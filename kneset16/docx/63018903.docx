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C4C79" w14:textId="77777777" w:rsidR="00000000" w:rsidRDefault="007C71EE">
      <w:pPr>
        <w:pStyle w:val="a2"/>
        <w:bidi/>
        <w:ind w:firstLine="719"/>
        <w:jc w:val="left"/>
        <w:rPr>
          <w:rFonts w:hint="cs"/>
          <w:rtl/>
        </w:rPr>
      </w:pPr>
      <w:r>
        <w:rPr>
          <w:rFonts w:hint="cs"/>
          <w:rtl/>
        </w:rPr>
        <w:t>דברי הכנסת</w:t>
      </w:r>
    </w:p>
    <w:p w14:paraId="0B4E74BC" w14:textId="77777777" w:rsidR="00000000" w:rsidRDefault="007C71EE">
      <w:pPr>
        <w:pStyle w:val="a"/>
        <w:rPr>
          <w:rFonts w:hint="cs"/>
          <w:rtl/>
        </w:rPr>
      </w:pPr>
      <w:r>
        <w:rPr>
          <w:rFonts w:hint="cs"/>
          <w:rtl/>
        </w:rPr>
        <w:t>י/ מושב ראשון/ ישיבה כ"ה/</w:t>
      </w:r>
    </w:p>
    <w:p w14:paraId="5BE0FB4E" w14:textId="77777777" w:rsidR="00000000" w:rsidRDefault="007C71EE">
      <w:pPr>
        <w:pStyle w:val="a"/>
        <w:rPr>
          <w:rFonts w:hint="cs"/>
          <w:rtl/>
        </w:rPr>
      </w:pPr>
      <w:r>
        <w:rPr>
          <w:rFonts w:hint="cs"/>
          <w:rtl/>
        </w:rPr>
        <w:t>כ"ד-כ"ז באייר התשס"ג/ 26-29 במאי 2003/</w:t>
      </w:r>
    </w:p>
    <w:p w14:paraId="6115C337" w14:textId="77777777" w:rsidR="00000000" w:rsidRDefault="007C71EE">
      <w:pPr>
        <w:pStyle w:val="a"/>
        <w:rPr>
          <w:rFonts w:hint="cs"/>
          <w:rtl/>
        </w:rPr>
      </w:pPr>
      <w:r>
        <w:rPr>
          <w:rFonts w:hint="cs"/>
          <w:rtl/>
        </w:rPr>
        <w:t>חוברת י'</w:t>
      </w:r>
    </w:p>
    <w:p w14:paraId="1AEEF3B1" w14:textId="77777777" w:rsidR="00000000" w:rsidRDefault="007C71EE">
      <w:pPr>
        <w:pStyle w:val="a"/>
        <w:rPr>
          <w:rFonts w:hint="cs"/>
          <w:rtl/>
        </w:rPr>
      </w:pPr>
      <w:r>
        <w:rPr>
          <w:rFonts w:hint="cs"/>
          <w:rtl/>
        </w:rPr>
        <w:t>ישיבה כ"ה</w:t>
      </w:r>
    </w:p>
    <w:p w14:paraId="5C07978E" w14:textId="77777777" w:rsidR="00000000" w:rsidRDefault="007C71EE">
      <w:pPr>
        <w:pStyle w:val="a2"/>
        <w:bidi/>
        <w:rPr>
          <w:rFonts w:hint="cs"/>
          <w:rtl/>
        </w:rPr>
      </w:pPr>
    </w:p>
    <w:p w14:paraId="2A4DFCA7" w14:textId="77777777" w:rsidR="00000000" w:rsidRDefault="007C71EE">
      <w:pPr>
        <w:pStyle w:val="a2"/>
        <w:bidi/>
        <w:rPr>
          <w:rFonts w:hint="cs"/>
          <w:rtl/>
        </w:rPr>
      </w:pPr>
    </w:p>
    <w:p w14:paraId="0CE252E3" w14:textId="77777777" w:rsidR="00000000" w:rsidRDefault="007C71EE">
      <w:pPr>
        <w:pStyle w:val="a2"/>
        <w:bidi/>
        <w:rPr>
          <w:rFonts w:hint="cs"/>
          <w:rtl/>
        </w:rPr>
      </w:pPr>
    </w:p>
    <w:p w14:paraId="61927520" w14:textId="77777777" w:rsidR="00000000" w:rsidRDefault="007C71EE">
      <w:pPr>
        <w:pStyle w:val="a2"/>
        <w:bidi/>
        <w:rPr>
          <w:rFonts w:hint="cs"/>
          <w:rtl/>
        </w:rPr>
      </w:pPr>
      <w:r>
        <w:rPr>
          <w:rFonts w:hint="cs"/>
          <w:rtl/>
        </w:rPr>
        <w:t>הישיבה העשרים-וחמש של הכנסת השש-עשרה</w:t>
      </w:r>
    </w:p>
    <w:p w14:paraId="4AA44256" w14:textId="77777777" w:rsidR="00000000" w:rsidRDefault="007C71EE">
      <w:pPr>
        <w:pStyle w:val="a2"/>
        <w:bidi/>
        <w:rPr>
          <w:rtl/>
        </w:rPr>
      </w:pPr>
      <w:r>
        <w:rPr>
          <w:rtl/>
        </w:rPr>
        <w:t xml:space="preserve">כ"ד באייר </w:t>
      </w:r>
      <w:r>
        <w:rPr>
          <w:rFonts w:hint="cs"/>
          <w:rtl/>
        </w:rPr>
        <w:t>ה</w:t>
      </w:r>
      <w:r>
        <w:rPr>
          <w:rtl/>
        </w:rPr>
        <w:t>תשס"ג (26 במאי 2003)</w:t>
      </w:r>
    </w:p>
    <w:p w14:paraId="1A91C4CC" w14:textId="77777777" w:rsidR="00000000" w:rsidRDefault="007C71EE">
      <w:pPr>
        <w:pStyle w:val="a3"/>
        <w:bidi/>
        <w:rPr>
          <w:rtl/>
        </w:rPr>
      </w:pPr>
      <w:r>
        <w:rPr>
          <w:rtl/>
        </w:rPr>
        <w:t>ירושלים, הכנסת, שעה 10:00</w:t>
      </w:r>
    </w:p>
    <w:p w14:paraId="65377AA2" w14:textId="77777777" w:rsidR="00000000" w:rsidRDefault="007C71EE">
      <w:pPr>
        <w:pStyle w:val="a3"/>
        <w:bidi/>
        <w:rPr>
          <w:rtl/>
        </w:rPr>
      </w:pPr>
    </w:p>
    <w:p w14:paraId="1C687F5B" w14:textId="77777777" w:rsidR="00000000" w:rsidRDefault="007C71EE">
      <w:pPr>
        <w:pStyle w:val="a3"/>
        <w:bidi/>
        <w:rPr>
          <w:rtl/>
        </w:rPr>
      </w:pPr>
    </w:p>
    <w:p w14:paraId="6FEA8C1D" w14:textId="77777777" w:rsidR="00000000" w:rsidRDefault="007C71EE">
      <w:pPr>
        <w:pStyle w:val="a"/>
        <w:rPr>
          <w:rFonts w:hint="cs"/>
          <w:rtl/>
        </w:rPr>
      </w:pPr>
    </w:p>
    <w:p w14:paraId="140E2E5F" w14:textId="77777777" w:rsidR="00000000" w:rsidRDefault="007C71EE">
      <w:pPr>
        <w:pStyle w:val="Subject"/>
        <w:rPr>
          <w:rFonts w:hint="cs"/>
          <w:rtl/>
        </w:rPr>
      </w:pPr>
      <w:r>
        <w:rPr>
          <w:rFonts w:hint="cs"/>
          <w:rtl/>
        </w:rPr>
        <w:t>מסמכים שהונחו על שולחן הכנסת</w:t>
      </w:r>
    </w:p>
    <w:p w14:paraId="7F15B379" w14:textId="77777777" w:rsidR="00000000" w:rsidRDefault="007C71EE">
      <w:pPr>
        <w:pStyle w:val="a"/>
        <w:rPr>
          <w:rFonts w:hint="cs"/>
          <w:rtl/>
        </w:rPr>
      </w:pPr>
    </w:p>
    <w:p w14:paraId="7E93154D" w14:textId="77777777" w:rsidR="00000000" w:rsidRDefault="007C71EE">
      <w:pPr>
        <w:pStyle w:val="ad"/>
        <w:rPr>
          <w:rtl/>
        </w:rPr>
      </w:pPr>
      <w:r>
        <w:rPr>
          <w:rtl/>
        </w:rPr>
        <w:t>היו"ר ראובן ריבלין:</w:t>
      </w:r>
    </w:p>
    <w:p w14:paraId="6BA51DFC" w14:textId="77777777" w:rsidR="00000000" w:rsidRDefault="007C71EE">
      <w:pPr>
        <w:pStyle w:val="a"/>
        <w:rPr>
          <w:rtl/>
        </w:rPr>
      </w:pPr>
    </w:p>
    <w:p w14:paraId="387C45DB" w14:textId="77777777" w:rsidR="00000000" w:rsidRDefault="007C71EE">
      <w:pPr>
        <w:pStyle w:val="a"/>
        <w:rPr>
          <w:rFonts w:hint="cs"/>
          <w:rtl/>
        </w:rPr>
      </w:pPr>
      <w:r>
        <w:rPr>
          <w:rFonts w:hint="cs"/>
          <w:rtl/>
        </w:rPr>
        <w:t>חברי הכנס</w:t>
      </w:r>
      <w:r>
        <w:rPr>
          <w:rFonts w:hint="cs"/>
          <w:rtl/>
        </w:rPr>
        <w:t xml:space="preserve">ת, היום כ"ד באייר התשס"ג, 26 במאי 2003 למניינם. אני מתכבד לפתוח את ישיבת הכנסת. </w:t>
      </w:r>
    </w:p>
    <w:p w14:paraId="1290BF66" w14:textId="77777777" w:rsidR="00000000" w:rsidRDefault="007C71EE">
      <w:pPr>
        <w:pStyle w:val="a"/>
        <w:rPr>
          <w:rtl/>
        </w:rPr>
      </w:pPr>
    </w:p>
    <w:p w14:paraId="560B618D" w14:textId="77777777" w:rsidR="00000000" w:rsidRDefault="007C71EE">
      <w:pPr>
        <w:pStyle w:val="Speaker"/>
        <w:rPr>
          <w:rFonts w:hint="cs"/>
          <w:rtl/>
        </w:rPr>
      </w:pPr>
      <w:bookmarkStart w:id="0" w:name="FS000000661T26_05_2003_10_20_01"/>
      <w:bookmarkStart w:id="1" w:name="FS000000661T26_05_2003_10_20_12"/>
      <w:bookmarkEnd w:id="0"/>
      <w:bookmarkEnd w:id="1"/>
      <w:r>
        <w:rPr>
          <w:rFonts w:hint="cs"/>
          <w:rtl/>
        </w:rPr>
        <w:t>מזכיר הכנסת אריה האן:</w:t>
      </w:r>
    </w:p>
    <w:p w14:paraId="0DAA5297" w14:textId="77777777" w:rsidR="00000000" w:rsidRDefault="007C71EE">
      <w:pPr>
        <w:pStyle w:val="a"/>
        <w:rPr>
          <w:rFonts w:hint="cs"/>
          <w:rtl/>
        </w:rPr>
      </w:pPr>
    </w:p>
    <w:p w14:paraId="5A2F21B4" w14:textId="77777777" w:rsidR="00000000" w:rsidRDefault="007C71EE">
      <w:pPr>
        <w:pStyle w:val="a"/>
        <w:rPr>
          <w:rFonts w:hint="cs"/>
          <w:rtl/>
        </w:rPr>
      </w:pPr>
      <w:r>
        <w:rPr>
          <w:rFonts w:hint="cs"/>
          <w:rtl/>
        </w:rPr>
        <w:t>ברשות יושב-ראש הכנסת, הנני מתכבד להודיעכם, כי הונחה היום על שולחן הכנסת החלטה בדבר חלוקת פרק ח': תקשורת, להצעת חוק התוכנית הכלכלית להבראת כלכלת ישראל (</w:t>
      </w:r>
      <w:r>
        <w:rPr>
          <w:rFonts w:hint="cs"/>
          <w:rtl/>
        </w:rPr>
        <w:t xml:space="preserve">תיקוני חקיקה להשגת יעדי התקציב והמדיניות הכלכלית לשנות הכספים 2003 ו=2004), התשס"ג-2003. </w:t>
      </w:r>
    </w:p>
    <w:p w14:paraId="5D2CCEBB" w14:textId="77777777" w:rsidR="00000000" w:rsidRDefault="007C71EE">
      <w:pPr>
        <w:pStyle w:val="a"/>
        <w:ind w:firstLine="0"/>
        <w:rPr>
          <w:rFonts w:hint="cs"/>
          <w:rtl/>
        </w:rPr>
      </w:pPr>
    </w:p>
    <w:p w14:paraId="1B03BBB2" w14:textId="77777777" w:rsidR="00000000" w:rsidRDefault="007C71EE">
      <w:pPr>
        <w:pStyle w:val="Subject"/>
        <w:rPr>
          <w:rtl/>
        </w:rPr>
      </w:pPr>
    </w:p>
    <w:p w14:paraId="79445462" w14:textId="77777777" w:rsidR="00000000" w:rsidRDefault="007C71EE">
      <w:pPr>
        <w:pStyle w:val="Subject"/>
        <w:rPr>
          <w:rFonts w:hint="cs"/>
          <w:rtl/>
        </w:rPr>
      </w:pPr>
      <w:r>
        <w:rPr>
          <w:rFonts w:hint="cs"/>
          <w:rtl/>
        </w:rPr>
        <w:t xml:space="preserve">הצעת הוועדה המשותפת לוועדת הכלכלה ולוועדת הכספים </w:t>
      </w:r>
      <w:r>
        <w:rPr>
          <w:rtl/>
        </w:rPr>
        <w:br/>
      </w:r>
      <w:r>
        <w:rPr>
          <w:rFonts w:hint="cs"/>
          <w:rtl/>
        </w:rPr>
        <w:t xml:space="preserve">בדבר חלוקת פרק ח': תקשורת בהצעת חוק התוכנית </w:t>
      </w:r>
      <w:r>
        <w:rPr>
          <w:rtl/>
        </w:rPr>
        <w:br/>
      </w:r>
      <w:r>
        <w:rPr>
          <w:rFonts w:hint="cs"/>
          <w:rtl/>
        </w:rPr>
        <w:t xml:space="preserve">להבראת כלכלת ישראל (תיקוני חקיקה להשגת יעדי התקציב </w:t>
      </w:r>
      <w:r>
        <w:rPr>
          <w:rtl/>
        </w:rPr>
        <w:br/>
      </w:r>
      <w:r>
        <w:rPr>
          <w:rFonts w:hint="cs"/>
          <w:rtl/>
        </w:rPr>
        <w:t>והמדיניות הכלכלית</w:t>
      </w:r>
      <w:r>
        <w:rPr>
          <w:rFonts w:hint="cs"/>
          <w:rtl/>
        </w:rPr>
        <w:t xml:space="preserve"> לשנות הכספים 2003  ו=2004), התשס"ג-2003</w:t>
      </w:r>
    </w:p>
    <w:p w14:paraId="4D6620B2" w14:textId="77777777" w:rsidR="00000000" w:rsidRDefault="007C71EE">
      <w:pPr>
        <w:pStyle w:val="a"/>
        <w:rPr>
          <w:rFonts w:hint="cs"/>
          <w:rtl/>
        </w:rPr>
      </w:pPr>
    </w:p>
    <w:p w14:paraId="6201387C" w14:textId="77777777" w:rsidR="00000000" w:rsidRDefault="007C71EE">
      <w:pPr>
        <w:pStyle w:val="ad"/>
        <w:rPr>
          <w:rtl/>
        </w:rPr>
      </w:pPr>
      <w:r>
        <w:rPr>
          <w:rtl/>
        </w:rPr>
        <w:t>היו"ר ראובן ריבלין:</w:t>
      </w:r>
    </w:p>
    <w:p w14:paraId="63E0D57F" w14:textId="77777777" w:rsidR="00000000" w:rsidRDefault="007C71EE">
      <w:pPr>
        <w:pStyle w:val="a"/>
        <w:rPr>
          <w:rtl/>
        </w:rPr>
      </w:pPr>
    </w:p>
    <w:p w14:paraId="436B4AEB" w14:textId="77777777" w:rsidR="00000000" w:rsidRDefault="007C71EE">
      <w:pPr>
        <w:pStyle w:val="a"/>
        <w:rPr>
          <w:rFonts w:hint="cs"/>
          <w:rtl/>
        </w:rPr>
      </w:pPr>
      <w:r>
        <w:rPr>
          <w:rFonts w:hint="cs"/>
          <w:rtl/>
        </w:rPr>
        <w:lastRenderedPageBreak/>
        <w:t>רבותי, אנחנו מתחילים בהחלטה בדבר חלוקת פרק ח': תקשורת בהצעת חוק התוכנית להבראת כלכלת ישראל (תיקוני חקיקה להשגת יעדי התקציב והמדיניות הכלכלית לשנות הכספים 2003 ו=2004), התשס"ג-2003, על-פי סעיף 1</w:t>
      </w:r>
      <w:r>
        <w:rPr>
          <w:rFonts w:hint="cs"/>
          <w:rtl/>
        </w:rPr>
        <w:t xml:space="preserve">21 לתקנון. </w:t>
      </w:r>
    </w:p>
    <w:p w14:paraId="0625F4CA" w14:textId="77777777" w:rsidR="00000000" w:rsidRDefault="007C71EE">
      <w:pPr>
        <w:pStyle w:val="a"/>
        <w:rPr>
          <w:rFonts w:hint="cs"/>
          <w:rtl/>
        </w:rPr>
      </w:pPr>
    </w:p>
    <w:p w14:paraId="792C8D92" w14:textId="77777777" w:rsidR="00000000" w:rsidRDefault="007C71EE">
      <w:pPr>
        <w:pStyle w:val="a"/>
        <w:rPr>
          <w:rFonts w:hint="cs"/>
          <w:rtl/>
        </w:rPr>
      </w:pPr>
      <w:r>
        <w:rPr>
          <w:rFonts w:hint="cs"/>
          <w:rtl/>
        </w:rPr>
        <w:t>רבותי, יציג את הנושא, קודם שנצביע,  יושב-ראש ועדת הכלכלה, חבר הכנסת שלום שמחון.</w:t>
      </w:r>
    </w:p>
    <w:p w14:paraId="3D400FFA" w14:textId="77777777" w:rsidR="00000000" w:rsidRDefault="007C71EE">
      <w:pPr>
        <w:pStyle w:val="a"/>
        <w:ind w:firstLine="0"/>
        <w:rPr>
          <w:rFonts w:hint="cs"/>
          <w:rtl/>
        </w:rPr>
      </w:pPr>
    </w:p>
    <w:p w14:paraId="5DB1C010" w14:textId="77777777" w:rsidR="00000000" w:rsidRDefault="007C71EE">
      <w:pPr>
        <w:pStyle w:val="Speaker"/>
        <w:rPr>
          <w:rtl/>
        </w:rPr>
      </w:pPr>
      <w:bookmarkStart w:id="2" w:name="FS000000461T26_05_2003_10_25_19"/>
      <w:bookmarkEnd w:id="2"/>
      <w:r>
        <w:rPr>
          <w:rFonts w:hint="eastAsia"/>
          <w:rtl/>
        </w:rPr>
        <w:t>שלום</w:t>
      </w:r>
      <w:r>
        <w:rPr>
          <w:rtl/>
        </w:rPr>
        <w:t xml:space="preserve"> שמחון (יו"ר ועדת הכלכלה):</w:t>
      </w:r>
    </w:p>
    <w:p w14:paraId="07220247" w14:textId="77777777" w:rsidR="00000000" w:rsidRDefault="007C71EE">
      <w:pPr>
        <w:pStyle w:val="a"/>
        <w:rPr>
          <w:rFonts w:hint="cs"/>
          <w:rtl/>
        </w:rPr>
      </w:pPr>
    </w:p>
    <w:p w14:paraId="3EBE16D0" w14:textId="77777777" w:rsidR="00000000" w:rsidRDefault="007C71EE">
      <w:pPr>
        <w:pStyle w:val="a"/>
        <w:rPr>
          <w:rFonts w:hint="cs"/>
          <w:rtl/>
        </w:rPr>
      </w:pPr>
      <w:r>
        <w:rPr>
          <w:rFonts w:hint="cs"/>
          <w:rtl/>
        </w:rPr>
        <w:t>אדוני היושב-ראש, חברי חברי הכנסת, אדוני השר המתאם, על-פי הצעת הוועדה המשותפת  לוועדת הכלכלה ולוועדת הכספים לעניין פרק ח': תקשורת ב</w:t>
      </w:r>
      <w:r>
        <w:rPr>
          <w:rFonts w:hint="cs"/>
          <w:rtl/>
        </w:rPr>
        <w:t xml:space="preserve">הצעת חוק התוכנית להבראת כלכלת ישראל (תיקוני חקיקה להשגת יעדי התקציב והמדיניות הכלכלית לשנות הכספים 2003 ו=2004), התשס"ג-2003 (להלן - הוועדה המשותפת), מחליטה הכנסת, לפי סעיף 121 לתקנון הכנסת, להרשות לוועדה המשותפת להביא לקריאה שנייה ולקריאה שלישית חלק מפרק </w:t>
      </w:r>
      <w:r>
        <w:rPr>
          <w:rFonts w:hint="cs"/>
          <w:rtl/>
        </w:rPr>
        <w:t>ח': תקשורת בחוק האמור, כך שההצעה לא תכלול את סעיף 52 שבו, שעניינו תיקון חוק הרשות השנייה לטלוויזיה ורדיו, התש"ן-1990.</w:t>
      </w:r>
    </w:p>
    <w:p w14:paraId="1D7E0C2C" w14:textId="77777777" w:rsidR="00000000" w:rsidRDefault="007C71EE">
      <w:pPr>
        <w:pStyle w:val="a"/>
        <w:rPr>
          <w:rFonts w:hint="cs"/>
          <w:rtl/>
        </w:rPr>
      </w:pPr>
    </w:p>
    <w:p w14:paraId="07A5A8F6" w14:textId="77777777" w:rsidR="00000000" w:rsidRDefault="007C71EE">
      <w:pPr>
        <w:pStyle w:val="a"/>
        <w:rPr>
          <w:rFonts w:hint="cs"/>
          <w:rtl/>
        </w:rPr>
      </w:pPr>
      <w:r>
        <w:rPr>
          <w:rFonts w:hint="cs"/>
          <w:rtl/>
        </w:rPr>
        <w:t>פרק ח': תקשורת בהצעת חוק התוכנית להבראת כלכלת ישראל (תיקוני חקיקה להשגת יעדי התקציב והמדיניות הכלכלית לשנות הכספים 2003 ו=2004), התשס"ג-2</w:t>
      </w:r>
      <w:r>
        <w:rPr>
          <w:rFonts w:hint="cs"/>
          <w:rtl/>
        </w:rPr>
        <w:t xml:space="preserve">003, כולל תיקונים לחוקים העיקריים בתקשורת, קרי: לחוק התקשורת (בזק ושידורים), התשמ"ב-1992; לחוק רשות השידור, התשכ"ה-1965, ולחוק הרשות השנייה לטלוויזיה ורדיו, התש"ן-1990. </w:t>
      </w:r>
    </w:p>
    <w:p w14:paraId="794FA8F3" w14:textId="77777777" w:rsidR="00000000" w:rsidRDefault="007C71EE">
      <w:pPr>
        <w:pStyle w:val="a"/>
        <w:rPr>
          <w:rFonts w:hint="cs"/>
          <w:rtl/>
        </w:rPr>
      </w:pPr>
    </w:p>
    <w:p w14:paraId="00116C57" w14:textId="77777777" w:rsidR="00000000" w:rsidRDefault="007C71EE">
      <w:pPr>
        <w:pStyle w:val="a"/>
        <w:rPr>
          <w:rFonts w:hint="cs"/>
          <w:rtl/>
        </w:rPr>
      </w:pPr>
      <w:r>
        <w:rPr>
          <w:rFonts w:hint="cs"/>
          <w:rtl/>
        </w:rPr>
        <w:t>הוועדה המשותפת השלימה את דיוניה בתיקונים לשניים מן החוקים העיקריים, אך נדרשת לזמן נוס</w:t>
      </w:r>
      <w:r>
        <w:rPr>
          <w:rFonts w:hint="cs"/>
          <w:rtl/>
        </w:rPr>
        <w:t xml:space="preserve">ף כדי לדון ולגבש את התיקונים הנדרשים בחוק הרשות השנייה לטלוויזיה ורדיו, התש"ן-1990. התיקון הזה עוסק בפתיחת שוק הרדיו למתן אפשרות להקמת תחנת רדיו ארצית נוספת על הקיימות היום, רשת ב' ואחרות.   תודה לך, אדוני היושב-ראש. </w:t>
      </w:r>
    </w:p>
    <w:p w14:paraId="3775F509" w14:textId="77777777" w:rsidR="00000000" w:rsidRDefault="007C71EE">
      <w:pPr>
        <w:pStyle w:val="a"/>
        <w:ind w:firstLine="0"/>
        <w:rPr>
          <w:rFonts w:hint="cs"/>
          <w:rtl/>
        </w:rPr>
      </w:pPr>
    </w:p>
    <w:p w14:paraId="43463349" w14:textId="77777777" w:rsidR="00000000" w:rsidRDefault="007C71EE">
      <w:pPr>
        <w:pStyle w:val="ad"/>
        <w:rPr>
          <w:rtl/>
        </w:rPr>
      </w:pPr>
      <w:r>
        <w:rPr>
          <w:rtl/>
        </w:rPr>
        <w:t>היו"ר ראובן ריבלין:</w:t>
      </w:r>
    </w:p>
    <w:p w14:paraId="772A56E6" w14:textId="77777777" w:rsidR="00000000" w:rsidRDefault="007C71EE">
      <w:pPr>
        <w:pStyle w:val="a"/>
        <w:rPr>
          <w:rtl/>
        </w:rPr>
      </w:pPr>
    </w:p>
    <w:p w14:paraId="2E54BE86" w14:textId="77777777" w:rsidR="00000000" w:rsidRDefault="007C71EE">
      <w:pPr>
        <w:pStyle w:val="a"/>
        <w:rPr>
          <w:rtl/>
        </w:rPr>
      </w:pPr>
      <w:r>
        <w:rPr>
          <w:rFonts w:hint="cs"/>
          <w:rtl/>
        </w:rPr>
        <w:t>אני מאוד מודה לי</w:t>
      </w:r>
      <w:r>
        <w:rPr>
          <w:rFonts w:hint="cs"/>
          <w:rtl/>
        </w:rPr>
        <w:t>ושב-ראש ועדת הכלכלה של הכנסת.</w:t>
      </w:r>
    </w:p>
    <w:p w14:paraId="041DF605" w14:textId="77777777" w:rsidR="00000000" w:rsidRDefault="007C71EE">
      <w:pPr>
        <w:pStyle w:val="Subject"/>
        <w:rPr>
          <w:rtl/>
        </w:rPr>
      </w:pPr>
    </w:p>
    <w:p w14:paraId="0C73E168" w14:textId="77777777" w:rsidR="00000000" w:rsidRDefault="007C71EE">
      <w:pPr>
        <w:pStyle w:val="Subject"/>
        <w:rPr>
          <w:rFonts w:hint="cs"/>
          <w:rtl/>
        </w:rPr>
      </w:pPr>
      <w:r>
        <w:rPr>
          <w:rFonts w:hint="cs"/>
          <w:rtl/>
        </w:rPr>
        <w:t xml:space="preserve">הצעת ועדת הכספים בדבר חלוקת הצעת חוק התוכנית להבראת כלכלת ישראל </w:t>
      </w:r>
      <w:r>
        <w:rPr>
          <w:rtl/>
        </w:rPr>
        <w:br/>
      </w:r>
      <w:r>
        <w:rPr>
          <w:rFonts w:hint="cs"/>
          <w:rtl/>
        </w:rPr>
        <w:t xml:space="preserve">(תיקוני חקיקה להשגת יעדי התקציב והמדיניות הכלכלית </w:t>
      </w:r>
      <w:r>
        <w:rPr>
          <w:rtl/>
        </w:rPr>
        <w:br/>
      </w:r>
      <w:r>
        <w:rPr>
          <w:rFonts w:hint="cs"/>
          <w:rtl/>
        </w:rPr>
        <w:t>לשנות הכספים 2003 ו=2004), התשס"ג-2003</w:t>
      </w:r>
    </w:p>
    <w:p w14:paraId="549B001D" w14:textId="77777777" w:rsidR="00000000" w:rsidRDefault="007C71EE">
      <w:pPr>
        <w:pStyle w:val="a"/>
        <w:rPr>
          <w:rFonts w:hint="cs"/>
          <w:rtl/>
        </w:rPr>
      </w:pPr>
    </w:p>
    <w:p w14:paraId="59602E40" w14:textId="77777777" w:rsidR="00000000" w:rsidRDefault="007C71EE">
      <w:pPr>
        <w:pStyle w:val="ad"/>
        <w:rPr>
          <w:rtl/>
        </w:rPr>
      </w:pPr>
      <w:r>
        <w:rPr>
          <w:rFonts w:hint="eastAsia"/>
          <w:rtl/>
        </w:rPr>
        <w:t>היו</w:t>
      </w:r>
      <w:r>
        <w:rPr>
          <w:rtl/>
        </w:rPr>
        <w:t>"ר ראובן ריבלין:</w:t>
      </w:r>
    </w:p>
    <w:p w14:paraId="59DB45A9" w14:textId="77777777" w:rsidR="00000000" w:rsidRDefault="007C71EE">
      <w:pPr>
        <w:pStyle w:val="a"/>
        <w:rPr>
          <w:rFonts w:hint="cs"/>
          <w:rtl/>
        </w:rPr>
      </w:pPr>
    </w:p>
    <w:p w14:paraId="4C0C3A43" w14:textId="77777777" w:rsidR="00000000" w:rsidRDefault="007C71EE">
      <w:pPr>
        <w:pStyle w:val="a"/>
        <w:rPr>
          <w:rFonts w:hint="cs"/>
          <w:rtl/>
        </w:rPr>
      </w:pPr>
      <w:r>
        <w:rPr>
          <w:rFonts w:hint="cs"/>
          <w:rtl/>
        </w:rPr>
        <w:t>ממלא-מקום יושב-ראש ועדת הכספים, נא להציג את הבקש</w:t>
      </w:r>
      <w:r>
        <w:rPr>
          <w:rFonts w:hint="cs"/>
          <w:rtl/>
        </w:rPr>
        <w:t xml:space="preserve">ה לאישור החלטה לפי סעיף 121, מטעם ועדת הכספים, בדבר חלוקת הצעת חוק התוכנית להבראת כלכלת ישראל (תיקוני חקיקה להשגת יעדי התקציב והמדיניות הכלכלית לשנות הכספים 2003 ו=2004), התשס"ג-2003 - אותם דברים שהם חלוקת ההצעה. בבקשה. </w:t>
      </w:r>
    </w:p>
    <w:p w14:paraId="0C23FC54" w14:textId="77777777" w:rsidR="00000000" w:rsidRDefault="007C71EE">
      <w:pPr>
        <w:pStyle w:val="a"/>
        <w:ind w:firstLine="0"/>
        <w:rPr>
          <w:rFonts w:hint="cs"/>
          <w:rtl/>
        </w:rPr>
      </w:pPr>
    </w:p>
    <w:p w14:paraId="5B93C9C7" w14:textId="77777777" w:rsidR="00000000" w:rsidRDefault="007C71EE">
      <w:pPr>
        <w:pStyle w:val="a"/>
        <w:ind w:firstLine="0"/>
        <w:rPr>
          <w:rFonts w:hint="cs"/>
          <w:rtl/>
        </w:rPr>
      </w:pPr>
    </w:p>
    <w:p w14:paraId="4FB0B806" w14:textId="77777777" w:rsidR="00000000" w:rsidRDefault="007C71EE">
      <w:pPr>
        <w:pStyle w:val="Speaker"/>
        <w:rPr>
          <w:rtl/>
        </w:rPr>
      </w:pPr>
      <w:bookmarkStart w:id="3" w:name="FS000000461T26_05_2003_10_32_09"/>
      <w:bookmarkStart w:id="4" w:name="FS000000461T26_05_2003_10_32_18"/>
      <w:bookmarkStart w:id="5" w:name="FS000001028T26_05_2003_10_32_25"/>
      <w:bookmarkEnd w:id="3"/>
      <w:bookmarkEnd w:id="4"/>
      <w:bookmarkEnd w:id="5"/>
      <w:r>
        <w:rPr>
          <w:rFonts w:hint="eastAsia"/>
          <w:rtl/>
        </w:rPr>
        <w:t>דניאל</w:t>
      </w:r>
      <w:r>
        <w:rPr>
          <w:rtl/>
        </w:rPr>
        <w:t xml:space="preserve"> בנלולו (</w:t>
      </w:r>
      <w:r>
        <w:rPr>
          <w:rFonts w:hint="cs"/>
          <w:rtl/>
        </w:rPr>
        <w:t>בשם ועדת הכספים</w:t>
      </w:r>
      <w:r>
        <w:rPr>
          <w:rtl/>
        </w:rPr>
        <w:t>):</w:t>
      </w:r>
    </w:p>
    <w:p w14:paraId="4990AB20" w14:textId="77777777" w:rsidR="00000000" w:rsidRDefault="007C71EE">
      <w:pPr>
        <w:pStyle w:val="a"/>
        <w:rPr>
          <w:rFonts w:hint="cs"/>
          <w:rtl/>
        </w:rPr>
      </w:pPr>
    </w:p>
    <w:p w14:paraId="4E01C882" w14:textId="77777777" w:rsidR="00000000" w:rsidRDefault="007C71EE">
      <w:pPr>
        <w:pStyle w:val="a"/>
        <w:rPr>
          <w:rFonts w:hint="cs"/>
          <w:rtl/>
        </w:rPr>
      </w:pPr>
      <w:r>
        <w:rPr>
          <w:rFonts w:hint="cs"/>
          <w:rtl/>
        </w:rPr>
        <w:t>אדוני היושב-ראש, על-פי הצעת ועדת הכספים מוצע שמליאת הכנסת תחליט, לפי סעיף 121 לתקנון הכנסת, להרשות לוועדת הכספים להביא לפניה לקריאה שנייה ולקריאה שלישית חלק מהצעת חוק התוכנית להבראת כלכלת ישראל (תיקוני חקיקה להשגת יעדי התקציב והמדיניות הכלכלית לשנות הכספים</w:t>
      </w:r>
      <w:r>
        <w:rPr>
          <w:rFonts w:hint="cs"/>
          <w:rtl/>
        </w:rPr>
        <w:t xml:space="preserve"> 2003 ו=2004), התשס"ג-2003, כלומר ללא הסעיפים האלה: 2(א)(1) ו=(2), 2(ב), 11(א) - שעניינם ארנונה;   4(2), 5(2), 6, 7, 8, 10, 11(ב) - שעניינם ראשי רשויות ואיחוד רשויות; פרק ג' - סעיפים 12-25 - שעניינם איחוד רשויות מקומיות; 26(2), (3), (4)(א), (5)(א), (7)-(10</w:t>
      </w:r>
      <w:r>
        <w:rPr>
          <w:rFonts w:hint="cs"/>
          <w:rtl/>
        </w:rPr>
        <w:t>), (14)(1), (15), (16), (19)-(24), 27 - שעניינם משק החשמל; 98(4) עד (8), 99(1) ו=102(ב) - שעניינם רפואה מונעת; 101 - שעניינו חוק בית-חולים באשדוד; 156(8), 157-159 - שעניינם חיילים משוחררים;  162 - שעניינו חוק מימון מפלגות; 164(1)-(5) - שעניינם תיקון חוק יס</w:t>
      </w:r>
      <w:r>
        <w:rPr>
          <w:rFonts w:hint="cs"/>
          <w:rtl/>
        </w:rPr>
        <w:t>ודות התקציב - שכר מרבי לעובדים; 170 ו=171 - שעניינם חוק שירות המדינה (מינויים) - פיטורין בשל אי-התאמה. תודה.</w:t>
      </w:r>
    </w:p>
    <w:p w14:paraId="357613EB" w14:textId="77777777" w:rsidR="00000000" w:rsidRDefault="007C71EE">
      <w:pPr>
        <w:pStyle w:val="a"/>
        <w:ind w:firstLine="0"/>
        <w:rPr>
          <w:rFonts w:hint="cs"/>
          <w:rtl/>
        </w:rPr>
      </w:pPr>
    </w:p>
    <w:p w14:paraId="0DE6FF68" w14:textId="77777777" w:rsidR="00000000" w:rsidRDefault="007C71EE">
      <w:pPr>
        <w:pStyle w:val="ad"/>
        <w:rPr>
          <w:rtl/>
        </w:rPr>
      </w:pPr>
      <w:r>
        <w:rPr>
          <w:rtl/>
        </w:rPr>
        <w:t>היו"ר ראובן ריבלין:</w:t>
      </w:r>
    </w:p>
    <w:p w14:paraId="71E0F4DF" w14:textId="77777777" w:rsidR="00000000" w:rsidRDefault="007C71EE">
      <w:pPr>
        <w:pStyle w:val="a"/>
        <w:rPr>
          <w:rtl/>
        </w:rPr>
      </w:pPr>
    </w:p>
    <w:p w14:paraId="5E1F02C6" w14:textId="77777777" w:rsidR="00000000" w:rsidRDefault="007C71EE">
      <w:pPr>
        <w:pStyle w:val="a"/>
        <w:rPr>
          <w:rFonts w:hint="cs"/>
          <w:rtl/>
        </w:rPr>
      </w:pPr>
      <w:r>
        <w:rPr>
          <w:rFonts w:hint="cs"/>
          <w:rtl/>
        </w:rPr>
        <w:t>תודה לממלא-מקום יושב-ראש ועדת הכספים.</w:t>
      </w:r>
    </w:p>
    <w:p w14:paraId="66BA5831" w14:textId="77777777" w:rsidR="00000000" w:rsidRDefault="007C71EE">
      <w:pPr>
        <w:pStyle w:val="a"/>
        <w:ind w:firstLine="0"/>
        <w:rPr>
          <w:rFonts w:hint="cs"/>
          <w:rtl/>
        </w:rPr>
      </w:pPr>
    </w:p>
    <w:p w14:paraId="15D65015" w14:textId="77777777" w:rsidR="00000000" w:rsidRDefault="007C71EE">
      <w:pPr>
        <w:pStyle w:val="a"/>
        <w:rPr>
          <w:rFonts w:hint="cs"/>
          <w:rtl/>
        </w:rPr>
      </w:pPr>
      <w:r>
        <w:rPr>
          <w:rFonts w:hint="cs"/>
          <w:rtl/>
        </w:rPr>
        <w:t xml:space="preserve">חבר הכנסת וילן, בבקשה. </w:t>
      </w:r>
    </w:p>
    <w:p w14:paraId="59CAE7E8" w14:textId="77777777" w:rsidR="00000000" w:rsidRDefault="007C71EE">
      <w:pPr>
        <w:pStyle w:val="a"/>
        <w:ind w:firstLine="0"/>
        <w:rPr>
          <w:rFonts w:hint="cs"/>
          <w:rtl/>
        </w:rPr>
      </w:pPr>
    </w:p>
    <w:p w14:paraId="582F848C" w14:textId="77777777" w:rsidR="00000000" w:rsidRDefault="007C71EE">
      <w:pPr>
        <w:pStyle w:val="ac"/>
        <w:rPr>
          <w:rtl/>
        </w:rPr>
      </w:pPr>
      <w:r>
        <w:rPr>
          <w:rFonts w:hint="eastAsia"/>
          <w:rtl/>
        </w:rPr>
        <w:t>קריאה</w:t>
      </w:r>
      <w:r>
        <w:rPr>
          <w:rtl/>
        </w:rPr>
        <w:t>:</w:t>
      </w:r>
    </w:p>
    <w:p w14:paraId="31FCE3D3" w14:textId="77777777" w:rsidR="00000000" w:rsidRDefault="007C71EE">
      <w:pPr>
        <w:pStyle w:val="a"/>
        <w:rPr>
          <w:rFonts w:hint="cs"/>
          <w:rtl/>
        </w:rPr>
      </w:pPr>
    </w:p>
    <w:p w14:paraId="4DBCDDE2" w14:textId="77777777" w:rsidR="00000000" w:rsidRDefault="007C71EE">
      <w:pPr>
        <w:pStyle w:val="a"/>
        <w:rPr>
          <w:rFonts w:hint="cs"/>
          <w:rtl/>
        </w:rPr>
      </w:pPr>
      <w:r>
        <w:rPr>
          <w:rFonts w:hint="cs"/>
          <w:rtl/>
        </w:rPr>
        <w:t xml:space="preserve">יש הצבעה? </w:t>
      </w:r>
    </w:p>
    <w:p w14:paraId="619904D6" w14:textId="77777777" w:rsidR="00000000" w:rsidRDefault="007C71EE">
      <w:pPr>
        <w:pStyle w:val="a"/>
        <w:ind w:firstLine="0"/>
        <w:rPr>
          <w:rFonts w:hint="cs"/>
          <w:rtl/>
        </w:rPr>
      </w:pPr>
    </w:p>
    <w:p w14:paraId="465B687F" w14:textId="77777777" w:rsidR="00000000" w:rsidRDefault="007C71EE">
      <w:pPr>
        <w:pStyle w:val="ad"/>
        <w:rPr>
          <w:rtl/>
        </w:rPr>
      </w:pPr>
      <w:r>
        <w:rPr>
          <w:rtl/>
        </w:rPr>
        <w:t>היו"ר ראובן ריבלין:</w:t>
      </w:r>
    </w:p>
    <w:p w14:paraId="3BC4B969" w14:textId="77777777" w:rsidR="00000000" w:rsidRDefault="007C71EE">
      <w:pPr>
        <w:pStyle w:val="a"/>
        <w:rPr>
          <w:rtl/>
        </w:rPr>
      </w:pPr>
    </w:p>
    <w:p w14:paraId="0509D2DB" w14:textId="77777777" w:rsidR="00000000" w:rsidRDefault="007C71EE">
      <w:pPr>
        <w:pStyle w:val="a"/>
        <w:rPr>
          <w:rFonts w:hint="cs"/>
          <w:rtl/>
        </w:rPr>
      </w:pPr>
      <w:r>
        <w:rPr>
          <w:rFonts w:hint="cs"/>
          <w:rtl/>
        </w:rPr>
        <w:t xml:space="preserve">כן. יש הצבעה. </w:t>
      </w:r>
    </w:p>
    <w:p w14:paraId="64EAC9A3" w14:textId="77777777" w:rsidR="00000000" w:rsidRDefault="007C71EE">
      <w:pPr>
        <w:pStyle w:val="Speaker"/>
        <w:rPr>
          <w:rtl/>
        </w:rPr>
      </w:pPr>
      <w:bookmarkStart w:id="6" w:name="FS000000505T26_05_2003_10_39_12"/>
      <w:bookmarkEnd w:id="6"/>
    </w:p>
    <w:p w14:paraId="1E466741" w14:textId="77777777" w:rsidR="00000000" w:rsidRDefault="007C71EE">
      <w:pPr>
        <w:pStyle w:val="Speaker"/>
        <w:rPr>
          <w:rtl/>
        </w:rPr>
      </w:pPr>
      <w:r>
        <w:rPr>
          <w:rFonts w:hint="eastAsia"/>
          <w:rtl/>
        </w:rPr>
        <w:t>אבשל</w:t>
      </w:r>
      <w:r>
        <w:rPr>
          <w:rFonts w:hint="eastAsia"/>
          <w:rtl/>
        </w:rPr>
        <w:t>ום</w:t>
      </w:r>
      <w:r>
        <w:rPr>
          <w:rtl/>
        </w:rPr>
        <w:t xml:space="preserve"> וילן (מרצ):</w:t>
      </w:r>
    </w:p>
    <w:p w14:paraId="0DF3F7D1" w14:textId="77777777" w:rsidR="00000000" w:rsidRDefault="007C71EE">
      <w:pPr>
        <w:pStyle w:val="a"/>
        <w:rPr>
          <w:rFonts w:hint="cs"/>
          <w:rtl/>
        </w:rPr>
      </w:pPr>
    </w:p>
    <w:p w14:paraId="6376C02D" w14:textId="77777777" w:rsidR="00000000" w:rsidRDefault="007C71EE">
      <w:pPr>
        <w:pStyle w:val="a"/>
        <w:rPr>
          <w:rFonts w:hint="cs"/>
          <w:rtl/>
        </w:rPr>
      </w:pPr>
      <w:r>
        <w:rPr>
          <w:rFonts w:hint="cs"/>
          <w:rtl/>
        </w:rPr>
        <w:t xml:space="preserve">אדוני היושב-ראש,  רבותי חברי הכנסת, ממלא-מקום יושב-ראש ועדת הכספים  הביא לנו שורה של מה שאנחנו קוראים פיצולים מהחוק שהונח לפנינו בקריאה הראשונה. אני פונה אליך, על-פי סעיף 121, חלוקת הצעת החוק, נאמר: "הוועדה" - במקרה זה ועדת הכספים - "רשאית </w:t>
      </w:r>
      <w:r>
        <w:rPr>
          <w:rFonts w:hint="cs"/>
          <w:rtl/>
        </w:rPr>
        <w:t xml:space="preserve">בכל עת על-פי יוזמתה, להביא לפני הכנסת הצעה שהכנסת תרשה לדון ולהביא לפניה רק חלק מחוק שהועבר לוועדה", בדיוק כמו במקרה זה. "הצעה כזאת תיחשב כקריאה ראשונה חדשה של חלק החוק";  יש גם כוכבית שמסבירה זאת.  </w:t>
      </w:r>
    </w:p>
    <w:p w14:paraId="5DB7617A" w14:textId="77777777" w:rsidR="00000000" w:rsidRDefault="007C71EE">
      <w:pPr>
        <w:pStyle w:val="a"/>
        <w:rPr>
          <w:rFonts w:hint="cs"/>
          <w:rtl/>
        </w:rPr>
      </w:pPr>
    </w:p>
    <w:p w14:paraId="5F236B12" w14:textId="77777777" w:rsidR="00000000" w:rsidRDefault="007C71EE">
      <w:pPr>
        <w:pStyle w:val="a"/>
        <w:rPr>
          <w:rFonts w:hint="cs"/>
          <w:rtl/>
        </w:rPr>
      </w:pPr>
      <w:r>
        <w:rPr>
          <w:rFonts w:hint="cs"/>
          <w:rtl/>
        </w:rPr>
        <w:t>לכן אני מבקש ממך, אדוני היושב-ראש, להחליט, מכיוון שהחוק</w:t>
      </w:r>
      <w:r>
        <w:rPr>
          <w:rFonts w:hint="cs"/>
          <w:rtl/>
        </w:rPr>
        <w:t xml:space="preserve"> פוצל, לקיים עליו עכשיו דיון בקריאה ראשונה, ואני מציע שהדיון יהיה אישי, אדוני היושב-ראש.</w:t>
      </w:r>
    </w:p>
    <w:p w14:paraId="6CCF8500" w14:textId="77777777" w:rsidR="00000000" w:rsidRDefault="007C71EE">
      <w:pPr>
        <w:pStyle w:val="a"/>
        <w:ind w:firstLine="0"/>
        <w:rPr>
          <w:rFonts w:hint="cs"/>
          <w:rtl/>
        </w:rPr>
      </w:pPr>
    </w:p>
    <w:p w14:paraId="702E4DAE" w14:textId="77777777" w:rsidR="00000000" w:rsidRDefault="007C71EE">
      <w:pPr>
        <w:pStyle w:val="ad"/>
        <w:rPr>
          <w:rtl/>
        </w:rPr>
      </w:pPr>
      <w:r>
        <w:rPr>
          <w:rtl/>
        </w:rPr>
        <w:t>היו"ר ראובן ריבלין:</w:t>
      </w:r>
    </w:p>
    <w:p w14:paraId="3B66EFA4" w14:textId="77777777" w:rsidR="00000000" w:rsidRDefault="007C71EE">
      <w:pPr>
        <w:pStyle w:val="a"/>
        <w:rPr>
          <w:rtl/>
        </w:rPr>
      </w:pPr>
    </w:p>
    <w:p w14:paraId="770441EA" w14:textId="77777777" w:rsidR="00000000" w:rsidRDefault="007C71EE">
      <w:pPr>
        <w:pStyle w:val="a"/>
        <w:rPr>
          <w:rFonts w:hint="cs"/>
          <w:rtl/>
        </w:rPr>
      </w:pPr>
      <w:r>
        <w:rPr>
          <w:rFonts w:hint="cs"/>
          <w:rtl/>
        </w:rPr>
        <w:t xml:space="preserve">קודם כול, מובן שסעיף 121 מדבר בעד עצמו. עד רגע זה אף אחד לא נרשם לדיון לפי 121, אבל, כמובן, אם יירשמו - - - </w:t>
      </w:r>
    </w:p>
    <w:p w14:paraId="796197F4" w14:textId="77777777" w:rsidR="00000000" w:rsidRDefault="007C71EE">
      <w:pPr>
        <w:pStyle w:val="ac"/>
        <w:rPr>
          <w:rFonts w:hint="cs"/>
          <w:b w:val="0"/>
          <w:bCs w:val="0"/>
          <w:u w:val="none"/>
          <w:rtl/>
        </w:rPr>
      </w:pPr>
    </w:p>
    <w:p w14:paraId="300F65DA" w14:textId="77777777" w:rsidR="00000000" w:rsidRDefault="007C71EE">
      <w:pPr>
        <w:pStyle w:val="SpeakerCon"/>
        <w:rPr>
          <w:rtl/>
        </w:rPr>
      </w:pPr>
      <w:bookmarkStart w:id="7" w:name="FS000000505T26_05_2003_10_42_45C"/>
      <w:bookmarkEnd w:id="7"/>
      <w:r>
        <w:rPr>
          <w:rtl/>
        </w:rPr>
        <w:t>אבשלום וילן (מרצ):</w:t>
      </w:r>
    </w:p>
    <w:p w14:paraId="59C3198F" w14:textId="77777777" w:rsidR="00000000" w:rsidRDefault="007C71EE">
      <w:pPr>
        <w:pStyle w:val="a"/>
        <w:rPr>
          <w:rtl/>
        </w:rPr>
      </w:pPr>
    </w:p>
    <w:p w14:paraId="2CB87A16" w14:textId="77777777" w:rsidR="00000000" w:rsidRDefault="007C71EE">
      <w:pPr>
        <w:pStyle w:val="a"/>
        <w:rPr>
          <w:rFonts w:hint="cs"/>
          <w:rtl/>
        </w:rPr>
      </w:pPr>
      <w:r>
        <w:rPr>
          <w:rFonts w:hint="cs"/>
          <w:rtl/>
        </w:rPr>
        <w:t>אתה קראת לנו, א</w:t>
      </w:r>
      <w:r>
        <w:rPr>
          <w:rFonts w:hint="cs"/>
          <w:rtl/>
        </w:rPr>
        <w:t xml:space="preserve">דוני היושב-ראש, לקריאה שנייה ושלישית. אני טוען, שלאור הודעתו של ממלא-מקום יושב-ראש ועדת הכספים, החוק פוצל, ואז ממילא על-פי סעיף 121 הוא כעת בקריאה ראשונה. </w:t>
      </w:r>
    </w:p>
    <w:p w14:paraId="3C30707D" w14:textId="77777777" w:rsidR="00000000" w:rsidRDefault="007C71EE">
      <w:pPr>
        <w:pStyle w:val="a"/>
        <w:ind w:firstLine="0"/>
        <w:rPr>
          <w:rFonts w:hint="cs"/>
          <w:rtl/>
        </w:rPr>
      </w:pPr>
    </w:p>
    <w:p w14:paraId="295844BA" w14:textId="77777777" w:rsidR="00000000" w:rsidRDefault="007C71EE">
      <w:pPr>
        <w:pStyle w:val="ad"/>
        <w:rPr>
          <w:rtl/>
        </w:rPr>
      </w:pPr>
      <w:r>
        <w:rPr>
          <w:rtl/>
        </w:rPr>
        <w:t>היו"ר ראובן ריבלין:</w:t>
      </w:r>
    </w:p>
    <w:p w14:paraId="3A515AD4" w14:textId="77777777" w:rsidR="00000000" w:rsidRDefault="007C71EE">
      <w:pPr>
        <w:pStyle w:val="a"/>
        <w:rPr>
          <w:rtl/>
        </w:rPr>
      </w:pPr>
    </w:p>
    <w:p w14:paraId="5E1646E3" w14:textId="77777777" w:rsidR="00000000" w:rsidRDefault="007C71EE">
      <w:pPr>
        <w:pStyle w:val="a"/>
        <w:rPr>
          <w:rFonts w:hint="cs"/>
          <w:rtl/>
        </w:rPr>
      </w:pPr>
      <w:r>
        <w:rPr>
          <w:rFonts w:hint="cs"/>
          <w:rtl/>
        </w:rPr>
        <w:t>חבר הכנסת וילן, אין לי ויכוח אתך, כי סעיף 121 מדבר בעד עצמו ואין שום צורך להוס</w:t>
      </w:r>
      <w:r>
        <w:rPr>
          <w:rFonts w:hint="cs"/>
          <w:rtl/>
        </w:rPr>
        <w:t xml:space="preserve">יף. אני רק אומר, שהבקשה של הוועדות לדיון לפי סעיף 121 הובאה לידיעת חברי הכנסת בסדר-היום, ואיש לא נרשם.  אם אדוני מבקש - - - </w:t>
      </w:r>
    </w:p>
    <w:p w14:paraId="17AA646F" w14:textId="77777777" w:rsidR="00000000" w:rsidRDefault="007C71EE">
      <w:pPr>
        <w:pStyle w:val="a"/>
        <w:ind w:firstLine="0"/>
        <w:rPr>
          <w:rFonts w:hint="cs"/>
          <w:rtl/>
        </w:rPr>
      </w:pPr>
    </w:p>
    <w:p w14:paraId="7EDBB45D" w14:textId="77777777" w:rsidR="00000000" w:rsidRDefault="007C71EE">
      <w:pPr>
        <w:pStyle w:val="ac"/>
        <w:rPr>
          <w:rtl/>
        </w:rPr>
      </w:pPr>
      <w:r>
        <w:rPr>
          <w:rFonts w:hint="eastAsia"/>
          <w:rtl/>
        </w:rPr>
        <w:t>חיים</w:t>
      </w:r>
      <w:r>
        <w:rPr>
          <w:rtl/>
        </w:rPr>
        <w:t xml:space="preserve"> אורון (מרצ):</w:t>
      </w:r>
    </w:p>
    <w:p w14:paraId="4DA33CE9" w14:textId="77777777" w:rsidR="00000000" w:rsidRDefault="007C71EE">
      <w:pPr>
        <w:pStyle w:val="a"/>
        <w:rPr>
          <w:rFonts w:hint="cs"/>
          <w:rtl/>
        </w:rPr>
      </w:pPr>
    </w:p>
    <w:p w14:paraId="0A648A7E" w14:textId="77777777" w:rsidR="00000000" w:rsidRDefault="007C71EE">
      <w:pPr>
        <w:pStyle w:val="a"/>
        <w:rPr>
          <w:rFonts w:hint="cs"/>
          <w:rtl/>
        </w:rPr>
      </w:pPr>
      <w:r>
        <w:rPr>
          <w:rFonts w:hint="cs"/>
          <w:rtl/>
        </w:rPr>
        <w:t>לא הובא.  הובא נושא התקשורת.</w:t>
      </w:r>
    </w:p>
    <w:p w14:paraId="4E21C110" w14:textId="77777777" w:rsidR="00000000" w:rsidRDefault="007C71EE">
      <w:pPr>
        <w:pStyle w:val="a"/>
        <w:ind w:firstLine="0"/>
        <w:rPr>
          <w:rFonts w:hint="cs"/>
          <w:rtl/>
        </w:rPr>
      </w:pPr>
    </w:p>
    <w:p w14:paraId="7FF872FA" w14:textId="77777777" w:rsidR="00000000" w:rsidRDefault="007C71EE">
      <w:pPr>
        <w:pStyle w:val="ad"/>
        <w:rPr>
          <w:rtl/>
        </w:rPr>
      </w:pPr>
      <w:r>
        <w:rPr>
          <w:rtl/>
        </w:rPr>
        <w:t>היו"ר ראובן ריבלין:</w:t>
      </w:r>
    </w:p>
    <w:p w14:paraId="795FDDCC" w14:textId="77777777" w:rsidR="00000000" w:rsidRDefault="007C71EE">
      <w:pPr>
        <w:pStyle w:val="a"/>
        <w:rPr>
          <w:rtl/>
        </w:rPr>
      </w:pPr>
    </w:p>
    <w:p w14:paraId="6DCCDA69" w14:textId="77777777" w:rsidR="00000000" w:rsidRDefault="007C71EE">
      <w:pPr>
        <w:pStyle w:val="a"/>
        <w:rPr>
          <w:rFonts w:hint="cs"/>
          <w:rtl/>
        </w:rPr>
      </w:pPr>
      <w:r>
        <w:rPr>
          <w:rFonts w:hint="cs"/>
          <w:rtl/>
        </w:rPr>
        <w:t xml:space="preserve">הובא עכשיו. </w:t>
      </w:r>
    </w:p>
    <w:p w14:paraId="66E3DF5C" w14:textId="77777777" w:rsidR="00000000" w:rsidRDefault="007C71EE">
      <w:pPr>
        <w:pStyle w:val="a"/>
        <w:ind w:firstLine="0"/>
        <w:rPr>
          <w:rFonts w:hint="cs"/>
          <w:rtl/>
        </w:rPr>
      </w:pPr>
    </w:p>
    <w:p w14:paraId="4EFCB7F2" w14:textId="77777777" w:rsidR="00000000" w:rsidRDefault="007C71EE">
      <w:pPr>
        <w:pStyle w:val="ac"/>
        <w:rPr>
          <w:rtl/>
        </w:rPr>
      </w:pPr>
    </w:p>
    <w:p w14:paraId="50298B7D" w14:textId="77777777" w:rsidR="00000000" w:rsidRDefault="007C71EE">
      <w:pPr>
        <w:pStyle w:val="ac"/>
        <w:rPr>
          <w:rtl/>
        </w:rPr>
      </w:pPr>
      <w:r>
        <w:rPr>
          <w:rFonts w:hint="eastAsia"/>
          <w:rtl/>
        </w:rPr>
        <w:t>חיים</w:t>
      </w:r>
      <w:r>
        <w:rPr>
          <w:rtl/>
        </w:rPr>
        <w:t xml:space="preserve"> אורון (מרצ):</w:t>
      </w:r>
    </w:p>
    <w:p w14:paraId="64D92CAD" w14:textId="77777777" w:rsidR="00000000" w:rsidRDefault="007C71EE">
      <w:pPr>
        <w:pStyle w:val="a"/>
        <w:rPr>
          <w:rFonts w:hint="cs"/>
          <w:rtl/>
        </w:rPr>
      </w:pPr>
    </w:p>
    <w:p w14:paraId="7A93C2C2" w14:textId="77777777" w:rsidR="00000000" w:rsidRDefault="007C71EE">
      <w:pPr>
        <w:pStyle w:val="a"/>
        <w:rPr>
          <w:rFonts w:hint="cs"/>
          <w:rtl/>
        </w:rPr>
      </w:pPr>
      <w:r>
        <w:rPr>
          <w:rFonts w:hint="cs"/>
          <w:rtl/>
        </w:rPr>
        <w:t>כל הפיצול שמבקשת ועדת הכספ</w:t>
      </w:r>
      <w:r>
        <w:rPr>
          <w:rFonts w:hint="cs"/>
          <w:rtl/>
        </w:rPr>
        <w:t>ים לא הובא.</w:t>
      </w:r>
    </w:p>
    <w:p w14:paraId="11A38B7C" w14:textId="77777777" w:rsidR="00000000" w:rsidRDefault="007C71EE">
      <w:pPr>
        <w:pStyle w:val="a"/>
        <w:ind w:firstLine="0"/>
        <w:rPr>
          <w:rFonts w:hint="cs"/>
          <w:rtl/>
        </w:rPr>
      </w:pPr>
    </w:p>
    <w:p w14:paraId="4A2AC307" w14:textId="77777777" w:rsidR="00000000" w:rsidRDefault="007C71EE">
      <w:pPr>
        <w:pStyle w:val="ac"/>
        <w:rPr>
          <w:rtl/>
        </w:rPr>
      </w:pPr>
      <w:r>
        <w:rPr>
          <w:rFonts w:hint="eastAsia"/>
          <w:rtl/>
        </w:rPr>
        <w:t>יצחק</w:t>
      </w:r>
      <w:r>
        <w:rPr>
          <w:rtl/>
        </w:rPr>
        <w:t xml:space="preserve"> הרצוג (העבודה-מימד):</w:t>
      </w:r>
    </w:p>
    <w:p w14:paraId="6588B91C" w14:textId="77777777" w:rsidR="00000000" w:rsidRDefault="007C71EE">
      <w:pPr>
        <w:pStyle w:val="a"/>
        <w:rPr>
          <w:rFonts w:hint="cs"/>
          <w:rtl/>
        </w:rPr>
      </w:pPr>
    </w:p>
    <w:p w14:paraId="493251A5" w14:textId="77777777" w:rsidR="00000000" w:rsidRDefault="007C71EE">
      <w:pPr>
        <w:pStyle w:val="a"/>
        <w:rPr>
          <w:rFonts w:hint="cs"/>
          <w:rtl/>
        </w:rPr>
      </w:pPr>
      <w:r>
        <w:rPr>
          <w:rFonts w:hint="cs"/>
          <w:rtl/>
        </w:rPr>
        <w:t xml:space="preserve">לא הובא בכתב. </w:t>
      </w:r>
    </w:p>
    <w:p w14:paraId="2A73050E" w14:textId="77777777" w:rsidR="00000000" w:rsidRDefault="007C71EE">
      <w:pPr>
        <w:pStyle w:val="a"/>
        <w:ind w:firstLine="0"/>
        <w:rPr>
          <w:rFonts w:hint="cs"/>
          <w:rtl/>
        </w:rPr>
      </w:pPr>
    </w:p>
    <w:p w14:paraId="1995A2F6" w14:textId="77777777" w:rsidR="00000000" w:rsidRDefault="007C71EE">
      <w:pPr>
        <w:pStyle w:val="ac"/>
        <w:rPr>
          <w:rtl/>
        </w:rPr>
      </w:pPr>
      <w:r>
        <w:rPr>
          <w:rFonts w:hint="eastAsia"/>
          <w:rtl/>
        </w:rPr>
        <w:t>אבשלום</w:t>
      </w:r>
      <w:r>
        <w:rPr>
          <w:rtl/>
        </w:rPr>
        <w:t xml:space="preserve"> וילן (מרצ):</w:t>
      </w:r>
    </w:p>
    <w:p w14:paraId="1C9965AD" w14:textId="77777777" w:rsidR="00000000" w:rsidRDefault="007C71EE">
      <w:pPr>
        <w:pStyle w:val="a"/>
        <w:rPr>
          <w:rFonts w:hint="cs"/>
          <w:rtl/>
        </w:rPr>
      </w:pPr>
    </w:p>
    <w:p w14:paraId="43DE5B10" w14:textId="77777777" w:rsidR="00000000" w:rsidRDefault="007C71EE">
      <w:pPr>
        <w:pStyle w:val="a"/>
        <w:rPr>
          <w:rFonts w:hint="cs"/>
          <w:rtl/>
        </w:rPr>
      </w:pPr>
      <w:r>
        <w:rPr>
          <w:rFonts w:hint="cs"/>
          <w:rtl/>
        </w:rPr>
        <w:t xml:space="preserve">היה פיצול אחד  של ועדת הכלכלה. כרגע הוצגה בפנינו שורת פיצולים מטעם ועדת הכספים. לכן אני דורש לראות את זה כדיון בקריאה ראשונה. </w:t>
      </w:r>
    </w:p>
    <w:p w14:paraId="44585E03" w14:textId="77777777" w:rsidR="00000000" w:rsidRDefault="007C71EE">
      <w:pPr>
        <w:pStyle w:val="a"/>
        <w:ind w:firstLine="0"/>
        <w:rPr>
          <w:rFonts w:hint="cs"/>
          <w:rtl/>
        </w:rPr>
      </w:pPr>
    </w:p>
    <w:p w14:paraId="0D1B73D5" w14:textId="77777777" w:rsidR="00000000" w:rsidRDefault="007C71EE">
      <w:pPr>
        <w:pStyle w:val="ad"/>
        <w:rPr>
          <w:rtl/>
        </w:rPr>
      </w:pPr>
      <w:r>
        <w:rPr>
          <w:rtl/>
        </w:rPr>
        <w:t>היו"ר ראובן ריבלין:</w:t>
      </w:r>
    </w:p>
    <w:p w14:paraId="71376494" w14:textId="77777777" w:rsidR="00000000" w:rsidRDefault="007C71EE">
      <w:pPr>
        <w:pStyle w:val="a"/>
        <w:rPr>
          <w:rtl/>
        </w:rPr>
      </w:pPr>
    </w:p>
    <w:p w14:paraId="751A766D" w14:textId="77777777" w:rsidR="00000000" w:rsidRDefault="007C71EE">
      <w:pPr>
        <w:pStyle w:val="a"/>
        <w:rPr>
          <w:rFonts w:hint="cs"/>
          <w:rtl/>
        </w:rPr>
      </w:pPr>
      <w:r>
        <w:rPr>
          <w:rFonts w:hint="cs"/>
          <w:rtl/>
        </w:rPr>
        <w:t xml:space="preserve">שמעתי, אני מקבל מאוד את בקשתך. </w:t>
      </w:r>
    </w:p>
    <w:p w14:paraId="133E2CC3" w14:textId="77777777" w:rsidR="00000000" w:rsidRDefault="007C71EE">
      <w:pPr>
        <w:pStyle w:val="a"/>
        <w:rPr>
          <w:rFonts w:hint="cs"/>
          <w:rtl/>
        </w:rPr>
      </w:pPr>
    </w:p>
    <w:p w14:paraId="5347DD60" w14:textId="77777777" w:rsidR="00000000" w:rsidRDefault="007C71EE">
      <w:pPr>
        <w:pStyle w:val="ac"/>
        <w:rPr>
          <w:rtl/>
        </w:rPr>
      </w:pPr>
      <w:r>
        <w:rPr>
          <w:rFonts w:hint="eastAsia"/>
          <w:rtl/>
        </w:rPr>
        <w:t>יוסי</w:t>
      </w:r>
      <w:r>
        <w:rPr>
          <w:rtl/>
        </w:rPr>
        <w:t xml:space="preserve"> שריד (מרצ):</w:t>
      </w:r>
    </w:p>
    <w:p w14:paraId="07048FFC" w14:textId="77777777" w:rsidR="00000000" w:rsidRDefault="007C71EE">
      <w:pPr>
        <w:pStyle w:val="a"/>
        <w:rPr>
          <w:rFonts w:hint="cs"/>
          <w:rtl/>
        </w:rPr>
      </w:pPr>
    </w:p>
    <w:p w14:paraId="55145D6F" w14:textId="77777777" w:rsidR="00000000" w:rsidRDefault="007C71EE">
      <w:pPr>
        <w:pStyle w:val="a"/>
        <w:rPr>
          <w:rFonts w:hint="cs"/>
          <w:rtl/>
        </w:rPr>
      </w:pPr>
      <w:r>
        <w:rPr>
          <w:rFonts w:hint="cs"/>
          <w:rtl/>
        </w:rPr>
        <w:t>אם לא, אנחנו נלך לבג"ץ.</w:t>
      </w:r>
    </w:p>
    <w:p w14:paraId="09514F95" w14:textId="77777777" w:rsidR="00000000" w:rsidRDefault="007C71EE">
      <w:pPr>
        <w:pStyle w:val="a"/>
        <w:rPr>
          <w:rFonts w:hint="cs"/>
          <w:rtl/>
        </w:rPr>
      </w:pPr>
    </w:p>
    <w:p w14:paraId="0F66BBF5" w14:textId="77777777" w:rsidR="00000000" w:rsidRDefault="007C71EE">
      <w:pPr>
        <w:pStyle w:val="ad"/>
        <w:rPr>
          <w:rtl/>
        </w:rPr>
      </w:pPr>
      <w:r>
        <w:rPr>
          <w:rtl/>
        </w:rPr>
        <w:t>היו"ר ראובן ריבלין:</w:t>
      </w:r>
    </w:p>
    <w:p w14:paraId="73455BA6" w14:textId="77777777" w:rsidR="00000000" w:rsidRDefault="007C71EE">
      <w:pPr>
        <w:pStyle w:val="a"/>
        <w:rPr>
          <w:rtl/>
        </w:rPr>
      </w:pPr>
    </w:p>
    <w:p w14:paraId="46D9F19B" w14:textId="77777777" w:rsidR="00000000" w:rsidRDefault="007C71EE">
      <w:pPr>
        <w:pStyle w:val="a"/>
        <w:rPr>
          <w:rFonts w:hint="cs"/>
          <w:rtl/>
        </w:rPr>
      </w:pPr>
      <w:r>
        <w:rPr>
          <w:rFonts w:hint="cs"/>
          <w:rtl/>
        </w:rPr>
        <w:t xml:space="preserve">אדוני, בעניינים פרוצדורליים גם אני חושב שבג"ץ הוא המקום לדון בהם. לכן אני לא אתן לך הזדמנות ללכת לבג"ץ, כי אני איענה לבקשתך בעצמי, אין צורך ללכת לבג"ץ. כאשר אתה צודק, אני אבוא ואומר לך שאתה </w:t>
      </w:r>
      <w:r>
        <w:rPr>
          <w:rFonts w:hint="cs"/>
          <w:rtl/>
        </w:rPr>
        <w:t>צודק. בכלל, טוב שנימנע מללכת לבג"ץ ונפסוק דברים על-פי התקנון. צריך ללכת לבג"ץ רק כאשר הפרוצדורה נרמסת על-ידי אחד האנשים בכנסת.</w:t>
      </w:r>
    </w:p>
    <w:p w14:paraId="32169C5A" w14:textId="77777777" w:rsidR="00000000" w:rsidRDefault="007C71EE">
      <w:pPr>
        <w:pStyle w:val="a"/>
        <w:jc w:val="left"/>
        <w:rPr>
          <w:rFonts w:hint="cs"/>
          <w:rtl/>
        </w:rPr>
      </w:pPr>
    </w:p>
    <w:p w14:paraId="287908C1" w14:textId="77777777" w:rsidR="00000000" w:rsidRDefault="007C71EE">
      <w:pPr>
        <w:pStyle w:val="ac"/>
        <w:rPr>
          <w:rtl/>
        </w:rPr>
      </w:pPr>
      <w:r>
        <w:rPr>
          <w:rFonts w:hint="eastAsia"/>
          <w:rtl/>
        </w:rPr>
        <w:t>אבשלום</w:t>
      </w:r>
      <w:r>
        <w:rPr>
          <w:rtl/>
        </w:rPr>
        <w:t xml:space="preserve"> וילן (מרצ):</w:t>
      </w:r>
    </w:p>
    <w:p w14:paraId="4651A8B5" w14:textId="77777777" w:rsidR="00000000" w:rsidRDefault="007C71EE">
      <w:pPr>
        <w:pStyle w:val="a"/>
        <w:rPr>
          <w:rFonts w:hint="cs"/>
          <w:rtl/>
        </w:rPr>
      </w:pPr>
    </w:p>
    <w:p w14:paraId="45C2045E" w14:textId="77777777" w:rsidR="00000000" w:rsidRDefault="007C71EE">
      <w:pPr>
        <w:pStyle w:val="a"/>
        <w:rPr>
          <w:rFonts w:hint="cs"/>
          <w:rtl/>
        </w:rPr>
      </w:pPr>
      <w:r>
        <w:rPr>
          <w:rFonts w:hint="cs"/>
          <w:rtl/>
        </w:rPr>
        <w:t xml:space="preserve">אדוני היושב-ראש, אם אתה מקבל את טענתי, הרי הדיון הנפתח כרגע הוא דיון בקריאה ראשונה. </w:t>
      </w:r>
    </w:p>
    <w:p w14:paraId="3F2E511B" w14:textId="77777777" w:rsidR="00000000" w:rsidRDefault="007C71EE">
      <w:pPr>
        <w:pStyle w:val="a"/>
        <w:rPr>
          <w:rFonts w:hint="cs"/>
          <w:rtl/>
        </w:rPr>
      </w:pPr>
    </w:p>
    <w:p w14:paraId="6EEA532B" w14:textId="77777777" w:rsidR="00000000" w:rsidRDefault="007C71EE">
      <w:pPr>
        <w:pStyle w:val="ad"/>
        <w:rPr>
          <w:rtl/>
        </w:rPr>
      </w:pPr>
      <w:r>
        <w:rPr>
          <w:rtl/>
        </w:rPr>
        <w:t>היו"ר ראובן ריבלין:</w:t>
      </w:r>
    </w:p>
    <w:p w14:paraId="2E859B13" w14:textId="77777777" w:rsidR="00000000" w:rsidRDefault="007C71EE">
      <w:pPr>
        <w:pStyle w:val="a"/>
        <w:rPr>
          <w:rtl/>
        </w:rPr>
      </w:pPr>
    </w:p>
    <w:p w14:paraId="569AE485" w14:textId="77777777" w:rsidR="00000000" w:rsidRDefault="007C71EE">
      <w:pPr>
        <w:pStyle w:val="a"/>
        <w:rPr>
          <w:rFonts w:hint="cs"/>
          <w:rtl/>
        </w:rPr>
      </w:pPr>
      <w:r>
        <w:rPr>
          <w:rFonts w:hint="cs"/>
          <w:rtl/>
        </w:rPr>
        <w:t>ש</w:t>
      </w:r>
      <w:r>
        <w:rPr>
          <w:rFonts w:hint="cs"/>
          <w:rtl/>
        </w:rPr>
        <w:t xml:space="preserve">מעתי. חבר הכנסת וילן, לא אפסוק דבר נגדו, אני כבר מקבל את בקשתו, אני כבר מודיע לך. </w:t>
      </w:r>
    </w:p>
    <w:p w14:paraId="0F3D9A23" w14:textId="77777777" w:rsidR="00000000" w:rsidRDefault="007C71EE">
      <w:pPr>
        <w:pStyle w:val="a"/>
        <w:rPr>
          <w:rFonts w:hint="cs"/>
          <w:rtl/>
        </w:rPr>
      </w:pPr>
    </w:p>
    <w:p w14:paraId="494EDFB2" w14:textId="77777777" w:rsidR="00000000" w:rsidRDefault="007C71EE">
      <w:pPr>
        <w:pStyle w:val="a"/>
        <w:rPr>
          <w:rFonts w:hint="cs"/>
          <w:rtl/>
        </w:rPr>
      </w:pPr>
      <w:r>
        <w:rPr>
          <w:rFonts w:hint="cs"/>
          <w:rtl/>
        </w:rPr>
        <w:t xml:space="preserve">נשמע מה אומר חבר הכנסת סער, אולי יש דברים שצריכים להאיר את עיני. בבקשה. </w:t>
      </w:r>
    </w:p>
    <w:p w14:paraId="71E8853B" w14:textId="77777777" w:rsidR="00000000" w:rsidRDefault="007C71EE">
      <w:pPr>
        <w:pStyle w:val="a"/>
        <w:rPr>
          <w:rFonts w:hint="cs"/>
          <w:rtl/>
        </w:rPr>
      </w:pPr>
    </w:p>
    <w:p w14:paraId="004C12E9" w14:textId="77777777" w:rsidR="00000000" w:rsidRDefault="007C71EE">
      <w:pPr>
        <w:pStyle w:val="Speaker"/>
        <w:rPr>
          <w:rtl/>
        </w:rPr>
      </w:pPr>
      <w:bookmarkStart w:id="8" w:name="FS000001027T26_05_2003_10_35_22"/>
      <w:bookmarkEnd w:id="8"/>
      <w:r>
        <w:rPr>
          <w:rFonts w:hint="eastAsia"/>
          <w:rtl/>
        </w:rPr>
        <w:t>גדעון</w:t>
      </w:r>
      <w:r>
        <w:rPr>
          <w:rtl/>
        </w:rPr>
        <w:t xml:space="preserve"> סער (הליכוד):</w:t>
      </w:r>
    </w:p>
    <w:p w14:paraId="017E2C78" w14:textId="77777777" w:rsidR="00000000" w:rsidRDefault="007C71EE">
      <w:pPr>
        <w:pStyle w:val="a"/>
        <w:rPr>
          <w:rFonts w:hint="cs"/>
          <w:rtl/>
        </w:rPr>
      </w:pPr>
    </w:p>
    <w:p w14:paraId="607CB76F" w14:textId="77777777" w:rsidR="00000000" w:rsidRDefault="007C71EE">
      <w:pPr>
        <w:pStyle w:val="a"/>
        <w:rPr>
          <w:rFonts w:hint="cs"/>
          <w:rtl/>
        </w:rPr>
      </w:pPr>
      <w:r>
        <w:rPr>
          <w:rFonts w:hint="cs"/>
          <w:rtl/>
        </w:rPr>
        <w:t>אדוני יושב-ראש הכנסת, נדמה לי שעל סדרי הדיון המוצע צריכה להחליט ועדת הכנסת. א</w:t>
      </w:r>
      <w:r>
        <w:rPr>
          <w:rFonts w:hint="cs"/>
          <w:rtl/>
        </w:rPr>
        <w:t xml:space="preserve">נחנו בוודאי נציע, לפי סעיף 47(א)(7), שזה יהיה דיון סיעתי עם זמן מינימלי לסיעה, כי ברור לנו שמדובר בפיליבסטר, ואני מציע ליושב-ראש ועדת הכנסת לכנס מייד את ועדת הכנסת. מייד לאחר האי-אמון, שזה הנושא הראשון בסדר-היום, נוכל לעסוק בזה. </w:t>
      </w:r>
    </w:p>
    <w:p w14:paraId="2B95FC3F" w14:textId="77777777" w:rsidR="00000000" w:rsidRDefault="007C71EE">
      <w:pPr>
        <w:pStyle w:val="a"/>
        <w:rPr>
          <w:rFonts w:hint="cs"/>
          <w:rtl/>
        </w:rPr>
      </w:pPr>
    </w:p>
    <w:p w14:paraId="33FAD0A8" w14:textId="77777777" w:rsidR="00000000" w:rsidRDefault="007C71EE">
      <w:pPr>
        <w:pStyle w:val="ad"/>
        <w:rPr>
          <w:rtl/>
        </w:rPr>
      </w:pPr>
      <w:r>
        <w:rPr>
          <w:rtl/>
        </w:rPr>
        <w:t>היו"ר ראובן ריבלין:</w:t>
      </w:r>
    </w:p>
    <w:p w14:paraId="382399B8" w14:textId="77777777" w:rsidR="00000000" w:rsidRDefault="007C71EE">
      <w:pPr>
        <w:pStyle w:val="a"/>
        <w:rPr>
          <w:rtl/>
        </w:rPr>
      </w:pPr>
    </w:p>
    <w:p w14:paraId="48CCF5C5" w14:textId="77777777" w:rsidR="00000000" w:rsidRDefault="007C71EE">
      <w:pPr>
        <w:pStyle w:val="a"/>
        <w:rPr>
          <w:rFonts w:hint="cs"/>
          <w:rtl/>
        </w:rPr>
      </w:pPr>
      <w:r>
        <w:rPr>
          <w:rFonts w:hint="cs"/>
          <w:rtl/>
        </w:rPr>
        <w:t>תודה</w:t>
      </w:r>
      <w:r>
        <w:rPr>
          <w:rFonts w:hint="cs"/>
          <w:rtl/>
        </w:rPr>
        <w:t xml:space="preserve"> רבה. חבר הכנסת אורון, אומנם חבר הכנסת וילן כבר דיבר, אבל משום כבודך אני נותן לך אפשרות לדבר.</w:t>
      </w:r>
    </w:p>
    <w:p w14:paraId="79FD5CCE" w14:textId="77777777" w:rsidR="00000000" w:rsidRDefault="007C71EE">
      <w:pPr>
        <w:pStyle w:val="a"/>
        <w:rPr>
          <w:rFonts w:hint="cs"/>
          <w:rtl/>
        </w:rPr>
      </w:pPr>
    </w:p>
    <w:p w14:paraId="07DE4DAA" w14:textId="77777777" w:rsidR="00000000" w:rsidRDefault="007C71EE">
      <w:pPr>
        <w:pStyle w:val="a"/>
        <w:rPr>
          <w:rFonts w:hint="cs"/>
          <w:rtl/>
        </w:rPr>
      </w:pPr>
      <w:r>
        <w:rPr>
          <w:rFonts w:hint="cs"/>
          <w:rtl/>
        </w:rPr>
        <w:t>חבר הכנסת וילן, אני מבין שהמחלוקת היא כבר לא על עצם הדרישות של סעיף 121, שגם יושב-ראש הקואליציה מסכים שצריך להיערך דיון, אלא הוא טוען שהדיון צריך להיערך לפי סעיף</w:t>
      </w:r>
      <w:r>
        <w:rPr>
          <w:rFonts w:hint="cs"/>
          <w:rtl/>
        </w:rPr>
        <w:t xml:space="preserve"> 47, ולכן ועדת הכנסת היא שתקבע. אני בהחלט חושב שהנושא יועבר לוועדת הכנסת, על מנת שתקבע מה הם הליכי הדיון. סעיף 47, אם אדוני יקרא, יראה שהוא נוגע לנושא זה. </w:t>
      </w:r>
    </w:p>
    <w:p w14:paraId="76562BED" w14:textId="77777777" w:rsidR="00000000" w:rsidRDefault="007C71EE">
      <w:pPr>
        <w:pStyle w:val="a"/>
        <w:rPr>
          <w:rFonts w:hint="cs"/>
          <w:rtl/>
        </w:rPr>
      </w:pPr>
    </w:p>
    <w:p w14:paraId="62E013A3" w14:textId="77777777" w:rsidR="00000000" w:rsidRDefault="007C71EE">
      <w:pPr>
        <w:pStyle w:val="ac"/>
        <w:rPr>
          <w:rtl/>
        </w:rPr>
      </w:pPr>
      <w:r>
        <w:rPr>
          <w:rFonts w:hint="eastAsia"/>
          <w:rtl/>
        </w:rPr>
        <w:t>רוני</w:t>
      </w:r>
      <w:r>
        <w:rPr>
          <w:rtl/>
        </w:rPr>
        <w:t xml:space="preserve"> בר-און (הליכוד):</w:t>
      </w:r>
    </w:p>
    <w:p w14:paraId="495E4DD3" w14:textId="77777777" w:rsidR="00000000" w:rsidRDefault="007C71EE">
      <w:pPr>
        <w:pStyle w:val="a"/>
        <w:rPr>
          <w:rFonts w:hint="cs"/>
          <w:rtl/>
        </w:rPr>
      </w:pPr>
    </w:p>
    <w:p w14:paraId="41DC69EC" w14:textId="77777777" w:rsidR="00000000" w:rsidRDefault="007C71EE">
      <w:pPr>
        <w:pStyle w:val="a"/>
        <w:rPr>
          <w:rFonts w:hint="cs"/>
          <w:rtl/>
        </w:rPr>
      </w:pPr>
      <w:r>
        <w:rPr>
          <w:rFonts w:hint="cs"/>
          <w:rtl/>
        </w:rPr>
        <w:t>ועדת הכנסת תתכנס בשעה 10:30.</w:t>
      </w:r>
    </w:p>
    <w:p w14:paraId="3FD86D82" w14:textId="77777777" w:rsidR="00000000" w:rsidRDefault="007C71EE">
      <w:pPr>
        <w:pStyle w:val="a"/>
        <w:rPr>
          <w:rFonts w:hint="cs"/>
          <w:rtl/>
        </w:rPr>
      </w:pPr>
    </w:p>
    <w:p w14:paraId="6CEDE7D8" w14:textId="77777777" w:rsidR="00000000" w:rsidRDefault="007C71EE">
      <w:pPr>
        <w:pStyle w:val="ad"/>
        <w:rPr>
          <w:rtl/>
        </w:rPr>
      </w:pPr>
      <w:r>
        <w:rPr>
          <w:rtl/>
        </w:rPr>
        <w:t>היו"ר ראובן ריבלין:</w:t>
      </w:r>
    </w:p>
    <w:p w14:paraId="7DE43E94" w14:textId="77777777" w:rsidR="00000000" w:rsidRDefault="007C71EE">
      <w:pPr>
        <w:pStyle w:val="a"/>
        <w:rPr>
          <w:rtl/>
        </w:rPr>
      </w:pPr>
    </w:p>
    <w:p w14:paraId="3841B05F" w14:textId="77777777" w:rsidR="00000000" w:rsidRDefault="007C71EE">
      <w:pPr>
        <w:pStyle w:val="a"/>
        <w:rPr>
          <w:rFonts w:hint="cs"/>
          <w:rtl/>
        </w:rPr>
      </w:pPr>
      <w:r>
        <w:rPr>
          <w:rFonts w:hint="cs"/>
          <w:rtl/>
        </w:rPr>
        <w:t>את זה אדוני יודיע לחברי ה</w:t>
      </w:r>
      <w:r>
        <w:rPr>
          <w:rFonts w:hint="cs"/>
          <w:rtl/>
        </w:rPr>
        <w:t xml:space="preserve">כנסת באופן אישי, לא באמצעותי. </w:t>
      </w:r>
    </w:p>
    <w:p w14:paraId="4B18090C" w14:textId="77777777" w:rsidR="00000000" w:rsidRDefault="007C71EE">
      <w:pPr>
        <w:pStyle w:val="a"/>
        <w:rPr>
          <w:rFonts w:hint="cs"/>
          <w:rtl/>
        </w:rPr>
      </w:pPr>
    </w:p>
    <w:p w14:paraId="741FF7B5" w14:textId="77777777" w:rsidR="00000000" w:rsidRDefault="007C71EE">
      <w:pPr>
        <w:pStyle w:val="Speaker"/>
        <w:rPr>
          <w:rtl/>
        </w:rPr>
      </w:pPr>
      <w:bookmarkStart w:id="9" w:name="FS000001065T26_05_2003_10_41_18"/>
      <w:bookmarkEnd w:id="9"/>
      <w:r>
        <w:rPr>
          <w:rFonts w:hint="eastAsia"/>
          <w:rtl/>
        </w:rPr>
        <w:t>חיים</w:t>
      </w:r>
      <w:r>
        <w:rPr>
          <w:rtl/>
        </w:rPr>
        <w:t xml:space="preserve"> אורון (מרצ):</w:t>
      </w:r>
    </w:p>
    <w:p w14:paraId="096EDF9B" w14:textId="77777777" w:rsidR="00000000" w:rsidRDefault="007C71EE">
      <w:pPr>
        <w:pStyle w:val="a"/>
        <w:rPr>
          <w:rFonts w:hint="cs"/>
          <w:rtl/>
        </w:rPr>
      </w:pPr>
    </w:p>
    <w:p w14:paraId="7D84F2BB" w14:textId="77777777" w:rsidR="00000000" w:rsidRDefault="007C71EE">
      <w:pPr>
        <w:pStyle w:val="a"/>
        <w:rPr>
          <w:rFonts w:hint="cs"/>
          <w:rtl/>
        </w:rPr>
      </w:pPr>
      <w:r>
        <w:rPr>
          <w:rFonts w:hint="cs"/>
          <w:rtl/>
        </w:rPr>
        <w:t xml:space="preserve">אדוני היושב-ראש, אני פונה אליך כיושב-ראש וכן ליושב-ראש ועדת הכנסת, כמי שאחראים יחד על ניהול הבית הזה. הצעת הפיצול של ועדת הכספים לא מופיעה בסדר-היום. מופיע רק הפיצול של חוק התקשורת, בוועדת הכלכלה. </w:t>
      </w:r>
    </w:p>
    <w:p w14:paraId="7060DD54" w14:textId="77777777" w:rsidR="00000000" w:rsidRDefault="007C71EE">
      <w:pPr>
        <w:pStyle w:val="a"/>
        <w:rPr>
          <w:rFonts w:hint="cs"/>
          <w:rtl/>
        </w:rPr>
      </w:pPr>
    </w:p>
    <w:p w14:paraId="4F17C0D9" w14:textId="77777777" w:rsidR="00000000" w:rsidRDefault="007C71EE">
      <w:pPr>
        <w:pStyle w:val="a"/>
        <w:ind w:left="26" w:firstLine="693"/>
        <w:rPr>
          <w:rFonts w:hint="cs"/>
          <w:u w:val="single"/>
          <w:rtl/>
        </w:rPr>
      </w:pPr>
      <w:r>
        <w:rPr>
          <w:rFonts w:hint="cs"/>
          <w:rtl/>
        </w:rPr>
        <w:t>דבר נו</w:t>
      </w:r>
      <w:r>
        <w:rPr>
          <w:rFonts w:hint="cs"/>
          <w:rtl/>
        </w:rPr>
        <w:t>סף, אין בפני חברי הכנסת ולו שמות הסעיפים שמפצלים. ממלא-מקום יושב-ראש ועדת הכספים קרא אותם מעל הדוכן. אני לא רוצה לעשות לאף אחד מבחן אם יודעים בכלל מה הולכים לפצל ועל מה מתקיים הדיון. הסעיפים הללו הוצגו על-ידי שר האוצר כתוכנית אחת שאין בלתה. מרוב שלא היתה ב</w:t>
      </w:r>
      <w:r>
        <w:rPr>
          <w:rFonts w:hint="cs"/>
          <w:rtl/>
        </w:rPr>
        <w:t xml:space="preserve">לתה, כל פעם היא משילה עלה אחר. </w:t>
      </w:r>
    </w:p>
    <w:p w14:paraId="5D4E1CDF" w14:textId="77777777" w:rsidR="00000000" w:rsidRDefault="007C71EE">
      <w:pPr>
        <w:pStyle w:val="a"/>
        <w:rPr>
          <w:rFonts w:hint="cs"/>
          <w:rtl/>
        </w:rPr>
      </w:pPr>
    </w:p>
    <w:p w14:paraId="18B68143" w14:textId="77777777" w:rsidR="00000000" w:rsidRDefault="007C71EE">
      <w:pPr>
        <w:pStyle w:val="a"/>
        <w:rPr>
          <w:rFonts w:hint="cs"/>
          <w:rtl/>
        </w:rPr>
      </w:pPr>
      <w:r>
        <w:rPr>
          <w:rFonts w:hint="cs"/>
          <w:rtl/>
        </w:rPr>
        <w:t xml:space="preserve">הערה אחרונה. לא ייתכן שמהרגע שהעניין הוצג על סדר-היום והיושב-ראש קבע שהוא בסדר-היום, ועדת הכנסת, רטרואקטיבית, הולכת עכשיו לקבוע סדרי דיון. יש סדרי דיון: דיון אישי, כל אחד מדבר בו חמש דקות, והוא יתחיל עכשיו. </w:t>
      </w:r>
    </w:p>
    <w:p w14:paraId="2C89B08C" w14:textId="77777777" w:rsidR="00000000" w:rsidRDefault="007C71EE">
      <w:pPr>
        <w:pStyle w:val="a"/>
        <w:rPr>
          <w:rFonts w:hint="cs"/>
          <w:rtl/>
        </w:rPr>
      </w:pPr>
    </w:p>
    <w:p w14:paraId="3946B018" w14:textId="77777777" w:rsidR="00000000" w:rsidRDefault="007C71EE">
      <w:pPr>
        <w:pStyle w:val="ad"/>
        <w:rPr>
          <w:rtl/>
        </w:rPr>
      </w:pPr>
      <w:r>
        <w:rPr>
          <w:rtl/>
        </w:rPr>
        <w:t>היו"ר ראובן רי</w:t>
      </w:r>
      <w:r>
        <w:rPr>
          <w:rtl/>
        </w:rPr>
        <w:t>בלין:</w:t>
      </w:r>
    </w:p>
    <w:p w14:paraId="67DE5C43" w14:textId="77777777" w:rsidR="00000000" w:rsidRDefault="007C71EE">
      <w:pPr>
        <w:pStyle w:val="a"/>
        <w:rPr>
          <w:rtl/>
        </w:rPr>
      </w:pPr>
    </w:p>
    <w:p w14:paraId="5886647C" w14:textId="77777777" w:rsidR="00000000" w:rsidRDefault="007C71EE">
      <w:pPr>
        <w:pStyle w:val="a"/>
        <w:rPr>
          <w:rFonts w:hint="cs"/>
          <w:rtl/>
        </w:rPr>
      </w:pPr>
      <w:r>
        <w:rPr>
          <w:rFonts w:hint="cs"/>
          <w:rtl/>
        </w:rPr>
        <w:t xml:space="preserve">תודה רבה לחבר הכנסת אורון. חבר הכנסת וילן, אתה רוצה לשכנע אותי שחבר הכנסת אורון לא צודק? אני מקבל את טענותיכם. אתם רוצים שאני גם אקבל את טענותיכם וגם אשמע אתכם? אני מקבל את טענותיכם. </w:t>
      </w:r>
    </w:p>
    <w:p w14:paraId="36C9C356" w14:textId="77777777" w:rsidR="00000000" w:rsidRDefault="007C71EE">
      <w:pPr>
        <w:pStyle w:val="a"/>
        <w:rPr>
          <w:rFonts w:hint="cs"/>
          <w:rtl/>
        </w:rPr>
      </w:pPr>
    </w:p>
    <w:p w14:paraId="75578F5C" w14:textId="77777777" w:rsidR="00000000" w:rsidRDefault="007C71EE">
      <w:pPr>
        <w:pStyle w:val="ac"/>
        <w:rPr>
          <w:rtl/>
        </w:rPr>
      </w:pPr>
    </w:p>
    <w:p w14:paraId="3B23A373" w14:textId="77777777" w:rsidR="00000000" w:rsidRDefault="007C71EE">
      <w:pPr>
        <w:pStyle w:val="ac"/>
        <w:rPr>
          <w:rtl/>
        </w:rPr>
      </w:pPr>
      <w:r>
        <w:rPr>
          <w:rFonts w:hint="eastAsia"/>
          <w:rtl/>
        </w:rPr>
        <w:t>אבשלום</w:t>
      </w:r>
      <w:r>
        <w:rPr>
          <w:rtl/>
        </w:rPr>
        <w:t xml:space="preserve"> וילן (מרצ):</w:t>
      </w:r>
    </w:p>
    <w:p w14:paraId="61424353" w14:textId="77777777" w:rsidR="00000000" w:rsidRDefault="007C71EE">
      <w:pPr>
        <w:pStyle w:val="a"/>
        <w:rPr>
          <w:rFonts w:hint="cs"/>
          <w:rtl/>
        </w:rPr>
      </w:pPr>
    </w:p>
    <w:p w14:paraId="461DAB1B" w14:textId="77777777" w:rsidR="00000000" w:rsidRDefault="007C71EE">
      <w:pPr>
        <w:pStyle w:val="a"/>
        <w:rPr>
          <w:rFonts w:hint="cs"/>
          <w:rtl/>
        </w:rPr>
      </w:pPr>
      <w:r>
        <w:rPr>
          <w:rFonts w:hint="cs"/>
          <w:rtl/>
        </w:rPr>
        <w:t>כבוד היושב-ראש, קראתי את סעיף 121, שלפיו על</w:t>
      </w:r>
      <w:r>
        <w:rPr>
          <w:rFonts w:hint="cs"/>
          <w:rtl/>
        </w:rPr>
        <w:t xml:space="preserve">-פי הודעת ממלא-מקום יושב-ראש ועדת הכספים הדיון כרגע הוא בקריאה ראשונה. הפנית אותי לסעיף 47, שמדבר על סדרי הדיון. האם אדוני קבע שהדיון על חוק התקציב כרגע הוא בקריאה ראשונה, על-פי הנאמר בסעיף 121? זאת טענתי. אני מבקש את חוות דעת היועצת המשפטית. </w:t>
      </w:r>
    </w:p>
    <w:p w14:paraId="7B3A107C" w14:textId="77777777" w:rsidR="00000000" w:rsidRDefault="007C71EE">
      <w:pPr>
        <w:pStyle w:val="a"/>
        <w:rPr>
          <w:rFonts w:hint="cs"/>
          <w:rtl/>
        </w:rPr>
      </w:pPr>
    </w:p>
    <w:p w14:paraId="7D97518A" w14:textId="77777777" w:rsidR="00000000" w:rsidRDefault="007C71EE">
      <w:pPr>
        <w:pStyle w:val="ad"/>
        <w:rPr>
          <w:rtl/>
        </w:rPr>
      </w:pPr>
      <w:r>
        <w:rPr>
          <w:rtl/>
        </w:rPr>
        <w:t>היו"ר ראובן</w:t>
      </w:r>
      <w:r>
        <w:rPr>
          <w:rtl/>
        </w:rPr>
        <w:t xml:space="preserve"> ריבלין:</w:t>
      </w:r>
    </w:p>
    <w:p w14:paraId="31201BF0" w14:textId="77777777" w:rsidR="00000000" w:rsidRDefault="007C71EE">
      <w:pPr>
        <w:pStyle w:val="a"/>
        <w:rPr>
          <w:rtl/>
        </w:rPr>
      </w:pPr>
    </w:p>
    <w:p w14:paraId="37DC82F5" w14:textId="77777777" w:rsidR="00000000" w:rsidRDefault="007C71EE">
      <w:pPr>
        <w:pStyle w:val="a"/>
        <w:rPr>
          <w:rFonts w:hint="cs"/>
          <w:rtl/>
        </w:rPr>
      </w:pPr>
      <w:r>
        <w:rPr>
          <w:rFonts w:hint="cs"/>
          <w:rtl/>
        </w:rPr>
        <w:t xml:space="preserve">תודה רבה לחבר הכנסת וילן. </w:t>
      </w:r>
    </w:p>
    <w:p w14:paraId="2198B065" w14:textId="77777777" w:rsidR="00000000" w:rsidRDefault="007C71EE">
      <w:pPr>
        <w:pStyle w:val="a"/>
        <w:rPr>
          <w:rFonts w:hint="cs"/>
          <w:rtl/>
        </w:rPr>
      </w:pPr>
    </w:p>
    <w:p w14:paraId="79B3DFCA" w14:textId="77777777" w:rsidR="00000000" w:rsidRDefault="007C71EE">
      <w:pPr>
        <w:pStyle w:val="a"/>
        <w:rPr>
          <w:rFonts w:hint="cs"/>
          <w:rtl/>
        </w:rPr>
      </w:pPr>
      <w:r>
        <w:rPr>
          <w:rFonts w:hint="cs"/>
          <w:rtl/>
        </w:rPr>
        <w:t xml:space="preserve">הפנו את תשומת לבי שנושא הפיצול של ועדת הכספים לא היה על סדר-היום, ואני חשבתי לתומי שהיה על סדר-היום. מה שהיה על סדר-היום היה רק הנושא של ועדת הכלכלה. עכשיו יש בקשה להעלות את העניין על סדר-היום, להחזיר אותו למליאה לאחר </w:t>
      </w:r>
      <w:r>
        <w:rPr>
          <w:rFonts w:hint="cs"/>
          <w:rtl/>
        </w:rPr>
        <w:t xml:space="preserve">מכן. ועדת הכנסת תתכנס ותדון בשאלה אם יש פה מקום, לפי סעיף 47, או לא. סעיף 47 גם הוא ברור חד וחלק, ולכן אני מייעץ גם לחבר הכנסת אורון הנכבד, למרות להט טענותיו בקשר לדיון אישי -  הרי בקריאה ראשונה הדיון הוא בדרך כלל אישי, למעט הדברים האמורים בסעיף 47 - צריך </w:t>
      </w:r>
      <w:r>
        <w:rPr>
          <w:rFonts w:hint="cs"/>
          <w:rtl/>
        </w:rPr>
        <w:t xml:space="preserve">לראות אם סעיף 47 הוא לא הסעיף הרלוונטי לנושא זה, לטעון את טענותיו גם בפני ועדת הכנסת, כי להערכתי סעיף 47 אכן נוגע לנושא זה. </w:t>
      </w:r>
    </w:p>
    <w:p w14:paraId="049D4511" w14:textId="77777777" w:rsidR="00000000" w:rsidRDefault="007C71EE">
      <w:pPr>
        <w:pStyle w:val="a"/>
        <w:rPr>
          <w:rFonts w:hint="cs"/>
          <w:rtl/>
        </w:rPr>
      </w:pPr>
    </w:p>
    <w:p w14:paraId="206F5A3F" w14:textId="77777777" w:rsidR="00000000" w:rsidRDefault="007C71EE">
      <w:pPr>
        <w:pStyle w:val="ac"/>
        <w:rPr>
          <w:rtl/>
        </w:rPr>
      </w:pPr>
      <w:r>
        <w:rPr>
          <w:rFonts w:hint="eastAsia"/>
          <w:rtl/>
        </w:rPr>
        <w:t>שלום</w:t>
      </w:r>
      <w:r>
        <w:rPr>
          <w:rtl/>
        </w:rPr>
        <w:t xml:space="preserve"> שמחון (העבודה-מימד):</w:t>
      </w:r>
    </w:p>
    <w:p w14:paraId="6AE5D7C9" w14:textId="77777777" w:rsidR="00000000" w:rsidRDefault="007C71EE">
      <w:pPr>
        <w:pStyle w:val="a"/>
        <w:rPr>
          <w:rFonts w:hint="cs"/>
          <w:rtl/>
        </w:rPr>
      </w:pPr>
    </w:p>
    <w:p w14:paraId="0E941D01" w14:textId="77777777" w:rsidR="00000000" w:rsidRDefault="007C71EE">
      <w:pPr>
        <w:pStyle w:val="a"/>
        <w:rPr>
          <w:rFonts w:hint="cs"/>
          <w:rtl/>
        </w:rPr>
      </w:pPr>
      <w:r>
        <w:rPr>
          <w:rFonts w:hint="cs"/>
          <w:rtl/>
        </w:rPr>
        <w:t>אתה לא מצביע על ועדת כלכלה?</w:t>
      </w:r>
    </w:p>
    <w:p w14:paraId="632960E4" w14:textId="77777777" w:rsidR="00000000" w:rsidRDefault="007C71EE">
      <w:pPr>
        <w:pStyle w:val="a"/>
        <w:rPr>
          <w:rFonts w:hint="cs"/>
          <w:rtl/>
        </w:rPr>
      </w:pPr>
    </w:p>
    <w:p w14:paraId="4576E724" w14:textId="77777777" w:rsidR="00000000" w:rsidRDefault="007C71EE">
      <w:pPr>
        <w:pStyle w:val="ad"/>
        <w:rPr>
          <w:rtl/>
        </w:rPr>
      </w:pPr>
      <w:r>
        <w:rPr>
          <w:rtl/>
        </w:rPr>
        <w:t>היו"ר ראובן ריבלין:</w:t>
      </w:r>
    </w:p>
    <w:p w14:paraId="7D8E2186" w14:textId="77777777" w:rsidR="00000000" w:rsidRDefault="007C71EE">
      <w:pPr>
        <w:pStyle w:val="a"/>
        <w:rPr>
          <w:rtl/>
        </w:rPr>
      </w:pPr>
    </w:p>
    <w:p w14:paraId="50A8FC87" w14:textId="77777777" w:rsidR="00000000" w:rsidRDefault="007C71EE">
      <w:pPr>
        <w:pStyle w:val="a"/>
        <w:rPr>
          <w:rFonts w:hint="cs"/>
          <w:rtl/>
        </w:rPr>
      </w:pPr>
      <w:r>
        <w:rPr>
          <w:rFonts w:hint="cs"/>
          <w:rtl/>
        </w:rPr>
        <w:t xml:space="preserve">לא מצביע. </w:t>
      </w:r>
    </w:p>
    <w:p w14:paraId="7DECA1C7" w14:textId="77777777" w:rsidR="00000000" w:rsidRDefault="007C71EE">
      <w:pPr>
        <w:pStyle w:val="a"/>
        <w:rPr>
          <w:rFonts w:hint="cs"/>
          <w:rtl/>
        </w:rPr>
      </w:pPr>
    </w:p>
    <w:p w14:paraId="7A074E38" w14:textId="77777777" w:rsidR="00000000" w:rsidRDefault="007C71EE">
      <w:pPr>
        <w:pStyle w:val="ac"/>
        <w:rPr>
          <w:rtl/>
        </w:rPr>
      </w:pPr>
      <w:r>
        <w:rPr>
          <w:rFonts w:hint="eastAsia"/>
          <w:rtl/>
        </w:rPr>
        <w:t>שלום</w:t>
      </w:r>
      <w:r>
        <w:rPr>
          <w:rtl/>
        </w:rPr>
        <w:t xml:space="preserve"> שמחון (העבודה-מימד):</w:t>
      </w:r>
    </w:p>
    <w:p w14:paraId="0550AF29" w14:textId="77777777" w:rsidR="00000000" w:rsidRDefault="007C71EE">
      <w:pPr>
        <w:pStyle w:val="a"/>
        <w:rPr>
          <w:rFonts w:hint="cs"/>
          <w:rtl/>
        </w:rPr>
      </w:pPr>
    </w:p>
    <w:p w14:paraId="035C7245" w14:textId="77777777" w:rsidR="00000000" w:rsidRDefault="007C71EE">
      <w:pPr>
        <w:pStyle w:val="a"/>
        <w:rPr>
          <w:rFonts w:hint="cs"/>
          <w:rtl/>
        </w:rPr>
      </w:pPr>
      <w:r>
        <w:rPr>
          <w:rFonts w:hint="cs"/>
          <w:rtl/>
        </w:rPr>
        <w:t xml:space="preserve">אבל זה היה על </w:t>
      </w:r>
      <w:r>
        <w:rPr>
          <w:rFonts w:hint="cs"/>
          <w:rtl/>
        </w:rPr>
        <w:t xml:space="preserve">סדר-היום. </w:t>
      </w:r>
    </w:p>
    <w:p w14:paraId="0C98614A" w14:textId="77777777" w:rsidR="00000000" w:rsidRDefault="007C71EE">
      <w:pPr>
        <w:pStyle w:val="a"/>
        <w:rPr>
          <w:rFonts w:hint="cs"/>
          <w:rtl/>
        </w:rPr>
      </w:pPr>
    </w:p>
    <w:p w14:paraId="4CD90B67" w14:textId="77777777" w:rsidR="00000000" w:rsidRDefault="007C71EE">
      <w:pPr>
        <w:pStyle w:val="ad"/>
        <w:rPr>
          <w:rtl/>
        </w:rPr>
      </w:pPr>
      <w:r>
        <w:rPr>
          <w:rtl/>
        </w:rPr>
        <w:t>היו"ר ראובן ריבלין:</w:t>
      </w:r>
    </w:p>
    <w:p w14:paraId="3D975F1C" w14:textId="77777777" w:rsidR="00000000" w:rsidRDefault="007C71EE">
      <w:pPr>
        <w:pStyle w:val="a"/>
        <w:rPr>
          <w:rtl/>
        </w:rPr>
      </w:pPr>
    </w:p>
    <w:p w14:paraId="73289634" w14:textId="77777777" w:rsidR="00000000" w:rsidRDefault="007C71EE">
      <w:pPr>
        <w:pStyle w:val="a"/>
        <w:rPr>
          <w:rFonts w:hint="cs"/>
          <w:rtl/>
        </w:rPr>
      </w:pPr>
      <w:r>
        <w:rPr>
          <w:rFonts w:hint="cs"/>
          <w:rtl/>
        </w:rPr>
        <w:t>אלא אם כן אנשים לא ביקשו דיון על ועדת הכלכלה. האם בעניין ועדת כלכלה אתם מסכימים שאנחנו נצביע?</w:t>
      </w:r>
    </w:p>
    <w:p w14:paraId="77172B58" w14:textId="77777777" w:rsidR="00000000" w:rsidRDefault="007C71EE">
      <w:pPr>
        <w:pStyle w:val="a"/>
        <w:rPr>
          <w:rFonts w:hint="cs"/>
          <w:rtl/>
        </w:rPr>
      </w:pPr>
    </w:p>
    <w:p w14:paraId="4EE6C2E2" w14:textId="77777777" w:rsidR="00000000" w:rsidRDefault="007C71EE">
      <w:pPr>
        <w:pStyle w:val="ac"/>
        <w:rPr>
          <w:rtl/>
        </w:rPr>
      </w:pPr>
    </w:p>
    <w:p w14:paraId="05CF31F2" w14:textId="77777777" w:rsidR="00000000" w:rsidRDefault="007C71EE">
      <w:pPr>
        <w:pStyle w:val="ac"/>
        <w:rPr>
          <w:rtl/>
        </w:rPr>
      </w:pPr>
      <w:r>
        <w:rPr>
          <w:rFonts w:hint="eastAsia"/>
          <w:rtl/>
        </w:rPr>
        <w:t>חיים</w:t>
      </w:r>
      <w:r>
        <w:rPr>
          <w:rtl/>
        </w:rPr>
        <w:t xml:space="preserve"> אורון (מרצ):</w:t>
      </w:r>
    </w:p>
    <w:p w14:paraId="78BBBC38" w14:textId="77777777" w:rsidR="00000000" w:rsidRDefault="007C71EE">
      <w:pPr>
        <w:pStyle w:val="a"/>
        <w:rPr>
          <w:rFonts w:hint="cs"/>
          <w:rtl/>
        </w:rPr>
      </w:pPr>
    </w:p>
    <w:p w14:paraId="5530B018" w14:textId="77777777" w:rsidR="00000000" w:rsidRDefault="007C71EE">
      <w:pPr>
        <w:pStyle w:val="a"/>
        <w:rPr>
          <w:rFonts w:hint="cs"/>
          <w:rtl/>
        </w:rPr>
      </w:pPr>
      <w:r>
        <w:rPr>
          <w:rFonts w:hint="cs"/>
          <w:rtl/>
        </w:rPr>
        <w:t xml:space="preserve">כן. </w:t>
      </w:r>
    </w:p>
    <w:p w14:paraId="47E07D62" w14:textId="77777777" w:rsidR="00000000" w:rsidRDefault="007C71EE">
      <w:pPr>
        <w:pStyle w:val="a"/>
        <w:rPr>
          <w:rFonts w:hint="cs"/>
          <w:rtl/>
        </w:rPr>
      </w:pPr>
    </w:p>
    <w:p w14:paraId="0A36EB53" w14:textId="77777777" w:rsidR="00000000" w:rsidRDefault="007C71EE">
      <w:pPr>
        <w:pStyle w:val="ad"/>
        <w:rPr>
          <w:rtl/>
        </w:rPr>
      </w:pPr>
      <w:r>
        <w:rPr>
          <w:rtl/>
        </w:rPr>
        <w:t>היו"ר ראובן ריבלין:</w:t>
      </w:r>
    </w:p>
    <w:p w14:paraId="77EE9701" w14:textId="77777777" w:rsidR="00000000" w:rsidRDefault="007C71EE">
      <w:pPr>
        <w:pStyle w:val="a"/>
        <w:rPr>
          <w:rtl/>
        </w:rPr>
      </w:pPr>
    </w:p>
    <w:p w14:paraId="172408FC" w14:textId="77777777" w:rsidR="00000000" w:rsidRDefault="007C71EE">
      <w:pPr>
        <w:pStyle w:val="a"/>
        <w:rPr>
          <w:rFonts w:hint="cs"/>
          <w:rtl/>
        </w:rPr>
      </w:pPr>
      <w:r>
        <w:rPr>
          <w:rFonts w:hint="cs"/>
          <w:rtl/>
        </w:rPr>
        <w:t>בבקשה. בעניין הודעת ועדת הכלכלה אין שום טענה. אני קובע - הצבעה. מי בעד? מי נגד? נ</w:t>
      </w:r>
      <w:r>
        <w:rPr>
          <w:rFonts w:hint="cs"/>
          <w:rtl/>
        </w:rPr>
        <w:t>א להצביע.</w:t>
      </w:r>
    </w:p>
    <w:p w14:paraId="5C797CB1" w14:textId="77777777" w:rsidR="00000000" w:rsidRDefault="007C71EE">
      <w:pPr>
        <w:pStyle w:val="a"/>
        <w:rPr>
          <w:rFonts w:hint="cs"/>
          <w:rtl/>
        </w:rPr>
      </w:pPr>
    </w:p>
    <w:p w14:paraId="3BB187A4" w14:textId="77777777" w:rsidR="00000000" w:rsidRDefault="007C71EE">
      <w:pPr>
        <w:pStyle w:val="a7"/>
        <w:bidi/>
        <w:rPr>
          <w:rFonts w:hint="cs"/>
          <w:rtl/>
        </w:rPr>
      </w:pPr>
      <w:r>
        <w:rPr>
          <w:rFonts w:hint="cs"/>
          <w:rtl/>
        </w:rPr>
        <w:t>הצבעה מס' 1</w:t>
      </w:r>
    </w:p>
    <w:p w14:paraId="24AD634A" w14:textId="77777777" w:rsidR="00000000" w:rsidRDefault="007C71EE">
      <w:pPr>
        <w:pStyle w:val="a"/>
        <w:rPr>
          <w:rFonts w:hint="cs"/>
          <w:rtl/>
        </w:rPr>
      </w:pPr>
    </w:p>
    <w:p w14:paraId="2AC6D704" w14:textId="77777777" w:rsidR="00000000" w:rsidRDefault="007C71EE">
      <w:pPr>
        <w:pStyle w:val="a8"/>
        <w:bidi/>
        <w:rPr>
          <w:rFonts w:hint="cs"/>
          <w:rtl/>
        </w:rPr>
      </w:pPr>
      <w:r>
        <w:rPr>
          <w:rFonts w:hint="cs"/>
          <w:rtl/>
        </w:rPr>
        <w:t>בעד הצעת הוועדה המשותפת לוועדת הכלכלה ולוועדת הכספים - 39</w:t>
      </w:r>
    </w:p>
    <w:p w14:paraId="293372B8" w14:textId="77777777" w:rsidR="00000000" w:rsidRDefault="007C71EE">
      <w:pPr>
        <w:pStyle w:val="a8"/>
        <w:bidi/>
        <w:rPr>
          <w:rFonts w:hint="cs"/>
          <w:rtl/>
        </w:rPr>
      </w:pPr>
      <w:r>
        <w:rPr>
          <w:rFonts w:hint="cs"/>
          <w:rtl/>
        </w:rPr>
        <w:t>נגד - 7</w:t>
      </w:r>
    </w:p>
    <w:p w14:paraId="35C4D483" w14:textId="77777777" w:rsidR="00000000" w:rsidRDefault="007C71EE">
      <w:pPr>
        <w:pStyle w:val="a8"/>
        <w:bidi/>
        <w:rPr>
          <w:rFonts w:hint="cs"/>
          <w:rtl/>
        </w:rPr>
      </w:pPr>
      <w:r>
        <w:rPr>
          <w:rFonts w:hint="cs"/>
          <w:rtl/>
        </w:rPr>
        <w:t>נמנעים - 1</w:t>
      </w:r>
    </w:p>
    <w:p w14:paraId="5B196CFF" w14:textId="77777777" w:rsidR="00000000" w:rsidRDefault="007C71EE">
      <w:pPr>
        <w:pStyle w:val="a9"/>
        <w:bidi/>
        <w:rPr>
          <w:rFonts w:hint="cs"/>
          <w:rtl/>
        </w:rPr>
      </w:pPr>
      <w:r>
        <w:rPr>
          <w:rFonts w:hint="cs"/>
          <w:rtl/>
        </w:rPr>
        <w:t xml:space="preserve">הצעת הוועדה  המשותפת לוועדת הכלכלה ולוועדת הכספים בדבר חלוקת פרק ח': תקשורת בהצעת חוק התוכנית להבראת כלכלת ישראל (תיקוני חקיקה להשגת יעדי התקציב והמדיניות </w:t>
      </w:r>
      <w:r>
        <w:rPr>
          <w:rFonts w:hint="cs"/>
          <w:rtl/>
        </w:rPr>
        <w:t xml:space="preserve">הכלכלית לשנות הכספים 2003 ו=2004), התשס"ג-2003, נתקבלה. </w:t>
      </w:r>
    </w:p>
    <w:p w14:paraId="79775072" w14:textId="77777777" w:rsidR="00000000" w:rsidRDefault="007C71EE">
      <w:pPr>
        <w:pStyle w:val="a"/>
        <w:rPr>
          <w:rFonts w:hint="cs"/>
          <w:rtl/>
        </w:rPr>
      </w:pPr>
    </w:p>
    <w:p w14:paraId="71560F23" w14:textId="77777777" w:rsidR="00000000" w:rsidRDefault="007C71EE">
      <w:pPr>
        <w:pStyle w:val="ad"/>
        <w:rPr>
          <w:rtl/>
        </w:rPr>
      </w:pPr>
      <w:r>
        <w:rPr>
          <w:rtl/>
        </w:rPr>
        <w:t>היו"ר ראובן ריבלין:</w:t>
      </w:r>
    </w:p>
    <w:p w14:paraId="0D8F96F2" w14:textId="77777777" w:rsidR="00000000" w:rsidRDefault="007C71EE">
      <w:pPr>
        <w:pStyle w:val="a"/>
        <w:rPr>
          <w:rtl/>
        </w:rPr>
      </w:pPr>
    </w:p>
    <w:p w14:paraId="589E84AD" w14:textId="77777777" w:rsidR="00000000" w:rsidRDefault="007C71EE">
      <w:pPr>
        <w:pStyle w:val="a"/>
        <w:rPr>
          <w:rFonts w:hint="cs"/>
          <w:rtl/>
        </w:rPr>
      </w:pPr>
      <w:r>
        <w:rPr>
          <w:rFonts w:hint="cs"/>
          <w:rtl/>
        </w:rPr>
        <w:t xml:space="preserve">אני קובע שבקולותיהם של 39 חברי כנסת, נגד </w:t>
      </w:r>
      <w:r>
        <w:rPr>
          <w:rtl/>
        </w:rPr>
        <w:t>–</w:t>
      </w:r>
      <w:r>
        <w:rPr>
          <w:rFonts w:hint="cs"/>
          <w:rtl/>
        </w:rPr>
        <w:t xml:space="preserve"> 7, ואחד נמנע, בקשת ועדת הכלכלה לפצל את הדיון עברה. </w:t>
      </w:r>
    </w:p>
    <w:p w14:paraId="5454B49E" w14:textId="77777777" w:rsidR="00000000" w:rsidRDefault="007C71EE">
      <w:pPr>
        <w:pStyle w:val="SpeakerCon"/>
        <w:ind w:firstLine="720"/>
        <w:rPr>
          <w:rFonts w:hint="cs"/>
          <w:b w:val="0"/>
          <w:bCs w:val="0"/>
          <w:u w:val="none"/>
          <w:rtl/>
        </w:rPr>
      </w:pPr>
    </w:p>
    <w:p w14:paraId="50A1EE16" w14:textId="77777777" w:rsidR="00000000" w:rsidRDefault="007C71EE">
      <w:pPr>
        <w:pStyle w:val="ac"/>
        <w:rPr>
          <w:rtl/>
        </w:rPr>
      </w:pPr>
      <w:r>
        <w:rPr>
          <w:rtl/>
        </w:rPr>
        <w:t>דוד טל (עם אחד):</w:t>
      </w:r>
    </w:p>
    <w:p w14:paraId="6F378FEA" w14:textId="77777777" w:rsidR="00000000" w:rsidRDefault="007C71EE">
      <w:pPr>
        <w:pStyle w:val="a"/>
        <w:rPr>
          <w:rtl/>
        </w:rPr>
      </w:pPr>
    </w:p>
    <w:p w14:paraId="4199009D" w14:textId="77777777" w:rsidR="00000000" w:rsidRDefault="007C71EE">
      <w:pPr>
        <w:pStyle w:val="a"/>
        <w:rPr>
          <w:rFonts w:hint="cs"/>
          <w:rtl/>
        </w:rPr>
      </w:pPr>
      <w:r>
        <w:rPr>
          <w:rFonts w:hint="cs"/>
          <w:rtl/>
        </w:rPr>
        <w:t xml:space="preserve">אדוני היושב-ראש, בטעות הצבעתי ממקום מושבה של עמיתתי, ואני מבקש </w:t>
      </w:r>
      <w:r>
        <w:rPr>
          <w:rFonts w:hint="cs"/>
          <w:rtl/>
        </w:rPr>
        <w:t xml:space="preserve">שזה יתוקן. לאחר מכן הצבעתי גם ממקום מושבי, ולכן אני מבקש לבטל את הצבעתה של אילנה כהן. </w:t>
      </w:r>
    </w:p>
    <w:p w14:paraId="25B96393" w14:textId="77777777" w:rsidR="00000000" w:rsidRDefault="007C71EE">
      <w:pPr>
        <w:pStyle w:val="a"/>
        <w:rPr>
          <w:rFonts w:hint="cs"/>
          <w:rtl/>
        </w:rPr>
      </w:pPr>
    </w:p>
    <w:p w14:paraId="542DBE64" w14:textId="77777777" w:rsidR="00000000" w:rsidRDefault="007C71EE">
      <w:pPr>
        <w:pStyle w:val="ad"/>
        <w:rPr>
          <w:rtl/>
        </w:rPr>
      </w:pPr>
      <w:r>
        <w:rPr>
          <w:rtl/>
        </w:rPr>
        <w:t>היו"ר ראובן ריבלין:</w:t>
      </w:r>
    </w:p>
    <w:p w14:paraId="79EDE0CF" w14:textId="77777777" w:rsidR="00000000" w:rsidRDefault="007C71EE">
      <w:pPr>
        <w:pStyle w:val="a"/>
        <w:rPr>
          <w:rtl/>
        </w:rPr>
      </w:pPr>
    </w:p>
    <w:p w14:paraId="35D66747" w14:textId="77777777" w:rsidR="00000000" w:rsidRDefault="007C71EE">
      <w:pPr>
        <w:pStyle w:val="a"/>
        <w:rPr>
          <w:rFonts w:hint="cs"/>
          <w:rtl/>
        </w:rPr>
      </w:pPr>
      <w:r>
        <w:rPr>
          <w:rFonts w:hint="cs"/>
          <w:rtl/>
        </w:rPr>
        <w:t>תודה רבה. נא לבטל את הצבעתה של חברת הכנסת אילנה כהן. חבר הכנסת טל, כחבר כנסת ותיק ובקיא, אני מפנה את תשומת לבך כמה הדברים האלה מסוכנים, אם לא היינו</w:t>
      </w:r>
      <w:r>
        <w:rPr>
          <w:rFonts w:hint="cs"/>
          <w:rtl/>
        </w:rPr>
        <w:t xml:space="preserve"> שמים לב, וחלילה על סמך קולה של חברת הכנסת היה נופל דבר. </w:t>
      </w:r>
    </w:p>
    <w:p w14:paraId="7D44CEDA" w14:textId="77777777" w:rsidR="00000000" w:rsidRDefault="007C71EE">
      <w:pPr>
        <w:pStyle w:val="a"/>
        <w:rPr>
          <w:rFonts w:hint="cs"/>
          <w:rtl/>
        </w:rPr>
      </w:pPr>
    </w:p>
    <w:p w14:paraId="53C08D03" w14:textId="77777777" w:rsidR="00000000" w:rsidRDefault="007C71EE">
      <w:pPr>
        <w:pStyle w:val="ac"/>
        <w:rPr>
          <w:rtl/>
        </w:rPr>
      </w:pPr>
      <w:r>
        <w:rPr>
          <w:rFonts w:hint="eastAsia"/>
          <w:rtl/>
        </w:rPr>
        <w:t>דוד</w:t>
      </w:r>
      <w:r>
        <w:rPr>
          <w:rtl/>
        </w:rPr>
        <w:t xml:space="preserve"> טל (עם אחד):</w:t>
      </w:r>
    </w:p>
    <w:p w14:paraId="1CEE83D5" w14:textId="77777777" w:rsidR="00000000" w:rsidRDefault="007C71EE">
      <w:pPr>
        <w:pStyle w:val="a"/>
        <w:rPr>
          <w:rFonts w:hint="cs"/>
          <w:rtl/>
        </w:rPr>
      </w:pPr>
    </w:p>
    <w:p w14:paraId="054450C2" w14:textId="77777777" w:rsidR="00000000" w:rsidRDefault="007C71EE">
      <w:pPr>
        <w:pStyle w:val="a"/>
        <w:rPr>
          <w:rFonts w:hint="cs"/>
          <w:rtl/>
        </w:rPr>
      </w:pPr>
      <w:r>
        <w:rPr>
          <w:rFonts w:hint="cs"/>
          <w:rtl/>
        </w:rPr>
        <w:t>כלום אני לא נאמן על אדוני?</w:t>
      </w:r>
    </w:p>
    <w:p w14:paraId="28DAD5CE" w14:textId="77777777" w:rsidR="00000000" w:rsidRDefault="007C71EE">
      <w:pPr>
        <w:pStyle w:val="a"/>
        <w:rPr>
          <w:rFonts w:hint="cs"/>
          <w:rtl/>
        </w:rPr>
      </w:pPr>
    </w:p>
    <w:p w14:paraId="6E490392" w14:textId="77777777" w:rsidR="00000000" w:rsidRDefault="007C71EE">
      <w:pPr>
        <w:pStyle w:val="ad"/>
        <w:rPr>
          <w:rtl/>
        </w:rPr>
      </w:pPr>
    </w:p>
    <w:p w14:paraId="021AD9AD" w14:textId="77777777" w:rsidR="00000000" w:rsidRDefault="007C71EE">
      <w:pPr>
        <w:pStyle w:val="ad"/>
        <w:rPr>
          <w:rtl/>
        </w:rPr>
      </w:pPr>
      <w:r>
        <w:rPr>
          <w:rtl/>
        </w:rPr>
        <w:t>היו"ר ראובן ריבלין:</w:t>
      </w:r>
    </w:p>
    <w:p w14:paraId="5B1D6909" w14:textId="77777777" w:rsidR="00000000" w:rsidRDefault="007C71EE">
      <w:pPr>
        <w:pStyle w:val="a"/>
        <w:rPr>
          <w:rtl/>
        </w:rPr>
      </w:pPr>
    </w:p>
    <w:p w14:paraId="1253580A" w14:textId="77777777" w:rsidR="00000000" w:rsidRDefault="007C71EE">
      <w:pPr>
        <w:pStyle w:val="a"/>
        <w:rPr>
          <w:rFonts w:hint="cs"/>
          <w:rtl/>
        </w:rPr>
      </w:pPr>
      <w:r>
        <w:rPr>
          <w:rFonts w:hint="cs"/>
          <w:rtl/>
        </w:rPr>
        <w:t xml:space="preserve">רבותי חברי הכנסת, כדי לדייק לפרוטוקול, אני מבקש להודיע שהבקשה לפיצול שהתקבלה היא הצעת הוועדה המשותפת לוועדת הכלכלה וועדת הכספים. </w:t>
      </w:r>
    </w:p>
    <w:p w14:paraId="226532FA" w14:textId="77777777" w:rsidR="00000000" w:rsidRDefault="007C71EE">
      <w:pPr>
        <w:pStyle w:val="a"/>
        <w:rPr>
          <w:rFonts w:hint="cs"/>
          <w:rtl/>
        </w:rPr>
      </w:pPr>
    </w:p>
    <w:p w14:paraId="1F617544" w14:textId="77777777" w:rsidR="00000000" w:rsidRDefault="007C71EE">
      <w:pPr>
        <w:pStyle w:val="a"/>
        <w:rPr>
          <w:rFonts w:hint="cs"/>
          <w:rtl/>
        </w:rPr>
      </w:pPr>
      <w:r>
        <w:rPr>
          <w:rFonts w:hint="cs"/>
          <w:rtl/>
        </w:rPr>
        <w:t xml:space="preserve">הודעה ליושב-ראש ועדת הכנסת. </w:t>
      </w:r>
    </w:p>
    <w:p w14:paraId="78DC8060" w14:textId="77777777" w:rsidR="00000000" w:rsidRDefault="007C71EE">
      <w:pPr>
        <w:pStyle w:val="a"/>
        <w:rPr>
          <w:rFonts w:hint="cs"/>
          <w:rtl/>
        </w:rPr>
      </w:pPr>
    </w:p>
    <w:p w14:paraId="3E35D870" w14:textId="77777777" w:rsidR="00000000" w:rsidRDefault="007C71EE">
      <w:pPr>
        <w:pStyle w:val="Speaker"/>
        <w:rPr>
          <w:rtl/>
        </w:rPr>
      </w:pPr>
      <w:bookmarkStart w:id="10" w:name="FS000001038T26_05_2003_11_01_21"/>
      <w:bookmarkEnd w:id="10"/>
      <w:r>
        <w:rPr>
          <w:rFonts w:hint="eastAsia"/>
          <w:rtl/>
        </w:rPr>
        <w:t>רוני</w:t>
      </w:r>
      <w:r>
        <w:rPr>
          <w:rtl/>
        </w:rPr>
        <w:t xml:space="preserve"> בר-און (יו"ר ועדת הכנסת):</w:t>
      </w:r>
    </w:p>
    <w:p w14:paraId="32BD1A61" w14:textId="77777777" w:rsidR="00000000" w:rsidRDefault="007C71EE">
      <w:pPr>
        <w:pStyle w:val="a"/>
        <w:rPr>
          <w:rFonts w:hint="cs"/>
          <w:rtl/>
        </w:rPr>
      </w:pPr>
    </w:p>
    <w:p w14:paraId="1BA9BEFA" w14:textId="77777777" w:rsidR="00000000" w:rsidRDefault="007C71EE">
      <w:pPr>
        <w:pStyle w:val="a"/>
        <w:rPr>
          <w:rFonts w:hint="cs"/>
          <w:rtl/>
        </w:rPr>
      </w:pPr>
      <w:r>
        <w:rPr>
          <w:rFonts w:hint="cs"/>
          <w:rtl/>
        </w:rPr>
        <w:t xml:space="preserve">בעניין הבקשה לפיצול של ועדת הכספים, שעניינה נדון כאן עכשיו, אני מודיע שישיבת ועדת הכנסת בעניין סדרי הדיון בנושא הזה תתקיים בשעה 10:30 בדיוק. תודה רבה. </w:t>
      </w:r>
    </w:p>
    <w:p w14:paraId="5A103816" w14:textId="77777777" w:rsidR="00000000" w:rsidRDefault="007C71EE">
      <w:pPr>
        <w:pStyle w:val="a"/>
        <w:rPr>
          <w:rFonts w:hint="cs"/>
          <w:rtl/>
        </w:rPr>
      </w:pPr>
    </w:p>
    <w:p w14:paraId="3B4497D5" w14:textId="77777777" w:rsidR="00000000" w:rsidRDefault="007C71EE">
      <w:pPr>
        <w:pStyle w:val="ad"/>
        <w:rPr>
          <w:rtl/>
        </w:rPr>
      </w:pPr>
      <w:r>
        <w:rPr>
          <w:rtl/>
        </w:rPr>
        <w:t>היו"ר ראובן ריבלין:</w:t>
      </w:r>
    </w:p>
    <w:p w14:paraId="5181992D" w14:textId="77777777" w:rsidR="00000000" w:rsidRDefault="007C71EE">
      <w:pPr>
        <w:pStyle w:val="a"/>
        <w:rPr>
          <w:rtl/>
        </w:rPr>
      </w:pPr>
    </w:p>
    <w:p w14:paraId="73DE222B" w14:textId="77777777" w:rsidR="00000000" w:rsidRDefault="007C71EE">
      <w:pPr>
        <w:pStyle w:val="a"/>
        <w:rPr>
          <w:rFonts w:hint="cs"/>
          <w:rtl/>
        </w:rPr>
      </w:pPr>
      <w:r>
        <w:rPr>
          <w:rFonts w:hint="cs"/>
          <w:rtl/>
        </w:rPr>
        <w:t>תודה לחבר הכנסת בר</w:t>
      </w:r>
      <w:r>
        <w:rPr>
          <w:rFonts w:hint="cs"/>
          <w:rtl/>
        </w:rPr>
        <w:t xml:space="preserve">-און. </w:t>
      </w:r>
    </w:p>
    <w:p w14:paraId="2BD1CF1F" w14:textId="77777777" w:rsidR="00000000" w:rsidRDefault="007C71EE">
      <w:pPr>
        <w:pStyle w:val="a"/>
        <w:rPr>
          <w:rFonts w:hint="cs"/>
          <w:rtl/>
        </w:rPr>
      </w:pPr>
    </w:p>
    <w:p w14:paraId="2B03A9B6" w14:textId="77777777" w:rsidR="00000000" w:rsidRDefault="007C71EE">
      <w:pPr>
        <w:pStyle w:val="ac"/>
        <w:rPr>
          <w:rtl/>
        </w:rPr>
      </w:pPr>
      <w:r>
        <w:rPr>
          <w:rFonts w:hint="eastAsia"/>
          <w:rtl/>
        </w:rPr>
        <w:t>עבד</w:t>
      </w:r>
      <w:r>
        <w:rPr>
          <w:rtl/>
        </w:rPr>
        <w:t>-אלמאלכ דהאמשה (רע"ם):</w:t>
      </w:r>
    </w:p>
    <w:p w14:paraId="46926F9A" w14:textId="77777777" w:rsidR="00000000" w:rsidRDefault="007C71EE">
      <w:pPr>
        <w:pStyle w:val="a"/>
        <w:rPr>
          <w:rFonts w:hint="cs"/>
          <w:rtl/>
        </w:rPr>
      </w:pPr>
    </w:p>
    <w:p w14:paraId="7AD04188" w14:textId="77777777" w:rsidR="00000000" w:rsidRDefault="007C71EE">
      <w:pPr>
        <w:pStyle w:val="a"/>
        <w:rPr>
          <w:rFonts w:hint="cs"/>
          <w:rtl/>
        </w:rPr>
      </w:pPr>
      <w:r>
        <w:rPr>
          <w:rFonts w:hint="cs"/>
          <w:rtl/>
        </w:rPr>
        <w:t>זה עתה הצבענו על פיצול בוועדת הכלכלה. האם יהיה על זה דיון אישי?</w:t>
      </w:r>
    </w:p>
    <w:p w14:paraId="226EEF66" w14:textId="77777777" w:rsidR="00000000" w:rsidRDefault="007C71EE">
      <w:pPr>
        <w:pStyle w:val="a"/>
        <w:rPr>
          <w:rFonts w:hint="cs"/>
          <w:rtl/>
        </w:rPr>
      </w:pPr>
    </w:p>
    <w:p w14:paraId="14E2F29A" w14:textId="77777777" w:rsidR="00000000" w:rsidRDefault="007C71EE">
      <w:pPr>
        <w:pStyle w:val="ad"/>
        <w:rPr>
          <w:rtl/>
        </w:rPr>
      </w:pPr>
      <w:r>
        <w:rPr>
          <w:rtl/>
        </w:rPr>
        <w:t>היו"ר ראובן ריבלין:</w:t>
      </w:r>
    </w:p>
    <w:p w14:paraId="6181A98D" w14:textId="77777777" w:rsidR="00000000" w:rsidRDefault="007C71EE">
      <w:pPr>
        <w:pStyle w:val="a"/>
        <w:rPr>
          <w:rtl/>
        </w:rPr>
      </w:pPr>
    </w:p>
    <w:p w14:paraId="46527B7C" w14:textId="77777777" w:rsidR="00000000" w:rsidRDefault="007C71EE">
      <w:pPr>
        <w:pStyle w:val="a"/>
        <w:ind w:firstLine="0"/>
        <w:rPr>
          <w:rFonts w:hint="cs"/>
          <w:rtl/>
        </w:rPr>
      </w:pPr>
      <w:r>
        <w:rPr>
          <w:rFonts w:hint="cs"/>
          <w:rtl/>
        </w:rPr>
        <w:tab/>
        <w:t xml:space="preserve">ועדת הכנסת תחליט אם זה דיון אישי. יש טענה שזה לפי סעיף 47. אדוני היה סגן יושב-ראש הכנסת, בקיא בוודאי בסעיף 47. </w:t>
      </w:r>
    </w:p>
    <w:p w14:paraId="65582826" w14:textId="77777777" w:rsidR="00000000" w:rsidRDefault="007C71EE">
      <w:pPr>
        <w:pStyle w:val="a"/>
        <w:ind w:firstLine="0"/>
        <w:rPr>
          <w:rFonts w:hint="cs"/>
          <w:rtl/>
        </w:rPr>
      </w:pPr>
    </w:p>
    <w:p w14:paraId="02092D6C" w14:textId="77777777" w:rsidR="00000000" w:rsidRDefault="007C71EE">
      <w:pPr>
        <w:pStyle w:val="a"/>
        <w:rPr>
          <w:color w:val="0000FF"/>
          <w:szCs w:val="28"/>
          <w:rtl/>
        </w:rPr>
      </w:pPr>
    </w:p>
    <w:p w14:paraId="35204620" w14:textId="77777777" w:rsidR="00000000" w:rsidRDefault="007C71EE">
      <w:pPr>
        <w:pStyle w:val="Subject"/>
        <w:rPr>
          <w:rFonts w:hint="cs"/>
          <w:rtl/>
        </w:rPr>
      </w:pPr>
      <w:r>
        <w:rPr>
          <w:rFonts w:hint="cs"/>
          <w:rtl/>
        </w:rPr>
        <w:t>הצעות סיעות  העבודה-</w:t>
      </w:r>
      <w:r>
        <w:rPr>
          <w:rFonts w:hint="cs"/>
          <w:rtl/>
        </w:rPr>
        <w:t xml:space="preserve">מימד, ש"ס-יהדות התורה מרצ </w:t>
      </w:r>
      <w:r>
        <w:rPr>
          <w:rtl/>
        </w:rPr>
        <w:br/>
      </w:r>
      <w:r>
        <w:rPr>
          <w:rFonts w:hint="cs"/>
          <w:rtl/>
        </w:rPr>
        <w:t>וחד"ש-תע"ל להביע אי-אמון בממשלה בשל:</w:t>
      </w:r>
    </w:p>
    <w:p w14:paraId="322F14D1" w14:textId="77777777" w:rsidR="00000000" w:rsidRDefault="007C71EE">
      <w:pPr>
        <w:pStyle w:val="SubjectSub"/>
        <w:rPr>
          <w:rFonts w:hint="cs"/>
          <w:rtl/>
        </w:rPr>
      </w:pPr>
      <w:r>
        <w:rPr>
          <w:rFonts w:hint="cs"/>
          <w:rtl/>
        </w:rPr>
        <w:t xml:space="preserve">א.  העלייה באבטלה והמצב הכלכלי הקשה המוביל אזרחים לשלוח יד בנפשם; </w:t>
      </w:r>
    </w:p>
    <w:p w14:paraId="533E6294" w14:textId="77777777" w:rsidR="00000000" w:rsidRDefault="007C71EE">
      <w:pPr>
        <w:pStyle w:val="SubjectSub"/>
        <w:rPr>
          <w:rFonts w:hint="cs"/>
          <w:rtl/>
        </w:rPr>
      </w:pPr>
      <w:r>
        <w:rPr>
          <w:rFonts w:hint="cs"/>
          <w:rtl/>
        </w:rPr>
        <w:t xml:space="preserve"> ב.  הודעת שר הפנים על כוונתו לחוקק חוק שיאסור טיפול בבקשות </w:t>
      </w:r>
      <w:r>
        <w:rPr>
          <w:rtl/>
        </w:rPr>
        <w:br/>
      </w:r>
      <w:r>
        <w:rPr>
          <w:rFonts w:hint="cs"/>
          <w:rtl/>
        </w:rPr>
        <w:t xml:space="preserve">לאיחוד משפחות אלא במקרים חריגים שלגביהם תהיה תחולה רטרואקטיבית </w:t>
      </w:r>
    </w:p>
    <w:p w14:paraId="1B589AA4" w14:textId="77777777" w:rsidR="00000000" w:rsidRDefault="007C71EE">
      <w:pPr>
        <w:pStyle w:val="a"/>
        <w:rPr>
          <w:rFonts w:hint="cs"/>
          <w:rtl/>
        </w:rPr>
      </w:pPr>
    </w:p>
    <w:p w14:paraId="31313502" w14:textId="77777777" w:rsidR="00000000" w:rsidRDefault="007C71EE">
      <w:pPr>
        <w:pStyle w:val="ad"/>
        <w:rPr>
          <w:rtl/>
        </w:rPr>
      </w:pPr>
      <w:r>
        <w:rPr>
          <w:rtl/>
        </w:rPr>
        <w:t>היו"ר ראובן ריבלין:</w:t>
      </w:r>
    </w:p>
    <w:p w14:paraId="47CB66BE" w14:textId="77777777" w:rsidR="00000000" w:rsidRDefault="007C71EE">
      <w:pPr>
        <w:pStyle w:val="a"/>
        <w:rPr>
          <w:rtl/>
        </w:rPr>
      </w:pPr>
    </w:p>
    <w:p w14:paraId="613158C5" w14:textId="77777777" w:rsidR="00000000" w:rsidRDefault="007C71EE">
      <w:pPr>
        <w:pStyle w:val="a"/>
        <w:rPr>
          <w:rFonts w:hint="cs"/>
          <w:rtl/>
        </w:rPr>
      </w:pPr>
      <w:r>
        <w:rPr>
          <w:rFonts w:hint="cs"/>
          <w:rtl/>
        </w:rPr>
        <w:t>חבר הכנסת  דני יתום, בבקשה.</w:t>
      </w:r>
    </w:p>
    <w:p w14:paraId="3D275DED" w14:textId="77777777" w:rsidR="00000000" w:rsidRDefault="007C71EE">
      <w:pPr>
        <w:pStyle w:val="a"/>
        <w:rPr>
          <w:rFonts w:hint="cs"/>
          <w:rtl/>
        </w:rPr>
      </w:pPr>
    </w:p>
    <w:p w14:paraId="2A4B1734" w14:textId="77777777" w:rsidR="00000000" w:rsidRDefault="007C71EE">
      <w:pPr>
        <w:pStyle w:val="Speaker"/>
        <w:rPr>
          <w:rtl/>
        </w:rPr>
      </w:pPr>
      <w:bookmarkStart w:id="11" w:name="FS000001045T26_05_2003_10_47_10"/>
      <w:bookmarkEnd w:id="11"/>
      <w:r>
        <w:rPr>
          <w:rFonts w:hint="eastAsia"/>
          <w:rtl/>
        </w:rPr>
        <w:t>דני</w:t>
      </w:r>
      <w:r>
        <w:rPr>
          <w:rtl/>
        </w:rPr>
        <w:t xml:space="preserve"> יתום (העבודה-מימד):</w:t>
      </w:r>
    </w:p>
    <w:p w14:paraId="1DC5F205" w14:textId="77777777" w:rsidR="00000000" w:rsidRDefault="007C71EE">
      <w:pPr>
        <w:pStyle w:val="a"/>
        <w:rPr>
          <w:rFonts w:hint="cs"/>
          <w:rtl/>
        </w:rPr>
      </w:pPr>
    </w:p>
    <w:p w14:paraId="4DE27246" w14:textId="77777777" w:rsidR="00000000" w:rsidRDefault="007C71EE">
      <w:pPr>
        <w:pStyle w:val="a"/>
        <w:rPr>
          <w:rFonts w:hint="cs"/>
          <w:rtl/>
        </w:rPr>
      </w:pPr>
      <w:r>
        <w:rPr>
          <w:rFonts w:hint="cs"/>
          <w:rtl/>
        </w:rPr>
        <w:t xml:space="preserve">אדוני  יושב-ראש הכנסת, חברותי וחברי, חברות וחברי הכנסת, אדוני השר המתאם, מדינת ישראל נמצאת היום באחד המשברים הכלכליים הקשים והעמוקים ביותר בתולדותיה. אבל לפני שאדבר על המצב הכלכלי </w:t>
      </w:r>
      <w:r>
        <w:rPr>
          <w:rFonts w:hint="cs"/>
          <w:rtl/>
        </w:rPr>
        <w:t>הקשה, מצב שגורם לאנשים טובים לשלוח יד בנפשם מפני שנקלעו למעגל ייאוש נורא בלי יכולת לראות מוצא ממצב משברי כזה, אני מבקש להתחיל דווקא בברכות לממשלת ישראל.</w:t>
      </w:r>
    </w:p>
    <w:p w14:paraId="0346B3B6" w14:textId="77777777" w:rsidR="00000000" w:rsidRDefault="007C71EE">
      <w:pPr>
        <w:pStyle w:val="a"/>
        <w:rPr>
          <w:rFonts w:hint="cs"/>
          <w:rtl/>
        </w:rPr>
      </w:pPr>
    </w:p>
    <w:p w14:paraId="4A68FD25" w14:textId="77777777" w:rsidR="00000000" w:rsidRDefault="007C71EE">
      <w:pPr>
        <w:pStyle w:val="a"/>
        <w:rPr>
          <w:rFonts w:hint="cs"/>
          <w:rtl/>
        </w:rPr>
      </w:pPr>
      <w:r>
        <w:rPr>
          <w:rFonts w:hint="cs"/>
          <w:rtl/>
        </w:rPr>
        <w:t>אתמול נפל דבר בישראל. דווקא ממשלה ימנית בראשותו של ראש הממשלה מר אריאל שרון, יחד עם חברי כנסת ושרים כמ</w:t>
      </w:r>
      <w:r>
        <w:rPr>
          <w:rFonts w:hint="cs"/>
          <w:rtl/>
        </w:rPr>
        <w:t>ו אפי איתם, אביגדור ליברמן, עוזי לנדאו, לימור לבנת ואחרים, אימצה את מפת הדרכים והחליטה בפעם הראשונה בהיסטוריה של מדינת ישראל על הקמת מדינה פלסטינית לצד מדינת ישראל.</w:t>
      </w:r>
    </w:p>
    <w:p w14:paraId="38C45ED8" w14:textId="77777777" w:rsidR="00000000" w:rsidRDefault="007C71EE">
      <w:pPr>
        <w:pStyle w:val="a"/>
        <w:rPr>
          <w:rFonts w:hint="cs"/>
          <w:rtl/>
        </w:rPr>
      </w:pPr>
    </w:p>
    <w:p w14:paraId="60774C40" w14:textId="77777777" w:rsidR="00000000" w:rsidRDefault="007C71EE">
      <w:pPr>
        <w:pStyle w:val="ac"/>
        <w:rPr>
          <w:rtl/>
        </w:rPr>
      </w:pPr>
      <w:r>
        <w:rPr>
          <w:rFonts w:hint="eastAsia"/>
          <w:rtl/>
        </w:rPr>
        <w:t>דוד</w:t>
      </w:r>
      <w:r>
        <w:rPr>
          <w:rtl/>
        </w:rPr>
        <w:t xml:space="preserve"> לוי (הליכוד):</w:t>
      </w:r>
    </w:p>
    <w:p w14:paraId="5BB50D8A" w14:textId="77777777" w:rsidR="00000000" w:rsidRDefault="007C71EE">
      <w:pPr>
        <w:pStyle w:val="a"/>
        <w:rPr>
          <w:rFonts w:hint="cs"/>
          <w:rtl/>
        </w:rPr>
      </w:pPr>
    </w:p>
    <w:p w14:paraId="4BD53C40" w14:textId="77777777" w:rsidR="00000000" w:rsidRDefault="007C71EE">
      <w:pPr>
        <w:pStyle w:val="a"/>
        <w:rPr>
          <w:rFonts w:hint="cs"/>
          <w:rtl/>
        </w:rPr>
      </w:pPr>
      <w:r>
        <w:rPr>
          <w:rFonts w:hint="cs"/>
          <w:rtl/>
        </w:rPr>
        <w:t>היום אתה בהחלט יכול לומר: צדיקים מלאכתם נעשית על-ידי אחרים.</w:t>
      </w:r>
    </w:p>
    <w:p w14:paraId="4E754A47" w14:textId="77777777" w:rsidR="00000000" w:rsidRDefault="007C71EE">
      <w:pPr>
        <w:pStyle w:val="a"/>
        <w:rPr>
          <w:rFonts w:hint="cs"/>
          <w:rtl/>
        </w:rPr>
      </w:pPr>
    </w:p>
    <w:p w14:paraId="04AF5645" w14:textId="77777777" w:rsidR="00000000" w:rsidRDefault="007C71EE">
      <w:pPr>
        <w:pStyle w:val="SpeakerCon"/>
        <w:rPr>
          <w:rtl/>
        </w:rPr>
      </w:pPr>
      <w:bookmarkStart w:id="12" w:name="FS000001045T26_05_2003_10_53_02C"/>
      <w:bookmarkEnd w:id="12"/>
      <w:r>
        <w:rPr>
          <w:rtl/>
        </w:rPr>
        <w:t>דני יתום (</w:t>
      </w:r>
      <w:r>
        <w:rPr>
          <w:rtl/>
        </w:rPr>
        <w:t>העבודה-מימד):</w:t>
      </w:r>
    </w:p>
    <w:p w14:paraId="558D4BB0" w14:textId="77777777" w:rsidR="00000000" w:rsidRDefault="007C71EE">
      <w:pPr>
        <w:pStyle w:val="a"/>
        <w:rPr>
          <w:rtl/>
        </w:rPr>
      </w:pPr>
    </w:p>
    <w:p w14:paraId="289D88BD" w14:textId="77777777" w:rsidR="00000000" w:rsidRDefault="007C71EE">
      <w:pPr>
        <w:pStyle w:val="a"/>
        <w:rPr>
          <w:rFonts w:hint="cs"/>
          <w:rtl/>
        </w:rPr>
      </w:pPr>
      <w:r>
        <w:rPr>
          <w:rFonts w:hint="cs"/>
          <w:rtl/>
        </w:rPr>
        <w:t>ואני מקבל את מה שאמר מורי ורבי חבר הכנסת דוד לוי, שאכן, צדיקים מלאכתם נעשית על-ידי אחרים. מי היה מאמין שדווקא שרון יוביל מהלך שכזה. הרי אילו היתה זו ממשלה של העבודה, היו מתמלאים הרחובות והכיכרות בכל הערים והמושבות בקהל של מפגיני ימין שהיה יו</w:t>
      </w:r>
      <w:r>
        <w:rPr>
          <w:rFonts w:hint="cs"/>
          <w:rtl/>
        </w:rPr>
        <w:t xml:space="preserve">צא חוצץ ברעש גדול כנגד - - - </w:t>
      </w:r>
    </w:p>
    <w:p w14:paraId="3E93806B" w14:textId="77777777" w:rsidR="00000000" w:rsidRDefault="007C71EE">
      <w:pPr>
        <w:pStyle w:val="a"/>
        <w:rPr>
          <w:rFonts w:hint="cs"/>
          <w:rtl/>
        </w:rPr>
      </w:pPr>
    </w:p>
    <w:p w14:paraId="3BB266D5" w14:textId="77777777" w:rsidR="00000000" w:rsidRDefault="007C71EE">
      <w:pPr>
        <w:pStyle w:val="ad"/>
        <w:rPr>
          <w:rtl/>
        </w:rPr>
      </w:pPr>
      <w:r>
        <w:rPr>
          <w:rFonts w:hint="eastAsia"/>
          <w:rtl/>
        </w:rPr>
        <w:t>היו</w:t>
      </w:r>
      <w:r>
        <w:rPr>
          <w:rtl/>
        </w:rPr>
        <w:t>"ר ראובן ריבלין:</w:t>
      </w:r>
    </w:p>
    <w:p w14:paraId="461FCAAD" w14:textId="77777777" w:rsidR="00000000" w:rsidRDefault="007C71EE">
      <w:pPr>
        <w:pStyle w:val="a"/>
        <w:rPr>
          <w:rtl/>
        </w:rPr>
      </w:pPr>
    </w:p>
    <w:p w14:paraId="4CAF2BC2" w14:textId="77777777" w:rsidR="00000000" w:rsidRDefault="007C71EE">
      <w:pPr>
        <w:pStyle w:val="a"/>
        <w:rPr>
          <w:rFonts w:hint="cs"/>
          <w:rtl/>
        </w:rPr>
      </w:pPr>
      <w:r>
        <w:rPr>
          <w:rFonts w:hint="cs"/>
          <w:rtl/>
        </w:rPr>
        <w:t>האם אדוני בגלל זה מגיש אי-אמון?</w:t>
      </w:r>
    </w:p>
    <w:p w14:paraId="772E944E" w14:textId="77777777" w:rsidR="00000000" w:rsidRDefault="007C71EE">
      <w:pPr>
        <w:pStyle w:val="SpeakerCon"/>
        <w:rPr>
          <w:rFonts w:hint="cs"/>
          <w:rtl/>
        </w:rPr>
      </w:pPr>
      <w:bookmarkStart w:id="13" w:name="FS000001045T26_05_2003_10_54_30C"/>
      <w:bookmarkEnd w:id="13"/>
    </w:p>
    <w:p w14:paraId="50FC6494" w14:textId="77777777" w:rsidR="00000000" w:rsidRDefault="007C71EE">
      <w:pPr>
        <w:pStyle w:val="SpeakerCon"/>
        <w:rPr>
          <w:rFonts w:hint="cs"/>
          <w:rtl/>
        </w:rPr>
      </w:pPr>
    </w:p>
    <w:p w14:paraId="7DAB5F7F" w14:textId="77777777" w:rsidR="00000000" w:rsidRDefault="007C71EE">
      <w:pPr>
        <w:pStyle w:val="SpeakerCon"/>
        <w:rPr>
          <w:rtl/>
        </w:rPr>
      </w:pPr>
      <w:r>
        <w:rPr>
          <w:rtl/>
        </w:rPr>
        <w:t>דני יתום (העבודה-מימד):</w:t>
      </w:r>
    </w:p>
    <w:p w14:paraId="327B9442" w14:textId="77777777" w:rsidR="00000000" w:rsidRDefault="007C71EE">
      <w:pPr>
        <w:pStyle w:val="a"/>
        <w:rPr>
          <w:rtl/>
        </w:rPr>
      </w:pPr>
    </w:p>
    <w:p w14:paraId="49F36B09" w14:textId="77777777" w:rsidR="00000000" w:rsidRDefault="007C71EE">
      <w:pPr>
        <w:pStyle w:val="a"/>
        <w:rPr>
          <w:rFonts w:hint="cs"/>
          <w:rtl/>
        </w:rPr>
      </w:pPr>
      <w:r>
        <w:rPr>
          <w:rFonts w:hint="cs"/>
          <w:rtl/>
        </w:rPr>
        <w:t>לא, אמרתי שאני פותח דווקא בברכות לממשלה, אדוני יושב-ראש הכנסת.</w:t>
      </w:r>
    </w:p>
    <w:p w14:paraId="1A5E27EA" w14:textId="77777777" w:rsidR="00000000" w:rsidRDefault="007C71EE">
      <w:pPr>
        <w:pStyle w:val="a"/>
        <w:rPr>
          <w:rFonts w:hint="cs"/>
          <w:rtl/>
        </w:rPr>
      </w:pPr>
    </w:p>
    <w:p w14:paraId="292E0836" w14:textId="77777777" w:rsidR="00000000" w:rsidRDefault="007C71EE">
      <w:pPr>
        <w:pStyle w:val="a"/>
        <w:rPr>
          <w:rFonts w:hint="cs"/>
          <w:rtl/>
        </w:rPr>
      </w:pPr>
      <w:r>
        <w:rPr>
          <w:rFonts w:hint="cs"/>
          <w:rtl/>
        </w:rPr>
        <w:t>אני מבקש לברך מכאן, בשם  כל מי שנאבקים למען עתיד טוב יותר למדינת ישראל, למען מערכ</w:t>
      </w:r>
      <w:r>
        <w:rPr>
          <w:rFonts w:hint="cs"/>
          <w:rtl/>
        </w:rPr>
        <w:t>ת יחסים נורמלית בינינו לבין שכנינו הפלסטינים, למען מערכת יחסים נורמלית בינינו לבין שכנינו הערבים שעדיין אין לנו אתם יחסי שלום, אני מבקש לברך על הצעד הנכון והנועז, ואני מקווה ומתפלל, חבר הכנסת שריד, שבעקבות ההחלטה הזאת אכן יבואו גם מעשים.</w:t>
      </w:r>
    </w:p>
    <w:p w14:paraId="65FDCF0A" w14:textId="77777777" w:rsidR="00000000" w:rsidRDefault="007C71EE">
      <w:pPr>
        <w:pStyle w:val="a"/>
        <w:rPr>
          <w:rFonts w:hint="cs"/>
          <w:rtl/>
        </w:rPr>
      </w:pPr>
    </w:p>
    <w:p w14:paraId="54FCA127" w14:textId="77777777" w:rsidR="00000000" w:rsidRDefault="007C71EE">
      <w:pPr>
        <w:pStyle w:val="ac"/>
        <w:rPr>
          <w:rtl/>
        </w:rPr>
      </w:pPr>
      <w:r>
        <w:rPr>
          <w:rFonts w:hint="eastAsia"/>
          <w:rtl/>
        </w:rPr>
        <w:t>ג</w:t>
      </w:r>
      <w:r>
        <w:rPr>
          <w:rtl/>
        </w:rPr>
        <w:t>'מאל זחאלקה (בל"</w:t>
      </w:r>
      <w:r>
        <w:rPr>
          <w:rtl/>
        </w:rPr>
        <w:t>ד):</w:t>
      </w:r>
    </w:p>
    <w:p w14:paraId="7ABF2BEF" w14:textId="77777777" w:rsidR="00000000" w:rsidRDefault="007C71EE">
      <w:pPr>
        <w:pStyle w:val="a"/>
        <w:rPr>
          <w:rFonts w:hint="cs"/>
          <w:rtl/>
        </w:rPr>
      </w:pPr>
    </w:p>
    <w:p w14:paraId="130556B4" w14:textId="77777777" w:rsidR="00000000" w:rsidRDefault="007C71EE">
      <w:pPr>
        <w:pStyle w:val="a"/>
        <w:rPr>
          <w:rFonts w:hint="cs"/>
          <w:rtl/>
        </w:rPr>
      </w:pPr>
      <w:r>
        <w:rPr>
          <w:rFonts w:hint="cs"/>
          <w:rtl/>
        </w:rPr>
        <w:t>מה תגיד אם יתברר לך  שזו אחיזת עיניים?</w:t>
      </w:r>
    </w:p>
    <w:p w14:paraId="4EDBFA00" w14:textId="77777777" w:rsidR="00000000" w:rsidRDefault="007C71EE">
      <w:pPr>
        <w:pStyle w:val="a"/>
        <w:rPr>
          <w:rFonts w:hint="cs"/>
          <w:rtl/>
        </w:rPr>
      </w:pPr>
    </w:p>
    <w:p w14:paraId="6812BE32" w14:textId="77777777" w:rsidR="00000000" w:rsidRDefault="007C71EE">
      <w:pPr>
        <w:pStyle w:val="SpeakerCon"/>
        <w:rPr>
          <w:rtl/>
        </w:rPr>
      </w:pPr>
      <w:bookmarkStart w:id="14" w:name="FS000001045T26_05_2003_10_56_21C"/>
      <w:bookmarkEnd w:id="14"/>
      <w:r>
        <w:rPr>
          <w:rtl/>
        </w:rPr>
        <w:t>דני יתום (העבודה-מימד):</w:t>
      </w:r>
    </w:p>
    <w:p w14:paraId="32176918" w14:textId="77777777" w:rsidR="00000000" w:rsidRDefault="007C71EE">
      <w:pPr>
        <w:pStyle w:val="a"/>
        <w:rPr>
          <w:rtl/>
        </w:rPr>
      </w:pPr>
    </w:p>
    <w:p w14:paraId="47278AE5" w14:textId="77777777" w:rsidR="00000000" w:rsidRDefault="007C71EE">
      <w:pPr>
        <w:pStyle w:val="a"/>
        <w:rPr>
          <w:rFonts w:hint="cs"/>
          <w:rtl/>
        </w:rPr>
      </w:pPr>
      <w:r>
        <w:rPr>
          <w:rFonts w:hint="cs"/>
          <w:rtl/>
        </w:rPr>
        <w:t>חבר הכנסת זחאלקה, אני מבקש לתת סיכוי, מה שקרוי צ'אנס, לממשלה, ולראות אם אכן היא תלווה את דיבוריה גם במעשים. אבל אני עובר עכשיו להצעת האי-אמון, אל תהיה מודאג. גם הצעת האי-אמון תגיע.</w:t>
      </w:r>
    </w:p>
    <w:p w14:paraId="5308507A" w14:textId="77777777" w:rsidR="00000000" w:rsidRDefault="007C71EE">
      <w:pPr>
        <w:pStyle w:val="a"/>
        <w:rPr>
          <w:rFonts w:hint="cs"/>
          <w:rtl/>
        </w:rPr>
      </w:pPr>
    </w:p>
    <w:p w14:paraId="010437A2" w14:textId="77777777" w:rsidR="00000000" w:rsidRDefault="007C71EE">
      <w:pPr>
        <w:pStyle w:val="a"/>
        <w:rPr>
          <w:rFonts w:hint="cs"/>
          <w:rtl/>
        </w:rPr>
      </w:pPr>
      <w:r>
        <w:rPr>
          <w:rFonts w:hint="cs"/>
          <w:rtl/>
        </w:rPr>
        <w:t>אכן,</w:t>
      </w:r>
      <w:r>
        <w:rPr>
          <w:rFonts w:hint="cs"/>
          <w:rtl/>
        </w:rPr>
        <w:t xml:space="preserve"> אנחנו נמצאים היום באחד המשברים הכלכליים החמורים והעמוקים ביותר. לא רק משבר כלכלי הוא, אלא גם משבר חברתי.  ואותן גזירות כלכליות שהממשלה הזאת מנסה להנחית עלינו, רק יחריפו ויעמיקו את המצב הקשה שאנחנו נמצאים בו, גם כמדינה וגם כמדינה כפרטים.</w:t>
      </w:r>
    </w:p>
    <w:p w14:paraId="19D6F721" w14:textId="77777777" w:rsidR="00000000" w:rsidRDefault="007C71EE">
      <w:pPr>
        <w:pStyle w:val="a"/>
        <w:rPr>
          <w:rFonts w:hint="cs"/>
          <w:rtl/>
        </w:rPr>
      </w:pPr>
    </w:p>
    <w:p w14:paraId="66D36615" w14:textId="77777777" w:rsidR="00000000" w:rsidRDefault="007C71EE">
      <w:pPr>
        <w:pStyle w:val="a"/>
        <w:rPr>
          <w:rFonts w:hint="cs"/>
          <w:rtl/>
        </w:rPr>
      </w:pPr>
      <w:r>
        <w:rPr>
          <w:rFonts w:hint="cs"/>
          <w:rtl/>
        </w:rPr>
        <w:t>מה נותר לו לאדם מ</w:t>
      </w:r>
      <w:r>
        <w:rPr>
          <w:rFonts w:hint="cs"/>
          <w:rtl/>
        </w:rPr>
        <w:t>לבד כבודו? וגם אותו, את הכבוד הזה, רומסת הממשלה, רומס שר האוצר ברגל גסה. המצב הכלכלי ממשיך להידרדר. בשנתיים האחרונות איבד המשק כתוצאה ממדיניות כלכלית קלוקלת 6 מיליארדי דולרים. על-פי כל  התחזיות, בשנת 2003</w:t>
      </w:r>
      <w:r>
        <w:rPr>
          <w:rtl/>
        </w:rPr>
        <w:t xml:space="preserve"> </w:t>
      </w:r>
      <w:r>
        <w:rPr>
          <w:rFonts w:hint="cs"/>
          <w:rtl/>
        </w:rPr>
        <w:t>ימשיך ויאבד המשק 3  מיליארדי דולרים נוספים. חברות מ</w:t>
      </w:r>
      <w:r>
        <w:rPr>
          <w:rFonts w:hint="cs"/>
          <w:rtl/>
        </w:rPr>
        <w:t>תמוטטות, עסקים נסגרים, מספר המובטלים רק הולך וגדל. רק השבוע התבשרנו בשורה מרה שניחתה עלינו באופן לא מפתיע: מספר המובטלים במדינת ישראל הגיע ללמעלה מ=281,000, שזה בעצם  שיא כל הזמנים, מצב שהוא קשה הרבה יותר מהמצב המשברי שחווינו בשנת 1992, כשהיינו עדים לגלי ע</w:t>
      </w:r>
      <w:r>
        <w:rPr>
          <w:rFonts w:hint="cs"/>
          <w:rtl/>
        </w:rPr>
        <w:t>לייה גדולים שהגיעו למדינת ישראל מחבר המדינות.</w:t>
      </w:r>
    </w:p>
    <w:p w14:paraId="570028B4" w14:textId="77777777" w:rsidR="00000000" w:rsidRDefault="007C71EE">
      <w:pPr>
        <w:pStyle w:val="a"/>
        <w:rPr>
          <w:rFonts w:hint="cs"/>
          <w:rtl/>
        </w:rPr>
      </w:pPr>
    </w:p>
    <w:p w14:paraId="3C26674B" w14:textId="77777777" w:rsidR="00000000" w:rsidRDefault="007C71EE">
      <w:pPr>
        <w:pStyle w:val="a"/>
        <w:rPr>
          <w:rFonts w:hint="cs"/>
          <w:rtl/>
        </w:rPr>
      </w:pPr>
      <w:r>
        <w:rPr>
          <w:rFonts w:hint="cs"/>
          <w:rtl/>
        </w:rPr>
        <w:t>יש היום יותר מובטלים מאשר אי-פעם. שיעור המובטלים במדינת ישראל הרקיע ל=10.8%. רק ברבעון האחרון עלה שיעור המובטלים מ=10.2% ל=10.6%. והערכת אנשי משרד האוצר ואנשי המשרדים הממשלתיים האחרים שמופקדים על ניהול מערכת ה</w:t>
      </w:r>
      <w:r>
        <w:rPr>
          <w:rFonts w:hint="cs"/>
          <w:rtl/>
        </w:rPr>
        <w:t>כלכלה בישראל, היא שעוד השנה מספר המובטלים, המספר הזה, הנורא, שמדיר שינה מעיני הרבה מאוד משפחות, יחצה את קו  300,000 המובטלים.</w:t>
      </w:r>
    </w:p>
    <w:p w14:paraId="28558349" w14:textId="77777777" w:rsidR="00000000" w:rsidRDefault="007C71EE">
      <w:pPr>
        <w:pStyle w:val="a"/>
        <w:rPr>
          <w:rFonts w:hint="cs"/>
          <w:rtl/>
        </w:rPr>
      </w:pPr>
    </w:p>
    <w:p w14:paraId="739A5598" w14:textId="77777777" w:rsidR="00000000" w:rsidRDefault="007C71EE">
      <w:pPr>
        <w:pStyle w:val="ac"/>
        <w:rPr>
          <w:rtl/>
        </w:rPr>
      </w:pPr>
      <w:r>
        <w:rPr>
          <w:rFonts w:hint="eastAsia"/>
          <w:rtl/>
        </w:rPr>
        <w:t>אורי</w:t>
      </w:r>
      <w:r>
        <w:rPr>
          <w:rtl/>
        </w:rPr>
        <w:t xml:space="preserve"> יהודה אריאל (האיחוד הלאומי - ישראל ביתנו):</w:t>
      </w:r>
    </w:p>
    <w:p w14:paraId="02D28C67" w14:textId="77777777" w:rsidR="00000000" w:rsidRDefault="007C71EE">
      <w:pPr>
        <w:pStyle w:val="a"/>
        <w:rPr>
          <w:rFonts w:hint="cs"/>
          <w:rtl/>
        </w:rPr>
      </w:pPr>
    </w:p>
    <w:p w14:paraId="6260F959" w14:textId="77777777" w:rsidR="00000000" w:rsidRDefault="007C71EE">
      <w:pPr>
        <w:pStyle w:val="a"/>
        <w:rPr>
          <w:rFonts w:hint="cs"/>
          <w:rtl/>
        </w:rPr>
      </w:pPr>
      <w:r>
        <w:rPr>
          <w:rFonts w:hint="cs"/>
          <w:rtl/>
        </w:rPr>
        <w:t>את מי אתם מייצגים? - - -</w:t>
      </w:r>
    </w:p>
    <w:p w14:paraId="3D4AB270" w14:textId="77777777" w:rsidR="00000000" w:rsidRDefault="007C71EE">
      <w:pPr>
        <w:pStyle w:val="a"/>
        <w:rPr>
          <w:rFonts w:hint="cs"/>
          <w:rtl/>
        </w:rPr>
      </w:pPr>
    </w:p>
    <w:p w14:paraId="75AC3AC4" w14:textId="77777777" w:rsidR="00000000" w:rsidRDefault="007C71EE">
      <w:pPr>
        <w:pStyle w:val="SpeakerCon"/>
        <w:rPr>
          <w:rtl/>
        </w:rPr>
      </w:pPr>
      <w:bookmarkStart w:id="15" w:name="FS000001045T26_05_2003_11_04_06C"/>
      <w:bookmarkEnd w:id="15"/>
      <w:r>
        <w:rPr>
          <w:rtl/>
        </w:rPr>
        <w:t>דני יתום (העבודה-מימד):</w:t>
      </w:r>
    </w:p>
    <w:p w14:paraId="6B57675D" w14:textId="77777777" w:rsidR="00000000" w:rsidRDefault="007C71EE">
      <w:pPr>
        <w:pStyle w:val="a"/>
        <w:rPr>
          <w:rtl/>
        </w:rPr>
      </w:pPr>
    </w:p>
    <w:p w14:paraId="132545DC" w14:textId="77777777" w:rsidR="00000000" w:rsidRDefault="007C71EE">
      <w:pPr>
        <w:pStyle w:val="a"/>
        <w:rPr>
          <w:rFonts w:hint="cs"/>
          <w:rtl/>
        </w:rPr>
      </w:pPr>
      <w:r>
        <w:rPr>
          <w:rFonts w:hint="cs"/>
          <w:rtl/>
        </w:rPr>
        <w:t>אדם מובטל, ללא עבודה וללא פרנ</w:t>
      </w:r>
      <w:r>
        <w:rPr>
          <w:rFonts w:hint="cs"/>
          <w:rtl/>
        </w:rPr>
        <w:t>סה, הוא אדם שניטל ממנו כבודו, חבר הכנסת אורי יהודה אריאל. מה יאמר אדם מובטל לילדיו כאשר איננו מסוגל לממן להם את ספרי הלימוד? מה יאמר אדם מובטל לילדיו כאשר איננו מסוגל לצייד אותם בפת לחם, בסנדוויץ', לבית-הספר?</w:t>
      </w:r>
    </w:p>
    <w:p w14:paraId="17F5D221" w14:textId="77777777" w:rsidR="00000000" w:rsidRDefault="007C71EE">
      <w:pPr>
        <w:pStyle w:val="a"/>
        <w:rPr>
          <w:rFonts w:hint="cs"/>
          <w:rtl/>
        </w:rPr>
      </w:pPr>
    </w:p>
    <w:p w14:paraId="4C8B0139" w14:textId="77777777" w:rsidR="00000000" w:rsidRDefault="007C71EE">
      <w:pPr>
        <w:pStyle w:val="a"/>
        <w:rPr>
          <w:rFonts w:hint="cs"/>
          <w:rtl/>
        </w:rPr>
      </w:pPr>
      <w:r>
        <w:rPr>
          <w:rFonts w:hint="cs"/>
          <w:rtl/>
        </w:rPr>
        <w:t>גם בימים הקשים ביותר של מדינה צעירה שהוקמה מתו</w:t>
      </w:r>
      <w:r>
        <w:rPr>
          <w:rFonts w:hint="cs"/>
          <w:rtl/>
        </w:rPr>
        <w:t>ך האש ותמרות העשן של מלחמת השחרור, לא נראו ברחובות שלנו מראות כל כך נוראיים. מבוגרים וזקנים שמחטטים בפחי זבל, אדוני חבר הכנסת הרצוג. ילדים שפורצים אל בתי שכניהם, אל בתי-עסק, על מנת שתהיה להם פת לחם לאותו היום. ילדים בני שמונה, בני שש - הם עושים זאת כי הם ר</w:t>
      </w:r>
      <w:r>
        <w:rPr>
          <w:rFonts w:hint="cs"/>
          <w:rtl/>
        </w:rPr>
        <w:t>עבים ואין להם כסף ולא אוכל על מנת להשביע את רעבונם.</w:t>
      </w:r>
    </w:p>
    <w:p w14:paraId="0BBABB41" w14:textId="77777777" w:rsidR="00000000" w:rsidRDefault="007C71EE">
      <w:pPr>
        <w:pStyle w:val="a"/>
        <w:rPr>
          <w:rFonts w:hint="cs"/>
          <w:rtl/>
        </w:rPr>
      </w:pPr>
    </w:p>
    <w:p w14:paraId="15AE7466" w14:textId="77777777" w:rsidR="00000000" w:rsidRDefault="007C71EE">
      <w:pPr>
        <w:pStyle w:val="a"/>
        <w:rPr>
          <w:rFonts w:hint="cs"/>
          <w:rtl/>
        </w:rPr>
      </w:pPr>
      <w:r>
        <w:rPr>
          <w:rFonts w:hint="cs"/>
          <w:rtl/>
        </w:rPr>
        <w:t>מי ראה  אי-פעם חיילי צה"ל עומדים במדים, פושטים יד בקרן הרחוב, במטרה לאסוף כמה שקלים על מנת שיוכלו לכלכל במשהו, ולו במעט, את בטנם הרעבה? מי ראה בתי-תמחוי מלאים בילדים יותר מאשר במבוגרים? ואולי הגרוע מכול,</w:t>
      </w:r>
      <w:r>
        <w:rPr>
          <w:rFonts w:hint="cs"/>
          <w:rtl/>
        </w:rPr>
        <w:t xml:space="preserve"> בני אדם, אדוני יושב-ראש הכנסת, בני כל הגילים, שמתאבדים בגלל הייאוש הנורא שאחז בגרונם כמו טבעת חנק שאוחזת ואיננה מרפה. </w:t>
      </w:r>
    </w:p>
    <w:p w14:paraId="60B420FA" w14:textId="77777777" w:rsidR="00000000" w:rsidRDefault="007C71EE">
      <w:pPr>
        <w:pStyle w:val="a"/>
        <w:rPr>
          <w:rFonts w:hint="cs"/>
          <w:rtl/>
        </w:rPr>
      </w:pPr>
    </w:p>
    <w:p w14:paraId="7962124D" w14:textId="77777777" w:rsidR="00000000" w:rsidRDefault="007C71EE">
      <w:pPr>
        <w:pStyle w:val="a"/>
        <w:rPr>
          <w:rFonts w:hint="cs"/>
          <w:rtl/>
        </w:rPr>
      </w:pPr>
      <w:r>
        <w:rPr>
          <w:rFonts w:hint="cs"/>
          <w:rtl/>
        </w:rPr>
        <w:t>ממשלה שאיננה מסוגלת לאפשר ביטחון כלכלי מינימלי לאזרחיה, ממשלה שאיננה מאפשרת לאזרחיה כבוד מינימלי, ואפילו נוטלת מהם את כבודם בשעות כל כך</w:t>
      </w:r>
      <w:r>
        <w:rPr>
          <w:rFonts w:hint="cs"/>
          <w:rtl/>
        </w:rPr>
        <w:t xml:space="preserve"> קשות, ממשלה כזאת איננה יכולה ולא צריך שתמשיך למשול בישראל.</w:t>
      </w:r>
    </w:p>
    <w:p w14:paraId="4264FB00" w14:textId="77777777" w:rsidR="00000000" w:rsidRDefault="007C71EE">
      <w:pPr>
        <w:pStyle w:val="a"/>
        <w:rPr>
          <w:rFonts w:hint="cs"/>
          <w:rtl/>
        </w:rPr>
      </w:pPr>
    </w:p>
    <w:p w14:paraId="36FDFF8C" w14:textId="77777777" w:rsidR="00000000" w:rsidRDefault="007C71EE">
      <w:pPr>
        <w:pStyle w:val="a"/>
        <w:rPr>
          <w:rFonts w:hint="cs"/>
          <w:rtl/>
        </w:rPr>
      </w:pPr>
      <w:r>
        <w:rPr>
          <w:rFonts w:hint="cs"/>
          <w:rtl/>
        </w:rPr>
        <w:t xml:space="preserve">מכת המתאבדים בחודשים האחרונים עקב המצב הכלכלי הנורא היא תופעה ללא תקדים. </w:t>
      </w:r>
      <w:r>
        <w:rPr>
          <w:rtl/>
        </w:rPr>
        <w:br/>
      </w:r>
      <w:r>
        <w:rPr>
          <w:rFonts w:hint="cs"/>
          <w:rtl/>
        </w:rPr>
        <w:t>ב=30 בינואר 2003 התאבד מגדל פרחים לאחר שצבר חובות כבדים; ב=8 באפריל 2003 התאבד בן 14 בתלייה, ולפי מכתב  שהשאיר,  ההתאבדות</w:t>
      </w:r>
      <w:r>
        <w:rPr>
          <w:rFonts w:hint="cs"/>
          <w:rtl/>
        </w:rPr>
        <w:t xml:space="preserve"> נועדה להקל כלכלית על אמו; ב=23 באפריל התאבד גבר בן 36 - אשתו אמרה לאחר מכן שמה ששבר אותו בסוף זה המקרר הריק בחג; מורה שפוטרה מעבודתה התאבדה ב=19 במאי 2003, עת קפצה אל מותה באתר בנייה בתל-אביב; וגבר בן 31 התאבד לפני ימים מספר, ב=22 במאי 2003, ובמכתב שהשאיר</w:t>
      </w:r>
      <w:r>
        <w:rPr>
          <w:rFonts w:hint="cs"/>
          <w:rtl/>
        </w:rPr>
        <w:t xml:space="preserve"> הוא אמר: לא עמדתי בקרב ההישרדות היומיומי. בכיסו נמצאו שיקים שהוחזרו.</w:t>
      </w:r>
    </w:p>
    <w:p w14:paraId="494181D0" w14:textId="77777777" w:rsidR="00000000" w:rsidRDefault="007C71EE">
      <w:pPr>
        <w:pStyle w:val="a"/>
        <w:rPr>
          <w:rFonts w:hint="cs"/>
          <w:rtl/>
        </w:rPr>
      </w:pPr>
    </w:p>
    <w:p w14:paraId="711DEE3D" w14:textId="77777777" w:rsidR="00000000" w:rsidRDefault="007C71EE">
      <w:pPr>
        <w:pStyle w:val="a"/>
        <w:rPr>
          <w:rFonts w:hint="cs"/>
          <w:rtl/>
        </w:rPr>
      </w:pPr>
      <w:r>
        <w:rPr>
          <w:rFonts w:hint="cs"/>
          <w:rtl/>
        </w:rPr>
        <w:t>רבותי חברי הכנסת,  חברי השר המתאם, 16 מתאבדים  שנטלו את חייהם במו ידיהם מאז תחילת שנת 2003, וכל זאת על רקע המצב  הכלכלי הנורא. רבים נוספים שלא הזכרתי את שמותיהם, קפצו, ירו והלכו אל מותם</w:t>
      </w:r>
      <w:r>
        <w:rPr>
          <w:rFonts w:hint="cs"/>
          <w:rtl/>
        </w:rPr>
        <w:t xml:space="preserve">. כל זאת מכיוון שאיבדו כל תקווה ולא ראו שום מוצא ממעגל הייאוש הנורא. ואיפה כל ההבטחות של ממשלת כל ההבטחות, להביא למצב כלכלי וביטחוני טוב יותר? </w:t>
      </w:r>
    </w:p>
    <w:p w14:paraId="244986A9" w14:textId="77777777" w:rsidR="00000000" w:rsidRDefault="007C71EE">
      <w:pPr>
        <w:pStyle w:val="a"/>
        <w:ind w:firstLine="0"/>
        <w:rPr>
          <w:rFonts w:hint="cs"/>
          <w:rtl/>
        </w:rPr>
      </w:pPr>
    </w:p>
    <w:p w14:paraId="33BFB579" w14:textId="77777777" w:rsidR="00000000" w:rsidRDefault="007C71EE">
      <w:pPr>
        <w:pStyle w:val="a"/>
        <w:rPr>
          <w:rFonts w:hint="cs"/>
          <w:rtl/>
        </w:rPr>
      </w:pPr>
      <w:r>
        <w:rPr>
          <w:rFonts w:hint="cs"/>
          <w:rtl/>
        </w:rPr>
        <w:t>לסיכום, יש לנו ממשלה גרועה, שמכבידה את היד על העם במקום להיטיב ולגלות חמלה. על כן, אני קורא לבית הזה על חברותיו</w:t>
      </w:r>
      <w:r>
        <w:rPr>
          <w:rFonts w:hint="cs"/>
          <w:rtl/>
        </w:rPr>
        <w:t xml:space="preserve"> וחבריו, להצביע אי-אמון בממשלתו של שרון. תודה. </w:t>
      </w:r>
    </w:p>
    <w:p w14:paraId="5CA19FA6" w14:textId="77777777" w:rsidR="00000000" w:rsidRDefault="007C71EE">
      <w:pPr>
        <w:pStyle w:val="a"/>
        <w:ind w:firstLine="0"/>
        <w:rPr>
          <w:rFonts w:hint="cs"/>
          <w:rtl/>
        </w:rPr>
      </w:pPr>
    </w:p>
    <w:p w14:paraId="3F768217" w14:textId="77777777" w:rsidR="00000000" w:rsidRDefault="007C71EE">
      <w:pPr>
        <w:pStyle w:val="ad"/>
        <w:rPr>
          <w:rtl/>
        </w:rPr>
      </w:pPr>
      <w:r>
        <w:rPr>
          <w:rtl/>
        </w:rPr>
        <w:t>היו"ר ראובן ריבלין:</w:t>
      </w:r>
    </w:p>
    <w:p w14:paraId="40697D94" w14:textId="77777777" w:rsidR="00000000" w:rsidRDefault="007C71EE">
      <w:pPr>
        <w:pStyle w:val="a"/>
        <w:rPr>
          <w:rtl/>
        </w:rPr>
      </w:pPr>
    </w:p>
    <w:p w14:paraId="2A036CB6" w14:textId="77777777" w:rsidR="00000000" w:rsidRDefault="007C71EE">
      <w:pPr>
        <w:pStyle w:val="a"/>
        <w:rPr>
          <w:rFonts w:hint="cs"/>
          <w:rtl/>
        </w:rPr>
      </w:pPr>
      <w:r>
        <w:rPr>
          <w:rFonts w:hint="cs"/>
          <w:rtl/>
        </w:rPr>
        <w:t xml:space="preserve">אני מאוד מודה לחבר הכנסת יתום שעמד בלוח הזמנים על השנייה. וגם השעון מולו. כל הכבוד, תודה רבה. בבקשה, חבר הכנסת אלי ישי, לרשות אדוני עשר דקות. </w:t>
      </w:r>
    </w:p>
    <w:p w14:paraId="606E42B4" w14:textId="77777777" w:rsidR="00000000" w:rsidRDefault="007C71EE">
      <w:pPr>
        <w:pStyle w:val="a"/>
        <w:ind w:firstLine="0"/>
        <w:rPr>
          <w:rFonts w:hint="cs"/>
          <w:rtl/>
        </w:rPr>
      </w:pPr>
    </w:p>
    <w:p w14:paraId="0101E343" w14:textId="77777777" w:rsidR="00000000" w:rsidRDefault="007C71EE">
      <w:pPr>
        <w:pStyle w:val="Speaker"/>
        <w:rPr>
          <w:rtl/>
        </w:rPr>
      </w:pPr>
      <w:bookmarkStart w:id="16" w:name="FS000000494T26_05_2003_10_54_04"/>
      <w:bookmarkEnd w:id="16"/>
      <w:r>
        <w:rPr>
          <w:rFonts w:hint="eastAsia"/>
          <w:rtl/>
        </w:rPr>
        <w:t>אליהו</w:t>
      </w:r>
      <w:r>
        <w:rPr>
          <w:rtl/>
        </w:rPr>
        <w:t xml:space="preserve"> ישי (ש"ס):</w:t>
      </w:r>
    </w:p>
    <w:p w14:paraId="40783C15" w14:textId="77777777" w:rsidR="00000000" w:rsidRDefault="007C71EE">
      <w:pPr>
        <w:pStyle w:val="a"/>
        <w:rPr>
          <w:rFonts w:hint="cs"/>
          <w:rtl/>
        </w:rPr>
      </w:pPr>
    </w:p>
    <w:p w14:paraId="5FA5DB0D" w14:textId="77777777" w:rsidR="00000000" w:rsidRDefault="007C71EE">
      <w:pPr>
        <w:pStyle w:val="a"/>
        <w:rPr>
          <w:rFonts w:hint="cs"/>
          <w:rtl/>
        </w:rPr>
      </w:pPr>
      <w:r>
        <w:rPr>
          <w:rFonts w:hint="cs"/>
          <w:rtl/>
        </w:rPr>
        <w:t>אדוני היושב-ראש, חברי חב</w:t>
      </w:r>
      <w:r>
        <w:rPr>
          <w:rFonts w:hint="cs"/>
          <w:rtl/>
        </w:rPr>
        <w:t>רי הכנסת, אנחנו נוהגים לקרוא פרקי אבות עד מתן תורה. חשבתי, מה מתאים לתקופה הקשה של היום ומה מתאים לממשלה שלנו. מצאתי שאמר רבן יוחנן בן זכאי לתלמידיו: צאו וראו איזו היא דרך רעה שיתרחק ממנה האדם. אדוני היושב-ראש: דרך רעה שיתרחק ממנה האדם. רבי אליעזר אומר: עי</w:t>
      </w:r>
      <w:r>
        <w:rPr>
          <w:rFonts w:hint="cs"/>
          <w:rtl/>
        </w:rPr>
        <w:t xml:space="preserve">ן רעה. רבי יהושע אומר: חבר רע. רבי יוסף אומר: שכן רע. רבי שמעון אומר: הלווה ואינו משלם. רבי אלעזר אומר: לב רע. אמר להם רבן יוחנן: רואה אני את דברי רבי אלעזר בן ערך בדבריכם, שבכלל דבריו דבריכם. </w:t>
      </w:r>
      <w:r>
        <w:rPr>
          <w:rFonts w:hint="cs"/>
        </w:rPr>
        <w:t xml:space="preserve"> </w:t>
      </w:r>
      <w:r>
        <w:rPr>
          <w:rFonts w:hint="cs"/>
          <w:rtl/>
        </w:rPr>
        <w:t>לב רע. מי שיש לו לב רע, זה  אדם שצריך להתרחק ממנו. זה בעצם האד</w:t>
      </w:r>
      <w:r>
        <w:rPr>
          <w:rFonts w:hint="cs"/>
          <w:rtl/>
        </w:rPr>
        <w:t xml:space="preserve">ם המסוכן ביותר. ואני אומר לכם, שיש לנו ממשלה עם לב רע. יש לנו ממשלה עם לב רע, ואני אסביר לכם למה ממשלה עם לב רע.  </w:t>
      </w:r>
    </w:p>
    <w:p w14:paraId="78D17CD4" w14:textId="77777777" w:rsidR="00000000" w:rsidRDefault="007C71EE">
      <w:pPr>
        <w:pStyle w:val="a"/>
        <w:rPr>
          <w:rFonts w:hint="cs"/>
        </w:rPr>
      </w:pPr>
    </w:p>
    <w:p w14:paraId="17AEBB91" w14:textId="77777777" w:rsidR="00000000" w:rsidRDefault="007C71EE">
      <w:pPr>
        <w:pStyle w:val="a"/>
        <w:rPr>
          <w:rFonts w:hint="cs"/>
          <w:rtl/>
        </w:rPr>
      </w:pPr>
      <w:r>
        <w:rPr>
          <w:rFonts w:hint="cs"/>
          <w:rtl/>
        </w:rPr>
        <w:t xml:space="preserve">כשיש מאבק סביב קצבאות הילדים - למה לקצץ לילדים? בוא נאמר, אין מנוס. אדוני </w:t>
      </w:r>
      <w:r>
        <w:rPr>
          <w:rtl/>
        </w:rPr>
        <w:br/>
      </w:r>
      <w:r>
        <w:rPr>
          <w:rFonts w:hint="cs"/>
          <w:rtl/>
        </w:rPr>
        <w:t>היושב-ראש, אין מנוס והממשלה החליטה להרעיב את ילדי ישראל. הממשלה ה</w:t>
      </w:r>
      <w:r>
        <w:rPr>
          <w:rFonts w:hint="cs"/>
          <w:rtl/>
        </w:rPr>
        <w:t xml:space="preserve">חליטה להוריד מתחת לקו העוני עוד מאות אלפי ילדים. הממשלה החליטה, מעבר למשפט שיהיו מתחת לקו העוני, שיהיו מתחת לקו הרעב. מה זה? אני עוד לא יודע, עוד מעט אסביר. </w:t>
      </w:r>
    </w:p>
    <w:p w14:paraId="255E688B" w14:textId="77777777" w:rsidR="00000000" w:rsidRDefault="007C71EE">
      <w:pPr>
        <w:pStyle w:val="a"/>
        <w:rPr>
          <w:rFonts w:hint="cs"/>
          <w:rtl/>
        </w:rPr>
      </w:pPr>
    </w:p>
    <w:p w14:paraId="31DD5F2F" w14:textId="77777777" w:rsidR="00000000" w:rsidRDefault="007C71EE">
      <w:pPr>
        <w:pStyle w:val="a"/>
        <w:rPr>
          <w:rFonts w:hint="cs"/>
          <w:rtl/>
        </w:rPr>
      </w:pPr>
      <w:r>
        <w:rPr>
          <w:rFonts w:hint="cs"/>
          <w:rtl/>
        </w:rPr>
        <w:t>הממשלה אומרת, מי שיש לו ילד אחד, יקצצו לו 2 שקלים. מי שיש לו שני ילדים - יקצצו לו 4 שקלים. אבל מי</w:t>
      </w:r>
      <w:r>
        <w:rPr>
          <w:rFonts w:hint="cs"/>
          <w:rtl/>
        </w:rPr>
        <w:t xml:space="preserve"> שיש לו שישה ילדים, יקצצו לו 60% - למעלה מ=1,000 שקלים. למה? זה לא לב רע? הממשלה רוצה 2 מיליארדים - תקצץ שווה לכולם. למה אתה מקצץ למי שיש לו שלושה, ארבעה, חמישה ושישה ילדים במאות אחוזים יותר מאשר למי שיש לו ילד אחד? אם הממשלה כל כך רעה ורוצה לקצץ, בבקשה, ש</w:t>
      </w:r>
      <w:r>
        <w:rPr>
          <w:rFonts w:hint="cs"/>
          <w:rtl/>
        </w:rPr>
        <w:t xml:space="preserve">תקצץ שווה. מישהו קם ושם לב לרשעות, לרוע הלב הזה? </w:t>
      </w:r>
    </w:p>
    <w:p w14:paraId="14995AE1" w14:textId="77777777" w:rsidR="00000000" w:rsidRDefault="007C71EE">
      <w:pPr>
        <w:pStyle w:val="a"/>
        <w:rPr>
          <w:rFonts w:hint="cs"/>
          <w:rtl/>
        </w:rPr>
      </w:pPr>
    </w:p>
    <w:p w14:paraId="5A40242E" w14:textId="77777777" w:rsidR="00000000" w:rsidRDefault="007C71EE">
      <w:pPr>
        <w:pStyle w:val="a"/>
        <w:rPr>
          <w:rFonts w:hint="cs"/>
          <w:rtl/>
        </w:rPr>
      </w:pPr>
      <w:r>
        <w:rPr>
          <w:rFonts w:hint="cs"/>
          <w:rtl/>
        </w:rPr>
        <w:t>המוסד לביטוח לאומי קבע כמה העשירון הראשון והשני צריכים להשתכר: משפחה עם ארבעה ילדים - 6,175 שקלים. חברי חברי הכנסת, אנחנו יודעים מה זה להשתכר 6,175 שקלים; לא היינו מסתדרים עם זה אפילו יום אחד, נכון? זה שיש</w:t>
      </w:r>
      <w:r>
        <w:rPr>
          <w:rFonts w:hint="cs"/>
          <w:rtl/>
        </w:rPr>
        <w:t xml:space="preserve"> לו ארבעה ילדים, קרי שש נפשות. אותו אדם עובד ומקבל שכר מינימום, אשתו מובטלת - הרי אין עבודה. כמו שעם ישראל בכו לפרעה, אמרו: לכו לעבודה. הממשלה אומרת: לכו לעבודה. זה בדיוק מה שפרעה עשה לעם ישראל. עם ישראל בכה לו: תבן אין ניתן לעבדיך, ולבנים אומרים להם עשו. </w:t>
      </w:r>
      <w:r>
        <w:rPr>
          <w:rFonts w:hint="cs"/>
          <w:rtl/>
        </w:rPr>
        <w:t>תן תבן, יכינו לבנים. לא, גם את התבן תביאו. הרי אין עבודה, מה הססמה הזאת, מה הרשעות - לכו לעבודה, למובטלים שרוצים לעבוד ואנשים שרוצים לעבוד? אם כן, 6,175 שקלים, הוא מקבל שכר מינימום, מורידים לו בקצבת הילדים 50%-60% ואומרים לו: חיה עם זה. בכל מקרה הוא נמצא מ</w:t>
      </w:r>
      <w:r>
        <w:rPr>
          <w:rFonts w:hint="cs"/>
          <w:rtl/>
        </w:rPr>
        <w:t xml:space="preserve">תחת לקו העוני; אנחנו מדברים על העשירון הראשון והשני. </w:t>
      </w:r>
    </w:p>
    <w:p w14:paraId="69B8EC9F" w14:textId="77777777" w:rsidR="00000000" w:rsidRDefault="007C71EE">
      <w:pPr>
        <w:pStyle w:val="a"/>
        <w:rPr>
          <w:rFonts w:hint="cs"/>
          <w:rtl/>
        </w:rPr>
      </w:pPr>
    </w:p>
    <w:p w14:paraId="765A8FE3" w14:textId="77777777" w:rsidR="00000000" w:rsidRDefault="007C71EE">
      <w:pPr>
        <w:pStyle w:val="a"/>
        <w:rPr>
          <w:rFonts w:hint="cs"/>
          <w:rtl/>
        </w:rPr>
      </w:pPr>
      <w:r>
        <w:rPr>
          <w:rFonts w:hint="cs"/>
          <w:rtl/>
        </w:rPr>
        <w:t xml:space="preserve">עכשיו צריך לחפש את המשפט החדש, את הנוסחה החדשה: רעבים ללחם. מתחת לקו הרעב. מה זאת אומרת מתחת לקו הרעב? אני לא יודע להגדיר זאת. מדינת ישראל במקום הגרוע ביותר בקצבאות הילדים. בעבר היינו במקומות הראשונים </w:t>
      </w:r>
      <w:r>
        <w:rPr>
          <w:rFonts w:hint="cs"/>
          <w:rtl/>
        </w:rPr>
        <w:t>- ראשון, שני ושלישי. היום, ניו-זילנד לפנינו, גרמניה, פינלנד, אוסטרליה, נורבגיה, צרפת, בלגיה, שבדיה, בריטניה, דנמרק, קנדה, אירלנד, פורטוגל, אוסטרליה. ישראל במקום האחרון בקצבאות הילדים. זו לא ממשלה עם לב רע? תמיד מנסים ללמד אותנו מה קורה במדינות אחרות בעולם.</w:t>
      </w:r>
      <w:r>
        <w:rPr>
          <w:rFonts w:hint="cs"/>
          <w:rtl/>
        </w:rPr>
        <w:t xml:space="preserve"> בבקשה, בואו נלמד גם דברים טובים מהעולם, ולא רק דברים רעים. באיזו מדינה בעולם קובעים פער כזה בין הילד הראשון לבין הילד הרביעי, החמישי והשישי. זו לא ממשלה עם לב רע? </w:t>
      </w:r>
    </w:p>
    <w:p w14:paraId="0B4EE889" w14:textId="77777777" w:rsidR="00000000" w:rsidRDefault="007C71EE">
      <w:pPr>
        <w:pStyle w:val="a"/>
        <w:rPr>
          <w:rFonts w:hint="cs"/>
          <w:rtl/>
        </w:rPr>
      </w:pPr>
    </w:p>
    <w:p w14:paraId="6D3B86FD" w14:textId="77777777" w:rsidR="00000000" w:rsidRDefault="007C71EE">
      <w:pPr>
        <w:pStyle w:val="a"/>
        <w:rPr>
          <w:rFonts w:hint="cs"/>
          <w:rtl/>
        </w:rPr>
      </w:pPr>
      <w:r>
        <w:rPr>
          <w:rFonts w:hint="cs"/>
          <w:rtl/>
        </w:rPr>
        <w:t xml:space="preserve">דבר נוסף, זה לא מספיק - - - </w:t>
      </w:r>
    </w:p>
    <w:p w14:paraId="1FB69318" w14:textId="77777777" w:rsidR="00000000" w:rsidRDefault="007C71EE">
      <w:pPr>
        <w:pStyle w:val="a"/>
        <w:ind w:firstLine="0"/>
        <w:rPr>
          <w:rFonts w:hint="cs"/>
          <w:rtl/>
        </w:rPr>
      </w:pPr>
    </w:p>
    <w:p w14:paraId="3A35CADF" w14:textId="77777777" w:rsidR="00000000" w:rsidRDefault="007C71EE">
      <w:pPr>
        <w:pStyle w:val="ac"/>
        <w:rPr>
          <w:rtl/>
        </w:rPr>
      </w:pPr>
      <w:r>
        <w:rPr>
          <w:rFonts w:hint="eastAsia"/>
          <w:rtl/>
        </w:rPr>
        <w:t>יצחק</w:t>
      </w:r>
      <w:r>
        <w:rPr>
          <w:rtl/>
        </w:rPr>
        <w:t xml:space="preserve"> וקנין (ש"ס):</w:t>
      </w:r>
    </w:p>
    <w:p w14:paraId="3CB4ADF8" w14:textId="77777777" w:rsidR="00000000" w:rsidRDefault="007C71EE">
      <w:pPr>
        <w:pStyle w:val="a"/>
        <w:rPr>
          <w:rFonts w:hint="cs"/>
          <w:rtl/>
        </w:rPr>
      </w:pPr>
    </w:p>
    <w:p w14:paraId="7A82DE94" w14:textId="77777777" w:rsidR="00000000" w:rsidRDefault="007C71EE">
      <w:pPr>
        <w:pStyle w:val="a"/>
        <w:rPr>
          <w:rFonts w:hint="cs"/>
          <w:rtl/>
        </w:rPr>
      </w:pPr>
      <w:r>
        <w:rPr>
          <w:rFonts w:hint="cs"/>
          <w:rtl/>
        </w:rPr>
        <w:t xml:space="preserve">אין לה לב, הלוואי שהיה לה לב. </w:t>
      </w:r>
    </w:p>
    <w:p w14:paraId="09A1CBA8" w14:textId="77777777" w:rsidR="00000000" w:rsidRDefault="007C71EE">
      <w:pPr>
        <w:pStyle w:val="a"/>
        <w:ind w:firstLine="0"/>
        <w:rPr>
          <w:rFonts w:hint="cs"/>
          <w:rtl/>
        </w:rPr>
      </w:pPr>
    </w:p>
    <w:p w14:paraId="1F0E9120" w14:textId="77777777" w:rsidR="00000000" w:rsidRDefault="007C71EE">
      <w:pPr>
        <w:pStyle w:val="SpeakerCon"/>
        <w:rPr>
          <w:rtl/>
        </w:rPr>
      </w:pPr>
      <w:bookmarkStart w:id="17" w:name="FS000000494T26_05_2003_11_14_16C"/>
      <w:bookmarkEnd w:id="17"/>
      <w:r>
        <w:rPr>
          <w:rtl/>
        </w:rPr>
        <w:t>אליהו ישי</w:t>
      </w:r>
      <w:r>
        <w:rPr>
          <w:rtl/>
        </w:rPr>
        <w:t xml:space="preserve"> (ש"ס):</w:t>
      </w:r>
    </w:p>
    <w:p w14:paraId="0CE228BB" w14:textId="77777777" w:rsidR="00000000" w:rsidRDefault="007C71EE">
      <w:pPr>
        <w:pStyle w:val="a"/>
        <w:rPr>
          <w:rtl/>
        </w:rPr>
      </w:pPr>
    </w:p>
    <w:p w14:paraId="5B4158EF" w14:textId="77777777" w:rsidR="00000000" w:rsidRDefault="007C71EE">
      <w:pPr>
        <w:pStyle w:val="a"/>
        <w:rPr>
          <w:rFonts w:hint="cs"/>
          <w:rtl/>
        </w:rPr>
      </w:pPr>
      <w:r>
        <w:rPr>
          <w:rFonts w:hint="cs"/>
          <w:rtl/>
        </w:rPr>
        <w:t>המשפחות שזקוקות להבטחת הכנסה, המשפחות שמקבלות הבטחה הכנסה, שאין להן ממה להתקיים, שכבר נמצאות בקטגוריה של רעב - אגב, מה שטומי לפיד עשה, ההבטחה שלו לשכבות הביניים - הן כבר שכבות הנמצאות מתחת לקו העוני, אותן הוא הוריד לקו העוני; לקו העוני ומתחת לקו ה</w:t>
      </w:r>
      <w:r>
        <w:rPr>
          <w:rFonts w:hint="cs"/>
          <w:rtl/>
        </w:rPr>
        <w:t xml:space="preserve">עוני -  עכשיו זה נקרא  קו הרעב; קו הרעב ומתחת לקו הרעב. </w:t>
      </w:r>
    </w:p>
    <w:p w14:paraId="74FDC235" w14:textId="77777777" w:rsidR="00000000" w:rsidRDefault="007C71EE">
      <w:pPr>
        <w:pStyle w:val="a"/>
        <w:rPr>
          <w:rFonts w:hint="cs"/>
          <w:rtl/>
        </w:rPr>
      </w:pPr>
    </w:p>
    <w:p w14:paraId="46104EFC" w14:textId="77777777" w:rsidR="00000000" w:rsidRDefault="007C71EE">
      <w:pPr>
        <w:pStyle w:val="a"/>
        <w:rPr>
          <w:rFonts w:hint="cs"/>
          <w:rtl/>
        </w:rPr>
      </w:pPr>
      <w:r>
        <w:rPr>
          <w:rFonts w:hint="cs"/>
          <w:rtl/>
        </w:rPr>
        <w:t>משפחה שזקוקה להבטחת הכנסה, גם את ההנחה בתרופות מבטלים לה, למה? אני מכיר משפחות, אני אומר לכם באחריות מלאה ובידיעה ברורה, לפני שבועיים-שלושה ביקרתי משפחה, ילד עם דלקת בגרון, אנגינה חריפה, 40 מעלות חו</w:t>
      </w:r>
      <w:r>
        <w:rPr>
          <w:rFonts w:hint="cs"/>
          <w:rtl/>
        </w:rPr>
        <w:t xml:space="preserve">ם. אני אומר לאמא שלו: קחי אותו לרופא. והיא אומרת לי: למה אקח אותו לרופא? יש לי כסף לתרופות, 50 שקלים עבור אנטיביוטיקה? אני אומר לה: זה הפתרון, מגבת קרה על המצח כל הזמן? מה יכול לקרות לילד הזה, כמה המדינה תשלם אחר כך לאותם ילדים? </w:t>
      </w:r>
    </w:p>
    <w:p w14:paraId="7AB2EA64" w14:textId="77777777" w:rsidR="00000000" w:rsidRDefault="007C71EE">
      <w:pPr>
        <w:pStyle w:val="a"/>
        <w:rPr>
          <w:rFonts w:hint="cs"/>
          <w:rtl/>
        </w:rPr>
      </w:pPr>
    </w:p>
    <w:p w14:paraId="3CD6FE28" w14:textId="77777777" w:rsidR="00000000" w:rsidRDefault="007C71EE">
      <w:pPr>
        <w:pStyle w:val="a"/>
        <w:rPr>
          <w:rFonts w:hint="cs"/>
          <w:rtl/>
        </w:rPr>
      </w:pPr>
      <w:r>
        <w:rPr>
          <w:rFonts w:hint="cs"/>
          <w:rtl/>
        </w:rPr>
        <w:t>אתם יודעים מה זה כאב שיני</w:t>
      </w:r>
      <w:r>
        <w:rPr>
          <w:rFonts w:hint="cs"/>
          <w:rtl/>
        </w:rPr>
        <w:t xml:space="preserve">ים. באה אלי משפחה יחד עם ילדם; הוא צועק מכאבי שיניים, הוא בוכה, הוא לא יכול לישון בלילה, אבל אף אחד לא יטפל בשיניים שלו, כי גם אם בכלל היה כסף ללחם וחלב, גם את זה לוקחים,  אז איך הוא יטפל בשיניים? </w:t>
      </w:r>
    </w:p>
    <w:p w14:paraId="1EE119E0" w14:textId="77777777" w:rsidR="00000000" w:rsidRDefault="007C71EE">
      <w:pPr>
        <w:pStyle w:val="a"/>
        <w:rPr>
          <w:rFonts w:hint="cs"/>
          <w:rtl/>
        </w:rPr>
      </w:pPr>
    </w:p>
    <w:p w14:paraId="3CAA7BF2" w14:textId="77777777" w:rsidR="00000000" w:rsidRDefault="007C71EE">
      <w:pPr>
        <w:pStyle w:val="a"/>
        <w:rPr>
          <w:rFonts w:hint="cs"/>
          <w:rtl/>
        </w:rPr>
      </w:pPr>
      <w:r>
        <w:rPr>
          <w:rFonts w:hint="cs"/>
          <w:rtl/>
        </w:rPr>
        <w:t>זו לא ממשלה עם לב רע? מישהו קם ומדבר? מישהו בתוך הממשלה ה</w:t>
      </w:r>
      <w:r>
        <w:rPr>
          <w:rFonts w:hint="cs"/>
          <w:rtl/>
        </w:rPr>
        <w:t>אטומה קם ואומר משהו? פעם קרה שמישהו מתוך הקואליציה, מתוך הממשלה קם וזעק? כמה מתאבדים יש אצלנו - שמעתם מישהו מחברי הממשלה שזעק בעניין? האם הממשלה יכולה לקום ולומר: ידי לא שפכו את הדם הזה? למעלה מעשרה מתאבדים, ושקט, כמו מדינת עולם שלישי. איפה הרחמנות? איפה ה</w:t>
      </w:r>
      <w:r>
        <w:rPr>
          <w:rFonts w:hint="cs"/>
          <w:rtl/>
        </w:rPr>
        <w:t xml:space="preserve">התחשבות? תסתובבו ברחובות. אולי הגיע הזמן לרדת לעם? תרדו לעם. </w:t>
      </w:r>
    </w:p>
    <w:p w14:paraId="7361B705" w14:textId="77777777" w:rsidR="00000000" w:rsidRDefault="007C71EE">
      <w:pPr>
        <w:pStyle w:val="a"/>
        <w:rPr>
          <w:rFonts w:hint="cs"/>
          <w:rtl/>
        </w:rPr>
      </w:pPr>
    </w:p>
    <w:p w14:paraId="06B73F4B" w14:textId="77777777" w:rsidR="00000000" w:rsidRDefault="007C71EE">
      <w:pPr>
        <w:pStyle w:val="a"/>
        <w:rPr>
          <w:rFonts w:hint="cs"/>
          <w:rtl/>
        </w:rPr>
      </w:pPr>
      <w:r>
        <w:rPr>
          <w:rFonts w:hint="cs"/>
          <w:rtl/>
        </w:rPr>
        <w:t>רבותי חברי הכנסת, אני מציע לחברי הכנסת, אני אומר את זה מתוך כאב לב, בואו נצא החוצה, בואו נסייר בשכונות, בואו ניכנס לבתים. דווקא אתם, חברי הקואליציה - אותו הסכם קואליציוני אכזרי בין שינוי לבין ה</w:t>
      </w:r>
      <w:r>
        <w:rPr>
          <w:rFonts w:hint="cs"/>
          <w:rtl/>
        </w:rPr>
        <w:t>מפד"ל בעניין קצבאות הילדים, ועדיין יש מאבק בין טומי לפיד לבין שר האוצר, שהגזירה תחול בשנה הראשונה; הוא רוצה להרעיב אותם כבר בשנה הראשונה, הוא רוצה שלא יהיה להם מה לאכול כבר בשנה הראשונה. אז מדברים על פריסה של שבע שנים, שכשלעצמה זו גזירה גדולה ומיותרת, גם כ</w:t>
      </w:r>
      <w:r>
        <w:rPr>
          <w:rFonts w:hint="cs"/>
          <w:rtl/>
        </w:rPr>
        <w:t xml:space="preserve">ך עיקר הקיצוץ יהיה בשנה הראשונה. שינוי לא מוכנים לוותר. הפשרה שאולי תהיה, שבשנה הראשונה יהיה עיקר הקיצוץ. מה זה רוע הלב? זו לא ממשלה עם לב רע? תענו לי. </w:t>
      </w:r>
    </w:p>
    <w:p w14:paraId="3F03D91E" w14:textId="77777777" w:rsidR="00000000" w:rsidRDefault="007C71EE">
      <w:pPr>
        <w:pStyle w:val="a"/>
        <w:rPr>
          <w:rFonts w:hint="cs"/>
          <w:rtl/>
        </w:rPr>
      </w:pPr>
    </w:p>
    <w:p w14:paraId="11AD2892" w14:textId="77777777" w:rsidR="00000000" w:rsidRDefault="007C71EE">
      <w:pPr>
        <w:pStyle w:val="a"/>
        <w:rPr>
          <w:rFonts w:hint="cs"/>
          <w:rtl/>
        </w:rPr>
      </w:pPr>
      <w:r>
        <w:rPr>
          <w:rFonts w:hint="cs"/>
          <w:rtl/>
        </w:rPr>
        <w:t>אדוני היושב-ראש, אני מבקש שעם ישראל ידע איך הממשלה הזאת מתאכזרת אל העם שלה. איך הממשלה הזאת פועלת ברוע</w:t>
      </w:r>
      <w:r>
        <w:rPr>
          <w:rFonts w:hint="cs"/>
          <w:rtl/>
        </w:rPr>
        <w:t xml:space="preserve"> לב. </w:t>
      </w:r>
    </w:p>
    <w:p w14:paraId="3AFA2642" w14:textId="77777777" w:rsidR="00000000" w:rsidRDefault="007C71EE">
      <w:pPr>
        <w:pStyle w:val="a"/>
        <w:rPr>
          <w:rFonts w:hint="cs"/>
          <w:rtl/>
        </w:rPr>
      </w:pPr>
    </w:p>
    <w:p w14:paraId="299A74D0" w14:textId="77777777" w:rsidR="00000000" w:rsidRDefault="007C71EE">
      <w:pPr>
        <w:pStyle w:val="a"/>
        <w:rPr>
          <w:rFonts w:hint="cs"/>
          <w:rtl/>
        </w:rPr>
      </w:pPr>
      <w:r>
        <w:rPr>
          <w:rFonts w:hint="cs"/>
          <w:rtl/>
        </w:rPr>
        <w:t>אם זה לא מספיק לכם, אדוני היושב-ראש, רוצים לגזור גזירה נוספת: עקרות בית, מובטלות, שגם כך אין להן מה לאכול - היא לא מקבלת 6,000 שקלים דמי מחיה מינימליים שהמוסד לביטוח לאומי קובע, אלא היא מקבלת פחות מ=3,000 שקלים, היא כבר נמצאת בקו הרעב. מה אומרים לה?</w:t>
      </w:r>
      <w:r>
        <w:rPr>
          <w:rFonts w:hint="cs"/>
          <w:rtl/>
        </w:rPr>
        <w:t xml:space="preserve"> בואי, גברתי הנכבדה, עכשיו תקבלי קנס, קנס נוסף של 70 שקלים דמי בריאות. הרי אין לך כסף לתרופות, אנחנו ניתן לך קנס, עוד 70 שקלים, שהיא לא תשלם וכך גם לא תהיה מבוטחת. שחלילה לא יבואו לקופת-החולים לבקש תרופות; והרי אין לנו לתת לכן, אז עדיף שלא תבואו מראש. זו ל</w:t>
      </w:r>
      <w:r>
        <w:rPr>
          <w:rFonts w:hint="cs"/>
          <w:rtl/>
        </w:rPr>
        <w:t xml:space="preserve">א ממשלה עם לב רע? </w:t>
      </w:r>
    </w:p>
    <w:p w14:paraId="25802A4D" w14:textId="77777777" w:rsidR="00000000" w:rsidRDefault="007C71EE">
      <w:pPr>
        <w:pStyle w:val="a"/>
        <w:ind w:firstLine="0"/>
        <w:rPr>
          <w:rFonts w:hint="cs"/>
          <w:rtl/>
        </w:rPr>
      </w:pPr>
    </w:p>
    <w:p w14:paraId="40E3A48A" w14:textId="77777777" w:rsidR="00000000" w:rsidRDefault="007C71EE">
      <w:pPr>
        <w:pStyle w:val="ad"/>
        <w:rPr>
          <w:rtl/>
        </w:rPr>
      </w:pPr>
      <w:r>
        <w:rPr>
          <w:rtl/>
        </w:rPr>
        <w:t>היו"ר ראובן ריבלין:</w:t>
      </w:r>
    </w:p>
    <w:p w14:paraId="782C106E" w14:textId="77777777" w:rsidR="00000000" w:rsidRDefault="007C71EE">
      <w:pPr>
        <w:pStyle w:val="a"/>
        <w:rPr>
          <w:rtl/>
        </w:rPr>
      </w:pPr>
    </w:p>
    <w:p w14:paraId="4D7F450B" w14:textId="77777777" w:rsidR="00000000" w:rsidRDefault="007C71EE">
      <w:pPr>
        <w:pStyle w:val="a"/>
        <w:rPr>
          <w:rFonts w:hint="cs"/>
          <w:rtl/>
        </w:rPr>
      </w:pPr>
      <w:r>
        <w:rPr>
          <w:rFonts w:hint="cs"/>
          <w:rtl/>
        </w:rPr>
        <w:t xml:space="preserve">השר אלון וחבר הכנסת מלכיאור, אתם נמצאים מתחת לקו הדוכן ומאוד קשה לשמוע. </w:t>
      </w:r>
    </w:p>
    <w:p w14:paraId="2688A538" w14:textId="77777777" w:rsidR="00000000" w:rsidRDefault="007C71EE">
      <w:pPr>
        <w:pStyle w:val="a"/>
        <w:ind w:firstLine="0"/>
        <w:rPr>
          <w:rFonts w:hint="cs"/>
          <w:rtl/>
        </w:rPr>
      </w:pPr>
    </w:p>
    <w:p w14:paraId="6337103C" w14:textId="77777777" w:rsidR="00000000" w:rsidRDefault="007C71EE">
      <w:pPr>
        <w:pStyle w:val="SpeakerCon"/>
        <w:rPr>
          <w:rtl/>
        </w:rPr>
      </w:pPr>
      <w:bookmarkStart w:id="18" w:name="FS000000494T26_05_2003_11_11_11"/>
      <w:bookmarkEnd w:id="18"/>
      <w:r>
        <w:rPr>
          <w:rtl/>
        </w:rPr>
        <w:t>אליהו ישי (ש"ס):</w:t>
      </w:r>
    </w:p>
    <w:p w14:paraId="5276C528" w14:textId="77777777" w:rsidR="00000000" w:rsidRDefault="007C71EE">
      <w:pPr>
        <w:pStyle w:val="a"/>
        <w:rPr>
          <w:rtl/>
        </w:rPr>
      </w:pPr>
    </w:p>
    <w:p w14:paraId="317676EF" w14:textId="77777777" w:rsidR="00000000" w:rsidRDefault="007C71EE">
      <w:pPr>
        <w:pStyle w:val="a"/>
        <w:rPr>
          <w:rFonts w:hint="cs"/>
          <w:rtl/>
        </w:rPr>
      </w:pPr>
      <w:r>
        <w:rPr>
          <w:rFonts w:hint="cs"/>
          <w:rtl/>
        </w:rPr>
        <w:t>אדוני היושב-ראש, שמעון הצדיק היה משיירי הכנסת הגדולה. עסקינן בפרקי אבות, נמשיך עוד בפרקי אבות. על שלושה דברים, אדוני היושב-</w:t>
      </w:r>
      <w:r>
        <w:rPr>
          <w:rFonts w:hint="cs"/>
          <w:rtl/>
        </w:rPr>
        <w:t xml:space="preserve">ראש, העולם עומד: על התורה, על העבודה ועל גמילות חסדים. הממשלה הזאת, עם הלב הרע, הורסת את כל היסודות ואת שלושת הדברים שעליהם העולם עומד. </w:t>
      </w:r>
    </w:p>
    <w:p w14:paraId="28BD7BC7" w14:textId="77777777" w:rsidR="00000000" w:rsidRDefault="007C71EE">
      <w:pPr>
        <w:pStyle w:val="a"/>
        <w:rPr>
          <w:rFonts w:hint="cs"/>
          <w:rtl/>
        </w:rPr>
      </w:pPr>
    </w:p>
    <w:p w14:paraId="084249AD" w14:textId="77777777" w:rsidR="00000000" w:rsidRDefault="007C71EE">
      <w:pPr>
        <w:pStyle w:val="a"/>
        <w:rPr>
          <w:rFonts w:hint="cs"/>
          <w:rtl/>
        </w:rPr>
      </w:pPr>
      <w:r>
        <w:rPr>
          <w:rFonts w:hint="cs"/>
          <w:rtl/>
        </w:rPr>
        <w:t>על התורה, כבר ראינו. כל הגזירות שיכולות להיות נגד עולם התורה, כל הגזירות. להרוס, לאבד, למחוק. כל זיק, כל דבר שיש לו קש</w:t>
      </w:r>
      <w:r>
        <w:rPr>
          <w:rFonts w:hint="cs"/>
          <w:rtl/>
        </w:rPr>
        <w:t xml:space="preserve">ר למסורת ישראל, לתורת ישראל, הוחלט למגר ולהרוס אותו.     </w:t>
      </w:r>
    </w:p>
    <w:p w14:paraId="72113727" w14:textId="77777777" w:rsidR="00000000" w:rsidRDefault="007C71EE">
      <w:pPr>
        <w:pStyle w:val="a"/>
        <w:ind w:firstLine="720"/>
        <w:rPr>
          <w:rFonts w:hint="cs"/>
          <w:rtl/>
        </w:rPr>
      </w:pPr>
    </w:p>
    <w:p w14:paraId="197DD40C" w14:textId="77777777" w:rsidR="00000000" w:rsidRDefault="007C71EE">
      <w:pPr>
        <w:pStyle w:val="a"/>
        <w:ind w:firstLine="720"/>
        <w:rPr>
          <w:rFonts w:hint="cs"/>
          <w:rtl/>
        </w:rPr>
      </w:pPr>
      <w:r>
        <w:rPr>
          <w:rFonts w:hint="cs"/>
          <w:rtl/>
        </w:rPr>
        <w:t>דבר שני, על העבודה. פתרון ממקומות עבודה. אין מקומות עבודה. הגענו לשיא השיאים. קרוב ל=300,000 מובטלים. משפחות קורסות, אנשים מתאבדים, אין פוצה פה ומצפצף. זה לא מעניין את הממשלה, זה לא מעניין אף אחד ב</w:t>
      </w:r>
      <w:r>
        <w:rPr>
          <w:rFonts w:hint="cs"/>
          <w:rtl/>
        </w:rPr>
        <w:t xml:space="preserve">ממשלת ישראל. פעם קרה דבר כזה? ישבתי בממשלות ישראל וראיתי ונאבקנו יחד. חלק מחברי פה ישבו בממשלות ישראל. כמה נאבקנו, כמה גזירות ביטלנו. היום זאת ממשלה שכל המהות שלה היא לפגוע ולהתאכזר. </w:t>
      </w:r>
    </w:p>
    <w:p w14:paraId="0B3C9406" w14:textId="77777777" w:rsidR="00000000" w:rsidRDefault="007C71EE">
      <w:pPr>
        <w:pStyle w:val="a"/>
        <w:ind w:firstLine="720"/>
        <w:rPr>
          <w:rFonts w:hint="cs"/>
          <w:rtl/>
        </w:rPr>
      </w:pPr>
    </w:p>
    <w:p w14:paraId="2E075E7B" w14:textId="77777777" w:rsidR="00000000" w:rsidRDefault="007C71EE">
      <w:pPr>
        <w:pStyle w:val="a"/>
        <w:ind w:firstLine="720"/>
        <w:rPr>
          <w:rFonts w:hint="cs"/>
          <w:rtl/>
        </w:rPr>
      </w:pPr>
      <w:r>
        <w:rPr>
          <w:rFonts w:hint="cs"/>
          <w:rtl/>
        </w:rPr>
        <w:t>הדבר האחרון, החשוב ביותר, גמילות חסדים. המוסד לביטוח לאומי, שאמור לתת א</w:t>
      </w:r>
      <w:r>
        <w:rPr>
          <w:rFonts w:hint="cs"/>
          <w:rtl/>
        </w:rPr>
        <w:t xml:space="preserve">ת המחיה, את הקצבה לאותם מוגבלים, נכים, חד-הוריות, ילדים שאין להם מה לאכול, גם שם, כפי שהסברתי, הקיצוץ הוא דרסטי. </w:t>
      </w:r>
    </w:p>
    <w:p w14:paraId="6BC06647" w14:textId="77777777" w:rsidR="00000000" w:rsidRDefault="007C71EE">
      <w:pPr>
        <w:pStyle w:val="a"/>
        <w:ind w:firstLine="720"/>
        <w:rPr>
          <w:rFonts w:hint="cs"/>
          <w:rtl/>
        </w:rPr>
      </w:pPr>
    </w:p>
    <w:p w14:paraId="4F20AA94" w14:textId="77777777" w:rsidR="00000000" w:rsidRDefault="007C71EE">
      <w:pPr>
        <w:pStyle w:val="a"/>
        <w:ind w:firstLine="720"/>
        <w:rPr>
          <w:rFonts w:hint="cs"/>
          <w:rtl/>
        </w:rPr>
      </w:pPr>
      <w:r>
        <w:rPr>
          <w:rFonts w:hint="cs"/>
          <w:rtl/>
        </w:rPr>
        <w:t>אדוני היושב-ראש, אני אומר לך, זה נראה כמו חלום הכי שחור, שבו שמובילים את מדינת ישראל לתהום. קמים קברניטי העם, הממשלה הרעה כפי שאמרתי, בוחנת ו</w:t>
      </w:r>
      <w:r>
        <w:rPr>
          <w:rFonts w:hint="cs"/>
          <w:rtl/>
        </w:rPr>
        <w:t xml:space="preserve">בודקת איך אפשר לדכא את אזרחי מדינת ישראל, איך אפשר להרעיב את ילדי מדינת ישראל, איך אפשר לפגוע יותר ויותר. </w:t>
      </w:r>
    </w:p>
    <w:p w14:paraId="333CC21D" w14:textId="77777777" w:rsidR="00000000" w:rsidRDefault="007C71EE">
      <w:pPr>
        <w:pStyle w:val="a"/>
        <w:ind w:firstLine="720"/>
        <w:rPr>
          <w:rFonts w:hint="cs"/>
          <w:rtl/>
        </w:rPr>
      </w:pPr>
    </w:p>
    <w:p w14:paraId="3CEF9DEA" w14:textId="77777777" w:rsidR="00000000" w:rsidRDefault="007C71EE">
      <w:pPr>
        <w:pStyle w:val="a"/>
        <w:ind w:firstLine="720"/>
        <w:rPr>
          <w:rFonts w:hint="cs"/>
          <w:rtl/>
        </w:rPr>
      </w:pPr>
      <w:r>
        <w:rPr>
          <w:rFonts w:hint="cs"/>
          <w:rtl/>
        </w:rPr>
        <w:t>אני אומר לכם, כאדם שישב הרבה שנים בממשלה, גם בתוכניות הקשות ביותר, האכזריות ביותר, כל תוכניות המגירה של האוצר, לא העליתי על דעתי, ואולי גם הם לא העל</w:t>
      </w:r>
      <w:r>
        <w:rPr>
          <w:rFonts w:hint="cs"/>
          <w:rtl/>
        </w:rPr>
        <w:t>ו על דעתם, כאלה תוכניות קשות וכאלה החלטות אכזריות.</w:t>
      </w:r>
    </w:p>
    <w:p w14:paraId="4F89E982" w14:textId="77777777" w:rsidR="00000000" w:rsidRDefault="007C71EE">
      <w:pPr>
        <w:pStyle w:val="a"/>
        <w:ind w:firstLine="720"/>
        <w:rPr>
          <w:rFonts w:hint="cs"/>
          <w:rtl/>
        </w:rPr>
      </w:pPr>
    </w:p>
    <w:p w14:paraId="78CFEF59" w14:textId="77777777" w:rsidR="00000000" w:rsidRDefault="007C71EE">
      <w:pPr>
        <w:pStyle w:val="a"/>
        <w:ind w:firstLine="720"/>
        <w:rPr>
          <w:rFonts w:hint="cs"/>
          <w:rtl/>
        </w:rPr>
      </w:pPr>
      <w:r>
        <w:rPr>
          <w:rFonts w:hint="cs"/>
          <w:rtl/>
        </w:rPr>
        <w:t>העולם עומד על התורה ועל העבודה ועל גמילות חסדים, וכשמדינה פוגעת ביסודות שעליהם העולם עומד, אין קיום, אדוני היושב-ראש, לממשלה כזאת. המדינה מאבדת את זכות הקיום שלה.</w:t>
      </w:r>
    </w:p>
    <w:p w14:paraId="5C1E2257" w14:textId="77777777" w:rsidR="00000000" w:rsidRDefault="007C71EE">
      <w:pPr>
        <w:pStyle w:val="a"/>
        <w:ind w:firstLine="720"/>
        <w:rPr>
          <w:rFonts w:hint="cs"/>
          <w:rtl/>
        </w:rPr>
      </w:pPr>
    </w:p>
    <w:p w14:paraId="0B184AEF" w14:textId="77777777" w:rsidR="00000000" w:rsidRDefault="007C71EE">
      <w:pPr>
        <w:pStyle w:val="a"/>
        <w:ind w:firstLine="720"/>
        <w:rPr>
          <w:rFonts w:hint="cs"/>
          <w:rtl/>
        </w:rPr>
      </w:pPr>
      <w:r>
        <w:rPr>
          <w:rFonts w:hint="cs"/>
          <w:rtl/>
        </w:rPr>
        <w:t xml:space="preserve">אני פונה מפה לחברי בקואליציה, אולי משהו </w:t>
      </w:r>
      <w:r>
        <w:rPr>
          <w:rFonts w:hint="cs"/>
          <w:rtl/>
        </w:rPr>
        <w:t>יקרה ברגע האחרון, אולי משהו הגיוני יקרה ברגע האחרון, לפחות לבטל את הגזירה הזאת על עקרות הבית. הרי בכל מקרה, שמעתי שבעוד חודשיים-שלושה יהיה קיצוץ נוסף. עשרות מיליארדים בשנים האחרונות. 80%-90% מכל הקיצוצים של המיליארדים האלה על השכבות החלשות. שאף אחד לא יגיד</w:t>
      </w:r>
      <w:r>
        <w:rPr>
          <w:rFonts w:hint="cs"/>
          <w:rtl/>
        </w:rPr>
        <w:t xml:space="preserve"> שזה לא מכוון; שאף אחד לא יגיד שבגלל המצב הקשה. אם המצב קשה, יש הרבה פתרונות.</w:t>
      </w:r>
    </w:p>
    <w:p w14:paraId="3DFF78CF" w14:textId="77777777" w:rsidR="00000000" w:rsidRDefault="007C71EE">
      <w:pPr>
        <w:pStyle w:val="a"/>
        <w:ind w:firstLine="720"/>
        <w:rPr>
          <w:rFonts w:hint="cs"/>
          <w:rtl/>
        </w:rPr>
      </w:pPr>
    </w:p>
    <w:p w14:paraId="0CCA69B4" w14:textId="77777777" w:rsidR="00000000" w:rsidRDefault="007C71EE">
      <w:pPr>
        <w:pStyle w:val="a"/>
        <w:rPr>
          <w:rFonts w:hint="cs"/>
          <w:rtl/>
        </w:rPr>
      </w:pPr>
      <w:r>
        <w:rPr>
          <w:rFonts w:hint="cs"/>
          <w:rtl/>
        </w:rPr>
        <w:t xml:space="preserve">רפורמה במס </w:t>
      </w:r>
      <w:r>
        <w:rPr>
          <w:rtl/>
        </w:rPr>
        <w:t>–</w:t>
      </w:r>
      <w:r>
        <w:rPr>
          <w:rFonts w:hint="cs"/>
          <w:rtl/>
        </w:rPr>
        <w:t xml:space="preserve"> 2.5 מיליארדים. חבר הכנסת רן כהן, אתה צריך עוד 100 שקל בנטו השנה? אתה לא מוותר על ה=100 שקל? ג'ומס, אתה מוותר על ה=100 שקל? כולנו פה נוותר על ה=100 שקל. </w:t>
      </w:r>
    </w:p>
    <w:p w14:paraId="4C45E353" w14:textId="77777777" w:rsidR="00000000" w:rsidRDefault="007C71EE">
      <w:pPr>
        <w:pStyle w:val="a"/>
        <w:ind w:firstLine="0"/>
        <w:rPr>
          <w:rFonts w:hint="cs"/>
          <w:rtl/>
        </w:rPr>
      </w:pPr>
    </w:p>
    <w:p w14:paraId="302EC530" w14:textId="77777777" w:rsidR="00000000" w:rsidRDefault="007C71EE">
      <w:pPr>
        <w:pStyle w:val="ac"/>
        <w:rPr>
          <w:rtl/>
        </w:rPr>
      </w:pPr>
      <w:r>
        <w:rPr>
          <w:rFonts w:hint="eastAsia"/>
          <w:rtl/>
        </w:rPr>
        <w:t>רן</w:t>
      </w:r>
      <w:r>
        <w:rPr>
          <w:rtl/>
        </w:rPr>
        <w:t xml:space="preserve"> כהן (מר</w:t>
      </w:r>
      <w:r>
        <w:rPr>
          <w:rtl/>
        </w:rPr>
        <w:t>צ):</w:t>
      </w:r>
    </w:p>
    <w:p w14:paraId="0D4F9AB5" w14:textId="77777777" w:rsidR="00000000" w:rsidRDefault="007C71EE">
      <w:pPr>
        <w:pStyle w:val="a"/>
        <w:rPr>
          <w:rFonts w:hint="cs"/>
          <w:rtl/>
        </w:rPr>
      </w:pPr>
    </w:p>
    <w:p w14:paraId="41EEC42E" w14:textId="77777777" w:rsidR="00000000" w:rsidRDefault="007C71EE">
      <w:pPr>
        <w:pStyle w:val="a"/>
        <w:rPr>
          <w:rFonts w:hint="cs"/>
          <w:rtl/>
        </w:rPr>
      </w:pPr>
      <w:r>
        <w:rPr>
          <w:rFonts w:hint="cs"/>
          <w:rtl/>
        </w:rPr>
        <w:t xml:space="preserve">לטובת האשה שתשלח את הילד - - - </w:t>
      </w:r>
    </w:p>
    <w:p w14:paraId="7FE8FBEA" w14:textId="77777777" w:rsidR="00000000" w:rsidRDefault="007C71EE">
      <w:pPr>
        <w:pStyle w:val="a"/>
        <w:ind w:firstLine="0"/>
        <w:rPr>
          <w:rFonts w:hint="cs"/>
          <w:rtl/>
        </w:rPr>
      </w:pPr>
    </w:p>
    <w:p w14:paraId="28152CBB" w14:textId="77777777" w:rsidR="00000000" w:rsidRDefault="007C71EE">
      <w:pPr>
        <w:pStyle w:val="SpeakerCon"/>
        <w:rPr>
          <w:rtl/>
        </w:rPr>
      </w:pPr>
      <w:bookmarkStart w:id="19" w:name="FS000000494T26_05_2003_11_34_40C"/>
      <w:bookmarkEnd w:id="19"/>
      <w:r>
        <w:rPr>
          <w:rtl/>
        </w:rPr>
        <w:t>אליהו ישי (ש"ס):</w:t>
      </w:r>
    </w:p>
    <w:p w14:paraId="4F61CAFD" w14:textId="77777777" w:rsidR="00000000" w:rsidRDefault="007C71EE">
      <w:pPr>
        <w:pStyle w:val="a"/>
        <w:rPr>
          <w:rtl/>
        </w:rPr>
      </w:pPr>
    </w:p>
    <w:p w14:paraId="75B52991" w14:textId="77777777" w:rsidR="00000000" w:rsidRDefault="007C71EE">
      <w:pPr>
        <w:pStyle w:val="a"/>
        <w:rPr>
          <w:rFonts w:hint="cs"/>
          <w:rtl/>
        </w:rPr>
      </w:pPr>
      <w:r>
        <w:rPr>
          <w:rFonts w:hint="cs"/>
          <w:rtl/>
        </w:rPr>
        <w:t xml:space="preserve">אם על 2.5 מיליארדי שקלים לא נוותר בנטו שלנו, זו לא ממשלה רעה? למה אנחנו צריכים לקבל תוספת בנטו בשנה הזאת, עם כל הכבוד לרפורמה במס. </w:t>
      </w:r>
    </w:p>
    <w:p w14:paraId="4208A1D4" w14:textId="77777777" w:rsidR="00000000" w:rsidRDefault="007C71EE">
      <w:pPr>
        <w:pStyle w:val="a"/>
        <w:ind w:firstLine="0"/>
        <w:rPr>
          <w:rFonts w:hint="cs"/>
          <w:rtl/>
        </w:rPr>
      </w:pPr>
    </w:p>
    <w:p w14:paraId="6035091F" w14:textId="77777777" w:rsidR="00000000" w:rsidRDefault="007C71EE">
      <w:pPr>
        <w:pStyle w:val="ac"/>
        <w:rPr>
          <w:rtl/>
        </w:rPr>
      </w:pPr>
      <w:r>
        <w:rPr>
          <w:rFonts w:hint="eastAsia"/>
          <w:rtl/>
        </w:rPr>
        <w:t>דני</w:t>
      </w:r>
      <w:r>
        <w:rPr>
          <w:rtl/>
        </w:rPr>
        <w:t xml:space="preserve"> יתום (העבודה-מימד):</w:t>
      </w:r>
    </w:p>
    <w:p w14:paraId="6DABD28F" w14:textId="77777777" w:rsidR="00000000" w:rsidRDefault="007C71EE">
      <w:pPr>
        <w:pStyle w:val="a"/>
        <w:rPr>
          <w:rFonts w:hint="cs"/>
          <w:rtl/>
        </w:rPr>
      </w:pPr>
    </w:p>
    <w:p w14:paraId="73B9B228" w14:textId="77777777" w:rsidR="00000000" w:rsidRDefault="007C71EE">
      <w:pPr>
        <w:pStyle w:val="a"/>
        <w:rPr>
          <w:rFonts w:hint="cs"/>
          <w:rtl/>
        </w:rPr>
      </w:pPr>
      <w:r>
        <w:rPr>
          <w:rFonts w:hint="cs"/>
          <w:rtl/>
        </w:rPr>
        <w:t>אני מוותר.</w:t>
      </w:r>
    </w:p>
    <w:p w14:paraId="35F48C43" w14:textId="77777777" w:rsidR="00000000" w:rsidRDefault="007C71EE">
      <w:pPr>
        <w:pStyle w:val="a"/>
        <w:rPr>
          <w:rFonts w:hint="cs"/>
          <w:rtl/>
        </w:rPr>
      </w:pPr>
    </w:p>
    <w:p w14:paraId="01B5B731" w14:textId="77777777" w:rsidR="00000000" w:rsidRDefault="007C71EE">
      <w:pPr>
        <w:pStyle w:val="SpeakerCon"/>
        <w:rPr>
          <w:rtl/>
        </w:rPr>
      </w:pPr>
      <w:bookmarkStart w:id="20" w:name="FS000000494T26_05_2003_11_36_18C"/>
      <w:bookmarkEnd w:id="20"/>
      <w:r>
        <w:rPr>
          <w:rtl/>
        </w:rPr>
        <w:t>אליהו ישי (ש"ס):</w:t>
      </w:r>
    </w:p>
    <w:p w14:paraId="334185E7" w14:textId="77777777" w:rsidR="00000000" w:rsidRDefault="007C71EE">
      <w:pPr>
        <w:pStyle w:val="a"/>
        <w:rPr>
          <w:rtl/>
        </w:rPr>
      </w:pPr>
    </w:p>
    <w:p w14:paraId="73BAC41C" w14:textId="77777777" w:rsidR="00000000" w:rsidRDefault="007C71EE">
      <w:pPr>
        <w:pStyle w:val="a"/>
        <w:rPr>
          <w:rFonts w:hint="cs"/>
          <w:rtl/>
        </w:rPr>
      </w:pPr>
      <w:r>
        <w:rPr>
          <w:rFonts w:hint="cs"/>
          <w:rtl/>
        </w:rPr>
        <w:t xml:space="preserve">הנה, גם דני </w:t>
      </w:r>
      <w:r>
        <w:rPr>
          <w:rFonts w:hint="cs"/>
          <w:rtl/>
        </w:rPr>
        <w:t xml:space="preserve">יתום מוותר. אני מניח שגם השר כץ מוותר על ה=100 שקל, וגם גדעון עזרא מוותר. </w:t>
      </w:r>
    </w:p>
    <w:p w14:paraId="5F026B2B" w14:textId="77777777" w:rsidR="00000000" w:rsidRDefault="007C71EE">
      <w:pPr>
        <w:pStyle w:val="a"/>
        <w:ind w:firstLine="0"/>
        <w:rPr>
          <w:rFonts w:hint="cs"/>
          <w:rtl/>
        </w:rPr>
      </w:pPr>
    </w:p>
    <w:p w14:paraId="7AD63A57" w14:textId="77777777" w:rsidR="00000000" w:rsidRDefault="007C71EE">
      <w:pPr>
        <w:pStyle w:val="ad"/>
        <w:rPr>
          <w:rtl/>
        </w:rPr>
      </w:pPr>
      <w:r>
        <w:rPr>
          <w:rtl/>
        </w:rPr>
        <w:t>היו"ר ראובן ריבלין:</w:t>
      </w:r>
    </w:p>
    <w:p w14:paraId="07892720" w14:textId="77777777" w:rsidR="00000000" w:rsidRDefault="007C71EE">
      <w:pPr>
        <w:pStyle w:val="a"/>
        <w:rPr>
          <w:rtl/>
        </w:rPr>
      </w:pPr>
    </w:p>
    <w:p w14:paraId="33AEB27E" w14:textId="77777777" w:rsidR="00000000" w:rsidRDefault="007C71EE">
      <w:pPr>
        <w:pStyle w:val="a"/>
        <w:rPr>
          <w:rFonts w:hint="cs"/>
          <w:rtl/>
        </w:rPr>
      </w:pPr>
      <w:r>
        <w:rPr>
          <w:rFonts w:hint="cs"/>
          <w:rtl/>
        </w:rPr>
        <w:t>אדוני יושב-ראש סיעת ש"ס, התחלתי את השעון שתי דקות לאחר שדיברת, הפסקתי את השעון לפני שתי דקות. חבר הכנסת חיים אורון כולו נסער על מנת להביא את דברה של מרצ. אדוני</w:t>
      </w:r>
      <w:r>
        <w:rPr>
          <w:rFonts w:hint="cs"/>
          <w:rtl/>
        </w:rPr>
        <w:t xml:space="preserve"> מתבקש עכשיו לסיים את דבריו.</w:t>
      </w:r>
    </w:p>
    <w:p w14:paraId="50026AA2" w14:textId="77777777" w:rsidR="00000000" w:rsidRDefault="007C71EE">
      <w:pPr>
        <w:pStyle w:val="a"/>
        <w:rPr>
          <w:rFonts w:hint="cs"/>
          <w:rtl/>
        </w:rPr>
      </w:pPr>
    </w:p>
    <w:p w14:paraId="07C1A10C" w14:textId="77777777" w:rsidR="00000000" w:rsidRDefault="007C71EE">
      <w:pPr>
        <w:pStyle w:val="SpeakerCon"/>
        <w:rPr>
          <w:rtl/>
        </w:rPr>
      </w:pPr>
      <w:bookmarkStart w:id="21" w:name="FS000000494T26_05_2003_11_38_28C"/>
      <w:bookmarkEnd w:id="21"/>
      <w:r>
        <w:rPr>
          <w:rtl/>
        </w:rPr>
        <w:t>אליהו ישי (ש"ס):</w:t>
      </w:r>
    </w:p>
    <w:p w14:paraId="2A4BF4D2" w14:textId="77777777" w:rsidR="00000000" w:rsidRDefault="007C71EE">
      <w:pPr>
        <w:pStyle w:val="a"/>
        <w:rPr>
          <w:rtl/>
        </w:rPr>
      </w:pPr>
    </w:p>
    <w:p w14:paraId="3EFBDD41" w14:textId="77777777" w:rsidR="00000000" w:rsidRDefault="007C71EE">
      <w:pPr>
        <w:pStyle w:val="a"/>
        <w:rPr>
          <w:rFonts w:hint="cs"/>
          <w:rtl/>
        </w:rPr>
      </w:pPr>
      <w:r>
        <w:rPr>
          <w:rFonts w:hint="cs"/>
          <w:rtl/>
        </w:rPr>
        <w:t>הנה רק דוגמה קטנה, דוגמה קטנה, פשוטה. אם המצב כל כך קשה ויש מפולת בהכנסות ממסים, קח 2.5 מיליארדי שקלים, תן לאותם עניים. כמה ייכנס מהתרופות - 80 מיליון? תן להם תרופות, תוותר להם על הגזירה הזאת. תן להם דברים לא</w:t>
      </w:r>
      <w:r>
        <w:rPr>
          <w:rFonts w:hint="cs"/>
          <w:rtl/>
        </w:rPr>
        <w:t>כול. תציל את הילדים האלה. מדובר בלחם וחלב.</w:t>
      </w:r>
    </w:p>
    <w:p w14:paraId="5F63CC98" w14:textId="77777777" w:rsidR="00000000" w:rsidRDefault="007C71EE">
      <w:pPr>
        <w:pStyle w:val="a"/>
        <w:rPr>
          <w:rFonts w:hint="cs"/>
          <w:rtl/>
        </w:rPr>
      </w:pPr>
    </w:p>
    <w:p w14:paraId="12ACD616" w14:textId="77777777" w:rsidR="00000000" w:rsidRDefault="007C71EE">
      <w:pPr>
        <w:pStyle w:val="a"/>
        <w:rPr>
          <w:rFonts w:hint="cs"/>
          <w:rtl/>
        </w:rPr>
      </w:pPr>
      <w:r>
        <w:rPr>
          <w:rFonts w:hint="cs"/>
          <w:rtl/>
        </w:rPr>
        <w:t>אדוני היושב-ראש, ממשלה רעה, כפי שאמרתי, אין לה זכות קיום. אני מאמין שאם הממשלה תמשיך בדרך הזאת, מהר מאוד היא תמצא את עצמה בספסלי האופוזיציה. אני חושב שעם ישראל לא יסלח לממשלה. הממשלה איבדה את חנה בעיני העם, הממשל</w:t>
      </w:r>
      <w:r>
        <w:rPr>
          <w:rFonts w:hint="cs"/>
          <w:rtl/>
        </w:rPr>
        <w:t>ה התאכזרה לעם. ממשלה רעה, ממשלה עם לב רע, אין לה זכות קיום.</w:t>
      </w:r>
    </w:p>
    <w:p w14:paraId="0B9DCEEE" w14:textId="77777777" w:rsidR="00000000" w:rsidRDefault="007C71EE">
      <w:pPr>
        <w:pStyle w:val="a"/>
        <w:rPr>
          <w:rFonts w:hint="cs"/>
          <w:rtl/>
        </w:rPr>
      </w:pPr>
    </w:p>
    <w:p w14:paraId="40183822" w14:textId="77777777" w:rsidR="00000000" w:rsidRDefault="007C71EE">
      <w:pPr>
        <w:pStyle w:val="ad"/>
        <w:rPr>
          <w:rtl/>
        </w:rPr>
      </w:pPr>
      <w:r>
        <w:rPr>
          <w:rFonts w:hint="eastAsia"/>
          <w:rtl/>
        </w:rPr>
        <w:t>היו</w:t>
      </w:r>
      <w:r>
        <w:rPr>
          <w:rtl/>
        </w:rPr>
        <w:t>"ר ראובן ריבלין:</w:t>
      </w:r>
    </w:p>
    <w:p w14:paraId="7C2E489D" w14:textId="77777777" w:rsidR="00000000" w:rsidRDefault="007C71EE">
      <w:pPr>
        <w:pStyle w:val="a"/>
        <w:rPr>
          <w:rFonts w:hint="cs"/>
          <w:rtl/>
        </w:rPr>
      </w:pPr>
    </w:p>
    <w:p w14:paraId="16A4AE31" w14:textId="77777777" w:rsidR="00000000" w:rsidRDefault="007C71EE">
      <w:pPr>
        <w:pStyle w:val="a"/>
        <w:rPr>
          <w:rFonts w:hint="cs"/>
          <w:rtl/>
        </w:rPr>
      </w:pPr>
      <w:r>
        <w:rPr>
          <w:rFonts w:hint="cs"/>
          <w:rtl/>
        </w:rPr>
        <w:t xml:space="preserve">אני מאוד מודה לחבר הכנסת אלי ישי, יושב-ראש סיעת ש"ס.  אני מזמין את חבר הכנסת חיים אורון להרצות את דבריה של מרצ להבעת אי-אמון בממשלה. גם לרשות אדוני עשר דקות, כפי שנמדדו לחבר </w:t>
      </w:r>
      <w:r>
        <w:rPr>
          <w:rFonts w:hint="cs"/>
          <w:rtl/>
        </w:rPr>
        <w:t>הכנסת אלי ישי.</w:t>
      </w:r>
    </w:p>
    <w:p w14:paraId="46BB4AB8" w14:textId="77777777" w:rsidR="00000000" w:rsidRDefault="007C71EE">
      <w:pPr>
        <w:pStyle w:val="a"/>
        <w:ind w:firstLine="0"/>
        <w:rPr>
          <w:rFonts w:hint="cs"/>
          <w:rtl/>
        </w:rPr>
      </w:pPr>
    </w:p>
    <w:p w14:paraId="1A2E422C" w14:textId="77777777" w:rsidR="00000000" w:rsidRDefault="007C71EE">
      <w:pPr>
        <w:pStyle w:val="ac"/>
        <w:rPr>
          <w:rtl/>
        </w:rPr>
      </w:pPr>
      <w:r>
        <w:rPr>
          <w:rFonts w:hint="eastAsia"/>
          <w:rtl/>
        </w:rPr>
        <w:t>יוסי</w:t>
      </w:r>
      <w:r>
        <w:rPr>
          <w:rtl/>
        </w:rPr>
        <w:t xml:space="preserve"> שריד (מרצ):</w:t>
      </w:r>
    </w:p>
    <w:p w14:paraId="7BAD56D7" w14:textId="77777777" w:rsidR="00000000" w:rsidRDefault="007C71EE">
      <w:pPr>
        <w:pStyle w:val="a"/>
        <w:rPr>
          <w:rFonts w:hint="cs"/>
          <w:rtl/>
        </w:rPr>
      </w:pPr>
    </w:p>
    <w:p w14:paraId="43E97389" w14:textId="77777777" w:rsidR="00000000" w:rsidRDefault="007C71EE">
      <w:pPr>
        <w:pStyle w:val="a"/>
        <w:rPr>
          <w:rFonts w:hint="cs"/>
          <w:rtl/>
        </w:rPr>
      </w:pPr>
      <w:r>
        <w:rPr>
          <w:rFonts w:hint="cs"/>
          <w:rtl/>
        </w:rPr>
        <w:t>- - -</w:t>
      </w:r>
    </w:p>
    <w:p w14:paraId="6E022B4E" w14:textId="77777777" w:rsidR="00000000" w:rsidRDefault="007C71EE">
      <w:pPr>
        <w:pStyle w:val="a"/>
        <w:rPr>
          <w:rFonts w:hint="cs"/>
          <w:rtl/>
        </w:rPr>
      </w:pPr>
    </w:p>
    <w:p w14:paraId="644435B0" w14:textId="77777777" w:rsidR="00000000" w:rsidRDefault="007C71EE">
      <w:pPr>
        <w:pStyle w:val="ad"/>
        <w:rPr>
          <w:rtl/>
        </w:rPr>
      </w:pPr>
      <w:r>
        <w:rPr>
          <w:rtl/>
        </w:rPr>
        <w:t>היו"ר ראובן ריבלין:</w:t>
      </w:r>
    </w:p>
    <w:p w14:paraId="27CC7F93" w14:textId="77777777" w:rsidR="00000000" w:rsidRDefault="007C71EE">
      <w:pPr>
        <w:pStyle w:val="a"/>
        <w:rPr>
          <w:rtl/>
        </w:rPr>
      </w:pPr>
    </w:p>
    <w:p w14:paraId="6B46EDB0" w14:textId="77777777" w:rsidR="00000000" w:rsidRDefault="007C71EE">
      <w:pPr>
        <w:pStyle w:val="a"/>
        <w:rPr>
          <w:rFonts w:hint="cs"/>
          <w:rtl/>
        </w:rPr>
      </w:pPr>
      <w:r>
        <w:rPr>
          <w:rFonts w:hint="cs"/>
          <w:rtl/>
        </w:rPr>
        <w:t xml:space="preserve">בעניין זה אדוני לא יכול. החלטתי היא סופית. אני קובע מה הוא הזמן והשעון הוא שלי. נדמה לי שגם בעניין זה בג"ץ לא יתערב. אבל אדוני תמיד יכול לפנות. </w:t>
      </w:r>
    </w:p>
    <w:p w14:paraId="1B195720" w14:textId="77777777" w:rsidR="00000000" w:rsidRDefault="007C71EE">
      <w:pPr>
        <w:pStyle w:val="a"/>
        <w:rPr>
          <w:rFonts w:hint="cs"/>
          <w:rtl/>
        </w:rPr>
      </w:pPr>
    </w:p>
    <w:p w14:paraId="3630268A" w14:textId="77777777" w:rsidR="00000000" w:rsidRDefault="007C71EE">
      <w:pPr>
        <w:pStyle w:val="Speaker"/>
        <w:rPr>
          <w:rtl/>
        </w:rPr>
      </w:pPr>
      <w:bookmarkStart w:id="22" w:name="FS000001065T26_05_2003_11_44_07"/>
      <w:bookmarkEnd w:id="22"/>
      <w:r>
        <w:rPr>
          <w:rFonts w:hint="eastAsia"/>
          <w:rtl/>
        </w:rPr>
        <w:t>חיים</w:t>
      </w:r>
      <w:r>
        <w:rPr>
          <w:rtl/>
        </w:rPr>
        <w:t xml:space="preserve"> אורון (מרצ):</w:t>
      </w:r>
    </w:p>
    <w:p w14:paraId="704353A5" w14:textId="77777777" w:rsidR="00000000" w:rsidRDefault="007C71EE">
      <w:pPr>
        <w:pStyle w:val="a"/>
        <w:rPr>
          <w:rFonts w:hint="cs"/>
          <w:rtl/>
        </w:rPr>
      </w:pPr>
    </w:p>
    <w:p w14:paraId="61ECE723" w14:textId="77777777" w:rsidR="00000000" w:rsidRDefault="007C71EE">
      <w:pPr>
        <w:pStyle w:val="a"/>
        <w:rPr>
          <w:rFonts w:hint="cs"/>
          <w:rtl/>
        </w:rPr>
      </w:pPr>
      <w:r>
        <w:rPr>
          <w:rFonts w:hint="cs"/>
          <w:rtl/>
        </w:rPr>
        <w:t xml:space="preserve">אדוני היושב-ראש, חברי הכנסת, </w:t>
      </w:r>
      <w:r>
        <w:rPr>
          <w:rFonts w:hint="cs"/>
          <w:rtl/>
        </w:rPr>
        <w:t>בין שאר הגילויים שהיו אתמול, כך דווח מישיבת הממשלה, היה גם גילוי מרעיש, שכאשר לראש הממשלה כנראה לא נשארו הרבה נימוקים לשכנע את שר החקלאות, שיצא עכשיו, למה צריך בכל זאת להצביע בעד מפת דרכים, הוא אמר: אתם לא מבינים שאם לא יהיה שינוי מדיני אין שום סיכוי לשנות</w:t>
      </w:r>
      <w:r>
        <w:rPr>
          <w:rFonts w:hint="cs"/>
          <w:rtl/>
        </w:rPr>
        <w:t xml:space="preserve"> את המצב הכלכלי? </w:t>
      </w:r>
    </w:p>
    <w:p w14:paraId="586C0FD7" w14:textId="77777777" w:rsidR="00000000" w:rsidRDefault="007C71EE">
      <w:pPr>
        <w:pStyle w:val="a"/>
        <w:rPr>
          <w:rFonts w:hint="cs"/>
          <w:rtl/>
        </w:rPr>
      </w:pPr>
    </w:p>
    <w:p w14:paraId="44A89B0C" w14:textId="77777777" w:rsidR="00000000" w:rsidRDefault="007C71EE">
      <w:pPr>
        <w:pStyle w:val="a"/>
        <w:rPr>
          <w:rFonts w:hint="cs"/>
          <w:rtl/>
        </w:rPr>
      </w:pPr>
      <w:r>
        <w:rPr>
          <w:rFonts w:hint="cs"/>
          <w:rtl/>
        </w:rPr>
        <w:t>אדוני היושב-ראש, חבר הכנסת רובי ריבלין, היינו צריכים להגיע עד לנקודה הזאת כדי שראש הממשלה יאמר מה שאנחנו אומרים זה חודשים ארוכים, שנים ארוכות? אגב, זה לא הגילוי המאוחר היחיד שהתרחש אתמול. אני לא רוצה להפוך את הדיון ליותר מדי אישי ביני וב</w:t>
      </w:r>
      <w:r>
        <w:rPr>
          <w:rFonts w:hint="cs"/>
          <w:rtl/>
        </w:rPr>
        <w:t>ינך, אבל אתה הזכרת את הנושא פעמים מספר במליאת הכנסת. כמה פעמים יצא לנו לומר: בסוף אתם תקבלו את ההחלטה על חלוקת הארץ, בסוף אתם תקבלו את ההחלטה על מדינה פלסטינית, בסוף אתם תקבלו את ההחלטה על פינוי התנחלויות. אני רוצה לומר לך, אדוני היושב-ראש, אני מאוד שמח שק</w:t>
      </w:r>
      <w:r>
        <w:rPr>
          <w:rFonts w:hint="cs"/>
          <w:rtl/>
        </w:rPr>
        <w:t xml:space="preserve">יבלתם את ההחלטה, אני הרבה הרבה פחות בטוח שתבצעו אותה. זאת הסיבה שאנחנו כאן. </w:t>
      </w:r>
    </w:p>
    <w:p w14:paraId="13510370" w14:textId="77777777" w:rsidR="00000000" w:rsidRDefault="007C71EE">
      <w:pPr>
        <w:pStyle w:val="a"/>
        <w:rPr>
          <w:rFonts w:hint="cs"/>
          <w:rtl/>
        </w:rPr>
      </w:pPr>
    </w:p>
    <w:p w14:paraId="25FD9EA1" w14:textId="77777777" w:rsidR="00000000" w:rsidRDefault="007C71EE">
      <w:pPr>
        <w:pStyle w:val="ad"/>
        <w:rPr>
          <w:rtl/>
        </w:rPr>
      </w:pPr>
      <w:r>
        <w:rPr>
          <w:rFonts w:hint="eastAsia"/>
          <w:rtl/>
        </w:rPr>
        <w:t>היו</w:t>
      </w:r>
      <w:r>
        <w:rPr>
          <w:rtl/>
        </w:rPr>
        <w:t>"ר ראובן ריבלין:</w:t>
      </w:r>
    </w:p>
    <w:p w14:paraId="0DBB5025" w14:textId="77777777" w:rsidR="00000000" w:rsidRDefault="007C71EE">
      <w:pPr>
        <w:pStyle w:val="a"/>
        <w:rPr>
          <w:rFonts w:hint="cs"/>
          <w:rtl/>
        </w:rPr>
      </w:pPr>
    </w:p>
    <w:p w14:paraId="65FE641F" w14:textId="77777777" w:rsidR="00000000" w:rsidRDefault="007C71EE">
      <w:pPr>
        <w:pStyle w:val="a"/>
        <w:rPr>
          <w:rFonts w:hint="cs"/>
          <w:rtl/>
        </w:rPr>
      </w:pPr>
      <w:r>
        <w:rPr>
          <w:rFonts w:hint="cs"/>
          <w:rtl/>
        </w:rPr>
        <w:t>מספיק שאתם תבצעו אותה.</w:t>
      </w:r>
    </w:p>
    <w:p w14:paraId="6B53DA71" w14:textId="77777777" w:rsidR="00000000" w:rsidRDefault="007C71EE">
      <w:pPr>
        <w:pStyle w:val="a"/>
        <w:rPr>
          <w:rFonts w:hint="cs"/>
          <w:rtl/>
        </w:rPr>
      </w:pPr>
    </w:p>
    <w:p w14:paraId="0AF01172" w14:textId="77777777" w:rsidR="00000000" w:rsidRDefault="007C71EE">
      <w:pPr>
        <w:pStyle w:val="SpeakerCon"/>
        <w:rPr>
          <w:rtl/>
        </w:rPr>
      </w:pPr>
      <w:bookmarkStart w:id="23" w:name="FS000001065T26_05_2003_11_51_20C"/>
      <w:bookmarkEnd w:id="23"/>
      <w:r>
        <w:rPr>
          <w:rtl/>
        </w:rPr>
        <w:t>חיים אורון (מרצ):</w:t>
      </w:r>
    </w:p>
    <w:p w14:paraId="36DA0793" w14:textId="77777777" w:rsidR="00000000" w:rsidRDefault="007C71EE">
      <w:pPr>
        <w:pStyle w:val="a"/>
        <w:rPr>
          <w:rtl/>
        </w:rPr>
      </w:pPr>
    </w:p>
    <w:p w14:paraId="65615EFA" w14:textId="77777777" w:rsidR="00000000" w:rsidRDefault="007C71EE">
      <w:pPr>
        <w:pStyle w:val="a"/>
        <w:rPr>
          <w:rFonts w:hint="cs"/>
          <w:rtl/>
        </w:rPr>
      </w:pPr>
      <w:r>
        <w:rPr>
          <w:rFonts w:hint="cs"/>
          <w:rtl/>
        </w:rPr>
        <w:t>אני לא רוצה לדבר עכשיו על הנושא המדיני. העילה המיידית להצעת האי-אמון היתה מספר שיא של מובטלים והתופעה הקשה והכואבת</w:t>
      </w:r>
      <w:r>
        <w:rPr>
          <w:rFonts w:hint="cs"/>
          <w:rtl/>
        </w:rPr>
        <w:t xml:space="preserve"> של התאבדויות על רקע המצב הכלכלי. </w:t>
      </w:r>
    </w:p>
    <w:p w14:paraId="63858F16" w14:textId="77777777" w:rsidR="00000000" w:rsidRDefault="007C71EE">
      <w:pPr>
        <w:pStyle w:val="a"/>
        <w:rPr>
          <w:rFonts w:hint="cs"/>
          <w:rtl/>
        </w:rPr>
      </w:pPr>
    </w:p>
    <w:p w14:paraId="15CF18E9" w14:textId="77777777" w:rsidR="00000000" w:rsidRDefault="007C71EE">
      <w:pPr>
        <w:pStyle w:val="a"/>
        <w:rPr>
          <w:rFonts w:hint="cs"/>
          <w:rtl/>
        </w:rPr>
      </w:pPr>
      <w:r>
        <w:rPr>
          <w:rFonts w:hint="cs"/>
          <w:rtl/>
        </w:rPr>
        <w:t>אדוני היושב-ראש, חברי הכנסת, מספר המובטלים הוא בעצם תוצאה לכאורה סטטיסטית של שורה ארוכה של מהלכים, שמתחילים וממשיכים בדיון שיהיה פה בימים הקרובים ובדיונים שהיו על חמש התוכניות שהוגשו במהלך השנה וחצי האחרונה, ובהם עשייה ש</w:t>
      </w:r>
      <w:r>
        <w:rPr>
          <w:rFonts w:hint="cs"/>
          <w:rtl/>
        </w:rPr>
        <w:t xml:space="preserve">ל הממשלה בכל תחום שקשור בהוצאתו של המשק מהמשבר העמוק מאין כמותו שהוא נתון בו - מאז קום המדינה. את זה לא אני אומר כאופוזיציונר, את זה אומר בנק ישראל, את זה אומרים הכלכלנים. </w:t>
      </w:r>
    </w:p>
    <w:p w14:paraId="44FB54EC" w14:textId="77777777" w:rsidR="00000000" w:rsidRDefault="007C71EE">
      <w:pPr>
        <w:pStyle w:val="a"/>
        <w:rPr>
          <w:rFonts w:hint="cs"/>
          <w:rtl/>
        </w:rPr>
      </w:pPr>
    </w:p>
    <w:p w14:paraId="78F5B700" w14:textId="77777777" w:rsidR="00000000" w:rsidRDefault="007C71EE">
      <w:pPr>
        <w:pStyle w:val="a"/>
        <w:rPr>
          <w:rFonts w:hint="cs"/>
          <w:rtl/>
        </w:rPr>
      </w:pPr>
      <w:r>
        <w:rPr>
          <w:rFonts w:hint="cs"/>
          <w:rtl/>
        </w:rPr>
        <w:t>זה לא מיתון, זו לא ירידה בצמיחה, זה משבר עמוק ולא מקרי. עומקו והתמשכותו, אדוני היו</w:t>
      </w:r>
      <w:r>
        <w:rPr>
          <w:rFonts w:hint="cs"/>
          <w:rtl/>
        </w:rPr>
        <w:t>שב-ראש, אינם מקריים. תוצאתם הבלתי-נמנעת היא גידול במספר המובטלים, משברים אישיים ומשפחתיים. מה זה 281,000 מובטלים? זה 281,000 משפחות. זה אולי מיליון ילדים, שקמים בבוקר בדרך לבית-הספר ורואים את ההורה שלהם, את האב או את האם מושפלי עיניים, מחפשים פינה בבית לאן</w:t>
      </w:r>
      <w:r>
        <w:rPr>
          <w:rFonts w:hint="cs"/>
          <w:rtl/>
        </w:rPr>
        <w:t xml:space="preserve"> לברוח. זו המשמעות של המספר הזה. </w:t>
      </w:r>
    </w:p>
    <w:p w14:paraId="057A6FF8" w14:textId="77777777" w:rsidR="00000000" w:rsidRDefault="007C71EE">
      <w:pPr>
        <w:pStyle w:val="a"/>
        <w:rPr>
          <w:rFonts w:hint="cs"/>
          <w:rtl/>
        </w:rPr>
      </w:pPr>
    </w:p>
    <w:p w14:paraId="45261F09" w14:textId="77777777" w:rsidR="00000000" w:rsidRDefault="007C71EE">
      <w:pPr>
        <w:pStyle w:val="a"/>
        <w:ind w:firstLine="0"/>
        <w:rPr>
          <w:rFonts w:hint="cs"/>
          <w:rtl/>
        </w:rPr>
      </w:pPr>
      <w:r>
        <w:rPr>
          <w:rFonts w:hint="cs"/>
          <w:rtl/>
        </w:rPr>
        <w:tab/>
        <w:t>קודמי, חבר הכנסת ישי, דיבר על מצוקתן של השכבות החלשות. אני מסכים עם רוב הדברים שהוא אמר, ויצא לנו בימים הקרובים לדבר רבות על השכבות הללו. אבל אני רוצה לדבר הפעם על המושג שנכנס לז'רגון בהשקעה מאוד מסיבית במערכת הבחירות: מ</w:t>
      </w:r>
      <w:r>
        <w:rPr>
          <w:rFonts w:hint="cs"/>
          <w:rtl/>
        </w:rPr>
        <w:t xml:space="preserve">עמד הביניים. </w:t>
      </w:r>
    </w:p>
    <w:p w14:paraId="628180F9" w14:textId="77777777" w:rsidR="00000000" w:rsidRDefault="007C71EE">
      <w:pPr>
        <w:pStyle w:val="a"/>
        <w:ind w:firstLine="0"/>
        <w:rPr>
          <w:rFonts w:hint="cs"/>
          <w:rtl/>
        </w:rPr>
      </w:pPr>
    </w:p>
    <w:p w14:paraId="1D3DAF18" w14:textId="77777777" w:rsidR="00000000" w:rsidRDefault="007C71EE">
      <w:pPr>
        <w:pStyle w:val="ac"/>
        <w:rPr>
          <w:rtl/>
        </w:rPr>
      </w:pPr>
      <w:r>
        <w:rPr>
          <w:rFonts w:hint="eastAsia"/>
          <w:rtl/>
        </w:rPr>
        <w:t>עסאם</w:t>
      </w:r>
      <w:r>
        <w:rPr>
          <w:rtl/>
        </w:rPr>
        <w:t xml:space="preserve"> מח'ול (חד"ש-תע"ל):</w:t>
      </w:r>
    </w:p>
    <w:p w14:paraId="6272EF01" w14:textId="77777777" w:rsidR="00000000" w:rsidRDefault="007C71EE">
      <w:pPr>
        <w:pStyle w:val="a"/>
        <w:rPr>
          <w:rFonts w:hint="cs"/>
          <w:rtl/>
        </w:rPr>
      </w:pPr>
    </w:p>
    <w:p w14:paraId="6E47D78C" w14:textId="77777777" w:rsidR="00000000" w:rsidRDefault="007C71EE">
      <w:pPr>
        <w:pStyle w:val="a"/>
        <w:rPr>
          <w:rFonts w:hint="cs"/>
          <w:rtl/>
        </w:rPr>
      </w:pPr>
      <w:r>
        <w:rPr>
          <w:rFonts w:hint="cs"/>
          <w:rtl/>
        </w:rPr>
        <w:t>הכוונה לימי-הביניים.</w:t>
      </w:r>
    </w:p>
    <w:p w14:paraId="5524FC10" w14:textId="77777777" w:rsidR="00000000" w:rsidRDefault="007C71EE">
      <w:pPr>
        <w:pStyle w:val="a"/>
        <w:rPr>
          <w:rFonts w:hint="cs"/>
          <w:rtl/>
        </w:rPr>
      </w:pPr>
    </w:p>
    <w:p w14:paraId="06E6C25D" w14:textId="77777777" w:rsidR="00000000" w:rsidRDefault="007C71EE">
      <w:pPr>
        <w:pStyle w:val="SpeakerCon"/>
        <w:rPr>
          <w:rtl/>
        </w:rPr>
      </w:pPr>
      <w:bookmarkStart w:id="24" w:name="FS000001065T26_05_2003_12_01_27C"/>
      <w:bookmarkEnd w:id="24"/>
      <w:r>
        <w:rPr>
          <w:rFonts w:hint="eastAsia"/>
          <w:rtl/>
        </w:rPr>
        <w:t>חיים</w:t>
      </w:r>
      <w:r>
        <w:rPr>
          <w:rtl/>
        </w:rPr>
        <w:t xml:space="preserve"> אורון (מרצ):</w:t>
      </w:r>
    </w:p>
    <w:p w14:paraId="5DBB2760" w14:textId="77777777" w:rsidR="00000000" w:rsidRDefault="007C71EE">
      <w:pPr>
        <w:pStyle w:val="a"/>
        <w:rPr>
          <w:rFonts w:hint="cs"/>
          <w:rtl/>
        </w:rPr>
      </w:pPr>
    </w:p>
    <w:p w14:paraId="6FE2738D" w14:textId="77777777" w:rsidR="00000000" w:rsidRDefault="007C71EE">
      <w:pPr>
        <w:pStyle w:val="a"/>
        <w:rPr>
          <w:rFonts w:hint="cs"/>
          <w:rtl/>
        </w:rPr>
      </w:pPr>
      <w:r>
        <w:rPr>
          <w:rFonts w:hint="cs"/>
          <w:rtl/>
        </w:rPr>
        <w:t xml:space="preserve">מעמד הביניים הזה, שמתוכו באו רוב רובם של האנשים ששמו קץ לחייהם כתוצאה מהמצב הכלכלי.  </w:t>
      </w:r>
    </w:p>
    <w:p w14:paraId="5D77D4B8" w14:textId="77777777" w:rsidR="00000000" w:rsidRDefault="007C71EE">
      <w:pPr>
        <w:pStyle w:val="a"/>
        <w:ind w:firstLine="0"/>
        <w:rPr>
          <w:rFonts w:hint="cs"/>
          <w:rtl/>
        </w:rPr>
      </w:pPr>
      <w:r>
        <w:rPr>
          <w:rFonts w:hint="cs"/>
          <w:rtl/>
        </w:rPr>
        <w:t>זה מושג שקרי, מעמד הביניים, הוא בכלל צמח במקום אחר - כשהיה פרולטריון והיה המעמד העשיר והי</w:t>
      </w:r>
      <w:r>
        <w:rPr>
          <w:rFonts w:hint="cs"/>
          <w:rtl/>
        </w:rPr>
        <w:t>ה מעמד ביניים, והיו לו מאפיינים סוציולוגיים שונים. זה שימוש שקרי - אנשי שינוי - במושג מעמד הביניים. מה זה הסקטור הציבורי, שהציגו אותו כשמן שרוכב על גב הרזה? זה מעמד הביניים. זו המורה שמשקיעה את ימיה בחינוך ילדים; זה העובד הסוציאלי שמנסה לפתור את בעיות החבר</w:t>
      </w:r>
      <w:r>
        <w:rPr>
          <w:rFonts w:hint="cs"/>
          <w:rtl/>
        </w:rPr>
        <w:t xml:space="preserve">ה; זה העובד ב"בזק", או בחברת חשמל, או ב"מקורות". זה מעמד הביניים. בו פוגעים עכשיו, אדוני היושב-ראש, פוגעים באופן מתוכנן, משום </w:t>
      </w:r>
      <w:r>
        <w:rPr>
          <w:rtl/>
        </w:rPr>
        <w:br/>
      </w:r>
      <w:r>
        <w:rPr>
          <w:rFonts w:hint="cs"/>
          <w:rtl/>
        </w:rPr>
        <w:t xml:space="preserve">שעל-פי התפיסה ששר האוצר מוליך, לא צריך מעמד ביניים. </w:t>
      </w:r>
    </w:p>
    <w:p w14:paraId="59287148" w14:textId="77777777" w:rsidR="00000000" w:rsidRDefault="007C71EE">
      <w:pPr>
        <w:pStyle w:val="a"/>
        <w:ind w:firstLine="720"/>
        <w:rPr>
          <w:rFonts w:hint="cs"/>
          <w:rtl/>
        </w:rPr>
      </w:pPr>
    </w:p>
    <w:p w14:paraId="7F8EBA35" w14:textId="77777777" w:rsidR="00000000" w:rsidRDefault="007C71EE">
      <w:pPr>
        <w:pStyle w:val="a"/>
        <w:ind w:firstLine="720"/>
        <w:rPr>
          <w:rFonts w:hint="cs"/>
          <w:rtl/>
        </w:rPr>
      </w:pPr>
      <w:r>
        <w:rPr>
          <w:rFonts w:hint="cs"/>
          <w:rtl/>
        </w:rPr>
        <w:t>ואנשי שינוי יושבים בממשלה ונותנים לזה יד, בהסכמה, כי הם לא מייצגים את הקבוצ</w:t>
      </w:r>
      <w:r>
        <w:rPr>
          <w:rFonts w:hint="cs"/>
          <w:rtl/>
        </w:rPr>
        <w:t>ות של העשירון הרביעי והחמישי והשישי והשביעי, והשמיני. במדינת ישראל של שנת 2003, גם העשירון השמיני הוא באותה קבוצה שנפגעת; הוא באותה קבוצה שמרגישה מאוד מאוימת עכשיו; הוא באותה קבוצה שאחרי שאיבדה את הביטחון בתחום הביטחון האישי, איבדה את הביטחון בתחום הכלכלי,</w:t>
      </w:r>
      <w:r>
        <w:rPr>
          <w:rFonts w:hint="cs"/>
          <w:rtl/>
        </w:rPr>
        <w:t xml:space="preserve"> איבדה את הביטחון בתחום התעסוקה- היא לא יודעת אם רמת החיים שלה בשנה הבאה או בעוד שנתיים תהיה כזאת שתאפשר לה לשלוח את הבן או את הבת לתיכון, או חס וחלילה, לעזור לבן או לבת באוניברסיטה. אדוני היושב-ראש, בפעם הראשונה במדינת ישראל יש בשכבות הללו תחושה של התרושש</w:t>
      </w:r>
      <w:r>
        <w:rPr>
          <w:rFonts w:hint="cs"/>
          <w:rtl/>
        </w:rPr>
        <w:t>ות.</w:t>
      </w:r>
    </w:p>
    <w:p w14:paraId="218A8867" w14:textId="77777777" w:rsidR="00000000" w:rsidRDefault="007C71EE">
      <w:pPr>
        <w:pStyle w:val="ac"/>
        <w:rPr>
          <w:rtl/>
        </w:rPr>
      </w:pPr>
      <w:r>
        <w:rPr>
          <w:rtl/>
        </w:rPr>
        <w:br/>
        <w:t>רן כהן (מרצ):</w:t>
      </w:r>
    </w:p>
    <w:p w14:paraId="5A9FA8B7" w14:textId="77777777" w:rsidR="00000000" w:rsidRDefault="007C71EE">
      <w:pPr>
        <w:pStyle w:val="a"/>
        <w:rPr>
          <w:rtl/>
        </w:rPr>
      </w:pPr>
    </w:p>
    <w:p w14:paraId="3A185164" w14:textId="77777777" w:rsidR="00000000" w:rsidRDefault="007C71EE">
      <w:pPr>
        <w:pStyle w:val="a"/>
        <w:rPr>
          <w:rFonts w:hint="cs"/>
          <w:rtl/>
        </w:rPr>
      </w:pPr>
      <w:r>
        <w:rPr>
          <w:rFonts w:hint="cs"/>
          <w:rtl/>
        </w:rPr>
        <w:t>התרוששות ממש.</w:t>
      </w:r>
    </w:p>
    <w:p w14:paraId="51F74C28" w14:textId="77777777" w:rsidR="00000000" w:rsidRDefault="007C71EE">
      <w:pPr>
        <w:pStyle w:val="SpeakerCon"/>
        <w:rPr>
          <w:rtl/>
        </w:rPr>
      </w:pPr>
      <w:r>
        <w:rPr>
          <w:rtl/>
        </w:rPr>
        <w:br/>
      </w:r>
      <w:bookmarkStart w:id="25" w:name="FS000001065T26_05_2003_11_32_08"/>
      <w:bookmarkEnd w:id="25"/>
      <w:r>
        <w:rPr>
          <w:rtl/>
        </w:rPr>
        <w:t>חיים אורון (מרצ):</w:t>
      </w:r>
    </w:p>
    <w:p w14:paraId="17318AC7" w14:textId="77777777" w:rsidR="00000000" w:rsidRDefault="007C71EE">
      <w:pPr>
        <w:pStyle w:val="a"/>
        <w:rPr>
          <w:rtl/>
        </w:rPr>
      </w:pPr>
    </w:p>
    <w:p w14:paraId="62A5AB83" w14:textId="77777777" w:rsidR="00000000" w:rsidRDefault="007C71EE">
      <w:pPr>
        <w:pStyle w:val="a"/>
        <w:rPr>
          <w:rFonts w:hint="cs"/>
          <w:rtl/>
        </w:rPr>
      </w:pPr>
      <w:r>
        <w:rPr>
          <w:rFonts w:hint="cs"/>
          <w:rtl/>
        </w:rPr>
        <w:t>יש תחושה של התרוששות, מעבר לירידה הריאלית ברמת החיים באופן יומיומי. וההשתקפות של התמונה הזאת היא פעם אחת בשיעורי האבטלה, ופעם שנייה בשחיקת השכר, ופעם שלישית במצוקות אישיות של קבוצות שונות בחברה הישראלית</w:t>
      </w:r>
      <w:r>
        <w:rPr>
          <w:rFonts w:hint="cs"/>
          <w:rtl/>
        </w:rPr>
        <w:t>.</w:t>
      </w:r>
    </w:p>
    <w:p w14:paraId="08B1BBC7" w14:textId="77777777" w:rsidR="00000000" w:rsidRDefault="007C71EE">
      <w:pPr>
        <w:pStyle w:val="a"/>
        <w:rPr>
          <w:rFonts w:hint="cs"/>
          <w:rtl/>
        </w:rPr>
      </w:pPr>
    </w:p>
    <w:p w14:paraId="257D6616" w14:textId="77777777" w:rsidR="00000000" w:rsidRDefault="007C71EE">
      <w:pPr>
        <w:pStyle w:val="a"/>
        <w:rPr>
          <w:rFonts w:hint="cs"/>
          <w:rtl/>
        </w:rPr>
      </w:pPr>
      <w:r>
        <w:rPr>
          <w:rFonts w:hint="cs"/>
          <w:rtl/>
        </w:rPr>
        <w:t>אדוני היושב-ראש, להתמודד עם השאלות הללו אי-אפשר עם התוכנית הזאת. אני לא יודע אם אתם יודעים, חברי הכנסת, אני לא יודע אם השר המתאם יודע, כאשר אתה החלטת על אותם עשרות סעיפים - וכבר נמאס לי לעשות מבחנים כמה משרי הממשלה קראו את מה שיש כאן. בכל אופן, כל שר שה</w:t>
      </w:r>
      <w:r>
        <w:rPr>
          <w:rFonts w:hint="cs"/>
          <w:rtl/>
        </w:rPr>
        <w:t>ופיע בוועדת הכספים אמר שהוא ראה את הסעיף שנוגע למשרדו בפעם הראשונה בישיבת הממשלה, ובטח שהוא לא מכיר אף סעיף אחר.</w:t>
      </w:r>
    </w:p>
    <w:p w14:paraId="56C21496" w14:textId="77777777" w:rsidR="00000000" w:rsidRDefault="007C71EE">
      <w:pPr>
        <w:pStyle w:val="ac"/>
        <w:rPr>
          <w:rtl/>
        </w:rPr>
      </w:pPr>
      <w:r>
        <w:rPr>
          <w:rFonts w:hint="cs"/>
          <w:rtl/>
        </w:rPr>
        <w:br/>
      </w:r>
      <w:r>
        <w:rPr>
          <w:rtl/>
        </w:rPr>
        <w:br/>
        <w:t>יעקב ליצמן (יהדות התורה):</w:t>
      </w:r>
    </w:p>
    <w:p w14:paraId="6E9C99FA" w14:textId="77777777" w:rsidR="00000000" w:rsidRDefault="007C71EE">
      <w:pPr>
        <w:pStyle w:val="a"/>
        <w:rPr>
          <w:rtl/>
        </w:rPr>
      </w:pPr>
    </w:p>
    <w:p w14:paraId="08CC03B6" w14:textId="77777777" w:rsidR="00000000" w:rsidRDefault="007C71EE">
      <w:pPr>
        <w:pStyle w:val="a"/>
        <w:rPr>
          <w:rFonts w:hint="cs"/>
          <w:rtl/>
        </w:rPr>
      </w:pPr>
      <w:r>
        <w:rPr>
          <w:rFonts w:hint="cs"/>
          <w:rtl/>
        </w:rPr>
        <w:t>ומתנגד לה.</w:t>
      </w:r>
    </w:p>
    <w:p w14:paraId="15B70236" w14:textId="77777777" w:rsidR="00000000" w:rsidRDefault="007C71EE">
      <w:pPr>
        <w:pStyle w:val="SpeakerCon"/>
        <w:rPr>
          <w:rtl/>
        </w:rPr>
      </w:pPr>
      <w:r>
        <w:rPr>
          <w:rtl/>
        </w:rPr>
        <w:br/>
      </w:r>
      <w:bookmarkStart w:id="26" w:name="FS000001065T26_05_2003_11_34_56C"/>
      <w:bookmarkEnd w:id="26"/>
      <w:r>
        <w:rPr>
          <w:rtl/>
        </w:rPr>
        <w:t>חיים אורון (מרצ):</w:t>
      </w:r>
    </w:p>
    <w:p w14:paraId="28DC81B9" w14:textId="77777777" w:rsidR="00000000" w:rsidRDefault="007C71EE">
      <w:pPr>
        <w:pStyle w:val="a"/>
        <w:rPr>
          <w:rtl/>
        </w:rPr>
      </w:pPr>
    </w:p>
    <w:p w14:paraId="2E696136" w14:textId="77777777" w:rsidR="00000000" w:rsidRDefault="007C71EE">
      <w:pPr>
        <w:pStyle w:val="a"/>
        <w:rPr>
          <w:rFonts w:hint="cs"/>
          <w:rtl/>
        </w:rPr>
      </w:pPr>
      <w:r>
        <w:rPr>
          <w:rFonts w:hint="cs"/>
          <w:rtl/>
        </w:rPr>
        <w:t>ומתנגד לה. אתה צודק, חבר הכנסת ליצמן.</w:t>
      </w:r>
    </w:p>
    <w:p w14:paraId="1BC327A4" w14:textId="77777777" w:rsidR="00000000" w:rsidRDefault="007C71EE">
      <w:pPr>
        <w:pStyle w:val="a"/>
        <w:rPr>
          <w:rFonts w:hint="cs"/>
          <w:rtl/>
        </w:rPr>
      </w:pPr>
    </w:p>
    <w:p w14:paraId="28D47BF2" w14:textId="77777777" w:rsidR="00000000" w:rsidRDefault="007C71EE">
      <w:pPr>
        <w:pStyle w:val="a"/>
        <w:rPr>
          <w:rFonts w:hint="cs"/>
          <w:rtl/>
        </w:rPr>
      </w:pPr>
      <w:r>
        <w:rPr>
          <w:rFonts w:hint="cs"/>
          <w:rtl/>
        </w:rPr>
        <w:t xml:space="preserve">בסעיף המטרה - אתם יודעים, בחוק יש תמיד סעיף </w:t>
      </w:r>
      <w:r>
        <w:rPr>
          <w:rFonts w:hint="cs"/>
          <w:rtl/>
        </w:rPr>
        <w:t xml:space="preserve">מטרה - אפילו למראית עין, אפילו כאילו, לא כתבתם פה צמיחה והקטנת האבטלה. הייתם צריכים להעתיק מהפעמים הקודמות שאתם כתבתם - לא שקיימתם, אבל כאילו, סתם - אפילו לא כתבתם התייעלות, צמצום הממשלה. זאת המטרה. תכתבו. הרי לא תבצעו את זה, אני יודע, אבל תכתבו פה. </w:t>
      </w:r>
    </w:p>
    <w:p w14:paraId="7AA3C3AF" w14:textId="77777777" w:rsidR="00000000" w:rsidRDefault="007C71EE">
      <w:pPr>
        <w:pStyle w:val="a"/>
        <w:rPr>
          <w:rFonts w:hint="cs"/>
          <w:rtl/>
        </w:rPr>
      </w:pPr>
    </w:p>
    <w:p w14:paraId="7797096E" w14:textId="77777777" w:rsidR="00000000" w:rsidRDefault="007C71EE">
      <w:pPr>
        <w:pStyle w:val="a"/>
        <w:rPr>
          <w:rFonts w:hint="cs"/>
          <w:rtl/>
        </w:rPr>
      </w:pPr>
      <w:r>
        <w:rPr>
          <w:rFonts w:hint="cs"/>
          <w:rtl/>
        </w:rPr>
        <w:t>עד כ</w:t>
      </w:r>
      <w:r>
        <w:rPr>
          <w:rFonts w:hint="cs"/>
          <w:rtl/>
        </w:rPr>
        <w:t xml:space="preserve">די כך, אדוני היושב-ראש, שלפני יומיים, באמצע הלילה - זוכר, חבר הכנסת ליצמן - הגשתי הסתייגות למטרת החוק. וחברי הקואליציה נבוכו, וחלק מהם התחיל להגיד: בואו נתקן, הוא צודק. הרס"ר של הקואליציה, יושב-ראש הקואליציה, גדעון סער, אמר: מה פתאום, לא משנים. ואתם תקבלו </w:t>
      </w:r>
      <w:r>
        <w:rPr>
          <w:rFonts w:hint="cs"/>
          <w:rtl/>
        </w:rPr>
        <w:t>בעוד שעתיים "מטרות החוק" - אין צמיחה ואין צמצום באבטלה. אתה רוצה עדות יותר ברורה לזה?</w:t>
      </w:r>
    </w:p>
    <w:p w14:paraId="7851C0B6" w14:textId="77777777" w:rsidR="00000000" w:rsidRDefault="007C71EE">
      <w:pPr>
        <w:pStyle w:val="a"/>
        <w:rPr>
          <w:rFonts w:hint="cs"/>
          <w:rtl/>
        </w:rPr>
      </w:pPr>
    </w:p>
    <w:p w14:paraId="735AFAC7" w14:textId="77777777" w:rsidR="00000000" w:rsidRDefault="007C71EE">
      <w:pPr>
        <w:pStyle w:val="a"/>
        <w:rPr>
          <w:rFonts w:hint="cs"/>
          <w:rtl/>
        </w:rPr>
      </w:pPr>
      <w:r>
        <w:rPr>
          <w:rFonts w:hint="cs"/>
          <w:rtl/>
        </w:rPr>
        <w:t>ולכן, אדוני היושב-ראש, חברי הכנסת, לא מדובר פה בצירוף מקרים, לא מדובר פה באיזו הידרדרות שכוחות עליונים הביאו אליה. מדובר במעשה ידי אדם, ובמקרה זה חבר האנשים הללו - קוראי</w:t>
      </w:r>
      <w:r>
        <w:rPr>
          <w:rFonts w:hint="cs"/>
          <w:rtl/>
        </w:rPr>
        <w:t xml:space="preserve">ם לו ממשלת ישראל הנוכחית, שזה שנתיים וחצי מוליכה פה מדיניות שאלה התוצאות שלה. </w:t>
      </w:r>
    </w:p>
    <w:p w14:paraId="04539D75" w14:textId="77777777" w:rsidR="00000000" w:rsidRDefault="007C71EE">
      <w:pPr>
        <w:pStyle w:val="a"/>
        <w:rPr>
          <w:rFonts w:hint="cs"/>
          <w:rtl/>
        </w:rPr>
      </w:pPr>
    </w:p>
    <w:p w14:paraId="16CC3A0B" w14:textId="77777777" w:rsidR="00000000" w:rsidRDefault="007C71EE">
      <w:pPr>
        <w:pStyle w:val="a"/>
        <w:rPr>
          <w:rFonts w:hint="cs"/>
          <w:rtl/>
        </w:rPr>
      </w:pPr>
      <w:r>
        <w:rPr>
          <w:rFonts w:hint="cs"/>
          <w:rtl/>
        </w:rPr>
        <w:t>ואני אומר לך, אדוני השר המתאם, המדיניות הזאת לא משתנה, כי שמעתי כבר שקרה אסון: ועדת הכספים הגדילה את פריסת הקיצוץ בקצבאות הילדים מארבע שנים לשבע שנים. חבר שינוי, אני רוצה להגיד</w:t>
      </w:r>
      <w:r>
        <w:rPr>
          <w:rFonts w:hint="cs"/>
          <w:rtl/>
        </w:rPr>
        <w:t xml:space="preserve"> לך באופן מאוד ברור. אני, בשום מאבק - בשום תחום - לא מפעיל את הסנקציה של קיצוץ קצבאות ב=80%, גם אם מדובר על מישהו שיש לי עליו ביקורת פוליטית קשה מאוד. מי שנוקט מהלך כזה - וזה מה שעושים למשפחה עם שבעה ילדים, ו=68% למשפחה עם שישה ילדים - זה לא בארסנל שלי, אד</w:t>
      </w:r>
      <w:r>
        <w:rPr>
          <w:rFonts w:hint="cs"/>
          <w:rtl/>
        </w:rPr>
        <w:t>וני חבר הכנסת משינוי. ואתם הולכים אל השר ואומרים - לא, ארבע שנים; עוד יותר קשה. מי? הילדים האלה שכבר נולדו? נבטל. אמר את זה פה חבר הכנסת אלי ישי.</w:t>
      </w:r>
    </w:p>
    <w:p w14:paraId="33DB75BD" w14:textId="77777777" w:rsidR="00000000" w:rsidRDefault="007C71EE">
      <w:pPr>
        <w:pStyle w:val="ad"/>
        <w:rPr>
          <w:rtl/>
        </w:rPr>
      </w:pPr>
      <w:r>
        <w:rPr>
          <w:rtl/>
        </w:rPr>
        <w:br/>
      </w:r>
      <w:r>
        <w:rPr>
          <w:rtl/>
        </w:rPr>
        <w:br/>
        <w:t>היו"ר ראובן ריבלין:</w:t>
      </w:r>
    </w:p>
    <w:p w14:paraId="0540A0EA" w14:textId="77777777" w:rsidR="00000000" w:rsidRDefault="007C71EE">
      <w:pPr>
        <w:pStyle w:val="a"/>
        <w:rPr>
          <w:rFonts w:hint="cs"/>
          <w:rtl/>
        </w:rPr>
      </w:pPr>
    </w:p>
    <w:p w14:paraId="1B69EEE7" w14:textId="77777777" w:rsidR="00000000" w:rsidRDefault="007C71EE">
      <w:pPr>
        <w:pStyle w:val="a"/>
        <w:rPr>
          <w:rFonts w:hint="cs"/>
          <w:rtl/>
        </w:rPr>
      </w:pPr>
      <w:r>
        <w:rPr>
          <w:rFonts w:hint="cs"/>
          <w:rtl/>
        </w:rPr>
        <w:t>כשאדוני אומר חבר הכנסת משינוי, הוא מתכוון לחבר הכנסת ליבוביץ, אני מבין.</w:t>
      </w:r>
    </w:p>
    <w:p w14:paraId="49FEC8BE" w14:textId="77777777" w:rsidR="00000000" w:rsidRDefault="007C71EE">
      <w:pPr>
        <w:pStyle w:val="SpeakerCon"/>
        <w:rPr>
          <w:rtl/>
        </w:rPr>
      </w:pPr>
      <w:r>
        <w:rPr>
          <w:rtl/>
        </w:rPr>
        <w:br/>
      </w:r>
      <w:bookmarkStart w:id="27" w:name="FS000001065T26_05_2003_11_43_55C"/>
      <w:bookmarkEnd w:id="27"/>
      <w:r>
        <w:rPr>
          <w:rtl/>
        </w:rPr>
        <w:t>חיים אורון (מר</w:t>
      </w:r>
      <w:r>
        <w:rPr>
          <w:rtl/>
        </w:rPr>
        <w:t>צ):</w:t>
      </w:r>
    </w:p>
    <w:p w14:paraId="4E67FD09" w14:textId="77777777" w:rsidR="00000000" w:rsidRDefault="007C71EE">
      <w:pPr>
        <w:pStyle w:val="a"/>
        <w:rPr>
          <w:rtl/>
        </w:rPr>
      </w:pPr>
    </w:p>
    <w:p w14:paraId="06631E36" w14:textId="77777777" w:rsidR="00000000" w:rsidRDefault="007C71EE">
      <w:pPr>
        <w:pStyle w:val="a"/>
        <w:rPr>
          <w:rFonts w:hint="cs"/>
          <w:rtl/>
        </w:rPr>
      </w:pPr>
      <w:r>
        <w:rPr>
          <w:rFonts w:hint="cs"/>
          <w:rtl/>
        </w:rPr>
        <w:t>דווקא לא רציתי לנקוב בשמו, כי הוא במקרה יושב פה, אבל אני אגיד חבר הכנסת אילן ליבוביץ, כי אני בהחלט פניתי אליו כקבוצה.</w:t>
      </w:r>
    </w:p>
    <w:p w14:paraId="238AAC3A" w14:textId="77777777" w:rsidR="00000000" w:rsidRDefault="007C71EE">
      <w:pPr>
        <w:pStyle w:val="a"/>
        <w:rPr>
          <w:rFonts w:hint="cs"/>
          <w:rtl/>
        </w:rPr>
      </w:pPr>
    </w:p>
    <w:p w14:paraId="19FDDFCD" w14:textId="77777777" w:rsidR="00000000" w:rsidRDefault="007C71EE">
      <w:pPr>
        <w:pStyle w:val="a"/>
        <w:rPr>
          <w:rFonts w:hint="cs"/>
          <w:rtl/>
        </w:rPr>
      </w:pPr>
      <w:r>
        <w:rPr>
          <w:rFonts w:hint="cs"/>
          <w:rtl/>
        </w:rPr>
        <w:t>כי הבוקר, בוועדת הכנסת - - -</w:t>
      </w:r>
    </w:p>
    <w:p w14:paraId="3B7F6DD3" w14:textId="77777777" w:rsidR="00000000" w:rsidRDefault="007C71EE">
      <w:pPr>
        <w:pStyle w:val="ad"/>
        <w:rPr>
          <w:rtl/>
        </w:rPr>
      </w:pPr>
      <w:r>
        <w:rPr>
          <w:rtl/>
        </w:rPr>
        <w:br/>
        <w:t>היו"ר ראובן ריבלין:</w:t>
      </w:r>
    </w:p>
    <w:p w14:paraId="22A513E4" w14:textId="77777777" w:rsidR="00000000" w:rsidRDefault="007C71EE">
      <w:pPr>
        <w:pStyle w:val="a"/>
        <w:rPr>
          <w:rtl/>
        </w:rPr>
      </w:pPr>
    </w:p>
    <w:p w14:paraId="31F8DC4F" w14:textId="77777777" w:rsidR="00000000" w:rsidRDefault="007C71EE">
      <w:pPr>
        <w:pStyle w:val="a"/>
        <w:rPr>
          <w:rFonts w:hint="cs"/>
          <w:rtl/>
        </w:rPr>
      </w:pPr>
      <w:r>
        <w:rPr>
          <w:rFonts w:hint="cs"/>
          <w:rtl/>
        </w:rPr>
        <w:t>עברו ימים מאז בדר.</w:t>
      </w:r>
    </w:p>
    <w:p w14:paraId="33288B4E" w14:textId="77777777" w:rsidR="00000000" w:rsidRDefault="007C71EE">
      <w:pPr>
        <w:pStyle w:val="SpeakerCon"/>
        <w:rPr>
          <w:rtl/>
        </w:rPr>
      </w:pPr>
      <w:r>
        <w:rPr>
          <w:rtl/>
        </w:rPr>
        <w:br/>
      </w:r>
      <w:bookmarkStart w:id="28" w:name="FS000001065T26_05_2003_11_44_52C"/>
      <w:bookmarkEnd w:id="28"/>
      <w:r>
        <w:rPr>
          <w:rtl/>
        </w:rPr>
        <w:t>חיים אורון (מרצ):</w:t>
      </w:r>
    </w:p>
    <w:p w14:paraId="3575098D" w14:textId="77777777" w:rsidR="00000000" w:rsidRDefault="007C71EE">
      <w:pPr>
        <w:pStyle w:val="a"/>
        <w:rPr>
          <w:rtl/>
        </w:rPr>
      </w:pPr>
    </w:p>
    <w:p w14:paraId="65FC345F" w14:textId="77777777" w:rsidR="00000000" w:rsidRDefault="007C71EE">
      <w:pPr>
        <w:pStyle w:val="a"/>
        <w:rPr>
          <w:rFonts w:hint="cs"/>
          <w:rtl/>
        </w:rPr>
      </w:pPr>
      <w:r>
        <w:rPr>
          <w:rFonts w:hint="cs"/>
          <w:rtl/>
        </w:rPr>
        <w:t>הבוקר, בוועדת הכנסת, אמר לי חבר כנסת אחר מ</w:t>
      </w:r>
      <w:r>
        <w:rPr>
          <w:rFonts w:hint="cs"/>
          <w:rtl/>
        </w:rPr>
        <w:t>שינוי - למה אתם צריכים כל כך הרבה זמן לדבר על זה? בואו נגמור את זה מהר. חברי הכנסת, קצת בושה.</w:t>
      </w:r>
    </w:p>
    <w:p w14:paraId="17720BA9" w14:textId="77777777" w:rsidR="00000000" w:rsidRDefault="007C71EE">
      <w:pPr>
        <w:pStyle w:val="ad"/>
        <w:rPr>
          <w:rtl/>
        </w:rPr>
      </w:pPr>
      <w:r>
        <w:rPr>
          <w:rtl/>
        </w:rPr>
        <w:br/>
        <w:t>היו"ר ראובן ריבלין:</w:t>
      </w:r>
    </w:p>
    <w:p w14:paraId="0D36227F" w14:textId="77777777" w:rsidR="00000000" w:rsidRDefault="007C71EE">
      <w:pPr>
        <w:pStyle w:val="a"/>
        <w:rPr>
          <w:rtl/>
        </w:rPr>
      </w:pPr>
    </w:p>
    <w:p w14:paraId="70D61C47" w14:textId="77777777" w:rsidR="00000000" w:rsidRDefault="007C71EE">
      <w:pPr>
        <w:pStyle w:val="a"/>
        <w:rPr>
          <w:rFonts w:hint="cs"/>
          <w:rtl/>
        </w:rPr>
      </w:pPr>
      <w:r>
        <w:rPr>
          <w:rFonts w:hint="cs"/>
          <w:rtl/>
        </w:rPr>
        <w:t>כשאתה אומר חבר כנסת אחר משינוי, יאמר אדוני את שמו, כי אחרת - - -</w:t>
      </w:r>
    </w:p>
    <w:p w14:paraId="6107CE32" w14:textId="77777777" w:rsidR="00000000" w:rsidRDefault="007C71EE">
      <w:pPr>
        <w:pStyle w:val="SpeakerCon"/>
        <w:rPr>
          <w:rtl/>
        </w:rPr>
      </w:pPr>
      <w:r>
        <w:rPr>
          <w:rtl/>
        </w:rPr>
        <w:br/>
      </w:r>
      <w:bookmarkStart w:id="29" w:name="FS000001065T26_05_2003_11_46_01C"/>
      <w:bookmarkEnd w:id="29"/>
      <w:r>
        <w:rPr>
          <w:rtl/>
        </w:rPr>
        <w:t>חיים אורון (מרצ):</w:t>
      </w:r>
    </w:p>
    <w:p w14:paraId="037E3E7E" w14:textId="77777777" w:rsidR="00000000" w:rsidRDefault="007C71EE">
      <w:pPr>
        <w:pStyle w:val="a"/>
        <w:rPr>
          <w:rtl/>
        </w:rPr>
      </w:pPr>
    </w:p>
    <w:p w14:paraId="1D301196" w14:textId="77777777" w:rsidR="00000000" w:rsidRDefault="007C71EE">
      <w:pPr>
        <w:pStyle w:val="a"/>
        <w:rPr>
          <w:rFonts w:hint="cs"/>
          <w:rtl/>
        </w:rPr>
      </w:pPr>
      <w:r>
        <w:rPr>
          <w:rFonts w:hint="cs"/>
          <w:rtl/>
        </w:rPr>
        <w:t xml:space="preserve">חן רשף. הוא לא נוכח פה - חן רשף. </w:t>
      </w:r>
    </w:p>
    <w:p w14:paraId="581F689B" w14:textId="77777777" w:rsidR="00000000" w:rsidRDefault="007C71EE">
      <w:pPr>
        <w:pStyle w:val="a"/>
        <w:rPr>
          <w:rFonts w:hint="cs"/>
          <w:rtl/>
        </w:rPr>
      </w:pPr>
    </w:p>
    <w:p w14:paraId="47FCD63A" w14:textId="77777777" w:rsidR="00000000" w:rsidRDefault="007C71EE">
      <w:pPr>
        <w:pStyle w:val="a"/>
        <w:rPr>
          <w:rFonts w:hint="cs"/>
          <w:rtl/>
        </w:rPr>
      </w:pPr>
      <w:r>
        <w:rPr>
          <w:rFonts w:hint="cs"/>
          <w:rtl/>
        </w:rPr>
        <w:t>לאן אצה לכם הדרך? את</w:t>
      </w:r>
      <w:r>
        <w:rPr>
          <w:rFonts w:hint="cs"/>
          <w:rtl/>
        </w:rPr>
        <w:t>ם כבר הצבעתם כמו אוטומטים. סידרו לכם אתמול - אחרי שקיצצו את תקציבי הישיבות, כמו שקיצצו אותם ב=70%, וזה יותר מדי 70% במכה אחת, ואני לא אומר את זה כדי למצוא חן בעיני רביץ או ליצמן. לא מקצצים קצבאות במכה אחת ב=70%. אז סיפרו לכם שהחזירו קיצוץ לסטודנטים ב=3%. י</w:t>
      </w:r>
      <w:r>
        <w:rPr>
          <w:rFonts w:hint="cs"/>
          <w:rtl/>
        </w:rPr>
        <w:t>וסי, כמה היה צריך לקצץ השנה?</w:t>
      </w:r>
    </w:p>
    <w:p w14:paraId="49B359B1" w14:textId="77777777" w:rsidR="00000000" w:rsidRDefault="007C71EE">
      <w:pPr>
        <w:pStyle w:val="ac"/>
        <w:rPr>
          <w:rtl/>
        </w:rPr>
      </w:pPr>
      <w:r>
        <w:rPr>
          <w:rtl/>
        </w:rPr>
        <w:br/>
        <w:t>יוסי שריד (מרצ):</w:t>
      </w:r>
    </w:p>
    <w:p w14:paraId="0084C75A" w14:textId="77777777" w:rsidR="00000000" w:rsidRDefault="007C71EE">
      <w:pPr>
        <w:pStyle w:val="a"/>
        <w:rPr>
          <w:rtl/>
        </w:rPr>
      </w:pPr>
    </w:p>
    <w:p w14:paraId="00E07854" w14:textId="77777777" w:rsidR="00000000" w:rsidRDefault="007C71EE">
      <w:pPr>
        <w:pStyle w:val="a"/>
        <w:rPr>
          <w:rFonts w:hint="cs"/>
          <w:rtl/>
        </w:rPr>
      </w:pPr>
      <w:r>
        <w:rPr>
          <w:rFonts w:hint="cs"/>
          <w:rtl/>
        </w:rPr>
        <w:t>15%.</w:t>
      </w:r>
    </w:p>
    <w:p w14:paraId="3E74DD92" w14:textId="77777777" w:rsidR="00000000" w:rsidRDefault="007C71EE">
      <w:pPr>
        <w:pStyle w:val="SpeakerCon"/>
        <w:rPr>
          <w:rtl/>
        </w:rPr>
      </w:pPr>
      <w:r>
        <w:rPr>
          <w:rtl/>
        </w:rPr>
        <w:br/>
      </w:r>
      <w:bookmarkStart w:id="30" w:name="FS000001065T26_05_2003_11_48_21C"/>
      <w:bookmarkEnd w:id="30"/>
      <w:r>
        <w:rPr>
          <w:rFonts w:hint="cs"/>
          <w:rtl/>
        </w:rPr>
        <w:br/>
      </w:r>
      <w:r>
        <w:rPr>
          <w:rtl/>
        </w:rPr>
        <w:t>חיים אורון (מרצ):</w:t>
      </w:r>
    </w:p>
    <w:p w14:paraId="24651214" w14:textId="77777777" w:rsidR="00000000" w:rsidRDefault="007C71EE">
      <w:pPr>
        <w:pStyle w:val="a"/>
        <w:rPr>
          <w:rtl/>
        </w:rPr>
      </w:pPr>
    </w:p>
    <w:p w14:paraId="547340F0" w14:textId="77777777" w:rsidR="00000000" w:rsidRDefault="007C71EE">
      <w:pPr>
        <w:pStyle w:val="a"/>
        <w:rPr>
          <w:rFonts w:hint="cs"/>
          <w:rtl/>
        </w:rPr>
      </w:pPr>
      <w:r>
        <w:rPr>
          <w:rFonts w:hint="cs"/>
          <w:rtl/>
        </w:rPr>
        <w:t xml:space="preserve">15%. אז מה=15% שקיצצו, הוסיפו 3%, ואין לכם בעיה עם התוכנית יותר. אתם מצביעים בעדה, ולא מתביישים. </w:t>
      </w:r>
    </w:p>
    <w:p w14:paraId="648F0F73" w14:textId="77777777" w:rsidR="00000000" w:rsidRDefault="007C71EE">
      <w:pPr>
        <w:pStyle w:val="ad"/>
        <w:rPr>
          <w:rtl/>
        </w:rPr>
      </w:pPr>
    </w:p>
    <w:p w14:paraId="5F50ADEE" w14:textId="77777777" w:rsidR="00000000" w:rsidRDefault="007C71EE">
      <w:pPr>
        <w:pStyle w:val="ad"/>
        <w:rPr>
          <w:rtl/>
        </w:rPr>
      </w:pPr>
      <w:r>
        <w:rPr>
          <w:rtl/>
        </w:rPr>
        <w:br/>
        <w:t>היו"ר ראובן ריבלין:</w:t>
      </w:r>
    </w:p>
    <w:p w14:paraId="352D66AB" w14:textId="77777777" w:rsidR="00000000" w:rsidRDefault="007C71EE">
      <w:pPr>
        <w:pStyle w:val="a"/>
        <w:rPr>
          <w:rtl/>
        </w:rPr>
      </w:pPr>
    </w:p>
    <w:p w14:paraId="29C8747B" w14:textId="77777777" w:rsidR="00000000" w:rsidRDefault="007C71EE">
      <w:pPr>
        <w:pStyle w:val="a"/>
        <w:rPr>
          <w:rFonts w:hint="cs"/>
          <w:rtl/>
        </w:rPr>
      </w:pPr>
      <w:r>
        <w:rPr>
          <w:rFonts w:hint="cs"/>
          <w:rtl/>
        </w:rPr>
        <w:t xml:space="preserve">חבר הכנסת אורון, הרגע סיימת עשר דקות - אחרי שהפעלתי את השעון </w:t>
      </w:r>
      <w:r>
        <w:rPr>
          <w:rFonts w:hint="cs"/>
          <w:rtl/>
        </w:rPr>
        <w:t xml:space="preserve">אחרי שתי דקות. יש לאדוני עוד שתי דקות, לפי שעון ישי. </w:t>
      </w:r>
    </w:p>
    <w:p w14:paraId="0A295BAB" w14:textId="77777777" w:rsidR="00000000" w:rsidRDefault="007C71EE">
      <w:pPr>
        <w:pStyle w:val="SpeakerCon"/>
        <w:rPr>
          <w:rtl/>
        </w:rPr>
      </w:pPr>
      <w:r>
        <w:rPr>
          <w:rtl/>
        </w:rPr>
        <w:br/>
      </w:r>
      <w:bookmarkStart w:id="31" w:name="FS000001065T26_05_2003_11_49_36C"/>
      <w:bookmarkEnd w:id="31"/>
      <w:r>
        <w:rPr>
          <w:rtl/>
        </w:rPr>
        <w:t>חיים אורון (מרצ):</w:t>
      </w:r>
    </w:p>
    <w:p w14:paraId="6FAE5F72" w14:textId="77777777" w:rsidR="00000000" w:rsidRDefault="007C71EE">
      <w:pPr>
        <w:pStyle w:val="a"/>
        <w:rPr>
          <w:rtl/>
        </w:rPr>
      </w:pPr>
    </w:p>
    <w:p w14:paraId="0F909EB0" w14:textId="77777777" w:rsidR="00000000" w:rsidRDefault="007C71EE">
      <w:pPr>
        <w:pStyle w:val="a"/>
        <w:rPr>
          <w:rFonts w:hint="cs"/>
          <w:rtl/>
        </w:rPr>
      </w:pPr>
      <w:r>
        <w:rPr>
          <w:rFonts w:hint="cs"/>
          <w:rtl/>
        </w:rPr>
        <w:t>אני מסיים. אדוני היושב-ראש, זהו אוסף של דברים מטורפים, אבל יש היגיון בשיגעון הזה. וההיגיון של השיגעון - שהוא מתכנס יחד לתוכנית הכלכלית - אומר שינויה של מדינת ישראל וכרסום מה שכבר מכו</w:t>
      </w:r>
      <w:r>
        <w:rPr>
          <w:rFonts w:hint="cs"/>
          <w:rtl/>
        </w:rPr>
        <w:t xml:space="preserve">רסם ממילא, כרסום באותם שרידים של ערבות הדדית, של סולידריות, של תמיכה, לפעמים בחלש, לפעמים בנכה, לפעמים בזקן, בילד. </w:t>
      </w:r>
    </w:p>
    <w:p w14:paraId="3A248C98" w14:textId="77777777" w:rsidR="00000000" w:rsidRDefault="007C71EE">
      <w:pPr>
        <w:pStyle w:val="a"/>
        <w:rPr>
          <w:rFonts w:hint="cs"/>
          <w:rtl/>
        </w:rPr>
      </w:pPr>
    </w:p>
    <w:p w14:paraId="27328813" w14:textId="77777777" w:rsidR="00000000" w:rsidRDefault="007C71EE">
      <w:pPr>
        <w:pStyle w:val="a"/>
        <w:rPr>
          <w:rFonts w:hint="cs"/>
          <w:rtl/>
        </w:rPr>
      </w:pPr>
      <w:r>
        <w:rPr>
          <w:rFonts w:hint="cs"/>
          <w:rtl/>
        </w:rPr>
        <w:t>כל המערכות הללו מאוימות פה באופן מרוכז על-פי תפיסה ששר האוצר מנסח אותה - אנשי שינוי תומכים בה; לצערי הרב, מאיר שטרית, אני לא יודע למה ואיך,</w:t>
      </w:r>
      <w:r>
        <w:rPr>
          <w:rFonts w:hint="cs"/>
          <w:rtl/>
        </w:rPr>
        <w:t xml:space="preserve"> התחבר אליה לחלוטין - תפיסה שהתוצאה שלה תהיה לא 281,000 מובטלים, אלא 300,000 ו=310,000 ותופעות קשות מאוד גם כשמדובר על המקרים המאוד קשים של התאבדויות, ועל פני הרצף הגדול של שכבות שלמות שאיבדו את הביטחון הכלכלי הבסיסי שלהן ונמצאות בתהליך התרוששות קשה.</w:t>
      </w:r>
    </w:p>
    <w:p w14:paraId="589B071C" w14:textId="77777777" w:rsidR="00000000" w:rsidRDefault="007C71EE">
      <w:pPr>
        <w:pStyle w:val="ad"/>
        <w:rPr>
          <w:rtl/>
        </w:rPr>
      </w:pPr>
      <w:r>
        <w:rPr>
          <w:rtl/>
        </w:rPr>
        <w:br/>
        <w:t>היו"</w:t>
      </w:r>
      <w:r>
        <w:rPr>
          <w:rtl/>
        </w:rPr>
        <w:t>ר ראובן ריבלין:</w:t>
      </w:r>
    </w:p>
    <w:p w14:paraId="4E6C9E94" w14:textId="77777777" w:rsidR="00000000" w:rsidRDefault="007C71EE">
      <w:pPr>
        <w:pStyle w:val="a"/>
        <w:rPr>
          <w:rtl/>
        </w:rPr>
      </w:pPr>
    </w:p>
    <w:p w14:paraId="380C72B3" w14:textId="77777777" w:rsidR="00000000" w:rsidRDefault="007C71EE">
      <w:pPr>
        <w:pStyle w:val="a"/>
        <w:rPr>
          <w:rFonts w:hint="cs"/>
          <w:rtl/>
        </w:rPr>
      </w:pPr>
      <w:r>
        <w:rPr>
          <w:rFonts w:hint="cs"/>
          <w:rtl/>
        </w:rPr>
        <w:t xml:space="preserve">אני מאוד מודה לחבר הכנסת חיים אורון. </w:t>
      </w:r>
    </w:p>
    <w:p w14:paraId="50991C30" w14:textId="77777777" w:rsidR="00000000" w:rsidRDefault="007C71EE">
      <w:pPr>
        <w:pStyle w:val="a"/>
        <w:rPr>
          <w:rFonts w:hint="cs"/>
          <w:rtl/>
        </w:rPr>
      </w:pPr>
    </w:p>
    <w:p w14:paraId="1CDB2B24" w14:textId="77777777" w:rsidR="00000000" w:rsidRDefault="007C71EE">
      <w:pPr>
        <w:pStyle w:val="a"/>
        <w:rPr>
          <w:rFonts w:hint="cs"/>
          <w:rtl/>
        </w:rPr>
      </w:pPr>
      <w:r>
        <w:rPr>
          <w:rFonts w:hint="cs"/>
          <w:rtl/>
        </w:rPr>
        <w:t>רבותי, אנחנו עוברים לנושא השני בהצעות האי-אמון - הודעת שר הפנים על כוונתו לחוקק חוק שיאסור טיפול בבקשות לאיחוד משפחות אלא במקרים חריגים שלגביהם תהיה תחולה רטרואקטיבית, של חד"ש-תע"ל. ינמק את הצעת האי-א</w:t>
      </w:r>
      <w:r>
        <w:rPr>
          <w:rFonts w:hint="cs"/>
          <w:rtl/>
        </w:rPr>
        <w:t xml:space="preserve">מון חבר הכנסת עסאם מח'ול. בבקשה, אדוני. גם לרשות אדוני עומדות עשר דקות, לפי שעון ישי. </w:t>
      </w:r>
    </w:p>
    <w:p w14:paraId="1F12C56B" w14:textId="77777777" w:rsidR="00000000" w:rsidRDefault="007C71EE">
      <w:pPr>
        <w:pStyle w:val="a"/>
        <w:rPr>
          <w:color w:val="0000FF"/>
          <w:szCs w:val="28"/>
          <w:rtl/>
        </w:rPr>
      </w:pPr>
      <w:r>
        <w:rPr>
          <w:rtl/>
        </w:rPr>
        <w:br/>
      </w:r>
    </w:p>
    <w:p w14:paraId="2E2C5C55" w14:textId="77777777" w:rsidR="00000000" w:rsidRDefault="007C71EE">
      <w:pPr>
        <w:pStyle w:val="Speaker"/>
        <w:rPr>
          <w:rtl/>
        </w:rPr>
      </w:pPr>
      <w:bookmarkStart w:id="32" w:name="FS000000542T26_05_2003_11_21_29"/>
      <w:bookmarkEnd w:id="32"/>
      <w:r>
        <w:rPr>
          <w:rtl/>
        </w:rPr>
        <w:t>עסאם מח'ול (חד"ש-תע"ל):</w:t>
      </w:r>
    </w:p>
    <w:p w14:paraId="76DF0723" w14:textId="77777777" w:rsidR="00000000" w:rsidRDefault="007C71EE">
      <w:pPr>
        <w:pStyle w:val="a"/>
        <w:rPr>
          <w:rtl/>
        </w:rPr>
      </w:pPr>
    </w:p>
    <w:p w14:paraId="6521B6E2" w14:textId="77777777" w:rsidR="00000000" w:rsidRDefault="007C71EE">
      <w:pPr>
        <w:pStyle w:val="a"/>
        <w:rPr>
          <w:rFonts w:hint="cs"/>
          <w:rtl/>
        </w:rPr>
      </w:pPr>
      <w:r>
        <w:rPr>
          <w:rFonts w:hint="cs"/>
          <w:rtl/>
        </w:rPr>
        <w:t>אדוני היושב-ראש, חברי הכנסת, זה לא עניין של מה בכך לברור את הסיבה ואת הנושא ולהתרכז בנושא אחד על מנת להביע אי-אמון בממשלה הרעה הזאת, כפי שהגדי</w:t>
      </w:r>
      <w:r>
        <w:rPr>
          <w:rFonts w:hint="cs"/>
          <w:rtl/>
        </w:rPr>
        <w:t xml:space="preserve">ר אותה חבר הכנסת ישי. אבל בכל זאת, סיעתי בחרה להביע היום אי-אמון בממשלה בגין בשורה איומה שבישר כאן בשבוע שעבר שר הפנים אברהם פורז, בעניין האיום בחוק ממשלתי שיביא להקפאה על-פי חוק, או לוויתור על-פי חוק על זכות בני זוג שאינם אזרחי מדינת ישראל, להתאזרח על-פי </w:t>
      </w:r>
      <w:r>
        <w:rPr>
          <w:rFonts w:hint="cs"/>
          <w:rtl/>
        </w:rPr>
        <w:t>סעיף 7 בחוק האזרחות, המאפשר להם התאזרחות זו.</w:t>
      </w:r>
    </w:p>
    <w:p w14:paraId="5971EEF7" w14:textId="77777777" w:rsidR="00000000" w:rsidRDefault="007C71EE">
      <w:pPr>
        <w:pStyle w:val="a"/>
        <w:rPr>
          <w:rFonts w:hint="cs"/>
          <w:rtl/>
        </w:rPr>
      </w:pPr>
    </w:p>
    <w:p w14:paraId="02E96508" w14:textId="77777777" w:rsidR="00000000" w:rsidRDefault="007C71EE">
      <w:pPr>
        <w:pStyle w:val="a"/>
        <w:rPr>
          <w:rFonts w:hint="cs"/>
          <w:rtl/>
        </w:rPr>
      </w:pPr>
      <w:r>
        <w:rPr>
          <w:rFonts w:hint="cs"/>
          <w:rtl/>
        </w:rPr>
        <w:t>ההסתייגות של השר או ההתניה של הממשלה הן, שאם בן הזוג הוא ממוצא פלסטיני, הוא לא יזכה לממש את זכותו להתאזרחות, והממשלה תקפיא ותבטל את כל ההליכים להקניית הזכות הזאת, ותבצע את העניין רטרואקטיבית, כלומר, גם לגבי משפ</w:t>
      </w:r>
      <w:r>
        <w:rPr>
          <w:rFonts w:hint="cs"/>
          <w:rtl/>
        </w:rPr>
        <w:t>חות קיימות, משפחות עם ילדים, משפחות החיות כבר שנים במסגרתן המשפחתית.</w:t>
      </w:r>
    </w:p>
    <w:p w14:paraId="4ED59B94" w14:textId="77777777" w:rsidR="00000000" w:rsidRDefault="007C71EE">
      <w:pPr>
        <w:pStyle w:val="a"/>
        <w:rPr>
          <w:rFonts w:hint="cs"/>
          <w:rtl/>
        </w:rPr>
      </w:pPr>
    </w:p>
    <w:p w14:paraId="73BE5508" w14:textId="77777777" w:rsidR="00000000" w:rsidRDefault="007C71EE">
      <w:pPr>
        <w:pStyle w:val="a"/>
        <w:rPr>
          <w:rFonts w:hint="cs"/>
          <w:rtl/>
        </w:rPr>
      </w:pPr>
      <w:r>
        <w:rPr>
          <w:rFonts w:hint="cs"/>
          <w:rtl/>
        </w:rPr>
        <w:t>אני חושב שהצעת החוק הזאת היא גדר הפרדה גזענית נוספת, הפעם בתוך אלפי משפחות פלסטיניות, והיא תנסה לקרוע אותן לגזרים. זו בשורה שהממשלה הרעה הזאת מכינה לנו; זהו עוד חוק דרקוני המנוגד לחוק-יס</w:t>
      </w:r>
      <w:r>
        <w:rPr>
          <w:rFonts w:hint="cs"/>
          <w:rtl/>
        </w:rPr>
        <w:t xml:space="preserve">וד: כבוד האדם וחירותו, מנוגד לאמנות בין-לאומיות, מנוגד לפסיקות רבות של בג"ץ. </w:t>
      </w:r>
    </w:p>
    <w:p w14:paraId="67D103B2" w14:textId="77777777" w:rsidR="00000000" w:rsidRDefault="007C71EE">
      <w:pPr>
        <w:pStyle w:val="a"/>
        <w:rPr>
          <w:rFonts w:hint="cs"/>
          <w:rtl/>
        </w:rPr>
      </w:pPr>
    </w:p>
    <w:p w14:paraId="5887C42A" w14:textId="77777777" w:rsidR="00000000" w:rsidRDefault="007C71EE">
      <w:pPr>
        <w:pStyle w:val="a"/>
        <w:rPr>
          <w:rFonts w:hint="cs"/>
          <w:rtl/>
        </w:rPr>
      </w:pPr>
      <w:r>
        <w:rPr>
          <w:rFonts w:hint="cs"/>
          <w:rtl/>
        </w:rPr>
        <w:t>נראה שהממשלה הזאת והקואליציה הזאת, קצה נפשן בדמוקרטיה ובזכויות האדם. הדבר מוצא ביטוי לא רק בהשתלחות בבית-המשפט הגבוה לצדק ודרכו בדמוקרטיה הישראלית, לא רק בהתייחסות הממשלה הקיימת</w:t>
      </w:r>
      <w:r>
        <w:rPr>
          <w:rFonts w:hint="cs"/>
          <w:rtl/>
        </w:rPr>
        <w:t xml:space="preserve"> אל הדמוקרטיה כאל מכשול שיש להסיר מדרכה, כי הדמוקרטיה מתחילה להפריע לדרכה של הממשלה הזאת -  זכויות האדם גם הן מפריעות לממשלה הזאת ולתוכניותיה כלפי העם הפלסטיני והאוכלוסייה הערבית בישראל.</w:t>
      </w:r>
    </w:p>
    <w:p w14:paraId="6B7D6CCD" w14:textId="77777777" w:rsidR="00000000" w:rsidRDefault="007C71EE">
      <w:pPr>
        <w:pStyle w:val="a"/>
        <w:rPr>
          <w:rFonts w:hint="cs"/>
          <w:rtl/>
        </w:rPr>
      </w:pPr>
    </w:p>
    <w:p w14:paraId="45C3E3BE" w14:textId="77777777" w:rsidR="00000000" w:rsidRDefault="007C71EE">
      <w:pPr>
        <w:pStyle w:val="a"/>
        <w:rPr>
          <w:rFonts w:hint="cs"/>
          <w:rtl/>
        </w:rPr>
      </w:pPr>
      <w:r>
        <w:rPr>
          <w:rFonts w:hint="cs"/>
          <w:rtl/>
        </w:rPr>
        <w:t>אני חושב שטוב לזכור ברגע זה במה מדובר. אנחנו מדברים על אלפי מקרים הד</w:t>
      </w:r>
      <w:r>
        <w:rPr>
          <w:rFonts w:hint="cs"/>
          <w:rtl/>
        </w:rPr>
        <w:t>ומים לאותו מקרה של הילד הקובני גונזלס, שכל הטלוויזיות בעולם התמקדו בו במשך חודשים, כדי לנגח את המשטר בקובה. אנחנו מדברים על אלפי מקרים של קריעת משפחות, של קריעת ילדים מחיבוק אמהות, של קריעת נשים מבעליהן ובעלים מנשותיהם.</w:t>
      </w:r>
    </w:p>
    <w:p w14:paraId="0704BFD3" w14:textId="77777777" w:rsidR="00000000" w:rsidRDefault="007C71EE">
      <w:pPr>
        <w:pStyle w:val="a"/>
        <w:rPr>
          <w:rFonts w:hint="cs"/>
          <w:rtl/>
        </w:rPr>
      </w:pPr>
    </w:p>
    <w:p w14:paraId="5C3FC649" w14:textId="77777777" w:rsidR="00000000" w:rsidRDefault="007C71EE">
      <w:pPr>
        <w:pStyle w:val="a"/>
        <w:rPr>
          <w:rFonts w:hint="cs"/>
          <w:rtl/>
        </w:rPr>
      </w:pPr>
      <w:r>
        <w:rPr>
          <w:rFonts w:hint="cs"/>
          <w:rtl/>
        </w:rPr>
        <w:t>אני חושב שזהו דבר שלא ייעשה לא רק ב</w:t>
      </w:r>
      <w:r>
        <w:rPr>
          <w:rFonts w:hint="cs"/>
          <w:rtl/>
        </w:rPr>
        <w:t>רמה החוקתית, לא רק ברמה החוקית, לא רק  ברמה של הערכים האנושיים, אלא ברמה המוסרית הבסיסית ביותר. אפילו הייתי אומר, כי במקום שבו מדברים על ערכים דתיים, היו צריכים להתייחס לנושא בצורה אחרת.</w:t>
      </w:r>
    </w:p>
    <w:p w14:paraId="15A6C70C" w14:textId="77777777" w:rsidR="00000000" w:rsidRDefault="007C71EE">
      <w:pPr>
        <w:pStyle w:val="a"/>
        <w:rPr>
          <w:rFonts w:hint="cs"/>
          <w:rtl/>
        </w:rPr>
      </w:pPr>
    </w:p>
    <w:p w14:paraId="3A2ED9BF" w14:textId="77777777" w:rsidR="00000000" w:rsidRDefault="007C71EE">
      <w:pPr>
        <w:pStyle w:val="a"/>
        <w:rPr>
          <w:rFonts w:hint="cs"/>
          <w:rtl/>
        </w:rPr>
      </w:pPr>
      <w:r>
        <w:rPr>
          <w:rFonts w:hint="cs"/>
          <w:rtl/>
        </w:rPr>
        <w:t>הקונטקסט העיקרי של האיום המתרגש עלינו מובא על-ידי השר הליברלי, שר הל</w:t>
      </w:r>
      <w:r>
        <w:rPr>
          <w:rFonts w:hint="cs"/>
          <w:rtl/>
        </w:rPr>
        <w:t>יברליזם ממפלגת שינוי, מפלגת הליברליזם שגבולות הליברליזם שלה כוללים את חופש ההון לנוע ונפסקים כאשר מדובר בזכויות אדם, בזכויות הפרט ובקריעת משפחות לגזרים, במיוחד כאשר מדובר במשפחות ערביות, במשפחות שהן לא בדיוק משפחות "לבנות" במקרה זה.</w:t>
      </w:r>
    </w:p>
    <w:p w14:paraId="32644BAE" w14:textId="77777777" w:rsidR="00000000" w:rsidRDefault="007C71EE">
      <w:pPr>
        <w:pStyle w:val="a"/>
        <w:rPr>
          <w:rFonts w:hint="cs"/>
          <w:rtl/>
        </w:rPr>
      </w:pPr>
    </w:p>
    <w:p w14:paraId="4CB81D24" w14:textId="77777777" w:rsidR="00000000" w:rsidRDefault="007C71EE">
      <w:pPr>
        <w:pStyle w:val="a"/>
        <w:rPr>
          <w:rFonts w:hint="cs"/>
          <w:rtl/>
        </w:rPr>
      </w:pPr>
      <w:r>
        <w:rPr>
          <w:rFonts w:hint="cs"/>
          <w:rtl/>
        </w:rPr>
        <w:t>אני רוצה להגיד, שהקונט</w:t>
      </w:r>
      <w:r>
        <w:rPr>
          <w:rFonts w:hint="cs"/>
          <w:rtl/>
        </w:rPr>
        <w:t>קסט שבו מתרגש עלינו האיום הזה של חקיקה ממשלתית, הוא אותו קונטקסט של העמדה הממשלתית המוכר לנו מהתהליך המדיני. הלוואי שהייתי יכול לעמוד כאן ולברך את הממשלה, כמו חבר הכנסת דני יתום, על ההחלטה האמיצה שלה - אילו הייתי משוכנע שהיא אכן החליטה אתמול לתמוך בהליך מד</w:t>
      </w:r>
      <w:r>
        <w:rPr>
          <w:rFonts w:hint="cs"/>
          <w:rtl/>
        </w:rPr>
        <w:t xml:space="preserve">יני. אני חושב שמשמעות החלטת הממשלה אתמול, על-פי ניסוחה ועל-פי ההסתייגויות שהוכנסו בה, היא לא בדיוק קבלת מפת הדרכים והתהליך המדיני, אלא קבלת מפה ופיזור מוקשים לאורך כל הדרכים. אני חושב שהממשלה בעצם קיבלה אתמול החלטה לדחות את האופציה לצאת ממעגל הדמים אל דרך </w:t>
      </w:r>
      <w:r>
        <w:rPr>
          <w:rFonts w:hint="cs"/>
          <w:rtl/>
        </w:rPr>
        <w:t>מדינית, עם כל ההסתייגויות שהיא הכניסה ועם הקביעה שזוהי מפת דרכים.</w:t>
      </w:r>
    </w:p>
    <w:p w14:paraId="4E42BA21" w14:textId="77777777" w:rsidR="00000000" w:rsidRDefault="007C71EE">
      <w:pPr>
        <w:pStyle w:val="a"/>
        <w:rPr>
          <w:rFonts w:hint="cs"/>
          <w:rtl/>
        </w:rPr>
      </w:pPr>
    </w:p>
    <w:p w14:paraId="70EB6BD6" w14:textId="77777777" w:rsidR="00000000" w:rsidRDefault="007C71EE">
      <w:pPr>
        <w:pStyle w:val="a"/>
        <w:rPr>
          <w:rFonts w:hint="cs"/>
          <w:rtl/>
        </w:rPr>
      </w:pPr>
      <w:r>
        <w:rPr>
          <w:rFonts w:hint="cs"/>
          <w:rtl/>
        </w:rPr>
        <w:t xml:space="preserve">תיקחו בחשבון שרק בשפה העברית יוצא שזו מפת דרכים. בערבית זו ח'ריטת אלטריק. טריק זו דרך. באנגלית אומרים: </w:t>
      </w:r>
      <w:r>
        <w:t>road map</w:t>
      </w:r>
      <w:r>
        <w:rPr>
          <w:rFonts w:hint="cs"/>
          <w:rtl/>
        </w:rPr>
        <w:t xml:space="preserve">, כאשר </w:t>
      </w:r>
      <w:r>
        <w:t>road</w:t>
      </w:r>
      <w:r>
        <w:rPr>
          <w:rFonts w:hint="cs"/>
          <w:rtl/>
        </w:rPr>
        <w:t xml:space="preserve">  זו דרך ולא דרכים, כי יש רק דרך אחת לצאת ממעגל הדמים, דרך שקובעת כ</w:t>
      </w:r>
      <w:r>
        <w:rPr>
          <w:rFonts w:hint="cs"/>
          <w:rtl/>
        </w:rPr>
        <w:t>י המשך הכיבוש, ההתנחלויות  והמשך ההתנחלויות, הדיכוי  והמשך הדיכוי של העם הפלסטיני, המלחמה העקובה מדם נגד העם הפלסטיני וחיסול זכויותיו - זו דרך שאינה מובילה לשום מוצא.  רק אם מגדירים את הכיבוש כמקור האלימות והטרור במזרח התיכון, במשוואה הישראלית-הפלסטינית, א</w:t>
      </w:r>
      <w:r>
        <w:rPr>
          <w:rFonts w:hint="cs"/>
          <w:rtl/>
        </w:rPr>
        <w:t>פשר לאתר את הדרך למוצא מדיני.</w:t>
      </w:r>
    </w:p>
    <w:p w14:paraId="1294E782" w14:textId="77777777" w:rsidR="00000000" w:rsidRDefault="007C71EE">
      <w:pPr>
        <w:pStyle w:val="a"/>
        <w:rPr>
          <w:rFonts w:hint="cs"/>
          <w:rtl/>
        </w:rPr>
      </w:pPr>
    </w:p>
    <w:p w14:paraId="758215F4" w14:textId="77777777" w:rsidR="00000000" w:rsidRDefault="007C71EE">
      <w:pPr>
        <w:pStyle w:val="a"/>
        <w:rPr>
          <w:rFonts w:hint="cs"/>
          <w:rtl/>
        </w:rPr>
      </w:pPr>
      <w:r>
        <w:rPr>
          <w:rFonts w:hint="cs"/>
          <w:rtl/>
        </w:rPr>
        <w:t>אני מסופק. הלוואי שהממשלה הזאת תפתיע ותוכיח כי היא מפסיקה את דרך הכיבוש וההתנחלויות,  אבל היא לא בשלה לכך.</w:t>
      </w:r>
    </w:p>
    <w:p w14:paraId="1A912688" w14:textId="77777777" w:rsidR="00000000" w:rsidRDefault="007C71EE">
      <w:pPr>
        <w:pStyle w:val="a"/>
        <w:rPr>
          <w:rFonts w:hint="cs"/>
          <w:rtl/>
        </w:rPr>
      </w:pPr>
    </w:p>
    <w:p w14:paraId="4D7FF0AB" w14:textId="77777777" w:rsidR="00000000" w:rsidRDefault="007C71EE">
      <w:pPr>
        <w:pStyle w:val="a"/>
        <w:rPr>
          <w:rFonts w:hint="cs"/>
          <w:rtl/>
        </w:rPr>
      </w:pPr>
      <w:r>
        <w:rPr>
          <w:rFonts w:hint="cs"/>
          <w:rtl/>
        </w:rPr>
        <w:t>אדוני היושב-ראש, בקונטקסט הזה אנו מביאים את הצעת האי-אמון, כי לא הוסר האיום הזה של פגיעה בזכותן המעוגנת בחוק של משפחו</w:t>
      </w:r>
      <w:r>
        <w:rPr>
          <w:rFonts w:hint="cs"/>
          <w:rtl/>
        </w:rPr>
        <w:t xml:space="preserve">ת שכל פשען הוא שאותו בחור או אותה בחורה ממזרח-ירושלים, מטייבה, מטירה או מג'לג'וליה, העזו להתחתן עם קרוב משפחה או עם בחיר לבו מן הצד השני. החוק הישראלי מקנה להם את הזכות הזאת, וכך גם החלטות בג"ץ האחת אחרי השנייה קובעות חד-משמעית, כי זו זכות מוקנית. זו זכות </w:t>
      </w:r>
      <w:r>
        <w:rPr>
          <w:rFonts w:hint="cs"/>
          <w:rtl/>
        </w:rPr>
        <w:t>המעוגנת בחוק-יסוד: כבוד האדם וחירותו - להקים משפחה, לאזרח את החלק בתא המשפחתי שאינו אזרח. במה מאיימים השר הליברלי פורז, מפלגתו וממשלתו: לקרוע לגזרים את המשפחות האלה.</w:t>
      </w:r>
    </w:p>
    <w:p w14:paraId="4040B1FA" w14:textId="77777777" w:rsidR="00000000" w:rsidRDefault="007C71EE">
      <w:pPr>
        <w:pStyle w:val="a"/>
        <w:ind w:firstLine="0"/>
        <w:rPr>
          <w:rFonts w:hint="cs"/>
          <w:rtl/>
        </w:rPr>
      </w:pPr>
    </w:p>
    <w:p w14:paraId="0CF8A634" w14:textId="77777777" w:rsidR="00000000" w:rsidRDefault="007C71EE">
      <w:pPr>
        <w:pStyle w:val="ac"/>
        <w:rPr>
          <w:rtl/>
        </w:rPr>
      </w:pPr>
      <w:r>
        <w:rPr>
          <w:rFonts w:hint="eastAsia"/>
          <w:rtl/>
        </w:rPr>
        <w:t>גלעד</w:t>
      </w:r>
      <w:r>
        <w:rPr>
          <w:rtl/>
        </w:rPr>
        <w:t xml:space="preserve"> ארדן (הליכוד):</w:t>
      </w:r>
    </w:p>
    <w:p w14:paraId="3A0CDF53" w14:textId="77777777" w:rsidR="00000000" w:rsidRDefault="007C71EE">
      <w:pPr>
        <w:pStyle w:val="a"/>
        <w:rPr>
          <w:rFonts w:hint="cs"/>
          <w:rtl/>
        </w:rPr>
      </w:pPr>
    </w:p>
    <w:p w14:paraId="1AE0431A" w14:textId="77777777" w:rsidR="00000000" w:rsidRDefault="007C71EE">
      <w:pPr>
        <w:pStyle w:val="a"/>
        <w:rPr>
          <w:rFonts w:hint="cs"/>
          <w:rtl/>
        </w:rPr>
      </w:pPr>
      <w:r>
        <w:rPr>
          <w:rFonts w:hint="cs"/>
          <w:rtl/>
        </w:rPr>
        <w:t>כמה מהמשפחות האלה עברו להתגורר בצד השני?</w:t>
      </w:r>
    </w:p>
    <w:p w14:paraId="287B0F05" w14:textId="77777777" w:rsidR="00000000" w:rsidRDefault="007C71EE">
      <w:pPr>
        <w:pStyle w:val="a"/>
        <w:ind w:firstLine="0"/>
        <w:rPr>
          <w:rtl/>
        </w:rPr>
      </w:pPr>
    </w:p>
    <w:p w14:paraId="13FBECBD" w14:textId="77777777" w:rsidR="00000000" w:rsidRDefault="007C71EE">
      <w:pPr>
        <w:pStyle w:val="a"/>
        <w:ind w:firstLine="0"/>
        <w:rPr>
          <w:rFonts w:hint="cs"/>
          <w:rtl/>
        </w:rPr>
      </w:pPr>
    </w:p>
    <w:p w14:paraId="42B5D1CC" w14:textId="77777777" w:rsidR="00000000" w:rsidRDefault="007C71EE">
      <w:pPr>
        <w:pStyle w:val="SpeakerCon"/>
        <w:rPr>
          <w:rtl/>
        </w:rPr>
      </w:pPr>
      <w:bookmarkStart w:id="33" w:name="FS000000542T26_05_2003_11_41_01C"/>
      <w:bookmarkEnd w:id="33"/>
      <w:r>
        <w:rPr>
          <w:rtl/>
        </w:rPr>
        <w:t>עסאם מח'ול (חד"ש-תע"ל):</w:t>
      </w:r>
    </w:p>
    <w:p w14:paraId="543E4F5B" w14:textId="77777777" w:rsidR="00000000" w:rsidRDefault="007C71EE">
      <w:pPr>
        <w:pStyle w:val="a"/>
        <w:rPr>
          <w:rtl/>
        </w:rPr>
      </w:pPr>
    </w:p>
    <w:p w14:paraId="75774480" w14:textId="77777777" w:rsidR="00000000" w:rsidRDefault="007C71EE">
      <w:pPr>
        <w:pStyle w:val="a"/>
        <w:rPr>
          <w:rFonts w:hint="cs"/>
          <w:rtl/>
        </w:rPr>
      </w:pPr>
      <w:r>
        <w:rPr>
          <w:rFonts w:hint="cs"/>
          <w:rtl/>
        </w:rPr>
        <w:t>מה זה רלוונטי? תעלה אי-אמון בנושא הזה. אני מדבר על הזכות המעוגנת בחוק, שאנשים יתחתנו, שאנשים יקימו תא משפחתי, שאמהות תישארנה עם ילדיהן וילדים עם הוריהם. על כך אנחנו מדברים, ובכך מאיימים עלינו היום. באיזו אמתלה, באיזה תירוץ? התירוץ של הממשלה הוא המצב הביטחו</w:t>
      </w:r>
      <w:r>
        <w:rPr>
          <w:rFonts w:hint="cs"/>
          <w:rtl/>
        </w:rPr>
        <w:t>ני. היה מקרה שבו מחבל מתאבד - כפי שנקבע בלשון משרד הפנים -  ניצל את תעודת הזהות הישראלית שלו.</w:t>
      </w:r>
    </w:p>
    <w:p w14:paraId="7B8BD8A9" w14:textId="77777777" w:rsidR="00000000" w:rsidRDefault="007C71EE">
      <w:pPr>
        <w:pStyle w:val="a"/>
        <w:rPr>
          <w:rFonts w:hint="cs"/>
          <w:rtl/>
        </w:rPr>
      </w:pPr>
    </w:p>
    <w:p w14:paraId="3F03B678" w14:textId="77777777" w:rsidR="00000000" w:rsidRDefault="007C71EE">
      <w:pPr>
        <w:pStyle w:val="a"/>
        <w:rPr>
          <w:rFonts w:hint="cs"/>
          <w:rtl/>
        </w:rPr>
      </w:pPr>
      <w:r>
        <w:rPr>
          <w:rFonts w:hint="cs"/>
          <w:rtl/>
        </w:rPr>
        <w:t>איך אפשר לעשות זאת? המדיניות הזאת נקבעה על-ידי משרד הפנים ובוצעה הלכה למעשה לפחות שנה לפני האירוע הזה. המדיניות הזאת בוצעה מטעמים אידיאולוגיים, ונאמר בצורה חד-מש</w:t>
      </w:r>
      <w:r>
        <w:rPr>
          <w:rFonts w:hint="cs"/>
          <w:rtl/>
        </w:rPr>
        <w:t xml:space="preserve">מעית - כך פורסם גם ב"ידיעות אחרונות" - שמשרד הפנים קובע שיש סכנה. אתם זוכרים את הימים של קמפ-דייוויד, ואת ההסתה בעניין פלישת ערבים והתאזרחותם כדי לממש את זכות השיבה? הכול כדי לנגח את התהליך המדיני. הבנו, אבל מי שילם את המחיר? </w:t>
      </w:r>
    </w:p>
    <w:p w14:paraId="0C7BE2CD" w14:textId="77777777" w:rsidR="00000000" w:rsidRDefault="007C71EE">
      <w:pPr>
        <w:pStyle w:val="a"/>
        <w:rPr>
          <w:rFonts w:hint="cs"/>
          <w:rtl/>
        </w:rPr>
      </w:pPr>
    </w:p>
    <w:p w14:paraId="07B897B6" w14:textId="77777777" w:rsidR="00000000" w:rsidRDefault="007C71EE">
      <w:pPr>
        <w:pStyle w:val="a"/>
        <w:rPr>
          <w:rFonts w:hint="cs"/>
          <w:rtl/>
        </w:rPr>
      </w:pPr>
      <w:r>
        <w:rPr>
          <w:rFonts w:hint="cs"/>
          <w:rtl/>
        </w:rPr>
        <w:t>מאז הקפיאו את כל ההליכים, מא</w:t>
      </w:r>
      <w:r>
        <w:rPr>
          <w:rFonts w:hint="cs"/>
          <w:rtl/>
        </w:rPr>
        <w:t>ז לא מאפשרים לטפל אפילו בבקשות שנמצאות כבר חמש שנים על שולחנו של משרד הפנים; מפסיקים את הכול וקובעים דברים רטרואקטיבית. לא שאומרים לכלה או לחתן שרוצים להתחתן: תיזהרו, אחר כך אתם לא יכולים להתאזרח, אלא אף שהם התחתנו על בסיס ידיעה חד-משמעית ומעוגנת בחוק, שהם</w:t>
      </w:r>
      <w:r>
        <w:rPr>
          <w:rFonts w:hint="cs"/>
          <w:rtl/>
        </w:rPr>
        <w:t xml:space="preserve"> יכולים להתאזרח בעוד כמה שנים, בתנאים קשים, בתהליך ארוך ומייגע - הם ידעו שבסופו של דבר הם יוכלו לחיות יחד כמשפחה. </w:t>
      </w:r>
    </w:p>
    <w:p w14:paraId="4FA0CE4C" w14:textId="77777777" w:rsidR="00000000" w:rsidRDefault="007C71EE">
      <w:pPr>
        <w:pStyle w:val="a"/>
        <w:ind w:firstLine="0"/>
        <w:rPr>
          <w:rFonts w:hint="cs"/>
          <w:rtl/>
        </w:rPr>
      </w:pPr>
    </w:p>
    <w:p w14:paraId="671727C0" w14:textId="77777777" w:rsidR="00000000" w:rsidRDefault="007C71EE">
      <w:pPr>
        <w:pStyle w:val="a"/>
        <w:ind w:firstLine="0"/>
        <w:rPr>
          <w:rFonts w:hint="cs"/>
          <w:rtl/>
        </w:rPr>
      </w:pPr>
      <w:r>
        <w:rPr>
          <w:rFonts w:hint="cs"/>
          <w:rtl/>
        </w:rPr>
        <w:tab/>
        <w:t>באה הממשלה הרעה הזאת וקובעת: בחוק אנחנו נבטל חוק-יסוד; בחוק נפגע בזכות הזאת; בחוק נחליט על העונש לבחור שהשתמש שימוש נפשע בתעודת הזהות, ונחל</w:t>
      </w:r>
      <w:r>
        <w:rPr>
          <w:rFonts w:hint="cs"/>
          <w:rtl/>
        </w:rPr>
        <w:t xml:space="preserve">יט החלטה גורפת שכל אלה שהתחתנו לא יוכלו להתאזרח. </w:t>
      </w:r>
    </w:p>
    <w:p w14:paraId="7E5CF166" w14:textId="77777777" w:rsidR="00000000" w:rsidRDefault="007C71EE">
      <w:pPr>
        <w:pStyle w:val="a"/>
        <w:ind w:firstLine="0"/>
        <w:rPr>
          <w:rFonts w:hint="cs"/>
          <w:rtl/>
        </w:rPr>
      </w:pPr>
    </w:p>
    <w:p w14:paraId="4EA5D189" w14:textId="77777777" w:rsidR="00000000" w:rsidRDefault="007C71EE">
      <w:pPr>
        <w:pStyle w:val="a"/>
        <w:ind w:firstLine="0"/>
        <w:rPr>
          <w:rFonts w:hint="cs"/>
          <w:rtl/>
        </w:rPr>
      </w:pPr>
      <w:r>
        <w:rPr>
          <w:rFonts w:hint="cs"/>
          <w:rtl/>
        </w:rPr>
        <w:tab/>
        <w:t>עד לאיזו תהום אפשר להגיע? עד לאיזו תהום מוסרית אפשר להגיע? זאת לא הגנה על ביטחון תושבי ישראל, זו פגיעה אנושה בשלטון החוק, זה ניסיון לקעקע את חוקי-היסוד, זה ניסיון לקעקע את זכויות היסוד המוקנות על פי אמנות</w:t>
      </w:r>
      <w:r>
        <w:rPr>
          <w:rFonts w:hint="cs"/>
          <w:rtl/>
        </w:rPr>
        <w:t xml:space="preserve"> בין-לאומיות, שהממשלה והכנסת אישרו ואשררו אותן בשנות ה=90 הראשונות, בשנת 1992. </w:t>
      </w:r>
    </w:p>
    <w:p w14:paraId="4A645BCC" w14:textId="77777777" w:rsidR="00000000" w:rsidRDefault="007C71EE">
      <w:pPr>
        <w:pStyle w:val="a"/>
        <w:ind w:firstLine="0"/>
        <w:rPr>
          <w:rFonts w:hint="cs"/>
          <w:rtl/>
        </w:rPr>
      </w:pPr>
    </w:p>
    <w:p w14:paraId="07227196" w14:textId="77777777" w:rsidR="00000000" w:rsidRDefault="007C71EE">
      <w:pPr>
        <w:pStyle w:val="a"/>
        <w:ind w:firstLine="0"/>
        <w:rPr>
          <w:rFonts w:hint="cs"/>
          <w:rtl/>
        </w:rPr>
      </w:pPr>
      <w:r>
        <w:rPr>
          <w:rFonts w:hint="cs"/>
          <w:rtl/>
        </w:rPr>
        <w:tab/>
        <w:t>לכן אני מביא הצעת אי-אמון בראש הממשלה ובממשלה הזאת, ממשלה שאיננה יכולה לסבול את הדמוקרטיה. ממשלה שאיננה מסוגלת לחיות בכפיפה אחת עם זכויות אדם היא ממשלה שאיננה ראויה לחיים, ממ</w:t>
      </w:r>
      <w:r>
        <w:rPr>
          <w:rFonts w:hint="cs"/>
          <w:rtl/>
        </w:rPr>
        <w:t xml:space="preserve">שלה שצריכה ללכת מהזירה, ממשלה שצריך להביע בה אי-אמון. תודה רבה. </w:t>
      </w:r>
    </w:p>
    <w:p w14:paraId="4F6C3E1D" w14:textId="77777777" w:rsidR="00000000" w:rsidRDefault="007C71EE">
      <w:pPr>
        <w:pStyle w:val="a"/>
        <w:ind w:firstLine="0"/>
        <w:rPr>
          <w:rFonts w:hint="cs"/>
          <w:rtl/>
        </w:rPr>
      </w:pPr>
    </w:p>
    <w:p w14:paraId="0697C856" w14:textId="77777777" w:rsidR="00000000" w:rsidRDefault="007C71EE">
      <w:pPr>
        <w:pStyle w:val="ad"/>
        <w:rPr>
          <w:rtl/>
        </w:rPr>
      </w:pPr>
      <w:r>
        <w:rPr>
          <w:rtl/>
        </w:rPr>
        <w:t>היו"ר מוחמד ברכה:</w:t>
      </w:r>
    </w:p>
    <w:p w14:paraId="07ED5101" w14:textId="77777777" w:rsidR="00000000" w:rsidRDefault="007C71EE">
      <w:pPr>
        <w:pStyle w:val="a"/>
        <w:rPr>
          <w:rtl/>
        </w:rPr>
      </w:pPr>
    </w:p>
    <w:p w14:paraId="36494AF6" w14:textId="77777777" w:rsidR="00000000" w:rsidRDefault="007C71EE">
      <w:pPr>
        <w:pStyle w:val="a"/>
        <w:rPr>
          <w:rFonts w:hint="cs"/>
          <w:rtl/>
        </w:rPr>
      </w:pPr>
      <w:r>
        <w:rPr>
          <w:rFonts w:hint="cs"/>
          <w:rtl/>
        </w:rPr>
        <w:t xml:space="preserve">תודה רבה לחבר הכנסת עסאם מח'ול. הממשלה הודיעה לנו, שהשר במשרד האוצר, חבר הכנסת שטרית, יענה בשם הממשלה. אחר כך - השר עזרא. </w:t>
      </w:r>
    </w:p>
    <w:p w14:paraId="34CD90AA" w14:textId="77777777" w:rsidR="00000000" w:rsidRDefault="007C71EE">
      <w:pPr>
        <w:pStyle w:val="a"/>
        <w:rPr>
          <w:rFonts w:hint="cs"/>
          <w:rtl/>
        </w:rPr>
      </w:pPr>
    </w:p>
    <w:p w14:paraId="4D33A6AB" w14:textId="77777777" w:rsidR="00000000" w:rsidRDefault="007C71EE">
      <w:pPr>
        <w:pStyle w:val="Speaker"/>
        <w:rPr>
          <w:rtl/>
        </w:rPr>
      </w:pPr>
      <w:bookmarkStart w:id="34" w:name="FS000000478T26_05_2003_11_39_35"/>
      <w:bookmarkEnd w:id="34"/>
      <w:r>
        <w:rPr>
          <w:rFonts w:hint="eastAsia"/>
          <w:rtl/>
        </w:rPr>
        <w:t>השר</w:t>
      </w:r>
      <w:r>
        <w:rPr>
          <w:rtl/>
        </w:rPr>
        <w:t xml:space="preserve"> מאיר שטרית:</w:t>
      </w:r>
    </w:p>
    <w:p w14:paraId="518DD0F3" w14:textId="77777777" w:rsidR="00000000" w:rsidRDefault="007C71EE">
      <w:pPr>
        <w:pStyle w:val="a"/>
        <w:rPr>
          <w:rFonts w:hint="cs"/>
          <w:rtl/>
        </w:rPr>
      </w:pPr>
    </w:p>
    <w:p w14:paraId="4895EA85" w14:textId="77777777" w:rsidR="00000000" w:rsidRDefault="007C71EE">
      <w:pPr>
        <w:pStyle w:val="a"/>
        <w:rPr>
          <w:rFonts w:hint="cs"/>
          <w:rtl/>
        </w:rPr>
      </w:pPr>
      <w:r>
        <w:rPr>
          <w:rFonts w:hint="cs"/>
          <w:rtl/>
        </w:rPr>
        <w:t>אדוני היושב-ראש, רבותי חברי הכ</w:t>
      </w:r>
      <w:r>
        <w:rPr>
          <w:rFonts w:hint="cs"/>
          <w:rtl/>
        </w:rPr>
        <w:t>נסת, האמת היא, שאני לא מבין בכלל את ההיגיון בהצעת האי-אמון ביום שבו מתחיל הדיון על התוכנית הכלכלית, כשהצעת האי-אמון היא באותו עניין. כבר נאמרו כל כך הרבה מלים, דנו בזה בכנסת בקריאה הראשונה יום שלם, דנים בזה בוועדות ימים שלמים במשך כל החודשיים האחרונים, בצי</w:t>
      </w:r>
      <w:r>
        <w:rPr>
          <w:rFonts w:hint="cs"/>
          <w:rtl/>
        </w:rPr>
        <w:t xml:space="preserve">בור נשפכו כל כך הרבה מלים, והדברים ברורים, כל אחד יכול לעטוף את זה בצורה שהוא רוצה. </w:t>
      </w:r>
    </w:p>
    <w:p w14:paraId="3A52CDE7" w14:textId="77777777" w:rsidR="00000000" w:rsidRDefault="007C71EE">
      <w:pPr>
        <w:pStyle w:val="a"/>
        <w:rPr>
          <w:rFonts w:hint="cs"/>
          <w:rtl/>
        </w:rPr>
      </w:pPr>
    </w:p>
    <w:p w14:paraId="15B1EBBD" w14:textId="77777777" w:rsidR="00000000" w:rsidRDefault="007C71EE">
      <w:pPr>
        <w:pStyle w:val="a"/>
        <w:rPr>
          <w:rFonts w:hint="cs"/>
          <w:rtl/>
        </w:rPr>
      </w:pPr>
      <w:r>
        <w:rPr>
          <w:rFonts w:hint="cs"/>
          <w:rtl/>
        </w:rPr>
        <w:t xml:space="preserve">אני רוצה שיהיה ברור, ואני אומר את זה פעם נוספת מחדש: התוכנית הכלכלית יוצרת סיכוי </w:t>
      </w:r>
      <w:r>
        <w:rPr>
          <w:rtl/>
        </w:rPr>
        <w:t>–</w:t>
      </w:r>
      <w:r>
        <w:rPr>
          <w:rFonts w:hint="cs"/>
          <w:rtl/>
        </w:rPr>
        <w:t xml:space="preserve"> אני לא אומר מאה אחוז, אני אומר סיכוי </w:t>
      </w:r>
      <w:r>
        <w:rPr>
          <w:rtl/>
        </w:rPr>
        <w:t>–</w:t>
      </w:r>
      <w:r>
        <w:rPr>
          <w:rFonts w:hint="cs"/>
          <w:rtl/>
        </w:rPr>
        <w:t xml:space="preserve"> שהמשק יעבור ממצב של התכווצות למצב של צמיחה. רבות</w:t>
      </w:r>
      <w:r>
        <w:rPr>
          <w:rFonts w:hint="cs"/>
          <w:rtl/>
        </w:rPr>
        <w:t xml:space="preserve">י, הדברים ברורים מאוד ומופיעים ככתובת על הקיר, רק צריך לקרוא את הנתונים. </w:t>
      </w:r>
    </w:p>
    <w:p w14:paraId="65AD7CD0" w14:textId="77777777" w:rsidR="00000000" w:rsidRDefault="007C71EE">
      <w:pPr>
        <w:pStyle w:val="a"/>
        <w:rPr>
          <w:rFonts w:hint="cs"/>
          <w:rtl/>
        </w:rPr>
      </w:pPr>
    </w:p>
    <w:p w14:paraId="4B9A1885" w14:textId="77777777" w:rsidR="00000000" w:rsidRDefault="007C71EE">
      <w:pPr>
        <w:pStyle w:val="ac"/>
        <w:rPr>
          <w:rtl/>
        </w:rPr>
      </w:pPr>
      <w:r>
        <w:rPr>
          <w:rFonts w:hint="eastAsia"/>
          <w:rtl/>
        </w:rPr>
        <w:t>אבשלום</w:t>
      </w:r>
      <w:r>
        <w:rPr>
          <w:rtl/>
        </w:rPr>
        <w:t xml:space="preserve"> וילן (מרצ):</w:t>
      </w:r>
    </w:p>
    <w:p w14:paraId="71AB81CD" w14:textId="77777777" w:rsidR="00000000" w:rsidRDefault="007C71EE">
      <w:pPr>
        <w:pStyle w:val="a"/>
        <w:rPr>
          <w:rFonts w:hint="cs"/>
          <w:rtl/>
        </w:rPr>
      </w:pPr>
    </w:p>
    <w:p w14:paraId="5B9F8D5B" w14:textId="77777777" w:rsidR="00000000" w:rsidRDefault="007C71EE">
      <w:pPr>
        <w:pStyle w:val="a"/>
        <w:rPr>
          <w:rFonts w:hint="cs"/>
          <w:rtl/>
        </w:rPr>
      </w:pPr>
      <w:r>
        <w:rPr>
          <w:rFonts w:hint="cs"/>
          <w:rtl/>
        </w:rPr>
        <w:t>למה בכותרת של מטרת החוק לא כתבתם "צמיחה"?</w:t>
      </w:r>
    </w:p>
    <w:p w14:paraId="12FECDE1" w14:textId="77777777" w:rsidR="00000000" w:rsidRDefault="007C71EE">
      <w:pPr>
        <w:pStyle w:val="a"/>
        <w:rPr>
          <w:rFonts w:hint="cs"/>
          <w:rtl/>
        </w:rPr>
      </w:pPr>
    </w:p>
    <w:p w14:paraId="542CE0D7" w14:textId="77777777" w:rsidR="00000000" w:rsidRDefault="007C71EE">
      <w:pPr>
        <w:pStyle w:val="SpeakerCon"/>
        <w:rPr>
          <w:rtl/>
        </w:rPr>
      </w:pPr>
      <w:bookmarkStart w:id="35" w:name="FS000000478T26_05_2003_11_42_48C"/>
      <w:bookmarkEnd w:id="35"/>
      <w:r>
        <w:rPr>
          <w:rtl/>
        </w:rPr>
        <w:t>השר מאיר שטרית:</w:t>
      </w:r>
    </w:p>
    <w:p w14:paraId="58BA8979" w14:textId="77777777" w:rsidR="00000000" w:rsidRDefault="007C71EE">
      <w:pPr>
        <w:pStyle w:val="a"/>
        <w:rPr>
          <w:rtl/>
        </w:rPr>
      </w:pPr>
    </w:p>
    <w:p w14:paraId="0738B9FB" w14:textId="77777777" w:rsidR="00000000" w:rsidRDefault="007C71EE">
      <w:pPr>
        <w:pStyle w:val="a"/>
        <w:rPr>
          <w:rFonts w:hint="cs"/>
          <w:rtl/>
        </w:rPr>
      </w:pPr>
      <w:r>
        <w:rPr>
          <w:rFonts w:hint="cs"/>
          <w:rtl/>
        </w:rPr>
        <w:t>עזוב, בחייך, מה המטרה של החוק? אבו, אם נכתוב את המלה "צמיחה", זאת תהיה צמיחה? זה מה שקובע אם תהיה צמי</w:t>
      </w:r>
      <w:r>
        <w:rPr>
          <w:rFonts w:hint="cs"/>
          <w:rtl/>
        </w:rPr>
        <w:t xml:space="preserve">חה או לא, השם של החוק או מטרת החוק? </w:t>
      </w:r>
    </w:p>
    <w:p w14:paraId="26438F8D" w14:textId="77777777" w:rsidR="00000000" w:rsidRDefault="007C71EE">
      <w:pPr>
        <w:pStyle w:val="a"/>
        <w:rPr>
          <w:rFonts w:hint="cs"/>
          <w:rtl/>
        </w:rPr>
      </w:pPr>
    </w:p>
    <w:p w14:paraId="08E6E500" w14:textId="77777777" w:rsidR="00000000" w:rsidRDefault="007C71EE">
      <w:pPr>
        <w:pStyle w:val="ac"/>
        <w:rPr>
          <w:rtl/>
        </w:rPr>
      </w:pPr>
      <w:r>
        <w:rPr>
          <w:rFonts w:hint="eastAsia"/>
          <w:rtl/>
        </w:rPr>
        <w:t>אבשלום</w:t>
      </w:r>
      <w:r>
        <w:rPr>
          <w:rtl/>
        </w:rPr>
        <w:t xml:space="preserve"> וילן (מרצ):</w:t>
      </w:r>
    </w:p>
    <w:p w14:paraId="1CEBDD23" w14:textId="77777777" w:rsidR="00000000" w:rsidRDefault="007C71EE">
      <w:pPr>
        <w:pStyle w:val="a"/>
        <w:rPr>
          <w:rFonts w:hint="cs"/>
          <w:rtl/>
        </w:rPr>
      </w:pPr>
    </w:p>
    <w:p w14:paraId="1F8F3AAB" w14:textId="77777777" w:rsidR="00000000" w:rsidRDefault="007C71EE">
      <w:pPr>
        <w:pStyle w:val="a"/>
        <w:rPr>
          <w:rFonts w:hint="cs"/>
          <w:rtl/>
        </w:rPr>
      </w:pPr>
      <w:r>
        <w:rPr>
          <w:rFonts w:hint="cs"/>
          <w:rtl/>
        </w:rPr>
        <w:t xml:space="preserve">אצלכם כן. </w:t>
      </w:r>
    </w:p>
    <w:p w14:paraId="54CA7961" w14:textId="77777777" w:rsidR="00000000" w:rsidRDefault="007C71EE">
      <w:pPr>
        <w:pStyle w:val="a"/>
        <w:rPr>
          <w:rFonts w:hint="cs"/>
          <w:rtl/>
        </w:rPr>
      </w:pPr>
    </w:p>
    <w:p w14:paraId="769F4E1C" w14:textId="77777777" w:rsidR="00000000" w:rsidRDefault="007C71EE">
      <w:pPr>
        <w:pStyle w:val="SpeakerCon"/>
        <w:rPr>
          <w:rtl/>
        </w:rPr>
      </w:pPr>
      <w:bookmarkStart w:id="36" w:name="FS000000478T26_05_2003_11_44_00C"/>
      <w:bookmarkEnd w:id="36"/>
      <w:r>
        <w:rPr>
          <w:rtl/>
        </w:rPr>
        <w:t>השר מאיר שטרית:</w:t>
      </w:r>
    </w:p>
    <w:p w14:paraId="58847A23" w14:textId="77777777" w:rsidR="00000000" w:rsidRDefault="007C71EE">
      <w:pPr>
        <w:pStyle w:val="a"/>
        <w:rPr>
          <w:rtl/>
        </w:rPr>
      </w:pPr>
    </w:p>
    <w:p w14:paraId="6D4E7531" w14:textId="77777777" w:rsidR="00000000" w:rsidRDefault="007C71EE">
      <w:pPr>
        <w:pStyle w:val="a"/>
        <w:rPr>
          <w:rFonts w:hint="cs"/>
          <w:rtl/>
        </w:rPr>
      </w:pPr>
      <w:r>
        <w:rPr>
          <w:rFonts w:hint="cs"/>
          <w:rtl/>
        </w:rPr>
        <w:t xml:space="preserve">עזוב, אבו, בחייך, עזוב את המלים. זה לא רציני. </w:t>
      </w:r>
    </w:p>
    <w:p w14:paraId="75F2C8E4" w14:textId="77777777" w:rsidR="00000000" w:rsidRDefault="007C71EE">
      <w:pPr>
        <w:pStyle w:val="a"/>
        <w:rPr>
          <w:rFonts w:hint="cs"/>
          <w:rtl/>
        </w:rPr>
      </w:pPr>
    </w:p>
    <w:p w14:paraId="7E11C8D6" w14:textId="77777777" w:rsidR="00000000" w:rsidRDefault="007C71EE">
      <w:pPr>
        <w:pStyle w:val="ac"/>
        <w:rPr>
          <w:rtl/>
        </w:rPr>
      </w:pPr>
      <w:r>
        <w:rPr>
          <w:rFonts w:hint="eastAsia"/>
          <w:rtl/>
        </w:rPr>
        <w:t>אבשלום</w:t>
      </w:r>
      <w:r>
        <w:rPr>
          <w:rtl/>
        </w:rPr>
        <w:t xml:space="preserve"> וילן (מרצ):</w:t>
      </w:r>
    </w:p>
    <w:p w14:paraId="0B52BD3F" w14:textId="77777777" w:rsidR="00000000" w:rsidRDefault="007C71EE">
      <w:pPr>
        <w:pStyle w:val="a"/>
        <w:rPr>
          <w:rFonts w:hint="cs"/>
          <w:rtl/>
        </w:rPr>
      </w:pPr>
    </w:p>
    <w:p w14:paraId="0032C4FA" w14:textId="77777777" w:rsidR="00000000" w:rsidRDefault="007C71EE">
      <w:pPr>
        <w:pStyle w:val="a"/>
        <w:rPr>
          <w:rFonts w:hint="cs"/>
          <w:rtl/>
        </w:rPr>
      </w:pPr>
      <w:r>
        <w:rPr>
          <w:rFonts w:hint="cs"/>
          <w:rtl/>
        </w:rPr>
        <w:t>- - -</w:t>
      </w:r>
    </w:p>
    <w:p w14:paraId="36BB48F1" w14:textId="77777777" w:rsidR="00000000" w:rsidRDefault="007C71EE">
      <w:pPr>
        <w:pStyle w:val="a"/>
        <w:rPr>
          <w:rFonts w:hint="cs"/>
          <w:rtl/>
        </w:rPr>
      </w:pPr>
    </w:p>
    <w:p w14:paraId="49EA2024" w14:textId="77777777" w:rsidR="00000000" w:rsidRDefault="007C71EE">
      <w:pPr>
        <w:pStyle w:val="ad"/>
        <w:rPr>
          <w:rtl/>
        </w:rPr>
      </w:pPr>
      <w:r>
        <w:rPr>
          <w:rtl/>
        </w:rPr>
        <w:t>היו"ר מוחמד ברכה:</w:t>
      </w:r>
    </w:p>
    <w:p w14:paraId="35DFDE18" w14:textId="77777777" w:rsidR="00000000" w:rsidRDefault="007C71EE">
      <w:pPr>
        <w:pStyle w:val="a"/>
        <w:rPr>
          <w:rtl/>
        </w:rPr>
      </w:pPr>
    </w:p>
    <w:p w14:paraId="68581077" w14:textId="77777777" w:rsidR="00000000" w:rsidRDefault="007C71EE">
      <w:pPr>
        <w:pStyle w:val="a"/>
        <w:rPr>
          <w:rFonts w:hint="cs"/>
          <w:rtl/>
        </w:rPr>
      </w:pPr>
      <w:r>
        <w:rPr>
          <w:rFonts w:hint="cs"/>
          <w:rtl/>
        </w:rPr>
        <w:t xml:space="preserve">חבר הכנסת וילן, קיבלת תשובה. גם כשכותבים לא בטוח שתהיה. </w:t>
      </w:r>
    </w:p>
    <w:p w14:paraId="157C8597" w14:textId="77777777" w:rsidR="00000000" w:rsidRDefault="007C71EE">
      <w:pPr>
        <w:pStyle w:val="a"/>
        <w:rPr>
          <w:rFonts w:hint="cs"/>
          <w:rtl/>
        </w:rPr>
      </w:pPr>
    </w:p>
    <w:p w14:paraId="651DBBF5" w14:textId="77777777" w:rsidR="00000000" w:rsidRDefault="007C71EE">
      <w:pPr>
        <w:pStyle w:val="SpeakerCon"/>
        <w:rPr>
          <w:rtl/>
        </w:rPr>
      </w:pPr>
      <w:bookmarkStart w:id="37" w:name="FS000000478T26_05_2003_11_45_14C"/>
      <w:bookmarkEnd w:id="37"/>
      <w:r>
        <w:rPr>
          <w:rtl/>
        </w:rPr>
        <w:t>השר מאיר שטרית:</w:t>
      </w:r>
    </w:p>
    <w:p w14:paraId="40C0987F" w14:textId="77777777" w:rsidR="00000000" w:rsidRDefault="007C71EE">
      <w:pPr>
        <w:pStyle w:val="a"/>
        <w:rPr>
          <w:rtl/>
        </w:rPr>
      </w:pPr>
    </w:p>
    <w:p w14:paraId="37A70898" w14:textId="77777777" w:rsidR="00000000" w:rsidRDefault="007C71EE">
      <w:pPr>
        <w:pStyle w:val="a"/>
        <w:rPr>
          <w:rFonts w:hint="cs"/>
          <w:rtl/>
        </w:rPr>
      </w:pPr>
      <w:r>
        <w:rPr>
          <w:rFonts w:hint="cs"/>
          <w:rtl/>
        </w:rPr>
        <w:t xml:space="preserve">בוודאי. אם נכתוב "צמיחה", אז תהיה צמיחה? אם נכתוב "שלום", אז יהיה שלום? נכתוב מה שאתה רוצה. בשביל לעשות שלום צריך להתאמץ, בשביל לעשות צמיחה צריך לעבוד. הכתיבה לא אומרת כלום, התוכן של החוק ברור. </w:t>
      </w:r>
    </w:p>
    <w:p w14:paraId="1E017B80" w14:textId="77777777" w:rsidR="00000000" w:rsidRDefault="007C71EE">
      <w:pPr>
        <w:pStyle w:val="a"/>
        <w:rPr>
          <w:rFonts w:hint="cs"/>
          <w:rtl/>
        </w:rPr>
      </w:pPr>
    </w:p>
    <w:p w14:paraId="39EB8D88" w14:textId="77777777" w:rsidR="00000000" w:rsidRDefault="007C71EE">
      <w:pPr>
        <w:pStyle w:val="ac"/>
        <w:rPr>
          <w:rtl/>
        </w:rPr>
      </w:pPr>
      <w:r>
        <w:rPr>
          <w:rFonts w:hint="eastAsia"/>
          <w:rtl/>
        </w:rPr>
        <w:t>אבשלום</w:t>
      </w:r>
      <w:r>
        <w:rPr>
          <w:rtl/>
        </w:rPr>
        <w:t xml:space="preserve"> וילן (מרצ):</w:t>
      </w:r>
    </w:p>
    <w:p w14:paraId="1CA15E72" w14:textId="77777777" w:rsidR="00000000" w:rsidRDefault="007C71EE">
      <w:pPr>
        <w:pStyle w:val="a"/>
        <w:rPr>
          <w:rFonts w:hint="cs"/>
          <w:rtl/>
        </w:rPr>
      </w:pPr>
    </w:p>
    <w:p w14:paraId="75B0EC30" w14:textId="77777777" w:rsidR="00000000" w:rsidRDefault="007C71EE">
      <w:pPr>
        <w:pStyle w:val="a"/>
        <w:rPr>
          <w:rFonts w:hint="cs"/>
          <w:rtl/>
        </w:rPr>
      </w:pPr>
      <w:r>
        <w:rPr>
          <w:rFonts w:hint="cs"/>
          <w:rtl/>
        </w:rPr>
        <w:t>לא משנה מה כתוב בהחלטת ממשלה?</w:t>
      </w:r>
    </w:p>
    <w:p w14:paraId="1F61F728" w14:textId="77777777" w:rsidR="00000000" w:rsidRDefault="007C71EE">
      <w:pPr>
        <w:pStyle w:val="a"/>
        <w:rPr>
          <w:rFonts w:hint="cs"/>
          <w:rtl/>
        </w:rPr>
      </w:pPr>
    </w:p>
    <w:p w14:paraId="0C538DFB" w14:textId="77777777" w:rsidR="00000000" w:rsidRDefault="007C71EE">
      <w:pPr>
        <w:pStyle w:val="SpeakerCon"/>
        <w:rPr>
          <w:rtl/>
        </w:rPr>
      </w:pPr>
      <w:bookmarkStart w:id="38" w:name="FS000000478T26_05_2003_11_46_30C"/>
      <w:bookmarkEnd w:id="38"/>
      <w:r>
        <w:rPr>
          <w:rtl/>
        </w:rPr>
        <w:t xml:space="preserve">השר מאיר </w:t>
      </w:r>
      <w:r>
        <w:rPr>
          <w:rtl/>
        </w:rPr>
        <w:t>שטרית:</w:t>
      </w:r>
    </w:p>
    <w:p w14:paraId="7C7A7E7E" w14:textId="77777777" w:rsidR="00000000" w:rsidRDefault="007C71EE">
      <w:pPr>
        <w:pStyle w:val="a"/>
        <w:rPr>
          <w:rtl/>
        </w:rPr>
      </w:pPr>
    </w:p>
    <w:p w14:paraId="02539D57" w14:textId="77777777" w:rsidR="00000000" w:rsidRDefault="007C71EE">
      <w:pPr>
        <w:pStyle w:val="a"/>
        <w:rPr>
          <w:rFonts w:hint="cs"/>
          <w:rtl/>
        </w:rPr>
      </w:pPr>
      <w:r>
        <w:rPr>
          <w:rFonts w:hint="cs"/>
          <w:rtl/>
        </w:rPr>
        <w:t xml:space="preserve">אבו, תקשיב רגע. בקשר לתוכנית הכלכלית, עכשיו כשיש קצת שקט בכנסת, אני מבקש להבהיר כמה נתונים, כדי שהדברים יהיו ברורים. </w:t>
      </w:r>
    </w:p>
    <w:p w14:paraId="5CC7C5EE" w14:textId="77777777" w:rsidR="00000000" w:rsidRDefault="007C71EE">
      <w:pPr>
        <w:pStyle w:val="a"/>
        <w:rPr>
          <w:rFonts w:hint="cs"/>
          <w:rtl/>
        </w:rPr>
      </w:pPr>
    </w:p>
    <w:p w14:paraId="7701258F" w14:textId="77777777" w:rsidR="00000000" w:rsidRDefault="007C71EE">
      <w:pPr>
        <w:pStyle w:val="a"/>
        <w:rPr>
          <w:rFonts w:hint="cs"/>
          <w:rtl/>
        </w:rPr>
      </w:pPr>
      <w:r>
        <w:rPr>
          <w:rFonts w:hint="cs"/>
          <w:rtl/>
        </w:rPr>
        <w:t>רבותי, אני רוצה שתדעו, שמיום הקמת המדינה עד 1973, ב=25 שנה של המדינה, הצמיחה הממוצעת במשק היתה 5%. מה שמדאיג במצב הכלכלי זה לא הש</w:t>
      </w:r>
      <w:r>
        <w:rPr>
          <w:rFonts w:hint="cs"/>
          <w:rtl/>
        </w:rPr>
        <w:t xml:space="preserve">נתיים האחרונות שבעקבותיהן חלה התכווצות כל כך קשה של המשק. אילו היו אלה רק שנה-שנתיים ומחר נעבור ונצמח, הייתי אומר: ניחא, נעבור תקופה קשה, מחר הכול יהיה בסדר. כשבודקים את הנתונים, הצרה היא שהבעיה היא לא בשנתיים האחרונות - הבעיה נמשכת שלושה עשורים. מי שעוקב </w:t>
      </w:r>
      <w:r>
        <w:rPr>
          <w:rFonts w:hint="cs"/>
          <w:rtl/>
        </w:rPr>
        <w:t>אחרי הנתונים הכלכליים יכול לראות, שמ=1973 עד היום יש ירידה קונסיסטנטית, לאורך 30 שנה. למרות השינויים, העליות והמורדות יש ירידה קונסיסטנטית ברמת הצמיחה. בשלושת העשורים האחרונים, לאורך 30 שנה, הצמיחה הממוצעת לשנה בישראל היא 1.5%, לעומת 2.2% במדינות ה=</w:t>
      </w:r>
      <w:r>
        <w:rPr>
          <w:rFonts w:hint="cs"/>
        </w:rPr>
        <w:t>G</w:t>
      </w:r>
      <w:r>
        <w:t>-</w:t>
      </w:r>
      <w:r>
        <w:rPr>
          <w:rFonts w:hint="cs"/>
        </w:rPr>
        <w:t>7</w:t>
      </w:r>
      <w:r>
        <w:rPr>
          <w:rFonts w:hint="cs"/>
          <w:rtl/>
        </w:rPr>
        <w:t>, ול</w:t>
      </w:r>
      <w:r>
        <w:rPr>
          <w:rFonts w:hint="cs"/>
          <w:rtl/>
        </w:rPr>
        <w:t>עומת 2.5% בארצות-הברית. אילו היינו ברמת הצמיחה של ה=</w:t>
      </w:r>
      <w:r>
        <w:rPr>
          <w:rFonts w:hint="cs"/>
        </w:rPr>
        <w:t>G</w:t>
      </w:r>
      <w:r>
        <w:t>=</w:t>
      </w:r>
      <w:r>
        <w:rPr>
          <w:rFonts w:hint="cs"/>
        </w:rPr>
        <w:t>7</w:t>
      </w:r>
      <w:r>
        <w:rPr>
          <w:rFonts w:hint="cs"/>
          <w:rtl/>
        </w:rPr>
        <w:t xml:space="preserve">, התוצר הלאומי שלנו לשנה היה גדל ב=22 מיליארד שקל. </w:t>
      </w:r>
    </w:p>
    <w:p w14:paraId="020AD796" w14:textId="77777777" w:rsidR="00000000" w:rsidRDefault="007C71EE">
      <w:pPr>
        <w:pStyle w:val="a"/>
        <w:rPr>
          <w:rFonts w:hint="cs"/>
          <w:rtl/>
        </w:rPr>
      </w:pPr>
    </w:p>
    <w:p w14:paraId="74FD5A0C" w14:textId="77777777" w:rsidR="00000000" w:rsidRDefault="007C71EE">
      <w:pPr>
        <w:pStyle w:val="a"/>
        <w:rPr>
          <w:rFonts w:hint="cs"/>
          <w:rtl/>
        </w:rPr>
      </w:pPr>
      <w:r>
        <w:rPr>
          <w:rFonts w:hint="cs"/>
          <w:rtl/>
        </w:rPr>
        <w:t>זה מדהים. אתה שואל את עצמך למה. איך יכול להיות שב=25 השנים הראשונות לקיום המדינה, כשהמדינה היתה קטנה, נאבקה מאבקים קשים, היתה במצב של מלחמה עם כל מד</w:t>
      </w:r>
      <w:r>
        <w:rPr>
          <w:rFonts w:hint="cs"/>
          <w:rtl/>
        </w:rPr>
        <w:t>ינות ערב, כשעברנו ארבע מלחמות כוללות עד 1973, בכל זאת הצמיחה היתה 5%; ו=30 שנה לאחר מכן, כשהמדינה יותר גדולה, התל"ג יותר גדול, יש שלום עם מצרים ועם ירדן, יצאנו מלבנון, אתה רואה שהצמיחה יורדת בצורה דרסטית.</w:t>
      </w:r>
    </w:p>
    <w:p w14:paraId="36748648" w14:textId="77777777" w:rsidR="00000000" w:rsidRDefault="007C71EE">
      <w:pPr>
        <w:pStyle w:val="a"/>
        <w:rPr>
          <w:rFonts w:hint="cs"/>
          <w:rtl/>
        </w:rPr>
      </w:pPr>
    </w:p>
    <w:p w14:paraId="2F5055BE" w14:textId="77777777" w:rsidR="00000000" w:rsidRDefault="007C71EE">
      <w:pPr>
        <w:pStyle w:val="a"/>
        <w:rPr>
          <w:rFonts w:hint="cs"/>
          <w:rtl/>
        </w:rPr>
      </w:pPr>
      <w:r>
        <w:rPr>
          <w:rFonts w:hint="cs"/>
          <w:rtl/>
        </w:rPr>
        <w:t xml:space="preserve">אנשים אומרים: אולי זה הביטחון, העומס הביטחוני הוא </w:t>
      </w:r>
      <w:r>
        <w:rPr>
          <w:rFonts w:hint="cs"/>
          <w:rtl/>
        </w:rPr>
        <w:t xml:space="preserve">זה שמעיב עלינו ולכן אנחנו לא יכולים לצמוח. גם זה לא נכון. רבותי, ב=1973 תקציב הביטחון היה כמעט 25% תל"ג; היום תקציב הביטחון הוא פחות מ=10% תל"ג. גם התשובה הזאת לא נכונה, הביטחון הוא לא הסיבה. </w:t>
      </w:r>
    </w:p>
    <w:p w14:paraId="37F62ED8" w14:textId="77777777" w:rsidR="00000000" w:rsidRDefault="007C71EE">
      <w:pPr>
        <w:pStyle w:val="a"/>
        <w:rPr>
          <w:rFonts w:hint="cs"/>
          <w:rtl/>
        </w:rPr>
      </w:pPr>
    </w:p>
    <w:p w14:paraId="7A6FDF9E" w14:textId="77777777" w:rsidR="00000000" w:rsidRDefault="007C71EE">
      <w:pPr>
        <w:pStyle w:val="a"/>
        <w:rPr>
          <w:rFonts w:hint="cs"/>
          <w:rtl/>
        </w:rPr>
      </w:pPr>
      <w:r>
        <w:rPr>
          <w:rFonts w:hint="cs"/>
          <w:rtl/>
        </w:rPr>
        <w:t>רבותי, לצערי, הסיבה למצב הכלכלי היא תוצרת כחול-לבן: חוסר היכול</w:t>
      </w:r>
      <w:r>
        <w:rPr>
          <w:rFonts w:hint="cs"/>
          <w:rtl/>
        </w:rPr>
        <w:t>ת של ממשלות ישראל לדורותיהן לקבל החלטות קשות כמו שמקבלים עכשיו וליישר את הכלכלה. הסיבה היא שממשלות ישראל הוציאו, לצערי, במשך הרבה שנים הרבה יותר ממה שהיה להן, כיוון שההוצאות הלכו וגדלו ואילו ההכנסות לא גדלו במקביל; כי האבטלה גדלה לשמים ב=30 השנים האחרונות,</w:t>
      </w:r>
      <w:r>
        <w:rPr>
          <w:rFonts w:hint="cs"/>
          <w:rtl/>
        </w:rPr>
        <w:t xml:space="preserve"> מספר מקבלי הבטחת הכנסה גדל גם כן לשמים, מספרם של כל אלה שחיים מקצבאות גדל לשמים, ומספר האנשים העובדים הלך והצטמצם. </w:t>
      </w:r>
    </w:p>
    <w:p w14:paraId="30E2B7B8" w14:textId="77777777" w:rsidR="00000000" w:rsidRDefault="007C71EE">
      <w:pPr>
        <w:pStyle w:val="a"/>
        <w:rPr>
          <w:rFonts w:hint="cs"/>
          <w:rtl/>
        </w:rPr>
      </w:pPr>
    </w:p>
    <w:p w14:paraId="04AEE97C" w14:textId="77777777" w:rsidR="00000000" w:rsidRDefault="007C71EE">
      <w:pPr>
        <w:pStyle w:val="a"/>
        <w:rPr>
          <w:rFonts w:hint="cs"/>
          <w:rtl/>
        </w:rPr>
      </w:pPr>
      <w:r>
        <w:rPr>
          <w:rFonts w:hint="cs"/>
          <w:rtl/>
        </w:rPr>
        <w:t xml:space="preserve">בדקתי את הנתונים הכלכליים, ואני רואה בצורה חדה מאוד, שעד 1973 רוב האנשים בישראל עבדו. זה כל ההבדל - מעט מאוד אנשים חיו מקצבאות. מ=1948 עד </w:t>
      </w:r>
      <w:r>
        <w:rPr>
          <w:rFonts w:hint="cs"/>
          <w:rtl/>
        </w:rPr>
        <w:t xml:space="preserve">1973 הקו של תשלומי העברה לקצבאות היה נמוך מאוד, לטנטי, לאורך כל הדרך. מ=1973 עד היום רואים עלייה דרסטית בתשלומי ההעברה. </w:t>
      </w:r>
    </w:p>
    <w:p w14:paraId="453FF324" w14:textId="77777777" w:rsidR="00000000" w:rsidRDefault="007C71EE">
      <w:pPr>
        <w:pStyle w:val="a"/>
        <w:rPr>
          <w:rFonts w:hint="cs"/>
          <w:rtl/>
        </w:rPr>
      </w:pPr>
    </w:p>
    <w:p w14:paraId="415F95A7" w14:textId="77777777" w:rsidR="00000000" w:rsidRDefault="007C71EE">
      <w:pPr>
        <w:pStyle w:val="ac"/>
        <w:rPr>
          <w:rtl/>
        </w:rPr>
      </w:pPr>
      <w:r>
        <w:rPr>
          <w:rFonts w:hint="eastAsia"/>
          <w:rtl/>
        </w:rPr>
        <w:t>רן</w:t>
      </w:r>
      <w:r>
        <w:rPr>
          <w:rtl/>
        </w:rPr>
        <w:t xml:space="preserve"> כהן (מרצ):</w:t>
      </w:r>
    </w:p>
    <w:p w14:paraId="0AFCFEE3" w14:textId="77777777" w:rsidR="00000000" w:rsidRDefault="007C71EE">
      <w:pPr>
        <w:pStyle w:val="a"/>
        <w:rPr>
          <w:rFonts w:hint="cs"/>
          <w:rtl/>
        </w:rPr>
      </w:pPr>
    </w:p>
    <w:p w14:paraId="26CB0E6D" w14:textId="77777777" w:rsidR="00000000" w:rsidRDefault="007C71EE">
      <w:pPr>
        <w:pStyle w:val="a"/>
        <w:rPr>
          <w:rFonts w:hint="cs"/>
          <w:rtl/>
        </w:rPr>
      </w:pPr>
      <w:r>
        <w:rPr>
          <w:rFonts w:hint="cs"/>
          <w:rtl/>
        </w:rPr>
        <w:t xml:space="preserve">להוציא 1992 עד 1996. </w:t>
      </w:r>
    </w:p>
    <w:p w14:paraId="56F53BC5" w14:textId="77777777" w:rsidR="00000000" w:rsidRDefault="007C71EE">
      <w:pPr>
        <w:pStyle w:val="a"/>
        <w:rPr>
          <w:rFonts w:hint="cs"/>
          <w:rtl/>
        </w:rPr>
      </w:pPr>
    </w:p>
    <w:p w14:paraId="1902DC0C" w14:textId="77777777" w:rsidR="00000000" w:rsidRDefault="007C71EE">
      <w:pPr>
        <w:pStyle w:val="SpeakerCon"/>
        <w:rPr>
          <w:rtl/>
        </w:rPr>
      </w:pPr>
      <w:bookmarkStart w:id="39" w:name="FS000000478T26_05_2003_12_03_06C"/>
      <w:bookmarkEnd w:id="39"/>
      <w:r>
        <w:rPr>
          <w:rtl/>
        </w:rPr>
        <w:t>השר מאיר שטרית:</w:t>
      </w:r>
    </w:p>
    <w:p w14:paraId="1DC065EB" w14:textId="77777777" w:rsidR="00000000" w:rsidRDefault="007C71EE">
      <w:pPr>
        <w:pStyle w:val="a"/>
        <w:rPr>
          <w:rtl/>
        </w:rPr>
      </w:pPr>
    </w:p>
    <w:p w14:paraId="7912ACA1" w14:textId="77777777" w:rsidR="00000000" w:rsidRDefault="007C71EE">
      <w:pPr>
        <w:pStyle w:val="a"/>
        <w:rPr>
          <w:rFonts w:hint="cs"/>
          <w:rtl/>
        </w:rPr>
      </w:pPr>
      <w:r>
        <w:rPr>
          <w:rFonts w:hint="cs"/>
          <w:rtl/>
        </w:rPr>
        <w:t>ב=1992 היתה צמיחה - - -</w:t>
      </w:r>
    </w:p>
    <w:p w14:paraId="5C758889" w14:textId="77777777" w:rsidR="00000000" w:rsidRDefault="007C71EE">
      <w:pPr>
        <w:pStyle w:val="a"/>
        <w:rPr>
          <w:rFonts w:hint="cs"/>
          <w:rtl/>
        </w:rPr>
      </w:pPr>
    </w:p>
    <w:p w14:paraId="2403C6EA" w14:textId="77777777" w:rsidR="00000000" w:rsidRDefault="007C71EE">
      <w:pPr>
        <w:pStyle w:val="ac"/>
        <w:rPr>
          <w:rtl/>
        </w:rPr>
      </w:pPr>
      <w:r>
        <w:rPr>
          <w:rFonts w:hint="eastAsia"/>
          <w:rtl/>
        </w:rPr>
        <w:t>רן</w:t>
      </w:r>
      <w:r>
        <w:rPr>
          <w:rtl/>
        </w:rPr>
        <w:t xml:space="preserve"> כהן (מרצ):</w:t>
      </w:r>
    </w:p>
    <w:p w14:paraId="3FF2BC00" w14:textId="77777777" w:rsidR="00000000" w:rsidRDefault="007C71EE">
      <w:pPr>
        <w:pStyle w:val="a"/>
        <w:rPr>
          <w:rFonts w:hint="cs"/>
          <w:rtl/>
        </w:rPr>
      </w:pPr>
    </w:p>
    <w:p w14:paraId="5E23204B" w14:textId="77777777" w:rsidR="00000000" w:rsidRDefault="007C71EE">
      <w:pPr>
        <w:pStyle w:val="a"/>
        <w:rPr>
          <w:rFonts w:hint="cs"/>
          <w:rtl/>
        </w:rPr>
      </w:pPr>
      <w:r>
        <w:rPr>
          <w:rFonts w:hint="cs"/>
          <w:rtl/>
        </w:rPr>
        <w:t>האבטלה ירדה ב=6.4%. אולי התחלתם מאתמול.</w:t>
      </w:r>
      <w:r>
        <w:rPr>
          <w:rFonts w:hint="cs"/>
          <w:rtl/>
        </w:rPr>
        <w:t xml:space="preserve"> </w:t>
      </w:r>
    </w:p>
    <w:p w14:paraId="049AC45A" w14:textId="77777777" w:rsidR="00000000" w:rsidRDefault="007C71EE">
      <w:pPr>
        <w:pStyle w:val="a"/>
        <w:rPr>
          <w:rFonts w:hint="cs"/>
          <w:rtl/>
        </w:rPr>
      </w:pPr>
    </w:p>
    <w:p w14:paraId="406B61C6" w14:textId="77777777" w:rsidR="00000000" w:rsidRDefault="007C71EE">
      <w:pPr>
        <w:pStyle w:val="SpeakerCon"/>
        <w:rPr>
          <w:rtl/>
        </w:rPr>
      </w:pPr>
      <w:bookmarkStart w:id="40" w:name="FS000000478T26_05_2003_12_03_44C"/>
      <w:bookmarkEnd w:id="40"/>
      <w:r>
        <w:rPr>
          <w:rtl/>
        </w:rPr>
        <w:t>השר מאיר שטרית:</w:t>
      </w:r>
    </w:p>
    <w:p w14:paraId="7292C1CB" w14:textId="77777777" w:rsidR="00000000" w:rsidRDefault="007C71EE">
      <w:pPr>
        <w:pStyle w:val="a"/>
        <w:rPr>
          <w:rtl/>
        </w:rPr>
      </w:pPr>
    </w:p>
    <w:p w14:paraId="032172EC" w14:textId="77777777" w:rsidR="00000000" w:rsidRDefault="007C71EE">
      <w:pPr>
        <w:pStyle w:val="a"/>
        <w:rPr>
          <w:rFonts w:hint="cs"/>
          <w:rtl/>
        </w:rPr>
      </w:pPr>
      <w:r>
        <w:rPr>
          <w:rFonts w:hint="cs"/>
          <w:rtl/>
        </w:rPr>
        <w:t xml:space="preserve">רן, כשאתה בוחן לאורך 30 שנה, אתה לא לוקח קפיצות באמצע, זה כלום; אתה רואה מגמה. אם השינוי לאורך כל הדרך הוא ירידה </w:t>
      </w:r>
      <w:r>
        <w:rPr>
          <w:rtl/>
        </w:rPr>
        <w:t>–</w:t>
      </w:r>
      <w:r>
        <w:rPr>
          <w:rFonts w:hint="cs"/>
          <w:rtl/>
        </w:rPr>
        <w:t xml:space="preserve"> זו ירידה. אם אתה לוקח 30 שנה, אתה רואה עלייה כזאת בהכנסות מועברות וירידה דרסטית בהוצאות האזרחיות של הממשלה, כי אין תקציב.</w:t>
      </w:r>
      <w:r>
        <w:rPr>
          <w:rFonts w:hint="cs"/>
          <w:rtl/>
        </w:rPr>
        <w:t xml:space="preserve"> </w:t>
      </w:r>
    </w:p>
    <w:p w14:paraId="35428A0C" w14:textId="77777777" w:rsidR="00000000" w:rsidRDefault="007C71EE">
      <w:pPr>
        <w:pStyle w:val="a"/>
        <w:rPr>
          <w:rFonts w:hint="cs"/>
          <w:rtl/>
        </w:rPr>
      </w:pPr>
    </w:p>
    <w:p w14:paraId="54B6BEAF" w14:textId="77777777" w:rsidR="00000000" w:rsidRDefault="007C71EE">
      <w:pPr>
        <w:pStyle w:val="ac"/>
        <w:rPr>
          <w:rtl/>
        </w:rPr>
      </w:pPr>
      <w:r>
        <w:rPr>
          <w:rFonts w:hint="eastAsia"/>
          <w:rtl/>
        </w:rPr>
        <w:t>רן</w:t>
      </w:r>
      <w:r>
        <w:rPr>
          <w:rtl/>
        </w:rPr>
        <w:t xml:space="preserve"> כהן (מרצ):</w:t>
      </w:r>
    </w:p>
    <w:p w14:paraId="01BE25A1" w14:textId="77777777" w:rsidR="00000000" w:rsidRDefault="007C71EE">
      <w:pPr>
        <w:pStyle w:val="a"/>
        <w:rPr>
          <w:rFonts w:hint="cs"/>
          <w:rtl/>
        </w:rPr>
      </w:pPr>
    </w:p>
    <w:p w14:paraId="76B65419" w14:textId="77777777" w:rsidR="00000000" w:rsidRDefault="007C71EE">
      <w:pPr>
        <w:pStyle w:val="a"/>
        <w:rPr>
          <w:rFonts w:hint="cs"/>
          <w:rtl/>
        </w:rPr>
      </w:pPr>
      <w:r>
        <w:rPr>
          <w:rFonts w:hint="cs"/>
          <w:rtl/>
        </w:rPr>
        <w:t xml:space="preserve">אני יכול לאשר את דבריך מבחינת הפערים החברתיים ב=20 שנה. זה מה שקרה. </w:t>
      </w:r>
    </w:p>
    <w:p w14:paraId="4BC52F48" w14:textId="77777777" w:rsidR="00000000" w:rsidRDefault="007C71EE">
      <w:pPr>
        <w:pStyle w:val="a"/>
        <w:rPr>
          <w:rFonts w:hint="cs"/>
          <w:rtl/>
        </w:rPr>
      </w:pPr>
    </w:p>
    <w:p w14:paraId="66B3B2CC" w14:textId="77777777" w:rsidR="00000000" w:rsidRDefault="007C71EE">
      <w:pPr>
        <w:pStyle w:val="SpeakerCon"/>
        <w:rPr>
          <w:rtl/>
        </w:rPr>
      </w:pPr>
      <w:bookmarkStart w:id="41" w:name="FS000000478T26_05_2003_12_05_34C"/>
      <w:bookmarkEnd w:id="41"/>
      <w:r>
        <w:rPr>
          <w:rtl/>
        </w:rPr>
        <w:t>השר מאיר שטרית:</w:t>
      </w:r>
    </w:p>
    <w:p w14:paraId="16DF2D8E" w14:textId="77777777" w:rsidR="00000000" w:rsidRDefault="007C71EE">
      <w:pPr>
        <w:pStyle w:val="a"/>
        <w:rPr>
          <w:rtl/>
        </w:rPr>
      </w:pPr>
    </w:p>
    <w:p w14:paraId="0AE35437" w14:textId="77777777" w:rsidR="00000000" w:rsidRDefault="007C71EE">
      <w:pPr>
        <w:pStyle w:val="a"/>
        <w:rPr>
          <w:rFonts w:hint="cs"/>
          <w:rtl/>
        </w:rPr>
      </w:pPr>
      <w:r>
        <w:rPr>
          <w:rFonts w:hint="cs"/>
          <w:rtl/>
        </w:rPr>
        <w:t xml:space="preserve">נכון. יותר מזה, רן. לצערי הרב, לא רק שתשלומי ההעברה גדלו </w:t>
      </w:r>
      <w:r>
        <w:rPr>
          <w:rtl/>
        </w:rPr>
        <w:t>–</w:t>
      </w:r>
      <w:r>
        <w:rPr>
          <w:rFonts w:hint="cs"/>
          <w:rtl/>
        </w:rPr>
        <w:t xml:space="preserve"> זה הולך ביחד </w:t>
      </w:r>
      <w:r>
        <w:rPr>
          <w:rtl/>
        </w:rPr>
        <w:t>–</w:t>
      </w:r>
      <w:r>
        <w:rPr>
          <w:rFonts w:hint="cs"/>
          <w:rtl/>
        </w:rPr>
        <w:t xml:space="preserve"> הדבר המדהים הוא, שההשתתפות בכוח העבודה במדינת ישראל ירדה בצורה דרסטית. היום 1</w:t>
      </w:r>
      <w:r>
        <w:rPr>
          <w:rFonts w:hint="cs"/>
          <w:rtl/>
        </w:rPr>
        <w:t>0% פחות גברים משתתפים בכוח העבודה בישראל בהשוואה לכל מדינות אירופה ולמדינות ה=</w:t>
      </w:r>
      <w:r>
        <w:rPr>
          <w:rFonts w:hint="cs"/>
        </w:rPr>
        <w:t>G</w:t>
      </w:r>
      <w:r>
        <w:t>=</w:t>
      </w:r>
      <w:r>
        <w:rPr>
          <w:rFonts w:hint="cs"/>
        </w:rPr>
        <w:t>7</w:t>
      </w:r>
      <w:r>
        <w:rPr>
          <w:rFonts w:hint="cs"/>
          <w:rtl/>
        </w:rPr>
        <w:t xml:space="preserve"> - 10% פחות. </w:t>
      </w:r>
    </w:p>
    <w:p w14:paraId="4E227B3A" w14:textId="77777777" w:rsidR="00000000" w:rsidRDefault="007C71EE">
      <w:pPr>
        <w:pStyle w:val="a"/>
        <w:rPr>
          <w:rtl/>
        </w:rPr>
      </w:pPr>
    </w:p>
    <w:p w14:paraId="1BDE3138" w14:textId="77777777" w:rsidR="00000000" w:rsidRDefault="007C71EE">
      <w:pPr>
        <w:pStyle w:val="ac"/>
        <w:rPr>
          <w:rtl/>
        </w:rPr>
      </w:pPr>
      <w:r>
        <w:rPr>
          <w:rFonts w:hint="eastAsia"/>
          <w:rtl/>
        </w:rPr>
        <w:t>איתן</w:t>
      </w:r>
      <w:r>
        <w:rPr>
          <w:rtl/>
        </w:rPr>
        <w:t xml:space="preserve"> כבל (העבודה-מימד):</w:t>
      </w:r>
    </w:p>
    <w:p w14:paraId="36130052" w14:textId="77777777" w:rsidR="00000000" w:rsidRDefault="007C71EE">
      <w:pPr>
        <w:pStyle w:val="a"/>
        <w:rPr>
          <w:rFonts w:hint="cs"/>
          <w:rtl/>
        </w:rPr>
      </w:pPr>
    </w:p>
    <w:p w14:paraId="12000E80" w14:textId="77777777" w:rsidR="00000000" w:rsidRDefault="007C71EE">
      <w:pPr>
        <w:pStyle w:val="a"/>
        <w:rPr>
          <w:rFonts w:hint="cs"/>
          <w:rtl/>
        </w:rPr>
      </w:pPr>
      <w:r>
        <w:rPr>
          <w:rFonts w:hint="cs"/>
          <w:rtl/>
        </w:rPr>
        <w:t xml:space="preserve">איפה הם? </w:t>
      </w:r>
    </w:p>
    <w:p w14:paraId="27390DA2" w14:textId="77777777" w:rsidR="00000000" w:rsidRDefault="007C71EE">
      <w:pPr>
        <w:pStyle w:val="a"/>
        <w:rPr>
          <w:rFonts w:hint="cs"/>
          <w:rtl/>
        </w:rPr>
      </w:pPr>
    </w:p>
    <w:p w14:paraId="52CCBE1E" w14:textId="77777777" w:rsidR="00000000" w:rsidRDefault="007C71EE">
      <w:pPr>
        <w:pStyle w:val="SpeakerCon"/>
        <w:rPr>
          <w:rFonts w:hint="cs"/>
          <w:rtl/>
        </w:rPr>
      </w:pPr>
      <w:bookmarkStart w:id="42" w:name="FS000000478T26_05_2003_12_08_26C"/>
      <w:bookmarkEnd w:id="42"/>
      <w:r>
        <w:rPr>
          <w:rtl/>
        </w:rPr>
        <w:t>השר מאיר שטרית:</w:t>
      </w:r>
    </w:p>
    <w:p w14:paraId="13A65C91" w14:textId="77777777" w:rsidR="00000000" w:rsidRDefault="007C71EE">
      <w:pPr>
        <w:pStyle w:val="a"/>
        <w:rPr>
          <w:rFonts w:hint="cs"/>
          <w:rtl/>
        </w:rPr>
      </w:pPr>
    </w:p>
    <w:p w14:paraId="7039EE14" w14:textId="77777777" w:rsidR="00000000" w:rsidRDefault="007C71EE">
      <w:pPr>
        <w:pStyle w:val="a"/>
        <w:rPr>
          <w:rFonts w:hint="cs"/>
          <w:rtl/>
        </w:rPr>
      </w:pPr>
      <w:r>
        <w:rPr>
          <w:rFonts w:hint="cs"/>
          <w:rtl/>
        </w:rPr>
        <w:t xml:space="preserve">אם רק אותם 10% היו נכנסים לעבודה, התוצר הלאומי שלנו היה גדל ב=45 מיליארד שקלים לשנה. כאשר יש מצב  שבו פחות </w:t>
      </w:r>
      <w:r>
        <w:rPr>
          <w:rFonts w:hint="cs"/>
          <w:rtl/>
        </w:rPr>
        <w:t>אנשים עובדים, אתה חייב לפרנס אותם, לכן הם עוברים לכל מיני מסלולים: אבטלה, הבטחת הכנסה, נכות וכל מיני תרגילים אחרים. אני לא אומר שאין אנשים שזקוקים לתמיכה של המדינה, זו מטרה ראויה; המדינה חובתה לתמוך באנשים החלשים, בנכים, בחולים, בזקנים, באלה שלא יכולים. חו</w:t>
      </w:r>
      <w:r>
        <w:rPr>
          <w:rFonts w:hint="cs"/>
          <w:rtl/>
        </w:rPr>
        <w:t xml:space="preserve">בתנו לתמוך. המבחן האמיתי של ממשלה הוא הרגישות שלה לחלש שבתוכה. אבל אם היינו מטפלים רק בחלשים, היינו יכולים לתת להם הרבה יותר. כשאתה נותן ביד קלה לכולם, בסופו של דבר אתה נאלץ לחתוך לכולם </w:t>
      </w:r>
      <w:r>
        <w:rPr>
          <w:rtl/>
        </w:rPr>
        <w:t>–</w:t>
      </w:r>
      <w:r>
        <w:rPr>
          <w:rFonts w:hint="cs"/>
          <w:rtl/>
        </w:rPr>
        <w:t xml:space="preserve"> גם לחלשים וגם לחזקים. את זה מוכרחים לשנות. </w:t>
      </w:r>
    </w:p>
    <w:p w14:paraId="796F7970" w14:textId="77777777" w:rsidR="00000000" w:rsidRDefault="007C71EE">
      <w:pPr>
        <w:pStyle w:val="a"/>
        <w:rPr>
          <w:rFonts w:hint="cs"/>
          <w:rtl/>
        </w:rPr>
      </w:pPr>
    </w:p>
    <w:p w14:paraId="4492A769" w14:textId="77777777" w:rsidR="00000000" w:rsidRDefault="007C71EE">
      <w:pPr>
        <w:pStyle w:val="a"/>
        <w:rPr>
          <w:rFonts w:hint="cs"/>
          <w:rtl/>
        </w:rPr>
      </w:pPr>
      <w:r>
        <w:rPr>
          <w:rFonts w:hint="cs"/>
          <w:rtl/>
        </w:rPr>
        <w:t>התוכנית הכלכלית הזאת מנ</w:t>
      </w:r>
      <w:r>
        <w:rPr>
          <w:rFonts w:hint="cs"/>
          <w:rtl/>
        </w:rPr>
        <w:t xml:space="preserve">סה בפעם הראשונה להתמודד ולשנות את המסלול. זה לא שינוי קל. בשביל להזיז את הספינה הענקית הזאת ולשנות כיוון אתה צריך להתחיל להסתובב הרבה זמן מראש לפני שתתנגש בקיר; זה לוקח הרבה זמן ועכשיו מתחיל הסיבוב. אם התוכנית תעבור </w:t>
      </w:r>
      <w:r>
        <w:rPr>
          <w:rtl/>
        </w:rPr>
        <w:t>–</w:t>
      </w:r>
      <w:r>
        <w:rPr>
          <w:rFonts w:hint="cs"/>
          <w:rtl/>
        </w:rPr>
        <w:t xml:space="preserve"> אני מקווה שהיא תעבור </w:t>
      </w:r>
      <w:r>
        <w:rPr>
          <w:rtl/>
        </w:rPr>
        <w:t>–</w:t>
      </w:r>
      <w:r>
        <w:rPr>
          <w:rFonts w:hint="cs"/>
          <w:rtl/>
        </w:rPr>
        <w:t xml:space="preserve"> היא מתחילה להזי</w:t>
      </w:r>
      <w:r>
        <w:rPr>
          <w:rFonts w:hint="cs"/>
          <w:rtl/>
        </w:rPr>
        <w:t xml:space="preserve">ז את ההגה לכיוון הנכון, כדי שנוכל להתחמק מההתנגשות עם הקרחון. </w:t>
      </w:r>
    </w:p>
    <w:p w14:paraId="492D4C5F" w14:textId="77777777" w:rsidR="00000000" w:rsidRDefault="007C71EE">
      <w:pPr>
        <w:pStyle w:val="a"/>
        <w:rPr>
          <w:rFonts w:hint="cs"/>
          <w:rtl/>
        </w:rPr>
      </w:pPr>
    </w:p>
    <w:p w14:paraId="69D7C18F" w14:textId="77777777" w:rsidR="00000000" w:rsidRDefault="007C71EE">
      <w:pPr>
        <w:pStyle w:val="a"/>
        <w:rPr>
          <w:rFonts w:hint="cs"/>
          <w:rtl/>
        </w:rPr>
      </w:pPr>
      <w:r>
        <w:rPr>
          <w:rFonts w:hint="cs"/>
          <w:rtl/>
        </w:rPr>
        <w:t>אני חושב שזה אפשרי. הרי מה התוכנית בעצם עושה? התוכנית עושה דבר אחד ברור: מנסה לתמרץ אנשים לצאת יותר לעבודה ופחות לחיות מקצבאות. רבותי, כדאי שתדעו את הנתונים. למרות העלייה בשני העשורים האחרונים</w:t>
      </w:r>
      <w:r>
        <w:rPr>
          <w:rFonts w:hint="cs"/>
          <w:rtl/>
        </w:rPr>
        <w:t>, עלייה של 280% - תקשיבו, 280% - בתשלומי ההעברה, מספר האנשים שחיים מתחת לקו העוני גדל. הרי משהו פה עקום, נכון? אם תשלומי ההעברה היו עוזרים באמת להוציא אנשים מהעוני, היית רואה שלאט-לאט מספר העניים במדינה מצטמצם. אבל זה הולך הפוך: ככל שאתה אתה נותן יותר תשלו</w:t>
      </w:r>
      <w:r>
        <w:rPr>
          <w:rFonts w:hint="cs"/>
          <w:rtl/>
        </w:rPr>
        <w:t>מי העברה, מספר העניים גדל. למה? מסיבה פשוטה: כיוון שכשאתה מרגיל אנשים לחיות מקצבאות, אתה מרגיל אותם לחיות בעוני, ואז הם קבורים בעוני והילדים שלהם גדלים עניים, כי הם לא יכולים להתחרות במשק. הדרך להוציא אנשים ממעגל העוני היא לא לתת להם קצבאות, אלא כמעט להכרי</w:t>
      </w:r>
      <w:r>
        <w:rPr>
          <w:rFonts w:hint="cs"/>
          <w:rtl/>
        </w:rPr>
        <w:t>ח אותם לצאת לעבודה. כי אם הם יעבדו, הם ירוויחו יותר, ותיתן להם תמריץ לעבוד.</w:t>
      </w:r>
    </w:p>
    <w:p w14:paraId="15297E1E" w14:textId="77777777" w:rsidR="00000000" w:rsidRDefault="007C71EE">
      <w:pPr>
        <w:pStyle w:val="a"/>
        <w:rPr>
          <w:rFonts w:hint="cs"/>
          <w:rtl/>
        </w:rPr>
      </w:pPr>
    </w:p>
    <w:p w14:paraId="73D7FF57" w14:textId="77777777" w:rsidR="00000000" w:rsidRDefault="007C71EE">
      <w:pPr>
        <w:pStyle w:val="a"/>
        <w:rPr>
          <w:rFonts w:hint="cs"/>
          <w:rtl/>
        </w:rPr>
      </w:pPr>
      <w:r>
        <w:rPr>
          <w:rFonts w:hint="cs"/>
          <w:rtl/>
        </w:rPr>
        <w:t>רן, לדעתי מה שצריך לעשות היום - אני אומר את זה בגלוי, וזה לא מופיע בתוכנית השנה, אולי בשנה הבאה נציע לעשות את זה, ננסה לפחות, אולי יחד - אני טוען שצריך לבטל מענק האבטלה ולהפוך אות</w:t>
      </w:r>
      <w:r>
        <w:rPr>
          <w:rFonts w:hint="cs"/>
          <w:rtl/>
        </w:rPr>
        <w:t>ו למענק תעסוקה. זאת אומרת, שאם אתה לא עובד, אתה יכול לקבל מענק רק אם אתה חולה או נכה. אבל אם אתה בריא, אתה חייב לעבוד. אם תעבוד, אני מוכן להשלים את הכנסתך באמצעות מענק תעסוקה לגובה מינימלי מסוים. כך שמי שעובד, תמיד יפרנס את משפחתו בכבוד, ומי שלא עובד, עם כ</w:t>
      </w:r>
      <w:r>
        <w:rPr>
          <w:rFonts w:hint="cs"/>
          <w:rtl/>
        </w:rPr>
        <w:t>ל הכבוד, שלא יבוא בטענות.</w:t>
      </w:r>
    </w:p>
    <w:p w14:paraId="406BA085" w14:textId="77777777" w:rsidR="00000000" w:rsidRDefault="007C71EE">
      <w:pPr>
        <w:pStyle w:val="a"/>
        <w:ind w:firstLine="0"/>
        <w:rPr>
          <w:rFonts w:hint="cs"/>
          <w:rtl/>
        </w:rPr>
      </w:pPr>
    </w:p>
    <w:p w14:paraId="7BF9E827" w14:textId="77777777" w:rsidR="00000000" w:rsidRDefault="007C71EE">
      <w:pPr>
        <w:pStyle w:val="ad"/>
        <w:rPr>
          <w:rtl/>
        </w:rPr>
      </w:pPr>
      <w:r>
        <w:rPr>
          <w:rtl/>
        </w:rPr>
        <w:t>היו"ר מוחמד ברכה:</w:t>
      </w:r>
    </w:p>
    <w:p w14:paraId="3D4C1834" w14:textId="77777777" w:rsidR="00000000" w:rsidRDefault="007C71EE">
      <w:pPr>
        <w:pStyle w:val="a"/>
        <w:rPr>
          <w:rtl/>
        </w:rPr>
      </w:pPr>
    </w:p>
    <w:p w14:paraId="2B495C6E" w14:textId="77777777" w:rsidR="00000000" w:rsidRDefault="007C71EE">
      <w:pPr>
        <w:pStyle w:val="a"/>
        <w:rPr>
          <w:rFonts w:hint="cs"/>
          <w:rtl/>
        </w:rPr>
      </w:pPr>
      <w:r>
        <w:rPr>
          <w:rFonts w:hint="cs"/>
          <w:rtl/>
        </w:rPr>
        <w:t xml:space="preserve">השר שטרית, אתה בעצם אומר  שמקומות עבודה יש למכביר - - </w:t>
      </w:r>
    </w:p>
    <w:p w14:paraId="386BC420" w14:textId="77777777" w:rsidR="00000000" w:rsidRDefault="007C71EE">
      <w:pPr>
        <w:pStyle w:val="a"/>
        <w:ind w:firstLine="0"/>
        <w:rPr>
          <w:rFonts w:hint="cs"/>
          <w:rtl/>
        </w:rPr>
      </w:pPr>
    </w:p>
    <w:p w14:paraId="194FC323" w14:textId="77777777" w:rsidR="00000000" w:rsidRDefault="007C71EE">
      <w:pPr>
        <w:pStyle w:val="SpeakerCon"/>
        <w:rPr>
          <w:rtl/>
        </w:rPr>
      </w:pPr>
      <w:bookmarkStart w:id="43" w:name="FS000000478T26_05_2003_11_40_57"/>
      <w:bookmarkEnd w:id="43"/>
      <w:r>
        <w:rPr>
          <w:rFonts w:hint="eastAsia"/>
          <w:rtl/>
        </w:rPr>
        <w:t>השר</w:t>
      </w:r>
      <w:r>
        <w:rPr>
          <w:rtl/>
        </w:rPr>
        <w:t xml:space="preserve"> מאיר שטרית:</w:t>
      </w:r>
    </w:p>
    <w:p w14:paraId="23FDE272" w14:textId="77777777" w:rsidR="00000000" w:rsidRDefault="007C71EE">
      <w:pPr>
        <w:pStyle w:val="a"/>
        <w:rPr>
          <w:rFonts w:hint="cs"/>
          <w:rtl/>
        </w:rPr>
      </w:pPr>
    </w:p>
    <w:p w14:paraId="5DE4E2E3" w14:textId="77777777" w:rsidR="00000000" w:rsidRDefault="007C71EE">
      <w:pPr>
        <w:pStyle w:val="a"/>
        <w:rPr>
          <w:rFonts w:hint="cs"/>
          <w:rtl/>
        </w:rPr>
      </w:pPr>
      <w:r>
        <w:rPr>
          <w:rFonts w:hint="cs"/>
          <w:rtl/>
        </w:rPr>
        <w:t>בוודאי.</w:t>
      </w:r>
    </w:p>
    <w:p w14:paraId="30E11680" w14:textId="77777777" w:rsidR="00000000" w:rsidRDefault="007C71EE">
      <w:pPr>
        <w:pStyle w:val="a"/>
        <w:ind w:firstLine="0"/>
        <w:rPr>
          <w:rFonts w:hint="cs"/>
          <w:rtl/>
        </w:rPr>
      </w:pPr>
    </w:p>
    <w:p w14:paraId="462905E4" w14:textId="77777777" w:rsidR="00000000" w:rsidRDefault="007C71EE">
      <w:pPr>
        <w:pStyle w:val="ad"/>
        <w:rPr>
          <w:rtl/>
        </w:rPr>
      </w:pPr>
      <w:r>
        <w:rPr>
          <w:rtl/>
        </w:rPr>
        <w:t>היו"ר מוחמד ברכה:</w:t>
      </w:r>
    </w:p>
    <w:p w14:paraId="2ED3CA0E" w14:textId="77777777" w:rsidR="00000000" w:rsidRDefault="007C71EE">
      <w:pPr>
        <w:pStyle w:val="a"/>
        <w:rPr>
          <w:rtl/>
        </w:rPr>
      </w:pPr>
    </w:p>
    <w:p w14:paraId="0DFB46D8" w14:textId="77777777" w:rsidR="00000000" w:rsidRDefault="007C71EE">
      <w:pPr>
        <w:pStyle w:val="a"/>
        <w:rPr>
          <w:rFonts w:hint="cs"/>
          <w:rtl/>
        </w:rPr>
      </w:pPr>
      <w:r>
        <w:rPr>
          <w:rFonts w:hint="cs"/>
          <w:rtl/>
        </w:rPr>
        <w:t>- - ואנשים רק צריכים להחליט לעבוד, והאבטלה אתה אומר שהיא בטלנות?</w:t>
      </w:r>
    </w:p>
    <w:p w14:paraId="7BD97214" w14:textId="77777777" w:rsidR="00000000" w:rsidRDefault="007C71EE">
      <w:pPr>
        <w:pStyle w:val="a"/>
        <w:ind w:firstLine="0"/>
        <w:rPr>
          <w:rFonts w:hint="cs"/>
          <w:rtl/>
        </w:rPr>
      </w:pPr>
    </w:p>
    <w:p w14:paraId="5FFA7082" w14:textId="77777777" w:rsidR="00000000" w:rsidRDefault="007C71EE">
      <w:pPr>
        <w:pStyle w:val="SpeakerCon"/>
        <w:rPr>
          <w:rtl/>
        </w:rPr>
      </w:pPr>
      <w:bookmarkStart w:id="44" w:name="FS000000478T26_05_2003_11_41_28C"/>
      <w:bookmarkEnd w:id="44"/>
      <w:r>
        <w:rPr>
          <w:rtl/>
        </w:rPr>
        <w:t>השר מאיר שטרית:</w:t>
      </w:r>
    </w:p>
    <w:p w14:paraId="25BB2630" w14:textId="77777777" w:rsidR="00000000" w:rsidRDefault="007C71EE">
      <w:pPr>
        <w:pStyle w:val="a"/>
        <w:rPr>
          <w:rtl/>
        </w:rPr>
      </w:pPr>
    </w:p>
    <w:p w14:paraId="17B4B5B0" w14:textId="77777777" w:rsidR="00000000" w:rsidRDefault="007C71EE">
      <w:pPr>
        <w:pStyle w:val="a"/>
        <w:rPr>
          <w:rFonts w:hint="cs"/>
          <w:rtl/>
        </w:rPr>
      </w:pPr>
      <w:r>
        <w:rPr>
          <w:rFonts w:hint="cs"/>
          <w:rtl/>
        </w:rPr>
        <w:t>אדוני היושב-ראש, יש 300,00</w:t>
      </w:r>
      <w:r>
        <w:rPr>
          <w:rFonts w:hint="cs"/>
          <w:rtl/>
        </w:rPr>
        <w:t xml:space="preserve">0 עובדים זרים. תסביר לי אתה את הפרדוקס. איך יכול </w:t>
      </w:r>
      <w:r>
        <w:rPr>
          <w:rtl/>
        </w:rPr>
        <w:br/>
      </w:r>
      <w:r>
        <w:rPr>
          <w:rFonts w:hint="cs"/>
          <w:rtl/>
        </w:rPr>
        <w:t xml:space="preserve">להיות - - - </w:t>
      </w:r>
    </w:p>
    <w:p w14:paraId="0AAAE7E6" w14:textId="77777777" w:rsidR="00000000" w:rsidRDefault="007C71EE">
      <w:pPr>
        <w:pStyle w:val="a"/>
        <w:ind w:firstLine="0"/>
        <w:rPr>
          <w:rFonts w:hint="cs"/>
          <w:rtl/>
        </w:rPr>
      </w:pPr>
    </w:p>
    <w:p w14:paraId="598F168E" w14:textId="77777777" w:rsidR="00000000" w:rsidRDefault="007C71EE">
      <w:pPr>
        <w:pStyle w:val="ad"/>
        <w:rPr>
          <w:rtl/>
        </w:rPr>
      </w:pPr>
      <w:r>
        <w:rPr>
          <w:rtl/>
        </w:rPr>
        <w:t>היו"ר מוחמד ברכה:</w:t>
      </w:r>
    </w:p>
    <w:p w14:paraId="616121AC" w14:textId="77777777" w:rsidR="00000000" w:rsidRDefault="007C71EE">
      <w:pPr>
        <w:pStyle w:val="a"/>
        <w:rPr>
          <w:rtl/>
        </w:rPr>
      </w:pPr>
    </w:p>
    <w:p w14:paraId="6655A663" w14:textId="77777777" w:rsidR="00000000" w:rsidRDefault="007C71EE">
      <w:pPr>
        <w:pStyle w:val="a"/>
        <w:rPr>
          <w:rFonts w:hint="cs"/>
          <w:rtl/>
        </w:rPr>
      </w:pPr>
      <w:r>
        <w:rPr>
          <w:rFonts w:hint="cs"/>
          <w:rtl/>
        </w:rPr>
        <w:t xml:space="preserve">תסביר, אתה שר בממשלה. אתה אמור להסביר לכנסת. </w:t>
      </w:r>
    </w:p>
    <w:p w14:paraId="7EDD1B2C" w14:textId="77777777" w:rsidR="00000000" w:rsidRDefault="007C71EE">
      <w:pPr>
        <w:pStyle w:val="a"/>
        <w:rPr>
          <w:rFonts w:hint="cs"/>
          <w:rtl/>
        </w:rPr>
      </w:pPr>
    </w:p>
    <w:p w14:paraId="036866D1" w14:textId="77777777" w:rsidR="00000000" w:rsidRDefault="007C71EE">
      <w:pPr>
        <w:pStyle w:val="SpeakerCon"/>
        <w:rPr>
          <w:rtl/>
        </w:rPr>
      </w:pPr>
      <w:bookmarkStart w:id="45" w:name="FS000000478T26_05_2003_11_41_58C"/>
      <w:bookmarkEnd w:id="45"/>
      <w:r>
        <w:rPr>
          <w:rtl/>
        </w:rPr>
        <w:t>השר מאיר שטרית:</w:t>
      </w:r>
    </w:p>
    <w:p w14:paraId="573D0EE8" w14:textId="77777777" w:rsidR="00000000" w:rsidRDefault="007C71EE">
      <w:pPr>
        <w:pStyle w:val="a"/>
        <w:rPr>
          <w:rtl/>
        </w:rPr>
      </w:pPr>
    </w:p>
    <w:p w14:paraId="5C71AFD9" w14:textId="77777777" w:rsidR="00000000" w:rsidRDefault="007C71EE">
      <w:pPr>
        <w:pStyle w:val="a"/>
        <w:rPr>
          <w:rFonts w:hint="cs"/>
          <w:rtl/>
        </w:rPr>
      </w:pPr>
      <w:r>
        <w:rPr>
          <w:rFonts w:hint="cs"/>
          <w:rtl/>
        </w:rPr>
        <w:t>זה בדיוק מה שאתה אומר: אנשים לא רוצים לעבוד, לא בחקלאות, לא בבניין, לא בתעשייה. החקלאים מתחננים לעובדים. מה ר</w:t>
      </w:r>
      <w:r>
        <w:rPr>
          <w:rFonts w:hint="cs"/>
          <w:rtl/>
        </w:rPr>
        <w:t xml:space="preserve">ע - בקטיף, בפרחים - - - </w:t>
      </w:r>
    </w:p>
    <w:p w14:paraId="1074024F" w14:textId="77777777" w:rsidR="00000000" w:rsidRDefault="007C71EE">
      <w:pPr>
        <w:pStyle w:val="a"/>
        <w:ind w:firstLine="0"/>
        <w:rPr>
          <w:rFonts w:hint="cs"/>
          <w:rtl/>
        </w:rPr>
      </w:pPr>
    </w:p>
    <w:p w14:paraId="4D894872" w14:textId="77777777" w:rsidR="00000000" w:rsidRDefault="007C71EE">
      <w:pPr>
        <w:pStyle w:val="ad"/>
        <w:rPr>
          <w:rtl/>
        </w:rPr>
      </w:pPr>
      <w:r>
        <w:rPr>
          <w:rtl/>
        </w:rPr>
        <w:t>היו"ר מוחמד ברכה:</w:t>
      </w:r>
    </w:p>
    <w:p w14:paraId="26AD1CA6" w14:textId="77777777" w:rsidR="00000000" w:rsidRDefault="007C71EE">
      <w:pPr>
        <w:pStyle w:val="a"/>
        <w:rPr>
          <w:rtl/>
        </w:rPr>
      </w:pPr>
    </w:p>
    <w:p w14:paraId="5A30E0F9" w14:textId="77777777" w:rsidR="00000000" w:rsidRDefault="007C71EE">
      <w:pPr>
        <w:pStyle w:val="a"/>
        <w:rPr>
          <w:rFonts w:hint="cs"/>
          <w:rtl/>
        </w:rPr>
      </w:pPr>
      <w:r>
        <w:rPr>
          <w:rFonts w:hint="cs"/>
          <w:rtl/>
        </w:rPr>
        <w:t xml:space="preserve">אתה אומר שאין אבטלה, אלא יש בטלנות? </w:t>
      </w:r>
    </w:p>
    <w:p w14:paraId="2033940A" w14:textId="77777777" w:rsidR="00000000" w:rsidRDefault="007C71EE">
      <w:pPr>
        <w:pStyle w:val="a"/>
        <w:ind w:firstLine="0"/>
        <w:rPr>
          <w:rFonts w:hint="cs"/>
          <w:rtl/>
        </w:rPr>
      </w:pPr>
    </w:p>
    <w:p w14:paraId="75C30677" w14:textId="77777777" w:rsidR="00000000" w:rsidRDefault="007C71EE">
      <w:pPr>
        <w:pStyle w:val="SpeakerCon"/>
        <w:rPr>
          <w:rtl/>
        </w:rPr>
      </w:pPr>
      <w:bookmarkStart w:id="46" w:name="FS000000478T26_05_2003_11_42_36C"/>
      <w:bookmarkEnd w:id="46"/>
      <w:r>
        <w:rPr>
          <w:rtl/>
        </w:rPr>
        <w:t>השר מאיר שטרית:</w:t>
      </w:r>
    </w:p>
    <w:p w14:paraId="55DC0455" w14:textId="77777777" w:rsidR="00000000" w:rsidRDefault="007C71EE">
      <w:pPr>
        <w:pStyle w:val="a"/>
        <w:rPr>
          <w:rtl/>
        </w:rPr>
      </w:pPr>
    </w:p>
    <w:p w14:paraId="749F0984" w14:textId="77777777" w:rsidR="00000000" w:rsidRDefault="007C71EE">
      <w:pPr>
        <w:pStyle w:val="a"/>
        <w:rPr>
          <w:rFonts w:hint="cs"/>
          <w:rtl/>
        </w:rPr>
      </w:pPr>
      <w:r>
        <w:rPr>
          <w:rFonts w:hint="cs"/>
          <w:rtl/>
        </w:rPr>
        <w:t>נכון. חלק מהאנשים לא רוצים לעשות עבודות ידיים. אדוני היושב-ראש, כל עוד יש ברירה לאנשים והם יכולים לחיות בלי לעבוד, הם לא יעבדו. כשאין ברירה, אני אומר לך שבכ</w:t>
      </w:r>
      <w:r>
        <w:rPr>
          <w:rFonts w:hint="cs"/>
          <w:rtl/>
        </w:rPr>
        <w:t xml:space="preserve">ל המקומות האלה יעבדו. הבעיה היא, שכאשר יש אפשרות לחיות בלי לעבוד - למה לעבוד? לצערי הרב, נוצר מצב במדינה, שלעתים כשאתה לא עובד אתה מרוויח יותר מאשר כשאתה עובד. כיוון שאם אתה מקבל הבטחת הכנסה - - </w:t>
      </w:r>
    </w:p>
    <w:p w14:paraId="143D0896" w14:textId="77777777" w:rsidR="00000000" w:rsidRDefault="007C71EE">
      <w:pPr>
        <w:pStyle w:val="a"/>
        <w:ind w:firstLine="0"/>
        <w:rPr>
          <w:rFonts w:hint="cs"/>
          <w:rtl/>
        </w:rPr>
      </w:pPr>
    </w:p>
    <w:p w14:paraId="047F313F" w14:textId="77777777" w:rsidR="00000000" w:rsidRDefault="007C71EE">
      <w:pPr>
        <w:pStyle w:val="ad"/>
        <w:rPr>
          <w:rtl/>
        </w:rPr>
      </w:pPr>
      <w:r>
        <w:rPr>
          <w:rtl/>
        </w:rPr>
        <w:t>היו"ר מוחמד ברכה:</w:t>
      </w:r>
    </w:p>
    <w:p w14:paraId="1E90EDB1" w14:textId="77777777" w:rsidR="00000000" w:rsidRDefault="007C71EE">
      <w:pPr>
        <w:pStyle w:val="a"/>
        <w:rPr>
          <w:rtl/>
        </w:rPr>
      </w:pPr>
    </w:p>
    <w:p w14:paraId="38FB74CB" w14:textId="77777777" w:rsidR="00000000" w:rsidRDefault="007C71EE">
      <w:pPr>
        <w:pStyle w:val="a"/>
        <w:rPr>
          <w:rFonts w:hint="cs"/>
          <w:rtl/>
        </w:rPr>
      </w:pPr>
      <w:r>
        <w:rPr>
          <w:rFonts w:hint="cs"/>
          <w:rtl/>
        </w:rPr>
        <w:t>זה סותר את מה שאמרת על גידול מספר העניים</w:t>
      </w:r>
      <w:r>
        <w:rPr>
          <w:rFonts w:hint="cs"/>
          <w:rtl/>
        </w:rPr>
        <w:t>.</w:t>
      </w:r>
    </w:p>
    <w:p w14:paraId="21BC7341" w14:textId="77777777" w:rsidR="00000000" w:rsidRDefault="007C71EE">
      <w:pPr>
        <w:pStyle w:val="a"/>
        <w:ind w:firstLine="0"/>
        <w:rPr>
          <w:rFonts w:hint="cs"/>
          <w:rtl/>
        </w:rPr>
      </w:pPr>
    </w:p>
    <w:p w14:paraId="559E407B" w14:textId="77777777" w:rsidR="00000000" w:rsidRDefault="007C71EE">
      <w:pPr>
        <w:pStyle w:val="SpeakerCon"/>
        <w:rPr>
          <w:rtl/>
        </w:rPr>
      </w:pPr>
      <w:bookmarkStart w:id="47" w:name="FS000000478T26_05_2003_11_44_22C"/>
      <w:bookmarkEnd w:id="47"/>
      <w:r>
        <w:rPr>
          <w:rtl/>
        </w:rPr>
        <w:t>השר מאיר שטרית:</w:t>
      </w:r>
    </w:p>
    <w:p w14:paraId="331C8D8B" w14:textId="77777777" w:rsidR="00000000" w:rsidRDefault="007C71EE">
      <w:pPr>
        <w:pStyle w:val="a"/>
        <w:rPr>
          <w:rtl/>
        </w:rPr>
      </w:pPr>
    </w:p>
    <w:p w14:paraId="696EE5AF" w14:textId="77777777" w:rsidR="00000000" w:rsidRDefault="007C71EE">
      <w:pPr>
        <w:pStyle w:val="a"/>
        <w:rPr>
          <w:rFonts w:hint="cs"/>
          <w:rtl/>
        </w:rPr>
      </w:pPr>
      <w:r>
        <w:rPr>
          <w:rFonts w:hint="cs"/>
          <w:rtl/>
        </w:rPr>
        <w:t>- - ונוסף על הבטחת ההכנסה אתה פטור מארנונה, ואתה פטור מתשלומי בית-ספר, ומשרד השיכון משתתף לך בשכר דירה, לפעמים נשאר לך ביד נטו יותר מאשר לאדם שעובד. לכן את זה התוכנית משנה.</w:t>
      </w:r>
    </w:p>
    <w:p w14:paraId="5E6E62C2" w14:textId="77777777" w:rsidR="00000000" w:rsidRDefault="007C71EE">
      <w:pPr>
        <w:pStyle w:val="a"/>
        <w:ind w:firstLine="0"/>
        <w:rPr>
          <w:rFonts w:hint="cs"/>
          <w:rtl/>
        </w:rPr>
      </w:pPr>
    </w:p>
    <w:p w14:paraId="4BCF93CD" w14:textId="77777777" w:rsidR="00000000" w:rsidRDefault="007C71EE">
      <w:pPr>
        <w:pStyle w:val="ad"/>
        <w:rPr>
          <w:rtl/>
        </w:rPr>
      </w:pPr>
      <w:r>
        <w:rPr>
          <w:rtl/>
        </w:rPr>
        <w:t>היו"ר מוחמד ברכה:</w:t>
      </w:r>
    </w:p>
    <w:p w14:paraId="75660BD1" w14:textId="77777777" w:rsidR="00000000" w:rsidRDefault="007C71EE">
      <w:pPr>
        <w:pStyle w:val="a"/>
        <w:rPr>
          <w:rtl/>
        </w:rPr>
      </w:pPr>
    </w:p>
    <w:p w14:paraId="66E043CA" w14:textId="77777777" w:rsidR="00000000" w:rsidRDefault="007C71EE">
      <w:pPr>
        <w:pStyle w:val="a"/>
        <w:rPr>
          <w:rFonts w:hint="cs"/>
          <w:rtl/>
        </w:rPr>
      </w:pPr>
      <w:r>
        <w:rPr>
          <w:rFonts w:hint="cs"/>
          <w:rtl/>
        </w:rPr>
        <w:t xml:space="preserve">זה סותר את מה שאמרת לפני רגע על גידול מספר </w:t>
      </w:r>
      <w:r>
        <w:rPr>
          <w:rFonts w:hint="cs"/>
          <w:rtl/>
        </w:rPr>
        <w:t>העניים למרות - - -</w:t>
      </w:r>
    </w:p>
    <w:p w14:paraId="449587C1" w14:textId="77777777" w:rsidR="00000000" w:rsidRDefault="007C71EE">
      <w:pPr>
        <w:pStyle w:val="a"/>
        <w:ind w:firstLine="0"/>
        <w:rPr>
          <w:rFonts w:hint="cs"/>
          <w:rtl/>
        </w:rPr>
      </w:pPr>
    </w:p>
    <w:p w14:paraId="3785DC1E" w14:textId="77777777" w:rsidR="00000000" w:rsidRDefault="007C71EE">
      <w:pPr>
        <w:pStyle w:val="SpeakerCon"/>
        <w:rPr>
          <w:rtl/>
        </w:rPr>
      </w:pPr>
      <w:bookmarkStart w:id="48" w:name="FS000000478T26_05_2003_11_45_21C"/>
      <w:bookmarkEnd w:id="48"/>
      <w:r>
        <w:rPr>
          <w:rtl/>
        </w:rPr>
        <w:t>השר מאיר שטרית:</w:t>
      </w:r>
    </w:p>
    <w:p w14:paraId="255A3F0B" w14:textId="77777777" w:rsidR="00000000" w:rsidRDefault="007C71EE">
      <w:pPr>
        <w:pStyle w:val="a"/>
        <w:rPr>
          <w:rtl/>
        </w:rPr>
      </w:pPr>
    </w:p>
    <w:p w14:paraId="1231622A" w14:textId="77777777" w:rsidR="00000000" w:rsidRDefault="007C71EE">
      <w:pPr>
        <w:pStyle w:val="a"/>
        <w:rPr>
          <w:rFonts w:hint="cs"/>
          <w:rtl/>
        </w:rPr>
      </w:pPr>
      <w:r>
        <w:rPr>
          <w:rFonts w:hint="cs"/>
          <w:rtl/>
        </w:rPr>
        <w:t>נכון. מספר העניים גדל.</w:t>
      </w:r>
    </w:p>
    <w:p w14:paraId="0B8F9E95" w14:textId="77777777" w:rsidR="00000000" w:rsidRDefault="007C71EE">
      <w:pPr>
        <w:pStyle w:val="a"/>
        <w:ind w:firstLine="0"/>
        <w:rPr>
          <w:rFonts w:hint="cs"/>
          <w:rtl/>
        </w:rPr>
      </w:pPr>
    </w:p>
    <w:p w14:paraId="1FC36BE2" w14:textId="77777777" w:rsidR="00000000" w:rsidRDefault="007C71EE">
      <w:pPr>
        <w:pStyle w:val="ad"/>
        <w:rPr>
          <w:rtl/>
        </w:rPr>
      </w:pPr>
      <w:r>
        <w:rPr>
          <w:rtl/>
        </w:rPr>
        <w:t>היו"ר מוחמד ברכה:</w:t>
      </w:r>
    </w:p>
    <w:p w14:paraId="270E87F5" w14:textId="77777777" w:rsidR="00000000" w:rsidRDefault="007C71EE">
      <w:pPr>
        <w:pStyle w:val="a"/>
        <w:rPr>
          <w:rtl/>
        </w:rPr>
      </w:pPr>
    </w:p>
    <w:p w14:paraId="73828716" w14:textId="77777777" w:rsidR="00000000" w:rsidRDefault="007C71EE">
      <w:pPr>
        <w:pStyle w:val="a"/>
        <w:rPr>
          <w:rFonts w:hint="cs"/>
          <w:rtl/>
        </w:rPr>
      </w:pPr>
      <w:r>
        <w:rPr>
          <w:rFonts w:hint="cs"/>
          <w:rtl/>
        </w:rPr>
        <w:t>אתה אומר שהמובטלים יכולים דווקא ליהנות מזה שהם מובטלים.</w:t>
      </w:r>
    </w:p>
    <w:p w14:paraId="718542F6" w14:textId="77777777" w:rsidR="00000000" w:rsidRDefault="007C71EE">
      <w:pPr>
        <w:pStyle w:val="a"/>
        <w:rPr>
          <w:rFonts w:hint="cs"/>
          <w:rtl/>
        </w:rPr>
      </w:pPr>
    </w:p>
    <w:p w14:paraId="2066CDD5" w14:textId="77777777" w:rsidR="00000000" w:rsidRDefault="007C71EE">
      <w:pPr>
        <w:pStyle w:val="SpeakerCon"/>
        <w:rPr>
          <w:rtl/>
        </w:rPr>
      </w:pPr>
      <w:bookmarkStart w:id="49" w:name="FS000000478T26_05_2003_11_45_52C"/>
      <w:bookmarkEnd w:id="49"/>
      <w:r>
        <w:rPr>
          <w:rtl/>
        </w:rPr>
        <w:t>השר מאיר שטרית:</w:t>
      </w:r>
    </w:p>
    <w:p w14:paraId="22F31E9A" w14:textId="77777777" w:rsidR="00000000" w:rsidRDefault="007C71EE">
      <w:pPr>
        <w:pStyle w:val="a"/>
        <w:rPr>
          <w:rtl/>
        </w:rPr>
      </w:pPr>
    </w:p>
    <w:p w14:paraId="63E9B297" w14:textId="77777777" w:rsidR="00000000" w:rsidRDefault="007C71EE">
      <w:pPr>
        <w:pStyle w:val="a"/>
        <w:rPr>
          <w:rFonts w:hint="cs"/>
          <w:rtl/>
        </w:rPr>
      </w:pPr>
      <w:r>
        <w:rPr>
          <w:rFonts w:hint="cs"/>
          <w:rtl/>
        </w:rPr>
        <w:t>לא. זה שמקבלים עוד קצת לא פותר להם את בעיות העוני. חבר הכנסת ברכה, בשביל לצאת מעוני אנשים צריכים יכולת</w:t>
      </w:r>
      <w:r>
        <w:rPr>
          <w:rFonts w:hint="cs"/>
          <w:rtl/>
        </w:rPr>
        <w:t xml:space="preserve"> להתמודד בשוק, להרוויח יותר. התוכנית עושה את זה, כי היא ממריצה אותם לצאת לעבודה. היא מיטיבה את  תנאי המס. אנחנו מורידים את מס הכנסה בשלוש מדרגות, כך שביולי 2005  אף אדם לא ישלם ממשכורתו יותר מ=49%, כל המסים יחד: מס הכנסה, ביטוח לאומי ומס בריאות. זאת אומרת,</w:t>
      </w:r>
      <w:r>
        <w:rPr>
          <w:rFonts w:hint="cs"/>
          <w:rtl/>
        </w:rPr>
        <w:t xml:space="preserve"> שעיקר שכרו של אדם יישאר בידו, ולא משנה כמה הוא עובד, כמה הוא מרוויח. כמה שהוא הרוויח יותר, שיהיה לו לבריאות. הרעיון הוא לעודד את האנשים. </w:t>
      </w:r>
    </w:p>
    <w:p w14:paraId="177530FC" w14:textId="77777777" w:rsidR="00000000" w:rsidRDefault="007C71EE">
      <w:pPr>
        <w:pStyle w:val="a"/>
        <w:ind w:firstLine="0"/>
        <w:rPr>
          <w:rFonts w:hint="cs"/>
          <w:rtl/>
        </w:rPr>
      </w:pPr>
    </w:p>
    <w:p w14:paraId="05E4FD21" w14:textId="77777777" w:rsidR="00000000" w:rsidRDefault="007C71EE">
      <w:pPr>
        <w:pStyle w:val="ac"/>
        <w:rPr>
          <w:rtl/>
        </w:rPr>
      </w:pPr>
      <w:r>
        <w:rPr>
          <w:rFonts w:hint="eastAsia"/>
          <w:rtl/>
        </w:rPr>
        <w:t>רן</w:t>
      </w:r>
      <w:r>
        <w:rPr>
          <w:rtl/>
        </w:rPr>
        <w:t xml:space="preserve"> כהן (מרצ):</w:t>
      </w:r>
    </w:p>
    <w:p w14:paraId="3CCF9CB3" w14:textId="77777777" w:rsidR="00000000" w:rsidRDefault="007C71EE">
      <w:pPr>
        <w:pStyle w:val="a"/>
        <w:rPr>
          <w:rFonts w:hint="cs"/>
          <w:rtl/>
        </w:rPr>
      </w:pPr>
    </w:p>
    <w:p w14:paraId="03BB6456" w14:textId="77777777" w:rsidR="00000000" w:rsidRDefault="007C71EE">
      <w:pPr>
        <w:pStyle w:val="a"/>
        <w:rPr>
          <w:rFonts w:hint="cs"/>
          <w:rtl/>
        </w:rPr>
      </w:pPr>
      <w:r>
        <w:rPr>
          <w:rFonts w:hint="cs"/>
          <w:rtl/>
        </w:rPr>
        <w:t xml:space="preserve">הניתוח שלך מרתק בעיני. אבל אין בתוכנית שלכם שום תמרוץ ליציאה לעבודה.  </w:t>
      </w:r>
    </w:p>
    <w:p w14:paraId="4704DA89" w14:textId="77777777" w:rsidR="00000000" w:rsidRDefault="007C71EE">
      <w:pPr>
        <w:pStyle w:val="a"/>
        <w:ind w:firstLine="0"/>
        <w:rPr>
          <w:rFonts w:hint="cs"/>
          <w:rtl/>
        </w:rPr>
      </w:pPr>
    </w:p>
    <w:p w14:paraId="20408274" w14:textId="77777777" w:rsidR="00000000" w:rsidRDefault="007C71EE">
      <w:pPr>
        <w:pStyle w:val="SpeakerCon"/>
        <w:rPr>
          <w:rtl/>
        </w:rPr>
      </w:pPr>
      <w:bookmarkStart w:id="50" w:name="FS000000478T26_05_2003_11_48_06C"/>
      <w:bookmarkEnd w:id="50"/>
      <w:r>
        <w:rPr>
          <w:rtl/>
        </w:rPr>
        <w:t>השר מאיר שטרית:</w:t>
      </w:r>
    </w:p>
    <w:p w14:paraId="65D956F5" w14:textId="77777777" w:rsidR="00000000" w:rsidRDefault="007C71EE">
      <w:pPr>
        <w:pStyle w:val="a"/>
        <w:rPr>
          <w:rtl/>
        </w:rPr>
      </w:pPr>
    </w:p>
    <w:p w14:paraId="5DE9E565" w14:textId="77777777" w:rsidR="00000000" w:rsidRDefault="007C71EE">
      <w:pPr>
        <w:pStyle w:val="a"/>
        <w:rPr>
          <w:rFonts w:hint="cs"/>
          <w:rtl/>
        </w:rPr>
      </w:pPr>
      <w:r>
        <w:rPr>
          <w:rFonts w:hint="cs"/>
          <w:rtl/>
        </w:rPr>
        <w:t xml:space="preserve">אני אמנה לך </w:t>
      </w:r>
      <w:r>
        <w:rPr>
          <w:rFonts w:hint="cs"/>
          <w:rtl/>
        </w:rPr>
        <w:t>את הצעדים.</w:t>
      </w:r>
    </w:p>
    <w:p w14:paraId="71123F36" w14:textId="77777777" w:rsidR="00000000" w:rsidRDefault="007C71EE">
      <w:pPr>
        <w:pStyle w:val="a"/>
        <w:ind w:firstLine="0"/>
        <w:rPr>
          <w:rFonts w:hint="cs"/>
          <w:rtl/>
        </w:rPr>
      </w:pPr>
    </w:p>
    <w:p w14:paraId="640FED8E" w14:textId="77777777" w:rsidR="00000000" w:rsidRDefault="007C71EE">
      <w:pPr>
        <w:pStyle w:val="ac"/>
        <w:rPr>
          <w:rtl/>
        </w:rPr>
      </w:pPr>
      <w:r>
        <w:rPr>
          <w:rFonts w:hint="eastAsia"/>
          <w:rtl/>
        </w:rPr>
        <w:t>רן</w:t>
      </w:r>
      <w:r>
        <w:rPr>
          <w:rtl/>
        </w:rPr>
        <w:t xml:space="preserve"> כהן (מרצ):</w:t>
      </w:r>
    </w:p>
    <w:p w14:paraId="52195300" w14:textId="77777777" w:rsidR="00000000" w:rsidRDefault="007C71EE">
      <w:pPr>
        <w:pStyle w:val="a"/>
        <w:rPr>
          <w:rFonts w:hint="cs"/>
          <w:rtl/>
        </w:rPr>
      </w:pPr>
    </w:p>
    <w:p w14:paraId="30920EDA" w14:textId="77777777" w:rsidR="00000000" w:rsidRDefault="007C71EE">
      <w:pPr>
        <w:pStyle w:val="a"/>
        <w:rPr>
          <w:rFonts w:hint="cs"/>
          <w:rtl/>
        </w:rPr>
      </w:pPr>
      <w:r>
        <w:rPr>
          <w:rFonts w:hint="cs"/>
          <w:rtl/>
        </w:rPr>
        <w:t xml:space="preserve">מה עם 3.5 מיליארדי שקלים שהולכים ל=5% הכי עשירים במדינה? שם לא צריך לתמרץ אותם לעבוד. צריך לתמרץ את שכבות הביניים ואת השכבות החולשות. </w:t>
      </w:r>
    </w:p>
    <w:p w14:paraId="6E509197" w14:textId="77777777" w:rsidR="00000000" w:rsidRDefault="007C71EE">
      <w:pPr>
        <w:pStyle w:val="a"/>
        <w:ind w:firstLine="0"/>
        <w:rPr>
          <w:rFonts w:hint="cs"/>
          <w:rtl/>
        </w:rPr>
      </w:pPr>
    </w:p>
    <w:p w14:paraId="23EE4A3D" w14:textId="77777777" w:rsidR="00000000" w:rsidRDefault="007C71EE">
      <w:pPr>
        <w:pStyle w:val="SpeakerCon"/>
        <w:rPr>
          <w:rtl/>
        </w:rPr>
      </w:pPr>
      <w:bookmarkStart w:id="51" w:name="FS000000478T26_05_2003_11_48_43C"/>
      <w:bookmarkEnd w:id="51"/>
      <w:r>
        <w:rPr>
          <w:rtl/>
        </w:rPr>
        <w:t>השר מאיר שטרית:</w:t>
      </w:r>
    </w:p>
    <w:p w14:paraId="07A2CDB8" w14:textId="77777777" w:rsidR="00000000" w:rsidRDefault="007C71EE">
      <w:pPr>
        <w:pStyle w:val="a"/>
        <w:rPr>
          <w:rtl/>
        </w:rPr>
      </w:pPr>
    </w:p>
    <w:p w14:paraId="0BBAD13B" w14:textId="77777777" w:rsidR="00000000" w:rsidRDefault="007C71EE">
      <w:pPr>
        <w:pStyle w:val="a"/>
        <w:rPr>
          <w:rFonts w:hint="cs"/>
          <w:rtl/>
        </w:rPr>
      </w:pPr>
      <w:r>
        <w:rPr>
          <w:rFonts w:hint="cs"/>
          <w:rtl/>
        </w:rPr>
        <w:t>רן, אני אגיב על השאלה שלך ואפרט את הצעדים.</w:t>
      </w:r>
    </w:p>
    <w:p w14:paraId="18F97F8E" w14:textId="77777777" w:rsidR="00000000" w:rsidRDefault="007C71EE">
      <w:pPr>
        <w:pStyle w:val="a"/>
        <w:ind w:firstLine="0"/>
        <w:rPr>
          <w:rFonts w:hint="cs"/>
          <w:rtl/>
        </w:rPr>
      </w:pPr>
    </w:p>
    <w:p w14:paraId="369F2A20" w14:textId="77777777" w:rsidR="00000000" w:rsidRDefault="007C71EE">
      <w:pPr>
        <w:pStyle w:val="ac"/>
        <w:rPr>
          <w:rtl/>
        </w:rPr>
      </w:pPr>
      <w:r>
        <w:rPr>
          <w:rFonts w:hint="eastAsia"/>
          <w:rtl/>
        </w:rPr>
        <w:t>רן</w:t>
      </w:r>
      <w:r>
        <w:rPr>
          <w:rtl/>
        </w:rPr>
        <w:t xml:space="preserve"> כהן (מרצ):</w:t>
      </w:r>
    </w:p>
    <w:p w14:paraId="131FE8AA" w14:textId="77777777" w:rsidR="00000000" w:rsidRDefault="007C71EE">
      <w:pPr>
        <w:pStyle w:val="a"/>
        <w:rPr>
          <w:rFonts w:hint="cs"/>
          <w:rtl/>
        </w:rPr>
      </w:pPr>
    </w:p>
    <w:p w14:paraId="4A2D8FD5" w14:textId="77777777" w:rsidR="00000000" w:rsidRDefault="007C71EE">
      <w:pPr>
        <w:pStyle w:val="a"/>
        <w:rPr>
          <w:rFonts w:hint="cs"/>
          <w:rtl/>
        </w:rPr>
      </w:pPr>
      <w:r>
        <w:rPr>
          <w:rFonts w:hint="cs"/>
          <w:rtl/>
        </w:rPr>
        <w:t xml:space="preserve">אבל עניינית, כמו </w:t>
      </w:r>
      <w:r>
        <w:rPr>
          <w:rFonts w:hint="cs"/>
          <w:rtl/>
        </w:rPr>
        <w:t>שדיברנו.</w:t>
      </w:r>
    </w:p>
    <w:p w14:paraId="50F3C28F" w14:textId="77777777" w:rsidR="00000000" w:rsidRDefault="007C71EE">
      <w:pPr>
        <w:pStyle w:val="a"/>
        <w:ind w:firstLine="0"/>
        <w:rPr>
          <w:rFonts w:hint="cs"/>
          <w:rtl/>
        </w:rPr>
      </w:pPr>
    </w:p>
    <w:p w14:paraId="327BBC2B" w14:textId="77777777" w:rsidR="00000000" w:rsidRDefault="007C71EE">
      <w:pPr>
        <w:pStyle w:val="SpeakerCon"/>
        <w:rPr>
          <w:rtl/>
        </w:rPr>
      </w:pPr>
      <w:bookmarkStart w:id="52" w:name="FS000000478T26_05_2003_11_48_58C"/>
      <w:bookmarkEnd w:id="52"/>
      <w:r>
        <w:rPr>
          <w:rtl/>
        </w:rPr>
        <w:t>השר מאיר שטרית:</w:t>
      </w:r>
    </w:p>
    <w:p w14:paraId="4FEE9DC1" w14:textId="77777777" w:rsidR="00000000" w:rsidRDefault="007C71EE">
      <w:pPr>
        <w:pStyle w:val="a"/>
        <w:rPr>
          <w:rtl/>
        </w:rPr>
      </w:pPr>
    </w:p>
    <w:p w14:paraId="1026D0AE" w14:textId="77777777" w:rsidR="00000000" w:rsidRDefault="007C71EE">
      <w:pPr>
        <w:pStyle w:val="a"/>
        <w:rPr>
          <w:rFonts w:hint="cs"/>
          <w:rtl/>
        </w:rPr>
      </w:pPr>
      <w:r>
        <w:rPr>
          <w:rFonts w:hint="cs"/>
          <w:rtl/>
        </w:rPr>
        <w:t>מאה אחוז. אני אפרט את הצעדים שהם תמריצים לעבודה: הראשון שאמרתי - הורדת מס. עוד לא סיימתי, תן לי לענות לך. אתה  אומר שהורדת המס כאילו מסייעת רק לאלה שמרוויחים הרבה. קודם כול, זה לא נכון. 50% בערך מהאוכלוסייה אינם מגיעים לסף המס, א</w:t>
      </w:r>
      <w:r>
        <w:rPr>
          <w:rFonts w:hint="cs"/>
          <w:rtl/>
        </w:rPr>
        <w:t>בל 50% עובדים ומרוויחים. 50% שעובדים ומרוויחים היום, הם לא העשירים. 50% מהאוכלוסייה כוללים אנשים  ממעמד הביניים ומעלה. האנשים האלה יקבלו הטבת מס לפי הכנסתם.</w:t>
      </w:r>
    </w:p>
    <w:p w14:paraId="3C205557" w14:textId="77777777" w:rsidR="00000000" w:rsidRDefault="007C71EE">
      <w:pPr>
        <w:pStyle w:val="a"/>
        <w:rPr>
          <w:rFonts w:hint="cs"/>
          <w:rtl/>
        </w:rPr>
      </w:pPr>
    </w:p>
    <w:p w14:paraId="3F76B1F0" w14:textId="77777777" w:rsidR="00000000" w:rsidRDefault="007C71EE">
      <w:pPr>
        <w:pStyle w:val="ac"/>
        <w:rPr>
          <w:rtl/>
        </w:rPr>
      </w:pPr>
      <w:r>
        <w:rPr>
          <w:rFonts w:hint="eastAsia"/>
          <w:rtl/>
        </w:rPr>
        <w:t>רן</w:t>
      </w:r>
      <w:r>
        <w:rPr>
          <w:rtl/>
        </w:rPr>
        <w:t xml:space="preserve"> כהן (מרצ):</w:t>
      </w:r>
    </w:p>
    <w:p w14:paraId="47951B07" w14:textId="77777777" w:rsidR="00000000" w:rsidRDefault="007C71EE">
      <w:pPr>
        <w:pStyle w:val="a"/>
        <w:rPr>
          <w:rFonts w:hint="cs"/>
          <w:rtl/>
        </w:rPr>
      </w:pPr>
    </w:p>
    <w:p w14:paraId="3E3AC963" w14:textId="77777777" w:rsidR="00000000" w:rsidRDefault="007C71EE">
      <w:pPr>
        <w:pStyle w:val="a"/>
        <w:rPr>
          <w:rFonts w:hint="cs"/>
          <w:rtl/>
        </w:rPr>
      </w:pPr>
      <w:r>
        <w:rPr>
          <w:rFonts w:hint="cs"/>
          <w:rtl/>
        </w:rPr>
        <w:t>מה=2.5 מיליארדי שקלים, איזה חלק ילך לעשירון העליון? - 80%.</w:t>
      </w:r>
    </w:p>
    <w:p w14:paraId="704CBFBE" w14:textId="77777777" w:rsidR="00000000" w:rsidRDefault="007C71EE">
      <w:pPr>
        <w:pStyle w:val="a"/>
        <w:ind w:firstLine="0"/>
        <w:rPr>
          <w:rFonts w:hint="cs"/>
          <w:rtl/>
        </w:rPr>
      </w:pPr>
    </w:p>
    <w:p w14:paraId="4B64C1A0" w14:textId="77777777" w:rsidR="00000000" w:rsidRDefault="007C71EE">
      <w:pPr>
        <w:pStyle w:val="SpeakerCon"/>
        <w:rPr>
          <w:rtl/>
        </w:rPr>
      </w:pPr>
      <w:bookmarkStart w:id="53" w:name="FS000000478T26_05_2003_11_52_08C"/>
      <w:bookmarkEnd w:id="53"/>
      <w:r>
        <w:rPr>
          <w:rtl/>
        </w:rPr>
        <w:t>השר מאיר שטרית:</w:t>
      </w:r>
    </w:p>
    <w:p w14:paraId="7364FCA6" w14:textId="77777777" w:rsidR="00000000" w:rsidRDefault="007C71EE">
      <w:pPr>
        <w:pStyle w:val="a"/>
        <w:rPr>
          <w:rtl/>
        </w:rPr>
      </w:pPr>
    </w:p>
    <w:p w14:paraId="043D713B" w14:textId="77777777" w:rsidR="00000000" w:rsidRDefault="007C71EE">
      <w:pPr>
        <w:pStyle w:val="a"/>
        <w:rPr>
          <w:rFonts w:hint="cs"/>
          <w:rtl/>
        </w:rPr>
      </w:pPr>
      <w:r>
        <w:rPr>
          <w:rFonts w:hint="cs"/>
          <w:rtl/>
        </w:rPr>
        <w:t>רן, צר</w:t>
      </w:r>
      <w:r>
        <w:rPr>
          <w:rFonts w:hint="cs"/>
          <w:rtl/>
        </w:rPr>
        <w:t xml:space="preserve">יך לזכור ש=13% מהאנשים משלמים 90% מס הכנסה של המדינה. מה אתה רוצה? להרוג את אלה?  תן לאנשים, למי שמשלם כל כך הרבה - - - </w:t>
      </w:r>
    </w:p>
    <w:p w14:paraId="442DA0E7" w14:textId="77777777" w:rsidR="00000000" w:rsidRDefault="007C71EE">
      <w:pPr>
        <w:pStyle w:val="a"/>
        <w:ind w:firstLine="0"/>
        <w:rPr>
          <w:rFonts w:hint="cs"/>
          <w:rtl/>
        </w:rPr>
      </w:pPr>
    </w:p>
    <w:p w14:paraId="258287CD" w14:textId="77777777" w:rsidR="00000000" w:rsidRDefault="007C71EE">
      <w:pPr>
        <w:pStyle w:val="ac"/>
        <w:rPr>
          <w:rtl/>
        </w:rPr>
      </w:pPr>
      <w:r>
        <w:rPr>
          <w:rFonts w:hint="eastAsia"/>
          <w:rtl/>
        </w:rPr>
        <w:t>רן</w:t>
      </w:r>
      <w:r>
        <w:rPr>
          <w:rtl/>
        </w:rPr>
        <w:t xml:space="preserve"> כהן (מרצ):</w:t>
      </w:r>
    </w:p>
    <w:p w14:paraId="1BA07AB3" w14:textId="77777777" w:rsidR="00000000" w:rsidRDefault="007C71EE">
      <w:pPr>
        <w:pStyle w:val="a"/>
        <w:rPr>
          <w:rFonts w:hint="cs"/>
          <w:rtl/>
        </w:rPr>
      </w:pPr>
    </w:p>
    <w:p w14:paraId="768FD37B" w14:textId="77777777" w:rsidR="00000000" w:rsidRDefault="007C71EE">
      <w:pPr>
        <w:pStyle w:val="a"/>
        <w:rPr>
          <w:rFonts w:hint="cs"/>
          <w:rtl/>
        </w:rPr>
      </w:pPr>
      <w:r>
        <w:rPr>
          <w:rFonts w:hint="cs"/>
          <w:rtl/>
        </w:rPr>
        <w:t>השר שטרית, אני הולך לשיטתך: תמרוץ ועידוד לעבודה.</w:t>
      </w:r>
    </w:p>
    <w:p w14:paraId="06B10734" w14:textId="77777777" w:rsidR="00000000" w:rsidRDefault="007C71EE">
      <w:pPr>
        <w:pStyle w:val="a"/>
        <w:ind w:firstLine="0"/>
        <w:rPr>
          <w:rFonts w:hint="cs"/>
          <w:rtl/>
        </w:rPr>
      </w:pPr>
    </w:p>
    <w:p w14:paraId="506E108F" w14:textId="77777777" w:rsidR="00000000" w:rsidRDefault="007C71EE">
      <w:pPr>
        <w:pStyle w:val="SpeakerCon"/>
        <w:rPr>
          <w:rtl/>
        </w:rPr>
      </w:pPr>
      <w:bookmarkStart w:id="54" w:name="FS000000478T26_05_2003_11_52_58C"/>
      <w:bookmarkEnd w:id="54"/>
      <w:r>
        <w:rPr>
          <w:rtl/>
        </w:rPr>
        <w:t>השר מאיר שטרית:</w:t>
      </w:r>
    </w:p>
    <w:p w14:paraId="297E2068" w14:textId="77777777" w:rsidR="00000000" w:rsidRDefault="007C71EE">
      <w:pPr>
        <w:pStyle w:val="a"/>
        <w:rPr>
          <w:rtl/>
        </w:rPr>
      </w:pPr>
    </w:p>
    <w:p w14:paraId="66AE032E" w14:textId="77777777" w:rsidR="00000000" w:rsidRDefault="007C71EE">
      <w:pPr>
        <w:pStyle w:val="a"/>
        <w:rPr>
          <w:rFonts w:hint="cs"/>
          <w:rtl/>
        </w:rPr>
      </w:pPr>
      <w:r>
        <w:rPr>
          <w:rFonts w:hint="cs"/>
          <w:rtl/>
        </w:rPr>
        <w:t>מאה אחוז. עוד לא גמרתי, אני עונה לך אחד אחד. א. נהני</w:t>
      </w:r>
      <w:r>
        <w:rPr>
          <w:rFonts w:hint="cs"/>
          <w:rtl/>
        </w:rPr>
        <w:t>ם מזה לא רק העשירים, אלא כל מי שבמעמד הביניים, כל מי שמשלם מס מהפרוטה הראשונה מתחיל ליהנות; ב. פרט לתמריצי המס - תזכור, מורידים פה ביטוח לאומי, מס הכנסה וביטוח בריאות, הכול יגיע במקרה הגבוה ביותר ל=49%. זאת אומרת, גם אלה שברמת הביניים, שמשלמים היום 35% מס,</w:t>
      </w:r>
      <w:r>
        <w:rPr>
          <w:rFonts w:hint="cs"/>
          <w:rtl/>
        </w:rPr>
        <w:t xml:space="preserve"> ירדו ל=25%. זאת אומרת, יש הטבה מאוד רצינית גם לאלה שמרוויחים 7,000 שקל. הם יקבלו בנטו שלהם 10% יותר  לכל החיים. זה תמרוץ אחד.</w:t>
      </w:r>
    </w:p>
    <w:p w14:paraId="3CBCEDE7" w14:textId="77777777" w:rsidR="00000000" w:rsidRDefault="007C71EE">
      <w:pPr>
        <w:pStyle w:val="a"/>
        <w:rPr>
          <w:rFonts w:hint="cs"/>
          <w:rtl/>
        </w:rPr>
      </w:pPr>
    </w:p>
    <w:p w14:paraId="36FF89DD" w14:textId="77777777" w:rsidR="00000000" w:rsidRDefault="007C71EE">
      <w:pPr>
        <w:pStyle w:val="a"/>
        <w:rPr>
          <w:rFonts w:hint="cs"/>
          <w:rtl/>
        </w:rPr>
      </w:pPr>
      <w:r>
        <w:rPr>
          <w:rFonts w:hint="cs"/>
          <w:rtl/>
        </w:rPr>
        <w:t>אני רוצה לומר לך, חבר הכנסת רן כהן, לפי התוכנית, ב=2005 הכוונה שלנו היא לעשות עוד שלושה צעדים משלימים בנושא מס הכנסה: ראשית, חוב</w:t>
      </w:r>
      <w:r>
        <w:rPr>
          <w:rFonts w:hint="cs"/>
          <w:rtl/>
        </w:rPr>
        <w:t xml:space="preserve">ת דיווח אישי לכל אזרח. כל אזרח ימלא טופס קטן ויכתוב עליו מה הכנסותיו השנה - משכר, מהכנסה אחרת, מכל דבר,  ויחתום למטה. היום אין שום דיווח, כפי שאתה יודע, לאף אחד. </w:t>
      </w:r>
    </w:p>
    <w:p w14:paraId="0458C00D" w14:textId="77777777" w:rsidR="00000000" w:rsidRDefault="007C71EE">
      <w:pPr>
        <w:pStyle w:val="a"/>
        <w:ind w:firstLine="0"/>
        <w:rPr>
          <w:rFonts w:hint="cs"/>
          <w:rtl/>
        </w:rPr>
      </w:pPr>
    </w:p>
    <w:p w14:paraId="5BCC6140" w14:textId="77777777" w:rsidR="00000000" w:rsidRDefault="007C71EE">
      <w:pPr>
        <w:pStyle w:val="ac"/>
        <w:rPr>
          <w:rtl/>
        </w:rPr>
      </w:pPr>
      <w:r>
        <w:rPr>
          <w:rFonts w:hint="eastAsia"/>
          <w:rtl/>
        </w:rPr>
        <w:t>רן</w:t>
      </w:r>
      <w:r>
        <w:rPr>
          <w:rtl/>
        </w:rPr>
        <w:t xml:space="preserve"> כהן (מרצ):</w:t>
      </w:r>
    </w:p>
    <w:p w14:paraId="4ABBCCBC" w14:textId="77777777" w:rsidR="00000000" w:rsidRDefault="007C71EE">
      <w:pPr>
        <w:pStyle w:val="a"/>
        <w:rPr>
          <w:rFonts w:hint="cs"/>
          <w:rtl/>
        </w:rPr>
      </w:pPr>
    </w:p>
    <w:p w14:paraId="21AA2523" w14:textId="77777777" w:rsidR="00000000" w:rsidRDefault="007C71EE">
      <w:pPr>
        <w:pStyle w:val="a"/>
        <w:rPr>
          <w:rFonts w:hint="cs"/>
          <w:rtl/>
        </w:rPr>
      </w:pPr>
      <w:r>
        <w:rPr>
          <w:rFonts w:hint="cs"/>
          <w:rtl/>
        </w:rPr>
        <w:t xml:space="preserve">אני בעד דיווח. </w:t>
      </w:r>
    </w:p>
    <w:p w14:paraId="175F6537" w14:textId="77777777" w:rsidR="00000000" w:rsidRDefault="007C71EE">
      <w:pPr>
        <w:pStyle w:val="a"/>
        <w:ind w:firstLine="0"/>
        <w:rPr>
          <w:rFonts w:hint="cs"/>
          <w:rtl/>
        </w:rPr>
      </w:pPr>
    </w:p>
    <w:p w14:paraId="41BABCFB" w14:textId="77777777" w:rsidR="00000000" w:rsidRDefault="007C71EE">
      <w:pPr>
        <w:pStyle w:val="SpeakerCon"/>
        <w:rPr>
          <w:rtl/>
        </w:rPr>
      </w:pPr>
      <w:bookmarkStart w:id="55" w:name="FS000000478T26_05_2003_11_58_21C"/>
      <w:bookmarkEnd w:id="55"/>
      <w:r>
        <w:rPr>
          <w:rtl/>
        </w:rPr>
        <w:t>השר מאיר שטרית:</w:t>
      </w:r>
    </w:p>
    <w:p w14:paraId="33F0C665" w14:textId="77777777" w:rsidR="00000000" w:rsidRDefault="007C71EE">
      <w:pPr>
        <w:pStyle w:val="a"/>
        <w:ind w:firstLine="0"/>
        <w:rPr>
          <w:rFonts w:hint="cs"/>
          <w:rtl/>
        </w:rPr>
      </w:pPr>
    </w:p>
    <w:p w14:paraId="36F7E908" w14:textId="77777777" w:rsidR="00000000" w:rsidRDefault="007C71EE">
      <w:pPr>
        <w:pStyle w:val="a"/>
        <w:rPr>
          <w:rFonts w:hint="cs"/>
          <w:rtl/>
        </w:rPr>
      </w:pPr>
      <w:r>
        <w:rPr>
          <w:rFonts w:hint="cs"/>
          <w:rtl/>
        </w:rPr>
        <w:t xml:space="preserve"> אגב, בגלל זה אין לנו בסיס מס. לכן אנחנו לא</w:t>
      </w:r>
      <w:r>
        <w:rPr>
          <w:rFonts w:hint="cs"/>
          <w:rtl/>
        </w:rPr>
        <w:t xml:space="preserve"> יכולים למסות קצבאות למשל. אנחנו לא יכולים לתת קצבת ילדים לפי רמת הכנסה, כי אין לנו בסיס מס. יכול אדם היום לבקש הבטחת הכנסה מהביטוח הלאומי כאשר יש לו עשרה נכסים שכל אחד מהם שווה מיליונים. הביטוח הלאומי לא יכול לדעת עליהם, כיוון שהסתבר שבמדינה שלנו הביטוח ה</w:t>
      </w:r>
      <w:r>
        <w:rPr>
          <w:rFonts w:hint="cs"/>
          <w:rtl/>
        </w:rPr>
        <w:t>לאומי לא מדבר עם מס הכנסה ולא מדבר עם הטאבו. את זה אנחנו רוצים לשנות, וליצור מצב שיהיה קובץ נתונים, חבר הכנסת רן כהן, שיכלול את כל נתוני ההכנסה של האזרחים. כך אדם לא יוכל לבקש הבטחת הכנסה אם יש לו נכסים אחרים ששווים מיליונים, ובצדק. אז דבר ראשון, דיווח איש</w:t>
      </w:r>
      <w:r>
        <w:rPr>
          <w:rFonts w:hint="cs"/>
          <w:rtl/>
        </w:rPr>
        <w:t xml:space="preserve">י. </w:t>
      </w:r>
    </w:p>
    <w:p w14:paraId="5FB3B7AA" w14:textId="77777777" w:rsidR="00000000" w:rsidRDefault="007C71EE">
      <w:pPr>
        <w:pStyle w:val="a"/>
        <w:ind w:firstLine="0"/>
        <w:rPr>
          <w:rFonts w:hint="cs"/>
          <w:rtl/>
        </w:rPr>
      </w:pPr>
    </w:p>
    <w:p w14:paraId="0C99D3D8" w14:textId="77777777" w:rsidR="00000000" w:rsidRDefault="007C71EE">
      <w:pPr>
        <w:pStyle w:val="a"/>
        <w:rPr>
          <w:rFonts w:hint="cs"/>
          <w:rtl/>
        </w:rPr>
      </w:pPr>
      <w:r>
        <w:rPr>
          <w:rFonts w:hint="cs"/>
          <w:rtl/>
        </w:rPr>
        <w:t xml:space="preserve">הצעד הבא: הגברת האכיפה והענישה. אדם שייתפס מרמה במצב הזה - כשהמיסוי ירד </w:t>
      </w:r>
      <w:r>
        <w:rPr>
          <w:rtl/>
        </w:rPr>
        <w:br/>
      </w:r>
      <w:r>
        <w:rPr>
          <w:rFonts w:hint="cs"/>
          <w:rtl/>
        </w:rPr>
        <w:t>ל=35% מקסימום, ואדם  למרות זאת מרמה, הוא צריך ללכת לכלא. לא פחות מזה. שום נציב לשעבר לא יסדר לו הנחה או כופר או דבר כזה. יבדקו, ירשמו וירתיעו. ברגע שאנשים ידעו, שמי שעובר על החוק</w:t>
      </w:r>
      <w:r>
        <w:rPr>
          <w:rFonts w:hint="cs"/>
          <w:rtl/>
        </w:rPr>
        <w:t xml:space="preserve"> ולא משלם מס, ישלם על זה מחיר כבד, גם יפסיקו להעלים. לצערי הרב, רן כהן, אתה יודע כמוני, שבמדינת ישראל יש רמה גבוהה מאוד של העלמת מס. את זה אפשר לתקן ולשנות, ואז מדינת ישראל תגדיל את הגבייה ממסים בצורה משמעותית.</w:t>
      </w:r>
    </w:p>
    <w:p w14:paraId="0460CC34" w14:textId="77777777" w:rsidR="00000000" w:rsidRDefault="007C71EE">
      <w:pPr>
        <w:pStyle w:val="a"/>
        <w:rPr>
          <w:rFonts w:hint="cs"/>
          <w:rtl/>
        </w:rPr>
      </w:pPr>
    </w:p>
    <w:p w14:paraId="1086AC5A" w14:textId="77777777" w:rsidR="00000000" w:rsidRDefault="007C71EE">
      <w:pPr>
        <w:pStyle w:val="a"/>
        <w:rPr>
          <w:rFonts w:hint="cs"/>
          <w:rtl/>
        </w:rPr>
      </w:pPr>
      <w:r>
        <w:rPr>
          <w:rFonts w:hint="cs"/>
          <w:rtl/>
        </w:rPr>
        <w:t xml:space="preserve">צעד אחרון: אני חושב, ואת זה גם הולכים לעשות </w:t>
      </w:r>
      <w:r>
        <w:rPr>
          <w:rFonts w:hint="cs"/>
          <w:rtl/>
        </w:rPr>
        <w:t xml:space="preserve">- הטבות לאוכלוסייה רק באמצעות הטבות מס. למשל, הכרה בהוצאות מטפלת לאשה עובדת; היום זה לא קיים. הגשתי את הצעת החוק בתקופה שאתם הייתם בממשלה והתנגדתם. אבל הגשתי את הצעת החוק והיא עברה קריאה ראשונה. </w:t>
      </w:r>
    </w:p>
    <w:p w14:paraId="198EBAC9" w14:textId="77777777" w:rsidR="00000000" w:rsidRDefault="007C71EE">
      <w:pPr>
        <w:pStyle w:val="a"/>
        <w:rPr>
          <w:rFonts w:hint="cs"/>
          <w:rtl/>
        </w:rPr>
      </w:pPr>
    </w:p>
    <w:p w14:paraId="13A06C71" w14:textId="77777777" w:rsidR="00000000" w:rsidRDefault="007C71EE">
      <w:pPr>
        <w:pStyle w:val="a"/>
        <w:rPr>
          <w:rFonts w:hint="cs"/>
          <w:rtl/>
        </w:rPr>
      </w:pPr>
      <w:r>
        <w:rPr>
          <w:rFonts w:hint="cs"/>
          <w:rtl/>
        </w:rPr>
        <w:t xml:space="preserve"> הכרה בהוצאות שכר לימוד - במקום, אגב, הפחתות בשכר לימוד, לפ</w:t>
      </w:r>
      <w:r>
        <w:rPr>
          <w:rFonts w:hint="cs"/>
          <w:rtl/>
        </w:rPr>
        <w:t>י ועדת-וינוגרד, שזו שערורייה בעיני, ואני מבקש להדגיש את זה לנוכח המלחמה העיקשת להמשיך להוריד לסטודנטים את שכר הלימוד. תגיד לי אתה: מי נהנה מההנחות האלה? מדינת ישראל משלמת היום 350 מיליון שקל הנחות וינוגרד. למי משלמים את זה? לאוכלוסיות הסטודנטים. מי הם? ממו</w:t>
      </w:r>
      <w:r>
        <w:rPr>
          <w:rFonts w:hint="cs"/>
          <w:rtl/>
        </w:rPr>
        <w:t xml:space="preserve">צע ומעלה. אני אומר לך, רן כהן, שב=100 מיליון שקל אפשר השנה לתת הנחה של 75% משכר לימוד לכל סטודנט נזקק. אז מה עדיף לעשות? אני חושב שעדיף לתת לסטודנטים נזקקים, עם כל הכבוד לאוניברסליזם. הוא לא עובד נכון.     </w:t>
      </w:r>
    </w:p>
    <w:p w14:paraId="0C6CE01A" w14:textId="77777777" w:rsidR="00000000" w:rsidRDefault="007C71EE">
      <w:pPr>
        <w:pStyle w:val="a"/>
        <w:rPr>
          <w:rFonts w:hint="cs"/>
          <w:rtl/>
        </w:rPr>
      </w:pPr>
    </w:p>
    <w:p w14:paraId="47DE1000" w14:textId="77777777" w:rsidR="00000000" w:rsidRDefault="007C71EE">
      <w:pPr>
        <w:pStyle w:val="a"/>
        <w:rPr>
          <w:rFonts w:hint="cs"/>
          <w:rtl/>
        </w:rPr>
      </w:pPr>
      <w:r>
        <w:rPr>
          <w:rFonts w:hint="cs"/>
          <w:rtl/>
        </w:rPr>
        <w:t>הטבות מס. למה אני אומר הטבות מס? אותו הדבר. הכרה</w:t>
      </w:r>
      <w:r>
        <w:rPr>
          <w:rFonts w:hint="cs"/>
          <w:rtl/>
        </w:rPr>
        <w:t xml:space="preserve"> בריבית על המשכנתה לדירת יחיד עד תקרה מסוימת. למה אני אומר הטבות מס? כי אם אתה נותן הטבות מס, אתה יוצר תמריץ לאנשים לדווח. כי אם הוא ידווח, הוא יקבל הטבה בחזרה. דבר שני: מי מקבל את ההטבה? רק מי שעובד. מי שלא עובד אין לו הטבות. </w:t>
      </w:r>
    </w:p>
    <w:p w14:paraId="2D189F93" w14:textId="77777777" w:rsidR="00000000" w:rsidRDefault="007C71EE">
      <w:pPr>
        <w:pStyle w:val="a"/>
        <w:ind w:firstLine="0"/>
        <w:rPr>
          <w:rFonts w:hint="cs"/>
          <w:rtl/>
        </w:rPr>
      </w:pPr>
    </w:p>
    <w:p w14:paraId="24AEA07F" w14:textId="77777777" w:rsidR="00000000" w:rsidRDefault="007C71EE">
      <w:pPr>
        <w:pStyle w:val="ac"/>
        <w:rPr>
          <w:rtl/>
        </w:rPr>
      </w:pPr>
      <w:r>
        <w:rPr>
          <w:rFonts w:hint="eastAsia"/>
          <w:rtl/>
        </w:rPr>
        <w:t>רן</w:t>
      </w:r>
      <w:r>
        <w:rPr>
          <w:rtl/>
        </w:rPr>
        <w:t xml:space="preserve"> כהן (מרצ):</w:t>
      </w:r>
    </w:p>
    <w:p w14:paraId="5A4FF6A9" w14:textId="77777777" w:rsidR="00000000" w:rsidRDefault="007C71EE">
      <w:pPr>
        <w:pStyle w:val="a"/>
        <w:rPr>
          <w:rFonts w:hint="cs"/>
          <w:rtl/>
        </w:rPr>
      </w:pPr>
    </w:p>
    <w:p w14:paraId="48B69905" w14:textId="77777777" w:rsidR="00000000" w:rsidRDefault="007C71EE">
      <w:pPr>
        <w:pStyle w:val="a"/>
        <w:rPr>
          <w:rFonts w:hint="cs"/>
          <w:rtl/>
        </w:rPr>
      </w:pPr>
      <w:r>
        <w:rPr>
          <w:rFonts w:hint="cs"/>
          <w:rtl/>
        </w:rPr>
        <w:t xml:space="preserve">- - - </w:t>
      </w:r>
    </w:p>
    <w:p w14:paraId="201936AD" w14:textId="77777777" w:rsidR="00000000" w:rsidRDefault="007C71EE">
      <w:pPr>
        <w:pStyle w:val="a"/>
        <w:ind w:firstLine="0"/>
        <w:rPr>
          <w:rFonts w:hint="cs"/>
          <w:rtl/>
        </w:rPr>
      </w:pPr>
    </w:p>
    <w:p w14:paraId="025346DF" w14:textId="77777777" w:rsidR="00000000" w:rsidRDefault="007C71EE">
      <w:pPr>
        <w:pStyle w:val="ad"/>
        <w:rPr>
          <w:rtl/>
        </w:rPr>
      </w:pPr>
      <w:r>
        <w:rPr>
          <w:rtl/>
        </w:rPr>
        <w:t>היו"</w:t>
      </w:r>
      <w:r>
        <w:rPr>
          <w:rtl/>
        </w:rPr>
        <w:t>ר מוחמד ברכה:</w:t>
      </w:r>
    </w:p>
    <w:p w14:paraId="4FD27915" w14:textId="77777777" w:rsidR="00000000" w:rsidRDefault="007C71EE">
      <w:pPr>
        <w:pStyle w:val="a"/>
        <w:rPr>
          <w:rtl/>
        </w:rPr>
      </w:pPr>
    </w:p>
    <w:p w14:paraId="587BEA94" w14:textId="77777777" w:rsidR="00000000" w:rsidRDefault="007C71EE">
      <w:pPr>
        <w:pStyle w:val="a"/>
        <w:rPr>
          <w:rFonts w:hint="cs"/>
          <w:rtl/>
        </w:rPr>
      </w:pPr>
      <w:r>
        <w:rPr>
          <w:rFonts w:hint="cs"/>
          <w:rtl/>
        </w:rPr>
        <w:t xml:space="preserve">חבר הכנסת רן כהן, כנראה לא נסיים את הדיון הזה היום בהופעה הזאת של השר שטרית. </w:t>
      </w:r>
    </w:p>
    <w:p w14:paraId="24E31957" w14:textId="77777777" w:rsidR="00000000" w:rsidRDefault="007C71EE">
      <w:pPr>
        <w:pStyle w:val="a"/>
        <w:ind w:firstLine="0"/>
        <w:rPr>
          <w:rtl/>
        </w:rPr>
      </w:pPr>
    </w:p>
    <w:p w14:paraId="374FF5D3" w14:textId="77777777" w:rsidR="00000000" w:rsidRDefault="007C71EE">
      <w:pPr>
        <w:pStyle w:val="a"/>
        <w:ind w:firstLine="0"/>
        <w:rPr>
          <w:rFonts w:hint="cs"/>
          <w:rtl/>
        </w:rPr>
      </w:pPr>
    </w:p>
    <w:p w14:paraId="1196639E" w14:textId="77777777" w:rsidR="00000000" w:rsidRDefault="007C71EE">
      <w:pPr>
        <w:pStyle w:val="ac"/>
        <w:rPr>
          <w:rtl/>
        </w:rPr>
      </w:pPr>
      <w:r>
        <w:rPr>
          <w:rFonts w:hint="eastAsia"/>
          <w:rtl/>
        </w:rPr>
        <w:t>רן</w:t>
      </w:r>
      <w:r>
        <w:rPr>
          <w:rtl/>
        </w:rPr>
        <w:t xml:space="preserve"> כהן (מרצ):</w:t>
      </w:r>
    </w:p>
    <w:p w14:paraId="51784E35" w14:textId="77777777" w:rsidR="00000000" w:rsidRDefault="007C71EE">
      <w:pPr>
        <w:pStyle w:val="a"/>
        <w:rPr>
          <w:rFonts w:hint="cs"/>
          <w:rtl/>
        </w:rPr>
      </w:pPr>
    </w:p>
    <w:p w14:paraId="0F5D2EBC" w14:textId="77777777" w:rsidR="00000000" w:rsidRDefault="007C71EE">
      <w:pPr>
        <w:pStyle w:val="a"/>
        <w:rPr>
          <w:rFonts w:hint="cs"/>
          <w:rtl/>
        </w:rPr>
      </w:pPr>
      <w:r>
        <w:rPr>
          <w:rFonts w:hint="cs"/>
          <w:rtl/>
        </w:rPr>
        <w:t xml:space="preserve">אני מבטיח לקצר יותר מההערה שלך.   </w:t>
      </w:r>
    </w:p>
    <w:p w14:paraId="04D68FDB" w14:textId="77777777" w:rsidR="00000000" w:rsidRDefault="007C71EE">
      <w:pPr>
        <w:pStyle w:val="a"/>
        <w:rPr>
          <w:rFonts w:hint="cs"/>
          <w:rtl/>
        </w:rPr>
      </w:pPr>
    </w:p>
    <w:p w14:paraId="365988D2" w14:textId="77777777" w:rsidR="00000000" w:rsidRDefault="007C71EE">
      <w:pPr>
        <w:pStyle w:val="a"/>
        <w:rPr>
          <w:rFonts w:hint="cs"/>
          <w:rtl/>
        </w:rPr>
      </w:pPr>
      <w:r>
        <w:rPr>
          <w:rFonts w:hint="cs"/>
          <w:rtl/>
        </w:rPr>
        <w:t>השר שטרית, אני מדבר בתור יושב-ראש הוועדה לעובדים זרים; מצאנו שבשבעת-שמונת החודשים האחרונים  יצאו מהארץ כ=40,00</w:t>
      </w:r>
      <w:r>
        <w:rPr>
          <w:rFonts w:hint="cs"/>
          <w:rtl/>
        </w:rPr>
        <w:t>0 עובדים זרים, וזה חשוב.</w:t>
      </w:r>
    </w:p>
    <w:p w14:paraId="23E2A5F9" w14:textId="77777777" w:rsidR="00000000" w:rsidRDefault="007C71EE">
      <w:pPr>
        <w:pStyle w:val="a"/>
        <w:ind w:firstLine="0"/>
        <w:rPr>
          <w:rFonts w:hint="cs"/>
          <w:rtl/>
        </w:rPr>
      </w:pPr>
    </w:p>
    <w:p w14:paraId="49061873" w14:textId="77777777" w:rsidR="00000000" w:rsidRDefault="007C71EE">
      <w:pPr>
        <w:pStyle w:val="SpeakerCon"/>
        <w:rPr>
          <w:rtl/>
        </w:rPr>
      </w:pPr>
      <w:bookmarkStart w:id="56" w:name="FS000000478T26_05_2003_12_06_46C"/>
      <w:bookmarkEnd w:id="56"/>
      <w:r>
        <w:rPr>
          <w:rtl/>
        </w:rPr>
        <w:t>השר מאיר שטרית:</w:t>
      </w:r>
    </w:p>
    <w:p w14:paraId="09E4C933" w14:textId="77777777" w:rsidR="00000000" w:rsidRDefault="007C71EE">
      <w:pPr>
        <w:pStyle w:val="a"/>
        <w:rPr>
          <w:rtl/>
        </w:rPr>
      </w:pPr>
    </w:p>
    <w:p w14:paraId="29075FB4" w14:textId="77777777" w:rsidR="00000000" w:rsidRDefault="007C71EE">
      <w:pPr>
        <w:pStyle w:val="a"/>
        <w:rPr>
          <w:rFonts w:hint="cs"/>
          <w:rtl/>
        </w:rPr>
      </w:pPr>
      <w:r>
        <w:rPr>
          <w:rFonts w:hint="cs"/>
          <w:rtl/>
        </w:rPr>
        <w:t>יפה.</w:t>
      </w:r>
    </w:p>
    <w:p w14:paraId="1AEF3C62" w14:textId="77777777" w:rsidR="00000000" w:rsidRDefault="007C71EE">
      <w:pPr>
        <w:pStyle w:val="a"/>
        <w:ind w:firstLine="0"/>
        <w:rPr>
          <w:rFonts w:hint="cs"/>
          <w:rtl/>
        </w:rPr>
      </w:pPr>
    </w:p>
    <w:p w14:paraId="66EC33B9" w14:textId="77777777" w:rsidR="00000000" w:rsidRDefault="007C71EE">
      <w:pPr>
        <w:pStyle w:val="ac"/>
        <w:rPr>
          <w:rtl/>
        </w:rPr>
      </w:pPr>
      <w:r>
        <w:rPr>
          <w:rFonts w:hint="eastAsia"/>
          <w:rtl/>
        </w:rPr>
        <w:t>רן</w:t>
      </w:r>
      <w:r>
        <w:rPr>
          <w:rtl/>
        </w:rPr>
        <w:t xml:space="preserve"> כהן (מרצ):</w:t>
      </w:r>
    </w:p>
    <w:p w14:paraId="0E891BEC" w14:textId="77777777" w:rsidR="00000000" w:rsidRDefault="007C71EE">
      <w:pPr>
        <w:pStyle w:val="a"/>
        <w:rPr>
          <w:rFonts w:hint="cs"/>
          <w:rtl/>
        </w:rPr>
      </w:pPr>
    </w:p>
    <w:p w14:paraId="3D00ECCC" w14:textId="77777777" w:rsidR="00000000" w:rsidRDefault="007C71EE">
      <w:pPr>
        <w:pStyle w:val="a"/>
        <w:rPr>
          <w:rFonts w:hint="cs"/>
          <w:rtl/>
        </w:rPr>
      </w:pPr>
      <w:r>
        <w:rPr>
          <w:rFonts w:hint="cs"/>
          <w:rtl/>
        </w:rPr>
        <w:t>אין שום נתון על השמה של ישראלים במקומם. אתה יודע למה? כי אין עידוד למובטלים ישראלים להיכנס במקומם לעבודה.</w:t>
      </w:r>
    </w:p>
    <w:p w14:paraId="6789338F" w14:textId="77777777" w:rsidR="00000000" w:rsidRDefault="007C71EE">
      <w:pPr>
        <w:pStyle w:val="a"/>
        <w:ind w:firstLine="0"/>
        <w:rPr>
          <w:rFonts w:hint="cs"/>
          <w:rtl/>
        </w:rPr>
      </w:pPr>
    </w:p>
    <w:p w14:paraId="158BF2E8" w14:textId="77777777" w:rsidR="00000000" w:rsidRDefault="007C71EE">
      <w:pPr>
        <w:pStyle w:val="SpeakerCon"/>
        <w:rPr>
          <w:rtl/>
        </w:rPr>
      </w:pPr>
      <w:bookmarkStart w:id="57" w:name="FS000000478T26_05_2003_12_07_20C"/>
      <w:bookmarkEnd w:id="57"/>
      <w:r>
        <w:rPr>
          <w:rtl/>
        </w:rPr>
        <w:t>השר מאיר שטרית:</w:t>
      </w:r>
    </w:p>
    <w:p w14:paraId="34F26EB8" w14:textId="77777777" w:rsidR="00000000" w:rsidRDefault="007C71EE">
      <w:pPr>
        <w:pStyle w:val="a"/>
        <w:rPr>
          <w:rtl/>
        </w:rPr>
      </w:pPr>
    </w:p>
    <w:p w14:paraId="538E6AC6" w14:textId="77777777" w:rsidR="00000000" w:rsidRDefault="007C71EE">
      <w:pPr>
        <w:pStyle w:val="a"/>
        <w:rPr>
          <w:rFonts w:hint="cs"/>
          <w:rtl/>
        </w:rPr>
      </w:pPr>
      <w:r>
        <w:rPr>
          <w:rFonts w:hint="cs"/>
          <w:rtl/>
        </w:rPr>
        <w:t>נכון.</w:t>
      </w:r>
    </w:p>
    <w:p w14:paraId="19A31748" w14:textId="77777777" w:rsidR="00000000" w:rsidRDefault="007C71EE">
      <w:pPr>
        <w:pStyle w:val="a"/>
        <w:ind w:firstLine="0"/>
        <w:rPr>
          <w:rFonts w:hint="cs"/>
          <w:rtl/>
        </w:rPr>
      </w:pPr>
    </w:p>
    <w:p w14:paraId="20C0E778" w14:textId="77777777" w:rsidR="00000000" w:rsidRDefault="007C71EE">
      <w:pPr>
        <w:pStyle w:val="ac"/>
        <w:rPr>
          <w:rtl/>
        </w:rPr>
      </w:pPr>
      <w:r>
        <w:rPr>
          <w:rFonts w:hint="eastAsia"/>
          <w:rtl/>
        </w:rPr>
        <w:t>רן</w:t>
      </w:r>
      <w:r>
        <w:rPr>
          <w:rtl/>
        </w:rPr>
        <w:t xml:space="preserve"> כהן (מרצ):</w:t>
      </w:r>
    </w:p>
    <w:p w14:paraId="237CB6EB" w14:textId="77777777" w:rsidR="00000000" w:rsidRDefault="007C71EE">
      <w:pPr>
        <w:pStyle w:val="a"/>
        <w:rPr>
          <w:rFonts w:hint="cs"/>
          <w:rtl/>
        </w:rPr>
      </w:pPr>
    </w:p>
    <w:p w14:paraId="0282246D" w14:textId="77777777" w:rsidR="00000000" w:rsidRDefault="007C71EE">
      <w:pPr>
        <w:pStyle w:val="a"/>
        <w:rPr>
          <w:rFonts w:hint="cs"/>
          <w:rtl/>
        </w:rPr>
      </w:pPr>
      <w:r>
        <w:rPr>
          <w:rFonts w:hint="cs"/>
          <w:rtl/>
        </w:rPr>
        <w:t>הם לא מקבלים שום תמרוץ.</w:t>
      </w:r>
    </w:p>
    <w:p w14:paraId="55BC0EE9" w14:textId="77777777" w:rsidR="00000000" w:rsidRDefault="007C71EE">
      <w:pPr>
        <w:pStyle w:val="a"/>
        <w:ind w:firstLine="0"/>
        <w:rPr>
          <w:rFonts w:hint="cs"/>
          <w:rtl/>
        </w:rPr>
      </w:pPr>
    </w:p>
    <w:p w14:paraId="2A94EC05" w14:textId="77777777" w:rsidR="00000000" w:rsidRDefault="007C71EE">
      <w:pPr>
        <w:pStyle w:val="SpeakerCon"/>
        <w:rPr>
          <w:rtl/>
        </w:rPr>
      </w:pPr>
      <w:bookmarkStart w:id="58" w:name="FS000000478T26_05_2003_12_07_29C"/>
      <w:bookmarkEnd w:id="58"/>
      <w:r>
        <w:rPr>
          <w:rtl/>
        </w:rPr>
        <w:t>השר מאיר שטרית:</w:t>
      </w:r>
    </w:p>
    <w:p w14:paraId="2E2F5176" w14:textId="77777777" w:rsidR="00000000" w:rsidRDefault="007C71EE">
      <w:pPr>
        <w:pStyle w:val="a"/>
        <w:rPr>
          <w:rtl/>
        </w:rPr>
      </w:pPr>
    </w:p>
    <w:p w14:paraId="6854E6F1" w14:textId="77777777" w:rsidR="00000000" w:rsidRDefault="007C71EE">
      <w:pPr>
        <w:pStyle w:val="a"/>
        <w:rPr>
          <w:rFonts w:hint="cs"/>
          <w:rtl/>
        </w:rPr>
      </w:pPr>
      <w:r>
        <w:rPr>
          <w:rFonts w:hint="cs"/>
          <w:rtl/>
        </w:rPr>
        <w:t>נכון</w:t>
      </w:r>
      <w:r>
        <w:rPr>
          <w:rFonts w:hint="cs"/>
          <w:rtl/>
        </w:rPr>
        <w:t>. החלק השני בתוכנית הכלכלית, רן כהן, נוגע למה שאתה אומר. העובדים הזרים, לצערי, תופסים את מקומות העבודה של מי? לא של המהנדסים והטכנאים, אלא של העובדים הפשוטים בארץ.  לכן הממשלה החליטה והתחילה במהלך לפני שנתיים: א. ראש הממשלה החליט לסגור את השמים לעובדים זרי</w:t>
      </w:r>
      <w:r>
        <w:rPr>
          <w:rFonts w:hint="cs"/>
          <w:rtl/>
        </w:rPr>
        <w:t xml:space="preserve">ם; ב. הקימו את היחידה שמסלקת עובדים זרים לא חוקיים; ג. הוטל מס גולגולת על עובדים זרים.  בתוכנית הכלכלית מטילים עכשיו מס מעסיקים על עובדים זרים </w:t>
      </w:r>
      <w:r>
        <w:rPr>
          <w:rtl/>
        </w:rPr>
        <w:t>–</w:t>
      </w:r>
      <w:r>
        <w:rPr>
          <w:rFonts w:hint="cs"/>
          <w:rtl/>
        </w:rPr>
        <w:t xml:space="preserve"> 15% מהשקל הראשון. הורידו את נקודות הזיכוי לעובדים זרים. המגמה היא להביא לכך שלא ישתלם להעסיק עובד זר כי הוא יות</w:t>
      </w:r>
      <w:r>
        <w:rPr>
          <w:rFonts w:hint="cs"/>
          <w:rtl/>
        </w:rPr>
        <w:t xml:space="preserve">ר זול, אלא ישתלם להעסיק עובד ישראלי. </w:t>
      </w:r>
    </w:p>
    <w:p w14:paraId="1C2CABE8" w14:textId="77777777" w:rsidR="00000000" w:rsidRDefault="007C71EE">
      <w:pPr>
        <w:pStyle w:val="a"/>
        <w:rPr>
          <w:rFonts w:hint="cs"/>
          <w:rtl/>
        </w:rPr>
      </w:pPr>
    </w:p>
    <w:p w14:paraId="78CB9C86" w14:textId="77777777" w:rsidR="00000000" w:rsidRDefault="007C71EE">
      <w:pPr>
        <w:pStyle w:val="a"/>
        <w:rPr>
          <w:rFonts w:hint="cs"/>
          <w:rtl/>
        </w:rPr>
      </w:pPr>
      <w:r>
        <w:rPr>
          <w:rFonts w:hint="cs"/>
          <w:rtl/>
        </w:rPr>
        <w:t xml:space="preserve">לדעתי, כמו שאמרתי קודם, צריך לתמרץ את העובדים הישראלים, אפילו בתוספת </w:t>
      </w:r>
      <w:r>
        <w:rPr>
          <w:rtl/>
        </w:rPr>
        <w:t>–</w:t>
      </w:r>
      <w:r>
        <w:rPr>
          <w:rFonts w:hint="cs"/>
          <w:rtl/>
        </w:rPr>
        <w:t xml:space="preserve"> במקום מענק אבטלה, מענק תעסוקה, כדי שיעבדו. אגב, בממשלה הקודמת, מי שעבד בחקלאות קיבל תוספת של 50 שקל ליום עבודה, מעבר לשכרו. לצערי, אנשים לא מיהרו </w:t>
      </w:r>
      <w:r>
        <w:rPr>
          <w:rFonts w:hint="cs"/>
          <w:rtl/>
        </w:rPr>
        <w:t xml:space="preserve">כל כך לצאת לעבוד בחקלאות. יש לנו בעיה, רן. אני מצטער לומר שאנשים לא מוכנים ללכלך את הידיים, ולעבוד כאילו זה לכלוך ידיים, בחקלאות, בבניין, בתעשייה. אני אומר: מה הבושה? מה רע בזה? אין לך עבודה במקצוע שלך </w:t>
      </w:r>
      <w:r>
        <w:rPr>
          <w:rtl/>
        </w:rPr>
        <w:t>–</w:t>
      </w:r>
      <w:r>
        <w:rPr>
          <w:rFonts w:hint="cs"/>
          <w:rtl/>
        </w:rPr>
        <w:t xml:space="preserve"> תעבוד בחקלאות, תעבוד בבניין, תעבוד בכל דבר שיש. אני </w:t>
      </w:r>
      <w:r>
        <w:rPr>
          <w:rFonts w:hint="cs"/>
          <w:rtl/>
        </w:rPr>
        <w:t xml:space="preserve">לא רואה בזה שום בושה. </w:t>
      </w:r>
    </w:p>
    <w:p w14:paraId="3640B831" w14:textId="77777777" w:rsidR="00000000" w:rsidRDefault="007C71EE">
      <w:pPr>
        <w:pStyle w:val="a"/>
        <w:ind w:firstLine="0"/>
        <w:rPr>
          <w:rFonts w:hint="cs"/>
          <w:rtl/>
        </w:rPr>
      </w:pPr>
    </w:p>
    <w:p w14:paraId="6BE6FED9" w14:textId="77777777" w:rsidR="00000000" w:rsidRDefault="007C71EE">
      <w:pPr>
        <w:pStyle w:val="ac"/>
        <w:rPr>
          <w:rtl/>
        </w:rPr>
      </w:pPr>
      <w:r>
        <w:rPr>
          <w:rFonts w:hint="eastAsia"/>
          <w:rtl/>
        </w:rPr>
        <w:t>רן</w:t>
      </w:r>
      <w:r>
        <w:rPr>
          <w:rtl/>
        </w:rPr>
        <w:t xml:space="preserve"> כהן (מרצ):</w:t>
      </w:r>
    </w:p>
    <w:p w14:paraId="17CBBCE0" w14:textId="77777777" w:rsidR="00000000" w:rsidRDefault="007C71EE">
      <w:pPr>
        <w:pStyle w:val="a"/>
        <w:rPr>
          <w:rFonts w:hint="cs"/>
          <w:rtl/>
        </w:rPr>
      </w:pPr>
    </w:p>
    <w:p w14:paraId="7E19A288" w14:textId="77777777" w:rsidR="00000000" w:rsidRDefault="007C71EE">
      <w:pPr>
        <w:pStyle w:val="a"/>
        <w:rPr>
          <w:rFonts w:hint="cs"/>
          <w:rtl/>
        </w:rPr>
      </w:pPr>
      <w:r>
        <w:rPr>
          <w:rFonts w:hint="cs"/>
          <w:rtl/>
        </w:rPr>
        <w:t xml:space="preserve">- - - שום בושה. עבודה מועדפת - - - </w:t>
      </w:r>
    </w:p>
    <w:p w14:paraId="387D2E59" w14:textId="77777777" w:rsidR="00000000" w:rsidRDefault="007C71EE">
      <w:pPr>
        <w:pStyle w:val="a"/>
        <w:rPr>
          <w:rFonts w:hint="cs"/>
          <w:rtl/>
        </w:rPr>
      </w:pPr>
    </w:p>
    <w:p w14:paraId="3567D863" w14:textId="77777777" w:rsidR="00000000" w:rsidRDefault="007C71EE">
      <w:pPr>
        <w:pStyle w:val="SpeakerCon"/>
        <w:rPr>
          <w:rtl/>
        </w:rPr>
      </w:pPr>
      <w:bookmarkStart w:id="59" w:name="FS000000478T26_05_2003_11_59_26"/>
      <w:bookmarkEnd w:id="59"/>
      <w:r>
        <w:rPr>
          <w:rFonts w:hint="eastAsia"/>
          <w:rtl/>
        </w:rPr>
        <w:t>השר</w:t>
      </w:r>
      <w:r>
        <w:rPr>
          <w:rtl/>
        </w:rPr>
        <w:t xml:space="preserve"> מאיר שטרית:</w:t>
      </w:r>
    </w:p>
    <w:p w14:paraId="6BE50F73" w14:textId="77777777" w:rsidR="00000000" w:rsidRDefault="007C71EE">
      <w:pPr>
        <w:pStyle w:val="a"/>
        <w:rPr>
          <w:rFonts w:hint="cs"/>
          <w:rtl/>
        </w:rPr>
      </w:pPr>
    </w:p>
    <w:p w14:paraId="4D8EA58A" w14:textId="77777777" w:rsidR="00000000" w:rsidRDefault="007C71EE">
      <w:pPr>
        <w:pStyle w:val="a"/>
        <w:rPr>
          <w:rFonts w:hint="cs"/>
          <w:rtl/>
        </w:rPr>
      </w:pPr>
      <w:r>
        <w:rPr>
          <w:rFonts w:hint="cs"/>
          <w:rtl/>
        </w:rPr>
        <w:t xml:space="preserve">נכון. אז אמרתי </w:t>
      </w:r>
      <w:r>
        <w:rPr>
          <w:rtl/>
        </w:rPr>
        <w:t>–</w:t>
      </w:r>
      <w:r>
        <w:rPr>
          <w:rFonts w:hint="cs"/>
          <w:rtl/>
        </w:rPr>
        <w:t xml:space="preserve"> דבר אחד: תמרוץ באמצעות מס. דבר שני: הורדת מספר העובדים הזרים. הדבר השלישי הוא האפשרות להשקיע, ואנחנו הולכים להשקיע בתשתית, גם באמצעות תקציב המדינה</w:t>
      </w:r>
      <w:r>
        <w:rPr>
          <w:rFonts w:hint="cs"/>
          <w:rtl/>
        </w:rPr>
        <w:t xml:space="preserve">, גם באמצעות קופות הפנסיה. אני מקווה שיעבור החוק ונוכל להחיות את שוק ההון ולהעמיד כסף, מקורות כספיים בפרויקטים פרטיים; ליצור מקומות עבודה חדשים בארץ, כדי שאפשר יהיה לקלוט את מי שבאמת מעוניין לעבוד. </w:t>
      </w:r>
    </w:p>
    <w:p w14:paraId="74717539" w14:textId="77777777" w:rsidR="00000000" w:rsidRDefault="007C71EE">
      <w:pPr>
        <w:pStyle w:val="a"/>
        <w:rPr>
          <w:rFonts w:hint="cs"/>
          <w:rtl/>
        </w:rPr>
      </w:pPr>
    </w:p>
    <w:p w14:paraId="3FAB0098" w14:textId="77777777" w:rsidR="00000000" w:rsidRDefault="007C71EE">
      <w:pPr>
        <w:pStyle w:val="a"/>
        <w:rPr>
          <w:rFonts w:hint="cs"/>
          <w:rtl/>
        </w:rPr>
      </w:pPr>
      <w:r>
        <w:rPr>
          <w:rFonts w:hint="cs"/>
          <w:rtl/>
        </w:rPr>
        <w:t xml:space="preserve">אגב, כל הטענות נגד מדינת ישראל </w:t>
      </w:r>
      <w:r>
        <w:rPr>
          <w:rtl/>
        </w:rPr>
        <w:t>–</w:t>
      </w:r>
      <w:r>
        <w:rPr>
          <w:rFonts w:hint="cs"/>
          <w:rtl/>
        </w:rPr>
        <w:t xml:space="preserve"> אם נבדוק בחוץ-לארץ, הטע</w:t>
      </w:r>
      <w:r>
        <w:rPr>
          <w:rFonts w:hint="cs"/>
          <w:rtl/>
        </w:rPr>
        <w:t>נות הן טענות שווא. ראיתי, וגם אתה ראית, רן, את הישראלים שיורדים לארצות-הברית, איך הם עובדים: מהבוקר עד הלילה, בגינון, כ=</w:t>
      </w:r>
      <w:r>
        <w:t>movers</w:t>
      </w:r>
      <w:r>
        <w:rPr>
          <w:rFonts w:hint="cs"/>
          <w:rtl/>
        </w:rPr>
        <w:t>. שם זה בסדר לעבוד. רק במדינת ישראל זה נהפך להיות "בושה" לעבוד בעבודות כפיים. זו לא בושה לעבוד בעבודת כפיים. אני עבדתי בעבודות כפי</w:t>
      </w:r>
      <w:r>
        <w:rPr>
          <w:rFonts w:hint="cs"/>
          <w:rtl/>
        </w:rPr>
        <w:t>ים מגיל מאוד צעיר, גם אתה, וגם, אני חושב, כל היושבים פה. זו לא בושה לעבוד. אני חושב שצריך להחיות את הערך של עבודה עברית, את הערך שאנשים צריכים לעבוד בארץ, של עבודה ישראלית - שכולם צריכים לעבוד בשביל להתפרנס. כך כתוב, חבר הכנסת רביץ: "בזיעת אפך תאכל לחם". ל</w:t>
      </w:r>
      <w:r>
        <w:rPr>
          <w:rFonts w:hint="cs"/>
          <w:rtl/>
        </w:rPr>
        <w:t>דעתי, התוכנית הזאת מתקנת את הכיוון של המשק.</w:t>
      </w:r>
    </w:p>
    <w:p w14:paraId="1E42AED9" w14:textId="77777777" w:rsidR="00000000" w:rsidRDefault="007C71EE">
      <w:pPr>
        <w:pStyle w:val="a"/>
        <w:rPr>
          <w:rFonts w:hint="cs"/>
          <w:rtl/>
        </w:rPr>
      </w:pPr>
    </w:p>
    <w:p w14:paraId="7F3A7652" w14:textId="77777777" w:rsidR="00000000" w:rsidRDefault="007C71EE">
      <w:pPr>
        <w:pStyle w:val="a"/>
        <w:rPr>
          <w:rFonts w:hint="cs"/>
          <w:rtl/>
        </w:rPr>
      </w:pPr>
      <w:r>
        <w:rPr>
          <w:rFonts w:hint="cs"/>
          <w:rtl/>
        </w:rPr>
        <w:t xml:space="preserve">דבר אחרון </w:t>
      </w:r>
      <w:r>
        <w:rPr>
          <w:rtl/>
        </w:rPr>
        <w:t>–</w:t>
      </w:r>
      <w:r>
        <w:rPr>
          <w:rFonts w:hint="cs"/>
          <w:rtl/>
        </w:rPr>
        <w:t xml:space="preserve"> התחלתי להסביר למה המצב קשה. אמרתי שהמדינה, לצערי, הוציאה במשך שנים מה שלא היה לה. ולכן, מה היא עשתה? מאחר שלא היו מספיק הכנסות, והיו הרבה הוצאות, המדינה נאלצה ללוות עוד ועוד. החוב הלאומי של מדינת ישר</w:t>
      </w:r>
      <w:r>
        <w:rPr>
          <w:rFonts w:hint="cs"/>
          <w:rtl/>
        </w:rPr>
        <w:t>אל בתקציב המדינה השנה</w:t>
      </w:r>
      <w:r>
        <w:rPr>
          <w:rtl/>
        </w:rPr>
        <w:t xml:space="preserve"> </w:t>
      </w:r>
      <w:r>
        <w:rPr>
          <w:rFonts w:hint="cs"/>
          <w:rtl/>
        </w:rPr>
        <w:t>עומד, לצערי, על 107 מיליארד דולר. הוא עלה מ=1998 עד סוף  2002 - בארבע שנים - ב=15 מיליארד דולר; 70 מיליארד שקל. הריבית, רק על 70 מיליארד השקל האלה של עליית החוב בארבע השנים האחרונות, היא 7.5 מיליארדים, חוץ מקרן. הנה כל הקיצוצים, כמעט.</w:t>
      </w:r>
      <w:r>
        <w:rPr>
          <w:rFonts w:hint="cs"/>
          <w:rtl/>
        </w:rPr>
        <w:t xml:space="preserve"> אנחנו משלמים השנה ריבית על כלל החוב הישראלי, חבר הכנסת רן כהן, 60 מיליארד שקל, ועוד 33 מיליארד שקל קרן. זאת אומרת, שהשנה, שליש מתקציב המדינה הולך לתשלומי קרן וריבית. הרי זה בלתי נסבל. </w:t>
      </w:r>
    </w:p>
    <w:p w14:paraId="00DA308A" w14:textId="77777777" w:rsidR="00000000" w:rsidRDefault="007C71EE">
      <w:pPr>
        <w:pStyle w:val="a"/>
        <w:rPr>
          <w:rFonts w:hint="cs"/>
          <w:rtl/>
        </w:rPr>
      </w:pPr>
    </w:p>
    <w:p w14:paraId="4D84BE47" w14:textId="77777777" w:rsidR="00000000" w:rsidRDefault="007C71EE">
      <w:pPr>
        <w:pStyle w:val="a"/>
        <w:rPr>
          <w:rFonts w:hint="cs"/>
          <w:rtl/>
        </w:rPr>
      </w:pPr>
      <w:r>
        <w:rPr>
          <w:rFonts w:hint="cs"/>
          <w:rtl/>
        </w:rPr>
        <w:t>ולכן, אין מנוס. חייבים להקטין את החוב הלאומי של המדינה. אם יחזרו אנשי</w:t>
      </w:r>
      <w:r>
        <w:rPr>
          <w:rFonts w:hint="cs"/>
          <w:rtl/>
        </w:rPr>
        <w:t>ם לעבודה, ונוכל להקטין את החוב הלאומי של המדינה, ישתחרר יותר כסף ונוכל להשקיע בחינוך, בבריאות ובחברה. אם נצליח בהפרטה, ויותר חברות ישראליות תימכרנה, ונקטין את החוב הלאומי, ירדו תשלומי הריבית שלנו, ונוכל לשחרר יותר כסף לדברים חיוניים אחרים. דבר אחד אנחנו לא</w:t>
      </w:r>
      <w:r>
        <w:rPr>
          <w:rFonts w:hint="cs"/>
          <w:rtl/>
        </w:rPr>
        <w:t xml:space="preserve"> יכולים להמשיך להרשות לעצמנו </w:t>
      </w:r>
      <w:r>
        <w:rPr>
          <w:rtl/>
        </w:rPr>
        <w:t>–</w:t>
      </w:r>
      <w:r>
        <w:rPr>
          <w:rFonts w:hint="cs"/>
          <w:rtl/>
        </w:rPr>
        <w:t xml:space="preserve"> להגדיל את החוב הלאומי, כי זו פשוט התאבדות כלכלית של המדינה. מדינה שאין לה כלכלה בריאה לא תוכלל לעמוד, ביטחונית, בשום דבר. אני חושב שאין לנו מנוס. </w:t>
      </w:r>
    </w:p>
    <w:p w14:paraId="788480B5" w14:textId="77777777" w:rsidR="00000000" w:rsidRDefault="007C71EE">
      <w:pPr>
        <w:pStyle w:val="a"/>
        <w:rPr>
          <w:rFonts w:hint="cs"/>
          <w:rtl/>
        </w:rPr>
      </w:pPr>
    </w:p>
    <w:p w14:paraId="0E4AA009" w14:textId="77777777" w:rsidR="00000000" w:rsidRDefault="007C71EE">
      <w:pPr>
        <w:pStyle w:val="a"/>
        <w:rPr>
          <w:rFonts w:hint="cs"/>
          <w:rtl/>
        </w:rPr>
      </w:pPr>
      <w:r>
        <w:rPr>
          <w:rFonts w:hint="cs"/>
          <w:rtl/>
        </w:rPr>
        <w:t>לכן, אדוני היושב-ראש, אני חושב</w:t>
      </w:r>
      <w:r>
        <w:rPr>
          <w:rtl/>
        </w:rPr>
        <w:t xml:space="preserve"> </w:t>
      </w:r>
      <w:r>
        <w:rPr>
          <w:rFonts w:hint="cs"/>
          <w:rtl/>
        </w:rPr>
        <w:t>שצריך לתמוך בתוכנית הכלכלית הזאת חרף הקשיים שב</w:t>
      </w:r>
      <w:r>
        <w:rPr>
          <w:rFonts w:hint="cs"/>
          <w:rtl/>
        </w:rPr>
        <w:t>ה, ואני לא מזלזל  - זו תוכנית קשה. אבל, רבותי, כולנו צריכים לתת כתף, לתקופה של שנה-שנתיים, עד שנצא ממעגל הקסמים הזה. אני מקווה שנעבור באמת לצמיחה. אם באמת גם תהליך השלום יתקדם, תהיה לזה השפעה עוד יותר מכרעת על ההתפתחויות הכלכליות במדינת ישראל, דבר שבאמת יכ</w:t>
      </w:r>
      <w:r>
        <w:rPr>
          <w:rFonts w:hint="cs"/>
          <w:rtl/>
        </w:rPr>
        <w:t xml:space="preserve">ול להשתלב בתוכנית הכלכלית הזאת ולהביא לפריחה מחודשת. </w:t>
      </w:r>
    </w:p>
    <w:p w14:paraId="5FEA2B8B" w14:textId="77777777" w:rsidR="00000000" w:rsidRDefault="007C71EE">
      <w:pPr>
        <w:pStyle w:val="a"/>
        <w:rPr>
          <w:rFonts w:hint="cs"/>
          <w:rtl/>
        </w:rPr>
      </w:pPr>
    </w:p>
    <w:p w14:paraId="35956F21" w14:textId="77777777" w:rsidR="00000000" w:rsidRDefault="007C71EE">
      <w:pPr>
        <w:pStyle w:val="a"/>
        <w:rPr>
          <w:rFonts w:hint="cs"/>
          <w:rtl/>
        </w:rPr>
      </w:pPr>
      <w:r>
        <w:rPr>
          <w:rFonts w:hint="cs"/>
          <w:rtl/>
        </w:rPr>
        <w:t xml:space="preserve">לכן, אדוני היושב-ראש, אני מבקש, אני מציע לחברי הכנסת לדחות את הצעות האי-אמון. </w:t>
      </w:r>
    </w:p>
    <w:p w14:paraId="40D51397" w14:textId="77777777" w:rsidR="00000000" w:rsidRDefault="007C71EE">
      <w:pPr>
        <w:pStyle w:val="a"/>
        <w:rPr>
          <w:rFonts w:hint="cs"/>
          <w:rtl/>
        </w:rPr>
      </w:pPr>
    </w:p>
    <w:p w14:paraId="495D5016" w14:textId="77777777" w:rsidR="00000000" w:rsidRDefault="007C71EE">
      <w:pPr>
        <w:pStyle w:val="ad"/>
        <w:rPr>
          <w:rtl/>
        </w:rPr>
      </w:pPr>
      <w:r>
        <w:rPr>
          <w:rtl/>
        </w:rPr>
        <w:t>היו"ר</w:t>
      </w:r>
      <w:r>
        <w:rPr>
          <w:rFonts w:hint="cs"/>
          <w:rtl/>
        </w:rPr>
        <w:t xml:space="preserve"> מוחמד ברכה</w:t>
      </w:r>
      <w:r>
        <w:rPr>
          <w:rtl/>
        </w:rPr>
        <w:t>:</w:t>
      </w:r>
    </w:p>
    <w:p w14:paraId="1BD639BB" w14:textId="77777777" w:rsidR="00000000" w:rsidRDefault="007C71EE">
      <w:pPr>
        <w:pStyle w:val="a"/>
        <w:rPr>
          <w:rtl/>
        </w:rPr>
      </w:pPr>
    </w:p>
    <w:p w14:paraId="04717754" w14:textId="77777777" w:rsidR="00000000" w:rsidRDefault="007C71EE">
      <w:pPr>
        <w:pStyle w:val="a"/>
        <w:rPr>
          <w:rFonts w:hint="cs"/>
          <w:rtl/>
        </w:rPr>
      </w:pPr>
      <w:r>
        <w:rPr>
          <w:rFonts w:hint="cs"/>
          <w:rtl/>
        </w:rPr>
        <w:t>תודה לשר שטרית. השר גדעון עזרא, בבקשה.</w:t>
      </w:r>
    </w:p>
    <w:p w14:paraId="0FFB946E" w14:textId="77777777" w:rsidR="00000000" w:rsidRDefault="007C71EE">
      <w:pPr>
        <w:pStyle w:val="a"/>
        <w:rPr>
          <w:rFonts w:hint="cs"/>
          <w:rtl/>
        </w:rPr>
      </w:pPr>
    </w:p>
    <w:p w14:paraId="4179FB4E" w14:textId="77777777" w:rsidR="00000000" w:rsidRDefault="007C71EE">
      <w:pPr>
        <w:pStyle w:val="Speaker"/>
        <w:rPr>
          <w:rtl/>
        </w:rPr>
      </w:pPr>
      <w:bookmarkStart w:id="60" w:name="FS000000474T26_05_2003_12_16_26"/>
      <w:bookmarkEnd w:id="60"/>
      <w:r>
        <w:rPr>
          <w:rFonts w:hint="eastAsia"/>
          <w:rtl/>
        </w:rPr>
        <w:t>השר</w:t>
      </w:r>
      <w:r>
        <w:rPr>
          <w:rtl/>
        </w:rPr>
        <w:t xml:space="preserve"> גדעון עזרא:</w:t>
      </w:r>
    </w:p>
    <w:p w14:paraId="7FAAB3C7" w14:textId="77777777" w:rsidR="00000000" w:rsidRDefault="007C71EE">
      <w:pPr>
        <w:pStyle w:val="a"/>
        <w:rPr>
          <w:rFonts w:hint="cs"/>
          <w:rtl/>
        </w:rPr>
      </w:pPr>
    </w:p>
    <w:p w14:paraId="52BFCE55" w14:textId="77777777" w:rsidR="00000000" w:rsidRDefault="007C71EE">
      <w:pPr>
        <w:pStyle w:val="a"/>
        <w:rPr>
          <w:rFonts w:hint="cs"/>
          <w:rtl/>
        </w:rPr>
      </w:pPr>
      <w:r>
        <w:rPr>
          <w:rFonts w:hint="cs"/>
          <w:rtl/>
        </w:rPr>
        <w:t>אדוני היושב-ראש, ראש הממשלה, חברי חברי הכנסת,</w:t>
      </w:r>
      <w:r>
        <w:rPr>
          <w:rFonts w:hint="cs"/>
          <w:rtl/>
        </w:rPr>
        <w:t xml:space="preserve"> אני חושב שהצעת האי-אמון של עסאם מח'ול היא טבעית בימינו אנו. אני חושב שיש גם בסיס לדבריו כאשר הוא אמר שהבעיה לא החלה כאשר מחבלים התחילו להשתמש בתעודות הזהות הכחולות, אלא התחילה כמה שנים קודם לכן. אני גם משוכנע שממשלת ישראל, יחד עם הפלסטינים, צריכים למצוא ד</w:t>
      </w:r>
      <w:r>
        <w:rPr>
          <w:rFonts w:hint="cs"/>
          <w:rtl/>
        </w:rPr>
        <w:t xml:space="preserve">רך לפתור את הבעיה. </w:t>
      </w:r>
    </w:p>
    <w:p w14:paraId="235B623B" w14:textId="77777777" w:rsidR="00000000" w:rsidRDefault="007C71EE">
      <w:pPr>
        <w:pStyle w:val="a"/>
        <w:rPr>
          <w:rFonts w:hint="cs"/>
          <w:rtl/>
        </w:rPr>
      </w:pPr>
    </w:p>
    <w:p w14:paraId="03D432A0" w14:textId="77777777" w:rsidR="00000000" w:rsidRDefault="007C71EE">
      <w:pPr>
        <w:pStyle w:val="a"/>
        <w:rPr>
          <w:rFonts w:hint="cs"/>
          <w:rtl/>
        </w:rPr>
      </w:pPr>
      <w:r>
        <w:rPr>
          <w:rFonts w:hint="cs"/>
          <w:rtl/>
        </w:rPr>
        <w:t xml:space="preserve">וכאן אני רוצה להגיד, שהחל מהסכמי אוסלו, 100,000 פלסטינים מיהודה, שומרון וחבל-עזה נכנסו לתחומי מדינת ישראל על מנת לגור בה, ומספר הערבים מישראל שעברו להתגורר ביהודה, שומרון וחבל-עזה הוא אפסי. בנושא הזה עלו כל מיני הצעות, ואני חושב שצריך </w:t>
      </w:r>
      <w:r>
        <w:rPr>
          <w:rFonts w:hint="cs"/>
          <w:rtl/>
        </w:rPr>
        <w:t xml:space="preserve">לדון בנושא. אחת ההצעות היתה שאשה מצטרפת לבעלה, בכל מקרה. היו גם הצעות אחרות. </w:t>
      </w:r>
    </w:p>
    <w:p w14:paraId="7EA6D8A5" w14:textId="77777777" w:rsidR="00000000" w:rsidRDefault="007C71EE">
      <w:pPr>
        <w:pStyle w:val="a"/>
        <w:rPr>
          <w:rFonts w:hint="cs"/>
          <w:rtl/>
        </w:rPr>
      </w:pPr>
    </w:p>
    <w:p w14:paraId="61D23ECE" w14:textId="77777777" w:rsidR="00000000" w:rsidRDefault="007C71EE">
      <w:pPr>
        <w:pStyle w:val="a"/>
        <w:rPr>
          <w:rFonts w:hint="cs"/>
          <w:rtl/>
        </w:rPr>
      </w:pPr>
      <w:r>
        <w:rPr>
          <w:rFonts w:hint="cs"/>
          <w:rtl/>
        </w:rPr>
        <w:t>אני מוכרח להגיד, עוד לפני המניע העיקרי לבלימת הנושא, היו כמה תופעות. האחת, אדם מיהודה, שומרון וחבל-עזה לא המתין בכלל לקבל אישור להתגורר פה, במדינת ישראל, אלא הוא פשוט הלך, התגור</w:t>
      </w:r>
      <w:r>
        <w:rPr>
          <w:rFonts w:hint="cs"/>
          <w:rtl/>
        </w:rPr>
        <w:t>ר, נשא אשה, הוליד ילדים, ורק אחר כך בא לבקש אישור. הדבר הזה איננו מקובל. הדבר השני, אדוני היושב בראש, אתה יודע על מקרים רבים של נישואים פיקטיביים, שאדם בא, נשא פה אשה שלא על מנת להישאר אתה - - -</w:t>
      </w:r>
    </w:p>
    <w:p w14:paraId="59C05142" w14:textId="77777777" w:rsidR="00000000" w:rsidRDefault="007C71EE">
      <w:pPr>
        <w:pStyle w:val="a"/>
        <w:rPr>
          <w:rFonts w:hint="cs"/>
          <w:rtl/>
        </w:rPr>
      </w:pPr>
    </w:p>
    <w:p w14:paraId="41FA2472" w14:textId="77777777" w:rsidR="00000000" w:rsidRDefault="007C71EE">
      <w:pPr>
        <w:pStyle w:val="ad"/>
        <w:rPr>
          <w:rtl/>
        </w:rPr>
      </w:pPr>
      <w:r>
        <w:rPr>
          <w:rtl/>
        </w:rPr>
        <w:t>היו"ר</w:t>
      </w:r>
      <w:r>
        <w:rPr>
          <w:rFonts w:hint="cs"/>
          <w:rtl/>
        </w:rPr>
        <w:t xml:space="preserve"> מוחמד ברכה</w:t>
      </w:r>
      <w:r>
        <w:rPr>
          <w:rtl/>
        </w:rPr>
        <w:t>:</w:t>
      </w:r>
    </w:p>
    <w:p w14:paraId="34551097" w14:textId="77777777" w:rsidR="00000000" w:rsidRDefault="007C71EE">
      <w:pPr>
        <w:pStyle w:val="a"/>
        <w:rPr>
          <w:rtl/>
        </w:rPr>
      </w:pPr>
    </w:p>
    <w:p w14:paraId="3E6A4F44" w14:textId="77777777" w:rsidR="00000000" w:rsidRDefault="007C71EE">
      <w:pPr>
        <w:pStyle w:val="a"/>
        <w:rPr>
          <w:rFonts w:hint="cs"/>
          <w:rtl/>
        </w:rPr>
      </w:pPr>
      <w:r>
        <w:rPr>
          <w:rFonts w:hint="cs"/>
          <w:rtl/>
        </w:rPr>
        <w:t xml:space="preserve">אלה מקרים בודדים, אתה יודע. </w:t>
      </w:r>
    </w:p>
    <w:p w14:paraId="0F6FB873" w14:textId="77777777" w:rsidR="00000000" w:rsidRDefault="007C71EE">
      <w:pPr>
        <w:pStyle w:val="a"/>
        <w:rPr>
          <w:rFonts w:hint="cs"/>
          <w:rtl/>
        </w:rPr>
      </w:pPr>
    </w:p>
    <w:p w14:paraId="4C03D7F6" w14:textId="77777777" w:rsidR="00000000" w:rsidRDefault="007C71EE">
      <w:pPr>
        <w:pStyle w:val="SpeakerCon"/>
        <w:rPr>
          <w:rtl/>
        </w:rPr>
      </w:pPr>
      <w:bookmarkStart w:id="61" w:name="FS000000474T26_05_2003_12_24_17C"/>
      <w:bookmarkEnd w:id="61"/>
      <w:r>
        <w:rPr>
          <w:rtl/>
        </w:rPr>
        <w:t>השר גדעון ע</w:t>
      </w:r>
      <w:r>
        <w:rPr>
          <w:rtl/>
        </w:rPr>
        <w:t>זרא:</w:t>
      </w:r>
    </w:p>
    <w:p w14:paraId="4A80DD72" w14:textId="77777777" w:rsidR="00000000" w:rsidRDefault="007C71EE">
      <w:pPr>
        <w:pStyle w:val="a"/>
        <w:rPr>
          <w:rtl/>
        </w:rPr>
      </w:pPr>
    </w:p>
    <w:p w14:paraId="4CBC3987" w14:textId="77777777" w:rsidR="00000000" w:rsidRDefault="007C71EE">
      <w:pPr>
        <w:pStyle w:val="a"/>
        <w:rPr>
          <w:rFonts w:hint="cs"/>
          <w:rtl/>
        </w:rPr>
      </w:pPr>
      <w:r>
        <w:rPr>
          <w:rFonts w:hint="cs"/>
          <w:rtl/>
        </w:rPr>
        <w:t xml:space="preserve">כן, אני אומר: מקרים בודדים. </w:t>
      </w:r>
    </w:p>
    <w:p w14:paraId="6BF7C516" w14:textId="77777777" w:rsidR="00000000" w:rsidRDefault="007C71EE">
      <w:pPr>
        <w:pStyle w:val="a"/>
        <w:rPr>
          <w:rFonts w:hint="cs"/>
          <w:rtl/>
        </w:rPr>
      </w:pPr>
    </w:p>
    <w:p w14:paraId="1B50BD0E" w14:textId="77777777" w:rsidR="00000000" w:rsidRDefault="007C71EE">
      <w:pPr>
        <w:pStyle w:val="ad"/>
        <w:rPr>
          <w:rtl/>
        </w:rPr>
      </w:pPr>
      <w:r>
        <w:rPr>
          <w:rtl/>
        </w:rPr>
        <w:t>היו"ר</w:t>
      </w:r>
      <w:r>
        <w:rPr>
          <w:rFonts w:hint="cs"/>
          <w:rtl/>
        </w:rPr>
        <w:t xml:space="preserve"> מוחמד ברכה</w:t>
      </w:r>
      <w:r>
        <w:rPr>
          <w:rtl/>
        </w:rPr>
        <w:t>:</w:t>
      </w:r>
    </w:p>
    <w:p w14:paraId="03717078" w14:textId="77777777" w:rsidR="00000000" w:rsidRDefault="007C71EE">
      <w:pPr>
        <w:pStyle w:val="a"/>
        <w:rPr>
          <w:rtl/>
        </w:rPr>
      </w:pPr>
    </w:p>
    <w:p w14:paraId="31F46FC8" w14:textId="77777777" w:rsidR="00000000" w:rsidRDefault="007C71EE">
      <w:pPr>
        <w:pStyle w:val="a"/>
        <w:rPr>
          <w:rFonts w:hint="cs"/>
          <w:rtl/>
        </w:rPr>
      </w:pPr>
      <w:r>
        <w:rPr>
          <w:rFonts w:hint="cs"/>
          <w:rtl/>
        </w:rPr>
        <w:t xml:space="preserve">בודדים מאוד. </w:t>
      </w:r>
    </w:p>
    <w:p w14:paraId="09710A60" w14:textId="77777777" w:rsidR="00000000" w:rsidRDefault="007C71EE">
      <w:pPr>
        <w:pStyle w:val="a"/>
        <w:rPr>
          <w:rFonts w:hint="cs"/>
          <w:rtl/>
        </w:rPr>
      </w:pPr>
    </w:p>
    <w:p w14:paraId="50A7B9A0" w14:textId="77777777" w:rsidR="00000000" w:rsidRDefault="007C71EE">
      <w:pPr>
        <w:pStyle w:val="SpeakerCon"/>
        <w:rPr>
          <w:rtl/>
        </w:rPr>
      </w:pPr>
      <w:bookmarkStart w:id="62" w:name="FS000000474T26_05_2003_12_24_45C"/>
      <w:bookmarkEnd w:id="62"/>
      <w:r>
        <w:rPr>
          <w:rtl/>
        </w:rPr>
        <w:t>השר גדעון עזרא:</w:t>
      </w:r>
    </w:p>
    <w:p w14:paraId="4D89042B" w14:textId="77777777" w:rsidR="00000000" w:rsidRDefault="007C71EE">
      <w:pPr>
        <w:pStyle w:val="a"/>
        <w:rPr>
          <w:rtl/>
        </w:rPr>
      </w:pPr>
    </w:p>
    <w:p w14:paraId="1C71C5AF" w14:textId="77777777" w:rsidR="00000000" w:rsidRDefault="007C71EE">
      <w:pPr>
        <w:pStyle w:val="a"/>
        <w:rPr>
          <w:rFonts w:hint="cs"/>
          <w:rtl/>
        </w:rPr>
      </w:pPr>
      <w:r>
        <w:rPr>
          <w:rFonts w:hint="cs"/>
          <w:rtl/>
        </w:rPr>
        <w:t xml:space="preserve">נשא אשה והתגרש. חבר הכנסת לשעבר תאופיק חטיב הציע בזמנו שבכלל ידברו על איחוד משפחות רק כאשר הזוג מביא ילד לעולם. </w:t>
      </w:r>
    </w:p>
    <w:p w14:paraId="53B978CE" w14:textId="77777777" w:rsidR="00000000" w:rsidRDefault="007C71EE">
      <w:pPr>
        <w:pStyle w:val="a"/>
        <w:rPr>
          <w:rFonts w:hint="cs"/>
          <w:rtl/>
        </w:rPr>
      </w:pPr>
    </w:p>
    <w:p w14:paraId="0D5C5373" w14:textId="77777777" w:rsidR="00000000" w:rsidRDefault="007C71EE">
      <w:pPr>
        <w:pStyle w:val="a"/>
        <w:rPr>
          <w:rFonts w:hint="cs"/>
          <w:rtl/>
        </w:rPr>
      </w:pPr>
      <w:r>
        <w:rPr>
          <w:rFonts w:hint="cs"/>
          <w:rtl/>
        </w:rPr>
        <w:t xml:space="preserve">הדבר השלישי </w:t>
      </w:r>
      <w:r>
        <w:rPr>
          <w:rtl/>
        </w:rPr>
        <w:t>–</w:t>
      </w:r>
      <w:r>
        <w:rPr>
          <w:rFonts w:hint="cs"/>
          <w:rtl/>
        </w:rPr>
        <w:t xml:space="preserve"> היו הרבה מאוד תופעות, ולצערי יש גם היום, </w:t>
      </w:r>
      <w:r>
        <w:rPr>
          <w:rFonts w:hint="cs"/>
          <w:rtl/>
        </w:rPr>
        <w:t xml:space="preserve">שבהן אשה עם תעודת זהות ישראלית רושמת כילדיה ילדים שהובאו לעולם על ידי אשה אחרת, על מנת שיזכו בתנאים. </w:t>
      </w:r>
    </w:p>
    <w:p w14:paraId="29FA29BC" w14:textId="77777777" w:rsidR="00000000" w:rsidRDefault="007C71EE">
      <w:pPr>
        <w:pStyle w:val="a"/>
        <w:rPr>
          <w:rFonts w:hint="cs"/>
          <w:rtl/>
        </w:rPr>
      </w:pPr>
    </w:p>
    <w:p w14:paraId="7D1FEBA8" w14:textId="77777777" w:rsidR="00000000" w:rsidRDefault="007C71EE">
      <w:pPr>
        <w:pStyle w:val="a"/>
        <w:rPr>
          <w:rFonts w:hint="cs"/>
          <w:rtl/>
        </w:rPr>
      </w:pPr>
      <w:r>
        <w:rPr>
          <w:rFonts w:hint="cs"/>
          <w:rtl/>
        </w:rPr>
        <w:t>הדבר שלמעשה הגדיש את הסאה היו שמחבלים שגרים ביהודה ושומרון או בישראל, בעלי תעודות זהות ישראליות - זכור המקרה של מסעדת "מצה" בחיפה, כאשר תושב מחנה הפליטים</w:t>
      </w:r>
      <w:r>
        <w:rPr>
          <w:rFonts w:hint="cs"/>
          <w:rtl/>
        </w:rPr>
        <w:t xml:space="preserve"> ג'נין שמוצאה של אמו ממוקיבלה, וקיבל תעודת זהות ישראלית, עשה את דרכו עם מטען חומר נפץ לחיפה. הוא פוצץ את עצמו במסעדה וגרם למותם של חפים מפשע. </w:t>
      </w:r>
    </w:p>
    <w:p w14:paraId="4CA08E7B" w14:textId="77777777" w:rsidR="00000000" w:rsidRDefault="007C71EE">
      <w:pPr>
        <w:pStyle w:val="a"/>
        <w:rPr>
          <w:rFonts w:hint="cs"/>
          <w:rtl/>
        </w:rPr>
      </w:pPr>
    </w:p>
    <w:p w14:paraId="4686E7AA" w14:textId="77777777" w:rsidR="00000000" w:rsidRDefault="007C71EE">
      <w:pPr>
        <w:pStyle w:val="a"/>
        <w:rPr>
          <w:rFonts w:hint="cs"/>
          <w:rtl/>
        </w:rPr>
      </w:pPr>
      <w:r>
        <w:rPr>
          <w:rFonts w:hint="cs"/>
          <w:rtl/>
        </w:rPr>
        <w:t>לפני שנה, בעקבות הפיגוע הזה, החליטה הממשלה הקודמת להפסיק את תהליך איחוד המשפחות. הסתבר לנו שמרבית הנכנסים הם פלס</w:t>
      </w:r>
      <w:r>
        <w:rPr>
          <w:rFonts w:hint="cs"/>
          <w:rtl/>
        </w:rPr>
        <w:t xml:space="preserve">טינים תושבי שטחים, במקורם, שהשתמשו בתעודות הזהות הכחולות ככרטיס כניסה לתחומי "הקו הירוק". </w:t>
      </w:r>
    </w:p>
    <w:p w14:paraId="40723C93" w14:textId="77777777" w:rsidR="00000000" w:rsidRDefault="007C71EE">
      <w:pPr>
        <w:pStyle w:val="a"/>
        <w:rPr>
          <w:rFonts w:hint="cs"/>
          <w:rtl/>
        </w:rPr>
      </w:pPr>
    </w:p>
    <w:p w14:paraId="798AA8BE" w14:textId="77777777" w:rsidR="00000000" w:rsidRDefault="007C71EE">
      <w:pPr>
        <w:pStyle w:val="a"/>
        <w:rPr>
          <w:rFonts w:hint="cs"/>
          <w:rtl/>
        </w:rPr>
      </w:pPr>
      <w:r>
        <w:rPr>
          <w:rFonts w:hint="cs"/>
          <w:rtl/>
        </w:rPr>
        <w:t xml:space="preserve">נוסף על כך צריך לומר, שמדובר בשיבה למדינת ישראל, בשיבה זוחלת, כפי שאמרתי, שמקיפה לפחות 100,000 איש מאז הסכמי אוסלו. </w:t>
      </w:r>
    </w:p>
    <w:p w14:paraId="57787CF4" w14:textId="77777777" w:rsidR="00000000" w:rsidRDefault="007C71EE">
      <w:pPr>
        <w:pStyle w:val="a"/>
        <w:rPr>
          <w:rFonts w:hint="cs"/>
          <w:rtl/>
        </w:rPr>
      </w:pPr>
    </w:p>
    <w:p w14:paraId="445E8743" w14:textId="77777777" w:rsidR="00000000" w:rsidRDefault="007C71EE">
      <w:pPr>
        <w:pStyle w:val="ac"/>
        <w:rPr>
          <w:rtl/>
        </w:rPr>
      </w:pPr>
      <w:r>
        <w:rPr>
          <w:rFonts w:hint="eastAsia"/>
          <w:rtl/>
        </w:rPr>
        <w:t>אליעזר</w:t>
      </w:r>
      <w:r>
        <w:rPr>
          <w:rtl/>
        </w:rPr>
        <w:t xml:space="preserve"> כהן (האיחוד הלאומי - ישראל ביתנו):</w:t>
      </w:r>
    </w:p>
    <w:p w14:paraId="79780162" w14:textId="77777777" w:rsidR="00000000" w:rsidRDefault="007C71EE">
      <w:pPr>
        <w:pStyle w:val="a"/>
        <w:rPr>
          <w:rFonts w:hint="cs"/>
          <w:rtl/>
        </w:rPr>
      </w:pPr>
    </w:p>
    <w:p w14:paraId="0BDA09F6" w14:textId="77777777" w:rsidR="00000000" w:rsidRDefault="007C71EE">
      <w:pPr>
        <w:pStyle w:val="a"/>
        <w:rPr>
          <w:rFonts w:hint="cs"/>
          <w:rtl/>
        </w:rPr>
      </w:pPr>
      <w:r>
        <w:rPr>
          <w:rFonts w:hint="cs"/>
          <w:rtl/>
        </w:rPr>
        <w:t>צרי</w:t>
      </w:r>
      <w:r>
        <w:rPr>
          <w:rFonts w:hint="cs"/>
          <w:rtl/>
        </w:rPr>
        <w:t>ך להעביר את האינפורמציה הזאת לחבר הכנסת מח'ול. הוא דיבר בפאתוס לפני כמה דקות - - -</w:t>
      </w:r>
    </w:p>
    <w:p w14:paraId="46BCD17F" w14:textId="77777777" w:rsidR="00000000" w:rsidRDefault="007C71EE">
      <w:pPr>
        <w:pStyle w:val="a"/>
        <w:rPr>
          <w:rFonts w:hint="cs"/>
          <w:rtl/>
        </w:rPr>
      </w:pPr>
    </w:p>
    <w:p w14:paraId="54BDD8A4" w14:textId="77777777" w:rsidR="00000000" w:rsidRDefault="007C71EE">
      <w:pPr>
        <w:pStyle w:val="SpeakerCon"/>
        <w:rPr>
          <w:rtl/>
        </w:rPr>
      </w:pPr>
      <w:bookmarkStart w:id="63" w:name="FS000000474T26_05_2003_12_34_15C"/>
      <w:bookmarkEnd w:id="63"/>
      <w:r>
        <w:rPr>
          <w:rtl/>
        </w:rPr>
        <w:t>השר גדעון עזרא:</w:t>
      </w:r>
    </w:p>
    <w:p w14:paraId="122CEDD0" w14:textId="77777777" w:rsidR="00000000" w:rsidRDefault="007C71EE">
      <w:pPr>
        <w:pStyle w:val="a"/>
        <w:rPr>
          <w:rtl/>
        </w:rPr>
      </w:pPr>
    </w:p>
    <w:p w14:paraId="60ABFD0F" w14:textId="77777777" w:rsidR="00000000" w:rsidRDefault="007C71EE">
      <w:pPr>
        <w:pStyle w:val="a"/>
        <w:rPr>
          <w:rFonts w:hint="cs"/>
          <w:rtl/>
        </w:rPr>
      </w:pPr>
      <w:r>
        <w:rPr>
          <w:rFonts w:hint="cs"/>
          <w:rtl/>
        </w:rPr>
        <w:t xml:space="preserve">היושב-ראש הוא בן מפלגתו. </w:t>
      </w:r>
    </w:p>
    <w:p w14:paraId="411800A4" w14:textId="77777777" w:rsidR="00000000" w:rsidRDefault="007C71EE">
      <w:pPr>
        <w:pStyle w:val="a"/>
        <w:rPr>
          <w:rFonts w:hint="cs"/>
          <w:rtl/>
        </w:rPr>
      </w:pPr>
    </w:p>
    <w:p w14:paraId="50DD6566" w14:textId="77777777" w:rsidR="00000000" w:rsidRDefault="007C71EE">
      <w:pPr>
        <w:pStyle w:val="ad"/>
        <w:rPr>
          <w:rtl/>
        </w:rPr>
      </w:pPr>
      <w:r>
        <w:rPr>
          <w:rtl/>
        </w:rPr>
        <w:t>היו"ר</w:t>
      </w:r>
      <w:r>
        <w:rPr>
          <w:rFonts w:hint="cs"/>
          <w:rtl/>
        </w:rPr>
        <w:t xml:space="preserve"> מוחמד ברכה</w:t>
      </w:r>
      <w:r>
        <w:rPr>
          <w:rtl/>
        </w:rPr>
        <w:t>:</w:t>
      </w:r>
    </w:p>
    <w:p w14:paraId="5887E161" w14:textId="77777777" w:rsidR="00000000" w:rsidRDefault="007C71EE">
      <w:pPr>
        <w:pStyle w:val="a"/>
        <w:rPr>
          <w:rtl/>
        </w:rPr>
      </w:pPr>
    </w:p>
    <w:p w14:paraId="6FDE3295" w14:textId="77777777" w:rsidR="00000000" w:rsidRDefault="007C71EE">
      <w:pPr>
        <w:pStyle w:val="a"/>
        <w:rPr>
          <w:rFonts w:hint="cs"/>
          <w:rtl/>
        </w:rPr>
      </w:pPr>
      <w:r>
        <w:rPr>
          <w:rFonts w:hint="cs"/>
          <w:rtl/>
        </w:rPr>
        <w:t xml:space="preserve">כן. היושב-ראש רק מנוע מלהגיב על הדברים שלך. </w:t>
      </w:r>
    </w:p>
    <w:p w14:paraId="3A4770FF" w14:textId="77777777" w:rsidR="00000000" w:rsidRDefault="007C71EE">
      <w:pPr>
        <w:pStyle w:val="a"/>
        <w:rPr>
          <w:rFonts w:hint="cs"/>
          <w:rtl/>
        </w:rPr>
      </w:pPr>
    </w:p>
    <w:p w14:paraId="61C6ABA5" w14:textId="77777777" w:rsidR="00000000" w:rsidRDefault="007C71EE">
      <w:pPr>
        <w:pStyle w:val="SpeakerCon"/>
        <w:rPr>
          <w:rtl/>
        </w:rPr>
      </w:pPr>
      <w:bookmarkStart w:id="64" w:name="FS000000474T26_05_2003_12_34_40C"/>
      <w:bookmarkEnd w:id="64"/>
      <w:r>
        <w:rPr>
          <w:rtl/>
        </w:rPr>
        <w:t>השר גדעון עזרא:</w:t>
      </w:r>
    </w:p>
    <w:p w14:paraId="1DB3BDF2" w14:textId="77777777" w:rsidR="00000000" w:rsidRDefault="007C71EE">
      <w:pPr>
        <w:pStyle w:val="a"/>
        <w:rPr>
          <w:rtl/>
        </w:rPr>
      </w:pPr>
    </w:p>
    <w:p w14:paraId="138AC110" w14:textId="77777777" w:rsidR="00000000" w:rsidRDefault="007C71EE">
      <w:pPr>
        <w:pStyle w:val="a"/>
        <w:rPr>
          <w:rFonts w:hint="cs"/>
          <w:rtl/>
        </w:rPr>
      </w:pPr>
      <w:r>
        <w:rPr>
          <w:rFonts w:hint="cs"/>
          <w:rtl/>
        </w:rPr>
        <w:t xml:space="preserve">בעקבות זאת, כאמור, קיימה הממשלה ישיבה מיוחדת, </w:t>
      </w:r>
      <w:r>
        <w:rPr>
          <w:rFonts w:hint="cs"/>
          <w:rtl/>
        </w:rPr>
        <w:t>ולפניה כונסו ישיבות מספר אצל היועץ המשפטי לממשלה ואנשיו, ובמסגרת זו גובשה הצעה שהונחה ואושרה על-ידי הממשלה. לאחר תיאום עם היועץ המשפטי ואנשיו הופץ תזכיר הצעת חוק הקובע הוראת שעה המשנה את חוקי האזרחות והכניסה לישראל. בימים אלה עומדים להגיש את הצעת החוק לכנס</w:t>
      </w:r>
      <w:r>
        <w:rPr>
          <w:rFonts w:hint="cs"/>
          <w:rtl/>
        </w:rPr>
        <w:t xml:space="preserve">ת. מטרת הפעילות שננקטה וננקטת על-ידי הממשלה ומשרד הפנים כזרוע הביצועית שלה, למנוע הענקת רשיונות ישיבה או אזרחות לתושבי אזורי יהודה, שומרון וחבל-עזה או לתושבי מדינות שהוכרו כמדינות אויב. </w:t>
      </w:r>
    </w:p>
    <w:p w14:paraId="4D1D359D" w14:textId="77777777" w:rsidR="00000000" w:rsidRDefault="007C71EE">
      <w:pPr>
        <w:pStyle w:val="a"/>
        <w:ind w:firstLine="0"/>
        <w:rPr>
          <w:rFonts w:hint="cs"/>
          <w:rtl/>
        </w:rPr>
      </w:pPr>
    </w:p>
    <w:p w14:paraId="749EA7B7" w14:textId="77777777" w:rsidR="00000000" w:rsidRDefault="007C71EE">
      <w:pPr>
        <w:pStyle w:val="ad"/>
        <w:rPr>
          <w:rtl/>
        </w:rPr>
      </w:pPr>
      <w:r>
        <w:rPr>
          <w:rtl/>
        </w:rPr>
        <w:t>היו"ר</w:t>
      </w:r>
      <w:r>
        <w:rPr>
          <w:rFonts w:hint="cs"/>
          <w:rtl/>
        </w:rPr>
        <w:t xml:space="preserve"> מוחמד ברכה</w:t>
      </w:r>
      <w:r>
        <w:rPr>
          <w:rtl/>
        </w:rPr>
        <w:t>:</w:t>
      </w:r>
    </w:p>
    <w:p w14:paraId="059515F7" w14:textId="77777777" w:rsidR="00000000" w:rsidRDefault="007C71EE">
      <w:pPr>
        <w:pStyle w:val="a"/>
        <w:rPr>
          <w:rtl/>
        </w:rPr>
      </w:pPr>
    </w:p>
    <w:p w14:paraId="43784938" w14:textId="77777777" w:rsidR="00000000" w:rsidRDefault="007C71EE">
      <w:pPr>
        <w:pStyle w:val="a"/>
        <w:rPr>
          <w:rFonts w:hint="cs"/>
          <w:rtl/>
        </w:rPr>
      </w:pPr>
      <w:r>
        <w:rPr>
          <w:rFonts w:hint="cs"/>
          <w:rtl/>
        </w:rPr>
        <w:t xml:space="preserve">אפשר בכל זאת שאלה? </w:t>
      </w:r>
    </w:p>
    <w:p w14:paraId="789DD4CA" w14:textId="77777777" w:rsidR="00000000" w:rsidRDefault="007C71EE">
      <w:pPr>
        <w:pStyle w:val="a"/>
        <w:rPr>
          <w:rFonts w:hint="cs"/>
          <w:rtl/>
        </w:rPr>
      </w:pPr>
    </w:p>
    <w:p w14:paraId="59F9355A" w14:textId="77777777" w:rsidR="00000000" w:rsidRDefault="007C71EE">
      <w:pPr>
        <w:pStyle w:val="SpeakerCon"/>
        <w:rPr>
          <w:rtl/>
        </w:rPr>
      </w:pPr>
      <w:bookmarkStart w:id="65" w:name="FS000000474T26_05_2003_12_40_41C"/>
      <w:bookmarkEnd w:id="65"/>
      <w:r>
        <w:rPr>
          <w:rtl/>
        </w:rPr>
        <w:t>השר גדעון עזרא:</w:t>
      </w:r>
    </w:p>
    <w:p w14:paraId="4880B428" w14:textId="77777777" w:rsidR="00000000" w:rsidRDefault="007C71EE">
      <w:pPr>
        <w:pStyle w:val="a"/>
        <w:rPr>
          <w:rtl/>
        </w:rPr>
      </w:pPr>
    </w:p>
    <w:p w14:paraId="0C8C430B" w14:textId="77777777" w:rsidR="00000000" w:rsidRDefault="007C71EE">
      <w:pPr>
        <w:pStyle w:val="a"/>
        <w:rPr>
          <w:rFonts w:hint="cs"/>
          <w:rtl/>
        </w:rPr>
      </w:pPr>
      <w:r>
        <w:rPr>
          <w:rFonts w:hint="cs"/>
          <w:rtl/>
        </w:rPr>
        <w:t xml:space="preserve">כן. </w:t>
      </w:r>
    </w:p>
    <w:p w14:paraId="7BF4AEAC" w14:textId="77777777" w:rsidR="00000000" w:rsidRDefault="007C71EE">
      <w:pPr>
        <w:pStyle w:val="a"/>
        <w:rPr>
          <w:rFonts w:hint="cs"/>
          <w:rtl/>
        </w:rPr>
      </w:pPr>
    </w:p>
    <w:p w14:paraId="74DDE6BB" w14:textId="77777777" w:rsidR="00000000" w:rsidRDefault="007C71EE">
      <w:pPr>
        <w:pStyle w:val="ad"/>
        <w:rPr>
          <w:rFonts w:hint="cs"/>
          <w:rtl/>
        </w:rPr>
      </w:pPr>
      <w:r>
        <w:rPr>
          <w:rtl/>
        </w:rPr>
        <w:t>היו"ר</w:t>
      </w:r>
      <w:r>
        <w:rPr>
          <w:rFonts w:hint="cs"/>
          <w:rtl/>
        </w:rPr>
        <w:t xml:space="preserve"> מוחמד ברכה</w:t>
      </w:r>
      <w:r>
        <w:rPr>
          <w:rtl/>
        </w:rPr>
        <w:t>:</w:t>
      </w:r>
    </w:p>
    <w:p w14:paraId="7FE983A6" w14:textId="77777777" w:rsidR="00000000" w:rsidRDefault="007C71EE">
      <w:pPr>
        <w:pStyle w:val="a"/>
        <w:rPr>
          <w:rFonts w:hint="cs"/>
          <w:rtl/>
        </w:rPr>
      </w:pPr>
    </w:p>
    <w:p w14:paraId="3C6C70EA" w14:textId="77777777" w:rsidR="00000000" w:rsidRDefault="007C71EE">
      <w:pPr>
        <w:pStyle w:val="a"/>
        <w:rPr>
          <w:rFonts w:hint="cs"/>
          <w:rtl/>
        </w:rPr>
      </w:pPr>
      <w:r>
        <w:rPr>
          <w:rFonts w:hint="cs"/>
          <w:rtl/>
        </w:rPr>
        <w:t xml:space="preserve">אפשר להתווכח על נחיצות החוק הזה מהיום והלאה. אבל איך הממשלה מתכוונת לתת מענה למשפחות שאינן  מעורבות לא בפיגועים ולא בשום דבר שהוא בלתי חוקי? אלה משפחות של איש ואשה שילדו ילדים, והן תא משפחתי. האם הממשלה מתכוונת לקרוע את המשפחות, כפי שזה קורה </w:t>
      </w:r>
      <w:r>
        <w:rPr>
          <w:rFonts w:hint="cs"/>
          <w:rtl/>
        </w:rPr>
        <w:t>לפעמים?</w:t>
      </w:r>
    </w:p>
    <w:p w14:paraId="2734935B" w14:textId="77777777" w:rsidR="00000000" w:rsidRDefault="007C71EE">
      <w:pPr>
        <w:pStyle w:val="a"/>
        <w:rPr>
          <w:rFonts w:hint="cs"/>
          <w:rtl/>
        </w:rPr>
      </w:pPr>
    </w:p>
    <w:p w14:paraId="2705D570" w14:textId="77777777" w:rsidR="00000000" w:rsidRDefault="007C71EE">
      <w:pPr>
        <w:pStyle w:val="ac"/>
        <w:rPr>
          <w:rtl/>
        </w:rPr>
      </w:pPr>
      <w:r>
        <w:rPr>
          <w:rFonts w:hint="eastAsia"/>
          <w:rtl/>
        </w:rPr>
        <w:t>ואסל</w:t>
      </w:r>
      <w:r>
        <w:rPr>
          <w:rtl/>
        </w:rPr>
        <w:t xml:space="preserve"> טאהא (בל"ד):</w:t>
      </w:r>
    </w:p>
    <w:p w14:paraId="25D9F930" w14:textId="77777777" w:rsidR="00000000" w:rsidRDefault="007C71EE">
      <w:pPr>
        <w:pStyle w:val="a"/>
        <w:rPr>
          <w:rFonts w:hint="cs"/>
          <w:rtl/>
        </w:rPr>
      </w:pPr>
    </w:p>
    <w:p w14:paraId="36397590" w14:textId="77777777" w:rsidR="00000000" w:rsidRDefault="007C71EE">
      <w:pPr>
        <w:pStyle w:val="a"/>
        <w:rPr>
          <w:rFonts w:hint="cs"/>
          <w:rtl/>
        </w:rPr>
      </w:pPr>
      <w:r>
        <w:rPr>
          <w:rFonts w:hint="cs"/>
          <w:rtl/>
        </w:rPr>
        <w:t>כבר יש משפחות קרועות.</w:t>
      </w:r>
    </w:p>
    <w:p w14:paraId="555FE7F5" w14:textId="77777777" w:rsidR="00000000" w:rsidRDefault="007C71EE">
      <w:pPr>
        <w:pStyle w:val="a"/>
        <w:ind w:firstLine="0"/>
        <w:rPr>
          <w:rFonts w:hint="cs"/>
          <w:rtl/>
        </w:rPr>
      </w:pPr>
    </w:p>
    <w:p w14:paraId="5B528941" w14:textId="77777777" w:rsidR="00000000" w:rsidRDefault="007C71EE">
      <w:pPr>
        <w:pStyle w:val="Speaker"/>
        <w:rPr>
          <w:rtl/>
        </w:rPr>
      </w:pPr>
      <w:bookmarkStart w:id="66" w:name="FS000000474T26_05_2003_12_02_56"/>
      <w:bookmarkStart w:id="67" w:name="FS000000474T26_05_2003_12_03_07"/>
      <w:bookmarkEnd w:id="66"/>
      <w:bookmarkEnd w:id="67"/>
      <w:r>
        <w:rPr>
          <w:rFonts w:hint="eastAsia"/>
          <w:rtl/>
        </w:rPr>
        <w:t>השר</w:t>
      </w:r>
      <w:r>
        <w:rPr>
          <w:rtl/>
        </w:rPr>
        <w:t xml:space="preserve"> גדעון עזרא:</w:t>
      </w:r>
    </w:p>
    <w:p w14:paraId="086867FF" w14:textId="77777777" w:rsidR="00000000" w:rsidRDefault="007C71EE">
      <w:pPr>
        <w:pStyle w:val="a"/>
        <w:rPr>
          <w:rFonts w:hint="cs"/>
          <w:rtl/>
        </w:rPr>
      </w:pPr>
    </w:p>
    <w:p w14:paraId="286A4BE6" w14:textId="77777777" w:rsidR="00000000" w:rsidRDefault="007C71EE">
      <w:pPr>
        <w:pStyle w:val="a"/>
        <w:rPr>
          <w:rFonts w:hint="cs"/>
          <w:rtl/>
        </w:rPr>
      </w:pPr>
      <w:r>
        <w:rPr>
          <w:rFonts w:hint="cs"/>
          <w:rtl/>
        </w:rPr>
        <w:t>אקרא לך מתוך הצעת החוק כמה סעיפים: א. להאריך את תוקפם של רשיון או היתר לישיבה בישראל, שניתנו קודם לתחילתו של חוק זה; ב. לתת רשיון או היתר לישיבה זמנית בישראל למי שהגיש בקשה להתאזרחות, או ל</w:t>
      </w:r>
      <w:r>
        <w:rPr>
          <w:rFonts w:hint="cs"/>
          <w:rtl/>
        </w:rPr>
        <w:t>רשיון ישיבה בישראל, לפני 12 במאי 2002, וטרם ניתנה החלטה בעניינו.</w:t>
      </w:r>
    </w:p>
    <w:p w14:paraId="10EE7B1E" w14:textId="77777777" w:rsidR="00000000" w:rsidRDefault="007C71EE">
      <w:pPr>
        <w:pStyle w:val="a"/>
        <w:ind w:firstLine="0"/>
        <w:rPr>
          <w:rFonts w:hint="cs"/>
          <w:rtl/>
        </w:rPr>
      </w:pPr>
    </w:p>
    <w:p w14:paraId="27F5E918" w14:textId="77777777" w:rsidR="00000000" w:rsidRDefault="007C71EE">
      <w:pPr>
        <w:pStyle w:val="ad"/>
        <w:rPr>
          <w:rFonts w:hint="cs"/>
          <w:rtl/>
        </w:rPr>
      </w:pPr>
      <w:r>
        <w:rPr>
          <w:rtl/>
        </w:rPr>
        <w:t>היו"ר</w:t>
      </w:r>
      <w:r>
        <w:rPr>
          <w:rFonts w:hint="cs"/>
          <w:rtl/>
        </w:rPr>
        <w:t xml:space="preserve"> מוחמד ברכה</w:t>
      </w:r>
      <w:r>
        <w:rPr>
          <w:rtl/>
        </w:rPr>
        <w:t>:</w:t>
      </w:r>
    </w:p>
    <w:p w14:paraId="1FFC043B" w14:textId="77777777" w:rsidR="00000000" w:rsidRDefault="007C71EE">
      <w:pPr>
        <w:pStyle w:val="a"/>
        <w:rPr>
          <w:rFonts w:hint="cs"/>
          <w:rtl/>
        </w:rPr>
      </w:pPr>
    </w:p>
    <w:p w14:paraId="223AFBFD" w14:textId="77777777" w:rsidR="00000000" w:rsidRDefault="007C71EE">
      <w:pPr>
        <w:pStyle w:val="a"/>
        <w:rPr>
          <w:rFonts w:hint="cs"/>
          <w:rtl/>
        </w:rPr>
      </w:pPr>
      <w:r>
        <w:rPr>
          <w:rFonts w:hint="cs"/>
          <w:rtl/>
        </w:rPr>
        <w:t>שזו החלטת הממשלה.</w:t>
      </w:r>
    </w:p>
    <w:p w14:paraId="4BE1E75C" w14:textId="77777777" w:rsidR="00000000" w:rsidRDefault="007C71EE">
      <w:pPr>
        <w:pStyle w:val="a"/>
        <w:ind w:firstLine="0"/>
        <w:rPr>
          <w:rFonts w:hint="cs"/>
          <w:rtl/>
        </w:rPr>
      </w:pPr>
    </w:p>
    <w:p w14:paraId="34759515" w14:textId="77777777" w:rsidR="00000000" w:rsidRDefault="007C71EE">
      <w:pPr>
        <w:pStyle w:val="SpeakerCon"/>
        <w:rPr>
          <w:rtl/>
        </w:rPr>
      </w:pPr>
      <w:bookmarkStart w:id="68" w:name="FS000000474T26_05_2003_12_04_08C"/>
      <w:bookmarkEnd w:id="68"/>
      <w:r>
        <w:rPr>
          <w:rtl/>
        </w:rPr>
        <w:t>השר גדעון עזרא:</w:t>
      </w:r>
    </w:p>
    <w:p w14:paraId="1DE5063F" w14:textId="77777777" w:rsidR="00000000" w:rsidRDefault="007C71EE">
      <w:pPr>
        <w:pStyle w:val="a"/>
        <w:rPr>
          <w:rtl/>
        </w:rPr>
      </w:pPr>
    </w:p>
    <w:p w14:paraId="762D5A87" w14:textId="77777777" w:rsidR="00000000" w:rsidRDefault="007C71EE">
      <w:pPr>
        <w:pStyle w:val="a"/>
        <w:rPr>
          <w:rFonts w:hint="cs"/>
          <w:rtl/>
        </w:rPr>
      </w:pPr>
      <w:r>
        <w:rPr>
          <w:rFonts w:hint="cs"/>
          <w:rtl/>
        </w:rPr>
        <w:t xml:space="preserve">כן. זה, לפי דעתי, נותן לך תשובה. כל מי שהגיש בקשה, או שבכלל לא הגיש בקשה, בהחלט סובל כתוצאה מהעניין הזה. </w:t>
      </w:r>
    </w:p>
    <w:p w14:paraId="44F6DD5C" w14:textId="77777777" w:rsidR="00000000" w:rsidRDefault="007C71EE">
      <w:pPr>
        <w:pStyle w:val="a"/>
        <w:ind w:firstLine="0"/>
        <w:rPr>
          <w:rFonts w:hint="cs"/>
          <w:rtl/>
        </w:rPr>
      </w:pPr>
    </w:p>
    <w:p w14:paraId="4D96F70D" w14:textId="77777777" w:rsidR="00000000" w:rsidRDefault="007C71EE">
      <w:pPr>
        <w:pStyle w:val="ac"/>
        <w:rPr>
          <w:rtl/>
        </w:rPr>
      </w:pPr>
      <w:r>
        <w:rPr>
          <w:rFonts w:hint="eastAsia"/>
          <w:rtl/>
        </w:rPr>
        <w:t>עסאם</w:t>
      </w:r>
      <w:r>
        <w:rPr>
          <w:rtl/>
        </w:rPr>
        <w:t xml:space="preserve"> מח'ול (חד"ש-תע"ל):</w:t>
      </w:r>
    </w:p>
    <w:p w14:paraId="33908564" w14:textId="77777777" w:rsidR="00000000" w:rsidRDefault="007C71EE">
      <w:pPr>
        <w:pStyle w:val="a"/>
        <w:rPr>
          <w:rFonts w:hint="cs"/>
          <w:rtl/>
        </w:rPr>
      </w:pPr>
    </w:p>
    <w:p w14:paraId="4A5A14BC" w14:textId="77777777" w:rsidR="00000000" w:rsidRDefault="007C71EE">
      <w:pPr>
        <w:pStyle w:val="a"/>
        <w:rPr>
          <w:rFonts w:hint="cs"/>
          <w:rtl/>
        </w:rPr>
      </w:pPr>
      <w:r>
        <w:rPr>
          <w:rFonts w:hint="cs"/>
          <w:rtl/>
        </w:rPr>
        <w:t>ומה</w:t>
      </w:r>
      <w:r>
        <w:rPr>
          <w:rFonts w:hint="cs"/>
          <w:rtl/>
        </w:rPr>
        <w:t xml:space="preserve"> עם מי שהגיש בקשה עד 5 במאי 2002?</w:t>
      </w:r>
    </w:p>
    <w:p w14:paraId="7CDA4E1B" w14:textId="77777777" w:rsidR="00000000" w:rsidRDefault="007C71EE">
      <w:pPr>
        <w:pStyle w:val="a"/>
        <w:ind w:firstLine="0"/>
        <w:rPr>
          <w:rFonts w:hint="cs"/>
          <w:rtl/>
        </w:rPr>
      </w:pPr>
    </w:p>
    <w:p w14:paraId="5DF34B88" w14:textId="77777777" w:rsidR="00000000" w:rsidRDefault="007C71EE">
      <w:pPr>
        <w:pStyle w:val="SpeakerCon"/>
        <w:rPr>
          <w:rtl/>
        </w:rPr>
      </w:pPr>
      <w:bookmarkStart w:id="69" w:name="FS000000474T26_05_2003_12_05_55C"/>
      <w:bookmarkEnd w:id="69"/>
      <w:r>
        <w:rPr>
          <w:rtl/>
        </w:rPr>
        <w:t>השר גדעון עזרא:</w:t>
      </w:r>
    </w:p>
    <w:p w14:paraId="59A585A2" w14:textId="77777777" w:rsidR="00000000" w:rsidRDefault="007C71EE">
      <w:pPr>
        <w:pStyle w:val="a"/>
        <w:rPr>
          <w:rtl/>
        </w:rPr>
      </w:pPr>
    </w:p>
    <w:p w14:paraId="3E0480E7" w14:textId="77777777" w:rsidR="00000000" w:rsidRDefault="007C71EE">
      <w:pPr>
        <w:pStyle w:val="a"/>
        <w:rPr>
          <w:rFonts w:hint="cs"/>
          <w:rtl/>
        </w:rPr>
      </w:pPr>
      <w:r>
        <w:rPr>
          <w:rFonts w:hint="cs"/>
          <w:rtl/>
        </w:rPr>
        <w:t xml:space="preserve">אני קורא עוד פעם: לתת רשיון או היתר לישיבה זמנית בישראל למי שהגיש בקשה להתאזרחות, או לרשיון ישיבה בישראל, עד 12 במאי 2002, וטרם ניתנה החלטה בעניינו. </w:t>
      </w:r>
    </w:p>
    <w:p w14:paraId="4DD1EAB8" w14:textId="77777777" w:rsidR="00000000" w:rsidRDefault="007C71EE">
      <w:pPr>
        <w:pStyle w:val="a"/>
        <w:ind w:firstLine="0"/>
        <w:rPr>
          <w:rFonts w:hint="cs"/>
          <w:rtl/>
        </w:rPr>
      </w:pPr>
    </w:p>
    <w:p w14:paraId="092675A8" w14:textId="77777777" w:rsidR="00000000" w:rsidRDefault="007C71EE">
      <w:pPr>
        <w:pStyle w:val="ac"/>
        <w:rPr>
          <w:rtl/>
        </w:rPr>
      </w:pPr>
      <w:r>
        <w:rPr>
          <w:rFonts w:hint="eastAsia"/>
          <w:rtl/>
        </w:rPr>
        <w:t>עסאם</w:t>
      </w:r>
      <w:r>
        <w:rPr>
          <w:rtl/>
        </w:rPr>
        <w:t xml:space="preserve"> מח'ול (חד"ש-תע"ל):</w:t>
      </w:r>
    </w:p>
    <w:p w14:paraId="237C5539" w14:textId="77777777" w:rsidR="00000000" w:rsidRDefault="007C71EE">
      <w:pPr>
        <w:pStyle w:val="a"/>
        <w:rPr>
          <w:rFonts w:hint="cs"/>
          <w:rtl/>
        </w:rPr>
      </w:pPr>
    </w:p>
    <w:p w14:paraId="73DE1F1B" w14:textId="77777777" w:rsidR="00000000" w:rsidRDefault="007C71EE">
      <w:pPr>
        <w:pStyle w:val="a"/>
        <w:rPr>
          <w:rFonts w:hint="cs"/>
          <w:rtl/>
        </w:rPr>
      </w:pPr>
      <w:r>
        <w:rPr>
          <w:rFonts w:hint="cs"/>
          <w:rtl/>
        </w:rPr>
        <w:t>מה קורה עם המשך הטיפול בבקשה</w:t>
      </w:r>
      <w:r>
        <w:rPr>
          <w:rFonts w:hint="cs"/>
          <w:rtl/>
        </w:rPr>
        <w:t xml:space="preserve"> שלו?</w:t>
      </w:r>
    </w:p>
    <w:p w14:paraId="2B5C3FE1" w14:textId="77777777" w:rsidR="00000000" w:rsidRDefault="007C71EE">
      <w:pPr>
        <w:pStyle w:val="a"/>
        <w:ind w:firstLine="0"/>
        <w:rPr>
          <w:rFonts w:hint="cs"/>
          <w:rtl/>
        </w:rPr>
      </w:pPr>
    </w:p>
    <w:p w14:paraId="0D0B51F7" w14:textId="77777777" w:rsidR="00000000" w:rsidRDefault="007C71EE">
      <w:pPr>
        <w:pStyle w:val="SpeakerCon"/>
        <w:rPr>
          <w:rtl/>
        </w:rPr>
      </w:pPr>
      <w:bookmarkStart w:id="70" w:name="FS000000474T26_05_2003_12_06_55C"/>
      <w:bookmarkEnd w:id="70"/>
      <w:r>
        <w:rPr>
          <w:rtl/>
        </w:rPr>
        <w:t>השר גדעון עזרא:</w:t>
      </w:r>
    </w:p>
    <w:p w14:paraId="06541F31" w14:textId="77777777" w:rsidR="00000000" w:rsidRDefault="007C71EE">
      <w:pPr>
        <w:pStyle w:val="a"/>
        <w:rPr>
          <w:rtl/>
        </w:rPr>
      </w:pPr>
    </w:p>
    <w:p w14:paraId="643D3F97" w14:textId="77777777" w:rsidR="00000000" w:rsidRDefault="007C71EE">
      <w:pPr>
        <w:pStyle w:val="a"/>
        <w:rPr>
          <w:rFonts w:hint="cs"/>
          <w:rtl/>
        </w:rPr>
      </w:pPr>
      <w:r>
        <w:rPr>
          <w:rFonts w:hint="cs"/>
          <w:rtl/>
        </w:rPr>
        <w:t xml:space="preserve">זה לאחר שיתקבל חוק בעניין. אבל הוא יוכל להמשיך להתגורר פה בישראל. כמובן שלא יהיה לו דרכון, ואם הוא ירצה לנסוע לחוץ-לארץ הוא יצטרך "לסה פסה" וכיוצא בזה. </w:t>
      </w:r>
    </w:p>
    <w:p w14:paraId="1CBD64D1" w14:textId="77777777" w:rsidR="00000000" w:rsidRDefault="007C71EE">
      <w:pPr>
        <w:pStyle w:val="a"/>
        <w:ind w:firstLine="0"/>
        <w:rPr>
          <w:rFonts w:hint="cs"/>
          <w:rtl/>
        </w:rPr>
      </w:pPr>
    </w:p>
    <w:p w14:paraId="28D15B0D" w14:textId="77777777" w:rsidR="00000000" w:rsidRDefault="007C71EE">
      <w:pPr>
        <w:pStyle w:val="ad"/>
        <w:rPr>
          <w:rFonts w:hint="cs"/>
          <w:rtl/>
        </w:rPr>
      </w:pPr>
      <w:r>
        <w:rPr>
          <w:rtl/>
        </w:rPr>
        <w:t>היו"ר</w:t>
      </w:r>
      <w:r>
        <w:rPr>
          <w:rFonts w:hint="cs"/>
          <w:rtl/>
        </w:rPr>
        <w:t xml:space="preserve"> מוחמד ברכה</w:t>
      </w:r>
      <w:r>
        <w:rPr>
          <w:rtl/>
        </w:rPr>
        <w:t>:</w:t>
      </w:r>
    </w:p>
    <w:p w14:paraId="029ED340" w14:textId="77777777" w:rsidR="00000000" w:rsidRDefault="007C71EE">
      <w:pPr>
        <w:pStyle w:val="a"/>
        <w:rPr>
          <w:rFonts w:hint="cs"/>
          <w:rtl/>
        </w:rPr>
      </w:pPr>
    </w:p>
    <w:p w14:paraId="221AE357" w14:textId="77777777" w:rsidR="00000000" w:rsidRDefault="007C71EE">
      <w:pPr>
        <w:pStyle w:val="a"/>
        <w:rPr>
          <w:rFonts w:hint="cs"/>
          <w:rtl/>
        </w:rPr>
      </w:pPr>
      <w:r>
        <w:rPr>
          <w:rFonts w:hint="cs"/>
          <w:rtl/>
        </w:rPr>
        <w:t>זאת אומרת, אישור שהייה זמני.</w:t>
      </w:r>
    </w:p>
    <w:p w14:paraId="7C905712" w14:textId="77777777" w:rsidR="00000000" w:rsidRDefault="007C71EE">
      <w:pPr>
        <w:pStyle w:val="a"/>
        <w:ind w:firstLine="0"/>
        <w:rPr>
          <w:rFonts w:hint="cs"/>
          <w:rtl/>
        </w:rPr>
      </w:pPr>
    </w:p>
    <w:p w14:paraId="486955E9" w14:textId="77777777" w:rsidR="00000000" w:rsidRDefault="007C71EE">
      <w:pPr>
        <w:pStyle w:val="ac"/>
        <w:rPr>
          <w:rtl/>
        </w:rPr>
      </w:pPr>
      <w:r>
        <w:rPr>
          <w:rFonts w:hint="eastAsia"/>
          <w:rtl/>
        </w:rPr>
        <w:t>עסאם</w:t>
      </w:r>
      <w:r>
        <w:rPr>
          <w:rtl/>
        </w:rPr>
        <w:t xml:space="preserve"> מח'ול (חד"ש-תע"ל):</w:t>
      </w:r>
    </w:p>
    <w:p w14:paraId="0C11959A" w14:textId="77777777" w:rsidR="00000000" w:rsidRDefault="007C71EE">
      <w:pPr>
        <w:pStyle w:val="a"/>
        <w:rPr>
          <w:rFonts w:hint="cs"/>
          <w:rtl/>
        </w:rPr>
      </w:pPr>
    </w:p>
    <w:p w14:paraId="19A4F323" w14:textId="77777777" w:rsidR="00000000" w:rsidRDefault="007C71EE">
      <w:pPr>
        <w:pStyle w:val="a"/>
        <w:rPr>
          <w:rFonts w:hint="cs"/>
          <w:rtl/>
        </w:rPr>
      </w:pPr>
      <w:r>
        <w:rPr>
          <w:rFonts w:hint="cs"/>
          <w:rtl/>
        </w:rPr>
        <w:t xml:space="preserve">אתה </w:t>
      </w:r>
      <w:r>
        <w:rPr>
          <w:rFonts w:hint="cs"/>
          <w:rtl/>
        </w:rPr>
        <w:t>הרי לא אומר שאתה מאפשר את המשך הטיפול, ואתה גם לא אומר שאתה נותן לו את האפשרות לשדרג.</w:t>
      </w:r>
    </w:p>
    <w:p w14:paraId="68105669" w14:textId="77777777" w:rsidR="00000000" w:rsidRDefault="007C71EE">
      <w:pPr>
        <w:pStyle w:val="a"/>
        <w:rPr>
          <w:rFonts w:hint="cs"/>
          <w:rtl/>
        </w:rPr>
      </w:pPr>
    </w:p>
    <w:p w14:paraId="55CFEC09" w14:textId="77777777" w:rsidR="00000000" w:rsidRDefault="007C71EE">
      <w:pPr>
        <w:pStyle w:val="SpeakerCon"/>
        <w:rPr>
          <w:rtl/>
        </w:rPr>
      </w:pPr>
      <w:bookmarkStart w:id="71" w:name="FS000000474T26_05_2003_12_08_41C"/>
      <w:bookmarkEnd w:id="71"/>
      <w:r>
        <w:rPr>
          <w:rtl/>
        </w:rPr>
        <w:t>השר גדעון עזרא:</w:t>
      </w:r>
    </w:p>
    <w:p w14:paraId="249EF2B5" w14:textId="77777777" w:rsidR="00000000" w:rsidRDefault="007C71EE">
      <w:pPr>
        <w:pStyle w:val="a"/>
        <w:rPr>
          <w:rtl/>
        </w:rPr>
      </w:pPr>
    </w:p>
    <w:p w14:paraId="00D1D0A4" w14:textId="77777777" w:rsidR="00000000" w:rsidRDefault="007C71EE">
      <w:pPr>
        <w:pStyle w:val="a"/>
        <w:rPr>
          <w:rFonts w:hint="cs"/>
          <w:rtl/>
        </w:rPr>
      </w:pPr>
      <w:r>
        <w:rPr>
          <w:rFonts w:hint="cs"/>
          <w:rtl/>
        </w:rPr>
        <w:t>בשלב הזה, עד שתוגש הצעת החוק במלואה, ויש לי אותה גם כן כאן, זה בהחלט יהיה התהליך. אנחנו לא נפגע בערבים, תושבי יהודה, שומרון וחבל עזה שנכנסו הנה בצורה מס</w:t>
      </w:r>
      <w:r>
        <w:rPr>
          <w:rFonts w:hint="cs"/>
          <w:rtl/>
        </w:rPr>
        <w:t>ודרת ולא קבעו עובדות בשטח.</w:t>
      </w:r>
    </w:p>
    <w:p w14:paraId="0C3DD09D" w14:textId="77777777" w:rsidR="00000000" w:rsidRDefault="007C71EE">
      <w:pPr>
        <w:pStyle w:val="a"/>
        <w:rPr>
          <w:rFonts w:hint="cs"/>
          <w:rtl/>
        </w:rPr>
      </w:pPr>
    </w:p>
    <w:p w14:paraId="3A78D0E2" w14:textId="77777777" w:rsidR="00000000" w:rsidRDefault="007C71EE">
      <w:pPr>
        <w:pStyle w:val="a"/>
        <w:rPr>
          <w:rFonts w:hint="cs"/>
          <w:rtl/>
        </w:rPr>
      </w:pPr>
      <w:r>
        <w:rPr>
          <w:rFonts w:hint="cs"/>
          <w:rtl/>
        </w:rPr>
        <w:t xml:space="preserve">לעצם העניין </w:t>
      </w:r>
      <w:r>
        <w:rPr>
          <w:rtl/>
        </w:rPr>
        <w:t>–</w:t>
      </w:r>
      <w:r>
        <w:rPr>
          <w:rFonts w:hint="cs"/>
          <w:rtl/>
        </w:rPr>
        <w:t xml:space="preserve"> אני מכיר בעובדה שזו בעיה כאובה, שצריך לטפל בה. אני גם מכיר בעובדה שלא ייתכן לבוא ולהגיד: אלו ייכנסו הנה, כמה שהם רוצים, אבל יהודים ביהודה ושומרון, הס מלהזכיר. אני מזכיר את הדברים האלה היום.</w:t>
      </w:r>
    </w:p>
    <w:p w14:paraId="47F235C5" w14:textId="77777777" w:rsidR="00000000" w:rsidRDefault="007C71EE">
      <w:pPr>
        <w:pStyle w:val="a"/>
        <w:rPr>
          <w:rFonts w:hint="cs"/>
          <w:rtl/>
        </w:rPr>
      </w:pPr>
    </w:p>
    <w:p w14:paraId="3205A99F" w14:textId="77777777" w:rsidR="00000000" w:rsidRDefault="007C71EE">
      <w:pPr>
        <w:pStyle w:val="a"/>
        <w:rPr>
          <w:rFonts w:hint="cs"/>
          <w:rtl/>
        </w:rPr>
      </w:pPr>
      <w:r>
        <w:rPr>
          <w:rFonts w:hint="cs"/>
          <w:rtl/>
        </w:rPr>
        <w:t xml:space="preserve">לבסוף, רק מלה אחת: ראש </w:t>
      </w:r>
      <w:r>
        <w:rPr>
          <w:rFonts w:hint="cs"/>
          <w:rtl/>
        </w:rPr>
        <w:t>הממשלה עומד בראש ועדה יחידה, והיא הוועדה לענייני הטיפול במגזר הלא-יהודי. אין לי כל ספק שהסוגיה הזאת היא סוגיה חשובה, שנצטרך להתמודד אתה בקרוב.</w:t>
      </w:r>
    </w:p>
    <w:p w14:paraId="1E49178C" w14:textId="77777777" w:rsidR="00000000" w:rsidRDefault="007C71EE">
      <w:pPr>
        <w:pStyle w:val="a"/>
        <w:rPr>
          <w:rFonts w:hint="cs"/>
          <w:rtl/>
        </w:rPr>
      </w:pPr>
    </w:p>
    <w:p w14:paraId="75192714" w14:textId="77777777" w:rsidR="00000000" w:rsidRDefault="007C71EE">
      <w:pPr>
        <w:pStyle w:val="a"/>
        <w:rPr>
          <w:rFonts w:hint="cs"/>
          <w:rtl/>
        </w:rPr>
      </w:pPr>
      <w:r>
        <w:rPr>
          <w:rFonts w:hint="cs"/>
          <w:rtl/>
        </w:rPr>
        <w:t xml:space="preserve">לעצם העניין </w:t>
      </w:r>
      <w:r>
        <w:rPr>
          <w:rtl/>
        </w:rPr>
        <w:t>–</w:t>
      </w:r>
      <w:r>
        <w:rPr>
          <w:rFonts w:hint="cs"/>
          <w:rtl/>
        </w:rPr>
        <w:t xml:space="preserve"> אני מציע לדחות את הצעת האי-אמון הזאת. תודה.</w:t>
      </w:r>
    </w:p>
    <w:p w14:paraId="60FD2692" w14:textId="77777777" w:rsidR="00000000" w:rsidRDefault="007C71EE">
      <w:pPr>
        <w:pStyle w:val="a"/>
        <w:ind w:firstLine="0"/>
        <w:rPr>
          <w:rFonts w:hint="cs"/>
          <w:rtl/>
        </w:rPr>
      </w:pPr>
    </w:p>
    <w:p w14:paraId="6ABD9610" w14:textId="77777777" w:rsidR="00000000" w:rsidRDefault="007C71EE">
      <w:pPr>
        <w:pStyle w:val="ad"/>
        <w:rPr>
          <w:rtl/>
        </w:rPr>
      </w:pPr>
      <w:r>
        <w:rPr>
          <w:rtl/>
        </w:rPr>
        <w:t>היו"ר</w:t>
      </w:r>
      <w:r>
        <w:rPr>
          <w:rFonts w:hint="cs"/>
          <w:rtl/>
        </w:rPr>
        <w:t xml:space="preserve"> מוחמד ברכה</w:t>
      </w:r>
      <w:r>
        <w:rPr>
          <w:rtl/>
        </w:rPr>
        <w:t>:</w:t>
      </w:r>
    </w:p>
    <w:p w14:paraId="0632DAA7" w14:textId="77777777" w:rsidR="00000000" w:rsidRDefault="007C71EE">
      <w:pPr>
        <w:pStyle w:val="a"/>
        <w:rPr>
          <w:rtl/>
        </w:rPr>
      </w:pPr>
    </w:p>
    <w:p w14:paraId="67FAEF4A" w14:textId="77777777" w:rsidR="00000000" w:rsidRDefault="007C71EE">
      <w:pPr>
        <w:pStyle w:val="a"/>
        <w:rPr>
          <w:rFonts w:hint="cs"/>
          <w:rtl/>
        </w:rPr>
      </w:pPr>
      <w:r>
        <w:rPr>
          <w:rFonts w:hint="cs"/>
          <w:rtl/>
        </w:rPr>
        <w:t xml:space="preserve">תודה לשר גדעון עזרא. </w:t>
      </w:r>
    </w:p>
    <w:p w14:paraId="20BAD3AF" w14:textId="77777777" w:rsidR="00000000" w:rsidRDefault="007C71EE">
      <w:pPr>
        <w:pStyle w:val="a"/>
        <w:ind w:firstLine="0"/>
        <w:rPr>
          <w:rtl/>
        </w:rPr>
      </w:pPr>
    </w:p>
    <w:p w14:paraId="3A57A655" w14:textId="77777777" w:rsidR="00000000" w:rsidRDefault="007C71EE">
      <w:pPr>
        <w:pStyle w:val="a"/>
        <w:ind w:firstLine="0"/>
        <w:rPr>
          <w:rFonts w:hint="cs"/>
          <w:rtl/>
        </w:rPr>
      </w:pPr>
    </w:p>
    <w:p w14:paraId="4F94E8D7" w14:textId="77777777" w:rsidR="00000000" w:rsidRDefault="007C71EE">
      <w:pPr>
        <w:pStyle w:val="Subject"/>
        <w:rPr>
          <w:rFonts w:hint="cs"/>
          <w:rtl/>
        </w:rPr>
      </w:pPr>
      <w:r>
        <w:rPr>
          <w:rFonts w:hint="cs"/>
          <w:rtl/>
        </w:rPr>
        <w:t>הודעת יושב</w:t>
      </w:r>
      <w:r>
        <w:rPr>
          <w:rFonts w:hint="cs"/>
          <w:rtl/>
        </w:rPr>
        <w:t>-ראש ועדת הכנסת</w:t>
      </w:r>
    </w:p>
    <w:p w14:paraId="1EB55168" w14:textId="77777777" w:rsidR="00000000" w:rsidRDefault="007C71EE">
      <w:pPr>
        <w:pStyle w:val="a"/>
        <w:ind w:firstLine="0"/>
        <w:rPr>
          <w:rFonts w:hint="cs"/>
          <w:rtl/>
        </w:rPr>
      </w:pPr>
    </w:p>
    <w:p w14:paraId="2D00B955" w14:textId="77777777" w:rsidR="00000000" w:rsidRDefault="007C71EE">
      <w:pPr>
        <w:pStyle w:val="ad"/>
        <w:rPr>
          <w:rtl/>
        </w:rPr>
      </w:pPr>
      <w:r>
        <w:rPr>
          <w:rtl/>
        </w:rPr>
        <w:t>היו"ר מוחמד ברכה:</w:t>
      </w:r>
    </w:p>
    <w:p w14:paraId="0FD2AE59" w14:textId="77777777" w:rsidR="00000000" w:rsidRDefault="007C71EE">
      <w:pPr>
        <w:pStyle w:val="a"/>
        <w:rPr>
          <w:rtl/>
        </w:rPr>
      </w:pPr>
    </w:p>
    <w:p w14:paraId="20775637" w14:textId="77777777" w:rsidR="00000000" w:rsidRDefault="007C71EE">
      <w:pPr>
        <w:pStyle w:val="a"/>
        <w:ind w:firstLine="720"/>
        <w:rPr>
          <w:rFonts w:hint="cs"/>
          <w:rtl/>
        </w:rPr>
      </w:pPr>
      <w:r>
        <w:rPr>
          <w:rFonts w:hint="cs"/>
          <w:rtl/>
        </w:rPr>
        <w:t>הודעה ליושב-ראש ועדת הכנסת, חבר הכנסת בר-און. בבקשה. אחר כך יש הודעה למזכיר הכנסת. לאחר מכן ניגש לדיון סיעתי בהצעות האי-אמון.</w:t>
      </w:r>
    </w:p>
    <w:p w14:paraId="1D333334" w14:textId="77777777" w:rsidR="00000000" w:rsidRDefault="007C71EE">
      <w:pPr>
        <w:pStyle w:val="a"/>
        <w:ind w:firstLine="0"/>
        <w:rPr>
          <w:rFonts w:hint="cs"/>
          <w:rtl/>
        </w:rPr>
      </w:pPr>
    </w:p>
    <w:p w14:paraId="504026B5" w14:textId="77777777" w:rsidR="00000000" w:rsidRDefault="007C71EE">
      <w:pPr>
        <w:pStyle w:val="Speaker"/>
        <w:rPr>
          <w:rtl/>
        </w:rPr>
      </w:pPr>
      <w:bookmarkStart w:id="72" w:name="FS000001038T26_05_2003_12_17_57"/>
      <w:bookmarkEnd w:id="72"/>
      <w:r>
        <w:rPr>
          <w:rFonts w:hint="eastAsia"/>
          <w:rtl/>
        </w:rPr>
        <w:t>רוני</w:t>
      </w:r>
      <w:r>
        <w:rPr>
          <w:rtl/>
        </w:rPr>
        <w:t xml:space="preserve"> בר-און (יו"ר ועדת הכנסת):</w:t>
      </w:r>
    </w:p>
    <w:p w14:paraId="4819DF45" w14:textId="77777777" w:rsidR="00000000" w:rsidRDefault="007C71EE">
      <w:pPr>
        <w:pStyle w:val="a"/>
        <w:rPr>
          <w:rFonts w:hint="cs"/>
          <w:rtl/>
        </w:rPr>
      </w:pPr>
    </w:p>
    <w:p w14:paraId="23973B07" w14:textId="77777777" w:rsidR="00000000" w:rsidRDefault="007C71EE">
      <w:pPr>
        <w:pStyle w:val="a"/>
        <w:rPr>
          <w:rFonts w:hint="cs"/>
          <w:rtl/>
        </w:rPr>
      </w:pPr>
      <w:r>
        <w:rPr>
          <w:rFonts w:hint="cs"/>
          <w:rtl/>
        </w:rPr>
        <w:t xml:space="preserve">אדוני היושב-ראש, אדוני ראש הממשלה, חברי חברי הכנסת, אני מציג </w:t>
      </w:r>
      <w:r>
        <w:rPr>
          <w:rFonts w:hint="cs"/>
          <w:rtl/>
        </w:rPr>
        <w:t xml:space="preserve">את החלטת ועדת הכנסת בדבר חלוקת הצעת חוק התוכנית להבראת כלכלת ישראל (תיקוני חקיקה להשגת יעדי התקציב והמדיניות הכלכלית לשנות הכספים 2003 ו=2004), התשס"ג-2003, לפי סעיף 121 לתקנון הכנסת. </w:t>
      </w:r>
    </w:p>
    <w:p w14:paraId="7BC030AA" w14:textId="77777777" w:rsidR="00000000" w:rsidRDefault="007C71EE">
      <w:pPr>
        <w:pStyle w:val="a"/>
        <w:rPr>
          <w:rFonts w:hint="cs"/>
          <w:rtl/>
        </w:rPr>
      </w:pPr>
    </w:p>
    <w:p w14:paraId="1717E1A5" w14:textId="77777777" w:rsidR="00000000" w:rsidRDefault="007C71EE">
      <w:pPr>
        <w:pStyle w:val="a"/>
        <w:rPr>
          <w:rFonts w:hint="cs"/>
          <w:rtl/>
        </w:rPr>
      </w:pPr>
      <w:r>
        <w:rPr>
          <w:rFonts w:hint="cs"/>
          <w:rtl/>
        </w:rPr>
        <w:t>למען הסר ספק, מובאת בזאת שנית הצעת ועדת הכספים, לפי סעיף 121 לתקנון הכ</w:t>
      </w:r>
      <w:r>
        <w:rPr>
          <w:rFonts w:hint="cs"/>
          <w:rtl/>
        </w:rPr>
        <w:t>נסת, להרשות לוועדת הכספים להביא לפניה לקריאה שנייה ושלישית חלק מהצעת חוק התוכנית להבראת כלכלת ישראל (תיקוני חקיקה להשגת יעדי התקציב והמדיניות הכלכלית לשנות הכספים 2003 ו=2004), התשס"ג-2003 - ללא הסעיפים הבאים:</w:t>
      </w:r>
    </w:p>
    <w:p w14:paraId="0A384266" w14:textId="77777777" w:rsidR="00000000" w:rsidRDefault="007C71EE">
      <w:pPr>
        <w:pStyle w:val="a"/>
        <w:rPr>
          <w:rFonts w:hint="cs"/>
          <w:rtl/>
        </w:rPr>
      </w:pPr>
    </w:p>
    <w:p w14:paraId="2B57F329" w14:textId="77777777" w:rsidR="00000000" w:rsidRDefault="007C71EE">
      <w:pPr>
        <w:pStyle w:val="a"/>
        <w:rPr>
          <w:rFonts w:hint="cs"/>
          <w:rtl/>
        </w:rPr>
      </w:pPr>
      <w:r>
        <w:rPr>
          <w:rFonts w:hint="cs"/>
          <w:rtl/>
        </w:rPr>
        <w:t xml:space="preserve">סעיפים 2(א)(1) ו=(2), 2(ב), 11(א) </w:t>
      </w:r>
      <w:r>
        <w:rPr>
          <w:rtl/>
        </w:rPr>
        <w:t>–</w:t>
      </w:r>
      <w:r>
        <w:rPr>
          <w:rFonts w:hint="cs"/>
          <w:rtl/>
        </w:rPr>
        <w:t xml:space="preserve"> שעניינם א</w:t>
      </w:r>
      <w:r>
        <w:rPr>
          <w:rFonts w:hint="cs"/>
          <w:rtl/>
        </w:rPr>
        <w:t xml:space="preserve">רנונה; סעיפים 4(2), 5(2), 6, 7, 8, 10, 11(ב) </w:t>
      </w:r>
      <w:r>
        <w:rPr>
          <w:rtl/>
        </w:rPr>
        <w:t>–</w:t>
      </w:r>
      <w:r>
        <w:rPr>
          <w:rFonts w:hint="cs"/>
          <w:rtl/>
        </w:rPr>
        <w:t xml:space="preserve"> שעניינם ראשי רשויות ואיחוד רשויות; פרק ג' </w:t>
      </w:r>
      <w:r>
        <w:rPr>
          <w:rtl/>
        </w:rPr>
        <w:t>–</w:t>
      </w:r>
      <w:r>
        <w:rPr>
          <w:rFonts w:hint="cs"/>
          <w:rtl/>
        </w:rPr>
        <w:t xml:space="preserve"> סעיפים 12-25 </w:t>
      </w:r>
      <w:r>
        <w:rPr>
          <w:rtl/>
        </w:rPr>
        <w:t>–</w:t>
      </w:r>
      <w:r>
        <w:rPr>
          <w:rFonts w:hint="cs"/>
          <w:rtl/>
        </w:rPr>
        <w:t xml:space="preserve"> שעניינם איחוד רשויות מקומיות; סעיפים 26(2), (3), (4)(א), (5)(א), (7)-(10), (14)(1), (15), (16), (19)-(24) וסעיף 27 </w:t>
      </w:r>
      <w:r>
        <w:rPr>
          <w:rtl/>
        </w:rPr>
        <w:t>–</w:t>
      </w:r>
      <w:r>
        <w:rPr>
          <w:rFonts w:hint="cs"/>
          <w:rtl/>
        </w:rPr>
        <w:t xml:space="preserve"> שעניינם משק החשמל; סעיפים 98(4)-(</w:t>
      </w:r>
      <w:r>
        <w:rPr>
          <w:rFonts w:hint="cs"/>
          <w:rtl/>
        </w:rPr>
        <w:t xml:space="preserve">8), 99(1) ו=102(ב) </w:t>
      </w:r>
      <w:r>
        <w:rPr>
          <w:rtl/>
        </w:rPr>
        <w:t>–</w:t>
      </w:r>
      <w:r>
        <w:rPr>
          <w:rFonts w:hint="cs"/>
          <w:rtl/>
        </w:rPr>
        <w:t xml:space="preserve"> שעניינם רפואה מונעת; סעיף 101 </w:t>
      </w:r>
      <w:r>
        <w:rPr>
          <w:rtl/>
        </w:rPr>
        <w:t>–</w:t>
      </w:r>
      <w:r>
        <w:rPr>
          <w:rFonts w:hint="cs"/>
          <w:rtl/>
        </w:rPr>
        <w:t xml:space="preserve"> שעניינו חוק בית-חולים באשדוד; סעיף 156(8), וסעיפים 157-159 </w:t>
      </w:r>
      <w:r>
        <w:rPr>
          <w:rtl/>
        </w:rPr>
        <w:t>–</w:t>
      </w:r>
      <w:r>
        <w:rPr>
          <w:rFonts w:hint="cs"/>
          <w:rtl/>
        </w:rPr>
        <w:t xml:space="preserve"> שעניינם חיילים משוחררים; סעיף 162 - שעניינו חוק מימון מפלגות; סעיף 164(1) עד (5) </w:t>
      </w:r>
      <w:r>
        <w:rPr>
          <w:rtl/>
        </w:rPr>
        <w:t>–</w:t>
      </w:r>
      <w:r>
        <w:rPr>
          <w:rFonts w:hint="cs"/>
          <w:rtl/>
        </w:rPr>
        <w:t xml:space="preserve"> שעניינו תיקון חוק יסודות התקציב - שכר מרבי לעובדים; וסעיפים</w:t>
      </w:r>
      <w:r>
        <w:rPr>
          <w:rFonts w:hint="cs"/>
          <w:rtl/>
        </w:rPr>
        <w:t xml:space="preserve"> 170 ו=171 </w:t>
      </w:r>
      <w:r>
        <w:rPr>
          <w:rtl/>
        </w:rPr>
        <w:t>–</w:t>
      </w:r>
      <w:r>
        <w:rPr>
          <w:rFonts w:hint="cs"/>
          <w:rtl/>
        </w:rPr>
        <w:t xml:space="preserve"> שעניינם חוק שירות המדינה (מינויים) </w:t>
      </w:r>
      <w:r>
        <w:rPr>
          <w:rtl/>
        </w:rPr>
        <w:t>–</w:t>
      </w:r>
      <w:r>
        <w:rPr>
          <w:rFonts w:hint="cs"/>
          <w:rtl/>
        </w:rPr>
        <w:t xml:space="preserve"> פיטורין בשל אי-התאמה.</w:t>
      </w:r>
    </w:p>
    <w:p w14:paraId="681836E5" w14:textId="77777777" w:rsidR="00000000" w:rsidRDefault="007C71EE">
      <w:pPr>
        <w:pStyle w:val="a"/>
        <w:rPr>
          <w:rFonts w:hint="cs"/>
          <w:rtl/>
        </w:rPr>
      </w:pPr>
    </w:p>
    <w:p w14:paraId="03FEE894" w14:textId="77777777" w:rsidR="00000000" w:rsidRDefault="007C71EE">
      <w:pPr>
        <w:pStyle w:val="a"/>
        <w:rPr>
          <w:rFonts w:hint="cs"/>
          <w:rtl/>
        </w:rPr>
      </w:pPr>
      <w:r>
        <w:rPr>
          <w:rFonts w:hint="cs"/>
          <w:rtl/>
        </w:rPr>
        <w:t xml:space="preserve">לאור דרישת סיעות הליכוד ושינוי, לפי סעיף 47(א)(7) לתקנון הכנסת, שהדיון בהצעה זו יהיה דיון סיעתי, החליטה ועדת הכנסת שיתקיים דיון סיעתי במסגרת של שלוש דקות לכל סיעה על ההצעה האמורה. עד </w:t>
      </w:r>
      <w:r>
        <w:rPr>
          <w:rFonts w:hint="cs"/>
          <w:rtl/>
        </w:rPr>
        <w:t>כאן הודעה אחת.</w:t>
      </w:r>
    </w:p>
    <w:p w14:paraId="652D3321" w14:textId="77777777" w:rsidR="00000000" w:rsidRDefault="007C71EE">
      <w:pPr>
        <w:pStyle w:val="a"/>
        <w:ind w:firstLine="0"/>
        <w:rPr>
          <w:rFonts w:hint="cs"/>
          <w:rtl/>
        </w:rPr>
      </w:pPr>
    </w:p>
    <w:p w14:paraId="120F7021" w14:textId="77777777" w:rsidR="00000000" w:rsidRDefault="007C71EE">
      <w:pPr>
        <w:pStyle w:val="ac"/>
        <w:rPr>
          <w:rtl/>
        </w:rPr>
      </w:pPr>
      <w:r>
        <w:rPr>
          <w:rFonts w:hint="eastAsia"/>
          <w:rtl/>
        </w:rPr>
        <w:t>יעקב</w:t>
      </w:r>
      <w:r>
        <w:rPr>
          <w:rtl/>
        </w:rPr>
        <w:t xml:space="preserve"> ליצמן (יהדות התורה):</w:t>
      </w:r>
    </w:p>
    <w:p w14:paraId="754D4E1E" w14:textId="77777777" w:rsidR="00000000" w:rsidRDefault="007C71EE">
      <w:pPr>
        <w:pStyle w:val="a"/>
        <w:rPr>
          <w:rFonts w:hint="cs"/>
          <w:rtl/>
        </w:rPr>
      </w:pPr>
    </w:p>
    <w:p w14:paraId="31BAD494" w14:textId="77777777" w:rsidR="00000000" w:rsidRDefault="007C71EE">
      <w:pPr>
        <w:pStyle w:val="a"/>
        <w:rPr>
          <w:rFonts w:hint="cs"/>
          <w:rtl/>
        </w:rPr>
      </w:pPr>
      <w:r>
        <w:rPr>
          <w:rFonts w:hint="cs"/>
          <w:rtl/>
        </w:rPr>
        <w:t>בשל הפיצולים - - -</w:t>
      </w:r>
      <w:bookmarkStart w:id="73" w:name="FS000000552T26_05_2003_12_25_02"/>
      <w:bookmarkEnd w:id="73"/>
    </w:p>
    <w:p w14:paraId="6779F905" w14:textId="77777777" w:rsidR="00000000" w:rsidRDefault="007C71EE">
      <w:pPr>
        <w:pStyle w:val="a"/>
        <w:rPr>
          <w:rFonts w:hint="cs"/>
          <w:rtl/>
        </w:rPr>
      </w:pPr>
    </w:p>
    <w:p w14:paraId="4D532B0E" w14:textId="77777777" w:rsidR="00000000" w:rsidRDefault="007C71EE">
      <w:pPr>
        <w:pStyle w:val="a"/>
        <w:rPr>
          <w:rFonts w:hint="cs"/>
          <w:rtl/>
        </w:rPr>
      </w:pPr>
    </w:p>
    <w:p w14:paraId="0AA783B1" w14:textId="77777777" w:rsidR="00000000" w:rsidRDefault="007C71EE">
      <w:pPr>
        <w:pStyle w:val="SpeakerCon"/>
        <w:rPr>
          <w:rtl/>
        </w:rPr>
      </w:pPr>
      <w:bookmarkStart w:id="74" w:name="FS000001038T26_05_2003_12_25_52"/>
      <w:bookmarkEnd w:id="74"/>
      <w:r>
        <w:rPr>
          <w:rFonts w:hint="eastAsia"/>
          <w:rtl/>
        </w:rPr>
        <w:t>רוני</w:t>
      </w:r>
      <w:r>
        <w:rPr>
          <w:rtl/>
        </w:rPr>
        <w:t xml:space="preserve"> בר-און (יו"ר ועדת הכנסת):</w:t>
      </w:r>
    </w:p>
    <w:p w14:paraId="5773DB57" w14:textId="77777777" w:rsidR="00000000" w:rsidRDefault="007C71EE">
      <w:pPr>
        <w:pStyle w:val="a"/>
        <w:rPr>
          <w:rFonts w:hint="cs"/>
          <w:rtl/>
        </w:rPr>
      </w:pPr>
    </w:p>
    <w:p w14:paraId="12B281BC" w14:textId="77777777" w:rsidR="00000000" w:rsidRDefault="007C71EE">
      <w:pPr>
        <w:pStyle w:val="a"/>
        <w:rPr>
          <w:rFonts w:hint="cs"/>
          <w:rtl/>
        </w:rPr>
      </w:pPr>
    </w:p>
    <w:p w14:paraId="6527B6B4" w14:textId="77777777" w:rsidR="00000000" w:rsidRDefault="007C71EE">
      <w:pPr>
        <w:pStyle w:val="a"/>
        <w:rPr>
          <w:rFonts w:hint="cs"/>
          <w:rtl/>
        </w:rPr>
      </w:pPr>
      <w:r>
        <w:rPr>
          <w:rFonts w:hint="cs"/>
          <w:rtl/>
        </w:rPr>
        <w:t>אני חושב שהמקום לשאלה הזאת הוא בוועדת הכספים. לא אנחנו בוועדת הכנסת עשינו את הפיצול. רק לאחר הודעה על הפיצול והסכמה על הפיצול, משנתעורר הצורך להתעסק בזה כביכול</w:t>
      </w:r>
      <w:r>
        <w:rPr>
          <w:rFonts w:hint="cs"/>
          <w:rtl/>
        </w:rPr>
        <w:t xml:space="preserve"> בקריאה ראשונה, נתכנסה ועדת הכנסת כדי לקבוע את סדרי הדיון לצורך העניין הזה.</w:t>
      </w:r>
    </w:p>
    <w:p w14:paraId="3F98F414" w14:textId="77777777" w:rsidR="00000000" w:rsidRDefault="007C71EE">
      <w:pPr>
        <w:pStyle w:val="a"/>
        <w:rPr>
          <w:rFonts w:hint="cs"/>
          <w:rtl/>
        </w:rPr>
      </w:pPr>
      <w:r>
        <w:rPr>
          <w:rFonts w:hint="cs"/>
          <w:rtl/>
        </w:rPr>
        <w:tab/>
      </w:r>
    </w:p>
    <w:p w14:paraId="69D87130" w14:textId="77777777" w:rsidR="00000000" w:rsidRDefault="007C71EE">
      <w:pPr>
        <w:pStyle w:val="a"/>
        <w:rPr>
          <w:rFonts w:hint="cs"/>
          <w:rtl/>
        </w:rPr>
      </w:pPr>
      <w:bookmarkStart w:id="75" w:name="FS000000552T26_05_2003_12_17_47"/>
      <w:bookmarkEnd w:id="75"/>
      <w:r>
        <w:rPr>
          <w:rFonts w:hint="cs"/>
          <w:rtl/>
        </w:rPr>
        <w:t xml:space="preserve">אדוני היושב-ראש, חברי חברי הכנסת, אני מתכבד להודיע, כי בהמשך להחלטת ועדת הכנסת מיום ג' באייר התשס"ג, 5 במאי 2003, החליטה ועדת הכנסת היום, כי הדיון בפרק ו' </w:t>
      </w:r>
      <w:r>
        <w:rPr>
          <w:rtl/>
        </w:rPr>
        <w:t>–</w:t>
      </w:r>
      <w:r>
        <w:rPr>
          <w:rFonts w:hint="cs"/>
          <w:rtl/>
        </w:rPr>
        <w:t xml:space="preserve"> חקיקה תקציבית </w:t>
      </w:r>
      <w:r>
        <w:rPr>
          <w:rtl/>
        </w:rPr>
        <w:t>–</w:t>
      </w:r>
      <w:r>
        <w:rPr>
          <w:rFonts w:hint="cs"/>
          <w:rtl/>
        </w:rPr>
        <w:t xml:space="preserve"> דחייה</w:t>
      </w:r>
      <w:r>
        <w:rPr>
          <w:rFonts w:hint="cs"/>
          <w:rtl/>
        </w:rPr>
        <w:t xml:space="preserve"> וביטול, סעיפים 35-36 בהצעת חוק התוכנית להבראת כלכלת ישראל (תיקוני חקיקה להשגת יעדי התקציב והמדיניות הכלכלית לשנות הכספים 2003 ו=2004) התשס"ג-2003, שעברו לוועדה המשותפת של ועדת החינוך והתרבות וועדת הכספים, החליטה ועדת הכנסת, בישיבותיה בימים י"ט וכ"ד באייר </w:t>
      </w:r>
      <w:r>
        <w:rPr>
          <w:rFonts w:hint="cs"/>
          <w:rtl/>
        </w:rPr>
        <w:t>התשס"ג, 21 ו=26 במאי 2003, כי הדיון בסעיפם 35-36 ימשיך להיות בוועדה המשותפת, ולא יובא לקריאה שנייה ושלישית כחלק מהצעת חוק התוכנית להבראת כלכלת ישראל האמורה. עד כאן ההודעות.</w:t>
      </w:r>
    </w:p>
    <w:p w14:paraId="2F7B3B0B" w14:textId="77777777" w:rsidR="00000000" w:rsidRDefault="007C71EE">
      <w:pPr>
        <w:pStyle w:val="a"/>
        <w:rPr>
          <w:rFonts w:hint="cs"/>
          <w:rtl/>
        </w:rPr>
      </w:pPr>
    </w:p>
    <w:p w14:paraId="2594F176" w14:textId="77777777" w:rsidR="00000000" w:rsidRDefault="007C71EE">
      <w:pPr>
        <w:pStyle w:val="a"/>
        <w:rPr>
          <w:rFonts w:hint="cs"/>
          <w:rtl/>
        </w:rPr>
      </w:pPr>
      <w:r>
        <w:rPr>
          <w:rFonts w:hint="cs"/>
          <w:rtl/>
        </w:rPr>
        <w:t>הונחה על שולחן הכנסת החלטת ועדת הכנסת בקשר לסדרי הדיון בהצעת חוק התוכנית להבראת כל</w:t>
      </w:r>
      <w:r>
        <w:rPr>
          <w:rFonts w:hint="cs"/>
          <w:rtl/>
        </w:rPr>
        <w:t>כלת ישראל ובהצעת חוק-יסוד: משק המדינה (תיקון מס' 6). כפי שהחלטנו היום, היא מונחת על שולחן הכנסת. תודה רבה, אדוני היושב-ראש.</w:t>
      </w:r>
    </w:p>
    <w:p w14:paraId="5DFFF4E3" w14:textId="77777777" w:rsidR="00000000" w:rsidRDefault="007C71EE">
      <w:pPr>
        <w:pStyle w:val="a"/>
        <w:ind w:firstLine="0"/>
        <w:rPr>
          <w:rFonts w:hint="cs"/>
          <w:rtl/>
        </w:rPr>
      </w:pPr>
    </w:p>
    <w:p w14:paraId="3F628B12" w14:textId="77777777" w:rsidR="00000000" w:rsidRDefault="007C71EE">
      <w:pPr>
        <w:pStyle w:val="ad"/>
        <w:rPr>
          <w:rtl/>
        </w:rPr>
      </w:pPr>
      <w:r>
        <w:rPr>
          <w:rtl/>
        </w:rPr>
        <w:t>היו"ר מוחמד ברכה:</w:t>
      </w:r>
    </w:p>
    <w:p w14:paraId="427E0CE0" w14:textId="77777777" w:rsidR="00000000" w:rsidRDefault="007C71EE">
      <w:pPr>
        <w:pStyle w:val="a"/>
        <w:rPr>
          <w:rtl/>
        </w:rPr>
      </w:pPr>
    </w:p>
    <w:p w14:paraId="78C0D752" w14:textId="77777777" w:rsidR="00000000" w:rsidRDefault="007C71EE">
      <w:pPr>
        <w:pStyle w:val="a"/>
        <w:rPr>
          <w:rFonts w:hint="cs"/>
          <w:rtl/>
        </w:rPr>
      </w:pPr>
      <w:r>
        <w:rPr>
          <w:rFonts w:hint="cs"/>
          <w:rtl/>
        </w:rPr>
        <w:t>תודה ליושב-ראש ועדת הכנסת. ההצבעה על הודעות יושב-ראש ועדת הכנסת המחייבות הצבעה, תהיה בתום הדיון.</w:t>
      </w:r>
    </w:p>
    <w:p w14:paraId="19115EDA" w14:textId="77777777" w:rsidR="00000000" w:rsidRDefault="007C71EE">
      <w:pPr>
        <w:pStyle w:val="a"/>
        <w:ind w:firstLine="0"/>
        <w:rPr>
          <w:rFonts w:hint="cs"/>
          <w:rtl/>
        </w:rPr>
      </w:pPr>
    </w:p>
    <w:p w14:paraId="4A7080A0" w14:textId="77777777" w:rsidR="00000000" w:rsidRDefault="007C71EE">
      <w:pPr>
        <w:pStyle w:val="SpeakerCon"/>
        <w:rPr>
          <w:rtl/>
        </w:rPr>
      </w:pPr>
      <w:bookmarkStart w:id="76" w:name="FS000001038T26_05_2003_12_29_06C"/>
      <w:bookmarkEnd w:id="76"/>
      <w:r>
        <w:rPr>
          <w:rtl/>
        </w:rPr>
        <w:t>רוני בר-און (י</w:t>
      </w:r>
      <w:r>
        <w:rPr>
          <w:rtl/>
        </w:rPr>
        <w:t>ו"ר ועדת הכנסת):</w:t>
      </w:r>
    </w:p>
    <w:p w14:paraId="59035323" w14:textId="77777777" w:rsidR="00000000" w:rsidRDefault="007C71EE">
      <w:pPr>
        <w:pStyle w:val="a"/>
        <w:rPr>
          <w:rtl/>
        </w:rPr>
      </w:pPr>
    </w:p>
    <w:p w14:paraId="6F995DD3" w14:textId="77777777" w:rsidR="00000000" w:rsidRDefault="007C71EE">
      <w:pPr>
        <w:pStyle w:val="a"/>
        <w:rPr>
          <w:rFonts w:hint="cs"/>
          <w:rtl/>
        </w:rPr>
      </w:pPr>
      <w:r>
        <w:rPr>
          <w:rFonts w:hint="cs"/>
          <w:rtl/>
        </w:rPr>
        <w:t xml:space="preserve">לא, לא. שום דבר פה לא דורש הצבעה. זה לא מחייב אישור. זו הודעה. </w:t>
      </w:r>
    </w:p>
    <w:p w14:paraId="69B14802" w14:textId="77777777" w:rsidR="00000000" w:rsidRDefault="007C71EE">
      <w:pPr>
        <w:pStyle w:val="a"/>
        <w:ind w:firstLine="0"/>
        <w:rPr>
          <w:rFonts w:hint="cs"/>
          <w:rtl/>
        </w:rPr>
      </w:pPr>
    </w:p>
    <w:p w14:paraId="51246558" w14:textId="77777777" w:rsidR="00000000" w:rsidRDefault="007C71EE">
      <w:pPr>
        <w:pStyle w:val="ad"/>
        <w:rPr>
          <w:rtl/>
        </w:rPr>
      </w:pPr>
      <w:r>
        <w:rPr>
          <w:rtl/>
        </w:rPr>
        <w:t>היו"ר מוחמד ברכה:</w:t>
      </w:r>
    </w:p>
    <w:p w14:paraId="7C50BB07" w14:textId="77777777" w:rsidR="00000000" w:rsidRDefault="007C71EE">
      <w:pPr>
        <w:pStyle w:val="a"/>
        <w:rPr>
          <w:rtl/>
        </w:rPr>
      </w:pPr>
    </w:p>
    <w:p w14:paraId="4024087C" w14:textId="77777777" w:rsidR="00000000" w:rsidRDefault="007C71EE">
      <w:pPr>
        <w:pStyle w:val="a"/>
        <w:rPr>
          <w:rFonts w:hint="cs"/>
          <w:rtl/>
        </w:rPr>
      </w:pPr>
      <w:r>
        <w:rPr>
          <w:rFonts w:hint="cs"/>
          <w:rtl/>
        </w:rPr>
        <w:t>מה שמחייב אישור נצביע עליו בתום הדיון על הצעות האי-אמון. כדי שהדברים יובהרו, יתקיים גם דיון סיעתי של שלוש דקות לכל סיעה על הודעות ועדת הכנסת.</w:t>
      </w:r>
    </w:p>
    <w:p w14:paraId="41664A26" w14:textId="77777777" w:rsidR="00000000" w:rsidRDefault="007C71EE">
      <w:pPr>
        <w:pStyle w:val="a"/>
        <w:ind w:firstLine="0"/>
        <w:rPr>
          <w:rtl/>
        </w:rPr>
      </w:pPr>
    </w:p>
    <w:p w14:paraId="0C376A20" w14:textId="77777777" w:rsidR="00000000" w:rsidRDefault="007C71EE">
      <w:pPr>
        <w:pStyle w:val="a"/>
        <w:ind w:firstLine="0"/>
        <w:rPr>
          <w:rFonts w:hint="cs"/>
          <w:rtl/>
        </w:rPr>
      </w:pPr>
    </w:p>
    <w:p w14:paraId="44EF0AB1" w14:textId="77777777" w:rsidR="00000000" w:rsidRDefault="007C71EE">
      <w:pPr>
        <w:pStyle w:val="Subject"/>
        <w:rPr>
          <w:rFonts w:hint="cs"/>
          <w:rtl/>
        </w:rPr>
      </w:pPr>
      <w:r>
        <w:rPr>
          <w:rFonts w:hint="cs"/>
          <w:rtl/>
        </w:rPr>
        <w:t>מסמכים שהו</w:t>
      </w:r>
      <w:r>
        <w:rPr>
          <w:rFonts w:hint="cs"/>
          <w:rtl/>
        </w:rPr>
        <w:t>נחו על שולחן הכנסת</w:t>
      </w:r>
    </w:p>
    <w:p w14:paraId="217A0391" w14:textId="77777777" w:rsidR="00000000" w:rsidRDefault="007C71EE">
      <w:pPr>
        <w:pStyle w:val="a"/>
        <w:ind w:firstLine="0"/>
        <w:rPr>
          <w:rFonts w:hint="cs"/>
          <w:rtl/>
        </w:rPr>
      </w:pPr>
    </w:p>
    <w:p w14:paraId="60E78E4B" w14:textId="77777777" w:rsidR="00000000" w:rsidRDefault="007C71EE">
      <w:pPr>
        <w:pStyle w:val="ad"/>
        <w:rPr>
          <w:rtl/>
        </w:rPr>
      </w:pPr>
      <w:r>
        <w:rPr>
          <w:rtl/>
        </w:rPr>
        <w:t>היו"ר מוחמד ברכה:</w:t>
      </w:r>
    </w:p>
    <w:p w14:paraId="2E4AAB10" w14:textId="77777777" w:rsidR="00000000" w:rsidRDefault="007C71EE">
      <w:pPr>
        <w:pStyle w:val="a"/>
        <w:rPr>
          <w:rtl/>
        </w:rPr>
      </w:pPr>
    </w:p>
    <w:p w14:paraId="01915A29" w14:textId="77777777" w:rsidR="00000000" w:rsidRDefault="007C71EE">
      <w:pPr>
        <w:pStyle w:val="a"/>
        <w:rPr>
          <w:rFonts w:hint="cs"/>
          <w:rtl/>
        </w:rPr>
      </w:pPr>
      <w:r>
        <w:rPr>
          <w:rFonts w:hint="cs"/>
          <w:rtl/>
        </w:rPr>
        <w:t>הודעה למזכיר הכנסת. בבקשה, אדוני.</w:t>
      </w:r>
    </w:p>
    <w:p w14:paraId="403C861A" w14:textId="77777777" w:rsidR="00000000" w:rsidRDefault="007C71EE">
      <w:pPr>
        <w:pStyle w:val="a"/>
        <w:ind w:firstLine="0"/>
        <w:rPr>
          <w:rFonts w:hint="cs"/>
          <w:rtl/>
        </w:rPr>
      </w:pPr>
    </w:p>
    <w:p w14:paraId="6CF1578E" w14:textId="77777777" w:rsidR="00000000" w:rsidRDefault="007C71EE">
      <w:pPr>
        <w:pStyle w:val="Speaker"/>
        <w:rPr>
          <w:rtl/>
        </w:rPr>
      </w:pPr>
      <w:bookmarkStart w:id="77" w:name="FS000000661T26_05_2003_12_31_32"/>
      <w:bookmarkStart w:id="78" w:name="FS000000661T26_05_2003_12_42_35"/>
      <w:bookmarkEnd w:id="77"/>
      <w:bookmarkEnd w:id="78"/>
      <w:r>
        <w:rPr>
          <w:rFonts w:hint="cs"/>
          <w:rtl/>
        </w:rPr>
        <w:t>מזכיר הכנסת אריה האן:</w:t>
      </w:r>
    </w:p>
    <w:p w14:paraId="01B8CC2A" w14:textId="77777777" w:rsidR="00000000" w:rsidRDefault="007C71EE">
      <w:pPr>
        <w:pStyle w:val="a"/>
        <w:rPr>
          <w:rFonts w:hint="cs"/>
          <w:rtl/>
        </w:rPr>
      </w:pPr>
    </w:p>
    <w:p w14:paraId="297D1830" w14:textId="77777777" w:rsidR="00000000" w:rsidRDefault="007C71EE">
      <w:pPr>
        <w:pStyle w:val="a"/>
        <w:rPr>
          <w:rFonts w:hint="cs"/>
          <w:rtl/>
        </w:rPr>
      </w:pPr>
      <w:r>
        <w:rPr>
          <w:rFonts w:hint="cs"/>
          <w:rtl/>
        </w:rPr>
        <w:t>ברשות יושב-ראש הישיבה, הנני מתכבד להודיעכם, כי הונחה היום על שולחן הכנסת הצעת ועדת הכספים בדבר חלוקת הצעת חוק התוכנית להבראת כלכלת ישראל (תיקוני חקיקה להשגת יע</w:t>
      </w:r>
      <w:r>
        <w:rPr>
          <w:rFonts w:hint="cs"/>
          <w:rtl/>
        </w:rPr>
        <w:t>די התקציב והמדיניות הכלכלית לשנות הכספים 2003 ו=2004), התשס"ג-2003. תודה רבה.</w:t>
      </w:r>
    </w:p>
    <w:p w14:paraId="3F15B45E" w14:textId="77777777" w:rsidR="00000000" w:rsidRDefault="007C71EE">
      <w:pPr>
        <w:pStyle w:val="a"/>
        <w:ind w:firstLine="0"/>
        <w:rPr>
          <w:rFonts w:hint="cs"/>
          <w:rtl/>
        </w:rPr>
      </w:pPr>
    </w:p>
    <w:p w14:paraId="3EB55D34" w14:textId="77777777" w:rsidR="00000000" w:rsidRDefault="007C71EE">
      <w:pPr>
        <w:pStyle w:val="ad"/>
        <w:rPr>
          <w:rtl/>
        </w:rPr>
      </w:pPr>
      <w:r>
        <w:rPr>
          <w:rtl/>
        </w:rPr>
        <w:t>היו"ר מוחמד ברכה:</w:t>
      </w:r>
    </w:p>
    <w:p w14:paraId="4EC572AD" w14:textId="77777777" w:rsidR="00000000" w:rsidRDefault="007C71EE">
      <w:pPr>
        <w:pStyle w:val="a"/>
        <w:rPr>
          <w:rtl/>
        </w:rPr>
      </w:pPr>
    </w:p>
    <w:p w14:paraId="07CD2813" w14:textId="77777777" w:rsidR="00000000" w:rsidRDefault="007C71EE">
      <w:pPr>
        <w:pStyle w:val="a"/>
        <w:rPr>
          <w:rFonts w:hint="cs"/>
          <w:rtl/>
        </w:rPr>
      </w:pPr>
      <w:r>
        <w:rPr>
          <w:rFonts w:hint="cs"/>
          <w:rtl/>
        </w:rPr>
        <w:t>תודה.</w:t>
      </w:r>
    </w:p>
    <w:p w14:paraId="6487107B" w14:textId="77777777" w:rsidR="00000000" w:rsidRDefault="007C71EE">
      <w:pPr>
        <w:pStyle w:val="a"/>
        <w:ind w:firstLine="0"/>
        <w:rPr>
          <w:rFonts w:hint="cs"/>
          <w:rtl/>
        </w:rPr>
      </w:pPr>
    </w:p>
    <w:p w14:paraId="2C9025A3" w14:textId="77777777" w:rsidR="00000000" w:rsidRDefault="007C71EE">
      <w:pPr>
        <w:pStyle w:val="a"/>
        <w:ind w:firstLine="0"/>
        <w:rPr>
          <w:rtl/>
        </w:rPr>
      </w:pPr>
      <w:r>
        <w:rPr>
          <w:rFonts w:hint="cs"/>
          <w:rtl/>
        </w:rPr>
        <w:tab/>
      </w:r>
    </w:p>
    <w:p w14:paraId="3100A7B9" w14:textId="77777777" w:rsidR="00000000" w:rsidRDefault="007C71EE">
      <w:pPr>
        <w:pStyle w:val="Subject"/>
        <w:rPr>
          <w:rtl/>
        </w:rPr>
      </w:pPr>
    </w:p>
    <w:p w14:paraId="012F1EF4" w14:textId="77777777" w:rsidR="00000000" w:rsidRDefault="007C71EE">
      <w:pPr>
        <w:pStyle w:val="Subject"/>
        <w:rPr>
          <w:rFonts w:hint="cs"/>
          <w:rtl/>
        </w:rPr>
      </w:pPr>
      <w:r>
        <w:rPr>
          <w:rFonts w:hint="cs"/>
          <w:rtl/>
        </w:rPr>
        <w:t>הצעות סיעות העבודה-מימד, ש"ס, יהדות התורה, מרצ וחד"ש-תע"ל</w:t>
      </w:r>
      <w:r>
        <w:rPr>
          <w:rtl/>
        </w:rPr>
        <w:br/>
      </w:r>
      <w:r>
        <w:rPr>
          <w:rFonts w:hint="cs"/>
          <w:rtl/>
        </w:rPr>
        <w:t xml:space="preserve"> להביע אי-אמון בממשלה בשל:</w:t>
      </w:r>
    </w:p>
    <w:p w14:paraId="07C339B5" w14:textId="77777777" w:rsidR="00000000" w:rsidRDefault="007C71EE">
      <w:pPr>
        <w:pStyle w:val="SubjectSub"/>
        <w:rPr>
          <w:rFonts w:hint="cs"/>
          <w:rtl/>
        </w:rPr>
      </w:pPr>
      <w:r>
        <w:rPr>
          <w:rFonts w:hint="cs"/>
          <w:rtl/>
        </w:rPr>
        <w:t>א. העלייה באבטלה והמצב הכלכלי הקשה המוביל אזרחים לשלוח יד בנפשם</w:t>
      </w:r>
      <w:r>
        <w:rPr>
          <w:rFonts w:hint="cs"/>
          <w:rtl/>
        </w:rPr>
        <w:t>;</w:t>
      </w:r>
      <w:r>
        <w:rPr>
          <w:rtl/>
        </w:rPr>
        <w:br/>
      </w:r>
      <w:r>
        <w:rPr>
          <w:rFonts w:hint="cs"/>
          <w:rtl/>
        </w:rPr>
        <w:t xml:space="preserve">ב. הודעת שר הפנים על כוונתו לחוקק חוק שיאסור טיפול בבקשות </w:t>
      </w:r>
      <w:r>
        <w:rPr>
          <w:rtl/>
        </w:rPr>
        <w:br/>
      </w:r>
      <w:r>
        <w:rPr>
          <w:rFonts w:hint="cs"/>
          <w:rtl/>
        </w:rPr>
        <w:t>לאיחוד משפחות אלא במקרים חריגים שלגביהם תהיה תחולה רטרואקטיבית</w:t>
      </w:r>
    </w:p>
    <w:p w14:paraId="678977AB" w14:textId="77777777" w:rsidR="00000000" w:rsidRDefault="007C71EE">
      <w:pPr>
        <w:pStyle w:val="a"/>
        <w:ind w:firstLine="0"/>
        <w:rPr>
          <w:rFonts w:hint="cs"/>
          <w:rtl/>
        </w:rPr>
      </w:pPr>
    </w:p>
    <w:p w14:paraId="1FC0D931" w14:textId="77777777" w:rsidR="00000000" w:rsidRDefault="007C71EE">
      <w:pPr>
        <w:pStyle w:val="ad"/>
        <w:rPr>
          <w:rtl/>
        </w:rPr>
      </w:pPr>
      <w:r>
        <w:rPr>
          <w:rFonts w:hint="eastAsia"/>
          <w:rtl/>
        </w:rPr>
        <w:t>היו</w:t>
      </w:r>
      <w:r>
        <w:rPr>
          <w:rtl/>
        </w:rPr>
        <w:t>"ר מוחמד ברכה:</w:t>
      </w:r>
    </w:p>
    <w:p w14:paraId="4458E48C" w14:textId="77777777" w:rsidR="00000000" w:rsidRDefault="007C71EE">
      <w:pPr>
        <w:pStyle w:val="a"/>
        <w:rPr>
          <w:rFonts w:hint="cs"/>
          <w:rtl/>
        </w:rPr>
      </w:pPr>
    </w:p>
    <w:p w14:paraId="2144AE18" w14:textId="77777777" w:rsidR="00000000" w:rsidRDefault="007C71EE">
      <w:pPr>
        <w:pStyle w:val="a"/>
        <w:rPr>
          <w:rFonts w:hint="cs"/>
          <w:rtl/>
        </w:rPr>
      </w:pPr>
      <w:r>
        <w:rPr>
          <w:rFonts w:hint="cs"/>
          <w:rtl/>
        </w:rPr>
        <w:t xml:space="preserve">ראשון הדוברים בדיון על הצעות האי-אמון </w:t>
      </w:r>
      <w:r>
        <w:rPr>
          <w:rtl/>
        </w:rPr>
        <w:t>–</w:t>
      </w:r>
      <w:r>
        <w:rPr>
          <w:rFonts w:hint="cs"/>
          <w:rtl/>
        </w:rPr>
        <w:t xml:space="preserve"> חבר הכנסת איתן כבל, בשם סיעת העבודה. לכל סיעה יש שלוש דקות כדי לנמק את ע</w:t>
      </w:r>
      <w:r>
        <w:rPr>
          <w:rFonts w:hint="cs"/>
          <w:rtl/>
        </w:rPr>
        <w:t xml:space="preserve">מדתה. בבקשה, אדוני. אחריו </w:t>
      </w:r>
      <w:r>
        <w:rPr>
          <w:rtl/>
        </w:rPr>
        <w:t>–</w:t>
      </w:r>
      <w:r>
        <w:rPr>
          <w:rFonts w:hint="cs"/>
          <w:rtl/>
        </w:rPr>
        <w:t xml:space="preserve"> חבר הכנסת חמי דורון.</w:t>
      </w:r>
    </w:p>
    <w:p w14:paraId="62D7A363" w14:textId="77777777" w:rsidR="00000000" w:rsidRDefault="007C71EE">
      <w:pPr>
        <w:pStyle w:val="a"/>
        <w:ind w:firstLine="0"/>
        <w:rPr>
          <w:rFonts w:hint="cs"/>
          <w:rtl/>
        </w:rPr>
      </w:pPr>
    </w:p>
    <w:p w14:paraId="05A3F08C" w14:textId="77777777" w:rsidR="00000000" w:rsidRDefault="007C71EE">
      <w:pPr>
        <w:pStyle w:val="Speaker"/>
        <w:rPr>
          <w:rtl/>
        </w:rPr>
      </w:pPr>
      <w:bookmarkStart w:id="79" w:name="FS000000445T26_05_2003_12_33_06"/>
      <w:bookmarkEnd w:id="79"/>
      <w:r>
        <w:rPr>
          <w:rFonts w:hint="eastAsia"/>
          <w:rtl/>
        </w:rPr>
        <w:t>איתן</w:t>
      </w:r>
      <w:r>
        <w:rPr>
          <w:rtl/>
        </w:rPr>
        <w:t xml:space="preserve"> כבל (העבודה-מימד):</w:t>
      </w:r>
    </w:p>
    <w:p w14:paraId="7D4FEDB1" w14:textId="77777777" w:rsidR="00000000" w:rsidRDefault="007C71EE">
      <w:pPr>
        <w:pStyle w:val="a"/>
        <w:rPr>
          <w:rFonts w:hint="cs"/>
          <w:rtl/>
        </w:rPr>
      </w:pPr>
    </w:p>
    <w:p w14:paraId="7E5EA066" w14:textId="77777777" w:rsidR="00000000" w:rsidRDefault="007C71EE">
      <w:pPr>
        <w:pStyle w:val="a"/>
        <w:rPr>
          <w:rFonts w:hint="cs"/>
          <w:rtl/>
        </w:rPr>
      </w:pPr>
      <w:r>
        <w:rPr>
          <w:rFonts w:hint="cs"/>
          <w:rtl/>
        </w:rPr>
        <w:t>אדוני היושב-ראש, חברי חברי הכנסת, אני רוצה בפתיחת דברי לברך את ראש הממשלה על ההחלטה הדרמטית והאמיצה שנתקבלה אתמול. יש מי שאומרים שזוהי טקטיקה, יש מי שאומרים שזוהי אסטרטגיה, יש מי שא</w:t>
      </w:r>
      <w:r>
        <w:rPr>
          <w:rFonts w:hint="cs"/>
          <w:rtl/>
        </w:rPr>
        <w:t xml:space="preserve">ומרים, אדוני ראש הממשלה, שאינך מתכוון כלל וכלל לבצע את ההחלטה. למרות זאת, אני אומר לך: תבורך, כי ההחלטה של אתמול היא במידה רבה החלטה היסטורית, גם אם מי שקיבל אותה הוא ראש ממשלה שאיננו ממפלגת העבודה. אני מוכרח לומר לך, אדוני ראש הממשלה, שאם אומרים: רק אריק </w:t>
      </w:r>
      <w:r>
        <w:rPr>
          <w:rFonts w:hint="cs"/>
          <w:rtl/>
        </w:rPr>
        <w:t xml:space="preserve">יכול, ואם תעשה זאת </w:t>
      </w:r>
      <w:r>
        <w:rPr>
          <w:rtl/>
        </w:rPr>
        <w:t>–</w:t>
      </w:r>
      <w:r>
        <w:rPr>
          <w:rFonts w:hint="cs"/>
          <w:rtl/>
        </w:rPr>
        <w:t xml:space="preserve"> אני לוחץ את ידך ואומר לך בשם חברי תודה, כי זה הנושא המרכזי. </w:t>
      </w:r>
    </w:p>
    <w:p w14:paraId="0F3C6810" w14:textId="77777777" w:rsidR="00000000" w:rsidRDefault="007C71EE">
      <w:pPr>
        <w:pStyle w:val="a"/>
        <w:rPr>
          <w:rFonts w:hint="cs"/>
          <w:rtl/>
        </w:rPr>
      </w:pPr>
    </w:p>
    <w:p w14:paraId="1B70DCCC" w14:textId="77777777" w:rsidR="00000000" w:rsidRDefault="007C71EE">
      <w:pPr>
        <w:pStyle w:val="a"/>
        <w:rPr>
          <w:rFonts w:hint="cs"/>
          <w:rtl/>
        </w:rPr>
      </w:pPr>
      <w:r>
        <w:rPr>
          <w:rFonts w:hint="cs"/>
          <w:rtl/>
        </w:rPr>
        <w:t>זה נושא שמתחבר בסופו של עניין גם לדיון הזה, הדיון בכלכלת ישראל. גם אחרי הרצאתו המאלפת של השר שטרית, השר במשרד האוצר, ברור עוד יותר שהסיכוי המרכזי להבראת משק ישראל יכול להתקי</w:t>
      </w:r>
      <w:r>
        <w:rPr>
          <w:rFonts w:hint="cs"/>
          <w:rtl/>
        </w:rPr>
        <w:t>ים אך ורק דרך פתרון מדיני.</w:t>
      </w:r>
    </w:p>
    <w:p w14:paraId="53D32D50" w14:textId="77777777" w:rsidR="00000000" w:rsidRDefault="007C71EE">
      <w:pPr>
        <w:pStyle w:val="a"/>
        <w:rPr>
          <w:rFonts w:hint="cs"/>
          <w:rtl/>
        </w:rPr>
      </w:pPr>
    </w:p>
    <w:p w14:paraId="677E4089" w14:textId="77777777" w:rsidR="00000000" w:rsidRDefault="007C71EE">
      <w:pPr>
        <w:pStyle w:val="a"/>
        <w:rPr>
          <w:rFonts w:hint="cs"/>
          <w:rtl/>
        </w:rPr>
      </w:pPr>
      <w:r>
        <w:rPr>
          <w:rFonts w:hint="cs"/>
          <w:rtl/>
        </w:rPr>
        <w:t>אדוני ראש הממשלה, דרך אגב, ראיתי שאתמול נמנע השר נתניהו בהצבעה, כיוון שהוא אמר שהוא רוצה את הערבויות. ואני שואל אם זה נתניהו שאמר כאשר היה ראש הממשלה: אני לא רוצה ערבויות, אני אוביל את מדינת ישראל לעצמאות כלכלית בלי ערבויות. נזכ</w:t>
      </w:r>
      <w:r>
        <w:rPr>
          <w:rFonts w:hint="cs"/>
          <w:rtl/>
        </w:rPr>
        <w:t xml:space="preserve">רתי בזה אתמול. </w:t>
      </w:r>
    </w:p>
    <w:p w14:paraId="717EA5E0" w14:textId="77777777" w:rsidR="00000000" w:rsidRDefault="007C71EE">
      <w:pPr>
        <w:pStyle w:val="a"/>
        <w:rPr>
          <w:rFonts w:hint="cs"/>
          <w:rtl/>
        </w:rPr>
      </w:pPr>
    </w:p>
    <w:p w14:paraId="22AE87F9" w14:textId="77777777" w:rsidR="00000000" w:rsidRDefault="007C71EE">
      <w:pPr>
        <w:pStyle w:val="a"/>
        <w:rPr>
          <w:rFonts w:hint="cs"/>
          <w:rtl/>
        </w:rPr>
      </w:pPr>
      <w:r>
        <w:rPr>
          <w:rFonts w:hint="cs"/>
          <w:rtl/>
        </w:rPr>
        <w:t>ואני רוצה לפנות לשר שטרית שנאם כאן, וחבל שהוא יצא.</w:t>
      </w:r>
    </w:p>
    <w:p w14:paraId="1CA33034" w14:textId="77777777" w:rsidR="00000000" w:rsidRDefault="007C71EE">
      <w:pPr>
        <w:pStyle w:val="a"/>
        <w:rPr>
          <w:rFonts w:hint="cs"/>
          <w:rtl/>
        </w:rPr>
      </w:pPr>
    </w:p>
    <w:p w14:paraId="3B7CFF13" w14:textId="77777777" w:rsidR="00000000" w:rsidRDefault="007C71EE">
      <w:pPr>
        <w:pStyle w:val="ac"/>
        <w:rPr>
          <w:rtl/>
        </w:rPr>
      </w:pPr>
      <w:r>
        <w:rPr>
          <w:rFonts w:hint="eastAsia"/>
          <w:rtl/>
        </w:rPr>
        <w:t>אליעזר</w:t>
      </w:r>
      <w:r>
        <w:rPr>
          <w:rtl/>
        </w:rPr>
        <w:t xml:space="preserve"> כהן (האיחוד הלאומי - ישראל ביתנו):</w:t>
      </w:r>
    </w:p>
    <w:p w14:paraId="455260FB" w14:textId="77777777" w:rsidR="00000000" w:rsidRDefault="007C71EE">
      <w:pPr>
        <w:pStyle w:val="a"/>
        <w:rPr>
          <w:rFonts w:hint="cs"/>
          <w:rtl/>
        </w:rPr>
      </w:pPr>
    </w:p>
    <w:p w14:paraId="045F584D" w14:textId="77777777" w:rsidR="00000000" w:rsidRDefault="007C71EE">
      <w:pPr>
        <w:pStyle w:val="a"/>
        <w:ind w:firstLine="0"/>
        <w:rPr>
          <w:rFonts w:hint="cs"/>
          <w:rtl/>
        </w:rPr>
      </w:pPr>
      <w:r>
        <w:rPr>
          <w:rFonts w:hint="cs"/>
          <w:rtl/>
        </w:rPr>
        <w:tab/>
        <w:t>הוא פה, הוא פה, הוא שומע.</w:t>
      </w:r>
    </w:p>
    <w:p w14:paraId="58CB30A7" w14:textId="77777777" w:rsidR="00000000" w:rsidRDefault="007C71EE">
      <w:pPr>
        <w:pStyle w:val="a"/>
        <w:ind w:firstLine="0"/>
        <w:rPr>
          <w:rFonts w:hint="cs"/>
          <w:rtl/>
        </w:rPr>
      </w:pPr>
    </w:p>
    <w:p w14:paraId="061656BB" w14:textId="77777777" w:rsidR="00000000" w:rsidRDefault="007C71EE">
      <w:pPr>
        <w:pStyle w:val="SpeakerCon"/>
        <w:rPr>
          <w:rtl/>
        </w:rPr>
      </w:pPr>
      <w:bookmarkStart w:id="80" w:name="FS000000445T26_05_2003_12_17_37"/>
      <w:bookmarkEnd w:id="80"/>
      <w:r>
        <w:rPr>
          <w:rFonts w:hint="eastAsia"/>
          <w:rtl/>
        </w:rPr>
        <w:t>איתן</w:t>
      </w:r>
      <w:r>
        <w:rPr>
          <w:rtl/>
        </w:rPr>
        <w:t xml:space="preserve"> כבל (העבודה-מימד):</w:t>
      </w:r>
    </w:p>
    <w:p w14:paraId="2209F22B" w14:textId="77777777" w:rsidR="00000000" w:rsidRDefault="007C71EE">
      <w:pPr>
        <w:pStyle w:val="a"/>
        <w:rPr>
          <w:rFonts w:hint="cs"/>
          <w:rtl/>
        </w:rPr>
      </w:pPr>
    </w:p>
    <w:p w14:paraId="729C11DE" w14:textId="77777777" w:rsidR="00000000" w:rsidRDefault="007C71EE">
      <w:pPr>
        <w:pStyle w:val="a"/>
        <w:rPr>
          <w:rFonts w:hint="cs"/>
          <w:rtl/>
        </w:rPr>
      </w:pPr>
      <w:r>
        <w:rPr>
          <w:rFonts w:hint="cs"/>
          <w:rtl/>
        </w:rPr>
        <w:t>אדוני השר שטרית, אני רוצה לומר לך שהקשבתי להרצאה המאלפת שלך, אבל כמאמר הכוזרי, אם אתה זוכר,</w:t>
      </w:r>
      <w:r>
        <w:rPr>
          <w:rFonts w:hint="cs"/>
          <w:rtl/>
        </w:rPr>
        <w:t xml:space="preserve"> כשנגלה לו אלוהים בחלום הוא אמר לו: כוונותיך רצויות, אך מעשיך אינם רצויים. </w:t>
      </w:r>
    </w:p>
    <w:p w14:paraId="68665EF7" w14:textId="77777777" w:rsidR="00000000" w:rsidRDefault="007C71EE">
      <w:pPr>
        <w:pStyle w:val="a"/>
        <w:rPr>
          <w:rFonts w:hint="cs"/>
          <w:rtl/>
        </w:rPr>
      </w:pPr>
    </w:p>
    <w:p w14:paraId="3A562A88" w14:textId="77777777" w:rsidR="00000000" w:rsidRDefault="007C71EE">
      <w:pPr>
        <w:pStyle w:val="ac"/>
        <w:rPr>
          <w:rtl/>
        </w:rPr>
      </w:pPr>
      <w:r>
        <w:rPr>
          <w:rFonts w:hint="eastAsia"/>
          <w:rtl/>
        </w:rPr>
        <w:t>השר</w:t>
      </w:r>
      <w:r>
        <w:rPr>
          <w:rtl/>
        </w:rPr>
        <w:t xml:space="preserve"> מאיר שטרית:</w:t>
      </w:r>
    </w:p>
    <w:p w14:paraId="16AA8677" w14:textId="77777777" w:rsidR="00000000" w:rsidRDefault="007C71EE">
      <w:pPr>
        <w:pStyle w:val="a"/>
        <w:rPr>
          <w:rFonts w:hint="cs"/>
          <w:rtl/>
        </w:rPr>
      </w:pPr>
    </w:p>
    <w:p w14:paraId="26F53BA7" w14:textId="77777777" w:rsidR="00000000" w:rsidRDefault="007C71EE">
      <w:pPr>
        <w:pStyle w:val="a"/>
        <w:rPr>
          <w:rFonts w:hint="cs"/>
          <w:rtl/>
        </w:rPr>
      </w:pPr>
      <w:r>
        <w:rPr>
          <w:rFonts w:hint="cs"/>
          <w:rtl/>
        </w:rPr>
        <w:t>הוא התגייר בסוף.</w:t>
      </w:r>
    </w:p>
    <w:p w14:paraId="28FE46E4" w14:textId="77777777" w:rsidR="00000000" w:rsidRDefault="007C71EE">
      <w:pPr>
        <w:pStyle w:val="a"/>
        <w:rPr>
          <w:rFonts w:hint="cs"/>
          <w:rtl/>
        </w:rPr>
      </w:pPr>
    </w:p>
    <w:p w14:paraId="3DF26EC5" w14:textId="77777777" w:rsidR="00000000" w:rsidRDefault="007C71EE">
      <w:pPr>
        <w:pStyle w:val="SpeakerCon"/>
        <w:rPr>
          <w:rtl/>
        </w:rPr>
      </w:pPr>
      <w:bookmarkStart w:id="81" w:name="FS000000445T26_05_2003_12_19_59C"/>
      <w:bookmarkEnd w:id="81"/>
      <w:r>
        <w:rPr>
          <w:rtl/>
        </w:rPr>
        <w:t>איתן כבל (העבודה-מימד):</w:t>
      </w:r>
    </w:p>
    <w:p w14:paraId="18906285" w14:textId="77777777" w:rsidR="00000000" w:rsidRDefault="007C71EE">
      <w:pPr>
        <w:pStyle w:val="a"/>
        <w:rPr>
          <w:rtl/>
        </w:rPr>
      </w:pPr>
    </w:p>
    <w:p w14:paraId="762051D1" w14:textId="77777777" w:rsidR="00000000" w:rsidRDefault="007C71EE">
      <w:pPr>
        <w:pStyle w:val="a"/>
        <w:rPr>
          <w:rFonts w:hint="cs"/>
          <w:rtl/>
        </w:rPr>
      </w:pPr>
      <w:r>
        <w:rPr>
          <w:rFonts w:hint="cs"/>
          <w:rtl/>
        </w:rPr>
        <w:t xml:space="preserve">זה שהתגייר </w:t>
      </w:r>
      <w:r>
        <w:rPr>
          <w:rtl/>
        </w:rPr>
        <w:t>–</w:t>
      </w:r>
      <w:r>
        <w:rPr>
          <w:rFonts w:hint="cs"/>
          <w:rtl/>
        </w:rPr>
        <w:t xml:space="preserve"> זה בסדר, אבל אני אומר את זה, כי בסופו של עניין, אם שר האוצר באמת מתכוון לכך ובא ואומר שמשק ישראל </w:t>
      </w:r>
      <w:r>
        <w:rPr>
          <w:rtl/>
        </w:rPr>
        <w:t>–</w:t>
      </w:r>
      <w:r>
        <w:rPr>
          <w:rFonts w:hint="cs"/>
          <w:rtl/>
        </w:rPr>
        <w:t xml:space="preserve"> אדוני ה</w:t>
      </w:r>
      <w:r>
        <w:rPr>
          <w:rFonts w:hint="cs"/>
          <w:rtl/>
        </w:rPr>
        <w:t xml:space="preserve">יושב-ראש, השר שטרית, אני פונה אליך. אם הסיטואציה הכלכלית קשה </w:t>
      </w:r>
      <w:r>
        <w:rPr>
          <w:rtl/>
        </w:rPr>
        <w:t>–</w:t>
      </w:r>
      <w:r>
        <w:rPr>
          <w:rFonts w:hint="cs"/>
          <w:rtl/>
        </w:rPr>
        <w:t xml:space="preserve"> והיא קשה - ונדרשות החלטות קשות ואמיצות, איך אתה וחבריך נתתם יד, למשל, להוצאת הפרק שדן בנושא שכר סגני ראשי רשויות - - -</w:t>
      </w:r>
    </w:p>
    <w:p w14:paraId="50EFC665" w14:textId="77777777" w:rsidR="00000000" w:rsidRDefault="007C71EE">
      <w:pPr>
        <w:pStyle w:val="a"/>
        <w:rPr>
          <w:rFonts w:hint="cs"/>
          <w:rtl/>
        </w:rPr>
      </w:pPr>
    </w:p>
    <w:p w14:paraId="199AFA1E" w14:textId="77777777" w:rsidR="00000000" w:rsidRDefault="007C71EE">
      <w:pPr>
        <w:pStyle w:val="ac"/>
        <w:rPr>
          <w:rtl/>
        </w:rPr>
      </w:pPr>
      <w:r>
        <w:rPr>
          <w:rFonts w:hint="eastAsia"/>
          <w:rtl/>
        </w:rPr>
        <w:t>השר</w:t>
      </w:r>
      <w:r>
        <w:rPr>
          <w:rtl/>
        </w:rPr>
        <w:t xml:space="preserve"> מאיר שטרית:</w:t>
      </w:r>
    </w:p>
    <w:p w14:paraId="697A1A2D" w14:textId="77777777" w:rsidR="00000000" w:rsidRDefault="007C71EE">
      <w:pPr>
        <w:pStyle w:val="a"/>
        <w:rPr>
          <w:rFonts w:hint="cs"/>
          <w:rtl/>
        </w:rPr>
      </w:pPr>
    </w:p>
    <w:p w14:paraId="0C4B22EB" w14:textId="77777777" w:rsidR="00000000" w:rsidRDefault="007C71EE">
      <w:pPr>
        <w:pStyle w:val="a"/>
        <w:rPr>
          <w:rFonts w:hint="cs"/>
          <w:rtl/>
        </w:rPr>
      </w:pPr>
      <w:r>
        <w:rPr>
          <w:rFonts w:hint="cs"/>
          <w:rtl/>
        </w:rPr>
        <w:t>- - -</w:t>
      </w:r>
    </w:p>
    <w:p w14:paraId="39873A6F" w14:textId="77777777" w:rsidR="00000000" w:rsidRDefault="007C71EE">
      <w:pPr>
        <w:pStyle w:val="a"/>
        <w:rPr>
          <w:rFonts w:hint="cs"/>
          <w:rtl/>
        </w:rPr>
      </w:pPr>
    </w:p>
    <w:p w14:paraId="13D97C7C" w14:textId="77777777" w:rsidR="00000000" w:rsidRDefault="007C71EE">
      <w:pPr>
        <w:pStyle w:val="SpeakerCon"/>
        <w:rPr>
          <w:rtl/>
        </w:rPr>
      </w:pPr>
      <w:bookmarkStart w:id="82" w:name="FS000000445T26_05_2003_12_26_08C"/>
      <w:bookmarkEnd w:id="82"/>
      <w:r>
        <w:rPr>
          <w:rtl/>
        </w:rPr>
        <w:t>איתן כבל (העבודה-מימד):</w:t>
      </w:r>
    </w:p>
    <w:p w14:paraId="19895174" w14:textId="77777777" w:rsidR="00000000" w:rsidRDefault="007C71EE">
      <w:pPr>
        <w:pStyle w:val="a"/>
        <w:rPr>
          <w:rtl/>
        </w:rPr>
      </w:pPr>
    </w:p>
    <w:p w14:paraId="44068FA7" w14:textId="77777777" w:rsidR="00000000" w:rsidRDefault="007C71EE">
      <w:pPr>
        <w:pStyle w:val="a"/>
        <w:rPr>
          <w:rFonts w:hint="cs"/>
          <w:rtl/>
        </w:rPr>
      </w:pPr>
      <w:r>
        <w:rPr>
          <w:rFonts w:hint="cs"/>
          <w:rtl/>
        </w:rPr>
        <w:t>כך היה בוועדת הכספים.</w:t>
      </w:r>
    </w:p>
    <w:p w14:paraId="4AC1E291" w14:textId="77777777" w:rsidR="00000000" w:rsidRDefault="007C71EE">
      <w:pPr>
        <w:pStyle w:val="a"/>
        <w:rPr>
          <w:rtl/>
        </w:rPr>
      </w:pPr>
    </w:p>
    <w:p w14:paraId="0B1DB9E8" w14:textId="77777777" w:rsidR="00000000" w:rsidRDefault="007C71EE">
      <w:pPr>
        <w:pStyle w:val="a"/>
        <w:rPr>
          <w:rFonts w:hint="cs"/>
          <w:rtl/>
        </w:rPr>
      </w:pPr>
    </w:p>
    <w:p w14:paraId="0E71BBF9" w14:textId="77777777" w:rsidR="00000000" w:rsidRDefault="007C71EE">
      <w:pPr>
        <w:pStyle w:val="ac"/>
        <w:rPr>
          <w:rtl/>
        </w:rPr>
      </w:pPr>
      <w:r>
        <w:rPr>
          <w:rFonts w:hint="eastAsia"/>
          <w:rtl/>
        </w:rPr>
        <w:t>השר</w:t>
      </w:r>
      <w:r>
        <w:rPr>
          <w:rtl/>
        </w:rPr>
        <w:t xml:space="preserve"> מאיר שטרית:</w:t>
      </w:r>
    </w:p>
    <w:p w14:paraId="3C44E5E5" w14:textId="77777777" w:rsidR="00000000" w:rsidRDefault="007C71EE">
      <w:pPr>
        <w:pStyle w:val="a"/>
        <w:rPr>
          <w:rFonts w:hint="cs"/>
          <w:rtl/>
        </w:rPr>
      </w:pPr>
    </w:p>
    <w:p w14:paraId="3A346300" w14:textId="77777777" w:rsidR="00000000" w:rsidRDefault="007C71EE">
      <w:pPr>
        <w:pStyle w:val="a"/>
        <w:rPr>
          <w:rFonts w:hint="cs"/>
          <w:rtl/>
        </w:rPr>
      </w:pPr>
      <w:r>
        <w:rPr>
          <w:rFonts w:hint="cs"/>
          <w:rtl/>
        </w:rPr>
        <w:t>ועדת הכספים - - -</w:t>
      </w:r>
    </w:p>
    <w:p w14:paraId="06C6C48E" w14:textId="77777777" w:rsidR="00000000" w:rsidRDefault="007C71EE">
      <w:pPr>
        <w:pStyle w:val="a"/>
        <w:rPr>
          <w:rFonts w:hint="cs"/>
          <w:rtl/>
        </w:rPr>
      </w:pPr>
    </w:p>
    <w:p w14:paraId="126F2EFD" w14:textId="77777777" w:rsidR="00000000" w:rsidRDefault="007C71EE">
      <w:pPr>
        <w:pStyle w:val="SpeakerCon"/>
        <w:rPr>
          <w:rtl/>
        </w:rPr>
      </w:pPr>
      <w:bookmarkStart w:id="83" w:name="FS000000445T26_05_2003_12_26_39C"/>
      <w:bookmarkEnd w:id="83"/>
      <w:r>
        <w:rPr>
          <w:rtl/>
        </w:rPr>
        <w:t>איתן כבל (העבודה-מימד):</w:t>
      </w:r>
    </w:p>
    <w:p w14:paraId="4E6A6A9D" w14:textId="77777777" w:rsidR="00000000" w:rsidRDefault="007C71EE">
      <w:pPr>
        <w:pStyle w:val="a"/>
        <w:rPr>
          <w:rtl/>
        </w:rPr>
      </w:pPr>
    </w:p>
    <w:p w14:paraId="6388E68B" w14:textId="77777777" w:rsidR="00000000" w:rsidRDefault="007C71EE">
      <w:pPr>
        <w:pStyle w:val="a"/>
        <w:rPr>
          <w:rFonts w:hint="cs"/>
          <w:rtl/>
        </w:rPr>
      </w:pPr>
      <w:r>
        <w:rPr>
          <w:rFonts w:hint="cs"/>
          <w:rtl/>
        </w:rPr>
        <w:t>סלח לי, אני רוצה להגיד לך, שחבריך בוועדת הכספים התנהגו כמו רובוטריקים. הם בכלל לא ידעו שהם שם. הם בכלל לא ידעו שהם שם, אדוני השר. אתה חבר שלי - - -</w:t>
      </w:r>
    </w:p>
    <w:p w14:paraId="160156B6" w14:textId="77777777" w:rsidR="00000000" w:rsidRDefault="007C71EE">
      <w:pPr>
        <w:pStyle w:val="a"/>
        <w:rPr>
          <w:rFonts w:hint="cs"/>
          <w:rtl/>
        </w:rPr>
      </w:pPr>
    </w:p>
    <w:p w14:paraId="4C685364" w14:textId="77777777" w:rsidR="00000000" w:rsidRDefault="007C71EE">
      <w:pPr>
        <w:pStyle w:val="ac"/>
        <w:rPr>
          <w:rtl/>
        </w:rPr>
      </w:pPr>
      <w:r>
        <w:rPr>
          <w:rFonts w:hint="eastAsia"/>
          <w:rtl/>
        </w:rPr>
        <w:t>דניאל</w:t>
      </w:r>
      <w:r>
        <w:rPr>
          <w:rtl/>
        </w:rPr>
        <w:t xml:space="preserve"> בנלולו (הליכוד):</w:t>
      </w:r>
    </w:p>
    <w:p w14:paraId="595403E9" w14:textId="77777777" w:rsidR="00000000" w:rsidRDefault="007C71EE">
      <w:pPr>
        <w:pStyle w:val="a"/>
        <w:rPr>
          <w:rFonts w:hint="cs"/>
          <w:rtl/>
        </w:rPr>
      </w:pPr>
    </w:p>
    <w:p w14:paraId="0726E0A8" w14:textId="77777777" w:rsidR="00000000" w:rsidRDefault="007C71EE">
      <w:pPr>
        <w:pStyle w:val="a"/>
        <w:rPr>
          <w:rFonts w:hint="cs"/>
          <w:rtl/>
        </w:rPr>
      </w:pPr>
      <w:r>
        <w:rPr>
          <w:rFonts w:hint="cs"/>
          <w:rtl/>
        </w:rPr>
        <w:t>חבר הכנסת איתן כבל, אל</w:t>
      </w:r>
      <w:r>
        <w:rPr>
          <w:rFonts w:hint="cs"/>
          <w:rtl/>
        </w:rPr>
        <w:t xml:space="preserve"> תגיד דבר כזה. 21  שעות ישבו בוועדה. אנחנו לא רובוטים - - -</w:t>
      </w:r>
    </w:p>
    <w:p w14:paraId="79854CCB" w14:textId="77777777" w:rsidR="00000000" w:rsidRDefault="007C71EE">
      <w:pPr>
        <w:pStyle w:val="a"/>
        <w:rPr>
          <w:rFonts w:hint="cs"/>
          <w:rtl/>
        </w:rPr>
      </w:pPr>
    </w:p>
    <w:p w14:paraId="09DFF7B1" w14:textId="77777777" w:rsidR="00000000" w:rsidRDefault="007C71EE">
      <w:pPr>
        <w:pStyle w:val="SpeakerCon"/>
        <w:rPr>
          <w:rtl/>
        </w:rPr>
      </w:pPr>
      <w:bookmarkStart w:id="84" w:name="FS000000445T26_05_2003_12_27_54C"/>
      <w:bookmarkEnd w:id="84"/>
      <w:r>
        <w:rPr>
          <w:rtl/>
        </w:rPr>
        <w:t>איתן כבל (העבודה-מימד):</w:t>
      </w:r>
    </w:p>
    <w:p w14:paraId="702E0329" w14:textId="77777777" w:rsidR="00000000" w:rsidRDefault="007C71EE">
      <w:pPr>
        <w:pStyle w:val="a"/>
        <w:rPr>
          <w:rtl/>
        </w:rPr>
      </w:pPr>
    </w:p>
    <w:p w14:paraId="303C2F23" w14:textId="77777777" w:rsidR="00000000" w:rsidRDefault="007C71EE">
      <w:pPr>
        <w:pStyle w:val="a"/>
        <w:ind w:firstLine="0"/>
        <w:rPr>
          <w:rFonts w:hint="cs"/>
          <w:rtl/>
        </w:rPr>
      </w:pPr>
      <w:r>
        <w:rPr>
          <w:rFonts w:hint="cs"/>
          <w:rtl/>
        </w:rPr>
        <w:tab/>
        <w:t>אני אומר ואני חוזר ואומר - ובסופו של עניין ההישגים שהיו, אלה הישגים.</w:t>
      </w:r>
    </w:p>
    <w:p w14:paraId="0FE91348" w14:textId="77777777" w:rsidR="00000000" w:rsidRDefault="007C71EE">
      <w:pPr>
        <w:pStyle w:val="a"/>
        <w:ind w:firstLine="0"/>
        <w:rPr>
          <w:rFonts w:hint="cs"/>
          <w:rtl/>
        </w:rPr>
      </w:pPr>
    </w:p>
    <w:p w14:paraId="7B956228" w14:textId="77777777" w:rsidR="00000000" w:rsidRDefault="007C71EE">
      <w:pPr>
        <w:pStyle w:val="ac"/>
        <w:rPr>
          <w:rtl/>
        </w:rPr>
      </w:pPr>
      <w:r>
        <w:rPr>
          <w:rFonts w:hint="eastAsia"/>
          <w:rtl/>
        </w:rPr>
        <w:t>דניאל</w:t>
      </w:r>
      <w:r>
        <w:rPr>
          <w:rtl/>
        </w:rPr>
        <w:t xml:space="preserve"> בנלולו (הליכוד):</w:t>
      </w:r>
    </w:p>
    <w:p w14:paraId="2CE390CB" w14:textId="77777777" w:rsidR="00000000" w:rsidRDefault="007C71EE">
      <w:pPr>
        <w:pStyle w:val="a"/>
        <w:rPr>
          <w:rFonts w:hint="cs"/>
          <w:rtl/>
        </w:rPr>
      </w:pPr>
    </w:p>
    <w:p w14:paraId="313683C1" w14:textId="77777777" w:rsidR="00000000" w:rsidRDefault="007C71EE">
      <w:pPr>
        <w:pStyle w:val="a"/>
        <w:rPr>
          <w:rFonts w:hint="cs"/>
          <w:rtl/>
        </w:rPr>
      </w:pPr>
      <w:r>
        <w:rPr>
          <w:rFonts w:hint="cs"/>
          <w:rtl/>
        </w:rPr>
        <w:t>- - -</w:t>
      </w:r>
    </w:p>
    <w:p w14:paraId="13694BF2" w14:textId="77777777" w:rsidR="00000000" w:rsidRDefault="007C71EE">
      <w:pPr>
        <w:pStyle w:val="a"/>
        <w:rPr>
          <w:rFonts w:hint="cs"/>
          <w:rtl/>
        </w:rPr>
      </w:pPr>
    </w:p>
    <w:p w14:paraId="49934BAB" w14:textId="77777777" w:rsidR="00000000" w:rsidRDefault="007C71EE">
      <w:pPr>
        <w:pStyle w:val="ad"/>
        <w:rPr>
          <w:rtl/>
        </w:rPr>
      </w:pPr>
      <w:r>
        <w:rPr>
          <w:rtl/>
        </w:rPr>
        <w:t>היו"ר מוחמד ברכה:</w:t>
      </w:r>
    </w:p>
    <w:p w14:paraId="32CAC746" w14:textId="77777777" w:rsidR="00000000" w:rsidRDefault="007C71EE">
      <w:pPr>
        <w:pStyle w:val="a"/>
        <w:rPr>
          <w:rtl/>
        </w:rPr>
      </w:pPr>
    </w:p>
    <w:p w14:paraId="284B8E57" w14:textId="77777777" w:rsidR="00000000" w:rsidRDefault="007C71EE">
      <w:pPr>
        <w:pStyle w:val="a"/>
        <w:rPr>
          <w:rFonts w:hint="cs"/>
          <w:rtl/>
        </w:rPr>
      </w:pPr>
      <w:r>
        <w:rPr>
          <w:rFonts w:hint="cs"/>
          <w:rtl/>
        </w:rPr>
        <w:t>חבר הכנסת בנלולו.</w:t>
      </w:r>
    </w:p>
    <w:p w14:paraId="75A06523" w14:textId="77777777" w:rsidR="00000000" w:rsidRDefault="007C71EE">
      <w:pPr>
        <w:pStyle w:val="a"/>
        <w:rPr>
          <w:rFonts w:hint="cs"/>
          <w:rtl/>
        </w:rPr>
      </w:pPr>
    </w:p>
    <w:p w14:paraId="2554DF23" w14:textId="77777777" w:rsidR="00000000" w:rsidRDefault="007C71EE">
      <w:pPr>
        <w:pStyle w:val="SpeakerCon"/>
        <w:rPr>
          <w:rtl/>
        </w:rPr>
      </w:pPr>
      <w:bookmarkStart w:id="85" w:name="FS000000445T26_05_2003_12_29_32C"/>
      <w:bookmarkEnd w:id="85"/>
      <w:r>
        <w:rPr>
          <w:rtl/>
        </w:rPr>
        <w:t>איתן כבל (העבודה-מימד):</w:t>
      </w:r>
    </w:p>
    <w:p w14:paraId="4400F916" w14:textId="77777777" w:rsidR="00000000" w:rsidRDefault="007C71EE">
      <w:pPr>
        <w:pStyle w:val="a"/>
        <w:rPr>
          <w:rtl/>
        </w:rPr>
      </w:pPr>
    </w:p>
    <w:p w14:paraId="7460A3BF" w14:textId="77777777" w:rsidR="00000000" w:rsidRDefault="007C71EE">
      <w:pPr>
        <w:pStyle w:val="a"/>
        <w:rPr>
          <w:rFonts w:hint="cs"/>
          <w:rtl/>
        </w:rPr>
      </w:pPr>
      <w:r>
        <w:rPr>
          <w:rFonts w:hint="cs"/>
          <w:rtl/>
        </w:rPr>
        <w:t>אדוני</w:t>
      </w:r>
      <w:r>
        <w:rPr>
          <w:rFonts w:hint="cs"/>
          <w:rtl/>
        </w:rPr>
        <w:t xml:space="preserve"> השר, אני חוזר ואומר, היתה הצגה נפלאה. הרגשתי שאני יושב עם הילדים שלי מול הסדרה "רובוטריקים" בערוץ=6. זה היה מופלא.</w:t>
      </w:r>
    </w:p>
    <w:p w14:paraId="3A76BFA9" w14:textId="77777777" w:rsidR="00000000" w:rsidRDefault="007C71EE">
      <w:pPr>
        <w:pStyle w:val="a"/>
        <w:rPr>
          <w:rFonts w:hint="cs"/>
          <w:rtl/>
        </w:rPr>
      </w:pPr>
    </w:p>
    <w:p w14:paraId="78A3982C" w14:textId="77777777" w:rsidR="00000000" w:rsidRDefault="007C71EE">
      <w:pPr>
        <w:pStyle w:val="ac"/>
        <w:rPr>
          <w:rtl/>
        </w:rPr>
      </w:pPr>
      <w:r>
        <w:rPr>
          <w:rFonts w:hint="eastAsia"/>
          <w:rtl/>
        </w:rPr>
        <w:t>דניאל</w:t>
      </w:r>
      <w:r>
        <w:rPr>
          <w:rtl/>
        </w:rPr>
        <w:t xml:space="preserve"> בנלולו (הליכוד):</w:t>
      </w:r>
    </w:p>
    <w:p w14:paraId="3711D1C3" w14:textId="77777777" w:rsidR="00000000" w:rsidRDefault="007C71EE">
      <w:pPr>
        <w:pStyle w:val="a"/>
        <w:rPr>
          <w:rFonts w:hint="cs"/>
          <w:rtl/>
        </w:rPr>
      </w:pPr>
    </w:p>
    <w:p w14:paraId="41A8F065" w14:textId="77777777" w:rsidR="00000000" w:rsidRDefault="007C71EE">
      <w:pPr>
        <w:pStyle w:val="a"/>
        <w:rPr>
          <w:rFonts w:hint="cs"/>
          <w:rtl/>
        </w:rPr>
      </w:pPr>
      <w:r>
        <w:rPr>
          <w:rFonts w:hint="cs"/>
          <w:rtl/>
        </w:rPr>
        <w:t>- - -</w:t>
      </w:r>
    </w:p>
    <w:p w14:paraId="091B2245" w14:textId="77777777" w:rsidR="00000000" w:rsidRDefault="007C71EE">
      <w:pPr>
        <w:pStyle w:val="a"/>
        <w:rPr>
          <w:rFonts w:hint="cs"/>
          <w:rtl/>
        </w:rPr>
      </w:pPr>
    </w:p>
    <w:p w14:paraId="70FE60CB" w14:textId="77777777" w:rsidR="00000000" w:rsidRDefault="007C71EE">
      <w:pPr>
        <w:pStyle w:val="SpeakerCon"/>
        <w:rPr>
          <w:rtl/>
        </w:rPr>
      </w:pPr>
      <w:bookmarkStart w:id="86" w:name="FS000000445T26_05_2003_12_30_34C"/>
      <w:bookmarkEnd w:id="86"/>
    </w:p>
    <w:p w14:paraId="69D440A2" w14:textId="77777777" w:rsidR="00000000" w:rsidRDefault="007C71EE">
      <w:pPr>
        <w:pStyle w:val="SpeakerCon"/>
        <w:rPr>
          <w:rtl/>
        </w:rPr>
      </w:pPr>
      <w:r>
        <w:rPr>
          <w:rtl/>
        </w:rPr>
        <w:t>איתן כבל (העבודה-מימד):</w:t>
      </w:r>
    </w:p>
    <w:p w14:paraId="0EC06E7B" w14:textId="77777777" w:rsidR="00000000" w:rsidRDefault="007C71EE">
      <w:pPr>
        <w:pStyle w:val="a"/>
        <w:rPr>
          <w:rtl/>
        </w:rPr>
      </w:pPr>
    </w:p>
    <w:p w14:paraId="075B202E" w14:textId="77777777" w:rsidR="00000000" w:rsidRDefault="007C71EE">
      <w:pPr>
        <w:pStyle w:val="a"/>
        <w:rPr>
          <w:rFonts w:hint="cs"/>
          <w:rtl/>
        </w:rPr>
      </w:pPr>
      <w:r>
        <w:rPr>
          <w:rFonts w:hint="cs"/>
          <w:rtl/>
        </w:rPr>
        <w:t>זה היה מופלא. אפילו כשהיתה פעם אחת תקלה, ונדמה היה לרגע שאולי-אולי האופוזיציה והקו</w:t>
      </w:r>
      <w:r>
        <w:rPr>
          <w:rFonts w:hint="cs"/>
          <w:rtl/>
        </w:rPr>
        <w:t xml:space="preserve">אליציה יכולות להצביע ביחד על נושא משותף, תוקנה התקלה ב"רובוטריקים" רגע אחרי שיושב-ראש הקואליציה קרא להם החוצה, ונכנסו פנימה והצביעו שוב כמאמר הקואליציה. </w:t>
      </w:r>
    </w:p>
    <w:p w14:paraId="4DEE40BA" w14:textId="77777777" w:rsidR="00000000" w:rsidRDefault="007C71EE">
      <w:pPr>
        <w:pStyle w:val="a"/>
        <w:rPr>
          <w:rFonts w:hint="cs"/>
          <w:rtl/>
        </w:rPr>
      </w:pPr>
    </w:p>
    <w:p w14:paraId="48360C5E" w14:textId="77777777" w:rsidR="00000000" w:rsidRDefault="007C71EE">
      <w:pPr>
        <w:pStyle w:val="ac"/>
        <w:rPr>
          <w:rtl/>
        </w:rPr>
      </w:pPr>
      <w:r>
        <w:rPr>
          <w:rFonts w:hint="eastAsia"/>
          <w:rtl/>
        </w:rPr>
        <w:t>השר</w:t>
      </w:r>
      <w:r>
        <w:rPr>
          <w:rtl/>
        </w:rPr>
        <w:t xml:space="preserve"> מאיר שטרית:</w:t>
      </w:r>
    </w:p>
    <w:p w14:paraId="5C854218" w14:textId="77777777" w:rsidR="00000000" w:rsidRDefault="007C71EE">
      <w:pPr>
        <w:pStyle w:val="a"/>
        <w:rPr>
          <w:rFonts w:hint="cs"/>
          <w:rtl/>
        </w:rPr>
      </w:pPr>
    </w:p>
    <w:p w14:paraId="7F458BA6" w14:textId="77777777" w:rsidR="00000000" w:rsidRDefault="007C71EE">
      <w:pPr>
        <w:pStyle w:val="a"/>
        <w:rPr>
          <w:rFonts w:hint="cs"/>
          <w:rtl/>
        </w:rPr>
      </w:pPr>
      <w:r>
        <w:rPr>
          <w:rFonts w:hint="cs"/>
          <w:rtl/>
        </w:rPr>
        <w:t>- - -</w:t>
      </w:r>
    </w:p>
    <w:p w14:paraId="2A0B65F4" w14:textId="77777777" w:rsidR="00000000" w:rsidRDefault="007C71EE">
      <w:pPr>
        <w:pStyle w:val="a"/>
        <w:rPr>
          <w:rFonts w:hint="cs"/>
          <w:rtl/>
        </w:rPr>
      </w:pPr>
    </w:p>
    <w:p w14:paraId="125304DB" w14:textId="77777777" w:rsidR="00000000" w:rsidRDefault="007C71EE">
      <w:pPr>
        <w:pStyle w:val="SpeakerCon"/>
        <w:rPr>
          <w:rtl/>
        </w:rPr>
      </w:pPr>
      <w:bookmarkStart w:id="87" w:name="FS000000445T26_05_2003_12_33_21C"/>
      <w:bookmarkEnd w:id="87"/>
      <w:r>
        <w:rPr>
          <w:rtl/>
        </w:rPr>
        <w:t>איתן כבל (העבודה-מימד):</w:t>
      </w:r>
    </w:p>
    <w:p w14:paraId="15EDF66A" w14:textId="77777777" w:rsidR="00000000" w:rsidRDefault="007C71EE">
      <w:pPr>
        <w:pStyle w:val="a"/>
        <w:rPr>
          <w:rtl/>
        </w:rPr>
      </w:pPr>
    </w:p>
    <w:p w14:paraId="65130477" w14:textId="77777777" w:rsidR="00000000" w:rsidRDefault="007C71EE">
      <w:pPr>
        <w:pStyle w:val="a"/>
        <w:rPr>
          <w:rFonts w:hint="cs"/>
          <w:rtl/>
        </w:rPr>
      </w:pPr>
      <w:r>
        <w:rPr>
          <w:rFonts w:hint="cs"/>
          <w:rtl/>
        </w:rPr>
        <w:t>עזוב, זו האמת. אומרים: המביא דברים בשם אומרם מביא גא</w:t>
      </w:r>
      <w:r>
        <w:rPr>
          <w:rFonts w:hint="cs"/>
          <w:rtl/>
        </w:rPr>
        <w:t xml:space="preserve">ולה לעולם. במקרה הזה הייתי שם, כך שאפילו לגאול את העולם אני לא יכול. </w:t>
      </w:r>
    </w:p>
    <w:p w14:paraId="259F3FC5" w14:textId="77777777" w:rsidR="00000000" w:rsidRDefault="007C71EE">
      <w:pPr>
        <w:pStyle w:val="a"/>
        <w:rPr>
          <w:rFonts w:hint="cs"/>
          <w:rtl/>
        </w:rPr>
      </w:pPr>
    </w:p>
    <w:p w14:paraId="695E29AD" w14:textId="77777777" w:rsidR="00000000" w:rsidRDefault="007C71EE">
      <w:pPr>
        <w:pStyle w:val="ac"/>
        <w:rPr>
          <w:rtl/>
        </w:rPr>
      </w:pPr>
      <w:r>
        <w:rPr>
          <w:rFonts w:hint="eastAsia"/>
          <w:rtl/>
        </w:rPr>
        <w:t>דניאל</w:t>
      </w:r>
      <w:r>
        <w:rPr>
          <w:rtl/>
        </w:rPr>
        <w:t xml:space="preserve"> בנלולו (הליכוד):</w:t>
      </w:r>
    </w:p>
    <w:p w14:paraId="5C71CC21" w14:textId="77777777" w:rsidR="00000000" w:rsidRDefault="007C71EE">
      <w:pPr>
        <w:pStyle w:val="a"/>
        <w:rPr>
          <w:rFonts w:hint="cs"/>
          <w:rtl/>
        </w:rPr>
      </w:pPr>
    </w:p>
    <w:p w14:paraId="14B0F89D" w14:textId="77777777" w:rsidR="00000000" w:rsidRDefault="007C71EE">
      <w:pPr>
        <w:pStyle w:val="a"/>
        <w:rPr>
          <w:rFonts w:hint="cs"/>
          <w:rtl/>
        </w:rPr>
      </w:pPr>
      <w:r>
        <w:rPr>
          <w:rFonts w:hint="cs"/>
          <w:rtl/>
        </w:rPr>
        <w:t>- - -</w:t>
      </w:r>
    </w:p>
    <w:p w14:paraId="643E64B7" w14:textId="77777777" w:rsidR="00000000" w:rsidRDefault="007C71EE">
      <w:pPr>
        <w:pStyle w:val="a"/>
        <w:rPr>
          <w:rFonts w:hint="cs"/>
          <w:rtl/>
        </w:rPr>
      </w:pPr>
    </w:p>
    <w:p w14:paraId="48AABDD6" w14:textId="77777777" w:rsidR="00000000" w:rsidRDefault="007C71EE">
      <w:pPr>
        <w:pStyle w:val="SpeakerCon"/>
        <w:rPr>
          <w:rtl/>
        </w:rPr>
      </w:pPr>
      <w:bookmarkStart w:id="88" w:name="FS000000445T26_05_2003_12_34_12C"/>
      <w:bookmarkEnd w:id="88"/>
      <w:r>
        <w:rPr>
          <w:rtl/>
        </w:rPr>
        <w:t>איתן כבל (העבודה-מימד):</w:t>
      </w:r>
    </w:p>
    <w:p w14:paraId="59419029" w14:textId="77777777" w:rsidR="00000000" w:rsidRDefault="007C71EE">
      <w:pPr>
        <w:pStyle w:val="a"/>
        <w:rPr>
          <w:rFonts w:hint="cs"/>
          <w:rtl/>
        </w:rPr>
      </w:pPr>
      <w:r>
        <w:rPr>
          <w:rFonts w:hint="cs"/>
          <w:rtl/>
        </w:rPr>
        <w:tab/>
      </w:r>
    </w:p>
    <w:p w14:paraId="4344516E" w14:textId="77777777" w:rsidR="00000000" w:rsidRDefault="007C71EE">
      <w:pPr>
        <w:pStyle w:val="a"/>
        <w:rPr>
          <w:rFonts w:hint="cs"/>
          <w:rtl/>
        </w:rPr>
      </w:pPr>
      <w:r>
        <w:rPr>
          <w:rFonts w:hint="cs"/>
          <w:rtl/>
        </w:rPr>
        <w:t>ולכן, אני אומר לך, אדוני השר במשרד האוצר, התוכנית היא תוכנית קשה, אבל בפעולות שלכם, במעשים שלכם בהוצאת פרקים כאלה ואחרים,  שיש ב</w:t>
      </w:r>
      <w:r>
        <w:rPr>
          <w:rFonts w:hint="cs"/>
          <w:rtl/>
        </w:rPr>
        <w:t>הם אינטרס וראייה פוליטית, אתם שהובלתם ואמרתם יותר מכל אחד אחר: אנחנו לא מתייחסים למצב כפי שצריך להתייחס באמת, וחבל מאוד. תודה רבה.</w:t>
      </w:r>
    </w:p>
    <w:p w14:paraId="2EF4CF50" w14:textId="77777777" w:rsidR="00000000" w:rsidRDefault="007C71EE">
      <w:pPr>
        <w:pStyle w:val="a"/>
        <w:rPr>
          <w:rFonts w:hint="cs"/>
          <w:rtl/>
        </w:rPr>
      </w:pPr>
    </w:p>
    <w:p w14:paraId="00C20E8D" w14:textId="77777777" w:rsidR="00000000" w:rsidRDefault="007C71EE">
      <w:pPr>
        <w:pStyle w:val="ad"/>
        <w:rPr>
          <w:rtl/>
        </w:rPr>
      </w:pPr>
      <w:r>
        <w:rPr>
          <w:rtl/>
        </w:rPr>
        <w:t>היו"ר מוחמד ברכה:</w:t>
      </w:r>
    </w:p>
    <w:p w14:paraId="2FB4EC93" w14:textId="77777777" w:rsidR="00000000" w:rsidRDefault="007C71EE">
      <w:pPr>
        <w:pStyle w:val="a"/>
        <w:rPr>
          <w:rtl/>
        </w:rPr>
      </w:pPr>
    </w:p>
    <w:p w14:paraId="4AE48378" w14:textId="77777777" w:rsidR="00000000" w:rsidRDefault="007C71EE">
      <w:pPr>
        <w:pStyle w:val="a"/>
        <w:rPr>
          <w:rFonts w:hint="cs"/>
          <w:rtl/>
        </w:rPr>
      </w:pPr>
      <w:r>
        <w:rPr>
          <w:rFonts w:hint="cs"/>
          <w:rtl/>
        </w:rPr>
        <w:t xml:space="preserve">תודה, חבר הכנסת כבל. </w:t>
      </w:r>
    </w:p>
    <w:p w14:paraId="3B945D2F" w14:textId="77777777" w:rsidR="00000000" w:rsidRDefault="007C71EE">
      <w:pPr>
        <w:pStyle w:val="a"/>
        <w:rPr>
          <w:rFonts w:hint="cs"/>
          <w:rtl/>
        </w:rPr>
      </w:pPr>
    </w:p>
    <w:p w14:paraId="45C7BA47" w14:textId="77777777" w:rsidR="00000000" w:rsidRDefault="007C71EE">
      <w:pPr>
        <w:pStyle w:val="ac"/>
        <w:rPr>
          <w:rtl/>
        </w:rPr>
      </w:pPr>
      <w:r>
        <w:rPr>
          <w:rFonts w:hint="eastAsia"/>
          <w:rtl/>
        </w:rPr>
        <w:t>דניאל</w:t>
      </w:r>
      <w:r>
        <w:rPr>
          <w:rtl/>
        </w:rPr>
        <w:t xml:space="preserve"> בנלולו (הליכוד):</w:t>
      </w:r>
    </w:p>
    <w:p w14:paraId="1A420658" w14:textId="77777777" w:rsidR="00000000" w:rsidRDefault="007C71EE">
      <w:pPr>
        <w:pStyle w:val="a"/>
        <w:rPr>
          <w:rFonts w:hint="cs"/>
          <w:rtl/>
        </w:rPr>
      </w:pPr>
    </w:p>
    <w:p w14:paraId="71FA1B8F" w14:textId="77777777" w:rsidR="00000000" w:rsidRDefault="007C71EE">
      <w:pPr>
        <w:pStyle w:val="a"/>
        <w:rPr>
          <w:rFonts w:hint="cs"/>
          <w:rtl/>
        </w:rPr>
      </w:pPr>
      <w:r>
        <w:rPr>
          <w:rFonts w:hint="cs"/>
          <w:rtl/>
        </w:rPr>
        <w:t>כל הכבוד לאופוזיציה - - -</w:t>
      </w:r>
    </w:p>
    <w:p w14:paraId="230022A1" w14:textId="77777777" w:rsidR="00000000" w:rsidRDefault="007C71EE">
      <w:pPr>
        <w:pStyle w:val="a"/>
        <w:rPr>
          <w:rFonts w:hint="cs"/>
          <w:rtl/>
        </w:rPr>
      </w:pPr>
    </w:p>
    <w:p w14:paraId="573D40B2" w14:textId="77777777" w:rsidR="00000000" w:rsidRDefault="007C71EE">
      <w:pPr>
        <w:pStyle w:val="ad"/>
        <w:rPr>
          <w:rtl/>
        </w:rPr>
      </w:pPr>
      <w:r>
        <w:rPr>
          <w:rtl/>
        </w:rPr>
        <w:t>היו"ר מוחמד ברכה:</w:t>
      </w:r>
    </w:p>
    <w:p w14:paraId="63E7CE12" w14:textId="77777777" w:rsidR="00000000" w:rsidRDefault="007C71EE">
      <w:pPr>
        <w:pStyle w:val="a"/>
        <w:rPr>
          <w:rtl/>
        </w:rPr>
      </w:pPr>
    </w:p>
    <w:p w14:paraId="4ED96779" w14:textId="77777777" w:rsidR="00000000" w:rsidRDefault="007C71EE">
      <w:pPr>
        <w:pStyle w:val="a"/>
        <w:rPr>
          <w:rFonts w:hint="cs"/>
          <w:rtl/>
        </w:rPr>
      </w:pPr>
      <w:r>
        <w:rPr>
          <w:rFonts w:hint="cs"/>
          <w:rtl/>
        </w:rPr>
        <w:t>השר שטרית בי</w:t>
      </w:r>
      <w:r>
        <w:rPr>
          <w:rFonts w:hint="cs"/>
          <w:rtl/>
        </w:rPr>
        <w:t>קש להגיב על דבריו של חבר הכנסת כבל. שנייה, חבר הכנסת דורון. בבקשה.</w:t>
      </w:r>
    </w:p>
    <w:p w14:paraId="05636C1F" w14:textId="77777777" w:rsidR="00000000" w:rsidRDefault="007C71EE">
      <w:pPr>
        <w:pStyle w:val="a"/>
        <w:rPr>
          <w:rtl/>
        </w:rPr>
      </w:pPr>
    </w:p>
    <w:p w14:paraId="52378899" w14:textId="77777777" w:rsidR="00000000" w:rsidRDefault="007C71EE">
      <w:pPr>
        <w:pStyle w:val="a"/>
        <w:rPr>
          <w:rFonts w:hint="cs"/>
          <w:rtl/>
        </w:rPr>
      </w:pPr>
    </w:p>
    <w:p w14:paraId="37803D49" w14:textId="77777777" w:rsidR="00000000" w:rsidRDefault="007C71EE">
      <w:pPr>
        <w:pStyle w:val="Speaker"/>
        <w:rPr>
          <w:rtl/>
        </w:rPr>
      </w:pPr>
      <w:bookmarkStart w:id="89" w:name="FS000000478T26_05_2003_12_38_11"/>
      <w:bookmarkEnd w:id="89"/>
      <w:r>
        <w:rPr>
          <w:rFonts w:hint="eastAsia"/>
          <w:rtl/>
        </w:rPr>
        <w:t>השר</w:t>
      </w:r>
      <w:r>
        <w:rPr>
          <w:rtl/>
        </w:rPr>
        <w:t xml:space="preserve"> מאיר שטרית:</w:t>
      </w:r>
    </w:p>
    <w:p w14:paraId="4DBBDBFB" w14:textId="77777777" w:rsidR="00000000" w:rsidRDefault="007C71EE">
      <w:pPr>
        <w:pStyle w:val="a"/>
        <w:rPr>
          <w:rFonts w:hint="cs"/>
          <w:rtl/>
        </w:rPr>
      </w:pPr>
    </w:p>
    <w:p w14:paraId="3AF30A72" w14:textId="77777777" w:rsidR="00000000" w:rsidRDefault="007C71EE">
      <w:pPr>
        <w:pStyle w:val="a"/>
        <w:ind w:firstLine="0"/>
        <w:rPr>
          <w:rFonts w:hint="cs"/>
          <w:rtl/>
        </w:rPr>
      </w:pPr>
      <w:r>
        <w:rPr>
          <w:rFonts w:hint="cs"/>
          <w:rtl/>
        </w:rPr>
        <w:tab/>
        <w:t xml:space="preserve">אדוני היושב-ראש, קודם כול אני מודה לחבר הכנסת איתן כבל על העלאת הנושא, כי הוא נותן לי הזדמנות טובה ונאותה להגיב על העניין. </w:t>
      </w:r>
    </w:p>
    <w:p w14:paraId="18E47E39" w14:textId="77777777" w:rsidR="00000000" w:rsidRDefault="007C71EE">
      <w:pPr>
        <w:pStyle w:val="a"/>
        <w:ind w:firstLine="0"/>
        <w:rPr>
          <w:rFonts w:hint="cs"/>
          <w:rtl/>
        </w:rPr>
      </w:pPr>
    </w:p>
    <w:p w14:paraId="10CB1D23" w14:textId="77777777" w:rsidR="00000000" w:rsidRDefault="007C71EE">
      <w:pPr>
        <w:pStyle w:val="ac"/>
        <w:rPr>
          <w:rtl/>
        </w:rPr>
      </w:pPr>
      <w:r>
        <w:rPr>
          <w:rFonts w:hint="eastAsia"/>
          <w:rtl/>
        </w:rPr>
        <w:t>איתן</w:t>
      </w:r>
      <w:r>
        <w:rPr>
          <w:rtl/>
        </w:rPr>
        <w:t xml:space="preserve"> כבל (העבודה-מימד):</w:t>
      </w:r>
    </w:p>
    <w:p w14:paraId="5B2985AE" w14:textId="77777777" w:rsidR="00000000" w:rsidRDefault="007C71EE">
      <w:pPr>
        <w:pStyle w:val="a"/>
        <w:rPr>
          <w:rFonts w:hint="cs"/>
          <w:rtl/>
        </w:rPr>
      </w:pPr>
    </w:p>
    <w:p w14:paraId="62FA465D" w14:textId="77777777" w:rsidR="00000000" w:rsidRDefault="007C71EE">
      <w:pPr>
        <w:pStyle w:val="a"/>
        <w:rPr>
          <w:rFonts w:hint="cs"/>
          <w:rtl/>
        </w:rPr>
      </w:pPr>
      <w:r>
        <w:rPr>
          <w:rFonts w:hint="cs"/>
          <w:rtl/>
        </w:rPr>
        <w:t>- - -</w:t>
      </w:r>
    </w:p>
    <w:p w14:paraId="366A5C0A" w14:textId="77777777" w:rsidR="00000000" w:rsidRDefault="007C71EE">
      <w:pPr>
        <w:pStyle w:val="a"/>
        <w:rPr>
          <w:rFonts w:hint="cs"/>
          <w:rtl/>
        </w:rPr>
      </w:pPr>
    </w:p>
    <w:p w14:paraId="2959C7F2" w14:textId="77777777" w:rsidR="00000000" w:rsidRDefault="007C71EE">
      <w:pPr>
        <w:pStyle w:val="SpeakerCon"/>
        <w:rPr>
          <w:rtl/>
        </w:rPr>
      </w:pPr>
      <w:bookmarkStart w:id="90" w:name="FS000000478T26_05_2003_12_38_52C"/>
      <w:bookmarkEnd w:id="90"/>
      <w:r>
        <w:rPr>
          <w:rtl/>
        </w:rPr>
        <w:t>השר מאיר שטר</w:t>
      </w:r>
      <w:r>
        <w:rPr>
          <w:rtl/>
        </w:rPr>
        <w:t>ית:</w:t>
      </w:r>
    </w:p>
    <w:p w14:paraId="7458605C" w14:textId="77777777" w:rsidR="00000000" w:rsidRDefault="007C71EE">
      <w:pPr>
        <w:pStyle w:val="a"/>
        <w:rPr>
          <w:rtl/>
        </w:rPr>
      </w:pPr>
    </w:p>
    <w:p w14:paraId="7D759444" w14:textId="77777777" w:rsidR="00000000" w:rsidRDefault="007C71EE">
      <w:pPr>
        <w:pStyle w:val="a"/>
        <w:rPr>
          <w:rFonts w:hint="cs"/>
          <w:rtl/>
        </w:rPr>
      </w:pPr>
      <w:r>
        <w:rPr>
          <w:rFonts w:hint="cs"/>
          <w:rtl/>
        </w:rPr>
        <w:t>כן. אנחנו לא הורדנו שום דבר מהתוכנית הכלכלית. לצערי הרב, חלקים מהתוכנית הכלכלית נפלו כתוצאה מדרישה של חלק מחברי הכנסת. אבל אני מבקש להתייחס ספציפית, כי הייתי מעורב בעניין של סגני ראשי רשויות. חבר הכנסת כבל, אתה היית בוועדה כשאני הופעתי? לא, לא היית. א</w:t>
      </w:r>
      <w:r>
        <w:rPr>
          <w:rFonts w:hint="cs"/>
          <w:rtl/>
        </w:rPr>
        <w:t xml:space="preserve">ני הופעתי בוועדה בעצמי. </w:t>
      </w:r>
    </w:p>
    <w:p w14:paraId="22C5F5CF" w14:textId="77777777" w:rsidR="00000000" w:rsidRDefault="007C71EE">
      <w:pPr>
        <w:pStyle w:val="a"/>
        <w:rPr>
          <w:rFonts w:hint="cs"/>
          <w:rtl/>
        </w:rPr>
      </w:pPr>
    </w:p>
    <w:p w14:paraId="1F73B87A" w14:textId="77777777" w:rsidR="00000000" w:rsidRDefault="007C71EE">
      <w:pPr>
        <w:pStyle w:val="a"/>
        <w:rPr>
          <w:rFonts w:hint="cs"/>
          <w:rtl/>
        </w:rPr>
      </w:pPr>
      <w:r>
        <w:rPr>
          <w:rFonts w:hint="cs"/>
          <w:rtl/>
        </w:rPr>
        <w:t xml:space="preserve">התוכנית הכלכלית אמרה שצריך לקצץ בערך 145 סגני ראשי רשויות. הממשלות ניסו כבר פעמיים בעבר לקצץ במספר סגני ראשי רשויות, הגישו חוקים באותו נוסח. החוקים האלה נפלו ונשארו כאבן שאין לה הופכין, כיוון שסגני ראשי רשויות </w:t>
      </w:r>
      <w:r>
        <w:rPr>
          <w:rtl/>
        </w:rPr>
        <w:t>–</w:t>
      </w:r>
      <w:r>
        <w:rPr>
          <w:rFonts w:hint="cs"/>
          <w:rtl/>
        </w:rPr>
        <w:t xml:space="preserve"> אתה מכיר אותם כמונ</w:t>
      </w:r>
      <w:r>
        <w:rPr>
          <w:rFonts w:hint="cs"/>
          <w:rtl/>
        </w:rPr>
        <w:t xml:space="preserve">י </w:t>
      </w:r>
      <w:r>
        <w:rPr>
          <w:rtl/>
        </w:rPr>
        <w:t>–</w:t>
      </w:r>
      <w:r>
        <w:rPr>
          <w:rFonts w:hint="cs"/>
          <w:rtl/>
        </w:rPr>
        <w:t xml:space="preserve"> יש להם מהלכים בקרב כל מפלגות הכנסת, והם עשו לובי פוליטי מאוד חזק והצליחו להכשיל את החוקים הללו. הפעם, כדי למנוע את הכשלת החוקים, ישבתי עם פורום סגני ראשי הרשויות. כל המפלגות </w:t>
      </w:r>
      <w:r>
        <w:rPr>
          <w:rtl/>
        </w:rPr>
        <w:t>–</w:t>
      </w:r>
      <w:r>
        <w:rPr>
          <w:rFonts w:hint="cs"/>
          <w:rtl/>
        </w:rPr>
        <w:t xml:space="preserve"> כולל חבריך וחברי ש"ס וחברי הליכוד וכל הסגנים שיש בארץ - - -</w:t>
      </w:r>
    </w:p>
    <w:p w14:paraId="3578F597" w14:textId="77777777" w:rsidR="00000000" w:rsidRDefault="007C71EE">
      <w:pPr>
        <w:pStyle w:val="a"/>
        <w:rPr>
          <w:rFonts w:hint="cs"/>
          <w:rtl/>
        </w:rPr>
      </w:pPr>
    </w:p>
    <w:p w14:paraId="7C727074" w14:textId="77777777" w:rsidR="00000000" w:rsidRDefault="007C71EE">
      <w:pPr>
        <w:pStyle w:val="ac"/>
        <w:rPr>
          <w:rFonts w:hint="cs"/>
          <w:rtl/>
        </w:rPr>
      </w:pPr>
      <w:r>
        <w:rPr>
          <w:rFonts w:hint="cs"/>
          <w:rtl/>
        </w:rPr>
        <w:t>קריאה:</w:t>
      </w:r>
    </w:p>
    <w:p w14:paraId="4D5100BC" w14:textId="77777777" w:rsidR="00000000" w:rsidRDefault="007C71EE">
      <w:pPr>
        <w:pStyle w:val="a"/>
        <w:ind w:firstLine="0"/>
        <w:rPr>
          <w:rFonts w:hint="cs"/>
          <w:rtl/>
        </w:rPr>
      </w:pPr>
    </w:p>
    <w:p w14:paraId="37960A08" w14:textId="77777777" w:rsidR="00000000" w:rsidRDefault="007C71EE">
      <w:pPr>
        <w:pStyle w:val="a"/>
        <w:rPr>
          <w:rFonts w:hint="cs"/>
          <w:rtl/>
        </w:rPr>
      </w:pPr>
      <w:r>
        <w:rPr>
          <w:rFonts w:hint="cs"/>
          <w:rtl/>
        </w:rPr>
        <w:t>יהדות ה</w:t>
      </w:r>
      <w:r>
        <w:rPr>
          <w:rFonts w:hint="cs"/>
          <w:rtl/>
        </w:rPr>
        <w:t xml:space="preserve">תורה </w:t>
      </w:r>
      <w:r>
        <w:rPr>
          <w:rtl/>
        </w:rPr>
        <w:t>–</w:t>
      </w:r>
      <w:r>
        <w:rPr>
          <w:rFonts w:hint="cs"/>
          <w:rtl/>
        </w:rPr>
        <w:t xml:space="preserve"> לא. </w:t>
      </w:r>
    </w:p>
    <w:p w14:paraId="120BB7AA" w14:textId="77777777" w:rsidR="00000000" w:rsidRDefault="007C71EE">
      <w:pPr>
        <w:pStyle w:val="a"/>
        <w:rPr>
          <w:rFonts w:hint="cs"/>
          <w:rtl/>
        </w:rPr>
      </w:pPr>
    </w:p>
    <w:p w14:paraId="6691B7AB" w14:textId="77777777" w:rsidR="00000000" w:rsidRDefault="007C71EE">
      <w:pPr>
        <w:pStyle w:val="SpeakerCon"/>
        <w:rPr>
          <w:rtl/>
        </w:rPr>
      </w:pPr>
      <w:bookmarkStart w:id="91" w:name="FS000000478T26_05_2003_12_44_17C"/>
      <w:bookmarkEnd w:id="91"/>
      <w:r>
        <w:rPr>
          <w:rtl/>
        </w:rPr>
        <w:t>השר מאיר שטרית:</w:t>
      </w:r>
    </w:p>
    <w:p w14:paraId="7F3FFCD3" w14:textId="77777777" w:rsidR="00000000" w:rsidRDefault="007C71EE">
      <w:pPr>
        <w:pStyle w:val="a"/>
        <w:rPr>
          <w:rtl/>
        </w:rPr>
      </w:pPr>
    </w:p>
    <w:p w14:paraId="54D32575" w14:textId="77777777" w:rsidR="00000000" w:rsidRDefault="007C71EE">
      <w:pPr>
        <w:pStyle w:val="a"/>
        <w:rPr>
          <w:rFonts w:hint="cs"/>
          <w:rtl/>
        </w:rPr>
      </w:pPr>
      <w:r>
        <w:rPr>
          <w:rFonts w:hint="cs"/>
          <w:rtl/>
        </w:rPr>
        <w:t xml:space="preserve">נכון. </w:t>
      </w:r>
    </w:p>
    <w:p w14:paraId="4350EE9E" w14:textId="77777777" w:rsidR="00000000" w:rsidRDefault="007C71EE">
      <w:pPr>
        <w:pStyle w:val="a"/>
        <w:rPr>
          <w:rFonts w:hint="cs"/>
          <w:rtl/>
        </w:rPr>
      </w:pPr>
    </w:p>
    <w:p w14:paraId="12DEF992" w14:textId="77777777" w:rsidR="00000000" w:rsidRDefault="007C71EE">
      <w:pPr>
        <w:pStyle w:val="ac"/>
        <w:rPr>
          <w:rtl/>
        </w:rPr>
      </w:pPr>
      <w:r>
        <w:rPr>
          <w:rFonts w:hint="eastAsia"/>
          <w:rtl/>
        </w:rPr>
        <w:t>דוד</w:t>
      </w:r>
      <w:r>
        <w:rPr>
          <w:rtl/>
        </w:rPr>
        <w:t xml:space="preserve"> טל (עם אחד):</w:t>
      </w:r>
    </w:p>
    <w:p w14:paraId="0F19052C" w14:textId="77777777" w:rsidR="00000000" w:rsidRDefault="007C71EE">
      <w:pPr>
        <w:pStyle w:val="a"/>
        <w:rPr>
          <w:rFonts w:hint="cs"/>
          <w:rtl/>
        </w:rPr>
      </w:pPr>
    </w:p>
    <w:p w14:paraId="4DE82620" w14:textId="77777777" w:rsidR="00000000" w:rsidRDefault="007C71EE">
      <w:pPr>
        <w:pStyle w:val="a"/>
        <w:rPr>
          <w:rFonts w:hint="cs"/>
          <w:rtl/>
        </w:rPr>
      </w:pPr>
      <w:r>
        <w:rPr>
          <w:rFonts w:hint="cs"/>
          <w:rtl/>
        </w:rPr>
        <w:t xml:space="preserve">גם לא עם אחד. </w:t>
      </w:r>
    </w:p>
    <w:p w14:paraId="5E0B7BDB" w14:textId="77777777" w:rsidR="00000000" w:rsidRDefault="007C71EE">
      <w:pPr>
        <w:pStyle w:val="a"/>
        <w:rPr>
          <w:rFonts w:hint="cs"/>
          <w:rtl/>
        </w:rPr>
      </w:pPr>
    </w:p>
    <w:p w14:paraId="799B5F6A" w14:textId="77777777" w:rsidR="00000000" w:rsidRDefault="007C71EE">
      <w:pPr>
        <w:pStyle w:val="SpeakerCon"/>
        <w:rPr>
          <w:rtl/>
        </w:rPr>
      </w:pPr>
      <w:bookmarkStart w:id="92" w:name="FS000000478T26_05_2003_12_44_31C"/>
      <w:bookmarkEnd w:id="92"/>
      <w:r>
        <w:rPr>
          <w:rtl/>
        </w:rPr>
        <w:t>השר מאיר שטרית:</w:t>
      </w:r>
    </w:p>
    <w:p w14:paraId="58A8640F" w14:textId="77777777" w:rsidR="00000000" w:rsidRDefault="007C71EE">
      <w:pPr>
        <w:pStyle w:val="a"/>
        <w:rPr>
          <w:rtl/>
        </w:rPr>
      </w:pPr>
    </w:p>
    <w:p w14:paraId="4F138BB5" w14:textId="77777777" w:rsidR="00000000" w:rsidRDefault="007C71EE">
      <w:pPr>
        <w:pStyle w:val="a"/>
        <w:rPr>
          <w:rFonts w:hint="cs"/>
          <w:rtl/>
        </w:rPr>
      </w:pPr>
      <w:r>
        <w:rPr>
          <w:rFonts w:hint="cs"/>
          <w:rtl/>
        </w:rPr>
        <w:t xml:space="preserve">גם לא עם אחד. </w:t>
      </w:r>
    </w:p>
    <w:p w14:paraId="3BE38D0D" w14:textId="77777777" w:rsidR="00000000" w:rsidRDefault="007C71EE">
      <w:pPr>
        <w:pStyle w:val="a"/>
        <w:rPr>
          <w:rFonts w:hint="cs"/>
          <w:rtl/>
        </w:rPr>
      </w:pPr>
    </w:p>
    <w:p w14:paraId="23A6ED96" w14:textId="77777777" w:rsidR="00000000" w:rsidRDefault="007C71EE">
      <w:pPr>
        <w:pStyle w:val="SpeakerCon"/>
        <w:rPr>
          <w:rtl/>
        </w:rPr>
      </w:pPr>
      <w:bookmarkStart w:id="93" w:name="FS000000478T26_05_2003_12_44_46C"/>
      <w:bookmarkEnd w:id="93"/>
      <w:r>
        <w:rPr>
          <w:rtl/>
        </w:rPr>
        <w:t>השר מאיר שטרית:</w:t>
      </w:r>
    </w:p>
    <w:p w14:paraId="55F5605E" w14:textId="77777777" w:rsidR="00000000" w:rsidRDefault="007C71EE">
      <w:pPr>
        <w:pStyle w:val="a"/>
        <w:rPr>
          <w:rtl/>
        </w:rPr>
      </w:pPr>
    </w:p>
    <w:p w14:paraId="417EDDED" w14:textId="77777777" w:rsidR="00000000" w:rsidRDefault="007C71EE">
      <w:pPr>
        <w:pStyle w:val="a"/>
        <w:rPr>
          <w:rFonts w:hint="cs"/>
          <w:rtl/>
        </w:rPr>
      </w:pPr>
      <w:r>
        <w:rPr>
          <w:rFonts w:hint="cs"/>
          <w:rtl/>
        </w:rPr>
        <w:t>לכל המפלגות יש פורום מאורגן היטב, עם מנכ"ל - - -</w:t>
      </w:r>
    </w:p>
    <w:p w14:paraId="3B149687" w14:textId="77777777" w:rsidR="00000000" w:rsidRDefault="007C71EE">
      <w:pPr>
        <w:pStyle w:val="a"/>
        <w:rPr>
          <w:rFonts w:hint="cs"/>
          <w:rtl/>
        </w:rPr>
      </w:pPr>
    </w:p>
    <w:p w14:paraId="1FDF932F" w14:textId="77777777" w:rsidR="00000000" w:rsidRDefault="007C71EE">
      <w:pPr>
        <w:pStyle w:val="ac"/>
        <w:rPr>
          <w:rtl/>
        </w:rPr>
      </w:pPr>
      <w:r>
        <w:rPr>
          <w:rFonts w:hint="eastAsia"/>
          <w:rtl/>
        </w:rPr>
        <w:t>יעקב</w:t>
      </w:r>
      <w:r>
        <w:rPr>
          <w:rtl/>
        </w:rPr>
        <w:t xml:space="preserve"> מרגי (ש"ס):</w:t>
      </w:r>
    </w:p>
    <w:p w14:paraId="5F1E3941" w14:textId="77777777" w:rsidR="00000000" w:rsidRDefault="007C71EE">
      <w:pPr>
        <w:pStyle w:val="a"/>
        <w:rPr>
          <w:rFonts w:hint="cs"/>
          <w:rtl/>
        </w:rPr>
      </w:pPr>
    </w:p>
    <w:p w14:paraId="258761E2" w14:textId="77777777" w:rsidR="00000000" w:rsidRDefault="007C71EE">
      <w:pPr>
        <w:pStyle w:val="a"/>
        <w:rPr>
          <w:rFonts w:hint="cs"/>
          <w:rtl/>
        </w:rPr>
      </w:pPr>
      <w:r>
        <w:rPr>
          <w:rFonts w:hint="cs"/>
          <w:rtl/>
        </w:rPr>
        <w:t>עם עוזי כהן. למה לא הזכרת אותו?</w:t>
      </w:r>
    </w:p>
    <w:p w14:paraId="55C2EAD3" w14:textId="77777777" w:rsidR="00000000" w:rsidRDefault="007C71EE">
      <w:pPr>
        <w:pStyle w:val="a"/>
        <w:rPr>
          <w:rFonts w:hint="cs"/>
          <w:rtl/>
        </w:rPr>
      </w:pPr>
    </w:p>
    <w:p w14:paraId="31B784AF" w14:textId="77777777" w:rsidR="00000000" w:rsidRDefault="007C71EE">
      <w:pPr>
        <w:pStyle w:val="SpeakerCon"/>
        <w:rPr>
          <w:rtl/>
        </w:rPr>
      </w:pPr>
      <w:bookmarkStart w:id="94" w:name="FS000000478T26_05_2003_12_45_18C"/>
      <w:bookmarkEnd w:id="94"/>
      <w:r>
        <w:rPr>
          <w:rtl/>
        </w:rPr>
        <w:t>השר מאיר שטרית:</w:t>
      </w:r>
    </w:p>
    <w:p w14:paraId="6869F3DB" w14:textId="77777777" w:rsidR="00000000" w:rsidRDefault="007C71EE">
      <w:pPr>
        <w:pStyle w:val="a"/>
        <w:rPr>
          <w:rtl/>
        </w:rPr>
      </w:pPr>
    </w:p>
    <w:p w14:paraId="43BD00EF" w14:textId="77777777" w:rsidR="00000000" w:rsidRDefault="007C71EE">
      <w:pPr>
        <w:pStyle w:val="a"/>
        <w:rPr>
          <w:rFonts w:hint="cs"/>
          <w:rtl/>
        </w:rPr>
      </w:pPr>
      <w:r>
        <w:rPr>
          <w:rFonts w:hint="cs"/>
          <w:rtl/>
        </w:rPr>
        <w:t>עם עוזי כהן. הוא</w:t>
      </w:r>
      <w:r>
        <w:rPr>
          <w:rFonts w:hint="cs"/>
          <w:rtl/>
        </w:rPr>
        <w:t xml:space="preserve"> יושב-ראש, תיכף אגיע אליו - - -</w:t>
      </w:r>
    </w:p>
    <w:p w14:paraId="44D9ABA3" w14:textId="77777777" w:rsidR="00000000" w:rsidRDefault="007C71EE">
      <w:pPr>
        <w:pStyle w:val="a"/>
        <w:rPr>
          <w:rFonts w:hint="cs"/>
          <w:rtl/>
        </w:rPr>
      </w:pPr>
    </w:p>
    <w:p w14:paraId="6D9A6BBF" w14:textId="77777777" w:rsidR="00000000" w:rsidRDefault="007C71EE">
      <w:pPr>
        <w:pStyle w:val="ac"/>
        <w:rPr>
          <w:rtl/>
        </w:rPr>
      </w:pPr>
      <w:r>
        <w:rPr>
          <w:rFonts w:hint="eastAsia"/>
          <w:rtl/>
        </w:rPr>
        <w:t>יעקב</w:t>
      </w:r>
      <w:r>
        <w:rPr>
          <w:rtl/>
        </w:rPr>
        <w:t xml:space="preserve"> מרגי (ש"ס):</w:t>
      </w:r>
    </w:p>
    <w:p w14:paraId="58246EEE" w14:textId="77777777" w:rsidR="00000000" w:rsidRDefault="007C71EE">
      <w:pPr>
        <w:pStyle w:val="a"/>
        <w:rPr>
          <w:rFonts w:hint="cs"/>
          <w:rtl/>
        </w:rPr>
      </w:pPr>
    </w:p>
    <w:p w14:paraId="08C073B6" w14:textId="77777777" w:rsidR="00000000" w:rsidRDefault="007C71EE">
      <w:pPr>
        <w:pStyle w:val="a"/>
        <w:rPr>
          <w:rFonts w:hint="cs"/>
          <w:rtl/>
        </w:rPr>
      </w:pPr>
      <w:r>
        <w:rPr>
          <w:rFonts w:hint="cs"/>
          <w:rtl/>
        </w:rPr>
        <w:t>- - -</w:t>
      </w:r>
    </w:p>
    <w:p w14:paraId="5A23B906" w14:textId="77777777" w:rsidR="00000000" w:rsidRDefault="007C71EE">
      <w:pPr>
        <w:pStyle w:val="a"/>
        <w:rPr>
          <w:rFonts w:hint="cs"/>
          <w:rtl/>
        </w:rPr>
      </w:pPr>
    </w:p>
    <w:p w14:paraId="277E05F4" w14:textId="77777777" w:rsidR="00000000" w:rsidRDefault="007C71EE">
      <w:pPr>
        <w:pStyle w:val="SpeakerCon"/>
        <w:rPr>
          <w:rtl/>
        </w:rPr>
      </w:pPr>
      <w:bookmarkStart w:id="95" w:name="FS000000478T26_05_2003_12_45_53C"/>
      <w:bookmarkEnd w:id="95"/>
      <w:r>
        <w:rPr>
          <w:rtl/>
        </w:rPr>
        <w:t>השר מאיר שטרית:</w:t>
      </w:r>
    </w:p>
    <w:p w14:paraId="28B73543" w14:textId="77777777" w:rsidR="00000000" w:rsidRDefault="007C71EE">
      <w:pPr>
        <w:pStyle w:val="a"/>
        <w:rPr>
          <w:rtl/>
        </w:rPr>
      </w:pPr>
    </w:p>
    <w:p w14:paraId="17831A18" w14:textId="77777777" w:rsidR="00000000" w:rsidRDefault="007C71EE">
      <w:pPr>
        <w:pStyle w:val="a"/>
        <w:ind w:firstLine="0"/>
        <w:rPr>
          <w:rFonts w:hint="cs"/>
          <w:rtl/>
        </w:rPr>
      </w:pPr>
      <w:r>
        <w:rPr>
          <w:rFonts w:hint="cs"/>
          <w:rtl/>
        </w:rPr>
        <w:tab/>
        <w:t xml:space="preserve">אני רוצה להבין, אתה נגד הסגנים של ש"ס? </w:t>
      </w:r>
    </w:p>
    <w:p w14:paraId="1B8CBA87" w14:textId="77777777" w:rsidR="00000000" w:rsidRDefault="007C71EE">
      <w:pPr>
        <w:pStyle w:val="a"/>
        <w:ind w:firstLine="0"/>
        <w:rPr>
          <w:rFonts w:hint="cs"/>
          <w:rtl/>
        </w:rPr>
      </w:pPr>
    </w:p>
    <w:p w14:paraId="00DC7C2D" w14:textId="77777777" w:rsidR="00000000" w:rsidRDefault="007C71EE">
      <w:pPr>
        <w:pStyle w:val="ac"/>
        <w:rPr>
          <w:rtl/>
        </w:rPr>
      </w:pPr>
      <w:r>
        <w:rPr>
          <w:rFonts w:hint="eastAsia"/>
          <w:rtl/>
        </w:rPr>
        <w:t>יעקב</w:t>
      </w:r>
      <w:r>
        <w:rPr>
          <w:rtl/>
        </w:rPr>
        <w:t xml:space="preserve"> מרגי (ש"ס):</w:t>
      </w:r>
    </w:p>
    <w:p w14:paraId="2594877E" w14:textId="77777777" w:rsidR="00000000" w:rsidRDefault="007C71EE">
      <w:pPr>
        <w:pStyle w:val="a"/>
        <w:rPr>
          <w:rFonts w:hint="cs"/>
          <w:rtl/>
        </w:rPr>
      </w:pPr>
    </w:p>
    <w:p w14:paraId="4E1EA8A4" w14:textId="77777777" w:rsidR="00000000" w:rsidRDefault="007C71EE">
      <w:pPr>
        <w:pStyle w:val="a"/>
        <w:rPr>
          <w:rFonts w:hint="cs"/>
          <w:rtl/>
        </w:rPr>
      </w:pPr>
      <w:r>
        <w:rPr>
          <w:rFonts w:hint="cs"/>
          <w:rtl/>
        </w:rPr>
        <w:t>אנחנו נגד השיטה.</w:t>
      </w:r>
    </w:p>
    <w:p w14:paraId="093885F1" w14:textId="77777777" w:rsidR="00000000" w:rsidRDefault="007C71EE">
      <w:pPr>
        <w:pStyle w:val="a"/>
        <w:rPr>
          <w:rFonts w:hint="cs"/>
          <w:rtl/>
        </w:rPr>
      </w:pPr>
    </w:p>
    <w:p w14:paraId="58772EFD" w14:textId="77777777" w:rsidR="00000000" w:rsidRDefault="007C71EE">
      <w:pPr>
        <w:pStyle w:val="SpeakerCon"/>
        <w:rPr>
          <w:rtl/>
        </w:rPr>
      </w:pPr>
      <w:bookmarkStart w:id="96" w:name="FS000000478T26_05_2003_12_46_38C"/>
      <w:bookmarkEnd w:id="96"/>
      <w:r>
        <w:rPr>
          <w:rtl/>
        </w:rPr>
        <w:t>השר מאיר שטרית:</w:t>
      </w:r>
    </w:p>
    <w:p w14:paraId="6F5281D7" w14:textId="77777777" w:rsidR="00000000" w:rsidRDefault="007C71EE">
      <w:pPr>
        <w:pStyle w:val="a"/>
        <w:rPr>
          <w:rtl/>
        </w:rPr>
      </w:pPr>
    </w:p>
    <w:p w14:paraId="4B4BFE74" w14:textId="77777777" w:rsidR="00000000" w:rsidRDefault="007C71EE">
      <w:pPr>
        <w:pStyle w:val="a"/>
        <w:rPr>
          <w:rFonts w:hint="cs"/>
          <w:rtl/>
        </w:rPr>
      </w:pPr>
      <w:r>
        <w:rPr>
          <w:rFonts w:hint="cs"/>
          <w:rtl/>
        </w:rPr>
        <w:t>רק נשמע, נשמע אם אתה נגד הסגנים של ש"ס. בוא נשמע. לפחות תהיה גבר, תגיד שאתה נגד.</w:t>
      </w:r>
    </w:p>
    <w:p w14:paraId="3D6D90F7" w14:textId="77777777" w:rsidR="00000000" w:rsidRDefault="007C71EE">
      <w:pPr>
        <w:pStyle w:val="a"/>
        <w:rPr>
          <w:rFonts w:hint="cs"/>
          <w:rtl/>
        </w:rPr>
      </w:pPr>
    </w:p>
    <w:p w14:paraId="2F5F31FE" w14:textId="77777777" w:rsidR="00000000" w:rsidRDefault="007C71EE">
      <w:pPr>
        <w:pStyle w:val="ac"/>
        <w:rPr>
          <w:rtl/>
        </w:rPr>
      </w:pPr>
      <w:r>
        <w:rPr>
          <w:rFonts w:hint="eastAsia"/>
          <w:rtl/>
        </w:rPr>
        <w:t>יעקב</w:t>
      </w:r>
      <w:r>
        <w:rPr>
          <w:rtl/>
        </w:rPr>
        <w:t xml:space="preserve"> מרגי (ש"ס):</w:t>
      </w:r>
    </w:p>
    <w:p w14:paraId="720DA414" w14:textId="77777777" w:rsidR="00000000" w:rsidRDefault="007C71EE">
      <w:pPr>
        <w:pStyle w:val="a"/>
        <w:rPr>
          <w:rFonts w:hint="cs"/>
          <w:rtl/>
        </w:rPr>
      </w:pPr>
    </w:p>
    <w:p w14:paraId="105C860F" w14:textId="77777777" w:rsidR="00000000" w:rsidRDefault="007C71EE">
      <w:pPr>
        <w:pStyle w:val="a"/>
        <w:rPr>
          <w:rFonts w:hint="cs"/>
          <w:rtl/>
        </w:rPr>
      </w:pPr>
      <w:r>
        <w:rPr>
          <w:rFonts w:hint="cs"/>
          <w:rtl/>
        </w:rPr>
        <w:t>- - -</w:t>
      </w:r>
    </w:p>
    <w:p w14:paraId="488FAB6A" w14:textId="77777777" w:rsidR="00000000" w:rsidRDefault="007C71EE">
      <w:pPr>
        <w:pStyle w:val="a"/>
        <w:rPr>
          <w:rFonts w:hint="cs"/>
          <w:rtl/>
        </w:rPr>
      </w:pPr>
    </w:p>
    <w:p w14:paraId="4AAFE3AA" w14:textId="77777777" w:rsidR="00000000" w:rsidRDefault="007C71EE">
      <w:pPr>
        <w:pStyle w:val="ac"/>
        <w:rPr>
          <w:rtl/>
        </w:rPr>
      </w:pPr>
      <w:r>
        <w:rPr>
          <w:rFonts w:hint="eastAsia"/>
          <w:rtl/>
        </w:rPr>
        <w:t>איתן</w:t>
      </w:r>
      <w:r>
        <w:rPr>
          <w:rtl/>
        </w:rPr>
        <w:t xml:space="preserve"> כבל (העבודה-מימד):</w:t>
      </w:r>
    </w:p>
    <w:p w14:paraId="58BDC8A6" w14:textId="77777777" w:rsidR="00000000" w:rsidRDefault="007C71EE">
      <w:pPr>
        <w:pStyle w:val="a"/>
        <w:rPr>
          <w:rFonts w:hint="cs"/>
          <w:rtl/>
        </w:rPr>
      </w:pPr>
    </w:p>
    <w:p w14:paraId="03C7649F" w14:textId="77777777" w:rsidR="00000000" w:rsidRDefault="007C71EE">
      <w:pPr>
        <w:pStyle w:val="a"/>
        <w:rPr>
          <w:rFonts w:hint="cs"/>
          <w:rtl/>
        </w:rPr>
      </w:pPr>
      <w:r>
        <w:rPr>
          <w:rFonts w:hint="cs"/>
          <w:rtl/>
        </w:rPr>
        <w:t xml:space="preserve">זה בכלל לא קשור. </w:t>
      </w:r>
    </w:p>
    <w:p w14:paraId="136BD2D9" w14:textId="77777777" w:rsidR="00000000" w:rsidRDefault="007C71EE">
      <w:pPr>
        <w:pStyle w:val="a"/>
        <w:rPr>
          <w:rtl/>
        </w:rPr>
      </w:pPr>
    </w:p>
    <w:p w14:paraId="2A849351" w14:textId="77777777" w:rsidR="00000000" w:rsidRDefault="007C71EE">
      <w:pPr>
        <w:pStyle w:val="a"/>
        <w:rPr>
          <w:rFonts w:hint="cs"/>
          <w:rtl/>
        </w:rPr>
      </w:pPr>
    </w:p>
    <w:p w14:paraId="3B146504" w14:textId="77777777" w:rsidR="00000000" w:rsidRDefault="007C71EE">
      <w:pPr>
        <w:pStyle w:val="SpeakerCon"/>
        <w:rPr>
          <w:rtl/>
        </w:rPr>
      </w:pPr>
      <w:bookmarkStart w:id="97" w:name="FS000000478T26_05_2003_12_47_43C"/>
      <w:bookmarkEnd w:id="97"/>
      <w:r>
        <w:rPr>
          <w:rtl/>
        </w:rPr>
        <w:t>השר מאיר שטרית:</w:t>
      </w:r>
    </w:p>
    <w:p w14:paraId="18741516" w14:textId="77777777" w:rsidR="00000000" w:rsidRDefault="007C71EE">
      <w:pPr>
        <w:pStyle w:val="a"/>
        <w:rPr>
          <w:rtl/>
        </w:rPr>
      </w:pPr>
    </w:p>
    <w:p w14:paraId="38599D2C" w14:textId="77777777" w:rsidR="00000000" w:rsidRDefault="007C71EE">
      <w:pPr>
        <w:pStyle w:val="a"/>
        <w:rPr>
          <w:rFonts w:hint="cs"/>
          <w:rtl/>
        </w:rPr>
      </w:pPr>
      <w:r>
        <w:rPr>
          <w:rFonts w:hint="cs"/>
          <w:rtl/>
        </w:rPr>
        <w:t>אתה נגד הסגנים של ש"ס?</w:t>
      </w:r>
    </w:p>
    <w:p w14:paraId="60EF72F4" w14:textId="77777777" w:rsidR="00000000" w:rsidRDefault="007C71EE">
      <w:pPr>
        <w:pStyle w:val="a"/>
        <w:rPr>
          <w:rFonts w:hint="cs"/>
          <w:rtl/>
        </w:rPr>
      </w:pPr>
    </w:p>
    <w:p w14:paraId="5D19EFE7" w14:textId="77777777" w:rsidR="00000000" w:rsidRDefault="007C71EE">
      <w:pPr>
        <w:pStyle w:val="ac"/>
        <w:rPr>
          <w:rtl/>
        </w:rPr>
      </w:pPr>
      <w:r>
        <w:rPr>
          <w:rFonts w:hint="eastAsia"/>
          <w:rtl/>
        </w:rPr>
        <w:t>יעקב</w:t>
      </w:r>
      <w:r>
        <w:rPr>
          <w:rtl/>
        </w:rPr>
        <w:t xml:space="preserve"> מרגי (ש"ס):</w:t>
      </w:r>
    </w:p>
    <w:p w14:paraId="47155506" w14:textId="77777777" w:rsidR="00000000" w:rsidRDefault="007C71EE">
      <w:pPr>
        <w:pStyle w:val="a"/>
        <w:rPr>
          <w:rFonts w:hint="cs"/>
          <w:rtl/>
        </w:rPr>
      </w:pPr>
    </w:p>
    <w:p w14:paraId="186B946F" w14:textId="77777777" w:rsidR="00000000" w:rsidRDefault="007C71EE">
      <w:pPr>
        <w:pStyle w:val="a"/>
        <w:rPr>
          <w:rFonts w:hint="cs"/>
          <w:rtl/>
        </w:rPr>
      </w:pPr>
      <w:r>
        <w:rPr>
          <w:rFonts w:hint="cs"/>
          <w:rtl/>
        </w:rPr>
        <w:t>אני נגד השיטה.</w:t>
      </w:r>
    </w:p>
    <w:p w14:paraId="722A2436" w14:textId="77777777" w:rsidR="00000000" w:rsidRDefault="007C71EE">
      <w:pPr>
        <w:pStyle w:val="a"/>
        <w:rPr>
          <w:rFonts w:hint="cs"/>
          <w:rtl/>
        </w:rPr>
      </w:pPr>
    </w:p>
    <w:p w14:paraId="55BC2D2B" w14:textId="77777777" w:rsidR="00000000" w:rsidRDefault="007C71EE">
      <w:pPr>
        <w:pStyle w:val="SpeakerCon"/>
        <w:rPr>
          <w:rtl/>
        </w:rPr>
      </w:pPr>
      <w:bookmarkStart w:id="98" w:name="FS000000478T26_05_2003_12_48_08C"/>
      <w:bookmarkEnd w:id="98"/>
      <w:r>
        <w:rPr>
          <w:rtl/>
        </w:rPr>
        <w:t>השר מאיר שטרית:</w:t>
      </w:r>
    </w:p>
    <w:p w14:paraId="2F1DA6B6" w14:textId="77777777" w:rsidR="00000000" w:rsidRDefault="007C71EE">
      <w:pPr>
        <w:pStyle w:val="a"/>
        <w:rPr>
          <w:rtl/>
        </w:rPr>
      </w:pPr>
    </w:p>
    <w:p w14:paraId="1F9150A9" w14:textId="77777777" w:rsidR="00000000" w:rsidRDefault="007C71EE">
      <w:pPr>
        <w:pStyle w:val="a"/>
        <w:rPr>
          <w:rFonts w:hint="cs"/>
          <w:rtl/>
        </w:rPr>
      </w:pPr>
      <w:r>
        <w:rPr>
          <w:rFonts w:hint="cs"/>
          <w:rtl/>
        </w:rPr>
        <w:t>אני מציע שתגיש הסתייגות. אני אתמוך בה. הממשלה תתמוך בהסתייגות שלך. תגיש אותה.</w:t>
      </w:r>
    </w:p>
    <w:p w14:paraId="24D0343F" w14:textId="77777777" w:rsidR="00000000" w:rsidRDefault="007C71EE">
      <w:pPr>
        <w:pStyle w:val="a"/>
        <w:rPr>
          <w:rFonts w:hint="cs"/>
          <w:rtl/>
        </w:rPr>
      </w:pPr>
    </w:p>
    <w:p w14:paraId="627107FC" w14:textId="77777777" w:rsidR="00000000" w:rsidRDefault="007C71EE">
      <w:pPr>
        <w:pStyle w:val="ac"/>
        <w:rPr>
          <w:rtl/>
        </w:rPr>
      </w:pPr>
      <w:r>
        <w:rPr>
          <w:rFonts w:hint="eastAsia"/>
          <w:rtl/>
        </w:rPr>
        <w:t>יעקב</w:t>
      </w:r>
      <w:r>
        <w:rPr>
          <w:rtl/>
        </w:rPr>
        <w:t xml:space="preserve"> מרגי (ש"ס):</w:t>
      </w:r>
    </w:p>
    <w:p w14:paraId="254C4A1B" w14:textId="77777777" w:rsidR="00000000" w:rsidRDefault="007C71EE">
      <w:pPr>
        <w:pStyle w:val="a"/>
        <w:rPr>
          <w:rFonts w:hint="cs"/>
          <w:rtl/>
        </w:rPr>
      </w:pPr>
    </w:p>
    <w:p w14:paraId="7AC3B570" w14:textId="77777777" w:rsidR="00000000" w:rsidRDefault="007C71EE">
      <w:pPr>
        <w:pStyle w:val="a"/>
        <w:rPr>
          <w:rFonts w:hint="cs"/>
          <w:rtl/>
        </w:rPr>
      </w:pPr>
      <w:r>
        <w:rPr>
          <w:rFonts w:hint="cs"/>
          <w:rtl/>
        </w:rPr>
        <w:t>-</w:t>
      </w:r>
      <w:r>
        <w:rPr>
          <w:rFonts w:hint="cs"/>
          <w:rtl/>
        </w:rPr>
        <w:t xml:space="preserve"> - -</w:t>
      </w:r>
    </w:p>
    <w:p w14:paraId="41147C67" w14:textId="77777777" w:rsidR="00000000" w:rsidRDefault="007C71EE">
      <w:pPr>
        <w:pStyle w:val="a"/>
        <w:rPr>
          <w:rFonts w:hint="cs"/>
          <w:rtl/>
        </w:rPr>
      </w:pPr>
    </w:p>
    <w:p w14:paraId="49F558DA" w14:textId="77777777" w:rsidR="00000000" w:rsidRDefault="007C71EE">
      <w:pPr>
        <w:pStyle w:val="SpeakerCon"/>
        <w:rPr>
          <w:rtl/>
        </w:rPr>
      </w:pPr>
      <w:bookmarkStart w:id="99" w:name="FS000000478T26_05_2003_12_48_49C"/>
      <w:bookmarkEnd w:id="99"/>
      <w:r>
        <w:rPr>
          <w:rtl/>
        </w:rPr>
        <w:t>השר מאיר שטרית:</w:t>
      </w:r>
    </w:p>
    <w:p w14:paraId="645E9070" w14:textId="77777777" w:rsidR="00000000" w:rsidRDefault="007C71EE">
      <w:pPr>
        <w:pStyle w:val="a"/>
        <w:rPr>
          <w:rtl/>
        </w:rPr>
      </w:pPr>
    </w:p>
    <w:p w14:paraId="1AD81273" w14:textId="77777777" w:rsidR="00000000" w:rsidRDefault="007C71EE">
      <w:pPr>
        <w:pStyle w:val="a"/>
        <w:rPr>
          <w:rFonts w:hint="cs"/>
          <w:rtl/>
        </w:rPr>
      </w:pPr>
      <w:r>
        <w:rPr>
          <w:rFonts w:hint="cs"/>
          <w:rtl/>
        </w:rPr>
        <w:t xml:space="preserve">אני מודיע לך, הממשלה תתמוך בהסתייגות. נראה אותך גיבור, תעשה. </w:t>
      </w:r>
    </w:p>
    <w:p w14:paraId="6E487F9F" w14:textId="77777777" w:rsidR="00000000" w:rsidRDefault="007C71EE">
      <w:pPr>
        <w:pStyle w:val="a"/>
        <w:rPr>
          <w:rFonts w:hint="cs"/>
          <w:rtl/>
        </w:rPr>
      </w:pPr>
    </w:p>
    <w:p w14:paraId="6E54D94A" w14:textId="77777777" w:rsidR="00000000" w:rsidRDefault="007C71EE">
      <w:pPr>
        <w:pStyle w:val="a"/>
        <w:rPr>
          <w:rFonts w:hint="cs"/>
          <w:rtl/>
        </w:rPr>
      </w:pPr>
      <w:r>
        <w:rPr>
          <w:rFonts w:hint="cs"/>
          <w:rtl/>
        </w:rPr>
        <w:t>לכן, חבר הכנסת כבל, ישבתי עם פורום סגני הרשויות והגעתי אתם להסכמה, שבמקום לקצץ 145 סגנים, יקוצצו 85 סגנים. יהיו פחות 40-45 סגנים, אבל תמורת זה הם התחייבו בכתב לתמוך בקיצו</w:t>
      </w:r>
      <w:r>
        <w:rPr>
          <w:rFonts w:hint="cs"/>
          <w:rtl/>
        </w:rPr>
        <w:t xml:space="preserve">ץ, וזה לפני איחוד הרשויות. עם איחוד הרשויות יגיע הקיצוץ כמעט למספר המתוכנן בתוכנית הכלכלית. כשמאחדים רשויות - חלק מאותם סגנים שלא מקוצצים עכשיו יקוצצו בעתיד. </w:t>
      </w:r>
    </w:p>
    <w:p w14:paraId="4820E6B1" w14:textId="77777777" w:rsidR="00000000" w:rsidRDefault="007C71EE">
      <w:pPr>
        <w:pStyle w:val="a"/>
        <w:rPr>
          <w:rFonts w:hint="cs"/>
          <w:rtl/>
        </w:rPr>
      </w:pPr>
      <w:r>
        <w:rPr>
          <w:rFonts w:hint="cs"/>
          <w:rtl/>
        </w:rPr>
        <w:tab/>
      </w:r>
    </w:p>
    <w:p w14:paraId="313EE30D" w14:textId="77777777" w:rsidR="00000000" w:rsidRDefault="007C71EE">
      <w:pPr>
        <w:pStyle w:val="a"/>
        <w:rPr>
          <w:rFonts w:hint="cs"/>
          <w:rtl/>
        </w:rPr>
      </w:pPr>
      <w:r>
        <w:rPr>
          <w:rFonts w:hint="cs"/>
          <w:rtl/>
        </w:rPr>
        <w:t>לצערי הרב, מה שקרה בוועדת הכספים - - -</w:t>
      </w:r>
    </w:p>
    <w:p w14:paraId="54993FE4" w14:textId="77777777" w:rsidR="00000000" w:rsidRDefault="007C71EE">
      <w:pPr>
        <w:pStyle w:val="a"/>
        <w:rPr>
          <w:rFonts w:hint="cs"/>
          <w:rtl/>
        </w:rPr>
      </w:pPr>
    </w:p>
    <w:p w14:paraId="1634E353" w14:textId="77777777" w:rsidR="00000000" w:rsidRDefault="007C71EE">
      <w:pPr>
        <w:pStyle w:val="ac"/>
        <w:rPr>
          <w:rtl/>
        </w:rPr>
      </w:pPr>
      <w:r>
        <w:rPr>
          <w:rFonts w:hint="eastAsia"/>
          <w:rtl/>
        </w:rPr>
        <w:t>אילנה</w:t>
      </w:r>
      <w:r>
        <w:rPr>
          <w:rtl/>
        </w:rPr>
        <w:t xml:space="preserve"> כהן (עם אחד):</w:t>
      </w:r>
    </w:p>
    <w:p w14:paraId="0601A44C" w14:textId="77777777" w:rsidR="00000000" w:rsidRDefault="007C71EE">
      <w:pPr>
        <w:pStyle w:val="a"/>
        <w:rPr>
          <w:rFonts w:hint="cs"/>
          <w:rtl/>
        </w:rPr>
      </w:pPr>
    </w:p>
    <w:p w14:paraId="0808B37B" w14:textId="77777777" w:rsidR="00000000" w:rsidRDefault="007C71EE">
      <w:pPr>
        <w:pStyle w:val="a"/>
        <w:rPr>
          <w:rFonts w:hint="cs"/>
          <w:rtl/>
        </w:rPr>
      </w:pPr>
      <w:r>
        <w:rPr>
          <w:rFonts w:hint="cs"/>
          <w:rtl/>
        </w:rPr>
        <w:t>- - -</w:t>
      </w:r>
    </w:p>
    <w:p w14:paraId="50DA2E2E" w14:textId="77777777" w:rsidR="00000000" w:rsidRDefault="007C71EE">
      <w:pPr>
        <w:pStyle w:val="a"/>
        <w:rPr>
          <w:rFonts w:hint="cs"/>
          <w:rtl/>
        </w:rPr>
      </w:pPr>
    </w:p>
    <w:p w14:paraId="5D2A72E6" w14:textId="77777777" w:rsidR="00000000" w:rsidRDefault="007C71EE">
      <w:pPr>
        <w:pStyle w:val="SpeakerCon"/>
        <w:rPr>
          <w:rtl/>
        </w:rPr>
      </w:pPr>
      <w:bookmarkStart w:id="100" w:name="FS000000478T26_05_2003_12_54_26C"/>
      <w:bookmarkEnd w:id="100"/>
      <w:r>
        <w:rPr>
          <w:rtl/>
        </w:rPr>
        <w:t>השר מאיר שטרית:</w:t>
      </w:r>
    </w:p>
    <w:p w14:paraId="4086D9BD" w14:textId="77777777" w:rsidR="00000000" w:rsidRDefault="007C71EE">
      <w:pPr>
        <w:pStyle w:val="a"/>
        <w:rPr>
          <w:rtl/>
        </w:rPr>
      </w:pPr>
    </w:p>
    <w:p w14:paraId="105C0EFD" w14:textId="77777777" w:rsidR="00000000" w:rsidRDefault="007C71EE">
      <w:pPr>
        <w:pStyle w:val="a"/>
        <w:rPr>
          <w:rFonts w:hint="cs"/>
          <w:rtl/>
        </w:rPr>
      </w:pPr>
      <w:r>
        <w:rPr>
          <w:rFonts w:hint="cs"/>
          <w:rtl/>
        </w:rPr>
        <w:t>אני באתי ל</w:t>
      </w:r>
      <w:r>
        <w:rPr>
          <w:rFonts w:hint="cs"/>
          <w:rtl/>
        </w:rPr>
        <w:t xml:space="preserve">וועדה, הצגתי את הפשרה שהגעתי אליה עם סגני ראשי הרשויות, וכנראה היו חברי כנסת יותר חכמים </w:t>
      </w:r>
      <w:r>
        <w:rPr>
          <w:rtl/>
        </w:rPr>
        <w:t>–</w:t>
      </w:r>
      <w:r>
        <w:rPr>
          <w:rFonts w:hint="cs"/>
          <w:rtl/>
        </w:rPr>
        <w:t xml:space="preserve"> אתה יודע, ותיקים נורא. חבר הכנסת יצחק הרצוג, שמפלגתו הצביעה בעבר נגד הקיצוץ של הסגנים, כמו מפלגתי, אומר עכשיו: לא, אתם עושים פה דיל. הזהרתי שאי-העברת הפשרה תגרום בסופ</w:t>
      </w:r>
      <w:r>
        <w:rPr>
          <w:rFonts w:hint="cs"/>
          <w:rtl/>
        </w:rPr>
        <w:t xml:space="preserve">ו של דבר, גם בלי התערבותנו, שכל העסק ייפול. לצערי, שר הפנים הגיע לוועדה וביקש לא להסכים לפשרה </w:t>
      </w:r>
      <w:r>
        <w:rPr>
          <w:rtl/>
        </w:rPr>
        <w:t>–</w:t>
      </w:r>
      <w:r>
        <w:rPr>
          <w:rFonts w:hint="cs"/>
          <w:rtl/>
        </w:rPr>
        <w:t xml:space="preserve"> אגב, אף שיש לי פרוטוקול של ישיבה אתו ועם הפורום של ראשי הסגנים, שבו הוא מודיע להם שהוא יתמוך בפשרה שהגענו אליה. הוא לא דיבר אתי, לא תיאם אתי, נתן את עמדתו, ואשר</w:t>
      </w:r>
      <w:r>
        <w:rPr>
          <w:rFonts w:hint="cs"/>
          <w:rtl/>
        </w:rPr>
        <w:t xml:space="preserve"> יגורתי בא: נפל כל הפרק של קיצוץ מספר הסגנים. אז אני שואל אותך, זו חוכמה או טיפשות? אני חושב שחכם היה יותר להגיע בהסכמה לקיצוץ של 85 סגנים. </w:t>
      </w:r>
    </w:p>
    <w:p w14:paraId="36B7C5E5" w14:textId="77777777" w:rsidR="00000000" w:rsidRDefault="007C71EE">
      <w:pPr>
        <w:pStyle w:val="a"/>
        <w:rPr>
          <w:rFonts w:hint="cs"/>
          <w:rtl/>
        </w:rPr>
      </w:pPr>
    </w:p>
    <w:p w14:paraId="432FAEB1" w14:textId="77777777" w:rsidR="00000000" w:rsidRDefault="007C71EE">
      <w:pPr>
        <w:pStyle w:val="a"/>
        <w:rPr>
          <w:rFonts w:hint="cs"/>
          <w:rtl/>
        </w:rPr>
      </w:pPr>
      <w:r>
        <w:rPr>
          <w:rFonts w:hint="cs"/>
          <w:rtl/>
        </w:rPr>
        <w:t xml:space="preserve">אגב, אני אומר לך כראש עיר ותיק לשעבר, זה לא לגמרי נכון ללכת ב"עליהום" ולקצץ את כל הסגנים </w:t>
      </w:r>
      <w:r>
        <w:rPr>
          <w:rtl/>
        </w:rPr>
        <w:t>–</w:t>
      </w:r>
      <w:r>
        <w:rPr>
          <w:rFonts w:hint="cs"/>
          <w:rtl/>
        </w:rPr>
        <w:t xml:space="preserve"> בעירייה שבה עד 20,000 ת</w:t>
      </w:r>
      <w:r>
        <w:rPr>
          <w:rFonts w:hint="cs"/>
          <w:rtl/>
        </w:rPr>
        <w:t>ושבים לא יהיה שום סגן. אני אומר לך שזה לא הגון.</w:t>
      </w:r>
    </w:p>
    <w:p w14:paraId="174DA79A" w14:textId="77777777" w:rsidR="00000000" w:rsidRDefault="007C71EE">
      <w:pPr>
        <w:pStyle w:val="a"/>
        <w:rPr>
          <w:rFonts w:hint="cs"/>
          <w:rtl/>
        </w:rPr>
      </w:pPr>
    </w:p>
    <w:p w14:paraId="1923769F" w14:textId="77777777" w:rsidR="00000000" w:rsidRDefault="007C71EE">
      <w:pPr>
        <w:pStyle w:val="ac"/>
        <w:rPr>
          <w:rtl/>
        </w:rPr>
      </w:pPr>
      <w:r>
        <w:rPr>
          <w:rFonts w:hint="eastAsia"/>
          <w:rtl/>
        </w:rPr>
        <w:t>איתן</w:t>
      </w:r>
      <w:r>
        <w:rPr>
          <w:rtl/>
        </w:rPr>
        <w:t xml:space="preserve"> כבל (העבודה-מימד):</w:t>
      </w:r>
    </w:p>
    <w:p w14:paraId="008A63AB" w14:textId="77777777" w:rsidR="00000000" w:rsidRDefault="007C71EE">
      <w:pPr>
        <w:pStyle w:val="a"/>
        <w:rPr>
          <w:rFonts w:hint="cs"/>
          <w:rtl/>
        </w:rPr>
      </w:pPr>
    </w:p>
    <w:p w14:paraId="581E498C" w14:textId="77777777" w:rsidR="00000000" w:rsidRDefault="007C71EE">
      <w:pPr>
        <w:pStyle w:val="a"/>
        <w:rPr>
          <w:rFonts w:hint="cs"/>
          <w:rtl/>
        </w:rPr>
      </w:pPr>
      <w:r>
        <w:rPr>
          <w:rFonts w:hint="cs"/>
          <w:rtl/>
        </w:rPr>
        <w:t>נכון.</w:t>
      </w:r>
    </w:p>
    <w:p w14:paraId="1CF86311" w14:textId="77777777" w:rsidR="00000000" w:rsidRDefault="007C71EE">
      <w:pPr>
        <w:pStyle w:val="a"/>
        <w:rPr>
          <w:rFonts w:hint="cs"/>
          <w:rtl/>
        </w:rPr>
      </w:pPr>
    </w:p>
    <w:p w14:paraId="7FFD54FE" w14:textId="77777777" w:rsidR="00000000" w:rsidRDefault="007C71EE">
      <w:pPr>
        <w:pStyle w:val="SpeakerCon"/>
        <w:rPr>
          <w:rtl/>
        </w:rPr>
      </w:pPr>
      <w:bookmarkStart w:id="101" w:name="FS000000478T26_05_2003_13_00_47C"/>
      <w:bookmarkEnd w:id="101"/>
      <w:r>
        <w:rPr>
          <w:rtl/>
        </w:rPr>
        <w:t>השר מאיר שטרית:</w:t>
      </w:r>
    </w:p>
    <w:p w14:paraId="34B2A1F7" w14:textId="77777777" w:rsidR="00000000" w:rsidRDefault="007C71EE">
      <w:pPr>
        <w:pStyle w:val="a"/>
        <w:rPr>
          <w:rtl/>
        </w:rPr>
      </w:pPr>
    </w:p>
    <w:p w14:paraId="43FC46CA" w14:textId="77777777" w:rsidR="00000000" w:rsidRDefault="007C71EE">
      <w:pPr>
        <w:pStyle w:val="a"/>
        <w:rPr>
          <w:rFonts w:hint="cs"/>
          <w:rtl/>
        </w:rPr>
      </w:pPr>
      <w:r>
        <w:rPr>
          <w:rFonts w:hint="cs"/>
          <w:rtl/>
        </w:rPr>
        <w:t>אני חושב שצריך סגן אחד בעירייה שבה עד 20,000 תושבים, כי ראש העיר יוצא, וצריך ממלא-מקום, ואם אתה לא ממנה סגן, אתה ממנה חמישה עוזרים אחרים בשכר יותר גבוה. אז של</w:t>
      </w:r>
      <w:r>
        <w:rPr>
          <w:rFonts w:hint="cs"/>
          <w:rtl/>
        </w:rPr>
        <w:t>א יהיו חכמולוגים אנשים שאין להם מושג ירוק בעיריות.</w:t>
      </w:r>
    </w:p>
    <w:p w14:paraId="403486DA" w14:textId="77777777" w:rsidR="00000000" w:rsidRDefault="007C71EE">
      <w:pPr>
        <w:pStyle w:val="a"/>
        <w:rPr>
          <w:rFonts w:hint="cs"/>
          <w:rtl/>
        </w:rPr>
      </w:pPr>
    </w:p>
    <w:p w14:paraId="3A26405F" w14:textId="77777777" w:rsidR="00000000" w:rsidRDefault="007C71EE">
      <w:pPr>
        <w:pStyle w:val="ac"/>
        <w:rPr>
          <w:rtl/>
        </w:rPr>
      </w:pPr>
      <w:r>
        <w:rPr>
          <w:rFonts w:hint="eastAsia"/>
          <w:rtl/>
        </w:rPr>
        <w:t>אילנה</w:t>
      </w:r>
      <w:r>
        <w:rPr>
          <w:rtl/>
        </w:rPr>
        <w:t xml:space="preserve"> כהן (עם אחד):</w:t>
      </w:r>
    </w:p>
    <w:p w14:paraId="68805AEB" w14:textId="77777777" w:rsidR="00000000" w:rsidRDefault="007C71EE">
      <w:pPr>
        <w:pStyle w:val="a"/>
        <w:rPr>
          <w:rFonts w:hint="cs"/>
          <w:rtl/>
        </w:rPr>
      </w:pPr>
    </w:p>
    <w:p w14:paraId="1F2CE47B" w14:textId="77777777" w:rsidR="00000000" w:rsidRDefault="007C71EE">
      <w:pPr>
        <w:pStyle w:val="a"/>
        <w:rPr>
          <w:rFonts w:hint="cs"/>
          <w:rtl/>
        </w:rPr>
      </w:pPr>
      <w:r>
        <w:rPr>
          <w:rFonts w:hint="cs"/>
          <w:rtl/>
        </w:rPr>
        <w:t>- - -</w:t>
      </w:r>
    </w:p>
    <w:p w14:paraId="184606DF" w14:textId="77777777" w:rsidR="00000000" w:rsidRDefault="007C71EE">
      <w:pPr>
        <w:pStyle w:val="a"/>
        <w:rPr>
          <w:rFonts w:hint="cs"/>
          <w:rtl/>
        </w:rPr>
      </w:pPr>
    </w:p>
    <w:p w14:paraId="518257BA" w14:textId="77777777" w:rsidR="00000000" w:rsidRDefault="007C71EE">
      <w:pPr>
        <w:pStyle w:val="SpeakerCon"/>
        <w:rPr>
          <w:rtl/>
        </w:rPr>
      </w:pPr>
      <w:bookmarkStart w:id="102" w:name="FS000000478T26_05_2003_13_02_00C"/>
      <w:bookmarkEnd w:id="102"/>
      <w:r>
        <w:rPr>
          <w:rtl/>
        </w:rPr>
        <w:t>השר מאיר שטרית:</w:t>
      </w:r>
    </w:p>
    <w:p w14:paraId="106C55B0" w14:textId="77777777" w:rsidR="00000000" w:rsidRDefault="007C71EE">
      <w:pPr>
        <w:pStyle w:val="a"/>
        <w:rPr>
          <w:rtl/>
        </w:rPr>
      </w:pPr>
    </w:p>
    <w:p w14:paraId="271FEF9F" w14:textId="77777777" w:rsidR="00000000" w:rsidRDefault="007C71EE">
      <w:pPr>
        <w:pStyle w:val="a"/>
        <w:rPr>
          <w:rFonts w:hint="cs"/>
          <w:rtl/>
        </w:rPr>
      </w:pPr>
      <w:r>
        <w:rPr>
          <w:rFonts w:hint="cs"/>
          <w:rtl/>
        </w:rPr>
        <w:t xml:space="preserve">באים ללמד אותנו איך לנהל עיריות. עם כל הכבוד לך, כמה עיריות אתה ניהלת בחיים? לכן, אני מציע לכם, קצת צניעות </w:t>
      </w:r>
      <w:r>
        <w:rPr>
          <w:rtl/>
        </w:rPr>
        <w:t>–</w:t>
      </w:r>
      <w:r>
        <w:rPr>
          <w:rFonts w:hint="cs"/>
          <w:rtl/>
        </w:rPr>
        <w:t xml:space="preserve"> קצת צניעות. אם אתם לא מבינים, לפחות קצת צניעות. וב</w:t>
      </w:r>
      <w:r>
        <w:rPr>
          <w:rFonts w:hint="cs"/>
          <w:rtl/>
        </w:rPr>
        <w:t>עניין הזה, עם כל הכבוד לך - - -</w:t>
      </w:r>
    </w:p>
    <w:p w14:paraId="0F386076" w14:textId="77777777" w:rsidR="00000000" w:rsidRDefault="007C71EE">
      <w:pPr>
        <w:pStyle w:val="a"/>
        <w:rPr>
          <w:rFonts w:hint="cs"/>
          <w:rtl/>
        </w:rPr>
      </w:pPr>
    </w:p>
    <w:p w14:paraId="00D93D1A" w14:textId="77777777" w:rsidR="00000000" w:rsidRDefault="007C71EE">
      <w:pPr>
        <w:pStyle w:val="ac"/>
        <w:rPr>
          <w:rtl/>
        </w:rPr>
      </w:pPr>
      <w:r>
        <w:rPr>
          <w:rFonts w:hint="eastAsia"/>
          <w:rtl/>
        </w:rPr>
        <w:t>יעקב</w:t>
      </w:r>
      <w:r>
        <w:rPr>
          <w:rtl/>
        </w:rPr>
        <w:t xml:space="preserve"> מרגי (ש"ס):</w:t>
      </w:r>
    </w:p>
    <w:p w14:paraId="2909C4B2" w14:textId="77777777" w:rsidR="00000000" w:rsidRDefault="007C71EE">
      <w:pPr>
        <w:pStyle w:val="a"/>
        <w:rPr>
          <w:rFonts w:hint="cs"/>
          <w:rtl/>
        </w:rPr>
      </w:pPr>
    </w:p>
    <w:p w14:paraId="76CBA79F" w14:textId="77777777" w:rsidR="00000000" w:rsidRDefault="007C71EE">
      <w:pPr>
        <w:pStyle w:val="a"/>
        <w:rPr>
          <w:rFonts w:hint="cs"/>
          <w:rtl/>
        </w:rPr>
      </w:pPr>
      <w:r>
        <w:rPr>
          <w:rFonts w:hint="cs"/>
          <w:rtl/>
        </w:rPr>
        <w:t>השיטה.</w:t>
      </w:r>
    </w:p>
    <w:p w14:paraId="7DEA64A0" w14:textId="77777777" w:rsidR="00000000" w:rsidRDefault="007C71EE">
      <w:pPr>
        <w:pStyle w:val="a"/>
        <w:rPr>
          <w:rFonts w:hint="cs"/>
          <w:rtl/>
        </w:rPr>
      </w:pPr>
    </w:p>
    <w:p w14:paraId="242338E6" w14:textId="77777777" w:rsidR="00000000" w:rsidRDefault="007C71EE">
      <w:pPr>
        <w:pStyle w:val="SpeakerCon"/>
        <w:rPr>
          <w:rtl/>
        </w:rPr>
      </w:pPr>
      <w:bookmarkStart w:id="103" w:name="FS000000478T26_05_2003_13_03_45C"/>
      <w:bookmarkEnd w:id="103"/>
      <w:r>
        <w:rPr>
          <w:rtl/>
        </w:rPr>
        <w:t>השר מאיר שטרית:</w:t>
      </w:r>
    </w:p>
    <w:p w14:paraId="764AA33F" w14:textId="77777777" w:rsidR="00000000" w:rsidRDefault="007C71EE">
      <w:pPr>
        <w:pStyle w:val="a"/>
        <w:rPr>
          <w:rtl/>
        </w:rPr>
      </w:pPr>
    </w:p>
    <w:p w14:paraId="2865A3F8" w14:textId="77777777" w:rsidR="00000000" w:rsidRDefault="007C71EE">
      <w:pPr>
        <w:pStyle w:val="a"/>
        <w:rPr>
          <w:rFonts w:hint="cs"/>
          <w:rtl/>
        </w:rPr>
      </w:pPr>
      <w:r>
        <w:rPr>
          <w:rFonts w:hint="cs"/>
          <w:rtl/>
        </w:rPr>
        <w:t xml:space="preserve">השיטה לא נקבעה מתחת לשולחן אלא מעל השולחן. אני באתי לוועדה בעצמי - לא התחבאתי מאחורי אף אחד, לא באמצעות שליח </w:t>
      </w:r>
      <w:r>
        <w:rPr>
          <w:rtl/>
        </w:rPr>
        <w:t>–</w:t>
      </w:r>
      <w:r>
        <w:rPr>
          <w:rFonts w:hint="cs"/>
          <w:rtl/>
        </w:rPr>
        <w:t xml:space="preserve"> ואמרתי: אני עומד מאחורי הפשרה, והיא נכונה, ומי שהפיל אותה עשה טעות כל</w:t>
      </w:r>
      <w:r>
        <w:rPr>
          <w:rFonts w:hint="cs"/>
          <w:rtl/>
        </w:rPr>
        <w:t>כלית ומעשית איומה.</w:t>
      </w:r>
    </w:p>
    <w:p w14:paraId="5E503324" w14:textId="77777777" w:rsidR="00000000" w:rsidRDefault="007C71EE">
      <w:pPr>
        <w:pStyle w:val="a"/>
        <w:rPr>
          <w:rtl/>
        </w:rPr>
      </w:pPr>
    </w:p>
    <w:p w14:paraId="45C6C1F2" w14:textId="77777777" w:rsidR="00000000" w:rsidRDefault="007C71EE">
      <w:pPr>
        <w:pStyle w:val="a"/>
        <w:rPr>
          <w:rFonts w:hint="cs"/>
          <w:rtl/>
        </w:rPr>
      </w:pPr>
    </w:p>
    <w:p w14:paraId="750B40E5" w14:textId="77777777" w:rsidR="00000000" w:rsidRDefault="007C71EE">
      <w:pPr>
        <w:pStyle w:val="ac"/>
        <w:rPr>
          <w:rtl/>
        </w:rPr>
      </w:pPr>
      <w:r>
        <w:rPr>
          <w:rFonts w:hint="eastAsia"/>
          <w:rtl/>
        </w:rPr>
        <w:t>יעקב</w:t>
      </w:r>
      <w:r>
        <w:rPr>
          <w:rtl/>
        </w:rPr>
        <w:t xml:space="preserve"> מרגי (ש"ס):</w:t>
      </w:r>
    </w:p>
    <w:p w14:paraId="4BC5852E" w14:textId="77777777" w:rsidR="00000000" w:rsidRDefault="007C71EE">
      <w:pPr>
        <w:pStyle w:val="a"/>
        <w:rPr>
          <w:rFonts w:hint="cs"/>
          <w:rtl/>
        </w:rPr>
      </w:pPr>
    </w:p>
    <w:p w14:paraId="73931671" w14:textId="77777777" w:rsidR="00000000" w:rsidRDefault="007C71EE">
      <w:pPr>
        <w:pStyle w:val="a"/>
        <w:rPr>
          <w:rFonts w:hint="cs"/>
          <w:rtl/>
        </w:rPr>
      </w:pPr>
      <w:r>
        <w:rPr>
          <w:rFonts w:hint="cs"/>
          <w:rtl/>
        </w:rPr>
        <w:t>- - -</w:t>
      </w:r>
    </w:p>
    <w:p w14:paraId="6CD0D9FE" w14:textId="77777777" w:rsidR="00000000" w:rsidRDefault="007C71EE">
      <w:pPr>
        <w:pStyle w:val="a"/>
        <w:rPr>
          <w:rFonts w:hint="cs"/>
          <w:rtl/>
        </w:rPr>
      </w:pPr>
    </w:p>
    <w:p w14:paraId="2347E9AC" w14:textId="77777777" w:rsidR="00000000" w:rsidRDefault="007C71EE">
      <w:pPr>
        <w:pStyle w:val="ac"/>
        <w:rPr>
          <w:rtl/>
        </w:rPr>
      </w:pPr>
      <w:r>
        <w:rPr>
          <w:rFonts w:hint="eastAsia"/>
          <w:rtl/>
        </w:rPr>
        <w:t>אלי</w:t>
      </w:r>
      <w:r>
        <w:rPr>
          <w:rtl/>
        </w:rPr>
        <w:t xml:space="preserve"> אפללו (הליכוד):</w:t>
      </w:r>
    </w:p>
    <w:p w14:paraId="18DC43D4" w14:textId="77777777" w:rsidR="00000000" w:rsidRDefault="007C71EE">
      <w:pPr>
        <w:pStyle w:val="a"/>
        <w:rPr>
          <w:rFonts w:hint="cs"/>
          <w:rtl/>
        </w:rPr>
      </w:pPr>
    </w:p>
    <w:p w14:paraId="5522D569" w14:textId="77777777" w:rsidR="00000000" w:rsidRDefault="007C71EE">
      <w:pPr>
        <w:pStyle w:val="a"/>
        <w:rPr>
          <w:rFonts w:hint="cs"/>
          <w:rtl/>
        </w:rPr>
      </w:pPr>
      <w:r>
        <w:rPr>
          <w:rFonts w:hint="cs"/>
          <w:rtl/>
        </w:rPr>
        <w:t>זה לא נכון - - -</w:t>
      </w:r>
    </w:p>
    <w:p w14:paraId="3461FC3B" w14:textId="77777777" w:rsidR="00000000" w:rsidRDefault="007C71EE">
      <w:pPr>
        <w:pStyle w:val="a"/>
        <w:rPr>
          <w:rFonts w:hint="cs"/>
          <w:rtl/>
        </w:rPr>
      </w:pPr>
    </w:p>
    <w:p w14:paraId="2E162A2B" w14:textId="77777777" w:rsidR="00000000" w:rsidRDefault="007C71EE">
      <w:pPr>
        <w:pStyle w:val="SpeakerCon"/>
        <w:rPr>
          <w:rtl/>
        </w:rPr>
      </w:pPr>
      <w:bookmarkStart w:id="104" w:name="FS000000478T26_05_2003_13_06_12C"/>
      <w:bookmarkEnd w:id="104"/>
      <w:r>
        <w:rPr>
          <w:rtl/>
        </w:rPr>
        <w:t>השר מאיר שטרית:</w:t>
      </w:r>
    </w:p>
    <w:p w14:paraId="235C7915" w14:textId="77777777" w:rsidR="00000000" w:rsidRDefault="007C71EE">
      <w:pPr>
        <w:pStyle w:val="a"/>
        <w:rPr>
          <w:rtl/>
        </w:rPr>
      </w:pPr>
    </w:p>
    <w:p w14:paraId="2D9DDCB8" w14:textId="77777777" w:rsidR="00000000" w:rsidRDefault="007C71EE">
      <w:pPr>
        <w:pStyle w:val="a"/>
        <w:rPr>
          <w:rFonts w:hint="cs"/>
          <w:rtl/>
        </w:rPr>
      </w:pPr>
      <w:r>
        <w:rPr>
          <w:rFonts w:hint="cs"/>
          <w:rtl/>
        </w:rPr>
        <w:t>חבר הכנסת כבל, אנחנו נחזור לכנסת. אני אומר לך גם עכשיו, נחזור לכנסת עם החלק הזה של קיצוץ הסגנים על-פי הפשרה המוסכמת ונעביר את הפשרה הזאת בכנסת בהסכמת כולם</w:t>
      </w:r>
      <w:r>
        <w:rPr>
          <w:rFonts w:hint="cs"/>
          <w:rtl/>
        </w:rPr>
        <w:t>. זה יהיה סוף המעשה, ולא שום פתרון אחר, שאתם רואים שהוא הוביל למה? הוא הוביל לביטול כל העניין לגמרי. וההתנפלות בתקשורת, כאילו מצאו איזה אוצר. אני לא מתחמק מההחלטות שלי, אני עומד מאחוריהן, וגם עכשיו אני עומד מאחורי ההחלטה שלי, שנכון להשאיר סגן אחד בעירייה ש</w:t>
      </w:r>
      <w:r>
        <w:rPr>
          <w:rFonts w:hint="cs"/>
          <w:rtl/>
        </w:rPr>
        <w:t xml:space="preserve">ל 5,000 עד 20,000 תושבים. מה יש? זה נכון. </w:t>
      </w:r>
    </w:p>
    <w:p w14:paraId="1C293A44" w14:textId="77777777" w:rsidR="00000000" w:rsidRDefault="007C71EE">
      <w:pPr>
        <w:pStyle w:val="a"/>
        <w:rPr>
          <w:rFonts w:hint="cs"/>
          <w:rtl/>
        </w:rPr>
      </w:pPr>
    </w:p>
    <w:p w14:paraId="74ACF7C0" w14:textId="77777777" w:rsidR="00000000" w:rsidRDefault="007C71EE">
      <w:pPr>
        <w:pStyle w:val="ad"/>
        <w:rPr>
          <w:rtl/>
        </w:rPr>
      </w:pPr>
      <w:r>
        <w:rPr>
          <w:rtl/>
        </w:rPr>
        <w:t>היו"ר מוחמד ברכה:</w:t>
      </w:r>
    </w:p>
    <w:p w14:paraId="2AA971AB" w14:textId="77777777" w:rsidR="00000000" w:rsidRDefault="007C71EE">
      <w:pPr>
        <w:pStyle w:val="a"/>
        <w:rPr>
          <w:rtl/>
        </w:rPr>
      </w:pPr>
    </w:p>
    <w:p w14:paraId="417A7CC5" w14:textId="77777777" w:rsidR="00000000" w:rsidRDefault="007C71EE">
      <w:pPr>
        <w:pStyle w:val="a"/>
        <w:rPr>
          <w:rFonts w:hint="cs"/>
          <w:rtl/>
        </w:rPr>
      </w:pPr>
      <w:r>
        <w:rPr>
          <w:rFonts w:hint="cs"/>
          <w:rtl/>
        </w:rPr>
        <w:t xml:space="preserve">תודה. חבר הכנסת חמי דורון יביא את דבר סיעת שינוי בנושא של האי-אמון. בבקשה, אדוני, שלוש דקות. </w:t>
      </w:r>
    </w:p>
    <w:p w14:paraId="13116EA1" w14:textId="77777777" w:rsidR="00000000" w:rsidRDefault="007C71EE">
      <w:pPr>
        <w:pStyle w:val="a"/>
        <w:rPr>
          <w:rFonts w:hint="cs"/>
          <w:rtl/>
        </w:rPr>
      </w:pPr>
    </w:p>
    <w:p w14:paraId="1ECDE0E5" w14:textId="77777777" w:rsidR="00000000" w:rsidRDefault="007C71EE">
      <w:pPr>
        <w:pStyle w:val="Speaker"/>
        <w:rPr>
          <w:rtl/>
        </w:rPr>
      </w:pPr>
      <w:bookmarkStart w:id="105" w:name="FS000001053T26_05_2003_13_09_05"/>
      <w:bookmarkEnd w:id="105"/>
      <w:r>
        <w:rPr>
          <w:rFonts w:hint="eastAsia"/>
          <w:rtl/>
        </w:rPr>
        <w:t>חמי</w:t>
      </w:r>
      <w:r>
        <w:rPr>
          <w:rtl/>
        </w:rPr>
        <w:t xml:space="preserve"> דורון (שינוי):</w:t>
      </w:r>
    </w:p>
    <w:p w14:paraId="5B3972D4" w14:textId="77777777" w:rsidR="00000000" w:rsidRDefault="007C71EE">
      <w:pPr>
        <w:pStyle w:val="a"/>
        <w:rPr>
          <w:rFonts w:hint="cs"/>
          <w:rtl/>
        </w:rPr>
      </w:pPr>
    </w:p>
    <w:p w14:paraId="45F70D5A" w14:textId="77777777" w:rsidR="00000000" w:rsidRDefault="007C71EE">
      <w:pPr>
        <w:pStyle w:val="a"/>
        <w:rPr>
          <w:rFonts w:hint="cs"/>
          <w:rtl/>
        </w:rPr>
      </w:pPr>
      <w:r>
        <w:rPr>
          <w:rFonts w:hint="cs"/>
          <w:rtl/>
        </w:rPr>
        <w:t>אדוני היושב-ראש, חברי הכנסת, המצב הכלכלי שאנחנו שרויים בו הוא לא תולדה של ארבע</w:t>
      </w:r>
      <w:r>
        <w:rPr>
          <w:rFonts w:hint="cs"/>
          <w:rtl/>
        </w:rPr>
        <w:t>ת החודשים האחרונים, כפי שמנסים לצייר אלה שהגישו את הצעות האי-אמון. משבר כלכלי, מטבע בריאתו, הוא משבר שהולך ומתפתח במשך תקופת זמן ארוכה, תקופת זמן שבה גם חברי העבודה היו חלק מהממשלה, ובטח ובטח יהדות התורה וש"ס, שעד לפני ארבעה חודשים היו חלק בלתי נפרד מהממשל</w:t>
      </w:r>
      <w:r>
        <w:rPr>
          <w:rFonts w:hint="cs"/>
          <w:rtl/>
        </w:rPr>
        <w:t xml:space="preserve">ה שהביאה למצב שאנחנו נמצאים בו היום. </w:t>
      </w:r>
    </w:p>
    <w:p w14:paraId="31C80379" w14:textId="77777777" w:rsidR="00000000" w:rsidRDefault="007C71EE">
      <w:pPr>
        <w:pStyle w:val="a"/>
        <w:rPr>
          <w:rFonts w:hint="cs"/>
          <w:rtl/>
        </w:rPr>
      </w:pPr>
    </w:p>
    <w:p w14:paraId="613A0143" w14:textId="77777777" w:rsidR="00000000" w:rsidRDefault="007C71EE">
      <w:pPr>
        <w:pStyle w:val="a"/>
        <w:rPr>
          <w:rFonts w:hint="cs"/>
          <w:rtl/>
        </w:rPr>
      </w:pPr>
      <w:r>
        <w:rPr>
          <w:rFonts w:hint="cs"/>
          <w:rtl/>
        </w:rPr>
        <w:t xml:space="preserve">כך גם תהיה פריחה כלכלית. גם פריחה כלכלית לא יראו מחר בבוקר בעקבות תוכנית כזאת או אחרת, אלא במשך תקופת זמן שתתפתח ותבשיל עד כדי כך שהפריחה תצא לאוויר העולם. </w:t>
      </w:r>
    </w:p>
    <w:p w14:paraId="094F4C0C" w14:textId="77777777" w:rsidR="00000000" w:rsidRDefault="007C71EE">
      <w:pPr>
        <w:pStyle w:val="a"/>
        <w:rPr>
          <w:rFonts w:hint="cs"/>
          <w:rtl/>
        </w:rPr>
      </w:pPr>
    </w:p>
    <w:p w14:paraId="422520A1" w14:textId="77777777" w:rsidR="00000000" w:rsidRDefault="007C71EE">
      <w:pPr>
        <w:pStyle w:val="a"/>
        <w:rPr>
          <w:rFonts w:hint="cs"/>
          <w:rtl/>
        </w:rPr>
      </w:pPr>
      <w:r>
        <w:rPr>
          <w:rFonts w:hint="cs"/>
          <w:rtl/>
        </w:rPr>
        <w:t>אנשי ש"ס היו מופקדים בממשלה הקודמת על תחומי העבודה והרווחה.</w:t>
      </w:r>
      <w:r>
        <w:rPr>
          <w:rFonts w:hint="cs"/>
          <w:rtl/>
        </w:rPr>
        <w:t xml:space="preserve"> הבאתם עבודה? הבאתם רווחה? מה הבאתם בתקופה שהייתם? כלום, שום דבר. </w:t>
      </w:r>
    </w:p>
    <w:p w14:paraId="2561AA24" w14:textId="77777777" w:rsidR="00000000" w:rsidRDefault="007C71EE">
      <w:pPr>
        <w:pStyle w:val="a"/>
        <w:rPr>
          <w:rFonts w:hint="cs"/>
          <w:rtl/>
        </w:rPr>
      </w:pPr>
    </w:p>
    <w:p w14:paraId="2EC8DEE7" w14:textId="77777777" w:rsidR="00000000" w:rsidRDefault="007C71EE">
      <w:pPr>
        <w:pStyle w:val="ac"/>
        <w:rPr>
          <w:rtl/>
        </w:rPr>
      </w:pPr>
      <w:r>
        <w:rPr>
          <w:rFonts w:hint="eastAsia"/>
          <w:rtl/>
        </w:rPr>
        <w:t>יעקב</w:t>
      </w:r>
      <w:r>
        <w:rPr>
          <w:rtl/>
        </w:rPr>
        <w:t xml:space="preserve"> מרגי (ש"ס):</w:t>
      </w:r>
    </w:p>
    <w:p w14:paraId="6B1C03C1" w14:textId="77777777" w:rsidR="00000000" w:rsidRDefault="007C71EE">
      <w:pPr>
        <w:pStyle w:val="a"/>
        <w:rPr>
          <w:rFonts w:hint="cs"/>
          <w:rtl/>
        </w:rPr>
      </w:pPr>
    </w:p>
    <w:p w14:paraId="2CC8FA07" w14:textId="77777777" w:rsidR="00000000" w:rsidRDefault="007C71EE">
      <w:pPr>
        <w:pStyle w:val="a"/>
        <w:rPr>
          <w:rFonts w:hint="cs"/>
          <w:rtl/>
        </w:rPr>
      </w:pPr>
      <w:r>
        <w:rPr>
          <w:rFonts w:hint="cs"/>
          <w:rtl/>
        </w:rPr>
        <w:t xml:space="preserve">ואתם חיסלתם את מעמד הביניים. פגעתם במעמד הביניים. </w:t>
      </w:r>
    </w:p>
    <w:p w14:paraId="352C9C36" w14:textId="77777777" w:rsidR="00000000" w:rsidRDefault="007C71EE">
      <w:pPr>
        <w:pStyle w:val="a"/>
        <w:rPr>
          <w:rFonts w:hint="cs"/>
          <w:rtl/>
        </w:rPr>
      </w:pPr>
    </w:p>
    <w:p w14:paraId="0B7189E7" w14:textId="77777777" w:rsidR="00000000" w:rsidRDefault="007C71EE">
      <w:pPr>
        <w:pStyle w:val="ac"/>
        <w:rPr>
          <w:rtl/>
        </w:rPr>
      </w:pPr>
      <w:r>
        <w:rPr>
          <w:rFonts w:hint="eastAsia"/>
          <w:rtl/>
        </w:rPr>
        <w:t>יעקב</w:t>
      </w:r>
      <w:r>
        <w:rPr>
          <w:rtl/>
        </w:rPr>
        <w:t xml:space="preserve"> ליצמן (יהדות התורה):</w:t>
      </w:r>
    </w:p>
    <w:p w14:paraId="1DC424EF" w14:textId="77777777" w:rsidR="00000000" w:rsidRDefault="007C71EE">
      <w:pPr>
        <w:pStyle w:val="a"/>
        <w:rPr>
          <w:rFonts w:hint="cs"/>
          <w:rtl/>
        </w:rPr>
      </w:pPr>
    </w:p>
    <w:p w14:paraId="08C99947" w14:textId="77777777" w:rsidR="00000000" w:rsidRDefault="007C71EE">
      <w:pPr>
        <w:pStyle w:val="a"/>
        <w:rPr>
          <w:rFonts w:hint="cs"/>
          <w:rtl/>
        </w:rPr>
      </w:pPr>
      <w:r>
        <w:rPr>
          <w:rFonts w:hint="cs"/>
          <w:rtl/>
        </w:rPr>
        <w:t xml:space="preserve">אתם הבאתם גויים לארץ. </w:t>
      </w:r>
    </w:p>
    <w:p w14:paraId="3909F1F7" w14:textId="77777777" w:rsidR="00000000" w:rsidRDefault="007C71EE">
      <w:pPr>
        <w:pStyle w:val="Speaker"/>
        <w:rPr>
          <w:rFonts w:hint="cs"/>
          <w:b w:val="0"/>
          <w:bCs w:val="0"/>
          <w:u w:val="none"/>
          <w:rtl/>
        </w:rPr>
      </w:pPr>
      <w:bookmarkStart w:id="106" w:name="FS000001053T26_05_2003_12_24_12"/>
      <w:bookmarkEnd w:id="106"/>
    </w:p>
    <w:p w14:paraId="4D945AE9" w14:textId="77777777" w:rsidR="00000000" w:rsidRDefault="007C71EE">
      <w:pPr>
        <w:pStyle w:val="SpeakerCon"/>
        <w:rPr>
          <w:rtl/>
        </w:rPr>
      </w:pPr>
      <w:bookmarkStart w:id="107" w:name="FS000001053T26_05_2003_12_24_16C"/>
      <w:bookmarkEnd w:id="107"/>
      <w:r>
        <w:rPr>
          <w:rtl/>
        </w:rPr>
        <w:t>חמי דורון (שינוי):</w:t>
      </w:r>
    </w:p>
    <w:p w14:paraId="4F706FBD" w14:textId="77777777" w:rsidR="00000000" w:rsidRDefault="007C71EE">
      <w:pPr>
        <w:pStyle w:val="a"/>
        <w:rPr>
          <w:rtl/>
        </w:rPr>
      </w:pPr>
    </w:p>
    <w:p w14:paraId="277B905C" w14:textId="77777777" w:rsidR="00000000" w:rsidRDefault="007C71EE">
      <w:pPr>
        <w:pStyle w:val="a"/>
        <w:rPr>
          <w:rFonts w:hint="cs"/>
          <w:rtl/>
        </w:rPr>
      </w:pPr>
      <w:r>
        <w:rPr>
          <w:rFonts w:hint="cs"/>
          <w:rtl/>
        </w:rPr>
        <w:t>יצרתם דור של פרזיטים. יצרתם דור של אוכלי קצבאות</w:t>
      </w:r>
      <w:r>
        <w:rPr>
          <w:rFonts w:hint="cs"/>
          <w:rtl/>
        </w:rPr>
        <w:t xml:space="preserve">. יצרתם דור של אנשים שמסרבים לעבוד. יצרתם דור של אנשים שרוצים לשבת בבית או בישיבות, לקבל קצבאות ולא לעבוד. אתם אולי שכחתם שהמדינה הזאת נבנתה על-ידי יהודים שעבדו בבניין. </w:t>
      </w:r>
    </w:p>
    <w:p w14:paraId="4A5DE613" w14:textId="77777777" w:rsidR="00000000" w:rsidRDefault="007C71EE">
      <w:pPr>
        <w:pStyle w:val="a"/>
        <w:rPr>
          <w:rFonts w:hint="cs"/>
          <w:rtl/>
        </w:rPr>
      </w:pPr>
    </w:p>
    <w:p w14:paraId="0F5039C7" w14:textId="77777777" w:rsidR="00000000" w:rsidRDefault="007C71EE">
      <w:pPr>
        <w:pStyle w:val="ad"/>
        <w:rPr>
          <w:rtl/>
        </w:rPr>
      </w:pPr>
      <w:r>
        <w:rPr>
          <w:rtl/>
        </w:rPr>
        <w:t>היו"ר מוחמד ברכה:</w:t>
      </w:r>
    </w:p>
    <w:p w14:paraId="13C536BA" w14:textId="77777777" w:rsidR="00000000" w:rsidRDefault="007C71EE">
      <w:pPr>
        <w:pStyle w:val="a"/>
        <w:rPr>
          <w:rtl/>
        </w:rPr>
      </w:pPr>
    </w:p>
    <w:p w14:paraId="0FD1303A" w14:textId="77777777" w:rsidR="00000000" w:rsidRDefault="007C71EE">
      <w:pPr>
        <w:pStyle w:val="a"/>
        <w:rPr>
          <w:rFonts w:hint="cs"/>
          <w:rtl/>
        </w:rPr>
      </w:pPr>
      <w:r>
        <w:rPr>
          <w:rFonts w:hint="cs"/>
          <w:rtl/>
        </w:rPr>
        <w:t xml:space="preserve">וכמה ערבים, במקרה. </w:t>
      </w:r>
    </w:p>
    <w:p w14:paraId="6733CC74" w14:textId="77777777" w:rsidR="00000000" w:rsidRDefault="007C71EE">
      <w:pPr>
        <w:pStyle w:val="a"/>
        <w:rPr>
          <w:rFonts w:hint="cs"/>
          <w:rtl/>
        </w:rPr>
      </w:pPr>
    </w:p>
    <w:p w14:paraId="49375E80" w14:textId="77777777" w:rsidR="00000000" w:rsidRDefault="007C71EE">
      <w:pPr>
        <w:pStyle w:val="SpeakerCon"/>
        <w:rPr>
          <w:rtl/>
        </w:rPr>
      </w:pPr>
      <w:bookmarkStart w:id="108" w:name="FS000001053T26_05_2003_12_26_06C"/>
      <w:bookmarkEnd w:id="108"/>
      <w:r>
        <w:rPr>
          <w:rtl/>
        </w:rPr>
        <w:t>חמי דורון (שינוי):</w:t>
      </w:r>
    </w:p>
    <w:p w14:paraId="6C311E9A" w14:textId="77777777" w:rsidR="00000000" w:rsidRDefault="007C71EE">
      <w:pPr>
        <w:pStyle w:val="a"/>
        <w:rPr>
          <w:rtl/>
        </w:rPr>
      </w:pPr>
    </w:p>
    <w:p w14:paraId="336FEC70" w14:textId="77777777" w:rsidR="00000000" w:rsidRDefault="007C71EE">
      <w:pPr>
        <w:pStyle w:val="a"/>
        <w:rPr>
          <w:rFonts w:hint="cs"/>
          <w:rtl/>
        </w:rPr>
      </w:pPr>
      <w:r>
        <w:rPr>
          <w:rFonts w:hint="cs"/>
          <w:rtl/>
        </w:rPr>
        <w:t>אדוני היושב-ראש, בוא לא נ</w:t>
      </w:r>
      <w:r>
        <w:rPr>
          <w:rFonts w:hint="cs"/>
          <w:rtl/>
        </w:rPr>
        <w:t xml:space="preserve">יכנס עכשיו לוויכוח בעניין הזה ברמה העקרונית. אני מקבל את התיקון שלך, אין לי שום בעיה עם זה. </w:t>
      </w:r>
    </w:p>
    <w:p w14:paraId="67CE4D24" w14:textId="77777777" w:rsidR="00000000" w:rsidRDefault="007C71EE">
      <w:pPr>
        <w:pStyle w:val="a"/>
        <w:rPr>
          <w:rFonts w:hint="cs"/>
          <w:rtl/>
        </w:rPr>
      </w:pPr>
    </w:p>
    <w:p w14:paraId="707250B7" w14:textId="77777777" w:rsidR="00000000" w:rsidRDefault="007C71EE">
      <w:pPr>
        <w:pStyle w:val="ad"/>
        <w:rPr>
          <w:rtl/>
        </w:rPr>
      </w:pPr>
      <w:r>
        <w:rPr>
          <w:rtl/>
        </w:rPr>
        <w:t>היו"ר מוחמד ברכה:</w:t>
      </w:r>
    </w:p>
    <w:p w14:paraId="6C8F793C" w14:textId="77777777" w:rsidR="00000000" w:rsidRDefault="007C71EE">
      <w:pPr>
        <w:pStyle w:val="a"/>
        <w:rPr>
          <w:rtl/>
        </w:rPr>
      </w:pPr>
    </w:p>
    <w:p w14:paraId="572ADD45" w14:textId="77777777" w:rsidR="00000000" w:rsidRDefault="007C71EE">
      <w:pPr>
        <w:pStyle w:val="a"/>
        <w:rPr>
          <w:rFonts w:hint="cs"/>
          <w:rtl/>
        </w:rPr>
      </w:pPr>
      <w:r>
        <w:rPr>
          <w:rFonts w:hint="cs"/>
          <w:rtl/>
        </w:rPr>
        <w:t xml:space="preserve">אתה רוצה להתנגח עם ש"ס, בסדר. הבמה שלך. </w:t>
      </w:r>
    </w:p>
    <w:p w14:paraId="22777E41" w14:textId="77777777" w:rsidR="00000000" w:rsidRDefault="007C71EE">
      <w:pPr>
        <w:pStyle w:val="a"/>
        <w:rPr>
          <w:rFonts w:hint="cs"/>
          <w:rtl/>
        </w:rPr>
      </w:pPr>
    </w:p>
    <w:p w14:paraId="5D334373" w14:textId="77777777" w:rsidR="00000000" w:rsidRDefault="007C71EE">
      <w:pPr>
        <w:pStyle w:val="SpeakerCon"/>
        <w:rPr>
          <w:rtl/>
        </w:rPr>
      </w:pPr>
      <w:bookmarkStart w:id="109" w:name="FS000001053T26_05_2003_12_26_55C"/>
      <w:bookmarkEnd w:id="109"/>
      <w:r>
        <w:rPr>
          <w:rtl/>
        </w:rPr>
        <w:t>חמי דורון (שינוי):</w:t>
      </w:r>
    </w:p>
    <w:p w14:paraId="12AF89B1" w14:textId="77777777" w:rsidR="00000000" w:rsidRDefault="007C71EE">
      <w:pPr>
        <w:pStyle w:val="a"/>
        <w:rPr>
          <w:rtl/>
        </w:rPr>
      </w:pPr>
    </w:p>
    <w:p w14:paraId="734208E4" w14:textId="77777777" w:rsidR="00000000" w:rsidRDefault="007C71EE">
      <w:pPr>
        <w:pStyle w:val="a"/>
        <w:rPr>
          <w:rFonts w:hint="cs"/>
          <w:rtl/>
        </w:rPr>
      </w:pPr>
      <w:r>
        <w:rPr>
          <w:rFonts w:hint="cs"/>
          <w:rtl/>
        </w:rPr>
        <w:t>אני לא רוצה להתנגח עם אף אחד, אני רוצה להעמיד דברים על דיוקם. להיפך, בסך הכול אני</w:t>
      </w:r>
      <w:r>
        <w:rPr>
          <w:rFonts w:hint="cs"/>
          <w:rtl/>
        </w:rPr>
        <w:t xml:space="preserve"> רוצה להעמיד את הדברים על דיוקם, את העובדות. </w:t>
      </w:r>
    </w:p>
    <w:p w14:paraId="475BF881" w14:textId="77777777" w:rsidR="00000000" w:rsidRDefault="007C71EE">
      <w:pPr>
        <w:pStyle w:val="a"/>
        <w:rPr>
          <w:rFonts w:hint="cs"/>
          <w:rtl/>
        </w:rPr>
      </w:pPr>
    </w:p>
    <w:p w14:paraId="2E595970" w14:textId="77777777" w:rsidR="00000000" w:rsidRDefault="007C71EE">
      <w:pPr>
        <w:pStyle w:val="a"/>
        <w:rPr>
          <w:rFonts w:hint="cs"/>
          <w:rtl/>
        </w:rPr>
      </w:pPr>
      <w:r>
        <w:rPr>
          <w:rFonts w:hint="cs"/>
          <w:rtl/>
        </w:rPr>
        <w:t>אני בסך הכול בן 46, ומגיל 13 עבדתי בבניין, לא ראיתי בזה פחיתות כבוד. עבדתי בבניין ועבדתי בכבישים. אני לא כל כך רחוק, אני לא דור אחר. ומה אנחנו רואים היום? עומדים אנשים בלשכת התעסוקה, מסובבים את המפתחות של האוט</w:t>
      </w:r>
      <w:r>
        <w:rPr>
          <w:rFonts w:hint="cs"/>
          <w:rtl/>
        </w:rPr>
        <w:t xml:space="preserve">ו על קצה האצבע, וכשמציעים להם עבודה הם אומרים: כמה? בשביל זה אני לא קם בבוקר. למה? כי יש קצבה של הבטחת הכנסה, ועושים חוץ מזה כמה שקלים בצד בעבודות שחורות, ובא לציון גואל. לא צריך לעבוד. זה דור שאתם יצרתם, וייקח כנראה שנות דור לחנך מחדש לעבוד. </w:t>
      </w:r>
    </w:p>
    <w:p w14:paraId="34C8D8BB" w14:textId="77777777" w:rsidR="00000000" w:rsidRDefault="007C71EE">
      <w:pPr>
        <w:pStyle w:val="a"/>
        <w:rPr>
          <w:rFonts w:hint="cs"/>
          <w:rtl/>
        </w:rPr>
      </w:pPr>
    </w:p>
    <w:p w14:paraId="182F5CDF" w14:textId="77777777" w:rsidR="00000000" w:rsidRDefault="007C71EE">
      <w:pPr>
        <w:pStyle w:val="a"/>
        <w:rPr>
          <w:rFonts w:hint="cs"/>
          <w:rtl/>
        </w:rPr>
      </w:pPr>
      <w:r>
        <w:rPr>
          <w:rFonts w:hint="cs"/>
          <w:rtl/>
        </w:rPr>
        <w:t>מעבר לכך, ח</w:t>
      </w:r>
      <w:r>
        <w:rPr>
          <w:rFonts w:hint="cs"/>
          <w:rtl/>
        </w:rPr>
        <w:t xml:space="preserve">בר הכנסת אלי ישי עמד כאן על הדוכן ויילל והזיל דמעות תנין על קיצוץ קצבאות הילדים. רבותי, אתם הפכתם את האשה למקור הכנסה, למפעל. ככל שיהיו יותר ילדים, ההכנסה גדלה, לא צריך לעבוד. איפה נשמע דבר כזה? הפכתם את האשה למפעל, וזה הדבר הנורא. </w:t>
      </w:r>
    </w:p>
    <w:p w14:paraId="6C0A8FCE" w14:textId="77777777" w:rsidR="00000000" w:rsidRDefault="007C71EE">
      <w:pPr>
        <w:pStyle w:val="a"/>
        <w:rPr>
          <w:rFonts w:hint="cs"/>
          <w:rtl/>
        </w:rPr>
      </w:pPr>
    </w:p>
    <w:p w14:paraId="6C3BC5E6" w14:textId="77777777" w:rsidR="00000000" w:rsidRDefault="007C71EE">
      <w:pPr>
        <w:pStyle w:val="ac"/>
        <w:rPr>
          <w:rtl/>
        </w:rPr>
      </w:pPr>
      <w:r>
        <w:rPr>
          <w:rFonts w:hint="eastAsia"/>
          <w:rtl/>
        </w:rPr>
        <w:t>יעקב</w:t>
      </w:r>
      <w:r>
        <w:rPr>
          <w:rtl/>
        </w:rPr>
        <w:t xml:space="preserve"> מרגי (ש"ס):</w:t>
      </w:r>
    </w:p>
    <w:p w14:paraId="4C23F054" w14:textId="77777777" w:rsidR="00000000" w:rsidRDefault="007C71EE">
      <w:pPr>
        <w:pStyle w:val="a"/>
        <w:rPr>
          <w:rFonts w:hint="cs"/>
          <w:rtl/>
        </w:rPr>
      </w:pPr>
    </w:p>
    <w:p w14:paraId="19C7B663" w14:textId="77777777" w:rsidR="00000000" w:rsidRDefault="007C71EE">
      <w:pPr>
        <w:pStyle w:val="a"/>
        <w:rPr>
          <w:rFonts w:hint="cs"/>
          <w:rtl/>
        </w:rPr>
      </w:pPr>
      <w:r>
        <w:rPr>
          <w:rFonts w:hint="cs"/>
          <w:rtl/>
        </w:rPr>
        <w:t>תביא</w:t>
      </w:r>
      <w:r>
        <w:rPr>
          <w:rFonts w:hint="cs"/>
          <w:rtl/>
        </w:rPr>
        <w:t xml:space="preserve"> עוד עובדים זרים במקום. </w:t>
      </w:r>
    </w:p>
    <w:p w14:paraId="1DACAEB6" w14:textId="77777777" w:rsidR="00000000" w:rsidRDefault="007C71EE">
      <w:pPr>
        <w:pStyle w:val="a"/>
        <w:rPr>
          <w:rFonts w:hint="cs"/>
          <w:rtl/>
        </w:rPr>
      </w:pPr>
    </w:p>
    <w:p w14:paraId="04B73F2F" w14:textId="77777777" w:rsidR="00000000" w:rsidRDefault="007C71EE">
      <w:pPr>
        <w:pStyle w:val="SpeakerCon"/>
        <w:rPr>
          <w:rtl/>
        </w:rPr>
      </w:pPr>
      <w:bookmarkStart w:id="110" w:name="FS000001053T26_05_2003_12_32_44C"/>
      <w:bookmarkEnd w:id="110"/>
      <w:r>
        <w:rPr>
          <w:rtl/>
        </w:rPr>
        <w:t>חמי דורון (שינוי):</w:t>
      </w:r>
    </w:p>
    <w:p w14:paraId="04FF90FF" w14:textId="77777777" w:rsidR="00000000" w:rsidRDefault="007C71EE">
      <w:pPr>
        <w:pStyle w:val="a"/>
        <w:rPr>
          <w:rtl/>
        </w:rPr>
      </w:pPr>
    </w:p>
    <w:p w14:paraId="5B6A2C79" w14:textId="77777777" w:rsidR="00000000" w:rsidRDefault="007C71EE">
      <w:pPr>
        <w:pStyle w:val="a"/>
        <w:rPr>
          <w:rFonts w:hint="cs"/>
          <w:rtl/>
        </w:rPr>
      </w:pPr>
      <w:r>
        <w:rPr>
          <w:rFonts w:hint="cs"/>
          <w:rtl/>
        </w:rPr>
        <w:t>אני הקשבתי בתשומת לב לטיעונים הדמגוגיים, בעיקר של אנשי ש"ס, ואני רוצה לומר, שבפוליטיקה כנראה מותר הכול. אני מודה שאני טרי בפוליטיקה; נראה שבפוליטיקה מותר הכול. מי שהיה שותף מלא ליצירת המצב הזה עומד כאן היום ומל</w:t>
      </w:r>
      <w:r>
        <w:rPr>
          <w:rFonts w:hint="cs"/>
          <w:rtl/>
        </w:rPr>
        <w:t xml:space="preserve">ין, כאילו הוא נחת אתמול מהירח, הוא הגיע בכלל ממקום חדש, הוא לא היה פה קודם, הוא לא היה שותף. הייתם שותפים מלאים. </w:t>
      </w:r>
    </w:p>
    <w:p w14:paraId="133913BF" w14:textId="77777777" w:rsidR="00000000" w:rsidRDefault="007C71EE">
      <w:pPr>
        <w:pStyle w:val="a"/>
        <w:rPr>
          <w:rFonts w:hint="cs"/>
          <w:rtl/>
        </w:rPr>
      </w:pPr>
    </w:p>
    <w:p w14:paraId="0FB74E8C" w14:textId="77777777" w:rsidR="00000000" w:rsidRDefault="007C71EE">
      <w:pPr>
        <w:pStyle w:val="a"/>
        <w:rPr>
          <w:rFonts w:hint="cs"/>
          <w:rtl/>
        </w:rPr>
      </w:pPr>
      <w:r>
        <w:rPr>
          <w:rFonts w:hint="cs"/>
          <w:rtl/>
        </w:rPr>
        <w:t>אני רוצה להגיב על הצעת האי-אמון של חבר הכנסת עסאם מח'ול. אכן, החוק ששר הפנים רוצה להביא הוא חוק נכון, ואני לא מדבר רק על הנושא הביטחוני, שהוא</w:t>
      </w:r>
      <w:r>
        <w:rPr>
          <w:rFonts w:hint="cs"/>
          <w:rtl/>
        </w:rPr>
        <w:t xml:space="preserve"> דבר חשוב בפני עצמו. אני יודע שבאסלאם בדרך כלל האשה הולכת אחרי הגבר. פה קורה דבר מוזר מאוד, הגבר הולך אחרי האשה. אני חושב שזה לא סתם, זאת תופעה מעניינת מאוד. אדוני חבר הכנסת מח'ול, אני מציע: טול קורה מבין עיניך בעניין הזה. </w:t>
      </w:r>
    </w:p>
    <w:p w14:paraId="064D0144" w14:textId="77777777" w:rsidR="00000000" w:rsidRDefault="007C71EE">
      <w:pPr>
        <w:pStyle w:val="a"/>
        <w:rPr>
          <w:rFonts w:hint="cs"/>
          <w:rtl/>
        </w:rPr>
      </w:pPr>
    </w:p>
    <w:p w14:paraId="53364E37" w14:textId="77777777" w:rsidR="00000000" w:rsidRDefault="007C71EE">
      <w:pPr>
        <w:pStyle w:val="ac"/>
        <w:rPr>
          <w:rtl/>
        </w:rPr>
      </w:pPr>
      <w:r>
        <w:rPr>
          <w:rFonts w:hint="eastAsia"/>
          <w:rtl/>
        </w:rPr>
        <w:t>עסאם</w:t>
      </w:r>
      <w:r>
        <w:rPr>
          <w:rtl/>
        </w:rPr>
        <w:t xml:space="preserve"> מח'ול (חד"ש-תע"ל):</w:t>
      </w:r>
    </w:p>
    <w:p w14:paraId="65637CE1" w14:textId="77777777" w:rsidR="00000000" w:rsidRDefault="007C71EE">
      <w:pPr>
        <w:pStyle w:val="a"/>
        <w:rPr>
          <w:rFonts w:hint="cs"/>
          <w:rtl/>
        </w:rPr>
      </w:pPr>
    </w:p>
    <w:p w14:paraId="34BAA8F8" w14:textId="77777777" w:rsidR="00000000" w:rsidRDefault="007C71EE">
      <w:pPr>
        <w:pStyle w:val="a"/>
        <w:rPr>
          <w:rFonts w:hint="cs"/>
          <w:rtl/>
        </w:rPr>
      </w:pPr>
      <w:r>
        <w:rPr>
          <w:rFonts w:hint="cs"/>
          <w:rtl/>
        </w:rPr>
        <w:t>אני מד</w:t>
      </w:r>
      <w:r>
        <w:rPr>
          <w:rFonts w:hint="cs"/>
          <w:rtl/>
        </w:rPr>
        <w:t xml:space="preserve">בר על החוק הישראלי. </w:t>
      </w:r>
    </w:p>
    <w:p w14:paraId="77F0F4C7" w14:textId="77777777" w:rsidR="00000000" w:rsidRDefault="007C71EE">
      <w:pPr>
        <w:pStyle w:val="a"/>
        <w:rPr>
          <w:rFonts w:hint="cs"/>
          <w:rtl/>
        </w:rPr>
      </w:pPr>
    </w:p>
    <w:p w14:paraId="71EB6974" w14:textId="77777777" w:rsidR="00000000" w:rsidRDefault="007C71EE">
      <w:pPr>
        <w:pStyle w:val="SpeakerCon"/>
        <w:rPr>
          <w:rtl/>
        </w:rPr>
      </w:pPr>
      <w:bookmarkStart w:id="111" w:name="FS000001053T26_05_2003_12_37_19C"/>
      <w:bookmarkEnd w:id="111"/>
      <w:r>
        <w:rPr>
          <w:rtl/>
        </w:rPr>
        <w:t>חמי דורון (שינוי):</w:t>
      </w:r>
    </w:p>
    <w:p w14:paraId="6F398E62" w14:textId="77777777" w:rsidR="00000000" w:rsidRDefault="007C71EE">
      <w:pPr>
        <w:pStyle w:val="a"/>
        <w:rPr>
          <w:rtl/>
        </w:rPr>
      </w:pPr>
    </w:p>
    <w:p w14:paraId="0E184090" w14:textId="77777777" w:rsidR="00000000" w:rsidRDefault="007C71EE">
      <w:pPr>
        <w:pStyle w:val="a"/>
        <w:rPr>
          <w:rFonts w:hint="cs"/>
          <w:rtl/>
        </w:rPr>
      </w:pPr>
      <w:r>
        <w:rPr>
          <w:rFonts w:hint="cs"/>
          <w:rtl/>
        </w:rPr>
        <w:t xml:space="preserve">אני מבקש מחברי הבית לדחות את הצעות האי-אמון כפי שהן הוגשו על-ידי הסיעות. תודה רבה. </w:t>
      </w:r>
    </w:p>
    <w:p w14:paraId="53718AA2" w14:textId="77777777" w:rsidR="00000000" w:rsidRDefault="007C71EE">
      <w:pPr>
        <w:pStyle w:val="a"/>
        <w:rPr>
          <w:rtl/>
        </w:rPr>
      </w:pPr>
    </w:p>
    <w:p w14:paraId="45E05D24" w14:textId="77777777" w:rsidR="00000000" w:rsidRDefault="007C71EE">
      <w:pPr>
        <w:pStyle w:val="a"/>
        <w:rPr>
          <w:rFonts w:hint="cs"/>
          <w:rtl/>
        </w:rPr>
      </w:pPr>
    </w:p>
    <w:p w14:paraId="4B620452" w14:textId="77777777" w:rsidR="00000000" w:rsidRDefault="007C71EE">
      <w:pPr>
        <w:pStyle w:val="ad"/>
        <w:rPr>
          <w:rtl/>
        </w:rPr>
      </w:pPr>
      <w:r>
        <w:rPr>
          <w:rtl/>
        </w:rPr>
        <w:t>היו"ר מוחמד ברכה:</w:t>
      </w:r>
    </w:p>
    <w:p w14:paraId="0A4C9A41" w14:textId="77777777" w:rsidR="00000000" w:rsidRDefault="007C71EE">
      <w:pPr>
        <w:pStyle w:val="a"/>
        <w:rPr>
          <w:rtl/>
        </w:rPr>
      </w:pPr>
    </w:p>
    <w:p w14:paraId="37C668A2" w14:textId="77777777" w:rsidR="00000000" w:rsidRDefault="007C71EE">
      <w:pPr>
        <w:pStyle w:val="a"/>
        <w:rPr>
          <w:rFonts w:hint="cs"/>
          <w:rtl/>
        </w:rPr>
      </w:pPr>
      <w:r>
        <w:rPr>
          <w:rFonts w:hint="cs"/>
          <w:rtl/>
        </w:rPr>
        <w:t xml:space="preserve">תודה רבה לחבר הכנסת דורון. חבר הכנסת יעקב מרגי, בבקשה. אחריו - חבר הכנסת אליעזר כהן. </w:t>
      </w:r>
    </w:p>
    <w:p w14:paraId="51A8F175" w14:textId="77777777" w:rsidR="00000000" w:rsidRDefault="007C71EE">
      <w:pPr>
        <w:pStyle w:val="a"/>
        <w:rPr>
          <w:rFonts w:hint="cs"/>
          <w:rtl/>
        </w:rPr>
      </w:pPr>
    </w:p>
    <w:p w14:paraId="5943F0D7" w14:textId="77777777" w:rsidR="00000000" w:rsidRDefault="007C71EE">
      <w:pPr>
        <w:pStyle w:val="Speaker"/>
        <w:rPr>
          <w:rtl/>
        </w:rPr>
      </w:pPr>
      <w:bookmarkStart w:id="112" w:name="FS000001056T26_05_2003_12_38_13"/>
      <w:bookmarkEnd w:id="112"/>
      <w:r>
        <w:rPr>
          <w:rFonts w:hint="eastAsia"/>
          <w:rtl/>
        </w:rPr>
        <w:t>יעקב</w:t>
      </w:r>
      <w:r>
        <w:rPr>
          <w:rtl/>
        </w:rPr>
        <w:t xml:space="preserve"> מרגי (ש"ס):</w:t>
      </w:r>
    </w:p>
    <w:p w14:paraId="1E7B520E" w14:textId="77777777" w:rsidR="00000000" w:rsidRDefault="007C71EE">
      <w:pPr>
        <w:pStyle w:val="a"/>
        <w:rPr>
          <w:rFonts w:hint="cs"/>
          <w:rtl/>
        </w:rPr>
      </w:pPr>
    </w:p>
    <w:p w14:paraId="7C07B6C7" w14:textId="77777777" w:rsidR="00000000" w:rsidRDefault="007C71EE">
      <w:pPr>
        <w:pStyle w:val="a"/>
        <w:rPr>
          <w:rFonts w:hint="cs"/>
          <w:rtl/>
        </w:rPr>
      </w:pPr>
      <w:r>
        <w:rPr>
          <w:rFonts w:hint="cs"/>
          <w:rtl/>
        </w:rPr>
        <w:t>אדונ</w:t>
      </w:r>
      <w:r>
        <w:rPr>
          <w:rFonts w:hint="cs"/>
          <w:rtl/>
        </w:rPr>
        <w:t>י היושב-ראש, כנסת נכבדה, בימים אלו אנו אמורים להצביע על הצעת חוק תוכנית להבראת כלכלת ישראל. חברי חברי הכנסת, בואו נתעלה מעל כל משמעת קואליציונית ונאמר לעצמנו: האם הדברים שמכרו לנו כאן שרי האוצר במשרד האוצר על המצב הקשה של המשק הישראלי, כגון אנו על סף תהום,</w:t>
      </w:r>
      <w:r>
        <w:rPr>
          <w:rFonts w:hint="cs"/>
          <w:rtl/>
        </w:rPr>
        <w:t xml:space="preserve"> הנה האונייה נתקלת בקיר - כפי ששמענו את השר שטרית. </w:t>
      </w:r>
    </w:p>
    <w:p w14:paraId="4EFBEC60" w14:textId="77777777" w:rsidR="00000000" w:rsidRDefault="007C71EE">
      <w:pPr>
        <w:pStyle w:val="a"/>
        <w:rPr>
          <w:rFonts w:hint="cs"/>
          <w:rtl/>
        </w:rPr>
      </w:pPr>
    </w:p>
    <w:p w14:paraId="31A7F0EC" w14:textId="77777777" w:rsidR="00000000" w:rsidRDefault="007C71EE">
      <w:pPr>
        <w:pStyle w:val="a"/>
        <w:rPr>
          <w:rFonts w:hint="cs"/>
          <w:rtl/>
        </w:rPr>
      </w:pPr>
      <w:r>
        <w:rPr>
          <w:rFonts w:hint="cs"/>
          <w:rtl/>
        </w:rPr>
        <w:t>אנחנו רואים איך הצעת החוק, יחד עם שרי האוצר שלה, התערטלו בוועדות מכל מיני סעיפים, והגיעו לכאן עם הצעה מפוצלת ומעורטלת. הסעיפים הכואבים ביותר שהיו בתוכנית נשארו איתנים, יציבים. לעומת זאת, אנחנו שומעים שכל</w:t>
      </w:r>
      <w:r>
        <w:rPr>
          <w:rFonts w:hint="cs"/>
          <w:rtl/>
        </w:rPr>
        <w:t xml:space="preserve"> מי שלחץ ואיים בוועדות קיבל את מבוקשו. כולנו זוכרים את עוזי כהן מביתן 28. תשאלו אותו איך הוא השיג 100 מיליון לטובת הסגנים. </w:t>
      </w:r>
    </w:p>
    <w:p w14:paraId="12D2639B" w14:textId="77777777" w:rsidR="00000000" w:rsidRDefault="007C71EE">
      <w:pPr>
        <w:pStyle w:val="a"/>
        <w:rPr>
          <w:rFonts w:hint="cs"/>
          <w:rtl/>
        </w:rPr>
      </w:pPr>
    </w:p>
    <w:p w14:paraId="2C43EAEE" w14:textId="77777777" w:rsidR="00000000" w:rsidRDefault="007C71EE">
      <w:pPr>
        <w:pStyle w:val="ac"/>
        <w:rPr>
          <w:rtl/>
        </w:rPr>
      </w:pPr>
      <w:r>
        <w:rPr>
          <w:rFonts w:hint="eastAsia"/>
          <w:rtl/>
        </w:rPr>
        <w:t>מיכאל</w:t>
      </w:r>
      <w:r>
        <w:rPr>
          <w:rtl/>
        </w:rPr>
        <w:t xml:space="preserve"> גורלובסקי (הליכוד):</w:t>
      </w:r>
    </w:p>
    <w:p w14:paraId="44987A16" w14:textId="77777777" w:rsidR="00000000" w:rsidRDefault="007C71EE">
      <w:pPr>
        <w:pStyle w:val="a"/>
        <w:rPr>
          <w:rFonts w:hint="cs"/>
          <w:rtl/>
        </w:rPr>
      </w:pPr>
    </w:p>
    <w:p w14:paraId="28907EBA" w14:textId="77777777" w:rsidR="00000000" w:rsidRDefault="007C71EE">
      <w:pPr>
        <w:pStyle w:val="a"/>
        <w:rPr>
          <w:rFonts w:hint="cs"/>
          <w:rtl/>
        </w:rPr>
      </w:pPr>
      <w:r>
        <w:rPr>
          <w:rFonts w:hint="cs"/>
          <w:rtl/>
        </w:rPr>
        <w:t xml:space="preserve">טעית. עוזי כהן היה נגד ביתן 28. </w:t>
      </w:r>
    </w:p>
    <w:p w14:paraId="4A5A6C27" w14:textId="77777777" w:rsidR="00000000" w:rsidRDefault="007C71EE">
      <w:pPr>
        <w:pStyle w:val="a"/>
        <w:rPr>
          <w:rFonts w:hint="cs"/>
          <w:rtl/>
        </w:rPr>
      </w:pPr>
    </w:p>
    <w:p w14:paraId="09F3F20F" w14:textId="77777777" w:rsidR="00000000" w:rsidRDefault="007C71EE">
      <w:pPr>
        <w:pStyle w:val="ac"/>
        <w:rPr>
          <w:rtl/>
        </w:rPr>
      </w:pPr>
      <w:r>
        <w:rPr>
          <w:rFonts w:hint="eastAsia"/>
          <w:rtl/>
        </w:rPr>
        <w:t>עמרי</w:t>
      </w:r>
      <w:r>
        <w:rPr>
          <w:rtl/>
        </w:rPr>
        <w:t xml:space="preserve"> שרון (הליכוד):</w:t>
      </w:r>
    </w:p>
    <w:p w14:paraId="6E99CD6A" w14:textId="77777777" w:rsidR="00000000" w:rsidRDefault="007C71EE">
      <w:pPr>
        <w:pStyle w:val="a"/>
        <w:rPr>
          <w:rFonts w:hint="cs"/>
          <w:rtl/>
        </w:rPr>
      </w:pPr>
    </w:p>
    <w:p w14:paraId="1D6A3C8B" w14:textId="77777777" w:rsidR="00000000" w:rsidRDefault="007C71EE">
      <w:pPr>
        <w:pStyle w:val="a"/>
        <w:rPr>
          <w:rFonts w:hint="cs"/>
          <w:rtl/>
        </w:rPr>
      </w:pPr>
      <w:r>
        <w:rPr>
          <w:rFonts w:hint="cs"/>
          <w:rtl/>
        </w:rPr>
        <w:t xml:space="preserve">- - - </w:t>
      </w:r>
    </w:p>
    <w:p w14:paraId="0FA15CAB" w14:textId="77777777" w:rsidR="00000000" w:rsidRDefault="007C71EE">
      <w:pPr>
        <w:pStyle w:val="a"/>
        <w:rPr>
          <w:rFonts w:hint="cs"/>
          <w:rtl/>
        </w:rPr>
      </w:pPr>
    </w:p>
    <w:p w14:paraId="3C6CBA21" w14:textId="77777777" w:rsidR="00000000" w:rsidRDefault="007C71EE">
      <w:pPr>
        <w:pStyle w:val="ac"/>
        <w:rPr>
          <w:rtl/>
        </w:rPr>
      </w:pPr>
      <w:r>
        <w:rPr>
          <w:rFonts w:hint="eastAsia"/>
          <w:rtl/>
        </w:rPr>
        <w:t>יעקב</w:t>
      </w:r>
      <w:r>
        <w:rPr>
          <w:rtl/>
        </w:rPr>
        <w:t xml:space="preserve"> ליצמן (יהדות התורה):</w:t>
      </w:r>
    </w:p>
    <w:p w14:paraId="322D4BB2" w14:textId="77777777" w:rsidR="00000000" w:rsidRDefault="007C71EE">
      <w:pPr>
        <w:pStyle w:val="a"/>
        <w:rPr>
          <w:rFonts w:hint="cs"/>
          <w:rtl/>
        </w:rPr>
      </w:pPr>
    </w:p>
    <w:p w14:paraId="0EBDBEFD" w14:textId="77777777" w:rsidR="00000000" w:rsidRDefault="007C71EE">
      <w:pPr>
        <w:pStyle w:val="a"/>
        <w:rPr>
          <w:rFonts w:hint="cs"/>
          <w:rtl/>
        </w:rPr>
      </w:pPr>
      <w:r>
        <w:rPr>
          <w:rFonts w:hint="cs"/>
          <w:rtl/>
        </w:rPr>
        <w:t xml:space="preserve">אולי תסביר לי </w:t>
      </w:r>
      <w:r>
        <w:rPr>
          <w:rFonts w:hint="cs"/>
          <w:rtl/>
        </w:rPr>
        <w:t>מי זה עוזי כהן? הוא מיהדות התורה?</w:t>
      </w:r>
    </w:p>
    <w:p w14:paraId="2054A2CA" w14:textId="77777777" w:rsidR="00000000" w:rsidRDefault="007C71EE">
      <w:pPr>
        <w:pStyle w:val="a"/>
        <w:rPr>
          <w:rFonts w:hint="cs"/>
          <w:rtl/>
        </w:rPr>
      </w:pPr>
    </w:p>
    <w:p w14:paraId="69F5DFAB" w14:textId="77777777" w:rsidR="00000000" w:rsidRDefault="007C71EE">
      <w:pPr>
        <w:pStyle w:val="SpeakerCon"/>
        <w:rPr>
          <w:rFonts w:hint="cs"/>
          <w:rtl/>
        </w:rPr>
      </w:pPr>
      <w:bookmarkStart w:id="113" w:name="FS000001056T26_05_2003_12_43_49C"/>
      <w:bookmarkEnd w:id="113"/>
      <w:r>
        <w:rPr>
          <w:rtl/>
        </w:rPr>
        <w:t>יעקב מרגי (ש"ס):</w:t>
      </w:r>
    </w:p>
    <w:p w14:paraId="18929D7B" w14:textId="77777777" w:rsidR="00000000" w:rsidRDefault="007C71EE">
      <w:pPr>
        <w:pStyle w:val="SpeakerCon"/>
        <w:rPr>
          <w:rFonts w:hint="cs"/>
          <w:rtl/>
        </w:rPr>
      </w:pPr>
    </w:p>
    <w:p w14:paraId="4BB042E9" w14:textId="77777777" w:rsidR="00000000" w:rsidRDefault="007C71EE">
      <w:pPr>
        <w:pStyle w:val="a"/>
        <w:rPr>
          <w:rFonts w:hint="cs"/>
          <w:rtl/>
        </w:rPr>
      </w:pPr>
      <w:r>
        <w:rPr>
          <w:rFonts w:hint="cs"/>
          <w:rtl/>
        </w:rPr>
        <w:t xml:space="preserve">אני שמח שלחברי הליכוד יש הזדמנות לענות לי, כי בוועדות לא נותנים להם לדבר. עוזי כהן הוא חבר מרכז ליכוד מביתן 28, רעננה, סגן ראש עיר. </w:t>
      </w:r>
    </w:p>
    <w:p w14:paraId="4403CC92" w14:textId="77777777" w:rsidR="00000000" w:rsidRDefault="007C71EE">
      <w:pPr>
        <w:pStyle w:val="a"/>
        <w:rPr>
          <w:rtl/>
        </w:rPr>
      </w:pPr>
    </w:p>
    <w:p w14:paraId="60CBD467" w14:textId="77777777" w:rsidR="00000000" w:rsidRDefault="007C71EE">
      <w:pPr>
        <w:pStyle w:val="a"/>
        <w:rPr>
          <w:rFonts w:hint="cs"/>
          <w:rtl/>
        </w:rPr>
      </w:pPr>
      <w:r>
        <w:rPr>
          <w:rFonts w:hint="cs"/>
          <w:rtl/>
        </w:rPr>
        <w:t>תשאלו את עמיר פרץ מה הוא קיבל בתמורה לקיצוצים בשכר העובדים במגזר הציב</w:t>
      </w:r>
      <w:r>
        <w:rPr>
          <w:rFonts w:hint="cs"/>
          <w:rtl/>
        </w:rPr>
        <w:t xml:space="preserve">ורי, בפגיעה בקרנות ההשתלמות. רבותי, קרנות הפנסיה, עם העטינים הדשנים - אני לא מאמין לא להסתדרות ולא לאוצר ברפורמה בקרנות הפנסיה. שניהם רוצים לעשוק את הפנסיונרים. </w:t>
      </w:r>
    </w:p>
    <w:p w14:paraId="06A06BAF" w14:textId="77777777" w:rsidR="00000000" w:rsidRDefault="007C71EE">
      <w:pPr>
        <w:pStyle w:val="a"/>
        <w:rPr>
          <w:rFonts w:hint="cs"/>
          <w:rtl/>
        </w:rPr>
      </w:pPr>
    </w:p>
    <w:p w14:paraId="534FBA24" w14:textId="77777777" w:rsidR="00000000" w:rsidRDefault="007C71EE">
      <w:pPr>
        <w:pStyle w:val="a"/>
        <w:rPr>
          <w:rFonts w:hint="cs"/>
          <w:rtl/>
        </w:rPr>
      </w:pPr>
      <w:r>
        <w:rPr>
          <w:rFonts w:hint="cs"/>
          <w:rtl/>
        </w:rPr>
        <w:t>האם  מישהו בדק את שתיקת הכבשים של שינוי? היכן כל ההבטחות למעמד הביניים של שינוי? מסתבר ששינוי</w:t>
      </w:r>
      <w:r>
        <w:rPr>
          <w:rFonts w:hint="cs"/>
          <w:rtl/>
        </w:rPr>
        <w:t xml:space="preserve"> זאת המרמה הגדולה של הכנסת הזאת. תוך ארבעה חודשים בגדו בכל עקרונותיהם, פרט לנושא אחד: לתקוף את הדתיים, לתקוף את ש"ס, גם על מה שלא עשו. אבל בואו נראה במה בגדה שינוי בתקופה כה קצרה. בסטודנטים בגדתם - ביטלתם את המלצות ועדת-וינוגרד; בחיילים בגדתם - הגדלתם את מ</w:t>
      </w:r>
      <w:r>
        <w:rPr>
          <w:rFonts w:hint="cs"/>
          <w:rtl/>
        </w:rPr>
        <w:t xml:space="preserve">כסת ימי המילואים; במעמד הבינוני - כולנו זוכרים את תשדירי השירות של שינוי. הם באו לייצג את מעמד הביניים של המדינה, והנה תוך ארבעה חודשים קברו אותו תרתי משמע. </w:t>
      </w:r>
    </w:p>
    <w:p w14:paraId="34A4DF4E" w14:textId="77777777" w:rsidR="00000000" w:rsidRDefault="007C71EE">
      <w:pPr>
        <w:pStyle w:val="a"/>
        <w:rPr>
          <w:rFonts w:hint="cs"/>
          <w:rtl/>
        </w:rPr>
      </w:pPr>
    </w:p>
    <w:p w14:paraId="34178037" w14:textId="77777777" w:rsidR="00000000" w:rsidRDefault="007C71EE">
      <w:pPr>
        <w:pStyle w:val="a"/>
        <w:rPr>
          <w:rFonts w:hint="cs"/>
          <w:rtl/>
        </w:rPr>
      </w:pPr>
      <w:r>
        <w:rPr>
          <w:rFonts w:hint="cs"/>
          <w:rtl/>
        </w:rPr>
        <w:t>שינוי היא המרמה הגדולה של הכנסת הזאת. ההבטחות למעמד הביניים הביאו לה כחמישה מנדטים. האשמתם את ש"ס</w:t>
      </w:r>
      <w:r>
        <w:rPr>
          <w:rFonts w:hint="cs"/>
          <w:rtl/>
        </w:rPr>
        <w:t xml:space="preserve"> ואת החרדים שהם עושקים את מעמד הביניים. זאת דמגוגיה זולה, שמזכירה לנו תקופה נאלחת. והנה שינוי תובעת ממשרד האוצר לעמוד מאחורי תוכניתו הכלכלית, שכל כולה הורדת מעמד הביניים אל מתחת לקו העוני. לשינוי הפריע שאין כבר עניים, כי העניים כבר ירדו אל מתחת לקו העוני, </w:t>
      </w:r>
      <w:r>
        <w:rPr>
          <w:rFonts w:hint="cs"/>
          <w:rtl/>
        </w:rPr>
        <w:t xml:space="preserve">ועכשיו הורידו את מעמד הביניים לקו העוני. מה לעשות? שינוי האליטיסיטית,  היהירה, העשירה והמנותקת מהציבור, שאין לה כבר קו עוני - זה מטריד אותה. היא צריכה להוריד אוכלוסייה חדשה, והנה ראינו מאיזה מגזר באו ההתאבדויות האחרונות. </w:t>
      </w:r>
    </w:p>
    <w:p w14:paraId="049E7F66" w14:textId="77777777" w:rsidR="00000000" w:rsidRDefault="007C71EE">
      <w:pPr>
        <w:pStyle w:val="a"/>
        <w:rPr>
          <w:rFonts w:hint="cs"/>
          <w:rtl/>
        </w:rPr>
      </w:pPr>
    </w:p>
    <w:p w14:paraId="4F8A0F1F" w14:textId="77777777" w:rsidR="00000000" w:rsidRDefault="007C71EE">
      <w:pPr>
        <w:pStyle w:val="a"/>
        <w:rPr>
          <w:rFonts w:hint="cs"/>
          <w:rtl/>
        </w:rPr>
      </w:pPr>
      <w:r>
        <w:rPr>
          <w:rFonts w:hint="cs"/>
          <w:rtl/>
        </w:rPr>
        <w:t>שינוי - בגדתם בכולם, וכדאי מאוד ש</w:t>
      </w:r>
      <w:r>
        <w:rPr>
          <w:rFonts w:hint="cs"/>
          <w:rtl/>
        </w:rPr>
        <w:t>אתם והמפד"ל תפירו את שתיקת הכבשים ותגלו באמת את מזימתכם הגדולה למהפכה החילונית ולמהפכה העדתית, שאף אחד לא אוהב להשתמש בה. את המפד"ל ואת שינוי אני כן מאשים בבגידה בבוחריהן, במהפכה חילונית ובמהפכה עדתית.</w:t>
      </w:r>
    </w:p>
    <w:p w14:paraId="7E72F266" w14:textId="77777777" w:rsidR="00000000" w:rsidRDefault="007C71EE">
      <w:pPr>
        <w:pStyle w:val="a"/>
        <w:rPr>
          <w:rFonts w:hint="cs"/>
          <w:rtl/>
        </w:rPr>
      </w:pPr>
    </w:p>
    <w:p w14:paraId="1ACA209A" w14:textId="77777777" w:rsidR="00000000" w:rsidRDefault="007C71EE">
      <w:pPr>
        <w:pStyle w:val="a"/>
        <w:rPr>
          <w:rFonts w:hint="cs"/>
          <w:rtl/>
        </w:rPr>
      </w:pPr>
      <w:r>
        <w:rPr>
          <w:rFonts w:hint="cs"/>
          <w:rtl/>
        </w:rPr>
        <w:t xml:space="preserve">למנהיגי המפד"ל ויש"ע, אנחנו עדים בימים האחרונים למפת </w:t>
      </w:r>
      <w:r>
        <w:rPr>
          <w:rFonts w:hint="cs"/>
          <w:rtl/>
        </w:rPr>
        <w:t xml:space="preserve">הדרכים. כולנו זוכרים את סדרת ההפגנות מול ביתו של מרן הראשון לציון. הייתי רוצה לראות את מנהיגי הימין כולם מפגינים היום מול בתי יצחק לוי, אפי איתם, האיחוד הלאומי וראש הממשלה. תודה. </w:t>
      </w:r>
    </w:p>
    <w:p w14:paraId="57517D00" w14:textId="77777777" w:rsidR="00000000" w:rsidRDefault="007C71EE">
      <w:pPr>
        <w:pStyle w:val="a"/>
        <w:rPr>
          <w:rFonts w:hint="cs"/>
          <w:rtl/>
        </w:rPr>
      </w:pPr>
    </w:p>
    <w:p w14:paraId="6C3546A8" w14:textId="77777777" w:rsidR="00000000" w:rsidRDefault="007C71EE">
      <w:pPr>
        <w:pStyle w:val="a"/>
        <w:rPr>
          <w:color w:val="0000FF"/>
          <w:szCs w:val="28"/>
          <w:rtl/>
        </w:rPr>
      </w:pPr>
    </w:p>
    <w:p w14:paraId="52E49D2E" w14:textId="77777777" w:rsidR="00000000" w:rsidRDefault="007C71EE">
      <w:pPr>
        <w:pStyle w:val="ad"/>
        <w:rPr>
          <w:rtl/>
        </w:rPr>
      </w:pPr>
      <w:r>
        <w:rPr>
          <w:rtl/>
        </w:rPr>
        <w:t>היו"ר מוחמד ברכה:</w:t>
      </w:r>
    </w:p>
    <w:p w14:paraId="276EDB2F" w14:textId="77777777" w:rsidR="00000000" w:rsidRDefault="007C71EE">
      <w:pPr>
        <w:pStyle w:val="a"/>
        <w:rPr>
          <w:rtl/>
        </w:rPr>
      </w:pPr>
    </w:p>
    <w:p w14:paraId="62DB5C02" w14:textId="77777777" w:rsidR="00000000" w:rsidRDefault="007C71EE">
      <w:pPr>
        <w:pStyle w:val="a"/>
        <w:rPr>
          <w:rFonts w:hint="cs"/>
          <w:rtl/>
        </w:rPr>
      </w:pPr>
      <w:r>
        <w:rPr>
          <w:rFonts w:hint="cs"/>
          <w:rtl/>
        </w:rPr>
        <w:t xml:space="preserve">תודה רבה, אדוני. חבר הכנסת אליעזר כהן. אחריו </w:t>
      </w:r>
      <w:r>
        <w:rPr>
          <w:rtl/>
        </w:rPr>
        <w:t>–</w:t>
      </w:r>
      <w:r>
        <w:rPr>
          <w:rFonts w:hint="cs"/>
          <w:rtl/>
        </w:rPr>
        <w:t xml:space="preserve"> חבר הכנס</w:t>
      </w:r>
      <w:r>
        <w:rPr>
          <w:rFonts w:hint="cs"/>
          <w:rtl/>
        </w:rPr>
        <w:t>ת רן כהן.</w:t>
      </w:r>
    </w:p>
    <w:p w14:paraId="1465B2F0" w14:textId="77777777" w:rsidR="00000000" w:rsidRDefault="007C71EE">
      <w:pPr>
        <w:pStyle w:val="a"/>
        <w:rPr>
          <w:rFonts w:hint="cs"/>
          <w:rtl/>
        </w:rPr>
      </w:pPr>
    </w:p>
    <w:p w14:paraId="1C8E5E7B" w14:textId="77777777" w:rsidR="00000000" w:rsidRDefault="007C71EE">
      <w:pPr>
        <w:pStyle w:val="Speaker"/>
        <w:rPr>
          <w:rtl/>
        </w:rPr>
      </w:pPr>
      <w:bookmarkStart w:id="114" w:name="FS000000421T26_05_2003_12_27_40"/>
      <w:bookmarkEnd w:id="114"/>
      <w:r>
        <w:rPr>
          <w:rFonts w:hint="eastAsia"/>
          <w:rtl/>
        </w:rPr>
        <w:t>אליעזר</w:t>
      </w:r>
      <w:r>
        <w:rPr>
          <w:rtl/>
        </w:rPr>
        <w:t xml:space="preserve"> כהן (האיחוד הלאומי - ישראל ביתנו):</w:t>
      </w:r>
    </w:p>
    <w:p w14:paraId="1CCB5E7E" w14:textId="77777777" w:rsidR="00000000" w:rsidRDefault="007C71EE">
      <w:pPr>
        <w:pStyle w:val="a"/>
        <w:rPr>
          <w:rFonts w:hint="cs"/>
          <w:rtl/>
        </w:rPr>
      </w:pPr>
    </w:p>
    <w:p w14:paraId="40F4B807" w14:textId="77777777" w:rsidR="00000000" w:rsidRDefault="007C71EE">
      <w:pPr>
        <w:pStyle w:val="a"/>
        <w:rPr>
          <w:rFonts w:hint="cs"/>
          <w:rtl/>
        </w:rPr>
      </w:pPr>
      <w:r>
        <w:rPr>
          <w:rFonts w:hint="cs"/>
          <w:rtl/>
        </w:rPr>
        <w:t>רבותי חברי הכנסת, בשבועות האחרונים אנחנו מגלים לעתים קרובות יותר ויותר שיש כמעט בכל שבוע הבעת אי-אמון. התוצאות של הבחירות האחרונות - - -</w:t>
      </w:r>
    </w:p>
    <w:p w14:paraId="0744BD7D" w14:textId="77777777" w:rsidR="00000000" w:rsidRDefault="007C71EE">
      <w:pPr>
        <w:pStyle w:val="a"/>
        <w:rPr>
          <w:rFonts w:hint="cs"/>
          <w:rtl/>
        </w:rPr>
      </w:pPr>
    </w:p>
    <w:p w14:paraId="732608D3" w14:textId="77777777" w:rsidR="00000000" w:rsidRDefault="007C71EE">
      <w:pPr>
        <w:pStyle w:val="ac"/>
        <w:rPr>
          <w:rtl/>
        </w:rPr>
      </w:pPr>
      <w:r>
        <w:rPr>
          <w:rFonts w:hint="eastAsia"/>
          <w:rtl/>
        </w:rPr>
        <w:t>יעקב</w:t>
      </w:r>
      <w:r>
        <w:rPr>
          <w:rtl/>
        </w:rPr>
        <w:t xml:space="preserve"> ליצמן (יהדות התורה):</w:t>
      </w:r>
    </w:p>
    <w:p w14:paraId="152D6B22" w14:textId="77777777" w:rsidR="00000000" w:rsidRDefault="007C71EE">
      <w:pPr>
        <w:pStyle w:val="a"/>
        <w:rPr>
          <w:rFonts w:hint="cs"/>
          <w:rtl/>
        </w:rPr>
      </w:pPr>
    </w:p>
    <w:p w14:paraId="0A73C129" w14:textId="77777777" w:rsidR="00000000" w:rsidRDefault="007C71EE">
      <w:pPr>
        <w:pStyle w:val="a"/>
        <w:rPr>
          <w:rFonts w:hint="cs"/>
          <w:rtl/>
        </w:rPr>
      </w:pPr>
      <w:r>
        <w:rPr>
          <w:rFonts w:hint="cs"/>
          <w:rtl/>
        </w:rPr>
        <w:t>אתה טועה, כל יום.</w:t>
      </w:r>
    </w:p>
    <w:p w14:paraId="15C5F227" w14:textId="77777777" w:rsidR="00000000" w:rsidRDefault="007C71EE">
      <w:pPr>
        <w:pStyle w:val="a"/>
        <w:rPr>
          <w:rFonts w:hint="cs"/>
          <w:rtl/>
        </w:rPr>
      </w:pPr>
    </w:p>
    <w:p w14:paraId="65E774BE" w14:textId="77777777" w:rsidR="00000000" w:rsidRDefault="007C71EE">
      <w:pPr>
        <w:pStyle w:val="SpeakerCon"/>
        <w:rPr>
          <w:rtl/>
        </w:rPr>
      </w:pPr>
      <w:bookmarkStart w:id="115" w:name="FS000000421T26_05_2003_12_28_36C"/>
      <w:bookmarkEnd w:id="115"/>
      <w:r>
        <w:rPr>
          <w:rtl/>
        </w:rPr>
        <w:t>אליעזר כהן (האיחוד</w:t>
      </w:r>
      <w:r>
        <w:rPr>
          <w:rtl/>
        </w:rPr>
        <w:t xml:space="preserve"> הלאומי - ישראל ביתנו):</w:t>
      </w:r>
    </w:p>
    <w:p w14:paraId="7B768E29" w14:textId="77777777" w:rsidR="00000000" w:rsidRDefault="007C71EE">
      <w:pPr>
        <w:pStyle w:val="a"/>
        <w:rPr>
          <w:rtl/>
        </w:rPr>
      </w:pPr>
    </w:p>
    <w:p w14:paraId="0E38C5BD" w14:textId="77777777" w:rsidR="00000000" w:rsidRDefault="007C71EE">
      <w:pPr>
        <w:pStyle w:val="a"/>
        <w:rPr>
          <w:rFonts w:hint="cs"/>
          <w:rtl/>
        </w:rPr>
      </w:pPr>
      <w:r>
        <w:rPr>
          <w:rFonts w:hint="cs"/>
          <w:rtl/>
        </w:rPr>
        <w:t>כמעט כל יום? אני לא רוצה להגזים, אני אומר פעם בשבוע. אי-אמון בפרלמנט נורמלי צריך לקרות פעם בשנה, פעם בחצי שנה, לא בכל שבוע.</w:t>
      </w:r>
    </w:p>
    <w:p w14:paraId="3306AD77" w14:textId="77777777" w:rsidR="00000000" w:rsidRDefault="007C71EE">
      <w:pPr>
        <w:pStyle w:val="a"/>
        <w:rPr>
          <w:rFonts w:hint="cs"/>
          <w:rtl/>
        </w:rPr>
      </w:pPr>
    </w:p>
    <w:p w14:paraId="223984DA" w14:textId="77777777" w:rsidR="00000000" w:rsidRDefault="007C71EE">
      <w:pPr>
        <w:pStyle w:val="ac"/>
        <w:rPr>
          <w:rtl/>
        </w:rPr>
      </w:pPr>
      <w:r>
        <w:rPr>
          <w:rFonts w:hint="eastAsia"/>
          <w:rtl/>
        </w:rPr>
        <w:t>מיכאל</w:t>
      </w:r>
      <w:r>
        <w:rPr>
          <w:rtl/>
        </w:rPr>
        <w:t xml:space="preserve"> מלכיאור (העבודה-מימד):</w:t>
      </w:r>
    </w:p>
    <w:p w14:paraId="13AA51C6" w14:textId="77777777" w:rsidR="00000000" w:rsidRDefault="007C71EE">
      <w:pPr>
        <w:pStyle w:val="a"/>
        <w:rPr>
          <w:rFonts w:hint="cs"/>
          <w:rtl/>
        </w:rPr>
      </w:pPr>
    </w:p>
    <w:p w14:paraId="080FE3B6" w14:textId="77777777" w:rsidR="00000000" w:rsidRDefault="007C71EE">
      <w:pPr>
        <w:pStyle w:val="a"/>
        <w:rPr>
          <w:rFonts w:hint="cs"/>
          <w:rtl/>
        </w:rPr>
      </w:pPr>
      <w:r>
        <w:rPr>
          <w:rFonts w:hint="cs"/>
          <w:rtl/>
        </w:rPr>
        <w:t>אם היתה ממשלה נורמלית, אז - - -</w:t>
      </w:r>
    </w:p>
    <w:p w14:paraId="649F7B3B" w14:textId="77777777" w:rsidR="00000000" w:rsidRDefault="007C71EE">
      <w:pPr>
        <w:pStyle w:val="a"/>
        <w:rPr>
          <w:rFonts w:hint="cs"/>
          <w:rtl/>
        </w:rPr>
      </w:pPr>
    </w:p>
    <w:p w14:paraId="55477686" w14:textId="77777777" w:rsidR="00000000" w:rsidRDefault="007C71EE">
      <w:pPr>
        <w:pStyle w:val="SpeakerCon"/>
        <w:rPr>
          <w:rtl/>
        </w:rPr>
      </w:pPr>
      <w:bookmarkStart w:id="116" w:name="FS000000421T26_05_2003_12_29_39C"/>
      <w:bookmarkEnd w:id="116"/>
      <w:r>
        <w:rPr>
          <w:rtl/>
        </w:rPr>
        <w:t>אליעזר כהן (האיחוד הלאומי - ישראל ביתנו):</w:t>
      </w:r>
    </w:p>
    <w:p w14:paraId="319AE8B1" w14:textId="77777777" w:rsidR="00000000" w:rsidRDefault="007C71EE">
      <w:pPr>
        <w:pStyle w:val="a"/>
        <w:rPr>
          <w:rtl/>
        </w:rPr>
      </w:pPr>
    </w:p>
    <w:p w14:paraId="1EDDAB5D" w14:textId="77777777" w:rsidR="00000000" w:rsidRDefault="007C71EE">
      <w:pPr>
        <w:pStyle w:val="a"/>
        <w:rPr>
          <w:rFonts w:hint="cs"/>
          <w:rtl/>
        </w:rPr>
      </w:pPr>
      <w:r>
        <w:rPr>
          <w:rFonts w:hint="cs"/>
          <w:rtl/>
        </w:rPr>
        <w:t xml:space="preserve">לא נשאר לאופוזיציה שחטפה את ה"זץ" שלה בבחירות האחרונות וקטנה לממדים כאלה אלא הכלי המעורר רחמים הזה של האי-אמון. מה זה אי-אמון? מה זה כל שני וחמישי אי-אמון? איך עושים את זה, ובשביל מה? מי מגיש את אי-האמון ועל מה? המצב הכלכלי הקשה </w:t>
      </w:r>
      <w:r>
        <w:rPr>
          <w:rtl/>
        </w:rPr>
        <w:t>–</w:t>
      </w:r>
      <w:r>
        <w:rPr>
          <w:rFonts w:hint="cs"/>
          <w:rtl/>
        </w:rPr>
        <w:t xml:space="preserve"> כולנו יודעים. המצב הביטחו</w:t>
      </w:r>
      <w:r>
        <w:rPr>
          <w:rFonts w:hint="cs"/>
          <w:rtl/>
        </w:rPr>
        <w:t xml:space="preserve">ני הקשה </w:t>
      </w:r>
      <w:r>
        <w:rPr>
          <w:rtl/>
        </w:rPr>
        <w:t>–</w:t>
      </w:r>
      <w:r>
        <w:rPr>
          <w:rFonts w:hint="cs"/>
          <w:rtl/>
        </w:rPr>
        <w:t xml:space="preserve"> כולנו יודעים. מי גרם לו? מי הביא אותנו למצב הכלכלי והביטחוני הקשה? הממשלה הנוכחית?  אני לא רוצה ללכת אחורה. </w:t>
      </w:r>
    </w:p>
    <w:p w14:paraId="3903D931" w14:textId="77777777" w:rsidR="00000000" w:rsidRDefault="007C71EE">
      <w:pPr>
        <w:pStyle w:val="a"/>
        <w:rPr>
          <w:rFonts w:hint="cs"/>
          <w:rtl/>
        </w:rPr>
      </w:pPr>
    </w:p>
    <w:p w14:paraId="63AFEE70" w14:textId="77777777" w:rsidR="00000000" w:rsidRDefault="007C71EE">
      <w:pPr>
        <w:pStyle w:val="ac"/>
        <w:rPr>
          <w:rtl/>
        </w:rPr>
      </w:pPr>
      <w:r>
        <w:rPr>
          <w:rFonts w:hint="eastAsia"/>
          <w:rtl/>
        </w:rPr>
        <w:t>יעקב</w:t>
      </w:r>
      <w:r>
        <w:rPr>
          <w:rtl/>
        </w:rPr>
        <w:t xml:space="preserve"> ליצמן (יהדות התורה):</w:t>
      </w:r>
    </w:p>
    <w:p w14:paraId="6F5B1D05" w14:textId="77777777" w:rsidR="00000000" w:rsidRDefault="007C71EE">
      <w:pPr>
        <w:pStyle w:val="a"/>
        <w:rPr>
          <w:rFonts w:hint="cs"/>
          <w:rtl/>
        </w:rPr>
      </w:pPr>
    </w:p>
    <w:p w14:paraId="15753CF5" w14:textId="77777777" w:rsidR="00000000" w:rsidRDefault="007C71EE">
      <w:pPr>
        <w:pStyle w:val="a"/>
        <w:rPr>
          <w:rFonts w:hint="cs"/>
          <w:rtl/>
        </w:rPr>
      </w:pPr>
      <w:r>
        <w:rPr>
          <w:rFonts w:hint="cs"/>
          <w:rtl/>
        </w:rPr>
        <w:t>הממשלה הקודמת של שרון, מה זה משנה.</w:t>
      </w:r>
    </w:p>
    <w:p w14:paraId="4DB04B76" w14:textId="77777777" w:rsidR="00000000" w:rsidRDefault="007C71EE">
      <w:pPr>
        <w:pStyle w:val="a"/>
        <w:rPr>
          <w:rFonts w:hint="cs"/>
          <w:rtl/>
        </w:rPr>
      </w:pPr>
    </w:p>
    <w:p w14:paraId="7F4BBA24" w14:textId="77777777" w:rsidR="00000000" w:rsidRDefault="007C71EE">
      <w:pPr>
        <w:pStyle w:val="SpeakerCon"/>
        <w:rPr>
          <w:rtl/>
        </w:rPr>
      </w:pPr>
      <w:bookmarkStart w:id="117" w:name="FS000000421T26_05_2003_12_31_40C"/>
      <w:bookmarkEnd w:id="117"/>
    </w:p>
    <w:p w14:paraId="1730F3D6" w14:textId="77777777" w:rsidR="00000000" w:rsidRDefault="007C71EE">
      <w:pPr>
        <w:pStyle w:val="SpeakerCon"/>
        <w:rPr>
          <w:rtl/>
        </w:rPr>
      </w:pPr>
      <w:r>
        <w:rPr>
          <w:rtl/>
        </w:rPr>
        <w:t>אליעזר כהן (האיחוד הלאומי - ישראל ביתנו):</w:t>
      </w:r>
    </w:p>
    <w:p w14:paraId="4C071CDA" w14:textId="77777777" w:rsidR="00000000" w:rsidRDefault="007C71EE">
      <w:pPr>
        <w:pStyle w:val="a"/>
        <w:rPr>
          <w:rtl/>
        </w:rPr>
      </w:pPr>
    </w:p>
    <w:p w14:paraId="47EAB54E" w14:textId="77777777" w:rsidR="00000000" w:rsidRDefault="007C71EE">
      <w:pPr>
        <w:pStyle w:val="a"/>
        <w:rPr>
          <w:rFonts w:hint="cs"/>
          <w:rtl/>
        </w:rPr>
      </w:pPr>
      <w:r>
        <w:rPr>
          <w:rFonts w:hint="cs"/>
          <w:rtl/>
        </w:rPr>
        <w:t>ידידי חבר הכנסת ליצמן, בהיסטו</w:t>
      </w:r>
      <w:r>
        <w:rPr>
          <w:rFonts w:hint="cs"/>
          <w:rtl/>
        </w:rPr>
        <w:t>ריה של מדינת ישראל היו שני משברים לאומיים גדולים. האחד היה מלחמת יום כיפור ב=1973, והשני היה הסכם אוסלו ב=1993. מאז הסכם אוסלו המדינה הזאת תקועה בבוץ. בתחום הביטחון  - כי נתנו את הנשק החם לפלסטינים - ובכלכלה, והמדינה הזאת הלכה ונסוגה.  עכשיו מביאים לנו איז</w:t>
      </w:r>
      <w:r>
        <w:rPr>
          <w:rFonts w:hint="cs"/>
          <w:rtl/>
        </w:rPr>
        <w:t xml:space="preserve">ה מין חידוש של אוסלו במפת הדרכים. אנחנו הצבענו אתמול נגד מפת הדרכים, מפני שהיא מין מעטה של הסכם אוסלו חדש. </w:t>
      </w:r>
    </w:p>
    <w:p w14:paraId="123A5093" w14:textId="77777777" w:rsidR="00000000" w:rsidRDefault="007C71EE">
      <w:pPr>
        <w:pStyle w:val="a"/>
        <w:rPr>
          <w:rFonts w:hint="cs"/>
          <w:rtl/>
        </w:rPr>
      </w:pPr>
    </w:p>
    <w:p w14:paraId="6231C5B5" w14:textId="77777777" w:rsidR="00000000" w:rsidRDefault="007C71EE">
      <w:pPr>
        <w:pStyle w:val="ac"/>
        <w:rPr>
          <w:rtl/>
        </w:rPr>
      </w:pPr>
      <w:r>
        <w:rPr>
          <w:rFonts w:hint="eastAsia"/>
          <w:rtl/>
        </w:rPr>
        <w:t>מיכאל</w:t>
      </w:r>
      <w:r>
        <w:rPr>
          <w:rtl/>
        </w:rPr>
        <w:t xml:space="preserve"> מלכיאור (העבודה-מימד):</w:t>
      </w:r>
    </w:p>
    <w:p w14:paraId="2A7A9456" w14:textId="77777777" w:rsidR="00000000" w:rsidRDefault="007C71EE">
      <w:pPr>
        <w:pStyle w:val="a"/>
        <w:rPr>
          <w:rFonts w:hint="cs"/>
          <w:rtl/>
        </w:rPr>
      </w:pPr>
    </w:p>
    <w:p w14:paraId="3B996A14" w14:textId="77777777" w:rsidR="00000000" w:rsidRDefault="007C71EE">
      <w:pPr>
        <w:pStyle w:val="a"/>
        <w:rPr>
          <w:rFonts w:hint="cs"/>
          <w:rtl/>
        </w:rPr>
      </w:pPr>
      <w:r>
        <w:rPr>
          <w:rFonts w:hint="cs"/>
          <w:rtl/>
        </w:rPr>
        <w:t>עכשיו זה מחייב אתכם.</w:t>
      </w:r>
    </w:p>
    <w:p w14:paraId="07875C02" w14:textId="77777777" w:rsidR="00000000" w:rsidRDefault="007C71EE">
      <w:pPr>
        <w:pStyle w:val="a"/>
        <w:rPr>
          <w:rFonts w:hint="cs"/>
          <w:rtl/>
        </w:rPr>
      </w:pPr>
    </w:p>
    <w:p w14:paraId="6EE16AED" w14:textId="77777777" w:rsidR="00000000" w:rsidRDefault="007C71EE">
      <w:pPr>
        <w:pStyle w:val="SpeakerCon"/>
        <w:rPr>
          <w:rtl/>
        </w:rPr>
      </w:pPr>
      <w:bookmarkStart w:id="118" w:name="FS000000421T26_05_2003_12_33_50C"/>
      <w:bookmarkEnd w:id="118"/>
      <w:r>
        <w:rPr>
          <w:rtl/>
        </w:rPr>
        <w:t>אליעזר כהן (האיחוד הלאומי - ישראל ביתנו):</w:t>
      </w:r>
    </w:p>
    <w:p w14:paraId="58CFFAC3" w14:textId="77777777" w:rsidR="00000000" w:rsidRDefault="007C71EE">
      <w:pPr>
        <w:pStyle w:val="a"/>
        <w:rPr>
          <w:rtl/>
        </w:rPr>
      </w:pPr>
    </w:p>
    <w:p w14:paraId="3DD3DDA3" w14:textId="77777777" w:rsidR="00000000" w:rsidRDefault="007C71EE">
      <w:pPr>
        <w:pStyle w:val="a"/>
        <w:rPr>
          <w:rFonts w:hint="cs"/>
          <w:rtl/>
        </w:rPr>
      </w:pPr>
      <w:r>
        <w:rPr>
          <w:rFonts w:hint="cs"/>
          <w:rtl/>
        </w:rPr>
        <w:t>אנחנו מקווים ונשארים בממשלה כדי לעשות הכול בשביל להת</w:t>
      </w:r>
      <w:r>
        <w:rPr>
          <w:rFonts w:hint="cs"/>
          <w:rtl/>
        </w:rPr>
        <w:t>נגד לכך שזה יקרה, מפני שהמצב הכלכלי הקשה והמתאבדים והאי-אמון שמעלים, קרו רק בגלל הממשלות הקודמות ומחדליהן מאז הסכם אוסלו. הממשלה הזאת עסוקה בלתקן את זה. אנחנו נצביע בעד הצעת התקציב שמועלית היום ומחר. אנחנו נצביע בעדה, כי בלעדיה תהיה קריסה כלכלית, וכולם יוד</w:t>
      </w:r>
      <w:r>
        <w:rPr>
          <w:rFonts w:hint="cs"/>
          <w:rtl/>
        </w:rPr>
        <w:t xml:space="preserve">עים את זה, לרבות אלה שמבקרים את התוכנית הכלכלית. היא לא הכי טובה בעולם, אבל היא כמעט היחידה שיש, ואנחנו יכולים להוציא לפועל. </w:t>
      </w:r>
    </w:p>
    <w:p w14:paraId="03EA850B" w14:textId="77777777" w:rsidR="00000000" w:rsidRDefault="007C71EE">
      <w:pPr>
        <w:pStyle w:val="a"/>
        <w:rPr>
          <w:rFonts w:hint="cs"/>
          <w:rtl/>
        </w:rPr>
      </w:pPr>
    </w:p>
    <w:p w14:paraId="56FEADC5" w14:textId="77777777" w:rsidR="00000000" w:rsidRDefault="007C71EE">
      <w:pPr>
        <w:pStyle w:val="ac"/>
        <w:rPr>
          <w:rtl/>
        </w:rPr>
      </w:pPr>
      <w:r>
        <w:rPr>
          <w:rFonts w:hint="eastAsia"/>
          <w:rtl/>
        </w:rPr>
        <w:t>יעקב</w:t>
      </w:r>
      <w:r>
        <w:rPr>
          <w:rtl/>
        </w:rPr>
        <w:t xml:space="preserve"> ליצמן (יהדות התורה):</w:t>
      </w:r>
    </w:p>
    <w:p w14:paraId="035D2FF1" w14:textId="77777777" w:rsidR="00000000" w:rsidRDefault="007C71EE">
      <w:pPr>
        <w:pStyle w:val="a"/>
        <w:rPr>
          <w:rFonts w:hint="cs"/>
          <w:rtl/>
        </w:rPr>
      </w:pPr>
    </w:p>
    <w:p w14:paraId="2904EE12" w14:textId="77777777" w:rsidR="00000000" w:rsidRDefault="007C71EE">
      <w:pPr>
        <w:pStyle w:val="a"/>
        <w:rPr>
          <w:rFonts w:hint="cs"/>
          <w:rtl/>
        </w:rPr>
      </w:pPr>
      <w:r>
        <w:rPr>
          <w:rFonts w:hint="cs"/>
          <w:rtl/>
        </w:rPr>
        <w:t>- - -</w:t>
      </w:r>
    </w:p>
    <w:p w14:paraId="3D2DE0E3" w14:textId="77777777" w:rsidR="00000000" w:rsidRDefault="007C71EE">
      <w:pPr>
        <w:pStyle w:val="a"/>
        <w:rPr>
          <w:rFonts w:hint="cs"/>
          <w:rtl/>
        </w:rPr>
      </w:pPr>
    </w:p>
    <w:p w14:paraId="24192EB9" w14:textId="77777777" w:rsidR="00000000" w:rsidRDefault="007C71EE">
      <w:pPr>
        <w:pStyle w:val="SpeakerCon"/>
        <w:rPr>
          <w:rtl/>
        </w:rPr>
      </w:pPr>
      <w:bookmarkStart w:id="119" w:name="FS000000421T26_05_2003_12_35_58C"/>
      <w:bookmarkEnd w:id="119"/>
      <w:r>
        <w:rPr>
          <w:rtl/>
        </w:rPr>
        <w:t>אליעזר כהן (האיחוד הלאומי - ישראל ביתנו):</w:t>
      </w:r>
    </w:p>
    <w:p w14:paraId="752222E8" w14:textId="77777777" w:rsidR="00000000" w:rsidRDefault="007C71EE">
      <w:pPr>
        <w:pStyle w:val="a"/>
        <w:rPr>
          <w:rtl/>
        </w:rPr>
      </w:pPr>
    </w:p>
    <w:p w14:paraId="39A204DC" w14:textId="77777777" w:rsidR="00000000" w:rsidRDefault="007C71EE">
      <w:pPr>
        <w:pStyle w:val="a"/>
        <w:rPr>
          <w:rFonts w:hint="cs"/>
          <w:rtl/>
        </w:rPr>
      </w:pPr>
      <w:r>
        <w:rPr>
          <w:rFonts w:hint="cs"/>
          <w:rtl/>
        </w:rPr>
        <w:t>אנחנו נצביע נגד האי-אמון הזה, כמו שנצביע נגד האי-אמו</w:t>
      </w:r>
      <w:r>
        <w:rPr>
          <w:rFonts w:hint="cs"/>
          <w:rtl/>
        </w:rPr>
        <w:t>ן שיבוא בשבוע הבא כנראה. תודה.</w:t>
      </w:r>
    </w:p>
    <w:p w14:paraId="17A13907" w14:textId="77777777" w:rsidR="00000000" w:rsidRDefault="007C71EE">
      <w:pPr>
        <w:pStyle w:val="a"/>
        <w:rPr>
          <w:rFonts w:hint="cs"/>
          <w:rtl/>
        </w:rPr>
      </w:pPr>
    </w:p>
    <w:p w14:paraId="1F157180" w14:textId="77777777" w:rsidR="00000000" w:rsidRDefault="007C71EE">
      <w:pPr>
        <w:pStyle w:val="ad"/>
        <w:rPr>
          <w:rtl/>
        </w:rPr>
      </w:pPr>
      <w:r>
        <w:rPr>
          <w:rtl/>
        </w:rPr>
        <w:t>היו"ר מוחמד ברכה:</w:t>
      </w:r>
    </w:p>
    <w:p w14:paraId="14AFF892" w14:textId="77777777" w:rsidR="00000000" w:rsidRDefault="007C71EE">
      <w:pPr>
        <w:pStyle w:val="a"/>
        <w:rPr>
          <w:rtl/>
        </w:rPr>
      </w:pPr>
    </w:p>
    <w:p w14:paraId="3DDFADF0" w14:textId="77777777" w:rsidR="00000000" w:rsidRDefault="007C71EE">
      <w:pPr>
        <w:pStyle w:val="a"/>
        <w:rPr>
          <w:rFonts w:hint="cs"/>
          <w:rtl/>
        </w:rPr>
      </w:pPr>
      <w:r>
        <w:rPr>
          <w:rFonts w:hint="cs"/>
          <w:rtl/>
        </w:rPr>
        <w:t xml:space="preserve">תודה. חבר הכנסת רן כהן. אחריו </w:t>
      </w:r>
      <w:r>
        <w:rPr>
          <w:rtl/>
        </w:rPr>
        <w:t>–</w:t>
      </w:r>
      <w:r>
        <w:rPr>
          <w:rFonts w:hint="cs"/>
          <w:rtl/>
        </w:rPr>
        <w:t xml:space="preserve"> חברת הכנסת גילה פינקלשטיין. ואם היא לא תהיה - חבר הכנסת יעקב ליצמן.</w:t>
      </w:r>
    </w:p>
    <w:p w14:paraId="4920B32B" w14:textId="77777777" w:rsidR="00000000" w:rsidRDefault="007C71EE">
      <w:pPr>
        <w:pStyle w:val="a"/>
        <w:rPr>
          <w:rFonts w:hint="cs"/>
          <w:rtl/>
        </w:rPr>
      </w:pPr>
    </w:p>
    <w:p w14:paraId="06865071" w14:textId="77777777" w:rsidR="00000000" w:rsidRDefault="007C71EE">
      <w:pPr>
        <w:pStyle w:val="Speaker"/>
        <w:rPr>
          <w:rFonts w:hint="cs"/>
          <w:rtl/>
        </w:rPr>
      </w:pPr>
      <w:bookmarkStart w:id="120" w:name="FS000000507T26_05_2003_12_37_04"/>
      <w:bookmarkEnd w:id="120"/>
    </w:p>
    <w:p w14:paraId="69C8AE07" w14:textId="77777777" w:rsidR="00000000" w:rsidRDefault="007C71EE">
      <w:pPr>
        <w:pStyle w:val="Speaker"/>
        <w:rPr>
          <w:rtl/>
        </w:rPr>
      </w:pPr>
    </w:p>
    <w:p w14:paraId="52C93E79" w14:textId="77777777" w:rsidR="00000000" w:rsidRDefault="007C71EE">
      <w:pPr>
        <w:pStyle w:val="Speaker"/>
        <w:rPr>
          <w:rtl/>
        </w:rPr>
      </w:pPr>
      <w:r>
        <w:rPr>
          <w:rFonts w:hint="eastAsia"/>
          <w:rtl/>
        </w:rPr>
        <w:t>רן</w:t>
      </w:r>
      <w:r>
        <w:rPr>
          <w:rtl/>
        </w:rPr>
        <w:t xml:space="preserve"> כהן (מרצ):</w:t>
      </w:r>
    </w:p>
    <w:p w14:paraId="0D6E926F" w14:textId="77777777" w:rsidR="00000000" w:rsidRDefault="007C71EE">
      <w:pPr>
        <w:pStyle w:val="a"/>
        <w:rPr>
          <w:rFonts w:hint="cs"/>
          <w:rtl/>
        </w:rPr>
      </w:pPr>
    </w:p>
    <w:p w14:paraId="65F46412" w14:textId="77777777" w:rsidR="00000000" w:rsidRDefault="007C71EE">
      <w:pPr>
        <w:pStyle w:val="a"/>
        <w:rPr>
          <w:rFonts w:hint="cs"/>
          <w:rtl/>
        </w:rPr>
      </w:pPr>
      <w:r>
        <w:rPr>
          <w:rFonts w:hint="cs"/>
          <w:rtl/>
        </w:rPr>
        <w:t>אדוני היושב-ראש, ממשלה ריקה שאיננה, חברות וחברי הכנסת - - -</w:t>
      </w:r>
    </w:p>
    <w:p w14:paraId="6BAFE5C5" w14:textId="77777777" w:rsidR="00000000" w:rsidRDefault="007C71EE">
      <w:pPr>
        <w:pStyle w:val="a"/>
        <w:rPr>
          <w:rFonts w:hint="cs"/>
          <w:rtl/>
        </w:rPr>
      </w:pPr>
    </w:p>
    <w:p w14:paraId="560EB199" w14:textId="77777777" w:rsidR="00000000" w:rsidRDefault="007C71EE">
      <w:pPr>
        <w:pStyle w:val="ac"/>
        <w:rPr>
          <w:rtl/>
        </w:rPr>
      </w:pPr>
      <w:r>
        <w:rPr>
          <w:rFonts w:hint="eastAsia"/>
          <w:rtl/>
        </w:rPr>
        <w:t>יעקב</w:t>
      </w:r>
      <w:r>
        <w:rPr>
          <w:rtl/>
        </w:rPr>
        <w:t xml:space="preserve"> ליצמן (יהדות התורה):</w:t>
      </w:r>
    </w:p>
    <w:p w14:paraId="0CC01E51" w14:textId="77777777" w:rsidR="00000000" w:rsidRDefault="007C71EE">
      <w:pPr>
        <w:pStyle w:val="a"/>
        <w:rPr>
          <w:rFonts w:hint="cs"/>
          <w:rtl/>
        </w:rPr>
      </w:pPr>
    </w:p>
    <w:p w14:paraId="4157B3D6" w14:textId="77777777" w:rsidR="00000000" w:rsidRDefault="007C71EE">
      <w:pPr>
        <w:pStyle w:val="a"/>
        <w:rPr>
          <w:rFonts w:hint="cs"/>
          <w:rtl/>
        </w:rPr>
      </w:pPr>
      <w:r>
        <w:rPr>
          <w:rFonts w:hint="cs"/>
          <w:rtl/>
        </w:rPr>
        <w:t>יש שר, השר שטרית.</w:t>
      </w:r>
    </w:p>
    <w:p w14:paraId="5C9AEB3D" w14:textId="77777777" w:rsidR="00000000" w:rsidRDefault="007C71EE">
      <w:pPr>
        <w:pStyle w:val="SpeakerCon"/>
        <w:rPr>
          <w:rFonts w:hint="cs"/>
          <w:b w:val="0"/>
          <w:bCs w:val="0"/>
          <w:u w:val="none"/>
          <w:rtl/>
        </w:rPr>
      </w:pPr>
      <w:bookmarkStart w:id="121" w:name="FS000000507T26_05_2003_12_37_30C"/>
      <w:bookmarkEnd w:id="121"/>
    </w:p>
    <w:p w14:paraId="3E3F5C7A" w14:textId="77777777" w:rsidR="00000000" w:rsidRDefault="007C71EE">
      <w:pPr>
        <w:pStyle w:val="SpeakerCon"/>
        <w:rPr>
          <w:rtl/>
        </w:rPr>
      </w:pPr>
      <w:r>
        <w:rPr>
          <w:rtl/>
        </w:rPr>
        <w:t>רן כהן (מרצ):</w:t>
      </w:r>
    </w:p>
    <w:p w14:paraId="1FCB7B94" w14:textId="77777777" w:rsidR="00000000" w:rsidRDefault="007C71EE">
      <w:pPr>
        <w:pStyle w:val="a"/>
        <w:rPr>
          <w:rtl/>
        </w:rPr>
      </w:pPr>
    </w:p>
    <w:p w14:paraId="5C50ACA3" w14:textId="77777777" w:rsidR="00000000" w:rsidRDefault="007C71EE">
      <w:pPr>
        <w:pStyle w:val="a"/>
        <w:rPr>
          <w:rFonts w:hint="cs"/>
          <w:rtl/>
        </w:rPr>
      </w:pPr>
      <w:r>
        <w:rPr>
          <w:rFonts w:hint="cs"/>
          <w:rtl/>
        </w:rPr>
        <w:t>נכון, סליחה. השר שטרית נמצא פה, אני מצטער.</w:t>
      </w:r>
    </w:p>
    <w:p w14:paraId="1DFBDB2F" w14:textId="77777777" w:rsidR="00000000" w:rsidRDefault="007C71EE">
      <w:pPr>
        <w:pStyle w:val="a"/>
        <w:rPr>
          <w:rFonts w:hint="cs"/>
          <w:rtl/>
        </w:rPr>
      </w:pPr>
    </w:p>
    <w:p w14:paraId="6214581D" w14:textId="77777777" w:rsidR="00000000" w:rsidRDefault="007C71EE">
      <w:pPr>
        <w:pStyle w:val="a"/>
        <w:rPr>
          <w:rFonts w:hint="cs"/>
          <w:rtl/>
        </w:rPr>
      </w:pPr>
      <w:r>
        <w:rPr>
          <w:rFonts w:hint="cs"/>
          <w:rtl/>
        </w:rPr>
        <w:t>אדוני היושב-ראש, אני חייב לומר שאני בדילמה, משום שלעלות לדבר בזכות האי-אמון, כאשר מצד אחד אני חושב שאתמול היה יום היסטורי, יום חשוב - לפני כל  ה"אבלים" והגמגומים, צריך לומר את ה</w:t>
      </w:r>
      <w:r>
        <w:rPr>
          <w:rFonts w:hint="cs"/>
          <w:rtl/>
        </w:rPr>
        <w:t xml:space="preserve">אמת, שממשלת ישראל קיבלה אתמול החלטה בעלת חשיבות עצומה. במידה רבה מאוד אני גם שמח על העובדה שמי שקיבלה את ההחלטה הזאת היא ממשלת שרון, משום שההחלטה אתמול על שתי מדינות, מדינת ישראל על כ=80% מהשטח של ארץ-ישראל, ומדינה פלסטינית על כ=20%, זה מה שיהיה בסוף. זו  </w:t>
      </w:r>
      <w:r>
        <w:rPr>
          <w:rFonts w:hint="cs"/>
          <w:rtl/>
        </w:rPr>
        <w:t xml:space="preserve">החלטה היסטורית, שאומרת שדרכו של רבין ודרכו של השמאל ניצחה, וחזון העיוועים של ארץ-ישראל השלמה קרס קריסה מוחלטת, בחותמת של אריק שרון. אני חושב שחייבים לברך על זה לפני כל הספקות.  </w:t>
      </w:r>
    </w:p>
    <w:p w14:paraId="418539A9" w14:textId="77777777" w:rsidR="00000000" w:rsidRDefault="007C71EE">
      <w:pPr>
        <w:pStyle w:val="a"/>
        <w:rPr>
          <w:rFonts w:hint="cs"/>
          <w:rtl/>
        </w:rPr>
      </w:pPr>
    </w:p>
    <w:p w14:paraId="2F01DC2A" w14:textId="77777777" w:rsidR="00000000" w:rsidRDefault="007C71EE">
      <w:pPr>
        <w:pStyle w:val="a"/>
        <w:rPr>
          <w:rFonts w:hint="cs"/>
          <w:rtl/>
        </w:rPr>
      </w:pPr>
      <w:r>
        <w:rPr>
          <w:rFonts w:hint="cs"/>
          <w:rtl/>
        </w:rPr>
        <w:t>אני מאוד מקווה שהדבר הזה יוגשם, אני מאוד  מקווה שההחלטה היא החלטת אמת, ואני מ</w:t>
      </w:r>
      <w:r>
        <w:rPr>
          <w:rFonts w:hint="cs"/>
          <w:rtl/>
        </w:rPr>
        <w:t>אוד מקווה שאין כאן "עבודה בעיניים" על הציבור הישראלי ועל האמריקנים ועל התהליך, משום שבסיכומו של דבר אם תהיה פה "עבודה בעיניים", מי שישלם את כל המחיר יהיה העם בישראל, יהיו העמים השכנים. לכן אני חייב לומר, לפני כל הספקות, שההחלטה הזאת בעיני היא החלטה מאוד מא</w:t>
      </w:r>
      <w:r>
        <w:rPr>
          <w:rFonts w:hint="cs"/>
          <w:rtl/>
        </w:rPr>
        <w:t xml:space="preserve">וד חשובה. שתי מדינות, היפרדות מהשטחים - זאת תהיה גאולה גם לכלכלה ולחברה. </w:t>
      </w:r>
    </w:p>
    <w:p w14:paraId="756813F1" w14:textId="77777777" w:rsidR="00000000" w:rsidRDefault="007C71EE">
      <w:pPr>
        <w:pStyle w:val="a"/>
        <w:rPr>
          <w:rFonts w:hint="cs"/>
          <w:rtl/>
        </w:rPr>
      </w:pPr>
    </w:p>
    <w:p w14:paraId="34D1F8D7" w14:textId="77777777" w:rsidR="00000000" w:rsidRDefault="007C71EE">
      <w:pPr>
        <w:pStyle w:val="a"/>
        <w:rPr>
          <w:rFonts w:hint="cs"/>
          <w:rtl/>
        </w:rPr>
      </w:pPr>
      <w:r>
        <w:rPr>
          <w:rFonts w:hint="cs"/>
          <w:rtl/>
        </w:rPr>
        <w:t xml:space="preserve">נדמה לי שגם אנשים שהשתתפו, כפי שחברי חבר הכנסת ליצמן כאן אמר קודם, בממשלה הקודמת, היום כבר יודעים שהאסון הענק שאתמול ראש הממשלה הודה בו, של קריסת כל המערכות </w:t>
      </w:r>
      <w:r>
        <w:rPr>
          <w:rtl/>
        </w:rPr>
        <w:t>–</w:t>
      </w:r>
      <w:r>
        <w:rPr>
          <w:rFonts w:hint="cs"/>
          <w:rtl/>
        </w:rPr>
        <w:t xml:space="preserve"> המערכת המדינית קרסה עד</w:t>
      </w:r>
      <w:r>
        <w:rPr>
          <w:rFonts w:hint="cs"/>
          <w:rtl/>
        </w:rPr>
        <w:t xml:space="preserve"> ההחלטה אתמול. אם תוגשם ההחלטה מאתמול על הכרה במפת הדרכים, יש סיכוי לצאת לאופק  מדיני. הביטחון קרס עד ההחלטה של אתמול. אם יש סיכוי שההחלטה של אתמול, מפת הדרכים, תוגשם, בו-זמנית ובמקביל, כן, ישראל והרשות הפלסטינית במקביל - הן מלחמה בטרור, הן פירוק הנשק, הן </w:t>
      </w:r>
      <w:r>
        <w:rPr>
          <w:rFonts w:hint="cs"/>
          <w:rtl/>
        </w:rPr>
        <w:t xml:space="preserve">הפסקת ההסתה, הן ויתור על זכות השיבה, ואצלנו פירוק ההתנחלויות הבלתי-חוקיות, יציאה מן הערים הפלסטיניות, התחלת היציאה מן הכיבוש </w:t>
      </w:r>
      <w:r>
        <w:rPr>
          <w:rtl/>
        </w:rPr>
        <w:t>–</w:t>
      </w:r>
      <w:r>
        <w:rPr>
          <w:rFonts w:hint="cs"/>
          <w:rtl/>
        </w:rPr>
        <w:t xml:space="preserve"> אם זה ייעשה ביחד, יש סיכוי למרפא, גם ביטחוני.  </w:t>
      </w:r>
    </w:p>
    <w:p w14:paraId="76442658" w14:textId="77777777" w:rsidR="00000000" w:rsidRDefault="007C71EE">
      <w:pPr>
        <w:pStyle w:val="a"/>
        <w:rPr>
          <w:rFonts w:hint="cs"/>
          <w:rtl/>
        </w:rPr>
      </w:pPr>
    </w:p>
    <w:p w14:paraId="2F8000CB" w14:textId="77777777" w:rsidR="00000000" w:rsidRDefault="007C71EE">
      <w:pPr>
        <w:pStyle w:val="a"/>
        <w:rPr>
          <w:rFonts w:hint="cs"/>
          <w:rtl/>
        </w:rPr>
      </w:pPr>
      <w:r>
        <w:rPr>
          <w:rFonts w:hint="cs"/>
          <w:rtl/>
        </w:rPr>
        <w:t>אבל, גם כישלון טוטלי של הממשלה הזאת מבחינה כלכלית, אז האובדן כפי שנראה, אדוני הי</w:t>
      </w:r>
      <w:r>
        <w:rPr>
          <w:rFonts w:hint="cs"/>
          <w:rtl/>
        </w:rPr>
        <w:t>ושב-ראש, הוא בין 31 מיליארד לכלכלה הישראלית ל=80 מיליארד, כי גם היה פוטנציאל כלכלי שהלך לאיבוד. אבל תראו לאן אנחנו מגיעים, להתאבדויות נוראות. אנשים מתאבדים. ורבותי חברי הכנסת, בעיקר  חברים משינוי, מי שמתאבדים הם משכבות הביניים, אלה אנשים שהעסקים שלהם הולכי</w:t>
      </w:r>
      <w:r>
        <w:rPr>
          <w:rFonts w:hint="cs"/>
          <w:rtl/>
        </w:rPr>
        <w:t xml:space="preserve">ם לאיבוד. אלה אנשים מפוטרים, אלה ילדים של אמהות שלא מצליחות לפרנס אותם. והם מתקיימים בעיקרו של דבר מהמעמד הבינוני. זה עוני שהולך וגדל, זו אבטלה שגדלה ל=281,000. </w:t>
      </w:r>
    </w:p>
    <w:p w14:paraId="5CAB4B47" w14:textId="77777777" w:rsidR="00000000" w:rsidRDefault="007C71EE">
      <w:pPr>
        <w:pStyle w:val="a"/>
        <w:rPr>
          <w:rFonts w:hint="cs"/>
          <w:rtl/>
        </w:rPr>
      </w:pPr>
    </w:p>
    <w:p w14:paraId="3273D356" w14:textId="77777777" w:rsidR="00000000" w:rsidRDefault="007C71EE">
      <w:pPr>
        <w:pStyle w:val="a"/>
        <w:rPr>
          <w:rFonts w:hint="cs"/>
          <w:rtl/>
        </w:rPr>
      </w:pPr>
      <w:r>
        <w:rPr>
          <w:rFonts w:hint="cs"/>
          <w:rtl/>
        </w:rPr>
        <w:t>אין בתוכנית הכלכלית המרושעת הזאת - תאמינו לי, תוכנית כלכלית מרושעת. אני מתנגד לחוק משפחות ברו</w:t>
      </w:r>
      <w:r>
        <w:rPr>
          <w:rFonts w:hint="cs"/>
          <w:rtl/>
        </w:rPr>
        <w:t>כות ילדים, ונלחמתי נגדו כל הזמן. אבל, רבותי, להוריד ב=70% את קצבאות הילדים ככה במכה, ועוד למי, לכיס של האוצר? זאת אומרת, לא לחלק באופן שווה את 3.5 מיליארדי השקל שנגזלים מקצבאות הילדים כדי  שיהיה לכל הילדים, ולא לתת בכל זאת באופן יותר פרוגרסיבי, אלא ככה במכ</w:t>
      </w:r>
      <w:r>
        <w:rPr>
          <w:rFonts w:hint="cs"/>
          <w:rtl/>
        </w:rPr>
        <w:t>ה אחת? סלחו לי, מאיזה בית-ספר זה  נלקח? מאיזה בית-ספר אנטי-אנושי ומרושע?  לפגוע בקשישים, בגמלאים, בקצבאים, בנכים, שעכשיו הם שוב שובתים פה מול משרדי הממשלה.</w:t>
      </w:r>
    </w:p>
    <w:p w14:paraId="207F5D57" w14:textId="77777777" w:rsidR="00000000" w:rsidRDefault="007C71EE">
      <w:pPr>
        <w:pStyle w:val="a"/>
        <w:rPr>
          <w:rFonts w:hint="cs"/>
          <w:rtl/>
        </w:rPr>
      </w:pPr>
    </w:p>
    <w:p w14:paraId="512C96F0" w14:textId="77777777" w:rsidR="00000000" w:rsidRDefault="007C71EE">
      <w:pPr>
        <w:pStyle w:val="a"/>
        <w:rPr>
          <w:rFonts w:hint="cs"/>
          <w:rtl/>
        </w:rPr>
      </w:pPr>
      <w:r>
        <w:rPr>
          <w:rFonts w:hint="cs"/>
          <w:rtl/>
        </w:rPr>
        <w:t>אדוני היושב-ראש, רק משפט אחד לסיום, באמת ברשותך. אילו כל זה לא היה מלווה בזה  ש=3.5 מיליארדים הולכי</w:t>
      </w:r>
      <w:r>
        <w:rPr>
          <w:rFonts w:hint="cs"/>
          <w:rtl/>
        </w:rPr>
        <w:t>ם להינתן כמתנה ל=5% הכי עשירים במדינה - זה 2.5 מיליארדים של הרפורמה ועוד מיליארד של ההטבות ממס, בביטוח לאומי, מס בריאות. כולם הולכים למקבלי 35,000 שקל ומעלה, כמעט  כולם. בשביל לא  לטעות, רק קטע קטן מזה זה לאחרים. כלומר, זה נעשה לא כאשר לא נותנים כסף ואין כ</w:t>
      </w:r>
      <w:r>
        <w:rPr>
          <w:rFonts w:hint="cs"/>
          <w:rtl/>
        </w:rPr>
        <w:t xml:space="preserve">סף. זה כשנותנים כסף אבל לא לשם יצירת מקומות עבודה חדשים או לבניית תשתיות, אלא לכיסם הפרטי של הכי עשירים, כאשר גוזלים מהכי עניים. זאת הרשעות, ולכן אנחנו בעד האי-אמון הזה. </w:t>
      </w:r>
    </w:p>
    <w:p w14:paraId="36A76834" w14:textId="77777777" w:rsidR="00000000" w:rsidRDefault="007C71EE">
      <w:pPr>
        <w:pStyle w:val="a"/>
        <w:rPr>
          <w:rFonts w:hint="cs"/>
          <w:rtl/>
        </w:rPr>
      </w:pPr>
    </w:p>
    <w:p w14:paraId="4F5565C3" w14:textId="77777777" w:rsidR="00000000" w:rsidRDefault="007C71EE">
      <w:pPr>
        <w:pStyle w:val="ad"/>
        <w:rPr>
          <w:rtl/>
        </w:rPr>
      </w:pPr>
      <w:r>
        <w:rPr>
          <w:rtl/>
        </w:rPr>
        <w:t>היו"ר מוחמד ברכה:</w:t>
      </w:r>
    </w:p>
    <w:p w14:paraId="1A2DBFA3" w14:textId="77777777" w:rsidR="00000000" w:rsidRDefault="007C71EE">
      <w:pPr>
        <w:pStyle w:val="a"/>
        <w:rPr>
          <w:rtl/>
        </w:rPr>
      </w:pPr>
    </w:p>
    <w:p w14:paraId="681D82DD" w14:textId="77777777" w:rsidR="00000000" w:rsidRDefault="007C71EE">
      <w:pPr>
        <w:pStyle w:val="a"/>
        <w:rPr>
          <w:rFonts w:hint="cs"/>
          <w:rtl/>
        </w:rPr>
      </w:pPr>
      <w:r>
        <w:rPr>
          <w:rFonts w:hint="cs"/>
          <w:rtl/>
        </w:rPr>
        <w:t>תודה רבה לחבר הכנסת רן כהן. רשות הדיבור לחברת הכנסת גילה פינקלשטי</w:t>
      </w:r>
      <w:r>
        <w:rPr>
          <w:rFonts w:hint="cs"/>
          <w:rtl/>
        </w:rPr>
        <w:t xml:space="preserve">ין, אחריה </w:t>
      </w:r>
      <w:r>
        <w:rPr>
          <w:rtl/>
        </w:rPr>
        <w:t>–</w:t>
      </w:r>
      <w:r>
        <w:rPr>
          <w:rFonts w:hint="cs"/>
          <w:rtl/>
        </w:rPr>
        <w:t xml:space="preserve"> לחבר הכנסת יעקב ליצמן, ואחריו </w:t>
      </w:r>
      <w:r>
        <w:rPr>
          <w:rtl/>
        </w:rPr>
        <w:t>–</w:t>
      </w:r>
      <w:r>
        <w:rPr>
          <w:rFonts w:hint="cs"/>
          <w:rtl/>
        </w:rPr>
        <w:t xml:space="preserve"> לחבר הכנסת אחמד טיבי.</w:t>
      </w:r>
    </w:p>
    <w:p w14:paraId="4F325065" w14:textId="77777777" w:rsidR="00000000" w:rsidRDefault="007C71EE">
      <w:pPr>
        <w:pStyle w:val="a"/>
        <w:rPr>
          <w:color w:val="0000FF"/>
          <w:szCs w:val="28"/>
          <w:rtl/>
        </w:rPr>
      </w:pPr>
    </w:p>
    <w:p w14:paraId="5843130C" w14:textId="77777777" w:rsidR="00000000" w:rsidRDefault="007C71EE">
      <w:pPr>
        <w:pStyle w:val="Speaker"/>
        <w:rPr>
          <w:rtl/>
        </w:rPr>
      </w:pPr>
      <w:bookmarkStart w:id="122" w:name="FS000001059T26_05_2003_12_39_03"/>
      <w:bookmarkEnd w:id="122"/>
      <w:r>
        <w:rPr>
          <w:rtl/>
        </w:rPr>
        <w:t>גילה פינקלשטיין (מפד"ל):</w:t>
      </w:r>
    </w:p>
    <w:p w14:paraId="203EA3D4" w14:textId="77777777" w:rsidR="00000000" w:rsidRDefault="007C71EE">
      <w:pPr>
        <w:pStyle w:val="a"/>
        <w:rPr>
          <w:rtl/>
        </w:rPr>
      </w:pPr>
    </w:p>
    <w:p w14:paraId="1E1FC825" w14:textId="77777777" w:rsidR="00000000" w:rsidRDefault="007C71EE">
      <w:pPr>
        <w:pStyle w:val="a"/>
        <w:rPr>
          <w:rFonts w:hint="cs"/>
          <w:rtl/>
        </w:rPr>
      </w:pPr>
      <w:r>
        <w:rPr>
          <w:rFonts w:hint="cs"/>
          <w:rtl/>
        </w:rPr>
        <w:t>אדוני היושב-ראש, כנסת נכבדה, הרקע להצעות האי-אמון שהוגשו היום הוא בעיקרו חברתי-כלכלי, אבל אני מבקשת להתייחס במלה אחת לנושא המדיני, העומד אף הוא במרכז סדר-יומנו. תו</w:t>
      </w:r>
      <w:r>
        <w:rPr>
          <w:rFonts w:hint="cs"/>
          <w:rtl/>
        </w:rPr>
        <w:t xml:space="preserve">כנית מפת הדרכים, שעליה הוסכם אתמול בממשלה, אינה מקובלת עלינו, ושרי המפד"ל הצביעו נגדה. יש אומרים שהיא גרועה מהסכם אוסלו הזכור לרע - - </w:t>
      </w:r>
    </w:p>
    <w:p w14:paraId="444DFBE6" w14:textId="77777777" w:rsidR="00000000" w:rsidRDefault="007C71EE">
      <w:pPr>
        <w:pStyle w:val="a"/>
        <w:ind w:firstLine="0"/>
        <w:rPr>
          <w:rFonts w:hint="cs"/>
          <w:rtl/>
        </w:rPr>
      </w:pPr>
    </w:p>
    <w:p w14:paraId="7EC572D4" w14:textId="77777777" w:rsidR="00000000" w:rsidRDefault="007C71EE">
      <w:pPr>
        <w:pStyle w:val="ac"/>
        <w:rPr>
          <w:rtl/>
        </w:rPr>
      </w:pPr>
      <w:r>
        <w:rPr>
          <w:rFonts w:hint="eastAsia"/>
          <w:rtl/>
        </w:rPr>
        <w:t>ג</w:t>
      </w:r>
      <w:r>
        <w:rPr>
          <w:rtl/>
        </w:rPr>
        <w:t>'מאל זחאלקה (בל"ד):</w:t>
      </w:r>
    </w:p>
    <w:p w14:paraId="77D32BC5" w14:textId="77777777" w:rsidR="00000000" w:rsidRDefault="007C71EE">
      <w:pPr>
        <w:pStyle w:val="a"/>
        <w:rPr>
          <w:rFonts w:hint="cs"/>
          <w:rtl/>
        </w:rPr>
      </w:pPr>
    </w:p>
    <w:p w14:paraId="7B430F09" w14:textId="77777777" w:rsidR="00000000" w:rsidRDefault="007C71EE">
      <w:pPr>
        <w:pStyle w:val="a"/>
        <w:rPr>
          <w:rFonts w:hint="cs"/>
          <w:rtl/>
        </w:rPr>
      </w:pPr>
      <w:r>
        <w:rPr>
          <w:rFonts w:hint="cs"/>
          <w:rtl/>
        </w:rPr>
        <w:t xml:space="preserve">מתי שרי המפד"ל הצביעו בעד משהו? </w:t>
      </w:r>
    </w:p>
    <w:p w14:paraId="56A4D0D1" w14:textId="77777777" w:rsidR="00000000" w:rsidRDefault="007C71EE">
      <w:pPr>
        <w:pStyle w:val="a"/>
        <w:ind w:firstLine="0"/>
        <w:rPr>
          <w:rFonts w:hint="cs"/>
          <w:rtl/>
        </w:rPr>
      </w:pPr>
    </w:p>
    <w:p w14:paraId="0BEBC835" w14:textId="77777777" w:rsidR="00000000" w:rsidRDefault="007C71EE">
      <w:pPr>
        <w:pStyle w:val="SpeakerCon"/>
        <w:rPr>
          <w:rtl/>
        </w:rPr>
      </w:pPr>
      <w:bookmarkStart w:id="123" w:name="FS000001059T26_05_2003_12_41_47C"/>
      <w:bookmarkEnd w:id="123"/>
      <w:r>
        <w:rPr>
          <w:rtl/>
        </w:rPr>
        <w:t>גילה פינקלשטיין (מפד"ל):</w:t>
      </w:r>
    </w:p>
    <w:p w14:paraId="6F6C4A68" w14:textId="77777777" w:rsidR="00000000" w:rsidRDefault="007C71EE">
      <w:pPr>
        <w:pStyle w:val="a"/>
        <w:rPr>
          <w:rtl/>
        </w:rPr>
      </w:pPr>
    </w:p>
    <w:p w14:paraId="286F579E" w14:textId="77777777" w:rsidR="00000000" w:rsidRDefault="007C71EE">
      <w:pPr>
        <w:pStyle w:val="a"/>
        <w:rPr>
          <w:rFonts w:hint="cs"/>
          <w:rtl/>
        </w:rPr>
      </w:pPr>
      <w:r>
        <w:rPr>
          <w:rFonts w:hint="cs"/>
          <w:rtl/>
        </w:rPr>
        <w:t xml:space="preserve">- - שהמיט עלינו אסון והחמיר לאין ערוך </w:t>
      </w:r>
      <w:r>
        <w:rPr>
          <w:rFonts w:hint="cs"/>
          <w:rtl/>
        </w:rPr>
        <w:t xml:space="preserve">את המצב באזור. כך או כך, המתווה הזה מעלה חשש כבד, כי אנחנו מעניקים כאן יותר מדי לרשות הפלסטינית בטרם עת, בלי שהם מוכיחים פעילות נחושה ומוחלטת נגד הטרור. אני מקווה שלכל הפחות, להסתייגויות של ישראל אכן יהיה משקל של ממש והן לא יישארו בגדר מס שפתיים. </w:t>
      </w:r>
    </w:p>
    <w:p w14:paraId="52810829" w14:textId="77777777" w:rsidR="00000000" w:rsidRDefault="007C71EE">
      <w:pPr>
        <w:pStyle w:val="a"/>
        <w:rPr>
          <w:rFonts w:hint="cs"/>
          <w:rtl/>
        </w:rPr>
      </w:pPr>
    </w:p>
    <w:p w14:paraId="3B22FCD7" w14:textId="77777777" w:rsidR="00000000" w:rsidRDefault="007C71EE">
      <w:pPr>
        <w:pStyle w:val="a"/>
        <w:rPr>
          <w:rFonts w:hint="cs"/>
          <w:rtl/>
        </w:rPr>
      </w:pPr>
      <w:r>
        <w:rPr>
          <w:rFonts w:hint="cs"/>
          <w:rtl/>
        </w:rPr>
        <w:t>אנחנו ע</w:t>
      </w:r>
      <w:r>
        <w:rPr>
          <w:rFonts w:hint="cs"/>
          <w:rtl/>
        </w:rPr>
        <w:t>ומדים בפני הכרעה קשה על תוכנית כלכלית מקיפה שהביא בפנינו משרד האוצר, שהיא כהגדרתה תוכנית להבראת כלכלת ישראל. אני ערה ואף שותפה לעתים לביקורת נוקבת - שחלקה מוצדקת - המוטחת בנו שעה שאנחנו מרימים יד על קצבאות וצרכים של נזקקים, שכבות חלשות, קשישים, ילדים, נשים</w:t>
      </w:r>
      <w:r>
        <w:rPr>
          <w:rFonts w:hint="cs"/>
          <w:rtl/>
        </w:rPr>
        <w:t xml:space="preserve"> ומוגבלים. </w:t>
      </w:r>
    </w:p>
    <w:p w14:paraId="484A85D1" w14:textId="77777777" w:rsidR="00000000" w:rsidRDefault="007C71EE">
      <w:pPr>
        <w:pStyle w:val="a"/>
        <w:rPr>
          <w:rFonts w:hint="cs"/>
          <w:rtl/>
        </w:rPr>
      </w:pPr>
    </w:p>
    <w:p w14:paraId="6DFC883A" w14:textId="77777777" w:rsidR="00000000" w:rsidRDefault="007C71EE">
      <w:pPr>
        <w:pStyle w:val="a"/>
        <w:rPr>
          <w:rFonts w:hint="cs"/>
          <w:rtl/>
        </w:rPr>
      </w:pPr>
      <w:r>
        <w:rPr>
          <w:rFonts w:hint="cs"/>
          <w:rtl/>
        </w:rPr>
        <w:t>החשש מפני הפגיעה בחינוך הילדים אכן כאב לי. כמי שעמדה בראש הוועדה המשותפת לוועדות החינוך והכספים שדנה בשני סעיפים כבדי משקל הנוגעים לתחום הזה, אני יכולה לומר בסיפוק, שהצלחנו להוציא מהתוכנית הכלכלית את התוכנית לגבי ילדים בחינוך המיוחד המשולבים ב</w:t>
      </w:r>
      <w:r>
        <w:rPr>
          <w:rFonts w:hint="cs"/>
          <w:rtl/>
        </w:rPr>
        <w:t xml:space="preserve">חינוך הרגיל, ילדים חולים שמקבלים לאחר 21 יום מורים חינם, עזרה חינם. את התוכניות האלה - לפגוע בילדים החולים ובילדים בחינוך המיוחד - הצלחנו להוציא מהתוכנית הכלכלית. </w:t>
      </w:r>
    </w:p>
    <w:p w14:paraId="0C030917" w14:textId="77777777" w:rsidR="00000000" w:rsidRDefault="007C71EE">
      <w:pPr>
        <w:pStyle w:val="a"/>
        <w:rPr>
          <w:rFonts w:hint="cs"/>
          <w:rtl/>
        </w:rPr>
      </w:pPr>
    </w:p>
    <w:p w14:paraId="6B80801C" w14:textId="77777777" w:rsidR="00000000" w:rsidRDefault="007C71EE">
      <w:pPr>
        <w:pStyle w:val="a"/>
        <w:rPr>
          <w:rFonts w:hint="cs"/>
          <w:rtl/>
        </w:rPr>
      </w:pPr>
      <w:r>
        <w:rPr>
          <w:rFonts w:hint="cs"/>
          <w:rtl/>
        </w:rPr>
        <w:t>מעבר לכך, קשה להתכחש למצב הכלכלי הרעוע הפוקד אותנו זה זמן ממושך. יש לעשות מעשה דרסטי, לחולל</w:t>
      </w:r>
      <w:r>
        <w:rPr>
          <w:rFonts w:hint="cs"/>
          <w:rtl/>
        </w:rPr>
        <w:t xml:space="preserve"> שינוי לכל רוחב המשק. האבטלה הגואה, שלצערנו אינה נעצרת, היא כואבת מאוד. המצב מתבטא במיתון, בהעדר השקעות, בירידה בתיירות, בצמצום מקומות העבודה, בריבוי מקרים של התאבדות. קשה. אכן מצב קשה וחייבים לצאת מהבוץ. </w:t>
      </w:r>
    </w:p>
    <w:p w14:paraId="3BBF9A53" w14:textId="77777777" w:rsidR="00000000" w:rsidRDefault="007C71EE">
      <w:pPr>
        <w:pStyle w:val="a"/>
        <w:rPr>
          <w:rFonts w:hint="cs"/>
          <w:rtl/>
        </w:rPr>
      </w:pPr>
    </w:p>
    <w:p w14:paraId="40902836" w14:textId="77777777" w:rsidR="00000000" w:rsidRDefault="007C71EE">
      <w:pPr>
        <w:pStyle w:val="a"/>
        <w:rPr>
          <w:rFonts w:hint="cs"/>
          <w:rtl/>
        </w:rPr>
      </w:pPr>
      <w:r>
        <w:rPr>
          <w:rFonts w:hint="cs"/>
          <w:rtl/>
        </w:rPr>
        <w:t>חשוב לכולנו שהמגזר היצרני יקבל תמריצים, שהיקף ההש</w:t>
      </w:r>
      <w:r>
        <w:rPr>
          <w:rFonts w:hint="cs"/>
          <w:rtl/>
        </w:rPr>
        <w:t xml:space="preserve">קעות יגדל, שנוכל ליצור מקומות עבודה חדשים. אני בהחלט תומכת בצעדים לצמצום נוכחות העובדים הזרים בארץ. חלק בלתי נפרד מהמהלך הוא קיצוץ הדרגתי במסים, השקעה בתשתיות וצמצומים הכרחיים. </w:t>
      </w:r>
    </w:p>
    <w:p w14:paraId="75637316" w14:textId="77777777" w:rsidR="00000000" w:rsidRDefault="007C71EE">
      <w:pPr>
        <w:pStyle w:val="a"/>
        <w:rPr>
          <w:rFonts w:hint="cs"/>
          <w:rtl/>
        </w:rPr>
      </w:pPr>
    </w:p>
    <w:p w14:paraId="0342FA2C" w14:textId="77777777" w:rsidR="00000000" w:rsidRDefault="007C71EE">
      <w:pPr>
        <w:pStyle w:val="a"/>
        <w:rPr>
          <w:rFonts w:hint="cs"/>
          <w:rtl/>
        </w:rPr>
      </w:pPr>
      <w:r>
        <w:rPr>
          <w:rFonts w:hint="cs"/>
          <w:rtl/>
        </w:rPr>
        <w:t>כראש השדולה למען הילד, אני שמחה שצעד מתוכנן של העברת תחנות טיפות-החלב לקופות-</w:t>
      </w:r>
      <w:r>
        <w:rPr>
          <w:rFonts w:hint="cs"/>
          <w:rtl/>
        </w:rPr>
        <w:t xml:space="preserve">החולים נגנז לבסוף. התוכנית כמכלול היא המוצא הפחות גרוע, גם אם לא האידיאלי, ועל כן הגשנו שורת הסתייגויות נחוצות, על נושאים אחרים הגענו כן להסכמות, אבל בכל זאת אנחנו מברכים על המהלך, ונקווה שיצליח. תודה. </w:t>
      </w:r>
    </w:p>
    <w:p w14:paraId="3B84221B" w14:textId="77777777" w:rsidR="00000000" w:rsidRDefault="007C71EE">
      <w:pPr>
        <w:pStyle w:val="a"/>
        <w:ind w:firstLine="0"/>
        <w:rPr>
          <w:rFonts w:hint="cs"/>
          <w:rtl/>
        </w:rPr>
      </w:pPr>
    </w:p>
    <w:p w14:paraId="571D4186" w14:textId="77777777" w:rsidR="00000000" w:rsidRDefault="007C71EE">
      <w:pPr>
        <w:pStyle w:val="ad"/>
        <w:rPr>
          <w:rtl/>
        </w:rPr>
      </w:pPr>
      <w:r>
        <w:rPr>
          <w:rtl/>
        </w:rPr>
        <w:t>היו"ר מוחמד ברכה:</w:t>
      </w:r>
    </w:p>
    <w:p w14:paraId="186788C0" w14:textId="77777777" w:rsidR="00000000" w:rsidRDefault="007C71EE">
      <w:pPr>
        <w:pStyle w:val="a"/>
        <w:rPr>
          <w:rtl/>
        </w:rPr>
      </w:pPr>
    </w:p>
    <w:p w14:paraId="56F5E3C6" w14:textId="77777777" w:rsidR="00000000" w:rsidRDefault="007C71EE">
      <w:pPr>
        <w:pStyle w:val="a"/>
        <w:rPr>
          <w:rFonts w:hint="cs"/>
          <w:rtl/>
        </w:rPr>
      </w:pPr>
      <w:r>
        <w:rPr>
          <w:rFonts w:hint="cs"/>
          <w:rtl/>
        </w:rPr>
        <w:t xml:space="preserve">תודה, חברת הכנסת פינקלשטיין. חבר </w:t>
      </w:r>
      <w:r>
        <w:rPr>
          <w:rFonts w:hint="cs"/>
          <w:rtl/>
        </w:rPr>
        <w:t xml:space="preserve">הכנסת יעקב ליצמן. אחריו - חבר הכנסת אחמד טיבי. </w:t>
      </w:r>
    </w:p>
    <w:p w14:paraId="322FFB59" w14:textId="77777777" w:rsidR="00000000" w:rsidRDefault="007C71EE">
      <w:pPr>
        <w:pStyle w:val="a"/>
        <w:ind w:firstLine="0"/>
        <w:rPr>
          <w:rFonts w:hint="cs"/>
          <w:rtl/>
        </w:rPr>
      </w:pPr>
    </w:p>
    <w:p w14:paraId="75CA45B1" w14:textId="77777777" w:rsidR="00000000" w:rsidRDefault="007C71EE">
      <w:pPr>
        <w:pStyle w:val="Speaker"/>
        <w:rPr>
          <w:rtl/>
        </w:rPr>
      </w:pPr>
      <w:bookmarkStart w:id="124" w:name="FS000000528T26_05_2003_12_49_43"/>
      <w:bookmarkEnd w:id="124"/>
      <w:r>
        <w:rPr>
          <w:rFonts w:hint="eastAsia"/>
          <w:rtl/>
        </w:rPr>
        <w:t>יעקב</w:t>
      </w:r>
      <w:r>
        <w:rPr>
          <w:rtl/>
        </w:rPr>
        <w:t xml:space="preserve"> ליצמן (יהדות התורה):</w:t>
      </w:r>
    </w:p>
    <w:p w14:paraId="6BE098A0" w14:textId="77777777" w:rsidR="00000000" w:rsidRDefault="007C71EE">
      <w:pPr>
        <w:pStyle w:val="a"/>
        <w:rPr>
          <w:rFonts w:hint="cs"/>
          <w:rtl/>
        </w:rPr>
      </w:pPr>
    </w:p>
    <w:p w14:paraId="224C1FBF" w14:textId="77777777" w:rsidR="00000000" w:rsidRDefault="007C71EE">
      <w:pPr>
        <w:pStyle w:val="a"/>
        <w:rPr>
          <w:rFonts w:hint="cs"/>
          <w:rtl/>
        </w:rPr>
      </w:pPr>
      <w:r>
        <w:rPr>
          <w:rFonts w:hint="cs"/>
          <w:rtl/>
        </w:rPr>
        <w:t>אדוני היושב-ראש, כנסת נכבדה, הנושא שעל סדר-היום של הכנסת הוא נושא ההתאבדויות. אני דווקא רוצה לקשור את זה לממשלה - אני חושב שגם הממשלה מתאבדת. הממשלה, מפלגת השלטון, הליכוד, רוב בוחר</w:t>
      </w:r>
      <w:r>
        <w:rPr>
          <w:rFonts w:hint="cs"/>
          <w:rtl/>
        </w:rPr>
        <w:t xml:space="preserve">יה הם אנשי הספר, הפריפריה, אנשים מסורתיים, חלקם ממשפחות חלשות, דווקא הממשלה הזאת באה ופוגעת בהם פגיעה אנושה, רק הליכוד יכול. </w:t>
      </w:r>
    </w:p>
    <w:p w14:paraId="5D6AB255" w14:textId="77777777" w:rsidR="00000000" w:rsidRDefault="007C71EE">
      <w:pPr>
        <w:pStyle w:val="a"/>
        <w:rPr>
          <w:rFonts w:hint="cs"/>
          <w:rtl/>
        </w:rPr>
      </w:pPr>
    </w:p>
    <w:p w14:paraId="61485FD0" w14:textId="77777777" w:rsidR="00000000" w:rsidRDefault="007C71EE">
      <w:pPr>
        <w:pStyle w:val="a"/>
        <w:rPr>
          <w:rFonts w:hint="cs"/>
          <w:rtl/>
        </w:rPr>
      </w:pPr>
      <w:r>
        <w:rPr>
          <w:rFonts w:hint="cs"/>
          <w:rtl/>
        </w:rPr>
        <w:t>הממשלה הביאה אתמול את מפת הדרכים. היא הבינה שעם הציבור הערבי צריך להגיע להסדר ואישרה את מפת הדרכים. אני לא רוצה להיכנס לעמדתנו לג</w:t>
      </w:r>
      <w:r>
        <w:rPr>
          <w:rFonts w:hint="cs"/>
          <w:rtl/>
        </w:rPr>
        <w:t xml:space="preserve">בי מפת הדרכים. </w:t>
      </w:r>
    </w:p>
    <w:p w14:paraId="30908ED9" w14:textId="77777777" w:rsidR="00000000" w:rsidRDefault="007C71EE">
      <w:pPr>
        <w:pStyle w:val="a"/>
        <w:ind w:firstLine="0"/>
        <w:rPr>
          <w:rFonts w:hint="cs"/>
          <w:rtl/>
        </w:rPr>
      </w:pPr>
    </w:p>
    <w:p w14:paraId="34C4DDF8" w14:textId="77777777" w:rsidR="00000000" w:rsidRDefault="007C71EE">
      <w:pPr>
        <w:pStyle w:val="ac"/>
        <w:rPr>
          <w:rtl/>
        </w:rPr>
      </w:pPr>
      <w:r>
        <w:rPr>
          <w:rFonts w:hint="eastAsia"/>
          <w:rtl/>
        </w:rPr>
        <w:t>אחמד</w:t>
      </w:r>
      <w:r>
        <w:rPr>
          <w:rtl/>
        </w:rPr>
        <w:t xml:space="preserve"> טיבי (חד"ש-תע"ל):</w:t>
      </w:r>
    </w:p>
    <w:p w14:paraId="7F844357" w14:textId="77777777" w:rsidR="00000000" w:rsidRDefault="007C71EE">
      <w:pPr>
        <w:pStyle w:val="a"/>
        <w:rPr>
          <w:rFonts w:hint="cs"/>
          <w:rtl/>
        </w:rPr>
      </w:pPr>
    </w:p>
    <w:p w14:paraId="10184F0E" w14:textId="77777777" w:rsidR="00000000" w:rsidRDefault="007C71EE">
      <w:pPr>
        <w:pStyle w:val="a"/>
        <w:rPr>
          <w:rFonts w:hint="cs"/>
          <w:rtl/>
        </w:rPr>
      </w:pPr>
      <w:r>
        <w:rPr>
          <w:rFonts w:hint="cs"/>
          <w:rtl/>
        </w:rPr>
        <w:t xml:space="preserve">למה אין הסדר עם החרדים? </w:t>
      </w:r>
    </w:p>
    <w:p w14:paraId="0F9D75AD" w14:textId="77777777" w:rsidR="00000000" w:rsidRDefault="007C71EE">
      <w:pPr>
        <w:pStyle w:val="a"/>
        <w:ind w:firstLine="0"/>
        <w:rPr>
          <w:rFonts w:hint="cs"/>
          <w:rtl/>
        </w:rPr>
      </w:pPr>
    </w:p>
    <w:p w14:paraId="26B81A0F" w14:textId="77777777" w:rsidR="00000000" w:rsidRDefault="007C71EE">
      <w:pPr>
        <w:pStyle w:val="SpeakerCon"/>
        <w:rPr>
          <w:rtl/>
        </w:rPr>
      </w:pPr>
      <w:bookmarkStart w:id="125" w:name="FS000000528T26_05_2003_12_51_44C"/>
      <w:bookmarkEnd w:id="125"/>
      <w:r>
        <w:rPr>
          <w:rtl/>
        </w:rPr>
        <w:t>יעקב ליצמן (יהדות התורה):</w:t>
      </w:r>
    </w:p>
    <w:p w14:paraId="7FCC6B5D" w14:textId="77777777" w:rsidR="00000000" w:rsidRDefault="007C71EE">
      <w:pPr>
        <w:pStyle w:val="a"/>
        <w:rPr>
          <w:rtl/>
        </w:rPr>
      </w:pPr>
    </w:p>
    <w:p w14:paraId="603FDEA5" w14:textId="77777777" w:rsidR="00000000" w:rsidRDefault="007C71EE">
      <w:pPr>
        <w:pStyle w:val="a"/>
        <w:rPr>
          <w:rFonts w:hint="cs"/>
          <w:rtl/>
        </w:rPr>
      </w:pPr>
      <w:r>
        <w:rPr>
          <w:rFonts w:hint="cs"/>
          <w:rtl/>
        </w:rPr>
        <w:t>אני רוצה להגיד, שאתנו  הולכים לתאונת דרכים. עם הציבור החרדי חיפשו כל סעיף שיש בתקציב כדי לפגוע בו. נניח שרוצים להעניש את חברי הכנסת, הייתי מוחל על הכבוד, אבל כאשר</w:t>
      </w:r>
      <w:r>
        <w:rPr>
          <w:rFonts w:hint="cs"/>
          <w:rtl/>
        </w:rPr>
        <w:t xml:space="preserve"> רוצים לפגוע בילדים, למה צריך להעניש את הילדים? </w:t>
      </w:r>
    </w:p>
    <w:p w14:paraId="0D4D568E" w14:textId="77777777" w:rsidR="00000000" w:rsidRDefault="007C71EE">
      <w:pPr>
        <w:pStyle w:val="a"/>
        <w:rPr>
          <w:rFonts w:hint="cs"/>
          <w:rtl/>
        </w:rPr>
      </w:pPr>
    </w:p>
    <w:p w14:paraId="6AFE4DAA" w14:textId="77777777" w:rsidR="00000000" w:rsidRDefault="007C71EE">
      <w:pPr>
        <w:pStyle w:val="a"/>
        <w:rPr>
          <w:rFonts w:hint="cs"/>
          <w:rtl/>
        </w:rPr>
      </w:pPr>
      <w:r>
        <w:rPr>
          <w:rFonts w:hint="cs"/>
          <w:rtl/>
        </w:rPr>
        <w:t>שמענו בוועדת הכספים, שהולכים להוריד עוד 150,000-200,000 ילדים אל מתחת לקו העוני, מעבר למה שהיה קודם. והממשלה הסתומה הזאת לא מעניין אותה כלום. אם מישהו חלילה וחלילה וחס הרהר בעצמו בוועדת הכספים, מייד הביאו א</w:t>
      </w:r>
      <w:r>
        <w:rPr>
          <w:rFonts w:hint="cs"/>
          <w:rtl/>
        </w:rPr>
        <w:t xml:space="preserve">ת השוט, את יושב-ראש הקואליציה, ומייד החליפו אותו. </w:t>
      </w:r>
    </w:p>
    <w:p w14:paraId="38F668EC" w14:textId="77777777" w:rsidR="00000000" w:rsidRDefault="007C71EE">
      <w:pPr>
        <w:pStyle w:val="a"/>
        <w:rPr>
          <w:rFonts w:hint="cs"/>
          <w:rtl/>
        </w:rPr>
      </w:pPr>
    </w:p>
    <w:p w14:paraId="6023EA71" w14:textId="77777777" w:rsidR="00000000" w:rsidRDefault="007C71EE">
      <w:pPr>
        <w:pStyle w:val="a"/>
        <w:rPr>
          <w:rFonts w:hint="cs"/>
          <w:rtl/>
        </w:rPr>
      </w:pPr>
      <w:r>
        <w:rPr>
          <w:rFonts w:hint="cs"/>
          <w:rtl/>
        </w:rPr>
        <w:t xml:space="preserve">אני מקבל בברכה את יושב-ראש ועדת הכספים. </w:t>
      </w:r>
    </w:p>
    <w:p w14:paraId="5CE5E08B" w14:textId="77777777" w:rsidR="00000000" w:rsidRDefault="007C71EE">
      <w:pPr>
        <w:pStyle w:val="a"/>
        <w:ind w:firstLine="0"/>
        <w:rPr>
          <w:rtl/>
        </w:rPr>
      </w:pPr>
    </w:p>
    <w:p w14:paraId="79E4191F" w14:textId="77777777" w:rsidR="00000000" w:rsidRDefault="007C71EE">
      <w:pPr>
        <w:pStyle w:val="a"/>
        <w:ind w:firstLine="0"/>
        <w:rPr>
          <w:rFonts w:hint="cs"/>
          <w:rtl/>
        </w:rPr>
      </w:pPr>
    </w:p>
    <w:p w14:paraId="3EA4B84B" w14:textId="77777777" w:rsidR="00000000" w:rsidRDefault="007C71EE">
      <w:pPr>
        <w:pStyle w:val="ac"/>
        <w:rPr>
          <w:rtl/>
        </w:rPr>
      </w:pPr>
      <w:r>
        <w:rPr>
          <w:rFonts w:hint="eastAsia"/>
          <w:rtl/>
        </w:rPr>
        <w:t>אברהם</w:t>
      </w:r>
      <w:r>
        <w:rPr>
          <w:rtl/>
        </w:rPr>
        <w:t xml:space="preserve"> הירשזון (הליכוד):</w:t>
      </w:r>
    </w:p>
    <w:p w14:paraId="503EDCCD" w14:textId="77777777" w:rsidR="00000000" w:rsidRDefault="007C71EE">
      <w:pPr>
        <w:pStyle w:val="a"/>
        <w:rPr>
          <w:rFonts w:hint="cs"/>
          <w:rtl/>
        </w:rPr>
      </w:pPr>
    </w:p>
    <w:p w14:paraId="16A99039" w14:textId="77777777" w:rsidR="00000000" w:rsidRDefault="007C71EE">
      <w:pPr>
        <w:pStyle w:val="a"/>
        <w:rPr>
          <w:rFonts w:hint="cs"/>
          <w:rtl/>
        </w:rPr>
      </w:pPr>
      <w:r>
        <w:rPr>
          <w:rFonts w:hint="cs"/>
          <w:rtl/>
        </w:rPr>
        <w:t xml:space="preserve">ספר להם איך צחקת באותו לילה. </w:t>
      </w:r>
    </w:p>
    <w:p w14:paraId="020E95D4" w14:textId="77777777" w:rsidR="00000000" w:rsidRDefault="007C71EE">
      <w:pPr>
        <w:pStyle w:val="a"/>
        <w:ind w:firstLine="0"/>
        <w:rPr>
          <w:rFonts w:hint="cs"/>
          <w:rtl/>
        </w:rPr>
      </w:pPr>
    </w:p>
    <w:p w14:paraId="0496A58F" w14:textId="77777777" w:rsidR="00000000" w:rsidRDefault="007C71EE">
      <w:pPr>
        <w:pStyle w:val="SpeakerCon"/>
        <w:rPr>
          <w:rtl/>
        </w:rPr>
      </w:pPr>
      <w:bookmarkStart w:id="126" w:name="FS000000528T26_05_2003_12_53_52C"/>
      <w:bookmarkEnd w:id="126"/>
      <w:r>
        <w:rPr>
          <w:rtl/>
        </w:rPr>
        <w:t>יעקב ליצמן (יהדות התורה):</w:t>
      </w:r>
    </w:p>
    <w:p w14:paraId="225A13A1" w14:textId="77777777" w:rsidR="00000000" w:rsidRDefault="007C71EE">
      <w:pPr>
        <w:pStyle w:val="a"/>
        <w:rPr>
          <w:rtl/>
        </w:rPr>
      </w:pPr>
    </w:p>
    <w:p w14:paraId="74AFC631" w14:textId="77777777" w:rsidR="00000000" w:rsidRDefault="007C71EE">
      <w:pPr>
        <w:pStyle w:val="a"/>
        <w:rPr>
          <w:rFonts w:hint="cs"/>
          <w:rtl/>
        </w:rPr>
      </w:pPr>
      <w:r>
        <w:rPr>
          <w:rFonts w:hint="cs"/>
          <w:rtl/>
        </w:rPr>
        <w:t xml:space="preserve">בלילה? כן, אבל זה קורה גם עכשיו. </w:t>
      </w:r>
    </w:p>
    <w:p w14:paraId="16533808" w14:textId="77777777" w:rsidR="00000000" w:rsidRDefault="007C71EE">
      <w:pPr>
        <w:pStyle w:val="a"/>
        <w:ind w:firstLine="0"/>
        <w:rPr>
          <w:rFonts w:hint="cs"/>
          <w:rtl/>
        </w:rPr>
      </w:pPr>
    </w:p>
    <w:p w14:paraId="11994E45" w14:textId="77777777" w:rsidR="00000000" w:rsidRDefault="007C71EE">
      <w:pPr>
        <w:pStyle w:val="ac"/>
        <w:rPr>
          <w:rtl/>
        </w:rPr>
      </w:pPr>
      <w:r>
        <w:rPr>
          <w:rFonts w:hint="eastAsia"/>
          <w:rtl/>
        </w:rPr>
        <w:t>רוני</w:t>
      </w:r>
      <w:r>
        <w:rPr>
          <w:rtl/>
        </w:rPr>
        <w:t xml:space="preserve"> בריזון (שינוי):</w:t>
      </w:r>
    </w:p>
    <w:p w14:paraId="415C6BDB" w14:textId="77777777" w:rsidR="00000000" w:rsidRDefault="007C71EE">
      <w:pPr>
        <w:pStyle w:val="a"/>
        <w:rPr>
          <w:rFonts w:hint="cs"/>
          <w:rtl/>
        </w:rPr>
      </w:pPr>
    </w:p>
    <w:p w14:paraId="11A292A5" w14:textId="77777777" w:rsidR="00000000" w:rsidRDefault="007C71EE">
      <w:pPr>
        <w:pStyle w:val="a"/>
        <w:rPr>
          <w:rFonts w:hint="cs"/>
          <w:rtl/>
        </w:rPr>
      </w:pPr>
      <w:r>
        <w:rPr>
          <w:rFonts w:hint="cs"/>
          <w:rtl/>
        </w:rPr>
        <w:t xml:space="preserve">כולנו צחקנו. </w:t>
      </w:r>
    </w:p>
    <w:p w14:paraId="24E06E81" w14:textId="77777777" w:rsidR="00000000" w:rsidRDefault="007C71EE">
      <w:pPr>
        <w:pStyle w:val="a"/>
        <w:ind w:firstLine="0"/>
        <w:rPr>
          <w:rFonts w:hint="cs"/>
          <w:rtl/>
        </w:rPr>
      </w:pPr>
    </w:p>
    <w:p w14:paraId="50FC04EF" w14:textId="77777777" w:rsidR="00000000" w:rsidRDefault="007C71EE">
      <w:pPr>
        <w:pStyle w:val="SpeakerCon"/>
        <w:rPr>
          <w:rtl/>
        </w:rPr>
      </w:pPr>
      <w:bookmarkStart w:id="127" w:name="FS000000528T26_05_2003_12_54_23C"/>
      <w:bookmarkEnd w:id="127"/>
      <w:r>
        <w:rPr>
          <w:rtl/>
        </w:rPr>
        <w:t>יעקב ל</w:t>
      </w:r>
      <w:r>
        <w:rPr>
          <w:rtl/>
        </w:rPr>
        <w:t>יצמן (יהדות התורה):</w:t>
      </w:r>
    </w:p>
    <w:p w14:paraId="6F5615E5" w14:textId="77777777" w:rsidR="00000000" w:rsidRDefault="007C71EE">
      <w:pPr>
        <w:pStyle w:val="a"/>
        <w:rPr>
          <w:rtl/>
        </w:rPr>
      </w:pPr>
    </w:p>
    <w:p w14:paraId="5492E08F" w14:textId="77777777" w:rsidR="00000000" w:rsidRDefault="007C71EE">
      <w:pPr>
        <w:pStyle w:val="a"/>
        <w:rPr>
          <w:rFonts w:hint="cs"/>
          <w:rtl/>
        </w:rPr>
      </w:pPr>
      <w:r>
        <w:rPr>
          <w:rFonts w:hint="cs"/>
          <w:rtl/>
        </w:rPr>
        <w:t xml:space="preserve">כולכם גם ישנתם. </w:t>
      </w:r>
    </w:p>
    <w:p w14:paraId="21BDBD38" w14:textId="77777777" w:rsidR="00000000" w:rsidRDefault="007C71EE">
      <w:pPr>
        <w:pStyle w:val="a"/>
        <w:ind w:firstLine="0"/>
        <w:rPr>
          <w:rFonts w:hint="cs"/>
          <w:rtl/>
        </w:rPr>
      </w:pPr>
    </w:p>
    <w:p w14:paraId="0710DD12" w14:textId="77777777" w:rsidR="00000000" w:rsidRDefault="007C71EE">
      <w:pPr>
        <w:pStyle w:val="ac"/>
        <w:rPr>
          <w:rtl/>
        </w:rPr>
      </w:pPr>
      <w:r>
        <w:rPr>
          <w:rFonts w:hint="eastAsia"/>
          <w:rtl/>
        </w:rPr>
        <w:t>רוני</w:t>
      </w:r>
      <w:r>
        <w:rPr>
          <w:rtl/>
        </w:rPr>
        <w:t xml:space="preserve"> בריזון (שינוי):</w:t>
      </w:r>
    </w:p>
    <w:p w14:paraId="2CFDB935" w14:textId="77777777" w:rsidR="00000000" w:rsidRDefault="007C71EE">
      <w:pPr>
        <w:pStyle w:val="a"/>
        <w:rPr>
          <w:rFonts w:hint="cs"/>
          <w:rtl/>
        </w:rPr>
      </w:pPr>
    </w:p>
    <w:p w14:paraId="1CB6EC8A" w14:textId="77777777" w:rsidR="00000000" w:rsidRDefault="007C71EE">
      <w:pPr>
        <w:pStyle w:val="a"/>
        <w:rPr>
          <w:rFonts w:hint="cs"/>
          <w:rtl/>
        </w:rPr>
      </w:pPr>
      <w:r>
        <w:rPr>
          <w:rFonts w:hint="cs"/>
          <w:rtl/>
        </w:rPr>
        <w:t xml:space="preserve">גם כבודו ישן. </w:t>
      </w:r>
    </w:p>
    <w:p w14:paraId="309D2C25" w14:textId="77777777" w:rsidR="00000000" w:rsidRDefault="007C71EE">
      <w:pPr>
        <w:pStyle w:val="a"/>
        <w:ind w:firstLine="0"/>
        <w:rPr>
          <w:rFonts w:hint="cs"/>
          <w:rtl/>
        </w:rPr>
      </w:pPr>
    </w:p>
    <w:p w14:paraId="18B36242" w14:textId="77777777" w:rsidR="00000000" w:rsidRDefault="007C71EE">
      <w:pPr>
        <w:pStyle w:val="SpeakerCon"/>
        <w:rPr>
          <w:rtl/>
        </w:rPr>
      </w:pPr>
      <w:bookmarkStart w:id="128" w:name="FS000000528T26_05_2003_12_54_41C"/>
      <w:bookmarkEnd w:id="128"/>
      <w:r>
        <w:rPr>
          <w:rtl/>
        </w:rPr>
        <w:t>יעקב ליצמן (יהדות התורה):</w:t>
      </w:r>
    </w:p>
    <w:p w14:paraId="34CD3726" w14:textId="77777777" w:rsidR="00000000" w:rsidRDefault="007C71EE">
      <w:pPr>
        <w:pStyle w:val="a"/>
        <w:rPr>
          <w:rtl/>
        </w:rPr>
      </w:pPr>
    </w:p>
    <w:p w14:paraId="3FC976FC" w14:textId="77777777" w:rsidR="00000000" w:rsidRDefault="007C71EE">
      <w:pPr>
        <w:pStyle w:val="a"/>
        <w:rPr>
          <w:rFonts w:hint="cs"/>
          <w:rtl/>
        </w:rPr>
      </w:pPr>
      <w:r>
        <w:rPr>
          <w:rFonts w:hint="cs"/>
          <w:rtl/>
        </w:rPr>
        <w:t xml:space="preserve">אני דווקא לא ישנתי. </w:t>
      </w:r>
    </w:p>
    <w:p w14:paraId="2EE674A5" w14:textId="77777777" w:rsidR="00000000" w:rsidRDefault="007C71EE">
      <w:pPr>
        <w:pStyle w:val="a"/>
        <w:rPr>
          <w:rFonts w:hint="cs"/>
          <w:rtl/>
        </w:rPr>
      </w:pPr>
    </w:p>
    <w:p w14:paraId="5A15A246" w14:textId="77777777" w:rsidR="00000000" w:rsidRDefault="007C71EE">
      <w:pPr>
        <w:pStyle w:val="a"/>
        <w:rPr>
          <w:rFonts w:hint="cs"/>
          <w:rtl/>
        </w:rPr>
      </w:pPr>
      <w:r>
        <w:rPr>
          <w:rFonts w:hint="cs"/>
          <w:rtl/>
        </w:rPr>
        <w:t>רבותי, אני חושב, שממשלה שמביאה להתאבדויות, מרעיבה ילדים, פוגעת בציבור המשפחות החלשות, ממשלה כזאת פוגעת גם בבוחריה פגיעה אנושה, ואי</w:t>
      </w:r>
      <w:r>
        <w:rPr>
          <w:rFonts w:hint="cs"/>
          <w:rtl/>
        </w:rPr>
        <w:t xml:space="preserve">נה יכולה לקבל אמון. </w:t>
      </w:r>
    </w:p>
    <w:p w14:paraId="0AFF4A73" w14:textId="77777777" w:rsidR="00000000" w:rsidRDefault="007C71EE">
      <w:pPr>
        <w:pStyle w:val="a"/>
        <w:rPr>
          <w:rFonts w:hint="cs"/>
          <w:rtl/>
        </w:rPr>
      </w:pPr>
    </w:p>
    <w:p w14:paraId="7ED7CA48" w14:textId="77777777" w:rsidR="00000000" w:rsidRDefault="007C71EE">
      <w:pPr>
        <w:pStyle w:val="a"/>
        <w:rPr>
          <w:rFonts w:hint="cs"/>
          <w:rtl/>
        </w:rPr>
      </w:pPr>
      <w:r>
        <w:rPr>
          <w:rFonts w:hint="cs"/>
          <w:rtl/>
        </w:rPr>
        <w:t>אני רוצה לומר עוד מלה אחת. אנחנו נמצאים כאן לפני ההצבעה על התוכנית הכלכלית. אני רוצה להגיד לשינוי, שהיו ערים כל הלילה בוועדת הכספים רק על מנת לעשות וידוא הריגה בעניין קצבאות הילדים. הם היו ערים כל הלילה על מנת להיות בטוחים שיפגעו בקצב</w:t>
      </w:r>
      <w:r>
        <w:rPr>
          <w:rFonts w:hint="cs"/>
          <w:rtl/>
        </w:rPr>
        <w:t xml:space="preserve">אות הילדים. ניסו להאריך לשבע שנים, אך הם עמדו על ארבע שנים, ואם לא, הם יצביעו נגד כל התוכנית הכלכלית. כאילו זה העיקר, רק לפגוע בילדים. </w:t>
      </w:r>
    </w:p>
    <w:p w14:paraId="37782850" w14:textId="77777777" w:rsidR="00000000" w:rsidRDefault="007C71EE">
      <w:pPr>
        <w:pStyle w:val="a"/>
        <w:ind w:firstLine="0"/>
        <w:rPr>
          <w:rFonts w:hint="cs"/>
          <w:rtl/>
        </w:rPr>
      </w:pPr>
    </w:p>
    <w:p w14:paraId="17AF5E28" w14:textId="77777777" w:rsidR="00000000" w:rsidRDefault="007C71EE">
      <w:pPr>
        <w:pStyle w:val="ac"/>
        <w:rPr>
          <w:rtl/>
        </w:rPr>
      </w:pPr>
      <w:r>
        <w:rPr>
          <w:rFonts w:hint="eastAsia"/>
          <w:rtl/>
        </w:rPr>
        <w:t>רוני</w:t>
      </w:r>
      <w:r>
        <w:rPr>
          <w:rtl/>
        </w:rPr>
        <w:t xml:space="preserve"> בריזון (שינוי):</w:t>
      </w:r>
    </w:p>
    <w:p w14:paraId="3DBBD6E2" w14:textId="77777777" w:rsidR="00000000" w:rsidRDefault="007C71EE">
      <w:pPr>
        <w:pStyle w:val="a"/>
        <w:rPr>
          <w:rFonts w:hint="cs"/>
          <w:rtl/>
        </w:rPr>
      </w:pPr>
    </w:p>
    <w:p w14:paraId="6A2F7856" w14:textId="77777777" w:rsidR="00000000" w:rsidRDefault="007C71EE">
      <w:pPr>
        <w:pStyle w:val="a"/>
        <w:rPr>
          <w:rFonts w:hint="cs"/>
          <w:rtl/>
        </w:rPr>
      </w:pPr>
      <w:r>
        <w:rPr>
          <w:rFonts w:hint="cs"/>
          <w:rtl/>
        </w:rPr>
        <w:t xml:space="preserve">חבר הכנסת ליצמן, אומנם מדובר בדמים אבל לא בדיני נפשות, לא בווידוא הריגה. </w:t>
      </w:r>
    </w:p>
    <w:p w14:paraId="3A286C16" w14:textId="77777777" w:rsidR="00000000" w:rsidRDefault="007C71EE">
      <w:pPr>
        <w:pStyle w:val="a"/>
        <w:ind w:firstLine="0"/>
        <w:rPr>
          <w:rtl/>
        </w:rPr>
      </w:pPr>
    </w:p>
    <w:p w14:paraId="3BC75099" w14:textId="77777777" w:rsidR="00000000" w:rsidRDefault="007C71EE">
      <w:pPr>
        <w:pStyle w:val="a"/>
        <w:ind w:firstLine="0"/>
        <w:rPr>
          <w:rFonts w:hint="cs"/>
          <w:rtl/>
        </w:rPr>
      </w:pPr>
    </w:p>
    <w:p w14:paraId="686BD7CB" w14:textId="77777777" w:rsidR="00000000" w:rsidRDefault="007C71EE">
      <w:pPr>
        <w:pStyle w:val="SpeakerCon"/>
        <w:rPr>
          <w:rtl/>
        </w:rPr>
      </w:pPr>
      <w:bookmarkStart w:id="129" w:name="FS000000528T26_05_2003_12_58_03C"/>
      <w:bookmarkEnd w:id="129"/>
      <w:r>
        <w:rPr>
          <w:rtl/>
        </w:rPr>
        <w:t>יעקב ליצמן (יהדות התו</w:t>
      </w:r>
      <w:r>
        <w:rPr>
          <w:rtl/>
        </w:rPr>
        <w:t>רה):</w:t>
      </w:r>
    </w:p>
    <w:p w14:paraId="0C427B43" w14:textId="77777777" w:rsidR="00000000" w:rsidRDefault="007C71EE">
      <w:pPr>
        <w:pStyle w:val="a"/>
        <w:rPr>
          <w:rtl/>
        </w:rPr>
      </w:pPr>
    </w:p>
    <w:p w14:paraId="6D7F7E1F" w14:textId="77777777" w:rsidR="00000000" w:rsidRDefault="007C71EE">
      <w:pPr>
        <w:pStyle w:val="a"/>
        <w:rPr>
          <w:rFonts w:hint="cs"/>
          <w:rtl/>
        </w:rPr>
      </w:pPr>
      <w:r>
        <w:rPr>
          <w:rFonts w:hint="cs"/>
          <w:rtl/>
        </w:rPr>
        <w:t xml:space="preserve">זה מה שעשיתם, הייתם ערים כל הלילה במסירות נפש רק על מנת להיות בטוחים שהולכים להצביע נגד קצבאות הילדים. </w:t>
      </w:r>
    </w:p>
    <w:p w14:paraId="4F1661B9" w14:textId="77777777" w:rsidR="00000000" w:rsidRDefault="007C71EE">
      <w:pPr>
        <w:pStyle w:val="a"/>
        <w:ind w:firstLine="0"/>
        <w:rPr>
          <w:rFonts w:hint="cs"/>
          <w:rtl/>
        </w:rPr>
      </w:pPr>
    </w:p>
    <w:p w14:paraId="28AFD6CB" w14:textId="77777777" w:rsidR="00000000" w:rsidRDefault="007C71EE">
      <w:pPr>
        <w:pStyle w:val="ac"/>
        <w:rPr>
          <w:rtl/>
        </w:rPr>
      </w:pPr>
      <w:r>
        <w:rPr>
          <w:rFonts w:hint="eastAsia"/>
          <w:rtl/>
        </w:rPr>
        <w:t>רוני</w:t>
      </w:r>
      <w:r>
        <w:rPr>
          <w:rtl/>
        </w:rPr>
        <w:t xml:space="preserve"> בריזון (שינוי):</w:t>
      </w:r>
    </w:p>
    <w:p w14:paraId="7CCFE263" w14:textId="77777777" w:rsidR="00000000" w:rsidRDefault="007C71EE">
      <w:pPr>
        <w:pStyle w:val="a"/>
        <w:rPr>
          <w:rFonts w:hint="cs"/>
          <w:rtl/>
        </w:rPr>
      </w:pPr>
    </w:p>
    <w:p w14:paraId="4E2CFC74" w14:textId="77777777" w:rsidR="00000000" w:rsidRDefault="007C71EE">
      <w:pPr>
        <w:pStyle w:val="a"/>
        <w:rPr>
          <w:rFonts w:hint="cs"/>
          <w:rtl/>
        </w:rPr>
      </w:pPr>
      <w:r>
        <w:rPr>
          <w:rFonts w:hint="cs"/>
          <w:rtl/>
        </w:rPr>
        <w:t xml:space="preserve">יש לנו מסירות נפש לאמונה שלנו. </w:t>
      </w:r>
    </w:p>
    <w:p w14:paraId="2EDDDE29" w14:textId="77777777" w:rsidR="00000000" w:rsidRDefault="007C71EE">
      <w:pPr>
        <w:pStyle w:val="a"/>
        <w:ind w:firstLine="0"/>
        <w:rPr>
          <w:rFonts w:hint="cs"/>
          <w:rtl/>
        </w:rPr>
      </w:pPr>
    </w:p>
    <w:p w14:paraId="10A09394" w14:textId="77777777" w:rsidR="00000000" w:rsidRDefault="007C71EE">
      <w:pPr>
        <w:pStyle w:val="ad"/>
        <w:rPr>
          <w:rtl/>
        </w:rPr>
      </w:pPr>
      <w:r>
        <w:rPr>
          <w:rtl/>
        </w:rPr>
        <w:t>היו"ר מוחמד ברכה:</w:t>
      </w:r>
    </w:p>
    <w:p w14:paraId="7B4A4F95" w14:textId="77777777" w:rsidR="00000000" w:rsidRDefault="007C71EE">
      <w:pPr>
        <w:pStyle w:val="a"/>
        <w:rPr>
          <w:rtl/>
        </w:rPr>
      </w:pPr>
    </w:p>
    <w:p w14:paraId="6CDBF785" w14:textId="77777777" w:rsidR="00000000" w:rsidRDefault="007C71EE">
      <w:pPr>
        <w:pStyle w:val="a"/>
        <w:rPr>
          <w:rFonts w:hint="cs"/>
          <w:rtl/>
        </w:rPr>
      </w:pPr>
      <w:r>
        <w:rPr>
          <w:rFonts w:hint="cs"/>
          <w:rtl/>
        </w:rPr>
        <w:t xml:space="preserve">תודה לחבר הכנסת ליצמן. רשות הדיבור לחבר הכנסת אחמד טיבי, ואחריו - לחבר </w:t>
      </w:r>
      <w:r>
        <w:rPr>
          <w:rFonts w:hint="cs"/>
          <w:rtl/>
        </w:rPr>
        <w:t xml:space="preserve">הכנסת דוד טל. </w:t>
      </w:r>
    </w:p>
    <w:p w14:paraId="4DB394D7" w14:textId="77777777" w:rsidR="00000000" w:rsidRDefault="007C71EE">
      <w:pPr>
        <w:pStyle w:val="a"/>
        <w:ind w:firstLine="0"/>
        <w:rPr>
          <w:rFonts w:hint="cs"/>
          <w:rtl/>
        </w:rPr>
      </w:pPr>
    </w:p>
    <w:p w14:paraId="7D61C8C1" w14:textId="77777777" w:rsidR="00000000" w:rsidRDefault="007C71EE">
      <w:pPr>
        <w:pStyle w:val="Speaker"/>
        <w:rPr>
          <w:rtl/>
        </w:rPr>
      </w:pPr>
      <w:bookmarkStart w:id="130" w:name="FS000000560T26_05_2003_12_59_04"/>
      <w:bookmarkEnd w:id="130"/>
      <w:r>
        <w:rPr>
          <w:rFonts w:hint="eastAsia"/>
          <w:rtl/>
        </w:rPr>
        <w:t>אחמד</w:t>
      </w:r>
      <w:r>
        <w:rPr>
          <w:rtl/>
        </w:rPr>
        <w:t xml:space="preserve"> טיבי (חד"ש-תע"ל):</w:t>
      </w:r>
    </w:p>
    <w:p w14:paraId="2B5F8D59" w14:textId="77777777" w:rsidR="00000000" w:rsidRDefault="007C71EE">
      <w:pPr>
        <w:pStyle w:val="a"/>
        <w:rPr>
          <w:rFonts w:hint="cs"/>
          <w:rtl/>
        </w:rPr>
      </w:pPr>
    </w:p>
    <w:p w14:paraId="0BBE6547" w14:textId="77777777" w:rsidR="00000000" w:rsidRDefault="007C71EE">
      <w:pPr>
        <w:pStyle w:val="a"/>
        <w:rPr>
          <w:rFonts w:hint="cs"/>
          <w:rtl/>
        </w:rPr>
      </w:pPr>
      <w:r>
        <w:rPr>
          <w:rFonts w:hint="cs"/>
          <w:rtl/>
        </w:rPr>
        <w:t>אדוני היושב-ראש, רבותי חברי הכנסת, הסיבה שסיעת חד"ש-תע"ל הציעה אי-אמון היתה דבריו של שר הפנים בשבוע שעבר, שהממשלה חושבת לעגן בחוק את החלטתה להפסיק את איחוד המשפחות. כלומר, להעניש את הציבור הערבי במדינת ישראל דרך הניש</w:t>
      </w:r>
      <w:r>
        <w:rPr>
          <w:rFonts w:hint="cs"/>
          <w:rtl/>
        </w:rPr>
        <w:t xml:space="preserve">ואין, למנוע ממנו להתחתן -  אני אצטרך אותך, חבר הכנסת הירשזון, כיושב-ראש ועדת הכספים, יש לי הערה בשבילך, אודה לך אם תישאר - - - </w:t>
      </w:r>
    </w:p>
    <w:p w14:paraId="22401562" w14:textId="77777777" w:rsidR="00000000" w:rsidRDefault="007C71EE">
      <w:pPr>
        <w:pStyle w:val="a"/>
        <w:ind w:firstLine="0"/>
        <w:rPr>
          <w:rFonts w:hint="cs"/>
          <w:rtl/>
        </w:rPr>
      </w:pPr>
    </w:p>
    <w:p w14:paraId="0F811A1C" w14:textId="77777777" w:rsidR="00000000" w:rsidRDefault="007C71EE">
      <w:pPr>
        <w:pStyle w:val="ac"/>
        <w:rPr>
          <w:rtl/>
        </w:rPr>
      </w:pPr>
      <w:r>
        <w:rPr>
          <w:rFonts w:hint="eastAsia"/>
          <w:rtl/>
        </w:rPr>
        <w:t>אברהם</w:t>
      </w:r>
      <w:r>
        <w:rPr>
          <w:rtl/>
        </w:rPr>
        <w:t xml:space="preserve"> הירשזון (הליכוד):</w:t>
      </w:r>
    </w:p>
    <w:p w14:paraId="66D35EEA" w14:textId="77777777" w:rsidR="00000000" w:rsidRDefault="007C71EE">
      <w:pPr>
        <w:pStyle w:val="a"/>
        <w:rPr>
          <w:rFonts w:hint="cs"/>
          <w:rtl/>
        </w:rPr>
      </w:pPr>
    </w:p>
    <w:p w14:paraId="55ED206E" w14:textId="77777777" w:rsidR="00000000" w:rsidRDefault="007C71EE">
      <w:pPr>
        <w:pStyle w:val="a"/>
        <w:rPr>
          <w:rFonts w:hint="cs"/>
          <w:rtl/>
        </w:rPr>
      </w:pPr>
      <w:r>
        <w:rPr>
          <w:rFonts w:hint="cs"/>
          <w:rtl/>
        </w:rPr>
        <w:t xml:space="preserve">הערה בעי"ן או באל"ף? </w:t>
      </w:r>
    </w:p>
    <w:p w14:paraId="05020B9C" w14:textId="77777777" w:rsidR="00000000" w:rsidRDefault="007C71EE">
      <w:pPr>
        <w:pStyle w:val="a"/>
        <w:ind w:firstLine="0"/>
        <w:rPr>
          <w:rFonts w:hint="cs"/>
          <w:rtl/>
        </w:rPr>
      </w:pPr>
    </w:p>
    <w:p w14:paraId="3A840583" w14:textId="77777777" w:rsidR="00000000" w:rsidRDefault="007C71EE">
      <w:pPr>
        <w:pStyle w:val="SpeakerCon"/>
        <w:rPr>
          <w:rtl/>
        </w:rPr>
      </w:pPr>
      <w:bookmarkStart w:id="131" w:name="FS000000560T26_05_2003_13_01_17C"/>
      <w:bookmarkEnd w:id="131"/>
      <w:r>
        <w:rPr>
          <w:rtl/>
        </w:rPr>
        <w:t>אחמד טיבי (חד"ש-תע"ל):</w:t>
      </w:r>
    </w:p>
    <w:p w14:paraId="75D44203" w14:textId="77777777" w:rsidR="00000000" w:rsidRDefault="007C71EE">
      <w:pPr>
        <w:pStyle w:val="a"/>
        <w:rPr>
          <w:rtl/>
        </w:rPr>
      </w:pPr>
    </w:p>
    <w:p w14:paraId="6AF55B9B" w14:textId="77777777" w:rsidR="00000000" w:rsidRDefault="007C71EE">
      <w:pPr>
        <w:pStyle w:val="a"/>
        <w:rPr>
          <w:rFonts w:hint="cs"/>
          <w:rtl/>
        </w:rPr>
      </w:pPr>
      <w:r>
        <w:rPr>
          <w:rFonts w:hint="cs"/>
          <w:rtl/>
        </w:rPr>
        <w:t xml:space="preserve">גם וגם. בהתחלה זה הארה ואחר כך הערה לך. </w:t>
      </w:r>
    </w:p>
    <w:p w14:paraId="61C84683" w14:textId="77777777" w:rsidR="00000000" w:rsidRDefault="007C71EE">
      <w:pPr>
        <w:pStyle w:val="a"/>
        <w:rPr>
          <w:rFonts w:hint="cs"/>
          <w:rtl/>
        </w:rPr>
      </w:pPr>
    </w:p>
    <w:p w14:paraId="5B45FD82" w14:textId="77777777" w:rsidR="00000000" w:rsidRDefault="007C71EE">
      <w:pPr>
        <w:pStyle w:val="a"/>
        <w:rPr>
          <w:rFonts w:hint="cs"/>
          <w:rtl/>
        </w:rPr>
      </w:pPr>
      <w:r>
        <w:rPr>
          <w:rFonts w:hint="cs"/>
          <w:rtl/>
        </w:rPr>
        <w:t>יש רושם שהממש</w:t>
      </w:r>
      <w:r>
        <w:rPr>
          <w:rFonts w:hint="cs"/>
          <w:rtl/>
        </w:rPr>
        <w:t>לה והשלטונות, אדוני היושב-ראש, מתייחסים אל כל נישואין של גבר ואשה ערבים בארץ, כאשר מדובר בנישואין משני עברי "הקו הירוק", או באשה מירדן, למשל, כאל פצצה מתקתקת, כאל איום. ניחא. נגיד שפעם או פעמיים היו מקרים של עבירה על החוק בנישואין האלה, או אף יותר מזה, שמי</w:t>
      </w:r>
      <w:r>
        <w:rPr>
          <w:rFonts w:hint="cs"/>
          <w:rtl/>
        </w:rPr>
        <w:t>שהו יש לו תעודת זהות כחולה היה שותף לפיגוע - זה דבר חמור. אבל בשביל הדבר החמור הזה יש חוק, יש בתי-משפט. אפשר להביא אותו לבית-משפט, אבל אי-אפשר שבגלל העבירה שעשה האיש הספציפי הזה, אחד, שניים, חמישה - אגב, אין חמישה - להעניש אלפי משפחות של אזרחים ערבים במדינ</w:t>
      </w:r>
      <w:r>
        <w:rPr>
          <w:rFonts w:hint="cs"/>
          <w:rtl/>
        </w:rPr>
        <w:t xml:space="preserve">ת ישראל שלא יכולים לחיות חיים נורמליים. </w:t>
      </w:r>
    </w:p>
    <w:p w14:paraId="271B4FFA" w14:textId="77777777" w:rsidR="00000000" w:rsidRDefault="007C71EE">
      <w:pPr>
        <w:pStyle w:val="a"/>
        <w:rPr>
          <w:rFonts w:hint="cs"/>
          <w:rtl/>
        </w:rPr>
      </w:pPr>
    </w:p>
    <w:p w14:paraId="5DD7E4F0" w14:textId="77777777" w:rsidR="00000000" w:rsidRDefault="007C71EE">
      <w:pPr>
        <w:pStyle w:val="a"/>
        <w:rPr>
          <w:rFonts w:hint="cs"/>
          <w:rtl/>
        </w:rPr>
      </w:pPr>
      <w:r>
        <w:rPr>
          <w:rFonts w:hint="cs"/>
          <w:rtl/>
        </w:rPr>
        <w:t>אתה יודע מה זה להיות עם תעודת זהות ארעית או בלי תעודת זהות, בלי סטטוס אזרחי? זה דבר נורא ואיום. היו כללים קשים ונוקשים בתקופת השר שרנסקי, הוא הביא לעולם את מה שקרוי ההליך המדורג, חמש שנים עד לקבלת אזרחות ישראלית. ה</w:t>
      </w:r>
      <w:r>
        <w:rPr>
          <w:rFonts w:hint="cs"/>
          <w:rtl/>
        </w:rPr>
        <w:t>תנגדנו להליך המדורג, כי הוא קשה, עכשיו אנחנו מתגעגעים להליך המדורג.</w:t>
      </w:r>
    </w:p>
    <w:p w14:paraId="3E76B117" w14:textId="77777777" w:rsidR="00000000" w:rsidRDefault="007C71EE">
      <w:pPr>
        <w:pStyle w:val="a"/>
        <w:ind w:firstLine="0"/>
        <w:rPr>
          <w:rFonts w:hint="cs"/>
          <w:rtl/>
        </w:rPr>
      </w:pPr>
    </w:p>
    <w:p w14:paraId="6A749A64" w14:textId="77777777" w:rsidR="00000000" w:rsidRDefault="007C71EE">
      <w:pPr>
        <w:pStyle w:val="a"/>
        <w:ind w:firstLine="0"/>
        <w:rPr>
          <w:rFonts w:hint="cs"/>
          <w:rtl/>
        </w:rPr>
      </w:pPr>
      <w:r>
        <w:rPr>
          <w:rFonts w:hint="cs"/>
          <w:rtl/>
        </w:rPr>
        <w:tab/>
        <w:t>מה עשתה החלטת הממשלה הבלתי-אנושית: אנשים שנשארו להם חודשיים, שלושה חודשים עד שיעברו את סף חמש השנים, לא יוכלו בדיעבד לקבל אזרחות. אגב, לילדים יש תעודת זהות ישראלית, אבל לאשה או לגבר אין.</w:t>
      </w:r>
      <w:r>
        <w:rPr>
          <w:rFonts w:hint="cs"/>
          <w:rtl/>
        </w:rPr>
        <w:t xml:space="preserve"> אני חושב שזו התעמרות וענישה קולקטיבית, מתוך ניצול אווירה של חרדה, כעס; או שצריך חברה ישראלית מוכת פחד בשל המצב הביטחוני, כדי לבצע "עליהום" רבתי על האוכלוסייה הערבית ועל אלמנט חשוב בחיי היום-יום - נישואין וחיי משפחה.</w:t>
      </w:r>
    </w:p>
    <w:p w14:paraId="1653E2C5" w14:textId="77777777" w:rsidR="00000000" w:rsidRDefault="007C71EE">
      <w:pPr>
        <w:pStyle w:val="a"/>
        <w:ind w:firstLine="0"/>
        <w:rPr>
          <w:rFonts w:hint="cs"/>
          <w:rtl/>
        </w:rPr>
      </w:pPr>
    </w:p>
    <w:p w14:paraId="2B2F5D62" w14:textId="77777777" w:rsidR="00000000" w:rsidRDefault="007C71EE">
      <w:pPr>
        <w:pStyle w:val="a"/>
        <w:ind w:firstLine="0"/>
        <w:rPr>
          <w:rFonts w:hint="cs"/>
          <w:rtl/>
        </w:rPr>
      </w:pPr>
      <w:r>
        <w:rPr>
          <w:rFonts w:hint="cs"/>
          <w:rtl/>
        </w:rPr>
        <w:tab/>
        <w:t>מכאן, חבר הכנסת דוד טל, אני רוצה לעבו</w:t>
      </w:r>
      <w:r>
        <w:rPr>
          <w:rFonts w:hint="cs"/>
          <w:rtl/>
        </w:rPr>
        <w:t>ר לחוויה שאתה ואני חווינו היום בוועדת הכלכלה. כדאי שהציבור - אני מדבר עכשיו אל הציבור ואל חברי הבית - ידע מה חווינו. בשבוע שעבר, אדוני היושב-ראש, הביא חבר הכנסת יחיאל חזן מהליכוד, מהקואליציה, מסיעתך, חבר הכנסת הירשזון, הצעה הגיונית, לפטור בתי-חולים ובתי-אב</w:t>
      </w:r>
      <w:r>
        <w:rPr>
          <w:rFonts w:hint="cs"/>
          <w:rtl/>
        </w:rPr>
        <w:t xml:space="preserve">ות מאגרות רדיו וטלוויזיה על מכשירים במוסדות אלה. לכל הדעות זו הצעה הומנית. בדקנו, חבר הכנסת טל ואני,  מה עלותה הכספית, והתברר שהיא 270,000 שקל. </w:t>
      </w:r>
    </w:p>
    <w:p w14:paraId="531E4CD2" w14:textId="77777777" w:rsidR="00000000" w:rsidRDefault="007C71EE">
      <w:pPr>
        <w:pStyle w:val="a"/>
        <w:ind w:firstLine="0"/>
        <w:rPr>
          <w:rFonts w:hint="cs"/>
          <w:rtl/>
        </w:rPr>
      </w:pPr>
    </w:p>
    <w:p w14:paraId="4C75F46C" w14:textId="77777777" w:rsidR="00000000" w:rsidRDefault="007C71EE">
      <w:pPr>
        <w:pStyle w:val="a"/>
        <w:ind w:firstLine="720"/>
        <w:rPr>
          <w:rFonts w:hint="cs"/>
          <w:rtl/>
        </w:rPr>
      </w:pPr>
      <w:r>
        <w:rPr>
          <w:rFonts w:hint="cs"/>
          <w:rtl/>
        </w:rPr>
        <w:t xml:space="preserve">בא האוצר והתנגד. הקואליציה לחצה על חבר הכנסת חזן. חבר הכנסת חזן, נחוש אומנם בנושאי ארץ-ישראל, נכנע בשבוע שעבר </w:t>
      </w:r>
      <w:r>
        <w:rPr>
          <w:rFonts w:hint="cs"/>
          <w:rtl/>
        </w:rPr>
        <w:t>בנושא האגרות. הוא התעשת היום ועמד על דעתו. הוא ראה שחבר הכנסת טל ואני הגשנו את הצעתו בשמנו. אמרנו שאנו מגישים את הצעתו כהסתייגות - חשוב שהציבור ידע - ואז הוא ביקש להצטרף להצעה.</w:t>
      </w:r>
    </w:p>
    <w:p w14:paraId="642EAECB" w14:textId="77777777" w:rsidR="00000000" w:rsidRDefault="007C71EE">
      <w:pPr>
        <w:pStyle w:val="a"/>
        <w:ind w:firstLine="720"/>
        <w:rPr>
          <w:rFonts w:hint="cs"/>
          <w:rtl/>
        </w:rPr>
      </w:pPr>
    </w:p>
    <w:p w14:paraId="6DF4A099" w14:textId="77777777" w:rsidR="00000000" w:rsidRDefault="007C71EE">
      <w:pPr>
        <w:pStyle w:val="a"/>
        <w:ind w:firstLine="720"/>
        <w:rPr>
          <w:rFonts w:hint="cs"/>
          <w:rtl/>
        </w:rPr>
      </w:pPr>
      <w:r>
        <w:rPr>
          <w:rFonts w:hint="cs"/>
          <w:rtl/>
        </w:rPr>
        <w:t>היה לנו היום רוב מסיבי בוועדת הכלכלה, אדוני יושב-ראש ועדת הכספים. יושב-ראש הוו</w:t>
      </w:r>
      <w:r>
        <w:rPr>
          <w:rFonts w:hint="cs"/>
          <w:rtl/>
        </w:rPr>
        <w:t xml:space="preserve">עדה, שלום שמחון, ואנחנו. נדמה לי שחבר הכנסת שלום שמחון הוא ממפלגת העבודה, מהאופוזיציה. הוא אמר, אני מצביע אתכם. נכון, חבר הכנסת טל? היינו ארבעה  נגד שניים. ואז הוא אמר: ההצבעה בעוד דקה, ואחר כך בעוד שתיים-שלוש דקות. הזמן עבר, וכנראה חבר הכנסת שלום שמחון - </w:t>
      </w:r>
      <w:r>
        <w:rPr>
          <w:rFonts w:hint="cs"/>
          <w:rtl/>
        </w:rPr>
        <w:t xml:space="preserve">מאיזו מפלגה הוא, חבר הכנסת טל, מהעבודה - חיכה ליושב-ראש הקואליציה, לגדעון סער, לא לדליה איציק, שיבוא לתת לו הוראות. בא גדעון סער, לחש לו משהו באוזן, ופתאום היתה לו הארה - אני לא יודע אם הערה בעי"ן או באל"ף, אבל היה לחש - והוא הכריז על הצבעה אוטומטית. שלום </w:t>
      </w:r>
      <w:r>
        <w:rPr>
          <w:rFonts w:hint="cs"/>
          <w:rtl/>
        </w:rPr>
        <w:t xml:space="preserve">שמחון, איש האופוזיציה שלא שייך לאלה שמקבלים הוראות מגדעון סער, הצביע כפי שביקש ממנו גדעון סער, ולכן הפסדנו בהפרש של קול.  </w:t>
      </w:r>
    </w:p>
    <w:p w14:paraId="5CC1FB47" w14:textId="77777777" w:rsidR="00000000" w:rsidRDefault="007C71EE">
      <w:pPr>
        <w:pStyle w:val="a"/>
        <w:ind w:firstLine="0"/>
        <w:rPr>
          <w:rFonts w:hint="cs"/>
          <w:rtl/>
        </w:rPr>
      </w:pPr>
    </w:p>
    <w:p w14:paraId="18D1A9A3" w14:textId="77777777" w:rsidR="00000000" w:rsidRDefault="007C71EE">
      <w:pPr>
        <w:pStyle w:val="a"/>
        <w:ind w:firstLine="0"/>
        <w:rPr>
          <w:rFonts w:hint="cs"/>
          <w:rtl/>
        </w:rPr>
      </w:pPr>
      <w:r>
        <w:rPr>
          <w:rFonts w:hint="cs"/>
          <w:rtl/>
        </w:rPr>
        <w:tab/>
        <w:t>לא אנחנו הפסדנו. מי הפסיד, חבר הכנסת דוד טל, הקשישים, החולים. איך אתם יכולים להתעמר כך בציבור נזקק, רק בשל 270,000  שקל? בושה צריכה</w:t>
      </w:r>
      <w:r>
        <w:rPr>
          <w:rFonts w:hint="cs"/>
          <w:rtl/>
        </w:rPr>
        <w:t xml:space="preserve"> לכסות את פניהם של אלה שקיבלו את ההחלטה הזאת.</w:t>
      </w:r>
    </w:p>
    <w:p w14:paraId="3E6599B2" w14:textId="77777777" w:rsidR="00000000" w:rsidRDefault="007C71EE">
      <w:pPr>
        <w:pStyle w:val="a"/>
        <w:ind w:firstLine="0"/>
        <w:rPr>
          <w:rFonts w:hint="cs"/>
          <w:rtl/>
        </w:rPr>
      </w:pPr>
    </w:p>
    <w:p w14:paraId="5AC62671" w14:textId="77777777" w:rsidR="00000000" w:rsidRDefault="007C71EE">
      <w:pPr>
        <w:pStyle w:val="a"/>
        <w:ind w:firstLine="0"/>
        <w:rPr>
          <w:rFonts w:hint="cs"/>
          <w:rtl/>
        </w:rPr>
      </w:pPr>
      <w:r>
        <w:rPr>
          <w:rFonts w:hint="cs"/>
          <w:rtl/>
        </w:rPr>
        <w:tab/>
        <w:t>חבר הכנסת הירשזון, הכנסנו רוויזיה בהחלטה, ובעוד כמה שעות נערוך הצבעה מחדש. הציבור בבית בוודאי יתקשר טלפונית לחברי ועדת הכלכלה ויגיד להם: תתביישו לכם, תצטרפו להצעה הזאת ותבטלו את הבושה הזאת בוועדת הכלכלה.</w:t>
      </w:r>
    </w:p>
    <w:p w14:paraId="7EBDA2A6" w14:textId="77777777" w:rsidR="00000000" w:rsidRDefault="007C71EE">
      <w:pPr>
        <w:pStyle w:val="a"/>
        <w:ind w:firstLine="0"/>
        <w:rPr>
          <w:rFonts w:hint="cs"/>
          <w:rtl/>
        </w:rPr>
      </w:pPr>
    </w:p>
    <w:p w14:paraId="4C15C632" w14:textId="77777777" w:rsidR="00000000" w:rsidRDefault="007C71EE">
      <w:pPr>
        <w:pStyle w:val="ad"/>
        <w:rPr>
          <w:rtl/>
        </w:rPr>
      </w:pPr>
      <w:r>
        <w:rPr>
          <w:rtl/>
        </w:rPr>
        <w:t>היו</w:t>
      </w:r>
      <w:r>
        <w:rPr>
          <w:rtl/>
        </w:rPr>
        <w:t>"ר מוחמד ברכה:</w:t>
      </w:r>
    </w:p>
    <w:p w14:paraId="7A614ACC" w14:textId="77777777" w:rsidR="00000000" w:rsidRDefault="007C71EE">
      <w:pPr>
        <w:pStyle w:val="a"/>
        <w:rPr>
          <w:rtl/>
        </w:rPr>
      </w:pPr>
    </w:p>
    <w:p w14:paraId="017F5DC3" w14:textId="77777777" w:rsidR="00000000" w:rsidRDefault="007C71EE">
      <w:pPr>
        <w:pStyle w:val="a"/>
        <w:rPr>
          <w:rFonts w:hint="cs"/>
          <w:rtl/>
        </w:rPr>
      </w:pPr>
      <w:r>
        <w:rPr>
          <w:rFonts w:hint="cs"/>
          <w:rtl/>
        </w:rPr>
        <w:t>תודה רבה לחבר הכנסת טיבי. חבר הכנסת דוד טל, בבקשה. אחריו - חבר הכנסת ג'מאל זחאלקה.</w:t>
      </w:r>
    </w:p>
    <w:p w14:paraId="0E3CB9D1" w14:textId="77777777" w:rsidR="00000000" w:rsidRDefault="007C71EE">
      <w:pPr>
        <w:pStyle w:val="a"/>
        <w:ind w:firstLine="0"/>
        <w:rPr>
          <w:rFonts w:hint="cs"/>
          <w:rtl/>
        </w:rPr>
      </w:pPr>
    </w:p>
    <w:p w14:paraId="4AB12E57" w14:textId="77777777" w:rsidR="00000000" w:rsidRDefault="007C71EE">
      <w:pPr>
        <w:pStyle w:val="Speaker"/>
        <w:rPr>
          <w:rtl/>
        </w:rPr>
      </w:pPr>
      <w:bookmarkStart w:id="132" w:name="FS000000493T26_05_2003_13_00_28"/>
      <w:bookmarkEnd w:id="132"/>
      <w:r>
        <w:rPr>
          <w:rFonts w:hint="eastAsia"/>
          <w:rtl/>
        </w:rPr>
        <w:t>דוד</w:t>
      </w:r>
      <w:r>
        <w:rPr>
          <w:rtl/>
        </w:rPr>
        <w:t xml:space="preserve"> טל (עם אחד):</w:t>
      </w:r>
    </w:p>
    <w:p w14:paraId="0A4B936B" w14:textId="77777777" w:rsidR="00000000" w:rsidRDefault="007C71EE">
      <w:pPr>
        <w:pStyle w:val="a"/>
        <w:rPr>
          <w:rFonts w:hint="cs"/>
          <w:rtl/>
        </w:rPr>
      </w:pPr>
    </w:p>
    <w:p w14:paraId="1063168A" w14:textId="77777777" w:rsidR="00000000" w:rsidRDefault="007C71EE">
      <w:pPr>
        <w:pStyle w:val="a"/>
        <w:rPr>
          <w:rFonts w:hint="cs"/>
          <w:rtl/>
        </w:rPr>
      </w:pPr>
      <w:r>
        <w:rPr>
          <w:rFonts w:hint="cs"/>
          <w:rtl/>
        </w:rPr>
        <w:t>אדוני היושב-ראש, עמיתי חברי הכנסת, יש היום איזו הצעת אי-אמון בממשלה הנוגעת לנושא המובטלים. לצערנו, פעם אחר פעם אנחנו שומעים בימים האחרונים</w:t>
      </w:r>
      <w:r>
        <w:rPr>
          <w:rFonts w:hint="cs"/>
          <w:rtl/>
        </w:rPr>
        <w:t xml:space="preserve"> שיש גידול באבטלה, ואנו מגיעים כבר   ל=300,000 מובטלים. היום המספר עומד על  281,400, ואני מניח שהיד עוד נטויה ונחצה את קו            ה=300,000.</w:t>
      </w:r>
    </w:p>
    <w:p w14:paraId="4464551E" w14:textId="77777777" w:rsidR="00000000" w:rsidRDefault="007C71EE">
      <w:pPr>
        <w:pStyle w:val="a"/>
        <w:rPr>
          <w:rFonts w:hint="cs"/>
          <w:rtl/>
        </w:rPr>
      </w:pPr>
    </w:p>
    <w:p w14:paraId="58224773" w14:textId="77777777" w:rsidR="00000000" w:rsidRDefault="007C71EE">
      <w:pPr>
        <w:pStyle w:val="a"/>
        <w:rPr>
          <w:rFonts w:hint="cs"/>
          <w:rtl/>
        </w:rPr>
      </w:pPr>
      <w:r>
        <w:rPr>
          <w:rFonts w:hint="cs"/>
          <w:rtl/>
        </w:rPr>
        <w:t xml:space="preserve">אנחנו שואלים עד מתי, עד כמה? האם צריך להזכיר למישהו במדינה שאדם חסר עבודה הוא אדם שפוף, אדם כבוי, אדם ללא כבוד </w:t>
      </w:r>
      <w:r>
        <w:rPr>
          <w:rFonts w:hint="cs"/>
          <w:rtl/>
        </w:rPr>
        <w:t xml:space="preserve">בבית, אדם שמצטברות אצלו בעיות יומיומיות? </w:t>
      </w:r>
    </w:p>
    <w:p w14:paraId="361BE1AB" w14:textId="77777777" w:rsidR="00000000" w:rsidRDefault="007C71EE">
      <w:pPr>
        <w:pStyle w:val="a"/>
        <w:rPr>
          <w:rFonts w:hint="cs"/>
          <w:rtl/>
        </w:rPr>
      </w:pPr>
    </w:p>
    <w:p w14:paraId="66AD1D42" w14:textId="77777777" w:rsidR="00000000" w:rsidRDefault="007C71EE">
      <w:pPr>
        <w:pStyle w:val="a"/>
        <w:rPr>
          <w:rFonts w:hint="cs"/>
          <w:rtl/>
        </w:rPr>
      </w:pPr>
      <w:r>
        <w:rPr>
          <w:rFonts w:hint="cs"/>
          <w:rtl/>
        </w:rPr>
        <w:t>אגב, בין יתר ההצעות, יש גם הצעת אי-אמון בנושא ההתאבדויות. האבטלה היא אחד הגורמים הרציניים ביותר לכך. אזכיר אחר כך את מספר המתאבדים, אך לא אנקוב בשמותיהם מפני כבודם. הגיע הזמן שהחברה הישראלית תתנער ותזדעזע מהמספרים</w:t>
      </w:r>
      <w:r>
        <w:rPr>
          <w:rFonts w:hint="cs"/>
          <w:rtl/>
        </w:rPr>
        <w:t xml:space="preserve"> ההולכים וגדלים. </w:t>
      </w:r>
    </w:p>
    <w:p w14:paraId="1A485967" w14:textId="77777777" w:rsidR="00000000" w:rsidRDefault="007C71EE">
      <w:pPr>
        <w:pStyle w:val="a"/>
        <w:rPr>
          <w:rFonts w:hint="cs"/>
          <w:rtl/>
        </w:rPr>
      </w:pPr>
    </w:p>
    <w:p w14:paraId="649A7186" w14:textId="77777777" w:rsidR="00000000" w:rsidRDefault="007C71EE">
      <w:pPr>
        <w:pStyle w:val="a"/>
        <w:rPr>
          <w:rFonts w:hint="cs"/>
          <w:rtl/>
        </w:rPr>
      </w:pPr>
      <w:r>
        <w:rPr>
          <w:rFonts w:hint="cs"/>
          <w:rtl/>
        </w:rPr>
        <w:t>צריך לזכור, רבותי, ואל תשכחו, אם יהיו אנשים מובטלים ורעבים באור-עקיבא, לא יהיה שקט בקיסריה. זה לא מפני שחס וחלילה אני רוצה שאנשי אור-עקיבא יתקוממו כנגד אנשי קיסריה העשירים, אבל זה הטבע האנושי. האנשים האלה יילחמו את מלחמתם, הם יצטרכו לאסו</w:t>
      </w:r>
      <w:r>
        <w:rPr>
          <w:rFonts w:hint="cs"/>
          <w:rtl/>
        </w:rPr>
        <w:t>ף אוכל באיזה מקום, וכאשר לא יהיה להם - הם יפרצו ויעשו הכול כדי להתקיים. אני חושב שאנשים מרגישים היום יותר מאי-פעם שאין להם למי לפנות, שכל השערים נסגרו בפניהם.</w:t>
      </w:r>
    </w:p>
    <w:p w14:paraId="140208DC" w14:textId="77777777" w:rsidR="00000000" w:rsidRDefault="007C71EE">
      <w:pPr>
        <w:pStyle w:val="a"/>
        <w:rPr>
          <w:rFonts w:hint="cs"/>
          <w:rtl/>
        </w:rPr>
      </w:pPr>
    </w:p>
    <w:p w14:paraId="2D1A97F8" w14:textId="77777777" w:rsidR="00000000" w:rsidRDefault="007C71EE">
      <w:pPr>
        <w:pStyle w:val="a"/>
        <w:rPr>
          <w:rFonts w:hint="cs"/>
          <w:rtl/>
        </w:rPr>
      </w:pPr>
      <w:r>
        <w:rPr>
          <w:rFonts w:hint="cs"/>
          <w:rtl/>
        </w:rPr>
        <w:t>לצערי, בשנתיים האחרונות הגיש האוצר כחמש הצעות תקציב, וכל פעם הם אומרים לנו: הפעם יבוא מזור לישרא</w:t>
      </w:r>
      <w:r>
        <w:rPr>
          <w:rFonts w:hint="cs"/>
          <w:rtl/>
        </w:rPr>
        <w:t>ל, הפעם נתקן, הפעם נעשה. רק פעם אחת תקריבו. כבר הקרבנו על מזבח הכלכלה הדפוקה הזאת כל כך הרבה מובטלים, כל כך הרבה עניים, כל כך הרבה ילדים שעלו על המוקד הזה של חוסר התחשבות וחוסר התייחסות. הגיעו אפילו לעקרות-הבית. זקוקים היום גם לכספי עקרות-הבית, ל=70 שקלים,</w:t>
      </w:r>
      <w:r>
        <w:rPr>
          <w:rFonts w:hint="cs"/>
          <w:rtl/>
        </w:rPr>
        <w:t xml:space="preserve"> לאחר שהסכום ירד מ=84 שקלים. האם זה מה שיציל את המדינה, 70 שקלים של עקרת-הבית? </w:t>
      </w:r>
    </w:p>
    <w:p w14:paraId="7044D9D6" w14:textId="77777777" w:rsidR="00000000" w:rsidRDefault="007C71EE">
      <w:pPr>
        <w:pStyle w:val="a"/>
        <w:rPr>
          <w:rFonts w:hint="cs"/>
          <w:rtl/>
        </w:rPr>
      </w:pPr>
    </w:p>
    <w:p w14:paraId="1C65D14B" w14:textId="77777777" w:rsidR="00000000" w:rsidRDefault="007C71EE">
      <w:pPr>
        <w:pStyle w:val="a"/>
        <w:rPr>
          <w:rFonts w:hint="cs"/>
          <w:rtl/>
        </w:rPr>
      </w:pPr>
      <w:r>
        <w:rPr>
          <w:rFonts w:hint="cs"/>
          <w:rtl/>
        </w:rPr>
        <w:t xml:space="preserve">כל הזמן טוענים שהאוצר לא רוצה להעלות מסים. כאשר מדובר בעשירים, הם לא רוצים להעלות מסים. זה נכון. אחרי שב=15 השנים האחרונות נתנו להם למעלה מ=120 מיליארד שקלים, לא רוצים להעלות </w:t>
      </w:r>
      <w:r>
        <w:rPr>
          <w:rFonts w:hint="cs"/>
          <w:rtl/>
        </w:rPr>
        <w:t>להם את המסים, וכל פעם משתמשים בארגומנטים השחוקים שהם מניעים את הכלכלה, הם תורמים והם עושים. אבל בסופו של יום, הם לוקחים את הכסף ומושכים את הדיבידנדים לעצמם.</w:t>
      </w:r>
    </w:p>
    <w:p w14:paraId="091AE91D" w14:textId="77777777" w:rsidR="00000000" w:rsidRDefault="007C71EE">
      <w:pPr>
        <w:pStyle w:val="a"/>
        <w:rPr>
          <w:rFonts w:hint="cs"/>
          <w:rtl/>
        </w:rPr>
      </w:pPr>
    </w:p>
    <w:p w14:paraId="686DC038" w14:textId="77777777" w:rsidR="00000000" w:rsidRDefault="007C71EE">
      <w:pPr>
        <w:pStyle w:val="a"/>
        <w:rPr>
          <w:rFonts w:hint="cs"/>
          <w:rtl/>
        </w:rPr>
      </w:pPr>
      <w:r>
        <w:rPr>
          <w:rFonts w:hint="cs"/>
          <w:rtl/>
        </w:rPr>
        <w:t xml:space="preserve">האם לא הגיע זמן לחשוב על שינוי הקונספציה? חבל ששר האוצר לא נמצא כאן. אני מניח שאם שר האוצר בנימין </w:t>
      </w:r>
      <w:r>
        <w:rPr>
          <w:rFonts w:hint="cs"/>
          <w:rtl/>
        </w:rPr>
        <w:t>נתניהו היה מנהל איזו חברה גדולה בארצות-הברית, והיועצים שלו היו מביאים לו פעם אחר פעם תוכנית שהיתה נכשלת, הוא לא היה צריך לחכות שנתיים או שלוש שנים כדי להחליף אותם. אחרי פעם אחת היו מחליפים אותם. כך נוהגים בכל מקום. כנראה שהקונספציה נשארה אותה קונספציה והיא</w:t>
      </w:r>
      <w:r>
        <w:rPr>
          <w:rFonts w:hint="cs"/>
          <w:rtl/>
        </w:rPr>
        <w:t xml:space="preserve"> לא השתנתה. מה שהשתנה הוא שהגיע שר אחר. כדאי לבחור בדרכים אחרות. יכול להיות שאנחנו טועים, אבל אתם בוודאי טועים. אתם כבר ניסיתם,  ונוכחנו שאתם טועים.</w:t>
      </w:r>
    </w:p>
    <w:p w14:paraId="55741782" w14:textId="77777777" w:rsidR="00000000" w:rsidRDefault="007C71EE">
      <w:pPr>
        <w:pStyle w:val="a"/>
        <w:rPr>
          <w:rFonts w:hint="cs"/>
          <w:rtl/>
        </w:rPr>
      </w:pPr>
    </w:p>
    <w:p w14:paraId="61B6B708" w14:textId="77777777" w:rsidR="00000000" w:rsidRDefault="007C71EE">
      <w:pPr>
        <w:pStyle w:val="a"/>
        <w:rPr>
          <w:rFonts w:hint="cs"/>
          <w:rtl/>
        </w:rPr>
      </w:pPr>
      <w:r>
        <w:rPr>
          <w:rFonts w:hint="cs"/>
          <w:rtl/>
        </w:rPr>
        <w:t>רבותי חברי הכנסת, הזכרתי שעם הזמן אנשים שנמצאים לכאורה במצב טוב,  אנשים השייכים לשכבות הביניים, הולכים ומת</w:t>
      </w:r>
      <w:r>
        <w:rPr>
          <w:rFonts w:hint="cs"/>
          <w:rtl/>
        </w:rPr>
        <w:t xml:space="preserve">אבדים. אני חושש מאד שה"אופנה" הזאת תחלחל אל הרבדים הנמוכים, אל השכבות החלשות. אם זה יגיע לשם, זה יהיה במספרים גדולים. אני מצפה מהממשלה שתעשה משהו כדי לעצור את התופעה. מקרי ההתאבדות הללו צריכים לפקוח את עיני הממשלה ואת עיני החברה.  </w:t>
      </w:r>
    </w:p>
    <w:p w14:paraId="3998A1D2" w14:textId="77777777" w:rsidR="00000000" w:rsidRDefault="007C71EE">
      <w:pPr>
        <w:pStyle w:val="a"/>
        <w:rPr>
          <w:rFonts w:hint="cs"/>
          <w:rtl/>
        </w:rPr>
      </w:pPr>
    </w:p>
    <w:p w14:paraId="2F84CF0E" w14:textId="77777777" w:rsidR="00000000" w:rsidRDefault="007C71EE">
      <w:pPr>
        <w:pStyle w:val="a"/>
        <w:rPr>
          <w:rFonts w:hint="cs"/>
          <w:rtl/>
        </w:rPr>
      </w:pPr>
      <w:r>
        <w:rPr>
          <w:rFonts w:hint="cs"/>
          <w:rtl/>
        </w:rPr>
        <w:t>נדמה לנו היום שאלה שמתו</w:t>
      </w:r>
      <w:r>
        <w:rPr>
          <w:rFonts w:hint="cs"/>
          <w:rtl/>
        </w:rPr>
        <w:t>וים את הדרך הם אנשים אטומים וחסרי רגישות. בשורה האחרונה הם רואים כל דבר דרך החור של הגרוש.  עם כל הכבוד לכלכלה וכל התיאוריות והאסכולות שלה, צריך להתחבר גם לנושא החברתי, כדי לראות כיצד ממזגים את שני הנושאים, אחרת הבעיה החברתית תהיה חבית חומר נפץ, ואת זאת לא</w:t>
      </w:r>
      <w:r>
        <w:rPr>
          <w:rFonts w:hint="cs"/>
          <w:rtl/>
        </w:rPr>
        <w:t xml:space="preserve"> נוכל לעצור בכל הכלים הכלכליים.</w:t>
      </w:r>
    </w:p>
    <w:p w14:paraId="150816CB" w14:textId="77777777" w:rsidR="00000000" w:rsidRDefault="007C71EE">
      <w:pPr>
        <w:pStyle w:val="a"/>
        <w:ind w:firstLine="0"/>
        <w:rPr>
          <w:rFonts w:hint="cs"/>
          <w:rtl/>
        </w:rPr>
      </w:pPr>
    </w:p>
    <w:p w14:paraId="725F20E4" w14:textId="77777777" w:rsidR="00000000" w:rsidRDefault="007C71EE">
      <w:pPr>
        <w:pStyle w:val="ad"/>
        <w:rPr>
          <w:rtl/>
        </w:rPr>
      </w:pPr>
      <w:r>
        <w:rPr>
          <w:rtl/>
        </w:rPr>
        <w:t>היו"ר מוחמד ברכה:</w:t>
      </w:r>
    </w:p>
    <w:p w14:paraId="467DBF0B" w14:textId="77777777" w:rsidR="00000000" w:rsidRDefault="007C71EE">
      <w:pPr>
        <w:pStyle w:val="a"/>
        <w:rPr>
          <w:rtl/>
        </w:rPr>
      </w:pPr>
    </w:p>
    <w:p w14:paraId="6116D858" w14:textId="77777777" w:rsidR="00000000" w:rsidRDefault="007C71EE">
      <w:pPr>
        <w:pStyle w:val="a"/>
        <w:rPr>
          <w:rFonts w:hint="cs"/>
          <w:rtl/>
        </w:rPr>
      </w:pPr>
      <w:r>
        <w:rPr>
          <w:rFonts w:hint="cs"/>
          <w:rtl/>
        </w:rPr>
        <w:t>תודה לך. חבר הכנסת ג'מאל זחאלקה, אחריו - חבר הכנסת עבד-אלמאלכ דהאמשה, ואחריו  - אחרון הדוברים, חבר הכנסת אהוד יתום.</w:t>
      </w:r>
    </w:p>
    <w:p w14:paraId="44768F85" w14:textId="77777777" w:rsidR="00000000" w:rsidRDefault="007C71EE">
      <w:pPr>
        <w:pStyle w:val="a"/>
        <w:ind w:firstLine="0"/>
        <w:rPr>
          <w:rFonts w:hint="cs"/>
          <w:rtl/>
        </w:rPr>
      </w:pPr>
    </w:p>
    <w:p w14:paraId="136CBC35" w14:textId="77777777" w:rsidR="00000000" w:rsidRDefault="007C71EE">
      <w:pPr>
        <w:pStyle w:val="Speaker"/>
        <w:rPr>
          <w:rtl/>
        </w:rPr>
      </w:pPr>
      <w:bookmarkStart w:id="133" w:name="FS000001061T26_05_2003_13_01_00"/>
      <w:bookmarkEnd w:id="133"/>
      <w:r>
        <w:rPr>
          <w:rFonts w:hint="eastAsia"/>
          <w:rtl/>
        </w:rPr>
        <w:t>ג</w:t>
      </w:r>
      <w:r>
        <w:rPr>
          <w:rtl/>
        </w:rPr>
        <w:t>'מאל זחאלקה (בל"ד):</w:t>
      </w:r>
    </w:p>
    <w:p w14:paraId="4D7CFD64" w14:textId="77777777" w:rsidR="00000000" w:rsidRDefault="007C71EE">
      <w:pPr>
        <w:pStyle w:val="a"/>
        <w:rPr>
          <w:rFonts w:hint="cs"/>
          <w:rtl/>
        </w:rPr>
      </w:pPr>
    </w:p>
    <w:p w14:paraId="4F11D1C0" w14:textId="77777777" w:rsidR="00000000" w:rsidRDefault="007C71EE">
      <w:pPr>
        <w:pStyle w:val="a"/>
        <w:rPr>
          <w:rFonts w:hint="cs"/>
          <w:rtl/>
        </w:rPr>
      </w:pPr>
      <w:r>
        <w:rPr>
          <w:rFonts w:hint="cs"/>
          <w:rtl/>
        </w:rPr>
        <w:t>אדוני היושב-ראש, עמיתי חברי הכנסת, יש סיבות רבות, סיבות למכביר לה</w:t>
      </w:r>
      <w:r>
        <w:rPr>
          <w:rFonts w:hint="cs"/>
          <w:rtl/>
        </w:rPr>
        <w:t xml:space="preserve">ביע אי-אמון בממשלה. ההצעות שהונחו היום על שולחן הכנסת הן הצעות ראויות ובגללן מגיע לממשלה אי-אמון רבתי. </w:t>
      </w:r>
    </w:p>
    <w:p w14:paraId="79A88638" w14:textId="77777777" w:rsidR="00000000" w:rsidRDefault="007C71EE">
      <w:pPr>
        <w:pStyle w:val="a"/>
        <w:rPr>
          <w:rFonts w:hint="cs"/>
          <w:rtl/>
        </w:rPr>
      </w:pPr>
    </w:p>
    <w:p w14:paraId="5131F985" w14:textId="77777777" w:rsidR="00000000" w:rsidRDefault="007C71EE">
      <w:pPr>
        <w:pStyle w:val="a"/>
        <w:rPr>
          <w:rFonts w:hint="cs"/>
          <w:rtl/>
        </w:rPr>
      </w:pPr>
      <w:r>
        <w:rPr>
          <w:rFonts w:hint="cs"/>
          <w:rtl/>
        </w:rPr>
        <w:t xml:space="preserve">עניין איחוד המשפחות הוא דבר חסר תקדים בקנה מידה עולמי. אני לא מכיר מקום בעולם שבו ממשלה מוציאה תקנה - ועכשיו מתכוונת לחוקק חוק </w:t>
      </w:r>
      <w:r>
        <w:rPr>
          <w:rtl/>
        </w:rPr>
        <w:t>–</w:t>
      </w:r>
      <w:r>
        <w:rPr>
          <w:rFonts w:hint="cs"/>
          <w:rtl/>
        </w:rPr>
        <w:t xml:space="preserve"> כדי למנוע מאזרחיה נישו</w:t>
      </w:r>
      <w:r>
        <w:rPr>
          <w:rFonts w:hint="cs"/>
          <w:rtl/>
        </w:rPr>
        <w:t xml:space="preserve">אין וחיי משפחה עם אנשים ממוצא מסוים. זה לא קיים. </w:t>
      </w:r>
    </w:p>
    <w:p w14:paraId="053E41CE" w14:textId="77777777" w:rsidR="00000000" w:rsidRDefault="007C71EE">
      <w:pPr>
        <w:pStyle w:val="a"/>
        <w:rPr>
          <w:rFonts w:hint="cs"/>
          <w:rtl/>
        </w:rPr>
      </w:pPr>
    </w:p>
    <w:p w14:paraId="406F312F" w14:textId="77777777" w:rsidR="00000000" w:rsidRDefault="007C71EE">
      <w:pPr>
        <w:pStyle w:val="a"/>
        <w:rPr>
          <w:rFonts w:hint="cs"/>
          <w:rtl/>
        </w:rPr>
      </w:pPr>
      <w:r>
        <w:rPr>
          <w:rFonts w:hint="cs"/>
          <w:rtl/>
        </w:rPr>
        <w:t xml:space="preserve">אני רוצה לקבוע שזה חוק גזעני. לא רק במשמעותו הוא גזעני, אלא גם בלשונו. אם ניקח את הטקסט עצמו, הוא טקסט גזעני. אם ניתן את הטקסט לאדם אובייקטיבי בהונלולו, בסין, בסינגפור, ונשאל אותו מה דעתו על החוק הזה, הוא </w:t>
      </w:r>
      <w:r>
        <w:rPr>
          <w:rFonts w:hint="cs"/>
          <w:rtl/>
        </w:rPr>
        <w:t>יגיד שזה חוק גזעני. כל אדם אובייקטיבי, שאיננו משוחד, יכול להגיד לך את הדבר הזה, אפילו אם הוא לא מכיר בכלל את המצב פה.</w:t>
      </w:r>
    </w:p>
    <w:p w14:paraId="04BEBE81" w14:textId="77777777" w:rsidR="00000000" w:rsidRDefault="007C71EE">
      <w:pPr>
        <w:pStyle w:val="a"/>
        <w:rPr>
          <w:rFonts w:hint="cs"/>
          <w:rtl/>
        </w:rPr>
      </w:pPr>
    </w:p>
    <w:p w14:paraId="249F19F4" w14:textId="77777777" w:rsidR="00000000" w:rsidRDefault="007C71EE">
      <w:pPr>
        <w:pStyle w:val="a"/>
        <w:rPr>
          <w:rFonts w:hint="cs"/>
          <w:rtl/>
        </w:rPr>
      </w:pPr>
      <w:r>
        <w:rPr>
          <w:rFonts w:hint="cs"/>
          <w:rtl/>
        </w:rPr>
        <w:t>אם נקבע בתקנה, שעכשיו רוצים להפוך אותה לחוק, שאי-אפשר להביא בן או בת זוג אם היא או הוא תושב הרשות הפלסטינית או ממוצא פלסטיני ולחיות אתו -</w:t>
      </w:r>
      <w:r>
        <w:rPr>
          <w:rFonts w:hint="cs"/>
          <w:rtl/>
        </w:rPr>
        <w:t xml:space="preserve"> זה אסור, זה לא מותר, זה בלתי אפשרי - זו פגיעה בעצם מהות האזרחות של האזרחים הערבים. </w:t>
      </w:r>
    </w:p>
    <w:p w14:paraId="06B37D3C" w14:textId="77777777" w:rsidR="00000000" w:rsidRDefault="007C71EE">
      <w:pPr>
        <w:pStyle w:val="a"/>
        <w:rPr>
          <w:rFonts w:hint="cs"/>
          <w:rtl/>
        </w:rPr>
      </w:pPr>
    </w:p>
    <w:p w14:paraId="2ED8273D" w14:textId="77777777" w:rsidR="00000000" w:rsidRDefault="007C71EE">
      <w:pPr>
        <w:pStyle w:val="a"/>
        <w:ind w:firstLine="720"/>
        <w:rPr>
          <w:rFonts w:hint="cs"/>
          <w:rtl/>
        </w:rPr>
      </w:pPr>
      <w:r>
        <w:rPr>
          <w:rFonts w:hint="cs"/>
          <w:rtl/>
        </w:rPr>
        <w:t xml:space="preserve">הרי ברור לכולם שיהודים, מטבע הדברים, לא מתחתנים עם נשים ערביות מהגדה המערבית או מרצועת-עזה. ברור שהחוק מכוון נגד האזרחים הערבים.  </w:t>
      </w:r>
    </w:p>
    <w:p w14:paraId="35660ABB" w14:textId="77777777" w:rsidR="00000000" w:rsidRDefault="007C71EE">
      <w:pPr>
        <w:pStyle w:val="a"/>
        <w:ind w:firstLine="720"/>
        <w:rPr>
          <w:rFonts w:hint="cs"/>
          <w:rtl/>
        </w:rPr>
      </w:pPr>
    </w:p>
    <w:p w14:paraId="26B66AEC" w14:textId="77777777" w:rsidR="00000000" w:rsidRDefault="007C71EE">
      <w:pPr>
        <w:pStyle w:val="ad"/>
        <w:rPr>
          <w:rtl/>
        </w:rPr>
      </w:pPr>
      <w:r>
        <w:rPr>
          <w:rtl/>
        </w:rPr>
        <w:t>היו"ר מוחמד ברכה:</w:t>
      </w:r>
    </w:p>
    <w:p w14:paraId="3F30A20C" w14:textId="77777777" w:rsidR="00000000" w:rsidRDefault="007C71EE">
      <w:pPr>
        <w:pStyle w:val="a"/>
        <w:rPr>
          <w:rtl/>
        </w:rPr>
      </w:pPr>
    </w:p>
    <w:p w14:paraId="47C576AF" w14:textId="77777777" w:rsidR="00000000" w:rsidRDefault="007C71EE">
      <w:pPr>
        <w:pStyle w:val="a"/>
        <w:rPr>
          <w:rFonts w:hint="cs"/>
          <w:rtl/>
        </w:rPr>
      </w:pPr>
      <w:r>
        <w:rPr>
          <w:rFonts w:hint="cs"/>
          <w:rtl/>
        </w:rPr>
        <w:t>אגב, נוסח החלטת הממ</w:t>
      </w:r>
      <w:r>
        <w:rPr>
          <w:rFonts w:hint="cs"/>
          <w:rtl/>
        </w:rPr>
        <w:t>שלה לא מדבר על הרשות הפלסטינית, אלא על אדם ממוצא פלסטיני. זה הניסוח.</w:t>
      </w:r>
    </w:p>
    <w:p w14:paraId="7D66E69F" w14:textId="77777777" w:rsidR="00000000" w:rsidRDefault="007C71EE">
      <w:pPr>
        <w:pStyle w:val="a"/>
        <w:rPr>
          <w:rFonts w:hint="cs"/>
          <w:rtl/>
        </w:rPr>
      </w:pPr>
    </w:p>
    <w:p w14:paraId="6FAA53CD" w14:textId="77777777" w:rsidR="00000000" w:rsidRDefault="007C71EE">
      <w:pPr>
        <w:pStyle w:val="SpeakerCon"/>
        <w:rPr>
          <w:rtl/>
        </w:rPr>
      </w:pPr>
      <w:bookmarkStart w:id="134" w:name="FS000001061T26_05_2003_13_11_47C"/>
      <w:bookmarkEnd w:id="134"/>
      <w:r>
        <w:rPr>
          <w:rFonts w:hint="eastAsia"/>
          <w:rtl/>
        </w:rPr>
        <w:t>ג</w:t>
      </w:r>
      <w:r>
        <w:rPr>
          <w:rtl/>
        </w:rPr>
        <w:t>'מאל זחאלקה (בל"ד):</w:t>
      </w:r>
    </w:p>
    <w:p w14:paraId="745DCAFE" w14:textId="77777777" w:rsidR="00000000" w:rsidRDefault="007C71EE">
      <w:pPr>
        <w:pStyle w:val="a"/>
        <w:rPr>
          <w:rFonts w:hint="cs"/>
          <w:rtl/>
        </w:rPr>
      </w:pPr>
    </w:p>
    <w:p w14:paraId="4D41654A" w14:textId="77777777" w:rsidR="00000000" w:rsidRDefault="007C71EE">
      <w:pPr>
        <w:pStyle w:val="a"/>
        <w:rPr>
          <w:rFonts w:hint="cs"/>
          <w:rtl/>
        </w:rPr>
      </w:pPr>
      <w:r>
        <w:rPr>
          <w:rFonts w:hint="cs"/>
          <w:rtl/>
        </w:rPr>
        <w:t>זה נוסח התקנה: תושב הרשות הפלסטינית או ממוצא פלסטיני. הקביעה הזאת, שעם אדם ממוצא פלסטיני אי-אפשר להתחתן, זה חוק גזעני, והוא היתוסף לכמה חוקים ישראליים גזעניים אחרים</w:t>
      </w:r>
      <w:r>
        <w:rPr>
          <w:rFonts w:hint="cs"/>
          <w:rtl/>
        </w:rPr>
        <w:t xml:space="preserve">.  </w:t>
      </w:r>
    </w:p>
    <w:p w14:paraId="60D79AD4" w14:textId="77777777" w:rsidR="00000000" w:rsidRDefault="007C71EE">
      <w:pPr>
        <w:pStyle w:val="a"/>
        <w:rPr>
          <w:rFonts w:hint="cs"/>
          <w:rtl/>
        </w:rPr>
      </w:pPr>
    </w:p>
    <w:p w14:paraId="4A5B93C7" w14:textId="77777777" w:rsidR="00000000" w:rsidRDefault="007C71EE">
      <w:pPr>
        <w:pStyle w:val="a"/>
        <w:rPr>
          <w:rFonts w:hint="cs"/>
          <w:rtl/>
        </w:rPr>
      </w:pPr>
      <w:r>
        <w:rPr>
          <w:rFonts w:hint="cs"/>
          <w:rtl/>
        </w:rPr>
        <w:t>העניין השני הוא המצב הכלכלי, שכמובן נדון בו היום ונדבר עליו הרבה. אבל כבר עכשיו אני רוצה להגיד, שעל הצעדים עצמם צריך להביע אי-אמון בממשלה וגם על המדיניות שעומדת מאחוריהם, שהיא מדיניות ארוכת טווח. הבעיה היא לא רק הקטסטרופה שממיטים עלינו היום בצורת הצעד</w:t>
      </w:r>
      <w:r>
        <w:rPr>
          <w:rFonts w:hint="cs"/>
          <w:rtl/>
        </w:rPr>
        <w:t>ים הכלכליים הספציפיים, השר שטרית, אלא זה שאתם מתכוונים למוטט את מערכת הרווחה בארץ, להרוס באופן שיטתי את מדינת הרווחה, כמו שעשתה מרגרט תאצ'ר ואפילו יותר גרוע.</w:t>
      </w:r>
    </w:p>
    <w:p w14:paraId="36410E30" w14:textId="77777777" w:rsidR="00000000" w:rsidRDefault="007C71EE">
      <w:pPr>
        <w:pStyle w:val="a"/>
        <w:rPr>
          <w:rFonts w:hint="cs"/>
          <w:rtl/>
        </w:rPr>
      </w:pPr>
    </w:p>
    <w:p w14:paraId="78CA198E" w14:textId="77777777" w:rsidR="00000000" w:rsidRDefault="007C71EE">
      <w:pPr>
        <w:pStyle w:val="a"/>
        <w:rPr>
          <w:rFonts w:hint="cs"/>
          <w:rtl/>
        </w:rPr>
      </w:pPr>
      <w:r>
        <w:rPr>
          <w:rFonts w:hint="cs"/>
          <w:rtl/>
        </w:rPr>
        <w:t>אבל גם שני אלה מתגמדים לעומת הסיבה השלישית הגדולה שבגללה צריך להביע אי-אמון בממשלה, וזו דווקא החל</w:t>
      </w:r>
      <w:r>
        <w:rPr>
          <w:rFonts w:hint="cs"/>
          <w:rtl/>
        </w:rPr>
        <w:t>טת הממשלה מאתמול. מה היא אומרת בעצם? הרי מפת הדרכים מלכתחילה נוטה לצד הישראלי. היא עושה עוול לצד הפלסטיני, היא נגועה באי-צדק כלפי הצד הפלסטיני. באה ממשלת ישראל ואומרת: זה לא מספיק, צריך להוסיף עוד. היא מוסיפה הסתייגויות שמשאירות לא מפה ולא דרך, ואפילו את ה</w:t>
      </w:r>
      <w:r>
        <w:rPr>
          <w:rFonts w:hint="cs"/>
          <w:rtl/>
        </w:rPr>
        <w:t xml:space="preserve">החלטה הזאת היא מקבלת כמי שכפאה שד. היא מקבלת החלטה שמרוקנת את מפת הדרכים מתוכנה. זו לא החלטה של קבלת מפת הדרכים אלא סירוב לה. </w:t>
      </w:r>
    </w:p>
    <w:p w14:paraId="7C435FC8" w14:textId="77777777" w:rsidR="00000000" w:rsidRDefault="007C71EE">
      <w:pPr>
        <w:pStyle w:val="a"/>
        <w:rPr>
          <w:rFonts w:hint="cs"/>
          <w:rtl/>
        </w:rPr>
      </w:pPr>
    </w:p>
    <w:p w14:paraId="3FBE7DF5" w14:textId="77777777" w:rsidR="00000000" w:rsidRDefault="007C71EE">
      <w:pPr>
        <w:pStyle w:val="a"/>
        <w:ind w:firstLine="720"/>
        <w:rPr>
          <w:rFonts w:hint="cs"/>
          <w:rtl/>
        </w:rPr>
      </w:pPr>
      <w:r>
        <w:rPr>
          <w:rFonts w:hint="cs"/>
          <w:rtl/>
        </w:rPr>
        <w:t>לכן זו ממשלה שאפילו את ההסדר הזה היא לא רוצה. זו ממשלה שסוגרת את הדרך בפני כל הסדר, ועל-ידי כך מגבירה את האלימות וגורמת להסלמה נ</w:t>
      </w:r>
      <w:r>
        <w:rPr>
          <w:rFonts w:hint="cs"/>
          <w:rtl/>
        </w:rPr>
        <w:t>וספת במדיניותה. על זה צריך להביע בה אי-אמון רבתי. תודה רבה.</w:t>
      </w:r>
    </w:p>
    <w:p w14:paraId="09F2F50D" w14:textId="77777777" w:rsidR="00000000" w:rsidRDefault="007C71EE">
      <w:pPr>
        <w:pStyle w:val="a"/>
        <w:rPr>
          <w:rFonts w:hint="cs"/>
          <w:rtl/>
        </w:rPr>
      </w:pPr>
      <w:r>
        <w:rPr>
          <w:rFonts w:hint="cs"/>
          <w:rtl/>
        </w:rPr>
        <w:tab/>
      </w:r>
    </w:p>
    <w:p w14:paraId="48AFAD6B" w14:textId="77777777" w:rsidR="00000000" w:rsidRDefault="007C71EE">
      <w:pPr>
        <w:pStyle w:val="ad"/>
        <w:rPr>
          <w:rtl/>
        </w:rPr>
      </w:pPr>
      <w:r>
        <w:rPr>
          <w:rtl/>
        </w:rPr>
        <w:t>היו"ר מוחמד ברכה:</w:t>
      </w:r>
    </w:p>
    <w:p w14:paraId="169CB678" w14:textId="77777777" w:rsidR="00000000" w:rsidRDefault="007C71EE">
      <w:pPr>
        <w:pStyle w:val="a"/>
        <w:rPr>
          <w:rtl/>
        </w:rPr>
      </w:pPr>
    </w:p>
    <w:p w14:paraId="1510CFD8" w14:textId="77777777" w:rsidR="00000000" w:rsidRDefault="007C71EE">
      <w:pPr>
        <w:pStyle w:val="a"/>
        <w:rPr>
          <w:rFonts w:hint="cs"/>
          <w:rtl/>
        </w:rPr>
      </w:pPr>
      <w:r>
        <w:rPr>
          <w:rFonts w:hint="cs"/>
          <w:rtl/>
        </w:rPr>
        <w:t>תודה רבה לחבר הכנסת ג'מאל זחאלקה. חבר הכנסת עבד-אלמאלכ דהאמשה. עד שהוא יגיע - אומנם זה לא נהוג בכנסת, ג'מאל, אבל אנחנו מאחלים לך מזל טוב להולדת הבת.</w:t>
      </w:r>
    </w:p>
    <w:p w14:paraId="4102586D" w14:textId="77777777" w:rsidR="00000000" w:rsidRDefault="007C71EE">
      <w:pPr>
        <w:pStyle w:val="a"/>
        <w:rPr>
          <w:rFonts w:hint="cs"/>
          <w:rtl/>
        </w:rPr>
      </w:pPr>
    </w:p>
    <w:p w14:paraId="120727F7" w14:textId="77777777" w:rsidR="00000000" w:rsidRDefault="007C71EE">
      <w:pPr>
        <w:pStyle w:val="SpeakerCon"/>
        <w:rPr>
          <w:rtl/>
        </w:rPr>
      </w:pPr>
      <w:bookmarkStart w:id="135" w:name="FS000001061T26_05_2003_13_26_15C"/>
      <w:bookmarkEnd w:id="135"/>
      <w:r>
        <w:rPr>
          <w:rtl/>
        </w:rPr>
        <w:t>ג'מאל זחאלקה (בל"ד):</w:t>
      </w:r>
    </w:p>
    <w:p w14:paraId="3794E474" w14:textId="77777777" w:rsidR="00000000" w:rsidRDefault="007C71EE">
      <w:pPr>
        <w:pStyle w:val="a"/>
        <w:rPr>
          <w:rtl/>
        </w:rPr>
      </w:pPr>
    </w:p>
    <w:p w14:paraId="660D190B" w14:textId="77777777" w:rsidR="00000000" w:rsidRDefault="007C71EE">
      <w:pPr>
        <w:pStyle w:val="a"/>
        <w:rPr>
          <w:rFonts w:hint="cs"/>
          <w:rtl/>
        </w:rPr>
      </w:pPr>
      <w:r>
        <w:rPr>
          <w:rFonts w:hint="cs"/>
          <w:rtl/>
        </w:rPr>
        <w:t>תוד</w:t>
      </w:r>
      <w:r>
        <w:rPr>
          <w:rFonts w:hint="cs"/>
          <w:rtl/>
        </w:rPr>
        <w:t>ה רבה.</w:t>
      </w:r>
    </w:p>
    <w:p w14:paraId="1F86B236" w14:textId="77777777" w:rsidR="00000000" w:rsidRDefault="007C71EE">
      <w:pPr>
        <w:pStyle w:val="a"/>
        <w:rPr>
          <w:rFonts w:hint="cs"/>
          <w:rtl/>
        </w:rPr>
      </w:pPr>
    </w:p>
    <w:p w14:paraId="0D6F74B9" w14:textId="77777777" w:rsidR="00000000" w:rsidRDefault="007C71EE">
      <w:pPr>
        <w:pStyle w:val="ad"/>
        <w:rPr>
          <w:rtl/>
        </w:rPr>
      </w:pPr>
      <w:r>
        <w:rPr>
          <w:rtl/>
        </w:rPr>
        <w:t>היו"ר מוחמד ברכה:</w:t>
      </w:r>
    </w:p>
    <w:p w14:paraId="07DD8C0A" w14:textId="77777777" w:rsidR="00000000" w:rsidRDefault="007C71EE">
      <w:pPr>
        <w:pStyle w:val="a"/>
        <w:rPr>
          <w:rtl/>
        </w:rPr>
      </w:pPr>
    </w:p>
    <w:p w14:paraId="59522343" w14:textId="77777777" w:rsidR="00000000" w:rsidRDefault="007C71EE">
      <w:pPr>
        <w:pStyle w:val="a"/>
        <w:rPr>
          <w:rFonts w:hint="cs"/>
          <w:rtl/>
        </w:rPr>
      </w:pPr>
      <w:r>
        <w:rPr>
          <w:rFonts w:hint="cs"/>
          <w:rtl/>
        </w:rPr>
        <w:t>חבר הכנסת דהאמשה, בבקשה. אחריו - אחרון הדוברים, חבר הכנסת אהוד יתום.</w:t>
      </w:r>
    </w:p>
    <w:p w14:paraId="3F1FB40E" w14:textId="77777777" w:rsidR="00000000" w:rsidRDefault="007C71EE">
      <w:pPr>
        <w:pStyle w:val="a"/>
        <w:rPr>
          <w:rFonts w:hint="cs"/>
          <w:rtl/>
        </w:rPr>
      </w:pPr>
    </w:p>
    <w:p w14:paraId="3E4B5A72" w14:textId="77777777" w:rsidR="00000000" w:rsidRDefault="007C71EE">
      <w:pPr>
        <w:pStyle w:val="Speaker"/>
        <w:rPr>
          <w:rtl/>
        </w:rPr>
      </w:pPr>
      <w:bookmarkStart w:id="136" w:name="FS000001061T26_05_2003_13_26_51"/>
      <w:bookmarkStart w:id="137" w:name="FS000000550T26_05_2003_13_27_08"/>
      <w:bookmarkEnd w:id="136"/>
      <w:bookmarkEnd w:id="137"/>
      <w:r>
        <w:rPr>
          <w:rtl/>
        </w:rPr>
        <w:t>עבד-אלמאלכ דהאמשה (רע"ם):</w:t>
      </w:r>
    </w:p>
    <w:p w14:paraId="6BD9ADB0" w14:textId="77777777" w:rsidR="00000000" w:rsidRDefault="007C71EE">
      <w:pPr>
        <w:pStyle w:val="a"/>
        <w:rPr>
          <w:rtl/>
        </w:rPr>
      </w:pPr>
    </w:p>
    <w:p w14:paraId="18E936D2" w14:textId="77777777" w:rsidR="00000000" w:rsidRDefault="007C71EE">
      <w:pPr>
        <w:pStyle w:val="a"/>
        <w:rPr>
          <w:rFonts w:hint="cs"/>
          <w:rtl/>
        </w:rPr>
      </w:pPr>
      <w:r>
        <w:rPr>
          <w:rFonts w:hint="cs"/>
          <w:rtl/>
        </w:rPr>
        <w:t>כבוד היושב-ראש, מכובדי השרים, חברי חברי הכנסת, איך אפשר בלי לחזור למה שקרה אתמול ולהחלטה שיש אומרים שהיא היסטורית ומשנה פני חיים ופנ</w:t>
      </w:r>
      <w:r>
        <w:rPr>
          <w:rFonts w:hint="cs"/>
          <w:rtl/>
        </w:rPr>
        <w:t xml:space="preserve">י היסטוריה, ויש אומרים שהיא סתם אחיזת עיניים נוספת מבית-מדרשו של ראש הממשלה מר שרון. </w:t>
      </w:r>
    </w:p>
    <w:p w14:paraId="45E8CFC2" w14:textId="77777777" w:rsidR="00000000" w:rsidRDefault="007C71EE">
      <w:pPr>
        <w:pStyle w:val="a"/>
        <w:rPr>
          <w:rFonts w:hint="cs"/>
          <w:rtl/>
        </w:rPr>
      </w:pPr>
    </w:p>
    <w:p w14:paraId="0F772B88" w14:textId="77777777" w:rsidR="00000000" w:rsidRDefault="007C71EE">
      <w:pPr>
        <w:pStyle w:val="a"/>
        <w:rPr>
          <w:rFonts w:hint="cs"/>
          <w:rtl/>
        </w:rPr>
      </w:pPr>
      <w:r>
        <w:rPr>
          <w:rFonts w:hint="cs"/>
          <w:rtl/>
        </w:rPr>
        <w:t xml:space="preserve">אני רוצה לתהות על הבעת פניהם של השרים היושבים אתנו. דווקא יש לנו שני שרים, כל אחד מהצד האחר של העמדה המדינית. השר של סיעת שינוי, פניו פורחות, אני רואה, והוא כנראה מאמין </w:t>
      </w:r>
      <w:r>
        <w:rPr>
          <w:rFonts w:hint="cs"/>
          <w:rtl/>
        </w:rPr>
        <w:t>בתום לב, בכל לבו, שאכן הממשלה החליטה ברצון וברצינות לאמץ את מפת הדרכים ולהתחיל לצעוד ולממש את התהליך המדיני ועשיית השלום. השר בני אלון עסוק. הוא שומע לא שומע. הוא עושה את עצמו שומע עם תפילה בלב.</w:t>
      </w:r>
    </w:p>
    <w:p w14:paraId="69CDC304" w14:textId="77777777" w:rsidR="00000000" w:rsidRDefault="007C71EE">
      <w:pPr>
        <w:pStyle w:val="a"/>
        <w:rPr>
          <w:rtl/>
        </w:rPr>
      </w:pPr>
    </w:p>
    <w:p w14:paraId="15BF5CA7" w14:textId="77777777" w:rsidR="00000000" w:rsidRDefault="007C71EE">
      <w:pPr>
        <w:pStyle w:val="a"/>
        <w:rPr>
          <w:rFonts w:hint="cs"/>
          <w:rtl/>
        </w:rPr>
      </w:pPr>
    </w:p>
    <w:p w14:paraId="6952313B" w14:textId="77777777" w:rsidR="00000000" w:rsidRDefault="007C71EE">
      <w:pPr>
        <w:pStyle w:val="ac"/>
        <w:rPr>
          <w:rtl/>
        </w:rPr>
      </w:pPr>
      <w:r>
        <w:rPr>
          <w:rFonts w:hint="eastAsia"/>
          <w:rtl/>
        </w:rPr>
        <w:t>שר</w:t>
      </w:r>
      <w:r>
        <w:rPr>
          <w:rtl/>
        </w:rPr>
        <w:t xml:space="preserve"> התיירות בנימין אלון:</w:t>
      </w:r>
    </w:p>
    <w:p w14:paraId="113797FA" w14:textId="77777777" w:rsidR="00000000" w:rsidRDefault="007C71EE">
      <w:pPr>
        <w:pStyle w:val="a"/>
        <w:rPr>
          <w:rFonts w:hint="eastAsia"/>
          <w:rtl/>
        </w:rPr>
      </w:pPr>
    </w:p>
    <w:p w14:paraId="1CCE08BF" w14:textId="77777777" w:rsidR="00000000" w:rsidRDefault="007C71EE">
      <w:pPr>
        <w:pStyle w:val="a"/>
        <w:ind w:firstLine="720"/>
        <w:rPr>
          <w:rFonts w:hint="cs"/>
          <w:rtl/>
        </w:rPr>
      </w:pPr>
      <w:r>
        <w:rPr>
          <w:rFonts w:hint="cs"/>
          <w:rtl/>
        </w:rPr>
        <w:t>- - -</w:t>
      </w:r>
    </w:p>
    <w:p w14:paraId="27324056" w14:textId="77777777" w:rsidR="00000000" w:rsidRDefault="007C71EE">
      <w:pPr>
        <w:pStyle w:val="a"/>
        <w:rPr>
          <w:rFonts w:hint="cs"/>
          <w:rtl/>
        </w:rPr>
      </w:pPr>
    </w:p>
    <w:p w14:paraId="4DDAD884" w14:textId="77777777" w:rsidR="00000000" w:rsidRDefault="007C71EE">
      <w:pPr>
        <w:pStyle w:val="SpeakerCon"/>
        <w:rPr>
          <w:rtl/>
        </w:rPr>
      </w:pPr>
      <w:bookmarkStart w:id="138" w:name="FS000000550T26_05_2003_13_30_34C"/>
      <w:bookmarkEnd w:id="138"/>
      <w:r>
        <w:rPr>
          <w:rFonts w:hint="eastAsia"/>
          <w:rtl/>
        </w:rPr>
        <w:t>עבד</w:t>
      </w:r>
      <w:r>
        <w:rPr>
          <w:rtl/>
        </w:rPr>
        <w:t>-אלמאלכ דהאמשה (רע"ם):</w:t>
      </w:r>
    </w:p>
    <w:p w14:paraId="5FB11F69" w14:textId="77777777" w:rsidR="00000000" w:rsidRDefault="007C71EE">
      <w:pPr>
        <w:pStyle w:val="a"/>
        <w:rPr>
          <w:rFonts w:hint="cs"/>
          <w:rtl/>
        </w:rPr>
      </w:pPr>
    </w:p>
    <w:p w14:paraId="290EE8B8" w14:textId="77777777" w:rsidR="00000000" w:rsidRDefault="007C71EE">
      <w:pPr>
        <w:pStyle w:val="a"/>
        <w:rPr>
          <w:rFonts w:hint="cs"/>
          <w:rtl/>
        </w:rPr>
      </w:pPr>
      <w:r>
        <w:rPr>
          <w:rFonts w:hint="cs"/>
          <w:rtl/>
        </w:rPr>
        <w:t xml:space="preserve">אני מכיר את דעותיך, השר אלון. </w:t>
      </w:r>
    </w:p>
    <w:p w14:paraId="3C02B210" w14:textId="77777777" w:rsidR="00000000" w:rsidRDefault="007C71EE">
      <w:pPr>
        <w:pStyle w:val="a"/>
        <w:rPr>
          <w:rFonts w:hint="cs"/>
          <w:rtl/>
        </w:rPr>
      </w:pPr>
    </w:p>
    <w:p w14:paraId="4E75D3C6" w14:textId="77777777" w:rsidR="00000000" w:rsidRDefault="007C71EE">
      <w:pPr>
        <w:pStyle w:val="ad"/>
        <w:rPr>
          <w:rtl/>
        </w:rPr>
      </w:pPr>
      <w:r>
        <w:rPr>
          <w:rtl/>
        </w:rPr>
        <w:t>היו"ר ראובן ריבלין:</w:t>
      </w:r>
    </w:p>
    <w:p w14:paraId="194A231B" w14:textId="77777777" w:rsidR="00000000" w:rsidRDefault="007C71EE">
      <w:pPr>
        <w:pStyle w:val="a"/>
        <w:rPr>
          <w:rtl/>
        </w:rPr>
      </w:pPr>
    </w:p>
    <w:p w14:paraId="4C3183EC" w14:textId="77777777" w:rsidR="00000000" w:rsidRDefault="007C71EE">
      <w:pPr>
        <w:pStyle w:val="a"/>
        <w:rPr>
          <w:rFonts w:hint="cs"/>
          <w:rtl/>
        </w:rPr>
      </w:pPr>
      <w:r>
        <w:rPr>
          <w:rFonts w:hint="cs"/>
          <w:rtl/>
        </w:rPr>
        <w:t>אדוני שאל אותו אם הוא שומע. הוא רק רצה להראות לך שהוא שומע.</w:t>
      </w:r>
    </w:p>
    <w:p w14:paraId="229EC8A8" w14:textId="77777777" w:rsidR="00000000" w:rsidRDefault="007C71EE">
      <w:pPr>
        <w:pStyle w:val="a"/>
        <w:rPr>
          <w:rFonts w:hint="cs"/>
          <w:rtl/>
        </w:rPr>
      </w:pPr>
    </w:p>
    <w:p w14:paraId="4084994B" w14:textId="77777777" w:rsidR="00000000" w:rsidRDefault="007C71EE">
      <w:pPr>
        <w:pStyle w:val="SpeakerCon"/>
        <w:rPr>
          <w:rtl/>
        </w:rPr>
      </w:pPr>
      <w:bookmarkStart w:id="139" w:name="FS000000550T26_05_2003_13_33_08C"/>
      <w:bookmarkEnd w:id="139"/>
      <w:r>
        <w:rPr>
          <w:rtl/>
        </w:rPr>
        <w:t>עבד-אלמאלכ דהאמשה (רע"ם):</w:t>
      </w:r>
    </w:p>
    <w:p w14:paraId="39F997EE" w14:textId="77777777" w:rsidR="00000000" w:rsidRDefault="007C71EE">
      <w:pPr>
        <w:pStyle w:val="a"/>
        <w:rPr>
          <w:rtl/>
        </w:rPr>
      </w:pPr>
    </w:p>
    <w:p w14:paraId="37465C74" w14:textId="77777777" w:rsidR="00000000" w:rsidRDefault="007C71EE">
      <w:pPr>
        <w:pStyle w:val="a"/>
        <w:rPr>
          <w:rFonts w:hint="cs"/>
          <w:rtl/>
        </w:rPr>
      </w:pPr>
      <w:r>
        <w:rPr>
          <w:rFonts w:hint="cs"/>
          <w:rtl/>
        </w:rPr>
        <w:t>השאלה שלי היום היא: איך אתה יושב על כיסאך, במושבך, כאילו רגוע, כאילו הכול בסדר, כאילו לא קרה כלום וכאילו לא השתנו פ</w:t>
      </w:r>
      <w:r>
        <w:rPr>
          <w:rFonts w:hint="cs"/>
          <w:rtl/>
        </w:rPr>
        <w:t>ני הדברים? זה קצת מעורר אצלי חשד. שרון לחש לך בצד שהכול יהיה רק משחקים ומשחקי מלים - אל תדאג, השר אלון, לא יהיה כלום, לא נתקדם, לא נלך, לא נבוא, רק מאחזים את עיני האמריקנים ואת עיני העולם? פשוט זורקים את כדור הפינג-פונג הזה שקוראים לו מפת דרכים לצד האחר של</w:t>
      </w:r>
      <w:r>
        <w:rPr>
          <w:rFonts w:hint="cs"/>
          <w:rtl/>
        </w:rPr>
        <w:t xml:space="preserve"> השולחן.</w:t>
      </w:r>
    </w:p>
    <w:p w14:paraId="2155A390" w14:textId="77777777" w:rsidR="00000000" w:rsidRDefault="007C71EE">
      <w:pPr>
        <w:pStyle w:val="a"/>
        <w:rPr>
          <w:rFonts w:hint="cs"/>
          <w:rtl/>
        </w:rPr>
      </w:pPr>
    </w:p>
    <w:p w14:paraId="6D70817C" w14:textId="77777777" w:rsidR="00000000" w:rsidRDefault="007C71EE">
      <w:pPr>
        <w:pStyle w:val="ac"/>
        <w:rPr>
          <w:rtl/>
        </w:rPr>
      </w:pPr>
      <w:r>
        <w:rPr>
          <w:rFonts w:hint="eastAsia"/>
          <w:rtl/>
        </w:rPr>
        <w:t>אליעזר</w:t>
      </w:r>
      <w:r>
        <w:rPr>
          <w:rtl/>
        </w:rPr>
        <w:t xml:space="preserve"> כהן (האיחוד הלאומי - ישראל ביתנו):</w:t>
      </w:r>
    </w:p>
    <w:p w14:paraId="10245867" w14:textId="77777777" w:rsidR="00000000" w:rsidRDefault="007C71EE">
      <w:pPr>
        <w:pStyle w:val="a"/>
        <w:rPr>
          <w:rFonts w:hint="cs"/>
          <w:rtl/>
        </w:rPr>
      </w:pPr>
    </w:p>
    <w:p w14:paraId="5D601FB0" w14:textId="77777777" w:rsidR="00000000" w:rsidRDefault="007C71EE">
      <w:pPr>
        <w:pStyle w:val="a"/>
        <w:rPr>
          <w:rFonts w:hint="cs"/>
          <w:rtl/>
        </w:rPr>
      </w:pPr>
      <w:r>
        <w:rPr>
          <w:rFonts w:hint="cs"/>
          <w:rtl/>
        </w:rPr>
        <w:t xml:space="preserve">הוא סומך עליכם. </w:t>
      </w:r>
    </w:p>
    <w:p w14:paraId="4BAC8C96" w14:textId="77777777" w:rsidR="00000000" w:rsidRDefault="007C71EE">
      <w:pPr>
        <w:pStyle w:val="a"/>
        <w:rPr>
          <w:rFonts w:hint="cs"/>
          <w:rtl/>
        </w:rPr>
      </w:pPr>
    </w:p>
    <w:p w14:paraId="359A34AE" w14:textId="77777777" w:rsidR="00000000" w:rsidRDefault="007C71EE">
      <w:pPr>
        <w:pStyle w:val="SpeakerCon"/>
        <w:rPr>
          <w:rtl/>
        </w:rPr>
      </w:pPr>
      <w:bookmarkStart w:id="140" w:name="FS000000550T26_05_2003_13_36_23C"/>
      <w:bookmarkEnd w:id="140"/>
      <w:r>
        <w:rPr>
          <w:rtl/>
        </w:rPr>
        <w:t>עבד-אלמאלכ דהאמשה (רע"ם):</w:t>
      </w:r>
    </w:p>
    <w:p w14:paraId="77E3B70C" w14:textId="77777777" w:rsidR="00000000" w:rsidRDefault="007C71EE">
      <w:pPr>
        <w:pStyle w:val="a"/>
        <w:rPr>
          <w:rtl/>
        </w:rPr>
      </w:pPr>
    </w:p>
    <w:p w14:paraId="75F23E45" w14:textId="77777777" w:rsidR="00000000" w:rsidRDefault="007C71EE">
      <w:pPr>
        <w:pStyle w:val="a"/>
        <w:rPr>
          <w:rFonts w:hint="cs"/>
          <w:rtl/>
        </w:rPr>
      </w:pPr>
      <w:r>
        <w:rPr>
          <w:rFonts w:hint="cs"/>
          <w:rtl/>
        </w:rPr>
        <w:t xml:space="preserve">חבר הכנסת אליעזר כהן, אם אתה מדבר ברצינות, אני אומר לך בכל האחריות, אם יהיה רגע אמת, אפילו אם הממשלה הזאת ואפילו אם ממשלתו של מר שרון תצעד באמת ובתמים במעשים </w:t>
      </w:r>
      <w:r>
        <w:rPr>
          <w:rFonts w:hint="cs"/>
          <w:rtl/>
        </w:rPr>
        <w:t xml:space="preserve">לקראת שלום ולקראת פתרון מדיני צודק ובר-קיימא - כן, אפשר לסמוך עלינו. אנחנו נתמוך בממשלה שתעשה שלום, בממשלה שתלך לקראת שלום צודק ולקראת זכויות שוות לאזרחי המדינה ולעם הפלסטיני, השכנים. בשעת אמת אפשר יהיה לסמוך עלינו. </w:t>
      </w:r>
    </w:p>
    <w:p w14:paraId="694BC118" w14:textId="77777777" w:rsidR="00000000" w:rsidRDefault="007C71EE">
      <w:pPr>
        <w:pStyle w:val="a"/>
        <w:rPr>
          <w:rFonts w:hint="cs"/>
          <w:rtl/>
        </w:rPr>
      </w:pPr>
    </w:p>
    <w:p w14:paraId="1A3BA271" w14:textId="77777777" w:rsidR="00000000" w:rsidRDefault="007C71EE">
      <w:pPr>
        <w:pStyle w:val="a"/>
        <w:rPr>
          <w:rFonts w:hint="cs"/>
          <w:rtl/>
        </w:rPr>
      </w:pPr>
      <w:r>
        <w:rPr>
          <w:rFonts w:hint="cs"/>
          <w:rtl/>
        </w:rPr>
        <w:t>אבל אני שואל, האם אכן אנחנו מגיעים לשע</w:t>
      </w:r>
      <w:r>
        <w:rPr>
          <w:rFonts w:hint="cs"/>
          <w:rtl/>
        </w:rPr>
        <w:t xml:space="preserve">ת אמת כזאת והאם באמת וברצינות הממשלה הזאת החליטה אתמול שאכן היא פותחת פתח ומאמצת את התהליך המדיני, או שמא נדחקה במצוקתה מול עיני העולם והקוורטט, אירופה, והאח הגדול בוש, והיא היתה חייבת בצורה כלשהי פשוט להחליט בנושא הזה והחליטה מה שהחליטה. </w:t>
      </w:r>
    </w:p>
    <w:p w14:paraId="7CD39207" w14:textId="77777777" w:rsidR="00000000" w:rsidRDefault="007C71EE">
      <w:pPr>
        <w:pStyle w:val="a"/>
        <w:rPr>
          <w:rFonts w:hint="cs"/>
          <w:rtl/>
        </w:rPr>
      </w:pPr>
    </w:p>
    <w:p w14:paraId="5B961399" w14:textId="77777777" w:rsidR="00000000" w:rsidRDefault="007C71EE">
      <w:pPr>
        <w:pStyle w:val="a"/>
        <w:rPr>
          <w:rFonts w:hint="cs"/>
          <w:rtl/>
        </w:rPr>
      </w:pPr>
      <w:r>
        <w:rPr>
          <w:rFonts w:hint="cs"/>
          <w:rtl/>
        </w:rPr>
        <w:t>אם לשפוט לפי הה</w:t>
      </w:r>
      <w:r>
        <w:rPr>
          <w:rFonts w:hint="cs"/>
          <w:rtl/>
        </w:rPr>
        <w:t>יסטוריה, אני נשאר פסימי, אדוני היושב-ראש. אבל איך אפשר שלא להשאיר פתח לאופטימיות. אני רוצה לקוות, ואני אכן מזמין את הממשלה הזאת לפתוח דף חדש ולא להישאר קשורה בהלכי העבר. העם רוצה לשמוע, רוצה לראות ורוצה להיווכח שאכן מר שרון וממשלתו סוף-סוף צועדים באופן הגו</w:t>
      </w:r>
      <w:r>
        <w:rPr>
          <w:rFonts w:hint="cs"/>
          <w:rtl/>
        </w:rPr>
        <w:t>ן וברצינות לקראת קיום ההבטחות של עשיית שלום ושל צדק חברתי. תודה רבה, אדוני.</w:t>
      </w:r>
    </w:p>
    <w:p w14:paraId="277AB491" w14:textId="77777777" w:rsidR="00000000" w:rsidRDefault="007C71EE">
      <w:pPr>
        <w:pStyle w:val="a"/>
        <w:ind w:firstLine="0"/>
        <w:rPr>
          <w:rFonts w:hint="cs"/>
          <w:rtl/>
        </w:rPr>
      </w:pPr>
    </w:p>
    <w:p w14:paraId="296DEC4E" w14:textId="77777777" w:rsidR="00000000" w:rsidRDefault="007C71EE">
      <w:pPr>
        <w:pStyle w:val="ad"/>
        <w:rPr>
          <w:rtl/>
        </w:rPr>
      </w:pPr>
      <w:bookmarkStart w:id="141" w:name="FS000000445T26_05_2003_13_19_11C"/>
      <w:bookmarkEnd w:id="141"/>
      <w:r>
        <w:rPr>
          <w:rFonts w:hint="eastAsia"/>
          <w:rtl/>
        </w:rPr>
        <w:t>היו</w:t>
      </w:r>
      <w:r>
        <w:rPr>
          <w:rtl/>
        </w:rPr>
        <w:t>"ר ראובן ריבלין:</w:t>
      </w:r>
    </w:p>
    <w:p w14:paraId="790F26B4" w14:textId="77777777" w:rsidR="00000000" w:rsidRDefault="007C71EE">
      <w:pPr>
        <w:pStyle w:val="a"/>
        <w:rPr>
          <w:rFonts w:hint="cs"/>
          <w:rtl/>
        </w:rPr>
      </w:pPr>
    </w:p>
    <w:p w14:paraId="554CB456" w14:textId="77777777" w:rsidR="00000000" w:rsidRDefault="007C71EE">
      <w:pPr>
        <w:pStyle w:val="a"/>
        <w:rPr>
          <w:rFonts w:hint="cs"/>
          <w:rtl/>
        </w:rPr>
      </w:pPr>
      <w:r>
        <w:rPr>
          <w:rFonts w:hint="cs"/>
          <w:rtl/>
        </w:rPr>
        <w:t>תודה רבה לחבר הכנסת דהאמשה. אחרון הדוברים, חבר הכנסת אהוד יתום - בבקשה, אדוני, שלוש דקות לרשותך. סדר-היום עמוס עד יום חמישי. לכן אני מבקש מחברי הכנסת להקפיד ע</w:t>
      </w:r>
      <w:r>
        <w:rPr>
          <w:rFonts w:hint="cs"/>
          <w:rtl/>
        </w:rPr>
        <w:t>ל לוח הזמנים.</w:t>
      </w:r>
    </w:p>
    <w:p w14:paraId="7AAF2546" w14:textId="77777777" w:rsidR="00000000" w:rsidRDefault="007C71EE">
      <w:pPr>
        <w:pStyle w:val="a"/>
        <w:ind w:firstLine="0"/>
        <w:rPr>
          <w:rFonts w:hint="cs"/>
          <w:rtl/>
        </w:rPr>
      </w:pPr>
    </w:p>
    <w:p w14:paraId="2C35ED0F" w14:textId="77777777" w:rsidR="00000000" w:rsidRDefault="007C71EE">
      <w:pPr>
        <w:pStyle w:val="a"/>
        <w:rPr>
          <w:rFonts w:hint="cs"/>
          <w:rtl/>
        </w:rPr>
      </w:pPr>
      <w:bookmarkStart w:id="142" w:name="FS000001032T26_05_2003_13_27_13"/>
      <w:bookmarkStart w:id="143" w:name="FS000001032T26_05_2003_13_27_35C"/>
      <w:bookmarkEnd w:id="142"/>
      <w:bookmarkEnd w:id="143"/>
      <w:r>
        <w:rPr>
          <w:rFonts w:hint="cs"/>
          <w:rtl/>
        </w:rPr>
        <w:t xml:space="preserve">רבותי השרים, יושב-ראש ועדת החוקה, אי-אפשר לקיים כאן ישיבות. אדוני יושב-ראש הקואליציה, אם אתם רוצים לקיים ישיבה </w:t>
      </w:r>
      <w:r>
        <w:rPr>
          <w:rtl/>
        </w:rPr>
        <w:t>–</w:t>
      </w:r>
      <w:r>
        <w:rPr>
          <w:rFonts w:hint="cs"/>
          <w:rtl/>
        </w:rPr>
        <w:t xml:space="preserve"> בחוץ. לא יכול להיות שאדם עומד על הדוכן וכולם עומדים ומדברים. בבקשה, אדוני.</w:t>
      </w:r>
    </w:p>
    <w:p w14:paraId="2BD43164" w14:textId="77777777" w:rsidR="00000000" w:rsidRDefault="007C71EE">
      <w:pPr>
        <w:pStyle w:val="a"/>
        <w:ind w:firstLine="0"/>
        <w:rPr>
          <w:rFonts w:hint="cs"/>
          <w:rtl/>
        </w:rPr>
      </w:pPr>
    </w:p>
    <w:p w14:paraId="0677941C" w14:textId="77777777" w:rsidR="00000000" w:rsidRDefault="007C71EE">
      <w:pPr>
        <w:pStyle w:val="Speaker"/>
        <w:rPr>
          <w:rtl/>
        </w:rPr>
      </w:pPr>
      <w:bookmarkStart w:id="144" w:name="FS000001032T26_05_2003_13_28_37C"/>
      <w:bookmarkEnd w:id="144"/>
      <w:r>
        <w:rPr>
          <w:rtl/>
        </w:rPr>
        <w:t>אהוד יתום (הליכוד):</w:t>
      </w:r>
    </w:p>
    <w:p w14:paraId="3479B44A" w14:textId="77777777" w:rsidR="00000000" w:rsidRDefault="007C71EE">
      <w:pPr>
        <w:pStyle w:val="a"/>
        <w:rPr>
          <w:rtl/>
        </w:rPr>
      </w:pPr>
    </w:p>
    <w:p w14:paraId="3C06449D" w14:textId="77777777" w:rsidR="00000000" w:rsidRDefault="007C71EE">
      <w:pPr>
        <w:pStyle w:val="a"/>
        <w:rPr>
          <w:rFonts w:hint="cs"/>
          <w:rtl/>
        </w:rPr>
      </w:pPr>
      <w:r>
        <w:rPr>
          <w:rFonts w:hint="cs"/>
          <w:rtl/>
        </w:rPr>
        <w:t>אדוני היושב-ראש, אדוני ראש הממש</w:t>
      </w:r>
      <w:r>
        <w:rPr>
          <w:rFonts w:hint="cs"/>
          <w:rtl/>
        </w:rPr>
        <w:t>לה, שרים, חברי חברי הכנסת, בטרם אתחיל בהתייחסותי להצעות האי-אמון, אני מבין, חבר הכנסת זחאלקה וחבר הכנסת דהאמשה, שאתם במבוכה רבה. לא ציפיתם שממשלת ישראל וראש הממשלה, עם כל הצער והכאב, כשנתון העניין בידינו, יקבלו את מפת הדרכים. ממה אתם חוששים, שהכדור עבר למג</w:t>
      </w:r>
      <w:r>
        <w:rPr>
          <w:rFonts w:hint="cs"/>
          <w:rtl/>
        </w:rPr>
        <w:t>רשו של יאסר ערפאת? ממה אתם חוששים? תברכו את ראש הממשלה, אל תתביישו, כשם שעשו כאן נציגים אחרים של האופוזיציה.</w:t>
      </w:r>
    </w:p>
    <w:p w14:paraId="57830AAF" w14:textId="77777777" w:rsidR="00000000" w:rsidRDefault="007C71EE">
      <w:pPr>
        <w:pStyle w:val="a"/>
        <w:ind w:firstLine="0"/>
        <w:rPr>
          <w:rFonts w:hint="cs"/>
          <w:rtl/>
        </w:rPr>
      </w:pPr>
    </w:p>
    <w:p w14:paraId="593DB8A2" w14:textId="77777777" w:rsidR="00000000" w:rsidRDefault="007C71EE">
      <w:pPr>
        <w:pStyle w:val="ac"/>
        <w:rPr>
          <w:rtl/>
        </w:rPr>
      </w:pPr>
      <w:r>
        <w:rPr>
          <w:rFonts w:hint="eastAsia"/>
          <w:rtl/>
        </w:rPr>
        <w:t>ג</w:t>
      </w:r>
      <w:r>
        <w:rPr>
          <w:rtl/>
        </w:rPr>
        <w:t>'מאל זחאלקה (בל"ד):</w:t>
      </w:r>
    </w:p>
    <w:p w14:paraId="2FE10F9F" w14:textId="77777777" w:rsidR="00000000" w:rsidRDefault="007C71EE">
      <w:pPr>
        <w:pStyle w:val="a"/>
        <w:rPr>
          <w:rFonts w:hint="cs"/>
          <w:rtl/>
        </w:rPr>
      </w:pPr>
    </w:p>
    <w:p w14:paraId="68210866" w14:textId="77777777" w:rsidR="00000000" w:rsidRDefault="007C71EE">
      <w:pPr>
        <w:pStyle w:val="a"/>
        <w:rPr>
          <w:rFonts w:hint="cs"/>
          <w:rtl/>
        </w:rPr>
      </w:pPr>
      <w:r>
        <w:rPr>
          <w:rFonts w:hint="cs"/>
          <w:rtl/>
        </w:rPr>
        <w:t>אבל אתה היית נגד.</w:t>
      </w:r>
    </w:p>
    <w:p w14:paraId="564C0F63" w14:textId="77777777" w:rsidR="00000000" w:rsidRDefault="007C71EE">
      <w:pPr>
        <w:pStyle w:val="a"/>
        <w:ind w:firstLine="0"/>
        <w:rPr>
          <w:rFonts w:hint="cs"/>
          <w:rtl/>
        </w:rPr>
      </w:pPr>
    </w:p>
    <w:p w14:paraId="3EF73D1B" w14:textId="77777777" w:rsidR="00000000" w:rsidRDefault="007C71EE">
      <w:pPr>
        <w:pStyle w:val="SpeakerCon"/>
        <w:rPr>
          <w:rtl/>
        </w:rPr>
      </w:pPr>
      <w:bookmarkStart w:id="145" w:name="FS000001032T26_05_2003_13_30_11C"/>
      <w:bookmarkEnd w:id="145"/>
      <w:r>
        <w:rPr>
          <w:rtl/>
        </w:rPr>
        <w:t>אהוד יתום (הליכוד):</w:t>
      </w:r>
    </w:p>
    <w:p w14:paraId="2DEFFD1E" w14:textId="77777777" w:rsidR="00000000" w:rsidRDefault="007C71EE">
      <w:pPr>
        <w:pStyle w:val="a"/>
        <w:rPr>
          <w:rtl/>
        </w:rPr>
      </w:pPr>
    </w:p>
    <w:p w14:paraId="6ACE263D" w14:textId="77777777" w:rsidR="00000000" w:rsidRDefault="007C71EE">
      <w:pPr>
        <w:pStyle w:val="a"/>
        <w:rPr>
          <w:rFonts w:hint="cs"/>
          <w:rtl/>
        </w:rPr>
      </w:pPr>
      <w:r>
        <w:rPr>
          <w:rFonts w:hint="cs"/>
          <w:rtl/>
        </w:rPr>
        <w:t>אל תתביישו. תברכו את ראש הממשלה. אבל התדהמה והפחד בעיניכם.</w:t>
      </w:r>
    </w:p>
    <w:p w14:paraId="019DD0CC" w14:textId="77777777" w:rsidR="00000000" w:rsidRDefault="007C71EE">
      <w:pPr>
        <w:pStyle w:val="a"/>
        <w:ind w:firstLine="0"/>
        <w:rPr>
          <w:rFonts w:hint="cs"/>
          <w:rtl/>
        </w:rPr>
      </w:pPr>
    </w:p>
    <w:p w14:paraId="1E5FE579" w14:textId="77777777" w:rsidR="00000000" w:rsidRDefault="007C71EE">
      <w:pPr>
        <w:pStyle w:val="ac"/>
        <w:rPr>
          <w:rtl/>
        </w:rPr>
      </w:pPr>
      <w:r>
        <w:rPr>
          <w:rFonts w:hint="eastAsia"/>
          <w:rtl/>
        </w:rPr>
        <w:t>ג</w:t>
      </w:r>
      <w:r>
        <w:rPr>
          <w:rtl/>
        </w:rPr>
        <w:t>'מאל זחאלקה (בל"ד):</w:t>
      </w:r>
    </w:p>
    <w:p w14:paraId="5FF311BF" w14:textId="77777777" w:rsidR="00000000" w:rsidRDefault="007C71EE">
      <w:pPr>
        <w:pStyle w:val="a"/>
        <w:rPr>
          <w:rFonts w:hint="cs"/>
          <w:rtl/>
        </w:rPr>
      </w:pPr>
    </w:p>
    <w:p w14:paraId="0AFCB9F9" w14:textId="77777777" w:rsidR="00000000" w:rsidRDefault="007C71EE">
      <w:pPr>
        <w:pStyle w:val="a"/>
        <w:rPr>
          <w:rFonts w:hint="cs"/>
          <w:rtl/>
        </w:rPr>
      </w:pPr>
      <w:r>
        <w:rPr>
          <w:rFonts w:hint="cs"/>
          <w:rtl/>
        </w:rPr>
        <w:t>את</w:t>
      </w:r>
      <w:r>
        <w:rPr>
          <w:rFonts w:hint="cs"/>
          <w:rtl/>
        </w:rPr>
        <w:t>ה היית נגד.</w:t>
      </w:r>
    </w:p>
    <w:p w14:paraId="1C773EB4" w14:textId="77777777" w:rsidR="00000000" w:rsidRDefault="007C71EE">
      <w:pPr>
        <w:pStyle w:val="a"/>
        <w:ind w:firstLine="0"/>
        <w:rPr>
          <w:rFonts w:hint="cs"/>
          <w:rtl/>
        </w:rPr>
      </w:pPr>
    </w:p>
    <w:p w14:paraId="25AD508A" w14:textId="77777777" w:rsidR="00000000" w:rsidRDefault="007C71EE">
      <w:pPr>
        <w:pStyle w:val="SpeakerCon"/>
        <w:rPr>
          <w:rtl/>
        </w:rPr>
      </w:pPr>
      <w:bookmarkStart w:id="146" w:name="FS000001032T26_05_2003_13_30_32C"/>
      <w:bookmarkEnd w:id="146"/>
      <w:r>
        <w:rPr>
          <w:rtl/>
        </w:rPr>
        <w:t>אהוד יתום (הליכוד):</w:t>
      </w:r>
    </w:p>
    <w:p w14:paraId="04F78D1C" w14:textId="77777777" w:rsidR="00000000" w:rsidRDefault="007C71EE">
      <w:pPr>
        <w:pStyle w:val="a"/>
        <w:rPr>
          <w:rtl/>
        </w:rPr>
      </w:pPr>
    </w:p>
    <w:p w14:paraId="27ED2FE2" w14:textId="77777777" w:rsidR="00000000" w:rsidRDefault="007C71EE">
      <w:pPr>
        <w:pStyle w:val="a"/>
        <w:rPr>
          <w:rFonts w:hint="cs"/>
          <w:rtl/>
        </w:rPr>
      </w:pPr>
      <w:r>
        <w:rPr>
          <w:rFonts w:hint="cs"/>
          <w:rtl/>
        </w:rPr>
        <w:t>התדהמה והפחד בעיניכם.</w:t>
      </w:r>
    </w:p>
    <w:p w14:paraId="5152BA3B" w14:textId="77777777" w:rsidR="00000000" w:rsidRDefault="007C71EE">
      <w:pPr>
        <w:pStyle w:val="a"/>
        <w:ind w:firstLine="0"/>
        <w:rPr>
          <w:rFonts w:hint="cs"/>
          <w:rtl/>
        </w:rPr>
      </w:pPr>
    </w:p>
    <w:p w14:paraId="6DBF4E0F" w14:textId="77777777" w:rsidR="00000000" w:rsidRDefault="007C71EE">
      <w:pPr>
        <w:pStyle w:val="ad"/>
        <w:rPr>
          <w:rtl/>
        </w:rPr>
      </w:pPr>
      <w:r>
        <w:rPr>
          <w:rtl/>
        </w:rPr>
        <w:t>היו"ר ראובן ריבלין:</w:t>
      </w:r>
    </w:p>
    <w:p w14:paraId="5F22937A" w14:textId="77777777" w:rsidR="00000000" w:rsidRDefault="007C71EE">
      <w:pPr>
        <w:pStyle w:val="a"/>
        <w:rPr>
          <w:rtl/>
        </w:rPr>
      </w:pPr>
    </w:p>
    <w:p w14:paraId="4C809D3D" w14:textId="77777777" w:rsidR="00000000" w:rsidRDefault="007C71EE">
      <w:pPr>
        <w:pStyle w:val="a"/>
        <w:rPr>
          <w:rFonts w:hint="cs"/>
          <w:rtl/>
        </w:rPr>
      </w:pPr>
      <w:r>
        <w:rPr>
          <w:rFonts w:hint="cs"/>
          <w:rtl/>
        </w:rPr>
        <w:t>חבר הכנסת זחאלקה, שמענו. אמרת את זה. מספיק.</w:t>
      </w:r>
    </w:p>
    <w:p w14:paraId="7D1D18E7" w14:textId="77777777" w:rsidR="00000000" w:rsidRDefault="007C71EE">
      <w:pPr>
        <w:pStyle w:val="a"/>
        <w:ind w:firstLine="0"/>
        <w:rPr>
          <w:rFonts w:hint="cs"/>
          <w:rtl/>
        </w:rPr>
      </w:pPr>
    </w:p>
    <w:p w14:paraId="60515DC3" w14:textId="77777777" w:rsidR="00000000" w:rsidRDefault="007C71EE">
      <w:pPr>
        <w:pStyle w:val="SpeakerCon"/>
        <w:rPr>
          <w:rtl/>
        </w:rPr>
      </w:pPr>
      <w:bookmarkStart w:id="147" w:name="FS000001032T26_05_2003_13_31_02C"/>
      <w:bookmarkEnd w:id="147"/>
      <w:r>
        <w:rPr>
          <w:rtl/>
        </w:rPr>
        <w:t>אהוד יתום (הליכוד):</w:t>
      </w:r>
    </w:p>
    <w:p w14:paraId="2C86E7D2" w14:textId="77777777" w:rsidR="00000000" w:rsidRDefault="007C71EE">
      <w:pPr>
        <w:pStyle w:val="a"/>
        <w:rPr>
          <w:rtl/>
        </w:rPr>
      </w:pPr>
    </w:p>
    <w:p w14:paraId="4E781EEE" w14:textId="77777777" w:rsidR="00000000" w:rsidRDefault="007C71EE">
      <w:pPr>
        <w:pStyle w:val="a"/>
        <w:rPr>
          <w:rFonts w:hint="cs"/>
          <w:rtl/>
        </w:rPr>
      </w:pPr>
      <w:r>
        <w:rPr>
          <w:rFonts w:hint="cs"/>
          <w:rtl/>
        </w:rPr>
        <w:t>ישבתי כל הדיון והבנתי, האמן לי.</w:t>
      </w:r>
    </w:p>
    <w:p w14:paraId="714780C7" w14:textId="77777777" w:rsidR="00000000" w:rsidRDefault="007C71EE">
      <w:pPr>
        <w:pStyle w:val="a"/>
        <w:rPr>
          <w:rFonts w:hint="cs"/>
          <w:rtl/>
        </w:rPr>
      </w:pPr>
    </w:p>
    <w:p w14:paraId="5F2436D8" w14:textId="77777777" w:rsidR="00000000" w:rsidRDefault="007C71EE">
      <w:pPr>
        <w:pStyle w:val="a"/>
        <w:rPr>
          <w:rFonts w:hint="cs"/>
          <w:rtl/>
        </w:rPr>
      </w:pPr>
      <w:r>
        <w:rPr>
          <w:rFonts w:hint="cs"/>
          <w:rtl/>
        </w:rPr>
        <w:t xml:space="preserve">לעצם העניין </w:t>
      </w:r>
      <w:r>
        <w:rPr>
          <w:rtl/>
        </w:rPr>
        <w:t>–</w:t>
      </w:r>
      <w:r>
        <w:rPr>
          <w:rFonts w:hint="cs"/>
          <w:rtl/>
        </w:rPr>
        <w:t xml:space="preserve"> תוכנית ההבראה הכלכלית כשמה כן היא. זה לא עוד כדור אקמול שניתן לאד</w:t>
      </w:r>
      <w:r>
        <w:rPr>
          <w:rFonts w:hint="cs"/>
          <w:rtl/>
        </w:rPr>
        <w:t>ם שהוא חולה. זו תוכנית קשה, תוכנית תובענית, שלכולם קשה לקבלה. אבל מיום ההצבעה בקריאה ראשונה ועד היום נעשו מאמצים רבים בקרב כל חברי סיעות הבית לנסות לתקן ולהסדיר הסדרים כאלה ואחרים, אשר בסיכומו של דבר ייתנו לנו את האפשרות להבריא את המשק הישראלי, לנסות להברי</w:t>
      </w:r>
      <w:r>
        <w:rPr>
          <w:rFonts w:hint="cs"/>
          <w:rtl/>
        </w:rPr>
        <w:t>א את המשק הישראלי, להבריא את כלכלת ישראל.</w:t>
      </w:r>
    </w:p>
    <w:p w14:paraId="0B58F3AF" w14:textId="77777777" w:rsidR="00000000" w:rsidRDefault="007C71EE">
      <w:pPr>
        <w:pStyle w:val="a"/>
        <w:rPr>
          <w:rFonts w:hint="cs"/>
          <w:rtl/>
        </w:rPr>
      </w:pPr>
    </w:p>
    <w:p w14:paraId="6E8933AC" w14:textId="77777777" w:rsidR="00000000" w:rsidRDefault="007C71EE">
      <w:pPr>
        <w:pStyle w:val="a"/>
        <w:rPr>
          <w:rFonts w:hint="cs"/>
          <w:rtl/>
        </w:rPr>
      </w:pPr>
      <w:r>
        <w:rPr>
          <w:rFonts w:hint="cs"/>
          <w:rtl/>
        </w:rPr>
        <w:t>הרי שבועות רבים ישבו נציגי האוצר, שר האוצר והשר מאיר שטרית עם כל מי שהיה מוכן להשמיע איזו מלה, איזו הסתייגות, איזו הערה, וביחד עם נציגי ההסתדרות הם הגיעו בסיכומו של דבר למצב שבו אנחנו חייבים ללכת קדימה. כבר המנהיג</w:t>
      </w:r>
      <w:r>
        <w:rPr>
          <w:rFonts w:hint="cs"/>
          <w:rtl/>
        </w:rPr>
        <w:t xml:space="preserve"> הראשון של מדינת ישראל, בן-גוריון, אמר שבהקמתה של המדינה עלינו על הר גבוה. מה אתם רוצים, כל אלה שרוצים היום להפיל את הממשלה, שנידרדר לתהום? לא ולא. אנחנו נעלה מעלה מעלה גם במישור המדיני-הביטחוני וגם במישור הכלכלי. ולכל אלה שגרסו וגורסים שהדמוקרטיה הישראלית</w:t>
      </w:r>
      <w:r>
        <w:rPr>
          <w:rFonts w:hint="cs"/>
          <w:rtl/>
        </w:rPr>
        <w:t xml:space="preserve"> ונושא זכויות האדם והאזרח ראויים לעיון, אני חושב שכדאי להרבה מאוד אנשים ללמוד מהדמוקרטיה הזאת ומהחופש הדמוקרטי הניתן לכל אזרחי המדינה.</w:t>
      </w:r>
    </w:p>
    <w:p w14:paraId="2090490B" w14:textId="77777777" w:rsidR="00000000" w:rsidRDefault="007C71EE">
      <w:pPr>
        <w:pStyle w:val="a"/>
        <w:rPr>
          <w:rFonts w:hint="cs"/>
          <w:rtl/>
        </w:rPr>
      </w:pPr>
    </w:p>
    <w:p w14:paraId="5A4EF2B4" w14:textId="77777777" w:rsidR="00000000" w:rsidRDefault="007C71EE">
      <w:pPr>
        <w:pStyle w:val="a"/>
        <w:rPr>
          <w:rFonts w:hint="cs"/>
          <w:rtl/>
        </w:rPr>
      </w:pPr>
      <w:r>
        <w:rPr>
          <w:rFonts w:hint="cs"/>
          <w:rtl/>
        </w:rPr>
        <w:t>אני חושב שהמשק הישראלי משווע לעבודה העברית ולעבודה הערבית, כמו שהתנהלה כאן שנים רבות. זו אחת המחשבות של התוכנית הזאת, מח</w:t>
      </w:r>
      <w:r>
        <w:rPr>
          <w:rFonts w:hint="cs"/>
          <w:rtl/>
        </w:rPr>
        <w:t xml:space="preserve">שבה שבסיכומו של דבר אנחנו כולנו נגיע לכמה וכמה דברים מאוד חשובים: האחד </w:t>
      </w:r>
      <w:r>
        <w:rPr>
          <w:rtl/>
        </w:rPr>
        <w:t>–</w:t>
      </w:r>
      <w:r>
        <w:rPr>
          <w:rFonts w:hint="cs"/>
          <w:rtl/>
        </w:rPr>
        <w:t xml:space="preserve"> הורדת המיסוי; השני </w:t>
      </w:r>
      <w:r>
        <w:rPr>
          <w:rtl/>
        </w:rPr>
        <w:t>–</w:t>
      </w:r>
      <w:r>
        <w:rPr>
          <w:rFonts w:hint="cs"/>
          <w:rtl/>
        </w:rPr>
        <w:t xml:space="preserve"> הורדת הריבית; וכן ביטול המונופולים, השקעות בתשתיות, מזעור ממדי האבטלה, הענקת תמריצים למשקיעים בסיכומה של הדרך.</w:t>
      </w:r>
    </w:p>
    <w:p w14:paraId="21C1B6B7" w14:textId="77777777" w:rsidR="00000000" w:rsidRDefault="007C71EE">
      <w:pPr>
        <w:pStyle w:val="a"/>
        <w:ind w:firstLine="0"/>
        <w:rPr>
          <w:rFonts w:hint="cs"/>
          <w:rtl/>
        </w:rPr>
      </w:pPr>
    </w:p>
    <w:p w14:paraId="1F8B3D5C" w14:textId="77777777" w:rsidR="00000000" w:rsidRDefault="007C71EE">
      <w:pPr>
        <w:pStyle w:val="ad"/>
        <w:rPr>
          <w:rtl/>
        </w:rPr>
      </w:pPr>
      <w:bookmarkStart w:id="148" w:name="FS000001032T26_05_2003_13_36_36C"/>
      <w:bookmarkEnd w:id="148"/>
      <w:r>
        <w:rPr>
          <w:rFonts w:hint="eastAsia"/>
          <w:rtl/>
        </w:rPr>
        <w:t>היו</w:t>
      </w:r>
      <w:r>
        <w:rPr>
          <w:rtl/>
        </w:rPr>
        <w:t>"ר ראובן ריבלין:</w:t>
      </w:r>
    </w:p>
    <w:p w14:paraId="3BBDB2B6" w14:textId="77777777" w:rsidR="00000000" w:rsidRDefault="007C71EE">
      <w:pPr>
        <w:pStyle w:val="a"/>
        <w:rPr>
          <w:rFonts w:hint="cs"/>
          <w:rtl/>
        </w:rPr>
      </w:pPr>
    </w:p>
    <w:p w14:paraId="777DC41C" w14:textId="77777777" w:rsidR="00000000" w:rsidRDefault="007C71EE">
      <w:pPr>
        <w:pStyle w:val="a"/>
        <w:rPr>
          <w:rFonts w:hint="cs"/>
          <w:rtl/>
        </w:rPr>
      </w:pPr>
      <w:r>
        <w:rPr>
          <w:rFonts w:hint="cs"/>
          <w:rtl/>
        </w:rPr>
        <w:t>תודה רבה.</w:t>
      </w:r>
    </w:p>
    <w:p w14:paraId="2ED957C4" w14:textId="77777777" w:rsidR="00000000" w:rsidRDefault="007C71EE">
      <w:pPr>
        <w:pStyle w:val="a"/>
        <w:ind w:firstLine="0"/>
        <w:rPr>
          <w:rFonts w:hint="cs"/>
          <w:rtl/>
        </w:rPr>
      </w:pPr>
    </w:p>
    <w:p w14:paraId="6308BBC3" w14:textId="77777777" w:rsidR="00000000" w:rsidRDefault="007C71EE">
      <w:pPr>
        <w:pStyle w:val="SpeakerCon"/>
        <w:rPr>
          <w:rtl/>
        </w:rPr>
      </w:pPr>
      <w:bookmarkStart w:id="149" w:name="FS000001032T26_05_2003_13_36_46C"/>
      <w:bookmarkEnd w:id="149"/>
      <w:r>
        <w:rPr>
          <w:rtl/>
        </w:rPr>
        <w:t>אהוד יתום (הליכוד)</w:t>
      </w:r>
      <w:r>
        <w:rPr>
          <w:rtl/>
        </w:rPr>
        <w:t>:</w:t>
      </w:r>
    </w:p>
    <w:p w14:paraId="61182591" w14:textId="77777777" w:rsidR="00000000" w:rsidRDefault="007C71EE">
      <w:pPr>
        <w:pStyle w:val="a"/>
        <w:rPr>
          <w:rtl/>
        </w:rPr>
      </w:pPr>
    </w:p>
    <w:p w14:paraId="766623EF" w14:textId="77777777" w:rsidR="00000000" w:rsidRDefault="007C71EE">
      <w:pPr>
        <w:pStyle w:val="a"/>
        <w:rPr>
          <w:rFonts w:hint="cs"/>
          <w:rtl/>
        </w:rPr>
      </w:pPr>
      <w:r>
        <w:rPr>
          <w:rFonts w:hint="cs"/>
          <w:rtl/>
        </w:rPr>
        <w:t>אני מבקש לומר עוד דבר אחד, אדוני היושב-ראש. אני מציע לכולנו לא לעשות שימוש בכאלה שהלכו לעולמם, לא בתחום של הטרור ולא בתחום הכלכלי. חבל שנביא לדיון כאן דברים מעין אלה.</w:t>
      </w:r>
    </w:p>
    <w:p w14:paraId="477D761E" w14:textId="77777777" w:rsidR="00000000" w:rsidRDefault="007C71EE">
      <w:pPr>
        <w:pStyle w:val="a"/>
        <w:rPr>
          <w:rFonts w:hint="cs"/>
          <w:rtl/>
        </w:rPr>
      </w:pPr>
    </w:p>
    <w:p w14:paraId="33294520" w14:textId="77777777" w:rsidR="00000000" w:rsidRDefault="007C71EE">
      <w:pPr>
        <w:pStyle w:val="a"/>
        <w:rPr>
          <w:rFonts w:hint="cs"/>
          <w:rtl/>
        </w:rPr>
      </w:pPr>
      <w:r>
        <w:rPr>
          <w:rFonts w:hint="cs"/>
          <w:rtl/>
        </w:rPr>
        <w:t>אני מציע להסיר מסדר-היום את הצעות האי-אמון. תודה רבה.</w:t>
      </w:r>
    </w:p>
    <w:p w14:paraId="514DA980" w14:textId="77777777" w:rsidR="00000000" w:rsidRDefault="007C71EE">
      <w:pPr>
        <w:pStyle w:val="a"/>
        <w:ind w:firstLine="0"/>
        <w:rPr>
          <w:rFonts w:hint="cs"/>
          <w:rtl/>
        </w:rPr>
      </w:pPr>
    </w:p>
    <w:p w14:paraId="2B6C7B47" w14:textId="77777777" w:rsidR="00000000" w:rsidRDefault="007C71EE">
      <w:pPr>
        <w:pStyle w:val="ad"/>
        <w:rPr>
          <w:rtl/>
        </w:rPr>
      </w:pPr>
      <w:r>
        <w:rPr>
          <w:rtl/>
        </w:rPr>
        <w:t>היו"ר ראובן ריבלין:</w:t>
      </w:r>
    </w:p>
    <w:p w14:paraId="7BC21C38" w14:textId="77777777" w:rsidR="00000000" w:rsidRDefault="007C71EE">
      <w:pPr>
        <w:pStyle w:val="a"/>
        <w:rPr>
          <w:rtl/>
        </w:rPr>
      </w:pPr>
    </w:p>
    <w:p w14:paraId="60C190D8" w14:textId="77777777" w:rsidR="00000000" w:rsidRDefault="007C71EE">
      <w:pPr>
        <w:pStyle w:val="a"/>
        <w:rPr>
          <w:rFonts w:hint="cs"/>
          <w:rtl/>
        </w:rPr>
      </w:pPr>
      <w:r>
        <w:rPr>
          <w:rFonts w:hint="cs"/>
          <w:rtl/>
        </w:rPr>
        <w:t xml:space="preserve">אני מאוד </w:t>
      </w:r>
      <w:r>
        <w:rPr>
          <w:rFonts w:hint="cs"/>
          <w:rtl/>
        </w:rPr>
        <w:t xml:space="preserve">מודה לחבר הכנסת אהוד יתום. רבותי חברי הכנסת והשרים, קודם כול, לא יכול להיות שייכנסו לאולם המליאה ויתחילו לנהל דיונים כאן. מי שרוצה להיות באולם המליאה, ישב במקומו וישמע את הדוברים. מי שרוצה לדבר </w:t>
      </w:r>
      <w:r>
        <w:rPr>
          <w:rtl/>
        </w:rPr>
        <w:t>–</w:t>
      </w:r>
      <w:r>
        <w:rPr>
          <w:rFonts w:hint="cs"/>
          <w:rtl/>
        </w:rPr>
        <w:t xml:space="preserve"> יהיה בחוץ. העוזרים הפרלמנטריים ועוזרי הסיעות, אם אתם תזעקו פ</w:t>
      </w:r>
      <w:r>
        <w:rPr>
          <w:rFonts w:hint="cs"/>
          <w:rtl/>
        </w:rPr>
        <w:t>ה, אוציא את כולכם. לא אתן לאיש להיכנס בשלושת הימים האלה. שימו לב. לא יכול להיות שעוזרים, מנהלי סיעות ומנהלי ועדות יעמדו שם וידברו. מספיק יש פה מהומה.</w:t>
      </w:r>
    </w:p>
    <w:p w14:paraId="7CDE9C16" w14:textId="77777777" w:rsidR="00000000" w:rsidRDefault="007C71EE">
      <w:pPr>
        <w:pStyle w:val="a"/>
        <w:rPr>
          <w:rFonts w:hint="cs"/>
          <w:rtl/>
        </w:rPr>
      </w:pPr>
    </w:p>
    <w:p w14:paraId="0316EE3C" w14:textId="77777777" w:rsidR="00000000" w:rsidRDefault="007C71EE">
      <w:pPr>
        <w:pStyle w:val="a"/>
        <w:rPr>
          <w:rFonts w:hint="cs"/>
          <w:rtl/>
        </w:rPr>
      </w:pPr>
      <w:r>
        <w:rPr>
          <w:rFonts w:hint="cs"/>
          <w:rtl/>
        </w:rPr>
        <w:t>רבותי חברי הכנסת, לפנינו הצעות אי-אמון שאנחנו עומדים להצביע עליהן. נא לשבת. לא יאמר אדם שלא היה לו זמן לה</w:t>
      </w:r>
      <w:r>
        <w:rPr>
          <w:rFonts w:hint="cs"/>
          <w:rtl/>
        </w:rPr>
        <w:t>צביע. אנחנו כרגע עוסקים בהצבעה. איש לא מדבר. חבר הכנסת אפללו. חבר הכנסת יתום. אדוני יושב-ראש הקואליציה. יושבת-ראש האופוזיציה. נא להירגע ולשבת במקום.</w:t>
      </w:r>
    </w:p>
    <w:p w14:paraId="21BE1930" w14:textId="77777777" w:rsidR="00000000" w:rsidRDefault="007C71EE">
      <w:pPr>
        <w:pStyle w:val="a"/>
        <w:rPr>
          <w:rFonts w:hint="cs"/>
          <w:rtl/>
        </w:rPr>
      </w:pPr>
    </w:p>
    <w:p w14:paraId="14D9126C" w14:textId="77777777" w:rsidR="00000000" w:rsidRDefault="007C71EE">
      <w:pPr>
        <w:pStyle w:val="a"/>
        <w:rPr>
          <w:rFonts w:hint="cs"/>
          <w:rtl/>
        </w:rPr>
      </w:pPr>
      <w:r>
        <w:rPr>
          <w:rFonts w:hint="cs"/>
          <w:rtl/>
        </w:rPr>
        <w:t>נצביע על הצעות סיעות העבודה-מימד, ש"ס, יהדות התורה, מרצ וחד"ש-תע"ל להביע אי-אמון בממשלה. נצביע קודם על הצע</w:t>
      </w:r>
      <w:r>
        <w:rPr>
          <w:rFonts w:hint="cs"/>
          <w:rtl/>
        </w:rPr>
        <w:t>ות האי-אמון בנושא: העלייה באבטלה והמצב הכלכלי הקשה המוביל אזרחים לשלוח יד בנפשם, של סיעות העבודה-מימד, ש"ס, יהדות התורה ומרצ. רבותי חברי הכנסת, אני מפעיל את שעון ההצבעה. מי בעד? מי נגד? נא להצביע.</w:t>
      </w:r>
    </w:p>
    <w:p w14:paraId="66A46464" w14:textId="77777777" w:rsidR="00000000" w:rsidRDefault="007C71EE">
      <w:pPr>
        <w:pStyle w:val="a"/>
        <w:ind w:firstLine="0"/>
        <w:rPr>
          <w:rFonts w:hint="cs"/>
          <w:rtl/>
        </w:rPr>
      </w:pPr>
    </w:p>
    <w:p w14:paraId="4BAC4225" w14:textId="77777777" w:rsidR="00000000" w:rsidRDefault="007C71EE">
      <w:pPr>
        <w:pStyle w:val="a7"/>
        <w:bidi/>
        <w:rPr>
          <w:rFonts w:hint="cs"/>
          <w:rtl/>
        </w:rPr>
      </w:pPr>
      <w:r>
        <w:rPr>
          <w:rFonts w:hint="cs"/>
          <w:rtl/>
        </w:rPr>
        <w:t>הצבעה מס' 2</w:t>
      </w:r>
    </w:p>
    <w:p w14:paraId="2A725BE9" w14:textId="77777777" w:rsidR="00000000" w:rsidRDefault="007C71EE">
      <w:pPr>
        <w:pStyle w:val="a"/>
        <w:ind w:firstLine="0"/>
        <w:rPr>
          <w:rFonts w:hint="cs"/>
          <w:rtl/>
        </w:rPr>
      </w:pPr>
    </w:p>
    <w:p w14:paraId="003CC4A7" w14:textId="77777777" w:rsidR="00000000" w:rsidRDefault="007C71EE">
      <w:pPr>
        <w:pStyle w:val="a8"/>
        <w:bidi/>
        <w:rPr>
          <w:rFonts w:hint="cs"/>
          <w:rtl/>
        </w:rPr>
      </w:pPr>
      <w:r>
        <w:rPr>
          <w:rFonts w:hint="cs"/>
          <w:rtl/>
        </w:rPr>
        <w:t>בעד הצעות סיעות העבודה-מימד, ש"ס, יהדות התורה</w:t>
      </w:r>
      <w:r>
        <w:rPr>
          <w:rFonts w:hint="cs"/>
          <w:rtl/>
        </w:rPr>
        <w:t xml:space="preserve"> ומרצ להביע אי-אמון בממשלה - 44</w:t>
      </w:r>
    </w:p>
    <w:p w14:paraId="3650E753" w14:textId="77777777" w:rsidR="00000000" w:rsidRDefault="007C71EE">
      <w:pPr>
        <w:pStyle w:val="a8"/>
        <w:bidi/>
        <w:rPr>
          <w:rFonts w:hint="cs"/>
          <w:rtl/>
        </w:rPr>
      </w:pPr>
      <w:r>
        <w:rPr>
          <w:rFonts w:hint="cs"/>
          <w:rtl/>
        </w:rPr>
        <w:t xml:space="preserve">נגד </w:t>
      </w:r>
      <w:r>
        <w:rPr>
          <w:rtl/>
        </w:rPr>
        <w:t>–</w:t>
      </w:r>
      <w:r>
        <w:rPr>
          <w:rFonts w:hint="cs"/>
          <w:rtl/>
        </w:rPr>
        <w:t xml:space="preserve"> 60</w:t>
      </w:r>
    </w:p>
    <w:p w14:paraId="58C73EE2" w14:textId="77777777" w:rsidR="00000000" w:rsidRDefault="007C71EE">
      <w:pPr>
        <w:pStyle w:val="a8"/>
        <w:bidi/>
        <w:rPr>
          <w:rFonts w:hint="cs"/>
          <w:rtl/>
        </w:rPr>
      </w:pPr>
      <w:r>
        <w:rPr>
          <w:rFonts w:hint="cs"/>
          <w:rtl/>
        </w:rPr>
        <w:t xml:space="preserve">נמנעים </w:t>
      </w:r>
      <w:r>
        <w:rPr>
          <w:rtl/>
        </w:rPr>
        <w:t>–</w:t>
      </w:r>
      <w:r>
        <w:rPr>
          <w:rFonts w:hint="cs"/>
          <w:rtl/>
        </w:rPr>
        <w:t xml:space="preserve"> אין</w:t>
      </w:r>
    </w:p>
    <w:p w14:paraId="6EC44342" w14:textId="77777777" w:rsidR="00000000" w:rsidRDefault="007C71EE">
      <w:pPr>
        <w:pStyle w:val="a9"/>
        <w:bidi/>
        <w:rPr>
          <w:rFonts w:hint="cs"/>
          <w:rtl/>
        </w:rPr>
      </w:pPr>
      <w:r>
        <w:rPr>
          <w:rFonts w:hint="cs"/>
          <w:rtl/>
        </w:rPr>
        <w:t>הצעות סיעות העבודה-מימד, ש"ס, יהדות התורה ומרצ להביע אי-אמון בממשלה לא נתקבלו.</w:t>
      </w:r>
    </w:p>
    <w:p w14:paraId="7A552F0A" w14:textId="77777777" w:rsidR="00000000" w:rsidRDefault="007C71EE">
      <w:pPr>
        <w:pStyle w:val="a"/>
        <w:ind w:firstLine="0"/>
        <w:rPr>
          <w:rFonts w:hint="cs"/>
          <w:rtl/>
        </w:rPr>
      </w:pPr>
    </w:p>
    <w:p w14:paraId="30FA7A69" w14:textId="77777777" w:rsidR="00000000" w:rsidRDefault="007C71EE">
      <w:pPr>
        <w:pStyle w:val="ad"/>
        <w:rPr>
          <w:rtl/>
        </w:rPr>
      </w:pPr>
      <w:r>
        <w:rPr>
          <w:rtl/>
        </w:rPr>
        <w:t>היו"ר ראובן ריבלין:</w:t>
      </w:r>
    </w:p>
    <w:p w14:paraId="1436D7A7" w14:textId="77777777" w:rsidR="00000000" w:rsidRDefault="007C71EE">
      <w:pPr>
        <w:pStyle w:val="a"/>
        <w:rPr>
          <w:rtl/>
        </w:rPr>
      </w:pPr>
    </w:p>
    <w:p w14:paraId="16FBDC6A" w14:textId="77777777" w:rsidR="00000000" w:rsidRDefault="007C71EE">
      <w:pPr>
        <w:pStyle w:val="a"/>
        <w:rPr>
          <w:rFonts w:hint="cs"/>
          <w:rtl/>
        </w:rPr>
      </w:pPr>
      <w:r>
        <w:rPr>
          <w:rFonts w:hint="cs"/>
          <w:rtl/>
        </w:rPr>
        <w:t xml:space="preserve">בעד </w:t>
      </w:r>
      <w:r>
        <w:rPr>
          <w:rtl/>
        </w:rPr>
        <w:t>–</w:t>
      </w:r>
      <w:r>
        <w:rPr>
          <w:rFonts w:hint="cs"/>
          <w:rtl/>
        </w:rPr>
        <w:t xml:space="preserve"> 44, נגד </w:t>
      </w:r>
      <w:r>
        <w:rPr>
          <w:rtl/>
        </w:rPr>
        <w:t>–</w:t>
      </w:r>
      <w:r>
        <w:rPr>
          <w:rFonts w:hint="cs"/>
          <w:rtl/>
        </w:rPr>
        <w:t xml:space="preserve"> 60, אין נמנעים. אני קובע שהצעות האי-אמון לא עברו.</w:t>
      </w:r>
    </w:p>
    <w:p w14:paraId="57439191" w14:textId="77777777" w:rsidR="00000000" w:rsidRDefault="007C71EE">
      <w:pPr>
        <w:pStyle w:val="a"/>
        <w:rPr>
          <w:rFonts w:hint="cs"/>
          <w:rtl/>
        </w:rPr>
      </w:pPr>
    </w:p>
    <w:p w14:paraId="56345751" w14:textId="77777777" w:rsidR="00000000" w:rsidRDefault="007C71EE">
      <w:pPr>
        <w:pStyle w:val="a"/>
        <w:rPr>
          <w:rFonts w:hint="cs"/>
          <w:rtl/>
        </w:rPr>
      </w:pPr>
      <w:r>
        <w:rPr>
          <w:rFonts w:hint="cs"/>
          <w:rtl/>
        </w:rPr>
        <w:t>אנחנו עוברים להצבעת האי-אמון השניי</w:t>
      </w:r>
      <w:r>
        <w:rPr>
          <w:rFonts w:hint="cs"/>
          <w:rtl/>
        </w:rPr>
        <w:t>ה: הודעת שר הפנים על כוונתו לחוקק חוק שיאסור טיפול בבקשות לאיחוד משפחות אלא במקרים חריגים שלגביהם תהיה תחולה רטרואקטיבית, של סיעת         חד"ש-תע"ל. רבותי חברי הכנסת, נא להצביע. מי בעד? מי נגד? מי נמנע? נא להצביע.</w:t>
      </w:r>
    </w:p>
    <w:p w14:paraId="3106B0FE" w14:textId="77777777" w:rsidR="00000000" w:rsidRDefault="007C71EE">
      <w:pPr>
        <w:pStyle w:val="a"/>
        <w:ind w:firstLine="0"/>
        <w:rPr>
          <w:rFonts w:hint="cs"/>
          <w:rtl/>
        </w:rPr>
      </w:pPr>
    </w:p>
    <w:p w14:paraId="68C0CFB2" w14:textId="77777777" w:rsidR="00000000" w:rsidRDefault="007C71EE">
      <w:pPr>
        <w:pStyle w:val="a7"/>
        <w:bidi/>
        <w:rPr>
          <w:rFonts w:hint="cs"/>
          <w:rtl/>
        </w:rPr>
      </w:pPr>
      <w:r>
        <w:rPr>
          <w:rFonts w:hint="cs"/>
          <w:rtl/>
        </w:rPr>
        <w:t>הצבעה מס' 3</w:t>
      </w:r>
    </w:p>
    <w:p w14:paraId="47ECCE2F" w14:textId="77777777" w:rsidR="00000000" w:rsidRDefault="007C71EE">
      <w:pPr>
        <w:pStyle w:val="a"/>
        <w:ind w:firstLine="0"/>
        <w:rPr>
          <w:rFonts w:hint="cs"/>
          <w:rtl/>
        </w:rPr>
      </w:pPr>
    </w:p>
    <w:p w14:paraId="62AEB7D7" w14:textId="77777777" w:rsidR="00000000" w:rsidRDefault="007C71EE">
      <w:pPr>
        <w:pStyle w:val="a8"/>
        <w:bidi/>
        <w:rPr>
          <w:rFonts w:hint="cs"/>
          <w:rtl/>
        </w:rPr>
      </w:pPr>
      <w:r>
        <w:rPr>
          <w:rFonts w:hint="cs"/>
          <w:rtl/>
        </w:rPr>
        <w:t>בעד הצעת סיעת חד"ש-תע"ל להבי</w:t>
      </w:r>
      <w:r>
        <w:rPr>
          <w:rFonts w:hint="cs"/>
          <w:rtl/>
        </w:rPr>
        <w:t xml:space="preserve">ע אי-אמון בממשלה </w:t>
      </w:r>
      <w:r>
        <w:rPr>
          <w:rtl/>
        </w:rPr>
        <w:t>–</w:t>
      </w:r>
      <w:r>
        <w:rPr>
          <w:rFonts w:hint="cs"/>
          <w:rtl/>
        </w:rPr>
        <w:t xml:space="preserve"> 37</w:t>
      </w:r>
    </w:p>
    <w:p w14:paraId="63CF99FB" w14:textId="77777777" w:rsidR="00000000" w:rsidRDefault="007C71EE">
      <w:pPr>
        <w:pStyle w:val="a8"/>
        <w:bidi/>
        <w:rPr>
          <w:rFonts w:hint="cs"/>
          <w:rtl/>
        </w:rPr>
      </w:pPr>
      <w:r>
        <w:rPr>
          <w:rFonts w:hint="cs"/>
          <w:rtl/>
        </w:rPr>
        <w:t xml:space="preserve">נגד </w:t>
      </w:r>
      <w:r>
        <w:rPr>
          <w:rtl/>
        </w:rPr>
        <w:t>–</w:t>
      </w:r>
      <w:r>
        <w:rPr>
          <w:rFonts w:hint="cs"/>
          <w:rtl/>
        </w:rPr>
        <w:t xml:space="preserve"> 60</w:t>
      </w:r>
    </w:p>
    <w:p w14:paraId="2E531B16" w14:textId="77777777" w:rsidR="00000000" w:rsidRDefault="007C71EE">
      <w:pPr>
        <w:pStyle w:val="a8"/>
        <w:bidi/>
        <w:rPr>
          <w:rFonts w:hint="cs"/>
          <w:rtl/>
        </w:rPr>
      </w:pPr>
      <w:r>
        <w:rPr>
          <w:rFonts w:hint="cs"/>
          <w:rtl/>
        </w:rPr>
        <w:t xml:space="preserve">נמנעים </w:t>
      </w:r>
      <w:r>
        <w:rPr>
          <w:rtl/>
        </w:rPr>
        <w:t>–</w:t>
      </w:r>
      <w:r>
        <w:rPr>
          <w:rFonts w:hint="cs"/>
          <w:rtl/>
        </w:rPr>
        <w:t xml:space="preserve"> אין</w:t>
      </w:r>
    </w:p>
    <w:p w14:paraId="4542D9DB" w14:textId="77777777" w:rsidR="00000000" w:rsidRDefault="007C71EE">
      <w:pPr>
        <w:pStyle w:val="a9"/>
        <w:bidi/>
        <w:rPr>
          <w:rFonts w:hint="cs"/>
          <w:rtl/>
        </w:rPr>
      </w:pPr>
      <w:r>
        <w:rPr>
          <w:rFonts w:hint="cs"/>
          <w:rtl/>
        </w:rPr>
        <w:t>הצעת סיעת חד"ש-תע"ל להביע אי-אמון בממשלה לא נתקבלה.</w:t>
      </w:r>
    </w:p>
    <w:p w14:paraId="30AC8F9C" w14:textId="77777777" w:rsidR="00000000" w:rsidRDefault="007C71EE">
      <w:pPr>
        <w:pStyle w:val="a"/>
        <w:ind w:firstLine="0"/>
        <w:rPr>
          <w:rFonts w:hint="cs"/>
          <w:rtl/>
        </w:rPr>
      </w:pPr>
    </w:p>
    <w:p w14:paraId="670E2079" w14:textId="77777777" w:rsidR="00000000" w:rsidRDefault="007C71EE">
      <w:pPr>
        <w:pStyle w:val="ad"/>
        <w:rPr>
          <w:rtl/>
        </w:rPr>
      </w:pPr>
      <w:r>
        <w:rPr>
          <w:rtl/>
        </w:rPr>
        <w:t>היו"ר ראובן ריבלין:</w:t>
      </w:r>
    </w:p>
    <w:p w14:paraId="2400A2C4" w14:textId="77777777" w:rsidR="00000000" w:rsidRDefault="007C71EE">
      <w:pPr>
        <w:pStyle w:val="a"/>
        <w:rPr>
          <w:rtl/>
        </w:rPr>
      </w:pPr>
    </w:p>
    <w:p w14:paraId="477106C1" w14:textId="77777777" w:rsidR="00000000" w:rsidRDefault="007C71EE">
      <w:pPr>
        <w:pStyle w:val="a"/>
        <w:rPr>
          <w:rFonts w:hint="cs"/>
          <w:rtl/>
        </w:rPr>
      </w:pPr>
      <w:r>
        <w:rPr>
          <w:rFonts w:hint="cs"/>
          <w:rtl/>
        </w:rPr>
        <w:t>ובכן, 37 בעד, 60 נגד, אין נמנעים. אני קובע שהצעת האי-אמון לא עברה.</w:t>
      </w:r>
    </w:p>
    <w:p w14:paraId="561CF3E0" w14:textId="77777777" w:rsidR="00000000" w:rsidRDefault="007C71EE">
      <w:pPr>
        <w:pStyle w:val="Subject"/>
        <w:rPr>
          <w:rFonts w:hint="cs"/>
          <w:rtl/>
        </w:rPr>
      </w:pPr>
    </w:p>
    <w:p w14:paraId="2FC4C971" w14:textId="77777777" w:rsidR="00000000" w:rsidRDefault="007C71EE">
      <w:pPr>
        <w:pStyle w:val="Subject"/>
        <w:rPr>
          <w:rtl/>
        </w:rPr>
      </w:pPr>
    </w:p>
    <w:p w14:paraId="2B70D190" w14:textId="77777777" w:rsidR="00000000" w:rsidRDefault="007C71EE">
      <w:pPr>
        <w:pStyle w:val="Subject"/>
        <w:rPr>
          <w:rFonts w:hint="cs"/>
          <w:rtl/>
        </w:rPr>
      </w:pPr>
      <w:r>
        <w:rPr>
          <w:rFonts w:hint="cs"/>
          <w:rtl/>
        </w:rPr>
        <w:t>מסמכים שהונחו על שולחן הכנסת</w:t>
      </w:r>
    </w:p>
    <w:p w14:paraId="22244F2A" w14:textId="77777777" w:rsidR="00000000" w:rsidRDefault="007C71EE">
      <w:pPr>
        <w:pStyle w:val="a"/>
        <w:ind w:firstLine="0"/>
        <w:rPr>
          <w:rFonts w:hint="cs"/>
          <w:rtl/>
        </w:rPr>
      </w:pPr>
    </w:p>
    <w:p w14:paraId="65FDCD88" w14:textId="77777777" w:rsidR="00000000" w:rsidRDefault="007C71EE">
      <w:pPr>
        <w:pStyle w:val="ad"/>
        <w:rPr>
          <w:rtl/>
        </w:rPr>
      </w:pPr>
      <w:r>
        <w:rPr>
          <w:rtl/>
        </w:rPr>
        <w:t>היו"ר ראובן ריבלין:</w:t>
      </w:r>
    </w:p>
    <w:p w14:paraId="54C2BAFD" w14:textId="77777777" w:rsidR="00000000" w:rsidRDefault="007C71EE">
      <w:pPr>
        <w:pStyle w:val="a"/>
        <w:rPr>
          <w:rtl/>
        </w:rPr>
      </w:pPr>
    </w:p>
    <w:p w14:paraId="4D8C5AEB" w14:textId="77777777" w:rsidR="00000000" w:rsidRDefault="007C71EE">
      <w:pPr>
        <w:pStyle w:val="a"/>
        <w:rPr>
          <w:rFonts w:hint="cs"/>
          <w:rtl/>
        </w:rPr>
      </w:pPr>
      <w:r>
        <w:rPr>
          <w:rFonts w:hint="cs"/>
          <w:rtl/>
        </w:rPr>
        <w:t>הודעה למזכיר הכנסת</w:t>
      </w:r>
      <w:r>
        <w:rPr>
          <w:rFonts w:hint="cs"/>
          <w:rtl/>
        </w:rPr>
        <w:t>.</w:t>
      </w:r>
    </w:p>
    <w:p w14:paraId="1C88CF80" w14:textId="77777777" w:rsidR="00000000" w:rsidRDefault="007C71EE">
      <w:pPr>
        <w:pStyle w:val="a"/>
        <w:ind w:firstLine="0"/>
        <w:rPr>
          <w:rFonts w:hint="cs"/>
          <w:rtl/>
        </w:rPr>
      </w:pPr>
    </w:p>
    <w:p w14:paraId="478D2B14" w14:textId="77777777" w:rsidR="00000000" w:rsidRDefault="007C71EE">
      <w:pPr>
        <w:pStyle w:val="Speaker"/>
        <w:rPr>
          <w:rFonts w:hint="cs"/>
          <w:u w:val="none"/>
          <w:rtl/>
        </w:rPr>
      </w:pPr>
      <w:bookmarkStart w:id="150" w:name="FS000000661T26_05_2003_13_46_04"/>
      <w:bookmarkEnd w:id="150"/>
      <w:r>
        <w:rPr>
          <w:rFonts w:hint="cs"/>
          <w:rtl/>
        </w:rPr>
        <w:t>מזכיר הכנסת אריה האן:</w:t>
      </w:r>
    </w:p>
    <w:p w14:paraId="0DBA8658" w14:textId="77777777" w:rsidR="00000000" w:rsidRDefault="007C71EE">
      <w:pPr>
        <w:pStyle w:val="ac"/>
        <w:rPr>
          <w:rFonts w:hint="cs"/>
          <w:b w:val="0"/>
          <w:bCs w:val="0"/>
          <w:u w:val="none"/>
          <w:rtl/>
        </w:rPr>
      </w:pPr>
    </w:p>
    <w:p w14:paraId="47C09CE9" w14:textId="77777777" w:rsidR="00000000" w:rsidRDefault="007C71EE">
      <w:pPr>
        <w:pStyle w:val="a"/>
        <w:rPr>
          <w:rFonts w:hint="cs"/>
          <w:rtl/>
        </w:rPr>
      </w:pPr>
      <w:r>
        <w:rPr>
          <w:rFonts w:hint="cs"/>
          <w:rtl/>
        </w:rPr>
        <w:t xml:space="preserve">ברשות יושב-ראש הכנסת, הנני מתכבד להודיעכם כי הונחו היום על שולחן הכנסת </w:t>
      </w:r>
      <w:r>
        <w:rPr>
          <w:rtl/>
        </w:rPr>
        <w:t>–</w:t>
      </w:r>
      <w:r>
        <w:rPr>
          <w:rFonts w:hint="cs"/>
          <w:rtl/>
        </w:rPr>
        <w:t xml:space="preserve"> </w:t>
      </w:r>
    </w:p>
    <w:p w14:paraId="4350604D" w14:textId="77777777" w:rsidR="00000000" w:rsidRDefault="007C71EE">
      <w:pPr>
        <w:pStyle w:val="a"/>
        <w:rPr>
          <w:rFonts w:hint="cs"/>
          <w:rtl/>
        </w:rPr>
      </w:pPr>
    </w:p>
    <w:p w14:paraId="7D8B32A6" w14:textId="77777777" w:rsidR="00000000" w:rsidRDefault="007C71EE">
      <w:pPr>
        <w:pStyle w:val="a"/>
        <w:rPr>
          <w:rFonts w:hint="cs"/>
          <w:rtl/>
        </w:rPr>
      </w:pPr>
      <w:r>
        <w:rPr>
          <w:rFonts w:hint="cs"/>
          <w:rtl/>
        </w:rPr>
        <w:t xml:space="preserve">לקריאה שנייה ולקריאה שלישית: הצעת חוק התוכנית להבראת כלכלת ישראל (תיקוני חקיקה להשגת יעדי התקציב והמדיניות הכלכלית לשנות הכספים 2003 ו=2004), התשס"ג-2003; </w:t>
      </w:r>
      <w:r>
        <w:rPr>
          <w:rFonts w:hint="cs"/>
          <w:rtl/>
        </w:rPr>
        <w:t>הצעת חוק-יסוד: משק המדינה (תיקון מס' 6), שהועברה מוועדת החוקה, חוק ומשפט. תודה רבה.</w:t>
      </w:r>
    </w:p>
    <w:p w14:paraId="602311D9" w14:textId="77777777" w:rsidR="00000000" w:rsidRDefault="007C71EE">
      <w:pPr>
        <w:pStyle w:val="a"/>
        <w:rPr>
          <w:rFonts w:hint="cs"/>
          <w:rtl/>
        </w:rPr>
      </w:pPr>
    </w:p>
    <w:p w14:paraId="3C70A24D" w14:textId="77777777" w:rsidR="00000000" w:rsidRDefault="007C71EE">
      <w:pPr>
        <w:pStyle w:val="a"/>
        <w:rPr>
          <w:rFonts w:hint="cs"/>
          <w:rtl/>
        </w:rPr>
      </w:pPr>
    </w:p>
    <w:p w14:paraId="480F301A" w14:textId="77777777" w:rsidR="00000000" w:rsidRDefault="007C71EE">
      <w:pPr>
        <w:pStyle w:val="a"/>
        <w:rPr>
          <w:rFonts w:hint="cs"/>
          <w:rtl/>
        </w:rPr>
      </w:pPr>
    </w:p>
    <w:p w14:paraId="09B51DE8" w14:textId="77777777" w:rsidR="00000000" w:rsidRDefault="007C71EE">
      <w:pPr>
        <w:pStyle w:val="Subject"/>
        <w:rPr>
          <w:rFonts w:hint="cs"/>
          <w:rtl/>
        </w:rPr>
      </w:pPr>
      <w:r>
        <w:rPr>
          <w:rFonts w:hint="cs"/>
          <w:rtl/>
        </w:rPr>
        <w:t xml:space="preserve">הצעת ועדת הכספים בדבר חלוקת הצעת חוק התוכנית להבראת </w:t>
      </w:r>
      <w:r>
        <w:rPr>
          <w:rtl/>
        </w:rPr>
        <w:br/>
      </w:r>
      <w:r>
        <w:rPr>
          <w:rFonts w:hint="cs"/>
          <w:rtl/>
        </w:rPr>
        <w:t xml:space="preserve">כלכלת ישראל (תיקוני חקיקה להשגת יעדי התקציב והמדיניות </w:t>
      </w:r>
      <w:r>
        <w:rPr>
          <w:rtl/>
        </w:rPr>
        <w:br/>
      </w:r>
      <w:r>
        <w:rPr>
          <w:rFonts w:hint="cs"/>
          <w:rtl/>
        </w:rPr>
        <w:t>הכלכלית לשנות הכספים 2003 ו=2004), התשס"ג-2003</w:t>
      </w:r>
    </w:p>
    <w:p w14:paraId="0448F333" w14:textId="77777777" w:rsidR="00000000" w:rsidRDefault="007C71EE">
      <w:pPr>
        <w:pStyle w:val="Subject"/>
        <w:rPr>
          <w:rFonts w:hint="cs"/>
          <w:rtl/>
        </w:rPr>
      </w:pPr>
    </w:p>
    <w:p w14:paraId="7DA69B8E" w14:textId="77777777" w:rsidR="00000000" w:rsidRDefault="007C71EE">
      <w:pPr>
        <w:pStyle w:val="a"/>
        <w:ind w:firstLine="0"/>
        <w:rPr>
          <w:rFonts w:hint="cs"/>
          <w:rtl/>
        </w:rPr>
      </w:pPr>
    </w:p>
    <w:p w14:paraId="7BAA80FB" w14:textId="77777777" w:rsidR="00000000" w:rsidRDefault="007C71EE">
      <w:pPr>
        <w:pStyle w:val="ad"/>
        <w:rPr>
          <w:rtl/>
        </w:rPr>
      </w:pPr>
      <w:r>
        <w:rPr>
          <w:rtl/>
        </w:rPr>
        <w:t xml:space="preserve">היו"ר ראובן </w:t>
      </w:r>
      <w:r>
        <w:rPr>
          <w:rtl/>
        </w:rPr>
        <w:t>ריבלין:</w:t>
      </w:r>
    </w:p>
    <w:p w14:paraId="57231AB0" w14:textId="77777777" w:rsidR="00000000" w:rsidRDefault="007C71EE">
      <w:pPr>
        <w:pStyle w:val="a"/>
        <w:rPr>
          <w:rtl/>
        </w:rPr>
      </w:pPr>
    </w:p>
    <w:p w14:paraId="78C3B55D" w14:textId="77777777" w:rsidR="00000000" w:rsidRDefault="007C71EE">
      <w:pPr>
        <w:pStyle w:val="a"/>
        <w:rPr>
          <w:rFonts w:hint="cs"/>
          <w:rtl/>
        </w:rPr>
      </w:pPr>
      <w:r>
        <w:rPr>
          <w:rFonts w:hint="cs"/>
          <w:rtl/>
        </w:rPr>
        <w:t>רבותי חברי הכנסת, אחת מוועדות הכנסת המשותפות כבר ביקשה ואושרה לה בקשה לפי סעיף 121 לתקנון, שבו נאמר: הוועדה רשאית בכל עת, על-פי יוזמתה, להביא לפני הכנסת הצעה שהכנסת תרשה לדון ולהביא לפניה רק חלק מחוק שהועבר לוועדה. הצעה כזאת תיחשב קריאה ראשונה חדש</w:t>
      </w:r>
      <w:r>
        <w:rPr>
          <w:rFonts w:hint="cs"/>
          <w:rtl/>
        </w:rPr>
        <w:t>ה של חלק החוק.</w:t>
      </w:r>
    </w:p>
    <w:p w14:paraId="0711B26A" w14:textId="77777777" w:rsidR="00000000" w:rsidRDefault="007C71EE">
      <w:pPr>
        <w:pStyle w:val="a"/>
        <w:rPr>
          <w:rFonts w:hint="cs"/>
          <w:rtl/>
        </w:rPr>
      </w:pPr>
    </w:p>
    <w:p w14:paraId="4CF64946" w14:textId="77777777" w:rsidR="00000000" w:rsidRDefault="007C71EE">
      <w:pPr>
        <w:pStyle w:val="a"/>
        <w:rPr>
          <w:rFonts w:hint="cs"/>
          <w:rtl/>
        </w:rPr>
      </w:pPr>
      <w:r>
        <w:rPr>
          <w:rFonts w:hint="cs"/>
          <w:rtl/>
        </w:rPr>
        <w:t>אני קיבלתי את הפרשנות כפי שהוצעה לי על-ידי חברי הכנסת אבו וילן ואורון, ואני קובע שלפי סעיף 121 צריך להתקיים דיון. ועדת הכנסת הפעילה את סעיף 47, שלפיו יתקיים דיון, אבל לא אישי אלא סיעתי בעניינים המנויים באותו סעיף. כל חבר כנסת המעוניין לראות</w:t>
      </w:r>
      <w:r>
        <w:rPr>
          <w:rFonts w:hint="cs"/>
          <w:rtl/>
        </w:rPr>
        <w:t xml:space="preserve"> זאת, יפתח את ספר התקנות ויבדוק את סעיף 47 ואת סעיף 121.</w:t>
      </w:r>
    </w:p>
    <w:p w14:paraId="1F65E82F" w14:textId="77777777" w:rsidR="00000000" w:rsidRDefault="007C71EE">
      <w:pPr>
        <w:pStyle w:val="a"/>
        <w:rPr>
          <w:rFonts w:hint="cs"/>
          <w:rtl/>
        </w:rPr>
      </w:pPr>
    </w:p>
    <w:p w14:paraId="2389202D" w14:textId="77777777" w:rsidR="00000000" w:rsidRDefault="007C71EE">
      <w:pPr>
        <w:pStyle w:val="a"/>
        <w:rPr>
          <w:rFonts w:hint="cs"/>
          <w:rtl/>
        </w:rPr>
      </w:pPr>
      <w:r>
        <w:rPr>
          <w:rFonts w:hint="cs"/>
          <w:rtl/>
        </w:rPr>
        <w:t>לכן, רבותי חברי הכנסת, לפי סעיף 121 נקיים דיון לעצם הבקשה. הדיון הוא סיעתי. עד לרגע זה אף סיעה לא קבעה מי הוא הדובר מטעמה. כפי שקבעה ועדת הכנסת, לכל סיעה שלוש דקות. נקיים דיון לפי סעיף 121 ובתומו נצ</w:t>
      </w:r>
      <w:r>
        <w:rPr>
          <w:rFonts w:hint="cs"/>
          <w:rtl/>
        </w:rPr>
        <w:t xml:space="preserve">ביע. אז תוכל הוועדה לשבת ולבקש שחרור מחובת הנחה לגבי כל חוק התוכנית הכלכלית וגם נוכל לקיים דיון בהסתייגויות. </w:t>
      </w:r>
    </w:p>
    <w:p w14:paraId="5EA434AA" w14:textId="77777777" w:rsidR="00000000" w:rsidRDefault="007C71EE">
      <w:pPr>
        <w:pStyle w:val="a"/>
        <w:rPr>
          <w:rFonts w:hint="cs"/>
          <w:rtl/>
        </w:rPr>
      </w:pPr>
    </w:p>
    <w:p w14:paraId="5C854130" w14:textId="77777777" w:rsidR="00000000" w:rsidRDefault="007C71EE">
      <w:pPr>
        <w:pStyle w:val="ac"/>
        <w:rPr>
          <w:rtl/>
        </w:rPr>
      </w:pPr>
      <w:r>
        <w:rPr>
          <w:rFonts w:hint="eastAsia"/>
          <w:rtl/>
        </w:rPr>
        <w:t>קריא</w:t>
      </w:r>
      <w:r>
        <w:rPr>
          <w:rFonts w:hint="cs"/>
          <w:rtl/>
        </w:rPr>
        <w:t>ה</w:t>
      </w:r>
      <w:r>
        <w:rPr>
          <w:rtl/>
        </w:rPr>
        <w:t>:</w:t>
      </w:r>
    </w:p>
    <w:p w14:paraId="7F22A9B2" w14:textId="77777777" w:rsidR="00000000" w:rsidRDefault="007C71EE">
      <w:pPr>
        <w:pStyle w:val="a"/>
        <w:rPr>
          <w:rFonts w:hint="cs"/>
          <w:rtl/>
        </w:rPr>
      </w:pPr>
    </w:p>
    <w:p w14:paraId="6FD51B01" w14:textId="77777777" w:rsidR="00000000" w:rsidRDefault="007C71EE">
      <w:pPr>
        <w:pStyle w:val="a"/>
        <w:rPr>
          <w:rFonts w:hint="cs"/>
          <w:rtl/>
        </w:rPr>
      </w:pPr>
      <w:r>
        <w:rPr>
          <w:rFonts w:hint="cs"/>
          <w:rtl/>
        </w:rPr>
        <w:t xml:space="preserve">היה דיון. </w:t>
      </w:r>
    </w:p>
    <w:p w14:paraId="5D79F39E" w14:textId="77777777" w:rsidR="00000000" w:rsidRDefault="007C71EE">
      <w:pPr>
        <w:pStyle w:val="a"/>
        <w:rPr>
          <w:rFonts w:hint="cs"/>
          <w:rtl/>
        </w:rPr>
      </w:pPr>
    </w:p>
    <w:p w14:paraId="2A83D0C9" w14:textId="77777777" w:rsidR="00000000" w:rsidRDefault="007C71EE">
      <w:pPr>
        <w:pStyle w:val="ad"/>
        <w:rPr>
          <w:rtl/>
        </w:rPr>
      </w:pPr>
      <w:r>
        <w:rPr>
          <w:rtl/>
        </w:rPr>
        <w:t>היו"ר ראובן ריבלין:</w:t>
      </w:r>
    </w:p>
    <w:p w14:paraId="1DED8770" w14:textId="77777777" w:rsidR="00000000" w:rsidRDefault="007C71EE">
      <w:pPr>
        <w:pStyle w:val="a"/>
        <w:rPr>
          <w:rtl/>
        </w:rPr>
      </w:pPr>
    </w:p>
    <w:p w14:paraId="3C71940D" w14:textId="77777777" w:rsidR="00000000" w:rsidRDefault="007C71EE">
      <w:pPr>
        <w:pStyle w:val="a"/>
        <w:rPr>
          <w:rFonts w:hint="cs"/>
          <w:rtl/>
        </w:rPr>
      </w:pPr>
      <w:r>
        <w:rPr>
          <w:rFonts w:hint="cs"/>
          <w:rtl/>
        </w:rPr>
        <w:t>בסדר, היה דיון. אני לא יכול להצביע כי יש דיון.  רבותי השרים או כל חבר כנסת שאינו מעוניין להשתתף בדיון או</w:t>
      </w:r>
      <w:r>
        <w:rPr>
          <w:rFonts w:hint="cs"/>
          <w:rtl/>
        </w:rPr>
        <w:t xml:space="preserve"> להיות נוכח  באולם - משך הדיון יהיה כשלושת-רבעי שעה. </w:t>
      </w:r>
    </w:p>
    <w:p w14:paraId="6C4991AF" w14:textId="77777777" w:rsidR="00000000" w:rsidRDefault="007C71EE">
      <w:pPr>
        <w:pStyle w:val="a"/>
        <w:rPr>
          <w:rFonts w:hint="cs"/>
          <w:rtl/>
        </w:rPr>
      </w:pPr>
    </w:p>
    <w:p w14:paraId="5D66D40B" w14:textId="77777777" w:rsidR="00000000" w:rsidRDefault="007C71EE">
      <w:pPr>
        <w:pStyle w:val="ac"/>
        <w:rPr>
          <w:rtl/>
        </w:rPr>
      </w:pPr>
      <w:r>
        <w:rPr>
          <w:rFonts w:hint="eastAsia"/>
          <w:rtl/>
        </w:rPr>
        <w:t>אברהם</w:t>
      </w:r>
      <w:r>
        <w:rPr>
          <w:rtl/>
        </w:rPr>
        <w:t xml:space="preserve"> בורג (העבודה-מימד):</w:t>
      </w:r>
    </w:p>
    <w:p w14:paraId="4CE1925F" w14:textId="77777777" w:rsidR="00000000" w:rsidRDefault="007C71EE">
      <w:pPr>
        <w:pStyle w:val="a"/>
        <w:rPr>
          <w:rFonts w:hint="cs"/>
          <w:rtl/>
        </w:rPr>
      </w:pPr>
    </w:p>
    <w:p w14:paraId="04B92154" w14:textId="77777777" w:rsidR="00000000" w:rsidRDefault="007C71EE">
      <w:pPr>
        <w:pStyle w:val="a"/>
        <w:rPr>
          <w:rFonts w:hint="cs"/>
          <w:rtl/>
        </w:rPr>
      </w:pPr>
      <w:r>
        <w:rPr>
          <w:rFonts w:hint="cs"/>
          <w:rtl/>
        </w:rPr>
        <w:t>ההצבעה - - -</w:t>
      </w:r>
    </w:p>
    <w:p w14:paraId="4D404CAF" w14:textId="77777777" w:rsidR="00000000" w:rsidRDefault="007C71EE">
      <w:pPr>
        <w:pStyle w:val="a"/>
        <w:rPr>
          <w:rFonts w:hint="cs"/>
          <w:rtl/>
        </w:rPr>
      </w:pPr>
    </w:p>
    <w:p w14:paraId="36CAC61E" w14:textId="77777777" w:rsidR="00000000" w:rsidRDefault="007C71EE">
      <w:pPr>
        <w:pStyle w:val="ad"/>
        <w:rPr>
          <w:rtl/>
        </w:rPr>
      </w:pPr>
      <w:r>
        <w:rPr>
          <w:rtl/>
        </w:rPr>
        <w:t>היו"ר ראובן ריבלין:</w:t>
      </w:r>
    </w:p>
    <w:p w14:paraId="1C1F3FFF" w14:textId="77777777" w:rsidR="00000000" w:rsidRDefault="007C71EE">
      <w:pPr>
        <w:pStyle w:val="a"/>
        <w:rPr>
          <w:rtl/>
        </w:rPr>
      </w:pPr>
    </w:p>
    <w:p w14:paraId="75E6DDF8" w14:textId="77777777" w:rsidR="00000000" w:rsidRDefault="007C71EE">
      <w:pPr>
        <w:pStyle w:val="a"/>
        <w:rPr>
          <w:rFonts w:hint="cs"/>
          <w:rtl/>
        </w:rPr>
      </w:pPr>
      <w:r>
        <w:rPr>
          <w:rFonts w:hint="cs"/>
          <w:rtl/>
        </w:rPr>
        <w:t xml:space="preserve">הדיון הוא לצורך שכנוע אם תתקיים הצבעה או לא תתקיים הצבעה. אני מודה ליושב-ראש הקודם אברהם בורג. </w:t>
      </w:r>
    </w:p>
    <w:p w14:paraId="34DE661C" w14:textId="77777777" w:rsidR="00000000" w:rsidRDefault="007C71EE">
      <w:pPr>
        <w:pStyle w:val="a"/>
        <w:rPr>
          <w:rFonts w:hint="cs"/>
          <w:rtl/>
        </w:rPr>
      </w:pPr>
    </w:p>
    <w:p w14:paraId="5300131E" w14:textId="77777777" w:rsidR="00000000" w:rsidRDefault="007C71EE">
      <w:pPr>
        <w:pStyle w:val="a"/>
        <w:rPr>
          <w:rFonts w:hint="cs"/>
          <w:rtl/>
        </w:rPr>
      </w:pPr>
      <w:r>
        <w:rPr>
          <w:rFonts w:hint="cs"/>
          <w:rtl/>
        </w:rPr>
        <w:t>חבר הכנסת יצחק הרצוג, בבקשה. שלוש דקות עומ</w:t>
      </w:r>
      <w:r>
        <w:rPr>
          <w:rFonts w:hint="cs"/>
          <w:rtl/>
        </w:rPr>
        <w:t xml:space="preserve">דות לרשותך, ואני אקפיד על הזמן. </w:t>
      </w:r>
    </w:p>
    <w:p w14:paraId="44EA42A9" w14:textId="77777777" w:rsidR="00000000" w:rsidRDefault="007C71EE">
      <w:pPr>
        <w:pStyle w:val="a"/>
        <w:rPr>
          <w:rFonts w:hint="cs"/>
          <w:rtl/>
        </w:rPr>
      </w:pPr>
    </w:p>
    <w:p w14:paraId="6A0C2249" w14:textId="77777777" w:rsidR="00000000" w:rsidRDefault="007C71EE">
      <w:pPr>
        <w:pStyle w:val="a"/>
        <w:rPr>
          <w:rFonts w:hint="cs"/>
          <w:rtl/>
        </w:rPr>
      </w:pPr>
      <w:r>
        <w:rPr>
          <w:rFonts w:hint="cs"/>
          <w:rtl/>
        </w:rPr>
        <w:t xml:space="preserve">רבותי חברי הכנסת, יושב-ראש ועדת החוקה, יושב-ראש ועדת החוץ והביטחון, יחד עם שר הביטחון לשעבר, שאליהם קשוב שר התשתיות דהיום, נא לצאת החוצה ושם לנהל את הדיון. חבר הכנסת שטייניץ. </w:t>
      </w:r>
    </w:p>
    <w:p w14:paraId="6E8C4300" w14:textId="77777777" w:rsidR="00000000" w:rsidRDefault="007C71EE">
      <w:pPr>
        <w:pStyle w:val="a"/>
        <w:rPr>
          <w:rFonts w:hint="cs"/>
          <w:rtl/>
        </w:rPr>
      </w:pPr>
    </w:p>
    <w:p w14:paraId="15F35A34" w14:textId="77777777" w:rsidR="00000000" w:rsidRDefault="007C71EE">
      <w:pPr>
        <w:pStyle w:val="Speaker"/>
        <w:rPr>
          <w:rtl/>
        </w:rPr>
      </w:pPr>
      <w:bookmarkStart w:id="151" w:name="FS000000434T26_05_2003_13_29_39"/>
      <w:bookmarkStart w:id="152" w:name="FS000001044T26_05_2003_13_30_16"/>
      <w:bookmarkEnd w:id="151"/>
      <w:bookmarkEnd w:id="152"/>
      <w:r>
        <w:rPr>
          <w:rFonts w:hint="eastAsia"/>
          <w:rtl/>
        </w:rPr>
        <w:t>יצחק</w:t>
      </w:r>
      <w:r>
        <w:rPr>
          <w:rtl/>
        </w:rPr>
        <w:t xml:space="preserve"> הרצוג (העבודה-מימד):</w:t>
      </w:r>
    </w:p>
    <w:p w14:paraId="33D83277" w14:textId="77777777" w:rsidR="00000000" w:rsidRDefault="007C71EE">
      <w:pPr>
        <w:pStyle w:val="a"/>
        <w:rPr>
          <w:rFonts w:hint="cs"/>
          <w:rtl/>
        </w:rPr>
      </w:pPr>
    </w:p>
    <w:p w14:paraId="0814D434" w14:textId="77777777" w:rsidR="00000000" w:rsidRDefault="007C71EE">
      <w:pPr>
        <w:pStyle w:val="a"/>
        <w:rPr>
          <w:rFonts w:hint="cs"/>
          <w:rtl/>
        </w:rPr>
      </w:pPr>
      <w:r>
        <w:rPr>
          <w:rFonts w:hint="cs"/>
          <w:rtl/>
        </w:rPr>
        <w:t>אדוני היושב-ראש, ח</w:t>
      </w:r>
      <w:r>
        <w:rPr>
          <w:rFonts w:hint="cs"/>
          <w:rtl/>
        </w:rPr>
        <w:t>ברות וחברי הכנסת, אני שמח שהתאפשר לנו להתחיל את הדיון הארוך של הימים הקרובים קודם כול בדיון על מהות החוק המפוצל. סיימנו בוועדת הכספים ובוועדות המשותפות שבועיים תמימים של דיונים שבהם ראינו עד כמה עמוק השבר ועד כמה גדולות המכות שהממשלה מביאה בפני הכנסת לאישו</w:t>
      </w:r>
      <w:r>
        <w:rPr>
          <w:rFonts w:hint="cs"/>
          <w:rtl/>
        </w:rPr>
        <w:t xml:space="preserve">רה. </w:t>
      </w:r>
    </w:p>
    <w:p w14:paraId="221D819F" w14:textId="77777777" w:rsidR="00000000" w:rsidRDefault="007C71EE">
      <w:pPr>
        <w:pStyle w:val="a"/>
        <w:rPr>
          <w:rFonts w:hint="cs"/>
          <w:rtl/>
        </w:rPr>
      </w:pPr>
    </w:p>
    <w:p w14:paraId="6102631D" w14:textId="77777777" w:rsidR="00000000" w:rsidRDefault="007C71EE">
      <w:pPr>
        <w:pStyle w:val="ad"/>
        <w:rPr>
          <w:rtl/>
        </w:rPr>
      </w:pPr>
      <w:r>
        <w:rPr>
          <w:rtl/>
        </w:rPr>
        <w:t>היו"ר ראובן ריבלין:</w:t>
      </w:r>
    </w:p>
    <w:p w14:paraId="33A12BC6" w14:textId="77777777" w:rsidR="00000000" w:rsidRDefault="007C71EE">
      <w:pPr>
        <w:pStyle w:val="a"/>
        <w:rPr>
          <w:rtl/>
        </w:rPr>
      </w:pPr>
    </w:p>
    <w:p w14:paraId="49191568" w14:textId="77777777" w:rsidR="00000000" w:rsidRDefault="007C71EE">
      <w:pPr>
        <w:pStyle w:val="a"/>
        <w:rPr>
          <w:rFonts w:hint="cs"/>
          <w:rtl/>
        </w:rPr>
      </w:pPr>
      <w:r>
        <w:rPr>
          <w:rFonts w:hint="cs"/>
          <w:rtl/>
        </w:rPr>
        <w:t xml:space="preserve">חבר הכנסת רמון, אתם מפריעים לחבר הכנסת הרצוג. </w:t>
      </w:r>
    </w:p>
    <w:p w14:paraId="625725C0" w14:textId="77777777" w:rsidR="00000000" w:rsidRDefault="007C71EE">
      <w:pPr>
        <w:pStyle w:val="a"/>
        <w:rPr>
          <w:rFonts w:hint="cs"/>
          <w:rtl/>
        </w:rPr>
      </w:pPr>
    </w:p>
    <w:p w14:paraId="445010F7" w14:textId="77777777" w:rsidR="00000000" w:rsidRDefault="007C71EE">
      <w:pPr>
        <w:pStyle w:val="SpeakerCon"/>
        <w:rPr>
          <w:rtl/>
        </w:rPr>
      </w:pPr>
      <w:bookmarkStart w:id="153" w:name="FS000001044T26_05_2003_13_32_21C"/>
      <w:bookmarkEnd w:id="153"/>
      <w:r>
        <w:rPr>
          <w:rtl/>
        </w:rPr>
        <w:t>יצחק הרצוג (העבודה-מימד):</w:t>
      </w:r>
    </w:p>
    <w:p w14:paraId="4EA7A1E1" w14:textId="77777777" w:rsidR="00000000" w:rsidRDefault="007C71EE">
      <w:pPr>
        <w:pStyle w:val="a"/>
        <w:rPr>
          <w:rtl/>
        </w:rPr>
      </w:pPr>
    </w:p>
    <w:p w14:paraId="0FFA1FE4" w14:textId="77777777" w:rsidR="00000000" w:rsidRDefault="007C71EE">
      <w:pPr>
        <w:pStyle w:val="a"/>
        <w:rPr>
          <w:rFonts w:hint="cs"/>
          <w:rtl/>
        </w:rPr>
      </w:pPr>
      <w:r>
        <w:rPr>
          <w:rFonts w:hint="cs"/>
          <w:rtl/>
        </w:rPr>
        <w:t>לכאורה הוציאה הממשלה מגדר החוק שורה ארוכה של מה שהיא קוראת "עזים". לכאורה הוציאו דברים, הקטינו קצת את הקיצוץ בקצבאות, פה ושם פרסו נושאים, אבל אם מסתכלים ע</w:t>
      </w:r>
      <w:r>
        <w:rPr>
          <w:rFonts w:hint="cs"/>
          <w:rtl/>
        </w:rPr>
        <w:t xml:space="preserve">ל המכלול - הוא קשה ביותר. </w:t>
      </w:r>
    </w:p>
    <w:p w14:paraId="09A61791" w14:textId="77777777" w:rsidR="00000000" w:rsidRDefault="007C71EE">
      <w:pPr>
        <w:pStyle w:val="a"/>
        <w:rPr>
          <w:rFonts w:hint="cs"/>
          <w:rtl/>
        </w:rPr>
      </w:pPr>
    </w:p>
    <w:p w14:paraId="43E2CFD2" w14:textId="77777777" w:rsidR="00000000" w:rsidRDefault="007C71EE">
      <w:pPr>
        <w:pStyle w:val="a"/>
        <w:rPr>
          <w:rFonts w:hint="cs"/>
          <w:rtl/>
        </w:rPr>
      </w:pPr>
      <w:r>
        <w:rPr>
          <w:rFonts w:hint="cs"/>
          <w:rtl/>
        </w:rPr>
        <w:t>אין ספק שהמכלול הזה לוקה בסדר עדיפויות מעוות, המכלול הזה פוגע בשכבות הביניים ובשכבות החלשות. הוא מעלה מחירים של מים, חשמל וארנונות ומקצץ בשכר, מקצץ בשירותים סוציאליים, בשירותי רווחה, בשירותי חינוך ובשירותים מוניציפליים. זה מכלול</w:t>
      </w:r>
      <w:r>
        <w:rPr>
          <w:rFonts w:hint="cs"/>
          <w:rtl/>
        </w:rPr>
        <w:t xml:space="preserve"> כמעט בלתי אפשרי, מכלול שסותר הבנות והסכמים חתומים של הממשלה. יש בו חוקים שסותרים זכויות בסיסיות, כמו החובה לפרט עד כמה כל חוק פוגע במעמד הילד בישראל, כמו פגיעה במשפחות, כמו פגיעה בעקרות בית, במשפחות חד-הוריות, בעולים, בגמלאים, בקשישים, באלמנים ואפילו בנפט</w:t>
      </w:r>
      <w:r>
        <w:rPr>
          <w:rFonts w:hint="cs"/>
          <w:rtl/>
        </w:rPr>
        <w:t xml:space="preserve">רים. בחוק הזה יש קיצוץ אפילו בקצבה של הפטירה, לא עלינו, ולא רק קיצוץ במענק הלידה. </w:t>
      </w:r>
    </w:p>
    <w:p w14:paraId="6F4B8354" w14:textId="77777777" w:rsidR="00000000" w:rsidRDefault="007C71EE">
      <w:pPr>
        <w:pStyle w:val="a"/>
        <w:rPr>
          <w:rFonts w:hint="cs"/>
          <w:rtl/>
        </w:rPr>
      </w:pPr>
    </w:p>
    <w:p w14:paraId="3EFA17C4" w14:textId="77777777" w:rsidR="00000000" w:rsidRDefault="007C71EE">
      <w:pPr>
        <w:pStyle w:val="a"/>
        <w:rPr>
          <w:rFonts w:hint="cs"/>
          <w:rtl/>
        </w:rPr>
      </w:pPr>
      <w:r>
        <w:rPr>
          <w:rFonts w:hint="cs"/>
          <w:rtl/>
        </w:rPr>
        <w:t xml:space="preserve">החוק הזה ושורת הסעיפים המצורפת אליו, על אף הסעיפים שהוצאו ממנו לאחר מאבק עיקש והבנות שהגענו אליהן עם הקואליציה, הוא בלתי מתקבל על הדעת ובלתי נסבל. לדעתי, ממשלת ישראל חוטאת </w:t>
      </w:r>
      <w:r>
        <w:rPr>
          <w:rFonts w:hint="cs"/>
          <w:rtl/>
        </w:rPr>
        <w:t xml:space="preserve">לציבור ששלח אותה, למעמד הביניים ולשכבות החלשות, ומטילה עליהן נטל בלתי סביר לחלוטין. </w:t>
      </w:r>
    </w:p>
    <w:p w14:paraId="1B6E838F" w14:textId="77777777" w:rsidR="00000000" w:rsidRDefault="007C71EE">
      <w:pPr>
        <w:pStyle w:val="a"/>
        <w:rPr>
          <w:rFonts w:hint="cs"/>
          <w:rtl/>
        </w:rPr>
      </w:pPr>
    </w:p>
    <w:p w14:paraId="79B9D81E" w14:textId="77777777" w:rsidR="00000000" w:rsidRDefault="007C71EE">
      <w:pPr>
        <w:pStyle w:val="a"/>
        <w:rPr>
          <w:rFonts w:hint="cs"/>
          <w:rtl/>
        </w:rPr>
      </w:pPr>
      <w:r>
        <w:rPr>
          <w:rFonts w:hint="cs"/>
          <w:rtl/>
        </w:rPr>
        <w:t>אני מברך אותך, שר התשתיות, ואני רוצה לומר לך שבמאבק שלך עם עובדי חברת החשמל - הייתי מצפה שגם תבוא לביקור במתקני חברת החשמל. הם טוענים שאתה מסרב לבוא, שאתה לא מוכן לבוא. א</w:t>
      </w:r>
      <w:r>
        <w:rPr>
          <w:rFonts w:hint="cs"/>
          <w:rtl/>
        </w:rPr>
        <w:t>ני אומר לך שצריך לראות כדי להבין עד כמה הנושא סבוך. זו לא רק התאווה לפרק, צריך להבין איך עובדת תחנת כוח כזאת. זו רק דוגמה קטנה לעשרות ומאות נושאים שמטופלים כאן בצורה שטחית, או בצורה לא ראויה, או בצורה מוטעית מבחינת ה"פוליסי" שלדעתנו הממשלה צריכה להביא לציב</w:t>
      </w:r>
      <w:r>
        <w:rPr>
          <w:rFonts w:hint="cs"/>
          <w:rtl/>
        </w:rPr>
        <w:t xml:space="preserve">ור. </w:t>
      </w:r>
    </w:p>
    <w:p w14:paraId="69A4E890" w14:textId="77777777" w:rsidR="00000000" w:rsidRDefault="007C71EE">
      <w:pPr>
        <w:pStyle w:val="a"/>
        <w:rPr>
          <w:rFonts w:hint="cs"/>
          <w:rtl/>
        </w:rPr>
      </w:pPr>
    </w:p>
    <w:p w14:paraId="767ACB47" w14:textId="77777777" w:rsidR="00000000" w:rsidRDefault="007C71EE">
      <w:pPr>
        <w:pStyle w:val="ac"/>
        <w:rPr>
          <w:rtl/>
        </w:rPr>
      </w:pPr>
      <w:r>
        <w:rPr>
          <w:rFonts w:hint="eastAsia"/>
          <w:rtl/>
        </w:rPr>
        <w:t>שר</w:t>
      </w:r>
      <w:r>
        <w:rPr>
          <w:rtl/>
        </w:rPr>
        <w:t xml:space="preserve"> התשתיות הלאומיות יוסף פריצקי:</w:t>
      </w:r>
    </w:p>
    <w:p w14:paraId="5FD5635E" w14:textId="77777777" w:rsidR="00000000" w:rsidRDefault="007C71EE">
      <w:pPr>
        <w:pStyle w:val="a"/>
        <w:rPr>
          <w:rFonts w:hint="cs"/>
          <w:rtl/>
        </w:rPr>
      </w:pPr>
    </w:p>
    <w:p w14:paraId="185201AA" w14:textId="77777777" w:rsidR="00000000" w:rsidRDefault="007C71EE">
      <w:pPr>
        <w:pStyle w:val="a"/>
        <w:ind w:left="719" w:firstLine="0"/>
        <w:rPr>
          <w:rFonts w:hint="cs"/>
          <w:rtl/>
        </w:rPr>
      </w:pPr>
      <w:r>
        <w:rPr>
          <w:rFonts w:hint="cs"/>
          <w:rtl/>
        </w:rPr>
        <w:t xml:space="preserve">- - - איך נראית תחנת הכוח. </w:t>
      </w:r>
    </w:p>
    <w:p w14:paraId="1D169B8B" w14:textId="77777777" w:rsidR="00000000" w:rsidRDefault="007C71EE">
      <w:pPr>
        <w:pStyle w:val="a"/>
        <w:rPr>
          <w:rFonts w:hint="cs"/>
          <w:rtl/>
        </w:rPr>
      </w:pPr>
    </w:p>
    <w:p w14:paraId="0759F399" w14:textId="77777777" w:rsidR="00000000" w:rsidRDefault="007C71EE">
      <w:pPr>
        <w:pStyle w:val="SpeakerCon"/>
        <w:rPr>
          <w:rtl/>
        </w:rPr>
      </w:pPr>
      <w:bookmarkStart w:id="154" w:name="FS000001044T26_05_2003_13_40_35C"/>
      <w:bookmarkEnd w:id="154"/>
      <w:r>
        <w:rPr>
          <w:rtl/>
        </w:rPr>
        <w:t>יצחק הרצוג (העבודה-מימד):</w:t>
      </w:r>
    </w:p>
    <w:p w14:paraId="20E2EEBB" w14:textId="77777777" w:rsidR="00000000" w:rsidRDefault="007C71EE">
      <w:pPr>
        <w:pStyle w:val="a"/>
        <w:rPr>
          <w:rFonts w:hint="cs"/>
          <w:rtl/>
        </w:rPr>
      </w:pPr>
    </w:p>
    <w:p w14:paraId="3CED2D9D" w14:textId="77777777" w:rsidR="00000000" w:rsidRDefault="007C71EE">
      <w:pPr>
        <w:pStyle w:val="a"/>
        <w:rPr>
          <w:rFonts w:hint="cs"/>
          <w:rtl/>
        </w:rPr>
      </w:pPr>
      <w:r>
        <w:rPr>
          <w:rFonts w:hint="cs"/>
          <w:rtl/>
        </w:rPr>
        <w:t>אדוני השר, אתה הודעת לציבור שאתה מושך את החוק, ולפתע ברגע האחרון הבאת חלק ממנו. בדקתי.</w:t>
      </w:r>
    </w:p>
    <w:p w14:paraId="71FBA3EB" w14:textId="77777777" w:rsidR="00000000" w:rsidRDefault="007C71EE">
      <w:pPr>
        <w:pStyle w:val="a"/>
        <w:rPr>
          <w:rFonts w:hint="cs"/>
          <w:rtl/>
        </w:rPr>
      </w:pPr>
    </w:p>
    <w:p w14:paraId="5DCC5DF0" w14:textId="77777777" w:rsidR="00000000" w:rsidRDefault="007C71EE">
      <w:pPr>
        <w:pStyle w:val="a"/>
        <w:rPr>
          <w:rFonts w:hint="cs"/>
          <w:rtl/>
        </w:rPr>
      </w:pPr>
      <w:r>
        <w:rPr>
          <w:rFonts w:hint="cs"/>
          <w:rtl/>
        </w:rPr>
        <w:t xml:space="preserve">מכל מקום, רבותי, אנחנו מבקשים ממליאת הכנסת לדחות את החוקים האלה ולהשליך </w:t>
      </w:r>
      <w:r>
        <w:rPr>
          <w:rFonts w:hint="cs"/>
          <w:rtl/>
        </w:rPr>
        <w:t xml:space="preserve">אותם לסל ההיסטוריה. תודה. </w:t>
      </w:r>
    </w:p>
    <w:p w14:paraId="043CABDD" w14:textId="77777777" w:rsidR="00000000" w:rsidRDefault="007C71EE">
      <w:pPr>
        <w:pStyle w:val="a"/>
        <w:rPr>
          <w:rFonts w:hint="cs"/>
          <w:rtl/>
        </w:rPr>
      </w:pPr>
    </w:p>
    <w:p w14:paraId="2699F170" w14:textId="77777777" w:rsidR="00000000" w:rsidRDefault="007C71EE">
      <w:pPr>
        <w:pStyle w:val="ad"/>
        <w:rPr>
          <w:rtl/>
        </w:rPr>
      </w:pPr>
    </w:p>
    <w:p w14:paraId="7AD01958" w14:textId="77777777" w:rsidR="00000000" w:rsidRDefault="007C71EE">
      <w:pPr>
        <w:pStyle w:val="ad"/>
        <w:rPr>
          <w:rtl/>
        </w:rPr>
      </w:pPr>
      <w:r>
        <w:rPr>
          <w:rtl/>
        </w:rPr>
        <w:t>היו"ר ראובן ריבלין:</w:t>
      </w:r>
    </w:p>
    <w:p w14:paraId="1C6945FF" w14:textId="77777777" w:rsidR="00000000" w:rsidRDefault="007C71EE">
      <w:pPr>
        <w:pStyle w:val="a"/>
        <w:rPr>
          <w:rtl/>
        </w:rPr>
      </w:pPr>
    </w:p>
    <w:p w14:paraId="0DAF1963" w14:textId="77777777" w:rsidR="00000000" w:rsidRDefault="007C71EE">
      <w:pPr>
        <w:pStyle w:val="a"/>
        <w:rPr>
          <w:rFonts w:hint="cs"/>
          <w:rtl/>
        </w:rPr>
      </w:pPr>
      <w:r>
        <w:rPr>
          <w:rFonts w:hint="cs"/>
          <w:rtl/>
        </w:rPr>
        <w:t>תודה רבה. מש"ס לא נרשמו, הליכוד לא נרשמו, שינוי לא נרשמו, חבר הכנסת מיכאל נודלמן אינו נוכח - חבר הכנסת אבשלום וילן, בבקשה.  חבר הכנסת וילן, אף שאתה האב המייסד של הדיון הזה והיית ער לתקנון, אני לא יכול לתת ל</w:t>
      </w:r>
      <w:r>
        <w:rPr>
          <w:rFonts w:hint="cs"/>
          <w:rtl/>
        </w:rPr>
        <w:t xml:space="preserve">ך יותר משלוש דקות, אני מצטער. </w:t>
      </w:r>
    </w:p>
    <w:p w14:paraId="116DA4F6" w14:textId="77777777" w:rsidR="00000000" w:rsidRDefault="007C71EE">
      <w:pPr>
        <w:pStyle w:val="a"/>
        <w:rPr>
          <w:rFonts w:hint="cs"/>
          <w:rtl/>
        </w:rPr>
      </w:pPr>
    </w:p>
    <w:p w14:paraId="365E3B79" w14:textId="77777777" w:rsidR="00000000" w:rsidRDefault="007C71EE">
      <w:pPr>
        <w:pStyle w:val="Speaker"/>
        <w:rPr>
          <w:rtl/>
        </w:rPr>
      </w:pPr>
      <w:bookmarkStart w:id="155" w:name="FS000000505T26_05_2003_13_43_06"/>
      <w:bookmarkEnd w:id="155"/>
      <w:r>
        <w:rPr>
          <w:rFonts w:hint="eastAsia"/>
          <w:rtl/>
        </w:rPr>
        <w:t>אבשלום</w:t>
      </w:r>
      <w:r>
        <w:rPr>
          <w:rtl/>
        </w:rPr>
        <w:t xml:space="preserve"> וילן (מרצ):</w:t>
      </w:r>
    </w:p>
    <w:p w14:paraId="581C5D15" w14:textId="77777777" w:rsidR="00000000" w:rsidRDefault="007C71EE">
      <w:pPr>
        <w:pStyle w:val="a"/>
        <w:rPr>
          <w:rFonts w:hint="cs"/>
          <w:rtl/>
        </w:rPr>
      </w:pPr>
    </w:p>
    <w:p w14:paraId="532BDD72" w14:textId="77777777" w:rsidR="00000000" w:rsidRDefault="007C71EE">
      <w:pPr>
        <w:pStyle w:val="a"/>
        <w:rPr>
          <w:rFonts w:hint="cs"/>
          <w:rtl/>
        </w:rPr>
      </w:pPr>
      <w:r>
        <w:rPr>
          <w:rFonts w:hint="cs"/>
          <w:rtl/>
        </w:rPr>
        <w:t xml:space="preserve">כבוד היושב-ראש, רבותי חברי הכנסת, לצערי המכבש מופעל בשנית. ממשלת ישראל מביאה תוכנית כלכלית שהיא הרביעית בשנתיים האחרונות, ואפילו במטרת החוק היא מתביישת לכתוב שהחוק הזה יוביל לצמיחה. היא עצמה איננה מאמינה </w:t>
      </w:r>
      <w:r>
        <w:rPr>
          <w:rFonts w:hint="cs"/>
          <w:rtl/>
        </w:rPr>
        <w:t xml:space="preserve">בתוכנית שהיא מביאה. </w:t>
      </w:r>
    </w:p>
    <w:p w14:paraId="54DB510E" w14:textId="77777777" w:rsidR="00000000" w:rsidRDefault="007C71EE">
      <w:pPr>
        <w:pStyle w:val="a"/>
        <w:rPr>
          <w:rFonts w:hint="cs"/>
          <w:rtl/>
        </w:rPr>
      </w:pPr>
    </w:p>
    <w:p w14:paraId="7CC15C7A" w14:textId="77777777" w:rsidR="00000000" w:rsidRDefault="007C71EE">
      <w:pPr>
        <w:pStyle w:val="a"/>
        <w:rPr>
          <w:rFonts w:hint="cs"/>
          <w:rtl/>
        </w:rPr>
      </w:pPr>
      <w:r>
        <w:rPr>
          <w:rFonts w:hint="cs"/>
          <w:rtl/>
        </w:rPr>
        <w:t xml:space="preserve">שר האוצר נתניהו מצליח באמצעות התוכנית הזאת לבצע מהפכה אידיאולוגית שלמה, ובלי להתבייש  ובלי להתבלבל - להגדיל את הפערים. אם היום הפערים בין העשירון העליון לעשירון התחתון במדינת ישראל 2003 הוא כמעט 1 ל=13 לפני תשלומי ההעברה, לאחר תשלומי </w:t>
      </w:r>
      <w:r>
        <w:rPr>
          <w:rFonts w:hint="cs"/>
          <w:rtl/>
        </w:rPr>
        <w:t xml:space="preserve">ההעברה מגיעים הפערים כמעט ל=1 ל=7. אחרי התוכנית הכלכלית הזאת הפערים יהיו 1 ל=8, 1 ל=9. </w:t>
      </w:r>
    </w:p>
    <w:p w14:paraId="21059EB8" w14:textId="77777777" w:rsidR="00000000" w:rsidRDefault="007C71EE">
      <w:pPr>
        <w:pStyle w:val="a"/>
        <w:rPr>
          <w:rFonts w:hint="cs"/>
          <w:rtl/>
        </w:rPr>
      </w:pPr>
    </w:p>
    <w:p w14:paraId="6FA6CFFC" w14:textId="77777777" w:rsidR="00000000" w:rsidRDefault="007C71EE">
      <w:pPr>
        <w:pStyle w:val="a"/>
        <w:rPr>
          <w:rFonts w:hint="cs"/>
          <w:rtl/>
        </w:rPr>
      </w:pPr>
      <w:r>
        <w:rPr>
          <w:rFonts w:hint="cs"/>
          <w:rtl/>
        </w:rPr>
        <w:t>אותו שר נמנע אתמול בהצבעה על מפת הדרכים. יושב-ראש  הקואליציה, גדעון סער, דאג לתקוף לאורך כל השבת ברשת ב' את מפת הדרכים - - -</w:t>
      </w:r>
    </w:p>
    <w:p w14:paraId="6D85D9E6" w14:textId="77777777" w:rsidR="00000000" w:rsidRDefault="007C71EE">
      <w:pPr>
        <w:pStyle w:val="a"/>
        <w:rPr>
          <w:rFonts w:hint="cs"/>
          <w:rtl/>
        </w:rPr>
      </w:pPr>
    </w:p>
    <w:p w14:paraId="4305475D" w14:textId="77777777" w:rsidR="00000000" w:rsidRDefault="007C71EE">
      <w:pPr>
        <w:pStyle w:val="ac"/>
        <w:rPr>
          <w:rtl/>
        </w:rPr>
      </w:pPr>
      <w:r>
        <w:rPr>
          <w:rFonts w:hint="eastAsia"/>
          <w:rtl/>
        </w:rPr>
        <w:t>יעקב</w:t>
      </w:r>
      <w:r>
        <w:rPr>
          <w:rtl/>
        </w:rPr>
        <w:t xml:space="preserve"> ליצמן (יהדות התורה):</w:t>
      </w:r>
    </w:p>
    <w:p w14:paraId="3C8F8989" w14:textId="77777777" w:rsidR="00000000" w:rsidRDefault="007C71EE">
      <w:pPr>
        <w:pStyle w:val="a"/>
        <w:rPr>
          <w:rFonts w:hint="cs"/>
          <w:rtl/>
        </w:rPr>
      </w:pPr>
    </w:p>
    <w:p w14:paraId="699C22EF" w14:textId="77777777" w:rsidR="00000000" w:rsidRDefault="007C71EE">
      <w:pPr>
        <w:pStyle w:val="a"/>
        <w:rPr>
          <w:rFonts w:hint="cs"/>
          <w:rtl/>
        </w:rPr>
      </w:pPr>
      <w:r>
        <w:rPr>
          <w:rFonts w:hint="cs"/>
          <w:rtl/>
        </w:rPr>
        <w:t xml:space="preserve">בשבת? </w:t>
      </w:r>
    </w:p>
    <w:p w14:paraId="25F526AF" w14:textId="77777777" w:rsidR="00000000" w:rsidRDefault="007C71EE">
      <w:pPr>
        <w:pStyle w:val="a"/>
        <w:rPr>
          <w:rFonts w:hint="cs"/>
          <w:rtl/>
        </w:rPr>
      </w:pPr>
    </w:p>
    <w:p w14:paraId="48D9C4B7" w14:textId="77777777" w:rsidR="00000000" w:rsidRDefault="007C71EE">
      <w:pPr>
        <w:pStyle w:val="SpeakerCon"/>
        <w:rPr>
          <w:rtl/>
        </w:rPr>
      </w:pPr>
      <w:bookmarkStart w:id="156" w:name="FS000000505T26_05_2003_13_50_18C"/>
      <w:bookmarkEnd w:id="156"/>
      <w:r>
        <w:rPr>
          <w:rtl/>
        </w:rPr>
        <w:t>אבשלום</w:t>
      </w:r>
      <w:r>
        <w:rPr>
          <w:rtl/>
        </w:rPr>
        <w:t xml:space="preserve"> וילן (מרצ):</w:t>
      </w:r>
    </w:p>
    <w:p w14:paraId="655C82B6" w14:textId="77777777" w:rsidR="00000000" w:rsidRDefault="007C71EE">
      <w:pPr>
        <w:pStyle w:val="a"/>
        <w:rPr>
          <w:rtl/>
        </w:rPr>
      </w:pPr>
    </w:p>
    <w:p w14:paraId="290F5EFA" w14:textId="77777777" w:rsidR="00000000" w:rsidRDefault="007C71EE">
      <w:pPr>
        <w:pStyle w:val="a"/>
        <w:rPr>
          <w:rFonts w:hint="cs"/>
          <w:rtl/>
        </w:rPr>
      </w:pPr>
      <w:r>
        <w:rPr>
          <w:rFonts w:hint="cs"/>
          <w:rtl/>
        </w:rPr>
        <w:t>תאר לך, הרב ליצמן, בשבת, הוא רק שכח לעשות את שיעורי הבית.</w:t>
      </w:r>
    </w:p>
    <w:p w14:paraId="4DBB7503" w14:textId="77777777" w:rsidR="00000000" w:rsidRDefault="007C71EE">
      <w:pPr>
        <w:pStyle w:val="a"/>
        <w:rPr>
          <w:rFonts w:hint="cs"/>
          <w:rtl/>
        </w:rPr>
      </w:pPr>
    </w:p>
    <w:p w14:paraId="2B84C5EA" w14:textId="77777777" w:rsidR="00000000" w:rsidRDefault="007C71EE">
      <w:pPr>
        <w:pStyle w:val="ac"/>
        <w:rPr>
          <w:rtl/>
        </w:rPr>
      </w:pPr>
      <w:r>
        <w:rPr>
          <w:rFonts w:hint="eastAsia"/>
          <w:rtl/>
        </w:rPr>
        <w:t>יעקב</w:t>
      </w:r>
      <w:r>
        <w:rPr>
          <w:rtl/>
        </w:rPr>
        <w:t xml:space="preserve"> ליצמן (יהדות התורה):</w:t>
      </w:r>
    </w:p>
    <w:p w14:paraId="1FA962F9" w14:textId="77777777" w:rsidR="00000000" w:rsidRDefault="007C71EE">
      <w:pPr>
        <w:pStyle w:val="a"/>
        <w:rPr>
          <w:rFonts w:hint="cs"/>
          <w:rtl/>
        </w:rPr>
      </w:pPr>
    </w:p>
    <w:p w14:paraId="4046B071" w14:textId="77777777" w:rsidR="00000000" w:rsidRDefault="007C71EE">
      <w:pPr>
        <w:pStyle w:val="a"/>
        <w:rPr>
          <w:rFonts w:hint="cs"/>
          <w:rtl/>
        </w:rPr>
      </w:pPr>
      <w:r>
        <w:rPr>
          <w:rFonts w:hint="cs"/>
          <w:rtl/>
        </w:rPr>
        <w:t xml:space="preserve">ליכוד, בשבת? לא מאמין. </w:t>
      </w:r>
    </w:p>
    <w:p w14:paraId="72EBAB8D" w14:textId="77777777" w:rsidR="00000000" w:rsidRDefault="007C71EE">
      <w:pPr>
        <w:pStyle w:val="a"/>
        <w:rPr>
          <w:rFonts w:hint="cs"/>
          <w:rtl/>
        </w:rPr>
      </w:pPr>
    </w:p>
    <w:p w14:paraId="56212B85" w14:textId="77777777" w:rsidR="00000000" w:rsidRDefault="007C71EE">
      <w:pPr>
        <w:pStyle w:val="SpeakerCon"/>
        <w:rPr>
          <w:rtl/>
        </w:rPr>
      </w:pPr>
      <w:bookmarkStart w:id="157" w:name="FS000000505T26_05_2003_13_51_29C"/>
      <w:bookmarkEnd w:id="157"/>
      <w:r>
        <w:rPr>
          <w:rtl/>
        </w:rPr>
        <w:t>אבשלום וילן (מרצ):</w:t>
      </w:r>
    </w:p>
    <w:p w14:paraId="518F6B5A" w14:textId="77777777" w:rsidR="00000000" w:rsidRDefault="007C71EE">
      <w:pPr>
        <w:pStyle w:val="a"/>
        <w:rPr>
          <w:rtl/>
        </w:rPr>
      </w:pPr>
    </w:p>
    <w:p w14:paraId="061633F7" w14:textId="77777777" w:rsidR="00000000" w:rsidRDefault="007C71EE">
      <w:pPr>
        <w:pStyle w:val="a"/>
        <w:rPr>
          <w:rFonts w:hint="cs"/>
          <w:rtl/>
        </w:rPr>
      </w:pPr>
      <w:r>
        <w:rPr>
          <w:rFonts w:hint="cs"/>
          <w:rtl/>
        </w:rPr>
        <w:t xml:space="preserve">הוא היה עסוק בתחרות עם השר ישראל כץ, מי יהיה קיצוני יותר בהתנגדותו למפת הדרכים. </w:t>
      </w:r>
    </w:p>
    <w:p w14:paraId="1CD43D29" w14:textId="77777777" w:rsidR="00000000" w:rsidRDefault="007C71EE">
      <w:pPr>
        <w:pStyle w:val="a"/>
        <w:rPr>
          <w:rFonts w:hint="cs"/>
          <w:rtl/>
        </w:rPr>
      </w:pPr>
    </w:p>
    <w:p w14:paraId="153B0ABD" w14:textId="77777777" w:rsidR="00000000" w:rsidRDefault="007C71EE">
      <w:pPr>
        <w:pStyle w:val="a"/>
        <w:rPr>
          <w:rFonts w:hint="cs"/>
          <w:rtl/>
        </w:rPr>
      </w:pPr>
      <w:r>
        <w:rPr>
          <w:rFonts w:hint="cs"/>
          <w:rtl/>
        </w:rPr>
        <w:t xml:space="preserve">בינתיים אפילו את שיעורי הבית </w:t>
      </w:r>
      <w:r>
        <w:rPr>
          <w:rFonts w:hint="cs"/>
          <w:rtl/>
        </w:rPr>
        <w:t xml:space="preserve">לא הכנתם. בדיון הזה החלטתם לפצל שורה שלמה של נושאים מתוך חוק ההסדרים שהבאתם, בלי שהכנתם את זה כראוי. </w:t>
      </w:r>
    </w:p>
    <w:p w14:paraId="1517BB05" w14:textId="77777777" w:rsidR="00000000" w:rsidRDefault="007C71EE">
      <w:pPr>
        <w:pStyle w:val="a"/>
        <w:rPr>
          <w:rFonts w:hint="cs"/>
          <w:rtl/>
        </w:rPr>
      </w:pPr>
    </w:p>
    <w:p w14:paraId="4A6E77CC" w14:textId="77777777" w:rsidR="00000000" w:rsidRDefault="007C71EE">
      <w:pPr>
        <w:pStyle w:val="ac"/>
        <w:rPr>
          <w:rtl/>
        </w:rPr>
      </w:pPr>
      <w:r>
        <w:rPr>
          <w:rFonts w:hint="eastAsia"/>
          <w:rtl/>
        </w:rPr>
        <w:t>אברהם</w:t>
      </w:r>
      <w:r>
        <w:rPr>
          <w:rtl/>
        </w:rPr>
        <w:t xml:space="preserve"> הירשזון (הליכוד):</w:t>
      </w:r>
    </w:p>
    <w:p w14:paraId="0AF6A3CE" w14:textId="77777777" w:rsidR="00000000" w:rsidRDefault="007C71EE">
      <w:pPr>
        <w:pStyle w:val="a"/>
        <w:rPr>
          <w:rFonts w:hint="cs"/>
          <w:rtl/>
        </w:rPr>
      </w:pPr>
    </w:p>
    <w:p w14:paraId="32F6CF62" w14:textId="77777777" w:rsidR="00000000" w:rsidRDefault="007C71EE">
      <w:pPr>
        <w:pStyle w:val="a"/>
        <w:rPr>
          <w:rFonts w:hint="cs"/>
          <w:rtl/>
        </w:rPr>
      </w:pPr>
      <w:r>
        <w:rPr>
          <w:rFonts w:hint="cs"/>
          <w:rtl/>
        </w:rPr>
        <w:t>זה לא חוק הסדרים.</w:t>
      </w:r>
    </w:p>
    <w:p w14:paraId="417EA942" w14:textId="77777777" w:rsidR="00000000" w:rsidRDefault="007C71EE">
      <w:pPr>
        <w:pStyle w:val="a"/>
        <w:rPr>
          <w:rFonts w:hint="cs"/>
          <w:rtl/>
        </w:rPr>
      </w:pPr>
    </w:p>
    <w:p w14:paraId="33302DD5" w14:textId="77777777" w:rsidR="00000000" w:rsidRDefault="007C71EE">
      <w:pPr>
        <w:pStyle w:val="SpeakerCon"/>
        <w:rPr>
          <w:rtl/>
        </w:rPr>
      </w:pPr>
      <w:bookmarkStart w:id="158" w:name="FS000000505T26_05_2003_13_52_29C"/>
      <w:bookmarkEnd w:id="158"/>
      <w:r>
        <w:rPr>
          <w:rtl/>
        </w:rPr>
        <w:t>אבשלום וילן (מרצ):</w:t>
      </w:r>
    </w:p>
    <w:p w14:paraId="5A5B0A96" w14:textId="77777777" w:rsidR="00000000" w:rsidRDefault="007C71EE">
      <w:pPr>
        <w:pStyle w:val="a"/>
        <w:rPr>
          <w:rtl/>
        </w:rPr>
      </w:pPr>
    </w:p>
    <w:p w14:paraId="71B1FDE5" w14:textId="77777777" w:rsidR="00000000" w:rsidRDefault="007C71EE">
      <w:pPr>
        <w:pStyle w:val="a"/>
        <w:rPr>
          <w:rFonts w:hint="cs"/>
          <w:rtl/>
        </w:rPr>
      </w:pPr>
      <w:r>
        <w:rPr>
          <w:rFonts w:hint="cs"/>
          <w:rtl/>
        </w:rPr>
        <w:t>אתם חייבים הסבר מדוע למשל עוזי כהן, מלך המרכז שלכם, יושב עם שר האוצר השני מאיר שטרית וסוג</w:t>
      </w:r>
      <w:r>
        <w:rPr>
          <w:rFonts w:hint="cs"/>
          <w:rtl/>
        </w:rPr>
        <w:t xml:space="preserve">ר אתו על עסקה פוליטית. לא על איחוד רשויות </w:t>
      </w:r>
      <w:r>
        <w:rPr>
          <w:rtl/>
        </w:rPr>
        <w:t>–</w:t>
      </w:r>
      <w:r>
        <w:rPr>
          <w:rFonts w:hint="cs"/>
          <w:rtl/>
        </w:rPr>
        <w:t xml:space="preserve"> ודוח-שחר משנת 1998 מסביר במדויק כיצד מאחדים רשויות </w:t>
      </w:r>
      <w:r>
        <w:rPr>
          <w:rtl/>
        </w:rPr>
        <w:t>–</w:t>
      </w:r>
      <w:r>
        <w:rPr>
          <w:rFonts w:hint="cs"/>
          <w:rtl/>
        </w:rPr>
        <w:t xml:space="preserve"> לא, עושים עסקה פוליטית על הסגנים ברשויות המקומיות, על הסגנים במועצות הדתיות. וכל זה למה? משום שבקרוב יש בחירות מוניציפליות, ועושים חשבון פוליטי גס וציני - לא מ</w:t>
      </w:r>
      <w:r>
        <w:rPr>
          <w:rFonts w:hint="cs"/>
          <w:rtl/>
        </w:rPr>
        <w:t xml:space="preserve">ה טוב למדינת ישראל, אלא מה טוב לליכוד. </w:t>
      </w:r>
    </w:p>
    <w:p w14:paraId="54663F7D" w14:textId="77777777" w:rsidR="00000000" w:rsidRDefault="007C71EE">
      <w:pPr>
        <w:pStyle w:val="a"/>
        <w:rPr>
          <w:rFonts w:hint="cs"/>
          <w:rtl/>
        </w:rPr>
      </w:pPr>
    </w:p>
    <w:p w14:paraId="719E7DA4" w14:textId="77777777" w:rsidR="00000000" w:rsidRDefault="007C71EE">
      <w:pPr>
        <w:pStyle w:val="ac"/>
        <w:rPr>
          <w:rtl/>
        </w:rPr>
      </w:pPr>
      <w:r>
        <w:rPr>
          <w:rFonts w:hint="eastAsia"/>
          <w:rtl/>
        </w:rPr>
        <w:t>אלי</w:t>
      </w:r>
      <w:r>
        <w:rPr>
          <w:rtl/>
        </w:rPr>
        <w:t xml:space="preserve"> אפללו (הליכוד):</w:t>
      </w:r>
    </w:p>
    <w:p w14:paraId="6846F79C" w14:textId="77777777" w:rsidR="00000000" w:rsidRDefault="007C71EE">
      <w:pPr>
        <w:pStyle w:val="a"/>
        <w:rPr>
          <w:rFonts w:hint="cs"/>
          <w:rtl/>
        </w:rPr>
      </w:pPr>
    </w:p>
    <w:p w14:paraId="0595FF68" w14:textId="77777777" w:rsidR="00000000" w:rsidRDefault="007C71EE">
      <w:pPr>
        <w:pStyle w:val="a"/>
        <w:rPr>
          <w:rFonts w:hint="cs"/>
          <w:rtl/>
        </w:rPr>
      </w:pPr>
      <w:r>
        <w:rPr>
          <w:rFonts w:hint="cs"/>
          <w:rtl/>
        </w:rPr>
        <w:t>עד כמה - - -</w:t>
      </w:r>
    </w:p>
    <w:p w14:paraId="6673E330" w14:textId="77777777" w:rsidR="00000000" w:rsidRDefault="007C71EE">
      <w:pPr>
        <w:pStyle w:val="a"/>
        <w:rPr>
          <w:rFonts w:hint="cs"/>
          <w:rtl/>
        </w:rPr>
      </w:pPr>
    </w:p>
    <w:p w14:paraId="06DFA14D" w14:textId="77777777" w:rsidR="00000000" w:rsidRDefault="007C71EE">
      <w:pPr>
        <w:pStyle w:val="ad"/>
        <w:rPr>
          <w:rtl/>
        </w:rPr>
      </w:pPr>
      <w:r>
        <w:rPr>
          <w:rtl/>
        </w:rPr>
        <w:t>היו"ר ראובן ריבלין:</w:t>
      </w:r>
    </w:p>
    <w:p w14:paraId="4C3BB9EC" w14:textId="77777777" w:rsidR="00000000" w:rsidRDefault="007C71EE">
      <w:pPr>
        <w:pStyle w:val="a"/>
        <w:rPr>
          <w:rtl/>
        </w:rPr>
      </w:pPr>
    </w:p>
    <w:p w14:paraId="2A58805B" w14:textId="77777777" w:rsidR="00000000" w:rsidRDefault="007C71EE">
      <w:pPr>
        <w:pStyle w:val="a"/>
        <w:rPr>
          <w:rFonts w:hint="cs"/>
          <w:rtl/>
        </w:rPr>
      </w:pPr>
      <w:r>
        <w:rPr>
          <w:rFonts w:hint="cs"/>
          <w:rtl/>
        </w:rPr>
        <w:t>רבותי, הוא לא יקבל זמן נוסף. אל תפריעו כדי שלא אצטרך לתת לו זמן נוסף. חבר הכנסת אפללו, אני מודה לך, אדוני.</w:t>
      </w:r>
    </w:p>
    <w:p w14:paraId="2040F2EF" w14:textId="77777777" w:rsidR="00000000" w:rsidRDefault="007C71EE">
      <w:pPr>
        <w:pStyle w:val="a"/>
        <w:rPr>
          <w:rFonts w:hint="cs"/>
          <w:rtl/>
        </w:rPr>
      </w:pPr>
    </w:p>
    <w:p w14:paraId="76B4866D" w14:textId="77777777" w:rsidR="00000000" w:rsidRDefault="007C71EE">
      <w:pPr>
        <w:pStyle w:val="SpeakerCon"/>
        <w:rPr>
          <w:rtl/>
        </w:rPr>
      </w:pPr>
      <w:bookmarkStart w:id="159" w:name="FS000000505T26_05_2003_13_37_07"/>
      <w:bookmarkEnd w:id="159"/>
      <w:r>
        <w:rPr>
          <w:rtl/>
        </w:rPr>
        <w:t>אבשלום וילן (מרצ):</w:t>
      </w:r>
    </w:p>
    <w:p w14:paraId="0695E801" w14:textId="77777777" w:rsidR="00000000" w:rsidRDefault="007C71EE">
      <w:pPr>
        <w:pStyle w:val="a"/>
        <w:rPr>
          <w:rtl/>
        </w:rPr>
      </w:pPr>
    </w:p>
    <w:p w14:paraId="3FF23120" w14:textId="77777777" w:rsidR="00000000" w:rsidRDefault="007C71EE">
      <w:pPr>
        <w:pStyle w:val="a"/>
        <w:rPr>
          <w:rFonts w:hint="cs"/>
          <w:rtl/>
        </w:rPr>
      </w:pPr>
      <w:r>
        <w:rPr>
          <w:rFonts w:hint="cs"/>
          <w:rtl/>
        </w:rPr>
        <w:t xml:space="preserve">ולכן, מרוב טריקים, אחרי שהפכתם </w:t>
      </w:r>
      <w:r>
        <w:rPr>
          <w:rFonts w:hint="cs"/>
          <w:rtl/>
        </w:rPr>
        <w:t xml:space="preserve">את חברי הכנסת שלכם בוועדת הכספים לרובוטריקים, ככה אתם נראים. טריקים, רובוטריקים, קומבינות, מינויים פוליטיים, והרשימה עוד ארוכה. </w:t>
      </w:r>
    </w:p>
    <w:p w14:paraId="49536C65" w14:textId="77777777" w:rsidR="00000000" w:rsidRDefault="007C71EE">
      <w:pPr>
        <w:pStyle w:val="a"/>
        <w:rPr>
          <w:rFonts w:hint="cs"/>
          <w:rtl/>
        </w:rPr>
      </w:pPr>
    </w:p>
    <w:p w14:paraId="20723B61" w14:textId="77777777" w:rsidR="00000000" w:rsidRDefault="007C71EE">
      <w:pPr>
        <w:pStyle w:val="a"/>
        <w:rPr>
          <w:rFonts w:hint="cs"/>
          <w:rtl/>
        </w:rPr>
      </w:pPr>
      <w:r>
        <w:rPr>
          <w:rFonts w:hint="cs"/>
          <w:rtl/>
        </w:rPr>
        <w:t>אני  מאד מקווה שכנסת ישראל לא תאשר את התוכנית הכלכלית הזאת ותוריד אותה מסדר-היום, אדוני היושב-ראש. על מה ולמה ואיך, יהיו לנו י</w:t>
      </w:r>
      <w:r>
        <w:rPr>
          <w:rFonts w:hint="cs"/>
          <w:rtl/>
        </w:rPr>
        <w:t xml:space="preserve">ומיים ארוכים מאד להסביר לעם היושב בציון את כל חוליי התוכנית. תודה, אדוני היושב-ראש. </w:t>
      </w:r>
    </w:p>
    <w:p w14:paraId="595CC62A" w14:textId="77777777" w:rsidR="00000000" w:rsidRDefault="007C71EE">
      <w:pPr>
        <w:pStyle w:val="a"/>
        <w:rPr>
          <w:rFonts w:hint="cs"/>
          <w:rtl/>
        </w:rPr>
      </w:pPr>
    </w:p>
    <w:p w14:paraId="572B0F80" w14:textId="77777777" w:rsidR="00000000" w:rsidRDefault="007C71EE">
      <w:pPr>
        <w:pStyle w:val="ad"/>
        <w:rPr>
          <w:rtl/>
        </w:rPr>
      </w:pPr>
      <w:r>
        <w:rPr>
          <w:rtl/>
        </w:rPr>
        <w:t>היו"ר ראובן ריבלין:</w:t>
      </w:r>
    </w:p>
    <w:p w14:paraId="29FE7DF7" w14:textId="77777777" w:rsidR="00000000" w:rsidRDefault="007C71EE">
      <w:pPr>
        <w:pStyle w:val="a"/>
        <w:rPr>
          <w:rtl/>
        </w:rPr>
      </w:pPr>
    </w:p>
    <w:p w14:paraId="233325C1" w14:textId="77777777" w:rsidR="00000000" w:rsidRDefault="007C71EE">
      <w:pPr>
        <w:pStyle w:val="a"/>
        <w:rPr>
          <w:rFonts w:hint="cs"/>
          <w:rtl/>
        </w:rPr>
      </w:pPr>
      <w:r>
        <w:rPr>
          <w:rFonts w:hint="cs"/>
          <w:rtl/>
        </w:rPr>
        <w:t xml:space="preserve">תודה רבה לחבר הכנסת אבו וילן, אשר ביוזמתו יתקיים היום דיון, וכל הדוברים לאחר מכן יוכלו לברך אותו. </w:t>
      </w:r>
    </w:p>
    <w:p w14:paraId="7C3C195A" w14:textId="77777777" w:rsidR="00000000" w:rsidRDefault="007C71EE">
      <w:pPr>
        <w:pStyle w:val="a"/>
        <w:rPr>
          <w:rFonts w:hint="cs"/>
          <w:rtl/>
        </w:rPr>
      </w:pPr>
    </w:p>
    <w:p w14:paraId="28A59366" w14:textId="77777777" w:rsidR="00000000" w:rsidRDefault="007C71EE">
      <w:pPr>
        <w:pStyle w:val="a"/>
        <w:rPr>
          <w:rFonts w:hint="cs"/>
          <w:rtl/>
        </w:rPr>
      </w:pPr>
      <w:r>
        <w:rPr>
          <w:rFonts w:hint="cs"/>
          <w:rtl/>
        </w:rPr>
        <w:t>חבר הכנסת וילן, אני מכיר את הליכוד בדרך כזאת או א</w:t>
      </w:r>
      <w:r>
        <w:rPr>
          <w:rFonts w:hint="cs"/>
          <w:rtl/>
        </w:rPr>
        <w:t xml:space="preserve">חרת, ואני מעיד בפניך שאין במרכז הליכוד מלך, אלא מי שהמליך את עצמו. </w:t>
      </w:r>
    </w:p>
    <w:p w14:paraId="731473B6" w14:textId="77777777" w:rsidR="00000000" w:rsidRDefault="007C71EE">
      <w:pPr>
        <w:pStyle w:val="a"/>
        <w:rPr>
          <w:rFonts w:hint="cs"/>
          <w:rtl/>
        </w:rPr>
      </w:pPr>
    </w:p>
    <w:p w14:paraId="72A80E24" w14:textId="77777777" w:rsidR="00000000" w:rsidRDefault="007C71EE">
      <w:pPr>
        <w:pStyle w:val="ac"/>
        <w:rPr>
          <w:rtl/>
        </w:rPr>
      </w:pPr>
      <w:r>
        <w:rPr>
          <w:rFonts w:hint="eastAsia"/>
          <w:rtl/>
        </w:rPr>
        <w:t>אלי</w:t>
      </w:r>
      <w:r>
        <w:rPr>
          <w:rtl/>
        </w:rPr>
        <w:t xml:space="preserve"> אפללו (הליכוד):</w:t>
      </w:r>
    </w:p>
    <w:p w14:paraId="34337330" w14:textId="77777777" w:rsidR="00000000" w:rsidRDefault="007C71EE">
      <w:pPr>
        <w:pStyle w:val="a"/>
        <w:rPr>
          <w:rFonts w:hint="cs"/>
          <w:rtl/>
        </w:rPr>
      </w:pPr>
    </w:p>
    <w:p w14:paraId="34D6D8DF" w14:textId="77777777" w:rsidR="00000000" w:rsidRDefault="007C71EE">
      <w:pPr>
        <w:pStyle w:val="a"/>
        <w:rPr>
          <w:rFonts w:hint="cs"/>
          <w:rtl/>
        </w:rPr>
      </w:pPr>
      <w:r>
        <w:rPr>
          <w:rFonts w:hint="cs"/>
          <w:rtl/>
        </w:rPr>
        <w:t xml:space="preserve">יפה מאוד. </w:t>
      </w:r>
    </w:p>
    <w:p w14:paraId="314AB416" w14:textId="77777777" w:rsidR="00000000" w:rsidRDefault="007C71EE">
      <w:pPr>
        <w:pStyle w:val="a"/>
        <w:rPr>
          <w:rFonts w:hint="cs"/>
          <w:rtl/>
        </w:rPr>
      </w:pPr>
    </w:p>
    <w:p w14:paraId="19EB7800" w14:textId="77777777" w:rsidR="00000000" w:rsidRDefault="007C71EE">
      <w:pPr>
        <w:pStyle w:val="ad"/>
        <w:rPr>
          <w:rtl/>
        </w:rPr>
      </w:pPr>
      <w:r>
        <w:rPr>
          <w:rtl/>
        </w:rPr>
        <w:t>היו"ר ראובן ריבלין:</w:t>
      </w:r>
    </w:p>
    <w:p w14:paraId="796760D4" w14:textId="77777777" w:rsidR="00000000" w:rsidRDefault="007C71EE">
      <w:pPr>
        <w:pStyle w:val="a"/>
        <w:rPr>
          <w:rtl/>
        </w:rPr>
      </w:pPr>
    </w:p>
    <w:p w14:paraId="0DFA9423" w14:textId="77777777" w:rsidR="00000000" w:rsidRDefault="007C71EE">
      <w:pPr>
        <w:pStyle w:val="a"/>
        <w:rPr>
          <w:rFonts w:hint="cs"/>
          <w:rtl/>
        </w:rPr>
      </w:pPr>
      <w:r>
        <w:rPr>
          <w:rFonts w:hint="cs"/>
          <w:rtl/>
        </w:rPr>
        <w:t xml:space="preserve">הנה יש פה עוד נציג מהליכוד. הוא בוודאי תומך בעמדתי בצורה בלתי מסויגת. </w:t>
      </w:r>
    </w:p>
    <w:p w14:paraId="6111C493" w14:textId="77777777" w:rsidR="00000000" w:rsidRDefault="007C71EE">
      <w:pPr>
        <w:pStyle w:val="a"/>
        <w:rPr>
          <w:rtl/>
        </w:rPr>
      </w:pPr>
    </w:p>
    <w:p w14:paraId="01AF2EA5" w14:textId="77777777" w:rsidR="00000000" w:rsidRDefault="007C71EE">
      <w:pPr>
        <w:pStyle w:val="a"/>
        <w:rPr>
          <w:rFonts w:hint="cs"/>
          <w:rtl/>
        </w:rPr>
      </w:pPr>
      <w:r>
        <w:rPr>
          <w:rFonts w:hint="cs"/>
          <w:rtl/>
        </w:rPr>
        <w:t xml:space="preserve">מהמפד"ל </w:t>
      </w:r>
      <w:r>
        <w:rPr>
          <w:rtl/>
        </w:rPr>
        <w:t>–</w:t>
      </w:r>
      <w:r>
        <w:rPr>
          <w:rFonts w:hint="cs"/>
          <w:rtl/>
        </w:rPr>
        <w:t xml:space="preserve"> חבר הכנסת סלומינסקי אינו נוכח. מיהדות התורה </w:t>
      </w:r>
      <w:r>
        <w:rPr>
          <w:rtl/>
        </w:rPr>
        <w:t>–</w:t>
      </w:r>
      <w:r>
        <w:rPr>
          <w:rFonts w:hint="cs"/>
          <w:rtl/>
        </w:rPr>
        <w:t xml:space="preserve"> חבר-ה</w:t>
      </w:r>
      <w:r>
        <w:rPr>
          <w:rFonts w:hint="cs"/>
          <w:rtl/>
        </w:rPr>
        <w:t xml:space="preserve">כנסת משה גפני, בבקשה. </w:t>
      </w:r>
    </w:p>
    <w:p w14:paraId="389D315B" w14:textId="77777777" w:rsidR="00000000" w:rsidRDefault="007C71EE">
      <w:pPr>
        <w:pStyle w:val="a"/>
        <w:rPr>
          <w:rFonts w:hint="cs"/>
          <w:rtl/>
        </w:rPr>
      </w:pPr>
    </w:p>
    <w:p w14:paraId="017B397F" w14:textId="77777777" w:rsidR="00000000" w:rsidRDefault="007C71EE">
      <w:pPr>
        <w:pStyle w:val="ac"/>
        <w:rPr>
          <w:rtl/>
        </w:rPr>
      </w:pPr>
      <w:r>
        <w:rPr>
          <w:rFonts w:hint="eastAsia"/>
          <w:rtl/>
        </w:rPr>
        <w:t>אחמד</w:t>
      </w:r>
      <w:r>
        <w:rPr>
          <w:rtl/>
        </w:rPr>
        <w:t xml:space="preserve"> טיבי (חד"ש-תע"ל):</w:t>
      </w:r>
    </w:p>
    <w:p w14:paraId="6F59618D" w14:textId="77777777" w:rsidR="00000000" w:rsidRDefault="007C71EE">
      <w:pPr>
        <w:pStyle w:val="a"/>
        <w:rPr>
          <w:rFonts w:hint="cs"/>
          <w:rtl/>
        </w:rPr>
      </w:pPr>
    </w:p>
    <w:p w14:paraId="530042B4" w14:textId="77777777" w:rsidR="00000000" w:rsidRDefault="007C71EE">
      <w:pPr>
        <w:pStyle w:val="a"/>
        <w:rPr>
          <w:rFonts w:hint="cs"/>
          <w:rtl/>
        </w:rPr>
      </w:pPr>
      <w:r>
        <w:rPr>
          <w:rFonts w:hint="cs"/>
          <w:rtl/>
        </w:rPr>
        <w:t>מה עם עוזי כהן?</w:t>
      </w:r>
    </w:p>
    <w:p w14:paraId="4C0BC8BC" w14:textId="77777777" w:rsidR="00000000" w:rsidRDefault="007C71EE">
      <w:pPr>
        <w:pStyle w:val="a"/>
        <w:rPr>
          <w:rFonts w:hint="cs"/>
          <w:rtl/>
        </w:rPr>
      </w:pPr>
    </w:p>
    <w:p w14:paraId="7B20A9DD" w14:textId="77777777" w:rsidR="00000000" w:rsidRDefault="007C71EE">
      <w:pPr>
        <w:pStyle w:val="ad"/>
        <w:rPr>
          <w:rtl/>
        </w:rPr>
      </w:pPr>
      <w:r>
        <w:rPr>
          <w:rtl/>
        </w:rPr>
        <w:t>היו"ר ראובן ריבלין:</w:t>
      </w:r>
    </w:p>
    <w:p w14:paraId="2F216DC2" w14:textId="77777777" w:rsidR="00000000" w:rsidRDefault="007C71EE">
      <w:pPr>
        <w:pStyle w:val="a"/>
        <w:rPr>
          <w:rtl/>
        </w:rPr>
      </w:pPr>
    </w:p>
    <w:p w14:paraId="307C89AA" w14:textId="77777777" w:rsidR="00000000" w:rsidRDefault="007C71EE">
      <w:pPr>
        <w:pStyle w:val="a"/>
        <w:rPr>
          <w:rFonts w:hint="cs"/>
          <w:rtl/>
        </w:rPr>
      </w:pPr>
      <w:r>
        <w:rPr>
          <w:rFonts w:hint="cs"/>
          <w:rtl/>
        </w:rPr>
        <w:t xml:space="preserve">אני אומר לכם, מתוך ידיעה אישית, שאין מלך במרכז הליכוד. מי שהיה צוחק כשאמרו שיש מלך ולא הגיב כפי שהגבתי עכשיו, הוא אשם במה שקורה. </w:t>
      </w:r>
    </w:p>
    <w:p w14:paraId="34B9FE99" w14:textId="77777777" w:rsidR="00000000" w:rsidRDefault="007C71EE">
      <w:pPr>
        <w:pStyle w:val="a"/>
        <w:rPr>
          <w:rFonts w:hint="cs"/>
          <w:rtl/>
        </w:rPr>
      </w:pPr>
    </w:p>
    <w:p w14:paraId="5E690421" w14:textId="77777777" w:rsidR="00000000" w:rsidRDefault="007C71EE">
      <w:pPr>
        <w:pStyle w:val="ac"/>
        <w:rPr>
          <w:rtl/>
        </w:rPr>
      </w:pPr>
      <w:r>
        <w:rPr>
          <w:rFonts w:hint="eastAsia"/>
          <w:rtl/>
        </w:rPr>
        <w:t>אחמד</w:t>
      </w:r>
      <w:r>
        <w:rPr>
          <w:rtl/>
        </w:rPr>
        <w:t xml:space="preserve"> טיבי (חד"ש-תע"ל):</w:t>
      </w:r>
    </w:p>
    <w:p w14:paraId="7DD049F0" w14:textId="77777777" w:rsidR="00000000" w:rsidRDefault="007C71EE">
      <w:pPr>
        <w:pStyle w:val="a"/>
        <w:rPr>
          <w:rFonts w:hint="cs"/>
          <w:rtl/>
        </w:rPr>
      </w:pPr>
    </w:p>
    <w:p w14:paraId="3AB1883B" w14:textId="77777777" w:rsidR="00000000" w:rsidRDefault="007C71EE">
      <w:pPr>
        <w:pStyle w:val="a"/>
        <w:rPr>
          <w:rFonts w:hint="cs"/>
          <w:rtl/>
        </w:rPr>
      </w:pPr>
      <w:r>
        <w:rPr>
          <w:rFonts w:hint="cs"/>
          <w:rtl/>
        </w:rPr>
        <w:t>אלה המלים היפות</w:t>
      </w:r>
      <w:r>
        <w:rPr>
          <w:rFonts w:hint="cs"/>
          <w:rtl/>
        </w:rPr>
        <w:t xml:space="preserve"> והפנים היפות של הליכוד.</w:t>
      </w:r>
    </w:p>
    <w:p w14:paraId="47C405A4" w14:textId="77777777" w:rsidR="00000000" w:rsidRDefault="007C71EE">
      <w:pPr>
        <w:pStyle w:val="a"/>
        <w:rPr>
          <w:rFonts w:hint="cs"/>
          <w:rtl/>
        </w:rPr>
      </w:pPr>
    </w:p>
    <w:p w14:paraId="461945FC" w14:textId="77777777" w:rsidR="00000000" w:rsidRDefault="007C71EE">
      <w:pPr>
        <w:pStyle w:val="ad"/>
        <w:rPr>
          <w:rtl/>
        </w:rPr>
      </w:pPr>
    </w:p>
    <w:p w14:paraId="529EB37B" w14:textId="77777777" w:rsidR="00000000" w:rsidRDefault="007C71EE">
      <w:pPr>
        <w:pStyle w:val="ad"/>
        <w:rPr>
          <w:rtl/>
        </w:rPr>
      </w:pPr>
      <w:r>
        <w:rPr>
          <w:rtl/>
        </w:rPr>
        <w:t>היו"ר ראובן ריבלין:</w:t>
      </w:r>
    </w:p>
    <w:p w14:paraId="2D5854D8" w14:textId="77777777" w:rsidR="00000000" w:rsidRDefault="007C71EE">
      <w:pPr>
        <w:pStyle w:val="a"/>
        <w:rPr>
          <w:rtl/>
        </w:rPr>
      </w:pPr>
    </w:p>
    <w:p w14:paraId="30BBB02C" w14:textId="77777777" w:rsidR="00000000" w:rsidRDefault="007C71EE">
      <w:pPr>
        <w:pStyle w:val="a"/>
        <w:rPr>
          <w:rFonts w:hint="cs"/>
          <w:rtl/>
        </w:rPr>
      </w:pPr>
      <w:r>
        <w:rPr>
          <w:rFonts w:hint="cs"/>
          <w:rtl/>
        </w:rPr>
        <w:t xml:space="preserve">ואני מודה על חטא שחטאתי לפניכם. </w:t>
      </w:r>
    </w:p>
    <w:p w14:paraId="2B624953" w14:textId="77777777" w:rsidR="00000000" w:rsidRDefault="007C71EE">
      <w:pPr>
        <w:pStyle w:val="a"/>
        <w:rPr>
          <w:rFonts w:hint="cs"/>
          <w:rtl/>
        </w:rPr>
      </w:pPr>
    </w:p>
    <w:p w14:paraId="74A3B79C" w14:textId="77777777" w:rsidR="00000000" w:rsidRDefault="007C71EE">
      <w:pPr>
        <w:pStyle w:val="ac"/>
        <w:rPr>
          <w:rtl/>
        </w:rPr>
      </w:pPr>
      <w:r>
        <w:rPr>
          <w:rFonts w:hint="eastAsia"/>
          <w:rtl/>
        </w:rPr>
        <w:t>דוד</w:t>
      </w:r>
      <w:r>
        <w:rPr>
          <w:rtl/>
        </w:rPr>
        <w:t xml:space="preserve"> טל (עם אחד):</w:t>
      </w:r>
    </w:p>
    <w:p w14:paraId="47C7E04B" w14:textId="77777777" w:rsidR="00000000" w:rsidRDefault="007C71EE">
      <w:pPr>
        <w:pStyle w:val="a"/>
        <w:rPr>
          <w:rFonts w:hint="cs"/>
          <w:rtl/>
        </w:rPr>
      </w:pPr>
    </w:p>
    <w:p w14:paraId="59F48A91" w14:textId="77777777" w:rsidR="00000000" w:rsidRDefault="007C71EE">
      <w:pPr>
        <w:pStyle w:val="a"/>
        <w:rPr>
          <w:rFonts w:hint="cs"/>
          <w:rtl/>
        </w:rPr>
      </w:pPr>
      <w:r>
        <w:rPr>
          <w:rFonts w:hint="cs"/>
          <w:rtl/>
        </w:rPr>
        <w:t xml:space="preserve">אתה הפגנת אומץ לב. </w:t>
      </w:r>
    </w:p>
    <w:p w14:paraId="1574B70B" w14:textId="77777777" w:rsidR="00000000" w:rsidRDefault="007C71EE">
      <w:pPr>
        <w:pStyle w:val="a"/>
        <w:rPr>
          <w:rFonts w:hint="cs"/>
          <w:rtl/>
        </w:rPr>
      </w:pPr>
    </w:p>
    <w:p w14:paraId="399ED6B8" w14:textId="77777777" w:rsidR="00000000" w:rsidRDefault="007C71EE">
      <w:pPr>
        <w:pStyle w:val="ad"/>
        <w:rPr>
          <w:rtl/>
        </w:rPr>
      </w:pPr>
      <w:r>
        <w:rPr>
          <w:rtl/>
        </w:rPr>
        <w:t>היו"ר ראובן ריבלין:</w:t>
      </w:r>
    </w:p>
    <w:p w14:paraId="1DA033C0" w14:textId="77777777" w:rsidR="00000000" w:rsidRDefault="007C71EE">
      <w:pPr>
        <w:pStyle w:val="a"/>
        <w:rPr>
          <w:rtl/>
        </w:rPr>
      </w:pPr>
    </w:p>
    <w:p w14:paraId="25EE1D99" w14:textId="77777777" w:rsidR="00000000" w:rsidRDefault="007C71EE">
      <w:pPr>
        <w:pStyle w:val="a"/>
        <w:rPr>
          <w:rFonts w:hint="cs"/>
          <w:rtl/>
        </w:rPr>
      </w:pPr>
      <w:r>
        <w:rPr>
          <w:rFonts w:hint="cs"/>
          <w:rtl/>
        </w:rPr>
        <w:t>אני לא מפחד, אלא ממי שצריך לפחד ממנו. כל מורא הוא מורא של מלכות.</w:t>
      </w:r>
    </w:p>
    <w:p w14:paraId="3AF2500C" w14:textId="77777777" w:rsidR="00000000" w:rsidRDefault="007C71EE">
      <w:pPr>
        <w:pStyle w:val="a"/>
        <w:rPr>
          <w:rFonts w:hint="cs"/>
          <w:rtl/>
        </w:rPr>
      </w:pPr>
    </w:p>
    <w:p w14:paraId="7CF5B18D" w14:textId="77777777" w:rsidR="00000000" w:rsidRDefault="007C71EE">
      <w:pPr>
        <w:pStyle w:val="ac"/>
        <w:rPr>
          <w:rtl/>
        </w:rPr>
      </w:pPr>
      <w:r>
        <w:rPr>
          <w:rFonts w:hint="eastAsia"/>
          <w:rtl/>
        </w:rPr>
        <w:t>אחמד</w:t>
      </w:r>
      <w:r>
        <w:rPr>
          <w:rtl/>
        </w:rPr>
        <w:t xml:space="preserve"> טיבי (חד"ש-תע"ל):</w:t>
      </w:r>
    </w:p>
    <w:p w14:paraId="78A95C37" w14:textId="77777777" w:rsidR="00000000" w:rsidRDefault="007C71EE">
      <w:pPr>
        <w:pStyle w:val="a"/>
        <w:rPr>
          <w:rFonts w:hint="cs"/>
          <w:rtl/>
        </w:rPr>
      </w:pPr>
    </w:p>
    <w:p w14:paraId="14439CB3" w14:textId="77777777" w:rsidR="00000000" w:rsidRDefault="007C71EE">
      <w:pPr>
        <w:pStyle w:val="a"/>
        <w:rPr>
          <w:rFonts w:hint="cs"/>
          <w:rtl/>
        </w:rPr>
      </w:pPr>
      <w:r>
        <w:rPr>
          <w:rFonts w:hint="cs"/>
          <w:rtl/>
        </w:rPr>
        <w:t>מה דעתך על התוכנית הכלכל</w:t>
      </w:r>
      <w:r>
        <w:rPr>
          <w:rFonts w:hint="cs"/>
          <w:rtl/>
        </w:rPr>
        <w:t>ית, חבר הכנסת גפני?</w:t>
      </w:r>
    </w:p>
    <w:p w14:paraId="00DF361B" w14:textId="77777777" w:rsidR="00000000" w:rsidRDefault="007C71EE">
      <w:pPr>
        <w:pStyle w:val="a"/>
        <w:rPr>
          <w:rFonts w:hint="cs"/>
          <w:rtl/>
        </w:rPr>
      </w:pPr>
    </w:p>
    <w:p w14:paraId="0E2B4A55" w14:textId="77777777" w:rsidR="00000000" w:rsidRDefault="007C71EE">
      <w:pPr>
        <w:pStyle w:val="ad"/>
        <w:rPr>
          <w:rtl/>
        </w:rPr>
      </w:pPr>
      <w:r>
        <w:rPr>
          <w:rtl/>
        </w:rPr>
        <w:t>היו"ר ראובן ריבלין:</w:t>
      </w:r>
    </w:p>
    <w:p w14:paraId="2DCF4BEA" w14:textId="77777777" w:rsidR="00000000" w:rsidRDefault="007C71EE">
      <w:pPr>
        <w:pStyle w:val="a"/>
        <w:rPr>
          <w:rtl/>
        </w:rPr>
      </w:pPr>
    </w:p>
    <w:p w14:paraId="04A0155C" w14:textId="77777777" w:rsidR="00000000" w:rsidRDefault="007C71EE">
      <w:pPr>
        <w:pStyle w:val="a"/>
        <w:rPr>
          <w:rFonts w:hint="cs"/>
          <w:rtl/>
        </w:rPr>
      </w:pPr>
      <w:r>
        <w:rPr>
          <w:rFonts w:hint="cs"/>
          <w:rtl/>
        </w:rPr>
        <w:t>אני מאוד מודה לחבר הכנסת אחמד טיבי שמבקש להחליף את חברו חבר הכנסת מוחמד ברכה.</w:t>
      </w:r>
    </w:p>
    <w:p w14:paraId="0C600EE1" w14:textId="77777777" w:rsidR="00000000" w:rsidRDefault="007C71EE">
      <w:pPr>
        <w:pStyle w:val="a"/>
        <w:rPr>
          <w:rFonts w:hint="cs"/>
          <w:rtl/>
        </w:rPr>
      </w:pPr>
    </w:p>
    <w:p w14:paraId="5C277C28" w14:textId="77777777" w:rsidR="00000000" w:rsidRDefault="007C71EE">
      <w:pPr>
        <w:pStyle w:val="ac"/>
        <w:rPr>
          <w:rtl/>
        </w:rPr>
      </w:pPr>
      <w:r>
        <w:rPr>
          <w:rFonts w:hint="eastAsia"/>
          <w:rtl/>
        </w:rPr>
        <w:t>אחמד</w:t>
      </w:r>
      <w:r>
        <w:rPr>
          <w:rtl/>
        </w:rPr>
        <w:t xml:space="preserve"> טיבי (חד"ש-תע"ל):</w:t>
      </w:r>
    </w:p>
    <w:p w14:paraId="71D2E561" w14:textId="77777777" w:rsidR="00000000" w:rsidRDefault="007C71EE">
      <w:pPr>
        <w:pStyle w:val="a"/>
        <w:rPr>
          <w:rFonts w:hint="cs"/>
          <w:rtl/>
        </w:rPr>
      </w:pPr>
    </w:p>
    <w:p w14:paraId="42B6B07A" w14:textId="77777777" w:rsidR="00000000" w:rsidRDefault="007C71EE">
      <w:pPr>
        <w:pStyle w:val="a"/>
        <w:rPr>
          <w:rFonts w:hint="cs"/>
          <w:rtl/>
        </w:rPr>
      </w:pPr>
      <w:r>
        <w:rPr>
          <w:rFonts w:hint="cs"/>
          <w:rtl/>
        </w:rPr>
        <w:t xml:space="preserve">בעוד שנתיים, לא עכשיו. </w:t>
      </w:r>
    </w:p>
    <w:p w14:paraId="759D0412" w14:textId="77777777" w:rsidR="00000000" w:rsidRDefault="007C71EE">
      <w:pPr>
        <w:pStyle w:val="a"/>
        <w:rPr>
          <w:rFonts w:hint="cs"/>
          <w:rtl/>
        </w:rPr>
      </w:pPr>
    </w:p>
    <w:p w14:paraId="23B218E2" w14:textId="77777777" w:rsidR="00000000" w:rsidRDefault="007C71EE">
      <w:pPr>
        <w:pStyle w:val="ad"/>
        <w:rPr>
          <w:rtl/>
        </w:rPr>
      </w:pPr>
      <w:r>
        <w:rPr>
          <w:rtl/>
        </w:rPr>
        <w:t>היו"ר ראובן ריבלין:</w:t>
      </w:r>
    </w:p>
    <w:p w14:paraId="027150C6" w14:textId="77777777" w:rsidR="00000000" w:rsidRDefault="007C71EE">
      <w:pPr>
        <w:pStyle w:val="a"/>
        <w:rPr>
          <w:rtl/>
        </w:rPr>
      </w:pPr>
    </w:p>
    <w:p w14:paraId="50347806" w14:textId="77777777" w:rsidR="00000000" w:rsidRDefault="007C71EE">
      <w:pPr>
        <w:pStyle w:val="a"/>
        <w:rPr>
          <w:rFonts w:hint="cs"/>
          <w:rtl/>
        </w:rPr>
      </w:pPr>
      <w:r>
        <w:rPr>
          <w:rFonts w:hint="cs"/>
          <w:rtl/>
        </w:rPr>
        <w:t>לא, נדמה לי שבעוד שנתיים - אדוני ביקש שחבר הכנסת דהאמשה יחליף אות</w:t>
      </w:r>
      <w:r>
        <w:rPr>
          <w:rFonts w:hint="cs"/>
          <w:rtl/>
        </w:rPr>
        <w:t xml:space="preserve">ו. חבר הכנסת גפני, בבקשה. </w:t>
      </w:r>
      <w:bookmarkStart w:id="160" w:name="FS000000526T26_05_2003_13_55_13"/>
      <w:bookmarkEnd w:id="160"/>
    </w:p>
    <w:p w14:paraId="07ED4B96" w14:textId="77777777" w:rsidR="00000000" w:rsidRDefault="007C71EE">
      <w:pPr>
        <w:pStyle w:val="a"/>
        <w:rPr>
          <w:rFonts w:hint="cs"/>
          <w:rtl/>
        </w:rPr>
      </w:pPr>
    </w:p>
    <w:p w14:paraId="357975F6" w14:textId="77777777" w:rsidR="00000000" w:rsidRDefault="007C71EE">
      <w:pPr>
        <w:pStyle w:val="Speaker"/>
        <w:rPr>
          <w:rtl/>
        </w:rPr>
      </w:pPr>
      <w:bookmarkStart w:id="161" w:name="FS000000526T26_05_2003_13_55_26"/>
      <w:bookmarkEnd w:id="161"/>
      <w:r>
        <w:rPr>
          <w:rFonts w:hint="eastAsia"/>
          <w:rtl/>
        </w:rPr>
        <w:t>משה</w:t>
      </w:r>
      <w:r>
        <w:rPr>
          <w:rtl/>
        </w:rPr>
        <w:t xml:space="preserve"> גפני (יהדות התורה):</w:t>
      </w:r>
    </w:p>
    <w:p w14:paraId="0FAF2840" w14:textId="77777777" w:rsidR="00000000" w:rsidRDefault="007C71EE">
      <w:pPr>
        <w:pStyle w:val="a"/>
        <w:rPr>
          <w:rFonts w:hint="cs"/>
          <w:rtl/>
        </w:rPr>
      </w:pPr>
    </w:p>
    <w:p w14:paraId="4DA7D679" w14:textId="77777777" w:rsidR="00000000" w:rsidRDefault="007C71EE">
      <w:pPr>
        <w:pStyle w:val="a"/>
        <w:rPr>
          <w:rFonts w:hint="cs"/>
          <w:rtl/>
        </w:rPr>
      </w:pPr>
      <w:r>
        <w:rPr>
          <w:rFonts w:hint="cs"/>
          <w:rtl/>
        </w:rPr>
        <w:t xml:space="preserve">אדוני היושב-ראש, רבותי חברי הכנסת. התוכנית להרעבת ילדי ישראל </w:t>
      </w:r>
      <w:r>
        <w:rPr>
          <w:rtl/>
        </w:rPr>
        <w:t>–</w:t>
      </w:r>
      <w:r>
        <w:rPr>
          <w:rFonts w:hint="cs"/>
          <w:rtl/>
        </w:rPr>
        <w:t xml:space="preserve"> איך קוראים לה?</w:t>
      </w:r>
    </w:p>
    <w:p w14:paraId="3ADBB4C7" w14:textId="77777777" w:rsidR="00000000" w:rsidRDefault="007C71EE">
      <w:pPr>
        <w:pStyle w:val="a"/>
        <w:rPr>
          <w:rFonts w:hint="cs"/>
          <w:rtl/>
        </w:rPr>
      </w:pPr>
    </w:p>
    <w:p w14:paraId="19B30173" w14:textId="77777777" w:rsidR="00000000" w:rsidRDefault="007C71EE">
      <w:pPr>
        <w:pStyle w:val="ad"/>
        <w:rPr>
          <w:rtl/>
        </w:rPr>
      </w:pPr>
      <w:r>
        <w:rPr>
          <w:rtl/>
        </w:rPr>
        <w:t>היו"ר ראובן ריבלין:</w:t>
      </w:r>
    </w:p>
    <w:p w14:paraId="034B5360" w14:textId="77777777" w:rsidR="00000000" w:rsidRDefault="007C71EE">
      <w:pPr>
        <w:pStyle w:val="a"/>
        <w:rPr>
          <w:rtl/>
        </w:rPr>
      </w:pPr>
    </w:p>
    <w:p w14:paraId="7BCA3EFF" w14:textId="77777777" w:rsidR="00000000" w:rsidRDefault="007C71EE">
      <w:pPr>
        <w:pStyle w:val="a"/>
        <w:rPr>
          <w:rFonts w:hint="cs"/>
          <w:rtl/>
        </w:rPr>
      </w:pPr>
      <w:r>
        <w:rPr>
          <w:rFonts w:hint="cs"/>
          <w:rtl/>
        </w:rPr>
        <w:t xml:space="preserve">אדוני לא ישים בפני מכשול. </w:t>
      </w:r>
    </w:p>
    <w:p w14:paraId="18DFB487" w14:textId="77777777" w:rsidR="00000000" w:rsidRDefault="007C71EE">
      <w:pPr>
        <w:pStyle w:val="a"/>
        <w:rPr>
          <w:rFonts w:hint="cs"/>
          <w:rtl/>
        </w:rPr>
      </w:pPr>
    </w:p>
    <w:p w14:paraId="591D5B36" w14:textId="77777777" w:rsidR="00000000" w:rsidRDefault="007C71EE">
      <w:pPr>
        <w:pStyle w:val="SpeakerCon"/>
        <w:rPr>
          <w:rFonts w:hint="cs"/>
          <w:rtl/>
        </w:rPr>
      </w:pPr>
      <w:bookmarkStart w:id="162" w:name="FS000000526T26_05_2003_13_55_44C"/>
      <w:bookmarkEnd w:id="162"/>
    </w:p>
    <w:p w14:paraId="5640FAFC" w14:textId="77777777" w:rsidR="00000000" w:rsidRDefault="007C71EE">
      <w:pPr>
        <w:pStyle w:val="SpeakerCon"/>
        <w:rPr>
          <w:rtl/>
        </w:rPr>
      </w:pPr>
      <w:r>
        <w:rPr>
          <w:rtl/>
        </w:rPr>
        <w:t>משה גפני (יהדות התורה):</w:t>
      </w:r>
    </w:p>
    <w:p w14:paraId="15E9839F" w14:textId="77777777" w:rsidR="00000000" w:rsidRDefault="007C71EE">
      <w:pPr>
        <w:pStyle w:val="a"/>
        <w:rPr>
          <w:rtl/>
        </w:rPr>
      </w:pPr>
    </w:p>
    <w:p w14:paraId="3A6B17B8" w14:textId="77777777" w:rsidR="00000000" w:rsidRDefault="007C71EE">
      <w:pPr>
        <w:pStyle w:val="a"/>
        <w:rPr>
          <w:rFonts w:hint="cs"/>
          <w:rtl/>
        </w:rPr>
      </w:pPr>
      <w:r>
        <w:rPr>
          <w:rFonts w:hint="cs"/>
          <w:rtl/>
        </w:rPr>
        <w:t xml:space="preserve">התוכנית איננה תוכנית כלכלית. מכיוון שהדיון עכשיו </w:t>
      </w:r>
      <w:r>
        <w:rPr>
          <w:rFonts w:hint="cs"/>
          <w:rtl/>
        </w:rPr>
        <w:t xml:space="preserve">הוא על הפיצול, אני רוצה להראות רק בפיצול עצמו, שלא מדובר על תוכנית כלכלית. חבר הכנסת טיבי, אתה מפריע לי כל הזמן. </w:t>
      </w:r>
    </w:p>
    <w:p w14:paraId="3979C716" w14:textId="77777777" w:rsidR="00000000" w:rsidRDefault="007C71EE">
      <w:pPr>
        <w:pStyle w:val="a"/>
        <w:rPr>
          <w:rFonts w:hint="cs"/>
          <w:rtl/>
        </w:rPr>
      </w:pPr>
    </w:p>
    <w:p w14:paraId="0FD75749" w14:textId="77777777" w:rsidR="00000000" w:rsidRDefault="007C71EE">
      <w:pPr>
        <w:pStyle w:val="ac"/>
        <w:rPr>
          <w:rtl/>
        </w:rPr>
      </w:pPr>
      <w:r>
        <w:rPr>
          <w:rFonts w:hint="eastAsia"/>
          <w:rtl/>
        </w:rPr>
        <w:t>אחמד</w:t>
      </w:r>
      <w:r>
        <w:rPr>
          <w:rtl/>
        </w:rPr>
        <w:t xml:space="preserve"> טיבי (חד"ש-תע"ל):</w:t>
      </w:r>
    </w:p>
    <w:p w14:paraId="533C3926" w14:textId="77777777" w:rsidR="00000000" w:rsidRDefault="007C71EE">
      <w:pPr>
        <w:pStyle w:val="a"/>
        <w:rPr>
          <w:rFonts w:hint="cs"/>
          <w:rtl/>
        </w:rPr>
      </w:pPr>
    </w:p>
    <w:p w14:paraId="48695865" w14:textId="77777777" w:rsidR="00000000" w:rsidRDefault="007C71EE">
      <w:pPr>
        <w:pStyle w:val="a"/>
        <w:rPr>
          <w:rFonts w:hint="cs"/>
          <w:rtl/>
        </w:rPr>
      </w:pPr>
      <w:r>
        <w:rPr>
          <w:rFonts w:hint="cs"/>
          <w:rtl/>
        </w:rPr>
        <w:t xml:space="preserve">חבר הכנסת דוד טל אומר לי כל הזמן </w:t>
      </w:r>
      <w:r>
        <w:rPr>
          <w:rtl/>
        </w:rPr>
        <w:t>–</w:t>
      </w:r>
      <w:r>
        <w:rPr>
          <w:rFonts w:hint="cs"/>
          <w:rtl/>
        </w:rPr>
        <w:t xml:space="preserve"> כבר שלוש פעמים - שיש לריבלין אומץ לב. </w:t>
      </w:r>
    </w:p>
    <w:p w14:paraId="0C71029F" w14:textId="77777777" w:rsidR="00000000" w:rsidRDefault="007C71EE">
      <w:pPr>
        <w:pStyle w:val="a"/>
        <w:rPr>
          <w:rFonts w:hint="cs"/>
          <w:rtl/>
        </w:rPr>
      </w:pPr>
    </w:p>
    <w:p w14:paraId="667E3EC3" w14:textId="77777777" w:rsidR="00000000" w:rsidRDefault="007C71EE">
      <w:pPr>
        <w:pStyle w:val="SpeakerCon"/>
        <w:rPr>
          <w:rtl/>
        </w:rPr>
      </w:pPr>
      <w:bookmarkStart w:id="163" w:name="FS000000526T26_05_2003_13_56_49C"/>
      <w:bookmarkEnd w:id="163"/>
      <w:r>
        <w:rPr>
          <w:rtl/>
        </w:rPr>
        <w:t>משה גפני (יהדות התורה):</w:t>
      </w:r>
    </w:p>
    <w:p w14:paraId="143AB71A" w14:textId="77777777" w:rsidR="00000000" w:rsidRDefault="007C71EE">
      <w:pPr>
        <w:pStyle w:val="a"/>
        <w:rPr>
          <w:rtl/>
        </w:rPr>
      </w:pPr>
    </w:p>
    <w:p w14:paraId="2B8F2861" w14:textId="77777777" w:rsidR="00000000" w:rsidRDefault="007C71EE">
      <w:pPr>
        <w:pStyle w:val="a"/>
        <w:rPr>
          <w:rFonts w:hint="cs"/>
          <w:rtl/>
        </w:rPr>
      </w:pPr>
      <w:r>
        <w:rPr>
          <w:rFonts w:hint="cs"/>
          <w:rtl/>
        </w:rPr>
        <w:t>רק במה שאנחנו דני</w:t>
      </w:r>
      <w:r>
        <w:rPr>
          <w:rFonts w:hint="cs"/>
          <w:rtl/>
        </w:rPr>
        <w:t xml:space="preserve">ם עכשיו, כבר אפשר לראות שלא מדובר בתוכנית כלכלית, אלא בתוכנית שבאה להעשיר את העשירים ובאה לעשות את העניים עניים יותר. </w:t>
      </w:r>
    </w:p>
    <w:p w14:paraId="2E0CD31A" w14:textId="77777777" w:rsidR="00000000" w:rsidRDefault="007C71EE">
      <w:pPr>
        <w:pStyle w:val="a"/>
        <w:rPr>
          <w:rFonts w:hint="cs"/>
          <w:rtl/>
        </w:rPr>
      </w:pPr>
    </w:p>
    <w:p w14:paraId="3D0B5952" w14:textId="77777777" w:rsidR="00000000" w:rsidRDefault="007C71EE">
      <w:pPr>
        <w:pStyle w:val="a"/>
        <w:rPr>
          <w:rFonts w:hint="cs"/>
          <w:rtl/>
        </w:rPr>
      </w:pPr>
      <w:r>
        <w:rPr>
          <w:rFonts w:hint="cs"/>
          <w:rtl/>
        </w:rPr>
        <w:t xml:space="preserve">מה מפוצל מהחוק? שמעתי אתמול את שר המשפטים טומי לפיד, שהתהדר ברדיו שהוא הולך על-פי החלטת הממשלה. שני שרים באו לוועדת הכספים, וביקשו לפצל </w:t>
      </w:r>
      <w:r>
        <w:rPr>
          <w:rFonts w:hint="cs"/>
          <w:rtl/>
        </w:rPr>
        <w:t xml:space="preserve">את החוק, בניגוד להחלטת הממשלה </w:t>
      </w:r>
      <w:r>
        <w:rPr>
          <w:rtl/>
        </w:rPr>
        <w:t>–</w:t>
      </w:r>
      <w:r>
        <w:rPr>
          <w:rFonts w:hint="cs"/>
          <w:rtl/>
        </w:rPr>
        <w:t xml:space="preserve"> שני שרים: השר פריצקי על משק החשמל, והשר פורז על איחוד הרשויות ועל הסגנים. </w:t>
      </w:r>
    </w:p>
    <w:p w14:paraId="776E8690" w14:textId="77777777" w:rsidR="00000000" w:rsidRDefault="007C71EE">
      <w:pPr>
        <w:pStyle w:val="a"/>
        <w:rPr>
          <w:rFonts w:hint="cs"/>
          <w:rtl/>
        </w:rPr>
      </w:pPr>
    </w:p>
    <w:p w14:paraId="662D321A" w14:textId="77777777" w:rsidR="00000000" w:rsidRDefault="007C71EE">
      <w:pPr>
        <w:pStyle w:val="a"/>
        <w:rPr>
          <w:rFonts w:hint="cs"/>
          <w:rtl/>
        </w:rPr>
      </w:pPr>
      <w:r>
        <w:rPr>
          <w:rFonts w:hint="cs"/>
          <w:rtl/>
        </w:rPr>
        <w:t>ואני שואל, מה קרה באיחוד הרשויות? הרי הממשלה החליטה לאחד רשויות, לחסוך הרבה כסף, אלא מה? שר הפנים פורז לא עמד בלחצם של ראשי הערים. אני מסכים, צריך ל</w:t>
      </w:r>
      <w:r>
        <w:rPr>
          <w:rFonts w:hint="cs"/>
          <w:rtl/>
        </w:rPr>
        <w:t xml:space="preserve">דון על איחוד רשויות, זה לא דבר של מה בכך. לא צריך לדון על ביטול קצבאות הילדים, כשאומרת היועצת המשפטית של ועדת העבודה והרווחה, שזה חוק אנטי-חוקתי, שפוגע בחוק-יסוד: כבוד האדם וחירותו. מוציאים את הנושא של הסגנים, ואני לא נכנס לעניין של עוזי כהן. </w:t>
      </w:r>
    </w:p>
    <w:p w14:paraId="6EE80FF2" w14:textId="77777777" w:rsidR="00000000" w:rsidRDefault="007C71EE">
      <w:pPr>
        <w:pStyle w:val="a"/>
        <w:rPr>
          <w:rFonts w:hint="cs"/>
          <w:rtl/>
        </w:rPr>
      </w:pPr>
    </w:p>
    <w:p w14:paraId="57B8A475" w14:textId="77777777" w:rsidR="00000000" w:rsidRDefault="007C71EE">
      <w:pPr>
        <w:pStyle w:val="ac"/>
        <w:rPr>
          <w:rtl/>
        </w:rPr>
      </w:pPr>
      <w:r>
        <w:rPr>
          <w:rFonts w:hint="eastAsia"/>
          <w:rtl/>
        </w:rPr>
        <w:t>אחמד</w:t>
      </w:r>
      <w:r>
        <w:rPr>
          <w:rtl/>
        </w:rPr>
        <w:t xml:space="preserve"> טיבי (</w:t>
      </w:r>
      <w:r>
        <w:rPr>
          <w:rtl/>
        </w:rPr>
        <w:t>חד"ש-תע"ל):</w:t>
      </w:r>
    </w:p>
    <w:p w14:paraId="618A0BEC" w14:textId="77777777" w:rsidR="00000000" w:rsidRDefault="007C71EE">
      <w:pPr>
        <w:pStyle w:val="a"/>
        <w:rPr>
          <w:rFonts w:hint="cs"/>
          <w:rtl/>
        </w:rPr>
      </w:pPr>
    </w:p>
    <w:p w14:paraId="07F83A66" w14:textId="77777777" w:rsidR="00000000" w:rsidRDefault="007C71EE">
      <w:pPr>
        <w:pStyle w:val="a"/>
        <w:rPr>
          <w:rFonts w:hint="cs"/>
          <w:rtl/>
        </w:rPr>
      </w:pPr>
      <w:r>
        <w:rPr>
          <w:rFonts w:hint="cs"/>
          <w:rtl/>
        </w:rPr>
        <w:t>מי זה עוזי כהן?</w:t>
      </w:r>
    </w:p>
    <w:p w14:paraId="58E5107A" w14:textId="77777777" w:rsidR="00000000" w:rsidRDefault="007C71EE">
      <w:pPr>
        <w:pStyle w:val="a"/>
        <w:rPr>
          <w:rFonts w:hint="cs"/>
          <w:rtl/>
        </w:rPr>
      </w:pPr>
    </w:p>
    <w:p w14:paraId="66B605B7" w14:textId="77777777" w:rsidR="00000000" w:rsidRDefault="007C71EE">
      <w:pPr>
        <w:pStyle w:val="SpeakerCon"/>
        <w:rPr>
          <w:rtl/>
        </w:rPr>
      </w:pPr>
      <w:bookmarkStart w:id="164" w:name="FS000000526T26_05_2003_13_59_02C"/>
      <w:bookmarkEnd w:id="164"/>
      <w:r>
        <w:rPr>
          <w:rtl/>
        </w:rPr>
        <w:t>משה גפני (יהדות התורה):</w:t>
      </w:r>
    </w:p>
    <w:p w14:paraId="70061ECF" w14:textId="77777777" w:rsidR="00000000" w:rsidRDefault="007C71EE">
      <w:pPr>
        <w:pStyle w:val="a"/>
        <w:rPr>
          <w:rtl/>
        </w:rPr>
      </w:pPr>
    </w:p>
    <w:p w14:paraId="35D8E987" w14:textId="77777777" w:rsidR="00000000" w:rsidRDefault="007C71EE">
      <w:pPr>
        <w:pStyle w:val="a"/>
        <w:rPr>
          <w:rFonts w:hint="cs"/>
          <w:rtl/>
        </w:rPr>
      </w:pPr>
      <w:r>
        <w:rPr>
          <w:rFonts w:hint="cs"/>
          <w:rtl/>
        </w:rPr>
        <w:t xml:space="preserve">אני לא נכנס לזה בכלל, אבל במשרד הפנים את זה מפצלים. נכון, צריך לדון על העניין, כי הסגנים עושים עבודה. בסדר גמור, אף אחד לא אמר שזה אנטי-חוקתי. רק על סעיף אחד אמרו שהוא אנטי-חוקתי. אותו לא מפצלים. אותו </w:t>
      </w:r>
      <w:r>
        <w:rPr>
          <w:rFonts w:hint="cs"/>
          <w:rtl/>
        </w:rPr>
        <w:t xml:space="preserve">משאירים כמות שהוא, בהיקף קיצוץ של 2.5 מיליארדי שקל, ואותו משאירים ככתבו וכלשונו, ועל זה לא דנים. </w:t>
      </w:r>
    </w:p>
    <w:p w14:paraId="5D83C379" w14:textId="77777777" w:rsidR="00000000" w:rsidRDefault="007C71EE">
      <w:pPr>
        <w:pStyle w:val="a"/>
        <w:rPr>
          <w:rFonts w:hint="cs"/>
          <w:rtl/>
        </w:rPr>
      </w:pPr>
    </w:p>
    <w:p w14:paraId="22EED439" w14:textId="77777777" w:rsidR="00000000" w:rsidRDefault="007C71EE">
      <w:pPr>
        <w:pStyle w:val="a"/>
        <w:rPr>
          <w:rFonts w:hint="cs"/>
          <w:rtl/>
        </w:rPr>
      </w:pPr>
      <w:r>
        <w:rPr>
          <w:rFonts w:hint="cs"/>
          <w:rtl/>
        </w:rPr>
        <w:t>מה שמפצלים זה רק את מה שנוגע לחזקים, רק את מה שנוגע לעשירים. וטומי לפיד אומר: אנחנו הולכים על-פי החלטות הממשלה. אילו החלטות ממשלה? הממשלה החליטה להביא את איח</w:t>
      </w:r>
      <w:r>
        <w:rPr>
          <w:rFonts w:hint="cs"/>
          <w:rtl/>
        </w:rPr>
        <w:t xml:space="preserve">וד הרשויות. הממשלה החליטה להביא את הנושא של הסגנים. </w:t>
      </w:r>
    </w:p>
    <w:p w14:paraId="3F504B53" w14:textId="77777777" w:rsidR="00000000" w:rsidRDefault="007C71EE">
      <w:pPr>
        <w:pStyle w:val="a"/>
        <w:rPr>
          <w:rFonts w:hint="cs"/>
          <w:rtl/>
        </w:rPr>
      </w:pPr>
    </w:p>
    <w:p w14:paraId="066686F9" w14:textId="77777777" w:rsidR="00000000" w:rsidRDefault="007C71EE">
      <w:pPr>
        <w:pStyle w:val="a"/>
        <w:rPr>
          <w:rFonts w:hint="cs"/>
          <w:rtl/>
        </w:rPr>
      </w:pPr>
      <w:r>
        <w:rPr>
          <w:rFonts w:hint="cs"/>
          <w:rtl/>
        </w:rPr>
        <w:t>נכון, יש חוקים שפיצלו, ובאמת היה ראוי לפצל אותם - בוועדה המשותפת שאני השתתפתי בה, הנושא של חינוך לילדים חולים והנושא של תוכנית השילוב - אבל בניגוד מוחלט לדעת הממשלה. שני חברי קואליציה שישבו בראשות הוועד</w:t>
      </w:r>
      <w:r>
        <w:rPr>
          <w:rFonts w:hint="cs"/>
          <w:rtl/>
        </w:rPr>
        <w:t xml:space="preserve">ה הזאת התנגדו להחלטת הממשלה, ואנחנו בסיוע של האופוזיציה אכן פיצלנו את זה, בניגוד לעמדת הממשלה. הממשלה פוגעת בחלשים והיא לא רצתה לפצל את זה. </w:t>
      </w:r>
    </w:p>
    <w:p w14:paraId="2654AD70" w14:textId="77777777" w:rsidR="00000000" w:rsidRDefault="007C71EE">
      <w:pPr>
        <w:pStyle w:val="a"/>
        <w:rPr>
          <w:rFonts w:hint="cs"/>
          <w:rtl/>
        </w:rPr>
      </w:pPr>
    </w:p>
    <w:p w14:paraId="198E7742" w14:textId="77777777" w:rsidR="00000000" w:rsidRDefault="007C71EE">
      <w:pPr>
        <w:pStyle w:val="ad"/>
        <w:rPr>
          <w:rtl/>
        </w:rPr>
      </w:pPr>
      <w:r>
        <w:rPr>
          <w:rtl/>
        </w:rPr>
        <w:t>היו"ר ראובן ריבלין:</w:t>
      </w:r>
    </w:p>
    <w:p w14:paraId="0981E317" w14:textId="77777777" w:rsidR="00000000" w:rsidRDefault="007C71EE">
      <w:pPr>
        <w:pStyle w:val="a"/>
        <w:rPr>
          <w:rtl/>
        </w:rPr>
      </w:pPr>
    </w:p>
    <w:p w14:paraId="56F1A11A" w14:textId="77777777" w:rsidR="00000000" w:rsidRDefault="007C71EE">
      <w:pPr>
        <w:pStyle w:val="a"/>
        <w:rPr>
          <w:rFonts w:hint="cs"/>
          <w:rtl/>
        </w:rPr>
      </w:pPr>
      <w:r>
        <w:rPr>
          <w:rFonts w:hint="cs"/>
          <w:rtl/>
        </w:rPr>
        <w:t xml:space="preserve">יש לך עוד עשר שניות. </w:t>
      </w:r>
    </w:p>
    <w:p w14:paraId="0EBE41AF" w14:textId="77777777" w:rsidR="00000000" w:rsidRDefault="007C71EE">
      <w:pPr>
        <w:pStyle w:val="a"/>
        <w:rPr>
          <w:rFonts w:hint="cs"/>
          <w:rtl/>
        </w:rPr>
      </w:pPr>
    </w:p>
    <w:p w14:paraId="33EA84E2" w14:textId="77777777" w:rsidR="00000000" w:rsidRDefault="007C71EE">
      <w:pPr>
        <w:pStyle w:val="SpeakerCon"/>
        <w:rPr>
          <w:rtl/>
        </w:rPr>
      </w:pPr>
      <w:bookmarkStart w:id="165" w:name="FS000000526T26_05_2003_14_01_21C"/>
      <w:bookmarkEnd w:id="165"/>
      <w:r>
        <w:rPr>
          <w:rtl/>
        </w:rPr>
        <w:t>משה גפני (יהדות התורה):</w:t>
      </w:r>
    </w:p>
    <w:p w14:paraId="46F88F51" w14:textId="77777777" w:rsidR="00000000" w:rsidRDefault="007C71EE">
      <w:pPr>
        <w:pStyle w:val="a"/>
        <w:rPr>
          <w:rtl/>
        </w:rPr>
      </w:pPr>
    </w:p>
    <w:p w14:paraId="489EFFA0" w14:textId="77777777" w:rsidR="00000000" w:rsidRDefault="007C71EE">
      <w:pPr>
        <w:pStyle w:val="a"/>
        <w:rPr>
          <w:rFonts w:hint="cs"/>
          <w:rtl/>
        </w:rPr>
      </w:pPr>
      <w:r>
        <w:rPr>
          <w:rFonts w:hint="cs"/>
          <w:rtl/>
        </w:rPr>
        <w:t>אני רוצה להגיד רק מלה אחת. יש דבר מאוד אבסורד</w:t>
      </w:r>
      <w:r>
        <w:rPr>
          <w:rFonts w:hint="cs"/>
          <w:rtl/>
        </w:rPr>
        <w:t xml:space="preserve">י, ואתם תראו את זה בהמשך </w:t>
      </w:r>
      <w:r>
        <w:rPr>
          <w:rtl/>
        </w:rPr>
        <w:t>–</w:t>
      </w:r>
      <w:r>
        <w:rPr>
          <w:rFonts w:hint="cs"/>
          <w:rtl/>
        </w:rPr>
        <w:t xml:space="preserve"> בנושא המקומות שבהם תהיינה הטבות במס; את הרוב הוציאו. היה דיון על הערבה התיכונה, שאותה החליטו להוציא, לא יהיו שם הטבות במס. מה כן הכניסו?</w:t>
      </w:r>
    </w:p>
    <w:p w14:paraId="16C177DE" w14:textId="77777777" w:rsidR="00000000" w:rsidRDefault="007C71EE">
      <w:pPr>
        <w:pStyle w:val="a"/>
        <w:rPr>
          <w:rFonts w:hint="cs"/>
          <w:rtl/>
        </w:rPr>
      </w:pPr>
    </w:p>
    <w:p w14:paraId="172031DA" w14:textId="77777777" w:rsidR="00000000" w:rsidRDefault="007C71EE">
      <w:pPr>
        <w:pStyle w:val="ad"/>
        <w:rPr>
          <w:rtl/>
        </w:rPr>
      </w:pPr>
      <w:r>
        <w:rPr>
          <w:rtl/>
        </w:rPr>
        <w:t>היו"ר ראובן ריבלין:</w:t>
      </w:r>
    </w:p>
    <w:p w14:paraId="4925467F" w14:textId="77777777" w:rsidR="00000000" w:rsidRDefault="007C71EE">
      <w:pPr>
        <w:pStyle w:val="a"/>
        <w:rPr>
          <w:rtl/>
        </w:rPr>
      </w:pPr>
    </w:p>
    <w:p w14:paraId="360E48DC" w14:textId="77777777" w:rsidR="00000000" w:rsidRDefault="007C71EE">
      <w:pPr>
        <w:pStyle w:val="a"/>
        <w:rPr>
          <w:rFonts w:hint="cs"/>
          <w:rtl/>
        </w:rPr>
      </w:pPr>
      <w:r>
        <w:rPr>
          <w:rFonts w:hint="cs"/>
          <w:rtl/>
        </w:rPr>
        <w:t xml:space="preserve">תודה לחבר הכנסת גפני, שתמיד אומר לי: כן, כן, מאה אחוז, עוד עשר שניות, </w:t>
      </w:r>
      <w:r>
        <w:rPr>
          <w:rFonts w:hint="cs"/>
          <w:rtl/>
        </w:rPr>
        <w:t xml:space="preserve">ומתחיל את הנאום בדיוק כשנגמרות שלוש דקות. </w:t>
      </w:r>
    </w:p>
    <w:p w14:paraId="5D0DE7C7" w14:textId="77777777" w:rsidR="00000000" w:rsidRDefault="007C71EE">
      <w:pPr>
        <w:pStyle w:val="a"/>
        <w:rPr>
          <w:rFonts w:hint="cs"/>
          <w:rtl/>
        </w:rPr>
      </w:pPr>
    </w:p>
    <w:p w14:paraId="79819E8C" w14:textId="77777777" w:rsidR="00000000" w:rsidRDefault="007C71EE">
      <w:pPr>
        <w:pStyle w:val="SpeakerCon"/>
        <w:rPr>
          <w:rtl/>
        </w:rPr>
      </w:pPr>
      <w:bookmarkStart w:id="166" w:name="FS000000526T26_05_2003_14_02_27C"/>
      <w:bookmarkEnd w:id="166"/>
      <w:r>
        <w:rPr>
          <w:rtl/>
        </w:rPr>
        <w:t>משה גפני (יהדות התורה):</w:t>
      </w:r>
    </w:p>
    <w:p w14:paraId="7CAC5837" w14:textId="77777777" w:rsidR="00000000" w:rsidRDefault="007C71EE">
      <w:pPr>
        <w:pStyle w:val="a"/>
        <w:rPr>
          <w:rtl/>
        </w:rPr>
      </w:pPr>
    </w:p>
    <w:p w14:paraId="7AC143D1" w14:textId="77777777" w:rsidR="00000000" w:rsidRDefault="007C71EE">
      <w:pPr>
        <w:pStyle w:val="a"/>
        <w:rPr>
          <w:rFonts w:hint="cs"/>
          <w:rtl/>
        </w:rPr>
      </w:pPr>
      <w:r>
        <w:rPr>
          <w:rFonts w:hint="cs"/>
          <w:rtl/>
        </w:rPr>
        <w:t xml:space="preserve">סיימתי, אדוני היושב-ראש. </w:t>
      </w:r>
    </w:p>
    <w:p w14:paraId="6353A348" w14:textId="77777777" w:rsidR="00000000" w:rsidRDefault="007C71EE">
      <w:pPr>
        <w:pStyle w:val="a"/>
        <w:rPr>
          <w:rFonts w:hint="cs"/>
          <w:rtl/>
        </w:rPr>
      </w:pPr>
    </w:p>
    <w:p w14:paraId="1AABF2D3" w14:textId="77777777" w:rsidR="00000000" w:rsidRDefault="007C71EE">
      <w:pPr>
        <w:pStyle w:val="a"/>
        <w:rPr>
          <w:rFonts w:hint="cs"/>
          <w:rtl/>
        </w:rPr>
      </w:pPr>
      <w:r>
        <w:rPr>
          <w:rFonts w:hint="cs"/>
          <w:rtl/>
        </w:rPr>
        <w:t xml:space="preserve">הכניסו את כפר-ורדים העשיר. אנחנו צריכים לראות מי עומד שם בראש העניין הזה ולאיזו מפלגה הוא משתייך. </w:t>
      </w:r>
    </w:p>
    <w:p w14:paraId="518F512F" w14:textId="77777777" w:rsidR="00000000" w:rsidRDefault="007C71EE">
      <w:pPr>
        <w:pStyle w:val="a"/>
        <w:rPr>
          <w:rFonts w:hint="cs"/>
          <w:rtl/>
        </w:rPr>
      </w:pPr>
    </w:p>
    <w:p w14:paraId="022A4B53" w14:textId="77777777" w:rsidR="00000000" w:rsidRDefault="007C71EE">
      <w:pPr>
        <w:pStyle w:val="ad"/>
        <w:rPr>
          <w:rtl/>
        </w:rPr>
      </w:pPr>
      <w:r>
        <w:rPr>
          <w:rtl/>
        </w:rPr>
        <w:t>היו"ר ראובן ריבלין:</w:t>
      </w:r>
    </w:p>
    <w:p w14:paraId="2B985B10" w14:textId="77777777" w:rsidR="00000000" w:rsidRDefault="007C71EE">
      <w:pPr>
        <w:pStyle w:val="a"/>
        <w:rPr>
          <w:rtl/>
        </w:rPr>
      </w:pPr>
    </w:p>
    <w:p w14:paraId="0EEA393A" w14:textId="77777777" w:rsidR="00000000" w:rsidRDefault="007C71EE">
      <w:pPr>
        <w:pStyle w:val="a"/>
        <w:rPr>
          <w:rFonts w:hint="cs"/>
          <w:rtl/>
        </w:rPr>
      </w:pPr>
      <w:r>
        <w:rPr>
          <w:rFonts w:hint="cs"/>
          <w:rtl/>
        </w:rPr>
        <w:t xml:space="preserve">ועוד ידובר ויסופר. </w:t>
      </w:r>
    </w:p>
    <w:p w14:paraId="4AA22A54" w14:textId="77777777" w:rsidR="00000000" w:rsidRDefault="007C71EE">
      <w:pPr>
        <w:pStyle w:val="a"/>
        <w:rPr>
          <w:rFonts w:hint="cs"/>
          <w:rtl/>
        </w:rPr>
      </w:pPr>
    </w:p>
    <w:p w14:paraId="4A3EC490" w14:textId="77777777" w:rsidR="00000000" w:rsidRDefault="007C71EE">
      <w:pPr>
        <w:pStyle w:val="SpeakerCon"/>
        <w:rPr>
          <w:rtl/>
        </w:rPr>
      </w:pPr>
      <w:bookmarkStart w:id="167" w:name="FS000000526T26_05_2003_14_03_02C"/>
      <w:bookmarkEnd w:id="167"/>
      <w:r>
        <w:rPr>
          <w:rtl/>
        </w:rPr>
        <w:t>משה גפני (יהדות הת</w:t>
      </w:r>
      <w:r>
        <w:rPr>
          <w:rtl/>
        </w:rPr>
        <w:t>ורה):</w:t>
      </w:r>
    </w:p>
    <w:p w14:paraId="65079F4D" w14:textId="77777777" w:rsidR="00000000" w:rsidRDefault="007C71EE">
      <w:pPr>
        <w:pStyle w:val="a"/>
        <w:rPr>
          <w:rtl/>
        </w:rPr>
      </w:pPr>
    </w:p>
    <w:p w14:paraId="707748C0" w14:textId="77777777" w:rsidR="00000000" w:rsidRDefault="007C71EE">
      <w:pPr>
        <w:pStyle w:val="a"/>
        <w:rPr>
          <w:rFonts w:hint="cs"/>
          <w:rtl/>
        </w:rPr>
      </w:pPr>
      <w:r>
        <w:rPr>
          <w:rFonts w:hint="cs"/>
          <w:rtl/>
        </w:rPr>
        <w:t xml:space="preserve">באריכות רבה. </w:t>
      </w:r>
    </w:p>
    <w:p w14:paraId="2B2EF0A7" w14:textId="77777777" w:rsidR="00000000" w:rsidRDefault="007C71EE">
      <w:pPr>
        <w:pStyle w:val="a"/>
        <w:rPr>
          <w:rFonts w:hint="cs"/>
          <w:rtl/>
        </w:rPr>
      </w:pPr>
    </w:p>
    <w:p w14:paraId="42D2F6BB" w14:textId="77777777" w:rsidR="00000000" w:rsidRDefault="007C71EE">
      <w:pPr>
        <w:pStyle w:val="ad"/>
        <w:rPr>
          <w:rtl/>
        </w:rPr>
      </w:pPr>
    </w:p>
    <w:p w14:paraId="32504963" w14:textId="77777777" w:rsidR="00000000" w:rsidRDefault="007C71EE">
      <w:pPr>
        <w:pStyle w:val="ad"/>
        <w:rPr>
          <w:rtl/>
        </w:rPr>
      </w:pPr>
      <w:r>
        <w:rPr>
          <w:rtl/>
        </w:rPr>
        <w:t>היו"ר ראובן ריבלין:</w:t>
      </w:r>
    </w:p>
    <w:p w14:paraId="4D1C328E" w14:textId="77777777" w:rsidR="00000000" w:rsidRDefault="007C71EE">
      <w:pPr>
        <w:pStyle w:val="a"/>
        <w:rPr>
          <w:rtl/>
        </w:rPr>
      </w:pPr>
    </w:p>
    <w:p w14:paraId="4DCC5863" w14:textId="77777777" w:rsidR="00000000" w:rsidRDefault="007C71EE">
      <w:pPr>
        <w:pStyle w:val="a"/>
        <w:rPr>
          <w:rFonts w:hint="cs"/>
          <w:rtl/>
        </w:rPr>
      </w:pPr>
      <w:r>
        <w:rPr>
          <w:rFonts w:hint="cs"/>
          <w:rtl/>
        </w:rPr>
        <w:t xml:space="preserve">באריכות רבה. תודה רבה. חבר הכנסת מוחמד ברכה, בבקשה. אחריו - חבר-הכנסת דוד טל, ואחריו </w:t>
      </w:r>
      <w:r>
        <w:rPr>
          <w:rtl/>
        </w:rPr>
        <w:t>–</w:t>
      </w:r>
      <w:r>
        <w:rPr>
          <w:rFonts w:hint="cs"/>
          <w:rtl/>
        </w:rPr>
        <w:t xml:space="preserve"> חבר הכנסת טלב אלסאנע. בעוד תשע דקות אנחנו מצביעים. אנחנו נמצאים במצב שבו אנחנו מקיימים דיונים רצופים, על-פי התקנון. </w:t>
      </w:r>
    </w:p>
    <w:p w14:paraId="3367AFE6" w14:textId="77777777" w:rsidR="00000000" w:rsidRDefault="007C71EE">
      <w:pPr>
        <w:pStyle w:val="a"/>
        <w:rPr>
          <w:rFonts w:hint="cs"/>
          <w:rtl/>
        </w:rPr>
      </w:pPr>
    </w:p>
    <w:p w14:paraId="2BD3CD8B" w14:textId="77777777" w:rsidR="00000000" w:rsidRDefault="007C71EE">
      <w:pPr>
        <w:pStyle w:val="Speaker"/>
        <w:rPr>
          <w:rtl/>
        </w:rPr>
      </w:pPr>
      <w:bookmarkStart w:id="168" w:name="FS000000540T26_05_2003_14_05_02"/>
      <w:bookmarkEnd w:id="168"/>
      <w:r>
        <w:rPr>
          <w:rFonts w:hint="eastAsia"/>
          <w:rtl/>
        </w:rPr>
        <w:t>מוחמד</w:t>
      </w:r>
      <w:r>
        <w:rPr>
          <w:rtl/>
        </w:rPr>
        <w:t xml:space="preserve"> ב</w:t>
      </w:r>
      <w:r>
        <w:rPr>
          <w:rtl/>
        </w:rPr>
        <w:t>רכה (חד"ש-תע"ל):</w:t>
      </w:r>
    </w:p>
    <w:p w14:paraId="77810FCE" w14:textId="77777777" w:rsidR="00000000" w:rsidRDefault="007C71EE">
      <w:pPr>
        <w:pStyle w:val="a"/>
        <w:rPr>
          <w:rFonts w:hint="cs"/>
          <w:rtl/>
        </w:rPr>
      </w:pPr>
    </w:p>
    <w:p w14:paraId="2D484886" w14:textId="77777777" w:rsidR="00000000" w:rsidRDefault="007C71EE">
      <w:pPr>
        <w:pStyle w:val="a"/>
        <w:rPr>
          <w:rFonts w:hint="cs"/>
          <w:rtl/>
        </w:rPr>
      </w:pPr>
      <w:r>
        <w:rPr>
          <w:rFonts w:hint="cs"/>
          <w:rtl/>
        </w:rPr>
        <w:t>אדוני היושב-ראש, רבותי חברי הכנסת, הפיצול שנעשה במה שקרוי התוכנית הכלכלית הוא פיצול שבא לשרת אינטרסים פוליטיים וכלכליים, אינטרסים של חזקים. מי שיכול ללחוץ, יכול לספק את מבוקשו. מי שיכול ללחוץ ויש לו כלים ללחוץ, אם אלה כלים פוליטיים של מרכ</w:t>
      </w:r>
      <w:r>
        <w:rPr>
          <w:rFonts w:hint="cs"/>
          <w:rtl/>
        </w:rPr>
        <w:t xml:space="preserve">ז מפלגה זאת או אחרת, או שהוא מייצג הון כזה או אחר, כנראה יוצא וכל מבוקשו בידו. מי שבאמת נפגע ומשלם מחיר יקר בגלל התוכנית הכלכלית, אלה בעיקר הרוב המכריע של אזרחי מדינת ישראל. כנראה אין להם פה. יכול להיות שיש להם פה, אבל אין אוזן שתקשיב למה שמוציא הפה שלהם. </w:t>
      </w:r>
    </w:p>
    <w:p w14:paraId="49130BBB" w14:textId="77777777" w:rsidR="00000000" w:rsidRDefault="007C71EE">
      <w:pPr>
        <w:pStyle w:val="a"/>
        <w:rPr>
          <w:rFonts w:hint="cs"/>
          <w:rtl/>
        </w:rPr>
      </w:pPr>
    </w:p>
    <w:p w14:paraId="7AB5D09C" w14:textId="77777777" w:rsidR="00000000" w:rsidRDefault="007C71EE">
      <w:pPr>
        <w:pStyle w:val="a"/>
        <w:rPr>
          <w:rFonts w:hint="cs"/>
          <w:rtl/>
        </w:rPr>
      </w:pPr>
      <w:r>
        <w:rPr>
          <w:rFonts w:hint="cs"/>
          <w:rtl/>
        </w:rPr>
        <w:t xml:space="preserve">אדוני היושב-ראש, אם נלך לדיון לא מלומד מדי בהוויה האנושית של קיום מדינות, של משטרים ושל מערכת חוקים, נראה שהדברים האלה לא הוקמו כדי לתמוך במי שיכול, בחזק. לחזק אין צורך במדינה. אין לו צורך במערכת חוקים, אין לו צורך במגבלות, בווסתים ובכל מיני דברים כאלה. </w:t>
      </w:r>
      <w:r>
        <w:rPr>
          <w:rFonts w:hint="cs"/>
          <w:rtl/>
        </w:rPr>
        <w:t xml:space="preserve">ההתנסות התרבותית הזאת של קיום משטרים וקיום מדינה באה כדי להסדיר יחסים, ובעיקר כדי להיות חסם בפני עושק הרוב ועושק החזקים. מה שקורה כאן זה שכל החלשים במדינה </w:t>
      </w:r>
      <w:r>
        <w:rPr>
          <w:rtl/>
        </w:rPr>
        <w:t>–</w:t>
      </w:r>
      <w:r>
        <w:rPr>
          <w:rFonts w:hint="cs"/>
          <w:rtl/>
        </w:rPr>
        <w:t xml:space="preserve"> המיעוט הערבי, העובדים, המובטלים, החולים, הנכים, המשפחות החד-הוריות, הילדים שצריכים חינוך, משפחות בר</w:t>
      </w:r>
      <w:r>
        <w:rPr>
          <w:rFonts w:hint="cs"/>
          <w:rtl/>
        </w:rPr>
        <w:t xml:space="preserve">וכות ילדים שצריכות קצבאות </w:t>
      </w:r>
      <w:r>
        <w:rPr>
          <w:rtl/>
        </w:rPr>
        <w:t>–</w:t>
      </w:r>
      <w:r>
        <w:rPr>
          <w:rFonts w:hint="cs"/>
          <w:rtl/>
        </w:rPr>
        <w:t xml:space="preserve"> כל שכבות האוכלוסייה נפגעות מהתוכנית הזאת, ואין להן פה. </w:t>
      </w:r>
    </w:p>
    <w:p w14:paraId="2C10DC0C" w14:textId="77777777" w:rsidR="00000000" w:rsidRDefault="007C71EE">
      <w:pPr>
        <w:pStyle w:val="a"/>
        <w:rPr>
          <w:rFonts w:hint="cs"/>
          <w:rtl/>
        </w:rPr>
      </w:pPr>
    </w:p>
    <w:p w14:paraId="1DD67714" w14:textId="77777777" w:rsidR="00000000" w:rsidRDefault="007C71EE">
      <w:pPr>
        <w:pStyle w:val="a"/>
        <w:rPr>
          <w:rFonts w:hint="cs"/>
          <w:rtl/>
        </w:rPr>
      </w:pPr>
      <w:r>
        <w:rPr>
          <w:rFonts w:hint="cs"/>
          <w:rtl/>
        </w:rPr>
        <w:t>עמדתי, כמובן, ידועה בנושא של איחוד רשויות. אני חושב שטוב שהדבר הזה לא יובא להכרעת הכנסת, והרשויות יישארו כפי שהן. אם בכלל חושבים על הנושא של איחוד, זה צריך להיות לא ממניעי</w:t>
      </w:r>
      <w:r>
        <w:rPr>
          <w:rFonts w:hint="cs"/>
          <w:rtl/>
        </w:rPr>
        <w:t xml:space="preserve">ם של חיסכון, אלא ממניעים אובייקטיביים של שיקולים חברתיים, שיקולים כלכליים וכו' וכו'. </w:t>
      </w:r>
    </w:p>
    <w:p w14:paraId="47A2EF04" w14:textId="77777777" w:rsidR="00000000" w:rsidRDefault="007C71EE">
      <w:pPr>
        <w:pStyle w:val="a"/>
        <w:rPr>
          <w:rFonts w:hint="cs"/>
          <w:rtl/>
        </w:rPr>
      </w:pPr>
    </w:p>
    <w:p w14:paraId="50B8417F" w14:textId="77777777" w:rsidR="00000000" w:rsidRDefault="007C71EE">
      <w:pPr>
        <w:pStyle w:val="a"/>
        <w:rPr>
          <w:rFonts w:hint="cs"/>
          <w:rtl/>
        </w:rPr>
      </w:pPr>
      <w:r>
        <w:rPr>
          <w:rFonts w:hint="cs"/>
          <w:rtl/>
        </w:rPr>
        <w:t>אבל, מה שקורה כאן, אדוני היושב-ראש, זה שהצעת הפיצול הזאת באה כדי לשרת גופים חזקים מבחינה פוליטית וכספית, כי הם בעלי הון. אני חושב שזה דבר שהכנסת לא אמורה לקבל אותו בעיני</w:t>
      </w:r>
      <w:r>
        <w:rPr>
          <w:rFonts w:hint="cs"/>
          <w:rtl/>
        </w:rPr>
        <w:t xml:space="preserve">ים עצומות, גם אנשי הליכוד וגם אנשי מפלגת השלטון הגדולה. הרי הם טוענים, שהם מייצגים את השכבות החלשות ואת אנשי המצוקה, והדברים האלה הם פשוט מופרכים לחלוטין. </w:t>
      </w:r>
    </w:p>
    <w:p w14:paraId="47B58532" w14:textId="77777777" w:rsidR="00000000" w:rsidRDefault="007C71EE">
      <w:pPr>
        <w:pStyle w:val="a"/>
        <w:rPr>
          <w:rFonts w:hint="cs"/>
          <w:rtl/>
        </w:rPr>
      </w:pPr>
    </w:p>
    <w:p w14:paraId="19C3A3C3" w14:textId="77777777" w:rsidR="00000000" w:rsidRDefault="007C71EE">
      <w:pPr>
        <w:pStyle w:val="a"/>
        <w:rPr>
          <w:rFonts w:hint="cs"/>
          <w:rtl/>
        </w:rPr>
      </w:pPr>
      <w:r>
        <w:rPr>
          <w:rFonts w:hint="cs"/>
          <w:rtl/>
        </w:rPr>
        <w:t>אני חושב שאנחנו היום, או ביומיים הקרובים, עומדים בפתחה של תקופה קשה מאד של הריסת המדינה החברתית וחז</w:t>
      </w:r>
      <w:r>
        <w:rPr>
          <w:rFonts w:hint="cs"/>
          <w:rtl/>
        </w:rPr>
        <w:t xml:space="preserve">רה לג'ונגל, אומנם לג'ונגל וירטואלי, ג'ונגל עם הרבה היי-טק ועם הרבה מכשור חדיש, אבל זה עדיין ג'ונגל. אני חושב, שאין הצדקה לקיומה של מערכת שלטונית אם היא מבוססת על דרוויניזם,   על כך שזכות ההישרדות היא לחזק ולמי שיכול. תודה רבה. </w:t>
      </w:r>
    </w:p>
    <w:p w14:paraId="016E2618" w14:textId="77777777" w:rsidR="00000000" w:rsidRDefault="007C71EE">
      <w:pPr>
        <w:pStyle w:val="a"/>
        <w:rPr>
          <w:rFonts w:hint="cs"/>
          <w:rtl/>
        </w:rPr>
      </w:pPr>
    </w:p>
    <w:p w14:paraId="79B8074F" w14:textId="77777777" w:rsidR="00000000" w:rsidRDefault="007C71EE">
      <w:pPr>
        <w:pStyle w:val="ad"/>
        <w:rPr>
          <w:rtl/>
        </w:rPr>
      </w:pPr>
      <w:r>
        <w:rPr>
          <w:rtl/>
        </w:rPr>
        <w:t>היו"ר</w:t>
      </w:r>
      <w:r>
        <w:rPr>
          <w:rFonts w:hint="cs"/>
          <w:rtl/>
        </w:rPr>
        <w:t xml:space="preserve"> ראובן ריבלין</w:t>
      </w:r>
      <w:r>
        <w:rPr>
          <w:rtl/>
        </w:rPr>
        <w:t>:</w:t>
      </w:r>
    </w:p>
    <w:p w14:paraId="23FD626E" w14:textId="77777777" w:rsidR="00000000" w:rsidRDefault="007C71EE">
      <w:pPr>
        <w:pStyle w:val="a"/>
        <w:rPr>
          <w:rtl/>
        </w:rPr>
      </w:pPr>
    </w:p>
    <w:p w14:paraId="4AB5D739" w14:textId="77777777" w:rsidR="00000000" w:rsidRDefault="007C71EE">
      <w:pPr>
        <w:pStyle w:val="a"/>
        <w:rPr>
          <w:rFonts w:hint="cs"/>
          <w:rtl/>
        </w:rPr>
      </w:pPr>
      <w:r>
        <w:rPr>
          <w:rFonts w:hint="cs"/>
          <w:rtl/>
        </w:rPr>
        <w:t>תודה ל</w:t>
      </w:r>
      <w:r>
        <w:rPr>
          <w:rFonts w:hint="cs"/>
          <w:rtl/>
        </w:rPr>
        <w:t xml:space="preserve">חבר הכנסת ברכה. חבר הכנסת דוד טל. גם לאדוני עומדות שלוש דקות על מנת שיוכל למצות את דבריו, כי ברור לי שבמסגרת הדיון הוא יוכל עוד להרחיב כהנה וכהנה. </w:t>
      </w:r>
    </w:p>
    <w:p w14:paraId="3D0E8790" w14:textId="77777777" w:rsidR="00000000" w:rsidRDefault="007C71EE">
      <w:pPr>
        <w:pStyle w:val="a"/>
        <w:rPr>
          <w:rFonts w:hint="cs"/>
          <w:rtl/>
        </w:rPr>
      </w:pPr>
    </w:p>
    <w:p w14:paraId="717381B1" w14:textId="77777777" w:rsidR="00000000" w:rsidRDefault="007C71EE">
      <w:pPr>
        <w:pStyle w:val="SpeakerCon"/>
        <w:rPr>
          <w:rtl/>
        </w:rPr>
      </w:pPr>
      <w:bookmarkStart w:id="169" w:name="FS000000493T26_05_2003_13_54_22"/>
      <w:bookmarkEnd w:id="169"/>
      <w:r>
        <w:rPr>
          <w:rFonts w:hint="eastAsia"/>
          <w:rtl/>
        </w:rPr>
        <w:t>דוד</w:t>
      </w:r>
      <w:r>
        <w:rPr>
          <w:rtl/>
        </w:rPr>
        <w:t xml:space="preserve"> טל (עם אחד):</w:t>
      </w:r>
    </w:p>
    <w:p w14:paraId="77435018" w14:textId="77777777" w:rsidR="00000000" w:rsidRDefault="007C71EE">
      <w:pPr>
        <w:pStyle w:val="a"/>
        <w:rPr>
          <w:rFonts w:hint="cs"/>
          <w:rtl/>
        </w:rPr>
      </w:pPr>
    </w:p>
    <w:p w14:paraId="6C649F07" w14:textId="77777777" w:rsidR="00000000" w:rsidRDefault="007C71EE">
      <w:pPr>
        <w:pStyle w:val="a"/>
        <w:rPr>
          <w:rFonts w:hint="cs"/>
          <w:rtl/>
        </w:rPr>
      </w:pPr>
      <w:r>
        <w:rPr>
          <w:rFonts w:hint="cs"/>
          <w:rtl/>
        </w:rPr>
        <w:t>אני מודה לאדוני על הנדיבות הגדולה שלו, אבל זכורני שכאשר הייתי יושב-ראש התנהגתי עם אדוני ב</w:t>
      </w:r>
      <w:r>
        <w:rPr>
          <w:rFonts w:hint="cs"/>
          <w:rtl/>
        </w:rPr>
        <w:t xml:space="preserve">נדיבות רחבה. אתה יודע איך אמר צ'רצ'יל? </w:t>
      </w:r>
      <w:r>
        <w:rPr>
          <w:rtl/>
        </w:rPr>
        <w:t>–</w:t>
      </w:r>
      <w:r>
        <w:rPr>
          <w:rFonts w:hint="cs"/>
          <w:rtl/>
        </w:rPr>
        <w:t xml:space="preserve"> בניצחון גודל לב. חשבתי שאחרי שהבאתם 40 מנדטים, תיאות ותיתן קצת יותר זמן למפלגה עם שלושה  מנדטים. </w:t>
      </w:r>
    </w:p>
    <w:p w14:paraId="6B35C88D" w14:textId="77777777" w:rsidR="00000000" w:rsidRDefault="007C71EE">
      <w:pPr>
        <w:pStyle w:val="a"/>
        <w:rPr>
          <w:rFonts w:hint="cs"/>
          <w:rtl/>
        </w:rPr>
      </w:pPr>
    </w:p>
    <w:p w14:paraId="095BB08D" w14:textId="77777777" w:rsidR="00000000" w:rsidRDefault="007C71EE">
      <w:pPr>
        <w:pStyle w:val="ad"/>
        <w:rPr>
          <w:rtl/>
        </w:rPr>
      </w:pPr>
      <w:r>
        <w:rPr>
          <w:rtl/>
        </w:rPr>
        <w:t>היו"ר</w:t>
      </w:r>
      <w:r>
        <w:rPr>
          <w:rFonts w:hint="cs"/>
          <w:rtl/>
        </w:rPr>
        <w:t xml:space="preserve"> ראובן ריבלין</w:t>
      </w:r>
      <w:r>
        <w:rPr>
          <w:rtl/>
        </w:rPr>
        <w:t>:</w:t>
      </w:r>
    </w:p>
    <w:p w14:paraId="1D90D748" w14:textId="77777777" w:rsidR="00000000" w:rsidRDefault="007C71EE">
      <w:pPr>
        <w:pStyle w:val="a"/>
        <w:rPr>
          <w:rtl/>
        </w:rPr>
      </w:pPr>
    </w:p>
    <w:p w14:paraId="589FB8A0" w14:textId="77777777" w:rsidR="00000000" w:rsidRDefault="007C71EE">
      <w:pPr>
        <w:pStyle w:val="a"/>
        <w:rPr>
          <w:rFonts w:hint="cs"/>
          <w:rtl/>
        </w:rPr>
      </w:pPr>
      <w:r>
        <w:rPr>
          <w:rFonts w:hint="cs"/>
          <w:rtl/>
        </w:rPr>
        <w:t xml:space="preserve">בגלל זה עכשיו אני לא יכול לנאום על זה שנתת לי לדבר יותר מדי. בבקשה. </w:t>
      </w:r>
    </w:p>
    <w:p w14:paraId="027AB94E" w14:textId="77777777" w:rsidR="00000000" w:rsidRDefault="007C71EE">
      <w:pPr>
        <w:pStyle w:val="a"/>
        <w:rPr>
          <w:rFonts w:hint="cs"/>
          <w:rtl/>
        </w:rPr>
      </w:pPr>
    </w:p>
    <w:p w14:paraId="39239D62" w14:textId="77777777" w:rsidR="00000000" w:rsidRDefault="007C71EE">
      <w:pPr>
        <w:pStyle w:val="SpeakerCon"/>
        <w:rPr>
          <w:rtl/>
        </w:rPr>
      </w:pPr>
      <w:bookmarkStart w:id="170" w:name="FS000000493T26_05_2003_13_56_31C"/>
      <w:bookmarkEnd w:id="170"/>
      <w:r>
        <w:rPr>
          <w:rtl/>
        </w:rPr>
        <w:t>דוד טל (עם אחד):</w:t>
      </w:r>
    </w:p>
    <w:p w14:paraId="26598D5A" w14:textId="77777777" w:rsidR="00000000" w:rsidRDefault="007C71EE">
      <w:pPr>
        <w:pStyle w:val="a"/>
        <w:rPr>
          <w:rtl/>
        </w:rPr>
      </w:pPr>
    </w:p>
    <w:p w14:paraId="54906A85" w14:textId="77777777" w:rsidR="00000000" w:rsidRDefault="007C71EE">
      <w:pPr>
        <w:pStyle w:val="a"/>
        <w:rPr>
          <w:rFonts w:hint="cs"/>
          <w:rtl/>
        </w:rPr>
      </w:pPr>
      <w:r>
        <w:rPr>
          <w:rFonts w:hint="cs"/>
          <w:rtl/>
        </w:rPr>
        <w:t xml:space="preserve">חן חן, </w:t>
      </w:r>
      <w:r>
        <w:rPr>
          <w:rFonts w:hint="cs"/>
          <w:rtl/>
        </w:rPr>
        <w:t xml:space="preserve">אדוני. </w:t>
      </w:r>
    </w:p>
    <w:p w14:paraId="43534C54" w14:textId="77777777" w:rsidR="00000000" w:rsidRDefault="007C71EE">
      <w:pPr>
        <w:pStyle w:val="a"/>
        <w:rPr>
          <w:rFonts w:hint="cs"/>
          <w:rtl/>
        </w:rPr>
      </w:pPr>
    </w:p>
    <w:p w14:paraId="6DA40E73" w14:textId="77777777" w:rsidR="00000000" w:rsidRDefault="007C71EE">
      <w:pPr>
        <w:pStyle w:val="a"/>
        <w:rPr>
          <w:rFonts w:hint="cs"/>
          <w:rtl/>
        </w:rPr>
      </w:pPr>
      <w:r>
        <w:rPr>
          <w:rFonts w:hint="cs"/>
          <w:rtl/>
        </w:rPr>
        <w:t xml:space="preserve">אדוני היושב-ראש, עמיתי חברי הכנסת, הנה, עיניכם הרואות איך וכיצד משרד האוצר מגיש לנו תוכנית. ואני שואל אתכם: זה רציני? זה נכון? זה ראוי? משרד האוצר לקח את כל תוכניות המגירה שלו, למאותיהן, היו שם 175 סעיפים לפחות, וזרק אותם לזירה. ועכשיו בא התור של </w:t>
      </w:r>
      <w:r>
        <w:rPr>
          <w:rtl/>
        </w:rPr>
        <w:t>–</w:t>
      </w:r>
      <w:r>
        <w:rPr>
          <w:rFonts w:hint="cs"/>
          <w:rtl/>
        </w:rPr>
        <w:t xml:space="preserve"> כפי שאמר ידידי, מוחמד ברכה, שאני לא רואה אותו </w:t>
      </w:r>
      <w:r>
        <w:rPr>
          <w:rtl/>
        </w:rPr>
        <w:t>–</w:t>
      </w:r>
      <w:r>
        <w:rPr>
          <w:rFonts w:hint="cs"/>
          <w:rtl/>
        </w:rPr>
        <w:t xml:space="preserve"> מי שיכול, מי שחזק, הוא ששורד. מי שחזק, הוא יכול למשוך את היריעה לכיוונו שלו. אבל הבעיה היא, רבותי, חבר הכנסת טיבי, שתמיד לחזקים יש כושר ויכולת למתוח את השמיכה לכיוונם, והם, בסופו של יום, מתכסים ומשאירים את </w:t>
      </w:r>
      <w:r>
        <w:rPr>
          <w:rFonts w:hint="cs"/>
          <w:rtl/>
        </w:rPr>
        <w:t xml:space="preserve">העניים, החלשים, הרעבים, החולים, הזקנים, הגמלאים </w:t>
      </w:r>
      <w:r>
        <w:rPr>
          <w:rtl/>
        </w:rPr>
        <w:t>–</w:t>
      </w:r>
      <w:r>
        <w:rPr>
          <w:rFonts w:hint="cs"/>
          <w:rtl/>
        </w:rPr>
        <w:t xml:space="preserve"> אי-שם בסוף הדרך. הם לא מתחשבים בהם, וזה לא משנה, אף לא לאחד. </w:t>
      </w:r>
    </w:p>
    <w:p w14:paraId="49CB4D1C" w14:textId="77777777" w:rsidR="00000000" w:rsidRDefault="007C71EE">
      <w:pPr>
        <w:pStyle w:val="a"/>
        <w:rPr>
          <w:rFonts w:hint="cs"/>
          <w:rtl/>
        </w:rPr>
      </w:pPr>
    </w:p>
    <w:p w14:paraId="175A046A" w14:textId="77777777" w:rsidR="00000000" w:rsidRDefault="007C71EE">
      <w:pPr>
        <w:pStyle w:val="a"/>
        <w:rPr>
          <w:rFonts w:hint="cs"/>
          <w:rtl/>
        </w:rPr>
      </w:pPr>
      <w:r>
        <w:rPr>
          <w:rFonts w:hint="cs"/>
          <w:rtl/>
        </w:rPr>
        <w:t>לכן, אתם רואים, עמיתי חברי הכנסת, איך הדברים מפוצלים, על-פי אינטרסים כאלה ואחרים, ואני לא רוצה להיכנס לאינטרסים הפוליטיים, חבר הכנסת סער, ממש ל</w:t>
      </w:r>
      <w:r>
        <w:rPr>
          <w:rFonts w:hint="cs"/>
          <w:rtl/>
        </w:rPr>
        <w:t>א רוצה. כבר אמרו מה שאמרו, אני לא אחזור על הדברים הללו, אבל, ריבונו של עולם - - -</w:t>
      </w:r>
    </w:p>
    <w:p w14:paraId="736816CB" w14:textId="77777777" w:rsidR="00000000" w:rsidRDefault="007C71EE">
      <w:pPr>
        <w:pStyle w:val="a"/>
        <w:rPr>
          <w:rFonts w:hint="cs"/>
          <w:rtl/>
        </w:rPr>
      </w:pPr>
    </w:p>
    <w:p w14:paraId="7B3F641A" w14:textId="77777777" w:rsidR="00000000" w:rsidRDefault="007C71EE">
      <w:pPr>
        <w:pStyle w:val="ac"/>
        <w:rPr>
          <w:rtl/>
        </w:rPr>
      </w:pPr>
      <w:r>
        <w:rPr>
          <w:rFonts w:hint="eastAsia"/>
          <w:rtl/>
        </w:rPr>
        <w:t>אלי</w:t>
      </w:r>
      <w:r>
        <w:rPr>
          <w:rtl/>
        </w:rPr>
        <w:t xml:space="preserve"> אפללו (הליכוד):</w:t>
      </w:r>
    </w:p>
    <w:p w14:paraId="49F02B1C" w14:textId="77777777" w:rsidR="00000000" w:rsidRDefault="007C71EE">
      <w:pPr>
        <w:pStyle w:val="a"/>
        <w:rPr>
          <w:rFonts w:hint="cs"/>
          <w:rtl/>
        </w:rPr>
      </w:pPr>
    </w:p>
    <w:p w14:paraId="1DB2C025" w14:textId="77777777" w:rsidR="00000000" w:rsidRDefault="007C71EE">
      <w:pPr>
        <w:pStyle w:val="a"/>
        <w:ind w:left="719" w:firstLine="0"/>
        <w:rPr>
          <w:rFonts w:hint="cs"/>
          <w:rtl/>
        </w:rPr>
      </w:pPr>
      <w:r>
        <w:rPr>
          <w:rFonts w:hint="cs"/>
          <w:rtl/>
        </w:rPr>
        <w:t>- - -</w:t>
      </w:r>
    </w:p>
    <w:p w14:paraId="6D81FF4A" w14:textId="77777777" w:rsidR="00000000" w:rsidRDefault="007C71EE">
      <w:pPr>
        <w:pStyle w:val="a"/>
        <w:rPr>
          <w:rFonts w:hint="cs"/>
          <w:rtl/>
        </w:rPr>
      </w:pPr>
    </w:p>
    <w:p w14:paraId="2F2BAE66" w14:textId="77777777" w:rsidR="00000000" w:rsidRDefault="007C71EE">
      <w:pPr>
        <w:pStyle w:val="SpeakerCon"/>
        <w:rPr>
          <w:rtl/>
        </w:rPr>
      </w:pPr>
      <w:bookmarkStart w:id="171" w:name="FS000000493T26_05_2003_14_02_52C"/>
      <w:bookmarkEnd w:id="171"/>
      <w:r>
        <w:rPr>
          <w:rtl/>
        </w:rPr>
        <w:t>דוד טל (עם אחד):</w:t>
      </w:r>
    </w:p>
    <w:p w14:paraId="39CE43EA" w14:textId="77777777" w:rsidR="00000000" w:rsidRDefault="007C71EE">
      <w:pPr>
        <w:pStyle w:val="a"/>
        <w:rPr>
          <w:rtl/>
        </w:rPr>
      </w:pPr>
    </w:p>
    <w:p w14:paraId="39103F13" w14:textId="77777777" w:rsidR="00000000" w:rsidRDefault="007C71EE">
      <w:pPr>
        <w:pStyle w:val="a"/>
        <w:rPr>
          <w:rFonts w:hint="cs"/>
          <w:rtl/>
        </w:rPr>
      </w:pPr>
      <w:r>
        <w:rPr>
          <w:rFonts w:hint="cs"/>
          <w:rtl/>
        </w:rPr>
        <w:t>לא אמרתי. תראה, אני, מפני כבודם של השרים, לא רוצה לומר את מה שכבר נאמר, אבל אני חושב שבקטע הזה, חברי הליכוד, שבאים מהשכבות שאנח</w:t>
      </w:r>
      <w:r>
        <w:rPr>
          <w:rFonts w:hint="cs"/>
          <w:rtl/>
        </w:rPr>
        <w:t xml:space="preserve">נו באים מהם, צריכים היו לגלות רגישות יותר גדולה. </w:t>
      </w:r>
    </w:p>
    <w:p w14:paraId="3F50984A" w14:textId="77777777" w:rsidR="00000000" w:rsidRDefault="007C71EE">
      <w:pPr>
        <w:pStyle w:val="a"/>
        <w:rPr>
          <w:rFonts w:hint="cs"/>
          <w:rtl/>
        </w:rPr>
      </w:pPr>
    </w:p>
    <w:p w14:paraId="11EF274D" w14:textId="77777777" w:rsidR="00000000" w:rsidRDefault="007C71EE">
      <w:pPr>
        <w:pStyle w:val="ac"/>
        <w:rPr>
          <w:rtl/>
        </w:rPr>
      </w:pPr>
      <w:r>
        <w:rPr>
          <w:rFonts w:hint="eastAsia"/>
          <w:rtl/>
        </w:rPr>
        <w:t>אלי</w:t>
      </w:r>
      <w:r>
        <w:rPr>
          <w:rtl/>
        </w:rPr>
        <w:t xml:space="preserve"> אפללו (הליכוד):</w:t>
      </w:r>
    </w:p>
    <w:p w14:paraId="1EC37557" w14:textId="77777777" w:rsidR="00000000" w:rsidRDefault="007C71EE">
      <w:pPr>
        <w:pStyle w:val="a"/>
        <w:rPr>
          <w:rFonts w:hint="cs"/>
          <w:rtl/>
        </w:rPr>
      </w:pPr>
    </w:p>
    <w:p w14:paraId="4B793F34" w14:textId="77777777" w:rsidR="00000000" w:rsidRDefault="007C71EE">
      <w:pPr>
        <w:pStyle w:val="a"/>
        <w:rPr>
          <w:rFonts w:hint="cs"/>
          <w:rtl/>
        </w:rPr>
      </w:pPr>
      <w:r>
        <w:rPr>
          <w:rFonts w:hint="cs"/>
          <w:rtl/>
        </w:rPr>
        <w:t xml:space="preserve">גילו. </w:t>
      </w:r>
    </w:p>
    <w:p w14:paraId="057A9B5D" w14:textId="77777777" w:rsidR="00000000" w:rsidRDefault="007C71EE">
      <w:pPr>
        <w:pStyle w:val="a"/>
        <w:rPr>
          <w:rFonts w:hint="cs"/>
          <w:rtl/>
        </w:rPr>
      </w:pPr>
    </w:p>
    <w:p w14:paraId="4BA700B9" w14:textId="77777777" w:rsidR="00000000" w:rsidRDefault="007C71EE">
      <w:pPr>
        <w:pStyle w:val="SpeakerCon"/>
        <w:rPr>
          <w:rtl/>
        </w:rPr>
      </w:pPr>
      <w:bookmarkStart w:id="172" w:name="FS000000493T26_05_2003_14_02_59C"/>
      <w:bookmarkEnd w:id="172"/>
      <w:r>
        <w:rPr>
          <w:rtl/>
        </w:rPr>
        <w:t>דוד טל (עם אחד):</w:t>
      </w:r>
    </w:p>
    <w:p w14:paraId="60D38D0D" w14:textId="77777777" w:rsidR="00000000" w:rsidRDefault="007C71EE">
      <w:pPr>
        <w:pStyle w:val="a"/>
        <w:rPr>
          <w:rtl/>
        </w:rPr>
      </w:pPr>
    </w:p>
    <w:p w14:paraId="2ED70F61" w14:textId="77777777" w:rsidR="00000000" w:rsidRDefault="007C71EE">
      <w:pPr>
        <w:pStyle w:val="a"/>
        <w:rPr>
          <w:rFonts w:hint="cs"/>
          <w:rtl/>
        </w:rPr>
      </w:pPr>
      <w:r>
        <w:rPr>
          <w:rFonts w:hint="cs"/>
          <w:rtl/>
        </w:rPr>
        <w:t xml:space="preserve">אולי לא מספיק. אני מסכים אתך שבמקרים מסוימים גילו, אני מוכרח לומר. אבל מדוע לא גיליתם איזו רגישות בנושא מס נוסף - שהאוצר כל הזמן טען שזה מס, ולא מעלים מסים </w:t>
      </w:r>
      <w:r>
        <w:rPr>
          <w:rtl/>
        </w:rPr>
        <w:t>–</w:t>
      </w:r>
      <w:r>
        <w:rPr>
          <w:rFonts w:hint="cs"/>
          <w:rtl/>
        </w:rPr>
        <w:t xml:space="preserve"> </w:t>
      </w:r>
      <w:r>
        <w:rPr>
          <w:rFonts w:hint="cs"/>
          <w:rtl/>
        </w:rPr>
        <w:t>על עקרות-הבית, שאין בכוחן ושקצרה ידן מלהושיע, והורידו מ=84 ש"ח ל=70 ש"ח - -</w:t>
      </w:r>
    </w:p>
    <w:p w14:paraId="0B75C60C" w14:textId="77777777" w:rsidR="00000000" w:rsidRDefault="007C71EE">
      <w:pPr>
        <w:pStyle w:val="a"/>
        <w:rPr>
          <w:rFonts w:hint="cs"/>
          <w:rtl/>
        </w:rPr>
      </w:pPr>
    </w:p>
    <w:p w14:paraId="403B6A9D" w14:textId="77777777" w:rsidR="00000000" w:rsidRDefault="007C71EE">
      <w:pPr>
        <w:pStyle w:val="ac"/>
        <w:rPr>
          <w:rtl/>
        </w:rPr>
      </w:pPr>
      <w:r>
        <w:rPr>
          <w:rFonts w:hint="eastAsia"/>
          <w:rtl/>
        </w:rPr>
        <w:t>אלי</w:t>
      </w:r>
      <w:r>
        <w:rPr>
          <w:rtl/>
        </w:rPr>
        <w:t xml:space="preserve"> אפללו (הליכוד):</w:t>
      </w:r>
    </w:p>
    <w:p w14:paraId="4275E1FA" w14:textId="77777777" w:rsidR="00000000" w:rsidRDefault="007C71EE">
      <w:pPr>
        <w:pStyle w:val="a"/>
        <w:rPr>
          <w:rFonts w:hint="cs"/>
          <w:rtl/>
        </w:rPr>
      </w:pPr>
    </w:p>
    <w:p w14:paraId="3F6AFE99" w14:textId="77777777" w:rsidR="00000000" w:rsidRDefault="007C71EE">
      <w:pPr>
        <w:pStyle w:val="a"/>
        <w:rPr>
          <w:rFonts w:hint="cs"/>
          <w:rtl/>
        </w:rPr>
      </w:pPr>
      <w:r>
        <w:rPr>
          <w:rFonts w:hint="cs"/>
          <w:rtl/>
        </w:rPr>
        <w:t>- - -</w:t>
      </w:r>
    </w:p>
    <w:p w14:paraId="06B61811" w14:textId="77777777" w:rsidR="00000000" w:rsidRDefault="007C71EE">
      <w:pPr>
        <w:pStyle w:val="a"/>
        <w:rPr>
          <w:rFonts w:hint="cs"/>
          <w:rtl/>
        </w:rPr>
      </w:pPr>
    </w:p>
    <w:p w14:paraId="12C5E78C" w14:textId="77777777" w:rsidR="00000000" w:rsidRDefault="007C71EE">
      <w:pPr>
        <w:pStyle w:val="SpeakerCon"/>
        <w:rPr>
          <w:rtl/>
        </w:rPr>
      </w:pPr>
      <w:bookmarkStart w:id="173" w:name="FS000000493T26_05_2003_14_05_15C"/>
      <w:bookmarkEnd w:id="173"/>
      <w:r>
        <w:rPr>
          <w:rtl/>
        </w:rPr>
        <w:t>דוד טל (עם אחד):</w:t>
      </w:r>
    </w:p>
    <w:p w14:paraId="4D508F25" w14:textId="77777777" w:rsidR="00000000" w:rsidRDefault="007C71EE">
      <w:pPr>
        <w:pStyle w:val="a"/>
        <w:rPr>
          <w:rtl/>
        </w:rPr>
      </w:pPr>
    </w:p>
    <w:p w14:paraId="26905B81" w14:textId="77777777" w:rsidR="00000000" w:rsidRDefault="007C71EE">
      <w:pPr>
        <w:pStyle w:val="a"/>
        <w:rPr>
          <w:rFonts w:hint="cs"/>
          <w:rtl/>
        </w:rPr>
      </w:pPr>
      <w:r>
        <w:rPr>
          <w:rFonts w:hint="cs"/>
          <w:rtl/>
        </w:rPr>
        <w:t xml:space="preserve">לא, אני ראיתי שזה 70. </w:t>
      </w:r>
    </w:p>
    <w:p w14:paraId="0B132E45" w14:textId="77777777" w:rsidR="00000000" w:rsidRDefault="007C71EE">
      <w:pPr>
        <w:pStyle w:val="a"/>
        <w:rPr>
          <w:rFonts w:hint="cs"/>
          <w:rtl/>
        </w:rPr>
      </w:pPr>
    </w:p>
    <w:p w14:paraId="79E2CEB3" w14:textId="77777777" w:rsidR="00000000" w:rsidRDefault="007C71EE">
      <w:pPr>
        <w:pStyle w:val="ac"/>
        <w:rPr>
          <w:rtl/>
        </w:rPr>
      </w:pPr>
      <w:r>
        <w:rPr>
          <w:rFonts w:hint="eastAsia"/>
          <w:rtl/>
        </w:rPr>
        <w:t>אלי</w:t>
      </w:r>
      <w:r>
        <w:rPr>
          <w:rtl/>
        </w:rPr>
        <w:t xml:space="preserve"> אפללו (הליכוד):</w:t>
      </w:r>
    </w:p>
    <w:p w14:paraId="0D20ADBB" w14:textId="77777777" w:rsidR="00000000" w:rsidRDefault="007C71EE">
      <w:pPr>
        <w:pStyle w:val="a"/>
        <w:rPr>
          <w:rFonts w:hint="cs"/>
          <w:rtl/>
        </w:rPr>
      </w:pPr>
    </w:p>
    <w:p w14:paraId="39B5866C" w14:textId="77777777" w:rsidR="00000000" w:rsidRDefault="007C71EE">
      <w:pPr>
        <w:pStyle w:val="a"/>
        <w:rPr>
          <w:rFonts w:hint="cs"/>
          <w:rtl/>
        </w:rPr>
      </w:pPr>
      <w:r>
        <w:rPr>
          <w:rFonts w:hint="cs"/>
          <w:rtl/>
        </w:rPr>
        <w:t>- - -</w:t>
      </w:r>
    </w:p>
    <w:p w14:paraId="03F2AC83" w14:textId="77777777" w:rsidR="00000000" w:rsidRDefault="007C71EE">
      <w:pPr>
        <w:pStyle w:val="a"/>
        <w:rPr>
          <w:rFonts w:hint="cs"/>
          <w:rtl/>
        </w:rPr>
      </w:pPr>
    </w:p>
    <w:p w14:paraId="0FD0D7D0" w14:textId="77777777" w:rsidR="00000000" w:rsidRDefault="007C71EE">
      <w:pPr>
        <w:pStyle w:val="SpeakerCon"/>
        <w:rPr>
          <w:rtl/>
        </w:rPr>
      </w:pPr>
      <w:bookmarkStart w:id="174" w:name="FS000000493T26_05_2003_14_05_32C"/>
      <w:bookmarkEnd w:id="174"/>
      <w:r>
        <w:rPr>
          <w:rtl/>
        </w:rPr>
        <w:t>דוד טל (עם אחד):</w:t>
      </w:r>
    </w:p>
    <w:p w14:paraId="59F3FF35" w14:textId="77777777" w:rsidR="00000000" w:rsidRDefault="007C71EE">
      <w:pPr>
        <w:pStyle w:val="a"/>
        <w:rPr>
          <w:rtl/>
        </w:rPr>
      </w:pPr>
    </w:p>
    <w:p w14:paraId="00927A63" w14:textId="77777777" w:rsidR="00000000" w:rsidRDefault="007C71EE">
      <w:pPr>
        <w:pStyle w:val="a"/>
        <w:rPr>
          <w:rFonts w:hint="cs"/>
          <w:rtl/>
        </w:rPr>
      </w:pPr>
      <w:r>
        <w:rPr>
          <w:rFonts w:hint="cs"/>
          <w:rtl/>
        </w:rPr>
        <w:t>אולי, אחר כך. אבל אני רוצה לומר עוד דבר, ואני רוצה להזכיר פה את</w:t>
      </w:r>
      <w:r>
        <w:rPr>
          <w:rFonts w:hint="cs"/>
          <w:rtl/>
        </w:rPr>
        <w:t xml:space="preserve"> חברי, חבר הכנסת אחמד טיבי, שבוועדת הכלכלה, כשהגיש חברנו, חבר הכנסת חזן, הסתייגות כדי לעזור באמת לחולים, למשל, בבתי-החולים, לעזור לבתי-האבות ולעזור לקשישים </w:t>
      </w:r>
      <w:r>
        <w:rPr>
          <w:rtl/>
        </w:rPr>
        <w:t>–</w:t>
      </w:r>
      <w:r>
        <w:rPr>
          <w:rFonts w:hint="cs"/>
          <w:rtl/>
        </w:rPr>
        <w:t xml:space="preserve"> ולאחר מכן, בכוחו של הרס"ר משך גדעון סער את הסתייגותו. אני וחבר הכנסת טיבי קפצנו על זה, לא כמוצאי ש</w:t>
      </w:r>
      <w:r>
        <w:rPr>
          <w:rFonts w:hint="cs"/>
          <w:rtl/>
        </w:rPr>
        <w:t xml:space="preserve">לל רב </w:t>
      </w:r>
      <w:r>
        <w:rPr>
          <w:rtl/>
        </w:rPr>
        <w:t>–</w:t>
      </w:r>
      <w:r>
        <w:rPr>
          <w:rFonts w:hint="cs"/>
          <w:rtl/>
        </w:rPr>
        <w:t xml:space="preserve"> זה לא היה שלל וזה לא היה רב </w:t>
      </w:r>
      <w:r>
        <w:rPr>
          <w:rtl/>
        </w:rPr>
        <w:t>–</w:t>
      </w:r>
      <w:r>
        <w:rPr>
          <w:rFonts w:hint="cs"/>
          <w:rtl/>
        </w:rPr>
        <w:t xml:space="preserve"> אבל חשבנו שההצעה היא נכונה, וביסודה היא הצעה מאוד הומנית. תמכנו בה, ואני שמח שחבר הכנסת חזן הצטרף להסתייגות, לאחר מכן, ואני מברך אותו על הרגישות שהוא גילה כלפי הקשישים, החלשים והעניים במדינת ישראל. תודה רבה. </w:t>
      </w:r>
    </w:p>
    <w:p w14:paraId="0E6DCB2F" w14:textId="77777777" w:rsidR="00000000" w:rsidRDefault="007C71EE">
      <w:pPr>
        <w:pStyle w:val="a"/>
        <w:rPr>
          <w:rFonts w:hint="cs"/>
          <w:rtl/>
        </w:rPr>
      </w:pPr>
    </w:p>
    <w:p w14:paraId="25188BCA" w14:textId="77777777" w:rsidR="00000000" w:rsidRDefault="007C71EE">
      <w:pPr>
        <w:pStyle w:val="ad"/>
        <w:rPr>
          <w:rtl/>
        </w:rPr>
      </w:pPr>
      <w:r>
        <w:rPr>
          <w:rtl/>
        </w:rPr>
        <w:t>היו"ר</w:t>
      </w:r>
      <w:r>
        <w:rPr>
          <w:rFonts w:hint="cs"/>
          <w:rtl/>
        </w:rPr>
        <w:t xml:space="preserve"> רא</w:t>
      </w:r>
      <w:r>
        <w:rPr>
          <w:rFonts w:hint="cs"/>
          <w:rtl/>
        </w:rPr>
        <w:t>ובן ריבלין</w:t>
      </w:r>
      <w:r>
        <w:rPr>
          <w:rtl/>
        </w:rPr>
        <w:t>:</w:t>
      </w:r>
    </w:p>
    <w:p w14:paraId="39B78ED3" w14:textId="77777777" w:rsidR="00000000" w:rsidRDefault="007C71EE">
      <w:pPr>
        <w:pStyle w:val="a"/>
        <w:rPr>
          <w:rtl/>
        </w:rPr>
      </w:pPr>
    </w:p>
    <w:p w14:paraId="51EF0CF4" w14:textId="77777777" w:rsidR="00000000" w:rsidRDefault="007C71EE">
      <w:pPr>
        <w:pStyle w:val="a"/>
        <w:rPr>
          <w:rFonts w:hint="cs"/>
          <w:rtl/>
        </w:rPr>
      </w:pPr>
      <w:r>
        <w:rPr>
          <w:rFonts w:hint="cs"/>
          <w:rtl/>
        </w:rPr>
        <w:t>אני מאוד מודה לחבר הכנסת דוד טל, שכסגן יושב-ראש לשעבר עמד והקפיד על הזמן, ואפילו נתן 20 שניות. בבקשה, חבר הכנסת ג'מאל זחאלקה. אחריו יסיים חבר הכנסת טלב אלסאנע. אנחנו ניגשים מייד להצבעה, שכן אין תשובה. אם חבר הכנסת אלסאנע לא יהיה נוכח באולם, מי</w:t>
      </w:r>
      <w:r>
        <w:rPr>
          <w:rFonts w:hint="cs"/>
          <w:rtl/>
        </w:rPr>
        <w:t xml:space="preserve">יד אחרי חבר הכנסת זחאלקה אנחנו מצביעים, רבותי </w:t>
      </w:r>
      <w:r>
        <w:rPr>
          <w:rtl/>
        </w:rPr>
        <w:t>–</w:t>
      </w:r>
      <w:r>
        <w:rPr>
          <w:rFonts w:hint="cs"/>
          <w:rtl/>
        </w:rPr>
        <w:t xml:space="preserve"> מי בעד הפיצול, מי נגד הפיצול. זה הכול. </w:t>
      </w:r>
    </w:p>
    <w:p w14:paraId="5AD0DC22" w14:textId="77777777" w:rsidR="00000000" w:rsidRDefault="007C71EE">
      <w:pPr>
        <w:pStyle w:val="a"/>
        <w:ind w:firstLine="0"/>
        <w:rPr>
          <w:rFonts w:hint="cs"/>
          <w:rtl/>
        </w:rPr>
      </w:pPr>
    </w:p>
    <w:p w14:paraId="1999E8FC" w14:textId="77777777" w:rsidR="00000000" w:rsidRDefault="007C71EE">
      <w:pPr>
        <w:pStyle w:val="Speaker"/>
        <w:rPr>
          <w:rtl/>
        </w:rPr>
      </w:pPr>
      <w:bookmarkStart w:id="175" w:name="FS000001061T26_05_2003_14_08_32"/>
      <w:bookmarkEnd w:id="175"/>
      <w:r>
        <w:rPr>
          <w:rFonts w:hint="eastAsia"/>
          <w:rtl/>
        </w:rPr>
        <w:t>ג</w:t>
      </w:r>
      <w:r>
        <w:rPr>
          <w:rtl/>
        </w:rPr>
        <w:t>'מאל זחאלקה (בל"ד):</w:t>
      </w:r>
    </w:p>
    <w:p w14:paraId="408BBCDA" w14:textId="77777777" w:rsidR="00000000" w:rsidRDefault="007C71EE">
      <w:pPr>
        <w:pStyle w:val="a"/>
        <w:rPr>
          <w:rFonts w:hint="cs"/>
          <w:rtl/>
        </w:rPr>
      </w:pPr>
    </w:p>
    <w:p w14:paraId="4BD8BE9A" w14:textId="77777777" w:rsidR="00000000" w:rsidRDefault="007C71EE">
      <w:pPr>
        <w:pStyle w:val="a"/>
        <w:rPr>
          <w:rFonts w:hint="cs"/>
          <w:rtl/>
        </w:rPr>
      </w:pPr>
      <w:r>
        <w:rPr>
          <w:rFonts w:hint="cs"/>
          <w:rtl/>
        </w:rPr>
        <w:t>אדוני היושב-ראש, גבירותי ורבותי חברי הכנסת, לפני זמן לא רב הורכבו הוועדות בכנסת, ואני פניתי ליושב-ראש הקואליציה, מר גדעון סער, בבקשה שיהיה נציג ש</w:t>
      </w:r>
      <w:r>
        <w:rPr>
          <w:rFonts w:hint="cs"/>
          <w:rtl/>
        </w:rPr>
        <w:t>ל הסיעות הערביות בוועדת הכספים. אומנם נקבעו קריטריונים. הרי הקואליציה קבעה את הקריטריונים האלה. לפי הקריטריונים הנוקשים שנקבעו, כאילו לא מגיע, לפי השיקולים המספריים, לאחת הסיעות הערביות להיות מיוצגת בוועדת הכספים, אך כשהורכבו הוועדות ראינו שהובאו  בחשבון ש</w:t>
      </w:r>
      <w:r>
        <w:rPr>
          <w:rFonts w:hint="cs"/>
          <w:rtl/>
        </w:rPr>
        <w:t xml:space="preserve">יקולים אחרים והוכנסו אנשים ונציגים בוועדות שונות, לרבות ועדת הכספים, והדבר לא נעשה רק לפי שיקולים או קריטריונים מספריים. </w:t>
      </w:r>
    </w:p>
    <w:p w14:paraId="5514F7C1" w14:textId="77777777" w:rsidR="00000000" w:rsidRDefault="007C71EE">
      <w:pPr>
        <w:pStyle w:val="a"/>
        <w:rPr>
          <w:rFonts w:hint="cs"/>
          <w:rtl/>
        </w:rPr>
      </w:pPr>
    </w:p>
    <w:p w14:paraId="207190D7" w14:textId="77777777" w:rsidR="00000000" w:rsidRDefault="007C71EE">
      <w:pPr>
        <w:pStyle w:val="a"/>
        <w:rPr>
          <w:rFonts w:hint="cs"/>
          <w:rtl/>
        </w:rPr>
      </w:pPr>
      <w:r>
        <w:rPr>
          <w:rFonts w:hint="cs"/>
          <w:rtl/>
        </w:rPr>
        <w:t>הדיון האחרון, של 20 השעות, והדיונים שקדמו לו בוועדת הכספים, הביאו למצב שזועק לשמים, של עוול נורא שנגרם לעניינו של הציבור הערבי. הסיעו</w:t>
      </w:r>
      <w:r>
        <w:rPr>
          <w:rFonts w:hint="cs"/>
          <w:rtl/>
        </w:rPr>
        <w:t>ת הערביות לא היו מיוצגות שם. כל הסקטורים במדינת ישראל היו מיוצגים. בוועדות, לא כמו במליאה, יש מצב של שיג ושיח, של כל מיני שינויים שאפשר לדבר עליהם. זה נמנע מאתנו. זכותנו לייצוג הולם נפגעה קשות - -</w:t>
      </w:r>
    </w:p>
    <w:p w14:paraId="3FCE46E5" w14:textId="77777777" w:rsidR="00000000" w:rsidRDefault="007C71EE">
      <w:pPr>
        <w:pStyle w:val="a"/>
        <w:rPr>
          <w:rFonts w:hint="cs"/>
          <w:rtl/>
        </w:rPr>
      </w:pPr>
    </w:p>
    <w:p w14:paraId="6782A145" w14:textId="77777777" w:rsidR="00000000" w:rsidRDefault="007C71EE">
      <w:pPr>
        <w:pStyle w:val="ad"/>
        <w:rPr>
          <w:rtl/>
        </w:rPr>
      </w:pPr>
      <w:r>
        <w:rPr>
          <w:rtl/>
        </w:rPr>
        <w:t>היו"ר</w:t>
      </w:r>
      <w:r>
        <w:rPr>
          <w:rFonts w:hint="cs"/>
          <w:rtl/>
        </w:rPr>
        <w:t xml:space="preserve"> ראובן ריבלין</w:t>
      </w:r>
      <w:r>
        <w:rPr>
          <w:rtl/>
        </w:rPr>
        <w:t>:</w:t>
      </w:r>
    </w:p>
    <w:p w14:paraId="1971CB5B" w14:textId="77777777" w:rsidR="00000000" w:rsidRDefault="007C71EE">
      <w:pPr>
        <w:pStyle w:val="a"/>
        <w:rPr>
          <w:rtl/>
        </w:rPr>
      </w:pPr>
    </w:p>
    <w:p w14:paraId="3D931C21" w14:textId="77777777" w:rsidR="00000000" w:rsidRDefault="007C71EE">
      <w:pPr>
        <w:pStyle w:val="a"/>
        <w:rPr>
          <w:rFonts w:hint="cs"/>
          <w:rtl/>
        </w:rPr>
      </w:pPr>
      <w:r>
        <w:rPr>
          <w:rFonts w:hint="cs"/>
          <w:rtl/>
        </w:rPr>
        <w:t>חבר הכנסת כץ. אתה לא נואם עכשיו. נואם</w:t>
      </w:r>
      <w:r>
        <w:rPr>
          <w:rFonts w:hint="cs"/>
          <w:rtl/>
        </w:rPr>
        <w:t xml:space="preserve"> חבר הכנסת זחאלקה. </w:t>
      </w:r>
    </w:p>
    <w:p w14:paraId="4FAAEF0F" w14:textId="77777777" w:rsidR="00000000" w:rsidRDefault="007C71EE">
      <w:pPr>
        <w:pStyle w:val="a"/>
        <w:rPr>
          <w:rFonts w:hint="cs"/>
          <w:rtl/>
        </w:rPr>
      </w:pPr>
    </w:p>
    <w:p w14:paraId="6BA200D1" w14:textId="77777777" w:rsidR="00000000" w:rsidRDefault="007C71EE">
      <w:pPr>
        <w:pStyle w:val="SpeakerCon"/>
        <w:rPr>
          <w:rtl/>
        </w:rPr>
      </w:pPr>
      <w:bookmarkStart w:id="176" w:name="FS000001061T26_05_2003_14_16_39C"/>
      <w:bookmarkEnd w:id="176"/>
      <w:r>
        <w:rPr>
          <w:rtl/>
        </w:rPr>
        <w:t>ג'מאל זחאלקה (בל"ד):</w:t>
      </w:r>
    </w:p>
    <w:p w14:paraId="4106411F" w14:textId="77777777" w:rsidR="00000000" w:rsidRDefault="007C71EE">
      <w:pPr>
        <w:pStyle w:val="a"/>
        <w:rPr>
          <w:rtl/>
        </w:rPr>
      </w:pPr>
    </w:p>
    <w:p w14:paraId="27FD0B05" w14:textId="77777777" w:rsidR="00000000" w:rsidRDefault="007C71EE">
      <w:pPr>
        <w:pStyle w:val="a"/>
        <w:rPr>
          <w:rFonts w:hint="cs"/>
          <w:rtl/>
        </w:rPr>
      </w:pPr>
      <w:r>
        <w:rPr>
          <w:rFonts w:hint="cs"/>
          <w:rtl/>
        </w:rPr>
        <w:t>- - ענייננו לא עלה. קולם של האזרחים הערבים בשינויים שנקבעו בתוכנית הכלכלית לא נשמע. עכשיו מביאים לנו לכנסת את הפיצולים. אני אומר לכם: בכל הפיצולים האלה לא היה פיצול אחד שנלקח משיקול של האינטרסים של 20% מהאזרחים במ</w:t>
      </w:r>
      <w:r>
        <w:rPr>
          <w:rFonts w:hint="cs"/>
          <w:rtl/>
        </w:rPr>
        <w:t xml:space="preserve">דינה, שהם אזרחים ערבים. </w:t>
      </w:r>
    </w:p>
    <w:p w14:paraId="319C809B" w14:textId="77777777" w:rsidR="00000000" w:rsidRDefault="007C71EE">
      <w:pPr>
        <w:pStyle w:val="a"/>
        <w:rPr>
          <w:rFonts w:hint="cs"/>
          <w:rtl/>
        </w:rPr>
      </w:pPr>
    </w:p>
    <w:p w14:paraId="5BFE8037" w14:textId="77777777" w:rsidR="00000000" w:rsidRDefault="007C71EE">
      <w:pPr>
        <w:pStyle w:val="ac"/>
        <w:rPr>
          <w:rtl/>
        </w:rPr>
      </w:pPr>
      <w:r>
        <w:rPr>
          <w:rFonts w:hint="eastAsia"/>
          <w:rtl/>
        </w:rPr>
        <w:t>דניאל</w:t>
      </w:r>
      <w:r>
        <w:rPr>
          <w:rtl/>
        </w:rPr>
        <w:t xml:space="preserve"> בנלולו (הליכוד):</w:t>
      </w:r>
    </w:p>
    <w:p w14:paraId="4D89A9E0" w14:textId="77777777" w:rsidR="00000000" w:rsidRDefault="007C71EE">
      <w:pPr>
        <w:pStyle w:val="a"/>
        <w:rPr>
          <w:rFonts w:hint="cs"/>
          <w:rtl/>
        </w:rPr>
      </w:pPr>
    </w:p>
    <w:p w14:paraId="3546E5CB" w14:textId="77777777" w:rsidR="00000000" w:rsidRDefault="007C71EE">
      <w:pPr>
        <w:pStyle w:val="a"/>
        <w:rPr>
          <w:rFonts w:hint="cs"/>
          <w:rtl/>
        </w:rPr>
      </w:pPr>
      <w:r>
        <w:rPr>
          <w:rFonts w:hint="cs"/>
          <w:rtl/>
        </w:rPr>
        <w:t xml:space="preserve">יש. איחוד רשויות. </w:t>
      </w:r>
    </w:p>
    <w:p w14:paraId="7BEA7A67" w14:textId="77777777" w:rsidR="00000000" w:rsidRDefault="007C71EE">
      <w:pPr>
        <w:pStyle w:val="a"/>
        <w:rPr>
          <w:rFonts w:hint="cs"/>
          <w:rtl/>
        </w:rPr>
      </w:pPr>
    </w:p>
    <w:p w14:paraId="6D66C391" w14:textId="77777777" w:rsidR="00000000" w:rsidRDefault="007C71EE">
      <w:pPr>
        <w:pStyle w:val="SpeakerCon"/>
        <w:rPr>
          <w:rtl/>
        </w:rPr>
      </w:pPr>
      <w:bookmarkStart w:id="177" w:name="FS000001061T26_05_2003_14_17_52C"/>
      <w:bookmarkEnd w:id="177"/>
      <w:r>
        <w:rPr>
          <w:rtl/>
        </w:rPr>
        <w:t>ג'מאל זחאלקה (בל"ד):</w:t>
      </w:r>
    </w:p>
    <w:p w14:paraId="1A697F26" w14:textId="77777777" w:rsidR="00000000" w:rsidRDefault="007C71EE">
      <w:pPr>
        <w:pStyle w:val="a"/>
        <w:rPr>
          <w:rtl/>
        </w:rPr>
      </w:pPr>
    </w:p>
    <w:p w14:paraId="5C3F96D1" w14:textId="77777777" w:rsidR="00000000" w:rsidRDefault="007C71EE">
      <w:pPr>
        <w:pStyle w:val="a"/>
        <w:rPr>
          <w:rFonts w:hint="cs"/>
          <w:rtl/>
        </w:rPr>
      </w:pPr>
      <w:r>
        <w:rPr>
          <w:rFonts w:hint="cs"/>
          <w:rtl/>
        </w:rPr>
        <w:t xml:space="preserve">איחוד הרשויות זה  אינטרס של מרכז הליכוד, ותו לא. אך ורק. </w:t>
      </w:r>
    </w:p>
    <w:p w14:paraId="0E89AABE" w14:textId="77777777" w:rsidR="00000000" w:rsidRDefault="007C71EE">
      <w:pPr>
        <w:pStyle w:val="a"/>
        <w:rPr>
          <w:rFonts w:hint="cs"/>
          <w:rtl/>
        </w:rPr>
      </w:pPr>
    </w:p>
    <w:p w14:paraId="5267F431" w14:textId="77777777" w:rsidR="00000000" w:rsidRDefault="007C71EE">
      <w:pPr>
        <w:pStyle w:val="ac"/>
        <w:rPr>
          <w:rtl/>
        </w:rPr>
      </w:pPr>
      <w:r>
        <w:rPr>
          <w:rFonts w:hint="eastAsia"/>
          <w:rtl/>
        </w:rPr>
        <w:t>דניאל</w:t>
      </w:r>
      <w:r>
        <w:rPr>
          <w:rtl/>
        </w:rPr>
        <w:t xml:space="preserve"> בנלולו (הליכוד):</w:t>
      </w:r>
    </w:p>
    <w:p w14:paraId="790FEC57" w14:textId="77777777" w:rsidR="00000000" w:rsidRDefault="007C71EE">
      <w:pPr>
        <w:pStyle w:val="a"/>
        <w:rPr>
          <w:rFonts w:hint="cs"/>
          <w:rtl/>
        </w:rPr>
      </w:pPr>
    </w:p>
    <w:p w14:paraId="72EABF10" w14:textId="77777777" w:rsidR="00000000" w:rsidRDefault="007C71EE">
      <w:pPr>
        <w:pStyle w:val="a"/>
        <w:rPr>
          <w:rFonts w:hint="cs"/>
          <w:rtl/>
        </w:rPr>
      </w:pPr>
      <w:r>
        <w:rPr>
          <w:rFonts w:hint="cs"/>
          <w:rtl/>
        </w:rPr>
        <w:t>- - -</w:t>
      </w:r>
    </w:p>
    <w:p w14:paraId="32B0B396" w14:textId="77777777" w:rsidR="00000000" w:rsidRDefault="007C71EE">
      <w:pPr>
        <w:pStyle w:val="a"/>
        <w:rPr>
          <w:rFonts w:hint="cs"/>
          <w:rtl/>
        </w:rPr>
      </w:pPr>
    </w:p>
    <w:p w14:paraId="3FE65530" w14:textId="77777777" w:rsidR="00000000" w:rsidRDefault="007C71EE">
      <w:pPr>
        <w:pStyle w:val="ad"/>
        <w:rPr>
          <w:rtl/>
        </w:rPr>
      </w:pPr>
      <w:r>
        <w:rPr>
          <w:rtl/>
        </w:rPr>
        <w:t>היו"ר</w:t>
      </w:r>
      <w:r>
        <w:rPr>
          <w:rFonts w:hint="cs"/>
          <w:rtl/>
        </w:rPr>
        <w:t xml:space="preserve"> ראובן ריבלין</w:t>
      </w:r>
      <w:r>
        <w:rPr>
          <w:rtl/>
        </w:rPr>
        <w:t>:</w:t>
      </w:r>
    </w:p>
    <w:p w14:paraId="025EE829" w14:textId="77777777" w:rsidR="00000000" w:rsidRDefault="007C71EE">
      <w:pPr>
        <w:pStyle w:val="a"/>
        <w:rPr>
          <w:rtl/>
        </w:rPr>
      </w:pPr>
    </w:p>
    <w:p w14:paraId="0DFD1895" w14:textId="77777777" w:rsidR="00000000" w:rsidRDefault="007C71EE">
      <w:pPr>
        <w:pStyle w:val="a"/>
        <w:rPr>
          <w:rFonts w:hint="cs"/>
          <w:rtl/>
        </w:rPr>
      </w:pPr>
      <w:r>
        <w:rPr>
          <w:rFonts w:hint="cs"/>
          <w:rtl/>
        </w:rPr>
        <w:t xml:space="preserve">חבר הכנסת בנלולו, תודה. </w:t>
      </w:r>
    </w:p>
    <w:p w14:paraId="41A4BBA3" w14:textId="77777777" w:rsidR="00000000" w:rsidRDefault="007C71EE">
      <w:pPr>
        <w:pStyle w:val="a"/>
        <w:rPr>
          <w:rFonts w:hint="cs"/>
          <w:rtl/>
        </w:rPr>
      </w:pPr>
    </w:p>
    <w:p w14:paraId="67BF2CD6" w14:textId="77777777" w:rsidR="00000000" w:rsidRDefault="007C71EE">
      <w:pPr>
        <w:pStyle w:val="SpeakerCon"/>
        <w:rPr>
          <w:rtl/>
        </w:rPr>
      </w:pPr>
      <w:bookmarkStart w:id="178" w:name="FS000001061T26_05_2003_14_18_30C"/>
      <w:bookmarkEnd w:id="178"/>
      <w:r>
        <w:rPr>
          <w:rtl/>
        </w:rPr>
        <w:t>ג'מאל זחאלקה (בל"ד):</w:t>
      </w:r>
    </w:p>
    <w:p w14:paraId="2C27F8AB" w14:textId="77777777" w:rsidR="00000000" w:rsidRDefault="007C71EE">
      <w:pPr>
        <w:pStyle w:val="a"/>
        <w:rPr>
          <w:rtl/>
        </w:rPr>
      </w:pPr>
    </w:p>
    <w:p w14:paraId="147B7351" w14:textId="77777777" w:rsidR="00000000" w:rsidRDefault="007C71EE">
      <w:pPr>
        <w:pStyle w:val="a"/>
        <w:rPr>
          <w:rFonts w:hint="cs"/>
          <w:rtl/>
        </w:rPr>
      </w:pPr>
      <w:r>
        <w:rPr>
          <w:rFonts w:hint="cs"/>
          <w:rtl/>
        </w:rPr>
        <w:t>עייפנ</w:t>
      </w:r>
      <w:r>
        <w:rPr>
          <w:rFonts w:hint="cs"/>
          <w:rtl/>
        </w:rPr>
        <w:t xml:space="preserve">ו מלדבר על זה עם כולם פה, בכנסת. אף אחד לא הקשיב לנו. ברגע שהגיעו אנשים שיש להם זכות הצבעה במרכז הליכוד </w:t>
      </w:r>
      <w:r>
        <w:rPr>
          <w:rtl/>
        </w:rPr>
        <w:t>–</w:t>
      </w:r>
      <w:r>
        <w:rPr>
          <w:rFonts w:hint="cs"/>
          <w:rtl/>
        </w:rPr>
        <w:t xml:space="preserve"> המצב השתנה. דיברנו עם כולם. אז תגידו דוגרי, לא בגללנו. אבל המצב הזה, אדוני היושב-ראש, ואני פונה אליך אישית בעניין הזה, ואל יושב-ראש הקואליציה ויושב-רא</w:t>
      </w:r>
      <w:r>
        <w:rPr>
          <w:rFonts w:hint="cs"/>
          <w:rtl/>
        </w:rPr>
        <w:t>ש ועדת הכספים, לנסות לתקן את העוול הזה. לא יכול להיות שבתוכנית כל כך גורלית, שפוגעת בכלל האזרחים, ואני יכול להוכיח לכם - -</w:t>
      </w:r>
    </w:p>
    <w:p w14:paraId="5F03B0EF" w14:textId="77777777" w:rsidR="00000000" w:rsidRDefault="007C71EE">
      <w:pPr>
        <w:pStyle w:val="a"/>
        <w:rPr>
          <w:rFonts w:hint="cs"/>
          <w:rtl/>
        </w:rPr>
      </w:pPr>
    </w:p>
    <w:p w14:paraId="2BA797BE" w14:textId="77777777" w:rsidR="00000000" w:rsidRDefault="007C71EE">
      <w:pPr>
        <w:pStyle w:val="ad"/>
        <w:rPr>
          <w:rtl/>
        </w:rPr>
      </w:pPr>
      <w:r>
        <w:rPr>
          <w:rtl/>
        </w:rPr>
        <w:t>היו"ר</w:t>
      </w:r>
      <w:r>
        <w:rPr>
          <w:rFonts w:hint="cs"/>
          <w:rtl/>
        </w:rPr>
        <w:t xml:space="preserve"> ראובן ריבלין</w:t>
      </w:r>
      <w:r>
        <w:rPr>
          <w:rtl/>
        </w:rPr>
        <w:t>:</w:t>
      </w:r>
    </w:p>
    <w:p w14:paraId="57752279" w14:textId="77777777" w:rsidR="00000000" w:rsidRDefault="007C71EE">
      <w:pPr>
        <w:pStyle w:val="a"/>
        <w:rPr>
          <w:rtl/>
        </w:rPr>
      </w:pPr>
    </w:p>
    <w:p w14:paraId="43B85C9D" w14:textId="77777777" w:rsidR="00000000" w:rsidRDefault="007C71EE">
      <w:pPr>
        <w:pStyle w:val="a"/>
        <w:rPr>
          <w:rFonts w:hint="cs"/>
          <w:rtl/>
        </w:rPr>
      </w:pPr>
      <w:r>
        <w:rPr>
          <w:rFonts w:hint="cs"/>
          <w:rtl/>
        </w:rPr>
        <w:t xml:space="preserve">תודה. </w:t>
      </w:r>
    </w:p>
    <w:p w14:paraId="12C5D904" w14:textId="77777777" w:rsidR="00000000" w:rsidRDefault="007C71EE">
      <w:pPr>
        <w:pStyle w:val="a"/>
        <w:rPr>
          <w:rFonts w:hint="cs"/>
          <w:rtl/>
        </w:rPr>
      </w:pPr>
    </w:p>
    <w:p w14:paraId="4B232A18" w14:textId="77777777" w:rsidR="00000000" w:rsidRDefault="007C71EE">
      <w:pPr>
        <w:pStyle w:val="SpeakerCon"/>
        <w:rPr>
          <w:rtl/>
        </w:rPr>
      </w:pPr>
      <w:bookmarkStart w:id="179" w:name="FS000001061T26_05_2003_14_20_05C"/>
      <w:bookmarkEnd w:id="179"/>
      <w:r>
        <w:rPr>
          <w:rtl/>
        </w:rPr>
        <w:t>ג'מאל זחאלקה (בל"ד):</w:t>
      </w:r>
    </w:p>
    <w:p w14:paraId="1F12CB0A" w14:textId="77777777" w:rsidR="00000000" w:rsidRDefault="007C71EE">
      <w:pPr>
        <w:pStyle w:val="a"/>
        <w:rPr>
          <w:rtl/>
        </w:rPr>
      </w:pPr>
    </w:p>
    <w:p w14:paraId="2F03FCD3" w14:textId="77777777" w:rsidR="00000000" w:rsidRDefault="007C71EE">
      <w:pPr>
        <w:pStyle w:val="a"/>
        <w:rPr>
          <w:rFonts w:hint="cs"/>
          <w:rtl/>
        </w:rPr>
      </w:pPr>
      <w:r>
        <w:rPr>
          <w:rFonts w:hint="cs"/>
          <w:rtl/>
        </w:rPr>
        <w:t xml:space="preserve">- - שהיא פוגעת כפליים באזרחים הערבים, לא יכול להיות שקולם לא יישמע. </w:t>
      </w:r>
    </w:p>
    <w:p w14:paraId="4706FB5A" w14:textId="77777777" w:rsidR="00000000" w:rsidRDefault="007C71EE">
      <w:pPr>
        <w:pStyle w:val="a"/>
        <w:rPr>
          <w:rFonts w:hint="cs"/>
          <w:rtl/>
        </w:rPr>
      </w:pPr>
    </w:p>
    <w:p w14:paraId="71E57738" w14:textId="77777777" w:rsidR="00000000" w:rsidRDefault="007C71EE">
      <w:pPr>
        <w:pStyle w:val="ad"/>
        <w:rPr>
          <w:rtl/>
        </w:rPr>
      </w:pPr>
      <w:r>
        <w:rPr>
          <w:rtl/>
        </w:rPr>
        <w:t>היו"ר</w:t>
      </w:r>
      <w:r>
        <w:rPr>
          <w:rFonts w:hint="cs"/>
          <w:rtl/>
        </w:rPr>
        <w:t xml:space="preserve"> ראובן</w:t>
      </w:r>
      <w:r>
        <w:rPr>
          <w:rFonts w:hint="cs"/>
          <w:rtl/>
        </w:rPr>
        <w:t xml:space="preserve"> ריבלין</w:t>
      </w:r>
      <w:r>
        <w:rPr>
          <w:rtl/>
        </w:rPr>
        <w:t>:</w:t>
      </w:r>
    </w:p>
    <w:p w14:paraId="0B1BA325" w14:textId="77777777" w:rsidR="00000000" w:rsidRDefault="007C71EE">
      <w:pPr>
        <w:pStyle w:val="a"/>
        <w:rPr>
          <w:rtl/>
        </w:rPr>
      </w:pPr>
    </w:p>
    <w:p w14:paraId="3E4E8966" w14:textId="77777777" w:rsidR="00000000" w:rsidRDefault="007C71EE">
      <w:pPr>
        <w:pStyle w:val="a"/>
        <w:rPr>
          <w:rFonts w:hint="cs"/>
          <w:rtl/>
        </w:rPr>
      </w:pPr>
      <w:r>
        <w:rPr>
          <w:rFonts w:hint="cs"/>
          <w:rtl/>
        </w:rPr>
        <w:t>אני מודה לך, חבר הכנסת זחאלקה. גם הערתך הובאה לידיעתי, והסברתי לך במכתב מפורט, שהכול הולך לפי מפתח. האופוזיציה בהחלט יכולה לתת לך. סיעה אחרת שהיתה באופוזיציה נתנה את מקומותיה לסיעת יהדות התורה כשלא היה לה מקום. כל אחד יכול, על-פי - - -</w:t>
      </w:r>
    </w:p>
    <w:p w14:paraId="65F9E86B" w14:textId="77777777" w:rsidR="00000000" w:rsidRDefault="007C71EE">
      <w:pPr>
        <w:pStyle w:val="a"/>
        <w:rPr>
          <w:rFonts w:hint="cs"/>
          <w:rtl/>
        </w:rPr>
      </w:pPr>
    </w:p>
    <w:p w14:paraId="3F562CF5" w14:textId="77777777" w:rsidR="00000000" w:rsidRDefault="007C71EE">
      <w:pPr>
        <w:pStyle w:val="SpeakerCon"/>
        <w:rPr>
          <w:rtl/>
        </w:rPr>
      </w:pPr>
      <w:bookmarkStart w:id="180" w:name="FS000001061T26_05_2003_14_21_39C"/>
      <w:bookmarkEnd w:id="180"/>
      <w:r>
        <w:rPr>
          <w:rtl/>
        </w:rPr>
        <w:t>ג'מאל זחא</w:t>
      </w:r>
      <w:r>
        <w:rPr>
          <w:rtl/>
        </w:rPr>
        <w:t>לקה (בל"ד):</w:t>
      </w:r>
    </w:p>
    <w:p w14:paraId="680795E8" w14:textId="77777777" w:rsidR="00000000" w:rsidRDefault="007C71EE">
      <w:pPr>
        <w:pStyle w:val="a"/>
        <w:rPr>
          <w:rtl/>
        </w:rPr>
      </w:pPr>
    </w:p>
    <w:p w14:paraId="060EDC7F" w14:textId="77777777" w:rsidR="00000000" w:rsidRDefault="007C71EE">
      <w:pPr>
        <w:pStyle w:val="a"/>
        <w:rPr>
          <w:rFonts w:hint="cs"/>
          <w:rtl/>
        </w:rPr>
      </w:pPr>
      <w:r>
        <w:rPr>
          <w:rFonts w:hint="cs"/>
          <w:rtl/>
        </w:rPr>
        <w:t xml:space="preserve">אדוני היושב ראש, הערתי היא שמפתחות אפשר להחליף, ואפשר להעתיק, גם. </w:t>
      </w:r>
    </w:p>
    <w:p w14:paraId="032DA73E" w14:textId="77777777" w:rsidR="00000000" w:rsidRDefault="007C71EE">
      <w:pPr>
        <w:pStyle w:val="a"/>
        <w:rPr>
          <w:rFonts w:hint="cs"/>
          <w:rtl/>
        </w:rPr>
      </w:pPr>
    </w:p>
    <w:p w14:paraId="0975A45B" w14:textId="77777777" w:rsidR="00000000" w:rsidRDefault="007C71EE">
      <w:pPr>
        <w:pStyle w:val="ad"/>
        <w:rPr>
          <w:rtl/>
        </w:rPr>
      </w:pPr>
      <w:r>
        <w:rPr>
          <w:rtl/>
        </w:rPr>
        <w:t>היו"ר</w:t>
      </w:r>
      <w:r>
        <w:rPr>
          <w:rFonts w:hint="cs"/>
          <w:rtl/>
        </w:rPr>
        <w:t xml:space="preserve"> ראובן ריבלין</w:t>
      </w:r>
      <w:r>
        <w:rPr>
          <w:rtl/>
        </w:rPr>
        <w:t>:</w:t>
      </w:r>
    </w:p>
    <w:p w14:paraId="012EFEB2" w14:textId="77777777" w:rsidR="00000000" w:rsidRDefault="007C71EE">
      <w:pPr>
        <w:pStyle w:val="a"/>
        <w:rPr>
          <w:rtl/>
        </w:rPr>
      </w:pPr>
    </w:p>
    <w:p w14:paraId="02EDAFA6" w14:textId="77777777" w:rsidR="00000000" w:rsidRDefault="007C71EE">
      <w:pPr>
        <w:pStyle w:val="a"/>
        <w:rPr>
          <w:rFonts w:hint="cs"/>
          <w:rtl/>
        </w:rPr>
      </w:pPr>
      <w:r>
        <w:rPr>
          <w:rFonts w:hint="cs"/>
          <w:rtl/>
        </w:rPr>
        <w:t>אני מציע לכל הסיעות הערביות להיות בפעם הבאה מאוחדות - - -</w:t>
      </w:r>
    </w:p>
    <w:p w14:paraId="73783857" w14:textId="77777777" w:rsidR="00000000" w:rsidRDefault="007C71EE">
      <w:pPr>
        <w:pStyle w:val="a"/>
        <w:rPr>
          <w:rFonts w:hint="cs"/>
          <w:rtl/>
        </w:rPr>
      </w:pPr>
    </w:p>
    <w:p w14:paraId="66165984" w14:textId="77777777" w:rsidR="00000000" w:rsidRDefault="007C71EE">
      <w:pPr>
        <w:pStyle w:val="a"/>
        <w:rPr>
          <w:rFonts w:hint="cs"/>
          <w:rtl/>
        </w:rPr>
      </w:pPr>
    </w:p>
    <w:p w14:paraId="0274FF30" w14:textId="77777777" w:rsidR="00000000" w:rsidRDefault="007C71EE">
      <w:pPr>
        <w:pStyle w:val="SpeakerCon"/>
        <w:rPr>
          <w:rtl/>
        </w:rPr>
      </w:pPr>
      <w:bookmarkStart w:id="181" w:name="FS000001061T26_05_2003_14_22_11C"/>
      <w:bookmarkEnd w:id="181"/>
      <w:r>
        <w:rPr>
          <w:rtl/>
        </w:rPr>
        <w:t>ג'מאל זחאלקה (בל"ד):</w:t>
      </w:r>
    </w:p>
    <w:p w14:paraId="5D6E8CEF" w14:textId="77777777" w:rsidR="00000000" w:rsidRDefault="007C71EE">
      <w:pPr>
        <w:pStyle w:val="a"/>
        <w:rPr>
          <w:rtl/>
        </w:rPr>
      </w:pPr>
    </w:p>
    <w:p w14:paraId="75218504" w14:textId="77777777" w:rsidR="00000000" w:rsidRDefault="007C71EE">
      <w:pPr>
        <w:pStyle w:val="a"/>
        <w:rPr>
          <w:rFonts w:hint="cs"/>
          <w:rtl/>
        </w:rPr>
      </w:pPr>
      <w:r>
        <w:rPr>
          <w:rFonts w:hint="cs"/>
          <w:rtl/>
        </w:rPr>
        <w:t xml:space="preserve">אנחנו ניסינו, היינו מוכנים ללכת בגוש של שמונה, לקבל נציג. אני אומר כאן, </w:t>
      </w:r>
      <w:r>
        <w:rPr>
          <w:rFonts w:hint="cs"/>
          <w:rtl/>
        </w:rPr>
        <w:t xml:space="preserve">מעל הבמה - אנחנו מוכנים לבחור נציג מבינינו. </w:t>
      </w:r>
    </w:p>
    <w:p w14:paraId="21F8D348" w14:textId="77777777" w:rsidR="00000000" w:rsidRDefault="007C71EE">
      <w:pPr>
        <w:pStyle w:val="a"/>
        <w:rPr>
          <w:rFonts w:hint="cs"/>
          <w:rtl/>
        </w:rPr>
      </w:pPr>
    </w:p>
    <w:p w14:paraId="61CE2920" w14:textId="77777777" w:rsidR="00000000" w:rsidRDefault="007C71EE">
      <w:pPr>
        <w:pStyle w:val="ad"/>
        <w:rPr>
          <w:rtl/>
        </w:rPr>
      </w:pPr>
      <w:r>
        <w:rPr>
          <w:rtl/>
        </w:rPr>
        <w:t>היו"ר</w:t>
      </w:r>
      <w:r>
        <w:rPr>
          <w:rFonts w:hint="cs"/>
          <w:rtl/>
        </w:rPr>
        <w:t xml:space="preserve"> ראובן ריבלין</w:t>
      </w:r>
      <w:r>
        <w:rPr>
          <w:rtl/>
        </w:rPr>
        <w:t>:</w:t>
      </w:r>
    </w:p>
    <w:p w14:paraId="3D0CA4C4" w14:textId="77777777" w:rsidR="00000000" w:rsidRDefault="007C71EE">
      <w:pPr>
        <w:pStyle w:val="a"/>
        <w:rPr>
          <w:rtl/>
        </w:rPr>
      </w:pPr>
    </w:p>
    <w:p w14:paraId="2919BB83" w14:textId="77777777" w:rsidR="00000000" w:rsidRDefault="007C71EE">
      <w:pPr>
        <w:pStyle w:val="a"/>
        <w:rPr>
          <w:rFonts w:hint="cs"/>
          <w:rtl/>
        </w:rPr>
      </w:pPr>
      <w:r>
        <w:rPr>
          <w:rFonts w:hint="cs"/>
          <w:rtl/>
        </w:rPr>
        <w:t xml:space="preserve">חבר הכנסת זחאלקה, עכשיו אנחנו דנים בחוק התוכנית הכלכלית. אחרון הדוברים, חבר הכנסת טלב אלסאנע, בבקשה. רבותי, מייד אחריו אנחנו נצביע. שלוש דקות עומדות לרשותך - לא פחות, אבל גם לא יותר. </w:t>
      </w:r>
    </w:p>
    <w:p w14:paraId="5B3B4EEE" w14:textId="77777777" w:rsidR="00000000" w:rsidRDefault="007C71EE">
      <w:pPr>
        <w:pStyle w:val="a"/>
        <w:rPr>
          <w:rFonts w:hint="cs"/>
          <w:rtl/>
        </w:rPr>
      </w:pPr>
    </w:p>
    <w:p w14:paraId="0D4FDF19" w14:textId="77777777" w:rsidR="00000000" w:rsidRDefault="007C71EE">
      <w:pPr>
        <w:pStyle w:val="Speaker"/>
        <w:rPr>
          <w:rtl/>
        </w:rPr>
      </w:pPr>
      <w:bookmarkStart w:id="182" w:name="FS000000549T26_05_2003_14_23_46"/>
      <w:bookmarkEnd w:id="182"/>
      <w:r>
        <w:rPr>
          <w:rFonts w:hint="eastAsia"/>
          <w:rtl/>
        </w:rPr>
        <w:t>טלב</w:t>
      </w:r>
      <w:r>
        <w:rPr>
          <w:rtl/>
        </w:rPr>
        <w:t xml:space="preserve"> </w:t>
      </w:r>
      <w:r>
        <w:rPr>
          <w:rtl/>
        </w:rPr>
        <w:t>אלסאנע (רע"ם):</w:t>
      </w:r>
    </w:p>
    <w:p w14:paraId="4C2E855E" w14:textId="77777777" w:rsidR="00000000" w:rsidRDefault="007C71EE">
      <w:pPr>
        <w:pStyle w:val="a"/>
        <w:rPr>
          <w:rFonts w:hint="cs"/>
          <w:rtl/>
        </w:rPr>
      </w:pPr>
    </w:p>
    <w:p w14:paraId="2FBF4556" w14:textId="77777777" w:rsidR="00000000" w:rsidRDefault="007C71EE">
      <w:pPr>
        <w:pStyle w:val="a"/>
        <w:rPr>
          <w:rFonts w:hint="cs"/>
          <w:rtl/>
        </w:rPr>
      </w:pPr>
      <w:r>
        <w:rPr>
          <w:rFonts w:hint="cs"/>
          <w:rtl/>
        </w:rPr>
        <w:t>אדוני היושב-ראש, חברי הכנסת, שרים, ראש הממשלה, עם תחילת כהונתה של הממשלה הנוכחית הונחו על שולחן הכנסת  קווי היסוד של הממשלה. במסגרת קווי היסוד של הממשלה היא התחייבה לפתוח פרק חדש עם האוכלוסייה הערבית, שהיא 20% מכלל אזרחי המדינה; 20% שבמרוצת</w:t>
      </w:r>
      <w:r>
        <w:rPr>
          <w:rFonts w:hint="cs"/>
          <w:rtl/>
        </w:rPr>
        <w:t xml:space="preserve"> השנים סבלו מקיפוח מתמשך בכל התחומים, אם זה תעסוקה, מגורים, תוכניות מיתאר וכדומה. גם בחינוך. בכל התקציבים. בכל פעם שהעלינו את הנושא אמרו לנו שאי-אפשר לסגור פערים שהצטברו במשך 50 שנה בשנה-שנתיים. אז אמרנו: נמתין, מתוך רצון שתהיה מגמה של סגירת פערים. אבל, רא</w:t>
      </w:r>
      <w:r>
        <w:rPr>
          <w:rFonts w:hint="cs"/>
          <w:rtl/>
        </w:rPr>
        <w:t>ו זה פלא, בתוכנית הכלכלית המונחת בפנינו, לא רק שאין סגירת פערים, יש הנצחת והגדלת הפערים.</w:t>
      </w:r>
    </w:p>
    <w:p w14:paraId="57D3B414" w14:textId="77777777" w:rsidR="00000000" w:rsidRDefault="007C71EE">
      <w:pPr>
        <w:pStyle w:val="a"/>
        <w:ind w:firstLine="0"/>
        <w:rPr>
          <w:rFonts w:hint="cs"/>
          <w:rtl/>
        </w:rPr>
      </w:pPr>
    </w:p>
    <w:p w14:paraId="6FB05A2D" w14:textId="77777777" w:rsidR="00000000" w:rsidRDefault="007C71EE">
      <w:pPr>
        <w:pStyle w:val="a"/>
        <w:ind w:firstLine="0"/>
        <w:rPr>
          <w:rFonts w:hint="cs"/>
          <w:rtl/>
        </w:rPr>
      </w:pPr>
      <w:r>
        <w:rPr>
          <w:rFonts w:hint="cs"/>
          <w:rtl/>
        </w:rPr>
        <w:tab/>
        <w:t>האם זה המסר, כבוד ראש הממשלה, לאוכלוסייה הערבית, שמונה 20% מאזרחי המדינה, שהבטחת לפתוח אתם פרק חדש? הגיע הזמן באמת לעשות אתם גם שלום בתוך הבית, לתת להם תחושה של שייכ</w:t>
      </w:r>
      <w:r>
        <w:rPr>
          <w:rFonts w:hint="cs"/>
          <w:rtl/>
        </w:rPr>
        <w:t>ות כאזרחי מדינה מבחינת היחס השוויוני של ממשלות ישראל.</w:t>
      </w:r>
    </w:p>
    <w:p w14:paraId="5B80544D" w14:textId="77777777" w:rsidR="00000000" w:rsidRDefault="007C71EE">
      <w:pPr>
        <w:pStyle w:val="a"/>
        <w:ind w:firstLine="0"/>
        <w:rPr>
          <w:rFonts w:hint="cs"/>
          <w:rtl/>
        </w:rPr>
      </w:pPr>
    </w:p>
    <w:p w14:paraId="652EF3CC" w14:textId="77777777" w:rsidR="00000000" w:rsidRDefault="007C71EE">
      <w:pPr>
        <w:pStyle w:val="a"/>
        <w:ind w:firstLine="0"/>
        <w:rPr>
          <w:rFonts w:hint="cs"/>
          <w:rtl/>
        </w:rPr>
      </w:pPr>
      <w:r>
        <w:rPr>
          <w:rFonts w:hint="cs"/>
          <w:rtl/>
        </w:rPr>
        <w:tab/>
        <w:t xml:space="preserve">היתה הזדמנות לנהוג בהם אחרת, שלא יהיו ראשוני הנפגעים מהתוכנית הכלכלית, ושלא יהיו אחרוני הנהנים אם יש הטבות כלכליות. בתוכנית הכלכלית, כשיש פגיעה במשפחות ברוכות ילדים, מי כמוך יודע, הראשונים שייפגעו הם </w:t>
      </w:r>
      <w:r>
        <w:rPr>
          <w:rFonts w:hint="cs"/>
          <w:rtl/>
        </w:rPr>
        <w:t>האוכלוסייה הערבית. כשיש פגיעה בתקציב של משרד החינוך, הראשון שייפגע זה המגזר הערבי. מדוע אין גישה אחרת? מדוע נותנים עדיפויות להתנחלויות ולמתנחלים ושוכחים את אזרחי המדינה, שבהם נזכרים אך ורק כשיש בעיה כאן, עצור או חשוד שם? לדעתי, זה אינטרס אזרחי, אבל גם אינט</w:t>
      </w:r>
      <w:r>
        <w:rPr>
          <w:rFonts w:hint="cs"/>
          <w:rtl/>
        </w:rPr>
        <w:t>רס של המדינה. פתרון הבעיות של הציבור הערבי זה לא אינטרס של הציבור הערבי בלבד, אלא של כלל אזרחי המדינה.</w:t>
      </w:r>
    </w:p>
    <w:p w14:paraId="554BD38B" w14:textId="77777777" w:rsidR="00000000" w:rsidRDefault="007C71EE">
      <w:pPr>
        <w:pStyle w:val="a"/>
        <w:ind w:firstLine="0"/>
        <w:rPr>
          <w:rFonts w:hint="cs"/>
          <w:rtl/>
        </w:rPr>
      </w:pPr>
    </w:p>
    <w:p w14:paraId="58FF4DB1" w14:textId="77777777" w:rsidR="00000000" w:rsidRDefault="007C71EE">
      <w:pPr>
        <w:pStyle w:val="a"/>
        <w:ind w:firstLine="0"/>
        <w:rPr>
          <w:rFonts w:hint="cs"/>
          <w:rtl/>
        </w:rPr>
      </w:pPr>
      <w:r>
        <w:rPr>
          <w:rFonts w:hint="cs"/>
          <w:rtl/>
        </w:rPr>
        <w:tab/>
        <w:t xml:space="preserve">בהקשר זה אני רוצה לברך על החלטת הממשלה אתמול, שהיא ניסיון לתת תקווה, להוביל לדרך אחרת, אחרי שנתיים שהממשלה הזאת ניסתה את הכול - שימוש בטנקים, במטוסים, </w:t>
      </w:r>
      <w:r>
        <w:rPr>
          <w:rFonts w:hint="cs"/>
          <w:rtl/>
        </w:rPr>
        <w:t>במסוקים. אבל מה לעשות, אי-אפשר לשבור רצונו של עם ששואף לחירותו, לעצמאותו, אפשר אך ורק להידבר.</w:t>
      </w:r>
    </w:p>
    <w:p w14:paraId="5554631B" w14:textId="77777777" w:rsidR="00000000" w:rsidRDefault="007C71EE">
      <w:pPr>
        <w:pStyle w:val="a"/>
        <w:ind w:firstLine="0"/>
        <w:rPr>
          <w:rFonts w:hint="cs"/>
          <w:rtl/>
        </w:rPr>
      </w:pPr>
    </w:p>
    <w:p w14:paraId="216ADA8D" w14:textId="77777777" w:rsidR="00000000" w:rsidRDefault="007C71EE">
      <w:pPr>
        <w:pStyle w:val="a"/>
        <w:ind w:firstLine="0"/>
        <w:rPr>
          <w:rFonts w:hint="cs"/>
          <w:rtl/>
        </w:rPr>
      </w:pPr>
      <w:r>
        <w:rPr>
          <w:rFonts w:hint="cs"/>
          <w:rtl/>
        </w:rPr>
        <w:tab/>
        <w:t>אדוני היושב-ראש, שמעתי כאן רבים שאומרים שכאילו כל ההרוגים בתקופה האחרונה הם תוצאה מהסכם אוסלו. לדעתי, התוצאות הקשות היו תוצאה מהפרת הסכם אוסלו. גם הסכם אוסלו בא</w:t>
      </w:r>
      <w:r>
        <w:rPr>
          <w:rFonts w:hint="cs"/>
          <w:rtl/>
        </w:rPr>
        <w:t xml:space="preserve"> לפתור בעיה. האינתיפאדה הראשונה היתה לפני הסכם אוסלו. העימותים והסכסוכים היו לפני הסכם אוסלו. העימותים והסכסוכים הם על רקע הכיבוש. הכיבוש הוא שורש הבעיה. </w:t>
      </w:r>
    </w:p>
    <w:p w14:paraId="1B4F219A" w14:textId="77777777" w:rsidR="00000000" w:rsidRDefault="007C71EE">
      <w:pPr>
        <w:pStyle w:val="a"/>
        <w:ind w:firstLine="0"/>
        <w:rPr>
          <w:rFonts w:hint="cs"/>
          <w:rtl/>
        </w:rPr>
      </w:pPr>
    </w:p>
    <w:p w14:paraId="45C8C445" w14:textId="77777777" w:rsidR="00000000" w:rsidRDefault="007C71EE">
      <w:pPr>
        <w:pStyle w:val="a"/>
        <w:ind w:firstLine="0"/>
        <w:rPr>
          <w:rFonts w:hint="cs"/>
          <w:rtl/>
        </w:rPr>
      </w:pPr>
      <w:r>
        <w:rPr>
          <w:rFonts w:hint="cs"/>
          <w:rtl/>
        </w:rPr>
        <w:tab/>
        <w:t>אם רוצים להביא לביטחון, צריך להבין שהביטחון יבוא עם השלום, ואי-אפשר לעשות הפרדה בין הביטחון לבין הש</w:t>
      </w:r>
      <w:r>
        <w:rPr>
          <w:rFonts w:hint="cs"/>
          <w:rtl/>
        </w:rPr>
        <w:t>לום. השלום הוא הוא שיביא את הביטחון, והוא שיביא את השגשוג והרווחה. תודה רבה.</w:t>
      </w:r>
    </w:p>
    <w:p w14:paraId="421E752A" w14:textId="77777777" w:rsidR="00000000" w:rsidRDefault="007C71EE">
      <w:pPr>
        <w:pStyle w:val="a"/>
        <w:rPr>
          <w:rFonts w:hint="cs"/>
          <w:rtl/>
        </w:rPr>
      </w:pPr>
    </w:p>
    <w:p w14:paraId="2581ADE4" w14:textId="77777777" w:rsidR="00000000" w:rsidRDefault="007C71EE">
      <w:pPr>
        <w:pStyle w:val="ad"/>
        <w:rPr>
          <w:rtl/>
        </w:rPr>
      </w:pPr>
      <w:r>
        <w:rPr>
          <w:rtl/>
        </w:rPr>
        <w:t>היו"ר ראובן ריבלין:</w:t>
      </w:r>
    </w:p>
    <w:p w14:paraId="7AF8D14D" w14:textId="77777777" w:rsidR="00000000" w:rsidRDefault="007C71EE">
      <w:pPr>
        <w:pStyle w:val="a"/>
        <w:rPr>
          <w:rtl/>
        </w:rPr>
      </w:pPr>
    </w:p>
    <w:p w14:paraId="36827022" w14:textId="77777777" w:rsidR="00000000" w:rsidRDefault="007C71EE">
      <w:pPr>
        <w:pStyle w:val="a"/>
        <w:rPr>
          <w:rFonts w:hint="cs"/>
          <w:rtl/>
        </w:rPr>
      </w:pPr>
      <w:r>
        <w:rPr>
          <w:rFonts w:hint="cs"/>
          <w:rtl/>
        </w:rPr>
        <w:t xml:space="preserve">תודה רבה, חבר הכנסת טלב אלסאנע. </w:t>
      </w:r>
    </w:p>
    <w:p w14:paraId="45149740" w14:textId="77777777" w:rsidR="00000000" w:rsidRDefault="007C71EE">
      <w:pPr>
        <w:pStyle w:val="a"/>
        <w:rPr>
          <w:rFonts w:hint="cs"/>
          <w:rtl/>
        </w:rPr>
      </w:pPr>
    </w:p>
    <w:p w14:paraId="41FB565B" w14:textId="77777777" w:rsidR="00000000" w:rsidRDefault="007C71EE">
      <w:pPr>
        <w:pStyle w:val="a"/>
        <w:rPr>
          <w:rFonts w:hint="cs"/>
          <w:rtl/>
        </w:rPr>
      </w:pPr>
    </w:p>
    <w:p w14:paraId="622CAE4F" w14:textId="77777777" w:rsidR="00000000" w:rsidRDefault="007C71EE">
      <w:pPr>
        <w:pStyle w:val="a"/>
        <w:rPr>
          <w:rFonts w:hint="cs"/>
          <w:rtl/>
        </w:rPr>
      </w:pPr>
      <w:r>
        <w:rPr>
          <w:rFonts w:hint="cs"/>
          <w:rtl/>
        </w:rPr>
        <w:t xml:space="preserve">רבותי חברי הכנסת, אנחנו עוברים להצבעה לפי סעיף 121 - הבקשה של ועדת הכספים לפצל את חוק התוכנית הכלכלית. רבותי, כאן מצביעים </w:t>
      </w:r>
      <w:r>
        <w:rPr>
          <w:rFonts w:hint="cs"/>
          <w:rtl/>
        </w:rPr>
        <w:t>בעד או נגד. מי שבעד בקשת ועדת הכספים, מצביע בעד. מי שמתנגד לבקשה לפי סעיף 121 מצביע נגד.</w:t>
      </w:r>
    </w:p>
    <w:p w14:paraId="6727F0F4" w14:textId="77777777" w:rsidR="00000000" w:rsidRDefault="007C71EE">
      <w:pPr>
        <w:pStyle w:val="a"/>
        <w:rPr>
          <w:rFonts w:hint="cs"/>
          <w:rtl/>
        </w:rPr>
      </w:pPr>
    </w:p>
    <w:p w14:paraId="02539BD5" w14:textId="77777777" w:rsidR="00000000" w:rsidRDefault="007C71EE">
      <w:pPr>
        <w:pStyle w:val="a"/>
        <w:rPr>
          <w:rFonts w:hint="cs"/>
          <w:rtl/>
        </w:rPr>
      </w:pPr>
      <w:r>
        <w:rPr>
          <w:rFonts w:hint="cs"/>
          <w:rtl/>
        </w:rPr>
        <w:t>רבותי חברי הכנסת, סיעת העבודה ביקשה לקיים על סעיף זה הצבעה שמית. חבר הכנסת וילן, האם ביקשת הצבעה שמית?</w:t>
      </w:r>
    </w:p>
    <w:p w14:paraId="5C8DF007" w14:textId="77777777" w:rsidR="00000000" w:rsidRDefault="007C71EE">
      <w:pPr>
        <w:pStyle w:val="a"/>
        <w:rPr>
          <w:rFonts w:hint="cs"/>
          <w:rtl/>
        </w:rPr>
      </w:pPr>
    </w:p>
    <w:p w14:paraId="4C3E187B" w14:textId="77777777" w:rsidR="00000000" w:rsidRDefault="007C71EE">
      <w:pPr>
        <w:pStyle w:val="ac"/>
        <w:rPr>
          <w:rtl/>
        </w:rPr>
      </w:pPr>
      <w:r>
        <w:rPr>
          <w:rFonts w:hint="eastAsia"/>
          <w:rtl/>
        </w:rPr>
        <w:t>אבשלום</w:t>
      </w:r>
      <w:r>
        <w:rPr>
          <w:rtl/>
        </w:rPr>
        <w:t xml:space="preserve"> וילן (מרצ):</w:t>
      </w:r>
    </w:p>
    <w:p w14:paraId="053E12A9" w14:textId="77777777" w:rsidR="00000000" w:rsidRDefault="007C71EE">
      <w:pPr>
        <w:pStyle w:val="a"/>
        <w:rPr>
          <w:rFonts w:hint="cs"/>
          <w:rtl/>
        </w:rPr>
      </w:pPr>
    </w:p>
    <w:p w14:paraId="395E870E" w14:textId="77777777" w:rsidR="00000000" w:rsidRDefault="007C71EE">
      <w:pPr>
        <w:pStyle w:val="a"/>
        <w:rPr>
          <w:rFonts w:hint="cs"/>
          <w:rtl/>
        </w:rPr>
      </w:pPr>
      <w:r>
        <w:rPr>
          <w:rFonts w:hint="cs"/>
          <w:rtl/>
        </w:rPr>
        <w:t>לא.</w:t>
      </w:r>
    </w:p>
    <w:p w14:paraId="7A6FFD9F" w14:textId="77777777" w:rsidR="00000000" w:rsidRDefault="007C71EE">
      <w:pPr>
        <w:pStyle w:val="a"/>
        <w:rPr>
          <w:rFonts w:hint="cs"/>
          <w:rtl/>
        </w:rPr>
      </w:pPr>
    </w:p>
    <w:p w14:paraId="3561BF4A" w14:textId="77777777" w:rsidR="00000000" w:rsidRDefault="007C71EE">
      <w:pPr>
        <w:pStyle w:val="ac"/>
        <w:rPr>
          <w:rtl/>
        </w:rPr>
      </w:pPr>
      <w:r>
        <w:rPr>
          <w:rFonts w:hint="eastAsia"/>
          <w:rtl/>
        </w:rPr>
        <w:t>אברהם</w:t>
      </w:r>
      <w:r>
        <w:rPr>
          <w:rtl/>
        </w:rPr>
        <w:t xml:space="preserve"> בורג (העבודה-מימד):</w:t>
      </w:r>
    </w:p>
    <w:p w14:paraId="01F43D8C" w14:textId="77777777" w:rsidR="00000000" w:rsidRDefault="007C71EE">
      <w:pPr>
        <w:pStyle w:val="a"/>
        <w:rPr>
          <w:rFonts w:hint="cs"/>
          <w:rtl/>
        </w:rPr>
      </w:pPr>
    </w:p>
    <w:p w14:paraId="11E9D82A" w14:textId="77777777" w:rsidR="00000000" w:rsidRDefault="007C71EE">
      <w:pPr>
        <w:pStyle w:val="a"/>
        <w:rPr>
          <w:rFonts w:hint="cs"/>
          <w:rtl/>
        </w:rPr>
      </w:pPr>
      <w:r>
        <w:rPr>
          <w:rFonts w:hint="cs"/>
          <w:rtl/>
        </w:rPr>
        <w:t>לא. ביטלנו</w:t>
      </w:r>
      <w:r>
        <w:rPr>
          <w:rFonts w:hint="cs"/>
          <w:rtl/>
        </w:rPr>
        <w:t>.</w:t>
      </w:r>
    </w:p>
    <w:p w14:paraId="53166E7E" w14:textId="77777777" w:rsidR="00000000" w:rsidRDefault="007C71EE">
      <w:pPr>
        <w:pStyle w:val="a"/>
        <w:rPr>
          <w:rFonts w:hint="cs"/>
          <w:rtl/>
        </w:rPr>
      </w:pPr>
    </w:p>
    <w:p w14:paraId="1E99C133" w14:textId="77777777" w:rsidR="00000000" w:rsidRDefault="007C71EE">
      <w:pPr>
        <w:pStyle w:val="ad"/>
        <w:rPr>
          <w:rtl/>
        </w:rPr>
      </w:pPr>
      <w:r>
        <w:rPr>
          <w:rtl/>
        </w:rPr>
        <w:t>היו"ר ראובן ריבלין:</w:t>
      </w:r>
    </w:p>
    <w:p w14:paraId="0B958AD0" w14:textId="77777777" w:rsidR="00000000" w:rsidRDefault="007C71EE">
      <w:pPr>
        <w:pStyle w:val="a"/>
        <w:rPr>
          <w:rtl/>
        </w:rPr>
      </w:pPr>
    </w:p>
    <w:p w14:paraId="02FAF368" w14:textId="77777777" w:rsidR="00000000" w:rsidRDefault="007C71EE">
      <w:pPr>
        <w:pStyle w:val="a"/>
        <w:rPr>
          <w:rFonts w:hint="cs"/>
          <w:rtl/>
        </w:rPr>
      </w:pPr>
      <w:r>
        <w:rPr>
          <w:rFonts w:hint="cs"/>
          <w:rtl/>
        </w:rPr>
        <w:t>רציתי לומר לך שאני לא מקבל את בקשתך, מהטעם שיש פה צילום של חתימות, שיכולות להיות מהדור שבו אני עדיין חתמתי.</w:t>
      </w:r>
    </w:p>
    <w:p w14:paraId="705885D7" w14:textId="77777777" w:rsidR="00000000" w:rsidRDefault="007C71EE">
      <w:pPr>
        <w:pStyle w:val="a"/>
        <w:rPr>
          <w:rFonts w:hint="cs"/>
          <w:rtl/>
        </w:rPr>
      </w:pPr>
    </w:p>
    <w:p w14:paraId="0F1377A1" w14:textId="77777777" w:rsidR="00000000" w:rsidRDefault="007C71EE">
      <w:pPr>
        <w:pStyle w:val="ac"/>
        <w:rPr>
          <w:rtl/>
        </w:rPr>
      </w:pPr>
      <w:r>
        <w:rPr>
          <w:rFonts w:hint="eastAsia"/>
          <w:rtl/>
        </w:rPr>
        <w:t>אברהם</w:t>
      </w:r>
      <w:r>
        <w:rPr>
          <w:rtl/>
        </w:rPr>
        <w:t xml:space="preserve"> בורג (העבודה-מימד):</w:t>
      </w:r>
    </w:p>
    <w:p w14:paraId="78E122E4" w14:textId="77777777" w:rsidR="00000000" w:rsidRDefault="007C71EE">
      <w:pPr>
        <w:pStyle w:val="a"/>
        <w:rPr>
          <w:rFonts w:hint="cs"/>
          <w:rtl/>
        </w:rPr>
      </w:pPr>
    </w:p>
    <w:p w14:paraId="70048900" w14:textId="77777777" w:rsidR="00000000" w:rsidRDefault="007C71EE">
      <w:pPr>
        <w:pStyle w:val="a"/>
        <w:rPr>
          <w:rFonts w:hint="cs"/>
          <w:rtl/>
        </w:rPr>
      </w:pPr>
      <w:r>
        <w:rPr>
          <w:rFonts w:hint="cs"/>
          <w:rtl/>
        </w:rPr>
        <w:t>נתנו לאדוני את הצילום, כי לא התכוונו לזה ברצינות.</w:t>
      </w:r>
    </w:p>
    <w:p w14:paraId="7908AEB8" w14:textId="77777777" w:rsidR="00000000" w:rsidRDefault="007C71EE">
      <w:pPr>
        <w:pStyle w:val="a"/>
        <w:rPr>
          <w:rFonts w:hint="cs"/>
          <w:rtl/>
        </w:rPr>
      </w:pPr>
    </w:p>
    <w:p w14:paraId="5D23D46F" w14:textId="77777777" w:rsidR="00000000" w:rsidRDefault="007C71EE">
      <w:pPr>
        <w:pStyle w:val="ad"/>
        <w:rPr>
          <w:rtl/>
        </w:rPr>
      </w:pPr>
      <w:r>
        <w:rPr>
          <w:rtl/>
        </w:rPr>
        <w:t>היו"ר ראובן ריבלין:</w:t>
      </w:r>
    </w:p>
    <w:p w14:paraId="42998F73" w14:textId="77777777" w:rsidR="00000000" w:rsidRDefault="007C71EE">
      <w:pPr>
        <w:pStyle w:val="a"/>
        <w:rPr>
          <w:rtl/>
        </w:rPr>
      </w:pPr>
    </w:p>
    <w:p w14:paraId="1821028D" w14:textId="77777777" w:rsidR="00000000" w:rsidRDefault="007C71EE">
      <w:pPr>
        <w:pStyle w:val="a"/>
        <w:rPr>
          <w:rFonts w:hint="cs"/>
          <w:rtl/>
        </w:rPr>
      </w:pPr>
      <w:r>
        <w:rPr>
          <w:rFonts w:hint="cs"/>
          <w:rtl/>
        </w:rPr>
        <w:t>רבותי, מעכשיו אנחנו נקפי</w:t>
      </w:r>
      <w:r>
        <w:rPr>
          <w:rFonts w:hint="cs"/>
          <w:rtl/>
        </w:rPr>
        <w:t>ד על סדרי התקנון, נקפיד על כל תג ותג.</w:t>
      </w:r>
    </w:p>
    <w:p w14:paraId="456B918C" w14:textId="77777777" w:rsidR="00000000" w:rsidRDefault="007C71EE">
      <w:pPr>
        <w:pStyle w:val="a"/>
        <w:rPr>
          <w:rFonts w:hint="cs"/>
          <w:rtl/>
        </w:rPr>
      </w:pPr>
    </w:p>
    <w:p w14:paraId="4ABB75C9" w14:textId="77777777" w:rsidR="00000000" w:rsidRDefault="007C71EE">
      <w:pPr>
        <w:pStyle w:val="a"/>
        <w:rPr>
          <w:rFonts w:hint="cs"/>
          <w:rtl/>
        </w:rPr>
      </w:pPr>
      <w:r>
        <w:rPr>
          <w:rFonts w:hint="cs"/>
          <w:rtl/>
        </w:rPr>
        <w:t>רבותי חברי הכנסת, אני עובר להצבעה. מי בעד? מי נגד? נא להצביע.</w:t>
      </w:r>
    </w:p>
    <w:p w14:paraId="14A27644" w14:textId="77777777" w:rsidR="00000000" w:rsidRDefault="007C71EE">
      <w:pPr>
        <w:pStyle w:val="a"/>
        <w:rPr>
          <w:rtl/>
        </w:rPr>
      </w:pPr>
    </w:p>
    <w:p w14:paraId="379FC4CD" w14:textId="77777777" w:rsidR="00000000" w:rsidRDefault="007C71EE">
      <w:pPr>
        <w:pStyle w:val="a"/>
        <w:rPr>
          <w:rFonts w:hint="cs"/>
          <w:rtl/>
        </w:rPr>
      </w:pPr>
    </w:p>
    <w:p w14:paraId="074DCBDC" w14:textId="77777777" w:rsidR="00000000" w:rsidRDefault="007C71EE">
      <w:pPr>
        <w:pStyle w:val="a7"/>
        <w:bidi/>
        <w:rPr>
          <w:rFonts w:hint="cs"/>
          <w:rtl/>
        </w:rPr>
      </w:pPr>
      <w:r>
        <w:rPr>
          <w:rFonts w:hint="cs"/>
          <w:rtl/>
        </w:rPr>
        <w:t>הצבעה מס' 4</w:t>
      </w:r>
    </w:p>
    <w:p w14:paraId="4E92732A" w14:textId="77777777" w:rsidR="00000000" w:rsidRDefault="007C71EE">
      <w:pPr>
        <w:pStyle w:val="a"/>
        <w:rPr>
          <w:rFonts w:hint="cs"/>
          <w:rtl/>
        </w:rPr>
      </w:pPr>
    </w:p>
    <w:p w14:paraId="6358ED98" w14:textId="77777777" w:rsidR="00000000" w:rsidRDefault="007C71EE">
      <w:pPr>
        <w:pStyle w:val="a8"/>
        <w:bidi/>
        <w:rPr>
          <w:rFonts w:hint="cs"/>
          <w:rtl/>
        </w:rPr>
      </w:pPr>
      <w:r>
        <w:rPr>
          <w:rFonts w:hint="cs"/>
          <w:rtl/>
        </w:rPr>
        <w:t>בעד הצעת ועדת הכספים - 47</w:t>
      </w:r>
    </w:p>
    <w:p w14:paraId="659FCA2A" w14:textId="77777777" w:rsidR="00000000" w:rsidRDefault="007C71EE">
      <w:pPr>
        <w:pStyle w:val="a8"/>
        <w:bidi/>
        <w:rPr>
          <w:rFonts w:hint="cs"/>
          <w:rtl/>
        </w:rPr>
      </w:pPr>
      <w:r>
        <w:rPr>
          <w:rFonts w:hint="cs"/>
          <w:rtl/>
        </w:rPr>
        <w:t>נגד - 18</w:t>
      </w:r>
    </w:p>
    <w:p w14:paraId="3E1BA751" w14:textId="77777777" w:rsidR="00000000" w:rsidRDefault="007C71EE">
      <w:pPr>
        <w:pStyle w:val="a8"/>
        <w:bidi/>
        <w:rPr>
          <w:rFonts w:hint="cs"/>
          <w:rtl/>
        </w:rPr>
      </w:pPr>
      <w:r>
        <w:rPr>
          <w:rFonts w:hint="cs"/>
          <w:rtl/>
        </w:rPr>
        <w:t>נמנעים אין</w:t>
      </w:r>
    </w:p>
    <w:p w14:paraId="45EEA425" w14:textId="77777777" w:rsidR="00000000" w:rsidRDefault="007C71EE">
      <w:pPr>
        <w:pStyle w:val="a9"/>
        <w:bidi/>
        <w:rPr>
          <w:rFonts w:hint="cs"/>
          <w:rtl/>
        </w:rPr>
      </w:pPr>
      <w:r>
        <w:rPr>
          <w:rFonts w:hint="cs"/>
          <w:rtl/>
        </w:rPr>
        <w:t>הצעת ועדת הכספים בדבר חלוקת הצעת חוק התוכנית להבראת כלכלת ישראל (תיקוני חקיקה להשגת יעדי התקצי</w:t>
      </w:r>
      <w:r>
        <w:rPr>
          <w:rFonts w:hint="cs"/>
          <w:rtl/>
        </w:rPr>
        <w:t>ב והמדיניות הכלכלית לשנות הכספים 2003 ו=2004) התשס"ג-2003, נתקבלה.</w:t>
      </w:r>
    </w:p>
    <w:p w14:paraId="6F1BF17C" w14:textId="77777777" w:rsidR="00000000" w:rsidRDefault="007C71EE">
      <w:pPr>
        <w:pStyle w:val="a"/>
        <w:rPr>
          <w:rFonts w:hint="cs"/>
          <w:rtl/>
        </w:rPr>
      </w:pPr>
    </w:p>
    <w:p w14:paraId="1E0C1E48" w14:textId="77777777" w:rsidR="00000000" w:rsidRDefault="007C71EE">
      <w:pPr>
        <w:pStyle w:val="ad"/>
        <w:rPr>
          <w:rtl/>
        </w:rPr>
      </w:pPr>
      <w:r>
        <w:rPr>
          <w:rtl/>
        </w:rPr>
        <w:t>היו"ר ראובן ריבלין:</w:t>
      </w:r>
    </w:p>
    <w:p w14:paraId="51F269ED" w14:textId="77777777" w:rsidR="00000000" w:rsidRDefault="007C71EE">
      <w:pPr>
        <w:pStyle w:val="a"/>
        <w:rPr>
          <w:rtl/>
        </w:rPr>
      </w:pPr>
    </w:p>
    <w:p w14:paraId="5BD684A9" w14:textId="77777777" w:rsidR="00000000" w:rsidRDefault="007C71EE">
      <w:pPr>
        <w:pStyle w:val="a"/>
        <w:rPr>
          <w:rFonts w:hint="cs"/>
          <w:rtl/>
        </w:rPr>
      </w:pPr>
      <w:r>
        <w:rPr>
          <w:rFonts w:hint="cs"/>
          <w:rtl/>
        </w:rPr>
        <w:t>ובכן, אני קובע שברוב של 47, נגד 18, באין נמנעים, הפיצול אושר לפי סעיף 121.</w:t>
      </w:r>
    </w:p>
    <w:p w14:paraId="4FAC1FE2" w14:textId="77777777" w:rsidR="00000000" w:rsidRDefault="007C71EE">
      <w:pPr>
        <w:pStyle w:val="a"/>
        <w:rPr>
          <w:rFonts w:hint="cs"/>
          <w:rtl/>
        </w:rPr>
      </w:pPr>
    </w:p>
    <w:p w14:paraId="19500ECD" w14:textId="77777777" w:rsidR="00000000" w:rsidRDefault="007C71EE">
      <w:pPr>
        <w:pStyle w:val="a"/>
        <w:rPr>
          <w:rFonts w:hint="cs"/>
          <w:rtl/>
        </w:rPr>
      </w:pPr>
      <w:r>
        <w:rPr>
          <w:rFonts w:hint="cs"/>
          <w:rtl/>
        </w:rPr>
        <w:t>יושב-ראש ועדת הכנסת, האם ועדת הכנסת פטרה מחובת הנחה?</w:t>
      </w:r>
    </w:p>
    <w:p w14:paraId="2F547EF4" w14:textId="77777777" w:rsidR="00000000" w:rsidRDefault="007C71EE">
      <w:pPr>
        <w:pStyle w:val="a"/>
        <w:rPr>
          <w:rFonts w:hint="cs"/>
          <w:rtl/>
        </w:rPr>
      </w:pPr>
    </w:p>
    <w:p w14:paraId="57971E1F" w14:textId="77777777" w:rsidR="00000000" w:rsidRDefault="007C71EE">
      <w:pPr>
        <w:pStyle w:val="ac"/>
        <w:rPr>
          <w:rtl/>
        </w:rPr>
      </w:pPr>
      <w:r>
        <w:rPr>
          <w:rFonts w:hint="eastAsia"/>
          <w:rtl/>
        </w:rPr>
        <w:t>רוני</w:t>
      </w:r>
      <w:r>
        <w:rPr>
          <w:rtl/>
        </w:rPr>
        <w:t xml:space="preserve"> בר-און (הליכוד):</w:t>
      </w:r>
    </w:p>
    <w:p w14:paraId="5B6B700A" w14:textId="77777777" w:rsidR="00000000" w:rsidRDefault="007C71EE">
      <w:pPr>
        <w:pStyle w:val="a"/>
        <w:rPr>
          <w:rFonts w:hint="cs"/>
          <w:rtl/>
        </w:rPr>
      </w:pPr>
    </w:p>
    <w:p w14:paraId="43B6153C" w14:textId="77777777" w:rsidR="00000000" w:rsidRDefault="007C71EE">
      <w:pPr>
        <w:pStyle w:val="a"/>
        <w:rPr>
          <w:rFonts w:hint="cs"/>
          <w:rtl/>
        </w:rPr>
      </w:pPr>
      <w:r>
        <w:rPr>
          <w:rFonts w:hint="cs"/>
          <w:rtl/>
        </w:rPr>
        <w:t>כן. בבוקר.</w:t>
      </w:r>
    </w:p>
    <w:p w14:paraId="3B598453" w14:textId="77777777" w:rsidR="00000000" w:rsidRDefault="007C71EE">
      <w:pPr>
        <w:pStyle w:val="a"/>
        <w:rPr>
          <w:rFonts w:hint="cs"/>
          <w:rtl/>
        </w:rPr>
      </w:pPr>
    </w:p>
    <w:p w14:paraId="743642B6" w14:textId="77777777" w:rsidR="00000000" w:rsidRDefault="007C71EE">
      <w:pPr>
        <w:pStyle w:val="ac"/>
        <w:rPr>
          <w:rtl/>
        </w:rPr>
      </w:pPr>
      <w:r>
        <w:rPr>
          <w:rFonts w:hint="eastAsia"/>
          <w:rtl/>
        </w:rPr>
        <w:t>אב</w:t>
      </w:r>
      <w:r>
        <w:rPr>
          <w:rFonts w:hint="eastAsia"/>
          <w:rtl/>
        </w:rPr>
        <w:t>שלום</w:t>
      </w:r>
      <w:r>
        <w:rPr>
          <w:rtl/>
        </w:rPr>
        <w:t xml:space="preserve"> וילן (מרצ):</w:t>
      </w:r>
    </w:p>
    <w:p w14:paraId="60AA22CC" w14:textId="77777777" w:rsidR="00000000" w:rsidRDefault="007C71EE">
      <w:pPr>
        <w:pStyle w:val="a"/>
        <w:rPr>
          <w:rFonts w:hint="cs"/>
          <w:rtl/>
        </w:rPr>
      </w:pPr>
    </w:p>
    <w:p w14:paraId="7A05CE7D" w14:textId="77777777" w:rsidR="00000000" w:rsidRDefault="007C71EE">
      <w:pPr>
        <w:pStyle w:val="a"/>
        <w:rPr>
          <w:rFonts w:hint="cs"/>
          <w:rtl/>
        </w:rPr>
      </w:pPr>
      <w:r>
        <w:rPr>
          <w:rFonts w:hint="cs"/>
          <w:rtl/>
        </w:rPr>
        <w:t>אני מבקש להעביר את הפיצול לוועדת הכלכלה.</w:t>
      </w:r>
    </w:p>
    <w:p w14:paraId="4BCF7E35" w14:textId="77777777" w:rsidR="00000000" w:rsidRDefault="007C71EE">
      <w:pPr>
        <w:pStyle w:val="a"/>
        <w:rPr>
          <w:rFonts w:hint="cs"/>
          <w:rtl/>
        </w:rPr>
      </w:pPr>
    </w:p>
    <w:p w14:paraId="72298733" w14:textId="77777777" w:rsidR="00000000" w:rsidRDefault="007C71EE">
      <w:pPr>
        <w:pStyle w:val="ad"/>
        <w:rPr>
          <w:rtl/>
        </w:rPr>
      </w:pPr>
      <w:r>
        <w:rPr>
          <w:rtl/>
        </w:rPr>
        <w:t>היו"ר ראובן ריבלין:</w:t>
      </w:r>
    </w:p>
    <w:p w14:paraId="3E34A876" w14:textId="77777777" w:rsidR="00000000" w:rsidRDefault="007C71EE">
      <w:pPr>
        <w:pStyle w:val="a"/>
        <w:rPr>
          <w:rtl/>
        </w:rPr>
      </w:pPr>
    </w:p>
    <w:p w14:paraId="052F974E" w14:textId="77777777" w:rsidR="00000000" w:rsidRDefault="007C71EE">
      <w:pPr>
        <w:pStyle w:val="a"/>
        <w:rPr>
          <w:rFonts w:hint="cs"/>
          <w:rtl/>
        </w:rPr>
      </w:pPr>
      <w:r>
        <w:rPr>
          <w:rFonts w:hint="cs"/>
          <w:rtl/>
        </w:rPr>
        <w:t>את הפיצולים לוועדת כלכלה? הם יועברו לוועדת הכנסת על מנת שהיא תחליט לאן יועברו הפיצולים. תודה רבה.</w:t>
      </w:r>
    </w:p>
    <w:p w14:paraId="0DCC360C" w14:textId="77777777" w:rsidR="00000000" w:rsidRDefault="007C71EE">
      <w:pPr>
        <w:pStyle w:val="a"/>
        <w:rPr>
          <w:rFonts w:hint="cs"/>
          <w:rtl/>
        </w:rPr>
      </w:pPr>
    </w:p>
    <w:p w14:paraId="6E42325D" w14:textId="77777777" w:rsidR="00000000" w:rsidRDefault="007C71EE">
      <w:pPr>
        <w:pStyle w:val="ac"/>
        <w:rPr>
          <w:rtl/>
        </w:rPr>
      </w:pPr>
      <w:r>
        <w:rPr>
          <w:rFonts w:hint="eastAsia"/>
          <w:rtl/>
        </w:rPr>
        <w:t>אבשלום</w:t>
      </w:r>
      <w:r>
        <w:rPr>
          <w:rtl/>
        </w:rPr>
        <w:t xml:space="preserve"> וילן (מרצ):</w:t>
      </w:r>
    </w:p>
    <w:p w14:paraId="7C9308FA" w14:textId="77777777" w:rsidR="00000000" w:rsidRDefault="007C71EE">
      <w:pPr>
        <w:pStyle w:val="a"/>
        <w:rPr>
          <w:rFonts w:hint="cs"/>
          <w:rtl/>
        </w:rPr>
      </w:pPr>
    </w:p>
    <w:p w14:paraId="2FCC4DF1" w14:textId="77777777" w:rsidR="00000000" w:rsidRDefault="007C71EE">
      <w:pPr>
        <w:pStyle w:val="a"/>
        <w:rPr>
          <w:rFonts w:hint="cs"/>
          <w:rtl/>
        </w:rPr>
      </w:pPr>
      <w:r>
        <w:rPr>
          <w:rFonts w:hint="cs"/>
          <w:rtl/>
        </w:rPr>
        <w:t>אין הצעה אחרת.</w:t>
      </w:r>
    </w:p>
    <w:p w14:paraId="4BD6D86A" w14:textId="77777777" w:rsidR="00000000" w:rsidRDefault="007C71EE">
      <w:pPr>
        <w:pStyle w:val="a"/>
        <w:rPr>
          <w:rFonts w:hint="cs"/>
          <w:rtl/>
        </w:rPr>
      </w:pPr>
    </w:p>
    <w:p w14:paraId="0C392763" w14:textId="77777777" w:rsidR="00000000" w:rsidRDefault="007C71EE">
      <w:pPr>
        <w:pStyle w:val="ad"/>
        <w:rPr>
          <w:rtl/>
        </w:rPr>
      </w:pPr>
      <w:r>
        <w:rPr>
          <w:rtl/>
        </w:rPr>
        <w:t>היו"ר ראובן ריבלין:</w:t>
      </w:r>
    </w:p>
    <w:p w14:paraId="07A8C262" w14:textId="77777777" w:rsidR="00000000" w:rsidRDefault="007C71EE">
      <w:pPr>
        <w:pStyle w:val="a"/>
        <w:rPr>
          <w:rtl/>
        </w:rPr>
      </w:pPr>
    </w:p>
    <w:p w14:paraId="7035CCAA" w14:textId="77777777" w:rsidR="00000000" w:rsidRDefault="007C71EE">
      <w:pPr>
        <w:pStyle w:val="a"/>
        <w:rPr>
          <w:rFonts w:hint="cs"/>
          <w:rtl/>
        </w:rPr>
      </w:pPr>
      <w:r>
        <w:rPr>
          <w:rFonts w:hint="cs"/>
          <w:rtl/>
        </w:rPr>
        <w:t>הבקשה היא מטעם ועדת</w:t>
      </w:r>
      <w:r>
        <w:rPr>
          <w:rFonts w:hint="cs"/>
          <w:rtl/>
        </w:rPr>
        <w:t xml:space="preserve"> הכספים. חבר הכנסת וילן, כל עמדה שלך, שהיא הגיונית, אני מקבל, אבל כאשר היא משוללת יסוד, אני לא מקבל.</w:t>
      </w:r>
    </w:p>
    <w:p w14:paraId="5AF99642" w14:textId="77777777" w:rsidR="00000000" w:rsidRDefault="007C71EE">
      <w:pPr>
        <w:pStyle w:val="a"/>
        <w:rPr>
          <w:rFonts w:hint="cs"/>
          <w:rtl/>
        </w:rPr>
      </w:pPr>
    </w:p>
    <w:p w14:paraId="34064F99" w14:textId="77777777" w:rsidR="00000000" w:rsidRDefault="007C71EE">
      <w:pPr>
        <w:pStyle w:val="a"/>
        <w:rPr>
          <w:rFonts w:hint="cs"/>
          <w:rtl/>
        </w:rPr>
      </w:pPr>
    </w:p>
    <w:p w14:paraId="71287074" w14:textId="77777777" w:rsidR="00000000" w:rsidRDefault="007C71EE">
      <w:pPr>
        <w:pStyle w:val="Subject"/>
        <w:rPr>
          <w:rtl/>
        </w:rPr>
      </w:pPr>
    </w:p>
    <w:p w14:paraId="376F041B" w14:textId="77777777" w:rsidR="00000000" w:rsidRDefault="007C71EE">
      <w:pPr>
        <w:pStyle w:val="Subject"/>
        <w:rPr>
          <w:rFonts w:hint="cs"/>
          <w:u w:val="none"/>
          <w:rtl/>
        </w:rPr>
      </w:pPr>
      <w:bookmarkStart w:id="183" w:name="CS11881FI0011881T26_05_2003_14_07_25"/>
      <w:bookmarkEnd w:id="183"/>
      <w:r>
        <w:rPr>
          <w:u w:val="none"/>
          <w:rtl/>
        </w:rPr>
        <w:t>הצ</w:t>
      </w:r>
      <w:r>
        <w:rPr>
          <w:rFonts w:hint="cs"/>
          <w:u w:val="none"/>
          <w:rtl/>
        </w:rPr>
        <w:t>עת חוק</w:t>
      </w:r>
      <w:r>
        <w:rPr>
          <w:u w:val="none"/>
          <w:rtl/>
        </w:rPr>
        <w:t xml:space="preserve"> הת</w:t>
      </w:r>
      <w:r>
        <w:rPr>
          <w:rFonts w:hint="cs"/>
          <w:u w:val="none"/>
          <w:rtl/>
        </w:rPr>
        <w:t>ו</w:t>
      </w:r>
      <w:r>
        <w:rPr>
          <w:u w:val="none"/>
          <w:rtl/>
        </w:rPr>
        <w:t xml:space="preserve">כנית להבראת כלכלת ישראל (תיקוני חקיקה </w:t>
      </w:r>
      <w:r>
        <w:rPr>
          <w:rFonts w:hint="cs"/>
          <w:u w:val="none"/>
          <w:rtl/>
        </w:rPr>
        <w:br/>
      </w:r>
      <w:r>
        <w:rPr>
          <w:u w:val="none"/>
          <w:rtl/>
        </w:rPr>
        <w:t>להשגת יעדי התקציב והמדיניות</w:t>
      </w:r>
      <w:r>
        <w:rPr>
          <w:rFonts w:hint="cs"/>
          <w:u w:val="none"/>
          <w:rtl/>
        </w:rPr>
        <w:t xml:space="preserve"> </w:t>
      </w:r>
      <w:r>
        <w:rPr>
          <w:u w:val="none"/>
          <w:rtl/>
        </w:rPr>
        <w:t>הכלכלית לשנ</w:t>
      </w:r>
      <w:r>
        <w:rPr>
          <w:rFonts w:hint="cs"/>
          <w:u w:val="none"/>
          <w:rtl/>
        </w:rPr>
        <w:t>ו</w:t>
      </w:r>
      <w:r>
        <w:rPr>
          <w:u w:val="none"/>
          <w:rtl/>
        </w:rPr>
        <w:t>ת הכספים 2003 ו</w:t>
      </w:r>
      <w:r>
        <w:rPr>
          <w:rFonts w:hint="cs"/>
          <w:u w:val="none"/>
          <w:rtl/>
        </w:rPr>
        <w:t>=</w:t>
      </w:r>
      <w:r>
        <w:rPr>
          <w:u w:val="none"/>
          <w:rtl/>
        </w:rPr>
        <w:t>2004</w:t>
      </w:r>
      <w:r>
        <w:rPr>
          <w:rFonts w:hint="cs"/>
          <w:u w:val="none"/>
          <w:rtl/>
        </w:rPr>
        <w:t>),</w:t>
      </w:r>
    </w:p>
    <w:p w14:paraId="38FD644A" w14:textId="77777777" w:rsidR="00000000" w:rsidRDefault="007C71EE">
      <w:pPr>
        <w:pStyle w:val="Subject"/>
        <w:rPr>
          <w:rFonts w:hint="cs"/>
          <w:u w:val="none"/>
          <w:rtl/>
        </w:rPr>
      </w:pPr>
      <w:r>
        <w:rPr>
          <w:rFonts w:hint="cs"/>
          <w:u w:val="none"/>
          <w:rtl/>
        </w:rPr>
        <w:t>התשס"ג-2003</w:t>
      </w:r>
      <w:r>
        <w:rPr>
          <w:u w:val="none"/>
          <w:rtl/>
        </w:rPr>
        <w:t xml:space="preserve"> </w:t>
      </w:r>
    </w:p>
    <w:p w14:paraId="6BFD349C" w14:textId="77777777" w:rsidR="00000000" w:rsidRDefault="007C71EE">
      <w:pPr>
        <w:pStyle w:val="a"/>
        <w:rPr>
          <w:rFonts w:hint="cs"/>
          <w:rtl/>
        </w:rPr>
      </w:pPr>
      <w:r>
        <w:rPr>
          <w:rFonts w:hint="cs"/>
          <w:rtl/>
        </w:rPr>
        <w:t>[ מס' מ/25; "דברי הכנסת",</w:t>
      </w:r>
      <w:r>
        <w:rPr>
          <w:rFonts w:hint="cs"/>
          <w:rtl/>
        </w:rPr>
        <w:t xml:space="preserve"> חוב' ו', עמ'  851; נספחות. ]</w:t>
      </w:r>
    </w:p>
    <w:p w14:paraId="6BD83AAE" w14:textId="77777777" w:rsidR="00000000" w:rsidRDefault="007C71EE">
      <w:pPr>
        <w:pStyle w:val="Subject"/>
        <w:rPr>
          <w:rFonts w:hint="cs"/>
          <w:u w:val="none"/>
          <w:rtl/>
        </w:rPr>
      </w:pPr>
      <w:r>
        <w:rPr>
          <w:rtl/>
        </w:rPr>
        <w:t xml:space="preserve"> (קריאה שנ</w:t>
      </w:r>
      <w:r>
        <w:rPr>
          <w:rFonts w:hint="cs"/>
          <w:rtl/>
        </w:rPr>
        <w:t>י</w:t>
      </w:r>
      <w:r>
        <w:rPr>
          <w:rtl/>
        </w:rPr>
        <w:t>יה וקריאה שלישית</w:t>
      </w:r>
      <w:r>
        <w:rPr>
          <w:rFonts w:hint="cs"/>
          <w:u w:val="none"/>
          <w:rtl/>
        </w:rPr>
        <w:t>)</w:t>
      </w:r>
    </w:p>
    <w:p w14:paraId="615028B5" w14:textId="77777777" w:rsidR="00000000" w:rsidRDefault="007C71EE">
      <w:pPr>
        <w:pStyle w:val="a"/>
        <w:rPr>
          <w:rFonts w:hint="cs"/>
          <w:rtl/>
        </w:rPr>
      </w:pPr>
    </w:p>
    <w:p w14:paraId="5B369F90" w14:textId="77777777" w:rsidR="00000000" w:rsidRDefault="007C71EE">
      <w:pPr>
        <w:pStyle w:val="ad"/>
        <w:rPr>
          <w:rtl/>
        </w:rPr>
      </w:pPr>
      <w:r>
        <w:rPr>
          <w:rtl/>
        </w:rPr>
        <w:t>היו"ר ראובן ריבלין:</w:t>
      </w:r>
    </w:p>
    <w:p w14:paraId="59944229" w14:textId="77777777" w:rsidR="00000000" w:rsidRDefault="007C71EE">
      <w:pPr>
        <w:pStyle w:val="a"/>
        <w:rPr>
          <w:rtl/>
        </w:rPr>
      </w:pPr>
    </w:p>
    <w:p w14:paraId="27BAF97C" w14:textId="77777777" w:rsidR="00000000" w:rsidRDefault="007C71EE">
      <w:pPr>
        <w:pStyle w:val="a"/>
        <w:rPr>
          <w:rFonts w:hint="cs"/>
          <w:rtl/>
        </w:rPr>
      </w:pPr>
      <w:r>
        <w:rPr>
          <w:rFonts w:hint="cs"/>
          <w:rtl/>
        </w:rPr>
        <w:t>רבותי חברי הכנסת, הואיל וועדת הכנסת פטרה מחובת הנחה את החוק שנמצא על שולחנכם, הריני להודיעכם שאנחנו פותחים ברגע זה בדיון על ההסתייגויות. הדיון על ההסתייגויות יימשך עד יום רביע</w:t>
      </w:r>
      <w:r>
        <w:rPr>
          <w:rFonts w:hint="cs"/>
          <w:rtl/>
        </w:rPr>
        <w:t xml:space="preserve">י בשעה 12:00 בצהריים. הדיון יתקיים ברציפות. </w:t>
      </w:r>
    </w:p>
    <w:p w14:paraId="4B01D4AD" w14:textId="77777777" w:rsidR="00000000" w:rsidRDefault="007C71EE">
      <w:pPr>
        <w:pStyle w:val="a"/>
        <w:rPr>
          <w:rFonts w:hint="cs"/>
          <w:rtl/>
        </w:rPr>
      </w:pPr>
    </w:p>
    <w:p w14:paraId="2048C764" w14:textId="77777777" w:rsidR="00000000" w:rsidRDefault="007C71EE">
      <w:pPr>
        <w:pStyle w:val="a"/>
        <w:rPr>
          <w:rFonts w:hint="cs"/>
          <w:rtl/>
        </w:rPr>
      </w:pPr>
      <w:r>
        <w:rPr>
          <w:rFonts w:hint="cs"/>
          <w:rtl/>
        </w:rPr>
        <w:t>על חברי הכנסת לדעת שהדיון הוא דיון שהזמן שהוקצב לו הוא סיעתי. שני שלישים תיטול האופוזיציה, ושליש תיטול הקואליציה. רישום החברים יבוא בסבבים סיעתיים, כאשר מתחילים מהסיעה הגדולה לסיעה הקטנה, והסיבוב הבא מהסיעה הקט</w:t>
      </w:r>
      <w:r>
        <w:rPr>
          <w:rFonts w:hint="cs"/>
          <w:rtl/>
        </w:rPr>
        <w:t>נה לסיעה הגדולה, על מנת שכל חברי הבית וכל הסיעות יוכלו לקבל בזמנים שונים את האפשרות לבוא לידי ביטוי, שהרי כל העם רואה אתכם, כאשר אתם יום ולילה מנמקים את הסתייגויותיכם.</w:t>
      </w:r>
    </w:p>
    <w:p w14:paraId="2316194D" w14:textId="77777777" w:rsidR="00000000" w:rsidRDefault="007C71EE">
      <w:pPr>
        <w:pStyle w:val="a"/>
        <w:rPr>
          <w:rFonts w:hint="cs"/>
          <w:rtl/>
        </w:rPr>
      </w:pPr>
    </w:p>
    <w:p w14:paraId="21D56DE0" w14:textId="77777777" w:rsidR="00000000" w:rsidRDefault="007C71EE">
      <w:pPr>
        <w:pStyle w:val="a"/>
        <w:rPr>
          <w:rFonts w:hint="cs"/>
          <w:rtl/>
        </w:rPr>
      </w:pPr>
      <w:r>
        <w:rPr>
          <w:rFonts w:hint="cs"/>
          <w:rtl/>
        </w:rPr>
        <w:t>אני מודיע בצורה המפורשת ביותר: היה וייקרא אדם לדוכן ולא יימצא, תישלל זכותו לדבר לאותו ס</w:t>
      </w:r>
      <w:r>
        <w:rPr>
          <w:rFonts w:hint="cs"/>
          <w:rtl/>
        </w:rPr>
        <w:t>בב, ויבוא זה שאחריו. אם זה שאחריו לא יימצא, ימשיכו הלאה וכך הלאה. כל מי שלא יימצא באולם בזמן שהוא נקרא, הרי שהוא יימצא במצב שבו הוא לא יוכל להרצות את הסתייגויותיו בפני הבית.</w:t>
      </w:r>
    </w:p>
    <w:p w14:paraId="13E4E81E" w14:textId="77777777" w:rsidR="00000000" w:rsidRDefault="007C71EE">
      <w:pPr>
        <w:pStyle w:val="a"/>
        <w:rPr>
          <w:rFonts w:hint="cs"/>
          <w:rtl/>
        </w:rPr>
      </w:pPr>
    </w:p>
    <w:p w14:paraId="4FA99426" w14:textId="77777777" w:rsidR="00000000" w:rsidRDefault="007C71EE">
      <w:pPr>
        <w:pStyle w:val="ac"/>
        <w:rPr>
          <w:rtl/>
        </w:rPr>
      </w:pPr>
      <w:r>
        <w:rPr>
          <w:rFonts w:hint="eastAsia"/>
          <w:rtl/>
        </w:rPr>
        <w:t>רוני</w:t>
      </w:r>
      <w:r>
        <w:rPr>
          <w:rtl/>
        </w:rPr>
        <w:t xml:space="preserve"> בר-און (הליכוד):</w:t>
      </w:r>
    </w:p>
    <w:p w14:paraId="37A55A0F" w14:textId="77777777" w:rsidR="00000000" w:rsidRDefault="007C71EE">
      <w:pPr>
        <w:pStyle w:val="a"/>
        <w:rPr>
          <w:rFonts w:hint="cs"/>
          <w:rtl/>
        </w:rPr>
      </w:pPr>
    </w:p>
    <w:p w14:paraId="5D7CCCA3" w14:textId="77777777" w:rsidR="00000000" w:rsidRDefault="007C71EE">
      <w:pPr>
        <w:pStyle w:val="a"/>
        <w:rPr>
          <w:rFonts w:hint="cs"/>
          <w:rtl/>
        </w:rPr>
      </w:pPr>
      <w:r>
        <w:rPr>
          <w:rFonts w:hint="cs"/>
          <w:rtl/>
        </w:rPr>
        <w:t>הזמן לא יישמר.</w:t>
      </w:r>
    </w:p>
    <w:p w14:paraId="17C3653B" w14:textId="77777777" w:rsidR="00000000" w:rsidRDefault="007C71EE">
      <w:pPr>
        <w:pStyle w:val="a"/>
        <w:rPr>
          <w:rFonts w:hint="cs"/>
          <w:rtl/>
        </w:rPr>
      </w:pPr>
    </w:p>
    <w:p w14:paraId="3E0F3E02" w14:textId="77777777" w:rsidR="00000000" w:rsidRDefault="007C71EE">
      <w:pPr>
        <w:pStyle w:val="ad"/>
        <w:rPr>
          <w:rtl/>
        </w:rPr>
      </w:pPr>
      <w:r>
        <w:rPr>
          <w:rtl/>
        </w:rPr>
        <w:t>היו"ר ראובן ריבלין:</w:t>
      </w:r>
    </w:p>
    <w:p w14:paraId="69CAA7B1" w14:textId="77777777" w:rsidR="00000000" w:rsidRDefault="007C71EE">
      <w:pPr>
        <w:pStyle w:val="a"/>
        <w:rPr>
          <w:rtl/>
        </w:rPr>
      </w:pPr>
    </w:p>
    <w:p w14:paraId="1E9030C2" w14:textId="77777777" w:rsidR="00000000" w:rsidRDefault="007C71EE">
      <w:pPr>
        <w:pStyle w:val="a"/>
        <w:rPr>
          <w:rFonts w:hint="cs"/>
          <w:rtl/>
        </w:rPr>
      </w:pPr>
      <w:r>
        <w:rPr>
          <w:rFonts w:hint="cs"/>
          <w:rtl/>
        </w:rPr>
        <w:t xml:space="preserve">ודאי שהזמן לא יישמר. </w:t>
      </w:r>
      <w:r>
        <w:rPr>
          <w:rFonts w:hint="cs"/>
          <w:rtl/>
        </w:rPr>
        <w:t>אני גם ארצה לא לעשות הפסקות, אלא אם כן לא יהיו ברירות, ותהיה בוועדת הסכמות הפסקה, ולא תהיה שמירה על הזמן ליום רביעי בשעה 12:00. הואיל ואין ועדת הסכמות, אנחנו נפעל לפי החלטות הוועדה ככתבן וכלשונן, בלי יכולת לסטות כהוא זה.</w:t>
      </w:r>
    </w:p>
    <w:p w14:paraId="1CAB34D5" w14:textId="77777777" w:rsidR="00000000" w:rsidRDefault="007C71EE">
      <w:pPr>
        <w:pStyle w:val="a"/>
        <w:rPr>
          <w:rFonts w:hint="cs"/>
          <w:rtl/>
        </w:rPr>
      </w:pPr>
    </w:p>
    <w:p w14:paraId="6F168540" w14:textId="77777777" w:rsidR="00000000" w:rsidRDefault="007C71EE">
      <w:pPr>
        <w:pStyle w:val="a"/>
        <w:rPr>
          <w:rFonts w:hint="cs"/>
          <w:rtl/>
        </w:rPr>
      </w:pPr>
      <w:r>
        <w:rPr>
          <w:rFonts w:hint="cs"/>
          <w:rtl/>
        </w:rPr>
        <w:t xml:space="preserve">אם חבר סיעה מסוים ידבר יותר מהזמן </w:t>
      </w:r>
      <w:r>
        <w:rPr>
          <w:rFonts w:hint="cs"/>
          <w:rtl/>
        </w:rPr>
        <w:t>שהוקצב לו על-ידי סיעתו, הרי שהוא יעשה זאת על חשבון סיעתו.</w:t>
      </w:r>
    </w:p>
    <w:p w14:paraId="4E02D917" w14:textId="77777777" w:rsidR="00000000" w:rsidRDefault="007C71EE">
      <w:pPr>
        <w:pStyle w:val="a"/>
        <w:rPr>
          <w:rFonts w:hint="cs"/>
          <w:rtl/>
        </w:rPr>
      </w:pPr>
    </w:p>
    <w:p w14:paraId="5E4F3679" w14:textId="77777777" w:rsidR="00000000" w:rsidRDefault="007C71EE">
      <w:pPr>
        <w:pStyle w:val="ac"/>
        <w:rPr>
          <w:rtl/>
        </w:rPr>
      </w:pPr>
      <w:r>
        <w:rPr>
          <w:rFonts w:hint="eastAsia"/>
          <w:rtl/>
        </w:rPr>
        <w:t>אברהם</w:t>
      </w:r>
      <w:r>
        <w:rPr>
          <w:rtl/>
        </w:rPr>
        <w:t xml:space="preserve"> בורג (העבודה-מימד):</w:t>
      </w:r>
    </w:p>
    <w:p w14:paraId="1FE9A81C" w14:textId="77777777" w:rsidR="00000000" w:rsidRDefault="007C71EE">
      <w:pPr>
        <w:pStyle w:val="a"/>
        <w:rPr>
          <w:rFonts w:hint="cs"/>
          <w:rtl/>
        </w:rPr>
      </w:pPr>
    </w:p>
    <w:p w14:paraId="61E30014" w14:textId="77777777" w:rsidR="00000000" w:rsidRDefault="007C71EE">
      <w:pPr>
        <w:pStyle w:val="a"/>
        <w:rPr>
          <w:rFonts w:hint="cs"/>
          <w:rtl/>
        </w:rPr>
      </w:pPr>
      <w:r>
        <w:rPr>
          <w:rFonts w:hint="cs"/>
          <w:rtl/>
        </w:rPr>
        <w:t>מי ימדוד את הזמן?</w:t>
      </w:r>
    </w:p>
    <w:p w14:paraId="5C86EB29" w14:textId="77777777" w:rsidR="00000000" w:rsidRDefault="007C71EE">
      <w:pPr>
        <w:pStyle w:val="ad"/>
        <w:rPr>
          <w:rtl/>
        </w:rPr>
      </w:pPr>
    </w:p>
    <w:p w14:paraId="3EF87350" w14:textId="77777777" w:rsidR="00000000" w:rsidRDefault="007C71EE">
      <w:pPr>
        <w:pStyle w:val="ad"/>
        <w:rPr>
          <w:rFonts w:hint="cs"/>
          <w:rtl/>
        </w:rPr>
      </w:pPr>
    </w:p>
    <w:p w14:paraId="5C6CA1B9" w14:textId="77777777" w:rsidR="00000000" w:rsidRDefault="007C71EE">
      <w:pPr>
        <w:pStyle w:val="ad"/>
        <w:rPr>
          <w:rtl/>
        </w:rPr>
      </w:pPr>
      <w:r>
        <w:rPr>
          <w:rtl/>
        </w:rPr>
        <w:t>היו"ר ראובן ריבלין:</w:t>
      </w:r>
    </w:p>
    <w:p w14:paraId="4E8511FE" w14:textId="77777777" w:rsidR="00000000" w:rsidRDefault="007C71EE">
      <w:pPr>
        <w:pStyle w:val="a"/>
        <w:rPr>
          <w:rtl/>
        </w:rPr>
      </w:pPr>
    </w:p>
    <w:p w14:paraId="62102AAB" w14:textId="77777777" w:rsidR="00000000" w:rsidRDefault="007C71EE">
      <w:pPr>
        <w:pStyle w:val="a"/>
        <w:rPr>
          <w:rFonts w:hint="cs"/>
          <w:rtl/>
        </w:rPr>
      </w:pPr>
      <w:r>
        <w:rPr>
          <w:rFonts w:hint="cs"/>
          <w:rtl/>
        </w:rPr>
        <w:t>יושב-ראש הישיבה.</w:t>
      </w:r>
    </w:p>
    <w:p w14:paraId="2141C375" w14:textId="77777777" w:rsidR="00000000" w:rsidRDefault="007C71EE">
      <w:pPr>
        <w:pStyle w:val="a"/>
        <w:rPr>
          <w:rFonts w:hint="cs"/>
          <w:rtl/>
        </w:rPr>
      </w:pPr>
    </w:p>
    <w:p w14:paraId="72F4111B" w14:textId="77777777" w:rsidR="00000000" w:rsidRDefault="007C71EE">
      <w:pPr>
        <w:pStyle w:val="a"/>
        <w:rPr>
          <w:rFonts w:hint="cs"/>
          <w:rtl/>
        </w:rPr>
      </w:pPr>
      <w:r>
        <w:rPr>
          <w:rFonts w:hint="cs"/>
          <w:rtl/>
        </w:rPr>
        <w:t xml:space="preserve">ובכן, רבותי חברי הכנסת, אני מתכבד לפתוח את הדיון בהסתייגויות. ראשון הדוברים - חבר הכנסת, שר האוצר לשעבר, אברהם </w:t>
      </w:r>
      <w:r>
        <w:rPr>
          <w:rFonts w:hint="cs"/>
          <w:rtl/>
        </w:rPr>
        <w:t>שוחט, אשר ייאלץ להיפרד - - -</w:t>
      </w:r>
    </w:p>
    <w:p w14:paraId="18411C17" w14:textId="77777777" w:rsidR="00000000" w:rsidRDefault="007C71EE">
      <w:pPr>
        <w:pStyle w:val="a"/>
        <w:rPr>
          <w:rFonts w:hint="cs"/>
          <w:rtl/>
        </w:rPr>
      </w:pPr>
    </w:p>
    <w:p w14:paraId="14DF6BC2" w14:textId="77777777" w:rsidR="00000000" w:rsidRDefault="007C71EE">
      <w:pPr>
        <w:pStyle w:val="ac"/>
        <w:rPr>
          <w:rtl/>
        </w:rPr>
      </w:pPr>
      <w:r>
        <w:rPr>
          <w:rFonts w:hint="eastAsia"/>
          <w:rtl/>
        </w:rPr>
        <w:t>אברהם</w:t>
      </w:r>
      <w:r>
        <w:rPr>
          <w:rtl/>
        </w:rPr>
        <w:t xml:space="preserve"> בייגה שוחט (העבודה-מימד):</w:t>
      </w:r>
    </w:p>
    <w:p w14:paraId="5A35BD4D" w14:textId="77777777" w:rsidR="00000000" w:rsidRDefault="007C71EE">
      <w:pPr>
        <w:pStyle w:val="a"/>
        <w:rPr>
          <w:rFonts w:hint="cs"/>
          <w:rtl/>
        </w:rPr>
      </w:pPr>
    </w:p>
    <w:p w14:paraId="5AAC2C48" w14:textId="77777777" w:rsidR="00000000" w:rsidRDefault="007C71EE">
      <w:pPr>
        <w:pStyle w:val="a"/>
        <w:rPr>
          <w:rFonts w:hint="cs"/>
          <w:rtl/>
        </w:rPr>
      </w:pPr>
      <w:r>
        <w:rPr>
          <w:rFonts w:hint="cs"/>
          <w:rtl/>
        </w:rPr>
        <w:t>יושב-ראש הוועדה הוא הפותח.</w:t>
      </w:r>
    </w:p>
    <w:p w14:paraId="1A2BA2EC" w14:textId="77777777" w:rsidR="00000000" w:rsidRDefault="007C71EE">
      <w:pPr>
        <w:pStyle w:val="a"/>
        <w:rPr>
          <w:rFonts w:hint="cs"/>
          <w:rtl/>
        </w:rPr>
      </w:pPr>
    </w:p>
    <w:p w14:paraId="1715E645" w14:textId="77777777" w:rsidR="00000000" w:rsidRDefault="007C71EE">
      <w:pPr>
        <w:pStyle w:val="ad"/>
        <w:rPr>
          <w:rtl/>
        </w:rPr>
      </w:pPr>
      <w:r>
        <w:rPr>
          <w:rtl/>
        </w:rPr>
        <w:t>היו"ר ראובן ריבלין:</w:t>
      </w:r>
    </w:p>
    <w:p w14:paraId="3E2F90D3" w14:textId="77777777" w:rsidR="00000000" w:rsidRDefault="007C71EE">
      <w:pPr>
        <w:pStyle w:val="a"/>
        <w:rPr>
          <w:rtl/>
        </w:rPr>
      </w:pPr>
    </w:p>
    <w:p w14:paraId="41D3CB7D" w14:textId="77777777" w:rsidR="00000000" w:rsidRDefault="007C71EE">
      <w:pPr>
        <w:pStyle w:val="a"/>
        <w:rPr>
          <w:rFonts w:hint="cs"/>
          <w:rtl/>
        </w:rPr>
      </w:pPr>
      <w:r>
        <w:rPr>
          <w:rFonts w:hint="cs"/>
          <w:rtl/>
        </w:rPr>
        <w:t>סליחה. אני מתנצל בפני יושב-ראש ועדת הכספים ומזמין אותו להציג את הצעות ההחלטה של ועדת הכספים לדיון בקריאה שנייה ושלישית, ומבקש לדעת ממנו אם יש בכ</w:t>
      </w:r>
      <w:r>
        <w:rPr>
          <w:rFonts w:hint="cs"/>
          <w:rtl/>
        </w:rPr>
        <w:t>לל הסתייגויות; אולי אין הסתייגויות לחוק.</w:t>
      </w:r>
    </w:p>
    <w:p w14:paraId="75325645" w14:textId="77777777" w:rsidR="00000000" w:rsidRDefault="007C71EE">
      <w:pPr>
        <w:pStyle w:val="a"/>
        <w:rPr>
          <w:rFonts w:hint="cs"/>
          <w:rtl/>
        </w:rPr>
      </w:pPr>
    </w:p>
    <w:p w14:paraId="2724896F" w14:textId="77777777" w:rsidR="00000000" w:rsidRDefault="007C71EE">
      <w:pPr>
        <w:pStyle w:val="Speaker"/>
        <w:rPr>
          <w:rtl/>
        </w:rPr>
      </w:pPr>
      <w:bookmarkStart w:id="184" w:name="FS000000466T26_05_2003_14_15_01"/>
      <w:bookmarkStart w:id="185" w:name="FS000000466T26_05_2003_15_41_03"/>
      <w:bookmarkEnd w:id="184"/>
      <w:r>
        <w:rPr>
          <w:rFonts w:hint="eastAsia"/>
          <w:rtl/>
        </w:rPr>
        <w:t>אברהם</w:t>
      </w:r>
      <w:r>
        <w:rPr>
          <w:rtl/>
        </w:rPr>
        <w:t xml:space="preserve"> הירשזון (יו"ר ועדת הכספים):</w:t>
      </w:r>
    </w:p>
    <w:p w14:paraId="3FB91E3F" w14:textId="77777777" w:rsidR="00000000" w:rsidRDefault="007C71EE">
      <w:pPr>
        <w:pStyle w:val="a"/>
        <w:rPr>
          <w:rtl/>
        </w:rPr>
      </w:pPr>
    </w:p>
    <w:bookmarkEnd w:id="185"/>
    <w:p w14:paraId="3BCA3632" w14:textId="77777777" w:rsidR="00000000" w:rsidRDefault="007C71EE">
      <w:pPr>
        <w:pStyle w:val="a"/>
        <w:rPr>
          <w:rFonts w:hint="cs"/>
          <w:rtl/>
        </w:rPr>
      </w:pPr>
      <w:r>
        <w:rPr>
          <w:rFonts w:hint="cs"/>
          <w:rtl/>
        </w:rPr>
        <w:t>אדוני היושב-ראש, רבותי חברי הכנסת, השאלה היא, אדוני היושב-ראש, האם כשאני אומר שאין הסתייגויות, אז אין הסתייגויות.</w:t>
      </w:r>
    </w:p>
    <w:p w14:paraId="578DF7CD" w14:textId="77777777" w:rsidR="00000000" w:rsidRDefault="007C71EE">
      <w:pPr>
        <w:pStyle w:val="a"/>
        <w:rPr>
          <w:rFonts w:hint="cs"/>
          <w:rtl/>
        </w:rPr>
      </w:pPr>
    </w:p>
    <w:p w14:paraId="7C6852EE" w14:textId="77777777" w:rsidR="00000000" w:rsidRDefault="007C71EE">
      <w:pPr>
        <w:pStyle w:val="ad"/>
        <w:rPr>
          <w:rtl/>
        </w:rPr>
      </w:pPr>
      <w:r>
        <w:rPr>
          <w:rtl/>
        </w:rPr>
        <w:t>היו"ר ראובן ריבלין:</w:t>
      </w:r>
    </w:p>
    <w:p w14:paraId="49425E09" w14:textId="77777777" w:rsidR="00000000" w:rsidRDefault="007C71EE">
      <w:pPr>
        <w:pStyle w:val="a"/>
        <w:rPr>
          <w:rtl/>
        </w:rPr>
      </w:pPr>
    </w:p>
    <w:p w14:paraId="121E5690" w14:textId="77777777" w:rsidR="00000000" w:rsidRDefault="007C71EE">
      <w:pPr>
        <w:pStyle w:val="a"/>
        <w:rPr>
          <w:rFonts w:hint="cs"/>
          <w:rtl/>
        </w:rPr>
      </w:pPr>
      <w:r>
        <w:rPr>
          <w:rFonts w:hint="cs"/>
          <w:rtl/>
        </w:rPr>
        <w:t>אם אדוני אומר את האמת, נקבל כמובן את מה שהו</w:t>
      </w:r>
      <w:r>
        <w:rPr>
          <w:rFonts w:hint="cs"/>
          <w:rtl/>
        </w:rPr>
        <w:t>א אומר.</w:t>
      </w:r>
    </w:p>
    <w:p w14:paraId="30EB9D3E" w14:textId="77777777" w:rsidR="00000000" w:rsidRDefault="007C71EE">
      <w:pPr>
        <w:pStyle w:val="a"/>
        <w:rPr>
          <w:rFonts w:hint="cs"/>
          <w:rtl/>
        </w:rPr>
      </w:pPr>
    </w:p>
    <w:p w14:paraId="59FC1F93" w14:textId="77777777" w:rsidR="00000000" w:rsidRDefault="007C71EE">
      <w:pPr>
        <w:pStyle w:val="SpeakerCon"/>
        <w:rPr>
          <w:rtl/>
        </w:rPr>
      </w:pPr>
      <w:bookmarkStart w:id="186" w:name="FS000000466T26_05_2003_14_15_38C"/>
      <w:bookmarkStart w:id="187" w:name="FS000000466T26_05_2003_15_41_13C"/>
      <w:bookmarkEnd w:id="186"/>
      <w:bookmarkEnd w:id="187"/>
      <w:r>
        <w:rPr>
          <w:rtl/>
        </w:rPr>
        <w:t>אברהם הירשזון (יו"ר ועדת הכספים):</w:t>
      </w:r>
    </w:p>
    <w:p w14:paraId="38543241" w14:textId="77777777" w:rsidR="00000000" w:rsidRDefault="007C71EE">
      <w:pPr>
        <w:pStyle w:val="a"/>
        <w:rPr>
          <w:rtl/>
        </w:rPr>
      </w:pPr>
    </w:p>
    <w:p w14:paraId="1118B804" w14:textId="77777777" w:rsidR="00000000" w:rsidRDefault="007C71EE">
      <w:pPr>
        <w:pStyle w:val="a"/>
        <w:rPr>
          <w:rFonts w:hint="cs"/>
          <w:rtl/>
        </w:rPr>
      </w:pPr>
      <w:r>
        <w:rPr>
          <w:rFonts w:hint="cs"/>
          <w:rtl/>
        </w:rPr>
        <w:t>האמת היא יחסית, השאלה היא באיזו נקודה אתה רואה את הדבר.</w:t>
      </w:r>
    </w:p>
    <w:p w14:paraId="7C58211B" w14:textId="77777777" w:rsidR="00000000" w:rsidRDefault="007C71EE">
      <w:pPr>
        <w:pStyle w:val="a"/>
        <w:rPr>
          <w:rFonts w:hint="cs"/>
          <w:rtl/>
        </w:rPr>
      </w:pPr>
    </w:p>
    <w:p w14:paraId="5BFAF6BA" w14:textId="77777777" w:rsidR="00000000" w:rsidRDefault="007C71EE">
      <w:pPr>
        <w:pStyle w:val="ad"/>
        <w:rPr>
          <w:rtl/>
        </w:rPr>
      </w:pPr>
      <w:r>
        <w:rPr>
          <w:rtl/>
        </w:rPr>
        <w:t>היו"ר ראובן ריבלין:</w:t>
      </w:r>
    </w:p>
    <w:p w14:paraId="45D82964" w14:textId="77777777" w:rsidR="00000000" w:rsidRDefault="007C71EE">
      <w:pPr>
        <w:pStyle w:val="a"/>
        <w:rPr>
          <w:rtl/>
        </w:rPr>
      </w:pPr>
    </w:p>
    <w:p w14:paraId="10B8C9C8" w14:textId="77777777" w:rsidR="00000000" w:rsidRDefault="007C71EE">
      <w:pPr>
        <w:pStyle w:val="a"/>
        <w:rPr>
          <w:rFonts w:hint="cs"/>
          <w:rtl/>
        </w:rPr>
      </w:pPr>
      <w:r>
        <w:rPr>
          <w:rFonts w:hint="cs"/>
          <w:rtl/>
        </w:rPr>
        <w:t>אנחנו מקבלים רק אמת צרופה.</w:t>
      </w:r>
    </w:p>
    <w:p w14:paraId="1C21B914" w14:textId="77777777" w:rsidR="00000000" w:rsidRDefault="007C71EE">
      <w:pPr>
        <w:pStyle w:val="a"/>
        <w:rPr>
          <w:rFonts w:hint="cs"/>
          <w:rtl/>
        </w:rPr>
      </w:pPr>
    </w:p>
    <w:p w14:paraId="54C5E950" w14:textId="77777777" w:rsidR="00000000" w:rsidRDefault="007C71EE">
      <w:pPr>
        <w:pStyle w:val="SpeakerCon"/>
        <w:rPr>
          <w:rtl/>
        </w:rPr>
      </w:pPr>
      <w:bookmarkStart w:id="188" w:name="FS000000466T26_05_2003_14_15_59C"/>
      <w:bookmarkStart w:id="189" w:name="FS000000466T26_05_2003_15_41_33C"/>
      <w:bookmarkEnd w:id="188"/>
      <w:r>
        <w:rPr>
          <w:rtl/>
        </w:rPr>
        <w:t>אברהם הירשזון (יו"ר ועדת הכספים):</w:t>
      </w:r>
    </w:p>
    <w:p w14:paraId="479492FB" w14:textId="77777777" w:rsidR="00000000" w:rsidRDefault="007C71EE">
      <w:pPr>
        <w:pStyle w:val="a"/>
        <w:rPr>
          <w:rtl/>
        </w:rPr>
      </w:pPr>
    </w:p>
    <w:bookmarkEnd w:id="189"/>
    <w:p w14:paraId="29D776C2" w14:textId="77777777" w:rsidR="00000000" w:rsidRDefault="007C71EE">
      <w:pPr>
        <w:pStyle w:val="a"/>
        <w:rPr>
          <w:rFonts w:hint="cs"/>
          <w:rtl/>
        </w:rPr>
      </w:pPr>
      <w:r>
        <w:rPr>
          <w:rFonts w:hint="cs"/>
          <w:rtl/>
        </w:rPr>
        <w:t>האמת של חבר הכנסת בר-און היא כזאת, שכאשר הביאו אותו מארוחת-הצהריים, ולא</w:t>
      </w:r>
      <w:r>
        <w:rPr>
          <w:rFonts w:hint="cs"/>
          <w:rtl/>
        </w:rPr>
        <w:t xml:space="preserve"> נתנו לו להצביע, האמת שלו היא שהוא לא היה צריך לבוא עכשיו.</w:t>
      </w:r>
    </w:p>
    <w:p w14:paraId="49F3C692" w14:textId="77777777" w:rsidR="00000000" w:rsidRDefault="007C71EE">
      <w:pPr>
        <w:pStyle w:val="a"/>
        <w:rPr>
          <w:rFonts w:hint="cs"/>
          <w:rtl/>
        </w:rPr>
      </w:pPr>
    </w:p>
    <w:p w14:paraId="28159D91" w14:textId="77777777" w:rsidR="00000000" w:rsidRDefault="007C71EE">
      <w:pPr>
        <w:pStyle w:val="a"/>
        <w:rPr>
          <w:rFonts w:hint="cs"/>
          <w:rtl/>
        </w:rPr>
      </w:pPr>
      <w:r>
        <w:rPr>
          <w:rFonts w:hint="cs"/>
          <w:rtl/>
        </w:rPr>
        <w:t>אדוני היושב-ראש, אני מתבקש להציג את הצעת חוק התוכנית להבראת כלכלת ישראל. ועדת הכספים קיבלה לידיה את התוכנית הכלכלית של ממשלת ישראל. התוכנית כללה תחומים שונים, בהם גם קיצוצים במשרדי הממשלה - וזה הי</w:t>
      </w:r>
      <w:r>
        <w:rPr>
          <w:rFonts w:hint="cs"/>
          <w:rtl/>
        </w:rPr>
        <w:t>ה החלק הראשון; והחלק השני - הצעות חוק שהבאנו כמקשה אחת.</w:t>
      </w:r>
    </w:p>
    <w:p w14:paraId="604A84F0" w14:textId="77777777" w:rsidR="00000000" w:rsidRDefault="007C71EE">
      <w:pPr>
        <w:pStyle w:val="a"/>
        <w:rPr>
          <w:rFonts w:hint="cs"/>
          <w:rtl/>
        </w:rPr>
      </w:pPr>
    </w:p>
    <w:p w14:paraId="25DACD0C" w14:textId="77777777" w:rsidR="00000000" w:rsidRDefault="007C71EE">
      <w:pPr>
        <w:pStyle w:val="a"/>
        <w:rPr>
          <w:rFonts w:hint="cs"/>
          <w:rtl/>
        </w:rPr>
      </w:pPr>
      <w:r>
        <w:rPr>
          <w:rFonts w:hint="cs"/>
          <w:rtl/>
        </w:rPr>
        <w:t>התוכנית הזאת, אשר הממשלה הביאה לוועדת הכספים, אמורה לתת תשובה על כמה דברים: דבר ראשון, לצמצם את הביורוקרטיה הקיימת ואת הסקטור הציבורי; דבר שני, להביא לידי כך שתהיה צמיחה מהירה, עד כמה שאפשר, כדי שתני</w:t>
      </w:r>
      <w:r>
        <w:rPr>
          <w:rFonts w:hint="cs"/>
          <w:rtl/>
        </w:rPr>
        <w:t>ע את הכלכלה במדינת ישראל.</w:t>
      </w:r>
    </w:p>
    <w:p w14:paraId="55F90160" w14:textId="77777777" w:rsidR="00000000" w:rsidRDefault="007C71EE">
      <w:pPr>
        <w:pStyle w:val="a"/>
        <w:rPr>
          <w:rFonts w:hint="cs"/>
          <w:rtl/>
        </w:rPr>
      </w:pPr>
    </w:p>
    <w:p w14:paraId="4CB6ACAC" w14:textId="77777777" w:rsidR="00000000" w:rsidRDefault="007C71EE">
      <w:pPr>
        <w:pStyle w:val="a"/>
        <w:rPr>
          <w:rFonts w:hint="cs"/>
          <w:rtl/>
        </w:rPr>
      </w:pPr>
      <w:r>
        <w:rPr>
          <w:rFonts w:hint="cs"/>
          <w:rtl/>
        </w:rPr>
        <w:t>התוכנית הזאת היא לא תוכנית של לוקסוס. היא תוכנית קשה מאוד, תוכנית מכאיבה מאוד, מכאיבה לכל שכבות הציבור, אבל היא באה לא מרצון של מישהו לעשות איזה דבר רע, אלא כהכרח - מדינת ישראל נמצאת במצב קשה ובשעה קשה ביותר מבחינה כלכלית, ולכן ת</w:t>
      </w:r>
      <w:r>
        <w:rPr>
          <w:rFonts w:hint="cs"/>
          <w:rtl/>
        </w:rPr>
        <w:t>וכנית כזאת הכרחית.</w:t>
      </w:r>
    </w:p>
    <w:p w14:paraId="170B1270" w14:textId="77777777" w:rsidR="00000000" w:rsidRDefault="007C71EE">
      <w:pPr>
        <w:pStyle w:val="a"/>
        <w:rPr>
          <w:rFonts w:hint="cs"/>
          <w:rtl/>
        </w:rPr>
      </w:pPr>
    </w:p>
    <w:p w14:paraId="1ECEFEE6" w14:textId="77777777" w:rsidR="00000000" w:rsidRDefault="007C71EE">
      <w:pPr>
        <w:pStyle w:val="a"/>
        <w:rPr>
          <w:rFonts w:hint="cs"/>
          <w:rtl/>
        </w:rPr>
      </w:pPr>
      <w:r>
        <w:rPr>
          <w:rFonts w:hint="cs"/>
          <w:rtl/>
        </w:rPr>
        <w:t>התוכנית הזאת גם דנה בשינויים מבניים לטווח ארוך, ואני חושב שזאת הפעם הראשונה שיש תוכנית שעוסקת בשינויים לטווח ארוך, שגם אחרי ההתמודדות עם הדברים הבעייתיים המיידיים, היא תיתן - או מתיימרת לתת - פתרונות לטווח ארוך, ואני מקווה שאכן כך יהיה.</w:t>
      </w:r>
    </w:p>
    <w:p w14:paraId="0615777A" w14:textId="77777777" w:rsidR="00000000" w:rsidRDefault="007C71EE">
      <w:pPr>
        <w:pStyle w:val="a"/>
        <w:rPr>
          <w:rFonts w:hint="cs"/>
          <w:rtl/>
        </w:rPr>
      </w:pPr>
    </w:p>
    <w:p w14:paraId="00954676" w14:textId="77777777" w:rsidR="00000000" w:rsidRDefault="007C71EE">
      <w:pPr>
        <w:pStyle w:val="a"/>
        <w:rPr>
          <w:rFonts w:hint="cs"/>
          <w:rtl/>
        </w:rPr>
      </w:pPr>
      <w:r>
        <w:rPr>
          <w:rFonts w:hint="cs"/>
          <w:rtl/>
        </w:rPr>
        <w:t xml:space="preserve">אדוני היושב-ראש, אנחנו קיימנו ישיבות מספר בחלק הראשון של התוכנית, שכלל את הקיצוץ במשרדי הממשלה - מה שנקרא, קיצוץ </w:t>
      </w:r>
      <w:r>
        <w:rPr>
          <w:rFonts w:hint="cs"/>
        </w:rPr>
        <w:t>FLAT</w:t>
      </w:r>
      <w:r>
        <w:rPr>
          <w:rFonts w:hint="cs"/>
          <w:rtl/>
        </w:rPr>
        <w:t xml:space="preserve"> במשרדי הממשלה - קיימנו על כך דיונים מספר של הקואליציה והאופוזיציה, ונתנו לכל אחד מחברי הוועדה להביע את דעתו בכל נושא ונושא. כל חבר ועדה </w:t>
      </w:r>
      <w:r>
        <w:rPr>
          <w:rFonts w:hint="cs"/>
          <w:rtl/>
        </w:rPr>
        <w:t xml:space="preserve">- מהקואליציה או מהאופוזיציה - שביקש שנביא לדיון בוועדה גורם כזה או אחר,  שר כזה או אחר,  כדי לשמוע את דעתו לפני ההצבעה, וכך נעשה ולא גרענו מאף בקשה של אף חבר. רק בסיום הדיונים האלה הבאנו את הנושא לאישור ולהצבעה, והוא אושר ברוב של הקואליציה נגד האופוזיציה, </w:t>
      </w:r>
      <w:r>
        <w:rPr>
          <w:rFonts w:hint="cs"/>
          <w:rtl/>
        </w:rPr>
        <w:t>כפי שנהוג ומקובל.</w:t>
      </w:r>
    </w:p>
    <w:p w14:paraId="79BCC6C0" w14:textId="77777777" w:rsidR="00000000" w:rsidRDefault="007C71EE">
      <w:pPr>
        <w:pStyle w:val="a"/>
        <w:rPr>
          <w:rFonts w:hint="cs"/>
          <w:rtl/>
        </w:rPr>
      </w:pPr>
    </w:p>
    <w:p w14:paraId="5A21A232" w14:textId="77777777" w:rsidR="00000000" w:rsidRDefault="007C71EE">
      <w:pPr>
        <w:pStyle w:val="a"/>
        <w:rPr>
          <w:rFonts w:hint="cs"/>
          <w:rtl/>
        </w:rPr>
      </w:pPr>
      <w:r>
        <w:rPr>
          <w:rFonts w:hint="cs"/>
          <w:rtl/>
        </w:rPr>
        <w:t xml:space="preserve">לפני שאני עובר לחלק השני, אדוני היושב-ראש, אני מבקש לומר כמה דברים. ראשית, כאשר נכנסנו לתוכנית הכלכלית הזאת אני התחייבתי - וגם שוחחתי אתך, אדוני היושב-ראש - שהוועדה הזאת תקיים דיונים רציניים בכל נושא ונושא ולא תקבע מועד כזה או אחר לסיום </w:t>
      </w:r>
      <w:r>
        <w:rPr>
          <w:rFonts w:hint="cs"/>
          <w:rtl/>
        </w:rPr>
        <w:t>עבודתה. למרות הודעות הממשלה על תאריכים שונים, אנחנו לא נעתרנו להפצרותיה ושמרנו על עצמאות הכנסת ועל עצמאות הוועדה, ואני רואה בכך דבר חשוב.</w:t>
      </w:r>
    </w:p>
    <w:p w14:paraId="57583380" w14:textId="77777777" w:rsidR="00000000" w:rsidRDefault="007C71EE">
      <w:pPr>
        <w:pStyle w:val="a"/>
        <w:rPr>
          <w:rFonts w:hint="cs"/>
          <w:rtl/>
        </w:rPr>
      </w:pPr>
    </w:p>
    <w:p w14:paraId="6DBC9F72" w14:textId="77777777" w:rsidR="00000000" w:rsidRDefault="007C71EE">
      <w:pPr>
        <w:pStyle w:val="a"/>
        <w:rPr>
          <w:rFonts w:hint="cs"/>
          <w:rtl/>
        </w:rPr>
      </w:pPr>
      <w:r>
        <w:rPr>
          <w:rFonts w:hint="cs"/>
          <w:rtl/>
        </w:rPr>
        <w:t>בהזדמנות זו אני רוצה להודות לאדוני היושב-ראש על שסייע ותמך בידי בכל פעם שפניתי אליו, ובאמת אפשר לוועדה לעשות עבודה יס</w:t>
      </w:r>
      <w:r>
        <w:rPr>
          <w:rFonts w:hint="cs"/>
          <w:rtl/>
        </w:rPr>
        <w:t>ודית מאוד מאוד.</w:t>
      </w:r>
    </w:p>
    <w:p w14:paraId="783DD278" w14:textId="77777777" w:rsidR="00000000" w:rsidRDefault="007C71EE">
      <w:pPr>
        <w:pStyle w:val="a"/>
        <w:rPr>
          <w:rFonts w:hint="cs"/>
          <w:rtl/>
        </w:rPr>
      </w:pPr>
    </w:p>
    <w:p w14:paraId="76C041BF" w14:textId="77777777" w:rsidR="00000000" w:rsidRDefault="007C71EE">
      <w:pPr>
        <w:pStyle w:val="a"/>
        <w:rPr>
          <w:rFonts w:hint="cs"/>
          <w:rtl/>
        </w:rPr>
      </w:pPr>
      <w:r>
        <w:rPr>
          <w:rFonts w:hint="cs"/>
          <w:rtl/>
        </w:rPr>
        <w:t>אני מבקש לומר, שחברי הקואליציה, כחברי האופוזיציה, השתדלו בוועדה זאת להיות באמת כמה שפחות פוליטיים ולדבר יותר לגופו של עניין. ברור לי שהפוליטיקה תיעשה פה - כך נהוג וכך צריך - אבל בוועדה הדיונים היו, ברובם, ענייניים מאוד מאוד.</w:t>
      </w:r>
    </w:p>
    <w:p w14:paraId="48A73BD7" w14:textId="77777777" w:rsidR="00000000" w:rsidRDefault="007C71EE">
      <w:pPr>
        <w:pStyle w:val="a"/>
        <w:rPr>
          <w:rFonts w:hint="cs"/>
          <w:rtl/>
        </w:rPr>
      </w:pPr>
    </w:p>
    <w:p w14:paraId="52AF7FE5" w14:textId="77777777" w:rsidR="00000000" w:rsidRDefault="007C71EE">
      <w:pPr>
        <w:pStyle w:val="a"/>
        <w:rPr>
          <w:rFonts w:hint="cs"/>
          <w:rtl/>
        </w:rPr>
      </w:pPr>
      <w:r>
        <w:rPr>
          <w:rFonts w:hint="cs"/>
          <w:rtl/>
        </w:rPr>
        <w:t>אני מבקש לומר</w:t>
      </w:r>
      <w:r>
        <w:rPr>
          <w:rFonts w:hint="cs"/>
          <w:rtl/>
        </w:rPr>
        <w:t xml:space="preserve"> שמונחים פה לפני 11 עמודים של נושאים שונים שהוועדה עשתה בהם שינויים - החל ברשויות המקומיות; דרך משק החשמל; דרך תעריפי המים והיטלי הפקה; דרך חקיקה תקציבית - דחייה וביטול; דרך החברות הממשלתיות; דרך התקשורת; דרך מס הכנסה ומסים עקיפים; דרך היטל על העסקת עובדים</w:t>
      </w:r>
      <w:r>
        <w:rPr>
          <w:rFonts w:hint="cs"/>
          <w:rtl/>
        </w:rPr>
        <w:t>; דרך החקלאות; דרך הביטוח הלאומי; דרך הצמדת גמלאות; דרך בריאות; דרך הסדר קרנות הפנסיה; דרך הפחתת משכורת העובדים ונושאי משרה בשירות הציבורי; דרך פיטורי עובדים.</w:t>
      </w:r>
    </w:p>
    <w:p w14:paraId="31CA5766" w14:textId="77777777" w:rsidR="00000000" w:rsidRDefault="007C71EE">
      <w:pPr>
        <w:pStyle w:val="a"/>
        <w:rPr>
          <w:rFonts w:hint="cs"/>
          <w:rtl/>
        </w:rPr>
      </w:pPr>
    </w:p>
    <w:p w14:paraId="3A87AA6A" w14:textId="77777777" w:rsidR="00000000" w:rsidRDefault="007C71EE">
      <w:pPr>
        <w:pStyle w:val="a"/>
        <w:rPr>
          <w:rFonts w:hint="cs"/>
          <w:rtl/>
        </w:rPr>
      </w:pPr>
      <w:r>
        <w:rPr>
          <w:rFonts w:hint="cs"/>
          <w:rtl/>
        </w:rPr>
        <w:t>הדיונים האלה - אם אני אכנס לכל שינוי ושינוי, אדוני היושב-ראש, ואצטרך להסביר אותו ולנמק אותו, אני</w:t>
      </w:r>
      <w:r>
        <w:rPr>
          <w:rFonts w:hint="cs"/>
          <w:rtl/>
        </w:rPr>
        <w:t xml:space="preserve"> באמת אצטרך לגזול מכם זמן רב מאוד, ולכן, אדוני, אני אבקש מאוד מכבודו, שבסיום - - -</w:t>
      </w:r>
    </w:p>
    <w:p w14:paraId="01A16D7E" w14:textId="77777777" w:rsidR="00000000" w:rsidRDefault="007C71EE">
      <w:pPr>
        <w:pStyle w:val="ad"/>
        <w:rPr>
          <w:rtl/>
        </w:rPr>
      </w:pPr>
      <w:r>
        <w:rPr>
          <w:rtl/>
        </w:rPr>
        <w:br/>
        <w:t>היו"ר ראובן ריבלין:</w:t>
      </w:r>
    </w:p>
    <w:p w14:paraId="28F22B1B" w14:textId="77777777" w:rsidR="00000000" w:rsidRDefault="007C71EE">
      <w:pPr>
        <w:pStyle w:val="a"/>
        <w:rPr>
          <w:rFonts w:hint="cs"/>
          <w:rtl/>
        </w:rPr>
      </w:pPr>
    </w:p>
    <w:p w14:paraId="6D6C645A" w14:textId="77777777" w:rsidR="00000000" w:rsidRDefault="007C71EE">
      <w:pPr>
        <w:pStyle w:val="a"/>
        <w:rPr>
          <w:rFonts w:hint="cs"/>
          <w:rtl/>
        </w:rPr>
      </w:pPr>
      <w:r>
        <w:rPr>
          <w:rFonts w:hint="cs"/>
          <w:rtl/>
        </w:rPr>
        <w:t xml:space="preserve">נא להכניס את זה לפרוטוקול. </w:t>
      </w:r>
    </w:p>
    <w:p w14:paraId="7252C937" w14:textId="77777777" w:rsidR="00000000" w:rsidRDefault="007C71EE">
      <w:pPr>
        <w:pStyle w:val="SpeakerCon"/>
        <w:rPr>
          <w:rtl/>
        </w:rPr>
      </w:pPr>
      <w:r>
        <w:rPr>
          <w:rtl/>
        </w:rPr>
        <w:br/>
      </w:r>
      <w:bookmarkStart w:id="190" w:name="FS000000466T26_05_2003_14_14_57"/>
      <w:bookmarkEnd w:id="190"/>
      <w:r>
        <w:rPr>
          <w:rtl/>
        </w:rPr>
        <w:t>אברהם הירשזון (יו"ר ועדת הכספים):</w:t>
      </w:r>
    </w:p>
    <w:p w14:paraId="6CFE3698" w14:textId="77777777" w:rsidR="00000000" w:rsidRDefault="007C71EE">
      <w:pPr>
        <w:pStyle w:val="a"/>
        <w:rPr>
          <w:rFonts w:hint="cs"/>
          <w:rtl/>
        </w:rPr>
      </w:pPr>
    </w:p>
    <w:p w14:paraId="6F81498C" w14:textId="77777777" w:rsidR="00000000" w:rsidRDefault="007C71EE">
      <w:pPr>
        <w:pStyle w:val="a"/>
        <w:rPr>
          <w:rFonts w:hint="cs"/>
          <w:rtl/>
        </w:rPr>
      </w:pPr>
      <w:r>
        <w:rPr>
          <w:rFonts w:hint="cs"/>
          <w:rtl/>
        </w:rPr>
        <w:t>שבסיום דברי אכן יוכנס לפרוטוקול בשלמותו - -</w:t>
      </w:r>
    </w:p>
    <w:p w14:paraId="4DEF6217" w14:textId="77777777" w:rsidR="00000000" w:rsidRDefault="007C71EE">
      <w:pPr>
        <w:pStyle w:val="ad"/>
        <w:rPr>
          <w:rtl/>
        </w:rPr>
      </w:pPr>
      <w:r>
        <w:rPr>
          <w:rtl/>
        </w:rPr>
        <w:br/>
        <w:t>היו"ר ראובן ריבלין:</w:t>
      </w:r>
    </w:p>
    <w:p w14:paraId="7392EB49" w14:textId="77777777" w:rsidR="00000000" w:rsidRDefault="007C71EE">
      <w:pPr>
        <w:pStyle w:val="a"/>
        <w:rPr>
          <w:rtl/>
        </w:rPr>
      </w:pPr>
    </w:p>
    <w:p w14:paraId="6659550A" w14:textId="77777777" w:rsidR="00000000" w:rsidRDefault="007C71EE">
      <w:pPr>
        <w:pStyle w:val="a"/>
        <w:rPr>
          <w:rFonts w:hint="cs"/>
          <w:rtl/>
        </w:rPr>
      </w:pPr>
      <w:r>
        <w:rPr>
          <w:rFonts w:hint="cs"/>
          <w:rtl/>
        </w:rPr>
        <w:t>מאה אחוז.</w:t>
      </w:r>
    </w:p>
    <w:p w14:paraId="0C2054DA" w14:textId="77777777" w:rsidR="00000000" w:rsidRDefault="007C71EE">
      <w:pPr>
        <w:pStyle w:val="SpeakerCon"/>
        <w:rPr>
          <w:rtl/>
        </w:rPr>
      </w:pPr>
      <w:r>
        <w:rPr>
          <w:rtl/>
        </w:rPr>
        <w:br/>
      </w:r>
      <w:bookmarkStart w:id="191" w:name="FS000000466T26_05_2003_14_15_50C"/>
      <w:bookmarkEnd w:id="191"/>
      <w:r>
        <w:rPr>
          <w:rtl/>
        </w:rPr>
        <w:t>אברהם הירש</w:t>
      </w:r>
      <w:r>
        <w:rPr>
          <w:rtl/>
        </w:rPr>
        <w:t>זון (יו"ר ועדת הכספים):</w:t>
      </w:r>
    </w:p>
    <w:p w14:paraId="4F63D81B" w14:textId="77777777" w:rsidR="00000000" w:rsidRDefault="007C71EE">
      <w:pPr>
        <w:pStyle w:val="a"/>
        <w:rPr>
          <w:rtl/>
        </w:rPr>
      </w:pPr>
    </w:p>
    <w:p w14:paraId="44666464" w14:textId="77777777" w:rsidR="00000000" w:rsidRDefault="007C71EE">
      <w:pPr>
        <w:pStyle w:val="a"/>
        <w:rPr>
          <w:rFonts w:hint="cs"/>
          <w:rtl/>
        </w:rPr>
      </w:pPr>
      <w:r>
        <w:rPr>
          <w:rFonts w:hint="cs"/>
          <w:rtl/>
        </w:rPr>
        <w:t xml:space="preserve">- - וכל חבר כנסת שירצה לעיין - יוכל לעיין. </w:t>
      </w:r>
    </w:p>
    <w:p w14:paraId="27262F57" w14:textId="77777777" w:rsidR="00000000" w:rsidRDefault="007C71EE">
      <w:pPr>
        <w:pStyle w:val="a"/>
        <w:rPr>
          <w:rFonts w:hint="cs"/>
          <w:rtl/>
        </w:rPr>
      </w:pPr>
    </w:p>
    <w:p w14:paraId="7EF2DC5E" w14:textId="77777777" w:rsidR="00000000" w:rsidRDefault="007C71EE">
      <w:pPr>
        <w:pStyle w:val="a"/>
        <w:rPr>
          <w:rFonts w:hint="cs"/>
          <w:rtl/>
        </w:rPr>
      </w:pPr>
      <w:r>
        <w:rPr>
          <w:rFonts w:hint="cs"/>
          <w:rtl/>
        </w:rPr>
        <w:t>אני רוצה לעמוד על כמה דברים מרכזיים. ראשית, אני מבקש לברך את חברי בקואליציה שעשו עבודה מצוינת, ללא ליאות, עמדו לצדי והשתתפו בדיונים, והתעמקו והתעניינו בדיונים - גם חברי הליכוד, גם חברי ש</w:t>
      </w:r>
      <w:r>
        <w:rPr>
          <w:rFonts w:hint="cs"/>
          <w:rtl/>
        </w:rPr>
        <w:t>ינוי, וגם חברי המפד"ל. אני חושב שכל אחד ואחד מהם תרם תרומה נכבדה מאוד לעומק הדיונים, לפירוט הדיונים, ועל כך אני מודה לו.</w:t>
      </w:r>
    </w:p>
    <w:p w14:paraId="45FCF217" w14:textId="77777777" w:rsidR="00000000" w:rsidRDefault="007C71EE">
      <w:pPr>
        <w:pStyle w:val="a"/>
        <w:rPr>
          <w:rFonts w:hint="cs"/>
          <w:rtl/>
        </w:rPr>
      </w:pPr>
    </w:p>
    <w:p w14:paraId="13E04495" w14:textId="77777777" w:rsidR="00000000" w:rsidRDefault="007C71EE">
      <w:pPr>
        <w:pStyle w:val="a"/>
        <w:rPr>
          <w:rFonts w:hint="cs"/>
          <w:rtl/>
        </w:rPr>
      </w:pPr>
      <w:r>
        <w:rPr>
          <w:rFonts w:hint="cs"/>
          <w:rtl/>
        </w:rPr>
        <w:t>אדוני היושב-ראש, אנחנו לקחנו פרק גדול מאוד, ששמו פרק המסים - גם העקיפים - שזה פרק מאוד-מאוד-מאוד מקצועי שלא נוטים לדבר עליו הרבה בציבו</w:t>
      </w:r>
      <w:r>
        <w:rPr>
          <w:rFonts w:hint="cs"/>
          <w:rtl/>
        </w:rPr>
        <w:t>ר, אבל אני אומר לך, אדוני היושב-ראש, ולכם, רבותי חברי הכנסת, מבדיקה ראשונית שעשיתי בנושא הזה התברר לי שיש חוקים קשים מאוד שצריכים לעבור שינויים רחבים מאוד.</w:t>
      </w:r>
    </w:p>
    <w:p w14:paraId="1DB3D502" w14:textId="77777777" w:rsidR="00000000" w:rsidRDefault="007C71EE">
      <w:pPr>
        <w:pStyle w:val="a"/>
        <w:rPr>
          <w:rFonts w:hint="cs"/>
          <w:rtl/>
        </w:rPr>
      </w:pPr>
    </w:p>
    <w:p w14:paraId="16FF6F24" w14:textId="77777777" w:rsidR="00000000" w:rsidRDefault="007C71EE">
      <w:pPr>
        <w:pStyle w:val="a"/>
        <w:rPr>
          <w:rFonts w:hint="cs"/>
          <w:rtl/>
        </w:rPr>
      </w:pPr>
      <w:r>
        <w:rPr>
          <w:rFonts w:hint="cs"/>
          <w:rtl/>
        </w:rPr>
        <w:t>החלטתי להטיל על ועדת משנה בראשותו של חבר הכנסת אהוד רצאבי - שהוא גם רואה-חשבון במקצועו - לקיים ועדת</w:t>
      </w:r>
      <w:r>
        <w:rPr>
          <w:rFonts w:hint="cs"/>
          <w:rtl/>
        </w:rPr>
        <w:t xml:space="preserve"> משנה בנושא הזה. הוועדה הזאת ישבה הרבה מאוד שעות ובסופו של דבר הגיעה באמת להישגים רבים מאוד ובולטים, ואני חושב שהציבור יחוש את הישגיה כאשר יתבררו לו התוצאות המקצועיות של השינויים שהוועדה עסקה בהם. </w:t>
      </w:r>
    </w:p>
    <w:p w14:paraId="60578182" w14:textId="77777777" w:rsidR="00000000" w:rsidRDefault="007C71EE">
      <w:pPr>
        <w:pStyle w:val="a"/>
        <w:rPr>
          <w:rFonts w:hint="cs"/>
          <w:rtl/>
        </w:rPr>
      </w:pPr>
    </w:p>
    <w:p w14:paraId="1810325E" w14:textId="77777777" w:rsidR="00000000" w:rsidRDefault="007C71EE">
      <w:pPr>
        <w:pStyle w:val="a"/>
        <w:rPr>
          <w:rFonts w:hint="cs"/>
          <w:rtl/>
        </w:rPr>
      </w:pPr>
      <w:r>
        <w:rPr>
          <w:rFonts w:hint="cs"/>
          <w:rtl/>
        </w:rPr>
        <w:t>ועדת המשנה השנייה היתה בראשותו של חבר הכנסת אלי אפללו, וה</w:t>
      </w:r>
      <w:r>
        <w:rPr>
          <w:rFonts w:hint="cs"/>
          <w:rtl/>
        </w:rPr>
        <w:t>יא עסקה בנושא של המסים ביישובים השונים. הוועדה הזאת קיימה שעות רבות של דיונים משום שבאמת בנושא הזה אנחנו עוסקים בדברים מאוד-מאוד רגישים, מאוד עדינים, והרבה מאוד משלחות הגיעו לפנינו. אני רוצה להודות לו על העבודה היסודית שהוא עשה באותן שעות רבות של דיונים.</w:t>
      </w:r>
    </w:p>
    <w:p w14:paraId="40690755" w14:textId="77777777" w:rsidR="00000000" w:rsidRDefault="007C71EE">
      <w:pPr>
        <w:pStyle w:val="a"/>
        <w:rPr>
          <w:rFonts w:hint="cs"/>
          <w:rtl/>
        </w:rPr>
      </w:pPr>
    </w:p>
    <w:p w14:paraId="184B10C9" w14:textId="77777777" w:rsidR="00000000" w:rsidRDefault="007C71EE">
      <w:pPr>
        <w:pStyle w:val="a"/>
        <w:rPr>
          <w:rFonts w:hint="cs"/>
          <w:rtl/>
        </w:rPr>
      </w:pPr>
      <w:r>
        <w:rPr>
          <w:rFonts w:hint="cs"/>
          <w:rtl/>
        </w:rPr>
        <w:t>אני מבקש להודות לחבר הכנסת דני בנלולו, שבשעות הקשות שלי - - -</w:t>
      </w:r>
    </w:p>
    <w:p w14:paraId="12CFBEBF" w14:textId="77777777" w:rsidR="00000000" w:rsidRDefault="007C71EE">
      <w:pPr>
        <w:pStyle w:val="ad"/>
        <w:rPr>
          <w:rtl/>
        </w:rPr>
      </w:pPr>
      <w:r>
        <w:rPr>
          <w:rtl/>
        </w:rPr>
        <w:br/>
        <w:t>היו"ר ראובן ריבלין:</w:t>
      </w:r>
    </w:p>
    <w:p w14:paraId="46D5630D" w14:textId="77777777" w:rsidR="00000000" w:rsidRDefault="007C71EE">
      <w:pPr>
        <w:pStyle w:val="a"/>
        <w:rPr>
          <w:rtl/>
        </w:rPr>
      </w:pPr>
    </w:p>
    <w:p w14:paraId="0345D65F" w14:textId="77777777" w:rsidR="00000000" w:rsidRDefault="007C71EE">
      <w:pPr>
        <w:pStyle w:val="a"/>
        <w:rPr>
          <w:rFonts w:hint="cs"/>
          <w:rtl/>
        </w:rPr>
      </w:pPr>
      <w:r>
        <w:rPr>
          <w:rFonts w:hint="cs"/>
          <w:rtl/>
        </w:rPr>
        <w:t>דניאל בנלולו.</w:t>
      </w:r>
    </w:p>
    <w:p w14:paraId="293DBC86" w14:textId="77777777" w:rsidR="00000000" w:rsidRDefault="007C71EE">
      <w:pPr>
        <w:pStyle w:val="SpeakerCon"/>
        <w:rPr>
          <w:rtl/>
        </w:rPr>
      </w:pPr>
      <w:r>
        <w:rPr>
          <w:rtl/>
        </w:rPr>
        <w:br/>
      </w:r>
      <w:bookmarkStart w:id="192" w:name="FS000000466T26_05_2003_14_22_51C"/>
      <w:bookmarkEnd w:id="192"/>
      <w:r>
        <w:rPr>
          <w:rtl/>
        </w:rPr>
        <w:t>אברהם הירשזון (יו"ר ועדת הכספים):</w:t>
      </w:r>
    </w:p>
    <w:p w14:paraId="40763B7F" w14:textId="77777777" w:rsidR="00000000" w:rsidRDefault="007C71EE">
      <w:pPr>
        <w:pStyle w:val="a"/>
        <w:rPr>
          <w:rtl/>
        </w:rPr>
      </w:pPr>
    </w:p>
    <w:p w14:paraId="12D54750" w14:textId="77777777" w:rsidR="00000000" w:rsidRDefault="007C71EE">
      <w:pPr>
        <w:pStyle w:val="a"/>
        <w:rPr>
          <w:rFonts w:hint="cs"/>
          <w:rtl/>
        </w:rPr>
      </w:pPr>
      <w:r>
        <w:rPr>
          <w:rFonts w:hint="cs"/>
          <w:rtl/>
        </w:rPr>
        <w:t>דניאל - כפי שנאמר - בנלולו, מאשדוד.</w:t>
      </w:r>
    </w:p>
    <w:p w14:paraId="1B1D892E" w14:textId="77777777" w:rsidR="00000000" w:rsidRDefault="007C71EE">
      <w:pPr>
        <w:pStyle w:val="ac"/>
        <w:rPr>
          <w:rtl/>
        </w:rPr>
      </w:pPr>
      <w:r>
        <w:rPr>
          <w:rtl/>
        </w:rPr>
        <w:br/>
        <w:t>רוני בר-און (הליכוד):</w:t>
      </w:r>
    </w:p>
    <w:p w14:paraId="57245744" w14:textId="77777777" w:rsidR="00000000" w:rsidRDefault="007C71EE">
      <w:pPr>
        <w:pStyle w:val="a"/>
        <w:rPr>
          <w:rtl/>
        </w:rPr>
      </w:pPr>
    </w:p>
    <w:p w14:paraId="2834B654" w14:textId="77777777" w:rsidR="00000000" w:rsidRDefault="007C71EE">
      <w:pPr>
        <w:pStyle w:val="a"/>
        <w:rPr>
          <w:rFonts w:hint="cs"/>
          <w:rtl/>
        </w:rPr>
      </w:pPr>
      <w:r>
        <w:rPr>
          <w:rFonts w:hint="cs"/>
          <w:rtl/>
        </w:rPr>
        <w:t xml:space="preserve">דני, דני. </w:t>
      </w:r>
    </w:p>
    <w:p w14:paraId="09437A34" w14:textId="77777777" w:rsidR="00000000" w:rsidRDefault="007C71EE">
      <w:pPr>
        <w:pStyle w:val="SpeakerCon"/>
        <w:rPr>
          <w:rtl/>
        </w:rPr>
      </w:pPr>
      <w:r>
        <w:rPr>
          <w:rtl/>
        </w:rPr>
        <w:br/>
      </w:r>
      <w:bookmarkStart w:id="193" w:name="FS000000466T26_05_2003_14_23_17C"/>
      <w:bookmarkEnd w:id="193"/>
      <w:r>
        <w:rPr>
          <w:rtl/>
        </w:rPr>
        <w:t>אברהם הירשזון (יו"ר ועדת הכספים):</w:t>
      </w:r>
    </w:p>
    <w:p w14:paraId="7CB3CD84" w14:textId="77777777" w:rsidR="00000000" w:rsidRDefault="007C71EE">
      <w:pPr>
        <w:pStyle w:val="a"/>
        <w:rPr>
          <w:rFonts w:hint="cs"/>
          <w:rtl/>
        </w:rPr>
      </w:pPr>
    </w:p>
    <w:p w14:paraId="18E03CBD" w14:textId="77777777" w:rsidR="00000000" w:rsidRDefault="007C71EE">
      <w:pPr>
        <w:pStyle w:val="a"/>
        <w:rPr>
          <w:rFonts w:hint="cs"/>
          <w:rtl/>
        </w:rPr>
      </w:pPr>
      <w:r>
        <w:rPr>
          <w:rFonts w:hint="cs"/>
          <w:rtl/>
        </w:rPr>
        <w:t>דני. אפשר לעשות</w:t>
      </w:r>
      <w:r>
        <w:rPr>
          <w:rFonts w:hint="cs"/>
          <w:rtl/>
        </w:rPr>
        <w:t xml:space="preserve"> הצבעה בנושא הזה?</w:t>
      </w:r>
    </w:p>
    <w:p w14:paraId="6D86D4D5" w14:textId="77777777" w:rsidR="00000000" w:rsidRDefault="007C71EE">
      <w:pPr>
        <w:pStyle w:val="ac"/>
        <w:rPr>
          <w:rtl/>
        </w:rPr>
      </w:pPr>
      <w:r>
        <w:rPr>
          <w:rtl/>
        </w:rPr>
        <w:br/>
        <w:t>יצחק הרצוג (העבודה-מימד):</w:t>
      </w:r>
    </w:p>
    <w:p w14:paraId="689FD5BB" w14:textId="77777777" w:rsidR="00000000" w:rsidRDefault="007C71EE">
      <w:pPr>
        <w:pStyle w:val="a"/>
        <w:rPr>
          <w:rtl/>
        </w:rPr>
      </w:pPr>
    </w:p>
    <w:p w14:paraId="56D74591" w14:textId="77777777" w:rsidR="00000000" w:rsidRDefault="007C71EE">
      <w:pPr>
        <w:pStyle w:val="a"/>
        <w:rPr>
          <w:rFonts w:hint="cs"/>
          <w:rtl/>
        </w:rPr>
      </w:pPr>
      <w:r>
        <w:rPr>
          <w:rFonts w:hint="cs"/>
          <w:rtl/>
        </w:rPr>
        <w:t xml:space="preserve">כן, ועדת משנה מיוחדת. </w:t>
      </w:r>
    </w:p>
    <w:p w14:paraId="1B94B554" w14:textId="77777777" w:rsidR="00000000" w:rsidRDefault="007C71EE">
      <w:pPr>
        <w:pStyle w:val="SpeakerCon"/>
        <w:rPr>
          <w:rFonts w:hint="cs"/>
          <w:rtl/>
        </w:rPr>
      </w:pPr>
    </w:p>
    <w:p w14:paraId="32FD0F57" w14:textId="77777777" w:rsidR="00000000" w:rsidRDefault="007C71EE">
      <w:pPr>
        <w:pStyle w:val="ad"/>
        <w:rPr>
          <w:rtl/>
        </w:rPr>
      </w:pPr>
      <w:r>
        <w:rPr>
          <w:rtl/>
        </w:rPr>
        <w:t>היו"ר ראובן ריבלין:</w:t>
      </w:r>
    </w:p>
    <w:p w14:paraId="31423C72" w14:textId="77777777" w:rsidR="00000000" w:rsidRDefault="007C71EE">
      <w:pPr>
        <w:pStyle w:val="a"/>
        <w:rPr>
          <w:rtl/>
        </w:rPr>
      </w:pPr>
    </w:p>
    <w:p w14:paraId="5515B1F6" w14:textId="77777777" w:rsidR="00000000" w:rsidRDefault="007C71EE">
      <w:pPr>
        <w:pStyle w:val="a"/>
        <w:rPr>
          <w:rFonts w:hint="cs"/>
          <w:rtl/>
        </w:rPr>
      </w:pPr>
      <w:r>
        <w:rPr>
          <w:rFonts w:hint="cs"/>
          <w:rtl/>
        </w:rPr>
        <w:t xml:space="preserve">אדוני היושב-ראש, אם חבר הכנסת דניאל בנלולו ישנה את שמו לדני - כפי שראובן ריבלין שינה גם את שמו לרובי - אנחנו נקרא לו דני. כל עוד הוא דניאל </w:t>
      </w:r>
      <w:r>
        <w:rPr>
          <w:rtl/>
        </w:rPr>
        <w:t>–</w:t>
      </w:r>
      <w:r>
        <w:rPr>
          <w:rFonts w:hint="cs"/>
          <w:rtl/>
        </w:rPr>
        <w:t xml:space="preserve"> זה שמו.</w:t>
      </w:r>
    </w:p>
    <w:p w14:paraId="3C590E52" w14:textId="77777777" w:rsidR="00000000" w:rsidRDefault="007C71EE">
      <w:pPr>
        <w:pStyle w:val="SpeakerCon"/>
        <w:rPr>
          <w:rtl/>
        </w:rPr>
      </w:pPr>
      <w:r>
        <w:rPr>
          <w:rtl/>
        </w:rPr>
        <w:br/>
      </w:r>
      <w:bookmarkStart w:id="194" w:name="FS000000466T26_05_2003_14_24_53C"/>
      <w:bookmarkEnd w:id="194"/>
      <w:r>
        <w:rPr>
          <w:rtl/>
        </w:rPr>
        <w:t>אברהם הירשזון (</w:t>
      </w:r>
      <w:r>
        <w:rPr>
          <w:rtl/>
        </w:rPr>
        <w:t>יו"ר ועדת הכספים):</w:t>
      </w:r>
    </w:p>
    <w:p w14:paraId="3F874578" w14:textId="77777777" w:rsidR="00000000" w:rsidRDefault="007C71EE">
      <w:pPr>
        <w:pStyle w:val="a"/>
        <w:rPr>
          <w:rtl/>
        </w:rPr>
      </w:pPr>
    </w:p>
    <w:p w14:paraId="4380D2BA" w14:textId="77777777" w:rsidR="00000000" w:rsidRDefault="007C71EE">
      <w:pPr>
        <w:pStyle w:val="a"/>
        <w:rPr>
          <w:rFonts w:hint="cs"/>
          <w:rtl/>
        </w:rPr>
      </w:pPr>
      <w:r>
        <w:rPr>
          <w:rFonts w:hint="cs"/>
          <w:rtl/>
        </w:rPr>
        <w:t xml:space="preserve">אדוני היושב-ראש, אולי נקבע את זה בוועדת שמות. </w:t>
      </w:r>
    </w:p>
    <w:p w14:paraId="40210402" w14:textId="77777777" w:rsidR="00000000" w:rsidRDefault="007C71EE">
      <w:pPr>
        <w:pStyle w:val="a"/>
        <w:rPr>
          <w:rFonts w:hint="cs"/>
          <w:rtl/>
        </w:rPr>
      </w:pPr>
    </w:p>
    <w:p w14:paraId="4DA3A3C8" w14:textId="77777777" w:rsidR="00000000" w:rsidRDefault="007C71EE">
      <w:pPr>
        <w:pStyle w:val="a"/>
        <w:rPr>
          <w:rFonts w:hint="cs"/>
          <w:rtl/>
        </w:rPr>
      </w:pPr>
      <w:r>
        <w:rPr>
          <w:rFonts w:hint="cs"/>
          <w:rtl/>
        </w:rPr>
        <w:t>אני מבקש להודות לו שבשעות הקשות באמת החליף אותי בתפקיד יושב-ראש הוועדה ונתן לי קצת אפשרות לפוש ולנוח.</w:t>
      </w:r>
    </w:p>
    <w:p w14:paraId="19CF0E71" w14:textId="77777777" w:rsidR="00000000" w:rsidRDefault="007C71EE">
      <w:pPr>
        <w:pStyle w:val="a"/>
        <w:rPr>
          <w:rFonts w:hint="cs"/>
          <w:rtl/>
        </w:rPr>
      </w:pPr>
    </w:p>
    <w:p w14:paraId="3769D646" w14:textId="77777777" w:rsidR="00000000" w:rsidRDefault="007C71EE">
      <w:pPr>
        <w:pStyle w:val="a"/>
        <w:rPr>
          <w:rFonts w:hint="cs"/>
          <w:rtl/>
        </w:rPr>
      </w:pPr>
      <w:r>
        <w:rPr>
          <w:rFonts w:hint="cs"/>
          <w:rtl/>
        </w:rPr>
        <w:t>אני מבקש לברך את רוחמה אברהם על כך שנטלה לידיה ועדת משנה בנושא עסקים קטנים. הוועדה בא</w:t>
      </w:r>
      <w:r>
        <w:rPr>
          <w:rFonts w:hint="cs"/>
          <w:rtl/>
        </w:rPr>
        <w:t>מת החליטה להקדיש זמן רב לטיפול בנושא הזה - -</w:t>
      </w:r>
    </w:p>
    <w:p w14:paraId="724E115F" w14:textId="77777777" w:rsidR="00000000" w:rsidRDefault="007C71EE">
      <w:pPr>
        <w:pStyle w:val="ac"/>
        <w:rPr>
          <w:rtl/>
        </w:rPr>
      </w:pPr>
      <w:r>
        <w:rPr>
          <w:rtl/>
        </w:rPr>
        <w:br/>
        <w:t>אברהם בייגה שוחט (העבודה-מימד):</w:t>
      </w:r>
    </w:p>
    <w:p w14:paraId="37FD5077" w14:textId="77777777" w:rsidR="00000000" w:rsidRDefault="007C71EE">
      <w:pPr>
        <w:pStyle w:val="a"/>
        <w:rPr>
          <w:rtl/>
        </w:rPr>
      </w:pPr>
    </w:p>
    <w:p w14:paraId="0C04AEE3" w14:textId="77777777" w:rsidR="00000000" w:rsidRDefault="007C71EE">
      <w:pPr>
        <w:pStyle w:val="a"/>
        <w:rPr>
          <w:rFonts w:hint="cs"/>
          <w:rtl/>
        </w:rPr>
      </w:pPr>
      <w:r>
        <w:rPr>
          <w:rFonts w:hint="cs"/>
          <w:rtl/>
        </w:rPr>
        <w:t>יש היום פריימריס בליכוד?</w:t>
      </w:r>
    </w:p>
    <w:p w14:paraId="2AB60326" w14:textId="77777777" w:rsidR="00000000" w:rsidRDefault="007C71EE">
      <w:pPr>
        <w:pStyle w:val="ac"/>
        <w:rPr>
          <w:rtl/>
        </w:rPr>
      </w:pPr>
      <w:r>
        <w:rPr>
          <w:rtl/>
        </w:rPr>
        <w:br/>
        <w:t>יצחק הרצוג (העבודה-מימד):</w:t>
      </w:r>
    </w:p>
    <w:p w14:paraId="23A383A0" w14:textId="77777777" w:rsidR="00000000" w:rsidRDefault="007C71EE">
      <w:pPr>
        <w:pStyle w:val="a"/>
        <w:rPr>
          <w:rtl/>
        </w:rPr>
      </w:pPr>
    </w:p>
    <w:p w14:paraId="52FD5B27" w14:textId="77777777" w:rsidR="00000000" w:rsidRDefault="007C71EE">
      <w:pPr>
        <w:pStyle w:val="a"/>
        <w:rPr>
          <w:rFonts w:hint="cs"/>
          <w:rtl/>
        </w:rPr>
      </w:pPr>
      <w:r>
        <w:rPr>
          <w:rFonts w:hint="cs"/>
          <w:rtl/>
        </w:rPr>
        <w:t>- - -</w:t>
      </w:r>
    </w:p>
    <w:p w14:paraId="5C9ED2B0" w14:textId="77777777" w:rsidR="00000000" w:rsidRDefault="007C71EE">
      <w:pPr>
        <w:pStyle w:val="SpeakerCon"/>
        <w:rPr>
          <w:rtl/>
        </w:rPr>
      </w:pPr>
      <w:r>
        <w:rPr>
          <w:rtl/>
        </w:rPr>
        <w:br/>
      </w:r>
      <w:bookmarkStart w:id="195" w:name="FS000000466T26_05_2003_14_26_31C"/>
      <w:bookmarkEnd w:id="195"/>
      <w:r>
        <w:rPr>
          <w:rtl/>
        </w:rPr>
        <w:t>אברהם הירשזון (יו"ר ועדת הכספים):</w:t>
      </w:r>
    </w:p>
    <w:p w14:paraId="54059CE0" w14:textId="77777777" w:rsidR="00000000" w:rsidRDefault="007C71EE">
      <w:pPr>
        <w:pStyle w:val="a"/>
        <w:rPr>
          <w:rtl/>
        </w:rPr>
      </w:pPr>
    </w:p>
    <w:p w14:paraId="76602FA3" w14:textId="77777777" w:rsidR="00000000" w:rsidRDefault="007C71EE">
      <w:pPr>
        <w:pStyle w:val="a"/>
        <w:rPr>
          <w:rFonts w:hint="cs"/>
          <w:rtl/>
        </w:rPr>
      </w:pPr>
      <w:r>
        <w:rPr>
          <w:rFonts w:hint="cs"/>
          <w:rtl/>
        </w:rPr>
        <w:t>- - ואני מבקש לברך את בייגה שוחט על כך שעזב אותנו בערב האחרון - נטש אותנו - -</w:t>
      </w:r>
    </w:p>
    <w:p w14:paraId="6310807E" w14:textId="77777777" w:rsidR="00000000" w:rsidRDefault="007C71EE">
      <w:pPr>
        <w:pStyle w:val="ac"/>
        <w:rPr>
          <w:rtl/>
        </w:rPr>
      </w:pPr>
      <w:r>
        <w:rPr>
          <w:rtl/>
        </w:rPr>
        <w:br/>
        <w:t>אבר</w:t>
      </w:r>
      <w:r>
        <w:rPr>
          <w:rtl/>
        </w:rPr>
        <w:t>הם בייגה שוחט (העבודה-מימד):</w:t>
      </w:r>
    </w:p>
    <w:p w14:paraId="0B1E3A6B" w14:textId="77777777" w:rsidR="00000000" w:rsidRDefault="007C71EE">
      <w:pPr>
        <w:pStyle w:val="a"/>
        <w:rPr>
          <w:rtl/>
        </w:rPr>
      </w:pPr>
    </w:p>
    <w:p w14:paraId="21B3C9C7" w14:textId="77777777" w:rsidR="00000000" w:rsidRDefault="007C71EE">
      <w:pPr>
        <w:pStyle w:val="a"/>
        <w:rPr>
          <w:rFonts w:hint="cs"/>
          <w:rtl/>
        </w:rPr>
      </w:pPr>
      <w:r>
        <w:rPr>
          <w:rFonts w:hint="cs"/>
          <w:rtl/>
        </w:rPr>
        <w:t>- - -</w:t>
      </w:r>
    </w:p>
    <w:p w14:paraId="0950A5E5" w14:textId="77777777" w:rsidR="00000000" w:rsidRDefault="007C71EE">
      <w:pPr>
        <w:pStyle w:val="SpeakerCon"/>
        <w:rPr>
          <w:rtl/>
        </w:rPr>
      </w:pPr>
      <w:r>
        <w:rPr>
          <w:rtl/>
        </w:rPr>
        <w:br/>
      </w:r>
      <w:bookmarkStart w:id="196" w:name="FS000000466T26_05_2003_14_27_20C"/>
      <w:bookmarkEnd w:id="196"/>
      <w:r>
        <w:rPr>
          <w:rtl/>
        </w:rPr>
        <w:t>אברהם הירשזון (יו"ר ועדת הכספים):</w:t>
      </w:r>
    </w:p>
    <w:p w14:paraId="75F90A6B" w14:textId="77777777" w:rsidR="00000000" w:rsidRDefault="007C71EE">
      <w:pPr>
        <w:pStyle w:val="a"/>
        <w:rPr>
          <w:rtl/>
        </w:rPr>
      </w:pPr>
    </w:p>
    <w:p w14:paraId="6E11AEF8" w14:textId="77777777" w:rsidR="00000000" w:rsidRDefault="007C71EE">
      <w:pPr>
        <w:pStyle w:val="a"/>
        <w:rPr>
          <w:rFonts w:hint="cs"/>
          <w:rtl/>
        </w:rPr>
      </w:pPr>
      <w:r>
        <w:rPr>
          <w:rFonts w:hint="cs"/>
          <w:rtl/>
        </w:rPr>
        <w:t>- - אבל עד אז באמת סייע לנו בניסיונו הרב, וכפי שאמרתי - הדברים באמת היו יותר בצד המקצועי.</w:t>
      </w:r>
    </w:p>
    <w:p w14:paraId="377242ED" w14:textId="77777777" w:rsidR="00000000" w:rsidRDefault="007C71EE">
      <w:pPr>
        <w:pStyle w:val="a"/>
        <w:rPr>
          <w:rFonts w:hint="cs"/>
          <w:rtl/>
        </w:rPr>
      </w:pPr>
    </w:p>
    <w:p w14:paraId="357E480E" w14:textId="77777777" w:rsidR="00000000" w:rsidRDefault="007C71EE">
      <w:pPr>
        <w:pStyle w:val="a"/>
        <w:rPr>
          <w:rFonts w:hint="cs"/>
          <w:rtl/>
        </w:rPr>
      </w:pPr>
      <w:r>
        <w:rPr>
          <w:rFonts w:hint="cs"/>
          <w:rtl/>
        </w:rPr>
        <w:t>וכמובן, לחבר הכנסת הרצוג - שיושב פה לידי - שלא נתן לי רגע אחד של מנוחה מבלי שיציק לי.</w:t>
      </w:r>
    </w:p>
    <w:p w14:paraId="489EFF47" w14:textId="77777777" w:rsidR="00000000" w:rsidRDefault="007C71EE">
      <w:pPr>
        <w:pStyle w:val="ac"/>
        <w:rPr>
          <w:rtl/>
        </w:rPr>
      </w:pPr>
      <w:r>
        <w:rPr>
          <w:rtl/>
        </w:rPr>
        <w:br/>
        <w:t>יצחק ה</w:t>
      </w:r>
      <w:r>
        <w:rPr>
          <w:rtl/>
        </w:rPr>
        <w:t>רצוג (העבודה-מימד):</w:t>
      </w:r>
    </w:p>
    <w:p w14:paraId="16B4177E" w14:textId="77777777" w:rsidR="00000000" w:rsidRDefault="007C71EE">
      <w:pPr>
        <w:pStyle w:val="a"/>
        <w:rPr>
          <w:rtl/>
        </w:rPr>
      </w:pPr>
    </w:p>
    <w:p w14:paraId="15F6084E" w14:textId="77777777" w:rsidR="00000000" w:rsidRDefault="007C71EE">
      <w:pPr>
        <w:pStyle w:val="a"/>
        <w:rPr>
          <w:rFonts w:hint="cs"/>
          <w:rtl/>
        </w:rPr>
      </w:pPr>
      <w:r>
        <w:rPr>
          <w:rFonts w:hint="cs"/>
          <w:rtl/>
        </w:rPr>
        <w:t xml:space="preserve">גם עזרתי לך. </w:t>
      </w:r>
    </w:p>
    <w:p w14:paraId="1AA94F69" w14:textId="77777777" w:rsidR="00000000" w:rsidRDefault="007C71EE">
      <w:pPr>
        <w:pStyle w:val="SpeakerCon"/>
        <w:rPr>
          <w:rtl/>
        </w:rPr>
      </w:pPr>
      <w:r>
        <w:rPr>
          <w:rtl/>
        </w:rPr>
        <w:br/>
      </w:r>
      <w:bookmarkStart w:id="197" w:name="FS000000466T26_05_2003_14_28_19C"/>
      <w:bookmarkEnd w:id="197"/>
      <w:r>
        <w:rPr>
          <w:rtl/>
        </w:rPr>
        <w:t>אברהם הירשזון (יו"ר ועדת הכספים):</w:t>
      </w:r>
    </w:p>
    <w:p w14:paraId="6C583606" w14:textId="77777777" w:rsidR="00000000" w:rsidRDefault="007C71EE">
      <w:pPr>
        <w:pStyle w:val="a"/>
        <w:rPr>
          <w:rtl/>
        </w:rPr>
      </w:pPr>
    </w:p>
    <w:p w14:paraId="0F1D7DF1" w14:textId="77777777" w:rsidR="00000000" w:rsidRDefault="007C71EE">
      <w:pPr>
        <w:pStyle w:val="a"/>
        <w:rPr>
          <w:rFonts w:hint="cs"/>
          <w:rtl/>
        </w:rPr>
      </w:pPr>
      <w:r>
        <w:rPr>
          <w:rFonts w:hint="cs"/>
          <w:rtl/>
        </w:rPr>
        <w:t>וגם עזרת לי רבות. וחבר הכנסת גפני, שהוא דמות מיוחדת במינה, והחברים האחרים. עד כדי כך, אדוני היושב-ראש, שהייתי צריך להנהיג נוהג לחבר הכנסת גפני - כדי למנוע את ההתפרצויות שלו - הייתי צריך</w:t>
      </w:r>
      <w:r>
        <w:rPr>
          <w:rFonts w:hint="cs"/>
          <w:rtl/>
        </w:rPr>
        <w:t xml:space="preserve"> לקחת את הפטיש ולומר לו: גפני, שים את היד, תקבל מכה אם אתה לא תפסיק לדבר. וזה הפך להיות נוהג בוועדה.</w:t>
      </w:r>
    </w:p>
    <w:p w14:paraId="79754078" w14:textId="77777777" w:rsidR="00000000" w:rsidRDefault="007C71EE">
      <w:pPr>
        <w:pStyle w:val="a"/>
        <w:rPr>
          <w:rFonts w:hint="cs"/>
          <w:rtl/>
        </w:rPr>
      </w:pPr>
    </w:p>
    <w:p w14:paraId="22372518" w14:textId="77777777" w:rsidR="00000000" w:rsidRDefault="007C71EE">
      <w:pPr>
        <w:pStyle w:val="a"/>
        <w:rPr>
          <w:rFonts w:hint="cs"/>
          <w:rtl/>
        </w:rPr>
      </w:pPr>
      <w:r>
        <w:rPr>
          <w:rFonts w:hint="cs"/>
          <w:rtl/>
        </w:rPr>
        <w:t>אבל, בצד הרציני של העניין, אני רוצה לומר: הוועדה הזאת בהחלט לא פעלה כפי שנוטים לומר, חותמת גומי - אני לא כל כך אוהב את הביטוי הזה - ושמה לעצמה למטרה לערוך</w:t>
      </w:r>
      <w:r>
        <w:rPr>
          <w:rFonts w:hint="cs"/>
          <w:rtl/>
        </w:rPr>
        <w:t xml:space="preserve"> שינויים בנושאים מרכזיים, שהיא עמדה עליהם.</w:t>
      </w:r>
    </w:p>
    <w:p w14:paraId="3896D9F8" w14:textId="77777777" w:rsidR="00000000" w:rsidRDefault="007C71EE">
      <w:pPr>
        <w:pStyle w:val="a"/>
        <w:rPr>
          <w:rFonts w:hint="cs"/>
          <w:rtl/>
        </w:rPr>
      </w:pPr>
    </w:p>
    <w:p w14:paraId="0E34C72E" w14:textId="77777777" w:rsidR="00000000" w:rsidRDefault="007C71EE">
      <w:pPr>
        <w:pStyle w:val="a"/>
        <w:rPr>
          <w:rFonts w:hint="cs"/>
          <w:rtl/>
        </w:rPr>
      </w:pPr>
      <w:r>
        <w:rPr>
          <w:rFonts w:hint="cs"/>
          <w:rtl/>
        </w:rPr>
        <w:t xml:space="preserve">הנושא הראשון, אני מבקש להזכיר, זה הנושא של טיפות-חלב </w:t>
      </w:r>
      <w:r>
        <w:rPr>
          <w:rtl/>
        </w:rPr>
        <w:t>–</w:t>
      </w:r>
      <w:r>
        <w:rPr>
          <w:rFonts w:hint="cs"/>
          <w:rtl/>
        </w:rPr>
        <w:t xml:space="preserve"> הוועדה הוציאה אותו מכל הנושא של שינויים - והעברתן לקופת-חולים, משום שהיא חשבה שהטיפול הוא טוב מאוד ורציני מאוד היום, וחבל לוותר על טיפול כזה.</w:t>
      </w:r>
    </w:p>
    <w:p w14:paraId="19C9D926" w14:textId="77777777" w:rsidR="00000000" w:rsidRDefault="007C71EE">
      <w:pPr>
        <w:pStyle w:val="a"/>
        <w:rPr>
          <w:rFonts w:hint="cs"/>
          <w:rtl/>
        </w:rPr>
      </w:pPr>
    </w:p>
    <w:p w14:paraId="6F9C4B70" w14:textId="77777777" w:rsidR="00000000" w:rsidRDefault="007C71EE">
      <w:pPr>
        <w:pStyle w:val="a"/>
        <w:rPr>
          <w:rFonts w:hint="cs"/>
          <w:rtl/>
        </w:rPr>
      </w:pPr>
      <w:r>
        <w:rPr>
          <w:rFonts w:hint="cs"/>
          <w:rtl/>
        </w:rPr>
        <w:t>הנושא השני הוא</w:t>
      </w:r>
      <w:r>
        <w:rPr>
          <w:rFonts w:hint="cs"/>
          <w:rtl/>
        </w:rPr>
        <w:t xml:space="preserve"> טיפול בקשישים סיעודיים, שהרי לכל אחד מאתנו יש אב ואם שיכולים או עשויים להגיע ולהזדקק לטיפולים סיעודיים, ומדינת ישראל רצתה לפתוח רף חדש של חמש שעות. אדוני היושב-ראש, אני רוצה לומר לך - כאחד שבא מתחום הבריאות - כאשר אתה פותח חמש שעות שבועיות, זה אומר לא לתת</w:t>
      </w:r>
      <w:r>
        <w:rPr>
          <w:rFonts w:hint="cs"/>
          <w:rtl/>
        </w:rPr>
        <w:t xml:space="preserve"> עזרה לאותם קשישים. ואני יודע, מתוך ניסיון רב, שכאשר אתה פותח דרגה כזאת, בעוד שנתיים אתה גם מוצא את רוב האנשים שם. הגענו לפשרה - פשרה מאוד טובה - שגם הביאה לחיסכון בזה שהורדנו שלושת-רבעי שעה מאלה של עשר שעות וחצי לתשע שעות ושלושה-רבעים. אני חושב שהפגיעה הי</w:t>
      </w:r>
      <w:r>
        <w:rPr>
          <w:rFonts w:hint="cs"/>
          <w:rtl/>
        </w:rPr>
        <w:t xml:space="preserve">א לא חמורה, אני חושב שבהחלט אפשר לחיות אתה, גם כל בעלי המקצוע אומרים שאפשר לחיות אתה. אני רוצה לציין את זה לזכות הוועדה הזאת. </w:t>
      </w:r>
    </w:p>
    <w:p w14:paraId="5A06F036" w14:textId="77777777" w:rsidR="00000000" w:rsidRDefault="007C71EE">
      <w:pPr>
        <w:pStyle w:val="a"/>
        <w:rPr>
          <w:rFonts w:hint="cs"/>
          <w:rtl/>
        </w:rPr>
      </w:pPr>
    </w:p>
    <w:p w14:paraId="573A3071" w14:textId="77777777" w:rsidR="00000000" w:rsidRDefault="007C71EE">
      <w:pPr>
        <w:pStyle w:val="a"/>
        <w:rPr>
          <w:rFonts w:hint="cs"/>
          <w:rtl/>
        </w:rPr>
      </w:pPr>
      <w:r>
        <w:rPr>
          <w:rFonts w:hint="cs"/>
          <w:rtl/>
        </w:rPr>
        <w:t xml:space="preserve">אני מבקש לומר שעשינו גם שינויים בכל הקשור לקשישים </w:t>
      </w:r>
      <w:r>
        <w:rPr>
          <w:rtl/>
        </w:rPr>
        <w:t>–</w:t>
      </w:r>
      <w:r>
        <w:rPr>
          <w:rFonts w:hint="cs"/>
          <w:rtl/>
        </w:rPr>
        <w:t xml:space="preserve"> והם הופיעו לא פעם אחת ולא פעמיים בפני חברי הוועדה ובישיבות הוועדה </w:t>
      </w:r>
      <w:r>
        <w:rPr>
          <w:rtl/>
        </w:rPr>
        <w:t>–</w:t>
      </w:r>
      <w:r>
        <w:rPr>
          <w:rFonts w:hint="cs"/>
          <w:rtl/>
        </w:rPr>
        <w:t xml:space="preserve"> ואמרנו, </w:t>
      </w:r>
      <w:r>
        <w:rPr>
          <w:rFonts w:hint="cs"/>
          <w:rtl/>
        </w:rPr>
        <w:t xml:space="preserve">תוציאו את הקשישים, אל תכניסו אותם לכל ה"פול" הזה. הם כבר סיימו את שנות עבודתם, למה אחרי שנות עבודתם צריכים להקפיא להם את הקצבאות שיש להם? אדוני היושב-ראש, אני שמח לומר לך שהוועדה קיבלה החלטה שנושא הקשישים לא ייפגע ולא תהיה הקפאה לקשישים. </w:t>
      </w:r>
      <w:bookmarkStart w:id="198" w:name="FS000000466T26_05_2003_14_23_55C"/>
      <w:bookmarkEnd w:id="198"/>
      <w:r>
        <w:rPr>
          <w:rFonts w:hint="cs"/>
          <w:rtl/>
        </w:rPr>
        <w:t>אני רואה בכך רגישו</w:t>
      </w:r>
      <w:r>
        <w:rPr>
          <w:rFonts w:hint="cs"/>
          <w:rtl/>
        </w:rPr>
        <w:t xml:space="preserve">ת חברתית גדולה מאוד של חברי הוועדה, ואני שמח לעמוד בראש הוועדה הזאת, ואני שמח שאתה, אדוני יושב-ראש הכנסת, עזרת לי בכל השעות הקשות שרק שנינו יודעים שעברנו. </w:t>
      </w:r>
    </w:p>
    <w:p w14:paraId="6E613D4F" w14:textId="77777777" w:rsidR="00000000" w:rsidRDefault="007C71EE">
      <w:pPr>
        <w:pStyle w:val="a"/>
        <w:ind w:firstLine="0"/>
        <w:rPr>
          <w:rFonts w:hint="cs"/>
          <w:rtl/>
        </w:rPr>
      </w:pPr>
    </w:p>
    <w:p w14:paraId="2379ECDF" w14:textId="77777777" w:rsidR="00000000" w:rsidRDefault="007C71EE">
      <w:pPr>
        <w:pStyle w:val="a"/>
        <w:ind w:firstLine="0"/>
        <w:rPr>
          <w:rFonts w:hint="cs"/>
          <w:rtl/>
        </w:rPr>
      </w:pPr>
      <w:r>
        <w:rPr>
          <w:rFonts w:hint="cs"/>
          <w:rtl/>
        </w:rPr>
        <w:tab/>
        <w:t>אני מבקש לומר, שהוועדה גם החליטה להוציא את כל הנושא של חיילים משוחררים, את הקצבה שמגיעה להם, כי הר</w:t>
      </w:r>
      <w:r>
        <w:rPr>
          <w:rFonts w:hint="cs"/>
          <w:rtl/>
        </w:rPr>
        <w:t>י מה קורה בסופו של דבר? הרי בין החיילים המשוחררים יש רבים כאלה שבאים ממשפחות שאין להן, ואז בחודשים הראשונים, כאשר אתה מוריד לאותו חייל משוחרר את הקצבה הזאת, הוא נפגע, המשפחה נפגעת, והוא לא יכול לעשות את הצעד הראשון של החיים שלו אחרי שהוא גמר את הצבא, ויש ב</w:t>
      </w:r>
      <w:r>
        <w:rPr>
          <w:rFonts w:hint="cs"/>
          <w:rtl/>
        </w:rPr>
        <w:t>יניהם כאלה ששירתו שירות קשה והגנו עלינו בגופם ובנפשם, ומי מאתנו אין לו ילד או ילדה שעברו את השירות הזה. ולכן, אדוני, אני חושב שעשינו דבר חשוב, רציני ויסודי בנושא.</w:t>
      </w:r>
    </w:p>
    <w:p w14:paraId="1780F384" w14:textId="77777777" w:rsidR="00000000" w:rsidRDefault="007C71EE">
      <w:pPr>
        <w:pStyle w:val="a"/>
        <w:ind w:firstLine="0"/>
        <w:rPr>
          <w:rFonts w:hint="cs"/>
          <w:rtl/>
        </w:rPr>
      </w:pPr>
    </w:p>
    <w:p w14:paraId="490AD3E3" w14:textId="77777777" w:rsidR="00000000" w:rsidRDefault="007C71EE">
      <w:pPr>
        <w:pStyle w:val="a"/>
        <w:ind w:firstLine="0"/>
        <w:rPr>
          <w:rFonts w:hint="cs"/>
          <w:rtl/>
        </w:rPr>
      </w:pPr>
      <w:r>
        <w:rPr>
          <w:rFonts w:hint="cs"/>
          <w:rtl/>
        </w:rPr>
        <w:tab/>
        <w:t>אני מבקש לומר, שגם את הנושא של ספריות ציבוריות אנחנו תחמנו, ולא הוצאנו אותו. אמרנו שהספריות</w:t>
      </w:r>
      <w:r>
        <w:rPr>
          <w:rFonts w:hint="cs"/>
          <w:rtl/>
        </w:rPr>
        <w:t xml:space="preserve"> הציבוריות לאלה שזקוקים להן בעיירות הפיתוח </w:t>
      </w:r>
      <w:r>
        <w:rPr>
          <w:rtl/>
        </w:rPr>
        <w:t>–</w:t>
      </w:r>
      <w:r>
        <w:rPr>
          <w:rFonts w:hint="cs"/>
          <w:rtl/>
        </w:rPr>
        <w:t xml:space="preserve"> יישארו, ולא יוכחדו כפי שהיה אמור להיות בהתחלה. </w:t>
      </w:r>
    </w:p>
    <w:p w14:paraId="3F6F8980" w14:textId="77777777" w:rsidR="00000000" w:rsidRDefault="007C71EE">
      <w:pPr>
        <w:pStyle w:val="a"/>
        <w:ind w:firstLine="0"/>
        <w:rPr>
          <w:rFonts w:hint="cs"/>
          <w:rtl/>
        </w:rPr>
      </w:pPr>
    </w:p>
    <w:p w14:paraId="34FACBC4" w14:textId="77777777" w:rsidR="00000000" w:rsidRDefault="007C71EE">
      <w:pPr>
        <w:pStyle w:val="a"/>
        <w:ind w:firstLine="0"/>
        <w:rPr>
          <w:rFonts w:hint="cs"/>
          <w:rtl/>
        </w:rPr>
      </w:pPr>
      <w:r>
        <w:rPr>
          <w:rFonts w:hint="cs"/>
          <w:rtl/>
        </w:rPr>
        <w:tab/>
        <w:t xml:space="preserve">אני מבקש לומר, שגם המפעל של השאלת ספרים, שהוא חשוב מאוד </w:t>
      </w:r>
      <w:r>
        <w:rPr>
          <w:rtl/>
        </w:rPr>
        <w:t>–</w:t>
      </w:r>
      <w:r>
        <w:rPr>
          <w:rFonts w:hint="cs"/>
          <w:rtl/>
        </w:rPr>
        <w:t xml:space="preserve"> אומנם הוצאנו אותו מהחוק, אבל הבטחנו שמדי שנה ישולם תקציב מיוחד לנושא הזה. </w:t>
      </w:r>
    </w:p>
    <w:p w14:paraId="1467F6FF" w14:textId="77777777" w:rsidR="00000000" w:rsidRDefault="007C71EE">
      <w:pPr>
        <w:pStyle w:val="a"/>
        <w:ind w:firstLine="0"/>
        <w:rPr>
          <w:rFonts w:hint="cs"/>
          <w:rtl/>
        </w:rPr>
      </w:pPr>
    </w:p>
    <w:p w14:paraId="737B517A" w14:textId="77777777" w:rsidR="00000000" w:rsidRDefault="007C71EE">
      <w:pPr>
        <w:pStyle w:val="a"/>
        <w:ind w:firstLine="0"/>
        <w:rPr>
          <w:rFonts w:hint="cs"/>
          <w:rtl/>
        </w:rPr>
      </w:pPr>
      <w:r>
        <w:rPr>
          <w:rFonts w:hint="cs"/>
          <w:rtl/>
        </w:rPr>
        <w:tab/>
        <w:t xml:space="preserve">אדוני היושב-ראש, גם בנושא </w:t>
      </w:r>
      <w:r>
        <w:rPr>
          <w:rFonts w:hint="cs"/>
          <w:rtl/>
        </w:rPr>
        <w:t>של קצבאות הילדים, כאשר באה הממשלה וביקשה לתחום את זה לארבע שנים, אנחנו, חברי הוועדה, ביקשנו להרחיב ולקבוע את זה לשבע שנים, כדי להקל את רוע הגזירה.  אני מוכרח להודות ולומר את האמת, שאני מאוד רציתי לעבור עוד פאזה ועוד שלב, כי זה היה מקל עוד יותר על השכבות הח</w:t>
      </w:r>
      <w:r>
        <w:rPr>
          <w:rFonts w:hint="cs"/>
          <w:rtl/>
        </w:rPr>
        <w:t xml:space="preserve">לשות, ואני לא חושב שמאוחר לעשות את זה גם אחרי התוכנית הכלכלית, אבל גילינו בהחלט רגישות לנושא הזה. </w:t>
      </w:r>
    </w:p>
    <w:p w14:paraId="5CF1A20A" w14:textId="77777777" w:rsidR="00000000" w:rsidRDefault="007C71EE">
      <w:pPr>
        <w:pStyle w:val="a"/>
        <w:ind w:firstLine="0"/>
        <w:rPr>
          <w:rFonts w:hint="cs"/>
          <w:rtl/>
        </w:rPr>
      </w:pPr>
    </w:p>
    <w:p w14:paraId="3CE2490D" w14:textId="77777777" w:rsidR="00000000" w:rsidRDefault="007C71EE">
      <w:pPr>
        <w:pStyle w:val="a"/>
        <w:ind w:firstLine="0"/>
        <w:rPr>
          <w:rFonts w:hint="cs"/>
          <w:rtl/>
        </w:rPr>
      </w:pPr>
      <w:r>
        <w:rPr>
          <w:rFonts w:hint="cs"/>
          <w:rtl/>
        </w:rPr>
        <w:tab/>
        <w:t>ולכן, אני מוכרח להעיר, חבר הכנסת גפני, לגבי דבריו של חבר הכנסת ליצמן, שדיבר פה בהצבעת האי-אמון ותקף את חברי הכנסת שהם ישבו בלילה האחרון רק כדי להצביע נגד ה</w:t>
      </w:r>
      <w:r>
        <w:rPr>
          <w:rFonts w:hint="cs"/>
          <w:rtl/>
        </w:rPr>
        <w:t xml:space="preserve">ארכת המועד של קצבאות הילדים. אני מוכרח לומר לך, אני זוכר </w:t>
      </w:r>
      <w:r>
        <w:rPr>
          <w:rtl/>
        </w:rPr>
        <w:t>–</w:t>
      </w:r>
      <w:r>
        <w:rPr>
          <w:rFonts w:hint="cs"/>
          <w:rtl/>
        </w:rPr>
        <w:t xml:space="preserve"> ותאמר לי אם זיכרוני אינו מטעה אותי, ואני חושב שהייתי ער כל הלילה, לא עצמתי עין, לא ישנתי לרגע, הייתי מאוד עירני ויכולתי להמשיך לשבת עוד לילה </w:t>
      </w:r>
      <w:r>
        <w:rPr>
          <w:rtl/>
        </w:rPr>
        <w:t>–</w:t>
      </w:r>
      <w:r>
        <w:rPr>
          <w:rFonts w:hint="cs"/>
          <w:rtl/>
        </w:rPr>
        <w:t xml:space="preserve"> שמי שיצא מהדיון הזה היו דווקא הסיעות החרדיות, ואנחנו נ</w:t>
      </w:r>
      <w:r>
        <w:rPr>
          <w:rFonts w:hint="cs"/>
          <w:rtl/>
        </w:rPr>
        <w:t>שארנו להצביע, לרבות אנשי שינוי, שנשארו באותו יום בחדר. נשארנו להצביע, ואם חששתם, למה לא נשארתם להצביע אתנו? למה עזבתם אותנו? נכון שזה לא הכול, נכון שזה לא מספיק טוב, אבל זה יותר טוב ממה שהיה. ולכן, אני רוצה לומר רק דבר אחד לחבר הכנסת ליצמן. הדברים שהוא אמר</w:t>
      </w:r>
      <w:r>
        <w:rPr>
          <w:rFonts w:hint="cs"/>
          <w:rtl/>
        </w:rPr>
        <w:t xml:space="preserve">, שכאילו נשארנו כל הלילה מתוך אכזריות,  כדי להרעיב ילדים </w:t>
      </w:r>
      <w:r>
        <w:rPr>
          <w:rtl/>
        </w:rPr>
        <w:t>–</w:t>
      </w:r>
      <w:r>
        <w:rPr>
          <w:rFonts w:hint="cs"/>
          <w:rtl/>
        </w:rPr>
        <w:t xml:space="preserve"> כך הוא אמר </w:t>
      </w:r>
      <w:r>
        <w:rPr>
          <w:rtl/>
        </w:rPr>
        <w:t>–</w:t>
      </w:r>
      <w:r>
        <w:rPr>
          <w:rFonts w:hint="cs"/>
          <w:rtl/>
        </w:rPr>
        <w:t xml:space="preserve"> זה בהחלט מוגזם, זה לא נכון, זה לא רציני. </w:t>
      </w:r>
    </w:p>
    <w:p w14:paraId="50195562" w14:textId="77777777" w:rsidR="00000000" w:rsidRDefault="007C71EE">
      <w:pPr>
        <w:pStyle w:val="a"/>
        <w:ind w:firstLine="0"/>
        <w:rPr>
          <w:rFonts w:hint="cs"/>
          <w:rtl/>
        </w:rPr>
      </w:pPr>
    </w:p>
    <w:p w14:paraId="76ED6C63" w14:textId="77777777" w:rsidR="00000000" w:rsidRDefault="007C71EE">
      <w:pPr>
        <w:pStyle w:val="ac"/>
        <w:rPr>
          <w:rtl/>
        </w:rPr>
      </w:pPr>
    </w:p>
    <w:p w14:paraId="0D63FF5D" w14:textId="77777777" w:rsidR="00000000" w:rsidRDefault="007C71EE">
      <w:pPr>
        <w:pStyle w:val="ac"/>
        <w:rPr>
          <w:rtl/>
        </w:rPr>
      </w:pPr>
      <w:r>
        <w:rPr>
          <w:rFonts w:hint="eastAsia"/>
          <w:rtl/>
        </w:rPr>
        <w:t>משה</w:t>
      </w:r>
      <w:r>
        <w:rPr>
          <w:rtl/>
        </w:rPr>
        <w:t xml:space="preserve"> גפני (יהדות התורה):</w:t>
      </w:r>
    </w:p>
    <w:p w14:paraId="50484DC1" w14:textId="77777777" w:rsidR="00000000" w:rsidRDefault="007C71EE">
      <w:pPr>
        <w:pStyle w:val="a"/>
        <w:rPr>
          <w:rFonts w:hint="cs"/>
          <w:rtl/>
        </w:rPr>
      </w:pPr>
    </w:p>
    <w:p w14:paraId="00DBBD15" w14:textId="77777777" w:rsidR="00000000" w:rsidRDefault="007C71EE">
      <w:pPr>
        <w:pStyle w:val="a"/>
        <w:rPr>
          <w:rFonts w:hint="cs"/>
          <w:rtl/>
        </w:rPr>
      </w:pPr>
      <w:r>
        <w:rPr>
          <w:rFonts w:hint="cs"/>
          <w:rtl/>
        </w:rPr>
        <w:t>מי הם שני חברי הכנסת משינוי שאחד מהם רצה ללכת וחברו אמר לו: תישאר כי הירשזון הולך להביא את התוכנית של הביטוח הלאומי</w:t>
      </w:r>
      <w:r>
        <w:rPr>
          <w:rFonts w:hint="cs"/>
          <w:rtl/>
        </w:rPr>
        <w:t xml:space="preserve"> - - -</w:t>
      </w:r>
    </w:p>
    <w:p w14:paraId="08F18B8D" w14:textId="77777777" w:rsidR="00000000" w:rsidRDefault="007C71EE">
      <w:pPr>
        <w:pStyle w:val="a"/>
        <w:rPr>
          <w:rFonts w:hint="cs"/>
          <w:rtl/>
        </w:rPr>
      </w:pPr>
    </w:p>
    <w:p w14:paraId="35834730" w14:textId="77777777" w:rsidR="00000000" w:rsidRDefault="007C71EE">
      <w:pPr>
        <w:pStyle w:val="ad"/>
        <w:rPr>
          <w:rtl/>
        </w:rPr>
      </w:pPr>
      <w:r>
        <w:rPr>
          <w:rtl/>
        </w:rPr>
        <w:t>היו"ר ראובן ריבלין:</w:t>
      </w:r>
    </w:p>
    <w:p w14:paraId="084ECCCD" w14:textId="77777777" w:rsidR="00000000" w:rsidRDefault="007C71EE">
      <w:pPr>
        <w:pStyle w:val="a"/>
        <w:rPr>
          <w:rtl/>
        </w:rPr>
      </w:pPr>
    </w:p>
    <w:p w14:paraId="521393DC" w14:textId="77777777" w:rsidR="00000000" w:rsidRDefault="007C71EE">
      <w:pPr>
        <w:pStyle w:val="a"/>
        <w:rPr>
          <w:rFonts w:hint="cs"/>
          <w:rtl/>
        </w:rPr>
      </w:pPr>
      <w:r>
        <w:rPr>
          <w:rFonts w:hint="cs"/>
          <w:rtl/>
        </w:rPr>
        <w:t>תודה, חבר הכנסת גפני.</w:t>
      </w:r>
    </w:p>
    <w:p w14:paraId="541C5263" w14:textId="77777777" w:rsidR="00000000" w:rsidRDefault="007C71EE">
      <w:pPr>
        <w:pStyle w:val="a"/>
        <w:rPr>
          <w:rFonts w:hint="cs"/>
          <w:rtl/>
        </w:rPr>
      </w:pPr>
    </w:p>
    <w:p w14:paraId="5D917648" w14:textId="77777777" w:rsidR="00000000" w:rsidRDefault="007C71EE">
      <w:pPr>
        <w:pStyle w:val="ac"/>
        <w:rPr>
          <w:rtl/>
        </w:rPr>
      </w:pPr>
      <w:r>
        <w:rPr>
          <w:rFonts w:hint="eastAsia"/>
          <w:rtl/>
        </w:rPr>
        <w:t>משה</w:t>
      </w:r>
      <w:r>
        <w:rPr>
          <w:rtl/>
        </w:rPr>
        <w:t xml:space="preserve"> גפני (יהדות התורה):</w:t>
      </w:r>
    </w:p>
    <w:p w14:paraId="30738B96" w14:textId="77777777" w:rsidR="00000000" w:rsidRDefault="007C71EE">
      <w:pPr>
        <w:pStyle w:val="a"/>
        <w:rPr>
          <w:rFonts w:hint="cs"/>
          <w:rtl/>
        </w:rPr>
      </w:pPr>
    </w:p>
    <w:p w14:paraId="5BBED4C1" w14:textId="77777777" w:rsidR="00000000" w:rsidRDefault="007C71EE">
      <w:pPr>
        <w:pStyle w:val="a"/>
        <w:ind w:firstLine="0"/>
        <w:rPr>
          <w:rFonts w:hint="cs"/>
          <w:rtl/>
        </w:rPr>
      </w:pPr>
      <w:r>
        <w:rPr>
          <w:rFonts w:hint="cs"/>
          <w:rtl/>
        </w:rPr>
        <w:tab/>
        <w:t xml:space="preserve">והוא אמר לו: תישאר להצביע נגד. </w:t>
      </w:r>
    </w:p>
    <w:p w14:paraId="42F4D318" w14:textId="77777777" w:rsidR="00000000" w:rsidRDefault="007C71EE">
      <w:pPr>
        <w:pStyle w:val="a"/>
        <w:ind w:firstLine="0"/>
        <w:rPr>
          <w:rFonts w:hint="cs"/>
          <w:rtl/>
        </w:rPr>
      </w:pPr>
    </w:p>
    <w:p w14:paraId="45531789" w14:textId="77777777" w:rsidR="00000000" w:rsidRDefault="007C71EE">
      <w:pPr>
        <w:pStyle w:val="ad"/>
        <w:rPr>
          <w:rtl/>
        </w:rPr>
      </w:pPr>
      <w:r>
        <w:rPr>
          <w:rtl/>
        </w:rPr>
        <w:t>היו"ר ראובן ריבלין:</w:t>
      </w:r>
    </w:p>
    <w:p w14:paraId="1FBAB81D" w14:textId="77777777" w:rsidR="00000000" w:rsidRDefault="007C71EE">
      <w:pPr>
        <w:pStyle w:val="a"/>
        <w:rPr>
          <w:rtl/>
        </w:rPr>
      </w:pPr>
    </w:p>
    <w:p w14:paraId="5936061A" w14:textId="77777777" w:rsidR="00000000" w:rsidRDefault="007C71EE">
      <w:pPr>
        <w:pStyle w:val="a"/>
        <w:rPr>
          <w:rFonts w:hint="cs"/>
          <w:rtl/>
        </w:rPr>
      </w:pPr>
      <w:r>
        <w:rPr>
          <w:rFonts w:hint="cs"/>
          <w:rtl/>
        </w:rPr>
        <w:t>תודה, חבר הכנסת גפני.</w:t>
      </w:r>
    </w:p>
    <w:p w14:paraId="0894FDEC" w14:textId="77777777" w:rsidR="00000000" w:rsidRDefault="007C71EE">
      <w:pPr>
        <w:pStyle w:val="a"/>
        <w:rPr>
          <w:rFonts w:hint="cs"/>
          <w:rtl/>
        </w:rPr>
      </w:pPr>
    </w:p>
    <w:p w14:paraId="56DDFE7B" w14:textId="77777777" w:rsidR="00000000" w:rsidRDefault="007C71EE">
      <w:pPr>
        <w:pStyle w:val="ac"/>
        <w:rPr>
          <w:rtl/>
        </w:rPr>
      </w:pPr>
      <w:r>
        <w:rPr>
          <w:rFonts w:hint="eastAsia"/>
          <w:rtl/>
        </w:rPr>
        <w:t>משה</w:t>
      </w:r>
      <w:r>
        <w:rPr>
          <w:rtl/>
        </w:rPr>
        <w:t xml:space="preserve"> גפני (יהדות התורה):</w:t>
      </w:r>
    </w:p>
    <w:p w14:paraId="1D7893EB" w14:textId="77777777" w:rsidR="00000000" w:rsidRDefault="007C71EE">
      <w:pPr>
        <w:pStyle w:val="a"/>
        <w:rPr>
          <w:rFonts w:hint="cs"/>
          <w:rtl/>
        </w:rPr>
      </w:pPr>
    </w:p>
    <w:p w14:paraId="35CF730A" w14:textId="77777777" w:rsidR="00000000" w:rsidRDefault="007C71EE">
      <w:pPr>
        <w:pStyle w:val="a"/>
        <w:rPr>
          <w:rFonts w:hint="cs"/>
          <w:rtl/>
        </w:rPr>
      </w:pPr>
      <w:r>
        <w:rPr>
          <w:rFonts w:hint="cs"/>
          <w:rtl/>
        </w:rPr>
        <w:t>אנחנו לא עזבנו את הישיבה.</w:t>
      </w:r>
    </w:p>
    <w:p w14:paraId="727D2A36" w14:textId="77777777" w:rsidR="00000000" w:rsidRDefault="007C71EE">
      <w:pPr>
        <w:pStyle w:val="a"/>
        <w:rPr>
          <w:rFonts w:hint="cs"/>
          <w:rtl/>
        </w:rPr>
      </w:pPr>
    </w:p>
    <w:p w14:paraId="46C942D1" w14:textId="77777777" w:rsidR="00000000" w:rsidRDefault="007C71EE">
      <w:pPr>
        <w:pStyle w:val="ac"/>
        <w:rPr>
          <w:rtl/>
        </w:rPr>
      </w:pPr>
      <w:r>
        <w:rPr>
          <w:rFonts w:hint="eastAsia"/>
          <w:rtl/>
        </w:rPr>
        <w:t>אלי</w:t>
      </w:r>
      <w:r>
        <w:rPr>
          <w:rtl/>
        </w:rPr>
        <w:t xml:space="preserve"> אפללו (הליכוד):</w:t>
      </w:r>
    </w:p>
    <w:p w14:paraId="321526AA" w14:textId="77777777" w:rsidR="00000000" w:rsidRDefault="007C71EE">
      <w:pPr>
        <w:pStyle w:val="a"/>
        <w:rPr>
          <w:rFonts w:hint="cs"/>
          <w:rtl/>
        </w:rPr>
      </w:pPr>
    </w:p>
    <w:p w14:paraId="70792052" w14:textId="77777777" w:rsidR="00000000" w:rsidRDefault="007C71EE">
      <w:pPr>
        <w:pStyle w:val="a"/>
        <w:rPr>
          <w:rFonts w:hint="cs"/>
          <w:rtl/>
        </w:rPr>
      </w:pPr>
      <w:r>
        <w:rPr>
          <w:rFonts w:hint="cs"/>
          <w:rtl/>
        </w:rPr>
        <w:t xml:space="preserve">יצאתם. </w:t>
      </w:r>
    </w:p>
    <w:p w14:paraId="71D9DE73" w14:textId="77777777" w:rsidR="00000000" w:rsidRDefault="007C71EE">
      <w:pPr>
        <w:pStyle w:val="a"/>
        <w:rPr>
          <w:rFonts w:hint="cs"/>
          <w:rtl/>
        </w:rPr>
      </w:pPr>
    </w:p>
    <w:p w14:paraId="4E37DAF0" w14:textId="77777777" w:rsidR="00000000" w:rsidRDefault="007C71EE">
      <w:pPr>
        <w:pStyle w:val="ac"/>
        <w:rPr>
          <w:rtl/>
        </w:rPr>
      </w:pPr>
      <w:r>
        <w:rPr>
          <w:rFonts w:hint="eastAsia"/>
          <w:rtl/>
        </w:rPr>
        <w:t>משה</w:t>
      </w:r>
      <w:r>
        <w:rPr>
          <w:rtl/>
        </w:rPr>
        <w:t xml:space="preserve"> גפני (יהדות התו</w:t>
      </w:r>
      <w:r>
        <w:rPr>
          <w:rtl/>
        </w:rPr>
        <w:t>רה):</w:t>
      </w:r>
    </w:p>
    <w:p w14:paraId="4FD6F816" w14:textId="77777777" w:rsidR="00000000" w:rsidRDefault="007C71EE">
      <w:pPr>
        <w:pStyle w:val="a"/>
        <w:rPr>
          <w:rFonts w:hint="cs"/>
          <w:rtl/>
        </w:rPr>
      </w:pPr>
    </w:p>
    <w:p w14:paraId="04F8481A" w14:textId="77777777" w:rsidR="00000000" w:rsidRDefault="007C71EE">
      <w:pPr>
        <w:pStyle w:val="a"/>
        <w:rPr>
          <w:rFonts w:hint="cs"/>
          <w:rtl/>
        </w:rPr>
      </w:pPr>
      <w:r>
        <w:rPr>
          <w:rFonts w:hint="cs"/>
          <w:rtl/>
        </w:rPr>
        <w:t xml:space="preserve">אנחנו יצאנו בהצבעה - - - </w:t>
      </w:r>
    </w:p>
    <w:p w14:paraId="43F2B455" w14:textId="77777777" w:rsidR="00000000" w:rsidRDefault="007C71EE">
      <w:pPr>
        <w:pStyle w:val="a"/>
        <w:rPr>
          <w:rFonts w:hint="cs"/>
          <w:rtl/>
        </w:rPr>
      </w:pPr>
    </w:p>
    <w:p w14:paraId="50FD0522" w14:textId="77777777" w:rsidR="00000000" w:rsidRDefault="007C71EE">
      <w:pPr>
        <w:pStyle w:val="SpeakerCon"/>
        <w:rPr>
          <w:rtl/>
        </w:rPr>
      </w:pPr>
      <w:bookmarkStart w:id="199" w:name="FS000000466T26_05_2003_14_42_21"/>
      <w:bookmarkEnd w:id="199"/>
      <w:r>
        <w:rPr>
          <w:rFonts w:hint="eastAsia"/>
          <w:rtl/>
        </w:rPr>
        <w:t>אברהם</w:t>
      </w:r>
      <w:r>
        <w:rPr>
          <w:rtl/>
        </w:rPr>
        <w:t xml:space="preserve"> הירשזון (יו"ר ועדת הכספים):</w:t>
      </w:r>
    </w:p>
    <w:p w14:paraId="15BAC48B" w14:textId="77777777" w:rsidR="00000000" w:rsidRDefault="007C71EE">
      <w:pPr>
        <w:pStyle w:val="a"/>
        <w:rPr>
          <w:rFonts w:hint="cs"/>
          <w:rtl/>
        </w:rPr>
      </w:pPr>
    </w:p>
    <w:p w14:paraId="3912BE25" w14:textId="77777777" w:rsidR="00000000" w:rsidRDefault="007C71EE">
      <w:pPr>
        <w:pStyle w:val="a"/>
        <w:rPr>
          <w:rFonts w:hint="cs"/>
          <w:rtl/>
        </w:rPr>
      </w:pPr>
      <w:r>
        <w:rPr>
          <w:rFonts w:hint="cs"/>
          <w:rtl/>
        </w:rPr>
        <w:t>על זה דיברתי.</w:t>
      </w:r>
    </w:p>
    <w:p w14:paraId="1F156D61" w14:textId="77777777" w:rsidR="00000000" w:rsidRDefault="007C71EE">
      <w:pPr>
        <w:pStyle w:val="a"/>
        <w:rPr>
          <w:rFonts w:hint="cs"/>
          <w:rtl/>
        </w:rPr>
      </w:pPr>
    </w:p>
    <w:p w14:paraId="1411F736" w14:textId="77777777" w:rsidR="00000000" w:rsidRDefault="007C71EE">
      <w:pPr>
        <w:pStyle w:val="ac"/>
        <w:rPr>
          <w:rtl/>
        </w:rPr>
      </w:pPr>
      <w:r>
        <w:rPr>
          <w:rFonts w:hint="eastAsia"/>
          <w:rtl/>
        </w:rPr>
        <w:t>משה</w:t>
      </w:r>
      <w:r>
        <w:rPr>
          <w:rtl/>
        </w:rPr>
        <w:t xml:space="preserve"> גפני (יהדות התורה):</w:t>
      </w:r>
    </w:p>
    <w:p w14:paraId="10458559" w14:textId="77777777" w:rsidR="00000000" w:rsidRDefault="007C71EE">
      <w:pPr>
        <w:pStyle w:val="a"/>
        <w:rPr>
          <w:rFonts w:hint="cs"/>
          <w:rtl/>
        </w:rPr>
      </w:pPr>
    </w:p>
    <w:p w14:paraId="561959AF" w14:textId="77777777" w:rsidR="00000000" w:rsidRDefault="007C71EE">
      <w:pPr>
        <w:pStyle w:val="a"/>
        <w:rPr>
          <w:rFonts w:hint="cs"/>
          <w:rtl/>
        </w:rPr>
      </w:pPr>
      <w:r>
        <w:rPr>
          <w:rFonts w:hint="cs"/>
          <w:rtl/>
        </w:rPr>
        <w:t>- - -</w:t>
      </w:r>
    </w:p>
    <w:p w14:paraId="25926AD0" w14:textId="77777777" w:rsidR="00000000" w:rsidRDefault="007C71EE">
      <w:pPr>
        <w:pStyle w:val="a"/>
        <w:rPr>
          <w:rFonts w:hint="cs"/>
          <w:rtl/>
        </w:rPr>
      </w:pPr>
    </w:p>
    <w:p w14:paraId="7D18780A" w14:textId="77777777" w:rsidR="00000000" w:rsidRDefault="007C71EE">
      <w:pPr>
        <w:pStyle w:val="ad"/>
        <w:rPr>
          <w:rtl/>
        </w:rPr>
      </w:pPr>
      <w:r>
        <w:rPr>
          <w:rtl/>
        </w:rPr>
        <w:t>היו"ר ראובן ריבלין:</w:t>
      </w:r>
    </w:p>
    <w:p w14:paraId="2EC2069A" w14:textId="77777777" w:rsidR="00000000" w:rsidRDefault="007C71EE">
      <w:pPr>
        <w:pStyle w:val="a"/>
        <w:rPr>
          <w:rtl/>
        </w:rPr>
      </w:pPr>
    </w:p>
    <w:p w14:paraId="64841C3B" w14:textId="77777777" w:rsidR="00000000" w:rsidRDefault="007C71EE">
      <w:pPr>
        <w:pStyle w:val="a"/>
        <w:rPr>
          <w:rFonts w:hint="cs"/>
          <w:rtl/>
        </w:rPr>
      </w:pPr>
      <w:r>
        <w:rPr>
          <w:rFonts w:hint="cs"/>
          <w:rtl/>
        </w:rPr>
        <w:t>חבר הכנסת גפני, אתה לא ברשות הדיבור.</w:t>
      </w:r>
    </w:p>
    <w:p w14:paraId="3B3BFEEB" w14:textId="77777777" w:rsidR="00000000" w:rsidRDefault="007C71EE">
      <w:pPr>
        <w:pStyle w:val="a"/>
        <w:rPr>
          <w:rFonts w:hint="cs"/>
          <w:rtl/>
        </w:rPr>
      </w:pPr>
    </w:p>
    <w:p w14:paraId="07AF3E0A" w14:textId="77777777" w:rsidR="00000000" w:rsidRDefault="007C71EE">
      <w:pPr>
        <w:pStyle w:val="ac"/>
        <w:rPr>
          <w:rtl/>
        </w:rPr>
      </w:pPr>
      <w:r>
        <w:rPr>
          <w:rFonts w:hint="eastAsia"/>
          <w:rtl/>
        </w:rPr>
        <w:t>אלי</w:t>
      </w:r>
      <w:r>
        <w:rPr>
          <w:rtl/>
        </w:rPr>
        <w:t xml:space="preserve"> אפללו (הליכוד):</w:t>
      </w:r>
    </w:p>
    <w:p w14:paraId="68EBAFBE" w14:textId="77777777" w:rsidR="00000000" w:rsidRDefault="007C71EE">
      <w:pPr>
        <w:pStyle w:val="a"/>
        <w:rPr>
          <w:rFonts w:hint="cs"/>
          <w:rtl/>
        </w:rPr>
      </w:pPr>
    </w:p>
    <w:p w14:paraId="34C1E903" w14:textId="77777777" w:rsidR="00000000" w:rsidRDefault="007C71EE">
      <w:pPr>
        <w:pStyle w:val="a"/>
        <w:rPr>
          <w:rFonts w:hint="cs"/>
          <w:rtl/>
        </w:rPr>
      </w:pPr>
      <w:r>
        <w:rPr>
          <w:rFonts w:hint="cs"/>
          <w:rtl/>
        </w:rPr>
        <w:t>- - -</w:t>
      </w:r>
    </w:p>
    <w:p w14:paraId="0E14DB87" w14:textId="77777777" w:rsidR="00000000" w:rsidRDefault="007C71EE">
      <w:pPr>
        <w:pStyle w:val="a"/>
        <w:rPr>
          <w:rFonts w:hint="cs"/>
          <w:rtl/>
        </w:rPr>
      </w:pPr>
    </w:p>
    <w:p w14:paraId="51368FCD" w14:textId="77777777" w:rsidR="00000000" w:rsidRDefault="007C71EE">
      <w:pPr>
        <w:pStyle w:val="ac"/>
        <w:rPr>
          <w:rtl/>
        </w:rPr>
      </w:pPr>
      <w:r>
        <w:rPr>
          <w:rFonts w:hint="eastAsia"/>
          <w:rtl/>
        </w:rPr>
        <w:t>משה</w:t>
      </w:r>
      <w:r>
        <w:rPr>
          <w:rtl/>
        </w:rPr>
        <w:t xml:space="preserve"> גפני (יהדות התורה):</w:t>
      </w:r>
    </w:p>
    <w:p w14:paraId="3537896F" w14:textId="77777777" w:rsidR="00000000" w:rsidRDefault="007C71EE">
      <w:pPr>
        <w:pStyle w:val="a"/>
        <w:rPr>
          <w:rFonts w:hint="cs"/>
          <w:rtl/>
        </w:rPr>
      </w:pPr>
    </w:p>
    <w:p w14:paraId="2EA0389F" w14:textId="77777777" w:rsidR="00000000" w:rsidRDefault="007C71EE">
      <w:pPr>
        <w:pStyle w:val="a"/>
        <w:rPr>
          <w:rFonts w:hint="cs"/>
          <w:rtl/>
        </w:rPr>
      </w:pPr>
      <w:r>
        <w:rPr>
          <w:rFonts w:hint="cs"/>
          <w:rtl/>
        </w:rPr>
        <w:t>נשאר רק קיצוץ של 2.5 מיליארדי</w:t>
      </w:r>
      <w:r>
        <w:rPr>
          <w:rFonts w:hint="cs"/>
          <w:rtl/>
        </w:rPr>
        <w:t xml:space="preserve"> ש"ח. </w:t>
      </w:r>
    </w:p>
    <w:p w14:paraId="53A908AC" w14:textId="77777777" w:rsidR="00000000" w:rsidRDefault="007C71EE">
      <w:pPr>
        <w:pStyle w:val="a"/>
        <w:ind w:firstLine="0"/>
        <w:rPr>
          <w:rFonts w:hint="cs"/>
          <w:rtl/>
        </w:rPr>
      </w:pPr>
    </w:p>
    <w:p w14:paraId="16BE9151" w14:textId="77777777" w:rsidR="00000000" w:rsidRDefault="007C71EE">
      <w:pPr>
        <w:pStyle w:val="ac"/>
        <w:rPr>
          <w:rtl/>
        </w:rPr>
      </w:pPr>
      <w:r>
        <w:rPr>
          <w:rFonts w:hint="eastAsia"/>
          <w:rtl/>
        </w:rPr>
        <w:t>אלי</w:t>
      </w:r>
      <w:r>
        <w:rPr>
          <w:rtl/>
        </w:rPr>
        <w:t xml:space="preserve"> אפללו (הליכוד):</w:t>
      </w:r>
    </w:p>
    <w:p w14:paraId="27D99A4F" w14:textId="77777777" w:rsidR="00000000" w:rsidRDefault="007C71EE">
      <w:pPr>
        <w:pStyle w:val="a"/>
        <w:rPr>
          <w:rFonts w:hint="cs"/>
          <w:rtl/>
        </w:rPr>
      </w:pPr>
    </w:p>
    <w:p w14:paraId="62017FEB" w14:textId="77777777" w:rsidR="00000000" w:rsidRDefault="007C71EE">
      <w:pPr>
        <w:pStyle w:val="a"/>
        <w:rPr>
          <w:rFonts w:hint="cs"/>
          <w:rtl/>
        </w:rPr>
      </w:pPr>
      <w:r>
        <w:rPr>
          <w:rFonts w:hint="cs"/>
          <w:rtl/>
        </w:rPr>
        <w:t>למה לא נשארתם? - - -</w:t>
      </w:r>
    </w:p>
    <w:p w14:paraId="6E95558D" w14:textId="77777777" w:rsidR="00000000" w:rsidRDefault="007C71EE">
      <w:pPr>
        <w:pStyle w:val="a"/>
        <w:rPr>
          <w:rFonts w:hint="cs"/>
          <w:rtl/>
        </w:rPr>
      </w:pPr>
    </w:p>
    <w:p w14:paraId="71FFF3BC" w14:textId="77777777" w:rsidR="00000000" w:rsidRDefault="007C71EE">
      <w:pPr>
        <w:pStyle w:val="ad"/>
        <w:rPr>
          <w:rtl/>
        </w:rPr>
      </w:pPr>
      <w:r>
        <w:rPr>
          <w:rtl/>
        </w:rPr>
        <w:t>היו"ר ראובן ריבלין:</w:t>
      </w:r>
    </w:p>
    <w:p w14:paraId="03367AB2" w14:textId="77777777" w:rsidR="00000000" w:rsidRDefault="007C71EE">
      <w:pPr>
        <w:pStyle w:val="a"/>
        <w:rPr>
          <w:rtl/>
        </w:rPr>
      </w:pPr>
    </w:p>
    <w:p w14:paraId="5C0DBAD5" w14:textId="77777777" w:rsidR="00000000" w:rsidRDefault="007C71EE">
      <w:pPr>
        <w:pStyle w:val="a"/>
        <w:rPr>
          <w:rFonts w:hint="cs"/>
          <w:rtl/>
        </w:rPr>
      </w:pPr>
      <w:r>
        <w:rPr>
          <w:rFonts w:hint="cs"/>
          <w:rtl/>
        </w:rPr>
        <w:t>חבר הכנסת אפללו, תרשה לי.</w:t>
      </w:r>
    </w:p>
    <w:p w14:paraId="15C551C1" w14:textId="77777777" w:rsidR="00000000" w:rsidRDefault="007C71EE">
      <w:pPr>
        <w:pStyle w:val="a"/>
        <w:rPr>
          <w:rFonts w:hint="cs"/>
          <w:rtl/>
        </w:rPr>
      </w:pPr>
    </w:p>
    <w:p w14:paraId="4DDE1175" w14:textId="77777777" w:rsidR="00000000" w:rsidRDefault="007C71EE">
      <w:pPr>
        <w:pStyle w:val="ac"/>
        <w:rPr>
          <w:rtl/>
        </w:rPr>
      </w:pPr>
      <w:r>
        <w:rPr>
          <w:rFonts w:hint="eastAsia"/>
          <w:rtl/>
        </w:rPr>
        <w:t>משה</w:t>
      </w:r>
      <w:r>
        <w:rPr>
          <w:rtl/>
        </w:rPr>
        <w:t xml:space="preserve"> גפני (יהדות התורה):</w:t>
      </w:r>
    </w:p>
    <w:p w14:paraId="5B50A61F" w14:textId="77777777" w:rsidR="00000000" w:rsidRDefault="007C71EE">
      <w:pPr>
        <w:pStyle w:val="a"/>
        <w:rPr>
          <w:rFonts w:hint="cs"/>
          <w:rtl/>
        </w:rPr>
      </w:pPr>
    </w:p>
    <w:p w14:paraId="4001CD53" w14:textId="77777777" w:rsidR="00000000" w:rsidRDefault="007C71EE">
      <w:pPr>
        <w:pStyle w:val="a"/>
        <w:rPr>
          <w:rFonts w:hint="cs"/>
          <w:rtl/>
        </w:rPr>
      </w:pPr>
      <w:r>
        <w:rPr>
          <w:rFonts w:hint="cs"/>
          <w:rtl/>
        </w:rPr>
        <w:t>- - -</w:t>
      </w:r>
    </w:p>
    <w:p w14:paraId="202ECFBB" w14:textId="77777777" w:rsidR="00000000" w:rsidRDefault="007C71EE">
      <w:pPr>
        <w:pStyle w:val="a"/>
        <w:rPr>
          <w:rFonts w:hint="cs"/>
          <w:rtl/>
        </w:rPr>
      </w:pPr>
    </w:p>
    <w:p w14:paraId="3EE405F6" w14:textId="77777777" w:rsidR="00000000" w:rsidRDefault="007C71EE">
      <w:pPr>
        <w:pStyle w:val="ad"/>
        <w:rPr>
          <w:rtl/>
        </w:rPr>
      </w:pPr>
      <w:r>
        <w:rPr>
          <w:rtl/>
        </w:rPr>
        <w:t>היו"ר ראובן ריבלין:</w:t>
      </w:r>
    </w:p>
    <w:p w14:paraId="4CC57DB7" w14:textId="77777777" w:rsidR="00000000" w:rsidRDefault="007C71EE">
      <w:pPr>
        <w:pStyle w:val="a"/>
        <w:rPr>
          <w:rtl/>
        </w:rPr>
      </w:pPr>
    </w:p>
    <w:p w14:paraId="4F74BD08" w14:textId="77777777" w:rsidR="00000000" w:rsidRDefault="007C71EE">
      <w:pPr>
        <w:pStyle w:val="a"/>
        <w:rPr>
          <w:rFonts w:hint="cs"/>
          <w:rtl/>
        </w:rPr>
      </w:pPr>
      <w:r>
        <w:rPr>
          <w:rFonts w:hint="cs"/>
          <w:rtl/>
        </w:rPr>
        <w:t>חבר הכנסת גפני, מספיק אמרת.</w:t>
      </w:r>
    </w:p>
    <w:p w14:paraId="4C84B6CB" w14:textId="77777777" w:rsidR="00000000" w:rsidRDefault="007C71EE">
      <w:pPr>
        <w:pStyle w:val="a"/>
        <w:rPr>
          <w:rFonts w:hint="cs"/>
          <w:rtl/>
        </w:rPr>
      </w:pPr>
    </w:p>
    <w:p w14:paraId="1A657040" w14:textId="77777777" w:rsidR="00000000" w:rsidRDefault="007C71EE">
      <w:pPr>
        <w:pStyle w:val="SpeakerCon"/>
        <w:rPr>
          <w:rtl/>
        </w:rPr>
      </w:pPr>
      <w:bookmarkStart w:id="200" w:name="FS000000466T26_05_2003_14_44_36C"/>
      <w:bookmarkEnd w:id="200"/>
      <w:r>
        <w:rPr>
          <w:rtl/>
        </w:rPr>
        <w:t>אברהם הירשזון (יו"ר ועדת הכספים):</w:t>
      </w:r>
    </w:p>
    <w:p w14:paraId="40900D4F" w14:textId="77777777" w:rsidR="00000000" w:rsidRDefault="007C71EE">
      <w:pPr>
        <w:pStyle w:val="a"/>
        <w:rPr>
          <w:rtl/>
        </w:rPr>
      </w:pPr>
    </w:p>
    <w:p w14:paraId="715B632B" w14:textId="77777777" w:rsidR="00000000" w:rsidRDefault="007C71EE">
      <w:pPr>
        <w:pStyle w:val="a"/>
        <w:rPr>
          <w:rFonts w:hint="cs"/>
          <w:rtl/>
        </w:rPr>
      </w:pPr>
      <w:r>
        <w:rPr>
          <w:rFonts w:hint="cs"/>
          <w:rtl/>
        </w:rPr>
        <w:t xml:space="preserve">חבר הכנסת גפני,  אתה נשארת עד הבוקר - - </w:t>
      </w:r>
      <w:r>
        <w:rPr>
          <w:rFonts w:hint="cs"/>
          <w:rtl/>
        </w:rPr>
        <w:t>-</w:t>
      </w:r>
    </w:p>
    <w:p w14:paraId="59F84FCC" w14:textId="77777777" w:rsidR="00000000" w:rsidRDefault="007C71EE">
      <w:pPr>
        <w:pStyle w:val="a"/>
        <w:rPr>
          <w:rFonts w:hint="cs"/>
          <w:rtl/>
        </w:rPr>
      </w:pPr>
    </w:p>
    <w:p w14:paraId="261A2399" w14:textId="77777777" w:rsidR="00000000" w:rsidRDefault="007C71EE">
      <w:pPr>
        <w:pStyle w:val="ac"/>
        <w:rPr>
          <w:rtl/>
        </w:rPr>
      </w:pPr>
      <w:r>
        <w:rPr>
          <w:rFonts w:hint="eastAsia"/>
          <w:rtl/>
        </w:rPr>
        <w:t>משה</w:t>
      </w:r>
      <w:r>
        <w:rPr>
          <w:rtl/>
        </w:rPr>
        <w:t xml:space="preserve"> גפני (יהדות התורה):</w:t>
      </w:r>
    </w:p>
    <w:p w14:paraId="53D459EE" w14:textId="77777777" w:rsidR="00000000" w:rsidRDefault="007C71EE">
      <w:pPr>
        <w:pStyle w:val="a"/>
        <w:rPr>
          <w:rFonts w:hint="cs"/>
          <w:rtl/>
        </w:rPr>
      </w:pPr>
    </w:p>
    <w:p w14:paraId="148AE5E4" w14:textId="77777777" w:rsidR="00000000" w:rsidRDefault="007C71EE">
      <w:pPr>
        <w:pStyle w:val="a"/>
        <w:rPr>
          <w:rFonts w:hint="cs"/>
          <w:rtl/>
        </w:rPr>
      </w:pPr>
      <w:r>
        <w:rPr>
          <w:rFonts w:hint="cs"/>
          <w:rtl/>
        </w:rPr>
        <w:t>ולא נרדמתי.</w:t>
      </w:r>
    </w:p>
    <w:p w14:paraId="2FA21AEB" w14:textId="77777777" w:rsidR="00000000" w:rsidRDefault="007C71EE">
      <w:pPr>
        <w:pStyle w:val="a"/>
        <w:rPr>
          <w:rFonts w:hint="cs"/>
          <w:rtl/>
        </w:rPr>
      </w:pPr>
    </w:p>
    <w:p w14:paraId="78EF80F6" w14:textId="77777777" w:rsidR="00000000" w:rsidRDefault="007C71EE">
      <w:pPr>
        <w:pStyle w:val="SpeakerCon"/>
        <w:rPr>
          <w:rtl/>
        </w:rPr>
      </w:pPr>
      <w:bookmarkStart w:id="201" w:name="FS000000466T26_05_2003_14_45_46C"/>
      <w:bookmarkEnd w:id="201"/>
      <w:r>
        <w:rPr>
          <w:rtl/>
        </w:rPr>
        <w:t>אברהם הירשזון (יו"ר ועדת הכספים):</w:t>
      </w:r>
    </w:p>
    <w:p w14:paraId="1733442C" w14:textId="77777777" w:rsidR="00000000" w:rsidRDefault="007C71EE">
      <w:pPr>
        <w:pStyle w:val="a"/>
        <w:rPr>
          <w:rtl/>
        </w:rPr>
      </w:pPr>
    </w:p>
    <w:p w14:paraId="24CB078E" w14:textId="77777777" w:rsidR="00000000" w:rsidRDefault="007C71EE">
      <w:pPr>
        <w:pStyle w:val="a"/>
        <w:rPr>
          <w:rFonts w:hint="cs"/>
          <w:rtl/>
        </w:rPr>
      </w:pPr>
      <w:r>
        <w:rPr>
          <w:rFonts w:hint="cs"/>
          <w:rtl/>
        </w:rPr>
        <w:t xml:space="preserve">אתה לא נרדמת. הלוואי שהיית נרדם קצת. זה היה עוזר לנו מאוד. אבל, כאשר הצבענו בנושא  הזה יצאת החוצה, ועוד יש ויכוח גדול בינינו מה אמרת, ואנחנו נראה את זה בפרוטוקול. </w:t>
      </w:r>
    </w:p>
    <w:p w14:paraId="1BED9593" w14:textId="77777777" w:rsidR="00000000" w:rsidRDefault="007C71EE">
      <w:pPr>
        <w:pStyle w:val="a"/>
        <w:rPr>
          <w:rtl/>
        </w:rPr>
      </w:pPr>
    </w:p>
    <w:p w14:paraId="048FEAB8" w14:textId="77777777" w:rsidR="00000000" w:rsidRDefault="007C71EE">
      <w:pPr>
        <w:pStyle w:val="a"/>
        <w:rPr>
          <w:rFonts w:hint="cs"/>
          <w:rtl/>
        </w:rPr>
      </w:pPr>
    </w:p>
    <w:p w14:paraId="202C3ECE" w14:textId="77777777" w:rsidR="00000000" w:rsidRDefault="007C71EE">
      <w:pPr>
        <w:pStyle w:val="ac"/>
        <w:rPr>
          <w:rtl/>
        </w:rPr>
      </w:pPr>
      <w:r>
        <w:rPr>
          <w:rFonts w:hint="eastAsia"/>
          <w:rtl/>
        </w:rPr>
        <w:t>משה</w:t>
      </w:r>
      <w:r>
        <w:rPr>
          <w:rtl/>
        </w:rPr>
        <w:t xml:space="preserve"> גפני (יהדו</w:t>
      </w:r>
      <w:r>
        <w:rPr>
          <w:rtl/>
        </w:rPr>
        <w:t>ת התורה):</w:t>
      </w:r>
    </w:p>
    <w:p w14:paraId="5C7233E2" w14:textId="77777777" w:rsidR="00000000" w:rsidRDefault="007C71EE">
      <w:pPr>
        <w:pStyle w:val="a"/>
        <w:rPr>
          <w:rFonts w:hint="cs"/>
          <w:rtl/>
        </w:rPr>
      </w:pPr>
    </w:p>
    <w:p w14:paraId="243D5725" w14:textId="77777777" w:rsidR="00000000" w:rsidRDefault="007C71EE">
      <w:pPr>
        <w:pStyle w:val="a"/>
        <w:rPr>
          <w:rFonts w:hint="cs"/>
          <w:rtl/>
        </w:rPr>
      </w:pPr>
      <w:r>
        <w:rPr>
          <w:rFonts w:hint="cs"/>
          <w:rtl/>
        </w:rPr>
        <w:t>אפשר לראות בפרוטוקול.</w:t>
      </w:r>
    </w:p>
    <w:p w14:paraId="6044EB73" w14:textId="77777777" w:rsidR="00000000" w:rsidRDefault="007C71EE">
      <w:pPr>
        <w:pStyle w:val="a"/>
        <w:rPr>
          <w:rFonts w:hint="cs"/>
          <w:rtl/>
        </w:rPr>
      </w:pPr>
    </w:p>
    <w:p w14:paraId="4F097FC8" w14:textId="77777777" w:rsidR="00000000" w:rsidRDefault="007C71EE">
      <w:pPr>
        <w:pStyle w:val="ad"/>
        <w:rPr>
          <w:rtl/>
        </w:rPr>
      </w:pPr>
      <w:r>
        <w:rPr>
          <w:rtl/>
        </w:rPr>
        <w:t>היו"ר ראובן ריבלין:</w:t>
      </w:r>
    </w:p>
    <w:p w14:paraId="3A77EFCD" w14:textId="77777777" w:rsidR="00000000" w:rsidRDefault="007C71EE">
      <w:pPr>
        <w:pStyle w:val="a"/>
        <w:rPr>
          <w:rtl/>
        </w:rPr>
      </w:pPr>
    </w:p>
    <w:p w14:paraId="263764A4" w14:textId="77777777" w:rsidR="00000000" w:rsidRDefault="007C71EE">
      <w:pPr>
        <w:pStyle w:val="a"/>
        <w:rPr>
          <w:rFonts w:hint="cs"/>
          <w:rtl/>
        </w:rPr>
      </w:pPr>
      <w:r>
        <w:rPr>
          <w:rFonts w:hint="cs"/>
          <w:rtl/>
        </w:rPr>
        <w:t>תודה, תודה. אדוני יושב-ראש ועדת הכספים, אם תפנה לחבר כנסת, הוא יהיה מחויב להשיב לך, ואז אנחנו לא ננאם אלא נפתח בדיאלוג.</w:t>
      </w:r>
    </w:p>
    <w:p w14:paraId="361CA0E6" w14:textId="77777777" w:rsidR="00000000" w:rsidRDefault="007C71EE">
      <w:pPr>
        <w:pStyle w:val="a"/>
        <w:rPr>
          <w:rFonts w:hint="cs"/>
          <w:rtl/>
        </w:rPr>
      </w:pPr>
    </w:p>
    <w:p w14:paraId="03556FAD" w14:textId="77777777" w:rsidR="00000000" w:rsidRDefault="007C71EE">
      <w:pPr>
        <w:pStyle w:val="SpeakerCon"/>
        <w:rPr>
          <w:rtl/>
        </w:rPr>
      </w:pPr>
      <w:bookmarkStart w:id="202" w:name="FS000000466T26_05_2003_14_47_40C"/>
      <w:bookmarkEnd w:id="202"/>
      <w:r>
        <w:rPr>
          <w:rtl/>
        </w:rPr>
        <w:t>אברהם הירשזון (יו"ר ועדת הכספים):</w:t>
      </w:r>
    </w:p>
    <w:p w14:paraId="7FA9E456" w14:textId="77777777" w:rsidR="00000000" w:rsidRDefault="007C71EE">
      <w:pPr>
        <w:pStyle w:val="a"/>
        <w:rPr>
          <w:rtl/>
        </w:rPr>
      </w:pPr>
    </w:p>
    <w:p w14:paraId="33A9A2B1" w14:textId="77777777" w:rsidR="00000000" w:rsidRDefault="007C71EE">
      <w:pPr>
        <w:pStyle w:val="a"/>
        <w:rPr>
          <w:rFonts w:hint="cs"/>
          <w:rtl/>
        </w:rPr>
      </w:pPr>
      <w:r>
        <w:rPr>
          <w:rFonts w:hint="cs"/>
          <w:rtl/>
        </w:rPr>
        <w:t>ואתה לא רוצה שנפתח בדיאלוג, ומי אני, אדוני הי</w:t>
      </w:r>
      <w:r>
        <w:rPr>
          <w:rFonts w:hint="cs"/>
          <w:rtl/>
        </w:rPr>
        <w:t xml:space="preserve">ושב-ראש, שאסרב. </w:t>
      </w:r>
    </w:p>
    <w:p w14:paraId="0DD33CFE" w14:textId="77777777" w:rsidR="00000000" w:rsidRDefault="007C71EE">
      <w:pPr>
        <w:pStyle w:val="a"/>
        <w:rPr>
          <w:rFonts w:hint="cs"/>
          <w:rtl/>
        </w:rPr>
      </w:pPr>
    </w:p>
    <w:p w14:paraId="7BD783D5" w14:textId="77777777" w:rsidR="00000000" w:rsidRDefault="007C71EE">
      <w:pPr>
        <w:pStyle w:val="ad"/>
        <w:rPr>
          <w:rtl/>
        </w:rPr>
      </w:pPr>
      <w:r>
        <w:rPr>
          <w:rtl/>
        </w:rPr>
        <w:t>היו"ר ראובן ריבלין:</w:t>
      </w:r>
    </w:p>
    <w:p w14:paraId="15E97EFD" w14:textId="77777777" w:rsidR="00000000" w:rsidRDefault="007C71EE">
      <w:pPr>
        <w:pStyle w:val="a"/>
        <w:rPr>
          <w:rtl/>
        </w:rPr>
      </w:pPr>
    </w:p>
    <w:p w14:paraId="39B96616" w14:textId="77777777" w:rsidR="00000000" w:rsidRDefault="007C71EE">
      <w:pPr>
        <w:pStyle w:val="a"/>
        <w:rPr>
          <w:rFonts w:hint="cs"/>
          <w:rtl/>
        </w:rPr>
      </w:pPr>
      <w:r>
        <w:rPr>
          <w:rFonts w:hint="cs"/>
          <w:rtl/>
        </w:rPr>
        <w:t>דיאלוג הוא רצוי, אבל לא מעל במת הכנסת. דיאלוג רצוי בהחלט בחברה, אף-על-פי שיש אנשים שאינם רוצים דיאלוג.</w:t>
      </w:r>
    </w:p>
    <w:p w14:paraId="188E19FC" w14:textId="77777777" w:rsidR="00000000" w:rsidRDefault="007C71EE">
      <w:pPr>
        <w:pStyle w:val="a"/>
        <w:rPr>
          <w:rFonts w:hint="cs"/>
          <w:rtl/>
        </w:rPr>
      </w:pPr>
    </w:p>
    <w:p w14:paraId="1E8790AC" w14:textId="77777777" w:rsidR="00000000" w:rsidRDefault="007C71EE">
      <w:pPr>
        <w:pStyle w:val="SpeakerCon"/>
        <w:rPr>
          <w:rtl/>
        </w:rPr>
      </w:pPr>
      <w:bookmarkStart w:id="203" w:name="FS000000466T26_05_2003_14_49_14C"/>
      <w:bookmarkEnd w:id="203"/>
      <w:r>
        <w:rPr>
          <w:rtl/>
        </w:rPr>
        <w:t>אברהם הירשזון (יו"ר ועדת הכספים):</w:t>
      </w:r>
    </w:p>
    <w:p w14:paraId="51C5CBD5" w14:textId="77777777" w:rsidR="00000000" w:rsidRDefault="007C71EE">
      <w:pPr>
        <w:pStyle w:val="a"/>
        <w:rPr>
          <w:rtl/>
        </w:rPr>
      </w:pPr>
    </w:p>
    <w:p w14:paraId="2C2990CF" w14:textId="77777777" w:rsidR="00000000" w:rsidRDefault="007C71EE">
      <w:pPr>
        <w:pStyle w:val="a"/>
        <w:rPr>
          <w:rFonts w:hint="cs"/>
          <w:rtl/>
        </w:rPr>
      </w:pPr>
      <w:r>
        <w:rPr>
          <w:rFonts w:hint="cs"/>
          <w:rtl/>
        </w:rPr>
        <w:t>ולכן, אני מבקש לומר, ראשית, שחברי הקואליציה עשו כל אשר לאל ידם לנסות לפגוע פחו</w:t>
      </w:r>
      <w:r>
        <w:rPr>
          <w:rFonts w:hint="cs"/>
          <w:rtl/>
        </w:rPr>
        <w:t xml:space="preserve">ת ככל האפשר בשכבות החלשות. קיימנו דיונים יסודיים מאוד. </w:t>
      </w:r>
    </w:p>
    <w:p w14:paraId="51A5144A" w14:textId="77777777" w:rsidR="00000000" w:rsidRDefault="007C71EE">
      <w:pPr>
        <w:pStyle w:val="a"/>
        <w:rPr>
          <w:rFonts w:hint="cs"/>
          <w:rtl/>
        </w:rPr>
      </w:pPr>
    </w:p>
    <w:p w14:paraId="45083279" w14:textId="77777777" w:rsidR="00000000" w:rsidRDefault="007C71EE">
      <w:pPr>
        <w:pStyle w:val="ac"/>
        <w:rPr>
          <w:rtl/>
        </w:rPr>
      </w:pPr>
      <w:r>
        <w:rPr>
          <w:rFonts w:hint="eastAsia"/>
          <w:rtl/>
        </w:rPr>
        <w:t>יצחק</w:t>
      </w:r>
      <w:r>
        <w:rPr>
          <w:rtl/>
        </w:rPr>
        <w:t xml:space="preserve"> הרצוג (העבודה-מימד):</w:t>
      </w:r>
    </w:p>
    <w:p w14:paraId="668532C2" w14:textId="77777777" w:rsidR="00000000" w:rsidRDefault="007C71EE">
      <w:pPr>
        <w:pStyle w:val="a"/>
        <w:rPr>
          <w:rFonts w:hint="cs"/>
          <w:rtl/>
        </w:rPr>
      </w:pPr>
    </w:p>
    <w:p w14:paraId="1EF91E69" w14:textId="77777777" w:rsidR="00000000" w:rsidRDefault="007C71EE">
      <w:pPr>
        <w:pStyle w:val="a"/>
        <w:rPr>
          <w:rFonts w:hint="cs"/>
          <w:rtl/>
        </w:rPr>
      </w:pPr>
      <w:r>
        <w:rPr>
          <w:rFonts w:hint="cs"/>
          <w:rtl/>
        </w:rPr>
        <w:t>אל תגזים - - -</w:t>
      </w:r>
    </w:p>
    <w:p w14:paraId="56106521" w14:textId="77777777" w:rsidR="00000000" w:rsidRDefault="007C71EE">
      <w:pPr>
        <w:pStyle w:val="a"/>
        <w:rPr>
          <w:rFonts w:hint="cs"/>
          <w:rtl/>
        </w:rPr>
      </w:pPr>
    </w:p>
    <w:p w14:paraId="4E048BAA" w14:textId="77777777" w:rsidR="00000000" w:rsidRDefault="007C71EE">
      <w:pPr>
        <w:pStyle w:val="SpeakerCon"/>
        <w:rPr>
          <w:rtl/>
        </w:rPr>
      </w:pPr>
      <w:bookmarkStart w:id="204" w:name="FS000000466T26_05_2003_14_50_17C"/>
      <w:bookmarkEnd w:id="204"/>
      <w:r>
        <w:rPr>
          <w:rtl/>
        </w:rPr>
        <w:t>אברהם הירשזון (יו"ר ועדת הכספים):</w:t>
      </w:r>
    </w:p>
    <w:p w14:paraId="1F6EC915" w14:textId="77777777" w:rsidR="00000000" w:rsidRDefault="007C71EE">
      <w:pPr>
        <w:pStyle w:val="a"/>
        <w:rPr>
          <w:rtl/>
        </w:rPr>
      </w:pPr>
    </w:p>
    <w:p w14:paraId="7824F9AD" w14:textId="77777777" w:rsidR="00000000" w:rsidRDefault="007C71EE">
      <w:pPr>
        <w:pStyle w:val="a"/>
        <w:rPr>
          <w:rFonts w:hint="cs"/>
          <w:rtl/>
        </w:rPr>
      </w:pPr>
      <w:r>
        <w:rPr>
          <w:rFonts w:hint="cs"/>
          <w:rtl/>
        </w:rPr>
        <w:t>תן לי לומר מה שאני רוצה לומר. היושב-ראש מנע ממני לקיים דיאלוג, ואתה מפריע לי לדבר.</w:t>
      </w:r>
    </w:p>
    <w:p w14:paraId="3D8B53E4" w14:textId="77777777" w:rsidR="00000000" w:rsidRDefault="007C71EE">
      <w:pPr>
        <w:pStyle w:val="a"/>
        <w:rPr>
          <w:rFonts w:hint="cs"/>
          <w:rtl/>
        </w:rPr>
      </w:pPr>
    </w:p>
    <w:p w14:paraId="251E16FD" w14:textId="77777777" w:rsidR="00000000" w:rsidRDefault="007C71EE">
      <w:pPr>
        <w:pStyle w:val="ad"/>
        <w:rPr>
          <w:rtl/>
        </w:rPr>
      </w:pPr>
      <w:r>
        <w:rPr>
          <w:rtl/>
        </w:rPr>
        <w:t>היו"ר ראובן ריבלין:</w:t>
      </w:r>
    </w:p>
    <w:p w14:paraId="0E64B47D" w14:textId="77777777" w:rsidR="00000000" w:rsidRDefault="007C71EE">
      <w:pPr>
        <w:pStyle w:val="a"/>
        <w:rPr>
          <w:rtl/>
        </w:rPr>
      </w:pPr>
    </w:p>
    <w:p w14:paraId="486CEB50" w14:textId="77777777" w:rsidR="00000000" w:rsidRDefault="007C71EE">
      <w:pPr>
        <w:pStyle w:val="a"/>
        <w:rPr>
          <w:rFonts w:hint="cs"/>
          <w:rtl/>
        </w:rPr>
      </w:pPr>
      <w:r>
        <w:rPr>
          <w:rFonts w:hint="cs"/>
          <w:rtl/>
        </w:rPr>
        <w:t xml:space="preserve">חבר הכנסת הרצוג </w:t>
      </w:r>
      <w:r>
        <w:rPr>
          <w:rFonts w:hint="cs"/>
          <w:rtl/>
        </w:rPr>
        <w:t xml:space="preserve">קרא קריאת ביניים "אל תגזים". הוא שמע.  הוא לא ממשיך, הוא לא ממשיך. </w:t>
      </w:r>
    </w:p>
    <w:p w14:paraId="158C35FB" w14:textId="77777777" w:rsidR="00000000" w:rsidRDefault="007C71EE">
      <w:pPr>
        <w:pStyle w:val="a"/>
        <w:rPr>
          <w:rtl/>
        </w:rPr>
      </w:pPr>
    </w:p>
    <w:p w14:paraId="3EFF9076" w14:textId="77777777" w:rsidR="00000000" w:rsidRDefault="007C71EE">
      <w:pPr>
        <w:pStyle w:val="a"/>
        <w:rPr>
          <w:rFonts w:hint="cs"/>
          <w:rtl/>
        </w:rPr>
      </w:pPr>
    </w:p>
    <w:p w14:paraId="6D55D422" w14:textId="77777777" w:rsidR="00000000" w:rsidRDefault="007C71EE">
      <w:pPr>
        <w:pStyle w:val="ac"/>
        <w:rPr>
          <w:rtl/>
        </w:rPr>
      </w:pPr>
      <w:r>
        <w:rPr>
          <w:rFonts w:hint="eastAsia"/>
          <w:rtl/>
        </w:rPr>
        <w:t>אלי</w:t>
      </w:r>
      <w:r>
        <w:rPr>
          <w:rtl/>
        </w:rPr>
        <w:t xml:space="preserve"> אפללו (הליכוד):</w:t>
      </w:r>
    </w:p>
    <w:p w14:paraId="10B81151" w14:textId="77777777" w:rsidR="00000000" w:rsidRDefault="007C71EE">
      <w:pPr>
        <w:pStyle w:val="a"/>
        <w:rPr>
          <w:rFonts w:hint="cs"/>
          <w:rtl/>
        </w:rPr>
      </w:pPr>
    </w:p>
    <w:p w14:paraId="007D18BC" w14:textId="77777777" w:rsidR="00000000" w:rsidRDefault="007C71EE">
      <w:pPr>
        <w:pStyle w:val="a"/>
        <w:rPr>
          <w:rFonts w:hint="cs"/>
          <w:rtl/>
        </w:rPr>
      </w:pPr>
      <w:r>
        <w:rPr>
          <w:rFonts w:hint="cs"/>
          <w:rtl/>
        </w:rPr>
        <w:t>איפה יהודה ושומרון?</w:t>
      </w:r>
    </w:p>
    <w:p w14:paraId="5A2AA2A3" w14:textId="77777777" w:rsidR="00000000" w:rsidRDefault="007C71EE">
      <w:pPr>
        <w:pStyle w:val="a"/>
        <w:rPr>
          <w:rFonts w:hint="cs"/>
          <w:rtl/>
        </w:rPr>
      </w:pPr>
    </w:p>
    <w:p w14:paraId="30AE25DA" w14:textId="77777777" w:rsidR="00000000" w:rsidRDefault="007C71EE">
      <w:pPr>
        <w:pStyle w:val="SpeakerCon"/>
        <w:rPr>
          <w:rtl/>
        </w:rPr>
      </w:pPr>
      <w:bookmarkStart w:id="205" w:name="FS000000466T26_05_2003_14_52_33C"/>
      <w:bookmarkEnd w:id="205"/>
      <w:r>
        <w:rPr>
          <w:rtl/>
        </w:rPr>
        <w:t>אברהם הירשזון (יו"ר ועדת הכספים):</w:t>
      </w:r>
    </w:p>
    <w:p w14:paraId="23EEEAF2" w14:textId="77777777" w:rsidR="00000000" w:rsidRDefault="007C71EE">
      <w:pPr>
        <w:pStyle w:val="a"/>
        <w:rPr>
          <w:rtl/>
        </w:rPr>
      </w:pPr>
    </w:p>
    <w:p w14:paraId="1FB81C15" w14:textId="77777777" w:rsidR="00000000" w:rsidRDefault="007C71EE">
      <w:pPr>
        <w:pStyle w:val="a"/>
        <w:rPr>
          <w:rFonts w:hint="cs"/>
          <w:rtl/>
        </w:rPr>
      </w:pPr>
      <w:r>
        <w:rPr>
          <w:rFonts w:hint="cs"/>
          <w:rtl/>
        </w:rPr>
        <w:t>אין לי ספק, חבר הכנסת הרצוג, אין לי ספק, אדוני היושב-ראש, שכל אחד אומר את מה שהוא מתכוון לומר.</w:t>
      </w:r>
    </w:p>
    <w:p w14:paraId="751A271F" w14:textId="77777777" w:rsidR="00000000" w:rsidRDefault="007C71EE">
      <w:pPr>
        <w:pStyle w:val="a"/>
        <w:rPr>
          <w:rFonts w:hint="cs"/>
          <w:rtl/>
        </w:rPr>
      </w:pPr>
    </w:p>
    <w:p w14:paraId="075BB3C5" w14:textId="77777777" w:rsidR="00000000" w:rsidRDefault="007C71EE">
      <w:pPr>
        <w:pStyle w:val="a"/>
        <w:rPr>
          <w:rFonts w:hint="cs"/>
          <w:rtl/>
        </w:rPr>
      </w:pPr>
      <w:r>
        <w:rPr>
          <w:rFonts w:hint="cs"/>
          <w:rtl/>
        </w:rPr>
        <w:t>ולכן, אדוני ה</w:t>
      </w:r>
      <w:r>
        <w:rPr>
          <w:rFonts w:hint="cs"/>
          <w:rtl/>
        </w:rPr>
        <w:t xml:space="preserve">יושב-ראש, אני חושב שניהלו </w:t>
      </w:r>
      <w:r>
        <w:rPr>
          <w:rtl/>
        </w:rPr>
        <w:t>–</w:t>
      </w:r>
      <w:r>
        <w:rPr>
          <w:rFonts w:hint="cs"/>
          <w:rtl/>
        </w:rPr>
        <w:t xml:space="preserve"> גם על דעת חבר הכנסת הרצוג </w:t>
      </w:r>
      <w:r>
        <w:rPr>
          <w:rtl/>
        </w:rPr>
        <w:t>–</w:t>
      </w:r>
      <w:r>
        <w:rPr>
          <w:rFonts w:hint="cs"/>
          <w:rtl/>
        </w:rPr>
        <w:t xml:space="preserve"> דיונים רחבים, ושמענו כל משלחת ומשלחת. אני חושב שכאשר התקשורת תקפה אותנו בלילה האחרון ואמרה שחברים נמנמו וכו', צריך להבין: את כל הדיונים סיימנו כבר לפני הערב האחרון, ואם נשארנו כל הלילה, זה היה משום שב</w:t>
      </w:r>
      <w:r>
        <w:rPr>
          <w:rFonts w:hint="cs"/>
          <w:rtl/>
        </w:rPr>
        <w:t>נושאים מסוימים רצו לעשות לנו פיליבסטר. אז נשארנו וסיימנו ואמרנו: לא ניתן לעשות את הפיליבסטר, אנחנו נסיים את עבודתנו בזמן.</w:t>
      </w:r>
    </w:p>
    <w:p w14:paraId="640C486F" w14:textId="77777777" w:rsidR="00000000" w:rsidRDefault="007C71EE">
      <w:pPr>
        <w:pStyle w:val="a"/>
        <w:rPr>
          <w:rFonts w:hint="cs"/>
          <w:rtl/>
        </w:rPr>
      </w:pPr>
    </w:p>
    <w:p w14:paraId="4643A92F" w14:textId="77777777" w:rsidR="00000000" w:rsidRDefault="007C71EE">
      <w:pPr>
        <w:pStyle w:val="a"/>
        <w:rPr>
          <w:rFonts w:hint="cs"/>
          <w:rtl/>
        </w:rPr>
      </w:pPr>
      <w:r>
        <w:rPr>
          <w:rFonts w:hint="cs"/>
          <w:rtl/>
        </w:rPr>
        <w:t xml:space="preserve">ואני רוצה לומר לך רק הערה אחת, חבר הכנסת בייגה שוחט. כשאני נבחרתי להיות </w:t>
      </w:r>
      <w:r>
        <w:rPr>
          <w:rtl/>
        </w:rPr>
        <w:br/>
      </w:r>
      <w:r>
        <w:rPr>
          <w:rFonts w:hint="cs"/>
          <w:rtl/>
        </w:rPr>
        <w:t>יושב-ראש ועדת הכספים, אתה בדבריך בירכת אותי ואמרת לי, וזה בפ</w:t>
      </w:r>
      <w:r>
        <w:rPr>
          <w:rFonts w:hint="cs"/>
          <w:rtl/>
        </w:rPr>
        <w:t>רוטוקול: אברהם הירשזון, אתה הרי איש קואליציה. בסופו של דבר אתה מחויב להעביר את הדברים שהממשלה מביאה, זאת האחריות. אבל יש לך איזה מקום לתת בו גם משלך. ואני חושב, בייגה, שאם תבחן את הנושא, תראה שבסופו של דבר שמעתי לדבריך ושמעתי לניסיון שלך, ואני חושב שהוועדה</w:t>
      </w:r>
      <w:r>
        <w:rPr>
          <w:rFonts w:hint="cs"/>
          <w:rtl/>
        </w:rPr>
        <w:t xml:space="preserve"> בראשותי הלכה בנתיב הזה </w:t>
      </w:r>
      <w:r>
        <w:rPr>
          <w:rtl/>
        </w:rPr>
        <w:t>–</w:t>
      </w:r>
      <w:r>
        <w:rPr>
          <w:rFonts w:hint="cs"/>
          <w:rtl/>
        </w:rPr>
        <w:t xml:space="preserve"> מצד אחד, לאשר את תוכניות הממשלה, אבל מצד אחר גם להטביע את חותמה על התוכנית הממשלתית. ובנתיב הזה אני חושב שצעדנו בדרך טובה ובטוחה. </w:t>
      </w:r>
    </w:p>
    <w:p w14:paraId="2CBE4844" w14:textId="77777777" w:rsidR="00000000" w:rsidRDefault="007C71EE">
      <w:pPr>
        <w:pStyle w:val="a"/>
        <w:rPr>
          <w:rFonts w:hint="cs"/>
          <w:rtl/>
        </w:rPr>
      </w:pPr>
    </w:p>
    <w:p w14:paraId="1AE72A87" w14:textId="77777777" w:rsidR="00000000" w:rsidRDefault="007C71EE">
      <w:pPr>
        <w:pStyle w:val="a"/>
        <w:ind w:left="26" w:firstLine="720"/>
        <w:rPr>
          <w:rFonts w:hint="cs"/>
          <w:rtl/>
        </w:rPr>
      </w:pPr>
      <w:r>
        <w:rPr>
          <w:rFonts w:hint="cs"/>
          <w:rtl/>
        </w:rPr>
        <w:t>אדוני היושב-ראש, אני רוצה עוד הפעם להודות לך ולכל שאר החברים שליוו אותנו בשעות הקשות האלה. תודה רב</w:t>
      </w:r>
      <w:r>
        <w:rPr>
          <w:rFonts w:hint="cs"/>
          <w:rtl/>
        </w:rPr>
        <w:t>ה.</w:t>
      </w:r>
    </w:p>
    <w:p w14:paraId="31573E02" w14:textId="77777777" w:rsidR="00000000" w:rsidRDefault="007C71EE">
      <w:pPr>
        <w:pStyle w:val="a"/>
        <w:ind w:left="26" w:firstLine="720"/>
        <w:rPr>
          <w:rFonts w:hint="cs"/>
          <w:rtl/>
        </w:rPr>
      </w:pPr>
    </w:p>
    <w:p w14:paraId="7AF298B5" w14:textId="77777777" w:rsidR="00000000" w:rsidRDefault="007C71EE">
      <w:pPr>
        <w:pStyle w:val="a"/>
        <w:ind w:left="26" w:firstLine="720"/>
        <w:rPr>
          <w:rtl/>
        </w:rPr>
      </w:pPr>
      <w:r>
        <w:rPr>
          <w:rFonts w:hint="cs"/>
          <w:rtl/>
        </w:rPr>
        <w:t>(בדברי אעמוד רק על השינויים העיקריים שהכניסו ועדת הכספים והוועדות המשותפות בהצעת החוק לעומת הצעת החוק שעברה בקריאה ראשונה, והנכללים בנוסח המונח בפניכם להצבעה.</w:t>
      </w:r>
    </w:p>
    <w:p w14:paraId="47D94A9E" w14:textId="77777777" w:rsidR="00000000" w:rsidRDefault="007C71EE">
      <w:pPr>
        <w:pStyle w:val="a"/>
        <w:rPr>
          <w:rtl/>
        </w:rPr>
      </w:pPr>
    </w:p>
    <w:p w14:paraId="76107AC5" w14:textId="77777777" w:rsidR="00000000" w:rsidRDefault="007C71EE">
      <w:pPr>
        <w:pStyle w:val="a"/>
        <w:rPr>
          <w:rtl/>
        </w:rPr>
      </w:pPr>
      <w:r>
        <w:rPr>
          <w:rFonts w:hint="cs"/>
          <w:rtl/>
        </w:rPr>
        <w:t xml:space="preserve">רשויות מקומיות, מועצות דתיות ואיחוד רשויות מקומיות. הוועדה החליטה לפצל מתוך החוק את הסעיפים </w:t>
      </w:r>
      <w:r>
        <w:rPr>
          <w:rFonts w:hint="cs"/>
          <w:rtl/>
        </w:rPr>
        <w:t xml:space="preserve">הנוגעים לגביית הארנונה מבעל הנכס במקרה שהשוכר לא שילם את הארנונה, ואת הסעיפים העוסקים במספר הסגנים בשכר לראשי עיריות, לראשי מועצות מקומיות, לראשי מועצות דתיות ולראש העירייה בעיר הבירה, ואת כל הסעיפים הנוגעים לאיחוד רשויות מקומיות. </w:t>
      </w:r>
    </w:p>
    <w:p w14:paraId="7142BC91" w14:textId="77777777" w:rsidR="00000000" w:rsidRDefault="007C71EE">
      <w:pPr>
        <w:pStyle w:val="a"/>
        <w:rPr>
          <w:u w:val="single"/>
          <w:rtl/>
        </w:rPr>
      </w:pPr>
    </w:p>
    <w:p w14:paraId="2849012F" w14:textId="77777777" w:rsidR="00000000" w:rsidRDefault="007C71EE">
      <w:pPr>
        <w:pStyle w:val="a"/>
        <w:rPr>
          <w:rtl/>
        </w:rPr>
      </w:pPr>
      <w:r>
        <w:rPr>
          <w:rFonts w:hint="cs"/>
          <w:rtl/>
        </w:rPr>
        <w:t>משק החשמל. בעת הדיון בפ</w:t>
      </w:r>
      <w:r>
        <w:rPr>
          <w:rFonts w:hint="cs"/>
          <w:rtl/>
        </w:rPr>
        <w:t xml:space="preserve">רק זה הובהר לוועדה כי קיימת מחלוקת עקרונית על חלוקת הסמכויות בין משרד התשתיות הלאומיות לבין הרשות לשירותים ציבוריים </w:t>
      </w:r>
      <w:r>
        <w:rPr>
          <w:rtl/>
        </w:rPr>
        <w:t>–</w:t>
      </w:r>
      <w:r>
        <w:rPr>
          <w:rFonts w:hint="cs"/>
          <w:rtl/>
        </w:rPr>
        <w:t xml:space="preserve"> חשמל לגבי חלוקת הסמכויות הנוגעות לקביעת המדיניות ולביצועה; לפיכך ביקשה הממשלה לפצל את כל הסעיפים העוסקים בכך מהצעת החוק  ולהשאירם לדיון נו</w:t>
      </w:r>
      <w:r>
        <w:rPr>
          <w:rFonts w:hint="cs"/>
          <w:rtl/>
        </w:rPr>
        <w:t>סף בוועדת הכספים. כמו כן תוקנו הסעיפים שנשארו, כך שהסמכויות יישארו בידי השר ולא יועברו  לרשות.</w:t>
      </w:r>
    </w:p>
    <w:p w14:paraId="13BF4151" w14:textId="77777777" w:rsidR="00000000" w:rsidRDefault="007C71EE">
      <w:pPr>
        <w:pStyle w:val="a"/>
        <w:rPr>
          <w:rtl/>
        </w:rPr>
      </w:pPr>
    </w:p>
    <w:p w14:paraId="2B3980B7" w14:textId="77777777" w:rsidR="00000000" w:rsidRDefault="007C71EE">
      <w:pPr>
        <w:pStyle w:val="a"/>
        <w:rPr>
          <w:rFonts w:hint="cs"/>
          <w:rtl/>
        </w:rPr>
      </w:pPr>
      <w:r>
        <w:rPr>
          <w:rFonts w:hint="cs"/>
          <w:rtl/>
        </w:rPr>
        <w:t>תעריפי מים והיטלי הפקה. בנוסח המונח בפניכם הוכנס שינוי עיקרי והוא העלאה של 15% בתעריפי המים השפירים לחקלאות במקום 15 אגורות למ"ק. ברוב המקרים זו הפחתה גדולה לעו</w:t>
      </w:r>
      <w:r>
        <w:rPr>
          <w:rFonts w:hint="cs"/>
          <w:rtl/>
        </w:rPr>
        <w:t xml:space="preserve">מת מה שהוצע בחוק, אך יש גם מקרים שבהם ההעלאה גדולה יותר, כגון התעריף לכמות ג'. תעריפי השפד"ן ומים מליחים ברמת הנגב והערבה לא יועלו. </w:t>
      </w:r>
    </w:p>
    <w:p w14:paraId="580BC079" w14:textId="77777777" w:rsidR="00000000" w:rsidRDefault="007C71EE">
      <w:pPr>
        <w:pStyle w:val="a"/>
        <w:rPr>
          <w:rtl/>
        </w:rPr>
      </w:pPr>
    </w:p>
    <w:p w14:paraId="55E3D38C" w14:textId="77777777" w:rsidR="00000000" w:rsidRDefault="007C71EE">
      <w:pPr>
        <w:pStyle w:val="a"/>
        <w:rPr>
          <w:rFonts w:hint="cs"/>
          <w:rtl/>
        </w:rPr>
      </w:pPr>
      <w:r>
        <w:rPr>
          <w:rFonts w:hint="cs"/>
          <w:rtl/>
        </w:rPr>
        <w:t xml:space="preserve">היטל הפקה יעלה רק ב-15% ולא ב-15 אגורות. היטל הפקה על מים עיליים לחקלאות, שלא היה קיים, יהיה 10 אגורות במקום 15 אגורות. </w:t>
      </w:r>
    </w:p>
    <w:p w14:paraId="203789CA" w14:textId="77777777" w:rsidR="00000000" w:rsidRDefault="007C71EE">
      <w:pPr>
        <w:pStyle w:val="a"/>
        <w:rPr>
          <w:rtl/>
        </w:rPr>
      </w:pPr>
    </w:p>
    <w:p w14:paraId="0DADBB64" w14:textId="77777777" w:rsidR="00000000" w:rsidRDefault="007C71EE">
      <w:pPr>
        <w:pStyle w:val="a"/>
        <w:rPr>
          <w:rtl/>
        </w:rPr>
      </w:pPr>
      <w:r>
        <w:rPr>
          <w:rFonts w:hint="cs"/>
          <w:rtl/>
        </w:rPr>
        <w:t xml:space="preserve">תעריף המים לצריכה ביתית ותעשייה המסופקים על-ידי "מקורות" יעלה ב-13.5 אגורות במקום 15 אגורות למ"ק. התעריפים יועלו ב-1 ביוני במקום ב-1 במאי. </w:t>
      </w:r>
    </w:p>
    <w:p w14:paraId="5CFA96DC" w14:textId="77777777" w:rsidR="00000000" w:rsidRDefault="007C71EE">
      <w:pPr>
        <w:pStyle w:val="a"/>
        <w:rPr>
          <w:rFonts w:hint="cs"/>
          <w:u w:val="single"/>
          <w:rtl/>
        </w:rPr>
      </w:pPr>
    </w:p>
    <w:p w14:paraId="147A6438" w14:textId="77777777" w:rsidR="00000000" w:rsidRDefault="007C71EE">
      <w:pPr>
        <w:pStyle w:val="a"/>
        <w:rPr>
          <w:rFonts w:hint="cs"/>
          <w:rtl/>
        </w:rPr>
      </w:pPr>
      <w:r>
        <w:rPr>
          <w:rFonts w:hint="cs"/>
          <w:rtl/>
        </w:rPr>
        <w:t>חקיקה תקציבית - דחייה וביטול. בסעיף העוסק בהשאלת ספרי לימוד נמסר לוועדה בעת ההצבעה כי נקבע הסדר עם האוצר כי תוספת ה</w:t>
      </w:r>
      <w:r>
        <w:rPr>
          <w:rFonts w:hint="cs"/>
          <w:rtl/>
        </w:rPr>
        <w:t xml:space="preserve">תקציב בסך 4 מיליוני ש"ח לנושא זה תינתן גם בשנת 2004, בשנת 2005 יינתנו 6 מיליוני ש"ח, ובשנת 2006 - 9  מיליוני ש"ח. </w:t>
      </w:r>
    </w:p>
    <w:p w14:paraId="36637A35" w14:textId="77777777" w:rsidR="00000000" w:rsidRDefault="007C71EE">
      <w:pPr>
        <w:pStyle w:val="a"/>
        <w:rPr>
          <w:rtl/>
        </w:rPr>
      </w:pPr>
    </w:p>
    <w:p w14:paraId="21541022" w14:textId="77777777" w:rsidR="00000000" w:rsidRDefault="007C71EE">
      <w:pPr>
        <w:pStyle w:val="a"/>
        <w:rPr>
          <w:rFonts w:hint="cs"/>
          <w:rtl/>
        </w:rPr>
      </w:pPr>
      <w:r>
        <w:rPr>
          <w:rFonts w:hint="cs"/>
          <w:rtl/>
        </w:rPr>
        <w:t xml:space="preserve">תיקון חוק חינוך חינם לילדים חולים הועבר, לאחר הקריאה הראשונה, לוועדה משותפת - חינוך וכספים - והוא פוצל ונשאר שם להמשך הדיון. </w:t>
      </w:r>
    </w:p>
    <w:p w14:paraId="30FBA9C4" w14:textId="77777777" w:rsidR="00000000" w:rsidRDefault="007C71EE">
      <w:pPr>
        <w:pStyle w:val="a"/>
        <w:rPr>
          <w:rtl/>
        </w:rPr>
      </w:pPr>
    </w:p>
    <w:p w14:paraId="41AC8DA2" w14:textId="77777777" w:rsidR="00000000" w:rsidRDefault="007C71EE">
      <w:pPr>
        <w:pStyle w:val="a"/>
        <w:rPr>
          <w:rtl/>
        </w:rPr>
      </w:pPr>
      <w:r>
        <w:rPr>
          <w:rFonts w:hint="cs"/>
          <w:rtl/>
        </w:rPr>
        <w:t xml:space="preserve">בחוק הספריות </w:t>
      </w:r>
      <w:r>
        <w:rPr>
          <w:rFonts w:hint="cs"/>
          <w:rtl/>
        </w:rPr>
        <w:t xml:space="preserve">הציבוריות נקבע נוסח חדש המבטיח כי עיקר ההוצאה התקציבית יופנה לספריות ציבוריות במקומות שיש בהם צורך בכך מבחינה סוציואקונומית, בעלות תקציבית מצטברת של עד 70 מיליון ש"ח בארבע שנים.      </w:t>
      </w:r>
    </w:p>
    <w:p w14:paraId="13C259FE" w14:textId="77777777" w:rsidR="00000000" w:rsidRDefault="007C71EE">
      <w:pPr>
        <w:pStyle w:val="a"/>
        <w:rPr>
          <w:rFonts w:hint="cs"/>
          <w:rtl/>
        </w:rPr>
      </w:pPr>
    </w:p>
    <w:p w14:paraId="22032C75" w14:textId="77777777" w:rsidR="00000000" w:rsidRDefault="007C71EE">
      <w:pPr>
        <w:pStyle w:val="a"/>
        <w:rPr>
          <w:rFonts w:hint="cs"/>
          <w:rtl/>
        </w:rPr>
      </w:pPr>
      <w:r>
        <w:rPr>
          <w:rFonts w:hint="cs"/>
          <w:rtl/>
        </w:rPr>
        <w:t xml:space="preserve">חברות ממשלתיות. פרק זה הועבר לוועדה משותפת </w:t>
      </w:r>
      <w:r>
        <w:rPr>
          <w:rtl/>
        </w:rPr>
        <w:t>–</w:t>
      </w:r>
      <w:r>
        <w:rPr>
          <w:rFonts w:hint="cs"/>
          <w:rtl/>
        </w:rPr>
        <w:t xml:space="preserve"> כספים וחוקה - בראשותו של ח</w:t>
      </w:r>
      <w:r>
        <w:rPr>
          <w:rFonts w:hint="cs"/>
          <w:rtl/>
        </w:rPr>
        <w:t xml:space="preserve">בר הכנסת אברהם הירשזון </w:t>
      </w:r>
      <w:r>
        <w:rPr>
          <w:rtl/>
        </w:rPr>
        <w:t>–</w:t>
      </w:r>
      <w:r>
        <w:rPr>
          <w:rFonts w:hint="cs"/>
          <w:rtl/>
        </w:rPr>
        <w:t xml:space="preserve"> חבר הכנסת רוני בר-און מילא את מקומו - וחבריה היו חברי הכנסת רוחמה אברהם, אברהם בורג, אתי לבני, אברהם שוחט ויעקב ליצמן.</w:t>
      </w:r>
    </w:p>
    <w:p w14:paraId="6ECD4D68" w14:textId="77777777" w:rsidR="00000000" w:rsidRDefault="007C71EE">
      <w:pPr>
        <w:pStyle w:val="a"/>
        <w:rPr>
          <w:rtl/>
        </w:rPr>
      </w:pPr>
    </w:p>
    <w:p w14:paraId="551F84DE" w14:textId="77777777" w:rsidR="00000000" w:rsidRDefault="007C71EE">
      <w:pPr>
        <w:pStyle w:val="a"/>
        <w:rPr>
          <w:rFonts w:hint="cs"/>
          <w:rtl/>
        </w:rPr>
      </w:pPr>
      <w:r>
        <w:rPr>
          <w:rFonts w:hint="cs"/>
          <w:rtl/>
        </w:rPr>
        <w:t>אעמוד עתה על השינויים העיקריים שהכניסה הוועדה המשותפת, כאשר אני מציין את מספר הסעיף כפי שהוא בחוק החברות הממשלת</w:t>
      </w:r>
      <w:r>
        <w:rPr>
          <w:rFonts w:hint="cs"/>
          <w:rtl/>
        </w:rPr>
        <w:t>יות:</w:t>
      </w:r>
    </w:p>
    <w:p w14:paraId="35391CAE" w14:textId="77777777" w:rsidR="00000000" w:rsidRDefault="007C71EE">
      <w:pPr>
        <w:pStyle w:val="a"/>
        <w:rPr>
          <w:rtl/>
        </w:rPr>
      </w:pPr>
    </w:p>
    <w:p w14:paraId="6B0E057E" w14:textId="77777777" w:rsidR="00000000" w:rsidRDefault="007C71EE">
      <w:pPr>
        <w:pStyle w:val="a"/>
        <w:rPr>
          <w:rFonts w:hint="cs"/>
          <w:rtl/>
        </w:rPr>
      </w:pPr>
      <w:r>
        <w:rPr>
          <w:rFonts w:hint="cs"/>
          <w:rtl/>
        </w:rPr>
        <w:t>בסעיף 55 נוספה תוספת שתאפשר לרשות החברות הממשלתיות לבקש מידע גם מחברה מעורבת, שבידי המדינה יותר מרבע מכוח ההצבעה באספה הכללית, או הזכות למנות יותר מרבע ממספר הדירקטורים.</w:t>
      </w:r>
    </w:p>
    <w:p w14:paraId="13F59B27" w14:textId="77777777" w:rsidR="00000000" w:rsidRDefault="007C71EE">
      <w:pPr>
        <w:pStyle w:val="a"/>
        <w:rPr>
          <w:rtl/>
        </w:rPr>
      </w:pPr>
    </w:p>
    <w:p w14:paraId="504DDBB1" w14:textId="77777777" w:rsidR="00000000" w:rsidRDefault="007C71EE">
      <w:pPr>
        <w:pStyle w:val="a"/>
        <w:rPr>
          <w:rFonts w:hint="cs"/>
          <w:rtl/>
        </w:rPr>
      </w:pPr>
      <w:r>
        <w:rPr>
          <w:rFonts w:hint="cs"/>
          <w:rtl/>
        </w:rPr>
        <w:t xml:space="preserve">כדי להבהיר כי תחולת החוק היא גם על חברות-בנות ממשלתיות נוסף סעיף קטן (ב) לסעיף </w:t>
      </w:r>
      <w:r>
        <w:rPr>
          <w:rFonts w:hint="cs"/>
          <w:rtl/>
        </w:rPr>
        <w:t>59ב.</w:t>
      </w:r>
    </w:p>
    <w:p w14:paraId="55F1FBCD" w14:textId="77777777" w:rsidR="00000000" w:rsidRDefault="007C71EE">
      <w:pPr>
        <w:pStyle w:val="a"/>
        <w:rPr>
          <w:rtl/>
        </w:rPr>
      </w:pPr>
      <w:r>
        <w:rPr>
          <w:rFonts w:hint="cs"/>
          <w:rtl/>
        </w:rPr>
        <w:t xml:space="preserve"> </w:t>
      </w:r>
    </w:p>
    <w:p w14:paraId="3F55D3E5" w14:textId="77777777" w:rsidR="00000000" w:rsidRDefault="007C71EE">
      <w:pPr>
        <w:pStyle w:val="a"/>
        <w:rPr>
          <w:rFonts w:hint="cs"/>
          <w:rtl/>
        </w:rPr>
      </w:pPr>
      <w:r>
        <w:rPr>
          <w:rFonts w:hint="cs"/>
          <w:rtl/>
        </w:rPr>
        <w:t>בעת ההצבעה בוועדה ביקשה הממשלה למשוך את סעיף 63(3), בגלל החשש של בריחה של חברות מתחולת החוק באמצעות הקמה של חברות-בנות.</w:t>
      </w:r>
    </w:p>
    <w:p w14:paraId="5AAECBA9" w14:textId="77777777" w:rsidR="00000000" w:rsidRDefault="007C71EE">
      <w:pPr>
        <w:pStyle w:val="a"/>
        <w:rPr>
          <w:rtl/>
        </w:rPr>
      </w:pPr>
    </w:p>
    <w:p w14:paraId="7EC7F991" w14:textId="77777777" w:rsidR="00000000" w:rsidRDefault="007C71EE">
      <w:pPr>
        <w:pStyle w:val="a"/>
        <w:rPr>
          <w:rtl/>
        </w:rPr>
      </w:pPr>
      <w:r>
        <w:rPr>
          <w:rFonts w:hint="cs"/>
          <w:rtl/>
        </w:rPr>
        <w:t>כדי להבהיר את המצב הנובע מתהליך החקיקה של חוק התאגידים הביטחוניים (הגנה על אינטרסים ביטחוניים), הנעשה במקביל לחקיקה זו, נוספה בס</w:t>
      </w:r>
      <w:r>
        <w:rPr>
          <w:rFonts w:hint="cs"/>
          <w:rtl/>
        </w:rPr>
        <w:t>עיף 70א פסקה כלהלן: "הוראות סעיף זה יחולו על חברה בהפרטה גם לאחר הפרטתה, אם שר הביטחון היה השר האחראי על ענייניה טרם ההפרטה".</w:t>
      </w:r>
    </w:p>
    <w:p w14:paraId="58BE3473" w14:textId="77777777" w:rsidR="00000000" w:rsidRDefault="007C71EE">
      <w:pPr>
        <w:pStyle w:val="a"/>
        <w:rPr>
          <w:rtl/>
        </w:rPr>
      </w:pPr>
    </w:p>
    <w:p w14:paraId="13EEF486" w14:textId="77777777" w:rsidR="00000000" w:rsidRDefault="007C71EE">
      <w:pPr>
        <w:pStyle w:val="a"/>
        <w:rPr>
          <w:rFonts w:hint="cs"/>
          <w:rtl/>
        </w:rPr>
      </w:pPr>
      <w:r>
        <w:rPr>
          <w:rFonts w:hint="cs"/>
          <w:rtl/>
        </w:rPr>
        <w:t>תקשורת. הפרק העוסק בתקשורת הועבר לוועדה המשותפת - כלכלה וכספים -  ונוסח שהיא הכינה שולב בנוסח הסופי של הצעת החוק המונחת לפניכם, ו</w:t>
      </w:r>
      <w:r>
        <w:rPr>
          <w:rFonts w:hint="cs"/>
          <w:rtl/>
        </w:rPr>
        <w:t>היא הכניסה בו שינויים רבים.</w:t>
      </w:r>
    </w:p>
    <w:p w14:paraId="51277CDD" w14:textId="77777777" w:rsidR="00000000" w:rsidRDefault="007C71EE">
      <w:pPr>
        <w:pStyle w:val="a"/>
        <w:rPr>
          <w:rtl/>
        </w:rPr>
      </w:pPr>
    </w:p>
    <w:p w14:paraId="72EE0F5C" w14:textId="77777777" w:rsidR="00000000" w:rsidRDefault="007C71EE">
      <w:pPr>
        <w:pStyle w:val="a"/>
        <w:rPr>
          <w:rFonts w:hint="cs"/>
          <w:rtl/>
        </w:rPr>
      </w:pPr>
      <w:r>
        <w:rPr>
          <w:rFonts w:hint="cs"/>
          <w:rtl/>
        </w:rPr>
        <w:t xml:space="preserve">לגבי האגרה בעד החזקת מקלט טלוויזיה הוחלט כי בשנת 2005 ההפחתה מהאגרה תהיה רק 11% ובשנת 2006 </w:t>
      </w:r>
      <w:r>
        <w:rPr>
          <w:rtl/>
        </w:rPr>
        <w:t>–</w:t>
      </w:r>
      <w:r>
        <w:rPr>
          <w:rFonts w:hint="cs"/>
          <w:rtl/>
        </w:rPr>
        <w:t xml:space="preserve"> 12%, במקום בשיעור שנע בין 25% ל-10%. </w:t>
      </w:r>
    </w:p>
    <w:p w14:paraId="31D03DE6" w14:textId="77777777" w:rsidR="00000000" w:rsidRDefault="007C71EE">
      <w:pPr>
        <w:pStyle w:val="a"/>
        <w:rPr>
          <w:rtl/>
        </w:rPr>
      </w:pPr>
    </w:p>
    <w:p w14:paraId="1CE3759A" w14:textId="77777777" w:rsidR="00000000" w:rsidRDefault="007C71EE">
      <w:pPr>
        <w:pStyle w:val="a"/>
        <w:rPr>
          <w:rFonts w:hint="cs"/>
          <w:rtl/>
        </w:rPr>
      </w:pPr>
      <w:r>
        <w:rPr>
          <w:rFonts w:hint="cs"/>
          <w:rtl/>
        </w:rPr>
        <w:t>כמו כן הוחלט לבטל את מקדם ההתייעלות לגבי האגרה הנגבית בגין הרדיו ברכב ולקבוע הפחתה של 5% בלבד ב</w:t>
      </w:r>
      <w:r>
        <w:rPr>
          <w:rFonts w:hint="cs"/>
          <w:rtl/>
        </w:rPr>
        <w:t xml:space="preserve">כל שנה. </w:t>
      </w:r>
    </w:p>
    <w:p w14:paraId="5D234EA3" w14:textId="77777777" w:rsidR="00000000" w:rsidRDefault="007C71EE">
      <w:pPr>
        <w:pStyle w:val="a"/>
        <w:rPr>
          <w:u w:val="single"/>
          <w:rtl/>
        </w:rPr>
      </w:pPr>
    </w:p>
    <w:p w14:paraId="2E8CBE2C" w14:textId="77777777" w:rsidR="00000000" w:rsidRDefault="007C71EE">
      <w:pPr>
        <w:pStyle w:val="a"/>
        <w:rPr>
          <w:rFonts w:hint="cs"/>
          <w:rtl/>
        </w:rPr>
      </w:pPr>
      <w:r>
        <w:rPr>
          <w:rFonts w:hint="cs"/>
          <w:rtl/>
        </w:rPr>
        <w:t xml:space="preserve"> מס הכנסה ומסים עקיפים. הדיון בפרקי המסים הועבר לוועדת משנה בראשותו של חבר הכנסת אהוד רצאבי, שקיימה ישיבות רבות ושמעה את הנציגים המקצועיים של גופים רבים, וביניהם לשכת עורכי-הדין, לשכת רואי-חשבון, ארגוני העצמאים ולשכת המסחר, וקיימה דיונים יסודיים </w:t>
      </w:r>
      <w:r>
        <w:rPr>
          <w:rFonts w:hint="cs"/>
          <w:rtl/>
        </w:rPr>
        <w:t xml:space="preserve">עם ראשי אגפי המסים באוצר. </w:t>
      </w:r>
    </w:p>
    <w:p w14:paraId="68687A98" w14:textId="77777777" w:rsidR="00000000" w:rsidRDefault="007C71EE">
      <w:pPr>
        <w:pStyle w:val="a"/>
        <w:rPr>
          <w:rFonts w:hint="cs"/>
          <w:rtl/>
        </w:rPr>
      </w:pPr>
    </w:p>
    <w:p w14:paraId="0B34068B" w14:textId="77777777" w:rsidR="00000000" w:rsidRDefault="007C71EE">
      <w:pPr>
        <w:pStyle w:val="a"/>
        <w:rPr>
          <w:rFonts w:hint="cs"/>
          <w:rtl/>
        </w:rPr>
      </w:pPr>
      <w:r>
        <w:rPr>
          <w:rFonts w:hint="cs"/>
          <w:rtl/>
        </w:rPr>
        <w:t>התיקונים העיקריים שהכניסה ועדת המשנה הם: בסעיף בפקודת מס הכנסה העוסק במיסוי הימורים, הגרלות או פרסים הוחלט שלא לכלול פרסים שניתנו במסגרת אישית ולהבטיח כי שיעור המס של 25% יהיה סופי ולא יחולו על הפרסים מיסוי נוסף, כגון ביטוח לאומ</w:t>
      </w:r>
      <w:r>
        <w:rPr>
          <w:rFonts w:hint="cs"/>
          <w:rtl/>
        </w:rPr>
        <w:t xml:space="preserve">י או מס בריאות. כמו כן נוסף סעיף המאפשר תשלום המס מבלי לנכותו מהסכום המשתלם. </w:t>
      </w:r>
    </w:p>
    <w:p w14:paraId="65EBB67F" w14:textId="77777777" w:rsidR="00000000" w:rsidRDefault="007C71EE">
      <w:pPr>
        <w:pStyle w:val="a"/>
        <w:rPr>
          <w:rFonts w:hint="cs"/>
          <w:rtl/>
        </w:rPr>
      </w:pPr>
    </w:p>
    <w:p w14:paraId="1EC5023A" w14:textId="77777777" w:rsidR="00000000" w:rsidRDefault="007C71EE">
      <w:pPr>
        <w:pStyle w:val="a"/>
        <w:rPr>
          <w:rFonts w:hint="cs"/>
          <w:rtl/>
        </w:rPr>
      </w:pPr>
      <w:r>
        <w:rPr>
          <w:rFonts w:hint="cs"/>
          <w:rtl/>
        </w:rPr>
        <w:t xml:space="preserve">בסעיף העוסק בפטור ממס על הכנסה מיגיעה אישית של עיוור או נכה 100% שונתה הצעת הממשלה ונקבע, כי גם מי שנקבעה לו נכות חלקית לתקופה של חצי שנה עד שנה, יינתן לו פטור ממס הכנסה לתקופה </w:t>
      </w:r>
      <w:r>
        <w:rPr>
          <w:rFonts w:hint="cs"/>
          <w:rtl/>
        </w:rPr>
        <w:t xml:space="preserve">הרלוונטית אך רק עד לתקרה הנמוכה </w:t>
      </w:r>
      <w:r>
        <w:rPr>
          <w:rtl/>
        </w:rPr>
        <w:t>–</w:t>
      </w:r>
      <w:r>
        <w:rPr>
          <w:rFonts w:hint="cs"/>
          <w:rtl/>
        </w:rPr>
        <w:t xml:space="preserve"> 60,120 ש"ח לשנה, הקיימת כיום לגבי הכנסות פסיביות של נכים.</w:t>
      </w:r>
    </w:p>
    <w:p w14:paraId="06F3279E" w14:textId="77777777" w:rsidR="00000000" w:rsidRDefault="007C71EE">
      <w:pPr>
        <w:pStyle w:val="a"/>
        <w:rPr>
          <w:rFonts w:hint="cs"/>
          <w:rtl/>
        </w:rPr>
      </w:pPr>
    </w:p>
    <w:p w14:paraId="394382E2" w14:textId="77777777" w:rsidR="00000000" w:rsidRDefault="007C71EE">
      <w:pPr>
        <w:pStyle w:val="a"/>
        <w:rPr>
          <w:rFonts w:hint="cs"/>
          <w:rtl/>
        </w:rPr>
      </w:pPr>
      <w:r>
        <w:rPr>
          <w:rFonts w:hint="cs"/>
          <w:rtl/>
        </w:rPr>
        <w:t xml:space="preserve">בהצעת חוק ניתן פטור ממס בתנאים מסוימים לעולה חדש שהשקיע בישראל, לגבי הכנסותיו בחו"ל. הוועדה הוסיפה, כי פטור זה יחול גם על תושב חוזר בתנאים מסוימים </w:t>
      </w:r>
      <w:r>
        <w:rPr>
          <w:rtl/>
        </w:rPr>
        <w:t>–</w:t>
      </w:r>
      <w:r>
        <w:rPr>
          <w:rFonts w:hint="cs"/>
          <w:rtl/>
        </w:rPr>
        <w:t xml:space="preserve"> לאחר 20 שנה, א</w:t>
      </w:r>
      <w:r>
        <w:rPr>
          <w:rFonts w:hint="cs"/>
          <w:rtl/>
        </w:rPr>
        <w:t xml:space="preserve">ם עזב כבגיר, ולאחר 10 שנים, אם עזב כקטין. </w:t>
      </w:r>
    </w:p>
    <w:p w14:paraId="6E00F190" w14:textId="77777777" w:rsidR="00000000" w:rsidRDefault="007C71EE">
      <w:pPr>
        <w:pStyle w:val="a"/>
        <w:rPr>
          <w:rFonts w:hint="cs"/>
          <w:rtl/>
        </w:rPr>
      </w:pPr>
    </w:p>
    <w:p w14:paraId="35401CDF" w14:textId="77777777" w:rsidR="00000000" w:rsidRDefault="007C71EE">
      <w:pPr>
        <w:pStyle w:val="a"/>
        <w:rPr>
          <w:rFonts w:hint="cs"/>
          <w:rtl/>
        </w:rPr>
      </w:pPr>
      <w:r>
        <w:rPr>
          <w:rFonts w:hint="cs"/>
          <w:rtl/>
        </w:rPr>
        <w:t xml:space="preserve">מי שעלה לישראל לאחר 1 בינואר 2002 ועד כניסתן לתוקף של התקנות לפי סעיף זה, ייהנה מהפטור גם על השקעות שביצע לאחר שעלה, עד תום שנה מיום פרסום התקנות. </w:t>
      </w:r>
    </w:p>
    <w:p w14:paraId="77A05EB7" w14:textId="77777777" w:rsidR="00000000" w:rsidRDefault="007C71EE">
      <w:pPr>
        <w:pStyle w:val="a"/>
        <w:rPr>
          <w:rFonts w:hint="cs"/>
          <w:rtl/>
        </w:rPr>
      </w:pPr>
    </w:p>
    <w:p w14:paraId="5E5E8C2A" w14:textId="77777777" w:rsidR="00000000" w:rsidRDefault="007C71EE">
      <w:pPr>
        <w:pStyle w:val="a"/>
        <w:rPr>
          <w:rFonts w:hint="cs"/>
          <w:rtl/>
        </w:rPr>
      </w:pPr>
      <w:r>
        <w:rPr>
          <w:rFonts w:hint="cs"/>
          <w:rtl/>
        </w:rPr>
        <w:t>בסעיף העוסק בהוראות מיוחדות לעניין פירוק חברות בשנת המס 2003 הו</w:t>
      </w:r>
      <w:r>
        <w:rPr>
          <w:rFonts w:hint="cs"/>
          <w:rtl/>
        </w:rPr>
        <w:t>סף סעיף קטן המבהיר כי מכירת הנכסים או הפעילות היא מכירה ללא תמורה לבעלי המניות שמהם הועברו, בהתאם לחלקם היחסי בזכויות בחברה, ולא שונה ייעודם אגב ההעברה, וכי החברה ובעלי המניות ביקשו כי יחולו הוראות סעיף זה על הליכי הפירוק.</w:t>
      </w:r>
    </w:p>
    <w:p w14:paraId="6C34007F" w14:textId="77777777" w:rsidR="00000000" w:rsidRDefault="007C71EE">
      <w:pPr>
        <w:pStyle w:val="a"/>
        <w:rPr>
          <w:rFonts w:hint="cs"/>
          <w:rtl/>
        </w:rPr>
      </w:pPr>
    </w:p>
    <w:p w14:paraId="2203EECA" w14:textId="77777777" w:rsidR="00000000" w:rsidRDefault="007C71EE">
      <w:pPr>
        <w:pStyle w:val="a"/>
        <w:rPr>
          <w:rFonts w:hint="cs"/>
          <w:rtl/>
        </w:rPr>
      </w:pPr>
      <w:r>
        <w:rPr>
          <w:rFonts w:hint="cs"/>
          <w:rtl/>
        </w:rPr>
        <w:t>כמו כן ניתנה סמכות לנציב מס הכנס</w:t>
      </w:r>
      <w:r>
        <w:rPr>
          <w:rFonts w:hint="cs"/>
          <w:rtl/>
        </w:rPr>
        <w:t xml:space="preserve">ה לקבוע, כי אם הפירוק הסתיים באופן מהותי בשנת 2003, ניתן להחיל את הוראות הסעיף גם מאוחר יותר. </w:t>
      </w:r>
    </w:p>
    <w:p w14:paraId="0BEC8F88" w14:textId="77777777" w:rsidR="00000000" w:rsidRDefault="007C71EE">
      <w:pPr>
        <w:pStyle w:val="a"/>
        <w:rPr>
          <w:rFonts w:hint="cs"/>
          <w:rtl/>
        </w:rPr>
      </w:pPr>
    </w:p>
    <w:p w14:paraId="0D4B0736" w14:textId="77777777" w:rsidR="00000000" w:rsidRDefault="007C71EE">
      <w:pPr>
        <w:pStyle w:val="a"/>
        <w:rPr>
          <w:rFonts w:hint="cs"/>
          <w:rtl/>
        </w:rPr>
      </w:pPr>
      <w:r>
        <w:rPr>
          <w:rFonts w:hint="cs"/>
          <w:rtl/>
        </w:rPr>
        <w:t xml:space="preserve">כמו כן ניתנה סמכות לשר האוצר לקבוע כי יינתן זיכוי ממס ששולם על-ידי החברה כנגד המס החל על סכומי העודפים ששולמו לבעלי המניות.  </w:t>
      </w:r>
    </w:p>
    <w:p w14:paraId="12605BF1" w14:textId="77777777" w:rsidR="00000000" w:rsidRDefault="007C71EE">
      <w:pPr>
        <w:pStyle w:val="a"/>
        <w:rPr>
          <w:rFonts w:hint="cs"/>
          <w:rtl/>
        </w:rPr>
      </w:pPr>
    </w:p>
    <w:p w14:paraId="15B3DE4E" w14:textId="77777777" w:rsidR="00000000" w:rsidRDefault="007C71EE">
      <w:pPr>
        <w:pStyle w:val="a"/>
        <w:rPr>
          <w:rFonts w:hint="cs"/>
          <w:rtl/>
        </w:rPr>
      </w:pPr>
      <w:r>
        <w:rPr>
          <w:rFonts w:hint="cs"/>
          <w:rtl/>
        </w:rPr>
        <w:t>גבייה מבעל שליטה שהורשע תתאפשר רק</w:t>
      </w:r>
      <w:r>
        <w:rPr>
          <w:rFonts w:hint="cs"/>
          <w:rtl/>
        </w:rPr>
        <w:t xml:space="preserve"> אם ניתן פסק-דין חלוט או אם שילם כופר.</w:t>
      </w:r>
    </w:p>
    <w:p w14:paraId="30642131" w14:textId="77777777" w:rsidR="00000000" w:rsidRDefault="007C71EE">
      <w:pPr>
        <w:pStyle w:val="a"/>
        <w:rPr>
          <w:rFonts w:hint="cs"/>
          <w:rtl/>
        </w:rPr>
      </w:pPr>
    </w:p>
    <w:p w14:paraId="0C5A19E3" w14:textId="77777777" w:rsidR="00000000" w:rsidRDefault="007C71EE">
      <w:pPr>
        <w:pStyle w:val="a"/>
        <w:rPr>
          <w:rFonts w:hint="cs"/>
          <w:rtl/>
        </w:rPr>
      </w:pPr>
      <w:r>
        <w:rPr>
          <w:rFonts w:hint="cs"/>
          <w:rtl/>
        </w:rPr>
        <w:t xml:space="preserve">גבייה מבעל שליטה בנסיבות שבהן חבר בני אדם עשה מעשה מרמה תתאפשר רק לאחר שניתן פסק-דין סופי בערעורו של החבר על השומה שנקבעה לו. </w:t>
      </w:r>
    </w:p>
    <w:p w14:paraId="779FDF12" w14:textId="77777777" w:rsidR="00000000" w:rsidRDefault="007C71EE">
      <w:pPr>
        <w:pStyle w:val="a"/>
        <w:rPr>
          <w:rFonts w:hint="cs"/>
          <w:rtl/>
        </w:rPr>
      </w:pPr>
    </w:p>
    <w:p w14:paraId="4B3DABED" w14:textId="77777777" w:rsidR="00000000" w:rsidRDefault="007C71EE">
      <w:pPr>
        <w:pStyle w:val="a"/>
        <w:rPr>
          <w:rFonts w:hint="cs"/>
          <w:rtl/>
        </w:rPr>
      </w:pPr>
      <w:r>
        <w:rPr>
          <w:rFonts w:hint="cs"/>
          <w:rtl/>
        </w:rPr>
        <w:t>הגדרת בעל תפקיד צומצמה למנהל פעיל, שותף או בעל שליטה. כמו כן נוספה אפשרות ערעור על החלטת</w:t>
      </w:r>
      <w:r>
        <w:rPr>
          <w:rFonts w:hint="cs"/>
          <w:rtl/>
        </w:rPr>
        <w:t xml:space="preserve"> הנציבות בפני בית-המשפט המחוזי. </w:t>
      </w:r>
    </w:p>
    <w:p w14:paraId="17F97CA4" w14:textId="77777777" w:rsidR="00000000" w:rsidRDefault="007C71EE">
      <w:pPr>
        <w:pStyle w:val="a"/>
        <w:rPr>
          <w:rFonts w:hint="cs"/>
          <w:rtl/>
        </w:rPr>
      </w:pPr>
    </w:p>
    <w:p w14:paraId="592F5560" w14:textId="77777777" w:rsidR="00000000" w:rsidRDefault="007C71EE">
      <w:pPr>
        <w:pStyle w:val="a"/>
        <w:rPr>
          <w:rFonts w:hint="cs"/>
          <w:rtl/>
        </w:rPr>
      </w:pPr>
      <w:r>
        <w:rPr>
          <w:rFonts w:hint="cs"/>
          <w:rtl/>
        </w:rPr>
        <w:t xml:space="preserve">בסעיף העוסק בפסילה אוטומטית של ספרים צומצמו הנסיבות והוגדר בצורה ברורה יותר מתי ניתן לפסול ספרים. כמו כן עוגנה בחקיקה זכות השימוע בפני פקיד שומה או סגנו. </w:t>
      </w:r>
    </w:p>
    <w:p w14:paraId="07EB2DC1" w14:textId="77777777" w:rsidR="00000000" w:rsidRDefault="007C71EE">
      <w:pPr>
        <w:pStyle w:val="a"/>
        <w:rPr>
          <w:rFonts w:hint="cs"/>
          <w:rtl/>
        </w:rPr>
      </w:pPr>
    </w:p>
    <w:p w14:paraId="6446EB7A" w14:textId="77777777" w:rsidR="00000000" w:rsidRDefault="007C71EE">
      <w:pPr>
        <w:pStyle w:val="a"/>
        <w:rPr>
          <w:rFonts w:hint="cs"/>
          <w:rtl/>
        </w:rPr>
      </w:pPr>
      <w:r>
        <w:rPr>
          <w:rFonts w:hint="cs"/>
          <w:rtl/>
        </w:rPr>
        <w:t>בהצעת החוק המקורית נקבע בסעיפים מספר, כי פרק הזמן להוצאת שומה יהיה</w:t>
      </w:r>
      <w:r>
        <w:rPr>
          <w:rFonts w:hint="cs"/>
          <w:rtl/>
        </w:rPr>
        <w:t xml:space="preserve"> ארבע שנים במקום שלוש שנים, והוועדה קבעה כי יידרש לכך אישור הנציב.    </w:t>
      </w:r>
    </w:p>
    <w:p w14:paraId="0FC4812A" w14:textId="77777777" w:rsidR="00000000" w:rsidRDefault="007C71EE">
      <w:pPr>
        <w:pStyle w:val="a"/>
        <w:rPr>
          <w:rFonts w:hint="cs"/>
          <w:rtl/>
        </w:rPr>
      </w:pPr>
    </w:p>
    <w:p w14:paraId="009BD392" w14:textId="77777777" w:rsidR="00000000" w:rsidRDefault="007C71EE">
      <w:pPr>
        <w:pStyle w:val="a"/>
        <w:rPr>
          <w:rFonts w:hint="cs"/>
          <w:rtl/>
        </w:rPr>
      </w:pPr>
      <w:r>
        <w:rPr>
          <w:rFonts w:hint="cs"/>
          <w:rtl/>
        </w:rPr>
        <w:t xml:space="preserve">לגבי עיכוב החזר מס בהליך שומה קוצרה התקופה מ-120 יום ל-90 יום. כמו כן הוענקה סמכות לבית-המשפט שבפניו מתברר ערעור על השומה או על פסק-הדין </w:t>
      </w:r>
      <w:r>
        <w:rPr>
          <w:rtl/>
        </w:rPr>
        <w:t>–</w:t>
      </w:r>
      <w:r>
        <w:rPr>
          <w:rFonts w:hint="cs"/>
          <w:rtl/>
        </w:rPr>
        <w:t xml:space="preserve"> לבטל את העיכוב. </w:t>
      </w:r>
    </w:p>
    <w:p w14:paraId="75103B10" w14:textId="77777777" w:rsidR="00000000" w:rsidRDefault="007C71EE">
      <w:pPr>
        <w:pStyle w:val="a"/>
        <w:rPr>
          <w:rFonts w:hint="cs"/>
          <w:rtl/>
        </w:rPr>
      </w:pPr>
    </w:p>
    <w:p w14:paraId="0AB6C968" w14:textId="77777777" w:rsidR="00000000" w:rsidRDefault="007C71EE">
      <w:pPr>
        <w:pStyle w:val="a"/>
        <w:rPr>
          <w:rFonts w:hint="cs"/>
          <w:rtl/>
        </w:rPr>
      </w:pPr>
      <w:r>
        <w:rPr>
          <w:rFonts w:hint="cs"/>
          <w:rtl/>
        </w:rPr>
        <w:t>הדיון בהקדמת הרפורמה במס נע</w:t>
      </w:r>
      <w:r>
        <w:rPr>
          <w:rFonts w:hint="cs"/>
          <w:rtl/>
        </w:rPr>
        <w:t>שה במליאת הוועדה, ובהוראת השעה לשנת 2003 הוכנס התיקון הבא: מדרגת המס שבין 5,220 ש"ח לחודש ל-11,300 הועלתה מ-26% ל-27%. זאת היתה טעות סופר בנוסח המקורי, כך נמסר לנו, ולפיכך לא שונה אומדן הפסד ההכנסות ממס.</w:t>
      </w:r>
    </w:p>
    <w:p w14:paraId="21594BB6" w14:textId="77777777" w:rsidR="00000000" w:rsidRDefault="007C71EE">
      <w:pPr>
        <w:pStyle w:val="a"/>
        <w:rPr>
          <w:rFonts w:hint="cs"/>
          <w:rtl/>
        </w:rPr>
      </w:pPr>
    </w:p>
    <w:p w14:paraId="79BA500B" w14:textId="77777777" w:rsidR="00000000" w:rsidRDefault="007C71EE">
      <w:pPr>
        <w:pStyle w:val="a"/>
        <w:rPr>
          <w:rFonts w:hint="cs"/>
          <w:rtl/>
        </w:rPr>
      </w:pPr>
      <w:r>
        <w:rPr>
          <w:rFonts w:hint="cs"/>
          <w:rtl/>
        </w:rPr>
        <w:t>לגבי שנת המס 2004 שונתה הצעת החוק לעומת הצעת החוק ש</w:t>
      </w:r>
      <w:r>
        <w:rPr>
          <w:rFonts w:hint="cs"/>
          <w:rtl/>
        </w:rPr>
        <w:t xml:space="preserve">עברה בקריאה ראשונה ונוספה מדרגת המס של 45% במקום 43% על הכנסות שבין 20,100 ש"ח ל-34,820 ש"ח לחודש. </w:t>
      </w:r>
    </w:p>
    <w:p w14:paraId="7B9DA869" w14:textId="77777777" w:rsidR="00000000" w:rsidRDefault="007C71EE">
      <w:pPr>
        <w:pStyle w:val="a"/>
        <w:rPr>
          <w:rFonts w:hint="cs"/>
          <w:rtl/>
        </w:rPr>
      </w:pPr>
    </w:p>
    <w:p w14:paraId="6A52AC11" w14:textId="77777777" w:rsidR="00000000" w:rsidRDefault="007C71EE">
      <w:pPr>
        <w:pStyle w:val="a"/>
        <w:rPr>
          <w:rFonts w:hint="cs"/>
          <w:rtl/>
        </w:rPr>
      </w:pPr>
      <w:r>
        <w:rPr>
          <w:rFonts w:hint="cs"/>
          <w:rtl/>
        </w:rPr>
        <w:t xml:space="preserve">בחוק אזור סחר חופשי באילת החליטה הוועדה שלא לבטל את ההנחה למעסיקים, אך לא לתת אותה למי שמשלם תשלומים לבעל שליטה או לקרובו. </w:t>
      </w:r>
    </w:p>
    <w:p w14:paraId="00A005FC" w14:textId="77777777" w:rsidR="00000000" w:rsidRDefault="007C71EE">
      <w:pPr>
        <w:pStyle w:val="a"/>
        <w:rPr>
          <w:rFonts w:hint="cs"/>
          <w:rtl/>
        </w:rPr>
      </w:pPr>
    </w:p>
    <w:p w14:paraId="1612470D" w14:textId="77777777" w:rsidR="00000000" w:rsidRDefault="007C71EE">
      <w:pPr>
        <w:pStyle w:val="a"/>
        <w:rPr>
          <w:rFonts w:hint="cs"/>
          <w:rtl/>
        </w:rPr>
      </w:pPr>
      <w:r>
        <w:rPr>
          <w:rFonts w:hint="cs"/>
          <w:rtl/>
        </w:rPr>
        <w:t>בעת הדיון בוועדה בהנחות המס לי</w:t>
      </w:r>
      <w:r>
        <w:rPr>
          <w:rFonts w:hint="cs"/>
          <w:rtl/>
        </w:rPr>
        <w:t xml:space="preserve">ישובים הוחלט להוסיף לרשימת היישובים הנהנים מהנחה של 13% בקו העימות את עשרת היישובים שהוצאו ממנה, והם: בן-עמי, גונן, יחיעם, יסוד-המעלה, כפר-ורדים, להבות-הבשן, נתיב-השיירה, עברון, שבי-ציון, שיח'-דנון, אך רק עד לתקרת הכנסה של 131,280 ש"ח. </w:t>
      </w:r>
    </w:p>
    <w:p w14:paraId="563C8188" w14:textId="77777777" w:rsidR="00000000" w:rsidRDefault="007C71EE">
      <w:pPr>
        <w:pStyle w:val="a"/>
        <w:rPr>
          <w:rFonts w:hint="cs"/>
          <w:rtl/>
        </w:rPr>
      </w:pPr>
    </w:p>
    <w:p w14:paraId="6A423281" w14:textId="77777777" w:rsidR="00000000" w:rsidRDefault="007C71EE">
      <w:pPr>
        <w:pStyle w:val="a"/>
        <w:rPr>
          <w:rFonts w:hint="cs"/>
          <w:rtl/>
        </w:rPr>
      </w:pPr>
      <w:r>
        <w:rPr>
          <w:rFonts w:hint="cs"/>
          <w:rtl/>
        </w:rPr>
        <w:t>היטל על העסקת  עוב</w:t>
      </w:r>
      <w:r>
        <w:rPr>
          <w:rFonts w:hint="cs"/>
          <w:rtl/>
        </w:rPr>
        <w:t xml:space="preserve">דים זרים.  הוועדה החליטה כי ההיטל על העסקת עובד זר יופחת מ- 15% ל- 8%. </w:t>
      </w:r>
    </w:p>
    <w:p w14:paraId="08987D32" w14:textId="77777777" w:rsidR="00000000" w:rsidRDefault="007C71EE">
      <w:pPr>
        <w:pStyle w:val="a"/>
        <w:rPr>
          <w:rFonts w:hint="cs"/>
          <w:rtl/>
        </w:rPr>
      </w:pPr>
    </w:p>
    <w:p w14:paraId="5D07A414" w14:textId="77777777" w:rsidR="00000000" w:rsidRDefault="007C71EE">
      <w:pPr>
        <w:pStyle w:val="a"/>
        <w:rPr>
          <w:rFonts w:hint="cs"/>
          <w:rtl/>
        </w:rPr>
      </w:pPr>
      <w:r>
        <w:rPr>
          <w:rFonts w:hint="cs"/>
          <w:rtl/>
        </w:rPr>
        <w:t>חקלאות. השינויים המהותיים שהכניסה הוועדה בפרק זה הם שילוב מועצת פרי הדר במועצת הצמחים, וכל התיקונים המתחייבים מכך בסעיפי החוק. לפי חוק ההסדרים הקודם מועצת פרי הדר היתה אמורה להיות משו</w:t>
      </w:r>
      <w:r>
        <w:rPr>
          <w:rFonts w:hint="cs"/>
          <w:rtl/>
        </w:rPr>
        <w:t xml:space="preserve">לבת במועצת הפירות ב-1 ביולי 2003. הוחלט לבטל זאת ולהקים את מועצת הצמחים שתכלול את כל ארבעת הענפים, החל ב-1 בינואר 2004. </w:t>
      </w:r>
    </w:p>
    <w:p w14:paraId="092E86F5" w14:textId="77777777" w:rsidR="00000000" w:rsidRDefault="007C71EE">
      <w:pPr>
        <w:pStyle w:val="a"/>
        <w:rPr>
          <w:rFonts w:hint="cs"/>
          <w:rtl/>
        </w:rPr>
      </w:pPr>
    </w:p>
    <w:p w14:paraId="58FC29DD" w14:textId="77777777" w:rsidR="00000000" w:rsidRDefault="007C71EE">
      <w:pPr>
        <w:pStyle w:val="a"/>
        <w:rPr>
          <w:rFonts w:hint="cs"/>
          <w:rtl/>
        </w:rPr>
      </w:pPr>
      <w:r>
        <w:rPr>
          <w:rFonts w:hint="cs"/>
          <w:rtl/>
        </w:rPr>
        <w:t xml:space="preserve">הוועדה הוסיפה סעיף שלפיו ימנה השר את חברי המועצה הראשונה בתוך שנה מיום התחילה </w:t>
      </w:r>
      <w:r>
        <w:rPr>
          <w:rtl/>
        </w:rPr>
        <w:t>–</w:t>
      </w:r>
      <w:r>
        <w:rPr>
          <w:rFonts w:hint="cs"/>
          <w:rtl/>
        </w:rPr>
        <w:t xml:space="preserve"> 1 בינואר 2004 -  כדי לתחום את זמן פעולתה של המינהלה הז</w:t>
      </w:r>
      <w:r>
        <w:rPr>
          <w:rFonts w:hint="cs"/>
          <w:rtl/>
        </w:rPr>
        <w:t xml:space="preserve">מנית המאוחדת. </w:t>
      </w:r>
    </w:p>
    <w:p w14:paraId="5CDEDA5A" w14:textId="77777777" w:rsidR="00000000" w:rsidRDefault="007C71EE">
      <w:pPr>
        <w:pStyle w:val="a"/>
        <w:rPr>
          <w:rFonts w:hint="cs"/>
          <w:rtl/>
        </w:rPr>
      </w:pPr>
    </w:p>
    <w:p w14:paraId="6C6B8B14" w14:textId="77777777" w:rsidR="00000000" w:rsidRDefault="007C71EE">
      <w:pPr>
        <w:pStyle w:val="a"/>
        <w:rPr>
          <w:rFonts w:hint="cs"/>
          <w:rtl/>
        </w:rPr>
      </w:pPr>
      <w:r>
        <w:rPr>
          <w:rFonts w:hint="cs"/>
          <w:rtl/>
        </w:rPr>
        <w:t xml:space="preserve">הובטח ייצוג הולם של חברי המועצה בכל התת-ענפים. החברים ייבחרו על-ידי המגדלים בבחירות חשאיות וכלליות כפי שיקבעו השרים, באישור ועדת הכלכלה של הכנסת. </w:t>
      </w:r>
    </w:p>
    <w:p w14:paraId="74C37D0B" w14:textId="77777777" w:rsidR="00000000" w:rsidRDefault="007C71EE">
      <w:pPr>
        <w:pStyle w:val="a"/>
        <w:rPr>
          <w:rFonts w:hint="cs"/>
          <w:rtl/>
        </w:rPr>
      </w:pPr>
    </w:p>
    <w:p w14:paraId="0AA0F5BA" w14:textId="77777777" w:rsidR="00000000" w:rsidRDefault="007C71EE">
      <w:pPr>
        <w:pStyle w:val="a"/>
        <w:rPr>
          <w:rFonts w:hint="cs"/>
          <w:rtl/>
        </w:rPr>
      </w:pPr>
      <w:r>
        <w:rPr>
          <w:rFonts w:hint="cs"/>
          <w:rtl/>
        </w:rPr>
        <w:t>לגבי העובדים במועצות  הקיימות נקבע, כי הזכויות ותנאי העבודה שהיו לעובדים ערב יום התחילה יישמ</w:t>
      </w:r>
      <w:r>
        <w:rPr>
          <w:rFonts w:hint="cs"/>
          <w:rtl/>
        </w:rPr>
        <w:t>רו להם ויראו אותם כזכויות הנובעות מעבודתם במועצת הצמחים.</w:t>
      </w:r>
    </w:p>
    <w:p w14:paraId="5BFF953E" w14:textId="77777777" w:rsidR="00000000" w:rsidRDefault="007C71EE">
      <w:pPr>
        <w:pStyle w:val="a"/>
        <w:rPr>
          <w:rFonts w:hint="cs"/>
          <w:rtl/>
        </w:rPr>
      </w:pPr>
    </w:p>
    <w:p w14:paraId="770D5FF5" w14:textId="77777777" w:rsidR="00000000" w:rsidRDefault="007C71EE">
      <w:pPr>
        <w:pStyle w:val="a"/>
        <w:rPr>
          <w:rFonts w:hint="cs"/>
          <w:rtl/>
        </w:rPr>
      </w:pPr>
      <w:r>
        <w:rPr>
          <w:rFonts w:hint="cs"/>
          <w:rtl/>
        </w:rPr>
        <w:t xml:space="preserve">נוסח במדויק הסעיף המשמר את חשבונות הקרנות כפי שהיו ערב יום התחילה. </w:t>
      </w:r>
    </w:p>
    <w:p w14:paraId="5727448C" w14:textId="77777777" w:rsidR="00000000" w:rsidRDefault="007C71EE">
      <w:pPr>
        <w:pStyle w:val="a"/>
        <w:rPr>
          <w:rFonts w:hint="cs"/>
          <w:rtl/>
        </w:rPr>
      </w:pPr>
    </w:p>
    <w:p w14:paraId="187D8328" w14:textId="77777777" w:rsidR="00000000" w:rsidRDefault="007C71EE">
      <w:pPr>
        <w:pStyle w:val="a"/>
        <w:rPr>
          <w:rFonts w:hint="cs"/>
          <w:rtl/>
        </w:rPr>
      </w:pPr>
      <w:r>
        <w:rPr>
          <w:rFonts w:hint="cs"/>
          <w:rtl/>
        </w:rPr>
        <w:t xml:space="preserve">ביטוח לאומי. בפרק הסיעוד הוצאו כל הסעיפים, ובמקומם נקבע רק כי גמלת הסיעוד במדרגה הראשונה תופחת ב-7% - הפחתה של שלושת-רבעי שעה </w:t>
      </w:r>
      <w:r>
        <w:rPr>
          <w:rtl/>
        </w:rPr>
        <w:t>–</w:t>
      </w:r>
      <w:r>
        <w:rPr>
          <w:rFonts w:hint="cs"/>
          <w:rtl/>
        </w:rPr>
        <w:t xml:space="preserve"> מ</w:t>
      </w:r>
      <w:r>
        <w:rPr>
          <w:rFonts w:hint="cs"/>
          <w:rtl/>
        </w:rPr>
        <w:t xml:space="preserve">-10.5 שעות ל-9.75 שעות. </w:t>
      </w:r>
    </w:p>
    <w:p w14:paraId="221D5645" w14:textId="77777777" w:rsidR="00000000" w:rsidRDefault="007C71EE">
      <w:pPr>
        <w:pStyle w:val="a"/>
        <w:rPr>
          <w:rFonts w:hint="cs"/>
          <w:rtl/>
        </w:rPr>
      </w:pPr>
    </w:p>
    <w:p w14:paraId="5A836C82" w14:textId="77777777" w:rsidR="00000000" w:rsidRDefault="007C71EE">
      <w:pPr>
        <w:pStyle w:val="a"/>
        <w:rPr>
          <w:rFonts w:hint="cs"/>
          <w:rtl/>
        </w:rPr>
      </w:pPr>
      <w:r>
        <w:rPr>
          <w:rFonts w:hint="cs"/>
          <w:rtl/>
        </w:rPr>
        <w:t xml:space="preserve">מענק הלידה החל מהילד השני יהיה 30% מהמענק, במקום ביטולו. </w:t>
      </w:r>
    </w:p>
    <w:p w14:paraId="7EE69017" w14:textId="77777777" w:rsidR="00000000" w:rsidRDefault="007C71EE">
      <w:pPr>
        <w:pStyle w:val="a"/>
        <w:rPr>
          <w:rFonts w:hint="cs"/>
          <w:rtl/>
        </w:rPr>
      </w:pPr>
    </w:p>
    <w:p w14:paraId="6E32AC87" w14:textId="77777777" w:rsidR="00000000" w:rsidRDefault="007C71EE">
      <w:pPr>
        <w:pStyle w:val="a"/>
        <w:rPr>
          <w:rFonts w:hint="cs"/>
          <w:rtl/>
        </w:rPr>
      </w:pPr>
      <w:r>
        <w:rPr>
          <w:rFonts w:hint="cs"/>
          <w:rtl/>
        </w:rPr>
        <w:t xml:space="preserve">המענק לנפגעי עבודה ששיעור הנכות שלהם הוא עד 19% יופחת מפי-45 לפי-43, ובמקום זה לא יופחתו גמלאות נפגעי עבודה ב-4%. </w:t>
      </w:r>
    </w:p>
    <w:p w14:paraId="29119FB8" w14:textId="77777777" w:rsidR="00000000" w:rsidRDefault="007C71EE">
      <w:pPr>
        <w:pStyle w:val="a"/>
        <w:rPr>
          <w:rFonts w:hint="cs"/>
          <w:rtl/>
        </w:rPr>
      </w:pPr>
    </w:p>
    <w:p w14:paraId="2429263E" w14:textId="77777777" w:rsidR="00000000" w:rsidRDefault="007C71EE">
      <w:pPr>
        <w:pStyle w:val="a"/>
        <w:rPr>
          <w:rFonts w:hint="cs"/>
          <w:rtl/>
        </w:rPr>
      </w:pPr>
      <w:r>
        <w:rPr>
          <w:rFonts w:hint="cs"/>
          <w:rtl/>
        </w:rPr>
        <w:t>לגבי קצבאות ילדים נוספה הוראת שעה שעניינה ביטול הפחתת ה</w:t>
      </w:r>
      <w:r>
        <w:rPr>
          <w:rFonts w:hint="cs"/>
          <w:rtl/>
        </w:rPr>
        <w:t>קצבה למי שלא היה לו שירות מזכה. התיקון הזה מעגן בחקיקה את המצב בפועל.</w:t>
      </w:r>
    </w:p>
    <w:p w14:paraId="59ACEE8A" w14:textId="77777777" w:rsidR="00000000" w:rsidRDefault="007C71EE">
      <w:pPr>
        <w:pStyle w:val="a"/>
        <w:rPr>
          <w:rFonts w:hint="cs"/>
          <w:rtl/>
        </w:rPr>
      </w:pPr>
    </w:p>
    <w:p w14:paraId="5A48120D" w14:textId="77777777" w:rsidR="00000000" w:rsidRDefault="007C71EE">
      <w:pPr>
        <w:pStyle w:val="a"/>
        <w:rPr>
          <w:rFonts w:hint="cs"/>
          <w:rtl/>
        </w:rPr>
      </w:pPr>
      <w:r>
        <w:rPr>
          <w:rFonts w:hint="cs"/>
          <w:rtl/>
        </w:rPr>
        <w:t xml:space="preserve">לפי הצעת יושב-ראש ועדת הכספים, ייפרס הקיצוץ בקצבאות ילדים על פני שבע שנים ולא ארבע. הקיצוץ בקצבאות הילדים יחל ב-1 באוגוסט 2003. </w:t>
      </w:r>
    </w:p>
    <w:p w14:paraId="19E96879" w14:textId="77777777" w:rsidR="00000000" w:rsidRDefault="007C71EE">
      <w:pPr>
        <w:pStyle w:val="a"/>
        <w:rPr>
          <w:rFonts w:hint="cs"/>
          <w:rtl/>
        </w:rPr>
      </w:pPr>
    </w:p>
    <w:p w14:paraId="2A59A514" w14:textId="77777777" w:rsidR="00000000" w:rsidRDefault="007C71EE">
      <w:pPr>
        <w:pStyle w:val="a"/>
        <w:rPr>
          <w:rFonts w:hint="cs"/>
          <w:rtl/>
        </w:rPr>
      </w:pPr>
      <w:r>
        <w:rPr>
          <w:rFonts w:hint="cs"/>
          <w:rtl/>
        </w:rPr>
        <w:t>כיוון שהפחתת קצבאות הילדים תפגע במקבלי הבטחת הכנסה, הוד</w:t>
      </w:r>
      <w:r>
        <w:rPr>
          <w:rFonts w:hint="cs"/>
          <w:rtl/>
        </w:rPr>
        <w:t xml:space="preserve">יע הממונה על תקציבים ליושב-ראש ועדת הכספים, כי הממשלה תביא הצעת חוק שמטרתה התאמת ההסדר החוקי בעניין הזכאים לגמלאות הבטחת הכנסה לשינויים במערכת קצבאות ילדים, שמועד תחילתה לא יהיה מאוחר מ-1 בינואר 2004. </w:t>
      </w:r>
    </w:p>
    <w:p w14:paraId="4C1EAFCE" w14:textId="77777777" w:rsidR="00000000" w:rsidRDefault="007C71EE">
      <w:pPr>
        <w:pStyle w:val="a"/>
        <w:rPr>
          <w:rFonts w:hint="cs"/>
          <w:rtl/>
        </w:rPr>
      </w:pPr>
    </w:p>
    <w:p w14:paraId="504B4CE0" w14:textId="77777777" w:rsidR="00000000" w:rsidRDefault="007C71EE">
      <w:pPr>
        <w:pStyle w:val="a"/>
        <w:rPr>
          <w:rFonts w:hint="cs"/>
          <w:rtl/>
        </w:rPr>
      </w:pPr>
      <w:r>
        <w:rPr>
          <w:rFonts w:hint="cs"/>
          <w:rtl/>
        </w:rPr>
        <w:t>גם בקצבאות הילדים יינתן מנגנון פיצוי של הצמדה למדד אם</w:t>
      </w:r>
      <w:r>
        <w:rPr>
          <w:rFonts w:hint="cs"/>
          <w:rtl/>
        </w:rPr>
        <w:t xml:space="preserve"> יעלה מעל 5%, במקום הקפאה מוחלטת.  </w:t>
      </w:r>
    </w:p>
    <w:p w14:paraId="73D0FB73" w14:textId="77777777" w:rsidR="00000000" w:rsidRDefault="007C71EE">
      <w:pPr>
        <w:pStyle w:val="a"/>
        <w:rPr>
          <w:rFonts w:hint="cs"/>
          <w:rtl/>
        </w:rPr>
      </w:pPr>
    </w:p>
    <w:p w14:paraId="334B4EF5" w14:textId="77777777" w:rsidR="00000000" w:rsidRDefault="007C71EE">
      <w:pPr>
        <w:pStyle w:val="a"/>
        <w:rPr>
          <w:rFonts w:hint="cs"/>
          <w:rtl/>
        </w:rPr>
      </w:pPr>
      <w:r>
        <w:rPr>
          <w:rFonts w:hint="cs"/>
          <w:rtl/>
        </w:rPr>
        <w:t>הצמדת גמלאות בשנת 2006. הפרק נוסח מחדש לשם הבהרה. כמו כן תוקן החוק כך שקצבאות הזיקנה וקצבאות השלמת הכנסה למקבלי קצבת זיקנה, קצבת שאירים וקצבת תלויים של נפגעי עבודה, דמי מחיה ליתומים ולאלמנות בהכשרה מקצועית, לא תוקפאנה ב</w:t>
      </w:r>
      <w:r>
        <w:rPr>
          <w:rFonts w:hint="cs"/>
          <w:rtl/>
        </w:rPr>
        <w:t xml:space="preserve">שנים 2004 ו-2005 כפי שתוכנן, אלא תהיינה צמודות במלואן למדד המחירים לצרכן כפי שהיה ב-1 בינואר 2003. </w:t>
      </w:r>
    </w:p>
    <w:p w14:paraId="6B20E14C" w14:textId="77777777" w:rsidR="00000000" w:rsidRDefault="007C71EE">
      <w:pPr>
        <w:pStyle w:val="a"/>
        <w:rPr>
          <w:rFonts w:hint="cs"/>
          <w:rtl/>
        </w:rPr>
      </w:pPr>
    </w:p>
    <w:p w14:paraId="677007B5" w14:textId="77777777" w:rsidR="00000000" w:rsidRDefault="007C71EE">
      <w:pPr>
        <w:pStyle w:val="a"/>
        <w:rPr>
          <w:rFonts w:hint="cs"/>
          <w:rtl/>
        </w:rPr>
      </w:pPr>
      <w:r>
        <w:rPr>
          <w:rFonts w:hint="cs"/>
          <w:rtl/>
        </w:rPr>
        <w:t>בריאות. בפרק זה הוחלט לפצל את כל הסעיפים העוסקים בהעברת הרפואה המונעת ממשרד הבריאות לקופות-החולים ולהשאירם לדיון נוסף בוועדת הכספים.</w:t>
      </w:r>
    </w:p>
    <w:p w14:paraId="4FE4A88F" w14:textId="77777777" w:rsidR="00000000" w:rsidRDefault="007C71EE">
      <w:pPr>
        <w:pStyle w:val="a"/>
        <w:rPr>
          <w:rFonts w:hint="cs"/>
          <w:rtl/>
        </w:rPr>
      </w:pPr>
    </w:p>
    <w:p w14:paraId="12234ED1" w14:textId="77777777" w:rsidR="00000000" w:rsidRDefault="007C71EE">
      <w:pPr>
        <w:pStyle w:val="a"/>
        <w:rPr>
          <w:rFonts w:hint="cs"/>
          <w:rtl/>
        </w:rPr>
      </w:pPr>
      <w:r>
        <w:rPr>
          <w:rFonts w:hint="cs"/>
          <w:rtl/>
        </w:rPr>
        <w:t xml:space="preserve">כמו כן הוחלט לפצל את </w:t>
      </w:r>
      <w:r>
        <w:rPr>
          <w:rFonts w:hint="cs"/>
          <w:rtl/>
        </w:rPr>
        <w:t xml:space="preserve">הסעיף בחוק המבטל את החוק להקמה והפעלה של בית-חולים באשדוד ולהשאירו לדיון נוסף בוועדת הכספים. </w:t>
      </w:r>
    </w:p>
    <w:p w14:paraId="6F936BBC" w14:textId="77777777" w:rsidR="00000000" w:rsidRDefault="007C71EE">
      <w:pPr>
        <w:pStyle w:val="a"/>
        <w:rPr>
          <w:rFonts w:hint="cs"/>
          <w:rtl/>
        </w:rPr>
      </w:pPr>
    </w:p>
    <w:p w14:paraId="0598F3E7" w14:textId="77777777" w:rsidR="00000000" w:rsidRDefault="007C71EE">
      <w:pPr>
        <w:pStyle w:val="a"/>
        <w:rPr>
          <w:rFonts w:hint="cs"/>
          <w:rtl/>
        </w:rPr>
      </w:pPr>
      <w:r>
        <w:rPr>
          <w:rFonts w:hint="cs"/>
          <w:rtl/>
        </w:rPr>
        <w:t xml:space="preserve">בסעיף העוסק בגביית מס בריאות מעקרות בית הוחלט לשנות ולקבוע, כי המס יהיה 70 ש"ח ולא 84 ש"ח, וכי תוקם ועדה שתבדוק פטור למקרים חריגים. שר הבריאות ושר האוצר, בהסכמת </w:t>
      </w:r>
      <w:r>
        <w:rPr>
          <w:rFonts w:hint="cs"/>
          <w:rtl/>
        </w:rPr>
        <w:t xml:space="preserve">שר הרווחה ובאישור ועדת הכספים, יקבעו כללים ותנאים לגבייה בשיעור אחר לסוגים מסוימים של עקרות בית. הגבייה בסעיף זה תחל ב-1 ביולי 2003 במקום ב-1 במאי 2003. </w:t>
      </w:r>
    </w:p>
    <w:p w14:paraId="57D187E9" w14:textId="77777777" w:rsidR="00000000" w:rsidRDefault="007C71EE">
      <w:pPr>
        <w:pStyle w:val="a"/>
        <w:rPr>
          <w:rFonts w:hint="cs"/>
          <w:rtl/>
        </w:rPr>
      </w:pPr>
    </w:p>
    <w:p w14:paraId="1C57C8D1" w14:textId="77777777" w:rsidR="00000000" w:rsidRDefault="007C71EE">
      <w:pPr>
        <w:pStyle w:val="a"/>
        <w:rPr>
          <w:rFonts w:hint="cs"/>
          <w:rtl/>
        </w:rPr>
      </w:pPr>
      <w:r>
        <w:rPr>
          <w:rFonts w:hint="cs"/>
          <w:rtl/>
        </w:rPr>
        <w:t>הסדר קרנות פנסיה הוותיקות. בעת הדיון מסר הממונה על התקציבים באוצר במענה על פנייה של חברי הוועדה את הה</w:t>
      </w:r>
      <w:r>
        <w:rPr>
          <w:rFonts w:hint="cs"/>
          <w:rtl/>
        </w:rPr>
        <w:t>ודעה הבאה: לא יראו הסכמי פרישה מוקדמת כ"הסכמים חריגים" שיבוטלו במסגרת הסדר קרנות הפנסיה הוותיקות, בהתקיים התנאים הבאים - א. רכישת הזכויות בהסכם נעשתה באיזון אקטוארי מלא; ב. רשימת העובדים הוגדרה בהסכם באופן שמי סופי וברור; ג. ההסכם קיבל אישור מראש של אגף שו</w:t>
      </w:r>
      <w:r>
        <w:rPr>
          <w:rFonts w:hint="cs"/>
          <w:rtl/>
        </w:rPr>
        <w:t xml:space="preserve">ק ההון, ביטוח וחיסכון במשרד האוצר. </w:t>
      </w:r>
    </w:p>
    <w:p w14:paraId="6EBFC53A" w14:textId="77777777" w:rsidR="00000000" w:rsidRDefault="007C71EE">
      <w:pPr>
        <w:pStyle w:val="a"/>
        <w:rPr>
          <w:rFonts w:hint="cs"/>
        </w:rPr>
      </w:pPr>
    </w:p>
    <w:p w14:paraId="4DFE30F7" w14:textId="77777777" w:rsidR="00000000" w:rsidRDefault="007C71EE">
      <w:pPr>
        <w:pStyle w:val="a"/>
        <w:rPr>
          <w:rFonts w:hint="cs"/>
          <w:rtl/>
        </w:rPr>
      </w:pPr>
      <w:r>
        <w:rPr>
          <w:rFonts w:hint="cs"/>
          <w:rtl/>
        </w:rPr>
        <w:t xml:space="preserve">המפקח על הביטוח מסר, כי הוא יורה למינהלים המיוחדים שימונו לקרנות הפנסיה הוותיקות שבהסדר לכבד הסכמי פרישה מוקדמת כאמור לעיל וליישמן. </w:t>
      </w:r>
    </w:p>
    <w:p w14:paraId="2BA946FA" w14:textId="77777777" w:rsidR="00000000" w:rsidRDefault="007C71EE">
      <w:pPr>
        <w:pStyle w:val="a"/>
        <w:rPr>
          <w:rFonts w:hint="cs"/>
          <w:rtl/>
        </w:rPr>
      </w:pPr>
      <w:r>
        <w:rPr>
          <w:rFonts w:hint="cs"/>
          <w:rtl/>
        </w:rPr>
        <w:t xml:space="preserve">  </w:t>
      </w:r>
    </w:p>
    <w:p w14:paraId="1814B718" w14:textId="77777777" w:rsidR="00000000" w:rsidRDefault="007C71EE">
      <w:pPr>
        <w:pStyle w:val="a"/>
        <w:rPr>
          <w:rFonts w:hint="cs"/>
          <w:rtl/>
        </w:rPr>
      </w:pPr>
      <w:r>
        <w:rPr>
          <w:rFonts w:hint="cs"/>
          <w:rtl/>
        </w:rPr>
        <w:t>הפחתת משכורתם של העובדים ונושאי משרה בשירות הציבורי (הוראת שעה). מונח בפניכם נוסח ח</w:t>
      </w:r>
      <w:r>
        <w:rPr>
          <w:rFonts w:hint="cs"/>
          <w:rtl/>
        </w:rPr>
        <w:t xml:space="preserve">דש של פרק י"ז ושל פרק י"ח בנוסח הקודם. בעת הדיון הוחלט על פיצול הסעיפים  העוסקים בפיטורים בשל אי-התאמה וכן סעיפים הכוללים הגבלת שכר מרבי לעובדים חדשים המועסקים בגוף מתוקצב או בגוף נתמך, והם יישארו לדיון נוסף בוועדת הכספים. </w:t>
      </w:r>
    </w:p>
    <w:p w14:paraId="6DC0D820" w14:textId="77777777" w:rsidR="00000000" w:rsidRDefault="007C71EE">
      <w:pPr>
        <w:pStyle w:val="a"/>
        <w:rPr>
          <w:rFonts w:hint="cs"/>
          <w:rtl/>
        </w:rPr>
      </w:pPr>
    </w:p>
    <w:p w14:paraId="1A303D9C" w14:textId="77777777" w:rsidR="00000000" w:rsidRDefault="007C71EE">
      <w:pPr>
        <w:pStyle w:val="a"/>
        <w:rPr>
          <w:rFonts w:hint="cs"/>
          <w:rtl/>
        </w:rPr>
      </w:pPr>
      <w:r>
        <w:rPr>
          <w:rFonts w:hint="cs"/>
          <w:rtl/>
        </w:rPr>
        <w:t>הפרק העוסק בהפחת משכורתם של העו</w:t>
      </w:r>
      <w:r>
        <w:rPr>
          <w:rFonts w:hint="cs"/>
          <w:rtl/>
        </w:rPr>
        <w:t xml:space="preserve">בדים ונושאי המשרה בשירות הציבורי נוסח לאחר השגת ההסכם עם ההסתדרות העובדים. על-פי ההסכם, הוצאות השכר בתקציב המדינה יופחתו </w:t>
      </w:r>
      <w:r>
        <w:rPr>
          <w:rtl/>
        </w:rPr>
        <w:t>–</w:t>
      </w:r>
      <w:r>
        <w:rPr>
          <w:rFonts w:hint="cs"/>
          <w:rtl/>
        </w:rPr>
        <w:t xml:space="preserve"> בברוטו - ב-2 מיליארדי ש"ח בשנת 2003 וב-2 מיליארדי ש"ח נוספים בשנת 2004; בשנת 2005 תהיה הפחתה שתקוזז כנגד התשלומים שיידחו משנת 2004. ש</w:t>
      </w:r>
      <w:r>
        <w:rPr>
          <w:rFonts w:hint="cs"/>
          <w:rtl/>
        </w:rPr>
        <w:t>יעורי ההפחתה נעים מ- 1.75% מעל 3,335 ש"ח ועד 17% בשכר שמעל 35,000 ש"ח. ההפחתה לא תחול על חישוב הקצבה, ולא תובא בחשבון לצורך חישוב המשכורת הקובעת לתשלום קצבה ולא לצורך חישוב התשלומים לקופות גמל. תשלום דמי הבראה ומענק יובל יידחה. ההסכם מבטיח הקפאת סכסוכי עבו</w:t>
      </w:r>
      <w:r>
        <w:rPr>
          <w:rFonts w:hint="cs"/>
          <w:rtl/>
        </w:rPr>
        <w:t xml:space="preserve">דה ברמה הארצית או הדירוגית ושקט תעשייתי. תקופת ההסכם היא שנתיים מ-1 ביולי 2003. </w:t>
      </w:r>
    </w:p>
    <w:p w14:paraId="47B8586C" w14:textId="77777777" w:rsidR="00000000" w:rsidRDefault="007C71EE">
      <w:pPr>
        <w:pStyle w:val="a"/>
        <w:rPr>
          <w:rFonts w:hint="cs"/>
          <w:rtl/>
        </w:rPr>
      </w:pPr>
    </w:p>
    <w:p w14:paraId="0624FD68" w14:textId="77777777" w:rsidR="00000000" w:rsidRDefault="007C71EE">
      <w:pPr>
        <w:pStyle w:val="a"/>
        <w:rPr>
          <w:rFonts w:hint="cs"/>
          <w:rtl/>
        </w:rPr>
      </w:pPr>
      <w:r>
        <w:rPr>
          <w:rFonts w:hint="cs"/>
          <w:rtl/>
        </w:rPr>
        <w:t xml:space="preserve">פיטורי עובדים. בעת הדיון ביקשה הממשלה למשוך את כל הפרק. </w:t>
      </w:r>
    </w:p>
    <w:p w14:paraId="541A2DE9" w14:textId="77777777" w:rsidR="00000000" w:rsidRDefault="007C71EE">
      <w:pPr>
        <w:pStyle w:val="a"/>
        <w:rPr>
          <w:rFonts w:hint="cs"/>
          <w:u w:val="single"/>
          <w:rtl/>
        </w:rPr>
      </w:pPr>
    </w:p>
    <w:p w14:paraId="0B602727" w14:textId="77777777" w:rsidR="00000000" w:rsidRDefault="007C71EE">
      <w:pPr>
        <w:pStyle w:val="a"/>
        <w:rPr>
          <w:rFonts w:hint="cs"/>
          <w:rtl/>
        </w:rPr>
      </w:pPr>
      <w:r>
        <w:rPr>
          <w:rFonts w:hint="cs"/>
          <w:rtl/>
        </w:rPr>
        <w:t xml:space="preserve">שונות. הוחלט בוועדה המשותפת לפצל את הסעיפים העוסקים בחוק חיילים משוחררים. </w:t>
      </w:r>
    </w:p>
    <w:p w14:paraId="02CABF0A" w14:textId="77777777" w:rsidR="00000000" w:rsidRDefault="007C71EE">
      <w:pPr>
        <w:pStyle w:val="a"/>
        <w:rPr>
          <w:rFonts w:hint="cs"/>
          <w:rtl/>
        </w:rPr>
      </w:pPr>
    </w:p>
    <w:p w14:paraId="370F9B21" w14:textId="77777777" w:rsidR="00000000" w:rsidRDefault="007C71EE">
      <w:pPr>
        <w:pStyle w:val="a"/>
        <w:rPr>
          <w:rFonts w:hint="cs"/>
          <w:rtl/>
        </w:rPr>
      </w:pPr>
      <w:r>
        <w:rPr>
          <w:rFonts w:hint="cs"/>
          <w:rtl/>
        </w:rPr>
        <w:t>הוחלט לפצל את הסעיף שעוסק בקיצוץ המוצע ב</w:t>
      </w:r>
      <w:r>
        <w:rPr>
          <w:rFonts w:hint="cs"/>
          <w:rtl/>
        </w:rPr>
        <w:t>מימון מפלגות, מתוך רצון שבשאלה זו תעסוק הוועדה הציבורית בראשות שופט, שהכנסת העבירה לה את כל הסמכויות. כמו כן, פוצלו הסעיפים העוסקים בפיטורי עובדים בשירות המדינה מחמת אי-התאמה. הממשלה ביקשה למשוך את הסעיף שעסק באי-עדכון הפיצוי לנפגעי גזזת.</w:t>
      </w:r>
    </w:p>
    <w:p w14:paraId="6CBF192E" w14:textId="77777777" w:rsidR="00000000" w:rsidRDefault="007C71EE">
      <w:pPr>
        <w:pStyle w:val="a"/>
        <w:rPr>
          <w:rFonts w:hint="cs"/>
          <w:rtl/>
        </w:rPr>
      </w:pPr>
    </w:p>
    <w:p w14:paraId="7A35E288" w14:textId="77777777" w:rsidR="00000000" w:rsidRDefault="007C71EE">
      <w:pPr>
        <w:pStyle w:val="a"/>
        <w:rPr>
          <w:rFonts w:hint="cs"/>
          <w:rtl/>
        </w:rPr>
      </w:pPr>
      <w:r>
        <w:rPr>
          <w:rFonts w:hint="cs"/>
          <w:rtl/>
        </w:rPr>
        <w:t xml:space="preserve">בסעיפים העוסקים </w:t>
      </w:r>
      <w:r>
        <w:rPr>
          <w:rFonts w:hint="cs"/>
          <w:rtl/>
        </w:rPr>
        <w:t>בתמלוגים ובתשלומים מרשויות שונות הוחלט להפחית את הסכומים בעקבות השינויים בהפחתה בשכר של עובדים במגזר הציבורי. ברשות שדות התעופה ההפחתה תהיה 20 מיליון ש"ח במקום 23. ברשות הנמלים ההפחתה תהיה 34 במקום 38 מיליון ש"ח. ברשות הדואר 20 מיליון ש"ח במקום 28 מיליון ש</w:t>
      </w:r>
      <w:r>
        <w:rPr>
          <w:rFonts w:hint="cs"/>
          <w:rtl/>
        </w:rPr>
        <w:t xml:space="preserve">"ח.  ברשות השידור 10 מיליון ש"ח במקום 11 מיליון. הסכומים יועברו עד 1 בנובמבר 2003 במקום עד 3 באוגוסט. </w:t>
      </w:r>
    </w:p>
    <w:p w14:paraId="0040801C" w14:textId="77777777" w:rsidR="00000000" w:rsidRDefault="007C71EE">
      <w:pPr>
        <w:pStyle w:val="a"/>
        <w:rPr>
          <w:rFonts w:hint="cs"/>
          <w:rtl/>
        </w:rPr>
      </w:pPr>
    </w:p>
    <w:p w14:paraId="457F59A9" w14:textId="77777777" w:rsidR="00000000" w:rsidRDefault="007C71EE">
      <w:pPr>
        <w:pStyle w:val="a"/>
        <w:rPr>
          <w:rFonts w:hint="cs"/>
          <w:rtl/>
        </w:rPr>
      </w:pPr>
      <w:r>
        <w:rPr>
          <w:rFonts w:hint="cs"/>
          <w:rtl/>
        </w:rPr>
        <w:t>בסעיף העוסק בדחיית ההרחבה במתן פטורים מתשלום היטל השבחה הוחלט לקבוע את תחולתו ב-17 במאי 2003, בגלל העיכוב בדיונים על החוק וכדי שלא ייווצר "חלון" של שבוע</w:t>
      </w:r>
      <w:r>
        <w:rPr>
          <w:rFonts w:hint="cs"/>
          <w:rtl/>
        </w:rPr>
        <w:t xml:space="preserve">יים בין מועד פקיעתו של החוק הקודם ותחילתו של חוק זה. </w:t>
      </w:r>
    </w:p>
    <w:p w14:paraId="419F77AC" w14:textId="77777777" w:rsidR="00000000" w:rsidRDefault="007C71EE">
      <w:pPr>
        <w:pStyle w:val="a"/>
        <w:rPr>
          <w:rFonts w:hint="cs"/>
          <w:rtl/>
        </w:rPr>
      </w:pPr>
    </w:p>
    <w:p w14:paraId="1DBECA18" w14:textId="77777777" w:rsidR="00000000" w:rsidRDefault="007C71EE">
      <w:pPr>
        <w:pStyle w:val="a"/>
        <w:rPr>
          <w:rFonts w:hint="cs"/>
          <w:rtl/>
        </w:rPr>
      </w:pPr>
      <w:r>
        <w:rPr>
          <w:rFonts w:hint="cs"/>
          <w:rtl/>
        </w:rPr>
        <w:t>לחוק זה נוסף סעיף חדש, התואם את רוחו ומטרתו של חוק זה, והוא הארכת התוקף של החוק לעידוד השקעות הון עד ל-31 בדצמבר 2003. תוקפו של החוק פג ב-18 במאי 2003, ועד שתיגמר הכנת החוק החדש אנו מציעים להאריך את תו</w:t>
      </w:r>
      <w:r>
        <w:rPr>
          <w:rFonts w:hint="cs"/>
          <w:rtl/>
        </w:rPr>
        <w:t xml:space="preserve">קפו של החוק הקיים.     </w:t>
      </w:r>
    </w:p>
    <w:p w14:paraId="3B5BAE92" w14:textId="77777777" w:rsidR="00000000" w:rsidRDefault="007C71EE">
      <w:pPr>
        <w:pStyle w:val="a"/>
        <w:rPr>
          <w:rFonts w:hint="cs"/>
          <w:u w:val="single"/>
          <w:rtl/>
        </w:rPr>
      </w:pPr>
    </w:p>
    <w:p w14:paraId="4744E530" w14:textId="77777777" w:rsidR="00000000" w:rsidRDefault="007C71EE">
      <w:pPr>
        <w:pStyle w:val="a"/>
        <w:rPr>
          <w:rFonts w:hint="cs"/>
          <w:rtl/>
        </w:rPr>
      </w:pPr>
      <w:r>
        <w:rPr>
          <w:rFonts w:hint="cs"/>
          <w:rtl/>
        </w:rPr>
        <w:t>תחילת החוק. תחילת החוק נקבעה ל-1 ביוני במקום 1 במאי, אלא אם כן נקבע בו אחרת.)</w:t>
      </w:r>
    </w:p>
    <w:p w14:paraId="39194D96" w14:textId="77777777" w:rsidR="00000000" w:rsidRDefault="007C71EE">
      <w:pPr>
        <w:pStyle w:val="a"/>
        <w:rPr>
          <w:rFonts w:hint="cs"/>
          <w:rtl/>
        </w:rPr>
      </w:pPr>
      <w:r>
        <w:rPr>
          <w:rFonts w:hint="cs"/>
          <w:rtl/>
        </w:rPr>
        <w:t xml:space="preserve"> </w:t>
      </w:r>
    </w:p>
    <w:p w14:paraId="1AC24398" w14:textId="77777777" w:rsidR="00000000" w:rsidRDefault="007C71EE">
      <w:pPr>
        <w:pStyle w:val="a"/>
        <w:rPr>
          <w:rFonts w:hint="cs"/>
          <w:rtl/>
        </w:rPr>
      </w:pPr>
    </w:p>
    <w:p w14:paraId="29A7D85D" w14:textId="77777777" w:rsidR="00000000" w:rsidRDefault="007C71EE">
      <w:pPr>
        <w:pStyle w:val="a"/>
        <w:rPr>
          <w:rFonts w:hint="cs"/>
          <w:rtl/>
        </w:rPr>
      </w:pPr>
    </w:p>
    <w:p w14:paraId="27243FD4" w14:textId="77777777" w:rsidR="00000000" w:rsidRDefault="007C71EE">
      <w:pPr>
        <w:pStyle w:val="ad"/>
        <w:rPr>
          <w:rtl/>
        </w:rPr>
      </w:pPr>
      <w:r>
        <w:rPr>
          <w:rtl/>
        </w:rPr>
        <w:t>היו"ר ראובן ריבלין:</w:t>
      </w:r>
    </w:p>
    <w:p w14:paraId="34B16BE7" w14:textId="77777777" w:rsidR="00000000" w:rsidRDefault="007C71EE">
      <w:pPr>
        <w:pStyle w:val="a"/>
        <w:rPr>
          <w:rtl/>
        </w:rPr>
      </w:pPr>
    </w:p>
    <w:p w14:paraId="15854620" w14:textId="77777777" w:rsidR="00000000" w:rsidRDefault="007C71EE">
      <w:pPr>
        <w:pStyle w:val="a"/>
        <w:rPr>
          <w:rFonts w:hint="cs"/>
          <w:rtl/>
        </w:rPr>
      </w:pPr>
      <w:r>
        <w:rPr>
          <w:rFonts w:hint="cs"/>
          <w:rtl/>
        </w:rPr>
        <w:t>אני מאוד מודה ליושב-ראש ועדת הכספים, אשר הביא בפנינו את הצעת חוק התוכנית להבראת כלכלת ישראל (תיקוני חקיקה להשגת יעדי התקציב והמד</w:t>
      </w:r>
      <w:r>
        <w:rPr>
          <w:rFonts w:hint="cs"/>
          <w:rtl/>
        </w:rPr>
        <w:t>יניות הכלכלית לשנות הכספים 2003 ו=2004), התשס"ג-2003,  על מנת שנוכל להתחיל את הדיון לקראת הקריאה השנייה והקריאה השלישית. ראשון הדוברים בהסתייגויות הוא - - -</w:t>
      </w:r>
    </w:p>
    <w:p w14:paraId="34DFFEDC" w14:textId="77777777" w:rsidR="00000000" w:rsidRDefault="007C71EE">
      <w:pPr>
        <w:pStyle w:val="a"/>
        <w:rPr>
          <w:rFonts w:hint="cs"/>
          <w:rtl/>
        </w:rPr>
      </w:pPr>
    </w:p>
    <w:p w14:paraId="10411178" w14:textId="77777777" w:rsidR="00000000" w:rsidRDefault="007C71EE">
      <w:pPr>
        <w:pStyle w:val="ac"/>
        <w:rPr>
          <w:rtl/>
        </w:rPr>
      </w:pPr>
      <w:r>
        <w:rPr>
          <w:rFonts w:hint="eastAsia"/>
          <w:rtl/>
        </w:rPr>
        <w:t>אברהם</w:t>
      </w:r>
      <w:r>
        <w:rPr>
          <w:rtl/>
        </w:rPr>
        <w:t xml:space="preserve"> בורג (העבודה-מימד):</w:t>
      </w:r>
    </w:p>
    <w:p w14:paraId="2B47F060" w14:textId="77777777" w:rsidR="00000000" w:rsidRDefault="007C71EE">
      <w:pPr>
        <w:pStyle w:val="a"/>
        <w:rPr>
          <w:rFonts w:hint="cs"/>
          <w:rtl/>
        </w:rPr>
      </w:pPr>
    </w:p>
    <w:p w14:paraId="01DD6D2B" w14:textId="77777777" w:rsidR="00000000" w:rsidRDefault="007C71EE">
      <w:pPr>
        <w:pStyle w:val="a"/>
        <w:rPr>
          <w:rFonts w:hint="cs"/>
          <w:rtl/>
        </w:rPr>
      </w:pPr>
      <w:r>
        <w:rPr>
          <w:rFonts w:hint="cs"/>
          <w:rtl/>
        </w:rPr>
        <w:t>רק שנייה, אדוני היושב-ראש. אני יכול - - -</w:t>
      </w:r>
    </w:p>
    <w:p w14:paraId="26B1B961" w14:textId="77777777" w:rsidR="00000000" w:rsidRDefault="007C71EE">
      <w:pPr>
        <w:pStyle w:val="a"/>
        <w:rPr>
          <w:rFonts w:hint="cs"/>
          <w:rtl/>
        </w:rPr>
      </w:pPr>
    </w:p>
    <w:p w14:paraId="0B217EE8" w14:textId="77777777" w:rsidR="00000000" w:rsidRDefault="007C71EE">
      <w:pPr>
        <w:pStyle w:val="ad"/>
        <w:rPr>
          <w:rtl/>
        </w:rPr>
      </w:pPr>
      <w:r>
        <w:rPr>
          <w:rtl/>
        </w:rPr>
        <w:t>היו"ר ראובן ריבלין:</w:t>
      </w:r>
    </w:p>
    <w:p w14:paraId="1F0E4B65" w14:textId="77777777" w:rsidR="00000000" w:rsidRDefault="007C71EE">
      <w:pPr>
        <w:pStyle w:val="a"/>
        <w:rPr>
          <w:rtl/>
        </w:rPr>
      </w:pPr>
    </w:p>
    <w:p w14:paraId="026F359D" w14:textId="77777777" w:rsidR="00000000" w:rsidRDefault="007C71EE">
      <w:pPr>
        <w:pStyle w:val="a"/>
        <w:rPr>
          <w:rFonts w:hint="cs"/>
          <w:rtl/>
        </w:rPr>
      </w:pPr>
      <w:r>
        <w:rPr>
          <w:rFonts w:hint="cs"/>
          <w:rtl/>
        </w:rPr>
        <w:t xml:space="preserve">בבקשה, </w:t>
      </w:r>
      <w:r>
        <w:rPr>
          <w:rFonts w:hint="cs"/>
          <w:rtl/>
        </w:rPr>
        <w:t>מהצד, על מנת שדיון מעניין זה ייראה ויישמע על-ידי כל אזרחי ישראל. כן, חבר הכנסת בורג.</w:t>
      </w:r>
    </w:p>
    <w:p w14:paraId="7F688C4B" w14:textId="77777777" w:rsidR="00000000" w:rsidRDefault="007C71EE">
      <w:pPr>
        <w:pStyle w:val="a"/>
        <w:rPr>
          <w:rFonts w:hint="cs"/>
          <w:rtl/>
        </w:rPr>
      </w:pPr>
    </w:p>
    <w:p w14:paraId="68DB054B" w14:textId="77777777" w:rsidR="00000000" w:rsidRDefault="007C71EE">
      <w:pPr>
        <w:pStyle w:val="Speaker"/>
        <w:rPr>
          <w:rtl/>
        </w:rPr>
      </w:pPr>
      <w:bookmarkStart w:id="206" w:name="FS000000434T26_05_2003_15_00_52"/>
      <w:bookmarkEnd w:id="206"/>
      <w:r>
        <w:rPr>
          <w:rFonts w:hint="eastAsia"/>
          <w:rtl/>
        </w:rPr>
        <w:t>אברהם</w:t>
      </w:r>
      <w:r>
        <w:rPr>
          <w:rtl/>
        </w:rPr>
        <w:t xml:space="preserve"> בורג (העבודה-מימד):</w:t>
      </w:r>
    </w:p>
    <w:p w14:paraId="3566FC51" w14:textId="77777777" w:rsidR="00000000" w:rsidRDefault="007C71EE">
      <w:pPr>
        <w:pStyle w:val="a"/>
        <w:rPr>
          <w:rFonts w:hint="cs"/>
          <w:rtl/>
        </w:rPr>
      </w:pPr>
    </w:p>
    <w:p w14:paraId="4AEA82BF" w14:textId="77777777" w:rsidR="00000000" w:rsidRDefault="007C71EE">
      <w:pPr>
        <w:pStyle w:val="a"/>
        <w:rPr>
          <w:rFonts w:hint="cs"/>
          <w:rtl/>
        </w:rPr>
      </w:pPr>
      <w:r>
        <w:rPr>
          <w:rFonts w:hint="cs"/>
          <w:rtl/>
        </w:rPr>
        <w:t>אדוני היושב-ראש, אני מתנצל.</w:t>
      </w:r>
    </w:p>
    <w:p w14:paraId="21A6B2A1" w14:textId="77777777" w:rsidR="00000000" w:rsidRDefault="007C71EE">
      <w:pPr>
        <w:pStyle w:val="a"/>
        <w:rPr>
          <w:rFonts w:hint="cs"/>
          <w:rtl/>
        </w:rPr>
      </w:pPr>
    </w:p>
    <w:p w14:paraId="131F8AC8" w14:textId="77777777" w:rsidR="00000000" w:rsidRDefault="007C71EE">
      <w:pPr>
        <w:pStyle w:val="ad"/>
        <w:rPr>
          <w:rtl/>
        </w:rPr>
      </w:pPr>
      <w:r>
        <w:rPr>
          <w:rtl/>
        </w:rPr>
        <w:t>היו"ר ראובן ריבלין:</w:t>
      </w:r>
    </w:p>
    <w:p w14:paraId="3C1BC84A" w14:textId="77777777" w:rsidR="00000000" w:rsidRDefault="007C71EE">
      <w:pPr>
        <w:pStyle w:val="a"/>
        <w:rPr>
          <w:rtl/>
        </w:rPr>
      </w:pPr>
    </w:p>
    <w:p w14:paraId="10DF8A1D" w14:textId="77777777" w:rsidR="00000000" w:rsidRDefault="007C71EE">
      <w:pPr>
        <w:pStyle w:val="a"/>
        <w:rPr>
          <w:rFonts w:hint="cs"/>
          <w:rtl/>
        </w:rPr>
      </w:pPr>
      <w:r>
        <w:rPr>
          <w:rFonts w:hint="cs"/>
          <w:rtl/>
        </w:rPr>
        <w:t>חבר הכנסת שוחט, אתה כבר יכול לעלות לדוכן.</w:t>
      </w:r>
    </w:p>
    <w:p w14:paraId="6AC23C18" w14:textId="77777777" w:rsidR="00000000" w:rsidRDefault="007C71EE">
      <w:pPr>
        <w:pStyle w:val="a"/>
        <w:rPr>
          <w:rFonts w:hint="cs"/>
          <w:rtl/>
        </w:rPr>
      </w:pPr>
    </w:p>
    <w:p w14:paraId="38886273" w14:textId="77777777" w:rsidR="00000000" w:rsidRDefault="007C71EE">
      <w:pPr>
        <w:pStyle w:val="SpeakerCon"/>
        <w:rPr>
          <w:rtl/>
        </w:rPr>
      </w:pPr>
      <w:bookmarkStart w:id="207" w:name="FS000000434T26_05_2003_15_01_41C"/>
      <w:bookmarkEnd w:id="207"/>
      <w:r>
        <w:rPr>
          <w:rtl/>
        </w:rPr>
        <w:t>אברהם בורג (העבודה-מימד):</w:t>
      </w:r>
    </w:p>
    <w:p w14:paraId="6335A7AC" w14:textId="77777777" w:rsidR="00000000" w:rsidRDefault="007C71EE">
      <w:pPr>
        <w:pStyle w:val="a"/>
        <w:rPr>
          <w:rtl/>
        </w:rPr>
      </w:pPr>
    </w:p>
    <w:p w14:paraId="1C6E5FC8" w14:textId="77777777" w:rsidR="00000000" w:rsidRDefault="007C71EE">
      <w:pPr>
        <w:pStyle w:val="a"/>
        <w:rPr>
          <w:rFonts w:hint="cs"/>
          <w:rtl/>
        </w:rPr>
      </w:pPr>
      <w:r>
        <w:rPr>
          <w:rFonts w:hint="cs"/>
          <w:rtl/>
        </w:rPr>
        <w:t>אדוני, חבר הכנסת מלכיאו</w:t>
      </w:r>
      <w:r>
        <w:rPr>
          <w:rFonts w:hint="cs"/>
          <w:rtl/>
        </w:rPr>
        <w:t>ר הגיש לבית-הדין הגבוה לצדק עתירה על-פי החוק לציון מידע בדבר השפעת חקיקה על זכויות הילד. החוק הזה אומר כל מיני דברים, אבל מטרתו לחייב את חברי הכנסת ואת הממשלה לבחון במהלך החקיקה של הצעת חוק את השפעתה על זכויותיהם של הילדים, וביקש חבר הכנסת מלכיאור סעד בבית</w:t>
      </w:r>
      <w:r>
        <w:rPr>
          <w:rFonts w:hint="cs"/>
          <w:rtl/>
        </w:rPr>
        <w:t xml:space="preserve">-הדין הגבוה לצדק באשר לזכויות ילדים בהקשר של החוק הנדון כאן. דומני שאתמול הוציא בית הדין הגבוה לצדק צו על-תנאי המורה לממשלה להשיב לו על העתירה בטרם יתקיים הדיון כאן. חבר הכנסת מלכיאור, אני צודק בתיאור? </w:t>
      </w:r>
    </w:p>
    <w:p w14:paraId="515D3D84" w14:textId="77777777" w:rsidR="00000000" w:rsidRDefault="007C71EE">
      <w:pPr>
        <w:pStyle w:val="a"/>
        <w:ind w:firstLine="0"/>
        <w:rPr>
          <w:rFonts w:hint="cs"/>
          <w:rtl/>
        </w:rPr>
      </w:pPr>
    </w:p>
    <w:p w14:paraId="010DE432" w14:textId="77777777" w:rsidR="00000000" w:rsidRDefault="007C71EE">
      <w:pPr>
        <w:pStyle w:val="ac"/>
        <w:rPr>
          <w:rtl/>
        </w:rPr>
      </w:pPr>
      <w:r>
        <w:rPr>
          <w:rFonts w:hint="eastAsia"/>
          <w:rtl/>
        </w:rPr>
        <w:t>מיכאל</w:t>
      </w:r>
      <w:r>
        <w:rPr>
          <w:rtl/>
        </w:rPr>
        <w:t xml:space="preserve"> מלכיאור (העבודה-מימד):</w:t>
      </w:r>
    </w:p>
    <w:p w14:paraId="0CF81394" w14:textId="77777777" w:rsidR="00000000" w:rsidRDefault="007C71EE">
      <w:pPr>
        <w:pStyle w:val="a"/>
        <w:rPr>
          <w:rFonts w:hint="cs"/>
          <w:rtl/>
        </w:rPr>
      </w:pPr>
    </w:p>
    <w:p w14:paraId="2413DE33" w14:textId="77777777" w:rsidR="00000000" w:rsidRDefault="007C71EE">
      <w:pPr>
        <w:pStyle w:val="a"/>
        <w:rPr>
          <w:rFonts w:hint="cs"/>
          <w:rtl/>
        </w:rPr>
      </w:pPr>
      <w:r>
        <w:rPr>
          <w:rFonts w:hint="cs"/>
          <w:rtl/>
        </w:rPr>
        <w:t>- - -</w:t>
      </w:r>
    </w:p>
    <w:p w14:paraId="294009CE" w14:textId="77777777" w:rsidR="00000000" w:rsidRDefault="007C71EE">
      <w:pPr>
        <w:pStyle w:val="a"/>
        <w:rPr>
          <w:rFonts w:hint="cs"/>
          <w:rtl/>
        </w:rPr>
      </w:pPr>
    </w:p>
    <w:p w14:paraId="18C4F9AB" w14:textId="77777777" w:rsidR="00000000" w:rsidRDefault="007C71EE">
      <w:pPr>
        <w:pStyle w:val="SpeakerCon"/>
        <w:rPr>
          <w:rtl/>
        </w:rPr>
      </w:pPr>
      <w:bookmarkStart w:id="208" w:name="FS000000434T26_05_2003_15_09_31C"/>
      <w:bookmarkEnd w:id="208"/>
      <w:r>
        <w:rPr>
          <w:rtl/>
        </w:rPr>
        <w:t>אברהם בורג (העב</w:t>
      </w:r>
      <w:r>
        <w:rPr>
          <w:rtl/>
        </w:rPr>
        <w:t>ודה-מימד):</w:t>
      </w:r>
    </w:p>
    <w:p w14:paraId="57AADE70" w14:textId="77777777" w:rsidR="00000000" w:rsidRDefault="007C71EE">
      <w:pPr>
        <w:pStyle w:val="a"/>
        <w:rPr>
          <w:rtl/>
        </w:rPr>
      </w:pPr>
    </w:p>
    <w:p w14:paraId="5124518E" w14:textId="77777777" w:rsidR="00000000" w:rsidRDefault="007C71EE">
      <w:pPr>
        <w:pStyle w:val="a"/>
        <w:rPr>
          <w:rFonts w:hint="cs"/>
          <w:rtl/>
        </w:rPr>
      </w:pPr>
      <w:r>
        <w:rPr>
          <w:rFonts w:hint="cs"/>
          <w:rtl/>
        </w:rPr>
        <w:t xml:space="preserve">מאוד הייתי מבקש לדעת איפה הדברים עומדים, שלא נהיה במצב שבו הכנסת לא ממלאת את צו בג"ץ. </w:t>
      </w:r>
    </w:p>
    <w:p w14:paraId="79599517" w14:textId="77777777" w:rsidR="00000000" w:rsidRDefault="007C71EE">
      <w:pPr>
        <w:pStyle w:val="a"/>
        <w:rPr>
          <w:rFonts w:hint="cs"/>
          <w:rtl/>
        </w:rPr>
      </w:pPr>
    </w:p>
    <w:p w14:paraId="7CB991C2" w14:textId="77777777" w:rsidR="00000000" w:rsidRDefault="007C71EE">
      <w:pPr>
        <w:pStyle w:val="ac"/>
        <w:rPr>
          <w:rtl/>
        </w:rPr>
      </w:pPr>
      <w:r>
        <w:rPr>
          <w:rFonts w:hint="eastAsia"/>
          <w:rtl/>
        </w:rPr>
        <w:t>מיכאל</w:t>
      </w:r>
      <w:r>
        <w:rPr>
          <w:rtl/>
        </w:rPr>
        <w:t xml:space="preserve"> מלכיאור (העבודה-מימד):</w:t>
      </w:r>
    </w:p>
    <w:p w14:paraId="7619A9CC" w14:textId="77777777" w:rsidR="00000000" w:rsidRDefault="007C71EE">
      <w:pPr>
        <w:pStyle w:val="a"/>
        <w:rPr>
          <w:rFonts w:hint="cs"/>
          <w:rtl/>
        </w:rPr>
      </w:pPr>
    </w:p>
    <w:p w14:paraId="5193EDB8" w14:textId="77777777" w:rsidR="00000000" w:rsidRDefault="007C71EE">
      <w:pPr>
        <w:pStyle w:val="a"/>
        <w:ind w:firstLine="0"/>
        <w:rPr>
          <w:rFonts w:hint="cs"/>
          <w:rtl/>
        </w:rPr>
      </w:pPr>
      <w:r>
        <w:rPr>
          <w:rFonts w:hint="cs"/>
          <w:rtl/>
        </w:rPr>
        <w:tab/>
        <w:t>גם הכנסת צריכה להשיב.</w:t>
      </w:r>
    </w:p>
    <w:p w14:paraId="33139A5D" w14:textId="77777777" w:rsidR="00000000" w:rsidRDefault="007C71EE">
      <w:pPr>
        <w:pStyle w:val="a"/>
        <w:ind w:firstLine="0"/>
        <w:rPr>
          <w:rFonts w:hint="cs"/>
          <w:rtl/>
        </w:rPr>
      </w:pPr>
    </w:p>
    <w:p w14:paraId="1215B88E" w14:textId="77777777" w:rsidR="00000000" w:rsidRDefault="007C71EE">
      <w:pPr>
        <w:pStyle w:val="ad"/>
        <w:rPr>
          <w:rtl/>
        </w:rPr>
      </w:pPr>
      <w:r>
        <w:rPr>
          <w:rtl/>
        </w:rPr>
        <w:t>היו"ר ראובן ריבלין:</w:t>
      </w:r>
    </w:p>
    <w:p w14:paraId="6655E019" w14:textId="77777777" w:rsidR="00000000" w:rsidRDefault="007C71EE">
      <w:pPr>
        <w:pStyle w:val="a"/>
        <w:rPr>
          <w:rtl/>
        </w:rPr>
      </w:pPr>
    </w:p>
    <w:p w14:paraId="078307FC" w14:textId="77777777" w:rsidR="00000000" w:rsidRDefault="007C71EE">
      <w:pPr>
        <w:pStyle w:val="a"/>
        <w:rPr>
          <w:rFonts w:hint="cs"/>
          <w:rtl/>
        </w:rPr>
      </w:pPr>
      <w:r>
        <w:rPr>
          <w:rFonts w:hint="cs"/>
          <w:rtl/>
        </w:rPr>
        <w:t xml:space="preserve">אדוני יושב-ראש הכנסת לשעבר, חבר הכנסת בורג, העתירה הוגשה כנגד הממשלה, ולא - - </w:t>
      </w:r>
    </w:p>
    <w:p w14:paraId="48D60D69" w14:textId="77777777" w:rsidR="00000000" w:rsidRDefault="007C71EE">
      <w:pPr>
        <w:pStyle w:val="a"/>
        <w:rPr>
          <w:rFonts w:hint="cs"/>
          <w:rtl/>
        </w:rPr>
      </w:pPr>
    </w:p>
    <w:p w14:paraId="56CD5E31" w14:textId="77777777" w:rsidR="00000000" w:rsidRDefault="007C71EE">
      <w:pPr>
        <w:pStyle w:val="SpeakerCon"/>
        <w:rPr>
          <w:rtl/>
        </w:rPr>
      </w:pPr>
      <w:bookmarkStart w:id="209" w:name="FS000000434T26_05_2003_15_10_53C"/>
      <w:bookmarkEnd w:id="209"/>
      <w:r>
        <w:rPr>
          <w:rtl/>
        </w:rPr>
        <w:t>א</w:t>
      </w:r>
      <w:r>
        <w:rPr>
          <w:rtl/>
        </w:rPr>
        <w:t>ברהם בורג (העבודה-מימד):</w:t>
      </w:r>
    </w:p>
    <w:p w14:paraId="1FA370F8" w14:textId="77777777" w:rsidR="00000000" w:rsidRDefault="007C71EE">
      <w:pPr>
        <w:pStyle w:val="a"/>
        <w:rPr>
          <w:rtl/>
        </w:rPr>
      </w:pPr>
    </w:p>
    <w:p w14:paraId="5C319489" w14:textId="77777777" w:rsidR="00000000" w:rsidRDefault="007C71EE">
      <w:pPr>
        <w:pStyle w:val="a"/>
        <w:rPr>
          <w:rFonts w:hint="cs"/>
          <w:rtl/>
        </w:rPr>
      </w:pPr>
      <w:r>
        <w:rPr>
          <w:rFonts w:hint="cs"/>
          <w:rtl/>
        </w:rPr>
        <w:t>ועל-ידי הכנסת. אולי אדוני ישאל את חבר הכנסת מלכיאור.</w:t>
      </w:r>
    </w:p>
    <w:p w14:paraId="751C3FAE" w14:textId="77777777" w:rsidR="00000000" w:rsidRDefault="007C71EE">
      <w:pPr>
        <w:pStyle w:val="a"/>
        <w:rPr>
          <w:rFonts w:hint="cs"/>
          <w:rtl/>
        </w:rPr>
      </w:pPr>
    </w:p>
    <w:p w14:paraId="57C3F656" w14:textId="77777777" w:rsidR="00000000" w:rsidRDefault="007C71EE">
      <w:pPr>
        <w:pStyle w:val="ad"/>
        <w:rPr>
          <w:rtl/>
        </w:rPr>
      </w:pPr>
      <w:r>
        <w:rPr>
          <w:rtl/>
        </w:rPr>
        <w:t>היו"ר ראובן ריבלין:</w:t>
      </w:r>
    </w:p>
    <w:p w14:paraId="13CE3276" w14:textId="77777777" w:rsidR="00000000" w:rsidRDefault="007C71EE">
      <w:pPr>
        <w:pStyle w:val="a"/>
        <w:rPr>
          <w:rtl/>
        </w:rPr>
      </w:pPr>
    </w:p>
    <w:p w14:paraId="68729DF3" w14:textId="77777777" w:rsidR="00000000" w:rsidRDefault="007C71EE">
      <w:pPr>
        <w:pStyle w:val="a"/>
        <w:rPr>
          <w:rFonts w:hint="cs"/>
          <w:rtl/>
        </w:rPr>
      </w:pPr>
      <w:r>
        <w:rPr>
          <w:rFonts w:hint="cs"/>
          <w:rtl/>
        </w:rPr>
        <w:t>אני לא קיבלתי מהייעוץ המשפטי, אבל אני מברר את העניין הזה על מנת להשיב לאדוני. נא לשאול את הייעוץ המשפטי בכנסת, האם - - -</w:t>
      </w:r>
    </w:p>
    <w:p w14:paraId="10225F41" w14:textId="77777777" w:rsidR="00000000" w:rsidRDefault="007C71EE">
      <w:pPr>
        <w:pStyle w:val="a"/>
        <w:rPr>
          <w:rFonts w:hint="cs"/>
          <w:rtl/>
        </w:rPr>
      </w:pPr>
    </w:p>
    <w:p w14:paraId="11ACEA47" w14:textId="77777777" w:rsidR="00000000" w:rsidRDefault="007C71EE">
      <w:pPr>
        <w:pStyle w:val="SpeakerCon"/>
        <w:rPr>
          <w:rtl/>
        </w:rPr>
      </w:pPr>
      <w:bookmarkStart w:id="210" w:name="FS000000434T26_05_2003_15_11_48C"/>
      <w:bookmarkEnd w:id="210"/>
      <w:r>
        <w:rPr>
          <w:rtl/>
        </w:rPr>
        <w:t>אברהם בורג (העבודה-מימד):</w:t>
      </w:r>
    </w:p>
    <w:p w14:paraId="31A458F8" w14:textId="77777777" w:rsidR="00000000" w:rsidRDefault="007C71EE">
      <w:pPr>
        <w:pStyle w:val="a"/>
        <w:rPr>
          <w:rtl/>
        </w:rPr>
      </w:pPr>
    </w:p>
    <w:p w14:paraId="08F5FE42" w14:textId="77777777" w:rsidR="00000000" w:rsidRDefault="007C71EE">
      <w:pPr>
        <w:pStyle w:val="a"/>
        <w:rPr>
          <w:rFonts w:hint="cs"/>
          <w:rtl/>
        </w:rPr>
      </w:pPr>
      <w:r>
        <w:rPr>
          <w:rFonts w:hint="cs"/>
          <w:rtl/>
        </w:rPr>
        <w:t>אני מב</w:t>
      </w:r>
      <w:r>
        <w:rPr>
          <w:rFonts w:hint="cs"/>
          <w:rtl/>
        </w:rPr>
        <w:t xml:space="preserve">קש שאדוני היושב-ראש ייוועץ ביועץ המשפטי וייתן תשובה למליאה ולחבר הכנסת מלכיאור, העותר, שיחכה כאן עד אשר תגיע התשובה. </w:t>
      </w:r>
    </w:p>
    <w:p w14:paraId="6027ED7C" w14:textId="77777777" w:rsidR="00000000" w:rsidRDefault="007C71EE">
      <w:pPr>
        <w:pStyle w:val="a"/>
        <w:rPr>
          <w:rFonts w:hint="cs"/>
          <w:rtl/>
        </w:rPr>
      </w:pPr>
    </w:p>
    <w:p w14:paraId="76CEA122" w14:textId="77777777" w:rsidR="00000000" w:rsidRDefault="007C71EE">
      <w:pPr>
        <w:pStyle w:val="ad"/>
        <w:rPr>
          <w:rtl/>
        </w:rPr>
      </w:pPr>
      <w:r>
        <w:rPr>
          <w:rtl/>
        </w:rPr>
        <w:t>היו"ר ראובן ריבלין:</w:t>
      </w:r>
    </w:p>
    <w:p w14:paraId="7008958D" w14:textId="77777777" w:rsidR="00000000" w:rsidRDefault="007C71EE">
      <w:pPr>
        <w:pStyle w:val="a"/>
        <w:rPr>
          <w:rtl/>
        </w:rPr>
      </w:pPr>
    </w:p>
    <w:p w14:paraId="145E3A56" w14:textId="77777777" w:rsidR="00000000" w:rsidRDefault="007C71EE">
      <w:pPr>
        <w:pStyle w:val="a"/>
        <w:rPr>
          <w:rFonts w:hint="cs"/>
          <w:rtl/>
        </w:rPr>
      </w:pPr>
      <w:r>
        <w:rPr>
          <w:rFonts w:hint="cs"/>
          <w:rtl/>
        </w:rPr>
        <w:t xml:space="preserve">בוודאי, אדוני. הרי אם ניתן צו, הדיון הוא לא דיון </w:t>
      </w:r>
      <w:r>
        <w:rPr>
          <w:rtl/>
        </w:rPr>
        <w:t>–</w:t>
      </w:r>
      <w:r>
        <w:rPr>
          <w:rFonts w:hint="cs"/>
          <w:rtl/>
        </w:rPr>
        <w:t xml:space="preserve"> לא שריר ולא קיים.</w:t>
      </w:r>
    </w:p>
    <w:p w14:paraId="7DF0AF4F" w14:textId="77777777" w:rsidR="00000000" w:rsidRDefault="007C71EE">
      <w:pPr>
        <w:pStyle w:val="a"/>
        <w:rPr>
          <w:rFonts w:hint="cs"/>
          <w:rtl/>
        </w:rPr>
      </w:pPr>
    </w:p>
    <w:p w14:paraId="15826123" w14:textId="77777777" w:rsidR="00000000" w:rsidRDefault="007C71EE">
      <w:pPr>
        <w:pStyle w:val="SpeakerCon"/>
        <w:rPr>
          <w:rtl/>
        </w:rPr>
      </w:pPr>
      <w:bookmarkStart w:id="211" w:name="FS000000434T26_05_2003_15_13_34C"/>
      <w:bookmarkEnd w:id="211"/>
      <w:r>
        <w:rPr>
          <w:rtl/>
        </w:rPr>
        <w:t>אברהם בורג (העבודה-מימד):</w:t>
      </w:r>
    </w:p>
    <w:p w14:paraId="45D543DF" w14:textId="77777777" w:rsidR="00000000" w:rsidRDefault="007C71EE">
      <w:pPr>
        <w:pStyle w:val="a"/>
        <w:rPr>
          <w:rtl/>
        </w:rPr>
      </w:pPr>
    </w:p>
    <w:p w14:paraId="219998C8" w14:textId="77777777" w:rsidR="00000000" w:rsidRDefault="007C71EE">
      <w:pPr>
        <w:pStyle w:val="a"/>
        <w:rPr>
          <w:rFonts w:hint="cs"/>
          <w:rtl/>
        </w:rPr>
      </w:pPr>
      <w:r>
        <w:rPr>
          <w:rFonts w:hint="cs"/>
          <w:rtl/>
        </w:rPr>
        <w:t>ברשותך, אני רק אקרא</w:t>
      </w:r>
      <w:r>
        <w:rPr>
          <w:rFonts w:hint="cs"/>
          <w:rtl/>
        </w:rPr>
        <w:t xml:space="preserve"> לאדוני את הצו שניתן אתמול. "החלטה: המשיבים" </w:t>
      </w:r>
      <w:r>
        <w:rPr>
          <w:rtl/>
        </w:rPr>
        <w:t>–</w:t>
      </w:r>
      <w:r>
        <w:rPr>
          <w:rFonts w:hint="cs"/>
          <w:rtl/>
        </w:rPr>
        <w:t xml:space="preserve"> לאמור, ממשלת ישראל, שר האוצר, ועדת הכספים של הכנסת, עורכת-הדין אנה שניידר, עורך-הדין שלמה שהם </w:t>
      </w:r>
      <w:r>
        <w:rPr>
          <w:rtl/>
        </w:rPr>
        <w:t>–</w:t>
      </w:r>
      <w:r>
        <w:rPr>
          <w:rFonts w:hint="cs"/>
          <w:rtl/>
        </w:rPr>
        <w:t xml:space="preserve"> "יקדימו ויגישו תגובותיהם </w:t>
      </w:r>
      <w:r>
        <w:rPr>
          <w:rtl/>
        </w:rPr>
        <w:t>–</w:t>
      </w:r>
      <w:r>
        <w:rPr>
          <w:rFonts w:hint="cs"/>
          <w:rtl/>
        </w:rPr>
        <w:t xml:space="preserve"> שעל הגשתן הורה השופט טירקל בהחלטתו - - - ביחד עם התגובה - - - עד ליום 27.5.03, או עד ל</w:t>
      </w:r>
      <w:r>
        <w:rPr>
          <w:rFonts w:hint="cs"/>
          <w:rtl/>
        </w:rPr>
        <w:t xml:space="preserve">מועד הצפוי להנחתה של הצעת החוק על שולחן הכנסת לקריאה שנייה ושלישית, לפי המוקדם". עכשיו אנחנו בהנחה לקריאה שנייה ולקריאה שלישית, וזה מוקדם ל=27 במאי, זה עתה סיים יושב-ראש ועדת הכספים להניח את ההצעה על השולחן, ודומני, אדוני, שאולי טוב נעשה אם לא נתחיל אפילו </w:t>
      </w:r>
      <w:r>
        <w:rPr>
          <w:rFonts w:hint="cs"/>
          <w:rtl/>
        </w:rPr>
        <w:t xml:space="preserve">את הדיון </w:t>
      </w:r>
      <w:r>
        <w:rPr>
          <w:rtl/>
        </w:rPr>
        <w:t>–</w:t>
      </w:r>
      <w:r>
        <w:rPr>
          <w:rFonts w:hint="cs"/>
          <w:rtl/>
        </w:rPr>
        <w:t xml:space="preserve"> רק מבחינת כבוד הבג"ץ.</w:t>
      </w:r>
    </w:p>
    <w:p w14:paraId="1C86F12C" w14:textId="77777777" w:rsidR="00000000" w:rsidRDefault="007C71EE">
      <w:pPr>
        <w:pStyle w:val="a"/>
        <w:ind w:firstLine="0"/>
        <w:rPr>
          <w:rFonts w:hint="cs"/>
          <w:rtl/>
        </w:rPr>
      </w:pPr>
    </w:p>
    <w:p w14:paraId="7FDEE784" w14:textId="77777777" w:rsidR="00000000" w:rsidRDefault="007C71EE">
      <w:pPr>
        <w:pStyle w:val="ad"/>
        <w:rPr>
          <w:rtl/>
        </w:rPr>
      </w:pPr>
      <w:r>
        <w:rPr>
          <w:rtl/>
        </w:rPr>
        <w:t>היו"ר ראובן ריבלין:</w:t>
      </w:r>
    </w:p>
    <w:p w14:paraId="2564BE8C" w14:textId="77777777" w:rsidR="00000000" w:rsidRDefault="007C71EE">
      <w:pPr>
        <w:pStyle w:val="a"/>
        <w:rPr>
          <w:rtl/>
        </w:rPr>
      </w:pPr>
    </w:p>
    <w:p w14:paraId="24EEC39F" w14:textId="77777777" w:rsidR="00000000" w:rsidRDefault="007C71EE">
      <w:pPr>
        <w:pStyle w:val="a"/>
        <w:rPr>
          <w:rFonts w:hint="cs"/>
          <w:rtl/>
        </w:rPr>
      </w:pPr>
      <w:r>
        <w:rPr>
          <w:rFonts w:hint="cs"/>
          <w:rtl/>
        </w:rPr>
        <w:t xml:space="preserve">לא קיבלתי, ולא הציעו לי - - - </w:t>
      </w:r>
    </w:p>
    <w:p w14:paraId="76D37E87" w14:textId="77777777" w:rsidR="00000000" w:rsidRDefault="007C71EE">
      <w:pPr>
        <w:pStyle w:val="a"/>
        <w:ind w:firstLine="0"/>
        <w:rPr>
          <w:rFonts w:hint="cs"/>
          <w:rtl/>
        </w:rPr>
      </w:pPr>
    </w:p>
    <w:p w14:paraId="2AAA0418" w14:textId="77777777" w:rsidR="00000000" w:rsidRDefault="007C71EE">
      <w:pPr>
        <w:pStyle w:val="Speaker"/>
        <w:rPr>
          <w:rtl/>
        </w:rPr>
      </w:pPr>
      <w:bookmarkStart w:id="212" w:name="FS000000434T26_05_2003_15_06_57"/>
      <w:bookmarkEnd w:id="212"/>
      <w:r>
        <w:rPr>
          <w:rFonts w:hint="eastAsia"/>
          <w:rtl/>
        </w:rPr>
        <w:t>אברהם</w:t>
      </w:r>
      <w:r>
        <w:rPr>
          <w:rtl/>
        </w:rPr>
        <w:t xml:space="preserve"> בורג (העבודה-מימד):</w:t>
      </w:r>
    </w:p>
    <w:p w14:paraId="576BDAB8" w14:textId="77777777" w:rsidR="00000000" w:rsidRDefault="007C71EE">
      <w:pPr>
        <w:pStyle w:val="a"/>
        <w:rPr>
          <w:rFonts w:hint="cs"/>
          <w:rtl/>
        </w:rPr>
      </w:pPr>
    </w:p>
    <w:p w14:paraId="5FB2A20E" w14:textId="77777777" w:rsidR="00000000" w:rsidRDefault="007C71EE">
      <w:pPr>
        <w:pStyle w:val="a"/>
        <w:rPr>
          <w:rFonts w:hint="cs"/>
          <w:rtl/>
        </w:rPr>
      </w:pPr>
      <w:r>
        <w:rPr>
          <w:rFonts w:hint="cs"/>
          <w:rtl/>
        </w:rPr>
        <w:t>אז אדוני יבדוק, יפשפש במעשי הכנסת.</w:t>
      </w:r>
    </w:p>
    <w:p w14:paraId="62FFCB6D" w14:textId="77777777" w:rsidR="00000000" w:rsidRDefault="007C71EE">
      <w:pPr>
        <w:pStyle w:val="a"/>
        <w:ind w:firstLine="0"/>
        <w:rPr>
          <w:rFonts w:hint="cs"/>
          <w:rtl/>
        </w:rPr>
      </w:pPr>
    </w:p>
    <w:p w14:paraId="0A2BF45C" w14:textId="77777777" w:rsidR="00000000" w:rsidRDefault="007C71EE">
      <w:pPr>
        <w:pStyle w:val="ad"/>
        <w:rPr>
          <w:rtl/>
        </w:rPr>
      </w:pPr>
      <w:r>
        <w:rPr>
          <w:rtl/>
        </w:rPr>
        <w:t>היו"ר ראובן ריבלין:</w:t>
      </w:r>
    </w:p>
    <w:p w14:paraId="534A2624" w14:textId="77777777" w:rsidR="00000000" w:rsidRDefault="007C71EE">
      <w:pPr>
        <w:pStyle w:val="a"/>
        <w:rPr>
          <w:rtl/>
        </w:rPr>
      </w:pPr>
    </w:p>
    <w:p w14:paraId="5EA6202C" w14:textId="77777777" w:rsidR="00000000" w:rsidRDefault="007C71EE">
      <w:pPr>
        <w:pStyle w:val="a"/>
        <w:rPr>
          <w:rFonts w:hint="cs"/>
          <w:rtl/>
        </w:rPr>
      </w:pPr>
      <w:r>
        <w:rPr>
          <w:rFonts w:hint="cs"/>
          <w:rtl/>
        </w:rPr>
        <w:t>אני אבדוק, וברגע שאבדוק, אתן לאדוני תשובה. היועץ המשפטי לא הפנה את תשומת לבי. אני מתא</w:t>
      </w:r>
      <w:r>
        <w:rPr>
          <w:rFonts w:hint="cs"/>
          <w:rtl/>
        </w:rPr>
        <w:t xml:space="preserve">ר לעצמי שהכנסת היתה מיוצגת שם, אם היא היתה מיוצגת. אדוני קרא לי דבר שהוא ברור כשמש. אם אנחנו רוצים שבתי-המשפט ינהלו לנו את דיוני הכנסת, נעשה זאת. </w:t>
      </w:r>
    </w:p>
    <w:p w14:paraId="262D23CF" w14:textId="77777777" w:rsidR="00000000" w:rsidRDefault="007C71EE">
      <w:pPr>
        <w:pStyle w:val="a"/>
        <w:ind w:firstLine="0"/>
        <w:rPr>
          <w:rFonts w:hint="cs"/>
          <w:rtl/>
        </w:rPr>
      </w:pPr>
    </w:p>
    <w:p w14:paraId="2CC37E4A" w14:textId="77777777" w:rsidR="00000000" w:rsidRDefault="007C71EE">
      <w:pPr>
        <w:pStyle w:val="SpeakerCon"/>
        <w:rPr>
          <w:rtl/>
        </w:rPr>
      </w:pPr>
      <w:bookmarkStart w:id="213" w:name="FS000000434T26_05_2003_15_07_56C"/>
      <w:bookmarkEnd w:id="213"/>
      <w:r>
        <w:rPr>
          <w:rtl/>
        </w:rPr>
        <w:t>אברהם בורג (העבודה-מימד):</w:t>
      </w:r>
    </w:p>
    <w:p w14:paraId="62D0984D" w14:textId="77777777" w:rsidR="00000000" w:rsidRDefault="007C71EE">
      <w:pPr>
        <w:pStyle w:val="a"/>
        <w:rPr>
          <w:rtl/>
        </w:rPr>
      </w:pPr>
    </w:p>
    <w:p w14:paraId="776F9D62" w14:textId="77777777" w:rsidR="00000000" w:rsidRDefault="007C71EE">
      <w:pPr>
        <w:pStyle w:val="a"/>
        <w:rPr>
          <w:rFonts w:hint="cs"/>
          <w:rtl/>
        </w:rPr>
      </w:pPr>
      <w:r>
        <w:rPr>
          <w:rFonts w:hint="cs"/>
          <w:rtl/>
        </w:rPr>
        <w:t>אני לא מתווכח על שום דבר מלבד על העובדות.</w:t>
      </w:r>
    </w:p>
    <w:p w14:paraId="0FF5A986" w14:textId="77777777" w:rsidR="00000000" w:rsidRDefault="007C71EE">
      <w:pPr>
        <w:pStyle w:val="a"/>
        <w:ind w:firstLine="0"/>
        <w:rPr>
          <w:rFonts w:hint="cs"/>
          <w:rtl/>
        </w:rPr>
      </w:pPr>
    </w:p>
    <w:p w14:paraId="5E7522F7" w14:textId="77777777" w:rsidR="00000000" w:rsidRDefault="007C71EE">
      <w:pPr>
        <w:pStyle w:val="ad"/>
        <w:rPr>
          <w:rtl/>
        </w:rPr>
      </w:pPr>
      <w:r>
        <w:rPr>
          <w:rtl/>
        </w:rPr>
        <w:t>היו"ר ראובן ריבלין:</w:t>
      </w:r>
    </w:p>
    <w:p w14:paraId="4ECB3ACA" w14:textId="77777777" w:rsidR="00000000" w:rsidRDefault="007C71EE">
      <w:pPr>
        <w:pStyle w:val="a"/>
        <w:rPr>
          <w:rtl/>
        </w:rPr>
      </w:pPr>
    </w:p>
    <w:p w14:paraId="659B4826" w14:textId="77777777" w:rsidR="00000000" w:rsidRDefault="007C71EE">
      <w:pPr>
        <w:pStyle w:val="a"/>
        <w:rPr>
          <w:rFonts w:hint="cs"/>
          <w:rtl/>
        </w:rPr>
      </w:pPr>
      <w:r>
        <w:rPr>
          <w:rFonts w:hint="cs"/>
          <w:rtl/>
        </w:rPr>
        <w:t xml:space="preserve">אנחנו נכוף ראשנו </w:t>
      </w:r>
      <w:r>
        <w:rPr>
          <w:rFonts w:hint="cs"/>
          <w:rtl/>
        </w:rPr>
        <w:t xml:space="preserve"> בפני כל החלטה של בית-המשפט.</w:t>
      </w:r>
    </w:p>
    <w:p w14:paraId="112BC1CF" w14:textId="77777777" w:rsidR="00000000" w:rsidRDefault="007C71EE">
      <w:pPr>
        <w:pStyle w:val="a"/>
        <w:ind w:firstLine="0"/>
        <w:rPr>
          <w:rFonts w:hint="cs"/>
          <w:rtl/>
        </w:rPr>
      </w:pPr>
    </w:p>
    <w:p w14:paraId="56B6DA2B" w14:textId="77777777" w:rsidR="00000000" w:rsidRDefault="007C71EE">
      <w:pPr>
        <w:pStyle w:val="SpeakerCon"/>
        <w:rPr>
          <w:rtl/>
        </w:rPr>
      </w:pPr>
      <w:bookmarkStart w:id="214" w:name="FS000000434T26_05_2003_15_08_16C"/>
      <w:bookmarkEnd w:id="214"/>
      <w:r>
        <w:rPr>
          <w:rtl/>
        </w:rPr>
        <w:t>אברהם בורג (העבודה-מימד):</w:t>
      </w:r>
    </w:p>
    <w:p w14:paraId="3FDC97C3" w14:textId="77777777" w:rsidR="00000000" w:rsidRDefault="007C71EE">
      <w:pPr>
        <w:pStyle w:val="a"/>
        <w:rPr>
          <w:rtl/>
        </w:rPr>
      </w:pPr>
    </w:p>
    <w:p w14:paraId="0CB6DC26" w14:textId="77777777" w:rsidR="00000000" w:rsidRDefault="007C71EE">
      <w:pPr>
        <w:pStyle w:val="a"/>
        <w:rPr>
          <w:rFonts w:hint="cs"/>
          <w:rtl/>
        </w:rPr>
      </w:pPr>
      <w:r>
        <w:rPr>
          <w:rFonts w:hint="cs"/>
          <w:rtl/>
        </w:rPr>
        <w:t>אני בטוח שאדוני עקבי לעמדותיו בעבר הקרוב.</w:t>
      </w:r>
    </w:p>
    <w:p w14:paraId="5E285C25" w14:textId="77777777" w:rsidR="00000000" w:rsidRDefault="007C71EE">
      <w:pPr>
        <w:pStyle w:val="a"/>
        <w:ind w:firstLine="0"/>
        <w:rPr>
          <w:rFonts w:hint="cs"/>
          <w:rtl/>
        </w:rPr>
      </w:pPr>
    </w:p>
    <w:p w14:paraId="4D63D613" w14:textId="77777777" w:rsidR="00000000" w:rsidRDefault="007C71EE">
      <w:pPr>
        <w:pStyle w:val="ad"/>
        <w:rPr>
          <w:rtl/>
        </w:rPr>
      </w:pPr>
      <w:r>
        <w:rPr>
          <w:rtl/>
        </w:rPr>
        <w:t>היו"ר ראובן ריבלין:</w:t>
      </w:r>
    </w:p>
    <w:p w14:paraId="0A18808E" w14:textId="77777777" w:rsidR="00000000" w:rsidRDefault="007C71EE">
      <w:pPr>
        <w:pStyle w:val="a"/>
        <w:rPr>
          <w:rtl/>
        </w:rPr>
      </w:pPr>
    </w:p>
    <w:p w14:paraId="69087F68" w14:textId="77777777" w:rsidR="00000000" w:rsidRDefault="007C71EE">
      <w:pPr>
        <w:pStyle w:val="a"/>
        <w:rPr>
          <w:rFonts w:hint="cs"/>
          <w:rtl/>
        </w:rPr>
      </w:pPr>
      <w:r>
        <w:rPr>
          <w:rFonts w:hint="cs"/>
          <w:rtl/>
        </w:rPr>
        <w:t xml:space="preserve">אין על זה ויכוח, רק לא ידעתי על קיומו של צו זה, ואני רוצה לברר עם הייעוץ המשפטי. כי אתמול סיפרו לי שהייעוץ המשפטי אמר - - -     </w:t>
      </w:r>
    </w:p>
    <w:p w14:paraId="060C9EFD" w14:textId="77777777" w:rsidR="00000000" w:rsidRDefault="007C71EE">
      <w:pPr>
        <w:pStyle w:val="a"/>
        <w:rPr>
          <w:rFonts w:hint="cs"/>
          <w:rtl/>
        </w:rPr>
      </w:pPr>
    </w:p>
    <w:p w14:paraId="2D3BFA19" w14:textId="77777777" w:rsidR="00000000" w:rsidRDefault="007C71EE">
      <w:pPr>
        <w:pStyle w:val="a"/>
        <w:rPr>
          <w:rFonts w:hint="cs"/>
          <w:rtl/>
        </w:rPr>
      </w:pPr>
      <w:r>
        <w:rPr>
          <w:rFonts w:hint="cs"/>
          <w:rtl/>
        </w:rPr>
        <w:t>אבקש,</w:t>
      </w:r>
      <w:r>
        <w:rPr>
          <w:rFonts w:hint="cs"/>
          <w:rtl/>
        </w:rPr>
        <w:t xml:space="preserve"> כמובן, להמשיך את הדיון. אם הטענה תישמע, יכול להיות שהדיון יבוטל מעיקרו ויהיה כלא היה, ואז נתחיל את כל הדיון מחדש. </w:t>
      </w:r>
    </w:p>
    <w:p w14:paraId="70F64EAC" w14:textId="77777777" w:rsidR="00000000" w:rsidRDefault="007C71EE">
      <w:pPr>
        <w:pStyle w:val="a"/>
        <w:ind w:firstLine="0"/>
        <w:rPr>
          <w:rFonts w:hint="cs"/>
          <w:rtl/>
        </w:rPr>
      </w:pPr>
    </w:p>
    <w:p w14:paraId="3435022A" w14:textId="77777777" w:rsidR="00000000" w:rsidRDefault="007C71EE">
      <w:pPr>
        <w:pStyle w:val="SpeakerCon"/>
        <w:rPr>
          <w:rtl/>
        </w:rPr>
      </w:pPr>
      <w:bookmarkStart w:id="215" w:name="FS000000434T26_05_2003_15_09_18C"/>
      <w:bookmarkEnd w:id="215"/>
      <w:r>
        <w:rPr>
          <w:rtl/>
        </w:rPr>
        <w:t>אברהם בורג (העבודה-מימד):</w:t>
      </w:r>
    </w:p>
    <w:p w14:paraId="70A0CB77" w14:textId="77777777" w:rsidR="00000000" w:rsidRDefault="007C71EE">
      <w:pPr>
        <w:pStyle w:val="a"/>
        <w:rPr>
          <w:rtl/>
        </w:rPr>
      </w:pPr>
    </w:p>
    <w:p w14:paraId="63AA75A3" w14:textId="77777777" w:rsidR="00000000" w:rsidRDefault="007C71EE">
      <w:pPr>
        <w:pStyle w:val="a"/>
        <w:rPr>
          <w:rFonts w:hint="cs"/>
          <w:rtl/>
        </w:rPr>
      </w:pPr>
      <w:r>
        <w:rPr>
          <w:rFonts w:hint="cs"/>
          <w:rtl/>
        </w:rPr>
        <w:t>יש לי, ברשות אדוני, שתי בקשות קטנות.</w:t>
      </w:r>
    </w:p>
    <w:p w14:paraId="1D6FCD27" w14:textId="77777777" w:rsidR="00000000" w:rsidRDefault="007C71EE">
      <w:pPr>
        <w:pStyle w:val="a"/>
        <w:ind w:firstLine="0"/>
        <w:rPr>
          <w:rFonts w:hint="cs"/>
          <w:rtl/>
        </w:rPr>
      </w:pPr>
    </w:p>
    <w:p w14:paraId="651E09F6" w14:textId="77777777" w:rsidR="00000000" w:rsidRDefault="007C71EE">
      <w:pPr>
        <w:pStyle w:val="ad"/>
        <w:rPr>
          <w:rtl/>
        </w:rPr>
      </w:pPr>
    </w:p>
    <w:p w14:paraId="4C71166E" w14:textId="77777777" w:rsidR="00000000" w:rsidRDefault="007C71EE">
      <w:pPr>
        <w:pStyle w:val="ad"/>
        <w:rPr>
          <w:rtl/>
        </w:rPr>
      </w:pPr>
      <w:r>
        <w:rPr>
          <w:rtl/>
        </w:rPr>
        <w:t>היו"ר ראובן ריבלין:</w:t>
      </w:r>
    </w:p>
    <w:p w14:paraId="297661AA" w14:textId="77777777" w:rsidR="00000000" w:rsidRDefault="007C71EE">
      <w:pPr>
        <w:pStyle w:val="a"/>
        <w:rPr>
          <w:rtl/>
        </w:rPr>
      </w:pPr>
    </w:p>
    <w:p w14:paraId="3D8D7938" w14:textId="77777777" w:rsidR="00000000" w:rsidRDefault="007C71EE">
      <w:pPr>
        <w:pStyle w:val="a"/>
        <w:rPr>
          <w:rFonts w:hint="cs"/>
          <w:rtl/>
        </w:rPr>
      </w:pPr>
      <w:r>
        <w:rPr>
          <w:rFonts w:hint="cs"/>
          <w:rtl/>
        </w:rPr>
        <w:t xml:space="preserve">לא נפסיק את הדיון, חבר הכנסת בורג. </w:t>
      </w:r>
    </w:p>
    <w:p w14:paraId="7770379A" w14:textId="77777777" w:rsidR="00000000" w:rsidRDefault="007C71EE">
      <w:pPr>
        <w:pStyle w:val="a"/>
        <w:ind w:firstLine="0"/>
        <w:rPr>
          <w:rFonts w:hint="cs"/>
          <w:rtl/>
        </w:rPr>
      </w:pPr>
    </w:p>
    <w:p w14:paraId="2711FC1E" w14:textId="77777777" w:rsidR="00000000" w:rsidRDefault="007C71EE">
      <w:pPr>
        <w:pStyle w:val="SpeakerCon"/>
        <w:rPr>
          <w:rtl/>
        </w:rPr>
      </w:pPr>
      <w:bookmarkStart w:id="216" w:name="FS000000434T26_05_2003_15_09_36C"/>
      <w:bookmarkEnd w:id="216"/>
      <w:r>
        <w:rPr>
          <w:rtl/>
        </w:rPr>
        <w:t>אברהם בורג (העב</w:t>
      </w:r>
      <w:r>
        <w:rPr>
          <w:rtl/>
        </w:rPr>
        <w:t>ודה-מימד):</w:t>
      </w:r>
    </w:p>
    <w:p w14:paraId="7801D766" w14:textId="77777777" w:rsidR="00000000" w:rsidRDefault="007C71EE">
      <w:pPr>
        <w:pStyle w:val="a"/>
        <w:rPr>
          <w:rtl/>
        </w:rPr>
      </w:pPr>
    </w:p>
    <w:p w14:paraId="79B14F59" w14:textId="77777777" w:rsidR="00000000" w:rsidRDefault="007C71EE">
      <w:pPr>
        <w:pStyle w:val="a"/>
        <w:rPr>
          <w:rFonts w:hint="cs"/>
          <w:rtl/>
        </w:rPr>
      </w:pPr>
      <w:r>
        <w:rPr>
          <w:rFonts w:hint="cs"/>
          <w:rtl/>
        </w:rPr>
        <w:t>רק שתי בקשות קטנות: 1. אני מתנצל בפני אדוני, יש לי ישיבת סיעה. נתבקשתי לתדרך את הסיעה באשר לסדרי הדיון. יישאר כאן העותר, חבר הכנסת מלכיאור, ויקבל את תשובתך.</w:t>
      </w:r>
    </w:p>
    <w:p w14:paraId="223E0DBC" w14:textId="77777777" w:rsidR="00000000" w:rsidRDefault="007C71EE">
      <w:pPr>
        <w:pStyle w:val="a"/>
        <w:ind w:firstLine="0"/>
        <w:rPr>
          <w:rFonts w:hint="cs"/>
          <w:rtl/>
        </w:rPr>
      </w:pPr>
    </w:p>
    <w:p w14:paraId="41A19746" w14:textId="77777777" w:rsidR="00000000" w:rsidRDefault="007C71EE">
      <w:pPr>
        <w:pStyle w:val="ad"/>
        <w:rPr>
          <w:rtl/>
        </w:rPr>
      </w:pPr>
      <w:r>
        <w:rPr>
          <w:rtl/>
        </w:rPr>
        <w:t>היו"ר ראובן ריבלין:</w:t>
      </w:r>
    </w:p>
    <w:p w14:paraId="6F35382F" w14:textId="77777777" w:rsidR="00000000" w:rsidRDefault="007C71EE">
      <w:pPr>
        <w:pStyle w:val="a"/>
        <w:rPr>
          <w:rtl/>
        </w:rPr>
      </w:pPr>
    </w:p>
    <w:p w14:paraId="67B96885" w14:textId="77777777" w:rsidR="00000000" w:rsidRDefault="007C71EE">
      <w:pPr>
        <w:pStyle w:val="a"/>
        <w:rPr>
          <w:rFonts w:hint="cs"/>
          <w:rtl/>
        </w:rPr>
      </w:pPr>
      <w:r>
        <w:rPr>
          <w:rFonts w:hint="cs"/>
          <w:rtl/>
        </w:rPr>
        <w:t>טענתך נשמעה.</w:t>
      </w:r>
    </w:p>
    <w:p w14:paraId="4EEBA37D" w14:textId="77777777" w:rsidR="00000000" w:rsidRDefault="007C71EE">
      <w:pPr>
        <w:pStyle w:val="a"/>
        <w:ind w:firstLine="0"/>
        <w:rPr>
          <w:rFonts w:hint="cs"/>
          <w:rtl/>
        </w:rPr>
      </w:pPr>
    </w:p>
    <w:p w14:paraId="40EBBED6" w14:textId="77777777" w:rsidR="00000000" w:rsidRDefault="007C71EE">
      <w:pPr>
        <w:pStyle w:val="SpeakerCon"/>
        <w:rPr>
          <w:rtl/>
        </w:rPr>
      </w:pPr>
      <w:bookmarkStart w:id="217" w:name="FS000000434T26_05_2003_15_10_21C"/>
      <w:bookmarkEnd w:id="217"/>
      <w:r>
        <w:rPr>
          <w:rtl/>
        </w:rPr>
        <w:t>אברהם בורג (העבודה-מימד):</w:t>
      </w:r>
    </w:p>
    <w:p w14:paraId="2F04FC13" w14:textId="77777777" w:rsidR="00000000" w:rsidRDefault="007C71EE">
      <w:pPr>
        <w:pStyle w:val="a"/>
        <w:rPr>
          <w:rtl/>
        </w:rPr>
      </w:pPr>
    </w:p>
    <w:p w14:paraId="6D4720B1" w14:textId="77777777" w:rsidR="00000000" w:rsidRDefault="007C71EE">
      <w:pPr>
        <w:pStyle w:val="a"/>
        <w:rPr>
          <w:rFonts w:hint="cs"/>
          <w:rtl/>
        </w:rPr>
      </w:pPr>
      <w:r>
        <w:rPr>
          <w:rFonts w:hint="cs"/>
          <w:rtl/>
        </w:rPr>
        <w:t>2. אני מבקש שאדוני ישקול</w:t>
      </w:r>
      <w:r>
        <w:rPr>
          <w:rFonts w:hint="cs"/>
          <w:rtl/>
        </w:rPr>
        <w:t xml:space="preserve"> אם הטענה שלנו צודקת, ואז חבר הכנסת שוחט וכל המסתייגים יתחילו מן ההתחלה, כדי שלא יהיה מצב שהדיון התחיל בניגוד להוראות בג"ץ.</w:t>
      </w:r>
    </w:p>
    <w:p w14:paraId="5CBE248E" w14:textId="77777777" w:rsidR="00000000" w:rsidRDefault="007C71EE">
      <w:pPr>
        <w:pStyle w:val="a"/>
        <w:ind w:firstLine="0"/>
        <w:rPr>
          <w:rFonts w:hint="cs"/>
          <w:rtl/>
        </w:rPr>
      </w:pPr>
    </w:p>
    <w:p w14:paraId="058D37FA" w14:textId="77777777" w:rsidR="00000000" w:rsidRDefault="007C71EE">
      <w:pPr>
        <w:pStyle w:val="ad"/>
        <w:rPr>
          <w:rtl/>
        </w:rPr>
      </w:pPr>
      <w:r>
        <w:rPr>
          <w:rtl/>
        </w:rPr>
        <w:t>היו"ר ראובן ריבלין:</w:t>
      </w:r>
    </w:p>
    <w:p w14:paraId="15A923E0" w14:textId="77777777" w:rsidR="00000000" w:rsidRDefault="007C71EE">
      <w:pPr>
        <w:pStyle w:val="a"/>
        <w:rPr>
          <w:rtl/>
        </w:rPr>
      </w:pPr>
    </w:p>
    <w:p w14:paraId="14D208BE" w14:textId="77777777" w:rsidR="00000000" w:rsidRDefault="007C71EE">
      <w:pPr>
        <w:pStyle w:val="a"/>
        <w:rPr>
          <w:rFonts w:hint="cs"/>
          <w:rtl/>
        </w:rPr>
      </w:pPr>
      <w:r>
        <w:rPr>
          <w:rFonts w:hint="cs"/>
          <w:rtl/>
        </w:rPr>
        <w:t>אין לי אתך ויכוח כלל. אם יבוא היועץ המשפטי ויאמר לי, שהפרשנות לצו הביניים שהוצא על-ידי הבג"ץ היא כפי שאדוני הג</w:t>
      </w:r>
      <w:r>
        <w:rPr>
          <w:rFonts w:hint="cs"/>
          <w:rtl/>
        </w:rPr>
        <w:t>דיר, מובן שניאלץ להפסיק את ישיבת הכנסת. אבל אני כפוף גם כן לעצות משפטיות שאני מקבל, ולאחר מכן אשקול. אם העצה המשפטית תהיה כזאת שתחייב אותי להישמע, ואם אפילו לא תחייב אותי, אלא אני אחשוב שהיא מחייבת אותי, או שהפרשנות תהיה שיכול להיות שהיא מחייבת אותי,   אני</w:t>
      </w:r>
      <w:r>
        <w:rPr>
          <w:rFonts w:hint="cs"/>
          <w:rtl/>
        </w:rPr>
        <w:t xml:space="preserve"> מודיע לאדוני שלא אעשה שום דבר בניגוד לצו בית-המשפט, כל עוד בית-משפט מוסמך להורות לנו לעשות את אשר אנחנו עושים.  אלה הם דברים של פרוצדורה. בהחלט, אדוני, שמעתי ואתן לו תשובה. </w:t>
      </w:r>
    </w:p>
    <w:p w14:paraId="58A6159F" w14:textId="77777777" w:rsidR="00000000" w:rsidRDefault="007C71EE">
      <w:pPr>
        <w:pStyle w:val="a"/>
        <w:rPr>
          <w:rFonts w:hint="cs"/>
          <w:rtl/>
        </w:rPr>
      </w:pPr>
    </w:p>
    <w:p w14:paraId="7698623B" w14:textId="77777777" w:rsidR="00000000" w:rsidRDefault="007C71EE">
      <w:pPr>
        <w:pStyle w:val="a"/>
        <w:rPr>
          <w:rFonts w:hint="cs"/>
          <w:rtl/>
        </w:rPr>
      </w:pPr>
      <w:r>
        <w:rPr>
          <w:rFonts w:hint="cs"/>
          <w:rtl/>
        </w:rPr>
        <w:t>חבר הכנסת שוחט יפתח את הדיון.</w:t>
      </w:r>
    </w:p>
    <w:p w14:paraId="4EFD59BC" w14:textId="77777777" w:rsidR="00000000" w:rsidRDefault="007C71EE">
      <w:pPr>
        <w:pStyle w:val="a"/>
        <w:ind w:firstLine="0"/>
        <w:rPr>
          <w:rFonts w:hint="cs"/>
          <w:rtl/>
        </w:rPr>
      </w:pPr>
    </w:p>
    <w:p w14:paraId="68685524" w14:textId="77777777" w:rsidR="00000000" w:rsidRDefault="007C71EE">
      <w:pPr>
        <w:pStyle w:val="Speaker"/>
        <w:rPr>
          <w:rtl/>
        </w:rPr>
      </w:pPr>
      <w:bookmarkStart w:id="218" w:name="FS000000459T26_05_2003_15_12_43"/>
      <w:bookmarkEnd w:id="218"/>
      <w:r>
        <w:rPr>
          <w:rFonts w:hint="eastAsia"/>
          <w:rtl/>
        </w:rPr>
        <w:t>אברהם</w:t>
      </w:r>
      <w:r>
        <w:rPr>
          <w:rtl/>
        </w:rPr>
        <w:t xml:space="preserve"> בייגה שוחט (העבודה-מימד):</w:t>
      </w:r>
    </w:p>
    <w:p w14:paraId="059729BD" w14:textId="77777777" w:rsidR="00000000" w:rsidRDefault="007C71EE">
      <w:pPr>
        <w:pStyle w:val="a"/>
        <w:rPr>
          <w:rFonts w:hint="cs"/>
          <w:rtl/>
        </w:rPr>
      </w:pPr>
    </w:p>
    <w:p w14:paraId="1328DB1B" w14:textId="77777777" w:rsidR="00000000" w:rsidRDefault="007C71EE">
      <w:pPr>
        <w:pStyle w:val="a"/>
        <w:rPr>
          <w:rFonts w:hint="cs"/>
          <w:rtl/>
        </w:rPr>
      </w:pPr>
      <w:r>
        <w:rPr>
          <w:rFonts w:hint="cs"/>
          <w:rtl/>
        </w:rPr>
        <w:t>אדוני היושב-ראש,</w:t>
      </w:r>
      <w:r>
        <w:rPr>
          <w:rFonts w:hint="cs"/>
          <w:rtl/>
        </w:rPr>
        <w:t xml:space="preserve"> רבותי חברי הכנסת, קודם כול אני רוצה להודות ליושב-ראש הוועדה, חבר הכנסת הירשזון, שניהל את הדיונים, למרות הנושאים הכבדים ואורך הזמן, באורך רוח ובחוש הומור. אם כבר נגזר עלינו לשבת באותו חודש הרבה מאוד שעות בנושאים שלא תמיד הם מעניינים, והרבה פעמים הם מתוחים,</w:t>
      </w:r>
      <w:r>
        <w:rPr>
          <w:rFonts w:hint="cs"/>
          <w:rtl/>
        </w:rPr>
        <w:t xml:space="preserve"> טוב לשבת בחברתו של יושב-ראש שגם יודע קצת להסתכל בהומור על העניין ויודע לנהל את הישיבות כהלכה.</w:t>
      </w:r>
    </w:p>
    <w:p w14:paraId="216A4B11" w14:textId="77777777" w:rsidR="00000000" w:rsidRDefault="007C71EE">
      <w:pPr>
        <w:pStyle w:val="a"/>
        <w:rPr>
          <w:rFonts w:hint="cs"/>
          <w:rtl/>
        </w:rPr>
      </w:pPr>
    </w:p>
    <w:p w14:paraId="05CE7DC2" w14:textId="77777777" w:rsidR="00000000" w:rsidRDefault="007C71EE">
      <w:pPr>
        <w:pStyle w:val="a"/>
        <w:rPr>
          <w:rFonts w:hint="cs"/>
          <w:rtl/>
        </w:rPr>
      </w:pPr>
      <w:r>
        <w:rPr>
          <w:rFonts w:hint="cs"/>
          <w:rtl/>
        </w:rPr>
        <w:t xml:space="preserve">אני, כמובן, גם מודה לצוות הוועדה, ואני רוצה להחמיא ליושב-ראש האופוזיציה, חבר הכנסת הרצוג.   בוז'י, אני אומר עליך דברים טובים. זה לא דבר שקורה הרבה - - - </w:t>
      </w:r>
    </w:p>
    <w:p w14:paraId="5DBB1FE4" w14:textId="77777777" w:rsidR="00000000" w:rsidRDefault="007C71EE">
      <w:pPr>
        <w:pStyle w:val="a"/>
        <w:ind w:firstLine="0"/>
        <w:rPr>
          <w:rFonts w:hint="cs"/>
          <w:rtl/>
        </w:rPr>
      </w:pPr>
    </w:p>
    <w:p w14:paraId="6EC3524E" w14:textId="77777777" w:rsidR="00000000" w:rsidRDefault="007C71EE">
      <w:pPr>
        <w:pStyle w:val="ac"/>
        <w:rPr>
          <w:rtl/>
        </w:rPr>
      </w:pPr>
      <w:r>
        <w:rPr>
          <w:rFonts w:hint="eastAsia"/>
          <w:rtl/>
        </w:rPr>
        <w:t>אברהם</w:t>
      </w:r>
      <w:r>
        <w:rPr>
          <w:rtl/>
        </w:rPr>
        <w:t xml:space="preserve"> בורג (העבודה-מימד):</w:t>
      </w:r>
    </w:p>
    <w:p w14:paraId="56396A6D" w14:textId="77777777" w:rsidR="00000000" w:rsidRDefault="007C71EE">
      <w:pPr>
        <w:pStyle w:val="a"/>
        <w:rPr>
          <w:rFonts w:hint="cs"/>
          <w:rtl/>
        </w:rPr>
      </w:pPr>
    </w:p>
    <w:p w14:paraId="73B4CD9B" w14:textId="77777777" w:rsidR="00000000" w:rsidRDefault="007C71EE">
      <w:pPr>
        <w:pStyle w:val="a"/>
        <w:rPr>
          <w:rFonts w:hint="cs"/>
          <w:rtl/>
        </w:rPr>
      </w:pPr>
      <w:r>
        <w:rPr>
          <w:rFonts w:hint="cs"/>
          <w:rtl/>
        </w:rPr>
        <w:t>אני אצא כי אלי לא תגיע בוודאי להגיד דברים טובים.</w:t>
      </w:r>
    </w:p>
    <w:p w14:paraId="7A40B6BB" w14:textId="77777777" w:rsidR="00000000" w:rsidRDefault="007C71EE">
      <w:pPr>
        <w:pStyle w:val="a"/>
        <w:ind w:firstLine="0"/>
        <w:rPr>
          <w:rFonts w:hint="cs"/>
          <w:rtl/>
        </w:rPr>
      </w:pPr>
    </w:p>
    <w:p w14:paraId="1FAF14DA" w14:textId="77777777" w:rsidR="00000000" w:rsidRDefault="007C71EE">
      <w:pPr>
        <w:pStyle w:val="SpeakerCon"/>
        <w:rPr>
          <w:rtl/>
        </w:rPr>
      </w:pPr>
      <w:bookmarkStart w:id="219" w:name="FS000000459T26_05_2003_15_14_32C"/>
      <w:bookmarkEnd w:id="219"/>
      <w:r>
        <w:rPr>
          <w:rtl/>
        </w:rPr>
        <w:t>אברהם בייגה שוחט (העבודה-מימד):</w:t>
      </w:r>
    </w:p>
    <w:p w14:paraId="1ABFBED9" w14:textId="77777777" w:rsidR="00000000" w:rsidRDefault="007C71EE">
      <w:pPr>
        <w:pStyle w:val="a"/>
        <w:rPr>
          <w:rtl/>
        </w:rPr>
      </w:pPr>
    </w:p>
    <w:p w14:paraId="49094188" w14:textId="77777777" w:rsidR="00000000" w:rsidRDefault="007C71EE">
      <w:pPr>
        <w:pStyle w:val="a"/>
        <w:rPr>
          <w:rFonts w:hint="cs"/>
          <w:rtl/>
        </w:rPr>
      </w:pPr>
      <w:r>
        <w:rPr>
          <w:rFonts w:hint="cs"/>
          <w:rtl/>
        </w:rPr>
        <w:t>אליך אני בוודאי לא אגיע, לכן אני מדבר עם בוז'י. הוא חבר כנסת חדש אבל יש לו המרץ של החדשים והתבונה של הוותיקים. הוא בהחלט יודע לנהל את האופוזיציה כפי שצ</w:t>
      </w:r>
      <w:r>
        <w:rPr>
          <w:rFonts w:hint="cs"/>
          <w:rtl/>
        </w:rPr>
        <w:t xml:space="preserve">ריך, ולכן דיוני הוועדה היו בהחלט טובים ומעניינים, למרות הקשיים בנושאים הרבים שהיה צריך לטפל בהם כהלכה. </w:t>
      </w:r>
    </w:p>
    <w:p w14:paraId="0323C8D0" w14:textId="77777777" w:rsidR="00000000" w:rsidRDefault="007C71EE">
      <w:pPr>
        <w:pStyle w:val="a"/>
        <w:rPr>
          <w:rFonts w:hint="cs"/>
          <w:rtl/>
        </w:rPr>
      </w:pPr>
    </w:p>
    <w:p w14:paraId="0EDB9534" w14:textId="77777777" w:rsidR="00000000" w:rsidRDefault="007C71EE">
      <w:pPr>
        <w:pStyle w:val="a"/>
        <w:rPr>
          <w:rFonts w:hint="cs"/>
          <w:rtl/>
        </w:rPr>
      </w:pPr>
      <w:r>
        <w:rPr>
          <w:rFonts w:hint="cs"/>
          <w:rtl/>
        </w:rPr>
        <w:t>לאור החלטת הממשלה מאתמול יהיה זה בלתי טבעי אם אפתח את הדיון בנושאים הכלכליים גרידא  ולא אקשור בין החלטת הממשלה מאתמול ובין המצב הכלכלי והתוכנית הכלכלית</w:t>
      </w:r>
      <w:r>
        <w:rPr>
          <w:rFonts w:hint="cs"/>
          <w:rtl/>
        </w:rPr>
        <w:t xml:space="preserve"> הזאת. זה שנתיים כלכלת ישראל מידרדרת ומאבדת גובה. אנחנו יודעים היטב-היטב שחלק מרכזי במצב הכלכלי נגזר ונובע מהעובדה שממשלת ישראל לא השכילה ולא מצאה את הדרך הנכונה לטפל בנושא המדיני, ודרך האי-טיפול בנושא המדיני הגענו למצב שבו אנחנו משלמים מחירים כלכליים וחבר</w:t>
      </w:r>
      <w:r>
        <w:rPr>
          <w:rFonts w:hint="cs"/>
          <w:rtl/>
        </w:rPr>
        <w:t xml:space="preserve">תיים אדירים. </w:t>
      </w:r>
    </w:p>
    <w:p w14:paraId="18F7A3DE" w14:textId="77777777" w:rsidR="00000000" w:rsidRDefault="007C71EE">
      <w:pPr>
        <w:pStyle w:val="a"/>
        <w:rPr>
          <w:rFonts w:hint="cs"/>
          <w:rtl/>
        </w:rPr>
      </w:pPr>
    </w:p>
    <w:p w14:paraId="6F563A10" w14:textId="77777777" w:rsidR="00000000" w:rsidRDefault="007C71EE">
      <w:pPr>
        <w:pStyle w:val="a"/>
        <w:rPr>
          <w:rFonts w:hint="cs"/>
          <w:rtl/>
        </w:rPr>
      </w:pPr>
      <w:r>
        <w:rPr>
          <w:rFonts w:hint="cs"/>
          <w:rtl/>
        </w:rPr>
        <w:t>אמרתי בכמה הזדמנויות, גם מעל הדוכן הזה לא פעם ולא פעמיים, שהתוכנית הכלכלית היחידה והנכונה היא מפת הדרכים. כל התוכניות הכלכליות האחרות יכולות לשפר בקטע כזה של המשק או בקטע אחר, מיסוי כזה או מיסוי אחר, שגיאה כזאת או שגיאה אחרת, אבל שינוי המגמה</w:t>
      </w:r>
      <w:r>
        <w:rPr>
          <w:rFonts w:hint="cs"/>
          <w:rtl/>
        </w:rPr>
        <w:t xml:space="preserve"> האמיתי הוא רק בנושא המדיני, ולכן מפת הדרכים היא, והיא בלבד, התוכנית הכלכלית האמיתית.  </w:t>
      </w:r>
    </w:p>
    <w:p w14:paraId="59FE5D6A" w14:textId="77777777" w:rsidR="00000000" w:rsidRDefault="007C71EE">
      <w:pPr>
        <w:pStyle w:val="a"/>
        <w:rPr>
          <w:rFonts w:hint="cs"/>
          <w:rtl/>
        </w:rPr>
      </w:pPr>
    </w:p>
    <w:p w14:paraId="0E52910A" w14:textId="77777777" w:rsidR="00000000" w:rsidRDefault="007C71EE">
      <w:pPr>
        <w:pStyle w:val="a"/>
        <w:rPr>
          <w:rFonts w:hint="cs"/>
          <w:rtl/>
        </w:rPr>
      </w:pPr>
      <w:r>
        <w:rPr>
          <w:rFonts w:hint="cs"/>
          <w:rtl/>
        </w:rPr>
        <w:t>ראינו גם את התגובה של השווקים, שעדיין יכולה להשתנות, אבל שמעתי את ראש הממשלה במסגרת מאמציו לשכנע את השרים לתמוך בתוכנית, אומר את הדברים המובנים והברורים מאליהם, שללא פ</w:t>
      </w:r>
      <w:r>
        <w:rPr>
          <w:rFonts w:hint="cs"/>
          <w:rtl/>
        </w:rPr>
        <w:t xml:space="preserve">תרון מדיני לא נצליח להציל את המשק הישראלי ואת החברה הישראלית. </w:t>
      </w:r>
    </w:p>
    <w:p w14:paraId="1092E4D5" w14:textId="77777777" w:rsidR="00000000" w:rsidRDefault="007C71EE">
      <w:pPr>
        <w:pStyle w:val="a"/>
        <w:rPr>
          <w:rFonts w:hint="cs"/>
          <w:rtl/>
        </w:rPr>
      </w:pPr>
    </w:p>
    <w:p w14:paraId="6E617BB2" w14:textId="77777777" w:rsidR="00000000" w:rsidRDefault="007C71EE">
      <w:pPr>
        <w:pStyle w:val="a"/>
        <w:rPr>
          <w:rFonts w:hint="cs"/>
          <w:rtl/>
        </w:rPr>
      </w:pPr>
      <w:r>
        <w:rPr>
          <w:rFonts w:hint="cs"/>
          <w:rtl/>
        </w:rPr>
        <w:t xml:space="preserve">חבל רק שראש הממשלה נזקק לזמן כה רב להפנים את העובדה הזאת. חבל שהיינו צריכים להגיע לקרוב ל=300,000 מובטלים. חבל שכל כך הרבה אנשים הגיעו למצוקות שהביאו אותם למעשה הקשה ביותר - התאבדות, מפני שלא </w:t>
      </w:r>
      <w:r>
        <w:rPr>
          <w:rFonts w:hint="cs"/>
          <w:rtl/>
        </w:rPr>
        <w:t>עמדו בלחצים.  חבל שאיבדנו תוצר. חבל שהפכנו למדינה הרבה יותר ענייה. חבל שנשחקו קצבאות. חבל שיש פחות כסף לחינוך ולבריאות.  חבל שאנחנו פחות תחרותיים בעולם. חבל שאין תיירים. חבל שאין פה השקעות. כל הדברים האלה היו יכולים להיראות אחרת לו היה ראש הממשלה  מגיע לבד</w:t>
      </w:r>
      <w:r>
        <w:rPr>
          <w:rFonts w:hint="cs"/>
          <w:rtl/>
        </w:rPr>
        <w:t>ו למסקנה ומשתמש בתבונה באותם דברים שאמר אתמול, כנראה כתוצאה מלחץ בלתי אפשרי מבחינתו, שהופעל עליו על-ידי האמריקנים, והיה מקבל את ההחלטה כפי שצריך לקבל קודם לכן.  הוא הפנים את זה כנראה מאוחר, אבל אני מקווה שהדברים אכן יהיו.</w:t>
      </w:r>
    </w:p>
    <w:p w14:paraId="2CD33DF9" w14:textId="77777777" w:rsidR="00000000" w:rsidRDefault="007C71EE">
      <w:pPr>
        <w:pStyle w:val="a"/>
        <w:rPr>
          <w:rFonts w:hint="cs"/>
          <w:rtl/>
        </w:rPr>
      </w:pPr>
    </w:p>
    <w:p w14:paraId="3EFD38EC" w14:textId="77777777" w:rsidR="00000000" w:rsidRDefault="007C71EE">
      <w:pPr>
        <w:pStyle w:val="a"/>
        <w:rPr>
          <w:rFonts w:hint="cs"/>
          <w:rtl/>
        </w:rPr>
      </w:pPr>
      <w:r>
        <w:rPr>
          <w:rFonts w:hint="cs"/>
          <w:rtl/>
        </w:rPr>
        <w:t>אני גם לא יכול לסיים את הנאום בלי</w:t>
      </w:r>
      <w:r>
        <w:rPr>
          <w:rFonts w:hint="cs"/>
          <w:rtl/>
        </w:rPr>
        <w:t xml:space="preserve"> להתייחס לדברים מספר שנאמרו מעל הדוכן הזה על-ידי קבוצת אנשים שיושבת בממשלה ובעצם נתנו לנו דוגמה איך אנשים שנשאו ברוממות את העניין האידיאולוגי של ארץ-ישראל השלמה, איך אנשים ושרים שאמרו שאסור להקים מדינה פלסטינית, חרתו על דגלם את הטרנספר, חרתו על דגלם שאסור </w:t>
      </w:r>
      <w:r>
        <w:rPr>
          <w:rFonts w:hint="cs"/>
          <w:rtl/>
        </w:rPr>
        <w:t xml:space="preserve">אפילו לעקור היאחזות בלתי חוקית - איך האנשים האלה נשארים בממשלה אחרי שהממשלה מצביעה כפי שהיא הצביעה. </w:t>
      </w:r>
    </w:p>
    <w:p w14:paraId="137D89CF" w14:textId="77777777" w:rsidR="00000000" w:rsidRDefault="007C71EE">
      <w:pPr>
        <w:pStyle w:val="a"/>
        <w:rPr>
          <w:rFonts w:hint="cs"/>
          <w:rtl/>
        </w:rPr>
      </w:pPr>
    </w:p>
    <w:p w14:paraId="521C7608" w14:textId="77777777" w:rsidR="00000000" w:rsidRDefault="007C71EE">
      <w:pPr>
        <w:pStyle w:val="a"/>
        <w:rPr>
          <w:rFonts w:hint="cs"/>
          <w:rtl/>
        </w:rPr>
      </w:pPr>
      <w:r>
        <w:rPr>
          <w:rFonts w:hint="cs"/>
          <w:rtl/>
        </w:rPr>
        <w:t>בחוק-יסוד: הממשלה כתוב במפורש, וכל אחד גם מבין זאת, שהממשלה אחראית בפני הכנסת אחריות משותפת. מה משמעות הביטוי "אחריות משותפת"? המשמעות היא שכל שר ושר אחרא</w:t>
      </w:r>
      <w:r>
        <w:rPr>
          <w:rFonts w:hint="cs"/>
          <w:rtl/>
        </w:rPr>
        <w:t xml:space="preserve">י כלפי הכנסת באחריות משותפת להחלטות שנפלו בממשלה. השר אפי איתם והשר בני אלון והשר איווט ליברמן, אינם יכולים להתחמק מהאחריות שלהם כלפי הכנסת על החלטת ממשלה לפי ההגדרה של חוק-יסוד: הממשלה. הם חייבים כלפי הכנסת וכלפי הציבור.  </w:t>
      </w:r>
    </w:p>
    <w:p w14:paraId="28E8F4B6" w14:textId="77777777" w:rsidR="00000000" w:rsidRDefault="007C71EE">
      <w:pPr>
        <w:pStyle w:val="a"/>
        <w:rPr>
          <w:rFonts w:hint="cs"/>
          <w:rtl/>
        </w:rPr>
      </w:pPr>
    </w:p>
    <w:p w14:paraId="0C00C1DD" w14:textId="77777777" w:rsidR="00000000" w:rsidRDefault="007C71EE">
      <w:pPr>
        <w:pStyle w:val="a"/>
        <w:rPr>
          <w:rFonts w:hint="cs"/>
          <w:rtl/>
        </w:rPr>
      </w:pPr>
      <w:r>
        <w:rPr>
          <w:rFonts w:hint="cs"/>
          <w:rtl/>
        </w:rPr>
        <w:t>אני זוכר את אפי איתם עומד כאן ר</w:t>
      </w:r>
      <w:r>
        <w:rPr>
          <w:rFonts w:hint="cs"/>
          <w:rtl/>
        </w:rPr>
        <w:t>ק לפני שלושה חודשים ומדבר על פושעי אוסלו. אני זוכר את צבי הנדל, אני זוכר את אורי אריאל, מגישים הצעה להקים ועדה לחקור את הפשעים. אני חושב שהיום נפתח התיק של פושעי מפת הדרכים, לתפיסתם. לתפיסתם, מה שקרה היום, והם אומרים זאת, יותר חמור מאוסלו.  לכן בני אלון וא</w:t>
      </w:r>
      <w:r>
        <w:rPr>
          <w:rFonts w:hint="cs"/>
          <w:rtl/>
        </w:rPr>
        <w:t>יווט ליברמן ואפי איתם, שלא עוזבים את הממשלה, שנשארים שם בניגוד לכל כלל, בניגוד לחוקי-היסוד, חוק-יסוד: הממשלה, המדבר על אחריות קולקטיבית של הממשלה כלפי הכנסת - האנשים האלה שותפים להחלטה. אי-אפשר להשאיר את המעיל בגרדרובה במסדרון של לשכת ראש הממשלה ולהגיד: אנ</w:t>
      </w:r>
      <w:r>
        <w:rPr>
          <w:rFonts w:hint="cs"/>
          <w:rtl/>
        </w:rPr>
        <w:t xml:space="preserve">חנו לא בסיפור. </w:t>
      </w:r>
    </w:p>
    <w:p w14:paraId="1419E34D" w14:textId="77777777" w:rsidR="00000000" w:rsidRDefault="007C71EE">
      <w:pPr>
        <w:pStyle w:val="a"/>
        <w:ind w:firstLine="0"/>
        <w:rPr>
          <w:rFonts w:hint="cs"/>
          <w:rtl/>
        </w:rPr>
      </w:pPr>
    </w:p>
    <w:p w14:paraId="4031B44D" w14:textId="77777777" w:rsidR="00000000" w:rsidRDefault="007C71EE">
      <w:pPr>
        <w:pStyle w:val="a"/>
        <w:rPr>
          <w:rFonts w:hint="cs"/>
          <w:rtl/>
        </w:rPr>
      </w:pPr>
      <w:r>
        <w:rPr>
          <w:rFonts w:hint="cs"/>
          <w:rtl/>
        </w:rPr>
        <w:t>אפשר להפוך לסמרטוט אידיאולוגי במהירות. אפשר להגיד, שמבחינתנו, כפי שהם אומרים, מה שהתקבל הוא אסון. יש המקצינים בהם שמדברים במונחים של שואה, לא במונחים של אסון. ואנחנו עדים לחיזיון בלתי מתקבל על הדעת, חיזיון שבו אנשים שרוצים לחבל בתהליך היחי</w:t>
      </w:r>
      <w:r>
        <w:rPr>
          <w:rFonts w:hint="cs"/>
          <w:rtl/>
        </w:rPr>
        <w:t xml:space="preserve">ד שאולי יכול לקדם אותנו גם לפתרון מדיני, גם לתזוזה כלכלית, גם להצלה חברתית, גם להיותנו חלק מהעולם, גם להפיכתנו למדינה שטוב לחיות בה, גם להפיכתנו למדינה שטוב להשקיע בה, גם להפיכתנו למדינה שיהודים ירצו לבוא ולגור בה - האנשים האלה נשארים כמו סוס טרויאני בתוך </w:t>
      </w:r>
      <w:r>
        <w:rPr>
          <w:rFonts w:hint="cs"/>
          <w:rtl/>
        </w:rPr>
        <w:t xml:space="preserve">הממשלה, ואומרים את זה בגלוי. </w:t>
      </w:r>
    </w:p>
    <w:p w14:paraId="4DDEB1B5" w14:textId="77777777" w:rsidR="00000000" w:rsidRDefault="007C71EE">
      <w:pPr>
        <w:pStyle w:val="a"/>
        <w:rPr>
          <w:rFonts w:hint="cs"/>
          <w:rtl/>
        </w:rPr>
      </w:pPr>
    </w:p>
    <w:p w14:paraId="73544E62" w14:textId="77777777" w:rsidR="00000000" w:rsidRDefault="007C71EE">
      <w:pPr>
        <w:pStyle w:val="a"/>
        <w:rPr>
          <w:rFonts w:hint="cs"/>
          <w:rtl/>
        </w:rPr>
      </w:pPr>
      <w:r>
        <w:rPr>
          <w:rFonts w:hint="cs"/>
          <w:rtl/>
        </w:rPr>
        <w:t>אילו היה ראש ממשלה שנוהג כיאות, הוא היה  יכול לסבול מצב שבו שרים אומרים שהם נשארים בממשלה כדי לטרפד החלטה של ממשלה? תראו לי דמוקרטיה אחת בעולם שמצב כזה יכול להתקיים בה. בראש חוצות, לא בחדרי חדרים, לא בפרוזדורים אפלים. בתקשורת</w:t>
      </w:r>
      <w:r>
        <w:rPr>
          <w:rFonts w:hint="cs"/>
          <w:rtl/>
        </w:rPr>
        <w:t xml:space="preserve">, בכל מקום, ארבעה-חמישה-שישה שרים קוראים תיגר על החלטת ממשלה ונשארים בממשלה. על-פי חוק-יסוד: הממשלה יש להם אחריות כלפי הכנסת, והדבר כתוב במפורש, שכן החלטת הממשלה מחייבת אותם, ואין להם דרך להתנקות ממנה. </w:t>
      </w:r>
    </w:p>
    <w:p w14:paraId="044FF972" w14:textId="77777777" w:rsidR="00000000" w:rsidRDefault="007C71EE">
      <w:pPr>
        <w:pStyle w:val="a"/>
        <w:rPr>
          <w:rFonts w:hint="cs"/>
          <w:rtl/>
        </w:rPr>
      </w:pPr>
    </w:p>
    <w:p w14:paraId="0B213700" w14:textId="77777777" w:rsidR="00000000" w:rsidRDefault="007C71EE">
      <w:pPr>
        <w:pStyle w:val="ac"/>
        <w:rPr>
          <w:rtl/>
        </w:rPr>
      </w:pPr>
      <w:r>
        <w:rPr>
          <w:rtl/>
        </w:rPr>
        <w:t>יוסי שריד (מרצ):</w:t>
      </w:r>
    </w:p>
    <w:p w14:paraId="1447B167" w14:textId="77777777" w:rsidR="00000000" w:rsidRDefault="007C71EE">
      <w:pPr>
        <w:pStyle w:val="a"/>
        <w:rPr>
          <w:rtl/>
        </w:rPr>
      </w:pPr>
    </w:p>
    <w:p w14:paraId="1D6D6AF3" w14:textId="77777777" w:rsidR="00000000" w:rsidRDefault="007C71EE">
      <w:pPr>
        <w:pStyle w:val="a"/>
        <w:rPr>
          <w:rFonts w:hint="cs"/>
          <w:rtl/>
        </w:rPr>
      </w:pPr>
      <w:r>
        <w:rPr>
          <w:rFonts w:hint="cs"/>
          <w:rtl/>
        </w:rPr>
        <w:t>זה לא עניין חוקי בכלל, זה עניין צי</w:t>
      </w:r>
      <w:r>
        <w:rPr>
          <w:rFonts w:hint="cs"/>
          <w:rtl/>
        </w:rPr>
        <w:t xml:space="preserve">בורי. </w:t>
      </w:r>
    </w:p>
    <w:p w14:paraId="09ACBE67" w14:textId="77777777" w:rsidR="00000000" w:rsidRDefault="007C71EE">
      <w:pPr>
        <w:pStyle w:val="a"/>
        <w:rPr>
          <w:rFonts w:hint="cs"/>
          <w:rtl/>
        </w:rPr>
      </w:pPr>
    </w:p>
    <w:p w14:paraId="43112BE4" w14:textId="77777777" w:rsidR="00000000" w:rsidRDefault="007C71EE">
      <w:pPr>
        <w:pStyle w:val="SpeakerCon"/>
        <w:rPr>
          <w:rtl/>
        </w:rPr>
      </w:pPr>
      <w:bookmarkStart w:id="220" w:name="FS000000459T26_05_2003_14_37_45"/>
      <w:bookmarkStart w:id="221" w:name="FS000000459T26_05_2003_14_37_49C"/>
      <w:bookmarkEnd w:id="220"/>
      <w:bookmarkEnd w:id="221"/>
      <w:r>
        <w:rPr>
          <w:rtl/>
        </w:rPr>
        <w:t>אברהם בייגה שוחט (העבודה-מימד):</w:t>
      </w:r>
    </w:p>
    <w:p w14:paraId="04CDA5B2" w14:textId="77777777" w:rsidR="00000000" w:rsidRDefault="007C71EE">
      <w:pPr>
        <w:pStyle w:val="a"/>
        <w:rPr>
          <w:rtl/>
        </w:rPr>
      </w:pPr>
    </w:p>
    <w:p w14:paraId="605A454D" w14:textId="77777777" w:rsidR="00000000" w:rsidRDefault="007C71EE">
      <w:pPr>
        <w:pStyle w:val="a"/>
        <w:rPr>
          <w:rFonts w:hint="cs"/>
          <w:rtl/>
        </w:rPr>
      </w:pPr>
      <w:r>
        <w:rPr>
          <w:rFonts w:hint="cs"/>
          <w:rtl/>
        </w:rPr>
        <w:t xml:space="preserve">זה עניין מוסרי, זה עניין בסיסי. אני מסכים אתך, חבר הכנסת שריד, זה כמו שהשמש זורחת במזרח ושוקעת במערב. זה בדיוק אותו דבר. </w:t>
      </w:r>
    </w:p>
    <w:p w14:paraId="02217830" w14:textId="77777777" w:rsidR="00000000" w:rsidRDefault="007C71EE">
      <w:pPr>
        <w:pStyle w:val="a"/>
        <w:rPr>
          <w:rFonts w:hint="cs"/>
          <w:rtl/>
        </w:rPr>
      </w:pPr>
    </w:p>
    <w:p w14:paraId="590C7B6A" w14:textId="77777777" w:rsidR="00000000" w:rsidRDefault="007C71EE">
      <w:pPr>
        <w:pStyle w:val="ac"/>
        <w:rPr>
          <w:rtl/>
        </w:rPr>
      </w:pPr>
      <w:r>
        <w:rPr>
          <w:rFonts w:hint="eastAsia"/>
          <w:rtl/>
        </w:rPr>
        <w:t>יוסי</w:t>
      </w:r>
      <w:r>
        <w:rPr>
          <w:rtl/>
        </w:rPr>
        <w:t xml:space="preserve"> שריד (מרצ):</w:t>
      </w:r>
    </w:p>
    <w:p w14:paraId="4EE77145" w14:textId="77777777" w:rsidR="00000000" w:rsidRDefault="007C71EE">
      <w:pPr>
        <w:pStyle w:val="a"/>
        <w:rPr>
          <w:rFonts w:hint="cs"/>
          <w:rtl/>
        </w:rPr>
      </w:pPr>
    </w:p>
    <w:p w14:paraId="1FF133CB" w14:textId="77777777" w:rsidR="00000000" w:rsidRDefault="007C71EE">
      <w:pPr>
        <w:pStyle w:val="a"/>
        <w:rPr>
          <w:rFonts w:hint="cs"/>
          <w:rtl/>
        </w:rPr>
      </w:pPr>
      <w:r>
        <w:rPr>
          <w:rFonts w:hint="cs"/>
          <w:rtl/>
        </w:rPr>
        <w:t xml:space="preserve">אתה יושב בממשלה - אתה אחראי למה שקורה בה. </w:t>
      </w:r>
    </w:p>
    <w:p w14:paraId="035CB06B" w14:textId="77777777" w:rsidR="00000000" w:rsidRDefault="007C71EE">
      <w:pPr>
        <w:pStyle w:val="a"/>
        <w:rPr>
          <w:rFonts w:hint="cs"/>
          <w:rtl/>
        </w:rPr>
      </w:pPr>
    </w:p>
    <w:p w14:paraId="15E898CB" w14:textId="77777777" w:rsidR="00000000" w:rsidRDefault="007C71EE">
      <w:pPr>
        <w:pStyle w:val="SpeakerCon"/>
        <w:rPr>
          <w:rtl/>
        </w:rPr>
      </w:pPr>
      <w:bookmarkStart w:id="222" w:name="FS000000459T26_05_2003_14_38_41C"/>
      <w:bookmarkEnd w:id="222"/>
      <w:r>
        <w:rPr>
          <w:rtl/>
        </w:rPr>
        <w:t>אברהם בייגה שוחט (העבודה-מימד)</w:t>
      </w:r>
      <w:r>
        <w:rPr>
          <w:rtl/>
        </w:rPr>
        <w:t>:</w:t>
      </w:r>
    </w:p>
    <w:p w14:paraId="173A65C3" w14:textId="77777777" w:rsidR="00000000" w:rsidRDefault="007C71EE">
      <w:pPr>
        <w:pStyle w:val="a"/>
        <w:rPr>
          <w:rtl/>
        </w:rPr>
      </w:pPr>
    </w:p>
    <w:p w14:paraId="365E9E4A" w14:textId="77777777" w:rsidR="00000000" w:rsidRDefault="007C71EE">
      <w:pPr>
        <w:pStyle w:val="a"/>
        <w:rPr>
          <w:rFonts w:hint="cs"/>
          <w:rtl/>
        </w:rPr>
      </w:pPr>
      <w:r>
        <w:rPr>
          <w:rFonts w:hint="cs"/>
          <w:rtl/>
        </w:rPr>
        <w:t>אבל אנחנו חיים במציאות שאי-אפשר לתאר. והנה אנחנו רואים את הדברים האלה, ואני מקווה מאוד שהם לא יצליחו במעשיהם. אני מקווה מאוד שהדברים, כפי שהם מוצגים, לא יטורפדו. אני לא יודע, יכול להיות שיש לנו עזר גדול בעניין מבחוץ, ויש הרבה מאוד חברי כנסת שחשבו שבלי א</w:t>
      </w:r>
      <w:r>
        <w:rPr>
          <w:rFonts w:hint="cs"/>
          <w:rtl/>
        </w:rPr>
        <w:t xml:space="preserve">ותו מכבש, בלי אותו לחץ, שום דבר לא היה קורה פה. </w:t>
      </w:r>
    </w:p>
    <w:p w14:paraId="66EB5C6A" w14:textId="77777777" w:rsidR="00000000" w:rsidRDefault="007C71EE">
      <w:pPr>
        <w:pStyle w:val="a"/>
        <w:rPr>
          <w:rFonts w:hint="cs"/>
          <w:rtl/>
        </w:rPr>
      </w:pPr>
    </w:p>
    <w:p w14:paraId="6E453F0C" w14:textId="77777777" w:rsidR="00000000" w:rsidRDefault="007C71EE">
      <w:pPr>
        <w:pStyle w:val="a"/>
        <w:rPr>
          <w:rFonts w:hint="cs"/>
          <w:rtl/>
        </w:rPr>
      </w:pPr>
      <w:r>
        <w:rPr>
          <w:rFonts w:hint="cs"/>
          <w:rtl/>
        </w:rPr>
        <w:t xml:space="preserve">כששמעתי על ישיבת הממשלה אמרתי לעצמי: רגע אחד, מה עושה אריק שרון? כי הייתי נאיבי, חשבתי שהם יעזבו את הממשלה. הרי בשבוע הזה הכנסת צריכה להצביע על התוכנית הכלכלית. יום ראשון הוא יום הישיבה על מפת הדרכים. למה? </w:t>
      </w:r>
      <w:r>
        <w:rPr>
          <w:rFonts w:hint="cs"/>
          <w:rtl/>
        </w:rPr>
        <w:t>כי בוש אמר לאריק שרון: ביום  ראשון אתה מחליט. לא ביום שני, לא ביום שלישי, ביום ראשון אתה מחליט. ונניח שבאמת אפי איתם וליברמן ובני אלון היו נוהגים כאנשים הגונים, כאנשים שאינם סמרטוטים אידיאולוגיים, שכל הדיבורים שלהם נעלמו כלא היו, הם היו צריכים לעזוב את הממ</w:t>
      </w:r>
      <w:r>
        <w:rPr>
          <w:rFonts w:hint="cs"/>
          <w:rtl/>
        </w:rPr>
        <w:t xml:space="preserve">שלה. ואם הם עוזבים את הממשלה, מהיכן יהיה הרוב פה בכנסת? הכול היה תלוי ועומד על קול אחד, על חצי קול. וכל גחמה של מישהו יכלה להביא להפלה של העניין. אבל לאריק שרון לא היתה ברירה - לא הגאווה הלאומית ולא העוצמה ולא הכוח, שום דבר לא עזר. </w:t>
      </w:r>
    </w:p>
    <w:p w14:paraId="7190A8D1" w14:textId="77777777" w:rsidR="00000000" w:rsidRDefault="007C71EE">
      <w:pPr>
        <w:pStyle w:val="a"/>
        <w:rPr>
          <w:rFonts w:hint="cs"/>
          <w:rtl/>
        </w:rPr>
      </w:pPr>
    </w:p>
    <w:p w14:paraId="55A944B3" w14:textId="77777777" w:rsidR="00000000" w:rsidRDefault="007C71EE">
      <w:pPr>
        <w:pStyle w:val="a"/>
        <w:rPr>
          <w:rFonts w:hint="cs"/>
          <w:rtl/>
        </w:rPr>
      </w:pPr>
      <w:r>
        <w:rPr>
          <w:rFonts w:hint="cs"/>
          <w:rtl/>
        </w:rPr>
        <w:t>אני גם לא בטוח בכוונות</w:t>
      </w:r>
      <w:r>
        <w:rPr>
          <w:rFonts w:hint="cs"/>
          <w:rtl/>
        </w:rPr>
        <w:t>יו של אריק שרון, אני לא בוחן כליות ולב, אני לא יודע. יכול להיות שהוא כן מוליך, יכול להיות שהוא לא מוליך. אני מקווה מאוד שהעולם הגדול, ובעיקר האמריקנים, יעשו הכול כדי שנוכל לנוע קדימה, ואני גם מקווה שהפלסטינים יעשו את חלקם, שכן בלי שהם יגלו נכונות לעשות מהל</w:t>
      </w:r>
      <w:r>
        <w:rPr>
          <w:rFonts w:hint="cs"/>
          <w:rtl/>
        </w:rPr>
        <w:t xml:space="preserve">כים בנושא, בהפחתת הטרור, לצערי הרב הדבר לא יוכל להתקיים. </w:t>
      </w:r>
    </w:p>
    <w:p w14:paraId="59BD5AB9" w14:textId="77777777" w:rsidR="00000000" w:rsidRDefault="007C71EE">
      <w:pPr>
        <w:pStyle w:val="a"/>
        <w:rPr>
          <w:rFonts w:hint="cs"/>
          <w:rtl/>
        </w:rPr>
      </w:pPr>
    </w:p>
    <w:p w14:paraId="504E40ED" w14:textId="77777777" w:rsidR="00000000" w:rsidRDefault="007C71EE">
      <w:pPr>
        <w:pStyle w:val="a"/>
        <w:rPr>
          <w:rFonts w:hint="cs"/>
          <w:rtl/>
        </w:rPr>
      </w:pPr>
      <w:r>
        <w:rPr>
          <w:rFonts w:hint="cs"/>
          <w:rtl/>
        </w:rPr>
        <w:t xml:space="preserve">מכאן, בזמן שנותר לי, אני רוצה להתייחס  בכמה מלים לתוכנית הכלכלית. מכיוון שיהיו לי עוד כמה הזדמנויות במהלך הימים האלה, אני רוצה לדבר על התפיסה האידיאולוגית של התוכנית ועל המרכיבים הקשים שהיו בה ומה </w:t>
      </w:r>
      <w:r>
        <w:rPr>
          <w:rFonts w:hint="cs"/>
          <w:rtl/>
        </w:rPr>
        <w:t xml:space="preserve">נשאר מהם. </w:t>
      </w:r>
    </w:p>
    <w:p w14:paraId="651D9624" w14:textId="77777777" w:rsidR="00000000" w:rsidRDefault="007C71EE">
      <w:pPr>
        <w:pStyle w:val="a"/>
        <w:rPr>
          <w:rFonts w:hint="cs"/>
          <w:rtl/>
        </w:rPr>
      </w:pPr>
    </w:p>
    <w:p w14:paraId="3B15DF4F" w14:textId="77777777" w:rsidR="00000000" w:rsidRDefault="007C71EE">
      <w:pPr>
        <w:pStyle w:val="a"/>
        <w:rPr>
          <w:rFonts w:hint="cs"/>
          <w:rtl/>
        </w:rPr>
      </w:pPr>
      <w:r>
        <w:rPr>
          <w:rFonts w:hint="cs"/>
          <w:rtl/>
        </w:rPr>
        <w:t>אני מפנה אתכם חודשיים אחורנית, למועד ההחלטה בממשלה, ולמעלה מחודש וחצי שהנושא נמצא פה בדיון, אל הופעותיו הפומביות של שר האוצר, שכללו תיאורים דרמטיים על מצבו של המשק, שהוא קשה ביותר, וזה נכון. אבל ניתוח הסיבות וניתוח המרכיבים והשימוש באמצעים - אל</w:t>
      </w:r>
      <w:r>
        <w:rPr>
          <w:rFonts w:hint="cs"/>
          <w:rtl/>
        </w:rPr>
        <w:t xml:space="preserve">ה הם הדברים הקשים והלא-נכונים בתוכנית. תיאור המצב הוא נכון. מצב המשק קשה מאוד. </w:t>
      </w:r>
    </w:p>
    <w:p w14:paraId="5124B9AE" w14:textId="77777777" w:rsidR="00000000" w:rsidRDefault="007C71EE">
      <w:pPr>
        <w:pStyle w:val="a"/>
        <w:rPr>
          <w:rFonts w:hint="cs"/>
          <w:rtl/>
        </w:rPr>
      </w:pPr>
    </w:p>
    <w:p w14:paraId="08F43C34" w14:textId="77777777" w:rsidR="00000000" w:rsidRDefault="007C71EE">
      <w:pPr>
        <w:pStyle w:val="a"/>
        <w:rPr>
          <w:rFonts w:hint="cs"/>
          <w:rtl/>
        </w:rPr>
      </w:pPr>
      <w:r>
        <w:rPr>
          <w:rFonts w:hint="cs"/>
          <w:rtl/>
        </w:rPr>
        <w:t>מובן שהסיבה האמיתית לא נאמרה. הסיבה האמיתית היא אותה סיבה שראש הממשלה אתמול דיבר עליה בישיבת הממשלה. לא המגזר הציבורי, לא היחס בין המגזר הציבורי לפרטי. כולנו כבר יודעים שבכל מ</w:t>
      </w:r>
      <w:r>
        <w:rPr>
          <w:rFonts w:hint="cs"/>
          <w:rtl/>
        </w:rPr>
        <w:t xml:space="preserve">ערב-אירופה השיעורים הם פחות או יותר אותו דבר. ואם לא היינו מגייסים עשרות אלפי מאבטחים, שחלקם הגדול נכנסו למגזר הציבורי, אז היינו עומדים מתחת לארצות כמו דנמרק, כמו צרפת, כמו גרמניה, מדינות חזקות, עם כלכלות טובות. </w:t>
      </w:r>
    </w:p>
    <w:p w14:paraId="1CB65143" w14:textId="77777777" w:rsidR="00000000" w:rsidRDefault="007C71EE">
      <w:pPr>
        <w:pStyle w:val="a"/>
        <w:rPr>
          <w:rFonts w:hint="cs"/>
          <w:rtl/>
        </w:rPr>
      </w:pPr>
    </w:p>
    <w:p w14:paraId="19583DED" w14:textId="77777777" w:rsidR="00000000" w:rsidRDefault="007C71EE">
      <w:pPr>
        <w:pStyle w:val="a"/>
        <w:rPr>
          <w:rFonts w:hint="cs"/>
          <w:rtl/>
        </w:rPr>
      </w:pPr>
      <w:r>
        <w:rPr>
          <w:rFonts w:hint="cs"/>
          <w:rtl/>
        </w:rPr>
        <w:t>אבל, שר האוצר שלנו לקח כדוגמה, כמובן, את א</w:t>
      </w:r>
      <w:r>
        <w:rPr>
          <w:rFonts w:hint="cs"/>
          <w:rtl/>
        </w:rPr>
        <w:t>רצות-הברית, ששם בהגדרה המגזר הציבורי יותר קטן. אתם יודעים למה? כי שר החינוך שממלא את תפקידו בארצות-הברית שולט ברמה של התקציב בחצי מהחינוך. החצי האחר הוא פרטי. הוא ממומן על-ידי אנשים, הוא לא מופיע בסעיף התקציבי, הוא במגזר העסקי. כנ"ל הבריאות. קחו את שני המר</w:t>
      </w:r>
      <w:r>
        <w:rPr>
          <w:rFonts w:hint="cs"/>
          <w:rtl/>
        </w:rPr>
        <w:t>כיבים האלה, שבמונחים של תקציב אצלנו החינוך על מרכיביו הוא בערך 30 מיליארד והבריאות גם כן 30 מיליארד, זה 60  מיליארד ביחד. תורידו 50%, אם אתם מורידים 30 מיליארד שקלים במגזר הציבורי, אנחנו בפרופורציה יותר טובה ממערב-אירופה. אבל ראש הממשלה רצה להיתלות במשהו ו</w:t>
      </w:r>
      <w:r>
        <w:rPr>
          <w:rFonts w:hint="cs"/>
          <w:rtl/>
        </w:rPr>
        <w:t xml:space="preserve">הפך את העניין לאידיאולוגיה. </w:t>
      </w:r>
    </w:p>
    <w:p w14:paraId="694C649E" w14:textId="77777777" w:rsidR="00000000" w:rsidRDefault="007C71EE">
      <w:pPr>
        <w:pStyle w:val="a"/>
        <w:rPr>
          <w:rFonts w:hint="cs"/>
          <w:rtl/>
        </w:rPr>
      </w:pPr>
    </w:p>
    <w:p w14:paraId="32BCF217" w14:textId="77777777" w:rsidR="00000000" w:rsidRDefault="007C71EE">
      <w:pPr>
        <w:pStyle w:val="a"/>
        <w:rPr>
          <w:rFonts w:hint="cs"/>
          <w:rtl/>
        </w:rPr>
      </w:pPr>
      <w:r>
        <w:rPr>
          <w:rFonts w:hint="cs"/>
          <w:rtl/>
        </w:rPr>
        <w:t xml:space="preserve">גם אני חושב שמגזר ציבורי רחב הוא דבר לא טוב. גם אני חושב שיש דברים שצריך לייעל. אז בואו נראה מה זה המגזר הציבורי. יש לנו היום, עם האוניברסיטאות, 170,000-180,000 אנשים שעוסקים בחינוך </w:t>
      </w:r>
      <w:r>
        <w:rPr>
          <w:rtl/>
        </w:rPr>
        <w:t>–</w:t>
      </w:r>
      <w:r>
        <w:rPr>
          <w:rFonts w:hint="cs"/>
          <w:rtl/>
        </w:rPr>
        <w:t xml:space="preserve"> בבתי-הספר, בגני-הילדים, באוניברסיטאות. זה </w:t>
      </w:r>
      <w:r>
        <w:rPr>
          <w:rFonts w:hint="cs"/>
          <w:rtl/>
        </w:rPr>
        <w:t>חלק ענק ממגזר העובדים במשק. יש לנו יותר מ=50,000 אנשים שעובדים במערכת הבריאות, עם קופות-החולים. יש לנו צבא, יש לנו מוסד, יש לנו משטרה, יש לנו מאבטחים, יש לנו עובדים סוציאליים, ויש גם פקידים. ובין הפקידים יש מי שיושבים בחדר וקוראים עיתון והם לא יעילים, הכול</w:t>
      </w:r>
      <w:r>
        <w:rPr>
          <w:rFonts w:hint="cs"/>
          <w:rtl/>
        </w:rPr>
        <w:t xml:space="preserve"> נכון. אבל בין זה לבין תיאור כולל והשחרת פניו של מגזר שלם של אנשים, כשאנחנו במכוון אומרים שהחינוך הוא הפתרון היחיד לפיתוח החברה והמשק הישראלי, ובין הדברים העיקריים שמקטינים את האי-שוויון במשק, אולי החשוב שבהם - - - </w:t>
      </w:r>
    </w:p>
    <w:p w14:paraId="15A03D64" w14:textId="77777777" w:rsidR="00000000" w:rsidRDefault="007C71EE">
      <w:pPr>
        <w:pStyle w:val="a"/>
        <w:rPr>
          <w:rFonts w:hint="cs"/>
          <w:rtl/>
        </w:rPr>
      </w:pPr>
    </w:p>
    <w:p w14:paraId="3F5FE16C" w14:textId="77777777" w:rsidR="00000000" w:rsidRDefault="007C71EE">
      <w:pPr>
        <w:pStyle w:val="ad"/>
        <w:rPr>
          <w:rtl/>
        </w:rPr>
      </w:pPr>
      <w:r>
        <w:rPr>
          <w:rtl/>
        </w:rPr>
        <w:t>היו"ר משה כחלון:</w:t>
      </w:r>
    </w:p>
    <w:p w14:paraId="5C57B9A2" w14:textId="77777777" w:rsidR="00000000" w:rsidRDefault="007C71EE">
      <w:pPr>
        <w:pStyle w:val="a"/>
        <w:rPr>
          <w:rtl/>
        </w:rPr>
      </w:pPr>
    </w:p>
    <w:p w14:paraId="2C796E0B" w14:textId="77777777" w:rsidR="00000000" w:rsidRDefault="007C71EE">
      <w:pPr>
        <w:pStyle w:val="a"/>
        <w:rPr>
          <w:rFonts w:hint="cs"/>
          <w:rtl/>
        </w:rPr>
      </w:pPr>
      <w:r>
        <w:rPr>
          <w:rFonts w:hint="cs"/>
          <w:rtl/>
        </w:rPr>
        <w:t xml:space="preserve">חבר הכנסת שוחט, זמנך </w:t>
      </w:r>
      <w:r>
        <w:rPr>
          <w:rFonts w:hint="cs"/>
          <w:rtl/>
        </w:rPr>
        <w:t xml:space="preserve">תם. אתה יכול להמשיך, אבל זה יהיה על חשבון הסיעה. </w:t>
      </w:r>
    </w:p>
    <w:p w14:paraId="497F6EF1" w14:textId="77777777" w:rsidR="00000000" w:rsidRDefault="007C71EE">
      <w:pPr>
        <w:pStyle w:val="a"/>
        <w:rPr>
          <w:rFonts w:hint="cs"/>
          <w:rtl/>
        </w:rPr>
      </w:pPr>
    </w:p>
    <w:p w14:paraId="38CFF050" w14:textId="77777777" w:rsidR="00000000" w:rsidRDefault="007C71EE">
      <w:pPr>
        <w:pStyle w:val="SpeakerCon"/>
        <w:rPr>
          <w:rtl/>
        </w:rPr>
      </w:pPr>
      <w:bookmarkStart w:id="223" w:name="FS000000459T26_05_2003_15_01_09C"/>
      <w:bookmarkEnd w:id="223"/>
      <w:r>
        <w:rPr>
          <w:rtl/>
        </w:rPr>
        <w:t>אברהם בייגה שוחט (העבודה-מימד):</w:t>
      </w:r>
    </w:p>
    <w:p w14:paraId="1C4301F5" w14:textId="77777777" w:rsidR="00000000" w:rsidRDefault="007C71EE">
      <w:pPr>
        <w:pStyle w:val="a"/>
        <w:rPr>
          <w:rtl/>
        </w:rPr>
      </w:pPr>
    </w:p>
    <w:p w14:paraId="51AEE620" w14:textId="77777777" w:rsidR="00000000" w:rsidRDefault="007C71EE">
      <w:pPr>
        <w:pStyle w:val="a"/>
        <w:rPr>
          <w:rFonts w:hint="cs"/>
          <w:rtl/>
        </w:rPr>
      </w:pPr>
      <w:r>
        <w:rPr>
          <w:rFonts w:hint="cs"/>
          <w:rtl/>
        </w:rPr>
        <w:t xml:space="preserve">אני לא רואה כאן אף אחד מהסיעה, אז אני אנצל את ההזדמנות. שיהיה על חשבון הסיעה. </w:t>
      </w:r>
    </w:p>
    <w:p w14:paraId="3DBF3676" w14:textId="77777777" w:rsidR="00000000" w:rsidRDefault="007C71EE">
      <w:pPr>
        <w:pStyle w:val="a"/>
        <w:rPr>
          <w:rFonts w:hint="cs"/>
          <w:rtl/>
        </w:rPr>
      </w:pPr>
    </w:p>
    <w:p w14:paraId="6B9928BA" w14:textId="77777777" w:rsidR="00000000" w:rsidRDefault="007C71EE">
      <w:pPr>
        <w:pStyle w:val="a"/>
        <w:rPr>
          <w:rFonts w:hint="cs"/>
          <w:rtl/>
        </w:rPr>
      </w:pPr>
      <w:r>
        <w:rPr>
          <w:rFonts w:hint="cs"/>
          <w:rtl/>
        </w:rPr>
        <w:t>לכן הצגת העניין היתה, כמובן, מעוותת לחלוטין. זה מרכיב אחד של המיקוד בסיבה הלא-נכונה, תוך כדי</w:t>
      </w:r>
      <w:r>
        <w:rPr>
          <w:rFonts w:hint="cs"/>
          <w:rtl/>
        </w:rPr>
        <w:t xml:space="preserve"> השחרת מערכת שלמה. </w:t>
      </w:r>
    </w:p>
    <w:p w14:paraId="6DBC5BEE" w14:textId="77777777" w:rsidR="00000000" w:rsidRDefault="007C71EE">
      <w:pPr>
        <w:pStyle w:val="a"/>
        <w:rPr>
          <w:rFonts w:hint="cs"/>
          <w:rtl/>
        </w:rPr>
      </w:pPr>
    </w:p>
    <w:p w14:paraId="6E1FBD1C" w14:textId="77777777" w:rsidR="00000000" w:rsidRDefault="007C71EE">
      <w:pPr>
        <w:pStyle w:val="a"/>
        <w:rPr>
          <w:rFonts w:hint="cs"/>
          <w:rtl/>
        </w:rPr>
      </w:pPr>
      <w:r>
        <w:rPr>
          <w:rFonts w:hint="cs"/>
          <w:rtl/>
        </w:rPr>
        <w:t>המרכיב השני בתוכנית היה נושא החקיקה. הייתי אומר: שבירת הסכמים, לא פיסת הנייר החתומה, אלא מערכת ההסכמות בין אזרח למדינתו, בין פנסיונר לביטוחו, בין ארגון עובדים לממשלה. הרי על מה אנחנו מדברים? אנחנו  מדברים על רקמה עדינה ועל שיווי משקל ש</w:t>
      </w:r>
      <w:r>
        <w:rPr>
          <w:rFonts w:hint="cs"/>
          <w:rtl/>
        </w:rPr>
        <w:t xml:space="preserve">ביר, אשר ניזון כל הזמן וחי כל הזמן במערכת של הסכמים בלתי פוסקים. אבל, במערכת שבה הדברים נחתמים ומלה זו מלה ואפשרות זו אפשרות, עם יכולת שינוי - לא היה שינוי בכל מהלך קרנות הפנסיה בשנת 1995, חבר הכנסת הירשזון? אתה מכיר את העניין. סגרו את הקרנות הישנות, פתחו </w:t>
      </w:r>
      <w:r>
        <w:rPr>
          <w:rFonts w:hint="cs"/>
          <w:rtl/>
        </w:rPr>
        <w:t xml:space="preserve">קרנות חדשות בתנאים הרבה פחות טובים, עם אחריות יותר גדולה של הקרנות, בהתדיינות, בהסכמה. </w:t>
      </w:r>
    </w:p>
    <w:p w14:paraId="52A6BA8E" w14:textId="77777777" w:rsidR="00000000" w:rsidRDefault="007C71EE">
      <w:pPr>
        <w:pStyle w:val="a"/>
        <w:rPr>
          <w:rFonts w:hint="cs"/>
          <w:rtl/>
        </w:rPr>
      </w:pPr>
    </w:p>
    <w:p w14:paraId="614FBC44" w14:textId="77777777" w:rsidR="00000000" w:rsidRDefault="007C71EE">
      <w:pPr>
        <w:pStyle w:val="a"/>
        <w:rPr>
          <w:rFonts w:hint="cs"/>
          <w:rtl/>
        </w:rPr>
      </w:pPr>
      <w:r>
        <w:rPr>
          <w:rFonts w:hint="cs"/>
          <w:rtl/>
        </w:rPr>
        <w:t xml:space="preserve">ואני לא אומר שתמיד אפשר להגיע לכול. לפעמים  צריך ללכת למהלכים יותר רחוקים, אבל לקחת את הדבר הזה שנקרא הסכם פנסיה וקרנות פנסיה, שמבוטחים שם כמיליון אנשים, ואני לא יודע </w:t>
      </w:r>
      <w:r>
        <w:rPr>
          <w:rFonts w:hint="cs"/>
          <w:rtl/>
        </w:rPr>
        <w:t xml:space="preserve"> אם חברי הכנסת יודעים </w:t>
      </w:r>
      <w:r>
        <w:rPr>
          <w:rtl/>
        </w:rPr>
        <w:t>–</w:t>
      </w:r>
      <w:r>
        <w:rPr>
          <w:rFonts w:hint="cs"/>
          <w:rtl/>
        </w:rPr>
        <w:t xml:space="preserve"> הפנסיה הממוצעת ב"מבטחים" למשל היא 2,700 שקל לחודש. צריך לדעת במה מדובר. זו לא פנסיה תקציבית של נבחרים או של פקידות בכירה. הפנסיה הממוצעת ב"מבטחים" היא כ=2,700 שקל בחודש. והאנשים האלה קוראים את העיתונים על הגירעון האקטוארי, והאנשים ה</w:t>
      </w:r>
      <w:r>
        <w:rPr>
          <w:rFonts w:hint="cs"/>
          <w:rtl/>
        </w:rPr>
        <w:t>אלה קוראים  היום את העיתונים והם מבינים שאין להם ביטחון שיקבלו את הפנסיה. למה אין ביטחון? כי  הולכים לשוק ההון. ההליכה לשוק ההון היא בסדר, אבל מנגד להליכה לשוק ההון צריך לפרוס רשת ביטחון, שאם שוק ההון נכנס למשבר גדול, יש רשת ביטחון. ולממשלה צריכה להיות מחו</w:t>
      </w:r>
      <w:r>
        <w:rPr>
          <w:rFonts w:hint="cs"/>
          <w:rtl/>
        </w:rPr>
        <w:t xml:space="preserve">יבות, והאבסורד המוחלט הוא שקרנות הפנסיה האלה הן בדיוק אותם 45% שעליהם דיבר נתניהו שהם סוחבים  את המגזר הציבורי. </w:t>
      </w:r>
    </w:p>
    <w:p w14:paraId="4AF65F02" w14:textId="77777777" w:rsidR="00000000" w:rsidRDefault="007C71EE">
      <w:pPr>
        <w:pStyle w:val="a"/>
        <w:rPr>
          <w:rFonts w:hint="cs"/>
          <w:rtl/>
        </w:rPr>
      </w:pPr>
    </w:p>
    <w:p w14:paraId="68A7B58D" w14:textId="77777777" w:rsidR="00000000" w:rsidRDefault="007C71EE">
      <w:pPr>
        <w:pStyle w:val="a"/>
        <w:rPr>
          <w:rFonts w:hint="cs"/>
          <w:rtl/>
        </w:rPr>
      </w:pPr>
      <w:r>
        <w:rPr>
          <w:rFonts w:hint="cs"/>
          <w:rtl/>
        </w:rPr>
        <w:t>מי יושב בקרנות הפנסיה? פועלי הבניין, הפועלים החקלאיים, עובדי התיירות, עובדי התעשייה בהסכם קיבוצי, כל המערכת העסקית. חבר הכנסת שריד, אותם 45% ש</w:t>
      </w:r>
      <w:r>
        <w:rPr>
          <w:rFonts w:hint="cs"/>
          <w:rtl/>
        </w:rPr>
        <w:t xml:space="preserve">נתניהו אמר שהוא דואג להם. אז הוא דואג להם בדיבור ובקריקטורה שצוירה, אבל כשזה מגיע לפנסיה שלהם הוא משליך אותם לרחוב. ולצערי הרב, זה נכנס בחלקו בחקיקה, עם שיפורים מסוימים. אני מסכים, הוועדה עשתה שיפורים מסוימים, עדיין הגענו למצב שבו מערכת הסכמות והסכמים בין </w:t>
      </w:r>
      <w:r>
        <w:rPr>
          <w:rFonts w:hint="cs"/>
          <w:rtl/>
        </w:rPr>
        <w:t xml:space="preserve">מבוטח לבין ממשלתו, בין מבוטח לבין ביטוחו, המערכת הזאת נקרעה לגזרים. </w:t>
      </w:r>
    </w:p>
    <w:p w14:paraId="04ECDCA9" w14:textId="77777777" w:rsidR="00000000" w:rsidRDefault="007C71EE">
      <w:pPr>
        <w:pStyle w:val="a"/>
        <w:rPr>
          <w:rFonts w:hint="cs"/>
          <w:rtl/>
        </w:rPr>
      </w:pPr>
    </w:p>
    <w:p w14:paraId="0DD9EB3B" w14:textId="77777777" w:rsidR="00000000" w:rsidRDefault="007C71EE">
      <w:pPr>
        <w:pStyle w:val="a"/>
        <w:rPr>
          <w:rFonts w:hint="cs"/>
          <w:rtl/>
        </w:rPr>
      </w:pPr>
      <w:r>
        <w:rPr>
          <w:rFonts w:hint="cs"/>
          <w:rtl/>
        </w:rPr>
        <w:t>ואני אומר לכם, ויושב כאן חבר הכנסת רצאבי, שהוא איש שמבין בשווקים, אנשים לא ילכו לקרנות הפנסיה. למה הם לא ילכו? כי הם איבדו את הביטחון. למה איבדו את  הביטחון? כי אין יותר ביטחון מה  יקבלו</w:t>
      </w:r>
      <w:r>
        <w:rPr>
          <w:rFonts w:hint="cs"/>
          <w:rtl/>
        </w:rPr>
        <w:t xml:space="preserve">  כעבור 10-15 שנים. ומה יקרה כשהם לא ילכו לשם? ילכו לכל מיני דברים אחרים, ילכו לחסכונות, לחשבונות כאלה ואחרים. כל אחד יודע שגורם החיסכון במשק החשוב ביותר וארוך הטווח ביותר זה הכספים שמושקעים בפנסיה. שכן, בן-אדם מטבע הדברים, כשהוא נכנס למערכת הזאת הוא מתמיד</w:t>
      </w:r>
      <w:r>
        <w:rPr>
          <w:rFonts w:hint="cs"/>
          <w:rtl/>
        </w:rPr>
        <w:t xml:space="preserve"> ונמצא בה עד גיל פרישה. ואז יחפשו מסלולים יותר קצרים, ולצערי הרב אנחנו מכירים את עם ישראל, ופתאום תהיה נסיעה לחוץ-לארץ, ופתאום ירצו לעשות דבר כזה או אחר. לא שאני חושב שאדם לא זכאי להחליט מה הוא רוצה לעשות בכספו, אבל אני חושב, עם כל העובדה שאני לא חושב שמדי</w:t>
      </w:r>
      <w:r>
        <w:rPr>
          <w:rFonts w:hint="cs"/>
          <w:rtl/>
        </w:rPr>
        <w:t>נה צריכה להתערב בצלחתו של כל אחד, איך הוא מנהל את חייו, עדיין זו אחריות של המדינה שאדם מגיע לגיל מסוים, שבכל אופן יתקיים לא רק מהקצבה הקטנה מאוד של הביטוח הלאומי, שהיא 1,000-1,500 שקל, אלא יהיו לו עוד 2,500 שקל, חבר הכנסת אפללו, מקרן פנסיה. ואם הוא לא יהיה</w:t>
      </w:r>
      <w:r>
        <w:rPr>
          <w:rFonts w:hint="cs"/>
          <w:rtl/>
        </w:rPr>
        <w:t xml:space="preserve"> שם, לא יהיה לו. לא יהיה לו, ואנחנו נראה תופעות קשות מאוד.</w:t>
      </w:r>
    </w:p>
    <w:p w14:paraId="7C21F3DF" w14:textId="77777777" w:rsidR="00000000" w:rsidRDefault="007C71EE">
      <w:pPr>
        <w:pStyle w:val="a"/>
        <w:rPr>
          <w:rFonts w:hint="cs"/>
          <w:rtl/>
        </w:rPr>
      </w:pPr>
    </w:p>
    <w:p w14:paraId="3D95B01E" w14:textId="77777777" w:rsidR="00000000" w:rsidRDefault="007C71EE">
      <w:pPr>
        <w:pStyle w:val="a"/>
        <w:rPr>
          <w:rFonts w:hint="cs"/>
          <w:rtl/>
        </w:rPr>
      </w:pPr>
      <w:r>
        <w:rPr>
          <w:rFonts w:hint="cs"/>
          <w:rtl/>
        </w:rPr>
        <w:t xml:space="preserve">דבר נוסף שהוא ברמה העקרונית - אני לא רוצה להיכנס לכל הפרטים - הוא העובדה שלפי דעתי האוצר והממשלה לא חשבו עליה, שהיא בעלת משמעות חברתית ברמה העליונה, ועל זה אני רוצה להגיד מלה. התיאוריה שדרך מניעת </w:t>
      </w:r>
      <w:r>
        <w:rPr>
          <w:rFonts w:hint="cs"/>
          <w:rtl/>
        </w:rPr>
        <w:t xml:space="preserve">כספי ההעברה אנשים ישנו את מודל ההתנהגות, וחלקם יחזרו לשוק העבודה, היא נכונה. באופן בסיסי היא נכונה. זה עדיין לא אומר שצריך לשפוך את התינוק עם המים. זה עדיין  לא אומר שאם יש פרצות, ויש דברים שנעשים שלא כהלכה, צריך לקחת את כל רשת הביטחון ולגזור אותה לגזרים. </w:t>
      </w:r>
      <w:r>
        <w:rPr>
          <w:rFonts w:hint="cs"/>
          <w:rtl/>
        </w:rPr>
        <w:t xml:space="preserve">תזכרו את מה שאני אומר עכשיו, ואנחנו ניפגש בבניין הזה בדיונים בעוד שנה, כאשר יבואו הנתונים. </w:t>
      </w:r>
    </w:p>
    <w:p w14:paraId="32923D59" w14:textId="77777777" w:rsidR="00000000" w:rsidRDefault="007C71EE">
      <w:pPr>
        <w:pStyle w:val="a"/>
        <w:rPr>
          <w:rFonts w:hint="cs"/>
          <w:rtl/>
        </w:rPr>
      </w:pPr>
    </w:p>
    <w:p w14:paraId="2F485FFE" w14:textId="77777777" w:rsidR="00000000" w:rsidRDefault="007C71EE">
      <w:pPr>
        <w:pStyle w:val="a"/>
        <w:rPr>
          <w:rFonts w:hint="cs"/>
          <w:rtl/>
        </w:rPr>
      </w:pPr>
      <w:r>
        <w:rPr>
          <w:rFonts w:hint="cs"/>
          <w:rtl/>
        </w:rPr>
        <w:t>מה שקרה הוא דבר שיהיה חמור מאוד לחברה הישראלית. ההחלטות המיידיות, בהנחה שהדבר יאושר בכנסת בעוד כמה ימים  - אושרה תוכנית החירום ביוני שנה שעברה, אושר תקציב המדינה 2</w:t>
      </w:r>
      <w:r>
        <w:rPr>
          <w:rFonts w:hint="cs"/>
          <w:rtl/>
        </w:rPr>
        <w:t xml:space="preserve">003 שבתוכו יש גזירות מאוד מאוד קשות, ועל זה באה כשכבה שלישית ההחלטה היום. ההחלטות האלה הן מיידיות. אין בהן </w:t>
      </w:r>
      <w:r>
        <w:rPr>
          <w:rFonts w:hint="cs"/>
        </w:rPr>
        <w:t>GRACE</w:t>
      </w:r>
      <w:r>
        <w:rPr>
          <w:rFonts w:hint="cs"/>
          <w:rtl/>
        </w:rPr>
        <w:t>, אין בהן איזה דבר שבא בשלבים, למעט קצבאות הילדים. אבל התהליך של יציאה מאורח חיים מסוים וכניסה למעגל העבודה, בעיקר כשיש אבטלה כזאת והכשרה מקצועי</w:t>
      </w:r>
      <w:r>
        <w:rPr>
          <w:rFonts w:hint="cs"/>
          <w:rtl/>
        </w:rPr>
        <w:t>ת, זה תהליך שיכול לקחת גם שנתיים ושלוש שנים, אם זה עובד, אם המשק צומח. ובפרק הזמן הזה אנחנו נהיה, לצערי הרב, עדים לתקופה קשה מאוד של עוני מרוד, של דברים שלא צפינו ולא האמנו שיכולים להתקיים בחברה הישראלית. ואני חושב שזה דבר שקיים בתוך התוכנית ומובנה בתוך הת</w:t>
      </w:r>
      <w:r>
        <w:rPr>
          <w:rFonts w:hint="cs"/>
          <w:rtl/>
        </w:rPr>
        <w:t>וכנית בגלל לוחות הזמנים, בגלל הדברים כפי שהם מתרחשים.</w:t>
      </w:r>
    </w:p>
    <w:p w14:paraId="069752E4" w14:textId="77777777" w:rsidR="00000000" w:rsidRDefault="007C71EE">
      <w:pPr>
        <w:pStyle w:val="a"/>
        <w:rPr>
          <w:rFonts w:hint="cs"/>
          <w:rtl/>
        </w:rPr>
      </w:pPr>
    </w:p>
    <w:p w14:paraId="7653B078" w14:textId="77777777" w:rsidR="00000000" w:rsidRDefault="007C71EE">
      <w:pPr>
        <w:pStyle w:val="a"/>
        <w:rPr>
          <w:rFonts w:hint="cs"/>
          <w:rtl/>
        </w:rPr>
      </w:pPr>
      <w:r>
        <w:rPr>
          <w:rFonts w:hint="cs"/>
          <w:rtl/>
        </w:rPr>
        <w:t xml:space="preserve">ולכן, כשאנחנו מדברים על הנושא הזה כעל דבר מובן מאליו שצריך לעשותו, ועל זה עדיין יש  ויכוח, אנחנו נמצאים במצב שהמחירים יהיו כבדים מנשוא בחברה הישראלית. </w:t>
      </w:r>
    </w:p>
    <w:p w14:paraId="03A5DBEA" w14:textId="77777777" w:rsidR="00000000" w:rsidRDefault="007C71EE">
      <w:pPr>
        <w:pStyle w:val="a"/>
        <w:rPr>
          <w:rFonts w:hint="cs"/>
          <w:rtl/>
        </w:rPr>
      </w:pPr>
    </w:p>
    <w:p w14:paraId="0CF25E47" w14:textId="77777777" w:rsidR="00000000" w:rsidRDefault="007C71EE">
      <w:pPr>
        <w:pStyle w:val="a"/>
        <w:rPr>
          <w:rFonts w:hint="cs"/>
          <w:rtl/>
        </w:rPr>
      </w:pPr>
      <w:r>
        <w:rPr>
          <w:rFonts w:hint="cs"/>
          <w:rtl/>
        </w:rPr>
        <w:t>בדברי אני רוצה להתייחס רק לדוגמה אחת על טיפשות ה</w:t>
      </w:r>
      <w:r>
        <w:rPr>
          <w:rFonts w:hint="cs"/>
          <w:rtl/>
        </w:rPr>
        <w:t xml:space="preserve">החלטות. </w:t>
      </w:r>
    </w:p>
    <w:p w14:paraId="49177B18" w14:textId="77777777" w:rsidR="00000000" w:rsidRDefault="007C71EE">
      <w:pPr>
        <w:pStyle w:val="a"/>
        <w:rPr>
          <w:rFonts w:hint="cs"/>
          <w:rtl/>
        </w:rPr>
      </w:pPr>
    </w:p>
    <w:p w14:paraId="24DA357E" w14:textId="77777777" w:rsidR="00000000" w:rsidRDefault="007C71EE">
      <w:pPr>
        <w:pStyle w:val="ad"/>
        <w:rPr>
          <w:rtl/>
        </w:rPr>
      </w:pPr>
      <w:r>
        <w:rPr>
          <w:rtl/>
        </w:rPr>
        <w:t>היו"ר ראובן ריבלין:</w:t>
      </w:r>
    </w:p>
    <w:p w14:paraId="6242DA38" w14:textId="77777777" w:rsidR="00000000" w:rsidRDefault="007C71EE">
      <w:pPr>
        <w:pStyle w:val="a"/>
        <w:rPr>
          <w:rtl/>
        </w:rPr>
      </w:pPr>
    </w:p>
    <w:p w14:paraId="39BA8011" w14:textId="77777777" w:rsidR="00000000" w:rsidRDefault="007C71EE">
      <w:pPr>
        <w:pStyle w:val="a"/>
        <w:rPr>
          <w:rFonts w:hint="cs"/>
          <w:rtl/>
        </w:rPr>
      </w:pPr>
      <w:r>
        <w:rPr>
          <w:rFonts w:hint="cs"/>
          <w:rtl/>
        </w:rPr>
        <w:t xml:space="preserve">חבר הכנסת שוחט, יש לי רק בעיה, כי זו תחילת הדיון. לי אין התנגדות שאדוני ירצה את כל טיעוני סיעת העבודה. </w:t>
      </w:r>
    </w:p>
    <w:p w14:paraId="42CFF154" w14:textId="77777777" w:rsidR="00000000" w:rsidRDefault="007C71EE">
      <w:pPr>
        <w:pStyle w:val="a"/>
        <w:rPr>
          <w:rFonts w:hint="cs"/>
          <w:rtl/>
        </w:rPr>
      </w:pPr>
    </w:p>
    <w:p w14:paraId="3E6A0599" w14:textId="77777777" w:rsidR="00000000" w:rsidRDefault="007C71EE">
      <w:pPr>
        <w:pStyle w:val="Speaker"/>
        <w:rPr>
          <w:rtl/>
        </w:rPr>
      </w:pPr>
      <w:bookmarkStart w:id="224" w:name="FS000000507T26_05_2003_15_01_49C"/>
      <w:bookmarkStart w:id="225" w:name="FS000000459T26_05_2003_15_02_07"/>
      <w:bookmarkEnd w:id="224"/>
      <w:bookmarkEnd w:id="225"/>
      <w:r>
        <w:rPr>
          <w:rFonts w:hint="eastAsia"/>
          <w:rtl/>
        </w:rPr>
        <w:t>אברהם</w:t>
      </w:r>
      <w:r>
        <w:rPr>
          <w:rtl/>
        </w:rPr>
        <w:t xml:space="preserve"> בייגה שוחט (העבודה-מימד):</w:t>
      </w:r>
    </w:p>
    <w:p w14:paraId="04658F82" w14:textId="77777777" w:rsidR="00000000" w:rsidRDefault="007C71EE">
      <w:pPr>
        <w:pStyle w:val="a"/>
        <w:rPr>
          <w:rFonts w:hint="cs"/>
          <w:rtl/>
        </w:rPr>
      </w:pPr>
    </w:p>
    <w:p w14:paraId="473F284C" w14:textId="77777777" w:rsidR="00000000" w:rsidRDefault="007C71EE">
      <w:pPr>
        <w:pStyle w:val="a"/>
        <w:rPr>
          <w:rFonts w:hint="cs"/>
          <w:rtl/>
        </w:rPr>
      </w:pPr>
      <w:r>
        <w:rPr>
          <w:rFonts w:hint="cs"/>
          <w:rtl/>
        </w:rPr>
        <w:t xml:space="preserve">לא, אני רואה פשוט שאין פה אף אחד. </w:t>
      </w:r>
    </w:p>
    <w:p w14:paraId="5CF9BCAE" w14:textId="77777777" w:rsidR="00000000" w:rsidRDefault="007C71EE">
      <w:pPr>
        <w:pStyle w:val="a"/>
        <w:rPr>
          <w:rFonts w:hint="cs"/>
          <w:rtl/>
        </w:rPr>
      </w:pPr>
    </w:p>
    <w:p w14:paraId="73C84D94" w14:textId="77777777" w:rsidR="00000000" w:rsidRDefault="007C71EE">
      <w:pPr>
        <w:pStyle w:val="ad"/>
        <w:rPr>
          <w:rtl/>
        </w:rPr>
      </w:pPr>
      <w:r>
        <w:rPr>
          <w:rtl/>
        </w:rPr>
        <w:t>היו"ר ראובן ריבלין:</w:t>
      </w:r>
    </w:p>
    <w:p w14:paraId="665515F5" w14:textId="77777777" w:rsidR="00000000" w:rsidRDefault="007C71EE">
      <w:pPr>
        <w:pStyle w:val="a"/>
        <w:rPr>
          <w:rtl/>
        </w:rPr>
      </w:pPr>
    </w:p>
    <w:p w14:paraId="6938471F" w14:textId="77777777" w:rsidR="00000000" w:rsidRDefault="007C71EE">
      <w:pPr>
        <w:pStyle w:val="a"/>
        <w:rPr>
          <w:rFonts w:hint="cs"/>
          <w:rtl/>
        </w:rPr>
      </w:pPr>
      <w:r>
        <w:rPr>
          <w:rFonts w:hint="cs"/>
          <w:rtl/>
        </w:rPr>
        <w:t>לא, כולם מחכים לתורם.</w:t>
      </w:r>
    </w:p>
    <w:p w14:paraId="2F0D586A" w14:textId="77777777" w:rsidR="00000000" w:rsidRDefault="007C71EE">
      <w:pPr>
        <w:pStyle w:val="a"/>
        <w:rPr>
          <w:rFonts w:hint="cs"/>
          <w:rtl/>
        </w:rPr>
      </w:pPr>
    </w:p>
    <w:p w14:paraId="2E05A06B" w14:textId="77777777" w:rsidR="00000000" w:rsidRDefault="007C71EE">
      <w:pPr>
        <w:pStyle w:val="SpeakerCon"/>
        <w:rPr>
          <w:rtl/>
        </w:rPr>
      </w:pPr>
      <w:bookmarkStart w:id="226" w:name="FS000000459T26_05_2003_15_02_36C"/>
      <w:bookmarkEnd w:id="226"/>
      <w:r>
        <w:rPr>
          <w:rtl/>
        </w:rPr>
        <w:t>אברהם ב</w:t>
      </w:r>
      <w:r>
        <w:rPr>
          <w:rtl/>
        </w:rPr>
        <w:t>ייגה שוחט (העבודה-מימד):</w:t>
      </w:r>
    </w:p>
    <w:p w14:paraId="28E7EE68" w14:textId="77777777" w:rsidR="00000000" w:rsidRDefault="007C71EE">
      <w:pPr>
        <w:pStyle w:val="a"/>
        <w:rPr>
          <w:rtl/>
        </w:rPr>
      </w:pPr>
    </w:p>
    <w:p w14:paraId="64B1D4D6" w14:textId="77777777" w:rsidR="00000000" w:rsidRDefault="007C71EE">
      <w:pPr>
        <w:pStyle w:val="a"/>
        <w:rPr>
          <w:rFonts w:hint="cs"/>
          <w:rtl/>
        </w:rPr>
      </w:pPr>
      <w:r>
        <w:rPr>
          <w:rFonts w:hint="cs"/>
          <w:rtl/>
        </w:rPr>
        <w:t>אז אני מסיים, אדוני היושב ראש.</w:t>
      </w:r>
    </w:p>
    <w:p w14:paraId="153EF368" w14:textId="77777777" w:rsidR="00000000" w:rsidRDefault="007C71EE">
      <w:pPr>
        <w:pStyle w:val="a"/>
        <w:rPr>
          <w:rFonts w:hint="cs"/>
          <w:rtl/>
        </w:rPr>
      </w:pPr>
    </w:p>
    <w:p w14:paraId="2B0C9235" w14:textId="77777777" w:rsidR="00000000" w:rsidRDefault="007C71EE">
      <w:pPr>
        <w:pStyle w:val="ad"/>
        <w:rPr>
          <w:rtl/>
        </w:rPr>
      </w:pPr>
      <w:r>
        <w:rPr>
          <w:rtl/>
        </w:rPr>
        <w:t>היו"ר ראובן ריבלין:</w:t>
      </w:r>
    </w:p>
    <w:p w14:paraId="1C51C24A" w14:textId="77777777" w:rsidR="00000000" w:rsidRDefault="007C71EE">
      <w:pPr>
        <w:pStyle w:val="a"/>
        <w:rPr>
          <w:rtl/>
        </w:rPr>
      </w:pPr>
    </w:p>
    <w:p w14:paraId="07974BDB" w14:textId="77777777" w:rsidR="00000000" w:rsidRDefault="007C71EE">
      <w:pPr>
        <w:pStyle w:val="a"/>
        <w:rPr>
          <w:rFonts w:hint="cs"/>
          <w:rtl/>
        </w:rPr>
      </w:pPr>
      <w:r>
        <w:rPr>
          <w:rFonts w:hint="cs"/>
          <w:rtl/>
        </w:rPr>
        <w:t xml:space="preserve">מה קורה? החברים באים ויושבים באולם מתוך ידיעה שאחרי כן, אם הם  לא יהיו כאן, תישלל זכותם לדבר. </w:t>
      </w:r>
    </w:p>
    <w:p w14:paraId="5245C229" w14:textId="77777777" w:rsidR="00000000" w:rsidRDefault="007C71EE">
      <w:pPr>
        <w:pStyle w:val="a"/>
        <w:rPr>
          <w:rFonts w:hint="cs"/>
          <w:rtl/>
        </w:rPr>
      </w:pPr>
    </w:p>
    <w:p w14:paraId="5936822C" w14:textId="77777777" w:rsidR="00000000" w:rsidRDefault="007C71EE">
      <w:pPr>
        <w:pStyle w:val="SpeakerCon"/>
        <w:rPr>
          <w:rtl/>
        </w:rPr>
      </w:pPr>
      <w:bookmarkStart w:id="227" w:name="FS000000459T26_05_2003_15_03_12C"/>
      <w:bookmarkEnd w:id="227"/>
      <w:r>
        <w:rPr>
          <w:rtl/>
        </w:rPr>
        <w:t>אברהם בייגה שוחט (העבודה-מימד):</w:t>
      </w:r>
    </w:p>
    <w:p w14:paraId="1B2CC5AD" w14:textId="77777777" w:rsidR="00000000" w:rsidRDefault="007C71EE">
      <w:pPr>
        <w:pStyle w:val="a"/>
        <w:rPr>
          <w:rtl/>
        </w:rPr>
      </w:pPr>
    </w:p>
    <w:p w14:paraId="1FA842B6" w14:textId="77777777" w:rsidR="00000000" w:rsidRDefault="007C71EE">
      <w:pPr>
        <w:pStyle w:val="a"/>
        <w:rPr>
          <w:rFonts w:hint="cs"/>
          <w:rtl/>
        </w:rPr>
      </w:pPr>
      <w:r>
        <w:rPr>
          <w:rFonts w:hint="cs"/>
          <w:rtl/>
        </w:rPr>
        <w:t xml:space="preserve">אבל לפחות הם שומעים  דברי טעם. </w:t>
      </w:r>
    </w:p>
    <w:p w14:paraId="1513F0D3" w14:textId="77777777" w:rsidR="00000000" w:rsidRDefault="007C71EE">
      <w:pPr>
        <w:pStyle w:val="a"/>
        <w:rPr>
          <w:rFonts w:hint="cs"/>
          <w:rtl/>
        </w:rPr>
      </w:pPr>
    </w:p>
    <w:p w14:paraId="390A84AD" w14:textId="77777777" w:rsidR="00000000" w:rsidRDefault="007C71EE">
      <w:pPr>
        <w:pStyle w:val="ad"/>
        <w:rPr>
          <w:rtl/>
        </w:rPr>
      </w:pPr>
      <w:r>
        <w:rPr>
          <w:rtl/>
        </w:rPr>
        <w:t>היו"ר ראובן ריב</w:t>
      </w:r>
      <w:r>
        <w:rPr>
          <w:rtl/>
        </w:rPr>
        <w:t>לין:</w:t>
      </w:r>
    </w:p>
    <w:p w14:paraId="6390B943" w14:textId="77777777" w:rsidR="00000000" w:rsidRDefault="007C71EE">
      <w:pPr>
        <w:pStyle w:val="a"/>
        <w:rPr>
          <w:rtl/>
        </w:rPr>
      </w:pPr>
    </w:p>
    <w:p w14:paraId="42202611" w14:textId="77777777" w:rsidR="00000000" w:rsidRDefault="007C71EE">
      <w:pPr>
        <w:pStyle w:val="a"/>
        <w:rPr>
          <w:rFonts w:hint="cs"/>
          <w:rtl/>
        </w:rPr>
      </w:pPr>
      <w:r>
        <w:rPr>
          <w:rFonts w:hint="cs"/>
          <w:rtl/>
        </w:rPr>
        <w:t xml:space="preserve">אין לי ויכוח עם אדוני ואני מבין שהוא מדבר כבר עשר דקות יותר ממה שהוקצב לו. </w:t>
      </w:r>
    </w:p>
    <w:p w14:paraId="66613523" w14:textId="77777777" w:rsidR="00000000" w:rsidRDefault="007C71EE">
      <w:pPr>
        <w:pStyle w:val="a"/>
        <w:rPr>
          <w:rFonts w:hint="cs"/>
          <w:rtl/>
        </w:rPr>
      </w:pPr>
    </w:p>
    <w:p w14:paraId="3A406D30" w14:textId="77777777" w:rsidR="00000000" w:rsidRDefault="007C71EE">
      <w:pPr>
        <w:pStyle w:val="SpeakerCon"/>
        <w:rPr>
          <w:rtl/>
        </w:rPr>
      </w:pPr>
      <w:bookmarkStart w:id="228" w:name="FS000000459T26_05_2003_15_03_48C"/>
      <w:bookmarkEnd w:id="228"/>
      <w:r>
        <w:rPr>
          <w:rtl/>
        </w:rPr>
        <w:t>אברהם בייגה שוחט (העבודה-מימד):</w:t>
      </w:r>
    </w:p>
    <w:p w14:paraId="54A98C60" w14:textId="77777777" w:rsidR="00000000" w:rsidRDefault="007C71EE">
      <w:pPr>
        <w:pStyle w:val="a"/>
        <w:rPr>
          <w:rtl/>
        </w:rPr>
      </w:pPr>
    </w:p>
    <w:p w14:paraId="077B12B9" w14:textId="77777777" w:rsidR="00000000" w:rsidRDefault="007C71EE">
      <w:pPr>
        <w:pStyle w:val="a"/>
        <w:rPr>
          <w:rFonts w:hint="cs"/>
          <w:rtl/>
        </w:rPr>
      </w:pPr>
      <w:r>
        <w:rPr>
          <w:rFonts w:hint="cs"/>
          <w:rtl/>
        </w:rPr>
        <w:t xml:space="preserve">כי אמרו  לי שאין חברים מהסיעה. </w:t>
      </w:r>
    </w:p>
    <w:p w14:paraId="178A0080" w14:textId="77777777" w:rsidR="00000000" w:rsidRDefault="007C71EE">
      <w:pPr>
        <w:pStyle w:val="a"/>
        <w:rPr>
          <w:rFonts w:hint="cs"/>
          <w:rtl/>
        </w:rPr>
      </w:pPr>
    </w:p>
    <w:p w14:paraId="2441F84E" w14:textId="77777777" w:rsidR="00000000" w:rsidRDefault="007C71EE">
      <w:pPr>
        <w:pStyle w:val="ad"/>
        <w:rPr>
          <w:rtl/>
        </w:rPr>
      </w:pPr>
      <w:r>
        <w:rPr>
          <w:rtl/>
        </w:rPr>
        <w:t>היו"ר ראובן ריבלין:</w:t>
      </w:r>
    </w:p>
    <w:p w14:paraId="11DF9EF5" w14:textId="77777777" w:rsidR="00000000" w:rsidRDefault="007C71EE">
      <w:pPr>
        <w:pStyle w:val="a"/>
        <w:rPr>
          <w:rtl/>
        </w:rPr>
      </w:pPr>
    </w:p>
    <w:p w14:paraId="4AE1CF95" w14:textId="77777777" w:rsidR="00000000" w:rsidRDefault="007C71EE">
      <w:pPr>
        <w:pStyle w:val="a"/>
        <w:rPr>
          <w:rFonts w:hint="cs"/>
          <w:rtl/>
        </w:rPr>
      </w:pPr>
      <w:r>
        <w:rPr>
          <w:rFonts w:hint="cs"/>
          <w:rtl/>
        </w:rPr>
        <w:t xml:space="preserve">אבל כרגע צריכים לדבר אחריך חברי הכנסת אלי  אפללו, אלי ישי ויוסי שריד, וכחבר כנסת ותיק </w:t>
      </w:r>
      <w:r>
        <w:rPr>
          <w:rFonts w:hint="cs"/>
          <w:rtl/>
        </w:rPr>
        <w:t xml:space="preserve">הוא בא בדיוק במועד. </w:t>
      </w:r>
    </w:p>
    <w:p w14:paraId="53E551E8" w14:textId="77777777" w:rsidR="00000000" w:rsidRDefault="007C71EE">
      <w:pPr>
        <w:pStyle w:val="a"/>
        <w:rPr>
          <w:rFonts w:hint="cs"/>
          <w:rtl/>
        </w:rPr>
      </w:pPr>
    </w:p>
    <w:p w14:paraId="1F8415C3" w14:textId="77777777" w:rsidR="00000000" w:rsidRDefault="007C71EE">
      <w:pPr>
        <w:pStyle w:val="SpeakerCon"/>
        <w:rPr>
          <w:rtl/>
        </w:rPr>
      </w:pPr>
      <w:bookmarkStart w:id="229" w:name="FS000000459T26_05_2003_15_04_33C"/>
      <w:bookmarkEnd w:id="229"/>
      <w:r>
        <w:rPr>
          <w:rtl/>
        </w:rPr>
        <w:t>אברהם בייגה שוחט (העבודה-מימד):</w:t>
      </w:r>
    </w:p>
    <w:p w14:paraId="2943A392" w14:textId="77777777" w:rsidR="00000000" w:rsidRDefault="007C71EE">
      <w:pPr>
        <w:pStyle w:val="a"/>
        <w:rPr>
          <w:rtl/>
        </w:rPr>
      </w:pPr>
    </w:p>
    <w:p w14:paraId="22E6E7B1" w14:textId="77777777" w:rsidR="00000000" w:rsidRDefault="007C71EE">
      <w:pPr>
        <w:pStyle w:val="a"/>
        <w:rPr>
          <w:rFonts w:hint="cs"/>
          <w:rtl/>
        </w:rPr>
      </w:pPr>
      <w:r>
        <w:rPr>
          <w:rFonts w:hint="cs"/>
          <w:rtl/>
        </w:rPr>
        <w:t>אם כך, אדוני היושב-ראש, אפילו את ההערה הנוספת אחסוך ותהיה לי עוד הזדמנות להגיד את זה. אני חשבתי שאני פשוט ממלא את מקומם של חברי  לסיעה. לא הבינותי, ועמכם הסליחה. עצם ירידתי לא משפר את מצב התוכנית הכלכל</w:t>
      </w:r>
      <w:r>
        <w:rPr>
          <w:rFonts w:hint="cs"/>
          <w:rtl/>
        </w:rPr>
        <w:t>ית.</w:t>
      </w:r>
    </w:p>
    <w:p w14:paraId="0F532800" w14:textId="77777777" w:rsidR="00000000" w:rsidRDefault="007C71EE">
      <w:pPr>
        <w:pStyle w:val="a"/>
        <w:rPr>
          <w:rFonts w:hint="cs"/>
          <w:rtl/>
        </w:rPr>
      </w:pPr>
    </w:p>
    <w:p w14:paraId="04325268" w14:textId="77777777" w:rsidR="00000000" w:rsidRDefault="007C71EE">
      <w:pPr>
        <w:pStyle w:val="ad"/>
        <w:rPr>
          <w:rtl/>
        </w:rPr>
      </w:pPr>
      <w:r>
        <w:rPr>
          <w:rtl/>
        </w:rPr>
        <w:t>היו"ר ראובן ריבלין:</w:t>
      </w:r>
    </w:p>
    <w:p w14:paraId="1990216C" w14:textId="77777777" w:rsidR="00000000" w:rsidRDefault="007C71EE">
      <w:pPr>
        <w:pStyle w:val="a"/>
        <w:rPr>
          <w:rtl/>
        </w:rPr>
      </w:pPr>
    </w:p>
    <w:p w14:paraId="495EE435" w14:textId="77777777" w:rsidR="00000000" w:rsidRDefault="007C71EE">
      <w:pPr>
        <w:pStyle w:val="a"/>
        <w:rPr>
          <w:rFonts w:hint="cs"/>
          <w:rtl/>
        </w:rPr>
      </w:pPr>
      <w:r>
        <w:rPr>
          <w:rFonts w:hint="cs"/>
          <w:rtl/>
        </w:rPr>
        <w:t xml:space="preserve">אני בטוח שכך זו דעתו של אדוני, ואני כמעט משוכנע שהוא יצביע גם בהתאם לעמדתו. </w:t>
      </w:r>
    </w:p>
    <w:p w14:paraId="58659307" w14:textId="77777777" w:rsidR="00000000" w:rsidRDefault="007C71EE">
      <w:pPr>
        <w:pStyle w:val="a"/>
        <w:rPr>
          <w:rFonts w:hint="cs"/>
          <w:rtl/>
        </w:rPr>
      </w:pPr>
    </w:p>
    <w:p w14:paraId="4BC66236" w14:textId="77777777" w:rsidR="00000000" w:rsidRDefault="007C71EE">
      <w:pPr>
        <w:pStyle w:val="SpeakerCon"/>
        <w:rPr>
          <w:rtl/>
        </w:rPr>
      </w:pPr>
      <w:bookmarkStart w:id="230" w:name="FS000000459T26_05_2003_15_05_38C"/>
      <w:bookmarkEnd w:id="230"/>
      <w:r>
        <w:rPr>
          <w:rtl/>
        </w:rPr>
        <w:t>אברהם בייגה שוחט (העבודה-מימד):</w:t>
      </w:r>
    </w:p>
    <w:p w14:paraId="14B29653" w14:textId="77777777" w:rsidR="00000000" w:rsidRDefault="007C71EE">
      <w:pPr>
        <w:pStyle w:val="a"/>
        <w:rPr>
          <w:rtl/>
        </w:rPr>
      </w:pPr>
    </w:p>
    <w:p w14:paraId="223DA66D" w14:textId="77777777" w:rsidR="00000000" w:rsidRDefault="007C71EE">
      <w:pPr>
        <w:pStyle w:val="a"/>
        <w:rPr>
          <w:rFonts w:hint="cs"/>
          <w:rtl/>
        </w:rPr>
      </w:pPr>
      <w:r>
        <w:rPr>
          <w:rFonts w:hint="cs"/>
          <w:rtl/>
        </w:rPr>
        <w:t>בוודאי. תודה רבה.</w:t>
      </w:r>
    </w:p>
    <w:p w14:paraId="322666E2" w14:textId="77777777" w:rsidR="00000000" w:rsidRDefault="007C71EE">
      <w:pPr>
        <w:pStyle w:val="a"/>
        <w:rPr>
          <w:rFonts w:hint="cs"/>
          <w:rtl/>
        </w:rPr>
      </w:pPr>
    </w:p>
    <w:p w14:paraId="0645CA4A" w14:textId="77777777" w:rsidR="00000000" w:rsidRDefault="007C71EE">
      <w:pPr>
        <w:pStyle w:val="ad"/>
        <w:rPr>
          <w:rtl/>
        </w:rPr>
      </w:pPr>
      <w:r>
        <w:rPr>
          <w:rtl/>
        </w:rPr>
        <w:t>היו"ר ראובן ריבלין:</w:t>
      </w:r>
    </w:p>
    <w:p w14:paraId="3E6E38B9" w14:textId="77777777" w:rsidR="00000000" w:rsidRDefault="007C71EE">
      <w:pPr>
        <w:pStyle w:val="a"/>
        <w:rPr>
          <w:rtl/>
        </w:rPr>
      </w:pPr>
    </w:p>
    <w:p w14:paraId="2582E1C2" w14:textId="77777777" w:rsidR="00000000" w:rsidRDefault="007C71EE">
      <w:pPr>
        <w:pStyle w:val="a"/>
        <w:rPr>
          <w:rFonts w:hint="cs"/>
          <w:rtl/>
        </w:rPr>
      </w:pPr>
      <w:r>
        <w:rPr>
          <w:rFonts w:hint="cs"/>
          <w:rtl/>
        </w:rPr>
        <w:t>רק לפני שאני מזמין את הבא אחריו, רציתי להשיב לחבר הכנסת אברהם בורג אשר הביא בפנ</w:t>
      </w:r>
      <w:r>
        <w:rPr>
          <w:rFonts w:hint="cs"/>
          <w:rtl/>
        </w:rPr>
        <w:t>י כביכול איזה צו מבית-המשפט. ובכן, כפי שהתברר לי, מה שבית-המשפט דרש מהכנסת, מוועדת הכספים, ולא מהכנסת ככנסת, כמו גם מהממשלה וממשיבים נוספים, להמציא את עמדת המשיבים בתוך 48 שעות ולפני תחילת הדיון. זאת אומרת, כל הצו שניתן אמר והורה לוועדת הכספים שלא לאפשר הת</w:t>
      </w:r>
      <w:r>
        <w:rPr>
          <w:rFonts w:hint="cs"/>
          <w:rtl/>
        </w:rPr>
        <w:t xml:space="preserve">חלת הדיון, אלא אם כן היא השיבה על טענות המבקשים. כידוע לי וכפי שטרחה למסור לי היועצת המשפטית של הכנסת, אכן ועדת הכספים העבירה הבוקר את עמדתה לגבי העתירה, כמו גם ממשלת ישראל, ולכן אין כל מניעה שנקיים את הדיון. </w:t>
      </w:r>
    </w:p>
    <w:p w14:paraId="291B8D12" w14:textId="77777777" w:rsidR="00000000" w:rsidRDefault="007C71EE">
      <w:pPr>
        <w:pStyle w:val="a"/>
        <w:rPr>
          <w:rFonts w:hint="cs"/>
          <w:rtl/>
        </w:rPr>
      </w:pPr>
    </w:p>
    <w:p w14:paraId="20FFAADB" w14:textId="77777777" w:rsidR="00000000" w:rsidRDefault="007C71EE">
      <w:pPr>
        <w:pStyle w:val="a"/>
        <w:rPr>
          <w:rFonts w:hint="cs"/>
          <w:rtl/>
        </w:rPr>
      </w:pPr>
      <w:r>
        <w:rPr>
          <w:rFonts w:hint="cs"/>
          <w:rtl/>
        </w:rPr>
        <w:t>הייתי מבקש מחבר הכנסת בורג, שלהבא, כאשר הוא מ</w:t>
      </w:r>
      <w:r>
        <w:rPr>
          <w:rFonts w:hint="cs"/>
          <w:rtl/>
        </w:rPr>
        <w:t>טיל פצצה אשר בהחלט היתה יכולה להביא אותי לידי הפסקת הישיבה מייד, לדייק באמירות ובציטוט ממסמך כביכול שקיים לפניו, שכן לא כך היה הדבר. דיברתי עם חבר הכנסת מלכיאור, והוא גם הסביר לי שכנראה אברהם בורג טעה בפירוש אותה החלטה שיצאה מתחת ידו של בית-המשפט.</w:t>
      </w:r>
    </w:p>
    <w:p w14:paraId="0B4A59B2" w14:textId="77777777" w:rsidR="00000000" w:rsidRDefault="007C71EE">
      <w:pPr>
        <w:pStyle w:val="a"/>
        <w:rPr>
          <w:rFonts w:hint="cs"/>
          <w:rtl/>
        </w:rPr>
      </w:pPr>
    </w:p>
    <w:p w14:paraId="3E5FB5BD" w14:textId="77777777" w:rsidR="00000000" w:rsidRDefault="007C71EE">
      <w:pPr>
        <w:pStyle w:val="a"/>
        <w:rPr>
          <w:rFonts w:hint="cs"/>
          <w:rtl/>
        </w:rPr>
      </w:pPr>
      <w:r>
        <w:rPr>
          <w:rFonts w:hint="cs"/>
          <w:rtl/>
        </w:rPr>
        <w:t>חברי הכ</w:t>
      </w:r>
      <w:r>
        <w:rPr>
          <w:rFonts w:hint="cs"/>
          <w:rtl/>
        </w:rPr>
        <w:t>נסת אפללו  ורצאבי, האם אדוני מסכים, הואיל ויש לו ארבע דקות, שחבר הכנסת  שריד יוכל לדבר קודם? חבר הכנסת  שריד ישב פה את כל אותו זמן שחבר הכנסת שוחט חשב שיש בידיו.</w:t>
      </w:r>
    </w:p>
    <w:p w14:paraId="78CBF6B6" w14:textId="77777777" w:rsidR="00000000" w:rsidRDefault="007C71EE">
      <w:pPr>
        <w:pStyle w:val="a"/>
        <w:rPr>
          <w:rFonts w:hint="cs"/>
          <w:rtl/>
        </w:rPr>
      </w:pPr>
    </w:p>
    <w:p w14:paraId="43C4A944" w14:textId="77777777" w:rsidR="00000000" w:rsidRDefault="007C71EE">
      <w:pPr>
        <w:pStyle w:val="ac"/>
        <w:rPr>
          <w:rtl/>
        </w:rPr>
      </w:pPr>
      <w:bookmarkStart w:id="231" w:name="FS000000459T26_05_2003_15_10_09C"/>
      <w:bookmarkEnd w:id="231"/>
      <w:r>
        <w:rPr>
          <w:rFonts w:hint="eastAsia"/>
          <w:rtl/>
        </w:rPr>
        <w:t>אלי</w:t>
      </w:r>
      <w:r>
        <w:rPr>
          <w:rtl/>
        </w:rPr>
        <w:t xml:space="preserve"> אפללו (הליכוד):</w:t>
      </w:r>
    </w:p>
    <w:p w14:paraId="6A9E6700" w14:textId="77777777" w:rsidR="00000000" w:rsidRDefault="007C71EE">
      <w:pPr>
        <w:pStyle w:val="a"/>
        <w:rPr>
          <w:rFonts w:hint="cs"/>
          <w:rtl/>
        </w:rPr>
      </w:pPr>
    </w:p>
    <w:p w14:paraId="59E247E9" w14:textId="77777777" w:rsidR="00000000" w:rsidRDefault="007C71EE">
      <w:pPr>
        <w:pStyle w:val="a"/>
        <w:rPr>
          <w:rFonts w:hint="cs"/>
          <w:rtl/>
        </w:rPr>
      </w:pPr>
      <w:r>
        <w:rPr>
          <w:rFonts w:hint="cs"/>
          <w:rtl/>
        </w:rPr>
        <w:t>אין שום בעיה.</w:t>
      </w:r>
    </w:p>
    <w:p w14:paraId="58ED9879" w14:textId="77777777" w:rsidR="00000000" w:rsidRDefault="007C71EE">
      <w:pPr>
        <w:pStyle w:val="a"/>
        <w:rPr>
          <w:rFonts w:hint="cs"/>
          <w:rtl/>
        </w:rPr>
      </w:pPr>
    </w:p>
    <w:p w14:paraId="2DFF4A33" w14:textId="77777777" w:rsidR="00000000" w:rsidRDefault="007C71EE">
      <w:pPr>
        <w:pStyle w:val="ac"/>
        <w:rPr>
          <w:rtl/>
        </w:rPr>
      </w:pPr>
      <w:r>
        <w:rPr>
          <w:rFonts w:hint="eastAsia"/>
          <w:rtl/>
        </w:rPr>
        <w:t>יוסי</w:t>
      </w:r>
      <w:r>
        <w:rPr>
          <w:rtl/>
        </w:rPr>
        <w:t xml:space="preserve"> שריד (מרצ):</w:t>
      </w:r>
    </w:p>
    <w:p w14:paraId="35CE641D" w14:textId="77777777" w:rsidR="00000000" w:rsidRDefault="007C71EE">
      <w:pPr>
        <w:pStyle w:val="a"/>
        <w:rPr>
          <w:rFonts w:hint="cs"/>
          <w:rtl/>
        </w:rPr>
      </w:pPr>
    </w:p>
    <w:p w14:paraId="49E3815B" w14:textId="77777777" w:rsidR="00000000" w:rsidRDefault="007C71EE">
      <w:pPr>
        <w:pStyle w:val="a"/>
        <w:rPr>
          <w:rFonts w:hint="cs"/>
          <w:rtl/>
        </w:rPr>
      </w:pPr>
      <w:r>
        <w:rPr>
          <w:rFonts w:hint="cs"/>
          <w:rtl/>
        </w:rPr>
        <w:t>יש ישיבת סיעה.</w:t>
      </w:r>
    </w:p>
    <w:p w14:paraId="37E64B36" w14:textId="77777777" w:rsidR="00000000" w:rsidRDefault="007C71EE">
      <w:pPr>
        <w:pStyle w:val="a"/>
        <w:rPr>
          <w:rFonts w:hint="cs"/>
          <w:rtl/>
        </w:rPr>
      </w:pPr>
    </w:p>
    <w:p w14:paraId="18E03794" w14:textId="77777777" w:rsidR="00000000" w:rsidRDefault="007C71EE">
      <w:pPr>
        <w:pStyle w:val="ad"/>
        <w:rPr>
          <w:rtl/>
        </w:rPr>
      </w:pPr>
      <w:r>
        <w:rPr>
          <w:rtl/>
        </w:rPr>
        <w:t>היו"ר ראובן ריבלין:</w:t>
      </w:r>
    </w:p>
    <w:p w14:paraId="6CC0DDE3" w14:textId="77777777" w:rsidR="00000000" w:rsidRDefault="007C71EE">
      <w:pPr>
        <w:pStyle w:val="a"/>
        <w:rPr>
          <w:rtl/>
        </w:rPr>
      </w:pPr>
    </w:p>
    <w:p w14:paraId="3E0D455A" w14:textId="77777777" w:rsidR="00000000" w:rsidRDefault="007C71EE">
      <w:pPr>
        <w:pStyle w:val="a"/>
        <w:rPr>
          <w:rFonts w:hint="cs"/>
          <w:rtl/>
        </w:rPr>
      </w:pPr>
      <w:r>
        <w:rPr>
          <w:rFonts w:hint="cs"/>
          <w:rtl/>
        </w:rPr>
        <w:t>חב</w:t>
      </w:r>
      <w:r>
        <w:rPr>
          <w:rFonts w:hint="cs"/>
          <w:rtl/>
        </w:rPr>
        <w:t>ר הכנסת רצאבי, האם אדוני מסכים?</w:t>
      </w:r>
    </w:p>
    <w:p w14:paraId="1E2A5927" w14:textId="77777777" w:rsidR="00000000" w:rsidRDefault="007C71EE">
      <w:pPr>
        <w:pStyle w:val="a"/>
        <w:rPr>
          <w:rFonts w:hint="cs"/>
          <w:rtl/>
        </w:rPr>
      </w:pPr>
    </w:p>
    <w:p w14:paraId="59AADD45" w14:textId="77777777" w:rsidR="00000000" w:rsidRDefault="007C71EE">
      <w:pPr>
        <w:pStyle w:val="ac"/>
        <w:rPr>
          <w:rtl/>
        </w:rPr>
      </w:pPr>
      <w:r>
        <w:rPr>
          <w:rFonts w:hint="eastAsia"/>
          <w:rtl/>
        </w:rPr>
        <w:t>אהוד</w:t>
      </w:r>
      <w:r>
        <w:rPr>
          <w:rtl/>
        </w:rPr>
        <w:t xml:space="preserve"> רצאבי (שינוי):</w:t>
      </w:r>
    </w:p>
    <w:p w14:paraId="0AF79170" w14:textId="77777777" w:rsidR="00000000" w:rsidRDefault="007C71EE">
      <w:pPr>
        <w:pStyle w:val="a"/>
        <w:rPr>
          <w:rFonts w:hint="cs"/>
          <w:rtl/>
        </w:rPr>
      </w:pPr>
    </w:p>
    <w:p w14:paraId="56932258" w14:textId="77777777" w:rsidR="00000000" w:rsidRDefault="007C71EE">
      <w:pPr>
        <w:pStyle w:val="a"/>
        <w:rPr>
          <w:rFonts w:hint="cs"/>
          <w:rtl/>
        </w:rPr>
      </w:pPr>
      <w:r>
        <w:rPr>
          <w:rFonts w:hint="cs"/>
          <w:rtl/>
        </w:rPr>
        <w:t>גם אני מאחר  לישיבת סיעה, אבל אם דבריו קצרים  - - -</w:t>
      </w:r>
    </w:p>
    <w:p w14:paraId="65996DB2" w14:textId="77777777" w:rsidR="00000000" w:rsidRDefault="007C71EE">
      <w:pPr>
        <w:pStyle w:val="a"/>
        <w:rPr>
          <w:rFonts w:hint="cs"/>
          <w:rtl/>
        </w:rPr>
      </w:pPr>
    </w:p>
    <w:p w14:paraId="4A123CCD" w14:textId="77777777" w:rsidR="00000000" w:rsidRDefault="007C71EE">
      <w:pPr>
        <w:pStyle w:val="ad"/>
        <w:rPr>
          <w:rtl/>
        </w:rPr>
      </w:pPr>
      <w:r>
        <w:rPr>
          <w:rtl/>
        </w:rPr>
        <w:t>היו"ר ראובן ריבלין:</w:t>
      </w:r>
    </w:p>
    <w:p w14:paraId="38B356F8" w14:textId="77777777" w:rsidR="00000000" w:rsidRDefault="007C71EE">
      <w:pPr>
        <w:pStyle w:val="a"/>
        <w:rPr>
          <w:rtl/>
        </w:rPr>
      </w:pPr>
    </w:p>
    <w:p w14:paraId="531C4168" w14:textId="77777777" w:rsidR="00000000" w:rsidRDefault="007C71EE">
      <w:pPr>
        <w:pStyle w:val="a"/>
        <w:rPr>
          <w:rFonts w:hint="cs"/>
          <w:rtl/>
        </w:rPr>
      </w:pPr>
      <w:r>
        <w:rPr>
          <w:rFonts w:hint="cs"/>
          <w:rtl/>
        </w:rPr>
        <w:t xml:space="preserve">לא, דבריו לא קצרים. אפללו ויתר כמצווה וכיאות. לחבר הכנסת רצאבי יש ארבע דקות, בבקשה, יבוא וידבר. ולאחר מכן  אנחנו נשמע בתשומת לב </w:t>
      </w:r>
      <w:r>
        <w:rPr>
          <w:rFonts w:hint="cs"/>
          <w:rtl/>
        </w:rPr>
        <w:t xml:space="preserve"> את חבר הכנסת שריד. חבר הכנסת נודלמן, אתה תבקש לדבר לפני חבר הכנסת שריד? </w:t>
      </w:r>
    </w:p>
    <w:p w14:paraId="7E062066" w14:textId="77777777" w:rsidR="00000000" w:rsidRDefault="007C71EE">
      <w:pPr>
        <w:pStyle w:val="a"/>
        <w:rPr>
          <w:rFonts w:hint="cs"/>
          <w:rtl/>
        </w:rPr>
      </w:pPr>
    </w:p>
    <w:p w14:paraId="4C15DF4B" w14:textId="77777777" w:rsidR="00000000" w:rsidRDefault="007C71EE">
      <w:pPr>
        <w:pStyle w:val="ac"/>
        <w:rPr>
          <w:rtl/>
        </w:rPr>
      </w:pPr>
    </w:p>
    <w:p w14:paraId="7E240BFF" w14:textId="77777777" w:rsidR="00000000" w:rsidRDefault="007C71EE">
      <w:pPr>
        <w:pStyle w:val="ac"/>
        <w:rPr>
          <w:rtl/>
        </w:rPr>
      </w:pPr>
      <w:r>
        <w:rPr>
          <w:rFonts w:hint="eastAsia"/>
          <w:rtl/>
        </w:rPr>
        <w:t>מיכאל</w:t>
      </w:r>
      <w:r>
        <w:rPr>
          <w:rtl/>
        </w:rPr>
        <w:t xml:space="preserve"> נודלמן (האיחוד הלאומי - ישראל ביתנו):</w:t>
      </w:r>
    </w:p>
    <w:p w14:paraId="47ED27FA" w14:textId="77777777" w:rsidR="00000000" w:rsidRDefault="007C71EE">
      <w:pPr>
        <w:pStyle w:val="a"/>
        <w:rPr>
          <w:rFonts w:hint="cs"/>
          <w:rtl/>
        </w:rPr>
      </w:pPr>
    </w:p>
    <w:p w14:paraId="702382DA" w14:textId="77777777" w:rsidR="00000000" w:rsidRDefault="007C71EE">
      <w:pPr>
        <w:pStyle w:val="a"/>
        <w:rPr>
          <w:rFonts w:hint="cs"/>
          <w:rtl/>
        </w:rPr>
      </w:pPr>
      <w:r>
        <w:rPr>
          <w:rFonts w:hint="cs"/>
          <w:rtl/>
        </w:rPr>
        <w:t>לא.</w:t>
      </w:r>
    </w:p>
    <w:p w14:paraId="1D5FC7A7" w14:textId="77777777" w:rsidR="00000000" w:rsidRDefault="007C71EE">
      <w:pPr>
        <w:pStyle w:val="a"/>
        <w:rPr>
          <w:rFonts w:hint="cs"/>
          <w:rtl/>
        </w:rPr>
      </w:pPr>
    </w:p>
    <w:p w14:paraId="7E7B1F37" w14:textId="77777777" w:rsidR="00000000" w:rsidRDefault="007C71EE">
      <w:pPr>
        <w:pStyle w:val="ad"/>
        <w:rPr>
          <w:rtl/>
        </w:rPr>
      </w:pPr>
      <w:r>
        <w:rPr>
          <w:rtl/>
        </w:rPr>
        <w:t>היו"ר ראובן ריבלין:</w:t>
      </w:r>
    </w:p>
    <w:p w14:paraId="5469811B" w14:textId="77777777" w:rsidR="00000000" w:rsidRDefault="007C71EE">
      <w:pPr>
        <w:pStyle w:val="a"/>
        <w:rPr>
          <w:rtl/>
        </w:rPr>
      </w:pPr>
    </w:p>
    <w:p w14:paraId="6E8ADA06" w14:textId="77777777" w:rsidR="00000000" w:rsidRDefault="007C71EE">
      <w:pPr>
        <w:pStyle w:val="a"/>
        <w:rPr>
          <w:rFonts w:hint="cs"/>
          <w:rtl/>
        </w:rPr>
      </w:pPr>
      <w:r>
        <w:rPr>
          <w:rFonts w:hint="cs"/>
          <w:rtl/>
        </w:rPr>
        <w:t>תודה רבה, אני מאוד מודה לך. חבר הכנסת שריד, כחבר כנסת ותיק, שר לשעבר, ישב באולם המליאה כמצווה, ולצערי הרב אפש</w:t>
      </w:r>
      <w:r>
        <w:rPr>
          <w:rFonts w:hint="cs"/>
          <w:rtl/>
        </w:rPr>
        <w:t xml:space="preserve">רנו לחבר הכנסת בייגה שוחט לדבר בלי שביקשנו את רשותם של אחרים. תודה רבה. בבקשה, חבר הכנסת רצאבי. </w:t>
      </w:r>
    </w:p>
    <w:p w14:paraId="5FDB03A0" w14:textId="77777777" w:rsidR="00000000" w:rsidRDefault="007C71EE">
      <w:pPr>
        <w:pStyle w:val="a"/>
        <w:rPr>
          <w:rFonts w:hint="cs"/>
          <w:rtl/>
        </w:rPr>
      </w:pPr>
    </w:p>
    <w:p w14:paraId="7026FD3E" w14:textId="77777777" w:rsidR="00000000" w:rsidRDefault="007C71EE">
      <w:pPr>
        <w:pStyle w:val="Speaker"/>
        <w:rPr>
          <w:rtl/>
        </w:rPr>
      </w:pPr>
      <w:bookmarkStart w:id="232" w:name="FS000001050T26_05_2003_14_48_31"/>
      <w:bookmarkEnd w:id="232"/>
      <w:r>
        <w:rPr>
          <w:rtl/>
        </w:rPr>
        <w:t>אהוד רצאבי (שינוי):</w:t>
      </w:r>
    </w:p>
    <w:p w14:paraId="22CE37D9" w14:textId="77777777" w:rsidR="00000000" w:rsidRDefault="007C71EE">
      <w:pPr>
        <w:pStyle w:val="a"/>
        <w:rPr>
          <w:rtl/>
        </w:rPr>
      </w:pPr>
    </w:p>
    <w:p w14:paraId="5C415147" w14:textId="77777777" w:rsidR="00000000" w:rsidRDefault="007C71EE">
      <w:pPr>
        <w:pStyle w:val="a"/>
        <w:rPr>
          <w:rFonts w:hint="cs"/>
          <w:rtl/>
        </w:rPr>
      </w:pPr>
      <w:r>
        <w:rPr>
          <w:rFonts w:hint="cs"/>
          <w:rtl/>
        </w:rPr>
        <w:t>כבוד היושב-ראש, חברי כנסת נוכחים נכבדים, התוכנית הכלכלית שהוגשה לוועדת הכספים ולכנסת לאישור משקפת למעשה אידיאולוגיה כלכלית שהולמת את הראי</w:t>
      </w:r>
      <w:r>
        <w:rPr>
          <w:rFonts w:hint="cs"/>
          <w:rtl/>
        </w:rPr>
        <w:t xml:space="preserve">יה שלי כאדם, שהולמת את הראייה של מפלגת שינוי, ולכן היה לי קל יותר להיות שותף להצבעות עליה כחבר בוועדת הכספים, אף שהיא תוכנית קשה, המקצצת ביכולות של אנשים ממגזרים שונים ובזכויות של אנשים ממגזרים שונים. מכאן חלק מההסתייגויות שעליהן דיברנו. </w:t>
      </w:r>
    </w:p>
    <w:p w14:paraId="50D7FBA4" w14:textId="77777777" w:rsidR="00000000" w:rsidRDefault="007C71EE">
      <w:pPr>
        <w:pStyle w:val="a"/>
        <w:rPr>
          <w:rFonts w:hint="cs"/>
          <w:rtl/>
        </w:rPr>
      </w:pPr>
    </w:p>
    <w:p w14:paraId="08DD9D2C" w14:textId="77777777" w:rsidR="00000000" w:rsidRDefault="007C71EE">
      <w:pPr>
        <w:pStyle w:val="a"/>
        <w:rPr>
          <w:rFonts w:hint="cs"/>
          <w:rtl/>
        </w:rPr>
      </w:pPr>
      <w:r>
        <w:rPr>
          <w:rFonts w:hint="cs"/>
          <w:rtl/>
        </w:rPr>
        <w:t>הייתי רוצה לראות</w:t>
      </w:r>
      <w:r>
        <w:rPr>
          <w:rFonts w:hint="cs"/>
          <w:rtl/>
        </w:rPr>
        <w:t xml:space="preserve"> את השם "חוק תוכנית חירום להבראת כלכלת ישראל", כי יש בכך מעשה הנובע מהמצוקה שהמשק נמצא בה בזמן הנוכחי. לאחר התקופה, שתימשך, כפי שאני מאמין,</w:t>
      </w:r>
      <w:r>
        <w:rPr>
          <w:rtl/>
        </w:rPr>
        <w:t xml:space="preserve"> </w:t>
      </w:r>
      <w:r>
        <w:rPr>
          <w:rFonts w:hint="cs"/>
          <w:rtl/>
        </w:rPr>
        <w:t>זמן לא רב, נוכל לראות צמיחה, ולכן גם את המלים "צמיחה כלכלית" יש לדעתי להוסיף למטרת החוק. בנוסח יש להוסיף גם תשתיות ב</w:t>
      </w:r>
      <w:r>
        <w:rPr>
          <w:rFonts w:hint="cs"/>
          <w:rtl/>
        </w:rPr>
        <w:t>היי-טק, תחום שהביא לצמיחה נאותה ביותר בשנת 2000.</w:t>
      </w:r>
    </w:p>
    <w:p w14:paraId="38E34540" w14:textId="77777777" w:rsidR="00000000" w:rsidRDefault="007C71EE">
      <w:pPr>
        <w:pStyle w:val="a"/>
        <w:rPr>
          <w:rFonts w:hint="cs"/>
          <w:rtl/>
        </w:rPr>
      </w:pPr>
    </w:p>
    <w:p w14:paraId="01E47ECC" w14:textId="77777777" w:rsidR="00000000" w:rsidRDefault="007C71EE">
      <w:pPr>
        <w:pStyle w:val="a"/>
        <w:rPr>
          <w:rFonts w:hint="cs"/>
          <w:rtl/>
        </w:rPr>
      </w:pPr>
      <w:r>
        <w:rPr>
          <w:rFonts w:hint="cs"/>
          <w:rtl/>
        </w:rPr>
        <w:t>אני חייב לציין שניתנה לי ההזדמנות והזכות להיות חבר בוועדת הכספים ולהיות יושב-ראש ועדת המשנה למסים. ראיתי בהזדמנות הזאת את הדמוקרטיה בהתגלמותה כאשר יושב-ראש הוועדה, אברהם הירשזון, נתן לכל מי שחפץ זכות דיבור,</w:t>
      </w:r>
      <w:r>
        <w:rPr>
          <w:rFonts w:hint="cs"/>
          <w:rtl/>
        </w:rPr>
        <w:t xml:space="preserve"> ותמיד עם חיוך, כאשר לא תמיד התנהגו אתנו, אנשי הקואליציה, בנחת רוח כפי שהפגין חבר הכנסת הירשזון.</w:t>
      </w:r>
    </w:p>
    <w:p w14:paraId="35E103B8" w14:textId="77777777" w:rsidR="00000000" w:rsidRDefault="007C71EE">
      <w:pPr>
        <w:pStyle w:val="a"/>
        <w:rPr>
          <w:rFonts w:hint="cs"/>
          <w:rtl/>
        </w:rPr>
      </w:pPr>
    </w:p>
    <w:p w14:paraId="145878C0" w14:textId="77777777" w:rsidR="00000000" w:rsidRDefault="007C71EE">
      <w:pPr>
        <w:pStyle w:val="a"/>
        <w:rPr>
          <w:rFonts w:hint="cs"/>
          <w:rtl/>
        </w:rPr>
      </w:pPr>
      <w:r>
        <w:rPr>
          <w:rFonts w:hint="cs"/>
          <w:rtl/>
        </w:rPr>
        <w:t xml:space="preserve">במסגרת התוכנית הוצאו סעיפים שהיתה בהם מידה רבה של פגיעה, כגון נושא טיפות-החלב. </w:t>
      </w:r>
    </w:p>
    <w:p w14:paraId="211D0C22" w14:textId="77777777" w:rsidR="00000000" w:rsidRDefault="007C71EE">
      <w:pPr>
        <w:pStyle w:val="a"/>
        <w:rPr>
          <w:rFonts w:hint="cs"/>
          <w:rtl/>
        </w:rPr>
      </w:pPr>
    </w:p>
    <w:p w14:paraId="72673889" w14:textId="77777777" w:rsidR="00000000" w:rsidRDefault="007C71EE">
      <w:pPr>
        <w:pStyle w:val="a"/>
        <w:rPr>
          <w:rFonts w:hint="cs"/>
          <w:rtl/>
        </w:rPr>
      </w:pPr>
      <w:r>
        <w:rPr>
          <w:rFonts w:hint="cs"/>
          <w:rtl/>
        </w:rPr>
        <w:t>הצלחנו לעשות לטעמי הרבה שינויים מבניים חשובים, כמו למשל בנושא קרנות הפנסיה, ש</w:t>
      </w:r>
      <w:r>
        <w:rPr>
          <w:rFonts w:hint="cs"/>
          <w:rtl/>
        </w:rPr>
        <w:t xml:space="preserve">הניהול שלהן הועבר מהניהול הכושל של ההסתדרות לגוף מקצועי שינהל אותן בצורה טובה יותר. </w:t>
      </w:r>
    </w:p>
    <w:p w14:paraId="7CF0C4D8" w14:textId="77777777" w:rsidR="00000000" w:rsidRDefault="007C71EE">
      <w:pPr>
        <w:pStyle w:val="a"/>
        <w:rPr>
          <w:rFonts w:hint="cs"/>
          <w:rtl/>
        </w:rPr>
      </w:pPr>
    </w:p>
    <w:p w14:paraId="3BBC9405" w14:textId="77777777" w:rsidR="00000000" w:rsidRDefault="007C71EE">
      <w:pPr>
        <w:pStyle w:val="a"/>
        <w:rPr>
          <w:rFonts w:hint="cs"/>
          <w:rtl/>
        </w:rPr>
      </w:pPr>
      <w:r>
        <w:rPr>
          <w:rFonts w:hint="cs"/>
          <w:rtl/>
        </w:rPr>
        <w:t xml:space="preserve">בוועדת המשנה למסים דנו למעשה בשני פרקים: מס הכנסה והמסים העקיפים, שני נושאים שאת רוב חברי הכנסת, חוץ ממני ומעוד מספר מועט של אנשים, די לא עניינו מאחר שהם מאוד אפורים, אך </w:t>
      </w:r>
      <w:r>
        <w:rPr>
          <w:rFonts w:hint="cs"/>
          <w:rtl/>
        </w:rPr>
        <w:t xml:space="preserve">למעשה הם נוגעים לחיים השוטפים של כולנו, גם כשכירים וגם כאנשי עסקים; ודאי שהם נוגעים לאוכלוסייה של שינוי, מעמד הביניים. מצד אחד הצורך להגביר את האכיפה, האפשרות לגבות, המלחמה בהון השחור ובחשבוניות פיקטיביות, ומצד שני הגנה על זכויות האזרח, על חופש העיסוק ועל </w:t>
      </w:r>
      <w:r>
        <w:rPr>
          <w:rFonts w:hint="cs"/>
          <w:rtl/>
        </w:rPr>
        <w:t xml:space="preserve">חופש הפרט. לשמחתי הרבה, ניתן לנו זמן מספיק כדי לדון בפרקים האלה בהצלחה מרובה, ולמעשה הגענו להסכמה של כל הגופים, גם האופוזיציה, גם הקואליציה, וכמובן גם הגופים שבאו לטעון את טענותיהם בפני. </w:t>
      </w:r>
    </w:p>
    <w:p w14:paraId="4C875FE7" w14:textId="77777777" w:rsidR="00000000" w:rsidRDefault="007C71EE">
      <w:pPr>
        <w:pStyle w:val="a"/>
        <w:rPr>
          <w:rFonts w:hint="cs"/>
          <w:rtl/>
        </w:rPr>
      </w:pPr>
    </w:p>
    <w:p w14:paraId="007703D4" w14:textId="77777777" w:rsidR="00000000" w:rsidRDefault="007C71EE">
      <w:pPr>
        <w:pStyle w:val="a"/>
        <w:rPr>
          <w:rFonts w:hint="cs"/>
          <w:rtl/>
        </w:rPr>
      </w:pPr>
      <w:r>
        <w:rPr>
          <w:rFonts w:hint="cs"/>
          <w:rtl/>
        </w:rPr>
        <w:t xml:space="preserve">אני חוזר ואומר דבר נוסף, שכבר אמרתי </w:t>
      </w:r>
      <w:r>
        <w:rPr>
          <w:rtl/>
        </w:rPr>
        <w:t>–</w:t>
      </w:r>
      <w:r>
        <w:rPr>
          <w:rFonts w:hint="cs"/>
          <w:rtl/>
        </w:rPr>
        <w:t xml:space="preserve"> יש מקום לקצץ בתקציב הביטחון. </w:t>
      </w:r>
      <w:r>
        <w:rPr>
          <w:rFonts w:hint="cs"/>
          <w:rtl/>
        </w:rPr>
        <w:t>אנחנו שומעים שחסרים 1-1.5 מיליארד ש"ח, וזהו קיצוץ רוחבי נוסף שבדעתו של שר האוצר לבקש. חבל לעשות זאת שוב במשרדים שגם כך סובלים מקיצוץ יתר. אני מאוד מבקש לדון בוועדה המשותפת כספים וביטחון ולראות אפשרות לקצץ את הסכום הזה ממשרד הביטחון. נקווה שנצליח לעשות את ז</w:t>
      </w:r>
      <w:r>
        <w:rPr>
          <w:rFonts w:hint="cs"/>
          <w:rtl/>
        </w:rPr>
        <w:t xml:space="preserve">ה גם שם. </w:t>
      </w:r>
    </w:p>
    <w:p w14:paraId="70DA867F" w14:textId="77777777" w:rsidR="00000000" w:rsidRDefault="007C71EE">
      <w:pPr>
        <w:pStyle w:val="a"/>
        <w:rPr>
          <w:rFonts w:hint="cs"/>
          <w:rtl/>
        </w:rPr>
      </w:pPr>
    </w:p>
    <w:p w14:paraId="0A66B5F8" w14:textId="77777777" w:rsidR="00000000" w:rsidRDefault="007C71EE">
      <w:pPr>
        <w:pStyle w:val="a"/>
        <w:rPr>
          <w:rFonts w:hint="cs"/>
          <w:rtl/>
        </w:rPr>
      </w:pPr>
      <w:r>
        <w:rPr>
          <w:rFonts w:hint="cs"/>
          <w:rtl/>
        </w:rPr>
        <w:t xml:space="preserve">אני רוצה לציין בשמחה רבה את ההישגים של מפלגתי כלפי המעמד שלו אנחנו מחויבים, מעמד הביניים: קיצוץ הארנונה, רק ב=50% ממה שהתכוונו לעשות; תמיכה בסטודנטים על-ידי כך ששכר הלימוד אכן יופחת ב=3% נוספים; ותוספת למענק הלידה לילד ראשון במשפחה, שלמעשה מקיף </w:t>
      </w:r>
      <w:r>
        <w:rPr>
          <w:rFonts w:hint="cs"/>
          <w:rtl/>
        </w:rPr>
        <w:t xml:space="preserve">את כל האוכלוסייה בארץ, גם חרדים וגם חילונים, תוספת של 200 שקלים. על כך אני מברך. </w:t>
      </w:r>
    </w:p>
    <w:p w14:paraId="215FA577" w14:textId="77777777" w:rsidR="00000000" w:rsidRDefault="007C71EE">
      <w:pPr>
        <w:pStyle w:val="a"/>
        <w:rPr>
          <w:rFonts w:hint="cs"/>
          <w:rtl/>
        </w:rPr>
      </w:pPr>
    </w:p>
    <w:p w14:paraId="6D5B8CCF" w14:textId="77777777" w:rsidR="00000000" w:rsidRDefault="007C71EE">
      <w:pPr>
        <w:pStyle w:val="a"/>
        <w:rPr>
          <w:rFonts w:hint="cs"/>
          <w:rtl/>
        </w:rPr>
      </w:pPr>
      <w:r>
        <w:rPr>
          <w:rFonts w:hint="cs"/>
          <w:rtl/>
        </w:rPr>
        <w:t>ברשותך, יושב-ראש הכנסת, עברתי על ההסתייגויות שהגישו חברי כנסת מהאופוזיציה, ולטעמי, כחבר כנסת חדש, כאשר מגישים הסתייגות וכותבים שבמקום ראשון בחודש יירשם: שני בחודש, וחבר כנסת</w:t>
      </w:r>
      <w:r>
        <w:rPr>
          <w:rFonts w:hint="cs"/>
          <w:rtl/>
        </w:rPr>
        <w:t xml:space="preserve"> נוסף מבקש שיירשם: שלישי בחודש, במקום שני בחודש, יש בכך זילות של המקום המכובד הזה. </w:t>
      </w:r>
    </w:p>
    <w:p w14:paraId="6C35E572" w14:textId="77777777" w:rsidR="00000000" w:rsidRDefault="007C71EE">
      <w:pPr>
        <w:pStyle w:val="a"/>
        <w:rPr>
          <w:rFonts w:hint="cs"/>
          <w:rtl/>
        </w:rPr>
      </w:pPr>
    </w:p>
    <w:p w14:paraId="6AB0372E" w14:textId="77777777" w:rsidR="00000000" w:rsidRDefault="007C71EE">
      <w:pPr>
        <w:pStyle w:val="ac"/>
        <w:rPr>
          <w:rtl/>
        </w:rPr>
      </w:pPr>
      <w:r>
        <w:rPr>
          <w:rFonts w:hint="eastAsia"/>
          <w:rtl/>
        </w:rPr>
        <w:t>דוד</w:t>
      </w:r>
      <w:r>
        <w:rPr>
          <w:rtl/>
        </w:rPr>
        <w:t xml:space="preserve"> טל (עם אחד):</w:t>
      </w:r>
    </w:p>
    <w:p w14:paraId="0541C7CA" w14:textId="77777777" w:rsidR="00000000" w:rsidRDefault="007C71EE">
      <w:pPr>
        <w:pStyle w:val="a"/>
        <w:rPr>
          <w:rFonts w:hint="cs"/>
          <w:rtl/>
        </w:rPr>
      </w:pPr>
    </w:p>
    <w:p w14:paraId="479A4F53" w14:textId="77777777" w:rsidR="00000000" w:rsidRDefault="007C71EE">
      <w:pPr>
        <w:pStyle w:val="a"/>
        <w:rPr>
          <w:rFonts w:hint="cs"/>
          <w:rtl/>
        </w:rPr>
      </w:pPr>
      <w:r>
        <w:rPr>
          <w:rFonts w:hint="cs"/>
          <w:rtl/>
        </w:rPr>
        <w:t>למה זילות, אדוני?</w:t>
      </w:r>
    </w:p>
    <w:p w14:paraId="05E1ECD0" w14:textId="77777777" w:rsidR="00000000" w:rsidRDefault="007C71EE">
      <w:pPr>
        <w:pStyle w:val="a"/>
        <w:rPr>
          <w:rFonts w:hint="cs"/>
          <w:rtl/>
        </w:rPr>
      </w:pPr>
    </w:p>
    <w:p w14:paraId="474689E1" w14:textId="77777777" w:rsidR="00000000" w:rsidRDefault="007C71EE">
      <w:pPr>
        <w:pStyle w:val="SpeakerCon"/>
        <w:rPr>
          <w:rtl/>
        </w:rPr>
      </w:pPr>
      <w:bookmarkStart w:id="233" w:name="FS000001050T26_05_2003_15_03_23C"/>
      <w:bookmarkEnd w:id="233"/>
      <w:r>
        <w:rPr>
          <w:rFonts w:hint="eastAsia"/>
          <w:rtl/>
        </w:rPr>
        <w:t>אהוד</w:t>
      </w:r>
      <w:r>
        <w:rPr>
          <w:rtl/>
        </w:rPr>
        <w:t xml:space="preserve"> רצאבי (שינוי):</w:t>
      </w:r>
    </w:p>
    <w:p w14:paraId="78245DEB" w14:textId="77777777" w:rsidR="00000000" w:rsidRDefault="007C71EE">
      <w:pPr>
        <w:pStyle w:val="a"/>
        <w:rPr>
          <w:rFonts w:hint="cs"/>
          <w:rtl/>
        </w:rPr>
      </w:pPr>
    </w:p>
    <w:p w14:paraId="2633F0C4" w14:textId="77777777" w:rsidR="00000000" w:rsidRDefault="007C71EE">
      <w:pPr>
        <w:pStyle w:val="a"/>
        <w:rPr>
          <w:rFonts w:hint="cs"/>
          <w:rtl/>
        </w:rPr>
      </w:pPr>
      <w:r>
        <w:rPr>
          <w:rFonts w:hint="cs"/>
          <w:rtl/>
        </w:rPr>
        <w:t xml:space="preserve">אנא, אל תפריע לי. יש בכך זילות ובזבוז של זמן המשותף לכולנו. תודה רבה. </w:t>
      </w:r>
    </w:p>
    <w:p w14:paraId="31A8545D" w14:textId="77777777" w:rsidR="00000000" w:rsidRDefault="007C71EE">
      <w:pPr>
        <w:pStyle w:val="a"/>
        <w:rPr>
          <w:rFonts w:hint="cs"/>
          <w:rtl/>
        </w:rPr>
      </w:pPr>
    </w:p>
    <w:p w14:paraId="21B9405D" w14:textId="77777777" w:rsidR="00000000" w:rsidRDefault="007C71EE">
      <w:pPr>
        <w:pStyle w:val="ad"/>
        <w:rPr>
          <w:rtl/>
        </w:rPr>
      </w:pPr>
      <w:r>
        <w:rPr>
          <w:rFonts w:hint="eastAsia"/>
          <w:rtl/>
        </w:rPr>
        <w:t>היו</w:t>
      </w:r>
      <w:r>
        <w:rPr>
          <w:rtl/>
        </w:rPr>
        <w:t>"ר ראובן ריבלין:</w:t>
      </w:r>
    </w:p>
    <w:p w14:paraId="5AE6FBB0" w14:textId="77777777" w:rsidR="00000000" w:rsidRDefault="007C71EE">
      <w:pPr>
        <w:pStyle w:val="a"/>
        <w:rPr>
          <w:rFonts w:hint="cs"/>
          <w:rtl/>
        </w:rPr>
      </w:pPr>
    </w:p>
    <w:p w14:paraId="6A5268D9" w14:textId="77777777" w:rsidR="00000000" w:rsidRDefault="007C71EE">
      <w:pPr>
        <w:pStyle w:val="a"/>
        <w:rPr>
          <w:rFonts w:hint="cs"/>
          <w:rtl/>
        </w:rPr>
      </w:pPr>
      <w:r>
        <w:rPr>
          <w:rFonts w:hint="cs"/>
          <w:rtl/>
        </w:rPr>
        <w:t>תודה רבה, אני מאוד מ</w:t>
      </w:r>
      <w:r>
        <w:rPr>
          <w:rFonts w:hint="cs"/>
          <w:rtl/>
        </w:rPr>
        <w:t xml:space="preserve">ודה. הרי אין צורך, אדוני, כי כולנו מסכימים שמידת הזילות בכנסת משתנה בהתאם למה שאתה רוצה לומר ולמה שאחר אומר. אני מזמין את חבר הכנסת יוסי שריד לעלות לנמק את הסתייגויותיו. לרשותו 15 דקות. בבקשה, אדוני. </w:t>
      </w:r>
    </w:p>
    <w:p w14:paraId="768D4BD5" w14:textId="77777777" w:rsidR="00000000" w:rsidRDefault="007C71EE">
      <w:pPr>
        <w:pStyle w:val="a"/>
        <w:rPr>
          <w:rFonts w:hint="cs"/>
          <w:rtl/>
        </w:rPr>
      </w:pPr>
    </w:p>
    <w:p w14:paraId="25A32603" w14:textId="77777777" w:rsidR="00000000" w:rsidRDefault="007C71EE">
      <w:pPr>
        <w:pStyle w:val="Speaker"/>
        <w:rPr>
          <w:rtl/>
        </w:rPr>
      </w:pPr>
      <w:bookmarkStart w:id="234" w:name="FS000000512T26_05_2003_15_04_33"/>
      <w:bookmarkEnd w:id="234"/>
      <w:r>
        <w:rPr>
          <w:rFonts w:hint="eastAsia"/>
          <w:rtl/>
        </w:rPr>
        <w:t>יוסי</w:t>
      </w:r>
      <w:r>
        <w:rPr>
          <w:rtl/>
        </w:rPr>
        <w:t xml:space="preserve"> שריד (מרצ):</w:t>
      </w:r>
    </w:p>
    <w:p w14:paraId="7EF60FD6" w14:textId="77777777" w:rsidR="00000000" w:rsidRDefault="007C71EE">
      <w:pPr>
        <w:pStyle w:val="a"/>
        <w:rPr>
          <w:rFonts w:hint="cs"/>
          <w:rtl/>
        </w:rPr>
      </w:pPr>
    </w:p>
    <w:p w14:paraId="40CA8146" w14:textId="77777777" w:rsidR="00000000" w:rsidRDefault="007C71EE">
      <w:pPr>
        <w:pStyle w:val="a"/>
        <w:rPr>
          <w:rFonts w:hint="cs"/>
          <w:rtl/>
        </w:rPr>
      </w:pPr>
      <w:r>
        <w:rPr>
          <w:rFonts w:hint="cs"/>
          <w:rtl/>
        </w:rPr>
        <w:t>אדוני היושב-ראש, חבר הכנסת רצאבי, אם</w:t>
      </w:r>
      <w:r>
        <w:rPr>
          <w:rFonts w:hint="cs"/>
          <w:rtl/>
        </w:rPr>
        <w:t xml:space="preserve"> אלה באמת ההסתייגויות, הן הסתייגויות מקובלות שחבר כנסת חדש אולי לא מכיר. בכל מקרה, צריך לומר לא הראשון בחודש, לא השני בחודש ואפילו לא השלישי בחודש, אלא: האחד בחודש. </w:t>
      </w:r>
    </w:p>
    <w:p w14:paraId="33CE3013" w14:textId="77777777" w:rsidR="00000000" w:rsidRDefault="007C71EE">
      <w:pPr>
        <w:pStyle w:val="a"/>
        <w:rPr>
          <w:rFonts w:hint="cs"/>
          <w:rtl/>
        </w:rPr>
      </w:pPr>
    </w:p>
    <w:p w14:paraId="081713FC" w14:textId="77777777" w:rsidR="00000000" w:rsidRDefault="007C71EE">
      <w:pPr>
        <w:pStyle w:val="ad"/>
        <w:rPr>
          <w:rtl/>
        </w:rPr>
      </w:pPr>
      <w:r>
        <w:rPr>
          <w:rFonts w:hint="eastAsia"/>
          <w:rtl/>
        </w:rPr>
        <w:t>היו</w:t>
      </w:r>
      <w:r>
        <w:rPr>
          <w:rtl/>
        </w:rPr>
        <w:t>"ר ראובן ריבלין:</w:t>
      </w:r>
    </w:p>
    <w:p w14:paraId="78665E2B" w14:textId="77777777" w:rsidR="00000000" w:rsidRDefault="007C71EE">
      <w:pPr>
        <w:pStyle w:val="a"/>
        <w:rPr>
          <w:rFonts w:hint="cs"/>
          <w:rtl/>
        </w:rPr>
      </w:pPr>
    </w:p>
    <w:p w14:paraId="0A379D99" w14:textId="77777777" w:rsidR="00000000" w:rsidRDefault="007C71EE">
      <w:pPr>
        <w:pStyle w:val="a"/>
        <w:rPr>
          <w:rFonts w:hint="cs"/>
          <w:rtl/>
        </w:rPr>
      </w:pPr>
      <w:r>
        <w:rPr>
          <w:rFonts w:hint="cs"/>
          <w:rtl/>
        </w:rPr>
        <w:t xml:space="preserve">הראשון הוא הראשון לציון. </w:t>
      </w:r>
    </w:p>
    <w:p w14:paraId="12A5A15F" w14:textId="77777777" w:rsidR="00000000" w:rsidRDefault="007C71EE">
      <w:pPr>
        <w:pStyle w:val="a"/>
        <w:rPr>
          <w:rFonts w:hint="cs"/>
          <w:rtl/>
        </w:rPr>
      </w:pPr>
    </w:p>
    <w:p w14:paraId="772C621F" w14:textId="77777777" w:rsidR="00000000" w:rsidRDefault="007C71EE">
      <w:pPr>
        <w:pStyle w:val="SpeakerCon"/>
        <w:rPr>
          <w:rtl/>
        </w:rPr>
      </w:pPr>
      <w:bookmarkStart w:id="235" w:name="FS000000512T26_05_2003_15_05_25C"/>
      <w:bookmarkEnd w:id="235"/>
      <w:r>
        <w:rPr>
          <w:rFonts w:hint="eastAsia"/>
          <w:rtl/>
        </w:rPr>
        <w:t>יוסי</w:t>
      </w:r>
      <w:r>
        <w:rPr>
          <w:rtl/>
        </w:rPr>
        <w:t xml:space="preserve"> שריד (מרצ):</w:t>
      </w:r>
    </w:p>
    <w:p w14:paraId="7CBD2A55" w14:textId="77777777" w:rsidR="00000000" w:rsidRDefault="007C71EE">
      <w:pPr>
        <w:pStyle w:val="a"/>
        <w:rPr>
          <w:rFonts w:hint="cs"/>
          <w:rtl/>
        </w:rPr>
      </w:pPr>
    </w:p>
    <w:p w14:paraId="000DEE74" w14:textId="77777777" w:rsidR="00000000" w:rsidRDefault="007C71EE">
      <w:pPr>
        <w:pStyle w:val="a"/>
        <w:rPr>
          <w:rFonts w:hint="cs"/>
          <w:rtl/>
        </w:rPr>
      </w:pPr>
      <w:r>
        <w:rPr>
          <w:rFonts w:hint="cs"/>
          <w:rtl/>
        </w:rPr>
        <w:t>הראשון הוא הראשון לציון</w:t>
      </w:r>
      <w:r>
        <w:rPr>
          <w:rFonts w:hint="cs"/>
          <w:rtl/>
        </w:rPr>
        <w:t xml:space="preserve"> והאחד במאי הוא אחד במאי, ולא הראשון במאי. גם את זה צריך לדעת. </w:t>
      </w:r>
    </w:p>
    <w:p w14:paraId="31817716" w14:textId="77777777" w:rsidR="00000000" w:rsidRDefault="007C71EE">
      <w:pPr>
        <w:pStyle w:val="a"/>
        <w:rPr>
          <w:rFonts w:hint="cs"/>
          <w:rtl/>
        </w:rPr>
      </w:pPr>
    </w:p>
    <w:p w14:paraId="4EC26182" w14:textId="77777777" w:rsidR="00000000" w:rsidRDefault="007C71EE">
      <w:pPr>
        <w:pStyle w:val="a"/>
        <w:rPr>
          <w:rFonts w:hint="cs"/>
          <w:rtl/>
        </w:rPr>
      </w:pPr>
      <w:r>
        <w:rPr>
          <w:rFonts w:hint="cs"/>
          <w:rtl/>
        </w:rPr>
        <w:t xml:space="preserve">אני מודה מקרב לב לחבר הכנסת אפללו ולחבר הכנסת נודלמן, שאפשרו לי לעלות לדוכן. תודתי נתונה לכם. </w:t>
      </w:r>
    </w:p>
    <w:p w14:paraId="12238987" w14:textId="77777777" w:rsidR="00000000" w:rsidRDefault="007C71EE">
      <w:pPr>
        <w:pStyle w:val="a"/>
        <w:rPr>
          <w:rFonts w:hint="cs"/>
          <w:rtl/>
        </w:rPr>
      </w:pPr>
    </w:p>
    <w:p w14:paraId="785FB696" w14:textId="77777777" w:rsidR="00000000" w:rsidRDefault="007C71EE">
      <w:pPr>
        <w:pStyle w:val="a"/>
        <w:rPr>
          <w:rFonts w:hint="cs"/>
          <w:rtl/>
        </w:rPr>
      </w:pPr>
      <w:r>
        <w:rPr>
          <w:rFonts w:hint="cs"/>
          <w:rtl/>
        </w:rPr>
        <w:t>לפני שאתה עולה לסיעתך - שמענו את ההישגים המסחררים של סיעת שינוי, שעומדים קצת בדיספרופורציה למחו</w:t>
      </w:r>
      <w:r>
        <w:rPr>
          <w:rFonts w:hint="cs"/>
          <w:rtl/>
        </w:rPr>
        <w:t xml:space="preserve">יבויות שהמפלגה הזאת נתנה למה שנקרא מעמד הבינייים. כבר אי-אפשר לדעת מי הקורבן העיקרי של התוכנית הזאת, אבל יכול מאוד להיות שלא נטעה בהרבה אם נאמר, שגם מעמד הביניים, כמובן, הוא הקורבן העיקרי של התוכנית הזאת, אבל, יכול להיות שעניין הארנונה באמת יציל את המצב. </w:t>
      </w:r>
    </w:p>
    <w:p w14:paraId="0AECA1B1" w14:textId="77777777" w:rsidR="00000000" w:rsidRDefault="007C71EE">
      <w:pPr>
        <w:pStyle w:val="a"/>
        <w:rPr>
          <w:rFonts w:hint="cs"/>
          <w:rtl/>
        </w:rPr>
      </w:pPr>
    </w:p>
    <w:p w14:paraId="3303A6E5" w14:textId="77777777" w:rsidR="00000000" w:rsidRDefault="007C71EE">
      <w:pPr>
        <w:pStyle w:val="a"/>
        <w:rPr>
          <w:rFonts w:hint="cs"/>
          <w:rtl/>
        </w:rPr>
      </w:pPr>
      <w:r>
        <w:rPr>
          <w:rFonts w:hint="cs"/>
          <w:rtl/>
        </w:rPr>
        <w:t xml:space="preserve">אם שמתי לב בתשומת לב מדויקת, נדמה לי שאלה שהתאבדו עד עכשיו באים ממעמד הביניים. זה המעמד שמאבד עכשיו את עולמו, ואתם מורידים אותו, בניגוד להתחייבויות שלכם ובמו ידיכם, אל מצוקה שהוא לא ידע קודם והוא לא רגיל אליה. </w:t>
      </w:r>
    </w:p>
    <w:p w14:paraId="2E265D62" w14:textId="77777777" w:rsidR="00000000" w:rsidRDefault="007C71EE">
      <w:pPr>
        <w:pStyle w:val="a"/>
        <w:rPr>
          <w:rFonts w:hint="cs"/>
          <w:rtl/>
        </w:rPr>
      </w:pPr>
    </w:p>
    <w:p w14:paraId="10D9494D" w14:textId="77777777" w:rsidR="00000000" w:rsidRDefault="007C71EE">
      <w:pPr>
        <w:pStyle w:val="a"/>
        <w:rPr>
          <w:rFonts w:hint="cs"/>
          <w:rtl/>
        </w:rPr>
      </w:pPr>
      <w:r>
        <w:rPr>
          <w:rFonts w:hint="cs"/>
          <w:rtl/>
        </w:rPr>
        <w:t>דוגמה טובה להונאה הכללית של שינוי היא עניין</w:t>
      </w:r>
      <w:r>
        <w:rPr>
          <w:rFonts w:hint="cs"/>
          <w:rtl/>
        </w:rPr>
        <w:t xml:space="preserve"> הסטודנטים. חבר הכנסת רצאבי התגדר בהישג מופלג ואמר שיפחיתו את שכר הלימוד של הסטודנטים ב=3%. אולי אתה לא יודע, ואם אתה לא יודע זאת לא בושה, ואני אספר לך. שכר הלימוד של הסטודנטים השנה היה צריך לרדת, על-פי מחויבויות של ממשלה לגיטימית בישראל, שהיה לי הכבוד לשר</w:t>
      </w:r>
      <w:r>
        <w:rPr>
          <w:rFonts w:hint="cs"/>
          <w:rtl/>
        </w:rPr>
        <w:t xml:space="preserve">ת בה, ב=17% או ב=18%, אני לא זוכר בדיוק. זה המנהג </w:t>
      </w:r>
      <w:r>
        <w:rPr>
          <w:rtl/>
        </w:rPr>
        <w:t>–</w:t>
      </w:r>
      <w:r>
        <w:rPr>
          <w:rFonts w:hint="cs"/>
          <w:rtl/>
        </w:rPr>
        <w:t xml:space="preserve"> מבטלים 17%-18%, אחר כך משליכים איזה פירור, של 3%, ואחר כך עוד מתגדרים בזה. לפחות תתביישו בזה. 3% זה יותר טוב מאפס, אבל זה הרבה פחות מ=17% או מ=18%. ודאי שאין פה מקום להתגדרות. </w:t>
      </w:r>
    </w:p>
    <w:p w14:paraId="7ADDDA7F" w14:textId="77777777" w:rsidR="00000000" w:rsidRDefault="007C71EE">
      <w:pPr>
        <w:pStyle w:val="a"/>
        <w:rPr>
          <w:rFonts w:hint="cs"/>
          <w:rtl/>
        </w:rPr>
      </w:pPr>
    </w:p>
    <w:p w14:paraId="2C143DF0" w14:textId="77777777" w:rsidR="00000000" w:rsidRDefault="007C71EE">
      <w:pPr>
        <w:pStyle w:val="a"/>
        <w:rPr>
          <w:rFonts w:hint="cs"/>
          <w:rtl/>
        </w:rPr>
      </w:pPr>
      <w:r>
        <w:rPr>
          <w:rFonts w:hint="cs"/>
          <w:rtl/>
        </w:rPr>
        <w:t>הסיפור שלכם הוא אחד מסיפור</w:t>
      </w:r>
      <w:r>
        <w:rPr>
          <w:rFonts w:hint="cs"/>
          <w:rtl/>
        </w:rPr>
        <w:t xml:space="preserve">י ההונאה הגדולים של הפוליטיקה הישראלית. אני חושב שאתם מתגוללים על מעמד הביניים, אתם מורידים אותו מנכסיו, ומצבו לאחר התוכנית בוודאי יהיה יותר גרוע מכפי שהיה לפני התוכנית, וגם לפני התוכנית מצבו לא היה מי יודע מה. בכלל, מה זה מעמד ביניים? איזה מעמד ביניים יש </w:t>
      </w:r>
      <w:r>
        <w:rPr>
          <w:rFonts w:hint="cs"/>
          <w:rtl/>
        </w:rPr>
        <w:t xml:space="preserve">בישראל? אנשים מרוויחים משכורת של 4,000-5,000-6,000 שקלים בחודש, זה כבר מעמד ביניים. ועם אלה אתם מיטיבים, זה מה שאתה רוצה לספר לנו, על-פי התוכנית הזאת? </w:t>
      </w:r>
    </w:p>
    <w:p w14:paraId="1F98E726" w14:textId="77777777" w:rsidR="00000000" w:rsidRDefault="007C71EE">
      <w:pPr>
        <w:pStyle w:val="a"/>
        <w:ind w:firstLine="0"/>
        <w:rPr>
          <w:rFonts w:hint="cs"/>
          <w:rtl/>
        </w:rPr>
      </w:pPr>
    </w:p>
    <w:p w14:paraId="47E850CE" w14:textId="77777777" w:rsidR="00000000" w:rsidRDefault="007C71EE">
      <w:pPr>
        <w:pStyle w:val="a"/>
        <w:ind w:firstLine="0"/>
        <w:rPr>
          <w:rFonts w:hint="cs"/>
          <w:rtl/>
        </w:rPr>
      </w:pPr>
      <w:r>
        <w:rPr>
          <w:rFonts w:hint="cs"/>
          <w:rtl/>
        </w:rPr>
        <w:tab/>
        <w:t xml:space="preserve">אדוני היושב-ראש, אתמול נחה הרוח על ראש הממשלה ופתאום היתה לו הארה, הארה באל"ף - - - </w:t>
      </w:r>
    </w:p>
    <w:p w14:paraId="3670CAEC" w14:textId="77777777" w:rsidR="00000000" w:rsidRDefault="007C71EE">
      <w:pPr>
        <w:pStyle w:val="a"/>
        <w:ind w:firstLine="0"/>
        <w:rPr>
          <w:rFonts w:hint="cs"/>
          <w:rtl/>
        </w:rPr>
      </w:pPr>
    </w:p>
    <w:p w14:paraId="2025A2A4" w14:textId="77777777" w:rsidR="00000000" w:rsidRDefault="007C71EE">
      <w:pPr>
        <w:pStyle w:val="ad"/>
        <w:rPr>
          <w:rtl/>
        </w:rPr>
      </w:pPr>
      <w:r>
        <w:rPr>
          <w:rtl/>
        </w:rPr>
        <w:t>היו"ר ראובן ריבל</w:t>
      </w:r>
      <w:r>
        <w:rPr>
          <w:rtl/>
        </w:rPr>
        <w:t>ין:</w:t>
      </w:r>
    </w:p>
    <w:p w14:paraId="5EDD3E6D" w14:textId="77777777" w:rsidR="00000000" w:rsidRDefault="007C71EE">
      <w:pPr>
        <w:pStyle w:val="a"/>
        <w:rPr>
          <w:rtl/>
        </w:rPr>
      </w:pPr>
    </w:p>
    <w:p w14:paraId="68B0B50F" w14:textId="77777777" w:rsidR="00000000" w:rsidRDefault="007C71EE">
      <w:pPr>
        <w:pStyle w:val="a"/>
        <w:rPr>
          <w:rFonts w:hint="cs"/>
          <w:rtl/>
        </w:rPr>
      </w:pPr>
      <w:r>
        <w:rPr>
          <w:rFonts w:hint="cs"/>
          <w:rtl/>
        </w:rPr>
        <w:t xml:space="preserve">הערה. </w:t>
      </w:r>
    </w:p>
    <w:p w14:paraId="5E1EFC01" w14:textId="77777777" w:rsidR="00000000" w:rsidRDefault="007C71EE">
      <w:pPr>
        <w:pStyle w:val="a"/>
        <w:ind w:firstLine="0"/>
        <w:rPr>
          <w:rFonts w:hint="cs"/>
          <w:rtl/>
        </w:rPr>
      </w:pPr>
    </w:p>
    <w:p w14:paraId="65B6A05B" w14:textId="77777777" w:rsidR="00000000" w:rsidRDefault="007C71EE">
      <w:pPr>
        <w:pStyle w:val="SpeakerCon"/>
        <w:rPr>
          <w:rtl/>
        </w:rPr>
      </w:pPr>
      <w:bookmarkStart w:id="236" w:name="FS000000512T26_05_2003_15_04_30C"/>
      <w:bookmarkEnd w:id="236"/>
      <w:r>
        <w:rPr>
          <w:rtl/>
        </w:rPr>
        <w:t>יוסי שריד (מרצ):</w:t>
      </w:r>
    </w:p>
    <w:p w14:paraId="2A32B5C7" w14:textId="77777777" w:rsidR="00000000" w:rsidRDefault="007C71EE">
      <w:pPr>
        <w:pStyle w:val="a"/>
        <w:rPr>
          <w:rtl/>
        </w:rPr>
      </w:pPr>
    </w:p>
    <w:p w14:paraId="76744A4A" w14:textId="77777777" w:rsidR="00000000" w:rsidRDefault="007C71EE">
      <w:pPr>
        <w:pStyle w:val="a"/>
        <w:rPr>
          <w:rFonts w:hint="cs"/>
          <w:rtl/>
        </w:rPr>
      </w:pPr>
      <w:r>
        <w:rPr>
          <w:rFonts w:hint="cs"/>
          <w:rtl/>
        </w:rPr>
        <w:t>הארה באל"ף, כמו הערה בעי"ן אבל באל"ף. וההולך בחושך ראה אור גדול ופתאום הוא הבחין בקשר שלא יינתק בין המצב הביטחוני לבין המצב הכלכלי. ואז הוא אמר דבר מובן מאליו, שבלי שישתפר המצב הביטחוני, גם המצב הכלכלי לא יוכל להשתפר. לכאורה,</w:t>
      </w:r>
      <w:r>
        <w:rPr>
          <w:rFonts w:hint="cs"/>
          <w:rtl/>
        </w:rPr>
        <w:t xml:space="preserve"> מה אכפת לי, תפיסה אטית של ראש הממשלה -  מה שלאחרים לוקח זמן קצר, לראש הממשלה לוקח יותר. בסדר, הוא מבין את זה אחרי שנה, שנתיים. שנתיים וחצי מאוחר מדי. אבל זה כן אכפת לי וזה צריך להיות אכפת לכל אחד. מדוע? משום שבעניינים מן הסוג הזה אין שמש בגבעון דום וירח ב</w:t>
      </w:r>
      <w:r>
        <w:rPr>
          <w:rFonts w:hint="cs"/>
          <w:rtl/>
        </w:rPr>
        <w:t>עמק איילון. השמש לא עוצרת והירח לא עוצר ויש בינתיים גם קורבנות. ואנשים אפילו משלמים בחייהם, שלא לדבר באיכות חייהם. שלא לדבר על כך שמשלמים בהרבה כאב ובהרבה סבל. שנתיים וחצי זה המון המון זמן ואפשר היה לחסוך הרבה כאב והרבה סבל מהרבה מאוד אנשים.</w:t>
      </w:r>
    </w:p>
    <w:p w14:paraId="6652DF28" w14:textId="77777777" w:rsidR="00000000" w:rsidRDefault="007C71EE">
      <w:pPr>
        <w:pStyle w:val="a"/>
        <w:rPr>
          <w:rFonts w:hint="cs"/>
          <w:rtl/>
        </w:rPr>
      </w:pPr>
    </w:p>
    <w:p w14:paraId="1447FF7D" w14:textId="77777777" w:rsidR="00000000" w:rsidRDefault="007C71EE">
      <w:pPr>
        <w:pStyle w:val="a"/>
        <w:rPr>
          <w:rFonts w:hint="cs"/>
          <w:rtl/>
        </w:rPr>
      </w:pPr>
      <w:r>
        <w:rPr>
          <w:rFonts w:hint="cs"/>
          <w:rtl/>
        </w:rPr>
        <w:t xml:space="preserve"> ובשני דברים </w:t>
      </w:r>
      <w:r>
        <w:rPr>
          <w:rFonts w:hint="cs"/>
          <w:rtl/>
        </w:rPr>
        <w:t>עיקריים הממשלה מאוד מאוד התמהמהה; אפשר לומר יותר, אבל נדבר עכשיו על שניים - יש לנו עוד הרבה הזדמנויות לדבר בימים הקרובים. אחד, זה מעניין לעניין לא באותו עניין או כן באותו עניין, עניין הגדר. למה היו צריכים לחכות שנתיים וחצי כדי לשפר את המצב הביטחוני? גם הבי</w:t>
      </w:r>
      <w:r>
        <w:rPr>
          <w:rFonts w:hint="cs"/>
          <w:rtl/>
        </w:rPr>
        <w:t>טחון האישי של כל אחד ואחד בתוכנו וגם מצב הביטחון הלאומי הכללי כדי שאפשר יהיה לשפר במידה כלשהי את הכלכלה הישראלית וההשלכות של הכלכלה על החברה. למה היו צריכים לחכות? הגדר הזאת היא כבר לא גדר. וכאשר אנחנו אומרים גדר וראש הממשלה אומר גדר, אנחנו מתכוונים לשתי ג</w:t>
      </w:r>
      <w:r>
        <w:rPr>
          <w:rFonts w:hint="cs"/>
          <w:rtl/>
        </w:rPr>
        <w:t>דרות שונות לחלוטין. אם הגדר מספחת גם שטח פלסטיני וגם תושבים פלסטינים, אז מה הצורך בגדר? אין צורך בגדר, להיפך, הגדר רק תחריף את הבעיה ולא תשכך את הבעיה. זו דוגמה אחת שאין שמש שעוצרת בגבעון. והדוגמה השנייה, שבאמת לא נקפו אצבע בעניין התוכנית המדינית שהיא התוכ</w:t>
      </w:r>
      <w:r>
        <w:rPr>
          <w:rFonts w:hint="cs"/>
          <w:rtl/>
        </w:rPr>
        <w:t xml:space="preserve">נית הכלכלית האמיתית. </w:t>
      </w:r>
    </w:p>
    <w:p w14:paraId="29211EDA" w14:textId="77777777" w:rsidR="00000000" w:rsidRDefault="007C71EE">
      <w:pPr>
        <w:pStyle w:val="a"/>
        <w:rPr>
          <w:rFonts w:hint="cs"/>
          <w:rtl/>
        </w:rPr>
      </w:pPr>
    </w:p>
    <w:p w14:paraId="76A94CC3" w14:textId="77777777" w:rsidR="00000000" w:rsidRDefault="007C71EE">
      <w:pPr>
        <w:pStyle w:val="a"/>
        <w:rPr>
          <w:rFonts w:hint="cs"/>
          <w:rtl/>
        </w:rPr>
      </w:pPr>
      <w:r>
        <w:rPr>
          <w:rFonts w:hint="cs"/>
          <w:rtl/>
        </w:rPr>
        <w:t>אני אפילו זוכר, הזיכרון שלי לפעמים הורג אותי, לא באופן סופי אבל בכל זאת - אני זוכר ששר האוצר שלנו, שיש לו תובנות עמוקות מני ים, אפילו פיתח תיאוריה לפני כמה חודשים, קצת יותר מכמה חודשים, אבל בתקופת הכהונה הזאת, שאין קשר בין מצב ביטחונ</w:t>
      </w:r>
      <w:r>
        <w:rPr>
          <w:rFonts w:hint="cs"/>
          <w:rtl/>
        </w:rPr>
        <w:t xml:space="preserve">י למצב כלכלי. הוא אפילו הגדיל לומר, שמדינות הנתונות בנסיבות של מתח ביטחוני מאוד-מאוד מצליחות, כאילו אפילו מומלץ שתהיה איזה מתיחות ביטחונית, ואז זה יכול לשפר את הכלכלה. נדמה לי שהוא אפילו הביא דוגמה של דרום-קוריאה. </w:t>
      </w:r>
    </w:p>
    <w:p w14:paraId="57F2BE30" w14:textId="77777777" w:rsidR="00000000" w:rsidRDefault="007C71EE">
      <w:pPr>
        <w:pStyle w:val="a"/>
        <w:rPr>
          <w:rFonts w:hint="cs"/>
          <w:rtl/>
        </w:rPr>
      </w:pPr>
    </w:p>
    <w:p w14:paraId="16772044" w14:textId="77777777" w:rsidR="00000000" w:rsidRDefault="007C71EE">
      <w:pPr>
        <w:pStyle w:val="a"/>
        <w:rPr>
          <w:rFonts w:hint="cs"/>
          <w:rtl/>
        </w:rPr>
      </w:pPr>
      <w:r>
        <w:rPr>
          <w:rFonts w:hint="cs"/>
          <w:rtl/>
        </w:rPr>
        <w:t xml:space="preserve">טוב, כמו בהרבה דוגמאות אחרות, גם בעניין </w:t>
      </w:r>
      <w:r>
        <w:rPr>
          <w:rFonts w:hint="cs"/>
          <w:rtl/>
        </w:rPr>
        <w:t>זה, באחרית הימים, כל משל יהיה דומה לנמשל. וכידוע - זה כמובן לא חל על שר האוצר שלנו - יש הרבה פסיכופתים בעולם, שמקיימים עכשיו תיירות באזורי מצוקה ופורענות. שמעת על זה, אדוני היושב-ראש? יש עכשיו בכלל שעושים מזה עסקים. יש כל מיני פסיכופתים ברחבי העולם, שיש לה</w:t>
      </w:r>
      <w:r>
        <w:rPr>
          <w:rFonts w:hint="cs"/>
          <w:rtl/>
        </w:rPr>
        <w:t xml:space="preserve">ם איזה משיכה לאזורי הפורענות והמצוקה האלה, והם נוסעים לשם כתיירים. חשבתי שאולי מתכוונים לבנות גם אצלנו את ענף התיירות שהתייבש לחלוטין על המצוקה והפורענות שלנו. אגב, פסיכופתים כאלה מתהלכים גם בתוכנו. </w:t>
      </w:r>
    </w:p>
    <w:p w14:paraId="731D8899" w14:textId="77777777" w:rsidR="00000000" w:rsidRDefault="007C71EE">
      <w:pPr>
        <w:pStyle w:val="a"/>
        <w:rPr>
          <w:rFonts w:hint="cs"/>
          <w:rtl/>
        </w:rPr>
      </w:pPr>
    </w:p>
    <w:p w14:paraId="4F0E42C1" w14:textId="77777777" w:rsidR="00000000" w:rsidRDefault="007C71EE">
      <w:pPr>
        <w:pStyle w:val="a"/>
        <w:rPr>
          <w:rFonts w:hint="cs"/>
          <w:rtl/>
        </w:rPr>
      </w:pPr>
      <w:r>
        <w:rPr>
          <w:rFonts w:hint="cs"/>
          <w:rtl/>
        </w:rPr>
        <w:t>לא מזמן קראתי באיזה מקום, שמתנחלים עורכים סיורים מן הסו</w:t>
      </w:r>
      <w:r>
        <w:rPr>
          <w:rFonts w:hint="cs"/>
          <w:rtl/>
        </w:rPr>
        <w:t xml:space="preserve">ג הזה. הסיורים האלה גם כוללים סוגים שונים של "אקשן". לוקחים אותם לחברון, יכול להיות שבפעם הבאה יזמינו אותם לסיורים יחד עם חיילים, לא כולם כמובן, אפילו מג"ב; בכלל, זה יהיה סיור מפעים, מי לא ירצה להשתתף בסיור כזה? </w:t>
      </w:r>
    </w:p>
    <w:p w14:paraId="7123B29D" w14:textId="77777777" w:rsidR="00000000" w:rsidRDefault="007C71EE">
      <w:pPr>
        <w:pStyle w:val="a"/>
        <w:rPr>
          <w:rFonts w:hint="cs"/>
          <w:rtl/>
        </w:rPr>
      </w:pPr>
    </w:p>
    <w:p w14:paraId="01881C56" w14:textId="77777777" w:rsidR="00000000" w:rsidRDefault="007C71EE">
      <w:pPr>
        <w:pStyle w:val="a"/>
        <w:rPr>
          <w:rFonts w:hint="cs"/>
          <w:rtl/>
        </w:rPr>
      </w:pPr>
      <w:r>
        <w:rPr>
          <w:rFonts w:hint="cs"/>
          <w:rtl/>
        </w:rPr>
        <w:t>אז אפילו שר האוצר שאחראי לתוכנית הזאת, אפש</w:t>
      </w:r>
      <w:r>
        <w:rPr>
          <w:rFonts w:hint="cs"/>
          <w:rtl/>
        </w:rPr>
        <w:t xml:space="preserve">ר כמובן לשאול, מה שר אוצר כזה בכלל מבין? אם אדם אומר שאין קשר בין ביטחון לכלכלה, ובוודאי הוא אומר, לא במקרה שלנו, והוא עוד אומר, שיש מדינות שיש שם מתיחות, אבל הן מאוד-מאוד מצליחות מבחינה כלכלית, משל כאילו הדבר היה המלצה. אז מה בכלל אדם כזה יש לו להציע? </w:t>
      </w:r>
    </w:p>
    <w:p w14:paraId="5DB3C6EA" w14:textId="77777777" w:rsidR="00000000" w:rsidRDefault="007C71EE">
      <w:pPr>
        <w:pStyle w:val="a"/>
        <w:rPr>
          <w:rFonts w:hint="cs"/>
          <w:rtl/>
        </w:rPr>
      </w:pPr>
    </w:p>
    <w:p w14:paraId="54E2D746" w14:textId="77777777" w:rsidR="00000000" w:rsidRDefault="007C71EE">
      <w:pPr>
        <w:pStyle w:val="a"/>
        <w:rPr>
          <w:rFonts w:hint="cs"/>
          <w:rtl/>
        </w:rPr>
      </w:pPr>
      <w:r>
        <w:rPr>
          <w:rFonts w:hint="cs"/>
          <w:rtl/>
        </w:rPr>
        <w:t>ל</w:t>
      </w:r>
      <w:r>
        <w:rPr>
          <w:rFonts w:hint="cs"/>
          <w:rtl/>
        </w:rPr>
        <w:t xml:space="preserve">כל מי שמודאג מאימוץ מפת הדרכים אתמול, ואני לא רוצה לדבר עכשיו על מפת הדרכים, אני גם לא מדבר על מפת הדרכים אלא כל עוד היא משל. מי שמודאג ממפת הדרכים, אני יכול להרגיע אותו ולומר לו, לא על-פי ניתוח מדיני, שאני לא אעשה עכשיו, גם לא ניתוח ביטחוני - הממשלה הזאת </w:t>
      </w:r>
      <w:r>
        <w:rPr>
          <w:rFonts w:hint="cs"/>
          <w:rtl/>
        </w:rPr>
        <w:t xml:space="preserve">היא ממשלה שלא פרעה ולו מחויבות אחת שלה, אז מה הדאגה? אפשר לקחת את כל המחויבויות שהממשלה הזאת נתנה, לראות שהיא לא עמדה בשום מחויבות, ואז, בדרך מאוד פשוטה ואלמנטרית של היקש לוגי, על כורחנו אנחנו מגיעים למסקנה, שגם במחויבות הזאת אין ממש. </w:t>
      </w:r>
    </w:p>
    <w:p w14:paraId="1D697CB0" w14:textId="77777777" w:rsidR="00000000" w:rsidRDefault="007C71EE">
      <w:pPr>
        <w:pStyle w:val="a"/>
        <w:rPr>
          <w:rFonts w:hint="cs"/>
          <w:rtl/>
        </w:rPr>
      </w:pPr>
    </w:p>
    <w:p w14:paraId="72E120C2" w14:textId="77777777" w:rsidR="00000000" w:rsidRDefault="007C71EE">
      <w:pPr>
        <w:pStyle w:val="a"/>
        <w:rPr>
          <w:rFonts w:hint="cs"/>
          <w:rtl/>
        </w:rPr>
      </w:pPr>
      <w:r>
        <w:rPr>
          <w:rFonts w:hint="cs"/>
          <w:rtl/>
        </w:rPr>
        <w:t xml:space="preserve">לדוגמה, אתם זוכרים </w:t>
      </w:r>
      <w:r>
        <w:rPr>
          <w:rFonts w:hint="cs"/>
          <w:rtl/>
        </w:rPr>
        <w:t>את המאבק המאוד כואב ומכאיב של הנכים בישראל. הוא נמשך, נדמה לי, אם אני לא טועה, 78 יום - השליכו אותם כאן לרחוב, 78 יום ברחוב, שבתו רעב. אני לא מכיר הרבה מדינות מתוקנות שהיתה בהן שביתה כזאת. אני לא מכיר, לא הרבה, אני לא מכיר מעט, אני לא מכיר מדינה שהיתה מרשה</w:t>
      </w:r>
      <w:r>
        <w:rPr>
          <w:rFonts w:hint="cs"/>
          <w:rtl/>
        </w:rPr>
        <w:t xml:space="preserve"> לעצמה שנכים יתגלגלו כך ברחוב לפני בתי השלטון. והגיעו לסיכום. והסיכום חתום, לא החלטת ממשלה. החלטת ממשלה זה נייר שאין לו שום חשיבות ואין לו שום ערך, זה היה הסכם חתום, שני צדדים חותמים, היתה אפילו התרוממות הנפש באותו הרגע. ולא עמדו במלה אחת לנכים, אדוני היוש</w:t>
      </w:r>
      <w:r>
        <w:rPr>
          <w:rFonts w:hint="cs"/>
          <w:rtl/>
        </w:rPr>
        <w:t xml:space="preserve">ב-ראש. לא זו בלבד שלא הוטב מצבם, אלא מצבם הורע בעליל, גם משום שלא עמדו בהתחייבויות וגם משום כל הגזירות האלה שנוחתות על כלל הציבור בישראל ובראש וראשונה על מעמד הביניים, שהשר פריצקי מייצג אותו. </w:t>
      </w:r>
    </w:p>
    <w:p w14:paraId="41B2B4DA" w14:textId="77777777" w:rsidR="00000000" w:rsidRDefault="007C71EE">
      <w:pPr>
        <w:pStyle w:val="a"/>
        <w:rPr>
          <w:rFonts w:hint="cs"/>
          <w:rtl/>
        </w:rPr>
      </w:pPr>
    </w:p>
    <w:p w14:paraId="7FD0EB21" w14:textId="77777777" w:rsidR="00000000" w:rsidRDefault="007C71EE">
      <w:pPr>
        <w:pStyle w:val="a"/>
        <w:rPr>
          <w:rFonts w:hint="cs"/>
          <w:rtl/>
        </w:rPr>
      </w:pPr>
      <w:r>
        <w:rPr>
          <w:rFonts w:hint="cs"/>
          <w:rtl/>
        </w:rPr>
        <w:t>אז אני שואל בדרך של היגיון, גם באתיקה ציבורית, פוליטית, במוסר,</w:t>
      </w:r>
      <w:r>
        <w:rPr>
          <w:rFonts w:hint="cs"/>
          <w:rtl/>
        </w:rPr>
        <w:t xml:space="preserve"> בערכים, הרי יש גם מידה כלשהי של היגיון. אם ממשלה לא עומדת בשום מחויבות שלה, ואם ממשלה לא עומדת במחויבות לנכים, ובמובן מסוים זו אולי מחויבות ראשונה במעלה, אז היא תעמוד במחויבות של איזה מפת דרכים? היתה מפת דרכים. מפת דרכים, איך מוציאים את הנכים ממצוקתם. במק</w:t>
      </w:r>
      <w:r>
        <w:rPr>
          <w:rFonts w:hint="cs"/>
          <w:rtl/>
        </w:rPr>
        <w:t xml:space="preserve">ום להוציא אותם ממצוקתם באופן יחסי, במעט, הרי אי-אפשר להוציא אותם ממצוקתם, הנכים נכים והנכות נכות והמצוקה גדולה, אפשר קצת לסייע, אפשר קצת לעזור. זה מה שאפשר לעשות. הרעו את מצבם. אז מישהו מתייחס ברצינות להחלטות של ממשלה ולמחויבות של מי שמרכיב את הממשלה? </w:t>
      </w:r>
    </w:p>
    <w:p w14:paraId="0CD94C53" w14:textId="77777777" w:rsidR="00000000" w:rsidRDefault="007C71EE">
      <w:pPr>
        <w:pStyle w:val="a"/>
        <w:rPr>
          <w:rFonts w:hint="cs"/>
          <w:rtl/>
        </w:rPr>
      </w:pPr>
    </w:p>
    <w:p w14:paraId="0751BF08" w14:textId="77777777" w:rsidR="00000000" w:rsidRDefault="007C71EE">
      <w:pPr>
        <w:pStyle w:val="a"/>
        <w:rPr>
          <w:rFonts w:hint="cs"/>
          <w:rtl/>
        </w:rPr>
      </w:pPr>
      <w:r>
        <w:rPr>
          <w:rFonts w:hint="cs"/>
          <w:rtl/>
        </w:rPr>
        <w:t>מע</w:t>
      </w:r>
      <w:r>
        <w:rPr>
          <w:rFonts w:hint="cs"/>
          <w:rtl/>
        </w:rPr>
        <w:t xml:space="preserve">מד הביניים, אוי ואבוי למעמד הביניים אם הוא יצטרך להיות מיוצג על-ידי אנשים פשוט לא אמינים. </w:t>
      </w:r>
    </w:p>
    <w:p w14:paraId="661A5631" w14:textId="77777777" w:rsidR="00000000" w:rsidRDefault="007C71EE">
      <w:pPr>
        <w:pStyle w:val="a"/>
        <w:ind w:firstLine="0"/>
        <w:rPr>
          <w:rFonts w:hint="cs"/>
          <w:rtl/>
        </w:rPr>
      </w:pPr>
    </w:p>
    <w:p w14:paraId="1B699029" w14:textId="77777777" w:rsidR="00000000" w:rsidRDefault="007C71EE">
      <w:pPr>
        <w:pStyle w:val="ad"/>
        <w:rPr>
          <w:rtl/>
        </w:rPr>
      </w:pPr>
      <w:r>
        <w:rPr>
          <w:rtl/>
        </w:rPr>
        <w:t>היו"ר ראובן ריבלין:</w:t>
      </w:r>
    </w:p>
    <w:p w14:paraId="3BCC4020" w14:textId="77777777" w:rsidR="00000000" w:rsidRDefault="007C71EE">
      <w:pPr>
        <w:pStyle w:val="a"/>
        <w:rPr>
          <w:rtl/>
        </w:rPr>
      </w:pPr>
    </w:p>
    <w:p w14:paraId="25C4CD30" w14:textId="77777777" w:rsidR="00000000" w:rsidRDefault="007C71EE">
      <w:pPr>
        <w:pStyle w:val="a"/>
        <w:rPr>
          <w:rFonts w:hint="cs"/>
          <w:rtl/>
        </w:rPr>
      </w:pPr>
      <w:r>
        <w:rPr>
          <w:rFonts w:hint="cs"/>
          <w:rtl/>
        </w:rPr>
        <w:t xml:space="preserve">נדמה לי שאדוני עושה מעט עוול עם הממשלה בעניין הנכים. נכון שלא מילאו אחר כל ההתחייבויות, אבל אותו ערב של גלאון, שהביא לידי אותה חתימה על הסכם - </w:t>
      </w:r>
      <w:r>
        <w:rPr>
          <w:rFonts w:hint="cs"/>
          <w:rtl/>
        </w:rPr>
        <w:t xml:space="preserve">- - </w:t>
      </w:r>
    </w:p>
    <w:p w14:paraId="0A0081CF" w14:textId="77777777" w:rsidR="00000000" w:rsidRDefault="007C71EE">
      <w:pPr>
        <w:pStyle w:val="a"/>
        <w:ind w:firstLine="0"/>
        <w:rPr>
          <w:rFonts w:hint="cs"/>
          <w:rtl/>
        </w:rPr>
      </w:pPr>
    </w:p>
    <w:p w14:paraId="50808DBB" w14:textId="77777777" w:rsidR="00000000" w:rsidRDefault="007C71EE">
      <w:pPr>
        <w:pStyle w:val="SpeakerCon"/>
        <w:rPr>
          <w:rtl/>
        </w:rPr>
      </w:pPr>
      <w:bookmarkStart w:id="237" w:name="FS000000512T26_05_2003_15_27_09C"/>
      <w:bookmarkEnd w:id="237"/>
      <w:r>
        <w:rPr>
          <w:rtl/>
        </w:rPr>
        <w:t>יוסי שריד (מרצ):</w:t>
      </w:r>
    </w:p>
    <w:p w14:paraId="6ECA2D3A" w14:textId="77777777" w:rsidR="00000000" w:rsidRDefault="007C71EE">
      <w:pPr>
        <w:pStyle w:val="a"/>
        <w:rPr>
          <w:rtl/>
        </w:rPr>
      </w:pPr>
    </w:p>
    <w:p w14:paraId="5D35F24B" w14:textId="77777777" w:rsidR="00000000" w:rsidRDefault="007C71EE">
      <w:pPr>
        <w:pStyle w:val="a"/>
        <w:rPr>
          <w:rFonts w:hint="cs"/>
          <w:rtl/>
        </w:rPr>
      </w:pPr>
      <w:r>
        <w:rPr>
          <w:rFonts w:hint="cs"/>
          <w:rtl/>
        </w:rPr>
        <w:t xml:space="preserve">אילן גילאון. </w:t>
      </w:r>
    </w:p>
    <w:p w14:paraId="799D1A8F" w14:textId="77777777" w:rsidR="00000000" w:rsidRDefault="007C71EE">
      <w:pPr>
        <w:pStyle w:val="a"/>
        <w:ind w:firstLine="0"/>
        <w:rPr>
          <w:rFonts w:hint="cs"/>
          <w:rtl/>
        </w:rPr>
      </w:pPr>
    </w:p>
    <w:p w14:paraId="1B10CEB2" w14:textId="77777777" w:rsidR="00000000" w:rsidRDefault="007C71EE">
      <w:pPr>
        <w:pStyle w:val="ad"/>
        <w:rPr>
          <w:rtl/>
        </w:rPr>
      </w:pPr>
      <w:r>
        <w:rPr>
          <w:rtl/>
        </w:rPr>
        <w:t>היו"ר ראובן ריבלין:</w:t>
      </w:r>
    </w:p>
    <w:p w14:paraId="6ED6481F" w14:textId="77777777" w:rsidR="00000000" w:rsidRDefault="007C71EE">
      <w:pPr>
        <w:pStyle w:val="a"/>
        <w:rPr>
          <w:rtl/>
        </w:rPr>
      </w:pPr>
    </w:p>
    <w:p w14:paraId="2D99B5B7" w14:textId="77777777" w:rsidR="00000000" w:rsidRDefault="007C71EE">
      <w:pPr>
        <w:pStyle w:val="a"/>
        <w:rPr>
          <w:rFonts w:hint="cs"/>
          <w:rtl/>
        </w:rPr>
      </w:pPr>
      <w:r>
        <w:rPr>
          <w:rFonts w:hint="cs"/>
          <w:rtl/>
        </w:rPr>
        <w:t xml:space="preserve">אילן גילאון, שזכור לטוב, ובהחלט באותה לילה היתה איזו אווירה של התרוממות רוח - חלק, אני לא אומר ניכר, אבל חלק מההתחייבויות מומשו. </w:t>
      </w:r>
    </w:p>
    <w:p w14:paraId="7CDCE90C" w14:textId="77777777" w:rsidR="00000000" w:rsidRDefault="007C71EE">
      <w:pPr>
        <w:pStyle w:val="a"/>
        <w:ind w:firstLine="0"/>
        <w:rPr>
          <w:rFonts w:hint="cs"/>
          <w:rtl/>
        </w:rPr>
      </w:pPr>
    </w:p>
    <w:p w14:paraId="41E55AB5" w14:textId="77777777" w:rsidR="00000000" w:rsidRDefault="007C71EE">
      <w:pPr>
        <w:pStyle w:val="SpeakerCon"/>
        <w:rPr>
          <w:rtl/>
        </w:rPr>
      </w:pPr>
      <w:r>
        <w:rPr>
          <w:rtl/>
        </w:rPr>
        <w:t>יוסי שריד (מרצ):</w:t>
      </w:r>
    </w:p>
    <w:p w14:paraId="16D5BA95" w14:textId="77777777" w:rsidR="00000000" w:rsidRDefault="007C71EE">
      <w:pPr>
        <w:pStyle w:val="a"/>
        <w:rPr>
          <w:rtl/>
        </w:rPr>
      </w:pPr>
    </w:p>
    <w:p w14:paraId="20639E07" w14:textId="77777777" w:rsidR="00000000" w:rsidRDefault="007C71EE">
      <w:pPr>
        <w:pStyle w:val="a"/>
        <w:rPr>
          <w:rFonts w:hint="cs"/>
          <w:rtl/>
        </w:rPr>
      </w:pPr>
      <w:r>
        <w:rPr>
          <w:rFonts w:hint="cs"/>
          <w:rtl/>
        </w:rPr>
        <w:t>קודם כול, מזל שאילן גילאון מילא אז את התפקיד הח</w:t>
      </w:r>
      <w:r>
        <w:rPr>
          <w:rFonts w:hint="cs"/>
          <w:rtl/>
        </w:rPr>
        <w:t>שוב שהוא מילא, לפי מיטב זכרוני הוא לא ייצג את הממשלה אלא ייצג אותנו. שנית, ההתחייבויות - - -</w:t>
      </w:r>
    </w:p>
    <w:p w14:paraId="28B2395A" w14:textId="77777777" w:rsidR="00000000" w:rsidRDefault="007C71EE">
      <w:pPr>
        <w:pStyle w:val="a"/>
        <w:rPr>
          <w:rFonts w:hint="cs"/>
          <w:rtl/>
        </w:rPr>
      </w:pPr>
    </w:p>
    <w:p w14:paraId="584EFE1F" w14:textId="77777777" w:rsidR="00000000" w:rsidRDefault="007C71EE">
      <w:pPr>
        <w:pStyle w:val="ac"/>
        <w:rPr>
          <w:rtl/>
        </w:rPr>
      </w:pPr>
      <w:r>
        <w:rPr>
          <w:rFonts w:hint="eastAsia"/>
          <w:rtl/>
        </w:rPr>
        <w:t>אבשלום</w:t>
      </w:r>
      <w:r>
        <w:rPr>
          <w:rtl/>
        </w:rPr>
        <w:t xml:space="preserve"> וילן (מרצ):</w:t>
      </w:r>
    </w:p>
    <w:p w14:paraId="6977CF97" w14:textId="77777777" w:rsidR="00000000" w:rsidRDefault="007C71EE">
      <w:pPr>
        <w:pStyle w:val="a"/>
        <w:rPr>
          <w:rFonts w:hint="cs"/>
          <w:rtl/>
        </w:rPr>
      </w:pPr>
    </w:p>
    <w:p w14:paraId="3463B603" w14:textId="77777777" w:rsidR="00000000" w:rsidRDefault="007C71EE">
      <w:pPr>
        <w:pStyle w:val="a"/>
        <w:rPr>
          <w:rFonts w:hint="cs"/>
          <w:rtl/>
        </w:rPr>
      </w:pPr>
      <w:r>
        <w:rPr>
          <w:rFonts w:hint="cs"/>
          <w:rtl/>
        </w:rPr>
        <w:t xml:space="preserve">לוקחים חלק מהזכויות שלהם. </w:t>
      </w:r>
    </w:p>
    <w:p w14:paraId="704A68FA" w14:textId="77777777" w:rsidR="00000000" w:rsidRDefault="007C71EE">
      <w:pPr>
        <w:pStyle w:val="a"/>
        <w:rPr>
          <w:rFonts w:hint="cs"/>
          <w:rtl/>
        </w:rPr>
      </w:pPr>
    </w:p>
    <w:p w14:paraId="71AA417E" w14:textId="77777777" w:rsidR="00000000" w:rsidRDefault="007C71EE">
      <w:pPr>
        <w:pStyle w:val="SpeakerCon"/>
        <w:rPr>
          <w:rtl/>
        </w:rPr>
      </w:pPr>
      <w:r>
        <w:rPr>
          <w:rtl/>
        </w:rPr>
        <w:t>יוסי שריד (מרצ):</w:t>
      </w:r>
    </w:p>
    <w:p w14:paraId="2B9F7696" w14:textId="77777777" w:rsidR="00000000" w:rsidRDefault="007C71EE">
      <w:pPr>
        <w:pStyle w:val="a"/>
        <w:rPr>
          <w:rtl/>
        </w:rPr>
      </w:pPr>
    </w:p>
    <w:p w14:paraId="1F951D0E" w14:textId="77777777" w:rsidR="00000000" w:rsidRDefault="007C71EE">
      <w:pPr>
        <w:pStyle w:val="a"/>
        <w:rPr>
          <w:rFonts w:hint="cs"/>
          <w:rtl/>
        </w:rPr>
      </w:pPr>
      <w:r>
        <w:rPr>
          <w:rFonts w:hint="cs"/>
          <w:rtl/>
        </w:rPr>
        <w:t xml:space="preserve">ההתחייבויות התמלאו במידה כזאת, שאני מבין שהנכים עומדים לפתוח היום בשביתת רעב. </w:t>
      </w:r>
    </w:p>
    <w:p w14:paraId="36885D48" w14:textId="77777777" w:rsidR="00000000" w:rsidRDefault="007C71EE">
      <w:pPr>
        <w:pStyle w:val="a"/>
        <w:rPr>
          <w:rFonts w:hint="cs"/>
          <w:rtl/>
        </w:rPr>
      </w:pPr>
    </w:p>
    <w:p w14:paraId="286F59AA" w14:textId="77777777" w:rsidR="00000000" w:rsidRDefault="007C71EE">
      <w:pPr>
        <w:pStyle w:val="ad"/>
        <w:rPr>
          <w:rtl/>
        </w:rPr>
      </w:pPr>
      <w:r>
        <w:rPr>
          <w:rtl/>
        </w:rPr>
        <w:t>היו"ר ראובן ריבל</w:t>
      </w:r>
      <w:r>
        <w:rPr>
          <w:rtl/>
        </w:rPr>
        <w:t>ין:</w:t>
      </w:r>
    </w:p>
    <w:p w14:paraId="52CFA5AC" w14:textId="77777777" w:rsidR="00000000" w:rsidRDefault="007C71EE">
      <w:pPr>
        <w:pStyle w:val="a"/>
        <w:rPr>
          <w:rtl/>
        </w:rPr>
      </w:pPr>
    </w:p>
    <w:p w14:paraId="0313AC4D" w14:textId="77777777" w:rsidR="00000000" w:rsidRDefault="007C71EE">
      <w:pPr>
        <w:pStyle w:val="a"/>
        <w:rPr>
          <w:rFonts w:hint="cs"/>
          <w:rtl/>
        </w:rPr>
      </w:pPr>
      <w:r>
        <w:rPr>
          <w:rFonts w:hint="cs"/>
          <w:rtl/>
        </w:rPr>
        <w:t>חבר הכנסת שריד, אדוני השר לשעבר, צריך לדייק. הממשלה קיימה את התחייבויותיה, אלא שהתוכנית היום באה לקחת אותן התחייבויות ולעקור אותן מאותה הבטחה; אני לא רוצה לומר לעקור אותן מן השורש.</w:t>
      </w:r>
    </w:p>
    <w:p w14:paraId="24C5C045" w14:textId="77777777" w:rsidR="00000000" w:rsidRDefault="007C71EE">
      <w:pPr>
        <w:pStyle w:val="a"/>
        <w:rPr>
          <w:rFonts w:hint="cs"/>
          <w:rtl/>
        </w:rPr>
      </w:pPr>
    </w:p>
    <w:p w14:paraId="516DD6AF" w14:textId="77777777" w:rsidR="00000000" w:rsidRDefault="007C71EE">
      <w:pPr>
        <w:pStyle w:val="SpeakerCon"/>
        <w:rPr>
          <w:rtl/>
        </w:rPr>
      </w:pPr>
      <w:r>
        <w:rPr>
          <w:rtl/>
        </w:rPr>
        <w:t>יוסי שריד (מרצ):</w:t>
      </w:r>
    </w:p>
    <w:p w14:paraId="7DD1CA37" w14:textId="77777777" w:rsidR="00000000" w:rsidRDefault="007C71EE">
      <w:pPr>
        <w:pStyle w:val="a"/>
        <w:rPr>
          <w:rtl/>
        </w:rPr>
      </w:pPr>
    </w:p>
    <w:p w14:paraId="7447AD98" w14:textId="77777777" w:rsidR="00000000" w:rsidRDefault="007C71EE">
      <w:pPr>
        <w:pStyle w:val="a"/>
        <w:rPr>
          <w:rFonts w:hint="cs"/>
          <w:rtl/>
        </w:rPr>
      </w:pPr>
      <w:r>
        <w:rPr>
          <w:rFonts w:hint="cs"/>
          <w:rtl/>
        </w:rPr>
        <w:t>אני לא חושב שיש הבדל. אם יד אחת חותמת ומתחייבת ומיי</w:t>
      </w:r>
      <w:r>
        <w:rPr>
          <w:rFonts w:hint="cs"/>
          <w:rtl/>
        </w:rPr>
        <w:t>ד לאחר מכן באה היד השנייה, אפילו יש פה תחושה שמלכתחילה זו היתה הכוונה, והיד השנייה לוקחת - - -</w:t>
      </w:r>
    </w:p>
    <w:p w14:paraId="7CDB85BE" w14:textId="77777777" w:rsidR="00000000" w:rsidRDefault="007C71EE">
      <w:pPr>
        <w:pStyle w:val="a"/>
        <w:rPr>
          <w:rFonts w:hint="cs"/>
          <w:rtl/>
        </w:rPr>
      </w:pPr>
    </w:p>
    <w:p w14:paraId="0CA6CF06" w14:textId="77777777" w:rsidR="00000000" w:rsidRDefault="007C71EE">
      <w:pPr>
        <w:pStyle w:val="ad"/>
        <w:rPr>
          <w:rtl/>
        </w:rPr>
      </w:pPr>
      <w:r>
        <w:rPr>
          <w:rtl/>
        </w:rPr>
        <w:t>היו"ר ראובן ריבלין:</w:t>
      </w:r>
    </w:p>
    <w:p w14:paraId="7660DC8A" w14:textId="77777777" w:rsidR="00000000" w:rsidRDefault="007C71EE">
      <w:pPr>
        <w:pStyle w:val="a"/>
        <w:rPr>
          <w:rtl/>
        </w:rPr>
      </w:pPr>
    </w:p>
    <w:p w14:paraId="7CF97F48" w14:textId="77777777" w:rsidR="00000000" w:rsidRDefault="007C71EE">
      <w:pPr>
        <w:pStyle w:val="a"/>
        <w:rPr>
          <w:rFonts w:hint="cs"/>
          <w:rtl/>
        </w:rPr>
      </w:pPr>
      <w:r>
        <w:rPr>
          <w:rFonts w:hint="cs"/>
          <w:rtl/>
        </w:rPr>
        <w:t xml:space="preserve">יש כאלה שמקווים שלגבי מפת הדרכים אפילו לא יתחילו. </w:t>
      </w:r>
    </w:p>
    <w:p w14:paraId="0A94F5C1" w14:textId="77777777" w:rsidR="00000000" w:rsidRDefault="007C71EE">
      <w:pPr>
        <w:pStyle w:val="a"/>
        <w:rPr>
          <w:rFonts w:hint="cs"/>
          <w:rtl/>
        </w:rPr>
      </w:pPr>
    </w:p>
    <w:p w14:paraId="0FA4A5B0" w14:textId="77777777" w:rsidR="00000000" w:rsidRDefault="007C71EE">
      <w:pPr>
        <w:pStyle w:val="SpeakerCon"/>
        <w:rPr>
          <w:rtl/>
        </w:rPr>
      </w:pPr>
      <w:r>
        <w:rPr>
          <w:rtl/>
        </w:rPr>
        <w:t>יוסי שריד (מרצ):</w:t>
      </w:r>
    </w:p>
    <w:p w14:paraId="3A7509BC" w14:textId="77777777" w:rsidR="00000000" w:rsidRDefault="007C71EE">
      <w:pPr>
        <w:pStyle w:val="a"/>
        <w:rPr>
          <w:rtl/>
        </w:rPr>
      </w:pPr>
    </w:p>
    <w:p w14:paraId="37033F00" w14:textId="77777777" w:rsidR="00000000" w:rsidRDefault="007C71EE">
      <w:pPr>
        <w:pStyle w:val="a"/>
        <w:rPr>
          <w:rFonts w:hint="cs"/>
          <w:rtl/>
        </w:rPr>
      </w:pPr>
      <w:r>
        <w:rPr>
          <w:rFonts w:hint="cs"/>
          <w:rtl/>
        </w:rPr>
        <w:t>זה מה שאמרתי. קודם כול המחויבויות שניתנו לנכים לא נפרעו. שנית, אם כעב</w:t>
      </w:r>
      <w:r>
        <w:rPr>
          <w:rFonts w:hint="cs"/>
          <w:rtl/>
        </w:rPr>
        <w:t>ור כמה חודשים, לאחר מאבק כל כך ממושך, מתנפלים על החלשים יותר בחברה הישראלית, על המוחלשים, ואומרים להם: מה שסיכמנו לא סיכמנו ומה שקיבלתם לא קיבלתם, ועכשיו מצבכם יורע בהשוואה למה שהיה בעבר, אני לא רואה הבדל גדול בין שתי הגרסאות. מכל מקום, אני מודה לאדוני.</w:t>
      </w:r>
    </w:p>
    <w:p w14:paraId="1294A457" w14:textId="77777777" w:rsidR="00000000" w:rsidRDefault="007C71EE">
      <w:pPr>
        <w:pStyle w:val="a"/>
        <w:rPr>
          <w:rFonts w:hint="cs"/>
          <w:rtl/>
        </w:rPr>
      </w:pPr>
    </w:p>
    <w:p w14:paraId="6B716011" w14:textId="77777777" w:rsidR="00000000" w:rsidRDefault="007C71EE">
      <w:pPr>
        <w:pStyle w:val="a"/>
        <w:rPr>
          <w:rFonts w:hint="cs"/>
          <w:rtl/>
        </w:rPr>
      </w:pPr>
      <w:r>
        <w:rPr>
          <w:rFonts w:hint="cs"/>
          <w:rtl/>
        </w:rPr>
        <w:t>ל</w:t>
      </w:r>
      <w:r>
        <w:rPr>
          <w:rFonts w:hint="cs"/>
          <w:rtl/>
        </w:rPr>
        <w:t>פני כמה ימים התפתחה איזו קטטה לא נעימה. בדרך כלל אני מנסה להתנזר מן הקטטות האלה, אבל לא תמיד זה הולך. התפתחה קטטה לא נעימה בוועדה משותפת של ועדת החינוך וועדת הכספים, ושלא בטובתי הייתי מעורב בזה, ואפילו אמרתי משהו, אומנם באנגלית, שנחשב להתבטאות בוטה, ומישהו</w:t>
      </w:r>
      <w:r>
        <w:rPr>
          <w:rFonts w:hint="cs"/>
          <w:rtl/>
        </w:rPr>
        <w:t xml:space="preserve"> יכול לומר אפילו גסה. אני רוצה לומר לך, אדוני היושב-ראש, אני לא רוצה להגיד שאני גאה בזה </w:t>
      </w:r>
      <w:r>
        <w:rPr>
          <w:rtl/>
        </w:rPr>
        <w:t>–</w:t>
      </w:r>
      <w:r>
        <w:rPr>
          <w:rFonts w:hint="cs"/>
          <w:rtl/>
        </w:rPr>
        <w:t xml:space="preserve"> אני לא בטוח שזו סיבה לגאווה </w:t>
      </w:r>
      <w:r>
        <w:rPr>
          <w:rtl/>
        </w:rPr>
        <w:t>–</w:t>
      </w:r>
      <w:r>
        <w:rPr>
          <w:rFonts w:hint="cs"/>
          <w:rtl/>
        </w:rPr>
        <w:t xml:space="preserve"> אבל אני חוזר על אותה התבטאות, כי לפעמים אין מנוס אלא להשתמש בהתבטאות כזאת, ואני רוצה לספר לך את נסיבות העניין. </w:t>
      </w:r>
    </w:p>
    <w:p w14:paraId="777F4A6F" w14:textId="77777777" w:rsidR="00000000" w:rsidRDefault="007C71EE">
      <w:pPr>
        <w:pStyle w:val="a"/>
        <w:rPr>
          <w:rFonts w:hint="cs"/>
          <w:rtl/>
        </w:rPr>
      </w:pPr>
    </w:p>
    <w:p w14:paraId="695771A4" w14:textId="77777777" w:rsidR="00000000" w:rsidRDefault="007C71EE">
      <w:pPr>
        <w:pStyle w:val="a"/>
        <w:rPr>
          <w:rFonts w:hint="cs"/>
          <w:rtl/>
        </w:rPr>
      </w:pPr>
      <w:r>
        <w:rPr>
          <w:rFonts w:hint="cs"/>
          <w:rtl/>
        </w:rPr>
        <w:t>בתוכנית הכלכלית בינתיים</w:t>
      </w:r>
      <w:r>
        <w:rPr>
          <w:rFonts w:hint="cs"/>
          <w:rtl/>
        </w:rPr>
        <w:t xml:space="preserve"> גזירה אחת עברה מן העולם, השבח לאל, כתוצאה ממאבק פרלמנטרי, וזה בוודאי טוב. אותה ועדה דנה בשני חוקים. אחד, יש ילדים חולים. הילדים החולים או שהם מאושפזים בבתי-חולים או שהם היו מאושפזים, או בלי להיות מאושפזים הם חולים בבית. הילדים האלה, שהמחויבות להם היא מן ה</w:t>
      </w:r>
      <w:r>
        <w:rPr>
          <w:rFonts w:hint="cs"/>
          <w:rtl/>
        </w:rPr>
        <w:t xml:space="preserve">מדרגה הראשונה, מקבלים בצנעה לא מי-יודע-מה - הם מקבלים שעות לימוד, שעות חינוך. קודם כול כדי שהילד לא יהיה שקוע אך ורק במחלתו; שנית, שגם יצליח לשמור על איזה קשר בין מה שלומדים בבית-הספר לבין מה שהוא יודע, כדי שלא יתפתח נתק חריף מדי או פער גדול מדי. </w:t>
      </w:r>
    </w:p>
    <w:p w14:paraId="5AAFA161" w14:textId="77777777" w:rsidR="00000000" w:rsidRDefault="007C71EE">
      <w:pPr>
        <w:pStyle w:val="a"/>
        <w:rPr>
          <w:rFonts w:hint="cs"/>
          <w:rtl/>
        </w:rPr>
      </w:pPr>
    </w:p>
    <w:p w14:paraId="1ECEE94C" w14:textId="77777777" w:rsidR="00000000" w:rsidRDefault="007C71EE">
      <w:pPr>
        <w:pStyle w:val="ad"/>
        <w:rPr>
          <w:rtl/>
        </w:rPr>
      </w:pPr>
      <w:r>
        <w:rPr>
          <w:rtl/>
        </w:rPr>
        <w:t>היו"ר ר</w:t>
      </w:r>
      <w:r>
        <w:rPr>
          <w:rtl/>
        </w:rPr>
        <w:t>אובן ריבלין:</w:t>
      </w:r>
    </w:p>
    <w:p w14:paraId="02D8C109" w14:textId="77777777" w:rsidR="00000000" w:rsidRDefault="007C71EE">
      <w:pPr>
        <w:pStyle w:val="a"/>
        <w:rPr>
          <w:rtl/>
        </w:rPr>
      </w:pPr>
    </w:p>
    <w:p w14:paraId="50722121" w14:textId="77777777" w:rsidR="00000000" w:rsidRDefault="007C71EE">
      <w:pPr>
        <w:pStyle w:val="a"/>
        <w:rPr>
          <w:rFonts w:hint="cs"/>
          <w:rtl/>
        </w:rPr>
      </w:pPr>
      <w:r>
        <w:rPr>
          <w:rFonts w:hint="cs"/>
          <w:rtl/>
        </w:rPr>
        <w:t xml:space="preserve">חוק עוזי לנדאו. כשאדוני היה שר החינוך. </w:t>
      </w:r>
    </w:p>
    <w:p w14:paraId="456DC4EF" w14:textId="77777777" w:rsidR="00000000" w:rsidRDefault="007C71EE">
      <w:pPr>
        <w:pStyle w:val="a"/>
        <w:rPr>
          <w:rFonts w:hint="cs"/>
          <w:rtl/>
        </w:rPr>
      </w:pPr>
    </w:p>
    <w:p w14:paraId="1F28DC6B" w14:textId="77777777" w:rsidR="00000000" w:rsidRDefault="007C71EE">
      <w:pPr>
        <w:pStyle w:val="SpeakerCon"/>
        <w:rPr>
          <w:rtl/>
        </w:rPr>
      </w:pPr>
      <w:r>
        <w:rPr>
          <w:rtl/>
        </w:rPr>
        <w:t>יוסי שריד (מרצ):</w:t>
      </w:r>
    </w:p>
    <w:p w14:paraId="7D9CB54E" w14:textId="77777777" w:rsidR="00000000" w:rsidRDefault="007C71EE">
      <w:pPr>
        <w:pStyle w:val="a"/>
        <w:rPr>
          <w:rtl/>
        </w:rPr>
      </w:pPr>
    </w:p>
    <w:p w14:paraId="7FE479A0" w14:textId="77777777" w:rsidR="00000000" w:rsidRDefault="007C71EE">
      <w:pPr>
        <w:pStyle w:val="a"/>
        <w:rPr>
          <w:rFonts w:hint="cs"/>
          <w:rtl/>
        </w:rPr>
      </w:pPr>
      <w:r>
        <w:rPr>
          <w:rFonts w:hint="cs"/>
          <w:rtl/>
        </w:rPr>
        <w:t>נכון, חוק הילדים החולים. ניסיתי כמיטב יכולתי לפתח את השירות הזה במידת האפשר, ולפעמים אפילו הצלחתי. יש מוסדות צנועים כאלה בבתי-חולים מיוחדים לילדים, במחלקות לילדים, ולילדים שחולים ונמצ</w:t>
      </w:r>
      <w:r>
        <w:rPr>
          <w:rFonts w:hint="cs"/>
          <w:rtl/>
        </w:rPr>
        <w:t>אים בבית לאחר 21 יום, לא ביום הראשון, אם לילד יש קצת נזלת. בינתיים הסעיף הזה עבר מן העולם. אני אומר "בינתיים", כי אנחנו למודי ניסיון ואנחנו יודעים שאנשי האוצר מחזירים את הסעיפים האלה. איזה מוח מעוות ואיזה לב רשע יכול להביא חוק כזה? מילדים בריאים אסור לקחת,</w:t>
      </w:r>
      <w:r>
        <w:rPr>
          <w:rFonts w:hint="cs"/>
          <w:rtl/>
        </w:rPr>
        <w:t xml:space="preserve"> אז מילדים חולים לוקחים את המעט שבמעט? </w:t>
      </w:r>
    </w:p>
    <w:p w14:paraId="7B1AFEE9" w14:textId="77777777" w:rsidR="00000000" w:rsidRDefault="007C71EE">
      <w:pPr>
        <w:pStyle w:val="a"/>
        <w:rPr>
          <w:rFonts w:hint="cs"/>
          <w:rtl/>
        </w:rPr>
      </w:pPr>
    </w:p>
    <w:p w14:paraId="55B2205D" w14:textId="77777777" w:rsidR="00000000" w:rsidRDefault="007C71EE">
      <w:pPr>
        <w:pStyle w:val="a"/>
        <w:rPr>
          <w:rFonts w:hint="cs"/>
          <w:rtl/>
        </w:rPr>
      </w:pPr>
      <w:r>
        <w:rPr>
          <w:rFonts w:hint="cs"/>
          <w:rtl/>
        </w:rPr>
        <w:t>החוק השני שבו דנה הוועדה המשותפת היה חוק השילוב המפורסם. צריך לדעת במה מדובר, הציבור לא כל כך יודע. מדובר בילדים בעלי צרכים מיוחדים. מה זה ילדים בעלי צרכים מיוחדים? זה שם נקי לצרות צרורות: ילדים אוטיסטים, ילדים שלוק</w:t>
      </w:r>
      <w:r>
        <w:rPr>
          <w:rFonts w:hint="cs"/>
          <w:rtl/>
        </w:rPr>
        <w:t xml:space="preserve">ים בתסמונת דאון, ילדים שלוקים בשיתוק מוחין. אלה הילדים בעלי הצרכים המיוחדים. כל העולם המפותח יודע שמאוד חשוב ומאוד רצוי ומומלץ שילדים כאלה לא ילמדו בנפרד במסגרת של חינוך מיוחד, אלא שילמדו בבתי-ספר רגילים, מי שיכול; לצערנו לא כולם יכולים. אבל כדי שהם ילמדו </w:t>
      </w:r>
      <w:r>
        <w:rPr>
          <w:rFonts w:hint="cs"/>
          <w:rtl/>
        </w:rPr>
        <w:t>בבתי-ספר רגילים, הם צריכים סיוע של סייעת, הם צריכים סיוע פארה-רפואי, גם כן מעט שבמעט. אפשר לחשוב מי-יודע-מה נותנים. אם לא נותנים  מי-יודע-מה, אז ממה גורעים? ואת זה רוצים לבטל. עם ילדים אוטיסטים אתם רוצים להתעסק בתוכנית הכלכלית שלכם? עם ילדים עם תסמונת דאון</w:t>
      </w:r>
      <w:r>
        <w:rPr>
          <w:rFonts w:hint="cs"/>
          <w:rtl/>
        </w:rPr>
        <w:t xml:space="preserve">? הרי זה איום ונורא. </w:t>
      </w:r>
    </w:p>
    <w:p w14:paraId="2D906308" w14:textId="77777777" w:rsidR="00000000" w:rsidRDefault="007C71EE">
      <w:pPr>
        <w:pStyle w:val="a"/>
        <w:rPr>
          <w:rFonts w:hint="cs"/>
          <w:rtl/>
        </w:rPr>
      </w:pPr>
    </w:p>
    <w:p w14:paraId="1733FC2E" w14:textId="77777777" w:rsidR="00000000" w:rsidRDefault="007C71EE">
      <w:pPr>
        <w:pStyle w:val="a"/>
        <w:rPr>
          <w:rFonts w:hint="cs"/>
          <w:rtl/>
        </w:rPr>
      </w:pPr>
      <w:r>
        <w:rPr>
          <w:rFonts w:hint="cs"/>
          <w:rtl/>
        </w:rPr>
        <w:t xml:space="preserve">ואז חברת כנסת אומרת: כולנו בעד הילדים. כשאני שומע שאנחנו כולנו בעד הילדים, אני כבר יודע שאני בצרות צרורות, ושאנחנו בצרות צרורות. ברור לגמרי שכאילו מתחילים לנגן את ההמנון כדי שתעמוד דום ובאותה הזדמנות מישהו יכייס אותך. אז אנחנו כולנו </w:t>
      </w:r>
      <w:r>
        <w:rPr>
          <w:rFonts w:hint="cs"/>
          <w:rtl/>
        </w:rPr>
        <w:t xml:space="preserve">בעד הילדים. אבל אחר כך היא הוסיפה, שאם לא תהיה ברירה, היא תצביע בעד. אז אמרתי מה שאמרתי ואני חוזר ואומר את זה. </w:t>
      </w:r>
    </w:p>
    <w:p w14:paraId="405E351F" w14:textId="77777777" w:rsidR="00000000" w:rsidRDefault="007C71EE">
      <w:pPr>
        <w:pStyle w:val="a"/>
        <w:rPr>
          <w:rFonts w:hint="cs"/>
          <w:rtl/>
        </w:rPr>
      </w:pPr>
    </w:p>
    <w:p w14:paraId="7928B9E1" w14:textId="77777777" w:rsidR="00000000" w:rsidRDefault="007C71EE">
      <w:pPr>
        <w:pStyle w:val="a"/>
        <w:rPr>
          <w:rFonts w:hint="cs"/>
          <w:rtl/>
        </w:rPr>
      </w:pPr>
      <w:r>
        <w:rPr>
          <w:rFonts w:hint="cs"/>
          <w:rtl/>
        </w:rPr>
        <w:t>כי המדינה זו לא תכלית בפני עצמה. יש כאלה שמתבלבלים. כשאומרים לי: אחריות לאומית, אני ממש נופל מהכיסא. כשאומרים לי: אחריות למדינה, אני ממש נופל מ</w:t>
      </w:r>
      <w:r>
        <w:rPr>
          <w:rFonts w:hint="cs"/>
          <w:rtl/>
        </w:rPr>
        <w:t xml:space="preserve">הכיסא. האחריות שלנו היא קודם כול לילדים האלה. המדינה היא לא תכלית בפני עצמה. לא אנשים נועדו לקיים את המדינה אלא המדינה נועדה לקיים את האנשים בתנאים סבירים. ואם אנשים כך - על אחת כמה וכמה ילדים, ואם ילדים כך </w:t>
      </w:r>
      <w:r>
        <w:rPr>
          <w:rtl/>
        </w:rPr>
        <w:t>–</w:t>
      </w:r>
      <w:r>
        <w:rPr>
          <w:rFonts w:hint="cs"/>
          <w:rtl/>
        </w:rPr>
        <w:t xml:space="preserve"> על אחת כמה וכמה ילדים חולים, ואם ילדים חולים </w:t>
      </w:r>
      <w:r>
        <w:rPr>
          <w:rtl/>
        </w:rPr>
        <w:t>–</w:t>
      </w:r>
      <w:r>
        <w:rPr>
          <w:rFonts w:hint="cs"/>
          <w:rtl/>
        </w:rPr>
        <w:t xml:space="preserve"> </w:t>
      </w:r>
      <w:r>
        <w:rPr>
          <w:rFonts w:hint="cs"/>
          <w:rtl/>
        </w:rPr>
        <w:t>על אחת כמה וכמה ילדים בעלי צרכים מיוחדים. הרי זה מובן מאליו. מדינה זה לא מולך שכל הזמן מקריבים לו קורבנות גם בתחום הביטחון וגם בתחום החברתי. לפעמים אין ברירה וצריך לעמוד על משמר המדינה כדי שאחר כך המדינה תוכל לגמול לך במה שהיא מחויבת על-פי ההגדרה לגמול לך.</w:t>
      </w:r>
      <w:r>
        <w:rPr>
          <w:rFonts w:hint="cs"/>
          <w:rtl/>
        </w:rPr>
        <w:t xml:space="preserve"> אבל היא לא גומלת לך. אם היא לא גומלת לחלשים ביותר, אז מה בצע במדינה כזאת? זו לא איזו תכלית בפני עצמה, ריבונו של עולם. אנשים לא מסוגלים להבין את זה בנסיבות המיוחדות שלנו. אנשים פשוט מתבלבלים. אני צריך לסיים?</w:t>
      </w:r>
    </w:p>
    <w:p w14:paraId="2A6FE1DA" w14:textId="77777777" w:rsidR="00000000" w:rsidRDefault="007C71EE">
      <w:pPr>
        <w:pStyle w:val="a"/>
        <w:ind w:firstLine="0"/>
        <w:rPr>
          <w:rFonts w:hint="cs"/>
          <w:rtl/>
        </w:rPr>
      </w:pPr>
    </w:p>
    <w:p w14:paraId="21383E71" w14:textId="77777777" w:rsidR="00000000" w:rsidRDefault="007C71EE">
      <w:pPr>
        <w:pStyle w:val="ad"/>
        <w:rPr>
          <w:rFonts w:hint="cs"/>
          <w:rtl/>
        </w:rPr>
      </w:pPr>
      <w:r>
        <w:rPr>
          <w:rFonts w:hint="cs"/>
          <w:rtl/>
        </w:rPr>
        <w:t>היו"ר ראובן ריבלין:</w:t>
      </w:r>
    </w:p>
    <w:p w14:paraId="05C02B27" w14:textId="77777777" w:rsidR="00000000" w:rsidRDefault="007C71EE">
      <w:pPr>
        <w:pStyle w:val="a"/>
        <w:ind w:firstLine="0"/>
        <w:rPr>
          <w:rFonts w:hint="cs"/>
          <w:rtl/>
        </w:rPr>
      </w:pPr>
    </w:p>
    <w:p w14:paraId="38443030" w14:textId="77777777" w:rsidR="00000000" w:rsidRDefault="007C71EE">
      <w:pPr>
        <w:pStyle w:val="a"/>
        <w:ind w:firstLine="0"/>
        <w:rPr>
          <w:rFonts w:hint="cs"/>
          <w:rtl/>
        </w:rPr>
      </w:pPr>
      <w:r>
        <w:rPr>
          <w:rFonts w:hint="cs"/>
          <w:rtl/>
        </w:rPr>
        <w:tab/>
        <w:t>לפני חמש דקות עצרתי את הש</w:t>
      </w:r>
      <w:r>
        <w:rPr>
          <w:rFonts w:hint="cs"/>
          <w:rtl/>
        </w:rPr>
        <w:t xml:space="preserve">עון כדי שאדוני לא יעבור את הזמן והותרתי לו כל הזמן שבע שניות על השעון. </w:t>
      </w:r>
    </w:p>
    <w:p w14:paraId="2AF9840B" w14:textId="77777777" w:rsidR="00000000" w:rsidRDefault="007C71EE">
      <w:pPr>
        <w:pStyle w:val="a"/>
        <w:ind w:firstLine="0"/>
        <w:rPr>
          <w:rFonts w:hint="cs"/>
          <w:rtl/>
        </w:rPr>
      </w:pPr>
    </w:p>
    <w:p w14:paraId="414B7555" w14:textId="77777777" w:rsidR="00000000" w:rsidRDefault="007C71EE">
      <w:pPr>
        <w:pStyle w:val="SpeakerCon"/>
        <w:rPr>
          <w:rFonts w:hint="cs"/>
          <w:rtl/>
        </w:rPr>
      </w:pPr>
      <w:r>
        <w:rPr>
          <w:rFonts w:hint="cs"/>
          <w:rtl/>
        </w:rPr>
        <w:t>יוסי שריד (מרצ):</w:t>
      </w:r>
    </w:p>
    <w:p w14:paraId="06E127D5" w14:textId="77777777" w:rsidR="00000000" w:rsidRDefault="007C71EE">
      <w:pPr>
        <w:pStyle w:val="a"/>
        <w:ind w:firstLine="0"/>
        <w:rPr>
          <w:rFonts w:hint="cs"/>
          <w:rtl/>
        </w:rPr>
      </w:pPr>
    </w:p>
    <w:p w14:paraId="06C1C3B7" w14:textId="77777777" w:rsidR="00000000" w:rsidRDefault="007C71EE">
      <w:pPr>
        <w:pStyle w:val="a"/>
        <w:ind w:firstLine="0"/>
        <w:rPr>
          <w:rFonts w:hint="cs"/>
          <w:rtl/>
        </w:rPr>
      </w:pPr>
      <w:r>
        <w:rPr>
          <w:rFonts w:hint="cs"/>
          <w:rtl/>
        </w:rPr>
        <w:tab/>
        <w:t xml:space="preserve">אני מסיים. </w:t>
      </w:r>
    </w:p>
    <w:p w14:paraId="527DF2D6" w14:textId="77777777" w:rsidR="00000000" w:rsidRDefault="007C71EE">
      <w:pPr>
        <w:pStyle w:val="a"/>
        <w:ind w:firstLine="0"/>
        <w:rPr>
          <w:rFonts w:hint="cs"/>
          <w:rtl/>
        </w:rPr>
      </w:pPr>
    </w:p>
    <w:p w14:paraId="44D9CDCA" w14:textId="77777777" w:rsidR="00000000" w:rsidRDefault="007C71EE">
      <w:pPr>
        <w:pStyle w:val="a"/>
        <w:ind w:firstLine="0"/>
        <w:rPr>
          <w:rFonts w:hint="cs"/>
          <w:rtl/>
        </w:rPr>
      </w:pPr>
      <w:r>
        <w:rPr>
          <w:rFonts w:hint="cs"/>
          <w:rtl/>
        </w:rPr>
        <w:tab/>
        <w:t xml:space="preserve">כשאומרים לי "אחריות לאומית", מה זאת אומרת, אני ממש נרעש ונפעם. זו לא אחריות לאומית, זה חוסר אחריות לאומית. </w:t>
      </w:r>
    </w:p>
    <w:p w14:paraId="72B8943F" w14:textId="77777777" w:rsidR="00000000" w:rsidRDefault="007C71EE">
      <w:pPr>
        <w:pStyle w:val="a"/>
        <w:ind w:firstLine="0"/>
        <w:rPr>
          <w:rFonts w:hint="cs"/>
          <w:rtl/>
        </w:rPr>
      </w:pPr>
    </w:p>
    <w:p w14:paraId="2E1C3B3C" w14:textId="77777777" w:rsidR="00000000" w:rsidRDefault="007C71EE">
      <w:pPr>
        <w:pStyle w:val="a"/>
        <w:ind w:firstLine="0"/>
        <w:rPr>
          <w:rFonts w:hint="cs"/>
          <w:rtl/>
        </w:rPr>
      </w:pPr>
      <w:r>
        <w:rPr>
          <w:rFonts w:hint="cs"/>
          <w:rtl/>
        </w:rPr>
        <w:tab/>
        <w:t xml:space="preserve">אדוני היושב-ראש, תודה על אורך הרוח שלך. </w:t>
      </w:r>
      <w:r>
        <w:rPr>
          <w:rFonts w:hint="cs"/>
          <w:rtl/>
        </w:rPr>
        <w:t xml:space="preserve">אני אומר, שמי שמצביע בעד תוכנית כזאת, שמתנכלת בין השאר לחלשים ביותר, הוא עצמו לוקח על עצמו מידה עצומה של חוסר אחריות ולא אחריות לאומית. תודה, אדוני. </w:t>
      </w:r>
    </w:p>
    <w:p w14:paraId="0C193A80" w14:textId="77777777" w:rsidR="00000000" w:rsidRDefault="007C71EE">
      <w:pPr>
        <w:pStyle w:val="a"/>
        <w:ind w:firstLine="0"/>
        <w:rPr>
          <w:rFonts w:hint="cs"/>
          <w:rtl/>
        </w:rPr>
      </w:pPr>
    </w:p>
    <w:p w14:paraId="3EE601D6" w14:textId="77777777" w:rsidR="00000000" w:rsidRDefault="007C71EE">
      <w:pPr>
        <w:pStyle w:val="ad"/>
        <w:rPr>
          <w:rFonts w:hint="cs"/>
          <w:rtl/>
        </w:rPr>
      </w:pPr>
      <w:r>
        <w:rPr>
          <w:rFonts w:hint="cs"/>
          <w:rtl/>
        </w:rPr>
        <w:t>היו"ר ראובן ריבלין:</w:t>
      </w:r>
    </w:p>
    <w:p w14:paraId="18E15792" w14:textId="77777777" w:rsidR="00000000" w:rsidRDefault="007C71EE">
      <w:pPr>
        <w:pStyle w:val="a"/>
        <w:ind w:firstLine="0"/>
        <w:rPr>
          <w:rFonts w:hint="cs"/>
          <w:rtl/>
        </w:rPr>
      </w:pPr>
    </w:p>
    <w:p w14:paraId="17E933F0" w14:textId="77777777" w:rsidR="00000000" w:rsidRDefault="007C71EE">
      <w:pPr>
        <w:pStyle w:val="a"/>
        <w:ind w:firstLine="0"/>
        <w:rPr>
          <w:rFonts w:hint="cs"/>
          <w:rtl/>
        </w:rPr>
      </w:pPr>
      <w:r>
        <w:rPr>
          <w:rFonts w:hint="cs"/>
          <w:rtl/>
        </w:rPr>
        <w:tab/>
        <w:t xml:space="preserve">תודה לחבר הכנסת שריד. חבר הכנסת אפללו, מהמזכירות נמסר לי שבסבב זה יכול לדבר כל חבר </w:t>
      </w:r>
      <w:r>
        <w:rPr>
          <w:rFonts w:hint="cs"/>
          <w:rtl/>
        </w:rPr>
        <w:t xml:space="preserve">כנסת מטעם סיעתו עד 15 דקות. אדוני רשום לחמש דקות, אבל אם הוא מבקש הוא יכול לדבר זמן ממושך יותר. סגן היושב ראש, ממלא-מקום היושב-ראש כחלון, האם אדוני מוכן לבוא ולהחליף אותי? תודה רבה. </w:t>
      </w:r>
    </w:p>
    <w:p w14:paraId="687A44FE" w14:textId="77777777" w:rsidR="00000000" w:rsidRDefault="007C71EE">
      <w:pPr>
        <w:pStyle w:val="a"/>
        <w:ind w:firstLine="0"/>
        <w:rPr>
          <w:rFonts w:hint="cs"/>
          <w:rtl/>
        </w:rPr>
      </w:pPr>
    </w:p>
    <w:p w14:paraId="35B5B711" w14:textId="77777777" w:rsidR="00000000" w:rsidRDefault="007C71EE">
      <w:pPr>
        <w:pStyle w:val="ac"/>
        <w:rPr>
          <w:rFonts w:hint="cs"/>
          <w:rtl/>
        </w:rPr>
      </w:pPr>
      <w:r>
        <w:rPr>
          <w:rFonts w:hint="cs"/>
          <w:rtl/>
        </w:rPr>
        <w:t>אברהם הירשזון (יו"ר ועדת הכספים):</w:t>
      </w:r>
    </w:p>
    <w:p w14:paraId="173CC525" w14:textId="77777777" w:rsidR="00000000" w:rsidRDefault="007C71EE">
      <w:pPr>
        <w:pStyle w:val="a"/>
        <w:ind w:firstLine="0"/>
        <w:rPr>
          <w:rFonts w:hint="cs"/>
          <w:rtl/>
        </w:rPr>
      </w:pPr>
    </w:p>
    <w:p w14:paraId="1163D83D" w14:textId="77777777" w:rsidR="00000000" w:rsidRDefault="007C71EE">
      <w:pPr>
        <w:pStyle w:val="a"/>
        <w:ind w:firstLine="0"/>
        <w:rPr>
          <w:rFonts w:hint="cs"/>
          <w:rtl/>
        </w:rPr>
      </w:pPr>
      <w:r>
        <w:rPr>
          <w:rFonts w:hint="cs"/>
          <w:rtl/>
        </w:rPr>
        <w:tab/>
        <w:t xml:space="preserve">ואם הוא אומר שלא? </w:t>
      </w:r>
    </w:p>
    <w:p w14:paraId="3E6B4DB0" w14:textId="77777777" w:rsidR="00000000" w:rsidRDefault="007C71EE">
      <w:pPr>
        <w:pStyle w:val="a"/>
        <w:ind w:firstLine="0"/>
        <w:rPr>
          <w:rFonts w:hint="cs"/>
          <w:rtl/>
        </w:rPr>
      </w:pPr>
    </w:p>
    <w:p w14:paraId="35903540" w14:textId="77777777" w:rsidR="00000000" w:rsidRDefault="007C71EE">
      <w:pPr>
        <w:pStyle w:val="ad"/>
        <w:rPr>
          <w:rFonts w:hint="cs"/>
          <w:rtl/>
        </w:rPr>
      </w:pPr>
      <w:r>
        <w:rPr>
          <w:rFonts w:hint="cs"/>
          <w:rtl/>
        </w:rPr>
        <w:t>היו"ר ראובן ריבל</w:t>
      </w:r>
      <w:r>
        <w:rPr>
          <w:rFonts w:hint="cs"/>
          <w:rtl/>
        </w:rPr>
        <w:t>ין:</w:t>
      </w:r>
    </w:p>
    <w:p w14:paraId="7857A9B2" w14:textId="77777777" w:rsidR="00000000" w:rsidRDefault="007C71EE">
      <w:pPr>
        <w:pStyle w:val="a"/>
        <w:ind w:firstLine="0"/>
        <w:rPr>
          <w:rFonts w:hint="cs"/>
          <w:rtl/>
        </w:rPr>
      </w:pPr>
    </w:p>
    <w:p w14:paraId="5615FC83" w14:textId="77777777" w:rsidR="00000000" w:rsidRDefault="007C71EE">
      <w:pPr>
        <w:pStyle w:val="a"/>
        <w:ind w:firstLine="0"/>
        <w:rPr>
          <w:rFonts w:hint="cs"/>
          <w:rtl/>
        </w:rPr>
      </w:pPr>
      <w:r>
        <w:rPr>
          <w:rFonts w:hint="cs"/>
          <w:rtl/>
        </w:rPr>
        <w:tab/>
        <w:t xml:space="preserve">לא צריך להגזים. לחבר הכנסת אפללו יש עד 15 דקות והוא יחליט אחר כך כמה הוא מדבר.  חבר הכנסת נודלמן מייד אחריו. </w:t>
      </w:r>
    </w:p>
    <w:p w14:paraId="24850854" w14:textId="77777777" w:rsidR="00000000" w:rsidRDefault="007C71EE">
      <w:pPr>
        <w:pStyle w:val="a"/>
        <w:ind w:firstLine="0"/>
        <w:rPr>
          <w:rFonts w:hint="cs"/>
          <w:rtl/>
        </w:rPr>
      </w:pPr>
    </w:p>
    <w:p w14:paraId="1E9D5715" w14:textId="77777777" w:rsidR="00000000" w:rsidRDefault="007C71EE">
      <w:pPr>
        <w:pStyle w:val="Speaker"/>
        <w:rPr>
          <w:rtl/>
        </w:rPr>
      </w:pPr>
      <w:bookmarkStart w:id="238" w:name="FS000001033T26_05_2003_15_41_40"/>
      <w:bookmarkEnd w:id="238"/>
      <w:r>
        <w:rPr>
          <w:rFonts w:hint="eastAsia"/>
          <w:rtl/>
        </w:rPr>
        <w:t>אלי</w:t>
      </w:r>
      <w:r>
        <w:rPr>
          <w:rtl/>
        </w:rPr>
        <w:t xml:space="preserve"> אפללו (הליכוד):</w:t>
      </w:r>
    </w:p>
    <w:p w14:paraId="15228EEF" w14:textId="77777777" w:rsidR="00000000" w:rsidRDefault="007C71EE">
      <w:pPr>
        <w:pStyle w:val="a"/>
        <w:rPr>
          <w:rFonts w:hint="cs"/>
          <w:rtl/>
        </w:rPr>
      </w:pPr>
    </w:p>
    <w:p w14:paraId="69D2132E" w14:textId="77777777" w:rsidR="00000000" w:rsidRDefault="007C71EE">
      <w:pPr>
        <w:pStyle w:val="a"/>
        <w:rPr>
          <w:rFonts w:hint="cs"/>
          <w:rtl/>
        </w:rPr>
      </w:pPr>
      <w:r>
        <w:rPr>
          <w:rFonts w:hint="cs"/>
          <w:rtl/>
        </w:rPr>
        <w:t>אדוני היושב-ראש, חברי הכנסת הנכבדים, אני רוצה לפתוח את דברי באמירת תודה ליושב-ראש ועדת הכספים אברהם הירשזון, שנתן לי ז</w:t>
      </w:r>
      <w:r>
        <w:rPr>
          <w:rFonts w:hint="cs"/>
          <w:rtl/>
        </w:rPr>
        <w:t>כות לראות התנהלות מכובדת מאוד וראויה מאוד של הוועדה. שמענו את האופוזיציה, שמענו כל אחד בתורו אומר את דבריו. כולם השמיעו את מה שהיה להם לומר.  הוא לא מנע מאף אחד לומר מה רצונו, ובסופו של דבר קיים הצבעה דמוקרטית למרות כל חילוקי הדעות. יש לי הערכה גדולה לעבוד</w:t>
      </w:r>
      <w:r>
        <w:rPr>
          <w:rFonts w:hint="cs"/>
          <w:rtl/>
        </w:rPr>
        <w:t>תך. אני אומר לך תודה בשמנו - בשם כל חברי הוועדה.</w:t>
      </w:r>
    </w:p>
    <w:p w14:paraId="3B36B9EE" w14:textId="77777777" w:rsidR="00000000" w:rsidRDefault="007C71EE">
      <w:pPr>
        <w:pStyle w:val="a"/>
        <w:rPr>
          <w:rFonts w:hint="cs"/>
          <w:rtl/>
        </w:rPr>
      </w:pPr>
    </w:p>
    <w:p w14:paraId="3D87C0B8" w14:textId="77777777" w:rsidR="00000000" w:rsidRDefault="007C71EE">
      <w:pPr>
        <w:pStyle w:val="a"/>
        <w:rPr>
          <w:rFonts w:hint="cs"/>
          <w:rtl/>
        </w:rPr>
      </w:pPr>
      <w:r>
        <w:rPr>
          <w:rFonts w:hint="cs"/>
          <w:rtl/>
        </w:rPr>
        <w:t>אני רוצה להתייחס  לדבריו של חבר הכנסת דוד טל כאן; חשוב לי להבהיר את הדברים. דיברנו על אגרת בריאות לעקרות-בית. אני רוצה לומר לך שאתם מתייחסים לנושא בחוסר ידיעה, ואני שמח שיש לי הזדמנות להסביר לך. לאחר דיונים</w:t>
      </w:r>
      <w:r>
        <w:rPr>
          <w:rFonts w:hint="cs"/>
          <w:rtl/>
        </w:rPr>
        <w:t xml:space="preserve"> קשים, שבהם גם אני לא הסכמתי להחלטה גורפת על תשלום אחיד בסכום של 84 שקלים לכל עקרת-בית, הגענו להסכמה שאני מקווה כי תהיה גם לשביעות רצונך, שהגבייה הראשונה תהיה בסכום של 70 שקלים. תת-ועדה של ועדת הכספים תקבע את הסכום. הסכום הממוצע שישולם יהיה 60 שקלים, אבל ה</w:t>
      </w:r>
      <w:r>
        <w:rPr>
          <w:rFonts w:hint="cs"/>
          <w:rtl/>
        </w:rPr>
        <w:t>וא יהיה מדורג. במשפחות שהשכר בהן נמוך, ייתכן שנקבע אפס תשלום, והסכום יגדל  בשיטת המספריים. מי שיוכל לשלם יותר, ישלם יותר. מי שלא יכול, לא ישלם כלל. יש אנשים שלא צריכים לשלם, ויש אנשים שיכולים לשלם.</w:t>
      </w:r>
    </w:p>
    <w:p w14:paraId="1BF923D8" w14:textId="77777777" w:rsidR="00000000" w:rsidRDefault="007C71EE">
      <w:pPr>
        <w:pStyle w:val="a"/>
        <w:ind w:firstLine="0"/>
        <w:rPr>
          <w:rFonts w:hint="cs"/>
          <w:rtl/>
        </w:rPr>
      </w:pPr>
    </w:p>
    <w:p w14:paraId="3FE0D682" w14:textId="77777777" w:rsidR="00000000" w:rsidRDefault="007C71EE">
      <w:pPr>
        <w:pStyle w:val="ac"/>
        <w:rPr>
          <w:rtl/>
        </w:rPr>
      </w:pPr>
      <w:r>
        <w:rPr>
          <w:rFonts w:hint="eastAsia"/>
          <w:rtl/>
        </w:rPr>
        <w:t>דוד</w:t>
      </w:r>
      <w:r>
        <w:rPr>
          <w:rtl/>
        </w:rPr>
        <w:t xml:space="preserve"> טל (עם אחד):</w:t>
      </w:r>
    </w:p>
    <w:p w14:paraId="2F92062E" w14:textId="77777777" w:rsidR="00000000" w:rsidRDefault="007C71EE">
      <w:pPr>
        <w:pStyle w:val="a"/>
        <w:rPr>
          <w:rFonts w:hint="cs"/>
          <w:rtl/>
        </w:rPr>
      </w:pPr>
    </w:p>
    <w:p w14:paraId="1003DB18" w14:textId="77777777" w:rsidR="00000000" w:rsidRDefault="007C71EE">
      <w:pPr>
        <w:pStyle w:val="a"/>
        <w:rPr>
          <w:rFonts w:hint="cs"/>
          <w:rtl/>
        </w:rPr>
      </w:pPr>
      <w:r>
        <w:rPr>
          <w:rFonts w:hint="cs"/>
          <w:rtl/>
        </w:rPr>
        <w:t>איפה המספריים האלה תגזורנה?</w:t>
      </w:r>
    </w:p>
    <w:p w14:paraId="7EF8ED06" w14:textId="77777777" w:rsidR="00000000" w:rsidRDefault="007C71EE">
      <w:pPr>
        <w:pStyle w:val="a"/>
        <w:ind w:firstLine="0"/>
        <w:rPr>
          <w:rFonts w:hint="cs"/>
          <w:rtl/>
        </w:rPr>
      </w:pPr>
    </w:p>
    <w:p w14:paraId="2EAA000F" w14:textId="77777777" w:rsidR="00000000" w:rsidRDefault="007C71EE">
      <w:pPr>
        <w:pStyle w:val="SpeakerCon"/>
        <w:rPr>
          <w:rtl/>
        </w:rPr>
      </w:pPr>
      <w:bookmarkStart w:id="239" w:name="FS000001033T26_05_2003_15_48_06C"/>
      <w:bookmarkEnd w:id="239"/>
      <w:r>
        <w:rPr>
          <w:rFonts w:hint="eastAsia"/>
          <w:rtl/>
        </w:rPr>
        <w:t>אלי</w:t>
      </w:r>
      <w:r>
        <w:rPr>
          <w:rtl/>
        </w:rPr>
        <w:t xml:space="preserve"> אפללו </w:t>
      </w:r>
      <w:r>
        <w:rPr>
          <w:rtl/>
        </w:rPr>
        <w:t>(הליכוד):</w:t>
      </w:r>
    </w:p>
    <w:p w14:paraId="4AD1031C" w14:textId="77777777" w:rsidR="00000000" w:rsidRDefault="007C71EE">
      <w:pPr>
        <w:pStyle w:val="a"/>
        <w:rPr>
          <w:rFonts w:hint="cs"/>
          <w:rtl/>
        </w:rPr>
      </w:pPr>
    </w:p>
    <w:p w14:paraId="4F7123D6" w14:textId="77777777" w:rsidR="00000000" w:rsidRDefault="007C71EE">
      <w:pPr>
        <w:pStyle w:val="a"/>
        <w:rPr>
          <w:rFonts w:hint="cs"/>
          <w:rtl/>
        </w:rPr>
      </w:pPr>
      <w:r>
        <w:rPr>
          <w:rFonts w:hint="cs"/>
          <w:rtl/>
        </w:rPr>
        <w:t>אענה לך.</w:t>
      </w:r>
    </w:p>
    <w:p w14:paraId="42789A57" w14:textId="77777777" w:rsidR="00000000" w:rsidRDefault="007C71EE">
      <w:pPr>
        <w:pStyle w:val="a"/>
        <w:ind w:firstLine="0"/>
        <w:rPr>
          <w:rFonts w:hint="cs"/>
          <w:rtl/>
        </w:rPr>
      </w:pPr>
    </w:p>
    <w:p w14:paraId="27C5CE07" w14:textId="77777777" w:rsidR="00000000" w:rsidRDefault="007C71EE">
      <w:pPr>
        <w:pStyle w:val="ac"/>
        <w:rPr>
          <w:rtl/>
        </w:rPr>
      </w:pPr>
      <w:r>
        <w:rPr>
          <w:rFonts w:hint="eastAsia"/>
          <w:rtl/>
        </w:rPr>
        <w:t>דוד</w:t>
      </w:r>
      <w:r>
        <w:rPr>
          <w:rtl/>
        </w:rPr>
        <w:t xml:space="preserve"> טל (עם אחד):</w:t>
      </w:r>
    </w:p>
    <w:p w14:paraId="6A7DB4E3" w14:textId="77777777" w:rsidR="00000000" w:rsidRDefault="007C71EE">
      <w:pPr>
        <w:pStyle w:val="a"/>
        <w:rPr>
          <w:rFonts w:hint="cs"/>
          <w:rtl/>
        </w:rPr>
      </w:pPr>
    </w:p>
    <w:p w14:paraId="73915A34" w14:textId="77777777" w:rsidR="00000000" w:rsidRDefault="007C71EE">
      <w:pPr>
        <w:pStyle w:val="a"/>
        <w:rPr>
          <w:rFonts w:hint="cs"/>
          <w:rtl/>
        </w:rPr>
      </w:pPr>
      <w:r>
        <w:rPr>
          <w:rFonts w:hint="cs"/>
          <w:rtl/>
        </w:rPr>
        <w:t>אדוני היושב-ראש, אני מבקש שתעיר לחבר הכנסת הירשזון שכל הזמן מאיים עלי.</w:t>
      </w:r>
    </w:p>
    <w:p w14:paraId="2A3E72C1" w14:textId="77777777" w:rsidR="00000000" w:rsidRDefault="007C71EE">
      <w:pPr>
        <w:pStyle w:val="a"/>
        <w:ind w:firstLine="0"/>
        <w:rPr>
          <w:rFonts w:hint="cs"/>
          <w:rtl/>
        </w:rPr>
      </w:pPr>
    </w:p>
    <w:p w14:paraId="38C52550" w14:textId="77777777" w:rsidR="00000000" w:rsidRDefault="007C71EE">
      <w:pPr>
        <w:pStyle w:val="ad"/>
        <w:rPr>
          <w:rFonts w:hint="cs"/>
          <w:b w:val="0"/>
          <w:bCs w:val="0"/>
          <w:u w:val="none"/>
          <w:rtl/>
        </w:rPr>
      </w:pPr>
      <w:r>
        <w:rPr>
          <w:rFonts w:hint="eastAsia"/>
          <w:rtl/>
        </w:rPr>
        <w:t>היו</w:t>
      </w:r>
      <w:r>
        <w:rPr>
          <w:rtl/>
        </w:rPr>
        <w:t>"ר</w:t>
      </w:r>
      <w:r>
        <w:rPr>
          <w:rFonts w:hint="cs"/>
          <w:rtl/>
        </w:rPr>
        <w:t xml:space="preserve"> יולי-יואל אדלשטיין:</w:t>
      </w:r>
    </w:p>
    <w:p w14:paraId="7E3547AC" w14:textId="77777777" w:rsidR="00000000" w:rsidRDefault="007C71EE">
      <w:pPr>
        <w:pStyle w:val="a"/>
        <w:rPr>
          <w:rFonts w:hint="cs"/>
          <w:rtl/>
        </w:rPr>
      </w:pPr>
    </w:p>
    <w:p w14:paraId="5D0B9AFA" w14:textId="77777777" w:rsidR="00000000" w:rsidRDefault="007C71EE">
      <w:pPr>
        <w:pStyle w:val="a"/>
        <w:rPr>
          <w:rFonts w:hint="cs"/>
          <w:rtl/>
        </w:rPr>
      </w:pPr>
      <w:r>
        <w:rPr>
          <w:rFonts w:hint="cs"/>
          <w:rtl/>
        </w:rPr>
        <w:t>אנחנו מעירים לו ומבקשים לא להפריע לדובר.</w:t>
      </w:r>
    </w:p>
    <w:p w14:paraId="21454EA6" w14:textId="77777777" w:rsidR="00000000" w:rsidRDefault="007C71EE">
      <w:pPr>
        <w:pStyle w:val="a"/>
        <w:ind w:firstLine="0"/>
        <w:rPr>
          <w:rFonts w:hint="cs"/>
          <w:rtl/>
        </w:rPr>
      </w:pPr>
    </w:p>
    <w:p w14:paraId="7AE70A5F" w14:textId="77777777" w:rsidR="00000000" w:rsidRDefault="007C71EE">
      <w:pPr>
        <w:pStyle w:val="SpeakerCon"/>
        <w:rPr>
          <w:rtl/>
        </w:rPr>
      </w:pPr>
      <w:bookmarkStart w:id="240" w:name="FS000001033T26_05_2003_15_49_01C"/>
      <w:bookmarkEnd w:id="240"/>
      <w:r>
        <w:rPr>
          <w:rtl/>
        </w:rPr>
        <w:t>אלי אפללו (הליכוד):</w:t>
      </w:r>
    </w:p>
    <w:p w14:paraId="0C85D713" w14:textId="77777777" w:rsidR="00000000" w:rsidRDefault="007C71EE">
      <w:pPr>
        <w:pStyle w:val="a"/>
        <w:rPr>
          <w:rtl/>
        </w:rPr>
      </w:pPr>
    </w:p>
    <w:p w14:paraId="0598B16C" w14:textId="77777777" w:rsidR="00000000" w:rsidRDefault="007C71EE">
      <w:pPr>
        <w:pStyle w:val="a"/>
        <w:rPr>
          <w:rFonts w:hint="cs"/>
          <w:rtl/>
        </w:rPr>
      </w:pPr>
      <w:r>
        <w:rPr>
          <w:rFonts w:hint="cs"/>
          <w:rtl/>
        </w:rPr>
        <w:t>אני חושב שאם תעיינו בכל השינויים שהכנסנו בוועדת הכספים,</w:t>
      </w:r>
      <w:r>
        <w:rPr>
          <w:rFonts w:hint="cs"/>
          <w:rtl/>
        </w:rPr>
        <w:t xml:space="preserve"> תגלו שהם שינויים ענייניים שדואגים לכלל הציבור בלי יוצא מן הכלל. אין זה חשוב אם עקרת-הבית היא ממקום כזה או אחר, אני חושב שמתוך דאגה לכלל, ראינו צורך להגן על כל אחד על-פי מצב המשק. אני בטוח שגם אתה חושב כמוני.</w:t>
      </w:r>
    </w:p>
    <w:p w14:paraId="4DDB3494" w14:textId="77777777" w:rsidR="00000000" w:rsidRDefault="007C71EE">
      <w:pPr>
        <w:pStyle w:val="a"/>
        <w:ind w:firstLine="0"/>
        <w:rPr>
          <w:rFonts w:hint="cs"/>
          <w:rtl/>
        </w:rPr>
      </w:pPr>
    </w:p>
    <w:p w14:paraId="6D7D0261" w14:textId="77777777" w:rsidR="00000000" w:rsidRDefault="007C71EE">
      <w:pPr>
        <w:pStyle w:val="ac"/>
        <w:rPr>
          <w:rtl/>
        </w:rPr>
      </w:pPr>
      <w:r>
        <w:rPr>
          <w:rFonts w:hint="eastAsia"/>
          <w:rtl/>
        </w:rPr>
        <w:t>דוד</w:t>
      </w:r>
      <w:r>
        <w:rPr>
          <w:rtl/>
        </w:rPr>
        <w:t xml:space="preserve"> טל (עם אחד):</w:t>
      </w:r>
    </w:p>
    <w:p w14:paraId="6FD143AA" w14:textId="77777777" w:rsidR="00000000" w:rsidRDefault="007C71EE">
      <w:pPr>
        <w:pStyle w:val="a"/>
        <w:rPr>
          <w:rFonts w:hint="cs"/>
          <w:rtl/>
        </w:rPr>
      </w:pPr>
    </w:p>
    <w:p w14:paraId="4A1DB77C" w14:textId="77777777" w:rsidR="00000000" w:rsidRDefault="007C71EE">
      <w:pPr>
        <w:pStyle w:val="a"/>
        <w:rPr>
          <w:rFonts w:hint="cs"/>
          <w:rtl/>
        </w:rPr>
      </w:pPr>
      <w:r>
        <w:rPr>
          <w:rFonts w:hint="cs"/>
          <w:rtl/>
        </w:rPr>
        <w:t xml:space="preserve">אפשר לשאול אותך שאלה נוספת? </w:t>
      </w:r>
      <w:r>
        <w:rPr>
          <w:rFonts w:hint="cs"/>
          <w:rtl/>
        </w:rPr>
        <w:t>תסביר לי, מדוע אדוני חושב שחשוב להטיל מס בריאות  על עקרות-הבית ולעומת זאת יש למנוע קיצוץ במספר סגני ראשי העיר?</w:t>
      </w:r>
    </w:p>
    <w:p w14:paraId="7114EB15" w14:textId="77777777" w:rsidR="00000000" w:rsidRDefault="007C71EE">
      <w:pPr>
        <w:pStyle w:val="a"/>
        <w:ind w:firstLine="0"/>
        <w:rPr>
          <w:rFonts w:hint="cs"/>
          <w:rtl/>
        </w:rPr>
      </w:pPr>
    </w:p>
    <w:p w14:paraId="4A8B7911" w14:textId="77777777" w:rsidR="00000000" w:rsidRDefault="007C71EE">
      <w:pPr>
        <w:pStyle w:val="ad"/>
        <w:rPr>
          <w:rFonts w:hint="cs"/>
          <w:b w:val="0"/>
          <w:bCs w:val="0"/>
          <w:u w:val="none"/>
          <w:rtl/>
        </w:rPr>
      </w:pPr>
      <w:r>
        <w:rPr>
          <w:rtl/>
        </w:rPr>
        <w:t>היו"ר</w:t>
      </w:r>
      <w:r>
        <w:rPr>
          <w:rFonts w:hint="cs"/>
          <w:rtl/>
        </w:rPr>
        <w:t xml:space="preserve"> יולי-יואל אדלשטיין:</w:t>
      </w:r>
    </w:p>
    <w:p w14:paraId="63B06581" w14:textId="77777777" w:rsidR="00000000" w:rsidRDefault="007C71EE">
      <w:pPr>
        <w:pStyle w:val="a"/>
        <w:rPr>
          <w:rFonts w:hint="cs"/>
          <w:rtl/>
        </w:rPr>
      </w:pPr>
    </w:p>
    <w:p w14:paraId="0132E806" w14:textId="77777777" w:rsidR="00000000" w:rsidRDefault="007C71EE">
      <w:pPr>
        <w:pStyle w:val="a"/>
        <w:rPr>
          <w:rFonts w:hint="cs"/>
          <w:rtl/>
        </w:rPr>
      </w:pPr>
      <w:r>
        <w:rPr>
          <w:rFonts w:hint="cs"/>
          <w:rtl/>
        </w:rPr>
        <w:t>חבר הכנסת אפללו, אתה רשאי להשיב או להתעלם. חבר הכנסת טל, אם בעתיד הקרוב תרצה להשמיע עוד הערה, כדאי לך לקצר.</w:t>
      </w:r>
    </w:p>
    <w:p w14:paraId="18FBDFB6" w14:textId="77777777" w:rsidR="00000000" w:rsidRDefault="007C71EE">
      <w:pPr>
        <w:pStyle w:val="a"/>
        <w:ind w:firstLine="0"/>
        <w:rPr>
          <w:rFonts w:hint="cs"/>
          <w:rtl/>
        </w:rPr>
      </w:pPr>
    </w:p>
    <w:p w14:paraId="11C1FF12" w14:textId="77777777" w:rsidR="00000000" w:rsidRDefault="007C71EE">
      <w:pPr>
        <w:pStyle w:val="ac"/>
        <w:rPr>
          <w:rtl/>
        </w:rPr>
      </w:pPr>
      <w:r>
        <w:rPr>
          <w:rFonts w:hint="eastAsia"/>
          <w:rtl/>
        </w:rPr>
        <w:t>אברהם</w:t>
      </w:r>
      <w:r>
        <w:rPr>
          <w:rtl/>
        </w:rPr>
        <w:t xml:space="preserve"> הי</w:t>
      </w:r>
      <w:r>
        <w:rPr>
          <w:rtl/>
        </w:rPr>
        <w:t>רשזון (</w:t>
      </w:r>
      <w:r>
        <w:rPr>
          <w:rFonts w:hint="cs"/>
          <w:rtl/>
        </w:rPr>
        <w:t>יו"ר ועדת הכספים</w:t>
      </w:r>
      <w:r>
        <w:rPr>
          <w:rtl/>
        </w:rPr>
        <w:t>):</w:t>
      </w:r>
    </w:p>
    <w:p w14:paraId="5A630C1F" w14:textId="77777777" w:rsidR="00000000" w:rsidRDefault="007C71EE">
      <w:pPr>
        <w:pStyle w:val="a"/>
        <w:rPr>
          <w:rFonts w:hint="cs"/>
          <w:rtl/>
        </w:rPr>
      </w:pPr>
    </w:p>
    <w:p w14:paraId="24D4FAC3" w14:textId="77777777" w:rsidR="00000000" w:rsidRDefault="007C71EE">
      <w:pPr>
        <w:pStyle w:val="a"/>
        <w:rPr>
          <w:rFonts w:hint="cs"/>
          <w:rtl/>
        </w:rPr>
      </w:pPr>
      <w:r>
        <w:rPr>
          <w:rFonts w:hint="cs"/>
          <w:rtl/>
        </w:rPr>
        <w:t>חבר הכנסת אפללו נאבק בכל כוחו כדי שמס הבריאות על עקרות-הבית ירד מסדר-היום. הפשרה היתה שתוקם ועדת משנה בראשותו ותקבע את הקריטריונים. אתה מוזמן להשתתף בדיוני הוועדה. בוודאי תבוא ותתרום את תרומתך לדיוניה.</w:t>
      </w:r>
    </w:p>
    <w:p w14:paraId="19A4BF71" w14:textId="77777777" w:rsidR="00000000" w:rsidRDefault="007C71EE">
      <w:pPr>
        <w:pStyle w:val="a"/>
        <w:ind w:firstLine="0"/>
        <w:rPr>
          <w:rFonts w:hint="cs"/>
          <w:rtl/>
        </w:rPr>
      </w:pPr>
    </w:p>
    <w:p w14:paraId="60511928" w14:textId="77777777" w:rsidR="00000000" w:rsidRDefault="007C71EE">
      <w:pPr>
        <w:pStyle w:val="ad"/>
        <w:rPr>
          <w:rFonts w:hint="cs"/>
          <w:rtl/>
        </w:rPr>
      </w:pPr>
      <w:r>
        <w:rPr>
          <w:rtl/>
        </w:rPr>
        <w:t>היו"ר</w:t>
      </w:r>
      <w:r>
        <w:rPr>
          <w:rFonts w:hint="cs"/>
          <w:rtl/>
        </w:rPr>
        <w:t xml:space="preserve"> יולי-יואל אדלשטיין:</w:t>
      </w:r>
    </w:p>
    <w:p w14:paraId="223EFBD5" w14:textId="77777777" w:rsidR="00000000" w:rsidRDefault="007C71EE">
      <w:pPr>
        <w:pStyle w:val="a"/>
        <w:rPr>
          <w:rFonts w:hint="cs"/>
          <w:rtl/>
        </w:rPr>
      </w:pPr>
    </w:p>
    <w:p w14:paraId="654FEE39" w14:textId="77777777" w:rsidR="00000000" w:rsidRDefault="007C71EE">
      <w:pPr>
        <w:pStyle w:val="a"/>
        <w:rPr>
          <w:rFonts w:hint="cs"/>
          <w:rtl/>
        </w:rPr>
      </w:pPr>
      <w:r>
        <w:rPr>
          <w:rFonts w:hint="cs"/>
          <w:rtl/>
        </w:rPr>
        <w:t>תודה ליושב-ראש ועדת הכספים. חברי הכנסת, הייתי מציע לתת לחבר הכנסת אפללו - שכפי שנאמר כאן, נאבק לא מעט בנושא זה - להמשיך את דבריו.</w:t>
      </w:r>
    </w:p>
    <w:p w14:paraId="4672E45D" w14:textId="77777777" w:rsidR="00000000" w:rsidRDefault="007C71EE">
      <w:pPr>
        <w:pStyle w:val="a"/>
        <w:ind w:firstLine="0"/>
        <w:rPr>
          <w:rFonts w:hint="cs"/>
          <w:rtl/>
        </w:rPr>
      </w:pPr>
    </w:p>
    <w:p w14:paraId="40AF8D97" w14:textId="77777777" w:rsidR="00000000" w:rsidRDefault="007C71EE">
      <w:pPr>
        <w:pStyle w:val="SpeakerCon"/>
        <w:rPr>
          <w:rtl/>
        </w:rPr>
      </w:pPr>
      <w:bookmarkStart w:id="241" w:name="FS000001033T26_05_2003_15_54_32C"/>
      <w:bookmarkEnd w:id="241"/>
      <w:r>
        <w:rPr>
          <w:rtl/>
        </w:rPr>
        <w:t>אלי אפללו (הליכוד):</w:t>
      </w:r>
    </w:p>
    <w:p w14:paraId="29D7B079" w14:textId="77777777" w:rsidR="00000000" w:rsidRDefault="007C71EE">
      <w:pPr>
        <w:pStyle w:val="a"/>
        <w:rPr>
          <w:rtl/>
        </w:rPr>
      </w:pPr>
    </w:p>
    <w:p w14:paraId="5299EAE5" w14:textId="77777777" w:rsidR="00000000" w:rsidRDefault="007C71EE">
      <w:pPr>
        <w:pStyle w:val="a"/>
        <w:rPr>
          <w:rFonts w:hint="cs"/>
          <w:rtl/>
        </w:rPr>
      </w:pPr>
      <w:r>
        <w:rPr>
          <w:rFonts w:hint="cs"/>
          <w:rtl/>
        </w:rPr>
        <w:t>אשמח מאוד אם תבוא לתרום את חלקך לדיוני ועדת המשנה שתקום. המטרה היא לא לפגוע במי שלא יכול לשלם, ומי שיכו</w:t>
      </w:r>
      <w:r>
        <w:rPr>
          <w:rFonts w:hint="cs"/>
          <w:rtl/>
        </w:rPr>
        <w:t>ל לשלם - ישלם. זה לא בא על חשבון סגני ראשי הרשויות. אני רוצה לברך את השר מאיר שטרית שהגיע להישג יוצא מן הכלל, בהסכמת סגני ראשי הרשויות, אולי בפעם הראשונה. אני מקווה שבשלב הבא יהיה קיצוץ יותר גדול בנושא הזה. אני מציע לא להפוך את הנושא לפוליטי, ולא לדון באיש</w:t>
      </w:r>
      <w:r>
        <w:rPr>
          <w:rFonts w:hint="cs"/>
          <w:rtl/>
        </w:rPr>
        <w:t xml:space="preserve"> זה או אחר. אנחנו צריכים לעשות דברים בהסכמה. כל אחד יתרום את חלקו, בעיקר במה שכואב לכולם.</w:t>
      </w:r>
    </w:p>
    <w:p w14:paraId="75D54455" w14:textId="77777777" w:rsidR="00000000" w:rsidRDefault="007C71EE">
      <w:pPr>
        <w:pStyle w:val="a"/>
        <w:rPr>
          <w:rFonts w:hint="cs"/>
          <w:rtl/>
        </w:rPr>
      </w:pPr>
    </w:p>
    <w:p w14:paraId="11AB555C" w14:textId="77777777" w:rsidR="00000000" w:rsidRDefault="007C71EE">
      <w:pPr>
        <w:pStyle w:val="a"/>
        <w:rPr>
          <w:rFonts w:hint="cs"/>
          <w:rtl/>
        </w:rPr>
      </w:pPr>
      <w:r>
        <w:rPr>
          <w:rFonts w:hint="cs"/>
          <w:rtl/>
        </w:rPr>
        <w:t xml:space="preserve">לגופו של עניין, אני מברך על הסכמתו של שר האוצר להיענות לבקשות חברי הוועדה, לנסות להכניס סדר, ולא לכלול את כולם בתשלום בגובה אחד. כפי שאמרתי, מי שיכול - ישלם, מי שלא </w:t>
      </w:r>
      <w:r>
        <w:rPr>
          <w:rFonts w:hint="cs"/>
          <w:rtl/>
        </w:rPr>
        <w:t>יכול - לא ישלם.</w:t>
      </w:r>
    </w:p>
    <w:p w14:paraId="74F67439" w14:textId="77777777" w:rsidR="00000000" w:rsidRDefault="007C71EE">
      <w:pPr>
        <w:pStyle w:val="a"/>
        <w:rPr>
          <w:rFonts w:hint="cs"/>
          <w:rtl/>
        </w:rPr>
      </w:pPr>
    </w:p>
    <w:p w14:paraId="2DD5ABB0" w14:textId="77777777" w:rsidR="00000000" w:rsidRDefault="007C71EE">
      <w:pPr>
        <w:pStyle w:val="a"/>
        <w:rPr>
          <w:rFonts w:hint="cs"/>
          <w:rtl/>
        </w:rPr>
      </w:pPr>
      <w:r>
        <w:rPr>
          <w:rFonts w:hint="cs"/>
          <w:rtl/>
        </w:rPr>
        <w:t>אני רוצה לציין, כי בוועדת המסים שעמדתי בראשה, הגענו להסכם פשרה עם רשויות רבות, והטבות המס שניתנו להן לא נפגעו. אני רוצה לציין את ראש העיר אילת גבי קדוש, אשר פעל נמרצות למען עירו ותושביה. הגענו להסכם שלפיו גם המעסיקים יתרמו לעובדים, כדי לכס</w:t>
      </w:r>
      <w:r>
        <w:rPr>
          <w:rFonts w:hint="cs"/>
          <w:rtl/>
        </w:rPr>
        <w:t>ות על חלק מהביטול בהטבות המס. על-פי ההסכם שנחתם, החלק היחסי יוחזר לעובדים על-ידי ארגוני המעסיקים החתומים על ההסכם. אני חושב שזהו הישג גדול לראש העיר אילת. ברצוני לציין את פועלו ואת המאמץ הגדול שהשקיע, לילות כימים, כאשר היה בדיוני הוועדה.</w:t>
      </w:r>
    </w:p>
    <w:p w14:paraId="792857E0" w14:textId="77777777" w:rsidR="00000000" w:rsidRDefault="007C71EE">
      <w:pPr>
        <w:pStyle w:val="a"/>
        <w:rPr>
          <w:rFonts w:hint="cs"/>
          <w:rtl/>
        </w:rPr>
      </w:pPr>
    </w:p>
    <w:p w14:paraId="1BC01D85" w14:textId="77777777" w:rsidR="00000000" w:rsidRDefault="007C71EE">
      <w:pPr>
        <w:pStyle w:val="a"/>
        <w:rPr>
          <w:rFonts w:hint="cs"/>
          <w:rtl/>
        </w:rPr>
      </w:pPr>
      <w:r>
        <w:rPr>
          <w:rFonts w:hint="cs"/>
          <w:rtl/>
        </w:rPr>
        <w:t>והדבר האחרון נוגע</w:t>
      </w:r>
      <w:r>
        <w:rPr>
          <w:rFonts w:hint="cs"/>
          <w:rtl/>
        </w:rPr>
        <w:t xml:space="preserve"> לפנסיה: כולם מתווכחים אם ההסכם הזה טוב או לא, אבל בואו לא נשכח שחלק מקרנות הפנסיה התמוטטו. אל נשכח שהיתה קרן פנסיה מסוימת שנוהלה בצורה כושלת והגיעה להתמוטטות. אם המדינה לא היתה לוקחת על עצמה את האחריות לשלם לאנשים את הפנסיה לעתיד, חלק מהאנשים לא היו מקבלי</w:t>
      </w:r>
      <w:r>
        <w:rPr>
          <w:rFonts w:hint="cs"/>
          <w:rtl/>
        </w:rPr>
        <w:t>ם את הפנסיה. נכון שהיה ויתור מסוים על חלק כזה או אחר של הפנסיה, אבל בזכות הדאגה של שר האוצר והממשלה קיים ביטחון כי  התשלום יינתן לכל אחד ואחד. זה הדבר החשוב. אני רואה בכך הישג גדול למדינתנו ולממשלתנו.</w:t>
      </w:r>
    </w:p>
    <w:p w14:paraId="34393595" w14:textId="77777777" w:rsidR="00000000" w:rsidRDefault="007C71EE">
      <w:pPr>
        <w:pStyle w:val="a"/>
        <w:rPr>
          <w:rFonts w:hint="cs"/>
          <w:rtl/>
        </w:rPr>
      </w:pPr>
    </w:p>
    <w:p w14:paraId="11C96CCC" w14:textId="77777777" w:rsidR="00000000" w:rsidRDefault="007C71EE">
      <w:pPr>
        <w:pStyle w:val="a"/>
        <w:rPr>
          <w:rFonts w:hint="cs"/>
          <w:rtl/>
        </w:rPr>
      </w:pPr>
      <w:r>
        <w:rPr>
          <w:rFonts w:hint="cs"/>
          <w:rtl/>
        </w:rPr>
        <w:t>אני מברך על התוכנית הכלכלית הזאת, כי היא תוכנית של אין</w:t>
      </w:r>
      <w:r>
        <w:rPr>
          <w:rFonts w:hint="cs"/>
          <w:rtl/>
        </w:rPr>
        <w:t>-ברירה. אם לא היתה התוכנית הזאת, אוי ואבוי לאן היינו מגיעים. תודה רבה לכם.</w:t>
      </w:r>
    </w:p>
    <w:p w14:paraId="775F9583" w14:textId="77777777" w:rsidR="00000000" w:rsidRDefault="007C71EE">
      <w:pPr>
        <w:pStyle w:val="a"/>
        <w:ind w:firstLine="0"/>
        <w:rPr>
          <w:rFonts w:hint="cs"/>
          <w:rtl/>
        </w:rPr>
      </w:pPr>
    </w:p>
    <w:p w14:paraId="28F7C6C4" w14:textId="77777777" w:rsidR="00000000" w:rsidRDefault="007C71EE">
      <w:pPr>
        <w:pStyle w:val="ad"/>
        <w:rPr>
          <w:rFonts w:hint="cs"/>
          <w:rtl/>
        </w:rPr>
      </w:pPr>
      <w:r>
        <w:rPr>
          <w:rtl/>
        </w:rPr>
        <w:t>היו"ר</w:t>
      </w:r>
      <w:r>
        <w:rPr>
          <w:rFonts w:hint="cs"/>
          <w:rtl/>
        </w:rPr>
        <w:t xml:space="preserve"> יולי-יואל אדלשטיין:</w:t>
      </w:r>
    </w:p>
    <w:p w14:paraId="44911090" w14:textId="77777777" w:rsidR="00000000" w:rsidRDefault="007C71EE">
      <w:pPr>
        <w:pStyle w:val="a"/>
        <w:rPr>
          <w:rFonts w:hint="cs"/>
          <w:rtl/>
        </w:rPr>
      </w:pPr>
    </w:p>
    <w:p w14:paraId="0C354978" w14:textId="77777777" w:rsidR="00000000" w:rsidRDefault="007C71EE">
      <w:pPr>
        <w:pStyle w:val="a"/>
        <w:rPr>
          <w:rFonts w:hint="cs"/>
          <w:rtl/>
        </w:rPr>
      </w:pPr>
      <w:r>
        <w:rPr>
          <w:rFonts w:hint="cs"/>
          <w:rtl/>
        </w:rPr>
        <w:t>תודה לחבר הכנסת אלי אפללו. חבר הכנסת אלי ישי - איננו באולם. חבר הכנסת מיכאל נודלמן, בכבוד. אחריו - חבר הכנסת אלי ישי, ואחריו - חבר הכנסת ניסן סלומינסקי.</w:t>
      </w:r>
    </w:p>
    <w:p w14:paraId="73503C4F" w14:textId="77777777" w:rsidR="00000000" w:rsidRDefault="007C71EE">
      <w:pPr>
        <w:pStyle w:val="a"/>
        <w:ind w:firstLine="0"/>
        <w:rPr>
          <w:rFonts w:hint="cs"/>
          <w:rtl/>
        </w:rPr>
      </w:pPr>
    </w:p>
    <w:p w14:paraId="682699FC" w14:textId="77777777" w:rsidR="00000000" w:rsidRDefault="007C71EE">
      <w:pPr>
        <w:pStyle w:val="Speaker"/>
        <w:rPr>
          <w:rtl/>
        </w:rPr>
      </w:pPr>
      <w:bookmarkStart w:id="242" w:name="FS000000565T26_05_2003_16_03_22"/>
      <w:bookmarkEnd w:id="242"/>
      <w:r>
        <w:rPr>
          <w:rFonts w:hint="eastAsia"/>
          <w:rtl/>
        </w:rPr>
        <w:t>מיכאל</w:t>
      </w:r>
      <w:r>
        <w:rPr>
          <w:rtl/>
        </w:rPr>
        <w:t xml:space="preserve"> נודלמן (האיחוד הלאומי - ישראל ביתנו):</w:t>
      </w:r>
    </w:p>
    <w:p w14:paraId="2BEE38FB" w14:textId="77777777" w:rsidR="00000000" w:rsidRDefault="007C71EE">
      <w:pPr>
        <w:pStyle w:val="a"/>
        <w:rPr>
          <w:rFonts w:hint="cs"/>
          <w:rtl/>
        </w:rPr>
      </w:pPr>
    </w:p>
    <w:p w14:paraId="6D0CC641" w14:textId="77777777" w:rsidR="00000000" w:rsidRDefault="007C71EE">
      <w:pPr>
        <w:pStyle w:val="a"/>
        <w:rPr>
          <w:rFonts w:hint="cs"/>
          <w:rtl/>
        </w:rPr>
      </w:pPr>
      <w:r>
        <w:rPr>
          <w:rFonts w:hint="cs"/>
          <w:rtl/>
        </w:rPr>
        <w:t>אדוני היושב-ראש, חברי הכנסת, השר הנכבד, היום אנו עומדים בפני קבלת תוכנית כלכלית אשר תשפיע על עתידנו. זהו צעד לא כל כך קל, מפני שנדרש מאתנו לקצץ בתקציב בתחומים שלכאורה אינם ניתנים לקיצוץ, כי מדובר ברווחת הציבור.</w:t>
      </w:r>
    </w:p>
    <w:p w14:paraId="1E1E99FC" w14:textId="77777777" w:rsidR="00000000" w:rsidRDefault="007C71EE">
      <w:pPr>
        <w:pStyle w:val="a"/>
        <w:rPr>
          <w:rFonts w:hint="cs"/>
          <w:rtl/>
        </w:rPr>
      </w:pPr>
    </w:p>
    <w:p w14:paraId="17062174" w14:textId="77777777" w:rsidR="00000000" w:rsidRDefault="007C71EE">
      <w:pPr>
        <w:pStyle w:val="a"/>
        <w:rPr>
          <w:rFonts w:hint="cs"/>
          <w:rtl/>
        </w:rPr>
      </w:pPr>
      <w:r>
        <w:rPr>
          <w:rFonts w:hint="cs"/>
          <w:rtl/>
        </w:rPr>
        <w:t xml:space="preserve">שמעתי בוועדת הכספים וגם כאן במליאה דאגה רבה לעתידה של מדינת הרווחה. אני באתי ממדינת רווחה, שבה הכול היה חינם: חינוך, השכלה גבוהה, רפואה. באמת זו היתה מדינת רווחה. אבל במה זה נגמר? זה נגמר בפירוק, כי למדינה לא היה כסף כדי לממן את כל הדברים האלה. גם אנחנו </w:t>
      </w:r>
      <w:r>
        <w:rPr>
          <w:rFonts w:hint="cs"/>
          <w:rtl/>
        </w:rPr>
        <w:t xml:space="preserve">באותו מצב, שבו אין למדינה כסף כדי לשלם לשוטרים. אנחנו מדברים פה על כל מיני דברים שאפשר היה לעשות באופן יותר גמיש, שלא היה כואב לאנשים. אבל אנחנו לא חושבים על כך שהמדינה שרויה במשבר. ויש שני משברים, משבר כלכלי ומשבר ביטחוני. </w:t>
      </w:r>
    </w:p>
    <w:p w14:paraId="613E2EDD" w14:textId="77777777" w:rsidR="00000000" w:rsidRDefault="007C71EE">
      <w:pPr>
        <w:pStyle w:val="a"/>
        <w:rPr>
          <w:rFonts w:hint="cs"/>
          <w:rtl/>
        </w:rPr>
      </w:pPr>
    </w:p>
    <w:p w14:paraId="2998B851" w14:textId="77777777" w:rsidR="00000000" w:rsidRDefault="007C71EE">
      <w:pPr>
        <w:pStyle w:val="a"/>
        <w:rPr>
          <w:rFonts w:hint="cs"/>
          <w:rtl/>
        </w:rPr>
      </w:pPr>
      <w:r>
        <w:rPr>
          <w:rFonts w:hint="cs"/>
          <w:rtl/>
        </w:rPr>
        <w:t xml:space="preserve">בעולם יש הרבה תפיסות כלכליות. </w:t>
      </w:r>
      <w:r>
        <w:rPr>
          <w:rFonts w:hint="cs"/>
          <w:rtl/>
        </w:rPr>
        <w:t>יש תפיסה סוציאליסטית ויש תפיסה ליברלית. אני תומך בתפיסה הליברלית. רק מדינה אחת, קובה, עובדת וחיה מתוך תפיסה קומוניסטית וסוציאליסטית, ואנחנו יודעים איזה חיים יש שם.</w:t>
      </w:r>
    </w:p>
    <w:p w14:paraId="62E3C1B5" w14:textId="77777777" w:rsidR="00000000" w:rsidRDefault="007C71EE">
      <w:pPr>
        <w:pStyle w:val="a"/>
        <w:rPr>
          <w:rFonts w:hint="cs"/>
          <w:rtl/>
        </w:rPr>
      </w:pPr>
    </w:p>
    <w:p w14:paraId="568B2521" w14:textId="77777777" w:rsidR="00000000" w:rsidRDefault="007C71EE">
      <w:pPr>
        <w:pStyle w:val="a"/>
        <w:rPr>
          <w:rFonts w:hint="cs"/>
          <w:rtl/>
        </w:rPr>
      </w:pPr>
      <w:r>
        <w:rPr>
          <w:rFonts w:hint="cs"/>
          <w:rtl/>
        </w:rPr>
        <w:t>בא שר האוצר ורוצה לעשות מהפכה בתפיסת העולם של המדינה ובתפיסת העולם של האנשים, שלפיה יהיו פח</w:t>
      </w:r>
      <w:r>
        <w:rPr>
          <w:rFonts w:hint="cs"/>
          <w:rtl/>
        </w:rPr>
        <w:t>ות מונופולים בישראל, פחות מפעלים וכל מיני חברות יהיו ברשות הממשלה, כי בכל העולם מובן שבעל-הבית הכי גרוע הוא המדינה, בעל הבית הכי טוב זה איש פרטי.</w:t>
      </w:r>
    </w:p>
    <w:p w14:paraId="331C3DCD" w14:textId="77777777" w:rsidR="00000000" w:rsidRDefault="007C71EE">
      <w:pPr>
        <w:pStyle w:val="a"/>
        <w:rPr>
          <w:rFonts w:hint="cs"/>
          <w:rtl/>
        </w:rPr>
      </w:pPr>
    </w:p>
    <w:p w14:paraId="5D7BC101" w14:textId="77777777" w:rsidR="00000000" w:rsidRDefault="007C71EE">
      <w:pPr>
        <w:pStyle w:val="a"/>
        <w:rPr>
          <w:rFonts w:hint="cs"/>
          <w:rtl/>
        </w:rPr>
      </w:pPr>
      <w:r>
        <w:rPr>
          <w:rFonts w:hint="cs"/>
          <w:rtl/>
        </w:rPr>
        <w:t xml:space="preserve">אני צריך לברך את שר התחבורה אביגדור ליברמן שהביא להפרטת "אל על". בכך אנחנו מונעים שביתות בלתי צודקות. מתי יש </w:t>
      </w:r>
      <w:r>
        <w:rPr>
          <w:rFonts w:hint="cs"/>
          <w:rtl/>
        </w:rPr>
        <w:t xml:space="preserve">שביתה? נגד מי צריכה להיות השביתה? נגד המדינה. אבל אלה שביתות נגד האזרחים. האזרחים לא יכולים לחזור למדינה ולא יכולים לצאת מהמדינה בגלל שביתות כאלה. אם יהיה בעל- בית ב"אל על", לא יהיו שביתות, יהיו יותר רווחים והתפקוד יהיה יותר טוב.      </w:t>
      </w:r>
    </w:p>
    <w:p w14:paraId="6FA833E7" w14:textId="77777777" w:rsidR="00000000" w:rsidRDefault="007C71EE">
      <w:pPr>
        <w:pStyle w:val="a"/>
        <w:rPr>
          <w:rFonts w:hint="cs"/>
          <w:rtl/>
        </w:rPr>
      </w:pPr>
    </w:p>
    <w:p w14:paraId="22DC1E61" w14:textId="77777777" w:rsidR="00000000" w:rsidRDefault="007C71EE">
      <w:pPr>
        <w:pStyle w:val="a"/>
        <w:rPr>
          <w:rFonts w:hint="cs"/>
          <w:rtl/>
        </w:rPr>
      </w:pPr>
      <w:r>
        <w:rPr>
          <w:rFonts w:hint="cs"/>
          <w:rtl/>
        </w:rPr>
        <w:t>אני מברך גם את שר ה</w:t>
      </w:r>
      <w:r>
        <w:rPr>
          <w:rFonts w:hint="cs"/>
          <w:rtl/>
        </w:rPr>
        <w:t xml:space="preserve">תשתיות, שהולך להפריט, עדיין חלקית, את חברת החשמל. חברת החשמל היא המונופול הכי גדול שיש אצלנו, והם לא יכולים להשבית את המדינה בלי שום סיבה. יש דברים שקשורים ליעילות של חברה, לכל מיני דברים. הפרטה נותנת זכות לחברה להיות יותר יעילה, עם יותר רווחים. </w:t>
      </w:r>
    </w:p>
    <w:p w14:paraId="718633A5" w14:textId="77777777" w:rsidR="00000000" w:rsidRDefault="007C71EE">
      <w:pPr>
        <w:pStyle w:val="a"/>
        <w:rPr>
          <w:rFonts w:hint="cs"/>
          <w:rtl/>
        </w:rPr>
      </w:pPr>
    </w:p>
    <w:p w14:paraId="44783AED" w14:textId="77777777" w:rsidR="00000000" w:rsidRDefault="007C71EE">
      <w:pPr>
        <w:pStyle w:val="a"/>
        <w:ind w:firstLine="720"/>
        <w:rPr>
          <w:rFonts w:hint="cs"/>
          <w:rtl/>
        </w:rPr>
      </w:pPr>
      <w:r>
        <w:rPr>
          <w:rFonts w:hint="cs"/>
          <w:rtl/>
        </w:rPr>
        <w:t>אני חושב</w:t>
      </w:r>
      <w:r>
        <w:rPr>
          <w:rFonts w:hint="cs"/>
          <w:rtl/>
        </w:rPr>
        <w:t xml:space="preserve"> שיש עוד הרבה דברים שאפשר להפריט במדינה, ומזה אפשר אחר כך להגיע לרווחה. כאשר אנחנו צריכים להעסיק אלפי פקידים, לתת להם משכורת וקביעות, אין כסף לרווחה. אני מדבר על זה שברור שלא רק פוגעים בחלשים, אלא עושים הכול כדי להיות באמת מדינת רווחה.     </w:t>
      </w:r>
    </w:p>
    <w:p w14:paraId="537964D9" w14:textId="77777777" w:rsidR="00000000" w:rsidRDefault="007C71EE">
      <w:pPr>
        <w:pStyle w:val="a"/>
        <w:ind w:firstLine="720"/>
        <w:rPr>
          <w:rFonts w:hint="cs"/>
          <w:rtl/>
        </w:rPr>
      </w:pPr>
    </w:p>
    <w:p w14:paraId="731EAEFF" w14:textId="77777777" w:rsidR="00000000" w:rsidRDefault="007C71EE">
      <w:pPr>
        <w:pStyle w:val="a"/>
        <w:ind w:firstLine="720"/>
        <w:rPr>
          <w:rFonts w:hint="cs"/>
          <w:rtl/>
        </w:rPr>
      </w:pPr>
      <w:r>
        <w:rPr>
          <w:rFonts w:hint="cs"/>
          <w:rtl/>
        </w:rPr>
        <w:t>אני צריך להגיד</w:t>
      </w:r>
      <w:r>
        <w:rPr>
          <w:rFonts w:hint="cs"/>
          <w:rtl/>
        </w:rPr>
        <w:t xml:space="preserve"> כל הכבוד ליושב-ראש ועדת הכספים. הדיון בוועדת הכספים נמשך כמה חודשים. הדיון היה פתוח, דמוקרטי. כל מיני משלחות היו שם. האופוזיציה דיברה, הקואליציה דיברה. אני חושב שמה שקיבלו, קיבלו, אבל אני צריך להגיד שכמה דברים בתוכנית נשארו בחוץ. היו הפגנות גדולות בנושא ט</w:t>
      </w:r>
      <w:r>
        <w:rPr>
          <w:rFonts w:hint="cs"/>
          <w:rtl/>
        </w:rPr>
        <w:t>יפות- חלב. המצב נשאר כמו קודם. הטבות לערי פיתוח וליישובים בקו העימות נשארו כמו קודם. היתה בעיה בעניין הקיצוץ בקצבאות הילדים - האריכו את זה לשבע שנים כדי שהמכה בשנים הראשונות לא תהיה כל כך חזקה, ואולי אחרי שלוש שנים לא יהיה צורך בתכנית הזאת. יש כל מיני דברי</w:t>
      </w:r>
      <w:r>
        <w:rPr>
          <w:rFonts w:hint="cs"/>
          <w:rtl/>
        </w:rPr>
        <w:t xml:space="preserve">ם שאפשר להגיד שעשו כדי לא לפגוע בשכבות החלשות. </w:t>
      </w:r>
    </w:p>
    <w:p w14:paraId="7B2C687D" w14:textId="77777777" w:rsidR="00000000" w:rsidRDefault="007C71EE">
      <w:pPr>
        <w:pStyle w:val="a"/>
        <w:ind w:firstLine="720"/>
        <w:rPr>
          <w:rFonts w:hint="cs"/>
          <w:rtl/>
        </w:rPr>
      </w:pPr>
    </w:p>
    <w:p w14:paraId="71B18D5A" w14:textId="77777777" w:rsidR="00000000" w:rsidRDefault="007C71EE">
      <w:pPr>
        <w:pStyle w:val="a"/>
        <w:ind w:firstLine="720"/>
        <w:rPr>
          <w:rFonts w:hint="cs"/>
          <w:rtl/>
        </w:rPr>
      </w:pPr>
      <w:r>
        <w:rPr>
          <w:rFonts w:hint="cs"/>
          <w:rtl/>
        </w:rPr>
        <w:t>מאוד מעניין אותי - יש איזו תופעה. מצד אחד, מגישים פה הצעת אי-אמון בממשלה בדברים שקשורים לכלכלה, לתוכנית. מצד שני, לא רוצים לבצע שום דבר בתוכנית שהוצגה עכשיו בממשלה, תוכנית שכוונתה, כפי שאמרתי, לתת יותר ביטחו</w:t>
      </w:r>
      <w:r>
        <w:rPr>
          <w:rFonts w:hint="cs"/>
          <w:rtl/>
        </w:rPr>
        <w:t>ן ורווחה למדינה. אני חושב שזו  ציניות.</w:t>
      </w:r>
    </w:p>
    <w:p w14:paraId="43889EF8" w14:textId="77777777" w:rsidR="00000000" w:rsidRDefault="007C71EE">
      <w:pPr>
        <w:pStyle w:val="a"/>
        <w:ind w:firstLine="720"/>
        <w:rPr>
          <w:rFonts w:hint="cs"/>
          <w:rtl/>
        </w:rPr>
      </w:pPr>
    </w:p>
    <w:p w14:paraId="6B4771DF" w14:textId="77777777" w:rsidR="00000000" w:rsidRDefault="007C71EE">
      <w:pPr>
        <w:pStyle w:val="a"/>
        <w:ind w:firstLine="720"/>
        <w:rPr>
          <w:rFonts w:hint="cs"/>
          <w:rtl/>
        </w:rPr>
      </w:pPr>
      <w:r>
        <w:rPr>
          <w:rFonts w:hint="cs"/>
          <w:rtl/>
        </w:rPr>
        <w:t xml:space="preserve">הבוקר היתה איזו תופעה שבה אומרים: בגלל פיצול התוכנית זה נושא חדש וצריך לדבר מחדש. מה זה אומר? כל יום שעובר ולא עושים קיצוץ, זה גירעון של מיליונים, ולאנשים כאלה לא אכפת אם יש גירעון, אם הוא גדל או לא גדל. </w:t>
      </w:r>
    </w:p>
    <w:p w14:paraId="2EE879CA" w14:textId="77777777" w:rsidR="00000000" w:rsidRDefault="007C71EE">
      <w:pPr>
        <w:pStyle w:val="a"/>
        <w:ind w:firstLine="720"/>
        <w:rPr>
          <w:rFonts w:hint="cs"/>
          <w:rtl/>
        </w:rPr>
      </w:pPr>
    </w:p>
    <w:p w14:paraId="279504F0" w14:textId="77777777" w:rsidR="00000000" w:rsidRDefault="007C71EE">
      <w:pPr>
        <w:pStyle w:val="a"/>
        <w:ind w:firstLine="720"/>
        <w:rPr>
          <w:rFonts w:hint="cs"/>
          <w:rtl/>
        </w:rPr>
      </w:pPr>
      <w:r>
        <w:rPr>
          <w:rFonts w:hint="cs"/>
          <w:rtl/>
        </w:rPr>
        <w:t>אני חושב ש</w:t>
      </w:r>
      <w:r>
        <w:rPr>
          <w:rFonts w:hint="cs"/>
          <w:rtl/>
        </w:rPr>
        <w:t>כולנו צריכים להיות אחראיים ולאשר את התוכנית הזאת, כי בלי זה אנחנו הולכים לתהום כלכלית. כולם יודעים את תפיסת העולם הפוליטית של הסיעה שאני מייצג פה, האיחוד הלאומי. נדמה לי שאם היינו משחקים משחק פוליטי, היינו צריכים להיות נגד כל תוכנית שמציעה המדינה אחרי מה ש</w:t>
      </w:r>
      <w:r>
        <w:rPr>
          <w:rFonts w:hint="cs"/>
          <w:rtl/>
        </w:rPr>
        <w:t>קרה אתמול. אבל אנחנו אחראים, אנחנו יודעים שאי-אפשר להפריד זה מזה. אם אנחנו נהיה נגד התוכנית הכלכלית, זה אומר שאנחנו נגד הביטחון של המדינה, אנחנו נגד כל הערכים שיש במדינה. בגלל זה אנחנו נתמוך בתוכנית. אני חושב שיש הרבה בעיות גם אחרי אישור התוכנית, אבל זה צע</w:t>
      </w:r>
      <w:r>
        <w:rPr>
          <w:rFonts w:hint="cs"/>
          <w:rtl/>
        </w:rPr>
        <w:t xml:space="preserve">ד שנדרש לעשות אותו עכשיו. תודה רבה.        </w:t>
      </w:r>
    </w:p>
    <w:p w14:paraId="1AEB3AC4" w14:textId="77777777" w:rsidR="00000000" w:rsidRDefault="007C71EE">
      <w:pPr>
        <w:pStyle w:val="a"/>
        <w:ind w:firstLine="720"/>
        <w:rPr>
          <w:rFonts w:hint="cs"/>
          <w:rtl/>
        </w:rPr>
      </w:pPr>
      <w:r>
        <w:rPr>
          <w:rFonts w:hint="cs"/>
          <w:rtl/>
        </w:rPr>
        <w:t xml:space="preserve"> </w:t>
      </w:r>
    </w:p>
    <w:p w14:paraId="4D3A20EF" w14:textId="77777777" w:rsidR="00000000" w:rsidRDefault="007C71EE">
      <w:pPr>
        <w:pStyle w:val="ad"/>
        <w:rPr>
          <w:rFonts w:hint="cs"/>
          <w:rtl/>
        </w:rPr>
      </w:pPr>
      <w:r>
        <w:rPr>
          <w:rtl/>
        </w:rPr>
        <w:t>היו"ר</w:t>
      </w:r>
      <w:r>
        <w:rPr>
          <w:rFonts w:hint="cs"/>
          <w:rtl/>
        </w:rPr>
        <w:t xml:space="preserve"> יולי-יואל אדלשטיין</w:t>
      </w:r>
      <w:r>
        <w:rPr>
          <w:rtl/>
        </w:rPr>
        <w:t>:</w:t>
      </w:r>
    </w:p>
    <w:p w14:paraId="4A0E3F59" w14:textId="77777777" w:rsidR="00000000" w:rsidRDefault="007C71EE">
      <w:pPr>
        <w:pStyle w:val="a"/>
        <w:rPr>
          <w:rFonts w:hint="cs"/>
          <w:rtl/>
        </w:rPr>
      </w:pPr>
    </w:p>
    <w:p w14:paraId="1FA120F6" w14:textId="77777777" w:rsidR="00000000" w:rsidRDefault="007C71EE">
      <w:pPr>
        <w:pStyle w:val="a"/>
        <w:rPr>
          <w:rFonts w:hint="cs"/>
          <w:rtl/>
        </w:rPr>
      </w:pPr>
      <w:r>
        <w:rPr>
          <w:rFonts w:hint="cs"/>
          <w:rtl/>
        </w:rPr>
        <w:t xml:space="preserve">תודה לחבר הכנסת מיכאל נודלמן. חבר הכנסת אלי ישי </w:t>
      </w:r>
      <w:r>
        <w:rPr>
          <w:rtl/>
        </w:rPr>
        <w:t>–</w:t>
      </w:r>
      <w:r>
        <w:rPr>
          <w:rFonts w:hint="cs"/>
          <w:rtl/>
        </w:rPr>
        <w:t xml:space="preserve"> עוד הפעם לא נמצא באולם. הוא כנראה לא מעוניין לחלוק אתנו את דבריו. חבר הכנסת ניסן סלומינסקי </w:t>
      </w:r>
      <w:r>
        <w:rPr>
          <w:rtl/>
        </w:rPr>
        <w:t>–</w:t>
      </w:r>
      <w:r>
        <w:rPr>
          <w:rFonts w:hint="cs"/>
          <w:rtl/>
        </w:rPr>
        <w:t xml:space="preserve"> איננו. חברי הכנסת יעקב ליצמן, מוחמד ברכה</w:t>
      </w:r>
      <w:r>
        <w:rPr>
          <w:rFonts w:hint="cs"/>
          <w:rtl/>
        </w:rPr>
        <w:t xml:space="preserve">, עמיר פרץ, עזמי בשארה, עבד-אלמאלכ דהאמשה. חבר הכנסת ניסן סלומינסקי עוזר לנו בהתקדמות בדיון. אם אני לא טועה, חבר הכנסת ניסן סלומינסקי גם חבר בוועדת הכספים. ודאי יש לו מה לומר לנו בנושא התוכנית הכלכלית. 15 דקות לרשותך. בבקשה, אדוני. אחריו </w:t>
      </w:r>
      <w:r>
        <w:rPr>
          <w:rtl/>
        </w:rPr>
        <w:t>–</w:t>
      </w:r>
      <w:r>
        <w:rPr>
          <w:rFonts w:hint="cs"/>
          <w:rtl/>
        </w:rPr>
        <w:t xml:space="preserve"> אנחנו נצפה לחבר </w:t>
      </w:r>
      <w:r>
        <w:rPr>
          <w:rFonts w:hint="cs"/>
          <w:rtl/>
        </w:rPr>
        <w:t xml:space="preserve">הכנסת אלי ישי. ואם הוא עדיין לא יהיה כאן </w:t>
      </w:r>
      <w:r>
        <w:rPr>
          <w:rtl/>
        </w:rPr>
        <w:t>–</w:t>
      </w:r>
      <w:r>
        <w:rPr>
          <w:rFonts w:hint="cs"/>
          <w:rtl/>
        </w:rPr>
        <w:t xml:space="preserve"> חבר הכנסת יעקב ליצמן.  </w:t>
      </w:r>
    </w:p>
    <w:p w14:paraId="037A38DD" w14:textId="77777777" w:rsidR="00000000" w:rsidRDefault="007C71EE">
      <w:pPr>
        <w:pStyle w:val="a"/>
        <w:rPr>
          <w:rFonts w:hint="cs"/>
          <w:rtl/>
        </w:rPr>
      </w:pPr>
    </w:p>
    <w:p w14:paraId="02E4324F" w14:textId="77777777" w:rsidR="00000000" w:rsidRDefault="007C71EE">
      <w:pPr>
        <w:pStyle w:val="Speaker"/>
        <w:rPr>
          <w:rtl/>
        </w:rPr>
      </w:pPr>
      <w:bookmarkStart w:id="243" w:name="FS000001068T26_05_2003_16_15_16"/>
      <w:bookmarkEnd w:id="243"/>
      <w:r>
        <w:rPr>
          <w:rtl/>
        </w:rPr>
        <w:t>ניסן סלומינסקי (מפד"ל):</w:t>
      </w:r>
    </w:p>
    <w:p w14:paraId="076AA0C6" w14:textId="77777777" w:rsidR="00000000" w:rsidRDefault="007C71EE">
      <w:pPr>
        <w:pStyle w:val="a"/>
        <w:rPr>
          <w:rtl/>
        </w:rPr>
      </w:pPr>
    </w:p>
    <w:p w14:paraId="20A67585" w14:textId="77777777" w:rsidR="00000000" w:rsidRDefault="007C71EE">
      <w:pPr>
        <w:pStyle w:val="a"/>
        <w:rPr>
          <w:rFonts w:hint="cs"/>
          <w:rtl/>
        </w:rPr>
      </w:pPr>
      <w:r>
        <w:rPr>
          <w:rFonts w:hint="cs"/>
          <w:rtl/>
        </w:rPr>
        <w:t>אדוני היושב-ראש, כבוד השר, כנסת ריקה, חברי חברי הכנסת, האמת היא שאני רוצה לפתוח דווקא בשבח. בדרך כלל זה לא מתאים לנו, אבל אני רוצה לשבח מאוד את ועדת הכספים ואת העו</w:t>
      </w:r>
      <w:r>
        <w:rPr>
          <w:rFonts w:hint="cs"/>
          <w:rtl/>
        </w:rPr>
        <w:t xml:space="preserve">מד בראשה. </w:t>
      </w:r>
    </w:p>
    <w:p w14:paraId="2CF73285" w14:textId="77777777" w:rsidR="00000000" w:rsidRDefault="007C71EE">
      <w:pPr>
        <w:pStyle w:val="a"/>
        <w:rPr>
          <w:rFonts w:hint="cs"/>
          <w:rtl/>
        </w:rPr>
      </w:pPr>
    </w:p>
    <w:p w14:paraId="2259E04A" w14:textId="77777777" w:rsidR="00000000" w:rsidRDefault="007C71EE">
      <w:pPr>
        <w:pStyle w:val="a"/>
        <w:rPr>
          <w:rFonts w:hint="cs"/>
          <w:rtl/>
        </w:rPr>
      </w:pPr>
      <w:r>
        <w:rPr>
          <w:rFonts w:hint="cs"/>
          <w:rtl/>
        </w:rPr>
        <w:t>אני חושב שהתוכנית הכלכלית היא תוכנית כבדה מאוד, משמעותית מאוד, עם שינויים גדולים מאוד, גם מבניים גם כספיים, שמשליכים על חיי האזרחים, על חיי המדינה, ונדהמתי לראות איך הממשלה אישרה את התוכנית הזאת כמעט בחטף. כששאלנו את השרים כמה זמן דנתם בסעיף הז</w:t>
      </w:r>
      <w:r>
        <w:rPr>
          <w:rFonts w:hint="cs"/>
          <w:rtl/>
        </w:rPr>
        <w:t>ה, הם אמרו: חמש דקות, בסעיף הזה כך. אני לא יודע איזה גופים אחרים דנו, גם בכנסת אין דיון אמיתי על כל סעיף. כך שיכולה היתה להתקבל תוכנית שמשנה משמעותית את חיינו, את תפיסת עולמנו, את הדרך הכלכלית, ולהרבה מאוד משפחות זה עניין של חיים ומוות. היתה יכולה להתקבל ת</w:t>
      </w:r>
      <w:r>
        <w:rPr>
          <w:rFonts w:hint="cs"/>
          <w:rtl/>
        </w:rPr>
        <w:t>וכנית בלי שאני יודע מי היה דן בסעיפיה, מי היה שם לב.</w:t>
      </w:r>
    </w:p>
    <w:p w14:paraId="6CFE290B" w14:textId="77777777" w:rsidR="00000000" w:rsidRDefault="007C71EE">
      <w:pPr>
        <w:pStyle w:val="a"/>
        <w:rPr>
          <w:rFonts w:hint="cs"/>
          <w:rtl/>
        </w:rPr>
      </w:pPr>
    </w:p>
    <w:p w14:paraId="6D798F5B" w14:textId="77777777" w:rsidR="00000000" w:rsidRDefault="007C71EE">
      <w:pPr>
        <w:pStyle w:val="a"/>
        <w:rPr>
          <w:rFonts w:hint="cs"/>
          <w:rtl/>
        </w:rPr>
      </w:pPr>
      <w:r>
        <w:rPr>
          <w:rFonts w:hint="cs"/>
          <w:rtl/>
        </w:rPr>
        <w:t>לכן אני רוצה לשבח מאוד את ועדת הכספים ואת העומד בראשה, שנוסף על כך שזה תפקידה, היא לקחה את עצמה ברצינות וקיימה במשך חודש ושבוע, כ=40 יום, דיון אמיתי, רציני, מבוקר עד לילה. על כל סעיף וסעיף היא דנה כמה ש</w:t>
      </w:r>
      <w:r>
        <w:rPr>
          <w:rFonts w:hint="cs"/>
          <w:rtl/>
        </w:rPr>
        <w:t xml:space="preserve">עות, היא הזמינה את כל הנוגעים בדבר, שמענו את כל הדעות. זה היה מרתק. בסופו של דבר היא קיבלה החלטות.   </w:t>
      </w:r>
    </w:p>
    <w:p w14:paraId="6B7D7E22" w14:textId="77777777" w:rsidR="00000000" w:rsidRDefault="007C71EE">
      <w:pPr>
        <w:pStyle w:val="a"/>
        <w:ind w:firstLine="0"/>
        <w:rPr>
          <w:rFonts w:hint="cs"/>
          <w:rtl/>
        </w:rPr>
      </w:pPr>
    </w:p>
    <w:p w14:paraId="485CC3BB" w14:textId="77777777" w:rsidR="00000000" w:rsidRDefault="007C71EE">
      <w:pPr>
        <w:pStyle w:val="ad"/>
        <w:rPr>
          <w:rFonts w:hint="cs"/>
          <w:rtl/>
        </w:rPr>
      </w:pPr>
      <w:r>
        <w:rPr>
          <w:rtl/>
        </w:rPr>
        <w:t>היו"ר</w:t>
      </w:r>
      <w:r>
        <w:rPr>
          <w:rFonts w:hint="cs"/>
          <w:rtl/>
        </w:rPr>
        <w:t xml:space="preserve"> יולי-יואל  אדלשטיין</w:t>
      </w:r>
      <w:r>
        <w:rPr>
          <w:rtl/>
        </w:rPr>
        <w:t>:</w:t>
      </w:r>
    </w:p>
    <w:p w14:paraId="29CDADA2" w14:textId="77777777" w:rsidR="00000000" w:rsidRDefault="007C71EE">
      <w:pPr>
        <w:pStyle w:val="a"/>
        <w:rPr>
          <w:rFonts w:hint="cs"/>
          <w:rtl/>
        </w:rPr>
      </w:pPr>
    </w:p>
    <w:p w14:paraId="528AEB61" w14:textId="77777777" w:rsidR="00000000" w:rsidRDefault="007C71EE">
      <w:pPr>
        <w:pStyle w:val="a"/>
        <w:rPr>
          <w:rFonts w:hint="cs"/>
          <w:rtl/>
        </w:rPr>
      </w:pPr>
      <w:r>
        <w:rPr>
          <w:rFonts w:hint="cs"/>
          <w:rtl/>
        </w:rPr>
        <w:t>צר לי לאכזב אותך, חבר הכנסת ניסן סלומינסקי, אבל גם הדובר הקודם, חבר הכנסת נודלמן, שיבח מאוד את הדיונים בוועדת הכספים ואת העומ</w:t>
      </w:r>
      <w:r>
        <w:rPr>
          <w:rFonts w:hint="cs"/>
          <w:rtl/>
        </w:rPr>
        <w:t>ד בראשה.</w:t>
      </w:r>
    </w:p>
    <w:p w14:paraId="3674C5AD" w14:textId="77777777" w:rsidR="00000000" w:rsidRDefault="007C71EE">
      <w:pPr>
        <w:pStyle w:val="a"/>
        <w:ind w:firstLine="0"/>
        <w:rPr>
          <w:rFonts w:hint="cs"/>
          <w:rtl/>
        </w:rPr>
      </w:pPr>
    </w:p>
    <w:p w14:paraId="38D044BB" w14:textId="77777777" w:rsidR="00000000" w:rsidRDefault="007C71EE">
      <w:pPr>
        <w:pStyle w:val="SpeakerCon"/>
        <w:rPr>
          <w:rFonts w:hint="cs"/>
          <w:rtl/>
        </w:rPr>
      </w:pPr>
      <w:bookmarkStart w:id="244" w:name="FS000001068T26_05_2003_15_47_38"/>
      <w:bookmarkEnd w:id="244"/>
      <w:r>
        <w:rPr>
          <w:rFonts w:hint="eastAsia"/>
          <w:rtl/>
        </w:rPr>
        <w:t>ניסן</w:t>
      </w:r>
      <w:r>
        <w:rPr>
          <w:rtl/>
        </w:rPr>
        <w:t xml:space="preserve"> סלומינסקי (מפד"ל):</w:t>
      </w:r>
    </w:p>
    <w:p w14:paraId="28E98D55" w14:textId="77777777" w:rsidR="00000000" w:rsidRDefault="007C71EE">
      <w:pPr>
        <w:pStyle w:val="a"/>
        <w:ind w:left="719" w:firstLine="0"/>
        <w:rPr>
          <w:rFonts w:hint="cs"/>
          <w:rtl/>
        </w:rPr>
      </w:pPr>
    </w:p>
    <w:p w14:paraId="22DFAFBA" w14:textId="77777777" w:rsidR="00000000" w:rsidRDefault="007C71EE">
      <w:pPr>
        <w:pStyle w:val="a"/>
        <w:ind w:left="26" w:firstLine="693"/>
        <w:rPr>
          <w:rFonts w:hint="cs"/>
          <w:rtl/>
        </w:rPr>
      </w:pPr>
      <w:r>
        <w:rPr>
          <w:rFonts w:hint="cs"/>
          <w:rtl/>
        </w:rPr>
        <w:t>קודם כול, אני שמח. שנית, נודלמן ישב לידי ואנחנו גם שיתפנו פעולה. אתה רואה שגם חשבנו כך ואני שמח מאוד. אני חושב שזה היה מזל שעשינו כך, אף שאני מסכים עם התוכנית הכלכלית בעיקרון, כי המדינה נמצאת במצב קשה מאוד וחייבים לקצץ. א</w:t>
      </w:r>
      <w:r>
        <w:rPr>
          <w:rFonts w:hint="cs"/>
          <w:rtl/>
        </w:rPr>
        <w:t xml:space="preserve">ם קבעו המומחים סדר גודל של 11 מיליארד שקל, צריך לקצץ כדי שהמדינה תוכל להתקיים ולא תתמוטט. אבל איך לקצץ? זה כבר סיפור אחר. ראינו את התוכנית הכלכלית והתחלנו להתעמק בה. אגיד רק את הביטוי, לא את המשמעות: כיוון שנתנו רשות למשחית להשחית, הוא לא שם לב להבחין בין </w:t>
      </w:r>
      <w:r>
        <w:rPr>
          <w:rFonts w:hint="cs"/>
          <w:rtl/>
        </w:rPr>
        <w:t>טוב לרע. אני אומר את זה בהשאלה, כי חס ושלום הממשלה היא לא משחית. אבל לא שמו לב והלכו וקיצצו בלי שום רגישות חברתית, בלי שום רגישות לאזרחים, בלי לחשוב איך האזרחים ישרדו בתקופה הזאת.</w:t>
      </w:r>
    </w:p>
    <w:p w14:paraId="7A652EBC" w14:textId="77777777" w:rsidR="00000000" w:rsidRDefault="007C71EE">
      <w:pPr>
        <w:pStyle w:val="a"/>
        <w:ind w:left="719" w:firstLine="0"/>
        <w:rPr>
          <w:rFonts w:hint="cs"/>
          <w:rtl/>
        </w:rPr>
      </w:pPr>
    </w:p>
    <w:p w14:paraId="16BEDD08" w14:textId="77777777" w:rsidR="00000000" w:rsidRDefault="007C71EE">
      <w:pPr>
        <w:pStyle w:val="a"/>
        <w:rPr>
          <w:rFonts w:hint="cs"/>
          <w:rtl/>
        </w:rPr>
      </w:pPr>
      <w:r>
        <w:rPr>
          <w:rFonts w:hint="cs"/>
          <w:rtl/>
        </w:rPr>
        <w:t>אני חושב שוועדת הכספים הצליחה לאזן את התוכנית הזאת ולהביא לקריאה שנייה ושלי</w:t>
      </w:r>
      <w:r>
        <w:rPr>
          <w:rFonts w:hint="cs"/>
          <w:rtl/>
        </w:rPr>
        <w:t>שית תוכנית הרבה יותר מאוזנת, הרבה יותר נכונה וצודקת. הרי למעשה התוכנית הכלכלית מבוססת על שתי רגליים: הרגל האחת היא הקיצוצים. אבל רק לקצץ? מה יוצא מזה שמקצצים? הרגל השנייה היא הצמיחה. כלומר, יש התחייבות של הממשלה, שבחמש השנים הקרובות, בכל שנה ושנה יושקע בצמ</w:t>
      </w:r>
      <w:r>
        <w:rPr>
          <w:rFonts w:hint="cs"/>
          <w:rtl/>
        </w:rPr>
        <w:t xml:space="preserve">יחה סכום של 20 מיליארד שקל. כלומר, זה יושקע בתשתיות, כשהמטרה היא לקדם ולמצוא מקורות עבודה. נכון שהחלק הזה הוא חלק מדאיג. אני עוד לא רואה איך היא תעשה זאת, ואדבר על החלק הזה בהמשך. אבל בכל מקרה ברור לכולם, שעד שהצמיחה תתחיל יעבור זמן. </w:t>
      </w:r>
    </w:p>
    <w:p w14:paraId="333243C3" w14:textId="77777777" w:rsidR="00000000" w:rsidRDefault="007C71EE">
      <w:pPr>
        <w:pStyle w:val="a"/>
        <w:rPr>
          <w:rFonts w:hint="cs"/>
          <w:rtl/>
        </w:rPr>
      </w:pPr>
    </w:p>
    <w:p w14:paraId="2A5E7119" w14:textId="77777777" w:rsidR="00000000" w:rsidRDefault="007C71EE">
      <w:pPr>
        <w:pStyle w:val="a"/>
        <w:rPr>
          <w:rFonts w:hint="cs"/>
          <w:rtl/>
        </w:rPr>
      </w:pPr>
      <w:r>
        <w:rPr>
          <w:rFonts w:hint="cs"/>
          <w:rtl/>
        </w:rPr>
        <w:t>אבל בינתיים אנחנו הו</w:t>
      </w:r>
      <w:r>
        <w:rPr>
          <w:rFonts w:hint="cs"/>
          <w:rtl/>
        </w:rPr>
        <w:t>לכים ומקצצים, והקיצוץ הוא מיידי. זאת אומרת, לפי התוכנית הראשונה של הממשלה היו מקצצים לאנשים, ומה הם יעשו, אחרי שאתה דוחק אותם? ואני מבין שהתפיסה הבסיסית של הממשלה בתוכנית היתה לחתוך כמה שיותר בקצבאות ובמענקים כדי שאנשים לא יחיו ממענקים ומקצבאות אלא ילכו לע</w:t>
      </w:r>
      <w:r>
        <w:rPr>
          <w:rFonts w:hint="cs"/>
          <w:rtl/>
        </w:rPr>
        <w:t xml:space="preserve">בוד. זו היתה התפיסה, לדחוק אותם מגזרים, ויש מגזרים רבים </w:t>
      </w:r>
      <w:r>
        <w:rPr>
          <w:rtl/>
        </w:rPr>
        <w:t>–</w:t>
      </w:r>
      <w:r>
        <w:rPr>
          <w:rFonts w:hint="cs"/>
          <w:rtl/>
        </w:rPr>
        <w:t xml:space="preserve"> לא רק החרדים </w:t>
      </w:r>
      <w:r>
        <w:rPr>
          <w:rtl/>
        </w:rPr>
        <w:t>–</w:t>
      </w:r>
      <w:r>
        <w:rPr>
          <w:rFonts w:hint="cs"/>
          <w:rtl/>
        </w:rPr>
        <w:t xml:space="preserve"> שכבר התרגלו לחיות רק מהקצבאות, לדעת המממשלה, והמדיניות של הממשלה היתה לדחוק אותם לעבודה, לקצץ כדי שהם יעבדו. אם זו התפיסה, אתה מקצץ ודוחק את האנשים, שאין להם ברירה והם ילכו לעבוד, אבל</w:t>
      </w:r>
      <w:r>
        <w:rPr>
          <w:rFonts w:hint="cs"/>
          <w:rtl/>
        </w:rPr>
        <w:t xml:space="preserve"> הרי אין עבודה, יש אבטלה. הצמיחה תתחיל רק בעוד שנה. אני אומר זאת אפילו לשיטת הממשלה. מה יעשו המשפחות האלה במשך שנה? ממה הן יחיו? ועל זה לא היתה תשובה בתוכנית.</w:t>
      </w:r>
    </w:p>
    <w:p w14:paraId="04259D15" w14:textId="77777777" w:rsidR="00000000" w:rsidRDefault="007C71EE">
      <w:pPr>
        <w:pStyle w:val="a"/>
        <w:rPr>
          <w:rFonts w:hint="cs"/>
          <w:rtl/>
        </w:rPr>
      </w:pPr>
    </w:p>
    <w:p w14:paraId="3207EFAB" w14:textId="77777777" w:rsidR="00000000" w:rsidRDefault="007C71EE">
      <w:pPr>
        <w:pStyle w:val="a"/>
        <w:rPr>
          <w:rFonts w:hint="cs"/>
          <w:rtl/>
        </w:rPr>
      </w:pPr>
      <w:r>
        <w:rPr>
          <w:rFonts w:hint="cs"/>
          <w:rtl/>
        </w:rPr>
        <w:t xml:space="preserve">לכן, באנו בוועדת הכספים, התגבשנו כקבוצה ואמרנו: לא, לאלה שלא יכולים לשרוד את התקופה הזאת, אנחנו </w:t>
      </w:r>
      <w:r>
        <w:rPr>
          <w:rFonts w:hint="cs"/>
          <w:rtl/>
        </w:rPr>
        <w:t xml:space="preserve">לא נאפשר את הקיצוץ המסיבי שהממשלה רצתה לעשות להם.  </w:t>
      </w:r>
    </w:p>
    <w:p w14:paraId="75824012" w14:textId="77777777" w:rsidR="00000000" w:rsidRDefault="007C71EE">
      <w:pPr>
        <w:pStyle w:val="a"/>
        <w:rPr>
          <w:rFonts w:hint="cs"/>
          <w:rtl/>
        </w:rPr>
      </w:pPr>
    </w:p>
    <w:p w14:paraId="20E0E149" w14:textId="77777777" w:rsidR="00000000" w:rsidRDefault="007C71EE">
      <w:pPr>
        <w:pStyle w:val="a"/>
        <w:rPr>
          <w:rFonts w:hint="cs"/>
          <w:rtl/>
        </w:rPr>
      </w:pPr>
      <w:r>
        <w:rPr>
          <w:rFonts w:hint="cs"/>
          <w:rtl/>
        </w:rPr>
        <w:t>דבר נוסף שראינו הוא, שיש מגזרים שאין לאן לדחוק אותם. נניח שניקח את הגמלאים, או את הסיעודיים. הממשלה מקצצת להם. למה? כדי לדחוק אותם בחזרה למעגל העבודה? מה רוצים? שהגמלאים יחזרו לעבוד? שהסיעודיים יחזרו לעב</w:t>
      </w:r>
      <w:r>
        <w:rPr>
          <w:rFonts w:hint="cs"/>
          <w:rtl/>
        </w:rPr>
        <w:t xml:space="preserve">וד? למה לקצץ להם? לכן, לגבי כל אותם מגזרים שלא ראוי לקצץ להם, כי אין לאן לדחוק אותם, ולגבי אותן משפחות שאולי ראוי לקצץ אצלן אבל אין כרגע מה להציע להן </w:t>
      </w:r>
      <w:r>
        <w:rPr>
          <w:rtl/>
        </w:rPr>
        <w:t>–</w:t>
      </w:r>
      <w:r>
        <w:rPr>
          <w:rFonts w:hint="cs"/>
          <w:rtl/>
        </w:rPr>
        <w:t xml:space="preserve"> באנו בוועדת הכספים וניסינו ככל יכולתנו לתקן את החוק.</w:t>
      </w:r>
    </w:p>
    <w:p w14:paraId="6E2F72FA" w14:textId="77777777" w:rsidR="00000000" w:rsidRDefault="007C71EE">
      <w:pPr>
        <w:pStyle w:val="a"/>
        <w:rPr>
          <w:rFonts w:hint="cs"/>
          <w:rtl/>
        </w:rPr>
      </w:pPr>
    </w:p>
    <w:p w14:paraId="2D5AC946" w14:textId="77777777" w:rsidR="00000000" w:rsidRDefault="007C71EE">
      <w:pPr>
        <w:pStyle w:val="a"/>
        <w:rPr>
          <w:rFonts w:hint="cs"/>
          <w:rtl/>
        </w:rPr>
      </w:pPr>
      <w:r>
        <w:rPr>
          <w:rFonts w:hint="cs"/>
          <w:rtl/>
        </w:rPr>
        <w:t xml:space="preserve">ראינו שהולכים לפגוע בחוק הסיעוד ולהוסיף דרגה חדשה </w:t>
      </w:r>
      <w:r>
        <w:rPr>
          <w:rFonts w:hint="cs"/>
          <w:rtl/>
        </w:rPr>
        <w:t>של חמש שעות, שהמשמעות שלה היא לקחת את רוב הסיעודיים, שמקבלים היום עשר שעות וחצי, ולצמצם להם לחמש שעות שבועיות, שזה צחוק מהעבודה, זה כלום. זו ממש בושה ללכת לאותו קשיש, לאותו סיעודי, שצריך את עשר השעות וחצי האלה כדי שהוא יוכל לחיות בכבוד, וגם את זה להוריד לו</w:t>
      </w:r>
      <w:r>
        <w:rPr>
          <w:rFonts w:hint="cs"/>
          <w:rtl/>
        </w:rPr>
        <w:t>. ביטלנו זאת. נכון שהיינו צריכים לוותר בקיצוץ של שלושת-רבעי שעה, מעשר וחצי לתשע שעות, שלושת-רבעי מה שנקרא. אבל לפחות הורדנו את זה.</w:t>
      </w:r>
    </w:p>
    <w:p w14:paraId="0EE83E00" w14:textId="77777777" w:rsidR="00000000" w:rsidRDefault="007C71EE">
      <w:pPr>
        <w:pStyle w:val="a"/>
        <w:rPr>
          <w:rFonts w:hint="cs"/>
          <w:rtl/>
        </w:rPr>
      </w:pPr>
    </w:p>
    <w:p w14:paraId="7E9F48FB" w14:textId="77777777" w:rsidR="00000000" w:rsidRDefault="007C71EE">
      <w:pPr>
        <w:pStyle w:val="a"/>
        <w:rPr>
          <w:rFonts w:hint="cs"/>
          <w:rtl/>
        </w:rPr>
      </w:pPr>
      <w:r>
        <w:rPr>
          <w:rFonts w:hint="cs"/>
          <w:rtl/>
        </w:rPr>
        <w:t>אותו דבר לגבי הגמלאים, שרצו לא לעדכן להם את השכר במשך ארבע שנים, שהמשמעות היא קיצוץ של 15%-20%. בשביל מה? למה להעניש אותם? ה</w:t>
      </w:r>
      <w:r>
        <w:rPr>
          <w:rFonts w:hint="cs"/>
          <w:rtl/>
        </w:rPr>
        <w:t>ם המייסדים, הם שנתנו לנו מדינה כל כך יפה. הם שילמו על זה מחיר. למה להעניש אותם? מה אנחנו רוצים? אנחנו רוצים לדחוק את הגמלאים לשוק העבודה?  גם שם התלכדנו וביטלנו את כל האי-עדכון. הקצבאות של הגמלאים יעודכנו החל ב=1 בינואר 2004. ביטלנו גם את זה.</w:t>
      </w:r>
    </w:p>
    <w:p w14:paraId="3FBFD439" w14:textId="77777777" w:rsidR="00000000" w:rsidRDefault="007C71EE">
      <w:pPr>
        <w:pStyle w:val="a"/>
        <w:rPr>
          <w:rFonts w:hint="cs"/>
          <w:rtl/>
        </w:rPr>
      </w:pPr>
    </w:p>
    <w:p w14:paraId="3D3D5F1B" w14:textId="77777777" w:rsidR="00000000" w:rsidRDefault="007C71EE">
      <w:pPr>
        <w:pStyle w:val="a"/>
        <w:rPr>
          <w:rFonts w:hint="cs"/>
          <w:rtl/>
        </w:rPr>
      </w:pPr>
      <w:r>
        <w:rPr>
          <w:rFonts w:hint="cs"/>
          <w:rtl/>
        </w:rPr>
        <w:t xml:space="preserve">כנ"ל, ראינו </w:t>
      </w:r>
      <w:r>
        <w:rPr>
          <w:rFonts w:hint="cs"/>
          <w:rtl/>
        </w:rPr>
        <w:t>תופעה מעניינת, ספריות ציבוריות. סיפרתי על כך לחברי. ערב לפני כן צלצלו אלי האנשים ממשרד החינוך שעוסקים בספריות ואני מכיר אותם, בהיותי ראש מועצה עבדתי אתם. הם אמרו לי: ניסן, מחר עומדים לבטל את החוק הקיים, וגם אותו יזמה המפד"ל. זה חוק שאמר, שבמשך ארבע שנים המ</w:t>
      </w:r>
      <w:r>
        <w:rPr>
          <w:rFonts w:hint="cs"/>
          <w:rtl/>
        </w:rPr>
        <w:t>דינה תשקיע 70 מיליון שקל בפיתוח ספריות ציבוריות, כדי שילדים בכל המקומות יוכלו להשלים את השכלתם. האם אנחנו רוצים שהם ימשיכו להסתובב ברחובות וכתוצאה משעמום הם יתחילו לעסוק בדברים שבוודאי אנחנו לא רוצים שהם יעסקו בהם? והפער ילך ויגדל? זה הצדק? ראינו את אנשי ה</w:t>
      </w:r>
      <w:r>
        <w:rPr>
          <w:rFonts w:hint="cs"/>
          <w:rtl/>
        </w:rPr>
        <w:t xml:space="preserve">ספריות, הם באו לשם, שלושה חבר'ה. אין לוביסטים. על כל נושא ונושא שעלה בתוכנית הכלכלית היו עשרות לוביסטים, לחצים, ועדים ואנשים חזקים. אבל פה, נושא הספריות הציבוריות לא מעניין אף אחד ולאף אחד לא אכפת ממנו. שלושה יהודים נחמדים באו לדבר על זה. אמרנו להם: אנחנו </w:t>
      </w:r>
      <w:r>
        <w:rPr>
          <w:rFonts w:hint="cs"/>
          <w:rtl/>
        </w:rPr>
        <w:t>נהיה הלוביסטים שלכם. על גופתנו - זה לא יהיה. אכן, הוועדה ביטלה את הביטול של החוק, ואכן הממשלה תשקיע בארבע השנים הקרובות 70 מיליון שקל. סוכם שתהיה ועדה שתקבע, לפי קריטריונים סוציו-אקונומיים, איפה המדינה תשקיע, כדי שילדי ישראל שאין להם - יהיה להם.</w:t>
      </w:r>
    </w:p>
    <w:p w14:paraId="767664D3" w14:textId="77777777" w:rsidR="00000000" w:rsidRDefault="007C71EE">
      <w:pPr>
        <w:pStyle w:val="a"/>
        <w:rPr>
          <w:rFonts w:hint="cs"/>
          <w:rtl/>
        </w:rPr>
      </w:pPr>
    </w:p>
    <w:p w14:paraId="3706E093" w14:textId="77777777" w:rsidR="00000000" w:rsidRDefault="007C71EE">
      <w:pPr>
        <w:pStyle w:val="a"/>
        <w:rPr>
          <w:rFonts w:hint="cs"/>
          <w:rtl/>
        </w:rPr>
      </w:pPr>
      <w:r>
        <w:rPr>
          <w:rFonts w:hint="cs"/>
          <w:rtl/>
        </w:rPr>
        <w:t>דוגמה נוס</w:t>
      </w:r>
      <w:r>
        <w:rPr>
          <w:rFonts w:hint="cs"/>
          <w:rtl/>
        </w:rPr>
        <w:t>פת לעיוותים שהיו יכולים להיות בתוכנית ותיקנו אותם, היא בנושא מענק הלידה. הממשלה קבעה שאחרי הלידה הראשונה אין מענקים. למה? כי לא צריכים יותר. בשביל ילד שני? בשביל מה צריך? מספיק ילד אחד ואחר כך ייתנו מענק אם יקנו כלב, כנראה. מספיק ילד אחד וכלב. לא צריכים יו</w:t>
      </w:r>
      <w:r>
        <w:rPr>
          <w:rFonts w:hint="cs"/>
          <w:rtl/>
        </w:rPr>
        <w:t xml:space="preserve">תר לידה שנייה. לידה שלישית, רחמנא ליצלן, זה כבר מביא נזק למדינה. גם פה אמרנו: לא יקום ולא יהיה. אני מצטער שלא הצלחנו להחזיר במאה אחוז את המענקים, אבל לפחות הצלחנו להחזיק את המענקים בסדר גודל של בין 30% ל=40%, שזה 6% מ=20, על כל ילד נוסף שיהיה. אין דבר כזה </w:t>
      </w:r>
      <w:r>
        <w:rPr>
          <w:rFonts w:hint="cs"/>
          <w:rtl/>
        </w:rPr>
        <w:t>ילד וכלב. אנחנו רוצים ילדים.</w:t>
      </w:r>
    </w:p>
    <w:p w14:paraId="1DE22CDD" w14:textId="77777777" w:rsidR="00000000" w:rsidRDefault="007C71EE">
      <w:pPr>
        <w:pStyle w:val="ac"/>
        <w:rPr>
          <w:rtl/>
        </w:rPr>
      </w:pPr>
    </w:p>
    <w:p w14:paraId="08DFDC60" w14:textId="77777777" w:rsidR="00000000" w:rsidRDefault="007C71EE">
      <w:pPr>
        <w:pStyle w:val="ac"/>
        <w:rPr>
          <w:rtl/>
        </w:rPr>
      </w:pPr>
      <w:r>
        <w:rPr>
          <w:rFonts w:hint="eastAsia"/>
          <w:rtl/>
        </w:rPr>
        <w:t>אליהו</w:t>
      </w:r>
      <w:r>
        <w:rPr>
          <w:rtl/>
        </w:rPr>
        <w:t xml:space="preserve"> ישי (ש"ס):</w:t>
      </w:r>
    </w:p>
    <w:p w14:paraId="0F160A4C" w14:textId="77777777" w:rsidR="00000000" w:rsidRDefault="007C71EE">
      <w:pPr>
        <w:pStyle w:val="a"/>
        <w:rPr>
          <w:rFonts w:hint="cs"/>
          <w:rtl/>
        </w:rPr>
      </w:pPr>
    </w:p>
    <w:p w14:paraId="5B95BAA8" w14:textId="77777777" w:rsidR="00000000" w:rsidRDefault="007C71EE">
      <w:pPr>
        <w:pStyle w:val="a"/>
        <w:rPr>
          <w:rFonts w:hint="cs"/>
          <w:rtl/>
        </w:rPr>
      </w:pPr>
      <w:r>
        <w:rPr>
          <w:rFonts w:hint="cs"/>
          <w:rtl/>
        </w:rPr>
        <w:t>שמעתי שפורז אמר: חתולים. יש משפחות שמצבן קשה, שמנתקים להן את המים, שאומרים להן לשתות מי גשמים. אבל לחתולים נותנים חלב.</w:t>
      </w:r>
    </w:p>
    <w:p w14:paraId="1A26AFF3" w14:textId="77777777" w:rsidR="00000000" w:rsidRDefault="007C71EE">
      <w:pPr>
        <w:pStyle w:val="a"/>
        <w:ind w:firstLine="0"/>
        <w:rPr>
          <w:rFonts w:hint="cs"/>
          <w:rtl/>
        </w:rPr>
      </w:pPr>
    </w:p>
    <w:p w14:paraId="5938CCDA" w14:textId="77777777" w:rsidR="00000000" w:rsidRDefault="007C71EE">
      <w:pPr>
        <w:pStyle w:val="Speaker"/>
        <w:rPr>
          <w:rtl/>
        </w:rPr>
      </w:pPr>
      <w:bookmarkStart w:id="245" w:name="FS000001068T26_05_2003_16_09_30"/>
      <w:bookmarkEnd w:id="245"/>
      <w:r>
        <w:rPr>
          <w:rFonts w:hint="eastAsia"/>
          <w:rtl/>
        </w:rPr>
        <w:t>ניסן</w:t>
      </w:r>
      <w:r>
        <w:rPr>
          <w:rtl/>
        </w:rPr>
        <w:t xml:space="preserve"> סלומינסקי (מפד"ל):</w:t>
      </w:r>
    </w:p>
    <w:p w14:paraId="73179D49" w14:textId="77777777" w:rsidR="00000000" w:rsidRDefault="007C71EE">
      <w:pPr>
        <w:pStyle w:val="a"/>
        <w:rPr>
          <w:rFonts w:hint="cs"/>
          <w:rtl/>
        </w:rPr>
      </w:pPr>
    </w:p>
    <w:p w14:paraId="6BF9EE68" w14:textId="77777777" w:rsidR="00000000" w:rsidRDefault="007C71EE">
      <w:pPr>
        <w:pStyle w:val="a"/>
        <w:rPr>
          <w:rFonts w:hint="cs"/>
          <w:rtl/>
        </w:rPr>
      </w:pPr>
      <w:r>
        <w:rPr>
          <w:rFonts w:hint="cs"/>
          <w:rtl/>
        </w:rPr>
        <w:t>וכנ"ל גם בנושא של קצבאות הילדים. שוב, דעתנו ודעת מפלגתי היתה מר</w:t>
      </w:r>
      <w:r>
        <w:rPr>
          <w:rFonts w:hint="cs"/>
          <w:rtl/>
        </w:rPr>
        <w:t>אש, גם בחוק הלפרט, שצריכים לתת - - -</w:t>
      </w:r>
    </w:p>
    <w:p w14:paraId="6E3BF368" w14:textId="77777777" w:rsidR="00000000" w:rsidRDefault="007C71EE">
      <w:pPr>
        <w:pStyle w:val="a"/>
        <w:rPr>
          <w:rFonts w:hint="cs"/>
          <w:rtl/>
        </w:rPr>
      </w:pPr>
    </w:p>
    <w:p w14:paraId="0CF5BEB7" w14:textId="77777777" w:rsidR="00000000" w:rsidRDefault="007C71EE">
      <w:pPr>
        <w:pStyle w:val="ac"/>
        <w:rPr>
          <w:rtl/>
        </w:rPr>
      </w:pPr>
      <w:r>
        <w:rPr>
          <w:rFonts w:hint="eastAsia"/>
          <w:rtl/>
        </w:rPr>
        <w:t>יעקב</w:t>
      </w:r>
      <w:r>
        <w:rPr>
          <w:rtl/>
        </w:rPr>
        <w:t xml:space="preserve"> ליצמן (יהדות התורה):</w:t>
      </w:r>
    </w:p>
    <w:p w14:paraId="4AA2358A" w14:textId="77777777" w:rsidR="00000000" w:rsidRDefault="007C71EE">
      <w:pPr>
        <w:pStyle w:val="a"/>
        <w:rPr>
          <w:rFonts w:hint="cs"/>
          <w:rtl/>
        </w:rPr>
      </w:pPr>
    </w:p>
    <w:p w14:paraId="4BECDEC7" w14:textId="77777777" w:rsidR="00000000" w:rsidRDefault="007C71EE">
      <w:pPr>
        <w:pStyle w:val="a"/>
        <w:rPr>
          <w:rFonts w:hint="cs"/>
          <w:rtl/>
        </w:rPr>
      </w:pPr>
      <w:r>
        <w:rPr>
          <w:rFonts w:hint="cs"/>
          <w:rtl/>
        </w:rPr>
        <w:t>אולי תסביר לנו - -</w:t>
      </w:r>
    </w:p>
    <w:p w14:paraId="592B447E" w14:textId="77777777" w:rsidR="00000000" w:rsidRDefault="007C71EE">
      <w:pPr>
        <w:pStyle w:val="a"/>
        <w:rPr>
          <w:rFonts w:hint="cs"/>
          <w:rtl/>
        </w:rPr>
      </w:pPr>
    </w:p>
    <w:p w14:paraId="6BEF8B8F" w14:textId="77777777" w:rsidR="00000000" w:rsidRDefault="007C71EE">
      <w:pPr>
        <w:pStyle w:val="SpeakerCon"/>
        <w:rPr>
          <w:rtl/>
        </w:rPr>
      </w:pPr>
      <w:bookmarkStart w:id="246" w:name="FS000001068T26_05_2003_16_10_50C"/>
      <w:bookmarkEnd w:id="246"/>
      <w:r>
        <w:rPr>
          <w:rtl/>
        </w:rPr>
        <w:t>ניסן סלומינסקי (מפד"ל):</w:t>
      </w:r>
    </w:p>
    <w:p w14:paraId="5FC9DB78" w14:textId="77777777" w:rsidR="00000000" w:rsidRDefault="007C71EE">
      <w:pPr>
        <w:pStyle w:val="a"/>
        <w:rPr>
          <w:rtl/>
        </w:rPr>
      </w:pPr>
    </w:p>
    <w:p w14:paraId="5DF5616F" w14:textId="77777777" w:rsidR="00000000" w:rsidRDefault="007C71EE">
      <w:pPr>
        <w:pStyle w:val="a"/>
        <w:rPr>
          <w:rFonts w:hint="cs"/>
          <w:rtl/>
        </w:rPr>
      </w:pPr>
      <w:r>
        <w:rPr>
          <w:rFonts w:hint="cs"/>
          <w:rtl/>
        </w:rPr>
        <w:t xml:space="preserve">דעתנו היתה שהקצבה לכל הילדים צריכה להיות אחידה, אבל לא לסכום שהממשלה הזאת קבעה, לא לזה פיללנו ולא לזה ציפינו, וזה לא מה שרצינו. ולכן, באנו ומצאנו </w:t>
      </w:r>
      <w:r>
        <w:rPr>
          <w:rFonts w:hint="cs"/>
          <w:rtl/>
        </w:rPr>
        <w:t xml:space="preserve">סידור. לפי החלטת הממשלה, המשמעות היא שלמשפחות ברוכות ילדים, נניח החל מהילד השביעי והשמיני, הקיצוץ יהיה 70%, כלומר בתוך שלוש שנים המשפחה - - </w:t>
      </w:r>
    </w:p>
    <w:p w14:paraId="29A7CD2C" w14:textId="77777777" w:rsidR="00000000" w:rsidRDefault="007C71EE">
      <w:pPr>
        <w:pStyle w:val="a"/>
        <w:rPr>
          <w:rFonts w:hint="cs"/>
          <w:rtl/>
        </w:rPr>
      </w:pPr>
    </w:p>
    <w:p w14:paraId="2576CF67" w14:textId="77777777" w:rsidR="00000000" w:rsidRDefault="007C71EE">
      <w:pPr>
        <w:pStyle w:val="ac"/>
        <w:rPr>
          <w:rtl/>
        </w:rPr>
      </w:pPr>
      <w:r>
        <w:rPr>
          <w:rFonts w:hint="eastAsia"/>
          <w:rtl/>
        </w:rPr>
        <w:t>יעקב</w:t>
      </w:r>
      <w:r>
        <w:rPr>
          <w:rtl/>
        </w:rPr>
        <w:t xml:space="preserve"> ליצמן (יהדות התורה):</w:t>
      </w:r>
    </w:p>
    <w:p w14:paraId="59FF61A8" w14:textId="77777777" w:rsidR="00000000" w:rsidRDefault="007C71EE">
      <w:pPr>
        <w:pStyle w:val="a"/>
        <w:rPr>
          <w:rFonts w:hint="cs"/>
          <w:rtl/>
        </w:rPr>
      </w:pPr>
    </w:p>
    <w:p w14:paraId="35524F8F" w14:textId="77777777" w:rsidR="00000000" w:rsidRDefault="007C71EE">
      <w:pPr>
        <w:pStyle w:val="a"/>
        <w:rPr>
          <w:rFonts w:hint="cs"/>
          <w:rtl/>
        </w:rPr>
      </w:pPr>
      <w:r>
        <w:rPr>
          <w:rFonts w:hint="cs"/>
          <w:rtl/>
        </w:rPr>
        <w:t xml:space="preserve">76%. </w:t>
      </w:r>
    </w:p>
    <w:p w14:paraId="31C2FF83" w14:textId="77777777" w:rsidR="00000000" w:rsidRDefault="007C71EE">
      <w:pPr>
        <w:pStyle w:val="a"/>
        <w:rPr>
          <w:rFonts w:hint="cs"/>
          <w:rtl/>
        </w:rPr>
      </w:pPr>
    </w:p>
    <w:p w14:paraId="20D100E9" w14:textId="77777777" w:rsidR="00000000" w:rsidRDefault="007C71EE">
      <w:pPr>
        <w:pStyle w:val="SpeakerCon"/>
        <w:rPr>
          <w:rtl/>
        </w:rPr>
      </w:pPr>
      <w:bookmarkStart w:id="247" w:name="FS000001068T26_05_2003_16_11_58C"/>
      <w:bookmarkEnd w:id="247"/>
      <w:r>
        <w:rPr>
          <w:rtl/>
        </w:rPr>
        <w:t>ניסן סלומינסקי (מפד"ל):</w:t>
      </w:r>
    </w:p>
    <w:p w14:paraId="0D1CA697" w14:textId="77777777" w:rsidR="00000000" w:rsidRDefault="007C71EE">
      <w:pPr>
        <w:pStyle w:val="a"/>
        <w:rPr>
          <w:rtl/>
        </w:rPr>
      </w:pPr>
    </w:p>
    <w:p w14:paraId="1F2FAE52" w14:textId="77777777" w:rsidR="00000000" w:rsidRDefault="007C71EE">
      <w:pPr>
        <w:pStyle w:val="a"/>
        <w:rPr>
          <w:rFonts w:hint="cs"/>
          <w:rtl/>
        </w:rPr>
      </w:pPr>
      <w:r>
        <w:rPr>
          <w:rFonts w:hint="cs"/>
          <w:rtl/>
        </w:rPr>
        <w:t xml:space="preserve">76%. המשמעות היא שהמשפחה מתמוטטת. </w:t>
      </w:r>
    </w:p>
    <w:p w14:paraId="033F53DD" w14:textId="77777777" w:rsidR="00000000" w:rsidRDefault="007C71EE">
      <w:pPr>
        <w:pStyle w:val="a"/>
        <w:rPr>
          <w:rFonts w:hint="cs"/>
          <w:rtl/>
        </w:rPr>
      </w:pPr>
    </w:p>
    <w:p w14:paraId="2F80F11F" w14:textId="77777777" w:rsidR="00000000" w:rsidRDefault="007C71EE">
      <w:pPr>
        <w:pStyle w:val="ac"/>
        <w:rPr>
          <w:rtl/>
        </w:rPr>
      </w:pPr>
      <w:r>
        <w:rPr>
          <w:rFonts w:hint="eastAsia"/>
          <w:rtl/>
        </w:rPr>
        <w:t>יעקב</w:t>
      </w:r>
      <w:r>
        <w:rPr>
          <w:rtl/>
        </w:rPr>
        <w:t xml:space="preserve"> ליצמן (יהדות ה</w:t>
      </w:r>
      <w:r>
        <w:rPr>
          <w:rtl/>
        </w:rPr>
        <w:t>תורה):</w:t>
      </w:r>
    </w:p>
    <w:p w14:paraId="00AEEFB6" w14:textId="77777777" w:rsidR="00000000" w:rsidRDefault="007C71EE">
      <w:pPr>
        <w:pStyle w:val="a"/>
        <w:rPr>
          <w:rFonts w:hint="cs"/>
          <w:rtl/>
        </w:rPr>
      </w:pPr>
    </w:p>
    <w:p w14:paraId="522EBB22" w14:textId="77777777" w:rsidR="00000000" w:rsidRDefault="007C71EE">
      <w:pPr>
        <w:pStyle w:val="a"/>
        <w:rPr>
          <w:rFonts w:hint="cs"/>
          <w:rtl/>
        </w:rPr>
      </w:pPr>
      <w:r>
        <w:rPr>
          <w:rFonts w:hint="cs"/>
          <w:rtl/>
        </w:rPr>
        <w:t xml:space="preserve">זה בתמיכתכם. תסביר לי, אתה הצבעת בעד. </w:t>
      </w:r>
    </w:p>
    <w:p w14:paraId="65CDF306" w14:textId="77777777" w:rsidR="00000000" w:rsidRDefault="007C71EE">
      <w:pPr>
        <w:pStyle w:val="a"/>
        <w:rPr>
          <w:rFonts w:hint="cs"/>
          <w:rtl/>
        </w:rPr>
      </w:pPr>
    </w:p>
    <w:p w14:paraId="28F11329" w14:textId="77777777" w:rsidR="00000000" w:rsidRDefault="007C71EE">
      <w:pPr>
        <w:pStyle w:val="SpeakerCon"/>
        <w:rPr>
          <w:rtl/>
        </w:rPr>
      </w:pPr>
      <w:bookmarkStart w:id="248" w:name="FS000001068T26_05_2003_16_12_35C"/>
      <w:bookmarkEnd w:id="248"/>
      <w:r>
        <w:rPr>
          <w:rtl/>
        </w:rPr>
        <w:t>ניסן סלומינסקי (מפד"ל):</w:t>
      </w:r>
    </w:p>
    <w:p w14:paraId="4378C78A" w14:textId="77777777" w:rsidR="00000000" w:rsidRDefault="007C71EE">
      <w:pPr>
        <w:pStyle w:val="a"/>
        <w:rPr>
          <w:rtl/>
        </w:rPr>
      </w:pPr>
    </w:p>
    <w:p w14:paraId="0B8BC317" w14:textId="77777777" w:rsidR="00000000" w:rsidRDefault="007C71EE">
      <w:pPr>
        <w:pStyle w:val="a"/>
        <w:rPr>
          <w:rFonts w:hint="cs"/>
          <w:rtl/>
        </w:rPr>
      </w:pPr>
      <w:r>
        <w:rPr>
          <w:rFonts w:hint="cs"/>
          <w:rtl/>
        </w:rPr>
        <w:t xml:space="preserve">לא, לא הצבעתי בעד זה. </w:t>
      </w:r>
    </w:p>
    <w:p w14:paraId="0BC8078D" w14:textId="77777777" w:rsidR="00000000" w:rsidRDefault="007C71EE">
      <w:pPr>
        <w:pStyle w:val="a"/>
        <w:rPr>
          <w:rFonts w:hint="cs"/>
          <w:rtl/>
        </w:rPr>
      </w:pPr>
    </w:p>
    <w:p w14:paraId="13D6568F" w14:textId="77777777" w:rsidR="00000000" w:rsidRDefault="007C71EE">
      <w:pPr>
        <w:pStyle w:val="ac"/>
        <w:rPr>
          <w:rtl/>
        </w:rPr>
      </w:pPr>
      <w:r>
        <w:rPr>
          <w:rFonts w:hint="eastAsia"/>
          <w:rtl/>
        </w:rPr>
        <w:t>יעקב</w:t>
      </w:r>
      <w:r>
        <w:rPr>
          <w:rtl/>
        </w:rPr>
        <w:t xml:space="preserve"> ליצמן (יהדות התורה):</w:t>
      </w:r>
    </w:p>
    <w:p w14:paraId="20C3777B" w14:textId="77777777" w:rsidR="00000000" w:rsidRDefault="007C71EE">
      <w:pPr>
        <w:pStyle w:val="a"/>
        <w:rPr>
          <w:rFonts w:hint="cs"/>
          <w:rtl/>
        </w:rPr>
      </w:pPr>
    </w:p>
    <w:p w14:paraId="05CB60C3" w14:textId="77777777" w:rsidR="00000000" w:rsidRDefault="007C71EE">
      <w:pPr>
        <w:pStyle w:val="a"/>
        <w:rPr>
          <w:rFonts w:hint="cs"/>
          <w:rtl/>
        </w:rPr>
      </w:pPr>
      <w:r>
        <w:rPr>
          <w:rFonts w:hint="cs"/>
          <w:rtl/>
        </w:rPr>
        <w:t xml:space="preserve">זה בתוך החוק שאתם הצבעתם בעדו. </w:t>
      </w:r>
    </w:p>
    <w:p w14:paraId="664BB95B" w14:textId="77777777" w:rsidR="00000000" w:rsidRDefault="007C71EE">
      <w:pPr>
        <w:pStyle w:val="a"/>
        <w:rPr>
          <w:rFonts w:hint="cs"/>
          <w:rtl/>
        </w:rPr>
      </w:pPr>
    </w:p>
    <w:p w14:paraId="0212D1D2" w14:textId="77777777" w:rsidR="00000000" w:rsidRDefault="007C71EE">
      <w:pPr>
        <w:pStyle w:val="ad"/>
        <w:rPr>
          <w:rtl/>
        </w:rPr>
      </w:pPr>
    </w:p>
    <w:p w14:paraId="27081F23" w14:textId="77777777" w:rsidR="00000000" w:rsidRDefault="007C71EE">
      <w:pPr>
        <w:pStyle w:val="ad"/>
        <w:rPr>
          <w:rtl/>
        </w:rPr>
      </w:pPr>
      <w:r>
        <w:rPr>
          <w:rFonts w:hint="cs"/>
          <w:rtl/>
        </w:rPr>
        <w:t>ה</w:t>
      </w:r>
      <w:r>
        <w:rPr>
          <w:rtl/>
        </w:rPr>
        <w:t>יו"ר</w:t>
      </w:r>
      <w:r>
        <w:rPr>
          <w:rFonts w:hint="cs"/>
          <w:rtl/>
        </w:rPr>
        <w:t xml:space="preserve"> יולי-יואל אדלשטיין</w:t>
      </w:r>
      <w:r>
        <w:rPr>
          <w:rtl/>
        </w:rPr>
        <w:t>:</w:t>
      </w:r>
    </w:p>
    <w:p w14:paraId="7D9F3DE2" w14:textId="77777777" w:rsidR="00000000" w:rsidRDefault="007C71EE">
      <w:pPr>
        <w:pStyle w:val="a"/>
        <w:rPr>
          <w:rtl/>
        </w:rPr>
      </w:pPr>
    </w:p>
    <w:p w14:paraId="6115F279" w14:textId="77777777" w:rsidR="00000000" w:rsidRDefault="007C71EE">
      <w:pPr>
        <w:pStyle w:val="a"/>
        <w:rPr>
          <w:rFonts w:hint="cs"/>
          <w:rtl/>
        </w:rPr>
      </w:pPr>
      <w:r>
        <w:rPr>
          <w:rFonts w:hint="cs"/>
          <w:rtl/>
        </w:rPr>
        <w:t>הוא יענה לך. אתה יודע מה? אני מבטיח בשמו, שחבר הכנסת סלומינסקי יסביר. א</w:t>
      </w:r>
      <w:r>
        <w:rPr>
          <w:rFonts w:hint="cs"/>
          <w:rtl/>
        </w:rPr>
        <w:t>תה רוצה להשמיע או לשמוע?</w:t>
      </w:r>
    </w:p>
    <w:p w14:paraId="2203F10A" w14:textId="77777777" w:rsidR="00000000" w:rsidRDefault="007C71EE">
      <w:pPr>
        <w:pStyle w:val="a"/>
        <w:rPr>
          <w:rFonts w:hint="cs"/>
          <w:rtl/>
        </w:rPr>
      </w:pPr>
    </w:p>
    <w:p w14:paraId="0C42C163" w14:textId="77777777" w:rsidR="00000000" w:rsidRDefault="007C71EE">
      <w:pPr>
        <w:pStyle w:val="ac"/>
        <w:rPr>
          <w:rtl/>
        </w:rPr>
      </w:pPr>
      <w:r>
        <w:rPr>
          <w:rFonts w:hint="eastAsia"/>
          <w:rtl/>
        </w:rPr>
        <w:t>יעקב</w:t>
      </w:r>
      <w:r>
        <w:rPr>
          <w:rtl/>
        </w:rPr>
        <w:t xml:space="preserve"> ליצמן (יהדות התורה):</w:t>
      </w:r>
    </w:p>
    <w:p w14:paraId="7801A1A4" w14:textId="77777777" w:rsidR="00000000" w:rsidRDefault="007C71EE">
      <w:pPr>
        <w:pStyle w:val="a"/>
        <w:rPr>
          <w:rFonts w:hint="cs"/>
          <w:rtl/>
        </w:rPr>
      </w:pPr>
    </w:p>
    <w:p w14:paraId="71A316FF" w14:textId="77777777" w:rsidR="00000000" w:rsidRDefault="007C71EE">
      <w:pPr>
        <w:pStyle w:val="a"/>
        <w:rPr>
          <w:rFonts w:hint="cs"/>
          <w:rtl/>
        </w:rPr>
      </w:pPr>
      <w:r>
        <w:rPr>
          <w:rFonts w:hint="cs"/>
          <w:rtl/>
        </w:rPr>
        <w:t xml:space="preserve">להשמיע. </w:t>
      </w:r>
    </w:p>
    <w:p w14:paraId="18B62FBF" w14:textId="77777777" w:rsidR="00000000" w:rsidRDefault="007C71EE">
      <w:pPr>
        <w:pStyle w:val="a"/>
        <w:rPr>
          <w:rFonts w:hint="cs"/>
          <w:rtl/>
        </w:rPr>
      </w:pPr>
    </w:p>
    <w:p w14:paraId="205276A6" w14:textId="77777777" w:rsidR="00000000" w:rsidRDefault="007C71EE">
      <w:pPr>
        <w:pStyle w:val="SpeakerCon"/>
        <w:rPr>
          <w:rtl/>
        </w:rPr>
      </w:pPr>
      <w:bookmarkStart w:id="249" w:name="FS000001068T26_05_2003_16_14_05C"/>
      <w:bookmarkEnd w:id="249"/>
      <w:r>
        <w:rPr>
          <w:rtl/>
        </w:rPr>
        <w:t>ניסן סלומינסקי (מפד"ל):</w:t>
      </w:r>
    </w:p>
    <w:p w14:paraId="169E83FE" w14:textId="77777777" w:rsidR="00000000" w:rsidRDefault="007C71EE">
      <w:pPr>
        <w:pStyle w:val="a"/>
        <w:rPr>
          <w:rtl/>
        </w:rPr>
      </w:pPr>
    </w:p>
    <w:p w14:paraId="5A3A57E7" w14:textId="77777777" w:rsidR="00000000" w:rsidRDefault="007C71EE">
      <w:pPr>
        <w:pStyle w:val="a"/>
        <w:rPr>
          <w:rFonts w:hint="cs"/>
          <w:rtl/>
        </w:rPr>
      </w:pPr>
      <w:r>
        <w:rPr>
          <w:rFonts w:hint="cs"/>
          <w:rtl/>
        </w:rPr>
        <w:t xml:space="preserve">אני מניח שחבר הכנסת ליצמן מבין את החוק שאושר בוועדה, ואם לא </w:t>
      </w:r>
      <w:r>
        <w:rPr>
          <w:rtl/>
        </w:rPr>
        <w:t>–</w:t>
      </w:r>
      <w:r>
        <w:rPr>
          <w:rFonts w:hint="cs"/>
          <w:rtl/>
        </w:rPr>
        <w:t xml:space="preserve"> אני אסביר לו בדקה. </w:t>
      </w:r>
    </w:p>
    <w:p w14:paraId="0B4B0E57" w14:textId="77777777" w:rsidR="00000000" w:rsidRDefault="007C71EE">
      <w:pPr>
        <w:pStyle w:val="a"/>
        <w:rPr>
          <w:rFonts w:hint="cs"/>
          <w:rtl/>
        </w:rPr>
      </w:pPr>
    </w:p>
    <w:p w14:paraId="5971D5C7" w14:textId="77777777" w:rsidR="00000000" w:rsidRDefault="007C71EE">
      <w:pPr>
        <w:pStyle w:val="ac"/>
        <w:rPr>
          <w:rtl/>
        </w:rPr>
      </w:pPr>
      <w:r>
        <w:rPr>
          <w:rFonts w:hint="eastAsia"/>
          <w:rtl/>
        </w:rPr>
        <w:t>יעקב</w:t>
      </w:r>
      <w:r>
        <w:rPr>
          <w:rtl/>
        </w:rPr>
        <w:t xml:space="preserve"> ליצמן (יהדות התורה):</w:t>
      </w:r>
    </w:p>
    <w:p w14:paraId="7F2319A4" w14:textId="77777777" w:rsidR="00000000" w:rsidRDefault="007C71EE">
      <w:pPr>
        <w:pStyle w:val="a"/>
        <w:rPr>
          <w:rFonts w:hint="cs"/>
          <w:rtl/>
        </w:rPr>
      </w:pPr>
    </w:p>
    <w:p w14:paraId="009BAD6E" w14:textId="77777777" w:rsidR="00000000" w:rsidRDefault="007C71EE">
      <w:pPr>
        <w:pStyle w:val="a"/>
        <w:rPr>
          <w:rFonts w:hint="cs"/>
          <w:rtl/>
        </w:rPr>
      </w:pPr>
      <w:r>
        <w:rPr>
          <w:rFonts w:hint="cs"/>
          <w:rtl/>
        </w:rPr>
        <w:t xml:space="preserve">אני מבין. </w:t>
      </w:r>
    </w:p>
    <w:p w14:paraId="6F590A62" w14:textId="77777777" w:rsidR="00000000" w:rsidRDefault="007C71EE">
      <w:pPr>
        <w:pStyle w:val="a"/>
        <w:rPr>
          <w:rFonts w:hint="cs"/>
          <w:rtl/>
        </w:rPr>
      </w:pPr>
    </w:p>
    <w:p w14:paraId="45F03EFF" w14:textId="77777777" w:rsidR="00000000" w:rsidRDefault="007C71EE">
      <w:pPr>
        <w:pStyle w:val="SpeakerCon"/>
        <w:rPr>
          <w:rtl/>
        </w:rPr>
      </w:pPr>
      <w:bookmarkStart w:id="250" w:name="FS000001068T26_05_2003_16_14_30C"/>
      <w:bookmarkEnd w:id="250"/>
      <w:r>
        <w:rPr>
          <w:rtl/>
        </w:rPr>
        <w:t>ניסן סלומינסקי (מפד"ל):</w:t>
      </w:r>
    </w:p>
    <w:p w14:paraId="2CADA982" w14:textId="77777777" w:rsidR="00000000" w:rsidRDefault="007C71EE">
      <w:pPr>
        <w:pStyle w:val="a"/>
        <w:rPr>
          <w:rtl/>
        </w:rPr>
      </w:pPr>
    </w:p>
    <w:p w14:paraId="1D4CB725" w14:textId="77777777" w:rsidR="00000000" w:rsidRDefault="007C71EE">
      <w:pPr>
        <w:pStyle w:val="a"/>
        <w:rPr>
          <w:rFonts w:hint="cs"/>
          <w:rtl/>
        </w:rPr>
      </w:pPr>
      <w:r>
        <w:rPr>
          <w:rFonts w:hint="cs"/>
          <w:rtl/>
        </w:rPr>
        <w:t xml:space="preserve">אם אתה מבין, זה טוב. </w:t>
      </w:r>
      <w:r>
        <w:rPr>
          <w:rFonts w:hint="cs"/>
          <w:rtl/>
        </w:rPr>
        <w:t>למה יאמר דברים שהם לא נכונים? למה הוויכוח?</w:t>
      </w:r>
    </w:p>
    <w:p w14:paraId="231AD4E5" w14:textId="77777777" w:rsidR="00000000" w:rsidRDefault="007C71EE">
      <w:pPr>
        <w:pStyle w:val="a"/>
        <w:rPr>
          <w:rFonts w:hint="cs"/>
          <w:rtl/>
        </w:rPr>
      </w:pPr>
    </w:p>
    <w:p w14:paraId="57660F7C" w14:textId="77777777" w:rsidR="00000000" w:rsidRDefault="007C71EE">
      <w:pPr>
        <w:pStyle w:val="ac"/>
        <w:rPr>
          <w:rtl/>
        </w:rPr>
      </w:pPr>
      <w:r>
        <w:rPr>
          <w:rFonts w:hint="eastAsia"/>
          <w:rtl/>
        </w:rPr>
        <w:t>יעקב</w:t>
      </w:r>
      <w:r>
        <w:rPr>
          <w:rtl/>
        </w:rPr>
        <w:t xml:space="preserve"> ליצמן (יהדות התורה):</w:t>
      </w:r>
    </w:p>
    <w:p w14:paraId="016CEE07" w14:textId="77777777" w:rsidR="00000000" w:rsidRDefault="007C71EE">
      <w:pPr>
        <w:pStyle w:val="a"/>
        <w:rPr>
          <w:rFonts w:hint="cs"/>
          <w:rtl/>
        </w:rPr>
      </w:pPr>
    </w:p>
    <w:p w14:paraId="4AF43E30" w14:textId="77777777" w:rsidR="00000000" w:rsidRDefault="007C71EE">
      <w:pPr>
        <w:pStyle w:val="a"/>
        <w:rPr>
          <w:rFonts w:hint="cs"/>
          <w:rtl/>
        </w:rPr>
      </w:pPr>
      <w:r>
        <w:rPr>
          <w:rFonts w:hint="cs"/>
          <w:rtl/>
        </w:rPr>
        <w:t>האם לא קוצצו 76%?</w:t>
      </w:r>
    </w:p>
    <w:p w14:paraId="17028165" w14:textId="77777777" w:rsidR="00000000" w:rsidRDefault="007C71EE">
      <w:pPr>
        <w:pStyle w:val="a"/>
        <w:rPr>
          <w:rFonts w:hint="cs"/>
          <w:rtl/>
        </w:rPr>
      </w:pPr>
    </w:p>
    <w:p w14:paraId="562AC958" w14:textId="77777777" w:rsidR="00000000" w:rsidRDefault="007C71EE">
      <w:pPr>
        <w:pStyle w:val="SpeakerCon"/>
        <w:rPr>
          <w:rtl/>
        </w:rPr>
      </w:pPr>
      <w:bookmarkStart w:id="251" w:name="FS000001068T26_05_2003_16_20_53C"/>
      <w:bookmarkEnd w:id="251"/>
      <w:r>
        <w:rPr>
          <w:rtl/>
        </w:rPr>
        <w:t>ניסן סלומינסקי (מפד"ל):</w:t>
      </w:r>
    </w:p>
    <w:p w14:paraId="427B2403" w14:textId="77777777" w:rsidR="00000000" w:rsidRDefault="007C71EE">
      <w:pPr>
        <w:pStyle w:val="a"/>
        <w:rPr>
          <w:rtl/>
        </w:rPr>
      </w:pPr>
    </w:p>
    <w:p w14:paraId="09216847" w14:textId="77777777" w:rsidR="00000000" w:rsidRDefault="007C71EE">
      <w:pPr>
        <w:pStyle w:val="a"/>
        <w:rPr>
          <w:rFonts w:hint="cs"/>
          <w:rtl/>
        </w:rPr>
      </w:pPr>
      <w:r>
        <w:rPr>
          <w:rFonts w:hint="cs"/>
          <w:rtl/>
        </w:rPr>
        <w:t xml:space="preserve">לא. </w:t>
      </w:r>
    </w:p>
    <w:p w14:paraId="61AA0F75" w14:textId="77777777" w:rsidR="00000000" w:rsidRDefault="007C71EE">
      <w:pPr>
        <w:pStyle w:val="a"/>
        <w:rPr>
          <w:rFonts w:hint="cs"/>
          <w:rtl/>
        </w:rPr>
      </w:pPr>
    </w:p>
    <w:p w14:paraId="541FE706" w14:textId="77777777" w:rsidR="00000000" w:rsidRDefault="007C71EE">
      <w:pPr>
        <w:pStyle w:val="ac"/>
        <w:rPr>
          <w:rtl/>
        </w:rPr>
      </w:pPr>
      <w:r>
        <w:rPr>
          <w:rFonts w:hint="eastAsia"/>
          <w:rtl/>
        </w:rPr>
        <w:t>יעקב</w:t>
      </w:r>
      <w:r>
        <w:rPr>
          <w:rtl/>
        </w:rPr>
        <w:t xml:space="preserve"> ליצמן (יהדות התורה):</w:t>
      </w:r>
    </w:p>
    <w:p w14:paraId="66EEC41E" w14:textId="77777777" w:rsidR="00000000" w:rsidRDefault="007C71EE">
      <w:pPr>
        <w:pStyle w:val="a"/>
        <w:rPr>
          <w:rFonts w:hint="cs"/>
          <w:rtl/>
        </w:rPr>
      </w:pPr>
    </w:p>
    <w:p w14:paraId="70E6A529" w14:textId="77777777" w:rsidR="00000000" w:rsidRDefault="007C71EE">
      <w:pPr>
        <w:pStyle w:val="a"/>
        <w:rPr>
          <w:rFonts w:hint="cs"/>
          <w:rtl/>
        </w:rPr>
      </w:pPr>
      <w:r>
        <w:rPr>
          <w:rFonts w:hint="cs"/>
          <w:rtl/>
        </w:rPr>
        <w:t>אם זה לא נכון - -</w:t>
      </w:r>
    </w:p>
    <w:p w14:paraId="5B5B162C" w14:textId="77777777" w:rsidR="00000000" w:rsidRDefault="007C71EE">
      <w:pPr>
        <w:pStyle w:val="a"/>
        <w:rPr>
          <w:rFonts w:hint="cs"/>
          <w:rtl/>
        </w:rPr>
      </w:pPr>
    </w:p>
    <w:p w14:paraId="506E6EA0" w14:textId="77777777" w:rsidR="00000000" w:rsidRDefault="007C71EE">
      <w:pPr>
        <w:pStyle w:val="SpeakerCon"/>
        <w:rPr>
          <w:rtl/>
        </w:rPr>
      </w:pPr>
      <w:bookmarkStart w:id="252" w:name="FS000001068T26_05_2003_16_21_09C"/>
      <w:bookmarkEnd w:id="252"/>
      <w:r>
        <w:rPr>
          <w:rtl/>
        </w:rPr>
        <w:t>ניסן סלומינסקי (מפד"ל):</w:t>
      </w:r>
    </w:p>
    <w:p w14:paraId="3796C565" w14:textId="77777777" w:rsidR="00000000" w:rsidRDefault="007C71EE">
      <w:pPr>
        <w:pStyle w:val="a"/>
        <w:rPr>
          <w:rtl/>
        </w:rPr>
      </w:pPr>
    </w:p>
    <w:p w14:paraId="2E1F824B" w14:textId="77777777" w:rsidR="00000000" w:rsidRDefault="007C71EE">
      <w:pPr>
        <w:pStyle w:val="a"/>
        <w:rPr>
          <w:rFonts w:hint="cs"/>
          <w:rtl/>
        </w:rPr>
      </w:pPr>
      <w:r>
        <w:rPr>
          <w:rFonts w:hint="cs"/>
          <w:rtl/>
        </w:rPr>
        <w:t xml:space="preserve">זה לא נכון. תן לי להסביר. </w:t>
      </w:r>
    </w:p>
    <w:p w14:paraId="09D63F7B" w14:textId="77777777" w:rsidR="00000000" w:rsidRDefault="007C71EE">
      <w:pPr>
        <w:pStyle w:val="a"/>
        <w:rPr>
          <w:rtl/>
        </w:rPr>
      </w:pPr>
    </w:p>
    <w:p w14:paraId="7B4E090D" w14:textId="77777777" w:rsidR="00000000" w:rsidRDefault="007C71EE">
      <w:pPr>
        <w:pStyle w:val="a"/>
        <w:rPr>
          <w:rFonts w:hint="cs"/>
          <w:rtl/>
        </w:rPr>
      </w:pPr>
      <w:r>
        <w:rPr>
          <w:rFonts w:hint="cs"/>
          <w:rtl/>
        </w:rPr>
        <w:t>גם בנושא הזה ישבנו עם שר הרווחה במשר</w:t>
      </w:r>
      <w:r>
        <w:rPr>
          <w:rFonts w:hint="cs"/>
          <w:rtl/>
        </w:rPr>
        <w:t xml:space="preserve">ד האוצר ואמרנו, לא יקום ולא יהיה. אז קודם כול, משלוש שנים - אנחנו פרסנו את זה לשש שנים, ואני שמח שהוסיפו אחר כך שנה שביעית, לבקשת חברי הכנסת מיהדות התורה או מש"ס, אני לא יודע מי לחץ יותר. הפריסה תהיה על פני שבע שנים. </w:t>
      </w:r>
    </w:p>
    <w:p w14:paraId="7BBE40D7" w14:textId="77777777" w:rsidR="00000000" w:rsidRDefault="007C71EE">
      <w:pPr>
        <w:pStyle w:val="a"/>
        <w:rPr>
          <w:rFonts w:hint="cs"/>
          <w:rtl/>
        </w:rPr>
      </w:pPr>
    </w:p>
    <w:p w14:paraId="4CCA6187" w14:textId="77777777" w:rsidR="00000000" w:rsidRDefault="007C71EE">
      <w:pPr>
        <w:pStyle w:val="a"/>
        <w:rPr>
          <w:rFonts w:hint="cs"/>
          <w:rtl/>
        </w:rPr>
      </w:pPr>
      <w:r>
        <w:rPr>
          <w:rFonts w:hint="cs"/>
          <w:rtl/>
        </w:rPr>
        <w:t>אבל המשמעות היותר גדולה של זה היא שיש</w:t>
      </w:r>
      <w:r>
        <w:rPr>
          <w:rFonts w:hint="cs"/>
          <w:rtl/>
        </w:rPr>
        <w:t xml:space="preserve"> שינוי בתפיסה </w:t>
      </w:r>
      <w:r>
        <w:rPr>
          <w:rtl/>
        </w:rPr>
        <w:t>–</w:t>
      </w:r>
      <w:r>
        <w:rPr>
          <w:rFonts w:hint="cs"/>
          <w:rtl/>
        </w:rPr>
        <w:t xml:space="preserve"> 50% מהקיצוץ יהיו בהתחלה, זאת אומרת, בשנה הראשונה והשנייה, וזה יפגע בכולם, בכל המשפחות. אבל מכאן ואילך, ה=50% הנותרים - ומשרד האוצר קיווה לקבל מיליארד ו=250 מיליון שקל בחצי השני </w:t>
      </w:r>
      <w:r>
        <w:rPr>
          <w:rtl/>
        </w:rPr>
        <w:t>–</w:t>
      </w:r>
      <w:r>
        <w:rPr>
          <w:rFonts w:hint="cs"/>
          <w:rtl/>
        </w:rPr>
        <w:t xml:space="preserve"> זה לא יהיה קיצוץ, המשרד ישלם את זה. משפחה של שמונה ילדים תקבל</w:t>
      </w:r>
      <w:r>
        <w:rPr>
          <w:rFonts w:hint="cs"/>
          <w:rtl/>
        </w:rPr>
        <w:t xml:space="preserve"> את מה שהיא היתה רגילה לקבל פחות הקיצוצים הראשונים. איך משרד האוצר יקבל חזרה את הכסף? על-ידי זה שיוסיפו את זה לשכר ויקבלו מיסוי. המשמעות היא שהמשפחות שחיות ברווחה ומשלמות מסים ישלמו - - -</w:t>
      </w:r>
    </w:p>
    <w:p w14:paraId="0B0C67C4" w14:textId="77777777" w:rsidR="00000000" w:rsidRDefault="007C71EE">
      <w:pPr>
        <w:pStyle w:val="a"/>
        <w:rPr>
          <w:rFonts w:hint="cs"/>
          <w:rtl/>
        </w:rPr>
      </w:pPr>
    </w:p>
    <w:p w14:paraId="75F57702" w14:textId="77777777" w:rsidR="00000000" w:rsidRDefault="007C71EE">
      <w:pPr>
        <w:pStyle w:val="ac"/>
        <w:rPr>
          <w:rtl/>
        </w:rPr>
      </w:pPr>
      <w:r>
        <w:rPr>
          <w:rFonts w:hint="eastAsia"/>
          <w:rtl/>
        </w:rPr>
        <w:t>שר</w:t>
      </w:r>
      <w:r>
        <w:rPr>
          <w:rtl/>
        </w:rPr>
        <w:t xml:space="preserve"> התשתיות הלאומיות יוסף פריצקי:</w:t>
      </w:r>
    </w:p>
    <w:p w14:paraId="64E37964" w14:textId="77777777" w:rsidR="00000000" w:rsidRDefault="007C71EE">
      <w:pPr>
        <w:pStyle w:val="a"/>
        <w:rPr>
          <w:rFonts w:hint="cs"/>
          <w:rtl/>
        </w:rPr>
      </w:pPr>
    </w:p>
    <w:p w14:paraId="05B4E04D" w14:textId="77777777" w:rsidR="00000000" w:rsidRDefault="007C71EE">
      <w:pPr>
        <w:pStyle w:val="a"/>
        <w:rPr>
          <w:rFonts w:hint="cs"/>
          <w:rtl/>
        </w:rPr>
      </w:pPr>
      <w:r>
        <w:rPr>
          <w:rFonts w:hint="cs"/>
          <w:rtl/>
        </w:rPr>
        <w:t>איפה זה כתוב?</w:t>
      </w:r>
    </w:p>
    <w:p w14:paraId="070D9DD4" w14:textId="77777777" w:rsidR="00000000" w:rsidRDefault="007C71EE">
      <w:pPr>
        <w:pStyle w:val="a"/>
        <w:rPr>
          <w:rFonts w:hint="cs"/>
          <w:rtl/>
        </w:rPr>
      </w:pPr>
    </w:p>
    <w:p w14:paraId="306C75CE" w14:textId="77777777" w:rsidR="00000000" w:rsidRDefault="007C71EE">
      <w:pPr>
        <w:pStyle w:val="SpeakerCon"/>
        <w:rPr>
          <w:rtl/>
        </w:rPr>
      </w:pPr>
      <w:bookmarkStart w:id="253" w:name="FS000001068T26_05_2003_16_22_04C"/>
      <w:bookmarkEnd w:id="253"/>
      <w:r>
        <w:rPr>
          <w:rtl/>
        </w:rPr>
        <w:t>ניסן סלומינסקי (מפ</w:t>
      </w:r>
      <w:r>
        <w:rPr>
          <w:rtl/>
        </w:rPr>
        <w:t>ד"ל):</w:t>
      </w:r>
    </w:p>
    <w:p w14:paraId="4BF0249F" w14:textId="77777777" w:rsidR="00000000" w:rsidRDefault="007C71EE">
      <w:pPr>
        <w:pStyle w:val="a"/>
        <w:rPr>
          <w:rtl/>
        </w:rPr>
      </w:pPr>
    </w:p>
    <w:p w14:paraId="56B9B7DC" w14:textId="77777777" w:rsidR="00000000" w:rsidRDefault="007C71EE">
      <w:pPr>
        <w:pStyle w:val="a"/>
        <w:rPr>
          <w:rFonts w:hint="cs"/>
          <w:rtl/>
        </w:rPr>
      </w:pPr>
      <w:r>
        <w:rPr>
          <w:rFonts w:hint="cs"/>
          <w:rtl/>
        </w:rPr>
        <w:t xml:space="preserve">זה החוק שאנחנו העברנו. הן ישלמו מס הכנסה. </w:t>
      </w:r>
    </w:p>
    <w:p w14:paraId="2DCF536E" w14:textId="77777777" w:rsidR="00000000" w:rsidRDefault="007C71EE">
      <w:pPr>
        <w:pStyle w:val="a"/>
        <w:rPr>
          <w:rFonts w:hint="cs"/>
          <w:rtl/>
        </w:rPr>
      </w:pPr>
    </w:p>
    <w:p w14:paraId="05C07B01" w14:textId="77777777" w:rsidR="00000000" w:rsidRDefault="007C71EE">
      <w:pPr>
        <w:pStyle w:val="ac"/>
        <w:rPr>
          <w:rtl/>
        </w:rPr>
      </w:pPr>
      <w:r>
        <w:rPr>
          <w:rFonts w:hint="eastAsia"/>
          <w:rtl/>
        </w:rPr>
        <w:t>יעקב</w:t>
      </w:r>
      <w:r>
        <w:rPr>
          <w:rtl/>
        </w:rPr>
        <w:t xml:space="preserve"> ליצמן (יהדות התורה):</w:t>
      </w:r>
    </w:p>
    <w:p w14:paraId="443B9940" w14:textId="77777777" w:rsidR="00000000" w:rsidRDefault="007C71EE">
      <w:pPr>
        <w:pStyle w:val="a"/>
        <w:rPr>
          <w:rFonts w:hint="cs"/>
          <w:rtl/>
        </w:rPr>
      </w:pPr>
    </w:p>
    <w:p w14:paraId="3D72F575" w14:textId="77777777" w:rsidR="00000000" w:rsidRDefault="007C71EE">
      <w:pPr>
        <w:pStyle w:val="a"/>
        <w:rPr>
          <w:rFonts w:hint="cs"/>
          <w:rtl/>
        </w:rPr>
      </w:pPr>
      <w:r>
        <w:rPr>
          <w:rFonts w:hint="cs"/>
          <w:rtl/>
        </w:rPr>
        <w:t xml:space="preserve">אל תקלקל לו את ההצגה. </w:t>
      </w:r>
    </w:p>
    <w:p w14:paraId="7E3F4EBC" w14:textId="77777777" w:rsidR="00000000" w:rsidRDefault="007C71EE">
      <w:pPr>
        <w:pStyle w:val="a"/>
        <w:rPr>
          <w:rFonts w:hint="cs"/>
          <w:rtl/>
        </w:rPr>
      </w:pPr>
    </w:p>
    <w:p w14:paraId="5DBC7C34" w14:textId="77777777" w:rsidR="00000000" w:rsidRDefault="007C71EE">
      <w:pPr>
        <w:pStyle w:val="SpeakerCon"/>
        <w:rPr>
          <w:rtl/>
        </w:rPr>
      </w:pPr>
      <w:bookmarkStart w:id="254" w:name="FS000001068T26_05_2003_16_22_30C"/>
      <w:bookmarkEnd w:id="254"/>
      <w:r>
        <w:rPr>
          <w:rtl/>
        </w:rPr>
        <w:t>ניסן סלומינסקי (מפד"ל):</w:t>
      </w:r>
    </w:p>
    <w:p w14:paraId="22F5C51D" w14:textId="77777777" w:rsidR="00000000" w:rsidRDefault="007C71EE">
      <w:pPr>
        <w:pStyle w:val="a"/>
        <w:rPr>
          <w:rtl/>
        </w:rPr>
      </w:pPr>
    </w:p>
    <w:p w14:paraId="4997A46E" w14:textId="77777777" w:rsidR="00000000" w:rsidRDefault="007C71EE">
      <w:pPr>
        <w:pStyle w:val="a"/>
        <w:rPr>
          <w:rFonts w:hint="cs"/>
          <w:rtl/>
        </w:rPr>
      </w:pPr>
      <w:r>
        <w:rPr>
          <w:rFonts w:hint="cs"/>
          <w:rtl/>
        </w:rPr>
        <w:t xml:space="preserve">מה לקלקל את ההצגה? זה החוק שאנחנו העברנו. </w:t>
      </w:r>
    </w:p>
    <w:p w14:paraId="598BE0F5" w14:textId="77777777" w:rsidR="00000000" w:rsidRDefault="007C71EE">
      <w:pPr>
        <w:pStyle w:val="a"/>
        <w:rPr>
          <w:rFonts w:hint="cs"/>
          <w:rtl/>
        </w:rPr>
      </w:pPr>
    </w:p>
    <w:p w14:paraId="6641FE67" w14:textId="77777777" w:rsidR="00000000" w:rsidRDefault="007C71EE">
      <w:pPr>
        <w:pStyle w:val="ac"/>
        <w:rPr>
          <w:rtl/>
        </w:rPr>
      </w:pPr>
      <w:r>
        <w:rPr>
          <w:rFonts w:hint="eastAsia"/>
          <w:rtl/>
        </w:rPr>
        <w:t>יעקב</w:t>
      </w:r>
      <w:r>
        <w:rPr>
          <w:rtl/>
        </w:rPr>
        <w:t xml:space="preserve"> ליצמן (יהדות התורה):</w:t>
      </w:r>
    </w:p>
    <w:p w14:paraId="0CC9A8BC" w14:textId="77777777" w:rsidR="00000000" w:rsidRDefault="007C71EE">
      <w:pPr>
        <w:pStyle w:val="a"/>
        <w:rPr>
          <w:rFonts w:hint="cs"/>
          <w:rtl/>
        </w:rPr>
      </w:pPr>
    </w:p>
    <w:p w14:paraId="2F5AFCAE" w14:textId="77777777" w:rsidR="00000000" w:rsidRDefault="007C71EE">
      <w:pPr>
        <w:pStyle w:val="a"/>
        <w:rPr>
          <w:rFonts w:hint="cs"/>
          <w:rtl/>
        </w:rPr>
      </w:pPr>
      <w:r>
        <w:rPr>
          <w:rFonts w:hint="cs"/>
          <w:rtl/>
        </w:rPr>
        <w:t>- - -</w:t>
      </w:r>
    </w:p>
    <w:p w14:paraId="509C6485" w14:textId="77777777" w:rsidR="00000000" w:rsidRDefault="007C71EE">
      <w:pPr>
        <w:pStyle w:val="a"/>
        <w:rPr>
          <w:rFonts w:hint="cs"/>
          <w:rtl/>
        </w:rPr>
      </w:pPr>
    </w:p>
    <w:p w14:paraId="1AC91CD5" w14:textId="77777777" w:rsidR="00000000" w:rsidRDefault="007C71EE">
      <w:pPr>
        <w:pStyle w:val="SpeakerCon"/>
        <w:rPr>
          <w:rtl/>
        </w:rPr>
      </w:pPr>
      <w:bookmarkStart w:id="255" w:name="FS000001068T26_05_2003_16_22_52C"/>
      <w:bookmarkEnd w:id="255"/>
      <w:r>
        <w:rPr>
          <w:rtl/>
        </w:rPr>
        <w:t>ניסן סלומינסקי (מפד"ל):</w:t>
      </w:r>
    </w:p>
    <w:p w14:paraId="3063DB0A" w14:textId="77777777" w:rsidR="00000000" w:rsidRDefault="007C71EE">
      <w:pPr>
        <w:pStyle w:val="a"/>
        <w:rPr>
          <w:rtl/>
        </w:rPr>
      </w:pPr>
    </w:p>
    <w:p w14:paraId="01D6E94D" w14:textId="77777777" w:rsidR="00000000" w:rsidRDefault="007C71EE">
      <w:pPr>
        <w:pStyle w:val="a"/>
        <w:rPr>
          <w:rFonts w:hint="cs"/>
          <w:rtl/>
        </w:rPr>
      </w:pPr>
      <w:r>
        <w:rPr>
          <w:rFonts w:hint="cs"/>
          <w:rtl/>
        </w:rPr>
        <w:t xml:space="preserve">אל תגיד לי לא. ליצמן, אתה </w:t>
      </w:r>
      <w:r>
        <w:rPr>
          <w:rFonts w:hint="cs"/>
          <w:rtl/>
        </w:rPr>
        <w:t xml:space="preserve">תשגע אותי, באמת. </w:t>
      </w:r>
    </w:p>
    <w:p w14:paraId="2CC0DA35" w14:textId="77777777" w:rsidR="00000000" w:rsidRDefault="007C71EE">
      <w:pPr>
        <w:pStyle w:val="a"/>
        <w:rPr>
          <w:rFonts w:hint="cs"/>
          <w:rtl/>
        </w:rPr>
      </w:pPr>
    </w:p>
    <w:p w14:paraId="7D7FF5AD" w14:textId="77777777" w:rsidR="00000000" w:rsidRDefault="007C71EE">
      <w:pPr>
        <w:pStyle w:val="ad"/>
        <w:rPr>
          <w:rtl/>
        </w:rPr>
      </w:pPr>
      <w:r>
        <w:rPr>
          <w:rtl/>
        </w:rPr>
        <w:t>היו"ר</w:t>
      </w:r>
      <w:r>
        <w:rPr>
          <w:rFonts w:hint="cs"/>
          <w:rtl/>
        </w:rPr>
        <w:t xml:space="preserve"> יולי-יואל אדלשטיין</w:t>
      </w:r>
      <w:r>
        <w:rPr>
          <w:rtl/>
        </w:rPr>
        <w:t>:</w:t>
      </w:r>
    </w:p>
    <w:p w14:paraId="3100D733" w14:textId="77777777" w:rsidR="00000000" w:rsidRDefault="007C71EE">
      <w:pPr>
        <w:pStyle w:val="a"/>
        <w:rPr>
          <w:rtl/>
        </w:rPr>
      </w:pPr>
    </w:p>
    <w:p w14:paraId="084C81FE" w14:textId="77777777" w:rsidR="00000000" w:rsidRDefault="007C71EE">
      <w:pPr>
        <w:pStyle w:val="a"/>
        <w:rPr>
          <w:rFonts w:hint="cs"/>
          <w:rtl/>
        </w:rPr>
      </w:pPr>
      <w:r>
        <w:rPr>
          <w:rFonts w:hint="cs"/>
          <w:rtl/>
        </w:rPr>
        <w:t>חבר הכנסת ליצמן, אתה תדבר אחרי הדובר הבא. אנחנו נשמע אותך בתשומת לב רבה.</w:t>
      </w:r>
    </w:p>
    <w:p w14:paraId="7A23A52B" w14:textId="77777777" w:rsidR="00000000" w:rsidRDefault="007C71EE">
      <w:pPr>
        <w:pStyle w:val="a"/>
        <w:rPr>
          <w:rFonts w:hint="cs"/>
          <w:rtl/>
        </w:rPr>
      </w:pPr>
      <w:r>
        <w:rPr>
          <w:rFonts w:hint="cs"/>
          <w:rtl/>
        </w:rPr>
        <w:t xml:space="preserve"> </w:t>
      </w:r>
    </w:p>
    <w:p w14:paraId="44844FCB" w14:textId="77777777" w:rsidR="00000000" w:rsidRDefault="007C71EE">
      <w:pPr>
        <w:pStyle w:val="ac"/>
        <w:rPr>
          <w:rtl/>
        </w:rPr>
      </w:pPr>
      <w:r>
        <w:rPr>
          <w:rFonts w:hint="eastAsia"/>
          <w:rtl/>
        </w:rPr>
        <w:t>יעקב</w:t>
      </w:r>
      <w:r>
        <w:rPr>
          <w:rtl/>
        </w:rPr>
        <w:t xml:space="preserve"> ליצמן (יהדות התורה):</w:t>
      </w:r>
    </w:p>
    <w:p w14:paraId="22F5EB40" w14:textId="77777777" w:rsidR="00000000" w:rsidRDefault="007C71EE">
      <w:pPr>
        <w:pStyle w:val="a"/>
        <w:rPr>
          <w:rFonts w:hint="cs"/>
          <w:rtl/>
        </w:rPr>
      </w:pPr>
    </w:p>
    <w:p w14:paraId="4F4EBB2F" w14:textId="77777777" w:rsidR="00000000" w:rsidRDefault="007C71EE">
      <w:pPr>
        <w:pStyle w:val="a"/>
        <w:rPr>
          <w:rFonts w:hint="cs"/>
          <w:rtl/>
        </w:rPr>
      </w:pPr>
      <w:r>
        <w:rPr>
          <w:rFonts w:hint="cs"/>
          <w:rtl/>
        </w:rPr>
        <w:t>אני לא מדבר אחריו?</w:t>
      </w:r>
    </w:p>
    <w:p w14:paraId="1A6FD81D" w14:textId="77777777" w:rsidR="00000000" w:rsidRDefault="007C71EE">
      <w:pPr>
        <w:pStyle w:val="a"/>
        <w:rPr>
          <w:rFonts w:hint="cs"/>
          <w:rtl/>
        </w:rPr>
      </w:pPr>
    </w:p>
    <w:p w14:paraId="4FC28270" w14:textId="77777777" w:rsidR="00000000" w:rsidRDefault="007C71EE">
      <w:pPr>
        <w:pStyle w:val="ad"/>
        <w:rPr>
          <w:rtl/>
        </w:rPr>
      </w:pPr>
      <w:r>
        <w:rPr>
          <w:rtl/>
        </w:rPr>
        <w:t>היו"ר</w:t>
      </w:r>
      <w:r>
        <w:rPr>
          <w:rFonts w:hint="cs"/>
          <w:rtl/>
        </w:rPr>
        <w:t xml:space="preserve"> יולי-יואל אדלשטיין</w:t>
      </w:r>
      <w:r>
        <w:rPr>
          <w:rtl/>
        </w:rPr>
        <w:t>:</w:t>
      </w:r>
    </w:p>
    <w:p w14:paraId="7412DB7A" w14:textId="77777777" w:rsidR="00000000" w:rsidRDefault="007C71EE">
      <w:pPr>
        <w:pStyle w:val="a"/>
        <w:rPr>
          <w:rtl/>
        </w:rPr>
      </w:pPr>
    </w:p>
    <w:p w14:paraId="127ABA87" w14:textId="77777777" w:rsidR="00000000" w:rsidRDefault="007C71EE">
      <w:pPr>
        <w:pStyle w:val="a"/>
        <w:rPr>
          <w:rFonts w:hint="cs"/>
          <w:rtl/>
        </w:rPr>
      </w:pPr>
      <w:r>
        <w:rPr>
          <w:rFonts w:hint="cs"/>
          <w:rtl/>
        </w:rPr>
        <w:t xml:space="preserve">אתה לא מדבר אחריו, כי חבר הכנסת אלי ישי מדבר אחריו. </w:t>
      </w:r>
    </w:p>
    <w:p w14:paraId="09529368" w14:textId="77777777" w:rsidR="00000000" w:rsidRDefault="007C71EE">
      <w:pPr>
        <w:pStyle w:val="a"/>
        <w:rPr>
          <w:rFonts w:hint="cs"/>
          <w:rtl/>
        </w:rPr>
      </w:pPr>
    </w:p>
    <w:p w14:paraId="3FED9F66" w14:textId="77777777" w:rsidR="00000000" w:rsidRDefault="007C71EE">
      <w:pPr>
        <w:pStyle w:val="SpeakerCon"/>
        <w:rPr>
          <w:rtl/>
        </w:rPr>
      </w:pPr>
      <w:bookmarkStart w:id="256" w:name="FS000001068T26_05_2003_16_23_53C"/>
      <w:bookmarkEnd w:id="256"/>
      <w:r>
        <w:rPr>
          <w:rtl/>
        </w:rPr>
        <w:t>ניסן סל</w:t>
      </w:r>
      <w:r>
        <w:rPr>
          <w:rtl/>
        </w:rPr>
        <w:t>ומינסקי (מפד"ל):</w:t>
      </w:r>
    </w:p>
    <w:p w14:paraId="1A08E2C0" w14:textId="77777777" w:rsidR="00000000" w:rsidRDefault="007C71EE">
      <w:pPr>
        <w:pStyle w:val="a"/>
        <w:rPr>
          <w:rtl/>
        </w:rPr>
      </w:pPr>
    </w:p>
    <w:p w14:paraId="61EF994B" w14:textId="77777777" w:rsidR="00000000" w:rsidRDefault="007C71EE">
      <w:pPr>
        <w:pStyle w:val="a"/>
        <w:rPr>
          <w:rFonts w:hint="cs"/>
          <w:rtl/>
        </w:rPr>
      </w:pPr>
      <w:r>
        <w:rPr>
          <w:rFonts w:hint="cs"/>
          <w:rtl/>
        </w:rPr>
        <w:t xml:space="preserve">אני אומר שוב שזאת המשמעות. כלומר, משפחות חזקות ישלמו מסים, והמשפחות החלשות שיקבלו את הקצבה הגדולה יותר </w:t>
      </w:r>
      <w:r>
        <w:rPr>
          <w:rtl/>
        </w:rPr>
        <w:t>–</w:t>
      </w:r>
      <w:r>
        <w:rPr>
          <w:rFonts w:hint="cs"/>
          <w:rtl/>
        </w:rPr>
        <w:t xml:space="preserve"> הרבה יותר גדולה </w:t>
      </w:r>
      <w:r>
        <w:rPr>
          <w:rtl/>
        </w:rPr>
        <w:t>–</w:t>
      </w:r>
      <w:r>
        <w:rPr>
          <w:rFonts w:hint="cs"/>
          <w:rtl/>
        </w:rPr>
        <w:t xml:space="preserve"> גם כשזה יצטרף לשכר, הן לא ישלמו מסים, ובסופו של דבר החוק הזה יהיה חוק הרבה יותר אמיתי, והמשפחות החלשות לא ישלמו את </w:t>
      </w:r>
      <w:r>
        <w:rPr>
          <w:rFonts w:hint="cs"/>
          <w:rtl/>
        </w:rPr>
        <w:t xml:space="preserve">המסים. </w:t>
      </w:r>
    </w:p>
    <w:p w14:paraId="3FD8BF44" w14:textId="77777777" w:rsidR="00000000" w:rsidRDefault="007C71EE">
      <w:pPr>
        <w:pStyle w:val="a"/>
        <w:rPr>
          <w:rFonts w:hint="cs"/>
          <w:rtl/>
        </w:rPr>
      </w:pPr>
    </w:p>
    <w:p w14:paraId="792E788E" w14:textId="77777777" w:rsidR="00000000" w:rsidRDefault="007C71EE">
      <w:pPr>
        <w:pStyle w:val="a"/>
        <w:rPr>
          <w:rFonts w:hint="cs"/>
          <w:rtl/>
        </w:rPr>
      </w:pPr>
      <w:r>
        <w:rPr>
          <w:rFonts w:hint="cs"/>
          <w:rtl/>
        </w:rPr>
        <w:t>נכון שהוועדה אישרה רק את השלב ששייך לוועדה: במקום שלוש שנים, פריסה על שבע שנים. אני יודע שלשינוי יש הסתייגויות. בסדר, אז יש הסתייגויות. גם לנו היו הסתייגויות, והממשלה קיבלה החלטות בניגוד להן. אבל הממשלה אמורה ביום ראשון לדון בנושא, להקים את הוועדה</w:t>
      </w:r>
      <w:r>
        <w:rPr>
          <w:rFonts w:hint="cs"/>
          <w:rtl/>
        </w:rPr>
        <w:t xml:space="preserve"> שהיא צריכה להקים ולדון בנושא הזה. אני מניח ששרי שינוי </w:t>
      </w:r>
      <w:r>
        <w:rPr>
          <w:rtl/>
        </w:rPr>
        <w:t>–</w:t>
      </w:r>
      <w:r>
        <w:rPr>
          <w:rFonts w:hint="cs"/>
          <w:rtl/>
        </w:rPr>
        <w:t xml:space="preserve"> בוודאי דובר אתם בנושא הזה אתמול. </w:t>
      </w:r>
    </w:p>
    <w:p w14:paraId="06D3CC29" w14:textId="77777777" w:rsidR="00000000" w:rsidRDefault="007C71EE">
      <w:pPr>
        <w:pStyle w:val="a"/>
        <w:rPr>
          <w:rFonts w:hint="cs"/>
          <w:rtl/>
        </w:rPr>
      </w:pPr>
    </w:p>
    <w:p w14:paraId="064BFC04" w14:textId="77777777" w:rsidR="00000000" w:rsidRDefault="007C71EE">
      <w:pPr>
        <w:pStyle w:val="a"/>
        <w:rPr>
          <w:rFonts w:hint="cs"/>
          <w:rtl/>
        </w:rPr>
      </w:pPr>
      <w:r>
        <w:rPr>
          <w:rFonts w:hint="cs"/>
          <w:rtl/>
        </w:rPr>
        <w:t>בכל אופן, אני אומר שוב שגם פה זה רחוק אולי ממה שרוצים, אבל זה שינוי מאוד גדול ממה שהממשלה רצתה מלכתחילה. אם אתה תשב ותעשה את החשבון, אתה תראה את המשמעות של זה. זה ק</w:t>
      </w:r>
      <w:r>
        <w:rPr>
          <w:rFonts w:hint="cs"/>
          <w:rtl/>
        </w:rPr>
        <w:t xml:space="preserve">יצוץ, וקיצוץ קשה, אבל רחוק מלהיות ה=76% שהיו בהתחלה, אולי חצי מזה. אלה הדברים שהצלחנו לעשות. </w:t>
      </w:r>
    </w:p>
    <w:p w14:paraId="2C0FE4FE" w14:textId="77777777" w:rsidR="00000000" w:rsidRDefault="007C71EE">
      <w:pPr>
        <w:pStyle w:val="a"/>
        <w:rPr>
          <w:rFonts w:hint="cs"/>
          <w:rtl/>
        </w:rPr>
      </w:pPr>
    </w:p>
    <w:p w14:paraId="78D0BF4F" w14:textId="77777777" w:rsidR="00000000" w:rsidRDefault="007C71EE">
      <w:pPr>
        <w:pStyle w:val="a"/>
        <w:rPr>
          <w:rFonts w:hint="cs"/>
          <w:rtl/>
        </w:rPr>
      </w:pPr>
      <w:r>
        <w:rPr>
          <w:rFonts w:hint="cs"/>
          <w:rtl/>
        </w:rPr>
        <w:t xml:space="preserve">יש גם דברים שהצלחנו להוציא מחוץ לתוכנית הזאת, כמו איחוד רשויות. הרגשנו שהתוכנית ששר הפנים הגיש היא תוכנית פוליטית, היא לא תוכנית אמיתית. אני חושב שכולנו מרגישים </w:t>
      </w:r>
      <w:r>
        <w:rPr>
          <w:rFonts w:hint="cs"/>
          <w:rtl/>
        </w:rPr>
        <w:t xml:space="preserve">שצריכים לאחד רשויות, כדי שהמדינה תחסוך, אבל עמדתנו היא, שכדי לאחד רשויות, צריכים להסתכל לא רק על הכסף של החיסכון, אלא גם על אלמנטים נוספים, כמו צורת חיים של יישוב ודברים נוספים. התוכנית שהוגשה </w:t>
      </w:r>
      <w:r>
        <w:rPr>
          <w:rtl/>
        </w:rPr>
        <w:t>–</w:t>
      </w:r>
      <w:r>
        <w:rPr>
          <w:rFonts w:hint="cs"/>
          <w:rtl/>
        </w:rPr>
        <w:t xml:space="preserve"> הריח שעולה ממנה הוא ריח של תוכנית פוליטית, של כוחות ולחצים, ו</w:t>
      </w:r>
      <w:r>
        <w:rPr>
          <w:rFonts w:hint="cs"/>
          <w:rtl/>
        </w:rPr>
        <w:t xml:space="preserve">לא של תוכנית מקצועית אמיתית, שמביאה בחשבון את כל ההיבטים. לכן, הצלחנו להוציא את זה מחוץ לתוכנית בהסכמת שר הפנים, שאני חושב שגם הרגיש צורך להעלות את הנושא, כי הוא הסכים והציע את זה </w:t>
      </w:r>
      <w:r>
        <w:rPr>
          <w:rtl/>
        </w:rPr>
        <w:t>–</w:t>
      </w:r>
      <w:r>
        <w:rPr>
          <w:rFonts w:hint="cs"/>
          <w:rtl/>
        </w:rPr>
        <w:t xml:space="preserve"> כדי שניתן יהיה לדון בניחותא על הנושא הזה בראייה מקצועית ולהחליט מה כן לאחד</w:t>
      </w:r>
      <w:r>
        <w:rPr>
          <w:rFonts w:hint="cs"/>
          <w:rtl/>
        </w:rPr>
        <w:t xml:space="preserve"> ומה לא לאחד. </w:t>
      </w:r>
    </w:p>
    <w:p w14:paraId="7B482E22" w14:textId="77777777" w:rsidR="00000000" w:rsidRDefault="007C71EE">
      <w:pPr>
        <w:pStyle w:val="a"/>
        <w:rPr>
          <w:rFonts w:hint="cs"/>
          <w:rtl/>
        </w:rPr>
      </w:pPr>
    </w:p>
    <w:p w14:paraId="1B1ED90C" w14:textId="77777777" w:rsidR="00000000" w:rsidRDefault="007C71EE">
      <w:pPr>
        <w:pStyle w:val="a"/>
        <w:rPr>
          <w:rFonts w:hint="cs"/>
          <w:rtl/>
        </w:rPr>
      </w:pPr>
      <w:r>
        <w:rPr>
          <w:rFonts w:hint="cs"/>
          <w:rtl/>
        </w:rPr>
        <w:t xml:space="preserve">אני אומר שיש דברים שיש לי לגביהם הסתייגות גדולה, לדוגמה, נושא ביטול כל הטבות המס ביישובים. אם היו מבטלים את זה בכל היישובים כולם </w:t>
      </w:r>
      <w:r>
        <w:rPr>
          <w:rtl/>
        </w:rPr>
        <w:t>–</w:t>
      </w:r>
      <w:r>
        <w:rPr>
          <w:rFonts w:hint="cs"/>
          <w:rtl/>
        </w:rPr>
        <w:t xml:space="preserve"> לא יודע, אולי. אבל ראיתי שבכפר-ורדים, שזה יישוב חזק ומבוסס, אישרו 13% הטבות מס. ביישוב כמו קריית-ארבע שיהודים</w:t>
      </w:r>
      <w:r>
        <w:rPr>
          <w:rFonts w:hint="cs"/>
          <w:rtl/>
        </w:rPr>
        <w:t xml:space="preserve"> נרצחים בו, או ביישוב כמו יצהר </w:t>
      </w:r>
      <w:r>
        <w:rPr>
          <w:rtl/>
        </w:rPr>
        <w:t>–</w:t>
      </w:r>
      <w:r>
        <w:rPr>
          <w:rFonts w:hint="cs"/>
          <w:rtl/>
        </w:rPr>
        <w:t xml:space="preserve"> שם ביטלו את זה, כי שם לא צריך. בשדרות השאירו את ההטבות, וצריכים להשאיר אותן, אבל לידה נמצאים גוש-קטיף, נצרים וכל היישובים האלה שרחוקים כמו שדרות, ושם האזרחים סובלים ונהרגים. שם ביטלו את כל ההטבות. האם זה צדק? האם זה יושר?</w:t>
      </w:r>
    </w:p>
    <w:p w14:paraId="09795D3B" w14:textId="77777777" w:rsidR="00000000" w:rsidRDefault="007C71EE">
      <w:pPr>
        <w:pStyle w:val="a"/>
        <w:rPr>
          <w:rFonts w:hint="cs"/>
          <w:rtl/>
        </w:rPr>
      </w:pPr>
    </w:p>
    <w:p w14:paraId="0FFA58EF" w14:textId="77777777" w:rsidR="00000000" w:rsidRDefault="007C71EE">
      <w:pPr>
        <w:pStyle w:val="a"/>
        <w:rPr>
          <w:rFonts w:hint="cs"/>
          <w:rtl/>
        </w:rPr>
      </w:pPr>
      <w:r>
        <w:rPr>
          <w:rFonts w:hint="cs"/>
          <w:rtl/>
        </w:rPr>
        <w:t xml:space="preserve">אז אם מישהו רוצה שלא ישבו שם ויתפנו משם, הוא צריך לבוא ולהגיד שצריכים לפנות אותם משם, וזה ויכוח נפרד. אבל כל עוד הם גרים שם וכל עוד הם גרים שם על דעת הממשלה, למה לבטל? איזה היגיון יש בכך שבשדרות משאירים את ההטבות, ואילו בגוש-קטיף שנמצא במצב עוד יותר מסובך </w:t>
      </w:r>
      <w:r>
        <w:rPr>
          <w:rFonts w:hint="cs"/>
          <w:rtl/>
        </w:rPr>
        <w:t xml:space="preserve">וקשה </w:t>
      </w:r>
      <w:r>
        <w:rPr>
          <w:rtl/>
        </w:rPr>
        <w:t>–</w:t>
      </w:r>
      <w:r>
        <w:rPr>
          <w:rFonts w:hint="cs"/>
          <w:rtl/>
        </w:rPr>
        <w:t xml:space="preserve"> מבטלים. לכפר-ורדים </w:t>
      </w:r>
      <w:r>
        <w:rPr>
          <w:rtl/>
        </w:rPr>
        <w:t>–</w:t>
      </w:r>
      <w:r>
        <w:rPr>
          <w:rFonts w:hint="cs"/>
          <w:rtl/>
        </w:rPr>
        <w:t xml:space="preserve"> להשאיר, וליישובים כמו קריית-ארבע </w:t>
      </w:r>
      <w:r>
        <w:rPr>
          <w:rtl/>
        </w:rPr>
        <w:t>–</w:t>
      </w:r>
      <w:r>
        <w:rPr>
          <w:rFonts w:hint="cs"/>
          <w:rtl/>
        </w:rPr>
        <w:t xml:space="preserve"> לבטל?</w:t>
      </w:r>
    </w:p>
    <w:p w14:paraId="12327AA8" w14:textId="77777777" w:rsidR="00000000" w:rsidRDefault="007C71EE">
      <w:pPr>
        <w:pStyle w:val="a"/>
        <w:rPr>
          <w:rFonts w:hint="cs"/>
          <w:rtl/>
        </w:rPr>
      </w:pPr>
    </w:p>
    <w:p w14:paraId="35982A7E" w14:textId="77777777" w:rsidR="00000000" w:rsidRDefault="007C71EE">
      <w:pPr>
        <w:pStyle w:val="ac"/>
        <w:rPr>
          <w:rtl/>
        </w:rPr>
      </w:pPr>
      <w:r>
        <w:rPr>
          <w:rFonts w:hint="eastAsia"/>
          <w:rtl/>
        </w:rPr>
        <w:t>אליהו</w:t>
      </w:r>
      <w:r>
        <w:rPr>
          <w:rtl/>
        </w:rPr>
        <w:t xml:space="preserve"> ישי (ש"ס):</w:t>
      </w:r>
    </w:p>
    <w:p w14:paraId="29A2E4BD" w14:textId="77777777" w:rsidR="00000000" w:rsidRDefault="007C71EE">
      <w:pPr>
        <w:pStyle w:val="a"/>
        <w:rPr>
          <w:rFonts w:hint="cs"/>
          <w:rtl/>
        </w:rPr>
      </w:pPr>
    </w:p>
    <w:p w14:paraId="692DECA4" w14:textId="77777777" w:rsidR="00000000" w:rsidRDefault="007C71EE">
      <w:pPr>
        <w:pStyle w:val="a"/>
        <w:rPr>
          <w:rFonts w:hint="cs"/>
          <w:rtl/>
        </w:rPr>
      </w:pPr>
      <w:r>
        <w:rPr>
          <w:rFonts w:hint="cs"/>
          <w:rtl/>
        </w:rPr>
        <w:t xml:space="preserve">אז תצביע נגד. </w:t>
      </w:r>
    </w:p>
    <w:p w14:paraId="21DC4272" w14:textId="77777777" w:rsidR="00000000" w:rsidRDefault="007C71EE">
      <w:pPr>
        <w:pStyle w:val="a"/>
        <w:rPr>
          <w:rFonts w:hint="cs"/>
          <w:rtl/>
        </w:rPr>
      </w:pPr>
    </w:p>
    <w:p w14:paraId="19EDD45A" w14:textId="77777777" w:rsidR="00000000" w:rsidRDefault="007C71EE">
      <w:pPr>
        <w:pStyle w:val="ac"/>
        <w:rPr>
          <w:rtl/>
        </w:rPr>
      </w:pPr>
      <w:r>
        <w:rPr>
          <w:rFonts w:hint="eastAsia"/>
          <w:rtl/>
        </w:rPr>
        <w:t>יעקב</w:t>
      </w:r>
      <w:r>
        <w:rPr>
          <w:rtl/>
        </w:rPr>
        <w:t xml:space="preserve"> ליצמן (יהדות התורה):</w:t>
      </w:r>
    </w:p>
    <w:p w14:paraId="53F8385E" w14:textId="77777777" w:rsidR="00000000" w:rsidRDefault="007C71EE">
      <w:pPr>
        <w:pStyle w:val="a"/>
        <w:rPr>
          <w:rFonts w:hint="cs"/>
          <w:rtl/>
        </w:rPr>
      </w:pPr>
    </w:p>
    <w:p w14:paraId="74974669" w14:textId="77777777" w:rsidR="00000000" w:rsidRDefault="007C71EE">
      <w:pPr>
        <w:pStyle w:val="a"/>
        <w:rPr>
          <w:rFonts w:hint="cs"/>
          <w:rtl/>
        </w:rPr>
      </w:pPr>
      <w:r>
        <w:rPr>
          <w:rFonts w:hint="cs"/>
          <w:rtl/>
        </w:rPr>
        <w:t>איפה אפי איתם?</w:t>
      </w:r>
    </w:p>
    <w:p w14:paraId="6A75294C" w14:textId="77777777" w:rsidR="00000000" w:rsidRDefault="007C71EE">
      <w:pPr>
        <w:pStyle w:val="a"/>
        <w:rPr>
          <w:rFonts w:hint="cs"/>
          <w:rtl/>
        </w:rPr>
      </w:pPr>
    </w:p>
    <w:p w14:paraId="2BBE2BE4" w14:textId="77777777" w:rsidR="00000000" w:rsidRDefault="007C71EE">
      <w:pPr>
        <w:pStyle w:val="SpeakerCon"/>
        <w:rPr>
          <w:rtl/>
        </w:rPr>
      </w:pPr>
      <w:bookmarkStart w:id="257" w:name="FS000001068T26_05_2003_16_32_21C"/>
      <w:bookmarkEnd w:id="257"/>
      <w:r>
        <w:rPr>
          <w:rtl/>
        </w:rPr>
        <w:t>ניסן סלומינסקי (מפד"ל):</w:t>
      </w:r>
    </w:p>
    <w:p w14:paraId="39A69728" w14:textId="77777777" w:rsidR="00000000" w:rsidRDefault="007C71EE">
      <w:pPr>
        <w:pStyle w:val="a"/>
        <w:rPr>
          <w:rtl/>
        </w:rPr>
      </w:pPr>
    </w:p>
    <w:p w14:paraId="47019E64" w14:textId="77777777" w:rsidR="00000000" w:rsidRDefault="007C71EE">
      <w:pPr>
        <w:pStyle w:val="a"/>
        <w:rPr>
          <w:rFonts w:hint="cs"/>
          <w:rtl/>
        </w:rPr>
      </w:pPr>
      <w:r>
        <w:rPr>
          <w:rFonts w:hint="cs"/>
          <w:rtl/>
        </w:rPr>
        <w:t>אתה יודע שיש לפעמים הבנות והסכמים, ואתה חייב לוותר בדברים מסוימים כדי לקבל דברים אחר</w:t>
      </w:r>
      <w:r>
        <w:rPr>
          <w:rFonts w:hint="cs"/>
          <w:rtl/>
        </w:rPr>
        <w:t xml:space="preserve">ים. </w:t>
      </w:r>
    </w:p>
    <w:p w14:paraId="24263966" w14:textId="77777777" w:rsidR="00000000" w:rsidRDefault="007C71EE">
      <w:pPr>
        <w:pStyle w:val="ac"/>
        <w:rPr>
          <w:rtl/>
        </w:rPr>
      </w:pPr>
    </w:p>
    <w:p w14:paraId="6974B413" w14:textId="77777777" w:rsidR="00000000" w:rsidRDefault="007C71EE">
      <w:pPr>
        <w:pStyle w:val="ac"/>
        <w:rPr>
          <w:rtl/>
        </w:rPr>
      </w:pPr>
      <w:r>
        <w:rPr>
          <w:rFonts w:hint="eastAsia"/>
          <w:rtl/>
        </w:rPr>
        <w:t>אליהו</w:t>
      </w:r>
      <w:r>
        <w:rPr>
          <w:rtl/>
        </w:rPr>
        <w:t xml:space="preserve"> ישי (ש"ס):</w:t>
      </w:r>
    </w:p>
    <w:p w14:paraId="3D2D3BAE" w14:textId="77777777" w:rsidR="00000000" w:rsidRDefault="007C71EE">
      <w:pPr>
        <w:pStyle w:val="a"/>
        <w:rPr>
          <w:rFonts w:hint="cs"/>
          <w:rtl/>
        </w:rPr>
      </w:pPr>
    </w:p>
    <w:p w14:paraId="0B5768F1" w14:textId="77777777" w:rsidR="00000000" w:rsidRDefault="007C71EE">
      <w:pPr>
        <w:pStyle w:val="a"/>
        <w:rPr>
          <w:rFonts w:hint="cs"/>
          <w:rtl/>
        </w:rPr>
      </w:pPr>
      <w:r>
        <w:rPr>
          <w:rFonts w:hint="cs"/>
          <w:rtl/>
        </w:rPr>
        <w:t>- - -</w:t>
      </w:r>
    </w:p>
    <w:p w14:paraId="33619A27" w14:textId="77777777" w:rsidR="00000000" w:rsidRDefault="007C71EE">
      <w:pPr>
        <w:pStyle w:val="a"/>
        <w:rPr>
          <w:rFonts w:hint="cs"/>
          <w:rtl/>
        </w:rPr>
      </w:pPr>
    </w:p>
    <w:p w14:paraId="42639146" w14:textId="77777777" w:rsidR="00000000" w:rsidRDefault="007C71EE">
      <w:pPr>
        <w:pStyle w:val="ac"/>
        <w:rPr>
          <w:rtl/>
        </w:rPr>
      </w:pPr>
      <w:r>
        <w:rPr>
          <w:rFonts w:hint="eastAsia"/>
          <w:rtl/>
        </w:rPr>
        <w:t>יעקב</w:t>
      </w:r>
      <w:r>
        <w:rPr>
          <w:rtl/>
        </w:rPr>
        <w:t xml:space="preserve"> ליצמן (יהדות התורה):</w:t>
      </w:r>
    </w:p>
    <w:p w14:paraId="00C912BC" w14:textId="77777777" w:rsidR="00000000" w:rsidRDefault="007C71EE">
      <w:pPr>
        <w:pStyle w:val="a"/>
        <w:rPr>
          <w:rFonts w:hint="cs"/>
          <w:rtl/>
        </w:rPr>
      </w:pPr>
    </w:p>
    <w:p w14:paraId="3CE063C7" w14:textId="77777777" w:rsidR="00000000" w:rsidRDefault="007C71EE">
      <w:pPr>
        <w:pStyle w:val="a"/>
        <w:rPr>
          <w:rFonts w:hint="cs"/>
          <w:rtl/>
        </w:rPr>
      </w:pPr>
      <w:r>
        <w:rPr>
          <w:rFonts w:hint="cs"/>
          <w:rtl/>
        </w:rPr>
        <w:t>- - -</w:t>
      </w:r>
    </w:p>
    <w:p w14:paraId="0760ACF4" w14:textId="77777777" w:rsidR="00000000" w:rsidRDefault="007C71EE">
      <w:pPr>
        <w:pStyle w:val="a"/>
        <w:rPr>
          <w:rFonts w:hint="cs"/>
          <w:rtl/>
        </w:rPr>
      </w:pPr>
    </w:p>
    <w:p w14:paraId="22D7BB8C" w14:textId="77777777" w:rsidR="00000000" w:rsidRDefault="007C71EE">
      <w:pPr>
        <w:pStyle w:val="SpeakerCon"/>
        <w:rPr>
          <w:rtl/>
        </w:rPr>
      </w:pPr>
      <w:bookmarkStart w:id="258" w:name="FS000001068T26_05_2003_16_33_03C"/>
      <w:bookmarkEnd w:id="258"/>
      <w:r>
        <w:rPr>
          <w:rtl/>
        </w:rPr>
        <w:t>ניסן סלומינסקי (מפד"ל):</w:t>
      </w:r>
    </w:p>
    <w:p w14:paraId="4942B875" w14:textId="77777777" w:rsidR="00000000" w:rsidRDefault="007C71EE">
      <w:pPr>
        <w:pStyle w:val="a"/>
        <w:rPr>
          <w:rtl/>
        </w:rPr>
      </w:pPr>
    </w:p>
    <w:p w14:paraId="1FAB4F1A" w14:textId="77777777" w:rsidR="00000000" w:rsidRDefault="007C71EE">
      <w:pPr>
        <w:pStyle w:val="a"/>
        <w:rPr>
          <w:rFonts w:hint="cs"/>
          <w:rtl/>
        </w:rPr>
      </w:pPr>
      <w:r>
        <w:rPr>
          <w:rFonts w:hint="cs"/>
          <w:rtl/>
        </w:rPr>
        <w:t>ראינו את הקיצוץ שאמור להיות בעולם הישיבות ובעולם התורה. זה לא סוד שאם היינו מסכימים לדון עם משרד האוצר רק על המוסדות שלנו, קל היה להגיע להסדרים ולהסכמים, ואני חושב שא</w:t>
      </w:r>
      <w:r>
        <w:rPr>
          <w:rFonts w:hint="cs"/>
          <w:rtl/>
        </w:rPr>
        <w:t xml:space="preserve">פילו אנשי שינוי לא היו מתנגדים. בסך הכול מדובר במוסדות שהבחורים שם משרתים בצבא. </w:t>
      </w:r>
    </w:p>
    <w:p w14:paraId="0A064FD2" w14:textId="77777777" w:rsidR="00000000" w:rsidRDefault="007C71EE">
      <w:pPr>
        <w:pStyle w:val="BodyTextIndent"/>
        <w:rPr>
          <w:rFonts w:cs="David" w:hint="cs"/>
          <w:rtl/>
          <w:lang w:eastAsia="en-US"/>
        </w:rPr>
      </w:pPr>
    </w:p>
    <w:p w14:paraId="2F30E7AF" w14:textId="77777777" w:rsidR="00000000" w:rsidRDefault="007C71EE">
      <w:pPr>
        <w:pStyle w:val="ac"/>
        <w:rPr>
          <w:rtl/>
        </w:rPr>
      </w:pPr>
    </w:p>
    <w:p w14:paraId="0234E77D" w14:textId="77777777" w:rsidR="00000000" w:rsidRDefault="007C71EE">
      <w:pPr>
        <w:pStyle w:val="ac"/>
        <w:rPr>
          <w:rtl/>
        </w:rPr>
      </w:pPr>
      <w:r>
        <w:rPr>
          <w:rFonts w:hint="eastAsia"/>
          <w:rtl/>
        </w:rPr>
        <w:t>אליהו</w:t>
      </w:r>
      <w:r>
        <w:rPr>
          <w:rtl/>
        </w:rPr>
        <w:t xml:space="preserve"> ישי (ש"ס):</w:t>
      </w:r>
    </w:p>
    <w:p w14:paraId="42A161C1" w14:textId="77777777" w:rsidR="00000000" w:rsidRDefault="007C71EE">
      <w:pPr>
        <w:pStyle w:val="a"/>
        <w:rPr>
          <w:rFonts w:hint="cs"/>
          <w:rtl/>
        </w:rPr>
      </w:pPr>
    </w:p>
    <w:p w14:paraId="442FFD8F" w14:textId="77777777" w:rsidR="00000000" w:rsidRDefault="007C71EE">
      <w:pPr>
        <w:pStyle w:val="a"/>
        <w:rPr>
          <w:rFonts w:hint="cs"/>
          <w:rtl/>
        </w:rPr>
      </w:pPr>
      <w:r>
        <w:rPr>
          <w:rFonts w:hint="cs"/>
          <w:rtl/>
        </w:rPr>
        <w:t>- - -</w:t>
      </w:r>
    </w:p>
    <w:p w14:paraId="001F3CA2" w14:textId="77777777" w:rsidR="00000000" w:rsidRDefault="007C71EE">
      <w:pPr>
        <w:pStyle w:val="a"/>
        <w:rPr>
          <w:rFonts w:hint="cs"/>
          <w:rtl/>
        </w:rPr>
      </w:pPr>
    </w:p>
    <w:p w14:paraId="4965B29F" w14:textId="77777777" w:rsidR="00000000" w:rsidRDefault="007C71EE">
      <w:pPr>
        <w:pStyle w:val="ad"/>
        <w:rPr>
          <w:rtl/>
        </w:rPr>
      </w:pPr>
      <w:r>
        <w:rPr>
          <w:rtl/>
        </w:rPr>
        <w:t>היו"ר</w:t>
      </w:r>
      <w:r>
        <w:rPr>
          <w:rFonts w:hint="cs"/>
          <w:rtl/>
        </w:rPr>
        <w:t xml:space="preserve"> יולי-יואל אדלשטיין</w:t>
      </w:r>
      <w:r>
        <w:rPr>
          <w:rtl/>
        </w:rPr>
        <w:t>:</w:t>
      </w:r>
    </w:p>
    <w:p w14:paraId="5D825833" w14:textId="77777777" w:rsidR="00000000" w:rsidRDefault="007C71EE">
      <w:pPr>
        <w:pStyle w:val="a"/>
        <w:rPr>
          <w:rtl/>
        </w:rPr>
      </w:pPr>
    </w:p>
    <w:p w14:paraId="6C7E8DF7" w14:textId="77777777" w:rsidR="00000000" w:rsidRDefault="007C71EE">
      <w:pPr>
        <w:pStyle w:val="a"/>
        <w:rPr>
          <w:rFonts w:hint="cs"/>
          <w:rtl/>
        </w:rPr>
      </w:pPr>
      <w:r>
        <w:rPr>
          <w:rFonts w:hint="cs"/>
          <w:rtl/>
        </w:rPr>
        <w:t xml:space="preserve">חבר הכנסת ישי, חבר הכנסת סלומינסקי רוצה לסכם את דבריו, ואתה מפריע לו. </w:t>
      </w:r>
    </w:p>
    <w:p w14:paraId="4E193D15" w14:textId="77777777" w:rsidR="00000000" w:rsidRDefault="007C71EE">
      <w:pPr>
        <w:pStyle w:val="a"/>
        <w:rPr>
          <w:rFonts w:hint="cs"/>
          <w:rtl/>
        </w:rPr>
      </w:pPr>
    </w:p>
    <w:p w14:paraId="39492E50" w14:textId="77777777" w:rsidR="00000000" w:rsidRDefault="007C71EE">
      <w:pPr>
        <w:pStyle w:val="Speaker"/>
        <w:rPr>
          <w:rtl/>
        </w:rPr>
      </w:pPr>
      <w:bookmarkStart w:id="259" w:name="FS000001068T26_05_2003_18_16_33"/>
      <w:bookmarkEnd w:id="259"/>
      <w:r>
        <w:rPr>
          <w:rFonts w:hint="eastAsia"/>
          <w:rtl/>
        </w:rPr>
        <w:t>ניסן</w:t>
      </w:r>
      <w:r>
        <w:rPr>
          <w:rtl/>
        </w:rPr>
        <w:t xml:space="preserve"> סלומינסקי (מפד"ל):</w:t>
      </w:r>
    </w:p>
    <w:p w14:paraId="47828B2E" w14:textId="77777777" w:rsidR="00000000" w:rsidRDefault="007C71EE">
      <w:pPr>
        <w:pStyle w:val="a"/>
        <w:rPr>
          <w:rFonts w:hint="cs"/>
          <w:rtl/>
        </w:rPr>
      </w:pPr>
    </w:p>
    <w:p w14:paraId="76222E90" w14:textId="77777777" w:rsidR="00000000" w:rsidRDefault="007C71EE">
      <w:pPr>
        <w:pStyle w:val="a"/>
        <w:rPr>
          <w:rtl/>
        </w:rPr>
      </w:pPr>
      <w:r>
        <w:rPr>
          <w:rFonts w:hint="cs"/>
          <w:rtl/>
        </w:rPr>
        <w:t>אני מנסה ללמד זכות. תן ג</w:t>
      </w:r>
      <w:r>
        <w:rPr>
          <w:rFonts w:hint="cs"/>
          <w:rtl/>
        </w:rPr>
        <w:t xml:space="preserve">ם ללמד קצת זכות על יהודים. אם אפשר ללמד זכות, למה לא? להערכתי, גם הם לא היו מתנגדים. </w:t>
      </w:r>
    </w:p>
    <w:p w14:paraId="186135C3" w14:textId="77777777" w:rsidR="00000000" w:rsidRDefault="007C71EE">
      <w:pPr>
        <w:bidi/>
        <w:ind w:firstLine="720"/>
        <w:jc w:val="both"/>
        <w:rPr>
          <w:rFonts w:hint="cs"/>
          <w:rtl/>
        </w:rPr>
      </w:pPr>
    </w:p>
    <w:p w14:paraId="64583F99" w14:textId="77777777" w:rsidR="00000000" w:rsidRDefault="007C71EE">
      <w:pPr>
        <w:pStyle w:val="a"/>
        <w:rPr>
          <w:rFonts w:hint="cs"/>
          <w:rtl/>
        </w:rPr>
      </w:pPr>
      <w:r>
        <w:rPr>
          <w:rFonts w:hint="cs"/>
          <w:rtl/>
        </w:rPr>
        <w:t>אנחנו אמרנו במפורש למשרד האוצר שני דברים: ראשית, אנחנו היחידים בקואליציה שמייצגים את כל עולם התורה. אנחנו נאבקים ומדברים - -</w:t>
      </w:r>
    </w:p>
    <w:p w14:paraId="288CAE8B" w14:textId="77777777" w:rsidR="00000000" w:rsidRDefault="007C71EE">
      <w:pPr>
        <w:bidi/>
        <w:jc w:val="both"/>
        <w:rPr>
          <w:rFonts w:hint="cs"/>
          <w:rtl/>
        </w:rPr>
      </w:pPr>
    </w:p>
    <w:p w14:paraId="3810DBCB" w14:textId="77777777" w:rsidR="00000000" w:rsidRDefault="007C71EE">
      <w:pPr>
        <w:pStyle w:val="ac"/>
        <w:rPr>
          <w:rtl/>
        </w:rPr>
      </w:pPr>
      <w:r>
        <w:rPr>
          <w:rFonts w:hint="eastAsia"/>
          <w:rtl/>
        </w:rPr>
        <w:t>אליהו</w:t>
      </w:r>
      <w:r>
        <w:rPr>
          <w:rtl/>
        </w:rPr>
        <w:t xml:space="preserve"> ישי (ש"ס):</w:t>
      </w:r>
    </w:p>
    <w:p w14:paraId="79CCD7A7" w14:textId="77777777" w:rsidR="00000000" w:rsidRDefault="007C71EE">
      <w:pPr>
        <w:pStyle w:val="a"/>
        <w:rPr>
          <w:rFonts w:hint="cs"/>
          <w:rtl/>
        </w:rPr>
      </w:pPr>
    </w:p>
    <w:p w14:paraId="427A2ADD" w14:textId="77777777" w:rsidR="00000000" w:rsidRDefault="007C71EE">
      <w:pPr>
        <w:pStyle w:val="a"/>
        <w:rPr>
          <w:rFonts w:hint="cs"/>
          <w:rtl/>
        </w:rPr>
      </w:pPr>
      <w:r>
        <w:rPr>
          <w:rFonts w:hint="cs"/>
          <w:rtl/>
        </w:rPr>
        <w:t>יש לנו קטסטרופה - - -</w:t>
      </w:r>
    </w:p>
    <w:p w14:paraId="63CB2A3D" w14:textId="77777777" w:rsidR="00000000" w:rsidRDefault="007C71EE">
      <w:pPr>
        <w:bidi/>
        <w:jc w:val="both"/>
        <w:rPr>
          <w:rtl/>
        </w:rPr>
      </w:pPr>
    </w:p>
    <w:p w14:paraId="04204AB8" w14:textId="77777777" w:rsidR="00000000" w:rsidRDefault="007C71EE">
      <w:pPr>
        <w:bidi/>
        <w:jc w:val="both"/>
        <w:rPr>
          <w:rFonts w:hint="cs"/>
          <w:rtl/>
        </w:rPr>
      </w:pPr>
    </w:p>
    <w:p w14:paraId="65DF1F2D" w14:textId="77777777" w:rsidR="00000000" w:rsidRDefault="007C71EE">
      <w:pPr>
        <w:pStyle w:val="ac"/>
        <w:rPr>
          <w:rtl/>
        </w:rPr>
      </w:pPr>
      <w:r>
        <w:rPr>
          <w:rFonts w:hint="eastAsia"/>
          <w:rtl/>
        </w:rPr>
        <w:t>נ</w:t>
      </w:r>
      <w:r>
        <w:rPr>
          <w:rFonts w:hint="eastAsia"/>
          <w:rtl/>
        </w:rPr>
        <w:t>יסן</w:t>
      </w:r>
      <w:r>
        <w:rPr>
          <w:rtl/>
        </w:rPr>
        <w:t xml:space="preserve"> סלומינסקי (מפד"ל):</w:t>
      </w:r>
    </w:p>
    <w:p w14:paraId="3BBBF33D" w14:textId="77777777" w:rsidR="00000000" w:rsidRDefault="007C71EE">
      <w:pPr>
        <w:pStyle w:val="a"/>
        <w:rPr>
          <w:rFonts w:hint="cs"/>
          <w:rtl/>
        </w:rPr>
      </w:pPr>
    </w:p>
    <w:p w14:paraId="346F4899" w14:textId="77777777" w:rsidR="00000000" w:rsidRDefault="007C71EE">
      <w:pPr>
        <w:pStyle w:val="a"/>
        <w:rPr>
          <w:rFonts w:hint="cs"/>
          <w:rtl/>
        </w:rPr>
      </w:pPr>
      <w:r>
        <w:rPr>
          <w:rFonts w:hint="cs"/>
          <w:rtl/>
        </w:rPr>
        <w:t>אלי, תעשה לי טובה, אתה קיבלת את כל מה שאנחנו סיכמנו. אם לא היינו מסכמים את זה, לא היית מקבל שום דבר. עזוב, למה לך להתהדר - - -</w:t>
      </w:r>
    </w:p>
    <w:p w14:paraId="2C40DC77" w14:textId="77777777" w:rsidR="00000000" w:rsidRDefault="007C71EE">
      <w:pPr>
        <w:pStyle w:val="BodyText"/>
        <w:rPr>
          <w:rFonts w:hint="cs"/>
          <w:rtl/>
        </w:rPr>
      </w:pPr>
    </w:p>
    <w:p w14:paraId="4F5694A0" w14:textId="77777777" w:rsidR="00000000" w:rsidRDefault="007C71EE">
      <w:pPr>
        <w:pStyle w:val="ac"/>
        <w:rPr>
          <w:rtl/>
        </w:rPr>
      </w:pPr>
      <w:r>
        <w:rPr>
          <w:rFonts w:hint="eastAsia"/>
          <w:rtl/>
        </w:rPr>
        <w:t>אליהו</w:t>
      </w:r>
      <w:r>
        <w:rPr>
          <w:rtl/>
        </w:rPr>
        <w:t xml:space="preserve"> ישי (ש"ס):</w:t>
      </w:r>
    </w:p>
    <w:p w14:paraId="47909E55" w14:textId="77777777" w:rsidR="00000000" w:rsidRDefault="007C71EE">
      <w:pPr>
        <w:pStyle w:val="a"/>
        <w:rPr>
          <w:rFonts w:hint="cs"/>
          <w:rtl/>
        </w:rPr>
      </w:pPr>
    </w:p>
    <w:p w14:paraId="1217056A" w14:textId="77777777" w:rsidR="00000000" w:rsidRDefault="007C71EE">
      <w:pPr>
        <w:pStyle w:val="a"/>
        <w:rPr>
          <w:rFonts w:hint="cs"/>
          <w:rtl/>
        </w:rPr>
      </w:pPr>
      <w:r>
        <w:rPr>
          <w:rFonts w:hint="cs"/>
          <w:rtl/>
        </w:rPr>
        <w:t xml:space="preserve">הרסתם את עולם התורה. </w:t>
      </w:r>
    </w:p>
    <w:p w14:paraId="18376184" w14:textId="77777777" w:rsidR="00000000" w:rsidRDefault="007C71EE">
      <w:pPr>
        <w:pStyle w:val="BodyText"/>
        <w:rPr>
          <w:rFonts w:hint="cs"/>
          <w:rtl/>
        </w:rPr>
      </w:pPr>
    </w:p>
    <w:p w14:paraId="1FA4CCA9" w14:textId="77777777" w:rsidR="00000000" w:rsidRDefault="007C71EE">
      <w:pPr>
        <w:pStyle w:val="SpeakerCon"/>
        <w:rPr>
          <w:rtl/>
        </w:rPr>
      </w:pPr>
      <w:bookmarkStart w:id="260" w:name="FS000001068T26_05_2003_18_19_12C"/>
      <w:bookmarkEnd w:id="260"/>
      <w:r>
        <w:rPr>
          <w:rtl/>
        </w:rPr>
        <w:t>ניסן סלומינסקי (מפד"ל):</w:t>
      </w:r>
    </w:p>
    <w:p w14:paraId="104C42B8" w14:textId="77777777" w:rsidR="00000000" w:rsidRDefault="007C71EE">
      <w:pPr>
        <w:pStyle w:val="a"/>
        <w:rPr>
          <w:rtl/>
        </w:rPr>
      </w:pPr>
    </w:p>
    <w:p w14:paraId="58A83FB8" w14:textId="77777777" w:rsidR="00000000" w:rsidRDefault="007C71EE">
      <w:pPr>
        <w:pStyle w:val="a"/>
        <w:rPr>
          <w:rFonts w:hint="cs"/>
          <w:rtl/>
        </w:rPr>
      </w:pPr>
      <w:r>
        <w:rPr>
          <w:rFonts w:hint="cs"/>
          <w:rtl/>
        </w:rPr>
        <w:t>קודם כול, אמרנו שאנחנו מדברים על הכול.</w:t>
      </w:r>
      <w:r>
        <w:rPr>
          <w:rFonts w:hint="cs"/>
          <w:rtl/>
        </w:rPr>
        <w:t xml:space="preserve"> שנית, אמרנו שאנחנו לא רוצים להיות כגנבים במחתרת. כל מה שיסוכם, אנחנו רוצים שיובא לידיעת השותף, שרי שינוי, בזמן שהאוצר יקבע, אבל לפני ההצבעה בכנסת, וגם בהחלטות ממשלה. אנחנו עובדים בהגינות. בסדר, אם שינוי תסכים </w:t>
      </w:r>
      <w:r>
        <w:rPr>
          <w:rtl/>
        </w:rPr>
        <w:t>–</w:t>
      </w:r>
      <w:r>
        <w:rPr>
          <w:rFonts w:hint="cs"/>
          <w:rtl/>
        </w:rPr>
        <w:t xml:space="preserve"> היא תסכים, ואם היא לא תסכים </w:t>
      </w:r>
      <w:r>
        <w:rPr>
          <w:rtl/>
        </w:rPr>
        <w:t>–</w:t>
      </w:r>
      <w:r>
        <w:rPr>
          <w:rFonts w:hint="cs"/>
          <w:rtl/>
        </w:rPr>
        <w:t xml:space="preserve"> תחליט על כך המ</w:t>
      </w:r>
      <w:r>
        <w:rPr>
          <w:rFonts w:hint="cs"/>
          <w:rtl/>
        </w:rPr>
        <w:t xml:space="preserve">משלה. יש רוב. כמו שאנחנו היינו במיעוט בדברים מסוימים, גם להם מותר להיות במיעוט, מה קרה? אלה יהיו שני התנאים. </w:t>
      </w:r>
    </w:p>
    <w:p w14:paraId="49A15C7F" w14:textId="77777777" w:rsidR="00000000" w:rsidRDefault="007C71EE">
      <w:pPr>
        <w:pStyle w:val="BodyText"/>
        <w:rPr>
          <w:rFonts w:cs="David" w:hint="cs"/>
          <w:rtl/>
        </w:rPr>
      </w:pPr>
    </w:p>
    <w:p w14:paraId="4E664821" w14:textId="77777777" w:rsidR="00000000" w:rsidRDefault="007C71EE">
      <w:pPr>
        <w:pStyle w:val="a"/>
        <w:rPr>
          <w:rFonts w:hint="cs"/>
          <w:rtl/>
        </w:rPr>
      </w:pPr>
      <w:r>
        <w:rPr>
          <w:rFonts w:hint="cs"/>
          <w:rtl/>
        </w:rPr>
        <w:t>לצורך זה, אני אומר בגדול, בלי להיכנס לפרטים, שבהחלטת הממשלה הראשונה אני חושב שרוב שרי הממשלה אפילו לא הבינו מה הם מחליטים, כשהם החליטו על קריטריו</w:t>
      </w:r>
      <w:r>
        <w:rPr>
          <w:rFonts w:hint="cs"/>
          <w:rtl/>
        </w:rPr>
        <w:t>נים. אני לא חושב שהם ידעו את התרגום הכספי. אבל, המשמעות של זה היתה קיצוץ בסדר גודל שבין 65% ל=70%  בכל המוסדות. הכוונה היא הרס מוחלט. אני לא יודע להגיד אם זה מה ששרי שינוי רוצים או לא, אבל ודאי ששרי הליכוד שהצביעו בעד לא העלו בדעתם שזה הקיצוץ. כך אני דן או</w:t>
      </w:r>
      <w:r>
        <w:rPr>
          <w:rFonts w:hint="cs"/>
          <w:rtl/>
        </w:rPr>
        <w:t xml:space="preserve">תם, לכף זכות. אבל, כאשר מתרגמים את זה למספרים, זו המשמעות. </w:t>
      </w:r>
    </w:p>
    <w:p w14:paraId="44EA0B94" w14:textId="77777777" w:rsidR="00000000" w:rsidRDefault="007C71EE">
      <w:pPr>
        <w:pStyle w:val="a"/>
        <w:rPr>
          <w:rFonts w:hint="cs"/>
          <w:rtl/>
        </w:rPr>
      </w:pPr>
    </w:p>
    <w:p w14:paraId="61CB14B0" w14:textId="77777777" w:rsidR="00000000" w:rsidRDefault="007C71EE">
      <w:pPr>
        <w:pStyle w:val="a"/>
        <w:rPr>
          <w:rFonts w:hint="cs"/>
          <w:rtl/>
        </w:rPr>
      </w:pPr>
      <w:r>
        <w:rPr>
          <w:rFonts w:hint="cs"/>
          <w:rtl/>
        </w:rPr>
        <w:t xml:space="preserve">אני חושב שהיום הסיכום הוא שהקיצוץ חזר להיות סדר גודל של 17.5%-20% בלבד במוסדות, שהוא קיצוץ קשה, אבל זה קיצוץ שבגדול חל גם על המשק. אנחנו, כמוסדות, צריכים לשאת בנטל, כמו המשק כולו. זה 10% </w:t>
      </w:r>
      <w:r>
        <w:t>flat</w:t>
      </w:r>
      <w:r>
        <w:rPr>
          <w:rFonts w:hint="cs"/>
          <w:rtl/>
        </w:rPr>
        <w:t>, וז</w:t>
      </w:r>
      <w:r>
        <w:rPr>
          <w:rFonts w:hint="cs"/>
          <w:rtl/>
        </w:rPr>
        <w:t xml:space="preserve">ה 7.5% שהיה. אני אומר את זה בגדול ולא נכנס לפרטים. זאת אומרת, המעבר שהצלחנו לתקן, אני חושב, בין זה לזה הוא עצום בנושא הזה. </w:t>
      </w:r>
    </w:p>
    <w:p w14:paraId="46E5A1AB" w14:textId="77777777" w:rsidR="00000000" w:rsidRDefault="007C71EE">
      <w:pPr>
        <w:pStyle w:val="a"/>
        <w:rPr>
          <w:rFonts w:hint="cs"/>
          <w:rtl/>
        </w:rPr>
      </w:pPr>
    </w:p>
    <w:p w14:paraId="7277EF04" w14:textId="77777777" w:rsidR="00000000" w:rsidRDefault="007C71EE">
      <w:pPr>
        <w:pStyle w:val="a"/>
        <w:rPr>
          <w:rFonts w:hint="cs"/>
          <w:rtl/>
        </w:rPr>
      </w:pPr>
      <w:r>
        <w:rPr>
          <w:rFonts w:hint="cs"/>
          <w:rtl/>
        </w:rPr>
        <w:t>מאחר שאמרנו שאנחנו עושים את זה לכולם, האוצר נתן את זה גם כשאלי היה אצלו וגם כשחברי היו שם. זה הקיצוץ, כי רצינו את זה, ואני חושב שגם</w:t>
      </w:r>
      <w:r>
        <w:rPr>
          <w:rFonts w:hint="cs"/>
          <w:rtl/>
        </w:rPr>
        <w:t xml:space="preserve"> פה תיקנו עוול גדול. שוב </w:t>
      </w:r>
      <w:r>
        <w:rPr>
          <w:rtl/>
        </w:rPr>
        <w:t>–</w:t>
      </w:r>
      <w:r>
        <w:rPr>
          <w:rFonts w:hint="cs"/>
          <w:rtl/>
        </w:rPr>
        <w:t xml:space="preserve"> לא הצלחנו לעשות כל מה שרצינו. בסך הכול אנחנו שישה  חברי הכנסת, אבל הצלחנו לשנות מהותית את התוכנית הזאת, בגדול, בעיקר בעולם התורה ובעולם החינוך, ומצד שני - בראייה החברתית. התוכנית הזאת, שתוגש עכשיו לקריאה שנייה ושלישית, שונה לגמרי</w:t>
      </w:r>
      <w:r>
        <w:rPr>
          <w:rFonts w:hint="cs"/>
          <w:rtl/>
        </w:rPr>
        <w:t xml:space="preserve"> בשני התחומים האלה מהתוכנית הראשונה של הממשלה. </w:t>
      </w:r>
    </w:p>
    <w:p w14:paraId="7E195ABE" w14:textId="77777777" w:rsidR="00000000" w:rsidRDefault="007C71EE">
      <w:pPr>
        <w:pStyle w:val="a"/>
        <w:rPr>
          <w:rFonts w:hint="cs"/>
          <w:rtl/>
        </w:rPr>
      </w:pPr>
    </w:p>
    <w:p w14:paraId="2DBB399D" w14:textId="77777777" w:rsidR="00000000" w:rsidRDefault="007C71EE">
      <w:pPr>
        <w:pStyle w:val="a"/>
        <w:rPr>
          <w:rFonts w:hint="cs"/>
          <w:rtl/>
        </w:rPr>
      </w:pPr>
      <w:r>
        <w:rPr>
          <w:rFonts w:hint="cs"/>
          <w:rtl/>
        </w:rPr>
        <w:t xml:space="preserve">יש לי עוד זמן? </w:t>
      </w:r>
    </w:p>
    <w:p w14:paraId="029E08FE" w14:textId="77777777" w:rsidR="00000000" w:rsidRDefault="007C71EE">
      <w:pPr>
        <w:pStyle w:val="a"/>
        <w:rPr>
          <w:rtl/>
        </w:rPr>
      </w:pPr>
    </w:p>
    <w:p w14:paraId="03CB9A4B" w14:textId="77777777" w:rsidR="00000000" w:rsidRDefault="007C71EE">
      <w:pPr>
        <w:pStyle w:val="ad"/>
        <w:rPr>
          <w:rtl/>
        </w:rPr>
      </w:pPr>
      <w:r>
        <w:rPr>
          <w:rtl/>
        </w:rPr>
        <w:t>היו"ר</w:t>
      </w:r>
      <w:r>
        <w:rPr>
          <w:rFonts w:hint="cs"/>
          <w:rtl/>
        </w:rPr>
        <w:t xml:space="preserve"> </w:t>
      </w:r>
      <w:r>
        <w:rPr>
          <w:rFonts w:hint="eastAsia"/>
          <w:rtl/>
        </w:rPr>
        <w:t>יולי</w:t>
      </w:r>
      <w:r>
        <w:rPr>
          <w:rtl/>
        </w:rPr>
        <w:t>-יואל אדלשטיין:</w:t>
      </w:r>
    </w:p>
    <w:p w14:paraId="34EAF48F" w14:textId="77777777" w:rsidR="00000000" w:rsidRDefault="007C71EE">
      <w:pPr>
        <w:pStyle w:val="a"/>
        <w:rPr>
          <w:rtl/>
        </w:rPr>
      </w:pPr>
    </w:p>
    <w:p w14:paraId="34B4DD18" w14:textId="77777777" w:rsidR="00000000" w:rsidRDefault="007C71EE">
      <w:pPr>
        <w:pStyle w:val="a"/>
        <w:rPr>
          <w:rFonts w:hint="cs"/>
          <w:rtl/>
        </w:rPr>
      </w:pPr>
      <w:r>
        <w:rPr>
          <w:rFonts w:hint="cs"/>
          <w:rtl/>
        </w:rPr>
        <w:t xml:space="preserve">לא, ממש לא. </w:t>
      </w:r>
    </w:p>
    <w:p w14:paraId="1992B36E" w14:textId="77777777" w:rsidR="00000000" w:rsidRDefault="007C71EE">
      <w:pPr>
        <w:pStyle w:val="a"/>
        <w:rPr>
          <w:rFonts w:hint="cs"/>
          <w:rtl/>
        </w:rPr>
      </w:pPr>
    </w:p>
    <w:p w14:paraId="2BFA4CA8" w14:textId="77777777" w:rsidR="00000000" w:rsidRDefault="007C71EE">
      <w:pPr>
        <w:pStyle w:val="SpeakerCon"/>
        <w:rPr>
          <w:rtl/>
        </w:rPr>
      </w:pPr>
      <w:bookmarkStart w:id="261" w:name="FS000001068T26_05_2003_16_12_41"/>
      <w:bookmarkEnd w:id="261"/>
      <w:r>
        <w:rPr>
          <w:rFonts w:hint="eastAsia"/>
          <w:rtl/>
        </w:rPr>
        <w:t>ניסן</w:t>
      </w:r>
      <w:r>
        <w:rPr>
          <w:rtl/>
        </w:rPr>
        <w:t xml:space="preserve"> סלומינסקי (מפד"ל):</w:t>
      </w:r>
    </w:p>
    <w:p w14:paraId="3C5B8204" w14:textId="77777777" w:rsidR="00000000" w:rsidRDefault="007C71EE">
      <w:pPr>
        <w:pStyle w:val="a"/>
        <w:rPr>
          <w:rFonts w:hint="cs"/>
          <w:rtl/>
        </w:rPr>
      </w:pPr>
    </w:p>
    <w:p w14:paraId="1D979F65" w14:textId="77777777" w:rsidR="00000000" w:rsidRDefault="007C71EE">
      <w:pPr>
        <w:pStyle w:val="a"/>
        <w:rPr>
          <w:rFonts w:hint="cs"/>
          <w:rtl/>
        </w:rPr>
      </w:pPr>
      <w:r>
        <w:rPr>
          <w:rFonts w:hint="cs"/>
          <w:rtl/>
        </w:rPr>
        <w:t xml:space="preserve">לכן, אני רוצה לומר </w:t>
      </w:r>
      <w:r>
        <w:rPr>
          <w:rtl/>
        </w:rPr>
        <w:t>–</w:t>
      </w:r>
      <w:r>
        <w:rPr>
          <w:rFonts w:hint="cs"/>
          <w:rtl/>
        </w:rPr>
        <w:t xml:space="preserve"> כרגע, נכון לעכשיו - - -</w:t>
      </w:r>
    </w:p>
    <w:p w14:paraId="5CCAAFDE" w14:textId="77777777" w:rsidR="00000000" w:rsidRDefault="007C71EE">
      <w:pPr>
        <w:pStyle w:val="a"/>
        <w:rPr>
          <w:rFonts w:hint="cs"/>
          <w:rtl/>
        </w:rPr>
      </w:pPr>
    </w:p>
    <w:p w14:paraId="66C9D11B" w14:textId="77777777" w:rsidR="00000000" w:rsidRDefault="007C71EE">
      <w:pPr>
        <w:pStyle w:val="ac"/>
        <w:rPr>
          <w:rtl/>
        </w:rPr>
      </w:pPr>
      <w:r>
        <w:rPr>
          <w:rFonts w:hint="eastAsia"/>
          <w:rtl/>
        </w:rPr>
        <w:t>אליהו</w:t>
      </w:r>
      <w:r>
        <w:rPr>
          <w:rtl/>
        </w:rPr>
        <w:t xml:space="preserve"> ישי (ש"ס):</w:t>
      </w:r>
    </w:p>
    <w:p w14:paraId="6767E381" w14:textId="77777777" w:rsidR="00000000" w:rsidRDefault="007C71EE">
      <w:pPr>
        <w:pStyle w:val="a"/>
        <w:rPr>
          <w:rFonts w:hint="cs"/>
          <w:rtl/>
        </w:rPr>
      </w:pPr>
    </w:p>
    <w:p w14:paraId="178FBEE2" w14:textId="77777777" w:rsidR="00000000" w:rsidRDefault="007C71EE">
      <w:pPr>
        <w:pStyle w:val="a"/>
        <w:rPr>
          <w:rFonts w:hint="cs"/>
          <w:rtl/>
        </w:rPr>
      </w:pPr>
      <w:r>
        <w:rPr>
          <w:rFonts w:hint="cs"/>
          <w:rtl/>
        </w:rPr>
        <w:t>תרשה לי. יש מוסדות ציבור שבהם הקיצוץ הוא 100%. בלי בקשת האוצ</w:t>
      </w:r>
      <w:r>
        <w:rPr>
          <w:rFonts w:hint="cs"/>
          <w:rtl/>
        </w:rPr>
        <w:t>ר, הוא ביקש לקצץ לגמרי. קיבלנו עכשיו מכתב - -  -</w:t>
      </w:r>
    </w:p>
    <w:p w14:paraId="009A909D" w14:textId="77777777" w:rsidR="00000000" w:rsidRDefault="007C71EE">
      <w:pPr>
        <w:pStyle w:val="a"/>
        <w:rPr>
          <w:rFonts w:hint="cs"/>
          <w:rtl/>
        </w:rPr>
      </w:pPr>
    </w:p>
    <w:p w14:paraId="44AA8677" w14:textId="77777777" w:rsidR="00000000" w:rsidRDefault="007C71EE">
      <w:pPr>
        <w:pStyle w:val="ad"/>
        <w:rPr>
          <w:rtl/>
        </w:rPr>
      </w:pPr>
      <w:r>
        <w:rPr>
          <w:rtl/>
        </w:rPr>
        <w:t>היו"ר</w:t>
      </w:r>
      <w:r>
        <w:rPr>
          <w:rFonts w:hint="cs"/>
          <w:rtl/>
        </w:rPr>
        <w:t xml:space="preserve"> יולי-יואל אדלשטיין</w:t>
      </w:r>
      <w:r>
        <w:rPr>
          <w:rtl/>
        </w:rPr>
        <w:t>:</w:t>
      </w:r>
    </w:p>
    <w:p w14:paraId="5CF55C3F" w14:textId="77777777" w:rsidR="00000000" w:rsidRDefault="007C71EE">
      <w:pPr>
        <w:pStyle w:val="a"/>
        <w:rPr>
          <w:rtl/>
        </w:rPr>
      </w:pPr>
    </w:p>
    <w:p w14:paraId="4BE0BA19" w14:textId="77777777" w:rsidR="00000000" w:rsidRDefault="007C71EE">
      <w:pPr>
        <w:pStyle w:val="a"/>
        <w:rPr>
          <w:rFonts w:hint="cs"/>
          <w:rtl/>
        </w:rPr>
      </w:pPr>
      <w:r>
        <w:rPr>
          <w:rFonts w:hint="cs"/>
          <w:rtl/>
        </w:rPr>
        <w:t xml:space="preserve">חבר הכנסת ישי, אתה תוכל לומר את הדברים האלה מן הדוכן. </w:t>
      </w:r>
    </w:p>
    <w:p w14:paraId="0750296D" w14:textId="77777777" w:rsidR="00000000" w:rsidRDefault="007C71EE">
      <w:pPr>
        <w:pStyle w:val="a"/>
        <w:rPr>
          <w:rFonts w:hint="cs"/>
          <w:rtl/>
        </w:rPr>
      </w:pPr>
    </w:p>
    <w:p w14:paraId="2951F3FF" w14:textId="77777777" w:rsidR="00000000" w:rsidRDefault="007C71EE">
      <w:pPr>
        <w:pStyle w:val="SpeakerCon"/>
        <w:rPr>
          <w:rtl/>
        </w:rPr>
      </w:pPr>
      <w:r>
        <w:rPr>
          <w:rtl/>
        </w:rPr>
        <w:t>ניסן סלומינסקי (מפד"ל):</w:t>
      </w:r>
    </w:p>
    <w:p w14:paraId="480A365B" w14:textId="77777777" w:rsidR="00000000" w:rsidRDefault="007C71EE">
      <w:pPr>
        <w:pStyle w:val="a"/>
        <w:rPr>
          <w:rtl/>
        </w:rPr>
      </w:pPr>
    </w:p>
    <w:p w14:paraId="4AD42E27" w14:textId="77777777" w:rsidR="00000000" w:rsidRDefault="007C71EE">
      <w:pPr>
        <w:pStyle w:val="a"/>
        <w:rPr>
          <w:rFonts w:hint="cs"/>
          <w:rtl/>
        </w:rPr>
      </w:pPr>
      <w:r>
        <w:rPr>
          <w:rFonts w:hint="cs"/>
          <w:rtl/>
        </w:rPr>
        <w:t xml:space="preserve">תסלח לי. מוסד שעומדים לקצץ לו 100% כנראה לא מבין את התוכנית. תבוא לדבר אתי, ואני אסביר לך. </w:t>
      </w:r>
    </w:p>
    <w:p w14:paraId="48FB79FD" w14:textId="77777777" w:rsidR="00000000" w:rsidRDefault="007C71EE">
      <w:pPr>
        <w:pStyle w:val="a"/>
        <w:rPr>
          <w:rFonts w:hint="cs"/>
          <w:rtl/>
        </w:rPr>
      </w:pPr>
    </w:p>
    <w:p w14:paraId="7283C75C" w14:textId="77777777" w:rsidR="00000000" w:rsidRDefault="007C71EE">
      <w:pPr>
        <w:pStyle w:val="a"/>
        <w:rPr>
          <w:rFonts w:hint="cs"/>
          <w:rtl/>
        </w:rPr>
      </w:pPr>
      <w:r>
        <w:rPr>
          <w:rFonts w:hint="cs"/>
          <w:rtl/>
        </w:rPr>
        <w:t>אני ר</w:t>
      </w:r>
      <w:r>
        <w:rPr>
          <w:rFonts w:hint="cs"/>
          <w:rtl/>
        </w:rPr>
        <w:t xml:space="preserve">ק רוצה לומר שיש לנו הרבה טענות על התוכנית. איך אומרים? </w:t>
      </w:r>
      <w:r>
        <w:rPr>
          <w:rtl/>
        </w:rPr>
        <w:t>–</w:t>
      </w:r>
      <w:r>
        <w:rPr>
          <w:rFonts w:hint="cs"/>
          <w:rtl/>
        </w:rPr>
        <w:t xml:space="preserve"> הלוואי שהיינו יכולים לקבל מה שאנחנו רוצים. ועדיין נשארנו עם שני נושאים: נושא הגיל, 23, ונושא משכנתאות משרד השיכון, שעדיין לא נפתר. יש אצלנו עוד דיונים בעניין, אבל בסך הכול אני רוצה לומר שהצלחנו לשפר </w:t>
      </w:r>
      <w:r>
        <w:rPr>
          <w:rFonts w:hint="cs"/>
          <w:rtl/>
        </w:rPr>
        <w:t xml:space="preserve">רבות את התוכנית, והלוואי שהיינו מצליחים לשפר אותה יותר ממה שרצינו. </w:t>
      </w:r>
    </w:p>
    <w:p w14:paraId="4483F634" w14:textId="77777777" w:rsidR="00000000" w:rsidRDefault="007C71EE">
      <w:pPr>
        <w:pStyle w:val="a"/>
        <w:rPr>
          <w:rFonts w:hint="cs"/>
          <w:rtl/>
        </w:rPr>
      </w:pPr>
    </w:p>
    <w:p w14:paraId="15890462" w14:textId="77777777" w:rsidR="00000000" w:rsidRDefault="007C71EE">
      <w:pPr>
        <w:pStyle w:val="ad"/>
        <w:rPr>
          <w:rtl/>
        </w:rPr>
      </w:pPr>
      <w:r>
        <w:rPr>
          <w:rtl/>
        </w:rPr>
        <w:t>היו"ר</w:t>
      </w:r>
      <w:r>
        <w:rPr>
          <w:rFonts w:hint="cs"/>
          <w:rtl/>
        </w:rPr>
        <w:t xml:space="preserve"> יולי-יואל אדלשטיין</w:t>
      </w:r>
      <w:r>
        <w:rPr>
          <w:rtl/>
        </w:rPr>
        <w:t>:</w:t>
      </w:r>
    </w:p>
    <w:p w14:paraId="4479CEC3" w14:textId="77777777" w:rsidR="00000000" w:rsidRDefault="007C71EE">
      <w:pPr>
        <w:pStyle w:val="a"/>
        <w:rPr>
          <w:rtl/>
        </w:rPr>
      </w:pPr>
    </w:p>
    <w:p w14:paraId="0FFDDA4C" w14:textId="77777777" w:rsidR="00000000" w:rsidRDefault="007C71EE">
      <w:pPr>
        <w:pStyle w:val="a"/>
        <w:rPr>
          <w:rFonts w:hint="cs"/>
          <w:rtl/>
        </w:rPr>
      </w:pPr>
      <w:r>
        <w:rPr>
          <w:rFonts w:hint="cs"/>
          <w:rtl/>
        </w:rPr>
        <w:t xml:space="preserve">תודה לחבר הכנסת סלומינסקי. חבר הכנסת אלי ישי, בבקשה. אחריו </w:t>
      </w:r>
      <w:r>
        <w:rPr>
          <w:rtl/>
        </w:rPr>
        <w:t>–</w:t>
      </w:r>
      <w:r>
        <w:rPr>
          <w:rFonts w:hint="cs"/>
          <w:rtl/>
        </w:rPr>
        <w:t xml:space="preserve"> חבר הכנסת יעקב ליצמן. </w:t>
      </w:r>
    </w:p>
    <w:p w14:paraId="18AC45B7" w14:textId="77777777" w:rsidR="00000000" w:rsidRDefault="007C71EE">
      <w:pPr>
        <w:pStyle w:val="a"/>
        <w:rPr>
          <w:rFonts w:hint="cs"/>
          <w:rtl/>
        </w:rPr>
      </w:pPr>
    </w:p>
    <w:p w14:paraId="23FB487C" w14:textId="77777777" w:rsidR="00000000" w:rsidRDefault="007C71EE">
      <w:pPr>
        <w:pStyle w:val="Speaker"/>
        <w:rPr>
          <w:rtl/>
        </w:rPr>
      </w:pPr>
      <w:bookmarkStart w:id="262" w:name="FS000000494T26_05_2003_16_16_38"/>
      <w:bookmarkEnd w:id="262"/>
      <w:r>
        <w:rPr>
          <w:rFonts w:hint="eastAsia"/>
          <w:rtl/>
        </w:rPr>
        <w:t>אליהו</w:t>
      </w:r>
      <w:r>
        <w:rPr>
          <w:rtl/>
        </w:rPr>
        <w:t xml:space="preserve"> ישי (ש"ס):</w:t>
      </w:r>
    </w:p>
    <w:p w14:paraId="7A189010" w14:textId="77777777" w:rsidR="00000000" w:rsidRDefault="007C71EE">
      <w:pPr>
        <w:pStyle w:val="a"/>
        <w:rPr>
          <w:rFonts w:hint="cs"/>
          <w:rtl/>
        </w:rPr>
      </w:pPr>
    </w:p>
    <w:p w14:paraId="1B5BBFE8" w14:textId="77777777" w:rsidR="00000000" w:rsidRDefault="007C71EE">
      <w:pPr>
        <w:pStyle w:val="a"/>
        <w:rPr>
          <w:rFonts w:hint="cs"/>
          <w:rtl/>
        </w:rPr>
      </w:pPr>
      <w:r>
        <w:rPr>
          <w:rFonts w:hint="cs"/>
          <w:rtl/>
        </w:rPr>
        <w:t>אדוני היושב-ראש, חברי חברי הכנסת. אני חושב שחבר הכנסת סלו</w:t>
      </w:r>
      <w:r>
        <w:rPr>
          <w:rFonts w:hint="cs"/>
          <w:rtl/>
        </w:rPr>
        <w:t xml:space="preserve">מינסקי, שעכשיו הולך לישיבת סיעה </w:t>
      </w:r>
      <w:r>
        <w:rPr>
          <w:rtl/>
        </w:rPr>
        <w:t>–</w:t>
      </w:r>
      <w:r>
        <w:rPr>
          <w:rFonts w:hint="cs"/>
          <w:rtl/>
        </w:rPr>
        <w:t xml:space="preserve"> אני מבין אותך - פשוט טועה, גם עובדתית, בנתונים ובשורה ארוכה של דברים. </w:t>
      </w:r>
    </w:p>
    <w:p w14:paraId="29DDF821" w14:textId="77777777" w:rsidR="00000000" w:rsidRDefault="007C71EE">
      <w:pPr>
        <w:pStyle w:val="a"/>
        <w:rPr>
          <w:rFonts w:hint="cs"/>
          <w:rtl/>
        </w:rPr>
      </w:pPr>
    </w:p>
    <w:p w14:paraId="4384E374" w14:textId="77777777" w:rsidR="00000000" w:rsidRDefault="007C71EE">
      <w:pPr>
        <w:pStyle w:val="a"/>
        <w:rPr>
          <w:rFonts w:hint="cs"/>
          <w:rtl/>
        </w:rPr>
      </w:pPr>
      <w:r>
        <w:rPr>
          <w:rFonts w:hint="cs"/>
          <w:rtl/>
        </w:rPr>
        <w:t xml:space="preserve">ראשית, אני רוצה לפתוח ולומר, שאני באמת מוותר על ההגנה של המפד"ל, שחברה לשינוי כדי לפגוע בעולם התורה, לפגוע בשכבות החלשות. בעצם, כל הערכים שהיו למפד"ל </w:t>
      </w:r>
      <w:r>
        <w:rPr>
          <w:rtl/>
        </w:rPr>
        <w:t>–</w:t>
      </w:r>
      <w:r>
        <w:rPr>
          <w:rFonts w:hint="cs"/>
          <w:rtl/>
        </w:rPr>
        <w:t xml:space="preserve"> ולמי יש זמן לדבר על מפת הדרכים </w:t>
      </w:r>
      <w:r>
        <w:rPr>
          <w:rtl/>
        </w:rPr>
        <w:t>–</w:t>
      </w:r>
      <w:r>
        <w:rPr>
          <w:rFonts w:hint="cs"/>
          <w:rtl/>
        </w:rPr>
        <w:t xml:space="preserve"> תאונת הדרכים? במפד"ל כל הזמן דיברו בקיצוניות רבה, ופתאום היום אין קווים אדומים? אף  שאמר את זה ראש המפלגה שלהם, שאין לו קווים אדומים </w:t>
      </w:r>
      <w:r>
        <w:rPr>
          <w:rtl/>
        </w:rPr>
        <w:t>–</w:t>
      </w:r>
      <w:r>
        <w:rPr>
          <w:rFonts w:hint="cs"/>
          <w:rtl/>
        </w:rPr>
        <w:t xml:space="preserve"> מחר, אם יחזירו את ירושלים, אתה תשמע שלמפד"ל אין קווים אדומים, ושהמצב בסדר. </w:t>
      </w:r>
    </w:p>
    <w:p w14:paraId="5C16AE55" w14:textId="77777777" w:rsidR="00000000" w:rsidRDefault="007C71EE">
      <w:pPr>
        <w:pStyle w:val="a"/>
        <w:rPr>
          <w:rFonts w:hint="cs"/>
          <w:rtl/>
        </w:rPr>
      </w:pPr>
    </w:p>
    <w:p w14:paraId="6D2AE0DF" w14:textId="77777777" w:rsidR="00000000" w:rsidRDefault="007C71EE">
      <w:pPr>
        <w:pStyle w:val="a"/>
        <w:rPr>
          <w:rFonts w:hint="cs"/>
          <w:rtl/>
        </w:rPr>
      </w:pPr>
      <w:r>
        <w:rPr>
          <w:rFonts w:hint="cs"/>
          <w:rtl/>
        </w:rPr>
        <w:t>ראשית, לג</w:t>
      </w:r>
      <w:r>
        <w:rPr>
          <w:rFonts w:hint="cs"/>
          <w:rtl/>
        </w:rPr>
        <w:t xml:space="preserve">בי התוכנית עצמה. אני רוצה לומר שיש פה תוכנית מכוונת, עם כל ניסיונות המפד"ל להתקשט בנוצות לא לה, או להביא להטעיה ציבורית, כאילו תיקנו פה ושם כמה דברים </w:t>
      </w:r>
      <w:r>
        <w:rPr>
          <w:rtl/>
        </w:rPr>
        <w:t>–</w:t>
      </w:r>
      <w:r>
        <w:rPr>
          <w:rFonts w:hint="cs"/>
          <w:rtl/>
        </w:rPr>
        <w:t xml:space="preserve"> שאף אחד לא יספר סיפורים, כי הציבור הרי רואה את האמת, שומע וקורא, וגם יראה את זה יום לאחר אישור התקציב, ש</w:t>
      </w:r>
      <w:r>
        <w:rPr>
          <w:rFonts w:hint="cs"/>
          <w:rtl/>
        </w:rPr>
        <w:t xml:space="preserve">נקווה שלא יאושר. לצערי יש פה רוב, וזה יאושר. יום לאחר מכן יראו את זה בכיס. </w:t>
      </w:r>
    </w:p>
    <w:p w14:paraId="2101BDBB" w14:textId="77777777" w:rsidR="00000000" w:rsidRDefault="007C71EE">
      <w:pPr>
        <w:pStyle w:val="a"/>
        <w:rPr>
          <w:rFonts w:hint="cs"/>
          <w:rtl/>
        </w:rPr>
      </w:pPr>
    </w:p>
    <w:p w14:paraId="5AD86601" w14:textId="77777777" w:rsidR="00000000" w:rsidRDefault="007C71EE">
      <w:pPr>
        <w:pStyle w:val="a"/>
        <w:rPr>
          <w:rFonts w:hint="cs"/>
          <w:rtl/>
        </w:rPr>
      </w:pPr>
      <w:r>
        <w:rPr>
          <w:rFonts w:hint="cs"/>
          <w:rtl/>
        </w:rPr>
        <w:t>קצבאות ילדים, למשל. הסכם קואליציוני ברור בין שינוי לבין מפד"ל. הסכם קואליציוני אכזרי. בפירוש אכזרי. זו ממשלה עם לב רע. השר פריצקי, זה הסכם קואליציוני אכזרי, שמתאכזר לילדים. לילדים</w:t>
      </w:r>
      <w:r>
        <w:rPr>
          <w:rFonts w:hint="cs"/>
          <w:rtl/>
        </w:rPr>
        <w:t xml:space="preserve"> אין מה לאכול. אין לחם וחלב, ואתה אומר שלמי שיש ילד או שניים יורידו לו שני שקלים. למי שיש ארבעה או חמישה  ילדים מורידים 1,000-1,500 שקלים. 60% מהתקציב. זה נראה לך הגיוני? זה שוויון? </w:t>
      </w:r>
    </w:p>
    <w:p w14:paraId="3ACE219C" w14:textId="77777777" w:rsidR="00000000" w:rsidRDefault="007C71EE">
      <w:pPr>
        <w:pStyle w:val="a"/>
        <w:rPr>
          <w:rFonts w:hint="cs"/>
          <w:rtl/>
        </w:rPr>
      </w:pPr>
    </w:p>
    <w:p w14:paraId="10EC3112" w14:textId="77777777" w:rsidR="00000000" w:rsidRDefault="007C71EE">
      <w:pPr>
        <w:pStyle w:val="ac"/>
        <w:rPr>
          <w:rtl/>
        </w:rPr>
      </w:pPr>
      <w:r>
        <w:rPr>
          <w:rFonts w:hint="eastAsia"/>
          <w:rtl/>
        </w:rPr>
        <w:t>שר</w:t>
      </w:r>
      <w:r>
        <w:rPr>
          <w:rtl/>
        </w:rPr>
        <w:t xml:space="preserve"> התשתיות הלאומיות יוסף פריצקי:</w:t>
      </w:r>
    </w:p>
    <w:p w14:paraId="50233962" w14:textId="77777777" w:rsidR="00000000" w:rsidRDefault="007C71EE">
      <w:pPr>
        <w:pStyle w:val="a"/>
        <w:rPr>
          <w:rFonts w:hint="cs"/>
          <w:rtl/>
        </w:rPr>
      </w:pPr>
    </w:p>
    <w:p w14:paraId="725D4721" w14:textId="77777777" w:rsidR="00000000" w:rsidRDefault="007C71EE">
      <w:pPr>
        <w:pStyle w:val="a"/>
        <w:rPr>
          <w:rFonts w:hint="cs"/>
          <w:rtl/>
        </w:rPr>
      </w:pPr>
      <w:r>
        <w:rPr>
          <w:rFonts w:hint="cs"/>
          <w:rtl/>
        </w:rPr>
        <w:t>זה שוויון.</w:t>
      </w:r>
    </w:p>
    <w:p w14:paraId="7F7EB7B8" w14:textId="77777777" w:rsidR="00000000" w:rsidRDefault="007C71EE">
      <w:pPr>
        <w:pStyle w:val="a"/>
        <w:rPr>
          <w:rFonts w:hint="cs"/>
          <w:rtl/>
        </w:rPr>
      </w:pPr>
    </w:p>
    <w:p w14:paraId="3B5AFC10" w14:textId="77777777" w:rsidR="00000000" w:rsidRDefault="007C71EE">
      <w:pPr>
        <w:pStyle w:val="Speaker"/>
        <w:rPr>
          <w:rtl/>
        </w:rPr>
      </w:pPr>
      <w:bookmarkStart w:id="263" w:name="FS000000494T26_05_2003_18_08_15"/>
      <w:bookmarkEnd w:id="263"/>
      <w:r>
        <w:rPr>
          <w:rFonts w:hint="eastAsia"/>
          <w:rtl/>
        </w:rPr>
        <w:t>אליהו</w:t>
      </w:r>
      <w:r>
        <w:rPr>
          <w:rtl/>
        </w:rPr>
        <w:t xml:space="preserve"> ישי (ש"ס):</w:t>
      </w:r>
    </w:p>
    <w:p w14:paraId="2C84D325" w14:textId="77777777" w:rsidR="00000000" w:rsidRDefault="007C71EE">
      <w:pPr>
        <w:pStyle w:val="a"/>
        <w:rPr>
          <w:rFonts w:hint="cs"/>
          <w:rtl/>
        </w:rPr>
      </w:pPr>
    </w:p>
    <w:p w14:paraId="7EA50A67" w14:textId="77777777" w:rsidR="00000000" w:rsidRDefault="007C71EE">
      <w:pPr>
        <w:pStyle w:val="a"/>
        <w:rPr>
          <w:rFonts w:hint="cs"/>
          <w:rtl/>
        </w:rPr>
      </w:pPr>
      <w:r>
        <w:rPr>
          <w:rFonts w:hint="cs"/>
          <w:rtl/>
        </w:rPr>
        <w:t>אוכלוסיי</w:t>
      </w:r>
      <w:r>
        <w:rPr>
          <w:rFonts w:hint="cs"/>
          <w:rtl/>
        </w:rPr>
        <w:t xml:space="preserve">ה נזקקת זה שוויון? על מה אתה מדבר? אתה משווה אדם עני לעשיר? זה נקרא שוויון? </w:t>
      </w:r>
    </w:p>
    <w:p w14:paraId="1C8D1B10" w14:textId="77777777" w:rsidR="00000000" w:rsidRDefault="007C71EE">
      <w:pPr>
        <w:pStyle w:val="a"/>
        <w:rPr>
          <w:rFonts w:hint="cs"/>
          <w:rtl/>
        </w:rPr>
      </w:pPr>
    </w:p>
    <w:p w14:paraId="6C540236" w14:textId="77777777" w:rsidR="00000000" w:rsidRDefault="007C71EE">
      <w:pPr>
        <w:pStyle w:val="ac"/>
        <w:rPr>
          <w:rtl/>
        </w:rPr>
      </w:pPr>
      <w:r>
        <w:rPr>
          <w:rFonts w:hint="eastAsia"/>
          <w:rtl/>
        </w:rPr>
        <w:t>יעקב</w:t>
      </w:r>
      <w:r>
        <w:rPr>
          <w:rtl/>
        </w:rPr>
        <w:t xml:space="preserve"> ליצמן (יהדות התורה):</w:t>
      </w:r>
    </w:p>
    <w:p w14:paraId="6DE5C3CE" w14:textId="77777777" w:rsidR="00000000" w:rsidRDefault="007C71EE">
      <w:pPr>
        <w:pStyle w:val="a"/>
        <w:rPr>
          <w:rFonts w:hint="cs"/>
          <w:rtl/>
        </w:rPr>
      </w:pPr>
    </w:p>
    <w:p w14:paraId="2295AF26" w14:textId="77777777" w:rsidR="00000000" w:rsidRDefault="007C71EE">
      <w:pPr>
        <w:pStyle w:val="a"/>
        <w:rPr>
          <w:rFonts w:hint="cs"/>
          <w:rtl/>
        </w:rPr>
      </w:pPr>
      <w:r>
        <w:rPr>
          <w:rFonts w:hint="cs"/>
          <w:rtl/>
        </w:rPr>
        <w:t xml:space="preserve">שוויון זה שאתה - - - </w:t>
      </w:r>
    </w:p>
    <w:p w14:paraId="636CFB47" w14:textId="77777777" w:rsidR="00000000" w:rsidRDefault="007C71EE">
      <w:pPr>
        <w:pStyle w:val="a"/>
        <w:rPr>
          <w:rFonts w:hint="cs"/>
          <w:rtl/>
        </w:rPr>
      </w:pPr>
    </w:p>
    <w:p w14:paraId="66F0AEA7" w14:textId="77777777" w:rsidR="00000000" w:rsidRDefault="007C71EE">
      <w:pPr>
        <w:pStyle w:val="SpeakerCon"/>
        <w:rPr>
          <w:rtl/>
        </w:rPr>
      </w:pPr>
      <w:bookmarkStart w:id="264" w:name="FS000000494T26_05_2003_18_09_24C"/>
      <w:bookmarkEnd w:id="264"/>
      <w:r>
        <w:rPr>
          <w:rtl/>
        </w:rPr>
        <w:t>אליהו ישי (ש"ס):</w:t>
      </w:r>
    </w:p>
    <w:p w14:paraId="3A693108" w14:textId="77777777" w:rsidR="00000000" w:rsidRDefault="007C71EE">
      <w:pPr>
        <w:pStyle w:val="a"/>
        <w:rPr>
          <w:rtl/>
        </w:rPr>
      </w:pPr>
    </w:p>
    <w:p w14:paraId="708ADD1D" w14:textId="77777777" w:rsidR="00000000" w:rsidRDefault="007C71EE">
      <w:pPr>
        <w:pStyle w:val="a"/>
        <w:rPr>
          <w:rFonts w:hint="cs"/>
          <w:rtl/>
        </w:rPr>
      </w:pPr>
      <w:r>
        <w:rPr>
          <w:rFonts w:hint="cs"/>
          <w:rtl/>
        </w:rPr>
        <w:t>הרב ליצמן, אני מוכן לשוויון. אני מוכן להשוות בין ילד עני לעשיר. בבקשה, תשווה אותו בחינוך, בכל התנאים. מה אתה נ</w:t>
      </w:r>
      <w:r>
        <w:rPr>
          <w:rFonts w:hint="cs"/>
          <w:rtl/>
        </w:rPr>
        <w:t xml:space="preserve">ותן לבן שלך בחינוך? </w:t>
      </w:r>
    </w:p>
    <w:p w14:paraId="1A51A03E" w14:textId="77777777" w:rsidR="00000000" w:rsidRDefault="007C71EE">
      <w:pPr>
        <w:pStyle w:val="a"/>
        <w:rPr>
          <w:rFonts w:hint="cs"/>
          <w:rtl/>
        </w:rPr>
      </w:pPr>
    </w:p>
    <w:p w14:paraId="487D23FE" w14:textId="77777777" w:rsidR="00000000" w:rsidRDefault="007C71EE">
      <w:pPr>
        <w:pStyle w:val="ac"/>
        <w:rPr>
          <w:rtl/>
        </w:rPr>
      </w:pPr>
      <w:r>
        <w:rPr>
          <w:rFonts w:hint="eastAsia"/>
          <w:rtl/>
        </w:rPr>
        <w:t>עבד</w:t>
      </w:r>
      <w:r>
        <w:rPr>
          <w:rtl/>
        </w:rPr>
        <w:t>-אלמאלכ דהאמשה (רע"ם):</w:t>
      </w:r>
    </w:p>
    <w:p w14:paraId="03DAAD54" w14:textId="77777777" w:rsidR="00000000" w:rsidRDefault="007C71EE">
      <w:pPr>
        <w:pStyle w:val="a"/>
        <w:rPr>
          <w:rFonts w:hint="cs"/>
          <w:rtl/>
        </w:rPr>
      </w:pPr>
    </w:p>
    <w:p w14:paraId="77383220" w14:textId="77777777" w:rsidR="00000000" w:rsidRDefault="007C71EE">
      <w:pPr>
        <w:pStyle w:val="a"/>
        <w:rPr>
          <w:rFonts w:hint="cs"/>
          <w:rtl/>
        </w:rPr>
      </w:pPr>
      <w:r>
        <w:rPr>
          <w:rFonts w:hint="cs"/>
          <w:rtl/>
        </w:rPr>
        <w:t>שיהיה שוויון בהכנסות של המשפחות. לאחד יש משכורת גבוהה - - -</w:t>
      </w:r>
    </w:p>
    <w:p w14:paraId="41E7E1D2" w14:textId="77777777" w:rsidR="00000000" w:rsidRDefault="007C71EE">
      <w:pPr>
        <w:pStyle w:val="a"/>
        <w:rPr>
          <w:rFonts w:hint="cs"/>
          <w:rtl/>
        </w:rPr>
      </w:pPr>
    </w:p>
    <w:p w14:paraId="77CF1A37" w14:textId="77777777" w:rsidR="00000000" w:rsidRDefault="007C71EE">
      <w:pPr>
        <w:pStyle w:val="SpeakerCon"/>
        <w:rPr>
          <w:rtl/>
        </w:rPr>
      </w:pPr>
      <w:bookmarkStart w:id="265" w:name="FS000000494T26_05_2003_18_10_06C"/>
      <w:bookmarkEnd w:id="265"/>
      <w:r>
        <w:rPr>
          <w:rtl/>
        </w:rPr>
        <w:t>אליהו ישי (ש"ס):</w:t>
      </w:r>
    </w:p>
    <w:p w14:paraId="5F2DA385" w14:textId="77777777" w:rsidR="00000000" w:rsidRDefault="007C71EE">
      <w:pPr>
        <w:pStyle w:val="a"/>
        <w:rPr>
          <w:rtl/>
        </w:rPr>
      </w:pPr>
    </w:p>
    <w:p w14:paraId="74E702C0" w14:textId="77777777" w:rsidR="00000000" w:rsidRDefault="007C71EE">
      <w:pPr>
        <w:pStyle w:val="a"/>
        <w:rPr>
          <w:rFonts w:hint="cs"/>
          <w:rtl/>
        </w:rPr>
      </w:pPr>
      <w:r>
        <w:rPr>
          <w:rFonts w:hint="cs"/>
          <w:rtl/>
        </w:rPr>
        <w:t>הנה, בוא תראה את השוויון. בוא נשמע על עוד שוויון אכזרי. בואו אני אגיד לכם מה השוויון שהם רוצים. משפחות שאין להן ממה להתקיים ואין</w:t>
      </w:r>
      <w:r>
        <w:rPr>
          <w:rFonts w:hint="cs"/>
          <w:rtl/>
        </w:rPr>
        <w:t xml:space="preserve"> להן מה לאכול - הוא רוצה לתת להן שוויון גם בחינוך וגם בבריאות. למשל, אדם חזק, עשיר, שיש לו כסף, או אדם שנמצא בשכבות - - - </w:t>
      </w:r>
    </w:p>
    <w:p w14:paraId="5D616CFE" w14:textId="77777777" w:rsidR="00000000" w:rsidRDefault="007C71EE">
      <w:pPr>
        <w:pStyle w:val="a"/>
        <w:rPr>
          <w:rFonts w:hint="cs"/>
          <w:rtl/>
        </w:rPr>
      </w:pPr>
    </w:p>
    <w:p w14:paraId="7D9F462E" w14:textId="77777777" w:rsidR="00000000" w:rsidRDefault="007C71EE">
      <w:pPr>
        <w:pStyle w:val="ac"/>
        <w:rPr>
          <w:rtl/>
        </w:rPr>
      </w:pPr>
      <w:r>
        <w:rPr>
          <w:rFonts w:hint="eastAsia"/>
          <w:rtl/>
        </w:rPr>
        <w:t>יעקב</w:t>
      </w:r>
      <w:r>
        <w:rPr>
          <w:rtl/>
        </w:rPr>
        <w:t xml:space="preserve"> ליצמן (יהדות התורה):</w:t>
      </w:r>
    </w:p>
    <w:p w14:paraId="625440DB" w14:textId="77777777" w:rsidR="00000000" w:rsidRDefault="007C71EE">
      <w:pPr>
        <w:pStyle w:val="a"/>
        <w:rPr>
          <w:rFonts w:hint="cs"/>
          <w:rtl/>
        </w:rPr>
      </w:pPr>
    </w:p>
    <w:p w14:paraId="5548EBFF" w14:textId="77777777" w:rsidR="00000000" w:rsidRDefault="007C71EE">
      <w:pPr>
        <w:pStyle w:val="a"/>
        <w:rPr>
          <w:rFonts w:hint="cs"/>
          <w:rtl/>
        </w:rPr>
      </w:pPr>
      <w:r>
        <w:rPr>
          <w:rFonts w:hint="cs"/>
          <w:rtl/>
        </w:rPr>
        <w:t xml:space="preserve">האם הדברים משודרים כרגע - - -? </w:t>
      </w:r>
    </w:p>
    <w:p w14:paraId="699278B1" w14:textId="77777777" w:rsidR="00000000" w:rsidRDefault="007C71EE">
      <w:pPr>
        <w:pStyle w:val="a"/>
        <w:rPr>
          <w:rFonts w:hint="cs"/>
          <w:rtl/>
        </w:rPr>
      </w:pPr>
    </w:p>
    <w:p w14:paraId="332CFD16" w14:textId="77777777" w:rsidR="00000000" w:rsidRDefault="007C71EE">
      <w:pPr>
        <w:pStyle w:val="SpeakerCon"/>
        <w:rPr>
          <w:rtl/>
        </w:rPr>
      </w:pPr>
      <w:bookmarkStart w:id="266" w:name="FS000000494T26_05_2003_18_11_32C"/>
      <w:bookmarkEnd w:id="266"/>
      <w:r>
        <w:rPr>
          <w:rtl/>
        </w:rPr>
        <w:t>אליהו ישי (ש"ס):</w:t>
      </w:r>
    </w:p>
    <w:p w14:paraId="5FF60636" w14:textId="77777777" w:rsidR="00000000" w:rsidRDefault="007C71EE">
      <w:pPr>
        <w:pStyle w:val="a"/>
        <w:rPr>
          <w:rtl/>
        </w:rPr>
      </w:pPr>
    </w:p>
    <w:p w14:paraId="7C5941EB" w14:textId="77777777" w:rsidR="00000000" w:rsidRDefault="007C71EE">
      <w:pPr>
        <w:pStyle w:val="a"/>
        <w:rPr>
          <w:rFonts w:hint="cs"/>
          <w:rtl/>
        </w:rPr>
      </w:pPr>
      <w:r>
        <w:rPr>
          <w:rFonts w:hint="cs"/>
          <w:rtl/>
        </w:rPr>
        <w:t xml:space="preserve">זה לא משנה לי, באמת. </w:t>
      </w:r>
    </w:p>
    <w:p w14:paraId="0742E1B1" w14:textId="77777777" w:rsidR="00000000" w:rsidRDefault="007C71EE">
      <w:pPr>
        <w:pStyle w:val="a"/>
        <w:rPr>
          <w:rFonts w:hint="cs"/>
          <w:rtl/>
        </w:rPr>
      </w:pPr>
    </w:p>
    <w:p w14:paraId="2BD8E698" w14:textId="77777777" w:rsidR="00000000" w:rsidRDefault="007C71EE">
      <w:pPr>
        <w:pStyle w:val="ad"/>
        <w:rPr>
          <w:rtl/>
        </w:rPr>
      </w:pPr>
      <w:r>
        <w:rPr>
          <w:rtl/>
        </w:rPr>
        <w:t>היו"ר</w:t>
      </w:r>
      <w:r>
        <w:rPr>
          <w:rFonts w:hint="cs"/>
          <w:rtl/>
        </w:rPr>
        <w:t xml:space="preserve"> יולי-יואל אדלשטיין</w:t>
      </w:r>
      <w:r>
        <w:rPr>
          <w:rtl/>
        </w:rPr>
        <w:t>:</w:t>
      </w:r>
    </w:p>
    <w:p w14:paraId="3B131DE6" w14:textId="77777777" w:rsidR="00000000" w:rsidRDefault="007C71EE">
      <w:pPr>
        <w:pStyle w:val="a"/>
        <w:rPr>
          <w:rtl/>
        </w:rPr>
      </w:pPr>
    </w:p>
    <w:p w14:paraId="676EE1BC" w14:textId="77777777" w:rsidR="00000000" w:rsidRDefault="007C71EE">
      <w:pPr>
        <w:pStyle w:val="a"/>
        <w:rPr>
          <w:rFonts w:hint="cs"/>
          <w:rtl/>
        </w:rPr>
      </w:pPr>
      <w:r>
        <w:rPr>
          <w:rFonts w:hint="cs"/>
          <w:rtl/>
        </w:rPr>
        <w:t>הדבר</w:t>
      </w:r>
      <w:r>
        <w:rPr>
          <w:rFonts w:hint="cs"/>
          <w:rtl/>
        </w:rPr>
        <w:t>ים משודרים, בהחלט.</w:t>
      </w:r>
    </w:p>
    <w:p w14:paraId="23D6D9B1" w14:textId="77777777" w:rsidR="00000000" w:rsidRDefault="007C71EE">
      <w:pPr>
        <w:pStyle w:val="a"/>
        <w:rPr>
          <w:rFonts w:hint="cs"/>
          <w:rtl/>
        </w:rPr>
      </w:pPr>
    </w:p>
    <w:p w14:paraId="046A2077" w14:textId="77777777" w:rsidR="00000000" w:rsidRDefault="007C71EE">
      <w:pPr>
        <w:pStyle w:val="SpeakerCon"/>
        <w:rPr>
          <w:rtl/>
        </w:rPr>
      </w:pPr>
      <w:bookmarkStart w:id="267" w:name="FS000000494T26_05_2003_18_11_57C"/>
      <w:bookmarkEnd w:id="267"/>
      <w:r>
        <w:rPr>
          <w:rFonts w:hint="eastAsia"/>
          <w:rtl/>
        </w:rPr>
        <w:t>אליהו</w:t>
      </w:r>
      <w:r>
        <w:rPr>
          <w:rtl/>
        </w:rPr>
        <w:t xml:space="preserve"> ישי (ש"ס):</w:t>
      </w:r>
    </w:p>
    <w:p w14:paraId="766C1B71" w14:textId="77777777" w:rsidR="00000000" w:rsidRDefault="007C71EE">
      <w:pPr>
        <w:pStyle w:val="a"/>
        <w:rPr>
          <w:rFonts w:hint="cs"/>
          <w:rtl/>
        </w:rPr>
      </w:pPr>
    </w:p>
    <w:p w14:paraId="2C65B051" w14:textId="77777777" w:rsidR="00000000" w:rsidRDefault="007C71EE">
      <w:pPr>
        <w:pStyle w:val="a"/>
        <w:rPr>
          <w:rFonts w:hint="cs"/>
          <w:rtl/>
        </w:rPr>
      </w:pPr>
      <w:r>
        <w:rPr>
          <w:rFonts w:hint="cs"/>
          <w:rtl/>
        </w:rPr>
        <w:t xml:space="preserve">חבר הכנסת ליצמן, תראה כמה גזענות, כמה אכזריות, כמה שנאה. על מה השוויון? אני מוכן שייתנו גם חוגים לכל הילדים שאין להם. שייתנו אותו מוצר מזון למי שאין להם מה לאכול. איזה מין מדינה זו שמתאכזרת לחלשים שלה? </w:t>
      </w:r>
    </w:p>
    <w:p w14:paraId="5429ED6A" w14:textId="77777777" w:rsidR="00000000" w:rsidRDefault="007C71EE">
      <w:pPr>
        <w:pStyle w:val="a"/>
        <w:rPr>
          <w:rFonts w:hint="cs"/>
          <w:rtl/>
        </w:rPr>
      </w:pPr>
    </w:p>
    <w:p w14:paraId="6785DB1D" w14:textId="77777777" w:rsidR="00000000" w:rsidRDefault="007C71EE">
      <w:pPr>
        <w:pStyle w:val="a"/>
        <w:rPr>
          <w:rFonts w:hint="cs"/>
          <w:rtl/>
        </w:rPr>
      </w:pPr>
      <w:r>
        <w:rPr>
          <w:rFonts w:hint="cs"/>
          <w:rtl/>
        </w:rPr>
        <w:t xml:space="preserve">עוד דבר </w:t>
      </w:r>
      <w:r>
        <w:rPr>
          <w:rtl/>
        </w:rPr>
        <w:t>–</w:t>
      </w:r>
      <w:r>
        <w:rPr>
          <w:rFonts w:hint="cs"/>
          <w:rtl/>
        </w:rPr>
        <w:t xml:space="preserve"> תראה</w:t>
      </w:r>
      <w:r>
        <w:rPr>
          <w:rFonts w:hint="cs"/>
          <w:rtl/>
        </w:rPr>
        <w:t xml:space="preserve"> איך הם בונים את ה"שוויון" שלהם. משפחה שמשתכרת שכר מינימום, על-פי הנתונים של המוסד לביטוח לאומי, ניקח לדוגמה ארבע נפשות </w:t>
      </w:r>
      <w:r>
        <w:rPr>
          <w:rtl/>
        </w:rPr>
        <w:t>–</w:t>
      </w:r>
      <w:r>
        <w:rPr>
          <w:rFonts w:hint="cs"/>
          <w:rtl/>
        </w:rPr>
        <w:t xml:space="preserve"> צריכות להשתכר 6,150 ומשהו. היום הן משתכרות פחות מ=3,000 שקל, שכר מינימום. גם את קצבאות הילדים הורידו, ויוצא אפוא שצריך לחפש פרמטר חדש.</w:t>
      </w:r>
      <w:r>
        <w:rPr>
          <w:rFonts w:hint="cs"/>
          <w:rtl/>
        </w:rPr>
        <w:t xml:space="preserve"> יש פרמטר </w:t>
      </w:r>
      <w:r>
        <w:rPr>
          <w:rtl/>
        </w:rPr>
        <w:t>–</w:t>
      </w:r>
      <w:r>
        <w:rPr>
          <w:rFonts w:hint="cs"/>
          <w:rtl/>
        </w:rPr>
        <w:t xml:space="preserve"> וחבל ששר הרווחה איננו פה </w:t>
      </w:r>
      <w:r>
        <w:rPr>
          <w:rtl/>
        </w:rPr>
        <w:t>–</w:t>
      </w:r>
      <w:r>
        <w:rPr>
          <w:rFonts w:hint="cs"/>
          <w:rtl/>
        </w:rPr>
        <w:t xml:space="preserve"> שנקרא נתוני עוני - קו העוני. צריך למצוא עכשיו פרמטר חדש: קו הרעב. זה מה שעשה פריצקי: לקח את שכבות הביניים, שם אותם מתחת לקו העוני, ואת אלה שנמצאים בקו העוני הוא שם בפרמטר חדש: מתחת לקו הרעב. תראה איזה שוויון הוא עושה.</w:t>
      </w:r>
      <w:r>
        <w:rPr>
          <w:rFonts w:hint="cs"/>
          <w:rtl/>
        </w:rPr>
        <w:t xml:space="preserve"> </w:t>
      </w:r>
    </w:p>
    <w:p w14:paraId="1533DF0C" w14:textId="77777777" w:rsidR="00000000" w:rsidRDefault="007C71EE">
      <w:pPr>
        <w:pStyle w:val="a"/>
        <w:rPr>
          <w:rFonts w:hint="cs"/>
          <w:rtl/>
        </w:rPr>
      </w:pPr>
    </w:p>
    <w:p w14:paraId="02009E57" w14:textId="77777777" w:rsidR="00000000" w:rsidRDefault="007C71EE">
      <w:pPr>
        <w:pStyle w:val="a"/>
        <w:rPr>
          <w:rtl/>
        </w:rPr>
      </w:pPr>
      <w:r>
        <w:rPr>
          <w:rFonts w:hint="cs"/>
          <w:rtl/>
        </w:rPr>
        <w:t xml:space="preserve">מה עושה מי שמקבל הבטחת הכנסה ואין לו במה להתקיים, או מובטל שרוצה עבודה, כי העולם עומד על התורה, על העבודה ועל גמילות חסדים? את התורה </w:t>
      </w:r>
      <w:r>
        <w:rPr>
          <w:rtl/>
        </w:rPr>
        <w:t>–</w:t>
      </w:r>
      <w:r>
        <w:rPr>
          <w:rFonts w:hint="cs"/>
          <w:rtl/>
        </w:rPr>
        <w:t xml:space="preserve"> המפד"ל יחד עם שינוי מחסלת. מתיימרת להגן עליה. כל ההצגות האלה. במשרד הרווחה ביטלו את כל סעיף המוסדות הפנימייתיים. הוא מ</w:t>
      </w:r>
      <w:r>
        <w:rPr>
          <w:rFonts w:hint="cs"/>
          <w:rtl/>
        </w:rPr>
        <w:t xml:space="preserve">ספר פה סיפורים לעם ישראל? </w:t>
      </w:r>
      <w:r>
        <w:rPr>
          <w:rtl/>
        </w:rPr>
        <w:t xml:space="preserve">הוא מנסה להוליך פה שולל </w:t>
      </w:r>
      <w:r>
        <w:rPr>
          <w:rFonts w:hint="eastAsia"/>
          <w:rtl/>
        </w:rPr>
        <w:t>את</w:t>
      </w:r>
      <w:r>
        <w:rPr>
          <w:rtl/>
        </w:rPr>
        <w:t xml:space="preserve"> הציבור? עבודה – קרוב ל</w:t>
      </w:r>
      <w:r>
        <w:rPr>
          <w:rFonts w:hint="cs"/>
          <w:rtl/>
        </w:rPr>
        <w:t>=</w:t>
      </w:r>
      <w:r>
        <w:rPr>
          <w:rtl/>
        </w:rPr>
        <w:t>300</w:t>
      </w:r>
      <w:r>
        <w:rPr>
          <w:rFonts w:hint="cs"/>
          <w:rtl/>
        </w:rPr>
        <w:t>,000</w:t>
      </w:r>
      <w:r>
        <w:rPr>
          <w:rtl/>
        </w:rPr>
        <w:t xml:space="preserve"> מובטלים. ל</w:t>
      </w:r>
      <w:r>
        <w:rPr>
          <w:rFonts w:hint="cs"/>
          <w:rtl/>
        </w:rPr>
        <w:t>=</w:t>
      </w:r>
      <w:r>
        <w:rPr>
          <w:rtl/>
        </w:rPr>
        <w:t>300</w:t>
      </w:r>
      <w:r>
        <w:rPr>
          <w:rFonts w:hint="cs"/>
          <w:rtl/>
        </w:rPr>
        <w:t>,000</w:t>
      </w:r>
      <w:r>
        <w:rPr>
          <w:rtl/>
        </w:rPr>
        <w:t xml:space="preserve">  מובטלים יש נשים וילדים </w:t>
      </w:r>
      <w:r>
        <w:rPr>
          <w:rFonts w:hint="eastAsia"/>
          <w:rtl/>
        </w:rPr>
        <w:t>בבית</w:t>
      </w:r>
      <w:r>
        <w:rPr>
          <w:rtl/>
        </w:rPr>
        <w:t xml:space="preserve">. זה כמעט מיליון נפש. איפה השוויון? למעלה ממיליון נפש אין </w:t>
      </w:r>
      <w:r>
        <w:rPr>
          <w:rFonts w:hint="cs"/>
          <w:rtl/>
        </w:rPr>
        <w:t xml:space="preserve">להם </w:t>
      </w:r>
      <w:r>
        <w:rPr>
          <w:rtl/>
        </w:rPr>
        <w:t xml:space="preserve">מה לאכול. תן להם </w:t>
      </w:r>
      <w:r>
        <w:rPr>
          <w:rFonts w:hint="eastAsia"/>
          <w:rtl/>
        </w:rPr>
        <w:t>עבודה</w:t>
      </w:r>
      <w:r>
        <w:rPr>
          <w:rtl/>
        </w:rPr>
        <w:t xml:space="preserve">. תן להם עבודה. </w:t>
      </w:r>
    </w:p>
    <w:p w14:paraId="6CC70DF3" w14:textId="77777777" w:rsidR="00000000" w:rsidRDefault="007C71EE">
      <w:pPr>
        <w:pStyle w:val="a"/>
        <w:rPr>
          <w:rtl/>
        </w:rPr>
      </w:pPr>
    </w:p>
    <w:p w14:paraId="2B6F12C6" w14:textId="77777777" w:rsidR="00000000" w:rsidRDefault="007C71EE">
      <w:pPr>
        <w:pStyle w:val="ac"/>
        <w:rPr>
          <w:rtl/>
        </w:rPr>
      </w:pPr>
      <w:r>
        <w:rPr>
          <w:rFonts w:hint="eastAsia"/>
          <w:rtl/>
        </w:rPr>
        <w:t>שר</w:t>
      </w:r>
      <w:r>
        <w:rPr>
          <w:rtl/>
        </w:rPr>
        <w:t xml:space="preserve"> התשתיות הלאומיות יוס</w:t>
      </w:r>
      <w:r>
        <w:rPr>
          <w:rtl/>
        </w:rPr>
        <w:t>ף פריצקי:</w:t>
      </w:r>
    </w:p>
    <w:p w14:paraId="5F300B45" w14:textId="77777777" w:rsidR="00000000" w:rsidRDefault="007C71EE">
      <w:pPr>
        <w:pStyle w:val="a"/>
        <w:rPr>
          <w:rFonts w:hint="cs"/>
          <w:rtl/>
        </w:rPr>
      </w:pPr>
    </w:p>
    <w:p w14:paraId="512D51FF" w14:textId="77777777" w:rsidR="00000000" w:rsidRDefault="007C71EE">
      <w:pPr>
        <w:bidi/>
        <w:jc w:val="both"/>
        <w:rPr>
          <w:rFonts w:ascii="Arial" w:hAnsi="Arial" w:cs="Arial"/>
          <w:sz w:val="22"/>
          <w:szCs w:val="22"/>
          <w:rtl/>
        </w:rPr>
      </w:pPr>
      <w:r>
        <w:rPr>
          <w:rFonts w:ascii="Arial" w:hAnsi="Arial" w:cs="Arial"/>
          <w:sz w:val="22"/>
          <w:szCs w:val="22"/>
          <w:rtl/>
        </w:rPr>
        <w:tab/>
      </w:r>
      <w:r>
        <w:rPr>
          <w:rFonts w:ascii="Arial" w:hAnsi="Arial" w:cs="Arial" w:hint="eastAsia"/>
          <w:sz w:val="22"/>
          <w:szCs w:val="22"/>
          <w:rtl/>
        </w:rPr>
        <w:t>מי</w:t>
      </w:r>
      <w:r>
        <w:rPr>
          <w:rFonts w:ascii="Arial" w:hAnsi="Arial" w:cs="Arial"/>
          <w:sz w:val="22"/>
          <w:szCs w:val="22"/>
          <w:rtl/>
        </w:rPr>
        <w:t xml:space="preserve">  </w:t>
      </w:r>
      <w:r>
        <w:rPr>
          <w:rFonts w:ascii="Arial" w:hAnsi="Arial" w:cs="Arial" w:hint="eastAsia"/>
          <w:sz w:val="22"/>
          <w:szCs w:val="22"/>
          <w:rtl/>
        </w:rPr>
        <w:t>היה</w:t>
      </w:r>
      <w:r>
        <w:rPr>
          <w:rFonts w:ascii="Arial" w:hAnsi="Arial" w:cs="Arial"/>
          <w:sz w:val="22"/>
          <w:szCs w:val="22"/>
          <w:rtl/>
        </w:rPr>
        <w:t xml:space="preserve"> שר העבודה והרווחה? </w:t>
      </w:r>
    </w:p>
    <w:p w14:paraId="52AF8E1C" w14:textId="77777777" w:rsidR="00000000" w:rsidRDefault="007C71EE">
      <w:pPr>
        <w:bidi/>
        <w:jc w:val="both"/>
        <w:rPr>
          <w:rFonts w:ascii="Arial" w:hAnsi="Arial" w:cs="Arial"/>
          <w:sz w:val="22"/>
          <w:szCs w:val="22"/>
          <w:rtl/>
        </w:rPr>
      </w:pPr>
    </w:p>
    <w:p w14:paraId="33EBA648" w14:textId="77777777" w:rsidR="00000000" w:rsidRDefault="007C71EE">
      <w:pPr>
        <w:pStyle w:val="SpeakerCon"/>
        <w:rPr>
          <w:rFonts w:hint="cs"/>
          <w:rtl/>
        </w:rPr>
      </w:pPr>
      <w:bookmarkStart w:id="268" w:name="FS000000494T26_05_2003_18_17_32C"/>
      <w:bookmarkEnd w:id="268"/>
    </w:p>
    <w:p w14:paraId="7256F763" w14:textId="77777777" w:rsidR="00000000" w:rsidRDefault="007C71EE">
      <w:pPr>
        <w:pStyle w:val="SpeakerCon"/>
        <w:rPr>
          <w:rtl/>
        </w:rPr>
      </w:pPr>
      <w:r>
        <w:rPr>
          <w:rtl/>
        </w:rPr>
        <w:t>אליהו ישי (ש"ס):</w:t>
      </w:r>
    </w:p>
    <w:p w14:paraId="0D5D8C00" w14:textId="77777777" w:rsidR="00000000" w:rsidRDefault="007C71EE">
      <w:pPr>
        <w:pStyle w:val="a"/>
        <w:rPr>
          <w:rtl/>
        </w:rPr>
      </w:pPr>
    </w:p>
    <w:p w14:paraId="58D0995D" w14:textId="77777777" w:rsidR="00000000" w:rsidRDefault="007C71EE">
      <w:pPr>
        <w:pStyle w:val="a"/>
        <w:rPr>
          <w:rtl/>
        </w:rPr>
      </w:pPr>
      <w:r>
        <w:rPr>
          <w:rFonts w:hint="eastAsia"/>
          <w:rtl/>
        </w:rPr>
        <w:t>תן</w:t>
      </w:r>
      <w:r>
        <w:rPr>
          <w:rtl/>
        </w:rPr>
        <w:t xml:space="preserve"> </w:t>
      </w:r>
      <w:r>
        <w:rPr>
          <w:rFonts w:hint="eastAsia"/>
          <w:rtl/>
        </w:rPr>
        <w:t>להם</w:t>
      </w:r>
      <w:r>
        <w:rPr>
          <w:rtl/>
        </w:rPr>
        <w:t xml:space="preserve"> עבודה. אתה יודע מה היה בזמננו? אני אגיד לך, אגיד לך מה היה - - </w:t>
      </w:r>
    </w:p>
    <w:p w14:paraId="55987BEC" w14:textId="77777777" w:rsidR="00000000" w:rsidRDefault="007C71EE">
      <w:pPr>
        <w:pStyle w:val="a"/>
        <w:rPr>
          <w:rtl/>
        </w:rPr>
      </w:pPr>
    </w:p>
    <w:p w14:paraId="55D6DF3B" w14:textId="77777777" w:rsidR="00000000" w:rsidRDefault="007C71EE">
      <w:pPr>
        <w:pStyle w:val="ac"/>
        <w:rPr>
          <w:rtl/>
        </w:rPr>
      </w:pPr>
      <w:r>
        <w:rPr>
          <w:rtl/>
        </w:rPr>
        <w:t>שר התשתיות הלאומיות יוסף פריצקי:</w:t>
      </w:r>
    </w:p>
    <w:p w14:paraId="2F3EB3C0" w14:textId="77777777" w:rsidR="00000000" w:rsidRDefault="007C71EE">
      <w:pPr>
        <w:pStyle w:val="a"/>
        <w:rPr>
          <w:rFonts w:hint="cs"/>
          <w:rtl/>
        </w:rPr>
      </w:pPr>
    </w:p>
    <w:p w14:paraId="13829403" w14:textId="77777777" w:rsidR="00000000" w:rsidRDefault="007C71EE">
      <w:pPr>
        <w:pStyle w:val="a"/>
        <w:rPr>
          <w:rtl/>
        </w:rPr>
      </w:pPr>
      <w:r>
        <w:rPr>
          <w:rFonts w:hint="cs"/>
          <w:rtl/>
        </w:rPr>
        <w:t xml:space="preserve">פחות מ=100 </w:t>
      </w:r>
      <w:r>
        <w:rPr>
          <w:rtl/>
        </w:rPr>
        <w:t>ימים הממשלה הז</w:t>
      </w:r>
      <w:r>
        <w:rPr>
          <w:rFonts w:hint="cs"/>
          <w:rtl/>
        </w:rPr>
        <w:t>את</w:t>
      </w:r>
      <w:r>
        <w:rPr>
          <w:rtl/>
        </w:rPr>
        <w:t xml:space="preserve"> קיימת </w:t>
      </w:r>
      <w:r>
        <w:rPr>
          <w:rFonts w:hint="cs"/>
          <w:rtl/>
        </w:rPr>
        <w:t xml:space="preserve">- </w:t>
      </w:r>
      <w:r>
        <w:rPr>
          <w:rtl/>
        </w:rPr>
        <w:t>- -</w:t>
      </w:r>
    </w:p>
    <w:p w14:paraId="1374E09A" w14:textId="77777777" w:rsidR="00000000" w:rsidRDefault="007C71EE">
      <w:pPr>
        <w:bidi/>
        <w:jc w:val="both"/>
        <w:rPr>
          <w:rFonts w:ascii="Arial" w:hAnsi="Arial" w:cs="Arial"/>
          <w:sz w:val="22"/>
          <w:szCs w:val="22"/>
          <w:u w:val="single"/>
          <w:rtl/>
        </w:rPr>
      </w:pPr>
    </w:p>
    <w:p w14:paraId="05D93F8D" w14:textId="77777777" w:rsidR="00000000" w:rsidRDefault="007C71EE">
      <w:pPr>
        <w:pStyle w:val="SpeakerCon"/>
        <w:rPr>
          <w:rtl/>
        </w:rPr>
      </w:pPr>
      <w:bookmarkStart w:id="269" w:name="FS000000494T26_05_2003_18_18_25C"/>
      <w:bookmarkEnd w:id="269"/>
      <w:r>
        <w:rPr>
          <w:rtl/>
        </w:rPr>
        <w:t>אליהו ישי (ש"ס):</w:t>
      </w:r>
    </w:p>
    <w:p w14:paraId="7A67C243" w14:textId="77777777" w:rsidR="00000000" w:rsidRDefault="007C71EE">
      <w:pPr>
        <w:pStyle w:val="a"/>
        <w:rPr>
          <w:rtl/>
        </w:rPr>
      </w:pPr>
    </w:p>
    <w:p w14:paraId="79946D76" w14:textId="77777777" w:rsidR="00000000" w:rsidRDefault="007C71EE">
      <w:pPr>
        <w:pStyle w:val="a"/>
        <w:rPr>
          <w:rtl/>
        </w:rPr>
      </w:pPr>
      <w:r>
        <w:rPr>
          <w:rFonts w:hint="eastAsia"/>
          <w:rtl/>
        </w:rPr>
        <w:t>בוא</w:t>
      </w:r>
      <w:r>
        <w:rPr>
          <w:rtl/>
        </w:rPr>
        <w:t xml:space="preserve">, </w:t>
      </w:r>
      <w:r>
        <w:rPr>
          <w:rFonts w:hint="eastAsia"/>
          <w:rtl/>
        </w:rPr>
        <w:t>אני</w:t>
      </w:r>
      <w:r>
        <w:rPr>
          <w:rtl/>
        </w:rPr>
        <w:t xml:space="preserve"> אגיד לך מה היה. אני אג</w:t>
      </w:r>
      <w:r>
        <w:rPr>
          <w:rtl/>
        </w:rPr>
        <w:t xml:space="preserve">יד לך בדיוק מה היה אז – היה שוויון. היתה גם הכשרה </w:t>
      </w:r>
      <w:r>
        <w:rPr>
          <w:rFonts w:hint="eastAsia"/>
          <w:rtl/>
        </w:rPr>
        <w:t>מקצועית</w:t>
      </w:r>
      <w:r>
        <w:rPr>
          <w:rtl/>
        </w:rPr>
        <w:t xml:space="preserve">, השלמת השכלה, נתנו עבודות יזומות. דאגנו שתהיה להם הכנסה ושיהיה להם מה </w:t>
      </w:r>
      <w:r>
        <w:rPr>
          <w:rFonts w:hint="eastAsia"/>
          <w:rtl/>
        </w:rPr>
        <w:t>לאכול</w:t>
      </w:r>
      <w:r>
        <w:rPr>
          <w:rtl/>
        </w:rPr>
        <w:t xml:space="preserve"> בבית. היום זה גזירות פרעה. אמרתי את זה הבוקר. פרעה אמר לעם ישראל </w:t>
      </w:r>
      <w:r>
        <w:rPr>
          <w:rFonts w:hint="eastAsia"/>
          <w:rtl/>
        </w:rPr>
        <w:t>ללכת</w:t>
      </w:r>
      <w:r>
        <w:rPr>
          <w:rtl/>
        </w:rPr>
        <w:t xml:space="preserve"> לקושש גם קש ותבן</w:t>
      </w:r>
      <w:r>
        <w:rPr>
          <w:rFonts w:hint="cs"/>
          <w:rtl/>
        </w:rPr>
        <w:t>:</w:t>
      </w:r>
      <w:r>
        <w:rPr>
          <w:rtl/>
        </w:rPr>
        <w:t xml:space="preserve"> </w:t>
      </w:r>
      <w:r>
        <w:rPr>
          <w:rFonts w:hint="eastAsia"/>
          <w:rtl/>
        </w:rPr>
        <w:t>תבן</w:t>
      </w:r>
      <w:r>
        <w:rPr>
          <w:rtl/>
        </w:rPr>
        <w:t xml:space="preserve"> אין ניתן לעבד</w:t>
      </w:r>
      <w:r>
        <w:rPr>
          <w:rFonts w:hint="cs"/>
          <w:rtl/>
        </w:rPr>
        <w:t>י</w:t>
      </w:r>
      <w:r>
        <w:rPr>
          <w:rtl/>
        </w:rPr>
        <w:t>ך, ולבנים או</w:t>
      </w:r>
      <w:r>
        <w:rPr>
          <w:rFonts w:hint="cs"/>
          <w:rtl/>
        </w:rPr>
        <w:t>מ</w:t>
      </w:r>
      <w:r>
        <w:rPr>
          <w:rtl/>
        </w:rPr>
        <w:t>ר</w:t>
      </w:r>
      <w:r>
        <w:rPr>
          <w:rFonts w:hint="cs"/>
          <w:rtl/>
        </w:rPr>
        <w:t>ים</w:t>
      </w:r>
      <w:r>
        <w:rPr>
          <w:rtl/>
        </w:rPr>
        <w:t xml:space="preserve"> להם </w:t>
      </w:r>
      <w:r>
        <w:rPr>
          <w:rFonts w:hint="eastAsia"/>
          <w:rtl/>
        </w:rPr>
        <w:t>עשו</w:t>
      </w:r>
      <w:r>
        <w:rPr>
          <w:rtl/>
        </w:rPr>
        <w:t xml:space="preserve">. בדיוק אותו דבר. אתה אומר להם: לכו לעבוד, ואתה לא נותן להם מקומות </w:t>
      </w:r>
      <w:r>
        <w:rPr>
          <w:rFonts w:hint="eastAsia"/>
          <w:rtl/>
        </w:rPr>
        <w:t>עבודה</w:t>
      </w:r>
      <w:r>
        <w:rPr>
          <w:rtl/>
        </w:rPr>
        <w:t xml:space="preserve">. את הסיפורים האלה, לפחות, אל תספרו לאף אחד. </w:t>
      </w:r>
    </w:p>
    <w:p w14:paraId="4E384213" w14:textId="77777777" w:rsidR="00000000" w:rsidRDefault="007C71EE">
      <w:pPr>
        <w:pStyle w:val="a"/>
        <w:rPr>
          <w:rtl/>
        </w:rPr>
      </w:pPr>
    </w:p>
    <w:p w14:paraId="5F4BB6A1" w14:textId="77777777" w:rsidR="00000000" w:rsidRDefault="007C71EE">
      <w:pPr>
        <w:pStyle w:val="a"/>
        <w:rPr>
          <w:rFonts w:hint="cs"/>
          <w:rtl/>
        </w:rPr>
      </w:pPr>
      <w:r>
        <w:rPr>
          <w:rFonts w:hint="eastAsia"/>
          <w:rtl/>
        </w:rPr>
        <w:t>עכשיו</w:t>
      </w:r>
      <w:r>
        <w:rPr>
          <w:rtl/>
        </w:rPr>
        <w:t xml:space="preserve">, </w:t>
      </w:r>
      <w:r>
        <w:rPr>
          <w:rFonts w:hint="eastAsia"/>
          <w:rtl/>
        </w:rPr>
        <w:t>תראה</w:t>
      </w:r>
      <w:r>
        <w:rPr>
          <w:rtl/>
        </w:rPr>
        <w:t xml:space="preserve"> איפה השוויון. אחרי שפגעתם במשפחות האלה והורדתם לה</w:t>
      </w:r>
      <w:r>
        <w:rPr>
          <w:rFonts w:hint="cs"/>
          <w:rtl/>
        </w:rPr>
        <w:t>ן</w:t>
      </w:r>
      <w:r>
        <w:rPr>
          <w:rtl/>
        </w:rPr>
        <w:t xml:space="preserve"> את הבטחת ההכנסה, </w:t>
      </w:r>
      <w:r>
        <w:rPr>
          <w:rFonts w:hint="eastAsia"/>
          <w:rtl/>
        </w:rPr>
        <w:t>קיצצתם</w:t>
      </w:r>
      <w:r>
        <w:rPr>
          <w:rtl/>
        </w:rPr>
        <w:t xml:space="preserve"> לה</w:t>
      </w:r>
      <w:r>
        <w:rPr>
          <w:rFonts w:hint="cs"/>
          <w:rtl/>
        </w:rPr>
        <w:t>ן</w:t>
      </w:r>
      <w:r>
        <w:rPr>
          <w:rtl/>
        </w:rPr>
        <w:t>, גם במשפחות ברוכות ילדים וגם במשפחות ה</w:t>
      </w:r>
      <w:r>
        <w:rPr>
          <w:rtl/>
        </w:rPr>
        <w:t>חד</w:t>
      </w:r>
      <w:r>
        <w:rPr>
          <w:rFonts w:hint="cs"/>
          <w:rtl/>
        </w:rPr>
        <w:t>-</w:t>
      </w:r>
      <w:r>
        <w:rPr>
          <w:rtl/>
        </w:rPr>
        <w:t xml:space="preserve">הוריות, גם </w:t>
      </w:r>
      <w:r>
        <w:rPr>
          <w:rFonts w:hint="cs"/>
          <w:rtl/>
        </w:rPr>
        <w:t>ל</w:t>
      </w:r>
      <w:r>
        <w:rPr>
          <w:rtl/>
        </w:rPr>
        <w:t xml:space="preserve">מוגבלים </w:t>
      </w:r>
      <w:r>
        <w:rPr>
          <w:rFonts w:hint="eastAsia"/>
          <w:rtl/>
        </w:rPr>
        <w:t>ו</w:t>
      </w:r>
      <w:r>
        <w:rPr>
          <w:rFonts w:hint="cs"/>
          <w:rtl/>
        </w:rPr>
        <w:t>ל</w:t>
      </w:r>
      <w:r>
        <w:rPr>
          <w:rFonts w:hint="eastAsia"/>
          <w:rtl/>
        </w:rPr>
        <w:t>נכים</w:t>
      </w:r>
      <w:r>
        <w:rPr>
          <w:rFonts w:hint="cs"/>
          <w:rtl/>
        </w:rPr>
        <w:t>,</w:t>
      </w:r>
      <w:r>
        <w:rPr>
          <w:rtl/>
        </w:rPr>
        <w:t xml:space="preserve"> עכשיו יש פטנט חדש: אותן משפחות קיבלו </w:t>
      </w:r>
      <w:r>
        <w:rPr>
          <w:rFonts w:hint="eastAsia"/>
          <w:rtl/>
        </w:rPr>
        <w:t>גם</w:t>
      </w:r>
      <w:r>
        <w:rPr>
          <w:rtl/>
        </w:rPr>
        <w:t xml:space="preserve"> קנס נוסף, שלא תהיה להם הנחה בתרופות. יש ילדים שאין להם מה לאכול. האם לא </w:t>
      </w:r>
      <w:r>
        <w:rPr>
          <w:rFonts w:hint="eastAsia"/>
          <w:rtl/>
        </w:rPr>
        <w:t>לוקחת</w:t>
      </w:r>
      <w:r>
        <w:rPr>
          <w:rtl/>
        </w:rPr>
        <w:t xml:space="preserve"> את הילדים לקופת</w:t>
      </w:r>
      <w:r>
        <w:rPr>
          <w:rFonts w:hint="cs"/>
          <w:rtl/>
        </w:rPr>
        <w:t>-</w:t>
      </w:r>
      <w:r>
        <w:rPr>
          <w:rtl/>
        </w:rPr>
        <w:t xml:space="preserve">חולים כי אין לה 30 או 40 או 50 שקל לקניית תרופות, </w:t>
      </w:r>
      <w:r>
        <w:rPr>
          <w:rFonts w:hint="eastAsia"/>
          <w:rtl/>
        </w:rPr>
        <w:t>אנטיביוטיקה</w:t>
      </w:r>
      <w:r>
        <w:rPr>
          <w:rtl/>
        </w:rPr>
        <w:t>. עכשיו, תראו מה עושים, תראו א</w:t>
      </w:r>
      <w:r>
        <w:rPr>
          <w:rtl/>
        </w:rPr>
        <w:t xml:space="preserve">ת האכזריות. הנה השוויון של פריצקי – </w:t>
      </w:r>
      <w:r>
        <w:rPr>
          <w:rFonts w:hint="eastAsia"/>
          <w:rtl/>
        </w:rPr>
        <w:t>אומרים</w:t>
      </w:r>
      <w:r>
        <w:rPr>
          <w:rtl/>
        </w:rPr>
        <w:t xml:space="preserve"> להם: אין לכם כסף לתרופות, עכשיו תשלמו דמי בריאות. אותה עקרת</w:t>
      </w:r>
      <w:r>
        <w:rPr>
          <w:rFonts w:hint="cs"/>
          <w:rtl/>
        </w:rPr>
        <w:t>-</w:t>
      </w:r>
      <w:r>
        <w:rPr>
          <w:rtl/>
        </w:rPr>
        <w:t xml:space="preserve">בית, אותה אם </w:t>
      </w:r>
      <w:r>
        <w:rPr>
          <w:rFonts w:hint="eastAsia"/>
          <w:rtl/>
        </w:rPr>
        <w:t>חד</w:t>
      </w:r>
      <w:r>
        <w:rPr>
          <w:rFonts w:hint="cs"/>
          <w:rtl/>
        </w:rPr>
        <w:t>-</w:t>
      </w:r>
      <w:r>
        <w:rPr>
          <w:rtl/>
        </w:rPr>
        <w:t xml:space="preserve">הורית תשלם גם 80 שקל דמי בריאות. על מה, על הבריאות שאין? על כך שהילדים בבית </w:t>
      </w:r>
      <w:r>
        <w:rPr>
          <w:rFonts w:hint="eastAsia"/>
          <w:rtl/>
        </w:rPr>
        <w:t>זועקים</w:t>
      </w:r>
      <w:r>
        <w:rPr>
          <w:rtl/>
        </w:rPr>
        <w:t xml:space="preserve"> מכאבי שיניים ואין מי שיטפל בהם? </w:t>
      </w:r>
      <w:r>
        <w:rPr>
          <w:rFonts w:hint="cs"/>
          <w:rtl/>
        </w:rPr>
        <w:t xml:space="preserve">מה אתה עושה כשלבן שלך </w:t>
      </w:r>
      <w:r>
        <w:rPr>
          <w:rFonts w:hint="cs"/>
          <w:rtl/>
        </w:rPr>
        <w:t>או לבת שלך יש כאבי שיניים? אתה לוקח אותם לרופא הכי טוב. יש משפחות שזועקות מרעב, מכאב, מחולי, ואין מי שיענה להם. איזה שוויון? על איזה שוויון אתה מדבר?</w:t>
      </w:r>
    </w:p>
    <w:p w14:paraId="76AA359F" w14:textId="77777777" w:rsidR="00000000" w:rsidRDefault="007C71EE">
      <w:pPr>
        <w:pStyle w:val="a"/>
        <w:rPr>
          <w:rFonts w:hint="cs"/>
          <w:rtl/>
        </w:rPr>
      </w:pPr>
    </w:p>
    <w:p w14:paraId="7AD80D9E" w14:textId="77777777" w:rsidR="00000000" w:rsidRDefault="007C71EE">
      <w:pPr>
        <w:pStyle w:val="a"/>
        <w:rPr>
          <w:rFonts w:hint="cs"/>
          <w:rtl/>
        </w:rPr>
      </w:pPr>
      <w:r>
        <w:rPr>
          <w:rFonts w:hint="cs"/>
          <w:rtl/>
        </w:rPr>
        <w:t>אתם לא שמים לב מה קורה, או שאתם מתעלמים ממה שקורה. יותר נכון, אתם מתעלמים ממה שקורה, אתם הולכים בצורה מכו</w:t>
      </w:r>
      <w:r>
        <w:rPr>
          <w:rFonts w:hint="cs"/>
          <w:rtl/>
        </w:rPr>
        <w:t>ונת, כפי שאמרתי הבוקר בהצעת האי-אמון: ממשלה עם לב רע, כל הכוונה שלה וכל התוכנית שלה זה לפגוע בשכבות החלשות. עשרות מיליארדים שמקצצים נופלים על השכבות החלשות.</w:t>
      </w:r>
    </w:p>
    <w:p w14:paraId="4D8F6627" w14:textId="77777777" w:rsidR="00000000" w:rsidRDefault="007C71EE">
      <w:pPr>
        <w:pStyle w:val="a"/>
        <w:rPr>
          <w:rFonts w:hint="cs"/>
          <w:rtl/>
        </w:rPr>
      </w:pPr>
    </w:p>
    <w:p w14:paraId="114EB479" w14:textId="77777777" w:rsidR="00000000" w:rsidRDefault="007C71EE">
      <w:pPr>
        <w:pStyle w:val="a"/>
        <w:rPr>
          <w:rFonts w:hint="cs"/>
          <w:rtl/>
        </w:rPr>
      </w:pPr>
      <w:r>
        <w:rPr>
          <w:rFonts w:hint="cs"/>
          <w:rtl/>
        </w:rPr>
        <w:t xml:space="preserve">מדהים לראות איך יושבים פה אנשים ומנסים להגן על התוכנית. שאלו אותי בתקשורת, בצדק: מה ההצעות? יש לך </w:t>
      </w:r>
      <w:r>
        <w:rPr>
          <w:rFonts w:hint="cs"/>
          <w:rtl/>
        </w:rPr>
        <w:t xml:space="preserve">איזה רעיון? המצב קשה. אני מודה שהמצב קשה. השאלה, מה עושים. הנה דוגמה מה עושים: אמר פריצקי שהוא מעדיף שקל לתשתיות ולא שקל לרווחה. זאת אומרת, נשים מוכות, ילדים מוכים, ילדים שסובלים מהתעללות מינית, ילדות בהוסטל, במעונות </w:t>
      </w:r>
      <w:r>
        <w:rPr>
          <w:rtl/>
        </w:rPr>
        <w:t>–</w:t>
      </w:r>
      <w:r>
        <w:rPr>
          <w:rFonts w:hint="cs"/>
          <w:rtl/>
        </w:rPr>
        <w:t xml:space="preserve"> אל תיתן להם כסף, תן לתשתיות. תפתח עוד</w:t>
      </w:r>
      <w:r>
        <w:rPr>
          <w:rFonts w:hint="cs"/>
          <w:rtl/>
        </w:rPr>
        <w:t xml:space="preserve"> תשתיות ותרעיב עוד מאות אלפי ילדים ותשלח אותם למצוקה, לרחובות ולהידרדרות לסמים. עדיף שקל לתשתיות ולא שקל לרווחה - כך אמר פריצקי בכותרת. </w:t>
      </w:r>
    </w:p>
    <w:p w14:paraId="136E3251" w14:textId="77777777" w:rsidR="00000000" w:rsidRDefault="007C71EE">
      <w:pPr>
        <w:pStyle w:val="a"/>
        <w:rPr>
          <w:rFonts w:hint="cs"/>
          <w:rtl/>
        </w:rPr>
      </w:pPr>
    </w:p>
    <w:p w14:paraId="058D1549" w14:textId="77777777" w:rsidR="00000000" w:rsidRDefault="007C71EE">
      <w:pPr>
        <w:pStyle w:val="a"/>
        <w:rPr>
          <w:rFonts w:hint="cs"/>
          <w:rtl/>
        </w:rPr>
      </w:pPr>
      <w:r>
        <w:rPr>
          <w:rFonts w:hint="cs"/>
          <w:rtl/>
        </w:rPr>
        <w:t>הוא מאשר את זה, מצוין. תאשר את זה, שעם ישראל יראה כמה אתה נהנה, כמה אתה מתגאה בכך. לפחות יראו מה שינוי עשתה. איזה שינו</w:t>
      </w:r>
      <w:r>
        <w:rPr>
          <w:rFonts w:hint="cs"/>
          <w:rtl/>
        </w:rPr>
        <w:t>י לרעה הביאה שינוי לעם ישראל. שינוי לרעה לעם ישראל.</w:t>
      </w:r>
    </w:p>
    <w:p w14:paraId="10764C6B" w14:textId="77777777" w:rsidR="00000000" w:rsidRDefault="007C71EE">
      <w:pPr>
        <w:pStyle w:val="a"/>
        <w:rPr>
          <w:rFonts w:hint="cs"/>
          <w:rtl/>
        </w:rPr>
      </w:pPr>
    </w:p>
    <w:p w14:paraId="255E4F82" w14:textId="77777777" w:rsidR="00000000" w:rsidRDefault="007C71EE">
      <w:pPr>
        <w:pStyle w:val="a"/>
        <w:rPr>
          <w:rFonts w:hint="cs"/>
          <w:rtl/>
        </w:rPr>
      </w:pPr>
      <w:r>
        <w:rPr>
          <w:rFonts w:hint="cs"/>
          <w:rtl/>
        </w:rPr>
        <w:t xml:space="preserve">דוגמה קלאסית </w:t>
      </w:r>
      <w:r>
        <w:rPr>
          <w:rtl/>
        </w:rPr>
        <w:t>–</w:t>
      </w:r>
      <w:r>
        <w:rPr>
          <w:rFonts w:hint="cs"/>
          <w:rtl/>
        </w:rPr>
        <w:t xml:space="preserve"> 2.5 מיליארדי שקל הם סכום ההוצאה לרפורמה במס. מה זה אומר הרפורמה במס? - שאדון פריצקי קיבל עוד 100 שקל בנטו. דהיינו, הברוטו הצטמצם. גם הברוטו שלך, וגם שלי. אני שואל את כל מי שנמצא פה: האם את</w:t>
      </w:r>
      <w:r>
        <w:rPr>
          <w:rFonts w:hint="cs"/>
          <w:rtl/>
        </w:rPr>
        <w:t>ה, הרב ליצמן, חבר הכנסת ליצמן, היית מוכן לוותר על 100 השקל האלה ושיישאר אותו ברוטו? רוצים לעשות רפורמה, אני בעד, בעוד שנה. כשיש מפולת במסים לא צריך להוריד עוד 2.5 מיליארדים. כשיהיה מצב כלכלי קצת יותר טוב, כשתהיה צמיחה, תעשה רפורמה במס, ולמי שיש  ברוטו גדול</w:t>
      </w:r>
      <w:r>
        <w:rPr>
          <w:rFonts w:hint="cs"/>
          <w:rtl/>
        </w:rPr>
        <w:t>, תצמצם את הברוטו, תגדיל את הנטו. 100 השקל שאתה מקבל היום בנטו יורדים מהפה של הילדים שאין להם מה לאכול, יורדים מהפה של חצי מיליון ילדים מתחת לקו העוני, יורדים מ=200,000 ילדים רעבים ללחם. 2.5 מיליארדים. בכסף הזה אתה יכול להאכיל ילדים רעבים. אני שואל אותך: ז</w:t>
      </w:r>
      <w:r>
        <w:rPr>
          <w:rFonts w:hint="cs"/>
          <w:rtl/>
        </w:rPr>
        <w:t>ה הגיוני? זו תוכנית כלכלית? זו תוכנית שמביאה צמיחה?</w:t>
      </w:r>
    </w:p>
    <w:p w14:paraId="2E1CEF44" w14:textId="77777777" w:rsidR="00000000" w:rsidRDefault="007C71EE">
      <w:pPr>
        <w:pStyle w:val="a"/>
        <w:rPr>
          <w:rFonts w:hint="cs"/>
          <w:rtl/>
        </w:rPr>
      </w:pPr>
    </w:p>
    <w:p w14:paraId="2713D0A8" w14:textId="77777777" w:rsidR="00000000" w:rsidRDefault="007C71EE">
      <w:pPr>
        <w:pStyle w:val="a"/>
        <w:rPr>
          <w:rFonts w:hint="cs"/>
          <w:rtl/>
        </w:rPr>
      </w:pPr>
      <w:r>
        <w:rPr>
          <w:rFonts w:hint="cs"/>
          <w:rtl/>
        </w:rPr>
        <w:t xml:space="preserve">אדוני היושב-ראש, התוכנית הכלכלית היא תוכנית הרסנית, היא תוכנית שתביא להרס החברה בישראל. </w:t>
      </w:r>
    </w:p>
    <w:p w14:paraId="3E38856A" w14:textId="77777777" w:rsidR="00000000" w:rsidRDefault="007C71EE">
      <w:pPr>
        <w:pStyle w:val="a"/>
        <w:rPr>
          <w:rFonts w:hint="cs"/>
          <w:rtl/>
        </w:rPr>
      </w:pPr>
    </w:p>
    <w:p w14:paraId="1962F8D2" w14:textId="77777777" w:rsidR="00000000" w:rsidRDefault="007C71EE">
      <w:pPr>
        <w:pStyle w:val="a"/>
        <w:rPr>
          <w:rFonts w:hint="cs"/>
          <w:rtl/>
        </w:rPr>
      </w:pPr>
      <w:r>
        <w:rPr>
          <w:rFonts w:hint="cs"/>
          <w:rtl/>
        </w:rPr>
        <w:t>למה ראש הממשלה לא רצה את ש"ס בקואליציה? יעקב ליצמן, קראת את ה"ג'רוזלם פוסט"? ראש הממשלה אמר שהוא לא יכול להביא תו</w:t>
      </w:r>
      <w:r>
        <w:rPr>
          <w:rFonts w:hint="cs"/>
          <w:rtl/>
        </w:rPr>
        <w:t xml:space="preserve">כנית כלכלית כזאת עם ש"ס, וכמובן גם לא עם יהדות התורה. ברור לו שאכזריות כזאת וקיצוצים כאלה עמוקים, חריפים וקשים, שפריצקי נהנה מאוד מהם, הוא לא יכול היה להעביר עם תנועת ש"ס, ולכן הוא בחר בממשלה קפיטליסטית, בקואליציה קפיטליסטית, על מנת שהוא יוכל להעביר את כל </w:t>
      </w:r>
      <w:r>
        <w:rPr>
          <w:rFonts w:hint="cs"/>
          <w:rtl/>
        </w:rPr>
        <w:t>הגזירות הכלכליות שלו ללא שום בעיה.</w:t>
      </w:r>
    </w:p>
    <w:p w14:paraId="04F04471" w14:textId="77777777" w:rsidR="00000000" w:rsidRDefault="007C71EE">
      <w:pPr>
        <w:pStyle w:val="a"/>
        <w:rPr>
          <w:rFonts w:hint="cs"/>
          <w:rtl/>
        </w:rPr>
      </w:pPr>
    </w:p>
    <w:p w14:paraId="107E66B7" w14:textId="77777777" w:rsidR="00000000" w:rsidRDefault="007C71EE">
      <w:pPr>
        <w:pStyle w:val="a"/>
        <w:rPr>
          <w:rFonts w:hint="cs"/>
          <w:rtl/>
        </w:rPr>
      </w:pPr>
      <w:r>
        <w:rPr>
          <w:rFonts w:hint="cs"/>
          <w:rtl/>
        </w:rPr>
        <w:t>אדוני היושב-ראש, הצעת התקציב היא הצעה שתמיט אסון על החברה בישראל, תמיט אסון על השכבות החלשות, תפגע בהן פגיעה קשה ביותר, חסרת תקדים, וגם אם ירצו לשקם אי-פעם את הנזקים ואת ההריסות שתביא הממשלה הזאת, אם בכלל, הרבה שנים יעבר</w:t>
      </w:r>
      <w:r>
        <w:rPr>
          <w:rFonts w:hint="cs"/>
          <w:rtl/>
        </w:rPr>
        <w:t>ו, והעלויות יהיו עשרות מיליארדי שקלים.</w:t>
      </w:r>
    </w:p>
    <w:p w14:paraId="5C372EC7" w14:textId="77777777" w:rsidR="00000000" w:rsidRDefault="007C71EE">
      <w:pPr>
        <w:pStyle w:val="a"/>
        <w:rPr>
          <w:rFonts w:hint="cs"/>
          <w:rtl/>
        </w:rPr>
      </w:pPr>
    </w:p>
    <w:p w14:paraId="4C0A8041" w14:textId="77777777" w:rsidR="00000000" w:rsidRDefault="007C71EE">
      <w:pPr>
        <w:pStyle w:val="a"/>
        <w:rPr>
          <w:rFonts w:hint="cs"/>
          <w:rtl/>
        </w:rPr>
      </w:pPr>
      <w:r>
        <w:rPr>
          <w:rFonts w:hint="cs"/>
          <w:rtl/>
        </w:rPr>
        <w:t>אני מאוד מקווה שבשלב מסוים מישהו בקואליציה יתעשת, מישהו בממשלה יחשוב פעמיים. כפי שאמר פה חבר קואליציה, השרים בכלל לא קראו ולא עקבו, ומן הסתם הצביעו עבור תוכנית שהם אפילו לא מכירים. איך אפשר להישלח לממשלה, לבוא לכנסת,</w:t>
      </w:r>
      <w:r>
        <w:rPr>
          <w:rFonts w:hint="cs"/>
          <w:rtl/>
        </w:rPr>
        <w:t xml:space="preserve"> להרים יד שפוגעת בעם, שמתאכזרת אל העם, שמקצצת לשכבות החלשות, שממוטטת את החברה בישראל, שמורידה אל מתחת לקו העוני את שכבות הביניים, שאותם שינוי מתיימרת לייצג, ולהצביע עבור תקציב כזה, כשהם אפילו לא יודעים על מה הם מצביעים? הם לא יודעים על מה הם מצביעים, ריבונ</w:t>
      </w:r>
      <w:r>
        <w:rPr>
          <w:rFonts w:hint="cs"/>
          <w:rtl/>
        </w:rPr>
        <w:t xml:space="preserve">ו של עולם. </w:t>
      </w:r>
    </w:p>
    <w:p w14:paraId="49E71009" w14:textId="77777777" w:rsidR="00000000" w:rsidRDefault="007C71EE">
      <w:pPr>
        <w:pStyle w:val="a"/>
        <w:rPr>
          <w:rFonts w:hint="cs"/>
          <w:rtl/>
        </w:rPr>
      </w:pPr>
    </w:p>
    <w:p w14:paraId="405EFB9E" w14:textId="77777777" w:rsidR="00000000" w:rsidRDefault="007C71EE">
      <w:pPr>
        <w:pStyle w:val="a"/>
        <w:rPr>
          <w:rFonts w:hint="cs"/>
          <w:rtl/>
        </w:rPr>
      </w:pPr>
      <w:r>
        <w:rPr>
          <w:rFonts w:hint="cs"/>
          <w:rtl/>
        </w:rPr>
        <w:t>עם ישראל שלח אותנו לכנסת להתמודד, לקרוא ספר תקציב, ללמוד אותו, להיאבק, לשנות, לתקן, ויושבים שרים ומצביעים על תוכנית שהם לא יודעים מהי. יושבים חברי כנסת ומצביעים על תוכנית שהם לא יודעים מהי. יושבים חברי כנסת שמדברים על תוכנית שהם בעצמם לא מביני</w:t>
      </w:r>
      <w:r>
        <w:rPr>
          <w:rFonts w:hint="cs"/>
          <w:rtl/>
        </w:rPr>
        <w:t>ם. מצד שני, בדברים שהם כן מבינים ויודעים, הם מדברים נגדה, על כמה שהתוכנית הרסנית, ומצביעים בעד.</w:t>
      </w:r>
    </w:p>
    <w:p w14:paraId="16E7A7C7" w14:textId="77777777" w:rsidR="00000000" w:rsidRDefault="007C71EE">
      <w:pPr>
        <w:pStyle w:val="a"/>
        <w:rPr>
          <w:rFonts w:hint="cs"/>
          <w:rtl/>
        </w:rPr>
      </w:pPr>
    </w:p>
    <w:p w14:paraId="501C4CCB" w14:textId="77777777" w:rsidR="00000000" w:rsidRDefault="007C71EE">
      <w:pPr>
        <w:pStyle w:val="a"/>
        <w:rPr>
          <w:rFonts w:hint="cs"/>
          <w:rtl/>
        </w:rPr>
      </w:pPr>
      <w:r>
        <w:rPr>
          <w:rFonts w:hint="cs"/>
          <w:rtl/>
        </w:rPr>
        <w:t>מקום מדינת ישראל ועד היום היתה קואליציה קפיטליסטית כזאת, שאין בה אפילו חבר כנסת אחד, חבר ממשלה, שקם וזועק חמס? קרוב לעשרה אנשים התאבדו, או כבר למעלה מזה. אנשים</w:t>
      </w:r>
      <w:r>
        <w:rPr>
          <w:rFonts w:hint="cs"/>
          <w:rtl/>
        </w:rPr>
        <w:t xml:space="preserve"> מתאבדים בגלל מצב כלכלי קשה. מישהו קם וצועק? מישהו בממשלה אכפת לו? האם הממשלה יכולה להגיד, אחרי שהיא מצביעה על התקציב הזה, וכל מי שמצביע עבור התקציב הזה, האם הוא יכול לקום ולומר: ידינו לא שפכו את הדם הזה? הם יכולים לקום ולומר על כל המתאבדים: ידינו לא שפכו </w:t>
      </w:r>
      <w:r>
        <w:rPr>
          <w:rFonts w:hint="cs"/>
          <w:rtl/>
        </w:rPr>
        <w:t xml:space="preserve">את הדם הזה? </w:t>
      </w:r>
    </w:p>
    <w:p w14:paraId="68BAD6DE" w14:textId="77777777" w:rsidR="00000000" w:rsidRDefault="007C71EE">
      <w:pPr>
        <w:pStyle w:val="a"/>
        <w:rPr>
          <w:rFonts w:hint="cs"/>
          <w:rtl/>
        </w:rPr>
      </w:pPr>
    </w:p>
    <w:p w14:paraId="62D1FBA8" w14:textId="77777777" w:rsidR="00000000" w:rsidRDefault="007C71EE">
      <w:pPr>
        <w:pStyle w:val="a"/>
        <w:rPr>
          <w:rFonts w:hint="cs"/>
          <w:rtl/>
        </w:rPr>
      </w:pPr>
      <w:r>
        <w:rPr>
          <w:rFonts w:hint="cs"/>
          <w:rtl/>
        </w:rPr>
        <w:t xml:space="preserve">לכן, אדוני היושב-ראש, אנחנו, כמובן, כאופוזיציה, נמשיך להוביל את המאבק. </w:t>
      </w:r>
    </w:p>
    <w:p w14:paraId="2CB04349" w14:textId="77777777" w:rsidR="00000000" w:rsidRDefault="007C71EE">
      <w:pPr>
        <w:pStyle w:val="a"/>
        <w:rPr>
          <w:rFonts w:hint="cs"/>
          <w:rtl/>
        </w:rPr>
      </w:pPr>
    </w:p>
    <w:p w14:paraId="0112068A" w14:textId="77777777" w:rsidR="00000000" w:rsidRDefault="007C71EE">
      <w:pPr>
        <w:pStyle w:val="a"/>
        <w:rPr>
          <w:rFonts w:hint="cs"/>
          <w:rtl/>
        </w:rPr>
      </w:pPr>
      <w:r>
        <w:rPr>
          <w:rFonts w:hint="cs"/>
          <w:rtl/>
        </w:rPr>
        <w:t>אני רוצה לספר לכם, שהיום היתה חלוקת מצרכי מזון פה, ליד משרד האוצר. לבי נקרע. אנחנו מחלקים מוצרי מזון וגם לחם, ואתה רואה שאנשים קופצים וחוטפים.</w:t>
      </w:r>
    </w:p>
    <w:p w14:paraId="2B918665" w14:textId="77777777" w:rsidR="00000000" w:rsidRDefault="007C71EE">
      <w:pPr>
        <w:pStyle w:val="a"/>
        <w:rPr>
          <w:rFonts w:hint="cs"/>
          <w:rtl/>
        </w:rPr>
      </w:pPr>
    </w:p>
    <w:p w14:paraId="08DD9541" w14:textId="77777777" w:rsidR="00000000" w:rsidRDefault="007C71EE">
      <w:pPr>
        <w:pStyle w:val="ac"/>
        <w:rPr>
          <w:rtl/>
        </w:rPr>
      </w:pPr>
    </w:p>
    <w:p w14:paraId="37B3A54F" w14:textId="77777777" w:rsidR="00000000" w:rsidRDefault="007C71EE">
      <w:pPr>
        <w:pStyle w:val="ac"/>
        <w:rPr>
          <w:rtl/>
        </w:rPr>
      </w:pPr>
      <w:r>
        <w:rPr>
          <w:rFonts w:hint="eastAsia"/>
          <w:rtl/>
        </w:rPr>
        <w:t>יעקב</w:t>
      </w:r>
      <w:r>
        <w:rPr>
          <w:rtl/>
        </w:rPr>
        <w:t xml:space="preserve"> ליצמן (יהדות התורה)</w:t>
      </w:r>
      <w:r>
        <w:rPr>
          <w:rtl/>
        </w:rPr>
        <w:t>:</w:t>
      </w:r>
    </w:p>
    <w:p w14:paraId="01D99CDC" w14:textId="77777777" w:rsidR="00000000" w:rsidRDefault="007C71EE">
      <w:pPr>
        <w:pStyle w:val="a"/>
        <w:rPr>
          <w:rFonts w:hint="cs"/>
          <w:rtl/>
        </w:rPr>
      </w:pPr>
    </w:p>
    <w:p w14:paraId="146354EE" w14:textId="77777777" w:rsidR="00000000" w:rsidRDefault="007C71EE">
      <w:pPr>
        <w:pStyle w:val="a"/>
        <w:rPr>
          <w:rFonts w:hint="cs"/>
          <w:rtl/>
        </w:rPr>
      </w:pPr>
      <w:r>
        <w:rPr>
          <w:rFonts w:hint="cs"/>
          <w:rtl/>
        </w:rPr>
        <w:t>נתת גם לפקידי האוצר?</w:t>
      </w:r>
    </w:p>
    <w:p w14:paraId="41BDD9FF" w14:textId="77777777" w:rsidR="00000000" w:rsidRDefault="007C71EE">
      <w:pPr>
        <w:pStyle w:val="a"/>
        <w:rPr>
          <w:rFonts w:hint="cs"/>
          <w:rtl/>
        </w:rPr>
      </w:pPr>
    </w:p>
    <w:p w14:paraId="2B60EA93" w14:textId="77777777" w:rsidR="00000000" w:rsidRDefault="007C71EE">
      <w:pPr>
        <w:pStyle w:val="SpeakerCon"/>
        <w:rPr>
          <w:rtl/>
        </w:rPr>
      </w:pPr>
      <w:bookmarkStart w:id="270" w:name="FS000000494T26_05_2003_18_41_27C"/>
      <w:bookmarkEnd w:id="270"/>
      <w:r>
        <w:rPr>
          <w:rFonts w:hint="eastAsia"/>
          <w:rtl/>
        </w:rPr>
        <w:t>אליהו</w:t>
      </w:r>
      <w:r>
        <w:rPr>
          <w:rtl/>
        </w:rPr>
        <w:t xml:space="preserve"> ישי (ש"ס):</w:t>
      </w:r>
    </w:p>
    <w:p w14:paraId="4013C233" w14:textId="77777777" w:rsidR="00000000" w:rsidRDefault="007C71EE">
      <w:pPr>
        <w:pStyle w:val="a"/>
        <w:rPr>
          <w:rFonts w:hint="cs"/>
          <w:rtl/>
        </w:rPr>
      </w:pPr>
    </w:p>
    <w:p w14:paraId="510DEC3A" w14:textId="77777777" w:rsidR="00000000" w:rsidRDefault="007C71EE">
      <w:pPr>
        <w:pStyle w:val="a"/>
        <w:rPr>
          <w:rFonts w:hint="cs"/>
          <w:rtl/>
        </w:rPr>
      </w:pPr>
      <w:r>
        <w:rPr>
          <w:rFonts w:hint="cs"/>
          <w:rtl/>
        </w:rPr>
        <w:t xml:space="preserve">אתה מציע שאני אחלק גם להם? </w:t>
      </w:r>
    </w:p>
    <w:p w14:paraId="1E2C54C6" w14:textId="77777777" w:rsidR="00000000" w:rsidRDefault="007C71EE">
      <w:pPr>
        <w:pStyle w:val="a"/>
        <w:rPr>
          <w:rFonts w:hint="cs"/>
          <w:rtl/>
        </w:rPr>
      </w:pPr>
    </w:p>
    <w:p w14:paraId="25BCF265" w14:textId="77777777" w:rsidR="00000000" w:rsidRDefault="007C71EE">
      <w:pPr>
        <w:pStyle w:val="a"/>
        <w:rPr>
          <w:rFonts w:hint="cs"/>
          <w:rtl/>
        </w:rPr>
      </w:pPr>
      <w:r>
        <w:rPr>
          <w:rFonts w:hint="cs"/>
          <w:rtl/>
        </w:rPr>
        <w:t>לא האמנתי שנגיע לימים כאלה שאנשים יעמדו בתור לחטוף לחם. האטימות פשוט מדהימה, אף אחד לא שם לב. לא שלא אכפת להם, אולי הם אפילו נהנים מזה. הם נהנים מזה משום שזו  האידיאולוגיה והשקפת העולם</w:t>
      </w:r>
      <w:r>
        <w:rPr>
          <w:rFonts w:hint="cs"/>
          <w:rtl/>
        </w:rPr>
        <w:t xml:space="preserve"> שלהם.</w:t>
      </w:r>
    </w:p>
    <w:p w14:paraId="5CABC496" w14:textId="77777777" w:rsidR="00000000" w:rsidRDefault="007C71EE">
      <w:pPr>
        <w:pStyle w:val="a"/>
        <w:rPr>
          <w:rFonts w:hint="cs"/>
          <w:rtl/>
        </w:rPr>
      </w:pPr>
    </w:p>
    <w:p w14:paraId="44A19BAA" w14:textId="77777777" w:rsidR="00000000" w:rsidRDefault="007C71EE">
      <w:pPr>
        <w:pStyle w:val="a"/>
        <w:rPr>
          <w:rFonts w:hint="cs"/>
          <w:rtl/>
        </w:rPr>
      </w:pPr>
      <w:r>
        <w:rPr>
          <w:rFonts w:hint="cs"/>
          <w:rtl/>
        </w:rPr>
        <w:t>הציבור עוקב ורואה לאן הממשלה הזאת מובילה אותו. זו ממשלה שאין לה זכות קיום, משום שהעולם עומד על התורה, על העבודה ועל גמילות חסדים. תורה, זה לא סוד, הם מתגאים בכך, וכבר אמרנו ששינוי מנסים לעקור את עולם התורה, אבל הפעם בחסות המפד"ל. עבודה אין, כי האבט</w:t>
      </w:r>
      <w:r>
        <w:rPr>
          <w:rFonts w:hint="cs"/>
          <w:rtl/>
        </w:rPr>
        <w:t xml:space="preserve">לה הולכת וגדלה. וגמילות חסדים, מה שאפשר היה כבר לתת לאותם ילדים, אותן קצבאות לאותם עניים, לאותן חד-הוריות, לאותם נכים, לאותם מוגבלים </w:t>
      </w:r>
      <w:r>
        <w:rPr>
          <w:rtl/>
        </w:rPr>
        <w:t>–</w:t>
      </w:r>
      <w:r>
        <w:rPr>
          <w:rFonts w:hint="cs"/>
          <w:rtl/>
        </w:rPr>
        <w:t xml:space="preserve"> גם זה אין. שלושת היסודות שעליהם העולם עומד, גם את זה הממשלה הזאת רוצה לרסק.  לכן לממשלה כזאת אין זכות קיום, כאשר היא פועל</w:t>
      </w:r>
      <w:r>
        <w:rPr>
          <w:rFonts w:hint="cs"/>
          <w:rtl/>
        </w:rPr>
        <w:t>ת באופן כל כך אכזרי, בלב כל כך רע, נגד אזרחיה. תודה.</w:t>
      </w:r>
    </w:p>
    <w:p w14:paraId="06DD9530" w14:textId="77777777" w:rsidR="00000000" w:rsidRDefault="007C71EE">
      <w:pPr>
        <w:pStyle w:val="a"/>
        <w:rPr>
          <w:rFonts w:hint="cs"/>
          <w:rtl/>
        </w:rPr>
      </w:pPr>
    </w:p>
    <w:p w14:paraId="7DB11066" w14:textId="77777777" w:rsidR="00000000" w:rsidRDefault="007C71EE">
      <w:pPr>
        <w:pStyle w:val="ad"/>
        <w:rPr>
          <w:rFonts w:hint="cs"/>
          <w:rtl/>
        </w:rPr>
      </w:pPr>
      <w:r>
        <w:rPr>
          <w:rFonts w:hint="cs"/>
          <w:rtl/>
        </w:rPr>
        <w:t>היו"ר יולי-יואל אדלשטיין:</w:t>
      </w:r>
    </w:p>
    <w:p w14:paraId="0CCF2194" w14:textId="77777777" w:rsidR="00000000" w:rsidRDefault="007C71EE">
      <w:pPr>
        <w:pStyle w:val="a"/>
        <w:rPr>
          <w:rFonts w:hint="cs"/>
          <w:rtl/>
        </w:rPr>
      </w:pPr>
    </w:p>
    <w:p w14:paraId="0147DC72" w14:textId="77777777" w:rsidR="00000000" w:rsidRDefault="007C71EE">
      <w:pPr>
        <w:pStyle w:val="a"/>
        <w:rPr>
          <w:rFonts w:hint="cs"/>
          <w:rtl/>
        </w:rPr>
      </w:pPr>
      <w:r>
        <w:rPr>
          <w:rFonts w:hint="cs"/>
          <w:rtl/>
        </w:rPr>
        <w:t xml:space="preserve">תודה לחבר הכנסת אלי ישי. חבר הכנסת יעקב ליצמן, בבקשה. אחריו </w:t>
      </w:r>
      <w:r>
        <w:rPr>
          <w:rtl/>
        </w:rPr>
        <w:t>–</w:t>
      </w:r>
      <w:r>
        <w:rPr>
          <w:rFonts w:hint="cs"/>
          <w:rtl/>
        </w:rPr>
        <w:t xml:space="preserve"> חבר הכנסת מוחמד ברכה. אחרי חבר הכנסת מוחמד ברכה </w:t>
      </w:r>
      <w:r>
        <w:rPr>
          <w:rtl/>
        </w:rPr>
        <w:t>–</w:t>
      </w:r>
      <w:r>
        <w:rPr>
          <w:rFonts w:hint="cs"/>
          <w:rtl/>
        </w:rPr>
        <w:t xml:space="preserve"> חבר הכנסת עמיר פרץ. ואחרי חבר הכנסת עמיר פרץ </w:t>
      </w:r>
      <w:r>
        <w:rPr>
          <w:rtl/>
        </w:rPr>
        <w:t>–</w:t>
      </w:r>
      <w:r>
        <w:rPr>
          <w:rFonts w:hint="cs"/>
          <w:rtl/>
        </w:rPr>
        <w:t xml:space="preserve"> חבר הכנסת זחאלקה</w:t>
      </w:r>
      <w:r>
        <w:rPr>
          <w:rFonts w:hint="cs"/>
          <w:rtl/>
        </w:rPr>
        <w:t>. בבקשה, אדוני.</w:t>
      </w:r>
    </w:p>
    <w:p w14:paraId="3CE0C54D" w14:textId="77777777" w:rsidR="00000000" w:rsidRDefault="007C71EE">
      <w:pPr>
        <w:pStyle w:val="a"/>
        <w:rPr>
          <w:rFonts w:hint="cs"/>
          <w:rtl/>
        </w:rPr>
      </w:pPr>
    </w:p>
    <w:p w14:paraId="15FDE42F" w14:textId="77777777" w:rsidR="00000000" w:rsidRDefault="007C71EE">
      <w:pPr>
        <w:pStyle w:val="Speaker"/>
        <w:rPr>
          <w:rtl/>
        </w:rPr>
      </w:pPr>
      <w:bookmarkStart w:id="271" w:name="FS000000528T26_05_2003_18_41_58"/>
      <w:bookmarkEnd w:id="271"/>
      <w:r>
        <w:rPr>
          <w:rFonts w:hint="eastAsia"/>
          <w:rtl/>
        </w:rPr>
        <w:t>יעקב</w:t>
      </w:r>
      <w:r>
        <w:rPr>
          <w:rtl/>
        </w:rPr>
        <w:t xml:space="preserve"> ליצמן (יהדות התורה):</w:t>
      </w:r>
    </w:p>
    <w:p w14:paraId="48278969" w14:textId="77777777" w:rsidR="00000000" w:rsidRDefault="007C71EE">
      <w:pPr>
        <w:pStyle w:val="a"/>
        <w:rPr>
          <w:rFonts w:hint="cs"/>
          <w:rtl/>
        </w:rPr>
      </w:pPr>
    </w:p>
    <w:p w14:paraId="2FCF4CAC" w14:textId="77777777" w:rsidR="00000000" w:rsidRDefault="007C71EE">
      <w:pPr>
        <w:pStyle w:val="a"/>
        <w:rPr>
          <w:rFonts w:hint="cs"/>
          <w:rtl/>
        </w:rPr>
      </w:pPr>
      <w:r>
        <w:rPr>
          <w:rFonts w:hint="cs"/>
          <w:rtl/>
        </w:rPr>
        <w:t>אדוני היושב-ראש, כנסת נכבדה, הגשתי הסתייגות לשם החוק, לקרוא לחוק: חוק תמיכת העניים בעשירים. בעצם הייתי צריך לדבר על תמיכת העניים במעמד הביניים, אבל בינתיים גם מעמד הביניים, אדוני השר, הפך להיות חלק מהעניים, בעקבו</w:t>
      </w:r>
      <w:r>
        <w:rPr>
          <w:rFonts w:hint="cs"/>
          <w:rtl/>
        </w:rPr>
        <w:t>ת הגזירות האלה.</w:t>
      </w:r>
    </w:p>
    <w:p w14:paraId="3EBD3FEC" w14:textId="77777777" w:rsidR="00000000" w:rsidRDefault="007C71EE">
      <w:pPr>
        <w:pStyle w:val="a"/>
        <w:rPr>
          <w:rFonts w:hint="cs"/>
          <w:rtl/>
        </w:rPr>
      </w:pPr>
    </w:p>
    <w:p w14:paraId="7D4A079D" w14:textId="77777777" w:rsidR="00000000" w:rsidRDefault="007C71EE">
      <w:pPr>
        <w:pStyle w:val="a"/>
        <w:rPr>
          <w:rFonts w:hint="cs"/>
          <w:rtl/>
        </w:rPr>
      </w:pPr>
      <w:r>
        <w:rPr>
          <w:rFonts w:hint="cs"/>
          <w:rtl/>
        </w:rPr>
        <w:t>גזירות תשס"ג, כפי שאנו מכנים אותן, נדונו בוועדת כספים במשך השבועיים האחרונים. לסיכום הדיונים הצביעה ועדת הכספים כל היום וכל הלילה של יום חמישי. אני רוצה להזכיר שהייתי יושב-ראש ועדת כספים, וזה לא היה לפני הרבה זמן. יושב-ראש הכנסת אסר עלי לק</w:t>
      </w:r>
      <w:r>
        <w:rPr>
          <w:rFonts w:hint="cs"/>
          <w:rtl/>
        </w:rPr>
        <w:t>יים דיונים אחרי השעה 20:00, משום שחברי כנסת לא יכולים. כאן פתאום יושבים כל היום וכל הלילה.</w:t>
      </w:r>
    </w:p>
    <w:p w14:paraId="1C130BCC" w14:textId="77777777" w:rsidR="00000000" w:rsidRDefault="007C71EE">
      <w:pPr>
        <w:pStyle w:val="a"/>
        <w:rPr>
          <w:rFonts w:hint="cs"/>
          <w:rtl/>
        </w:rPr>
      </w:pPr>
    </w:p>
    <w:p w14:paraId="21B84B08" w14:textId="77777777" w:rsidR="00000000" w:rsidRDefault="007C71EE">
      <w:pPr>
        <w:pStyle w:val="a"/>
        <w:rPr>
          <w:rFonts w:hint="cs"/>
          <w:rtl/>
        </w:rPr>
      </w:pPr>
      <w:r>
        <w:rPr>
          <w:rFonts w:hint="cs"/>
          <w:rtl/>
        </w:rPr>
        <w:t>היה עוד ביזיון גדול. חלק מחברי הכנסת ישנו בוועדה שנת לילה מתוקה. רק לקראת ההצבעה העירו אותם, מדי פעם כשהיתה הצבעה. איזה ביזיון זה היה. פניתי ליושב-ראש ועדת הכספים ו</w:t>
      </w:r>
      <w:r>
        <w:rPr>
          <w:rFonts w:hint="cs"/>
          <w:rtl/>
        </w:rPr>
        <w:t>אמרתי לו, שהיות שעברנו את השעה 24:00, ולפי התאריך הלועזי זה יום חדש, יסגור את הישיבה ויפתח ישיבה חדשה, אפילו בלילה, או לפחות שישלח הודעות, יעיר את כל חברי הכנסת הישנים, שידעו שיש ישיבה חדשה. כך נראו ההצבעות. הדיונים היו רציניים.</w:t>
      </w:r>
    </w:p>
    <w:p w14:paraId="3623350B" w14:textId="77777777" w:rsidR="00000000" w:rsidRDefault="007C71EE">
      <w:pPr>
        <w:pStyle w:val="a"/>
        <w:rPr>
          <w:rFonts w:hint="cs"/>
          <w:rtl/>
        </w:rPr>
      </w:pPr>
    </w:p>
    <w:p w14:paraId="7FB6B73E" w14:textId="77777777" w:rsidR="00000000" w:rsidRDefault="007C71EE">
      <w:pPr>
        <w:pStyle w:val="a"/>
        <w:rPr>
          <w:rFonts w:hint="cs"/>
          <w:rtl/>
        </w:rPr>
      </w:pPr>
      <w:r>
        <w:rPr>
          <w:rFonts w:hint="cs"/>
          <w:rtl/>
        </w:rPr>
        <w:t>איך אפשר להצביע כך על חוקי</w:t>
      </w:r>
      <w:r>
        <w:rPr>
          <w:rFonts w:hint="cs"/>
          <w:rtl/>
        </w:rPr>
        <w:t>ם בעלי משמעות הרת עולם למשפחות?</w:t>
      </w:r>
    </w:p>
    <w:p w14:paraId="1FA0B3F8" w14:textId="77777777" w:rsidR="00000000" w:rsidRDefault="007C71EE">
      <w:pPr>
        <w:pStyle w:val="a"/>
        <w:rPr>
          <w:rFonts w:hint="cs"/>
          <w:rtl/>
        </w:rPr>
      </w:pPr>
    </w:p>
    <w:p w14:paraId="7325010A" w14:textId="77777777" w:rsidR="00000000" w:rsidRDefault="007C71EE">
      <w:pPr>
        <w:pStyle w:val="a"/>
        <w:rPr>
          <w:rFonts w:hint="cs"/>
          <w:rtl/>
        </w:rPr>
      </w:pPr>
      <w:r>
        <w:rPr>
          <w:rFonts w:hint="cs"/>
          <w:rtl/>
        </w:rPr>
        <w:t xml:space="preserve">אדוני השר, אני חייב לצטט לך מה ששאלתי את השר פורז בוועדת הכספים. הוא לא ענה לי, הוא לא ידע מה לענות לי, אבל אני אולי הייתי מצפה לשמוע ממך תשובה. חלק מהדברים שנדונו בחוק הזה - שבינתיים פוצל </w:t>
      </w:r>
      <w:r>
        <w:rPr>
          <w:rtl/>
        </w:rPr>
        <w:t>–</w:t>
      </w:r>
      <w:r>
        <w:rPr>
          <w:rFonts w:hint="cs"/>
          <w:rtl/>
        </w:rPr>
        <w:t xml:space="preserve"> היה איחוד רשויות, ונגעו ללבי מאו</w:t>
      </w:r>
      <w:r>
        <w:rPr>
          <w:rFonts w:hint="cs"/>
          <w:rtl/>
        </w:rPr>
        <w:t xml:space="preserve">ד הבכיות של השר, שר הפנים, על החיסכון הגדול שהולך להיות אם יהיה איחוד רשויות. שאלתי אותו, ביקשתי ממנו שיסביר לי אולי למה איחוד רשויות צריך לעשות, כי זה חיסכון גדול, ולמשל משרדי ממשלה לא צריך לאחד - שם דווקא צריך לפצל </w:t>
      </w:r>
      <w:r>
        <w:rPr>
          <w:rtl/>
        </w:rPr>
        <w:t>–</w:t>
      </w:r>
      <w:r>
        <w:rPr>
          <w:rFonts w:hint="cs"/>
          <w:rtl/>
        </w:rPr>
        <w:t xml:space="preserve"> מ=18 ל=24 - ולעשות כמה משרדים מיוחדים</w:t>
      </w:r>
      <w:r>
        <w:rPr>
          <w:rFonts w:hint="cs"/>
          <w:rtl/>
        </w:rPr>
        <w:t xml:space="preserve"> אפילו לחלק משינוי, ממפלגתו. לא זכיתי לתשובה. </w:t>
      </w:r>
    </w:p>
    <w:p w14:paraId="6DA5D591" w14:textId="77777777" w:rsidR="00000000" w:rsidRDefault="007C71EE">
      <w:pPr>
        <w:pStyle w:val="a"/>
        <w:rPr>
          <w:rFonts w:hint="cs"/>
          <w:rtl/>
        </w:rPr>
      </w:pPr>
    </w:p>
    <w:p w14:paraId="0DFEFC1D" w14:textId="77777777" w:rsidR="00000000" w:rsidRDefault="007C71EE">
      <w:pPr>
        <w:pStyle w:val="a"/>
        <w:rPr>
          <w:rFonts w:hint="cs"/>
          <w:rtl/>
        </w:rPr>
      </w:pPr>
      <w:r>
        <w:rPr>
          <w:rFonts w:hint="cs"/>
          <w:rtl/>
        </w:rPr>
        <w:t>אולי לאדוני יש מה להסביר לי על זה - למה איחוד רשויות זה קיצוץ כי יש משבר בכלכלה, המצב קשה מאוד, ובממשלה הוספתם משרדים. שם דווקא לא חסכתם, שם דווקא פיצלתם את המשרדים כדי שיהיו ג'ובים, שיהיה עוד ג'וב לעוד שר. ה</w:t>
      </w:r>
      <w:r>
        <w:rPr>
          <w:rFonts w:hint="cs"/>
          <w:rtl/>
        </w:rPr>
        <w:t xml:space="preserve">יום זה נקרא מדע וטכנולוגיה, אז היה מדע. פעם זה היה במשרד החינוך. אז פיצלו את זה מפני שצריך לתת לשינוי עוד ג'וב. איך הייתם צועקים אם הייתם באופוזיציה, למה עושים את זה. פתאום היום בשקט? כך אתם באים ואומרים איחוד רשויות? ואל תגיד לי קואליציה-אופוזיציה, כי זה </w:t>
      </w:r>
      <w:r>
        <w:rPr>
          <w:rFonts w:hint="cs"/>
          <w:rtl/>
        </w:rPr>
        <w:t>נכון - אבל את זה אני אומר.</w:t>
      </w:r>
    </w:p>
    <w:p w14:paraId="0A1A8F53" w14:textId="77777777" w:rsidR="00000000" w:rsidRDefault="007C71EE">
      <w:pPr>
        <w:pStyle w:val="a"/>
        <w:rPr>
          <w:rFonts w:hint="cs"/>
          <w:rtl/>
        </w:rPr>
      </w:pPr>
    </w:p>
    <w:p w14:paraId="37F90BC4" w14:textId="77777777" w:rsidR="00000000" w:rsidRDefault="007C71EE">
      <w:pPr>
        <w:pStyle w:val="a"/>
        <w:rPr>
          <w:rFonts w:hint="cs"/>
          <w:rtl/>
        </w:rPr>
      </w:pPr>
      <w:r>
        <w:rPr>
          <w:rFonts w:hint="cs"/>
          <w:rtl/>
        </w:rPr>
        <w:t>אדוני, אני רוצה להגיע לנושא של קצבאות הילדים. קצבאות ילדים זה 26% בשנה הנוכחית. הסביר לנו חבר הכנסת סלומינסקי איזו טובה הוא עשה לנו שהאריכו את זה, שפרסו את זה לעוד שלוש שנים - במקום לארבע שנים לשבע שנים. בעצם, הקיצוץ של 26% השנה</w:t>
      </w:r>
      <w:r>
        <w:rPr>
          <w:rFonts w:hint="cs"/>
          <w:rtl/>
        </w:rPr>
        <w:t xml:space="preserve"> זה קיצוץ של יותר מ=50%. זה 26% מהתקציב, אבל אם אתה מקצץ את זה לפי ילדים, אז מי שיש לו שבעה ילדים, עולה לו כמעט עד 50%. מה עוד, אם תיקח את מי שייוולד אחרי 1 ביוני ויקבל רק 144 שקל - ואפילו אם הוא בתוך שישה-שבעה ילדים - הקיצוץ שלו אפילו עוד יותר גדול. </w:t>
      </w:r>
    </w:p>
    <w:p w14:paraId="684522E9" w14:textId="77777777" w:rsidR="00000000" w:rsidRDefault="007C71EE">
      <w:pPr>
        <w:pStyle w:val="a"/>
        <w:rPr>
          <w:rFonts w:hint="cs"/>
          <w:rtl/>
        </w:rPr>
      </w:pPr>
    </w:p>
    <w:p w14:paraId="3F593423" w14:textId="77777777" w:rsidR="00000000" w:rsidRDefault="007C71EE">
      <w:pPr>
        <w:pStyle w:val="a"/>
        <w:rPr>
          <w:rFonts w:hint="cs"/>
          <w:rtl/>
        </w:rPr>
      </w:pPr>
      <w:r>
        <w:rPr>
          <w:rFonts w:hint="cs"/>
          <w:rtl/>
        </w:rPr>
        <w:t>וכמ</w:t>
      </w:r>
      <w:r>
        <w:rPr>
          <w:rFonts w:hint="cs"/>
          <w:rtl/>
        </w:rPr>
        <w:t xml:space="preserve">ה שהתחננו בפני האוצר באותו לילה שייקחו את הקיצוץ הזה של 26%, שיורידו את זה - לא עזר כלום. ממשלה אטומה, סתומה. אפילו לדחות קצת את הקיצוץ הזה לשנה הבאה סירבו. </w:t>
      </w:r>
    </w:p>
    <w:p w14:paraId="5C320758" w14:textId="77777777" w:rsidR="00000000" w:rsidRDefault="007C71EE">
      <w:pPr>
        <w:pStyle w:val="a"/>
        <w:rPr>
          <w:rFonts w:hint="cs"/>
          <w:rtl/>
        </w:rPr>
      </w:pPr>
    </w:p>
    <w:p w14:paraId="065092A4" w14:textId="77777777" w:rsidR="00000000" w:rsidRDefault="007C71EE">
      <w:pPr>
        <w:pStyle w:val="a"/>
        <w:rPr>
          <w:rFonts w:hint="cs"/>
          <w:rtl/>
        </w:rPr>
      </w:pPr>
      <w:r>
        <w:rPr>
          <w:rFonts w:hint="cs"/>
          <w:rtl/>
        </w:rPr>
        <w:t>ולכן, אפילו כשמדברים על ההישג הגדול שניסן סלומינסקי בא למכור לנו - הולכים לעשות מיסוי, הולכים לקב</w:t>
      </w:r>
      <w:r>
        <w:rPr>
          <w:rFonts w:hint="cs"/>
          <w:rtl/>
        </w:rPr>
        <w:t xml:space="preserve">וע לפי מבחן הכנסה - אין אפילו מה לעשות מיסוי, כי כבר אין שם כסף. אחרי הקיצוץ הזה, חבל על הזמן, הכול כבר מקוצץ, אין כסף. </w:t>
      </w:r>
    </w:p>
    <w:p w14:paraId="5C163E9F" w14:textId="77777777" w:rsidR="00000000" w:rsidRDefault="007C71EE">
      <w:pPr>
        <w:pStyle w:val="a"/>
        <w:rPr>
          <w:rFonts w:hint="cs"/>
          <w:rtl/>
        </w:rPr>
      </w:pPr>
    </w:p>
    <w:p w14:paraId="5C6D3792" w14:textId="77777777" w:rsidR="00000000" w:rsidRDefault="007C71EE">
      <w:pPr>
        <w:pStyle w:val="a"/>
        <w:rPr>
          <w:rFonts w:hint="cs"/>
          <w:rtl/>
        </w:rPr>
      </w:pPr>
      <w:r>
        <w:rPr>
          <w:rFonts w:hint="cs"/>
          <w:rtl/>
        </w:rPr>
        <w:t>אנחנו הסכמנו, שאם צריך לעשות קיצוץ, כי מצב המשק קשה - ואנחנו מסכימים שהמצב קשה - לעשות קיצוץ כמו שעושים לכולם, אבל לא שבכולם יעשו קיצו</w:t>
      </w:r>
      <w:r>
        <w:rPr>
          <w:rFonts w:hint="cs"/>
          <w:rtl/>
        </w:rPr>
        <w:t>ץ, אחר כך עדכון, אחר כך כאן קיצוץ עוד יותר גדול - עוד מעט נדבר גם על הישיבות.</w:t>
      </w:r>
    </w:p>
    <w:p w14:paraId="64F9C5C3" w14:textId="77777777" w:rsidR="00000000" w:rsidRDefault="007C71EE">
      <w:pPr>
        <w:pStyle w:val="a"/>
        <w:rPr>
          <w:rFonts w:hint="cs"/>
          <w:rtl/>
        </w:rPr>
      </w:pPr>
    </w:p>
    <w:p w14:paraId="5D24AEFE" w14:textId="77777777" w:rsidR="00000000" w:rsidRDefault="007C71EE">
      <w:pPr>
        <w:pStyle w:val="a"/>
        <w:rPr>
          <w:rFonts w:hint="cs"/>
          <w:rtl/>
        </w:rPr>
      </w:pPr>
      <w:r>
        <w:rPr>
          <w:rFonts w:hint="cs"/>
          <w:rtl/>
        </w:rPr>
        <w:t>מתחילת הדרך לקחו אמא, אמרו לה ככה - דמי לידה לא תקבלי; אחר כך התפשרו על 30% אבל בהתחלה סירבו - מעבר לילד הראשון לא תקבלו. אחר כך לקחו את קצבאות הילדים וקיצצו. לא הסתפקו בזה, לקח</w:t>
      </w:r>
      <w:r>
        <w:rPr>
          <w:rFonts w:hint="cs"/>
          <w:rtl/>
        </w:rPr>
        <w:t>ו את הנושא של עקרת-בית - שצריכה היתה לשלם 70 שקל כל חודש - מה שכבר אין לה. גם קודם לא היה לה, אבל עכשיו בוודאי אין לה. זה לא נקרא מיסוי, אדוני? הרי, אדוני השר, אתה אמרת שאתם נגד הגדלת המסים, אז מה קרה כאן? זה שמטילים מיסוי על עקרת-בית - לשלם 70 שקל מס בריא</w:t>
      </w:r>
      <w:r>
        <w:rPr>
          <w:rFonts w:hint="cs"/>
          <w:rtl/>
        </w:rPr>
        <w:t>ות, זה לא מיסוי? אז מה זה?</w:t>
      </w:r>
    </w:p>
    <w:p w14:paraId="635A285A" w14:textId="77777777" w:rsidR="00000000" w:rsidRDefault="007C71EE">
      <w:pPr>
        <w:pStyle w:val="a"/>
        <w:rPr>
          <w:rFonts w:hint="cs"/>
          <w:rtl/>
        </w:rPr>
      </w:pPr>
      <w:r>
        <w:rPr>
          <w:rFonts w:hint="cs"/>
          <w:rtl/>
        </w:rPr>
        <w:br/>
      </w:r>
      <w:r>
        <w:rPr>
          <w:rFonts w:hint="cs"/>
          <w:rtl/>
        </w:rPr>
        <w:tab/>
        <w:t>אני לא שומע. אני פשוט רואה את התנועות, אבל מעבר לכך אני לא שומע אם אתה אומר שזה נכון או לא נכון. האם 70 שקל שעקרת-בית משלמת זה  מיסוי או לא מיסוי?</w:t>
      </w:r>
    </w:p>
    <w:p w14:paraId="14CAFBFC" w14:textId="77777777" w:rsidR="00000000" w:rsidRDefault="007C71EE">
      <w:pPr>
        <w:pStyle w:val="ac"/>
        <w:rPr>
          <w:rFonts w:hint="cs"/>
          <w:rtl/>
        </w:rPr>
      </w:pPr>
      <w:r>
        <w:rPr>
          <w:rtl/>
        </w:rPr>
        <w:br/>
      </w:r>
      <w:r>
        <w:rPr>
          <w:rFonts w:hint="cs"/>
          <w:rtl/>
        </w:rPr>
        <w:t>שר התשתיות הלאומיות יוסף פריצקי:</w:t>
      </w:r>
    </w:p>
    <w:p w14:paraId="4A31AC9E" w14:textId="77777777" w:rsidR="00000000" w:rsidRDefault="007C71EE">
      <w:pPr>
        <w:pStyle w:val="a"/>
        <w:rPr>
          <w:rFonts w:hint="cs"/>
          <w:rtl/>
        </w:rPr>
      </w:pPr>
    </w:p>
    <w:p w14:paraId="6EB7FA78" w14:textId="77777777" w:rsidR="00000000" w:rsidRDefault="007C71EE">
      <w:pPr>
        <w:pStyle w:val="a"/>
        <w:rPr>
          <w:rFonts w:hint="cs"/>
          <w:rtl/>
        </w:rPr>
      </w:pPr>
      <w:r>
        <w:rPr>
          <w:rFonts w:hint="cs"/>
          <w:rtl/>
        </w:rPr>
        <w:t>זה ביטוח בריאות.</w:t>
      </w:r>
    </w:p>
    <w:p w14:paraId="2310BBF7" w14:textId="77777777" w:rsidR="00000000" w:rsidRDefault="007C71EE">
      <w:pPr>
        <w:pStyle w:val="SpeakerCon"/>
        <w:rPr>
          <w:rtl/>
        </w:rPr>
      </w:pPr>
      <w:r>
        <w:rPr>
          <w:rtl/>
        </w:rPr>
        <w:br/>
      </w:r>
      <w:bookmarkStart w:id="272" w:name="FS000000528T26_05_2003_18_03_16"/>
      <w:bookmarkStart w:id="273" w:name="FS000000528T26_05_2003_18_03_20C"/>
      <w:bookmarkEnd w:id="272"/>
      <w:bookmarkEnd w:id="273"/>
      <w:r>
        <w:rPr>
          <w:rtl/>
        </w:rPr>
        <w:t>יעקב ליצמן (יהדות התורה):</w:t>
      </w:r>
    </w:p>
    <w:p w14:paraId="5407BBA3" w14:textId="77777777" w:rsidR="00000000" w:rsidRDefault="007C71EE">
      <w:pPr>
        <w:pStyle w:val="a"/>
        <w:rPr>
          <w:rFonts w:hint="cs"/>
          <w:rtl/>
        </w:rPr>
      </w:pPr>
    </w:p>
    <w:p w14:paraId="47B62BF0" w14:textId="77777777" w:rsidR="00000000" w:rsidRDefault="007C71EE">
      <w:pPr>
        <w:pStyle w:val="a"/>
        <w:rPr>
          <w:rFonts w:hint="cs"/>
          <w:rtl/>
        </w:rPr>
      </w:pPr>
      <w:r>
        <w:rPr>
          <w:rFonts w:hint="cs"/>
          <w:rtl/>
        </w:rPr>
        <w:t xml:space="preserve">ביטוח בריאות, בסדר. אבל אין הכנסה, איזה ביטוח בריאות? אני מבין שתוריד ממני </w:t>
      </w:r>
      <w:r>
        <w:rPr>
          <w:rtl/>
        </w:rPr>
        <w:t>–</w:t>
      </w:r>
      <w:r>
        <w:rPr>
          <w:rFonts w:hint="cs"/>
          <w:rtl/>
        </w:rPr>
        <w:t xml:space="preserve"> אני משלם, אם אני לא טועה, 1,700 שקל ביטוח בריאות -  אבל מה זה לגבי עקרת-בית שלא מרוויחה כלום? היא לא מכניסה כסף. היא נותנת לילד שלה לאכול, מה אתה רוצה לתת לה? זה לא מיסוי, אז מה ז</w:t>
      </w:r>
      <w:r>
        <w:rPr>
          <w:rFonts w:hint="cs"/>
          <w:rtl/>
        </w:rPr>
        <w:t>ה?</w:t>
      </w:r>
    </w:p>
    <w:p w14:paraId="32C07A38" w14:textId="77777777" w:rsidR="00000000" w:rsidRDefault="007C71EE">
      <w:pPr>
        <w:pStyle w:val="ac"/>
        <w:rPr>
          <w:rFonts w:hint="cs"/>
          <w:rtl/>
        </w:rPr>
      </w:pPr>
      <w:r>
        <w:rPr>
          <w:rFonts w:hint="cs"/>
          <w:rtl/>
        </w:rPr>
        <w:br/>
        <w:t>שר התשתיות הלאומיות יוסף פריצקי:</w:t>
      </w:r>
    </w:p>
    <w:p w14:paraId="1D1D7CA1" w14:textId="77777777" w:rsidR="00000000" w:rsidRDefault="007C71EE">
      <w:pPr>
        <w:pStyle w:val="a"/>
        <w:rPr>
          <w:rFonts w:hint="cs"/>
          <w:rtl/>
        </w:rPr>
      </w:pPr>
    </w:p>
    <w:p w14:paraId="0F42EE81" w14:textId="77777777" w:rsidR="00000000" w:rsidRDefault="007C71EE">
      <w:pPr>
        <w:pStyle w:val="a"/>
        <w:rPr>
          <w:rFonts w:hint="cs"/>
          <w:rtl/>
        </w:rPr>
      </w:pPr>
      <w:r>
        <w:rPr>
          <w:rFonts w:hint="cs"/>
          <w:rtl/>
        </w:rPr>
        <w:t>זה עבור שירותי בריאות, זה לא מס. חבר הכנסת ליצמן, מה לעשות, גם עקרות-בית נזקקות לטיפול, לשירותי בריאות. מה יהיה עכשיו?</w:t>
      </w:r>
    </w:p>
    <w:p w14:paraId="15C47F51" w14:textId="77777777" w:rsidR="00000000" w:rsidRDefault="007C71EE">
      <w:pPr>
        <w:pStyle w:val="SpeakerCon"/>
        <w:rPr>
          <w:rtl/>
        </w:rPr>
      </w:pPr>
      <w:r>
        <w:rPr>
          <w:rtl/>
        </w:rPr>
        <w:br/>
      </w:r>
      <w:bookmarkStart w:id="274" w:name="FS000000528T26_05_2003_18_07_34C"/>
      <w:r>
        <w:rPr>
          <w:rFonts w:hint="eastAsia"/>
          <w:rtl/>
        </w:rPr>
        <w:t>יעקב</w:t>
      </w:r>
      <w:r>
        <w:rPr>
          <w:rtl/>
        </w:rPr>
        <w:t xml:space="preserve"> ליצמן (יהדות התורה):</w:t>
      </w:r>
    </w:p>
    <w:p w14:paraId="2E54FF99" w14:textId="77777777" w:rsidR="00000000" w:rsidRDefault="007C71EE">
      <w:pPr>
        <w:pStyle w:val="a"/>
        <w:rPr>
          <w:rFonts w:hint="cs"/>
          <w:rtl/>
        </w:rPr>
      </w:pPr>
    </w:p>
    <w:bookmarkEnd w:id="274"/>
    <w:p w14:paraId="0DDE5AC4" w14:textId="77777777" w:rsidR="00000000" w:rsidRDefault="007C71EE">
      <w:pPr>
        <w:pStyle w:val="a"/>
        <w:rPr>
          <w:rFonts w:hint="cs"/>
          <w:rtl/>
        </w:rPr>
      </w:pPr>
      <w:r>
        <w:rPr>
          <w:rFonts w:hint="cs"/>
          <w:rtl/>
        </w:rPr>
        <w:t>אבל מאיפה ישלמו את זה?</w:t>
      </w:r>
    </w:p>
    <w:p w14:paraId="264CBDF0" w14:textId="77777777" w:rsidR="00000000" w:rsidRDefault="007C71EE">
      <w:pPr>
        <w:pStyle w:val="ac"/>
        <w:rPr>
          <w:rFonts w:hint="cs"/>
          <w:rtl/>
        </w:rPr>
      </w:pPr>
      <w:r>
        <w:rPr>
          <w:rtl/>
        </w:rPr>
        <w:br/>
      </w:r>
      <w:r>
        <w:rPr>
          <w:rFonts w:hint="cs"/>
          <w:rtl/>
        </w:rPr>
        <w:t>שר התשתיות הלאומיות יוסף פריצקי:</w:t>
      </w:r>
    </w:p>
    <w:p w14:paraId="691F6485" w14:textId="77777777" w:rsidR="00000000" w:rsidRDefault="007C71EE">
      <w:pPr>
        <w:pStyle w:val="a"/>
        <w:rPr>
          <w:rFonts w:hint="cs"/>
          <w:rtl/>
        </w:rPr>
      </w:pPr>
    </w:p>
    <w:p w14:paraId="74603554" w14:textId="77777777" w:rsidR="00000000" w:rsidRDefault="007C71EE">
      <w:pPr>
        <w:pStyle w:val="a"/>
        <w:rPr>
          <w:rFonts w:hint="cs"/>
          <w:rtl/>
        </w:rPr>
      </w:pPr>
      <w:r>
        <w:rPr>
          <w:rFonts w:hint="cs"/>
          <w:rtl/>
        </w:rPr>
        <w:t>זו שאלה אחרת.</w:t>
      </w:r>
      <w:r>
        <w:rPr>
          <w:rFonts w:hint="cs"/>
          <w:rtl/>
        </w:rPr>
        <w:t xml:space="preserve"> </w:t>
      </w:r>
    </w:p>
    <w:p w14:paraId="29EAD0C0" w14:textId="77777777" w:rsidR="00000000" w:rsidRDefault="007C71EE">
      <w:pPr>
        <w:pStyle w:val="SpeakerCon"/>
        <w:rPr>
          <w:rtl/>
        </w:rPr>
      </w:pPr>
      <w:r>
        <w:rPr>
          <w:rtl/>
        </w:rPr>
        <w:br/>
      </w:r>
      <w:bookmarkStart w:id="275" w:name="FS000000528T26_05_2003_18_07_41C"/>
      <w:r>
        <w:rPr>
          <w:rFonts w:hint="eastAsia"/>
          <w:rtl/>
        </w:rPr>
        <w:t>יעקב</w:t>
      </w:r>
      <w:r>
        <w:rPr>
          <w:rtl/>
        </w:rPr>
        <w:t xml:space="preserve"> ליצמן (יהדות התורה):</w:t>
      </w:r>
    </w:p>
    <w:p w14:paraId="30572BB2" w14:textId="77777777" w:rsidR="00000000" w:rsidRDefault="007C71EE">
      <w:pPr>
        <w:pStyle w:val="a"/>
        <w:rPr>
          <w:rFonts w:hint="cs"/>
          <w:rtl/>
        </w:rPr>
      </w:pPr>
    </w:p>
    <w:bookmarkEnd w:id="275"/>
    <w:p w14:paraId="1B340C41" w14:textId="77777777" w:rsidR="00000000" w:rsidRDefault="007C71EE">
      <w:pPr>
        <w:pStyle w:val="a"/>
        <w:rPr>
          <w:rtl/>
        </w:rPr>
      </w:pPr>
      <w:r>
        <w:rPr>
          <w:rFonts w:hint="cs"/>
          <w:rtl/>
        </w:rPr>
        <w:t xml:space="preserve">קודם כול, אתה כבר מסכים שזו שאלה. התקדמנו, אדוני השר פריצקי. </w:t>
      </w:r>
    </w:p>
    <w:p w14:paraId="36C6E31E" w14:textId="77777777" w:rsidR="00000000" w:rsidRDefault="007C71EE">
      <w:pPr>
        <w:pStyle w:val="ac"/>
        <w:rPr>
          <w:rFonts w:hint="cs"/>
          <w:rtl/>
        </w:rPr>
      </w:pPr>
      <w:r>
        <w:rPr>
          <w:rtl/>
        </w:rPr>
        <w:br/>
      </w:r>
      <w:r>
        <w:rPr>
          <w:rFonts w:hint="cs"/>
          <w:rtl/>
        </w:rPr>
        <w:t>שר התשתיות הלאומיות יוסף פריצקי:</w:t>
      </w:r>
    </w:p>
    <w:p w14:paraId="0703D702" w14:textId="77777777" w:rsidR="00000000" w:rsidRDefault="007C71EE">
      <w:pPr>
        <w:pStyle w:val="a"/>
        <w:rPr>
          <w:rFonts w:hint="cs"/>
          <w:rtl/>
        </w:rPr>
      </w:pPr>
    </w:p>
    <w:p w14:paraId="395C2ACA" w14:textId="77777777" w:rsidR="00000000" w:rsidRDefault="007C71EE">
      <w:pPr>
        <w:pStyle w:val="a"/>
        <w:rPr>
          <w:rFonts w:hint="cs"/>
          <w:rtl/>
        </w:rPr>
      </w:pPr>
      <w:r>
        <w:rPr>
          <w:rFonts w:hint="cs"/>
          <w:rtl/>
        </w:rPr>
        <w:t>זה לא מס.</w:t>
      </w:r>
    </w:p>
    <w:p w14:paraId="1FE250AA" w14:textId="77777777" w:rsidR="00000000" w:rsidRDefault="007C71EE">
      <w:pPr>
        <w:pStyle w:val="SpeakerCon"/>
        <w:rPr>
          <w:rtl/>
        </w:rPr>
      </w:pPr>
      <w:r>
        <w:rPr>
          <w:rtl/>
        </w:rPr>
        <w:br/>
      </w:r>
      <w:bookmarkStart w:id="276" w:name="FS000000528T26_05_2003_18_07_54C"/>
      <w:r>
        <w:rPr>
          <w:rFonts w:hint="eastAsia"/>
          <w:rtl/>
        </w:rPr>
        <w:t>יעקב</w:t>
      </w:r>
      <w:r>
        <w:rPr>
          <w:rtl/>
        </w:rPr>
        <w:t xml:space="preserve"> ליצמן (יהדות התורה):</w:t>
      </w:r>
    </w:p>
    <w:p w14:paraId="483D55F6" w14:textId="77777777" w:rsidR="00000000" w:rsidRDefault="007C71EE">
      <w:pPr>
        <w:pStyle w:val="a"/>
        <w:rPr>
          <w:rFonts w:hint="cs"/>
          <w:rtl/>
        </w:rPr>
      </w:pPr>
    </w:p>
    <w:bookmarkEnd w:id="276"/>
    <w:p w14:paraId="74178DCA" w14:textId="77777777" w:rsidR="00000000" w:rsidRDefault="007C71EE">
      <w:pPr>
        <w:pStyle w:val="a"/>
        <w:rPr>
          <w:rFonts w:hint="cs"/>
          <w:rtl/>
        </w:rPr>
      </w:pPr>
      <w:r>
        <w:rPr>
          <w:rFonts w:hint="cs"/>
          <w:rtl/>
        </w:rPr>
        <w:t>אבל זה מס ככל המסים, כי, לדעתי, גם את מס הבריאות היה צריך להעלות לאלה שמרוויחים 100,000 שקל</w:t>
      </w:r>
      <w:r>
        <w:rPr>
          <w:rFonts w:hint="cs"/>
          <w:rtl/>
        </w:rPr>
        <w:t xml:space="preserve">, שלא ישלמו כמו מי שמרוויח 5,000 שקל. </w:t>
      </w:r>
    </w:p>
    <w:p w14:paraId="46A76CE7" w14:textId="77777777" w:rsidR="00000000" w:rsidRDefault="007C71EE">
      <w:pPr>
        <w:pStyle w:val="ac"/>
        <w:rPr>
          <w:rFonts w:hint="cs"/>
          <w:rtl/>
        </w:rPr>
      </w:pPr>
      <w:r>
        <w:rPr>
          <w:rtl/>
        </w:rPr>
        <w:br/>
      </w:r>
      <w:r>
        <w:rPr>
          <w:rFonts w:hint="cs"/>
          <w:rtl/>
        </w:rPr>
        <w:t>שר התשתיות הלאומיות יוסף פריצקי:</w:t>
      </w:r>
    </w:p>
    <w:p w14:paraId="2009B0C3" w14:textId="77777777" w:rsidR="00000000" w:rsidRDefault="007C71EE">
      <w:pPr>
        <w:pStyle w:val="a"/>
        <w:rPr>
          <w:rFonts w:hint="cs"/>
          <w:rtl/>
        </w:rPr>
      </w:pPr>
    </w:p>
    <w:p w14:paraId="2ECEF053" w14:textId="77777777" w:rsidR="00000000" w:rsidRDefault="007C71EE">
      <w:pPr>
        <w:pStyle w:val="a"/>
        <w:rPr>
          <w:rFonts w:hint="cs"/>
          <w:rtl/>
        </w:rPr>
      </w:pPr>
      <w:r>
        <w:rPr>
          <w:rFonts w:hint="cs"/>
          <w:rtl/>
        </w:rPr>
        <w:t xml:space="preserve">על זה יש לנו ויכוח. </w:t>
      </w:r>
    </w:p>
    <w:p w14:paraId="53E65E91" w14:textId="77777777" w:rsidR="00000000" w:rsidRDefault="007C71EE">
      <w:pPr>
        <w:pStyle w:val="SpeakerCon"/>
        <w:rPr>
          <w:rtl/>
        </w:rPr>
      </w:pPr>
      <w:r>
        <w:rPr>
          <w:rtl/>
        </w:rPr>
        <w:br/>
      </w:r>
      <w:bookmarkStart w:id="277" w:name="FS000000528T26_05_2003_18_08_04C"/>
      <w:r>
        <w:rPr>
          <w:rFonts w:hint="eastAsia"/>
          <w:rtl/>
        </w:rPr>
        <w:t>יעקב</w:t>
      </w:r>
      <w:r>
        <w:rPr>
          <w:rtl/>
        </w:rPr>
        <w:t xml:space="preserve"> ליצמן (יהדות התורה):</w:t>
      </w:r>
    </w:p>
    <w:p w14:paraId="47C6C647" w14:textId="77777777" w:rsidR="00000000" w:rsidRDefault="007C71EE">
      <w:pPr>
        <w:pStyle w:val="a"/>
        <w:rPr>
          <w:rFonts w:hint="cs"/>
          <w:rtl/>
        </w:rPr>
      </w:pPr>
    </w:p>
    <w:bookmarkEnd w:id="277"/>
    <w:p w14:paraId="2FB17752" w14:textId="77777777" w:rsidR="00000000" w:rsidRDefault="007C71EE">
      <w:pPr>
        <w:pStyle w:val="a"/>
        <w:rPr>
          <w:rFonts w:hint="cs"/>
          <w:rtl/>
        </w:rPr>
      </w:pPr>
      <w:r>
        <w:rPr>
          <w:rFonts w:hint="cs"/>
          <w:rtl/>
        </w:rPr>
        <w:t xml:space="preserve">בסדר, ויכוח, אבל אם אתה רוצה להביא הכנסות </w:t>
      </w:r>
      <w:r>
        <w:rPr>
          <w:rtl/>
        </w:rPr>
        <w:t>–</w:t>
      </w:r>
      <w:r>
        <w:rPr>
          <w:rFonts w:hint="cs"/>
          <w:rtl/>
        </w:rPr>
        <w:t xml:space="preserve"> תיקח את זה מהעשירים. ולכן, אתה מסכים - - -</w:t>
      </w:r>
    </w:p>
    <w:p w14:paraId="463B6359" w14:textId="77777777" w:rsidR="00000000" w:rsidRDefault="007C71EE">
      <w:pPr>
        <w:pStyle w:val="ac"/>
        <w:rPr>
          <w:rFonts w:hint="cs"/>
          <w:rtl/>
        </w:rPr>
      </w:pPr>
      <w:r>
        <w:rPr>
          <w:rtl/>
        </w:rPr>
        <w:br/>
      </w:r>
      <w:r>
        <w:rPr>
          <w:rFonts w:hint="cs"/>
          <w:rtl/>
        </w:rPr>
        <w:t>שר התשתיות הלאומיות יוסף פריצקי:</w:t>
      </w:r>
    </w:p>
    <w:p w14:paraId="6F5F3003" w14:textId="77777777" w:rsidR="00000000" w:rsidRDefault="007C71EE">
      <w:pPr>
        <w:pStyle w:val="a"/>
        <w:rPr>
          <w:rFonts w:hint="cs"/>
          <w:rtl/>
        </w:rPr>
      </w:pPr>
    </w:p>
    <w:p w14:paraId="31C1C566" w14:textId="77777777" w:rsidR="00000000" w:rsidRDefault="007C71EE">
      <w:pPr>
        <w:pStyle w:val="a"/>
        <w:rPr>
          <w:rFonts w:hint="cs"/>
          <w:rtl/>
        </w:rPr>
      </w:pPr>
      <w:r>
        <w:rPr>
          <w:rFonts w:hint="cs"/>
          <w:rtl/>
        </w:rPr>
        <w:t>לא רק על זה</w:t>
      </w:r>
      <w:r>
        <w:rPr>
          <w:rFonts w:hint="cs"/>
          <w:rtl/>
        </w:rPr>
        <w:t xml:space="preserve"> יש לנו ויכוח.</w:t>
      </w:r>
    </w:p>
    <w:p w14:paraId="71BE9984" w14:textId="77777777" w:rsidR="00000000" w:rsidRDefault="007C71EE">
      <w:pPr>
        <w:pStyle w:val="SpeakerCon"/>
        <w:rPr>
          <w:rtl/>
        </w:rPr>
      </w:pPr>
      <w:r>
        <w:rPr>
          <w:rtl/>
        </w:rPr>
        <w:br/>
      </w:r>
      <w:bookmarkStart w:id="278" w:name="FS000000528T26_05_2003_18_08_14C"/>
      <w:r>
        <w:rPr>
          <w:rFonts w:hint="eastAsia"/>
          <w:rtl/>
        </w:rPr>
        <w:t>יעקב</w:t>
      </w:r>
      <w:r>
        <w:rPr>
          <w:rtl/>
        </w:rPr>
        <w:t xml:space="preserve"> ליצמן (יהדות התורה):</w:t>
      </w:r>
    </w:p>
    <w:p w14:paraId="38145763" w14:textId="77777777" w:rsidR="00000000" w:rsidRDefault="007C71EE">
      <w:pPr>
        <w:pStyle w:val="a"/>
        <w:rPr>
          <w:rFonts w:hint="cs"/>
          <w:rtl/>
        </w:rPr>
      </w:pPr>
    </w:p>
    <w:bookmarkEnd w:id="278"/>
    <w:p w14:paraId="7F69434F" w14:textId="77777777" w:rsidR="00000000" w:rsidRDefault="007C71EE">
      <w:pPr>
        <w:pStyle w:val="a"/>
        <w:rPr>
          <w:rFonts w:hint="cs"/>
          <w:rtl/>
        </w:rPr>
      </w:pPr>
      <w:r>
        <w:rPr>
          <w:rFonts w:hint="cs"/>
          <w:rtl/>
        </w:rPr>
        <w:t xml:space="preserve">נשאר כמעט על זה, כי לגבי הישיבות כבר חיסלתם, אין כבר כמעט. בעצם, אתה מסכים לכותרת שאני נותן לחוק הזה: תמיכת עניים בעשירים. </w:t>
      </w:r>
    </w:p>
    <w:p w14:paraId="04481F72" w14:textId="77777777" w:rsidR="00000000" w:rsidRDefault="007C71EE">
      <w:pPr>
        <w:pStyle w:val="ac"/>
        <w:rPr>
          <w:rFonts w:hint="cs"/>
          <w:rtl/>
        </w:rPr>
      </w:pPr>
      <w:r>
        <w:rPr>
          <w:rtl/>
        </w:rPr>
        <w:br/>
      </w:r>
      <w:r>
        <w:rPr>
          <w:rFonts w:hint="cs"/>
          <w:rtl/>
        </w:rPr>
        <w:t>שר התשתיות הלאומיות יוסף פריצקי:</w:t>
      </w:r>
    </w:p>
    <w:p w14:paraId="5DEB01B3" w14:textId="77777777" w:rsidR="00000000" w:rsidRDefault="007C71EE">
      <w:pPr>
        <w:pStyle w:val="a"/>
        <w:rPr>
          <w:rFonts w:hint="cs"/>
          <w:rtl/>
        </w:rPr>
      </w:pPr>
    </w:p>
    <w:p w14:paraId="1BAD0D17" w14:textId="77777777" w:rsidR="00000000" w:rsidRDefault="007C71EE">
      <w:pPr>
        <w:pStyle w:val="a"/>
        <w:rPr>
          <w:rFonts w:hint="cs"/>
          <w:rtl/>
        </w:rPr>
      </w:pPr>
      <w:r>
        <w:rPr>
          <w:rFonts w:hint="cs"/>
          <w:rtl/>
        </w:rPr>
        <w:t>לא, לא - - -</w:t>
      </w:r>
    </w:p>
    <w:p w14:paraId="58DBF5C2" w14:textId="77777777" w:rsidR="00000000" w:rsidRDefault="007C71EE">
      <w:pPr>
        <w:pStyle w:val="SpeakerCon"/>
        <w:rPr>
          <w:rtl/>
        </w:rPr>
      </w:pPr>
      <w:r>
        <w:rPr>
          <w:rtl/>
        </w:rPr>
        <w:br/>
      </w:r>
      <w:bookmarkStart w:id="279" w:name="FS000000528T26_05_2003_18_08_25C"/>
      <w:r>
        <w:rPr>
          <w:rFonts w:hint="eastAsia"/>
          <w:rtl/>
        </w:rPr>
        <w:t>יעקב</w:t>
      </w:r>
      <w:r>
        <w:rPr>
          <w:rtl/>
        </w:rPr>
        <w:t xml:space="preserve"> ליצמן (יהדות התורה):</w:t>
      </w:r>
    </w:p>
    <w:p w14:paraId="096FFB7B" w14:textId="77777777" w:rsidR="00000000" w:rsidRDefault="007C71EE">
      <w:pPr>
        <w:pStyle w:val="a"/>
        <w:rPr>
          <w:rFonts w:hint="cs"/>
          <w:rtl/>
        </w:rPr>
      </w:pPr>
    </w:p>
    <w:bookmarkEnd w:id="279"/>
    <w:p w14:paraId="280F55A8" w14:textId="77777777" w:rsidR="00000000" w:rsidRDefault="007C71EE">
      <w:pPr>
        <w:pStyle w:val="a"/>
        <w:rPr>
          <w:rFonts w:hint="cs"/>
          <w:rtl/>
        </w:rPr>
      </w:pPr>
      <w:r>
        <w:rPr>
          <w:rFonts w:hint="cs"/>
          <w:rtl/>
        </w:rPr>
        <w:t xml:space="preserve">מה לא? זה מה </w:t>
      </w:r>
      <w:r>
        <w:rPr>
          <w:rFonts w:hint="cs"/>
          <w:rtl/>
        </w:rPr>
        <w:t xml:space="preserve">שאתה אומר. שצריך כסף </w:t>
      </w:r>
      <w:r>
        <w:rPr>
          <w:rtl/>
        </w:rPr>
        <w:t>–</w:t>
      </w:r>
      <w:r>
        <w:rPr>
          <w:rFonts w:hint="cs"/>
          <w:rtl/>
        </w:rPr>
        <w:t xml:space="preserve"> צריך לקחת מעקרת-בית, אסור להעלות את התקרה במס הבריאות, אז מה אתה רוצה?</w:t>
      </w:r>
    </w:p>
    <w:p w14:paraId="6F55DBCE" w14:textId="77777777" w:rsidR="00000000" w:rsidRDefault="007C71EE">
      <w:pPr>
        <w:pStyle w:val="a"/>
        <w:rPr>
          <w:rFonts w:hint="cs"/>
          <w:rtl/>
        </w:rPr>
      </w:pPr>
    </w:p>
    <w:p w14:paraId="4BDE5C81" w14:textId="77777777" w:rsidR="00000000" w:rsidRDefault="007C71EE">
      <w:pPr>
        <w:pStyle w:val="a"/>
        <w:rPr>
          <w:rFonts w:hint="cs"/>
          <w:rtl/>
        </w:rPr>
      </w:pPr>
      <w:r>
        <w:rPr>
          <w:rFonts w:hint="cs"/>
          <w:rtl/>
        </w:rPr>
        <w:t xml:space="preserve">עכשיו אני אגיד לך עוד דבר. דיברו על סגני ראש עיר </w:t>
      </w:r>
      <w:r>
        <w:rPr>
          <w:rtl/>
        </w:rPr>
        <w:t>–</w:t>
      </w:r>
      <w:r>
        <w:rPr>
          <w:rFonts w:hint="cs"/>
          <w:rtl/>
        </w:rPr>
        <w:t xml:space="preserve"> ואני לא יודע מי זה עוזי כהן הזה, כל הזמן מדברים עליו. הוא נהיה פופולרי בכנסת הזאת, עד כדי כך שאנחנו חשבנו אולי</w:t>
      </w:r>
      <w:r>
        <w:rPr>
          <w:rFonts w:hint="cs"/>
          <w:rtl/>
        </w:rPr>
        <w:t xml:space="preserve"> לקחת את שירותיו גם לנושא של קצבאות ילדים. אם הוא כזה מוכשר, אולי שיטפל גם בנושא קצבאות ילדים.</w:t>
      </w:r>
    </w:p>
    <w:p w14:paraId="2C8FA5A5" w14:textId="77777777" w:rsidR="00000000" w:rsidRDefault="007C71EE">
      <w:pPr>
        <w:pStyle w:val="a"/>
        <w:rPr>
          <w:rFonts w:hint="cs"/>
          <w:rtl/>
        </w:rPr>
      </w:pPr>
    </w:p>
    <w:p w14:paraId="1DD26A2F" w14:textId="77777777" w:rsidR="00000000" w:rsidRDefault="007C71EE">
      <w:pPr>
        <w:pStyle w:val="a"/>
        <w:rPr>
          <w:rFonts w:hint="cs"/>
          <w:rtl/>
        </w:rPr>
      </w:pPr>
      <w:r>
        <w:rPr>
          <w:rFonts w:hint="cs"/>
          <w:rtl/>
        </w:rPr>
        <w:t>בכל אופן, אני שאלתי שאלה. אומרים שצריך סגן ראש עיר מ=5,000 עד 15,000 תושבים; ל=50,000 תושבים צריך שניים, מ=100,000 תושבים צריך שלושה. אדוני, למה למשל גזבר העיר,</w:t>
      </w:r>
      <w:r>
        <w:rPr>
          <w:rFonts w:hint="cs"/>
          <w:rtl/>
        </w:rPr>
        <w:t xml:space="preserve"> מהנדס העיר, היועץ המשפטי, מבקר הפנים </w:t>
      </w:r>
      <w:r>
        <w:rPr>
          <w:rtl/>
        </w:rPr>
        <w:t>–</w:t>
      </w:r>
      <w:r>
        <w:rPr>
          <w:rFonts w:hint="cs"/>
          <w:rtl/>
        </w:rPr>
        <w:t xml:space="preserve"> למה צריך בעיר של 5,000 תושבים אותו דבר כמו בעיר של  700,000 תושבים? אם אתה רוצה לקצץ </w:t>
      </w:r>
      <w:r>
        <w:rPr>
          <w:rtl/>
        </w:rPr>
        <w:t>–</w:t>
      </w:r>
      <w:r>
        <w:rPr>
          <w:rFonts w:hint="cs"/>
          <w:rtl/>
        </w:rPr>
        <w:t xml:space="preserve"> בוא תהיה "פייר". תיקח אותו דבר </w:t>
      </w:r>
      <w:r>
        <w:rPr>
          <w:rtl/>
        </w:rPr>
        <w:t>–</w:t>
      </w:r>
      <w:r>
        <w:rPr>
          <w:rFonts w:hint="cs"/>
          <w:rtl/>
        </w:rPr>
        <w:t xml:space="preserve"> מהנדס העיר, גזבר העיר ביישוב שיש בו 5,000 תושבים </w:t>
      </w:r>
      <w:r>
        <w:rPr>
          <w:rtl/>
        </w:rPr>
        <w:t>–</w:t>
      </w:r>
      <w:r>
        <w:rPr>
          <w:rFonts w:hint="cs"/>
          <w:rtl/>
        </w:rPr>
        <w:t xml:space="preserve"> שליש משרה. למה משרה שלמה?</w:t>
      </w:r>
    </w:p>
    <w:p w14:paraId="2C404C3E" w14:textId="77777777" w:rsidR="00000000" w:rsidRDefault="007C71EE">
      <w:pPr>
        <w:pStyle w:val="ac"/>
        <w:rPr>
          <w:rFonts w:hint="cs"/>
          <w:rtl/>
        </w:rPr>
      </w:pPr>
      <w:r>
        <w:rPr>
          <w:rtl/>
        </w:rPr>
        <w:br/>
      </w:r>
      <w:r>
        <w:rPr>
          <w:rFonts w:hint="cs"/>
          <w:rtl/>
        </w:rPr>
        <w:t>שר התשתיות הלאומיו</w:t>
      </w:r>
      <w:r>
        <w:rPr>
          <w:rFonts w:hint="cs"/>
          <w:rtl/>
        </w:rPr>
        <w:t>ת יוסף פריצקי:</w:t>
      </w:r>
    </w:p>
    <w:p w14:paraId="39B99EB8" w14:textId="77777777" w:rsidR="00000000" w:rsidRDefault="007C71EE">
      <w:pPr>
        <w:pStyle w:val="a"/>
        <w:rPr>
          <w:rtl/>
        </w:rPr>
      </w:pPr>
    </w:p>
    <w:p w14:paraId="210ADB87" w14:textId="77777777" w:rsidR="00000000" w:rsidRDefault="007C71EE">
      <w:pPr>
        <w:pStyle w:val="a"/>
        <w:rPr>
          <w:rFonts w:hint="cs"/>
          <w:rtl/>
        </w:rPr>
      </w:pPr>
      <w:r>
        <w:rPr>
          <w:rFonts w:hint="cs"/>
          <w:rtl/>
        </w:rPr>
        <w:t>אתה יודע מה, זה רעיון לא רע.</w:t>
      </w:r>
    </w:p>
    <w:p w14:paraId="389485FD" w14:textId="77777777" w:rsidR="00000000" w:rsidRDefault="007C71EE">
      <w:pPr>
        <w:pStyle w:val="SpeakerCon"/>
        <w:rPr>
          <w:rtl/>
        </w:rPr>
      </w:pPr>
      <w:r>
        <w:rPr>
          <w:rtl/>
        </w:rPr>
        <w:br/>
      </w:r>
      <w:bookmarkStart w:id="280" w:name="FS000000528T26_05_2003_18_08_38C"/>
      <w:r>
        <w:rPr>
          <w:rFonts w:hint="eastAsia"/>
          <w:rtl/>
        </w:rPr>
        <w:t>יעקב</w:t>
      </w:r>
      <w:r>
        <w:rPr>
          <w:rtl/>
        </w:rPr>
        <w:t xml:space="preserve"> ליצמן (יהדות התורה):</w:t>
      </w:r>
    </w:p>
    <w:p w14:paraId="34E4FA60" w14:textId="77777777" w:rsidR="00000000" w:rsidRDefault="007C71EE">
      <w:pPr>
        <w:pStyle w:val="a"/>
        <w:rPr>
          <w:rFonts w:hint="cs"/>
          <w:rtl/>
        </w:rPr>
      </w:pPr>
    </w:p>
    <w:bookmarkEnd w:id="280"/>
    <w:p w14:paraId="4F6608F2" w14:textId="77777777" w:rsidR="00000000" w:rsidRDefault="007C71EE">
      <w:pPr>
        <w:pStyle w:val="a"/>
        <w:rPr>
          <w:rFonts w:hint="cs"/>
          <w:rtl/>
        </w:rPr>
      </w:pPr>
      <w:r>
        <w:rPr>
          <w:rFonts w:hint="cs"/>
          <w:rtl/>
        </w:rPr>
        <w:t>זה רעיון. הצעתי את זה בוועדת הכספים לשר שלך. הוא סירב, ואני אגיד לך למה הוא סירב.</w:t>
      </w:r>
    </w:p>
    <w:p w14:paraId="1871FE1D" w14:textId="77777777" w:rsidR="00000000" w:rsidRDefault="007C71EE">
      <w:pPr>
        <w:pStyle w:val="ac"/>
        <w:rPr>
          <w:rFonts w:hint="cs"/>
          <w:rtl/>
        </w:rPr>
      </w:pPr>
      <w:r>
        <w:rPr>
          <w:rtl/>
        </w:rPr>
        <w:br/>
      </w:r>
      <w:r>
        <w:rPr>
          <w:rFonts w:hint="cs"/>
          <w:rtl/>
        </w:rPr>
        <w:t>שר התשתיות הלאומיות יוסף פריצקי:</w:t>
      </w:r>
    </w:p>
    <w:p w14:paraId="682E5BF9" w14:textId="77777777" w:rsidR="00000000" w:rsidRDefault="007C71EE">
      <w:pPr>
        <w:pStyle w:val="a"/>
        <w:rPr>
          <w:rFonts w:hint="cs"/>
          <w:rtl/>
        </w:rPr>
      </w:pPr>
    </w:p>
    <w:p w14:paraId="558B5D8F" w14:textId="77777777" w:rsidR="00000000" w:rsidRDefault="007C71EE">
      <w:pPr>
        <w:pStyle w:val="a"/>
        <w:rPr>
          <w:rFonts w:hint="cs"/>
          <w:rtl/>
        </w:rPr>
      </w:pPr>
      <w:r>
        <w:rPr>
          <w:rFonts w:hint="cs"/>
          <w:rtl/>
        </w:rPr>
        <w:t>למה?</w:t>
      </w:r>
    </w:p>
    <w:p w14:paraId="5E912BB0" w14:textId="77777777" w:rsidR="00000000" w:rsidRDefault="007C71EE">
      <w:pPr>
        <w:pStyle w:val="SpeakerCon"/>
        <w:rPr>
          <w:rtl/>
        </w:rPr>
      </w:pPr>
      <w:r>
        <w:rPr>
          <w:rtl/>
        </w:rPr>
        <w:br/>
      </w:r>
      <w:bookmarkStart w:id="281" w:name="FS000000528T26_05_2003_18_08_48C"/>
      <w:r>
        <w:rPr>
          <w:rFonts w:hint="eastAsia"/>
          <w:rtl/>
        </w:rPr>
        <w:t>יעקב</w:t>
      </w:r>
      <w:r>
        <w:rPr>
          <w:rtl/>
        </w:rPr>
        <w:t xml:space="preserve"> ליצמן (יהדות התורה):</w:t>
      </w:r>
    </w:p>
    <w:p w14:paraId="0245D8A1" w14:textId="77777777" w:rsidR="00000000" w:rsidRDefault="007C71EE">
      <w:pPr>
        <w:pStyle w:val="a"/>
        <w:rPr>
          <w:rFonts w:hint="cs"/>
          <w:rtl/>
        </w:rPr>
      </w:pPr>
    </w:p>
    <w:bookmarkEnd w:id="281"/>
    <w:p w14:paraId="4C945C39" w14:textId="77777777" w:rsidR="00000000" w:rsidRDefault="007C71EE">
      <w:pPr>
        <w:pStyle w:val="a"/>
        <w:rPr>
          <w:rFonts w:hint="cs"/>
          <w:rtl/>
        </w:rPr>
      </w:pPr>
      <w:r>
        <w:rPr>
          <w:rFonts w:hint="cs"/>
          <w:rtl/>
        </w:rPr>
        <w:t>כי האנשים שעובדים שם זה המעמד שלו</w:t>
      </w:r>
      <w:r>
        <w:rPr>
          <w:rFonts w:hint="cs"/>
          <w:rtl/>
        </w:rPr>
        <w:t>, זה הקליקה שלו, זה החבר'ה שלו.</w:t>
      </w:r>
    </w:p>
    <w:p w14:paraId="72A2D857" w14:textId="77777777" w:rsidR="00000000" w:rsidRDefault="007C71EE">
      <w:pPr>
        <w:pStyle w:val="ac"/>
        <w:rPr>
          <w:rFonts w:hint="cs"/>
          <w:rtl/>
        </w:rPr>
      </w:pPr>
      <w:r>
        <w:rPr>
          <w:rtl/>
        </w:rPr>
        <w:br/>
      </w:r>
      <w:r>
        <w:rPr>
          <w:rFonts w:hint="cs"/>
          <w:rtl/>
        </w:rPr>
        <w:t>שר התשתיות הלאומיות יוסף פריצקי:</w:t>
      </w:r>
    </w:p>
    <w:p w14:paraId="6C526615" w14:textId="77777777" w:rsidR="00000000" w:rsidRDefault="007C71EE">
      <w:pPr>
        <w:pStyle w:val="a"/>
        <w:rPr>
          <w:rFonts w:hint="cs"/>
          <w:rtl/>
        </w:rPr>
      </w:pPr>
    </w:p>
    <w:p w14:paraId="302323CC" w14:textId="77777777" w:rsidR="00000000" w:rsidRDefault="007C71EE">
      <w:pPr>
        <w:pStyle w:val="a"/>
        <w:rPr>
          <w:rFonts w:hint="cs"/>
          <w:rtl/>
        </w:rPr>
      </w:pPr>
      <w:r>
        <w:rPr>
          <w:rFonts w:hint="cs"/>
          <w:rtl/>
        </w:rPr>
        <w:t>לא, זה לא - - -</w:t>
      </w:r>
    </w:p>
    <w:p w14:paraId="4F211FCD" w14:textId="77777777" w:rsidR="00000000" w:rsidRDefault="007C71EE">
      <w:pPr>
        <w:pStyle w:val="SpeakerCon"/>
        <w:rPr>
          <w:rtl/>
        </w:rPr>
      </w:pPr>
      <w:r>
        <w:rPr>
          <w:rtl/>
        </w:rPr>
        <w:br/>
      </w:r>
      <w:bookmarkStart w:id="282" w:name="FS000000528T26_05_2003_18_09_03C"/>
      <w:r>
        <w:rPr>
          <w:rFonts w:hint="eastAsia"/>
          <w:rtl/>
        </w:rPr>
        <w:t>יעקב</w:t>
      </w:r>
      <w:r>
        <w:rPr>
          <w:rtl/>
        </w:rPr>
        <w:t xml:space="preserve"> ליצמן (יהדות התורה):</w:t>
      </w:r>
    </w:p>
    <w:p w14:paraId="44CDDB62" w14:textId="77777777" w:rsidR="00000000" w:rsidRDefault="007C71EE">
      <w:pPr>
        <w:pStyle w:val="a"/>
        <w:rPr>
          <w:rFonts w:hint="cs"/>
          <w:rtl/>
        </w:rPr>
      </w:pPr>
    </w:p>
    <w:bookmarkEnd w:id="282"/>
    <w:p w14:paraId="28660543" w14:textId="77777777" w:rsidR="00000000" w:rsidRDefault="007C71EE">
      <w:pPr>
        <w:pStyle w:val="a"/>
        <w:rPr>
          <w:rFonts w:hint="cs"/>
          <w:rtl/>
        </w:rPr>
      </w:pPr>
      <w:r>
        <w:rPr>
          <w:rFonts w:hint="cs"/>
          <w:rtl/>
        </w:rPr>
        <w:t xml:space="preserve">רק זו הסיבה, אחרת תסביר לי למה הוא סירב. אולי תסביר לי איזה היגיון יש לגזבר עיר במשרה מלאה </w:t>
      </w:r>
      <w:r>
        <w:rPr>
          <w:rtl/>
        </w:rPr>
        <w:t>–</w:t>
      </w:r>
      <w:r>
        <w:rPr>
          <w:rFonts w:hint="cs"/>
          <w:rtl/>
        </w:rPr>
        <w:t xml:space="preserve"> ואתה יודע שגזבר עיר מקבל משרה וחצי, יותר מסגן ראש עי</w:t>
      </w:r>
      <w:r>
        <w:rPr>
          <w:rFonts w:hint="cs"/>
          <w:rtl/>
        </w:rPr>
        <w:t xml:space="preserve">ר </w:t>
      </w:r>
      <w:r>
        <w:rPr>
          <w:rtl/>
        </w:rPr>
        <w:t>–</w:t>
      </w:r>
      <w:r>
        <w:rPr>
          <w:rFonts w:hint="cs"/>
          <w:rtl/>
        </w:rPr>
        <w:t xml:space="preserve"> אני מוכן לבדוק את זה אתך בכל מקום; יועץ משפטי אותו דבר, מבקרי פנים הם בין מקבלי המשכורות הכי גבוהות בעיריות, ולמה בעיר קטנה לא צריך? אתה אומר </w:t>
      </w:r>
      <w:r>
        <w:rPr>
          <w:rtl/>
        </w:rPr>
        <w:t>–</w:t>
      </w:r>
      <w:r>
        <w:rPr>
          <w:rFonts w:hint="cs"/>
          <w:rtl/>
        </w:rPr>
        <w:t xml:space="preserve"> סגן ראש עיר צריך אחד, אז גזבר צריך שליש.</w:t>
      </w:r>
    </w:p>
    <w:p w14:paraId="6CE499D4" w14:textId="77777777" w:rsidR="00000000" w:rsidRDefault="007C71EE">
      <w:pPr>
        <w:pStyle w:val="ad"/>
        <w:rPr>
          <w:rFonts w:hint="cs"/>
          <w:rtl/>
        </w:rPr>
      </w:pPr>
      <w:r>
        <w:rPr>
          <w:rtl/>
        </w:rPr>
        <w:br/>
      </w:r>
      <w:r>
        <w:rPr>
          <w:rFonts w:hint="cs"/>
          <w:rtl/>
        </w:rPr>
        <w:t>היו"ר יולי-יואל אדלשטיין:</w:t>
      </w:r>
    </w:p>
    <w:p w14:paraId="18EE4697" w14:textId="77777777" w:rsidR="00000000" w:rsidRDefault="007C71EE">
      <w:pPr>
        <w:pStyle w:val="a"/>
        <w:rPr>
          <w:rFonts w:hint="cs"/>
          <w:rtl/>
        </w:rPr>
      </w:pPr>
    </w:p>
    <w:p w14:paraId="0816C9FA" w14:textId="77777777" w:rsidR="00000000" w:rsidRDefault="007C71EE">
      <w:pPr>
        <w:pStyle w:val="a"/>
        <w:rPr>
          <w:rFonts w:hint="cs"/>
          <w:rtl/>
        </w:rPr>
      </w:pPr>
      <w:r>
        <w:rPr>
          <w:rFonts w:hint="cs"/>
          <w:rtl/>
        </w:rPr>
        <w:t>רק לצורך הדיוק, חבר הכנסת ליצמן, אין בי</w:t>
      </w:r>
      <w:r>
        <w:rPr>
          <w:rFonts w:hint="cs"/>
          <w:rtl/>
        </w:rPr>
        <w:t>שראל עיר שיש בה 5,000 תושבים. יש קריטריונים לעיר. לא יכול להיות מצב כזה.</w:t>
      </w:r>
    </w:p>
    <w:p w14:paraId="6D4F3B5B" w14:textId="77777777" w:rsidR="00000000" w:rsidRDefault="007C71EE">
      <w:pPr>
        <w:pStyle w:val="SpeakerCon"/>
        <w:rPr>
          <w:rtl/>
        </w:rPr>
      </w:pPr>
      <w:r>
        <w:rPr>
          <w:rtl/>
        </w:rPr>
        <w:br/>
      </w:r>
      <w:bookmarkStart w:id="283" w:name="FS000000528T26_05_2003_18_09_19C"/>
      <w:r>
        <w:rPr>
          <w:rFonts w:hint="eastAsia"/>
          <w:rtl/>
        </w:rPr>
        <w:t>יעקב</w:t>
      </w:r>
      <w:r>
        <w:rPr>
          <w:rtl/>
        </w:rPr>
        <w:t xml:space="preserve"> ליצמן (יהדות התורה):</w:t>
      </w:r>
    </w:p>
    <w:p w14:paraId="13A51376" w14:textId="77777777" w:rsidR="00000000" w:rsidRDefault="007C71EE">
      <w:pPr>
        <w:pStyle w:val="a"/>
        <w:rPr>
          <w:rFonts w:hint="cs"/>
          <w:rtl/>
        </w:rPr>
      </w:pPr>
    </w:p>
    <w:bookmarkEnd w:id="283"/>
    <w:p w14:paraId="3EE86405" w14:textId="77777777" w:rsidR="00000000" w:rsidRDefault="007C71EE">
      <w:pPr>
        <w:pStyle w:val="a"/>
        <w:rPr>
          <w:rFonts w:hint="cs"/>
          <w:rtl/>
        </w:rPr>
      </w:pPr>
      <w:r>
        <w:rPr>
          <w:rFonts w:hint="cs"/>
          <w:rtl/>
        </w:rPr>
        <w:t>לא עיר, אבל מדובר על יישוב.</w:t>
      </w:r>
    </w:p>
    <w:p w14:paraId="7451D899" w14:textId="77777777" w:rsidR="00000000" w:rsidRDefault="007C71EE">
      <w:pPr>
        <w:pStyle w:val="ad"/>
        <w:rPr>
          <w:rFonts w:hint="cs"/>
          <w:rtl/>
        </w:rPr>
      </w:pPr>
      <w:r>
        <w:rPr>
          <w:rtl/>
        </w:rPr>
        <w:br/>
      </w:r>
      <w:r>
        <w:rPr>
          <w:rFonts w:hint="cs"/>
          <w:rtl/>
        </w:rPr>
        <w:t>היו"ר יולי-יואל אדלשטיין:</w:t>
      </w:r>
    </w:p>
    <w:p w14:paraId="02EF5C0C" w14:textId="77777777" w:rsidR="00000000" w:rsidRDefault="007C71EE">
      <w:pPr>
        <w:pStyle w:val="a"/>
        <w:rPr>
          <w:rFonts w:hint="cs"/>
          <w:rtl/>
        </w:rPr>
      </w:pPr>
    </w:p>
    <w:p w14:paraId="33AAF294" w14:textId="77777777" w:rsidR="00000000" w:rsidRDefault="007C71EE">
      <w:pPr>
        <w:pStyle w:val="a"/>
        <w:rPr>
          <w:rFonts w:hint="cs"/>
          <w:rtl/>
        </w:rPr>
      </w:pPr>
      <w:r>
        <w:rPr>
          <w:rFonts w:hint="cs"/>
          <w:rtl/>
        </w:rPr>
        <w:t>אם אתה מדבר על יישוב או מועצה מקומית, זה סיפור אחר.</w:t>
      </w:r>
    </w:p>
    <w:p w14:paraId="4028F6C7" w14:textId="77777777" w:rsidR="00000000" w:rsidRDefault="007C71EE">
      <w:pPr>
        <w:pStyle w:val="SpeakerCon"/>
        <w:rPr>
          <w:rtl/>
        </w:rPr>
      </w:pPr>
      <w:r>
        <w:rPr>
          <w:rtl/>
        </w:rPr>
        <w:br/>
      </w:r>
      <w:bookmarkStart w:id="284" w:name="FS000000528T26_05_2003_18_09_37C"/>
      <w:r>
        <w:rPr>
          <w:rFonts w:hint="eastAsia"/>
          <w:rtl/>
        </w:rPr>
        <w:t>יעקב</w:t>
      </w:r>
      <w:r>
        <w:rPr>
          <w:rtl/>
        </w:rPr>
        <w:t xml:space="preserve"> ליצמן (יהדות התורה):</w:t>
      </w:r>
    </w:p>
    <w:p w14:paraId="7E90070E" w14:textId="77777777" w:rsidR="00000000" w:rsidRDefault="007C71EE">
      <w:pPr>
        <w:pStyle w:val="a"/>
        <w:rPr>
          <w:rFonts w:hint="cs"/>
          <w:rtl/>
        </w:rPr>
      </w:pPr>
    </w:p>
    <w:bookmarkEnd w:id="284"/>
    <w:p w14:paraId="766BB153" w14:textId="77777777" w:rsidR="00000000" w:rsidRDefault="007C71EE">
      <w:pPr>
        <w:pStyle w:val="a"/>
        <w:rPr>
          <w:rFonts w:hint="cs"/>
          <w:rtl/>
        </w:rPr>
      </w:pPr>
      <w:r>
        <w:rPr>
          <w:rFonts w:hint="cs"/>
          <w:rtl/>
        </w:rPr>
        <w:t>הכוונה לא היתה לעיר</w:t>
      </w:r>
      <w:r>
        <w:rPr>
          <w:rFonts w:hint="cs"/>
          <w:rtl/>
        </w:rPr>
        <w:t xml:space="preserve"> </w:t>
      </w:r>
      <w:r>
        <w:rPr>
          <w:rtl/>
        </w:rPr>
        <w:t>–</w:t>
      </w:r>
      <w:r>
        <w:rPr>
          <w:rFonts w:hint="cs"/>
          <w:rtl/>
        </w:rPr>
        <w:t xml:space="preserve"> גם אני יודע שעיר זה 120,000 תושבים </w:t>
      </w:r>
      <w:r>
        <w:rPr>
          <w:rtl/>
        </w:rPr>
        <w:t>–</w:t>
      </w:r>
      <w:r>
        <w:rPr>
          <w:rFonts w:hint="cs"/>
          <w:rtl/>
        </w:rPr>
        <w:t xml:space="preserve"> אנחנו מדברים על יישוב.</w:t>
      </w:r>
    </w:p>
    <w:p w14:paraId="1C7EA621" w14:textId="77777777" w:rsidR="00000000" w:rsidRDefault="007C71EE">
      <w:pPr>
        <w:pStyle w:val="a"/>
        <w:rPr>
          <w:rtl/>
        </w:rPr>
      </w:pPr>
    </w:p>
    <w:p w14:paraId="41B805E6" w14:textId="77777777" w:rsidR="00000000" w:rsidRDefault="007C71EE">
      <w:pPr>
        <w:pStyle w:val="a"/>
        <w:rPr>
          <w:rFonts w:hint="cs"/>
          <w:rtl/>
        </w:rPr>
      </w:pPr>
      <w:r>
        <w:rPr>
          <w:rFonts w:hint="cs"/>
          <w:rtl/>
        </w:rPr>
        <w:t>אתה יודע כמה כסף זה היה מכניס, אדוני השר? כמה כסף זה היה מכניס לנו, לאוצר - הרבה כסף, אבל שם לא ייגעו, כי שם זה לא דתיים, זה לא חרדים. שם לא יעזו לגעת.</w:t>
      </w:r>
    </w:p>
    <w:p w14:paraId="4BC70E16" w14:textId="77777777" w:rsidR="00000000" w:rsidRDefault="007C71EE">
      <w:pPr>
        <w:pStyle w:val="a"/>
        <w:rPr>
          <w:rFonts w:hint="cs"/>
          <w:rtl/>
        </w:rPr>
      </w:pPr>
    </w:p>
    <w:p w14:paraId="2E745169" w14:textId="77777777" w:rsidR="00000000" w:rsidRDefault="007C71EE">
      <w:pPr>
        <w:pStyle w:val="a"/>
        <w:rPr>
          <w:rFonts w:hint="cs"/>
          <w:rtl/>
        </w:rPr>
      </w:pPr>
      <w:r>
        <w:rPr>
          <w:rFonts w:hint="cs"/>
          <w:rtl/>
        </w:rPr>
        <w:t xml:space="preserve">לשום סעיף </w:t>
      </w:r>
      <w:r>
        <w:rPr>
          <w:rtl/>
        </w:rPr>
        <w:t>–</w:t>
      </w:r>
      <w:r>
        <w:rPr>
          <w:rFonts w:hint="cs"/>
          <w:rtl/>
        </w:rPr>
        <w:t xml:space="preserve"> חוץ מהישיבות, שם אני לא יוד</w:t>
      </w:r>
      <w:r>
        <w:rPr>
          <w:rFonts w:hint="cs"/>
          <w:rtl/>
        </w:rPr>
        <w:t xml:space="preserve">ע בדיוק מה מסכמים, כי אני לא אאמין עד שאני אראה  </w:t>
      </w:r>
      <w:r>
        <w:rPr>
          <w:rtl/>
        </w:rPr>
        <w:t>–</w:t>
      </w:r>
      <w:r>
        <w:rPr>
          <w:rFonts w:hint="cs"/>
          <w:rtl/>
        </w:rPr>
        <w:t xml:space="preserve"> איפה שאתה נוגע, בכל סעיף שדנו עליו, פקידי האוצר חיפשו איפה הדתיים בתוך הסעיף הזה.</w:t>
      </w:r>
    </w:p>
    <w:p w14:paraId="3F6406CE" w14:textId="77777777" w:rsidR="00000000" w:rsidRDefault="007C71EE">
      <w:pPr>
        <w:pStyle w:val="a"/>
        <w:rPr>
          <w:rFonts w:hint="cs"/>
          <w:rtl/>
        </w:rPr>
      </w:pPr>
    </w:p>
    <w:p w14:paraId="7B65E89F" w14:textId="77777777" w:rsidR="00000000" w:rsidRDefault="007C71EE">
      <w:pPr>
        <w:pStyle w:val="a"/>
        <w:rPr>
          <w:rFonts w:hint="cs"/>
          <w:rtl/>
        </w:rPr>
      </w:pPr>
      <w:r>
        <w:rPr>
          <w:rFonts w:hint="cs"/>
          <w:rtl/>
        </w:rPr>
        <w:t>עכשיו אני אגיד לך למה הוציאו פתאום את כל הגזירות מהארונות במשרד האוצר. משרד האוצר עבר לאחרונה שיפוץ רציני, וכל המשרדים קיב</w:t>
      </w:r>
      <w:r>
        <w:rPr>
          <w:rFonts w:hint="cs"/>
          <w:rtl/>
        </w:rPr>
        <w:t>לו ארונות חדשים. פשוט זרקו את הארונות הישנים. לפני שזרקו אותם התחילו להוציא מתוכם את הכול ולהעביר לכנסת. אין שום סיבה אחרת מדוע רצו לגזור את הגזירות האלה. לך תעבור ותראה, אדוני.</w:t>
      </w:r>
    </w:p>
    <w:p w14:paraId="0F9A0929" w14:textId="77777777" w:rsidR="00000000" w:rsidRDefault="007C71EE">
      <w:pPr>
        <w:pStyle w:val="a"/>
        <w:rPr>
          <w:rFonts w:hint="cs"/>
          <w:rtl/>
        </w:rPr>
      </w:pPr>
    </w:p>
    <w:p w14:paraId="235E24DD" w14:textId="77777777" w:rsidR="00000000" w:rsidRDefault="007C71EE">
      <w:pPr>
        <w:pStyle w:val="a"/>
        <w:rPr>
          <w:rFonts w:hint="cs"/>
          <w:rtl/>
        </w:rPr>
      </w:pPr>
      <w:r>
        <w:rPr>
          <w:rFonts w:hint="cs"/>
          <w:rtl/>
        </w:rPr>
        <w:t xml:space="preserve">אספר לך אפילו עוד סיפור. פעם אחת, כשהייתי יושב-ראש ועדת הכספים, הביאו </w:t>
      </w:r>
      <w:r>
        <w:rPr>
          <w:rtl/>
        </w:rPr>
        <w:t>–</w:t>
      </w:r>
      <w:r>
        <w:rPr>
          <w:rFonts w:hint="cs"/>
          <w:rtl/>
        </w:rPr>
        <w:t xml:space="preserve"> מזגני</w:t>
      </w:r>
      <w:r>
        <w:rPr>
          <w:rFonts w:hint="cs"/>
          <w:rtl/>
        </w:rPr>
        <w:t>ם למשרד האוצר. חבר הכנסת לשעבר עופר חוגי התנגד. הוא טען שלא יעלה על הדעת לתת לפקידי האוצר מזגנים כאשר ביישובים חמים בדרום אין מזגנים לתלמידים, לילדים.</w:t>
      </w:r>
    </w:p>
    <w:p w14:paraId="6DB90A40" w14:textId="77777777" w:rsidR="00000000" w:rsidRDefault="007C71EE">
      <w:pPr>
        <w:pStyle w:val="a"/>
        <w:rPr>
          <w:rFonts w:hint="cs"/>
          <w:rtl/>
        </w:rPr>
      </w:pPr>
    </w:p>
    <w:p w14:paraId="6ECB1C87" w14:textId="77777777" w:rsidR="00000000" w:rsidRDefault="007C71EE">
      <w:pPr>
        <w:pStyle w:val="ad"/>
        <w:rPr>
          <w:rFonts w:hint="cs"/>
          <w:rtl/>
        </w:rPr>
      </w:pPr>
      <w:r>
        <w:rPr>
          <w:rFonts w:hint="cs"/>
          <w:rtl/>
        </w:rPr>
        <w:t>היו"ר יולי-יואל אדלשטיין:</w:t>
      </w:r>
    </w:p>
    <w:p w14:paraId="01125AD0" w14:textId="77777777" w:rsidR="00000000" w:rsidRDefault="007C71EE">
      <w:pPr>
        <w:pStyle w:val="a"/>
        <w:rPr>
          <w:rFonts w:hint="cs"/>
          <w:rtl/>
        </w:rPr>
      </w:pPr>
    </w:p>
    <w:p w14:paraId="3832831A" w14:textId="77777777" w:rsidR="00000000" w:rsidRDefault="007C71EE">
      <w:pPr>
        <w:pStyle w:val="a"/>
        <w:rPr>
          <w:rFonts w:hint="cs"/>
          <w:rtl/>
        </w:rPr>
      </w:pPr>
      <w:r>
        <w:rPr>
          <w:rFonts w:hint="cs"/>
          <w:rtl/>
        </w:rPr>
        <w:t>התוצאה היא שהוא כבר לא חבר הכנסת.</w:t>
      </w:r>
    </w:p>
    <w:p w14:paraId="04DC565D" w14:textId="77777777" w:rsidR="00000000" w:rsidRDefault="007C71EE">
      <w:pPr>
        <w:pStyle w:val="a"/>
        <w:rPr>
          <w:rFonts w:hint="cs"/>
          <w:rtl/>
        </w:rPr>
      </w:pPr>
    </w:p>
    <w:p w14:paraId="13E9EB87" w14:textId="77777777" w:rsidR="00000000" w:rsidRDefault="007C71EE">
      <w:pPr>
        <w:pStyle w:val="SpeakerCon"/>
        <w:rPr>
          <w:rFonts w:hint="cs"/>
          <w:rtl/>
        </w:rPr>
      </w:pPr>
      <w:r>
        <w:rPr>
          <w:rFonts w:hint="cs"/>
          <w:rtl/>
        </w:rPr>
        <w:t>יעקב ליצמן (יהדות התורה):</w:t>
      </w:r>
    </w:p>
    <w:p w14:paraId="0FFD674C" w14:textId="77777777" w:rsidR="00000000" w:rsidRDefault="007C71EE">
      <w:pPr>
        <w:pStyle w:val="a"/>
        <w:rPr>
          <w:rFonts w:hint="cs"/>
          <w:rtl/>
        </w:rPr>
      </w:pPr>
    </w:p>
    <w:p w14:paraId="07708C81" w14:textId="77777777" w:rsidR="00000000" w:rsidRDefault="007C71EE">
      <w:pPr>
        <w:pStyle w:val="a"/>
        <w:rPr>
          <w:rFonts w:hint="cs"/>
          <w:rtl/>
        </w:rPr>
      </w:pPr>
      <w:r>
        <w:rPr>
          <w:rFonts w:hint="cs"/>
          <w:rtl/>
        </w:rPr>
        <w:t>לא, לא. תתפלא ל</w:t>
      </w:r>
      <w:r>
        <w:rPr>
          <w:rFonts w:hint="cs"/>
          <w:rtl/>
        </w:rPr>
        <w:t xml:space="preserve">שמוע, ועדת הכספים לא אישרה את המזגנים. אחרי תקופה לא ארוכה </w:t>
      </w:r>
      <w:r>
        <w:rPr>
          <w:rtl/>
        </w:rPr>
        <w:t>–</w:t>
      </w:r>
      <w:r>
        <w:rPr>
          <w:rFonts w:hint="cs"/>
          <w:rtl/>
        </w:rPr>
        <w:t xml:space="preserve"> אולי שבועיים אחר כך </w:t>
      </w:r>
      <w:r>
        <w:rPr>
          <w:rtl/>
        </w:rPr>
        <w:t>–</w:t>
      </w:r>
      <w:r>
        <w:rPr>
          <w:rFonts w:hint="cs"/>
          <w:rtl/>
        </w:rPr>
        <w:t xml:space="preserve"> הזדמנתי למשרד האוצר וראיתי שעבודת המזגנים בשיאה. שאלתי את אחד הפקידים: תגיד לי, הרי לא אישרו לכם את המזגנים. התברר שלפני שהביאו את זה לוועדת הכספים כבר התחילו את העבודה. הוא</w:t>
      </w:r>
      <w:r>
        <w:rPr>
          <w:rFonts w:hint="cs"/>
          <w:rtl/>
        </w:rPr>
        <w:t xml:space="preserve"> אמר לי בפשטות: אתה לא יודע שיש לנו פטנטים? אז במה שנוגע להם, יש פטנטים. </w:t>
      </w:r>
    </w:p>
    <w:p w14:paraId="03CAE5B1" w14:textId="77777777" w:rsidR="00000000" w:rsidRDefault="007C71EE">
      <w:pPr>
        <w:pStyle w:val="a"/>
        <w:rPr>
          <w:rFonts w:hint="cs"/>
          <w:rtl/>
        </w:rPr>
      </w:pPr>
    </w:p>
    <w:p w14:paraId="19DA6CF4" w14:textId="77777777" w:rsidR="00000000" w:rsidRDefault="007C71EE">
      <w:pPr>
        <w:pStyle w:val="a"/>
        <w:rPr>
          <w:rFonts w:hint="cs"/>
          <w:rtl/>
        </w:rPr>
      </w:pPr>
      <w:r>
        <w:rPr>
          <w:rFonts w:hint="cs"/>
          <w:rtl/>
        </w:rPr>
        <w:t>לסיום, אדוני, אני הבטחתי לומר כמה מלים לגבי הישיבות. העולם לא יתקיים בלי תורה. כל השאלה כאן היא למי תהיה הזכות לאכסן בני תורה, מה יהיה הבית של בני תורה. אם הממשלה הנוכחית חושבת לרדו</w:t>
      </w:r>
      <w:r>
        <w:rPr>
          <w:rFonts w:hint="cs"/>
          <w:rtl/>
        </w:rPr>
        <w:t xml:space="preserve">ף תלמידי חוץ </w:t>
      </w:r>
      <w:r>
        <w:rPr>
          <w:rtl/>
        </w:rPr>
        <w:t>–</w:t>
      </w:r>
      <w:r>
        <w:rPr>
          <w:rFonts w:hint="cs"/>
          <w:rtl/>
        </w:rPr>
        <w:t xml:space="preserve"> מה שהיא לא עושה לגבי סטודנטים. את הסטודנטים היא הכניסה בדרך אחרת, דרך הסוכנות, אבל את הישיבות לא רוצים להכניס דרך הסוכנות. שם צריך לקצץ. לא רוצים שסטודנטים תלמידי ישיבות, תלמידי חוץ, יבואו ללמוד כאן. ראשית, על-פי השכל הישר, זה יוריד לכם הכנס</w:t>
      </w:r>
      <w:r>
        <w:rPr>
          <w:rFonts w:hint="cs"/>
          <w:rtl/>
        </w:rPr>
        <w:t xml:space="preserve">ות, כי בדרך כלל מי בא היום כתייר? רק חרדים, דתיים, הורים שבאים לראות את הבנים כאן. גם אלה שבאים ב"אל על" לא יבואו. שנית, לא תהיה לכם זכות התורה. על זה העולם עומד, ואני לא רוצה להגיד מה עלול לקרות. תודה רבה. </w:t>
      </w:r>
    </w:p>
    <w:p w14:paraId="6B928236" w14:textId="77777777" w:rsidR="00000000" w:rsidRDefault="007C71EE">
      <w:pPr>
        <w:pStyle w:val="a"/>
        <w:rPr>
          <w:rFonts w:hint="cs"/>
          <w:rtl/>
        </w:rPr>
      </w:pPr>
    </w:p>
    <w:p w14:paraId="6E9A4CF2" w14:textId="77777777" w:rsidR="00000000" w:rsidRDefault="007C71EE">
      <w:pPr>
        <w:pStyle w:val="ad"/>
        <w:rPr>
          <w:rFonts w:hint="cs"/>
          <w:rtl/>
        </w:rPr>
      </w:pPr>
      <w:r>
        <w:rPr>
          <w:rFonts w:hint="cs"/>
          <w:rtl/>
        </w:rPr>
        <w:t>היו"ר יולי יואל אדלשטיין:</w:t>
      </w:r>
    </w:p>
    <w:p w14:paraId="3086DF85" w14:textId="77777777" w:rsidR="00000000" w:rsidRDefault="007C71EE">
      <w:pPr>
        <w:pStyle w:val="a"/>
        <w:rPr>
          <w:rFonts w:hint="cs"/>
          <w:rtl/>
        </w:rPr>
      </w:pPr>
    </w:p>
    <w:p w14:paraId="4139B1AE" w14:textId="77777777" w:rsidR="00000000" w:rsidRDefault="007C71EE">
      <w:pPr>
        <w:pStyle w:val="a"/>
        <w:rPr>
          <w:rFonts w:hint="cs"/>
          <w:rtl/>
        </w:rPr>
      </w:pPr>
      <w:r>
        <w:rPr>
          <w:rFonts w:hint="cs"/>
          <w:rtl/>
        </w:rPr>
        <w:t>תודה לחבר הכנסת ליצמ</w:t>
      </w:r>
      <w:r>
        <w:rPr>
          <w:rFonts w:hint="cs"/>
          <w:rtl/>
        </w:rPr>
        <w:t xml:space="preserve">ן. חבר הכנסת מוחמד ברכה, ואחריו </w:t>
      </w:r>
      <w:r>
        <w:rPr>
          <w:rtl/>
        </w:rPr>
        <w:t>–</w:t>
      </w:r>
      <w:r>
        <w:rPr>
          <w:rFonts w:hint="cs"/>
          <w:rtl/>
        </w:rPr>
        <w:t xml:space="preserve"> חבר הכנסת עמיר פרץ, ואם לא נראה אותו כאן </w:t>
      </w:r>
      <w:r>
        <w:rPr>
          <w:rtl/>
        </w:rPr>
        <w:t>–</w:t>
      </w:r>
      <w:r>
        <w:rPr>
          <w:rFonts w:hint="cs"/>
          <w:rtl/>
        </w:rPr>
        <w:t xml:space="preserve"> חבר הכנסת זחאלקה.</w:t>
      </w:r>
    </w:p>
    <w:p w14:paraId="5D623B2C" w14:textId="77777777" w:rsidR="00000000" w:rsidRDefault="007C71EE">
      <w:pPr>
        <w:pStyle w:val="a"/>
        <w:rPr>
          <w:rFonts w:hint="cs"/>
          <w:rtl/>
        </w:rPr>
      </w:pPr>
    </w:p>
    <w:p w14:paraId="1C84F475" w14:textId="77777777" w:rsidR="00000000" w:rsidRDefault="007C71EE">
      <w:pPr>
        <w:pStyle w:val="a"/>
        <w:rPr>
          <w:rFonts w:hint="cs"/>
          <w:rtl/>
        </w:rPr>
      </w:pPr>
      <w:r>
        <w:rPr>
          <w:rFonts w:hint="cs"/>
          <w:rtl/>
        </w:rPr>
        <w:t>אדוני שר התשתיות, אין לך איזה דיבור עם חברת החשמל?</w:t>
      </w:r>
    </w:p>
    <w:p w14:paraId="33A2EE71" w14:textId="77777777" w:rsidR="00000000" w:rsidRDefault="007C71EE">
      <w:pPr>
        <w:pStyle w:val="a"/>
        <w:rPr>
          <w:rFonts w:hint="cs"/>
          <w:rtl/>
        </w:rPr>
      </w:pPr>
    </w:p>
    <w:p w14:paraId="0CA238E6" w14:textId="77777777" w:rsidR="00000000" w:rsidRDefault="007C71EE">
      <w:pPr>
        <w:pStyle w:val="ac"/>
        <w:rPr>
          <w:rFonts w:hint="cs"/>
          <w:rtl/>
        </w:rPr>
      </w:pPr>
      <w:r>
        <w:rPr>
          <w:rFonts w:hint="cs"/>
          <w:rtl/>
        </w:rPr>
        <w:t>שר התשתיות הלאומיות יוסף פריצקי:</w:t>
      </w:r>
    </w:p>
    <w:p w14:paraId="466D8CD9" w14:textId="77777777" w:rsidR="00000000" w:rsidRDefault="007C71EE">
      <w:pPr>
        <w:pStyle w:val="a"/>
        <w:rPr>
          <w:rFonts w:hint="cs"/>
          <w:rtl/>
        </w:rPr>
      </w:pPr>
    </w:p>
    <w:p w14:paraId="73C12AA2" w14:textId="77777777" w:rsidR="00000000" w:rsidRDefault="007C71EE">
      <w:pPr>
        <w:pStyle w:val="a"/>
        <w:rPr>
          <w:rFonts w:hint="cs"/>
          <w:rtl/>
        </w:rPr>
      </w:pPr>
      <w:r>
        <w:rPr>
          <w:rFonts w:hint="cs"/>
          <w:rtl/>
        </w:rPr>
        <w:t>- - -</w:t>
      </w:r>
    </w:p>
    <w:p w14:paraId="548D85D5" w14:textId="77777777" w:rsidR="00000000" w:rsidRDefault="007C71EE">
      <w:pPr>
        <w:pStyle w:val="a"/>
        <w:rPr>
          <w:rFonts w:hint="cs"/>
          <w:rtl/>
        </w:rPr>
      </w:pPr>
    </w:p>
    <w:p w14:paraId="54541551" w14:textId="77777777" w:rsidR="00000000" w:rsidRDefault="007C71EE">
      <w:pPr>
        <w:pStyle w:val="ac"/>
        <w:rPr>
          <w:rFonts w:hint="cs"/>
          <w:rtl/>
        </w:rPr>
      </w:pPr>
      <w:r>
        <w:rPr>
          <w:rFonts w:hint="cs"/>
          <w:rtl/>
        </w:rPr>
        <w:t>קריאה:</w:t>
      </w:r>
    </w:p>
    <w:p w14:paraId="38C2B591" w14:textId="77777777" w:rsidR="00000000" w:rsidRDefault="007C71EE">
      <w:pPr>
        <w:pStyle w:val="a"/>
        <w:rPr>
          <w:rFonts w:hint="cs"/>
          <w:rtl/>
        </w:rPr>
      </w:pPr>
    </w:p>
    <w:p w14:paraId="20BC6028" w14:textId="77777777" w:rsidR="00000000" w:rsidRDefault="007C71EE">
      <w:pPr>
        <w:pStyle w:val="a"/>
        <w:rPr>
          <w:rFonts w:hint="cs"/>
          <w:rtl/>
        </w:rPr>
      </w:pPr>
      <w:r>
        <w:rPr>
          <w:rFonts w:hint="cs"/>
          <w:rtl/>
        </w:rPr>
        <w:t>- - -</w:t>
      </w:r>
    </w:p>
    <w:p w14:paraId="75C1A842" w14:textId="77777777" w:rsidR="00000000" w:rsidRDefault="007C71EE">
      <w:pPr>
        <w:pStyle w:val="a"/>
        <w:rPr>
          <w:rFonts w:hint="cs"/>
          <w:rtl/>
        </w:rPr>
      </w:pPr>
    </w:p>
    <w:p w14:paraId="2160E1FE" w14:textId="77777777" w:rsidR="00000000" w:rsidRDefault="007C71EE">
      <w:pPr>
        <w:pStyle w:val="ad"/>
        <w:rPr>
          <w:rFonts w:hint="cs"/>
          <w:rtl/>
        </w:rPr>
      </w:pPr>
      <w:r>
        <w:rPr>
          <w:rFonts w:hint="cs"/>
          <w:rtl/>
        </w:rPr>
        <w:t>היו"ר יולי-יואל אדלשטיין:</w:t>
      </w:r>
    </w:p>
    <w:p w14:paraId="1CCA840C" w14:textId="77777777" w:rsidR="00000000" w:rsidRDefault="007C71EE">
      <w:pPr>
        <w:pStyle w:val="a"/>
        <w:rPr>
          <w:rFonts w:hint="cs"/>
          <w:rtl/>
        </w:rPr>
      </w:pPr>
    </w:p>
    <w:p w14:paraId="203891BC" w14:textId="77777777" w:rsidR="00000000" w:rsidRDefault="007C71EE">
      <w:pPr>
        <w:pStyle w:val="a"/>
        <w:rPr>
          <w:rFonts w:hint="cs"/>
          <w:rtl/>
        </w:rPr>
      </w:pPr>
      <w:r>
        <w:rPr>
          <w:rFonts w:hint="cs"/>
          <w:rtl/>
        </w:rPr>
        <w:t>לא, זה לא ביוזמתו, אבל בא</w:t>
      </w:r>
      <w:r>
        <w:rPr>
          <w:rFonts w:hint="cs"/>
          <w:rtl/>
        </w:rPr>
        <w:t>שמתו. הכנסת משלמת מחיר על כך שהוא תורן במליאה, אתה מבין, אדוני.  בבקשה, אדוני.</w:t>
      </w:r>
    </w:p>
    <w:p w14:paraId="353B96D0" w14:textId="77777777" w:rsidR="00000000" w:rsidRDefault="007C71EE">
      <w:pPr>
        <w:pStyle w:val="a"/>
        <w:rPr>
          <w:rFonts w:hint="cs"/>
          <w:rtl/>
        </w:rPr>
      </w:pPr>
    </w:p>
    <w:p w14:paraId="4A158846" w14:textId="77777777" w:rsidR="00000000" w:rsidRDefault="007C71EE">
      <w:pPr>
        <w:pStyle w:val="Speaker"/>
        <w:rPr>
          <w:rtl/>
        </w:rPr>
      </w:pPr>
      <w:bookmarkStart w:id="285" w:name="FS000000540T26_05_2003_18_34_50"/>
      <w:bookmarkEnd w:id="285"/>
      <w:r>
        <w:rPr>
          <w:rFonts w:hint="eastAsia"/>
          <w:rtl/>
        </w:rPr>
        <w:t>מוחמד</w:t>
      </w:r>
      <w:r>
        <w:rPr>
          <w:rtl/>
        </w:rPr>
        <w:t xml:space="preserve"> ברכה (חד"ש-תע"ל):</w:t>
      </w:r>
    </w:p>
    <w:p w14:paraId="3719AFAF" w14:textId="77777777" w:rsidR="00000000" w:rsidRDefault="007C71EE">
      <w:pPr>
        <w:pStyle w:val="a"/>
        <w:rPr>
          <w:rFonts w:hint="cs"/>
          <w:rtl/>
        </w:rPr>
      </w:pPr>
    </w:p>
    <w:p w14:paraId="6F75A6A3" w14:textId="77777777" w:rsidR="00000000" w:rsidRDefault="007C71EE">
      <w:pPr>
        <w:pStyle w:val="a"/>
        <w:rPr>
          <w:rFonts w:hint="cs"/>
          <w:rtl/>
        </w:rPr>
      </w:pPr>
      <w:r>
        <w:rPr>
          <w:rFonts w:hint="cs"/>
          <w:rtl/>
        </w:rPr>
        <w:t>קשה מאוד לראות, באמת קשה.</w:t>
      </w:r>
    </w:p>
    <w:p w14:paraId="0F86A1CC" w14:textId="77777777" w:rsidR="00000000" w:rsidRDefault="007C71EE">
      <w:pPr>
        <w:pStyle w:val="a"/>
        <w:rPr>
          <w:rFonts w:hint="cs"/>
          <w:rtl/>
        </w:rPr>
      </w:pPr>
    </w:p>
    <w:p w14:paraId="3AF9B5D9" w14:textId="77777777" w:rsidR="00000000" w:rsidRDefault="007C71EE">
      <w:pPr>
        <w:pStyle w:val="a"/>
        <w:rPr>
          <w:rFonts w:hint="cs"/>
          <w:rtl/>
        </w:rPr>
      </w:pPr>
      <w:r>
        <w:rPr>
          <w:rFonts w:hint="cs"/>
          <w:rtl/>
        </w:rPr>
        <w:t>אדוני היושב-ראש, אדוני השר, רבותי חברי הכנסת, התוכנית המתקראת "תוכנית כלכלית", שהיא לדעתי תוכנית ההתאבדות הקולקטיבית של החבר</w:t>
      </w:r>
      <w:r>
        <w:rPr>
          <w:rFonts w:hint="cs"/>
          <w:rtl/>
        </w:rPr>
        <w:t xml:space="preserve">ה הישראלית, תירשם בתולדות המשטר בישראל כאחד המפנים החמורים והקשים ביותר שידעה המדינה. בעצם יש פה הכרזה חד-משמעית על חיסול מדיניות הרווחה ומדינת הרווחה והמדינה החברתית. </w:t>
      </w:r>
    </w:p>
    <w:p w14:paraId="18C21C27" w14:textId="77777777" w:rsidR="00000000" w:rsidRDefault="007C71EE">
      <w:pPr>
        <w:pStyle w:val="a"/>
        <w:rPr>
          <w:rFonts w:hint="cs"/>
          <w:rtl/>
        </w:rPr>
      </w:pPr>
    </w:p>
    <w:p w14:paraId="69BEC13B" w14:textId="77777777" w:rsidR="00000000" w:rsidRDefault="007C71EE">
      <w:pPr>
        <w:pStyle w:val="a"/>
        <w:rPr>
          <w:rFonts w:hint="cs"/>
          <w:rtl/>
        </w:rPr>
      </w:pPr>
      <w:r>
        <w:rPr>
          <w:rFonts w:hint="cs"/>
          <w:rtl/>
        </w:rPr>
        <w:t>הממשלה הזאת ניסתה להתחמק מהשאלה היסודית במשך תקופה לא קצרה ולנתק את השאלה הפוליטית מהש</w:t>
      </w:r>
      <w:r>
        <w:rPr>
          <w:rFonts w:hint="cs"/>
          <w:rtl/>
        </w:rPr>
        <w:t>אלה החברתית-הכלכלית. רק כשפעל המכבש האמריקני כדי להפיק התחייבות מילולית-הצהרתית של ממשלת ישראל, בחר אתמול ראש הממשלה לעשות את הקשר הזה בין העניין הפוליטי לבין העניין הכלכלי, והוא אפילו הרחיק לכת כשאמר שפשוט אי-אפשר לדבר על יציאה מהמצוקה הכלכלית, מהמצב הכלכ</w:t>
      </w:r>
      <w:r>
        <w:rPr>
          <w:rFonts w:hint="cs"/>
          <w:rtl/>
        </w:rPr>
        <w:t xml:space="preserve">לי, ללא תהליך שלום. </w:t>
      </w:r>
    </w:p>
    <w:p w14:paraId="5607F60F" w14:textId="77777777" w:rsidR="00000000" w:rsidRDefault="007C71EE">
      <w:pPr>
        <w:pStyle w:val="a"/>
        <w:rPr>
          <w:rFonts w:hint="cs"/>
          <w:rtl/>
        </w:rPr>
      </w:pPr>
    </w:p>
    <w:p w14:paraId="0A77806F" w14:textId="77777777" w:rsidR="00000000" w:rsidRDefault="007C71EE">
      <w:pPr>
        <w:pStyle w:val="a"/>
        <w:rPr>
          <w:rFonts w:hint="cs"/>
          <w:rtl/>
        </w:rPr>
      </w:pPr>
      <w:r>
        <w:rPr>
          <w:rFonts w:hint="cs"/>
          <w:rtl/>
        </w:rPr>
        <w:t>ראשית, אדוני השר פריצקי, אני לא בטוח שמה שקרה אתמול היה תחילתו של תהליך שלום. אני חושב שזה מחזה תעתועים, ושרון מתעתע גם בך. לפי ההיכרות שלי אתך מקדנציה אחת בכנסת, לדעתי אתה אדם שיש לו מחויבות לערכים של שלום, ושל שוויון ושל דמוקרטיה, א</w:t>
      </w:r>
      <w:r>
        <w:rPr>
          <w:rFonts w:hint="cs"/>
          <w:rtl/>
        </w:rPr>
        <w:t xml:space="preserve">בל זה חזון תעתועים ששרון מנהל. הוא רוצה לעבור את ההשפעות שלאחר המלחמה בעירק, הוא רוצה להיות שותף למאמץ האמריקני, להשקיע כמה שיותר במלים לעולם הערבי שזועם על מה שקרה, ואז כאילו לב הסכסוך, והוא הבעיה הפלסטינית </w:t>
      </w:r>
      <w:r>
        <w:rPr>
          <w:rtl/>
        </w:rPr>
        <w:t>–</w:t>
      </w:r>
      <w:r>
        <w:rPr>
          <w:rFonts w:hint="cs"/>
          <w:rtl/>
        </w:rPr>
        <w:t xml:space="preserve"> האמריקנים רוצים להגיד שהם רוצים לקדם - - -</w:t>
      </w:r>
    </w:p>
    <w:p w14:paraId="2586D3C7" w14:textId="77777777" w:rsidR="00000000" w:rsidRDefault="007C71EE">
      <w:pPr>
        <w:pStyle w:val="a"/>
        <w:rPr>
          <w:rFonts w:hint="cs"/>
          <w:rtl/>
        </w:rPr>
      </w:pPr>
    </w:p>
    <w:p w14:paraId="40774EA3" w14:textId="77777777" w:rsidR="00000000" w:rsidRDefault="007C71EE">
      <w:pPr>
        <w:pStyle w:val="ac"/>
        <w:rPr>
          <w:rtl/>
        </w:rPr>
      </w:pPr>
    </w:p>
    <w:p w14:paraId="3C1098C9" w14:textId="77777777" w:rsidR="00000000" w:rsidRDefault="007C71EE">
      <w:pPr>
        <w:pStyle w:val="ac"/>
        <w:rPr>
          <w:rtl/>
        </w:rPr>
      </w:pPr>
      <w:r>
        <w:rPr>
          <w:rFonts w:hint="eastAsia"/>
          <w:rtl/>
        </w:rPr>
        <w:t>א</w:t>
      </w:r>
      <w:r>
        <w:rPr>
          <w:rFonts w:hint="eastAsia"/>
          <w:rtl/>
        </w:rPr>
        <w:t>ברהם</w:t>
      </w:r>
      <w:r>
        <w:rPr>
          <w:rtl/>
        </w:rPr>
        <w:t xml:space="preserve"> בייגה שוחט (העבודה-מימד):</w:t>
      </w:r>
    </w:p>
    <w:p w14:paraId="63C21B21" w14:textId="77777777" w:rsidR="00000000" w:rsidRDefault="007C71EE">
      <w:pPr>
        <w:pStyle w:val="a"/>
        <w:rPr>
          <w:rFonts w:hint="cs"/>
          <w:rtl/>
        </w:rPr>
      </w:pPr>
    </w:p>
    <w:p w14:paraId="28979F1A" w14:textId="77777777" w:rsidR="00000000" w:rsidRDefault="007C71EE">
      <w:pPr>
        <w:pStyle w:val="a"/>
        <w:rPr>
          <w:rFonts w:hint="cs"/>
          <w:rtl/>
        </w:rPr>
      </w:pPr>
      <w:r>
        <w:rPr>
          <w:rFonts w:hint="cs"/>
          <w:rtl/>
        </w:rPr>
        <w:t xml:space="preserve">חשוך פה. </w:t>
      </w:r>
    </w:p>
    <w:p w14:paraId="5BBF6151" w14:textId="77777777" w:rsidR="00000000" w:rsidRDefault="007C71EE">
      <w:pPr>
        <w:pStyle w:val="a"/>
        <w:rPr>
          <w:rFonts w:hint="cs"/>
          <w:rtl/>
        </w:rPr>
      </w:pPr>
    </w:p>
    <w:p w14:paraId="58053518" w14:textId="77777777" w:rsidR="00000000" w:rsidRDefault="007C71EE">
      <w:pPr>
        <w:pStyle w:val="SpeakerCon"/>
        <w:rPr>
          <w:rtl/>
        </w:rPr>
      </w:pPr>
      <w:bookmarkStart w:id="286" w:name="FS000000540T26_05_2003_18_35_15C"/>
      <w:bookmarkEnd w:id="286"/>
      <w:r>
        <w:rPr>
          <w:rFonts w:hint="eastAsia"/>
          <w:rtl/>
        </w:rPr>
        <w:t>מוחמד</w:t>
      </w:r>
      <w:r>
        <w:rPr>
          <w:rtl/>
        </w:rPr>
        <w:t xml:space="preserve"> ברכה (חד"ש-תע"ל):</w:t>
      </w:r>
    </w:p>
    <w:p w14:paraId="5AD2BD4C" w14:textId="77777777" w:rsidR="00000000" w:rsidRDefault="007C71EE">
      <w:pPr>
        <w:pStyle w:val="a"/>
        <w:rPr>
          <w:rFonts w:hint="cs"/>
          <w:rtl/>
        </w:rPr>
      </w:pPr>
    </w:p>
    <w:p w14:paraId="61B4F5CF" w14:textId="77777777" w:rsidR="00000000" w:rsidRDefault="007C71EE">
      <w:pPr>
        <w:pStyle w:val="a"/>
        <w:rPr>
          <w:rFonts w:hint="cs"/>
          <w:rtl/>
        </w:rPr>
      </w:pPr>
      <w:r>
        <w:rPr>
          <w:rFonts w:hint="cs"/>
          <w:rtl/>
        </w:rPr>
        <w:t xml:space="preserve">כן, זה חשוך תרתי משמע, חבר הכנסת שוחט. </w:t>
      </w:r>
    </w:p>
    <w:p w14:paraId="7646E0EF" w14:textId="77777777" w:rsidR="00000000" w:rsidRDefault="007C71EE">
      <w:pPr>
        <w:pStyle w:val="a"/>
        <w:rPr>
          <w:rFonts w:hint="cs"/>
          <w:rtl/>
        </w:rPr>
      </w:pPr>
    </w:p>
    <w:p w14:paraId="18302FC1" w14:textId="77777777" w:rsidR="00000000" w:rsidRDefault="007C71EE">
      <w:pPr>
        <w:pStyle w:val="ac"/>
        <w:rPr>
          <w:rtl/>
        </w:rPr>
      </w:pPr>
      <w:r>
        <w:rPr>
          <w:rFonts w:hint="eastAsia"/>
          <w:rtl/>
        </w:rPr>
        <w:t>אברהם</w:t>
      </w:r>
      <w:r>
        <w:rPr>
          <w:rtl/>
        </w:rPr>
        <w:t xml:space="preserve"> בייגה שוחט (העבודה-מימד):</w:t>
      </w:r>
    </w:p>
    <w:p w14:paraId="0BA4CD91" w14:textId="77777777" w:rsidR="00000000" w:rsidRDefault="007C71EE">
      <w:pPr>
        <w:pStyle w:val="a"/>
        <w:rPr>
          <w:rFonts w:hint="cs"/>
          <w:rtl/>
        </w:rPr>
      </w:pPr>
    </w:p>
    <w:p w14:paraId="4C6EEDF8" w14:textId="77777777" w:rsidR="00000000" w:rsidRDefault="007C71EE">
      <w:pPr>
        <w:pStyle w:val="a"/>
        <w:rPr>
          <w:rFonts w:hint="cs"/>
          <w:rtl/>
        </w:rPr>
      </w:pPr>
      <w:r>
        <w:rPr>
          <w:rFonts w:hint="cs"/>
          <w:rtl/>
        </w:rPr>
        <w:t xml:space="preserve">חשוך בעיניים. </w:t>
      </w:r>
    </w:p>
    <w:p w14:paraId="56AC2912" w14:textId="77777777" w:rsidR="00000000" w:rsidRDefault="007C71EE">
      <w:pPr>
        <w:pStyle w:val="a"/>
        <w:rPr>
          <w:rFonts w:hint="cs"/>
          <w:rtl/>
        </w:rPr>
      </w:pPr>
    </w:p>
    <w:p w14:paraId="25B0798C" w14:textId="77777777" w:rsidR="00000000" w:rsidRDefault="007C71EE">
      <w:pPr>
        <w:pStyle w:val="ac"/>
        <w:rPr>
          <w:rtl/>
        </w:rPr>
      </w:pPr>
      <w:r>
        <w:rPr>
          <w:rFonts w:hint="eastAsia"/>
          <w:rtl/>
        </w:rPr>
        <w:t>יאיר</w:t>
      </w:r>
      <w:r>
        <w:rPr>
          <w:rtl/>
        </w:rPr>
        <w:t xml:space="preserve"> פרץ (ש"ס):</w:t>
      </w:r>
    </w:p>
    <w:p w14:paraId="7E33B9CF" w14:textId="77777777" w:rsidR="00000000" w:rsidRDefault="007C71EE">
      <w:pPr>
        <w:pStyle w:val="a"/>
        <w:rPr>
          <w:rFonts w:hint="cs"/>
          <w:rtl/>
        </w:rPr>
      </w:pPr>
    </w:p>
    <w:p w14:paraId="216C451E" w14:textId="77777777" w:rsidR="00000000" w:rsidRDefault="007C71EE">
      <w:pPr>
        <w:pStyle w:val="a"/>
        <w:rPr>
          <w:rFonts w:hint="cs"/>
          <w:rtl/>
        </w:rPr>
      </w:pPr>
      <w:r>
        <w:rPr>
          <w:rFonts w:hint="cs"/>
          <w:rtl/>
        </w:rPr>
        <w:t xml:space="preserve">ליקוי מאורות. </w:t>
      </w:r>
    </w:p>
    <w:p w14:paraId="51A460BF" w14:textId="77777777" w:rsidR="00000000" w:rsidRDefault="007C71EE">
      <w:pPr>
        <w:pStyle w:val="a"/>
        <w:rPr>
          <w:rFonts w:hint="cs"/>
          <w:rtl/>
        </w:rPr>
      </w:pPr>
    </w:p>
    <w:p w14:paraId="2A2058DA" w14:textId="77777777" w:rsidR="00000000" w:rsidRDefault="007C71EE">
      <w:pPr>
        <w:pStyle w:val="SpeakerCon"/>
        <w:rPr>
          <w:rtl/>
        </w:rPr>
      </w:pPr>
      <w:bookmarkStart w:id="287" w:name="FS000000540T26_05_2003_18_35_38C"/>
      <w:bookmarkEnd w:id="287"/>
      <w:r>
        <w:rPr>
          <w:rFonts w:hint="eastAsia"/>
          <w:rtl/>
        </w:rPr>
        <w:t>מוחמד</w:t>
      </w:r>
      <w:r>
        <w:rPr>
          <w:rtl/>
        </w:rPr>
        <w:t xml:space="preserve"> ברכה (חד"ש-תע"ל):</w:t>
      </w:r>
    </w:p>
    <w:p w14:paraId="35FD7864" w14:textId="77777777" w:rsidR="00000000" w:rsidRDefault="007C71EE">
      <w:pPr>
        <w:pStyle w:val="a"/>
        <w:rPr>
          <w:rFonts w:hint="cs"/>
          <w:rtl/>
        </w:rPr>
      </w:pPr>
    </w:p>
    <w:p w14:paraId="58005BF5" w14:textId="77777777" w:rsidR="00000000" w:rsidRDefault="007C71EE">
      <w:pPr>
        <w:pStyle w:val="a"/>
        <w:rPr>
          <w:rFonts w:hint="cs"/>
          <w:rtl/>
        </w:rPr>
      </w:pPr>
      <w:r>
        <w:rPr>
          <w:rFonts w:hint="cs"/>
          <w:rtl/>
        </w:rPr>
        <w:t>כן, ליקוי מאורות. שר התשתיות כאן.</w:t>
      </w:r>
    </w:p>
    <w:p w14:paraId="20D4B8B9" w14:textId="77777777" w:rsidR="00000000" w:rsidRDefault="007C71EE">
      <w:pPr>
        <w:pStyle w:val="a"/>
        <w:rPr>
          <w:rFonts w:hint="cs"/>
          <w:rtl/>
        </w:rPr>
      </w:pPr>
    </w:p>
    <w:p w14:paraId="1BBF4835" w14:textId="77777777" w:rsidR="00000000" w:rsidRDefault="007C71EE">
      <w:pPr>
        <w:pStyle w:val="ad"/>
        <w:rPr>
          <w:rFonts w:hint="cs"/>
          <w:rtl/>
        </w:rPr>
      </w:pPr>
      <w:r>
        <w:rPr>
          <w:rFonts w:hint="cs"/>
          <w:rtl/>
        </w:rPr>
        <w:t>היו"ר</w:t>
      </w:r>
      <w:r>
        <w:rPr>
          <w:rFonts w:hint="cs"/>
          <w:rtl/>
        </w:rPr>
        <w:t xml:space="preserve"> יולי-יואל אדלשטיין:</w:t>
      </w:r>
    </w:p>
    <w:p w14:paraId="1441D92C" w14:textId="77777777" w:rsidR="00000000" w:rsidRDefault="007C71EE">
      <w:pPr>
        <w:pStyle w:val="a"/>
        <w:rPr>
          <w:rFonts w:hint="cs"/>
          <w:rtl/>
        </w:rPr>
      </w:pPr>
    </w:p>
    <w:p w14:paraId="3D351E23" w14:textId="77777777" w:rsidR="00000000" w:rsidRDefault="007C71EE">
      <w:pPr>
        <w:pStyle w:val="a"/>
        <w:rPr>
          <w:rFonts w:hint="cs"/>
          <w:rtl/>
        </w:rPr>
      </w:pPr>
      <w:r>
        <w:rPr>
          <w:rFonts w:hint="cs"/>
          <w:rtl/>
        </w:rPr>
        <w:t>אני יכול לשאול את חברי הכנסת. אם הם מוותרים על הנוכחות שלך במליאה, אולי האור יחזור.</w:t>
      </w:r>
    </w:p>
    <w:p w14:paraId="39D2048D" w14:textId="77777777" w:rsidR="00000000" w:rsidRDefault="007C71EE">
      <w:pPr>
        <w:pStyle w:val="a"/>
        <w:rPr>
          <w:rFonts w:hint="cs"/>
          <w:rtl/>
        </w:rPr>
      </w:pPr>
    </w:p>
    <w:p w14:paraId="490554E9" w14:textId="77777777" w:rsidR="00000000" w:rsidRDefault="007C71EE">
      <w:pPr>
        <w:pStyle w:val="ac"/>
        <w:rPr>
          <w:rFonts w:hint="cs"/>
          <w:rtl/>
        </w:rPr>
      </w:pPr>
      <w:r>
        <w:rPr>
          <w:rFonts w:hint="cs"/>
          <w:rtl/>
        </w:rPr>
        <w:t>שר התשתיות הלאומיות יוסף פריצקי:</w:t>
      </w:r>
    </w:p>
    <w:p w14:paraId="6C97579E" w14:textId="77777777" w:rsidR="00000000" w:rsidRDefault="007C71EE">
      <w:pPr>
        <w:pStyle w:val="a"/>
        <w:rPr>
          <w:rFonts w:hint="cs"/>
          <w:rtl/>
        </w:rPr>
      </w:pPr>
    </w:p>
    <w:p w14:paraId="05093499" w14:textId="77777777" w:rsidR="00000000" w:rsidRDefault="007C71EE">
      <w:pPr>
        <w:pStyle w:val="a"/>
        <w:rPr>
          <w:rFonts w:hint="cs"/>
          <w:rtl/>
        </w:rPr>
      </w:pPr>
      <w:r>
        <w:rPr>
          <w:rFonts w:hint="cs"/>
          <w:rtl/>
        </w:rPr>
        <w:t>- - -</w:t>
      </w:r>
    </w:p>
    <w:p w14:paraId="4D339026" w14:textId="77777777" w:rsidR="00000000" w:rsidRDefault="007C71EE">
      <w:pPr>
        <w:pStyle w:val="a"/>
        <w:rPr>
          <w:rFonts w:hint="cs"/>
          <w:rtl/>
        </w:rPr>
      </w:pPr>
    </w:p>
    <w:p w14:paraId="4E2DCEFB" w14:textId="77777777" w:rsidR="00000000" w:rsidRDefault="007C71EE">
      <w:pPr>
        <w:pStyle w:val="ac"/>
        <w:rPr>
          <w:rtl/>
        </w:rPr>
      </w:pPr>
      <w:r>
        <w:rPr>
          <w:rFonts w:hint="eastAsia"/>
          <w:rtl/>
        </w:rPr>
        <w:t>ג</w:t>
      </w:r>
      <w:r>
        <w:rPr>
          <w:rtl/>
        </w:rPr>
        <w:t>'מאל זחאלקה (בל"ד):</w:t>
      </w:r>
    </w:p>
    <w:p w14:paraId="4E6A5078" w14:textId="77777777" w:rsidR="00000000" w:rsidRDefault="007C71EE">
      <w:pPr>
        <w:pStyle w:val="a"/>
        <w:rPr>
          <w:rFonts w:hint="cs"/>
          <w:rtl/>
        </w:rPr>
      </w:pPr>
    </w:p>
    <w:p w14:paraId="5F9DEAE7" w14:textId="77777777" w:rsidR="00000000" w:rsidRDefault="007C71EE">
      <w:pPr>
        <w:pStyle w:val="a"/>
        <w:rPr>
          <w:rFonts w:hint="cs"/>
          <w:rtl/>
        </w:rPr>
      </w:pPr>
      <w:r>
        <w:rPr>
          <w:rFonts w:hint="cs"/>
          <w:rtl/>
        </w:rPr>
        <w:t>- - -</w:t>
      </w:r>
      <w:r>
        <w:rPr>
          <w:rFonts w:hint="cs"/>
          <w:rtl/>
        </w:rPr>
        <w:tab/>
        <w:t xml:space="preserve"> </w:t>
      </w:r>
    </w:p>
    <w:p w14:paraId="48497B8E" w14:textId="77777777" w:rsidR="00000000" w:rsidRDefault="007C71EE">
      <w:pPr>
        <w:pStyle w:val="a"/>
        <w:rPr>
          <w:rFonts w:hint="cs"/>
          <w:rtl/>
        </w:rPr>
      </w:pPr>
    </w:p>
    <w:p w14:paraId="4615D60B" w14:textId="77777777" w:rsidR="00000000" w:rsidRDefault="007C71EE">
      <w:pPr>
        <w:pStyle w:val="SpeakerCon"/>
        <w:rPr>
          <w:rtl/>
        </w:rPr>
      </w:pPr>
      <w:bookmarkStart w:id="288" w:name="FS000000540T26_05_2003_18_36_56C"/>
      <w:bookmarkEnd w:id="288"/>
      <w:r>
        <w:rPr>
          <w:rFonts w:hint="eastAsia"/>
          <w:rtl/>
        </w:rPr>
        <w:t>מוחמד</w:t>
      </w:r>
      <w:r>
        <w:rPr>
          <w:rtl/>
        </w:rPr>
        <w:t xml:space="preserve"> ברכה (חד"ש-תע"ל):</w:t>
      </w:r>
    </w:p>
    <w:p w14:paraId="4EC14D92" w14:textId="77777777" w:rsidR="00000000" w:rsidRDefault="007C71EE">
      <w:pPr>
        <w:pStyle w:val="a"/>
        <w:rPr>
          <w:rFonts w:hint="cs"/>
          <w:rtl/>
        </w:rPr>
      </w:pPr>
    </w:p>
    <w:p w14:paraId="68C9B141" w14:textId="77777777" w:rsidR="00000000" w:rsidRDefault="007C71EE">
      <w:pPr>
        <w:pStyle w:val="a"/>
        <w:rPr>
          <w:rFonts w:hint="cs"/>
          <w:rtl/>
        </w:rPr>
      </w:pPr>
      <w:r>
        <w:rPr>
          <w:rFonts w:hint="cs"/>
          <w:rtl/>
        </w:rPr>
        <w:t>מה שבטוח הוא, שעל-פי כמות האור אין חשק להתלהב יותר מ</w:t>
      </w:r>
      <w:r>
        <w:rPr>
          <w:rFonts w:hint="cs"/>
          <w:rtl/>
        </w:rPr>
        <w:t>די, כי הכול רומנטי כזה, ממש - - -</w:t>
      </w:r>
    </w:p>
    <w:p w14:paraId="1CA1F4F0" w14:textId="77777777" w:rsidR="00000000" w:rsidRDefault="007C71EE">
      <w:pPr>
        <w:pStyle w:val="a"/>
        <w:rPr>
          <w:rFonts w:hint="cs"/>
          <w:rtl/>
        </w:rPr>
      </w:pPr>
    </w:p>
    <w:p w14:paraId="0C3E6B5D" w14:textId="77777777" w:rsidR="00000000" w:rsidRDefault="007C71EE">
      <w:pPr>
        <w:pStyle w:val="ac"/>
        <w:rPr>
          <w:rtl/>
        </w:rPr>
      </w:pPr>
    </w:p>
    <w:p w14:paraId="51A98FE6" w14:textId="77777777" w:rsidR="00000000" w:rsidRDefault="007C71EE">
      <w:pPr>
        <w:pStyle w:val="ac"/>
        <w:rPr>
          <w:rFonts w:hint="cs"/>
          <w:rtl/>
        </w:rPr>
      </w:pPr>
      <w:r>
        <w:rPr>
          <w:rFonts w:hint="cs"/>
          <w:rtl/>
        </w:rPr>
        <w:t>שר התשתיות הלאומיות יוסף פריצקי:</w:t>
      </w:r>
    </w:p>
    <w:p w14:paraId="71023E79" w14:textId="77777777" w:rsidR="00000000" w:rsidRDefault="007C71EE">
      <w:pPr>
        <w:pStyle w:val="a"/>
        <w:rPr>
          <w:rFonts w:hint="cs"/>
          <w:rtl/>
        </w:rPr>
      </w:pPr>
    </w:p>
    <w:p w14:paraId="7E239294" w14:textId="77777777" w:rsidR="00000000" w:rsidRDefault="007C71EE">
      <w:pPr>
        <w:pStyle w:val="a"/>
        <w:rPr>
          <w:rFonts w:hint="cs"/>
          <w:rtl/>
        </w:rPr>
      </w:pPr>
      <w:r>
        <w:rPr>
          <w:rFonts w:hint="cs"/>
          <w:rtl/>
        </w:rPr>
        <w:t>מנומנם.</w:t>
      </w:r>
    </w:p>
    <w:p w14:paraId="35BB23E3" w14:textId="77777777" w:rsidR="00000000" w:rsidRDefault="007C71EE">
      <w:pPr>
        <w:pStyle w:val="a"/>
        <w:rPr>
          <w:rFonts w:hint="cs"/>
          <w:rtl/>
        </w:rPr>
      </w:pPr>
    </w:p>
    <w:p w14:paraId="675C997F" w14:textId="77777777" w:rsidR="00000000" w:rsidRDefault="007C71EE">
      <w:pPr>
        <w:pStyle w:val="SpeakerCon"/>
        <w:rPr>
          <w:rtl/>
        </w:rPr>
      </w:pPr>
      <w:bookmarkStart w:id="289" w:name="FS000000540T26_05_2003_18_37_08C"/>
      <w:bookmarkEnd w:id="289"/>
      <w:r>
        <w:rPr>
          <w:rFonts w:hint="eastAsia"/>
          <w:rtl/>
        </w:rPr>
        <w:t>מוחמד</w:t>
      </w:r>
      <w:r>
        <w:rPr>
          <w:rtl/>
        </w:rPr>
        <w:t xml:space="preserve"> ברכה (חד"ש-תע"ל):</w:t>
      </w:r>
    </w:p>
    <w:p w14:paraId="66799BC3" w14:textId="77777777" w:rsidR="00000000" w:rsidRDefault="007C71EE">
      <w:pPr>
        <w:pStyle w:val="a"/>
        <w:rPr>
          <w:rFonts w:hint="cs"/>
          <w:rtl/>
        </w:rPr>
      </w:pPr>
    </w:p>
    <w:p w14:paraId="625986FE" w14:textId="77777777" w:rsidR="00000000" w:rsidRDefault="007C71EE">
      <w:pPr>
        <w:pStyle w:val="a"/>
        <w:rPr>
          <w:rFonts w:hint="cs"/>
          <w:rtl/>
        </w:rPr>
      </w:pPr>
      <w:r>
        <w:rPr>
          <w:rFonts w:hint="cs"/>
          <w:rtl/>
        </w:rPr>
        <w:t xml:space="preserve">מנומנם, כן. </w:t>
      </w:r>
    </w:p>
    <w:p w14:paraId="1F9CA17B" w14:textId="77777777" w:rsidR="00000000" w:rsidRDefault="007C71EE">
      <w:pPr>
        <w:pStyle w:val="a"/>
        <w:rPr>
          <w:rFonts w:hint="cs"/>
          <w:rtl/>
        </w:rPr>
      </w:pPr>
    </w:p>
    <w:p w14:paraId="56EBB20A" w14:textId="77777777" w:rsidR="00000000" w:rsidRDefault="007C71EE">
      <w:pPr>
        <w:pStyle w:val="a"/>
        <w:rPr>
          <w:rFonts w:hint="cs"/>
          <w:rtl/>
        </w:rPr>
      </w:pPr>
      <w:r>
        <w:rPr>
          <w:rFonts w:hint="cs"/>
          <w:rtl/>
        </w:rPr>
        <w:t>לכן, הייתי אומר שמר שרון רוצה לעבור את התקופה הזאת שלאחר המלחמה, רוצה לעבור את הנושא של הערבויות האמריקניות, ובעיקר הוא רוצה לא לזעזע את ה</w:t>
      </w:r>
      <w:r>
        <w:rPr>
          <w:rFonts w:hint="cs"/>
          <w:rtl/>
        </w:rPr>
        <w:t>יחסים עם האמריקנים, שהוא רואה אותם אבן יסוד במדיניות ובפוליטיקה הישראלית. לכן, את מס השפתיים הוא משלם, אבל מייד, בלי להתמהמה, הוא קבע את כל הסיוטים הדרושים כדי לחסל את מפת הדרכים, שבכלל טומנת בחובה לא מעט סיוטים בכל מה שנוגע לפתרון אמיתי ולזכויות העם הפלסט</w:t>
      </w:r>
      <w:r>
        <w:rPr>
          <w:rFonts w:hint="cs"/>
          <w:rtl/>
        </w:rPr>
        <w:t xml:space="preserve">יני. </w:t>
      </w:r>
    </w:p>
    <w:p w14:paraId="2B1A18FA" w14:textId="77777777" w:rsidR="00000000" w:rsidRDefault="007C71EE">
      <w:pPr>
        <w:pStyle w:val="a"/>
        <w:rPr>
          <w:rFonts w:hint="cs"/>
          <w:rtl/>
        </w:rPr>
      </w:pPr>
    </w:p>
    <w:p w14:paraId="233D0584" w14:textId="77777777" w:rsidR="00000000" w:rsidRDefault="007C71EE">
      <w:pPr>
        <w:pStyle w:val="a"/>
        <w:rPr>
          <w:rFonts w:hint="cs"/>
          <w:rtl/>
        </w:rPr>
      </w:pPr>
      <w:r>
        <w:rPr>
          <w:rFonts w:hint="cs"/>
          <w:rtl/>
        </w:rPr>
        <w:t xml:space="preserve">לכן, מה שקורה הוא שלצורך העניין, כדי לשכנע את השרים, הוא אמר להם </w:t>
      </w:r>
      <w:r>
        <w:rPr>
          <w:rtl/>
        </w:rPr>
        <w:t>–</w:t>
      </w:r>
      <w:r>
        <w:rPr>
          <w:rFonts w:hint="cs"/>
          <w:rtl/>
        </w:rPr>
        <w:t xml:space="preserve"> הוא גילה את זה </w:t>
      </w:r>
      <w:r>
        <w:rPr>
          <w:rtl/>
        </w:rPr>
        <w:t>–</w:t>
      </w:r>
      <w:r>
        <w:rPr>
          <w:rFonts w:hint="cs"/>
          <w:rtl/>
        </w:rPr>
        <w:t xml:space="preserve"> שיש קשר בין כלכלה לבין פוליטיקה, בין שלום לבין רווחה וכו' וכו'. אומנם שר האוצר נתניהו, שהוא אדם בעל תפיסות אמריקניות, תפיסות כלכליות-חברתיות קשות מאוד, קיצוניות מאוד</w:t>
      </w:r>
      <w:r>
        <w:rPr>
          <w:rFonts w:hint="cs"/>
          <w:rtl/>
        </w:rPr>
        <w:t xml:space="preserve">, אפילו לא טרח לגבות את ראש הממשלה שלו, ואפילו נמנע מתוך התחשבות </w:t>
      </w:r>
      <w:r>
        <w:rPr>
          <w:rtl/>
        </w:rPr>
        <w:t>–</w:t>
      </w:r>
      <w:r>
        <w:rPr>
          <w:rFonts w:hint="cs"/>
          <w:rtl/>
        </w:rPr>
        <w:t xml:space="preserve"> הוא רצה להתנגד </w:t>
      </w:r>
      <w:r>
        <w:rPr>
          <w:rtl/>
        </w:rPr>
        <w:t>–</w:t>
      </w:r>
      <w:r>
        <w:rPr>
          <w:rFonts w:hint="cs"/>
          <w:rtl/>
        </w:rPr>
        <w:t xml:space="preserve"> אבל אני לא יודע איך חושב שר האוצר להוציא את הכלכלה מהבוץ שהיא נמצאת בו. הוא נמנע גם לגבי הדבר המקרטע הזה שנקרא מפת הדרכים, בעגה של ממשלת שרון, וגם הביא את התוכנית הזאת שהיא</w:t>
      </w:r>
      <w:r>
        <w:rPr>
          <w:rFonts w:hint="cs"/>
          <w:rtl/>
        </w:rPr>
        <w:t>, כפי שאמרתי, תוכנית של התאבדות קולקטיבית.</w:t>
      </w:r>
    </w:p>
    <w:p w14:paraId="7709527F" w14:textId="77777777" w:rsidR="00000000" w:rsidRDefault="007C71EE">
      <w:pPr>
        <w:pStyle w:val="a"/>
        <w:rPr>
          <w:rFonts w:hint="cs"/>
          <w:rtl/>
        </w:rPr>
      </w:pPr>
    </w:p>
    <w:p w14:paraId="3BAEBF28" w14:textId="77777777" w:rsidR="00000000" w:rsidRDefault="007C71EE">
      <w:pPr>
        <w:pStyle w:val="ac"/>
        <w:rPr>
          <w:rFonts w:hint="cs"/>
          <w:rtl/>
        </w:rPr>
      </w:pPr>
      <w:r>
        <w:rPr>
          <w:rFonts w:hint="cs"/>
          <w:rtl/>
        </w:rPr>
        <w:t>השרה לאיכות הסביבה יהודית נאות:</w:t>
      </w:r>
    </w:p>
    <w:p w14:paraId="39E84676" w14:textId="77777777" w:rsidR="00000000" w:rsidRDefault="007C71EE">
      <w:pPr>
        <w:pStyle w:val="a"/>
        <w:rPr>
          <w:rFonts w:hint="cs"/>
          <w:rtl/>
        </w:rPr>
      </w:pPr>
    </w:p>
    <w:p w14:paraId="1EE3EA0C" w14:textId="77777777" w:rsidR="00000000" w:rsidRDefault="007C71EE">
      <w:pPr>
        <w:pStyle w:val="a"/>
        <w:rPr>
          <w:rFonts w:hint="cs"/>
          <w:rtl/>
        </w:rPr>
      </w:pPr>
      <w:r>
        <w:rPr>
          <w:rFonts w:hint="cs"/>
          <w:rtl/>
        </w:rPr>
        <w:t xml:space="preserve">מה תעשה אם נעשה שלום? </w:t>
      </w:r>
    </w:p>
    <w:p w14:paraId="28968549" w14:textId="77777777" w:rsidR="00000000" w:rsidRDefault="007C71EE">
      <w:pPr>
        <w:pStyle w:val="a"/>
        <w:rPr>
          <w:rFonts w:hint="cs"/>
          <w:rtl/>
        </w:rPr>
      </w:pPr>
    </w:p>
    <w:p w14:paraId="3183FA77" w14:textId="77777777" w:rsidR="00000000" w:rsidRDefault="007C71EE">
      <w:pPr>
        <w:pStyle w:val="SpeakerCon"/>
        <w:rPr>
          <w:rtl/>
        </w:rPr>
      </w:pPr>
      <w:bookmarkStart w:id="290" w:name="FS000000540T26_05_2003_18_37_21C"/>
      <w:bookmarkEnd w:id="290"/>
      <w:r>
        <w:rPr>
          <w:rFonts w:hint="eastAsia"/>
          <w:rtl/>
        </w:rPr>
        <w:t>מוחמד</w:t>
      </w:r>
      <w:r>
        <w:rPr>
          <w:rtl/>
        </w:rPr>
        <w:t xml:space="preserve"> ברכה (חד"ש-תע"ל):</w:t>
      </w:r>
    </w:p>
    <w:p w14:paraId="2F2C82DE" w14:textId="77777777" w:rsidR="00000000" w:rsidRDefault="007C71EE">
      <w:pPr>
        <w:pStyle w:val="a"/>
        <w:rPr>
          <w:rFonts w:hint="cs"/>
          <w:rtl/>
        </w:rPr>
      </w:pPr>
    </w:p>
    <w:p w14:paraId="59A55E1B" w14:textId="77777777" w:rsidR="00000000" w:rsidRDefault="007C71EE">
      <w:pPr>
        <w:pStyle w:val="a"/>
        <w:rPr>
          <w:rFonts w:hint="cs"/>
          <w:rtl/>
        </w:rPr>
      </w:pPr>
      <w:r>
        <w:rPr>
          <w:rFonts w:hint="cs"/>
          <w:rtl/>
        </w:rPr>
        <w:t>אין לי כובע, כך שלא אוכל להגיד לך שאני אוכל את הכובע, אבל - - -</w:t>
      </w:r>
    </w:p>
    <w:p w14:paraId="38181B62" w14:textId="77777777" w:rsidR="00000000" w:rsidRDefault="007C71EE">
      <w:pPr>
        <w:pStyle w:val="a"/>
        <w:rPr>
          <w:rFonts w:hint="cs"/>
          <w:rtl/>
        </w:rPr>
      </w:pPr>
    </w:p>
    <w:p w14:paraId="0FDF55D2" w14:textId="77777777" w:rsidR="00000000" w:rsidRDefault="007C71EE">
      <w:pPr>
        <w:pStyle w:val="ac"/>
        <w:rPr>
          <w:rFonts w:hint="cs"/>
          <w:rtl/>
        </w:rPr>
      </w:pPr>
      <w:r>
        <w:rPr>
          <w:rFonts w:hint="cs"/>
          <w:rtl/>
        </w:rPr>
        <w:t>השרה לאיכות הסביבה יהודית נאות:</w:t>
      </w:r>
    </w:p>
    <w:p w14:paraId="05EC1D41" w14:textId="77777777" w:rsidR="00000000" w:rsidRDefault="007C71EE">
      <w:pPr>
        <w:pStyle w:val="a"/>
        <w:rPr>
          <w:rFonts w:hint="cs"/>
          <w:rtl/>
        </w:rPr>
      </w:pPr>
    </w:p>
    <w:p w14:paraId="4E2AF06C" w14:textId="77777777" w:rsidR="00000000" w:rsidRDefault="007C71EE">
      <w:pPr>
        <w:pStyle w:val="a"/>
        <w:rPr>
          <w:rFonts w:hint="cs"/>
          <w:rtl/>
        </w:rPr>
      </w:pPr>
      <w:r>
        <w:rPr>
          <w:rFonts w:hint="cs"/>
          <w:rtl/>
        </w:rPr>
        <w:t>כבר השתמשו בזה.</w:t>
      </w:r>
    </w:p>
    <w:p w14:paraId="605646B5" w14:textId="77777777" w:rsidR="00000000" w:rsidRDefault="007C71EE">
      <w:pPr>
        <w:pStyle w:val="a"/>
        <w:rPr>
          <w:rFonts w:hint="cs"/>
          <w:rtl/>
        </w:rPr>
      </w:pPr>
    </w:p>
    <w:p w14:paraId="68E38809" w14:textId="77777777" w:rsidR="00000000" w:rsidRDefault="007C71EE">
      <w:pPr>
        <w:pStyle w:val="SpeakerCon"/>
        <w:rPr>
          <w:rtl/>
        </w:rPr>
      </w:pPr>
      <w:bookmarkStart w:id="291" w:name="FS000000540T26_05_2003_18_37_44C"/>
      <w:bookmarkEnd w:id="291"/>
      <w:r>
        <w:rPr>
          <w:rFonts w:hint="eastAsia"/>
          <w:rtl/>
        </w:rPr>
        <w:t>מוחמד</w:t>
      </w:r>
      <w:r>
        <w:rPr>
          <w:rtl/>
        </w:rPr>
        <w:t xml:space="preserve"> ברכה (חד"</w:t>
      </w:r>
      <w:r>
        <w:rPr>
          <w:rtl/>
        </w:rPr>
        <w:t>ש-תע"ל):</w:t>
      </w:r>
    </w:p>
    <w:p w14:paraId="7BE6ABE4" w14:textId="77777777" w:rsidR="00000000" w:rsidRDefault="007C71EE">
      <w:pPr>
        <w:pStyle w:val="a"/>
        <w:rPr>
          <w:rFonts w:hint="cs"/>
          <w:rtl/>
        </w:rPr>
      </w:pPr>
    </w:p>
    <w:p w14:paraId="5B5D35E0" w14:textId="77777777" w:rsidR="00000000" w:rsidRDefault="007C71EE">
      <w:pPr>
        <w:pStyle w:val="a"/>
        <w:rPr>
          <w:rFonts w:hint="cs"/>
          <w:rtl/>
        </w:rPr>
      </w:pPr>
      <w:r>
        <w:rPr>
          <w:rFonts w:hint="cs"/>
          <w:rtl/>
        </w:rPr>
        <w:t xml:space="preserve">אבל אני כל כך בטוח שלא תעשו, שאני מוכן לעמוד בכל התחייבות או להבטיח כל התחייבות. </w:t>
      </w:r>
    </w:p>
    <w:p w14:paraId="21E8A985" w14:textId="77777777" w:rsidR="00000000" w:rsidRDefault="007C71EE">
      <w:pPr>
        <w:pStyle w:val="a"/>
        <w:rPr>
          <w:rFonts w:hint="cs"/>
          <w:rtl/>
        </w:rPr>
      </w:pPr>
    </w:p>
    <w:p w14:paraId="75BC104E" w14:textId="77777777" w:rsidR="00000000" w:rsidRDefault="007C71EE">
      <w:pPr>
        <w:pStyle w:val="ac"/>
        <w:rPr>
          <w:rFonts w:hint="cs"/>
          <w:rtl/>
        </w:rPr>
      </w:pPr>
      <w:r>
        <w:rPr>
          <w:rFonts w:hint="cs"/>
          <w:rtl/>
        </w:rPr>
        <w:t>השרה לאיכות הסביבה יהודית נאות:</w:t>
      </w:r>
    </w:p>
    <w:p w14:paraId="4ACA7AFE" w14:textId="77777777" w:rsidR="00000000" w:rsidRDefault="007C71EE">
      <w:pPr>
        <w:pStyle w:val="a"/>
        <w:rPr>
          <w:rFonts w:hint="cs"/>
          <w:rtl/>
        </w:rPr>
      </w:pPr>
    </w:p>
    <w:p w14:paraId="54DD4973" w14:textId="77777777" w:rsidR="00000000" w:rsidRDefault="007C71EE">
      <w:pPr>
        <w:pStyle w:val="a"/>
        <w:rPr>
          <w:rFonts w:hint="cs"/>
          <w:rtl/>
        </w:rPr>
      </w:pPr>
      <w:r>
        <w:rPr>
          <w:rFonts w:hint="cs"/>
          <w:rtl/>
        </w:rPr>
        <w:t xml:space="preserve">באדר, רציתי  להיות בטוחה. </w:t>
      </w:r>
    </w:p>
    <w:p w14:paraId="48579F30" w14:textId="77777777" w:rsidR="00000000" w:rsidRDefault="007C71EE">
      <w:pPr>
        <w:pStyle w:val="a"/>
        <w:rPr>
          <w:rFonts w:hint="cs"/>
          <w:rtl/>
        </w:rPr>
      </w:pPr>
    </w:p>
    <w:p w14:paraId="6482C92E" w14:textId="77777777" w:rsidR="00000000" w:rsidRDefault="007C71EE">
      <w:pPr>
        <w:pStyle w:val="ac"/>
        <w:rPr>
          <w:rtl/>
        </w:rPr>
      </w:pPr>
      <w:r>
        <w:rPr>
          <w:rFonts w:hint="eastAsia"/>
          <w:rtl/>
        </w:rPr>
        <w:t>עבד</w:t>
      </w:r>
      <w:r>
        <w:rPr>
          <w:rtl/>
        </w:rPr>
        <w:t>-אלמאלכ דהאמשה (רע"ם):</w:t>
      </w:r>
    </w:p>
    <w:p w14:paraId="086CD443" w14:textId="77777777" w:rsidR="00000000" w:rsidRDefault="007C71EE">
      <w:pPr>
        <w:pStyle w:val="a"/>
        <w:rPr>
          <w:rFonts w:hint="cs"/>
          <w:rtl/>
        </w:rPr>
      </w:pPr>
    </w:p>
    <w:p w14:paraId="5217CD0E" w14:textId="77777777" w:rsidR="00000000" w:rsidRDefault="007C71EE">
      <w:pPr>
        <w:pStyle w:val="a"/>
        <w:rPr>
          <w:rFonts w:hint="cs"/>
          <w:rtl/>
        </w:rPr>
      </w:pPr>
      <w:r>
        <w:rPr>
          <w:rFonts w:hint="cs"/>
          <w:rtl/>
        </w:rPr>
        <w:t>יש לנו ניסיון היסטורי ארוך, גם לך - - -</w:t>
      </w:r>
    </w:p>
    <w:p w14:paraId="76226D32" w14:textId="77777777" w:rsidR="00000000" w:rsidRDefault="007C71EE">
      <w:pPr>
        <w:pStyle w:val="a"/>
        <w:rPr>
          <w:rFonts w:hint="cs"/>
          <w:rtl/>
        </w:rPr>
      </w:pPr>
    </w:p>
    <w:p w14:paraId="21C41293" w14:textId="77777777" w:rsidR="00000000" w:rsidRDefault="007C71EE">
      <w:pPr>
        <w:pStyle w:val="SpeakerCon"/>
        <w:rPr>
          <w:rtl/>
        </w:rPr>
      </w:pPr>
      <w:bookmarkStart w:id="292" w:name="FS000000540T26_05_2003_18_38_04C"/>
      <w:bookmarkEnd w:id="292"/>
      <w:r>
        <w:rPr>
          <w:rFonts w:hint="eastAsia"/>
          <w:rtl/>
        </w:rPr>
        <w:t>מוחמד</w:t>
      </w:r>
      <w:r>
        <w:rPr>
          <w:rtl/>
        </w:rPr>
        <w:t xml:space="preserve"> ברכה (חד"ש-תע"ל):</w:t>
      </w:r>
    </w:p>
    <w:p w14:paraId="7A094B2B" w14:textId="77777777" w:rsidR="00000000" w:rsidRDefault="007C71EE">
      <w:pPr>
        <w:pStyle w:val="a"/>
        <w:rPr>
          <w:rFonts w:hint="cs"/>
          <w:rtl/>
        </w:rPr>
      </w:pPr>
    </w:p>
    <w:p w14:paraId="5195B28C" w14:textId="77777777" w:rsidR="00000000" w:rsidRDefault="007C71EE">
      <w:pPr>
        <w:pStyle w:val="a"/>
        <w:rPr>
          <w:rFonts w:hint="cs"/>
          <w:rtl/>
        </w:rPr>
      </w:pPr>
      <w:r>
        <w:rPr>
          <w:rFonts w:hint="cs"/>
          <w:rtl/>
        </w:rPr>
        <w:t xml:space="preserve">טוב, אני </w:t>
      </w:r>
      <w:r>
        <w:rPr>
          <w:rFonts w:hint="cs"/>
          <w:rtl/>
        </w:rPr>
        <w:t>אקנה כובע, ותעשו שלום, אני אוכל אותו בחדווה, בתענוג, תאמיני לי.</w:t>
      </w:r>
    </w:p>
    <w:p w14:paraId="76EF7D7F" w14:textId="77777777" w:rsidR="00000000" w:rsidRDefault="007C71EE">
      <w:pPr>
        <w:pStyle w:val="a"/>
        <w:rPr>
          <w:rFonts w:hint="cs"/>
          <w:rtl/>
        </w:rPr>
      </w:pPr>
    </w:p>
    <w:p w14:paraId="5CAE6CC4" w14:textId="77777777" w:rsidR="00000000" w:rsidRDefault="007C71EE">
      <w:pPr>
        <w:pStyle w:val="ac"/>
        <w:rPr>
          <w:rFonts w:hint="cs"/>
          <w:rtl/>
        </w:rPr>
      </w:pPr>
      <w:r>
        <w:rPr>
          <w:rFonts w:hint="cs"/>
          <w:rtl/>
        </w:rPr>
        <w:t>השרה לאיכות הסביבה יהודית נאות:</w:t>
      </w:r>
    </w:p>
    <w:p w14:paraId="2A8F9051" w14:textId="77777777" w:rsidR="00000000" w:rsidRDefault="007C71EE">
      <w:pPr>
        <w:pStyle w:val="a"/>
        <w:rPr>
          <w:rFonts w:hint="cs"/>
          <w:rtl/>
        </w:rPr>
      </w:pPr>
    </w:p>
    <w:p w14:paraId="60A04997" w14:textId="77777777" w:rsidR="00000000" w:rsidRDefault="007C71EE">
      <w:pPr>
        <w:pStyle w:val="a"/>
        <w:rPr>
          <w:rFonts w:hint="cs"/>
          <w:rtl/>
        </w:rPr>
      </w:pPr>
      <w:r>
        <w:rPr>
          <w:rFonts w:hint="cs"/>
          <w:rtl/>
        </w:rPr>
        <w:tab/>
        <w:t>- - -</w:t>
      </w:r>
    </w:p>
    <w:p w14:paraId="003421B7" w14:textId="77777777" w:rsidR="00000000" w:rsidRDefault="007C71EE">
      <w:pPr>
        <w:pStyle w:val="a"/>
        <w:rPr>
          <w:rFonts w:hint="cs"/>
          <w:rtl/>
        </w:rPr>
      </w:pPr>
    </w:p>
    <w:p w14:paraId="6AFE269F" w14:textId="77777777" w:rsidR="00000000" w:rsidRDefault="007C71EE">
      <w:pPr>
        <w:pStyle w:val="SpeakerCon"/>
        <w:rPr>
          <w:rtl/>
        </w:rPr>
      </w:pPr>
      <w:bookmarkStart w:id="293" w:name="FS000000540T26_05_2003_18_38_15C"/>
      <w:bookmarkEnd w:id="293"/>
      <w:r>
        <w:rPr>
          <w:rFonts w:hint="eastAsia"/>
          <w:rtl/>
        </w:rPr>
        <w:t>מוחמד</w:t>
      </w:r>
      <w:r>
        <w:rPr>
          <w:rtl/>
        </w:rPr>
        <w:t xml:space="preserve"> ברכה (חד"ש-תע"ל):</w:t>
      </w:r>
    </w:p>
    <w:p w14:paraId="331C83FF" w14:textId="77777777" w:rsidR="00000000" w:rsidRDefault="007C71EE">
      <w:pPr>
        <w:pStyle w:val="a"/>
        <w:rPr>
          <w:rFonts w:hint="cs"/>
          <w:rtl/>
        </w:rPr>
      </w:pPr>
    </w:p>
    <w:p w14:paraId="68009497" w14:textId="77777777" w:rsidR="00000000" w:rsidRDefault="007C71EE">
      <w:pPr>
        <w:pStyle w:val="a"/>
        <w:rPr>
          <w:rFonts w:hint="cs"/>
          <w:rtl/>
        </w:rPr>
      </w:pPr>
      <w:r>
        <w:rPr>
          <w:rFonts w:hint="cs"/>
          <w:rtl/>
        </w:rPr>
        <w:t>הבעיה היא שאתם, שרי שינוי, חושבים שאתם הבורג המרכזי של הממשלה הזאת. אני לא חושב כך. אתם מפלגת לוויין לניהול מדיניות - - -</w:t>
      </w:r>
    </w:p>
    <w:p w14:paraId="79516594" w14:textId="77777777" w:rsidR="00000000" w:rsidRDefault="007C71EE">
      <w:pPr>
        <w:pStyle w:val="a"/>
        <w:rPr>
          <w:rFonts w:hint="cs"/>
          <w:rtl/>
        </w:rPr>
      </w:pPr>
    </w:p>
    <w:p w14:paraId="42B2E137" w14:textId="77777777" w:rsidR="00000000" w:rsidRDefault="007C71EE">
      <w:pPr>
        <w:pStyle w:val="ac"/>
        <w:rPr>
          <w:rFonts w:hint="cs"/>
          <w:rtl/>
        </w:rPr>
      </w:pPr>
      <w:r>
        <w:rPr>
          <w:rFonts w:hint="cs"/>
          <w:rtl/>
        </w:rPr>
        <w:t>הש</w:t>
      </w:r>
      <w:r>
        <w:rPr>
          <w:rFonts w:hint="cs"/>
          <w:rtl/>
        </w:rPr>
        <w:t>רה לאיכות הסביבה יהודית נאות:</w:t>
      </w:r>
    </w:p>
    <w:p w14:paraId="6376DDF5" w14:textId="77777777" w:rsidR="00000000" w:rsidRDefault="007C71EE">
      <w:pPr>
        <w:pStyle w:val="a"/>
        <w:rPr>
          <w:rFonts w:hint="cs"/>
          <w:rtl/>
        </w:rPr>
      </w:pPr>
    </w:p>
    <w:p w14:paraId="622DFE2E" w14:textId="77777777" w:rsidR="00000000" w:rsidRDefault="007C71EE">
      <w:pPr>
        <w:pStyle w:val="a"/>
        <w:rPr>
          <w:rFonts w:hint="cs"/>
          <w:rtl/>
        </w:rPr>
      </w:pPr>
      <w:r>
        <w:rPr>
          <w:rFonts w:hint="cs"/>
          <w:rtl/>
        </w:rPr>
        <w:t>לוויין של מה?</w:t>
      </w:r>
    </w:p>
    <w:p w14:paraId="197D266C" w14:textId="77777777" w:rsidR="00000000" w:rsidRDefault="007C71EE">
      <w:pPr>
        <w:pStyle w:val="a"/>
        <w:rPr>
          <w:rFonts w:hint="cs"/>
          <w:rtl/>
        </w:rPr>
      </w:pPr>
    </w:p>
    <w:p w14:paraId="7137AC70" w14:textId="77777777" w:rsidR="00000000" w:rsidRDefault="007C71EE">
      <w:pPr>
        <w:pStyle w:val="SpeakerCon"/>
        <w:rPr>
          <w:rtl/>
        </w:rPr>
      </w:pPr>
      <w:bookmarkStart w:id="294" w:name="FS000000540T26_05_2003_18_38_26C"/>
      <w:bookmarkEnd w:id="294"/>
      <w:r>
        <w:rPr>
          <w:rFonts w:hint="eastAsia"/>
          <w:rtl/>
        </w:rPr>
        <w:t>מוחמד</w:t>
      </w:r>
      <w:r>
        <w:rPr>
          <w:rtl/>
        </w:rPr>
        <w:t xml:space="preserve"> ברכה (חד"ש-תע"ל):</w:t>
      </w:r>
    </w:p>
    <w:p w14:paraId="7FDF2F28" w14:textId="77777777" w:rsidR="00000000" w:rsidRDefault="007C71EE">
      <w:pPr>
        <w:pStyle w:val="a"/>
        <w:rPr>
          <w:rFonts w:hint="cs"/>
          <w:rtl/>
        </w:rPr>
      </w:pPr>
    </w:p>
    <w:p w14:paraId="30211615" w14:textId="77777777" w:rsidR="00000000" w:rsidRDefault="007C71EE">
      <w:pPr>
        <w:pStyle w:val="a"/>
        <w:rPr>
          <w:rFonts w:hint="cs"/>
          <w:rtl/>
        </w:rPr>
      </w:pPr>
      <w:r>
        <w:rPr>
          <w:rFonts w:hint="cs"/>
          <w:rtl/>
        </w:rPr>
        <w:t xml:space="preserve">לוויין למדיניות של שרון. בסופו של דבר, גם כשמפלגת העבודה היתה בקואליציה, בקדנציה הקודמת,  ואנחנו היינו אתכם באופוזיציה </w:t>
      </w:r>
      <w:r>
        <w:rPr>
          <w:rtl/>
        </w:rPr>
        <w:t>–</w:t>
      </w:r>
      <w:r>
        <w:rPr>
          <w:rFonts w:hint="cs"/>
          <w:rtl/>
        </w:rPr>
        <w:t xml:space="preserve"> גם אז חשבנו שמפלגת העבודה אפילו - - -</w:t>
      </w:r>
    </w:p>
    <w:p w14:paraId="0058E38C" w14:textId="77777777" w:rsidR="00000000" w:rsidRDefault="007C71EE">
      <w:pPr>
        <w:pStyle w:val="a"/>
        <w:rPr>
          <w:rFonts w:hint="cs"/>
          <w:rtl/>
        </w:rPr>
      </w:pPr>
    </w:p>
    <w:p w14:paraId="6D1E2303" w14:textId="77777777" w:rsidR="00000000" w:rsidRDefault="007C71EE">
      <w:pPr>
        <w:pStyle w:val="ac"/>
        <w:rPr>
          <w:rtl/>
        </w:rPr>
      </w:pPr>
      <w:r>
        <w:rPr>
          <w:rtl/>
        </w:rPr>
        <w:t>חיים כץ (הליכוד):</w:t>
      </w:r>
    </w:p>
    <w:p w14:paraId="383209ED" w14:textId="77777777" w:rsidR="00000000" w:rsidRDefault="007C71EE">
      <w:pPr>
        <w:pStyle w:val="a"/>
        <w:rPr>
          <w:rtl/>
        </w:rPr>
      </w:pPr>
    </w:p>
    <w:p w14:paraId="72B3973F" w14:textId="77777777" w:rsidR="00000000" w:rsidRDefault="007C71EE">
      <w:pPr>
        <w:pStyle w:val="a"/>
        <w:rPr>
          <w:rFonts w:hint="cs"/>
          <w:rtl/>
        </w:rPr>
      </w:pPr>
      <w:r>
        <w:rPr>
          <w:rFonts w:hint="cs"/>
          <w:rtl/>
        </w:rPr>
        <w:t>למה הד</w:t>
      </w:r>
      <w:r>
        <w:rPr>
          <w:rFonts w:hint="cs"/>
          <w:rtl/>
        </w:rPr>
        <w:t>יון בחושך?</w:t>
      </w:r>
    </w:p>
    <w:p w14:paraId="6EBE3708" w14:textId="77777777" w:rsidR="00000000" w:rsidRDefault="007C71EE">
      <w:pPr>
        <w:pStyle w:val="a"/>
        <w:rPr>
          <w:rFonts w:hint="cs"/>
          <w:rtl/>
        </w:rPr>
      </w:pPr>
    </w:p>
    <w:p w14:paraId="12522485" w14:textId="77777777" w:rsidR="00000000" w:rsidRDefault="007C71EE">
      <w:pPr>
        <w:pStyle w:val="SpeakerCon"/>
        <w:rPr>
          <w:rtl/>
        </w:rPr>
      </w:pPr>
      <w:bookmarkStart w:id="295" w:name="FS000000540T26_05_2003_20_06_37"/>
      <w:bookmarkEnd w:id="295"/>
      <w:r>
        <w:rPr>
          <w:rtl/>
        </w:rPr>
        <w:t>מוחמד ברכה (חד"ש-תע"ל):</w:t>
      </w:r>
    </w:p>
    <w:p w14:paraId="744FCA78" w14:textId="77777777" w:rsidR="00000000" w:rsidRDefault="007C71EE">
      <w:pPr>
        <w:pStyle w:val="a"/>
        <w:rPr>
          <w:rtl/>
        </w:rPr>
      </w:pPr>
    </w:p>
    <w:p w14:paraId="34175ABA" w14:textId="77777777" w:rsidR="00000000" w:rsidRDefault="007C71EE">
      <w:pPr>
        <w:pStyle w:val="a"/>
        <w:rPr>
          <w:rFonts w:hint="cs"/>
          <w:rtl/>
        </w:rPr>
      </w:pPr>
      <w:r>
        <w:rPr>
          <w:rFonts w:hint="cs"/>
          <w:rtl/>
        </w:rPr>
        <w:t>מה זאת ההתפרצות הזאת? אנחנו בשוק?</w:t>
      </w:r>
    </w:p>
    <w:p w14:paraId="7F00523B" w14:textId="77777777" w:rsidR="00000000" w:rsidRDefault="007C71EE">
      <w:pPr>
        <w:pStyle w:val="a"/>
        <w:rPr>
          <w:rFonts w:hint="cs"/>
          <w:rtl/>
        </w:rPr>
      </w:pPr>
    </w:p>
    <w:p w14:paraId="4A5F9845" w14:textId="77777777" w:rsidR="00000000" w:rsidRDefault="007C71EE">
      <w:pPr>
        <w:pStyle w:val="ad"/>
        <w:rPr>
          <w:rFonts w:hint="cs"/>
          <w:rtl/>
        </w:rPr>
      </w:pPr>
      <w:r>
        <w:rPr>
          <w:rFonts w:hint="cs"/>
          <w:rtl/>
        </w:rPr>
        <w:t>היו"ר יולי-יואל אדלשטיין:</w:t>
      </w:r>
    </w:p>
    <w:p w14:paraId="50616C34" w14:textId="77777777" w:rsidR="00000000" w:rsidRDefault="007C71EE">
      <w:pPr>
        <w:pStyle w:val="a"/>
        <w:rPr>
          <w:rFonts w:hint="cs"/>
          <w:rtl/>
        </w:rPr>
      </w:pPr>
    </w:p>
    <w:p w14:paraId="4480D843" w14:textId="77777777" w:rsidR="00000000" w:rsidRDefault="007C71EE">
      <w:pPr>
        <w:pStyle w:val="a"/>
        <w:rPr>
          <w:rFonts w:hint="cs"/>
          <w:rtl/>
        </w:rPr>
      </w:pPr>
      <w:r>
        <w:rPr>
          <w:rFonts w:hint="cs"/>
          <w:rtl/>
        </w:rPr>
        <w:t>חבר הכנסת חיים כץ, אילו היית יושב-ראש ועד העובדים של חברת החשמל ולא של התעשייה האווירית, היינו פונים אליך. אבל בינתיים אתה לא יכול לעזור לנו, לכן חבר הכנסת ב</w:t>
      </w:r>
      <w:r>
        <w:rPr>
          <w:rFonts w:hint="cs"/>
          <w:rtl/>
        </w:rPr>
        <w:t xml:space="preserve">רכה ימשיך את דבריו. בואו נעשה ניסיון, אולי איכות הסביבה תעזור לנו. </w:t>
      </w:r>
    </w:p>
    <w:p w14:paraId="1DF56639" w14:textId="77777777" w:rsidR="00000000" w:rsidRDefault="007C71EE">
      <w:pPr>
        <w:pStyle w:val="a"/>
        <w:rPr>
          <w:rFonts w:hint="cs"/>
          <w:rtl/>
        </w:rPr>
      </w:pPr>
    </w:p>
    <w:p w14:paraId="6A5F510D" w14:textId="77777777" w:rsidR="00000000" w:rsidRDefault="007C71EE">
      <w:pPr>
        <w:pStyle w:val="ac"/>
        <w:rPr>
          <w:rtl/>
        </w:rPr>
      </w:pPr>
      <w:r>
        <w:rPr>
          <w:rFonts w:hint="eastAsia"/>
          <w:rtl/>
        </w:rPr>
        <w:t>ג</w:t>
      </w:r>
      <w:r>
        <w:rPr>
          <w:rtl/>
        </w:rPr>
        <w:t>'מאל זחאלקה (בל"ד):</w:t>
      </w:r>
    </w:p>
    <w:p w14:paraId="65B55057" w14:textId="77777777" w:rsidR="00000000" w:rsidRDefault="007C71EE">
      <w:pPr>
        <w:pStyle w:val="a"/>
        <w:rPr>
          <w:rFonts w:hint="cs"/>
          <w:rtl/>
        </w:rPr>
      </w:pPr>
    </w:p>
    <w:p w14:paraId="77D7F3AB" w14:textId="77777777" w:rsidR="00000000" w:rsidRDefault="007C71EE">
      <w:pPr>
        <w:pStyle w:val="a"/>
        <w:rPr>
          <w:rFonts w:hint="cs"/>
          <w:rtl/>
        </w:rPr>
      </w:pPr>
      <w:r>
        <w:rPr>
          <w:rFonts w:hint="cs"/>
          <w:rtl/>
        </w:rPr>
        <w:t>השר פריצקי, האם אתה הולך לתקן לנו את החשמל?</w:t>
      </w:r>
    </w:p>
    <w:p w14:paraId="32ABCDB3" w14:textId="77777777" w:rsidR="00000000" w:rsidRDefault="007C71EE">
      <w:pPr>
        <w:pStyle w:val="a"/>
        <w:rPr>
          <w:rFonts w:hint="cs"/>
          <w:rtl/>
        </w:rPr>
      </w:pPr>
    </w:p>
    <w:p w14:paraId="03FF1922" w14:textId="77777777" w:rsidR="00000000" w:rsidRDefault="007C71EE">
      <w:pPr>
        <w:pStyle w:val="ad"/>
        <w:rPr>
          <w:rtl/>
        </w:rPr>
      </w:pPr>
      <w:r>
        <w:rPr>
          <w:rFonts w:hint="eastAsia"/>
          <w:rtl/>
        </w:rPr>
        <w:t>היו</w:t>
      </w:r>
      <w:r>
        <w:rPr>
          <w:rtl/>
        </w:rPr>
        <w:t>"ר</w:t>
      </w:r>
      <w:r>
        <w:rPr>
          <w:rFonts w:hint="cs"/>
          <w:rtl/>
        </w:rPr>
        <w:t xml:space="preserve"> יולי-יואל אדלשטיין</w:t>
      </w:r>
      <w:r>
        <w:rPr>
          <w:rtl/>
        </w:rPr>
        <w:t>:</w:t>
      </w:r>
    </w:p>
    <w:p w14:paraId="6C73DD4E" w14:textId="77777777" w:rsidR="00000000" w:rsidRDefault="007C71EE">
      <w:pPr>
        <w:pStyle w:val="a"/>
        <w:rPr>
          <w:rFonts w:hint="cs"/>
          <w:rtl/>
        </w:rPr>
      </w:pPr>
    </w:p>
    <w:p w14:paraId="33FDDCC4" w14:textId="77777777" w:rsidR="00000000" w:rsidRDefault="007C71EE">
      <w:pPr>
        <w:pStyle w:val="a"/>
        <w:rPr>
          <w:rFonts w:hint="cs"/>
          <w:rtl/>
        </w:rPr>
      </w:pPr>
      <w:r>
        <w:rPr>
          <w:rFonts w:hint="cs"/>
          <w:rtl/>
        </w:rPr>
        <w:t xml:space="preserve">לא, הוא פשוט מנסה ליצור מצב חדש במליאה. </w:t>
      </w:r>
    </w:p>
    <w:p w14:paraId="2D0B268B" w14:textId="77777777" w:rsidR="00000000" w:rsidRDefault="007C71EE">
      <w:pPr>
        <w:pStyle w:val="a"/>
        <w:rPr>
          <w:rFonts w:hint="cs"/>
          <w:rtl/>
        </w:rPr>
      </w:pPr>
    </w:p>
    <w:p w14:paraId="1FD26615" w14:textId="77777777" w:rsidR="00000000" w:rsidRDefault="007C71EE">
      <w:pPr>
        <w:pStyle w:val="a"/>
        <w:rPr>
          <w:rFonts w:hint="cs"/>
          <w:rtl/>
        </w:rPr>
      </w:pPr>
      <w:r>
        <w:rPr>
          <w:rFonts w:hint="cs"/>
          <w:rtl/>
        </w:rPr>
        <w:t>חברי הכנסת, כל הבדיחות בנושא הזה נאמרו. חבר הכנסת ב</w:t>
      </w:r>
      <w:r>
        <w:rPr>
          <w:rFonts w:hint="cs"/>
          <w:rtl/>
        </w:rPr>
        <w:t>רכה ימשיך. בבקשה.</w:t>
      </w:r>
    </w:p>
    <w:p w14:paraId="65A30752" w14:textId="77777777" w:rsidR="00000000" w:rsidRDefault="007C71EE">
      <w:pPr>
        <w:pStyle w:val="a"/>
        <w:rPr>
          <w:rFonts w:hint="cs"/>
          <w:rtl/>
        </w:rPr>
      </w:pPr>
    </w:p>
    <w:p w14:paraId="3A5CD0DF" w14:textId="77777777" w:rsidR="00000000" w:rsidRDefault="007C71EE">
      <w:pPr>
        <w:pStyle w:val="SpeakerCon"/>
        <w:rPr>
          <w:rtl/>
        </w:rPr>
      </w:pPr>
      <w:bookmarkStart w:id="296" w:name="FS000000540T26_05_2003_20_07_47C"/>
      <w:bookmarkEnd w:id="296"/>
      <w:r>
        <w:rPr>
          <w:rtl/>
        </w:rPr>
        <w:t>מוחמד ברכה (חד"ש-תע"ל):</w:t>
      </w:r>
    </w:p>
    <w:p w14:paraId="15C5CD10" w14:textId="77777777" w:rsidR="00000000" w:rsidRDefault="007C71EE">
      <w:pPr>
        <w:pStyle w:val="a"/>
        <w:rPr>
          <w:rtl/>
        </w:rPr>
      </w:pPr>
    </w:p>
    <w:p w14:paraId="60588E51" w14:textId="77777777" w:rsidR="00000000" w:rsidRDefault="007C71EE">
      <w:pPr>
        <w:pStyle w:val="a"/>
        <w:rPr>
          <w:rFonts w:hint="cs"/>
          <w:rtl/>
        </w:rPr>
      </w:pPr>
      <w:r>
        <w:rPr>
          <w:rFonts w:hint="cs"/>
          <w:rtl/>
        </w:rPr>
        <w:t>גברתי השרה, גם כשמפלגת העבודה היתה בקואליציה הקודמת, גם אתם וגם אנחנו באופוזיציה אמרנו, מפלגת העבודה לא מצליחה אפילו להיות עלה תאנה. אני לא יודע מה תצליחו להיות. אני לא מומחה באזור ההוא. אבל בכל אופן, אין שום ספק</w:t>
      </w:r>
      <w:r>
        <w:rPr>
          <w:rFonts w:hint="cs"/>
          <w:rtl/>
        </w:rPr>
        <w:t xml:space="preserve"> שהממשלה של שרון היא הממשלה של שרון, היא עדיין לא הממשלה של יהודית נאות, עם כל הכבוד. </w:t>
      </w:r>
    </w:p>
    <w:p w14:paraId="40589969" w14:textId="77777777" w:rsidR="00000000" w:rsidRDefault="007C71EE">
      <w:pPr>
        <w:pStyle w:val="a"/>
        <w:rPr>
          <w:rFonts w:hint="cs"/>
          <w:rtl/>
        </w:rPr>
      </w:pPr>
    </w:p>
    <w:p w14:paraId="22021EC6" w14:textId="77777777" w:rsidR="00000000" w:rsidRDefault="007C71EE">
      <w:pPr>
        <w:pStyle w:val="a"/>
        <w:rPr>
          <w:rFonts w:hint="cs"/>
          <w:rtl/>
        </w:rPr>
      </w:pPr>
      <w:r>
        <w:rPr>
          <w:rFonts w:hint="cs"/>
          <w:rtl/>
        </w:rPr>
        <w:t>שרון, כפי שאמר יושב-ראש ההסתדרות - הוא דווקא השתמש בביטוי לא רע - בתקופה כל כך סוערת משחק כשחקן ספסל בכל מה שקורה בנושא הכלכלי. אני לא חושב כך. הוא נותן את הגיבוי. אומנ</w:t>
      </w:r>
      <w:r>
        <w:rPr>
          <w:rFonts w:hint="cs"/>
          <w:rtl/>
        </w:rPr>
        <w:t xml:space="preserve">ם הוא לא מתבטא, כי זה לא פופולרי היום, אבל הוא נותן לנתניהו לעשות את העבודה. בכל אופן, המגמה היא לא רק הקיצוץ הזה, והיא לא רק הסעיפים האלה, אלא המגמה היא לייצר ולכונן כלכלת שוק חופשי ולחסל את מדינת הרווחה לחלוטין. </w:t>
      </w:r>
    </w:p>
    <w:p w14:paraId="46634C4C" w14:textId="77777777" w:rsidR="00000000" w:rsidRDefault="007C71EE">
      <w:pPr>
        <w:pStyle w:val="a"/>
        <w:rPr>
          <w:rFonts w:hint="cs"/>
          <w:rtl/>
        </w:rPr>
      </w:pPr>
      <w:r>
        <w:rPr>
          <w:rFonts w:hint="cs"/>
          <w:rtl/>
        </w:rPr>
        <w:tab/>
      </w:r>
    </w:p>
    <w:p w14:paraId="6A72EC8E" w14:textId="77777777" w:rsidR="00000000" w:rsidRDefault="007C71EE">
      <w:pPr>
        <w:pStyle w:val="a"/>
        <w:rPr>
          <w:rFonts w:hint="cs"/>
          <w:rtl/>
        </w:rPr>
      </w:pPr>
      <w:r>
        <w:rPr>
          <w:rFonts w:hint="cs"/>
          <w:rtl/>
        </w:rPr>
        <w:t>מי שסוקר את הדפים האלה של התוכנית הכלכל</w:t>
      </w:r>
      <w:r>
        <w:rPr>
          <w:rFonts w:hint="cs"/>
          <w:rtl/>
        </w:rPr>
        <w:t>ית, בכל פינה ובכל סעיף הוא יכול למצוא את המכות שמחכות לשכבות החלשות. מדברים על הטבות מס. השר שטרית, השר במשרד האוצר, דיבר על הטבות במס. מי נהנה מהטבות במס? אדם שמשכורתו 6,000 שקל, וזו משכורת סבירה, לא רעה, מקבל הטבת מס בשיעור של 11 שקלים. מי שמשכורתו 5,000</w:t>
      </w:r>
      <w:r>
        <w:rPr>
          <w:rFonts w:hint="cs"/>
          <w:rtl/>
        </w:rPr>
        <w:t xml:space="preserve"> שקל מקבל שקל אחד. אבל כ=50% מהציבור בישראל הם מתחת לסף המס, הם אינם משלמים מס מפני שהם עניים. ואז איזו הטבה זו? מי שנמצא עמוק בתוך הבור, נשאר עמוק בתוך הבור. 80%-85% מההטבות במס הולכות לאלפיונים הגבוהים ביותר בכלכלה הישראלית.  </w:t>
      </w:r>
    </w:p>
    <w:p w14:paraId="55E9E178" w14:textId="77777777" w:rsidR="00000000" w:rsidRDefault="007C71EE">
      <w:pPr>
        <w:pStyle w:val="a"/>
        <w:rPr>
          <w:rFonts w:hint="cs"/>
          <w:rtl/>
        </w:rPr>
      </w:pPr>
    </w:p>
    <w:p w14:paraId="087BA94A" w14:textId="77777777" w:rsidR="00000000" w:rsidRDefault="007C71EE">
      <w:pPr>
        <w:pStyle w:val="a"/>
        <w:rPr>
          <w:rFonts w:hint="cs"/>
          <w:rtl/>
        </w:rPr>
      </w:pPr>
      <w:r>
        <w:rPr>
          <w:rFonts w:hint="cs"/>
          <w:rtl/>
        </w:rPr>
        <w:t>באים ומספרים לנו שהמצב קשה</w:t>
      </w:r>
      <w:r>
        <w:rPr>
          <w:rFonts w:hint="cs"/>
          <w:rtl/>
        </w:rPr>
        <w:t xml:space="preserve"> וצריך להיות שותפים בנשיאת הנטל, ולא ייתכן שהמדינה תלך ותתמוטט והכלכלה תתמוטט ולא כולם יתרמו. אבל מסתבר שיש רק סוג מסוים של אנשים שתורם את חלקו: ככל שאתה מרוד יותר ועני יותר, אתה משלם יותר. אתה לא משלם בפועל אלא אתה משלם תשלום עוד יותר גבוה בחייך וברמת חיי</w:t>
      </w:r>
      <w:r>
        <w:rPr>
          <w:rFonts w:hint="cs"/>
          <w:rtl/>
        </w:rPr>
        <w:t xml:space="preserve">ך ובאפשרות לצאת מהסבך הזה.   </w:t>
      </w:r>
    </w:p>
    <w:p w14:paraId="0B1A368E" w14:textId="77777777" w:rsidR="00000000" w:rsidRDefault="007C71EE">
      <w:pPr>
        <w:pStyle w:val="a"/>
        <w:rPr>
          <w:rFonts w:hint="cs"/>
          <w:rtl/>
        </w:rPr>
      </w:pPr>
    </w:p>
    <w:p w14:paraId="07ABA1AF" w14:textId="77777777" w:rsidR="00000000" w:rsidRDefault="007C71EE">
      <w:pPr>
        <w:pStyle w:val="a"/>
        <w:rPr>
          <w:rFonts w:hint="cs"/>
          <w:rtl/>
        </w:rPr>
      </w:pPr>
      <w:r>
        <w:rPr>
          <w:rFonts w:hint="cs"/>
          <w:rtl/>
        </w:rPr>
        <w:t>מי לא משלם? מערכת החינוך לא משלמת? די, אדוני היושב-ראש, במחזה המחפיר שמשרד החינוך שכר חברה פרטית לשם הודעה על פיטורי מורים. חברה זו שלחה את שליחיה למורים בשעות מוזרות מאוד כדי להודיע להם, ושמענו על מורה אחת שהתאבדה. זה לא מקו</w:t>
      </w:r>
      <w:r>
        <w:rPr>
          <w:rFonts w:hint="cs"/>
          <w:rtl/>
        </w:rPr>
        <w:t xml:space="preserve">ם לספסר בהתאבדויות או לדבר עליהן במין ציניות פוליטית. אני חושב שמדובר על שמירה על חיי אדם במושגים של זכויות אדם, ואפילו במושגים של אנשים דתיים זה פיקוח נפש. </w:t>
      </w:r>
    </w:p>
    <w:p w14:paraId="5E665D9C" w14:textId="77777777" w:rsidR="00000000" w:rsidRDefault="007C71EE">
      <w:pPr>
        <w:pStyle w:val="a"/>
        <w:rPr>
          <w:rFonts w:hint="cs"/>
          <w:rtl/>
        </w:rPr>
      </w:pPr>
    </w:p>
    <w:p w14:paraId="18221BDE" w14:textId="77777777" w:rsidR="00000000" w:rsidRDefault="007C71EE">
      <w:pPr>
        <w:pStyle w:val="ac"/>
        <w:rPr>
          <w:rtl/>
        </w:rPr>
      </w:pPr>
      <w:r>
        <w:rPr>
          <w:rFonts w:hint="eastAsia"/>
          <w:rtl/>
        </w:rPr>
        <w:t>ג</w:t>
      </w:r>
      <w:r>
        <w:rPr>
          <w:rtl/>
        </w:rPr>
        <w:t>'מאל זחאלקה (בל"ד):</w:t>
      </w:r>
    </w:p>
    <w:p w14:paraId="6F93C03A" w14:textId="77777777" w:rsidR="00000000" w:rsidRDefault="007C71EE">
      <w:pPr>
        <w:pStyle w:val="a"/>
        <w:rPr>
          <w:rFonts w:hint="cs"/>
          <w:rtl/>
        </w:rPr>
      </w:pPr>
    </w:p>
    <w:p w14:paraId="12427433" w14:textId="77777777" w:rsidR="00000000" w:rsidRDefault="007C71EE">
      <w:pPr>
        <w:pStyle w:val="a"/>
        <w:rPr>
          <w:rFonts w:hint="cs"/>
          <w:rtl/>
        </w:rPr>
      </w:pPr>
      <w:r>
        <w:rPr>
          <w:rFonts w:hint="cs"/>
          <w:rtl/>
        </w:rPr>
        <w:t>חבר הכנסת ברכה, אולי חבר הכנסת עמיר פרץ ייתן לנו תשובה למה אין חשמל.</w:t>
      </w:r>
    </w:p>
    <w:p w14:paraId="1A707736" w14:textId="77777777" w:rsidR="00000000" w:rsidRDefault="007C71EE">
      <w:pPr>
        <w:pStyle w:val="a"/>
        <w:rPr>
          <w:rFonts w:hint="cs"/>
          <w:rtl/>
        </w:rPr>
      </w:pPr>
    </w:p>
    <w:p w14:paraId="679A0C4F" w14:textId="77777777" w:rsidR="00000000" w:rsidRDefault="007C71EE">
      <w:pPr>
        <w:pStyle w:val="SpeakerCon"/>
        <w:rPr>
          <w:rtl/>
        </w:rPr>
      </w:pPr>
      <w:bookmarkStart w:id="297" w:name="FS000000540T26_05_2003_20_08_09C"/>
      <w:bookmarkEnd w:id="297"/>
      <w:r>
        <w:rPr>
          <w:rtl/>
        </w:rPr>
        <w:t>מוחמד</w:t>
      </w:r>
      <w:r>
        <w:rPr>
          <w:rtl/>
        </w:rPr>
        <w:t xml:space="preserve"> ברכה (חד"ש-תע"ל):</w:t>
      </w:r>
    </w:p>
    <w:p w14:paraId="1BD72DA9" w14:textId="77777777" w:rsidR="00000000" w:rsidRDefault="007C71EE">
      <w:pPr>
        <w:pStyle w:val="a"/>
        <w:rPr>
          <w:rtl/>
        </w:rPr>
      </w:pPr>
    </w:p>
    <w:p w14:paraId="28FF62A5" w14:textId="77777777" w:rsidR="00000000" w:rsidRDefault="007C71EE">
      <w:pPr>
        <w:pStyle w:val="a"/>
        <w:rPr>
          <w:rFonts w:hint="cs"/>
          <w:rtl/>
        </w:rPr>
      </w:pPr>
      <w:r>
        <w:rPr>
          <w:rFonts w:hint="cs"/>
          <w:rtl/>
        </w:rPr>
        <w:t>בוא נגמור עם הפרק הזה. הוא יעלה אחרי ותהיה לו הזדמנות להשתעשע בסוגיה הזאת. אני בלאו הכי מנומנם בגלל האור הזה. אני בקושי רואה את האותיות.</w:t>
      </w:r>
    </w:p>
    <w:p w14:paraId="68781AE5" w14:textId="77777777" w:rsidR="00000000" w:rsidRDefault="007C71EE">
      <w:pPr>
        <w:pStyle w:val="a"/>
        <w:rPr>
          <w:rFonts w:hint="cs"/>
          <w:rtl/>
        </w:rPr>
      </w:pPr>
    </w:p>
    <w:p w14:paraId="62ACC3EB" w14:textId="77777777" w:rsidR="00000000" w:rsidRDefault="007C71EE">
      <w:pPr>
        <w:pStyle w:val="a"/>
        <w:rPr>
          <w:rFonts w:hint="cs"/>
          <w:rtl/>
        </w:rPr>
      </w:pPr>
      <w:r>
        <w:rPr>
          <w:rFonts w:hint="cs"/>
          <w:rtl/>
        </w:rPr>
        <w:t>אדוני, אם צריך לקצץ, יש אפשרות לקצץ. למה לקצץ 6,000 מורים? למה לקצץ בתקציבי רשויות? למה לקצץ  בתקצ</w:t>
      </w:r>
      <w:r>
        <w:rPr>
          <w:rFonts w:hint="cs"/>
          <w:rtl/>
        </w:rPr>
        <w:t xml:space="preserve">יב שמיועד  למדריכות  בטיחות בדרכים, למשל? זה באמת פיקוח נפש.  בסך הכול 400-420 מדריכות ומדריכים, בעיקר מדריכות. אומרים להם, הביתה. בקצבאות ילדים, בגמלאים, והמתקפה הזאת על הפנסיה </w:t>
      </w:r>
      <w:r>
        <w:rPr>
          <w:rtl/>
        </w:rPr>
        <w:t>–</w:t>
      </w:r>
      <w:r>
        <w:rPr>
          <w:rFonts w:hint="cs"/>
          <w:rtl/>
        </w:rPr>
        <w:t xml:space="preserve"> הפנסיה זה הכסף של אבא של הממשלה, שיתחילו לגלגל אותו בבורסה? אם תתמוטט הבורסה</w:t>
      </w:r>
      <w:r>
        <w:rPr>
          <w:rFonts w:hint="cs"/>
          <w:rtl/>
        </w:rPr>
        <w:t xml:space="preserve">, יתמוטט עם שלם?  הרי הבורסה תגיב על אירועים שהממשלה תעשה. כנראה הממשלה הזאת לא תוביל לשום רגיעה ולשום יציבות, לא במישור הפוליטי ולא במישור הכלכלי. לכן הם מהמרים על הכסף של הזיקנה, על כספי הפנסיה של האנשים שחסכו אותם בעמל כפיהם שנים על שנים, עשרות בשנים.  </w:t>
      </w:r>
      <w:r>
        <w:rPr>
          <w:rFonts w:hint="cs"/>
          <w:rtl/>
        </w:rPr>
        <w:t xml:space="preserve"> הממשלה ונתניהו עושים מקרנות הפנסיה משחק פוקר. עושים </w:t>
      </w:r>
      <w:r>
        <w:rPr>
          <w:rFonts w:hint="cs"/>
        </w:rPr>
        <w:t>SOLD</w:t>
      </w:r>
      <w:r>
        <w:rPr>
          <w:rFonts w:hint="cs"/>
          <w:rtl/>
        </w:rPr>
        <w:t xml:space="preserve"> על כל הקופה. </w:t>
      </w:r>
    </w:p>
    <w:p w14:paraId="18E4EA76" w14:textId="77777777" w:rsidR="00000000" w:rsidRDefault="007C71EE">
      <w:pPr>
        <w:pStyle w:val="a"/>
        <w:rPr>
          <w:rFonts w:hint="cs"/>
          <w:rtl/>
        </w:rPr>
      </w:pPr>
    </w:p>
    <w:p w14:paraId="21036D69" w14:textId="77777777" w:rsidR="00000000" w:rsidRDefault="007C71EE">
      <w:pPr>
        <w:pStyle w:val="ac"/>
        <w:rPr>
          <w:rtl/>
        </w:rPr>
      </w:pPr>
      <w:r>
        <w:rPr>
          <w:rtl/>
        </w:rPr>
        <w:t>דוד טל (עם אחד):</w:t>
      </w:r>
    </w:p>
    <w:p w14:paraId="1B8925FF" w14:textId="77777777" w:rsidR="00000000" w:rsidRDefault="007C71EE">
      <w:pPr>
        <w:pStyle w:val="a"/>
        <w:rPr>
          <w:rtl/>
        </w:rPr>
      </w:pPr>
    </w:p>
    <w:p w14:paraId="77835ABC" w14:textId="77777777" w:rsidR="00000000" w:rsidRDefault="007C71EE">
      <w:pPr>
        <w:pStyle w:val="a"/>
        <w:rPr>
          <w:rFonts w:hint="cs"/>
          <w:rtl/>
        </w:rPr>
      </w:pPr>
      <w:r>
        <w:rPr>
          <w:rFonts w:hint="cs"/>
          <w:rtl/>
        </w:rPr>
        <w:t xml:space="preserve">מה זה </w:t>
      </w:r>
      <w:r>
        <w:rPr>
          <w:rFonts w:hint="cs"/>
        </w:rPr>
        <w:t>SOLD</w:t>
      </w:r>
      <w:r>
        <w:rPr>
          <w:rFonts w:hint="cs"/>
          <w:rtl/>
        </w:rPr>
        <w:t>?</w:t>
      </w:r>
    </w:p>
    <w:p w14:paraId="053CD9DC" w14:textId="77777777" w:rsidR="00000000" w:rsidRDefault="007C71EE">
      <w:pPr>
        <w:pStyle w:val="a"/>
        <w:rPr>
          <w:rFonts w:hint="cs"/>
          <w:rtl/>
        </w:rPr>
      </w:pPr>
    </w:p>
    <w:p w14:paraId="0A7E6E45" w14:textId="77777777" w:rsidR="00000000" w:rsidRDefault="007C71EE">
      <w:pPr>
        <w:pStyle w:val="SpeakerCon"/>
        <w:rPr>
          <w:rtl/>
        </w:rPr>
      </w:pPr>
      <w:bookmarkStart w:id="298" w:name="FS000000540T26_05_2003_20_08_58C"/>
      <w:bookmarkEnd w:id="298"/>
      <w:r>
        <w:rPr>
          <w:rtl/>
        </w:rPr>
        <w:t>מוחמד ברכה (חד"ש-תע"ל):</w:t>
      </w:r>
    </w:p>
    <w:p w14:paraId="2F58FA06" w14:textId="77777777" w:rsidR="00000000" w:rsidRDefault="007C71EE">
      <w:pPr>
        <w:pStyle w:val="a"/>
        <w:rPr>
          <w:rtl/>
        </w:rPr>
      </w:pPr>
    </w:p>
    <w:p w14:paraId="037C916C" w14:textId="77777777" w:rsidR="00000000" w:rsidRDefault="007C71EE">
      <w:pPr>
        <w:pStyle w:val="a"/>
        <w:rPr>
          <w:rFonts w:hint="cs"/>
          <w:rtl/>
        </w:rPr>
      </w:pPr>
      <w:r>
        <w:rPr>
          <w:rFonts w:hint="cs"/>
          <w:rtl/>
        </w:rPr>
        <w:t xml:space="preserve">אתה יודע מה זה. </w:t>
      </w:r>
    </w:p>
    <w:p w14:paraId="5CE39C85" w14:textId="77777777" w:rsidR="00000000" w:rsidRDefault="007C71EE">
      <w:pPr>
        <w:pStyle w:val="a"/>
        <w:rPr>
          <w:rFonts w:hint="cs"/>
          <w:rtl/>
        </w:rPr>
      </w:pPr>
    </w:p>
    <w:p w14:paraId="22F894AD" w14:textId="77777777" w:rsidR="00000000" w:rsidRDefault="007C71EE">
      <w:pPr>
        <w:pStyle w:val="ac"/>
        <w:rPr>
          <w:rtl/>
        </w:rPr>
      </w:pPr>
      <w:r>
        <w:rPr>
          <w:rtl/>
        </w:rPr>
        <w:t>דוד טל (עם אחד):</w:t>
      </w:r>
    </w:p>
    <w:p w14:paraId="356C7C14" w14:textId="77777777" w:rsidR="00000000" w:rsidRDefault="007C71EE">
      <w:pPr>
        <w:pStyle w:val="a"/>
        <w:rPr>
          <w:rtl/>
        </w:rPr>
      </w:pPr>
    </w:p>
    <w:p w14:paraId="1DE0CCD5" w14:textId="77777777" w:rsidR="00000000" w:rsidRDefault="007C71EE">
      <w:pPr>
        <w:pStyle w:val="a"/>
        <w:rPr>
          <w:rFonts w:hint="cs"/>
          <w:rtl/>
        </w:rPr>
      </w:pPr>
      <w:r>
        <w:rPr>
          <w:rFonts w:hint="cs"/>
          <w:rtl/>
        </w:rPr>
        <w:t>אני לא יודע.</w:t>
      </w:r>
    </w:p>
    <w:p w14:paraId="541EB862" w14:textId="77777777" w:rsidR="00000000" w:rsidRDefault="007C71EE">
      <w:pPr>
        <w:pStyle w:val="a"/>
        <w:rPr>
          <w:rFonts w:hint="cs"/>
          <w:rtl/>
        </w:rPr>
      </w:pPr>
    </w:p>
    <w:p w14:paraId="39945980" w14:textId="77777777" w:rsidR="00000000" w:rsidRDefault="007C71EE">
      <w:pPr>
        <w:pStyle w:val="SpeakerCon"/>
        <w:rPr>
          <w:rtl/>
        </w:rPr>
      </w:pPr>
      <w:bookmarkStart w:id="299" w:name="FS000000540T26_05_2003_20_09_14C"/>
      <w:bookmarkEnd w:id="299"/>
      <w:r>
        <w:rPr>
          <w:rtl/>
        </w:rPr>
        <w:t>מוחמד ברכה (חד"ש-תע"ל):</w:t>
      </w:r>
    </w:p>
    <w:p w14:paraId="0B3A4B6F" w14:textId="77777777" w:rsidR="00000000" w:rsidRDefault="007C71EE">
      <w:pPr>
        <w:pStyle w:val="a"/>
        <w:rPr>
          <w:rtl/>
        </w:rPr>
      </w:pPr>
    </w:p>
    <w:p w14:paraId="566CA32F" w14:textId="77777777" w:rsidR="00000000" w:rsidRDefault="007C71EE">
      <w:pPr>
        <w:pStyle w:val="a"/>
        <w:rPr>
          <w:rFonts w:hint="cs"/>
          <w:rtl/>
        </w:rPr>
      </w:pPr>
      <w:r>
        <w:rPr>
          <w:rFonts w:hint="cs"/>
          <w:rtl/>
        </w:rPr>
        <w:t xml:space="preserve">שמים את כל הקופה ומשחקים קלף אחד עליה.   </w:t>
      </w:r>
    </w:p>
    <w:p w14:paraId="20BD3551" w14:textId="77777777" w:rsidR="00000000" w:rsidRDefault="007C71EE">
      <w:pPr>
        <w:pStyle w:val="a"/>
        <w:rPr>
          <w:rFonts w:hint="cs"/>
          <w:rtl/>
        </w:rPr>
      </w:pPr>
    </w:p>
    <w:p w14:paraId="15B325D7" w14:textId="77777777" w:rsidR="00000000" w:rsidRDefault="007C71EE">
      <w:pPr>
        <w:pStyle w:val="a"/>
        <w:rPr>
          <w:rFonts w:hint="cs"/>
          <w:rtl/>
        </w:rPr>
      </w:pPr>
      <w:r>
        <w:rPr>
          <w:rFonts w:hint="cs"/>
          <w:rtl/>
        </w:rPr>
        <w:t xml:space="preserve">אבל למשל </w:t>
      </w:r>
      <w:r>
        <w:rPr>
          <w:rFonts w:hint="cs"/>
          <w:rtl/>
        </w:rPr>
        <w:t>במקומות שיכולים לשלם - ניקח למשל את המיסוי של הבורסה. עד היום חוקקו חוק, שום דבר לא זז באמת בעניין הזה. כל עבודה, מהאדם הקטן עד הגדול, מהעשיר עד העני, כל עבודה חייבת במס. כל השתכרות, כל רווח מעבודה חייב במס. רווח מהון ספקולטיבי, מגלגול כסף בבורסה, עדיין לא</w:t>
      </w:r>
      <w:r>
        <w:rPr>
          <w:rFonts w:hint="cs"/>
          <w:rtl/>
        </w:rPr>
        <w:t xml:space="preserve"> חייב במס.  בואו בבקשה ותטילו את המס האמיתי על רווחי הבורסה. תטילו 25% על הרווחים, לא על הקרן שאתם מגלגלים. על הרווח. יש פה 3 מיליארדי שקל, אדוני היושב-ראש, רק מהסעיף הזה.    </w:t>
      </w:r>
    </w:p>
    <w:p w14:paraId="14BF728A" w14:textId="77777777" w:rsidR="00000000" w:rsidRDefault="007C71EE">
      <w:pPr>
        <w:pStyle w:val="a"/>
        <w:rPr>
          <w:rFonts w:hint="cs"/>
          <w:rtl/>
        </w:rPr>
      </w:pPr>
    </w:p>
    <w:p w14:paraId="0F99CBE9" w14:textId="77777777" w:rsidR="00000000" w:rsidRDefault="007C71EE">
      <w:pPr>
        <w:pStyle w:val="a"/>
        <w:rPr>
          <w:rFonts w:hint="cs"/>
          <w:rtl/>
        </w:rPr>
      </w:pPr>
      <w:r>
        <w:rPr>
          <w:rFonts w:hint="cs"/>
          <w:rtl/>
        </w:rPr>
        <w:t>אם מבטלים את הטבות המס בהתנחלויות, זה עוד 400 מיליון שקל. אם מבטלים את הפטור על</w:t>
      </w:r>
      <w:r>
        <w:rPr>
          <w:rFonts w:hint="cs"/>
          <w:rtl/>
        </w:rPr>
        <w:t xml:space="preserve"> רווחי הון מנדל"ן, זה עוד 600 מיליון שקל. יש הרבה כסף שמתגלגל שם. אם מקצצים את התקציב השנתי העודף להתנחלויות, העודף, זה מיליארד שקל.  הנה בכמה מלים יש לנו 7 מיליארדים, שזה כ=70% מתוכנית הקיצוצים של הממשלה. וזאת עוד בלי לשלוח יד לא למשפחה מרודה, ולא למשפחה </w:t>
      </w:r>
      <w:r>
        <w:rPr>
          <w:rFonts w:hint="cs"/>
          <w:rtl/>
        </w:rPr>
        <w:t xml:space="preserve">חד-הורית, ולא למערכת החינוך, ולא לעדכון סל הבריאות, ולא לרשויות המקומיות, ולא לבטיחות בדרכים.    </w:t>
      </w:r>
    </w:p>
    <w:p w14:paraId="1A3070D4" w14:textId="77777777" w:rsidR="00000000" w:rsidRDefault="007C71EE">
      <w:pPr>
        <w:pStyle w:val="a"/>
        <w:rPr>
          <w:rFonts w:hint="cs"/>
          <w:rtl/>
        </w:rPr>
      </w:pPr>
    </w:p>
    <w:p w14:paraId="4F653DEC" w14:textId="77777777" w:rsidR="00000000" w:rsidRDefault="007C71EE">
      <w:pPr>
        <w:pStyle w:val="a"/>
        <w:rPr>
          <w:rFonts w:hint="cs"/>
          <w:rtl/>
        </w:rPr>
      </w:pPr>
      <w:r>
        <w:rPr>
          <w:rFonts w:hint="cs"/>
          <w:rtl/>
        </w:rPr>
        <w:t xml:space="preserve">לכן, יש מידה אדירה של ציניות בהתנהלות הזאת של הממשלה, שמתעמרת בחלשים. היא לוקחת ממי שאין לו ונותנת למי שיש לו.   </w:t>
      </w:r>
    </w:p>
    <w:p w14:paraId="7A055674" w14:textId="77777777" w:rsidR="00000000" w:rsidRDefault="007C71EE">
      <w:pPr>
        <w:pStyle w:val="a"/>
        <w:rPr>
          <w:rFonts w:hint="cs"/>
          <w:rtl/>
        </w:rPr>
      </w:pPr>
    </w:p>
    <w:p w14:paraId="39D2AA89" w14:textId="77777777" w:rsidR="00000000" w:rsidRDefault="007C71EE">
      <w:pPr>
        <w:pStyle w:val="a"/>
        <w:rPr>
          <w:rFonts w:hint="cs"/>
          <w:rtl/>
        </w:rPr>
      </w:pPr>
      <w:r>
        <w:rPr>
          <w:rFonts w:hint="cs"/>
          <w:rtl/>
        </w:rPr>
        <w:t>לכן זה לא מקרה, חבר הכנסת חיים כץ -  אומנם</w:t>
      </w:r>
      <w:r>
        <w:rPr>
          <w:rFonts w:hint="cs"/>
          <w:rtl/>
        </w:rPr>
        <w:t xml:space="preserve"> אתה פרשת מהסיעה ההיא - - - </w:t>
      </w:r>
    </w:p>
    <w:p w14:paraId="61E51020" w14:textId="77777777" w:rsidR="00000000" w:rsidRDefault="007C71EE">
      <w:pPr>
        <w:pStyle w:val="a"/>
        <w:rPr>
          <w:rFonts w:hint="cs"/>
          <w:rtl/>
        </w:rPr>
      </w:pPr>
    </w:p>
    <w:p w14:paraId="2BA88AF8" w14:textId="77777777" w:rsidR="00000000" w:rsidRDefault="007C71EE">
      <w:pPr>
        <w:pStyle w:val="ac"/>
        <w:rPr>
          <w:rtl/>
        </w:rPr>
      </w:pPr>
      <w:r>
        <w:rPr>
          <w:rtl/>
        </w:rPr>
        <w:t>חיים כץ (הליכוד):</w:t>
      </w:r>
    </w:p>
    <w:p w14:paraId="7BE822C8" w14:textId="77777777" w:rsidR="00000000" w:rsidRDefault="007C71EE">
      <w:pPr>
        <w:pStyle w:val="a"/>
        <w:rPr>
          <w:rtl/>
        </w:rPr>
      </w:pPr>
    </w:p>
    <w:p w14:paraId="138B58EE" w14:textId="77777777" w:rsidR="00000000" w:rsidRDefault="007C71EE">
      <w:pPr>
        <w:pStyle w:val="a"/>
        <w:rPr>
          <w:rFonts w:hint="cs"/>
          <w:rtl/>
        </w:rPr>
      </w:pPr>
      <w:r>
        <w:rPr>
          <w:rFonts w:hint="cs"/>
          <w:rtl/>
        </w:rPr>
        <w:t>בסדר גמור.</w:t>
      </w:r>
    </w:p>
    <w:p w14:paraId="63DF691E" w14:textId="77777777" w:rsidR="00000000" w:rsidRDefault="007C71EE">
      <w:pPr>
        <w:pStyle w:val="a"/>
        <w:rPr>
          <w:rFonts w:hint="cs"/>
          <w:rtl/>
        </w:rPr>
      </w:pPr>
    </w:p>
    <w:p w14:paraId="0CD088C1" w14:textId="77777777" w:rsidR="00000000" w:rsidRDefault="007C71EE">
      <w:pPr>
        <w:pStyle w:val="SpeakerCon"/>
        <w:rPr>
          <w:rtl/>
        </w:rPr>
      </w:pPr>
      <w:bookmarkStart w:id="300" w:name="FS000000540T26_05_2003_20_09_28C"/>
      <w:bookmarkEnd w:id="300"/>
      <w:r>
        <w:rPr>
          <w:rtl/>
        </w:rPr>
        <w:t>מוחמד ברכה (חד"ש-תע"ל):</w:t>
      </w:r>
    </w:p>
    <w:p w14:paraId="371B1A52" w14:textId="77777777" w:rsidR="00000000" w:rsidRDefault="007C71EE">
      <w:pPr>
        <w:pStyle w:val="a"/>
        <w:rPr>
          <w:rtl/>
        </w:rPr>
      </w:pPr>
    </w:p>
    <w:p w14:paraId="25CD9D33" w14:textId="77777777" w:rsidR="00000000" w:rsidRDefault="007C71EE">
      <w:pPr>
        <w:pStyle w:val="a"/>
        <w:rPr>
          <w:rFonts w:hint="cs"/>
          <w:rtl/>
        </w:rPr>
      </w:pPr>
      <w:r>
        <w:rPr>
          <w:rFonts w:hint="cs"/>
          <w:rtl/>
        </w:rPr>
        <w:t xml:space="preserve">תשב שם. </w:t>
      </w:r>
    </w:p>
    <w:p w14:paraId="5C146619" w14:textId="77777777" w:rsidR="00000000" w:rsidRDefault="007C71EE">
      <w:pPr>
        <w:pStyle w:val="a"/>
        <w:rPr>
          <w:rFonts w:hint="cs"/>
          <w:rtl/>
        </w:rPr>
      </w:pPr>
    </w:p>
    <w:p w14:paraId="159DAC3E" w14:textId="77777777" w:rsidR="00000000" w:rsidRDefault="007C71EE">
      <w:pPr>
        <w:pStyle w:val="ac"/>
        <w:rPr>
          <w:rtl/>
        </w:rPr>
      </w:pPr>
    </w:p>
    <w:p w14:paraId="5CE59439" w14:textId="77777777" w:rsidR="00000000" w:rsidRDefault="007C71EE">
      <w:pPr>
        <w:pStyle w:val="ac"/>
        <w:rPr>
          <w:rtl/>
        </w:rPr>
      </w:pPr>
      <w:r>
        <w:rPr>
          <w:rtl/>
        </w:rPr>
        <w:t>עמיר פרץ (עם אחד):</w:t>
      </w:r>
    </w:p>
    <w:p w14:paraId="6E743668" w14:textId="77777777" w:rsidR="00000000" w:rsidRDefault="007C71EE">
      <w:pPr>
        <w:pStyle w:val="a"/>
        <w:rPr>
          <w:rtl/>
        </w:rPr>
      </w:pPr>
    </w:p>
    <w:p w14:paraId="7B581C9A" w14:textId="77777777" w:rsidR="00000000" w:rsidRDefault="007C71EE">
      <w:pPr>
        <w:pStyle w:val="a"/>
        <w:rPr>
          <w:rFonts w:hint="cs"/>
          <w:rtl/>
        </w:rPr>
      </w:pPr>
      <w:r>
        <w:rPr>
          <w:rFonts w:hint="cs"/>
          <w:rtl/>
        </w:rPr>
        <w:t xml:space="preserve">הוא פרש מהסיעה, לא מהאידיאולוגיה. </w:t>
      </w:r>
    </w:p>
    <w:p w14:paraId="7E4E44A4" w14:textId="77777777" w:rsidR="00000000" w:rsidRDefault="007C71EE">
      <w:pPr>
        <w:pStyle w:val="a"/>
        <w:rPr>
          <w:rFonts w:hint="cs"/>
          <w:rtl/>
        </w:rPr>
      </w:pPr>
    </w:p>
    <w:p w14:paraId="1BAC3BCB" w14:textId="77777777" w:rsidR="00000000" w:rsidRDefault="007C71EE">
      <w:pPr>
        <w:pStyle w:val="SpeakerCon"/>
        <w:rPr>
          <w:rtl/>
        </w:rPr>
      </w:pPr>
      <w:bookmarkStart w:id="301" w:name="FS000000540T26_05_2003_20_09_42C"/>
      <w:bookmarkEnd w:id="301"/>
      <w:r>
        <w:rPr>
          <w:rtl/>
        </w:rPr>
        <w:t>מוחמד ברכה (חד"ש-תע"ל):</w:t>
      </w:r>
    </w:p>
    <w:p w14:paraId="397EAA19" w14:textId="77777777" w:rsidR="00000000" w:rsidRDefault="007C71EE">
      <w:pPr>
        <w:pStyle w:val="a"/>
        <w:rPr>
          <w:rtl/>
        </w:rPr>
      </w:pPr>
    </w:p>
    <w:p w14:paraId="4B504245" w14:textId="77777777" w:rsidR="00000000" w:rsidRDefault="007C71EE">
      <w:pPr>
        <w:pStyle w:val="a"/>
        <w:rPr>
          <w:rFonts w:hint="cs"/>
          <w:rtl/>
        </w:rPr>
      </w:pPr>
      <w:r>
        <w:rPr>
          <w:rFonts w:hint="cs"/>
          <w:rtl/>
        </w:rPr>
        <w:t xml:space="preserve">אני מקווה  שתחזיק מעמד בעמדה שאתה מחזיק בה. תחזיק? </w:t>
      </w:r>
    </w:p>
    <w:p w14:paraId="610B2BF4" w14:textId="77777777" w:rsidR="00000000" w:rsidRDefault="007C71EE">
      <w:pPr>
        <w:pStyle w:val="a"/>
        <w:rPr>
          <w:rFonts w:hint="cs"/>
          <w:rtl/>
        </w:rPr>
      </w:pPr>
    </w:p>
    <w:p w14:paraId="04A21625" w14:textId="77777777" w:rsidR="00000000" w:rsidRDefault="007C71EE">
      <w:pPr>
        <w:pStyle w:val="ac"/>
        <w:rPr>
          <w:rtl/>
        </w:rPr>
      </w:pPr>
      <w:r>
        <w:rPr>
          <w:rtl/>
        </w:rPr>
        <w:t>חיים כץ (הליכוד):</w:t>
      </w:r>
    </w:p>
    <w:p w14:paraId="59384F80" w14:textId="77777777" w:rsidR="00000000" w:rsidRDefault="007C71EE">
      <w:pPr>
        <w:pStyle w:val="a"/>
        <w:rPr>
          <w:rtl/>
        </w:rPr>
      </w:pPr>
    </w:p>
    <w:p w14:paraId="604EB4F8" w14:textId="77777777" w:rsidR="00000000" w:rsidRDefault="007C71EE">
      <w:pPr>
        <w:pStyle w:val="a"/>
        <w:rPr>
          <w:rFonts w:hint="cs"/>
          <w:rtl/>
        </w:rPr>
      </w:pPr>
      <w:r>
        <w:rPr>
          <w:rFonts w:hint="cs"/>
          <w:rtl/>
        </w:rPr>
        <w:t>כן, בו</w:t>
      </w:r>
      <w:r>
        <w:rPr>
          <w:rFonts w:hint="cs"/>
          <w:rtl/>
        </w:rPr>
        <w:t>ודאות.</w:t>
      </w:r>
    </w:p>
    <w:p w14:paraId="46817545" w14:textId="77777777" w:rsidR="00000000" w:rsidRDefault="007C71EE">
      <w:pPr>
        <w:pStyle w:val="a"/>
        <w:rPr>
          <w:rFonts w:hint="cs"/>
          <w:rtl/>
        </w:rPr>
      </w:pPr>
    </w:p>
    <w:p w14:paraId="6F7CB679" w14:textId="77777777" w:rsidR="00000000" w:rsidRDefault="007C71EE">
      <w:pPr>
        <w:pStyle w:val="SpeakerCon"/>
        <w:rPr>
          <w:rtl/>
        </w:rPr>
      </w:pPr>
      <w:bookmarkStart w:id="302" w:name="FS000000540T26_05_2003_20_09_55C"/>
      <w:bookmarkEnd w:id="302"/>
      <w:r>
        <w:rPr>
          <w:rtl/>
        </w:rPr>
        <w:t>מוחמד ברכה (חד"ש-תע"ל):</w:t>
      </w:r>
    </w:p>
    <w:p w14:paraId="1E713B11" w14:textId="77777777" w:rsidR="00000000" w:rsidRDefault="007C71EE">
      <w:pPr>
        <w:pStyle w:val="a"/>
        <w:rPr>
          <w:rtl/>
        </w:rPr>
      </w:pPr>
    </w:p>
    <w:p w14:paraId="78F3BF6F" w14:textId="77777777" w:rsidR="00000000" w:rsidRDefault="007C71EE">
      <w:pPr>
        <w:pStyle w:val="a"/>
        <w:rPr>
          <w:rFonts w:hint="cs"/>
          <w:rtl/>
        </w:rPr>
      </w:pPr>
      <w:r>
        <w:rPr>
          <w:rFonts w:hint="cs"/>
          <w:rtl/>
        </w:rPr>
        <w:t xml:space="preserve">מה בוודאות? תימנע? </w:t>
      </w:r>
    </w:p>
    <w:p w14:paraId="3A03F15F" w14:textId="77777777" w:rsidR="00000000" w:rsidRDefault="007C71EE">
      <w:pPr>
        <w:pStyle w:val="a"/>
        <w:rPr>
          <w:rFonts w:hint="cs"/>
          <w:rtl/>
        </w:rPr>
      </w:pPr>
    </w:p>
    <w:p w14:paraId="444FA0A7" w14:textId="77777777" w:rsidR="00000000" w:rsidRDefault="007C71EE">
      <w:pPr>
        <w:pStyle w:val="ac"/>
        <w:rPr>
          <w:rtl/>
        </w:rPr>
      </w:pPr>
      <w:r>
        <w:rPr>
          <w:rtl/>
        </w:rPr>
        <w:t>חיים כץ (הליכוד):</w:t>
      </w:r>
    </w:p>
    <w:p w14:paraId="3DD30A06" w14:textId="77777777" w:rsidR="00000000" w:rsidRDefault="007C71EE">
      <w:pPr>
        <w:pStyle w:val="a"/>
        <w:rPr>
          <w:rtl/>
        </w:rPr>
      </w:pPr>
    </w:p>
    <w:p w14:paraId="64345C79" w14:textId="77777777" w:rsidR="00000000" w:rsidRDefault="007C71EE">
      <w:pPr>
        <w:pStyle w:val="a"/>
        <w:rPr>
          <w:rFonts w:hint="cs"/>
          <w:rtl/>
        </w:rPr>
      </w:pPr>
      <w:r>
        <w:rPr>
          <w:rFonts w:hint="cs"/>
          <w:rtl/>
        </w:rPr>
        <w:t xml:space="preserve">אם זו הצעה רגילה </w:t>
      </w:r>
      <w:r>
        <w:rPr>
          <w:rtl/>
        </w:rPr>
        <w:t>–</w:t>
      </w:r>
      <w:r>
        <w:rPr>
          <w:rFonts w:hint="cs"/>
          <w:rtl/>
        </w:rPr>
        <w:t xml:space="preserve"> אצביע נגד. אם זה אי-אמון </w:t>
      </w:r>
      <w:r>
        <w:rPr>
          <w:rtl/>
        </w:rPr>
        <w:t>–</w:t>
      </w:r>
      <w:r>
        <w:rPr>
          <w:rFonts w:hint="cs"/>
          <w:rtl/>
        </w:rPr>
        <w:t xml:space="preserve"> אני אצא. </w:t>
      </w:r>
    </w:p>
    <w:p w14:paraId="47CC750F" w14:textId="77777777" w:rsidR="00000000" w:rsidRDefault="007C71EE">
      <w:pPr>
        <w:pStyle w:val="a"/>
        <w:rPr>
          <w:rFonts w:hint="cs"/>
          <w:rtl/>
        </w:rPr>
      </w:pPr>
    </w:p>
    <w:p w14:paraId="09B397E5" w14:textId="77777777" w:rsidR="00000000" w:rsidRDefault="007C71EE">
      <w:pPr>
        <w:pStyle w:val="SpeakerCon"/>
        <w:rPr>
          <w:rtl/>
        </w:rPr>
      </w:pPr>
      <w:bookmarkStart w:id="303" w:name="FS000000540T26_05_2003_20_10_08C"/>
      <w:bookmarkEnd w:id="303"/>
      <w:r>
        <w:rPr>
          <w:rtl/>
        </w:rPr>
        <w:t>מוחמד ברכה (חד"ש-תע"ל):</w:t>
      </w:r>
    </w:p>
    <w:p w14:paraId="49D6DEB1" w14:textId="77777777" w:rsidR="00000000" w:rsidRDefault="007C71EE">
      <w:pPr>
        <w:pStyle w:val="a"/>
        <w:rPr>
          <w:rtl/>
        </w:rPr>
      </w:pPr>
    </w:p>
    <w:p w14:paraId="532A1679" w14:textId="77777777" w:rsidR="00000000" w:rsidRDefault="007C71EE">
      <w:pPr>
        <w:pStyle w:val="a"/>
        <w:rPr>
          <w:rFonts w:hint="cs"/>
          <w:rtl/>
        </w:rPr>
      </w:pPr>
      <w:r>
        <w:rPr>
          <w:rFonts w:hint="cs"/>
          <w:rtl/>
        </w:rPr>
        <w:t xml:space="preserve">נראה אותך. </w:t>
      </w:r>
    </w:p>
    <w:p w14:paraId="10AD088F" w14:textId="77777777" w:rsidR="00000000" w:rsidRDefault="007C71EE">
      <w:pPr>
        <w:pStyle w:val="a"/>
        <w:rPr>
          <w:rFonts w:hint="cs"/>
          <w:rtl/>
        </w:rPr>
      </w:pPr>
    </w:p>
    <w:p w14:paraId="592E1F4E" w14:textId="77777777" w:rsidR="00000000" w:rsidRDefault="007C71EE">
      <w:pPr>
        <w:pStyle w:val="ac"/>
        <w:rPr>
          <w:rtl/>
        </w:rPr>
      </w:pPr>
      <w:r>
        <w:rPr>
          <w:rtl/>
        </w:rPr>
        <w:t>עמיר פרץ (עם אחד):</w:t>
      </w:r>
    </w:p>
    <w:p w14:paraId="5973C681" w14:textId="77777777" w:rsidR="00000000" w:rsidRDefault="007C71EE">
      <w:pPr>
        <w:pStyle w:val="a"/>
        <w:rPr>
          <w:rtl/>
        </w:rPr>
      </w:pPr>
    </w:p>
    <w:p w14:paraId="49933487" w14:textId="77777777" w:rsidR="00000000" w:rsidRDefault="007C71EE">
      <w:pPr>
        <w:pStyle w:val="a"/>
        <w:rPr>
          <w:rFonts w:hint="cs"/>
          <w:rtl/>
        </w:rPr>
      </w:pPr>
      <w:r>
        <w:rPr>
          <w:rFonts w:hint="cs"/>
          <w:rtl/>
        </w:rPr>
        <w:t xml:space="preserve">- - -     </w:t>
      </w:r>
    </w:p>
    <w:p w14:paraId="2F530DF0" w14:textId="77777777" w:rsidR="00000000" w:rsidRDefault="007C71EE">
      <w:pPr>
        <w:pStyle w:val="a"/>
        <w:rPr>
          <w:rFonts w:hint="cs"/>
          <w:rtl/>
        </w:rPr>
      </w:pPr>
    </w:p>
    <w:p w14:paraId="204A836F" w14:textId="77777777" w:rsidR="00000000" w:rsidRDefault="007C71EE">
      <w:pPr>
        <w:pStyle w:val="ad"/>
        <w:rPr>
          <w:rFonts w:hint="cs"/>
          <w:rtl/>
        </w:rPr>
      </w:pPr>
      <w:r>
        <w:rPr>
          <w:rFonts w:hint="cs"/>
          <w:rtl/>
        </w:rPr>
        <w:t>היו"ר יולי-יואל אדלשטיין:</w:t>
      </w:r>
    </w:p>
    <w:p w14:paraId="65A10B98" w14:textId="77777777" w:rsidR="00000000" w:rsidRDefault="007C71EE">
      <w:pPr>
        <w:pStyle w:val="a"/>
        <w:rPr>
          <w:rFonts w:hint="cs"/>
          <w:rtl/>
        </w:rPr>
      </w:pPr>
    </w:p>
    <w:p w14:paraId="6E46B0FD" w14:textId="77777777" w:rsidR="00000000" w:rsidRDefault="007C71EE">
      <w:pPr>
        <w:pStyle w:val="a"/>
        <w:rPr>
          <w:rFonts w:hint="cs"/>
          <w:rtl/>
        </w:rPr>
      </w:pPr>
      <w:r>
        <w:rPr>
          <w:rFonts w:hint="cs"/>
          <w:rtl/>
        </w:rPr>
        <w:t xml:space="preserve">לאחר הדיון המעמיק בהרגליו של </w:t>
      </w:r>
      <w:r>
        <w:rPr>
          <w:rFonts w:hint="cs"/>
          <w:rtl/>
        </w:rPr>
        <w:t>חבר הכנסת חיים כץ, חבר הכנסת ברכה צריך לסכם את דבריו.</w:t>
      </w:r>
    </w:p>
    <w:p w14:paraId="2900D3E5" w14:textId="77777777" w:rsidR="00000000" w:rsidRDefault="007C71EE">
      <w:pPr>
        <w:pStyle w:val="a"/>
        <w:rPr>
          <w:rFonts w:hint="cs"/>
          <w:rtl/>
        </w:rPr>
      </w:pPr>
    </w:p>
    <w:p w14:paraId="1FCDC6F1" w14:textId="77777777" w:rsidR="00000000" w:rsidRDefault="007C71EE">
      <w:pPr>
        <w:pStyle w:val="ac"/>
        <w:rPr>
          <w:rtl/>
        </w:rPr>
      </w:pPr>
    </w:p>
    <w:p w14:paraId="3455E1B8" w14:textId="77777777" w:rsidR="00000000" w:rsidRDefault="007C71EE">
      <w:pPr>
        <w:pStyle w:val="ac"/>
        <w:rPr>
          <w:rtl/>
        </w:rPr>
      </w:pPr>
      <w:r>
        <w:rPr>
          <w:rtl/>
        </w:rPr>
        <w:t>חיים כץ (הליכוד):</w:t>
      </w:r>
    </w:p>
    <w:p w14:paraId="5DC12556" w14:textId="77777777" w:rsidR="00000000" w:rsidRDefault="007C71EE">
      <w:pPr>
        <w:pStyle w:val="a"/>
        <w:rPr>
          <w:rtl/>
        </w:rPr>
      </w:pPr>
    </w:p>
    <w:p w14:paraId="55C237BF" w14:textId="77777777" w:rsidR="00000000" w:rsidRDefault="007C71EE">
      <w:pPr>
        <w:pStyle w:val="a"/>
        <w:rPr>
          <w:rFonts w:hint="cs"/>
          <w:rtl/>
        </w:rPr>
      </w:pPr>
      <w:r>
        <w:rPr>
          <w:rFonts w:hint="cs"/>
          <w:rtl/>
        </w:rPr>
        <w:t>בוועדת הכספים הצבעתי נגד. ביקשתי שתהיה הצבעה שמית, שגם ישמעו שזה כך.</w:t>
      </w:r>
    </w:p>
    <w:p w14:paraId="16E17C9F" w14:textId="77777777" w:rsidR="00000000" w:rsidRDefault="007C71EE">
      <w:pPr>
        <w:pStyle w:val="a"/>
        <w:rPr>
          <w:rFonts w:hint="cs"/>
          <w:rtl/>
        </w:rPr>
      </w:pPr>
    </w:p>
    <w:p w14:paraId="63769841" w14:textId="77777777" w:rsidR="00000000" w:rsidRDefault="007C71EE">
      <w:pPr>
        <w:pStyle w:val="SpeakerCon"/>
        <w:rPr>
          <w:rtl/>
        </w:rPr>
      </w:pPr>
      <w:bookmarkStart w:id="304" w:name="FS000000540T26_05_2003_20_10_42C"/>
      <w:bookmarkEnd w:id="304"/>
      <w:r>
        <w:rPr>
          <w:rtl/>
        </w:rPr>
        <w:t>מוחמד ברכה (חד"ש-תע"ל):</w:t>
      </w:r>
    </w:p>
    <w:p w14:paraId="57BBF42B" w14:textId="77777777" w:rsidR="00000000" w:rsidRDefault="007C71EE">
      <w:pPr>
        <w:pStyle w:val="a"/>
        <w:rPr>
          <w:rtl/>
        </w:rPr>
      </w:pPr>
    </w:p>
    <w:p w14:paraId="6092E771" w14:textId="77777777" w:rsidR="00000000" w:rsidRDefault="007C71EE">
      <w:pPr>
        <w:pStyle w:val="a"/>
        <w:rPr>
          <w:rFonts w:hint="cs"/>
          <w:rtl/>
        </w:rPr>
      </w:pPr>
      <w:r>
        <w:rPr>
          <w:rFonts w:hint="cs"/>
          <w:rtl/>
        </w:rPr>
        <w:t>לכן, אדוני היושב-ראש, אני לא יודע לאן תוביל הציניות הזאת של הממשלה. זו ציניות, לא צריך</w:t>
      </w:r>
      <w:r>
        <w:rPr>
          <w:rFonts w:hint="cs"/>
          <w:rtl/>
        </w:rPr>
        <w:t xml:space="preserve"> למתן את זה, ציניות פושעת כלפי הרוב המכריע של הציבור בישראל, וזאת כשהממשלה עוד שמה בפיה את טובת הכלל וטובת העם והמחנה הלאומי וכל מיני דיבורים שאני לא יודע מאין מביאים אותם. אנחנו הולכים לכיוון של קטסטרופה חברתית. הלוואי שיכולתי להרשות לעצמי </w:t>
      </w:r>
      <w:r>
        <w:rPr>
          <w:rtl/>
        </w:rPr>
        <w:t>–</w:t>
      </w:r>
      <w:r>
        <w:rPr>
          <w:rFonts w:hint="cs"/>
          <w:rtl/>
        </w:rPr>
        <w:t xml:space="preserve"> קודם כול הם ל</w:t>
      </w:r>
      <w:r>
        <w:rPr>
          <w:rFonts w:hint="cs"/>
          <w:rtl/>
        </w:rPr>
        <w:t>א נמצאים כאן - לפנות לחברי הקואליציה, שייתנו לשכל הישר לגבור. אבל אנחנו כנראה במצב שאנשים דואגים לכיסא, למה שיהיה במרכז הליכוד, למה שיהיה לקראת הבחירות המוניציפליות, ואחר כך - מה יהיה לקראת הבחירות הבאות, ויש חברי כנסת חדשים שרוצים לשריין את עצמם.</w:t>
      </w:r>
    </w:p>
    <w:p w14:paraId="7EC5C160" w14:textId="77777777" w:rsidR="00000000" w:rsidRDefault="007C71EE">
      <w:pPr>
        <w:pStyle w:val="a"/>
        <w:rPr>
          <w:rFonts w:hint="cs"/>
          <w:rtl/>
        </w:rPr>
      </w:pPr>
    </w:p>
    <w:p w14:paraId="03986C3A" w14:textId="77777777" w:rsidR="00000000" w:rsidRDefault="007C71EE">
      <w:pPr>
        <w:pStyle w:val="a"/>
        <w:rPr>
          <w:rFonts w:hint="cs"/>
          <w:rtl/>
        </w:rPr>
      </w:pPr>
      <w:r>
        <w:rPr>
          <w:rFonts w:hint="cs"/>
          <w:rtl/>
        </w:rPr>
        <w:t xml:space="preserve">לכן כל </w:t>
      </w:r>
      <w:r>
        <w:rPr>
          <w:rFonts w:hint="cs"/>
          <w:rtl/>
        </w:rPr>
        <w:t xml:space="preserve">הפיצול שהיה, אדוני היושב-ראש, שדנו עליו בבוקר, מראה הכול. זה פשוט חושף את האמת לאמיתה, שכל מיני סעיפים, גם כאלה שאני מסכים שיוצאו, אגב </w:t>
      </w:r>
      <w:r>
        <w:rPr>
          <w:rtl/>
        </w:rPr>
        <w:t>–</w:t>
      </w:r>
      <w:r>
        <w:rPr>
          <w:rFonts w:hint="cs"/>
          <w:rtl/>
        </w:rPr>
        <w:t xml:space="preserve"> לכן לא יכולתי אפילו להצביע נגד הפיצול, כי לא רציתי שההצבעה שלי תתפרש כאילו אני רוצה להחזיר את הסעיף של מיזוג הרשויות. א</w:t>
      </w:r>
      <w:r>
        <w:rPr>
          <w:rFonts w:hint="cs"/>
          <w:rtl/>
        </w:rPr>
        <w:t xml:space="preserve">בל זה לא נעשה כיוון שפתאום נחתה על חברי הקואליציה מין מחשבה של צדק ושל טובת הכלל וטובת הציבור וכו' וכו', אלא מישהו שיכול להעלות את המיקום שלהם ברשימה או להוריד את השם שלהם מהרשימה, עשה להם נו-נו-נו. ואז עשו לתוכנית  נו-נו-נו ולא היססו לרגע. </w:t>
      </w:r>
    </w:p>
    <w:p w14:paraId="097C935D" w14:textId="77777777" w:rsidR="00000000" w:rsidRDefault="007C71EE">
      <w:pPr>
        <w:pStyle w:val="a"/>
        <w:rPr>
          <w:rtl/>
        </w:rPr>
      </w:pPr>
    </w:p>
    <w:p w14:paraId="0B2E034C" w14:textId="77777777" w:rsidR="00000000" w:rsidRDefault="007C71EE">
      <w:pPr>
        <w:pStyle w:val="a"/>
        <w:rPr>
          <w:rFonts w:hint="cs"/>
          <w:rtl/>
        </w:rPr>
      </w:pPr>
      <w:r>
        <w:rPr>
          <w:rFonts w:hint="cs"/>
          <w:rtl/>
        </w:rPr>
        <w:t>לכן, אדוני הי</w:t>
      </w:r>
      <w:r>
        <w:rPr>
          <w:rFonts w:hint="cs"/>
          <w:rtl/>
        </w:rPr>
        <w:t xml:space="preserve">ושב-ראש, אני חושב שטוב תעשה הכנסת הזאת אם היא תגיד לא לתוכנית הזאת. אם היא תגיד לא לתוכנית הזאת, היא תגיד כן לשכבות החלשות, לציבור הרחב ולכל המדינה. </w:t>
      </w:r>
    </w:p>
    <w:p w14:paraId="7F412A09" w14:textId="77777777" w:rsidR="00000000" w:rsidRDefault="007C71EE">
      <w:pPr>
        <w:pStyle w:val="a"/>
        <w:rPr>
          <w:rtl/>
        </w:rPr>
      </w:pPr>
    </w:p>
    <w:p w14:paraId="01F69AA7" w14:textId="77777777" w:rsidR="00000000" w:rsidRDefault="007C71EE">
      <w:pPr>
        <w:pStyle w:val="a"/>
        <w:rPr>
          <w:rFonts w:hint="cs"/>
          <w:rtl/>
        </w:rPr>
      </w:pPr>
      <w:r>
        <w:rPr>
          <w:rFonts w:hint="cs"/>
          <w:rtl/>
        </w:rPr>
        <w:t>דיברתי באופן כללי על כל הציבור בישראל,</w:t>
      </w:r>
      <w:r>
        <w:rPr>
          <w:rFonts w:hint="cs"/>
        </w:rPr>
        <w:t xml:space="preserve"> </w:t>
      </w:r>
      <w:r>
        <w:rPr>
          <w:rFonts w:hint="cs"/>
          <w:rtl/>
        </w:rPr>
        <w:t xml:space="preserve"> אבל רציתי לא לדבר על כל הציבור הערבי אלא על הנגב ועל הערבים הבדוא</w:t>
      </w:r>
      <w:r>
        <w:rPr>
          <w:rFonts w:hint="cs"/>
          <w:rtl/>
        </w:rPr>
        <w:t>ים בנגב. שלשום, בשבת, אדוני היושב-ראש, רבותי חברי הכנסת, יצאנו משלחת של הנהגת חד"ש ליישובים הערביים בנגב. ביקרנו בכמה מקומות, בהם מקום שנקרא פורעא ומקום שנקרא קסר-א-סר, ששם יושב אל-הואשלה, קרוב לדימונה. כשמדברים על קיצוץ במסגרת התוכנית הכלכלית לחתכים לא קט</w:t>
      </w:r>
      <w:r>
        <w:rPr>
          <w:rFonts w:hint="cs"/>
          <w:rtl/>
        </w:rPr>
        <w:t>נים בציבור הישראלי, זה להוריד שומן או להוריד אפילו קצת מהבשר. כשאני נמצא במקומות האלה ביישובים הערביים בנגב, בעיקר ביישובים הבלתי-מוכרים, אני שואל את עצמי: אם מורידים עוד ועוד ועוד, מה אפשר להוריד מהם עוד? הרי מה שקורה אתם שם במשך עשרות שנים זאת אחת החרפות</w:t>
      </w:r>
      <w:r>
        <w:rPr>
          <w:rFonts w:hint="cs"/>
          <w:rtl/>
        </w:rPr>
        <w:t xml:space="preserve"> על מצח הדמוקרטיה הישראלית, מערכת השלטון בישראל, מערכת ההתנהלות של מדינת ישראל, ההתנהלות הכלכלית והחברתית. </w:t>
      </w:r>
    </w:p>
    <w:p w14:paraId="6C97A40D" w14:textId="77777777" w:rsidR="00000000" w:rsidRDefault="007C71EE">
      <w:pPr>
        <w:pStyle w:val="a"/>
        <w:rPr>
          <w:rtl/>
        </w:rPr>
      </w:pPr>
    </w:p>
    <w:p w14:paraId="107D6716" w14:textId="77777777" w:rsidR="00000000" w:rsidRDefault="007C71EE">
      <w:pPr>
        <w:pStyle w:val="a"/>
        <w:rPr>
          <w:rFonts w:hint="cs"/>
          <w:rtl/>
        </w:rPr>
      </w:pPr>
      <w:r>
        <w:rPr>
          <w:rFonts w:hint="cs"/>
          <w:rtl/>
        </w:rPr>
        <w:t>אני לא רוצה לחזור על דברים שכבר נשמעו הרבה פעמים במליאה הזאת, על יישובים בלתי מוכרים שאין להם השירותים הבסיסיים. אזרחי המדינה שהיישובים שלהם היו קי</w:t>
      </w:r>
      <w:r>
        <w:rPr>
          <w:rFonts w:hint="cs"/>
          <w:rtl/>
        </w:rPr>
        <w:t xml:space="preserve">ימים לפני קום המדינה. אז אומרים: זה בלתי מוכר. מי צריך הכרה ממי? היישובים האלה צריכים לקבל הכרה של המדינה, שקמה אחריהם, או שהמדינה צריכה את הכרת האזרחים האלה, שקיימים ביישובים שהיו עוד לפני שהיא קמה? יש גבול לציניות הפושעת הזאת. </w:t>
      </w:r>
    </w:p>
    <w:p w14:paraId="35E871D0" w14:textId="77777777" w:rsidR="00000000" w:rsidRDefault="007C71EE">
      <w:pPr>
        <w:pStyle w:val="a"/>
        <w:rPr>
          <w:rtl/>
        </w:rPr>
      </w:pPr>
    </w:p>
    <w:p w14:paraId="31630298" w14:textId="77777777" w:rsidR="00000000" w:rsidRDefault="007C71EE">
      <w:pPr>
        <w:pStyle w:val="ac"/>
        <w:rPr>
          <w:rtl/>
        </w:rPr>
      </w:pPr>
      <w:r>
        <w:rPr>
          <w:rtl/>
        </w:rPr>
        <w:t xml:space="preserve">אורי יהודה אריאל (האיחוד </w:t>
      </w:r>
      <w:r>
        <w:rPr>
          <w:rtl/>
        </w:rPr>
        <w:t>הלאומי - ישראל ביתנו):</w:t>
      </w:r>
    </w:p>
    <w:p w14:paraId="3E674661" w14:textId="77777777" w:rsidR="00000000" w:rsidRDefault="007C71EE">
      <w:pPr>
        <w:pStyle w:val="a"/>
        <w:rPr>
          <w:rtl/>
        </w:rPr>
      </w:pPr>
    </w:p>
    <w:p w14:paraId="1B03C3D1" w14:textId="77777777" w:rsidR="00000000" w:rsidRDefault="007C71EE">
      <w:pPr>
        <w:pStyle w:val="a"/>
        <w:rPr>
          <w:rFonts w:hint="cs"/>
          <w:rtl/>
        </w:rPr>
      </w:pPr>
      <w:r>
        <w:rPr>
          <w:rFonts w:hint="cs"/>
          <w:rtl/>
        </w:rPr>
        <w:t xml:space="preserve"> יש גם גבול לזמן הדיבור שלו, אדוני היושב-ראש. </w:t>
      </w:r>
    </w:p>
    <w:p w14:paraId="7A7BF4D3" w14:textId="77777777" w:rsidR="00000000" w:rsidRDefault="007C71EE">
      <w:pPr>
        <w:pStyle w:val="SpeakerCon"/>
        <w:rPr>
          <w:rFonts w:hint="cs"/>
          <w:rtl/>
        </w:rPr>
      </w:pPr>
      <w:bookmarkStart w:id="305" w:name="FS000000540T26_05_2003_17_59_33"/>
      <w:bookmarkStart w:id="306" w:name="FS000000540T26_05_2003_17_59_37C"/>
      <w:bookmarkEnd w:id="305"/>
      <w:bookmarkEnd w:id="306"/>
    </w:p>
    <w:p w14:paraId="006C42EF" w14:textId="77777777" w:rsidR="00000000" w:rsidRDefault="007C71EE">
      <w:pPr>
        <w:pStyle w:val="SpeakerCon"/>
        <w:rPr>
          <w:rtl/>
        </w:rPr>
      </w:pPr>
      <w:r>
        <w:rPr>
          <w:rFonts w:hint="eastAsia"/>
          <w:rtl/>
        </w:rPr>
        <w:t>מוחמד</w:t>
      </w:r>
      <w:r>
        <w:rPr>
          <w:rtl/>
        </w:rPr>
        <w:t xml:space="preserve"> ברכה (חד"ש-תע"ל):</w:t>
      </w:r>
    </w:p>
    <w:p w14:paraId="54507D1A" w14:textId="77777777" w:rsidR="00000000" w:rsidRDefault="007C71EE">
      <w:pPr>
        <w:pStyle w:val="a"/>
        <w:rPr>
          <w:rFonts w:hint="cs"/>
          <w:rtl/>
        </w:rPr>
      </w:pPr>
    </w:p>
    <w:p w14:paraId="2EDC23B7" w14:textId="77777777" w:rsidR="00000000" w:rsidRDefault="007C71EE">
      <w:pPr>
        <w:pStyle w:val="a"/>
        <w:rPr>
          <w:rFonts w:hint="cs"/>
          <w:rtl/>
        </w:rPr>
      </w:pPr>
      <w:r>
        <w:rPr>
          <w:rFonts w:hint="cs"/>
          <w:rtl/>
        </w:rPr>
        <w:t xml:space="preserve"> ויש גבול לחוצפה שלך, חבר הכנסת אריאל. אגב, נדמה לי שקיבלתי ממך מכתב, חבר הכנסת אריאל, שמדבר על נימוסים והליכות ודברים כאלה. </w:t>
      </w:r>
    </w:p>
    <w:p w14:paraId="4E52FD8B" w14:textId="77777777" w:rsidR="00000000" w:rsidRDefault="007C71EE">
      <w:pPr>
        <w:pStyle w:val="a"/>
        <w:rPr>
          <w:rtl/>
        </w:rPr>
      </w:pPr>
    </w:p>
    <w:p w14:paraId="60D5A412" w14:textId="77777777" w:rsidR="00000000" w:rsidRDefault="007C71EE">
      <w:pPr>
        <w:pStyle w:val="a"/>
        <w:rPr>
          <w:rFonts w:hint="cs"/>
          <w:rtl/>
        </w:rPr>
      </w:pPr>
    </w:p>
    <w:p w14:paraId="7F0439ED" w14:textId="77777777" w:rsidR="00000000" w:rsidRDefault="007C71EE">
      <w:pPr>
        <w:pStyle w:val="ac"/>
        <w:rPr>
          <w:rtl/>
        </w:rPr>
      </w:pPr>
      <w:r>
        <w:rPr>
          <w:rFonts w:hint="eastAsia"/>
          <w:rtl/>
        </w:rPr>
        <w:t>אורי</w:t>
      </w:r>
      <w:r>
        <w:rPr>
          <w:rtl/>
        </w:rPr>
        <w:t xml:space="preserve"> יהודה אריאל (האיחוד הלאומי</w:t>
      </w:r>
      <w:r>
        <w:rPr>
          <w:rtl/>
        </w:rPr>
        <w:t xml:space="preserve"> - ישראל ביתנו):</w:t>
      </w:r>
    </w:p>
    <w:p w14:paraId="602F2ECF" w14:textId="77777777" w:rsidR="00000000" w:rsidRDefault="007C71EE">
      <w:pPr>
        <w:pStyle w:val="a"/>
        <w:rPr>
          <w:rFonts w:hint="cs"/>
          <w:rtl/>
        </w:rPr>
      </w:pPr>
    </w:p>
    <w:p w14:paraId="0D23A2D4" w14:textId="77777777" w:rsidR="00000000" w:rsidRDefault="007C71EE">
      <w:pPr>
        <w:pStyle w:val="a"/>
        <w:rPr>
          <w:rFonts w:hint="cs"/>
          <w:rtl/>
        </w:rPr>
      </w:pPr>
      <w:r>
        <w:rPr>
          <w:rFonts w:hint="cs"/>
          <w:rtl/>
        </w:rPr>
        <w:t xml:space="preserve"> בסך הכול ביקשתי לעמוד על לוח הזמנים. </w:t>
      </w:r>
    </w:p>
    <w:p w14:paraId="2B2A5A83" w14:textId="77777777" w:rsidR="00000000" w:rsidRDefault="007C71EE">
      <w:pPr>
        <w:pStyle w:val="a"/>
        <w:rPr>
          <w:rFonts w:hint="cs"/>
          <w:rtl/>
        </w:rPr>
      </w:pPr>
    </w:p>
    <w:p w14:paraId="12DF0F9C" w14:textId="77777777" w:rsidR="00000000" w:rsidRDefault="007C71EE">
      <w:pPr>
        <w:pStyle w:val="ad"/>
        <w:rPr>
          <w:rFonts w:hint="cs"/>
          <w:rtl/>
        </w:rPr>
      </w:pPr>
      <w:r>
        <w:rPr>
          <w:rtl/>
        </w:rPr>
        <w:t xml:space="preserve">היו"ר </w:t>
      </w:r>
      <w:r>
        <w:rPr>
          <w:rFonts w:hint="cs"/>
          <w:rtl/>
        </w:rPr>
        <w:t>יולי-יואל אדלשטיין:</w:t>
      </w:r>
    </w:p>
    <w:p w14:paraId="12669A1C" w14:textId="77777777" w:rsidR="00000000" w:rsidRDefault="007C71EE">
      <w:pPr>
        <w:pStyle w:val="a"/>
        <w:rPr>
          <w:u w:val="single"/>
          <w:rtl/>
        </w:rPr>
      </w:pPr>
    </w:p>
    <w:p w14:paraId="0532CDC3" w14:textId="77777777" w:rsidR="00000000" w:rsidRDefault="007C71EE">
      <w:pPr>
        <w:pStyle w:val="a"/>
        <w:rPr>
          <w:rFonts w:hint="cs"/>
          <w:rtl/>
        </w:rPr>
      </w:pPr>
      <w:r>
        <w:rPr>
          <w:rFonts w:hint="cs"/>
          <w:rtl/>
        </w:rPr>
        <w:t xml:space="preserve">חבר הכנסת ברכה, זמנך באמת תם. זה לא אליבא דחבר הכנסת אורי אריאל, אלא אליבא דשעון. </w:t>
      </w:r>
    </w:p>
    <w:p w14:paraId="090C5E0D" w14:textId="77777777" w:rsidR="00000000" w:rsidRDefault="007C71EE">
      <w:pPr>
        <w:pStyle w:val="a"/>
        <w:rPr>
          <w:rFonts w:hint="cs"/>
          <w:rtl/>
        </w:rPr>
      </w:pPr>
    </w:p>
    <w:p w14:paraId="3A80D2A5" w14:textId="77777777" w:rsidR="00000000" w:rsidRDefault="007C71EE">
      <w:pPr>
        <w:pStyle w:val="SpeakerCon"/>
        <w:rPr>
          <w:rtl/>
        </w:rPr>
      </w:pPr>
      <w:bookmarkStart w:id="307" w:name="FS000000540T26_05_2003_18_01_27C"/>
      <w:bookmarkEnd w:id="307"/>
      <w:r>
        <w:rPr>
          <w:rtl/>
        </w:rPr>
        <w:t>מוחמד ברכה (חד"ש-תע"ל):</w:t>
      </w:r>
    </w:p>
    <w:p w14:paraId="7B1DC713" w14:textId="77777777" w:rsidR="00000000" w:rsidRDefault="007C71EE">
      <w:pPr>
        <w:pStyle w:val="a"/>
        <w:rPr>
          <w:rtl/>
        </w:rPr>
      </w:pPr>
    </w:p>
    <w:p w14:paraId="406B1A84" w14:textId="77777777" w:rsidR="00000000" w:rsidRDefault="007C71EE">
      <w:pPr>
        <w:pStyle w:val="a"/>
        <w:rPr>
          <w:rFonts w:hint="cs"/>
          <w:rtl/>
        </w:rPr>
      </w:pPr>
      <w:r>
        <w:rPr>
          <w:rFonts w:hint="cs"/>
          <w:rtl/>
        </w:rPr>
        <w:t xml:space="preserve"> מפריעים לי אנשים כמו חבר הכנסת אורי אריאל, שמדברים על נועם הל</w:t>
      </w:r>
      <w:r>
        <w:rPr>
          <w:rFonts w:hint="cs"/>
          <w:rtl/>
        </w:rPr>
        <w:t xml:space="preserve">יכות, אבל נועם ההליכות נעצר מייד על-פי המשבצת הלאומית. אבל אני לא מצפה הרבה מאורי אריאל. תודה רבה, אדוני. </w:t>
      </w:r>
    </w:p>
    <w:p w14:paraId="67E5021B" w14:textId="77777777" w:rsidR="00000000" w:rsidRDefault="007C71EE">
      <w:pPr>
        <w:pStyle w:val="a"/>
        <w:rPr>
          <w:rFonts w:hint="cs"/>
          <w:rtl/>
        </w:rPr>
      </w:pPr>
    </w:p>
    <w:p w14:paraId="578EC2F0" w14:textId="77777777" w:rsidR="00000000" w:rsidRDefault="007C71EE">
      <w:pPr>
        <w:pStyle w:val="ad"/>
        <w:rPr>
          <w:rFonts w:hint="cs"/>
          <w:rtl/>
        </w:rPr>
      </w:pPr>
      <w:r>
        <w:rPr>
          <w:rtl/>
        </w:rPr>
        <w:t xml:space="preserve">היו"ר </w:t>
      </w:r>
      <w:r>
        <w:rPr>
          <w:rFonts w:hint="cs"/>
          <w:rtl/>
        </w:rPr>
        <w:t>יולי-יואל אדלשטיין:</w:t>
      </w:r>
    </w:p>
    <w:p w14:paraId="1AD95811" w14:textId="77777777" w:rsidR="00000000" w:rsidRDefault="007C71EE">
      <w:pPr>
        <w:pStyle w:val="a"/>
        <w:rPr>
          <w:u w:val="single"/>
          <w:rtl/>
        </w:rPr>
      </w:pPr>
    </w:p>
    <w:p w14:paraId="1F1446B7" w14:textId="77777777" w:rsidR="00000000" w:rsidRDefault="007C71EE">
      <w:pPr>
        <w:pStyle w:val="a"/>
        <w:ind w:firstLine="0"/>
        <w:rPr>
          <w:rFonts w:hint="cs"/>
          <w:rtl/>
        </w:rPr>
      </w:pPr>
      <w:r>
        <w:rPr>
          <w:rtl/>
        </w:rPr>
        <w:tab/>
      </w:r>
      <w:r>
        <w:rPr>
          <w:rFonts w:hint="cs"/>
          <w:rtl/>
        </w:rPr>
        <w:t xml:space="preserve">תודה לחבר הכנסת מוחמד ברכה. </w:t>
      </w:r>
      <w:r>
        <w:rPr>
          <w:rFonts w:hint="cs"/>
          <w:rtl/>
        </w:rPr>
        <w:tab/>
        <w:t xml:space="preserve">חבר הכנסת עמיר פרץ, ואחריו - חבר הכנסת ג'מאל זחאלקה. בבקשה, חבר הכנסת עמיר פרץ, 15 דקות. </w:t>
      </w:r>
    </w:p>
    <w:p w14:paraId="67E99958" w14:textId="77777777" w:rsidR="00000000" w:rsidRDefault="007C71EE">
      <w:pPr>
        <w:pStyle w:val="a"/>
        <w:rPr>
          <w:rFonts w:hint="cs"/>
          <w:rtl/>
        </w:rPr>
      </w:pPr>
    </w:p>
    <w:p w14:paraId="07ACAE06" w14:textId="77777777" w:rsidR="00000000" w:rsidRDefault="007C71EE">
      <w:pPr>
        <w:pStyle w:val="Speaker"/>
        <w:rPr>
          <w:rtl/>
        </w:rPr>
      </w:pPr>
      <w:bookmarkStart w:id="308" w:name="FS000000557T26_05_2003_18_01_57"/>
      <w:bookmarkEnd w:id="308"/>
      <w:r>
        <w:rPr>
          <w:rFonts w:hint="eastAsia"/>
          <w:rtl/>
        </w:rPr>
        <w:t>עמיר</w:t>
      </w:r>
      <w:r>
        <w:rPr>
          <w:rtl/>
        </w:rPr>
        <w:t xml:space="preserve"> פרץ (עם אחד):</w:t>
      </w:r>
    </w:p>
    <w:p w14:paraId="069CC29F" w14:textId="77777777" w:rsidR="00000000" w:rsidRDefault="007C71EE">
      <w:pPr>
        <w:pStyle w:val="a"/>
        <w:rPr>
          <w:rFonts w:hint="cs"/>
          <w:rtl/>
        </w:rPr>
      </w:pPr>
    </w:p>
    <w:p w14:paraId="46E30835" w14:textId="77777777" w:rsidR="00000000" w:rsidRDefault="007C71EE">
      <w:pPr>
        <w:pStyle w:val="a"/>
        <w:rPr>
          <w:rFonts w:hint="cs"/>
          <w:rtl/>
        </w:rPr>
      </w:pPr>
      <w:r>
        <w:rPr>
          <w:rFonts w:hint="cs"/>
          <w:rtl/>
        </w:rPr>
        <w:t>אדוני היושב-ראש, חברי הכנסת, גברתי השרה, אנחנו נמצאים היום בתחילת הדיון על אחת מהתוכניות הכלכליות שרב הנעלם על הגלוי בה. אומנם מציירים את התוכנית הכלכלית הזאת כתוכנית שמתמקדת ביצירת צמיחה, ביצירת תקווה, בשיפור מצבן של אוכלוסיות גדולות ש</w:t>
      </w:r>
      <w:r>
        <w:rPr>
          <w:rFonts w:hint="cs"/>
          <w:rtl/>
        </w:rPr>
        <w:t xml:space="preserve">מוצאות את עצמן היום ללא מקורות פרנסה. אבל אני יכול לומר לכם, שחלק גדול מהמרכיבים בתוכנית הזאת מכוונים לפרק את יכולת ההתנגדות של אזרחים בפני השלטון בניסיון שלהם להגן על הזכויות הבסיסיות ביותר שאדם בונה לעצמו כל ימי חייו. </w:t>
      </w:r>
    </w:p>
    <w:p w14:paraId="0EBEA6CF" w14:textId="77777777" w:rsidR="00000000" w:rsidRDefault="007C71EE">
      <w:pPr>
        <w:pStyle w:val="a"/>
        <w:rPr>
          <w:rFonts w:hint="cs"/>
          <w:rtl/>
        </w:rPr>
      </w:pPr>
    </w:p>
    <w:p w14:paraId="4312069A" w14:textId="77777777" w:rsidR="00000000" w:rsidRDefault="007C71EE">
      <w:pPr>
        <w:pStyle w:val="a"/>
        <w:rPr>
          <w:rFonts w:hint="cs"/>
          <w:rtl/>
        </w:rPr>
      </w:pPr>
      <w:r>
        <w:rPr>
          <w:rFonts w:hint="cs"/>
          <w:rtl/>
        </w:rPr>
        <w:t>אין ספק שהתוכנית הזאת, בראש ובראשו</w:t>
      </w:r>
      <w:r>
        <w:rPr>
          <w:rFonts w:hint="cs"/>
          <w:rtl/>
        </w:rPr>
        <w:t>נה, עושה כל מאמץ לפרק את לב לבו של המאבק האזרחי, של המאבק החברתי, שבכל מדינה בעולם יכולת הקיום שלו מותנית בקיומם של עובדים מאורגנים, של הסכמים קיבוציים, של איגודים מקצועיים. כי ביום שבו מכריזים על מותה של העבודה המאורגנת, מכריזים  על סופה של יכולת החברה לה</w:t>
      </w:r>
      <w:r>
        <w:rPr>
          <w:rFonts w:hint="cs"/>
          <w:rtl/>
        </w:rPr>
        <w:t xml:space="preserve">תנגד בכל התחומים. </w:t>
      </w:r>
    </w:p>
    <w:p w14:paraId="25940CA7" w14:textId="77777777" w:rsidR="00000000" w:rsidRDefault="007C71EE">
      <w:pPr>
        <w:pStyle w:val="a"/>
        <w:rPr>
          <w:rFonts w:hint="cs"/>
          <w:rtl/>
        </w:rPr>
      </w:pPr>
    </w:p>
    <w:p w14:paraId="3BB619D1" w14:textId="77777777" w:rsidR="00000000" w:rsidRDefault="007C71EE">
      <w:pPr>
        <w:pStyle w:val="a"/>
        <w:rPr>
          <w:rFonts w:hint="cs"/>
          <w:rtl/>
        </w:rPr>
      </w:pPr>
      <w:r>
        <w:rPr>
          <w:rFonts w:hint="cs"/>
          <w:rtl/>
        </w:rPr>
        <w:t>הכנסת כאן מדברת, חשוב מאוד. אבל אני רוצה שתדעו, חברי חברי הכנסת, שברגע זה, בשעות אלה, יושבים כ=100 עובדים מסוגרים במפעל "חיפה כימיקלים דרום", אחרי שהלילה הוציאו אותם באמצעות חברות שמירה, עם אלות. שברו להם ידיים ורגליים, ניפצו פנים של אח</w:t>
      </w:r>
      <w:r>
        <w:rPr>
          <w:rFonts w:hint="cs"/>
          <w:rtl/>
        </w:rPr>
        <w:t>ד העובדים. על מה ולמה? על כך שהם פעלו לפי החוק וניסו להתארגן ולהקים לעצמם ועד. על-פי החוק במדינת ישראל מותר לשליש מהעובדים במקום עבודה להירשם ולהחליט שהם רוצים להקים לעצמם ועד. כבר חמישה ימים שהם מסוגרים במפעל. אתמול בלילה התפרצו מאות בריונים לתוך המפעל הז</w:t>
      </w:r>
      <w:r>
        <w:rPr>
          <w:rFonts w:hint="cs"/>
          <w:rtl/>
        </w:rPr>
        <w:t xml:space="preserve">ה והוציאו אותם בכוח. עכשיו הם קשורים בשרשראות לפתחי המפעל. </w:t>
      </w:r>
    </w:p>
    <w:p w14:paraId="540934C6" w14:textId="77777777" w:rsidR="00000000" w:rsidRDefault="007C71EE">
      <w:pPr>
        <w:pStyle w:val="a"/>
        <w:rPr>
          <w:rFonts w:hint="cs"/>
          <w:rtl/>
        </w:rPr>
      </w:pPr>
    </w:p>
    <w:p w14:paraId="003A8592" w14:textId="77777777" w:rsidR="00000000" w:rsidRDefault="007C71EE">
      <w:pPr>
        <w:pStyle w:val="a"/>
        <w:rPr>
          <w:rFonts w:hint="cs"/>
          <w:rtl/>
        </w:rPr>
      </w:pPr>
      <w:r>
        <w:rPr>
          <w:rFonts w:hint="cs"/>
          <w:rtl/>
        </w:rPr>
        <w:t>זה יותר גרוע מהימים שבהם נאבקו אזרחים במאבק על שמונה שעות עבודה ביום. והארץ שותקת. זאת הארץ שמדברת גבוהה-גבוהה בשם זכויות הפרט. איפה כל אותן מפלגות כשזכויות הפרט מסתכמות בזה שמותר להם להפגין, מות</w:t>
      </w:r>
      <w:r>
        <w:rPr>
          <w:rFonts w:hint="cs"/>
          <w:rtl/>
        </w:rPr>
        <w:t xml:space="preserve">ר להם לומר את דברם בכיכר העיר? </w:t>
      </w:r>
    </w:p>
    <w:p w14:paraId="6022EC42" w14:textId="77777777" w:rsidR="00000000" w:rsidRDefault="007C71EE">
      <w:pPr>
        <w:pStyle w:val="a"/>
        <w:rPr>
          <w:rFonts w:hint="cs"/>
          <w:rtl/>
        </w:rPr>
      </w:pPr>
    </w:p>
    <w:p w14:paraId="36CE7EFD" w14:textId="77777777" w:rsidR="00000000" w:rsidRDefault="007C71EE">
      <w:pPr>
        <w:pStyle w:val="a"/>
        <w:rPr>
          <w:rFonts w:hint="cs"/>
          <w:rtl/>
        </w:rPr>
      </w:pPr>
      <w:r>
        <w:rPr>
          <w:rFonts w:hint="cs"/>
          <w:rtl/>
        </w:rPr>
        <w:t xml:space="preserve">אבל, אלימות שלטונית היא חרב פיפיות, וכדאי שכל ממשלה תזכור זאת. ממשלה זה דבר חולף. מי שמשחיז סכינים ומשתמש בשלטון כבפגיון, כבחרב שנועצת את חודה הקשה בקבוצה שנמצאת באותה העת במיעוט, אל יתפלא שלא יחלוף זמן רב ואותה חרב מתהפכת </w:t>
      </w:r>
      <w:r>
        <w:rPr>
          <w:rFonts w:hint="cs"/>
          <w:rtl/>
        </w:rPr>
        <w:t>תנעץ בדיוק את אותו להב. אותה קבוצה חסרת אחריות, שלא מבינה ששלטון שלא יודע מה מגבלות הכוח שלו, שלא יודע מה מותר ומה אסור, סופו שיביא עלינו מצב שבכל פעם יתחלף כאן שלטון ובכל פעם תהיה מלחמה של השלטון באותו מיעוט שנשאר בחוץ. פעם זה משרתם של בעלי ההון, ויש ממשל</w:t>
      </w:r>
      <w:r>
        <w:rPr>
          <w:rFonts w:hint="cs"/>
          <w:rtl/>
        </w:rPr>
        <w:t xml:space="preserve">ה שהשילוב בה הוא שילוב קטלני </w:t>
      </w:r>
      <w:r>
        <w:rPr>
          <w:rtl/>
        </w:rPr>
        <w:t>–</w:t>
      </w:r>
      <w:r>
        <w:rPr>
          <w:rFonts w:hint="cs"/>
          <w:rtl/>
        </w:rPr>
        <w:t xml:space="preserve"> ביבי נתניהו, טומי לפיד </w:t>
      </w:r>
      <w:r>
        <w:rPr>
          <w:rtl/>
        </w:rPr>
        <w:t>–</w:t>
      </w:r>
      <w:r>
        <w:rPr>
          <w:rFonts w:hint="cs"/>
          <w:rtl/>
        </w:rPr>
        <w:t xml:space="preserve"> שילוב יוצא מן הכלל של אגרסיביות קפיטליסטית תאצ'ריסטית, שמשרתת את האווירה הקיימת של השתלטות בעלי ההון על כל נכסי המדינה. </w:t>
      </w:r>
    </w:p>
    <w:p w14:paraId="2AEA7E10" w14:textId="77777777" w:rsidR="00000000" w:rsidRDefault="007C71EE">
      <w:pPr>
        <w:pStyle w:val="a"/>
        <w:rPr>
          <w:rFonts w:hint="cs"/>
          <w:rtl/>
        </w:rPr>
      </w:pPr>
    </w:p>
    <w:p w14:paraId="00F2F09A" w14:textId="77777777" w:rsidR="00000000" w:rsidRDefault="007C71EE">
      <w:pPr>
        <w:pStyle w:val="a"/>
        <w:rPr>
          <w:rFonts w:hint="cs"/>
          <w:rtl/>
        </w:rPr>
      </w:pPr>
      <w:r>
        <w:rPr>
          <w:rFonts w:hint="cs"/>
          <w:rtl/>
        </w:rPr>
        <w:t>ססמאות של הפרטה זה דבר יפה. ססמאות של שוק חופשי זה דבר יפה. ססמאות של תחרות זה</w:t>
      </w:r>
      <w:r>
        <w:rPr>
          <w:rFonts w:hint="cs"/>
          <w:rtl/>
        </w:rPr>
        <w:t xml:space="preserve"> דבר יפה. אבל מה ערכה של תחרות במדינה שיש בה 2.5 מיליוני עובדים ומיליון עובדים מתוכם לא משלמים מס הכנסה, לא משום שהם עברייני השוק השחור - עברייני השוק השחור נמצאים בקרב עובדי הצווארון הלבן. אותם מיליון איש שלא משלמים מס הכנסה, לא משלמים אותו כי הם לא מרווי</w:t>
      </w:r>
      <w:r>
        <w:rPr>
          <w:rFonts w:hint="cs"/>
          <w:rtl/>
        </w:rPr>
        <w:t xml:space="preserve">חים יותר מ=3,000 שקלים. מה ערכו של אותו שוק חופשי, אם מתוך 2.5 מיליוני עובדים למיליון ורבע אין שום סוג של פנסיה </w:t>
      </w:r>
      <w:r>
        <w:rPr>
          <w:rtl/>
        </w:rPr>
        <w:t>–</w:t>
      </w:r>
      <w:r>
        <w:rPr>
          <w:rFonts w:hint="cs"/>
          <w:rtl/>
        </w:rPr>
        <w:t xml:space="preserve"> לא תקציבית, לא צוברת, לא ביטוח מנהלים, לא גירעונית ולא לא-גירעונית? הם יגיעו לגיל 65 עייפים, מוכים, אבל גם חסרי כול. </w:t>
      </w:r>
    </w:p>
    <w:p w14:paraId="0304EDAF" w14:textId="77777777" w:rsidR="00000000" w:rsidRDefault="007C71EE">
      <w:pPr>
        <w:pStyle w:val="a"/>
        <w:rPr>
          <w:color w:val="0000FF"/>
          <w:szCs w:val="28"/>
          <w:rtl/>
        </w:rPr>
      </w:pPr>
    </w:p>
    <w:p w14:paraId="6F1F0CB8" w14:textId="77777777" w:rsidR="00000000" w:rsidRDefault="007C71EE">
      <w:pPr>
        <w:pStyle w:val="ac"/>
        <w:rPr>
          <w:rtl/>
        </w:rPr>
      </w:pPr>
      <w:r>
        <w:rPr>
          <w:rFonts w:hint="eastAsia"/>
          <w:rtl/>
        </w:rPr>
        <w:t>שלום</w:t>
      </w:r>
      <w:r>
        <w:rPr>
          <w:rtl/>
        </w:rPr>
        <w:t xml:space="preserve"> שמחון (העבודה-מימד</w:t>
      </w:r>
      <w:r>
        <w:rPr>
          <w:rtl/>
        </w:rPr>
        <w:t>):</w:t>
      </w:r>
    </w:p>
    <w:p w14:paraId="1537D263" w14:textId="77777777" w:rsidR="00000000" w:rsidRDefault="007C71EE">
      <w:pPr>
        <w:pStyle w:val="a"/>
        <w:rPr>
          <w:rFonts w:hint="cs"/>
          <w:rtl/>
        </w:rPr>
      </w:pPr>
    </w:p>
    <w:p w14:paraId="198EDB89" w14:textId="77777777" w:rsidR="00000000" w:rsidRDefault="007C71EE">
      <w:pPr>
        <w:pStyle w:val="a"/>
        <w:rPr>
          <w:rFonts w:hint="cs"/>
          <w:rtl/>
        </w:rPr>
      </w:pPr>
      <w:r>
        <w:rPr>
          <w:rFonts w:hint="cs"/>
          <w:rtl/>
        </w:rPr>
        <w:t>אתה אומר מיליון ורבע, אז רק ל=150,000 לגבי ההסכם - - -</w:t>
      </w:r>
    </w:p>
    <w:p w14:paraId="1888D9C2" w14:textId="77777777" w:rsidR="00000000" w:rsidRDefault="007C71EE">
      <w:pPr>
        <w:pStyle w:val="a"/>
        <w:rPr>
          <w:rFonts w:hint="cs"/>
          <w:rtl/>
        </w:rPr>
      </w:pPr>
    </w:p>
    <w:p w14:paraId="5516A9CA" w14:textId="77777777" w:rsidR="00000000" w:rsidRDefault="007C71EE">
      <w:pPr>
        <w:pStyle w:val="SpeakerCon"/>
        <w:rPr>
          <w:rtl/>
        </w:rPr>
      </w:pPr>
      <w:bookmarkStart w:id="309" w:name="FS000000557T26_05_2003_17_57_48"/>
      <w:bookmarkStart w:id="310" w:name="FS000000557T26_05_2003_18_01_38"/>
      <w:bookmarkEnd w:id="309"/>
      <w:bookmarkEnd w:id="310"/>
      <w:r>
        <w:rPr>
          <w:rFonts w:hint="eastAsia"/>
          <w:rtl/>
        </w:rPr>
        <w:t>עמיר</w:t>
      </w:r>
      <w:r>
        <w:rPr>
          <w:rtl/>
        </w:rPr>
        <w:t xml:space="preserve"> פרץ (עם אחד):</w:t>
      </w:r>
    </w:p>
    <w:p w14:paraId="617C7AB4" w14:textId="77777777" w:rsidR="00000000" w:rsidRDefault="007C71EE">
      <w:pPr>
        <w:pStyle w:val="a"/>
        <w:rPr>
          <w:rFonts w:hint="cs"/>
          <w:rtl/>
        </w:rPr>
      </w:pPr>
    </w:p>
    <w:p w14:paraId="7F7C40CD" w14:textId="77777777" w:rsidR="00000000" w:rsidRDefault="007C71EE">
      <w:pPr>
        <w:pStyle w:val="a"/>
        <w:rPr>
          <w:rFonts w:hint="cs"/>
          <w:rtl/>
        </w:rPr>
      </w:pPr>
      <w:r>
        <w:rPr>
          <w:rFonts w:hint="cs"/>
          <w:rtl/>
        </w:rPr>
        <w:t>לא, יש 2.5 מיליוני עובדים. מיליון ורבע יש להם, מיליון ורבע אין להם.  מתוך 2.5 מיליונים.</w:t>
      </w:r>
    </w:p>
    <w:p w14:paraId="5CCEEA83" w14:textId="77777777" w:rsidR="00000000" w:rsidRDefault="007C71EE">
      <w:pPr>
        <w:pStyle w:val="a"/>
        <w:rPr>
          <w:rFonts w:hint="cs"/>
          <w:rtl/>
        </w:rPr>
      </w:pPr>
    </w:p>
    <w:p w14:paraId="09078F1E" w14:textId="77777777" w:rsidR="00000000" w:rsidRDefault="007C71EE">
      <w:pPr>
        <w:pStyle w:val="ac"/>
        <w:rPr>
          <w:rtl/>
        </w:rPr>
      </w:pPr>
      <w:r>
        <w:rPr>
          <w:rtl/>
        </w:rPr>
        <w:t>חיים כץ (הליכוד):</w:t>
      </w:r>
    </w:p>
    <w:p w14:paraId="020A181E" w14:textId="77777777" w:rsidR="00000000" w:rsidRDefault="007C71EE">
      <w:pPr>
        <w:pStyle w:val="a"/>
        <w:rPr>
          <w:rtl/>
        </w:rPr>
      </w:pPr>
    </w:p>
    <w:p w14:paraId="584BDC70" w14:textId="77777777" w:rsidR="00000000" w:rsidRDefault="007C71EE">
      <w:pPr>
        <w:pStyle w:val="a"/>
        <w:rPr>
          <w:rFonts w:hint="cs"/>
          <w:rtl/>
        </w:rPr>
      </w:pPr>
      <w:r>
        <w:rPr>
          <w:rFonts w:hint="cs"/>
          <w:rtl/>
        </w:rPr>
        <w:t xml:space="preserve">למה גיל 65? גיל 67. </w:t>
      </w:r>
    </w:p>
    <w:p w14:paraId="71548E9A" w14:textId="77777777" w:rsidR="00000000" w:rsidRDefault="007C71EE">
      <w:pPr>
        <w:pStyle w:val="a"/>
        <w:rPr>
          <w:rFonts w:hint="cs"/>
          <w:rtl/>
        </w:rPr>
      </w:pPr>
    </w:p>
    <w:p w14:paraId="53EF9996" w14:textId="77777777" w:rsidR="00000000" w:rsidRDefault="007C71EE">
      <w:pPr>
        <w:pStyle w:val="SpeakerCon"/>
        <w:rPr>
          <w:rtl/>
        </w:rPr>
      </w:pPr>
      <w:bookmarkStart w:id="311" w:name="FS000000557T26_05_2003_17_58_09C"/>
      <w:bookmarkStart w:id="312" w:name="FS000000557T26_05_2003_18_02_03C"/>
      <w:bookmarkEnd w:id="311"/>
      <w:bookmarkEnd w:id="312"/>
      <w:r>
        <w:rPr>
          <w:rtl/>
        </w:rPr>
        <w:t>עמיר פרץ (עם אחד):</w:t>
      </w:r>
    </w:p>
    <w:p w14:paraId="29E40236" w14:textId="77777777" w:rsidR="00000000" w:rsidRDefault="007C71EE">
      <w:pPr>
        <w:pStyle w:val="a"/>
        <w:rPr>
          <w:rtl/>
        </w:rPr>
      </w:pPr>
    </w:p>
    <w:p w14:paraId="2B35889E" w14:textId="77777777" w:rsidR="00000000" w:rsidRDefault="007C71EE">
      <w:pPr>
        <w:pStyle w:val="a"/>
        <w:rPr>
          <w:rFonts w:hint="cs"/>
          <w:rtl/>
        </w:rPr>
      </w:pPr>
      <w:r>
        <w:rPr>
          <w:rFonts w:hint="cs"/>
          <w:rtl/>
        </w:rPr>
        <w:t>או.קיי., 67. אני מודה לך ע</w:t>
      </w:r>
      <w:r>
        <w:rPr>
          <w:rFonts w:hint="cs"/>
          <w:rtl/>
        </w:rPr>
        <w:t xml:space="preserve">ל התיקון, חבר הכנסת חיים כץ. אתה צודק, יגיעו מרוטשים עוד יותר. </w:t>
      </w:r>
    </w:p>
    <w:p w14:paraId="3FC6D550" w14:textId="77777777" w:rsidR="00000000" w:rsidRDefault="007C71EE">
      <w:pPr>
        <w:pStyle w:val="a"/>
        <w:rPr>
          <w:rFonts w:hint="cs"/>
          <w:rtl/>
        </w:rPr>
      </w:pPr>
    </w:p>
    <w:p w14:paraId="49F23594" w14:textId="77777777" w:rsidR="00000000" w:rsidRDefault="007C71EE">
      <w:pPr>
        <w:pStyle w:val="a"/>
        <w:rPr>
          <w:rFonts w:hint="cs"/>
          <w:rtl/>
        </w:rPr>
      </w:pPr>
      <w:r>
        <w:rPr>
          <w:rFonts w:hint="cs"/>
          <w:rtl/>
        </w:rPr>
        <w:t>ואני אומר לכם, התוכנית הזאת, אם הייתי מנסה למצוא לה דימוי, וחס וחלילה בלי לפגוע בחיות, הייתי אומר שזו הפעם הראשונה שהחתול התחפש לכלב. למה? בא משרד האוצר ומסביר לכולנו: חברים יקרים, אני הולך ל</w:t>
      </w:r>
      <w:r>
        <w:rPr>
          <w:rFonts w:hint="cs"/>
          <w:rtl/>
        </w:rPr>
        <w:t xml:space="preserve">היות כלב השמירה שלכם. תפקידו בידי את עתידכם, את נכסיכם. תאמינו לי, מהר מאוד כלב השמירה הזה יחזור ויהפוך להיות חתול; אותו חתול ידוע שאוהב את השמנת, אותו חתול בדמות משרד האוצר, שכל דבר שתיתן לו ילקק וילקק וילקק ואין לו שובע. </w:t>
      </w:r>
    </w:p>
    <w:p w14:paraId="6BFE4E99" w14:textId="77777777" w:rsidR="00000000" w:rsidRDefault="007C71EE">
      <w:pPr>
        <w:pStyle w:val="a"/>
        <w:rPr>
          <w:rFonts w:hint="cs"/>
          <w:rtl/>
        </w:rPr>
      </w:pPr>
    </w:p>
    <w:p w14:paraId="161A29A3" w14:textId="77777777" w:rsidR="00000000" w:rsidRDefault="007C71EE">
      <w:pPr>
        <w:pStyle w:val="a"/>
        <w:rPr>
          <w:rFonts w:hint="cs"/>
          <w:rtl/>
        </w:rPr>
      </w:pPr>
      <w:r>
        <w:rPr>
          <w:rFonts w:hint="cs"/>
          <w:rtl/>
        </w:rPr>
        <w:t xml:space="preserve">שימו לב מה קרה מאז השתלט האוצר </w:t>
      </w:r>
      <w:r>
        <w:rPr>
          <w:rFonts w:hint="cs"/>
          <w:rtl/>
        </w:rPr>
        <w:t>על הביטוח הלאומי. כל הזמן רק מלקקים את לשד עצמותיהן של הקבוצות החלשות ביותר, ובדרך זו מנסים לפתור בעיות  תקציביות. שימו לב מה קרה מאז השתלט אותו חתול על סל הבריאות. מאז הופקד סל הבריאות בידי האוצר תראו מה קרה. על כל תרופה שרוצים להוסיף, מלחמה שלמה. והסל, א</w:t>
      </w:r>
      <w:r>
        <w:rPr>
          <w:rFonts w:hint="cs"/>
          <w:rtl/>
        </w:rPr>
        <w:t xml:space="preserve">ו שמתיישן והתרופות שיש בו לא ראויות, או שמתרוקן לו. </w:t>
      </w:r>
    </w:p>
    <w:p w14:paraId="04BC14FB" w14:textId="77777777" w:rsidR="00000000" w:rsidRDefault="007C71EE">
      <w:pPr>
        <w:pStyle w:val="a"/>
        <w:rPr>
          <w:rFonts w:hint="cs"/>
          <w:rtl/>
        </w:rPr>
      </w:pPr>
    </w:p>
    <w:p w14:paraId="3E7D8E97" w14:textId="77777777" w:rsidR="00000000" w:rsidRDefault="007C71EE">
      <w:pPr>
        <w:pStyle w:val="ac"/>
        <w:rPr>
          <w:rtl/>
        </w:rPr>
      </w:pPr>
      <w:r>
        <w:rPr>
          <w:rtl/>
        </w:rPr>
        <w:t>מוחמד ברכה (חד"ש-תע"ל):</w:t>
      </w:r>
    </w:p>
    <w:p w14:paraId="71D4138A" w14:textId="77777777" w:rsidR="00000000" w:rsidRDefault="007C71EE">
      <w:pPr>
        <w:pStyle w:val="a"/>
        <w:rPr>
          <w:rtl/>
        </w:rPr>
      </w:pPr>
    </w:p>
    <w:p w14:paraId="6FFE896B" w14:textId="77777777" w:rsidR="00000000" w:rsidRDefault="007C71EE">
      <w:pPr>
        <w:pStyle w:val="a"/>
        <w:rPr>
          <w:rFonts w:hint="cs"/>
          <w:rtl/>
        </w:rPr>
      </w:pPr>
      <w:r>
        <w:rPr>
          <w:rFonts w:hint="cs"/>
          <w:rtl/>
        </w:rPr>
        <w:t xml:space="preserve"> גם מה שיש אתה צריך לשלם עליו. </w:t>
      </w:r>
    </w:p>
    <w:p w14:paraId="12EACA7B" w14:textId="77777777" w:rsidR="00000000" w:rsidRDefault="007C71EE">
      <w:pPr>
        <w:pStyle w:val="a"/>
        <w:rPr>
          <w:rFonts w:hint="cs"/>
          <w:rtl/>
        </w:rPr>
      </w:pPr>
    </w:p>
    <w:p w14:paraId="546686DB" w14:textId="77777777" w:rsidR="00000000" w:rsidRDefault="007C71EE">
      <w:pPr>
        <w:pStyle w:val="SpeakerCon"/>
        <w:rPr>
          <w:rtl/>
        </w:rPr>
      </w:pPr>
      <w:bookmarkStart w:id="313" w:name="FS000000557T26_05_2003_17_58_32C"/>
      <w:bookmarkStart w:id="314" w:name="FS000000557T26_05_2003_18_02_30C"/>
      <w:bookmarkEnd w:id="313"/>
      <w:bookmarkEnd w:id="314"/>
      <w:r>
        <w:rPr>
          <w:rtl/>
        </w:rPr>
        <w:t>עמיר פרץ (עם אחד):</w:t>
      </w:r>
    </w:p>
    <w:p w14:paraId="7C5065E8" w14:textId="77777777" w:rsidR="00000000" w:rsidRDefault="007C71EE">
      <w:pPr>
        <w:pStyle w:val="a"/>
        <w:rPr>
          <w:rtl/>
        </w:rPr>
      </w:pPr>
    </w:p>
    <w:p w14:paraId="33627A21" w14:textId="77777777" w:rsidR="00000000" w:rsidRDefault="007C71EE">
      <w:pPr>
        <w:pStyle w:val="a"/>
        <w:rPr>
          <w:rFonts w:hint="cs"/>
          <w:rtl/>
        </w:rPr>
      </w:pPr>
      <w:r>
        <w:rPr>
          <w:rFonts w:hint="cs"/>
          <w:rtl/>
        </w:rPr>
        <w:t xml:space="preserve">וכמובן, חלק מהסל אתה צריך לשלם אותו, וגם אז יודע ידידי חבר הכנסת הירשזון, שהתהליך הזה של חקיקת חוק ביטוח בריאות ממלכתי </w:t>
      </w:r>
      <w:r>
        <w:rPr>
          <w:rtl/>
        </w:rPr>
        <w:t>–</w:t>
      </w:r>
      <w:r>
        <w:rPr>
          <w:rFonts w:hint="cs"/>
          <w:rtl/>
        </w:rPr>
        <w:t xml:space="preserve"> כול</w:t>
      </w:r>
      <w:r>
        <w:rPr>
          <w:rFonts w:hint="cs"/>
          <w:rtl/>
        </w:rPr>
        <w:t xml:space="preserve">נו תלינו תקוות גדולות בכך, כי לא ידענו שיש חתול כזה בסביבה. חשבנו שזו באמת טובת העם, טובת המדינה. איך כולם מתגעגעים עכשיו לימים ההם. איך האזרחים </w:t>
      </w:r>
      <w:r>
        <w:rPr>
          <w:rtl/>
        </w:rPr>
        <w:t>–</w:t>
      </w:r>
      <w:r>
        <w:rPr>
          <w:rFonts w:hint="cs"/>
          <w:rtl/>
        </w:rPr>
        <w:t xml:space="preserve"> הרי אותו דבר היה. אמרו: כל מי שנמצאים בקופות מושחתים, גנבים, צריך לסלק אותם; תנו לנו, אנחנו יודעים איך לטפל ב</w:t>
      </w:r>
      <w:r>
        <w:rPr>
          <w:rFonts w:hint="cs"/>
          <w:rtl/>
        </w:rPr>
        <w:t>זה. אותו דבר, אווירת המקארתיזם היתה בדיוק אותו דבר. אותה אווירה של מקארתיזם קיימת גם היום, כשהאוצר רוצה להשתלט על ערמות - - -</w:t>
      </w:r>
    </w:p>
    <w:p w14:paraId="63F41FC6" w14:textId="77777777" w:rsidR="00000000" w:rsidRDefault="007C71EE">
      <w:pPr>
        <w:pStyle w:val="a"/>
        <w:rPr>
          <w:rFonts w:hint="cs"/>
          <w:rtl/>
        </w:rPr>
      </w:pPr>
    </w:p>
    <w:p w14:paraId="2773DC54" w14:textId="77777777" w:rsidR="00000000" w:rsidRDefault="007C71EE">
      <w:pPr>
        <w:pStyle w:val="ac"/>
        <w:rPr>
          <w:rtl/>
        </w:rPr>
      </w:pPr>
      <w:r>
        <w:rPr>
          <w:rtl/>
        </w:rPr>
        <w:t>מוחמד ברכה (חד"ש-תע"ל):</w:t>
      </w:r>
    </w:p>
    <w:p w14:paraId="22D83D7C" w14:textId="77777777" w:rsidR="00000000" w:rsidRDefault="007C71EE">
      <w:pPr>
        <w:pStyle w:val="a"/>
        <w:rPr>
          <w:rtl/>
        </w:rPr>
      </w:pPr>
    </w:p>
    <w:p w14:paraId="5CBB9603" w14:textId="77777777" w:rsidR="00000000" w:rsidRDefault="007C71EE">
      <w:pPr>
        <w:pStyle w:val="a"/>
        <w:rPr>
          <w:rFonts w:hint="cs"/>
          <w:rtl/>
        </w:rPr>
      </w:pPr>
      <w:r>
        <w:rPr>
          <w:rFonts w:hint="cs"/>
          <w:rtl/>
        </w:rPr>
        <w:t>גם אתם נכנעתם בהסתדרות, רמון ואתה.</w:t>
      </w:r>
    </w:p>
    <w:p w14:paraId="2376D45F" w14:textId="77777777" w:rsidR="00000000" w:rsidRDefault="007C71EE">
      <w:pPr>
        <w:pStyle w:val="SpeakerCon"/>
        <w:rPr>
          <w:rFonts w:hint="cs"/>
          <w:rtl/>
        </w:rPr>
      </w:pPr>
      <w:bookmarkStart w:id="315" w:name="FS000000557T26_05_2003_17_58_50C"/>
      <w:bookmarkStart w:id="316" w:name="FS000000557T26_05_2003_18_02_54C"/>
      <w:bookmarkEnd w:id="315"/>
      <w:bookmarkEnd w:id="316"/>
    </w:p>
    <w:p w14:paraId="20BE0DD7" w14:textId="77777777" w:rsidR="00000000" w:rsidRDefault="007C71EE">
      <w:pPr>
        <w:pStyle w:val="SpeakerCon"/>
        <w:rPr>
          <w:rtl/>
        </w:rPr>
      </w:pPr>
      <w:r>
        <w:rPr>
          <w:rtl/>
        </w:rPr>
        <w:t>עמיר פרץ (עם אחד):</w:t>
      </w:r>
    </w:p>
    <w:p w14:paraId="3625B5F7" w14:textId="77777777" w:rsidR="00000000" w:rsidRDefault="007C71EE">
      <w:pPr>
        <w:pStyle w:val="a"/>
        <w:rPr>
          <w:rtl/>
        </w:rPr>
      </w:pPr>
    </w:p>
    <w:p w14:paraId="5FC29BCC" w14:textId="77777777" w:rsidR="00000000" w:rsidRDefault="007C71EE">
      <w:pPr>
        <w:pStyle w:val="a"/>
        <w:rPr>
          <w:rFonts w:hint="cs"/>
          <w:rtl/>
        </w:rPr>
      </w:pPr>
      <w:r>
        <w:rPr>
          <w:rFonts w:hint="cs"/>
          <w:rtl/>
        </w:rPr>
        <w:t>נכון, אני יודע, אני מודה בכך. כולנו היינו קורבנו</w:t>
      </w:r>
      <w:r>
        <w:rPr>
          <w:rFonts w:hint="cs"/>
          <w:rtl/>
        </w:rPr>
        <w:t>ת של האווירה שהאוצר יצר. למה לא? אתה צודק. אין אדם שיודע להסיק מסקנות יותר טוב ממני, כי אנחנו באמת האמנו שמשרד האוצר יבוא וייכנס ואכן יטפל בחולים, יטפל בנזקקים, יטפל באוכלוסיות החלשות. אז מה נוצר לנו? בריאות שחורה ובריאות לבנה? בריאות לעניים ובריאות לעשירי</w:t>
      </w:r>
      <w:r>
        <w:rPr>
          <w:rFonts w:hint="cs"/>
          <w:rtl/>
        </w:rPr>
        <w:t xml:space="preserve">ם? זה מה שיצרנו. </w:t>
      </w:r>
    </w:p>
    <w:p w14:paraId="47DFBD7F" w14:textId="77777777" w:rsidR="00000000" w:rsidRDefault="007C71EE">
      <w:pPr>
        <w:pStyle w:val="a"/>
        <w:rPr>
          <w:rFonts w:hint="cs"/>
          <w:rtl/>
        </w:rPr>
      </w:pPr>
    </w:p>
    <w:p w14:paraId="6D75898D" w14:textId="77777777" w:rsidR="00000000" w:rsidRDefault="007C71EE">
      <w:pPr>
        <w:pStyle w:val="a"/>
        <w:rPr>
          <w:rFonts w:hint="cs"/>
          <w:rtl/>
        </w:rPr>
      </w:pPr>
      <w:r>
        <w:rPr>
          <w:rFonts w:hint="cs"/>
          <w:rtl/>
        </w:rPr>
        <w:t xml:space="preserve">היום כולם יודעים שהולך להתבצע השוד הגדול, וכולם יודעים מי בסופו של דבר ייהנה מהשוד הגדול. כולם יודעים שכל סיפורי הבדים </w:t>
      </w:r>
      <w:r>
        <w:rPr>
          <w:rtl/>
        </w:rPr>
        <w:t>–</w:t>
      </w:r>
      <w:r>
        <w:rPr>
          <w:rFonts w:hint="cs"/>
          <w:rtl/>
        </w:rPr>
        <w:t xml:space="preserve"> תאמינו לי, הנה אני מודיע לכם, תרשמו זאת: מחר, כשכל אותם עובדים יגיעו להפגין נגד גזירת הפנסיה, אתם תמצאו את כל העיתונ</w:t>
      </w:r>
      <w:r>
        <w:rPr>
          <w:rFonts w:hint="cs"/>
          <w:rtl/>
        </w:rPr>
        <w:t xml:space="preserve">ים מלאים בכתבות על ארוחת הבוקר של המנכ"ל הזה ושל המנכ"ל ההוא ואיך הוא ישב במסעדה כזאת או במסעדה אחרת. כי השיטה ידועה. מקארתיזם עובד בשיטה מאוד מתוחכמת. קודם מכפישים, יוצרים תחושה של מיאוס, אחר כך מסמנים את היעד הלאומי, משתלטים עליו, ואז אין יותר כניסה. </w:t>
      </w:r>
    </w:p>
    <w:p w14:paraId="512ACCF3" w14:textId="77777777" w:rsidR="00000000" w:rsidRDefault="007C71EE">
      <w:pPr>
        <w:pStyle w:val="a"/>
        <w:rPr>
          <w:rFonts w:hint="cs"/>
          <w:rtl/>
        </w:rPr>
      </w:pPr>
    </w:p>
    <w:p w14:paraId="72056150" w14:textId="77777777" w:rsidR="00000000" w:rsidRDefault="007C71EE">
      <w:pPr>
        <w:pStyle w:val="a"/>
        <w:rPr>
          <w:rFonts w:hint="cs"/>
          <w:rtl/>
        </w:rPr>
      </w:pPr>
      <w:r>
        <w:rPr>
          <w:rFonts w:hint="cs"/>
          <w:rtl/>
        </w:rPr>
        <w:t>א</w:t>
      </w:r>
      <w:r>
        <w:rPr>
          <w:rFonts w:hint="cs"/>
          <w:rtl/>
        </w:rPr>
        <w:t>ני אומר לכם מה קרה בדיוק. הרי אתם יודעים שכל מי שיבוא ויספר לחברי הכנסת כאן שגירעונות בקרנות פנסיה נוצרים בגלל ניהול, הרי זו פשוט בושה לאינטליגנציה. הרי כל אחד יודע שהמנהל המוצלח ביותר לא יכול להגיע להישגים כאלה של יצירת גירעונות ממיליארדי שקלים. המוצלח בי</w:t>
      </w:r>
      <w:r>
        <w:rPr>
          <w:rFonts w:hint="cs"/>
          <w:rtl/>
        </w:rPr>
        <w:t>ותר. שהרי מה קרה? לפני כמה חודשים הגישו קרנות הפנסיה דוח שהגירעונות ירדו, ואז האוצר אומר: סליחה, מה אתם מתהללים בירידת הגירעון, מה אתם בכלל משתבחים בזה, מה בכלל חלקכם בעניין. בכלל מדובר בירידת השכר הממוצע במשק. איזו השפעה היתה לכם. הוא צודק. היא הנותנת. כמ</w:t>
      </w:r>
      <w:r>
        <w:rPr>
          <w:rFonts w:hint="cs"/>
          <w:rtl/>
        </w:rPr>
        <w:t xml:space="preserve">ו שאותם מנהלים לא יכולים להשתבח בירידה, אי-אפשר לומר שבגללם תוחלת החיים עלתה. </w:t>
      </w:r>
    </w:p>
    <w:p w14:paraId="53732E80" w14:textId="77777777" w:rsidR="00000000" w:rsidRDefault="007C71EE">
      <w:pPr>
        <w:pStyle w:val="a"/>
        <w:rPr>
          <w:rFonts w:hint="cs"/>
          <w:rtl/>
        </w:rPr>
      </w:pPr>
    </w:p>
    <w:p w14:paraId="04CBC8D5" w14:textId="77777777" w:rsidR="00000000" w:rsidRDefault="007C71EE">
      <w:pPr>
        <w:pStyle w:val="a"/>
        <w:rPr>
          <w:rFonts w:hint="cs"/>
          <w:rtl/>
        </w:rPr>
      </w:pPr>
      <w:r>
        <w:rPr>
          <w:rFonts w:hint="cs"/>
          <w:rtl/>
        </w:rPr>
        <w:t xml:space="preserve">איך אמרו לנו באוצר במשאים-ומתנים? יש שני מצבים שבהם האוצר לא יוכל לקחת אחריות. אחד זה  קטסטרופה  דמוגרפית. מה זה קטסטרופה דמוגרפית? שאם חס וחלילה איזה רופא ימצא פה איזו קפסולה </w:t>
      </w:r>
      <w:r>
        <w:rPr>
          <w:rFonts w:hint="cs"/>
          <w:rtl/>
        </w:rPr>
        <w:t xml:space="preserve">שפתאום אנשים יחיו עד גיל 120; או קטסטרופה בורסאית. אלה שני המצבים שבהם האוצר לא יוכל לשאת בתוצאות. ואז אני שואל אתכם, פעם ראשונה נקבע, פעם ראשונה אפשר לומר </w:t>
      </w:r>
      <w:r>
        <w:rPr>
          <w:rtl/>
        </w:rPr>
        <w:t>–</w:t>
      </w:r>
      <w:r>
        <w:rPr>
          <w:rFonts w:hint="cs"/>
          <w:rtl/>
        </w:rPr>
        <w:t xml:space="preserve"> בדרך כלל הפוליטיקאים אומרים: זה אפשר לתקן, כי זה מעשי ידי אדם. זה אפשר לתקן כי זה לא מעשי שמים. פע</w:t>
      </w:r>
      <w:r>
        <w:rPr>
          <w:rFonts w:hint="cs"/>
          <w:rtl/>
        </w:rPr>
        <w:t xml:space="preserve">ם ראשונה יש נושא שרובו ככולו מעשה שמים, ומעשה שמים להתברך, שאנשים חיים יותר. זה נכון. </w:t>
      </w:r>
    </w:p>
    <w:p w14:paraId="18E44F2D" w14:textId="77777777" w:rsidR="00000000" w:rsidRDefault="007C71EE">
      <w:pPr>
        <w:pStyle w:val="a"/>
        <w:rPr>
          <w:rFonts w:hint="cs"/>
          <w:rtl/>
        </w:rPr>
      </w:pPr>
    </w:p>
    <w:p w14:paraId="09BE22E1" w14:textId="77777777" w:rsidR="00000000" w:rsidRDefault="007C71EE">
      <w:pPr>
        <w:pStyle w:val="a"/>
        <w:rPr>
          <w:rFonts w:hint="cs"/>
          <w:rtl/>
        </w:rPr>
      </w:pPr>
      <w:r>
        <w:rPr>
          <w:rFonts w:hint="cs"/>
          <w:rtl/>
        </w:rPr>
        <w:t>אני אומר לכם, אנחנו נתעורר, וזה לא ייקח זמן רב, ונמצא שתרגיל העוקץ בדרך שבה לא מנהלים מורשים, פקידים מורשים מטעם האוצר, ישבו על הררי השקלים ויחלקו אותם לכל מי שיוצא. מח</w:t>
      </w:r>
      <w:r>
        <w:rPr>
          <w:rFonts w:hint="cs"/>
          <w:rtl/>
        </w:rPr>
        <w:t xml:space="preserve">יקת אשראי מסופקים תהיה כסף קטן לעומת המחיקה שתהיה דרך ירידה של ערך ההשקעות בבורסה. </w:t>
      </w:r>
    </w:p>
    <w:p w14:paraId="5E4CC7AF" w14:textId="77777777" w:rsidR="00000000" w:rsidRDefault="007C71EE">
      <w:pPr>
        <w:pStyle w:val="a"/>
        <w:rPr>
          <w:rFonts w:hint="cs"/>
          <w:rtl/>
        </w:rPr>
      </w:pPr>
    </w:p>
    <w:p w14:paraId="42957C62" w14:textId="77777777" w:rsidR="00000000" w:rsidRDefault="007C71EE">
      <w:pPr>
        <w:pStyle w:val="a"/>
        <w:rPr>
          <w:rFonts w:hint="cs"/>
          <w:rtl/>
        </w:rPr>
      </w:pPr>
      <w:r>
        <w:rPr>
          <w:rFonts w:hint="cs"/>
          <w:rtl/>
        </w:rPr>
        <w:t>הרי אמרתי לשר האוצר: לפני עשר שנים, שמונה שנים, היה שפע  של כסף במדינת ישראל. היו קרנות הון סיכון שהסתובבו פה בכל חצר. מי שביקש אשראי נתנו לו כמה שהוא רוצה. הבנקים חילקו כ</w:t>
      </w:r>
      <w:r>
        <w:rPr>
          <w:rFonts w:hint="cs"/>
          <w:rtl/>
        </w:rPr>
        <w:t xml:space="preserve">סף למי שרצה. אנחנו רואים אילו מחיקות הולכות כאן עכשיו בעקבות החלוקה הגדולה שהיתה באותן שנים. ונכון, יש עכשיו מצב שיש מצוקת אשראי במשק. לבנקים אין כסף, אין קרנות פרטיות שמחלקות כסף, ואז באים ואומרים: איפה יש כסף? הנה, מיליארדי שקלים, חסכונות הגמלאים. עכשיו </w:t>
      </w:r>
      <w:r>
        <w:rPr>
          <w:rFonts w:hint="cs"/>
          <w:rtl/>
        </w:rPr>
        <w:t xml:space="preserve">ישב מנהל בקרן, באמת יש לו לוקסוס כי הוא בעל הכסף היחיד ואז הוא יכול לקנות כסף, למכור כסף במחיר טוב, וזה טוב. אבל שאלתי את שר האוצר: מה יקרה אם בעוד שלוש שנים יתחילו לזרום מיליארדים מחוץ-לארץ, פתאום יגיעו משקיעים, פתאום הבנקים גמרו להעביר את אשראי המסופקים </w:t>
      </w:r>
      <w:r>
        <w:rPr>
          <w:rFonts w:hint="cs"/>
          <w:rtl/>
        </w:rPr>
        <w:t xml:space="preserve">ויש להם עודף כסף. במה יעבדו אז המנהלים? איפה ישקיעו, איפה יקנו? הוא אמר שישקיעו בחוץ-לארץ, שיבנו מגדלים בלונדון, יבנו מגדלים בניו-יורק. כספי הפנסיונרים של ישראל ישקמו את מגדלי התאומים. </w:t>
      </w:r>
    </w:p>
    <w:p w14:paraId="7BD1A672" w14:textId="77777777" w:rsidR="00000000" w:rsidRDefault="007C71EE">
      <w:pPr>
        <w:pStyle w:val="a"/>
        <w:rPr>
          <w:rFonts w:hint="cs"/>
          <w:rtl/>
        </w:rPr>
      </w:pPr>
    </w:p>
    <w:p w14:paraId="34EB645E" w14:textId="77777777" w:rsidR="00000000" w:rsidRDefault="007C71EE">
      <w:pPr>
        <w:pStyle w:val="a"/>
        <w:rPr>
          <w:rFonts w:hint="cs"/>
          <w:rtl/>
        </w:rPr>
      </w:pPr>
      <w:r>
        <w:rPr>
          <w:rFonts w:hint="cs"/>
          <w:rtl/>
        </w:rPr>
        <w:t>מה עוד? הרי אומרים שהמנהלים אצלנו בקושי יודעים  להשקיע, להשקיע כאן בא</w:t>
      </w:r>
      <w:r>
        <w:rPr>
          <w:rFonts w:hint="cs"/>
          <w:rtl/>
        </w:rPr>
        <w:t>רץ. אז מה חושבים, שמפני שהוא פקיד ממונה פתאום החוכמה שייכת לו? פתאום הוא ידע כיצד להשקיע?</w:t>
      </w:r>
    </w:p>
    <w:p w14:paraId="457634DA" w14:textId="77777777" w:rsidR="00000000" w:rsidRDefault="007C71EE">
      <w:pPr>
        <w:pStyle w:val="a"/>
        <w:rPr>
          <w:rFonts w:hint="cs"/>
          <w:rtl/>
        </w:rPr>
      </w:pPr>
    </w:p>
    <w:p w14:paraId="62D66CB4" w14:textId="77777777" w:rsidR="00000000" w:rsidRDefault="007C71EE">
      <w:pPr>
        <w:pStyle w:val="a"/>
        <w:rPr>
          <w:rFonts w:hint="cs"/>
          <w:rtl/>
        </w:rPr>
      </w:pPr>
      <w:r>
        <w:rPr>
          <w:rFonts w:hint="cs"/>
          <w:rtl/>
        </w:rPr>
        <w:t>אני חושב שהתוכנית  היא תוכנית מסוכנת. כמו שאמרתי, הצעתי לשר האוצר להעביר את כל הסדר הפנסיה לוועדה בראשותו של השופט מאיר שמגר. אם שר האוצר בטוח שהצד המקצועי נמצא באוצ</w:t>
      </w:r>
      <w:r>
        <w:rPr>
          <w:rFonts w:hint="cs"/>
          <w:rtl/>
        </w:rPr>
        <w:t xml:space="preserve">ר, אין לו ממה לחשוש, הוא יכול להעביר את התוכנית הזאת. כי אם שר האוצר פוחד משמגר, אני מציע לעמיתים לפחד משר האוצר. </w:t>
      </w:r>
    </w:p>
    <w:p w14:paraId="5715299A" w14:textId="77777777" w:rsidR="00000000" w:rsidRDefault="007C71EE">
      <w:pPr>
        <w:pStyle w:val="a"/>
        <w:rPr>
          <w:rFonts w:hint="cs"/>
          <w:rtl/>
        </w:rPr>
      </w:pPr>
    </w:p>
    <w:p w14:paraId="61E9EE95" w14:textId="77777777" w:rsidR="00000000" w:rsidRDefault="007C71EE">
      <w:pPr>
        <w:pStyle w:val="a"/>
        <w:rPr>
          <w:rFonts w:hint="cs"/>
          <w:rtl/>
        </w:rPr>
      </w:pPr>
      <w:r>
        <w:rPr>
          <w:rFonts w:hint="cs"/>
          <w:rtl/>
        </w:rPr>
        <w:t>שלא יהיו לאף אחד אי-הבנות, אין לנו כוונה לקבל את הדין של יצירת מדינה שבשום מקום בעולם אין כמוה. חברי, ג'ומס, אבו, חיים כץ, חברי מהסיעות הסוצ</w:t>
      </w:r>
      <w:r>
        <w:rPr>
          <w:rFonts w:hint="cs"/>
          <w:rtl/>
        </w:rPr>
        <w:t>יאליסטיות, מהמגזר הערבי, בוודאי חברי מעם אחד, אפילו במדינות הקפיטליסטיות ביותר לא יצרו מצב של דה-לגיטימציה של ארגוני עובדים האחראים לשימוש בכספם בשוק החופשי. מה שקבעו בחוק הוא שאסור לבעל הנכס, לבעל הרכוש, זאת אומרת לעובדים, לנהל את כספיהם. עובדים יחסכו בכל</w:t>
      </w:r>
      <w:r>
        <w:rPr>
          <w:rFonts w:hint="cs"/>
          <w:rtl/>
        </w:rPr>
        <w:t xml:space="preserve"> מיני מסגרות, אבל יצטרכו למצוא בעל הון שינהל עבורם, שיפקח עבורם, שיאמר עבורם. הם יביאו את הכסף, והוא ישתמש בו. הכסף שלנו, הרווחים שלו.</w:t>
      </w:r>
    </w:p>
    <w:p w14:paraId="6672AAB6" w14:textId="77777777" w:rsidR="00000000" w:rsidRDefault="007C71EE">
      <w:pPr>
        <w:pStyle w:val="a"/>
        <w:rPr>
          <w:rFonts w:hint="cs"/>
          <w:rtl/>
        </w:rPr>
      </w:pPr>
    </w:p>
    <w:p w14:paraId="580BE720" w14:textId="77777777" w:rsidR="00000000" w:rsidRDefault="007C71EE">
      <w:pPr>
        <w:pStyle w:val="a"/>
        <w:rPr>
          <w:rFonts w:hint="cs"/>
          <w:rtl/>
        </w:rPr>
      </w:pPr>
      <w:r>
        <w:rPr>
          <w:rFonts w:hint="cs"/>
          <w:rtl/>
        </w:rPr>
        <w:t>אם שר האוצר חושב שביום רביעי הוא מסיים את העניין, הוא טועה, מכיוון ששר האוצר יהיה אחראי לאנרכיה שתיווצר. אנחנו נסביר לעמ</w:t>
      </w:r>
      <w:r>
        <w:rPr>
          <w:rFonts w:hint="cs"/>
          <w:rtl/>
        </w:rPr>
        <w:t>יתים מה כדאי להם ומה אסור להם, והם מאמינים לנו, לא לאוצר, כי הם יודעים שהאוצר אמר שהנאמנות שלו היא למאזן. הנאמנות שלנו בראש ובראשונה היא לכסף הקטן.</w:t>
      </w:r>
    </w:p>
    <w:p w14:paraId="5BAE9CC0" w14:textId="77777777" w:rsidR="00000000" w:rsidRDefault="007C71EE">
      <w:pPr>
        <w:pStyle w:val="a"/>
        <w:rPr>
          <w:rFonts w:hint="cs"/>
          <w:rtl/>
        </w:rPr>
      </w:pPr>
    </w:p>
    <w:p w14:paraId="54C061B1" w14:textId="77777777" w:rsidR="00000000" w:rsidRDefault="007C71EE">
      <w:pPr>
        <w:pStyle w:val="a"/>
        <w:rPr>
          <w:rFonts w:hint="cs"/>
          <w:rtl/>
        </w:rPr>
      </w:pPr>
      <w:r>
        <w:rPr>
          <w:rFonts w:hint="cs"/>
          <w:rtl/>
        </w:rPr>
        <w:t>האור חזר - הכול מתואם.</w:t>
      </w:r>
    </w:p>
    <w:p w14:paraId="7370AB60" w14:textId="77777777" w:rsidR="00000000" w:rsidRDefault="007C71EE">
      <w:pPr>
        <w:pStyle w:val="a"/>
        <w:rPr>
          <w:rFonts w:hint="cs"/>
          <w:rtl/>
        </w:rPr>
      </w:pPr>
    </w:p>
    <w:p w14:paraId="446B672E" w14:textId="77777777" w:rsidR="00000000" w:rsidRDefault="007C71EE">
      <w:pPr>
        <w:pStyle w:val="ad"/>
        <w:rPr>
          <w:rFonts w:hint="cs"/>
          <w:rtl/>
        </w:rPr>
      </w:pPr>
      <w:r>
        <w:rPr>
          <w:rFonts w:hint="cs"/>
          <w:rtl/>
        </w:rPr>
        <w:t>היו</w:t>
      </w:r>
      <w:r>
        <w:rPr>
          <w:rtl/>
        </w:rPr>
        <w:t>"</w:t>
      </w:r>
      <w:r>
        <w:rPr>
          <w:rFonts w:hint="cs"/>
          <w:rtl/>
        </w:rPr>
        <w:t>ר יולי-יואל אדלשטיין:</w:t>
      </w:r>
    </w:p>
    <w:p w14:paraId="6762195D" w14:textId="77777777" w:rsidR="00000000" w:rsidRDefault="007C71EE">
      <w:pPr>
        <w:pStyle w:val="a"/>
        <w:rPr>
          <w:rFonts w:hint="cs"/>
          <w:u w:val="single"/>
          <w:rtl/>
        </w:rPr>
      </w:pPr>
    </w:p>
    <w:p w14:paraId="3973F3D4" w14:textId="77777777" w:rsidR="00000000" w:rsidRDefault="007C71EE">
      <w:pPr>
        <w:pStyle w:val="a"/>
        <w:rPr>
          <w:rFonts w:hint="cs"/>
          <w:rtl/>
        </w:rPr>
      </w:pPr>
      <w:r>
        <w:rPr>
          <w:rFonts w:hint="cs"/>
          <w:rtl/>
        </w:rPr>
        <w:t>זה סימן שעליך לסיים את דבריך.</w:t>
      </w:r>
    </w:p>
    <w:p w14:paraId="305DED33" w14:textId="77777777" w:rsidR="00000000" w:rsidRDefault="007C71EE">
      <w:pPr>
        <w:pStyle w:val="a"/>
        <w:rPr>
          <w:rFonts w:hint="cs"/>
          <w:rtl/>
        </w:rPr>
      </w:pPr>
    </w:p>
    <w:p w14:paraId="1E61878F" w14:textId="77777777" w:rsidR="00000000" w:rsidRDefault="007C71EE">
      <w:pPr>
        <w:pStyle w:val="ac"/>
        <w:rPr>
          <w:rtl/>
        </w:rPr>
      </w:pPr>
      <w:r>
        <w:rPr>
          <w:rtl/>
        </w:rPr>
        <w:t>אבשלום וילן (מרצ):</w:t>
      </w:r>
    </w:p>
    <w:p w14:paraId="1E9A3E1C" w14:textId="77777777" w:rsidR="00000000" w:rsidRDefault="007C71EE">
      <w:pPr>
        <w:pStyle w:val="a"/>
        <w:rPr>
          <w:rtl/>
        </w:rPr>
      </w:pPr>
    </w:p>
    <w:p w14:paraId="1E4D84C0" w14:textId="77777777" w:rsidR="00000000" w:rsidRDefault="007C71EE">
      <w:pPr>
        <w:pStyle w:val="a"/>
        <w:rPr>
          <w:rFonts w:hint="cs"/>
          <w:rtl/>
        </w:rPr>
      </w:pPr>
      <w:r>
        <w:rPr>
          <w:rFonts w:hint="cs"/>
          <w:rtl/>
        </w:rPr>
        <w:t>זהו א</w:t>
      </w:r>
      <w:r>
        <w:rPr>
          <w:rFonts w:hint="cs"/>
          <w:rtl/>
        </w:rPr>
        <w:t>יחוד של עשר דקות.</w:t>
      </w:r>
    </w:p>
    <w:p w14:paraId="1EEA85A8" w14:textId="77777777" w:rsidR="00000000" w:rsidRDefault="007C71EE">
      <w:pPr>
        <w:pStyle w:val="a"/>
        <w:rPr>
          <w:rFonts w:hint="cs"/>
          <w:rtl/>
        </w:rPr>
      </w:pPr>
    </w:p>
    <w:p w14:paraId="26163195" w14:textId="77777777" w:rsidR="00000000" w:rsidRDefault="007C71EE">
      <w:pPr>
        <w:pStyle w:val="ac"/>
        <w:rPr>
          <w:rtl/>
        </w:rPr>
      </w:pPr>
      <w:r>
        <w:rPr>
          <w:rFonts w:hint="eastAsia"/>
          <w:rtl/>
        </w:rPr>
        <w:t>חיים</w:t>
      </w:r>
      <w:r>
        <w:rPr>
          <w:rtl/>
        </w:rPr>
        <w:t xml:space="preserve"> אורון (מרצ):</w:t>
      </w:r>
    </w:p>
    <w:p w14:paraId="3C78F9C5" w14:textId="77777777" w:rsidR="00000000" w:rsidRDefault="007C71EE">
      <w:pPr>
        <w:pStyle w:val="a"/>
        <w:rPr>
          <w:rFonts w:hint="cs"/>
          <w:rtl/>
        </w:rPr>
      </w:pPr>
    </w:p>
    <w:p w14:paraId="0812CFD7" w14:textId="77777777" w:rsidR="00000000" w:rsidRDefault="007C71EE">
      <w:pPr>
        <w:pStyle w:val="a"/>
        <w:rPr>
          <w:rFonts w:hint="cs"/>
          <w:rtl/>
        </w:rPr>
      </w:pPr>
      <w:r>
        <w:rPr>
          <w:rFonts w:hint="cs"/>
          <w:rtl/>
        </w:rPr>
        <w:t>למה לא אמרת לפני עשר דקות "ויהי אור"?</w:t>
      </w:r>
    </w:p>
    <w:p w14:paraId="54BC1357" w14:textId="77777777" w:rsidR="00000000" w:rsidRDefault="007C71EE">
      <w:pPr>
        <w:pStyle w:val="a"/>
        <w:rPr>
          <w:rFonts w:hint="cs"/>
          <w:rtl/>
        </w:rPr>
      </w:pPr>
    </w:p>
    <w:p w14:paraId="4E3EDF33" w14:textId="77777777" w:rsidR="00000000" w:rsidRDefault="007C71EE">
      <w:pPr>
        <w:pStyle w:val="SpeakerCon"/>
        <w:rPr>
          <w:rtl/>
        </w:rPr>
      </w:pPr>
      <w:r>
        <w:rPr>
          <w:rtl/>
        </w:rPr>
        <w:t>עמיר פרץ (עם אחד):</w:t>
      </w:r>
    </w:p>
    <w:p w14:paraId="5D058543" w14:textId="77777777" w:rsidR="00000000" w:rsidRDefault="007C71EE">
      <w:pPr>
        <w:pStyle w:val="a"/>
        <w:rPr>
          <w:rtl/>
        </w:rPr>
      </w:pPr>
    </w:p>
    <w:p w14:paraId="37D63E19" w14:textId="77777777" w:rsidR="00000000" w:rsidRDefault="007C71EE">
      <w:pPr>
        <w:pStyle w:val="a"/>
        <w:rPr>
          <w:rFonts w:hint="cs"/>
          <w:rtl/>
        </w:rPr>
      </w:pPr>
      <w:r>
        <w:rPr>
          <w:rFonts w:hint="cs"/>
          <w:rtl/>
        </w:rPr>
        <w:t>להיפך, רציתי להישאר בחושך.</w:t>
      </w:r>
    </w:p>
    <w:p w14:paraId="311907FF" w14:textId="77777777" w:rsidR="00000000" w:rsidRDefault="007C71EE">
      <w:pPr>
        <w:pStyle w:val="a"/>
        <w:rPr>
          <w:rFonts w:hint="cs"/>
          <w:rtl/>
        </w:rPr>
      </w:pPr>
    </w:p>
    <w:p w14:paraId="28547CFB" w14:textId="77777777" w:rsidR="00000000" w:rsidRDefault="007C71EE">
      <w:pPr>
        <w:pStyle w:val="ad"/>
        <w:rPr>
          <w:rtl/>
        </w:rPr>
      </w:pPr>
    </w:p>
    <w:p w14:paraId="4C4B7DA1" w14:textId="77777777" w:rsidR="00000000" w:rsidRDefault="007C71EE">
      <w:pPr>
        <w:pStyle w:val="ad"/>
        <w:rPr>
          <w:rFonts w:hint="cs"/>
          <w:rtl/>
        </w:rPr>
      </w:pPr>
      <w:r>
        <w:rPr>
          <w:rFonts w:hint="cs"/>
          <w:rtl/>
        </w:rPr>
        <w:t>היו</w:t>
      </w:r>
      <w:r>
        <w:rPr>
          <w:rtl/>
        </w:rPr>
        <w:t>"</w:t>
      </w:r>
      <w:r>
        <w:rPr>
          <w:rFonts w:hint="cs"/>
          <w:rtl/>
        </w:rPr>
        <w:t>ר יולי-יואל אדלשטיין:</w:t>
      </w:r>
    </w:p>
    <w:p w14:paraId="071F582B" w14:textId="77777777" w:rsidR="00000000" w:rsidRDefault="007C71EE">
      <w:pPr>
        <w:pStyle w:val="a"/>
        <w:rPr>
          <w:rFonts w:hint="cs"/>
          <w:u w:val="single"/>
          <w:rtl/>
        </w:rPr>
      </w:pPr>
    </w:p>
    <w:p w14:paraId="58861275" w14:textId="77777777" w:rsidR="00000000" w:rsidRDefault="007C71EE">
      <w:pPr>
        <w:pStyle w:val="a"/>
        <w:rPr>
          <w:rFonts w:hint="cs"/>
          <w:rtl/>
        </w:rPr>
      </w:pPr>
      <w:r>
        <w:rPr>
          <w:rFonts w:hint="cs"/>
          <w:rtl/>
        </w:rPr>
        <w:t>חבר הכנסת פרץ מטיף לשוויון, הוא לא רצה להיות שונה מהדוברים הקודמים. אדוני צריך לסיים.</w:t>
      </w:r>
    </w:p>
    <w:p w14:paraId="2A7EEC1F" w14:textId="77777777" w:rsidR="00000000" w:rsidRDefault="007C71EE">
      <w:pPr>
        <w:pStyle w:val="a"/>
        <w:rPr>
          <w:rFonts w:hint="cs"/>
          <w:rtl/>
        </w:rPr>
      </w:pPr>
    </w:p>
    <w:p w14:paraId="62351E07" w14:textId="77777777" w:rsidR="00000000" w:rsidRDefault="007C71EE">
      <w:pPr>
        <w:pStyle w:val="SpeakerCon"/>
        <w:rPr>
          <w:rtl/>
        </w:rPr>
      </w:pPr>
      <w:bookmarkStart w:id="317" w:name="FS000000557T26_05_2003_20_22_08"/>
      <w:bookmarkEnd w:id="317"/>
      <w:r>
        <w:rPr>
          <w:rtl/>
        </w:rPr>
        <w:t>עמיר פרץ (עם אחד</w:t>
      </w:r>
      <w:r>
        <w:rPr>
          <w:rtl/>
        </w:rPr>
        <w:t>):</w:t>
      </w:r>
    </w:p>
    <w:p w14:paraId="2ACDD84C" w14:textId="77777777" w:rsidR="00000000" w:rsidRDefault="007C71EE">
      <w:pPr>
        <w:pStyle w:val="a"/>
        <w:rPr>
          <w:rtl/>
        </w:rPr>
      </w:pPr>
    </w:p>
    <w:p w14:paraId="35EFA8B6" w14:textId="77777777" w:rsidR="00000000" w:rsidRDefault="007C71EE">
      <w:pPr>
        <w:pStyle w:val="a"/>
        <w:rPr>
          <w:rFonts w:hint="cs"/>
          <w:rtl/>
        </w:rPr>
      </w:pPr>
      <w:r>
        <w:rPr>
          <w:rFonts w:hint="cs"/>
          <w:rtl/>
        </w:rPr>
        <w:t>אני אומר לכם שזה לא יסתיים ביום רביעי. אנחנו בהחלט מתכוונים להוכיח לאוצר שזה לא הכסף הפרטי שלו. אנחנו נוכיח לאוצר איך יצביעו העמיתים ברגליים נגד הגזלה הגדולה, נגד התרמית הגדולה ביותר שהיתה אי-פעם במדינת ישראל, נגד תרגיל העוקץ שמעולם לא היה כמוהו. כמו ש</w:t>
      </w:r>
      <w:r>
        <w:rPr>
          <w:rFonts w:hint="cs"/>
          <w:rtl/>
        </w:rPr>
        <w:t>אמרתי, נחשוף את העובדה שאותו כלב שמירה שמנסה להוכיח היום שיש לו שיניים חדות, בדמות האוצר, ואתן הוא רוצה כביכול להגן עלינו, הוא בעצם חתול שרוצה לשמור על השמנת וללקק אותה על חשבון כולנו. תודה.</w:t>
      </w:r>
    </w:p>
    <w:p w14:paraId="4628246F" w14:textId="77777777" w:rsidR="00000000" w:rsidRDefault="007C71EE">
      <w:pPr>
        <w:pStyle w:val="a"/>
        <w:rPr>
          <w:rFonts w:hint="cs"/>
          <w:rtl/>
        </w:rPr>
      </w:pPr>
    </w:p>
    <w:p w14:paraId="0D0A99C2" w14:textId="77777777" w:rsidR="00000000" w:rsidRDefault="007C71EE">
      <w:pPr>
        <w:pStyle w:val="ad"/>
        <w:rPr>
          <w:rFonts w:hint="cs"/>
          <w:rtl/>
        </w:rPr>
      </w:pPr>
      <w:r>
        <w:rPr>
          <w:rFonts w:hint="cs"/>
          <w:rtl/>
        </w:rPr>
        <w:t>היו</w:t>
      </w:r>
      <w:r>
        <w:rPr>
          <w:rtl/>
        </w:rPr>
        <w:t>"</w:t>
      </w:r>
      <w:r>
        <w:rPr>
          <w:rFonts w:hint="cs"/>
          <w:rtl/>
        </w:rPr>
        <w:t>ר יולי-יואל אדלשטיין:</w:t>
      </w:r>
    </w:p>
    <w:p w14:paraId="6AB95C60" w14:textId="77777777" w:rsidR="00000000" w:rsidRDefault="007C71EE">
      <w:pPr>
        <w:pStyle w:val="a"/>
        <w:rPr>
          <w:rFonts w:hint="cs"/>
          <w:u w:val="single"/>
          <w:rtl/>
        </w:rPr>
      </w:pPr>
    </w:p>
    <w:p w14:paraId="6419B1DA" w14:textId="77777777" w:rsidR="00000000" w:rsidRDefault="007C71EE">
      <w:pPr>
        <w:pStyle w:val="a"/>
        <w:rPr>
          <w:rFonts w:hint="cs"/>
          <w:rtl/>
        </w:rPr>
      </w:pPr>
      <w:r>
        <w:rPr>
          <w:rFonts w:hint="cs"/>
          <w:rtl/>
        </w:rPr>
        <w:t xml:space="preserve">תודה לחבר הכנסת פרץ. חברי הכנסת, חבר </w:t>
      </w:r>
      <w:r>
        <w:rPr>
          <w:rFonts w:hint="cs"/>
          <w:rtl/>
        </w:rPr>
        <w:t xml:space="preserve">הכנסת אלי בן-מנחם, זה מפריע במליאה, כפי שאתה יודע טוב מאוד. </w:t>
      </w:r>
    </w:p>
    <w:p w14:paraId="48C8F660" w14:textId="77777777" w:rsidR="00000000" w:rsidRDefault="007C71EE">
      <w:pPr>
        <w:pStyle w:val="a"/>
        <w:rPr>
          <w:rFonts w:hint="cs"/>
          <w:rtl/>
        </w:rPr>
      </w:pPr>
    </w:p>
    <w:p w14:paraId="60A09637" w14:textId="77777777" w:rsidR="00000000" w:rsidRDefault="007C71EE">
      <w:pPr>
        <w:pStyle w:val="a"/>
        <w:rPr>
          <w:rFonts w:hint="cs"/>
          <w:rtl/>
        </w:rPr>
      </w:pPr>
      <w:r>
        <w:rPr>
          <w:rFonts w:hint="cs"/>
          <w:rtl/>
        </w:rPr>
        <w:t>אנחנו שמחים שהאור חזר, אנחנו עוד יותר שמחים, כי נמצא אתנו נשיא מפלגת השלטון של הפרלמנט בצ'ילה, מר גידו חירארדי לווין, ואנו מקדמים את פניו וגם את פני המשלחת שהוא עומד בראשה. ברוכים הבאים.</w:t>
      </w:r>
    </w:p>
    <w:p w14:paraId="0BAFB7EA" w14:textId="77777777" w:rsidR="00000000" w:rsidRDefault="007C71EE">
      <w:pPr>
        <w:pStyle w:val="a"/>
        <w:rPr>
          <w:rFonts w:hint="cs"/>
          <w:rtl/>
        </w:rPr>
      </w:pPr>
    </w:p>
    <w:p w14:paraId="6F2F501D" w14:textId="77777777" w:rsidR="00000000" w:rsidRDefault="007C71EE">
      <w:pPr>
        <w:pStyle w:val="a"/>
        <w:rPr>
          <w:rFonts w:hint="cs"/>
          <w:rtl/>
        </w:rPr>
      </w:pPr>
      <w:r>
        <w:rPr>
          <w:rFonts w:hint="cs"/>
          <w:rtl/>
        </w:rPr>
        <w:t xml:space="preserve">הדובר </w:t>
      </w:r>
      <w:r>
        <w:rPr>
          <w:rFonts w:hint="cs"/>
          <w:rtl/>
        </w:rPr>
        <w:t>הבא הוא חבר הכנסת ג'מאל זחאלקה. 15 דקות לרשותך. אחרי חבר הכנסת זחאלקה - את הסבב הזה יסיים חבר הכנסת עבד-אלמאלכ דהאמשה.</w:t>
      </w:r>
    </w:p>
    <w:p w14:paraId="05216D03" w14:textId="77777777" w:rsidR="00000000" w:rsidRDefault="007C71EE">
      <w:pPr>
        <w:pStyle w:val="a"/>
        <w:rPr>
          <w:rFonts w:hint="cs"/>
          <w:rtl/>
        </w:rPr>
      </w:pPr>
    </w:p>
    <w:p w14:paraId="6E5FC4F5" w14:textId="77777777" w:rsidR="00000000" w:rsidRDefault="007C71EE">
      <w:pPr>
        <w:pStyle w:val="Speaker"/>
        <w:rPr>
          <w:rtl/>
        </w:rPr>
      </w:pPr>
      <w:bookmarkStart w:id="318" w:name="FS000001061T26_05_2003_20_22_45"/>
      <w:bookmarkEnd w:id="318"/>
      <w:r>
        <w:rPr>
          <w:rFonts w:hint="eastAsia"/>
          <w:rtl/>
        </w:rPr>
        <w:t>ג</w:t>
      </w:r>
      <w:r>
        <w:rPr>
          <w:rtl/>
        </w:rPr>
        <w:t>'מאל זחאלקה (בל"ד):</w:t>
      </w:r>
    </w:p>
    <w:p w14:paraId="6B13E609" w14:textId="77777777" w:rsidR="00000000" w:rsidRDefault="007C71EE">
      <w:pPr>
        <w:pStyle w:val="a"/>
        <w:rPr>
          <w:rFonts w:hint="cs"/>
          <w:rtl/>
        </w:rPr>
      </w:pPr>
    </w:p>
    <w:p w14:paraId="756CCAFF" w14:textId="77777777" w:rsidR="00000000" w:rsidRDefault="007C71EE">
      <w:pPr>
        <w:pStyle w:val="a"/>
        <w:rPr>
          <w:rFonts w:hint="cs"/>
          <w:rtl/>
        </w:rPr>
      </w:pPr>
      <w:r>
        <w:rPr>
          <w:rFonts w:hint="cs"/>
          <w:rtl/>
        </w:rPr>
        <w:t xml:space="preserve">אדוני היושב-ראש, גברתי השרה, רבותי חברי הכנסת, אני מאמץ את אוזני ביומיים האחרונים, כדי לשמוע קולות שאחרים שומעים. </w:t>
      </w:r>
      <w:r>
        <w:rPr>
          <w:rFonts w:hint="cs"/>
          <w:rtl/>
        </w:rPr>
        <w:t>כבר יומיים מדברים פוליטיקאים ועיתונאים בכל אמצעי התקשורת, ומספרים סיפורים על משק כנפי ההיסטוריה, בכל הנוגע לישיבת הממשלה אתמול, שבה החליטה כביכול על קבלת מפת הדרכים. האמת היא שאימצתי את אוזני, ולא הצלחתי לשמוע את משק כנפי ההיסטוריה. אין משק, אין כנפיים ואי</w:t>
      </w:r>
      <w:r>
        <w:rPr>
          <w:rFonts w:hint="cs"/>
          <w:rtl/>
        </w:rPr>
        <w:t xml:space="preserve">ן היסטוריה. זה היה סתם יום של חול, ושרון כמנהגו נוהג. </w:t>
      </w:r>
    </w:p>
    <w:p w14:paraId="69B48FD8" w14:textId="77777777" w:rsidR="00000000" w:rsidRDefault="007C71EE">
      <w:pPr>
        <w:pStyle w:val="a"/>
        <w:rPr>
          <w:rFonts w:hint="cs"/>
          <w:rtl/>
        </w:rPr>
      </w:pPr>
    </w:p>
    <w:p w14:paraId="4EFF515F" w14:textId="77777777" w:rsidR="00000000" w:rsidRDefault="007C71EE">
      <w:pPr>
        <w:pStyle w:val="ac"/>
        <w:rPr>
          <w:rFonts w:hint="cs"/>
          <w:rtl/>
        </w:rPr>
      </w:pPr>
      <w:r>
        <w:rPr>
          <w:rFonts w:hint="cs"/>
          <w:rtl/>
        </w:rPr>
        <w:t>השרה לאיכות הסביבה יהודית נאות:</w:t>
      </w:r>
    </w:p>
    <w:p w14:paraId="33E185AD" w14:textId="77777777" w:rsidR="00000000" w:rsidRDefault="007C71EE">
      <w:pPr>
        <w:pStyle w:val="a"/>
        <w:rPr>
          <w:rFonts w:hint="cs"/>
          <w:u w:val="single"/>
          <w:rtl/>
        </w:rPr>
      </w:pPr>
    </w:p>
    <w:p w14:paraId="6DD2015B" w14:textId="77777777" w:rsidR="00000000" w:rsidRDefault="007C71EE">
      <w:pPr>
        <w:pStyle w:val="a"/>
        <w:rPr>
          <w:rFonts w:hint="cs"/>
          <w:rtl/>
        </w:rPr>
      </w:pPr>
      <w:r>
        <w:rPr>
          <w:rFonts w:hint="cs"/>
          <w:rtl/>
        </w:rPr>
        <w:t>האפשרות האחרת היתה לא לאשר את התוכנית.</w:t>
      </w:r>
    </w:p>
    <w:p w14:paraId="2C8AF326" w14:textId="77777777" w:rsidR="00000000" w:rsidRDefault="007C71EE">
      <w:pPr>
        <w:pStyle w:val="a"/>
        <w:rPr>
          <w:rFonts w:hint="cs"/>
          <w:rtl/>
        </w:rPr>
      </w:pPr>
    </w:p>
    <w:p w14:paraId="699ED2A4" w14:textId="77777777" w:rsidR="00000000" w:rsidRDefault="007C71EE">
      <w:pPr>
        <w:pStyle w:val="SpeakerCon"/>
        <w:rPr>
          <w:rtl/>
        </w:rPr>
      </w:pPr>
      <w:bookmarkStart w:id="319" w:name="FS000001061T26_05_2003_20_22_56C"/>
      <w:bookmarkEnd w:id="319"/>
      <w:r>
        <w:rPr>
          <w:rFonts w:hint="eastAsia"/>
          <w:rtl/>
        </w:rPr>
        <w:t>ג</w:t>
      </w:r>
      <w:r>
        <w:rPr>
          <w:rtl/>
        </w:rPr>
        <w:t>'מאל זחאלקה (בל"ד):</w:t>
      </w:r>
    </w:p>
    <w:p w14:paraId="0D03D59E" w14:textId="77777777" w:rsidR="00000000" w:rsidRDefault="007C71EE">
      <w:pPr>
        <w:pStyle w:val="a"/>
        <w:rPr>
          <w:rFonts w:hint="cs"/>
          <w:rtl/>
        </w:rPr>
      </w:pPr>
    </w:p>
    <w:p w14:paraId="6726C16C" w14:textId="77777777" w:rsidR="00000000" w:rsidRDefault="007C71EE">
      <w:pPr>
        <w:pStyle w:val="a"/>
        <w:rPr>
          <w:rFonts w:hint="cs"/>
          <w:rtl/>
        </w:rPr>
      </w:pPr>
      <w:r>
        <w:rPr>
          <w:rFonts w:hint="cs"/>
          <w:rtl/>
        </w:rPr>
        <w:t xml:space="preserve">האלטרנטיבה היא ללכת בדרך של שלום, ותיכף אסביר לך. לפחות צריך היה לקבל אותה ללא תנאים, ואת זה הממשלה הזאת </w:t>
      </w:r>
      <w:r>
        <w:rPr>
          <w:rFonts w:hint="cs"/>
          <w:rtl/>
        </w:rPr>
        <w:t>לא עשתה. סימן שהיא לא רוצה הסדר כלשהו. יכול להיות שאת ועוד שניים-שלושה חברים בממשלה רוצים לקדם את התהליך המדיני, אך אני מעלה ספקות כבדים בקשר לשאר החברים, ואני בטוח בכל הנוגע למדיניותו של ראש הממשלה והחבורה המחליטה כעת בממשלה.</w:t>
      </w:r>
    </w:p>
    <w:p w14:paraId="54D740D2" w14:textId="77777777" w:rsidR="00000000" w:rsidRDefault="007C71EE">
      <w:pPr>
        <w:pStyle w:val="a"/>
        <w:rPr>
          <w:rFonts w:hint="cs"/>
          <w:rtl/>
        </w:rPr>
      </w:pPr>
    </w:p>
    <w:p w14:paraId="60DEAA67" w14:textId="77777777" w:rsidR="00000000" w:rsidRDefault="007C71EE">
      <w:pPr>
        <w:pStyle w:val="a"/>
        <w:rPr>
          <w:rFonts w:hint="cs"/>
          <w:rtl/>
        </w:rPr>
      </w:pPr>
      <w:r>
        <w:rPr>
          <w:rFonts w:hint="cs"/>
          <w:rtl/>
        </w:rPr>
        <w:t>מלכתחילה, מפת הדרכים אינה מא</w:t>
      </w:r>
      <w:r>
        <w:rPr>
          <w:rFonts w:hint="cs"/>
          <w:rtl/>
        </w:rPr>
        <w:t>וזנת. היא נגועה בחוסר צדק או באי-צדק כלפי הצד הפלסטיני. הייתי מגדיר אותה כתוכנית גרועה שאינה מובילה לשלום צודק ומאוזן. אבל גם תוכנית זו, אף שהיא נוטה לצד הישראלי, לא הספיקה לממשלה. ראש הממשלה הביא הצעה שנתקבלה לבסוף, עם הסתייגויות כל כך רבות וכל כך מהותיות</w:t>
      </w:r>
      <w:r>
        <w:rPr>
          <w:rFonts w:hint="cs"/>
          <w:rtl/>
        </w:rPr>
        <w:t xml:space="preserve">, שלא השאירו לא דרך ולא מפה. הן לא השאירו דרך להסדר כלשהו, והמפה היחידה שהותירה ההחלטה הזאת היא מפה של התנחלויות, של מחסומים וסבל. זו האמת. ההסתייגויות שהממשלה החליטה לאמצן לצד מפת הדרכים, מרוקנות את התוכנית הזאת מתוכנה וממוטטות את כל בניין התוכנית הקרויה </w:t>
      </w:r>
      <w:r>
        <w:rPr>
          <w:rFonts w:hint="cs"/>
          <w:rtl/>
        </w:rPr>
        <w:t>מפת הדרכים.</w:t>
      </w:r>
    </w:p>
    <w:p w14:paraId="593C23C2" w14:textId="77777777" w:rsidR="00000000" w:rsidRDefault="007C71EE">
      <w:pPr>
        <w:pStyle w:val="a"/>
        <w:rPr>
          <w:rFonts w:hint="cs"/>
          <w:rtl/>
        </w:rPr>
      </w:pPr>
    </w:p>
    <w:p w14:paraId="7334AA5B" w14:textId="77777777" w:rsidR="00000000" w:rsidRDefault="007C71EE">
      <w:pPr>
        <w:pStyle w:val="a"/>
        <w:rPr>
          <w:rFonts w:hint="cs"/>
          <w:rtl/>
        </w:rPr>
      </w:pPr>
      <w:r>
        <w:rPr>
          <w:rFonts w:hint="cs"/>
          <w:rtl/>
        </w:rPr>
        <w:t>למה בכל זאת אמרה הממשלה כן לתוכנית, למה הממשלה אמרה כן כאשר היא מתכוונת ללא? קודם כול, לא צריך אפילו לקרוא את נוסח ההחלטה כדי להבין שהיא מתכוונת ללא, מספיק לראות איך ההחלטה התקבלה: יום קשה, יום טרגי, יום מכאיב. זה חזון לשלום, זה חזון להסדר, זה</w:t>
      </w:r>
      <w:r>
        <w:rPr>
          <w:rFonts w:hint="cs"/>
          <w:rtl/>
        </w:rPr>
        <w:t xml:space="preserve"> משק כנפי ההיסטוריה? הממשלה הזאת קיבלה את ההחלטה הזאת כמי שכפאה שד. היא עשתה זאת מטעמים של יחסי ציבור המכוונים לאוזני האמריקנים. יש אפילו שרים בממשלה שמדברים על כך דוגרי. מופז אומר: זה עניין  הנוגע ליחסים שלנו עם ארצות-הברית. כל ההחלטה הזאת, עם ההסתייגויות</w:t>
      </w:r>
      <w:r>
        <w:rPr>
          <w:rFonts w:hint="cs"/>
          <w:rtl/>
        </w:rPr>
        <w:t xml:space="preserve"> ועם המפה, הן הבנות עם   ארצות-הברית. לא פחות ולא יותר. יעני, הפלסטינים בכלל לא צד לעניין. הפעם אני מאמין למופז שהוא דובר אמת, ואומר את מה שראש הממשלה והממשלה מתכוונים לו. כלומר אין כאן אפילו מראית עין של תוכנית שלום.</w:t>
      </w:r>
    </w:p>
    <w:p w14:paraId="46785FF1" w14:textId="77777777" w:rsidR="00000000" w:rsidRDefault="007C71EE">
      <w:pPr>
        <w:pStyle w:val="a"/>
        <w:rPr>
          <w:rFonts w:hint="cs"/>
          <w:rtl/>
        </w:rPr>
      </w:pPr>
    </w:p>
    <w:p w14:paraId="13057632" w14:textId="77777777" w:rsidR="00000000" w:rsidRDefault="007C71EE">
      <w:pPr>
        <w:pStyle w:val="a"/>
        <w:rPr>
          <w:rFonts w:hint="cs"/>
          <w:rtl/>
        </w:rPr>
      </w:pPr>
      <w:r>
        <w:rPr>
          <w:rFonts w:hint="cs"/>
          <w:rtl/>
        </w:rPr>
        <w:t>אני טוען טענה נוספת: אני חושב שההחלטה</w:t>
      </w:r>
      <w:r>
        <w:rPr>
          <w:rFonts w:hint="cs"/>
          <w:rtl/>
        </w:rPr>
        <w:t xml:space="preserve"> של אתמול היא מסוכנת. ההחלטה הזאת מציגה את ממשלת ישראל כשוחרת שלום, והיא אינה כזאת. היא מציגה את הסירוב הישראלי לתוכנית המזערית, המסכנה, ה"חארטה" הזאת של מפת הדרכים, כקבלה של דרך להסדר. אני אומר לכם, כי מהיום תנצל הממשלה הזאת את הדימוי שוחר השלום שלה כדי ל</w:t>
      </w:r>
      <w:r>
        <w:rPr>
          <w:rFonts w:hint="cs"/>
          <w:rtl/>
        </w:rPr>
        <w:t>הפעיל יותר דיכוי, כמו שעשה שמעון פרס. שמעון פרס חילק חיוכים בעולם, ואמר שהממשלה תעשה הסדר ותעשה שלום, ובאותו זמן הממשלה נתנה הוראות להפציץ בשטחים הכבושים, לפלוש לרמאללה, להרוג עוד אנשים, להציב עוד מחסומים, לגרוע את פת לחמם של מאות אלפי אנשים, למנוע סעד רפו</w:t>
      </w:r>
      <w:r>
        <w:rPr>
          <w:rFonts w:hint="cs"/>
          <w:rtl/>
        </w:rPr>
        <w:t xml:space="preserve">אי מעשרות אלפי אנשים, להמשיך את מדיניות הדיכוי הברוטלי. וזה מה שתעשה הממשלה עכשיו, כי הראש שלה הוא ראש צבאי. ראש הממשלה ומקבלי ההחלטות בממשלה לא חושבים על הסדר מדיני. בשבילם הנוסחה היא הפוכה. </w:t>
      </w:r>
    </w:p>
    <w:p w14:paraId="5394273E" w14:textId="77777777" w:rsidR="00000000" w:rsidRDefault="007C71EE">
      <w:pPr>
        <w:pStyle w:val="a"/>
        <w:rPr>
          <w:rFonts w:hint="cs"/>
          <w:rtl/>
        </w:rPr>
      </w:pPr>
    </w:p>
    <w:p w14:paraId="75B24F82" w14:textId="77777777" w:rsidR="00000000" w:rsidRDefault="007C71EE">
      <w:pPr>
        <w:pStyle w:val="ac"/>
        <w:rPr>
          <w:rtl/>
        </w:rPr>
      </w:pPr>
      <w:r>
        <w:rPr>
          <w:rFonts w:hint="eastAsia"/>
          <w:rtl/>
        </w:rPr>
        <w:t>מיכאל</w:t>
      </w:r>
      <w:r>
        <w:rPr>
          <w:rtl/>
        </w:rPr>
        <w:t xml:space="preserve"> נודלמן (האיחוד הלאומי - ישראל ביתנו):</w:t>
      </w:r>
    </w:p>
    <w:p w14:paraId="54A13433" w14:textId="77777777" w:rsidR="00000000" w:rsidRDefault="007C71EE">
      <w:pPr>
        <w:pStyle w:val="a"/>
        <w:rPr>
          <w:rFonts w:hint="cs"/>
          <w:rtl/>
        </w:rPr>
      </w:pPr>
    </w:p>
    <w:p w14:paraId="475C59AD" w14:textId="77777777" w:rsidR="00000000" w:rsidRDefault="007C71EE">
      <w:pPr>
        <w:pStyle w:val="a"/>
        <w:rPr>
          <w:rFonts w:hint="cs"/>
          <w:rtl/>
        </w:rPr>
      </w:pPr>
      <w:r>
        <w:rPr>
          <w:rFonts w:hint="cs"/>
          <w:rtl/>
        </w:rPr>
        <w:t>אתה מדבר רק על המ</w:t>
      </w:r>
      <w:r>
        <w:rPr>
          <w:rFonts w:hint="cs"/>
          <w:rtl/>
        </w:rPr>
        <w:t xml:space="preserve">משלה. תדבר על התנועה האסלאמית. </w:t>
      </w:r>
    </w:p>
    <w:p w14:paraId="3CE910D3" w14:textId="77777777" w:rsidR="00000000" w:rsidRDefault="007C71EE">
      <w:pPr>
        <w:pStyle w:val="a"/>
        <w:rPr>
          <w:rFonts w:hint="cs"/>
          <w:rtl/>
        </w:rPr>
      </w:pPr>
    </w:p>
    <w:p w14:paraId="5437335C" w14:textId="77777777" w:rsidR="00000000" w:rsidRDefault="007C71EE">
      <w:pPr>
        <w:pStyle w:val="SpeakerCon"/>
        <w:rPr>
          <w:rtl/>
        </w:rPr>
      </w:pPr>
      <w:bookmarkStart w:id="320" w:name="FS000001061T26_05_2003_18_16_51"/>
      <w:bookmarkStart w:id="321" w:name="FS000001061T26_05_2003_18_16_55C"/>
      <w:bookmarkEnd w:id="320"/>
      <w:bookmarkEnd w:id="321"/>
      <w:r>
        <w:rPr>
          <w:rtl/>
        </w:rPr>
        <w:t>ג'מאל זחאלקה (בל"ד):</w:t>
      </w:r>
    </w:p>
    <w:p w14:paraId="64BA3FEA" w14:textId="77777777" w:rsidR="00000000" w:rsidRDefault="007C71EE">
      <w:pPr>
        <w:pStyle w:val="a"/>
        <w:rPr>
          <w:rtl/>
        </w:rPr>
      </w:pPr>
    </w:p>
    <w:p w14:paraId="5832D8A3" w14:textId="77777777" w:rsidR="00000000" w:rsidRDefault="007C71EE">
      <w:pPr>
        <w:pStyle w:val="a"/>
        <w:rPr>
          <w:rFonts w:hint="cs"/>
          <w:rtl/>
        </w:rPr>
      </w:pPr>
      <w:r>
        <w:rPr>
          <w:rFonts w:hint="cs"/>
          <w:rtl/>
        </w:rPr>
        <w:t>אני אדבר על כולם. אתה יודע מה? אני אגיד לך מה האינטרס של העם היהודי בישראל ומה האינטרס של העם הפלסטיני - שלום צודק. האם ממשלתך רוצה שלום צודק? אם שאלת ואתה רוצה תשובה, העולם הערבי, בוועידת הפסגה האחרונ</w:t>
      </w:r>
      <w:r>
        <w:rPr>
          <w:rFonts w:hint="cs"/>
          <w:rtl/>
        </w:rPr>
        <w:t>ה בביירות, קיבל החלטה היסטורית: שלום עם כל העולם הערבי תמורת נסיגה ישראלית לגבולות 1967 ופתרון בעיית הפליטים. זו הזדמנות היסטורית. כל הזמן אמרו לנו בארץ: אנחנו מחכים שהעולם הערבי ירצה לעשות שלום אתנו. ומה עשו עם התוכנית הזאת? התעלמו ממנה לגמרי.</w:t>
      </w:r>
    </w:p>
    <w:p w14:paraId="31ADBCE2" w14:textId="77777777" w:rsidR="00000000" w:rsidRDefault="007C71EE">
      <w:pPr>
        <w:pStyle w:val="a"/>
        <w:rPr>
          <w:rFonts w:hint="cs"/>
          <w:rtl/>
        </w:rPr>
      </w:pPr>
    </w:p>
    <w:p w14:paraId="7133F181" w14:textId="77777777" w:rsidR="00000000" w:rsidRDefault="007C71EE">
      <w:pPr>
        <w:pStyle w:val="ac"/>
        <w:rPr>
          <w:rtl/>
        </w:rPr>
      </w:pPr>
      <w:r>
        <w:rPr>
          <w:rFonts w:hint="eastAsia"/>
          <w:rtl/>
        </w:rPr>
        <w:t>מיכאל</w:t>
      </w:r>
      <w:r>
        <w:rPr>
          <w:rtl/>
        </w:rPr>
        <w:t xml:space="preserve"> נודל</w:t>
      </w:r>
      <w:r>
        <w:rPr>
          <w:rtl/>
        </w:rPr>
        <w:t>מן (האיחוד הלאומי - ישראל ביתנו):</w:t>
      </w:r>
    </w:p>
    <w:p w14:paraId="70C4E609" w14:textId="77777777" w:rsidR="00000000" w:rsidRDefault="007C71EE">
      <w:pPr>
        <w:pStyle w:val="a"/>
        <w:rPr>
          <w:rFonts w:hint="cs"/>
          <w:rtl/>
        </w:rPr>
      </w:pPr>
    </w:p>
    <w:p w14:paraId="4CB9D0FE" w14:textId="77777777" w:rsidR="00000000" w:rsidRDefault="007C71EE">
      <w:pPr>
        <w:pStyle w:val="a"/>
        <w:rPr>
          <w:rFonts w:hint="cs"/>
          <w:rtl/>
        </w:rPr>
      </w:pPr>
      <w:r>
        <w:rPr>
          <w:rFonts w:hint="cs"/>
          <w:rtl/>
        </w:rPr>
        <w:t xml:space="preserve">צריך להפסיק את הטרור, הכול יהיה בסדר. </w:t>
      </w:r>
    </w:p>
    <w:p w14:paraId="0F938581" w14:textId="77777777" w:rsidR="00000000" w:rsidRDefault="007C71EE">
      <w:pPr>
        <w:pStyle w:val="a"/>
        <w:rPr>
          <w:rFonts w:hint="cs"/>
          <w:rtl/>
        </w:rPr>
      </w:pPr>
    </w:p>
    <w:p w14:paraId="2975688D" w14:textId="77777777" w:rsidR="00000000" w:rsidRDefault="007C71EE">
      <w:pPr>
        <w:pStyle w:val="SpeakerCon"/>
        <w:rPr>
          <w:rtl/>
        </w:rPr>
      </w:pPr>
      <w:bookmarkStart w:id="322" w:name="FS000001061T26_05_2003_18_17_18C"/>
      <w:bookmarkEnd w:id="322"/>
      <w:r>
        <w:rPr>
          <w:rtl/>
        </w:rPr>
        <w:t>ג'מאל זחאלקה (בל"ד):</w:t>
      </w:r>
    </w:p>
    <w:p w14:paraId="1838B607" w14:textId="77777777" w:rsidR="00000000" w:rsidRDefault="007C71EE">
      <w:pPr>
        <w:pStyle w:val="a"/>
        <w:rPr>
          <w:rtl/>
        </w:rPr>
      </w:pPr>
    </w:p>
    <w:p w14:paraId="52ABE4FC" w14:textId="77777777" w:rsidR="00000000" w:rsidRDefault="007C71EE">
      <w:pPr>
        <w:pStyle w:val="a"/>
        <w:rPr>
          <w:rFonts w:hint="cs"/>
          <w:rtl/>
        </w:rPr>
      </w:pPr>
      <w:r>
        <w:rPr>
          <w:rFonts w:hint="cs"/>
          <w:rtl/>
        </w:rPr>
        <w:t>ואז אתה מוכן לסגת לגבולות 1967?</w:t>
      </w:r>
    </w:p>
    <w:p w14:paraId="277C8B76" w14:textId="77777777" w:rsidR="00000000" w:rsidRDefault="007C71EE">
      <w:pPr>
        <w:pStyle w:val="a"/>
        <w:rPr>
          <w:rFonts w:hint="cs"/>
          <w:rtl/>
        </w:rPr>
      </w:pPr>
    </w:p>
    <w:p w14:paraId="6FFF07A1" w14:textId="77777777" w:rsidR="00000000" w:rsidRDefault="007C71EE">
      <w:pPr>
        <w:pStyle w:val="ac"/>
        <w:rPr>
          <w:rtl/>
        </w:rPr>
      </w:pPr>
      <w:r>
        <w:rPr>
          <w:rFonts w:hint="eastAsia"/>
          <w:rtl/>
        </w:rPr>
        <w:t>מיכאל</w:t>
      </w:r>
      <w:r>
        <w:rPr>
          <w:rtl/>
        </w:rPr>
        <w:t xml:space="preserve"> נודלמן (האיחוד הלאומי - ישראל ביתנו):</w:t>
      </w:r>
    </w:p>
    <w:p w14:paraId="25D49C8F" w14:textId="77777777" w:rsidR="00000000" w:rsidRDefault="007C71EE">
      <w:pPr>
        <w:pStyle w:val="a"/>
        <w:rPr>
          <w:rFonts w:hint="cs"/>
          <w:rtl/>
        </w:rPr>
      </w:pPr>
    </w:p>
    <w:p w14:paraId="6886D12B" w14:textId="77777777" w:rsidR="00000000" w:rsidRDefault="007C71EE">
      <w:pPr>
        <w:pStyle w:val="a"/>
        <w:rPr>
          <w:rFonts w:hint="cs"/>
          <w:rtl/>
        </w:rPr>
      </w:pPr>
      <w:r>
        <w:rPr>
          <w:rFonts w:hint="cs"/>
          <w:rtl/>
        </w:rPr>
        <w:t>אני מוכן.</w:t>
      </w:r>
    </w:p>
    <w:p w14:paraId="171359CE" w14:textId="77777777" w:rsidR="00000000" w:rsidRDefault="007C71EE">
      <w:pPr>
        <w:pStyle w:val="a"/>
        <w:rPr>
          <w:rFonts w:hint="cs"/>
          <w:rtl/>
        </w:rPr>
      </w:pPr>
    </w:p>
    <w:p w14:paraId="5C68FEFD" w14:textId="77777777" w:rsidR="00000000" w:rsidRDefault="007C71EE">
      <w:pPr>
        <w:pStyle w:val="SpeakerCon"/>
        <w:rPr>
          <w:rtl/>
        </w:rPr>
      </w:pPr>
      <w:bookmarkStart w:id="323" w:name="FS000001061T26_05_2003_18_17_41C"/>
      <w:bookmarkEnd w:id="323"/>
      <w:r>
        <w:rPr>
          <w:rtl/>
        </w:rPr>
        <w:t>ג'מאל זחאלקה (בל"ד):</w:t>
      </w:r>
    </w:p>
    <w:p w14:paraId="430B10DE" w14:textId="77777777" w:rsidR="00000000" w:rsidRDefault="007C71EE">
      <w:pPr>
        <w:pStyle w:val="a"/>
        <w:rPr>
          <w:rtl/>
        </w:rPr>
      </w:pPr>
    </w:p>
    <w:p w14:paraId="1A92F023" w14:textId="77777777" w:rsidR="00000000" w:rsidRDefault="007C71EE">
      <w:pPr>
        <w:pStyle w:val="a"/>
        <w:rPr>
          <w:rFonts w:hint="cs"/>
          <w:rtl/>
        </w:rPr>
      </w:pPr>
      <w:r>
        <w:rPr>
          <w:rFonts w:hint="cs"/>
          <w:rtl/>
        </w:rPr>
        <w:t xml:space="preserve">אתה מוכן וממשלתך מוכנה? אתה אומר שאתה מוכן לסגת </w:t>
      </w:r>
      <w:r>
        <w:rPr>
          <w:rFonts w:hint="cs"/>
          <w:rtl/>
        </w:rPr>
        <w:t xml:space="preserve">לגבולות1967, זו עמדה שלך. </w:t>
      </w:r>
    </w:p>
    <w:p w14:paraId="1213403D" w14:textId="77777777" w:rsidR="00000000" w:rsidRDefault="007C71EE">
      <w:pPr>
        <w:pStyle w:val="a"/>
        <w:rPr>
          <w:rFonts w:hint="cs"/>
          <w:rtl/>
        </w:rPr>
      </w:pPr>
    </w:p>
    <w:p w14:paraId="07942F9E" w14:textId="77777777" w:rsidR="00000000" w:rsidRDefault="007C71EE">
      <w:pPr>
        <w:pStyle w:val="ac"/>
        <w:rPr>
          <w:rtl/>
        </w:rPr>
      </w:pPr>
      <w:r>
        <w:rPr>
          <w:rFonts w:hint="eastAsia"/>
          <w:rtl/>
        </w:rPr>
        <w:t>מיכאל</w:t>
      </w:r>
      <w:r>
        <w:rPr>
          <w:rtl/>
        </w:rPr>
        <w:t xml:space="preserve"> נודלמן (האיחוד הלאומי - ישראל ביתנו):</w:t>
      </w:r>
    </w:p>
    <w:p w14:paraId="5AF37080" w14:textId="77777777" w:rsidR="00000000" w:rsidRDefault="007C71EE">
      <w:pPr>
        <w:pStyle w:val="a"/>
        <w:rPr>
          <w:rFonts w:hint="cs"/>
          <w:rtl/>
        </w:rPr>
      </w:pPr>
    </w:p>
    <w:p w14:paraId="482FCFDE" w14:textId="77777777" w:rsidR="00000000" w:rsidRDefault="007C71EE">
      <w:pPr>
        <w:pStyle w:val="a"/>
        <w:rPr>
          <w:rFonts w:hint="cs"/>
          <w:rtl/>
        </w:rPr>
      </w:pPr>
      <w:r>
        <w:rPr>
          <w:rFonts w:hint="cs"/>
          <w:rtl/>
        </w:rPr>
        <w:t>- - -</w:t>
      </w:r>
    </w:p>
    <w:p w14:paraId="6D464AAB" w14:textId="77777777" w:rsidR="00000000" w:rsidRDefault="007C71EE">
      <w:pPr>
        <w:pStyle w:val="a"/>
        <w:rPr>
          <w:rFonts w:hint="cs"/>
          <w:rtl/>
        </w:rPr>
      </w:pPr>
    </w:p>
    <w:p w14:paraId="3CAB65DA" w14:textId="77777777" w:rsidR="00000000" w:rsidRDefault="007C71EE">
      <w:pPr>
        <w:pStyle w:val="SpeakerCon"/>
        <w:rPr>
          <w:rtl/>
        </w:rPr>
      </w:pPr>
      <w:bookmarkStart w:id="324" w:name="FS000001061T26_05_2003_18_18_00C"/>
      <w:bookmarkEnd w:id="324"/>
      <w:r>
        <w:rPr>
          <w:rtl/>
        </w:rPr>
        <w:t>ג'מאל זחאלקה (בל"ד):</w:t>
      </w:r>
    </w:p>
    <w:p w14:paraId="166F2D0C" w14:textId="77777777" w:rsidR="00000000" w:rsidRDefault="007C71EE">
      <w:pPr>
        <w:pStyle w:val="a"/>
        <w:rPr>
          <w:rtl/>
        </w:rPr>
      </w:pPr>
    </w:p>
    <w:p w14:paraId="421FD876" w14:textId="77777777" w:rsidR="00000000" w:rsidRDefault="007C71EE">
      <w:pPr>
        <w:pStyle w:val="a"/>
        <w:rPr>
          <w:rFonts w:hint="cs"/>
          <w:rtl/>
        </w:rPr>
      </w:pPr>
      <w:r>
        <w:rPr>
          <w:rFonts w:hint="cs"/>
          <w:rtl/>
        </w:rPr>
        <w:t>תיכף אני אסביר לך איך אפשר לצאת ממעגל האלימות ולעלות על דרך השלום. אפשר לעשות זאת אם הממשלה תודיע מחר שהיא מתחילה בפינוי התנחלויות ויחידות צבא מהשטחים הפל</w:t>
      </w:r>
      <w:r>
        <w:rPr>
          <w:rFonts w:hint="cs"/>
          <w:rtl/>
        </w:rPr>
        <w:t xml:space="preserve">סטיניים, שהיא מוכנה להסדר שבנוי על גבולות 1967 ומדינה פלסטינית עצמאית ופתרון בעיית הפליטים, אני אומר לך שאתה עולה על מסלול של שלום והאלימות תתמזער, תהיה שולית ותיעלם כמעט, אם בכלל יהיה משהו ממנה. </w:t>
      </w:r>
      <w:r>
        <w:rPr>
          <w:rFonts w:hint="cs"/>
          <w:b/>
          <w:bCs/>
          <w:rtl/>
        </w:rPr>
        <w:t xml:space="preserve"> </w:t>
      </w:r>
      <w:r>
        <w:rPr>
          <w:rFonts w:hint="cs"/>
          <w:rtl/>
        </w:rPr>
        <w:t xml:space="preserve">    </w:t>
      </w:r>
    </w:p>
    <w:p w14:paraId="5ABFFC0F" w14:textId="77777777" w:rsidR="00000000" w:rsidRDefault="007C71EE">
      <w:pPr>
        <w:pStyle w:val="a"/>
        <w:rPr>
          <w:rFonts w:hint="cs"/>
          <w:rtl/>
        </w:rPr>
      </w:pPr>
    </w:p>
    <w:p w14:paraId="1235B972" w14:textId="77777777" w:rsidR="00000000" w:rsidRDefault="007C71EE">
      <w:pPr>
        <w:pStyle w:val="ac"/>
        <w:rPr>
          <w:rtl/>
        </w:rPr>
      </w:pPr>
      <w:r>
        <w:rPr>
          <w:rFonts w:hint="eastAsia"/>
          <w:rtl/>
        </w:rPr>
        <w:t>מיכאל</w:t>
      </w:r>
      <w:r>
        <w:rPr>
          <w:rtl/>
        </w:rPr>
        <w:t xml:space="preserve"> נודלמן (האיחוד הלאומי - ישראל ביתנו):</w:t>
      </w:r>
    </w:p>
    <w:p w14:paraId="321816C4" w14:textId="77777777" w:rsidR="00000000" w:rsidRDefault="007C71EE">
      <w:pPr>
        <w:pStyle w:val="a"/>
        <w:rPr>
          <w:rFonts w:hint="cs"/>
          <w:rtl/>
        </w:rPr>
      </w:pPr>
    </w:p>
    <w:p w14:paraId="612E3A90" w14:textId="77777777" w:rsidR="00000000" w:rsidRDefault="007C71EE">
      <w:pPr>
        <w:pStyle w:val="a"/>
        <w:rPr>
          <w:rFonts w:hint="cs"/>
          <w:rtl/>
        </w:rPr>
      </w:pPr>
      <w:r>
        <w:rPr>
          <w:rFonts w:hint="cs"/>
          <w:rtl/>
        </w:rPr>
        <w:t>- - - של</w:t>
      </w:r>
      <w:r>
        <w:rPr>
          <w:rFonts w:hint="cs"/>
          <w:rtl/>
        </w:rPr>
        <w:t>שום זה קרה.</w:t>
      </w:r>
    </w:p>
    <w:p w14:paraId="45898C97" w14:textId="77777777" w:rsidR="00000000" w:rsidRDefault="007C71EE">
      <w:pPr>
        <w:pStyle w:val="a"/>
        <w:rPr>
          <w:rFonts w:hint="cs"/>
          <w:rtl/>
        </w:rPr>
      </w:pPr>
    </w:p>
    <w:p w14:paraId="48E3545F" w14:textId="77777777" w:rsidR="00000000" w:rsidRDefault="007C71EE">
      <w:pPr>
        <w:pStyle w:val="SpeakerCon"/>
        <w:rPr>
          <w:rtl/>
        </w:rPr>
      </w:pPr>
    </w:p>
    <w:p w14:paraId="5428A058" w14:textId="77777777" w:rsidR="00000000" w:rsidRDefault="007C71EE">
      <w:pPr>
        <w:pStyle w:val="SpeakerCon"/>
        <w:rPr>
          <w:rtl/>
        </w:rPr>
      </w:pPr>
      <w:bookmarkStart w:id="325" w:name="FS000001061T26_05_2003_18_18_19C"/>
      <w:bookmarkStart w:id="326" w:name="FS000001061T26_05_2003_18_19_26C"/>
      <w:bookmarkEnd w:id="325"/>
      <w:bookmarkEnd w:id="326"/>
      <w:r>
        <w:rPr>
          <w:rtl/>
        </w:rPr>
        <w:t>ג'מאל זחאלקה (בל"ד):</w:t>
      </w:r>
    </w:p>
    <w:p w14:paraId="359C3606" w14:textId="77777777" w:rsidR="00000000" w:rsidRDefault="007C71EE">
      <w:pPr>
        <w:pStyle w:val="a"/>
        <w:rPr>
          <w:rtl/>
        </w:rPr>
      </w:pPr>
    </w:p>
    <w:p w14:paraId="44D146CA" w14:textId="77777777" w:rsidR="00000000" w:rsidRDefault="007C71EE">
      <w:pPr>
        <w:pStyle w:val="a"/>
        <w:rPr>
          <w:rFonts w:hint="cs"/>
          <w:rtl/>
        </w:rPr>
      </w:pPr>
      <w:r>
        <w:rPr>
          <w:rFonts w:hint="cs"/>
          <w:rtl/>
        </w:rPr>
        <w:t xml:space="preserve">כל מה שקורה, כל קורבן בארץ הזאת, יהודי או ערבי, נופל על מי שמעכב את תהליך השלום. מקור האלימות הוא הכיבוש. את זה אתה צריך להפנים, שהכיבוש הוא מקור האלימות באזור. שלטון הכיבוש הוא האחראי לקורבנות של היהודים ושל הערבים. זו </w:t>
      </w:r>
      <w:r>
        <w:rPr>
          <w:rFonts w:hint="cs"/>
          <w:rtl/>
        </w:rPr>
        <w:t xml:space="preserve">האמת לאמיתה. </w:t>
      </w:r>
    </w:p>
    <w:p w14:paraId="2B959F95" w14:textId="77777777" w:rsidR="00000000" w:rsidRDefault="007C71EE">
      <w:pPr>
        <w:pStyle w:val="a"/>
        <w:rPr>
          <w:rFonts w:hint="cs"/>
          <w:rtl/>
        </w:rPr>
      </w:pPr>
    </w:p>
    <w:p w14:paraId="2617D5B2" w14:textId="77777777" w:rsidR="00000000" w:rsidRDefault="007C71EE">
      <w:pPr>
        <w:pStyle w:val="a"/>
        <w:rPr>
          <w:rFonts w:hint="cs"/>
          <w:rtl/>
        </w:rPr>
      </w:pPr>
      <w:r>
        <w:rPr>
          <w:rFonts w:hint="cs"/>
          <w:rtl/>
        </w:rPr>
        <w:t>אדוני היושב-ראש, החלטת הממשלה היא מסוכנת, כי היא מטעה. היא מטעה את דעת הקהל בארץ, היא מטעה את דעת הקהל הערבי, היא מטעה את דעת הקהל בעולם, היא מטעה ממשלות ומקבלי החלטות. הממשלה כביכול קיבלה דרך להסדר כלשהו, ולא היא. כל מה שממשלת ישראל רוצה זה</w:t>
      </w:r>
      <w:r>
        <w:rPr>
          <w:rFonts w:hint="cs"/>
          <w:rtl/>
        </w:rPr>
        <w:t xml:space="preserve"> להופיע כשוחרת שלום בשביל שזה יקל עליה את המשך הדיכוי בשטחים הכבושים. זו האמת. כולנו נשלם את מחיר המדיניות הזאת. זו הבעיה עם הממשלה הזאת. כל התרגילים שנעשו זה בשביל להגיע בסופו של דבר לדבר האמיתי מבחינתו של שרון, וזה פתרון צבאי.</w:t>
      </w:r>
      <w:r>
        <w:rPr>
          <w:rFonts w:hint="cs"/>
          <w:rtl/>
        </w:rPr>
        <w:tab/>
      </w:r>
    </w:p>
    <w:p w14:paraId="7B6DDAD6" w14:textId="77777777" w:rsidR="00000000" w:rsidRDefault="007C71EE">
      <w:pPr>
        <w:pStyle w:val="a"/>
        <w:rPr>
          <w:rFonts w:hint="cs"/>
          <w:rtl/>
        </w:rPr>
      </w:pPr>
    </w:p>
    <w:p w14:paraId="40714764" w14:textId="77777777" w:rsidR="00000000" w:rsidRDefault="007C71EE">
      <w:pPr>
        <w:pStyle w:val="a"/>
        <w:rPr>
          <w:rFonts w:hint="cs"/>
          <w:rtl/>
        </w:rPr>
      </w:pPr>
      <w:r>
        <w:rPr>
          <w:rFonts w:hint="cs"/>
          <w:rtl/>
        </w:rPr>
        <w:t>לפני שנתיים היה ריאיון עם</w:t>
      </w:r>
      <w:r>
        <w:rPr>
          <w:rFonts w:hint="cs"/>
          <w:rtl/>
        </w:rPr>
        <w:t xml:space="preserve"> שרון, והוא דיבר על הסדר שיכלול ישות פלסטינית. אחר כך הוא הגדיר את זה כמדינה. מה הגבולות של הישות הזאת? 42% משטחי הגדה המערבית ורצועת עזה. לפי הסכם אוסלו, אלה היו שטחי </w:t>
      </w:r>
      <w:r>
        <w:rPr>
          <w:rFonts w:hint="cs"/>
        </w:rPr>
        <w:t>A</w:t>
      </w:r>
      <w:r>
        <w:rPr>
          <w:rFonts w:hint="cs"/>
          <w:rtl/>
        </w:rPr>
        <w:t xml:space="preserve"> ו=</w:t>
      </w:r>
      <w:r>
        <w:rPr>
          <w:rFonts w:hint="cs"/>
        </w:rPr>
        <w:t>B</w:t>
      </w:r>
      <w:r>
        <w:rPr>
          <w:rFonts w:hint="cs"/>
          <w:rtl/>
        </w:rPr>
        <w:t xml:space="preserve"> לפי שלב היישום שהגיעו אליו בהסכם אוסלו. כלומר, הוא לא היה מוכן לסגת אפילו מעוד סנט</w:t>
      </w:r>
      <w:r>
        <w:rPr>
          <w:rFonts w:hint="cs"/>
          <w:rtl/>
        </w:rPr>
        <w:t xml:space="preserve">ימטר אחד.  </w:t>
      </w:r>
    </w:p>
    <w:p w14:paraId="54CCA6B6" w14:textId="77777777" w:rsidR="00000000" w:rsidRDefault="007C71EE">
      <w:pPr>
        <w:pStyle w:val="a"/>
        <w:rPr>
          <w:rFonts w:hint="cs"/>
          <w:rtl/>
        </w:rPr>
      </w:pPr>
    </w:p>
    <w:p w14:paraId="4A2476B9" w14:textId="77777777" w:rsidR="00000000" w:rsidRDefault="007C71EE">
      <w:pPr>
        <w:pStyle w:val="a"/>
        <w:rPr>
          <w:rFonts w:hint="cs"/>
          <w:rtl/>
        </w:rPr>
      </w:pPr>
      <w:r>
        <w:rPr>
          <w:rFonts w:hint="cs"/>
          <w:rtl/>
        </w:rPr>
        <w:t>אני חושב ששרון לא שינה את מדיניותו. שרון הודיע פעם אחר פעם שהוא לא מאמין בשלום, לא בדור הזה לפחות. אני לא חושב שהוא שינה את דעתו. הוא מאמין בדבר אחד, בכפיית הסדרים ארוכי טווח. הוא יודע שהעם הפלסטיני לא יקבל אותם, אז הוא חושב שהוא יכופף אותו בכ</w:t>
      </w:r>
      <w:r>
        <w:rPr>
          <w:rFonts w:hint="cs"/>
          <w:rtl/>
        </w:rPr>
        <w:t>וח. בשביל זה צריך להרוס את התנועה הלאומית הפלסטינית, כי היא מכשול. בשביל זה צריך להרוס את הרשות הפלסטינית, כי היא מכשול. בשביל זה צריך להשתמש בכוח. בשביל זה צריך להקשות את חייהם של הפלסטינים, כדי שלא יישאר להם כוח, ככה חושבים מקבלי ההחלטות בישראל, להיאבק ב</w:t>
      </w:r>
      <w:r>
        <w:rPr>
          <w:rFonts w:hint="cs"/>
          <w:rtl/>
        </w:rPr>
        <w:t xml:space="preserve">כיבוש וידאגו רק לחיי היום-יום שלהם.     </w:t>
      </w:r>
    </w:p>
    <w:p w14:paraId="73EB728B" w14:textId="77777777" w:rsidR="00000000" w:rsidRDefault="007C71EE">
      <w:pPr>
        <w:pStyle w:val="a"/>
        <w:rPr>
          <w:rFonts w:hint="cs"/>
          <w:rtl/>
        </w:rPr>
      </w:pPr>
    </w:p>
    <w:p w14:paraId="2A962872" w14:textId="77777777" w:rsidR="00000000" w:rsidRDefault="007C71EE">
      <w:pPr>
        <w:pStyle w:val="a"/>
        <w:rPr>
          <w:rFonts w:hint="cs"/>
          <w:rtl/>
        </w:rPr>
      </w:pPr>
      <w:r>
        <w:rPr>
          <w:rFonts w:hint="cs"/>
          <w:rtl/>
        </w:rPr>
        <w:t xml:space="preserve">מדיניות הממשלה היא קטסטרופה, והתוכנית הכלכלית, שאנחנו מתבקשים לאשרה היום, מחר ומחרתיים, היא רק סנונית ראשונה בקטסטרופות הכלכליות הבאות שתמיט עלינו הממשלה הזאת בגלל מדיניותה כלפי העם הפלסטיני בתחום הפוליטי. אי-אפשר </w:t>
      </w:r>
      <w:r>
        <w:rPr>
          <w:rFonts w:hint="cs"/>
          <w:rtl/>
        </w:rPr>
        <w:t>להפריד שאלות אלה. הן לא מופרדות במציאות, ואי-אפשר להפריד ביניהן בניתוח המציאות. מי שרוצה כלכלה ושגשוג כלכלי, לא יכול להמשיך לדכא את העם הפלסטיני.</w:t>
      </w:r>
    </w:p>
    <w:p w14:paraId="5D9A7142" w14:textId="77777777" w:rsidR="00000000" w:rsidRDefault="007C71EE">
      <w:pPr>
        <w:pStyle w:val="a"/>
        <w:rPr>
          <w:rFonts w:hint="cs"/>
          <w:rtl/>
        </w:rPr>
      </w:pPr>
    </w:p>
    <w:p w14:paraId="08F7D4A3" w14:textId="77777777" w:rsidR="00000000" w:rsidRDefault="007C71EE">
      <w:pPr>
        <w:pStyle w:val="a"/>
        <w:rPr>
          <w:rFonts w:hint="cs"/>
          <w:rtl/>
        </w:rPr>
      </w:pPr>
      <w:r>
        <w:rPr>
          <w:rFonts w:hint="cs"/>
          <w:rtl/>
        </w:rPr>
        <w:t>אני חושב שיש דרך ויש מוצא, אלא שהממשלה הזאת לא רוצה את המוצא הזה ולא רוצה את הדרך הזאת. לכן לא שמענו, אני לפח</w:t>
      </w:r>
      <w:r>
        <w:rPr>
          <w:rFonts w:hint="cs"/>
          <w:rtl/>
        </w:rPr>
        <w:t>ות לא שמעתי, ואני חושב שחדי-אוזן לא שמעו את משק כנפי ההיסטוריה היום ואתמול לפי החלטת הממשלה. לא היה משק, לא היו כנפיים, לא היתה היסטוריה. סתם יום של חול, ושרון כמנהגו נוהג, עוד הרג, עוד יגון, עוד סבל בדרך הארוכה להשלטת חזון התעתועים שלו: ארץ-ישראל שלמה ושל</w:t>
      </w:r>
      <w:r>
        <w:rPr>
          <w:rFonts w:hint="cs"/>
          <w:rtl/>
        </w:rPr>
        <w:t>טון לעד על העם הפלסטיני. אני חושב שזה מרשם לקטסטרופות, ואני מזהיר מפניהן. תודה רבה.</w:t>
      </w:r>
    </w:p>
    <w:p w14:paraId="26A514A8" w14:textId="77777777" w:rsidR="00000000" w:rsidRDefault="007C71EE">
      <w:pPr>
        <w:pStyle w:val="a"/>
        <w:rPr>
          <w:rFonts w:hint="cs"/>
          <w:rtl/>
        </w:rPr>
      </w:pPr>
    </w:p>
    <w:p w14:paraId="261647A6" w14:textId="77777777" w:rsidR="00000000" w:rsidRDefault="007C71EE">
      <w:pPr>
        <w:pStyle w:val="ad"/>
        <w:rPr>
          <w:rFonts w:hint="cs"/>
          <w:rtl/>
        </w:rPr>
      </w:pPr>
      <w:r>
        <w:rPr>
          <w:rFonts w:hint="cs"/>
          <w:rtl/>
        </w:rPr>
        <w:t>היו"ר מיכאל נודלמן:</w:t>
      </w:r>
    </w:p>
    <w:p w14:paraId="3FC7843F" w14:textId="77777777" w:rsidR="00000000" w:rsidRDefault="007C71EE">
      <w:pPr>
        <w:pStyle w:val="a"/>
        <w:rPr>
          <w:rFonts w:hint="cs"/>
          <w:b/>
          <w:bCs/>
          <w:rtl/>
        </w:rPr>
      </w:pPr>
    </w:p>
    <w:p w14:paraId="64292FAA" w14:textId="77777777" w:rsidR="00000000" w:rsidRDefault="007C71EE">
      <w:pPr>
        <w:pStyle w:val="a"/>
        <w:rPr>
          <w:rFonts w:hint="cs"/>
          <w:rtl/>
        </w:rPr>
      </w:pPr>
      <w:r>
        <w:rPr>
          <w:rFonts w:hint="cs"/>
          <w:rtl/>
        </w:rPr>
        <w:t xml:space="preserve">תודה. חבר הכנסת עבד-אלמאלכ דהאמשה, בבקשה. </w:t>
      </w:r>
    </w:p>
    <w:p w14:paraId="1B16713D" w14:textId="77777777" w:rsidR="00000000" w:rsidRDefault="007C71EE">
      <w:pPr>
        <w:pStyle w:val="a"/>
        <w:rPr>
          <w:rFonts w:hint="cs"/>
          <w:rtl/>
        </w:rPr>
      </w:pPr>
    </w:p>
    <w:p w14:paraId="4702FAE4" w14:textId="77777777" w:rsidR="00000000" w:rsidRDefault="007C71EE">
      <w:pPr>
        <w:pStyle w:val="Speaker"/>
        <w:rPr>
          <w:rtl/>
        </w:rPr>
      </w:pPr>
      <w:bookmarkStart w:id="327" w:name="FS000000550T26_05_2003_18_20_06"/>
      <w:bookmarkEnd w:id="327"/>
      <w:r>
        <w:rPr>
          <w:rFonts w:hint="eastAsia"/>
          <w:rtl/>
        </w:rPr>
        <w:t>עבד</w:t>
      </w:r>
      <w:r>
        <w:rPr>
          <w:rtl/>
        </w:rPr>
        <w:t>-אלמאלכ דהאמשה (רע"ם):</w:t>
      </w:r>
    </w:p>
    <w:p w14:paraId="585FCC7A" w14:textId="77777777" w:rsidR="00000000" w:rsidRDefault="007C71EE">
      <w:pPr>
        <w:pStyle w:val="a"/>
        <w:rPr>
          <w:rFonts w:hint="cs"/>
          <w:rtl/>
        </w:rPr>
      </w:pPr>
    </w:p>
    <w:p w14:paraId="6E344161" w14:textId="77777777" w:rsidR="00000000" w:rsidRDefault="007C71EE">
      <w:pPr>
        <w:pStyle w:val="a"/>
        <w:rPr>
          <w:rFonts w:hint="cs"/>
          <w:rtl/>
        </w:rPr>
      </w:pPr>
      <w:r>
        <w:rPr>
          <w:rFonts w:hint="cs"/>
          <w:rtl/>
        </w:rPr>
        <w:t>כבוד היושב-ראש, חברי חברי הכנסת, "התוכנית להבראת כלכלת ישראל" -  איזה שם יומרני</w:t>
      </w:r>
      <w:r>
        <w:rPr>
          <w:rFonts w:hint="cs"/>
          <w:rtl/>
        </w:rPr>
        <w:t xml:space="preserve">, גדול. האם באמת יש פה תוכנית שבאה להבריא את הכלכלה, או שמא מדובר בתוכנית להריסת מה שנותר ממדינת הרווחה וממדינת הסיוע לנעשקים ולנזקקים? </w:t>
      </w:r>
    </w:p>
    <w:p w14:paraId="65BD1701" w14:textId="77777777" w:rsidR="00000000" w:rsidRDefault="007C71EE">
      <w:pPr>
        <w:pStyle w:val="a"/>
        <w:rPr>
          <w:rtl/>
        </w:rPr>
      </w:pPr>
    </w:p>
    <w:p w14:paraId="22286971" w14:textId="77777777" w:rsidR="00000000" w:rsidRDefault="007C71EE">
      <w:pPr>
        <w:pStyle w:val="a"/>
        <w:rPr>
          <w:rFonts w:hint="cs"/>
          <w:b/>
          <w:bCs/>
          <w:rtl/>
        </w:rPr>
      </w:pPr>
      <w:r>
        <w:rPr>
          <w:rFonts w:hint="cs"/>
          <w:rtl/>
        </w:rPr>
        <w:t>התוכנית הזאת, כל כולה פגיעה במעמד הבינוני, במעמד היוצר, העובד, העושה הכנסות ומניע את גלגלי הכלכלה. המעמד הזה ייפגע אנו</w:t>
      </w:r>
      <w:r>
        <w:rPr>
          <w:rFonts w:hint="cs"/>
          <w:rtl/>
        </w:rPr>
        <w:t xml:space="preserve">שות. כמובן ייפגעו החלשים, שממילא אין להם כושר עמידה ואין להם אפשרויות מול הכוח הדורסני של בעלי ההון. ייפגעו תוכניות הסיוע למעוטי משאבים, תוכניות שנוסדו עוד בשנות ה=60 ובשנות ה=70, כדי לסייע לשכבות החלשות וכאשר כולם יחד נקראו באופן הכולל  מדיניות הרווחה.   </w:t>
      </w:r>
      <w:r>
        <w:rPr>
          <w:rFonts w:hint="cs"/>
          <w:rtl/>
        </w:rPr>
        <w:t xml:space="preserve">  </w:t>
      </w:r>
      <w:r>
        <w:rPr>
          <w:rFonts w:hint="cs"/>
          <w:b/>
          <w:bCs/>
          <w:rtl/>
        </w:rPr>
        <w:t xml:space="preserve"> </w:t>
      </w:r>
    </w:p>
    <w:p w14:paraId="0361D2FF" w14:textId="77777777" w:rsidR="00000000" w:rsidRDefault="007C71EE">
      <w:pPr>
        <w:pStyle w:val="a"/>
        <w:rPr>
          <w:rFonts w:hint="cs"/>
          <w:b/>
          <w:bCs/>
          <w:rtl/>
        </w:rPr>
      </w:pPr>
    </w:p>
    <w:p w14:paraId="5AE823ED" w14:textId="77777777" w:rsidR="00000000" w:rsidRDefault="007C71EE">
      <w:pPr>
        <w:pStyle w:val="a"/>
        <w:rPr>
          <w:rtl/>
        </w:rPr>
      </w:pPr>
      <w:r>
        <w:rPr>
          <w:rFonts w:hint="eastAsia"/>
          <w:rtl/>
        </w:rPr>
        <w:t>מה</w:t>
      </w:r>
      <w:r>
        <w:rPr>
          <w:rtl/>
        </w:rPr>
        <w:t xml:space="preserve"> נותר עכשיו מתוכניות אלה? אלה היו </w:t>
      </w:r>
      <w:r>
        <w:rPr>
          <w:rFonts w:hint="eastAsia"/>
          <w:rtl/>
        </w:rPr>
        <w:t>תוכניות</w:t>
      </w:r>
      <w:r>
        <w:rPr>
          <w:rtl/>
        </w:rPr>
        <w:t xml:space="preserve"> שסייעו בדיור, בשכירת דירה, במגורים בדיור הציבורי, אלה היו תוכניות שסייעו </w:t>
      </w:r>
      <w:r>
        <w:rPr>
          <w:rFonts w:hint="eastAsia"/>
          <w:rtl/>
        </w:rPr>
        <w:t>בחינוך</w:t>
      </w:r>
      <w:r>
        <w:rPr>
          <w:rtl/>
        </w:rPr>
        <w:t xml:space="preserve">, על-ידי הוספת שעות הוראה ותוכניות תגבור, אלה היו תוכניות שסייעו בבריאות </w:t>
      </w:r>
      <w:r>
        <w:rPr>
          <w:rFonts w:hint="eastAsia"/>
          <w:rtl/>
        </w:rPr>
        <w:t>והגיעו</w:t>
      </w:r>
      <w:r>
        <w:rPr>
          <w:rtl/>
        </w:rPr>
        <w:t xml:space="preserve"> לשיא בחוק </w:t>
      </w:r>
      <w:r>
        <w:rPr>
          <w:rFonts w:hint="cs"/>
          <w:rtl/>
        </w:rPr>
        <w:t xml:space="preserve">ביטוח </w:t>
      </w:r>
      <w:r>
        <w:rPr>
          <w:rtl/>
        </w:rPr>
        <w:t>הבריאות בשנת 1994, חוק אשר הבטיח</w:t>
      </w:r>
      <w:r>
        <w:rPr>
          <w:rtl/>
        </w:rPr>
        <w:t xml:space="preserve"> שירות שווה תמורת דמי בריאות </w:t>
      </w:r>
      <w:r>
        <w:rPr>
          <w:rFonts w:hint="eastAsia"/>
          <w:rtl/>
        </w:rPr>
        <w:t>מכולם</w:t>
      </w:r>
      <w:r>
        <w:rPr>
          <w:rFonts w:hint="cs"/>
          <w:rtl/>
        </w:rPr>
        <w:t>,</w:t>
      </w:r>
      <w:r>
        <w:rPr>
          <w:rtl/>
        </w:rPr>
        <w:t xml:space="preserve"> והבטיח גם סיוע מיוחד לנזקקים לאשפוז סיעודי. לפני החוק זה היה סיוע מיוחד </w:t>
      </w:r>
      <w:r>
        <w:rPr>
          <w:rFonts w:hint="eastAsia"/>
          <w:rtl/>
        </w:rPr>
        <w:t>ולאחר</w:t>
      </w:r>
      <w:r>
        <w:rPr>
          <w:rtl/>
        </w:rPr>
        <w:t xml:space="preserve"> החוק זה היה סיוע לכל המבוטחים. כל תושבי המדינה הפכו לפי החוק למבוטחים </w:t>
      </w:r>
      <w:r>
        <w:rPr>
          <w:rFonts w:hint="eastAsia"/>
          <w:rtl/>
        </w:rPr>
        <w:t>בביטוח</w:t>
      </w:r>
      <w:r>
        <w:rPr>
          <w:rtl/>
        </w:rPr>
        <w:t xml:space="preserve"> בריאות. נפגעה גם תוכנית הסיוע הכספית. הרי מה הן הקצבאות של הביטוח</w:t>
      </w:r>
      <w:r>
        <w:rPr>
          <w:rtl/>
        </w:rPr>
        <w:t xml:space="preserve"> </w:t>
      </w:r>
      <w:r>
        <w:rPr>
          <w:rFonts w:hint="eastAsia"/>
          <w:rtl/>
        </w:rPr>
        <w:t>הלאומי</w:t>
      </w:r>
      <w:r>
        <w:rPr>
          <w:rtl/>
        </w:rPr>
        <w:t xml:space="preserve">? זה סיוע כספי למשפחות חלשות, אם זקנים, אם נכים, אם משפחות מרובות ילדים, </w:t>
      </w:r>
      <w:r>
        <w:rPr>
          <w:rFonts w:hint="cs"/>
          <w:rtl/>
        </w:rPr>
        <w:t xml:space="preserve">אם </w:t>
      </w:r>
      <w:r>
        <w:rPr>
          <w:rtl/>
        </w:rPr>
        <w:t xml:space="preserve">משפחות חד-הוריות, או מענקי לידה. זה </w:t>
      </w:r>
      <w:r>
        <w:rPr>
          <w:rFonts w:hint="eastAsia"/>
          <w:rtl/>
        </w:rPr>
        <w:t>סיוע</w:t>
      </w:r>
      <w:r>
        <w:rPr>
          <w:rtl/>
        </w:rPr>
        <w:t xml:space="preserve"> כספי שמדינת רווחה מצאה לנכון להנהיג ולתת לתושביה. כל תוכניות הסיוע האלה תיפגענה </w:t>
      </w:r>
      <w:r>
        <w:rPr>
          <w:rFonts w:hint="eastAsia"/>
          <w:rtl/>
        </w:rPr>
        <w:t>עכשיו</w:t>
      </w:r>
      <w:r>
        <w:rPr>
          <w:rtl/>
        </w:rPr>
        <w:t xml:space="preserve"> אנושות.</w:t>
      </w:r>
    </w:p>
    <w:p w14:paraId="16B72A25" w14:textId="77777777" w:rsidR="00000000" w:rsidRDefault="007C71EE">
      <w:pPr>
        <w:pStyle w:val="a"/>
        <w:rPr>
          <w:rtl/>
        </w:rPr>
      </w:pPr>
    </w:p>
    <w:p w14:paraId="0BD88843" w14:textId="77777777" w:rsidR="00000000" w:rsidRDefault="007C71EE">
      <w:pPr>
        <w:pStyle w:val="a"/>
        <w:rPr>
          <w:rFonts w:hint="cs"/>
          <w:rtl/>
        </w:rPr>
      </w:pPr>
      <w:r>
        <w:rPr>
          <w:rFonts w:hint="eastAsia"/>
          <w:rtl/>
        </w:rPr>
        <w:t>מדינת</w:t>
      </w:r>
      <w:r>
        <w:rPr>
          <w:rtl/>
        </w:rPr>
        <w:t xml:space="preserve"> הרווחה, לכאורה, שהיתה קיימת </w:t>
      </w:r>
      <w:r>
        <w:rPr>
          <w:rFonts w:hint="eastAsia"/>
          <w:rtl/>
        </w:rPr>
        <w:t>בחב</w:t>
      </w:r>
      <w:r>
        <w:rPr>
          <w:rFonts w:hint="eastAsia"/>
          <w:rtl/>
        </w:rPr>
        <w:t>רתנו</w:t>
      </w:r>
      <w:r>
        <w:rPr>
          <w:rtl/>
        </w:rPr>
        <w:t xml:space="preserve"> בצורה זו או אחרת, </w:t>
      </w:r>
      <w:r>
        <w:rPr>
          <w:rFonts w:hint="cs"/>
          <w:rtl/>
        </w:rPr>
        <w:t xml:space="preserve">מגיעה </w:t>
      </w:r>
      <w:r>
        <w:rPr>
          <w:rtl/>
        </w:rPr>
        <w:t xml:space="preserve">עכשיו לקצה. וכל זאת למה? מפני שהתוכנית להבראת </w:t>
      </w:r>
      <w:r>
        <w:rPr>
          <w:rFonts w:hint="eastAsia"/>
          <w:rtl/>
        </w:rPr>
        <w:t>כלכלת</w:t>
      </w:r>
      <w:r>
        <w:rPr>
          <w:rtl/>
        </w:rPr>
        <w:t xml:space="preserve"> ישראל, שכך קוראים לה שר האוצר וחבר מרעיו, מאמינה רק בשכבות החזקות. אומנם </w:t>
      </w:r>
      <w:r>
        <w:rPr>
          <w:rFonts w:hint="eastAsia"/>
          <w:rtl/>
        </w:rPr>
        <w:t>הפגיעות</w:t>
      </w:r>
      <w:r>
        <w:rPr>
          <w:rtl/>
        </w:rPr>
        <w:t xml:space="preserve"> נעשות שוב ושוב </w:t>
      </w:r>
      <w:r>
        <w:rPr>
          <w:rFonts w:hint="cs"/>
          <w:rtl/>
        </w:rPr>
        <w:t>ב</w:t>
      </w:r>
      <w:r>
        <w:rPr>
          <w:rtl/>
        </w:rPr>
        <w:t xml:space="preserve">נימוק של מחסור בתקציב. אך למעשה הן נובעות משינוי </w:t>
      </w:r>
      <w:r>
        <w:rPr>
          <w:rFonts w:hint="eastAsia"/>
          <w:rtl/>
        </w:rPr>
        <w:t>ערכי</w:t>
      </w:r>
      <w:r>
        <w:rPr>
          <w:rtl/>
        </w:rPr>
        <w:t xml:space="preserve"> בחברה הישראלית, ממש שינו</w:t>
      </w:r>
      <w:r>
        <w:rPr>
          <w:rtl/>
        </w:rPr>
        <w:t xml:space="preserve">י ערכים. האנשים האלה מאמינים בדרוויניזם כלכלי. הם </w:t>
      </w:r>
      <w:r>
        <w:rPr>
          <w:rFonts w:hint="eastAsia"/>
          <w:rtl/>
        </w:rPr>
        <w:t>אומרים</w:t>
      </w:r>
      <w:r>
        <w:rPr>
          <w:rtl/>
        </w:rPr>
        <w:t xml:space="preserve"> שאלה המבוססים ואלה שיכולים – בסדר, הם ימשיכו; ואלה שחלשים – הם בכלל </w:t>
      </w:r>
      <w:r>
        <w:rPr>
          <w:rFonts w:hint="eastAsia"/>
          <w:rtl/>
        </w:rPr>
        <w:t>מיותרים</w:t>
      </w:r>
      <w:r>
        <w:rPr>
          <w:rtl/>
        </w:rPr>
        <w:t xml:space="preserve">. מי צריך לדאוג לחלשים? אם אתה חלש, אם אתה לא יכול להרוויח, אם אתה לא </w:t>
      </w:r>
      <w:r>
        <w:rPr>
          <w:rFonts w:hint="eastAsia"/>
          <w:rtl/>
        </w:rPr>
        <w:t>יכול</w:t>
      </w:r>
      <w:r>
        <w:rPr>
          <w:rtl/>
        </w:rPr>
        <w:t xml:space="preserve"> להיות מבוסס מבחינה כלכלית – אז בסדר, שב בפינה ותב</w:t>
      </w:r>
      <w:r>
        <w:rPr>
          <w:rtl/>
        </w:rPr>
        <w:t xml:space="preserve">כה. אף אחד לא צריך לדאוג </w:t>
      </w:r>
      <w:r>
        <w:rPr>
          <w:rFonts w:hint="eastAsia"/>
          <w:rtl/>
        </w:rPr>
        <w:t>לך</w:t>
      </w:r>
      <w:r>
        <w:rPr>
          <w:rtl/>
        </w:rPr>
        <w:t xml:space="preserve">. להיפך, אתה כבר מיותר בחברה הזאת. הדרוויניזם הכלכלי הזה צריך לעזור רק לחזקים </w:t>
      </w:r>
      <w:r>
        <w:rPr>
          <w:rFonts w:hint="eastAsia"/>
          <w:rtl/>
        </w:rPr>
        <w:t>ולמבוססים</w:t>
      </w:r>
      <w:r>
        <w:rPr>
          <w:rtl/>
        </w:rPr>
        <w:t xml:space="preserve">, והם יצמיחו את המשק. תחת שינוי ערכים דרקוני זה – אגב, שינוי ערכים </w:t>
      </w:r>
      <w:r>
        <w:rPr>
          <w:rFonts w:hint="eastAsia"/>
          <w:rtl/>
        </w:rPr>
        <w:t>שהוא</w:t>
      </w:r>
      <w:r>
        <w:rPr>
          <w:rtl/>
        </w:rPr>
        <w:t xml:space="preserve"> מוטעה וקצר רואי, שיביא רק לחורבן ולהרס כלכלי כללי – תחת ההשקפה הזאת הם</w:t>
      </w:r>
      <w:r>
        <w:rPr>
          <w:rtl/>
        </w:rPr>
        <w:t xml:space="preserve"> </w:t>
      </w:r>
      <w:r>
        <w:rPr>
          <w:rFonts w:hint="eastAsia"/>
          <w:rtl/>
        </w:rPr>
        <w:t>אומרים</w:t>
      </w:r>
      <w:r>
        <w:rPr>
          <w:rtl/>
        </w:rPr>
        <w:t xml:space="preserve"> כאילו שהחזקים הם הראויים, והם ראויים משום שהם חזקים. </w:t>
      </w:r>
    </w:p>
    <w:p w14:paraId="0CF03C5F" w14:textId="77777777" w:rsidR="00000000" w:rsidRDefault="007C71EE">
      <w:pPr>
        <w:pStyle w:val="a"/>
        <w:rPr>
          <w:rFonts w:hint="cs"/>
          <w:rtl/>
        </w:rPr>
      </w:pPr>
    </w:p>
    <w:p w14:paraId="7748CDAB" w14:textId="77777777" w:rsidR="00000000" w:rsidRDefault="007C71EE">
      <w:pPr>
        <w:pStyle w:val="a"/>
        <w:rPr>
          <w:rtl/>
        </w:rPr>
      </w:pPr>
      <w:r>
        <w:rPr>
          <w:rtl/>
        </w:rPr>
        <w:t xml:space="preserve">ההשקפה הזאת הצמיחה </w:t>
      </w:r>
      <w:r>
        <w:rPr>
          <w:rFonts w:hint="eastAsia"/>
          <w:rtl/>
        </w:rPr>
        <w:t>לנו</w:t>
      </w:r>
      <w:r>
        <w:rPr>
          <w:rtl/>
        </w:rPr>
        <w:t xml:space="preserve"> את שינוי. איפה השרה? יצאה לה? איזו אידיאולוגיה יש למפלגת שינוי? איזה מבט </w:t>
      </w:r>
      <w:r>
        <w:rPr>
          <w:rFonts w:hint="eastAsia"/>
          <w:rtl/>
        </w:rPr>
        <w:t>חברתי</w:t>
      </w:r>
      <w:r>
        <w:rPr>
          <w:rtl/>
        </w:rPr>
        <w:t xml:space="preserve"> יש לה? איזה מסר יש לה? זה פשוט, החזקים ימשיכו להיות חזקים, ימשיכו להיות </w:t>
      </w:r>
      <w:r>
        <w:rPr>
          <w:rFonts w:hint="eastAsia"/>
          <w:rtl/>
        </w:rPr>
        <w:t>מבוססים</w:t>
      </w:r>
      <w:r>
        <w:rPr>
          <w:rtl/>
        </w:rPr>
        <w:t xml:space="preserve">, </w:t>
      </w:r>
      <w:r>
        <w:rPr>
          <w:rFonts w:hint="cs"/>
          <w:rtl/>
        </w:rPr>
        <w:t xml:space="preserve">גם </w:t>
      </w:r>
      <w:r>
        <w:rPr>
          <w:rtl/>
        </w:rPr>
        <w:t xml:space="preserve">הכלכלה </w:t>
      </w:r>
      <w:r>
        <w:rPr>
          <w:rtl/>
        </w:rPr>
        <w:t xml:space="preserve">תשרת אותם ואת המטרה הזאת, ומי שאיננו חזק שידרסו אותו </w:t>
      </w:r>
      <w:r>
        <w:rPr>
          <w:rFonts w:hint="eastAsia"/>
          <w:rtl/>
        </w:rPr>
        <w:t>הגלגלים</w:t>
      </w:r>
      <w:r>
        <w:rPr>
          <w:rtl/>
        </w:rPr>
        <w:t xml:space="preserve"> של הדרוויניזם הכלכלי הזה. מי שנחלש, ואגב אפילו מסיבות שאינן תלויות בו, </w:t>
      </w:r>
      <w:r>
        <w:rPr>
          <w:rFonts w:hint="eastAsia"/>
          <w:rtl/>
        </w:rPr>
        <w:t>לא</w:t>
      </w:r>
      <w:r>
        <w:rPr>
          <w:rtl/>
        </w:rPr>
        <w:t xml:space="preserve"> יעמוד עוד על רגליו, ואין טעם שהוא יעמוד על רגליו, אף אחד לא צריך אותו. </w:t>
      </w:r>
      <w:r>
        <w:rPr>
          <w:rFonts w:hint="eastAsia"/>
          <w:rtl/>
        </w:rPr>
        <w:t>החלשים</w:t>
      </w:r>
      <w:r>
        <w:rPr>
          <w:rtl/>
        </w:rPr>
        <w:t xml:space="preserve"> הופכים כאילו להיות למיותרים.</w:t>
      </w:r>
    </w:p>
    <w:p w14:paraId="3F070C10" w14:textId="77777777" w:rsidR="00000000" w:rsidRDefault="007C71EE">
      <w:pPr>
        <w:pStyle w:val="a"/>
        <w:rPr>
          <w:rtl/>
        </w:rPr>
      </w:pPr>
    </w:p>
    <w:p w14:paraId="0C668DDE" w14:textId="77777777" w:rsidR="00000000" w:rsidRDefault="007C71EE">
      <w:pPr>
        <w:pStyle w:val="a"/>
        <w:rPr>
          <w:rtl/>
        </w:rPr>
      </w:pPr>
      <w:r>
        <w:rPr>
          <w:rFonts w:hint="eastAsia"/>
          <w:rtl/>
        </w:rPr>
        <w:t>אם</w:t>
      </w:r>
      <w:r>
        <w:rPr>
          <w:rtl/>
        </w:rPr>
        <w:t xml:space="preserve"> נשים לב, ר</w:t>
      </w:r>
      <w:r>
        <w:rPr>
          <w:rtl/>
        </w:rPr>
        <w:t xml:space="preserve">בותי, הרי שבעשור </w:t>
      </w:r>
      <w:r>
        <w:rPr>
          <w:rFonts w:hint="eastAsia"/>
          <w:rtl/>
        </w:rPr>
        <w:t>האחרון</w:t>
      </w:r>
      <w:r>
        <w:rPr>
          <w:rtl/>
        </w:rPr>
        <w:t xml:space="preserve"> התוכנית הדורסנית הזאת קרמה עור וגידים</w:t>
      </w:r>
      <w:r>
        <w:rPr>
          <w:rFonts w:hint="cs"/>
          <w:rtl/>
        </w:rPr>
        <w:t>,</w:t>
      </w:r>
      <w:r>
        <w:rPr>
          <w:rtl/>
        </w:rPr>
        <w:t xml:space="preserve"> ועכשיו זוממים עליית מדרגה. זו גולת </w:t>
      </w:r>
      <w:r>
        <w:rPr>
          <w:rFonts w:hint="eastAsia"/>
          <w:rtl/>
        </w:rPr>
        <w:t>הכותרת</w:t>
      </w:r>
      <w:r>
        <w:rPr>
          <w:rtl/>
        </w:rPr>
        <w:t xml:space="preserve"> של השינוי החברתי הכלכלי הזה, של הדרוויניזם החברתי אשר ממשלות הימין </w:t>
      </w:r>
      <w:r>
        <w:rPr>
          <w:rFonts w:hint="eastAsia"/>
          <w:rtl/>
        </w:rPr>
        <w:t>מנהיגות</w:t>
      </w:r>
      <w:r>
        <w:rPr>
          <w:rtl/>
        </w:rPr>
        <w:t xml:space="preserve"> בחברה שלנו. ואגב, כל זה הולך, כל זה עובר וכל זה מתבסס ברוב דורסני גם </w:t>
      </w:r>
      <w:r>
        <w:rPr>
          <w:rFonts w:hint="eastAsia"/>
          <w:rtl/>
        </w:rPr>
        <w:t>בכנסת</w:t>
      </w:r>
      <w:r>
        <w:rPr>
          <w:rtl/>
        </w:rPr>
        <w:t xml:space="preserve">. </w:t>
      </w:r>
      <w:r>
        <w:rPr>
          <w:rtl/>
        </w:rPr>
        <w:t xml:space="preserve">וזאת בלי לעשות אפילו לוויה למדינת הרווחה הכלכלית. אולי ביום רביעי </w:t>
      </w:r>
      <w:r>
        <w:rPr>
          <w:rFonts w:hint="eastAsia"/>
          <w:rtl/>
        </w:rPr>
        <w:t>נצליח</w:t>
      </w:r>
      <w:r>
        <w:rPr>
          <w:rtl/>
        </w:rPr>
        <w:t xml:space="preserve"> לעשות משהו. נעשה באמת לוויה בהפגנה שתהיה. אבל זו תהיה לא רק לוויה של </w:t>
      </w:r>
      <w:r>
        <w:rPr>
          <w:rFonts w:hint="eastAsia"/>
          <w:rtl/>
        </w:rPr>
        <w:t>חצי</w:t>
      </w:r>
      <w:r>
        <w:rPr>
          <w:rtl/>
        </w:rPr>
        <w:t xml:space="preserve"> שעה או שעה באותו יום. תהליך הריסת מדינת הרווחה והריגתה היה צריך להיות </w:t>
      </w:r>
      <w:r>
        <w:rPr>
          <w:rFonts w:hint="eastAsia"/>
          <w:rtl/>
        </w:rPr>
        <w:t>מלווה</w:t>
      </w:r>
      <w:r>
        <w:rPr>
          <w:rtl/>
        </w:rPr>
        <w:t xml:space="preserve"> הרבה יותר בצעקה ובזעקה, אך כנראה שה</w:t>
      </w:r>
      <w:r>
        <w:rPr>
          <w:rtl/>
        </w:rPr>
        <w:t xml:space="preserve">חלשים באמת נהיו חלשים וגם את זעקתם לא </w:t>
      </w:r>
      <w:r>
        <w:rPr>
          <w:rFonts w:hint="eastAsia"/>
          <w:rtl/>
        </w:rPr>
        <w:t>הצליחו</w:t>
      </w:r>
      <w:r>
        <w:rPr>
          <w:rtl/>
        </w:rPr>
        <w:t xml:space="preserve"> ולא השכילו להרים.</w:t>
      </w:r>
    </w:p>
    <w:p w14:paraId="555D3F23" w14:textId="77777777" w:rsidR="00000000" w:rsidRDefault="007C71EE">
      <w:pPr>
        <w:pStyle w:val="a"/>
        <w:rPr>
          <w:rtl/>
        </w:rPr>
      </w:pPr>
    </w:p>
    <w:p w14:paraId="754BF21C" w14:textId="77777777" w:rsidR="00000000" w:rsidRDefault="007C71EE">
      <w:pPr>
        <w:pStyle w:val="a"/>
        <w:rPr>
          <w:rtl/>
        </w:rPr>
      </w:pPr>
      <w:r>
        <w:rPr>
          <w:rFonts w:hint="eastAsia"/>
          <w:rtl/>
        </w:rPr>
        <w:t>אני</w:t>
      </w:r>
      <w:r>
        <w:rPr>
          <w:rtl/>
        </w:rPr>
        <w:t xml:space="preserve"> רוצה לתת רק כמה דוגמאות לאלה </w:t>
      </w:r>
      <w:r>
        <w:rPr>
          <w:rFonts w:hint="eastAsia"/>
          <w:rtl/>
        </w:rPr>
        <w:t>שאולי</w:t>
      </w:r>
      <w:r>
        <w:rPr>
          <w:rtl/>
        </w:rPr>
        <w:t xml:space="preserve"> יגידו </w:t>
      </w:r>
      <w:r>
        <w:rPr>
          <w:rFonts w:hint="cs"/>
          <w:rtl/>
        </w:rPr>
        <w:t xml:space="preserve">שאולי </w:t>
      </w:r>
      <w:r>
        <w:rPr>
          <w:rtl/>
        </w:rPr>
        <w:t xml:space="preserve">אני רק דוגל בדעות שאין להן בסיס במציאות, או בעובדות. חלקן </w:t>
      </w:r>
      <w:r>
        <w:rPr>
          <w:rFonts w:hint="eastAsia"/>
          <w:rtl/>
        </w:rPr>
        <w:t>של</w:t>
      </w:r>
      <w:r>
        <w:rPr>
          <w:rtl/>
        </w:rPr>
        <w:t xml:space="preserve"> המשכנתאות הממשלתיות שנועדו לסייע בדיור הציבורי, היה 38% בתחילת העשור האחרון. עכש</w:t>
      </w:r>
      <w:r>
        <w:rPr>
          <w:rtl/>
        </w:rPr>
        <w:t>יו חלקן ירד ל</w:t>
      </w:r>
      <w:r>
        <w:rPr>
          <w:rFonts w:hint="cs"/>
          <w:rtl/>
        </w:rPr>
        <w:t>=</w:t>
      </w:r>
      <w:r>
        <w:rPr>
          <w:rtl/>
        </w:rPr>
        <w:t xml:space="preserve">25% בלבד. מי שרוצה לקנות דירה עכשיו </w:t>
      </w:r>
      <w:r>
        <w:rPr>
          <w:rFonts w:hint="eastAsia"/>
          <w:rtl/>
        </w:rPr>
        <w:t>מוצא</w:t>
      </w:r>
      <w:r>
        <w:rPr>
          <w:rtl/>
        </w:rPr>
        <w:t xml:space="preserve"> את המשכנת</w:t>
      </w:r>
      <w:r>
        <w:rPr>
          <w:rFonts w:hint="cs"/>
          <w:rtl/>
        </w:rPr>
        <w:t>ה</w:t>
      </w:r>
      <w:r>
        <w:rPr>
          <w:rtl/>
        </w:rPr>
        <w:t xml:space="preserve"> לא בדיור הציבורי ולא במשכנתאות הממשלתיות, אלא בכלכלה הפרטית </w:t>
      </w:r>
      <w:r>
        <w:rPr>
          <w:rFonts w:hint="eastAsia"/>
          <w:rtl/>
        </w:rPr>
        <w:t>ובריביות</w:t>
      </w:r>
      <w:r>
        <w:rPr>
          <w:rtl/>
        </w:rPr>
        <w:t xml:space="preserve"> אחרות בבנקים. </w:t>
      </w:r>
      <w:r>
        <w:rPr>
          <w:rFonts w:hint="eastAsia"/>
          <w:rtl/>
        </w:rPr>
        <w:t>אותו</w:t>
      </w:r>
      <w:r>
        <w:rPr>
          <w:rtl/>
        </w:rPr>
        <w:t xml:space="preserve"> דבר לגבי הסיוע בדיור הציבורי. המענק לשכר דירה היה 1,200</w:t>
      </w:r>
      <w:r>
        <w:rPr>
          <w:rFonts w:hint="cs"/>
          <w:rtl/>
        </w:rPr>
        <w:t xml:space="preserve"> </w:t>
      </w:r>
      <w:r>
        <w:rPr>
          <w:rtl/>
        </w:rPr>
        <w:t>שקל. במשך העשור האחרון הוא ירד ל</w:t>
      </w:r>
      <w:r>
        <w:rPr>
          <w:rFonts w:hint="cs"/>
          <w:rtl/>
        </w:rPr>
        <w:t>=</w:t>
      </w:r>
      <w:r>
        <w:rPr>
          <w:rtl/>
        </w:rPr>
        <w:t>750 שקל. עכשי</w:t>
      </w:r>
      <w:r>
        <w:rPr>
          <w:rtl/>
        </w:rPr>
        <w:t xml:space="preserve">ו, בתוכנית החדשה, הוא ירד </w:t>
      </w:r>
      <w:r>
        <w:rPr>
          <w:rFonts w:hint="eastAsia"/>
          <w:rtl/>
        </w:rPr>
        <w:t>עוד</w:t>
      </w:r>
      <w:r>
        <w:rPr>
          <w:rtl/>
        </w:rPr>
        <w:t xml:space="preserve"> יותר. </w:t>
      </w:r>
    </w:p>
    <w:p w14:paraId="7D94188D" w14:textId="77777777" w:rsidR="00000000" w:rsidRDefault="007C71EE">
      <w:pPr>
        <w:pStyle w:val="a"/>
        <w:rPr>
          <w:rtl/>
        </w:rPr>
      </w:pPr>
    </w:p>
    <w:p w14:paraId="357EC725" w14:textId="77777777" w:rsidR="00000000" w:rsidRDefault="007C71EE">
      <w:pPr>
        <w:pStyle w:val="a"/>
        <w:rPr>
          <w:rtl/>
        </w:rPr>
      </w:pPr>
      <w:r>
        <w:rPr>
          <w:rFonts w:hint="eastAsia"/>
          <w:rtl/>
        </w:rPr>
        <w:t>קצבאות</w:t>
      </w:r>
      <w:r>
        <w:rPr>
          <w:rtl/>
        </w:rPr>
        <w:t xml:space="preserve"> הילדים </w:t>
      </w:r>
      <w:r>
        <w:rPr>
          <w:rFonts w:hint="cs"/>
          <w:rtl/>
        </w:rPr>
        <w:t>הן</w:t>
      </w:r>
      <w:r>
        <w:rPr>
          <w:rtl/>
        </w:rPr>
        <w:t xml:space="preserve"> עוד דוגמה. הרי </w:t>
      </w:r>
      <w:r>
        <w:rPr>
          <w:rFonts w:hint="eastAsia"/>
          <w:rtl/>
        </w:rPr>
        <w:t>הקצבאות</w:t>
      </w:r>
      <w:r>
        <w:rPr>
          <w:rtl/>
        </w:rPr>
        <w:t xml:space="preserve"> האלה הן למעשה המדד החברתי והן היו חבל ההצלה כדי להמשיך ולהחזיק את </w:t>
      </w:r>
      <w:r>
        <w:rPr>
          <w:rFonts w:hint="eastAsia"/>
          <w:rtl/>
        </w:rPr>
        <w:t>המשפחות</w:t>
      </w:r>
      <w:r>
        <w:rPr>
          <w:rtl/>
        </w:rPr>
        <w:t xml:space="preserve"> העניות, את המשפחות מרובות הילדים, את הילדים, את הדור הבא במדינה. כדי </w:t>
      </w:r>
      <w:r>
        <w:rPr>
          <w:rFonts w:hint="eastAsia"/>
          <w:rtl/>
        </w:rPr>
        <w:t>להמשיך</w:t>
      </w:r>
      <w:r>
        <w:rPr>
          <w:rtl/>
        </w:rPr>
        <w:t xml:space="preserve"> ולהחזיק אותם על</w:t>
      </w:r>
      <w:r>
        <w:rPr>
          <w:rFonts w:hint="cs"/>
          <w:rtl/>
        </w:rPr>
        <w:t xml:space="preserve"> </w:t>
      </w:r>
      <w:r>
        <w:rPr>
          <w:rtl/>
        </w:rPr>
        <w:t>מנת שהם לא י</w:t>
      </w:r>
      <w:r>
        <w:rPr>
          <w:rtl/>
        </w:rPr>
        <w:t>טבעו ולא ירדו מתחת ל</w:t>
      </w:r>
      <w:r>
        <w:rPr>
          <w:rFonts w:hint="cs"/>
          <w:rtl/>
        </w:rPr>
        <w:t>פני ה</w:t>
      </w:r>
      <w:r>
        <w:rPr>
          <w:rtl/>
        </w:rPr>
        <w:t xml:space="preserve">מים, נולד העניין הזה של </w:t>
      </w:r>
      <w:r>
        <w:rPr>
          <w:rFonts w:hint="eastAsia"/>
          <w:rtl/>
        </w:rPr>
        <w:t>קצבאות</w:t>
      </w:r>
      <w:r>
        <w:rPr>
          <w:rtl/>
        </w:rPr>
        <w:t xml:space="preserve"> ילדים. אומנם הקצבאות האלה לא שולמו באופן שוויוני. בשנת 1994 אכן קיבלו </w:t>
      </w:r>
      <w:r>
        <w:rPr>
          <w:rFonts w:hint="eastAsia"/>
          <w:rtl/>
        </w:rPr>
        <w:t>כל</w:t>
      </w:r>
      <w:r>
        <w:rPr>
          <w:rtl/>
        </w:rPr>
        <w:t xml:space="preserve"> אזרחי ישראל בפעם הראשונה, לאחר כ</w:t>
      </w:r>
      <w:r>
        <w:rPr>
          <w:rFonts w:hint="cs"/>
          <w:rtl/>
        </w:rPr>
        <w:t>=</w:t>
      </w:r>
      <w:r>
        <w:rPr>
          <w:rtl/>
        </w:rPr>
        <w:t xml:space="preserve">30 שנות דור,  </w:t>
      </w:r>
      <w:r>
        <w:rPr>
          <w:rFonts w:hint="eastAsia"/>
          <w:rtl/>
        </w:rPr>
        <w:t>קצבאות</w:t>
      </w:r>
      <w:r>
        <w:rPr>
          <w:rtl/>
        </w:rPr>
        <w:t xml:space="preserve"> ילדים באופן שווה. ירד כלי האפליה הגזענית, אשר נתן </w:t>
      </w:r>
      <w:r>
        <w:rPr>
          <w:rFonts w:hint="eastAsia"/>
          <w:rtl/>
        </w:rPr>
        <w:t>קצבאות</w:t>
      </w:r>
      <w:r>
        <w:rPr>
          <w:rtl/>
        </w:rPr>
        <w:t xml:space="preserve"> </w:t>
      </w:r>
      <w:r>
        <w:rPr>
          <w:rFonts w:hint="cs"/>
          <w:rtl/>
        </w:rPr>
        <w:t xml:space="preserve">גדולות </w:t>
      </w:r>
      <w:r>
        <w:rPr>
          <w:rtl/>
        </w:rPr>
        <w:t>יותר לאלה</w:t>
      </w:r>
      <w:r>
        <w:rPr>
          <w:rtl/>
        </w:rPr>
        <w:t xml:space="preserve"> ששירתו בצבא, כך קראו לזה, כאשר באמת ולמעשה התוצאה היתה שילדי </w:t>
      </w:r>
      <w:r>
        <w:rPr>
          <w:rFonts w:hint="eastAsia"/>
          <w:rtl/>
        </w:rPr>
        <w:t>יהודים</w:t>
      </w:r>
      <w:r>
        <w:rPr>
          <w:rtl/>
        </w:rPr>
        <w:t xml:space="preserve"> קיבלו יותר וילדי ערבים קיבלו פחות. ב</w:t>
      </w:r>
      <w:r>
        <w:rPr>
          <w:rFonts w:hint="cs"/>
          <w:rtl/>
        </w:rPr>
        <w:t>=</w:t>
      </w:r>
      <w:r>
        <w:rPr>
          <w:rtl/>
        </w:rPr>
        <w:t xml:space="preserve">1994, בממשלתו של רבין המנוח, החרפה </w:t>
      </w:r>
      <w:r>
        <w:rPr>
          <w:rFonts w:hint="eastAsia"/>
          <w:rtl/>
        </w:rPr>
        <w:t>הזאת</w:t>
      </w:r>
      <w:r>
        <w:rPr>
          <w:rtl/>
        </w:rPr>
        <w:t xml:space="preserve"> נמחקה. יש לשבח ולהודות על כך. חרפה זו חזרה אלינו, חבר הכנסת שמחון.</w:t>
      </w:r>
    </w:p>
    <w:p w14:paraId="5BAA9BE6" w14:textId="77777777" w:rsidR="00000000" w:rsidRDefault="007C71EE">
      <w:pPr>
        <w:pStyle w:val="a"/>
        <w:rPr>
          <w:rtl/>
        </w:rPr>
      </w:pPr>
    </w:p>
    <w:p w14:paraId="3B2BAF01" w14:textId="77777777" w:rsidR="00000000" w:rsidRDefault="007C71EE">
      <w:pPr>
        <w:pStyle w:val="ac"/>
        <w:rPr>
          <w:rtl/>
        </w:rPr>
      </w:pPr>
      <w:r>
        <w:rPr>
          <w:rFonts w:hint="eastAsia"/>
          <w:rtl/>
        </w:rPr>
        <w:t>חיים</w:t>
      </w:r>
      <w:r>
        <w:rPr>
          <w:rtl/>
        </w:rPr>
        <w:t xml:space="preserve"> אורון (מרצ):</w:t>
      </w:r>
    </w:p>
    <w:p w14:paraId="15E59B26" w14:textId="77777777" w:rsidR="00000000" w:rsidRDefault="007C71EE">
      <w:pPr>
        <w:pStyle w:val="a"/>
        <w:rPr>
          <w:rFonts w:hint="eastAsia"/>
          <w:rtl/>
        </w:rPr>
      </w:pPr>
    </w:p>
    <w:p w14:paraId="247DB5DB" w14:textId="77777777" w:rsidR="00000000" w:rsidRDefault="007C71EE">
      <w:pPr>
        <w:pStyle w:val="a"/>
        <w:rPr>
          <w:rtl/>
        </w:rPr>
      </w:pPr>
      <w:r>
        <w:rPr>
          <w:rFonts w:hint="eastAsia"/>
          <w:rtl/>
        </w:rPr>
        <w:t>על</w:t>
      </w:r>
      <w:r>
        <w:rPr>
          <w:rtl/>
        </w:rPr>
        <w:t xml:space="preserve"> מה להודות?</w:t>
      </w:r>
    </w:p>
    <w:p w14:paraId="05B65D1E" w14:textId="77777777" w:rsidR="00000000" w:rsidRDefault="007C71EE">
      <w:pPr>
        <w:pStyle w:val="a"/>
        <w:rPr>
          <w:rtl/>
        </w:rPr>
      </w:pPr>
    </w:p>
    <w:p w14:paraId="401EF11C" w14:textId="77777777" w:rsidR="00000000" w:rsidRDefault="007C71EE">
      <w:pPr>
        <w:pStyle w:val="SpeakerCon"/>
        <w:rPr>
          <w:rtl/>
        </w:rPr>
      </w:pPr>
      <w:bookmarkStart w:id="328" w:name="FS000000550T26_05_2003_19_28_47"/>
      <w:bookmarkEnd w:id="328"/>
      <w:r>
        <w:rPr>
          <w:rFonts w:hint="eastAsia"/>
          <w:rtl/>
        </w:rPr>
        <w:t>עבד</w:t>
      </w:r>
      <w:r>
        <w:rPr>
          <w:rtl/>
        </w:rPr>
        <w:t>-אלמא</w:t>
      </w:r>
      <w:r>
        <w:rPr>
          <w:rtl/>
        </w:rPr>
        <w:t>לכ דהאמשה (רע"ם):</w:t>
      </w:r>
    </w:p>
    <w:p w14:paraId="7E149543" w14:textId="77777777" w:rsidR="00000000" w:rsidRDefault="007C71EE">
      <w:pPr>
        <w:pStyle w:val="a"/>
        <w:rPr>
          <w:rFonts w:hint="eastAsia"/>
          <w:rtl/>
        </w:rPr>
      </w:pPr>
    </w:p>
    <w:p w14:paraId="76AF203A" w14:textId="77777777" w:rsidR="00000000" w:rsidRDefault="007C71EE">
      <w:pPr>
        <w:pStyle w:val="a"/>
        <w:rPr>
          <w:rtl/>
        </w:rPr>
      </w:pPr>
      <w:r>
        <w:rPr>
          <w:rFonts w:hint="eastAsia"/>
          <w:rtl/>
        </w:rPr>
        <w:t>על</w:t>
      </w:r>
      <w:r>
        <w:rPr>
          <w:rtl/>
        </w:rPr>
        <w:t xml:space="preserve"> זה שמחקו את החרפה החברתית הזאת. </w:t>
      </w:r>
      <w:r>
        <w:rPr>
          <w:rFonts w:hint="eastAsia"/>
          <w:rtl/>
        </w:rPr>
        <w:t>יש</w:t>
      </w:r>
      <w:r>
        <w:rPr>
          <w:rtl/>
        </w:rPr>
        <w:t xml:space="preserve"> להודות לממשלת רבין ולכל אלה שלקחו בזה חלק. אני מודה להם. </w:t>
      </w:r>
    </w:p>
    <w:p w14:paraId="377438B2" w14:textId="77777777" w:rsidR="00000000" w:rsidRDefault="007C71EE">
      <w:pPr>
        <w:pStyle w:val="a"/>
        <w:rPr>
          <w:rtl/>
        </w:rPr>
      </w:pPr>
    </w:p>
    <w:p w14:paraId="00AFE699" w14:textId="77777777" w:rsidR="00000000" w:rsidRDefault="007C71EE">
      <w:pPr>
        <w:pStyle w:val="ac"/>
        <w:rPr>
          <w:rtl/>
        </w:rPr>
      </w:pPr>
      <w:r>
        <w:rPr>
          <w:rFonts w:hint="eastAsia"/>
          <w:rtl/>
        </w:rPr>
        <w:t>חיים</w:t>
      </w:r>
      <w:r>
        <w:rPr>
          <w:rtl/>
        </w:rPr>
        <w:t xml:space="preserve"> אורון (מרצ):</w:t>
      </w:r>
    </w:p>
    <w:p w14:paraId="772E3E91" w14:textId="77777777" w:rsidR="00000000" w:rsidRDefault="007C71EE">
      <w:pPr>
        <w:pStyle w:val="a"/>
        <w:rPr>
          <w:rFonts w:hint="eastAsia"/>
          <w:rtl/>
        </w:rPr>
      </w:pPr>
    </w:p>
    <w:p w14:paraId="4423295A" w14:textId="77777777" w:rsidR="00000000" w:rsidRDefault="007C71EE">
      <w:pPr>
        <w:pStyle w:val="a"/>
        <w:rPr>
          <w:rtl/>
        </w:rPr>
      </w:pPr>
      <w:r>
        <w:rPr>
          <w:rFonts w:hint="eastAsia"/>
          <w:rtl/>
        </w:rPr>
        <w:t>זה</w:t>
      </w:r>
      <w:r>
        <w:rPr>
          <w:rtl/>
        </w:rPr>
        <w:t xml:space="preserve"> היה  </w:t>
      </w:r>
      <w:r>
        <w:rPr>
          <w:rFonts w:hint="eastAsia"/>
          <w:rtl/>
        </w:rPr>
        <w:t>בעקבות</w:t>
      </w:r>
      <w:r>
        <w:rPr>
          <w:rtl/>
        </w:rPr>
        <w:t xml:space="preserve"> הסתייגות של חבר הכנסת גדליה גל ושלי בדיוני התקציב.</w:t>
      </w:r>
    </w:p>
    <w:p w14:paraId="13F63DA3" w14:textId="77777777" w:rsidR="00000000" w:rsidRDefault="007C71EE">
      <w:pPr>
        <w:pStyle w:val="a"/>
        <w:rPr>
          <w:rtl/>
        </w:rPr>
      </w:pPr>
    </w:p>
    <w:p w14:paraId="68A744D1" w14:textId="77777777" w:rsidR="00000000" w:rsidRDefault="007C71EE">
      <w:pPr>
        <w:pStyle w:val="SpeakerCon"/>
        <w:rPr>
          <w:rtl/>
        </w:rPr>
      </w:pPr>
      <w:bookmarkStart w:id="329" w:name="FS000000550T26_05_2003_19_29_27C"/>
      <w:bookmarkEnd w:id="329"/>
      <w:r>
        <w:rPr>
          <w:rFonts w:hint="eastAsia"/>
          <w:rtl/>
        </w:rPr>
        <w:t>עבד</w:t>
      </w:r>
      <w:r>
        <w:rPr>
          <w:rtl/>
        </w:rPr>
        <w:t>-אלמאלכ דהאמשה (רע"ם):</w:t>
      </w:r>
    </w:p>
    <w:p w14:paraId="74080560" w14:textId="77777777" w:rsidR="00000000" w:rsidRDefault="007C71EE">
      <w:pPr>
        <w:pStyle w:val="a"/>
        <w:rPr>
          <w:rFonts w:hint="eastAsia"/>
          <w:rtl/>
        </w:rPr>
      </w:pPr>
    </w:p>
    <w:p w14:paraId="72C332F3" w14:textId="77777777" w:rsidR="00000000" w:rsidRDefault="007C71EE">
      <w:pPr>
        <w:pStyle w:val="a"/>
        <w:rPr>
          <w:rtl/>
        </w:rPr>
      </w:pPr>
      <w:r>
        <w:rPr>
          <w:rFonts w:hint="eastAsia"/>
          <w:rtl/>
        </w:rPr>
        <w:t>תבוא</w:t>
      </w:r>
      <w:r>
        <w:rPr>
          <w:rtl/>
        </w:rPr>
        <w:t xml:space="preserve"> ברכה עליך ועל כל אלה ש</w:t>
      </w:r>
      <w:r>
        <w:rPr>
          <w:rtl/>
        </w:rPr>
        <w:t xml:space="preserve">עזרו. </w:t>
      </w:r>
      <w:r>
        <w:rPr>
          <w:rFonts w:hint="eastAsia"/>
          <w:rtl/>
        </w:rPr>
        <w:t>האמת</w:t>
      </w:r>
      <w:r>
        <w:rPr>
          <w:rtl/>
        </w:rPr>
        <w:t xml:space="preserve"> היא שלא צריך להודות, כי מי שעושה שוויון עושה את חובתו, הוא עושה את מה </w:t>
      </w:r>
      <w:r>
        <w:rPr>
          <w:rFonts w:hint="eastAsia"/>
          <w:rtl/>
        </w:rPr>
        <w:t>שהוא</w:t>
      </w:r>
      <w:r>
        <w:rPr>
          <w:rtl/>
        </w:rPr>
        <w:t xml:space="preserve"> חושב לנכון ולא צריך להגיד לו תודה. אבל אני אומר תודה גם לאלה שהיה להם העוז </w:t>
      </w:r>
      <w:r>
        <w:rPr>
          <w:rFonts w:hint="eastAsia"/>
          <w:rtl/>
        </w:rPr>
        <w:t>והכוח</w:t>
      </w:r>
      <w:r>
        <w:rPr>
          <w:rtl/>
        </w:rPr>
        <w:t xml:space="preserve"> והם מצאו לנכון אכן לעשות משהו צודק, נכון, ולהשוות את הקצבאות.</w:t>
      </w:r>
    </w:p>
    <w:p w14:paraId="458696E1" w14:textId="77777777" w:rsidR="00000000" w:rsidRDefault="007C71EE">
      <w:pPr>
        <w:pStyle w:val="a"/>
        <w:rPr>
          <w:rtl/>
        </w:rPr>
      </w:pPr>
    </w:p>
    <w:p w14:paraId="5757004A" w14:textId="77777777" w:rsidR="00000000" w:rsidRDefault="007C71EE">
      <w:pPr>
        <w:pStyle w:val="a"/>
        <w:rPr>
          <w:rtl/>
        </w:rPr>
      </w:pPr>
      <w:r>
        <w:rPr>
          <w:rFonts w:hint="eastAsia"/>
          <w:rtl/>
        </w:rPr>
        <w:t>חברי</w:t>
      </w:r>
      <w:r>
        <w:rPr>
          <w:rtl/>
        </w:rPr>
        <w:t xml:space="preserve"> הכנסת, החרפה הזאת חזר</w:t>
      </w:r>
      <w:r>
        <w:rPr>
          <w:rtl/>
        </w:rPr>
        <w:t xml:space="preserve">ה אלינו </w:t>
      </w:r>
      <w:r>
        <w:rPr>
          <w:rFonts w:hint="eastAsia"/>
          <w:rtl/>
        </w:rPr>
        <w:t>בשנת</w:t>
      </w:r>
      <w:r>
        <w:rPr>
          <w:rtl/>
        </w:rPr>
        <w:t xml:space="preserve"> 2000. אגב, אני לא יודע למה הבג"</w:t>
      </w:r>
      <w:r>
        <w:rPr>
          <w:rFonts w:hint="eastAsia"/>
          <w:rtl/>
        </w:rPr>
        <w:t>ץ</w:t>
      </w:r>
      <w:r>
        <w:rPr>
          <w:rtl/>
        </w:rPr>
        <w:t xml:space="preserve"> הפך להיות כל</w:t>
      </w:r>
      <w:r>
        <w:rPr>
          <w:rFonts w:hint="cs"/>
          <w:rtl/>
        </w:rPr>
        <w:t xml:space="preserve"> </w:t>
      </w:r>
      <w:r>
        <w:rPr>
          <w:rtl/>
        </w:rPr>
        <w:t>כך רע בימים האחרונים</w:t>
      </w:r>
      <w:r>
        <w:rPr>
          <w:rFonts w:hint="cs"/>
          <w:rtl/>
        </w:rPr>
        <w:t>,</w:t>
      </w:r>
      <w:r>
        <w:rPr>
          <w:rtl/>
        </w:rPr>
        <w:t xml:space="preserve"> </w:t>
      </w:r>
      <w:r>
        <w:rPr>
          <w:rFonts w:hint="eastAsia"/>
          <w:rtl/>
        </w:rPr>
        <w:t>ודווקא</w:t>
      </w:r>
      <w:r>
        <w:rPr>
          <w:rtl/>
        </w:rPr>
        <w:t xml:space="preserve"> מהבמה הזאת ומהבית הרם הזה מוצאים לנכון לתקוף אותו. חברי הכנסת, הודות </w:t>
      </w:r>
      <w:r>
        <w:rPr>
          <w:rFonts w:hint="eastAsia"/>
          <w:rtl/>
        </w:rPr>
        <w:t>להתערבות</w:t>
      </w:r>
      <w:r>
        <w:rPr>
          <w:rtl/>
        </w:rPr>
        <w:t xml:space="preserve"> בג"</w:t>
      </w:r>
      <w:r>
        <w:rPr>
          <w:rFonts w:hint="eastAsia"/>
          <w:rtl/>
        </w:rPr>
        <w:t>ץ</w:t>
      </w:r>
      <w:r>
        <w:rPr>
          <w:rtl/>
        </w:rPr>
        <w:t xml:space="preserve"> החרפה הזאת עוד לא מומשה. היא עדיין מוקפאת בהחלטת בג"</w:t>
      </w:r>
      <w:r>
        <w:rPr>
          <w:rFonts w:hint="eastAsia"/>
          <w:rtl/>
        </w:rPr>
        <w:t>ץ</w:t>
      </w:r>
      <w:r>
        <w:rPr>
          <w:rtl/>
        </w:rPr>
        <w:t xml:space="preserve"> </w:t>
      </w:r>
      <w:r>
        <w:rPr>
          <w:rFonts w:hint="eastAsia"/>
          <w:rtl/>
        </w:rPr>
        <w:t>והקצבאות</w:t>
      </w:r>
      <w:r>
        <w:rPr>
          <w:rtl/>
        </w:rPr>
        <w:t xml:space="preserve"> עדיין שוות. אבל בשנת 2</w:t>
      </w:r>
      <w:r>
        <w:rPr>
          <w:rtl/>
        </w:rPr>
        <w:t>000 קיצצו את כל הקצבאות לכולם, קודם ב</w:t>
      </w:r>
      <w:r>
        <w:rPr>
          <w:rFonts w:hint="cs"/>
          <w:rtl/>
        </w:rPr>
        <w:t>=</w:t>
      </w:r>
      <w:r>
        <w:rPr>
          <w:rtl/>
        </w:rPr>
        <w:t xml:space="preserve">4% בכל </w:t>
      </w:r>
      <w:r>
        <w:rPr>
          <w:rFonts w:hint="eastAsia"/>
          <w:rtl/>
        </w:rPr>
        <w:t>הקצבאות</w:t>
      </w:r>
      <w:r>
        <w:rPr>
          <w:rtl/>
        </w:rPr>
        <w:t xml:space="preserve"> ואחר</w:t>
      </w:r>
      <w:r>
        <w:rPr>
          <w:rFonts w:hint="cs"/>
          <w:rtl/>
        </w:rPr>
        <w:t xml:space="preserve"> </w:t>
      </w:r>
      <w:r>
        <w:rPr>
          <w:rtl/>
        </w:rPr>
        <w:t>כך ב</w:t>
      </w:r>
      <w:r>
        <w:rPr>
          <w:rFonts w:hint="cs"/>
          <w:rtl/>
        </w:rPr>
        <w:t>=</w:t>
      </w:r>
      <w:r>
        <w:rPr>
          <w:rtl/>
        </w:rPr>
        <w:t>16%, ולילדי הערבים ב</w:t>
      </w:r>
      <w:r>
        <w:rPr>
          <w:rFonts w:hint="cs"/>
          <w:rtl/>
        </w:rPr>
        <w:t>=</w:t>
      </w:r>
      <w:r>
        <w:rPr>
          <w:rtl/>
        </w:rPr>
        <w:t>20% נוספים</w:t>
      </w:r>
      <w:r>
        <w:rPr>
          <w:rFonts w:hint="cs"/>
          <w:rtl/>
        </w:rPr>
        <w:t>;</w:t>
      </w:r>
      <w:r>
        <w:rPr>
          <w:rtl/>
        </w:rPr>
        <w:t xml:space="preserve"> זאת אומרת</w:t>
      </w:r>
      <w:r>
        <w:rPr>
          <w:rFonts w:hint="cs"/>
          <w:rtl/>
        </w:rPr>
        <w:t>,</w:t>
      </w:r>
      <w:r>
        <w:rPr>
          <w:rtl/>
        </w:rPr>
        <w:t xml:space="preserve"> 40% בסך הכ</w:t>
      </w:r>
      <w:r>
        <w:rPr>
          <w:rFonts w:hint="cs"/>
          <w:rtl/>
        </w:rPr>
        <w:t>ו</w:t>
      </w:r>
      <w:r>
        <w:rPr>
          <w:rtl/>
        </w:rPr>
        <w:t xml:space="preserve">ל. אני </w:t>
      </w:r>
      <w:r>
        <w:rPr>
          <w:rFonts w:hint="eastAsia"/>
          <w:rtl/>
        </w:rPr>
        <w:t>שוב</w:t>
      </w:r>
      <w:r>
        <w:rPr>
          <w:rtl/>
        </w:rPr>
        <w:t xml:space="preserve"> אומר</w:t>
      </w:r>
      <w:r>
        <w:rPr>
          <w:rFonts w:hint="cs"/>
          <w:rtl/>
        </w:rPr>
        <w:t>,</w:t>
      </w:r>
      <w:r>
        <w:rPr>
          <w:rtl/>
        </w:rPr>
        <w:t xml:space="preserve"> שהקיצוץ הדרסטי הזה מוקפא עד עכשיו בהחלטת בג"</w:t>
      </w:r>
      <w:r>
        <w:rPr>
          <w:rFonts w:hint="eastAsia"/>
          <w:rtl/>
        </w:rPr>
        <w:t>ץ</w:t>
      </w:r>
      <w:r>
        <w:rPr>
          <w:rFonts w:hint="cs"/>
          <w:rtl/>
        </w:rPr>
        <w:t>,</w:t>
      </w:r>
      <w:r>
        <w:rPr>
          <w:rtl/>
        </w:rPr>
        <w:t xml:space="preserve"> ואני מקווה שהוא </w:t>
      </w:r>
      <w:r>
        <w:rPr>
          <w:rFonts w:hint="eastAsia"/>
          <w:rtl/>
        </w:rPr>
        <w:t>לעולם</w:t>
      </w:r>
      <w:r>
        <w:rPr>
          <w:rtl/>
        </w:rPr>
        <w:t xml:space="preserve"> לא יופשר וימשיך להיות מוקפא עד עולם. </w:t>
      </w:r>
    </w:p>
    <w:p w14:paraId="3FB30CD2" w14:textId="77777777" w:rsidR="00000000" w:rsidRDefault="007C71EE">
      <w:pPr>
        <w:pStyle w:val="a"/>
        <w:rPr>
          <w:rtl/>
        </w:rPr>
      </w:pPr>
    </w:p>
    <w:p w14:paraId="52FFAA61" w14:textId="77777777" w:rsidR="00000000" w:rsidRDefault="007C71EE">
      <w:pPr>
        <w:pStyle w:val="a"/>
        <w:rPr>
          <w:rFonts w:hint="cs"/>
          <w:rtl/>
        </w:rPr>
      </w:pPr>
      <w:r>
        <w:rPr>
          <w:rFonts w:hint="eastAsia"/>
          <w:rtl/>
        </w:rPr>
        <w:t>אני</w:t>
      </w:r>
      <w:r>
        <w:rPr>
          <w:rtl/>
        </w:rPr>
        <w:t xml:space="preserve"> </w:t>
      </w:r>
      <w:r>
        <w:rPr>
          <w:rFonts w:hint="cs"/>
          <w:rtl/>
        </w:rPr>
        <w:t>מביא</w:t>
      </w:r>
      <w:r>
        <w:rPr>
          <w:rtl/>
        </w:rPr>
        <w:t xml:space="preserve"> פה א</w:t>
      </w:r>
      <w:r>
        <w:rPr>
          <w:rtl/>
        </w:rPr>
        <w:t xml:space="preserve">ת העניין של קצבאות </w:t>
      </w:r>
      <w:r>
        <w:rPr>
          <w:rFonts w:hint="eastAsia"/>
          <w:rtl/>
        </w:rPr>
        <w:t>הילדים</w:t>
      </w:r>
      <w:r>
        <w:rPr>
          <w:rtl/>
        </w:rPr>
        <w:t xml:space="preserve"> כדוגמ</w:t>
      </w:r>
      <w:r>
        <w:rPr>
          <w:rFonts w:hint="cs"/>
          <w:rtl/>
        </w:rPr>
        <w:t>ה</w:t>
      </w:r>
      <w:r>
        <w:rPr>
          <w:rtl/>
        </w:rPr>
        <w:t xml:space="preserve"> לכ</w:t>
      </w:r>
      <w:r>
        <w:rPr>
          <w:rFonts w:hint="cs"/>
          <w:rtl/>
        </w:rPr>
        <w:t>י</w:t>
      </w:r>
      <w:r>
        <w:rPr>
          <w:rtl/>
        </w:rPr>
        <w:t xml:space="preserve">ליונה ולסיומה של מדינת הרווחה. עכשיו, בתוכנית הכלכלית החדשה, </w:t>
      </w:r>
      <w:r>
        <w:rPr>
          <w:rFonts w:hint="eastAsia"/>
          <w:rtl/>
        </w:rPr>
        <w:t>התוכנית</w:t>
      </w:r>
      <w:r>
        <w:rPr>
          <w:rtl/>
        </w:rPr>
        <w:t xml:space="preserve"> להבראת כלכלת ישראל, כפי שקוראים לה, כל הקצבאות – ולמרבה האירוניה, הפעם </w:t>
      </w:r>
      <w:r>
        <w:rPr>
          <w:rFonts w:hint="eastAsia"/>
          <w:rtl/>
        </w:rPr>
        <w:t>זה</w:t>
      </w:r>
      <w:r>
        <w:rPr>
          <w:rtl/>
        </w:rPr>
        <w:t xml:space="preserve"> גם באופן שווה – של כל הילדים תרדנה לטמיון. אומנם היה החוק בשנת 2000 שהיטיב </w:t>
      </w:r>
      <w:r>
        <w:rPr>
          <w:rFonts w:hint="eastAsia"/>
          <w:rtl/>
        </w:rPr>
        <w:t>עם</w:t>
      </w:r>
      <w:r>
        <w:rPr>
          <w:rtl/>
        </w:rPr>
        <w:t xml:space="preserve"> המשפחות מרובות הילדים, והחוק הזה כנראה עורר את כעסם של רבים, עורר את כעסם של </w:t>
      </w:r>
      <w:r>
        <w:rPr>
          <w:rFonts w:hint="eastAsia"/>
          <w:rtl/>
        </w:rPr>
        <w:t>החזקים</w:t>
      </w:r>
      <w:r>
        <w:rPr>
          <w:rtl/>
        </w:rPr>
        <w:t xml:space="preserve">, של בעלי ההון השולטים, של אנשי הדרוויניזם הכלכלי והחברתי, ולכן הם אמרו: </w:t>
      </w:r>
      <w:r>
        <w:rPr>
          <w:rFonts w:hint="eastAsia"/>
          <w:rtl/>
        </w:rPr>
        <w:t>ננקום</w:t>
      </w:r>
      <w:r>
        <w:rPr>
          <w:rtl/>
        </w:rPr>
        <w:t>. אז הם באו אלינו עם הגז</w:t>
      </w:r>
      <w:r>
        <w:rPr>
          <w:rFonts w:hint="cs"/>
          <w:rtl/>
        </w:rPr>
        <w:t>י</w:t>
      </w:r>
      <w:r>
        <w:rPr>
          <w:rtl/>
        </w:rPr>
        <w:t>רות החדשות ב</w:t>
      </w:r>
      <w:r>
        <w:rPr>
          <w:rFonts w:hint="cs"/>
          <w:rtl/>
        </w:rPr>
        <w:t>=</w:t>
      </w:r>
      <w:r>
        <w:rPr>
          <w:rtl/>
        </w:rPr>
        <w:t xml:space="preserve">2002, שהזכרתי קודם, שהורידו את </w:t>
      </w:r>
      <w:r>
        <w:rPr>
          <w:rFonts w:hint="eastAsia"/>
          <w:rtl/>
        </w:rPr>
        <w:t>הקצבאות</w:t>
      </w:r>
      <w:r>
        <w:rPr>
          <w:rtl/>
        </w:rPr>
        <w:t xml:space="preserve"> ב</w:t>
      </w:r>
      <w:r>
        <w:rPr>
          <w:rFonts w:hint="cs"/>
          <w:rtl/>
        </w:rPr>
        <w:t>=</w:t>
      </w:r>
      <w:r>
        <w:rPr>
          <w:rtl/>
        </w:rPr>
        <w:t>40% לערבים וב</w:t>
      </w:r>
      <w:r>
        <w:rPr>
          <w:rFonts w:hint="cs"/>
          <w:rtl/>
        </w:rPr>
        <w:t>=</w:t>
      </w:r>
      <w:r>
        <w:rPr>
          <w:rtl/>
        </w:rPr>
        <w:t>2</w:t>
      </w:r>
      <w:r>
        <w:rPr>
          <w:rtl/>
        </w:rPr>
        <w:t>0% לכלל האוכלוס</w:t>
      </w:r>
      <w:r>
        <w:rPr>
          <w:rFonts w:hint="cs"/>
          <w:rtl/>
        </w:rPr>
        <w:t>י</w:t>
      </w:r>
      <w:r>
        <w:rPr>
          <w:rtl/>
        </w:rPr>
        <w:t xml:space="preserve">יה. </w:t>
      </w:r>
      <w:r>
        <w:rPr>
          <w:rFonts w:hint="eastAsia"/>
          <w:rtl/>
        </w:rPr>
        <w:t>התוכנית</w:t>
      </w:r>
      <w:r>
        <w:rPr>
          <w:rtl/>
        </w:rPr>
        <w:t xml:space="preserve"> החדשה מאיימת להוריד את </w:t>
      </w:r>
      <w:r>
        <w:rPr>
          <w:rFonts w:hint="eastAsia"/>
          <w:rtl/>
        </w:rPr>
        <w:t>הקצבאות</w:t>
      </w:r>
      <w:r>
        <w:rPr>
          <w:rtl/>
        </w:rPr>
        <w:t xml:space="preserve"> האלה, אומנם במשך ארבע שנים, ועכשיו לאחר תיקון בוועדת הכספים במשך שבע </w:t>
      </w:r>
      <w:r>
        <w:rPr>
          <w:rFonts w:hint="eastAsia"/>
          <w:rtl/>
        </w:rPr>
        <w:t>שנים</w:t>
      </w:r>
      <w:r>
        <w:rPr>
          <w:rtl/>
        </w:rPr>
        <w:t xml:space="preserve">. אבל אם, חס וחלילה, התוכנית הזאת תתממש, התוצאה תהיה שהמשפחות האלה, מרובות </w:t>
      </w:r>
      <w:r>
        <w:rPr>
          <w:rFonts w:hint="eastAsia"/>
          <w:rtl/>
        </w:rPr>
        <w:t>הילדים</w:t>
      </w:r>
      <w:r>
        <w:rPr>
          <w:rtl/>
        </w:rPr>
        <w:t xml:space="preserve">, שחיו והמשיכו להחזיק את עצמן מעל פני המים </w:t>
      </w:r>
      <w:r>
        <w:rPr>
          <w:rtl/>
        </w:rPr>
        <w:t xml:space="preserve">ולא טבעו בדרוויניזם הכלכלי, </w:t>
      </w:r>
      <w:r>
        <w:rPr>
          <w:rFonts w:hint="eastAsia"/>
          <w:rtl/>
        </w:rPr>
        <w:t>עכשיו</w:t>
      </w:r>
      <w:r>
        <w:rPr>
          <w:rtl/>
        </w:rPr>
        <w:t xml:space="preserve"> יטבעו ועוד איך. </w:t>
      </w:r>
    </w:p>
    <w:p w14:paraId="35384021" w14:textId="77777777" w:rsidR="00000000" w:rsidRDefault="007C71EE">
      <w:pPr>
        <w:pStyle w:val="a"/>
        <w:rPr>
          <w:rFonts w:hint="cs"/>
          <w:rtl/>
        </w:rPr>
      </w:pPr>
    </w:p>
    <w:p w14:paraId="4A00F340" w14:textId="77777777" w:rsidR="00000000" w:rsidRDefault="007C71EE">
      <w:pPr>
        <w:pStyle w:val="a"/>
        <w:rPr>
          <w:rFonts w:hint="cs"/>
          <w:rtl/>
        </w:rPr>
      </w:pPr>
      <w:r>
        <w:rPr>
          <w:rtl/>
        </w:rPr>
        <w:t xml:space="preserve">למעשה משפחה </w:t>
      </w:r>
      <w:r>
        <w:rPr>
          <w:rFonts w:hint="cs"/>
          <w:rtl/>
        </w:rPr>
        <w:t>עם עשרה</w:t>
      </w:r>
      <w:r>
        <w:rPr>
          <w:rtl/>
        </w:rPr>
        <w:t xml:space="preserve"> ילדים תקבל לאחר התוכנית הזאת מה שקיבלה </w:t>
      </w:r>
      <w:r>
        <w:rPr>
          <w:rFonts w:hint="eastAsia"/>
          <w:rtl/>
        </w:rPr>
        <w:t>היום</w:t>
      </w:r>
      <w:r>
        <w:rPr>
          <w:rtl/>
        </w:rPr>
        <w:t xml:space="preserve"> משפחה עם </w:t>
      </w:r>
      <w:r>
        <w:rPr>
          <w:rFonts w:hint="cs"/>
          <w:rtl/>
        </w:rPr>
        <w:t>שניים-שלושה</w:t>
      </w:r>
      <w:r>
        <w:rPr>
          <w:rtl/>
        </w:rPr>
        <w:t xml:space="preserve"> ילדים, או יותר מדויק משפחה עם </w:t>
      </w:r>
      <w:r>
        <w:rPr>
          <w:rFonts w:hint="cs"/>
          <w:rtl/>
        </w:rPr>
        <w:t>שלושה</w:t>
      </w:r>
      <w:r>
        <w:rPr>
          <w:rtl/>
        </w:rPr>
        <w:t xml:space="preserve"> ילדים. עכשיו קצבה של </w:t>
      </w:r>
      <w:r>
        <w:rPr>
          <w:rFonts w:hint="cs"/>
          <w:rtl/>
        </w:rPr>
        <w:t>שלושה</w:t>
      </w:r>
      <w:r>
        <w:rPr>
          <w:rtl/>
        </w:rPr>
        <w:t xml:space="preserve"> </w:t>
      </w:r>
      <w:r>
        <w:rPr>
          <w:rFonts w:hint="eastAsia"/>
          <w:rtl/>
        </w:rPr>
        <w:t>ילדים</w:t>
      </w:r>
      <w:r>
        <w:rPr>
          <w:rtl/>
        </w:rPr>
        <w:t xml:space="preserve"> תצטרך להספיק למשפחה בת </w:t>
      </w:r>
      <w:r>
        <w:rPr>
          <w:rFonts w:hint="cs"/>
          <w:rtl/>
        </w:rPr>
        <w:t>עשרה</w:t>
      </w:r>
      <w:r>
        <w:rPr>
          <w:rtl/>
        </w:rPr>
        <w:t xml:space="preserve"> ילדים</w:t>
      </w:r>
      <w:r>
        <w:rPr>
          <w:rFonts w:hint="cs"/>
          <w:rtl/>
        </w:rPr>
        <w:t>,</w:t>
      </w:r>
      <w:r>
        <w:rPr>
          <w:rtl/>
        </w:rPr>
        <w:t xml:space="preserve"> לאחר התוכנית הז</w:t>
      </w:r>
      <w:r>
        <w:rPr>
          <w:rtl/>
        </w:rPr>
        <w:t xml:space="preserve">את, אם היא תעבור. </w:t>
      </w:r>
    </w:p>
    <w:p w14:paraId="2180C01C" w14:textId="77777777" w:rsidR="00000000" w:rsidRDefault="007C71EE">
      <w:pPr>
        <w:pStyle w:val="a"/>
        <w:rPr>
          <w:rFonts w:hint="cs"/>
          <w:rtl/>
        </w:rPr>
      </w:pPr>
    </w:p>
    <w:p w14:paraId="6356AE30" w14:textId="77777777" w:rsidR="00000000" w:rsidRDefault="007C71EE">
      <w:pPr>
        <w:pStyle w:val="a"/>
        <w:rPr>
          <w:rtl/>
        </w:rPr>
      </w:pPr>
      <w:r>
        <w:rPr>
          <w:rtl/>
        </w:rPr>
        <w:t xml:space="preserve">כולי </w:t>
      </w:r>
      <w:r>
        <w:rPr>
          <w:rFonts w:hint="eastAsia"/>
          <w:rtl/>
        </w:rPr>
        <w:t>תקווה</w:t>
      </w:r>
      <w:r>
        <w:rPr>
          <w:rtl/>
        </w:rPr>
        <w:t xml:space="preserve"> שהתוכנית הזאת אכן לא תעבור</w:t>
      </w:r>
      <w:r>
        <w:rPr>
          <w:rFonts w:hint="cs"/>
          <w:rtl/>
        </w:rPr>
        <w:t>,</w:t>
      </w:r>
      <w:r>
        <w:rPr>
          <w:rtl/>
        </w:rPr>
        <w:t xml:space="preserve"> ושסוף</w:t>
      </w:r>
      <w:r>
        <w:rPr>
          <w:rFonts w:hint="cs"/>
          <w:rtl/>
        </w:rPr>
        <w:t>-</w:t>
      </w:r>
      <w:r>
        <w:rPr>
          <w:rtl/>
        </w:rPr>
        <w:t xml:space="preserve">סוף יתעוררו בעלי הרצון הטוב, או בעלי </w:t>
      </w:r>
      <w:r>
        <w:rPr>
          <w:rFonts w:hint="eastAsia"/>
          <w:rtl/>
        </w:rPr>
        <w:t>האמונה</w:t>
      </w:r>
      <w:r>
        <w:rPr>
          <w:rtl/>
        </w:rPr>
        <w:t xml:space="preserve"> הנכונה, או בעלי הצדק החברתי, אפילו בתוך הממשלה. שינוי לא חייבת להיות </w:t>
      </w:r>
      <w:r>
        <w:rPr>
          <w:rFonts w:hint="eastAsia"/>
          <w:rtl/>
        </w:rPr>
        <w:t>עיוורת</w:t>
      </w:r>
      <w:r>
        <w:rPr>
          <w:rtl/>
        </w:rPr>
        <w:t xml:space="preserve"> והיא לא חייבת להאמין רק בדרוויניזם חברתי. אני יודע שיש הרבה מחברי שינוי</w:t>
      </w:r>
      <w:r>
        <w:rPr>
          <w:rtl/>
        </w:rPr>
        <w:t xml:space="preserve"> </w:t>
      </w:r>
      <w:r>
        <w:rPr>
          <w:rFonts w:hint="eastAsia"/>
          <w:rtl/>
        </w:rPr>
        <w:t>שמוצאם</w:t>
      </w:r>
      <w:r>
        <w:rPr>
          <w:rtl/>
        </w:rPr>
        <w:t xml:space="preserve"> המדיני והשקפתם החברתית היתה הרבה יותר משופרת לפני שהם הגיעו לאן שהם </w:t>
      </w:r>
      <w:r>
        <w:rPr>
          <w:rFonts w:hint="eastAsia"/>
          <w:rtl/>
        </w:rPr>
        <w:t>הגיעו</w:t>
      </w:r>
      <w:r>
        <w:rPr>
          <w:rtl/>
        </w:rPr>
        <w:t>. מי ייתן וגם הם יתעוררו.</w:t>
      </w:r>
    </w:p>
    <w:p w14:paraId="0F65543D" w14:textId="77777777" w:rsidR="00000000" w:rsidRDefault="007C71EE">
      <w:pPr>
        <w:pStyle w:val="a"/>
        <w:rPr>
          <w:rtl/>
        </w:rPr>
      </w:pPr>
    </w:p>
    <w:p w14:paraId="3D5D51BF" w14:textId="77777777" w:rsidR="00000000" w:rsidRDefault="007C71EE">
      <w:pPr>
        <w:pStyle w:val="a"/>
        <w:rPr>
          <w:rtl/>
        </w:rPr>
      </w:pPr>
      <w:r>
        <w:rPr>
          <w:rFonts w:hint="eastAsia"/>
          <w:rtl/>
        </w:rPr>
        <w:t>אני</w:t>
      </w:r>
      <w:r>
        <w:rPr>
          <w:rtl/>
        </w:rPr>
        <w:t xml:space="preserve"> מאמין</w:t>
      </w:r>
      <w:r>
        <w:rPr>
          <w:rFonts w:hint="cs"/>
          <w:rtl/>
        </w:rPr>
        <w:t>,</w:t>
      </w:r>
      <w:r>
        <w:rPr>
          <w:rtl/>
        </w:rPr>
        <w:t xml:space="preserve"> </w:t>
      </w:r>
      <w:r>
        <w:rPr>
          <w:rFonts w:hint="cs"/>
          <w:rtl/>
        </w:rPr>
        <w:t>ש</w:t>
      </w:r>
      <w:r>
        <w:rPr>
          <w:rtl/>
        </w:rPr>
        <w:t xml:space="preserve">לאחר שיתחילו </w:t>
      </w:r>
      <w:r>
        <w:rPr>
          <w:rFonts w:hint="eastAsia"/>
          <w:rtl/>
        </w:rPr>
        <w:t>לבצע</w:t>
      </w:r>
      <w:r>
        <w:rPr>
          <w:rtl/>
        </w:rPr>
        <w:t xml:space="preserve"> את התוכנית הדורסנית הזאת, רבים בבית הזה יחזרו לשפיות, רבים יתעוררו</w:t>
      </w:r>
      <w:r>
        <w:rPr>
          <w:rFonts w:hint="cs"/>
          <w:rtl/>
        </w:rPr>
        <w:t>,</w:t>
      </w:r>
      <w:r>
        <w:rPr>
          <w:rtl/>
        </w:rPr>
        <w:t xml:space="preserve"> ואנחנו נצליח</w:t>
      </w:r>
      <w:r>
        <w:rPr>
          <w:rFonts w:hint="cs"/>
          <w:rtl/>
        </w:rPr>
        <w:t>,</w:t>
      </w:r>
      <w:r>
        <w:rPr>
          <w:rtl/>
        </w:rPr>
        <w:t xml:space="preserve"> </w:t>
      </w:r>
      <w:r>
        <w:rPr>
          <w:rFonts w:hint="eastAsia"/>
          <w:rtl/>
        </w:rPr>
        <w:t>כולנו</w:t>
      </w:r>
      <w:r>
        <w:rPr>
          <w:rtl/>
        </w:rPr>
        <w:t xml:space="preserve"> יחד</w:t>
      </w:r>
      <w:r>
        <w:rPr>
          <w:rFonts w:hint="cs"/>
          <w:rtl/>
        </w:rPr>
        <w:t>,</w:t>
      </w:r>
      <w:r>
        <w:rPr>
          <w:rtl/>
        </w:rPr>
        <w:t xml:space="preserve"> להחזיר את מדיניות השוויון</w:t>
      </w:r>
      <w:r>
        <w:rPr>
          <w:rtl/>
        </w:rPr>
        <w:t xml:space="preserve"> החברתי ומדיניות הרווחה על כנה. זאת אומנם </w:t>
      </w:r>
      <w:r>
        <w:rPr>
          <w:rFonts w:hint="eastAsia"/>
          <w:rtl/>
        </w:rPr>
        <w:t>אופטימיות</w:t>
      </w:r>
      <w:r>
        <w:rPr>
          <w:rtl/>
        </w:rPr>
        <w:t xml:space="preserve">, יכול להיות שהיא קצת חזקה, אולי תמימה, אבל אני מאמין בזה. אני חושב </w:t>
      </w:r>
      <w:r>
        <w:rPr>
          <w:rFonts w:hint="eastAsia"/>
          <w:rtl/>
        </w:rPr>
        <w:t>שזאת</w:t>
      </w:r>
      <w:r>
        <w:rPr>
          <w:rtl/>
        </w:rPr>
        <w:t xml:space="preserve"> הדרך הנכונה</w:t>
      </w:r>
      <w:r>
        <w:rPr>
          <w:rFonts w:hint="cs"/>
          <w:rtl/>
        </w:rPr>
        <w:t>,</w:t>
      </w:r>
      <w:r>
        <w:rPr>
          <w:rtl/>
        </w:rPr>
        <w:t xml:space="preserve"> ולא דרך הדרוויניזם החברתי והדורסנות של בעלי הכוח, בעלי השררה </w:t>
      </w:r>
      <w:r>
        <w:rPr>
          <w:rFonts w:hint="eastAsia"/>
          <w:rtl/>
        </w:rPr>
        <w:t>ובעלי</w:t>
      </w:r>
      <w:r>
        <w:rPr>
          <w:rtl/>
        </w:rPr>
        <w:t xml:space="preserve"> ההון.</w:t>
      </w:r>
    </w:p>
    <w:p w14:paraId="4015DEF5" w14:textId="77777777" w:rsidR="00000000" w:rsidRDefault="007C71EE">
      <w:pPr>
        <w:pStyle w:val="a"/>
        <w:rPr>
          <w:rtl/>
        </w:rPr>
      </w:pPr>
    </w:p>
    <w:p w14:paraId="22173D4A" w14:textId="77777777" w:rsidR="00000000" w:rsidRDefault="007C71EE">
      <w:pPr>
        <w:pStyle w:val="a"/>
        <w:rPr>
          <w:rtl/>
        </w:rPr>
      </w:pPr>
      <w:r>
        <w:rPr>
          <w:rFonts w:hint="eastAsia"/>
          <w:rtl/>
        </w:rPr>
        <w:t>ברשותך</w:t>
      </w:r>
      <w:r>
        <w:rPr>
          <w:rtl/>
        </w:rPr>
        <w:t xml:space="preserve">, אדוני היושב-ראש, בכמה הדקות </w:t>
      </w:r>
      <w:r>
        <w:rPr>
          <w:rFonts w:hint="eastAsia"/>
          <w:rtl/>
        </w:rPr>
        <w:t>שנותרו</w:t>
      </w:r>
      <w:r>
        <w:rPr>
          <w:rtl/>
        </w:rPr>
        <w:t xml:space="preserve"> לי</w:t>
      </w:r>
      <w:r>
        <w:rPr>
          <w:rtl/>
        </w:rPr>
        <w:t xml:space="preserve"> אומר כמה דברים.</w:t>
      </w:r>
    </w:p>
    <w:p w14:paraId="70970304" w14:textId="77777777" w:rsidR="00000000" w:rsidRDefault="007C71EE">
      <w:pPr>
        <w:pStyle w:val="a"/>
        <w:rPr>
          <w:rtl/>
        </w:rPr>
      </w:pPr>
    </w:p>
    <w:p w14:paraId="6C5BA710" w14:textId="77777777" w:rsidR="00000000" w:rsidRDefault="007C71EE">
      <w:pPr>
        <w:pStyle w:val="ad"/>
        <w:rPr>
          <w:rtl/>
        </w:rPr>
      </w:pPr>
      <w:r>
        <w:rPr>
          <w:rFonts w:hint="eastAsia"/>
          <w:rtl/>
        </w:rPr>
        <w:t>היו</w:t>
      </w:r>
      <w:r>
        <w:rPr>
          <w:rtl/>
        </w:rPr>
        <w:t>"</w:t>
      </w:r>
      <w:r>
        <w:rPr>
          <w:rFonts w:hint="eastAsia"/>
          <w:rtl/>
        </w:rPr>
        <w:t>ר</w:t>
      </w:r>
      <w:r>
        <w:rPr>
          <w:rtl/>
        </w:rPr>
        <w:t xml:space="preserve"> </w:t>
      </w:r>
      <w:r>
        <w:rPr>
          <w:rFonts w:hint="eastAsia"/>
          <w:rtl/>
        </w:rPr>
        <w:t>מיכאל</w:t>
      </w:r>
      <w:r>
        <w:rPr>
          <w:rtl/>
        </w:rPr>
        <w:t xml:space="preserve"> נודלמן:</w:t>
      </w:r>
    </w:p>
    <w:p w14:paraId="1324FF56" w14:textId="77777777" w:rsidR="00000000" w:rsidRDefault="007C71EE">
      <w:pPr>
        <w:pStyle w:val="a"/>
        <w:rPr>
          <w:rtl/>
        </w:rPr>
      </w:pPr>
    </w:p>
    <w:p w14:paraId="0D6436B9" w14:textId="77777777" w:rsidR="00000000" w:rsidRDefault="007C71EE">
      <w:pPr>
        <w:pStyle w:val="a"/>
        <w:rPr>
          <w:rtl/>
        </w:rPr>
      </w:pPr>
      <w:r>
        <w:rPr>
          <w:rFonts w:hint="eastAsia"/>
          <w:rtl/>
        </w:rPr>
        <w:t>דקה</w:t>
      </w:r>
      <w:r>
        <w:rPr>
          <w:rtl/>
        </w:rPr>
        <w:t xml:space="preserve"> אחת. דיברת 11 דקות.</w:t>
      </w:r>
    </w:p>
    <w:p w14:paraId="58941EB0" w14:textId="77777777" w:rsidR="00000000" w:rsidRDefault="007C71EE">
      <w:pPr>
        <w:pStyle w:val="a"/>
        <w:rPr>
          <w:rtl/>
        </w:rPr>
      </w:pPr>
    </w:p>
    <w:p w14:paraId="456A2AB7" w14:textId="77777777" w:rsidR="00000000" w:rsidRDefault="007C71EE">
      <w:pPr>
        <w:pStyle w:val="SpeakerCon"/>
        <w:rPr>
          <w:rtl/>
        </w:rPr>
      </w:pPr>
      <w:bookmarkStart w:id="330" w:name="FS000000550T26_05_2003_19_29_43C"/>
      <w:bookmarkEnd w:id="330"/>
      <w:r>
        <w:rPr>
          <w:rFonts w:hint="eastAsia"/>
          <w:rtl/>
        </w:rPr>
        <w:t>עבד</w:t>
      </w:r>
      <w:r>
        <w:rPr>
          <w:rtl/>
        </w:rPr>
        <w:t>-אלמאלכ דהאמשה (רע"ם):</w:t>
      </w:r>
    </w:p>
    <w:p w14:paraId="14F59416" w14:textId="77777777" w:rsidR="00000000" w:rsidRDefault="007C71EE">
      <w:pPr>
        <w:pStyle w:val="a"/>
        <w:rPr>
          <w:rFonts w:hint="eastAsia"/>
          <w:rtl/>
        </w:rPr>
      </w:pPr>
    </w:p>
    <w:p w14:paraId="2C3ECF29" w14:textId="77777777" w:rsidR="00000000" w:rsidRDefault="007C71EE">
      <w:pPr>
        <w:pStyle w:val="a"/>
        <w:rPr>
          <w:rtl/>
        </w:rPr>
      </w:pPr>
      <w:r>
        <w:rPr>
          <w:rFonts w:hint="eastAsia"/>
          <w:rtl/>
        </w:rPr>
        <w:t>אדוני</w:t>
      </w:r>
      <w:r>
        <w:rPr>
          <w:rtl/>
        </w:rPr>
        <w:t xml:space="preserve"> הנדיב ייתן לי עוד דקה ואסכם את </w:t>
      </w:r>
      <w:r>
        <w:rPr>
          <w:rFonts w:hint="eastAsia"/>
          <w:rtl/>
        </w:rPr>
        <w:t>הדברים</w:t>
      </w:r>
      <w:r>
        <w:rPr>
          <w:rtl/>
        </w:rPr>
        <w:t xml:space="preserve"> לשומעינו בשפה הערבית.</w:t>
      </w:r>
    </w:p>
    <w:p w14:paraId="009E1018" w14:textId="77777777" w:rsidR="00000000" w:rsidRDefault="007C71EE">
      <w:pPr>
        <w:pStyle w:val="a"/>
        <w:rPr>
          <w:rtl/>
        </w:rPr>
      </w:pPr>
    </w:p>
    <w:p w14:paraId="4ADC2509" w14:textId="77777777" w:rsidR="00000000" w:rsidRDefault="007C71EE">
      <w:pPr>
        <w:pStyle w:val="a"/>
        <w:rPr>
          <w:rFonts w:hint="cs"/>
          <w:rtl/>
        </w:rPr>
      </w:pPr>
      <w:r>
        <w:rPr>
          <w:rtl/>
        </w:rPr>
        <w:t xml:space="preserve">(נושא </w:t>
      </w:r>
      <w:r>
        <w:rPr>
          <w:rFonts w:hint="eastAsia"/>
          <w:rtl/>
        </w:rPr>
        <w:t>דברים</w:t>
      </w:r>
      <w:r>
        <w:rPr>
          <w:rtl/>
        </w:rPr>
        <w:t xml:space="preserve"> בשפה הערבית</w:t>
      </w:r>
      <w:r>
        <w:rPr>
          <w:rFonts w:hint="cs"/>
          <w:rtl/>
        </w:rPr>
        <w:t>; להלן תרגומם לעברית:</w:t>
      </w:r>
    </w:p>
    <w:p w14:paraId="7A85AC93" w14:textId="77777777" w:rsidR="00000000" w:rsidRDefault="007C71EE">
      <w:pPr>
        <w:pStyle w:val="a"/>
        <w:rPr>
          <w:rFonts w:hint="cs"/>
          <w:rtl/>
        </w:rPr>
      </w:pPr>
    </w:p>
    <w:p w14:paraId="753A74B1" w14:textId="77777777" w:rsidR="00000000" w:rsidRDefault="007C71EE">
      <w:pPr>
        <w:pStyle w:val="a"/>
        <w:rPr>
          <w:rFonts w:hint="cs"/>
          <w:rtl/>
        </w:rPr>
      </w:pPr>
      <w:r>
        <w:rPr>
          <w:rFonts w:hint="cs"/>
          <w:rtl/>
        </w:rPr>
        <w:t>בשם האל הרחמן והרחום, האחרים הצופים והמאזינים בכל רח</w:t>
      </w:r>
      <w:r>
        <w:rPr>
          <w:rFonts w:hint="cs"/>
          <w:rtl/>
        </w:rPr>
        <w:t>בי המולדת והעולם, הנושא היום הוא התוכנית הכלכלית החדשה, שהממשלה רוצה לאשר בפרלמנט. אומר שתוכנית זו מסתכמת בקיצור בהתגלמות מדיניות בעלי ההון, מדיניות החזקים ומדיניות הדרוויניזם החברתי והכלכלי שבהן מצדדת ממשלה זו. מדיניות זו קיימת לא מהיום, אבל זהו שיא חדש ב</w:t>
      </w:r>
      <w:r>
        <w:rPr>
          <w:rFonts w:hint="cs"/>
          <w:rtl/>
        </w:rPr>
        <w:t xml:space="preserve">מגמה זו. תוכנית כלכלית זו, גם אם היא מתיימרת להיקרא בשם "תוכנית הבראה", הרי שבפועל היא תוכנית להרס מדינת הרווחה וכל צורות הסיוע לשכבות החלשות, בין בפגיעה בקצבאות הביטוח הלאומי </w:t>
      </w:r>
      <w:r>
        <w:rPr>
          <w:rtl/>
        </w:rPr>
        <w:t>–</w:t>
      </w:r>
      <w:r>
        <w:rPr>
          <w:rFonts w:hint="cs"/>
          <w:rtl/>
        </w:rPr>
        <w:t xml:space="preserve"> הקצבאות לילדים, לזקנים, למובטלים ולאנשים עם מוגבלות, ובין בפגיעה בנושאי החינוך</w:t>
      </w:r>
      <w:r>
        <w:rPr>
          <w:rFonts w:hint="cs"/>
          <w:rtl/>
        </w:rPr>
        <w:t xml:space="preserve">, התרבות והדיור. </w:t>
      </w:r>
    </w:p>
    <w:p w14:paraId="5E9B9CB7" w14:textId="77777777" w:rsidR="00000000" w:rsidRDefault="007C71EE">
      <w:pPr>
        <w:pStyle w:val="a"/>
        <w:rPr>
          <w:rFonts w:hint="cs"/>
          <w:rtl/>
        </w:rPr>
      </w:pPr>
    </w:p>
    <w:p w14:paraId="12D80069" w14:textId="77777777" w:rsidR="00000000" w:rsidRDefault="007C71EE">
      <w:pPr>
        <w:pStyle w:val="a"/>
        <w:rPr>
          <w:rtl/>
        </w:rPr>
      </w:pPr>
      <w:r>
        <w:rPr>
          <w:rFonts w:hint="cs"/>
          <w:rtl/>
        </w:rPr>
        <w:t xml:space="preserve">אמרתי בהקדמה לדברי, שהתוכניות הכלכליות האלה, גם אם הן לא הוגנות ולא צודקות ברובן, סייעו לשכבות החלשות - והן עדיין נגד התושבים הערבים באופן כללי </w:t>
      </w:r>
      <w:r>
        <w:rPr>
          <w:rtl/>
        </w:rPr>
        <w:t>–</w:t>
      </w:r>
      <w:r>
        <w:rPr>
          <w:rFonts w:hint="cs"/>
          <w:rtl/>
        </w:rPr>
        <w:t xml:space="preserve"> זאת, משום שהן השאירו את השכבות החלשות מעל פני המים. מצער, שאם תאושר היום תוכנית חדשה זו, יב</w:t>
      </w:r>
      <w:r>
        <w:rPr>
          <w:rFonts w:hint="cs"/>
          <w:rtl/>
        </w:rPr>
        <w:t>יא הדבר לכך שבעלי ההון והכוח הכלכלי ישלטו באופן כוחני ומקיף בכלכלה ובחיים הכלכליים. השכבות החלשות תהיינה לא חשובות, לא קיימות ולא נראות בעיני הממשלה או בעיני ראשי הכלכלה במדינה. דבר זה מהווה סוג של הרס סופי של מדינת הרווחה הכלכלית ושל מדינת הצדק היחסי כלפי</w:t>
      </w:r>
      <w:r>
        <w:rPr>
          <w:rFonts w:hint="cs"/>
          <w:rtl/>
        </w:rPr>
        <w:t xml:space="preserve"> השכבות החלשות. כך תוקם מדינה קפיטליסטית, שבה ייהנו בעלי הכוח הכלכלי ובעלי ההון מכל הסמכויות והאמצעים, והשכבות העממיות והחלשות, האנשים הפשוטים </w:t>
      </w:r>
      <w:r>
        <w:rPr>
          <w:rtl/>
        </w:rPr>
        <w:t>–</w:t>
      </w:r>
      <w:r>
        <w:rPr>
          <w:rFonts w:hint="cs"/>
          <w:rtl/>
        </w:rPr>
        <w:t xml:space="preserve"> "עמך" </w:t>
      </w:r>
      <w:r>
        <w:rPr>
          <w:rtl/>
        </w:rPr>
        <w:t>–</w:t>
      </w:r>
      <w:r>
        <w:rPr>
          <w:rFonts w:hint="cs"/>
          <w:rtl/>
        </w:rPr>
        <w:t xml:space="preserve"> ייהפכו להיות בה לא חשובים ולא נראים. אני אומר שתוכנית זו, על הרוע, הדרוויניזם וההרס הכלולים בתוכה, לא י</w:t>
      </w:r>
      <w:r>
        <w:rPr>
          <w:rFonts w:hint="cs"/>
          <w:rtl/>
        </w:rPr>
        <w:t xml:space="preserve">יתכן שתימשך, גם אם יש לה סיכוי לעבור היום בהצבעה בפרלמנט. אולם היא תוביל להתעוררות בקרב השכבות החלשות ובקרב בעלי הראייה הכלכלית השוויונית, באופן כזה שנייחל להשבת המצב לקדמותו, להחזרת הצדק החברתי והשוויון ולסיוע לשכבות החלשות ואף להביא למצב טוב יותר בעתיד, </w:t>
      </w:r>
      <w:r>
        <w:rPr>
          <w:rFonts w:hint="cs"/>
          <w:rtl/>
        </w:rPr>
        <w:t xml:space="preserve">אם ירצה האל. תודה לכם ולכולם, תודה לך, אדוני יושב-ראש הישיבה. </w:t>
      </w:r>
      <w:r>
        <w:rPr>
          <w:rtl/>
        </w:rPr>
        <w:t>)</w:t>
      </w:r>
    </w:p>
    <w:p w14:paraId="03946D27" w14:textId="77777777" w:rsidR="00000000" w:rsidRDefault="007C71EE">
      <w:pPr>
        <w:pStyle w:val="a"/>
        <w:rPr>
          <w:rtl/>
        </w:rPr>
      </w:pPr>
    </w:p>
    <w:p w14:paraId="702C1CB3" w14:textId="77777777" w:rsidR="00000000" w:rsidRDefault="007C71EE">
      <w:pPr>
        <w:pStyle w:val="ad"/>
        <w:rPr>
          <w:rtl/>
        </w:rPr>
      </w:pPr>
      <w:r>
        <w:rPr>
          <w:rFonts w:hint="eastAsia"/>
          <w:rtl/>
        </w:rPr>
        <w:t>היו</w:t>
      </w:r>
      <w:r>
        <w:rPr>
          <w:rtl/>
        </w:rPr>
        <w:t>"</w:t>
      </w:r>
      <w:r>
        <w:rPr>
          <w:rFonts w:hint="eastAsia"/>
          <w:rtl/>
        </w:rPr>
        <w:t>ר</w:t>
      </w:r>
      <w:r>
        <w:rPr>
          <w:rtl/>
        </w:rPr>
        <w:t xml:space="preserve"> </w:t>
      </w:r>
      <w:r>
        <w:rPr>
          <w:rFonts w:hint="eastAsia"/>
          <w:rtl/>
        </w:rPr>
        <w:t>מיכאל</w:t>
      </w:r>
      <w:r>
        <w:rPr>
          <w:rtl/>
        </w:rPr>
        <w:t xml:space="preserve"> נודלמן:</w:t>
      </w:r>
    </w:p>
    <w:p w14:paraId="6755ED52" w14:textId="77777777" w:rsidR="00000000" w:rsidRDefault="007C71EE">
      <w:pPr>
        <w:pStyle w:val="a"/>
        <w:rPr>
          <w:rtl/>
        </w:rPr>
      </w:pPr>
    </w:p>
    <w:p w14:paraId="667E4B03" w14:textId="77777777" w:rsidR="00000000" w:rsidRDefault="007C71EE">
      <w:pPr>
        <w:pStyle w:val="a"/>
        <w:rPr>
          <w:rtl/>
        </w:rPr>
      </w:pPr>
      <w:r>
        <w:rPr>
          <w:rFonts w:hint="eastAsia"/>
          <w:rtl/>
        </w:rPr>
        <w:t>תודה</w:t>
      </w:r>
      <w:r>
        <w:rPr>
          <w:rtl/>
        </w:rPr>
        <w:t xml:space="preserve"> רבה. בפעם הבאה אתה צריך לעשות </w:t>
      </w:r>
      <w:r>
        <w:rPr>
          <w:rFonts w:hint="eastAsia"/>
          <w:rtl/>
        </w:rPr>
        <w:t>חשבון</w:t>
      </w:r>
      <w:r>
        <w:rPr>
          <w:rtl/>
        </w:rPr>
        <w:t xml:space="preserve"> כמה אתה מדבר בעברית וכמה בערבית. במשך 14 דקות דיברת בעברית ואחר</w:t>
      </w:r>
      <w:r>
        <w:rPr>
          <w:rFonts w:hint="cs"/>
          <w:rtl/>
        </w:rPr>
        <w:t xml:space="preserve"> </w:t>
      </w:r>
      <w:r>
        <w:rPr>
          <w:rtl/>
        </w:rPr>
        <w:t xml:space="preserve">כך עוד </w:t>
      </w:r>
      <w:r>
        <w:rPr>
          <w:rFonts w:hint="eastAsia"/>
          <w:rtl/>
        </w:rPr>
        <w:t>חצי</w:t>
      </w:r>
      <w:r>
        <w:rPr>
          <w:rtl/>
        </w:rPr>
        <w:t xml:space="preserve"> מהזמן או יותר בערבית.</w:t>
      </w:r>
    </w:p>
    <w:p w14:paraId="1610A555" w14:textId="77777777" w:rsidR="00000000" w:rsidRDefault="007C71EE">
      <w:pPr>
        <w:pStyle w:val="a"/>
        <w:rPr>
          <w:rtl/>
        </w:rPr>
      </w:pPr>
    </w:p>
    <w:p w14:paraId="17A36F4B" w14:textId="77777777" w:rsidR="00000000" w:rsidRDefault="007C71EE">
      <w:pPr>
        <w:pStyle w:val="SpeakerCon"/>
        <w:rPr>
          <w:rtl/>
        </w:rPr>
      </w:pPr>
      <w:bookmarkStart w:id="331" w:name="FS000000550T26_05_2003_19_30_00C"/>
      <w:bookmarkEnd w:id="331"/>
      <w:r>
        <w:rPr>
          <w:rFonts w:hint="eastAsia"/>
          <w:rtl/>
        </w:rPr>
        <w:t>עבד</w:t>
      </w:r>
      <w:r>
        <w:rPr>
          <w:rtl/>
        </w:rPr>
        <w:t>-אלמאלכ דהאמשה (רע"ם):</w:t>
      </w:r>
    </w:p>
    <w:p w14:paraId="73F159AC" w14:textId="77777777" w:rsidR="00000000" w:rsidRDefault="007C71EE">
      <w:pPr>
        <w:pStyle w:val="a"/>
        <w:rPr>
          <w:rFonts w:hint="eastAsia"/>
          <w:rtl/>
        </w:rPr>
      </w:pPr>
    </w:p>
    <w:p w14:paraId="0D0A1BFD" w14:textId="77777777" w:rsidR="00000000" w:rsidRDefault="007C71EE">
      <w:pPr>
        <w:pStyle w:val="a"/>
        <w:rPr>
          <w:rtl/>
        </w:rPr>
      </w:pPr>
      <w:r>
        <w:rPr>
          <w:rFonts w:hint="eastAsia"/>
          <w:rtl/>
        </w:rPr>
        <w:t>אחזי</w:t>
      </w:r>
      <w:r>
        <w:rPr>
          <w:rFonts w:hint="eastAsia"/>
          <w:rtl/>
        </w:rPr>
        <w:t>ר</w:t>
      </w:r>
      <w:r>
        <w:rPr>
          <w:rtl/>
        </w:rPr>
        <w:t xml:space="preserve"> את החוב הזה, אדוני. תודה רבה.</w:t>
      </w:r>
    </w:p>
    <w:p w14:paraId="57E0802A" w14:textId="77777777" w:rsidR="00000000" w:rsidRDefault="007C71EE">
      <w:pPr>
        <w:pStyle w:val="a"/>
        <w:rPr>
          <w:rtl/>
        </w:rPr>
      </w:pPr>
    </w:p>
    <w:p w14:paraId="5AA1C17E" w14:textId="77777777" w:rsidR="00000000" w:rsidRDefault="007C71EE">
      <w:pPr>
        <w:pStyle w:val="ad"/>
        <w:rPr>
          <w:rtl/>
        </w:rPr>
      </w:pPr>
      <w:r>
        <w:rPr>
          <w:rFonts w:hint="eastAsia"/>
          <w:rtl/>
        </w:rPr>
        <w:t>היו</w:t>
      </w:r>
      <w:r>
        <w:rPr>
          <w:rtl/>
        </w:rPr>
        <w:t>"</w:t>
      </w:r>
      <w:r>
        <w:rPr>
          <w:rFonts w:hint="eastAsia"/>
          <w:rtl/>
        </w:rPr>
        <w:t>ר</w:t>
      </w:r>
      <w:r>
        <w:rPr>
          <w:rtl/>
        </w:rPr>
        <w:t xml:space="preserve"> </w:t>
      </w:r>
      <w:r>
        <w:rPr>
          <w:rFonts w:hint="eastAsia"/>
          <w:rtl/>
        </w:rPr>
        <w:t>מיכאל</w:t>
      </w:r>
      <w:r>
        <w:rPr>
          <w:rtl/>
        </w:rPr>
        <w:t xml:space="preserve"> נודלמן:</w:t>
      </w:r>
    </w:p>
    <w:p w14:paraId="0A88F0BE" w14:textId="77777777" w:rsidR="00000000" w:rsidRDefault="007C71EE">
      <w:pPr>
        <w:pStyle w:val="a"/>
        <w:rPr>
          <w:rtl/>
        </w:rPr>
      </w:pPr>
    </w:p>
    <w:p w14:paraId="42886710" w14:textId="77777777" w:rsidR="00000000" w:rsidRDefault="007C71EE">
      <w:pPr>
        <w:pStyle w:val="a"/>
        <w:rPr>
          <w:rtl/>
        </w:rPr>
      </w:pPr>
      <w:r>
        <w:rPr>
          <w:rFonts w:hint="eastAsia"/>
          <w:rtl/>
        </w:rPr>
        <w:t>בסדר</w:t>
      </w:r>
      <w:r>
        <w:rPr>
          <w:rtl/>
        </w:rPr>
        <w:t>.</w:t>
      </w:r>
    </w:p>
    <w:p w14:paraId="05E6B9F1" w14:textId="77777777" w:rsidR="00000000" w:rsidRDefault="007C71EE">
      <w:pPr>
        <w:pStyle w:val="a"/>
        <w:rPr>
          <w:rtl/>
        </w:rPr>
      </w:pPr>
    </w:p>
    <w:p w14:paraId="7F77FFF4" w14:textId="77777777" w:rsidR="00000000" w:rsidRDefault="007C71EE">
      <w:pPr>
        <w:pStyle w:val="a"/>
        <w:rPr>
          <w:rtl/>
        </w:rPr>
      </w:pPr>
    </w:p>
    <w:p w14:paraId="39A336B1" w14:textId="77777777" w:rsidR="00000000" w:rsidRDefault="007C71EE">
      <w:pPr>
        <w:pStyle w:val="Subject"/>
        <w:rPr>
          <w:rtl/>
        </w:rPr>
      </w:pPr>
    </w:p>
    <w:p w14:paraId="4575F24D" w14:textId="77777777" w:rsidR="00000000" w:rsidRDefault="007C71EE">
      <w:pPr>
        <w:pStyle w:val="Subject"/>
        <w:rPr>
          <w:rtl/>
        </w:rPr>
      </w:pPr>
      <w:r>
        <w:rPr>
          <w:rFonts w:hint="cs"/>
          <w:rtl/>
        </w:rPr>
        <w:t>מסמכים שהונחו על שולחן הכנסת</w:t>
      </w:r>
    </w:p>
    <w:p w14:paraId="58DD512F" w14:textId="77777777" w:rsidR="00000000" w:rsidRDefault="007C71EE">
      <w:pPr>
        <w:pStyle w:val="a"/>
        <w:rPr>
          <w:rtl/>
        </w:rPr>
      </w:pPr>
    </w:p>
    <w:p w14:paraId="3D80506A" w14:textId="77777777" w:rsidR="00000000" w:rsidRDefault="007C71EE">
      <w:pPr>
        <w:pStyle w:val="ad"/>
        <w:rPr>
          <w:rtl/>
        </w:rPr>
      </w:pPr>
      <w:r>
        <w:rPr>
          <w:rFonts w:hint="eastAsia"/>
          <w:rtl/>
        </w:rPr>
        <w:t>היו</w:t>
      </w:r>
      <w:r>
        <w:rPr>
          <w:rtl/>
        </w:rPr>
        <w:t>"</w:t>
      </w:r>
      <w:r>
        <w:rPr>
          <w:rFonts w:hint="eastAsia"/>
          <w:rtl/>
        </w:rPr>
        <w:t>ר</w:t>
      </w:r>
      <w:r>
        <w:rPr>
          <w:rtl/>
        </w:rPr>
        <w:t xml:space="preserve"> מיכאל נודלמן:</w:t>
      </w:r>
    </w:p>
    <w:p w14:paraId="7E99D243" w14:textId="77777777" w:rsidR="00000000" w:rsidRDefault="007C71EE">
      <w:pPr>
        <w:pStyle w:val="a"/>
        <w:rPr>
          <w:rtl/>
        </w:rPr>
      </w:pPr>
    </w:p>
    <w:p w14:paraId="6E2459C9" w14:textId="77777777" w:rsidR="00000000" w:rsidRDefault="007C71EE">
      <w:pPr>
        <w:pStyle w:val="a"/>
        <w:rPr>
          <w:rtl/>
        </w:rPr>
      </w:pPr>
      <w:r>
        <w:rPr>
          <w:rFonts w:hint="eastAsia"/>
          <w:rtl/>
        </w:rPr>
        <w:t>סגן</w:t>
      </w:r>
      <w:r>
        <w:rPr>
          <w:rtl/>
        </w:rPr>
        <w:t xml:space="preserve"> מזכיר הכנסת, בבקשה.</w:t>
      </w:r>
    </w:p>
    <w:p w14:paraId="03956132" w14:textId="77777777" w:rsidR="00000000" w:rsidRDefault="007C71EE">
      <w:pPr>
        <w:pStyle w:val="a"/>
        <w:rPr>
          <w:rtl/>
        </w:rPr>
      </w:pPr>
    </w:p>
    <w:p w14:paraId="14BE614E" w14:textId="77777777" w:rsidR="00000000" w:rsidRDefault="007C71EE">
      <w:pPr>
        <w:pStyle w:val="Speaker"/>
        <w:rPr>
          <w:rtl/>
        </w:rPr>
      </w:pPr>
      <w:r>
        <w:rPr>
          <w:rFonts w:hint="cs"/>
          <w:rtl/>
        </w:rPr>
        <w:t xml:space="preserve">סגן מזכיר הכנסת </w:t>
      </w:r>
      <w:r>
        <w:rPr>
          <w:rFonts w:hint="eastAsia"/>
          <w:rtl/>
        </w:rPr>
        <w:t>דוד</w:t>
      </w:r>
      <w:r>
        <w:rPr>
          <w:rtl/>
        </w:rPr>
        <w:t xml:space="preserve"> לב:</w:t>
      </w:r>
    </w:p>
    <w:p w14:paraId="66A7B245" w14:textId="77777777" w:rsidR="00000000" w:rsidRDefault="007C71EE">
      <w:pPr>
        <w:pStyle w:val="a"/>
        <w:rPr>
          <w:rtl/>
        </w:rPr>
      </w:pPr>
    </w:p>
    <w:p w14:paraId="4A6EDF1A" w14:textId="77777777" w:rsidR="00000000" w:rsidRDefault="007C71EE">
      <w:pPr>
        <w:pStyle w:val="a"/>
        <w:rPr>
          <w:rtl/>
        </w:rPr>
      </w:pPr>
      <w:r>
        <w:rPr>
          <w:rFonts w:hint="eastAsia"/>
          <w:rtl/>
        </w:rPr>
        <w:t>ברשות</w:t>
      </w:r>
      <w:r>
        <w:rPr>
          <w:rtl/>
        </w:rPr>
        <w:t xml:space="preserve"> יושב-ראש הישיבה, הנני מתכבד </w:t>
      </w:r>
      <w:r>
        <w:rPr>
          <w:rFonts w:hint="eastAsia"/>
          <w:rtl/>
        </w:rPr>
        <w:t>להודיע</w:t>
      </w:r>
      <w:r>
        <w:rPr>
          <w:rFonts w:hint="cs"/>
          <w:rtl/>
        </w:rPr>
        <w:t>,</w:t>
      </w:r>
      <w:r>
        <w:rPr>
          <w:rtl/>
        </w:rPr>
        <w:t xml:space="preserve"> כי הונחו על שולחן הכנסת הסתייגויות לפרק ז': תקשורת</w:t>
      </w:r>
      <w:r>
        <w:rPr>
          <w:rtl/>
        </w:rPr>
        <w:t xml:space="preserve"> ולפרק י'</w:t>
      </w:r>
      <w:r>
        <w:rPr>
          <w:rFonts w:hint="cs"/>
          <w:rtl/>
        </w:rPr>
        <w:t>:</w:t>
      </w:r>
      <w:r>
        <w:rPr>
          <w:rtl/>
        </w:rPr>
        <w:t xml:space="preserve"> עובדים </w:t>
      </w:r>
      <w:r>
        <w:rPr>
          <w:rFonts w:hint="eastAsia"/>
          <w:rtl/>
        </w:rPr>
        <w:t>זרים</w:t>
      </w:r>
      <w:r>
        <w:rPr>
          <w:rtl/>
        </w:rPr>
        <w:t xml:space="preserve"> בהצעת חוק התוכנית להבראת כלכלת ישראל (תיקוני חקיקה להשגת יעדי התקציב </w:t>
      </w:r>
      <w:r>
        <w:rPr>
          <w:rFonts w:hint="eastAsia"/>
          <w:rtl/>
        </w:rPr>
        <w:t>והמדיניות</w:t>
      </w:r>
      <w:r>
        <w:rPr>
          <w:rtl/>
        </w:rPr>
        <w:t xml:space="preserve"> הכלכלית לשנ</w:t>
      </w:r>
      <w:r>
        <w:rPr>
          <w:rFonts w:hint="cs"/>
          <w:rtl/>
        </w:rPr>
        <w:t>ו</w:t>
      </w:r>
      <w:r>
        <w:rPr>
          <w:rtl/>
        </w:rPr>
        <w:t>ת הכספים 2003 ו</w:t>
      </w:r>
      <w:r>
        <w:rPr>
          <w:rFonts w:hint="cs"/>
          <w:rtl/>
        </w:rPr>
        <w:t>=</w:t>
      </w:r>
      <w:r>
        <w:rPr>
          <w:rtl/>
        </w:rPr>
        <w:t>2004), התשס"</w:t>
      </w:r>
      <w:r>
        <w:rPr>
          <w:rFonts w:hint="eastAsia"/>
          <w:rtl/>
        </w:rPr>
        <w:t>ג</w:t>
      </w:r>
      <w:r>
        <w:rPr>
          <w:rtl/>
        </w:rPr>
        <w:t>-2003. תודה.</w:t>
      </w:r>
    </w:p>
    <w:p w14:paraId="1A71C0B7" w14:textId="77777777" w:rsidR="00000000" w:rsidRDefault="007C71EE">
      <w:pPr>
        <w:pStyle w:val="a"/>
        <w:rPr>
          <w:rtl/>
        </w:rPr>
      </w:pPr>
    </w:p>
    <w:p w14:paraId="18FADEE9" w14:textId="77777777" w:rsidR="00000000" w:rsidRDefault="007C71EE">
      <w:pPr>
        <w:pStyle w:val="ad"/>
        <w:rPr>
          <w:rtl/>
        </w:rPr>
      </w:pPr>
      <w:r>
        <w:rPr>
          <w:rFonts w:hint="eastAsia"/>
          <w:rtl/>
        </w:rPr>
        <w:t>היו</w:t>
      </w:r>
      <w:r>
        <w:rPr>
          <w:rtl/>
        </w:rPr>
        <w:t>"</w:t>
      </w:r>
      <w:r>
        <w:rPr>
          <w:rFonts w:hint="eastAsia"/>
          <w:rtl/>
        </w:rPr>
        <w:t>ר</w:t>
      </w:r>
      <w:r>
        <w:rPr>
          <w:rtl/>
        </w:rPr>
        <w:t xml:space="preserve"> </w:t>
      </w:r>
      <w:r>
        <w:rPr>
          <w:rFonts w:hint="eastAsia"/>
          <w:rtl/>
        </w:rPr>
        <w:t>מיכאל</w:t>
      </w:r>
      <w:r>
        <w:rPr>
          <w:rtl/>
        </w:rPr>
        <w:t xml:space="preserve"> נודלמן:</w:t>
      </w:r>
    </w:p>
    <w:p w14:paraId="6B464D7C" w14:textId="77777777" w:rsidR="00000000" w:rsidRDefault="007C71EE">
      <w:pPr>
        <w:pStyle w:val="a"/>
        <w:rPr>
          <w:rtl/>
        </w:rPr>
      </w:pPr>
    </w:p>
    <w:p w14:paraId="03177AC6" w14:textId="77777777" w:rsidR="00000000" w:rsidRDefault="007C71EE">
      <w:pPr>
        <w:pStyle w:val="a"/>
        <w:rPr>
          <w:rtl/>
        </w:rPr>
      </w:pPr>
      <w:r>
        <w:rPr>
          <w:rtl/>
        </w:rPr>
        <w:tab/>
      </w:r>
      <w:r>
        <w:rPr>
          <w:rFonts w:hint="eastAsia"/>
          <w:rtl/>
        </w:rPr>
        <w:t>תודה</w:t>
      </w:r>
      <w:r>
        <w:rPr>
          <w:rtl/>
        </w:rPr>
        <w:t>.</w:t>
      </w:r>
    </w:p>
    <w:p w14:paraId="36CDA09F" w14:textId="77777777" w:rsidR="00000000" w:rsidRDefault="007C71EE">
      <w:pPr>
        <w:pStyle w:val="a"/>
        <w:rPr>
          <w:rtl/>
        </w:rPr>
      </w:pPr>
    </w:p>
    <w:p w14:paraId="0997D16E" w14:textId="77777777" w:rsidR="00000000" w:rsidRDefault="007C71EE">
      <w:pPr>
        <w:pStyle w:val="a"/>
        <w:rPr>
          <w:rtl/>
        </w:rPr>
      </w:pPr>
    </w:p>
    <w:p w14:paraId="204A0F07" w14:textId="77777777" w:rsidR="00000000" w:rsidRDefault="007C71EE">
      <w:pPr>
        <w:pStyle w:val="Subject"/>
        <w:rPr>
          <w:rtl/>
        </w:rPr>
      </w:pPr>
      <w:r>
        <w:rPr>
          <w:rFonts w:hint="eastAsia"/>
          <w:rtl/>
        </w:rPr>
        <w:t>הצעת</w:t>
      </w:r>
      <w:r>
        <w:rPr>
          <w:rtl/>
        </w:rPr>
        <w:t xml:space="preserve"> חוק התוכנית להבראת כלכלת ישראל (תיקוני חקיקה </w:t>
      </w:r>
      <w:r>
        <w:rPr>
          <w:rFonts w:hint="cs"/>
          <w:rtl/>
        </w:rPr>
        <w:br/>
      </w:r>
      <w:r>
        <w:rPr>
          <w:rtl/>
        </w:rPr>
        <w:t xml:space="preserve">להשגת יעדי התקציב </w:t>
      </w:r>
      <w:r>
        <w:rPr>
          <w:rtl/>
        </w:rPr>
        <w:t xml:space="preserve">והמדיניות הכלכלית </w:t>
      </w:r>
      <w:r>
        <w:rPr>
          <w:rFonts w:hint="cs"/>
          <w:rtl/>
        </w:rPr>
        <w:br/>
      </w:r>
      <w:r>
        <w:rPr>
          <w:rtl/>
        </w:rPr>
        <w:t>לשנ</w:t>
      </w:r>
      <w:r>
        <w:rPr>
          <w:rFonts w:hint="cs"/>
          <w:rtl/>
        </w:rPr>
        <w:t>ו</w:t>
      </w:r>
      <w:r>
        <w:rPr>
          <w:rtl/>
        </w:rPr>
        <w:t>ת הכספים 2003 ו</w:t>
      </w:r>
      <w:r>
        <w:rPr>
          <w:rFonts w:hint="cs"/>
          <w:rtl/>
        </w:rPr>
        <w:t>=</w:t>
      </w:r>
      <w:r>
        <w:rPr>
          <w:rtl/>
        </w:rPr>
        <w:t xml:space="preserve">2004), </w:t>
      </w:r>
      <w:r>
        <w:rPr>
          <w:rFonts w:hint="eastAsia"/>
          <w:rtl/>
        </w:rPr>
        <w:t>התשס</w:t>
      </w:r>
      <w:r>
        <w:rPr>
          <w:rtl/>
        </w:rPr>
        <w:t>"</w:t>
      </w:r>
      <w:r>
        <w:rPr>
          <w:rFonts w:hint="eastAsia"/>
          <w:rtl/>
        </w:rPr>
        <w:t>ג</w:t>
      </w:r>
      <w:r>
        <w:rPr>
          <w:rtl/>
        </w:rPr>
        <w:t>-2003</w:t>
      </w:r>
    </w:p>
    <w:p w14:paraId="542F3D82" w14:textId="77777777" w:rsidR="00000000" w:rsidRDefault="007C71EE">
      <w:pPr>
        <w:pStyle w:val="a"/>
        <w:rPr>
          <w:rtl/>
        </w:rPr>
      </w:pPr>
    </w:p>
    <w:p w14:paraId="33578662" w14:textId="77777777" w:rsidR="00000000" w:rsidRDefault="007C71EE">
      <w:pPr>
        <w:pStyle w:val="ad"/>
        <w:rPr>
          <w:rtl/>
        </w:rPr>
      </w:pPr>
      <w:r>
        <w:rPr>
          <w:rFonts w:hint="eastAsia"/>
          <w:rtl/>
        </w:rPr>
        <w:t>היו</w:t>
      </w:r>
      <w:r>
        <w:rPr>
          <w:rtl/>
        </w:rPr>
        <w:t>"</w:t>
      </w:r>
      <w:r>
        <w:rPr>
          <w:rFonts w:hint="eastAsia"/>
          <w:rtl/>
        </w:rPr>
        <w:t>ר</w:t>
      </w:r>
      <w:r>
        <w:rPr>
          <w:rtl/>
        </w:rPr>
        <w:t xml:space="preserve"> מיכאל נודלמן:</w:t>
      </w:r>
    </w:p>
    <w:p w14:paraId="3FCB357E" w14:textId="77777777" w:rsidR="00000000" w:rsidRDefault="007C71EE">
      <w:pPr>
        <w:pStyle w:val="a"/>
        <w:rPr>
          <w:rtl/>
        </w:rPr>
      </w:pPr>
    </w:p>
    <w:p w14:paraId="71CFFF15" w14:textId="77777777" w:rsidR="00000000" w:rsidRDefault="007C71EE">
      <w:pPr>
        <w:pStyle w:val="a"/>
        <w:rPr>
          <w:rtl/>
        </w:rPr>
      </w:pPr>
      <w:r>
        <w:rPr>
          <w:rFonts w:hint="eastAsia"/>
          <w:rtl/>
        </w:rPr>
        <w:t>חבר</w:t>
      </w:r>
      <w:r>
        <w:rPr>
          <w:rtl/>
        </w:rPr>
        <w:t xml:space="preserve"> הכנסת שלום שמחון. אחריו – </w:t>
      </w:r>
      <w:r>
        <w:rPr>
          <w:rFonts w:hint="cs"/>
          <w:rtl/>
        </w:rPr>
        <w:t xml:space="preserve">חבר הכנסת </w:t>
      </w:r>
      <w:r>
        <w:rPr>
          <w:rtl/>
        </w:rPr>
        <w:t xml:space="preserve">שמעון </w:t>
      </w:r>
      <w:r>
        <w:rPr>
          <w:rFonts w:hint="eastAsia"/>
          <w:rtl/>
        </w:rPr>
        <w:t>פרס</w:t>
      </w:r>
      <w:r>
        <w:rPr>
          <w:rtl/>
        </w:rPr>
        <w:t xml:space="preserve">. אחריו – </w:t>
      </w:r>
      <w:r>
        <w:rPr>
          <w:rFonts w:hint="cs"/>
          <w:rtl/>
        </w:rPr>
        <w:t xml:space="preserve">חבר הכנסת </w:t>
      </w:r>
      <w:r>
        <w:rPr>
          <w:rtl/>
        </w:rPr>
        <w:t>מיכאל מלכיאור. בבקשה.</w:t>
      </w:r>
    </w:p>
    <w:p w14:paraId="5379C070" w14:textId="77777777" w:rsidR="00000000" w:rsidRDefault="007C71EE">
      <w:pPr>
        <w:pStyle w:val="a"/>
        <w:rPr>
          <w:rtl/>
        </w:rPr>
      </w:pPr>
    </w:p>
    <w:p w14:paraId="00D8739D" w14:textId="77777777" w:rsidR="00000000" w:rsidRDefault="007C71EE">
      <w:pPr>
        <w:pStyle w:val="ac"/>
        <w:rPr>
          <w:rtl/>
        </w:rPr>
      </w:pPr>
      <w:r>
        <w:rPr>
          <w:rFonts w:hint="eastAsia"/>
          <w:rtl/>
        </w:rPr>
        <w:t>חיים</w:t>
      </w:r>
      <w:r>
        <w:rPr>
          <w:rtl/>
        </w:rPr>
        <w:t xml:space="preserve"> אורון (מרצ):</w:t>
      </w:r>
    </w:p>
    <w:p w14:paraId="0AD8093B" w14:textId="77777777" w:rsidR="00000000" w:rsidRDefault="007C71EE">
      <w:pPr>
        <w:pStyle w:val="a"/>
        <w:rPr>
          <w:rFonts w:hint="eastAsia"/>
          <w:rtl/>
        </w:rPr>
      </w:pPr>
    </w:p>
    <w:p w14:paraId="1CE6E2F2" w14:textId="77777777" w:rsidR="00000000" w:rsidRDefault="007C71EE">
      <w:pPr>
        <w:pStyle w:val="a"/>
        <w:rPr>
          <w:rtl/>
        </w:rPr>
      </w:pPr>
      <w:r>
        <w:rPr>
          <w:rFonts w:hint="eastAsia"/>
          <w:rtl/>
        </w:rPr>
        <w:t>אדוני</w:t>
      </w:r>
      <w:r>
        <w:rPr>
          <w:rtl/>
        </w:rPr>
        <w:t xml:space="preserve"> היושב-ראש, אין פה שר ואין פה </w:t>
      </w:r>
      <w:r>
        <w:rPr>
          <w:rFonts w:hint="eastAsia"/>
          <w:rtl/>
        </w:rPr>
        <w:t>חברי</w:t>
      </w:r>
      <w:r>
        <w:rPr>
          <w:rtl/>
        </w:rPr>
        <w:t xml:space="preserve"> ועדת הכספים. אני מבין שבש</w:t>
      </w:r>
      <w:r>
        <w:rPr>
          <w:rtl/>
        </w:rPr>
        <w:t xml:space="preserve">ביל הקואליציה  </w:t>
      </w:r>
      <w:r>
        <w:rPr>
          <w:rFonts w:hint="eastAsia"/>
          <w:rtl/>
        </w:rPr>
        <w:t>הכנסת</w:t>
      </w:r>
      <w:r>
        <w:rPr>
          <w:rtl/>
        </w:rPr>
        <w:t xml:space="preserve"> היא טרחה.</w:t>
      </w:r>
    </w:p>
    <w:p w14:paraId="609D19F8" w14:textId="77777777" w:rsidR="00000000" w:rsidRDefault="007C71EE">
      <w:pPr>
        <w:pStyle w:val="a"/>
        <w:rPr>
          <w:rtl/>
        </w:rPr>
      </w:pPr>
    </w:p>
    <w:p w14:paraId="05FA1C32" w14:textId="77777777" w:rsidR="00000000" w:rsidRDefault="007C71EE">
      <w:pPr>
        <w:pStyle w:val="Speaker"/>
        <w:rPr>
          <w:rtl/>
        </w:rPr>
      </w:pPr>
      <w:bookmarkStart w:id="332" w:name="FS000000461T26_05_2003_19_31_30"/>
      <w:bookmarkStart w:id="333" w:name="FS000000461T26_05_2003_19_33_07"/>
      <w:bookmarkEnd w:id="332"/>
      <w:bookmarkEnd w:id="333"/>
      <w:r>
        <w:rPr>
          <w:rFonts w:hint="eastAsia"/>
          <w:rtl/>
        </w:rPr>
        <w:t>שלום</w:t>
      </w:r>
      <w:r>
        <w:rPr>
          <w:rtl/>
        </w:rPr>
        <w:t xml:space="preserve"> שמחון (העבודה-מימד):</w:t>
      </w:r>
    </w:p>
    <w:p w14:paraId="671864E8" w14:textId="77777777" w:rsidR="00000000" w:rsidRDefault="007C71EE">
      <w:pPr>
        <w:pStyle w:val="a"/>
        <w:rPr>
          <w:rFonts w:hint="eastAsia"/>
          <w:rtl/>
        </w:rPr>
      </w:pPr>
    </w:p>
    <w:p w14:paraId="2DE401B5" w14:textId="77777777" w:rsidR="00000000" w:rsidRDefault="007C71EE">
      <w:pPr>
        <w:pStyle w:val="a"/>
        <w:rPr>
          <w:rtl/>
        </w:rPr>
      </w:pPr>
      <w:r>
        <w:rPr>
          <w:rFonts w:hint="eastAsia"/>
          <w:rtl/>
        </w:rPr>
        <w:t>זה</w:t>
      </w:r>
      <w:r>
        <w:rPr>
          <w:rtl/>
        </w:rPr>
        <w:t xml:space="preserve"> רק הטלוויזיה.</w:t>
      </w:r>
    </w:p>
    <w:p w14:paraId="1F224609" w14:textId="77777777" w:rsidR="00000000" w:rsidRDefault="007C71EE">
      <w:pPr>
        <w:pStyle w:val="a"/>
        <w:rPr>
          <w:rtl/>
        </w:rPr>
      </w:pPr>
    </w:p>
    <w:p w14:paraId="00E5937A" w14:textId="77777777" w:rsidR="00000000" w:rsidRDefault="007C71EE">
      <w:pPr>
        <w:pStyle w:val="ad"/>
        <w:rPr>
          <w:rtl/>
        </w:rPr>
      </w:pPr>
      <w:r>
        <w:rPr>
          <w:rFonts w:hint="eastAsia"/>
          <w:rtl/>
        </w:rPr>
        <w:t>היו</w:t>
      </w:r>
      <w:r>
        <w:rPr>
          <w:rtl/>
        </w:rPr>
        <w:t>"</w:t>
      </w:r>
      <w:r>
        <w:rPr>
          <w:rFonts w:hint="eastAsia"/>
          <w:rtl/>
        </w:rPr>
        <w:t>ר</w:t>
      </w:r>
      <w:r>
        <w:rPr>
          <w:rtl/>
        </w:rPr>
        <w:t xml:space="preserve"> מיכאל נודלמן:</w:t>
      </w:r>
    </w:p>
    <w:p w14:paraId="02575863" w14:textId="77777777" w:rsidR="00000000" w:rsidRDefault="007C71EE">
      <w:pPr>
        <w:pStyle w:val="a"/>
        <w:rPr>
          <w:rtl/>
        </w:rPr>
      </w:pPr>
    </w:p>
    <w:p w14:paraId="6BE66FC2" w14:textId="77777777" w:rsidR="00000000" w:rsidRDefault="007C71EE">
      <w:pPr>
        <w:pStyle w:val="a"/>
        <w:rPr>
          <w:rtl/>
        </w:rPr>
      </w:pPr>
      <w:r>
        <w:rPr>
          <w:rFonts w:hint="eastAsia"/>
          <w:rtl/>
        </w:rPr>
        <w:t>זה</w:t>
      </w:r>
      <w:r>
        <w:rPr>
          <w:rtl/>
        </w:rPr>
        <w:t xml:space="preserve"> חשוב. העם צריך לראות.</w:t>
      </w:r>
    </w:p>
    <w:p w14:paraId="025A47BF" w14:textId="77777777" w:rsidR="00000000" w:rsidRDefault="007C71EE">
      <w:pPr>
        <w:pStyle w:val="a"/>
        <w:rPr>
          <w:rtl/>
        </w:rPr>
      </w:pPr>
    </w:p>
    <w:p w14:paraId="5C7F22A8" w14:textId="77777777" w:rsidR="00000000" w:rsidRDefault="007C71EE">
      <w:pPr>
        <w:pStyle w:val="SpeakerCon"/>
        <w:rPr>
          <w:rtl/>
        </w:rPr>
      </w:pPr>
      <w:bookmarkStart w:id="334" w:name="FS000000461T26_05_2003_19_31_42C"/>
      <w:bookmarkStart w:id="335" w:name="FS000000461T26_05_2003_19_33_15C"/>
      <w:bookmarkEnd w:id="334"/>
      <w:bookmarkEnd w:id="335"/>
      <w:r>
        <w:rPr>
          <w:rFonts w:hint="eastAsia"/>
          <w:rtl/>
        </w:rPr>
        <w:t>שלום</w:t>
      </w:r>
      <w:r>
        <w:rPr>
          <w:rtl/>
        </w:rPr>
        <w:t xml:space="preserve"> שמחון (העבודה-מימד):</w:t>
      </w:r>
    </w:p>
    <w:p w14:paraId="146170AF" w14:textId="77777777" w:rsidR="00000000" w:rsidRDefault="007C71EE">
      <w:pPr>
        <w:pStyle w:val="a"/>
        <w:rPr>
          <w:rFonts w:hint="eastAsia"/>
          <w:rtl/>
        </w:rPr>
      </w:pPr>
    </w:p>
    <w:p w14:paraId="792CB865" w14:textId="77777777" w:rsidR="00000000" w:rsidRDefault="007C71EE">
      <w:pPr>
        <w:pStyle w:val="a"/>
        <w:rPr>
          <w:rFonts w:hint="cs"/>
          <w:rtl/>
        </w:rPr>
      </w:pPr>
      <w:r>
        <w:rPr>
          <w:rFonts w:hint="eastAsia"/>
          <w:rtl/>
        </w:rPr>
        <w:t>אדוני</w:t>
      </w:r>
      <w:r>
        <w:rPr>
          <w:rtl/>
        </w:rPr>
        <w:t xml:space="preserve"> היושב-ראש, חברי חברי הכנסת, </w:t>
      </w:r>
      <w:r>
        <w:rPr>
          <w:rFonts w:hint="eastAsia"/>
          <w:rtl/>
        </w:rPr>
        <w:t>המעטים</w:t>
      </w:r>
      <w:r>
        <w:rPr>
          <w:rtl/>
        </w:rPr>
        <w:t xml:space="preserve"> שנמצאים כאן, כמובן לא מהקואליציה. אני חושב שהבעיה האמיתית שהולכת</w:t>
      </w:r>
      <w:r>
        <w:rPr>
          <w:rtl/>
        </w:rPr>
        <w:t xml:space="preserve"> ונרקמת </w:t>
      </w:r>
      <w:r>
        <w:rPr>
          <w:rFonts w:hint="eastAsia"/>
          <w:rtl/>
        </w:rPr>
        <w:t>לנגד</w:t>
      </w:r>
      <w:r>
        <w:rPr>
          <w:rtl/>
        </w:rPr>
        <w:t xml:space="preserve"> עינינו בכנסת זו דיקטטורה שלטונית שלא היתה כמותה מאז קום המדינה. אבל</w:t>
      </w:r>
      <w:r>
        <w:rPr>
          <w:rFonts w:hint="cs"/>
          <w:rtl/>
        </w:rPr>
        <w:t>,</w:t>
      </w:r>
      <w:r>
        <w:rPr>
          <w:rtl/>
        </w:rPr>
        <w:t xml:space="preserve"> </w:t>
      </w:r>
      <w:r>
        <w:rPr>
          <w:rFonts w:hint="eastAsia"/>
          <w:rtl/>
        </w:rPr>
        <w:t>לפי</w:t>
      </w:r>
      <w:r>
        <w:rPr>
          <w:rtl/>
        </w:rPr>
        <w:t xml:space="preserve"> דעתי, הדיקטטורה השלטונית הזאת לא קיימת רק בהחלטות הממשלה ובתוכנית הכלכלית. </w:t>
      </w:r>
      <w:r>
        <w:rPr>
          <w:rFonts w:hint="eastAsia"/>
          <w:rtl/>
        </w:rPr>
        <w:t>לצערי</w:t>
      </w:r>
      <w:r>
        <w:rPr>
          <w:rtl/>
        </w:rPr>
        <w:t xml:space="preserve">, היא הולכת ונרקמת מול עינינו גם בכנסת ישראל. </w:t>
      </w:r>
    </w:p>
    <w:p w14:paraId="43AAFE31" w14:textId="77777777" w:rsidR="00000000" w:rsidRDefault="007C71EE">
      <w:pPr>
        <w:pStyle w:val="a"/>
        <w:rPr>
          <w:rFonts w:hint="cs"/>
          <w:rtl/>
        </w:rPr>
      </w:pPr>
    </w:p>
    <w:p w14:paraId="11E66F40" w14:textId="77777777" w:rsidR="00000000" w:rsidRDefault="007C71EE">
      <w:pPr>
        <w:pStyle w:val="a"/>
        <w:rPr>
          <w:rtl/>
        </w:rPr>
      </w:pPr>
      <w:r>
        <w:rPr>
          <w:rtl/>
        </w:rPr>
        <w:t xml:space="preserve">נדמה לי שהכנסת הפכה להיות </w:t>
      </w:r>
      <w:r>
        <w:rPr>
          <w:rFonts w:hint="eastAsia"/>
          <w:rtl/>
        </w:rPr>
        <w:t>חותמת</w:t>
      </w:r>
      <w:r>
        <w:rPr>
          <w:rtl/>
        </w:rPr>
        <w:t xml:space="preserve"> גומי, ובעי</w:t>
      </w:r>
      <w:r>
        <w:rPr>
          <w:rtl/>
        </w:rPr>
        <w:t>קר חברי הקואליציה הפכו להיות חותמת גומי של הממשלה</w:t>
      </w:r>
      <w:r>
        <w:rPr>
          <w:rFonts w:hint="cs"/>
          <w:rtl/>
        </w:rPr>
        <w:t>,</w:t>
      </w:r>
      <w:r>
        <w:rPr>
          <w:rtl/>
        </w:rPr>
        <w:t xml:space="preserve"> כמעט בלי שום </w:t>
      </w:r>
      <w:r>
        <w:rPr>
          <w:rFonts w:hint="eastAsia"/>
          <w:rtl/>
        </w:rPr>
        <w:t>יכולת</w:t>
      </w:r>
      <w:r>
        <w:rPr>
          <w:rtl/>
        </w:rPr>
        <w:t xml:space="preserve"> חשיבה. אבל כאשר מישהו מנסה לחשוב, הוא מפסיק לחשוב באותו רגע, כי </w:t>
      </w:r>
      <w:r>
        <w:rPr>
          <w:rFonts w:hint="cs"/>
          <w:rtl/>
        </w:rPr>
        <w:t xml:space="preserve">בהתחלה </w:t>
      </w:r>
      <w:r>
        <w:rPr>
          <w:rtl/>
        </w:rPr>
        <w:t xml:space="preserve">מאיימים </w:t>
      </w:r>
      <w:r>
        <w:rPr>
          <w:rFonts w:hint="eastAsia"/>
          <w:rtl/>
        </w:rPr>
        <w:t>עליו</w:t>
      </w:r>
      <w:r>
        <w:rPr>
          <w:rtl/>
        </w:rPr>
        <w:t xml:space="preserve"> בחברי המרכז</w:t>
      </w:r>
      <w:r>
        <w:rPr>
          <w:rFonts w:hint="cs"/>
          <w:rtl/>
        </w:rPr>
        <w:t>;</w:t>
      </w:r>
      <w:r>
        <w:rPr>
          <w:rtl/>
        </w:rPr>
        <w:t xml:space="preserve"> אחרי זה מאיימים עליו במקומו בוועדה</w:t>
      </w:r>
      <w:r>
        <w:rPr>
          <w:rFonts w:hint="cs"/>
          <w:rtl/>
        </w:rPr>
        <w:t>;</w:t>
      </w:r>
      <w:r>
        <w:rPr>
          <w:rtl/>
        </w:rPr>
        <w:t xml:space="preserve"> אחרי זה מסבירים לו </w:t>
      </w:r>
      <w:r>
        <w:rPr>
          <w:rFonts w:hint="eastAsia"/>
          <w:rtl/>
        </w:rPr>
        <w:t>שאם</w:t>
      </w:r>
      <w:r>
        <w:rPr>
          <w:rtl/>
        </w:rPr>
        <w:t xml:space="preserve"> הוא לא יתמוך בתוכנית הוא יעבור</w:t>
      </w:r>
      <w:r>
        <w:rPr>
          <w:rtl/>
        </w:rPr>
        <w:t xml:space="preserve"> לאיזו ועדה שולית בכנסת. בסופו של דבר, יש </w:t>
      </w:r>
      <w:r>
        <w:rPr>
          <w:rFonts w:hint="eastAsia"/>
          <w:rtl/>
        </w:rPr>
        <w:t>חבורה</w:t>
      </w:r>
      <w:r>
        <w:rPr>
          <w:rtl/>
        </w:rPr>
        <w:t xml:space="preserve"> מא</w:t>
      </w:r>
      <w:r>
        <w:rPr>
          <w:rFonts w:hint="cs"/>
          <w:rtl/>
        </w:rPr>
        <w:t>ו</w:t>
      </w:r>
      <w:r>
        <w:rPr>
          <w:rtl/>
        </w:rPr>
        <w:t xml:space="preserve">ד מצומצמת של הנהלת הקואליציה שמנהלת פה את העניינים ברמה דיקטטורית שלא </w:t>
      </w:r>
      <w:r>
        <w:rPr>
          <w:rFonts w:hint="eastAsia"/>
          <w:rtl/>
        </w:rPr>
        <w:t>היתה</w:t>
      </w:r>
      <w:r>
        <w:rPr>
          <w:rtl/>
        </w:rPr>
        <w:t xml:space="preserve"> כמותה. נדמה לי שזאת אחת הבעיות שהולכות ומסתמנות בקדנציה הנוכחית בכנסת. </w:t>
      </w:r>
      <w:r>
        <w:rPr>
          <w:rFonts w:hint="eastAsia"/>
          <w:rtl/>
        </w:rPr>
        <w:t>המשמעות</w:t>
      </w:r>
      <w:r>
        <w:rPr>
          <w:rtl/>
        </w:rPr>
        <w:t xml:space="preserve"> שלה בסופו של דבר היא שייטלו את יכולת החשיבה של חברי</w:t>
      </w:r>
      <w:r>
        <w:rPr>
          <w:rtl/>
        </w:rPr>
        <w:t xml:space="preserve"> הכנסת, בעיקר של אלה </w:t>
      </w:r>
      <w:r>
        <w:rPr>
          <w:rFonts w:hint="eastAsia"/>
          <w:rtl/>
        </w:rPr>
        <w:t>מהקואליציה</w:t>
      </w:r>
      <w:r>
        <w:rPr>
          <w:rtl/>
        </w:rPr>
        <w:t xml:space="preserve"> ובעיקר </w:t>
      </w:r>
      <w:r>
        <w:rPr>
          <w:rFonts w:hint="eastAsia"/>
          <w:rtl/>
        </w:rPr>
        <w:t>של</w:t>
      </w:r>
      <w:r>
        <w:rPr>
          <w:rtl/>
        </w:rPr>
        <w:t xml:space="preserve"> אלה החדשים.</w:t>
      </w:r>
    </w:p>
    <w:p w14:paraId="5046AEBC" w14:textId="77777777" w:rsidR="00000000" w:rsidRDefault="007C71EE">
      <w:pPr>
        <w:pStyle w:val="a"/>
        <w:rPr>
          <w:rtl/>
        </w:rPr>
      </w:pPr>
    </w:p>
    <w:p w14:paraId="42AA3CE3" w14:textId="77777777" w:rsidR="00000000" w:rsidRDefault="007C71EE">
      <w:pPr>
        <w:pStyle w:val="a"/>
        <w:rPr>
          <w:rFonts w:hint="cs"/>
          <w:rtl/>
        </w:rPr>
      </w:pPr>
      <w:r>
        <w:rPr>
          <w:rFonts w:hint="eastAsia"/>
          <w:rtl/>
        </w:rPr>
        <w:t>נדמה</w:t>
      </w:r>
      <w:r>
        <w:rPr>
          <w:rtl/>
        </w:rPr>
        <w:t xml:space="preserve"> לי ש</w:t>
      </w:r>
      <w:r>
        <w:rPr>
          <w:rFonts w:hint="cs"/>
          <w:rtl/>
        </w:rPr>
        <w:t xml:space="preserve">זה קורה </w:t>
      </w:r>
      <w:r>
        <w:rPr>
          <w:rtl/>
        </w:rPr>
        <w:t xml:space="preserve">גם כאשר הם מדברים בשיחות </w:t>
      </w:r>
      <w:r>
        <w:rPr>
          <w:rFonts w:hint="eastAsia"/>
          <w:rtl/>
        </w:rPr>
        <w:t>סגורות</w:t>
      </w:r>
      <w:r>
        <w:rPr>
          <w:rtl/>
        </w:rPr>
        <w:t xml:space="preserve"> על הרצון שלהם לשנות</w:t>
      </w:r>
      <w:r>
        <w:rPr>
          <w:rFonts w:hint="cs"/>
          <w:rtl/>
        </w:rPr>
        <w:t>.</w:t>
      </w:r>
      <w:r>
        <w:rPr>
          <w:rtl/>
        </w:rPr>
        <w:t xml:space="preserve"> חבר הכנסת אורון נתן קודם לכן דוגמה שמסבירה </w:t>
      </w:r>
      <w:r>
        <w:rPr>
          <w:rFonts w:hint="eastAsia"/>
          <w:rtl/>
        </w:rPr>
        <w:t>איך</w:t>
      </w:r>
      <w:r>
        <w:rPr>
          <w:rtl/>
        </w:rPr>
        <w:t xml:space="preserve"> הם הצליחו במשך יומיים לעכב תוכנית של הממשלה דווקא בנושא שאתה דיברת עליו</w:t>
      </w:r>
      <w:r>
        <w:rPr>
          <w:rFonts w:hint="cs"/>
          <w:rtl/>
        </w:rPr>
        <w:t>,</w:t>
      </w:r>
      <w:r>
        <w:rPr>
          <w:rtl/>
        </w:rPr>
        <w:t xml:space="preserve"> </w:t>
      </w:r>
      <w:r>
        <w:rPr>
          <w:rFonts w:hint="eastAsia"/>
          <w:rtl/>
        </w:rPr>
        <w:t>ולהעביר</w:t>
      </w:r>
      <w:r>
        <w:rPr>
          <w:rtl/>
        </w:rPr>
        <w:t xml:space="preserve"> בסו</w:t>
      </w:r>
      <w:r>
        <w:rPr>
          <w:rtl/>
        </w:rPr>
        <w:t xml:space="preserve">פו של דבר הסתייגות. זו הוכחה לכך שגם כאשר אתה בקואליציה אתה מסוגל </w:t>
      </w:r>
      <w:r>
        <w:rPr>
          <w:rFonts w:hint="eastAsia"/>
          <w:rtl/>
        </w:rPr>
        <w:t>לשנות</w:t>
      </w:r>
      <w:r>
        <w:rPr>
          <w:rtl/>
        </w:rPr>
        <w:t xml:space="preserve"> דברים, דברים מהותיים, שאתה, חבר הכנסת דהאמשה, עמדת פה וב</w:t>
      </w:r>
      <w:r>
        <w:rPr>
          <w:rFonts w:hint="cs"/>
          <w:rtl/>
        </w:rPr>
        <w:t>י</w:t>
      </w:r>
      <w:r>
        <w:rPr>
          <w:rtl/>
        </w:rPr>
        <w:t xml:space="preserve">רכת עליהם באופן </w:t>
      </w:r>
      <w:r>
        <w:rPr>
          <w:rFonts w:hint="eastAsia"/>
          <w:rtl/>
        </w:rPr>
        <w:t>מסודר</w:t>
      </w:r>
      <w:r>
        <w:rPr>
          <w:rtl/>
        </w:rPr>
        <w:t xml:space="preserve">.  </w:t>
      </w:r>
      <w:r>
        <w:rPr>
          <w:rFonts w:hint="eastAsia"/>
          <w:rtl/>
        </w:rPr>
        <w:t>אני</w:t>
      </w:r>
      <w:r>
        <w:rPr>
          <w:rtl/>
        </w:rPr>
        <w:t xml:space="preserve"> אומר את ה</w:t>
      </w:r>
      <w:r>
        <w:rPr>
          <w:rFonts w:hint="cs"/>
          <w:rtl/>
        </w:rPr>
        <w:t>דבר</w:t>
      </w:r>
      <w:r>
        <w:rPr>
          <w:rtl/>
        </w:rPr>
        <w:t xml:space="preserve"> הזה</w:t>
      </w:r>
      <w:r>
        <w:rPr>
          <w:rFonts w:hint="cs"/>
          <w:rtl/>
        </w:rPr>
        <w:t>,</w:t>
      </w:r>
      <w:r>
        <w:rPr>
          <w:rtl/>
        </w:rPr>
        <w:t xml:space="preserve"> כי זו לא </w:t>
      </w:r>
      <w:r>
        <w:rPr>
          <w:rFonts w:hint="eastAsia"/>
          <w:rtl/>
        </w:rPr>
        <w:t>הדוגמה</w:t>
      </w:r>
      <w:r>
        <w:rPr>
          <w:rtl/>
        </w:rPr>
        <w:t xml:space="preserve"> היחידה. עובדה היא שבמפלגת העבודה יושב-ראש סיעת העבודה בסופו של דב</w:t>
      </w:r>
      <w:r>
        <w:rPr>
          <w:rtl/>
        </w:rPr>
        <w:t xml:space="preserve">ר נאלץ </w:t>
      </w:r>
      <w:r>
        <w:rPr>
          <w:rFonts w:hint="eastAsia"/>
          <w:rtl/>
        </w:rPr>
        <w:t>לפרוש</w:t>
      </w:r>
      <w:r>
        <w:rPr>
          <w:rtl/>
        </w:rPr>
        <w:t xml:space="preserve"> מתפקידו על עיקרון. זה היה בתקופתו של חבר הכנסת דיין, שפרש על עניינים עקרוניים </w:t>
      </w:r>
      <w:r>
        <w:rPr>
          <w:rFonts w:hint="eastAsia"/>
          <w:rtl/>
        </w:rPr>
        <w:t>של</w:t>
      </w:r>
      <w:r>
        <w:rPr>
          <w:rtl/>
        </w:rPr>
        <w:t xml:space="preserve"> חינוך, שהוא לא הסכים לוותר בהם. בסופו של דבר, כשאתה יכול להצביע בניגוד לעמדת </w:t>
      </w:r>
      <w:r>
        <w:rPr>
          <w:rFonts w:hint="eastAsia"/>
          <w:rtl/>
        </w:rPr>
        <w:t>הממשלה</w:t>
      </w:r>
      <w:r>
        <w:rPr>
          <w:rtl/>
        </w:rPr>
        <w:t xml:space="preserve"> כאשר נדמה לך שהדבר הזה הוא הדבר הצודק ביותר – זה המבחן האמיתי של חברות </w:t>
      </w:r>
      <w:r>
        <w:rPr>
          <w:rFonts w:hint="eastAsia"/>
          <w:rtl/>
        </w:rPr>
        <w:t>גם</w:t>
      </w:r>
      <w:r>
        <w:rPr>
          <w:rtl/>
        </w:rPr>
        <w:t xml:space="preserve"> בכנס</w:t>
      </w:r>
      <w:r>
        <w:rPr>
          <w:rtl/>
        </w:rPr>
        <w:t xml:space="preserve">ת, אבל גם בקואליציה. נדמה לי שהדבר הזה ניטל. </w:t>
      </w:r>
    </w:p>
    <w:p w14:paraId="17EE9B19" w14:textId="77777777" w:rsidR="00000000" w:rsidRDefault="007C71EE">
      <w:pPr>
        <w:pStyle w:val="a"/>
        <w:rPr>
          <w:rFonts w:hint="cs"/>
          <w:rtl/>
        </w:rPr>
      </w:pPr>
    </w:p>
    <w:p w14:paraId="37C0BE43" w14:textId="77777777" w:rsidR="00000000" w:rsidRDefault="007C71EE">
      <w:pPr>
        <w:pStyle w:val="a"/>
        <w:rPr>
          <w:rtl/>
        </w:rPr>
      </w:pPr>
      <w:r>
        <w:rPr>
          <w:rtl/>
        </w:rPr>
        <w:t xml:space="preserve">מה בעצם יש כאן? יש פה ספסלי </w:t>
      </w:r>
      <w:r>
        <w:rPr>
          <w:rFonts w:hint="eastAsia"/>
          <w:rtl/>
        </w:rPr>
        <w:t>ממשלה</w:t>
      </w:r>
      <w:r>
        <w:rPr>
          <w:rtl/>
        </w:rPr>
        <w:t xml:space="preserve"> של 23 שרים, שהם ריקים לחלוטין. יש כאן ספסלי קואליציה ריקים לחלוטין, </w:t>
      </w:r>
      <w:r>
        <w:rPr>
          <w:rFonts w:hint="eastAsia"/>
          <w:rtl/>
        </w:rPr>
        <w:t>והקואליציה</w:t>
      </w:r>
      <w:r>
        <w:rPr>
          <w:rtl/>
        </w:rPr>
        <w:t xml:space="preserve"> הזאת היא לא קטנה. </w:t>
      </w:r>
      <w:r>
        <w:rPr>
          <w:rFonts w:hint="eastAsia"/>
          <w:rtl/>
        </w:rPr>
        <w:t>יש</w:t>
      </w:r>
      <w:r>
        <w:rPr>
          <w:rtl/>
        </w:rPr>
        <w:t xml:space="preserve"> פה </w:t>
      </w:r>
      <w:r>
        <w:rPr>
          <w:rFonts w:hint="eastAsia"/>
          <w:rtl/>
        </w:rPr>
        <w:t>ספסלים</w:t>
      </w:r>
      <w:r>
        <w:rPr>
          <w:rtl/>
        </w:rPr>
        <w:t xml:space="preserve"> של חברי הליכוד, שהם ריקים לחלוטין. למה? כיוון שמי שירד פה לקומה א</w:t>
      </w:r>
      <w:r>
        <w:rPr>
          <w:rtl/>
        </w:rPr>
        <w:t xml:space="preserve">חת </w:t>
      </w:r>
      <w:r>
        <w:rPr>
          <w:rFonts w:hint="eastAsia"/>
          <w:rtl/>
        </w:rPr>
        <w:t>יגלה</w:t>
      </w:r>
      <w:r>
        <w:rPr>
          <w:rtl/>
        </w:rPr>
        <w:t xml:space="preserve"> מהר מא</w:t>
      </w:r>
      <w:r>
        <w:rPr>
          <w:rFonts w:hint="cs"/>
          <w:rtl/>
        </w:rPr>
        <w:t>ו</w:t>
      </w:r>
      <w:r>
        <w:rPr>
          <w:rtl/>
        </w:rPr>
        <w:t xml:space="preserve">ד מה האטרקטיביות של הבילוי בקומה הזאת. גודשים את הקומה הזאת כרגע מאות </w:t>
      </w:r>
      <w:r>
        <w:rPr>
          <w:rFonts w:hint="eastAsia"/>
          <w:rtl/>
        </w:rPr>
        <w:t>חברי</w:t>
      </w:r>
      <w:r>
        <w:rPr>
          <w:rtl/>
        </w:rPr>
        <w:t xml:space="preserve"> ליכוד, מאות חברי מרכז ליכוד. זה הרבה יותר מעניין מהתפקיד האמיתי של ישיבה </w:t>
      </w:r>
      <w:r>
        <w:rPr>
          <w:rFonts w:hint="eastAsia"/>
          <w:rtl/>
        </w:rPr>
        <w:t>כאן</w:t>
      </w:r>
      <w:r>
        <w:rPr>
          <w:rtl/>
        </w:rPr>
        <w:t>. זה הרבה יותר מעניין.</w:t>
      </w:r>
    </w:p>
    <w:p w14:paraId="784FE24F" w14:textId="77777777" w:rsidR="00000000" w:rsidRDefault="007C71EE">
      <w:pPr>
        <w:pStyle w:val="a"/>
        <w:rPr>
          <w:rtl/>
        </w:rPr>
      </w:pPr>
    </w:p>
    <w:p w14:paraId="2BA9E5F7" w14:textId="77777777" w:rsidR="00000000" w:rsidRDefault="007C71EE">
      <w:pPr>
        <w:pStyle w:val="a"/>
        <w:rPr>
          <w:rFonts w:hint="cs"/>
          <w:rtl/>
        </w:rPr>
      </w:pPr>
      <w:r>
        <w:rPr>
          <w:rFonts w:hint="cs"/>
          <w:rtl/>
        </w:rPr>
        <w:t>אגב, זה לא דבר נדיר, זה דבר שהופך להיות שכיח בכנסת הזאת, ולכן גם כ</w:t>
      </w:r>
      <w:r>
        <w:rPr>
          <w:rFonts w:hint="cs"/>
          <w:rtl/>
        </w:rPr>
        <w:t>ך תיראה בסופו של דבר הכנסת. היא תישען אולי על קומץ חברי כנסת שירצו לומר משהו, שייאבקו עליו, אבל הרוב הדורסני של הקואליציה בסופו של דבר יכריע. כי נדמה לי שמה שהולך להיות פה אחרי התוכנית הכלכלית הנוכחית זה חברה אחרת, חברה שונה לחלוטין. זה נכון אולי שבחלק מסו</w:t>
      </w:r>
      <w:r>
        <w:rPr>
          <w:rFonts w:hint="cs"/>
          <w:rtl/>
        </w:rPr>
        <w:t xml:space="preserve">ים, בחלק מאוד מסוים, של התוכנית הכלכלית ייווצרו הזדמנויות חדשות למשק הישראלי </w:t>
      </w:r>
      <w:r>
        <w:rPr>
          <w:rtl/>
        </w:rPr>
        <w:t>–</w:t>
      </w:r>
      <w:r>
        <w:rPr>
          <w:rFonts w:hint="cs"/>
          <w:rtl/>
        </w:rPr>
        <w:t xml:space="preserve"> השאלה, מה יהיה המחיר, חבר הכנסת אריאל. זאת השאלה המרכזית שצריך לשאול את עצמו חבר הכנסת היחיד מהקואליציה שנמצא כרגע במליאה. </w:t>
      </w:r>
    </w:p>
    <w:p w14:paraId="2FE7F28C" w14:textId="77777777" w:rsidR="00000000" w:rsidRDefault="007C71EE">
      <w:pPr>
        <w:pStyle w:val="a"/>
        <w:rPr>
          <w:rFonts w:hint="cs"/>
          <w:rtl/>
        </w:rPr>
      </w:pPr>
    </w:p>
    <w:p w14:paraId="7050B913" w14:textId="77777777" w:rsidR="00000000" w:rsidRDefault="007C71EE">
      <w:pPr>
        <w:pStyle w:val="ac"/>
        <w:rPr>
          <w:rtl/>
        </w:rPr>
      </w:pPr>
      <w:r>
        <w:rPr>
          <w:rFonts w:hint="eastAsia"/>
          <w:rtl/>
        </w:rPr>
        <w:t>אורי</w:t>
      </w:r>
      <w:r>
        <w:rPr>
          <w:rtl/>
        </w:rPr>
        <w:t xml:space="preserve"> יהודה אריאל (האיחוד הלאומי - ישראל ביתנו):</w:t>
      </w:r>
    </w:p>
    <w:p w14:paraId="63D91466" w14:textId="77777777" w:rsidR="00000000" w:rsidRDefault="007C71EE">
      <w:pPr>
        <w:pStyle w:val="a"/>
        <w:rPr>
          <w:rFonts w:hint="cs"/>
          <w:rtl/>
        </w:rPr>
      </w:pPr>
    </w:p>
    <w:p w14:paraId="19F068B2" w14:textId="77777777" w:rsidR="00000000" w:rsidRDefault="007C71EE">
      <w:pPr>
        <w:pStyle w:val="a"/>
        <w:rPr>
          <w:rFonts w:hint="cs"/>
          <w:rtl/>
        </w:rPr>
      </w:pPr>
      <w:r>
        <w:rPr>
          <w:rFonts w:hint="cs"/>
          <w:rtl/>
        </w:rPr>
        <w:t>הגי</w:t>
      </w:r>
      <w:r>
        <w:rPr>
          <w:rFonts w:hint="cs"/>
          <w:rtl/>
        </w:rPr>
        <w:t xml:space="preserve">עה השרה לאיכות הסביבה. </w:t>
      </w:r>
    </w:p>
    <w:p w14:paraId="36ED2DC3" w14:textId="77777777" w:rsidR="00000000" w:rsidRDefault="007C71EE">
      <w:pPr>
        <w:pStyle w:val="a"/>
        <w:rPr>
          <w:rFonts w:hint="cs"/>
          <w:rtl/>
        </w:rPr>
      </w:pPr>
    </w:p>
    <w:p w14:paraId="4401550D" w14:textId="77777777" w:rsidR="00000000" w:rsidRDefault="007C71EE">
      <w:pPr>
        <w:pStyle w:val="ac"/>
        <w:rPr>
          <w:rtl/>
        </w:rPr>
      </w:pPr>
      <w:r>
        <w:rPr>
          <w:rFonts w:hint="eastAsia"/>
          <w:rtl/>
        </w:rPr>
        <w:t>חיים</w:t>
      </w:r>
      <w:r>
        <w:rPr>
          <w:rtl/>
        </w:rPr>
        <w:t xml:space="preserve"> אורון (מרצ):</w:t>
      </w:r>
    </w:p>
    <w:p w14:paraId="0228AAF1" w14:textId="77777777" w:rsidR="00000000" w:rsidRDefault="007C71EE">
      <w:pPr>
        <w:pStyle w:val="a"/>
        <w:rPr>
          <w:rFonts w:hint="cs"/>
          <w:rtl/>
        </w:rPr>
      </w:pPr>
    </w:p>
    <w:p w14:paraId="6D32A382" w14:textId="77777777" w:rsidR="00000000" w:rsidRDefault="007C71EE">
      <w:pPr>
        <w:pStyle w:val="a"/>
        <w:rPr>
          <w:rFonts w:hint="cs"/>
          <w:rtl/>
        </w:rPr>
      </w:pPr>
      <w:r>
        <w:rPr>
          <w:rFonts w:hint="cs"/>
          <w:rtl/>
        </w:rPr>
        <w:t xml:space="preserve">אשר להיותו בקואליציה, זה דורש כמה הסברים. </w:t>
      </w:r>
    </w:p>
    <w:p w14:paraId="4AB7A8C4" w14:textId="77777777" w:rsidR="00000000" w:rsidRDefault="007C71EE">
      <w:pPr>
        <w:pStyle w:val="Speaker"/>
        <w:rPr>
          <w:rFonts w:hint="cs"/>
          <w:rtl/>
        </w:rPr>
      </w:pPr>
      <w:bookmarkStart w:id="336" w:name="FS000000461T26_05_2003_19_54_00"/>
      <w:bookmarkEnd w:id="336"/>
    </w:p>
    <w:p w14:paraId="02D23F66" w14:textId="77777777" w:rsidR="00000000" w:rsidRDefault="007C71EE">
      <w:pPr>
        <w:pStyle w:val="SpeakerCon"/>
        <w:rPr>
          <w:rtl/>
        </w:rPr>
      </w:pPr>
      <w:r>
        <w:rPr>
          <w:rFonts w:hint="eastAsia"/>
          <w:rtl/>
        </w:rPr>
        <w:t>שלום</w:t>
      </w:r>
      <w:r>
        <w:rPr>
          <w:rtl/>
        </w:rPr>
        <w:t xml:space="preserve"> שמחון (העבודה-מימד):</w:t>
      </w:r>
    </w:p>
    <w:p w14:paraId="56D6D783" w14:textId="77777777" w:rsidR="00000000" w:rsidRDefault="007C71EE">
      <w:pPr>
        <w:pStyle w:val="a"/>
        <w:rPr>
          <w:rFonts w:hint="cs"/>
          <w:rtl/>
        </w:rPr>
      </w:pPr>
    </w:p>
    <w:p w14:paraId="0B16A3EC" w14:textId="77777777" w:rsidR="00000000" w:rsidRDefault="007C71EE">
      <w:pPr>
        <w:pStyle w:val="a"/>
        <w:rPr>
          <w:rFonts w:hint="cs"/>
          <w:rtl/>
        </w:rPr>
      </w:pPr>
      <w:r>
        <w:rPr>
          <w:rFonts w:hint="cs"/>
          <w:rtl/>
        </w:rPr>
        <w:t xml:space="preserve">זה בדרך החוצה. </w:t>
      </w:r>
    </w:p>
    <w:p w14:paraId="7E9B4B5B" w14:textId="77777777" w:rsidR="00000000" w:rsidRDefault="007C71EE">
      <w:pPr>
        <w:pStyle w:val="a"/>
        <w:rPr>
          <w:rFonts w:hint="cs"/>
          <w:rtl/>
        </w:rPr>
      </w:pPr>
    </w:p>
    <w:p w14:paraId="26A6CBDC" w14:textId="77777777" w:rsidR="00000000" w:rsidRDefault="007C71EE">
      <w:pPr>
        <w:pStyle w:val="ac"/>
        <w:rPr>
          <w:rtl/>
        </w:rPr>
      </w:pPr>
      <w:r>
        <w:rPr>
          <w:rFonts w:hint="eastAsia"/>
          <w:rtl/>
        </w:rPr>
        <w:t>אורי</w:t>
      </w:r>
      <w:r>
        <w:rPr>
          <w:rtl/>
        </w:rPr>
        <w:t xml:space="preserve"> יהודה אריאל (האיחוד הלאומי - ישראל ביתנו):</w:t>
      </w:r>
    </w:p>
    <w:p w14:paraId="67E77CAE" w14:textId="77777777" w:rsidR="00000000" w:rsidRDefault="007C71EE">
      <w:pPr>
        <w:pStyle w:val="a"/>
        <w:rPr>
          <w:rFonts w:hint="cs"/>
          <w:rtl/>
        </w:rPr>
      </w:pPr>
    </w:p>
    <w:p w14:paraId="36A6FD2C" w14:textId="77777777" w:rsidR="00000000" w:rsidRDefault="007C71EE">
      <w:pPr>
        <w:pStyle w:val="a"/>
        <w:rPr>
          <w:rFonts w:hint="cs"/>
          <w:rtl/>
        </w:rPr>
      </w:pPr>
      <w:r>
        <w:rPr>
          <w:rFonts w:hint="cs"/>
          <w:rtl/>
        </w:rPr>
        <w:t xml:space="preserve">זה תלוי  במפלגת העבודה, ביושב-ראש הזמני. </w:t>
      </w:r>
    </w:p>
    <w:p w14:paraId="3F4B5248" w14:textId="77777777" w:rsidR="00000000" w:rsidRDefault="007C71EE">
      <w:pPr>
        <w:pStyle w:val="a"/>
        <w:rPr>
          <w:rFonts w:hint="cs"/>
          <w:rtl/>
        </w:rPr>
      </w:pPr>
    </w:p>
    <w:p w14:paraId="47A07111" w14:textId="77777777" w:rsidR="00000000" w:rsidRDefault="007C71EE">
      <w:pPr>
        <w:pStyle w:val="SpeakerCon"/>
        <w:rPr>
          <w:rtl/>
        </w:rPr>
      </w:pPr>
      <w:bookmarkStart w:id="337" w:name="FS000000461T26_05_2003_19_55_15C"/>
      <w:bookmarkEnd w:id="337"/>
      <w:r>
        <w:rPr>
          <w:rtl/>
        </w:rPr>
        <w:t>שלום שמחון (העבודה-מימד):</w:t>
      </w:r>
    </w:p>
    <w:p w14:paraId="711E7C01" w14:textId="77777777" w:rsidR="00000000" w:rsidRDefault="007C71EE">
      <w:pPr>
        <w:pStyle w:val="a"/>
        <w:rPr>
          <w:rtl/>
        </w:rPr>
      </w:pPr>
    </w:p>
    <w:p w14:paraId="3988229B" w14:textId="77777777" w:rsidR="00000000" w:rsidRDefault="007C71EE">
      <w:pPr>
        <w:pStyle w:val="a"/>
        <w:rPr>
          <w:rFonts w:hint="cs"/>
          <w:rtl/>
        </w:rPr>
      </w:pPr>
      <w:r>
        <w:rPr>
          <w:rFonts w:hint="cs"/>
          <w:rtl/>
        </w:rPr>
        <w:t>אני ד</w:t>
      </w:r>
      <w:r>
        <w:rPr>
          <w:rFonts w:hint="cs"/>
          <w:rtl/>
        </w:rPr>
        <w:t>ווקא שמח שהשרה נכנסה כרגע, כי דיברתי כשלא היית פה על הדיקטטורה השלטונית שהולכת ונרקמת מול עינינו גם בממשלה וגם בכנסת. לצערי, אתם, חברי שינוי, למדתם מהר מאוד, או יותר נכון השתלבתם</w:t>
      </w:r>
      <w:r>
        <w:rPr>
          <w:rtl/>
        </w:rPr>
        <w:t xml:space="preserve"> </w:t>
      </w:r>
      <w:r>
        <w:rPr>
          <w:rFonts w:hint="cs"/>
          <w:rtl/>
        </w:rPr>
        <w:t>במהירות מדהימה בדיקטטורה השלטונית, ואני לא בטוח שזה טוב, כי אני קצת מכיר את ד</w:t>
      </w:r>
      <w:r>
        <w:rPr>
          <w:rFonts w:hint="cs"/>
          <w:rtl/>
        </w:rPr>
        <w:t xml:space="preserve">עותייך. </w:t>
      </w:r>
    </w:p>
    <w:p w14:paraId="36A4720B" w14:textId="77777777" w:rsidR="00000000" w:rsidRDefault="007C71EE">
      <w:pPr>
        <w:pStyle w:val="a"/>
        <w:rPr>
          <w:rFonts w:hint="cs"/>
          <w:rtl/>
        </w:rPr>
      </w:pPr>
    </w:p>
    <w:p w14:paraId="5DB7F2C0" w14:textId="77777777" w:rsidR="00000000" w:rsidRDefault="007C71EE">
      <w:pPr>
        <w:pStyle w:val="ac"/>
        <w:rPr>
          <w:rtl/>
        </w:rPr>
      </w:pPr>
      <w:r>
        <w:rPr>
          <w:rFonts w:hint="eastAsia"/>
          <w:rtl/>
        </w:rPr>
        <w:t>עבד</w:t>
      </w:r>
      <w:r>
        <w:rPr>
          <w:rtl/>
        </w:rPr>
        <w:t>-אלמאלכ דהאמשה (רע"ם):</w:t>
      </w:r>
    </w:p>
    <w:p w14:paraId="74E89905" w14:textId="77777777" w:rsidR="00000000" w:rsidRDefault="007C71EE">
      <w:pPr>
        <w:pStyle w:val="a"/>
        <w:rPr>
          <w:rFonts w:hint="cs"/>
          <w:rtl/>
        </w:rPr>
      </w:pPr>
    </w:p>
    <w:p w14:paraId="1A435CE4" w14:textId="77777777" w:rsidR="00000000" w:rsidRDefault="007C71EE">
      <w:pPr>
        <w:pStyle w:val="a"/>
        <w:rPr>
          <w:rFonts w:hint="cs"/>
          <w:rtl/>
        </w:rPr>
      </w:pPr>
      <w:r>
        <w:rPr>
          <w:rFonts w:hint="cs"/>
          <w:rtl/>
        </w:rPr>
        <w:t xml:space="preserve">הם ממושמעים. </w:t>
      </w:r>
    </w:p>
    <w:p w14:paraId="254F44E9" w14:textId="77777777" w:rsidR="00000000" w:rsidRDefault="007C71EE">
      <w:pPr>
        <w:pStyle w:val="a"/>
        <w:rPr>
          <w:rFonts w:hint="cs"/>
          <w:rtl/>
        </w:rPr>
      </w:pPr>
    </w:p>
    <w:p w14:paraId="6D136D51" w14:textId="77777777" w:rsidR="00000000" w:rsidRDefault="007C71EE">
      <w:pPr>
        <w:pStyle w:val="SpeakerCon"/>
        <w:rPr>
          <w:rtl/>
        </w:rPr>
      </w:pPr>
      <w:bookmarkStart w:id="338" w:name="FS000000461T26_05_2003_19_56_10C"/>
      <w:bookmarkEnd w:id="338"/>
    </w:p>
    <w:p w14:paraId="1D55B1FE" w14:textId="77777777" w:rsidR="00000000" w:rsidRDefault="007C71EE">
      <w:pPr>
        <w:pStyle w:val="SpeakerCon"/>
        <w:rPr>
          <w:rtl/>
        </w:rPr>
      </w:pPr>
      <w:r>
        <w:rPr>
          <w:rtl/>
        </w:rPr>
        <w:t>שלום שמחון (העבודה-מימד):</w:t>
      </w:r>
    </w:p>
    <w:p w14:paraId="7B9A1099" w14:textId="77777777" w:rsidR="00000000" w:rsidRDefault="007C71EE">
      <w:pPr>
        <w:pStyle w:val="a"/>
        <w:rPr>
          <w:rtl/>
        </w:rPr>
      </w:pPr>
    </w:p>
    <w:p w14:paraId="607BA7AE" w14:textId="77777777" w:rsidR="00000000" w:rsidRDefault="007C71EE">
      <w:pPr>
        <w:pStyle w:val="a"/>
        <w:rPr>
          <w:rFonts w:hint="cs"/>
          <w:rtl/>
        </w:rPr>
      </w:pPr>
      <w:r>
        <w:rPr>
          <w:rFonts w:hint="cs"/>
          <w:rtl/>
        </w:rPr>
        <w:t>מה זה ממושמעים? אם אתמול הם למדו מהר מאוד מחבר הכנסת סער איך מחליפים אדם שחושב אחרת בהצבעה בוועדת החוץ והביטחון, דווקא על עניין שהוא עקרוני לשינוי, זה אומר שהם לומדים מהר מאוד,</w:t>
      </w:r>
      <w:r>
        <w:rPr>
          <w:rFonts w:hint="cs"/>
          <w:rtl/>
        </w:rPr>
        <w:t xml:space="preserve"> אבל אני לא מניח שזאת הוועדה היחידה שזה קורה בה.</w:t>
      </w:r>
    </w:p>
    <w:p w14:paraId="02DC9FD9" w14:textId="77777777" w:rsidR="00000000" w:rsidRDefault="007C71EE">
      <w:pPr>
        <w:pStyle w:val="a"/>
        <w:rPr>
          <w:rFonts w:hint="cs"/>
          <w:rtl/>
        </w:rPr>
      </w:pPr>
    </w:p>
    <w:p w14:paraId="64ECEEF1" w14:textId="77777777" w:rsidR="00000000" w:rsidRDefault="007C71EE">
      <w:pPr>
        <w:pStyle w:val="ac"/>
        <w:rPr>
          <w:rtl/>
        </w:rPr>
      </w:pPr>
      <w:r>
        <w:rPr>
          <w:rFonts w:hint="eastAsia"/>
          <w:rtl/>
        </w:rPr>
        <w:t>השרה</w:t>
      </w:r>
      <w:r>
        <w:rPr>
          <w:rtl/>
        </w:rPr>
        <w:t xml:space="preserve"> לאיכות הסביבה יהודית נאות:</w:t>
      </w:r>
    </w:p>
    <w:p w14:paraId="70978CB6" w14:textId="77777777" w:rsidR="00000000" w:rsidRDefault="007C71EE">
      <w:pPr>
        <w:pStyle w:val="a"/>
        <w:rPr>
          <w:rFonts w:hint="cs"/>
          <w:rtl/>
        </w:rPr>
      </w:pPr>
    </w:p>
    <w:p w14:paraId="00FE07F3" w14:textId="77777777" w:rsidR="00000000" w:rsidRDefault="007C71EE">
      <w:pPr>
        <w:pStyle w:val="a"/>
        <w:rPr>
          <w:rFonts w:hint="cs"/>
          <w:rtl/>
        </w:rPr>
      </w:pPr>
      <w:r>
        <w:rPr>
          <w:rFonts w:hint="cs"/>
          <w:rtl/>
        </w:rPr>
        <w:t xml:space="preserve">מה זאת דיקטטורה? </w:t>
      </w:r>
    </w:p>
    <w:p w14:paraId="2C83A30F" w14:textId="77777777" w:rsidR="00000000" w:rsidRDefault="007C71EE">
      <w:pPr>
        <w:pStyle w:val="a"/>
        <w:rPr>
          <w:rFonts w:hint="cs"/>
          <w:rtl/>
        </w:rPr>
      </w:pPr>
    </w:p>
    <w:p w14:paraId="51134F9D" w14:textId="77777777" w:rsidR="00000000" w:rsidRDefault="007C71EE">
      <w:pPr>
        <w:pStyle w:val="SpeakerCon"/>
        <w:rPr>
          <w:rtl/>
        </w:rPr>
      </w:pPr>
      <w:bookmarkStart w:id="339" w:name="FS000000461T26_05_2003_19_57_02C"/>
      <w:bookmarkEnd w:id="339"/>
      <w:r>
        <w:rPr>
          <w:rtl/>
        </w:rPr>
        <w:t>שלום שמחון (העבודה-מימד):</w:t>
      </w:r>
    </w:p>
    <w:p w14:paraId="6CE22538" w14:textId="77777777" w:rsidR="00000000" w:rsidRDefault="007C71EE">
      <w:pPr>
        <w:pStyle w:val="a"/>
        <w:rPr>
          <w:rtl/>
        </w:rPr>
      </w:pPr>
    </w:p>
    <w:p w14:paraId="3ABABC25" w14:textId="77777777" w:rsidR="00000000" w:rsidRDefault="007C71EE">
      <w:pPr>
        <w:pStyle w:val="a"/>
        <w:rPr>
          <w:rFonts w:hint="cs"/>
          <w:rtl/>
        </w:rPr>
      </w:pPr>
      <w:r>
        <w:rPr>
          <w:rFonts w:hint="cs"/>
          <w:rtl/>
        </w:rPr>
        <w:t>אתמול בוועדת החוץ והביטחון, בנושא בחורי הישיבות, הוחלף, נדמה לי, חבר הכנסת אילן ליבוביץ בחבר הכנסת רשף, כיוון שחבר הכנסת רשף לא</w:t>
      </w:r>
      <w:r>
        <w:rPr>
          <w:rFonts w:hint="cs"/>
          <w:rtl/>
        </w:rPr>
        <w:t xml:space="preserve"> התכוון להצביע כמו הקואליציה. מי יכול להחליף אותו? הרי מישהו מהליכוד לא יכול להחליף אותו. </w:t>
      </w:r>
    </w:p>
    <w:p w14:paraId="28D0B960" w14:textId="77777777" w:rsidR="00000000" w:rsidRDefault="007C71EE">
      <w:pPr>
        <w:pStyle w:val="a"/>
        <w:rPr>
          <w:rFonts w:hint="cs"/>
          <w:rtl/>
        </w:rPr>
      </w:pPr>
    </w:p>
    <w:p w14:paraId="6A645ADC" w14:textId="77777777" w:rsidR="00000000" w:rsidRDefault="007C71EE">
      <w:pPr>
        <w:pStyle w:val="ac"/>
        <w:rPr>
          <w:rtl/>
        </w:rPr>
      </w:pPr>
      <w:r>
        <w:rPr>
          <w:rFonts w:hint="eastAsia"/>
          <w:rtl/>
        </w:rPr>
        <w:t>השרה</w:t>
      </w:r>
      <w:r>
        <w:rPr>
          <w:rtl/>
        </w:rPr>
        <w:t xml:space="preserve"> לאיכות הסביבה יהודית נאות:</w:t>
      </w:r>
    </w:p>
    <w:p w14:paraId="26FE9299" w14:textId="77777777" w:rsidR="00000000" w:rsidRDefault="007C71EE">
      <w:pPr>
        <w:pStyle w:val="a"/>
        <w:rPr>
          <w:rFonts w:hint="cs"/>
          <w:rtl/>
        </w:rPr>
      </w:pPr>
    </w:p>
    <w:p w14:paraId="0F4AC7E9" w14:textId="77777777" w:rsidR="00000000" w:rsidRDefault="007C71EE">
      <w:pPr>
        <w:pStyle w:val="a"/>
        <w:rPr>
          <w:rFonts w:hint="cs"/>
          <w:rtl/>
        </w:rPr>
      </w:pPr>
      <w:r>
        <w:rPr>
          <w:rFonts w:hint="cs"/>
          <w:rtl/>
        </w:rPr>
        <w:t xml:space="preserve">אני לא יודעת על מה אתה מדבר. </w:t>
      </w:r>
    </w:p>
    <w:p w14:paraId="42E3DE55" w14:textId="77777777" w:rsidR="00000000" w:rsidRDefault="007C71EE">
      <w:pPr>
        <w:pStyle w:val="a"/>
        <w:rPr>
          <w:rFonts w:hint="cs"/>
          <w:rtl/>
        </w:rPr>
      </w:pPr>
    </w:p>
    <w:p w14:paraId="3AD52E8F" w14:textId="77777777" w:rsidR="00000000" w:rsidRDefault="007C71EE">
      <w:pPr>
        <w:pStyle w:val="ac"/>
        <w:rPr>
          <w:rtl/>
        </w:rPr>
      </w:pPr>
      <w:r>
        <w:rPr>
          <w:rFonts w:hint="eastAsia"/>
          <w:rtl/>
        </w:rPr>
        <w:t>אורי</w:t>
      </w:r>
      <w:r>
        <w:rPr>
          <w:rtl/>
        </w:rPr>
        <w:t xml:space="preserve"> יהודה אריאל (האיחוד הלאומי - ישראל ביתנו):</w:t>
      </w:r>
    </w:p>
    <w:p w14:paraId="1F67E8F6" w14:textId="77777777" w:rsidR="00000000" w:rsidRDefault="007C71EE">
      <w:pPr>
        <w:pStyle w:val="a"/>
        <w:rPr>
          <w:rFonts w:hint="cs"/>
          <w:rtl/>
        </w:rPr>
      </w:pPr>
    </w:p>
    <w:p w14:paraId="7060E401" w14:textId="77777777" w:rsidR="00000000" w:rsidRDefault="007C71EE">
      <w:pPr>
        <w:pStyle w:val="a"/>
        <w:rPr>
          <w:rFonts w:hint="cs"/>
          <w:rtl/>
        </w:rPr>
      </w:pPr>
      <w:r>
        <w:rPr>
          <w:rFonts w:hint="cs"/>
          <w:rtl/>
        </w:rPr>
        <w:t>חבר הכנסת שמחון, אני הצבעתי נגד. לידיעתך, הנציג שלכ</w:t>
      </w:r>
      <w:r>
        <w:rPr>
          <w:rFonts w:hint="cs"/>
          <w:rtl/>
        </w:rPr>
        <w:t xml:space="preserve">ם לא הופיע, כי הוא היה עסוק מאוד בלשכה. הייתם יכולים לזכות בעניין, אבל חבר הכנסת רמון לא הגיע. </w:t>
      </w:r>
    </w:p>
    <w:p w14:paraId="5017F4DF" w14:textId="77777777" w:rsidR="00000000" w:rsidRDefault="007C71EE">
      <w:pPr>
        <w:pStyle w:val="a"/>
        <w:rPr>
          <w:rFonts w:hint="cs"/>
          <w:rtl/>
        </w:rPr>
      </w:pPr>
    </w:p>
    <w:p w14:paraId="4219E840" w14:textId="77777777" w:rsidR="00000000" w:rsidRDefault="007C71EE">
      <w:pPr>
        <w:pStyle w:val="SpeakerCon"/>
        <w:rPr>
          <w:rtl/>
        </w:rPr>
      </w:pPr>
      <w:bookmarkStart w:id="340" w:name="FS000000461T26_05_2003_19_59_35C"/>
      <w:bookmarkEnd w:id="340"/>
      <w:r>
        <w:rPr>
          <w:rtl/>
        </w:rPr>
        <w:t>שלום שמחון (העבודה-מימד):</w:t>
      </w:r>
    </w:p>
    <w:p w14:paraId="76EFC5E6" w14:textId="77777777" w:rsidR="00000000" w:rsidRDefault="007C71EE">
      <w:pPr>
        <w:pStyle w:val="a"/>
        <w:rPr>
          <w:rtl/>
        </w:rPr>
      </w:pPr>
    </w:p>
    <w:p w14:paraId="678802E9" w14:textId="77777777" w:rsidR="00000000" w:rsidRDefault="007C71EE">
      <w:pPr>
        <w:pStyle w:val="a"/>
        <w:rPr>
          <w:rFonts w:hint="cs"/>
          <w:rtl/>
        </w:rPr>
      </w:pPr>
      <w:r>
        <w:rPr>
          <w:rFonts w:hint="cs"/>
          <w:rtl/>
        </w:rPr>
        <w:t xml:space="preserve">יכול להיות שבאיזה שלב אני אבקר גם את חברי, אבל אני עוד לא הגעתי לשלב הזה. </w:t>
      </w:r>
    </w:p>
    <w:p w14:paraId="67E4964F" w14:textId="77777777" w:rsidR="00000000" w:rsidRDefault="007C71EE">
      <w:pPr>
        <w:pStyle w:val="a"/>
        <w:rPr>
          <w:rFonts w:hint="cs"/>
          <w:rtl/>
        </w:rPr>
      </w:pPr>
    </w:p>
    <w:p w14:paraId="47674398" w14:textId="77777777" w:rsidR="00000000" w:rsidRDefault="007C71EE">
      <w:pPr>
        <w:pStyle w:val="ac"/>
        <w:rPr>
          <w:rtl/>
        </w:rPr>
      </w:pPr>
      <w:r>
        <w:rPr>
          <w:rFonts w:hint="eastAsia"/>
          <w:rtl/>
        </w:rPr>
        <w:t>השרה</w:t>
      </w:r>
      <w:r>
        <w:rPr>
          <w:rtl/>
        </w:rPr>
        <w:t xml:space="preserve"> לאיכות הסביבה יהודית נאות:</w:t>
      </w:r>
    </w:p>
    <w:p w14:paraId="5F98F176" w14:textId="77777777" w:rsidR="00000000" w:rsidRDefault="007C71EE">
      <w:pPr>
        <w:pStyle w:val="a"/>
        <w:rPr>
          <w:rFonts w:hint="cs"/>
          <w:rtl/>
        </w:rPr>
      </w:pPr>
    </w:p>
    <w:p w14:paraId="09743481" w14:textId="77777777" w:rsidR="00000000" w:rsidRDefault="007C71EE">
      <w:pPr>
        <w:pStyle w:val="a"/>
        <w:rPr>
          <w:rFonts w:hint="cs"/>
          <w:rtl/>
        </w:rPr>
      </w:pPr>
      <w:r>
        <w:rPr>
          <w:rFonts w:hint="cs"/>
          <w:rtl/>
        </w:rPr>
        <w:t>הנציג שלנו זה אילן ליבו</w:t>
      </w:r>
      <w:r>
        <w:rPr>
          <w:rFonts w:hint="cs"/>
          <w:rtl/>
        </w:rPr>
        <w:t xml:space="preserve">ביץ, לא חן רשף. </w:t>
      </w:r>
    </w:p>
    <w:p w14:paraId="4A0EFD46" w14:textId="77777777" w:rsidR="00000000" w:rsidRDefault="007C71EE">
      <w:pPr>
        <w:pStyle w:val="a"/>
        <w:rPr>
          <w:rFonts w:hint="cs"/>
          <w:rtl/>
        </w:rPr>
      </w:pPr>
    </w:p>
    <w:p w14:paraId="3C173A0D" w14:textId="77777777" w:rsidR="00000000" w:rsidRDefault="007C71EE">
      <w:pPr>
        <w:pStyle w:val="SpeakerCon"/>
        <w:rPr>
          <w:rtl/>
        </w:rPr>
      </w:pPr>
      <w:bookmarkStart w:id="341" w:name="FS000000461T26_05_2003_20_00_16C"/>
      <w:bookmarkEnd w:id="341"/>
      <w:r>
        <w:rPr>
          <w:rtl/>
        </w:rPr>
        <w:t>שלום שמחון (העבודה-מימד):</w:t>
      </w:r>
    </w:p>
    <w:p w14:paraId="621AD378" w14:textId="77777777" w:rsidR="00000000" w:rsidRDefault="007C71EE">
      <w:pPr>
        <w:pStyle w:val="a"/>
        <w:rPr>
          <w:rtl/>
        </w:rPr>
      </w:pPr>
    </w:p>
    <w:p w14:paraId="3A2F9F20" w14:textId="77777777" w:rsidR="00000000" w:rsidRDefault="007C71EE">
      <w:pPr>
        <w:pStyle w:val="a"/>
        <w:rPr>
          <w:rFonts w:hint="cs"/>
          <w:rtl/>
        </w:rPr>
      </w:pPr>
      <w:r>
        <w:rPr>
          <w:rFonts w:hint="cs"/>
          <w:rtl/>
        </w:rPr>
        <w:t xml:space="preserve">אז הם החליפו מישהו מביניהם. </w:t>
      </w:r>
    </w:p>
    <w:p w14:paraId="4FF8641E" w14:textId="77777777" w:rsidR="00000000" w:rsidRDefault="007C71EE">
      <w:pPr>
        <w:pStyle w:val="a"/>
        <w:rPr>
          <w:rFonts w:hint="cs"/>
          <w:rtl/>
        </w:rPr>
      </w:pPr>
    </w:p>
    <w:p w14:paraId="0725B668" w14:textId="77777777" w:rsidR="00000000" w:rsidRDefault="007C71EE">
      <w:pPr>
        <w:pStyle w:val="ac"/>
        <w:rPr>
          <w:rtl/>
        </w:rPr>
      </w:pPr>
      <w:r>
        <w:rPr>
          <w:rFonts w:hint="eastAsia"/>
          <w:rtl/>
        </w:rPr>
        <w:t>אורי</w:t>
      </w:r>
      <w:r>
        <w:rPr>
          <w:rtl/>
        </w:rPr>
        <w:t xml:space="preserve"> יהודה אריאל (האיחוד הלאומי - ישראל ביתנו):</w:t>
      </w:r>
    </w:p>
    <w:p w14:paraId="4CD36FA6" w14:textId="77777777" w:rsidR="00000000" w:rsidRDefault="007C71EE">
      <w:pPr>
        <w:pStyle w:val="a"/>
        <w:rPr>
          <w:rFonts w:hint="cs"/>
          <w:rtl/>
        </w:rPr>
      </w:pPr>
    </w:p>
    <w:p w14:paraId="666F1229" w14:textId="77777777" w:rsidR="00000000" w:rsidRDefault="007C71EE">
      <w:pPr>
        <w:pStyle w:val="a"/>
        <w:rPr>
          <w:rFonts w:hint="cs"/>
          <w:rtl/>
        </w:rPr>
      </w:pPr>
      <w:r>
        <w:rPr>
          <w:rFonts w:hint="cs"/>
          <w:rtl/>
        </w:rPr>
        <w:t>חבר הכנסת ליבוביץ החליף את חבר הכנסת דורון.</w:t>
      </w:r>
    </w:p>
    <w:p w14:paraId="4E18AD73" w14:textId="77777777" w:rsidR="00000000" w:rsidRDefault="007C71EE">
      <w:pPr>
        <w:pStyle w:val="a"/>
        <w:rPr>
          <w:rFonts w:hint="cs"/>
          <w:rtl/>
        </w:rPr>
      </w:pPr>
      <w:r>
        <w:rPr>
          <w:rFonts w:hint="cs"/>
          <w:rtl/>
        </w:rPr>
        <w:t xml:space="preserve"> </w:t>
      </w:r>
    </w:p>
    <w:p w14:paraId="23C2E69A" w14:textId="77777777" w:rsidR="00000000" w:rsidRDefault="007C71EE">
      <w:pPr>
        <w:pStyle w:val="SpeakerCon"/>
        <w:rPr>
          <w:rtl/>
        </w:rPr>
      </w:pPr>
      <w:bookmarkStart w:id="342" w:name="FS000000461T26_05_2003_20_00_49C"/>
      <w:bookmarkEnd w:id="342"/>
      <w:r>
        <w:rPr>
          <w:rtl/>
        </w:rPr>
        <w:t>שלום שמחון (העבודה-מימד):</w:t>
      </w:r>
    </w:p>
    <w:p w14:paraId="071562E9" w14:textId="77777777" w:rsidR="00000000" w:rsidRDefault="007C71EE">
      <w:pPr>
        <w:pStyle w:val="a"/>
        <w:rPr>
          <w:rtl/>
        </w:rPr>
      </w:pPr>
    </w:p>
    <w:p w14:paraId="5A804AA0" w14:textId="77777777" w:rsidR="00000000" w:rsidRDefault="007C71EE">
      <w:pPr>
        <w:pStyle w:val="a"/>
        <w:rPr>
          <w:rFonts w:hint="cs"/>
          <w:rtl/>
        </w:rPr>
      </w:pPr>
      <w:r>
        <w:rPr>
          <w:rFonts w:hint="cs"/>
          <w:rtl/>
        </w:rPr>
        <w:t xml:space="preserve">העובדה שגם בעניינים עקרוניים, לצערי </w:t>
      </w:r>
      <w:r>
        <w:rPr>
          <w:rtl/>
        </w:rPr>
        <w:t>–</w:t>
      </w:r>
      <w:r>
        <w:rPr>
          <w:rFonts w:hint="cs"/>
          <w:rtl/>
        </w:rPr>
        <w:t xml:space="preserve"> ואני אומר את זה דווקא</w:t>
      </w:r>
      <w:r>
        <w:rPr>
          <w:rFonts w:hint="cs"/>
          <w:rtl/>
        </w:rPr>
        <w:t xml:space="preserve"> מאחר שאני יושב-ראש ועדה, ואני מאוד נהנה משיתוף פעולה, לפחות של חלק מהנציגים שלכם, בוועדת הכלכלה של הכנסת </w:t>
      </w:r>
      <w:r>
        <w:rPr>
          <w:rtl/>
        </w:rPr>
        <w:t>–</w:t>
      </w:r>
      <w:r>
        <w:rPr>
          <w:rFonts w:hint="cs"/>
          <w:rtl/>
        </w:rPr>
        <w:t xml:space="preserve"> ודווקא בעניין הזה, העצמאות המחשבתית שהולכת ונפגעת אצל חברי הכנסת, תהיה בעייתית לכנסת ישראל, ואני משוכנע לחלוטין שההליך שקורה פה כרגע הוא הליך לא נכו</w:t>
      </w:r>
      <w:r>
        <w:rPr>
          <w:rFonts w:hint="cs"/>
          <w:rtl/>
        </w:rPr>
        <w:t xml:space="preserve">ן. ההליך שאתה נבחר לוועדה מסוימת ובכל רגע יכולים להחליף אותך כי אתה חושב אחרת, בסופו של דבר יפעל כבומרנג גם על הממשלה. </w:t>
      </w:r>
    </w:p>
    <w:p w14:paraId="06BBCEFE" w14:textId="77777777" w:rsidR="00000000" w:rsidRDefault="007C71EE">
      <w:pPr>
        <w:pStyle w:val="a"/>
        <w:rPr>
          <w:rFonts w:hint="cs"/>
          <w:rtl/>
        </w:rPr>
      </w:pPr>
    </w:p>
    <w:p w14:paraId="6E00AB34" w14:textId="77777777" w:rsidR="00000000" w:rsidRDefault="007C71EE">
      <w:pPr>
        <w:pStyle w:val="a"/>
        <w:rPr>
          <w:rFonts w:hint="cs"/>
          <w:rtl/>
        </w:rPr>
      </w:pPr>
      <w:r>
        <w:rPr>
          <w:rFonts w:hint="cs"/>
          <w:rtl/>
        </w:rPr>
        <w:t>נדמה לי שבעניין הזה ההתנהגות הדורסנית בוועדת הכספים של הכנסת - - -</w:t>
      </w:r>
    </w:p>
    <w:p w14:paraId="2AB4EE4A" w14:textId="77777777" w:rsidR="00000000" w:rsidRDefault="007C71EE">
      <w:pPr>
        <w:pStyle w:val="a"/>
        <w:rPr>
          <w:rFonts w:hint="cs"/>
          <w:rtl/>
        </w:rPr>
      </w:pPr>
    </w:p>
    <w:p w14:paraId="7A266538" w14:textId="77777777" w:rsidR="00000000" w:rsidRDefault="007C71EE">
      <w:pPr>
        <w:pStyle w:val="ac"/>
        <w:rPr>
          <w:rtl/>
        </w:rPr>
      </w:pPr>
      <w:r>
        <w:rPr>
          <w:rFonts w:hint="eastAsia"/>
          <w:rtl/>
        </w:rPr>
        <w:t>חיים</w:t>
      </w:r>
      <w:r>
        <w:rPr>
          <w:rtl/>
        </w:rPr>
        <w:t xml:space="preserve"> אורון (מרצ):</w:t>
      </w:r>
    </w:p>
    <w:p w14:paraId="2E061B78" w14:textId="77777777" w:rsidR="00000000" w:rsidRDefault="007C71EE">
      <w:pPr>
        <w:pStyle w:val="a"/>
        <w:rPr>
          <w:rFonts w:hint="cs"/>
          <w:rtl/>
        </w:rPr>
      </w:pPr>
    </w:p>
    <w:p w14:paraId="3B588377" w14:textId="77777777" w:rsidR="00000000" w:rsidRDefault="007C71EE">
      <w:pPr>
        <w:pStyle w:val="a"/>
        <w:rPr>
          <w:rFonts w:hint="cs"/>
          <w:rtl/>
        </w:rPr>
      </w:pPr>
      <w:r>
        <w:rPr>
          <w:rFonts w:hint="cs"/>
          <w:rtl/>
        </w:rPr>
        <w:t xml:space="preserve">אפשר להפריע לך לשנייה? </w:t>
      </w:r>
    </w:p>
    <w:p w14:paraId="4DB840E6" w14:textId="77777777" w:rsidR="00000000" w:rsidRDefault="007C71EE">
      <w:pPr>
        <w:pStyle w:val="a"/>
        <w:rPr>
          <w:rFonts w:hint="cs"/>
          <w:rtl/>
        </w:rPr>
      </w:pPr>
    </w:p>
    <w:p w14:paraId="309E9B23" w14:textId="77777777" w:rsidR="00000000" w:rsidRDefault="007C71EE">
      <w:pPr>
        <w:pStyle w:val="ad"/>
        <w:rPr>
          <w:rtl/>
        </w:rPr>
      </w:pPr>
      <w:r>
        <w:rPr>
          <w:rtl/>
        </w:rPr>
        <w:t>היו"ר מיכאל נודלמן:</w:t>
      </w:r>
    </w:p>
    <w:p w14:paraId="4FB2508D" w14:textId="77777777" w:rsidR="00000000" w:rsidRDefault="007C71EE">
      <w:pPr>
        <w:pStyle w:val="a"/>
        <w:rPr>
          <w:rtl/>
        </w:rPr>
      </w:pPr>
    </w:p>
    <w:p w14:paraId="06C90BF7" w14:textId="77777777" w:rsidR="00000000" w:rsidRDefault="007C71EE">
      <w:pPr>
        <w:pStyle w:val="a"/>
        <w:rPr>
          <w:rFonts w:hint="cs"/>
          <w:rtl/>
        </w:rPr>
      </w:pPr>
      <w:r>
        <w:rPr>
          <w:rFonts w:hint="cs"/>
          <w:rtl/>
        </w:rPr>
        <w:t>זה</w:t>
      </w:r>
      <w:r>
        <w:rPr>
          <w:rFonts w:hint="cs"/>
          <w:rtl/>
        </w:rPr>
        <w:t xml:space="preserve"> על חשבון הזמן שלך. </w:t>
      </w:r>
    </w:p>
    <w:p w14:paraId="69DCB4EE" w14:textId="77777777" w:rsidR="00000000" w:rsidRDefault="007C71EE">
      <w:pPr>
        <w:pStyle w:val="a"/>
        <w:rPr>
          <w:rFonts w:hint="cs"/>
          <w:rtl/>
        </w:rPr>
      </w:pPr>
    </w:p>
    <w:p w14:paraId="53160320" w14:textId="77777777" w:rsidR="00000000" w:rsidRDefault="007C71EE">
      <w:pPr>
        <w:pStyle w:val="ac"/>
        <w:rPr>
          <w:rtl/>
        </w:rPr>
      </w:pPr>
      <w:r>
        <w:rPr>
          <w:rFonts w:hint="eastAsia"/>
          <w:rtl/>
        </w:rPr>
        <w:t>חיים</w:t>
      </w:r>
      <w:r>
        <w:rPr>
          <w:rtl/>
        </w:rPr>
        <w:t xml:space="preserve"> אורון (מרצ):</w:t>
      </w:r>
    </w:p>
    <w:p w14:paraId="0E82B559" w14:textId="77777777" w:rsidR="00000000" w:rsidRDefault="007C71EE">
      <w:pPr>
        <w:pStyle w:val="a"/>
        <w:rPr>
          <w:rFonts w:hint="cs"/>
          <w:rtl/>
        </w:rPr>
      </w:pPr>
    </w:p>
    <w:p w14:paraId="4773DF30" w14:textId="77777777" w:rsidR="00000000" w:rsidRDefault="007C71EE">
      <w:pPr>
        <w:pStyle w:val="a"/>
        <w:rPr>
          <w:rFonts w:hint="cs"/>
          <w:rtl/>
        </w:rPr>
      </w:pPr>
      <w:r>
        <w:rPr>
          <w:rFonts w:hint="cs"/>
          <w:rtl/>
        </w:rPr>
        <w:t xml:space="preserve">בוועדת הכספים זה דבר מקובל. בוועדת הכספים, מתוך שישה אנשי ליכוד שלושה השתכנעו שהתוכנית לא טובה, והחליפו אותם. </w:t>
      </w:r>
    </w:p>
    <w:p w14:paraId="434615B2" w14:textId="77777777" w:rsidR="00000000" w:rsidRDefault="007C71EE">
      <w:pPr>
        <w:pStyle w:val="a"/>
        <w:rPr>
          <w:rFonts w:hint="cs"/>
          <w:rtl/>
        </w:rPr>
      </w:pPr>
    </w:p>
    <w:p w14:paraId="72BB1EA9" w14:textId="77777777" w:rsidR="00000000" w:rsidRDefault="007C71EE">
      <w:pPr>
        <w:pStyle w:val="SpeakerCon"/>
        <w:rPr>
          <w:rtl/>
        </w:rPr>
      </w:pPr>
      <w:bookmarkStart w:id="343" w:name="FS000000461T26_05_2003_20_02_33C"/>
      <w:bookmarkEnd w:id="343"/>
      <w:r>
        <w:rPr>
          <w:rtl/>
        </w:rPr>
        <w:t>שלום שמחון (העבודה-מימד):</w:t>
      </w:r>
    </w:p>
    <w:p w14:paraId="0F9420CD" w14:textId="77777777" w:rsidR="00000000" w:rsidRDefault="007C71EE">
      <w:pPr>
        <w:pStyle w:val="a"/>
        <w:rPr>
          <w:rtl/>
        </w:rPr>
      </w:pPr>
    </w:p>
    <w:p w14:paraId="40BAFF10" w14:textId="77777777" w:rsidR="00000000" w:rsidRDefault="007C71EE">
      <w:pPr>
        <w:pStyle w:val="a"/>
        <w:rPr>
          <w:rFonts w:hint="cs"/>
          <w:rtl/>
        </w:rPr>
      </w:pPr>
      <w:r>
        <w:rPr>
          <w:rFonts w:hint="cs"/>
          <w:rtl/>
        </w:rPr>
        <w:t xml:space="preserve">זה מה שאני אומר. </w:t>
      </w:r>
    </w:p>
    <w:p w14:paraId="60D7D131" w14:textId="77777777" w:rsidR="00000000" w:rsidRDefault="007C71EE">
      <w:pPr>
        <w:pStyle w:val="a"/>
        <w:rPr>
          <w:rFonts w:hint="cs"/>
          <w:rtl/>
        </w:rPr>
      </w:pPr>
    </w:p>
    <w:p w14:paraId="52813079" w14:textId="77777777" w:rsidR="00000000" w:rsidRDefault="007C71EE">
      <w:pPr>
        <w:pStyle w:val="ac"/>
        <w:rPr>
          <w:rtl/>
        </w:rPr>
      </w:pPr>
      <w:r>
        <w:rPr>
          <w:rFonts w:hint="eastAsia"/>
          <w:rtl/>
        </w:rPr>
        <w:t>חיים</w:t>
      </w:r>
      <w:r>
        <w:rPr>
          <w:rtl/>
        </w:rPr>
        <w:t xml:space="preserve"> אורון (מרצ):</w:t>
      </w:r>
    </w:p>
    <w:p w14:paraId="412D6C78" w14:textId="77777777" w:rsidR="00000000" w:rsidRDefault="007C71EE">
      <w:pPr>
        <w:pStyle w:val="a"/>
        <w:rPr>
          <w:rFonts w:hint="cs"/>
          <w:rtl/>
        </w:rPr>
      </w:pPr>
    </w:p>
    <w:p w14:paraId="06A7219F" w14:textId="77777777" w:rsidR="00000000" w:rsidRDefault="007C71EE">
      <w:pPr>
        <w:pStyle w:val="a"/>
        <w:rPr>
          <w:rFonts w:hint="cs"/>
          <w:rtl/>
        </w:rPr>
      </w:pPr>
      <w:r>
        <w:rPr>
          <w:rFonts w:hint="cs"/>
          <w:rtl/>
        </w:rPr>
        <w:t xml:space="preserve">כדי שיהודית נאות לא תהיה כל כך מרוצה, </w:t>
      </w:r>
      <w:r>
        <w:rPr>
          <w:rFonts w:hint="cs"/>
          <w:rtl/>
        </w:rPr>
        <w:t xml:space="preserve">אני אגיד לה שהיה סעיף לגבי הטבת מס ליישובי הערבה. אם יש מקום שמגיעה לו הטבת מס - זה לא שום מקום אחר. היה לזה רוב. </w:t>
      </w:r>
    </w:p>
    <w:p w14:paraId="54C18510" w14:textId="77777777" w:rsidR="00000000" w:rsidRDefault="007C71EE">
      <w:pPr>
        <w:pStyle w:val="a"/>
        <w:rPr>
          <w:rFonts w:hint="cs"/>
          <w:rtl/>
        </w:rPr>
      </w:pPr>
    </w:p>
    <w:p w14:paraId="1F1A8869" w14:textId="77777777" w:rsidR="00000000" w:rsidRDefault="007C71EE">
      <w:pPr>
        <w:pStyle w:val="SpeakerCon"/>
        <w:rPr>
          <w:rtl/>
        </w:rPr>
      </w:pPr>
      <w:bookmarkStart w:id="344" w:name="FS000000461T26_05_2003_20_05_38C"/>
      <w:bookmarkEnd w:id="344"/>
      <w:r>
        <w:rPr>
          <w:rtl/>
        </w:rPr>
        <w:t>שלום שמחון (העבודה-מימד):</w:t>
      </w:r>
    </w:p>
    <w:p w14:paraId="57EFF691" w14:textId="77777777" w:rsidR="00000000" w:rsidRDefault="007C71EE">
      <w:pPr>
        <w:pStyle w:val="a"/>
        <w:rPr>
          <w:rtl/>
        </w:rPr>
      </w:pPr>
    </w:p>
    <w:p w14:paraId="2BD2EB06" w14:textId="77777777" w:rsidR="00000000" w:rsidRDefault="007C71EE">
      <w:pPr>
        <w:pStyle w:val="a"/>
        <w:rPr>
          <w:rFonts w:hint="cs"/>
          <w:rtl/>
        </w:rPr>
      </w:pPr>
      <w:r>
        <w:rPr>
          <w:rFonts w:hint="cs"/>
          <w:rtl/>
        </w:rPr>
        <w:t xml:space="preserve">היה רוב ליישובי הערבה. </w:t>
      </w:r>
    </w:p>
    <w:p w14:paraId="558F108E" w14:textId="77777777" w:rsidR="00000000" w:rsidRDefault="007C71EE">
      <w:pPr>
        <w:pStyle w:val="a"/>
        <w:rPr>
          <w:rFonts w:hint="cs"/>
          <w:rtl/>
        </w:rPr>
      </w:pPr>
    </w:p>
    <w:p w14:paraId="6C7B0D72" w14:textId="77777777" w:rsidR="00000000" w:rsidRDefault="007C71EE">
      <w:pPr>
        <w:pStyle w:val="ac"/>
        <w:rPr>
          <w:rtl/>
        </w:rPr>
      </w:pPr>
    </w:p>
    <w:p w14:paraId="47BFC3E7" w14:textId="77777777" w:rsidR="00000000" w:rsidRDefault="007C71EE">
      <w:pPr>
        <w:pStyle w:val="ac"/>
        <w:rPr>
          <w:rtl/>
        </w:rPr>
      </w:pPr>
      <w:r>
        <w:rPr>
          <w:rFonts w:hint="eastAsia"/>
          <w:rtl/>
        </w:rPr>
        <w:t>השרה</w:t>
      </w:r>
      <w:r>
        <w:rPr>
          <w:rtl/>
        </w:rPr>
        <w:t xml:space="preserve"> לאיכות הסביבה יהודית נאות:</w:t>
      </w:r>
    </w:p>
    <w:p w14:paraId="22CB4791" w14:textId="77777777" w:rsidR="00000000" w:rsidRDefault="007C71EE">
      <w:pPr>
        <w:pStyle w:val="a"/>
        <w:rPr>
          <w:rFonts w:hint="cs"/>
          <w:rtl/>
        </w:rPr>
      </w:pPr>
    </w:p>
    <w:p w14:paraId="6B854690" w14:textId="77777777" w:rsidR="00000000" w:rsidRDefault="007C71EE">
      <w:pPr>
        <w:pStyle w:val="a"/>
        <w:rPr>
          <w:rFonts w:hint="cs"/>
          <w:rtl/>
        </w:rPr>
      </w:pPr>
      <w:r>
        <w:rPr>
          <w:rFonts w:hint="cs"/>
          <w:rtl/>
        </w:rPr>
        <w:t xml:space="preserve">מגיע להם לפני נגבה. </w:t>
      </w:r>
    </w:p>
    <w:p w14:paraId="72F0E7B0" w14:textId="77777777" w:rsidR="00000000" w:rsidRDefault="007C71EE">
      <w:pPr>
        <w:pStyle w:val="a"/>
        <w:rPr>
          <w:rFonts w:hint="cs"/>
          <w:rtl/>
        </w:rPr>
      </w:pPr>
    </w:p>
    <w:p w14:paraId="1EF54200" w14:textId="77777777" w:rsidR="00000000" w:rsidRDefault="007C71EE">
      <w:pPr>
        <w:pStyle w:val="ac"/>
        <w:rPr>
          <w:rtl/>
        </w:rPr>
      </w:pPr>
      <w:r>
        <w:rPr>
          <w:rFonts w:hint="eastAsia"/>
          <w:rtl/>
        </w:rPr>
        <w:t>חיים</w:t>
      </w:r>
      <w:r>
        <w:rPr>
          <w:rtl/>
        </w:rPr>
        <w:t xml:space="preserve"> אורון (מרצ):</w:t>
      </w:r>
    </w:p>
    <w:p w14:paraId="41F1C59A" w14:textId="77777777" w:rsidR="00000000" w:rsidRDefault="007C71EE">
      <w:pPr>
        <w:pStyle w:val="a"/>
        <w:rPr>
          <w:rFonts w:hint="cs"/>
          <w:rtl/>
        </w:rPr>
      </w:pPr>
    </w:p>
    <w:p w14:paraId="73368959" w14:textId="77777777" w:rsidR="00000000" w:rsidRDefault="007C71EE">
      <w:pPr>
        <w:pStyle w:val="a"/>
        <w:rPr>
          <w:rFonts w:hint="cs"/>
          <w:rtl/>
        </w:rPr>
      </w:pPr>
      <w:r>
        <w:rPr>
          <w:rFonts w:hint="cs"/>
          <w:rtl/>
        </w:rPr>
        <w:t>את יכולה להגי</w:t>
      </w:r>
      <w:r>
        <w:rPr>
          <w:rFonts w:hint="cs"/>
          <w:rtl/>
        </w:rPr>
        <w:t xml:space="preserve">ד עשר פעמים נגבה. </w:t>
      </w:r>
    </w:p>
    <w:p w14:paraId="0E400476" w14:textId="77777777" w:rsidR="00000000" w:rsidRDefault="007C71EE">
      <w:pPr>
        <w:pStyle w:val="a"/>
        <w:rPr>
          <w:rFonts w:hint="cs"/>
          <w:rtl/>
        </w:rPr>
      </w:pPr>
    </w:p>
    <w:p w14:paraId="48F7D059" w14:textId="77777777" w:rsidR="00000000" w:rsidRDefault="007C71EE">
      <w:pPr>
        <w:pStyle w:val="ac"/>
        <w:rPr>
          <w:rtl/>
        </w:rPr>
      </w:pPr>
      <w:r>
        <w:rPr>
          <w:rFonts w:hint="eastAsia"/>
          <w:rtl/>
        </w:rPr>
        <w:t>השרה</w:t>
      </w:r>
      <w:r>
        <w:rPr>
          <w:rtl/>
        </w:rPr>
        <w:t xml:space="preserve"> לאיכות הסביבה יהודית נאות:</w:t>
      </w:r>
    </w:p>
    <w:p w14:paraId="6600C9FC" w14:textId="77777777" w:rsidR="00000000" w:rsidRDefault="007C71EE">
      <w:pPr>
        <w:pStyle w:val="a"/>
        <w:rPr>
          <w:rFonts w:hint="cs"/>
          <w:rtl/>
        </w:rPr>
      </w:pPr>
    </w:p>
    <w:p w14:paraId="4751B8B7" w14:textId="77777777" w:rsidR="00000000" w:rsidRDefault="007C71EE">
      <w:pPr>
        <w:pStyle w:val="a"/>
        <w:rPr>
          <w:rFonts w:hint="cs"/>
          <w:rtl/>
        </w:rPr>
      </w:pPr>
      <w:r>
        <w:rPr>
          <w:rFonts w:hint="cs"/>
          <w:rtl/>
        </w:rPr>
        <w:t>כבר בקדנציה הקודמת - - -</w:t>
      </w:r>
    </w:p>
    <w:p w14:paraId="25281B19" w14:textId="77777777" w:rsidR="00000000" w:rsidRDefault="007C71EE">
      <w:pPr>
        <w:pStyle w:val="a"/>
        <w:rPr>
          <w:rFonts w:hint="cs"/>
          <w:rtl/>
        </w:rPr>
      </w:pPr>
    </w:p>
    <w:p w14:paraId="0EA46706" w14:textId="77777777" w:rsidR="00000000" w:rsidRDefault="007C71EE">
      <w:pPr>
        <w:pStyle w:val="SpeakerCon"/>
        <w:rPr>
          <w:rtl/>
        </w:rPr>
      </w:pPr>
      <w:bookmarkStart w:id="345" w:name="FS000000461T26_05_2003_20_06_37C"/>
      <w:bookmarkEnd w:id="345"/>
      <w:r>
        <w:rPr>
          <w:rtl/>
        </w:rPr>
        <w:t>שלום שמחון (העבודה-מימד):</w:t>
      </w:r>
    </w:p>
    <w:p w14:paraId="54111BF5" w14:textId="77777777" w:rsidR="00000000" w:rsidRDefault="007C71EE">
      <w:pPr>
        <w:pStyle w:val="a"/>
        <w:rPr>
          <w:rtl/>
        </w:rPr>
      </w:pPr>
    </w:p>
    <w:p w14:paraId="2F6A6A7C" w14:textId="77777777" w:rsidR="00000000" w:rsidRDefault="007C71EE">
      <w:pPr>
        <w:pStyle w:val="a"/>
        <w:rPr>
          <w:rFonts w:hint="cs"/>
          <w:rtl/>
        </w:rPr>
      </w:pPr>
      <w:r>
        <w:rPr>
          <w:rFonts w:hint="cs"/>
          <w:rtl/>
        </w:rPr>
        <w:t xml:space="preserve">גברתי השרה, אני אמרתי היום בוועדה שאני עומד בראשה, שליישובי הערבה מגיעה הטבה במס לפני כל יישוב, לרבות יישובי גבול הצפון, לרבות קריית-שמונה ואבן-מנחם, </w:t>
      </w:r>
      <w:r>
        <w:rPr>
          <w:rFonts w:hint="cs"/>
          <w:rtl/>
        </w:rPr>
        <w:t xml:space="preserve">שם אני גר. אין על זה ויכוח. </w:t>
      </w:r>
    </w:p>
    <w:p w14:paraId="2083E0C7" w14:textId="77777777" w:rsidR="00000000" w:rsidRDefault="007C71EE">
      <w:pPr>
        <w:pStyle w:val="a"/>
        <w:rPr>
          <w:rFonts w:hint="cs"/>
          <w:rtl/>
        </w:rPr>
      </w:pPr>
    </w:p>
    <w:p w14:paraId="7E5301F0" w14:textId="77777777" w:rsidR="00000000" w:rsidRDefault="007C71EE">
      <w:pPr>
        <w:pStyle w:val="ac"/>
        <w:rPr>
          <w:rtl/>
        </w:rPr>
      </w:pPr>
      <w:r>
        <w:rPr>
          <w:rFonts w:hint="eastAsia"/>
          <w:rtl/>
        </w:rPr>
        <w:t>חיים</w:t>
      </w:r>
      <w:r>
        <w:rPr>
          <w:rtl/>
        </w:rPr>
        <w:t xml:space="preserve"> אורון (מרצ):</w:t>
      </w:r>
    </w:p>
    <w:p w14:paraId="517E579C" w14:textId="77777777" w:rsidR="00000000" w:rsidRDefault="007C71EE">
      <w:pPr>
        <w:pStyle w:val="a"/>
        <w:rPr>
          <w:rFonts w:hint="cs"/>
          <w:rtl/>
        </w:rPr>
      </w:pPr>
    </w:p>
    <w:p w14:paraId="76F3EC96" w14:textId="77777777" w:rsidR="00000000" w:rsidRDefault="007C71EE">
      <w:pPr>
        <w:pStyle w:val="a"/>
        <w:rPr>
          <w:rFonts w:hint="cs"/>
          <w:rtl/>
        </w:rPr>
      </w:pPr>
      <w:r>
        <w:rPr>
          <w:rFonts w:hint="cs"/>
          <w:rtl/>
        </w:rPr>
        <w:t xml:space="preserve">היה לנו רוב. חברי שינוי הצביעו אתנו. הכניסו אותם לחדר, הסבירו להם איפה הערבה. הם הבינו שהערבה היא בין גדרה לחדרה. הם שינו את דעתם, ואין לערבה הטבות מס. </w:t>
      </w:r>
    </w:p>
    <w:p w14:paraId="06C82C6F" w14:textId="77777777" w:rsidR="00000000" w:rsidRDefault="007C71EE">
      <w:pPr>
        <w:pStyle w:val="a"/>
        <w:rPr>
          <w:rFonts w:hint="cs"/>
          <w:rtl/>
        </w:rPr>
      </w:pPr>
    </w:p>
    <w:p w14:paraId="485D4E34" w14:textId="77777777" w:rsidR="00000000" w:rsidRDefault="007C71EE">
      <w:pPr>
        <w:pStyle w:val="ac"/>
        <w:rPr>
          <w:rtl/>
        </w:rPr>
      </w:pPr>
      <w:r>
        <w:rPr>
          <w:rFonts w:hint="eastAsia"/>
          <w:rtl/>
        </w:rPr>
        <w:t>אורי</w:t>
      </w:r>
      <w:r>
        <w:rPr>
          <w:rtl/>
        </w:rPr>
        <w:t xml:space="preserve"> יהודה אריאל (האיחוד הלאומי - ישראל ביתנו):</w:t>
      </w:r>
    </w:p>
    <w:p w14:paraId="3E8DFD5A" w14:textId="77777777" w:rsidR="00000000" w:rsidRDefault="007C71EE">
      <w:pPr>
        <w:pStyle w:val="a"/>
        <w:rPr>
          <w:rFonts w:hint="cs"/>
          <w:rtl/>
        </w:rPr>
      </w:pPr>
    </w:p>
    <w:p w14:paraId="683D4514" w14:textId="77777777" w:rsidR="00000000" w:rsidRDefault="007C71EE">
      <w:pPr>
        <w:pStyle w:val="a"/>
        <w:rPr>
          <w:rFonts w:hint="cs"/>
          <w:rtl/>
        </w:rPr>
      </w:pPr>
      <w:r>
        <w:rPr>
          <w:rFonts w:hint="cs"/>
          <w:rtl/>
        </w:rPr>
        <w:t xml:space="preserve">אני </w:t>
      </w:r>
      <w:r>
        <w:rPr>
          <w:rFonts w:hint="cs"/>
          <w:rtl/>
        </w:rPr>
        <w:t xml:space="preserve">רואה שמשהו הם למדו. </w:t>
      </w:r>
    </w:p>
    <w:p w14:paraId="118FF2E0" w14:textId="77777777" w:rsidR="00000000" w:rsidRDefault="007C71EE">
      <w:pPr>
        <w:pStyle w:val="a"/>
        <w:rPr>
          <w:rFonts w:hint="cs"/>
          <w:rtl/>
        </w:rPr>
      </w:pPr>
    </w:p>
    <w:p w14:paraId="5A653059" w14:textId="77777777" w:rsidR="00000000" w:rsidRDefault="007C71EE">
      <w:pPr>
        <w:pStyle w:val="ac"/>
        <w:rPr>
          <w:rtl/>
        </w:rPr>
      </w:pPr>
      <w:r>
        <w:rPr>
          <w:rFonts w:hint="eastAsia"/>
          <w:rtl/>
        </w:rPr>
        <w:t>השרה</w:t>
      </w:r>
      <w:r>
        <w:rPr>
          <w:rtl/>
        </w:rPr>
        <w:t xml:space="preserve"> לאיכות הסביבה יהודית נאות:</w:t>
      </w:r>
    </w:p>
    <w:p w14:paraId="76FCB047" w14:textId="77777777" w:rsidR="00000000" w:rsidRDefault="007C71EE">
      <w:pPr>
        <w:pStyle w:val="a"/>
        <w:rPr>
          <w:rFonts w:hint="cs"/>
          <w:rtl/>
        </w:rPr>
      </w:pPr>
    </w:p>
    <w:p w14:paraId="57038DDA" w14:textId="77777777" w:rsidR="00000000" w:rsidRDefault="007C71EE">
      <w:pPr>
        <w:pStyle w:val="a"/>
        <w:rPr>
          <w:rFonts w:hint="cs"/>
          <w:rtl/>
        </w:rPr>
      </w:pPr>
      <w:r>
        <w:rPr>
          <w:rFonts w:hint="cs"/>
          <w:rtl/>
        </w:rPr>
        <w:t>חבר הכנסת אורון, בוועדת הכספים על התקן של מפלגת העבודה - - -</w:t>
      </w:r>
    </w:p>
    <w:p w14:paraId="3E65B9FD" w14:textId="77777777" w:rsidR="00000000" w:rsidRDefault="007C71EE">
      <w:pPr>
        <w:pStyle w:val="a"/>
        <w:rPr>
          <w:rFonts w:hint="cs"/>
          <w:rtl/>
        </w:rPr>
      </w:pPr>
    </w:p>
    <w:p w14:paraId="5F9CF7EC" w14:textId="77777777" w:rsidR="00000000" w:rsidRDefault="007C71EE">
      <w:pPr>
        <w:pStyle w:val="SpeakerCon"/>
        <w:rPr>
          <w:rtl/>
        </w:rPr>
      </w:pPr>
      <w:bookmarkStart w:id="346" w:name="FS000000461T26_05_2003_20_08_41C"/>
      <w:bookmarkEnd w:id="346"/>
      <w:r>
        <w:rPr>
          <w:rtl/>
        </w:rPr>
        <w:t>שלום שמחון (העבודה-מימד):</w:t>
      </w:r>
    </w:p>
    <w:p w14:paraId="23E010D9" w14:textId="77777777" w:rsidR="00000000" w:rsidRDefault="007C71EE">
      <w:pPr>
        <w:pStyle w:val="a"/>
        <w:rPr>
          <w:rtl/>
        </w:rPr>
      </w:pPr>
    </w:p>
    <w:p w14:paraId="65F30ED3" w14:textId="77777777" w:rsidR="00000000" w:rsidRDefault="007C71EE">
      <w:pPr>
        <w:pStyle w:val="a"/>
        <w:rPr>
          <w:rFonts w:hint="cs"/>
          <w:rtl/>
        </w:rPr>
      </w:pPr>
      <w:r>
        <w:rPr>
          <w:rFonts w:hint="cs"/>
          <w:rtl/>
        </w:rPr>
        <w:t>אני רוצה להגיד לך שאני בכנסת משנת 1996. באיזה שלב היה נדמה במפלגת העבודה, שגם שם אפשר להחליף חברים. אני זוכר, כא</w:t>
      </w:r>
      <w:r>
        <w:rPr>
          <w:rFonts w:hint="cs"/>
          <w:rtl/>
        </w:rPr>
        <w:t>שר היה ניסיון להחליף אותי באופן אישי בוועדת הכספים, הוא לא צלח. הסיעה התכנסה, והחליטה שדבר כזה לא יהיה במפלגת העבודה, גם במחיר שהממשלה יכולה ליפול בהצבעות מצפוניות, או שההצבעה של האופוזיציה יכולה לאפשר לקואליציה להעביר החלטה. נדמה לי שבעניין הזה דווקא אתם,</w:t>
      </w:r>
      <w:r>
        <w:rPr>
          <w:rFonts w:hint="cs"/>
          <w:rtl/>
        </w:rPr>
        <w:t xml:space="preserve"> כקול שפוי בממשלה הזאת, נוהגים שלא בדרך נכונה.</w:t>
      </w:r>
    </w:p>
    <w:p w14:paraId="388CA51F" w14:textId="77777777" w:rsidR="00000000" w:rsidRDefault="007C71EE">
      <w:pPr>
        <w:pStyle w:val="a"/>
        <w:rPr>
          <w:rFonts w:hint="cs"/>
          <w:rtl/>
        </w:rPr>
      </w:pPr>
      <w:r>
        <w:rPr>
          <w:rFonts w:hint="cs"/>
          <w:rtl/>
        </w:rPr>
        <w:t xml:space="preserve"> </w:t>
      </w:r>
    </w:p>
    <w:p w14:paraId="06A76265" w14:textId="77777777" w:rsidR="00000000" w:rsidRDefault="007C71EE">
      <w:pPr>
        <w:pStyle w:val="ac"/>
        <w:rPr>
          <w:rtl/>
        </w:rPr>
      </w:pPr>
      <w:r>
        <w:rPr>
          <w:rFonts w:hint="eastAsia"/>
          <w:rtl/>
        </w:rPr>
        <w:t>השרה</w:t>
      </w:r>
      <w:r>
        <w:rPr>
          <w:rtl/>
        </w:rPr>
        <w:t xml:space="preserve"> לאיכות הסביבה יהודית נאות:</w:t>
      </w:r>
    </w:p>
    <w:p w14:paraId="5E765EC8" w14:textId="77777777" w:rsidR="00000000" w:rsidRDefault="007C71EE">
      <w:pPr>
        <w:pStyle w:val="a"/>
        <w:rPr>
          <w:rFonts w:hint="cs"/>
          <w:rtl/>
        </w:rPr>
      </w:pPr>
    </w:p>
    <w:p w14:paraId="7E1F114B" w14:textId="77777777" w:rsidR="00000000" w:rsidRDefault="007C71EE">
      <w:pPr>
        <w:pStyle w:val="a"/>
        <w:rPr>
          <w:rFonts w:hint="cs"/>
          <w:rtl/>
        </w:rPr>
      </w:pPr>
      <w:r>
        <w:rPr>
          <w:rFonts w:hint="cs"/>
          <w:rtl/>
        </w:rPr>
        <w:t xml:space="preserve">זאת זכותנו. </w:t>
      </w:r>
    </w:p>
    <w:p w14:paraId="08E76701" w14:textId="77777777" w:rsidR="00000000" w:rsidRDefault="007C71EE">
      <w:pPr>
        <w:pStyle w:val="a"/>
        <w:rPr>
          <w:rFonts w:hint="cs"/>
          <w:rtl/>
        </w:rPr>
      </w:pPr>
    </w:p>
    <w:p w14:paraId="30675579" w14:textId="77777777" w:rsidR="00000000" w:rsidRDefault="007C71EE">
      <w:pPr>
        <w:pStyle w:val="SpeakerCon"/>
        <w:rPr>
          <w:rtl/>
        </w:rPr>
      </w:pPr>
      <w:bookmarkStart w:id="347" w:name="FS000000461T26_05_2003_20_10_12C"/>
      <w:bookmarkEnd w:id="347"/>
      <w:r>
        <w:rPr>
          <w:rtl/>
        </w:rPr>
        <w:t>שלום שמחון (העבודה-מימד):</w:t>
      </w:r>
    </w:p>
    <w:p w14:paraId="0746E112" w14:textId="77777777" w:rsidR="00000000" w:rsidRDefault="007C71EE">
      <w:pPr>
        <w:pStyle w:val="a"/>
        <w:rPr>
          <w:rtl/>
        </w:rPr>
      </w:pPr>
    </w:p>
    <w:p w14:paraId="45352869" w14:textId="77777777" w:rsidR="00000000" w:rsidRDefault="007C71EE">
      <w:pPr>
        <w:pStyle w:val="a"/>
        <w:rPr>
          <w:rFonts w:hint="cs"/>
          <w:rtl/>
        </w:rPr>
      </w:pPr>
      <w:r>
        <w:rPr>
          <w:rFonts w:hint="cs"/>
          <w:rtl/>
        </w:rPr>
        <w:t>אבל זאת הקואליציה, מה זה משנה? אני אומר את העניין, כי זה בסופו של דבר מה שנותן לממשלה את היכולת לחשוב שהיא מסוגלת להעביר כמעט כל דבר.</w:t>
      </w:r>
      <w:r>
        <w:rPr>
          <w:rFonts w:hint="cs"/>
          <w:rtl/>
        </w:rPr>
        <w:t xml:space="preserve"> כאשר נדמה לך שאתה לא מכיר את גבולות הכוח, אתה מרשה לעצמך לעשות הרבה. </w:t>
      </w:r>
    </w:p>
    <w:p w14:paraId="235C18D1" w14:textId="77777777" w:rsidR="00000000" w:rsidRDefault="007C71EE">
      <w:pPr>
        <w:pStyle w:val="a"/>
        <w:rPr>
          <w:rFonts w:hint="cs"/>
          <w:rtl/>
        </w:rPr>
      </w:pPr>
    </w:p>
    <w:p w14:paraId="1F30C725" w14:textId="77777777" w:rsidR="00000000" w:rsidRDefault="007C71EE">
      <w:pPr>
        <w:pStyle w:val="a"/>
        <w:rPr>
          <w:rFonts w:hint="cs"/>
          <w:rtl/>
        </w:rPr>
      </w:pPr>
      <w:r>
        <w:rPr>
          <w:rFonts w:hint="cs"/>
          <w:rtl/>
        </w:rPr>
        <w:t xml:space="preserve">אני מציין את העניין הזה, מכיוון שאני יכול לציין אותו בשורה ארוכה של תחומים, כי לגבי יישוב שנמצא כמה עשרות קילומטרים מבאר-שבע, או יישוב שנמצא 200 קילומטר או 250 קילומטר מבאר-שבע </w:t>
      </w:r>
      <w:r>
        <w:rPr>
          <w:rtl/>
        </w:rPr>
        <w:t>–</w:t>
      </w:r>
      <w:r>
        <w:rPr>
          <w:rFonts w:hint="cs"/>
          <w:rtl/>
        </w:rPr>
        <w:t xml:space="preserve"> כמו, </w:t>
      </w:r>
      <w:r>
        <w:rPr>
          <w:rFonts w:hint="cs"/>
          <w:rtl/>
        </w:rPr>
        <w:t>אליפז, היישובים בחבל אילות, פארן, צופר, עין-יהב, עידן - להחליט באופן שרירותי שאפשר לקנות אותו באיזו הטבה כדי לבטל לו את הטבות המס, זה דבר שאתם הייתם צריכים לזעוק עליו. זה כבר לא קשור לשום דבר אחר בעולם. הייתם צריכים לבוא ולומר: בארץ הזאת יש כמה דברים שצריך</w:t>
      </w:r>
      <w:r>
        <w:rPr>
          <w:rFonts w:hint="cs"/>
          <w:rtl/>
        </w:rPr>
        <w:t xml:space="preserve"> להגן עליהם, יש כמה דברים עקרוניים שצריך להגן עליהם, וצריך להגן עליהם באומץ. </w:t>
      </w:r>
    </w:p>
    <w:p w14:paraId="2D549947" w14:textId="77777777" w:rsidR="00000000" w:rsidRDefault="007C71EE">
      <w:pPr>
        <w:pStyle w:val="a"/>
        <w:rPr>
          <w:rFonts w:hint="cs"/>
          <w:rtl/>
        </w:rPr>
      </w:pPr>
    </w:p>
    <w:p w14:paraId="21891389" w14:textId="77777777" w:rsidR="00000000" w:rsidRDefault="007C71EE">
      <w:pPr>
        <w:pStyle w:val="a"/>
        <w:rPr>
          <w:rFonts w:hint="cs"/>
          <w:rtl/>
        </w:rPr>
      </w:pPr>
      <w:r>
        <w:rPr>
          <w:rFonts w:hint="cs"/>
          <w:rtl/>
        </w:rPr>
        <w:t xml:space="preserve">לא במקרה יש לכם, לא שר אחד בממשלה, אלא חמישה שרים בממשלה, וזה המון. הרי מפת הדרכים לא היתה עוברת אתמול בלעדיכם. </w:t>
      </w:r>
    </w:p>
    <w:p w14:paraId="22BF20F9" w14:textId="77777777" w:rsidR="00000000" w:rsidRDefault="007C71EE">
      <w:pPr>
        <w:pStyle w:val="a"/>
        <w:rPr>
          <w:rFonts w:hint="cs"/>
          <w:rtl/>
        </w:rPr>
      </w:pPr>
    </w:p>
    <w:p w14:paraId="1960BEC3" w14:textId="77777777" w:rsidR="00000000" w:rsidRDefault="007C71EE">
      <w:pPr>
        <w:pStyle w:val="ac"/>
        <w:rPr>
          <w:rtl/>
        </w:rPr>
      </w:pPr>
      <w:r>
        <w:rPr>
          <w:rFonts w:hint="eastAsia"/>
          <w:rtl/>
        </w:rPr>
        <w:t>השרה</w:t>
      </w:r>
      <w:r>
        <w:rPr>
          <w:rtl/>
        </w:rPr>
        <w:t xml:space="preserve"> לאיכות הסביבה יהודית נאות:</w:t>
      </w:r>
    </w:p>
    <w:p w14:paraId="2F82EB33" w14:textId="77777777" w:rsidR="00000000" w:rsidRDefault="007C71EE">
      <w:pPr>
        <w:pStyle w:val="a"/>
        <w:rPr>
          <w:rFonts w:hint="cs"/>
          <w:rtl/>
        </w:rPr>
      </w:pPr>
    </w:p>
    <w:p w14:paraId="4C85CB62" w14:textId="77777777" w:rsidR="00000000" w:rsidRDefault="007C71EE">
      <w:pPr>
        <w:pStyle w:val="a"/>
        <w:rPr>
          <w:rFonts w:hint="cs"/>
          <w:rtl/>
        </w:rPr>
      </w:pPr>
      <w:r>
        <w:rPr>
          <w:rFonts w:hint="cs"/>
          <w:rtl/>
        </w:rPr>
        <w:t>אז אולי תגיד מלה טובה, כמו שאי</w:t>
      </w:r>
      <w:r>
        <w:rPr>
          <w:rFonts w:hint="cs"/>
          <w:rtl/>
        </w:rPr>
        <w:t>תן כבל אמר?</w:t>
      </w:r>
    </w:p>
    <w:p w14:paraId="43D84FDC" w14:textId="77777777" w:rsidR="00000000" w:rsidRDefault="007C71EE">
      <w:pPr>
        <w:pStyle w:val="a"/>
        <w:rPr>
          <w:rFonts w:hint="cs"/>
          <w:rtl/>
        </w:rPr>
      </w:pPr>
    </w:p>
    <w:p w14:paraId="5C7C7BEB" w14:textId="77777777" w:rsidR="00000000" w:rsidRDefault="007C71EE">
      <w:pPr>
        <w:pStyle w:val="SpeakerCon"/>
        <w:rPr>
          <w:rtl/>
        </w:rPr>
      </w:pPr>
      <w:bookmarkStart w:id="348" w:name="FS000000461T26_05_2003_20_13_02C"/>
      <w:bookmarkEnd w:id="348"/>
      <w:r>
        <w:rPr>
          <w:rtl/>
        </w:rPr>
        <w:t>שלום שמחון (העבודה-מימד):</w:t>
      </w:r>
    </w:p>
    <w:p w14:paraId="2EAACDC6" w14:textId="77777777" w:rsidR="00000000" w:rsidRDefault="007C71EE">
      <w:pPr>
        <w:pStyle w:val="a"/>
        <w:rPr>
          <w:rtl/>
        </w:rPr>
      </w:pPr>
    </w:p>
    <w:p w14:paraId="69A4F1E1" w14:textId="77777777" w:rsidR="00000000" w:rsidRDefault="007C71EE">
      <w:pPr>
        <w:pStyle w:val="a"/>
        <w:rPr>
          <w:rFonts w:hint="cs"/>
          <w:rtl/>
        </w:rPr>
      </w:pPr>
      <w:r>
        <w:rPr>
          <w:rFonts w:hint="cs"/>
          <w:rtl/>
        </w:rPr>
        <w:t>אני רוצה לומר את המלה. אני אומר שאתם הרי יודעים מה הם בדיוק גבולות הכוח. בלעדיכם, התוצאה לגבי מפת הדרכים היתה שונה לחלוטין. הרי כל אחד מבין את זה. אז למה בעניינים עקרוניים קיומיים חשובים למשק הישראלי אתם לא מסוגלים ל</w:t>
      </w:r>
      <w:r>
        <w:rPr>
          <w:rFonts w:hint="cs"/>
          <w:rtl/>
        </w:rPr>
        <w:t xml:space="preserve">דעת להתעקש? </w:t>
      </w:r>
    </w:p>
    <w:p w14:paraId="77E0337B" w14:textId="77777777" w:rsidR="00000000" w:rsidRDefault="007C71EE">
      <w:pPr>
        <w:pStyle w:val="a"/>
        <w:rPr>
          <w:rFonts w:hint="cs"/>
          <w:rtl/>
        </w:rPr>
      </w:pPr>
    </w:p>
    <w:p w14:paraId="6F23E15A" w14:textId="77777777" w:rsidR="00000000" w:rsidRDefault="007C71EE">
      <w:pPr>
        <w:pStyle w:val="a"/>
        <w:rPr>
          <w:rFonts w:hint="cs"/>
          <w:rtl/>
        </w:rPr>
      </w:pPr>
      <w:r>
        <w:rPr>
          <w:rFonts w:hint="cs"/>
          <w:rtl/>
        </w:rPr>
        <w:t>הרי לא יעלה על הדעת שהנושא של בחורי הישיבות מחוץ-לארץ יעבור בממשלה שאתם חברים בה. זה הרי דבר שהוא לא מתקבל על הדעת. אני רק מנסה לחשוב רגע אחד אחורה. אתם הייתם  מסכימים לזה באופוזיציה? הרי הייתם משתוללים פה עד לב השמים. איך יכול להיות שלמדתם כ</w:t>
      </w:r>
      <w:r>
        <w:rPr>
          <w:rFonts w:hint="cs"/>
          <w:rtl/>
        </w:rPr>
        <w:t xml:space="preserve">ל כך מהר את התפקיד? </w:t>
      </w:r>
    </w:p>
    <w:p w14:paraId="4E893AA5" w14:textId="77777777" w:rsidR="00000000" w:rsidRDefault="007C71EE">
      <w:pPr>
        <w:pStyle w:val="a"/>
        <w:rPr>
          <w:rtl/>
        </w:rPr>
      </w:pPr>
    </w:p>
    <w:p w14:paraId="019BBD03" w14:textId="77777777" w:rsidR="00000000" w:rsidRDefault="007C71EE">
      <w:pPr>
        <w:pStyle w:val="a"/>
        <w:rPr>
          <w:rFonts w:hint="cs"/>
          <w:rtl/>
        </w:rPr>
      </w:pPr>
      <w:r>
        <w:rPr>
          <w:rFonts w:hint="cs"/>
          <w:rtl/>
        </w:rPr>
        <w:t>אני אגיד לך, גברתי השרה, מהו אחד הדברים שהכי מטרידים אותי, יום אחרי שתעבור התוכנית הכלכלית. אחד הדברים שהכי מטרידים אותי יום אחרי שהתוכנית הכלכלית תעבור זה שהולכת להיות פה חברה שונה. נדמה למישהו שעומד בראש המערכת הכלכלית במדינת ישראל,</w:t>
      </w:r>
      <w:r>
        <w:rPr>
          <w:rFonts w:hint="cs"/>
          <w:rtl/>
        </w:rPr>
        <w:t xml:space="preserve"> שתהיה פה איזו מכונה, שבה יהיו ברגים קטנים, שלכל אחד יש תפקיד, והוא לא מסוגל להיות יותר מזה. </w:t>
      </w:r>
    </w:p>
    <w:p w14:paraId="4EAED33D" w14:textId="77777777" w:rsidR="00000000" w:rsidRDefault="007C71EE">
      <w:pPr>
        <w:pStyle w:val="a"/>
        <w:rPr>
          <w:rFonts w:hint="cs"/>
          <w:rtl/>
        </w:rPr>
      </w:pPr>
    </w:p>
    <w:p w14:paraId="23EA9904" w14:textId="77777777" w:rsidR="00000000" w:rsidRDefault="007C71EE">
      <w:pPr>
        <w:pStyle w:val="a"/>
        <w:rPr>
          <w:rFonts w:hint="cs"/>
          <w:rtl/>
        </w:rPr>
      </w:pPr>
      <w:r>
        <w:rPr>
          <w:rFonts w:hint="cs"/>
          <w:rtl/>
        </w:rPr>
        <w:t>מי שבילה פעם בארצות מזרח אסיה, יודע שיש שם מעמדות. אם אתה ממעמד נחות, אתה מוריד את העיניים למטה ואפילו לא מרים אותן כלפי מעלה, כי שם אתה תקוע כל ימיך. נדמה לי שמ</w:t>
      </w:r>
      <w:r>
        <w:rPr>
          <w:rFonts w:hint="cs"/>
          <w:rtl/>
        </w:rPr>
        <w:t xml:space="preserve">ישהו החליט שכך יהיה גם במדינת ישראל; שהמדינה שבה ניתן היה לקיים את מקסימום ההזדמנויות האפשריות, שבה היו חופש ויכולת להתמודד כמעט על כל דבר, הולכת להיות מדינה אחרת, מדינה שבה קבוצה מסוימת תכתיב מה יהיה בדיוק. אגב, בדיוק כפי שקורה היום בכנסת. אני מקווה מאוד </w:t>
      </w:r>
      <w:r>
        <w:rPr>
          <w:rFonts w:hint="cs"/>
          <w:rtl/>
        </w:rPr>
        <w:t xml:space="preserve">שזה לא קורה בממשלה, שגם אני ישבתי בה עד לפני זמן לא רב. </w:t>
      </w:r>
    </w:p>
    <w:p w14:paraId="79FCE2D3" w14:textId="77777777" w:rsidR="00000000" w:rsidRDefault="007C71EE">
      <w:pPr>
        <w:pStyle w:val="a"/>
        <w:rPr>
          <w:rFonts w:hint="cs"/>
          <w:rtl/>
        </w:rPr>
      </w:pPr>
    </w:p>
    <w:p w14:paraId="7596B794" w14:textId="77777777" w:rsidR="00000000" w:rsidRDefault="007C71EE">
      <w:pPr>
        <w:pStyle w:val="ad"/>
        <w:rPr>
          <w:rtl/>
        </w:rPr>
      </w:pPr>
      <w:r>
        <w:rPr>
          <w:rtl/>
        </w:rPr>
        <w:t>היו"ר מיכאל נודלמן:</w:t>
      </w:r>
    </w:p>
    <w:p w14:paraId="320D9D94" w14:textId="77777777" w:rsidR="00000000" w:rsidRDefault="007C71EE">
      <w:pPr>
        <w:pStyle w:val="a"/>
        <w:rPr>
          <w:rtl/>
        </w:rPr>
      </w:pPr>
    </w:p>
    <w:p w14:paraId="4F63177F" w14:textId="77777777" w:rsidR="00000000" w:rsidRDefault="007C71EE">
      <w:pPr>
        <w:pStyle w:val="a"/>
        <w:rPr>
          <w:rFonts w:hint="cs"/>
          <w:rtl/>
        </w:rPr>
      </w:pPr>
      <w:r>
        <w:rPr>
          <w:rFonts w:hint="cs"/>
          <w:rtl/>
        </w:rPr>
        <w:t xml:space="preserve">תודה רבה. </w:t>
      </w:r>
    </w:p>
    <w:p w14:paraId="27895016" w14:textId="77777777" w:rsidR="00000000" w:rsidRDefault="007C71EE">
      <w:pPr>
        <w:pStyle w:val="a"/>
        <w:rPr>
          <w:rFonts w:hint="cs"/>
          <w:rtl/>
        </w:rPr>
      </w:pPr>
    </w:p>
    <w:p w14:paraId="59D21383" w14:textId="77777777" w:rsidR="00000000" w:rsidRDefault="007C71EE">
      <w:pPr>
        <w:pStyle w:val="SpeakerCon"/>
        <w:rPr>
          <w:rtl/>
        </w:rPr>
      </w:pPr>
      <w:bookmarkStart w:id="349" w:name="FS000000461T26_05_2003_20_17_56C"/>
      <w:bookmarkEnd w:id="349"/>
      <w:r>
        <w:rPr>
          <w:rtl/>
        </w:rPr>
        <w:t>שלום שמחון (העבודה-מימד):</w:t>
      </w:r>
    </w:p>
    <w:p w14:paraId="6B437948" w14:textId="77777777" w:rsidR="00000000" w:rsidRDefault="007C71EE">
      <w:pPr>
        <w:pStyle w:val="a"/>
        <w:rPr>
          <w:rtl/>
        </w:rPr>
      </w:pPr>
    </w:p>
    <w:p w14:paraId="1690A031" w14:textId="77777777" w:rsidR="00000000" w:rsidRDefault="007C71EE">
      <w:pPr>
        <w:pStyle w:val="a"/>
        <w:rPr>
          <w:rFonts w:hint="cs"/>
          <w:rtl/>
        </w:rPr>
      </w:pPr>
      <w:r>
        <w:rPr>
          <w:rFonts w:hint="cs"/>
          <w:rtl/>
        </w:rPr>
        <w:t xml:space="preserve">כל מה שאני רוצה לומר לסיום דברי </w:t>
      </w:r>
      <w:r>
        <w:rPr>
          <w:rtl/>
        </w:rPr>
        <w:t>–</w:t>
      </w:r>
      <w:r>
        <w:rPr>
          <w:rFonts w:hint="cs"/>
          <w:rtl/>
        </w:rPr>
        <w:t xml:space="preserve"> ויצא לי לדבר עוד הרבה </w:t>
      </w:r>
      <w:r>
        <w:rPr>
          <w:rtl/>
        </w:rPr>
        <w:t>–</w:t>
      </w:r>
      <w:r>
        <w:rPr>
          <w:rFonts w:hint="cs"/>
          <w:rtl/>
        </w:rPr>
        <w:t xml:space="preserve"> זה שנדמה לי שנוצרת פה מציאות חדשה, שפוגעת בתחומי חיים יסודיים של מדינת ישראל. חב</w:t>
      </w:r>
      <w:r>
        <w:rPr>
          <w:rFonts w:hint="cs"/>
          <w:rtl/>
        </w:rPr>
        <w:t xml:space="preserve">ל לי מאוד שדווקא בתקופה המסוימת הזאת אלה סדרי העדיפויות שהולכים ונבנים, ואני אומר אותם במקטע מאוד קצר. הזכיר פה חבר הכנסת אורון את יישובי הערבה ואת ביטול הטבת המס. שם זה אומר לחסל התיישבות שלמה, אבל אני יכול לציין עוד תחומים. </w:t>
      </w:r>
    </w:p>
    <w:p w14:paraId="455E33F8" w14:textId="77777777" w:rsidR="00000000" w:rsidRDefault="007C71EE">
      <w:pPr>
        <w:pStyle w:val="a"/>
        <w:rPr>
          <w:rFonts w:hint="cs"/>
          <w:rtl/>
        </w:rPr>
      </w:pPr>
    </w:p>
    <w:p w14:paraId="49FC8576" w14:textId="77777777" w:rsidR="00000000" w:rsidRDefault="007C71EE">
      <w:pPr>
        <w:pStyle w:val="ad"/>
        <w:rPr>
          <w:rtl/>
        </w:rPr>
      </w:pPr>
      <w:r>
        <w:rPr>
          <w:rtl/>
        </w:rPr>
        <w:t>היו"ר מיכאל נודלמן:</w:t>
      </w:r>
    </w:p>
    <w:p w14:paraId="7798EDEF" w14:textId="77777777" w:rsidR="00000000" w:rsidRDefault="007C71EE">
      <w:pPr>
        <w:pStyle w:val="a"/>
        <w:rPr>
          <w:rtl/>
        </w:rPr>
      </w:pPr>
    </w:p>
    <w:p w14:paraId="40ECE382" w14:textId="77777777" w:rsidR="00000000" w:rsidRDefault="007C71EE">
      <w:pPr>
        <w:pStyle w:val="a"/>
        <w:rPr>
          <w:rFonts w:hint="cs"/>
          <w:rtl/>
        </w:rPr>
      </w:pPr>
      <w:r>
        <w:rPr>
          <w:rFonts w:hint="cs"/>
          <w:rtl/>
        </w:rPr>
        <w:t>אני ביק</w:t>
      </w:r>
      <w:r>
        <w:rPr>
          <w:rFonts w:hint="cs"/>
          <w:rtl/>
        </w:rPr>
        <w:t xml:space="preserve">שתי שתסיים, ואתה פותח בתחום חדש. </w:t>
      </w:r>
    </w:p>
    <w:p w14:paraId="5AE0CB77" w14:textId="77777777" w:rsidR="00000000" w:rsidRDefault="007C71EE">
      <w:pPr>
        <w:pStyle w:val="a"/>
        <w:rPr>
          <w:rFonts w:hint="cs"/>
          <w:rtl/>
        </w:rPr>
      </w:pPr>
    </w:p>
    <w:p w14:paraId="7CEA7AE1" w14:textId="77777777" w:rsidR="00000000" w:rsidRDefault="007C71EE">
      <w:pPr>
        <w:pStyle w:val="SpeakerCon"/>
        <w:rPr>
          <w:rtl/>
        </w:rPr>
      </w:pPr>
      <w:bookmarkStart w:id="350" w:name="FS000000461T26_05_2003_20_19_19C"/>
      <w:bookmarkEnd w:id="350"/>
      <w:r>
        <w:rPr>
          <w:rtl/>
        </w:rPr>
        <w:t>שלום שמחון (העבודה-מימד):</w:t>
      </w:r>
    </w:p>
    <w:p w14:paraId="4A790419" w14:textId="77777777" w:rsidR="00000000" w:rsidRDefault="007C71EE">
      <w:pPr>
        <w:pStyle w:val="a"/>
        <w:rPr>
          <w:rtl/>
        </w:rPr>
      </w:pPr>
    </w:p>
    <w:p w14:paraId="1F9EFE63" w14:textId="77777777" w:rsidR="00000000" w:rsidRDefault="007C71EE">
      <w:pPr>
        <w:pStyle w:val="a"/>
        <w:rPr>
          <w:rFonts w:hint="cs"/>
          <w:rtl/>
        </w:rPr>
      </w:pPr>
      <w:r>
        <w:rPr>
          <w:rFonts w:hint="cs"/>
          <w:rtl/>
        </w:rPr>
        <w:t>אני מסיים. למשל, מחירי המים. אני מנסה באמת להבין, למה יישוב ליד קריית-שמונה צריך לשלם  על המים פי-שניים מאשר יישוב ליד שדרות או ליד נתיבות. זאת ממשלה שאת יושבת בה, השרה נאות. מה ההבדל בעצם בין ח</w:t>
      </w:r>
      <w:r>
        <w:rPr>
          <w:rFonts w:hint="cs"/>
          <w:rtl/>
        </w:rPr>
        <w:t>קלאי שיושב בגליל-העליון או על גבול הצפון ונאבק על פרנסתו לבין מישהו אחר שיושב ליד שדרות?</w:t>
      </w:r>
    </w:p>
    <w:p w14:paraId="3191E47F" w14:textId="77777777" w:rsidR="00000000" w:rsidRDefault="007C71EE">
      <w:pPr>
        <w:pStyle w:val="a"/>
        <w:rPr>
          <w:rFonts w:hint="cs"/>
          <w:rtl/>
        </w:rPr>
      </w:pPr>
    </w:p>
    <w:p w14:paraId="44F7AF62" w14:textId="77777777" w:rsidR="00000000" w:rsidRDefault="007C71EE">
      <w:pPr>
        <w:pStyle w:val="ac"/>
        <w:rPr>
          <w:rtl/>
        </w:rPr>
      </w:pPr>
    </w:p>
    <w:p w14:paraId="6D1014DF" w14:textId="77777777" w:rsidR="00000000" w:rsidRDefault="007C71EE">
      <w:pPr>
        <w:pStyle w:val="ac"/>
        <w:rPr>
          <w:rtl/>
        </w:rPr>
      </w:pPr>
      <w:r>
        <w:rPr>
          <w:rFonts w:hint="eastAsia"/>
          <w:rtl/>
        </w:rPr>
        <w:t>חיים</w:t>
      </w:r>
      <w:r>
        <w:rPr>
          <w:rtl/>
        </w:rPr>
        <w:t xml:space="preserve"> אורון (מרצ):</w:t>
      </w:r>
    </w:p>
    <w:p w14:paraId="1CFD99C9" w14:textId="77777777" w:rsidR="00000000" w:rsidRDefault="007C71EE">
      <w:pPr>
        <w:pStyle w:val="a"/>
        <w:rPr>
          <w:rFonts w:hint="cs"/>
          <w:rtl/>
        </w:rPr>
      </w:pPr>
    </w:p>
    <w:p w14:paraId="480187B7" w14:textId="77777777" w:rsidR="00000000" w:rsidRDefault="007C71EE">
      <w:pPr>
        <w:pStyle w:val="a"/>
        <w:rPr>
          <w:rFonts w:hint="cs"/>
          <w:rtl/>
        </w:rPr>
      </w:pPr>
      <w:r>
        <w:rPr>
          <w:rFonts w:hint="cs"/>
          <w:rtl/>
        </w:rPr>
        <w:t xml:space="preserve">על-יד שדרות, או על-יד להב. </w:t>
      </w:r>
    </w:p>
    <w:p w14:paraId="7DC04D32" w14:textId="77777777" w:rsidR="00000000" w:rsidRDefault="007C71EE">
      <w:pPr>
        <w:pStyle w:val="a"/>
        <w:rPr>
          <w:rFonts w:hint="cs"/>
          <w:rtl/>
        </w:rPr>
      </w:pPr>
    </w:p>
    <w:p w14:paraId="555E6F93" w14:textId="77777777" w:rsidR="00000000" w:rsidRDefault="007C71EE">
      <w:pPr>
        <w:pStyle w:val="SpeakerCon"/>
        <w:rPr>
          <w:rtl/>
        </w:rPr>
      </w:pPr>
      <w:bookmarkStart w:id="351" w:name="FS000000461T26_05_2003_20_20_28C"/>
      <w:bookmarkEnd w:id="351"/>
      <w:r>
        <w:rPr>
          <w:rtl/>
        </w:rPr>
        <w:t>שלום שמחון (העבודה-מימד):</w:t>
      </w:r>
    </w:p>
    <w:p w14:paraId="22EB3059" w14:textId="77777777" w:rsidR="00000000" w:rsidRDefault="007C71EE">
      <w:pPr>
        <w:pStyle w:val="a"/>
        <w:rPr>
          <w:rtl/>
        </w:rPr>
      </w:pPr>
    </w:p>
    <w:p w14:paraId="33AA86EC" w14:textId="77777777" w:rsidR="00000000" w:rsidRDefault="007C71EE">
      <w:pPr>
        <w:pStyle w:val="a"/>
        <w:rPr>
          <w:rFonts w:hint="cs"/>
          <w:rtl/>
        </w:rPr>
      </w:pPr>
      <w:r>
        <w:rPr>
          <w:rFonts w:hint="cs"/>
          <w:rtl/>
        </w:rPr>
        <w:t>או למשל ליד להב. הנה, אתה יושב פה. אני לא אמרתי את זה רק בגללך. אני אומר שיש פה חוסר היגיו</w:t>
      </w:r>
      <w:r>
        <w:rPr>
          <w:rFonts w:hint="cs"/>
          <w:rtl/>
        </w:rPr>
        <w:t xml:space="preserve">ן אמיתי. תודה רבה. </w:t>
      </w:r>
    </w:p>
    <w:p w14:paraId="3006D53E" w14:textId="77777777" w:rsidR="00000000" w:rsidRDefault="007C71EE">
      <w:pPr>
        <w:pStyle w:val="a"/>
        <w:rPr>
          <w:rFonts w:hint="cs"/>
          <w:rtl/>
        </w:rPr>
      </w:pPr>
    </w:p>
    <w:p w14:paraId="112F6645" w14:textId="77777777" w:rsidR="00000000" w:rsidRDefault="007C71EE">
      <w:pPr>
        <w:pStyle w:val="Manager"/>
        <w:rPr>
          <w:rtl/>
        </w:rPr>
      </w:pPr>
    </w:p>
    <w:p w14:paraId="62732820" w14:textId="77777777" w:rsidR="00000000" w:rsidRDefault="007C71EE">
      <w:pPr>
        <w:pStyle w:val="ad"/>
        <w:rPr>
          <w:rtl/>
        </w:rPr>
      </w:pPr>
      <w:r>
        <w:rPr>
          <w:rtl/>
        </w:rPr>
        <w:t>היו"ר מיכאל נודלמן:</w:t>
      </w:r>
    </w:p>
    <w:p w14:paraId="76D74344" w14:textId="77777777" w:rsidR="00000000" w:rsidRDefault="007C71EE">
      <w:pPr>
        <w:pStyle w:val="a"/>
        <w:rPr>
          <w:rtl/>
        </w:rPr>
      </w:pPr>
    </w:p>
    <w:p w14:paraId="3B3C7A45" w14:textId="77777777" w:rsidR="00000000" w:rsidRDefault="007C71EE">
      <w:pPr>
        <w:pStyle w:val="a"/>
        <w:rPr>
          <w:rFonts w:hint="cs"/>
          <w:rtl/>
        </w:rPr>
      </w:pPr>
      <w:r>
        <w:rPr>
          <w:rFonts w:hint="cs"/>
          <w:rtl/>
        </w:rPr>
        <w:t xml:space="preserve">סליחה, אני מבקש. הדיון נמשך עד יום רביעי. תהיה עוד הזדמנות לדבר על נושאים חדשים. </w:t>
      </w:r>
    </w:p>
    <w:p w14:paraId="1A2B7891" w14:textId="77777777" w:rsidR="00000000" w:rsidRDefault="007C71EE">
      <w:pPr>
        <w:pStyle w:val="a"/>
        <w:rPr>
          <w:rFonts w:hint="cs"/>
          <w:rtl/>
        </w:rPr>
      </w:pPr>
      <w:r>
        <w:rPr>
          <w:rFonts w:hint="cs"/>
          <w:rtl/>
        </w:rPr>
        <w:t xml:space="preserve">  </w:t>
      </w:r>
    </w:p>
    <w:p w14:paraId="10BD21CE" w14:textId="77777777" w:rsidR="00000000" w:rsidRDefault="007C71EE">
      <w:pPr>
        <w:pStyle w:val="a"/>
        <w:rPr>
          <w:rFonts w:hint="cs"/>
          <w:rtl/>
        </w:rPr>
      </w:pPr>
      <w:r>
        <w:rPr>
          <w:rFonts w:hint="cs"/>
          <w:rtl/>
        </w:rPr>
        <w:t xml:space="preserve">חבר הכנסת שמעון פרס, בבקשה. אחריו </w:t>
      </w:r>
      <w:r>
        <w:rPr>
          <w:rtl/>
        </w:rPr>
        <w:t>–</w:t>
      </w:r>
      <w:r>
        <w:rPr>
          <w:rFonts w:hint="cs"/>
          <w:rtl/>
        </w:rPr>
        <w:t xml:space="preserve"> חבר הכנסת מיכאל מלכיאור, ולאחר מכן </w:t>
      </w:r>
      <w:r>
        <w:rPr>
          <w:rtl/>
        </w:rPr>
        <w:t>–</w:t>
      </w:r>
      <w:r>
        <w:rPr>
          <w:rFonts w:hint="cs"/>
          <w:rtl/>
        </w:rPr>
        <w:t xml:space="preserve"> חבר הכנסת יאיר פרץ. עשר דקות לכל אחד, עכשיו. </w:t>
      </w:r>
    </w:p>
    <w:p w14:paraId="42C6881E" w14:textId="77777777" w:rsidR="00000000" w:rsidRDefault="007C71EE">
      <w:pPr>
        <w:pStyle w:val="a"/>
        <w:rPr>
          <w:rFonts w:hint="cs"/>
          <w:rtl/>
        </w:rPr>
      </w:pPr>
    </w:p>
    <w:p w14:paraId="5560CE26" w14:textId="77777777" w:rsidR="00000000" w:rsidRDefault="007C71EE">
      <w:pPr>
        <w:pStyle w:val="Speaker"/>
        <w:rPr>
          <w:rtl/>
        </w:rPr>
      </w:pPr>
      <w:bookmarkStart w:id="352" w:name="FS000000456T26_05_2003_18_25_01"/>
      <w:bookmarkEnd w:id="352"/>
      <w:r>
        <w:rPr>
          <w:rFonts w:hint="eastAsia"/>
          <w:rtl/>
        </w:rPr>
        <w:t>שמעון</w:t>
      </w:r>
      <w:r>
        <w:rPr>
          <w:rtl/>
        </w:rPr>
        <w:t xml:space="preserve"> פר</w:t>
      </w:r>
      <w:r>
        <w:rPr>
          <w:rtl/>
        </w:rPr>
        <w:t>ס (העבודה-מימד):</w:t>
      </w:r>
    </w:p>
    <w:p w14:paraId="7DD16D2E" w14:textId="77777777" w:rsidR="00000000" w:rsidRDefault="007C71EE">
      <w:pPr>
        <w:pStyle w:val="a"/>
        <w:rPr>
          <w:rFonts w:hint="cs"/>
          <w:rtl/>
        </w:rPr>
      </w:pPr>
    </w:p>
    <w:p w14:paraId="665674B2" w14:textId="77777777" w:rsidR="00000000" w:rsidRDefault="007C71EE">
      <w:pPr>
        <w:pStyle w:val="a"/>
        <w:rPr>
          <w:rFonts w:hint="cs"/>
          <w:rtl/>
        </w:rPr>
      </w:pPr>
      <w:r>
        <w:rPr>
          <w:rFonts w:hint="cs"/>
          <w:rtl/>
        </w:rPr>
        <w:t>אדוני היושב-ראש, כנסת נכבדה, אתמול עלו המניות בבורסה שלנו ב=7.5%. אני לא יודע מה קרה היום, ודאי יעלו גם כן, מה שמראה באופן ברור לחלוטין, שיש קשר הדוק בין המצב המדיני למצב הכלכלי. לא קרה שום אירוע כלכלי שמצדיק את העלייה הזאת, אבל מה שקרה ז</w:t>
      </w:r>
      <w:r>
        <w:rPr>
          <w:rFonts w:hint="cs"/>
          <w:rtl/>
        </w:rPr>
        <w:t xml:space="preserve">ו החלטת הממשלה על שינוי מדיני. בעצם צריך להתייחס לכלכלה כמו אל מערכת שמושפעת ומשפיעה על גזרות חיים אחרות: המדינית, החברתית, הכלכלית והמדעית. אני רוצה להעיר הערות מספר על כל אלה. </w:t>
      </w:r>
    </w:p>
    <w:p w14:paraId="1DC7BB97" w14:textId="77777777" w:rsidR="00000000" w:rsidRDefault="007C71EE">
      <w:pPr>
        <w:pStyle w:val="a"/>
        <w:rPr>
          <w:rFonts w:hint="cs"/>
          <w:rtl/>
        </w:rPr>
      </w:pPr>
    </w:p>
    <w:p w14:paraId="12744B0D" w14:textId="77777777" w:rsidR="00000000" w:rsidRDefault="007C71EE">
      <w:pPr>
        <w:pStyle w:val="a"/>
        <w:rPr>
          <w:rFonts w:hint="cs"/>
          <w:rtl/>
        </w:rPr>
      </w:pPr>
      <w:r>
        <w:rPr>
          <w:rFonts w:hint="cs"/>
          <w:rtl/>
        </w:rPr>
        <w:t>אני דווקא אתחיל בצד החברתי. חברי הכנסת, היו תקופות שבהן היינו עניים מאוד, הר</w:t>
      </w:r>
      <w:r>
        <w:rPr>
          <w:rFonts w:hint="cs"/>
          <w:rtl/>
        </w:rPr>
        <w:t>בה יותר עניים מאשר אנחנו עכשיו, אבל אף פעם לא היתה לנו השקפת עולם דרוויניסטית, שכל החזק יזכה וכל החלש יידרס. תמיד היינו ארץ של עזרה הדדית, ארץ של צדק חברתי, ארץ של התחשבות. אני רוצה להגיד, שבתוכנית הכלכלית יש, קודם כול, השקפת עולם דרוויניסטית - להתחשב בחזק</w:t>
      </w:r>
      <w:r>
        <w:rPr>
          <w:rFonts w:hint="cs"/>
          <w:rtl/>
        </w:rPr>
        <w:t>ים ולהתעלם מהחלשים. כמו כן, פגעו בדברים שלא היה צריך לפגוע בהם. פגעו באנשים שאסור לפגוע בהם, שאינם  יכולים לעזור לעצמם: נכים, עולים, משפחות חד-הוריות. למה? אני אומר לך, גברתי השרה: נתחלק במעט שיש לנו, בצורה הוגנת. היו מצבים שכולנו אכלנו ביצה אחת לשבוע. נשא</w:t>
      </w:r>
      <w:r>
        <w:rPr>
          <w:rFonts w:hint="cs"/>
          <w:rtl/>
        </w:rPr>
        <w:t xml:space="preserve">רנו בחיים. אבל דווקא לקחת את כל החלשים - וכבר לא לדבר על כך שפגעו גם בזקנים, פגעו בסטודנטים, כאשר אנחנו רוצים שילכו ללמוד. למה? </w:t>
      </w:r>
    </w:p>
    <w:p w14:paraId="126FF83C" w14:textId="77777777" w:rsidR="00000000" w:rsidRDefault="007C71EE">
      <w:pPr>
        <w:pStyle w:val="a"/>
        <w:rPr>
          <w:rFonts w:hint="cs"/>
          <w:rtl/>
        </w:rPr>
      </w:pPr>
    </w:p>
    <w:p w14:paraId="6C92C659" w14:textId="77777777" w:rsidR="00000000" w:rsidRDefault="007C71EE">
      <w:pPr>
        <w:pStyle w:val="a"/>
        <w:rPr>
          <w:rFonts w:hint="cs"/>
          <w:rtl/>
        </w:rPr>
      </w:pPr>
      <w:r>
        <w:rPr>
          <w:rFonts w:hint="cs"/>
          <w:rtl/>
        </w:rPr>
        <w:t xml:space="preserve">אני לא אומר. אני יודע שצריך לקצץ. אני לא דמגוג. אבל לקצץ </w:t>
      </w:r>
      <w:r>
        <w:rPr>
          <w:rtl/>
        </w:rPr>
        <w:t>–</w:t>
      </w:r>
      <w:r>
        <w:rPr>
          <w:rFonts w:hint="cs"/>
          <w:rtl/>
        </w:rPr>
        <w:t xml:space="preserve"> לפי קריטריונים של צדק חברתי, לפי קריטריונים של סיוע הדדי, של עזרה ה</w:t>
      </w:r>
      <w:r>
        <w:rPr>
          <w:rFonts w:hint="cs"/>
          <w:rtl/>
        </w:rPr>
        <w:t xml:space="preserve">דדית. אנחנו ארץ של עולים. תאמיני לי שבחלומותי הרעים ביותר לא האמנתי שישראל תקים שורה כזאת של בתי-תמחוי. זה מבייש אותנו. אסור שיהיו רעבים בתוכנו. מה זה? </w:t>
      </w:r>
    </w:p>
    <w:p w14:paraId="55D03925" w14:textId="77777777" w:rsidR="00000000" w:rsidRDefault="007C71EE">
      <w:pPr>
        <w:pStyle w:val="a"/>
        <w:rPr>
          <w:rFonts w:hint="cs"/>
          <w:rtl/>
        </w:rPr>
      </w:pPr>
    </w:p>
    <w:p w14:paraId="302D212D" w14:textId="77777777" w:rsidR="00000000" w:rsidRDefault="007C71EE">
      <w:pPr>
        <w:pStyle w:val="ac"/>
        <w:rPr>
          <w:rtl/>
        </w:rPr>
      </w:pPr>
      <w:r>
        <w:rPr>
          <w:rFonts w:hint="eastAsia"/>
          <w:rtl/>
        </w:rPr>
        <w:t>חיים</w:t>
      </w:r>
      <w:r>
        <w:rPr>
          <w:rtl/>
        </w:rPr>
        <w:t xml:space="preserve"> אורון (מרצ):</w:t>
      </w:r>
    </w:p>
    <w:p w14:paraId="4E5E81EE" w14:textId="77777777" w:rsidR="00000000" w:rsidRDefault="007C71EE">
      <w:pPr>
        <w:pStyle w:val="a"/>
        <w:rPr>
          <w:rFonts w:hint="cs"/>
          <w:rtl/>
        </w:rPr>
      </w:pPr>
    </w:p>
    <w:p w14:paraId="1AAB6559" w14:textId="77777777" w:rsidR="00000000" w:rsidRDefault="007C71EE">
      <w:pPr>
        <w:pStyle w:val="a"/>
        <w:rPr>
          <w:rFonts w:hint="cs"/>
          <w:rtl/>
        </w:rPr>
      </w:pPr>
      <w:r>
        <w:rPr>
          <w:rFonts w:hint="cs"/>
          <w:rtl/>
        </w:rPr>
        <w:t>ה"ג'וינט" עכשיו פותח - - -</w:t>
      </w:r>
    </w:p>
    <w:p w14:paraId="3C5BD1A9" w14:textId="77777777" w:rsidR="00000000" w:rsidRDefault="007C71EE">
      <w:pPr>
        <w:pStyle w:val="a"/>
        <w:rPr>
          <w:rFonts w:hint="cs"/>
          <w:rtl/>
        </w:rPr>
      </w:pPr>
    </w:p>
    <w:p w14:paraId="2987216E" w14:textId="77777777" w:rsidR="00000000" w:rsidRDefault="007C71EE">
      <w:pPr>
        <w:pStyle w:val="ac"/>
        <w:rPr>
          <w:rtl/>
        </w:rPr>
      </w:pPr>
    </w:p>
    <w:p w14:paraId="401A350E" w14:textId="77777777" w:rsidR="00000000" w:rsidRDefault="007C71EE">
      <w:pPr>
        <w:pStyle w:val="ac"/>
        <w:rPr>
          <w:rtl/>
        </w:rPr>
      </w:pPr>
      <w:r>
        <w:rPr>
          <w:rFonts w:hint="eastAsia"/>
          <w:rtl/>
        </w:rPr>
        <w:t>עבד</w:t>
      </w:r>
      <w:r>
        <w:rPr>
          <w:rtl/>
        </w:rPr>
        <w:t>-אלמאלכ דהאמשה (רע"ם):</w:t>
      </w:r>
    </w:p>
    <w:p w14:paraId="4872277D" w14:textId="77777777" w:rsidR="00000000" w:rsidRDefault="007C71EE">
      <w:pPr>
        <w:pStyle w:val="a"/>
        <w:rPr>
          <w:rFonts w:hint="cs"/>
          <w:rtl/>
        </w:rPr>
      </w:pPr>
    </w:p>
    <w:p w14:paraId="5E61B23C" w14:textId="77777777" w:rsidR="00000000" w:rsidRDefault="007C71EE">
      <w:pPr>
        <w:pStyle w:val="a"/>
        <w:rPr>
          <w:rFonts w:hint="cs"/>
          <w:rtl/>
        </w:rPr>
      </w:pPr>
      <w:r>
        <w:rPr>
          <w:rFonts w:hint="cs"/>
          <w:rtl/>
        </w:rPr>
        <w:t>המציאות הקימה אותם - - -</w:t>
      </w:r>
    </w:p>
    <w:p w14:paraId="64FFA11B" w14:textId="77777777" w:rsidR="00000000" w:rsidRDefault="007C71EE">
      <w:pPr>
        <w:pStyle w:val="a"/>
        <w:rPr>
          <w:rFonts w:hint="cs"/>
          <w:rtl/>
        </w:rPr>
      </w:pPr>
    </w:p>
    <w:p w14:paraId="3DD46592" w14:textId="77777777" w:rsidR="00000000" w:rsidRDefault="007C71EE">
      <w:pPr>
        <w:pStyle w:val="SpeakerCon"/>
        <w:rPr>
          <w:rtl/>
        </w:rPr>
      </w:pPr>
      <w:bookmarkStart w:id="353" w:name="FS000000456T26_05_2003_18_33_59C"/>
      <w:bookmarkEnd w:id="353"/>
      <w:r>
        <w:rPr>
          <w:rtl/>
        </w:rPr>
        <w:t>ש</w:t>
      </w:r>
      <w:r>
        <w:rPr>
          <w:rtl/>
        </w:rPr>
        <w:t>מעון פרס (העבודה-מימד):</w:t>
      </w:r>
    </w:p>
    <w:p w14:paraId="184966F0" w14:textId="77777777" w:rsidR="00000000" w:rsidRDefault="007C71EE">
      <w:pPr>
        <w:pStyle w:val="a"/>
        <w:rPr>
          <w:rtl/>
        </w:rPr>
      </w:pPr>
    </w:p>
    <w:p w14:paraId="52FEB0F2" w14:textId="77777777" w:rsidR="00000000" w:rsidRDefault="007C71EE">
      <w:pPr>
        <w:pStyle w:val="a"/>
        <w:rPr>
          <w:rFonts w:hint="cs"/>
          <w:rtl/>
        </w:rPr>
      </w:pPr>
      <w:r>
        <w:rPr>
          <w:rFonts w:hint="cs"/>
          <w:rtl/>
        </w:rPr>
        <w:t xml:space="preserve">נאכל פחות, אבל נאכל ונתחלק במה שיש לנו. הביאו הרבה מאוד אנשים לידי ייאוש, לפת לחם. הייתי שר אוצר, ואני מכיר את הנושאים האלה. אף פעם לא הייתי עושה דבר כזה, וגם הפעם אני חושב שאין לעשות את זה. </w:t>
      </w:r>
    </w:p>
    <w:p w14:paraId="0FD710C1" w14:textId="77777777" w:rsidR="00000000" w:rsidRDefault="007C71EE">
      <w:pPr>
        <w:pStyle w:val="a"/>
        <w:rPr>
          <w:rFonts w:hint="cs"/>
          <w:rtl/>
        </w:rPr>
      </w:pPr>
    </w:p>
    <w:p w14:paraId="48AA719D" w14:textId="77777777" w:rsidR="00000000" w:rsidRDefault="007C71EE">
      <w:pPr>
        <w:pStyle w:val="a"/>
        <w:rPr>
          <w:rFonts w:hint="cs"/>
          <w:rtl/>
        </w:rPr>
      </w:pPr>
      <w:r>
        <w:rPr>
          <w:rFonts w:hint="cs"/>
          <w:rtl/>
        </w:rPr>
        <w:t xml:space="preserve">דבר שני </w:t>
      </w:r>
      <w:r>
        <w:rPr>
          <w:rtl/>
        </w:rPr>
        <w:t>–</w:t>
      </w:r>
      <w:r>
        <w:rPr>
          <w:rFonts w:hint="cs"/>
          <w:rtl/>
        </w:rPr>
        <w:t xml:space="preserve"> המדיניות שכמה קיצונים מהימין</w:t>
      </w:r>
      <w:r>
        <w:rPr>
          <w:rFonts w:hint="cs"/>
          <w:rtl/>
        </w:rPr>
        <w:t xml:space="preserve"> רוצים לנהל איננה מאפשרת למדינת ישראל לנשום. לא יעזור שום דבר. אם לפי המדיניות הזאת העיקר זה לבנות התנחלויות, העיקר זה להשקיע ביהודה ושומרון - השקענו בשטחים מאז 1967.  60 מיליארד דולר שרפנו. על מה? על הגדלת התבערה? לא רק ששרפנו 60 מיליארד דולר, אלא הזנחנו </w:t>
      </w:r>
      <w:r>
        <w:rPr>
          <w:rFonts w:hint="cs"/>
          <w:rtl/>
        </w:rPr>
        <w:t xml:space="preserve">את המקום שבו העתיד החשוב ביותר למדינה, והוא הנגב. למה? הלוא הנגב יכול היה להיות פורח, ולא היו לנו בעיות כלכליות. וגם היום ההתנחלויות עולות הון עתק. על נצרים בלבד צריך להחזיק כמעט פלוגה שלמה של חיילים. לאן נגיע? מי ישלם עבור השגיאות שלנו? </w:t>
      </w:r>
    </w:p>
    <w:p w14:paraId="4DD56209" w14:textId="77777777" w:rsidR="00000000" w:rsidRDefault="007C71EE">
      <w:pPr>
        <w:pStyle w:val="a"/>
        <w:rPr>
          <w:rFonts w:hint="cs"/>
          <w:rtl/>
        </w:rPr>
      </w:pPr>
    </w:p>
    <w:p w14:paraId="0E1ED07C" w14:textId="77777777" w:rsidR="00000000" w:rsidRDefault="007C71EE">
      <w:pPr>
        <w:pStyle w:val="a"/>
        <w:rPr>
          <w:rFonts w:hint="cs"/>
          <w:rtl/>
        </w:rPr>
      </w:pPr>
      <w:r>
        <w:rPr>
          <w:rFonts w:hint="cs"/>
          <w:rtl/>
        </w:rPr>
        <w:t>המצב המדיני הזה,</w:t>
      </w:r>
      <w:r>
        <w:rPr>
          <w:rFonts w:hint="cs"/>
          <w:rtl/>
        </w:rPr>
        <w:t xml:space="preserve"> הרעוע, הביא לידי כך שנפסקה התיירות. זה 10% מהמשק הישראלי. הבנייה קרסה, ירדה למטה. משקיעים אינם באים. חברות השקעות יוצאות מישראל, והישראלים עצמם משקיעים בחוץ יותר ממה שהם משקיעים בבית. הוצאות הביטחון עולות כל הזמן. מי יחזיק את המשגים הנוראים האלה? </w:t>
      </w:r>
    </w:p>
    <w:p w14:paraId="4F30D706" w14:textId="77777777" w:rsidR="00000000" w:rsidRDefault="007C71EE">
      <w:pPr>
        <w:pStyle w:val="a"/>
        <w:rPr>
          <w:rFonts w:hint="cs"/>
          <w:rtl/>
        </w:rPr>
      </w:pPr>
    </w:p>
    <w:p w14:paraId="1FB5E0F1" w14:textId="77777777" w:rsidR="00000000" w:rsidRDefault="007C71EE">
      <w:pPr>
        <w:pStyle w:val="a"/>
        <w:rPr>
          <w:rFonts w:hint="cs"/>
          <w:rtl/>
        </w:rPr>
      </w:pPr>
      <w:r>
        <w:rPr>
          <w:rFonts w:hint="cs"/>
          <w:rtl/>
        </w:rPr>
        <w:t>כל הסי</w:t>
      </w:r>
      <w:r>
        <w:rPr>
          <w:rFonts w:hint="cs"/>
          <w:rtl/>
        </w:rPr>
        <w:t xml:space="preserve">פורים על אוסלו </w:t>
      </w:r>
      <w:r>
        <w:rPr>
          <w:rtl/>
        </w:rPr>
        <w:t>–</w:t>
      </w:r>
      <w:r>
        <w:rPr>
          <w:rFonts w:hint="cs"/>
          <w:rtl/>
        </w:rPr>
        <w:t xml:space="preserve"> אחרי אוסלו היתה עלייה כזאת, הרבה יותר מרשימה. אוסלו הצילה את המשק ואת החברה בישראל. כל הסיפורים האלה על הרוגים. הרוגים היו בלבנון, והרוגים היו לפני אוסלו, והרוגים יש כאשר אין הסכם וכאשר יש כל הזמן התנגשויות בלתי פוסקות. אדוני היושב-ראש, אם</w:t>
      </w:r>
      <w:r>
        <w:rPr>
          <w:rFonts w:hint="cs"/>
          <w:rtl/>
        </w:rPr>
        <w:t xml:space="preserve"> לא ננהל מדיניות שאנחנו יכולים לשאת בה, כלכלית, אנחנו נקרוס. גם מדינית וגם כלכלית. </w:t>
      </w:r>
    </w:p>
    <w:p w14:paraId="1F833646" w14:textId="77777777" w:rsidR="00000000" w:rsidRDefault="007C71EE">
      <w:pPr>
        <w:pStyle w:val="a"/>
        <w:rPr>
          <w:rFonts w:hint="cs"/>
          <w:rtl/>
        </w:rPr>
      </w:pPr>
    </w:p>
    <w:p w14:paraId="07C5E22A" w14:textId="77777777" w:rsidR="00000000" w:rsidRDefault="007C71EE">
      <w:pPr>
        <w:pStyle w:val="a"/>
        <w:rPr>
          <w:rFonts w:hint="cs"/>
          <w:rtl/>
        </w:rPr>
      </w:pPr>
      <w:r>
        <w:rPr>
          <w:rFonts w:hint="cs"/>
          <w:rtl/>
        </w:rPr>
        <w:t>אני מאוד שמח שהממשלה הזאת לפחות הבינה שאין ברירה מדינית. אפשר להתווכח עם העבודה, אפשר להתווכח עם אוסלו, אי-אפשר להתווכח עם המציאות. המציאות היא זו שהכריעה אתמול בישיבת הממ</w:t>
      </w:r>
      <w:r>
        <w:rPr>
          <w:rFonts w:hint="cs"/>
          <w:rtl/>
        </w:rPr>
        <w:t xml:space="preserve">שלה. אני מברך על זה. אני טענתי את זה כל החיים, ולפי דעתי יכולנו למנוע הרבה שגיאות, להציל הרבה חיים. סתם. על רעיונות משיחיים שאין להם כיסוי, שאין בהם היגיון ואין בהם אמת. </w:t>
      </w:r>
    </w:p>
    <w:p w14:paraId="4D822AB7" w14:textId="77777777" w:rsidR="00000000" w:rsidRDefault="007C71EE">
      <w:pPr>
        <w:pStyle w:val="a"/>
        <w:rPr>
          <w:rFonts w:hint="cs"/>
          <w:rtl/>
        </w:rPr>
      </w:pPr>
    </w:p>
    <w:p w14:paraId="15AD96EF" w14:textId="77777777" w:rsidR="00000000" w:rsidRDefault="007C71EE">
      <w:pPr>
        <w:pStyle w:val="a"/>
        <w:rPr>
          <w:rFonts w:hint="cs"/>
          <w:rtl/>
        </w:rPr>
      </w:pPr>
      <w:r>
        <w:rPr>
          <w:rFonts w:hint="cs"/>
          <w:rtl/>
        </w:rPr>
        <w:t>עכשיו אנחנו מבקשים שהערבים יתחייבו להכיר בנו כמדינה יהודית. אני רק רוצה להגיד משפט א</w:t>
      </w:r>
      <w:r>
        <w:rPr>
          <w:rFonts w:hint="cs"/>
          <w:rtl/>
        </w:rPr>
        <w:t>חד: אם נפסיד את הרוב בישראל, והערבים יכירו בנו כמדינה יהודית, מה זה שווה בכלל? יש רק דבר אחד שעושה מדינה יהודית ליהודית ומדינה ערבית לערבית - מדינה יהודית היא מדינה שיש בה רוב יהודי. אין רוב יהודי?  היא לא מדינה יהודית, ולא דמוקרטית. אותו דבר גם לגבי מדינו</w:t>
      </w:r>
      <w:r>
        <w:rPr>
          <w:rFonts w:hint="cs"/>
          <w:rtl/>
        </w:rPr>
        <w:t xml:space="preserve">ת ערב. יש 24 מדינות במזרח התיכון. ב=23 מהן יש רוב ערבי, אז הן ערביות. במדינה אחת יש רוב יהודי, אז היא יהודית. זוהי הערובה היחידה. לא מלל, לא דקלרציות ולא העמדת פנים. זה התוכן האמיתי. </w:t>
      </w:r>
    </w:p>
    <w:p w14:paraId="3F840A3E" w14:textId="77777777" w:rsidR="00000000" w:rsidRDefault="007C71EE">
      <w:pPr>
        <w:pStyle w:val="a"/>
        <w:rPr>
          <w:rFonts w:hint="cs"/>
          <w:rtl/>
        </w:rPr>
      </w:pPr>
    </w:p>
    <w:p w14:paraId="4789C7F0" w14:textId="77777777" w:rsidR="00000000" w:rsidRDefault="007C71EE">
      <w:pPr>
        <w:pStyle w:val="a"/>
        <w:rPr>
          <w:rFonts w:hint="cs"/>
          <w:rtl/>
        </w:rPr>
      </w:pPr>
      <w:r>
        <w:rPr>
          <w:rFonts w:hint="cs"/>
          <w:rtl/>
        </w:rPr>
        <w:t>אני רוצה להגיד. אנחנו יכולנו להיות, גם היינו וגם נהיה, אני מקווה, ארץ פ</w:t>
      </w:r>
      <w:r>
        <w:rPr>
          <w:rFonts w:hint="cs"/>
          <w:rtl/>
        </w:rPr>
        <w:t>ורחת ומשגשגת.  קרו כמה נסים לעם היהודי, למדינת ישראל. אחד מהם זה החקלאות הישראלית, ההתיישבות. באו לישראל חלוצים, שלמעשה לא היה להם שום ניסיון חקלאי. הם באו לארץ הרוסה, שרופה, חרבה, סרבנית, ללא מים, והקימו את החקלאות היפה ביותר בעולם, וגם צורות התיישבות מדה</w:t>
      </w:r>
      <w:r>
        <w:rPr>
          <w:rFonts w:hint="cs"/>
          <w:rtl/>
        </w:rPr>
        <w:t xml:space="preserve">ימות, כמו הקיבוץ והמושב, שאין דוגמתן בעולם. אבל הפרק הזה שייך לעבר, מהרבה מאוד סיבות שלא אכנס אליהן עכשיו. עבר מפואר, שיש לו גם עדים היום ויהיו לו עדים בעתיד. </w:t>
      </w:r>
    </w:p>
    <w:p w14:paraId="0BC80CBF" w14:textId="77777777" w:rsidR="00000000" w:rsidRDefault="007C71EE">
      <w:pPr>
        <w:pStyle w:val="a"/>
        <w:rPr>
          <w:rFonts w:hint="cs"/>
          <w:rtl/>
        </w:rPr>
      </w:pPr>
    </w:p>
    <w:p w14:paraId="149DA49A" w14:textId="77777777" w:rsidR="00000000" w:rsidRDefault="007C71EE">
      <w:pPr>
        <w:pStyle w:val="a"/>
        <w:rPr>
          <w:rFonts w:hint="cs"/>
          <w:rtl/>
        </w:rPr>
      </w:pPr>
      <w:r>
        <w:rPr>
          <w:rFonts w:hint="cs"/>
          <w:rtl/>
        </w:rPr>
        <w:t>אנחנו עכשיו, אדוני היושב-ראש, נכנסים לפרק הרביעי בהתנסותה של ישראל. הפרק הראשון היה הפרק של העל</w:t>
      </w:r>
      <w:r>
        <w:rPr>
          <w:rFonts w:hint="cs"/>
          <w:rtl/>
        </w:rPr>
        <w:t>ייה לישראל. עם מפוזר הפך לעם אחד. לא קרה אף פעם בהיסטוריה דבר כזה.  זה המקרה היחיד בהיסטוריה שעם בגלות הפך להיות עם בארצו. הפרק השני, כפי שכבר אמרתי, זה הפרק החקלאי, ההתיישבותי. הפרק השלישי הוא הפרק הביטחוני. הותקפנו חמש פעמים. הגנו על חיינו, ניצחנו חמש פע</w:t>
      </w:r>
      <w:r>
        <w:rPr>
          <w:rFonts w:hint="cs"/>
          <w:rtl/>
        </w:rPr>
        <w:t xml:space="preserve">מים, ללא מסורת צבאית, כאשר עמדנו מול  יתרון בכמויות הנשק והחיילים. יצא צבא באמת מעולה מאוד. עכשיו אנחנו עומדים בפני הפרק הרביעי, שיקבע את עתידנו. </w:t>
      </w:r>
    </w:p>
    <w:p w14:paraId="7EC057AC" w14:textId="77777777" w:rsidR="00000000" w:rsidRDefault="007C71EE">
      <w:pPr>
        <w:pStyle w:val="a"/>
        <w:rPr>
          <w:rFonts w:hint="cs"/>
          <w:rtl/>
        </w:rPr>
      </w:pPr>
    </w:p>
    <w:p w14:paraId="33F05660" w14:textId="77777777" w:rsidR="00000000" w:rsidRDefault="007C71EE">
      <w:pPr>
        <w:pStyle w:val="a"/>
        <w:rPr>
          <w:rFonts w:hint="cs"/>
          <w:rtl/>
        </w:rPr>
      </w:pPr>
      <w:r>
        <w:rPr>
          <w:rFonts w:hint="cs"/>
          <w:rtl/>
        </w:rPr>
        <w:t>היום עמים ומדינות מתקיימים ממדע וטכנולוגיה, לא יעזור שום דבר. גם החקלאות היא היום טכנולוגית ומדעית. היא עברה</w:t>
      </w:r>
      <w:r>
        <w:rPr>
          <w:rFonts w:hint="cs"/>
          <w:rtl/>
        </w:rPr>
        <w:t xml:space="preserve"> שינוי. בפחות אנשים, בפחות טרקטורים ובפחות מאמץ יש יותר יבולים, יותר תוצרת. זו הבעיה בחקלאות. אני אומר שמבחינה מדעית, עד לפני שנתיים, טכנולוגית היה לישראל יתרון גדול. אני רוצה לתת כמה מספרים שהם בהחלט מרשימים מבחינה זו. ישראל היא במקום הראשון בעולם במספר ה</w:t>
      </w:r>
      <w:r>
        <w:rPr>
          <w:rFonts w:hint="cs"/>
          <w:rtl/>
        </w:rPr>
        <w:t>מדענים והמהנדסים ל=10,000 עובדים. כפליים מארצות-הברית של אמריקה. בישראל יש 77 מדענים מול 33 בארצות-הברית, על כל 10,000 עובדים. אין דבר כזה בעולם. אנחנו במקום הראשון בעולם בפרסומים מדעיים. אנחנו ממש במקום הראשון, באופן פרופורציונלי. מספר החברות הישראליות שס</w:t>
      </w:r>
      <w:r>
        <w:rPr>
          <w:rFonts w:hint="cs"/>
          <w:rtl/>
        </w:rPr>
        <w:t xml:space="preserve">חרו בבורסה האמריקנית יותר גדול מהמספר בכל ארץ אירופית. באירופה, למשל </w:t>
      </w:r>
      <w:r>
        <w:rPr>
          <w:rtl/>
        </w:rPr>
        <w:t>–</w:t>
      </w:r>
      <w:r>
        <w:rPr>
          <w:rFonts w:hint="cs"/>
          <w:rtl/>
        </w:rPr>
        <w:t xml:space="preserve"> באנגליה יש 55 חברות. בישראל יש 111 חברות. אנחנו במקום הראשון בפטנטים, באופן יחסי. </w:t>
      </w:r>
    </w:p>
    <w:p w14:paraId="262E6224" w14:textId="77777777" w:rsidR="00000000" w:rsidRDefault="007C71EE">
      <w:pPr>
        <w:pStyle w:val="a"/>
        <w:ind w:firstLine="0"/>
        <w:rPr>
          <w:rFonts w:hint="cs"/>
          <w:rtl/>
        </w:rPr>
      </w:pPr>
    </w:p>
    <w:p w14:paraId="5C77BA92" w14:textId="77777777" w:rsidR="00000000" w:rsidRDefault="007C71EE">
      <w:pPr>
        <w:pStyle w:val="a"/>
        <w:rPr>
          <w:rFonts w:hint="cs"/>
          <w:rtl/>
        </w:rPr>
      </w:pPr>
      <w:r>
        <w:rPr>
          <w:rFonts w:hint="cs"/>
          <w:rtl/>
        </w:rPr>
        <w:t>ואני רוצה כאן להגיד, לגבי השקפותיו של שר האוצר, שהיום כל הוויכוח התאצ'ריסטי הזה על יחסי עובדים ומעביד</w:t>
      </w:r>
      <w:r>
        <w:rPr>
          <w:rFonts w:hint="cs"/>
          <w:rtl/>
        </w:rPr>
        <w:t>ים הוא אנכרוניסטי. היום מדינה צריכה להימדד לפי מספר הפטנטים, לפי כוח היצירה שיש בה, לפי החידושים שהיא עושה.</w:t>
      </w:r>
    </w:p>
    <w:p w14:paraId="783D556B" w14:textId="77777777" w:rsidR="00000000" w:rsidRDefault="007C71EE">
      <w:pPr>
        <w:pStyle w:val="a"/>
        <w:ind w:firstLine="0"/>
        <w:rPr>
          <w:rFonts w:hint="cs"/>
          <w:rtl/>
        </w:rPr>
      </w:pPr>
    </w:p>
    <w:p w14:paraId="6402D6AA" w14:textId="77777777" w:rsidR="00000000" w:rsidRDefault="007C71EE">
      <w:pPr>
        <w:pStyle w:val="a"/>
        <w:ind w:firstLine="0"/>
        <w:rPr>
          <w:rFonts w:hint="cs"/>
          <w:rtl/>
        </w:rPr>
      </w:pPr>
      <w:r>
        <w:rPr>
          <w:rFonts w:hint="cs"/>
          <w:rtl/>
        </w:rPr>
        <w:tab/>
        <w:t>גם הפרופיל של המדינה לא רע - 77% מתושבי ישראל הם בעלי השכלה תיכונית מלאה; 32% מתושבי ישראל הם בעלי תואר אקדמי; 12% מתושבי ישראל הם בעלי תואר אקדמי</w:t>
      </w:r>
      <w:r>
        <w:rPr>
          <w:rFonts w:hint="cs"/>
          <w:rtl/>
        </w:rPr>
        <w:t xml:space="preserve"> שני. זה פרופיל מדהים, אבל התמונה הזאת נעצרה לפני שנתיים, ועכשיו התחלנו להיות במדרון - האוניברסיטאות נמצאות במצב קשה מאוד, מכוני המחקר נמצאים במצב קשה מאוד.</w:t>
      </w:r>
    </w:p>
    <w:p w14:paraId="5BF22E11" w14:textId="77777777" w:rsidR="00000000" w:rsidRDefault="007C71EE">
      <w:pPr>
        <w:pStyle w:val="a"/>
        <w:ind w:firstLine="0"/>
        <w:rPr>
          <w:rFonts w:hint="cs"/>
          <w:rtl/>
        </w:rPr>
      </w:pPr>
    </w:p>
    <w:p w14:paraId="74DE3B1B" w14:textId="77777777" w:rsidR="00000000" w:rsidRDefault="007C71EE">
      <w:pPr>
        <w:pStyle w:val="a"/>
        <w:ind w:firstLine="0"/>
        <w:rPr>
          <w:rFonts w:hint="cs"/>
          <w:rtl/>
        </w:rPr>
      </w:pPr>
      <w:r>
        <w:rPr>
          <w:rFonts w:hint="cs"/>
          <w:rtl/>
        </w:rPr>
        <w:tab/>
        <w:t xml:space="preserve">יש רק דבר אחד היום שיכול לעשות צדק עם האנשים שנולדים וגדלים בארצנו, וזה  החינוך. לדעתי, אם אנחנו </w:t>
      </w:r>
      <w:r>
        <w:rPr>
          <w:rFonts w:hint="cs"/>
          <w:rtl/>
        </w:rPr>
        <w:t>רוצים להיות מדינה, גם מתקדמת וגם צודקת, מה שאנחנו צריכים לעשות זה קודם כול לתת לגיל הרך - גיל שנה, שנתיים, שלוש, אולי ארבע - את אבות המזון הדרושים לתינוקות. יש אצלנו הרבה מאוד ילדים שלא מקבלים את המזון הנכון, והם גדלים מקופחים בגופם. צריך לאפשר להם לקבל את</w:t>
      </w:r>
      <w:r>
        <w:rPr>
          <w:rFonts w:hint="cs"/>
          <w:rtl/>
        </w:rPr>
        <w:t xml:space="preserve"> החינוך הדרוש במשפחה. וצריך גם לאפשר לכל נער, לכל נערה בישראל לסיים אוניברסיטה. זה התנאי לשוויון. שום דבר אחר.</w:t>
      </w:r>
    </w:p>
    <w:p w14:paraId="0C8E8175" w14:textId="77777777" w:rsidR="00000000" w:rsidRDefault="007C71EE">
      <w:pPr>
        <w:pStyle w:val="a"/>
        <w:ind w:firstLine="0"/>
        <w:rPr>
          <w:rFonts w:hint="cs"/>
          <w:rtl/>
        </w:rPr>
      </w:pPr>
    </w:p>
    <w:p w14:paraId="520928B7" w14:textId="77777777" w:rsidR="00000000" w:rsidRDefault="007C71EE">
      <w:pPr>
        <w:pStyle w:val="a"/>
        <w:ind w:firstLine="0"/>
        <w:rPr>
          <w:rFonts w:hint="cs"/>
          <w:rtl/>
        </w:rPr>
      </w:pPr>
      <w:r>
        <w:rPr>
          <w:rFonts w:hint="cs"/>
          <w:rtl/>
        </w:rPr>
        <w:tab/>
        <w:t xml:space="preserve">על כן, המדע, הטכנולוגיה והחינוך צריכים לעמוד בראש מעיינינו - כל התחומים האלה, בתוכנית הכלכלית, שובשו, סורסו, הוקטנו, ללא צדק וללא ראיית העתיד. </w:t>
      </w:r>
      <w:r>
        <w:rPr>
          <w:rFonts w:hint="cs"/>
          <w:rtl/>
        </w:rPr>
        <w:t>מה גם שאנחנו עומדים בפני מהפכה מדעית וטכנולוגית דרמטית בימים אלה. אסור שישראל תמצא את עצמה במקום שני, אסור שמדעניה של ישראל, לא תהיה להם ההזדמנות לחקור, לאוניברסיטאות - להשתלב באתגרים החדשים, ולאנשי המדע - לפעול.</w:t>
      </w:r>
    </w:p>
    <w:p w14:paraId="446BCBB2" w14:textId="77777777" w:rsidR="00000000" w:rsidRDefault="007C71EE">
      <w:pPr>
        <w:pStyle w:val="a"/>
        <w:ind w:firstLine="0"/>
        <w:rPr>
          <w:rFonts w:hint="cs"/>
          <w:rtl/>
        </w:rPr>
      </w:pPr>
    </w:p>
    <w:p w14:paraId="767255FC" w14:textId="77777777" w:rsidR="00000000" w:rsidRDefault="007C71EE">
      <w:pPr>
        <w:pStyle w:val="a"/>
        <w:ind w:firstLine="0"/>
        <w:rPr>
          <w:rFonts w:hint="cs"/>
          <w:rtl/>
        </w:rPr>
      </w:pPr>
      <w:r>
        <w:rPr>
          <w:rFonts w:hint="cs"/>
          <w:rtl/>
        </w:rPr>
        <w:tab/>
        <w:t>על כן, כל הקונספציה איננה קונספציה. היא ח</w:t>
      </w:r>
      <w:r>
        <w:rPr>
          <w:rFonts w:hint="cs"/>
          <w:rtl/>
        </w:rPr>
        <w:t>סרה  את הנפש של צדק חברתי, של ראייה תנ"כית, את רגש הסולידריות החברתית. אדם לאדם לפעמים נראה כמו זאב, ואנחנו לא רוצים להיות מדינה של זאבים. לא מדינה של זאבים, ולא מדינה של זאב גר עם כבשים. אנחנו רוצים מדינה ללא זאבים בכלל. מותר לנו לסייע לכל הנזקק ולכל החלש</w:t>
      </w:r>
      <w:r>
        <w:rPr>
          <w:rFonts w:hint="cs"/>
          <w:rtl/>
        </w:rPr>
        <w:t xml:space="preserve">, אם הוא נכה, אם הוא חד-הורי, אם הוא זקן, אם הוא מובטל. אין להתעלל באנשים האלה, גם אין צורך. </w:t>
      </w:r>
    </w:p>
    <w:p w14:paraId="1B599B16" w14:textId="77777777" w:rsidR="00000000" w:rsidRDefault="007C71EE">
      <w:pPr>
        <w:pStyle w:val="a"/>
        <w:ind w:firstLine="0"/>
        <w:rPr>
          <w:rFonts w:hint="cs"/>
          <w:rtl/>
        </w:rPr>
      </w:pPr>
    </w:p>
    <w:p w14:paraId="579F5C41" w14:textId="77777777" w:rsidR="00000000" w:rsidRDefault="007C71EE">
      <w:pPr>
        <w:pStyle w:val="a"/>
        <w:ind w:firstLine="0"/>
        <w:rPr>
          <w:rFonts w:hint="cs"/>
          <w:rtl/>
        </w:rPr>
      </w:pPr>
      <w:r>
        <w:rPr>
          <w:rFonts w:hint="cs"/>
          <w:rtl/>
        </w:rPr>
        <w:tab/>
        <w:t>אנחנו רואים במו עינינו אי-הסכמה חברתית עמוקה. הקונספציה לא נכונה, הדגשים לא נכונים, ולא רק שאין התייחסות למצב הנוכחי מבחינה חברתית, אין שום חזון בתוכנית הזאת, ר</w:t>
      </w:r>
      <w:r>
        <w:rPr>
          <w:rFonts w:hint="cs"/>
          <w:rtl/>
        </w:rPr>
        <w:t>ק לקצץ ולקצץ. אני בעד קיצוצים, זה לא אומר שצריך לקצץ בכול. הייתי מקצץ ברמת חיינו, של כולנו, לא של העניים והנזקקים, ומשקיע יותר בחינוך.</w:t>
      </w:r>
    </w:p>
    <w:p w14:paraId="17A30B79" w14:textId="77777777" w:rsidR="00000000" w:rsidRDefault="007C71EE">
      <w:pPr>
        <w:pStyle w:val="a"/>
        <w:ind w:firstLine="0"/>
        <w:rPr>
          <w:rFonts w:hint="cs"/>
          <w:rtl/>
        </w:rPr>
      </w:pPr>
    </w:p>
    <w:p w14:paraId="64FBDCF9" w14:textId="77777777" w:rsidR="00000000" w:rsidRDefault="007C71EE">
      <w:pPr>
        <w:pStyle w:val="a"/>
        <w:ind w:firstLine="0"/>
        <w:rPr>
          <w:rFonts w:hint="cs"/>
          <w:rtl/>
        </w:rPr>
      </w:pPr>
      <w:r>
        <w:rPr>
          <w:rFonts w:hint="cs"/>
          <w:rtl/>
        </w:rPr>
        <w:tab/>
        <w:t>המסורת במשפחה יהודית, ולא רק במשפחה יהודית, עכשיו זה נכון גם לגבי חברות אחרות, שלא חשוב מה המצב הכלכלי שלהן, המסורת היא</w:t>
      </w:r>
      <w:r>
        <w:rPr>
          <w:rFonts w:hint="cs"/>
          <w:rtl/>
        </w:rPr>
        <w:t xml:space="preserve"> שבחינוך משקיעים. חוסכים לחם מפי המשפחה כדי לתת חינוך לדור הצעיר. אין לנו רשות לקפח אותם, להתעלם מהם, לא לענות על צורכיהם.</w:t>
      </w:r>
    </w:p>
    <w:p w14:paraId="2D592941" w14:textId="77777777" w:rsidR="00000000" w:rsidRDefault="007C71EE">
      <w:pPr>
        <w:pStyle w:val="a"/>
        <w:ind w:firstLine="0"/>
        <w:rPr>
          <w:rFonts w:hint="cs"/>
          <w:rtl/>
        </w:rPr>
      </w:pPr>
    </w:p>
    <w:p w14:paraId="50907290" w14:textId="77777777" w:rsidR="00000000" w:rsidRDefault="007C71EE">
      <w:pPr>
        <w:pStyle w:val="a"/>
        <w:ind w:firstLine="0"/>
        <w:rPr>
          <w:rFonts w:hint="cs"/>
          <w:rtl/>
        </w:rPr>
      </w:pPr>
      <w:r>
        <w:rPr>
          <w:rFonts w:hint="cs"/>
          <w:rtl/>
        </w:rPr>
        <w:tab/>
        <w:t>מטעמים אלה, אדוני היושב-ראש, אנחנו דוחים בכל תוקף את הצעת החוק, את ההשקפה שעליה היא בנויה, את העדר החזון ואת השיבושים החברתיים והשי</w:t>
      </w:r>
      <w:r>
        <w:rPr>
          <w:rFonts w:hint="cs"/>
          <w:rtl/>
        </w:rPr>
        <w:t>בושים המדיניים הנובעים מכך.</w:t>
      </w:r>
    </w:p>
    <w:p w14:paraId="5087D0E2" w14:textId="77777777" w:rsidR="00000000" w:rsidRDefault="007C71EE">
      <w:pPr>
        <w:pStyle w:val="a"/>
        <w:ind w:firstLine="0"/>
        <w:rPr>
          <w:rFonts w:hint="cs"/>
          <w:rtl/>
        </w:rPr>
      </w:pPr>
    </w:p>
    <w:p w14:paraId="05654E63" w14:textId="77777777" w:rsidR="00000000" w:rsidRDefault="007C71EE">
      <w:pPr>
        <w:pStyle w:val="ad"/>
        <w:rPr>
          <w:rtl/>
        </w:rPr>
      </w:pPr>
      <w:r>
        <w:rPr>
          <w:rtl/>
        </w:rPr>
        <w:t>היו"ר מיכאל נודלמן:</w:t>
      </w:r>
    </w:p>
    <w:p w14:paraId="1A7CEF1A" w14:textId="77777777" w:rsidR="00000000" w:rsidRDefault="007C71EE">
      <w:pPr>
        <w:pStyle w:val="a"/>
        <w:rPr>
          <w:rtl/>
        </w:rPr>
      </w:pPr>
    </w:p>
    <w:p w14:paraId="45ED88B2" w14:textId="77777777" w:rsidR="00000000" w:rsidRDefault="007C71EE">
      <w:pPr>
        <w:pStyle w:val="a"/>
        <w:rPr>
          <w:rFonts w:hint="cs"/>
          <w:rtl/>
        </w:rPr>
      </w:pPr>
      <w:r>
        <w:rPr>
          <w:rFonts w:hint="cs"/>
          <w:rtl/>
        </w:rPr>
        <w:t xml:space="preserve">תודה רבה. חבר הכנסת מיכאל מלכיאור. אחריו </w:t>
      </w:r>
      <w:r>
        <w:rPr>
          <w:rtl/>
        </w:rPr>
        <w:t>–</w:t>
      </w:r>
      <w:r>
        <w:rPr>
          <w:rFonts w:hint="cs"/>
          <w:rtl/>
        </w:rPr>
        <w:t xml:space="preserve"> חבר הכנסת יאיר פרץ. אחריו </w:t>
      </w:r>
      <w:r>
        <w:rPr>
          <w:rtl/>
        </w:rPr>
        <w:t>–</w:t>
      </w:r>
      <w:r>
        <w:rPr>
          <w:rFonts w:hint="cs"/>
          <w:rtl/>
        </w:rPr>
        <w:t xml:space="preserve"> חבר הכנסת נסים זאב.</w:t>
      </w:r>
    </w:p>
    <w:p w14:paraId="44A1DCBF" w14:textId="77777777" w:rsidR="00000000" w:rsidRDefault="007C71EE">
      <w:pPr>
        <w:pStyle w:val="a"/>
        <w:rPr>
          <w:rFonts w:hint="cs"/>
          <w:rtl/>
        </w:rPr>
      </w:pPr>
    </w:p>
    <w:p w14:paraId="109E5B30" w14:textId="77777777" w:rsidR="00000000" w:rsidRDefault="007C71EE">
      <w:pPr>
        <w:pStyle w:val="Speaker"/>
        <w:rPr>
          <w:rtl/>
        </w:rPr>
      </w:pPr>
      <w:bookmarkStart w:id="354" w:name="FS000000449T26_05_2003_18_48_30"/>
      <w:bookmarkEnd w:id="354"/>
      <w:r>
        <w:rPr>
          <w:rFonts w:hint="eastAsia"/>
          <w:rtl/>
        </w:rPr>
        <w:t>מיכאל</w:t>
      </w:r>
      <w:r>
        <w:rPr>
          <w:rtl/>
        </w:rPr>
        <w:t xml:space="preserve"> מלכיאור (העבודה-מימד):</w:t>
      </w:r>
    </w:p>
    <w:p w14:paraId="261D0513" w14:textId="77777777" w:rsidR="00000000" w:rsidRDefault="007C71EE">
      <w:pPr>
        <w:pStyle w:val="a"/>
        <w:rPr>
          <w:rFonts w:hint="cs"/>
          <w:rtl/>
        </w:rPr>
      </w:pPr>
    </w:p>
    <w:p w14:paraId="42586C10" w14:textId="77777777" w:rsidR="00000000" w:rsidRDefault="007C71EE">
      <w:pPr>
        <w:pStyle w:val="a"/>
        <w:rPr>
          <w:rFonts w:hint="cs"/>
          <w:rtl/>
        </w:rPr>
      </w:pPr>
      <w:r>
        <w:rPr>
          <w:rFonts w:hint="cs"/>
          <w:rtl/>
        </w:rPr>
        <w:t xml:space="preserve">כבוד היושב-ראש, עמיתי חברי הכנסת, רציתי בהזדמנות זו קודם כול לשבח את ראש הממשלה ואת </w:t>
      </w:r>
      <w:r>
        <w:rPr>
          <w:rFonts w:hint="cs"/>
          <w:rtl/>
        </w:rPr>
        <w:t>הממשלה על ההחלטה שהם קיבלו אתמול, וכן לברך את חבר הכנסת שמעון פרס, שזה עתה דיבר, שכל הרעיונות שכתובים במה שנקרא "מפת הדרכים", אלה רעיונות שהוא פיתח כשר החוץ בהסכמים שנקראים פרס</w:t>
      </w:r>
      <w:r>
        <w:rPr>
          <w:rFonts w:hint="eastAsia"/>
          <w:rtl/>
        </w:rPr>
        <w:t>–</w:t>
      </w:r>
      <w:r>
        <w:rPr>
          <w:rFonts w:hint="cs"/>
          <w:rtl/>
        </w:rPr>
        <w:t>אבו-עלא, לגבי המדינה הפלסטינית, בלי גבולות קבע, והמעורבות של הקוורטט בכל ההסדר.</w:t>
      </w:r>
      <w:r>
        <w:rPr>
          <w:rFonts w:hint="cs"/>
          <w:rtl/>
        </w:rPr>
        <w:t xml:space="preserve"> עד לפרט האחרון זו ממש התגשמות של התוכנית של שמעון פרס. </w:t>
      </w:r>
    </w:p>
    <w:p w14:paraId="55368A90" w14:textId="77777777" w:rsidR="00000000" w:rsidRDefault="007C71EE">
      <w:pPr>
        <w:pStyle w:val="a"/>
        <w:rPr>
          <w:rFonts w:hint="cs"/>
          <w:rtl/>
        </w:rPr>
      </w:pPr>
    </w:p>
    <w:p w14:paraId="286E8D9B" w14:textId="77777777" w:rsidR="00000000" w:rsidRDefault="007C71EE">
      <w:pPr>
        <w:pStyle w:val="a"/>
        <w:rPr>
          <w:rFonts w:hint="cs"/>
          <w:rtl/>
        </w:rPr>
      </w:pPr>
      <w:r>
        <w:rPr>
          <w:rFonts w:hint="cs"/>
          <w:rtl/>
        </w:rPr>
        <w:t xml:space="preserve">אני רק מקווה שיהיה אומץ לממשלה, לא רק לקבל את ההכרעה האידיאולוגית, אלא גם מעשית לבצע את התוכנית הזאת. וכמובן, אני מקווה שגם הצד השני יבין שזה האינטרס שלו, כפי שזה אינטרס שלנו, לחיות בשלום ובכבוד זה </w:t>
      </w:r>
      <w:r>
        <w:rPr>
          <w:rFonts w:hint="cs"/>
          <w:rtl/>
        </w:rPr>
        <w:t>עם זה, וודאי ודאי שזה יהיה בסיס, גם לכלכלה שלנו וגם לחיים הערכיים שלנו פה במדינתנו.</w:t>
      </w:r>
    </w:p>
    <w:p w14:paraId="343B3E3D" w14:textId="77777777" w:rsidR="00000000" w:rsidRDefault="007C71EE">
      <w:pPr>
        <w:pStyle w:val="a"/>
        <w:rPr>
          <w:rFonts w:hint="cs"/>
          <w:rtl/>
        </w:rPr>
      </w:pPr>
    </w:p>
    <w:p w14:paraId="5FCF7636" w14:textId="77777777" w:rsidR="00000000" w:rsidRDefault="007C71EE">
      <w:pPr>
        <w:pStyle w:val="a"/>
        <w:rPr>
          <w:rFonts w:hint="cs"/>
          <w:rtl/>
        </w:rPr>
      </w:pPr>
      <w:r>
        <w:rPr>
          <w:rFonts w:hint="cs"/>
          <w:rtl/>
        </w:rPr>
        <w:t>לגבי התוכנית הכלכלית - אני מוכרח להגיד שפה אני מרגיש הרגשה מאוד-מאוד כבדה, אני מאוד מאוד עצוב על שהגענו עד לנקודה הזאת. מבחינתי, מדינת היהודים, או מדינה יהודית, לא באה ליד</w:t>
      </w:r>
      <w:r>
        <w:rPr>
          <w:rFonts w:hint="cs"/>
          <w:rtl/>
        </w:rPr>
        <w:t>י ביטוי רק בזה שיש פה רוב יהודי, אלא היא באה לידי ביטוי בערכים, בתכנים של המדינה הזאת, איך אנחנו חיים פה, מהם סדרי העדיפויות. יש פה הכרעה אידיאולוגית בדבר סדרי עדיפויות שהם ודאי לא סדרי עדיפויות שיש בהם הרצף של היהדות, מהנביאים ועד לזמנים הללו, שתמיד שמו א</w:t>
      </w:r>
      <w:r>
        <w:rPr>
          <w:rFonts w:hint="cs"/>
          <w:rtl/>
        </w:rPr>
        <w:t>ת החלש, את האחר, במרכז, תמיד שמו דגש בילדים, בזקנים.</w:t>
      </w:r>
    </w:p>
    <w:p w14:paraId="34F6DD78" w14:textId="77777777" w:rsidR="00000000" w:rsidRDefault="007C71EE">
      <w:pPr>
        <w:pStyle w:val="a"/>
        <w:rPr>
          <w:rFonts w:hint="cs"/>
          <w:rtl/>
        </w:rPr>
      </w:pPr>
    </w:p>
    <w:p w14:paraId="7D9B14FD" w14:textId="77777777" w:rsidR="00000000" w:rsidRDefault="007C71EE">
      <w:pPr>
        <w:pStyle w:val="a"/>
        <w:rPr>
          <w:rFonts w:hint="cs"/>
          <w:rtl/>
        </w:rPr>
      </w:pPr>
      <w:r>
        <w:rPr>
          <w:rFonts w:hint="cs"/>
          <w:rtl/>
        </w:rPr>
        <w:t>התחלנו את הווייתנו כעם, בניגוד למה שכתוב במגילת העצמאות, לא בארץ-ישראל, אלא בנכר, במצרים, כדי ללמוד איך לטפל באחר: ואהבתם את הגר, כי גרים הייתם בארץ מצרים, את היתום, את האלמנה. מי שקורא בספרי התנ"ך רואה</w:t>
      </w:r>
      <w:r>
        <w:rPr>
          <w:rFonts w:hint="cs"/>
          <w:rtl/>
        </w:rPr>
        <w:t xml:space="preserve"> שהמוטיב המרכזי אצל הנביאים, פרק אחרי פרק אחרי פרק זה אי-הצדק החברתי והזעם של הנביאים כלפי השלטון, כלפי המלכים, כלפי המנצלים במצב הזה.</w:t>
      </w:r>
    </w:p>
    <w:p w14:paraId="41812A4B" w14:textId="77777777" w:rsidR="00000000" w:rsidRDefault="007C71EE">
      <w:pPr>
        <w:pStyle w:val="a"/>
        <w:rPr>
          <w:rFonts w:hint="cs"/>
          <w:rtl/>
        </w:rPr>
      </w:pPr>
    </w:p>
    <w:p w14:paraId="134046CE" w14:textId="77777777" w:rsidR="00000000" w:rsidRDefault="007C71EE">
      <w:pPr>
        <w:pStyle w:val="a"/>
        <w:rPr>
          <w:rFonts w:hint="cs"/>
          <w:rtl/>
        </w:rPr>
      </w:pPr>
      <w:r>
        <w:rPr>
          <w:rFonts w:hint="cs"/>
          <w:rtl/>
        </w:rPr>
        <w:t>אפשר כמובן, ואני מניח שגברתי השרה, שמייצגת פה את הממשלה, תטען, ובצדק לא מבוטל, שזה לא התחיל היום, זה כבר היה, זו תוצאה ש</w:t>
      </w:r>
      <w:r>
        <w:rPr>
          <w:rFonts w:hint="cs"/>
          <w:rtl/>
        </w:rPr>
        <w:t xml:space="preserve">ל מדיניות שהיתה. השינוי הגדול הוא שכבר הפכנו מאז אמצע שנות ה=70 מחברה הכי שוויונית, הכי צודקת, לחברה הכי לא צודקת, עם הפערים הכי גדולים בין העשירים לעניים. </w:t>
      </w:r>
    </w:p>
    <w:p w14:paraId="23E91239" w14:textId="77777777" w:rsidR="00000000" w:rsidRDefault="007C71EE">
      <w:pPr>
        <w:pStyle w:val="a"/>
        <w:rPr>
          <w:rFonts w:hint="cs"/>
          <w:rtl/>
        </w:rPr>
      </w:pPr>
    </w:p>
    <w:p w14:paraId="3F6CCFD3" w14:textId="77777777" w:rsidR="00000000" w:rsidRDefault="007C71EE">
      <w:pPr>
        <w:pStyle w:val="a"/>
        <w:rPr>
          <w:rFonts w:hint="cs"/>
          <w:rtl/>
        </w:rPr>
      </w:pPr>
      <w:r>
        <w:rPr>
          <w:rFonts w:hint="cs"/>
          <w:rtl/>
        </w:rPr>
        <w:t>פה יש הכרעה אידיאולוגית, שביטא אותה מאוד בנחרצות שר האוצר, להחריף את הכיוון הזה. זאת אומרת, אידיאו</w:t>
      </w:r>
      <w:r>
        <w:rPr>
          <w:rFonts w:hint="cs"/>
          <w:rtl/>
        </w:rPr>
        <w:t>לוגית להכריע שמדינה שלוקחת מהעניים כדי לתת לעשירים זו מדינה טובה. כך הוא ביטא את זה. צריך להקל, צריך להוריד מסים וכן הלאה, כדי שהאי-צדק החברתי, שממש צועק לשמים, החמלה ששמנו בצד וכל ההשלכות של המדיניות הזאת, ייקבעו עכשיו כאידיאולוגיה של הממשלה.</w:t>
      </w:r>
    </w:p>
    <w:p w14:paraId="4C6DB78E" w14:textId="77777777" w:rsidR="00000000" w:rsidRDefault="007C71EE">
      <w:pPr>
        <w:pStyle w:val="a"/>
        <w:rPr>
          <w:rFonts w:hint="cs"/>
          <w:rtl/>
        </w:rPr>
      </w:pPr>
    </w:p>
    <w:p w14:paraId="28279DA0" w14:textId="77777777" w:rsidR="00000000" w:rsidRDefault="007C71EE">
      <w:pPr>
        <w:pStyle w:val="a"/>
        <w:rPr>
          <w:rFonts w:hint="cs"/>
          <w:rtl/>
        </w:rPr>
      </w:pPr>
      <w:r>
        <w:rPr>
          <w:rFonts w:hint="cs"/>
          <w:rtl/>
        </w:rPr>
        <w:t>אני רוצה רק</w:t>
      </w:r>
      <w:r>
        <w:rPr>
          <w:rFonts w:hint="cs"/>
          <w:rtl/>
        </w:rPr>
        <w:t xml:space="preserve"> לצטט, אפילו את חברי הממשלה עצמם. אולי אני יכול לצטט ממה שאמר, למשל, שר הרווחה, בצדק רב מאוד, כשהיה לנו דיון בוועדת הכספים. שר הרווחה זבולון אורלב - אני משבח אותו על אומץ הלב, רק שהייתי רוצה שהוא גם יצביע באומץ לב - אומר: אני קובע שיש כאן השפעות חמורות ביו</w:t>
      </w:r>
      <w:r>
        <w:rPr>
          <w:rFonts w:hint="cs"/>
          <w:rtl/>
        </w:rPr>
        <w:t>תר על ילדים בישראל. יש כאן, בהצעות האלו, סכנות חמורות ביותר לילדים. אלו דברים שאינם נתונים במחלוקת"; "עשרות אלפי משפחות שילכו לעוני, ושוב, בלי שום היגיון כלכלי".</w:t>
      </w:r>
    </w:p>
    <w:p w14:paraId="12D6D134" w14:textId="77777777" w:rsidR="00000000" w:rsidRDefault="007C71EE">
      <w:pPr>
        <w:pStyle w:val="a"/>
        <w:rPr>
          <w:rFonts w:hint="cs"/>
          <w:rtl/>
        </w:rPr>
      </w:pPr>
    </w:p>
    <w:p w14:paraId="562475B5" w14:textId="77777777" w:rsidR="00000000" w:rsidRDefault="007C71EE">
      <w:pPr>
        <w:pStyle w:val="a"/>
        <w:rPr>
          <w:rFonts w:hint="cs"/>
          <w:rtl/>
        </w:rPr>
      </w:pPr>
      <w:r>
        <w:rPr>
          <w:rFonts w:hint="cs"/>
          <w:rtl/>
        </w:rPr>
        <w:t xml:space="preserve">חלק גדול מהדברים הללו יעלו למדינה הרבה יותר בהמשך הדרך. זה לא שאנחנו מדינה </w:t>
      </w:r>
      <w:r>
        <w:rPr>
          <w:rtl/>
        </w:rPr>
        <w:br/>
      </w:r>
      <w:r>
        <w:rPr>
          <w:rFonts w:hint="cs"/>
          <w:rtl/>
        </w:rPr>
        <w:t>כל כך ענייה. על ה</w:t>
      </w:r>
      <w:r>
        <w:rPr>
          <w:rFonts w:hint="cs"/>
          <w:rtl/>
        </w:rPr>
        <w:t>דברים שהיה כדאי לוותר עליהם - על הקיצוץ בסגני ראשי ערים ב=150 מיליון שקל - מהר מאוד, פתאום לא היינו כל כך עניים; על התוכנית לאחד רשויות מקומיות - ואני חושב שראוי לבחון אם יש בה חיסכון, אם יש בה יעילות - זה קרה מהר מאוד, זה היה אינטרס פוליטי, מיליארד שקל יכ</w:t>
      </w:r>
      <w:r>
        <w:rPr>
          <w:rFonts w:hint="cs"/>
          <w:rtl/>
        </w:rPr>
        <w:t>לו לזרוק בלי שום בעיה. אבל, הילדים בישראל, הזקנים בישראל, הנכים בישראל - לזה לא יכלו לקחת אותם מיליארד שקל שנתנו לרשויות המקומיות לסגני ראשי ערים, וכל מה שנאמר.</w:t>
      </w:r>
    </w:p>
    <w:p w14:paraId="4FC474F9" w14:textId="77777777" w:rsidR="00000000" w:rsidRDefault="007C71EE">
      <w:pPr>
        <w:pStyle w:val="a"/>
        <w:rPr>
          <w:rFonts w:hint="cs"/>
          <w:rtl/>
        </w:rPr>
      </w:pPr>
    </w:p>
    <w:p w14:paraId="3EC85497" w14:textId="77777777" w:rsidR="00000000" w:rsidRDefault="007C71EE">
      <w:pPr>
        <w:pStyle w:val="a"/>
        <w:rPr>
          <w:rFonts w:hint="cs"/>
          <w:rtl/>
        </w:rPr>
      </w:pPr>
      <w:r>
        <w:rPr>
          <w:rFonts w:hint="cs"/>
          <w:rtl/>
        </w:rPr>
        <w:t>גם הסיפור של עובדי המדינה שיפוטרו - גם זה נפל בדרך. עכשיו הם כבר לא יפוטרו, זה כבר לא השמנים ש</w:t>
      </w:r>
      <w:r>
        <w:rPr>
          <w:rFonts w:hint="cs"/>
          <w:rtl/>
        </w:rPr>
        <w:t xml:space="preserve">סוחבים את הרזים על גבם, לפי ההסכמים שנעשו בימים האחרונים. </w:t>
      </w:r>
    </w:p>
    <w:p w14:paraId="2662006B" w14:textId="77777777" w:rsidR="00000000" w:rsidRDefault="007C71EE">
      <w:pPr>
        <w:pStyle w:val="a"/>
        <w:rPr>
          <w:rFonts w:hint="cs"/>
          <w:rtl/>
        </w:rPr>
      </w:pPr>
    </w:p>
    <w:p w14:paraId="18B6E15D" w14:textId="77777777" w:rsidR="00000000" w:rsidRDefault="007C71EE">
      <w:pPr>
        <w:pStyle w:val="a"/>
        <w:rPr>
          <w:rFonts w:hint="cs"/>
          <w:rtl/>
        </w:rPr>
      </w:pPr>
      <w:r>
        <w:rPr>
          <w:rFonts w:hint="cs"/>
          <w:rtl/>
        </w:rPr>
        <w:t>אני מוכרח להגיד - מבחינתי, מדינה יהודית היא לא מדינה שדווקא מחפשת את מי שאוכל פיתות בפסח - אף-על-פי שאני מאוד מתנגד לאכילת פיתות בפסח, לא צריך לציין - מדינה יהודית היא מדינה שמתייחסת לזולת, היא מד</w:t>
      </w:r>
      <w:r>
        <w:rPr>
          <w:rFonts w:hint="cs"/>
          <w:rtl/>
        </w:rPr>
        <w:t>ינת חמלה. אנחנו הולכים עכשיו ליהדות העולם ואנחנו אומרים ליהדות העולם ההיפך ממה שניסינו להגיד במשך שנים - לדבר על שותפות. אנחנו הולכים ואומרים: אנחנו מדינה של פושטי-יד, אנחנו מקימים עכשיו בתי-תמחוי ברחבי הארץ, וזה באמת כך, לצערי, כי אם יש אנשים עניים צריך ל</w:t>
      </w:r>
      <w:r>
        <w:rPr>
          <w:rFonts w:hint="cs"/>
          <w:rtl/>
        </w:rPr>
        <w:t>דאוג להם, אבל מאות אלפי משפחות - למעלה משליש מהילדים לפי הגדרות הביטוח הלאומי ומשרד הרווחה, עכשיו יורדים מתחת לקו העוני. זה הדימוי של מדינה? זו מדינה שאנחנו רוצים עלייה אליה? לא פלא שמספר האנשים שעוזבים לארצות הרווחה גדול פי-ארבעה ממספר העולים מארצות הרווח</w:t>
      </w:r>
      <w:r>
        <w:rPr>
          <w:rFonts w:hint="cs"/>
          <w:rtl/>
        </w:rPr>
        <w:t>ה - אם זה הדימוי שאנחנו רוצים לתת למדינה שלנו.</w:t>
      </w:r>
    </w:p>
    <w:p w14:paraId="3AF0741E" w14:textId="77777777" w:rsidR="00000000" w:rsidRDefault="007C71EE">
      <w:pPr>
        <w:pStyle w:val="a"/>
        <w:rPr>
          <w:rFonts w:hint="cs"/>
          <w:rtl/>
        </w:rPr>
      </w:pPr>
    </w:p>
    <w:p w14:paraId="35A379BE" w14:textId="77777777" w:rsidR="00000000" w:rsidRDefault="007C71EE">
      <w:pPr>
        <w:pStyle w:val="a"/>
        <w:rPr>
          <w:rFonts w:hint="cs"/>
          <w:rtl/>
        </w:rPr>
      </w:pPr>
      <w:r>
        <w:rPr>
          <w:rFonts w:hint="cs"/>
          <w:rtl/>
        </w:rPr>
        <w:t>לכן, אני קורא בכל לשון של קריאה לשנות את סדרי העדיפויות, לשבת באמת ביחד, לראות איפה אפשר להשקיע. יש דבר אחד שסוגר פער חברתי - וזה חינוך, חינוך, ויותר חינוך. ומה עושים פה? מקצצים בחינוך. אנחנו כבר ירדנו מהמספר</w:t>
      </w:r>
      <w:r>
        <w:rPr>
          <w:rFonts w:hint="cs"/>
          <w:rtl/>
        </w:rPr>
        <w:t>ים ששמעון פרס הציג פה - שהיינו פעם מספר אחת בעולם בחינוך, מספר אחת בעולם במתמטיקה. כבר ירדנו - גם בערכים וגם ברמת החינוך - עכשיו אנחנו בסביבות המקום ה=39 בעולם, ועם הקיצוץ הזה נרד עמוק לתוך העולם השלישי.</w:t>
      </w:r>
    </w:p>
    <w:p w14:paraId="5B823581" w14:textId="77777777" w:rsidR="00000000" w:rsidRDefault="007C71EE">
      <w:pPr>
        <w:pStyle w:val="a"/>
        <w:rPr>
          <w:rFonts w:hint="cs"/>
          <w:rtl/>
        </w:rPr>
      </w:pPr>
    </w:p>
    <w:p w14:paraId="2D4B7AA5" w14:textId="77777777" w:rsidR="00000000" w:rsidRDefault="007C71EE">
      <w:pPr>
        <w:pStyle w:val="a"/>
        <w:rPr>
          <w:rFonts w:hint="cs"/>
          <w:rtl/>
        </w:rPr>
      </w:pPr>
      <w:r>
        <w:rPr>
          <w:rFonts w:hint="cs"/>
          <w:rtl/>
        </w:rPr>
        <w:t xml:space="preserve">האם זו המדינה? האם זו ההשקעה? האם זה העתיד? האם זו </w:t>
      </w:r>
      <w:r>
        <w:rPr>
          <w:rFonts w:hint="cs"/>
          <w:rtl/>
        </w:rPr>
        <w:t>הפרספקטיבה? האם זו התקווה שאנחנו רוצים לתת לילדים שלנו? אני סבור שלא, ואני קורא בכל לשון של בקשה לדחות את התוכנית הזאת ולבחון בעצמנו  תוכנית אמיתית, עמוקה ורצינית, שעושה גם צדק חברתי, שתביא גם השקעות בעתיד, והרי ההשקעות בעתיד הן הפרספקטיבה היחידה שיכולה לה</w:t>
      </w:r>
      <w:r>
        <w:rPr>
          <w:rFonts w:hint="cs"/>
          <w:rtl/>
        </w:rPr>
        <w:t>יות בשביל מדינת יהודים.</w:t>
      </w:r>
    </w:p>
    <w:p w14:paraId="43ACCB2E" w14:textId="77777777" w:rsidR="00000000" w:rsidRDefault="007C71EE">
      <w:pPr>
        <w:pStyle w:val="a"/>
        <w:rPr>
          <w:rFonts w:hint="cs"/>
          <w:rtl/>
        </w:rPr>
      </w:pPr>
    </w:p>
    <w:p w14:paraId="56FB893D" w14:textId="77777777" w:rsidR="00000000" w:rsidRDefault="007C71EE">
      <w:pPr>
        <w:pStyle w:val="a"/>
        <w:rPr>
          <w:rFonts w:hint="cs"/>
          <w:rtl/>
        </w:rPr>
      </w:pPr>
      <w:r>
        <w:rPr>
          <w:rFonts w:hint="cs"/>
          <w:rtl/>
        </w:rPr>
        <w:t>אני גם רוצה לקרוא לכל אזרח ואזרחית במדינת ישראל שלא להישאר אדישים לעתיד הכלכלי שלנו ושל ילדינו ולהצטרף למחאה של מטה המאבק המשותף החברתי-הפוליטי נגד התוכנית הכלכלית, שתתקיים ביום רביעי הקרוב. תהיה צעדה שתתחיל בשעה 16:00 ב"בנייני האו</w:t>
      </w:r>
      <w:r>
        <w:rPr>
          <w:rFonts w:hint="cs"/>
          <w:rtl/>
        </w:rPr>
        <w:t>מה" ותסתיים בהפגנה מול הכנסת. אני קורא לאנשים להצטרף, ואני רוצה בזאת גם לסיים ולברך את חבר הכנסת יאיר פרץ, שידבר אחרי, שיראה הרבה מאוד אושר - והשיב לב אבות על בנים - גם באירועים שיש לו הערב. תודה.</w:t>
      </w:r>
    </w:p>
    <w:p w14:paraId="0ACCC7B9" w14:textId="77777777" w:rsidR="00000000" w:rsidRDefault="007C71EE">
      <w:pPr>
        <w:pStyle w:val="ad"/>
        <w:rPr>
          <w:rtl/>
        </w:rPr>
      </w:pPr>
      <w:r>
        <w:rPr>
          <w:rtl/>
        </w:rPr>
        <w:br/>
        <w:t>היו"ר מיכאל נודלמן:</w:t>
      </w:r>
    </w:p>
    <w:p w14:paraId="6D16C086" w14:textId="77777777" w:rsidR="00000000" w:rsidRDefault="007C71EE">
      <w:pPr>
        <w:pStyle w:val="a"/>
        <w:rPr>
          <w:rFonts w:hint="cs"/>
          <w:rtl/>
        </w:rPr>
      </w:pPr>
    </w:p>
    <w:p w14:paraId="1CE4B6FD" w14:textId="77777777" w:rsidR="00000000" w:rsidRDefault="007C71EE">
      <w:pPr>
        <w:pStyle w:val="a"/>
        <w:rPr>
          <w:rFonts w:hint="cs"/>
          <w:rtl/>
        </w:rPr>
      </w:pPr>
      <w:r>
        <w:rPr>
          <w:rFonts w:hint="cs"/>
          <w:rtl/>
        </w:rPr>
        <w:t xml:space="preserve">תודה רבה. חבר הכנסת יאיר פרץ, בבקשה. </w:t>
      </w:r>
      <w:r>
        <w:rPr>
          <w:rFonts w:hint="cs"/>
          <w:rtl/>
        </w:rPr>
        <w:t xml:space="preserve">אחריו </w:t>
      </w:r>
      <w:r>
        <w:rPr>
          <w:rtl/>
        </w:rPr>
        <w:t>–</w:t>
      </w:r>
      <w:r>
        <w:rPr>
          <w:rFonts w:hint="cs"/>
          <w:rtl/>
        </w:rPr>
        <w:t xml:space="preserve"> חבר הכנסת נסים זאב, ואחריו </w:t>
      </w:r>
      <w:r>
        <w:rPr>
          <w:rtl/>
        </w:rPr>
        <w:t>–</w:t>
      </w:r>
      <w:r>
        <w:rPr>
          <w:rFonts w:hint="cs"/>
          <w:rtl/>
        </w:rPr>
        <w:t xml:space="preserve"> חבר הכנסת חיים אורון.</w:t>
      </w:r>
    </w:p>
    <w:p w14:paraId="0D4CC761" w14:textId="77777777" w:rsidR="00000000" w:rsidRDefault="007C71EE">
      <w:pPr>
        <w:pStyle w:val="Speaker"/>
        <w:rPr>
          <w:rtl/>
        </w:rPr>
      </w:pPr>
      <w:r>
        <w:rPr>
          <w:rtl/>
        </w:rPr>
        <w:br/>
      </w:r>
      <w:bookmarkStart w:id="355" w:name="FS000000501T26_05_2003_18_43_44"/>
      <w:bookmarkEnd w:id="355"/>
      <w:r>
        <w:rPr>
          <w:rtl/>
        </w:rPr>
        <w:t>יאיר פרץ (ש"ס):</w:t>
      </w:r>
    </w:p>
    <w:p w14:paraId="558981F2" w14:textId="77777777" w:rsidR="00000000" w:rsidRDefault="007C71EE">
      <w:pPr>
        <w:pStyle w:val="a"/>
        <w:rPr>
          <w:rtl/>
        </w:rPr>
      </w:pPr>
    </w:p>
    <w:p w14:paraId="174AF31D" w14:textId="77777777" w:rsidR="00000000" w:rsidRDefault="007C71EE">
      <w:pPr>
        <w:pStyle w:val="a"/>
        <w:rPr>
          <w:rFonts w:hint="cs"/>
          <w:rtl/>
        </w:rPr>
      </w:pPr>
      <w:r>
        <w:rPr>
          <w:rFonts w:hint="cs"/>
          <w:rtl/>
        </w:rPr>
        <w:t xml:space="preserve">אדוני היושב-ראש, עמיתי חברי הכנסת, היום הונחה בפנינו הצעת התוכנית הכלכלית לקריאה שנייה ושלישית. </w:t>
      </w:r>
    </w:p>
    <w:p w14:paraId="315D5CFA" w14:textId="77777777" w:rsidR="00000000" w:rsidRDefault="007C71EE">
      <w:pPr>
        <w:pStyle w:val="a"/>
        <w:rPr>
          <w:rFonts w:hint="cs"/>
          <w:rtl/>
        </w:rPr>
      </w:pPr>
    </w:p>
    <w:p w14:paraId="65C4BA8F" w14:textId="77777777" w:rsidR="00000000" w:rsidRDefault="007C71EE">
      <w:pPr>
        <w:pStyle w:val="a"/>
        <w:rPr>
          <w:rFonts w:hint="cs"/>
          <w:rtl/>
        </w:rPr>
      </w:pPr>
      <w:r>
        <w:rPr>
          <w:rFonts w:hint="cs"/>
          <w:rtl/>
        </w:rPr>
        <w:t>סיעת ש"ס לחמה ולוחמת, מיום הקמתה, למען השכבות החלשות בעם ברוח ערכי היהדות. כל צעד</w:t>
      </w:r>
      <w:r>
        <w:rPr>
          <w:rFonts w:hint="cs"/>
          <w:rtl/>
        </w:rPr>
        <w:t xml:space="preserve"> וצעד שעשינו היה על-פי הערכים המקודשים של תורתנו הקדושה.</w:t>
      </w:r>
    </w:p>
    <w:p w14:paraId="4735F4B0" w14:textId="77777777" w:rsidR="00000000" w:rsidRDefault="007C71EE">
      <w:pPr>
        <w:pStyle w:val="a"/>
        <w:rPr>
          <w:rFonts w:hint="cs"/>
          <w:rtl/>
        </w:rPr>
      </w:pPr>
    </w:p>
    <w:p w14:paraId="7BF8DDA0" w14:textId="77777777" w:rsidR="00000000" w:rsidRDefault="007C71EE">
      <w:pPr>
        <w:pStyle w:val="a"/>
        <w:rPr>
          <w:rFonts w:hint="cs"/>
          <w:rtl/>
        </w:rPr>
      </w:pPr>
      <w:r>
        <w:rPr>
          <w:rFonts w:hint="cs"/>
          <w:rtl/>
        </w:rPr>
        <w:t xml:space="preserve">אדוני היושב-ראש, צר לי עד מאוד כי בבית הזה יושבים אנשים שמפרשים את דברי התורה באופן מילולי ואפילו מסלפים את הדברים. כנראה שהיה מי שפירש את הפסוק: כי תראה חמור שונאך רובץ תחת משאו -  עזוב תעזוב עמו, </w:t>
      </w:r>
      <w:r>
        <w:rPr>
          <w:rFonts w:hint="cs"/>
          <w:rtl/>
        </w:rPr>
        <w:t xml:space="preserve">באופן שהדרך לעזור היא לעזוב אותם לנפשם. </w:t>
      </w:r>
    </w:p>
    <w:p w14:paraId="155B2D3A" w14:textId="77777777" w:rsidR="00000000" w:rsidRDefault="007C71EE">
      <w:pPr>
        <w:pStyle w:val="a"/>
        <w:rPr>
          <w:rFonts w:hint="cs"/>
          <w:rtl/>
        </w:rPr>
      </w:pPr>
    </w:p>
    <w:p w14:paraId="65E2C556" w14:textId="77777777" w:rsidR="00000000" w:rsidRDefault="007C71EE">
      <w:pPr>
        <w:pStyle w:val="a"/>
        <w:rPr>
          <w:rFonts w:hint="cs"/>
          <w:rtl/>
        </w:rPr>
      </w:pPr>
      <w:r>
        <w:rPr>
          <w:rFonts w:hint="cs"/>
          <w:rtl/>
        </w:rPr>
        <w:t>אדוני היושב-ראש, ממשלת ישראל הורידה היום את הדגל החברתי לחצי התורן. ממשלת ישראל - בתוכנית הכלכלית הנוכחית - נטשה את השכבות החלשות; פגעה פגיעה אנושה בילדים נזקקים, בנכים, בעקרות-בית, בקצבאות לילדים, בשכבות החלשות, ו</w:t>
      </w:r>
      <w:r>
        <w:rPr>
          <w:rFonts w:hint="cs"/>
          <w:rtl/>
        </w:rPr>
        <w:t>למעשה ממשלת ישראל, בהניחה את התוכנית הכלכלית בפנינו גרמה לכך שילדים רבים ירעבו ללחם.</w:t>
      </w:r>
    </w:p>
    <w:p w14:paraId="47B96815" w14:textId="77777777" w:rsidR="00000000" w:rsidRDefault="007C71EE">
      <w:pPr>
        <w:pStyle w:val="a"/>
        <w:rPr>
          <w:rFonts w:hint="cs"/>
          <w:rtl/>
        </w:rPr>
      </w:pPr>
    </w:p>
    <w:p w14:paraId="2EDAC06D" w14:textId="77777777" w:rsidR="00000000" w:rsidRDefault="007C71EE">
      <w:pPr>
        <w:pStyle w:val="a"/>
        <w:rPr>
          <w:rFonts w:hint="cs"/>
          <w:rtl/>
        </w:rPr>
      </w:pPr>
      <w:r>
        <w:rPr>
          <w:rFonts w:hint="cs"/>
          <w:rtl/>
        </w:rPr>
        <w:t>אמר קודמי, חבר הכנסת שמעון פרס, שאוי לאותן עיניים שרואות איך מדינת ישראל, במקום לפתח כלכלה משגשגת - אנחנו מפתחים בתי-תמחוי. אני פשוט נחרד, ונחרדתי היום לראות מחזה מזעזע ש</w:t>
      </w:r>
      <w:r>
        <w:rPr>
          <w:rFonts w:hint="cs"/>
          <w:rtl/>
        </w:rPr>
        <w:t xml:space="preserve">ל משאית שעומדת ומחלקת כיכרות לחם ומחלקת מוצרי מזון, ושם ישבו קשישים, צעירים, ילדים. אוי לאותה בושה לראות היום איך ילד מושיט את ידיו על מנת לקבל כיכר לחם. </w:t>
      </w:r>
    </w:p>
    <w:p w14:paraId="1914E46D" w14:textId="77777777" w:rsidR="00000000" w:rsidRDefault="007C71EE">
      <w:pPr>
        <w:pStyle w:val="a"/>
        <w:rPr>
          <w:rFonts w:hint="cs"/>
          <w:rtl/>
        </w:rPr>
      </w:pPr>
    </w:p>
    <w:p w14:paraId="518BE05F" w14:textId="77777777" w:rsidR="00000000" w:rsidRDefault="007C71EE">
      <w:pPr>
        <w:pStyle w:val="a"/>
        <w:rPr>
          <w:rFonts w:hint="cs"/>
          <w:rtl/>
        </w:rPr>
      </w:pPr>
      <w:r>
        <w:rPr>
          <w:rFonts w:hint="cs"/>
          <w:rtl/>
        </w:rPr>
        <w:t>איפה אתם, שרי הממשלה? איפה שר האוצר? האם זאת לא בושה? חונכנו על-פי הערכים היהודיים שחובה עלינו, על כ</w:t>
      </w:r>
      <w:r>
        <w:rPr>
          <w:rFonts w:hint="cs"/>
          <w:rtl/>
        </w:rPr>
        <w:t xml:space="preserve">ל יהודי ויהודי, לעזור, לסייע לאנשים שגורלם לא שפר עליהם, ותראו איך הממשלה פוגעת. </w:t>
      </w:r>
    </w:p>
    <w:p w14:paraId="7E2B6DE1" w14:textId="77777777" w:rsidR="00000000" w:rsidRDefault="007C71EE">
      <w:pPr>
        <w:pStyle w:val="a"/>
        <w:rPr>
          <w:rFonts w:hint="cs"/>
          <w:rtl/>
        </w:rPr>
      </w:pPr>
    </w:p>
    <w:p w14:paraId="63235AFB" w14:textId="77777777" w:rsidR="00000000" w:rsidRDefault="007C71EE">
      <w:pPr>
        <w:pStyle w:val="a"/>
        <w:rPr>
          <w:rFonts w:hint="cs"/>
          <w:rtl/>
        </w:rPr>
      </w:pPr>
      <w:r>
        <w:rPr>
          <w:rFonts w:hint="cs"/>
          <w:rtl/>
        </w:rPr>
        <w:t>היא הולכת לפגוע בעקרות-הבית, לקחת מהן דמי ביטוח 70 שקלים. אותה עקרת-בית, אותה גמלאית, שמקבלת קצבת זיקנה בשיעור של אולי 1,500 שקלים, ו=70 השקלים האלה  משמעותיים וגורליים בשבי</w:t>
      </w:r>
      <w:r>
        <w:rPr>
          <w:rFonts w:hint="cs"/>
          <w:rtl/>
        </w:rPr>
        <w:t>לה. ב=70 השקלים האלה היא יכולה לרכוש תרופות - למחלות כרוניות לפעמים. והנה, גם שם האוצר שלח את ידו, שם גם האוצר פגע ב=70 שקלים של אותה גמלאית שמקבלת קצבת זיקנה, והוא לוקח ממנה 70 שקלים ביטוח בריאות.</w:t>
      </w:r>
    </w:p>
    <w:p w14:paraId="5E662DF7" w14:textId="77777777" w:rsidR="00000000" w:rsidRDefault="007C71EE">
      <w:pPr>
        <w:pStyle w:val="a"/>
        <w:rPr>
          <w:rFonts w:hint="cs"/>
          <w:rtl/>
        </w:rPr>
      </w:pPr>
    </w:p>
    <w:p w14:paraId="10FE5452" w14:textId="77777777" w:rsidR="00000000" w:rsidRDefault="007C71EE">
      <w:pPr>
        <w:pStyle w:val="a"/>
        <w:rPr>
          <w:rFonts w:hint="cs"/>
          <w:rtl/>
        </w:rPr>
      </w:pPr>
      <w:r>
        <w:rPr>
          <w:rFonts w:hint="cs"/>
          <w:rtl/>
        </w:rPr>
        <w:t>ותראו את ההתפתחות שיכולה לקרות. אותה אשה לא תוכל לשלם - כ</w:t>
      </w:r>
      <w:r>
        <w:rPr>
          <w:rFonts w:hint="cs"/>
          <w:rtl/>
        </w:rPr>
        <w:t>מובן, האוצר בטח ישתמש בשיטה של לקחת את זה מהקצבה, לגזול לה את זה מהקצבה - אבל בואו נחזור לאותם ימים שבהם אשה לא תוכל לקבל טיפול רפואי כיוון שהיא לא שילמה את הביטוח. נחזור לשנות ה=50 וה=60, עם ההתחייבויות, עם אלה שאושפזו במצבים כרוניים ולא שילמו דמי ביטוח ר</w:t>
      </w:r>
      <w:r>
        <w:rPr>
          <w:rFonts w:hint="cs"/>
          <w:rtl/>
        </w:rPr>
        <w:t xml:space="preserve">פואי. </w:t>
      </w:r>
    </w:p>
    <w:p w14:paraId="07F57D5F" w14:textId="77777777" w:rsidR="00000000" w:rsidRDefault="007C71EE">
      <w:pPr>
        <w:pStyle w:val="a"/>
        <w:rPr>
          <w:rFonts w:hint="cs"/>
          <w:rtl/>
        </w:rPr>
      </w:pPr>
    </w:p>
    <w:p w14:paraId="6FD76619" w14:textId="77777777" w:rsidR="00000000" w:rsidRDefault="007C71EE">
      <w:pPr>
        <w:pStyle w:val="a"/>
        <w:rPr>
          <w:rFonts w:hint="cs"/>
          <w:rtl/>
        </w:rPr>
      </w:pPr>
      <w:r>
        <w:rPr>
          <w:rFonts w:hint="cs"/>
          <w:rtl/>
        </w:rPr>
        <w:t xml:space="preserve">האם זו התוכנית הכלכלית? האם זו הבשורה? האם זה מה שאנחנו רוצים לבשר לעם ישראל? </w:t>
      </w:r>
    </w:p>
    <w:p w14:paraId="3574BCF3" w14:textId="77777777" w:rsidR="00000000" w:rsidRDefault="007C71EE">
      <w:pPr>
        <w:pStyle w:val="a"/>
        <w:rPr>
          <w:rFonts w:hint="cs"/>
          <w:rtl/>
        </w:rPr>
      </w:pPr>
    </w:p>
    <w:p w14:paraId="5A819775" w14:textId="77777777" w:rsidR="00000000" w:rsidRDefault="007C71EE">
      <w:pPr>
        <w:pStyle w:val="a"/>
        <w:rPr>
          <w:rFonts w:hint="cs"/>
          <w:rtl/>
        </w:rPr>
      </w:pPr>
      <w:r>
        <w:rPr>
          <w:rFonts w:hint="cs"/>
          <w:rtl/>
        </w:rPr>
        <w:t>אדוני היושב-ראש, אנו מאמינים כי הדרך לחברה בריאה הינה טיפול אנושי ומעמיק במצוקותיהם של אלה שהקיום היומיומי שלהם מהווה מלחמה מתמשכת. זו הדרך, ואין בלתה.</w:t>
      </w:r>
    </w:p>
    <w:p w14:paraId="389C53E6" w14:textId="77777777" w:rsidR="00000000" w:rsidRDefault="007C71EE">
      <w:pPr>
        <w:pStyle w:val="a"/>
        <w:rPr>
          <w:rFonts w:hint="cs"/>
          <w:rtl/>
        </w:rPr>
      </w:pPr>
    </w:p>
    <w:p w14:paraId="604B63B6" w14:textId="77777777" w:rsidR="00000000" w:rsidRDefault="007C71EE">
      <w:pPr>
        <w:pStyle w:val="a"/>
        <w:rPr>
          <w:rFonts w:hint="cs"/>
          <w:rtl/>
        </w:rPr>
      </w:pPr>
      <w:r>
        <w:rPr>
          <w:rFonts w:hint="cs"/>
          <w:rtl/>
        </w:rPr>
        <w:t>אדוני היושב-ראש</w:t>
      </w:r>
      <w:r>
        <w:rPr>
          <w:rFonts w:hint="cs"/>
          <w:rtl/>
        </w:rPr>
        <w:t>, תוכניות כלכליות צצות ועולות בבית הזה חדשות לבקרים. זו התוכנית החמישית שמוגשת לכנסת בשנתיים וחצי האחרונות - גם בממשלה הקודמת וגם בממשלה הנוכחית. תראו פלא, כל פעם עומד שר האוצר על הדוכן הזה ואומר: אנחנו על סף התהום; אם לא נאשר את התוכנית הכלכלית, תהום במשק</w:t>
      </w:r>
      <w:r>
        <w:rPr>
          <w:rFonts w:hint="cs"/>
          <w:rtl/>
        </w:rPr>
        <w:t xml:space="preserve">, חלילה. והנה לא עוברים כמה חודשים ומאשרים אותה תוכנית כלכלית, ועולים לדוכן הזה, וכל אחד מעביר ביקורתו על התוכנית הכלכלית ומביא נתונים לכאן, והאוצר סותר אותם, ומביאים את זה לוועדת הכספים, מצביעים ומאשרים, והנה כעבור שלושה חודשים שר אוצר חדש-ישן </w:t>
      </w:r>
      <w:r>
        <w:rPr>
          <w:rtl/>
        </w:rPr>
        <w:t>–</w:t>
      </w:r>
      <w:r>
        <w:rPr>
          <w:rFonts w:hint="cs"/>
          <w:rtl/>
        </w:rPr>
        <w:t xml:space="preserve"> לפעמים לא</w:t>
      </w:r>
      <w:r>
        <w:rPr>
          <w:rFonts w:hint="cs"/>
          <w:rtl/>
        </w:rPr>
        <w:t xml:space="preserve"> מסתפקים בשר אוצר אחד, ממנים שניים, שר אוצר ומשנה לשר האוצר </w:t>
      </w:r>
      <w:r>
        <w:rPr>
          <w:rtl/>
        </w:rPr>
        <w:t>–</w:t>
      </w:r>
      <w:r>
        <w:rPr>
          <w:rFonts w:hint="cs"/>
          <w:rtl/>
        </w:rPr>
        <w:t xml:space="preserve"> מביא לפה תוכנית ואומר: קטסטרופה כלכלית. </w:t>
      </w:r>
    </w:p>
    <w:p w14:paraId="473D300F" w14:textId="77777777" w:rsidR="00000000" w:rsidRDefault="007C71EE">
      <w:pPr>
        <w:pStyle w:val="a"/>
        <w:rPr>
          <w:rFonts w:hint="cs"/>
          <w:rtl/>
        </w:rPr>
      </w:pPr>
    </w:p>
    <w:p w14:paraId="11697B5B" w14:textId="77777777" w:rsidR="00000000" w:rsidRDefault="007C71EE">
      <w:pPr>
        <w:pStyle w:val="a"/>
        <w:rPr>
          <w:rFonts w:hint="cs"/>
          <w:rtl/>
        </w:rPr>
      </w:pPr>
      <w:r>
        <w:rPr>
          <w:rFonts w:hint="cs"/>
          <w:rtl/>
        </w:rPr>
        <w:t xml:space="preserve">איפה רוצים לקצץ? </w:t>
      </w:r>
      <w:r>
        <w:rPr>
          <w:rtl/>
        </w:rPr>
        <w:t>–</w:t>
      </w:r>
      <w:r>
        <w:rPr>
          <w:rFonts w:hint="cs"/>
          <w:rtl/>
        </w:rPr>
        <w:t xml:space="preserve"> אצל השכבות החלשות, אצל אותם חקלאים שהם מלח הארץ. כמה נשארו לנו כאלה? וגם שם באים וחותכים בבשר החי ומביאים על העם הזה גזירות שהציבור ל</w:t>
      </w:r>
      <w:r>
        <w:rPr>
          <w:rFonts w:hint="cs"/>
          <w:rtl/>
        </w:rPr>
        <w:t>א יכול לעמוד בהן.</w:t>
      </w:r>
    </w:p>
    <w:p w14:paraId="16AE059D" w14:textId="77777777" w:rsidR="00000000" w:rsidRDefault="007C71EE">
      <w:pPr>
        <w:pStyle w:val="a"/>
        <w:rPr>
          <w:rFonts w:hint="cs"/>
          <w:rtl/>
        </w:rPr>
      </w:pPr>
    </w:p>
    <w:p w14:paraId="2D1A0A50" w14:textId="77777777" w:rsidR="00000000" w:rsidRDefault="007C71EE">
      <w:pPr>
        <w:pStyle w:val="a"/>
        <w:ind w:firstLine="0"/>
        <w:rPr>
          <w:rFonts w:hint="cs"/>
          <w:rtl/>
        </w:rPr>
      </w:pPr>
      <w:r>
        <w:rPr>
          <w:rFonts w:hint="cs"/>
          <w:rtl/>
        </w:rPr>
        <w:tab/>
        <w:t xml:space="preserve">אדוני היושב-ראש, במקום שהממשלה הזאת תטפל בצורה יסודית ושורשית בבעיות הכלכליות ותביא אחת ולתמיד תוכנית כלכלית שתיבחן על-ידי אנשי מקצוע, ויקומו אנשים מקצועיים ויבנו תוכנית שתבדוק ותבחן את כל הצרכים של עם ישראל ותנסה לתת פתרון הולם לבעיות </w:t>
      </w:r>
      <w:r>
        <w:rPr>
          <w:rtl/>
        </w:rPr>
        <w:t>–</w:t>
      </w:r>
      <w:r>
        <w:rPr>
          <w:rFonts w:hint="cs"/>
          <w:rtl/>
        </w:rPr>
        <w:t xml:space="preserve"> במקום זה אנחנו משתמשים בשיטת האקמול ומשליכים את הכול על אותן שכבות חלשות, על אותם אנשים שאין להם לא פה ולא מצח שיאפשרו להם להרים ראש; על אותם אנשים אומללים, קשי יום, שאין להם ברירה אלא לקבל את הגזירות הכלכליות. ושם רוצים לקצץ את המיליארדים. </w:t>
      </w:r>
    </w:p>
    <w:p w14:paraId="5B0A7454" w14:textId="77777777" w:rsidR="00000000" w:rsidRDefault="007C71EE">
      <w:pPr>
        <w:pStyle w:val="a"/>
        <w:ind w:firstLine="0"/>
        <w:rPr>
          <w:rFonts w:hint="cs"/>
          <w:rtl/>
        </w:rPr>
      </w:pPr>
    </w:p>
    <w:p w14:paraId="3B1DAF7B" w14:textId="77777777" w:rsidR="00000000" w:rsidRDefault="007C71EE">
      <w:pPr>
        <w:pStyle w:val="a"/>
        <w:ind w:firstLine="720"/>
        <w:rPr>
          <w:rFonts w:hint="cs"/>
          <w:rtl/>
        </w:rPr>
      </w:pPr>
      <w:r>
        <w:rPr>
          <w:rFonts w:hint="cs"/>
          <w:rtl/>
        </w:rPr>
        <w:t>וראו זה פלא</w:t>
      </w:r>
      <w:r>
        <w:rPr>
          <w:rFonts w:hint="cs"/>
          <w:rtl/>
        </w:rPr>
        <w:t>, פלא פלאים. היום בא האוצר בתוכנית להטבה במס הכנסה, בסדר גודל של 2.5 מיליארדי שקל. ומי ייהנה מאותה הטבה, עמיתי חברי הכנסת? מי ייהנה מאותה הטבה, האם מקבלי שכר מינימום? האם מקבלי קצבאות הביטוח הלאומי? האם אלה שמשתכרים על סף שכר מינימום? מי שיקבלו את ההטבה הז</w:t>
      </w:r>
      <w:r>
        <w:rPr>
          <w:rFonts w:hint="cs"/>
          <w:rtl/>
        </w:rPr>
        <w:t xml:space="preserve">את אלה העשירונים העליונים,  האנשים שמשתכרים 35,000 שקל לחודש, שמשתכרים משכורות גבוהות. אלה ייהנו מהטבה של 2.5 מיליארדי שקל. ומאיפה לוקחים את הכסף הזה כדי להשלים את ההטבה הזאת? </w:t>
      </w:r>
      <w:r>
        <w:rPr>
          <w:rtl/>
        </w:rPr>
        <w:t>–</w:t>
      </w:r>
      <w:r>
        <w:rPr>
          <w:rFonts w:hint="cs"/>
          <w:rtl/>
        </w:rPr>
        <w:t xml:space="preserve"> מאותה עקרת-בית, מאותה גמלאית, מאותה קשישה שמקבלת מהביטוח 75 שקל. </w:t>
      </w:r>
    </w:p>
    <w:p w14:paraId="7CE1C9E9" w14:textId="77777777" w:rsidR="00000000" w:rsidRDefault="007C71EE">
      <w:pPr>
        <w:pStyle w:val="a"/>
        <w:ind w:firstLine="720"/>
        <w:rPr>
          <w:rFonts w:hint="cs"/>
          <w:rtl/>
        </w:rPr>
      </w:pPr>
    </w:p>
    <w:p w14:paraId="7D0BF3BD" w14:textId="77777777" w:rsidR="00000000" w:rsidRDefault="007C71EE">
      <w:pPr>
        <w:pStyle w:val="a"/>
        <w:ind w:firstLine="720"/>
        <w:rPr>
          <w:rFonts w:hint="cs"/>
          <w:rtl/>
        </w:rPr>
      </w:pPr>
      <w:r>
        <w:rPr>
          <w:rFonts w:hint="cs"/>
          <w:rtl/>
        </w:rPr>
        <w:t>ושימו לב ממ</w:t>
      </w:r>
      <w:r>
        <w:rPr>
          <w:rFonts w:hint="cs"/>
          <w:rtl/>
        </w:rPr>
        <w:t>ה רוצה  עוד  האוצר לקחת היום משהו. האוצר הולך לקחת מאותה גמלה סיעודית שקשיש זכאי לה בדין. הוא שילם דמי ביטוח כל ימי חייו. לוקחים שלושת-רבעי שעה. כמה יחסכו מזה, כמה מיליונים? אבל שם יש איזו סדיסטיות, לקחת מאותם אנשים אומללים.</w:t>
      </w:r>
    </w:p>
    <w:p w14:paraId="4E92A2DA" w14:textId="77777777" w:rsidR="00000000" w:rsidRDefault="007C71EE">
      <w:pPr>
        <w:pStyle w:val="a"/>
        <w:ind w:firstLine="720"/>
        <w:rPr>
          <w:rFonts w:hint="cs"/>
          <w:rtl/>
        </w:rPr>
      </w:pPr>
    </w:p>
    <w:p w14:paraId="6A7E7583" w14:textId="77777777" w:rsidR="00000000" w:rsidRDefault="007C71EE">
      <w:pPr>
        <w:pStyle w:val="a"/>
        <w:ind w:firstLine="720"/>
        <w:rPr>
          <w:rFonts w:hint="cs"/>
          <w:rtl/>
        </w:rPr>
      </w:pPr>
      <w:r>
        <w:rPr>
          <w:rFonts w:hint="cs"/>
          <w:rtl/>
        </w:rPr>
        <w:t>ולכן, אדוני היושב-ראש, אמרתי -</w:t>
      </w:r>
      <w:r>
        <w:rPr>
          <w:rFonts w:hint="cs"/>
          <w:rtl/>
        </w:rPr>
        <w:t xml:space="preserve"> - -</w:t>
      </w:r>
    </w:p>
    <w:p w14:paraId="106F0726" w14:textId="77777777" w:rsidR="00000000" w:rsidRDefault="007C71EE">
      <w:pPr>
        <w:pStyle w:val="a"/>
        <w:ind w:firstLine="720"/>
        <w:rPr>
          <w:rFonts w:hint="cs"/>
          <w:rtl/>
        </w:rPr>
      </w:pPr>
    </w:p>
    <w:p w14:paraId="0E71E724" w14:textId="77777777" w:rsidR="00000000" w:rsidRDefault="007C71EE">
      <w:pPr>
        <w:pStyle w:val="ad"/>
        <w:rPr>
          <w:rtl/>
        </w:rPr>
      </w:pPr>
      <w:r>
        <w:rPr>
          <w:rtl/>
        </w:rPr>
        <w:t>היו"ר מיכאל נודלמן:</w:t>
      </w:r>
    </w:p>
    <w:p w14:paraId="42BD1B9B" w14:textId="77777777" w:rsidR="00000000" w:rsidRDefault="007C71EE">
      <w:pPr>
        <w:pStyle w:val="a"/>
        <w:rPr>
          <w:rtl/>
        </w:rPr>
      </w:pPr>
    </w:p>
    <w:p w14:paraId="6BD8E6BE" w14:textId="77777777" w:rsidR="00000000" w:rsidRDefault="007C71EE">
      <w:pPr>
        <w:pStyle w:val="a"/>
        <w:rPr>
          <w:rFonts w:hint="cs"/>
          <w:rtl/>
        </w:rPr>
      </w:pPr>
      <w:r>
        <w:rPr>
          <w:rFonts w:hint="cs"/>
          <w:rtl/>
        </w:rPr>
        <w:t>תסיים, בבקשה.</w:t>
      </w:r>
    </w:p>
    <w:p w14:paraId="7B18F444" w14:textId="77777777" w:rsidR="00000000" w:rsidRDefault="007C71EE">
      <w:pPr>
        <w:pStyle w:val="a"/>
        <w:rPr>
          <w:rFonts w:hint="cs"/>
          <w:rtl/>
        </w:rPr>
      </w:pPr>
    </w:p>
    <w:p w14:paraId="075FCE9E" w14:textId="77777777" w:rsidR="00000000" w:rsidRDefault="007C71EE">
      <w:pPr>
        <w:pStyle w:val="SpeakerCon"/>
        <w:rPr>
          <w:rtl/>
        </w:rPr>
      </w:pPr>
      <w:bookmarkStart w:id="356" w:name="FS000000501T26_05_2003_18_51_40"/>
      <w:bookmarkEnd w:id="356"/>
      <w:r>
        <w:rPr>
          <w:rFonts w:hint="eastAsia"/>
          <w:rtl/>
        </w:rPr>
        <w:t>יאיר</w:t>
      </w:r>
      <w:r>
        <w:rPr>
          <w:rtl/>
        </w:rPr>
        <w:t xml:space="preserve"> פרץ (ש"ס):</w:t>
      </w:r>
    </w:p>
    <w:p w14:paraId="018624E5" w14:textId="77777777" w:rsidR="00000000" w:rsidRDefault="007C71EE">
      <w:pPr>
        <w:pStyle w:val="a"/>
        <w:rPr>
          <w:rFonts w:hint="cs"/>
          <w:rtl/>
        </w:rPr>
      </w:pPr>
    </w:p>
    <w:p w14:paraId="12422017" w14:textId="77777777" w:rsidR="00000000" w:rsidRDefault="007C71EE">
      <w:pPr>
        <w:pStyle w:val="a"/>
        <w:ind w:firstLine="0"/>
        <w:rPr>
          <w:rFonts w:hint="cs"/>
          <w:rtl/>
        </w:rPr>
      </w:pPr>
      <w:r>
        <w:rPr>
          <w:rFonts w:hint="cs"/>
          <w:rtl/>
        </w:rPr>
        <w:tab/>
        <w:t>יש לי עוד זמן?</w:t>
      </w:r>
    </w:p>
    <w:p w14:paraId="0DD5BCFF" w14:textId="77777777" w:rsidR="00000000" w:rsidRDefault="007C71EE">
      <w:pPr>
        <w:pStyle w:val="a"/>
        <w:ind w:firstLine="0"/>
        <w:rPr>
          <w:rFonts w:hint="cs"/>
          <w:rtl/>
        </w:rPr>
      </w:pPr>
    </w:p>
    <w:p w14:paraId="5BC028D0" w14:textId="77777777" w:rsidR="00000000" w:rsidRDefault="007C71EE">
      <w:pPr>
        <w:pStyle w:val="ad"/>
        <w:rPr>
          <w:rtl/>
        </w:rPr>
      </w:pPr>
      <w:r>
        <w:rPr>
          <w:rtl/>
        </w:rPr>
        <w:t>היו"ר מיכאל נודלמן:</w:t>
      </w:r>
    </w:p>
    <w:p w14:paraId="75EA8F29" w14:textId="77777777" w:rsidR="00000000" w:rsidRDefault="007C71EE">
      <w:pPr>
        <w:pStyle w:val="a"/>
        <w:rPr>
          <w:rtl/>
        </w:rPr>
      </w:pPr>
    </w:p>
    <w:p w14:paraId="42830717" w14:textId="77777777" w:rsidR="00000000" w:rsidRDefault="007C71EE">
      <w:pPr>
        <w:pStyle w:val="a"/>
        <w:rPr>
          <w:rFonts w:hint="cs"/>
          <w:rtl/>
        </w:rPr>
      </w:pPr>
      <w:r>
        <w:rPr>
          <w:rFonts w:hint="cs"/>
          <w:rtl/>
        </w:rPr>
        <w:t>50 שניות.</w:t>
      </w:r>
    </w:p>
    <w:p w14:paraId="37B3C61D" w14:textId="77777777" w:rsidR="00000000" w:rsidRDefault="007C71EE">
      <w:pPr>
        <w:pStyle w:val="a"/>
        <w:rPr>
          <w:rFonts w:hint="cs"/>
          <w:rtl/>
        </w:rPr>
      </w:pPr>
    </w:p>
    <w:p w14:paraId="06C40853" w14:textId="77777777" w:rsidR="00000000" w:rsidRDefault="007C71EE">
      <w:pPr>
        <w:pStyle w:val="SpeakerCon"/>
        <w:rPr>
          <w:rtl/>
        </w:rPr>
      </w:pPr>
      <w:bookmarkStart w:id="357" w:name="FS000000501T26_05_2003_18_51_59C"/>
      <w:bookmarkEnd w:id="357"/>
      <w:r>
        <w:rPr>
          <w:rtl/>
        </w:rPr>
        <w:t>יאיר פרץ (ש"ס):</w:t>
      </w:r>
    </w:p>
    <w:p w14:paraId="29801E10" w14:textId="77777777" w:rsidR="00000000" w:rsidRDefault="007C71EE">
      <w:pPr>
        <w:pStyle w:val="a"/>
        <w:rPr>
          <w:rtl/>
        </w:rPr>
      </w:pPr>
    </w:p>
    <w:p w14:paraId="330E1159" w14:textId="77777777" w:rsidR="00000000" w:rsidRDefault="007C71EE">
      <w:pPr>
        <w:pStyle w:val="a"/>
        <w:rPr>
          <w:rFonts w:hint="cs"/>
          <w:rtl/>
        </w:rPr>
      </w:pPr>
      <w:r>
        <w:rPr>
          <w:rFonts w:hint="cs"/>
          <w:rtl/>
        </w:rPr>
        <w:t>אם אדוני אומר שיש לי 50 שניות - - -</w:t>
      </w:r>
    </w:p>
    <w:p w14:paraId="3DBC4C63" w14:textId="77777777" w:rsidR="00000000" w:rsidRDefault="007C71EE">
      <w:pPr>
        <w:pStyle w:val="a"/>
        <w:rPr>
          <w:rFonts w:hint="cs"/>
          <w:rtl/>
        </w:rPr>
      </w:pPr>
    </w:p>
    <w:p w14:paraId="7BCB4F9F" w14:textId="77777777" w:rsidR="00000000" w:rsidRDefault="007C71EE">
      <w:pPr>
        <w:pStyle w:val="ad"/>
        <w:rPr>
          <w:rtl/>
        </w:rPr>
      </w:pPr>
      <w:r>
        <w:rPr>
          <w:rtl/>
        </w:rPr>
        <w:t>היו"ר מיכאל נודלמן:</w:t>
      </w:r>
    </w:p>
    <w:p w14:paraId="41BA88EA" w14:textId="77777777" w:rsidR="00000000" w:rsidRDefault="007C71EE">
      <w:pPr>
        <w:pStyle w:val="a"/>
        <w:rPr>
          <w:rtl/>
        </w:rPr>
      </w:pPr>
    </w:p>
    <w:p w14:paraId="2C23401E" w14:textId="77777777" w:rsidR="00000000" w:rsidRDefault="007C71EE">
      <w:pPr>
        <w:pStyle w:val="a"/>
        <w:rPr>
          <w:rFonts w:hint="cs"/>
          <w:rtl/>
        </w:rPr>
      </w:pPr>
      <w:r>
        <w:rPr>
          <w:rFonts w:hint="cs"/>
          <w:rtl/>
        </w:rPr>
        <w:t>אני אומר מה שיש.</w:t>
      </w:r>
    </w:p>
    <w:p w14:paraId="5F5F80D5" w14:textId="77777777" w:rsidR="00000000" w:rsidRDefault="007C71EE">
      <w:pPr>
        <w:pStyle w:val="a"/>
        <w:rPr>
          <w:rFonts w:hint="cs"/>
          <w:rtl/>
        </w:rPr>
      </w:pPr>
    </w:p>
    <w:p w14:paraId="6DDE6596" w14:textId="77777777" w:rsidR="00000000" w:rsidRDefault="007C71EE">
      <w:pPr>
        <w:pStyle w:val="ac"/>
        <w:rPr>
          <w:rtl/>
        </w:rPr>
      </w:pPr>
      <w:r>
        <w:rPr>
          <w:rFonts w:hint="eastAsia"/>
          <w:rtl/>
        </w:rPr>
        <w:t>אליעזר</w:t>
      </w:r>
      <w:r>
        <w:rPr>
          <w:rtl/>
        </w:rPr>
        <w:t xml:space="preserve"> כהן (האיחוד הלאומי - ישראל ביתנו):</w:t>
      </w:r>
    </w:p>
    <w:p w14:paraId="07EC0F27" w14:textId="77777777" w:rsidR="00000000" w:rsidRDefault="007C71EE">
      <w:pPr>
        <w:pStyle w:val="a"/>
        <w:rPr>
          <w:rFonts w:hint="cs"/>
          <w:rtl/>
        </w:rPr>
      </w:pPr>
    </w:p>
    <w:p w14:paraId="060DEEC3" w14:textId="77777777" w:rsidR="00000000" w:rsidRDefault="007C71EE">
      <w:pPr>
        <w:pStyle w:val="a"/>
        <w:rPr>
          <w:rFonts w:hint="cs"/>
          <w:rtl/>
        </w:rPr>
      </w:pPr>
      <w:r>
        <w:rPr>
          <w:rFonts w:hint="cs"/>
          <w:rtl/>
        </w:rPr>
        <w:t>אני מוכן לתת</w:t>
      </w:r>
      <w:r>
        <w:rPr>
          <w:rFonts w:hint="cs"/>
          <w:rtl/>
        </w:rPr>
        <w:t xml:space="preserve"> לו מהזמן שלי.</w:t>
      </w:r>
    </w:p>
    <w:p w14:paraId="5F8D6D07" w14:textId="77777777" w:rsidR="00000000" w:rsidRDefault="007C71EE">
      <w:pPr>
        <w:pStyle w:val="a"/>
        <w:rPr>
          <w:rFonts w:hint="cs"/>
          <w:rtl/>
        </w:rPr>
      </w:pPr>
    </w:p>
    <w:p w14:paraId="4F9C9C9A" w14:textId="77777777" w:rsidR="00000000" w:rsidRDefault="007C71EE">
      <w:pPr>
        <w:pStyle w:val="SpeakerCon"/>
        <w:rPr>
          <w:rtl/>
        </w:rPr>
      </w:pPr>
      <w:bookmarkStart w:id="358" w:name="FS000000501T26_05_2003_18_52_39C"/>
      <w:bookmarkEnd w:id="358"/>
      <w:r>
        <w:rPr>
          <w:rtl/>
        </w:rPr>
        <w:t>יאיר פרץ (ש"ס):</w:t>
      </w:r>
    </w:p>
    <w:p w14:paraId="4630B1D6" w14:textId="77777777" w:rsidR="00000000" w:rsidRDefault="007C71EE">
      <w:pPr>
        <w:pStyle w:val="a"/>
        <w:rPr>
          <w:rtl/>
        </w:rPr>
      </w:pPr>
    </w:p>
    <w:p w14:paraId="55233C2D" w14:textId="77777777" w:rsidR="00000000" w:rsidRDefault="007C71EE">
      <w:pPr>
        <w:pStyle w:val="a"/>
        <w:rPr>
          <w:rFonts w:hint="cs"/>
          <w:rtl/>
        </w:rPr>
      </w:pPr>
      <w:r>
        <w:rPr>
          <w:rFonts w:hint="cs"/>
          <w:rtl/>
        </w:rPr>
        <w:t>אדוני היושב-ראש, אומנם אני משיא היום את בתי ובשעה כזאת הייתי צריך להיות בחופה, אבל  מתוך הזדהות עם אותן שכבות חלשות שמתי בצד את כל עיסוקי ובאתי לכאן להביע את כאבי ואת מחאתי כלפי הממשלה. חבל שאף אחד מחברי מהליכוד לא יושב כאן</w:t>
      </w:r>
      <w:r>
        <w:rPr>
          <w:rFonts w:hint="cs"/>
          <w:rtl/>
        </w:rPr>
        <w:t xml:space="preserve"> באולם. פעם נשאתם את הדגל החברתי, עוד בתקופתו של ראש הממשלה המנוח, מנחם בגין, שנשא אז את הדגל החברתי בגאווה. הוא יזם את שיקום השכונות, הוא ידע מה זה עוני, הוא חש את האיש האומלל והמסכן. אתם נטשתם את הדגל החברתי, עמיתי מהליכוד. נטשתם אותו, עזבתם. נתתם לתוכני</w:t>
      </w:r>
      <w:r>
        <w:rPr>
          <w:rFonts w:hint="cs"/>
          <w:rtl/>
        </w:rPr>
        <w:t xml:space="preserve">ת הכלכלית לעבור, ואין פוצה פה, אף אחד לא מדבר, אף אחד לא מצייץ, אף אחד לא מתנגד.  אבל זהו, כשמגיעים לשלטון, לא רואים את המצוקות הכלכליות. </w:t>
      </w:r>
    </w:p>
    <w:p w14:paraId="43C87798" w14:textId="77777777" w:rsidR="00000000" w:rsidRDefault="007C71EE">
      <w:pPr>
        <w:pStyle w:val="a"/>
        <w:rPr>
          <w:rFonts w:hint="cs"/>
          <w:rtl/>
        </w:rPr>
      </w:pPr>
    </w:p>
    <w:p w14:paraId="7CA0D59C" w14:textId="77777777" w:rsidR="00000000" w:rsidRDefault="007C71EE">
      <w:pPr>
        <w:pStyle w:val="a"/>
        <w:rPr>
          <w:rFonts w:hint="cs"/>
          <w:rtl/>
        </w:rPr>
      </w:pPr>
      <w:r>
        <w:rPr>
          <w:rFonts w:hint="cs"/>
          <w:rtl/>
        </w:rPr>
        <w:t xml:space="preserve">אלה האנשים שבחרו בכם, אבל ביום פקודה </w:t>
      </w:r>
      <w:r>
        <w:rPr>
          <w:rtl/>
        </w:rPr>
        <w:t>–</w:t>
      </w:r>
      <w:r>
        <w:rPr>
          <w:rFonts w:hint="cs"/>
          <w:rtl/>
        </w:rPr>
        <w:t xml:space="preserve"> ופקדתי; ביום הדין </w:t>
      </w:r>
      <w:r>
        <w:rPr>
          <w:rtl/>
        </w:rPr>
        <w:t>–</w:t>
      </w:r>
      <w:r>
        <w:rPr>
          <w:rFonts w:hint="cs"/>
          <w:rtl/>
        </w:rPr>
        <w:t xml:space="preserve"> ביום הבחירות </w:t>
      </w:r>
      <w:r>
        <w:rPr>
          <w:rtl/>
        </w:rPr>
        <w:t>–</w:t>
      </w:r>
      <w:r>
        <w:rPr>
          <w:rFonts w:hint="cs"/>
          <w:rtl/>
        </w:rPr>
        <w:t xml:space="preserve"> הבוחר ידע מה לעשות עם אותם אנשים שהפנו היו</w:t>
      </w:r>
      <w:r>
        <w:rPr>
          <w:rFonts w:hint="cs"/>
          <w:rtl/>
        </w:rPr>
        <w:t>ם עורף לאותן שכבות חלשות, לאותם אנשים מוכי גורל. תודה רבה, אדוני היושב-ראש.</w:t>
      </w:r>
    </w:p>
    <w:p w14:paraId="412FC83E" w14:textId="77777777" w:rsidR="00000000" w:rsidRDefault="007C71EE">
      <w:pPr>
        <w:pStyle w:val="a"/>
        <w:rPr>
          <w:rFonts w:hint="cs"/>
          <w:rtl/>
        </w:rPr>
      </w:pPr>
    </w:p>
    <w:p w14:paraId="6121D50D" w14:textId="77777777" w:rsidR="00000000" w:rsidRDefault="007C71EE">
      <w:pPr>
        <w:pStyle w:val="ad"/>
        <w:rPr>
          <w:rtl/>
        </w:rPr>
      </w:pPr>
      <w:r>
        <w:rPr>
          <w:rtl/>
        </w:rPr>
        <w:t>היו"ר מיכאל נודלמן:</w:t>
      </w:r>
    </w:p>
    <w:p w14:paraId="69F74E74" w14:textId="77777777" w:rsidR="00000000" w:rsidRDefault="007C71EE">
      <w:pPr>
        <w:pStyle w:val="a"/>
        <w:rPr>
          <w:rtl/>
        </w:rPr>
      </w:pPr>
    </w:p>
    <w:p w14:paraId="4F89A636" w14:textId="77777777" w:rsidR="00000000" w:rsidRDefault="007C71EE">
      <w:pPr>
        <w:pStyle w:val="a"/>
        <w:rPr>
          <w:rFonts w:hint="cs"/>
          <w:rtl/>
        </w:rPr>
      </w:pPr>
      <w:r>
        <w:rPr>
          <w:rFonts w:hint="cs"/>
          <w:rtl/>
        </w:rPr>
        <w:t xml:space="preserve">תודה רבה. חבר הכנסת יעקב מרגי, אחריו </w:t>
      </w:r>
      <w:r>
        <w:rPr>
          <w:rtl/>
        </w:rPr>
        <w:t>–</w:t>
      </w:r>
      <w:r>
        <w:rPr>
          <w:rFonts w:hint="cs"/>
          <w:rtl/>
        </w:rPr>
        <w:t xml:space="preserve"> חבר הכנסת חיים אורון, ואחריו </w:t>
      </w:r>
      <w:r>
        <w:rPr>
          <w:rtl/>
        </w:rPr>
        <w:t>–</w:t>
      </w:r>
      <w:r>
        <w:rPr>
          <w:rFonts w:hint="cs"/>
          <w:rtl/>
        </w:rPr>
        <w:t xml:space="preserve"> חבר הכנסת אבשלום וילן.</w:t>
      </w:r>
    </w:p>
    <w:p w14:paraId="6EBA38EF" w14:textId="77777777" w:rsidR="00000000" w:rsidRDefault="007C71EE">
      <w:pPr>
        <w:pStyle w:val="a"/>
        <w:rPr>
          <w:rFonts w:hint="cs"/>
          <w:rtl/>
        </w:rPr>
      </w:pPr>
    </w:p>
    <w:p w14:paraId="7927286D" w14:textId="77777777" w:rsidR="00000000" w:rsidRDefault="007C71EE">
      <w:pPr>
        <w:pStyle w:val="Speaker"/>
        <w:rPr>
          <w:rtl/>
        </w:rPr>
      </w:pPr>
      <w:bookmarkStart w:id="359" w:name="FS000001056T26_05_2003_18_58_30"/>
      <w:bookmarkEnd w:id="359"/>
      <w:r>
        <w:rPr>
          <w:rFonts w:hint="eastAsia"/>
          <w:rtl/>
        </w:rPr>
        <w:t>יעקב</w:t>
      </w:r>
      <w:r>
        <w:rPr>
          <w:rtl/>
        </w:rPr>
        <w:t xml:space="preserve"> מרגי (ש"ס):</w:t>
      </w:r>
    </w:p>
    <w:p w14:paraId="6E46C452" w14:textId="77777777" w:rsidR="00000000" w:rsidRDefault="007C71EE">
      <w:pPr>
        <w:pStyle w:val="a"/>
        <w:rPr>
          <w:rFonts w:hint="cs"/>
          <w:rtl/>
        </w:rPr>
      </w:pPr>
    </w:p>
    <w:p w14:paraId="2BE67F31" w14:textId="77777777" w:rsidR="00000000" w:rsidRDefault="007C71EE">
      <w:pPr>
        <w:pStyle w:val="a"/>
        <w:rPr>
          <w:rFonts w:hint="cs"/>
          <w:rtl/>
        </w:rPr>
      </w:pPr>
      <w:r>
        <w:rPr>
          <w:rFonts w:hint="cs"/>
          <w:rtl/>
        </w:rPr>
        <w:t>אדוני היושב-ראש, כנסת נכבדה, התוכנית הזאת, הנק</w:t>
      </w:r>
      <w:r>
        <w:rPr>
          <w:rFonts w:hint="cs"/>
          <w:rtl/>
        </w:rPr>
        <w:t>ראת בשם "הבראת כלכלת ישראל", פוגעת בראש ובראשונה במעמד הבינוני. רבותי, מי הוא המעמד הבינוני? אלה העובדים המועסקים במגזר הציבורי והעסקי, המגזר שהאוצר עצמו טוען שהוא איננו יכול לשאת על גבו את נטל המשק, אך במקום לעזור לו, האוצר מוסיף לו גזירות מגזירות שונות.</w:t>
      </w:r>
    </w:p>
    <w:p w14:paraId="44AA48F3" w14:textId="77777777" w:rsidR="00000000" w:rsidRDefault="007C71EE">
      <w:pPr>
        <w:pStyle w:val="a"/>
        <w:rPr>
          <w:rFonts w:hint="cs"/>
          <w:rtl/>
        </w:rPr>
      </w:pPr>
    </w:p>
    <w:p w14:paraId="53BD7D6D" w14:textId="77777777" w:rsidR="00000000" w:rsidRDefault="007C71EE">
      <w:pPr>
        <w:pStyle w:val="a"/>
        <w:rPr>
          <w:rFonts w:hint="cs"/>
          <w:rtl/>
        </w:rPr>
      </w:pPr>
      <w:r>
        <w:rPr>
          <w:rFonts w:hint="cs"/>
          <w:rtl/>
        </w:rPr>
        <w:t>השר שטרית עמד פה היום ובמתק שפתיים ניסה לשכנע שהקצבאות לא מקטינות את העוני, ואליבא דשר שטרית, הן אפילו מגדילות ומנציחות את העוני. ואני מסכים אתו, אין לי בעיה עם זה. גם מקבלי הקצבאות היו מעדיפים לחיות ללא קצבאות, אבל לחיות, ולא למות. השר רק שכח לומר שהוא ע</w:t>
      </w:r>
      <w:r>
        <w:rPr>
          <w:rFonts w:hint="cs"/>
          <w:rtl/>
        </w:rPr>
        <w:t>צמו ממשיך להביא לכאן עובדים זרים, והוא שכח לומר לנו איך הוא מתכונן לייצר 300,000 מקומות עבודה.</w:t>
      </w:r>
    </w:p>
    <w:p w14:paraId="27818EB3" w14:textId="77777777" w:rsidR="00000000" w:rsidRDefault="007C71EE">
      <w:pPr>
        <w:pStyle w:val="a"/>
        <w:rPr>
          <w:rFonts w:hint="cs"/>
          <w:rtl/>
        </w:rPr>
      </w:pPr>
    </w:p>
    <w:p w14:paraId="304C232C" w14:textId="77777777" w:rsidR="00000000" w:rsidRDefault="007C71EE">
      <w:pPr>
        <w:pStyle w:val="a"/>
        <w:rPr>
          <w:rFonts w:hint="cs"/>
          <w:rtl/>
        </w:rPr>
      </w:pPr>
      <w:r>
        <w:rPr>
          <w:rFonts w:hint="cs"/>
          <w:rtl/>
        </w:rPr>
        <w:t xml:space="preserve">ראו מה קורה סביבנו: עסקים קטנים נסגרים; אנשי עסקים, לצערי, מתאבדים, ואני לא מסכים לזה ולא מוכן לקבל את זה כפתרון, חס ושלום, ואני לא מציע לאף אחד לעשות כדוגמתם, </w:t>
      </w:r>
      <w:r>
        <w:rPr>
          <w:rFonts w:hint="cs"/>
          <w:rtl/>
        </w:rPr>
        <w:t xml:space="preserve">אך אני רוצה שהממשלה הזאת תבין שכאשר משדרים חוסר אונים, חוסר תקווה, אנשים מגיעים למה שהם מגיעים. </w:t>
      </w:r>
    </w:p>
    <w:p w14:paraId="73EE2706" w14:textId="77777777" w:rsidR="00000000" w:rsidRDefault="007C71EE">
      <w:pPr>
        <w:pStyle w:val="a"/>
        <w:rPr>
          <w:rFonts w:hint="cs"/>
          <w:rtl/>
        </w:rPr>
      </w:pPr>
    </w:p>
    <w:p w14:paraId="125BFB6E" w14:textId="77777777" w:rsidR="00000000" w:rsidRDefault="007C71EE">
      <w:pPr>
        <w:pStyle w:val="a"/>
        <w:rPr>
          <w:rFonts w:hint="cs"/>
          <w:rtl/>
        </w:rPr>
      </w:pPr>
      <w:r>
        <w:rPr>
          <w:rFonts w:hint="cs"/>
          <w:rtl/>
        </w:rPr>
        <w:t xml:space="preserve">ומהו חוסר האונים שהממשלה משדרת? </w:t>
      </w:r>
      <w:r>
        <w:rPr>
          <w:rtl/>
        </w:rPr>
        <w:t>–</w:t>
      </w:r>
      <w:r>
        <w:rPr>
          <w:rFonts w:hint="cs"/>
          <w:rtl/>
        </w:rPr>
        <w:t xml:space="preserve"> קיצוץ בסיוע בדיור; קיצוץ בחינוך, בשעות הוראה ובשעות תגבור; קיצוץ בבריאות ואי-עדכון סל הבריאות; קיצוץ בקצבאות - כמעט בכל סוגי</w:t>
      </w:r>
      <w:r>
        <w:rPr>
          <w:rFonts w:hint="cs"/>
          <w:rtl/>
        </w:rPr>
        <w:t xml:space="preserve"> הקצבאות. איך האוצר הזה לא איבד תקווה בתיאוריה הנכשלת שלו וממשיך באותה משיכת קולמוס, והממשלה מזרימה כסף רב לשכר הבכירים במשק ובשלטון המקומי ונותנת פטור לבעלי הון?</w:t>
      </w:r>
    </w:p>
    <w:p w14:paraId="6DC97450" w14:textId="77777777" w:rsidR="00000000" w:rsidRDefault="007C71EE">
      <w:pPr>
        <w:pStyle w:val="a"/>
        <w:rPr>
          <w:rFonts w:hint="cs"/>
          <w:rtl/>
        </w:rPr>
      </w:pPr>
    </w:p>
    <w:p w14:paraId="64801A98" w14:textId="77777777" w:rsidR="00000000" w:rsidRDefault="007C71EE">
      <w:pPr>
        <w:pStyle w:val="a"/>
        <w:rPr>
          <w:rFonts w:hint="cs"/>
          <w:rtl/>
        </w:rPr>
      </w:pPr>
      <w:r>
        <w:rPr>
          <w:rFonts w:hint="cs"/>
          <w:rtl/>
        </w:rPr>
        <w:t>השר שטרית עמד כאן והרצה לנו על כך שכל זמן שכספם של העשירים והמבוססים יגדל, כך ייטב לעניים. כ</w:t>
      </w:r>
      <w:r>
        <w:rPr>
          <w:rFonts w:hint="cs"/>
          <w:rtl/>
        </w:rPr>
        <w:t>ן ייטב, יהיה מי שייתן להם צדקה ולחם חסד, ואת זה העניים לא רוצים. העניים משתוקקים ליום שבו יצאו ממעגל העוני. המדינה לא רוצה לעזור לעניים לצאת מקו העוני.</w:t>
      </w:r>
    </w:p>
    <w:p w14:paraId="21892B09" w14:textId="77777777" w:rsidR="00000000" w:rsidRDefault="007C71EE">
      <w:pPr>
        <w:pStyle w:val="a"/>
        <w:rPr>
          <w:rFonts w:hint="cs"/>
          <w:rtl/>
        </w:rPr>
      </w:pPr>
    </w:p>
    <w:p w14:paraId="2644CEBD" w14:textId="77777777" w:rsidR="00000000" w:rsidRDefault="007C71EE">
      <w:pPr>
        <w:pStyle w:val="a"/>
        <w:rPr>
          <w:rFonts w:hint="cs"/>
          <w:rtl/>
        </w:rPr>
      </w:pPr>
      <w:r>
        <w:rPr>
          <w:rFonts w:hint="cs"/>
          <w:rtl/>
        </w:rPr>
        <w:t>הייתי קונה את התיאוריה של השר שטרית לו יחד עם התוכנית הכלכלית הזאת היתה הממשלה מכריזה על המשק כמשק בשעת</w:t>
      </w:r>
      <w:r>
        <w:rPr>
          <w:rFonts w:hint="cs"/>
          <w:rtl/>
        </w:rPr>
        <w:t xml:space="preserve">-חירום, על כל דבר ועניין ועל כל המשתמע מכך, ומעלה את העובדים הזרים למטוסים שיחזירו אותם לארצותיהם, ובד בבד מוציאה צווי חירום למובטלים </w:t>
      </w:r>
      <w:r>
        <w:rPr>
          <w:rtl/>
        </w:rPr>
        <w:t>–</w:t>
      </w:r>
      <w:r>
        <w:rPr>
          <w:rFonts w:hint="cs"/>
          <w:rtl/>
        </w:rPr>
        <w:t xml:space="preserve"> יציאה לעבודה בצו. לו היתה עושה זאת, הייתי מאמין בכנות דבריהם של שרי האוצר. </w:t>
      </w:r>
    </w:p>
    <w:p w14:paraId="38BBF3AA" w14:textId="77777777" w:rsidR="00000000" w:rsidRDefault="007C71EE">
      <w:pPr>
        <w:pStyle w:val="a"/>
        <w:rPr>
          <w:rFonts w:hint="cs"/>
          <w:rtl/>
        </w:rPr>
      </w:pPr>
    </w:p>
    <w:p w14:paraId="1D7F93C8" w14:textId="77777777" w:rsidR="00000000" w:rsidRDefault="007C71EE">
      <w:pPr>
        <w:pStyle w:val="a"/>
        <w:rPr>
          <w:rFonts w:hint="cs"/>
          <w:rtl/>
        </w:rPr>
      </w:pPr>
      <w:r>
        <w:rPr>
          <w:rFonts w:hint="cs"/>
          <w:rtl/>
        </w:rPr>
        <w:t>לצערי הרב, המדינה הזאת הופכת טובה ללוביסטים</w:t>
      </w:r>
      <w:r>
        <w:rPr>
          <w:rFonts w:hint="cs"/>
          <w:rtl/>
        </w:rPr>
        <w:t>, לקבוצות כוח, אך לא לחלש, לא לנכה ולא לנדכא. ובואו לא נשכח שהנכה, הנדכא, הקשיש, החולה והתלמיד  הם נחלה של כלל ישראל, ולא של עדה או קבוצה כלשהי. אבל יש תחושה שמעצבי המדיניות מצאו דרך מקורית לפתרון בעיות, בדמות "חלקי חילוף"    לעם הזה על-ידי מתן אזרחות ל"שכ</w:t>
      </w:r>
      <w:r>
        <w:rPr>
          <w:rFonts w:hint="cs"/>
          <w:rtl/>
        </w:rPr>
        <w:t xml:space="preserve">ירי חרב" שונים. </w:t>
      </w:r>
    </w:p>
    <w:p w14:paraId="42551D06" w14:textId="77777777" w:rsidR="00000000" w:rsidRDefault="007C71EE">
      <w:pPr>
        <w:pStyle w:val="a"/>
        <w:rPr>
          <w:rFonts w:hint="cs"/>
          <w:rtl/>
        </w:rPr>
      </w:pPr>
    </w:p>
    <w:p w14:paraId="56473FF4" w14:textId="77777777" w:rsidR="00000000" w:rsidRDefault="007C71EE">
      <w:pPr>
        <w:pStyle w:val="a"/>
        <w:rPr>
          <w:rFonts w:hint="cs"/>
          <w:rtl/>
        </w:rPr>
      </w:pPr>
      <w:r>
        <w:rPr>
          <w:rFonts w:hint="cs"/>
          <w:rtl/>
        </w:rPr>
        <w:t xml:space="preserve">ואלו חטאי המדיניות של האוצר: קיצוץ חלקה של הממשלה במשכנתאות הממשלתיות; מלאי הדיור הציבורי הולך ופוחת למרות הגידול במספר המובטלים, העולים והחלשים. </w:t>
      </w:r>
    </w:p>
    <w:p w14:paraId="066D4624" w14:textId="77777777" w:rsidR="00000000" w:rsidRDefault="007C71EE">
      <w:pPr>
        <w:pStyle w:val="a"/>
        <w:rPr>
          <w:rFonts w:hint="cs"/>
          <w:rtl/>
        </w:rPr>
      </w:pPr>
    </w:p>
    <w:p w14:paraId="29288608" w14:textId="77777777" w:rsidR="00000000" w:rsidRDefault="007C71EE">
      <w:pPr>
        <w:pStyle w:val="a"/>
        <w:rPr>
          <w:rFonts w:hint="cs"/>
          <w:rtl/>
        </w:rPr>
      </w:pPr>
      <w:r>
        <w:rPr>
          <w:rFonts w:hint="cs"/>
          <w:rtl/>
        </w:rPr>
        <w:t>רבותי, בבריאות, קופות-החולים עוד מעט ידרשו מהאזרח אגרת מיזוג אוויר. אין שירות שהאזרח החולה</w:t>
      </w:r>
      <w:r>
        <w:rPr>
          <w:rFonts w:hint="cs"/>
          <w:rtl/>
        </w:rPr>
        <w:t xml:space="preserve"> אינו נדרש לשלם עליו בקופות-החולים.  ההוצאה של משקי-הבית על בריאות הולכת ועולה. </w:t>
      </w:r>
    </w:p>
    <w:p w14:paraId="12AAA82B" w14:textId="77777777" w:rsidR="00000000" w:rsidRDefault="007C71EE">
      <w:pPr>
        <w:pStyle w:val="a"/>
        <w:rPr>
          <w:rFonts w:hint="cs"/>
          <w:rtl/>
        </w:rPr>
      </w:pPr>
    </w:p>
    <w:p w14:paraId="38022322" w14:textId="77777777" w:rsidR="00000000" w:rsidRDefault="007C71EE">
      <w:pPr>
        <w:pStyle w:val="a"/>
        <w:rPr>
          <w:rFonts w:hint="cs"/>
          <w:rtl/>
        </w:rPr>
      </w:pPr>
      <w:r>
        <w:rPr>
          <w:rFonts w:hint="cs"/>
          <w:rtl/>
        </w:rPr>
        <w:t>הפרויקט של ראש הממשלה הנערץ של ישראל, מר מנחם בגין, זיכרונו לברכה, פרויקט שיקום שכונות, הולך ומצטמק עד כדי חיסולו באופן מוחלט.</w:t>
      </w:r>
    </w:p>
    <w:p w14:paraId="450A9AF4" w14:textId="77777777" w:rsidR="00000000" w:rsidRDefault="007C71EE">
      <w:pPr>
        <w:pStyle w:val="a"/>
        <w:rPr>
          <w:rFonts w:hint="cs"/>
          <w:rtl/>
        </w:rPr>
      </w:pPr>
    </w:p>
    <w:p w14:paraId="42E7670B" w14:textId="77777777" w:rsidR="00000000" w:rsidRDefault="007C71EE">
      <w:pPr>
        <w:pStyle w:val="a"/>
        <w:rPr>
          <w:rFonts w:hint="cs"/>
          <w:rtl/>
        </w:rPr>
      </w:pPr>
      <w:r>
        <w:rPr>
          <w:rFonts w:hint="cs"/>
          <w:rtl/>
        </w:rPr>
        <w:t xml:space="preserve">חינוך: מצד אחד, אנחנו מדברים על המשבר החברתי, </w:t>
      </w:r>
      <w:r>
        <w:rPr>
          <w:rFonts w:hint="cs"/>
          <w:rtl/>
        </w:rPr>
        <w:t xml:space="preserve">על המשבר החינוכי, שהחברה שלנו מצויה בו, ובזמן שהאוכלוסייה גדלה ב=10% מאז 1999, אין הגדלה של מספר שעות ההוראה אלא היצמדות לנתוני 1999. כפועל יוצא מכך - פחות שעות הוראה לתלמיד. </w:t>
      </w:r>
    </w:p>
    <w:p w14:paraId="4268FA1F" w14:textId="77777777" w:rsidR="00000000" w:rsidRDefault="007C71EE">
      <w:pPr>
        <w:pStyle w:val="a"/>
        <w:rPr>
          <w:rFonts w:hint="cs"/>
          <w:rtl/>
        </w:rPr>
      </w:pPr>
    </w:p>
    <w:p w14:paraId="50504B08" w14:textId="77777777" w:rsidR="00000000" w:rsidRDefault="007C71EE">
      <w:pPr>
        <w:pStyle w:val="a"/>
        <w:rPr>
          <w:rFonts w:hint="cs"/>
          <w:rtl/>
        </w:rPr>
      </w:pPr>
      <w:r>
        <w:rPr>
          <w:rFonts w:hint="cs"/>
          <w:rtl/>
        </w:rPr>
        <w:t>רבותי חברי הכנסת, קצבאות האבטלה כבר קוצצו כמעט ב=30%, כשמענק האבטלה שפעם נתן למ</w:t>
      </w:r>
      <w:r>
        <w:rPr>
          <w:rFonts w:hint="cs"/>
          <w:rtl/>
        </w:rPr>
        <w:t>ובטל ביטחון כלכלי במשך כשישה חודשים, היום  אינו מספיק לחודשיים. אבל למדינה הדבר אינו מפריע להמשיך ולגזול את המובטל. רבותי, העובד משלם במשך כל תקופת עבודתו דמי ביטוח אבטלה. אילו היה משלם זאת לחברת ביטוח פרטית היה מקבל את זה. אבל המדינה עושקת את הביטוח הלאומ</w:t>
      </w:r>
      <w:r>
        <w:rPr>
          <w:rFonts w:hint="cs"/>
          <w:rtl/>
        </w:rPr>
        <w:t xml:space="preserve">י. זה חומר למחשבה, אולי נפריט גם את הביטוח הלאומי. </w:t>
      </w:r>
    </w:p>
    <w:p w14:paraId="335B4E98" w14:textId="77777777" w:rsidR="00000000" w:rsidRDefault="007C71EE">
      <w:pPr>
        <w:pStyle w:val="a"/>
        <w:rPr>
          <w:rFonts w:hint="cs"/>
          <w:rtl/>
        </w:rPr>
      </w:pPr>
    </w:p>
    <w:p w14:paraId="50E2EB25" w14:textId="77777777" w:rsidR="00000000" w:rsidRDefault="007C71EE">
      <w:pPr>
        <w:pStyle w:val="a"/>
        <w:rPr>
          <w:rFonts w:hint="cs"/>
          <w:rtl/>
        </w:rPr>
      </w:pPr>
      <w:r>
        <w:rPr>
          <w:rFonts w:hint="cs"/>
          <w:rtl/>
        </w:rPr>
        <w:t>קצבת הילדים, שהיתה משענת כלכלית למשפחות ברוכות ילדים, הפכה אות קלון במדינה שלנו. היכן מילות השיר -  "ילדים זה שמחה, ילדים זו ברכה"?   כנראה גידול חתולים הפך להיות שליחות לאומית.</w:t>
      </w:r>
    </w:p>
    <w:p w14:paraId="2C63C0AF" w14:textId="77777777" w:rsidR="00000000" w:rsidRDefault="007C71EE">
      <w:pPr>
        <w:pStyle w:val="a"/>
        <w:rPr>
          <w:rFonts w:hint="cs"/>
          <w:rtl/>
        </w:rPr>
      </w:pPr>
    </w:p>
    <w:p w14:paraId="09E3D60A" w14:textId="77777777" w:rsidR="00000000" w:rsidRDefault="007C71EE">
      <w:pPr>
        <w:pStyle w:val="a"/>
        <w:rPr>
          <w:rFonts w:hint="cs"/>
          <w:rtl/>
        </w:rPr>
      </w:pPr>
      <w:r>
        <w:rPr>
          <w:rFonts w:hint="cs"/>
          <w:rtl/>
        </w:rPr>
        <w:t>קצבת הזיקנה הוקפאה, רבות</w:t>
      </w:r>
      <w:r>
        <w:rPr>
          <w:rFonts w:hint="cs"/>
          <w:rtl/>
        </w:rPr>
        <w:t>י, ונוספו עוד הוצאות לקשישים לבריאות, לכלכלה ולמחיה. אני מבין את אלו שנשאו בהפגנות כרזות: "סליחה שאנחנו ממשיכים לחיות."</w:t>
      </w:r>
    </w:p>
    <w:p w14:paraId="0496F6A8" w14:textId="77777777" w:rsidR="00000000" w:rsidRDefault="007C71EE">
      <w:pPr>
        <w:pStyle w:val="a"/>
        <w:rPr>
          <w:rFonts w:hint="cs"/>
          <w:rtl/>
        </w:rPr>
      </w:pPr>
    </w:p>
    <w:p w14:paraId="2E814746" w14:textId="77777777" w:rsidR="00000000" w:rsidRDefault="007C71EE">
      <w:pPr>
        <w:pStyle w:val="a"/>
        <w:rPr>
          <w:rFonts w:hint="cs"/>
          <w:rtl/>
        </w:rPr>
      </w:pPr>
      <w:r>
        <w:rPr>
          <w:rFonts w:hint="cs"/>
          <w:rtl/>
        </w:rPr>
        <w:t xml:space="preserve">קצבת נכות כללית הוקפאה כליל. קצבת נכות מעבודה קוצצה ב=14%. </w:t>
      </w:r>
    </w:p>
    <w:p w14:paraId="309823C5" w14:textId="77777777" w:rsidR="00000000" w:rsidRDefault="007C71EE">
      <w:pPr>
        <w:pStyle w:val="a"/>
        <w:rPr>
          <w:rFonts w:hint="cs"/>
          <w:rtl/>
        </w:rPr>
      </w:pPr>
    </w:p>
    <w:p w14:paraId="57A10027" w14:textId="77777777" w:rsidR="00000000" w:rsidRDefault="007C71EE">
      <w:pPr>
        <w:pStyle w:val="a"/>
        <w:rPr>
          <w:rFonts w:hint="cs"/>
          <w:rtl/>
        </w:rPr>
      </w:pPr>
      <w:r>
        <w:rPr>
          <w:rFonts w:hint="cs"/>
          <w:rtl/>
        </w:rPr>
        <w:t>רבותי, כדי שלא נעבור את המחזה המביש הזה כל שנה, בואו ניתן את הביטוח הלאומי</w:t>
      </w:r>
      <w:r>
        <w:rPr>
          <w:rFonts w:hint="cs"/>
          <w:rtl/>
        </w:rPr>
        <w:t xml:space="preserve"> לאוצר. הוא כבר הלאים אותו, עשק כל פינה במוסד הזה,  וממוסד תומך נהפוך אותו, כפי שהאוצר רוצה, למוסד עם מערך גבייה נוסף על מס הכנסה. לא נותר לנו אלא לומר: משטר קפיטליסטי עם כל המשמעויות. תודה, אדוני היושב-ראש. </w:t>
      </w:r>
    </w:p>
    <w:p w14:paraId="568FABDD" w14:textId="77777777" w:rsidR="00000000" w:rsidRDefault="007C71EE">
      <w:pPr>
        <w:pStyle w:val="a"/>
        <w:ind w:firstLine="0"/>
        <w:rPr>
          <w:rFonts w:hint="cs"/>
          <w:rtl/>
        </w:rPr>
      </w:pPr>
    </w:p>
    <w:p w14:paraId="60C11300" w14:textId="77777777" w:rsidR="00000000" w:rsidRDefault="007C71EE">
      <w:pPr>
        <w:pStyle w:val="ad"/>
        <w:rPr>
          <w:rtl/>
        </w:rPr>
      </w:pPr>
      <w:r>
        <w:rPr>
          <w:rtl/>
        </w:rPr>
        <w:t>היו"ר מיכאל נודלמן:</w:t>
      </w:r>
    </w:p>
    <w:p w14:paraId="6A02DF68" w14:textId="77777777" w:rsidR="00000000" w:rsidRDefault="007C71EE">
      <w:pPr>
        <w:pStyle w:val="a"/>
        <w:rPr>
          <w:rtl/>
        </w:rPr>
      </w:pPr>
    </w:p>
    <w:p w14:paraId="0B419504" w14:textId="77777777" w:rsidR="00000000" w:rsidRDefault="007C71EE">
      <w:pPr>
        <w:pStyle w:val="a"/>
        <w:rPr>
          <w:rFonts w:hint="cs"/>
          <w:rtl/>
        </w:rPr>
      </w:pPr>
      <w:r>
        <w:rPr>
          <w:rFonts w:hint="cs"/>
          <w:rtl/>
        </w:rPr>
        <w:t xml:space="preserve">תודה רבה. חבר הכנסת חיים </w:t>
      </w:r>
      <w:r>
        <w:rPr>
          <w:rFonts w:hint="cs"/>
          <w:rtl/>
        </w:rPr>
        <w:t xml:space="preserve">אורון, אחריו - חבר הכנסת אבשלום וילן, ואחריו - חבר הכנסת מאיר פרוש. </w:t>
      </w:r>
    </w:p>
    <w:p w14:paraId="6DFE7412" w14:textId="77777777" w:rsidR="00000000" w:rsidRDefault="007C71EE">
      <w:pPr>
        <w:pStyle w:val="a"/>
        <w:rPr>
          <w:rFonts w:hint="cs"/>
          <w:rtl/>
        </w:rPr>
      </w:pPr>
    </w:p>
    <w:p w14:paraId="55B7CA87" w14:textId="77777777" w:rsidR="00000000" w:rsidRDefault="007C71EE">
      <w:pPr>
        <w:pStyle w:val="a"/>
        <w:rPr>
          <w:rFonts w:hint="cs"/>
          <w:rtl/>
        </w:rPr>
      </w:pPr>
    </w:p>
    <w:p w14:paraId="06E17DC7" w14:textId="77777777" w:rsidR="00000000" w:rsidRDefault="007C71EE">
      <w:pPr>
        <w:pStyle w:val="Speaker"/>
        <w:rPr>
          <w:rtl/>
        </w:rPr>
      </w:pPr>
      <w:bookmarkStart w:id="360" w:name="FS000001065T26_05_2003_18_58_14"/>
      <w:bookmarkEnd w:id="360"/>
      <w:r>
        <w:rPr>
          <w:rFonts w:hint="eastAsia"/>
          <w:rtl/>
        </w:rPr>
        <w:t>חיים</w:t>
      </w:r>
      <w:r>
        <w:rPr>
          <w:rtl/>
        </w:rPr>
        <w:t xml:space="preserve"> אורון (מרצ):</w:t>
      </w:r>
    </w:p>
    <w:p w14:paraId="13A301E1" w14:textId="77777777" w:rsidR="00000000" w:rsidRDefault="007C71EE">
      <w:pPr>
        <w:pStyle w:val="a"/>
        <w:rPr>
          <w:rFonts w:hint="cs"/>
          <w:rtl/>
        </w:rPr>
      </w:pPr>
    </w:p>
    <w:p w14:paraId="6F8BCC42" w14:textId="77777777" w:rsidR="00000000" w:rsidRDefault="007C71EE">
      <w:pPr>
        <w:pStyle w:val="a"/>
        <w:rPr>
          <w:rFonts w:hint="cs"/>
          <w:rtl/>
        </w:rPr>
      </w:pPr>
      <w:r>
        <w:rPr>
          <w:rFonts w:hint="cs"/>
          <w:rtl/>
        </w:rPr>
        <w:t>אדוני היושב-ראש, חברי הכנסת, אני רוצה לדבר על  תופעה נוספת שליוותה את הדיון בתוכנית הכלכלית, ואני מאוד מצר על כך שהשרה אינה שומעת את דברי. אני יודע שאני עומד לומר משפ</w:t>
      </w:r>
      <w:r>
        <w:rPr>
          <w:rFonts w:hint="cs"/>
          <w:rtl/>
        </w:rPr>
        <w:t xml:space="preserve">ט חריף, אבל אני אומר אותו מעל הדוכן ולפרוטוקול: הדיון הזה היה מלווה באינפורמציה לא נכונה ובכחש שהוזרם לציבור ולכנסת בנושאים מאוד מאוד מהותיים. </w:t>
      </w:r>
    </w:p>
    <w:p w14:paraId="6127F0AB" w14:textId="77777777" w:rsidR="00000000" w:rsidRDefault="007C71EE">
      <w:pPr>
        <w:pStyle w:val="a"/>
        <w:ind w:firstLine="0"/>
        <w:rPr>
          <w:rFonts w:hint="cs"/>
          <w:rtl/>
        </w:rPr>
      </w:pPr>
    </w:p>
    <w:p w14:paraId="5448B127" w14:textId="77777777" w:rsidR="00000000" w:rsidRDefault="007C71EE">
      <w:pPr>
        <w:pStyle w:val="ac"/>
        <w:rPr>
          <w:rtl/>
        </w:rPr>
      </w:pPr>
      <w:r>
        <w:rPr>
          <w:rFonts w:hint="eastAsia"/>
          <w:rtl/>
        </w:rPr>
        <w:t>אליעזר</w:t>
      </w:r>
      <w:r>
        <w:rPr>
          <w:rtl/>
        </w:rPr>
        <w:t xml:space="preserve"> כהן (האיחוד הלאומי - ישראל ביתנו):</w:t>
      </w:r>
    </w:p>
    <w:p w14:paraId="03C107A1" w14:textId="77777777" w:rsidR="00000000" w:rsidRDefault="007C71EE">
      <w:pPr>
        <w:pStyle w:val="a"/>
        <w:rPr>
          <w:rFonts w:hint="cs"/>
          <w:rtl/>
        </w:rPr>
      </w:pPr>
    </w:p>
    <w:p w14:paraId="1F4E5287" w14:textId="77777777" w:rsidR="00000000" w:rsidRDefault="007C71EE">
      <w:pPr>
        <w:pStyle w:val="a"/>
        <w:rPr>
          <w:rFonts w:hint="cs"/>
          <w:rtl/>
        </w:rPr>
      </w:pPr>
      <w:r>
        <w:rPr>
          <w:rFonts w:hint="cs"/>
          <w:rtl/>
        </w:rPr>
        <w:t>זה לא נעשה אף פעם לפני כן?</w:t>
      </w:r>
    </w:p>
    <w:p w14:paraId="1AC0D0DF" w14:textId="77777777" w:rsidR="00000000" w:rsidRDefault="007C71EE">
      <w:pPr>
        <w:pStyle w:val="a"/>
        <w:ind w:firstLine="0"/>
        <w:rPr>
          <w:rFonts w:hint="cs"/>
          <w:rtl/>
        </w:rPr>
      </w:pPr>
    </w:p>
    <w:p w14:paraId="7219CDF4" w14:textId="77777777" w:rsidR="00000000" w:rsidRDefault="007C71EE">
      <w:pPr>
        <w:pStyle w:val="SpeakerCon"/>
        <w:rPr>
          <w:rtl/>
        </w:rPr>
      </w:pPr>
      <w:bookmarkStart w:id="361" w:name="FS000001065T26_05_2003_18_59_54C"/>
      <w:bookmarkEnd w:id="361"/>
      <w:r>
        <w:rPr>
          <w:rtl/>
        </w:rPr>
        <w:t>חיים אורון (מרצ):</w:t>
      </w:r>
    </w:p>
    <w:p w14:paraId="62FF0CC3" w14:textId="77777777" w:rsidR="00000000" w:rsidRDefault="007C71EE">
      <w:pPr>
        <w:pStyle w:val="a"/>
        <w:rPr>
          <w:rtl/>
        </w:rPr>
      </w:pPr>
    </w:p>
    <w:p w14:paraId="6D99903F" w14:textId="77777777" w:rsidR="00000000" w:rsidRDefault="007C71EE">
      <w:pPr>
        <w:pStyle w:val="a"/>
        <w:rPr>
          <w:rFonts w:hint="cs"/>
          <w:rtl/>
        </w:rPr>
      </w:pPr>
      <w:r>
        <w:rPr>
          <w:rFonts w:hint="cs"/>
          <w:rtl/>
        </w:rPr>
        <w:t xml:space="preserve">אם זה נעשה בעבר, אני </w:t>
      </w:r>
      <w:r>
        <w:rPr>
          <w:rFonts w:hint="cs"/>
          <w:rtl/>
        </w:rPr>
        <w:t>מציע לך, חבר הכנסת כהן, לומר ולתבוע את מי שעשה זאת, כפי שאני מתכוון לומר עכשיו. אני לא רוצה עוד פעם לעסוק ב"אנחנו, אנחנו ואנחנו". עזוב, אתם עכשיו אחראים, תיקחו פעם אחריות, בלי אנחנו.</w:t>
      </w:r>
    </w:p>
    <w:p w14:paraId="373FA0F2" w14:textId="77777777" w:rsidR="00000000" w:rsidRDefault="007C71EE">
      <w:pPr>
        <w:pStyle w:val="a"/>
        <w:ind w:firstLine="0"/>
        <w:rPr>
          <w:rFonts w:hint="cs"/>
          <w:rtl/>
        </w:rPr>
      </w:pPr>
    </w:p>
    <w:p w14:paraId="1F0E38A9" w14:textId="77777777" w:rsidR="00000000" w:rsidRDefault="007C71EE">
      <w:pPr>
        <w:pStyle w:val="ac"/>
        <w:rPr>
          <w:rtl/>
        </w:rPr>
      </w:pPr>
      <w:r>
        <w:rPr>
          <w:rFonts w:hint="eastAsia"/>
          <w:rtl/>
        </w:rPr>
        <w:t>אליעזר</w:t>
      </w:r>
      <w:r>
        <w:rPr>
          <w:rtl/>
        </w:rPr>
        <w:t xml:space="preserve"> כהן (האיחוד הלאומי - ישראל ביתנו):</w:t>
      </w:r>
    </w:p>
    <w:p w14:paraId="7FA06F93" w14:textId="77777777" w:rsidR="00000000" w:rsidRDefault="007C71EE">
      <w:pPr>
        <w:pStyle w:val="a"/>
        <w:rPr>
          <w:rFonts w:hint="cs"/>
          <w:rtl/>
        </w:rPr>
      </w:pPr>
    </w:p>
    <w:p w14:paraId="48E565D8" w14:textId="77777777" w:rsidR="00000000" w:rsidRDefault="007C71EE">
      <w:pPr>
        <w:pStyle w:val="a"/>
        <w:rPr>
          <w:rFonts w:hint="cs"/>
          <w:rtl/>
        </w:rPr>
      </w:pPr>
      <w:r>
        <w:rPr>
          <w:rFonts w:hint="cs"/>
          <w:rtl/>
        </w:rPr>
        <w:t>זה אנחנו ואתם.</w:t>
      </w:r>
    </w:p>
    <w:p w14:paraId="2380EAA9" w14:textId="77777777" w:rsidR="00000000" w:rsidRDefault="007C71EE">
      <w:pPr>
        <w:pStyle w:val="a"/>
        <w:ind w:firstLine="0"/>
        <w:rPr>
          <w:rFonts w:hint="cs"/>
          <w:rtl/>
        </w:rPr>
      </w:pPr>
    </w:p>
    <w:p w14:paraId="23B70B0C" w14:textId="77777777" w:rsidR="00000000" w:rsidRDefault="007C71EE">
      <w:pPr>
        <w:pStyle w:val="SpeakerCon"/>
        <w:rPr>
          <w:rtl/>
        </w:rPr>
      </w:pPr>
      <w:bookmarkStart w:id="362" w:name="FS000001065T26_05_2003_19_00_42C"/>
      <w:bookmarkEnd w:id="362"/>
      <w:r>
        <w:rPr>
          <w:rtl/>
        </w:rPr>
        <w:t>חיים אורון (מ</w:t>
      </w:r>
      <w:r>
        <w:rPr>
          <w:rtl/>
        </w:rPr>
        <w:t>רצ):</w:t>
      </w:r>
    </w:p>
    <w:p w14:paraId="402F80EF" w14:textId="77777777" w:rsidR="00000000" w:rsidRDefault="007C71EE">
      <w:pPr>
        <w:pStyle w:val="a"/>
        <w:rPr>
          <w:rtl/>
        </w:rPr>
      </w:pPr>
    </w:p>
    <w:p w14:paraId="797225CA" w14:textId="77777777" w:rsidR="00000000" w:rsidRDefault="007C71EE">
      <w:pPr>
        <w:pStyle w:val="a"/>
        <w:rPr>
          <w:rFonts w:hint="cs"/>
          <w:rtl/>
        </w:rPr>
      </w:pPr>
      <w:r>
        <w:rPr>
          <w:rFonts w:hint="cs"/>
          <w:rtl/>
        </w:rPr>
        <w:t xml:space="preserve">אה, אנחנו ואתם. עכשיו שמעתי שבכלל מפת הדרכים יותר גרועה מאוסלו. ככה אומרים במפלגה שלך. אז יש לנו גם אוסלו וגם  מפת הדרכים. קיבלת את מה שרצית. </w:t>
      </w:r>
    </w:p>
    <w:p w14:paraId="2B20B5D6" w14:textId="77777777" w:rsidR="00000000" w:rsidRDefault="007C71EE">
      <w:pPr>
        <w:pStyle w:val="a"/>
        <w:rPr>
          <w:rFonts w:hint="cs"/>
          <w:rtl/>
        </w:rPr>
      </w:pPr>
    </w:p>
    <w:p w14:paraId="20ECAB89" w14:textId="77777777" w:rsidR="00000000" w:rsidRDefault="007C71EE">
      <w:pPr>
        <w:pStyle w:val="a"/>
        <w:rPr>
          <w:rFonts w:hint="cs"/>
          <w:rtl/>
        </w:rPr>
      </w:pPr>
      <w:r>
        <w:rPr>
          <w:rFonts w:hint="cs"/>
          <w:rtl/>
        </w:rPr>
        <w:t>שר האוצר הופיע במליאה, בכנסת, ואמר: אני רוצה להקטין - איך הוא קרא לזה? השמן והרזה -  את נטל המס במדינת ישר</w:t>
      </w:r>
      <w:r>
        <w:rPr>
          <w:rFonts w:hint="cs"/>
          <w:rtl/>
        </w:rPr>
        <w:t>אל. מי לא רוצה להוריד מסים? מי לא רוצה להקטין את נטל המס במדינת ישראל?   יושב פה נציג האוצר, תדווח. אמר שר האוצר: אנחנו במדינה שיש בה נטל מס הכי גבוה. ואני אומר לשר האוצר בישיבת ועדת הכספים - והוא חוזר על זה וחוזר על זה וחוזר על זה - אני שוב אומר: כבוד השר</w:t>
      </w:r>
      <w:r>
        <w:rPr>
          <w:rFonts w:hint="cs"/>
          <w:rtl/>
        </w:rPr>
        <w:t xml:space="preserve">, חבר הכנסת בנימין נתניהו, בנתונים של משרד האוצר - הספר שאני מחזיק פה הוא דוח שנתי של הכנסות המדינה - כתובים דברים אחרים. והוא אומר: לא. הוא ממשיך וממשיך וממשיך. אני אתן את הנתונים עכשיו, אדוני היושב-ראש. </w:t>
      </w:r>
    </w:p>
    <w:p w14:paraId="327D639D" w14:textId="77777777" w:rsidR="00000000" w:rsidRDefault="007C71EE">
      <w:pPr>
        <w:pStyle w:val="a"/>
        <w:rPr>
          <w:rFonts w:hint="cs"/>
          <w:rtl/>
        </w:rPr>
      </w:pPr>
    </w:p>
    <w:p w14:paraId="0F634465" w14:textId="77777777" w:rsidR="00000000" w:rsidRDefault="007C71EE">
      <w:pPr>
        <w:pStyle w:val="a"/>
        <w:rPr>
          <w:rFonts w:hint="cs"/>
          <w:rtl/>
        </w:rPr>
      </w:pPr>
      <w:r>
        <w:rPr>
          <w:rFonts w:hint="cs"/>
          <w:rtl/>
        </w:rPr>
        <w:t>נטל המס:</w:t>
      </w:r>
      <w:r>
        <w:t xml:space="preserve"> </w:t>
      </w:r>
      <w:r>
        <w:rPr>
          <w:rFonts w:hint="cs"/>
          <w:rtl/>
        </w:rPr>
        <w:t xml:space="preserve"> משקל הכנסות ממסים במדינת ישראל עומד על </w:t>
      </w:r>
      <w:r>
        <w:rPr>
          <w:rFonts w:hint="cs"/>
          <w:rtl/>
        </w:rPr>
        <w:t xml:space="preserve">41.2% תל"ג. באיחוד האירופי, אדוני היושב-ראש - 41.3% -   הממוצע של כל האיחוד האירופי.  אצלנו - 41.2%.  קודם כול, זה לא כל כך שונה. אנחנו פחות מהממוצע האירופי.   אגב, בקרב ארצות אירופה הלא-כל כך זניחות, יש ארצות, למשל כמו אוסטריה עם 44%, כמו בלגיה עם 45.2%, </w:t>
      </w:r>
      <w:r>
        <w:rPr>
          <w:rFonts w:hint="cs"/>
          <w:rtl/>
        </w:rPr>
        <w:t xml:space="preserve">כמו דנמרק עם 50%. לא כל כך רע בהשוואה לישראל.  </w:t>
      </w:r>
    </w:p>
    <w:p w14:paraId="6E439FAB" w14:textId="77777777" w:rsidR="00000000" w:rsidRDefault="007C71EE">
      <w:pPr>
        <w:pStyle w:val="a"/>
        <w:rPr>
          <w:rFonts w:hint="cs"/>
          <w:rtl/>
        </w:rPr>
      </w:pPr>
    </w:p>
    <w:p w14:paraId="3351602D" w14:textId="77777777" w:rsidR="00000000" w:rsidRDefault="007C71EE">
      <w:pPr>
        <w:pStyle w:val="a"/>
        <w:rPr>
          <w:rFonts w:hint="cs"/>
          <w:rtl/>
        </w:rPr>
      </w:pPr>
      <w:r>
        <w:rPr>
          <w:rFonts w:hint="cs"/>
          <w:rtl/>
        </w:rPr>
        <w:t>אבל זה לא השקר הגדול. השקר הגדול הוא שאומרים לנו: נטל המס על עבודה אצלנו הוא הכי גבוה.  נכון, גברתי השרה, נטל המס על העבודה בשכבות הביניים הוא מאוד מאוד גבוה.  אבל לא שם מורידים. נטל המס הישיר - אני קורא עוד</w:t>
      </w:r>
      <w:r>
        <w:rPr>
          <w:rFonts w:hint="cs"/>
          <w:rtl/>
        </w:rPr>
        <w:t xml:space="preserve"> פעם, לא היית קודם, מהפרסומים של משרד האוצר - נטל המס הישיר במדינת ישראל ב=2001 היה 22.4% תוצר. נטל המס באיחוד האירופי - 26.7%. עוד פעם, זה הממוצע של השוק האירופי. בארצות מאוד זניחות, כמו גרמניה, כמו הולנד - 27.4%. ב=5% יותר מאשר בארץ. </w:t>
      </w:r>
    </w:p>
    <w:p w14:paraId="53E37E54" w14:textId="77777777" w:rsidR="00000000" w:rsidRDefault="007C71EE">
      <w:pPr>
        <w:pStyle w:val="a"/>
        <w:rPr>
          <w:rFonts w:hint="cs"/>
          <w:rtl/>
        </w:rPr>
      </w:pPr>
    </w:p>
    <w:p w14:paraId="59725081" w14:textId="77777777" w:rsidR="00000000" w:rsidRDefault="007C71EE">
      <w:pPr>
        <w:pStyle w:val="a"/>
        <w:rPr>
          <w:rFonts w:hint="cs"/>
          <w:rtl/>
        </w:rPr>
      </w:pPr>
      <w:r>
        <w:rPr>
          <w:rFonts w:hint="cs"/>
          <w:rtl/>
        </w:rPr>
        <w:t>נכון, ואני בהחלט ת</w:t>
      </w:r>
      <w:r>
        <w:rPr>
          <w:rFonts w:hint="cs"/>
          <w:rtl/>
        </w:rPr>
        <w:t>ומך בכך, צריך לרווח את מדרגות המס של שכבות הביניים, אלה שסיפרתם להם סיפורים ואתם לא עושים שום דבר לקראתם. זה לא אומר שצריך להוריד את סך כל נטל המס. אבל מה עושים בהצעת התקציב עכשיו? מורידים את נטל המס. נותנים 2.5 מיליארדי שקל הקלות במס הכנסה, כשמתוכם 70% הו</w:t>
      </w:r>
      <w:r>
        <w:rPr>
          <w:rFonts w:hint="cs"/>
          <w:rtl/>
        </w:rPr>
        <w:t>לכים לשלושת העשירונים העליונים, ומטילים מס על מי? על עקרות-הבית. מס בריאות. והציבור ברוב תמימותו חושב שהמס הזה הולך לבריאות. הוא לא הולך לבריאות, גברתי השרה, כי תקציב הבריאות הוא קבוע. זה מס לכל דבר ועניין. על מי הוא מוטל?  450 מיליון שקל, 84 שקל לחודש, 1,</w:t>
      </w:r>
      <w:r>
        <w:rPr>
          <w:rFonts w:hint="cs"/>
          <w:rtl/>
        </w:rPr>
        <w:t xml:space="preserve">000 שקל לשנה - 70% מהמס הזה מוטל על חמשת העשירונים התחתונים. זה כל הסיפור כולו. אבל ממשיכים לסובב אותנו הלאה  בכחש. </w:t>
      </w:r>
    </w:p>
    <w:p w14:paraId="11874599" w14:textId="77777777" w:rsidR="00000000" w:rsidRDefault="007C71EE">
      <w:pPr>
        <w:pStyle w:val="a"/>
        <w:rPr>
          <w:rFonts w:hint="cs"/>
          <w:rtl/>
        </w:rPr>
      </w:pPr>
    </w:p>
    <w:p w14:paraId="0D85C52B" w14:textId="77777777" w:rsidR="00000000" w:rsidRDefault="007C71EE">
      <w:pPr>
        <w:pStyle w:val="a"/>
        <w:rPr>
          <w:rFonts w:hint="cs"/>
          <w:rtl/>
        </w:rPr>
      </w:pPr>
      <w:r>
        <w:rPr>
          <w:rFonts w:hint="cs"/>
          <w:rtl/>
        </w:rPr>
        <w:t>כבר דיברתי על נטל המס הישיר במדינת ישראל. אבל נתון הכי קשה הוא נטל המס העקיף. במדינת ישראל היקף המסים העקיפים הוא 19.2%, גברתי השרה. באיחו</w:t>
      </w:r>
      <w:r>
        <w:rPr>
          <w:rFonts w:hint="cs"/>
          <w:rtl/>
        </w:rPr>
        <w:t xml:space="preserve">ד האירופי הוא 14.6%. כשאני מציע בוועדת הכספים לשר האוצר, תוריד 1% במע"מ ואל תוריד במס הכנסה </w:t>
      </w:r>
      <w:r>
        <w:rPr>
          <w:rtl/>
        </w:rPr>
        <w:t>–</w:t>
      </w:r>
      <w:r>
        <w:rPr>
          <w:rFonts w:hint="cs"/>
          <w:rtl/>
        </w:rPr>
        <w:t xml:space="preserve"> 1% במע"מ זה מיליארד וחצי שקל, ואתה יודע טוב כמוני שהמסים העקיפים מאוד רגרסיביים והם פוגעים בשכבות החלשות. אז כשמדברים על נטל המס במדינת ישראל, אם הוא בכלל גבוה, ה</w:t>
      </w:r>
      <w:r>
        <w:rPr>
          <w:rFonts w:hint="cs"/>
          <w:rtl/>
        </w:rPr>
        <w:t xml:space="preserve">וא כי נטל המס העקיף גבוה ולא נטל המס הישיר גבוה. </w:t>
      </w:r>
    </w:p>
    <w:p w14:paraId="5FE9BA24" w14:textId="77777777" w:rsidR="00000000" w:rsidRDefault="007C71EE">
      <w:pPr>
        <w:pStyle w:val="a"/>
        <w:rPr>
          <w:rFonts w:hint="cs"/>
          <w:rtl/>
        </w:rPr>
      </w:pPr>
    </w:p>
    <w:p w14:paraId="2496E7C6" w14:textId="77777777" w:rsidR="00000000" w:rsidRDefault="007C71EE">
      <w:pPr>
        <w:pStyle w:val="a"/>
        <w:rPr>
          <w:rFonts w:hint="cs"/>
          <w:rtl/>
        </w:rPr>
      </w:pPr>
      <w:r>
        <w:rPr>
          <w:rFonts w:hint="cs"/>
          <w:rtl/>
        </w:rPr>
        <w:t xml:space="preserve">אז עשינו מס רווחי הון, סוף-סוף, אחרי מאבק של שנים, 10%-15%. לא כמו ועדת בן-בסט - 25%. זה כל הסיפור. אבל מה? מהבוקר עד הערב, עם ציורים, עם השמן והרזה. נכנס יושב-ראש ועדת הכספים של הכנסת, הוא שמע את זה ממני </w:t>
      </w:r>
      <w:r>
        <w:rPr>
          <w:rFonts w:hint="cs"/>
          <w:rtl/>
        </w:rPr>
        <w:t xml:space="preserve">יותר מפעם אחת. אמרתי לשר האוצר: תן תשובה על הפרסומים שלכם, או שתפסיק לרמות את הציבור. </w:t>
      </w:r>
    </w:p>
    <w:p w14:paraId="4C465199" w14:textId="77777777" w:rsidR="00000000" w:rsidRDefault="007C71EE">
      <w:pPr>
        <w:pStyle w:val="a"/>
        <w:ind w:firstLine="0"/>
        <w:rPr>
          <w:rFonts w:hint="cs"/>
          <w:rtl/>
        </w:rPr>
      </w:pPr>
    </w:p>
    <w:p w14:paraId="40B53D0A" w14:textId="77777777" w:rsidR="00000000" w:rsidRDefault="007C71EE">
      <w:pPr>
        <w:pStyle w:val="a"/>
        <w:rPr>
          <w:rFonts w:hint="cs"/>
          <w:rtl/>
        </w:rPr>
      </w:pPr>
      <w:r>
        <w:rPr>
          <w:rFonts w:hint="cs"/>
          <w:rtl/>
        </w:rPr>
        <w:t>שלא יובן לא נכון, אני לא בעד הקלת נטל המס. אני בעד הקלת נטל המס בשני מישורים מהותיים מאוד: האחד, הקלת נטל המס העקיף, כי הוא פוגע בשכבות החלשות; האחר, ריווח מדרגות המס ש</w:t>
      </w:r>
      <w:r>
        <w:rPr>
          <w:rFonts w:hint="cs"/>
          <w:rtl/>
        </w:rPr>
        <w:t xml:space="preserve">ל שכבות הביניים האמיתיות. בין העשירון החמישי לעשירון השמיני, שם נטל המס הישיר גבוה מדי, לא מוצדק, והוא גבוה ולא מוצדק משום שהשכבות האחרות משלמות פחות. אבל אני יכול לדבר עד מחר, בממשלה הזאת </w:t>
      </w:r>
      <w:r>
        <w:rPr>
          <w:rtl/>
        </w:rPr>
        <w:t>–</w:t>
      </w:r>
      <w:r>
        <w:rPr>
          <w:rFonts w:hint="cs"/>
          <w:rtl/>
        </w:rPr>
        <w:t xml:space="preserve"> ואין מה לעשות, ידידתי יהודית נאות </w:t>
      </w:r>
      <w:r>
        <w:rPr>
          <w:rtl/>
        </w:rPr>
        <w:t>–</w:t>
      </w:r>
      <w:r>
        <w:rPr>
          <w:rFonts w:hint="cs"/>
          <w:rtl/>
        </w:rPr>
        <w:t xml:space="preserve"> בהרכב של ביבי נתניהו ושינוי ז</w:t>
      </w:r>
      <w:r>
        <w:rPr>
          <w:rFonts w:hint="cs"/>
          <w:rtl/>
        </w:rPr>
        <w:t xml:space="preserve">ה מה שיוצא, ולא במקרה. </w:t>
      </w:r>
    </w:p>
    <w:p w14:paraId="03F3760A" w14:textId="77777777" w:rsidR="00000000" w:rsidRDefault="007C71EE">
      <w:pPr>
        <w:pStyle w:val="a"/>
        <w:rPr>
          <w:rFonts w:hint="cs"/>
          <w:rtl/>
        </w:rPr>
      </w:pPr>
    </w:p>
    <w:p w14:paraId="2E040319" w14:textId="77777777" w:rsidR="00000000" w:rsidRDefault="007C71EE">
      <w:pPr>
        <w:pStyle w:val="a"/>
        <w:rPr>
          <w:rFonts w:hint="cs"/>
          <w:rtl/>
        </w:rPr>
      </w:pPr>
      <w:r>
        <w:rPr>
          <w:rFonts w:hint="cs"/>
          <w:rtl/>
        </w:rPr>
        <w:t>יכולתם לבוא ולומר לשר האוצר, בהנחה שצריך להוריד את המס כפי שהוא מוריד, ואני לא מקבל את ההנחה הזאת: תעשה תמהיל אחר, תוריד ממקומות אחרים, תשחרר ממקומות אחרים. אני רואה על מה ויתרו ועל מה לא ויתרו. לא ויתרו על המס על עקרות-הבית, שערור</w:t>
      </w:r>
      <w:r>
        <w:rPr>
          <w:rFonts w:hint="cs"/>
          <w:rtl/>
        </w:rPr>
        <w:t xml:space="preserve">ייה מאין כמותה. לא ויתרו על הפחתת המס כאן, נלחמו עד הסוף. ויתרו בקלות על 140 מיליון שקלים לסגני ערים. </w:t>
      </w:r>
    </w:p>
    <w:p w14:paraId="6AF7A906" w14:textId="77777777" w:rsidR="00000000" w:rsidRDefault="007C71EE">
      <w:pPr>
        <w:pStyle w:val="a"/>
        <w:ind w:firstLine="0"/>
        <w:rPr>
          <w:rFonts w:hint="cs"/>
          <w:rtl/>
        </w:rPr>
      </w:pPr>
    </w:p>
    <w:p w14:paraId="3A1C4E4E" w14:textId="77777777" w:rsidR="00000000" w:rsidRDefault="007C71EE">
      <w:pPr>
        <w:pStyle w:val="ac"/>
        <w:rPr>
          <w:rtl/>
        </w:rPr>
      </w:pPr>
      <w:r>
        <w:rPr>
          <w:rFonts w:hint="eastAsia"/>
          <w:rtl/>
        </w:rPr>
        <w:t>יחיאל</w:t>
      </w:r>
      <w:r>
        <w:rPr>
          <w:rtl/>
        </w:rPr>
        <w:t xml:space="preserve"> חזן (הליכוד):</w:t>
      </w:r>
    </w:p>
    <w:p w14:paraId="6AF4DB61" w14:textId="77777777" w:rsidR="00000000" w:rsidRDefault="007C71EE">
      <w:pPr>
        <w:pStyle w:val="a"/>
        <w:rPr>
          <w:rFonts w:hint="cs"/>
          <w:rtl/>
        </w:rPr>
      </w:pPr>
    </w:p>
    <w:p w14:paraId="4E90F84C" w14:textId="77777777" w:rsidR="00000000" w:rsidRDefault="007C71EE">
      <w:pPr>
        <w:pStyle w:val="a"/>
        <w:rPr>
          <w:rFonts w:hint="cs"/>
          <w:rtl/>
        </w:rPr>
      </w:pPr>
      <w:r>
        <w:rPr>
          <w:rFonts w:hint="cs"/>
          <w:rtl/>
        </w:rPr>
        <w:t>מה קרה בקיבוץ שפיים?</w:t>
      </w:r>
    </w:p>
    <w:p w14:paraId="2A92505B" w14:textId="77777777" w:rsidR="00000000" w:rsidRDefault="007C71EE">
      <w:pPr>
        <w:pStyle w:val="a"/>
        <w:rPr>
          <w:rFonts w:hint="cs"/>
          <w:rtl/>
        </w:rPr>
      </w:pPr>
    </w:p>
    <w:p w14:paraId="4A21773E" w14:textId="77777777" w:rsidR="00000000" w:rsidRDefault="007C71EE">
      <w:pPr>
        <w:pStyle w:val="SpeakerCon"/>
        <w:rPr>
          <w:rtl/>
        </w:rPr>
      </w:pPr>
      <w:bookmarkStart w:id="363" w:name="FS000001065T26_05_2003_19_10_27"/>
      <w:bookmarkStart w:id="364" w:name="FS000001065T26_05_2003_19_10_31C"/>
      <w:bookmarkEnd w:id="363"/>
      <w:bookmarkEnd w:id="364"/>
      <w:r>
        <w:rPr>
          <w:rtl/>
        </w:rPr>
        <w:t>חיים אורון (מרצ):</w:t>
      </w:r>
    </w:p>
    <w:p w14:paraId="00E86A9B" w14:textId="77777777" w:rsidR="00000000" w:rsidRDefault="007C71EE">
      <w:pPr>
        <w:pStyle w:val="a"/>
        <w:rPr>
          <w:rtl/>
        </w:rPr>
      </w:pPr>
    </w:p>
    <w:p w14:paraId="6F4E710E" w14:textId="77777777" w:rsidR="00000000" w:rsidRDefault="007C71EE">
      <w:pPr>
        <w:pStyle w:val="a"/>
        <w:rPr>
          <w:rFonts w:hint="cs"/>
          <w:rtl/>
        </w:rPr>
      </w:pPr>
      <w:r>
        <w:rPr>
          <w:rFonts w:hint="cs"/>
          <w:rtl/>
        </w:rPr>
        <w:t xml:space="preserve">ברוך הבא. הרי אני לא שואל אותך מה קורה בחווה של אריק, נכון? טול קורה מבין עיניך. </w:t>
      </w:r>
    </w:p>
    <w:p w14:paraId="2F54217F" w14:textId="77777777" w:rsidR="00000000" w:rsidRDefault="007C71EE">
      <w:pPr>
        <w:pStyle w:val="a"/>
        <w:rPr>
          <w:rFonts w:hint="cs"/>
          <w:rtl/>
        </w:rPr>
      </w:pPr>
    </w:p>
    <w:p w14:paraId="4995CA72" w14:textId="77777777" w:rsidR="00000000" w:rsidRDefault="007C71EE">
      <w:pPr>
        <w:pStyle w:val="ac"/>
        <w:rPr>
          <w:rtl/>
        </w:rPr>
      </w:pPr>
      <w:r>
        <w:rPr>
          <w:rFonts w:hint="eastAsia"/>
          <w:rtl/>
        </w:rPr>
        <w:t>יחיאל</w:t>
      </w:r>
      <w:r>
        <w:rPr>
          <w:rtl/>
        </w:rPr>
        <w:t xml:space="preserve"> ח</w:t>
      </w:r>
      <w:r>
        <w:rPr>
          <w:rtl/>
        </w:rPr>
        <w:t>זן (הליכוד):</w:t>
      </w:r>
    </w:p>
    <w:p w14:paraId="128451EE" w14:textId="77777777" w:rsidR="00000000" w:rsidRDefault="007C71EE">
      <w:pPr>
        <w:pStyle w:val="a"/>
        <w:rPr>
          <w:rFonts w:hint="cs"/>
          <w:rtl/>
        </w:rPr>
      </w:pPr>
    </w:p>
    <w:p w14:paraId="7947DB1E" w14:textId="77777777" w:rsidR="00000000" w:rsidRDefault="007C71EE">
      <w:pPr>
        <w:pStyle w:val="a"/>
        <w:rPr>
          <w:rFonts w:hint="cs"/>
          <w:rtl/>
        </w:rPr>
      </w:pPr>
      <w:r>
        <w:rPr>
          <w:rFonts w:hint="cs"/>
          <w:rtl/>
        </w:rPr>
        <w:t>אתה רוצה עכשיו להגיע לצדק. מה קורה עם הגזבר בקיבוץ שפיים, שעולה 15 מיליון שקלים?</w:t>
      </w:r>
    </w:p>
    <w:p w14:paraId="54AE0EED" w14:textId="77777777" w:rsidR="00000000" w:rsidRDefault="007C71EE">
      <w:pPr>
        <w:pStyle w:val="a"/>
        <w:rPr>
          <w:rFonts w:hint="cs"/>
          <w:rtl/>
        </w:rPr>
      </w:pPr>
    </w:p>
    <w:p w14:paraId="347F6BD8" w14:textId="77777777" w:rsidR="00000000" w:rsidRDefault="007C71EE">
      <w:pPr>
        <w:pStyle w:val="SpeakerCon"/>
        <w:rPr>
          <w:rtl/>
        </w:rPr>
      </w:pPr>
      <w:bookmarkStart w:id="365" w:name="FS000001065T26_05_2003_19_11_34C"/>
      <w:bookmarkEnd w:id="365"/>
      <w:r>
        <w:rPr>
          <w:rtl/>
        </w:rPr>
        <w:t>חיים אורון (מרצ):</w:t>
      </w:r>
    </w:p>
    <w:p w14:paraId="17591DD4" w14:textId="77777777" w:rsidR="00000000" w:rsidRDefault="007C71EE">
      <w:pPr>
        <w:pStyle w:val="a"/>
        <w:rPr>
          <w:rtl/>
        </w:rPr>
      </w:pPr>
    </w:p>
    <w:p w14:paraId="50DA181E" w14:textId="77777777" w:rsidR="00000000" w:rsidRDefault="007C71EE">
      <w:pPr>
        <w:pStyle w:val="a"/>
        <w:rPr>
          <w:rFonts w:hint="cs"/>
          <w:rtl/>
        </w:rPr>
      </w:pPr>
      <w:r>
        <w:rPr>
          <w:rFonts w:hint="cs"/>
          <w:rtl/>
        </w:rPr>
        <w:t xml:space="preserve">אני לא במגרש שלך. עזוב, במרכז הליכוד תשאל שאלות כאלה, עזוב אותי מזה. </w:t>
      </w:r>
    </w:p>
    <w:p w14:paraId="59DC2963" w14:textId="77777777" w:rsidR="00000000" w:rsidRDefault="007C71EE">
      <w:pPr>
        <w:pStyle w:val="a"/>
        <w:rPr>
          <w:rFonts w:hint="cs"/>
          <w:rtl/>
        </w:rPr>
      </w:pPr>
    </w:p>
    <w:p w14:paraId="6E2CA9C8" w14:textId="77777777" w:rsidR="00000000" w:rsidRDefault="007C71EE">
      <w:pPr>
        <w:pStyle w:val="ac"/>
        <w:rPr>
          <w:rtl/>
        </w:rPr>
      </w:pPr>
      <w:r>
        <w:rPr>
          <w:rFonts w:hint="eastAsia"/>
          <w:rtl/>
        </w:rPr>
        <w:t>יחיאל</w:t>
      </w:r>
      <w:r>
        <w:rPr>
          <w:rtl/>
        </w:rPr>
        <w:t xml:space="preserve"> חזן (הליכוד):</w:t>
      </w:r>
    </w:p>
    <w:p w14:paraId="427A504C" w14:textId="77777777" w:rsidR="00000000" w:rsidRDefault="007C71EE">
      <w:pPr>
        <w:pStyle w:val="a"/>
        <w:rPr>
          <w:rFonts w:hint="cs"/>
          <w:rtl/>
        </w:rPr>
      </w:pPr>
    </w:p>
    <w:p w14:paraId="69674A26" w14:textId="77777777" w:rsidR="00000000" w:rsidRDefault="007C71EE">
      <w:pPr>
        <w:pStyle w:val="a"/>
        <w:rPr>
          <w:rFonts w:hint="cs"/>
          <w:rtl/>
        </w:rPr>
      </w:pPr>
      <w:r>
        <w:rPr>
          <w:rFonts w:hint="cs"/>
          <w:rtl/>
        </w:rPr>
        <w:t xml:space="preserve">חבר שלך. </w:t>
      </w:r>
    </w:p>
    <w:p w14:paraId="3A948C24" w14:textId="77777777" w:rsidR="00000000" w:rsidRDefault="007C71EE">
      <w:pPr>
        <w:pStyle w:val="a"/>
        <w:rPr>
          <w:rFonts w:hint="cs"/>
          <w:rtl/>
        </w:rPr>
      </w:pPr>
    </w:p>
    <w:p w14:paraId="6FD10FFA" w14:textId="77777777" w:rsidR="00000000" w:rsidRDefault="007C71EE">
      <w:pPr>
        <w:pStyle w:val="SpeakerCon"/>
        <w:rPr>
          <w:rtl/>
        </w:rPr>
      </w:pPr>
      <w:bookmarkStart w:id="366" w:name="FS000001065T26_05_2003_19_12_13C"/>
      <w:bookmarkEnd w:id="366"/>
    </w:p>
    <w:p w14:paraId="425ECDED" w14:textId="77777777" w:rsidR="00000000" w:rsidRDefault="007C71EE">
      <w:pPr>
        <w:pStyle w:val="SpeakerCon"/>
        <w:rPr>
          <w:rtl/>
        </w:rPr>
      </w:pPr>
      <w:r>
        <w:rPr>
          <w:rtl/>
        </w:rPr>
        <w:t>חיים אורון (מרצ):</w:t>
      </w:r>
    </w:p>
    <w:p w14:paraId="4A0ECA59" w14:textId="77777777" w:rsidR="00000000" w:rsidRDefault="007C71EE">
      <w:pPr>
        <w:pStyle w:val="a"/>
        <w:rPr>
          <w:rtl/>
        </w:rPr>
      </w:pPr>
    </w:p>
    <w:p w14:paraId="34759C96" w14:textId="77777777" w:rsidR="00000000" w:rsidRDefault="007C71EE">
      <w:pPr>
        <w:pStyle w:val="a"/>
        <w:rPr>
          <w:rFonts w:hint="cs"/>
          <w:rtl/>
        </w:rPr>
      </w:pPr>
      <w:r>
        <w:rPr>
          <w:rFonts w:hint="cs"/>
          <w:rtl/>
        </w:rPr>
        <w:t>חבר שלי כמו חבר של</w:t>
      </w:r>
      <w:r>
        <w:rPr>
          <w:rFonts w:hint="cs"/>
          <w:rtl/>
        </w:rPr>
        <w:t xml:space="preserve">ך. אני מבין שכל הגנבים מהליכוד </w:t>
      </w:r>
      <w:r>
        <w:rPr>
          <w:rtl/>
        </w:rPr>
        <w:t>–</w:t>
      </w:r>
      <w:r>
        <w:rPr>
          <w:rFonts w:hint="cs"/>
          <w:rtl/>
        </w:rPr>
        <w:t xml:space="preserve"> אתה אחראי להם. </w:t>
      </w:r>
    </w:p>
    <w:p w14:paraId="1F0501AF" w14:textId="77777777" w:rsidR="00000000" w:rsidRDefault="007C71EE">
      <w:pPr>
        <w:pStyle w:val="a"/>
        <w:rPr>
          <w:rFonts w:hint="cs"/>
          <w:rtl/>
        </w:rPr>
      </w:pPr>
    </w:p>
    <w:p w14:paraId="1E1E4C3A" w14:textId="77777777" w:rsidR="00000000" w:rsidRDefault="007C71EE">
      <w:pPr>
        <w:pStyle w:val="ac"/>
        <w:rPr>
          <w:rtl/>
        </w:rPr>
      </w:pPr>
      <w:r>
        <w:rPr>
          <w:rFonts w:hint="eastAsia"/>
          <w:rtl/>
        </w:rPr>
        <w:t>יחיאל</w:t>
      </w:r>
      <w:r>
        <w:rPr>
          <w:rtl/>
        </w:rPr>
        <w:t xml:space="preserve"> חזן (הליכוד):</w:t>
      </w:r>
    </w:p>
    <w:p w14:paraId="0B5F02A6" w14:textId="77777777" w:rsidR="00000000" w:rsidRDefault="007C71EE">
      <w:pPr>
        <w:pStyle w:val="a"/>
        <w:rPr>
          <w:rFonts w:hint="cs"/>
          <w:rtl/>
        </w:rPr>
      </w:pPr>
    </w:p>
    <w:p w14:paraId="56F548E9" w14:textId="77777777" w:rsidR="00000000" w:rsidRDefault="007C71EE">
      <w:pPr>
        <w:pStyle w:val="a"/>
        <w:rPr>
          <w:rFonts w:hint="cs"/>
          <w:rtl/>
        </w:rPr>
      </w:pPr>
      <w:r>
        <w:rPr>
          <w:rFonts w:hint="cs"/>
          <w:rtl/>
        </w:rPr>
        <w:t xml:space="preserve">אני לא חושב שיש בליכוד גנבים. </w:t>
      </w:r>
    </w:p>
    <w:p w14:paraId="1AFAEBBD" w14:textId="77777777" w:rsidR="00000000" w:rsidRDefault="007C71EE">
      <w:pPr>
        <w:pStyle w:val="a"/>
        <w:rPr>
          <w:rFonts w:hint="cs"/>
          <w:rtl/>
        </w:rPr>
      </w:pPr>
    </w:p>
    <w:p w14:paraId="27326404" w14:textId="77777777" w:rsidR="00000000" w:rsidRDefault="007C71EE">
      <w:pPr>
        <w:pStyle w:val="SpeakerCon"/>
        <w:rPr>
          <w:rtl/>
        </w:rPr>
      </w:pPr>
      <w:bookmarkStart w:id="367" w:name="FS000001065T26_05_2003_19_12_53C"/>
      <w:bookmarkEnd w:id="367"/>
      <w:r>
        <w:rPr>
          <w:rtl/>
        </w:rPr>
        <w:t>חיים אורון (מרצ):</w:t>
      </w:r>
    </w:p>
    <w:p w14:paraId="5333A353" w14:textId="77777777" w:rsidR="00000000" w:rsidRDefault="007C71EE">
      <w:pPr>
        <w:pStyle w:val="a"/>
        <w:rPr>
          <w:rtl/>
        </w:rPr>
      </w:pPr>
    </w:p>
    <w:p w14:paraId="7F0D97FE" w14:textId="77777777" w:rsidR="00000000" w:rsidRDefault="007C71EE">
      <w:pPr>
        <w:pStyle w:val="a"/>
        <w:rPr>
          <w:rFonts w:hint="cs"/>
          <w:rtl/>
        </w:rPr>
      </w:pPr>
      <w:r>
        <w:rPr>
          <w:rFonts w:hint="cs"/>
          <w:rtl/>
        </w:rPr>
        <w:t xml:space="preserve">אז תעזוב אותי בשקט. קח אחריות על הגנבים שלך. </w:t>
      </w:r>
    </w:p>
    <w:p w14:paraId="478CDA3E" w14:textId="77777777" w:rsidR="00000000" w:rsidRDefault="007C71EE">
      <w:pPr>
        <w:pStyle w:val="a"/>
        <w:rPr>
          <w:rFonts w:hint="cs"/>
          <w:rtl/>
        </w:rPr>
      </w:pPr>
    </w:p>
    <w:p w14:paraId="019D56D1" w14:textId="77777777" w:rsidR="00000000" w:rsidRDefault="007C71EE">
      <w:pPr>
        <w:pStyle w:val="ac"/>
        <w:rPr>
          <w:rtl/>
        </w:rPr>
      </w:pPr>
      <w:r>
        <w:rPr>
          <w:rFonts w:hint="eastAsia"/>
          <w:rtl/>
        </w:rPr>
        <w:t>יחיאל</w:t>
      </w:r>
      <w:r>
        <w:rPr>
          <w:rtl/>
        </w:rPr>
        <w:t xml:space="preserve"> חזן (הליכוד):</w:t>
      </w:r>
    </w:p>
    <w:p w14:paraId="0C183EAF" w14:textId="77777777" w:rsidR="00000000" w:rsidRDefault="007C71EE">
      <w:pPr>
        <w:pStyle w:val="a"/>
        <w:rPr>
          <w:rFonts w:hint="cs"/>
          <w:rtl/>
        </w:rPr>
      </w:pPr>
    </w:p>
    <w:p w14:paraId="1929803E" w14:textId="77777777" w:rsidR="00000000" w:rsidRDefault="007C71EE">
      <w:pPr>
        <w:pStyle w:val="a"/>
        <w:rPr>
          <w:rFonts w:hint="cs"/>
          <w:rtl/>
        </w:rPr>
      </w:pPr>
      <w:r>
        <w:rPr>
          <w:rFonts w:hint="cs"/>
          <w:rtl/>
        </w:rPr>
        <w:t xml:space="preserve">אני שואל אותך בצורה רצינית. </w:t>
      </w:r>
    </w:p>
    <w:p w14:paraId="68298022" w14:textId="77777777" w:rsidR="00000000" w:rsidRDefault="007C71EE">
      <w:pPr>
        <w:pStyle w:val="a"/>
        <w:rPr>
          <w:rFonts w:hint="cs"/>
          <w:rtl/>
        </w:rPr>
      </w:pPr>
    </w:p>
    <w:p w14:paraId="1B2583FD" w14:textId="77777777" w:rsidR="00000000" w:rsidRDefault="007C71EE">
      <w:pPr>
        <w:pStyle w:val="SpeakerCon"/>
        <w:rPr>
          <w:rtl/>
        </w:rPr>
      </w:pPr>
      <w:bookmarkStart w:id="368" w:name="FS000001065T26_05_2003_19_13_24C"/>
      <w:bookmarkEnd w:id="368"/>
      <w:r>
        <w:rPr>
          <w:rtl/>
        </w:rPr>
        <w:t>חיים אורון (מרצ):</w:t>
      </w:r>
    </w:p>
    <w:p w14:paraId="094544CD" w14:textId="77777777" w:rsidR="00000000" w:rsidRDefault="007C71EE">
      <w:pPr>
        <w:pStyle w:val="a"/>
        <w:rPr>
          <w:rtl/>
        </w:rPr>
      </w:pPr>
    </w:p>
    <w:p w14:paraId="416D0F51" w14:textId="77777777" w:rsidR="00000000" w:rsidRDefault="007C71EE">
      <w:pPr>
        <w:pStyle w:val="a"/>
        <w:rPr>
          <w:rFonts w:hint="cs"/>
          <w:rtl/>
        </w:rPr>
      </w:pPr>
      <w:r>
        <w:rPr>
          <w:rFonts w:hint="cs"/>
          <w:rtl/>
        </w:rPr>
        <w:t>אם תשאל שאלה רצינ</w:t>
      </w:r>
      <w:r>
        <w:rPr>
          <w:rFonts w:hint="cs"/>
          <w:rtl/>
        </w:rPr>
        <w:t xml:space="preserve">ית, אני אענה לך. מכל הטיעונים האלה באת עם קיבוץ שפיים? תקשיב שתי דקות, תגיד משהו שאתה חושב. </w:t>
      </w:r>
    </w:p>
    <w:p w14:paraId="0FF15BAA" w14:textId="77777777" w:rsidR="00000000" w:rsidRDefault="007C71EE">
      <w:pPr>
        <w:pStyle w:val="a"/>
        <w:rPr>
          <w:rFonts w:hint="cs"/>
          <w:rtl/>
        </w:rPr>
      </w:pPr>
    </w:p>
    <w:p w14:paraId="395635F1" w14:textId="77777777" w:rsidR="00000000" w:rsidRDefault="007C71EE">
      <w:pPr>
        <w:pStyle w:val="ac"/>
        <w:rPr>
          <w:rtl/>
        </w:rPr>
      </w:pPr>
      <w:r>
        <w:rPr>
          <w:rFonts w:hint="eastAsia"/>
          <w:rtl/>
        </w:rPr>
        <w:t>יחיאל</w:t>
      </w:r>
      <w:r>
        <w:rPr>
          <w:rtl/>
        </w:rPr>
        <w:t xml:space="preserve"> חזן (הליכוד):</w:t>
      </w:r>
    </w:p>
    <w:p w14:paraId="3B602655" w14:textId="77777777" w:rsidR="00000000" w:rsidRDefault="007C71EE">
      <w:pPr>
        <w:pStyle w:val="a"/>
        <w:rPr>
          <w:rFonts w:hint="cs"/>
          <w:rtl/>
        </w:rPr>
      </w:pPr>
    </w:p>
    <w:p w14:paraId="72AB652A" w14:textId="77777777" w:rsidR="00000000" w:rsidRDefault="007C71EE">
      <w:pPr>
        <w:pStyle w:val="a"/>
        <w:rPr>
          <w:rFonts w:hint="cs"/>
          <w:rtl/>
        </w:rPr>
      </w:pPr>
      <w:r>
        <w:rPr>
          <w:rFonts w:hint="cs"/>
          <w:rtl/>
        </w:rPr>
        <w:t xml:space="preserve">לא שמעתי אותך מתבטא. </w:t>
      </w:r>
    </w:p>
    <w:p w14:paraId="3454F7BE" w14:textId="77777777" w:rsidR="00000000" w:rsidRDefault="007C71EE">
      <w:pPr>
        <w:pStyle w:val="a"/>
        <w:rPr>
          <w:rFonts w:hint="cs"/>
          <w:rtl/>
        </w:rPr>
      </w:pPr>
    </w:p>
    <w:p w14:paraId="3AB0F4B0" w14:textId="77777777" w:rsidR="00000000" w:rsidRDefault="007C71EE">
      <w:pPr>
        <w:pStyle w:val="SpeakerCon"/>
        <w:rPr>
          <w:rtl/>
        </w:rPr>
      </w:pPr>
      <w:bookmarkStart w:id="369" w:name="FS000001065T26_05_2003_19_14_06C"/>
      <w:bookmarkEnd w:id="369"/>
      <w:r>
        <w:rPr>
          <w:rtl/>
        </w:rPr>
        <w:t>חיים אורון (מרצ):</w:t>
      </w:r>
    </w:p>
    <w:p w14:paraId="31A7D469" w14:textId="77777777" w:rsidR="00000000" w:rsidRDefault="007C71EE">
      <w:pPr>
        <w:pStyle w:val="a"/>
        <w:rPr>
          <w:rtl/>
        </w:rPr>
      </w:pPr>
    </w:p>
    <w:p w14:paraId="0E8C9D22" w14:textId="77777777" w:rsidR="00000000" w:rsidRDefault="007C71EE">
      <w:pPr>
        <w:pStyle w:val="a"/>
        <w:rPr>
          <w:rFonts w:hint="cs"/>
          <w:rtl/>
        </w:rPr>
      </w:pPr>
      <w:r>
        <w:rPr>
          <w:rFonts w:hint="cs"/>
          <w:rtl/>
        </w:rPr>
        <w:t>לא שמעת אותי? אז כנראה שיש בעיה של שמיעה. אני לא רוצה להגיד שיש בעיה אחרת. אבל תן לנו לנהל את הדיון</w:t>
      </w:r>
      <w:r>
        <w:rPr>
          <w:rFonts w:hint="cs"/>
          <w:rtl/>
        </w:rPr>
        <w:t xml:space="preserve"> הזה בשקט. קיבוץ שפיים נפל עלי פתאום. מצאו גנב באיזשהו מקום </w:t>
      </w:r>
      <w:r>
        <w:rPr>
          <w:rtl/>
        </w:rPr>
        <w:t>–</w:t>
      </w:r>
      <w:r>
        <w:rPr>
          <w:rFonts w:hint="cs"/>
          <w:rtl/>
        </w:rPr>
        <w:t xml:space="preserve"> מבחינתי אם הוא בשפיים או בכפר-שמריהו או ברעננה </w:t>
      </w:r>
      <w:r>
        <w:rPr>
          <w:rtl/>
        </w:rPr>
        <w:t>–</w:t>
      </w:r>
      <w:r>
        <w:rPr>
          <w:rFonts w:hint="cs"/>
          <w:rtl/>
        </w:rPr>
        <w:t xml:space="preserve"> שהמשטרה תטפל בו. </w:t>
      </w:r>
    </w:p>
    <w:p w14:paraId="4374E4CA" w14:textId="77777777" w:rsidR="00000000" w:rsidRDefault="007C71EE">
      <w:pPr>
        <w:pStyle w:val="a"/>
        <w:rPr>
          <w:rFonts w:hint="cs"/>
          <w:rtl/>
        </w:rPr>
      </w:pPr>
    </w:p>
    <w:p w14:paraId="7679DF23" w14:textId="77777777" w:rsidR="00000000" w:rsidRDefault="007C71EE">
      <w:pPr>
        <w:pStyle w:val="ac"/>
        <w:rPr>
          <w:rtl/>
        </w:rPr>
      </w:pPr>
      <w:r>
        <w:rPr>
          <w:rFonts w:hint="eastAsia"/>
          <w:rtl/>
        </w:rPr>
        <w:t>יחיאל</w:t>
      </w:r>
      <w:r>
        <w:rPr>
          <w:rtl/>
        </w:rPr>
        <w:t xml:space="preserve"> חזן (הליכוד):</w:t>
      </w:r>
    </w:p>
    <w:p w14:paraId="3C72460A" w14:textId="77777777" w:rsidR="00000000" w:rsidRDefault="007C71EE">
      <w:pPr>
        <w:pStyle w:val="a"/>
        <w:rPr>
          <w:rFonts w:hint="cs"/>
          <w:rtl/>
        </w:rPr>
      </w:pPr>
    </w:p>
    <w:p w14:paraId="06F5BF15" w14:textId="77777777" w:rsidR="00000000" w:rsidRDefault="007C71EE">
      <w:pPr>
        <w:pStyle w:val="a"/>
        <w:rPr>
          <w:rFonts w:hint="cs"/>
          <w:rtl/>
        </w:rPr>
      </w:pPr>
      <w:r>
        <w:rPr>
          <w:rFonts w:hint="cs"/>
          <w:rtl/>
        </w:rPr>
        <w:t xml:space="preserve">בקיבוץ לא מערבים את המשטרה. </w:t>
      </w:r>
    </w:p>
    <w:p w14:paraId="1CB04D1E" w14:textId="77777777" w:rsidR="00000000" w:rsidRDefault="007C71EE">
      <w:pPr>
        <w:pStyle w:val="a"/>
        <w:rPr>
          <w:rFonts w:hint="cs"/>
          <w:rtl/>
        </w:rPr>
      </w:pPr>
    </w:p>
    <w:p w14:paraId="328B2C20" w14:textId="77777777" w:rsidR="00000000" w:rsidRDefault="007C71EE">
      <w:pPr>
        <w:pStyle w:val="SpeakerCon"/>
        <w:rPr>
          <w:rtl/>
        </w:rPr>
      </w:pPr>
      <w:bookmarkStart w:id="370" w:name="FS000001065T26_05_2003_19_15_43C"/>
      <w:bookmarkEnd w:id="370"/>
      <w:r>
        <w:rPr>
          <w:rtl/>
        </w:rPr>
        <w:t>חיים אורון (מרצ):</w:t>
      </w:r>
    </w:p>
    <w:p w14:paraId="20289241" w14:textId="77777777" w:rsidR="00000000" w:rsidRDefault="007C71EE">
      <w:pPr>
        <w:pStyle w:val="a"/>
        <w:rPr>
          <w:rtl/>
        </w:rPr>
      </w:pPr>
    </w:p>
    <w:p w14:paraId="4F7F9E28" w14:textId="77777777" w:rsidR="00000000" w:rsidRDefault="007C71EE">
      <w:pPr>
        <w:pStyle w:val="a"/>
        <w:rPr>
          <w:rFonts w:hint="cs"/>
          <w:rtl/>
        </w:rPr>
      </w:pPr>
      <w:r>
        <w:rPr>
          <w:rFonts w:hint="cs"/>
          <w:rtl/>
        </w:rPr>
        <w:t>בסדר. אדוני היושב-ראש, היתה פה דוגמה לסוג הוויכוח. אני מ</w:t>
      </w:r>
      <w:r>
        <w:rPr>
          <w:rFonts w:hint="cs"/>
          <w:rtl/>
        </w:rPr>
        <w:t>עלה טיעונים, אני שמח שיושב-ראש ועדת הכספים בא לשמוע אותם. אני אגב יודע, שבחלק מהם הוא מסכים אתי, אם אני מכשיל אותו קצת. בוא נתווכח על זה. הוויכוח הזה לא מתנהל. זורקים עלינו ציורים ודיאגרמות, מטעים את הציבור. אני מבטיח לך, אדוני היושב-ראש, שבפעם הבאה שאני א</w:t>
      </w:r>
      <w:r>
        <w:rPr>
          <w:rFonts w:hint="cs"/>
          <w:rtl/>
        </w:rPr>
        <w:t xml:space="preserve">עלה לדבר אני אדבר גם על-פי הנתונים פה, האם באמת המגזר הציבורי במדינת ישראל הוא כל כך גדול כפי ששר האוצר מדבר עליו, בשביל לבצע את המהלכים שהוא רוצה לבצע, או שגם פה יש דיסאינפורמציה במקרה הטוב, והפצת אינפורמציה שקרית במקרה הרע. אני עוד לא יודע מה זה, כי אני </w:t>
      </w:r>
      <w:r>
        <w:rPr>
          <w:rFonts w:hint="cs"/>
          <w:rtl/>
        </w:rPr>
        <w:t xml:space="preserve">יודע שלא רק אני </w:t>
      </w:r>
      <w:r>
        <w:rPr>
          <w:rtl/>
        </w:rPr>
        <w:t>–</w:t>
      </w:r>
      <w:r>
        <w:rPr>
          <w:rFonts w:hint="cs"/>
          <w:rtl/>
        </w:rPr>
        <w:t xml:space="preserve"> עיתונאים וכלכלנים אמרו שהניתוח הזה של המספרים איננו נכון. אבל חוזרים עליו וחוזרים עליו וחוזרים עליו, כי למישהו יש כנראה סיבות טובות לחזור עליו, כי בתוך הכחש הזה אפשר להמשיך ולגלגל תוכנית שהיא כל כך רעה. </w:t>
      </w:r>
    </w:p>
    <w:p w14:paraId="6DE33680" w14:textId="77777777" w:rsidR="00000000" w:rsidRDefault="007C71EE">
      <w:pPr>
        <w:pStyle w:val="a"/>
        <w:rPr>
          <w:rFonts w:hint="cs"/>
          <w:rtl/>
        </w:rPr>
      </w:pPr>
    </w:p>
    <w:p w14:paraId="40AEC1C3" w14:textId="77777777" w:rsidR="00000000" w:rsidRDefault="007C71EE">
      <w:pPr>
        <w:pStyle w:val="ad"/>
        <w:rPr>
          <w:rtl/>
        </w:rPr>
      </w:pPr>
      <w:r>
        <w:rPr>
          <w:rtl/>
        </w:rPr>
        <w:t>היו"ר מיכאל נודלמן:</w:t>
      </w:r>
    </w:p>
    <w:p w14:paraId="0B4C3A06" w14:textId="77777777" w:rsidR="00000000" w:rsidRDefault="007C71EE">
      <w:pPr>
        <w:pStyle w:val="a"/>
        <w:rPr>
          <w:rtl/>
        </w:rPr>
      </w:pPr>
    </w:p>
    <w:p w14:paraId="065AA60A" w14:textId="77777777" w:rsidR="00000000" w:rsidRDefault="007C71EE">
      <w:pPr>
        <w:pStyle w:val="a"/>
        <w:rPr>
          <w:rFonts w:hint="cs"/>
          <w:rtl/>
        </w:rPr>
      </w:pPr>
      <w:r>
        <w:rPr>
          <w:rFonts w:hint="cs"/>
          <w:rtl/>
        </w:rPr>
        <w:t>תודה רבה. חב</w:t>
      </w:r>
      <w:r>
        <w:rPr>
          <w:rFonts w:hint="cs"/>
          <w:rtl/>
        </w:rPr>
        <w:t xml:space="preserve">ר הכנסת אבשלום וילן, בבקשה. </w:t>
      </w:r>
    </w:p>
    <w:p w14:paraId="5EA08767" w14:textId="77777777" w:rsidR="00000000" w:rsidRDefault="007C71EE">
      <w:pPr>
        <w:pStyle w:val="a"/>
        <w:rPr>
          <w:rFonts w:hint="cs"/>
          <w:rtl/>
        </w:rPr>
      </w:pPr>
    </w:p>
    <w:p w14:paraId="4F7755FB" w14:textId="77777777" w:rsidR="00000000" w:rsidRDefault="007C71EE">
      <w:pPr>
        <w:pStyle w:val="Speaker"/>
        <w:rPr>
          <w:rtl/>
        </w:rPr>
      </w:pPr>
      <w:bookmarkStart w:id="371" w:name="FS000000505T26_05_2003_19_20_15"/>
      <w:bookmarkEnd w:id="371"/>
      <w:r>
        <w:rPr>
          <w:rFonts w:hint="eastAsia"/>
          <w:rtl/>
        </w:rPr>
        <w:t>אבשלום</w:t>
      </w:r>
      <w:r>
        <w:rPr>
          <w:rtl/>
        </w:rPr>
        <w:t xml:space="preserve"> וילן (מרצ):</w:t>
      </w:r>
    </w:p>
    <w:p w14:paraId="302A56AD" w14:textId="77777777" w:rsidR="00000000" w:rsidRDefault="007C71EE">
      <w:pPr>
        <w:pStyle w:val="a"/>
        <w:rPr>
          <w:rFonts w:hint="cs"/>
          <w:rtl/>
        </w:rPr>
      </w:pPr>
    </w:p>
    <w:p w14:paraId="634BF22D" w14:textId="77777777" w:rsidR="00000000" w:rsidRDefault="007C71EE">
      <w:pPr>
        <w:pStyle w:val="a"/>
        <w:rPr>
          <w:rFonts w:hint="cs"/>
          <w:rtl/>
        </w:rPr>
      </w:pPr>
      <w:r>
        <w:rPr>
          <w:rFonts w:hint="cs"/>
          <w:rtl/>
        </w:rPr>
        <w:t>כבוד היושב-ראש, רבותי חברי הכנסת, אני רוצה להודות ליושב-ראש ועדת הכספים שבא לשמוע את הדיון. זה די נדיר במקומותינו. יש לנו שני שרי אוצר במשרה מלאה, ואיש מהם לא יושב בדיון. אחרי ששמענו את משל השמן והרזה והצלח</w:t>
      </w:r>
      <w:r>
        <w:rPr>
          <w:rFonts w:hint="cs"/>
          <w:rtl/>
        </w:rPr>
        <w:t xml:space="preserve">נו להחדיר את המסרים, שר האוצר הזה נעלם. והוא נעלם לא במקרה, משום שאני חושב </w:t>
      </w:r>
      <w:r>
        <w:rPr>
          <w:rtl/>
        </w:rPr>
        <w:t>–</w:t>
      </w:r>
      <w:r>
        <w:rPr>
          <w:rFonts w:hint="cs"/>
          <w:rtl/>
        </w:rPr>
        <w:t xml:space="preserve"> ואמרתי את זה קודם, ואני אחזור על זה עוד הרבה מאוד פעמים ב=48 השעות הקרובות </w:t>
      </w:r>
      <w:r>
        <w:rPr>
          <w:rtl/>
        </w:rPr>
        <w:t>–</w:t>
      </w:r>
      <w:r>
        <w:rPr>
          <w:rFonts w:hint="cs"/>
          <w:rtl/>
        </w:rPr>
        <w:t xml:space="preserve"> הבעיה הגדולה של התוכנית הכלכלית הזאת היא שהיא איננה תוכנית שמביאה צמיחה. יסתכלו הצופים בבית בתוכנית עב</w:t>
      </w:r>
      <w:r>
        <w:rPr>
          <w:rFonts w:hint="cs"/>
          <w:rtl/>
        </w:rPr>
        <w:t xml:space="preserve">ת הכרס הזאת </w:t>
      </w:r>
      <w:r>
        <w:rPr>
          <w:rtl/>
        </w:rPr>
        <w:t>–</w:t>
      </w:r>
      <w:r>
        <w:rPr>
          <w:rFonts w:hint="cs"/>
          <w:rtl/>
        </w:rPr>
        <w:t xml:space="preserve"> בהגדרת המטרה שלה לא מופיעה המלה "צמיחה". חבר הכנסת חיים אורון ואנוכי ניסינו בוועדת הכספים להכניס להגדרת המטרה של התוכנית את המלה "צמיחה", והרוב הקואליציוני הרובוטריקי, עשר הידיים שהצביעו פה-אחד, אפילו לא הבינו מה הן עושות כאשר סירבו להכניס את</w:t>
      </w:r>
      <w:r>
        <w:rPr>
          <w:rFonts w:hint="cs"/>
          <w:rtl/>
        </w:rPr>
        <w:t xml:space="preserve"> המלה "צמיחה". </w:t>
      </w:r>
    </w:p>
    <w:p w14:paraId="7396A58D" w14:textId="77777777" w:rsidR="00000000" w:rsidRDefault="007C71EE">
      <w:pPr>
        <w:pStyle w:val="a"/>
        <w:rPr>
          <w:rFonts w:hint="cs"/>
          <w:rtl/>
        </w:rPr>
      </w:pPr>
    </w:p>
    <w:p w14:paraId="755A0011" w14:textId="77777777" w:rsidR="00000000" w:rsidRDefault="007C71EE">
      <w:pPr>
        <w:pStyle w:val="ac"/>
        <w:rPr>
          <w:rtl/>
        </w:rPr>
      </w:pPr>
      <w:r>
        <w:rPr>
          <w:rFonts w:hint="eastAsia"/>
          <w:rtl/>
        </w:rPr>
        <w:t>אברהם</w:t>
      </w:r>
      <w:r>
        <w:rPr>
          <w:rtl/>
        </w:rPr>
        <w:t xml:space="preserve"> הירשזון (</w:t>
      </w:r>
      <w:r>
        <w:rPr>
          <w:rFonts w:hint="cs"/>
          <w:rtl/>
        </w:rPr>
        <w:t>יו"ר ועדת הכספים</w:t>
      </w:r>
      <w:r>
        <w:rPr>
          <w:rtl/>
        </w:rPr>
        <w:t>):</w:t>
      </w:r>
    </w:p>
    <w:p w14:paraId="18C1711B" w14:textId="77777777" w:rsidR="00000000" w:rsidRDefault="007C71EE">
      <w:pPr>
        <w:pStyle w:val="a"/>
        <w:rPr>
          <w:rFonts w:hint="cs"/>
          <w:rtl/>
        </w:rPr>
      </w:pPr>
    </w:p>
    <w:p w14:paraId="501CE60F" w14:textId="77777777" w:rsidR="00000000" w:rsidRDefault="007C71EE">
      <w:pPr>
        <w:pStyle w:val="a"/>
        <w:rPr>
          <w:rFonts w:hint="cs"/>
          <w:rtl/>
        </w:rPr>
      </w:pPr>
      <w:r>
        <w:rPr>
          <w:rFonts w:hint="cs"/>
          <w:rtl/>
        </w:rPr>
        <w:t xml:space="preserve">אבשלום, בכל הכבוד, היוזמה הראשונה היתה של איש שינוי בנושא הזה של הכנסת המלה "צמיחה". אנחנו אמרנו שאין צורך לעשות את זה, משום שזה חלק מהתוכנית. אי-אפשר להגיד רובוטריקים. הרי אני רוצה להתייחס לזה ברצינות. </w:t>
      </w:r>
    </w:p>
    <w:p w14:paraId="7FB2B1B3" w14:textId="77777777" w:rsidR="00000000" w:rsidRDefault="007C71EE">
      <w:pPr>
        <w:pStyle w:val="a"/>
        <w:rPr>
          <w:rFonts w:hint="cs"/>
          <w:rtl/>
        </w:rPr>
      </w:pPr>
    </w:p>
    <w:p w14:paraId="05582195" w14:textId="77777777" w:rsidR="00000000" w:rsidRDefault="007C71EE">
      <w:pPr>
        <w:pStyle w:val="SpeakerCon"/>
        <w:rPr>
          <w:rtl/>
        </w:rPr>
      </w:pPr>
      <w:bookmarkStart w:id="372" w:name="FS000000505T26_05_2003_19_25_52C"/>
      <w:bookmarkEnd w:id="372"/>
    </w:p>
    <w:p w14:paraId="210D06DB" w14:textId="77777777" w:rsidR="00000000" w:rsidRDefault="007C71EE">
      <w:pPr>
        <w:pStyle w:val="SpeakerCon"/>
        <w:rPr>
          <w:rtl/>
        </w:rPr>
      </w:pPr>
      <w:r>
        <w:rPr>
          <w:rtl/>
        </w:rPr>
        <w:t>אבשלום וילן (מרצ):</w:t>
      </w:r>
    </w:p>
    <w:p w14:paraId="0BCCBC1B" w14:textId="77777777" w:rsidR="00000000" w:rsidRDefault="007C71EE">
      <w:pPr>
        <w:pStyle w:val="a"/>
        <w:rPr>
          <w:rtl/>
        </w:rPr>
      </w:pPr>
    </w:p>
    <w:p w14:paraId="4859024B" w14:textId="77777777" w:rsidR="00000000" w:rsidRDefault="007C71EE">
      <w:pPr>
        <w:pStyle w:val="a"/>
        <w:rPr>
          <w:rFonts w:hint="cs"/>
          <w:rtl/>
        </w:rPr>
      </w:pPr>
      <w:r>
        <w:rPr>
          <w:rFonts w:hint="cs"/>
          <w:rtl/>
        </w:rPr>
        <w:t xml:space="preserve">גם אני מתייחס ברצינות. כאשר זה עלה להצבעה לא היתה כל סיבה שלא לקבל את זה. אבל לא מוכנים להגדיר אפילו במלה "צמיחה", ולדעתי לא במקרה, ואני אתן כמה דוגמאות. </w:t>
      </w:r>
    </w:p>
    <w:p w14:paraId="19B9D0B7" w14:textId="77777777" w:rsidR="00000000" w:rsidRDefault="007C71EE">
      <w:pPr>
        <w:pStyle w:val="a"/>
        <w:rPr>
          <w:rFonts w:hint="cs"/>
          <w:rtl/>
        </w:rPr>
      </w:pPr>
    </w:p>
    <w:p w14:paraId="0888AB50" w14:textId="77777777" w:rsidR="00000000" w:rsidRDefault="007C71EE">
      <w:pPr>
        <w:pStyle w:val="a"/>
        <w:rPr>
          <w:rFonts w:hint="cs"/>
          <w:rtl/>
        </w:rPr>
      </w:pPr>
      <w:r>
        <w:rPr>
          <w:rFonts w:hint="cs"/>
          <w:rtl/>
        </w:rPr>
        <w:t>התפיסה של השרים נתניהו ושטרית פרוסה על פני התוכנית הזאת כולה, והיא קודם כול תפ</w:t>
      </w:r>
      <w:r>
        <w:rPr>
          <w:rFonts w:hint="cs"/>
          <w:rtl/>
        </w:rPr>
        <w:t>יסה אידיאולוגית, ורק אחר כך כלכלית, ואני אדגים. אדוני יושב-ראש ועדת הכספים, אתה יודע שבתוכנית הזאת מופיעה הרפורמה במס הכנסה, של 2.5 מיליארדי שקלים. בדיון שהיה לפני שנה בוועדת הכספים תמכתי עקרונית ברפורמה, אבל כל ילד יודע: הרפורמה נפרסה על פני כמה שנים, ולא</w:t>
      </w:r>
      <w:r>
        <w:rPr>
          <w:rFonts w:hint="cs"/>
          <w:rtl/>
        </w:rPr>
        <w:t xml:space="preserve"> במקרה, כי בתקופה של מיתון כלכלי, כאשר אנחנו במשך שנתיים מביאים ארבע תוכניות כלכליות, אם אתה מוריד את המסים, אתה מקטין את הכנסות המדינה ואתה לא מצליח לשבור את הספירלה של המיתון, שמתכנסת פנימה כל הזמן. אין שום צמיחה מכך. </w:t>
      </w:r>
    </w:p>
    <w:p w14:paraId="7E20E3B1" w14:textId="77777777" w:rsidR="00000000" w:rsidRDefault="007C71EE">
      <w:pPr>
        <w:pStyle w:val="a"/>
        <w:rPr>
          <w:rFonts w:hint="cs"/>
          <w:rtl/>
        </w:rPr>
      </w:pPr>
    </w:p>
    <w:p w14:paraId="4ECBF004" w14:textId="77777777" w:rsidR="00000000" w:rsidRDefault="007C71EE">
      <w:pPr>
        <w:pStyle w:val="a"/>
        <w:rPr>
          <w:rFonts w:hint="cs"/>
          <w:rtl/>
        </w:rPr>
      </w:pPr>
      <w:r>
        <w:rPr>
          <w:rFonts w:hint="cs"/>
          <w:rtl/>
        </w:rPr>
        <w:t>אין דוגמה אחת בעולם לכך שהורידו מס</w:t>
      </w:r>
      <w:r>
        <w:rPr>
          <w:rFonts w:hint="cs"/>
          <w:rtl/>
        </w:rPr>
        <w:t>ים בזמן מיתון והיתה צמיחה. היו הורדות מסים בעולם כאשר משק היה במצב סטטי או שהוא התחיל לצמוח. אז זה עובד. אבל נתניהו מביא לנו סיפורים מאמריקה, והוא כאילו כלכלן, משום שהוא למד ב=</w:t>
      </w:r>
      <w:r>
        <w:rPr>
          <w:rFonts w:hint="cs"/>
        </w:rPr>
        <w:t>MIT</w:t>
      </w:r>
      <w:r>
        <w:rPr>
          <w:rFonts w:hint="cs"/>
          <w:rtl/>
        </w:rPr>
        <w:t>. הוא למד ב=</w:t>
      </w:r>
      <w:r>
        <w:rPr>
          <w:rFonts w:hint="cs"/>
        </w:rPr>
        <w:t>MIT</w:t>
      </w:r>
      <w:r>
        <w:rPr>
          <w:rFonts w:hint="cs"/>
          <w:rtl/>
        </w:rPr>
        <w:t>, זה נכון. אני למדתי רק באוניברסיטה העברית.</w:t>
      </w:r>
    </w:p>
    <w:p w14:paraId="00C3A6E5" w14:textId="77777777" w:rsidR="00000000" w:rsidRDefault="007C71EE">
      <w:pPr>
        <w:pStyle w:val="a"/>
        <w:rPr>
          <w:rFonts w:hint="cs"/>
          <w:rtl/>
        </w:rPr>
      </w:pPr>
    </w:p>
    <w:p w14:paraId="6CE63FB5" w14:textId="77777777" w:rsidR="00000000" w:rsidRDefault="007C71EE">
      <w:pPr>
        <w:pStyle w:val="ac"/>
        <w:rPr>
          <w:rtl/>
        </w:rPr>
      </w:pPr>
      <w:r>
        <w:rPr>
          <w:rFonts w:hint="eastAsia"/>
          <w:rtl/>
        </w:rPr>
        <w:t>יחיאל</w:t>
      </w:r>
      <w:r>
        <w:rPr>
          <w:rtl/>
        </w:rPr>
        <w:t xml:space="preserve"> חזן (הליכוד</w:t>
      </w:r>
      <w:r>
        <w:rPr>
          <w:rtl/>
        </w:rPr>
        <w:t>):</w:t>
      </w:r>
    </w:p>
    <w:p w14:paraId="5826FC83" w14:textId="77777777" w:rsidR="00000000" w:rsidRDefault="007C71EE">
      <w:pPr>
        <w:pStyle w:val="a"/>
        <w:rPr>
          <w:rFonts w:hint="cs"/>
          <w:rtl/>
        </w:rPr>
      </w:pPr>
    </w:p>
    <w:p w14:paraId="6AB21969" w14:textId="77777777" w:rsidR="00000000" w:rsidRDefault="007C71EE">
      <w:pPr>
        <w:pStyle w:val="a"/>
        <w:rPr>
          <w:rFonts w:hint="cs"/>
          <w:rtl/>
        </w:rPr>
      </w:pPr>
      <w:r>
        <w:rPr>
          <w:rFonts w:hint="cs"/>
          <w:rtl/>
        </w:rPr>
        <w:t>מה קרה לדולר בתקופה הזאת?</w:t>
      </w:r>
    </w:p>
    <w:p w14:paraId="4D85B998" w14:textId="77777777" w:rsidR="00000000" w:rsidRDefault="007C71EE">
      <w:pPr>
        <w:pStyle w:val="a"/>
        <w:rPr>
          <w:rFonts w:hint="cs"/>
          <w:rtl/>
        </w:rPr>
      </w:pPr>
    </w:p>
    <w:p w14:paraId="1E2DDE01" w14:textId="77777777" w:rsidR="00000000" w:rsidRDefault="007C71EE">
      <w:pPr>
        <w:pStyle w:val="ac"/>
        <w:rPr>
          <w:rtl/>
        </w:rPr>
      </w:pPr>
      <w:r>
        <w:rPr>
          <w:rFonts w:hint="eastAsia"/>
          <w:rtl/>
        </w:rPr>
        <w:t>אברהם</w:t>
      </w:r>
      <w:r>
        <w:rPr>
          <w:rtl/>
        </w:rPr>
        <w:t xml:space="preserve"> הירשזון (</w:t>
      </w:r>
      <w:r>
        <w:rPr>
          <w:rFonts w:hint="cs"/>
          <w:rtl/>
        </w:rPr>
        <w:t>יו"ר ועדת הכספים</w:t>
      </w:r>
      <w:r>
        <w:rPr>
          <w:rtl/>
        </w:rPr>
        <w:t>):</w:t>
      </w:r>
    </w:p>
    <w:p w14:paraId="60AA8169" w14:textId="77777777" w:rsidR="00000000" w:rsidRDefault="007C71EE">
      <w:pPr>
        <w:pStyle w:val="a"/>
        <w:rPr>
          <w:rFonts w:hint="cs"/>
          <w:rtl/>
        </w:rPr>
      </w:pPr>
    </w:p>
    <w:p w14:paraId="08338A11" w14:textId="77777777" w:rsidR="00000000" w:rsidRDefault="007C71EE">
      <w:pPr>
        <w:pStyle w:val="a"/>
        <w:rPr>
          <w:rFonts w:hint="cs"/>
          <w:rtl/>
        </w:rPr>
      </w:pPr>
      <w:r>
        <w:rPr>
          <w:rFonts w:hint="cs"/>
          <w:rtl/>
        </w:rPr>
        <w:t>מה קרה לבורסה?</w:t>
      </w:r>
    </w:p>
    <w:p w14:paraId="3C445763" w14:textId="77777777" w:rsidR="00000000" w:rsidRDefault="007C71EE">
      <w:pPr>
        <w:pStyle w:val="a"/>
        <w:rPr>
          <w:rFonts w:hint="cs"/>
          <w:rtl/>
        </w:rPr>
      </w:pPr>
    </w:p>
    <w:p w14:paraId="24D9470F" w14:textId="77777777" w:rsidR="00000000" w:rsidRDefault="007C71EE">
      <w:pPr>
        <w:pStyle w:val="SpeakerCon"/>
        <w:rPr>
          <w:rtl/>
        </w:rPr>
      </w:pPr>
      <w:bookmarkStart w:id="373" w:name="FS000000505T26_05_2003_19_42_28C"/>
      <w:bookmarkEnd w:id="373"/>
      <w:r>
        <w:rPr>
          <w:rtl/>
        </w:rPr>
        <w:t>אבשלום וילן (מרצ):</w:t>
      </w:r>
    </w:p>
    <w:p w14:paraId="3E87D8F9" w14:textId="77777777" w:rsidR="00000000" w:rsidRDefault="007C71EE">
      <w:pPr>
        <w:pStyle w:val="a"/>
        <w:rPr>
          <w:rtl/>
        </w:rPr>
      </w:pPr>
    </w:p>
    <w:p w14:paraId="7C9BB014" w14:textId="77777777" w:rsidR="00000000" w:rsidRDefault="007C71EE">
      <w:pPr>
        <w:pStyle w:val="a"/>
        <w:rPr>
          <w:rFonts w:hint="cs"/>
          <w:rtl/>
        </w:rPr>
      </w:pPr>
      <w:r>
        <w:rPr>
          <w:rFonts w:hint="cs"/>
          <w:rtl/>
        </w:rPr>
        <w:t xml:space="preserve">אני מודיע לך, חבר הכנסת חזן, שהדולר עכשיו נמוך מדי. במשק עם אינפלציה אפס, כאשר הריבית היא 8%, זה נמוך מדי וזה פוגע ביצוא. לכן צריך להוריד את הריבית יותר. </w:t>
      </w:r>
      <w:r>
        <w:rPr>
          <w:rFonts w:hint="cs"/>
          <w:rtl/>
        </w:rPr>
        <w:t>לא תהיה צמיחה בדולר כזה נמוך, כשהיצוא הוא המנוף היחיד לצמיחה כל השנים האחרונות, וריבית ריאלית של 7% היא גבוהה מדי. אז מה שייך אחד לשני בכלל? זה היה ניהול שוטף. על מה אתה מגן? הרי שרי האוצר מסכימים אתי.</w:t>
      </w:r>
    </w:p>
    <w:p w14:paraId="7BBEF77B" w14:textId="77777777" w:rsidR="00000000" w:rsidRDefault="007C71EE">
      <w:pPr>
        <w:pStyle w:val="a"/>
        <w:rPr>
          <w:rFonts w:hint="cs"/>
          <w:rtl/>
        </w:rPr>
      </w:pPr>
    </w:p>
    <w:p w14:paraId="68293293" w14:textId="77777777" w:rsidR="00000000" w:rsidRDefault="007C71EE">
      <w:pPr>
        <w:pStyle w:val="ac"/>
        <w:rPr>
          <w:rtl/>
        </w:rPr>
      </w:pPr>
      <w:r>
        <w:rPr>
          <w:rFonts w:hint="eastAsia"/>
          <w:rtl/>
        </w:rPr>
        <w:t>יחיאל</w:t>
      </w:r>
      <w:r>
        <w:rPr>
          <w:rtl/>
        </w:rPr>
        <w:t xml:space="preserve"> חזן (הליכוד):</w:t>
      </w:r>
    </w:p>
    <w:p w14:paraId="0F862C37" w14:textId="77777777" w:rsidR="00000000" w:rsidRDefault="007C71EE">
      <w:pPr>
        <w:pStyle w:val="a"/>
        <w:rPr>
          <w:rFonts w:hint="cs"/>
          <w:rtl/>
        </w:rPr>
      </w:pPr>
    </w:p>
    <w:p w14:paraId="295AE24B" w14:textId="77777777" w:rsidR="00000000" w:rsidRDefault="007C71EE">
      <w:pPr>
        <w:pStyle w:val="a"/>
        <w:rPr>
          <w:rFonts w:hint="cs"/>
          <w:rtl/>
        </w:rPr>
      </w:pPr>
      <w:r>
        <w:rPr>
          <w:rFonts w:hint="cs"/>
          <w:rtl/>
        </w:rPr>
        <w:t xml:space="preserve">הדולר ירד בכל העולם. </w:t>
      </w:r>
    </w:p>
    <w:p w14:paraId="1EA82673" w14:textId="77777777" w:rsidR="00000000" w:rsidRDefault="007C71EE">
      <w:pPr>
        <w:pStyle w:val="a"/>
        <w:rPr>
          <w:rFonts w:hint="cs"/>
          <w:rtl/>
        </w:rPr>
      </w:pPr>
    </w:p>
    <w:p w14:paraId="33D7BD08" w14:textId="77777777" w:rsidR="00000000" w:rsidRDefault="007C71EE">
      <w:pPr>
        <w:pStyle w:val="SpeakerCon"/>
        <w:rPr>
          <w:rtl/>
        </w:rPr>
      </w:pPr>
      <w:bookmarkStart w:id="374" w:name="FS000000505T26_05_2003_19_45_13C"/>
      <w:bookmarkEnd w:id="374"/>
    </w:p>
    <w:p w14:paraId="767B98AC" w14:textId="77777777" w:rsidR="00000000" w:rsidRDefault="007C71EE">
      <w:pPr>
        <w:pStyle w:val="SpeakerCon"/>
        <w:rPr>
          <w:rtl/>
        </w:rPr>
      </w:pPr>
      <w:r>
        <w:rPr>
          <w:rtl/>
        </w:rPr>
        <w:t>אבשלום ו</w:t>
      </w:r>
      <w:r>
        <w:rPr>
          <w:rtl/>
        </w:rPr>
        <w:t>ילן (מרצ):</w:t>
      </w:r>
    </w:p>
    <w:p w14:paraId="7E9CE43C" w14:textId="77777777" w:rsidR="00000000" w:rsidRDefault="007C71EE">
      <w:pPr>
        <w:pStyle w:val="a"/>
        <w:rPr>
          <w:rtl/>
        </w:rPr>
      </w:pPr>
    </w:p>
    <w:p w14:paraId="63ECC569" w14:textId="77777777" w:rsidR="00000000" w:rsidRDefault="007C71EE">
      <w:pPr>
        <w:pStyle w:val="a"/>
        <w:rPr>
          <w:rFonts w:hint="cs"/>
          <w:rtl/>
        </w:rPr>
      </w:pPr>
      <w:r>
        <w:rPr>
          <w:rFonts w:hint="cs"/>
          <w:rtl/>
        </w:rPr>
        <w:t xml:space="preserve">עם כל הכבוד, חבר הכנסת חזן, עוד מעט תעלה ותוכל להגיד מה שאתה רוצה. </w:t>
      </w:r>
    </w:p>
    <w:p w14:paraId="0D5E317A" w14:textId="77777777" w:rsidR="00000000" w:rsidRDefault="007C71EE">
      <w:pPr>
        <w:pStyle w:val="a"/>
        <w:rPr>
          <w:rFonts w:hint="cs"/>
          <w:rtl/>
        </w:rPr>
      </w:pPr>
    </w:p>
    <w:p w14:paraId="719CD11C" w14:textId="77777777" w:rsidR="00000000" w:rsidRDefault="007C71EE">
      <w:pPr>
        <w:pStyle w:val="a"/>
        <w:rPr>
          <w:rFonts w:hint="cs"/>
          <w:rtl/>
        </w:rPr>
      </w:pPr>
      <w:r>
        <w:rPr>
          <w:rFonts w:hint="cs"/>
          <w:rtl/>
        </w:rPr>
        <w:t xml:space="preserve">זו דוגמה אחת. רפורמה במס מבצעים כאשר מתחילים להתקדם לעבר צמיחה, לא כאשר הספירלה של ההאטה הכלכלית מתכנסת פנימה. </w:t>
      </w:r>
    </w:p>
    <w:p w14:paraId="280F1D6E" w14:textId="77777777" w:rsidR="00000000" w:rsidRDefault="007C71EE">
      <w:pPr>
        <w:pStyle w:val="a"/>
        <w:rPr>
          <w:rFonts w:hint="cs"/>
          <w:rtl/>
        </w:rPr>
      </w:pPr>
    </w:p>
    <w:p w14:paraId="66E8BAFB" w14:textId="77777777" w:rsidR="00000000" w:rsidRDefault="007C71EE">
      <w:pPr>
        <w:pStyle w:val="a"/>
        <w:rPr>
          <w:rFonts w:hint="cs"/>
          <w:rtl/>
        </w:rPr>
      </w:pPr>
      <w:r>
        <w:rPr>
          <w:rFonts w:hint="cs"/>
          <w:rtl/>
        </w:rPr>
        <w:t>דוגמה שנייה, אדוני היושב-ראש - קצת קשה להסביר לציבור. הנכים שו</w:t>
      </w:r>
      <w:r>
        <w:rPr>
          <w:rFonts w:hint="cs"/>
          <w:rtl/>
        </w:rPr>
        <w:t xml:space="preserve">בתים רעב בחוץ. תסתכל בפרק שעוסק בקצבאות הביטוח הלאומי, מה הוביל האוצר? הוא הוביל דבר שאנשים חושבים שהוא בעצם שולי לחלוטין. כל הקצבאות והגמלאות שמשולמות, אם קצבאות הזיקנה אם קצבאות הנכים, אם קצבאות הילדים ואם כל אותם תשלומים שמגיעים לשכבות החלשות במשק </w:t>
      </w:r>
      <w:r>
        <w:rPr>
          <w:rtl/>
        </w:rPr>
        <w:t>–</w:t>
      </w:r>
      <w:r>
        <w:rPr>
          <w:rFonts w:hint="cs"/>
          <w:rtl/>
        </w:rPr>
        <w:t xml:space="preserve"> עשו</w:t>
      </w:r>
      <w:r>
        <w:rPr>
          <w:rFonts w:hint="cs"/>
          <w:rtl/>
        </w:rPr>
        <w:t xml:space="preserve"> להם דבר אחד. ומי כמו יושב-ראש ועדת הכספים, ששנים עמד בראש ארגון עובדים, יודע למה אני מתכוון. מה עשו להם? במקום להצמיד אותם לשכר הממוצע במשק, כפי שהיו מוצמדים עד עכשיו, שינו להם את ההצמדה למדד המחירים לצרכן. </w:t>
      </w:r>
    </w:p>
    <w:p w14:paraId="095A2DF7" w14:textId="77777777" w:rsidR="00000000" w:rsidRDefault="007C71EE">
      <w:pPr>
        <w:pStyle w:val="a"/>
        <w:rPr>
          <w:rFonts w:hint="cs"/>
          <w:rtl/>
        </w:rPr>
      </w:pPr>
    </w:p>
    <w:p w14:paraId="63A21D18" w14:textId="77777777" w:rsidR="00000000" w:rsidRDefault="007C71EE">
      <w:pPr>
        <w:pStyle w:val="a"/>
        <w:rPr>
          <w:rFonts w:hint="cs"/>
          <w:rtl/>
        </w:rPr>
      </w:pPr>
      <w:r>
        <w:rPr>
          <w:rFonts w:hint="cs"/>
          <w:rtl/>
        </w:rPr>
        <w:t>הכלכלן הדגול, חבר הכנסת חזן, ששאל אותי על הדול</w:t>
      </w:r>
      <w:r>
        <w:rPr>
          <w:rFonts w:hint="cs"/>
          <w:rtl/>
        </w:rPr>
        <w:t>ר, נעלם פתאום, כי לא נעים לו לשמוע את העובדה הזאת. כל ילד יודע, שבישראל כבר 30 שנה, כבוד יושב-ראש ועדת הכספים, בדקתי, מ=1973 ועד היום, השכר הממוצע במשק עלה ב=47% יותר ממדד המחירים לצרכן. רוצה לומר שנכה שחי מקצבת נכות מהמדינה, ב=30 השנים הבאות רמת חייו תישח</w:t>
      </w:r>
      <w:r>
        <w:rPr>
          <w:rFonts w:hint="cs"/>
          <w:rtl/>
        </w:rPr>
        <w:t xml:space="preserve">ק ב=50% בהחלטה שהכנסת הזאת תקבל ביום רביעי או חמישי. כך גם אותו זקן שחי מקצבת הזיקנה. כך כל מי שמקבל את קצבאות הילדים. </w:t>
      </w:r>
    </w:p>
    <w:p w14:paraId="5D42FCAE" w14:textId="77777777" w:rsidR="00000000" w:rsidRDefault="007C71EE">
      <w:pPr>
        <w:pStyle w:val="a"/>
        <w:rPr>
          <w:rFonts w:hint="cs"/>
          <w:rtl/>
        </w:rPr>
      </w:pPr>
    </w:p>
    <w:p w14:paraId="6DE48CAE" w14:textId="77777777" w:rsidR="00000000" w:rsidRDefault="007C71EE">
      <w:pPr>
        <w:pStyle w:val="a"/>
        <w:rPr>
          <w:rFonts w:hint="cs"/>
          <w:rtl/>
        </w:rPr>
      </w:pPr>
      <w:r>
        <w:rPr>
          <w:rFonts w:hint="cs"/>
          <w:rtl/>
        </w:rPr>
        <w:t>איזה מין צדק חברתי זה. זו מדינה שאומרת - לא רק להפרטה תאצ'ריסטית. היא אומרת: אני במודע וביודעין ובמוצהר הולכת להקטין את הקצבאות, להגדיל</w:t>
      </w:r>
      <w:r>
        <w:rPr>
          <w:rFonts w:hint="cs"/>
          <w:rtl/>
        </w:rPr>
        <w:t xml:space="preserve"> את הפערים. כל מי שמקבל קצבאות יישאר באותה רמת חיים, כלל האוכלוסייה תעלה כל שנה ב=2%,  והם יישארו מאחור. זו חברה אסקימואית. אין מדינה אחת בעולם המערבי שקיבלה סוג כזה של החלטות. זה מוסר אסקימואי, אדוני היושב-ראש, ואתם שותקים.</w:t>
      </w:r>
    </w:p>
    <w:p w14:paraId="73F5D782" w14:textId="77777777" w:rsidR="00000000" w:rsidRDefault="007C71EE">
      <w:pPr>
        <w:pStyle w:val="a"/>
        <w:rPr>
          <w:rFonts w:hint="cs"/>
          <w:rtl/>
        </w:rPr>
      </w:pPr>
    </w:p>
    <w:p w14:paraId="3959906F" w14:textId="77777777" w:rsidR="00000000" w:rsidRDefault="007C71EE">
      <w:pPr>
        <w:pStyle w:val="a"/>
        <w:rPr>
          <w:rFonts w:hint="cs"/>
          <w:rtl/>
        </w:rPr>
      </w:pPr>
      <w:r>
        <w:rPr>
          <w:rFonts w:hint="cs"/>
          <w:rtl/>
        </w:rPr>
        <w:t xml:space="preserve"> נתניהו מדבר על הפרטות, על כלכ</w:t>
      </w:r>
      <w:r>
        <w:rPr>
          <w:rFonts w:hint="cs"/>
          <w:rtl/>
        </w:rPr>
        <w:t>לה קפיטליסטית. תסתכלו מה קורה בעולם. אתמול בפריס, 500,000 איש מפגינים נגד הפגיעה בקרנות הפנסיה שלהם. פה פעם ראשונה בחקיקה ראשית, רבותי חברי הכנסת, בחקיקה ראשית, מתערבים בהסכמים בתחום הפנסיה. איזה מין מדינה בעולם - היום העובד משלם 50% והמעסיק משלם 50%. מביא</w:t>
      </w:r>
      <w:r>
        <w:rPr>
          <w:rFonts w:hint="cs"/>
          <w:rtl/>
        </w:rPr>
        <w:t>ים לנו הצעה: העובדים ישלמו עוד 2%, המעסיקים ישלמו 1%. איזה מין מוסר זה? ולאחר מכן גם אומרים, אחרי שגמרו להחליט על המנהלים והכול, שיפגעו בזכויות העמיתים ב=2% בשנה. איפה נשמע כדבר הזה? עשו הסכם, הביאו את זה לדיון בכוח חוק של חקיקה ראשית. כל אירופה המערבית סו</w:t>
      </w:r>
      <w:r>
        <w:rPr>
          <w:rFonts w:hint="cs"/>
          <w:rtl/>
        </w:rPr>
        <w:t>ערת על זה, ופה הכול עובר בשקט.</w:t>
      </w:r>
    </w:p>
    <w:p w14:paraId="3C06D60E" w14:textId="77777777" w:rsidR="00000000" w:rsidRDefault="007C71EE">
      <w:pPr>
        <w:pStyle w:val="a"/>
        <w:rPr>
          <w:rFonts w:hint="cs"/>
          <w:rtl/>
        </w:rPr>
      </w:pPr>
    </w:p>
    <w:p w14:paraId="6D4EA7DB" w14:textId="77777777" w:rsidR="00000000" w:rsidRDefault="007C71EE">
      <w:pPr>
        <w:pStyle w:val="a"/>
        <w:rPr>
          <w:rFonts w:hint="cs"/>
          <w:rtl/>
        </w:rPr>
      </w:pPr>
      <w:r>
        <w:rPr>
          <w:rFonts w:hint="cs"/>
          <w:rtl/>
        </w:rPr>
        <w:t xml:space="preserve">אדוני היושב-ראש, בישראל הפערים בין העשירים לעניים, בין העשירון התחתון לעליון, הם 1 ל=13 לפני תשלומי ההעברה. אחרי תשלומי ההעברה הם 1 ל=6.7, כמעט 1 ל=7. התוכנית הזאת, הנייר הזה, שאותו תאשר הכנסת, אם תאשר, ביום רביעי או חמישי, </w:t>
      </w:r>
      <w:r>
        <w:rPr>
          <w:rFonts w:hint="cs"/>
          <w:rtl/>
        </w:rPr>
        <w:t>יגדיל את הפערים, משום שנפגעים  בו תשלומי ההעברה בצורה ברורה, משום שפערי ההכנסה הולכים וגדלים לפי ההצעה הזאת. הפערים יהיו 1 ל=8, 1 ל=9. אחרי זה נבוא חבר הכנסת צ'יטה אליעזר כהן ואני ונדבר על סולידריות. נדבר על זה שבמילואים צריכים לשרת כולם ובצבא הסדיר צריכים</w:t>
      </w:r>
      <w:r>
        <w:rPr>
          <w:rFonts w:hint="cs"/>
          <w:rtl/>
        </w:rPr>
        <w:t xml:space="preserve"> לשרת כולם ובפיגועי הטרור נפגעים כולם, והחברה הזאת זקוקה למינימום של סולידריות. </w:t>
      </w:r>
    </w:p>
    <w:p w14:paraId="7D8A756A" w14:textId="77777777" w:rsidR="00000000" w:rsidRDefault="007C71EE">
      <w:pPr>
        <w:pStyle w:val="a"/>
        <w:rPr>
          <w:rFonts w:hint="cs"/>
          <w:rtl/>
        </w:rPr>
      </w:pPr>
    </w:p>
    <w:p w14:paraId="43C76343" w14:textId="77777777" w:rsidR="00000000" w:rsidRDefault="007C71EE">
      <w:pPr>
        <w:pStyle w:val="a"/>
        <w:rPr>
          <w:rFonts w:hint="cs"/>
          <w:rtl/>
        </w:rPr>
      </w:pPr>
      <w:r>
        <w:rPr>
          <w:rFonts w:hint="cs"/>
          <w:rtl/>
        </w:rPr>
        <w:t>התוכנית הזאת, אדוני יושב-ראש ועדת הכספים, מפרקת את כל שאריות הסולידריות החברתית במדינת ישראל. היא בעצם נותנת גט כריתות למה שהתחיל פה לפני מאה שנה, למה שממשלות ישראל לדורותיהן</w:t>
      </w:r>
      <w:r>
        <w:rPr>
          <w:rFonts w:hint="cs"/>
          <w:rtl/>
        </w:rPr>
        <w:t xml:space="preserve">, משנת 1948 ואילך הקפידו עליו, על מינימום של שוויוניות, על מינימום של סולידריות חברתית בין אזרחי מדינת ישראל. התוכנית הזאת בעצם זורקת את כל הנושא הזה לפח האשפה של ההיסטוריה.  </w:t>
      </w:r>
    </w:p>
    <w:p w14:paraId="5337CFA4" w14:textId="77777777" w:rsidR="00000000" w:rsidRDefault="007C71EE">
      <w:pPr>
        <w:pStyle w:val="a"/>
        <w:rPr>
          <w:rFonts w:hint="cs"/>
          <w:rtl/>
        </w:rPr>
      </w:pPr>
    </w:p>
    <w:p w14:paraId="1F25994D" w14:textId="77777777" w:rsidR="00000000" w:rsidRDefault="007C71EE">
      <w:pPr>
        <w:pStyle w:val="a"/>
        <w:rPr>
          <w:rFonts w:hint="cs"/>
          <w:rtl/>
        </w:rPr>
      </w:pPr>
      <w:r>
        <w:rPr>
          <w:rFonts w:hint="cs"/>
          <w:rtl/>
        </w:rPr>
        <w:t>התוכנית הזאת מקדשת את העשייה הפרטית של הכסף, מקדשת את הפערים ההולכים וגדלים בין</w:t>
      </w:r>
      <w:r>
        <w:rPr>
          <w:rFonts w:hint="cs"/>
          <w:rtl/>
        </w:rPr>
        <w:t xml:space="preserve"> בני-אדם בתוך מדינת ישראל, וסופה שלא תביא לצמיחה. מדוע לא תביא לצמיחה? כי התוכנית הזאת, רבותי חברי הכנסת, רוויה במינויים פוליטיים מושחתים. רווייה במינויים פוליטים מושחתים ומשחיתים. דוגמאות? רק אתחיל, אני זקוק עוד לרבע שעה. </w:t>
      </w:r>
    </w:p>
    <w:p w14:paraId="0076E6D5" w14:textId="77777777" w:rsidR="00000000" w:rsidRDefault="007C71EE">
      <w:pPr>
        <w:pStyle w:val="a"/>
        <w:rPr>
          <w:rFonts w:hint="cs"/>
          <w:rtl/>
        </w:rPr>
      </w:pPr>
    </w:p>
    <w:p w14:paraId="6C823445" w14:textId="77777777" w:rsidR="00000000" w:rsidRDefault="007C71EE">
      <w:pPr>
        <w:pStyle w:val="a"/>
        <w:rPr>
          <w:rFonts w:hint="cs"/>
          <w:rtl/>
        </w:rPr>
      </w:pPr>
      <w:r>
        <w:rPr>
          <w:rFonts w:hint="cs"/>
          <w:rtl/>
        </w:rPr>
        <w:t>אז בואו ניקח תחום אחד שאני מכיר</w:t>
      </w:r>
      <w:r>
        <w:rPr>
          <w:rFonts w:hint="cs"/>
          <w:rtl/>
        </w:rPr>
        <w:t xml:space="preserve"> לא רע, משרד החקלאות. מה אץ רץ לו שר החקלאות לעשות? דבר אחד: הלאמת מועצות הייצור. קראתי את הסעיפים, לרגע חשבתי שאני ברוסיה של שנות ה=50. שר החקלאות מלאים את כל מועצות הייצור. משה דיין ז"ל, שהקים את מועצות הייצור בתחילת שנות ה=60, כנסת ישראל אישרה את הצעותי</w:t>
      </w:r>
      <w:r>
        <w:rPr>
          <w:rFonts w:hint="cs"/>
          <w:rtl/>
        </w:rPr>
        <w:t>ו שבהן ניתנה אוטונומיה מרחיקת לכת לחקלאים והם בעצם ניהלו את ענייניהם. בא שר החקלאות מהליכוד, ממפלגת ההפרטה, מלאים את המועצות, לוקח את כל הסמכויות אליו, וכל זה למה? כדי שיוכל לחלק 40 ג'ובים, אולי 50 ג'ובים לחברי מרכז הליכוד,  ואז יוכל להתחרות עם השר לביטחון</w:t>
      </w:r>
      <w:r>
        <w:rPr>
          <w:rFonts w:hint="cs"/>
          <w:rtl/>
        </w:rPr>
        <w:t xml:space="preserve"> פנים צחי הנגבי, שבקדנציה הקודמת שלו כשר לאיכות הסביבה הגיע ל=80 מינויים פוליטיים.  וכך הדברים מתרחשים ואיש אינו פוצה פה ומצפצף.</w:t>
      </w:r>
    </w:p>
    <w:p w14:paraId="5A1C326D" w14:textId="77777777" w:rsidR="00000000" w:rsidRDefault="007C71EE">
      <w:pPr>
        <w:pStyle w:val="a"/>
        <w:rPr>
          <w:rFonts w:hint="cs"/>
          <w:rtl/>
        </w:rPr>
      </w:pPr>
    </w:p>
    <w:p w14:paraId="06C7729E" w14:textId="77777777" w:rsidR="00000000" w:rsidRDefault="007C71EE">
      <w:pPr>
        <w:pStyle w:val="a"/>
        <w:rPr>
          <w:rFonts w:hint="cs"/>
          <w:rtl/>
        </w:rPr>
      </w:pPr>
      <w:r>
        <w:rPr>
          <w:rFonts w:hint="cs"/>
          <w:rtl/>
        </w:rPr>
        <w:t>יותר מזאת, אם תבדקו את כל ההלאמה שמתבצעת, גם בקרנות הפנסיה, גם במקומות אחרים, אני אפרט בהמשך היום סעיף סעיף איפה מסתתרים מינוי</w:t>
      </w:r>
      <w:r>
        <w:rPr>
          <w:rFonts w:hint="cs"/>
          <w:rtl/>
        </w:rPr>
        <w:t>ים פוליטיים. אתן דוגמה אחרונה: רשות השידור. הרי יש פה ניסיון של בעצם פירוק רשות השידור. מצד אחד מחסלים את הערוץ הראשון ואת הטלוויזיה, מצד שני ברדיו מכניסים הפרטה כזאת שספק אם הרדיו הממלכתי יוכל להמשיך להתקיים. אבל גם שם זה כבר הפך לנחלות וללטיפונדיות. ברדי</w:t>
      </w:r>
      <w:r>
        <w:rPr>
          <w:rFonts w:hint="cs"/>
          <w:rtl/>
        </w:rPr>
        <w:t xml:space="preserve">ו שולט כביכול ראש הממשלה. לשר האוצר יש חשבון כזה או אחר עם הרדיו והטלוויזיה, ולכן הם מתחרים ביניהם מי יפרק, מי ישיג יותר מינויים ומי ישלוט. מה על עצמאות רשות השידור, מהן זכויות הציבור בנושא? כל זה נעלם ואיננו. </w:t>
      </w:r>
    </w:p>
    <w:p w14:paraId="2C84C3E8" w14:textId="77777777" w:rsidR="00000000" w:rsidRDefault="007C71EE">
      <w:pPr>
        <w:pStyle w:val="a"/>
        <w:rPr>
          <w:rFonts w:hint="cs"/>
          <w:rtl/>
        </w:rPr>
      </w:pPr>
    </w:p>
    <w:p w14:paraId="7C5C7112" w14:textId="77777777" w:rsidR="00000000" w:rsidRDefault="007C71EE">
      <w:pPr>
        <w:pStyle w:val="a"/>
        <w:rPr>
          <w:rFonts w:hint="cs"/>
          <w:rtl/>
        </w:rPr>
      </w:pPr>
      <w:r>
        <w:rPr>
          <w:rFonts w:hint="cs"/>
          <w:rtl/>
        </w:rPr>
        <w:t xml:space="preserve">אם נסכם, אדוני היושב-ראש, אני נתתי פה רק את </w:t>
      </w:r>
      <w:r>
        <w:rPr>
          <w:rFonts w:hint="cs"/>
          <w:rtl/>
        </w:rPr>
        <w:t>הפתיח. בלילות הבאים ובימים הבאים אנחנו נעבור סעיף סעיף ונוכיח את כל מה שאמרנו פה, שהתוכנית הזאת תגדיל את הפערים, לא תוביל לצמיחה, ובסופו של דבר הרי בתוך כמה חודשים נגיע לתוכנית נוספת, אלא אם תהיה הפתעה מאוד גדולה. כפי שאמר אתמול ראש ממשלת ישראל בישיבת הממש</w:t>
      </w:r>
      <w:r>
        <w:rPr>
          <w:rFonts w:hint="cs"/>
          <w:rtl/>
        </w:rPr>
        <w:t xml:space="preserve">לה, כל ילד יודע שהמצב הכלכלי תלוי במצב המדיני. אם אכן ממשלת ישראל הנוכחית תתהפך ותביא לנו תוכנית שלום והפלסטינים גם הם יהפכו את עורם, אז אולי יש סיכוי לצאת מהמצר הכלכלי. </w:t>
      </w:r>
    </w:p>
    <w:p w14:paraId="016ABEEC" w14:textId="77777777" w:rsidR="00000000" w:rsidRDefault="007C71EE">
      <w:pPr>
        <w:pStyle w:val="a"/>
        <w:rPr>
          <w:rFonts w:hint="cs"/>
          <w:rtl/>
        </w:rPr>
      </w:pPr>
    </w:p>
    <w:p w14:paraId="772B0F1D" w14:textId="77777777" w:rsidR="00000000" w:rsidRDefault="007C71EE">
      <w:pPr>
        <w:pStyle w:val="a"/>
        <w:rPr>
          <w:rFonts w:hint="cs"/>
          <w:rtl/>
        </w:rPr>
      </w:pPr>
      <w:r>
        <w:rPr>
          <w:rFonts w:hint="cs"/>
          <w:rtl/>
        </w:rPr>
        <w:t>כמו שזה נראה, אנחנו שוקעים בתוכנית הזאת יותר ויותר בבוץ. אולי נצליח בסופה לחסל את הה</w:t>
      </w:r>
      <w:r>
        <w:rPr>
          <w:rFonts w:hint="cs"/>
          <w:rtl/>
        </w:rPr>
        <w:t>סתדרות, לחסל את ההתארגנות הוולונטרית של האיגודים המקצועיים, להגביר את האי-שוויון, ונוכל להגיד שאנחנו ככל העמים. רק מי מחר ישרת במילואים? מי מחר ירצה לחיות במדינה כזאת שבעצם לא מוכנה לעזור לחלש, לא מוכנה ללכת לקראתו, אלא אכול ושתה כי מחר נמות? במדינה כזאת ס</w:t>
      </w:r>
      <w:r>
        <w:rPr>
          <w:rFonts w:hint="cs"/>
          <w:rtl/>
        </w:rPr>
        <w:t xml:space="preserve">פק אם אנשים צעירים ירצו לחיות ולהישאר, וזאת האחריות האמיתית של הממשלה הזאת, לראות לאן היא מובילה אותנו. תודה, אדוני היושב-ראש. </w:t>
      </w:r>
    </w:p>
    <w:p w14:paraId="49EFD242" w14:textId="77777777" w:rsidR="00000000" w:rsidRDefault="007C71EE">
      <w:pPr>
        <w:pStyle w:val="a"/>
        <w:rPr>
          <w:rFonts w:hint="cs"/>
          <w:rtl/>
        </w:rPr>
      </w:pPr>
    </w:p>
    <w:p w14:paraId="1062039F" w14:textId="77777777" w:rsidR="00000000" w:rsidRDefault="007C71EE">
      <w:pPr>
        <w:pStyle w:val="ad"/>
        <w:rPr>
          <w:rtl/>
        </w:rPr>
      </w:pPr>
    </w:p>
    <w:p w14:paraId="1B31B5D8" w14:textId="77777777" w:rsidR="00000000" w:rsidRDefault="007C71EE">
      <w:pPr>
        <w:pStyle w:val="ad"/>
        <w:rPr>
          <w:rtl/>
        </w:rPr>
      </w:pPr>
      <w:r>
        <w:rPr>
          <w:rtl/>
        </w:rPr>
        <w:t>היו"ר מיכאל נודלמן:</w:t>
      </w:r>
    </w:p>
    <w:p w14:paraId="5D19D318" w14:textId="77777777" w:rsidR="00000000" w:rsidRDefault="007C71EE">
      <w:pPr>
        <w:pStyle w:val="a"/>
        <w:rPr>
          <w:rtl/>
        </w:rPr>
      </w:pPr>
    </w:p>
    <w:p w14:paraId="42C41F54" w14:textId="77777777" w:rsidR="00000000" w:rsidRDefault="007C71EE">
      <w:pPr>
        <w:pStyle w:val="a"/>
        <w:rPr>
          <w:rFonts w:hint="cs"/>
          <w:rtl/>
        </w:rPr>
      </w:pPr>
      <w:r>
        <w:rPr>
          <w:rFonts w:hint="cs"/>
          <w:rtl/>
        </w:rPr>
        <w:t xml:space="preserve">תודה. חבר הכנסת מאיר פרוש, אחריו </w:t>
      </w:r>
      <w:r>
        <w:rPr>
          <w:rtl/>
        </w:rPr>
        <w:t>–</w:t>
      </w:r>
      <w:r>
        <w:rPr>
          <w:rFonts w:hint="cs"/>
          <w:rtl/>
        </w:rPr>
        <w:t xml:space="preserve"> חבר הכנסת עסאם מח'ול, ואחריו </w:t>
      </w:r>
      <w:r>
        <w:rPr>
          <w:rtl/>
        </w:rPr>
        <w:t>–</w:t>
      </w:r>
      <w:r>
        <w:rPr>
          <w:rFonts w:hint="cs"/>
          <w:rtl/>
        </w:rPr>
        <w:t xml:space="preserve"> חברת הכנסת אילנה כהן. אחריה </w:t>
      </w:r>
      <w:r>
        <w:rPr>
          <w:rtl/>
        </w:rPr>
        <w:t>–</w:t>
      </w:r>
      <w:r>
        <w:rPr>
          <w:rFonts w:hint="cs"/>
          <w:rtl/>
        </w:rPr>
        <w:t xml:space="preserve"> חבר הכנסת</w:t>
      </w:r>
      <w:r>
        <w:rPr>
          <w:rFonts w:hint="cs"/>
          <w:rtl/>
        </w:rPr>
        <w:t xml:space="preserve"> ג'מאל זחאלקה, ואחריו </w:t>
      </w:r>
      <w:r>
        <w:rPr>
          <w:rtl/>
        </w:rPr>
        <w:t>–</w:t>
      </w:r>
      <w:r>
        <w:rPr>
          <w:rFonts w:hint="cs"/>
          <w:rtl/>
        </w:rPr>
        <w:t xml:space="preserve"> חברי הכנסת טלב אלסאנע, גילה גמליאל ואליעזר כהן. </w:t>
      </w:r>
    </w:p>
    <w:p w14:paraId="78F2AAA9" w14:textId="77777777" w:rsidR="00000000" w:rsidRDefault="007C71EE">
      <w:pPr>
        <w:pStyle w:val="a"/>
        <w:rPr>
          <w:rFonts w:hint="cs"/>
          <w:rtl/>
        </w:rPr>
      </w:pPr>
    </w:p>
    <w:p w14:paraId="108A0ABC" w14:textId="77777777" w:rsidR="00000000" w:rsidRDefault="007C71EE">
      <w:pPr>
        <w:pStyle w:val="Speaker"/>
        <w:rPr>
          <w:rtl/>
        </w:rPr>
      </w:pPr>
      <w:bookmarkStart w:id="375" w:name="FS000000563T26_05_2003_19_30_25"/>
      <w:bookmarkEnd w:id="375"/>
      <w:r>
        <w:rPr>
          <w:rFonts w:hint="eastAsia"/>
          <w:rtl/>
        </w:rPr>
        <w:t>מאיר</w:t>
      </w:r>
      <w:r>
        <w:rPr>
          <w:rtl/>
        </w:rPr>
        <w:t xml:space="preserve"> פרוש (יהדות התורה):</w:t>
      </w:r>
    </w:p>
    <w:p w14:paraId="1ACA9329" w14:textId="77777777" w:rsidR="00000000" w:rsidRDefault="007C71EE">
      <w:pPr>
        <w:pStyle w:val="a"/>
        <w:rPr>
          <w:rFonts w:hint="cs"/>
          <w:rtl/>
        </w:rPr>
      </w:pPr>
    </w:p>
    <w:p w14:paraId="687C3C99" w14:textId="77777777" w:rsidR="00000000" w:rsidRDefault="007C71EE">
      <w:pPr>
        <w:pStyle w:val="a"/>
        <w:rPr>
          <w:rFonts w:hint="cs"/>
          <w:rtl/>
        </w:rPr>
      </w:pPr>
      <w:r>
        <w:rPr>
          <w:rFonts w:hint="cs"/>
          <w:rtl/>
        </w:rPr>
        <w:t>אדוני היושב-ראש, חברי הכנסת, אנחנו היום שבועיים אחרי יום השואה, ואולי דווקא טוב שנמצא פה יושב-ראש ועדת הכספים, שהוא באמת רגיש לנושא הזה ופעיל מאוד ועושה רבו</w:t>
      </w:r>
      <w:r>
        <w:rPr>
          <w:rFonts w:hint="cs"/>
          <w:rtl/>
        </w:rPr>
        <w:t>ת בעניין של ניצולי שואה, ואני רוצה לשאול אותו, ואני שואל את כל חברי הכנסת: כמה אנחנו היינו מוכנים לשלם עבור הצלת כל ילד יהודי מתאי הגזים? ואני אומר כאן שאני לא משווה, חלילה. בשום פנים ואופן אני לא משווה, אלא רק כדי לומר: כל כך חשובים לנו הילדים, כל כך יקרי</w:t>
      </w:r>
      <w:r>
        <w:rPr>
          <w:rFonts w:hint="cs"/>
          <w:rtl/>
        </w:rPr>
        <w:t>ם לנו הילדים, ואנחנו במו ידינו באים לכאן היום ומניחים על שולחן הכנסת תוכנית כלכלית שבאה לקצץ מקצבאות ילדים כאשר הקצבאות האלה מיועדות בעיקר, לא בין השאר אלא בעיקר לתת את האפשרות להורים לקנות לחם, לקנות חלב לילדים. אנחנו יודעים שההורים של הילדים האלה, במשפחו</w:t>
      </w:r>
      <w:r>
        <w:rPr>
          <w:rFonts w:hint="cs"/>
          <w:rtl/>
        </w:rPr>
        <w:t xml:space="preserve">ת הגדולות, כאשר לא יהיו להם אותן קצבאות שמבקשים להפחית, לילדים האלה לא יהיו הדברים המינימליים שצריכים בבית. </w:t>
      </w:r>
    </w:p>
    <w:p w14:paraId="012D95F9" w14:textId="77777777" w:rsidR="00000000" w:rsidRDefault="007C71EE">
      <w:pPr>
        <w:pStyle w:val="a"/>
        <w:rPr>
          <w:rFonts w:hint="cs"/>
          <w:rtl/>
        </w:rPr>
      </w:pPr>
    </w:p>
    <w:p w14:paraId="4CDF2382" w14:textId="77777777" w:rsidR="00000000" w:rsidRDefault="007C71EE">
      <w:pPr>
        <w:pStyle w:val="a"/>
        <w:rPr>
          <w:rFonts w:hint="cs"/>
          <w:rtl/>
        </w:rPr>
      </w:pPr>
      <w:r>
        <w:rPr>
          <w:rFonts w:hint="cs"/>
          <w:rtl/>
        </w:rPr>
        <w:t>אני רוצה להזכיר כאן לחברי הבית, דווקא מי שהתחיל עם הרעיון הזה, לעודד משפחות גדולות, היה בן-גוריון. אני רוצה לקרוא את מכתבו של בן-גוריון שנשלח כאשר</w:t>
      </w:r>
      <w:r>
        <w:rPr>
          <w:rFonts w:hint="cs"/>
          <w:rtl/>
        </w:rPr>
        <w:t xml:space="preserve"> נולד ילד עשירי בבית. אדוני, חבר הכנסת הירשזון, אני רוצה להזכיר לך, כאשר נולד ילד עשירי בבית, היה זה בן-גוריון ששלח מכתב לכל אמא. אני קורא את המכתב שבן-גוריון כתב ב=1952: </w:t>
      </w:r>
      <w:bookmarkStart w:id="376" w:name="FS000000563T26_05_2003_19_08_42"/>
      <w:bookmarkEnd w:id="376"/>
      <w:r>
        <w:rPr>
          <w:rFonts w:hint="cs"/>
          <w:rtl/>
        </w:rPr>
        <w:tab/>
        <w:t>גברת נכבדה, ממשלת ישראל שולחת לך בזאת המחאה על סכום של 100 לירות לאות הכרה ועידוד לא</w:t>
      </w:r>
      <w:r>
        <w:rPr>
          <w:rFonts w:hint="cs"/>
          <w:rtl/>
        </w:rPr>
        <w:t xml:space="preserve">ם בישראל אשר ילדה וגידלה עשרה ילדים. ובן-גוריון מסיים: תזכי לגדל אותם לתורה, לעבודה ולמעשים טובים למען המולדת והאומה. ותחזקנה ידייך, דוד בן-גוריון. כך נהג בן-גוריון. ואנחנו, היום, מבקשים לקחת  אותן קצבאות שבן-גוריון הנהיג, לקחת אותן מפיותיהם של הילדים. </w:t>
      </w:r>
    </w:p>
    <w:p w14:paraId="276218F5" w14:textId="77777777" w:rsidR="00000000" w:rsidRDefault="007C71EE">
      <w:pPr>
        <w:pStyle w:val="a"/>
        <w:ind w:firstLine="0"/>
        <w:rPr>
          <w:rFonts w:hint="cs"/>
          <w:rtl/>
        </w:rPr>
      </w:pPr>
    </w:p>
    <w:p w14:paraId="79642F10" w14:textId="77777777" w:rsidR="00000000" w:rsidRDefault="007C71EE">
      <w:pPr>
        <w:pStyle w:val="a"/>
        <w:ind w:firstLine="0"/>
        <w:rPr>
          <w:rFonts w:hint="cs"/>
          <w:rtl/>
        </w:rPr>
      </w:pPr>
      <w:r>
        <w:rPr>
          <w:rFonts w:hint="cs"/>
          <w:rtl/>
        </w:rPr>
        <w:tab/>
      </w:r>
      <w:r>
        <w:rPr>
          <w:rFonts w:hint="cs"/>
          <w:rtl/>
        </w:rPr>
        <w:t xml:space="preserve">יש הרבה דברים שבן-גוריון מתהפך בגללם בקברו. אני אומר לכם, גם על מה שממשלת ישראל רוצה היום לקחת מקצבאות הילדים, גם על כך היום בן-גוריון מתהפך בקברו. </w:t>
      </w:r>
    </w:p>
    <w:p w14:paraId="136E84A2" w14:textId="77777777" w:rsidR="00000000" w:rsidRDefault="007C71EE">
      <w:pPr>
        <w:pStyle w:val="a"/>
        <w:ind w:firstLine="0"/>
        <w:rPr>
          <w:rFonts w:hint="cs"/>
          <w:rtl/>
        </w:rPr>
      </w:pPr>
    </w:p>
    <w:p w14:paraId="11E2EC3C" w14:textId="77777777" w:rsidR="00000000" w:rsidRDefault="007C71EE">
      <w:pPr>
        <w:pStyle w:val="a"/>
        <w:ind w:firstLine="0"/>
        <w:rPr>
          <w:rFonts w:hint="cs"/>
          <w:rtl/>
        </w:rPr>
      </w:pPr>
      <w:r>
        <w:rPr>
          <w:rFonts w:hint="cs"/>
          <w:rtl/>
        </w:rPr>
        <w:tab/>
        <w:t>שמענו אתמול ששינוי מאיימת שהיא לא תתמוך בתוכנית מכיוון שיש כמה הטבות שרוצים לתת לחרדים. למה שינוי התקפלה?</w:t>
      </w:r>
      <w:r>
        <w:rPr>
          <w:rFonts w:hint="cs"/>
          <w:rtl/>
        </w:rPr>
        <w:t xml:space="preserve"> מכיוון שהודיעו להם שתהיה תוספת מענק לידה לילד הראשון, וגם תהיה הנחה בשכר הלימוד לסטודנטים. אני לא מבין. שינוי, שכל השנים נאבקה מחוץ לבית וכאן בתוך הכנסת על כל הסחר-מכר בין הקואליציה לבין שר האוצר, בבוקר היא מאיימת שהיא לא תצביע בעד התוכנית הכלכלית, ובלילה</w:t>
      </w:r>
      <w:r>
        <w:rPr>
          <w:rFonts w:hint="cs"/>
          <w:rtl/>
        </w:rPr>
        <w:t xml:space="preserve">, כאשר נותנים לה כמה סוכריות המתבטאות בכסף, מייד יש הודעה מאביר לוחמי נוהל תקין וידיים נקיות, טמא לפיד, שאפשר להצביע בעד התקציב. </w:t>
      </w:r>
    </w:p>
    <w:p w14:paraId="498D61CF" w14:textId="77777777" w:rsidR="00000000" w:rsidRDefault="007C71EE">
      <w:pPr>
        <w:pStyle w:val="a"/>
        <w:ind w:firstLine="0"/>
        <w:rPr>
          <w:rFonts w:hint="cs"/>
          <w:rtl/>
        </w:rPr>
      </w:pPr>
    </w:p>
    <w:p w14:paraId="4FEE1BE3" w14:textId="77777777" w:rsidR="00000000" w:rsidRDefault="007C71EE">
      <w:pPr>
        <w:pStyle w:val="a"/>
        <w:ind w:firstLine="0"/>
        <w:rPr>
          <w:rFonts w:hint="cs"/>
          <w:rtl/>
        </w:rPr>
      </w:pPr>
      <w:r>
        <w:rPr>
          <w:rFonts w:hint="cs"/>
          <w:rtl/>
        </w:rPr>
        <w:tab/>
        <w:t>אני לא יכול להבין, ומכאן אני פונה לראש הממשלה ולשר האוצר. יש הצעה של הביטוח הלאומי, שיכולה להביא את סכום הכסף, אותו קיצוץ שה</w:t>
      </w:r>
      <w:r>
        <w:rPr>
          <w:rFonts w:hint="cs"/>
          <w:rtl/>
        </w:rPr>
        <w:t>מדינה מבקשת לקבל מכספי קצבאות הילדים, על-ידי כך  שיפחיתו למשפחות עם ילד ושני ילדים, כך בהדרגה במשפחות הגדולות יותר, כמו שהיה נהוג עד עכשיו, כמובן בתוספת הקיצוצים. ואני לא מבין, מדוע הממשלה לא יכולה לקבל את הצעת הביטוח הלאומי? האם עד כדי כך אטומה אוזנם של ש</w:t>
      </w:r>
      <w:r>
        <w:rPr>
          <w:rFonts w:hint="cs"/>
          <w:rtl/>
        </w:rPr>
        <w:t xml:space="preserve">רון ונתניהו? או ששרון ונתניהו, כתוצאה מכך שהם כפויי טובה - כי הרי ברור לנו, שאם שרון היה צריך את הפתק שיצביעו עבורו, או אם נתניהו היה צריך את הפתק שיצביעו עבורו, לפני הבחירות הם לא היו נוהגים כך. </w:t>
      </w:r>
    </w:p>
    <w:p w14:paraId="7CB0BD8F" w14:textId="77777777" w:rsidR="00000000" w:rsidRDefault="007C71EE">
      <w:pPr>
        <w:pStyle w:val="a"/>
        <w:ind w:firstLine="0"/>
        <w:rPr>
          <w:rFonts w:hint="cs"/>
          <w:rtl/>
        </w:rPr>
      </w:pPr>
    </w:p>
    <w:p w14:paraId="23651EF2" w14:textId="77777777" w:rsidR="00000000" w:rsidRDefault="007C71EE">
      <w:pPr>
        <w:pStyle w:val="a"/>
        <w:ind w:firstLine="720"/>
        <w:rPr>
          <w:rFonts w:hint="cs"/>
          <w:rtl/>
        </w:rPr>
      </w:pPr>
      <w:r>
        <w:rPr>
          <w:rFonts w:hint="cs"/>
          <w:rtl/>
        </w:rPr>
        <w:t xml:space="preserve">אני רוצה לשאול את שרון ונתניהו, איך אתם תסתכלו בעיניים של </w:t>
      </w:r>
      <w:r>
        <w:rPr>
          <w:rFonts w:hint="cs"/>
          <w:rtl/>
        </w:rPr>
        <w:t>הילדים האלה, משפחות ברוכות הילדים, המשפחות העניות, אם זה בתפרח, בדימונה, בעכו, בנהרייה, באופקים, בשדרות ובכל מקום אחר, איך תסתכלו לילדים האלה בעיניים כאשר הילדים הולכים לישון ואין להם  פרוסת הלחם היחידה? לא תהיה להם למחרת בבוקר כוס החלב. מדוע? כי יש הסכם ע</w:t>
      </w:r>
      <w:r>
        <w:rPr>
          <w:rFonts w:hint="cs"/>
          <w:rtl/>
        </w:rPr>
        <w:t xml:space="preserve">ם שינוי. זו התשובה שנותנים לאמהות מתורבתות המבקשות דברים מינימליים לילדיהן, יש לנו הסכם עם שינוי והמפד"ל, שמקצצים בקצבאות הילדים? </w:t>
      </w:r>
    </w:p>
    <w:p w14:paraId="7960F776" w14:textId="77777777" w:rsidR="00000000" w:rsidRDefault="007C71EE">
      <w:pPr>
        <w:pStyle w:val="a"/>
        <w:ind w:firstLine="0"/>
        <w:rPr>
          <w:rFonts w:hint="cs"/>
          <w:rtl/>
        </w:rPr>
      </w:pPr>
    </w:p>
    <w:p w14:paraId="180269FF" w14:textId="77777777" w:rsidR="00000000" w:rsidRDefault="007C71EE">
      <w:pPr>
        <w:pStyle w:val="a"/>
        <w:ind w:firstLine="0"/>
        <w:rPr>
          <w:rFonts w:hint="cs"/>
          <w:rtl/>
        </w:rPr>
      </w:pPr>
      <w:r>
        <w:rPr>
          <w:rFonts w:hint="cs"/>
          <w:rtl/>
        </w:rPr>
        <w:tab/>
        <w:t xml:space="preserve">אדוני היושב-ראש, אני רוצה לספר לכם, זה אחד הקיצוצים הגדולים, של 70% בקצבאות, אין לו אח ורע בכל פעולה מפעולות הממשלה או בכל </w:t>
      </w:r>
      <w:r>
        <w:rPr>
          <w:rFonts w:hint="cs"/>
          <w:rtl/>
        </w:rPr>
        <w:t>משרד ממשרדי הממשלה. יש לו עוד דוגמה אחת. לפני שבועיים פגשתי כאן בכנסת את אורי יוגב, הממונה על התקציבים, ושאלתי אותו אם הוא כבר סיים לתכנן איך הורסים את עולם התורה. גם שם, מכל אוסף הגזירות שמנסים להטיל על הישיבות - אם לגרום לכך שיהודים מחו"ל לא ישלחו יותר א</w:t>
      </w:r>
      <w:r>
        <w:rPr>
          <w:rFonts w:hint="cs"/>
          <w:rtl/>
        </w:rPr>
        <w:t xml:space="preserve">ת ילדיהם ללמוד פה, או לגרום לכך שמוסדות תורניים שיש להם פחות מ=100 תלמידים - ולא מדובר בבתי-ספר, אלא בישיבות ובכוללים; או אם ניקח את הגזירה הזאת, שמעל גיל 23 ממשלת ישראל מבקשת שלא יזכו אותם יותר בקצבה שנתנו לאברכים. וכדומה וכדומה - - - </w:t>
      </w:r>
    </w:p>
    <w:p w14:paraId="2FA9267E" w14:textId="77777777" w:rsidR="00000000" w:rsidRDefault="007C71EE">
      <w:pPr>
        <w:pStyle w:val="a"/>
        <w:ind w:firstLine="0"/>
        <w:rPr>
          <w:rFonts w:hint="cs"/>
          <w:rtl/>
        </w:rPr>
      </w:pPr>
    </w:p>
    <w:p w14:paraId="073674DC" w14:textId="77777777" w:rsidR="00000000" w:rsidRDefault="007C71EE">
      <w:pPr>
        <w:pStyle w:val="ac"/>
        <w:rPr>
          <w:rtl/>
        </w:rPr>
      </w:pPr>
      <w:r>
        <w:rPr>
          <w:rFonts w:hint="eastAsia"/>
          <w:rtl/>
        </w:rPr>
        <w:t>נסים</w:t>
      </w:r>
      <w:r>
        <w:rPr>
          <w:rtl/>
        </w:rPr>
        <w:t xml:space="preserve"> זאב (ש"ס):</w:t>
      </w:r>
    </w:p>
    <w:p w14:paraId="4F2DE188" w14:textId="77777777" w:rsidR="00000000" w:rsidRDefault="007C71EE">
      <w:pPr>
        <w:pStyle w:val="a"/>
        <w:rPr>
          <w:rFonts w:hint="cs"/>
          <w:rtl/>
        </w:rPr>
      </w:pPr>
    </w:p>
    <w:p w14:paraId="2E31EE6E" w14:textId="77777777" w:rsidR="00000000" w:rsidRDefault="007C71EE">
      <w:pPr>
        <w:pStyle w:val="a"/>
        <w:rPr>
          <w:rFonts w:hint="cs"/>
          <w:rtl/>
        </w:rPr>
      </w:pPr>
      <w:r>
        <w:rPr>
          <w:rFonts w:hint="cs"/>
          <w:rtl/>
        </w:rPr>
        <w:t>נ</w:t>
      </w:r>
      <w:r>
        <w:rPr>
          <w:rFonts w:hint="cs"/>
          <w:rtl/>
        </w:rPr>
        <w:t xml:space="preserve">דמה לי 27. </w:t>
      </w:r>
    </w:p>
    <w:p w14:paraId="4C94CB80" w14:textId="77777777" w:rsidR="00000000" w:rsidRDefault="007C71EE">
      <w:pPr>
        <w:pStyle w:val="a"/>
        <w:ind w:firstLine="0"/>
        <w:rPr>
          <w:rFonts w:hint="cs"/>
          <w:rtl/>
        </w:rPr>
      </w:pPr>
    </w:p>
    <w:p w14:paraId="034FC9AA" w14:textId="77777777" w:rsidR="00000000" w:rsidRDefault="007C71EE">
      <w:pPr>
        <w:pStyle w:val="SpeakerCon"/>
        <w:rPr>
          <w:rtl/>
        </w:rPr>
      </w:pPr>
      <w:bookmarkStart w:id="377" w:name="FS000000563T26_05_2003_19_24_59C"/>
      <w:bookmarkEnd w:id="377"/>
      <w:r>
        <w:rPr>
          <w:rtl/>
        </w:rPr>
        <w:t>מאיר פרוש (יהדות התורה):</w:t>
      </w:r>
    </w:p>
    <w:p w14:paraId="26F84245" w14:textId="77777777" w:rsidR="00000000" w:rsidRDefault="007C71EE">
      <w:pPr>
        <w:pStyle w:val="a"/>
        <w:rPr>
          <w:rtl/>
        </w:rPr>
      </w:pPr>
    </w:p>
    <w:p w14:paraId="1D131DCC" w14:textId="77777777" w:rsidR="00000000" w:rsidRDefault="007C71EE">
      <w:pPr>
        <w:pStyle w:val="a"/>
        <w:rPr>
          <w:rFonts w:hint="cs"/>
          <w:rtl/>
        </w:rPr>
      </w:pPr>
      <w:r>
        <w:rPr>
          <w:rFonts w:hint="cs"/>
          <w:rtl/>
        </w:rPr>
        <w:t xml:space="preserve">23. אני שואל, האם ממשלת ישראל יודעת שסך כל הגזירות המוצעות גורמות לכך שגם בסעיף זה של משרד הדתות מקצצים מתקציבו יותר מ=70%? האם רק השנאה מכתיבה לממשלת ישראל? האם השנאה מכתיבה לשרון ולנתניהו לפגוע בנו ולגרום לכך שעולם </w:t>
      </w:r>
      <w:r>
        <w:rPr>
          <w:rFonts w:hint="cs"/>
          <w:rtl/>
        </w:rPr>
        <w:t xml:space="preserve">התורה יקרוס? </w:t>
      </w:r>
    </w:p>
    <w:p w14:paraId="016AE598" w14:textId="77777777" w:rsidR="00000000" w:rsidRDefault="007C71EE">
      <w:pPr>
        <w:pStyle w:val="a"/>
        <w:rPr>
          <w:rFonts w:hint="cs"/>
          <w:rtl/>
        </w:rPr>
      </w:pPr>
    </w:p>
    <w:p w14:paraId="7CF69A75" w14:textId="77777777" w:rsidR="00000000" w:rsidRDefault="007C71EE">
      <w:pPr>
        <w:pStyle w:val="a"/>
        <w:rPr>
          <w:rFonts w:hint="cs"/>
          <w:rtl/>
        </w:rPr>
      </w:pPr>
      <w:r>
        <w:rPr>
          <w:rFonts w:hint="cs"/>
          <w:rtl/>
        </w:rPr>
        <w:t xml:space="preserve">אני רוצה לפנות בכמה מלים למפד"ל. אמר לי אפי איתם, שהוא נמצא בממשלה, בין השאר, כדי לקרב גם את מצביעי שינוי ואי-אפשר להפקיר 400,000 איש. אני יכול להסכים אתו שלקרב יהודים, לקרב בין אדם לחברו זה דבר מאוד חשוב, בוודאי צריך לעשות הכול כדי לקרב את </w:t>
      </w:r>
      <w:r>
        <w:rPr>
          <w:rFonts w:hint="cs"/>
          <w:rtl/>
        </w:rPr>
        <w:t>אחינו התועים. אבל מה בין קירוב לבבות, בין קירוב של יהודים ליהודים או בין בני-אדם למתן לגיטימציה לשינוי, שהם, על-ידי חסות שר הפנים, ימכרו חמץ בפסח. ומה בין מכירת חזיר לקירוב לבבות? ומה בין העלאת אלפי גויים לארץ לבין קירוב לבבות? ומה בין ביטול הפקחים בשבת לק</w:t>
      </w:r>
      <w:r>
        <w:rPr>
          <w:rFonts w:hint="cs"/>
          <w:rtl/>
        </w:rPr>
        <w:t xml:space="preserve">ירוב לבבות? יש הרבה דרכים, חברי במפד"ל, איך לקרב יהודים. הרי בארץ יש מאות-אלפי בעלי תשובה, שחזרו בתשובה בלי שקבוצה זו או אחרת היתה בקואליציה. </w:t>
      </w:r>
    </w:p>
    <w:p w14:paraId="1B907B16" w14:textId="77777777" w:rsidR="00000000" w:rsidRDefault="007C71EE">
      <w:pPr>
        <w:pStyle w:val="a"/>
        <w:rPr>
          <w:rFonts w:hint="cs"/>
          <w:rtl/>
        </w:rPr>
      </w:pPr>
    </w:p>
    <w:p w14:paraId="10CEAE52" w14:textId="77777777" w:rsidR="00000000" w:rsidRDefault="007C71EE">
      <w:pPr>
        <w:pStyle w:val="a"/>
        <w:rPr>
          <w:rFonts w:hint="cs"/>
          <w:rtl/>
        </w:rPr>
      </w:pPr>
      <w:r>
        <w:rPr>
          <w:rFonts w:hint="cs"/>
          <w:rtl/>
        </w:rPr>
        <w:t>הנזק שאתם, חברי המפד"ל, גרמתם, חילול השם שגרמתם בזה שחתמתם על ההסכם הקואליציוני עם שינוי, יחד עם הליכוד, ובזה בי</w:t>
      </w:r>
      <w:r>
        <w:rPr>
          <w:rFonts w:hint="cs"/>
          <w:rtl/>
        </w:rPr>
        <w:t xml:space="preserve">טלתם את הסטטוס-קוו, בזה גרמתם להפרת הדברים היסודיים שהיו במדינה מאז קומה, אם  בעניין נישואין וגירושין, אם בנושא השבת ואם בכשרות, כל הנושאים החשובים והעיקריים, אתם, במו-ידיכם, חברי המפד"ל, ביטלתם. </w:t>
      </w:r>
    </w:p>
    <w:p w14:paraId="64024386" w14:textId="77777777" w:rsidR="00000000" w:rsidRDefault="007C71EE">
      <w:pPr>
        <w:pStyle w:val="a"/>
        <w:rPr>
          <w:rFonts w:hint="cs"/>
          <w:rtl/>
        </w:rPr>
      </w:pPr>
    </w:p>
    <w:p w14:paraId="45E54D50" w14:textId="77777777" w:rsidR="00000000" w:rsidRDefault="007C71EE">
      <w:pPr>
        <w:pStyle w:val="a"/>
        <w:rPr>
          <w:rFonts w:hint="cs"/>
          <w:rtl/>
        </w:rPr>
      </w:pPr>
      <w:r>
        <w:rPr>
          <w:rFonts w:hint="cs"/>
          <w:rtl/>
        </w:rPr>
        <w:t>אתם הצטרפתם לממשלה רעה, ממשלה שאנחנו מתפללים שתחלוף מהעולם</w:t>
      </w:r>
      <w:r>
        <w:rPr>
          <w:rFonts w:hint="cs"/>
          <w:rtl/>
        </w:rPr>
        <w:t xml:space="preserve">; ממשלה שאנחנו אומרים עליה, שהקדוש-ברוך-הוא יעזור לנו ויעביר את ממשלת הזדון מן הארץ. </w:t>
      </w:r>
    </w:p>
    <w:p w14:paraId="08D3C38B" w14:textId="77777777" w:rsidR="00000000" w:rsidRDefault="007C71EE">
      <w:pPr>
        <w:pStyle w:val="a"/>
        <w:ind w:firstLine="0"/>
        <w:rPr>
          <w:rFonts w:hint="cs"/>
          <w:rtl/>
        </w:rPr>
      </w:pPr>
    </w:p>
    <w:p w14:paraId="3F0157EE" w14:textId="77777777" w:rsidR="00000000" w:rsidRDefault="007C71EE">
      <w:pPr>
        <w:pStyle w:val="ad"/>
        <w:rPr>
          <w:rtl/>
        </w:rPr>
      </w:pPr>
      <w:r>
        <w:rPr>
          <w:rtl/>
        </w:rPr>
        <w:t>היו"ר מיכאל נודלמן:</w:t>
      </w:r>
    </w:p>
    <w:p w14:paraId="31971449" w14:textId="77777777" w:rsidR="00000000" w:rsidRDefault="007C71EE">
      <w:pPr>
        <w:pStyle w:val="a"/>
        <w:rPr>
          <w:rtl/>
        </w:rPr>
      </w:pPr>
    </w:p>
    <w:p w14:paraId="0BF211A9" w14:textId="77777777" w:rsidR="00000000" w:rsidRDefault="007C71EE">
      <w:pPr>
        <w:pStyle w:val="a"/>
        <w:rPr>
          <w:rFonts w:hint="cs"/>
          <w:rtl/>
        </w:rPr>
      </w:pPr>
      <w:r>
        <w:rPr>
          <w:rFonts w:hint="cs"/>
          <w:rtl/>
        </w:rPr>
        <w:t xml:space="preserve">תודה רבה.  חבר הכנסת עסאם מח'ול. אחריו </w:t>
      </w:r>
      <w:r>
        <w:rPr>
          <w:rtl/>
        </w:rPr>
        <w:t>–</w:t>
      </w:r>
      <w:r>
        <w:rPr>
          <w:rFonts w:hint="cs"/>
          <w:rtl/>
        </w:rPr>
        <w:t xml:space="preserve"> חברת הכנסת אילנה כהן. ואחריה </w:t>
      </w:r>
      <w:r>
        <w:rPr>
          <w:rtl/>
        </w:rPr>
        <w:t>–</w:t>
      </w:r>
      <w:r>
        <w:rPr>
          <w:rFonts w:hint="cs"/>
          <w:rtl/>
        </w:rPr>
        <w:t xml:space="preserve"> חבר הכנסת ג'מאל זחאלקה. </w:t>
      </w:r>
    </w:p>
    <w:p w14:paraId="609C2B67" w14:textId="77777777" w:rsidR="00000000" w:rsidRDefault="007C71EE">
      <w:pPr>
        <w:pStyle w:val="a"/>
        <w:ind w:firstLine="0"/>
        <w:rPr>
          <w:rtl/>
        </w:rPr>
      </w:pPr>
    </w:p>
    <w:p w14:paraId="6239F24C" w14:textId="77777777" w:rsidR="00000000" w:rsidRDefault="007C71EE">
      <w:pPr>
        <w:pStyle w:val="a"/>
        <w:ind w:firstLine="0"/>
        <w:rPr>
          <w:rFonts w:hint="cs"/>
          <w:rtl/>
        </w:rPr>
      </w:pPr>
    </w:p>
    <w:p w14:paraId="64112C51" w14:textId="77777777" w:rsidR="00000000" w:rsidRDefault="007C71EE">
      <w:pPr>
        <w:pStyle w:val="Speaker"/>
        <w:rPr>
          <w:rtl/>
        </w:rPr>
      </w:pPr>
      <w:bookmarkStart w:id="378" w:name="FS000000542T26_05_2003_19_33_54"/>
      <w:bookmarkEnd w:id="378"/>
      <w:r>
        <w:rPr>
          <w:rFonts w:hint="eastAsia"/>
          <w:rtl/>
        </w:rPr>
        <w:t>עסאם</w:t>
      </w:r>
      <w:r>
        <w:rPr>
          <w:rtl/>
        </w:rPr>
        <w:t xml:space="preserve"> מח'ול (חד"ש-תע"ל):</w:t>
      </w:r>
    </w:p>
    <w:p w14:paraId="01DE100C" w14:textId="77777777" w:rsidR="00000000" w:rsidRDefault="007C71EE">
      <w:pPr>
        <w:pStyle w:val="a"/>
        <w:rPr>
          <w:rFonts w:hint="cs"/>
          <w:rtl/>
        </w:rPr>
      </w:pPr>
    </w:p>
    <w:p w14:paraId="3F1A500F" w14:textId="77777777" w:rsidR="00000000" w:rsidRDefault="007C71EE">
      <w:pPr>
        <w:pStyle w:val="a"/>
        <w:rPr>
          <w:rFonts w:hint="cs"/>
          <w:rtl/>
        </w:rPr>
      </w:pPr>
      <w:r>
        <w:rPr>
          <w:rFonts w:hint="cs"/>
          <w:rtl/>
        </w:rPr>
        <w:t>אדוני היושב-ראש, חברי הכ</w:t>
      </w:r>
      <w:r>
        <w:rPr>
          <w:rFonts w:hint="cs"/>
          <w:rtl/>
        </w:rPr>
        <w:t>נסת, השאלה המרכזית שהתוכנית הכלכלית מעמידה היא לאו דווקא בתוכנית הכלכלית. אני חושב שהתוכנית שמציעים לנו, מציעים לעם, לציבור הרחב, היא מתחום אחר. היא מעמידה במרכז את השאלה של הדמוקרטיה הישראלית. היא מעמידה בעיקר שאלה אידיאולוגית של איזו חברה אנחנו רוצים לרא</w:t>
      </w:r>
      <w:r>
        <w:rPr>
          <w:rFonts w:hint="cs"/>
          <w:rtl/>
        </w:rPr>
        <w:t xml:space="preserve">ות בישראל מ=2003 והלאה. </w:t>
      </w:r>
    </w:p>
    <w:p w14:paraId="6F7E3607" w14:textId="77777777" w:rsidR="00000000" w:rsidRDefault="007C71EE">
      <w:pPr>
        <w:pStyle w:val="a"/>
        <w:rPr>
          <w:rFonts w:hint="cs"/>
          <w:rtl/>
        </w:rPr>
      </w:pPr>
    </w:p>
    <w:p w14:paraId="57EB8E92" w14:textId="77777777" w:rsidR="00000000" w:rsidRDefault="007C71EE">
      <w:pPr>
        <w:pStyle w:val="a"/>
        <w:rPr>
          <w:rFonts w:hint="cs"/>
          <w:rtl/>
        </w:rPr>
      </w:pPr>
      <w:r>
        <w:rPr>
          <w:rFonts w:hint="cs"/>
          <w:rtl/>
        </w:rPr>
        <w:t>יש כאן יותר מאשר תוכנית כלכלית. יש כאן מהפך חברתי וניסיון לבצע מחטף בצל המשבר הכלכלי כדי לשנות את מבנה החברה הישראלית, כדי לשנות לעומק את המבנה החברתי בישראל, את היחסים החברתיים בתוך החברה הישראלית, את יחסי העבודה ואת יחסי האנוש ב</w:t>
      </w:r>
      <w:r>
        <w:rPr>
          <w:rFonts w:hint="cs"/>
          <w:rtl/>
        </w:rPr>
        <w:t>תוך החברה הישראלית.  יותר מאשר תוכנית כלכלית, יש כאן תפיסת עולם דורסנית, שמנסה לרמוס את כל ההישגים האנושיים והחברתיים שהשיג ציבור העובדים במאבקו במשך חמישה עשורים ויותר, במאבקו לתנאים סוציאליים, במאבקיו בתחום יחסי העבודה, במאבק למבנה חברתי מסוים.</w:t>
      </w:r>
    </w:p>
    <w:p w14:paraId="02C963C4" w14:textId="77777777" w:rsidR="00000000" w:rsidRDefault="007C71EE">
      <w:pPr>
        <w:pStyle w:val="a"/>
        <w:ind w:firstLine="0"/>
        <w:rPr>
          <w:rFonts w:hint="cs"/>
          <w:rtl/>
        </w:rPr>
      </w:pPr>
    </w:p>
    <w:p w14:paraId="0304F8D3" w14:textId="77777777" w:rsidR="00000000" w:rsidRDefault="007C71EE">
      <w:pPr>
        <w:pStyle w:val="a"/>
        <w:ind w:firstLine="0"/>
        <w:rPr>
          <w:rFonts w:hint="cs"/>
          <w:rtl/>
        </w:rPr>
      </w:pPr>
      <w:r>
        <w:rPr>
          <w:rFonts w:hint="cs"/>
          <w:rtl/>
        </w:rPr>
        <w:tab/>
        <w:t>לכן, הת</w:t>
      </w:r>
      <w:r>
        <w:rPr>
          <w:rFonts w:hint="cs"/>
          <w:rtl/>
        </w:rPr>
        <w:t xml:space="preserve">וכנית הכלכלית הזאת היא ניסיון לבצע מהפכה נגד הדמוקרטיה, נגד זכויות האדם ונגד הצדק הטבעי; ניסיון לבצע את כל זה תחת אמתלה של תוכנית כלכלית, תחת כיסוי של משבר כלכלי-חברתי. </w:t>
      </w:r>
    </w:p>
    <w:p w14:paraId="70CA66FB" w14:textId="77777777" w:rsidR="00000000" w:rsidRDefault="007C71EE">
      <w:pPr>
        <w:pStyle w:val="a"/>
        <w:ind w:firstLine="0"/>
        <w:rPr>
          <w:rFonts w:hint="cs"/>
          <w:rtl/>
        </w:rPr>
      </w:pPr>
    </w:p>
    <w:p w14:paraId="1FDDA218" w14:textId="77777777" w:rsidR="00000000" w:rsidRDefault="007C71EE">
      <w:pPr>
        <w:pStyle w:val="a"/>
        <w:ind w:firstLine="0"/>
        <w:rPr>
          <w:rFonts w:hint="cs"/>
          <w:rtl/>
        </w:rPr>
      </w:pPr>
      <w:r>
        <w:rPr>
          <w:rFonts w:hint="cs"/>
          <w:rtl/>
        </w:rPr>
        <w:tab/>
        <w:t>אנחנו יודעים שהממשלה הזאת מאיימת לא רק על בית-המשפט. הקואליציה הזאת משתלחת לא רק בבי</w:t>
      </w:r>
      <w:r>
        <w:rPr>
          <w:rFonts w:hint="cs"/>
          <w:rtl/>
        </w:rPr>
        <w:t>ת-המשפט הגבוה לצדק, היא משתלחת בדמוקרטיה הישראלית ורואה בה מכשול שצריך להסיר אותו מדרכה. זו ממשלה שהיא מסוכנת לדמוקרטיה הישראלית.</w:t>
      </w:r>
    </w:p>
    <w:p w14:paraId="14A028BF" w14:textId="77777777" w:rsidR="00000000" w:rsidRDefault="007C71EE">
      <w:pPr>
        <w:pStyle w:val="a"/>
        <w:ind w:firstLine="0"/>
        <w:rPr>
          <w:rFonts w:hint="cs"/>
          <w:rtl/>
        </w:rPr>
      </w:pPr>
    </w:p>
    <w:p w14:paraId="5F47D970" w14:textId="77777777" w:rsidR="00000000" w:rsidRDefault="007C71EE">
      <w:pPr>
        <w:pStyle w:val="ac"/>
        <w:rPr>
          <w:rtl/>
        </w:rPr>
      </w:pPr>
      <w:r>
        <w:rPr>
          <w:rFonts w:hint="eastAsia"/>
          <w:rtl/>
        </w:rPr>
        <w:t>עמרי</w:t>
      </w:r>
      <w:r>
        <w:rPr>
          <w:rtl/>
        </w:rPr>
        <w:t xml:space="preserve"> שרון (הליכוד):</w:t>
      </w:r>
    </w:p>
    <w:p w14:paraId="626D846A" w14:textId="77777777" w:rsidR="00000000" w:rsidRDefault="007C71EE">
      <w:pPr>
        <w:pStyle w:val="a"/>
        <w:rPr>
          <w:rFonts w:hint="cs"/>
          <w:rtl/>
        </w:rPr>
      </w:pPr>
    </w:p>
    <w:p w14:paraId="1E7DB179" w14:textId="77777777" w:rsidR="00000000" w:rsidRDefault="007C71EE">
      <w:pPr>
        <w:pStyle w:val="a"/>
        <w:rPr>
          <w:rFonts w:hint="cs"/>
          <w:rtl/>
        </w:rPr>
      </w:pPr>
      <w:r>
        <w:rPr>
          <w:rFonts w:hint="cs"/>
          <w:rtl/>
        </w:rPr>
        <w:t>אתה הרי לא באמת מאמין בכך.</w:t>
      </w:r>
    </w:p>
    <w:p w14:paraId="570E3610" w14:textId="77777777" w:rsidR="00000000" w:rsidRDefault="007C71EE">
      <w:pPr>
        <w:pStyle w:val="a"/>
        <w:ind w:firstLine="0"/>
        <w:rPr>
          <w:rFonts w:hint="cs"/>
          <w:rtl/>
        </w:rPr>
      </w:pPr>
    </w:p>
    <w:p w14:paraId="573CEC1D" w14:textId="77777777" w:rsidR="00000000" w:rsidRDefault="007C71EE">
      <w:pPr>
        <w:pStyle w:val="SpeakerCon"/>
        <w:rPr>
          <w:rtl/>
        </w:rPr>
      </w:pPr>
      <w:bookmarkStart w:id="379" w:name="FS000000542T26_05_2003_19_29_51"/>
      <w:bookmarkEnd w:id="379"/>
      <w:r>
        <w:rPr>
          <w:rFonts w:hint="eastAsia"/>
          <w:rtl/>
        </w:rPr>
        <w:t>עסאם</w:t>
      </w:r>
      <w:r>
        <w:rPr>
          <w:rtl/>
        </w:rPr>
        <w:t xml:space="preserve"> מח'ול (חד"ש-תע"ל):</w:t>
      </w:r>
    </w:p>
    <w:p w14:paraId="573AE861" w14:textId="77777777" w:rsidR="00000000" w:rsidRDefault="007C71EE">
      <w:pPr>
        <w:pStyle w:val="a"/>
        <w:rPr>
          <w:rFonts w:hint="cs"/>
          <w:rtl/>
        </w:rPr>
      </w:pPr>
    </w:p>
    <w:p w14:paraId="09F1B4E6" w14:textId="77777777" w:rsidR="00000000" w:rsidRDefault="007C71EE">
      <w:pPr>
        <w:pStyle w:val="a"/>
        <w:rPr>
          <w:rFonts w:hint="cs"/>
          <w:rtl/>
        </w:rPr>
      </w:pPr>
      <w:r>
        <w:rPr>
          <w:rFonts w:hint="cs"/>
          <w:rtl/>
        </w:rPr>
        <w:t>אני בהחלט מאמין בזה. אני חושב שזה עוד יותר מסוכן. א</w:t>
      </w:r>
      <w:r>
        <w:rPr>
          <w:rFonts w:hint="cs"/>
          <w:rtl/>
        </w:rPr>
        <w:t>ני חוזר על מה שאמר כבוד נשיא         בית-המשפט העליון, השופט אהרן ברק, לא מזמן, בהתייחס לבחירות המקדימות בליכוד, חבר הכנסת עמרי שרון, שקיומה של הדמוקרטיה הישראלית הוא לא דבר מובן מאליו. אם קרה מה שקרה בגרמניה של בטהובן ושל עמנואל קאנט - זה יכול לקרות בכל מ</w:t>
      </w:r>
      <w:r>
        <w:rPr>
          <w:rFonts w:hint="cs"/>
          <w:rtl/>
        </w:rPr>
        <w:t>קום. הוא התייחס למה שקרה בועידת הליכוד ובבחירות בליכוד. השופט ברק אמר את הדברים, לא אני. זה לא נראה לי קונסרבטיבי. נראה לי מסוכן מאוד שאתם רומסים ברגל גסה כל ערך דמוקרטי בחברה הזאת.</w:t>
      </w:r>
    </w:p>
    <w:p w14:paraId="18B57F00" w14:textId="77777777" w:rsidR="00000000" w:rsidRDefault="007C71EE">
      <w:pPr>
        <w:pStyle w:val="a"/>
        <w:ind w:firstLine="0"/>
        <w:rPr>
          <w:rFonts w:hint="cs"/>
          <w:rtl/>
        </w:rPr>
      </w:pPr>
    </w:p>
    <w:p w14:paraId="05D5D342" w14:textId="77777777" w:rsidR="00000000" w:rsidRDefault="007C71EE">
      <w:pPr>
        <w:pStyle w:val="ac"/>
        <w:rPr>
          <w:rtl/>
        </w:rPr>
      </w:pPr>
      <w:r>
        <w:rPr>
          <w:rFonts w:hint="eastAsia"/>
          <w:rtl/>
        </w:rPr>
        <w:t>עמרי</w:t>
      </w:r>
      <w:r>
        <w:rPr>
          <w:rtl/>
        </w:rPr>
        <w:t xml:space="preserve"> שרון (הליכוד):</w:t>
      </w:r>
    </w:p>
    <w:p w14:paraId="77163D8D" w14:textId="77777777" w:rsidR="00000000" w:rsidRDefault="007C71EE">
      <w:pPr>
        <w:pStyle w:val="a"/>
        <w:rPr>
          <w:rFonts w:hint="cs"/>
          <w:rtl/>
        </w:rPr>
      </w:pPr>
    </w:p>
    <w:p w14:paraId="2B443B5E" w14:textId="77777777" w:rsidR="00000000" w:rsidRDefault="007C71EE">
      <w:pPr>
        <w:pStyle w:val="a"/>
        <w:rPr>
          <w:rFonts w:hint="cs"/>
          <w:rtl/>
        </w:rPr>
      </w:pPr>
      <w:r>
        <w:rPr>
          <w:rFonts w:hint="cs"/>
          <w:rtl/>
        </w:rPr>
        <w:t>אני לא מתווכח אתך על מה שאתה אומר לגבי אחרים, אלא אנ</w:t>
      </w:r>
      <w:r>
        <w:rPr>
          <w:rFonts w:hint="cs"/>
          <w:rtl/>
        </w:rPr>
        <w:t>י מתייחס לגיבוב הדברים שלך על קונספירציה. אם מה שאתה אומר כל כך נכון, לא היו נותנים לך לעלות ולדבר כאן. אתה טופל כאן האשמה כל כך כבדה.</w:t>
      </w:r>
    </w:p>
    <w:p w14:paraId="73A64369" w14:textId="77777777" w:rsidR="00000000" w:rsidRDefault="007C71EE">
      <w:pPr>
        <w:pStyle w:val="a"/>
        <w:ind w:firstLine="0"/>
        <w:rPr>
          <w:rFonts w:hint="cs"/>
          <w:rtl/>
        </w:rPr>
      </w:pPr>
    </w:p>
    <w:p w14:paraId="4C75112C" w14:textId="77777777" w:rsidR="00000000" w:rsidRDefault="007C71EE">
      <w:pPr>
        <w:pStyle w:val="SpeakerCon"/>
        <w:rPr>
          <w:rtl/>
        </w:rPr>
      </w:pPr>
      <w:bookmarkStart w:id="380" w:name="FS000000542T26_05_2003_19_37_39C"/>
      <w:bookmarkEnd w:id="380"/>
      <w:r>
        <w:rPr>
          <w:rtl/>
        </w:rPr>
        <w:t>עסאם מח'ול (חד"ש-תע"ל):</w:t>
      </w:r>
    </w:p>
    <w:p w14:paraId="4220B2E8" w14:textId="77777777" w:rsidR="00000000" w:rsidRDefault="007C71EE">
      <w:pPr>
        <w:pStyle w:val="a"/>
        <w:rPr>
          <w:rtl/>
        </w:rPr>
      </w:pPr>
    </w:p>
    <w:p w14:paraId="7B7C33A9" w14:textId="77777777" w:rsidR="00000000" w:rsidRDefault="007C71EE">
      <w:pPr>
        <w:pStyle w:val="a"/>
        <w:rPr>
          <w:rFonts w:hint="cs"/>
          <w:rtl/>
        </w:rPr>
      </w:pPr>
      <w:r>
        <w:rPr>
          <w:rFonts w:hint="cs"/>
          <w:rtl/>
        </w:rPr>
        <w:t>לא אנסה לדבר כאשר אי-אפשר יהיה לדבר. אדבר היום, כדי להתריע, על מנת שזה לא יקרה. זה מה שאני עושה</w:t>
      </w:r>
      <w:r>
        <w:rPr>
          <w:rFonts w:hint="cs"/>
          <w:rtl/>
        </w:rPr>
        <w:t xml:space="preserve"> היום. </w:t>
      </w:r>
    </w:p>
    <w:p w14:paraId="66D6E23D" w14:textId="77777777" w:rsidR="00000000" w:rsidRDefault="007C71EE">
      <w:pPr>
        <w:pStyle w:val="a"/>
        <w:rPr>
          <w:rFonts w:hint="cs"/>
          <w:rtl/>
        </w:rPr>
      </w:pPr>
    </w:p>
    <w:p w14:paraId="5CB22423" w14:textId="77777777" w:rsidR="00000000" w:rsidRDefault="007C71EE">
      <w:pPr>
        <w:pStyle w:val="a"/>
        <w:rPr>
          <w:rFonts w:hint="cs"/>
          <w:rtl/>
        </w:rPr>
      </w:pPr>
      <w:r>
        <w:rPr>
          <w:rFonts w:hint="cs"/>
          <w:rtl/>
        </w:rPr>
        <w:t xml:space="preserve">אני חושב שזה צריך להדאיג את הציבור הרחב. צריך לדעת שמי שמפילים עליו את המהפך הזה, את הניסיון לשנות סדרי עולם בחברה הישראלית, הוא לא רק ביבי נתניהו עם בית-המדרש הפונדמנטליסטי, הכלכלי-החברתי שלו. זו ממשלת אריאל שרון שקיבל הרבה תמיכה דווקא בקרב אותם </w:t>
      </w:r>
      <w:r>
        <w:rPr>
          <w:rFonts w:hint="cs"/>
          <w:rtl/>
        </w:rPr>
        <w:t>אנשים שייאנקו תחת עול המכות החברתיות האלה. הסדר החברתי החדש שמטילים על החברה הישראלית, הוא אנטי-דמוקרטי, אם אנחנו מביאים בחשבון שהדמוקרטיה היא שלטון הרוב. השאלה היא למי מתייחסת התוכנית הכלכלית הזאת. הרי הציבור הרחב לא רלוונטי בשבילה, הוא לא קיים, הוא רק נו</w:t>
      </w:r>
      <w:r>
        <w:rPr>
          <w:rFonts w:hint="cs"/>
          <w:rtl/>
        </w:rPr>
        <w:t>שא למכות, עוד לפגיעה ועוד להורדה מתחת לרמה הנמוכה שהוא חי בה כיום. זו האמת, למה צריך להתחכם, למה צריך להתחמק?</w:t>
      </w:r>
    </w:p>
    <w:p w14:paraId="392134B9" w14:textId="77777777" w:rsidR="00000000" w:rsidRDefault="007C71EE">
      <w:pPr>
        <w:pStyle w:val="a"/>
        <w:rPr>
          <w:rFonts w:hint="cs"/>
          <w:rtl/>
        </w:rPr>
      </w:pPr>
    </w:p>
    <w:p w14:paraId="49F06729" w14:textId="77777777" w:rsidR="00000000" w:rsidRDefault="007C71EE">
      <w:pPr>
        <w:pStyle w:val="a"/>
        <w:rPr>
          <w:rFonts w:hint="cs"/>
          <w:rtl/>
        </w:rPr>
      </w:pPr>
      <w:r>
        <w:rPr>
          <w:rFonts w:hint="cs"/>
          <w:rtl/>
        </w:rPr>
        <w:t>לכן, אני חושב שהשאלה המרכזית - וזאת צריך לדעת גם חבר הכנסת עמרי שרון - היא שדמוקרטיה היא לא רק חופש דיבור, היא לא הזכות לעמוד על הבמה ולדבר. הדמו</w:t>
      </w:r>
      <w:r>
        <w:rPr>
          <w:rFonts w:hint="cs"/>
          <w:rtl/>
        </w:rPr>
        <w:t>קרטיה היא הזכות לעבוד, הזכות לחיות בכבוד. אם דוחפים ודוחקים עשרות-אלפי משפחות בישראל של 2003, עם כל העושר ועם כל ההתקדמות והקידמה של החברה הישראלית, אל פחי האשפה כדי לחפש אוכל - זוהי דמוקרטיה? הם דמוקרטים, הם חופשיים לרעוב. אנחנו רוצים שהם יהיו חופשיים לעב</w:t>
      </w:r>
      <w:r>
        <w:rPr>
          <w:rFonts w:hint="cs"/>
          <w:rtl/>
        </w:rPr>
        <w:t>וד.</w:t>
      </w:r>
    </w:p>
    <w:p w14:paraId="26B27473" w14:textId="77777777" w:rsidR="00000000" w:rsidRDefault="007C71EE">
      <w:pPr>
        <w:pStyle w:val="a"/>
        <w:rPr>
          <w:rFonts w:hint="cs"/>
          <w:rtl/>
        </w:rPr>
      </w:pPr>
    </w:p>
    <w:p w14:paraId="272A307A" w14:textId="77777777" w:rsidR="00000000" w:rsidRDefault="007C71EE">
      <w:pPr>
        <w:pStyle w:val="a"/>
        <w:rPr>
          <w:rFonts w:hint="cs"/>
          <w:rtl/>
        </w:rPr>
      </w:pPr>
      <w:r>
        <w:rPr>
          <w:rFonts w:hint="cs"/>
          <w:rtl/>
        </w:rPr>
        <w:t xml:space="preserve">חובתה של הממשלה לספק מקומות עבודה לאנשים שלא עובדים. הדאיגה אותי ההתעסקות ההולכת וגוברת של הממשלה הזאת בשאלת העובדים הזרים. פתאום זה הופך להיות הנושא, פתאום המשוואה שעומדת על הפרק היא 300,000 מובטלים לעומת 300,000 עובדים זרים. לו רצו 300,000 המובטלים </w:t>
      </w:r>
      <w:r>
        <w:rPr>
          <w:rFonts w:hint="cs"/>
          <w:rtl/>
        </w:rPr>
        <w:t>לעבוד, היו להם מקומות עבודה. הם אשמים בכך שהם מובטלים. זו התזה שמטעה את הציבור. זוהי תזה שקרית.</w:t>
      </w:r>
    </w:p>
    <w:p w14:paraId="189283DA" w14:textId="77777777" w:rsidR="00000000" w:rsidRDefault="007C71EE">
      <w:pPr>
        <w:pStyle w:val="a"/>
        <w:ind w:firstLine="0"/>
        <w:rPr>
          <w:rFonts w:hint="cs"/>
          <w:rtl/>
        </w:rPr>
      </w:pPr>
    </w:p>
    <w:p w14:paraId="47D8F944" w14:textId="77777777" w:rsidR="00000000" w:rsidRDefault="007C71EE">
      <w:pPr>
        <w:pStyle w:val="ac"/>
        <w:rPr>
          <w:rtl/>
        </w:rPr>
      </w:pPr>
      <w:r>
        <w:rPr>
          <w:rFonts w:hint="eastAsia"/>
          <w:rtl/>
        </w:rPr>
        <w:t>יצחק</w:t>
      </w:r>
      <w:r>
        <w:rPr>
          <w:rtl/>
        </w:rPr>
        <w:t xml:space="preserve"> כהן (ש"ס):</w:t>
      </w:r>
    </w:p>
    <w:p w14:paraId="69DF92F2" w14:textId="77777777" w:rsidR="00000000" w:rsidRDefault="007C71EE">
      <w:pPr>
        <w:pStyle w:val="a"/>
        <w:rPr>
          <w:rFonts w:hint="cs"/>
          <w:rtl/>
        </w:rPr>
      </w:pPr>
    </w:p>
    <w:p w14:paraId="411547AC" w14:textId="77777777" w:rsidR="00000000" w:rsidRDefault="007C71EE">
      <w:pPr>
        <w:pStyle w:val="a"/>
        <w:rPr>
          <w:rFonts w:hint="cs"/>
          <w:rtl/>
        </w:rPr>
      </w:pPr>
      <w:r>
        <w:rPr>
          <w:rFonts w:hint="cs"/>
          <w:rtl/>
        </w:rPr>
        <w:t>למה?</w:t>
      </w:r>
    </w:p>
    <w:p w14:paraId="686B71B1" w14:textId="77777777" w:rsidR="00000000" w:rsidRDefault="007C71EE">
      <w:pPr>
        <w:pStyle w:val="a"/>
        <w:ind w:firstLine="0"/>
        <w:rPr>
          <w:rFonts w:hint="cs"/>
          <w:rtl/>
        </w:rPr>
      </w:pPr>
    </w:p>
    <w:p w14:paraId="7CF575D4" w14:textId="77777777" w:rsidR="00000000" w:rsidRDefault="007C71EE">
      <w:pPr>
        <w:pStyle w:val="SpeakerCon"/>
        <w:rPr>
          <w:rtl/>
        </w:rPr>
      </w:pPr>
      <w:bookmarkStart w:id="381" w:name="FS000000542T26_05_2003_19_45_22C"/>
      <w:bookmarkEnd w:id="381"/>
      <w:r>
        <w:rPr>
          <w:rtl/>
        </w:rPr>
        <w:t>עסאם מח'ול (חד"ש-תע"ל):</w:t>
      </w:r>
    </w:p>
    <w:p w14:paraId="6FB640BF" w14:textId="77777777" w:rsidR="00000000" w:rsidRDefault="007C71EE">
      <w:pPr>
        <w:pStyle w:val="a"/>
        <w:rPr>
          <w:rtl/>
        </w:rPr>
      </w:pPr>
    </w:p>
    <w:p w14:paraId="3DDECD9B" w14:textId="77777777" w:rsidR="00000000" w:rsidRDefault="007C71EE">
      <w:pPr>
        <w:pStyle w:val="a"/>
        <w:rPr>
          <w:rFonts w:hint="cs"/>
          <w:rtl/>
        </w:rPr>
      </w:pPr>
      <w:r>
        <w:rPr>
          <w:rFonts w:hint="cs"/>
          <w:rtl/>
        </w:rPr>
        <w:t xml:space="preserve">אגיד לך למה. </w:t>
      </w:r>
    </w:p>
    <w:p w14:paraId="278294A4" w14:textId="77777777" w:rsidR="00000000" w:rsidRDefault="007C71EE">
      <w:pPr>
        <w:pStyle w:val="a"/>
        <w:ind w:firstLine="0"/>
        <w:rPr>
          <w:rFonts w:hint="cs"/>
          <w:rtl/>
        </w:rPr>
      </w:pPr>
    </w:p>
    <w:p w14:paraId="578D2F8B" w14:textId="77777777" w:rsidR="00000000" w:rsidRDefault="007C71EE">
      <w:pPr>
        <w:pStyle w:val="ac"/>
        <w:rPr>
          <w:rtl/>
        </w:rPr>
      </w:pPr>
      <w:r>
        <w:rPr>
          <w:rFonts w:hint="eastAsia"/>
          <w:rtl/>
        </w:rPr>
        <w:t>יצחק</w:t>
      </w:r>
      <w:r>
        <w:rPr>
          <w:rtl/>
        </w:rPr>
        <w:t xml:space="preserve"> כהן (ש"ס):</w:t>
      </w:r>
    </w:p>
    <w:p w14:paraId="5E65CAC6" w14:textId="77777777" w:rsidR="00000000" w:rsidRDefault="007C71EE">
      <w:pPr>
        <w:pStyle w:val="a"/>
        <w:rPr>
          <w:rFonts w:hint="cs"/>
          <w:rtl/>
        </w:rPr>
      </w:pPr>
    </w:p>
    <w:p w14:paraId="022101A0" w14:textId="77777777" w:rsidR="00000000" w:rsidRDefault="007C71EE">
      <w:pPr>
        <w:pStyle w:val="a"/>
        <w:rPr>
          <w:rFonts w:hint="cs"/>
          <w:rtl/>
        </w:rPr>
      </w:pPr>
      <w:r>
        <w:rPr>
          <w:rFonts w:hint="cs"/>
          <w:rtl/>
        </w:rPr>
        <w:t>אגיד לך למה:  על כל מובטל יש שני עובדים זרים. מנצלים אותם, הם עובדים כפליים ומש</w:t>
      </w:r>
      <w:r>
        <w:rPr>
          <w:rFonts w:hint="cs"/>
          <w:rtl/>
        </w:rPr>
        <w:t>למים להם חצי. למה שייקחו עובדים ישראלים?</w:t>
      </w:r>
    </w:p>
    <w:p w14:paraId="4747F59F" w14:textId="77777777" w:rsidR="00000000" w:rsidRDefault="007C71EE">
      <w:pPr>
        <w:pStyle w:val="a"/>
        <w:ind w:firstLine="0"/>
        <w:rPr>
          <w:rFonts w:hint="cs"/>
          <w:rtl/>
        </w:rPr>
      </w:pPr>
    </w:p>
    <w:p w14:paraId="2EA6ABD5" w14:textId="77777777" w:rsidR="00000000" w:rsidRDefault="007C71EE">
      <w:pPr>
        <w:pStyle w:val="SpeakerCon"/>
        <w:rPr>
          <w:rtl/>
        </w:rPr>
      </w:pPr>
      <w:bookmarkStart w:id="382" w:name="FS000000542T26_05_2003_19_46_51C"/>
      <w:bookmarkEnd w:id="382"/>
      <w:r>
        <w:rPr>
          <w:rtl/>
        </w:rPr>
        <w:t>עסאם מח'ול (חד"ש-תע"ל):</w:t>
      </w:r>
    </w:p>
    <w:p w14:paraId="4B1AD768" w14:textId="77777777" w:rsidR="00000000" w:rsidRDefault="007C71EE">
      <w:pPr>
        <w:pStyle w:val="a"/>
        <w:rPr>
          <w:rtl/>
        </w:rPr>
      </w:pPr>
    </w:p>
    <w:p w14:paraId="5FC68021" w14:textId="77777777" w:rsidR="00000000" w:rsidRDefault="007C71EE">
      <w:pPr>
        <w:pStyle w:val="a"/>
        <w:rPr>
          <w:rFonts w:hint="cs"/>
          <w:rtl/>
        </w:rPr>
      </w:pPr>
      <w:r>
        <w:rPr>
          <w:rFonts w:hint="cs"/>
          <w:rtl/>
        </w:rPr>
        <w:t>תן לי להמשיך.  הבעיה היא לא כאן. הטענה שלי ושל סיעתי היתה במשך שנים, שהטיפול בשאלת העובדים הזרים יהיה הבטחת תנאים החברתיים השווים לעובד זר כמו לעובד ישראלי.</w:t>
      </w:r>
    </w:p>
    <w:p w14:paraId="5D2E598A" w14:textId="77777777" w:rsidR="00000000" w:rsidRDefault="007C71EE">
      <w:pPr>
        <w:pStyle w:val="a"/>
        <w:rPr>
          <w:rFonts w:hint="cs"/>
          <w:rtl/>
        </w:rPr>
      </w:pPr>
    </w:p>
    <w:p w14:paraId="562DDE05" w14:textId="77777777" w:rsidR="00000000" w:rsidRDefault="007C71EE">
      <w:pPr>
        <w:pStyle w:val="a"/>
        <w:rPr>
          <w:rFonts w:hint="cs"/>
          <w:rtl/>
        </w:rPr>
      </w:pPr>
      <w:r>
        <w:rPr>
          <w:rFonts w:hint="cs"/>
          <w:rtl/>
        </w:rPr>
        <w:t>מה קרה כאן בעשור האחרון, בין מל</w:t>
      </w:r>
      <w:r>
        <w:rPr>
          <w:rFonts w:hint="cs"/>
          <w:rtl/>
        </w:rPr>
        <w:t xml:space="preserve">חמת מפרץ אחת למלחמת מפרץ שנייה? מתוך אינטרס של בעלי ההון בישראל, שאותם משרתת הממשלה הזאת; מתוך אינטרס של המעסיקים, הובאו ויובאו עובדים זרים, כי כך אפשר לנצל יותר, כך אפשר להרוויח יותר על גבם. זו היתה המשימה, זו היתה העז שהוכנסה לחברה הישראלית ולשוק העבודה </w:t>
      </w:r>
      <w:r>
        <w:rPr>
          <w:rFonts w:hint="cs"/>
          <w:rtl/>
        </w:rPr>
        <w:t xml:space="preserve">הישראלי. </w:t>
      </w:r>
    </w:p>
    <w:p w14:paraId="38AB4C52" w14:textId="77777777" w:rsidR="00000000" w:rsidRDefault="007C71EE">
      <w:pPr>
        <w:pStyle w:val="a"/>
        <w:ind w:firstLine="0"/>
        <w:rPr>
          <w:rFonts w:hint="cs"/>
          <w:rtl/>
        </w:rPr>
      </w:pPr>
    </w:p>
    <w:p w14:paraId="1E9BABD9" w14:textId="77777777" w:rsidR="00000000" w:rsidRDefault="007C71EE">
      <w:pPr>
        <w:pStyle w:val="ac"/>
        <w:rPr>
          <w:rtl/>
        </w:rPr>
      </w:pPr>
      <w:r>
        <w:rPr>
          <w:rFonts w:hint="eastAsia"/>
          <w:rtl/>
        </w:rPr>
        <w:t>יצחק</w:t>
      </w:r>
      <w:r>
        <w:rPr>
          <w:rtl/>
        </w:rPr>
        <w:t xml:space="preserve"> כהן (ש"ס):</w:t>
      </w:r>
    </w:p>
    <w:p w14:paraId="551C774D" w14:textId="77777777" w:rsidR="00000000" w:rsidRDefault="007C71EE">
      <w:pPr>
        <w:pStyle w:val="a"/>
        <w:rPr>
          <w:rFonts w:hint="cs"/>
          <w:rtl/>
        </w:rPr>
      </w:pPr>
    </w:p>
    <w:p w14:paraId="4019AC26" w14:textId="77777777" w:rsidR="00000000" w:rsidRDefault="007C71EE">
      <w:pPr>
        <w:pStyle w:val="a"/>
        <w:rPr>
          <w:rFonts w:hint="cs"/>
          <w:rtl/>
        </w:rPr>
      </w:pPr>
      <w:r>
        <w:rPr>
          <w:rFonts w:hint="cs"/>
          <w:rtl/>
        </w:rPr>
        <w:t>נכון.</w:t>
      </w:r>
    </w:p>
    <w:p w14:paraId="33EE0C37" w14:textId="77777777" w:rsidR="00000000" w:rsidRDefault="007C71EE">
      <w:pPr>
        <w:pStyle w:val="a"/>
        <w:ind w:firstLine="0"/>
        <w:rPr>
          <w:rFonts w:hint="cs"/>
          <w:rtl/>
        </w:rPr>
      </w:pPr>
    </w:p>
    <w:p w14:paraId="4E576EB9" w14:textId="77777777" w:rsidR="00000000" w:rsidRDefault="007C71EE">
      <w:pPr>
        <w:pStyle w:val="SpeakerCon"/>
        <w:rPr>
          <w:rtl/>
        </w:rPr>
      </w:pPr>
      <w:bookmarkStart w:id="383" w:name="FS000000542T26_05_2003_19_50_49C"/>
      <w:bookmarkEnd w:id="383"/>
      <w:r>
        <w:rPr>
          <w:rtl/>
        </w:rPr>
        <w:t>עסאם מח'ול (חד"ש-תע"ל):</w:t>
      </w:r>
    </w:p>
    <w:p w14:paraId="0B3F99C2" w14:textId="77777777" w:rsidR="00000000" w:rsidRDefault="007C71EE">
      <w:pPr>
        <w:pStyle w:val="a"/>
        <w:rPr>
          <w:rtl/>
        </w:rPr>
      </w:pPr>
    </w:p>
    <w:p w14:paraId="21FA6632" w14:textId="77777777" w:rsidR="00000000" w:rsidRDefault="007C71EE">
      <w:pPr>
        <w:pStyle w:val="a"/>
        <w:rPr>
          <w:rFonts w:hint="cs"/>
          <w:rtl/>
        </w:rPr>
      </w:pPr>
      <w:r>
        <w:rPr>
          <w:rFonts w:hint="cs"/>
          <w:rtl/>
        </w:rPr>
        <w:t>לא מכיוון שישראלים לא רצו לעבוד, אלא מכיוון שהממשלה רצתה להבטיח רווחים לבעלי ההון. ועכשיו מה קורה, מה קורה אחרי עשר שנים - - -</w:t>
      </w:r>
    </w:p>
    <w:p w14:paraId="1E2F40EA" w14:textId="77777777" w:rsidR="00000000" w:rsidRDefault="007C71EE">
      <w:pPr>
        <w:pStyle w:val="a"/>
        <w:ind w:firstLine="0"/>
        <w:rPr>
          <w:rFonts w:hint="cs"/>
          <w:rtl/>
        </w:rPr>
      </w:pPr>
    </w:p>
    <w:p w14:paraId="15DA260E" w14:textId="77777777" w:rsidR="00000000" w:rsidRDefault="007C71EE">
      <w:pPr>
        <w:pStyle w:val="ac"/>
        <w:rPr>
          <w:rtl/>
        </w:rPr>
      </w:pPr>
      <w:r>
        <w:rPr>
          <w:rFonts w:hint="eastAsia"/>
          <w:rtl/>
        </w:rPr>
        <w:t>יצחק</w:t>
      </w:r>
      <w:r>
        <w:rPr>
          <w:rtl/>
        </w:rPr>
        <w:t xml:space="preserve"> כהן (ש"ס):</w:t>
      </w:r>
    </w:p>
    <w:p w14:paraId="6CF2A0C7" w14:textId="77777777" w:rsidR="00000000" w:rsidRDefault="007C71EE">
      <w:pPr>
        <w:pStyle w:val="a"/>
        <w:rPr>
          <w:rFonts w:hint="cs"/>
          <w:rtl/>
        </w:rPr>
      </w:pPr>
    </w:p>
    <w:p w14:paraId="330EED40" w14:textId="77777777" w:rsidR="00000000" w:rsidRDefault="007C71EE">
      <w:pPr>
        <w:pStyle w:val="a"/>
        <w:rPr>
          <w:rFonts w:hint="cs"/>
          <w:rtl/>
        </w:rPr>
      </w:pPr>
      <w:r>
        <w:rPr>
          <w:rFonts w:hint="cs"/>
          <w:rtl/>
        </w:rPr>
        <w:t>אתה מסכים אתי שעובדים זרים תופסים מקום של עובדים יש</w:t>
      </w:r>
      <w:r>
        <w:rPr>
          <w:rFonts w:hint="cs"/>
          <w:rtl/>
        </w:rPr>
        <w:t>ראלים?</w:t>
      </w:r>
    </w:p>
    <w:p w14:paraId="5EB08CEF" w14:textId="77777777" w:rsidR="00000000" w:rsidRDefault="007C71EE">
      <w:pPr>
        <w:pStyle w:val="a"/>
        <w:ind w:firstLine="0"/>
        <w:rPr>
          <w:rFonts w:hint="cs"/>
          <w:rtl/>
        </w:rPr>
      </w:pPr>
    </w:p>
    <w:p w14:paraId="361BA11D" w14:textId="77777777" w:rsidR="00000000" w:rsidRDefault="007C71EE">
      <w:pPr>
        <w:pStyle w:val="SpeakerCon"/>
        <w:rPr>
          <w:rtl/>
        </w:rPr>
      </w:pPr>
      <w:bookmarkStart w:id="384" w:name="FS000000542T26_05_2003_19_52_09C"/>
      <w:bookmarkEnd w:id="384"/>
      <w:r>
        <w:rPr>
          <w:rtl/>
        </w:rPr>
        <w:t>עסאם מח'ול (חד"ש-תע"ל):</w:t>
      </w:r>
    </w:p>
    <w:p w14:paraId="5D00ABC7" w14:textId="77777777" w:rsidR="00000000" w:rsidRDefault="007C71EE">
      <w:pPr>
        <w:pStyle w:val="a"/>
        <w:rPr>
          <w:rtl/>
        </w:rPr>
      </w:pPr>
    </w:p>
    <w:p w14:paraId="7DCACDC0" w14:textId="77777777" w:rsidR="00000000" w:rsidRDefault="007C71EE">
      <w:pPr>
        <w:pStyle w:val="a"/>
        <w:rPr>
          <w:rFonts w:hint="cs"/>
          <w:rtl/>
        </w:rPr>
      </w:pPr>
      <w:r>
        <w:rPr>
          <w:rFonts w:hint="cs"/>
          <w:rtl/>
        </w:rPr>
        <w:t xml:space="preserve">תן לי רגע. הממשלה לא אומרת שתיקח עובדים בתנאים סוציאליים וברמת השכר שהיו מקבלים כאשר יצאו לשוק המובטלים, אלא נביא אותם על ארבע, נשתמש בעובדים הזרים כדי להביא את ציבור העובדים הישראלים על ארבע, כדי שיכרעו ברך, כדי שיקבלו את </w:t>
      </w:r>
      <w:r>
        <w:rPr>
          <w:rFonts w:hint="cs"/>
          <w:rtl/>
        </w:rPr>
        <w:t>התנאים של המעסיקים, את העמקת הניצול, את הפגיעה בזכויות שהושגו בעמל ובמאבק ארוך שנים. משתמשים בעובדים הזרים כדי לשנות סדרי עולם בחברה הישראלית, כדי לדפוק את העובדים. זו המגמה.</w:t>
      </w:r>
    </w:p>
    <w:p w14:paraId="6844447F" w14:textId="77777777" w:rsidR="00000000" w:rsidRDefault="007C71EE">
      <w:pPr>
        <w:pStyle w:val="a"/>
        <w:ind w:firstLine="0"/>
        <w:rPr>
          <w:rFonts w:hint="cs"/>
          <w:rtl/>
        </w:rPr>
      </w:pPr>
    </w:p>
    <w:p w14:paraId="1E049ED2" w14:textId="77777777" w:rsidR="00000000" w:rsidRDefault="007C71EE">
      <w:pPr>
        <w:pStyle w:val="ac"/>
        <w:rPr>
          <w:rtl/>
        </w:rPr>
      </w:pPr>
      <w:r>
        <w:rPr>
          <w:rFonts w:hint="eastAsia"/>
          <w:rtl/>
        </w:rPr>
        <w:t>יצחק</w:t>
      </w:r>
      <w:r>
        <w:rPr>
          <w:rtl/>
        </w:rPr>
        <w:t xml:space="preserve"> כהן (ש"ס):</w:t>
      </w:r>
    </w:p>
    <w:p w14:paraId="324D9A3C" w14:textId="77777777" w:rsidR="00000000" w:rsidRDefault="007C71EE">
      <w:pPr>
        <w:pStyle w:val="a"/>
        <w:rPr>
          <w:rFonts w:hint="cs"/>
          <w:rtl/>
        </w:rPr>
      </w:pPr>
    </w:p>
    <w:p w14:paraId="6622AF42" w14:textId="77777777" w:rsidR="00000000" w:rsidRDefault="007C71EE">
      <w:pPr>
        <w:pStyle w:val="a"/>
        <w:rPr>
          <w:rFonts w:hint="cs"/>
          <w:rtl/>
        </w:rPr>
      </w:pPr>
      <w:r>
        <w:rPr>
          <w:rFonts w:hint="cs"/>
          <w:rtl/>
        </w:rPr>
        <w:t>אתה יודע שגם חברי כנסת מעסיקים עובדים זרים.</w:t>
      </w:r>
    </w:p>
    <w:p w14:paraId="5BAA7168" w14:textId="77777777" w:rsidR="00000000" w:rsidRDefault="007C71EE">
      <w:pPr>
        <w:pStyle w:val="a"/>
        <w:ind w:firstLine="0"/>
        <w:rPr>
          <w:rFonts w:hint="cs"/>
          <w:rtl/>
        </w:rPr>
      </w:pPr>
    </w:p>
    <w:p w14:paraId="34CD9B58" w14:textId="77777777" w:rsidR="00000000" w:rsidRDefault="007C71EE">
      <w:pPr>
        <w:pStyle w:val="SpeakerCon"/>
        <w:rPr>
          <w:rtl/>
        </w:rPr>
      </w:pPr>
      <w:bookmarkStart w:id="385" w:name="FS000000542T26_05_2003_19_54_17C"/>
      <w:bookmarkEnd w:id="385"/>
      <w:r>
        <w:rPr>
          <w:rtl/>
        </w:rPr>
        <w:t>עסאם מח'ול (חד"ש-ת</w:t>
      </w:r>
      <w:r>
        <w:rPr>
          <w:rtl/>
        </w:rPr>
        <w:t>ע"ל):</w:t>
      </w:r>
    </w:p>
    <w:p w14:paraId="4ECD3C69" w14:textId="77777777" w:rsidR="00000000" w:rsidRDefault="007C71EE">
      <w:pPr>
        <w:pStyle w:val="a"/>
        <w:rPr>
          <w:rtl/>
        </w:rPr>
      </w:pPr>
    </w:p>
    <w:p w14:paraId="32935FE3" w14:textId="77777777" w:rsidR="00000000" w:rsidRDefault="007C71EE">
      <w:pPr>
        <w:pStyle w:val="a"/>
        <w:rPr>
          <w:rFonts w:hint="cs"/>
          <w:rtl/>
        </w:rPr>
      </w:pPr>
      <w:r>
        <w:rPr>
          <w:rFonts w:hint="cs"/>
          <w:rtl/>
        </w:rPr>
        <w:t>הבעיה שעומדת כאן היא, שהממשלה הזאת מוכיחה פעם נוספת שהיא אינה ממשלה שמנהלת את מדינת ישראל, שהיא לא מנהלת את המדינה. זו ממשלה שהיא חבורה של מנהלי עבודה אצל בעלי ההון. מה שטוב לאותו קומץ של שני העשירונים העליונים, תמצא אותו בתוכנית הכלכלית, בתוכנית הא</w:t>
      </w:r>
      <w:r>
        <w:rPr>
          <w:rFonts w:hint="cs"/>
          <w:rtl/>
        </w:rPr>
        <w:t>נטי-דמוקרטית הזאת. מה שטוב לעובדים, מה שטוב למובטלים, מה שיכול להבריא את החברה הישראלית המורכבת מהאזרחים הישראלים, מהעובדים היהודים והערבים ולא מבעלי ההון בלבד - לא תמצא בתוכנית.</w:t>
      </w:r>
    </w:p>
    <w:p w14:paraId="5AD255D7" w14:textId="77777777" w:rsidR="00000000" w:rsidRDefault="007C71EE">
      <w:pPr>
        <w:pStyle w:val="a"/>
        <w:rPr>
          <w:rFonts w:hint="cs"/>
          <w:rtl/>
        </w:rPr>
      </w:pPr>
    </w:p>
    <w:p w14:paraId="5233F2CB" w14:textId="77777777" w:rsidR="00000000" w:rsidRDefault="007C71EE">
      <w:pPr>
        <w:pStyle w:val="a"/>
        <w:rPr>
          <w:rFonts w:hint="cs"/>
          <w:rtl/>
        </w:rPr>
      </w:pPr>
      <w:r>
        <w:rPr>
          <w:rFonts w:hint="cs"/>
          <w:rtl/>
        </w:rPr>
        <w:t>זו ממשלה שבשבילה ציבור העובדים, השכבות הנמוכות ושכבות הביניים אינם רלוונטיים</w:t>
      </w:r>
      <w:r>
        <w:rPr>
          <w:rFonts w:hint="cs"/>
          <w:rtl/>
        </w:rPr>
        <w:t>. מה שרלוונטי הוא שרון ובעלי ההון.  תודה.</w:t>
      </w:r>
    </w:p>
    <w:p w14:paraId="2DF63FD9" w14:textId="77777777" w:rsidR="00000000" w:rsidRDefault="007C71EE">
      <w:pPr>
        <w:pStyle w:val="a"/>
        <w:ind w:firstLine="0"/>
        <w:rPr>
          <w:rFonts w:hint="cs"/>
          <w:rtl/>
        </w:rPr>
      </w:pPr>
    </w:p>
    <w:p w14:paraId="5AFC2319" w14:textId="77777777" w:rsidR="00000000" w:rsidRDefault="007C71EE">
      <w:pPr>
        <w:pStyle w:val="ad"/>
        <w:rPr>
          <w:rFonts w:hint="cs"/>
          <w:rtl/>
        </w:rPr>
      </w:pPr>
      <w:r>
        <w:rPr>
          <w:rtl/>
        </w:rPr>
        <w:t>היו"ר מיכאל נודלמן:</w:t>
      </w:r>
    </w:p>
    <w:p w14:paraId="15DB69ED" w14:textId="77777777" w:rsidR="00000000" w:rsidRDefault="007C71EE">
      <w:pPr>
        <w:pStyle w:val="a"/>
        <w:rPr>
          <w:rFonts w:hint="cs"/>
          <w:rtl/>
        </w:rPr>
      </w:pPr>
    </w:p>
    <w:p w14:paraId="1D7B5588" w14:textId="77777777" w:rsidR="00000000" w:rsidRDefault="007C71EE">
      <w:pPr>
        <w:pStyle w:val="a"/>
        <w:ind w:firstLine="0"/>
        <w:rPr>
          <w:rFonts w:hint="cs"/>
          <w:rtl/>
        </w:rPr>
      </w:pPr>
      <w:r>
        <w:rPr>
          <w:rFonts w:hint="cs"/>
          <w:rtl/>
        </w:rPr>
        <w:tab/>
        <w:t>תודה רבה. חברת הכנסת אילנה כהן. חברי הכנסת, זה נאום ראשון של חברת הכנסת אילנה כהן, ואני מבקש לא להפריע - לשבת בשקט ורק לשמוע.</w:t>
      </w:r>
    </w:p>
    <w:p w14:paraId="1F8D113C" w14:textId="77777777" w:rsidR="00000000" w:rsidRDefault="007C71EE">
      <w:pPr>
        <w:pStyle w:val="a"/>
        <w:ind w:firstLine="0"/>
        <w:rPr>
          <w:rFonts w:hint="cs"/>
          <w:rtl/>
        </w:rPr>
      </w:pPr>
    </w:p>
    <w:p w14:paraId="01DAE193" w14:textId="77777777" w:rsidR="00000000" w:rsidRDefault="007C71EE">
      <w:pPr>
        <w:pStyle w:val="ac"/>
        <w:rPr>
          <w:rtl/>
        </w:rPr>
      </w:pPr>
      <w:r>
        <w:rPr>
          <w:rFonts w:hint="eastAsia"/>
          <w:rtl/>
        </w:rPr>
        <w:t>יצחק</w:t>
      </w:r>
      <w:r>
        <w:rPr>
          <w:rtl/>
        </w:rPr>
        <w:t xml:space="preserve"> כהן (ש"ס):</w:t>
      </w:r>
    </w:p>
    <w:p w14:paraId="450C6F69" w14:textId="77777777" w:rsidR="00000000" w:rsidRDefault="007C71EE">
      <w:pPr>
        <w:pStyle w:val="a"/>
        <w:rPr>
          <w:rFonts w:hint="cs"/>
          <w:rtl/>
        </w:rPr>
      </w:pPr>
    </w:p>
    <w:p w14:paraId="091AF308" w14:textId="77777777" w:rsidR="00000000" w:rsidRDefault="007C71EE">
      <w:pPr>
        <w:pStyle w:val="a"/>
        <w:rPr>
          <w:rFonts w:hint="cs"/>
          <w:rtl/>
        </w:rPr>
      </w:pPr>
      <w:r>
        <w:rPr>
          <w:rFonts w:hint="cs"/>
          <w:rtl/>
        </w:rPr>
        <w:t>זה נאום ראשון, חייב להיות שקט.</w:t>
      </w:r>
    </w:p>
    <w:p w14:paraId="69EA22E4" w14:textId="77777777" w:rsidR="00000000" w:rsidRDefault="007C71EE">
      <w:pPr>
        <w:pStyle w:val="a"/>
        <w:rPr>
          <w:rFonts w:hint="cs"/>
          <w:rtl/>
        </w:rPr>
      </w:pPr>
    </w:p>
    <w:p w14:paraId="56496C61" w14:textId="77777777" w:rsidR="00000000" w:rsidRDefault="007C71EE">
      <w:pPr>
        <w:pStyle w:val="Speaker"/>
        <w:rPr>
          <w:rtl/>
        </w:rPr>
      </w:pPr>
      <w:bookmarkStart w:id="386" w:name="FS000001063T26_05_2003_19_30_49"/>
      <w:bookmarkEnd w:id="386"/>
      <w:r>
        <w:rPr>
          <w:rFonts w:hint="eastAsia"/>
          <w:rtl/>
        </w:rPr>
        <w:t>אילנה</w:t>
      </w:r>
      <w:r>
        <w:rPr>
          <w:rtl/>
        </w:rPr>
        <w:t xml:space="preserve"> כהן (עם א</w:t>
      </w:r>
      <w:r>
        <w:rPr>
          <w:rtl/>
        </w:rPr>
        <w:t>חד):</w:t>
      </w:r>
    </w:p>
    <w:p w14:paraId="59CFA020" w14:textId="77777777" w:rsidR="00000000" w:rsidRDefault="007C71EE">
      <w:pPr>
        <w:pStyle w:val="a"/>
        <w:rPr>
          <w:rFonts w:hint="cs"/>
          <w:rtl/>
        </w:rPr>
      </w:pPr>
    </w:p>
    <w:p w14:paraId="0D3ED221" w14:textId="77777777" w:rsidR="00000000" w:rsidRDefault="007C71EE">
      <w:pPr>
        <w:pStyle w:val="a"/>
        <w:rPr>
          <w:rFonts w:hint="cs"/>
          <w:rtl/>
        </w:rPr>
      </w:pPr>
      <w:r>
        <w:rPr>
          <w:rFonts w:hint="cs"/>
          <w:rtl/>
        </w:rPr>
        <w:t>אדוני היושב-ראש, חברי הכנסת, נכון, זה הנאום הראשון שלי בכנסת, ואני רוצה להגיד לכם שאני המומה. כשאני רואה את הספר שהביאו היום, עם 150 עמודים של גזירות - תאמינו לי שדוקטורט צריך לעשות בשביל להבין כל סעיף וסעיף שנמצא בספר הזה. במי הוא פוגע בעיקר? בשכבות</w:t>
      </w:r>
      <w:r>
        <w:rPr>
          <w:rFonts w:hint="cs"/>
          <w:rtl/>
        </w:rPr>
        <w:t xml:space="preserve"> החלשות. </w:t>
      </w:r>
    </w:p>
    <w:p w14:paraId="3E10020C" w14:textId="77777777" w:rsidR="00000000" w:rsidRDefault="007C71EE">
      <w:pPr>
        <w:pStyle w:val="a"/>
        <w:rPr>
          <w:rFonts w:hint="cs"/>
          <w:rtl/>
        </w:rPr>
      </w:pPr>
    </w:p>
    <w:p w14:paraId="072B59D5" w14:textId="77777777" w:rsidR="00000000" w:rsidRDefault="007C71EE">
      <w:pPr>
        <w:pStyle w:val="a"/>
        <w:ind w:firstLine="720"/>
        <w:rPr>
          <w:rFonts w:hint="cs"/>
          <w:rtl/>
        </w:rPr>
      </w:pPr>
      <w:r>
        <w:rPr>
          <w:rFonts w:hint="cs"/>
          <w:rtl/>
        </w:rPr>
        <w:t>כשדובר על האדם השמן והאדם הרזה, על המגזר הציבורי, אני רוצה להגיד לכם שאני אישית די נעלבתי, כי כשמדברים על המגזר הציבורי כל הזמן אומרים: הוועדים הגדולים. אבל בתוך המגזר הציבורי הזה יש אלפי מורים, אלפי אחיות, אלפי עובדים סוציאליים, אלפי פסיכולוגים</w:t>
      </w:r>
      <w:r>
        <w:rPr>
          <w:rFonts w:hint="cs"/>
          <w:rtl/>
        </w:rPr>
        <w:t xml:space="preserve"> בבית-חולים. אז אנחנו טפילים?</w:t>
      </w:r>
    </w:p>
    <w:p w14:paraId="25220132" w14:textId="77777777" w:rsidR="00000000" w:rsidRDefault="007C71EE">
      <w:pPr>
        <w:pStyle w:val="a"/>
        <w:ind w:firstLine="720"/>
        <w:rPr>
          <w:rFonts w:hint="cs"/>
          <w:rtl/>
        </w:rPr>
      </w:pPr>
    </w:p>
    <w:p w14:paraId="24949336" w14:textId="77777777" w:rsidR="00000000" w:rsidRDefault="007C71EE">
      <w:pPr>
        <w:pStyle w:val="a"/>
        <w:ind w:firstLine="720"/>
        <w:rPr>
          <w:rFonts w:hint="cs"/>
          <w:rtl/>
        </w:rPr>
      </w:pPr>
      <w:r>
        <w:rPr>
          <w:rFonts w:hint="cs"/>
          <w:rtl/>
        </w:rPr>
        <w:t xml:space="preserve">אני חושבת שצריך לבדוק ולראות שזאת הפעם הראשונה שרצו להעביר ולבטל הסכמים קיבוציים על-ידי חקיקה. אני רוצה להגיד לכם, זה מאוד מסוכן. עוד מעט ייכנסו אלי הביתה וייקחו לי את הבעל ואת הילדים על-ידי חקיקה. </w:t>
      </w:r>
    </w:p>
    <w:p w14:paraId="72E0535C" w14:textId="77777777" w:rsidR="00000000" w:rsidRDefault="007C71EE">
      <w:pPr>
        <w:pStyle w:val="a"/>
        <w:ind w:firstLine="720"/>
        <w:rPr>
          <w:rFonts w:hint="cs"/>
          <w:rtl/>
        </w:rPr>
      </w:pPr>
    </w:p>
    <w:p w14:paraId="22EADAF9" w14:textId="77777777" w:rsidR="00000000" w:rsidRDefault="007C71EE">
      <w:pPr>
        <w:pStyle w:val="a"/>
        <w:ind w:firstLine="720"/>
        <w:rPr>
          <w:rFonts w:hint="cs"/>
          <w:rtl/>
        </w:rPr>
      </w:pPr>
      <w:r>
        <w:rPr>
          <w:rFonts w:hint="cs"/>
          <w:rtl/>
        </w:rPr>
        <w:t>אני רוצה להגיד לכם, אנחנו</w:t>
      </w:r>
      <w:r>
        <w:rPr>
          <w:rFonts w:hint="cs"/>
          <w:rtl/>
        </w:rPr>
        <w:t xml:space="preserve"> העובדים הראינו אחריות, כי כשמדינת ישראל נמצאת במצב כספי קשה, אנחנו הסכמנו לתרום. הראיה לכך היא שנעשה הסכם קיבוצי. אני רוצה להגיד לכם, לא היה קל לבוא לעובדים, לקצץ בשכרם ולפטר עובדים, ואפילו רק בשביל להגיע ל=2 מיליארדי שקלים בשנה. את תוספת ההבראה דחו בחצי </w:t>
      </w:r>
      <w:r>
        <w:rPr>
          <w:rFonts w:hint="cs"/>
          <w:rtl/>
        </w:rPr>
        <w:t xml:space="preserve">שנה וכן הלאה. אנשים חיכו לזה. אנחנו אזרחי מדינת ישראל ומוכנים לתרום. כשאמרו שהחולה מדמם וצריך לתרום, אנחנו היינו הראשונים שמוכנים לתרום, אבל על-ידי הסכם קיבוצי ולא על-ידי חקיקה. </w:t>
      </w:r>
    </w:p>
    <w:p w14:paraId="26DF4153" w14:textId="77777777" w:rsidR="00000000" w:rsidRDefault="007C71EE">
      <w:pPr>
        <w:pStyle w:val="a"/>
        <w:ind w:firstLine="720"/>
        <w:rPr>
          <w:rFonts w:hint="cs"/>
          <w:rtl/>
        </w:rPr>
      </w:pPr>
    </w:p>
    <w:p w14:paraId="5DD9CFD6" w14:textId="77777777" w:rsidR="00000000" w:rsidRDefault="007C71EE">
      <w:pPr>
        <w:pStyle w:val="a"/>
        <w:ind w:firstLine="720"/>
        <w:rPr>
          <w:rFonts w:hint="cs"/>
          <w:rtl/>
        </w:rPr>
      </w:pPr>
      <w:r>
        <w:rPr>
          <w:rFonts w:hint="cs"/>
          <w:rtl/>
        </w:rPr>
        <w:t>כשביבי, שר האוצר, אמר שהחולה מדמם, אני אמרתי לו: אני בתור אחות מוכנה לתרום ל</w:t>
      </w:r>
      <w:r>
        <w:rPr>
          <w:rFonts w:hint="cs"/>
          <w:rtl/>
        </w:rPr>
        <w:t xml:space="preserve">ך מנת דם אחת, אבל הוא רצה עוד מנת דם ועוד מנת דם, עד שהחולה בסוף נפטר. </w:t>
      </w:r>
    </w:p>
    <w:p w14:paraId="080737E9" w14:textId="77777777" w:rsidR="00000000" w:rsidRDefault="007C71EE">
      <w:pPr>
        <w:pStyle w:val="a"/>
        <w:ind w:firstLine="720"/>
        <w:rPr>
          <w:rFonts w:hint="cs"/>
          <w:rtl/>
        </w:rPr>
      </w:pPr>
    </w:p>
    <w:p w14:paraId="17F8A017" w14:textId="77777777" w:rsidR="00000000" w:rsidRDefault="007C71EE">
      <w:pPr>
        <w:pStyle w:val="a"/>
        <w:ind w:firstLine="720"/>
        <w:rPr>
          <w:rFonts w:hint="cs"/>
          <w:rtl/>
        </w:rPr>
      </w:pPr>
      <w:r>
        <w:rPr>
          <w:rFonts w:hint="cs"/>
          <w:rtl/>
        </w:rPr>
        <w:t>מכיוון שאני באה ממערכת הבריאות, אני רוצה לומר מלים מספר על מערכת הבריאות. כשראיתי איך מתקבלים פה הדברים, איך מצד אחד אדם מקבל מתנה בית-חולים, ומצד שני, אנחנו יודעים, עם כל תוחלת החיים</w:t>
      </w:r>
      <w:r>
        <w:rPr>
          <w:rFonts w:hint="cs"/>
          <w:rtl/>
        </w:rPr>
        <w:t xml:space="preserve"> ועם כל הפיגועים, כמה היחידות לטיפול נמרץ בבתי-החולים עמוסות, והחליטו שאת זה מקפיאים. איפה ההיגיון פה? אני לא רואה שום היגיון.</w:t>
      </w:r>
    </w:p>
    <w:p w14:paraId="38225FE8" w14:textId="77777777" w:rsidR="00000000" w:rsidRDefault="007C71EE">
      <w:pPr>
        <w:pStyle w:val="a"/>
        <w:ind w:firstLine="720"/>
        <w:rPr>
          <w:rFonts w:hint="cs"/>
          <w:rtl/>
        </w:rPr>
      </w:pPr>
    </w:p>
    <w:p w14:paraId="19C6210C" w14:textId="77777777" w:rsidR="00000000" w:rsidRDefault="007C71EE">
      <w:pPr>
        <w:pStyle w:val="a"/>
        <w:ind w:firstLine="720"/>
        <w:rPr>
          <w:rFonts w:hint="cs"/>
          <w:rtl/>
        </w:rPr>
      </w:pPr>
      <w:r>
        <w:rPr>
          <w:rFonts w:hint="cs"/>
          <w:rtl/>
        </w:rPr>
        <w:t>תרשו לי להודות לכל אלה שעזרו לנו לא להעביר את טיפות-החלב, שהן לתפארת מדינת ישראל ובעולם כולו, לקופות-החולים, ושלא יהרסו דבר שהוא</w:t>
      </w:r>
      <w:r>
        <w:rPr>
          <w:rFonts w:hint="cs"/>
          <w:rtl/>
        </w:rPr>
        <w:t xml:space="preserve"> באמת יוצא מן הכלל. </w:t>
      </w:r>
    </w:p>
    <w:p w14:paraId="60EE9410" w14:textId="77777777" w:rsidR="00000000" w:rsidRDefault="007C71EE">
      <w:pPr>
        <w:pStyle w:val="a"/>
        <w:ind w:firstLine="720"/>
        <w:rPr>
          <w:rFonts w:hint="cs"/>
          <w:rtl/>
        </w:rPr>
      </w:pPr>
    </w:p>
    <w:p w14:paraId="3BB30753" w14:textId="77777777" w:rsidR="00000000" w:rsidRDefault="007C71EE">
      <w:pPr>
        <w:pStyle w:val="a"/>
        <w:ind w:firstLine="720"/>
        <w:rPr>
          <w:rFonts w:hint="cs"/>
          <w:rtl/>
        </w:rPr>
      </w:pPr>
      <w:r>
        <w:rPr>
          <w:rFonts w:hint="cs"/>
          <w:rtl/>
        </w:rPr>
        <w:t xml:space="preserve">כשאני מסתכלת באופן כללי, אני באה ואומרת: יש לנו רפואה לתפארת מדינת ישראל. הראיה - שתוחלת החיים עלתה. כל אדם שרואים אותו היום, במיוחד הגברים, ושואלים אותו מה שלומך: הוא עושה ככה ביד, שניים, שלושה </w:t>
      </w:r>
      <w:r>
        <w:rPr>
          <w:rtl/>
        </w:rPr>
        <w:t>–</w:t>
      </w:r>
      <w:r>
        <w:rPr>
          <w:rFonts w:hint="cs"/>
          <w:rtl/>
        </w:rPr>
        <w:t xml:space="preserve"> זה כמה מעקפים שהוא עבר. נותנים חיים. </w:t>
      </w:r>
      <w:r>
        <w:rPr>
          <w:rFonts w:hint="cs"/>
          <w:rtl/>
        </w:rPr>
        <w:t xml:space="preserve">אני באה ואומרת: אם אתם נותנים תוחלת חיים יותר גבוהה אז תנו כבוד לאדם. והנה מה ראינו בתוכנית הזאת? מזל שחלק מהדברים הסירו ברגע האחרון, כמו קיצוץ שעות הסיעוד לפנסיונרים. כמה זה עשר שעות בשבוע? רצו לקצץ את זה לחמש, רצו להקפיא להם את הקצבאות. </w:t>
      </w:r>
    </w:p>
    <w:p w14:paraId="5E2CC900" w14:textId="77777777" w:rsidR="00000000" w:rsidRDefault="007C71EE">
      <w:pPr>
        <w:pStyle w:val="a"/>
        <w:ind w:firstLine="720"/>
        <w:rPr>
          <w:rFonts w:hint="cs"/>
          <w:rtl/>
        </w:rPr>
      </w:pPr>
    </w:p>
    <w:p w14:paraId="7727FAA2" w14:textId="77777777" w:rsidR="00000000" w:rsidRDefault="007C71EE">
      <w:pPr>
        <w:pStyle w:val="a"/>
        <w:ind w:firstLine="720"/>
        <w:rPr>
          <w:rFonts w:hint="cs"/>
          <w:rtl/>
        </w:rPr>
      </w:pPr>
      <w:r>
        <w:rPr>
          <w:rFonts w:hint="cs"/>
          <w:rtl/>
        </w:rPr>
        <w:t>עכשיו אני מגיעה</w:t>
      </w:r>
      <w:r>
        <w:rPr>
          <w:rFonts w:hint="cs"/>
          <w:rtl/>
        </w:rPr>
        <w:t xml:space="preserve"> לפנסיה. מה קורה לנו בפנסיה? מה קרה? מה דחוף? הבנתי שהמצב הכלכלי קשה במדינה. אז היינו מוכנים לתרום. מדוע צריך לעשות מחטף בפנסיה. אני חושבת שהיה צריך לשבת, כמו שעשו בהסכמי השכר, ולנהל משא-ומתן. </w:t>
      </w:r>
    </w:p>
    <w:p w14:paraId="53C71FCC" w14:textId="77777777" w:rsidR="00000000" w:rsidRDefault="007C71EE">
      <w:pPr>
        <w:pStyle w:val="a"/>
        <w:ind w:firstLine="720"/>
        <w:rPr>
          <w:rFonts w:hint="cs"/>
          <w:rtl/>
        </w:rPr>
      </w:pPr>
    </w:p>
    <w:p w14:paraId="191BB432" w14:textId="77777777" w:rsidR="00000000" w:rsidRDefault="007C71EE">
      <w:pPr>
        <w:pStyle w:val="a"/>
        <w:ind w:firstLine="720"/>
        <w:rPr>
          <w:rFonts w:hint="cs"/>
          <w:rtl/>
        </w:rPr>
      </w:pPr>
      <w:r>
        <w:rPr>
          <w:rFonts w:hint="cs"/>
          <w:rtl/>
        </w:rPr>
        <w:t>גם העובדים יעבדו יותר, גם ישלמו יותר ויקבלו פחות. אני אומרת מ</w:t>
      </w:r>
      <w:r>
        <w:rPr>
          <w:rFonts w:hint="cs"/>
          <w:rtl/>
        </w:rPr>
        <w:t>על במה זאת, אנחנו מוכנים להגדיל את התגמולים, לשלם יותר. הרי מעלים את גיל הפרישה, ותראו מה קרה. אפילו את גיל הפרישה לא הביאו לחקיקה בכנסת. אומרים: אתם תשלמו קנס. גם אם לא יעבור גיל הפרישה בינתיים, כל מי שירצה לפרוש, יחשבו לו את הקנס כאילו הוא היה צריך לפרוש</w:t>
      </w:r>
      <w:r>
        <w:rPr>
          <w:rFonts w:hint="cs"/>
          <w:rtl/>
        </w:rPr>
        <w:t xml:space="preserve"> בגיל 67. אני שואלת אתכם, לא נותנים אפשרות לעובד לעבוד, כי גברים עובדים עד גיל 65 ונשים עד גיל 60 או 65, ואומרים לו: אתה תשלם קנס. מוסיפים תשלום של 2% לפנסיה של הפנסיונרים, מפני ששולחים את תלוש המשכורת. כמה עולה בול במדינת ישראל שהם צריכים לשלם עוד 2%? </w:t>
      </w:r>
    </w:p>
    <w:p w14:paraId="56DCA8E5" w14:textId="77777777" w:rsidR="00000000" w:rsidRDefault="007C71EE">
      <w:pPr>
        <w:pStyle w:val="a"/>
        <w:ind w:firstLine="720"/>
        <w:rPr>
          <w:rFonts w:hint="cs"/>
          <w:rtl/>
        </w:rPr>
      </w:pPr>
    </w:p>
    <w:p w14:paraId="6A484503" w14:textId="77777777" w:rsidR="00000000" w:rsidRDefault="007C71EE">
      <w:pPr>
        <w:pStyle w:val="a"/>
        <w:ind w:firstLine="720"/>
        <w:rPr>
          <w:rFonts w:hint="cs"/>
          <w:rtl/>
        </w:rPr>
      </w:pPr>
      <w:r>
        <w:rPr>
          <w:rFonts w:hint="cs"/>
          <w:rtl/>
        </w:rPr>
        <w:t>ת</w:t>
      </w:r>
      <w:r>
        <w:rPr>
          <w:rFonts w:hint="cs"/>
          <w:rtl/>
        </w:rPr>
        <w:t>קשיבו היטב למה שאני אומרת לכם. הרבה הצביעו על נושא הפנסיה והם לא מבינים כלום בנושא הזה. זה חוסר אחריות. אני אגיד לכם מדוע. באמת לא מעניין אותי מי ינהל, כי זה לא קשור. אבל אם אומרים לי: תשלמי יותר, לפחות שהעמית יהיה בטוח. מה באים ואומרים? אם יהיה גירעון, גם</w:t>
      </w:r>
      <w:r>
        <w:rPr>
          <w:rFonts w:hint="cs"/>
          <w:rtl/>
        </w:rPr>
        <w:t xml:space="preserve"> זה יבוא על הפנסיונר. אני רוצה להגיד לכם שזה טוטו-לוטו, ולא משחקים בחיים כאלה, אני אגיד לכם למה. </w:t>
      </w:r>
    </w:p>
    <w:p w14:paraId="718C6C8A" w14:textId="77777777" w:rsidR="00000000" w:rsidRDefault="007C71EE">
      <w:pPr>
        <w:pStyle w:val="a"/>
        <w:ind w:firstLine="720"/>
        <w:rPr>
          <w:rFonts w:hint="cs"/>
          <w:rtl/>
        </w:rPr>
      </w:pPr>
    </w:p>
    <w:p w14:paraId="332CCBEA" w14:textId="77777777" w:rsidR="00000000" w:rsidRDefault="007C71EE">
      <w:pPr>
        <w:pStyle w:val="a"/>
        <w:ind w:firstLine="720"/>
        <w:rPr>
          <w:rFonts w:hint="cs"/>
          <w:rtl/>
        </w:rPr>
      </w:pPr>
      <w:r>
        <w:rPr>
          <w:rFonts w:hint="cs"/>
          <w:rtl/>
        </w:rPr>
        <w:t>37 שנים אני עובדת בבית-חולים. אני רואה את האנשים איך הם מזדקנים. הרי אנחנו רואים מחדר לידה עד הפתולוגיה, לצערי הרב. אל  תיקחו את הכבוד של האנשים. בסל התרופות</w:t>
      </w:r>
      <w:r>
        <w:rPr>
          <w:rFonts w:hint="cs"/>
          <w:rtl/>
        </w:rPr>
        <w:t xml:space="preserve"> קיצצו 140 מיליון, בסוף עשו טובה ונתנו 20 מיליון. תשאלו כל אדם כמה הוא משלם לתרופות כל חודש - מינימום 300-400 שקל. כמה הוא משלם למט"ביות, כמה למוסדות. כשהוא בא לקבל את הפנסיה, אתם אומרים שגם הפנסיה שלו תהיה טוטו-לוטו?</w:t>
      </w:r>
    </w:p>
    <w:p w14:paraId="5897AB7E" w14:textId="77777777" w:rsidR="00000000" w:rsidRDefault="007C71EE">
      <w:pPr>
        <w:pStyle w:val="a"/>
        <w:ind w:firstLine="720"/>
        <w:rPr>
          <w:rFonts w:hint="cs"/>
          <w:rtl/>
        </w:rPr>
      </w:pPr>
      <w:r>
        <w:rPr>
          <w:rFonts w:hint="cs"/>
          <w:rtl/>
        </w:rPr>
        <w:t xml:space="preserve">     </w:t>
      </w:r>
    </w:p>
    <w:p w14:paraId="4D9AF8A8" w14:textId="77777777" w:rsidR="00000000" w:rsidRDefault="007C71EE">
      <w:pPr>
        <w:pStyle w:val="a"/>
        <w:ind w:firstLine="720"/>
        <w:rPr>
          <w:rFonts w:hint="cs"/>
          <w:rtl/>
        </w:rPr>
      </w:pPr>
      <w:r>
        <w:rPr>
          <w:rFonts w:hint="cs"/>
          <w:rtl/>
        </w:rPr>
        <w:t>אני רוצה להסביר שרוצים גם לקחת ר</w:t>
      </w:r>
      <w:r>
        <w:rPr>
          <w:rFonts w:hint="cs"/>
          <w:rtl/>
        </w:rPr>
        <w:t xml:space="preserve">טרואקטיבית. אני אתן לכם דוגמה. אלמנה שמקבלת היום את הפנסיה, באים ואומרים לה: סליחה, עכשיו נעשה לך חשבון מחדש. כשבעלך היה בחיים, לא עשו לו רטרואקטיבי מ=1996 את המדד פלוס 2, ועכשיו נקצץ לך וגם תשלמי 2% דמי ניהול. תגידו לי: מישהו פה שפוי? איזה מין דבר זה? </w:t>
      </w:r>
    </w:p>
    <w:p w14:paraId="4D4236D9" w14:textId="77777777" w:rsidR="00000000" w:rsidRDefault="007C71EE">
      <w:pPr>
        <w:pStyle w:val="a"/>
        <w:ind w:firstLine="0"/>
        <w:rPr>
          <w:rFonts w:hint="cs"/>
          <w:rtl/>
        </w:rPr>
      </w:pPr>
    </w:p>
    <w:p w14:paraId="003EF94E" w14:textId="77777777" w:rsidR="00000000" w:rsidRDefault="007C71EE">
      <w:pPr>
        <w:pStyle w:val="ac"/>
        <w:rPr>
          <w:rtl/>
        </w:rPr>
      </w:pPr>
      <w:r>
        <w:rPr>
          <w:rFonts w:hint="eastAsia"/>
          <w:rtl/>
        </w:rPr>
        <w:t>ק</w:t>
      </w:r>
      <w:r>
        <w:rPr>
          <w:rFonts w:hint="eastAsia"/>
          <w:rtl/>
        </w:rPr>
        <w:t>ולט</w:t>
      </w:r>
      <w:r>
        <w:rPr>
          <w:rtl/>
        </w:rPr>
        <w:t xml:space="preserve"> אביטל (העבודה-מימד):</w:t>
      </w:r>
    </w:p>
    <w:p w14:paraId="0AEEC9FB" w14:textId="77777777" w:rsidR="00000000" w:rsidRDefault="007C71EE">
      <w:pPr>
        <w:pStyle w:val="a"/>
        <w:rPr>
          <w:rFonts w:hint="cs"/>
          <w:rtl/>
        </w:rPr>
      </w:pPr>
    </w:p>
    <w:p w14:paraId="05C74ED9" w14:textId="77777777" w:rsidR="00000000" w:rsidRDefault="007C71EE">
      <w:pPr>
        <w:pStyle w:val="a"/>
        <w:rPr>
          <w:rFonts w:hint="cs"/>
          <w:rtl/>
        </w:rPr>
      </w:pPr>
      <w:r>
        <w:rPr>
          <w:rFonts w:hint="cs"/>
          <w:rtl/>
        </w:rPr>
        <w:t>תסבירי עוד פעם.</w:t>
      </w:r>
    </w:p>
    <w:p w14:paraId="4A288036" w14:textId="77777777" w:rsidR="00000000" w:rsidRDefault="007C71EE">
      <w:pPr>
        <w:pStyle w:val="a"/>
        <w:rPr>
          <w:rFonts w:hint="cs"/>
          <w:rtl/>
        </w:rPr>
      </w:pPr>
    </w:p>
    <w:p w14:paraId="0ECB7AB4" w14:textId="77777777" w:rsidR="00000000" w:rsidRDefault="007C71EE">
      <w:pPr>
        <w:pStyle w:val="SpeakerCon"/>
        <w:rPr>
          <w:rtl/>
        </w:rPr>
      </w:pPr>
      <w:bookmarkStart w:id="387" w:name="FS000001063T26_05_2003_20_08_28C"/>
      <w:bookmarkEnd w:id="387"/>
      <w:r>
        <w:rPr>
          <w:rtl/>
        </w:rPr>
        <w:t>אילנה כהן (עם אחד):</w:t>
      </w:r>
    </w:p>
    <w:p w14:paraId="2F2F0B3B" w14:textId="77777777" w:rsidR="00000000" w:rsidRDefault="007C71EE">
      <w:pPr>
        <w:pStyle w:val="a"/>
        <w:rPr>
          <w:rtl/>
        </w:rPr>
      </w:pPr>
    </w:p>
    <w:p w14:paraId="3ACEA6FB" w14:textId="77777777" w:rsidR="00000000" w:rsidRDefault="007C71EE">
      <w:pPr>
        <w:pStyle w:val="a"/>
        <w:rPr>
          <w:rFonts w:hint="cs"/>
          <w:rtl/>
        </w:rPr>
      </w:pPr>
      <w:r>
        <w:rPr>
          <w:rFonts w:hint="cs"/>
          <w:rtl/>
        </w:rPr>
        <w:t xml:space="preserve">אני אסביר עוד פעם. הרי ב=1995 היה הסכם שלפיו מדינת ישראל צריכה לתת רשת ביטחון, ובשביל זה עברנו מפנסיה תקציבית לפנסיה צוברת, שגם זה אחד הדברים שהעובדים גילו בו אחריות והסכימו לו. אמרו שיעשו את </w:t>
      </w:r>
      <w:r>
        <w:rPr>
          <w:rFonts w:hint="cs"/>
          <w:rtl/>
        </w:rPr>
        <w:t>החישוב מעל המדד, 2% ריאלי. מה בא החוק הזה ואומר? שילכו רטרואקטיבית למרס 1996 ויעשו חישוב אחורה. ודאי שאם מישהו במקרה קיבל מעל לסכום הזה יצטרכו להוריד לו, וזה יורד מהפנסיונר. כלומר, מה באים ועושים לו? אומרים לו ככה: אתה קודם כול תשלם 2% דמי ניהול. אני לא מב</w:t>
      </w:r>
      <w:r>
        <w:rPr>
          <w:rFonts w:hint="cs"/>
          <w:rtl/>
        </w:rPr>
        <w:t>ינה למה צריך לקחת מפנסיונר 2% דמי ניהול. הוא בסך הכול מקבל את תלוש המשכורת שלו הביתה. אומרים לו: נעשה חישוב רטרואקטיבי ממרס 1996 וגם נוריד לך. אחר כך, אם יהיה גירעון באיזו קרן, גם יעשו חישוב ויורידו. העמית יצטרך לשלם יותר, והפנסיונר יצטרך לשלם יותר.</w:t>
      </w:r>
    </w:p>
    <w:p w14:paraId="24E8CF24" w14:textId="77777777" w:rsidR="00000000" w:rsidRDefault="007C71EE">
      <w:pPr>
        <w:pStyle w:val="a"/>
        <w:rPr>
          <w:rFonts w:hint="cs"/>
          <w:rtl/>
        </w:rPr>
      </w:pPr>
    </w:p>
    <w:p w14:paraId="125F5765" w14:textId="77777777" w:rsidR="00000000" w:rsidRDefault="007C71EE">
      <w:pPr>
        <w:pStyle w:val="a"/>
        <w:rPr>
          <w:rFonts w:hint="cs"/>
          <w:rtl/>
        </w:rPr>
      </w:pPr>
      <w:r>
        <w:rPr>
          <w:rFonts w:hint="cs"/>
          <w:rtl/>
        </w:rPr>
        <w:t>אני ש</w:t>
      </w:r>
      <w:r>
        <w:rPr>
          <w:rFonts w:hint="cs"/>
          <w:rtl/>
        </w:rPr>
        <w:t>ואלת, דבר כל כך חשוב, שבאמת צריך להשקיע בו שעות, שאנשים מקצוענים צריכים לשבת בו. עם כל הכבוד לחברי הכנסת, כמה מהם אכן מבינים? הרי בין אנשי האוצר ובין האקטוארים, תשימו לב, יש הבדל - 70 מיליארד, 140 מיליארד.</w:t>
      </w:r>
    </w:p>
    <w:p w14:paraId="6EA883D2" w14:textId="77777777" w:rsidR="00000000" w:rsidRDefault="007C71EE">
      <w:pPr>
        <w:pStyle w:val="a"/>
        <w:rPr>
          <w:rFonts w:hint="cs"/>
          <w:rtl/>
        </w:rPr>
      </w:pPr>
    </w:p>
    <w:p w14:paraId="51D61017" w14:textId="77777777" w:rsidR="00000000" w:rsidRDefault="007C71EE">
      <w:pPr>
        <w:pStyle w:val="a"/>
        <w:rPr>
          <w:rFonts w:hint="cs"/>
          <w:rtl/>
        </w:rPr>
      </w:pPr>
      <w:r>
        <w:rPr>
          <w:rFonts w:hint="cs"/>
          <w:rtl/>
        </w:rPr>
        <w:t>אמרתי לאייל בן-שלוש: אני מוכנה להשקיע אצלך, אם תו</w:t>
      </w:r>
      <w:r>
        <w:rPr>
          <w:rFonts w:hint="cs"/>
          <w:rtl/>
        </w:rPr>
        <w:t>ך שבועיים החישוב הוא כזה. זה  דבר שלא נשמע. ודאי שאם עושים את החישוב לפי ריבית של 5.57% התוצאה היא אחרת, אם עושים את החישוב לפי 4% התוצאה היא אחרת ואם עושים את החישוב לפי 3.5% הגירעון הוא שונה. אז מה אנחנו באים ואומרים?  רבותי, זה כבר לא שייך למגזר הציבורי</w:t>
      </w:r>
      <w:r>
        <w:rPr>
          <w:rFonts w:hint="cs"/>
          <w:rtl/>
        </w:rPr>
        <w:t xml:space="preserve">, אלא זה שייך להרבה אזרחים במדינת ישראל, שעובדים כל כך קשה, וכשהם יוצאים לפנסיה הם רוצים לחיות בכבוד. הם בסך הכול רוצים לא להיות תלויים באחרים. אני חושבת שהמדינה צריכה להיות שמחה שהם לא ייפלו עליה לנטל. אז מה אנחנו באים ואומרים? למה לעשות את זה במחטף? למה </w:t>
      </w:r>
      <w:r>
        <w:rPr>
          <w:rFonts w:hint="cs"/>
          <w:rtl/>
        </w:rPr>
        <w:t>לא לשבת עם אנשים מקצועיים? ואז אנחנו מוכנים לקבל כל החלטה שתתקבל.</w:t>
      </w:r>
    </w:p>
    <w:p w14:paraId="1C34257D" w14:textId="77777777" w:rsidR="00000000" w:rsidRDefault="007C71EE">
      <w:pPr>
        <w:pStyle w:val="a"/>
        <w:rPr>
          <w:rFonts w:hint="cs"/>
          <w:rtl/>
        </w:rPr>
      </w:pPr>
    </w:p>
    <w:p w14:paraId="178EEBCD" w14:textId="77777777" w:rsidR="00000000" w:rsidRDefault="007C71EE">
      <w:pPr>
        <w:pStyle w:val="a"/>
        <w:rPr>
          <w:rFonts w:hint="cs"/>
          <w:rtl/>
        </w:rPr>
      </w:pPr>
      <w:r>
        <w:rPr>
          <w:rFonts w:hint="cs"/>
          <w:rtl/>
        </w:rPr>
        <w:t xml:space="preserve">אני חושבת שחברי הכנסת לא צריכים לישון בלילה. אני אמרתי שזה הנאום הראשון שלי. אתם הרי יודעים שאני מנהיגת עובדים במשך שנים, נאבקתי שנים ודיברתי הרבה. אבל מול כנסת ריקה כזאת לא דיברתי. זה כמו </w:t>
      </w:r>
      <w:r>
        <w:rPr>
          <w:rFonts w:hint="cs"/>
          <w:rtl/>
        </w:rPr>
        <w:t>לדבר אל הכותל, תאמינו לי. אני לא ראיתי דבר כזה.  אבל אני מבקשת מכם: מותר לחשוב פעמיים, כי אני מבינה שיש לכם האצבע של "פסוקו של יום" - יש לכם הרוב, אבל עובדה היא שמה שרציתם הוצאתם. מה זה קשור לתוכנית הכלכלית? הרי אתם משווים חולה ופנסיונר לאיחוד רשויות, לסגנ</w:t>
      </w:r>
      <w:r>
        <w:rPr>
          <w:rFonts w:hint="cs"/>
          <w:rtl/>
        </w:rPr>
        <w:t>י רשויות, למימון מפלגות. את כל זה הוצאתם, ואתם הולכים ופוגעים בשכבות החלשות.</w:t>
      </w:r>
    </w:p>
    <w:p w14:paraId="60F8E492" w14:textId="77777777" w:rsidR="00000000" w:rsidRDefault="007C71EE">
      <w:pPr>
        <w:pStyle w:val="a"/>
        <w:rPr>
          <w:rFonts w:hint="cs"/>
          <w:rtl/>
        </w:rPr>
      </w:pPr>
    </w:p>
    <w:p w14:paraId="4765B1B8" w14:textId="77777777" w:rsidR="00000000" w:rsidRDefault="007C71EE">
      <w:pPr>
        <w:pStyle w:val="a"/>
        <w:rPr>
          <w:rFonts w:hint="cs"/>
          <w:rtl/>
        </w:rPr>
      </w:pPr>
      <w:r>
        <w:rPr>
          <w:rFonts w:hint="cs"/>
          <w:rtl/>
        </w:rPr>
        <w:t>אני רוצה להגיד לכם: תחשבו טוב-טוב. המשפט שאני רוצה לגמור בו הוא: אל תשליכני לעת זיקנה. כל אחד מכם יגיע לגיל הזה. אגיד לכם מה הכי זול? הכי זול זה באמת שעובד שיגמור לעבוד, תסלחו לי</w:t>
      </w:r>
      <w:r>
        <w:rPr>
          <w:rFonts w:hint="cs"/>
          <w:rtl/>
        </w:rPr>
        <w:t>, אל תיתנו לו לחיות, כי אז הוא יהיה האדם הכי זול; לא תצטרכו לתת לו תרופות, מוסדות ופנסיה, ואז באמת הקרנות לא תהיינה גירעוניות. תודה רבה.</w:t>
      </w:r>
    </w:p>
    <w:p w14:paraId="235FC347" w14:textId="77777777" w:rsidR="00000000" w:rsidRDefault="007C71EE">
      <w:pPr>
        <w:pStyle w:val="a"/>
        <w:ind w:firstLine="0"/>
        <w:rPr>
          <w:rFonts w:hint="cs"/>
          <w:rtl/>
        </w:rPr>
      </w:pPr>
    </w:p>
    <w:p w14:paraId="2BD32FB2" w14:textId="77777777" w:rsidR="00000000" w:rsidRDefault="007C71EE">
      <w:pPr>
        <w:pStyle w:val="ad"/>
        <w:rPr>
          <w:rtl/>
        </w:rPr>
      </w:pPr>
      <w:r>
        <w:rPr>
          <w:rtl/>
        </w:rPr>
        <w:t>היו"ר מיכאל נודלמן:</w:t>
      </w:r>
    </w:p>
    <w:p w14:paraId="5FD97C48" w14:textId="77777777" w:rsidR="00000000" w:rsidRDefault="007C71EE">
      <w:pPr>
        <w:pStyle w:val="a"/>
        <w:rPr>
          <w:rtl/>
        </w:rPr>
      </w:pPr>
    </w:p>
    <w:p w14:paraId="3581ADF9" w14:textId="77777777" w:rsidR="00000000" w:rsidRDefault="007C71EE">
      <w:pPr>
        <w:pStyle w:val="a"/>
        <w:rPr>
          <w:rFonts w:hint="cs"/>
          <w:rtl/>
        </w:rPr>
      </w:pPr>
      <w:r>
        <w:rPr>
          <w:rFonts w:hint="cs"/>
          <w:rtl/>
        </w:rPr>
        <w:t>תודה רבה. חבר הכנסת דוד טל, יש לך דקה מהמקום.</w:t>
      </w:r>
    </w:p>
    <w:p w14:paraId="4AFBFECD" w14:textId="77777777" w:rsidR="00000000" w:rsidRDefault="007C71EE">
      <w:pPr>
        <w:pStyle w:val="a"/>
        <w:ind w:firstLine="0"/>
        <w:rPr>
          <w:rFonts w:hint="cs"/>
          <w:rtl/>
        </w:rPr>
      </w:pPr>
    </w:p>
    <w:p w14:paraId="406AD40B" w14:textId="77777777" w:rsidR="00000000" w:rsidRDefault="007C71EE">
      <w:pPr>
        <w:pStyle w:val="Speaker"/>
        <w:rPr>
          <w:rtl/>
        </w:rPr>
      </w:pPr>
      <w:bookmarkStart w:id="388" w:name="FS000000493T26_05_2003_19_52_52"/>
      <w:bookmarkEnd w:id="388"/>
      <w:r>
        <w:rPr>
          <w:rFonts w:hint="eastAsia"/>
          <w:rtl/>
        </w:rPr>
        <w:t>דוד</w:t>
      </w:r>
      <w:r>
        <w:rPr>
          <w:rtl/>
        </w:rPr>
        <w:t xml:space="preserve"> טל (עם אחד):</w:t>
      </w:r>
    </w:p>
    <w:p w14:paraId="5D556E1B" w14:textId="77777777" w:rsidR="00000000" w:rsidRDefault="007C71EE">
      <w:pPr>
        <w:pStyle w:val="a"/>
        <w:rPr>
          <w:rFonts w:hint="cs"/>
          <w:rtl/>
        </w:rPr>
      </w:pPr>
    </w:p>
    <w:p w14:paraId="316DDFEB" w14:textId="77777777" w:rsidR="00000000" w:rsidRDefault="007C71EE">
      <w:pPr>
        <w:pStyle w:val="a"/>
        <w:rPr>
          <w:rFonts w:hint="cs"/>
          <w:rtl/>
        </w:rPr>
      </w:pPr>
      <w:r>
        <w:rPr>
          <w:rFonts w:hint="cs"/>
          <w:rtl/>
        </w:rPr>
        <w:t>אדוני היושב-ראש, אני מודה לך. אנ</w:t>
      </w:r>
      <w:r>
        <w:rPr>
          <w:rFonts w:hint="cs"/>
          <w:rtl/>
        </w:rPr>
        <w:t>י רוצה פשוט לברך כאן את עמיתתי, חברת הכנסת אילנה כהן, שזה היה הנאום הראשון שלה. זה היה הנאום הראשון שלה לא משום שהיא התבטלה בחודשיים-שלושה האלה, אלא משום שבחודשים הללו היא ניהלה משא-ומתן מייגע ומפרך. אני חושב שהיא גם כיתתה רגליה וגם הדירה שינה מעיניה כדי ל</w:t>
      </w:r>
      <w:r>
        <w:rPr>
          <w:rFonts w:hint="cs"/>
          <w:rtl/>
        </w:rPr>
        <w:t xml:space="preserve">נהל משא-ומתן טוב. היא עשתה זאת היטב בפעם הראשונה, ואני שמח שהיא בסיעת עם אחד. </w:t>
      </w:r>
    </w:p>
    <w:p w14:paraId="5F34199A" w14:textId="77777777" w:rsidR="00000000" w:rsidRDefault="007C71EE">
      <w:pPr>
        <w:pStyle w:val="a"/>
        <w:rPr>
          <w:rFonts w:hint="cs"/>
          <w:rtl/>
        </w:rPr>
      </w:pPr>
    </w:p>
    <w:p w14:paraId="6CC723FA" w14:textId="77777777" w:rsidR="00000000" w:rsidRDefault="007C71EE">
      <w:pPr>
        <w:pStyle w:val="a"/>
        <w:rPr>
          <w:rFonts w:hint="cs"/>
          <w:rtl/>
        </w:rPr>
      </w:pPr>
      <w:r>
        <w:rPr>
          <w:rFonts w:hint="cs"/>
          <w:rtl/>
        </w:rPr>
        <w:t xml:space="preserve">אני רוצה להזכיר לאדוני היושב-ראש, שאילנה היא האחות שניהלה את המאבק של האחיות בזמנו, ומאז היא מצעידה כמנהיגת האחיות את האחיות לאורך כל הדרך. אין לי ספק, אדוני היושב-ראש, שאילנה </w:t>
      </w:r>
      <w:r>
        <w:rPr>
          <w:rFonts w:hint="cs"/>
          <w:rtl/>
        </w:rPr>
        <w:t>תגיע לכאן ועוד תתבטא בהמשך בצורה הטובה ביותר, כפי שהיא יודעת לעשות זאת. אני מברך את אילנה.</w:t>
      </w:r>
    </w:p>
    <w:p w14:paraId="2EBC1167" w14:textId="77777777" w:rsidR="00000000" w:rsidRDefault="007C71EE">
      <w:pPr>
        <w:pStyle w:val="a"/>
        <w:ind w:firstLine="0"/>
        <w:rPr>
          <w:rFonts w:hint="cs"/>
          <w:rtl/>
        </w:rPr>
      </w:pPr>
    </w:p>
    <w:p w14:paraId="7FF45F53" w14:textId="77777777" w:rsidR="00000000" w:rsidRDefault="007C71EE">
      <w:pPr>
        <w:pStyle w:val="ad"/>
        <w:rPr>
          <w:rtl/>
        </w:rPr>
      </w:pPr>
      <w:r>
        <w:rPr>
          <w:rtl/>
        </w:rPr>
        <w:t>היו"ר מיכאל נודלמן:</w:t>
      </w:r>
    </w:p>
    <w:p w14:paraId="5CF9FB38" w14:textId="77777777" w:rsidR="00000000" w:rsidRDefault="007C71EE">
      <w:pPr>
        <w:pStyle w:val="a"/>
        <w:rPr>
          <w:rtl/>
        </w:rPr>
      </w:pPr>
    </w:p>
    <w:p w14:paraId="7D278E26" w14:textId="77777777" w:rsidR="00000000" w:rsidRDefault="007C71EE">
      <w:pPr>
        <w:pStyle w:val="a"/>
        <w:rPr>
          <w:rFonts w:hint="cs"/>
          <w:rtl/>
        </w:rPr>
      </w:pPr>
      <w:r>
        <w:rPr>
          <w:rFonts w:hint="cs"/>
          <w:rtl/>
        </w:rPr>
        <w:t xml:space="preserve">תודה רבה. אנחנו משתתפים בדברים שאמרת. </w:t>
      </w:r>
    </w:p>
    <w:p w14:paraId="71853CD7" w14:textId="77777777" w:rsidR="00000000" w:rsidRDefault="007C71EE">
      <w:pPr>
        <w:pStyle w:val="a"/>
        <w:rPr>
          <w:rFonts w:hint="cs"/>
          <w:rtl/>
        </w:rPr>
      </w:pPr>
    </w:p>
    <w:p w14:paraId="1F7BF9D2" w14:textId="77777777" w:rsidR="00000000" w:rsidRDefault="007C71EE">
      <w:pPr>
        <w:pStyle w:val="a"/>
        <w:rPr>
          <w:rFonts w:hint="cs"/>
          <w:rtl/>
        </w:rPr>
      </w:pPr>
      <w:r>
        <w:rPr>
          <w:rFonts w:hint="cs"/>
          <w:rtl/>
        </w:rPr>
        <w:t xml:space="preserve">חבר הכנסת ג'מאל זחאלקה, בבקשה. אחריו </w:t>
      </w:r>
      <w:r>
        <w:rPr>
          <w:rtl/>
        </w:rPr>
        <w:t>–</w:t>
      </w:r>
      <w:r>
        <w:rPr>
          <w:rFonts w:hint="cs"/>
          <w:rtl/>
        </w:rPr>
        <w:t xml:space="preserve"> חבר הכנסת טלב אלסאנע. אחריו </w:t>
      </w:r>
      <w:r>
        <w:rPr>
          <w:rtl/>
        </w:rPr>
        <w:t>–</w:t>
      </w:r>
      <w:r>
        <w:rPr>
          <w:rFonts w:hint="cs"/>
          <w:rtl/>
        </w:rPr>
        <w:t xml:space="preserve"> חברת הכנסת גילה גמליאל. אתה היום כ</w:t>
      </w:r>
      <w:r>
        <w:rPr>
          <w:rFonts w:hint="cs"/>
          <w:rtl/>
        </w:rPr>
        <w:t>ל הזמן בנאומים. עכשיו לרשותך רק עשר דקות ולא 15 דקות.</w:t>
      </w:r>
    </w:p>
    <w:p w14:paraId="722BAE8D" w14:textId="77777777" w:rsidR="00000000" w:rsidRDefault="007C71EE">
      <w:pPr>
        <w:pStyle w:val="a"/>
        <w:ind w:firstLine="0"/>
        <w:rPr>
          <w:rFonts w:hint="cs"/>
          <w:rtl/>
        </w:rPr>
      </w:pPr>
    </w:p>
    <w:p w14:paraId="10D43915" w14:textId="77777777" w:rsidR="00000000" w:rsidRDefault="007C71EE">
      <w:pPr>
        <w:pStyle w:val="Speaker"/>
        <w:rPr>
          <w:rFonts w:hint="cs"/>
          <w:rtl/>
        </w:rPr>
      </w:pPr>
      <w:bookmarkStart w:id="389" w:name="FS000001061T26_05_2003_19_54_58"/>
      <w:bookmarkEnd w:id="389"/>
      <w:r>
        <w:rPr>
          <w:rFonts w:hint="eastAsia"/>
          <w:rtl/>
        </w:rPr>
        <w:t>ג</w:t>
      </w:r>
      <w:r>
        <w:rPr>
          <w:rtl/>
        </w:rPr>
        <w:t>'מאל זחאלקה (בל"ד):</w:t>
      </w:r>
    </w:p>
    <w:p w14:paraId="389E96CC" w14:textId="77777777" w:rsidR="00000000" w:rsidRDefault="007C71EE">
      <w:pPr>
        <w:pStyle w:val="a"/>
        <w:rPr>
          <w:rFonts w:hint="cs"/>
          <w:rtl/>
        </w:rPr>
      </w:pPr>
    </w:p>
    <w:p w14:paraId="370BE47B" w14:textId="77777777" w:rsidR="00000000" w:rsidRDefault="007C71EE">
      <w:pPr>
        <w:pStyle w:val="a"/>
        <w:rPr>
          <w:rFonts w:hint="cs"/>
          <w:rtl/>
        </w:rPr>
      </w:pPr>
      <w:r>
        <w:rPr>
          <w:rFonts w:hint="cs"/>
          <w:rtl/>
        </w:rPr>
        <w:t>רבותי חברי הכנסת, תרשו לי קודם כול לברך את חברת הכנסת אילנה כהן. אנחנו הכרנו אותה לפני שהיא היתה חברת הכנסת, במאבקים שלה למען זכויות האחים והאחיות. עקבנו במשך שנים רבות אחרי המאבק</w:t>
      </w:r>
      <w:r>
        <w:rPr>
          <w:rFonts w:hint="cs"/>
          <w:rtl/>
        </w:rPr>
        <w:t xml:space="preserve"> שהיא עמדה בראשו למען זכויות האחים והאחיות, אנשים ונשים שעושים עבודת קודש. </w:t>
      </w:r>
    </w:p>
    <w:p w14:paraId="5E490A63" w14:textId="77777777" w:rsidR="00000000" w:rsidRDefault="007C71EE">
      <w:pPr>
        <w:pStyle w:val="a"/>
        <w:rPr>
          <w:rFonts w:hint="cs"/>
          <w:rtl/>
        </w:rPr>
      </w:pPr>
    </w:p>
    <w:p w14:paraId="332071A6" w14:textId="77777777" w:rsidR="00000000" w:rsidRDefault="007C71EE">
      <w:pPr>
        <w:pStyle w:val="a"/>
        <w:rPr>
          <w:rFonts w:hint="cs"/>
          <w:rtl/>
        </w:rPr>
      </w:pPr>
      <w:r>
        <w:rPr>
          <w:rFonts w:hint="cs"/>
          <w:rtl/>
        </w:rPr>
        <w:t>אנחנו גם עקבנו אחרי הפעילות שבה היא לא הסתפקה בהגנה על זכויות האחים והאחיות, אלא היא היתה אות ומופת לסולידריות חברתית, שאנחנו זקוקים לה כל כך בימים אלה. גם כשהיא הנהיגה את מאבק הא</w:t>
      </w:r>
      <w:r>
        <w:rPr>
          <w:rFonts w:hint="cs"/>
          <w:rtl/>
        </w:rPr>
        <w:t>חיות היא דיברה, השתתפה והיתה פעילה במאבקים חברתיים כלליים של כלל ציבור העובדים והחלשים בחברה הישראלית.</w:t>
      </w:r>
    </w:p>
    <w:p w14:paraId="7EB4C68A" w14:textId="77777777" w:rsidR="00000000" w:rsidRDefault="007C71EE">
      <w:pPr>
        <w:pStyle w:val="a"/>
        <w:rPr>
          <w:rFonts w:hint="cs"/>
          <w:rtl/>
        </w:rPr>
      </w:pPr>
    </w:p>
    <w:p w14:paraId="7831A925" w14:textId="77777777" w:rsidR="00000000" w:rsidRDefault="007C71EE">
      <w:pPr>
        <w:pStyle w:val="a"/>
        <w:rPr>
          <w:rFonts w:hint="cs"/>
          <w:rtl/>
        </w:rPr>
      </w:pPr>
      <w:r>
        <w:rPr>
          <w:rFonts w:hint="cs"/>
          <w:rtl/>
        </w:rPr>
        <w:t>אני רוצה לברך אותה ולאחל לה הצלחה בתפקידה החדש כחברת הכנסת. אני רוצה לאחל לה הצלחות נוספות במאבקה למען זכויות האחים והאחיות וכלל ציבור העובדים והאנשים ש</w:t>
      </w:r>
      <w:r>
        <w:rPr>
          <w:rFonts w:hint="cs"/>
          <w:rtl/>
        </w:rPr>
        <w:t>מרוויחים את פת לחמם מעבודתם ולא מדברים אחרים.</w:t>
      </w:r>
    </w:p>
    <w:p w14:paraId="2432EAF4" w14:textId="77777777" w:rsidR="00000000" w:rsidRDefault="007C71EE">
      <w:pPr>
        <w:pStyle w:val="a"/>
        <w:rPr>
          <w:rFonts w:hint="cs"/>
          <w:rtl/>
        </w:rPr>
      </w:pPr>
    </w:p>
    <w:p w14:paraId="506C4584" w14:textId="77777777" w:rsidR="00000000" w:rsidRDefault="007C71EE">
      <w:pPr>
        <w:pStyle w:val="a"/>
        <w:rPr>
          <w:rFonts w:hint="cs"/>
          <w:rtl/>
        </w:rPr>
      </w:pPr>
      <w:r>
        <w:rPr>
          <w:rFonts w:hint="cs"/>
          <w:rtl/>
        </w:rPr>
        <w:t xml:space="preserve">אדוני היושב-ראש, אני רוצה לנמק כאן בכמה מלים מדוע אנחנו בסיעת בל"ד, כשאר חברי האופוזיציה, התנגדנו לתוכנית הכלכלית והגשנו מאות הסתייגויות על התוכנית הזאת. ניקח בתור דוגמה את נושא האבטלה. לפניכם התוכנית הכלכלית </w:t>
      </w:r>
      <w:r>
        <w:rPr>
          <w:rFonts w:hint="cs"/>
          <w:rtl/>
        </w:rPr>
        <w:t>הזאת. אני לא רוצה להגיד  אם חבר הכנסת עמרי שרון, שהתייחס ואמר אם זה בכוונת זדון, או לא בכוונת זדון - - -</w:t>
      </w:r>
    </w:p>
    <w:p w14:paraId="64B3BF9A" w14:textId="77777777" w:rsidR="00000000" w:rsidRDefault="007C71EE">
      <w:pPr>
        <w:pStyle w:val="a"/>
        <w:ind w:firstLine="0"/>
        <w:rPr>
          <w:rFonts w:hint="cs"/>
          <w:rtl/>
        </w:rPr>
      </w:pPr>
    </w:p>
    <w:p w14:paraId="5ECA714D" w14:textId="77777777" w:rsidR="00000000" w:rsidRDefault="007C71EE">
      <w:pPr>
        <w:pStyle w:val="ac"/>
        <w:rPr>
          <w:rtl/>
        </w:rPr>
      </w:pPr>
      <w:r>
        <w:rPr>
          <w:rFonts w:hint="eastAsia"/>
          <w:rtl/>
        </w:rPr>
        <w:t>קריאה</w:t>
      </w:r>
      <w:r>
        <w:rPr>
          <w:rtl/>
        </w:rPr>
        <w:t>:</w:t>
      </w:r>
    </w:p>
    <w:p w14:paraId="17698891" w14:textId="77777777" w:rsidR="00000000" w:rsidRDefault="007C71EE">
      <w:pPr>
        <w:pStyle w:val="a"/>
        <w:rPr>
          <w:rFonts w:hint="cs"/>
          <w:rtl/>
        </w:rPr>
      </w:pPr>
    </w:p>
    <w:p w14:paraId="46A8E43D" w14:textId="77777777" w:rsidR="00000000" w:rsidRDefault="007C71EE">
      <w:pPr>
        <w:pStyle w:val="a"/>
        <w:rPr>
          <w:rFonts w:hint="cs"/>
          <w:rtl/>
        </w:rPr>
      </w:pPr>
      <w:r>
        <w:rPr>
          <w:rFonts w:hint="cs"/>
          <w:rtl/>
        </w:rPr>
        <w:t>הוא יושב כאן.</w:t>
      </w:r>
    </w:p>
    <w:p w14:paraId="5848CF86" w14:textId="77777777" w:rsidR="00000000" w:rsidRDefault="007C71EE">
      <w:pPr>
        <w:pStyle w:val="a"/>
        <w:ind w:firstLine="0"/>
        <w:rPr>
          <w:rFonts w:hint="cs"/>
          <w:rtl/>
        </w:rPr>
      </w:pPr>
    </w:p>
    <w:p w14:paraId="7C4E3FF0" w14:textId="77777777" w:rsidR="00000000" w:rsidRDefault="007C71EE">
      <w:pPr>
        <w:pStyle w:val="SpeakerCon"/>
        <w:rPr>
          <w:rtl/>
        </w:rPr>
      </w:pPr>
      <w:bookmarkStart w:id="390" w:name="FS000001061T26_05_2003_19_59_53C"/>
      <w:bookmarkEnd w:id="390"/>
      <w:r>
        <w:rPr>
          <w:rtl/>
        </w:rPr>
        <w:t>ג'מאל זחאלקה (בל"ד):</w:t>
      </w:r>
    </w:p>
    <w:p w14:paraId="60F7C87B" w14:textId="77777777" w:rsidR="00000000" w:rsidRDefault="007C71EE">
      <w:pPr>
        <w:pStyle w:val="a"/>
        <w:rPr>
          <w:rtl/>
        </w:rPr>
      </w:pPr>
    </w:p>
    <w:p w14:paraId="1CD2FEE9" w14:textId="77777777" w:rsidR="00000000" w:rsidRDefault="007C71EE">
      <w:pPr>
        <w:pStyle w:val="a"/>
        <w:rPr>
          <w:rFonts w:hint="cs"/>
          <w:rtl/>
        </w:rPr>
      </w:pPr>
      <w:r>
        <w:rPr>
          <w:rFonts w:hint="cs"/>
          <w:rtl/>
        </w:rPr>
        <w:t>הוא אמר שכאילו אנחנו מייחסים לממשלה כוונות זדון.</w:t>
      </w:r>
    </w:p>
    <w:p w14:paraId="6589FD85" w14:textId="77777777" w:rsidR="00000000" w:rsidRDefault="007C71EE">
      <w:pPr>
        <w:pStyle w:val="a"/>
        <w:rPr>
          <w:rFonts w:hint="cs"/>
          <w:rtl/>
        </w:rPr>
      </w:pPr>
    </w:p>
    <w:p w14:paraId="79CFBF17" w14:textId="77777777" w:rsidR="00000000" w:rsidRDefault="007C71EE">
      <w:pPr>
        <w:pStyle w:val="ac"/>
        <w:rPr>
          <w:rtl/>
        </w:rPr>
      </w:pPr>
      <w:r>
        <w:rPr>
          <w:rFonts w:hint="eastAsia"/>
          <w:rtl/>
        </w:rPr>
        <w:t>עמרי</w:t>
      </w:r>
      <w:r>
        <w:rPr>
          <w:rtl/>
        </w:rPr>
        <w:t xml:space="preserve"> שרון (הליכוד):</w:t>
      </w:r>
    </w:p>
    <w:p w14:paraId="31E2C526" w14:textId="77777777" w:rsidR="00000000" w:rsidRDefault="007C71EE">
      <w:pPr>
        <w:pStyle w:val="a"/>
        <w:rPr>
          <w:rFonts w:hint="cs"/>
          <w:rtl/>
        </w:rPr>
      </w:pPr>
    </w:p>
    <w:p w14:paraId="63B21CF1" w14:textId="77777777" w:rsidR="00000000" w:rsidRDefault="007C71EE">
      <w:pPr>
        <w:pStyle w:val="a"/>
        <w:rPr>
          <w:rFonts w:hint="cs"/>
          <w:rtl/>
        </w:rPr>
      </w:pPr>
      <w:r>
        <w:rPr>
          <w:rFonts w:hint="cs"/>
          <w:rtl/>
        </w:rPr>
        <w:t xml:space="preserve">לא אמרתי את זה. </w:t>
      </w:r>
    </w:p>
    <w:p w14:paraId="430D3719" w14:textId="77777777" w:rsidR="00000000" w:rsidRDefault="007C71EE">
      <w:pPr>
        <w:pStyle w:val="a"/>
        <w:ind w:firstLine="0"/>
        <w:rPr>
          <w:rFonts w:hint="cs"/>
          <w:rtl/>
        </w:rPr>
      </w:pPr>
    </w:p>
    <w:p w14:paraId="6D0782FC" w14:textId="77777777" w:rsidR="00000000" w:rsidRDefault="007C71EE">
      <w:pPr>
        <w:pStyle w:val="SpeakerCon"/>
        <w:rPr>
          <w:rtl/>
        </w:rPr>
      </w:pPr>
      <w:bookmarkStart w:id="391" w:name="FS000001061T26_05_2003_20_00_38C"/>
      <w:bookmarkEnd w:id="391"/>
      <w:r>
        <w:rPr>
          <w:rtl/>
        </w:rPr>
        <w:t>ג'מאל זחאלקה (בל</w:t>
      </w:r>
      <w:r>
        <w:rPr>
          <w:rtl/>
        </w:rPr>
        <w:t>"ד):</w:t>
      </w:r>
    </w:p>
    <w:p w14:paraId="5438F3A2" w14:textId="77777777" w:rsidR="00000000" w:rsidRDefault="007C71EE">
      <w:pPr>
        <w:pStyle w:val="a"/>
        <w:rPr>
          <w:rtl/>
        </w:rPr>
      </w:pPr>
    </w:p>
    <w:p w14:paraId="27E771E2" w14:textId="77777777" w:rsidR="00000000" w:rsidRDefault="007C71EE">
      <w:pPr>
        <w:pStyle w:val="a"/>
        <w:rPr>
          <w:rFonts w:hint="cs"/>
          <w:rtl/>
        </w:rPr>
      </w:pPr>
      <w:r>
        <w:rPr>
          <w:rFonts w:hint="cs"/>
          <w:rtl/>
        </w:rPr>
        <w:t>מייחסים לממשלה, באופן נעלם.</w:t>
      </w:r>
    </w:p>
    <w:p w14:paraId="7508B162" w14:textId="77777777" w:rsidR="00000000" w:rsidRDefault="007C71EE">
      <w:pPr>
        <w:pStyle w:val="a"/>
        <w:ind w:firstLine="0"/>
        <w:rPr>
          <w:rFonts w:hint="cs"/>
          <w:rtl/>
        </w:rPr>
      </w:pPr>
    </w:p>
    <w:p w14:paraId="6989E4F9" w14:textId="77777777" w:rsidR="00000000" w:rsidRDefault="007C71EE">
      <w:pPr>
        <w:pStyle w:val="ac"/>
        <w:rPr>
          <w:rtl/>
        </w:rPr>
      </w:pPr>
      <w:r>
        <w:rPr>
          <w:rFonts w:hint="eastAsia"/>
          <w:rtl/>
        </w:rPr>
        <w:t>עמרי</w:t>
      </w:r>
      <w:r>
        <w:rPr>
          <w:rtl/>
        </w:rPr>
        <w:t xml:space="preserve"> שרון (הליכוד):</w:t>
      </w:r>
    </w:p>
    <w:p w14:paraId="6A2225B5" w14:textId="77777777" w:rsidR="00000000" w:rsidRDefault="007C71EE">
      <w:pPr>
        <w:pStyle w:val="a"/>
        <w:rPr>
          <w:rFonts w:hint="cs"/>
          <w:rtl/>
        </w:rPr>
      </w:pPr>
    </w:p>
    <w:p w14:paraId="3B0D7742" w14:textId="77777777" w:rsidR="00000000" w:rsidRDefault="007C71EE">
      <w:pPr>
        <w:pStyle w:val="a"/>
        <w:rPr>
          <w:rFonts w:hint="cs"/>
          <w:rtl/>
        </w:rPr>
      </w:pPr>
      <w:r>
        <w:rPr>
          <w:rFonts w:hint="cs"/>
          <w:rtl/>
        </w:rPr>
        <w:t>לא דיברתי בלשון רבים. דיברתי על חבר הכנסת מח'ול, ואמרתי שהדברים שהוא אמר נשמעו קצת כקונספירטיביים.</w:t>
      </w:r>
    </w:p>
    <w:p w14:paraId="0EA4E50A" w14:textId="77777777" w:rsidR="00000000" w:rsidRDefault="007C71EE">
      <w:pPr>
        <w:pStyle w:val="a"/>
        <w:ind w:firstLine="0"/>
        <w:rPr>
          <w:rFonts w:hint="cs"/>
          <w:rtl/>
        </w:rPr>
      </w:pPr>
    </w:p>
    <w:p w14:paraId="66F35DBD" w14:textId="77777777" w:rsidR="00000000" w:rsidRDefault="007C71EE">
      <w:pPr>
        <w:pStyle w:val="SpeakerCon"/>
        <w:rPr>
          <w:rtl/>
        </w:rPr>
      </w:pPr>
      <w:bookmarkStart w:id="392" w:name="FS000001061T26_05_2003_20_02_32C"/>
      <w:bookmarkEnd w:id="392"/>
      <w:r>
        <w:rPr>
          <w:rtl/>
        </w:rPr>
        <w:t>ג'מאל זחאלקה (בל"ד):</w:t>
      </w:r>
    </w:p>
    <w:p w14:paraId="216002D7" w14:textId="77777777" w:rsidR="00000000" w:rsidRDefault="007C71EE">
      <w:pPr>
        <w:pStyle w:val="a"/>
        <w:rPr>
          <w:rtl/>
        </w:rPr>
      </w:pPr>
    </w:p>
    <w:p w14:paraId="7B59AA26" w14:textId="77777777" w:rsidR="00000000" w:rsidRDefault="007C71EE">
      <w:pPr>
        <w:pStyle w:val="a"/>
        <w:rPr>
          <w:rFonts w:hint="cs"/>
          <w:rtl/>
        </w:rPr>
      </w:pPr>
      <w:r>
        <w:rPr>
          <w:rFonts w:hint="cs"/>
          <w:rtl/>
        </w:rPr>
        <w:t xml:space="preserve">זה לא רק אתה, עמרי. הרבה מדוברי הממשלה אמרו: האם אתם באמת חושבים שאנחנו רוצים </w:t>
      </w:r>
      <w:r>
        <w:rPr>
          <w:rFonts w:hint="cs"/>
          <w:rtl/>
        </w:rPr>
        <w:t>להגדיל את האבטלה? האם אתם חושבים שבכוונת זדון אנחנו רוצים שיהיו יותר מובטלים בארץ, להרעיב אנשים, להקשות על הנכים, להקשות על האוכלוסיה הערבית? לא, אין לנו כוונות זדון כאלה.</w:t>
      </w:r>
    </w:p>
    <w:p w14:paraId="39E16EEA" w14:textId="77777777" w:rsidR="00000000" w:rsidRDefault="007C71EE">
      <w:pPr>
        <w:pStyle w:val="a"/>
        <w:rPr>
          <w:rFonts w:hint="cs"/>
          <w:rtl/>
        </w:rPr>
      </w:pPr>
    </w:p>
    <w:p w14:paraId="1868CB45" w14:textId="77777777" w:rsidR="00000000" w:rsidRDefault="007C71EE">
      <w:pPr>
        <w:pStyle w:val="a"/>
        <w:rPr>
          <w:rFonts w:hint="cs"/>
          <w:rtl/>
        </w:rPr>
      </w:pPr>
      <w:r>
        <w:rPr>
          <w:rFonts w:hint="cs"/>
          <w:rtl/>
        </w:rPr>
        <w:t>אני רוצה להגיד ולקבוע כאן, שהתעלמות, התרשלות, לפעמים היא לא פחות גרועה מכוונת זדון.</w:t>
      </w:r>
      <w:r>
        <w:rPr>
          <w:rFonts w:hint="cs"/>
          <w:rtl/>
        </w:rPr>
        <w:t xml:space="preserve"> אם אתה רואה ויודע שמעשיך גורמים לרעב, זה לא פחות גרוע. אתה אומר: לא רציתי רעב, רציתי להקטין את הגירעון, רציתי לרסן את האינפלציה, אבל בצורה כזאת הגדלתי את האבטלה. אתה מרעיב אנשים, ואתה פוגע בנכים, ואתה פוגע בתלמידים, ואתה פוגע בזקנים, ואתה פוגע בעובדים, וא</w:t>
      </w:r>
      <w:r>
        <w:rPr>
          <w:rFonts w:hint="cs"/>
          <w:rtl/>
        </w:rPr>
        <w:t>תה פוגע בערבים, ואתה פוגע בחרדים, ואתה פוגע בכל כך הרבה אנשים, ואתה אומר: אני לא התכוונתי לפגוע בהם בכלל. לא, אתה לא יוצא נקי. לפעמים קריצת עין גרועה מכוונת זדון.</w:t>
      </w:r>
    </w:p>
    <w:p w14:paraId="074ADBC1" w14:textId="77777777" w:rsidR="00000000" w:rsidRDefault="007C71EE">
      <w:pPr>
        <w:pStyle w:val="a"/>
        <w:rPr>
          <w:rFonts w:hint="cs"/>
          <w:rtl/>
        </w:rPr>
      </w:pPr>
    </w:p>
    <w:p w14:paraId="5DDD2BBE" w14:textId="77777777" w:rsidR="00000000" w:rsidRDefault="007C71EE">
      <w:pPr>
        <w:pStyle w:val="a"/>
        <w:rPr>
          <w:rFonts w:hint="cs"/>
          <w:rtl/>
        </w:rPr>
      </w:pPr>
      <w:r>
        <w:rPr>
          <w:rFonts w:hint="cs"/>
          <w:rtl/>
        </w:rPr>
        <w:t>אני רוצה לקבוע שהתוכנית הכלכלית הזאת מגדילה את האבטלה. זו לא עמדה שלי. יש קונסנזוס על כך מקי</w:t>
      </w:r>
      <w:r>
        <w:rPr>
          <w:rFonts w:hint="cs"/>
          <w:rtl/>
        </w:rPr>
        <w:t xml:space="preserve">ר לקיר בין המומחים הכלכליים בארץ, למעט מומחה אחד, שהוא משיח הדור, ביבי נתניהו, שיש לו תיאוריית הצמיחה, מוטת הקפיץ. כלומר, רק יבוא המשיח הכלכלי, ביבי נתניהו, ישחרר את הקפיץ </w:t>
      </w:r>
      <w:r>
        <w:rPr>
          <w:rtl/>
        </w:rPr>
        <w:t>–</w:t>
      </w:r>
      <w:r>
        <w:rPr>
          <w:rFonts w:hint="cs"/>
          <w:rtl/>
        </w:rPr>
        <w:t xml:space="preserve"> כך הוא אומר </w:t>
      </w:r>
      <w:r>
        <w:rPr>
          <w:rtl/>
        </w:rPr>
        <w:t>–</w:t>
      </w:r>
      <w:r>
        <w:rPr>
          <w:rFonts w:hint="cs"/>
          <w:rtl/>
        </w:rPr>
        <w:t xml:space="preserve"> ואז הכלכלה הישראלית תצמח, האבטלה תרד ויבוא אביב העמים בארץ.</w:t>
      </w:r>
    </w:p>
    <w:p w14:paraId="08E3ED72" w14:textId="77777777" w:rsidR="00000000" w:rsidRDefault="007C71EE">
      <w:pPr>
        <w:pStyle w:val="a"/>
        <w:ind w:firstLine="0"/>
        <w:rPr>
          <w:rtl/>
        </w:rPr>
      </w:pPr>
    </w:p>
    <w:p w14:paraId="2B18E497" w14:textId="77777777" w:rsidR="00000000" w:rsidRDefault="007C71EE">
      <w:pPr>
        <w:pStyle w:val="a"/>
        <w:ind w:firstLine="0"/>
        <w:rPr>
          <w:rFonts w:hint="cs"/>
          <w:rtl/>
        </w:rPr>
      </w:pPr>
    </w:p>
    <w:p w14:paraId="750634D7" w14:textId="77777777" w:rsidR="00000000" w:rsidRDefault="007C71EE">
      <w:pPr>
        <w:pStyle w:val="ac"/>
        <w:rPr>
          <w:rtl/>
        </w:rPr>
      </w:pPr>
      <w:r>
        <w:rPr>
          <w:rFonts w:hint="eastAsia"/>
          <w:rtl/>
        </w:rPr>
        <w:t>עמרי</w:t>
      </w:r>
      <w:r>
        <w:rPr>
          <w:rtl/>
        </w:rPr>
        <w:t xml:space="preserve"> ש</w:t>
      </w:r>
      <w:r>
        <w:rPr>
          <w:rtl/>
        </w:rPr>
        <w:t>רון (הליכוד):</w:t>
      </w:r>
    </w:p>
    <w:p w14:paraId="0A2620F5" w14:textId="77777777" w:rsidR="00000000" w:rsidRDefault="007C71EE">
      <w:pPr>
        <w:pStyle w:val="a"/>
        <w:rPr>
          <w:rFonts w:hint="cs"/>
          <w:rtl/>
        </w:rPr>
      </w:pPr>
    </w:p>
    <w:p w14:paraId="73CB0C6D" w14:textId="77777777" w:rsidR="00000000" w:rsidRDefault="007C71EE">
      <w:pPr>
        <w:pStyle w:val="a"/>
        <w:rPr>
          <w:rFonts w:hint="cs"/>
          <w:rtl/>
        </w:rPr>
      </w:pPr>
      <w:r>
        <w:rPr>
          <w:rFonts w:hint="cs"/>
          <w:rtl/>
        </w:rPr>
        <w:t>אני חושב שההאשמה הזאת תמוהה קצת. אין פה עניין של עצימת עין. אין פה עניין של אהבה. יש פה עניין של מצב כלכלי קשה, שצריך לראות איך פותרים אותו. אני מאמין, כמו שהרבה אנשים מאמינים, שבמדיניות הזאת יש שתי תשובות לבעיה. אין פה רצון להרע או לפגוע.</w:t>
      </w:r>
    </w:p>
    <w:p w14:paraId="4FA89EFE" w14:textId="77777777" w:rsidR="00000000" w:rsidRDefault="007C71EE">
      <w:pPr>
        <w:pStyle w:val="a"/>
        <w:ind w:firstLine="0"/>
        <w:rPr>
          <w:rFonts w:hint="cs"/>
          <w:rtl/>
        </w:rPr>
      </w:pPr>
    </w:p>
    <w:p w14:paraId="12E8579C" w14:textId="77777777" w:rsidR="00000000" w:rsidRDefault="007C71EE">
      <w:pPr>
        <w:pStyle w:val="ac"/>
        <w:rPr>
          <w:rtl/>
        </w:rPr>
      </w:pPr>
      <w:r>
        <w:rPr>
          <w:rFonts w:hint="eastAsia"/>
          <w:rtl/>
        </w:rPr>
        <w:t>יוסי</w:t>
      </w:r>
      <w:r>
        <w:rPr>
          <w:rtl/>
        </w:rPr>
        <w:t xml:space="preserve"> שריד (מרצ):</w:t>
      </w:r>
    </w:p>
    <w:p w14:paraId="7675AD45" w14:textId="77777777" w:rsidR="00000000" w:rsidRDefault="007C71EE">
      <w:pPr>
        <w:pStyle w:val="a"/>
        <w:rPr>
          <w:rFonts w:hint="cs"/>
          <w:rtl/>
        </w:rPr>
      </w:pPr>
    </w:p>
    <w:p w14:paraId="1B8539B6" w14:textId="77777777" w:rsidR="00000000" w:rsidRDefault="007C71EE">
      <w:pPr>
        <w:pStyle w:val="a"/>
        <w:rPr>
          <w:rFonts w:hint="cs"/>
          <w:rtl/>
        </w:rPr>
      </w:pPr>
      <w:r>
        <w:rPr>
          <w:rFonts w:hint="cs"/>
          <w:rtl/>
        </w:rPr>
        <w:t xml:space="preserve">חבר הכנסת זחאלקה, אין לך ברירה אלא לחזור לזדון. </w:t>
      </w:r>
    </w:p>
    <w:p w14:paraId="6103C884" w14:textId="77777777" w:rsidR="00000000" w:rsidRDefault="007C71EE">
      <w:pPr>
        <w:pStyle w:val="a"/>
        <w:ind w:firstLine="0"/>
        <w:rPr>
          <w:rFonts w:hint="cs"/>
          <w:rtl/>
        </w:rPr>
      </w:pPr>
    </w:p>
    <w:p w14:paraId="69306224" w14:textId="77777777" w:rsidR="00000000" w:rsidRDefault="007C71EE">
      <w:pPr>
        <w:pStyle w:val="SpeakerCon"/>
        <w:rPr>
          <w:rtl/>
        </w:rPr>
      </w:pPr>
      <w:bookmarkStart w:id="393" w:name="FS000001061T26_05_2003_20_08_06C"/>
      <w:bookmarkEnd w:id="393"/>
      <w:r>
        <w:rPr>
          <w:rtl/>
        </w:rPr>
        <w:t>ג'מאל זחאלקה (בל"ד):</w:t>
      </w:r>
    </w:p>
    <w:p w14:paraId="0031F864" w14:textId="77777777" w:rsidR="00000000" w:rsidRDefault="007C71EE">
      <w:pPr>
        <w:pStyle w:val="a"/>
        <w:rPr>
          <w:rtl/>
        </w:rPr>
      </w:pPr>
    </w:p>
    <w:p w14:paraId="1812CABB" w14:textId="77777777" w:rsidR="00000000" w:rsidRDefault="007C71EE">
      <w:pPr>
        <w:pStyle w:val="a"/>
        <w:rPr>
          <w:rFonts w:hint="cs"/>
          <w:rtl/>
        </w:rPr>
      </w:pPr>
      <w:r>
        <w:rPr>
          <w:rFonts w:hint="cs"/>
          <w:rtl/>
        </w:rPr>
        <w:t>לחזור לזדון.</w:t>
      </w:r>
    </w:p>
    <w:p w14:paraId="23F81678" w14:textId="77777777" w:rsidR="00000000" w:rsidRDefault="007C71EE">
      <w:pPr>
        <w:pStyle w:val="a"/>
        <w:ind w:firstLine="0"/>
        <w:rPr>
          <w:rFonts w:hint="cs"/>
          <w:rtl/>
        </w:rPr>
      </w:pPr>
    </w:p>
    <w:p w14:paraId="7F82B3B7" w14:textId="77777777" w:rsidR="00000000" w:rsidRDefault="007C71EE">
      <w:pPr>
        <w:pStyle w:val="ad"/>
        <w:rPr>
          <w:rtl/>
        </w:rPr>
      </w:pPr>
      <w:r>
        <w:rPr>
          <w:rtl/>
        </w:rPr>
        <w:t>היו"ר מיכאל נודלמן:</w:t>
      </w:r>
    </w:p>
    <w:p w14:paraId="543579C0" w14:textId="77777777" w:rsidR="00000000" w:rsidRDefault="007C71EE">
      <w:pPr>
        <w:pStyle w:val="a"/>
        <w:rPr>
          <w:rtl/>
        </w:rPr>
      </w:pPr>
    </w:p>
    <w:p w14:paraId="228CA7C6" w14:textId="77777777" w:rsidR="00000000" w:rsidRDefault="007C71EE">
      <w:pPr>
        <w:pStyle w:val="a"/>
        <w:rPr>
          <w:rFonts w:hint="cs"/>
          <w:rtl/>
        </w:rPr>
      </w:pPr>
      <w:r>
        <w:rPr>
          <w:rFonts w:hint="cs"/>
          <w:rtl/>
        </w:rPr>
        <w:t>תמשיך, בבקשה.</w:t>
      </w:r>
    </w:p>
    <w:p w14:paraId="090D156C" w14:textId="77777777" w:rsidR="00000000" w:rsidRDefault="007C71EE">
      <w:pPr>
        <w:pStyle w:val="a"/>
        <w:ind w:firstLine="0"/>
        <w:rPr>
          <w:rFonts w:hint="cs"/>
          <w:rtl/>
        </w:rPr>
      </w:pPr>
    </w:p>
    <w:p w14:paraId="55FB9671" w14:textId="77777777" w:rsidR="00000000" w:rsidRDefault="007C71EE">
      <w:pPr>
        <w:pStyle w:val="SpeakerCon"/>
        <w:rPr>
          <w:rtl/>
        </w:rPr>
      </w:pPr>
      <w:bookmarkStart w:id="394" w:name="FS000001061T26_05_2003_20_08_15C"/>
      <w:bookmarkEnd w:id="394"/>
      <w:r>
        <w:rPr>
          <w:rtl/>
        </w:rPr>
        <w:t>ג'מאל זחאלקה (בל"ד):</w:t>
      </w:r>
    </w:p>
    <w:p w14:paraId="2FC74E75" w14:textId="77777777" w:rsidR="00000000" w:rsidRDefault="007C71EE">
      <w:pPr>
        <w:pStyle w:val="a"/>
        <w:rPr>
          <w:rtl/>
        </w:rPr>
      </w:pPr>
    </w:p>
    <w:p w14:paraId="0C19BD71" w14:textId="77777777" w:rsidR="00000000" w:rsidRDefault="007C71EE">
      <w:pPr>
        <w:pStyle w:val="a"/>
        <w:rPr>
          <w:rFonts w:hint="cs"/>
          <w:rtl/>
        </w:rPr>
      </w:pPr>
      <w:r>
        <w:rPr>
          <w:rFonts w:hint="cs"/>
          <w:rtl/>
        </w:rPr>
        <w:t>בכל זאת, העובדות מדברות בעד עצמן.</w:t>
      </w:r>
    </w:p>
    <w:p w14:paraId="528550D8" w14:textId="77777777" w:rsidR="00000000" w:rsidRDefault="007C71EE">
      <w:pPr>
        <w:pStyle w:val="a"/>
        <w:ind w:firstLine="0"/>
        <w:rPr>
          <w:rFonts w:hint="cs"/>
          <w:rtl/>
        </w:rPr>
      </w:pPr>
    </w:p>
    <w:p w14:paraId="5F7B6288" w14:textId="77777777" w:rsidR="00000000" w:rsidRDefault="007C71EE">
      <w:pPr>
        <w:pStyle w:val="ac"/>
        <w:rPr>
          <w:rtl/>
        </w:rPr>
      </w:pPr>
      <w:r>
        <w:rPr>
          <w:rFonts w:hint="eastAsia"/>
          <w:rtl/>
        </w:rPr>
        <w:t>יוסי</w:t>
      </w:r>
      <w:r>
        <w:rPr>
          <w:rtl/>
        </w:rPr>
        <w:t xml:space="preserve"> שריד (מרצ):</w:t>
      </w:r>
    </w:p>
    <w:p w14:paraId="1B7FE31C" w14:textId="77777777" w:rsidR="00000000" w:rsidRDefault="007C71EE">
      <w:pPr>
        <w:pStyle w:val="a"/>
        <w:rPr>
          <w:rFonts w:hint="cs"/>
          <w:rtl/>
        </w:rPr>
      </w:pPr>
    </w:p>
    <w:p w14:paraId="14386BA3" w14:textId="77777777" w:rsidR="00000000" w:rsidRDefault="007C71EE">
      <w:pPr>
        <w:pStyle w:val="a"/>
        <w:rPr>
          <w:rFonts w:hint="cs"/>
          <w:rtl/>
        </w:rPr>
      </w:pPr>
      <w:r>
        <w:rPr>
          <w:rFonts w:hint="cs"/>
          <w:rtl/>
        </w:rPr>
        <w:t>כשלוקחים מסל הבריאות את מה שלוקחים, ובמקו</w:t>
      </w:r>
      <w:r>
        <w:rPr>
          <w:rFonts w:hint="cs"/>
          <w:rtl/>
        </w:rPr>
        <w:t xml:space="preserve">ם 200 מיליון שקל שהיו בשנה שעברה נותנים רק 20 מיליון שקל עכשיו, מתוך ידיעה שזה הורג אנשים </w:t>
      </w:r>
      <w:r>
        <w:rPr>
          <w:rtl/>
        </w:rPr>
        <w:t>–</w:t>
      </w:r>
      <w:r>
        <w:rPr>
          <w:rFonts w:hint="cs"/>
          <w:rtl/>
        </w:rPr>
        <w:t xml:space="preserve"> זה זדון.</w:t>
      </w:r>
    </w:p>
    <w:p w14:paraId="5386041C" w14:textId="77777777" w:rsidR="00000000" w:rsidRDefault="007C71EE">
      <w:pPr>
        <w:pStyle w:val="a"/>
        <w:ind w:firstLine="0"/>
        <w:rPr>
          <w:rFonts w:hint="cs"/>
          <w:rtl/>
        </w:rPr>
      </w:pPr>
    </w:p>
    <w:p w14:paraId="57589357" w14:textId="77777777" w:rsidR="00000000" w:rsidRDefault="007C71EE">
      <w:pPr>
        <w:pStyle w:val="SpeakerCon"/>
        <w:rPr>
          <w:rtl/>
        </w:rPr>
      </w:pPr>
      <w:bookmarkStart w:id="395" w:name="FS000001061T26_05_2003_20_08_51C"/>
      <w:bookmarkEnd w:id="395"/>
      <w:r>
        <w:rPr>
          <w:rtl/>
        </w:rPr>
        <w:t>ג'מאל זחאלקה (בל"ד):</w:t>
      </w:r>
    </w:p>
    <w:p w14:paraId="7C196364" w14:textId="77777777" w:rsidR="00000000" w:rsidRDefault="007C71EE">
      <w:pPr>
        <w:pStyle w:val="a"/>
        <w:rPr>
          <w:rtl/>
        </w:rPr>
      </w:pPr>
    </w:p>
    <w:p w14:paraId="7506FE04" w14:textId="77777777" w:rsidR="00000000" w:rsidRDefault="007C71EE">
      <w:pPr>
        <w:pStyle w:val="a"/>
        <w:rPr>
          <w:rFonts w:hint="cs"/>
          <w:rtl/>
        </w:rPr>
      </w:pPr>
      <w:r>
        <w:rPr>
          <w:rFonts w:hint="cs"/>
          <w:rtl/>
        </w:rPr>
        <w:t>בעניין הזה, מר שריד, אני יכול לדבר, כי אני רוקח במקצועי, ואני יודע בדיוק איזה תרופות הם הולכים למנוע ומה הנזק שייגרם לחולים.</w:t>
      </w:r>
    </w:p>
    <w:p w14:paraId="284BE80D" w14:textId="77777777" w:rsidR="00000000" w:rsidRDefault="007C71EE">
      <w:pPr>
        <w:pStyle w:val="a"/>
        <w:rPr>
          <w:rFonts w:hint="cs"/>
          <w:rtl/>
        </w:rPr>
      </w:pPr>
    </w:p>
    <w:p w14:paraId="0311F34C" w14:textId="77777777" w:rsidR="00000000" w:rsidRDefault="007C71EE">
      <w:pPr>
        <w:pStyle w:val="ac"/>
        <w:rPr>
          <w:rtl/>
        </w:rPr>
      </w:pPr>
      <w:r>
        <w:rPr>
          <w:rFonts w:hint="eastAsia"/>
          <w:rtl/>
        </w:rPr>
        <w:t>יוסי</w:t>
      </w:r>
      <w:r>
        <w:rPr>
          <w:rtl/>
        </w:rPr>
        <w:t xml:space="preserve"> ש</w:t>
      </w:r>
      <w:r>
        <w:rPr>
          <w:rtl/>
        </w:rPr>
        <w:t>ריד (מרצ):</w:t>
      </w:r>
    </w:p>
    <w:p w14:paraId="62AF6367" w14:textId="77777777" w:rsidR="00000000" w:rsidRDefault="007C71EE">
      <w:pPr>
        <w:pStyle w:val="a"/>
        <w:rPr>
          <w:rFonts w:hint="cs"/>
          <w:rtl/>
        </w:rPr>
      </w:pPr>
    </w:p>
    <w:p w14:paraId="7D855A7B" w14:textId="77777777" w:rsidR="00000000" w:rsidRDefault="007C71EE">
      <w:pPr>
        <w:pStyle w:val="a"/>
        <w:rPr>
          <w:rFonts w:hint="cs"/>
          <w:rtl/>
        </w:rPr>
      </w:pPr>
      <w:r>
        <w:rPr>
          <w:rFonts w:hint="cs"/>
          <w:rtl/>
        </w:rPr>
        <w:t>הוא כל כך התפאר ב=20 מיליון השקלים.</w:t>
      </w:r>
    </w:p>
    <w:p w14:paraId="7FED1F62" w14:textId="77777777" w:rsidR="00000000" w:rsidRDefault="007C71EE">
      <w:pPr>
        <w:pStyle w:val="a"/>
        <w:ind w:firstLine="0"/>
        <w:rPr>
          <w:rFonts w:hint="cs"/>
          <w:rtl/>
        </w:rPr>
      </w:pPr>
    </w:p>
    <w:p w14:paraId="46D9F8CC" w14:textId="77777777" w:rsidR="00000000" w:rsidRDefault="007C71EE">
      <w:pPr>
        <w:pStyle w:val="SpeakerCon"/>
        <w:rPr>
          <w:rtl/>
        </w:rPr>
      </w:pPr>
      <w:bookmarkStart w:id="396" w:name="FS000001061T26_05_2003_20_09_28C"/>
      <w:bookmarkEnd w:id="396"/>
      <w:r>
        <w:rPr>
          <w:rtl/>
        </w:rPr>
        <w:t>ג'מאל זחאלקה (בל"ד):</w:t>
      </w:r>
    </w:p>
    <w:p w14:paraId="332A903D" w14:textId="77777777" w:rsidR="00000000" w:rsidRDefault="007C71EE">
      <w:pPr>
        <w:pStyle w:val="a"/>
        <w:rPr>
          <w:rtl/>
        </w:rPr>
      </w:pPr>
    </w:p>
    <w:p w14:paraId="02EC3DBE" w14:textId="77777777" w:rsidR="00000000" w:rsidRDefault="007C71EE">
      <w:pPr>
        <w:pStyle w:val="a"/>
        <w:rPr>
          <w:rFonts w:hint="cs"/>
          <w:rtl/>
        </w:rPr>
      </w:pPr>
      <w:r>
        <w:rPr>
          <w:rFonts w:hint="cs"/>
          <w:rtl/>
        </w:rPr>
        <w:t>יש כאן תוכנית כלכלית שתגדיל את האבטלה.</w:t>
      </w:r>
    </w:p>
    <w:p w14:paraId="3C0963BC" w14:textId="77777777" w:rsidR="00000000" w:rsidRDefault="007C71EE">
      <w:pPr>
        <w:pStyle w:val="a"/>
        <w:rPr>
          <w:rFonts w:hint="cs"/>
          <w:rtl/>
        </w:rPr>
      </w:pPr>
    </w:p>
    <w:p w14:paraId="4F44089A" w14:textId="77777777" w:rsidR="00000000" w:rsidRDefault="007C71EE">
      <w:pPr>
        <w:pStyle w:val="ac"/>
        <w:rPr>
          <w:rtl/>
        </w:rPr>
      </w:pPr>
      <w:r>
        <w:rPr>
          <w:rFonts w:hint="eastAsia"/>
          <w:rtl/>
        </w:rPr>
        <w:t>שר</w:t>
      </w:r>
      <w:r>
        <w:rPr>
          <w:rtl/>
        </w:rPr>
        <w:t xml:space="preserve"> הבריאות דני נוה:</w:t>
      </w:r>
    </w:p>
    <w:p w14:paraId="000ADC9B" w14:textId="77777777" w:rsidR="00000000" w:rsidRDefault="007C71EE">
      <w:pPr>
        <w:pStyle w:val="a"/>
        <w:rPr>
          <w:rFonts w:hint="cs"/>
          <w:rtl/>
        </w:rPr>
      </w:pPr>
    </w:p>
    <w:p w14:paraId="3BBDE5EC" w14:textId="77777777" w:rsidR="00000000" w:rsidRDefault="007C71EE">
      <w:pPr>
        <w:pStyle w:val="a"/>
        <w:rPr>
          <w:rFonts w:hint="cs"/>
          <w:rtl/>
        </w:rPr>
      </w:pPr>
      <w:r>
        <w:rPr>
          <w:rFonts w:hint="cs"/>
          <w:rtl/>
        </w:rPr>
        <w:t>חבר הכנסת שריד, יש במה להתפאר.</w:t>
      </w:r>
    </w:p>
    <w:p w14:paraId="7F2A70BD" w14:textId="77777777" w:rsidR="00000000" w:rsidRDefault="007C71EE">
      <w:pPr>
        <w:pStyle w:val="a"/>
        <w:ind w:firstLine="0"/>
        <w:rPr>
          <w:rFonts w:hint="cs"/>
          <w:rtl/>
        </w:rPr>
      </w:pPr>
    </w:p>
    <w:p w14:paraId="1A34009E" w14:textId="77777777" w:rsidR="00000000" w:rsidRDefault="007C71EE">
      <w:pPr>
        <w:pStyle w:val="SpeakerCon"/>
        <w:rPr>
          <w:rtl/>
        </w:rPr>
      </w:pPr>
      <w:bookmarkStart w:id="397" w:name="FS000001061T26_05_2003_20_09_51C"/>
      <w:bookmarkEnd w:id="397"/>
      <w:r>
        <w:rPr>
          <w:rtl/>
        </w:rPr>
        <w:t>ג'מאל זחאלקה (בל"ד):</w:t>
      </w:r>
    </w:p>
    <w:p w14:paraId="58086DE9" w14:textId="77777777" w:rsidR="00000000" w:rsidRDefault="007C71EE">
      <w:pPr>
        <w:pStyle w:val="a"/>
        <w:rPr>
          <w:rtl/>
        </w:rPr>
      </w:pPr>
    </w:p>
    <w:p w14:paraId="566D6C8B" w14:textId="77777777" w:rsidR="00000000" w:rsidRDefault="007C71EE">
      <w:pPr>
        <w:pStyle w:val="a"/>
        <w:rPr>
          <w:rFonts w:hint="cs"/>
          <w:rtl/>
        </w:rPr>
      </w:pPr>
      <w:r>
        <w:rPr>
          <w:rFonts w:hint="cs"/>
          <w:rtl/>
        </w:rPr>
        <w:t>אם יש מישהו שיש לו טענה אחרת, למעט - - -</w:t>
      </w:r>
    </w:p>
    <w:p w14:paraId="3EE9F5B9" w14:textId="77777777" w:rsidR="00000000" w:rsidRDefault="007C71EE">
      <w:pPr>
        <w:pStyle w:val="a"/>
        <w:ind w:firstLine="0"/>
        <w:rPr>
          <w:rFonts w:hint="cs"/>
          <w:rtl/>
        </w:rPr>
      </w:pPr>
    </w:p>
    <w:p w14:paraId="3084A342" w14:textId="77777777" w:rsidR="00000000" w:rsidRDefault="007C71EE">
      <w:pPr>
        <w:pStyle w:val="ac"/>
        <w:rPr>
          <w:rtl/>
        </w:rPr>
      </w:pPr>
      <w:r>
        <w:rPr>
          <w:rFonts w:hint="eastAsia"/>
          <w:rtl/>
        </w:rPr>
        <w:t>שר</w:t>
      </w:r>
      <w:r>
        <w:rPr>
          <w:rtl/>
        </w:rPr>
        <w:t xml:space="preserve"> הבריאות דני נוה:</w:t>
      </w:r>
    </w:p>
    <w:p w14:paraId="6B77E7C7" w14:textId="77777777" w:rsidR="00000000" w:rsidRDefault="007C71EE">
      <w:pPr>
        <w:pStyle w:val="a"/>
        <w:rPr>
          <w:rFonts w:hint="cs"/>
          <w:rtl/>
        </w:rPr>
      </w:pPr>
    </w:p>
    <w:p w14:paraId="72039E19" w14:textId="77777777" w:rsidR="00000000" w:rsidRDefault="007C71EE">
      <w:pPr>
        <w:pStyle w:val="a"/>
        <w:rPr>
          <w:rFonts w:hint="cs"/>
          <w:rtl/>
        </w:rPr>
      </w:pPr>
      <w:r>
        <w:rPr>
          <w:rFonts w:hint="cs"/>
          <w:rtl/>
        </w:rPr>
        <w:t>אני במק</w:t>
      </w:r>
      <w:r>
        <w:rPr>
          <w:rFonts w:hint="cs"/>
          <w:rtl/>
        </w:rPr>
        <w:t>ומך הייתי נשאר תקופה ארוכה בבית לפני שהייתי מטיף מוסר. הציבור בישראל שם אותך במקומך הראוי.</w:t>
      </w:r>
    </w:p>
    <w:p w14:paraId="0FD51900" w14:textId="77777777" w:rsidR="00000000" w:rsidRDefault="007C71EE">
      <w:pPr>
        <w:pStyle w:val="a"/>
        <w:ind w:firstLine="0"/>
        <w:rPr>
          <w:rFonts w:hint="cs"/>
          <w:rtl/>
        </w:rPr>
      </w:pPr>
    </w:p>
    <w:p w14:paraId="7D2CC879" w14:textId="77777777" w:rsidR="00000000" w:rsidRDefault="007C71EE">
      <w:pPr>
        <w:pStyle w:val="ad"/>
        <w:rPr>
          <w:rtl/>
        </w:rPr>
      </w:pPr>
      <w:r>
        <w:rPr>
          <w:rtl/>
        </w:rPr>
        <w:t>היו"ר מיכאל נודלמן:</w:t>
      </w:r>
    </w:p>
    <w:p w14:paraId="3A13C1FE" w14:textId="77777777" w:rsidR="00000000" w:rsidRDefault="007C71EE">
      <w:pPr>
        <w:pStyle w:val="a"/>
        <w:rPr>
          <w:rtl/>
        </w:rPr>
      </w:pPr>
    </w:p>
    <w:p w14:paraId="230606D1" w14:textId="77777777" w:rsidR="00000000" w:rsidRDefault="007C71EE">
      <w:pPr>
        <w:pStyle w:val="a"/>
        <w:rPr>
          <w:rFonts w:hint="cs"/>
          <w:rtl/>
        </w:rPr>
      </w:pPr>
      <w:r>
        <w:rPr>
          <w:rFonts w:hint="cs"/>
          <w:rtl/>
        </w:rPr>
        <w:t xml:space="preserve">חברי הכנסת, אני מבקש. חבר הכנסת שריד. </w:t>
      </w:r>
    </w:p>
    <w:p w14:paraId="394035BA" w14:textId="77777777" w:rsidR="00000000" w:rsidRDefault="007C71EE">
      <w:pPr>
        <w:pStyle w:val="a"/>
        <w:ind w:firstLine="0"/>
        <w:rPr>
          <w:rFonts w:hint="cs"/>
          <w:rtl/>
        </w:rPr>
      </w:pPr>
    </w:p>
    <w:p w14:paraId="6F59E414" w14:textId="77777777" w:rsidR="00000000" w:rsidRDefault="007C71EE">
      <w:pPr>
        <w:pStyle w:val="ac"/>
        <w:rPr>
          <w:rtl/>
        </w:rPr>
      </w:pPr>
      <w:r>
        <w:rPr>
          <w:rFonts w:hint="eastAsia"/>
          <w:rtl/>
        </w:rPr>
        <w:t>יוסי</w:t>
      </w:r>
      <w:r>
        <w:rPr>
          <w:rtl/>
        </w:rPr>
        <w:t xml:space="preserve"> שריד (מרצ):</w:t>
      </w:r>
    </w:p>
    <w:p w14:paraId="668FC65A" w14:textId="77777777" w:rsidR="00000000" w:rsidRDefault="007C71EE">
      <w:pPr>
        <w:pStyle w:val="a"/>
        <w:rPr>
          <w:rFonts w:hint="cs"/>
          <w:rtl/>
        </w:rPr>
      </w:pPr>
    </w:p>
    <w:p w14:paraId="34B96AE6" w14:textId="77777777" w:rsidR="00000000" w:rsidRDefault="007C71EE">
      <w:pPr>
        <w:pStyle w:val="a"/>
        <w:ind w:left="719" w:firstLine="0"/>
        <w:rPr>
          <w:rFonts w:hint="cs"/>
          <w:rtl/>
        </w:rPr>
      </w:pPr>
      <w:r>
        <w:rPr>
          <w:rFonts w:hint="cs"/>
          <w:rtl/>
        </w:rPr>
        <w:t>- - -</w:t>
      </w:r>
    </w:p>
    <w:p w14:paraId="4846CB3A" w14:textId="77777777" w:rsidR="00000000" w:rsidRDefault="007C71EE">
      <w:pPr>
        <w:pStyle w:val="a"/>
        <w:ind w:firstLine="0"/>
        <w:rPr>
          <w:rFonts w:hint="cs"/>
          <w:rtl/>
        </w:rPr>
      </w:pPr>
    </w:p>
    <w:p w14:paraId="5EEF4975" w14:textId="77777777" w:rsidR="00000000" w:rsidRDefault="007C71EE">
      <w:pPr>
        <w:pStyle w:val="ac"/>
        <w:rPr>
          <w:rtl/>
        </w:rPr>
      </w:pPr>
      <w:r>
        <w:rPr>
          <w:rFonts w:hint="eastAsia"/>
          <w:rtl/>
        </w:rPr>
        <w:t>שר</w:t>
      </w:r>
      <w:r>
        <w:rPr>
          <w:rtl/>
        </w:rPr>
        <w:t xml:space="preserve"> הבריאות דני נוה:</w:t>
      </w:r>
    </w:p>
    <w:p w14:paraId="1CE20218" w14:textId="77777777" w:rsidR="00000000" w:rsidRDefault="007C71EE">
      <w:pPr>
        <w:pStyle w:val="a"/>
        <w:rPr>
          <w:rFonts w:hint="cs"/>
          <w:rtl/>
        </w:rPr>
      </w:pPr>
    </w:p>
    <w:p w14:paraId="25771E79" w14:textId="77777777" w:rsidR="00000000" w:rsidRDefault="007C71EE">
      <w:pPr>
        <w:pStyle w:val="a"/>
        <w:rPr>
          <w:rFonts w:hint="cs"/>
          <w:rtl/>
        </w:rPr>
      </w:pPr>
      <w:r>
        <w:rPr>
          <w:rFonts w:hint="cs"/>
          <w:rtl/>
        </w:rPr>
        <w:t>תשב בצנעה, בוש ונכלם, לפני שאתה בא להטיף פה בכלל מוסר למי</w:t>
      </w:r>
      <w:r>
        <w:rPr>
          <w:rFonts w:hint="cs"/>
          <w:rtl/>
        </w:rPr>
        <w:t>שהו. קצת צניעות. קצת צניעות. אולי זה יביא אותך לחשבון הנפש - - -</w:t>
      </w:r>
    </w:p>
    <w:p w14:paraId="65D8D3EF" w14:textId="77777777" w:rsidR="00000000" w:rsidRDefault="007C71EE">
      <w:pPr>
        <w:pStyle w:val="a"/>
        <w:ind w:firstLine="0"/>
        <w:rPr>
          <w:rFonts w:hint="cs"/>
          <w:rtl/>
        </w:rPr>
      </w:pPr>
    </w:p>
    <w:p w14:paraId="4A4758B5" w14:textId="77777777" w:rsidR="00000000" w:rsidRDefault="007C71EE">
      <w:pPr>
        <w:pStyle w:val="ad"/>
        <w:rPr>
          <w:rtl/>
        </w:rPr>
      </w:pPr>
      <w:r>
        <w:rPr>
          <w:rtl/>
        </w:rPr>
        <w:t>היו"ר מיכאל נודלמן:</w:t>
      </w:r>
    </w:p>
    <w:p w14:paraId="2E22EC46" w14:textId="77777777" w:rsidR="00000000" w:rsidRDefault="007C71EE">
      <w:pPr>
        <w:pStyle w:val="a"/>
        <w:rPr>
          <w:rtl/>
        </w:rPr>
      </w:pPr>
    </w:p>
    <w:p w14:paraId="0CCF0F14" w14:textId="77777777" w:rsidR="00000000" w:rsidRDefault="007C71EE">
      <w:pPr>
        <w:pStyle w:val="a"/>
        <w:rPr>
          <w:rFonts w:hint="cs"/>
          <w:rtl/>
        </w:rPr>
      </w:pPr>
      <w:r>
        <w:rPr>
          <w:rFonts w:hint="cs"/>
          <w:rtl/>
        </w:rPr>
        <w:t>חברי הכנסת.</w:t>
      </w:r>
    </w:p>
    <w:p w14:paraId="7E8216FA" w14:textId="77777777" w:rsidR="00000000" w:rsidRDefault="007C71EE">
      <w:pPr>
        <w:pStyle w:val="a"/>
        <w:ind w:firstLine="0"/>
        <w:rPr>
          <w:rFonts w:hint="cs"/>
          <w:rtl/>
        </w:rPr>
      </w:pPr>
    </w:p>
    <w:p w14:paraId="5FB8752C" w14:textId="77777777" w:rsidR="00000000" w:rsidRDefault="007C71EE">
      <w:pPr>
        <w:pStyle w:val="ac"/>
        <w:rPr>
          <w:rtl/>
        </w:rPr>
      </w:pPr>
      <w:r>
        <w:rPr>
          <w:rFonts w:hint="eastAsia"/>
          <w:rtl/>
        </w:rPr>
        <w:t>יוסי</w:t>
      </w:r>
      <w:r>
        <w:rPr>
          <w:rtl/>
        </w:rPr>
        <w:t xml:space="preserve"> שריד (מרצ):</w:t>
      </w:r>
    </w:p>
    <w:p w14:paraId="4273F8AB" w14:textId="77777777" w:rsidR="00000000" w:rsidRDefault="007C71EE">
      <w:pPr>
        <w:pStyle w:val="a"/>
        <w:rPr>
          <w:rFonts w:hint="cs"/>
          <w:rtl/>
        </w:rPr>
      </w:pPr>
    </w:p>
    <w:p w14:paraId="7617903C" w14:textId="77777777" w:rsidR="00000000" w:rsidRDefault="007C71EE">
      <w:pPr>
        <w:pStyle w:val="a"/>
        <w:rPr>
          <w:rFonts w:hint="cs"/>
          <w:rtl/>
        </w:rPr>
      </w:pPr>
      <w:r>
        <w:rPr>
          <w:rFonts w:hint="cs"/>
          <w:rtl/>
        </w:rPr>
        <w:t>אתה מדבר פה על צניעות?</w:t>
      </w:r>
    </w:p>
    <w:p w14:paraId="01053F05" w14:textId="77777777" w:rsidR="00000000" w:rsidRDefault="007C71EE">
      <w:pPr>
        <w:pStyle w:val="a"/>
        <w:ind w:firstLine="0"/>
        <w:rPr>
          <w:rFonts w:hint="cs"/>
          <w:rtl/>
        </w:rPr>
      </w:pPr>
    </w:p>
    <w:p w14:paraId="414F419D" w14:textId="77777777" w:rsidR="00000000" w:rsidRDefault="007C71EE">
      <w:pPr>
        <w:pStyle w:val="ac"/>
        <w:rPr>
          <w:rtl/>
        </w:rPr>
      </w:pPr>
      <w:r>
        <w:rPr>
          <w:rFonts w:hint="eastAsia"/>
          <w:rtl/>
        </w:rPr>
        <w:t>שר</w:t>
      </w:r>
      <w:r>
        <w:rPr>
          <w:rtl/>
        </w:rPr>
        <w:t xml:space="preserve"> הבריאות דני נוה:</w:t>
      </w:r>
    </w:p>
    <w:p w14:paraId="1894F09E" w14:textId="77777777" w:rsidR="00000000" w:rsidRDefault="007C71EE">
      <w:pPr>
        <w:pStyle w:val="a"/>
        <w:rPr>
          <w:rFonts w:hint="cs"/>
          <w:rtl/>
        </w:rPr>
      </w:pPr>
    </w:p>
    <w:p w14:paraId="24DF8E67" w14:textId="77777777" w:rsidR="00000000" w:rsidRDefault="007C71EE">
      <w:pPr>
        <w:pStyle w:val="a"/>
        <w:rPr>
          <w:rFonts w:hint="cs"/>
          <w:rtl/>
        </w:rPr>
      </w:pPr>
      <w:r>
        <w:rPr>
          <w:rFonts w:hint="cs"/>
          <w:rtl/>
        </w:rPr>
        <w:t>כשאתה מדבר כך, אולי זו הסיבה לכך שהגעת עד הלום. בינתיים הסיעה שלי קיבלה את מה שקיבלה. כולם יו</w:t>
      </w:r>
      <w:r>
        <w:rPr>
          <w:rFonts w:hint="cs"/>
          <w:rtl/>
        </w:rPr>
        <w:t xml:space="preserve">דעים לאן אתם הגעתם. </w:t>
      </w:r>
    </w:p>
    <w:p w14:paraId="2F66D751" w14:textId="77777777" w:rsidR="00000000" w:rsidRDefault="007C71EE">
      <w:pPr>
        <w:pStyle w:val="ad"/>
        <w:rPr>
          <w:rtl/>
        </w:rPr>
      </w:pPr>
    </w:p>
    <w:p w14:paraId="175F065C" w14:textId="77777777" w:rsidR="00000000" w:rsidRDefault="007C71EE">
      <w:pPr>
        <w:pStyle w:val="ad"/>
        <w:rPr>
          <w:rtl/>
        </w:rPr>
      </w:pPr>
      <w:r>
        <w:rPr>
          <w:rtl/>
        </w:rPr>
        <w:t>היו"ר מיכאל נודלמן:</w:t>
      </w:r>
    </w:p>
    <w:p w14:paraId="3383B949" w14:textId="77777777" w:rsidR="00000000" w:rsidRDefault="007C71EE">
      <w:pPr>
        <w:pStyle w:val="a"/>
        <w:rPr>
          <w:rtl/>
        </w:rPr>
      </w:pPr>
    </w:p>
    <w:p w14:paraId="5F67F265" w14:textId="77777777" w:rsidR="00000000" w:rsidRDefault="007C71EE">
      <w:pPr>
        <w:pStyle w:val="a"/>
        <w:rPr>
          <w:rFonts w:hint="cs"/>
          <w:rtl/>
        </w:rPr>
      </w:pPr>
      <w:r>
        <w:rPr>
          <w:rFonts w:hint="cs"/>
          <w:rtl/>
        </w:rPr>
        <w:t>אתם גמרתם?</w:t>
      </w:r>
    </w:p>
    <w:p w14:paraId="31CAF478" w14:textId="77777777" w:rsidR="00000000" w:rsidRDefault="007C71EE">
      <w:pPr>
        <w:pStyle w:val="a"/>
        <w:ind w:firstLine="0"/>
        <w:rPr>
          <w:rFonts w:hint="cs"/>
          <w:rtl/>
        </w:rPr>
      </w:pPr>
    </w:p>
    <w:p w14:paraId="52116906" w14:textId="77777777" w:rsidR="00000000" w:rsidRDefault="007C71EE">
      <w:pPr>
        <w:pStyle w:val="SpeakerCon"/>
        <w:rPr>
          <w:rtl/>
        </w:rPr>
      </w:pPr>
      <w:bookmarkStart w:id="398" w:name="FS000001061T26_05_2003_20_12_58C"/>
      <w:bookmarkEnd w:id="398"/>
      <w:r>
        <w:rPr>
          <w:rtl/>
        </w:rPr>
        <w:t>ג'מאל זחאלקה (בל"ד):</w:t>
      </w:r>
    </w:p>
    <w:p w14:paraId="00F6E553" w14:textId="77777777" w:rsidR="00000000" w:rsidRDefault="007C71EE">
      <w:pPr>
        <w:pStyle w:val="a"/>
        <w:rPr>
          <w:rtl/>
        </w:rPr>
      </w:pPr>
    </w:p>
    <w:p w14:paraId="1AC841F9" w14:textId="77777777" w:rsidR="00000000" w:rsidRDefault="007C71EE">
      <w:pPr>
        <w:pStyle w:val="a"/>
        <w:rPr>
          <w:rFonts w:hint="cs"/>
          <w:rtl/>
        </w:rPr>
      </w:pPr>
      <w:r>
        <w:rPr>
          <w:rFonts w:hint="cs"/>
          <w:rtl/>
        </w:rPr>
        <w:t>אני מבקש לקזז זאת מזמני, אדוני היושב-ראש.</w:t>
      </w:r>
    </w:p>
    <w:p w14:paraId="0F97B65E" w14:textId="77777777" w:rsidR="00000000" w:rsidRDefault="007C71EE">
      <w:pPr>
        <w:pStyle w:val="a"/>
        <w:ind w:firstLine="0"/>
        <w:rPr>
          <w:rFonts w:hint="cs"/>
          <w:rtl/>
        </w:rPr>
      </w:pPr>
    </w:p>
    <w:p w14:paraId="4A3BE903" w14:textId="77777777" w:rsidR="00000000" w:rsidRDefault="007C71EE">
      <w:pPr>
        <w:pStyle w:val="ad"/>
        <w:rPr>
          <w:rtl/>
        </w:rPr>
      </w:pPr>
      <w:r>
        <w:rPr>
          <w:rtl/>
        </w:rPr>
        <w:t>היו"ר מיכאל נודלמן:</w:t>
      </w:r>
    </w:p>
    <w:p w14:paraId="7766E467" w14:textId="77777777" w:rsidR="00000000" w:rsidRDefault="007C71EE">
      <w:pPr>
        <w:pStyle w:val="a"/>
        <w:rPr>
          <w:rtl/>
        </w:rPr>
      </w:pPr>
    </w:p>
    <w:p w14:paraId="41553084" w14:textId="77777777" w:rsidR="00000000" w:rsidRDefault="007C71EE">
      <w:pPr>
        <w:pStyle w:val="a"/>
        <w:rPr>
          <w:rFonts w:hint="cs"/>
          <w:rtl/>
        </w:rPr>
      </w:pPr>
      <w:r>
        <w:rPr>
          <w:rFonts w:hint="cs"/>
          <w:rtl/>
        </w:rPr>
        <w:t>בסדר. אני מוסיף לך שתי דקות.</w:t>
      </w:r>
    </w:p>
    <w:p w14:paraId="7C32FD69" w14:textId="77777777" w:rsidR="00000000" w:rsidRDefault="007C71EE">
      <w:pPr>
        <w:pStyle w:val="a"/>
        <w:rPr>
          <w:rFonts w:hint="cs"/>
          <w:rtl/>
        </w:rPr>
      </w:pPr>
    </w:p>
    <w:p w14:paraId="4B308D98" w14:textId="77777777" w:rsidR="00000000" w:rsidRDefault="007C71EE">
      <w:pPr>
        <w:pStyle w:val="SpeakerCon"/>
        <w:rPr>
          <w:rtl/>
        </w:rPr>
      </w:pPr>
      <w:bookmarkStart w:id="399" w:name="FS000001061T26_05_2003_20_13_23C"/>
      <w:bookmarkEnd w:id="399"/>
      <w:r>
        <w:rPr>
          <w:rtl/>
        </w:rPr>
        <w:t>ג'מאל זחאלקה (בל"ד):</w:t>
      </w:r>
    </w:p>
    <w:p w14:paraId="20B4E227" w14:textId="77777777" w:rsidR="00000000" w:rsidRDefault="007C71EE">
      <w:pPr>
        <w:pStyle w:val="a"/>
        <w:rPr>
          <w:rtl/>
        </w:rPr>
      </w:pPr>
    </w:p>
    <w:p w14:paraId="5654B527" w14:textId="77777777" w:rsidR="00000000" w:rsidRDefault="007C71EE">
      <w:pPr>
        <w:pStyle w:val="a"/>
        <w:rPr>
          <w:rFonts w:hint="cs"/>
          <w:rtl/>
        </w:rPr>
      </w:pPr>
      <w:r>
        <w:rPr>
          <w:rFonts w:hint="cs"/>
          <w:rtl/>
        </w:rPr>
        <w:t>יש כמעט קונסנזוס על כך שהאבטלה  תעלה על 300,000 מובטלים.</w:t>
      </w:r>
    </w:p>
    <w:p w14:paraId="0AB681D9" w14:textId="77777777" w:rsidR="00000000" w:rsidRDefault="007C71EE">
      <w:pPr>
        <w:pStyle w:val="a"/>
        <w:ind w:firstLine="0"/>
        <w:rPr>
          <w:rFonts w:hint="cs"/>
          <w:rtl/>
        </w:rPr>
      </w:pPr>
    </w:p>
    <w:p w14:paraId="16A00BCB" w14:textId="77777777" w:rsidR="00000000" w:rsidRDefault="007C71EE">
      <w:pPr>
        <w:pStyle w:val="ac"/>
        <w:rPr>
          <w:rtl/>
        </w:rPr>
      </w:pPr>
      <w:r>
        <w:rPr>
          <w:rFonts w:hint="eastAsia"/>
          <w:rtl/>
        </w:rPr>
        <w:t>קריאו</w:t>
      </w:r>
      <w:r>
        <w:rPr>
          <w:rFonts w:hint="eastAsia"/>
          <w:rtl/>
        </w:rPr>
        <w:t>ת</w:t>
      </w:r>
      <w:r>
        <w:rPr>
          <w:rtl/>
        </w:rPr>
        <w:t>:</w:t>
      </w:r>
    </w:p>
    <w:p w14:paraId="14F139CC" w14:textId="77777777" w:rsidR="00000000" w:rsidRDefault="007C71EE">
      <w:pPr>
        <w:pStyle w:val="a"/>
        <w:rPr>
          <w:rFonts w:hint="cs"/>
          <w:rtl/>
        </w:rPr>
      </w:pPr>
    </w:p>
    <w:p w14:paraId="054312CA" w14:textId="77777777" w:rsidR="00000000" w:rsidRDefault="007C71EE">
      <w:pPr>
        <w:pStyle w:val="a"/>
        <w:ind w:left="719" w:firstLine="0"/>
        <w:rPr>
          <w:rFonts w:hint="cs"/>
          <w:rtl/>
        </w:rPr>
      </w:pPr>
      <w:r>
        <w:rPr>
          <w:rFonts w:hint="cs"/>
          <w:rtl/>
        </w:rPr>
        <w:t>- - -</w:t>
      </w:r>
    </w:p>
    <w:p w14:paraId="79349463" w14:textId="77777777" w:rsidR="00000000" w:rsidRDefault="007C71EE">
      <w:pPr>
        <w:pStyle w:val="a"/>
        <w:ind w:firstLine="0"/>
        <w:rPr>
          <w:rFonts w:hint="cs"/>
          <w:rtl/>
        </w:rPr>
      </w:pPr>
    </w:p>
    <w:p w14:paraId="712DA554" w14:textId="77777777" w:rsidR="00000000" w:rsidRDefault="007C71EE">
      <w:pPr>
        <w:pStyle w:val="ad"/>
        <w:rPr>
          <w:rtl/>
        </w:rPr>
      </w:pPr>
      <w:r>
        <w:rPr>
          <w:rtl/>
        </w:rPr>
        <w:t>היו"ר מיכאל נודלמן:</w:t>
      </w:r>
    </w:p>
    <w:p w14:paraId="7F2C8205" w14:textId="77777777" w:rsidR="00000000" w:rsidRDefault="007C71EE">
      <w:pPr>
        <w:pStyle w:val="a"/>
        <w:rPr>
          <w:rtl/>
        </w:rPr>
      </w:pPr>
    </w:p>
    <w:p w14:paraId="6984F96B" w14:textId="77777777" w:rsidR="00000000" w:rsidRDefault="007C71EE">
      <w:pPr>
        <w:pStyle w:val="a"/>
        <w:rPr>
          <w:rFonts w:hint="cs"/>
          <w:rtl/>
        </w:rPr>
      </w:pPr>
      <w:r>
        <w:rPr>
          <w:rFonts w:hint="cs"/>
          <w:rtl/>
        </w:rPr>
        <w:t>חברי הכנסת, כבוד השר, אתם בכנסת.  אני מבקש.</w:t>
      </w:r>
    </w:p>
    <w:p w14:paraId="2D616499" w14:textId="77777777" w:rsidR="00000000" w:rsidRDefault="007C71EE">
      <w:pPr>
        <w:pStyle w:val="a"/>
        <w:ind w:firstLine="0"/>
        <w:rPr>
          <w:rFonts w:hint="cs"/>
          <w:rtl/>
        </w:rPr>
      </w:pPr>
    </w:p>
    <w:p w14:paraId="0C5D1C8C" w14:textId="77777777" w:rsidR="00000000" w:rsidRDefault="007C71EE">
      <w:pPr>
        <w:pStyle w:val="SpeakerCon"/>
        <w:rPr>
          <w:rtl/>
        </w:rPr>
      </w:pPr>
      <w:bookmarkStart w:id="400" w:name="FS000001061T26_05_2003_20_14_15C"/>
      <w:bookmarkEnd w:id="400"/>
      <w:r>
        <w:rPr>
          <w:rtl/>
        </w:rPr>
        <w:t>ג'מאל זחאלקה (בל"ד):</w:t>
      </w:r>
    </w:p>
    <w:p w14:paraId="6B1CEDF7" w14:textId="77777777" w:rsidR="00000000" w:rsidRDefault="007C71EE">
      <w:pPr>
        <w:pStyle w:val="a"/>
        <w:rPr>
          <w:rtl/>
        </w:rPr>
      </w:pPr>
    </w:p>
    <w:p w14:paraId="4FE20508" w14:textId="77777777" w:rsidR="00000000" w:rsidRDefault="007C71EE">
      <w:pPr>
        <w:pStyle w:val="a"/>
        <w:rPr>
          <w:rFonts w:hint="cs"/>
          <w:rtl/>
        </w:rPr>
      </w:pPr>
      <w:r>
        <w:rPr>
          <w:rFonts w:hint="cs"/>
          <w:rtl/>
        </w:rPr>
        <w:t>וזה לאחר שכמעט אנסו את מדד האבטלה וקיצצו את הקריטריונים בקביעה מי מובטל ומי לא מובטל. מנסים בצורה טכנית כאילו להקטין את הגידול במספר המובטלים. כולם יודעים שמ</w:t>
      </w:r>
      <w:r>
        <w:rPr>
          <w:rFonts w:hint="cs"/>
          <w:rtl/>
        </w:rPr>
        <w:t xml:space="preserve">ספר המובטלים הרבה יותר גדול מהמספרים הרשמיים. הוא הרבה יותר גדול. והגידול הוא הרבה יותר גדול, כי כל הזמן משנים לנו את הקריטריונים. אבל אפילו לפי הקריטריונים האלה מספר המובטלים הולך לעבור את ה=300,000. </w:t>
      </w:r>
    </w:p>
    <w:p w14:paraId="2CE7D7C1" w14:textId="77777777" w:rsidR="00000000" w:rsidRDefault="007C71EE">
      <w:pPr>
        <w:pStyle w:val="a"/>
        <w:rPr>
          <w:rFonts w:hint="cs"/>
          <w:rtl/>
        </w:rPr>
      </w:pPr>
    </w:p>
    <w:p w14:paraId="554CC467" w14:textId="77777777" w:rsidR="00000000" w:rsidRDefault="007C71EE">
      <w:pPr>
        <w:pStyle w:val="a"/>
        <w:rPr>
          <w:rFonts w:hint="cs"/>
          <w:rtl/>
        </w:rPr>
      </w:pPr>
      <w:r>
        <w:rPr>
          <w:rFonts w:hint="cs"/>
          <w:rtl/>
        </w:rPr>
        <w:t>אומרים לנו: היו דברים מעולם, לפני עשר שנים היה מצב דו</w:t>
      </w:r>
      <w:r>
        <w:rPr>
          <w:rFonts w:hint="cs"/>
          <w:rtl/>
        </w:rPr>
        <w:t>מה, היתה אבטלה של 11%. אגיד לכם מה ההבדל. ההבדל הוא בכך שאז זה נראה, נשמע והורגש כמצב חולף, כששינוי באטמוספירה הפוליטית ובתוכניות הכלכליות הביא תוך תקופה קצרה מאוד לירידה דרסטית במספר המובטלים, מ=11.5% ל=6%. וכך היה עד אמצע שנות ה=90. היום אין אור בקצה המנ</w:t>
      </w:r>
      <w:r>
        <w:rPr>
          <w:rFonts w:hint="cs"/>
          <w:rtl/>
        </w:rPr>
        <w:t>הרה. אין עבודה בקצה המנהרה של המובטלים. יש רק יותר ויותר מובטלים. גם תהליך מדיני אין, גם תוכנית כלכלית של צמיחה כלכלית, שיכולה להביא להגדלת מספר מקומות התעסוקה, אין.</w:t>
      </w:r>
    </w:p>
    <w:p w14:paraId="7D179395" w14:textId="77777777" w:rsidR="00000000" w:rsidRDefault="007C71EE">
      <w:pPr>
        <w:pStyle w:val="a"/>
        <w:ind w:firstLine="0"/>
        <w:rPr>
          <w:rFonts w:hint="cs"/>
          <w:rtl/>
        </w:rPr>
      </w:pPr>
    </w:p>
    <w:p w14:paraId="0C85B81D" w14:textId="77777777" w:rsidR="00000000" w:rsidRDefault="007C71EE">
      <w:pPr>
        <w:pStyle w:val="ac"/>
        <w:rPr>
          <w:rFonts w:hint="cs"/>
          <w:rtl/>
        </w:rPr>
      </w:pPr>
    </w:p>
    <w:p w14:paraId="00F4E31E" w14:textId="77777777" w:rsidR="00000000" w:rsidRDefault="007C71EE">
      <w:pPr>
        <w:pStyle w:val="ac"/>
        <w:rPr>
          <w:rtl/>
        </w:rPr>
      </w:pPr>
      <w:r>
        <w:rPr>
          <w:rFonts w:hint="eastAsia"/>
          <w:rtl/>
        </w:rPr>
        <w:t>מגלי</w:t>
      </w:r>
      <w:r>
        <w:rPr>
          <w:rtl/>
        </w:rPr>
        <w:t xml:space="preserve"> והבה (הליכוד):</w:t>
      </w:r>
    </w:p>
    <w:p w14:paraId="4DB99A50" w14:textId="77777777" w:rsidR="00000000" w:rsidRDefault="007C71EE">
      <w:pPr>
        <w:pStyle w:val="a"/>
        <w:rPr>
          <w:rFonts w:hint="cs"/>
          <w:rtl/>
        </w:rPr>
      </w:pPr>
    </w:p>
    <w:p w14:paraId="6461D38A" w14:textId="77777777" w:rsidR="00000000" w:rsidRDefault="007C71EE">
      <w:pPr>
        <w:pStyle w:val="a"/>
        <w:rPr>
          <w:rFonts w:hint="cs"/>
          <w:rtl/>
        </w:rPr>
      </w:pPr>
      <w:r>
        <w:rPr>
          <w:rFonts w:hint="cs"/>
          <w:rtl/>
        </w:rPr>
        <w:t>למה אתה אומר שאין תהליך מדיני?</w:t>
      </w:r>
    </w:p>
    <w:p w14:paraId="17FD50B1" w14:textId="77777777" w:rsidR="00000000" w:rsidRDefault="007C71EE">
      <w:pPr>
        <w:pStyle w:val="a"/>
        <w:ind w:firstLine="0"/>
        <w:rPr>
          <w:rFonts w:hint="cs"/>
          <w:rtl/>
        </w:rPr>
      </w:pPr>
    </w:p>
    <w:p w14:paraId="6C0D5DEE" w14:textId="77777777" w:rsidR="00000000" w:rsidRDefault="007C71EE">
      <w:pPr>
        <w:pStyle w:val="SpeakerCon"/>
        <w:rPr>
          <w:rtl/>
        </w:rPr>
      </w:pPr>
      <w:bookmarkStart w:id="401" w:name="FS000001061T26_05_2003_20_16_58C"/>
      <w:bookmarkEnd w:id="401"/>
      <w:r>
        <w:rPr>
          <w:rtl/>
        </w:rPr>
        <w:t>ג'מאל זחאלקה (בל"ד):</w:t>
      </w:r>
    </w:p>
    <w:p w14:paraId="57D9662D" w14:textId="77777777" w:rsidR="00000000" w:rsidRDefault="007C71EE">
      <w:pPr>
        <w:pStyle w:val="a"/>
        <w:rPr>
          <w:rtl/>
        </w:rPr>
      </w:pPr>
    </w:p>
    <w:p w14:paraId="4A31A9C8" w14:textId="77777777" w:rsidR="00000000" w:rsidRDefault="007C71EE">
      <w:pPr>
        <w:pStyle w:val="a"/>
        <w:rPr>
          <w:rFonts w:hint="cs"/>
          <w:rtl/>
        </w:rPr>
      </w:pPr>
      <w:r>
        <w:rPr>
          <w:rFonts w:hint="cs"/>
          <w:rtl/>
        </w:rPr>
        <w:t>הצעתי הצעה וא</w:t>
      </w:r>
      <w:r>
        <w:rPr>
          <w:rFonts w:hint="cs"/>
          <w:rtl/>
        </w:rPr>
        <w:t>ני שוב מציע. תן לי להציע משהו קונסטרוקטיבי. אני רוצה להציע משהו קונסטרוקטיבי.</w:t>
      </w:r>
    </w:p>
    <w:p w14:paraId="6E4B4AE6" w14:textId="77777777" w:rsidR="00000000" w:rsidRDefault="007C71EE">
      <w:pPr>
        <w:pStyle w:val="a"/>
        <w:ind w:firstLine="0"/>
        <w:rPr>
          <w:rFonts w:hint="cs"/>
          <w:rtl/>
        </w:rPr>
      </w:pPr>
    </w:p>
    <w:p w14:paraId="59855350" w14:textId="77777777" w:rsidR="00000000" w:rsidRDefault="007C71EE">
      <w:pPr>
        <w:pStyle w:val="ac"/>
        <w:rPr>
          <w:rtl/>
        </w:rPr>
      </w:pPr>
      <w:r>
        <w:rPr>
          <w:rFonts w:hint="eastAsia"/>
          <w:rtl/>
        </w:rPr>
        <w:t>מגלי</w:t>
      </w:r>
      <w:r>
        <w:rPr>
          <w:rtl/>
        </w:rPr>
        <w:t xml:space="preserve"> והבה (הליכוד):</w:t>
      </w:r>
    </w:p>
    <w:p w14:paraId="6ADA0458" w14:textId="77777777" w:rsidR="00000000" w:rsidRDefault="007C71EE">
      <w:pPr>
        <w:pStyle w:val="a"/>
        <w:rPr>
          <w:rFonts w:hint="cs"/>
          <w:rtl/>
        </w:rPr>
      </w:pPr>
    </w:p>
    <w:p w14:paraId="48E58D78" w14:textId="77777777" w:rsidR="00000000" w:rsidRDefault="007C71EE">
      <w:pPr>
        <w:pStyle w:val="a"/>
        <w:rPr>
          <w:rFonts w:hint="cs"/>
          <w:rtl/>
        </w:rPr>
      </w:pPr>
      <w:r>
        <w:rPr>
          <w:rFonts w:hint="cs"/>
          <w:rtl/>
        </w:rPr>
        <w:t>אתה כל הזמן חוזר על הדבר הזה.</w:t>
      </w:r>
    </w:p>
    <w:p w14:paraId="297104D8" w14:textId="77777777" w:rsidR="00000000" w:rsidRDefault="007C71EE">
      <w:pPr>
        <w:pStyle w:val="a"/>
        <w:ind w:firstLine="0"/>
        <w:rPr>
          <w:rFonts w:hint="cs"/>
          <w:rtl/>
        </w:rPr>
      </w:pPr>
    </w:p>
    <w:p w14:paraId="6FD39A8C" w14:textId="77777777" w:rsidR="00000000" w:rsidRDefault="007C71EE">
      <w:pPr>
        <w:pStyle w:val="SpeakerCon"/>
        <w:rPr>
          <w:rtl/>
        </w:rPr>
      </w:pPr>
      <w:bookmarkStart w:id="402" w:name="FS000001061T26_05_2003_20_17_31C"/>
      <w:bookmarkEnd w:id="402"/>
      <w:r>
        <w:rPr>
          <w:rtl/>
        </w:rPr>
        <w:t>ג'מאל זחאלקה (בל"ד):</w:t>
      </w:r>
    </w:p>
    <w:p w14:paraId="23DCE306" w14:textId="77777777" w:rsidR="00000000" w:rsidRDefault="007C71EE">
      <w:pPr>
        <w:pStyle w:val="a"/>
        <w:rPr>
          <w:rtl/>
        </w:rPr>
      </w:pPr>
    </w:p>
    <w:p w14:paraId="6BFE21E3" w14:textId="77777777" w:rsidR="00000000" w:rsidRDefault="007C71EE">
      <w:pPr>
        <w:pStyle w:val="a"/>
        <w:rPr>
          <w:rFonts w:hint="cs"/>
          <w:rtl/>
        </w:rPr>
      </w:pPr>
      <w:r>
        <w:rPr>
          <w:rFonts w:hint="cs"/>
          <w:rtl/>
        </w:rPr>
        <w:t xml:space="preserve">אולי תקשיב? אולי תלמד משהו? תלמד משהו. אני רוצה להציע משהו. </w:t>
      </w:r>
    </w:p>
    <w:p w14:paraId="0F66F0F6" w14:textId="77777777" w:rsidR="00000000" w:rsidRDefault="007C71EE">
      <w:pPr>
        <w:pStyle w:val="a"/>
        <w:ind w:firstLine="0"/>
        <w:rPr>
          <w:rFonts w:hint="cs"/>
          <w:rtl/>
        </w:rPr>
      </w:pPr>
    </w:p>
    <w:p w14:paraId="7B36CBA1" w14:textId="77777777" w:rsidR="00000000" w:rsidRDefault="007C71EE">
      <w:pPr>
        <w:pStyle w:val="ac"/>
        <w:rPr>
          <w:rtl/>
        </w:rPr>
      </w:pPr>
      <w:r>
        <w:rPr>
          <w:rFonts w:hint="eastAsia"/>
          <w:rtl/>
        </w:rPr>
        <w:t>מגלי</w:t>
      </w:r>
      <w:r>
        <w:rPr>
          <w:rtl/>
        </w:rPr>
        <w:t xml:space="preserve"> והבה (הליכוד):</w:t>
      </w:r>
    </w:p>
    <w:p w14:paraId="002EDD86" w14:textId="77777777" w:rsidR="00000000" w:rsidRDefault="007C71EE">
      <w:pPr>
        <w:pStyle w:val="a"/>
        <w:rPr>
          <w:rFonts w:hint="cs"/>
          <w:rtl/>
        </w:rPr>
      </w:pPr>
    </w:p>
    <w:p w14:paraId="20F4FEE0" w14:textId="77777777" w:rsidR="00000000" w:rsidRDefault="007C71EE">
      <w:pPr>
        <w:pStyle w:val="a"/>
        <w:rPr>
          <w:rFonts w:hint="cs"/>
          <w:rtl/>
        </w:rPr>
      </w:pPr>
      <w:r>
        <w:rPr>
          <w:rFonts w:hint="cs"/>
          <w:rtl/>
        </w:rPr>
        <w:t>פעם אחת תדבר בצורה א</w:t>
      </w:r>
      <w:r>
        <w:rPr>
          <w:rFonts w:hint="cs"/>
          <w:rtl/>
        </w:rPr>
        <w:t>ובייקטיבית.</w:t>
      </w:r>
    </w:p>
    <w:p w14:paraId="71E29CC2" w14:textId="77777777" w:rsidR="00000000" w:rsidRDefault="007C71EE">
      <w:pPr>
        <w:pStyle w:val="a"/>
        <w:ind w:firstLine="0"/>
        <w:rPr>
          <w:rFonts w:hint="cs"/>
          <w:rtl/>
        </w:rPr>
      </w:pPr>
    </w:p>
    <w:p w14:paraId="1DA4AE59" w14:textId="77777777" w:rsidR="00000000" w:rsidRDefault="007C71EE">
      <w:pPr>
        <w:pStyle w:val="SpeakerCon"/>
        <w:rPr>
          <w:rtl/>
        </w:rPr>
      </w:pPr>
      <w:bookmarkStart w:id="403" w:name="FS000001061T26_05_2003_20_18_01C"/>
      <w:bookmarkEnd w:id="403"/>
      <w:r>
        <w:rPr>
          <w:rtl/>
        </w:rPr>
        <w:t>ג'מאל זחאלקה (בל"ד):</w:t>
      </w:r>
    </w:p>
    <w:p w14:paraId="51C14726" w14:textId="77777777" w:rsidR="00000000" w:rsidRDefault="007C71EE">
      <w:pPr>
        <w:pStyle w:val="a"/>
        <w:rPr>
          <w:rtl/>
        </w:rPr>
      </w:pPr>
    </w:p>
    <w:p w14:paraId="7ED36D32" w14:textId="77777777" w:rsidR="00000000" w:rsidRDefault="007C71EE">
      <w:pPr>
        <w:pStyle w:val="a"/>
        <w:rPr>
          <w:rFonts w:hint="cs"/>
          <w:rtl/>
        </w:rPr>
      </w:pPr>
      <w:r>
        <w:rPr>
          <w:rFonts w:hint="cs"/>
          <w:rtl/>
        </w:rPr>
        <w:t xml:space="preserve">תראה, אני מחזיק בדעה, שמאז התיישב מר נתניהו על כיסא האוצר הוא הפסיק לשמוע. הוא פשוט לא שומע. אפילו את תחזיות האבטלה הוא לא שמע. </w:t>
      </w:r>
    </w:p>
    <w:p w14:paraId="101102B0" w14:textId="77777777" w:rsidR="00000000" w:rsidRDefault="007C71EE">
      <w:pPr>
        <w:pStyle w:val="a"/>
        <w:rPr>
          <w:rFonts w:hint="cs"/>
          <w:rtl/>
        </w:rPr>
      </w:pPr>
    </w:p>
    <w:p w14:paraId="77A0E696" w14:textId="77777777" w:rsidR="00000000" w:rsidRDefault="007C71EE">
      <w:pPr>
        <w:pStyle w:val="a"/>
        <w:rPr>
          <w:rFonts w:hint="cs"/>
          <w:rtl/>
        </w:rPr>
      </w:pPr>
      <w:r>
        <w:rPr>
          <w:rFonts w:hint="cs"/>
          <w:rtl/>
        </w:rPr>
        <w:t>אבל אני רוצה להציע משהו קונסטרוקטיבי. בהרבה מדינות בעולם שעמדו לפני מצבים דומים, נקבעו יעדי</w:t>
      </w:r>
      <w:r>
        <w:rPr>
          <w:rFonts w:hint="cs"/>
          <w:rtl/>
        </w:rPr>
        <w:t xml:space="preserve"> אבטלה ויעדים לעידוד התעסוקה. בתוכנית הכלכלית הזאת, במילון הכלכלי של הממשלה הזאת, זה לא קיים.  יש יעד אינפלציה, יש יעד גירעון, יש יעדים כלכליים שמדברים על מספרים, אבל יעדים שמתייחסים לבני-אדם ולעבודתם אין. אני חושב שזה בלתי אפשרי. </w:t>
      </w:r>
    </w:p>
    <w:p w14:paraId="72BB01B9" w14:textId="77777777" w:rsidR="00000000" w:rsidRDefault="007C71EE">
      <w:pPr>
        <w:pStyle w:val="a"/>
        <w:rPr>
          <w:rFonts w:hint="cs"/>
          <w:rtl/>
        </w:rPr>
      </w:pPr>
    </w:p>
    <w:p w14:paraId="0B3E1284" w14:textId="77777777" w:rsidR="00000000" w:rsidRDefault="007C71EE">
      <w:pPr>
        <w:pStyle w:val="a"/>
        <w:rPr>
          <w:rFonts w:hint="cs"/>
          <w:rtl/>
        </w:rPr>
      </w:pPr>
      <w:r>
        <w:rPr>
          <w:rFonts w:hint="cs"/>
          <w:rtl/>
        </w:rPr>
        <w:t>אתה אומר: אני אעמוד ביע</w:t>
      </w:r>
      <w:r>
        <w:rPr>
          <w:rFonts w:hint="cs"/>
          <w:rtl/>
        </w:rPr>
        <w:t xml:space="preserve">ד הגירעון כמו ברזל, אני אעמוד ביעד האינפלציה כמו ברזל, ושיהיה מה שיהיה עם האבטלה, לא אכפת לי. זו ההתעלמות. זו ההתעלמות הפושעת, שבינה לבין כוונת הזדון כחוט השערה. מה זה כוונת זדון בסופו של דבר?  אם אני רואה מול עיני מישהו שהולך להיות רעב ואני שותק </w:t>
      </w:r>
      <w:r>
        <w:rPr>
          <w:rtl/>
        </w:rPr>
        <w:t>–</w:t>
      </w:r>
      <w:r>
        <w:rPr>
          <w:rFonts w:hint="cs"/>
          <w:rtl/>
        </w:rPr>
        <w:t xml:space="preserve"> אין הבד</w:t>
      </w:r>
      <w:r>
        <w:rPr>
          <w:rFonts w:hint="cs"/>
          <w:rtl/>
        </w:rPr>
        <w:t>ל בין זה לבין כוונת זדון. לכן, אני חושב שצריך לקבוע יעד אינפלציה.</w:t>
      </w:r>
    </w:p>
    <w:p w14:paraId="6759129D" w14:textId="77777777" w:rsidR="00000000" w:rsidRDefault="007C71EE">
      <w:pPr>
        <w:pStyle w:val="a"/>
        <w:rPr>
          <w:rFonts w:hint="cs"/>
          <w:rtl/>
        </w:rPr>
      </w:pPr>
    </w:p>
    <w:p w14:paraId="5F2C07DF" w14:textId="77777777" w:rsidR="00000000" w:rsidRDefault="007C71EE">
      <w:pPr>
        <w:pStyle w:val="a"/>
        <w:rPr>
          <w:rFonts w:hint="cs"/>
          <w:rtl/>
        </w:rPr>
      </w:pPr>
      <w:r>
        <w:rPr>
          <w:rFonts w:hint="cs"/>
          <w:rtl/>
        </w:rPr>
        <w:t>בשנת 2000 התכנסה ועידת ליסבון של כל מדינות אירופה ונקבעה תוכנית לעידוד התעסוקה. התוכנית קבעה שיש להעלות את מספר המועסקים ב=10%. זה לא רק להילחם באבטלה. שימו לב, זה למשוך אנשים שהם בלתי מועס</w:t>
      </w:r>
      <w:r>
        <w:rPr>
          <w:rFonts w:hint="cs"/>
          <w:rtl/>
        </w:rPr>
        <w:t>קים, כלומר שהם לא שייכים לכוח העבודה הרגיל, כדי להיות מועסקים. ויש הרבה כאלה בחברה הישראלית. היום שיעור המועסקים בישראל הוא 58%. אפשר להעסיק יותר נשים, אפשר להעסיק יותר חרדים, אפשר להעסיק יותר אנשים מהפריפריה, מהאוכלוסייה הערבית. אפשר למשוך לעבודה עוד אנשי</w:t>
      </w:r>
      <w:r>
        <w:rPr>
          <w:rFonts w:hint="cs"/>
          <w:rtl/>
        </w:rPr>
        <w:t xml:space="preserve">ם  שלא נמצאים בסטטיסטיקה של התעסוקה. אבל אפילו את האור הזה בקצה המנהרה אין לנו. אין לנו. </w:t>
      </w:r>
    </w:p>
    <w:p w14:paraId="3736D300" w14:textId="77777777" w:rsidR="00000000" w:rsidRDefault="007C71EE">
      <w:pPr>
        <w:pStyle w:val="a"/>
        <w:rPr>
          <w:rFonts w:hint="cs"/>
          <w:rtl/>
        </w:rPr>
      </w:pPr>
    </w:p>
    <w:p w14:paraId="4D496A6F" w14:textId="77777777" w:rsidR="00000000" w:rsidRDefault="007C71EE">
      <w:pPr>
        <w:pStyle w:val="a"/>
        <w:rPr>
          <w:rFonts w:hint="cs"/>
          <w:rtl/>
        </w:rPr>
      </w:pPr>
      <w:r>
        <w:rPr>
          <w:rFonts w:hint="cs"/>
          <w:rtl/>
        </w:rPr>
        <w:t xml:space="preserve">הגרוע מכול, אדוני היושב-ראש, הוא סוג האבטלה שיש לנו היום. כלומר, בעבר תמיד היינו עדים למצב של אבטלה, שהיא תוצאה של משבר כלכלי חולף. חלף המשבר, חלפה האבטלה. אני רואה </w:t>
      </w:r>
      <w:r>
        <w:rPr>
          <w:rFonts w:hint="cs"/>
          <w:rtl/>
        </w:rPr>
        <w:t xml:space="preserve">היום שהממשלה מתעלמת  מהשינויים שנעשו בשוק העבודה בישראל. והשינויים האלה יביאו לכך שגם אם יחלוף המשבר הכלכלי </w:t>
      </w:r>
      <w:r>
        <w:rPr>
          <w:rtl/>
        </w:rPr>
        <w:t>–</w:t>
      </w:r>
      <w:r>
        <w:rPr>
          <w:rFonts w:hint="cs"/>
          <w:rtl/>
        </w:rPr>
        <w:t xml:space="preserve"> ואת זה אנחנו לא רואים עד עכשיו, אבל נניח שהקוסם נתניהו ישחרר את הקפיץ המפורסם שלו, נניח </w:t>
      </w:r>
      <w:r>
        <w:rPr>
          <w:rtl/>
        </w:rPr>
        <w:t>–</w:t>
      </w:r>
      <w:r>
        <w:rPr>
          <w:rFonts w:hint="cs"/>
          <w:rtl/>
        </w:rPr>
        <w:t xml:space="preserve"> אני אומר לכם שיישארו כיסי אבטלה קשים ביותר, במיוחד בפריפ</w:t>
      </w:r>
      <w:r>
        <w:rPr>
          <w:rFonts w:hint="cs"/>
          <w:rtl/>
        </w:rPr>
        <w:t>ריה ובמיוחד בקרב האוכלוסייה הערבית. אנחנו עומדים לפני מצב שרוב האבטלה היום היא אבטלה מבנית, לא אבטלה של ביקוש. כלומר, זה לא שיש פחות ביקוש בשוק העבודה, דבר שהוא תוצאה של משבר כלכלי חולף, אלא זו תוצאה של אבטלה מבנית.</w:t>
      </w:r>
    </w:p>
    <w:p w14:paraId="14851073" w14:textId="77777777" w:rsidR="00000000" w:rsidRDefault="007C71EE">
      <w:pPr>
        <w:pStyle w:val="a"/>
        <w:rPr>
          <w:rFonts w:hint="cs"/>
          <w:rtl/>
        </w:rPr>
      </w:pPr>
    </w:p>
    <w:p w14:paraId="4FD4C360" w14:textId="77777777" w:rsidR="00000000" w:rsidRDefault="007C71EE">
      <w:pPr>
        <w:pStyle w:val="ad"/>
        <w:rPr>
          <w:rtl/>
        </w:rPr>
      </w:pPr>
      <w:r>
        <w:rPr>
          <w:rtl/>
        </w:rPr>
        <w:t>היו"ר מיכאל נודלמן:</w:t>
      </w:r>
    </w:p>
    <w:p w14:paraId="30580B2C" w14:textId="77777777" w:rsidR="00000000" w:rsidRDefault="007C71EE">
      <w:pPr>
        <w:pStyle w:val="a"/>
        <w:rPr>
          <w:rtl/>
        </w:rPr>
      </w:pPr>
    </w:p>
    <w:p w14:paraId="3CB173E5" w14:textId="77777777" w:rsidR="00000000" w:rsidRDefault="007C71EE">
      <w:pPr>
        <w:pStyle w:val="a"/>
        <w:rPr>
          <w:rFonts w:hint="cs"/>
          <w:rtl/>
        </w:rPr>
      </w:pPr>
      <w:r>
        <w:rPr>
          <w:rFonts w:hint="cs"/>
          <w:rtl/>
        </w:rPr>
        <w:t>תסיים, בבקשה.</w:t>
      </w:r>
    </w:p>
    <w:p w14:paraId="7EB7FB05" w14:textId="77777777" w:rsidR="00000000" w:rsidRDefault="007C71EE">
      <w:pPr>
        <w:pStyle w:val="a"/>
        <w:ind w:firstLine="0"/>
        <w:rPr>
          <w:rFonts w:hint="cs"/>
          <w:rtl/>
        </w:rPr>
      </w:pPr>
    </w:p>
    <w:p w14:paraId="7325DF0E" w14:textId="77777777" w:rsidR="00000000" w:rsidRDefault="007C71EE">
      <w:pPr>
        <w:pStyle w:val="SpeakerCon"/>
        <w:rPr>
          <w:rtl/>
        </w:rPr>
      </w:pPr>
      <w:bookmarkStart w:id="404" w:name="FS000001061T26_05_2003_20_24_46C"/>
      <w:bookmarkEnd w:id="404"/>
      <w:r>
        <w:rPr>
          <w:rtl/>
        </w:rPr>
        <w:t>ג'מ</w:t>
      </w:r>
      <w:r>
        <w:rPr>
          <w:rtl/>
        </w:rPr>
        <w:t>אל זחאלקה (בל"ד):</w:t>
      </w:r>
    </w:p>
    <w:p w14:paraId="0EEB2030" w14:textId="77777777" w:rsidR="00000000" w:rsidRDefault="007C71EE">
      <w:pPr>
        <w:pStyle w:val="a"/>
        <w:rPr>
          <w:rtl/>
        </w:rPr>
      </w:pPr>
    </w:p>
    <w:p w14:paraId="6D3E8DE7" w14:textId="77777777" w:rsidR="00000000" w:rsidRDefault="007C71EE">
      <w:pPr>
        <w:pStyle w:val="a"/>
        <w:rPr>
          <w:rFonts w:hint="cs"/>
          <w:rtl/>
        </w:rPr>
      </w:pPr>
      <w:r>
        <w:rPr>
          <w:rFonts w:hint="cs"/>
          <w:rtl/>
        </w:rPr>
        <w:t>אני רוצה להסביר את הנקודה הזאת, כי היא חשובה. אחזור עליה שוב ושוב. בעוד עשר שנים נעמוד לפני קטסטרופה חברתית בחברה הערבית במיוחד, בפריפריה בכלל אבל בחברה הערבית במיוחד.</w:t>
      </w:r>
    </w:p>
    <w:p w14:paraId="13D6C72A" w14:textId="77777777" w:rsidR="00000000" w:rsidRDefault="007C71EE">
      <w:pPr>
        <w:pStyle w:val="a"/>
        <w:ind w:firstLine="0"/>
        <w:rPr>
          <w:rFonts w:hint="cs"/>
          <w:rtl/>
        </w:rPr>
      </w:pPr>
    </w:p>
    <w:p w14:paraId="31A34DA2" w14:textId="77777777" w:rsidR="00000000" w:rsidRDefault="007C71EE">
      <w:pPr>
        <w:pStyle w:val="ad"/>
        <w:rPr>
          <w:rtl/>
        </w:rPr>
      </w:pPr>
      <w:r>
        <w:rPr>
          <w:rtl/>
        </w:rPr>
        <w:t>היו"ר מיכאל נודלמן:</w:t>
      </w:r>
    </w:p>
    <w:p w14:paraId="60E5FC3E" w14:textId="77777777" w:rsidR="00000000" w:rsidRDefault="007C71EE">
      <w:pPr>
        <w:pStyle w:val="a"/>
        <w:rPr>
          <w:rtl/>
        </w:rPr>
      </w:pPr>
    </w:p>
    <w:p w14:paraId="720ABFCC" w14:textId="77777777" w:rsidR="00000000" w:rsidRDefault="007C71EE">
      <w:pPr>
        <w:pStyle w:val="a"/>
        <w:rPr>
          <w:rFonts w:hint="cs"/>
          <w:rtl/>
        </w:rPr>
      </w:pPr>
      <w:r>
        <w:rPr>
          <w:rFonts w:hint="cs"/>
          <w:rtl/>
        </w:rPr>
        <w:t>עוד יהיו לך נאומים.</w:t>
      </w:r>
    </w:p>
    <w:p w14:paraId="216CD6D1" w14:textId="77777777" w:rsidR="00000000" w:rsidRDefault="007C71EE">
      <w:pPr>
        <w:pStyle w:val="a"/>
        <w:ind w:firstLine="0"/>
        <w:rPr>
          <w:rFonts w:hint="cs"/>
          <w:rtl/>
        </w:rPr>
      </w:pPr>
    </w:p>
    <w:p w14:paraId="6779E45E" w14:textId="77777777" w:rsidR="00000000" w:rsidRDefault="007C71EE">
      <w:pPr>
        <w:pStyle w:val="SpeakerCon"/>
        <w:rPr>
          <w:rtl/>
        </w:rPr>
      </w:pPr>
      <w:bookmarkStart w:id="405" w:name="FS000001061T26_05_2003_20_25_37C"/>
      <w:bookmarkEnd w:id="405"/>
      <w:r>
        <w:rPr>
          <w:rtl/>
        </w:rPr>
        <w:t>ג'מאל זחאלקה (בל"ד):</w:t>
      </w:r>
    </w:p>
    <w:p w14:paraId="4A3ADF30" w14:textId="77777777" w:rsidR="00000000" w:rsidRDefault="007C71EE">
      <w:pPr>
        <w:pStyle w:val="a"/>
        <w:rPr>
          <w:rtl/>
        </w:rPr>
      </w:pPr>
    </w:p>
    <w:p w14:paraId="4F9103A3" w14:textId="77777777" w:rsidR="00000000" w:rsidRDefault="007C71EE">
      <w:pPr>
        <w:pStyle w:val="a"/>
        <w:rPr>
          <w:rFonts w:hint="cs"/>
          <w:rtl/>
        </w:rPr>
      </w:pPr>
      <w:r>
        <w:rPr>
          <w:rFonts w:hint="cs"/>
          <w:rtl/>
        </w:rPr>
        <w:t>אבל,</w:t>
      </w:r>
      <w:r>
        <w:rPr>
          <w:rFonts w:hint="cs"/>
          <w:rtl/>
        </w:rPr>
        <w:t xml:space="preserve"> אדוני היושב-ראש, גזלו מזמני.</w:t>
      </w:r>
    </w:p>
    <w:p w14:paraId="09455DD5" w14:textId="77777777" w:rsidR="00000000" w:rsidRDefault="007C71EE">
      <w:pPr>
        <w:pStyle w:val="a"/>
        <w:ind w:firstLine="0"/>
        <w:rPr>
          <w:rFonts w:hint="cs"/>
          <w:rtl/>
        </w:rPr>
      </w:pPr>
    </w:p>
    <w:p w14:paraId="452D7125" w14:textId="77777777" w:rsidR="00000000" w:rsidRDefault="007C71EE">
      <w:pPr>
        <w:pStyle w:val="ad"/>
        <w:rPr>
          <w:rtl/>
        </w:rPr>
      </w:pPr>
      <w:r>
        <w:rPr>
          <w:rtl/>
        </w:rPr>
        <w:t>היו"ר מיכאל נודלמן:</w:t>
      </w:r>
    </w:p>
    <w:p w14:paraId="7B5A7E31" w14:textId="77777777" w:rsidR="00000000" w:rsidRDefault="007C71EE">
      <w:pPr>
        <w:pStyle w:val="a"/>
        <w:rPr>
          <w:rtl/>
        </w:rPr>
      </w:pPr>
    </w:p>
    <w:p w14:paraId="59A81144" w14:textId="77777777" w:rsidR="00000000" w:rsidRDefault="007C71EE">
      <w:pPr>
        <w:pStyle w:val="a"/>
        <w:rPr>
          <w:rFonts w:hint="cs"/>
          <w:rtl/>
        </w:rPr>
      </w:pPr>
      <w:r>
        <w:rPr>
          <w:rFonts w:hint="cs"/>
          <w:rtl/>
        </w:rPr>
        <w:t>הוספתי לך שלוש דקות.</w:t>
      </w:r>
    </w:p>
    <w:p w14:paraId="1FAB3419" w14:textId="77777777" w:rsidR="00000000" w:rsidRDefault="007C71EE">
      <w:pPr>
        <w:pStyle w:val="a"/>
        <w:ind w:firstLine="0"/>
        <w:rPr>
          <w:rFonts w:hint="cs"/>
          <w:rtl/>
        </w:rPr>
      </w:pPr>
    </w:p>
    <w:p w14:paraId="05FA671F" w14:textId="77777777" w:rsidR="00000000" w:rsidRDefault="007C71EE">
      <w:pPr>
        <w:pStyle w:val="SpeakerCon"/>
        <w:rPr>
          <w:rFonts w:hint="cs"/>
          <w:rtl/>
        </w:rPr>
      </w:pPr>
      <w:bookmarkStart w:id="406" w:name="FS000001061T26_05_2003_20_25_51C"/>
      <w:bookmarkEnd w:id="406"/>
    </w:p>
    <w:p w14:paraId="7252C10A" w14:textId="77777777" w:rsidR="00000000" w:rsidRDefault="007C71EE">
      <w:pPr>
        <w:pStyle w:val="SpeakerCon"/>
        <w:rPr>
          <w:rFonts w:hint="cs"/>
          <w:rtl/>
        </w:rPr>
      </w:pPr>
    </w:p>
    <w:p w14:paraId="6BC47FFC" w14:textId="77777777" w:rsidR="00000000" w:rsidRDefault="007C71EE">
      <w:pPr>
        <w:pStyle w:val="SpeakerCon"/>
        <w:rPr>
          <w:rtl/>
        </w:rPr>
      </w:pPr>
      <w:r>
        <w:rPr>
          <w:rtl/>
        </w:rPr>
        <w:t>ג'מאל זחאלקה (בל"ד):</w:t>
      </w:r>
    </w:p>
    <w:p w14:paraId="6C6EE15A" w14:textId="77777777" w:rsidR="00000000" w:rsidRDefault="007C71EE">
      <w:pPr>
        <w:pStyle w:val="a"/>
        <w:rPr>
          <w:rtl/>
        </w:rPr>
      </w:pPr>
    </w:p>
    <w:p w14:paraId="74C82ECE" w14:textId="77777777" w:rsidR="00000000" w:rsidRDefault="007C71EE">
      <w:pPr>
        <w:pStyle w:val="a"/>
        <w:rPr>
          <w:rFonts w:hint="cs"/>
          <w:rtl/>
        </w:rPr>
      </w:pPr>
      <w:r>
        <w:rPr>
          <w:rFonts w:hint="cs"/>
          <w:rtl/>
        </w:rPr>
        <w:t>בנדיבותך. אני רק רוצה להגיד שצריך כאן באמת לחשוב, וברצינות, ולהציב יעד תעסוקה, יעד סף של אבטלה. יכול להיות שלא ישיגו אותו, אבל יגידו: מקסימום אבטלה של 6%, תוך</w:t>
      </w:r>
      <w:r>
        <w:rPr>
          <w:rFonts w:hint="cs"/>
          <w:rtl/>
        </w:rPr>
        <w:t xml:space="preserve"> כך וכך זמן; הגדלת התעסוקה, הגדלת שיעור המועסקים ב=10%. היו ניסיונות כאלה ואפשר ללמוד מהם.</w:t>
      </w:r>
    </w:p>
    <w:p w14:paraId="3EB89171" w14:textId="77777777" w:rsidR="00000000" w:rsidRDefault="007C71EE">
      <w:pPr>
        <w:pStyle w:val="a"/>
        <w:rPr>
          <w:rFonts w:hint="cs"/>
          <w:rtl/>
        </w:rPr>
      </w:pPr>
    </w:p>
    <w:p w14:paraId="49B07896" w14:textId="77777777" w:rsidR="00000000" w:rsidRDefault="007C71EE">
      <w:pPr>
        <w:pStyle w:val="a"/>
        <w:rPr>
          <w:rFonts w:hint="cs"/>
          <w:rtl/>
        </w:rPr>
      </w:pPr>
      <w:r>
        <w:rPr>
          <w:rFonts w:hint="cs"/>
          <w:rtl/>
        </w:rPr>
        <w:t>אדוני היושב-ראש, אני יכול לנדב נתונים. ביקשתי מיחידת המחקר בכנסת לעשות סקירה ולראות מה קורה בעולם בעניין הזה של יעדי תעסוקה ויעדי אבטלה, כמה הם היו אפקטיביים, כמה ה</w:t>
      </w:r>
      <w:r>
        <w:rPr>
          <w:rFonts w:hint="cs"/>
          <w:rtl/>
        </w:rPr>
        <w:t xml:space="preserve">ם עזרו. התוצאות מדברות בעד עצמן. אם הוצבו יעדים והתייחסו אליהם ברצינות </w:t>
      </w:r>
      <w:r>
        <w:rPr>
          <w:rtl/>
        </w:rPr>
        <w:t>–</w:t>
      </w:r>
      <w:r>
        <w:rPr>
          <w:rFonts w:hint="cs"/>
          <w:rtl/>
        </w:rPr>
        <w:t xml:space="preserve"> האיזון בין מה שקרוי הכלכלה לבין המועסק, או האדם, היה איזון יותר טוב, וזה גרם בסופו של דבר להגדלת מספר המועסקים ולהגדלת הצמיחה בכלל.</w:t>
      </w:r>
    </w:p>
    <w:p w14:paraId="120EF8D9" w14:textId="77777777" w:rsidR="00000000" w:rsidRDefault="007C71EE">
      <w:pPr>
        <w:pStyle w:val="a"/>
        <w:rPr>
          <w:rFonts w:hint="cs"/>
          <w:rtl/>
        </w:rPr>
      </w:pPr>
    </w:p>
    <w:p w14:paraId="636D54F4" w14:textId="77777777" w:rsidR="00000000" w:rsidRDefault="007C71EE">
      <w:pPr>
        <w:pStyle w:val="a"/>
        <w:rPr>
          <w:rFonts w:hint="cs"/>
          <w:rtl/>
        </w:rPr>
      </w:pPr>
      <w:r>
        <w:rPr>
          <w:rFonts w:hint="cs"/>
          <w:rtl/>
        </w:rPr>
        <w:t>אני חושב שדברים כאלה חייבים לעשות היום. אבל כבר עכ</w:t>
      </w:r>
      <w:r>
        <w:rPr>
          <w:rFonts w:hint="cs"/>
          <w:rtl/>
        </w:rPr>
        <w:t>שיו צריך לעשות תוכנית חירום. השר אורלב אומר: צריך תוכנית חירום כלכלית בשביל להגדיל את הצמיחה והתעסוקה. נו, הוא אמר. מה הוא עשה בשביל זה?  אני אומר שצריך לעשות זאת. אני מסכים אתו. אבל האם הוא מוכן ללכת אתי, עם חבר הכנסת שריד ועם אחרים בשביל לעשות דבר כזה? א</w:t>
      </w:r>
      <w:r>
        <w:rPr>
          <w:rFonts w:hint="cs"/>
          <w:rtl/>
        </w:rPr>
        <w:t>ני חושב שחברי הקואליציה צריכים להפסיק לדבר אם הם לא מתכוונים לעשות. תודה רבה.</w:t>
      </w:r>
    </w:p>
    <w:p w14:paraId="7460F05A" w14:textId="77777777" w:rsidR="00000000" w:rsidRDefault="007C71EE">
      <w:pPr>
        <w:pStyle w:val="a"/>
        <w:ind w:firstLine="0"/>
        <w:rPr>
          <w:rFonts w:hint="cs"/>
          <w:rtl/>
        </w:rPr>
      </w:pPr>
    </w:p>
    <w:p w14:paraId="45F1931F" w14:textId="77777777" w:rsidR="00000000" w:rsidRDefault="007C71EE">
      <w:pPr>
        <w:pStyle w:val="ad"/>
        <w:rPr>
          <w:rtl/>
        </w:rPr>
      </w:pPr>
      <w:r>
        <w:rPr>
          <w:rtl/>
        </w:rPr>
        <w:t>היו"ר מיכאל נודלמן:</w:t>
      </w:r>
    </w:p>
    <w:p w14:paraId="5FA5F1CA" w14:textId="77777777" w:rsidR="00000000" w:rsidRDefault="007C71EE">
      <w:pPr>
        <w:pStyle w:val="a"/>
        <w:rPr>
          <w:rtl/>
        </w:rPr>
      </w:pPr>
    </w:p>
    <w:p w14:paraId="7C39B0F0" w14:textId="77777777" w:rsidR="00000000" w:rsidRDefault="007C71EE">
      <w:pPr>
        <w:pStyle w:val="a"/>
        <w:rPr>
          <w:rFonts w:hint="cs"/>
          <w:rtl/>
        </w:rPr>
      </w:pPr>
      <w:r>
        <w:rPr>
          <w:rFonts w:hint="cs"/>
          <w:rtl/>
        </w:rPr>
        <w:t>תודה רבה.</w:t>
      </w:r>
    </w:p>
    <w:p w14:paraId="4C45F03B" w14:textId="77777777" w:rsidR="00000000" w:rsidRDefault="007C71EE">
      <w:pPr>
        <w:pStyle w:val="a"/>
        <w:ind w:firstLine="0"/>
        <w:rPr>
          <w:rFonts w:hint="cs"/>
          <w:rtl/>
        </w:rPr>
      </w:pPr>
    </w:p>
    <w:p w14:paraId="321DE9D1" w14:textId="77777777" w:rsidR="00000000" w:rsidRDefault="007C71EE">
      <w:pPr>
        <w:pStyle w:val="a"/>
        <w:ind w:firstLine="0"/>
        <w:rPr>
          <w:rFonts w:hint="cs"/>
          <w:rtl/>
        </w:rPr>
      </w:pPr>
    </w:p>
    <w:p w14:paraId="409FBD5C" w14:textId="77777777" w:rsidR="00000000" w:rsidRDefault="007C71EE">
      <w:pPr>
        <w:pStyle w:val="Subject"/>
        <w:rPr>
          <w:rFonts w:hint="cs"/>
          <w:rtl/>
        </w:rPr>
      </w:pPr>
      <w:r>
        <w:rPr>
          <w:rFonts w:hint="cs"/>
          <w:rtl/>
        </w:rPr>
        <w:t>מסמכים שהונחו על שולחן הכנסת</w:t>
      </w:r>
    </w:p>
    <w:p w14:paraId="4B30425F" w14:textId="77777777" w:rsidR="00000000" w:rsidRDefault="007C71EE">
      <w:pPr>
        <w:pStyle w:val="a"/>
        <w:ind w:firstLine="0"/>
        <w:rPr>
          <w:rFonts w:hint="cs"/>
          <w:u w:val="single"/>
          <w:rtl/>
        </w:rPr>
      </w:pPr>
    </w:p>
    <w:p w14:paraId="156F0916" w14:textId="77777777" w:rsidR="00000000" w:rsidRDefault="007C71EE">
      <w:pPr>
        <w:pStyle w:val="a"/>
        <w:ind w:firstLine="0"/>
        <w:rPr>
          <w:rFonts w:hint="cs"/>
          <w:u w:val="single"/>
          <w:rtl/>
        </w:rPr>
      </w:pPr>
    </w:p>
    <w:p w14:paraId="5FBC4AE9" w14:textId="77777777" w:rsidR="00000000" w:rsidRDefault="007C71EE">
      <w:pPr>
        <w:pStyle w:val="ad"/>
        <w:rPr>
          <w:rtl/>
        </w:rPr>
      </w:pPr>
      <w:r>
        <w:rPr>
          <w:rtl/>
        </w:rPr>
        <w:t>היו"ר מיכאל נודלמן:</w:t>
      </w:r>
    </w:p>
    <w:p w14:paraId="5592B624" w14:textId="77777777" w:rsidR="00000000" w:rsidRDefault="007C71EE">
      <w:pPr>
        <w:pStyle w:val="a"/>
        <w:rPr>
          <w:rtl/>
        </w:rPr>
      </w:pPr>
    </w:p>
    <w:p w14:paraId="786279B0" w14:textId="77777777" w:rsidR="00000000" w:rsidRDefault="007C71EE">
      <w:pPr>
        <w:pStyle w:val="a"/>
        <w:rPr>
          <w:rFonts w:hint="cs"/>
          <w:rtl/>
        </w:rPr>
      </w:pPr>
      <w:r>
        <w:rPr>
          <w:rFonts w:hint="cs"/>
          <w:rtl/>
        </w:rPr>
        <w:t>יש הכרזה לסגנית מזכיר הכנסת.</w:t>
      </w:r>
    </w:p>
    <w:p w14:paraId="74E34361" w14:textId="77777777" w:rsidR="00000000" w:rsidRDefault="007C71EE">
      <w:pPr>
        <w:pStyle w:val="a"/>
        <w:ind w:firstLine="0"/>
        <w:rPr>
          <w:rFonts w:hint="cs"/>
          <w:rtl/>
        </w:rPr>
      </w:pPr>
    </w:p>
    <w:p w14:paraId="4D9CD68D" w14:textId="77777777" w:rsidR="00000000" w:rsidRDefault="007C71EE">
      <w:pPr>
        <w:pStyle w:val="Speaker"/>
        <w:rPr>
          <w:rtl/>
        </w:rPr>
      </w:pPr>
      <w:r>
        <w:rPr>
          <w:rFonts w:hint="eastAsia"/>
          <w:rtl/>
        </w:rPr>
        <w:t>סגנית</w:t>
      </w:r>
      <w:r>
        <w:rPr>
          <w:rtl/>
        </w:rPr>
        <w:t xml:space="preserve"> מזכיר הכנסת רות קפלן:</w:t>
      </w:r>
    </w:p>
    <w:p w14:paraId="14DFB1DF" w14:textId="77777777" w:rsidR="00000000" w:rsidRDefault="007C71EE">
      <w:pPr>
        <w:pStyle w:val="a"/>
        <w:rPr>
          <w:rFonts w:hint="cs"/>
          <w:rtl/>
        </w:rPr>
      </w:pPr>
    </w:p>
    <w:p w14:paraId="64B778E6" w14:textId="77777777" w:rsidR="00000000" w:rsidRDefault="007C71EE">
      <w:pPr>
        <w:pStyle w:val="a"/>
        <w:rPr>
          <w:rFonts w:hint="cs"/>
          <w:rtl/>
        </w:rPr>
      </w:pPr>
      <w:r>
        <w:rPr>
          <w:rFonts w:hint="cs"/>
          <w:rtl/>
        </w:rPr>
        <w:t>תודה רבה.</w:t>
      </w:r>
    </w:p>
    <w:p w14:paraId="6DA5F4EE" w14:textId="77777777" w:rsidR="00000000" w:rsidRDefault="007C71EE">
      <w:pPr>
        <w:pStyle w:val="a"/>
        <w:rPr>
          <w:rtl/>
        </w:rPr>
      </w:pPr>
    </w:p>
    <w:p w14:paraId="12B24573" w14:textId="77777777" w:rsidR="00000000" w:rsidRDefault="007C71EE">
      <w:pPr>
        <w:pStyle w:val="a"/>
        <w:rPr>
          <w:rFonts w:hint="cs"/>
          <w:rtl/>
        </w:rPr>
      </w:pPr>
      <w:r>
        <w:rPr>
          <w:rFonts w:hint="cs"/>
          <w:rtl/>
        </w:rPr>
        <w:t>ברשות היושב-ראש, הריני</w:t>
      </w:r>
      <w:r>
        <w:rPr>
          <w:rFonts w:hint="cs"/>
          <w:rtl/>
        </w:rPr>
        <w:t xml:space="preserve"> להודיע, כי הונחו היום על שולחן הכנסת </w:t>
      </w:r>
      <w:r>
        <w:rPr>
          <w:rtl/>
        </w:rPr>
        <w:t>–</w:t>
      </w:r>
    </w:p>
    <w:p w14:paraId="5C1F1156" w14:textId="77777777" w:rsidR="00000000" w:rsidRDefault="007C71EE">
      <w:pPr>
        <w:pStyle w:val="a"/>
        <w:rPr>
          <w:rFonts w:hint="cs"/>
          <w:rtl/>
        </w:rPr>
      </w:pPr>
    </w:p>
    <w:p w14:paraId="2EE8F1CD" w14:textId="77777777" w:rsidR="00000000" w:rsidRDefault="007C71EE">
      <w:pPr>
        <w:pStyle w:val="a"/>
        <w:rPr>
          <w:rFonts w:hint="cs"/>
          <w:rtl/>
        </w:rPr>
      </w:pPr>
      <w:r>
        <w:rPr>
          <w:rFonts w:hint="cs"/>
          <w:rtl/>
        </w:rPr>
        <w:t xml:space="preserve">לדיון מוקדם: </w:t>
      </w:r>
      <w:r>
        <w:rPr>
          <w:rFonts w:hint="eastAsia"/>
          <w:rtl/>
        </w:rPr>
        <w:t>הצעת</w:t>
      </w:r>
      <w:r>
        <w:rPr>
          <w:rtl/>
        </w:rPr>
        <w:t xml:space="preserve"> חוק לתיקון פקודת מס </w:t>
      </w:r>
      <w:r>
        <w:rPr>
          <w:rFonts w:hint="eastAsia"/>
          <w:rtl/>
        </w:rPr>
        <w:t>הכנסה</w:t>
      </w:r>
      <w:r>
        <w:rPr>
          <w:rtl/>
        </w:rPr>
        <w:t xml:space="preserve"> (ניכוי הוצאות שכר לימוד בגין תואר ראשון או שני), התשס"</w:t>
      </w:r>
      <w:r>
        <w:rPr>
          <w:rFonts w:hint="eastAsia"/>
          <w:rtl/>
        </w:rPr>
        <w:t>ג</w:t>
      </w:r>
      <w:r>
        <w:rPr>
          <w:rtl/>
        </w:rPr>
        <w:t>-2003</w:t>
      </w:r>
      <w:r>
        <w:rPr>
          <w:rFonts w:hint="cs"/>
          <w:rtl/>
        </w:rPr>
        <w:t xml:space="preserve">, מאת חבר הכנסת </w:t>
      </w:r>
      <w:r>
        <w:rPr>
          <w:rFonts w:hint="eastAsia"/>
          <w:rtl/>
        </w:rPr>
        <w:t>אהוד</w:t>
      </w:r>
      <w:r>
        <w:rPr>
          <w:rtl/>
        </w:rPr>
        <w:t xml:space="preserve"> רצאבי</w:t>
      </w:r>
      <w:r>
        <w:rPr>
          <w:rFonts w:hint="cs"/>
          <w:rtl/>
        </w:rPr>
        <w:t xml:space="preserve"> ו</w:t>
      </w:r>
      <w:r>
        <w:rPr>
          <w:rFonts w:hint="eastAsia"/>
          <w:rtl/>
        </w:rPr>
        <w:t>קבוצת</w:t>
      </w:r>
      <w:r>
        <w:rPr>
          <w:rtl/>
        </w:rPr>
        <w:t xml:space="preserve"> ח</w:t>
      </w:r>
      <w:r>
        <w:rPr>
          <w:rFonts w:hint="cs"/>
          <w:rtl/>
        </w:rPr>
        <w:t xml:space="preserve">ברי הכנסת; </w:t>
      </w:r>
      <w:r>
        <w:rPr>
          <w:rFonts w:hint="eastAsia"/>
          <w:rtl/>
        </w:rPr>
        <w:t>הצעת</w:t>
      </w:r>
      <w:r>
        <w:rPr>
          <w:rtl/>
        </w:rPr>
        <w:t xml:space="preserve"> חוק ועדות חקירה (תיקון - החלטת הכנסת על הקמת ועדת חקירה), הת</w:t>
      </w:r>
      <w:r>
        <w:rPr>
          <w:rtl/>
        </w:rPr>
        <w:t>שס"</w:t>
      </w:r>
      <w:r>
        <w:rPr>
          <w:rFonts w:hint="eastAsia"/>
          <w:rtl/>
        </w:rPr>
        <w:t>ג</w:t>
      </w:r>
      <w:r>
        <w:rPr>
          <w:rtl/>
        </w:rPr>
        <w:t>-2003</w:t>
      </w:r>
      <w:r>
        <w:rPr>
          <w:rFonts w:hint="cs"/>
          <w:rtl/>
        </w:rPr>
        <w:t xml:space="preserve">, מאת חברי הכנסת </w:t>
      </w:r>
      <w:r>
        <w:rPr>
          <w:rFonts w:hint="eastAsia"/>
          <w:rtl/>
        </w:rPr>
        <w:t>מיכאל</w:t>
      </w:r>
      <w:r>
        <w:rPr>
          <w:rtl/>
        </w:rPr>
        <w:t xml:space="preserve"> איתן</w:t>
      </w:r>
      <w:r>
        <w:rPr>
          <w:rFonts w:hint="cs"/>
          <w:rtl/>
        </w:rPr>
        <w:t xml:space="preserve"> ו</w:t>
      </w:r>
      <w:r>
        <w:rPr>
          <w:rFonts w:hint="eastAsia"/>
          <w:rtl/>
        </w:rPr>
        <w:t>איוב</w:t>
      </w:r>
      <w:r>
        <w:rPr>
          <w:rtl/>
        </w:rPr>
        <w:t xml:space="preserve"> קרא</w:t>
      </w:r>
      <w:r>
        <w:rPr>
          <w:rFonts w:hint="cs"/>
          <w:rtl/>
        </w:rPr>
        <w:t xml:space="preserve">; </w:t>
      </w:r>
      <w:r>
        <w:rPr>
          <w:rFonts w:hint="eastAsia"/>
          <w:rtl/>
        </w:rPr>
        <w:t>הצעת</w:t>
      </w:r>
      <w:r>
        <w:rPr>
          <w:rtl/>
        </w:rPr>
        <w:t xml:space="preserve"> חוק לתיקון פקודת </w:t>
      </w:r>
      <w:r>
        <w:rPr>
          <w:rFonts w:hint="eastAsia"/>
          <w:rtl/>
        </w:rPr>
        <w:t>זכות</w:t>
      </w:r>
      <w:r>
        <w:rPr>
          <w:rFonts w:hint="cs"/>
          <w:rtl/>
        </w:rPr>
        <w:t xml:space="preserve"> </w:t>
      </w:r>
      <w:r>
        <w:rPr>
          <w:rtl/>
        </w:rPr>
        <w:t>יוצרים (הגנת יצירות קולנועיות),התשס"</w:t>
      </w:r>
      <w:r>
        <w:rPr>
          <w:rFonts w:hint="eastAsia"/>
          <w:rtl/>
        </w:rPr>
        <w:t>ג</w:t>
      </w:r>
      <w:r>
        <w:rPr>
          <w:rtl/>
        </w:rPr>
        <w:t>-2003</w:t>
      </w:r>
      <w:r>
        <w:rPr>
          <w:rFonts w:hint="cs"/>
          <w:rtl/>
        </w:rPr>
        <w:t xml:space="preserve">, מאת חברי הכנסת </w:t>
      </w:r>
      <w:r>
        <w:rPr>
          <w:rFonts w:hint="eastAsia"/>
          <w:rtl/>
        </w:rPr>
        <w:t>יורי</w:t>
      </w:r>
      <w:r>
        <w:rPr>
          <w:rtl/>
        </w:rPr>
        <w:t xml:space="preserve"> שטרן</w:t>
      </w:r>
      <w:r>
        <w:rPr>
          <w:rFonts w:hint="cs"/>
          <w:rtl/>
        </w:rPr>
        <w:t xml:space="preserve">, </w:t>
      </w:r>
      <w:r>
        <w:rPr>
          <w:rFonts w:hint="eastAsia"/>
          <w:rtl/>
        </w:rPr>
        <w:t>מיכאל</w:t>
      </w:r>
      <w:r>
        <w:rPr>
          <w:rtl/>
        </w:rPr>
        <w:t xml:space="preserve"> נודלמן</w:t>
      </w:r>
      <w:r>
        <w:rPr>
          <w:rFonts w:hint="cs"/>
          <w:rtl/>
        </w:rPr>
        <w:t xml:space="preserve"> ו</w:t>
      </w:r>
      <w:r>
        <w:rPr>
          <w:rFonts w:hint="eastAsia"/>
          <w:rtl/>
        </w:rPr>
        <w:t>אריה</w:t>
      </w:r>
      <w:r>
        <w:rPr>
          <w:rtl/>
        </w:rPr>
        <w:t xml:space="preserve"> אלדד</w:t>
      </w:r>
      <w:r>
        <w:rPr>
          <w:rFonts w:hint="cs"/>
          <w:rtl/>
        </w:rPr>
        <w:t xml:space="preserve">; </w:t>
      </w:r>
      <w:r>
        <w:rPr>
          <w:rFonts w:hint="eastAsia"/>
          <w:rtl/>
        </w:rPr>
        <w:t>הצעת</w:t>
      </w:r>
      <w:r>
        <w:rPr>
          <w:rtl/>
        </w:rPr>
        <w:t xml:space="preserve"> חוק הגבלת שכר </w:t>
      </w:r>
      <w:r>
        <w:rPr>
          <w:rFonts w:hint="eastAsia"/>
          <w:rtl/>
        </w:rPr>
        <w:t>לעובדי</w:t>
      </w:r>
      <w:r>
        <w:rPr>
          <w:rtl/>
        </w:rPr>
        <w:t xml:space="preserve"> חברות ממשלתיות (תיקוני חקיקה), התשס"</w:t>
      </w:r>
      <w:r>
        <w:rPr>
          <w:rFonts w:hint="eastAsia"/>
          <w:rtl/>
        </w:rPr>
        <w:t>ג</w:t>
      </w:r>
      <w:r>
        <w:rPr>
          <w:rtl/>
        </w:rPr>
        <w:t>-2003</w:t>
      </w:r>
      <w:r>
        <w:rPr>
          <w:rFonts w:hint="cs"/>
          <w:rtl/>
        </w:rPr>
        <w:t xml:space="preserve">, מאת חברי הכנסת </w:t>
      </w:r>
      <w:r>
        <w:rPr>
          <w:rFonts w:hint="eastAsia"/>
          <w:rtl/>
        </w:rPr>
        <w:t>א</w:t>
      </w:r>
      <w:r>
        <w:rPr>
          <w:rFonts w:hint="eastAsia"/>
          <w:rtl/>
        </w:rPr>
        <w:t>ורי</w:t>
      </w:r>
      <w:r>
        <w:rPr>
          <w:rtl/>
        </w:rPr>
        <w:t xml:space="preserve"> יהודה </w:t>
      </w:r>
      <w:r>
        <w:rPr>
          <w:rFonts w:hint="cs"/>
          <w:rtl/>
        </w:rPr>
        <w:t>א</w:t>
      </w:r>
      <w:r>
        <w:rPr>
          <w:rtl/>
        </w:rPr>
        <w:t>ריאל</w:t>
      </w:r>
      <w:r>
        <w:rPr>
          <w:rFonts w:hint="cs"/>
          <w:rtl/>
        </w:rPr>
        <w:t xml:space="preserve">, </w:t>
      </w:r>
      <w:r>
        <w:rPr>
          <w:rFonts w:hint="eastAsia"/>
          <w:rtl/>
        </w:rPr>
        <w:t>מיכאל</w:t>
      </w:r>
      <w:r>
        <w:rPr>
          <w:rtl/>
        </w:rPr>
        <w:t xml:space="preserve"> נודלמן</w:t>
      </w:r>
      <w:r>
        <w:rPr>
          <w:rFonts w:hint="cs"/>
          <w:rtl/>
        </w:rPr>
        <w:t xml:space="preserve">, </w:t>
      </w:r>
      <w:r>
        <w:rPr>
          <w:rFonts w:hint="eastAsia"/>
          <w:rtl/>
        </w:rPr>
        <w:t>יורי</w:t>
      </w:r>
      <w:r>
        <w:rPr>
          <w:rtl/>
        </w:rPr>
        <w:t xml:space="preserve"> שטרן</w:t>
      </w:r>
      <w:r>
        <w:rPr>
          <w:rFonts w:hint="cs"/>
          <w:rtl/>
        </w:rPr>
        <w:t xml:space="preserve"> ו</w:t>
      </w:r>
      <w:r>
        <w:rPr>
          <w:rFonts w:hint="eastAsia"/>
          <w:rtl/>
        </w:rPr>
        <w:t>אריה</w:t>
      </w:r>
      <w:r>
        <w:rPr>
          <w:rtl/>
        </w:rPr>
        <w:t xml:space="preserve"> אלדד</w:t>
      </w:r>
      <w:r>
        <w:rPr>
          <w:rFonts w:hint="cs"/>
          <w:rtl/>
        </w:rPr>
        <w:t xml:space="preserve">; </w:t>
      </w:r>
      <w:r>
        <w:rPr>
          <w:rFonts w:hint="eastAsia"/>
          <w:rtl/>
        </w:rPr>
        <w:t>הצעת</w:t>
      </w:r>
      <w:r>
        <w:rPr>
          <w:rtl/>
        </w:rPr>
        <w:t xml:space="preserve"> חוק סיוע בלימודים </w:t>
      </w:r>
      <w:r>
        <w:rPr>
          <w:rFonts w:hint="eastAsia"/>
          <w:rtl/>
        </w:rPr>
        <w:t>לתלמידים</w:t>
      </w:r>
      <w:r>
        <w:rPr>
          <w:rtl/>
        </w:rPr>
        <w:t xml:space="preserve"> עולים, התשס"</w:t>
      </w:r>
      <w:r>
        <w:rPr>
          <w:rFonts w:hint="eastAsia"/>
          <w:rtl/>
        </w:rPr>
        <w:t>ג</w:t>
      </w:r>
      <w:r>
        <w:rPr>
          <w:rtl/>
        </w:rPr>
        <w:t>-2003</w:t>
      </w:r>
      <w:r>
        <w:rPr>
          <w:rFonts w:hint="cs"/>
          <w:rtl/>
        </w:rPr>
        <w:t xml:space="preserve">, מאת חבר הכנסת </w:t>
      </w:r>
      <w:r>
        <w:rPr>
          <w:rFonts w:hint="eastAsia"/>
          <w:rtl/>
        </w:rPr>
        <w:t>יגאל</w:t>
      </w:r>
      <w:r>
        <w:rPr>
          <w:rtl/>
        </w:rPr>
        <w:t xml:space="preserve"> יאסינוב</w:t>
      </w:r>
      <w:r>
        <w:rPr>
          <w:rFonts w:hint="cs"/>
          <w:rtl/>
        </w:rPr>
        <w:t xml:space="preserve"> ו</w:t>
      </w:r>
      <w:r>
        <w:rPr>
          <w:rFonts w:hint="eastAsia"/>
          <w:rtl/>
        </w:rPr>
        <w:t>קבוצת</w:t>
      </w:r>
      <w:r>
        <w:rPr>
          <w:rtl/>
        </w:rPr>
        <w:t xml:space="preserve"> ח</w:t>
      </w:r>
      <w:r>
        <w:rPr>
          <w:rFonts w:hint="cs"/>
          <w:rtl/>
        </w:rPr>
        <w:t xml:space="preserve">ברי הכנסת; </w:t>
      </w:r>
      <w:r>
        <w:rPr>
          <w:rFonts w:hint="eastAsia"/>
          <w:rtl/>
        </w:rPr>
        <w:t>הצעת</w:t>
      </w:r>
      <w:r>
        <w:rPr>
          <w:rtl/>
        </w:rPr>
        <w:t xml:space="preserve"> חוק איסור לשון הרע, </w:t>
      </w:r>
      <w:r>
        <w:rPr>
          <w:rFonts w:hint="eastAsia"/>
          <w:rtl/>
        </w:rPr>
        <w:t>התשס</w:t>
      </w:r>
      <w:r>
        <w:rPr>
          <w:rtl/>
        </w:rPr>
        <w:t>"</w:t>
      </w:r>
      <w:r>
        <w:rPr>
          <w:rFonts w:hint="eastAsia"/>
          <w:rtl/>
        </w:rPr>
        <w:t>ג</w:t>
      </w:r>
      <w:r>
        <w:rPr>
          <w:rtl/>
        </w:rPr>
        <w:t>-2003</w:t>
      </w:r>
      <w:r>
        <w:rPr>
          <w:rFonts w:hint="cs"/>
          <w:rtl/>
        </w:rPr>
        <w:t xml:space="preserve">, מאת חבר הכנסת </w:t>
      </w:r>
      <w:r>
        <w:rPr>
          <w:rFonts w:hint="eastAsia"/>
          <w:rtl/>
        </w:rPr>
        <w:t>רן</w:t>
      </w:r>
      <w:r>
        <w:rPr>
          <w:rtl/>
        </w:rPr>
        <w:t xml:space="preserve"> כהן</w:t>
      </w:r>
      <w:r>
        <w:rPr>
          <w:rFonts w:hint="cs"/>
          <w:rtl/>
        </w:rPr>
        <w:t xml:space="preserve">; </w:t>
      </w:r>
      <w:r>
        <w:rPr>
          <w:rFonts w:hint="eastAsia"/>
          <w:rtl/>
        </w:rPr>
        <w:t>הצעת</w:t>
      </w:r>
      <w:r>
        <w:rPr>
          <w:rtl/>
        </w:rPr>
        <w:t xml:space="preserve"> חוק </w:t>
      </w:r>
      <w:r>
        <w:rPr>
          <w:rFonts w:hint="eastAsia"/>
          <w:rtl/>
        </w:rPr>
        <w:t>חינוך</w:t>
      </w:r>
      <w:r>
        <w:rPr>
          <w:rtl/>
        </w:rPr>
        <w:t xml:space="preserve"> מיוחד (תיקון - ילדים עם נכויות</w:t>
      </w:r>
      <w:r>
        <w:rPr>
          <w:rtl/>
        </w:rPr>
        <w:t xml:space="preserve"> רב</w:t>
      </w:r>
      <w:r>
        <w:rPr>
          <w:rFonts w:hint="cs"/>
          <w:rtl/>
        </w:rPr>
        <w:t>-</w:t>
      </w:r>
      <w:r>
        <w:rPr>
          <w:rtl/>
        </w:rPr>
        <w:t>תחומיות),</w:t>
      </w:r>
      <w:r>
        <w:rPr>
          <w:rFonts w:hint="cs"/>
          <w:rtl/>
        </w:rPr>
        <w:t xml:space="preserve"> </w:t>
      </w:r>
      <w:r>
        <w:rPr>
          <w:rtl/>
        </w:rPr>
        <w:t>התשס"</w:t>
      </w:r>
      <w:r>
        <w:rPr>
          <w:rFonts w:hint="eastAsia"/>
          <w:rtl/>
        </w:rPr>
        <w:t>ג</w:t>
      </w:r>
      <w:r>
        <w:rPr>
          <w:rtl/>
        </w:rPr>
        <w:t>-2003</w:t>
      </w:r>
      <w:r>
        <w:rPr>
          <w:rFonts w:hint="cs"/>
          <w:rtl/>
        </w:rPr>
        <w:t xml:space="preserve">, מאת חברי הכנסת </w:t>
      </w:r>
      <w:r>
        <w:rPr>
          <w:rFonts w:hint="eastAsia"/>
          <w:rtl/>
        </w:rPr>
        <w:t>עבד</w:t>
      </w:r>
      <w:r>
        <w:rPr>
          <w:rtl/>
        </w:rPr>
        <w:t>-אלמאלכ דהאמשה</w:t>
      </w:r>
      <w:r>
        <w:rPr>
          <w:rFonts w:hint="cs"/>
          <w:rtl/>
        </w:rPr>
        <w:t xml:space="preserve"> ו</w:t>
      </w:r>
      <w:r>
        <w:rPr>
          <w:rFonts w:hint="eastAsia"/>
          <w:rtl/>
        </w:rPr>
        <w:t>טלב</w:t>
      </w:r>
      <w:r>
        <w:rPr>
          <w:rtl/>
        </w:rPr>
        <w:t xml:space="preserve"> אלסאנע</w:t>
      </w:r>
      <w:r>
        <w:rPr>
          <w:rFonts w:hint="cs"/>
          <w:rtl/>
        </w:rPr>
        <w:t xml:space="preserve">; </w:t>
      </w:r>
      <w:r>
        <w:rPr>
          <w:rFonts w:hint="eastAsia"/>
          <w:rtl/>
        </w:rPr>
        <w:t>הצעת</w:t>
      </w:r>
      <w:r>
        <w:rPr>
          <w:rtl/>
        </w:rPr>
        <w:t xml:space="preserve"> חוק כרטיסי חיוב (תיקון - מסירת שם ספק),</w:t>
      </w:r>
      <w:r>
        <w:rPr>
          <w:rFonts w:hint="cs"/>
          <w:rtl/>
        </w:rPr>
        <w:t xml:space="preserve"> </w:t>
      </w:r>
      <w:r>
        <w:rPr>
          <w:rtl/>
        </w:rPr>
        <w:t>התשס"</w:t>
      </w:r>
      <w:r>
        <w:rPr>
          <w:rFonts w:hint="eastAsia"/>
          <w:rtl/>
        </w:rPr>
        <w:t>ג</w:t>
      </w:r>
      <w:r>
        <w:rPr>
          <w:rtl/>
        </w:rPr>
        <w:t>-2003</w:t>
      </w:r>
      <w:r>
        <w:rPr>
          <w:rFonts w:hint="cs"/>
          <w:rtl/>
        </w:rPr>
        <w:t xml:space="preserve">, מאת חברי הכנסת </w:t>
      </w:r>
      <w:r>
        <w:rPr>
          <w:rFonts w:hint="eastAsia"/>
          <w:rtl/>
        </w:rPr>
        <w:t>איתן</w:t>
      </w:r>
      <w:r>
        <w:rPr>
          <w:rtl/>
        </w:rPr>
        <w:t xml:space="preserve"> כבל</w:t>
      </w:r>
      <w:r>
        <w:rPr>
          <w:rFonts w:hint="cs"/>
          <w:rtl/>
        </w:rPr>
        <w:t xml:space="preserve"> ו</w:t>
      </w:r>
      <w:r>
        <w:rPr>
          <w:rFonts w:hint="eastAsia"/>
          <w:rtl/>
        </w:rPr>
        <w:t>מרינה</w:t>
      </w:r>
      <w:r>
        <w:rPr>
          <w:rtl/>
        </w:rPr>
        <w:t xml:space="preserve"> סולודקין</w:t>
      </w:r>
      <w:r>
        <w:rPr>
          <w:rFonts w:hint="cs"/>
          <w:rtl/>
        </w:rPr>
        <w:t xml:space="preserve">; </w:t>
      </w:r>
      <w:r>
        <w:rPr>
          <w:rFonts w:hint="eastAsia"/>
          <w:rtl/>
        </w:rPr>
        <w:t>הצעת</w:t>
      </w:r>
      <w:r>
        <w:rPr>
          <w:rtl/>
        </w:rPr>
        <w:t xml:space="preserve"> חוק השידוכים, </w:t>
      </w:r>
      <w:r>
        <w:rPr>
          <w:rFonts w:hint="eastAsia"/>
          <w:rtl/>
        </w:rPr>
        <w:t>התשס</w:t>
      </w:r>
      <w:r>
        <w:rPr>
          <w:rtl/>
        </w:rPr>
        <w:t>"</w:t>
      </w:r>
      <w:r>
        <w:rPr>
          <w:rFonts w:hint="eastAsia"/>
          <w:rtl/>
        </w:rPr>
        <w:t>ג</w:t>
      </w:r>
      <w:r>
        <w:rPr>
          <w:rtl/>
        </w:rPr>
        <w:t>-2003</w:t>
      </w:r>
      <w:r>
        <w:rPr>
          <w:rFonts w:hint="cs"/>
          <w:rtl/>
        </w:rPr>
        <w:t xml:space="preserve">, מאת חברת הכנסת </w:t>
      </w:r>
      <w:r>
        <w:rPr>
          <w:rFonts w:hint="eastAsia"/>
          <w:rtl/>
        </w:rPr>
        <w:t>זהבה</w:t>
      </w:r>
      <w:r>
        <w:rPr>
          <w:rtl/>
        </w:rPr>
        <w:t xml:space="preserve"> גלאון</w:t>
      </w:r>
      <w:r>
        <w:rPr>
          <w:rFonts w:hint="cs"/>
          <w:rtl/>
        </w:rPr>
        <w:t xml:space="preserve">; </w:t>
      </w:r>
      <w:r>
        <w:rPr>
          <w:rFonts w:hint="eastAsia"/>
          <w:rtl/>
        </w:rPr>
        <w:t>הצעת</w:t>
      </w:r>
      <w:r>
        <w:rPr>
          <w:rtl/>
        </w:rPr>
        <w:t xml:space="preserve"> חוק הנהגת תלבושת </w:t>
      </w:r>
      <w:r>
        <w:rPr>
          <w:rFonts w:hint="eastAsia"/>
          <w:rtl/>
        </w:rPr>
        <w:t>אחי</w:t>
      </w:r>
      <w:r>
        <w:rPr>
          <w:rFonts w:hint="eastAsia"/>
          <w:rtl/>
        </w:rPr>
        <w:t>דה</w:t>
      </w:r>
      <w:r>
        <w:rPr>
          <w:rtl/>
        </w:rPr>
        <w:t xml:space="preserve"> (תיקוני חקיקה), התשס"</w:t>
      </w:r>
      <w:r>
        <w:rPr>
          <w:rFonts w:hint="eastAsia"/>
          <w:rtl/>
        </w:rPr>
        <w:t>ג</w:t>
      </w:r>
      <w:r>
        <w:rPr>
          <w:rtl/>
        </w:rPr>
        <w:t>-2003</w:t>
      </w:r>
      <w:r>
        <w:rPr>
          <w:rFonts w:hint="cs"/>
          <w:rtl/>
        </w:rPr>
        <w:t xml:space="preserve">, מאת חבר הכנסת </w:t>
      </w:r>
      <w:r>
        <w:rPr>
          <w:rFonts w:hint="eastAsia"/>
          <w:rtl/>
        </w:rPr>
        <w:t>אמנון</w:t>
      </w:r>
      <w:r>
        <w:rPr>
          <w:rtl/>
        </w:rPr>
        <w:t xml:space="preserve"> כהן</w:t>
      </w:r>
      <w:r>
        <w:rPr>
          <w:rFonts w:hint="cs"/>
          <w:rtl/>
        </w:rPr>
        <w:t xml:space="preserve">; </w:t>
      </w:r>
      <w:r>
        <w:rPr>
          <w:rFonts w:hint="eastAsia"/>
          <w:rtl/>
        </w:rPr>
        <w:t>הצעת</w:t>
      </w:r>
      <w:r>
        <w:rPr>
          <w:rtl/>
        </w:rPr>
        <w:t xml:space="preserve"> חוק-יסוד: הכנסת (תיקון - גיל הבוחר)</w:t>
      </w:r>
      <w:r>
        <w:rPr>
          <w:rFonts w:hint="cs"/>
          <w:rtl/>
        </w:rPr>
        <w:t xml:space="preserve">, מאת חברי הכנסת </w:t>
      </w:r>
      <w:r>
        <w:rPr>
          <w:rFonts w:hint="eastAsia"/>
          <w:rtl/>
        </w:rPr>
        <w:t>עבד</w:t>
      </w:r>
      <w:r>
        <w:rPr>
          <w:rtl/>
        </w:rPr>
        <w:t>-אלמאלכ דהאמשה</w:t>
      </w:r>
      <w:r>
        <w:rPr>
          <w:rFonts w:hint="cs"/>
          <w:rtl/>
        </w:rPr>
        <w:t xml:space="preserve"> ו</w:t>
      </w:r>
      <w:r>
        <w:rPr>
          <w:rFonts w:hint="eastAsia"/>
          <w:rtl/>
        </w:rPr>
        <w:t>טלב</w:t>
      </w:r>
      <w:r>
        <w:rPr>
          <w:rtl/>
        </w:rPr>
        <w:t xml:space="preserve"> אלסאנע</w:t>
      </w:r>
      <w:r>
        <w:rPr>
          <w:rFonts w:hint="cs"/>
          <w:rtl/>
        </w:rPr>
        <w:t xml:space="preserve">; </w:t>
      </w:r>
      <w:r>
        <w:rPr>
          <w:rFonts w:hint="eastAsia"/>
          <w:rtl/>
        </w:rPr>
        <w:t>הצעת</w:t>
      </w:r>
      <w:r>
        <w:rPr>
          <w:rtl/>
        </w:rPr>
        <w:t xml:space="preserve"> חוק הבחירות (דרכי </w:t>
      </w:r>
      <w:r>
        <w:rPr>
          <w:rFonts w:hint="eastAsia"/>
          <w:rtl/>
        </w:rPr>
        <w:t>תעמולה</w:t>
      </w:r>
      <w:r>
        <w:rPr>
          <w:rtl/>
        </w:rPr>
        <w:t>)</w:t>
      </w:r>
      <w:r>
        <w:rPr>
          <w:rFonts w:hint="cs"/>
          <w:rtl/>
        </w:rPr>
        <w:t xml:space="preserve"> </w:t>
      </w:r>
      <w:r>
        <w:rPr>
          <w:rtl/>
        </w:rPr>
        <w:t>(תיקון - ביטול הגבלת התעמולה בשידורי רדיו וטל</w:t>
      </w:r>
      <w:r>
        <w:rPr>
          <w:rFonts w:hint="cs"/>
          <w:rtl/>
        </w:rPr>
        <w:t>ו</w:t>
      </w:r>
      <w:r>
        <w:rPr>
          <w:rtl/>
        </w:rPr>
        <w:t xml:space="preserve">ויזיה), </w:t>
      </w:r>
      <w:r>
        <w:rPr>
          <w:rFonts w:hint="eastAsia"/>
          <w:rtl/>
        </w:rPr>
        <w:t>התשס</w:t>
      </w:r>
      <w:r>
        <w:rPr>
          <w:rtl/>
        </w:rPr>
        <w:t>"</w:t>
      </w:r>
      <w:r>
        <w:rPr>
          <w:rFonts w:hint="eastAsia"/>
          <w:rtl/>
        </w:rPr>
        <w:t>ג</w:t>
      </w:r>
      <w:r>
        <w:rPr>
          <w:rtl/>
        </w:rPr>
        <w:t>-2003</w:t>
      </w:r>
      <w:r>
        <w:rPr>
          <w:rFonts w:hint="cs"/>
          <w:rtl/>
        </w:rPr>
        <w:t>, מאת חבר הכנסת</w:t>
      </w:r>
      <w:r>
        <w:rPr>
          <w:rFonts w:hint="cs"/>
          <w:rtl/>
        </w:rPr>
        <w:t xml:space="preserve"> </w:t>
      </w:r>
      <w:r>
        <w:rPr>
          <w:rFonts w:hint="eastAsia"/>
          <w:rtl/>
        </w:rPr>
        <w:t>יולי</w:t>
      </w:r>
      <w:r>
        <w:rPr>
          <w:rtl/>
        </w:rPr>
        <w:t>-יואל אדלשטיין</w:t>
      </w:r>
      <w:r>
        <w:rPr>
          <w:rFonts w:hint="cs"/>
          <w:rtl/>
        </w:rPr>
        <w:t xml:space="preserve">; </w:t>
      </w:r>
      <w:r>
        <w:rPr>
          <w:rFonts w:hint="eastAsia"/>
          <w:rtl/>
        </w:rPr>
        <w:t>הצעת</w:t>
      </w:r>
      <w:r>
        <w:rPr>
          <w:rtl/>
        </w:rPr>
        <w:t xml:space="preserve"> חוק הקלות לסטודנטים </w:t>
      </w:r>
      <w:r>
        <w:rPr>
          <w:rFonts w:hint="eastAsia"/>
          <w:rtl/>
        </w:rPr>
        <w:t>המשרתים</w:t>
      </w:r>
      <w:r>
        <w:rPr>
          <w:rtl/>
        </w:rPr>
        <w:t xml:space="preserve"> במילואים,</w:t>
      </w:r>
      <w:r>
        <w:rPr>
          <w:rFonts w:hint="cs"/>
          <w:rtl/>
        </w:rPr>
        <w:t xml:space="preserve"> </w:t>
      </w:r>
      <w:r>
        <w:rPr>
          <w:rtl/>
        </w:rPr>
        <w:t>התשס"</w:t>
      </w:r>
      <w:r>
        <w:rPr>
          <w:rFonts w:hint="eastAsia"/>
          <w:rtl/>
        </w:rPr>
        <w:t>ג</w:t>
      </w:r>
      <w:r>
        <w:rPr>
          <w:rtl/>
        </w:rPr>
        <w:t>-2003</w:t>
      </w:r>
      <w:r>
        <w:rPr>
          <w:rFonts w:hint="cs"/>
          <w:rtl/>
        </w:rPr>
        <w:t xml:space="preserve">, מאת חבר הכנסת </w:t>
      </w:r>
      <w:r>
        <w:rPr>
          <w:rFonts w:hint="eastAsia"/>
          <w:rtl/>
        </w:rPr>
        <w:t>יולי</w:t>
      </w:r>
      <w:r>
        <w:rPr>
          <w:rtl/>
        </w:rPr>
        <w:t>-יואל אדלשטיין</w:t>
      </w:r>
      <w:r>
        <w:rPr>
          <w:rFonts w:hint="cs"/>
          <w:rtl/>
        </w:rPr>
        <w:t xml:space="preserve">; </w:t>
      </w:r>
      <w:r>
        <w:rPr>
          <w:rFonts w:hint="eastAsia"/>
          <w:rtl/>
        </w:rPr>
        <w:t>הצעת</w:t>
      </w:r>
      <w:r>
        <w:rPr>
          <w:rtl/>
        </w:rPr>
        <w:t xml:space="preserve"> חוק התכנון והבנ</w:t>
      </w:r>
      <w:r>
        <w:rPr>
          <w:rFonts w:hint="cs"/>
          <w:rtl/>
        </w:rPr>
        <w:t>י</w:t>
      </w:r>
      <w:r>
        <w:rPr>
          <w:rtl/>
        </w:rPr>
        <w:t>יה (תיקון - הגנה על מי תהום), התשס"</w:t>
      </w:r>
      <w:r>
        <w:rPr>
          <w:rFonts w:hint="eastAsia"/>
          <w:rtl/>
        </w:rPr>
        <w:t>ג</w:t>
      </w:r>
      <w:r>
        <w:rPr>
          <w:rtl/>
        </w:rPr>
        <w:t>-2003</w:t>
      </w:r>
      <w:r>
        <w:rPr>
          <w:rFonts w:hint="cs"/>
          <w:rtl/>
        </w:rPr>
        <w:t xml:space="preserve">, מאת חברי הכנסת </w:t>
      </w:r>
      <w:r>
        <w:rPr>
          <w:rFonts w:hint="eastAsia"/>
          <w:rtl/>
        </w:rPr>
        <w:t>מוחמד</w:t>
      </w:r>
      <w:r>
        <w:rPr>
          <w:rtl/>
        </w:rPr>
        <w:t xml:space="preserve"> ברכה</w:t>
      </w:r>
      <w:r>
        <w:rPr>
          <w:rFonts w:hint="cs"/>
          <w:rtl/>
        </w:rPr>
        <w:t xml:space="preserve">, </w:t>
      </w:r>
      <w:r>
        <w:rPr>
          <w:rFonts w:hint="eastAsia"/>
          <w:rtl/>
        </w:rPr>
        <w:t>עסאם</w:t>
      </w:r>
      <w:r>
        <w:rPr>
          <w:rtl/>
        </w:rPr>
        <w:t xml:space="preserve"> מח'ול</w:t>
      </w:r>
      <w:r>
        <w:rPr>
          <w:rFonts w:hint="cs"/>
          <w:rtl/>
        </w:rPr>
        <w:t xml:space="preserve"> ו</w:t>
      </w:r>
      <w:r>
        <w:rPr>
          <w:rFonts w:hint="eastAsia"/>
          <w:rtl/>
        </w:rPr>
        <w:t>אחמד</w:t>
      </w:r>
      <w:r>
        <w:rPr>
          <w:rtl/>
        </w:rPr>
        <w:t xml:space="preserve"> טיבי</w:t>
      </w:r>
      <w:r>
        <w:rPr>
          <w:rFonts w:hint="cs"/>
          <w:rtl/>
        </w:rPr>
        <w:t xml:space="preserve">; </w:t>
      </w:r>
      <w:r>
        <w:rPr>
          <w:rFonts w:hint="eastAsia"/>
          <w:rtl/>
        </w:rPr>
        <w:t>הצעת</w:t>
      </w:r>
      <w:r>
        <w:rPr>
          <w:rtl/>
        </w:rPr>
        <w:t xml:space="preserve"> חוק הכניסה לישראל (תיקון -</w:t>
      </w:r>
      <w:r>
        <w:rPr>
          <w:rtl/>
        </w:rPr>
        <w:t xml:space="preserve"> ביטול אשרה או רשיון ישיבה), התשס"</w:t>
      </w:r>
      <w:r>
        <w:rPr>
          <w:rFonts w:hint="eastAsia"/>
          <w:rtl/>
        </w:rPr>
        <w:t>ג</w:t>
      </w:r>
      <w:r>
        <w:rPr>
          <w:rtl/>
        </w:rPr>
        <w:t>-2003</w:t>
      </w:r>
      <w:r>
        <w:rPr>
          <w:rFonts w:hint="cs"/>
          <w:rtl/>
        </w:rPr>
        <w:t>, מאת חברי הכנסת ע</w:t>
      </w:r>
      <w:r>
        <w:rPr>
          <w:rFonts w:hint="eastAsia"/>
          <w:rtl/>
        </w:rPr>
        <w:t>בד</w:t>
      </w:r>
      <w:r>
        <w:rPr>
          <w:rtl/>
        </w:rPr>
        <w:t>-אלמאלכ דהאמשה</w:t>
      </w:r>
      <w:r>
        <w:rPr>
          <w:rFonts w:hint="cs"/>
          <w:rtl/>
        </w:rPr>
        <w:t xml:space="preserve"> ו</w:t>
      </w:r>
      <w:r>
        <w:rPr>
          <w:rFonts w:hint="eastAsia"/>
          <w:rtl/>
        </w:rPr>
        <w:t>טלב</w:t>
      </w:r>
      <w:r>
        <w:rPr>
          <w:rtl/>
        </w:rPr>
        <w:t xml:space="preserve"> אלסאנע</w:t>
      </w:r>
      <w:r>
        <w:rPr>
          <w:rFonts w:hint="cs"/>
          <w:rtl/>
        </w:rPr>
        <w:t xml:space="preserve">; הצעת חוק לתיקון פקודת הראיות (חיוב באישור מכון התקנים), התשס"ג-2003, מאת חבר הכנסת דוד אזולאי וקבוצת חברי הכנסת; </w:t>
      </w:r>
      <w:r>
        <w:rPr>
          <w:rFonts w:hint="eastAsia"/>
          <w:rtl/>
        </w:rPr>
        <w:t>הצעת</w:t>
      </w:r>
      <w:r>
        <w:rPr>
          <w:rtl/>
        </w:rPr>
        <w:t xml:space="preserve"> חוק הביטוח הלאומי (תיקון - גיל ילדים לתשלום קצבת י</w:t>
      </w:r>
      <w:r>
        <w:rPr>
          <w:rtl/>
        </w:rPr>
        <w:t>לדים), התשס"</w:t>
      </w:r>
      <w:r>
        <w:rPr>
          <w:rFonts w:hint="eastAsia"/>
          <w:rtl/>
        </w:rPr>
        <w:t>ג</w:t>
      </w:r>
      <w:r>
        <w:rPr>
          <w:rtl/>
        </w:rPr>
        <w:t>-2003</w:t>
      </w:r>
      <w:r>
        <w:rPr>
          <w:rFonts w:hint="cs"/>
          <w:rtl/>
        </w:rPr>
        <w:t xml:space="preserve">, מאת חבר הכנסת </w:t>
      </w:r>
      <w:r>
        <w:rPr>
          <w:rFonts w:hint="eastAsia"/>
          <w:rtl/>
        </w:rPr>
        <w:t>אליעזר</w:t>
      </w:r>
      <w:r>
        <w:rPr>
          <w:rtl/>
        </w:rPr>
        <w:t xml:space="preserve"> כהן</w:t>
      </w:r>
      <w:r>
        <w:rPr>
          <w:rFonts w:hint="cs"/>
          <w:rtl/>
        </w:rPr>
        <w:t xml:space="preserve">; </w:t>
      </w:r>
      <w:r>
        <w:rPr>
          <w:rFonts w:hint="eastAsia"/>
          <w:rtl/>
        </w:rPr>
        <w:t>הצעת</w:t>
      </w:r>
      <w:r>
        <w:rPr>
          <w:rtl/>
        </w:rPr>
        <w:t xml:space="preserve"> חוק לתיקון פקודת </w:t>
      </w:r>
      <w:r>
        <w:rPr>
          <w:rFonts w:hint="eastAsia"/>
          <w:rtl/>
        </w:rPr>
        <w:t>הטלגרף</w:t>
      </w:r>
      <w:r>
        <w:rPr>
          <w:rtl/>
        </w:rPr>
        <w:t xml:space="preserve"> האלחוטי (נקיטת הליכים בשל הקמת מקלט רדיו או בשל קיומו), </w:t>
      </w:r>
      <w:r>
        <w:rPr>
          <w:rFonts w:hint="eastAsia"/>
          <w:rtl/>
        </w:rPr>
        <w:t>התשס</w:t>
      </w:r>
      <w:r>
        <w:rPr>
          <w:rtl/>
        </w:rPr>
        <w:t>"</w:t>
      </w:r>
      <w:r>
        <w:rPr>
          <w:rFonts w:hint="eastAsia"/>
          <w:rtl/>
        </w:rPr>
        <w:t>ג</w:t>
      </w:r>
      <w:r>
        <w:rPr>
          <w:rtl/>
        </w:rPr>
        <w:t>-2003</w:t>
      </w:r>
      <w:r>
        <w:rPr>
          <w:rFonts w:hint="cs"/>
          <w:rtl/>
        </w:rPr>
        <w:t xml:space="preserve">, מאת חברי הכנסת </w:t>
      </w:r>
      <w:r>
        <w:rPr>
          <w:rFonts w:hint="eastAsia"/>
          <w:rtl/>
        </w:rPr>
        <w:t>דוד</w:t>
      </w:r>
      <w:r>
        <w:rPr>
          <w:rtl/>
        </w:rPr>
        <w:t xml:space="preserve"> אזולאי</w:t>
      </w:r>
      <w:r>
        <w:rPr>
          <w:rFonts w:hint="cs"/>
          <w:rtl/>
        </w:rPr>
        <w:t xml:space="preserve">, </w:t>
      </w:r>
      <w:r>
        <w:rPr>
          <w:rFonts w:hint="eastAsia"/>
          <w:rtl/>
        </w:rPr>
        <w:t>אמנון</w:t>
      </w:r>
      <w:r>
        <w:rPr>
          <w:rtl/>
        </w:rPr>
        <w:t xml:space="preserve"> כהן</w:t>
      </w:r>
      <w:r>
        <w:rPr>
          <w:rFonts w:hint="cs"/>
          <w:rtl/>
        </w:rPr>
        <w:t xml:space="preserve"> ו</w:t>
      </w:r>
      <w:r>
        <w:rPr>
          <w:rFonts w:hint="eastAsia"/>
          <w:rtl/>
        </w:rPr>
        <w:t>ישראל</w:t>
      </w:r>
      <w:r>
        <w:rPr>
          <w:rtl/>
        </w:rPr>
        <w:t xml:space="preserve"> אייכלר</w:t>
      </w:r>
      <w:r>
        <w:rPr>
          <w:rFonts w:hint="cs"/>
          <w:rtl/>
        </w:rPr>
        <w:t xml:space="preserve">; </w:t>
      </w:r>
      <w:r>
        <w:rPr>
          <w:rFonts w:hint="eastAsia"/>
          <w:rtl/>
        </w:rPr>
        <w:t>הצעת</w:t>
      </w:r>
      <w:r>
        <w:rPr>
          <w:rtl/>
        </w:rPr>
        <w:t xml:space="preserve"> חוק מידע גנטי (תיקון - הוראת בית</w:t>
      </w:r>
      <w:r>
        <w:rPr>
          <w:rFonts w:hint="cs"/>
          <w:rtl/>
        </w:rPr>
        <w:t>-</w:t>
      </w:r>
      <w:r>
        <w:rPr>
          <w:rtl/>
        </w:rPr>
        <w:t>משפט על עריכת בדיקות ג</w:t>
      </w:r>
      <w:r>
        <w:rPr>
          <w:rtl/>
        </w:rPr>
        <w:t xml:space="preserve">נטיות להורות), </w:t>
      </w:r>
      <w:r>
        <w:rPr>
          <w:rFonts w:hint="eastAsia"/>
          <w:rtl/>
        </w:rPr>
        <w:t>התשס</w:t>
      </w:r>
      <w:r>
        <w:rPr>
          <w:rtl/>
        </w:rPr>
        <w:t>"</w:t>
      </w:r>
      <w:r>
        <w:rPr>
          <w:rFonts w:hint="eastAsia"/>
          <w:rtl/>
        </w:rPr>
        <w:t>ג</w:t>
      </w:r>
      <w:r>
        <w:rPr>
          <w:rtl/>
        </w:rPr>
        <w:t>-2003</w:t>
      </w:r>
      <w:r>
        <w:rPr>
          <w:rFonts w:hint="cs"/>
          <w:rtl/>
        </w:rPr>
        <w:t xml:space="preserve">, מאת חבר הכנסת </w:t>
      </w:r>
      <w:r>
        <w:rPr>
          <w:rFonts w:hint="eastAsia"/>
          <w:rtl/>
        </w:rPr>
        <w:t>איתן</w:t>
      </w:r>
      <w:r>
        <w:rPr>
          <w:rtl/>
        </w:rPr>
        <w:t xml:space="preserve"> כבל</w:t>
      </w:r>
      <w:r>
        <w:rPr>
          <w:rFonts w:hint="cs"/>
          <w:rtl/>
        </w:rPr>
        <w:t xml:space="preserve">; </w:t>
      </w:r>
      <w:r>
        <w:rPr>
          <w:rFonts w:hint="eastAsia"/>
          <w:rtl/>
        </w:rPr>
        <w:t>הצעת</w:t>
      </w:r>
      <w:r>
        <w:rPr>
          <w:rtl/>
        </w:rPr>
        <w:t xml:space="preserve"> חוק הרשויות </w:t>
      </w:r>
      <w:r>
        <w:rPr>
          <w:rFonts w:hint="eastAsia"/>
          <w:rtl/>
        </w:rPr>
        <w:t>המקומיות</w:t>
      </w:r>
      <w:r>
        <w:rPr>
          <w:rtl/>
        </w:rPr>
        <w:t xml:space="preserve"> (ייעוץ משפטי)</w:t>
      </w:r>
      <w:r>
        <w:rPr>
          <w:rFonts w:hint="cs"/>
          <w:rtl/>
        </w:rPr>
        <w:t xml:space="preserve"> </w:t>
      </w:r>
      <w:r>
        <w:rPr>
          <w:rtl/>
        </w:rPr>
        <w:t>(תיקון - חוות דעת משפטית),</w:t>
      </w:r>
      <w:r>
        <w:rPr>
          <w:rFonts w:hint="cs"/>
          <w:rtl/>
        </w:rPr>
        <w:t xml:space="preserve"> </w:t>
      </w:r>
      <w:r>
        <w:rPr>
          <w:rtl/>
        </w:rPr>
        <w:t>התשס"</w:t>
      </w:r>
      <w:r>
        <w:rPr>
          <w:rFonts w:hint="eastAsia"/>
          <w:rtl/>
        </w:rPr>
        <w:t>ג</w:t>
      </w:r>
      <w:r>
        <w:rPr>
          <w:rtl/>
        </w:rPr>
        <w:t>-2003</w:t>
      </w:r>
      <w:r>
        <w:rPr>
          <w:rFonts w:hint="cs"/>
          <w:rtl/>
        </w:rPr>
        <w:t xml:space="preserve">, מאת חברי הכנסת </w:t>
      </w:r>
      <w:r>
        <w:rPr>
          <w:rFonts w:hint="eastAsia"/>
          <w:rtl/>
        </w:rPr>
        <w:t>אחמד</w:t>
      </w:r>
      <w:r>
        <w:rPr>
          <w:rtl/>
        </w:rPr>
        <w:t xml:space="preserve"> טיבי</w:t>
      </w:r>
      <w:r>
        <w:rPr>
          <w:rFonts w:hint="cs"/>
          <w:rtl/>
        </w:rPr>
        <w:t xml:space="preserve">, </w:t>
      </w:r>
      <w:r>
        <w:rPr>
          <w:rFonts w:hint="eastAsia"/>
          <w:rtl/>
        </w:rPr>
        <w:t>מוחמד</w:t>
      </w:r>
      <w:r>
        <w:rPr>
          <w:rtl/>
        </w:rPr>
        <w:t xml:space="preserve"> ברכה</w:t>
      </w:r>
      <w:r>
        <w:rPr>
          <w:rFonts w:hint="cs"/>
          <w:rtl/>
        </w:rPr>
        <w:t xml:space="preserve"> ו</w:t>
      </w:r>
      <w:r>
        <w:rPr>
          <w:rFonts w:hint="eastAsia"/>
          <w:rtl/>
        </w:rPr>
        <w:t>עסאם</w:t>
      </w:r>
      <w:r>
        <w:rPr>
          <w:rtl/>
        </w:rPr>
        <w:t xml:space="preserve"> מח'ול</w:t>
      </w:r>
      <w:r>
        <w:rPr>
          <w:rFonts w:hint="cs"/>
          <w:rtl/>
        </w:rPr>
        <w:t xml:space="preserve">; </w:t>
      </w:r>
      <w:r>
        <w:rPr>
          <w:rFonts w:hint="eastAsia"/>
          <w:rtl/>
        </w:rPr>
        <w:t>הצעת</w:t>
      </w:r>
      <w:r>
        <w:rPr>
          <w:rtl/>
        </w:rPr>
        <w:t xml:space="preserve"> חוק זכויות מבצעים </w:t>
      </w:r>
      <w:r>
        <w:rPr>
          <w:rFonts w:hint="eastAsia"/>
          <w:rtl/>
        </w:rPr>
        <w:t>ומשדרים</w:t>
      </w:r>
      <w:r>
        <w:rPr>
          <w:rtl/>
        </w:rPr>
        <w:t xml:space="preserve"> (תיקון - הרחבת הזכויות), התשס"</w:t>
      </w:r>
      <w:r>
        <w:rPr>
          <w:rFonts w:hint="eastAsia"/>
          <w:rtl/>
        </w:rPr>
        <w:t>ג</w:t>
      </w:r>
      <w:r>
        <w:rPr>
          <w:rtl/>
        </w:rPr>
        <w:t>-2003</w:t>
      </w:r>
      <w:r>
        <w:rPr>
          <w:rFonts w:hint="cs"/>
          <w:rtl/>
        </w:rPr>
        <w:t>, מאת ח</w:t>
      </w:r>
      <w:r>
        <w:rPr>
          <w:rFonts w:hint="cs"/>
          <w:rtl/>
        </w:rPr>
        <w:t xml:space="preserve">ברת הכנסת </w:t>
      </w:r>
      <w:r>
        <w:rPr>
          <w:rFonts w:hint="eastAsia"/>
          <w:rtl/>
        </w:rPr>
        <w:t>קולט</w:t>
      </w:r>
      <w:r>
        <w:rPr>
          <w:rtl/>
        </w:rPr>
        <w:t xml:space="preserve"> אביטל</w:t>
      </w:r>
      <w:r>
        <w:rPr>
          <w:rFonts w:hint="cs"/>
          <w:rtl/>
        </w:rPr>
        <w:t xml:space="preserve">; </w:t>
      </w:r>
      <w:r>
        <w:rPr>
          <w:rFonts w:hint="eastAsia"/>
          <w:rtl/>
        </w:rPr>
        <w:t>הצעת</w:t>
      </w:r>
      <w:r>
        <w:rPr>
          <w:rtl/>
        </w:rPr>
        <w:t xml:space="preserve"> חוק רשות הדואר (תיקון - פתיחה לתחרות), התשס"</w:t>
      </w:r>
      <w:r>
        <w:rPr>
          <w:rFonts w:hint="eastAsia"/>
          <w:rtl/>
        </w:rPr>
        <w:t>ג</w:t>
      </w:r>
      <w:r>
        <w:rPr>
          <w:rtl/>
        </w:rPr>
        <w:t>-2003</w:t>
      </w:r>
      <w:r>
        <w:rPr>
          <w:rFonts w:hint="cs"/>
          <w:rtl/>
        </w:rPr>
        <w:t xml:space="preserve">, מאת חבר הכנסת </w:t>
      </w:r>
      <w:r>
        <w:rPr>
          <w:rFonts w:hint="eastAsia"/>
          <w:rtl/>
        </w:rPr>
        <w:t>אבשלום</w:t>
      </w:r>
      <w:r>
        <w:rPr>
          <w:rtl/>
        </w:rPr>
        <w:t xml:space="preserve"> וילן</w:t>
      </w:r>
      <w:r>
        <w:rPr>
          <w:rFonts w:hint="cs"/>
          <w:rtl/>
        </w:rPr>
        <w:t xml:space="preserve">; </w:t>
      </w:r>
      <w:r>
        <w:rPr>
          <w:rFonts w:hint="eastAsia"/>
          <w:rtl/>
        </w:rPr>
        <w:t>הצעת</w:t>
      </w:r>
      <w:r>
        <w:rPr>
          <w:rtl/>
        </w:rPr>
        <w:t xml:space="preserve"> חוק נכסי נפקדים (תיקון - בחירות לוועדי נאמנים), התשס"</w:t>
      </w:r>
      <w:r>
        <w:rPr>
          <w:rFonts w:hint="eastAsia"/>
          <w:rtl/>
        </w:rPr>
        <w:t>ג</w:t>
      </w:r>
      <w:r>
        <w:rPr>
          <w:rtl/>
        </w:rPr>
        <w:t>-2003</w:t>
      </w:r>
      <w:r>
        <w:rPr>
          <w:rFonts w:hint="cs"/>
          <w:rtl/>
        </w:rPr>
        <w:t xml:space="preserve">, מאת חברי הכנסת </w:t>
      </w:r>
      <w:r>
        <w:rPr>
          <w:rtl/>
        </w:rPr>
        <w:br/>
      </w:r>
      <w:r>
        <w:rPr>
          <w:rFonts w:hint="eastAsia"/>
          <w:rtl/>
        </w:rPr>
        <w:t>עבד</w:t>
      </w:r>
      <w:r>
        <w:rPr>
          <w:rtl/>
        </w:rPr>
        <w:t>-אלמאלכ דהאמשה</w:t>
      </w:r>
      <w:r>
        <w:rPr>
          <w:rFonts w:hint="cs"/>
          <w:rtl/>
        </w:rPr>
        <w:t xml:space="preserve"> ו</w:t>
      </w:r>
      <w:r>
        <w:rPr>
          <w:rFonts w:hint="eastAsia"/>
          <w:rtl/>
        </w:rPr>
        <w:t>טלב</w:t>
      </w:r>
      <w:r>
        <w:rPr>
          <w:rtl/>
        </w:rPr>
        <w:t xml:space="preserve"> אלסאנע</w:t>
      </w:r>
      <w:r>
        <w:rPr>
          <w:rFonts w:hint="cs"/>
          <w:rtl/>
        </w:rPr>
        <w:t xml:space="preserve">; </w:t>
      </w:r>
      <w:r>
        <w:rPr>
          <w:rFonts w:hint="eastAsia"/>
          <w:rtl/>
        </w:rPr>
        <w:t>הצעת</w:t>
      </w:r>
      <w:r>
        <w:rPr>
          <w:rtl/>
        </w:rPr>
        <w:t xml:space="preserve"> חוק-יסוד: הזכות </w:t>
      </w:r>
      <w:r>
        <w:rPr>
          <w:rFonts w:hint="eastAsia"/>
          <w:rtl/>
        </w:rPr>
        <w:t>לדיור</w:t>
      </w:r>
      <w:r>
        <w:rPr>
          <w:rFonts w:hint="cs"/>
          <w:rtl/>
        </w:rPr>
        <w:t xml:space="preserve">, מאת חברי </w:t>
      </w:r>
      <w:r>
        <w:rPr>
          <w:rFonts w:hint="cs"/>
          <w:rtl/>
        </w:rPr>
        <w:t xml:space="preserve">הכנסת </w:t>
      </w:r>
      <w:r>
        <w:rPr>
          <w:rtl/>
        </w:rPr>
        <w:br/>
      </w:r>
      <w:r>
        <w:rPr>
          <w:rFonts w:hint="eastAsia"/>
          <w:rtl/>
        </w:rPr>
        <w:t>עבד</w:t>
      </w:r>
      <w:r>
        <w:rPr>
          <w:rtl/>
        </w:rPr>
        <w:t>-אלמאלכ דהאמשה</w:t>
      </w:r>
      <w:r>
        <w:rPr>
          <w:rFonts w:hint="cs"/>
          <w:rtl/>
        </w:rPr>
        <w:t xml:space="preserve"> ו</w:t>
      </w:r>
      <w:r>
        <w:rPr>
          <w:rFonts w:hint="eastAsia"/>
          <w:rtl/>
        </w:rPr>
        <w:t>טלב</w:t>
      </w:r>
      <w:r>
        <w:rPr>
          <w:rtl/>
        </w:rPr>
        <w:t xml:space="preserve"> אלסאנע</w:t>
      </w:r>
      <w:r>
        <w:rPr>
          <w:rFonts w:hint="cs"/>
          <w:rtl/>
        </w:rPr>
        <w:t xml:space="preserve">; </w:t>
      </w:r>
      <w:r>
        <w:rPr>
          <w:rFonts w:hint="eastAsia"/>
          <w:rtl/>
        </w:rPr>
        <w:t>הצעת</w:t>
      </w:r>
      <w:r>
        <w:rPr>
          <w:rtl/>
        </w:rPr>
        <w:t xml:space="preserve"> חוק איסור מכירת </w:t>
      </w:r>
      <w:r>
        <w:rPr>
          <w:rFonts w:hint="eastAsia"/>
          <w:rtl/>
        </w:rPr>
        <w:t>מזון</w:t>
      </w:r>
      <w:r>
        <w:rPr>
          <w:rtl/>
        </w:rPr>
        <w:t xml:space="preserve"> שפג תוקפו (תיקוני חקיקה), התשס"</w:t>
      </w:r>
      <w:r>
        <w:rPr>
          <w:rFonts w:hint="eastAsia"/>
          <w:rtl/>
        </w:rPr>
        <w:t>ג</w:t>
      </w:r>
      <w:r>
        <w:rPr>
          <w:rtl/>
        </w:rPr>
        <w:t>-2003</w:t>
      </w:r>
      <w:r>
        <w:rPr>
          <w:rFonts w:hint="cs"/>
          <w:rtl/>
        </w:rPr>
        <w:t xml:space="preserve">, מאת חבר הכנסת </w:t>
      </w:r>
      <w:r>
        <w:rPr>
          <w:rFonts w:hint="eastAsia"/>
          <w:rtl/>
        </w:rPr>
        <w:t>אמנון</w:t>
      </w:r>
      <w:r>
        <w:rPr>
          <w:rtl/>
        </w:rPr>
        <w:t xml:space="preserve"> כהן</w:t>
      </w:r>
      <w:r>
        <w:rPr>
          <w:rFonts w:hint="cs"/>
          <w:rtl/>
        </w:rPr>
        <w:t xml:space="preserve"> ו</w:t>
      </w:r>
      <w:r>
        <w:rPr>
          <w:rFonts w:hint="eastAsia"/>
          <w:rtl/>
        </w:rPr>
        <w:t>קבוצת</w:t>
      </w:r>
      <w:r>
        <w:rPr>
          <w:rtl/>
        </w:rPr>
        <w:t xml:space="preserve"> ח</w:t>
      </w:r>
      <w:r>
        <w:rPr>
          <w:rFonts w:hint="cs"/>
          <w:rtl/>
        </w:rPr>
        <w:t xml:space="preserve">ברי הכנסת; </w:t>
      </w:r>
      <w:r>
        <w:rPr>
          <w:rFonts w:hint="eastAsia"/>
          <w:rtl/>
        </w:rPr>
        <w:t>הצעת</w:t>
      </w:r>
      <w:r>
        <w:rPr>
          <w:rtl/>
        </w:rPr>
        <w:t xml:space="preserve"> חוק הרבנות הראשית </w:t>
      </w:r>
      <w:r>
        <w:rPr>
          <w:rFonts w:hint="eastAsia"/>
          <w:rtl/>
        </w:rPr>
        <w:t>לישראל</w:t>
      </w:r>
      <w:r>
        <w:rPr>
          <w:rtl/>
        </w:rPr>
        <w:t xml:space="preserve"> (תיקון), התשס"</w:t>
      </w:r>
      <w:r>
        <w:rPr>
          <w:rFonts w:hint="eastAsia"/>
          <w:rtl/>
        </w:rPr>
        <w:t>ג</w:t>
      </w:r>
      <w:r>
        <w:rPr>
          <w:rtl/>
        </w:rPr>
        <w:t>-2003</w:t>
      </w:r>
      <w:r>
        <w:rPr>
          <w:rFonts w:hint="cs"/>
          <w:rtl/>
        </w:rPr>
        <w:t xml:space="preserve">, מאת חבר הכנסת </w:t>
      </w:r>
      <w:r>
        <w:rPr>
          <w:rFonts w:hint="eastAsia"/>
          <w:rtl/>
        </w:rPr>
        <w:t>יולי</w:t>
      </w:r>
      <w:r>
        <w:rPr>
          <w:rtl/>
        </w:rPr>
        <w:t>-יואל אדלשטיין</w:t>
      </w:r>
      <w:r>
        <w:rPr>
          <w:rFonts w:hint="cs"/>
          <w:rtl/>
        </w:rPr>
        <w:t>; ה</w:t>
      </w:r>
      <w:r>
        <w:rPr>
          <w:rFonts w:hint="eastAsia"/>
          <w:rtl/>
        </w:rPr>
        <w:t>צעת</w:t>
      </w:r>
      <w:r>
        <w:rPr>
          <w:rtl/>
        </w:rPr>
        <w:t xml:space="preserve"> חוק לתיקון פקודת מס</w:t>
      </w:r>
      <w:r>
        <w:rPr>
          <w:rtl/>
        </w:rPr>
        <w:t xml:space="preserve"> </w:t>
      </w:r>
      <w:r>
        <w:rPr>
          <w:rFonts w:hint="eastAsia"/>
          <w:rtl/>
        </w:rPr>
        <w:t>הכנסה</w:t>
      </w:r>
      <w:r>
        <w:rPr>
          <w:rtl/>
        </w:rPr>
        <w:t xml:space="preserve"> (זיכוי בעד בן משפחה נטול יכולת או המוחזק במוסד), התשס"</w:t>
      </w:r>
      <w:r>
        <w:rPr>
          <w:rFonts w:hint="eastAsia"/>
          <w:rtl/>
        </w:rPr>
        <w:t>ג</w:t>
      </w:r>
      <w:r>
        <w:rPr>
          <w:rtl/>
        </w:rPr>
        <w:t>-2003</w:t>
      </w:r>
      <w:r>
        <w:rPr>
          <w:rFonts w:hint="cs"/>
          <w:rtl/>
        </w:rPr>
        <w:t xml:space="preserve">, מאת חברת הכנסת </w:t>
      </w:r>
      <w:r>
        <w:rPr>
          <w:rFonts w:hint="eastAsia"/>
          <w:rtl/>
        </w:rPr>
        <w:t>זהבה</w:t>
      </w:r>
      <w:r>
        <w:rPr>
          <w:rtl/>
        </w:rPr>
        <w:t xml:space="preserve"> גלאון</w:t>
      </w:r>
      <w:r>
        <w:rPr>
          <w:rFonts w:hint="cs"/>
          <w:rtl/>
        </w:rPr>
        <w:t xml:space="preserve">; </w:t>
      </w:r>
      <w:r>
        <w:rPr>
          <w:rFonts w:hint="eastAsia"/>
          <w:rtl/>
        </w:rPr>
        <w:t>הצעת</w:t>
      </w:r>
      <w:r>
        <w:rPr>
          <w:rtl/>
        </w:rPr>
        <w:t xml:space="preserve"> חוק הטבות מס </w:t>
      </w:r>
      <w:r>
        <w:rPr>
          <w:rFonts w:hint="eastAsia"/>
          <w:rtl/>
        </w:rPr>
        <w:t>לעמותות</w:t>
      </w:r>
      <w:r>
        <w:rPr>
          <w:rtl/>
        </w:rPr>
        <w:t xml:space="preserve"> (תיקוני חקיקה), התשס"</w:t>
      </w:r>
      <w:r>
        <w:rPr>
          <w:rFonts w:hint="eastAsia"/>
          <w:rtl/>
        </w:rPr>
        <w:t>ג</w:t>
      </w:r>
      <w:r>
        <w:rPr>
          <w:rtl/>
        </w:rPr>
        <w:t>-2003</w:t>
      </w:r>
      <w:r>
        <w:rPr>
          <w:rFonts w:hint="cs"/>
          <w:rtl/>
        </w:rPr>
        <w:t xml:space="preserve">, מאת חבר הכנסת </w:t>
      </w:r>
      <w:r>
        <w:rPr>
          <w:rFonts w:hint="eastAsia"/>
          <w:rtl/>
        </w:rPr>
        <w:t>אליהו</w:t>
      </w:r>
      <w:r>
        <w:rPr>
          <w:rtl/>
        </w:rPr>
        <w:t xml:space="preserve"> ישי</w:t>
      </w:r>
      <w:r>
        <w:rPr>
          <w:rFonts w:hint="cs"/>
          <w:rtl/>
        </w:rPr>
        <w:t xml:space="preserve"> ו</w:t>
      </w:r>
      <w:r>
        <w:rPr>
          <w:rFonts w:hint="eastAsia"/>
          <w:rtl/>
        </w:rPr>
        <w:t>קבוצת</w:t>
      </w:r>
      <w:r>
        <w:rPr>
          <w:rtl/>
        </w:rPr>
        <w:t xml:space="preserve"> ח</w:t>
      </w:r>
      <w:r>
        <w:rPr>
          <w:rFonts w:hint="cs"/>
          <w:rtl/>
        </w:rPr>
        <w:t xml:space="preserve">ברי הכנסת; </w:t>
      </w:r>
      <w:r>
        <w:rPr>
          <w:rFonts w:hint="eastAsia"/>
          <w:rtl/>
        </w:rPr>
        <w:t>הצעת</w:t>
      </w:r>
      <w:r>
        <w:rPr>
          <w:rtl/>
        </w:rPr>
        <w:t xml:space="preserve"> חוק נכי רדיפות </w:t>
      </w:r>
      <w:r>
        <w:rPr>
          <w:rFonts w:hint="eastAsia"/>
          <w:rtl/>
        </w:rPr>
        <w:t>הנאצים</w:t>
      </w:r>
      <w:r>
        <w:rPr>
          <w:rtl/>
        </w:rPr>
        <w:t xml:space="preserve"> (תיקון - הכנסה נוספת),</w:t>
      </w:r>
      <w:r>
        <w:rPr>
          <w:rFonts w:hint="cs"/>
          <w:rtl/>
        </w:rPr>
        <w:t xml:space="preserve"> </w:t>
      </w:r>
      <w:r>
        <w:rPr>
          <w:rtl/>
        </w:rPr>
        <w:t>התשס"</w:t>
      </w:r>
      <w:r>
        <w:rPr>
          <w:rFonts w:hint="eastAsia"/>
          <w:rtl/>
        </w:rPr>
        <w:t>ג</w:t>
      </w:r>
      <w:r>
        <w:rPr>
          <w:rtl/>
        </w:rPr>
        <w:t>-2003</w:t>
      </w:r>
      <w:r>
        <w:rPr>
          <w:rFonts w:hint="cs"/>
          <w:rtl/>
        </w:rPr>
        <w:t>,</w:t>
      </w:r>
      <w:r>
        <w:rPr>
          <w:rFonts w:hint="cs"/>
          <w:rtl/>
        </w:rPr>
        <w:t xml:space="preserve"> מאת חבר הכנסת </w:t>
      </w:r>
      <w:r>
        <w:rPr>
          <w:rFonts w:hint="eastAsia"/>
          <w:rtl/>
        </w:rPr>
        <w:t>דוד</w:t>
      </w:r>
      <w:r>
        <w:rPr>
          <w:rtl/>
        </w:rPr>
        <w:t xml:space="preserve"> אזולאי</w:t>
      </w:r>
      <w:r>
        <w:rPr>
          <w:rFonts w:hint="cs"/>
          <w:rtl/>
        </w:rPr>
        <w:t xml:space="preserve"> ו</w:t>
      </w:r>
      <w:r>
        <w:rPr>
          <w:rFonts w:hint="eastAsia"/>
          <w:rtl/>
        </w:rPr>
        <w:t>קבוצת</w:t>
      </w:r>
      <w:r>
        <w:rPr>
          <w:rtl/>
        </w:rPr>
        <w:t xml:space="preserve"> ח</w:t>
      </w:r>
      <w:r>
        <w:rPr>
          <w:rFonts w:hint="cs"/>
          <w:rtl/>
        </w:rPr>
        <w:t xml:space="preserve">ברי הכנסת; </w:t>
      </w:r>
      <w:r>
        <w:rPr>
          <w:rFonts w:hint="eastAsia"/>
          <w:rtl/>
        </w:rPr>
        <w:t>הצעת</w:t>
      </w:r>
      <w:r>
        <w:rPr>
          <w:rtl/>
        </w:rPr>
        <w:t xml:space="preserve"> חוק הקדשות המוסלמים (הווקף המוסלמי), התשס"</w:t>
      </w:r>
      <w:r>
        <w:rPr>
          <w:rFonts w:hint="eastAsia"/>
          <w:rtl/>
        </w:rPr>
        <w:t>ג</w:t>
      </w:r>
      <w:r>
        <w:rPr>
          <w:rtl/>
        </w:rPr>
        <w:t>-2003</w:t>
      </w:r>
      <w:r>
        <w:rPr>
          <w:rFonts w:hint="cs"/>
          <w:rtl/>
        </w:rPr>
        <w:t xml:space="preserve">, מאת חברי הכנסת </w:t>
      </w:r>
      <w:r>
        <w:rPr>
          <w:rFonts w:hint="eastAsia"/>
          <w:rtl/>
        </w:rPr>
        <w:t>מוחמד</w:t>
      </w:r>
      <w:r>
        <w:rPr>
          <w:rtl/>
        </w:rPr>
        <w:t xml:space="preserve"> ברכה</w:t>
      </w:r>
      <w:r>
        <w:rPr>
          <w:rFonts w:hint="cs"/>
          <w:rtl/>
        </w:rPr>
        <w:t xml:space="preserve">, </w:t>
      </w:r>
      <w:r>
        <w:rPr>
          <w:rFonts w:hint="eastAsia"/>
          <w:rtl/>
        </w:rPr>
        <w:t>עסאם</w:t>
      </w:r>
      <w:r>
        <w:rPr>
          <w:rtl/>
        </w:rPr>
        <w:t xml:space="preserve"> מח'ול</w:t>
      </w:r>
      <w:r>
        <w:rPr>
          <w:rFonts w:hint="cs"/>
          <w:rtl/>
        </w:rPr>
        <w:t xml:space="preserve"> ו</w:t>
      </w:r>
      <w:r>
        <w:rPr>
          <w:rFonts w:hint="eastAsia"/>
          <w:rtl/>
        </w:rPr>
        <w:t>אחמד</w:t>
      </w:r>
      <w:r>
        <w:rPr>
          <w:rtl/>
        </w:rPr>
        <w:t xml:space="preserve"> טיבי</w:t>
      </w:r>
      <w:r>
        <w:rPr>
          <w:rFonts w:hint="cs"/>
          <w:rtl/>
        </w:rPr>
        <w:t xml:space="preserve">; </w:t>
      </w:r>
      <w:r>
        <w:rPr>
          <w:rFonts w:hint="eastAsia"/>
          <w:rtl/>
        </w:rPr>
        <w:t>הצעת</w:t>
      </w:r>
      <w:r>
        <w:rPr>
          <w:rtl/>
        </w:rPr>
        <w:t xml:space="preserve"> חוק יישוב סכסוכי </w:t>
      </w:r>
      <w:r>
        <w:rPr>
          <w:rFonts w:hint="eastAsia"/>
          <w:rtl/>
        </w:rPr>
        <w:t>עבודה</w:t>
      </w:r>
      <w:r>
        <w:rPr>
          <w:rtl/>
        </w:rPr>
        <w:t xml:space="preserve"> (תיקון - הצבעה על עריכת שביתה בשירות הציבורי ודין שביתה בתקופת בחירות), </w:t>
      </w:r>
      <w:r>
        <w:rPr>
          <w:rFonts w:hint="eastAsia"/>
          <w:rtl/>
        </w:rPr>
        <w:t>התשס</w:t>
      </w:r>
      <w:r>
        <w:rPr>
          <w:rtl/>
        </w:rPr>
        <w:t>"</w:t>
      </w:r>
      <w:r>
        <w:rPr>
          <w:rFonts w:hint="eastAsia"/>
          <w:rtl/>
        </w:rPr>
        <w:t>ג</w:t>
      </w:r>
      <w:r>
        <w:rPr>
          <w:rtl/>
        </w:rPr>
        <w:t>-2003</w:t>
      </w:r>
      <w:r>
        <w:rPr>
          <w:rFonts w:hint="cs"/>
          <w:rtl/>
        </w:rPr>
        <w:t xml:space="preserve">, מאת חברת הכנסת </w:t>
      </w:r>
      <w:r>
        <w:rPr>
          <w:rFonts w:hint="eastAsia"/>
          <w:rtl/>
        </w:rPr>
        <w:t>רוחמה</w:t>
      </w:r>
      <w:r>
        <w:rPr>
          <w:rtl/>
        </w:rPr>
        <w:t xml:space="preserve"> אברהם</w:t>
      </w:r>
      <w:r>
        <w:rPr>
          <w:rFonts w:hint="cs"/>
          <w:rtl/>
        </w:rPr>
        <w:t xml:space="preserve">; </w:t>
      </w:r>
      <w:r>
        <w:rPr>
          <w:rFonts w:hint="eastAsia"/>
          <w:rtl/>
        </w:rPr>
        <w:t>הצעת</w:t>
      </w:r>
      <w:r>
        <w:rPr>
          <w:rtl/>
        </w:rPr>
        <w:t xml:space="preserve"> חוק התכנון והבנ</w:t>
      </w:r>
      <w:r>
        <w:rPr>
          <w:rFonts w:hint="cs"/>
          <w:rtl/>
        </w:rPr>
        <w:t>י</w:t>
      </w:r>
      <w:r>
        <w:rPr>
          <w:rtl/>
        </w:rPr>
        <w:t>יה (תיקון - פרוטוקול וזכות עיון במסמכים), התשס"</w:t>
      </w:r>
      <w:r>
        <w:rPr>
          <w:rFonts w:hint="eastAsia"/>
          <w:rtl/>
        </w:rPr>
        <w:t>ג</w:t>
      </w:r>
      <w:r>
        <w:rPr>
          <w:rtl/>
        </w:rPr>
        <w:t>-2003</w:t>
      </w:r>
      <w:r>
        <w:rPr>
          <w:rFonts w:hint="cs"/>
          <w:rtl/>
        </w:rPr>
        <w:t xml:space="preserve">, מאת חברי הכנסת </w:t>
      </w:r>
      <w:r>
        <w:rPr>
          <w:rFonts w:hint="eastAsia"/>
          <w:rtl/>
        </w:rPr>
        <w:t>חיים</w:t>
      </w:r>
      <w:r>
        <w:rPr>
          <w:rtl/>
        </w:rPr>
        <w:t xml:space="preserve"> אורון</w:t>
      </w:r>
      <w:r>
        <w:rPr>
          <w:rFonts w:hint="cs"/>
          <w:rtl/>
        </w:rPr>
        <w:t xml:space="preserve">, </w:t>
      </w:r>
      <w:r>
        <w:rPr>
          <w:rFonts w:hint="eastAsia"/>
          <w:rtl/>
        </w:rPr>
        <w:t>רן</w:t>
      </w:r>
      <w:r>
        <w:rPr>
          <w:rtl/>
        </w:rPr>
        <w:t xml:space="preserve"> כהן</w:t>
      </w:r>
      <w:r>
        <w:rPr>
          <w:rFonts w:hint="cs"/>
          <w:rtl/>
        </w:rPr>
        <w:t xml:space="preserve"> ו</w:t>
      </w:r>
      <w:r>
        <w:rPr>
          <w:rFonts w:hint="eastAsia"/>
          <w:rtl/>
        </w:rPr>
        <w:t>זהבה</w:t>
      </w:r>
      <w:r>
        <w:rPr>
          <w:rtl/>
        </w:rPr>
        <w:t xml:space="preserve"> גלאון</w:t>
      </w:r>
      <w:r>
        <w:rPr>
          <w:rFonts w:hint="cs"/>
          <w:rtl/>
        </w:rPr>
        <w:t xml:space="preserve">; </w:t>
      </w:r>
      <w:r>
        <w:rPr>
          <w:rFonts w:hint="eastAsia"/>
          <w:rtl/>
        </w:rPr>
        <w:t>הצעת</w:t>
      </w:r>
      <w:r>
        <w:rPr>
          <w:rtl/>
        </w:rPr>
        <w:t xml:space="preserve"> חוק לתיקון פקודת </w:t>
      </w:r>
      <w:r>
        <w:rPr>
          <w:rFonts w:hint="eastAsia"/>
          <w:rtl/>
        </w:rPr>
        <w:t>העיריות</w:t>
      </w:r>
      <w:r>
        <w:rPr>
          <w:rtl/>
        </w:rPr>
        <w:t xml:space="preserve"> (זימון בעלי תפקידים לישיבות מועצה), </w:t>
      </w:r>
      <w:r>
        <w:rPr>
          <w:rFonts w:hint="cs"/>
          <w:rtl/>
        </w:rPr>
        <w:br/>
      </w:r>
      <w:r>
        <w:rPr>
          <w:rtl/>
        </w:rPr>
        <w:t>התשס"</w:t>
      </w:r>
      <w:r>
        <w:rPr>
          <w:rFonts w:hint="eastAsia"/>
          <w:rtl/>
        </w:rPr>
        <w:t>ג</w:t>
      </w:r>
      <w:r>
        <w:rPr>
          <w:rtl/>
        </w:rPr>
        <w:t>-2003</w:t>
      </w:r>
      <w:r>
        <w:rPr>
          <w:rFonts w:hint="cs"/>
          <w:rtl/>
        </w:rPr>
        <w:t xml:space="preserve">, מאת חבר הכנסת </w:t>
      </w:r>
      <w:r>
        <w:rPr>
          <w:rFonts w:hint="eastAsia"/>
          <w:rtl/>
        </w:rPr>
        <w:t>חמי</w:t>
      </w:r>
      <w:r>
        <w:rPr>
          <w:rtl/>
        </w:rPr>
        <w:t xml:space="preserve"> </w:t>
      </w:r>
      <w:r>
        <w:rPr>
          <w:rtl/>
        </w:rPr>
        <w:t>דורון</w:t>
      </w:r>
      <w:r>
        <w:rPr>
          <w:rFonts w:hint="cs"/>
          <w:rtl/>
        </w:rPr>
        <w:t xml:space="preserve"> ו</w:t>
      </w:r>
      <w:r>
        <w:rPr>
          <w:rFonts w:hint="eastAsia"/>
          <w:rtl/>
        </w:rPr>
        <w:t>קבוצת</w:t>
      </w:r>
      <w:r>
        <w:rPr>
          <w:rtl/>
        </w:rPr>
        <w:t xml:space="preserve"> ח</w:t>
      </w:r>
      <w:r>
        <w:rPr>
          <w:rFonts w:hint="cs"/>
          <w:rtl/>
        </w:rPr>
        <w:t xml:space="preserve">ברי הכנסת; </w:t>
      </w:r>
      <w:r>
        <w:rPr>
          <w:rFonts w:hint="eastAsia"/>
          <w:rtl/>
        </w:rPr>
        <w:t>הצעת</w:t>
      </w:r>
      <w:r>
        <w:rPr>
          <w:rtl/>
        </w:rPr>
        <w:t xml:space="preserve"> חוק מיסוי מקרקעין (שבח, מכירה ורכישה) (תיקון - ביטול) (הוראת שעה), התשס"</w:t>
      </w:r>
      <w:r>
        <w:rPr>
          <w:rFonts w:hint="eastAsia"/>
          <w:rtl/>
        </w:rPr>
        <w:t>ג</w:t>
      </w:r>
      <w:r>
        <w:rPr>
          <w:rtl/>
        </w:rPr>
        <w:t>-2003</w:t>
      </w:r>
      <w:r>
        <w:rPr>
          <w:rFonts w:hint="cs"/>
          <w:rtl/>
        </w:rPr>
        <w:t xml:space="preserve">, מאת חבר הכנסת </w:t>
      </w:r>
      <w:r>
        <w:rPr>
          <w:rFonts w:hint="eastAsia"/>
          <w:rtl/>
        </w:rPr>
        <w:t>יעקב</w:t>
      </w:r>
      <w:r>
        <w:rPr>
          <w:rtl/>
        </w:rPr>
        <w:t xml:space="preserve"> מרגי</w:t>
      </w:r>
      <w:r>
        <w:rPr>
          <w:rFonts w:hint="cs"/>
          <w:rtl/>
        </w:rPr>
        <w:t>; ה</w:t>
      </w:r>
      <w:r>
        <w:rPr>
          <w:rFonts w:hint="eastAsia"/>
          <w:rtl/>
        </w:rPr>
        <w:t>צעת</w:t>
      </w:r>
      <w:r>
        <w:rPr>
          <w:rtl/>
        </w:rPr>
        <w:t xml:space="preserve"> חוק יסודות התקציב (תיקון - תחזית עלויות הטבות מסים), התשס"</w:t>
      </w:r>
      <w:r>
        <w:rPr>
          <w:rFonts w:hint="eastAsia"/>
          <w:rtl/>
        </w:rPr>
        <w:t>ג</w:t>
      </w:r>
      <w:r>
        <w:rPr>
          <w:rtl/>
        </w:rPr>
        <w:t>-2003</w:t>
      </w:r>
      <w:r>
        <w:rPr>
          <w:rFonts w:hint="cs"/>
          <w:rtl/>
        </w:rPr>
        <w:t xml:space="preserve">, מאת חבר הכנסת </w:t>
      </w:r>
      <w:r>
        <w:rPr>
          <w:rFonts w:hint="eastAsia"/>
          <w:rtl/>
        </w:rPr>
        <w:t>יצחק</w:t>
      </w:r>
      <w:r>
        <w:rPr>
          <w:rtl/>
        </w:rPr>
        <w:t xml:space="preserve"> כהן</w:t>
      </w:r>
      <w:r>
        <w:rPr>
          <w:rFonts w:hint="cs"/>
          <w:rtl/>
        </w:rPr>
        <w:t xml:space="preserve"> ו</w:t>
      </w:r>
      <w:r>
        <w:rPr>
          <w:rFonts w:hint="eastAsia"/>
          <w:rtl/>
        </w:rPr>
        <w:t>קבוצת</w:t>
      </w:r>
      <w:r>
        <w:rPr>
          <w:rtl/>
        </w:rPr>
        <w:t xml:space="preserve"> ח</w:t>
      </w:r>
      <w:r>
        <w:rPr>
          <w:rFonts w:hint="cs"/>
          <w:rtl/>
        </w:rPr>
        <w:t xml:space="preserve">ברי הכנסת; </w:t>
      </w:r>
      <w:r>
        <w:rPr>
          <w:rFonts w:hint="eastAsia"/>
          <w:rtl/>
        </w:rPr>
        <w:t>הצעת</w:t>
      </w:r>
      <w:r>
        <w:rPr>
          <w:rtl/>
        </w:rPr>
        <w:t xml:space="preserve"> חוק</w:t>
      </w:r>
      <w:r>
        <w:rPr>
          <w:rtl/>
        </w:rPr>
        <w:t xml:space="preserve"> המועצה לביטחון </w:t>
      </w:r>
      <w:r>
        <w:rPr>
          <w:rFonts w:hint="eastAsia"/>
          <w:rtl/>
        </w:rPr>
        <w:t>לאומי</w:t>
      </w:r>
      <w:r>
        <w:rPr>
          <w:rtl/>
        </w:rPr>
        <w:t>, התשס"</w:t>
      </w:r>
      <w:r>
        <w:rPr>
          <w:rFonts w:hint="eastAsia"/>
          <w:rtl/>
        </w:rPr>
        <w:t>ג</w:t>
      </w:r>
      <w:r>
        <w:rPr>
          <w:rtl/>
        </w:rPr>
        <w:t>-2003</w:t>
      </w:r>
      <w:r>
        <w:rPr>
          <w:rFonts w:hint="cs"/>
          <w:rtl/>
        </w:rPr>
        <w:t xml:space="preserve">, מאת חבר הכנסת </w:t>
      </w:r>
      <w:r>
        <w:rPr>
          <w:rFonts w:hint="eastAsia"/>
          <w:rtl/>
        </w:rPr>
        <w:t>אברהם</w:t>
      </w:r>
      <w:r>
        <w:rPr>
          <w:rtl/>
        </w:rPr>
        <w:t xml:space="preserve"> הירשזון</w:t>
      </w:r>
      <w:r>
        <w:rPr>
          <w:rFonts w:hint="cs"/>
          <w:rtl/>
        </w:rPr>
        <w:t xml:space="preserve">; </w:t>
      </w:r>
      <w:r>
        <w:rPr>
          <w:rFonts w:hint="eastAsia"/>
          <w:rtl/>
        </w:rPr>
        <w:t>הצעת</w:t>
      </w:r>
      <w:r>
        <w:rPr>
          <w:rtl/>
        </w:rPr>
        <w:t xml:space="preserve"> חוק הרשויות </w:t>
      </w:r>
      <w:r>
        <w:rPr>
          <w:rFonts w:hint="eastAsia"/>
          <w:rtl/>
        </w:rPr>
        <w:t>המקומיות</w:t>
      </w:r>
      <w:r>
        <w:rPr>
          <w:rtl/>
        </w:rPr>
        <w:t xml:space="preserve"> (חובת הקמת אתר אינטרנט), התשס"</w:t>
      </w:r>
      <w:r>
        <w:rPr>
          <w:rFonts w:hint="eastAsia"/>
          <w:rtl/>
        </w:rPr>
        <w:t>ג</w:t>
      </w:r>
      <w:r>
        <w:rPr>
          <w:rtl/>
        </w:rPr>
        <w:t>-2003</w:t>
      </w:r>
      <w:r>
        <w:rPr>
          <w:rFonts w:hint="cs"/>
          <w:rtl/>
        </w:rPr>
        <w:t xml:space="preserve">, מאת חבר הכנסת </w:t>
      </w:r>
      <w:r>
        <w:rPr>
          <w:rFonts w:hint="eastAsia"/>
          <w:rtl/>
        </w:rPr>
        <w:t>יגאל</w:t>
      </w:r>
      <w:r>
        <w:rPr>
          <w:rtl/>
        </w:rPr>
        <w:t xml:space="preserve"> יאסינוב</w:t>
      </w:r>
      <w:r>
        <w:rPr>
          <w:rFonts w:hint="cs"/>
          <w:rtl/>
        </w:rPr>
        <w:t xml:space="preserve"> ו</w:t>
      </w:r>
      <w:r>
        <w:rPr>
          <w:rFonts w:hint="eastAsia"/>
          <w:rtl/>
        </w:rPr>
        <w:t>קבוצת</w:t>
      </w:r>
      <w:r>
        <w:rPr>
          <w:rtl/>
        </w:rPr>
        <w:t xml:space="preserve"> ח</w:t>
      </w:r>
      <w:r>
        <w:rPr>
          <w:rFonts w:hint="cs"/>
          <w:rtl/>
        </w:rPr>
        <w:t xml:space="preserve">ברי הכנסת; </w:t>
      </w:r>
      <w:r>
        <w:rPr>
          <w:rFonts w:hint="eastAsia"/>
          <w:rtl/>
        </w:rPr>
        <w:t>הצעת</w:t>
      </w:r>
      <w:r>
        <w:rPr>
          <w:rtl/>
        </w:rPr>
        <w:t xml:space="preserve"> חוק צילום אסירים, </w:t>
      </w:r>
      <w:r>
        <w:rPr>
          <w:rFonts w:hint="eastAsia"/>
          <w:rtl/>
        </w:rPr>
        <w:t>התשס</w:t>
      </w:r>
      <w:r>
        <w:rPr>
          <w:rtl/>
        </w:rPr>
        <w:t>"</w:t>
      </w:r>
      <w:r>
        <w:rPr>
          <w:rFonts w:hint="eastAsia"/>
          <w:rtl/>
        </w:rPr>
        <w:t>ג</w:t>
      </w:r>
      <w:r>
        <w:rPr>
          <w:rtl/>
        </w:rPr>
        <w:t>-2003</w:t>
      </w:r>
      <w:r>
        <w:rPr>
          <w:rFonts w:hint="cs"/>
          <w:rtl/>
        </w:rPr>
        <w:t xml:space="preserve">, מאת חבר הכנסת </w:t>
      </w:r>
      <w:r>
        <w:rPr>
          <w:rFonts w:hint="eastAsia"/>
          <w:rtl/>
        </w:rPr>
        <w:t>דוד</w:t>
      </w:r>
      <w:r>
        <w:rPr>
          <w:rtl/>
        </w:rPr>
        <w:t xml:space="preserve"> אזולאי</w:t>
      </w:r>
      <w:r>
        <w:rPr>
          <w:rFonts w:hint="cs"/>
          <w:rtl/>
        </w:rPr>
        <w:t xml:space="preserve"> ו</w:t>
      </w:r>
      <w:r>
        <w:rPr>
          <w:rFonts w:hint="eastAsia"/>
          <w:rtl/>
        </w:rPr>
        <w:t>קבוצת</w:t>
      </w:r>
      <w:r>
        <w:rPr>
          <w:rtl/>
        </w:rPr>
        <w:t xml:space="preserve"> ח</w:t>
      </w:r>
      <w:r>
        <w:rPr>
          <w:rFonts w:hint="cs"/>
          <w:rtl/>
        </w:rPr>
        <w:t xml:space="preserve">ברי הכנסת; </w:t>
      </w:r>
      <w:r>
        <w:rPr>
          <w:rFonts w:hint="eastAsia"/>
          <w:rtl/>
        </w:rPr>
        <w:t>ה</w:t>
      </w:r>
      <w:r>
        <w:rPr>
          <w:rFonts w:hint="eastAsia"/>
          <w:rtl/>
        </w:rPr>
        <w:t>צעת</w:t>
      </w:r>
      <w:r>
        <w:rPr>
          <w:rtl/>
        </w:rPr>
        <w:t xml:space="preserve"> חוק נכסי המדינה (תיקון - תוקף הרשאה לחציבה באבן), התשס"</w:t>
      </w:r>
      <w:r>
        <w:rPr>
          <w:rFonts w:hint="eastAsia"/>
          <w:rtl/>
        </w:rPr>
        <w:t>ג</w:t>
      </w:r>
      <w:r>
        <w:rPr>
          <w:rtl/>
        </w:rPr>
        <w:t>-2003</w:t>
      </w:r>
      <w:r>
        <w:rPr>
          <w:rFonts w:hint="cs"/>
          <w:rtl/>
        </w:rPr>
        <w:t xml:space="preserve">, מאת חברת הכנסת </w:t>
      </w:r>
      <w:r>
        <w:rPr>
          <w:rFonts w:hint="eastAsia"/>
          <w:rtl/>
        </w:rPr>
        <w:t>אורית</w:t>
      </w:r>
      <w:r>
        <w:rPr>
          <w:rtl/>
        </w:rPr>
        <w:t xml:space="preserve"> נוקד</w:t>
      </w:r>
      <w:r>
        <w:rPr>
          <w:rFonts w:hint="cs"/>
          <w:rtl/>
        </w:rPr>
        <w:t xml:space="preserve"> ו</w:t>
      </w:r>
      <w:r>
        <w:rPr>
          <w:rFonts w:hint="eastAsia"/>
          <w:rtl/>
        </w:rPr>
        <w:t>קבוצת</w:t>
      </w:r>
      <w:r>
        <w:rPr>
          <w:rtl/>
        </w:rPr>
        <w:t xml:space="preserve"> ח</w:t>
      </w:r>
      <w:r>
        <w:rPr>
          <w:rFonts w:hint="cs"/>
          <w:rtl/>
        </w:rPr>
        <w:t xml:space="preserve">ברי הכנסת; </w:t>
      </w:r>
      <w:r>
        <w:rPr>
          <w:rFonts w:hint="eastAsia"/>
          <w:rtl/>
        </w:rPr>
        <w:t>הצעת</w:t>
      </w:r>
      <w:r>
        <w:rPr>
          <w:rtl/>
        </w:rPr>
        <w:t xml:space="preserve"> חוק הביקורת הפנימית (תיקון - פניות ציבור), התשס"</w:t>
      </w:r>
      <w:r>
        <w:rPr>
          <w:rFonts w:hint="eastAsia"/>
          <w:rtl/>
        </w:rPr>
        <w:t>ג</w:t>
      </w:r>
      <w:r>
        <w:rPr>
          <w:rtl/>
        </w:rPr>
        <w:t>-2003</w:t>
      </w:r>
      <w:r>
        <w:rPr>
          <w:rFonts w:hint="cs"/>
          <w:rtl/>
        </w:rPr>
        <w:t xml:space="preserve">, מאת חבר הכנסת </w:t>
      </w:r>
      <w:r>
        <w:rPr>
          <w:rFonts w:hint="eastAsia"/>
          <w:rtl/>
        </w:rPr>
        <w:t>אהוד</w:t>
      </w:r>
      <w:r>
        <w:rPr>
          <w:rtl/>
        </w:rPr>
        <w:t xml:space="preserve"> רצאבי</w:t>
      </w:r>
      <w:r>
        <w:rPr>
          <w:rFonts w:hint="cs"/>
          <w:rtl/>
        </w:rPr>
        <w:t xml:space="preserve"> ו</w:t>
      </w:r>
      <w:r>
        <w:rPr>
          <w:rFonts w:hint="eastAsia"/>
          <w:rtl/>
        </w:rPr>
        <w:t>קבוצת</w:t>
      </w:r>
      <w:r>
        <w:rPr>
          <w:rtl/>
        </w:rPr>
        <w:t xml:space="preserve"> ח</w:t>
      </w:r>
      <w:r>
        <w:rPr>
          <w:rFonts w:hint="cs"/>
          <w:rtl/>
        </w:rPr>
        <w:t xml:space="preserve">ברי הכנסת; </w:t>
      </w:r>
      <w:r>
        <w:rPr>
          <w:rFonts w:hint="eastAsia"/>
          <w:rtl/>
        </w:rPr>
        <w:t>הצעת</w:t>
      </w:r>
      <w:r>
        <w:rPr>
          <w:rtl/>
        </w:rPr>
        <w:t xml:space="preserve"> חוק המפלגות (תיקון - סייג לרישום מ</w:t>
      </w:r>
      <w:r>
        <w:rPr>
          <w:rtl/>
        </w:rPr>
        <w:t xml:space="preserve">פלגה), </w:t>
      </w:r>
      <w:r>
        <w:rPr>
          <w:rFonts w:hint="cs"/>
          <w:rtl/>
        </w:rPr>
        <w:br/>
      </w:r>
      <w:r>
        <w:rPr>
          <w:rtl/>
        </w:rPr>
        <w:t>התשס"</w:t>
      </w:r>
      <w:r>
        <w:rPr>
          <w:rFonts w:hint="eastAsia"/>
          <w:rtl/>
        </w:rPr>
        <w:t>ג</w:t>
      </w:r>
      <w:r>
        <w:rPr>
          <w:rtl/>
        </w:rPr>
        <w:t>-2003</w:t>
      </w:r>
      <w:r>
        <w:rPr>
          <w:rFonts w:hint="cs"/>
          <w:rtl/>
        </w:rPr>
        <w:t xml:space="preserve">, מאת חבר הכנסת </w:t>
      </w:r>
      <w:r>
        <w:rPr>
          <w:rFonts w:hint="eastAsia"/>
          <w:rtl/>
        </w:rPr>
        <w:t>אליעזר</w:t>
      </w:r>
      <w:r>
        <w:rPr>
          <w:rtl/>
        </w:rPr>
        <w:t xml:space="preserve"> כהן</w:t>
      </w:r>
      <w:r>
        <w:rPr>
          <w:rFonts w:hint="cs"/>
          <w:rtl/>
        </w:rPr>
        <w:t xml:space="preserve">; </w:t>
      </w:r>
      <w:r>
        <w:rPr>
          <w:rFonts w:hint="eastAsia"/>
          <w:rtl/>
        </w:rPr>
        <w:t>הצעת</w:t>
      </w:r>
      <w:r>
        <w:rPr>
          <w:rtl/>
        </w:rPr>
        <w:t xml:space="preserve"> חוק יישוב סכסוכי </w:t>
      </w:r>
      <w:r>
        <w:rPr>
          <w:rFonts w:hint="eastAsia"/>
          <w:rtl/>
        </w:rPr>
        <w:t>עבודה</w:t>
      </w:r>
      <w:r>
        <w:rPr>
          <w:rtl/>
        </w:rPr>
        <w:t xml:space="preserve"> (תיקון - בוררות חובה בשירות הציבורי), התשס"</w:t>
      </w:r>
      <w:r>
        <w:rPr>
          <w:rFonts w:hint="eastAsia"/>
          <w:rtl/>
        </w:rPr>
        <w:t>ג</w:t>
      </w:r>
      <w:r>
        <w:rPr>
          <w:rtl/>
        </w:rPr>
        <w:t>-2003</w:t>
      </w:r>
      <w:r>
        <w:rPr>
          <w:rFonts w:hint="cs"/>
          <w:rtl/>
        </w:rPr>
        <w:t xml:space="preserve">, מאת חברי הכנסת </w:t>
      </w:r>
      <w:r>
        <w:rPr>
          <w:rFonts w:hint="eastAsia"/>
          <w:rtl/>
        </w:rPr>
        <w:t>יורי</w:t>
      </w:r>
      <w:r>
        <w:rPr>
          <w:rtl/>
        </w:rPr>
        <w:t xml:space="preserve"> שטרן</w:t>
      </w:r>
      <w:r>
        <w:rPr>
          <w:rFonts w:hint="cs"/>
          <w:rtl/>
        </w:rPr>
        <w:t xml:space="preserve">, </w:t>
      </w:r>
      <w:r>
        <w:rPr>
          <w:rFonts w:hint="eastAsia"/>
          <w:rtl/>
        </w:rPr>
        <w:t>מיכאל</w:t>
      </w:r>
      <w:r>
        <w:rPr>
          <w:rtl/>
        </w:rPr>
        <w:t xml:space="preserve"> נודלמן</w:t>
      </w:r>
      <w:r>
        <w:rPr>
          <w:rFonts w:hint="cs"/>
          <w:rtl/>
        </w:rPr>
        <w:t xml:space="preserve"> ו</w:t>
      </w:r>
      <w:r>
        <w:rPr>
          <w:rFonts w:hint="eastAsia"/>
          <w:rtl/>
        </w:rPr>
        <w:t>אריה</w:t>
      </w:r>
      <w:r>
        <w:rPr>
          <w:rtl/>
        </w:rPr>
        <w:t xml:space="preserve"> אלד</w:t>
      </w:r>
      <w:r>
        <w:rPr>
          <w:rFonts w:hint="cs"/>
          <w:rtl/>
        </w:rPr>
        <w:t xml:space="preserve">ד; </w:t>
      </w:r>
      <w:r>
        <w:rPr>
          <w:rFonts w:hint="eastAsia"/>
          <w:rtl/>
        </w:rPr>
        <w:t>הצעת</w:t>
      </w:r>
      <w:r>
        <w:rPr>
          <w:rtl/>
        </w:rPr>
        <w:t xml:space="preserve"> חוק בתי</w:t>
      </w:r>
      <w:r>
        <w:rPr>
          <w:rFonts w:hint="cs"/>
          <w:rtl/>
        </w:rPr>
        <w:t>-ה</w:t>
      </w:r>
      <w:r>
        <w:rPr>
          <w:rtl/>
        </w:rPr>
        <w:t>משפט (תיקון - תקופת צינון), התשס"</w:t>
      </w:r>
      <w:r>
        <w:rPr>
          <w:rFonts w:hint="eastAsia"/>
          <w:rtl/>
        </w:rPr>
        <w:t>ג</w:t>
      </w:r>
      <w:r>
        <w:rPr>
          <w:rtl/>
        </w:rPr>
        <w:t>-2003</w:t>
      </w:r>
      <w:r>
        <w:rPr>
          <w:rFonts w:hint="cs"/>
          <w:rtl/>
        </w:rPr>
        <w:t xml:space="preserve">, מאת חבר הכנסת </w:t>
      </w:r>
      <w:r>
        <w:rPr>
          <w:rFonts w:hint="eastAsia"/>
          <w:rtl/>
        </w:rPr>
        <w:t>אליעזר</w:t>
      </w:r>
      <w:r>
        <w:rPr>
          <w:rtl/>
        </w:rPr>
        <w:t xml:space="preserve"> כהן</w:t>
      </w:r>
      <w:r>
        <w:rPr>
          <w:rFonts w:hint="cs"/>
          <w:rtl/>
        </w:rPr>
        <w:t xml:space="preserve">; </w:t>
      </w:r>
      <w:r>
        <w:rPr>
          <w:rFonts w:hint="eastAsia"/>
          <w:rtl/>
        </w:rPr>
        <w:t>הצעת</w:t>
      </w:r>
      <w:r>
        <w:rPr>
          <w:rtl/>
        </w:rPr>
        <w:t xml:space="preserve"> חוק לתיקון פקודת מס </w:t>
      </w:r>
      <w:r>
        <w:rPr>
          <w:rFonts w:hint="eastAsia"/>
          <w:rtl/>
        </w:rPr>
        <w:t>הכנסה</w:t>
      </w:r>
      <w:r>
        <w:rPr>
          <w:rtl/>
        </w:rPr>
        <w:t xml:space="preserve"> [נוסח חדש] (עבודה ללא היתר), התשס"</w:t>
      </w:r>
      <w:r>
        <w:rPr>
          <w:rFonts w:hint="eastAsia"/>
          <w:rtl/>
        </w:rPr>
        <w:t>ג</w:t>
      </w:r>
      <w:r>
        <w:rPr>
          <w:rtl/>
        </w:rPr>
        <w:t>-2003</w:t>
      </w:r>
      <w:r>
        <w:rPr>
          <w:rFonts w:hint="cs"/>
          <w:rtl/>
        </w:rPr>
        <w:t xml:space="preserve">, מאת חבר הכנסת </w:t>
      </w:r>
      <w:r>
        <w:rPr>
          <w:rFonts w:hint="eastAsia"/>
          <w:rtl/>
        </w:rPr>
        <w:t>מאיר</w:t>
      </w:r>
      <w:r>
        <w:rPr>
          <w:rtl/>
        </w:rPr>
        <w:t xml:space="preserve"> פרוש</w:t>
      </w:r>
      <w:r>
        <w:rPr>
          <w:rFonts w:hint="cs"/>
          <w:rtl/>
        </w:rPr>
        <w:t xml:space="preserve">; הצעת חוק העונשין (תיקון </w:t>
      </w:r>
      <w:r>
        <w:rPr>
          <w:rtl/>
        </w:rPr>
        <w:t>–</w:t>
      </w:r>
      <w:r>
        <w:rPr>
          <w:rFonts w:hint="cs"/>
          <w:rtl/>
        </w:rPr>
        <w:t xml:space="preserve"> איסור הטפה ושידול להמרת דת), התשס"ג-2003, מאת חבר הכנסת שלמה בניזרי וקבוצת חברי הכנסת; </w:t>
      </w:r>
      <w:r>
        <w:rPr>
          <w:rFonts w:hint="eastAsia"/>
          <w:rtl/>
        </w:rPr>
        <w:t>הצעת</w:t>
      </w:r>
      <w:r>
        <w:rPr>
          <w:rtl/>
        </w:rPr>
        <w:t xml:space="preserve"> חוק ועדות חקירה (תיקון - הוצאות הגנה ש</w:t>
      </w:r>
      <w:r>
        <w:rPr>
          <w:rtl/>
        </w:rPr>
        <w:t>ל עובד מדינה),</w:t>
      </w:r>
      <w:r>
        <w:rPr>
          <w:rFonts w:hint="cs"/>
          <w:rtl/>
        </w:rPr>
        <w:t xml:space="preserve"> </w:t>
      </w:r>
      <w:r>
        <w:rPr>
          <w:rtl/>
        </w:rPr>
        <w:t>התשס"</w:t>
      </w:r>
      <w:r>
        <w:rPr>
          <w:rFonts w:hint="eastAsia"/>
          <w:rtl/>
        </w:rPr>
        <w:t>ג</w:t>
      </w:r>
      <w:r>
        <w:rPr>
          <w:rtl/>
        </w:rPr>
        <w:t>-2003</w:t>
      </w:r>
      <w:r>
        <w:rPr>
          <w:rFonts w:hint="cs"/>
          <w:rtl/>
        </w:rPr>
        <w:t xml:space="preserve">, מאת חבר הכנסת </w:t>
      </w:r>
      <w:r>
        <w:rPr>
          <w:rFonts w:hint="eastAsia"/>
          <w:rtl/>
        </w:rPr>
        <w:t>אמנון</w:t>
      </w:r>
      <w:r>
        <w:rPr>
          <w:rtl/>
        </w:rPr>
        <w:t xml:space="preserve"> כהן</w:t>
      </w:r>
      <w:r>
        <w:rPr>
          <w:rFonts w:hint="cs"/>
          <w:rtl/>
        </w:rPr>
        <w:t xml:space="preserve">; </w:t>
      </w:r>
      <w:r>
        <w:rPr>
          <w:rFonts w:hint="eastAsia"/>
          <w:rtl/>
        </w:rPr>
        <w:t>הצעת</w:t>
      </w:r>
      <w:r>
        <w:rPr>
          <w:rtl/>
        </w:rPr>
        <w:t xml:space="preserve"> חוק ביטוח בריאות </w:t>
      </w:r>
      <w:r>
        <w:rPr>
          <w:rFonts w:hint="eastAsia"/>
          <w:rtl/>
        </w:rPr>
        <w:t>ממלכתי</w:t>
      </w:r>
      <w:r>
        <w:rPr>
          <w:rtl/>
        </w:rPr>
        <w:t xml:space="preserve"> (תיקון - פרסום נגיש של סל הבריאות למבוטחים), התשס"</w:t>
      </w:r>
      <w:r>
        <w:rPr>
          <w:rFonts w:hint="eastAsia"/>
          <w:rtl/>
        </w:rPr>
        <w:t>ג</w:t>
      </w:r>
      <w:r>
        <w:rPr>
          <w:rtl/>
        </w:rPr>
        <w:t>-2003</w:t>
      </w:r>
      <w:r>
        <w:rPr>
          <w:rFonts w:hint="cs"/>
          <w:rtl/>
        </w:rPr>
        <w:t xml:space="preserve">, מאת חבר הכנסת </w:t>
      </w:r>
      <w:r>
        <w:rPr>
          <w:rFonts w:hint="eastAsia"/>
          <w:rtl/>
        </w:rPr>
        <w:t>רומן</w:t>
      </w:r>
      <w:r>
        <w:rPr>
          <w:rtl/>
        </w:rPr>
        <w:t xml:space="preserve"> ברונפמן</w:t>
      </w:r>
      <w:r>
        <w:rPr>
          <w:rFonts w:hint="cs"/>
          <w:rtl/>
        </w:rPr>
        <w:t xml:space="preserve">; </w:t>
      </w:r>
      <w:r>
        <w:rPr>
          <w:rFonts w:hint="eastAsia"/>
          <w:rtl/>
        </w:rPr>
        <w:t>הצעת</w:t>
      </w:r>
      <w:r>
        <w:rPr>
          <w:rtl/>
        </w:rPr>
        <w:t xml:space="preserve"> חוק האפוטרופוס </w:t>
      </w:r>
      <w:r>
        <w:rPr>
          <w:rFonts w:hint="eastAsia"/>
          <w:rtl/>
        </w:rPr>
        <w:t>הכללי</w:t>
      </w:r>
      <w:r>
        <w:rPr>
          <w:rtl/>
        </w:rPr>
        <w:t xml:space="preserve"> (תיקון - חקירה לשם איתור נכסים עזובים ובעליהם), התשס"</w:t>
      </w:r>
      <w:r>
        <w:rPr>
          <w:rFonts w:hint="eastAsia"/>
          <w:rtl/>
        </w:rPr>
        <w:t>ג</w:t>
      </w:r>
      <w:r>
        <w:rPr>
          <w:rtl/>
        </w:rPr>
        <w:t>-2003</w:t>
      </w:r>
      <w:r>
        <w:rPr>
          <w:rFonts w:hint="cs"/>
          <w:rtl/>
        </w:rPr>
        <w:t>, מ</w:t>
      </w:r>
      <w:r>
        <w:rPr>
          <w:rFonts w:hint="cs"/>
          <w:rtl/>
        </w:rPr>
        <w:t xml:space="preserve">את חבר הכנסת </w:t>
      </w:r>
      <w:r>
        <w:rPr>
          <w:rFonts w:hint="eastAsia"/>
          <w:rtl/>
        </w:rPr>
        <w:t>יאיר</w:t>
      </w:r>
      <w:r>
        <w:rPr>
          <w:rtl/>
        </w:rPr>
        <w:t xml:space="preserve"> פרץ</w:t>
      </w:r>
      <w:r>
        <w:rPr>
          <w:rFonts w:hint="cs"/>
          <w:rtl/>
        </w:rPr>
        <w:t xml:space="preserve"> ו</w:t>
      </w:r>
      <w:r>
        <w:rPr>
          <w:rFonts w:hint="eastAsia"/>
          <w:rtl/>
        </w:rPr>
        <w:t>קבוצת</w:t>
      </w:r>
      <w:r>
        <w:rPr>
          <w:rtl/>
        </w:rPr>
        <w:t xml:space="preserve"> ח</w:t>
      </w:r>
      <w:r>
        <w:rPr>
          <w:rFonts w:hint="cs"/>
          <w:rtl/>
        </w:rPr>
        <w:t xml:space="preserve">ברי הכנסת; </w:t>
      </w:r>
      <w:r>
        <w:rPr>
          <w:rFonts w:hint="eastAsia"/>
          <w:rtl/>
        </w:rPr>
        <w:t>הצעת</w:t>
      </w:r>
      <w:r>
        <w:rPr>
          <w:rtl/>
        </w:rPr>
        <w:t xml:space="preserve"> חוק לתיקון פקודת </w:t>
      </w:r>
      <w:r>
        <w:rPr>
          <w:rFonts w:hint="eastAsia"/>
          <w:rtl/>
        </w:rPr>
        <w:t>העיריות</w:t>
      </w:r>
      <w:r>
        <w:rPr>
          <w:rtl/>
        </w:rPr>
        <w:t xml:space="preserve"> (איסור ניתוק מים בשל חוב לרשות המקומית), התשס"</w:t>
      </w:r>
      <w:r>
        <w:rPr>
          <w:rFonts w:hint="eastAsia"/>
          <w:rtl/>
        </w:rPr>
        <w:t>ג</w:t>
      </w:r>
      <w:r>
        <w:rPr>
          <w:rtl/>
        </w:rPr>
        <w:t>-2003</w:t>
      </w:r>
      <w:r>
        <w:rPr>
          <w:rFonts w:hint="cs"/>
          <w:rtl/>
        </w:rPr>
        <w:t xml:space="preserve">, מאת חברת הכנסת </w:t>
      </w:r>
      <w:r>
        <w:rPr>
          <w:rFonts w:hint="eastAsia"/>
          <w:rtl/>
        </w:rPr>
        <w:t>אתי</w:t>
      </w:r>
      <w:r>
        <w:rPr>
          <w:rtl/>
        </w:rPr>
        <w:t xml:space="preserve"> לבני</w:t>
      </w:r>
      <w:r>
        <w:rPr>
          <w:rFonts w:hint="cs"/>
          <w:rtl/>
        </w:rPr>
        <w:t xml:space="preserve">; </w:t>
      </w:r>
      <w:r>
        <w:rPr>
          <w:rFonts w:hint="eastAsia"/>
          <w:rtl/>
        </w:rPr>
        <w:t>הצעת</w:t>
      </w:r>
      <w:r>
        <w:rPr>
          <w:rtl/>
        </w:rPr>
        <w:t xml:space="preserve"> חוק משק הדלק (הגבלת </w:t>
      </w:r>
      <w:r>
        <w:rPr>
          <w:rFonts w:hint="eastAsia"/>
          <w:rtl/>
        </w:rPr>
        <w:t>הפעלה</w:t>
      </w:r>
      <w:r>
        <w:rPr>
          <w:rtl/>
        </w:rPr>
        <w:t xml:space="preserve"> ומכירת דלק לתחנות תדלוק הפועלות שלא כדין), התשס"</w:t>
      </w:r>
      <w:r>
        <w:rPr>
          <w:rFonts w:hint="eastAsia"/>
          <w:rtl/>
        </w:rPr>
        <w:t>ג</w:t>
      </w:r>
      <w:r>
        <w:rPr>
          <w:rtl/>
        </w:rPr>
        <w:t>-2003</w:t>
      </w:r>
      <w:r>
        <w:rPr>
          <w:rFonts w:hint="cs"/>
          <w:rtl/>
        </w:rPr>
        <w:t xml:space="preserve">, מאת חברת הכנסת </w:t>
      </w:r>
      <w:r>
        <w:rPr>
          <w:rFonts w:hint="eastAsia"/>
          <w:rtl/>
        </w:rPr>
        <w:t>מל</w:t>
      </w:r>
      <w:r>
        <w:rPr>
          <w:rtl/>
        </w:rPr>
        <w:t xml:space="preserve"> פ</w:t>
      </w:r>
      <w:r>
        <w:rPr>
          <w:rtl/>
        </w:rPr>
        <w:t>ולישוק-בלוך</w:t>
      </w:r>
      <w:r>
        <w:rPr>
          <w:rFonts w:hint="cs"/>
          <w:rtl/>
        </w:rPr>
        <w:t xml:space="preserve"> ו</w:t>
      </w:r>
      <w:r>
        <w:rPr>
          <w:rFonts w:hint="eastAsia"/>
          <w:rtl/>
        </w:rPr>
        <w:t>קבוצת</w:t>
      </w:r>
      <w:r>
        <w:rPr>
          <w:rtl/>
        </w:rPr>
        <w:t xml:space="preserve"> ח</w:t>
      </w:r>
      <w:bookmarkStart w:id="407" w:name="FS000001061T26_05_2003_20_10_37C"/>
      <w:bookmarkEnd w:id="407"/>
      <w:r>
        <w:rPr>
          <w:rFonts w:hint="cs"/>
          <w:rtl/>
        </w:rPr>
        <w:t>ברי הכנסת.</w:t>
      </w:r>
    </w:p>
    <w:p w14:paraId="39910BFB" w14:textId="77777777" w:rsidR="00000000" w:rsidRDefault="007C71EE">
      <w:pPr>
        <w:pStyle w:val="a"/>
        <w:rPr>
          <w:rFonts w:hint="cs"/>
          <w:u w:val="single"/>
          <w:rtl/>
        </w:rPr>
      </w:pPr>
    </w:p>
    <w:p w14:paraId="0C85731B" w14:textId="77777777" w:rsidR="00000000" w:rsidRDefault="007C71EE">
      <w:pPr>
        <w:pStyle w:val="a"/>
        <w:rPr>
          <w:rFonts w:hint="cs"/>
          <w:u w:val="single"/>
          <w:rtl/>
        </w:rPr>
      </w:pPr>
    </w:p>
    <w:p w14:paraId="769D7AE4" w14:textId="77777777" w:rsidR="00000000" w:rsidRDefault="007C71EE">
      <w:pPr>
        <w:pStyle w:val="Subject"/>
        <w:rPr>
          <w:rFonts w:hint="cs"/>
          <w:rtl/>
        </w:rPr>
      </w:pPr>
      <w:r>
        <w:rPr>
          <w:rFonts w:hint="cs"/>
          <w:rtl/>
        </w:rPr>
        <w:t>הצעת חוק התוכנית להבראת כלכלת ישראל (תיקוני חקיקה</w:t>
      </w:r>
    </w:p>
    <w:p w14:paraId="128083DA" w14:textId="77777777" w:rsidR="00000000" w:rsidRDefault="007C71EE">
      <w:pPr>
        <w:pStyle w:val="Subject"/>
        <w:rPr>
          <w:rFonts w:hint="cs"/>
          <w:rtl/>
        </w:rPr>
      </w:pPr>
      <w:r>
        <w:rPr>
          <w:rFonts w:hint="cs"/>
          <w:rtl/>
        </w:rPr>
        <w:t>להשגת יעדי התקציב והמדיניות הכלכלית לשנות הכספים 2003 ו=2004),</w:t>
      </w:r>
    </w:p>
    <w:p w14:paraId="674F01F5" w14:textId="77777777" w:rsidR="00000000" w:rsidRDefault="007C71EE">
      <w:pPr>
        <w:pStyle w:val="Subject"/>
        <w:rPr>
          <w:rFonts w:hint="cs"/>
          <w:rtl/>
        </w:rPr>
      </w:pPr>
      <w:r>
        <w:rPr>
          <w:rFonts w:hint="cs"/>
          <w:rtl/>
        </w:rPr>
        <w:t xml:space="preserve">התשס"ג-2003 </w:t>
      </w:r>
    </w:p>
    <w:p w14:paraId="5D0B03F2" w14:textId="77777777" w:rsidR="00000000" w:rsidRDefault="007C71EE">
      <w:pPr>
        <w:pStyle w:val="Subject"/>
        <w:rPr>
          <w:rFonts w:hint="cs"/>
          <w:u w:val="none"/>
          <w:rtl/>
        </w:rPr>
      </w:pPr>
      <w:r>
        <w:rPr>
          <w:rFonts w:hint="cs"/>
          <w:u w:val="none"/>
          <w:rtl/>
        </w:rPr>
        <w:t>(קריאה שנייה וקריאה שלישית)</w:t>
      </w:r>
    </w:p>
    <w:p w14:paraId="0AA342FE" w14:textId="77777777" w:rsidR="00000000" w:rsidRDefault="007C71EE">
      <w:pPr>
        <w:pStyle w:val="a"/>
        <w:rPr>
          <w:rFonts w:hint="cs"/>
          <w:u w:val="single"/>
          <w:rtl/>
        </w:rPr>
      </w:pPr>
    </w:p>
    <w:p w14:paraId="344DC937" w14:textId="77777777" w:rsidR="00000000" w:rsidRDefault="007C71EE">
      <w:pPr>
        <w:pStyle w:val="ad"/>
        <w:rPr>
          <w:rtl/>
        </w:rPr>
      </w:pPr>
      <w:r>
        <w:rPr>
          <w:rtl/>
        </w:rPr>
        <w:t>היו"ר מיכאל נודלמן:</w:t>
      </w:r>
    </w:p>
    <w:p w14:paraId="272D0CA3" w14:textId="77777777" w:rsidR="00000000" w:rsidRDefault="007C71EE">
      <w:pPr>
        <w:pStyle w:val="a"/>
        <w:rPr>
          <w:rtl/>
        </w:rPr>
      </w:pPr>
    </w:p>
    <w:p w14:paraId="064A91E6" w14:textId="77777777" w:rsidR="00000000" w:rsidRDefault="007C71EE">
      <w:pPr>
        <w:pStyle w:val="a"/>
        <w:rPr>
          <w:rFonts w:hint="cs"/>
          <w:rtl/>
        </w:rPr>
      </w:pPr>
      <w:r>
        <w:rPr>
          <w:rFonts w:hint="cs"/>
          <w:rtl/>
        </w:rPr>
        <w:t xml:space="preserve">חברת הכנסת גילה גמליאל, בבקשה. אחריה </w:t>
      </w:r>
      <w:r>
        <w:rPr>
          <w:rtl/>
        </w:rPr>
        <w:t>–</w:t>
      </w:r>
      <w:r>
        <w:rPr>
          <w:rFonts w:hint="cs"/>
          <w:rtl/>
        </w:rPr>
        <w:t xml:space="preserve"> חבר הכנס</w:t>
      </w:r>
      <w:r>
        <w:rPr>
          <w:rFonts w:hint="cs"/>
          <w:rtl/>
        </w:rPr>
        <w:t xml:space="preserve">ת מגלי והבה. אחריו </w:t>
      </w:r>
      <w:r>
        <w:rPr>
          <w:rtl/>
        </w:rPr>
        <w:t>–</w:t>
      </w:r>
      <w:r>
        <w:rPr>
          <w:rFonts w:hint="cs"/>
          <w:rtl/>
        </w:rPr>
        <w:t xml:space="preserve"> חבר הכנסת אליעזר כהן.</w:t>
      </w:r>
    </w:p>
    <w:p w14:paraId="75CBDF5F" w14:textId="77777777" w:rsidR="00000000" w:rsidRDefault="007C71EE">
      <w:pPr>
        <w:pStyle w:val="a"/>
        <w:ind w:firstLine="0"/>
        <w:rPr>
          <w:rFonts w:hint="cs"/>
          <w:rtl/>
        </w:rPr>
      </w:pPr>
    </w:p>
    <w:p w14:paraId="29452FE8" w14:textId="77777777" w:rsidR="00000000" w:rsidRDefault="007C71EE">
      <w:pPr>
        <w:pStyle w:val="Speaker"/>
        <w:rPr>
          <w:rtl/>
        </w:rPr>
      </w:pPr>
      <w:bookmarkStart w:id="408" w:name="FS000001025T26_05_2003_20_30_50"/>
      <w:bookmarkEnd w:id="408"/>
      <w:r>
        <w:rPr>
          <w:rFonts w:hint="eastAsia"/>
          <w:rtl/>
        </w:rPr>
        <w:t>גילה</w:t>
      </w:r>
      <w:r>
        <w:rPr>
          <w:rtl/>
        </w:rPr>
        <w:t xml:space="preserve"> גמליאל (הליכוד):</w:t>
      </w:r>
    </w:p>
    <w:p w14:paraId="5E4B9C70" w14:textId="77777777" w:rsidR="00000000" w:rsidRDefault="007C71EE">
      <w:pPr>
        <w:pStyle w:val="a"/>
        <w:rPr>
          <w:rFonts w:hint="cs"/>
          <w:rtl/>
        </w:rPr>
      </w:pPr>
    </w:p>
    <w:p w14:paraId="15BD67A1" w14:textId="77777777" w:rsidR="00000000" w:rsidRDefault="007C71EE">
      <w:pPr>
        <w:pStyle w:val="a"/>
        <w:rPr>
          <w:rFonts w:hint="cs"/>
          <w:rtl/>
        </w:rPr>
      </w:pPr>
      <w:r>
        <w:rPr>
          <w:rFonts w:hint="cs"/>
          <w:rtl/>
        </w:rPr>
        <w:t>אדוני היושב-ראש, כנסת נכבדה, מדינתנו נמצאת במצב הקשה ביותר מבחינה כלכלית שהיא ידעה בתולדותיה. על כן, המטרה של ייצוב כלכלת מדינת ישראל הינה מטרה חשובה ממעלה ראשונה.  במצבנו הנוכחי יש צורך בת</w:t>
      </w:r>
      <w:r>
        <w:rPr>
          <w:rFonts w:hint="cs"/>
          <w:rtl/>
        </w:rPr>
        <w:t>וכנית שלא רק תייצב את המשק, אלא גם תפתח את הדרך לעידן של צמיחה אחרי שנים של קיפאון.</w:t>
      </w:r>
    </w:p>
    <w:p w14:paraId="1E3D5765" w14:textId="77777777" w:rsidR="00000000" w:rsidRDefault="007C71EE">
      <w:pPr>
        <w:pStyle w:val="a"/>
        <w:ind w:firstLine="0"/>
        <w:rPr>
          <w:rFonts w:hint="cs"/>
          <w:rtl/>
        </w:rPr>
      </w:pPr>
    </w:p>
    <w:p w14:paraId="324E713E" w14:textId="77777777" w:rsidR="00000000" w:rsidRDefault="007C71EE">
      <w:pPr>
        <w:pStyle w:val="Speaker"/>
        <w:spacing w:line="360" w:lineRule="auto"/>
        <w:rPr>
          <w:rFonts w:hint="cs"/>
          <w:b w:val="0"/>
          <w:bCs w:val="0"/>
          <w:u w:val="none"/>
          <w:rtl/>
        </w:rPr>
      </w:pPr>
      <w:r>
        <w:rPr>
          <w:rFonts w:hint="cs"/>
          <w:b w:val="0"/>
          <w:bCs w:val="0"/>
          <w:u w:val="none"/>
          <w:rtl/>
        </w:rPr>
        <w:tab/>
        <w:t xml:space="preserve">רק בשבוע שעבר התבשרנו, למרבה הצער, על מספר חדש </w:t>
      </w:r>
      <w:r>
        <w:rPr>
          <w:b w:val="0"/>
          <w:bCs w:val="0"/>
          <w:u w:val="none"/>
          <w:rtl/>
        </w:rPr>
        <w:t>–</w:t>
      </w:r>
      <w:r>
        <w:rPr>
          <w:rFonts w:hint="cs"/>
          <w:b w:val="0"/>
          <w:bCs w:val="0"/>
          <w:u w:val="none"/>
          <w:rtl/>
        </w:rPr>
        <w:t xml:space="preserve"> 281,400 מובטלים, שיא בכל הזמנים. מדי יום שומעים על גל ההתאבדויות הפוקד את הארץ, אשר נובע משיקולים כלכליים ומצבירת חובות כ</w:t>
      </w:r>
      <w:r>
        <w:rPr>
          <w:rFonts w:hint="cs"/>
          <w:b w:val="0"/>
          <w:bCs w:val="0"/>
          <w:u w:val="none"/>
          <w:rtl/>
        </w:rPr>
        <w:t xml:space="preserve">ספיים של אנשים רבים, אשר לא עומדים בקרב ההישרדות היומיומי. חייבים לשים לזה סוף. חייבים להבטיח לעם עתיד חיובי יותר, אופטימי יותר, עתיד עם תקווה. עצוב וכואב והלב דואב לשמוע על ההתאבדויות הטרגיות הללו. יותר מדי אנשים יקרים שמים קץ לחייהם עקב המצב הכלכלי הקשה </w:t>
      </w:r>
      <w:r>
        <w:rPr>
          <w:rFonts w:hint="cs"/>
          <w:b w:val="0"/>
          <w:bCs w:val="0"/>
          <w:u w:val="none"/>
          <w:rtl/>
        </w:rPr>
        <w:t xml:space="preserve">שאליו נקלענו. כל המעיין בעיתוני הימים האחרונים לא יכול שלא לחוש צריבה חדה של תחושת חוסר אונים וכאב. תחושת הייאוש, התסכול והמרירות של תושבי המדינה היא שגורמת ליהודים לרדת מהארץ או לבחור בדרך הקשה שהיא בריחה מההתמודדות עם החיים. אולם לא זו הדרך. אסור שאנשים </w:t>
      </w:r>
      <w:r>
        <w:rPr>
          <w:rFonts w:hint="cs"/>
          <w:b w:val="0"/>
          <w:bCs w:val="0"/>
          <w:u w:val="none"/>
          <w:rtl/>
        </w:rPr>
        <w:t xml:space="preserve">ינקטו צעדים קיצוניים כאלה. אסור להרים ידיים. המחשבה כי אנשים כה רבים בארצנו נמצאים במצוקה נפשית ובדיכאון היא שממחישה את התפקיד החשוב שמוטל עלינו בימים אלה, והוא הצלת כלכלת ישראל. </w:t>
      </w:r>
    </w:p>
    <w:p w14:paraId="065B302B" w14:textId="77777777" w:rsidR="00000000" w:rsidRDefault="007C71EE">
      <w:pPr>
        <w:pStyle w:val="a"/>
        <w:rPr>
          <w:rFonts w:hint="cs"/>
          <w:rtl/>
        </w:rPr>
      </w:pPr>
    </w:p>
    <w:p w14:paraId="73539086" w14:textId="77777777" w:rsidR="00000000" w:rsidRDefault="007C71EE">
      <w:pPr>
        <w:pStyle w:val="a"/>
        <w:rPr>
          <w:rFonts w:hint="cs"/>
          <w:rtl/>
        </w:rPr>
      </w:pPr>
      <w:r>
        <w:rPr>
          <w:rFonts w:hint="cs"/>
          <w:rtl/>
        </w:rPr>
        <w:t>אני אכן מסכימה ומאמינה בלב שלם כי חייבים להוציא לפועל תוכנית אשר תביא להברא</w:t>
      </w:r>
      <w:r>
        <w:rPr>
          <w:rFonts w:hint="cs"/>
          <w:rtl/>
        </w:rPr>
        <w:t xml:space="preserve">ת המשק בתוך פרק זמן קצוב. פשוט אין ברירה. אי-אפשר להישאר אדישים ואטומים לנעשה. כולנו מבינים עד כמה הכרחי ליצור מקומות עבודה חדשים בארצנו, להגדיל את הביקושים וההשקעות בישראל ולנקוט צעדים מעודדי צמיחה, שיובילו למשק יצרני, מפותח ומשגשג. </w:t>
      </w:r>
    </w:p>
    <w:p w14:paraId="67DC59A4" w14:textId="77777777" w:rsidR="00000000" w:rsidRDefault="007C71EE">
      <w:pPr>
        <w:pStyle w:val="a"/>
        <w:rPr>
          <w:rFonts w:hint="cs"/>
          <w:rtl/>
        </w:rPr>
      </w:pPr>
    </w:p>
    <w:p w14:paraId="0B67D740" w14:textId="77777777" w:rsidR="00000000" w:rsidRDefault="007C71EE">
      <w:pPr>
        <w:pStyle w:val="a"/>
        <w:rPr>
          <w:rFonts w:hint="cs"/>
          <w:rtl/>
        </w:rPr>
      </w:pPr>
      <w:r>
        <w:rPr>
          <w:rFonts w:hint="cs"/>
          <w:rtl/>
        </w:rPr>
        <w:t>אולם, למרות הבנת המצ</w:t>
      </w:r>
      <w:r>
        <w:rPr>
          <w:rFonts w:hint="cs"/>
          <w:rtl/>
        </w:rPr>
        <w:t>ב הנוכחי והצורך בתוכנית חירום כלכלית אשר נחוצה במציאות הקשה של ימינו, יש גבולות אדומים שאותם אסור לחצות. התוכנית המקורית שהציע משרד האוצר חצתה את הגבולות האלה. תוכנית זו כוללת בחובה גזירות קשות מנשוא, שאין בהן מן הצדק, שהנפגעים הראשונים והעיקריים הם הקבוצו</w:t>
      </w:r>
      <w:r>
        <w:rPr>
          <w:rFonts w:hint="cs"/>
          <w:rtl/>
        </w:rPr>
        <w:t xml:space="preserve">ת החלשות באוכלוסייה. </w:t>
      </w:r>
    </w:p>
    <w:p w14:paraId="29B97098" w14:textId="77777777" w:rsidR="00000000" w:rsidRDefault="007C71EE">
      <w:pPr>
        <w:pStyle w:val="a"/>
        <w:rPr>
          <w:rFonts w:hint="cs"/>
          <w:rtl/>
        </w:rPr>
      </w:pPr>
    </w:p>
    <w:p w14:paraId="4A212F7D" w14:textId="77777777" w:rsidR="00000000" w:rsidRDefault="007C71EE">
      <w:pPr>
        <w:pStyle w:val="a"/>
        <w:rPr>
          <w:rFonts w:hint="cs"/>
          <w:rtl/>
        </w:rPr>
      </w:pPr>
      <w:r>
        <w:rPr>
          <w:rFonts w:hint="cs"/>
          <w:rtl/>
        </w:rPr>
        <w:t xml:space="preserve">מהיום שבו יצאה התוכנית לאוויר העולם התרעתי כי יש בה סעיפים שיישומם יביא לפגיעה בלתי הפיכה בחברה הישראלית. החלטתי להיאבק ולפעול בכל דרך אפשרית על מנת שסעיפים מסוימים בתוכנית, שהם שגויים מהיסוד, לא יעברו. </w:t>
      </w:r>
    </w:p>
    <w:p w14:paraId="7627B80E" w14:textId="77777777" w:rsidR="00000000" w:rsidRDefault="007C71EE">
      <w:pPr>
        <w:pStyle w:val="a"/>
        <w:rPr>
          <w:rFonts w:hint="cs"/>
          <w:rtl/>
        </w:rPr>
      </w:pPr>
    </w:p>
    <w:p w14:paraId="6CCCF5A2" w14:textId="77777777" w:rsidR="00000000" w:rsidRDefault="007C71EE">
      <w:pPr>
        <w:pStyle w:val="a"/>
        <w:rPr>
          <w:rFonts w:hint="cs"/>
          <w:rtl/>
        </w:rPr>
      </w:pPr>
      <w:r>
        <w:rPr>
          <w:rFonts w:hint="cs"/>
          <w:rtl/>
        </w:rPr>
        <w:t>כיושבת-ראש שדולת הסטודנטים ב</w:t>
      </w:r>
      <w:r>
        <w:rPr>
          <w:rFonts w:hint="cs"/>
          <w:rtl/>
        </w:rPr>
        <w:t xml:space="preserve">כנסת, כיושבת-ראש התאחדות הסטודנטים לשעבר וכחברת כנסת המייצגת ציבור זה ופועלת למען קידומו וטיפוחו נלחמתי נגד החלטת האוצר לבטל את הפחתת שכר הלימוד בשנת הלימודים הבאה; החלטה המנוגדת להסכם שנחתם עם הסטודנטים ולהבטחות שניתנו לנו כי הפחתת שכר הלימוד תימשך בהתאם </w:t>
      </w:r>
      <w:r>
        <w:rPr>
          <w:rFonts w:hint="cs"/>
          <w:rtl/>
        </w:rPr>
        <w:t>להמלצות ועדת-וינוגרד. אף הגשתי הצעת חוק בנושא וגם הצעה לסדר-היום. הרצון לפגוע בסטודנטים המשלמים שכר לימוד, עובדים ומשלמים מס הכנסה ונוסף על כך נושאים בנטל המילואים, אינו מתקבל על הדעת. הלוא הרעיון המרכזי העומד מאחורי התוכנית הכלכלית הוא להביא את מדינת ישרא</w:t>
      </w:r>
      <w:r>
        <w:rPr>
          <w:rFonts w:hint="cs"/>
          <w:rtl/>
        </w:rPr>
        <w:t xml:space="preserve">ל ממיתון למצב של צמיחה ושגשוג באמצעות השקעה ותשתיות, והרי ההשקעה בהשכלה הגבוהה הינה השקעה בתשתית האנושית. </w:t>
      </w:r>
    </w:p>
    <w:p w14:paraId="0DF82E22" w14:textId="77777777" w:rsidR="00000000" w:rsidRDefault="007C71EE">
      <w:pPr>
        <w:pStyle w:val="a"/>
        <w:rPr>
          <w:rFonts w:hint="cs"/>
          <w:rtl/>
        </w:rPr>
      </w:pPr>
    </w:p>
    <w:p w14:paraId="050E7F95" w14:textId="77777777" w:rsidR="00000000" w:rsidRDefault="007C71EE">
      <w:pPr>
        <w:pStyle w:val="a"/>
        <w:rPr>
          <w:rFonts w:hint="cs"/>
          <w:rtl/>
        </w:rPr>
      </w:pPr>
      <w:r>
        <w:rPr>
          <w:rFonts w:hint="cs"/>
          <w:rtl/>
        </w:rPr>
        <w:t xml:space="preserve">כפי שחזרתי והדגשתי מעל דוכן זה בעבר, דווקא למדינת ישראל אשר מעטים הם משאביה הטבעיים, דרוש הון אנושי מתוחכם ומתקדם. לכן הכרחי להמשיך ולעודד את ציבור </w:t>
      </w:r>
      <w:r>
        <w:rPr>
          <w:rFonts w:hint="cs"/>
          <w:rtl/>
        </w:rPr>
        <w:t xml:space="preserve">הסטודנטים בארצנו לקדם את הידע, ההשכלה, המחקר והפיתוח, הטכנולוגיה וההיי-טק. הם אלה שיבטיחו צמיחה, שיח תרבותי, פריחה ושגשוג. </w:t>
      </w:r>
    </w:p>
    <w:p w14:paraId="18413792" w14:textId="77777777" w:rsidR="00000000" w:rsidRDefault="007C71EE">
      <w:pPr>
        <w:pStyle w:val="a"/>
        <w:rPr>
          <w:rFonts w:hint="cs"/>
          <w:rtl/>
        </w:rPr>
      </w:pPr>
    </w:p>
    <w:p w14:paraId="18FD979C" w14:textId="77777777" w:rsidR="00000000" w:rsidRDefault="007C71EE">
      <w:pPr>
        <w:pStyle w:val="a"/>
        <w:rPr>
          <w:rFonts w:hint="cs"/>
          <w:rtl/>
        </w:rPr>
      </w:pPr>
      <w:r>
        <w:rPr>
          <w:rFonts w:hint="cs"/>
          <w:rtl/>
        </w:rPr>
        <w:t>נושא זה הוא בגדר ייהרג ובל יעבור מבחינתי, והודעתי בעבר כי כל עוד יתבצר האוצר בעמדתו ולא ימשיך בהפחתת שכר הלימוד, לא אוכל לתמוך בתוכ</w:t>
      </w:r>
      <w:r>
        <w:rPr>
          <w:rFonts w:hint="cs"/>
          <w:rtl/>
        </w:rPr>
        <w:t xml:space="preserve">נית הכלכלית. מבחינתי הקפאת הפחתת שכר הלימוד משמעותה כי כל ההבטחות שהובטחו לסטודנטים בעבר, לאחר מאבקים ממושכים, יורדות לטמיון. </w:t>
      </w:r>
    </w:p>
    <w:p w14:paraId="53ADFEA8" w14:textId="77777777" w:rsidR="00000000" w:rsidRDefault="007C71EE">
      <w:pPr>
        <w:pStyle w:val="a"/>
        <w:rPr>
          <w:rFonts w:hint="cs"/>
          <w:rtl/>
        </w:rPr>
      </w:pPr>
    </w:p>
    <w:p w14:paraId="550F5BB5" w14:textId="77777777" w:rsidR="00000000" w:rsidRDefault="007C71EE">
      <w:pPr>
        <w:pStyle w:val="a"/>
        <w:rPr>
          <w:rFonts w:hint="cs"/>
          <w:rtl/>
        </w:rPr>
      </w:pPr>
      <w:r>
        <w:rPr>
          <w:rFonts w:hint="cs"/>
          <w:rtl/>
        </w:rPr>
        <w:t>לאחר לחצים רבים שהפעלתי בשבועות האחרונים יחד עם התאחדות הסטודנטים הארצית ועם חברי מסיעת הליכוד הוחלט באוצר כי בשנת הלימודים הבאה</w:t>
      </w:r>
      <w:r>
        <w:rPr>
          <w:rFonts w:hint="cs"/>
          <w:rtl/>
        </w:rPr>
        <w:t xml:space="preserve"> ימשיכו להפחית את שכר הלימוד לסטודנטים. זהו הישג גדול וצעד מבורך, בעל מסר וחשיבות אדירה להמשך עתידה של ההשכלה הגבוהה במדינת ישראל. </w:t>
      </w:r>
    </w:p>
    <w:p w14:paraId="493DFF14" w14:textId="77777777" w:rsidR="00000000" w:rsidRDefault="007C71EE">
      <w:pPr>
        <w:pStyle w:val="a"/>
        <w:rPr>
          <w:rFonts w:hint="cs"/>
          <w:rtl/>
        </w:rPr>
      </w:pPr>
    </w:p>
    <w:p w14:paraId="6A6F7150" w14:textId="77777777" w:rsidR="00000000" w:rsidRDefault="007C71EE">
      <w:pPr>
        <w:pStyle w:val="ac"/>
        <w:rPr>
          <w:rtl/>
        </w:rPr>
      </w:pPr>
      <w:r>
        <w:rPr>
          <w:rFonts w:hint="eastAsia"/>
          <w:rtl/>
        </w:rPr>
        <w:t>אילן</w:t>
      </w:r>
      <w:r>
        <w:rPr>
          <w:rtl/>
        </w:rPr>
        <w:t xml:space="preserve"> שלגי (שינוי):</w:t>
      </w:r>
    </w:p>
    <w:p w14:paraId="505AFC1A" w14:textId="77777777" w:rsidR="00000000" w:rsidRDefault="007C71EE">
      <w:pPr>
        <w:pStyle w:val="a"/>
        <w:rPr>
          <w:rFonts w:hint="cs"/>
          <w:rtl/>
        </w:rPr>
      </w:pPr>
    </w:p>
    <w:p w14:paraId="4D865CD1" w14:textId="77777777" w:rsidR="00000000" w:rsidRDefault="007C71EE">
      <w:pPr>
        <w:pStyle w:val="a"/>
        <w:rPr>
          <w:rFonts w:hint="cs"/>
          <w:rtl/>
        </w:rPr>
      </w:pPr>
      <w:r>
        <w:rPr>
          <w:rFonts w:hint="cs"/>
          <w:rtl/>
        </w:rPr>
        <w:t xml:space="preserve">זה היה ההישג של שינוי. </w:t>
      </w:r>
    </w:p>
    <w:p w14:paraId="36A3A2EE" w14:textId="77777777" w:rsidR="00000000" w:rsidRDefault="007C71EE">
      <w:pPr>
        <w:pStyle w:val="a"/>
        <w:rPr>
          <w:rFonts w:hint="cs"/>
          <w:rtl/>
        </w:rPr>
      </w:pPr>
    </w:p>
    <w:p w14:paraId="3EAE589B" w14:textId="77777777" w:rsidR="00000000" w:rsidRDefault="007C71EE">
      <w:pPr>
        <w:pStyle w:val="SpeakerCon"/>
        <w:rPr>
          <w:rtl/>
        </w:rPr>
      </w:pPr>
      <w:bookmarkStart w:id="409" w:name="FS000001025T26_05_2003_20_16_33C"/>
      <w:bookmarkEnd w:id="409"/>
      <w:r>
        <w:rPr>
          <w:rtl/>
        </w:rPr>
        <w:t>גילה גמליאל (הליכוד):</w:t>
      </w:r>
    </w:p>
    <w:p w14:paraId="418A0B79" w14:textId="77777777" w:rsidR="00000000" w:rsidRDefault="007C71EE">
      <w:pPr>
        <w:pStyle w:val="a"/>
        <w:rPr>
          <w:rtl/>
        </w:rPr>
      </w:pPr>
    </w:p>
    <w:p w14:paraId="67E700A3" w14:textId="77777777" w:rsidR="00000000" w:rsidRDefault="007C71EE">
      <w:pPr>
        <w:pStyle w:val="a"/>
        <w:rPr>
          <w:rFonts w:hint="cs"/>
          <w:rtl/>
        </w:rPr>
      </w:pPr>
      <w:r>
        <w:rPr>
          <w:rFonts w:hint="cs"/>
          <w:rtl/>
        </w:rPr>
        <w:t>שינוי, אתם הצבעתם נגד ההצעה שלי כאן כשהעליתי את הנושא ל</w:t>
      </w:r>
      <w:r>
        <w:rPr>
          <w:rFonts w:hint="cs"/>
          <w:rtl/>
        </w:rPr>
        <w:t xml:space="preserve">סדר-היום. אתם מתהדרים בנוצות לא לכם, עם כל הכבוד. </w:t>
      </w:r>
    </w:p>
    <w:p w14:paraId="24106BB2" w14:textId="77777777" w:rsidR="00000000" w:rsidRDefault="007C71EE">
      <w:pPr>
        <w:pStyle w:val="a"/>
        <w:rPr>
          <w:rFonts w:hint="cs"/>
          <w:rtl/>
        </w:rPr>
      </w:pPr>
    </w:p>
    <w:p w14:paraId="25005685" w14:textId="77777777" w:rsidR="00000000" w:rsidRDefault="007C71EE">
      <w:pPr>
        <w:pStyle w:val="ac"/>
        <w:rPr>
          <w:rtl/>
        </w:rPr>
      </w:pPr>
      <w:r>
        <w:rPr>
          <w:rFonts w:hint="eastAsia"/>
          <w:rtl/>
        </w:rPr>
        <w:t>ענבל</w:t>
      </w:r>
      <w:r>
        <w:rPr>
          <w:rtl/>
        </w:rPr>
        <w:t xml:space="preserve"> גבריאלי (הליכוד):</w:t>
      </w:r>
    </w:p>
    <w:p w14:paraId="1903F167" w14:textId="77777777" w:rsidR="00000000" w:rsidRDefault="007C71EE">
      <w:pPr>
        <w:pStyle w:val="a"/>
        <w:rPr>
          <w:rFonts w:hint="cs"/>
          <w:rtl/>
        </w:rPr>
      </w:pPr>
    </w:p>
    <w:p w14:paraId="4750C207" w14:textId="77777777" w:rsidR="00000000" w:rsidRDefault="007C71EE">
      <w:pPr>
        <w:pStyle w:val="a"/>
        <w:rPr>
          <w:rFonts w:hint="cs"/>
          <w:rtl/>
        </w:rPr>
      </w:pPr>
      <w:r>
        <w:rPr>
          <w:rFonts w:hint="cs"/>
          <w:rtl/>
        </w:rPr>
        <w:t xml:space="preserve">- - -  פגישה עם שר האוצר ביום חמישי בלילה. </w:t>
      </w:r>
    </w:p>
    <w:p w14:paraId="00305692" w14:textId="77777777" w:rsidR="00000000" w:rsidRDefault="007C71EE">
      <w:pPr>
        <w:pStyle w:val="a"/>
        <w:rPr>
          <w:rFonts w:hint="cs"/>
          <w:rtl/>
        </w:rPr>
      </w:pPr>
    </w:p>
    <w:p w14:paraId="5975D237" w14:textId="77777777" w:rsidR="00000000" w:rsidRDefault="007C71EE">
      <w:pPr>
        <w:pStyle w:val="SpeakerCon"/>
        <w:rPr>
          <w:rtl/>
        </w:rPr>
      </w:pPr>
      <w:bookmarkStart w:id="410" w:name="FS000001025T26_05_2003_20_17_25C"/>
      <w:bookmarkEnd w:id="410"/>
      <w:r>
        <w:rPr>
          <w:rtl/>
        </w:rPr>
        <w:t>גילה גמליאל (הליכוד):</w:t>
      </w:r>
    </w:p>
    <w:p w14:paraId="180E6426" w14:textId="77777777" w:rsidR="00000000" w:rsidRDefault="007C71EE">
      <w:pPr>
        <w:pStyle w:val="a"/>
        <w:rPr>
          <w:rtl/>
        </w:rPr>
      </w:pPr>
    </w:p>
    <w:p w14:paraId="7B24B156" w14:textId="77777777" w:rsidR="00000000" w:rsidRDefault="007C71EE">
      <w:pPr>
        <w:pStyle w:val="a"/>
        <w:rPr>
          <w:rFonts w:hint="cs"/>
          <w:rtl/>
        </w:rPr>
      </w:pPr>
      <w:r>
        <w:rPr>
          <w:rFonts w:hint="cs"/>
          <w:rtl/>
        </w:rPr>
        <w:t xml:space="preserve">יתירה מזאת, הבעתי התנגדות נחרצת לסעיפים רבים בתוכנית הפוגעים קשות בציבור הנשים. </w:t>
      </w:r>
    </w:p>
    <w:p w14:paraId="49B41E89" w14:textId="77777777" w:rsidR="00000000" w:rsidRDefault="007C71EE">
      <w:pPr>
        <w:pStyle w:val="a"/>
        <w:rPr>
          <w:rFonts w:hint="cs"/>
          <w:rtl/>
        </w:rPr>
      </w:pPr>
    </w:p>
    <w:p w14:paraId="1E0455FF" w14:textId="77777777" w:rsidR="00000000" w:rsidRDefault="007C71EE">
      <w:pPr>
        <w:pStyle w:val="a"/>
        <w:rPr>
          <w:rFonts w:hint="cs"/>
          <w:rtl/>
        </w:rPr>
      </w:pPr>
      <w:r>
        <w:rPr>
          <w:rFonts w:hint="cs"/>
          <w:rtl/>
        </w:rPr>
        <w:t>עם כל הכבוד לך, חבר הכנסת אילן</w:t>
      </w:r>
      <w:r>
        <w:rPr>
          <w:rFonts w:hint="cs"/>
          <w:rtl/>
        </w:rPr>
        <w:t xml:space="preserve"> שלגי, אתם אלה שיצאו בהצהרה קודמת שעצם הקפאת שכר הלימוד היא בסדר. בוא לא ניכנס לדברים שאתם רק מתיימרים לייצג. אני רוצה להמשיך. </w:t>
      </w:r>
    </w:p>
    <w:p w14:paraId="2763E484" w14:textId="77777777" w:rsidR="00000000" w:rsidRDefault="007C71EE">
      <w:pPr>
        <w:pStyle w:val="a"/>
        <w:rPr>
          <w:rFonts w:hint="cs"/>
          <w:rtl/>
        </w:rPr>
      </w:pPr>
    </w:p>
    <w:p w14:paraId="3E425D5E" w14:textId="77777777" w:rsidR="00000000" w:rsidRDefault="007C71EE">
      <w:pPr>
        <w:pStyle w:val="ac"/>
        <w:rPr>
          <w:rtl/>
        </w:rPr>
      </w:pPr>
      <w:r>
        <w:rPr>
          <w:rFonts w:hint="eastAsia"/>
          <w:rtl/>
        </w:rPr>
        <w:t>אילן</w:t>
      </w:r>
      <w:r>
        <w:rPr>
          <w:rtl/>
        </w:rPr>
        <w:t xml:space="preserve"> שלגי (שינוי):</w:t>
      </w:r>
    </w:p>
    <w:p w14:paraId="1304A895" w14:textId="77777777" w:rsidR="00000000" w:rsidRDefault="007C71EE">
      <w:pPr>
        <w:pStyle w:val="a"/>
        <w:rPr>
          <w:rFonts w:hint="cs"/>
          <w:rtl/>
        </w:rPr>
      </w:pPr>
    </w:p>
    <w:p w14:paraId="34C40FE8" w14:textId="77777777" w:rsidR="00000000" w:rsidRDefault="007C71EE">
      <w:pPr>
        <w:pStyle w:val="a"/>
        <w:rPr>
          <w:rFonts w:hint="cs"/>
          <w:rtl/>
        </w:rPr>
      </w:pPr>
      <w:r>
        <w:rPr>
          <w:rFonts w:hint="cs"/>
          <w:rtl/>
        </w:rPr>
        <w:t>איזה ציונים היו לך באוניברסיטה, יושבת-ראש התאחדות הסטודנטים?</w:t>
      </w:r>
    </w:p>
    <w:p w14:paraId="60A2FE76" w14:textId="77777777" w:rsidR="00000000" w:rsidRDefault="007C71EE">
      <w:pPr>
        <w:pStyle w:val="a"/>
        <w:rPr>
          <w:rFonts w:hint="cs"/>
          <w:rtl/>
        </w:rPr>
      </w:pPr>
    </w:p>
    <w:p w14:paraId="6808E422" w14:textId="77777777" w:rsidR="00000000" w:rsidRDefault="007C71EE">
      <w:pPr>
        <w:pStyle w:val="SpeakerCon"/>
        <w:rPr>
          <w:rtl/>
        </w:rPr>
      </w:pPr>
      <w:bookmarkStart w:id="411" w:name="FS000001025T26_05_2003_20_18_48C"/>
      <w:bookmarkEnd w:id="411"/>
      <w:r>
        <w:rPr>
          <w:rtl/>
        </w:rPr>
        <w:t>גילה גמליאל (הליכוד):</w:t>
      </w:r>
    </w:p>
    <w:p w14:paraId="3824E270" w14:textId="77777777" w:rsidR="00000000" w:rsidRDefault="007C71EE">
      <w:pPr>
        <w:pStyle w:val="a"/>
        <w:rPr>
          <w:rtl/>
        </w:rPr>
      </w:pPr>
    </w:p>
    <w:p w14:paraId="7A0FC6B7" w14:textId="77777777" w:rsidR="00000000" w:rsidRDefault="007C71EE">
      <w:pPr>
        <w:pStyle w:val="a"/>
        <w:rPr>
          <w:rFonts w:hint="cs"/>
          <w:rtl/>
        </w:rPr>
      </w:pPr>
      <w:r>
        <w:rPr>
          <w:rFonts w:hint="cs"/>
          <w:rtl/>
        </w:rPr>
        <w:t>תתפלא. סיימתי תואר שני</w:t>
      </w:r>
      <w:r>
        <w:rPr>
          <w:rFonts w:hint="cs"/>
          <w:rtl/>
        </w:rPr>
        <w:t xml:space="preserve"> בפילוסופיה, רק לידיעתך. אם לא ידעת, אני מעדכנת אותך. </w:t>
      </w:r>
    </w:p>
    <w:p w14:paraId="4A474720" w14:textId="77777777" w:rsidR="00000000" w:rsidRDefault="007C71EE">
      <w:pPr>
        <w:pStyle w:val="a"/>
        <w:rPr>
          <w:rFonts w:hint="cs"/>
          <w:rtl/>
        </w:rPr>
      </w:pPr>
    </w:p>
    <w:p w14:paraId="2B807F27" w14:textId="77777777" w:rsidR="00000000" w:rsidRDefault="007C71EE">
      <w:pPr>
        <w:pStyle w:val="ac"/>
        <w:rPr>
          <w:rtl/>
        </w:rPr>
      </w:pPr>
      <w:r>
        <w:rPr>
          <w:rFonts w:hint="eastAsia"/>
          <w:rtl/>
        </w:rPr>
        <w:t>ענבל</w:t>
      </w:r>
      <w:r>
        <w:rPr>
          <w:rtl/>
        </w:rPr>
        <w:t xml:space="preserve"> גבריאלי (הליכוד):</w:t>
      </w:r>
    </w:p>
    <w:p w14:paraId="7B9ABD8D" w14:textId="77777777" w:rsidR="00000000" w:rsidRDefault="007C71EE">
      <w:pPr>
        <w:pStyle w:val="a"/>
        <w:rPr>
          <w:rFonts w:hint="cs"/>
          <w:rtl/>
        </w:rPr>
      </w:pPr>
    </w:p>
    <w:p w14:paraId="7A66C7E0" w14:textId="77777777" w:rsidR="00000000" w:rsidRDefault="007C71EE">
      <w:pPr>
        <w:pStyle w:val="a"/>
        <w:rPr>
          <w:rFonts w:hint="cs"/>
          <w:rtl/>
        </w:rPr>
      </w:pPr>
      <w:r>
        <w:rPr>
          <w:rFonts w:hint="cs"/>
          <w:rtl/>
        </w:rPr>
        <w:t xml:space="preserve">אני לא חושבת שזה רלוונטי. </w:t>
      </w:r>
    </w:p>
    <w:p w14:paraId="540ECDBE" w14:textId="77777777" w:rsidR="00000000" w:rsidRDefault="007C71EE">
      <w:pPr>
        <w:pStyle w:val="a"/>
        <w:rPr>
          <w:rFonts w:hint="cs"/>
          <w:rtl/>
        </w:rPr>
      </w:pPr>
    </w:p>
    <w:p w14:paraId="56F7C51E" w14:textId="77777777" w:rsidR="00000000" w:rsidRDefault="007C71EE">
      <w:pPr>
        <w:pStyle w:val="SpeakerCon"/>
        <w:rPr>
          <w:rtl/>
        </w:rPr>
      </w:pPr>
      <w:bookmarkStart w:id="412" w:name="FS000001025T26_05_2003_20_19_13C"/>
      <w:bookmarkEnd w:id="412"/>
      <w:r>
        <w:rPr>
          <w:rtl/>
        </w:rPr>
        <w:t>גילה גמליאל (הליכוד):</w:t>
      </w:r>
    </w:p>
    <w:p w14:paraId="7A51FA98" w14:textId="77777777" w:rsidR="00000000" w:rsidRDefault="007C71EE">
      <w:pPr>
        <w:pStyle w:val="a"/>
        <w:rPr>
          <w:rtl/>
        </w:rPr>
      </w:pPr>
    </w:p>
    <w:p w14:paraId="36078C3C" w14:textId="77777777" w:rsidR="00000000" w:rsidRDefault="007C71EE">
      <w:pPr>
        <w:pStyle w:val="a"/>
        <w:rPr>
          <w:rFonts w:hint="cs"/>
          <w:rtl/>
        </w:rPr>
      </w:pPr>
      <w:r>
        <w:rPr>
          <w:rFonts w:hint="cs"/>
          <w:rtl/>
        </w:rPr>
        <w:t>יתירה מזאת, הבעתי התנגדות נחרצת לסעיפים נוספים רבים בתוכנית הפוגעים קשות בציבור הנשים. בהיותי יושבת-ראש הוועדה לקידום מעמד הא</w:t>
      </w:r>
      <w:r>
        <w:rPr>
          <w:rFonts w:hint="cs"/>
          <w:rtl/>
        </w:rPr>
        <w:t>שה, הריני משמיעה כאן את זעקתן של נשות ישראל. כינסתי שתי ישיבות חירום בנושא התוכנית הכלכלית וסכנת הפגיעה בנשים. בישיבה השנייה אף זימנתי את השר במשרד האוצר מאיר שטרית, ובישיבה זו הביעו עמי נציגות הנשים ונציגי הארגונים החברתיים את הקובלנות הרבות לגבי סעיפים ש</w:t>
      </w:r>
      <w:r>
        <w:rPr>
          <w:rFonts w:hint="cs"/>
          <w:rtl/>
        </w:rPr>
        <w:t>ונים בתוכנית. התרענו ואמרנו שנצא למאבק בצעדים שיש בהם הרעת מצב הנשים במדינה, שגם היום הינו בכי רע. הלוא שכר הגברים גבוה פי 1.6 משכר הנשים, עדיין האבטלה בקרב נשים גבוהה יותר ויש אי-צדק וחוסר שוויון בקידום נשים בעבודה. הגיע הזמן להעדפה מתקנת. הנשים בישראל מה</w:t>
      </w:r>
      <w:r>
        <w:rPr>
          <w:rFonts w:hint="cs"/>
          <w:rtl/>
        </w:rPr>
        <w:t xml:space="preserve">וות רוב בציבור הישראלי והן מייחלות לשוויון, לצדק חברתי ולעתיד הוגן ובטוח יותר. </w:t>
      </w:r>
    </w:p>
    <w:p w14:paraId="5A9BACBE" w14:textId="77777777" w:rsidR="00000000" w:rsidRDefault="007C71EE">
      <w:pPr>
        <w:pStyle w:val="a"/>
        <w:rPr>
          <w:rFonts w:hint="cs"/>
          <w:rtl/>
        </w:rPr>
      </w:pPr>
    </w:p>
    <w:p w14:paraId="213ED1C9" w14:textId="77777777" w:rsidR="00000000" w:rsidRDefault="007C71EE">
      <w:pPr>
        <w:pStyle w:val="a"/>
        <w:rPr>
          <w:rFonts w:hint="cs"/>
          <w:rtl/>
        </w:rPr>
      </w:pPr>
      <w:r>
        <w:rPr>
          <w:rFonts w:hint="cs"/>
          <w:rtl/>
        </w:rPr>
        <w:t>אם התוכנית היתה עוברת ללא תיקונים רבים, היא היתה גורמת לרבבות ואולי למאות-אלפי נשים עובדות, מובטלות וגמלאיות, נשואות וחד-הוריות, צעירות וקשישות להצטרף למעגל העוני. על כן הצגנו</w:t>
      </w:r>
      <w:r>
        <w:rPr>
          <w:rFonts w:hint="cs"/>
          <w:rtl/>
        </w:rPr>
        <w:t xml:space="preserve"> בפני השר את הצעדים השונים בתוכנית אשר יישומם יביא לפגיעה קשה וכואבת בנשים בישראל תוך כדי הבאת הצעות חלופיות שימנעו את החרפת הפער ואת האי-שוויון הקיים היום בין המינים. אכן, לשמחתי, מרבית הסעיפים הנ"ל שונו או בוטלו. </w:t>
      </w:r>
    </w:p>
    <w:p w14:paraId="0202E0EB" w14:textId="77777777" w:rsidR="00000000" w:rsidRDefault="007C71EE">
      <w:pPr>
        <w:pStyle w:val="a"/>
        <w:rPr>
          <w:rFonts w:hint="cs"/>
          <w:rtl/>
        </w:rPr>
      </w:pPr>
    </w:p>
    <w:p w14:paraId="437B4321" w14:textId="77777777" w:rsidR="00000000" w:rsidRDefault="007C71EE">
      <w:pPr>
        <w:pStyle w:val="a"/>
        <w:rPr>
          <w:rFonts w:hint="cs"/>
          <w:rtl/>
        </w:rPr>
      </w:pPr>
      <w:r>
        <w:rPr>
          <w:rFonts w:hint="cs"/>
          <w:rtl/>
        </w:rPr>
        <w:t xml:space="preserve">לגבי המורים, שרובם הגדול מורות </w:t>
      </w:r>
      <w:r>
        <w:rPr>
          <w:rtl/>
        </w:rPr>
        <w:t>–</w:t>
      </w:r>
      <w:r>
        <w:rPr>
          <w:rFonts w:hint="cs"/>
          <w:rtl/>
        </w:rPr>
        <w:t xml:space="preserve"> בתחילה</w:t>
      </w:r>
      <w:r>
        <w:rPr>
          <w:rFonts w:hint="cs"/>
          <w:rtl/>
        </w:rPr>
        <w:t xml:space="preserve"> דובר על פיטורי כ=16,000 מורים ולבסוף הורד מספר המפוטרים ל=6,000. בהמשך, בעקבות הסכמים עם ארגוני המורים נמנעו פיטורי אלפי מורים נוספים. </w:t>
      </w:r>
    </w:p>
    <w:p w14:paraId="6ACB25D3" w14:textId="77777777" w:rsidR="00000000" w:rsidRDefault="007C71EE">
      <w:pPr>
        <w:pStyle w:val="a"/>
        <w:rPr>
          <w:rFonts w:hint="cs"/>
          <w:rtl/>
        </w:rPr>
      </w:pPr>
    </w:p>
    <w:p w14:paraId="0E770285" w14:textId="77777777" w:rsidR="00000000" w:rsidRDefault="007C71EE">
      <w:pPr>
        <w:pStyle w:val="a"/>
        <w:rPr>
          <w:rFonts w:hint="cs"/>
          <w:rtl/>
        </w:rPr>
      </w:pPr>
      <w:r>
        <w:rPr>
          <w:rFonts w:hint="cs"/>
          <w:rtl/>
        </w:rPr>
        <w:t xml:space="preserve">לגבי המגזר הציבורי </w:t>
      </w:r>
      <w:r>
        <w:rPr>
          <w:rtl/>
        </w:rPr>
        <w:t>–</w:t>
      </w:r>
      <w:r>
        <w:rPr>
          <w:rFonts w:hint="cs"/>
          <w:rtl/>
        </w:rPr>
        <w:t xml:space="preserve"> הצעת האוצר בתחילה היתה לפטר כ=3,000 עובדים במגזר הציבורי, אולם לבסוף הגיעו להסכם כי תופעל תוכנית </w:t>
      </w:r>
      <w:r>
        <w:rPr>
          <w:rFonts w:hint="cs"/>
          <w:rtl/>
        </w:rPr>
        <w:t xml:space="preserve">פרישה מרצון ויפוטרו כ=1,400 עובדים משירות המדינה, משרד הביטחון, יחידות סמך של משרד הביטחון, אזרחים עובדי צה"ל ועובדי רשויות מקומיות. כמו כן, הקיצוץ בשכר שהוצע על-ידי האוצר היה של 8% בממוצע, ולבסוף התקבלה פשרה של 4% בממוצע. </w:t>
      </w:r>
    </w:p>
    <w:p w14:paraId="06A86D54" w14:textId="77777777" w:rsidR="00000000" w:rsidRDefault="007C71EE">
      <w:pPr>
        <w:pStyle w:val="a"/>
        <w:rPr>
          <w:rFonts w:hint="cs"/>
          <w:rtl/>
        </w:rPr>
      </w:pPr>
    </w:p>
    <w:p w14:paraId="0676EE29" w14:textId="77777777" w:rsidR="00000000" w:rsidRDefault="007C71EE">
      <w:pPr>
        <w:pStyle w:val="a"/>
        <w:rPr>
          <w:rFonts w:hint="cs"/>
          <w:rtl/>
        </w:rPr>
      </w:pPr>
      <w:r>
        <w:rPr>
          <w:rFonts w:hint="cs"/>
          <w:rtl/>
        </w:rPr>
        <w:t xml:space="preserve">טיפות-החלב </w:t>
      </w:r>
      <w:r>
        <w:rPr>
          <w:rtl/>
        </w:rPr>
        <w:t>–</w:t>
      </w:r>
      <w:r>
        <w:rPr>
          <w:rFonts w:hint="cs"/>
          <w:rtl/>
        </w:rPr>
        <w:t xml:space="preserve"> התנגדנו להעברת טיפ</w:t>
      </w:r>
      <w:r>
        <w:rPr>
          <w:rFonts w:hint="cs"/>
          <w:rtl/>
        </w:rPr>
        <w:t>ות-החלב לקופות-החולים מחשש לפגיעה בתינוקות ובאמהות, לאבטלת כל אחיות טיפות-החלב שלא יועסקו על-ידי קופות-החולים, על אחת כמה וכמה לאור העובדה שעצם עלות ההעברה לקופות-החולים לא תחסוך כסף למדינה ותפגע באיכות השירות. בסופו של דבר אכן הוצא הנושא מחוק התוכנית הכלכ</w:t>
      </w:r>
      <w:r>
        <w:rPr>
          <w:rFonts w:hint="cs"/>
          <w:rtl/>
        </w:rPr>
        <w:t xml:space="preserve">לית ובוטלה ההצעה להעביר את כל שירותי הרפואה המונעת ואת טיפות-החלב ממשרד הבריאות לקופות-החולים. </w:t>
      </w:r>
    </w:p>
    <w:p w14:paraId="1B9B48AE" w14:textId="77777777" w:rsidR="00000000" w:rsidRDefault="007C71EE">
      <w:pPr>
        <w:pStyle w:val="a"/>
        <w:rPr>
          <w:rFonts w:hint="cs"/>
          <w:rtl/>
        </w:rPr>
      </w:pPr>
    </w:p>
    <w:p w14:paraId="2F3FEE04" w14:textId="77777777" w:rsidR="00000000" w:rsidRDefault="007C71EE">
      <w:pPr>
        <w:pStyle w:val="a"/>
        <w:rPr>
          <w:rFonts w:hint="cs"/>
          <w:rtl/>
        </w:rPr>
      </w:pPr>
      <w:r>
        <w:rPr>
          <w:rFonts w:hint="cs"/>
          <w:rtl/>
        </w:rPr>
        <w:t xml:space="preserve">גביית מס בריאות מעקרות-הבית </w:t>
      </w:r>
      <w:r>
        <w:rPr>
          <w:rtl/>
        </w:rPr>
        <w:t>–</w:t>
      </w:r>
      <w:r>
        <w:rPr>
          <w:rFonts w:hint="cs"/>
          <w:rtl/>
        </w:rPr>
        <w:t xml:space="preserve"> דרשנו לבטל את הצעת האוצר להטיל מס על עקרות-בית. האוצר הציע הטלת מס בריאות בגובה של 84 שקלים מדי חודש, אולם לבסוף הוחלט כי גובה המ</w:t>
      </w:r>
      <w:r>
        <w:rPr>
          <w:rFonts w:hint="cs"/>
          <w:rtl/>
        </w:rPr>
        <w:t xml:space="preserve">ס יופחת  ל=70 שקלים בחודש. כמו כן תוקם ועדה אשר תוסמך להעניק פטור מתשלום מס לחריגים. </w:t>
      </w:r>
    </w:p>
    <w:p w14:paraId="429AC8C6" w14:textId="77777777" w:rsidR="00000000" w:rsidRDefault="007C71EE">
      <w:pPr>
        <w:pStyle w:val="a"/>
        <w:rPr>
          <w:rFonts w:hint="cs"/>
          <w:rtl/>
        </w:rPr>
      </w:pPr>
    </w:p>
    <w:p w14:paraId="47152C0C" w14:textId="77777777" w:rsidR="00000000" w:rsidRDefault="007C71EE">
      <w:pPr>
        <w:pStyle w:val="a"/>
        <w:rPr>
          <w:rFonts w:hint="cs"/>
          <w:rtl/>
        </w:rPr>
      </w:pPr>
      <w:r>
        <w:rPr>
          <w:rFonts w:hint="cs"/>
          <w:rtl/>
        </w:rPr>
        <w:t>מענק הלידה - התוכנית המקורית של משרד האוצר היתה לבטל את מענק הלידה החל מהילד השני, אולם בסופו של דבר המענק יקוצץ ב=30% החל מהילד השני, ומענק הלידה עבור הילד הראשון יוגדל</w:t>
      </w:r>
      <w:r>
        <w:rPr>
          <w:rFonts w:hint="cs"/>
          <w:rtl/>
        </w:rPr>
        <w:t xml:space="preserve"> ב=200 שקלים. </w:t>
      </w:r>
    </w:p>
    <w:p w14:paraId="12479337" w14:textId="77777777" w:rsidR="00000000" w:rsidRDefault="007C71EE">
      <w:pPr>
        <w:pStyle w:val="a"/>
        <w:rPr>
          <w:rFonts w:hint="cs"/>
          <w:rtl/>
        </w:rPr>
      </w:pPr>
    </w:p>
    <w:p w14:paraId="5EE76A10" w14:textId="77777777" w:rsidR="00000000" w:rsidRDefault="007C71EE">
      <w:pPr>
        <w:pStyle w:val="a"/>
        <w:rPr>
          <w:rFonts w:hint="cs"/>
          <w:rtl/>
        </w:rPr>
      </w:pPr>
      <w:r>
        <w:rPr>
          <w:rFonts w:hint="cs"/>
          <w:rtl/>
        </w:rPr>
        <w:t xml:space="preserve">העלאת גיל הפרישה לפנסיה - הצעת החוק להעלות את גיל הפרישה ל=67 תוגש בעוד חודש לקריאה ראשונה במליאה. עד למועד זה, אני מקווה כי יחול שינוי גם בסעיף זה. </w:t>
      </w:r>
    </w:p>
    <w:p w14:paraId="6EDCD3C8" w14:textId="77777777" w:rsidR="00000000" w:rsidRDefault="007C71EE">
      <w:pPr>
        <w:pStyle w:val="a"/>
        <w:rPr>
          <w:rFonts w:hint="cs"/>
          <w:rtl/>
        </w:rPr>
      </w:pPr>
    </w:p>
    <w:p w14:paraId="28B5960B" w14:textId="77777777" w:rsidR="00000000" w:rsidRDefault="007C71EE">
      <w:pPr>
        <w:pStyle w:val="a"/>
        <w:rPr>
          <w:rFonts w:hint="cs"/>
          <w:rtl/>
        </w:rPr>
      </w:pPr>
      <w:r>
        <w:rPr>
          <w:rFonts w:hint="cs"/>
          <w:rtl/>
        </w:rPr>
        <w:t>קיצוץ שעות הסיעוד המוקצות לקשישים ולקשישות - הבענו את התנגדותנו לצעד קשה זה, הפוגע באוכלו</w:t>
      </w:r>
      <w:r>
        <w:rPr>
          <w:rFonts w:hint="cs"/>
          <w:rtl/>
        </w:rPr>
        <w:t xml:space="preserve">סייה החלשה בארצנו, ואשר נוגע להרבה נשים, מאחר שתוחלת חייהן ארוכה יותר משל גברים. בנושא זה הוחלט כי במקום הפחתה מעשר שעות וחצי לחמש, תהיה הפחתה של כחצי שעה, לתשע שעות ושלושת-רבעי בשבוע. </w:t>
      </w:r>
    </w:p>
    <w:p w14:paraId="5949FD89" w14:textId="77777777" w:rsidR="00000000" w:rsidRDefault="007C71EE">
      <w:pPr>
        <w:pStyle w:val="a"/>
        <w:rPr>
          <w:rFonts w:hint="cs"/>
          <w:rtl/>
        </w:rPr>
      </w:pPr>
    </w:p>
    <w:p w14:paraId="06904CEF" w14:textId="77777777" w:rsidR="00000000" w:rsidRDefault="007C71EE">
      <w:pPr>
        <w:pStyle w:val="a"/>
        <w:rPr>
          <w:rFonts w:hint="cs"/>
          <w:rtl/>
        </w:rPr>
      </w:pPr>
      <w:r>
        <w:rPr>
          <w:rFonts w:hint="cs"/>
          <w:rtl/>
        </w:rPr>
        <w:t>הצמדת קצבאות הביטוח הלאומי למדד - גם בנושא זה הבענו את מורת רוחנו בוו</w:t>
      </w:r>
      <w:r>
        <w:rPr>
          <w:rFonts w:hint="cs"/>
          <w:rtl/>
        </w:rPr>
        <w:t xml:space="preserve">עדה לקידום מעמד האשה ויצאנו נגד פגיעה בקצבאות הזיקנה, הסיעוד והבטחת ההכנסה. לבסוף בוטלה ההקפאה המתוכננת של קצבאות הזיקנה, השאירים והתלויים. </w:t>
      </w:r>
    </w:p>
    <w:p w14:paraId="68E43055" w14:textId="77777777" w:rsidR="00000000" w:rsidRDefault="007C71EE">
      <w:pPr>
        <w:pStyle w:val="a"/>
        <w:rPr>
          <w:rFonts w:hint="cs"/>
          <w:rtl/>
        </w:rPr>
      </w:pPr>
    </w:p>
    <w:p w14:paraId="151F1FF9" w14:textId="77777777" w:rsidR="00000000" w:rsidRDefault="007C71EE">
      <w:pPr>
        <w:pStyle w:val="a"/>
        <w:rPr>
          <w:rFonts w:hint="cs"/>
          <w:rtl/>
        </w:rPr>
      </w:pPr>
      <w:r>
        <w:rPr>
          <w:rFonts w:hint="cs"/>
          <w:rtl/>
        </w:rPr>
        <w:t xml:space="preserve">הקיצוץ בקצבאות הילדים </w:t>
      </w:r>
      <w:r>
        <w:rPr>
          <w:rtl/>
        </w:rPr>
        <w:t>–</w:t>
      </w:r>
      <w:r>
        <w:rPr>
          <w:rFonts w:hint="cs"/>
          <w:rtl/>
        </w:rPr>
        <w:t xml:space="preserve"> גם כאן מחינו נגד תוכנית האוצר כי גובה קצבאות הילדים יושווה ויופחת באופן מדורג במשך ארבע שנ</w:t>
      </w:r>
      <w:r>
        <w:rPr>
          <w:rFonts w:hint="cs"/>
          <w:rtl/>
        </w:rPr>
        <w:t>ים, ואף קראנו להגדיל את הקצבאות, דווקא לילד הראשון עד השלישי, במטרה לאפשר לאמהות צעירות להשתלב במעגל העבודה. גם בנושא זה הושגה פשרה, ויפרסו את הקיצוץ המוצע על פני שבע  שנים במקום ארבע כמתוכנן, והוחלט להקים ועדה שתבחן הטלת מיסוי על קצבאות הילדים של בעלי היכ</w:t>
      </w:r>
      <w:r>
        <w:rPr>
          <w:rFonts w:hint="cs"/>
          <w:rtl/>
        </w:rPr>
        <w:t xml:space="preserve">ולת. </w:t>
      </w:r>
    </w:p>
    <w:p w14:paraId="661A46EE" w14:textId="77777777" w:rsidR="00000000" w:rsidRDefault="007C71EE">
      <w:pPr>
        <w:pStyle w:val="a"/>
        <w:rPr>
          <w:rFonts w:hint="cs"/>
          <w:rtl/>
        </w:rPr>
      </w:pPr>
    </w:p>
    <w:p w14:paraId="19201080" w14:textId="77777777" w:rsidR="00000000" w:rsidRDefault="007C71EE">
      <w:pPr>
        <w:pStyle w:val="a"/>
        <w:rPr>
          <w:rFonts w:hint="cs"/>
          <w:rtl/>
        </w:rPr>
      </w:pPr>
      <w:r>
        <w:rPr>
          <w:rFonts w:hint="cs"/>
          <w:rtl/>
        </w:rPr>
        <w:t xml:space="preserve">אומנם, לא בכל סעיף הושג השינוי המיוחל. לא נענו כל בקשותינו ומאוויינו, והמלאכה להשגת כל היעדים עדיין מרובה, אך חיוני לציין כי צלחה דרכנו והושגו שינויים, תיקונים ופשרות מבורכים. תודה רבה. </w:t>
      </w:r>
    </w:p>
    <w:p w14:paraId="7E25B186" w14:textId="77777777" w:rsidR="00000000" w:rsidRDefault="007C71EE">
      <w:pPr>
        <w:pStyle w:val="a"/>
        <w:rPr>
          <w:rFonts w:hint="cs"/>
          <w:rtl/>
        </w:rPr>
      </w:pPr>
    </w:p>
    <w:p w14:paraId="07185646" w14:textId="77777777" w:rsidR="00000000" w:rsidRDefault="007C71EE">
      <w:pPr>
        <w:pStyle w:val="ad"/>
        <w:rPr>
          <w:rtl/>
        </w:rPr>
      </w:pPr>
      <w:r>
        <w:rPr>
          <w:rtl/>
        </w:rPr>
        <w:t>היו"ר מיכאל נודלמן:</w:t>
      </w:r>
    </w:p>
    <w:p w14:paraId="4BB260D2" w14:textId="77777777" w:rsidR="00000000" w:rsidRDefault="007C71EE">
      <w:pPr>
        <w:pStyle w:val="a"/>
        <w:rPr>
          <w:rtl/>
        </w:rPr>
      </w:pPr>
    </w:p>
    <w:p w14:paraId="15392445" w14:textId="77777777" w:rsidR="00000000" w:rsidRDefault="007C71EE">
      <w:pPr>
        <w:pStyle w:val="a"/>
        <w:rPr>
          <w:rFonts w:hint="cs"/>
          <w:rtl/>
        </w:rPr>
      </w:pPr>
      <w:r>
        <w:rPr>
          <w:rFonts w:hint="cs"/>
          <w:rtl/>
        </w:rPr>
        <w:t xml:space="preserve">תודה רבה. חבר הכנסת מגלי והבה. אחריו </w:t>
      </w:r>
      <w:r>
        <w:rPr>
          <w:rtl/>
        </w:rPr>
        <w:t>–</w:t>
      </w:r>
      <w:r>
        <w:rPr>
          <w:rFonts w:hint="cs"/>
          <w:rtl/>
        </w:rPr>
        <w:t xml:space="preserve"> ח</w:t>
      </w:r>
      <w:r>
        <w:rPr>
          <w:rFonts w:hint="cs"/>
          <w:rtl/>
        </w:rPr>
        <w:t xml:space="preserve">בר הכנסת אליעזר כהן, ולאחר מכן </w:t>
      </w:r>
      <w:r>
        <w:rPr>
          <w:rtl/>
        </w:rPr>
        <w:t>–</w:t>
      </w:r>
      <w:r>
        <w:rPr>
          <w:rFonts w:hint="cs"/>
          <w:rtl/>
        </w:rPr>
        <w:t xml:space="preserve"> חבר הכנסת אילן שלגי. </w:t>
      </w:r>
    </w:p>
    <w:p w14:paraId="4C312596" w14:textId="77777777" w:rsidR="00000000" w:rsidRDefault="007C71EE">
      <w:pPr>
        <w:pStyle w:val="a"/>
        <w:rPr>
          <w:rFonts w:hint="cs"/>
          <w:rtl/>
        </w:rPr>
      </w:pPr>
    </w:p>
    <w:p w14:paraId="147BC004" w14:textId="77777777" w:rsidR="00000000" w:rsidRDefault="007C71EE">
      <w:pPr>
        <w:pStyle w:val="Speaker"/>
        <w:rPr>
          <w:rtl/>
        </w:rPr>
      </w:pPr>
      <w:bookmarkStart w:id="413" w:name="FS000000456T26_05_2003_20_16_02"/>
      <w:bookmarkStart w:id="414" w:name="FS000001030T26_05_2003_20_16_13"/>
      <w:bookmarkEnd w:id="413"/>
      <w:bookmarkEnd w:id="414"/>
      <w:r>
        <w:rPr>
          <w:rFonts w:hint="eastAsia"/>
          <w:rtl/>
        </w:rPr>
        <w:t>מגלי</w:t>
      </w:r>
      <w:r>
        <w:rPr>
          <w:rtl/>
        </w:rPr>
        <w:t xml:space="preserve"> והבה (הליכוד):</w:t>
      </w:r>
    </w:p>
    <w:p w14:paraId="6A8208BB" w14:textId="77777777" w:rsidR="00000000" w:rsidRDefault="007C71EE">
      <w:pPr>
        <w:pStyle w:val="a"/>
        <w:rPr>
          <w:rFonts w:hint="cs"/>
          <w:rtl/>
        </w:rPr>
      </w:pPr>
    </w:p>
    <w:p w14:paraId="1995DF61" w14:textId="77777777" w:rsidR="00000000" w:rsidRDefault="007C71EE">
      <w:pPr>
        <w:pStyle w:val="a"/>
        <w:rPr>
          <w:rFonts w:hint="cs"/>
          <w:rtl/>
        </w:rPr>
      </w:pPr>
      <w:r>
        <w:rPr>
          <w:rFonts w:hint="cs"/>
          <w:rtl/>
        </w:rPr>
        <w:t>אדוני היושב-ראש, חברי חברי הכנסת, תרשה לי, אדוני היושב-ראש, לברך את ראשי הרשויות הדרוזיות והצ'רקסיות שנמצאים כאן ביציע. קיוויתי שיהיו כאן ביום אחר, ובהזדמנות הרבה יותר חגיגית, ואת</w:t>
      </w:r>
      <w:r>
        <w:rPr>
          <w:rFonts w:hint="cs"/>
          <w:rtl/>
        </w:rPr>
        <w:t xml:space="preserve">ייחס לכך בדברים שלי. </w:t>
      </w:r>
    </w:p>
    <w:p w14:paraId="25A73FDE" w14:textId="77777777" w:rsidR="00000000" w:rsidRDefault="007C71EE">
      <w:pPr>
        <w:pStyle w:val="a"/>
        <w:rPr>
          <w:rFonts w:hint="cs"/>
          <w:rtl/>
        </w:rPr>
      </w:pPr>
    </w:p>
    <w:p w14:paraId="1C49E0E5" w14:textId="77777777" w:rsidR="00000000" w:rsidRDefault="007C71EE">
      <w:pPr>
        <w:pStyle w:val="a"/>
        <w:rPr>
          <w:rFonts w:hint="cs"/>
          <w:rtl/>
        </w:rPr>
      </w:pPr>
      <w:r>
        <w:rPr>
          <w:rFonts w:hint="cs"/>
          <w:rtl/>
        </w:rPr>
        <w:t>אומנם נפלה החלטה בישראל. התוכנית הכלכלית יוצאת לדרך והיא תביא לשינוי פניה של החברה במדינת ישראל. התוכנית משפיעה כמעט על כל אזרח במדינה, ובעיקר על השכבות החלשות, שעמן נמנית גם האוכלוסייה הדרוזית והצ'רקסית. התמונה הכללית, לטווח הזמן הק</w:t>
      </w:r>
      <w:r>
        <w:rPr>
          <w:rFonts w:hint="cs"/>
          <w:rtl/>
        </w:rPr>
        <w:t xml:space="preserve">רוב, קודרת מאוד. המומחים מסבירים שאין ברירה, שאנו נמצאים בצומת דרכים כלכלי שחייבים לעבור אותו, לפני הנורא מכול </w:t>
      </w:r>
      <w:r>
        <w:rPr>
          <w:rtl/>
        </w:rPr>
        <w:t>–</w:t>
      </w:r>
      <w:r>
        <w:rPr>
          <w:rFonts w:hint="cs"/>
          <w:rtl/>
        </w:rPr>
        <w:t xml:space="preserve"> התמוטטות המשק והכלכלה במדינת ישראל. </w:t>
      </w:r>
    </w:p>
    <w:p w14:paraId="59458256" w14:textId="77777777" w:rsidR="00000000" w:rsidRDefault="007C71EE">
      <w:pPr>
        <w:pStyle w:val="a"/>
        <w:rPr>
          <w:rFonts w:hint="cs"/>
          <w:rtl/>
        </w:rPr>
      </w:pPr>
    </w:p>
    <w:p w14:paraId="5AA61294" w14:textId="77777777" w:rsidR="00000000" w:rsidRDefault="007C71EE">
      <w:pPr>
        <w:pStyle w:val="a"/>
        <w:rPr>
          <w:rFonts w:hint="cs"/>
          <w:rtl/>
        </w:rPr>
      </w:pPr>
      <w:r>
        <w:rPr>
          <w:rFonts w:hint="cs"/>
          <w:rtl/>
        </w:rPr>
        <w:t>זה מצב המשק המתואר, ואני שואל את עצמי: מה יגידו ראשי הרשויות הדרוזיות והצ'רקסיות על כך שהרשויות שלהם עומד</w:t>
      </w:r>
      <w:r>
        <w:rPr>
          <w:rFonts w:hint="cs"/>
          <w:rtl/>
        </w:rPr>
        <w:t>ות בפני קריסה? עומדות בפני קריסה מוחלטת. הם הכריזו שוב על חידוש מאבקם, והם שובתים מול משרד ראש הממשלה. השאלה הנשאלת היא: מדוע? מאבקם של ראשי הרשויות הדרוזיות והצ'רקסיות הוא השישי במספר, והשאלה המרכזית היא: האם הדרוזים והצ'רקסים צריכים כל העת להיאבק על עקרו</w:t>
      </w:r>
      <w:r>
        <w:rPr>
          <w:rFonts w:hint="cs"/>
          <w:rtl/>
        </w:rPr>
        <w:t xml:space="preserve">ן השוויון? האם לא הגיע הזמן שהשוויון ייהפך ממושג לשוויון אמיתי, הלכה למעשה? </w:t>
      </w:r>
    </w:p>
    <w:p w14:paraId="3023A2D7" w14:textId="77777777" w:rsidR="00000000" w:rsidRDefault="007C71EE">
      <w:pPr>
        <w:pStyle w:val="a"/>
        <w:rPr>
          <w:rFonts w:hint="cs"/>
          <w:rtl/>
        </w:rPr>
      </w:pPr>
    </w:p>
    <w:p w14:paraId="622ADB3C" w14:textId="77777777" w:rsidR="00000000" w:rsidRDefault="007C71EE">
      <w:pPr>
        <w:pStyle w:val="a"/>
        <w:rPr>
          <w:rFonts w:hint="cs"/>
          <w:rtl/>
        </w:rPr>
      </w:pPr>
      <w:r>
        <w:rPr>
          <w:rFonts w:hint="cs"/>
          <w:rtl/>
        </w:rPr>
        <w:t>לטענת חלק מהפקידות הבכירה במשרד ראש הממשלה ובמשרד הפנים, ראשי הרשויות מגזימים בדרישותיהם. זו תשובתם. במקום לפתור את הבעיה הם מחלקים להם ציונים. נכון, חברי חברי הכנסת. עקרון השווי</w:t>
      </w:r>
      <w:r>
        <w:rPr>
          <w:rFonts w:hint="cs"/>
          <w:rtl/>
        </w:rPr>
        <w:t xml:space="preserve">ון של הדרוזים והצ'רקסים פשוט: הם אכן שווים. אנחנו שווים בחובות, אך לא שווים בזכויות. </w:t>
      </w:r>
    </w:p>
    <w:p w14:paraId="2129716E" w14:textId="77777777" w:rsidR="00000000" w:rsidRDefault="007C71EE">
      <w:pPr>
        <w:pStyle w:val="a"/>
        <w:rPr>
          <w:rFonts w:hint="cs"/>
          <w:rtl/>
        </w:rPr>
      </w:pPr>
    </w:p>
    <w:p w14:paraId="4DF13A43" w14:textId="77777777" w:rsidR="00000000" w:rsidRDefault="007C71EE">
      <w:pPr>
        <w:pStyle w:val="a"/>
        <w:rPr>
          <w:rFonts w:hint="cs"/>
          <w:rtl/>
        </w:rPr>
      </w:pPr>
      <w:r>
        <w:rPr>
          <w:rFonts w:hint="cs"/>
          <w:rtl/>
        </w:rPr>
        <w:t>אדוני היושב-ראש, חברי חברי הכנסת, מספר התושבים הדרוזים בישראל הוא כ=120,000 נפש. זה כ=50 שנה שהמדינה מנסה לקלוט אותם ולהעניק להם שוויון. במרבית המקרים מגלים שבתחומים רבי</w:t>
      </w:r>
      <w:r>
        <w:rPr>
          <w:rFonts w:hint="cs"/>
          <w:rtl/>
        </w:rPr>
        <w:t>ם זה מתבטא על הנייר בלבד. במיוחד כאשר מדובר בתקציבים לרשויות המקומיות ובמענקי האיזון. למדתי מחברי, ראשי הרשויות הדרוזיות, ומי שבודק את הטבלאות שמפרסמים משרדי האוצר והפנים נדהם לגלות את רמת האפליה בין יישובים דרוזיים וצ'רקסיים ליישובים האחרים. הפער מדהים, ו</w:t>
      </w:r>
      <w:r>
        <w:rPr>
          <w:rFonts w:hint="cs"/>
          <w:rtl/>
        </w:rPr>
        <w:t xml:space="preserve">לא רק שהוא אינו מעיד על  שוויון וצדק, אלא הוא מעיד על  עיוות קיצוני. </w:t>
      </w:r>
    </w:p>
    <w:p w14:paraId="3A550A1C" w14:textId="77777777" w:rsidR="00000000" w:rsidRDefault="007C71EE">
      <w:pPr>
        <w:pStyle w:val="a"/>
        <w:rPr>
          <w:rFonts w:hint="cs"/>
          <w:rtl/>
        </w:rPr>
      </w:pPr>
    </w:p>
    <w:p w14:paraId="6B71B1FB" w14:textId="77777777" w:rsidR="00000000" w:rsidRDefault="007C71EE">
      <w:pPr>
        <w:pStyle w:val="a"/>
        <w:rPr>
          <w:rFonts w:hint="cs"/>
          <w:rtl/>
        </w:rPr>
      </w:pPr>
      <w:r>
        <w:rPr>
          <w:rFonts w:hint="cs"/>
          <w:rtl/>
        </w:rPr>
        <w:t>בספטמבר 2002 נחתם הסכם בין משרד ראש הממשלה לבין ראשי הרשויות הדרוזיות, שבעקבותיו הועבר סכום לכיסוי חלק מהגירעונות ולתשלום חלק מהמשכורות, תמורת תוכנית הבראה והתייעלות על-פי דרישות משרד ה</w:t>
      </w:r>
      <w:r>
        <w:rPr>
          <w:rFonts w:hint="cs"/>
          <w:rtl/>
        </w:rPr>
        <w:t xml:space="preserve">פנים. התוצאה - ראשי הרשויות עמדו בהתחייבויות שלהם, אבל לצערנו הרשויות היום סובלות מגירעון של 190 מיליון ש"ח, וחלקן לא משלמות משכורות זה כמה חודשים. במקרה כזה, כיצד יתמודדו עם התוכנית הכלכלית החדשה? אני שואל את שר האוצר. </w:t>
      </w:r>
    </w:p>
    <w:p w14:paraId="03C5D3E9" w14:textId="77777777" w:rsidR="00000000" w:rsidRDefault="007C71EE">
      <w:pPr>
        <w:pStyle w:val="a"/>
        <w:rPr>
          <w:rFonts w:hint="cs"/>
          <w:rtl/>
        </w:rPr>
      </w:pPr>
    </w:p>
    <w:p w14:paraId="575F5082" w14:textId="77777777" w:rsidR="00000000" w:rsidRDefault="007C71EE">
      <w:pPr>
        <w:pStyle w:val="a"/>
        <w:rPr>
          <w:rFonts w:hint="cs"/>
          <w:rtl/>
        </w:rPr>
      </w:pPr>
      <w:r>
        <w:rPr>
          <w:rFonts w:hint="cs"/>
          <w:rtl/>
        </w:rPr>
        <w:t xml:space="preserve">אדוני היושב-ראש, חברי חברי הכנסת, </w:t>
      </w:r>
      <w:r>
        <w:rPr>
          <w:rFonts w:hint="cs"/>
          <w:rtl/>
        </w:rPr>
        <w:t>הבטחות, הבטחות, הבטחות, משמיעים פקידי הממשלה כל הזמן. בהתאם למוסכם, אמורה היתה לקום ועדה מיוחדת לבדיקת מצבן של הרשויות הדרוזיות והצ'רקסיות בכל התחומים, לבדיקת נושא התקציבים, נושא התכנון והבנייה, נושא הפיתוח הכלכלי, החינוך וההשכלה הגבוהה, הרווחה. ומה התוצאה</w:t>
      </w:r>
      <w:r>
        <w:rPr>
          <w:rFonts w:hint="cs"/>
          <w:rtl/>
        </w:rPr>
        <w:t xml:space="preserve"> של אותו סיכום? הבטחה זו שוב נשארה על הנייר. </w:t>
      </w:r>
    </w:p>
    <w:p w14:paraId="7EA07446" w14:textId="77777777" w:rsidR="00000000" w:rsidRDefault="007C71EE">
      <w:pPr>
        <w:pStyle w:val="a"/>
        <w:rPr>
          <w:rFonts w:hint="cs"/>
          <w:rtl/>
        </w:rPr>
      </w:pPr>
    </w:p>
    <w:p w14:paraId="6C999498" w14:textId="77777777" w:rsidR="00000000" w:rsidRDefault="007C71EE">
      <w:pPr>
        <w:pStyle w:val="a"/>
        <w:rPr>
          <w:rFonts w:hint="cs"/>
          <w:rtl/>
        </w:rPr>
      </w:pPr>
      <w:r>
        <w:rPr>
          <w:rFonts w:hint="cs"/>
          <w:rtl/>
        </w:rPr>
        <w:t xml:space="preserve">מצוקת הרשויות הדרוזיות זועקת לשמים, והיא הגיעה למצב בלתי נסבל. היום התקיימה ישיבה עם שר האוצר. כמי שהעלה את הנושא בישיבת סיעת הליכוד, קיוויתי שאכן שר האוצר יציע פתרון סביר לבעיות שהוצגו לו. אבל, לצערי הרב, שר </w:t>
      </w:r>
      <w:r>
        <w:rPr>
          <w:rFonts w:hint="cs"/>
          <w:rtl/>
        </w:rPr>
        <w:t xml:space="preserve">האוצר לא היה איש בשורות כלל וכלל. הוא חזר על הבטחותיו הקודמות, ופתרון למצוקה אמיתית זו </w:t>
      </w:r>
      <w:r>
        <w:rPr>
          <w:rtl/>
        </w:rPr>
        <w:t>–</w:t>
      </w:r>
      <w:r>
        <w:rPr>
          <w:rFonts w:hint="cs"/>
          <w:rtl/>
        </w:rPr>
        <w:t xml:space="preserve"> אין. </w:t>
      </w:r>
    </w:p>
    <w:p w14:paraId="5AE66C1A" w14:textId="77777777" w:rsidR="00000000" w:rsidRDefault="007C71EE">
      <w:pPr>
        <w:pStyle w:val="a"/>
        <w:rPr>
          <w:rFonts w:hint="cs"/>
          <w:rtl/>
        </w:rPr>
      </w:pPr>
    </w:p>
    <w:p w14:paraId="54CDF60A" w14:textId="77777777" w:rsidR="00000000" w:rsidRDefault="007C71EE">
      <w:pPr>
        <w:pStyle w:val="a"/>
        <w:rPr>
          <w:rFonts w:hint="cs"/>
          <w:rtl/>
        </w:rPr>
      </w:pPr>
      <w:r>
        <w:rPr>
          <w:rFonts w:hint="cs"/>
          <w:rtl/>
        </w:rPr>
        <w:t>מה האלטרנטיבה, אדוני שר האוצר, שראשי הרשויות ימשיכו לשבות וימשיכו לא לשלם משכורות לעובדים? זו הבשורה שאנחנו מביאים לתושבים הדרוזים והצ'רקסים של המדינה? הרי סעיפ</w:t>
      </w:r>
      <w:r>
        <w:rPr>
          <w:rFonts w:hint="cs"/>
          <w:rtl/>
        </w:rPr>
        <w:t xml:space="preserve">ים רבים בתוכנית הכלכלית שהוגשה לקריאה הראשונה שונו עכשיו, לקראת הקריאה השנייה, ואפילו צומצמו. חלקם בוטלו לקראת הקריאה השנייה והשלישית, כפי שאמרתי, ועלותם בתוכנית הכלכלית </w:t>
      </w:r>
      <w:r>
        <w:rPr>
          <w:rtl/>
        </w:rPr>
        <w:t>–</w:t>
      </w:r>
      <w:r>
        <w:rPr>
          <w:rFonts w:hint="cs"/>
          <w:rtl/>
        </w:rPr>
        <w:t xml:space="preserve"> קרוב ל=2 מיליארדי שקל. האם לא יזכו הרשויות הדרוזיות לפתרון המצוקה? לא יזכו ב=190 מיל</w:t>
      </w:r>
      <w:r>
        <w:rPr>
          <w:rFonts w:hint="cs"/>
          <w:rtl/>
        </w:rPr>
        <w:t xml:space="preserve">יון ש"ח כפתרון הבעיה בכללותה, פעם אחת ולתמיד, שר האוצר? </w:t>
      </w:r>
    </w:p>
    <w:p w14:paraId="7C64BA3E" w14:textId="77777777" w:rsidR="00000000" w:rsidRDefault="007C71EE">
      <w:pPr>
        <w:pStyle w:val="a"/>
        <w:rPr>
          <w:rFonts w:hint="cs"/>
          <w:rtl/>
        </w:rPr>
      </w:pPr>
    </w:p>
    <w:p w14:paraId="3F49C9D8" w14:textId="77777777" w:rsidR="00000000" w:rsidRDefault="007C71EE">
      <w:pPr>
        <w:pStyle w:val="a"/>
        <w:rPr>
          <w:rFonts w:hint="cs"/>
          <w:rtl/>
        </w:rPr>
      </w:pPr>
      <w:r>
        <w:rPr>
          <w:rFonts w:hint="cs"/>
          <w:rtl/>
        </w:rPr>
        <w:t xml:space="preserve">אדוני שר האוצר. אני קורא לך מכאן למצוא פתרון לבעיית הרשויות הדרוזיות. אומנם הפגישה לפני כמה זמן עם ראשי הרשויות לא הניבה דבר, אך אני הולך להזהיר אותך, אדוני שר האוצר, שאם עד מחר בערב לא יימצא פתרון </w:t>
      </w:r>
      <w:r>
        <w:rPr>
          <w:rFonts w:hint="cs"/>
          <w:rtl/>
        </w:rPr>
        <w:t xml:space="preserve">לבעיה כואבת זו, ראשי הרשויות חושבים ומתכוונים לשים מכתבי התפטרות על שולחנך, ואולי אתה תבוא לנהל את הרשויות ותמצא להן פתרון. </w:t>
      </w:r>
    </w:p>
    <w:p w14:paraId="0CD13DE9" w14:textId="77777777" w:rsidR="00000000" w:rsidRDefault="007C71EE">
      <w:pPr>
        <w:pStyle w:val="a"/>
        <w:rPr>
          <w:rFonts w:hint="cs"/>
          <w:rtl/>
        </w:rPr>
      </w:pPr>
    </w:p>
    <w:p w14:paraId="5240D056" w14:textId="77777777" w:rsidR="00000000" w:rsidRDefault="007C71EE">
      <w:pPr>
        <w:pStyle w:val="a"/>
        <w:ind w:firstLine="0"/>
        <w:rPr>
          <w:rFonts w:hint="cs"/>
          <w:rtl/>
        </w:rPr>
      </w:pPr>
      <w:r>
        <w:rPr>
          <w:rFonts w:hint="cs"/>
          <w:rtl/>
        </w:rPr>
        <w:tab/>
        <w:t>מכאן, אדוני היושב-ראש, אני קורא לראש הממשלה להתערב בעוול הנגרם לתושבים הדרוזים והצ'רקסים של המדינה. כפי שידעת לעשות, אדוני ראש המ</w:t>
      </w:r>
      <w:r>
        <w:rPr>
          <w:rFonts w:hint="cs"/>
          <w:rtl/>
        </w:rPr>
        <w:t>משלה, במהלך תפקידיך השונים, קמת, התערבת ונתת פתרון, אני קורא לך גם הפעם לקום ולהתערב ולתת פתרון, כיוון שהתעלמות מהבעיה, בסופו של דבר תביא להחרפת המאבק ולביצוע מעשים קיצוניים שלא אתה ולא אני ולא ראשי הרשויות רוצים להגיע אליהם.</w:t>
      </w:r>
    </w:p>
    <w:p w14:paraId="1B855207" w14:textId="77777777" w:rsidR="00000000" w:rsidRDefault="007C71EE">
      <w:pPr>
        <w:pStyle w:val="a"/>
        <w:ind w:firstLine="0"/>
        <w:rPr>
          <w:rFonts w:hint="cs"/>
          <w:rtl/>
        </w:rPr>
      </w:pPr>
    </w:p>
    <w:p w14:paraId="64A8A7C3" w14:textId="77777777" w:rsidR="00000000" w:rsidRDefault="007C71EE">
      <w:pPr>
        <w:pStyle w:val="a"/>
        <w:ind w:firstLine="0"/>
        <w:rPr>
          <w:rFonts w:hint="cs"/>
          <w:rtl/>
        </w:rPr>
      </w:pPr>
      <w:r>
        <w:rPr>
          <w:rFonts w:hint="cs"/>
          <w:rtl/>
        </w:rPr>
        <w:tab/>
        <w:t>חברי ראשי הרשויות, העמלים לי</w:t>
      </w:r>
      <w:r>
        <w:rPr>
          <w:rFonts w:hint="cs"/>
          <w:rtl/>
        </w:rPr>
        <w:t>לות כימים, ראיתי את נבחרי הציבור שבאו לבקרכם בתקופת הבחירות, וראיתי שחיזרו אחרי הפתחים לבקש את תמיכתכם, ואני שואל את עצמי, איפה אותם שרים היום? איפה אותם שרים שבאו והבטיחו הבטחות לפני הבחירות?</w:t>
      </w:r>
    </w:p>
    <w:p w14:paraId="3538E026" w14:textId="77777777" w:rsidR="00000000" w:rsidRDefault="007C71EE">
      <w:pPr>
        <w:pStyle w:val="a"/>
        <w:ind w:firstLine="0"/>
        <w:rPr>
          <w:rFonts w:hint="cs"/>
          <w:rtl/>
        </w:rPr>
      </w:pPr>
    </w:p>
    <w:p w14:paraId="61FBD264" w14:textId="77777777" w:rsidR="00000000" w:rsidRDefault="007C71EE">
      <w:pPr>
        <w:pStyle w:val="a"/>
        <w:ind w:firstLine="0"/>
        <w:rPr>
          <w:rFonts w:hint="cs"/>
          <w:rtl/>
        </w:rPr>
      </w:pPr>
      <w:r>
        <w:rPr>
          <w:rFonts w:hint="cs"/>
          <w:rtl/>
        </w:rPr>
        <w:tab/>
        <w:t>העליתי את הנושא בישיבת סיעת הליכוד, ואני אחזור ואעלה את הדריש</w:t>
      </w:r>
      <w:r>
        <w:rPr>
          <w:rFonts w:hint="cs"/>
          <w:rtl/>
        </w:rPr>
        <w:t>ה הזאת, שפתרון חייב להימצא. אם יש אי-סדרים ברשויות כאלה ואחרות, אפשר לפתור את הבעיה. הרי ראשי הרשויות מתנדבים להתפטר בשביל לפתור את הבעיה, אבל הגיעה העת שממשלת ישראל וראש הממשלה ייתנו פתרון, ופתרון יסודי, לבעיית הדרוזים.</w:t>
      </w:r>
    </w:p>
    <w:p w14:paraId="14C33633" w14:textId="77777777" w:rsidR="00000000" w:rsidRDefault="007C71EE">
      <w:pPr>
        <w:pStyle w:val="a"/>
        <w:ind w:firstLine="0"/>
        <w:rPr>
          <w:rFonts w:hint="cs"/>
          <w:rtl/>
        </w:rPr>
      </w:pPr>
    </w:p>
    <w:p w14:paraId="2002FD46" w14:textId="77777777" w:rsidR="00000000" w:rsidRDefault="007C71EE">
      <w:pPr>
        <w:pStyle w:val="a"/>
        <w:ind w:firstLine="0"/>
        <w:rPr>
          <w:rFonts w:hint="cs"/>
          <w:rtl/>
        </w:rPr>
      </w:pPr>
      <w:r>
        <w:rPr>
          <w:rFonts w:hint="cs"/>
          <w:rtl/>
        </w:rPr>
        <w:tab/>
        <w:t>אני בוש ונכלם לעמוד כאן לפניכם ול</w:t>
      </w:r>
      <w:r>
        <w:rPr>
          <w:rFonts w:hint="cs"/>
          <w:rtl/>
        </w:rPr>
        <w:t>דבר כל הזמן על בעיה שאמורה להיות פתורה זה שנים רבות. אנחנו בפתחו של האלף השלישי, היעלה על הדעת שאותו מיעוט שהלך כברת דרך ארוכה עם המדינה, ללא תנאים, לא יהיה פתרון לבעיותיו? ועוד אני צופה שהבעיה תלך ותחריף, כיוון שהתוכנית הכלכלית תביא עלינו מצב יותר קשה.</w:t>
      </w:r>
    </w:p>
    <w:p w14:paraId="2DBB297E" w14:textId="77777777" w:rsidR="00000000" w:rsidRDefault="007C71EE">
      <w:pPr>
        <w:pStyle w:val="a"/>
        <w:ind w:firstLine="0"/>
        <w:rPr>
          <w:rFonts w:hint="cs"/>
          <w:rtl/>
        </w:rPr>
      </w:pPr>
    </w:p>
    <w:p w14:paraId="0033900F" w14:textId="77777777" w:rsidR="00000000" w:rsidRDefault="007C71EE">
      <w:pPr>
        <w:pStyle w:val="a"/>
        <w:ind w:firstLine="0"/>
        <w:rPr>
          <w:rFonts w:hint="cs"/>
          <w:rtl/>
        </w:rPr>
      </w:pPr>
      <w:r>
        <w:rPr>
          <w:rFonts w:hint="cs"/>
          <w:rtl/>
        </w:rPr>
        <w:tab/>
      </w:r>
      <w:r>
        <w:rPr>
          <w:rFonts w:hint="cs"/>
          <w:rtl/>
        </w:rPr>
        <w:t>אני חוזר על דברי: אם עד מחר בערב לא יימצא הפתרון הגואל, ראשי הרשויות יניחו מכתב התפטרות בפני שר האוצר, ואז האחריות תהיה, לא רק על שר האוצר, אלא על כל ממשלת ישראל ועל כל אלה שמאמינים בדרכם של ראשי הרשויות.</w:t>
      </w:r>
    </w:p>
    <w:p w14:paraId="552A3549" w14:textId="77777777" w:rsidR="00000000" w:rsidRDefault="007C71EE">
      <w:pPr>
        <w:pStyle w:val="a"/>
        <w:ind w:firstLine="0"/>
        <w:rPr>
          <w:rFonts w:hint="cs"/>
          <w:rtl/>
        </w:rPr>
      </w:pPr>
    </w:p>
    <w:p w14:paraId="4F4B274F" w14:textId="77777777" w:rsidR="00000000" w:rsidRDefault="007C71EE">
      <w:pPr>
        <w:pStyle w:val="ad"/>
        <w:rPr>
          <w:rtl/>
        </w:rPr>
      </w:pPr>
      <w:r>
        <w:rPr>
          <w:rtl/>
        </w:rPr>
        <w:t>היו"ר אלי בן-מנחם:</w:t>
      </w:r>
    </w:p>
    <w:p w14:paraId="112FD83F" w14:textId="77777777" w:rsidR="00000000" w:rsidRDefault="007C71EE">
      <w:pPr>
        <w:pStyle w:val="a"/>
        <w:rPr>
          <w:rtl/>
        </w:rPr>
      </w:pPr>
    </w:p>
    <w:p w14:paraId="7387947E" w14:textId="77777777" w:rsidR="00000000" w:rsidRDefault="007C71EE">
      <w:pPr>
        <w:pStyle w:val="a"/>
        <w:rPr>
          <w:rFonts w:hint="cs"/>
          <w:rtl/>
        </w:rPr>
      </w:pPr>
      <w:r>
        <w:rPr>
          <w:rFonts w:hint="cs"/>
          <w:rtl/>
        </w:rPr>
        <w:t>תודה לחבר הכנסת מגלי והבה. אני</w:t>
      </w:r>
      <w:r>
        <w:rPr>
          <w:rFonts w:hint="cs"/>
          <w:rtl/>
        </w:rPr>
        <w:t xml:space="preserve"> מזמין את חבר הכנסת אליעזר כהן,  צ'יטה.</w:t>
      </w:r>
    </w:p>
    <w:p w14:paraId="33589B0A" w14:textId="77777777" w:rsidR="00000000" w:rsidRDefault="007C71EE">
      <w:pPr>
        <w:pStyle w:val="a"/>
        <w:rPr>
          <w:rFonts w:hint="cs"/>
          <w:rtl/>
        </w:rPr>
      </w:pPr>
    </w:p>
    <w:p w14:paraId="69408C72" w14:textId="77777777" w:rsidR="00000000" w:rsidRDefault="007C71EE">
      <w:pPr>
        <w:pStyle w:val="ac"/>
        <w:rPr>
          <w:rtl/>
        </w:rPr>
      </w:pPr>
      <w:r>
        <w:rPr>
          <w:rFonts w:hint="eastAsia"/>
          <w:rtl/>
        </w:rPr>
        <w:t>אחמד</w:t>
      </w:r>
      <w:r>
        <w:rPr>
          <w:rtl/>
        </w:rPr>
        <w:t xml:space="preserve"> טיבי (חד"ש-תע"ל):</w:t>
      </w:r>
    </w:p>
    <w:p w14:paraId="6C58EBFF" w14:textId="77777777" w:rsidR="00000000" w:rsidRDefault="007C71EE">
      <w:pPr>
        <w:pStyle w:val="a"/>
        <w:rPr>
          <w:rFonts w:hint="cs"/>
          <w:rtl/>
        </w:rPr>
      </w:pPr>
    </w:p>
    <w:p w14:paraId="2A6275C5" w14:textId="77777777" w:rsidR="00000000" w:rsidRDefault="007C71EE">
      <w:pPr>
        <w:pStyle w:val="a"/>
        <w:rPr>
          <w:rFonts w:hint="cs"/>
          <w:rtl/>
        </w:rPr>
      </w:pPr>
      <w:r>
        <w:rPr>
          <w:rFonts w:hint="cs"/>
          <w:rtl/>
        </w:rPr>
        <w:t>מי אחריו?</w:t>
      </w:r>
    </w:p>
    <w:p w14:paraId="1E4CE235" w14:textId="77777777" w:rsidR="00000000" w:rsidRDefault="007C71EE">
      <w:pPr>
        <w:pStyle w:val="a"/>
        <w:rPr>
          <w:rFonts w:hint="cs"/>
          <w:rtl/>
        </w:rPr>
      </w:pPr>
    </w:p>
    <w:p w14:paraId="068EC45A" w14:textId="77777777" w:rsidR="00000000" w:rsidRDefault="007C71EE">
      <w:pPr>
        <w:pStyle w:val="ad"/>
        <w:rPr>
          <w:rtl/>
        </w:rPr>
      </w:pPr>
      <w:r>
        <w:rPr>
          <w:rtl/>
        </w:rPr>
        <w:t>היו"ר אלי בן-מנחם:</w:t>
      </w:r>
    </w:p>
    <w:p w14:paraId="2E0F73E8" w14:textId="77777777" w:rsidR="00000000" w:rsidRDefault="007C71EE">
      <w:pPr>
        <w:pStyle w:val="a"/>
        <w:rPr>
          <w:rtl/>
        </w:rPr>
      </w:pPr>
    </w:p>
    <w:p w14:paraId="21DE6280" w14:textId="77777777" w:rsidR="00000000" w:rsidRDefault="007C71EE">
      <w:pPr>
        <w:pStyle w:val="a"/>
        <w:rPr>
          <w:rFonts w:hint="cs"/>
          <w:rtl/>
        </w:rPr>
      </w:pPr>
      <w:r>
        <w:rPr>
          <w:rFonts w:hint="cs"/>
          <w:rtl/>
        </w:rPr>
        <w:t>אחריו - חבר הכנסת אילן שלגי.</w:t>
      </w:r>
    </w:p>
    <w:p w14:paraId="6B758C75" w14:textId="77777777" w:rsidR="00000000" w:rsidRDefault="007C71EE">
      <w:pPr>
        <w:pStyle w:val="a"/>
        <w:rPr>
          <w:rFonts w:hint="cs"/>
          <w:rtl/>
        </w:rPr>
      </w:pPr>
    </w:p>
    <w:p w14:paraId="179A5B0B" w14:textId="77777777" w:rsidR="00000000" w:rsidRDefault="007C71EE">
      <w:pPr>
        <w:pStyle w:val="Speaker"/>
        <w:rPr>
          <w:rtl/>
        </w:rPr>
      </w:pPr>
      <w:bookmarkStart w:id="415" w:name="FS000000421T26_05_2003_20_32_26"/>
      <w:bookmarkEnd w:id="415"/>
    </w:p>
    <w:p w14:paraId="17A37643" w14:textId="77777777" w:rsidR="00000000" w:rsidRDefault="007C71EE">
      <w:pPr>
        <w:pStyle w:val="Speaker"/>
        <w:rPr>
          <w:rtl/>
        </w:rPr>
      </w:pPr>
      <w:r>
        <w:rPr>
          <w:rFonts w:hint="eastAsia"/>
          <w:rtl/>
        </w:rPr>
        <w:t>אליעזר</w:t>
      </w:r>
      <w:r>
        <w:rPr>
          <w:rtl/>
        </w:rPr>
        <w:t xml:space="preserve"> כהן (האיחוד הלאומי - ישראל ביתנו):</w:t>
      </w:r>
    </w:p>
    <w:p w14:paraId="74FCA3D4" w14:textId="77777777" w:rsidR="00000000" w:rsidRDefault="007C71EE">
      <w:pPr>
        <w:pStyle w:val="a"/>
        <w:rPr>
          <w:rFonts w:hint="cs"/>
          <w:rtl/>
        </w:rPr>
      </w:pPr>
    </w:p>
    <w:p w14:paraId="1B2604C3" w14:textId="77777777" w:rsidR="00000000" w:rsidRDefault="007C71EE">
      <w:pPr>
        <w:pStyle w:val="a"/>
        <w:rPr>
          <w:rFonts w:hint="cs"/>
          <w:rtl/>
        </w:rPr>
      </w:pPr>
      <w:r>
        <w:rPr>
          <w:rFonts w:hint="cs"/>
          <w:rtl/>
        </w:rPr>
        <w:t>אדוני היושב-ראש, חברי חברי הכנסת, אפתח בדברי בברכות לנציגים הדרוזים והצ'רקסים. אני מקב</w:t>
      </w:r>
      <w:r>
        <w:rPr>
          <w:rFonts w:hint="cs"/>
          <w:rtl/>
        </w:rPr>
        <w:t>ל את דברי קודמי. המפלגה שלנו קשורה אתם, מדברת אתם, חושבת עליהם. השר שלנו, השר ליברמן, לא אחת נתן להם מינויים וקידם אנשים שלהם. לא נעשה מספיק. אני מסכים אתך שלא נעשה מספיק וצריך לעשות יותר. אני מקווה שלא תצטרכו להתפטר לצורך השגת התקדמות הנושאים שלכם.</w:t>
      </w:r>
    </w:p>
    <w:p w14:paraId="1C91735A" w14:textId="77777777" w:rsidR="00000000" w:rsidRDefault="007C71EE">
      <w:pPr>
        <w:pStyle w:val="a"/>
        <w:rPr>
          <w:rFonts w:hint="cs"/>
          <w:rtl/>
        </w:rPr>
      </w:pPr>
    </w:p>
    <w:p w14:paraId="1302F440" w14:textId="77777777" w:rsidR="00000000" w:rsidRDefault="007C71EE">
      <w:pPr>
        <w:pStyle w:val="a"/>
        <w:rPr>
          <w:rFonts w:hint="cs"/>
          <w:rtl/>
        </w:rPr>
      </w:pPr>
      <w:r>
        <w:rPr>
          <w:rFonts w:hint="cs"/>
          <w:rtl/>
        </w:rPr>
        <w:t>לעניי</w:t>
      </w:r>
      <w:r>
        <w:rPr>
          <w:rFonts w:hint="cs"/>
          <w:rtl/>
        </w:rPr>
        <w:t>ן הנושא שעל סדר-היום, התוכנית הכלכלית - דיברו פה הרבה מאוד חברי כנסת, ועוד נדבר היום ומחר הרבה מאוד: הולכים להשקיע כאן הרבה שעות דיבור. במקום לפרוס תוכנית כלכלית שלמה אני רוצה לנגוע בנקודה אחת שאני הולך לטפל בה בשבועות הקרובים - מס ערך מוסף.</w:t>
      </w:r>
    </w:p>
    <w:p w14:paraId="736109B2" w14:textId="77777777" w:rsidR="00000000" w:rsidRDefault="007C71EE">
      <w:pPr>
        <w:pStyle w:val="a"/>
        <w:rPr>
          <w:rFonts w:hint="cs"/>
          <w:rtl/>
        </w:rPr>
      </w:pPr>
    </w:p>
    <w:p w14:paraId="6CBDF8AF" w14:textId="77777777" w:rsidR="00000000" w:rsidRDefault="007C71EE">
      <w:pPr>
        <w:pStyle w:val="a"/>
        <w:rPr>
          <w:rFonts w:hint="cs"/>
          <w:rtl/>
        </w:rPr>
      </w:pPr>
      <w:r>
        <w:rPr>
          <w:rFonts w:hint="cs"/>
          <w:rtl/>
        </w:rPr>
        <w:t>אלפי עצמאים ב</w:t>
      </w:r>
      <w:r>
        <w:rPr>
          <w:rFonts w:hint="cs"/>
          <w:rtl/>
        </w:rPr>
        <w:t xml:space="preserve">מדינה הזאת, אלה שלוקחים את האחריות של העסק שלהם על כתפיהם, משלמים מס ערך מוסף ביום שנתלשת החשבונית של העסקה שהם עשו, לא בזמן שהם מקבלים את הכסף. אני הולך להגיש חוק לתיקון מס ערך מוסף, שיביא לתשלום מס ערך מוסף רק לפי ההכנסה. חבות המע"מ של העצמאי תחול במועד </w:t>
      </w:r>
      <w:r>
        <w:rPr>
          <w:rFonts w:hint="cs"/>
          <w:rtl/>
        </w:rPr>
        <w:t>קבלת התשלום, ולא במועד הוצאת החשבונית. היום התשלומים מבוצעים, לפעמים חצי שנה אחרי תלישת החשבונית. כך העצמאי לווה כסף בבנק כדי לממן את המס. ארבעה או שישה חודשים חולפים עד שכספו מוחזר לו. המדינה מקבלת מהעצמאי את המס מההכנסה שעדיין לא היתה ולא תהיה לו לכמה חו</w:t>
      </w:r>
      <w:r>
        <w:rPr>
          <w:rFonts w:hint="cs"/>
          <w:rtl/>
        </w:rPr>
        <w:t>דשים. העצמאים משלמים ריבית חריגה על משיכות יתר כדי לממן את המס הזה.</w:t>
      </w:r>
    </w:p>
    <w:p w14:paraId="4EFA37B3" w14:textId="77777777" w:rsidR="00000000" w:rsidRDefault="007C71EE">
      <w:pPr>
        <w:pStyle w:val="a"/>
        <w:rPr>
          <w:rFonts w:hint="cs"/>
          <w:rtl/>
        </w:rPr>
      </w:pPr>
    </w:p>
    <w:p w14:paraId="7037BE0B" w14:textId="77777777" w:rsidR="00000000" w:rsidRDefault="007C71EE">
      <w:pPr>
        <w:pStyle w:val="a"/>
        <w:rPr>
          <w:rFonts w:hint="cs"/>
          <w:rtl/>
        </w:rPr>
      </w:pPr>
      <w:r>
        <w:rPr>
          <w:rFonts w:hint="cs"/>
          <w:rtl/>
        </w:rPr>
        <w:t>כך העצמאים, עשרות-אלפי עצמאים, מממנים את המדינה במס ערך מוסף. מכיוון שמדובר בעשרות-אלפי עצמאים, מדובר בהון עתק של מס, שהם לא צריכים לשלם והם משלמים. הם לא צריכים לשלם על מה שהם עדיין לא ה</w:t>
      </w:r>
      <w:r>
        <w:rPr>
          <w:rFonts w:hint="cs"/>
          <w:rtl/>
        </w:rPr>
        <w:t>רוויחו.</w:t>
      </w:r>
    </w:p>
    <w:p w14:paraId="25829B0B" w14:textId="77777777" w:rsidR="00000000" w:rsidRDefault="007C71EE">
      <w:pPr>
        <w:pStyle w:val="a"/>
        <w:rPr>
          <w:rFonts w:hint="cs"/>
          <w:rtl/>
        </w:rPr>
      </w:pPr>
    </w:p>
    <w:p w14:paraId="1E82AFF8" w14:textId="77777777" w:rsidR="00000000" w:rsidRDefault="007C71EE">
      <w:pPr>
        <w:pStyle w:val="a"/>
        <w:rPr>
          <w:rFonts w:hint="cs"/>
          <w:rtl/>
        </w:rPr>
      </w:pPr>
      <w:r>
        <w:rPr>
          <w:rFonts w:hint="cs"/>
          <w:rtl/>
        </w:rPr>
        <w:t>אומרים לי: שמע, קשה לחשב מס ערך מוסף. לפי מה? איך יעקבו אחרי זה? קשה לסדר דבר כזה. לפקידים של משרד האוצר יהיה קשה לעקוב אחרי זה. את מי זה מעניין? עצמאי שלא הרוויח, לא היתה לו הכנסה, מדוע הוא צריך לשלם מס ערך מוסף? הוא צריך לשלם מס ערך מוסף רק כשהו</w:t>
      </w:r>
      <w:r>
        <w:rPr>
          <w:rFonts w:hint="cs"/>
          <w:rtl/>
        </w:rPr>
        <w:t>א קיבל את כספו. יקראו לזה "מס ציפורית" או "מס צפצופית", ימצאו לזה איזה שם שימצאו לזה. רק כשבן-אדם מרוויח הוא צריך לשלם את המס, לא לפני זה.</w:t>
      </w:r>
    </w:p>
    <w:p w14:paraId="16A56EB3" w14:textId="77777777" w:rsidR="00000000" w:rsidRDefault="007C71EE">
      <w:pPr>
        <w:pStyle w:val="a"/>
        <w:rPr>
          <w:rFonts w:hint="cs"/>
          <w:rtl/>
        </w:rPr>
      </w:pPr>
    </w:p>
    <w:p w14:paraId="639485F1" w14:textId="77777777" w:rsidR="00000000" w:rsidRDefault="007C71EE">
      <w:pPr>
        <w:pStyle w:val="a"/>
        <w:rPr>
          <w:rFonts w:hint="cs"/>
          <w:rtl/>
        </w:rPr>
      </w:pPr>
      <w:r>
        <w:rPr>
          <w:rFonts w:hint="cs"/>
          <w:rtl/>
        </w:rPr>
        <w:t>אני עובר לנושא אחר שנמצא בכותרות של הימים האלה. שר המשפטים, אדוני עורך-הדין שלגי, ונשיא בית-המשפט העליון משתלחים בנו</w:t>
      </w:r>
      <w:r>
        <w:rPr>
          <w:rFonts w:hint="cs"/>
          <w:rtl/>
        </w:rPr>
        <w:t>, בחברי הכנסת, בימים האחרונים. הם יורים חופשי, שולפים חופשי. אנחנו, חברי הכנסת, מתנהגים לא בסדר באי-הסרת חסינותה של חברת הכנסת נעמי בלומנטל - כבר זורקים מלים: נותנים לעצמם אופציה לשוחד של עצמם. כל מיני משפטים איומים שאומרים על חברי הכנסת. ומי אומר את זה? ל</w:t>
      </w:r>
      <w:r>
        <w:rPr>
          <w:rFonts w:hint="cs"/>
          <w:rtl/>
        </w:rPr>
        <w:t>א ארחי-פרחי ברחוב. אומר את זה שר המשפטים של מדינת ישראל.</w:t>
      </w:r>
    </w:p>
    <w:p w14:paraId="53E3623D" w14:textId="77777777" w:rsidR="00000000" w:rsidRDefault="007C71EE">
      <w:pPr>
        <w:pStyle w:val="a"/>
        <w:rPr>
          <w:rFonts w:hint="cs"/>
          <w:rtl/>
        </w:rPr>
      </w:pPr>
    </w:p>
    <w:p w14:paraId="553CA962" w14:textId="77777777" w:rsidR="00000000" w:rsidRDefault="007C71EE">
      <w:pPr>
        <w:pStyle w:val="ac"/>
        <w:rPr>
          <w:rtl/>
        </w:rPr>
      </w:pPr>
      <w:r>
        <w:rPr>
          <w:rFonts w:hint="eastAsia"/>
          <w:rtl/>
        </w:rPr>
        <w:t>אילן</w:t>
      </w:r>
      <w:r>
        <w:rPr>
          <w:rtl/>
        </w:rPr>
        <w:t xml:space="preserve"> שלגי (שינוי):</w:t>
      </w:r>
    </w:p>
    <w:p w14:paraId="133AEBAC" w14:textId="77777777" w:rsidR="00000000" w:rsidRDefault="007C71EE">
      <w:pPr>
        <w:pStyle w:val="a"/>
        <w:rPr>
          <w:rFonts w:hint="cs"/>
          <w:rtl/>
        </w:rPr>
      </w:pPr>
    </w:p>
    <w:p w14:paraId="566FDB82" w14:textId="77777777" w:rsidR="00000000" w:rsidRDefault="007C71EE">
      <w:pPr>
        <w:pStyle w:val="a"/>
        <w:rPr>
          <w:rFonts w:hint="cs"/>
          <w:rtl/>
        </w:rPr>
      </w:pPr>
      <w:r>
        <w:rPr>
          <w:rFonts w:hint="cs"/>
          <w:rtl/>
        </w:rPr>
        <w:t>הוא יודע מה שהוא אומר.</w:t>
      </w:r>
    </w:p>
    <w:p w14:paraId="1C44E2A5" w14:textId="77777777" w:rsidR="00000000" w:rsidRDefault="007C71EE">
      <w:pPr>
        <w:pStyle w:val="a"/>
        <w:rPr>
          <w:rFonts w:hint="cs"/>
          <w:rtl/>
        </w:rPr>
      </w:pPr>
    </w:p>
    <w:p w14:paraId="19B7944F" w14:textId="77777777" w:rsidR="00000000" w:rsidRDefault="007C71EE">
      <w:pPr>
        <w:pStyle w:val="SpeakerCon"/>
        <w:rPr>
          <w:rtl/>
        </w:rPr>
      </w:pPr>
      <w:bookmarkStart w:id="416" w:name="FS000000421T26_05_2003_20_53_47C"/>
      <w:bookmarkEnd w:id="416"/>
      <w:r>
        <w:rPr>
          <w:rtl/>
        </w:rPr>
        <w:t>אליעזר כהן (האיחוד הלאומי - ישראל ביתנו):</w:t>
      </w:r>
    </w:p>
    <w:p w14:paraId="32C14F4D" w14:textId="77777777" w:rsidR="00000000" w:rsidRDefault="007C71EE">
      <w:pPr>
        <w:pStyle w:val="a"/>
        <w:rPr>
          <w:rtl/>
        </w:rPr>
      </w:pPr>
    </w:p>
    <w:p w14:paraId="3D0C0415" w14:textId="77777777" w:rsidR="00000000" w:rsidRDefault="007C71EE">
      <w:pPr>
        <w:pStyle w:val="a"/>
        <w:rPr>
          <w:rFonts w:hint="cs"/>
          <w:rtl/>
        </w:rPr>
      </w:pPr>
      <w:r>
        <w:rPr>
          <w:rFonts w:hint="cs"/>
          <w:rtl/>
        </w:rPr>
        <w:t>הוא יודע מה שהוא אומר? במקום נעמי בלומנטל הייתי תובע אותו על המשפטים האלה. אני מודיע לך.</w:t>
      </w:r>
    </w:p>
    <w:p w14:paraId="11055B92" w14:textId="77777777" w:rsidR="00000000" w:rsidRDefault="007C71EE">
      <w:pPr>
        <w:pStyle w:val="a"/>
        <w:rPr>
          <w:rFonts w:hint="cs"/>
          <w:rtl/>
        </w:rPr>
      </w:pPr>
    </w:p>
    <w:p w14:paraId="15969D86" w14:textId="77777777" w:rsidR="00000000" w:rsidRDefault="007C71EE">
      <w:pPr>
        <w:pStyle w:val="ac"/>
        <w:rPr>
          <w:rtl/>
        </w:rPr>
      </w:pPr>
      <w:bookmarkStart w:id="417" w:name="FS000000421T26_05_2003_20_54_12C"/>
      <w:bookmarkEnd w:id="417"/>
      <w:r>
        <w:rPr>
          <w:rtl/>
        </w:rPr>
        <w:t>אילן שלגי (שינוי):</w:t>
      </w:r>
    </w:p>
    <w:p w14:paraId="4E25DAF8" w14:textId="77777777" w:rsidR="00000000" w:rsidRDefault="007C71EE">
      <w:pPr>
        <w:pStyle w:val="a"/>
        <w:rPr>
          <w:rtl/>
        </w:rPr>
      </w:pPr>
    </w:p>
    <w:p w14:paraId="1D4E4C44" w14:textId="77777777" w:rsidR="00000000" w:rsidRDefault="007C71EE">
      <w:pPr>
        <w:pStyle w:val="a"/>
        <w:rPr>
          <w:rFonts w:hint="cs"/>
          <w:rtl/>
        </w:rPr>
      </w:pPr>
      <w:r>
        <w:rPr>
          <w:rFonts w:hint="cs"/>
          <w:rtl/>
        </w:rPr>
        <w:t>י</w:t>
      </w:r>
      <w:r>
        <w:rPr>
          <w:rFonts w:hint="cs"/>
          <w:rtl/>
        </w:rPr>
        <w:t>ש אפשרות כזאת.</w:t>
      </w:r>
    </w:p>
    <w:p w14:paraId="5FD07CF5" w14:textId="77777777" w:rsidR="00000000" w:rsidRDefault="007C71EE">
      <w:pPr>
        <w:pStyle w:val="a"/>
        <w:rPr>
          <w:rFonts w:hint="cs"/>
          <w:rtl/>
        </w:rPr>
      </w:pPr>
    </w:p>
    <w:p w14:paraId="5C569BF1" w14:textId="77777777" w:rsidR="00000000" w:rsidRDefault="007C71EE">
      <w:pPr>
        <w:pStyle w:val="SpeakerCon"/>
        <w:rPr>
          <w:rtl/>
        </w:rPr>
      </w:pPr>
      <w:bookmarkStart w:id="418" w:name="FS000000421T26_05_2003_20_54_23C"/>
      <w:bookmarkEnd w:id="418"/>
      <w:r>
        <w:rPr>
          <w:rtl/>
        </w:rPr>
        <w:t>אליעזר כהן (האיחוד הלאומי - ישראל ביתנו):</w:t>
      </w:r>
    </w:p>
    <w:p w14:paraId="01A95DB2" w14:textId="77777777" w:rsidR="00000000" w:rsidRDefault="007C71EE">
      <w:pPr>
        <w:pStyle w:val="a"/>
        <w:rPr>
          <w:rtl/>
        </w:rPr>
      </w:pPr>
    </w:p>
    <w:p w14:paraId="597C33C7" w14:textId="77777777" w:rsidR="00000000" w:rsidRDefault="007C71EE">
      <w:pPr>
        <w:pStyle w:val="a"/>
        <w:rPr>
          <w:rFonts w:hint="cs"/>
          <w:rtl/>
        </w:rPr>
      </w:pPr>
      <w:r>
        <w:rPr>
          <w:rFonts w:hint="cs"/>
          <w:rtl/>
        </w:rPr>
        <w:t>עוד לא הוכיחו שום דבר על חברת הכנסת בלומנטל.</w:t>
      </w:r>
    </w:p>
    <w:p w14:paraId="0CDB4964" w14:textId="77777777" w:rsidR="00000000" w:rsidRDefault="007C71EE">
      <w:pPr>
        <w:pStyle w:val="a"/>
        <w:rPr>
          <w:rFonts w:hint="cs"/>
          <w:rtl/>
        </w:rPr>
      </w:pPr>
    </w:p>
    <w:p w14:paraId="539B3614" w14:textId="77777777" w:rsidR="00000000" w:rsidRDefault="007C71EE">
      <w:pPr>
        <w:pStyle w:val="ac"/>
        <w:rPr>
          <w:rtl/>
        </w:rPr>
      </w:pPr>
      <w:r>
        <w:rPr>
          <w:rFonts w:hint="eastAsia"/>
          <w:rtl/>
        </w:rPr>
        <w:t>אילן</w:t>
      </w:r>
      <w:r>
        <w:rPr>
          <w:rtl/>
        </w:rPr>
        <w:t xml:space="preserve"> שלגי (שינוי):</w:t>
      </w:r>
    </w:p>
    <w:p w14:paraId="04767250" w14:textId="77777777" w:rsidR="00000000" w:rsidRDefault="007C71EE">
      <w:pPr>
        <w:pStyle w:val="a"/>
        <w:rPr>
          <w:rFonts w:hint="cs"/>
          <w:rtl/>
        </w:rPr>
      </w:pPr>
    </w:p>
    <w:p w14:paraId="4F0C20C2" w14:textId="77777777" w:rsidR="00000000" w:rsidRDefault="007C71EE">
      <w:pPr>
        <w:pStyle w:val="a"/>
        <w:rPr>
          <w:rFonts w:hint="cs"/>
          <w:rtl/>
        </w:rPr>
      </w:pPr>
      <w:r>
        <w:rPr>
          <w:rFonts w:hint="cs"/>
          <w:rtl/>
        </w:rPr>
        <w:t>אם היית משפטן, היית יודע שיש אפשרות כזאת.</w:t>
      </w:r>
    </w:p>
    <w:p w14:paraId="1F518713" w14:textId="77777777" w:rsidR="00000000" w:rsidRDefault="007C71EE">
      <w:pPr>
        <w:pStyle w:val="a"/>
        <w:rPr>
          <w:rFonts w:hint="cs"/>
          <w:rtl/>
        </w:rPr>
      </w:pPr>
    </w:p>
    <w:p w14:paraId="15B79A27" w14:textId="77777777" w:rsidR="00000000" w:rsidRDefault="007C71EE">
      <w:pPr>
        <w:pStyle w:val="SpeakerCon"/>
        <w:rPr>
          <w:rtl/>
        </w:rPr>
      </w:pPr>
      <w:bookmarkStart w:id="419" w:name="FS000000421T26_05_2003_20_54_57C"/>
      <w:bookmarkEnd w:id="419"/>
      <w:r>
        <w:rPr>
          <w:rtl/>
        </w:rPr>
        <w:t>אליעזר כהן (האיחוד הלאומי - ישראל ביתנו):</w:t>
      </w:r>
    </w:p>
    <w:p w14:paraId="3FA19120" w14:textId="77777777" w:rsidR="00000000" w:rsidRDefault="007C71EE">
      <w:pPr>
        <w:pStyle w:val="a"/>
        <w:rPr>
          <w:rtl/>
        </w:rPr>
      </w:pPr>
    </w:p>
    <w:p w14:paraId="344952FD" w14:textId="77777777" w:rsidR="00000000" w:rsidRDefault="007C71EE">
      <w:pPr>
        <w:pStyle w:val="a"/>
        <w:rPr>
          <w:rFonts w:hint="cs"/>
          <w:rtl/>
        </w:rPr>
      </w:pPr>
      <w:r>
        <w:rPr>
          <w:rFonts w:hint="cs"/>
          <w:rtl/>
        </w:rPr>
        <w:t>תגן עליו. תגן עליו.</w:t>
      </w:r>
    </w:p>
    <w:p w14:paraId="7C018FFE" w14:textId="77777777" w:rsidR="00000000" w:rsidRDefault="007C71EE">
      <w:pPr>
        <w:pStyle w:val="a"/>
        <w:rPr>
          <w:rFonts w:hint="cs"/>
          <w:rtl/>
        </w:rPr>
      </w:pPr>
    </w:p>
    <w:p w14:paraId="62FE0C8A" w14:textId="77777777" w:rsidR="00000000" w:rsidRDefault="007C71EE">
      <w:pPr>
        <w:pStyle w:val="ac"/>
        <w:rPr>
          <w:rtl/>
        </w:rPr>
      </w:pPr>
      <w:r>
        <w:rPr>
          <w:rFonts w:hint="eastAsia"/>
          <w:rtl/>
        </w:rPr>
        <w:t>אילן</w:t>
      </w:r>
      <w:r>
        <w:rPr>
          <w:rtl/>
        </w:rPr>
        <w:t xml:space="preserve"> שלגי (שינוי):</w:t>
      </w:r>
    </w:p>
    <w:p w14:paraId="47340158" w14:textId="77777777" w:rsidR="00000000" w:rsidRDefault="007C71EE">
      <w:pPr>
        <w:pStyle w:val="a"/>
        <w:rPr>
          <w:rFonts w:hint="cs"/>
          <w:rtl/>
        </w:rPr>
      </w:pPr>
    </w:p>
    <w:p w14:paraId="3124666F" w14:textId="77777777" w:rsidR="00000000" w:rsidRDefault="007C71EE">
      <w:pPr>
        <w:pStyle w:val="a"/>
        <w:rPr>
          <w:rFonts w:hint="cs"/>
          <w:rtl/>
        </w:rPr>
      </w:pPr>
      <w:r>
        <w:rPr>
          <w:rFonts w:hint="cs"/>
          <w:rtl/>
        </w:rPr>
        <w:t xml:space="preserve">אני </w:t>
      </w:r>
      <w:r>
        <w:rPr>
          <w:rFonts w:hint="cs"/>
          <w:rtl/>
        </w:rPr>
        <w:t>מגן.</w:t>
      </w:r>
    </w:p>
    <w:p w14:paraId="5C7A8584" w14:textId="77777777" w:rsidR="00000000" w:rsidRDefault="007C71EE">
      <w:pPr>
        <w:pStyle w:val="a"/>
        <w:rPr>
          <w:rFonts w:hint="cs"/>
          <w:rtl/>
        </w:rPr>
      </w:pPr>
    </w:p>
    <w:p w14:paraId="636106F2" w14:textId="77777777" w:rsidR="00000000" w:rsidRDefault="007C71EE">
      <w:pPr>
        <w:pStyle w:val="SpeakerCon"/>
        <w:rPr>
          <w:rtl/>
        </w:rPr>
      </w:pPr>
      <w:bookmarkStart w:id="420" w:name="FS000000421T26_05_2003_20_55_08C"/>
      <w:bookmarkEnd w:id="420"/>
      <w:r>
        <w:rPr>
          <w:rtl/>
        </w:rPr>
        <w:t>אליעזר כהן (האיחוד הלאומי - ישראל ביתנו):</w:t>
      </w:r>
    </w:p>
    <w:p w14:paraId="1C5464A2" w14:textId="77777777" w:rsidR="00000000" w:rsidRDefault="007C71EE">
      <w:pPr>
        <w:pStyle w:val="a"/>
        <w:rPr>
          <w:rtl/>
        </w:rPr>
      </w:pPr>
    </w:p>
    <w:p w14:paraId="6CA551D9" w14:textId="77777777" w:rsidR="00000000" w:rsidRDefault="007C71EE">
      <w:pPr>
        <w:pStyle w:val="a"/>
        <w:rPr>
          <w:rFonts w:hint="cs"/>
          <w:rtl/>
        </w:rPr>
      </w:pPr>
      <w:r>
        <w:rPr>
          <w:rFonts w:hint="cs"/>
          <w:rtl/>
        </w:rPr>
        <w:t>אני יודע. תגן עליו. הוא מהמפלגה שלך. אתם תוקפים אותה כאילו אתם לא באותה קואליציה. אבל לא באתי לכאן לדבר על נעמי בלומנטל, באתי לכאן לדבר על השתלחותו של שר המשפטים והשתלחותו של נשיא בית-המשפט העליון בכנסת.</w:t>
      </w:r>
    </w:p>
    <w:p w14:paraId="1D41D81D" w14:textId="77777777" w:rsidR="00000000" w:rsidRDefault="007C71EE">
      <w:pPr>
        <w:pStyle w:val="a"/>
        <w:rPr>
          <w:rFonts w:hint="cs"/>
          <w:rtl/>
        </w:rPr>
      </w:pPr>
    </w:p>
    <w:p w14:paraId="020C81C4" w14:textId="77777777" w:rsidR="00000000" w:rsidRDefault="007C71EE">
      <w:pPr>
        <w:pStyle w:val="a"/>
        <w:rPr>
          <w:rFonts w:hint="cs"/>
          <w:rtl/>
        </w:rPr>
      </w:pPr>
      <w:r>
        <w:rPr>
          <w:rFonts w:hint="cs"/>
          <w:rtl/>
        </w:rPr>
        <w:t>אנ</w:t>
      </w:r>
      <w:r>
        <w:rPr>
          <w:rFonts w:hint="cs"/>
          <w:rtl/>
        </w:rPr>
        <w:t>חנו הזרוע המחוקקת, אנחנו נבחרי העם, ולא הם. הם קיבלו מינוי. מינוי מיוחס, כמובן, מועדון של אליטיסטים.</w:t>
      </w:r>
    </w:p>
    <w:p w14:paraId="34DAFCA4" w14:textId="77777777" w:rsidR="00000000" w:rsidRDefault="007C71EE">
      <w:pPr>
        <w:pStyle w:val="a"/>
        <w:rPr>
          <w:rFonts w:hint="cs"/>
          <w:rtl/>
        </w:rPr>
      </w:pPr>
    </w:p>
    <w:p w14:paraId="501B0183" w14:textId="77777777" w:rsidR="00000000" w:rsidRDefault="007C71EE">
      <w:pPr>
        <w:pStyle w:val="ac"/>
        <w:rPr>
          <w:rtl/>
        </w:rPr>
      </w:pPr>
      <w:r>
        <w:rPr>
          <w:rFonts w:hint="eastAsia"/>
          <w:rtl/>
        </w:rPr>
        <w:t>אילן</w:t>
      </w:r>
      <w:r>
        <w:rPr>
          <w:rtl/>
        </w:rPr>
        <w:t xml:space="preserve"> שלגי (שינוי):</w:t>
      </w:r>
    </w:p>
    <w:p w14:paraId="3715D894" w14:textId="77777777" w:rsidR="00000000" w:rsidRDefault="007C71EE">
      <w:pPr>
        <w:pStyle w:val="a"/>
        <w:rPr>
          <w:rFonts w:hint="cs"/>
          <w:rtl/>
        </w:rPr>
      </w:pPr>
    </w:p>
    <w:p w14:paraId="5C22855F" w14:textId="77777777" w:rsidR="00000000" w:rsidRDefault="007C71EE">
      <w:pPr>
        <w:pStyle w:val="a"/>
        <w:rPr>
          <w:rFonts w:hint="cs"/>
          <w:rtl/>
        </w:rPr>
      </w:pPr>
      <w:r>
        <w:rPr>
          <w:rFonts w:hint="cs"/>
          <w:rtl/>
        </w:rPr>
        <w:t>אתה לא מבין מה שאתה מדבר.</w:t>
      </w:r>
    </w:p>
    <w:p w14:paraId="33638506" w14:textId="77777777" w:rsidR="00000000" w:rsidRDefault="007C71EE">
      <w:pPr>
        <w:pStyle w:val="a"/>
        <w:rPr>
          <w:rFonts w:hint="cs"/>
          <w:rtl/>
        </w:rPr>
      </w:pPr>
    </w:p>
    <w:p w14:paraId="0BF30628" w14:textId="77777777" w:rsidR="00000000" w:rsidRDefault="007C71EE">
      <w:pPr>
        <w:pStyle w:val="SpeakerCon"/>
        <w:rPr>
          <w:rtl/>
        </w:rPr>
      </w:pPr>
      <w:bookmarkStart w:id="421" w:name="FS000000421T26_05_2003_20_56_28C"/>
      <w:bookmarkEnd w:id="421"/>
      <w:r>
        <w:rPr>
          <w:rtl/>
        </w:rPr>
        <w:t>אליעזר כהן (האיחוד הלאומי - ישראל ביתנו):</w:t>
      </w:r>
    </w:p>
    <w:p w14:paraId="053FF13F" w14:textId="77777777" w:rsidR="00000000" w:rsidRDefault="007C71EE">
      <w:pPr>
        <w:pStyle w:val="a"/>
        <w:rPr>
          <w:rtl/>
        </w:rPr>
      </w:pPr>
    </w:p>
    <w:p w14:paraId="0116A0A8" w14:textId="77777777" w:rsidR="00000000" w:rsidRDefault="007C71EE">
      <w:pPr>
        <w:pStyle w:val="a"/>
        <w:rPr>
          <w:rFonts w:hint="cs"/>
          <w:rtl/>
        </w:rPr>
      </w:pPr>
      <w:r>
        <w:rPr>
          <w:rFonts w:hint="cs"/>
          <w:rtl/>
        </w:rPr>
        <w:t>מועדון של אליטיסטים ליברלים, נאורים. אנחנו רק נבחרנו על-ידי העם.</w:t>
      </w:r>
      <w:r>
        <w:rPr>
          <w:rFonts w:hint="cs"/>
          <w:rtl/>
        </w:rPr>
        <w:t xml:space="preserve"> אנחנו נציגי העם פה בכנסת. הם קוראים לנו פוליטיקאים. הם אומרים את המלה פוליטיקאי, אז הם מלכלכים אותנו. הם נאורים. הם מועדון שבוחר את עצמו. הם חבר שמביא חבר. השופטים בוחרים את עצמם לבית-המשפט העליון. איזה מין דמוקרטיה זו? בית-משפט צריך לקחת חוק מאתנו, מהכנס</w:t>
      </w:r>
      <w:r>
        <w:rPr>
          <w:rFonts w:hint="cs"/>
          <w:rtl/>
        </w:rPr>
        <w:t xml:space="preserve">ת - כך זה בכל העם - ולשפוט לפיו. אך ורק לשפוט. </w:t>
      </w:r>
    </w:p>
    <w:p w14:paraId="5C1E0B4C" w14:textId="77777777" w:rsidR="00000000" w:rsidRDefault="007C71EE">
      <w:pPr>
        <w:pStyle w:val="a"/>
        <w:ind w:firstLine="0"/>
        <w:rPr>
          <w:rFonts w:hint="cs"/>
          <w:rtl/>
        </w:rPr>
      </w:pPr>
    </w:p>
    <w:p w14:paraId="07A43A48" w14:textId="77777777" w:rsidR="00000000" w:rsidRDefault="007C71EE">
      <w:pPr>
        <w:pStyle w:val="a"/>
        <w:ind w:firstLine="0"/>
        <w:rPr>
          <w:rFonts w:hint="cs"/>
          <w:rtl/>
        </w:rPr>
      </w:pPr>
      <w:r>
        <w:rPr>
          <w:rFonts w:hint="cs"/>
          <w:rtl/>
        </w:rPr>
        <w:tab/>
        <w:t>מה אומר נשיא בית-המשפט העליון למשפטנים אתמול והיום? הוא אומר שהוא רוצה שאנחנו פה בכנסת - הוא חושב שהוא מדבר אל ילדים קטנים, תינוקות של בית-רבן - נסמיך את בית-המשפט העליון, אומנם בישיבה מיוחדת עם כמה שופטים,</w:t>
      </w:r>
      <w:r>
        <w:rPr>
          <w:rFonts w:hint="cs"/>
          <w:rtl/>
        </w:rPr>
        <w:t xml:space="preserve"> לבטל חוקים שלנו. ואיפה הפרדת הרשויות, אדוני העורך-דין? אם מערכת המשפט תוכל לבטל את החוקים של הכנסת, איפה הפרדת הרשויות, איפה הדמוקרטיה?</w:t>
      </w:r>
    </w:p>
    <w:p w14:paraId="425C88AA" w14:textId="77777777" w:rsidR="00000000" w:rsidRDefault="007C71EE">
      <w:pPr>
        <w:pStyle w:val="a"/>
        <w:ind w:firstLine="0"/>
        <w:rPr>
          <w:rFonts w:hint="cs"/>
          <w:rtl/>
        </w:rPr>
      </w:pPr>
    </w:p>
    <w:p w14:paraId="72F3B78C" w14:textId="77777777" w:rsidR="00000000" w:rsidRDefault="007C71EE">
      <w:pPr>
        <w:pStyle w:val="ac"/>
        <w:rPr>
          <w:rtl/>
        </w:rPr>
      </w:pPr>
      <w:r>
        <w:rPr>
          <w:rFonts w:hint="eastAsia"/>
          <w:rtl/>
        </w:rPr>
        <w:t>אילן</w:t>
      </w:r>
      <w:r>
        <w:rPr>
          <w:rtl/>
        </w:rPr>
        <w:t xml:space="preserve"> שלגי (שינוי):</w:t>
      </w:r>
    </w:p>
    <w:p w14:paraId="0AD5753E" w14:textId="77777777" w:rsidR="00000000" w:rsidRDefault="007C71EE">
      <w:pPr>
        <w:pStyle w:val="a"/>
        <w:rPr>
          <w:rFonts w:hint="cs"/>
          <w:rtl/>
        </w:rPr>
      </w:pPr>
    </w:p>
    <w:p w14:paraId="39FF76E8" w14:textId="77777777" w:rsidR="00000000" w:rsidRDefault="007C71EE">
      <w:pPr>
        <w:pStyle w:val="a"/>
        <w:rPr>
          <w:rFonts w:hint="cs"/>
          <w:rtl/>
        </w:rPr>
      </w:pPr>
      <w:r>
        <w:rPr>
          <w:rFonts w:hint="cs"/>
          <w:rtl/>
        </w:rPr>
        <w:t>אתה רוצה שאני אלמד אותך? נשב במזנון, אני אלמד אותך.</w:t>
      </w:r>
    </w:p>
    <w:p w14:paraId="188182A4" w14:textId="77777777" w:rsidR="00000000" w:rsidRDefault="007C71EE">
      <w:pPr>
        <w:pStyle w:val="a"/>
        <w:rPr>
          <w:rFonts w:hint="cs"/>
          <w:rtl/>
        </w:rPr>
      </w:pPr>
    </w:p>
    <w:p w14:paraId="3B7D97AF" w14:textId="77777777" w:rsidR="00000000" w:rsidRDefault="007C71EE">
      <w:pPr>
        <w:pStyle w:val="SpeakerCon"/>
        <w:rPr>
          <w:rtl/>
        </w:rPr>
      </w:pPr>
      <w:bookmarkStart w:id="422" w:name="FS000000421T26_05_2003_20_59_23C"/>
      <w:bookmarkEnd w:id="422"/>
      <w:r>
        <w:rPr>
          <w:rtl/>
        </w:rPr>
        <w:t>אליעזר כהן (האיחוד הלאומי - ישראל ביתנו):</w:t>
      </w:r>
    </w:p>
    <w:p w14:paraId="5C30E0B3" w14:textId="77777777" w:rsidR="00000000" w:rsidRDefault="007C71EE">
      <w:pPr>
        <w:pStyle w:val="a"/>
        <w:rPr>
          <w:rtl/>
        </w:rPr>
      </w:pPr>
    </w:p>
    <w:p w14:paraId="5A2921D8" w14:textId="77777777" w:rsidR="00000000" w:rsidRDefault="007C71EE">
      <w:pPr>
        <w:pStyle w:val="a"/>
        <w:rPr>
          <w:rFonts w:hint="cs"/>
          <w:rtl/>
        </w:rPr>
      </w:pPr>
      <w:r>
        <w:rPr>
          <w:rFonts w:hint="cs"/>
          <w:rtl/>
        </w:rPr>
        <w:t>את</w:t>
      </w:r>
      <w:r>
        <w:rPr>
          <w:rFonts w:hint="cs"/>
          <w:rtl/>
        </w:rPr>
        <w:t>ה תלמד אותי? אני יכול ללמד אותך ועוד מאה כמוך. אני עוסק בזה 20 שנה. אין נושא שאני לא מבין בעניין הזה.</w:t>
      </w:r>
    </w:p>
    <w:p w14:paraId="77044E1B" w14:textId="77777777" w:rsidR="00000000" w:rsidRDefault="007C71EE">
      <w:pPr>
        <w:pStyle w:val="a"/>
        <w:rPr>
          <w:rFonts w:hint="cs"/>
          <w:rtl/>
        </w:rPr>
      </w:pPr>
    </w:p>
    <w:p w14:paraId="7B355E90" w14:textId="77777777" w:rsidR="00000000" w:rsidRDefault="007C71EE">
      <w:pPr>
        <w:pStyle w:val="ac"/>
        <w:rPr>
          <w:rtl/>
        </w:rPr>
      </w:pPr>
      <w:r>
        <w:rPr>
          <w:rFonts w:hint="eastAsia"/>
          <w:rtl/>
        </w:rPr>
        <w:t>אילן</w:t>
      </w:r>
      <w:r>
        <w:rPr>
          <w:rtl/>
        </w:rPr>
        <w:t xml:space="preserve"> שלגי (שינוי):</w:t>
      </w:r>
    </w:p>
    <w:p w14:paraId="4979A4C9" w14:textId="77777777" w:rsidR="00000000" w:rsidRDefault="007C71EE">
      <w:pPr>
        <w:pStyle w:val="a"/>
        <w:rPr>
          <w:rFonts w:hint="cs"/>
          <w:rtl/>
        </w:rPr>
      </w:pPr>
    </w:p>
    <w:p w14:paraId="5AB39134" w14:textId="77777777" w:rsidR="00000000" w:rsidRDefault="007C71EE">
      <w:pPr>
        <w:pStyle w:val="a"/>
        <w:rPr>
          <w:rFonts w:hint="cs"/>
          <w:rtl/>
        </w:rPr>
      </w:pPr>
      <w:r>
        <w:rPr>
          <w:rFonts w:hint="cs"/>
          <w:rtl/>
        </w:rPr>
        <w:t>בפוליטיקה, לא במשפט.</w:t>
      </w:r>
    </w:p>
    <w:p w14:paraId="35D65E18" w14:textId="77777777" w:rsidR="00000000" w:rsidRDefault="007C71EE">
      <w:pPr>
        <w:pStyle w:val="a"/>
        <w:rPr>
          <w:rFonts w:hint="cs"/>
          <w:rtl/>
        </w:rPr>
      </w:pPr>
    </w:p>
    <w:p w14:paraId="7BE48F43" w14:textId="77777777" w:rsidR="00000000" w:rsidRDefault="007C71EE">
      <w:pPr>
        <w:pStyle w:val="SpeakerCon"/>
        <w:rPr>
          <w:rtl/>
        </w:rPr>
      </w:pPr>
      <w:bookmarkStart w:id="423" w:name="FS000000421T26_05_2003_21_00_03C"/>
      <w:bookmarkEnd w:id="423"/>
      <w:r>
        <w:rPr>
          <w:rtl/>
        </w:rPr>
        <w:t>אליעזר כהן (האיחוד הלאומי - ישראל ביתנו):</w:t>
      </w:r>
    </w:p>
    <w:p w14:paraId="0A5907A9" w14:textId="77777777" w:rsidR="00000000" w:rsidRDefault="007C71EE">
      <w:pPr>
        <w:pStyle w:val="a"/>
        <w:rPr>
          <w:rtl/>
        </w:rPr>
      </w:pPr>
    </w:p>
    <w:p w14:paraId="14879DDD" w14:textId="77777777" w:rsidR="00000000" w:rsidRDefault="007C71EE">
      <w:pPr>
        <w:pStyle w:val="a"/>
        <w:rPr>
          <w:rFonts w:hint="cs"/>
          <w:rtl/>
        </w:rPr>
      </w:pPr>
      <w:r>
        <w:rPr>
          <w:rFonts w:hint="cs"/>
          <w:rtl/>
        </w:rPr>
        <w:t>אתם אומנם נאורים, אבל לא כמו שאתם חושבים את עצמכם.</w:t>
      </w:r>
    </w:p>
    <w:p w14:paraId="31BFD4FE" w14:textId="77777777" w:rsidR="00000000" w:rsidRDefault="007C71EE">
      <w:pPr>
        <w:pStyle w:val="a"/>
        <w:rPr>
          <w:rFonts w:hint="cs"/>
          <w:rtl/>
        </w:rPr>
      </w:pPr>
    </w:p>
    <w:p w14:paraId="275AE679" w14:textId="77777777" w:rsidR="00000000" w:rsidRDefault="007C71EE">
      <w:pPr>
        <w:pStyle w:val="a"/>
        <w:rPr>
          <w:rFonts w:hint="cs"/>
          <w:rtl/>
        </w:rPr>
      </w:pPr>
      <w:r>
        <w:rPr>
          <w:rFonts w:hint="cs"/>
          <w:rtl/>
        </w:rPr>
        <w:t>אדוני, במדינת יש</w:t>
      </w:r>
      <w:r>
        <w:rPr>
          <w:rFonts w:hint="cs"/>
          <w:rtl/>
        </w:rPr>
        <w:t>ראל 55 שנה אין חוקה.</w:t>
      </w:r>
    </w:p>
    <w:p w14:paraId="65486D65" w14:textId="77777777" w:rsidR="00000000" w:rsidRDefault="007C71EE">
      <w:pPr>
        <w:pStyle w:val="a"/>
        <w:rPr>
          <w:rFonts w:hint="cs"/>
          <w:rtl/>
        </w:rPr>
      </w:pPr>
    </w:p>
    <w:p w14:paraId="2699B9CC" w14:textId="77777777" w:rsidR="00000000" w:rsidRDefault="007C71EE">
      <w:pPr>
        <w:pStyle w:val="ac"/>
        <w:rPr>
          <w:rtl/>
        </w:rPr>
      </w:pPr>
      <w:r>
        <w:rPr>
          <w:rFonts w:hint="eastAsia"/>
          <w:rtl/>
        </w:rPr>
        <w:t>אילן</w:t>
      </w:r>
      <w:r>
        <w:rPr>
          <w:rtl/>
        </w:rPr>
        <w:t xml:space="preserve"> שלגי (שינוי):</w:t>
      </w:r>
    </w:p>
    <w:p w14:paraId="7279957B" w14:textId="77777777" w:rsidR="00000000" w:rsidRDefault="007C71EE">
      <w:pPr>
        <w:pStyle w:val="a"/>
        <w:rPr>
          <w:rFonts w:hint="cs"/>
          <w:rtl/>
        </w:rPr>
      </w:pPr>
    </w:p>
    <w:p w14:paraId="3D688FBD" w14:textId="77777777" w:rsidR="00000000" w:rsidRDefault="007C71EE">
      <w:pPr>
        <w:pStyle w:val="a"/>
        <w:rPr>
          <w:rFonts w:hint="cs"/>
          <w:rtl/>
        </w:rPr>
      </w:pPr>
      <w:r>
        <w:rPr>
          <w:rFonts w:hint="cs"/>
          <w:rtl/>
        </w:rPr>
        <w:t>יש חוקי-יסוד.</w:t>
      </w:r>
    </w:p>
    <w:p w14:paraId="6F5F0978" w14:textId="77777777" w:rsidR="00000000" w:rsidRDefault="007C71EE">
      <w:pPr>
        <w:pStyle w:val="a"/>
        <w:rPr>
          <w:rFonts w:hint="cs"/>
          <w:rtl/>
        </w:rPr>
      </w:pPr>
    </w:p>
    <w:p w14:paraId="2BFB2932" w14:textId="77777777" w:rsidR="00000000" w:rsidRDefault="007C71EE">
      <w:pPr>
        <w:pStyle w:val="SpeakerCon"/>
        <w:rPr>
          <w:rtl/>
        </w:rPr>
      </w:pPr>
      <w:bookmarkStart w:id="424" w:name="FS000000421T26_05_2003_21_00_26C"/>
      <w:bookmarkEnd w:id="424"/>
      <w:r>
        <w:rPr>
          <w:rtl/>
        </w:rPr>
        <w:t>אליעזר כהן (האיחוד הלאומי - ישראל ביתנו):</w:t>
      </w:r>
    </w:p>
    <w:p w14:paraId="5D682C84" w14:textId="77777777" w:rsidR="00000000" w:rsidRDefault="007C71EE">
      <w:pPr>
        <w:pStyle w:val="a"/>
        <w:rPr>
          <w:rtl/>
        </w:rPr>
      </w:pPr>
    </w:p>
    <w:p w14:paraId="0080BD7E" w14:textId="77777777" w:rsidR="00000000" w:rsidRDefault="007C71EE">
      <w:pPr>
        <w:pStyle w:val="a"/>
        <w:rPr>
          <w:rFonts w:hint="cs"/>
          <w:rtl/>
        </w:rPr>
      </w:pPr>
      <w:r>
        <w:rPr>
          <w:rFonts w:hint="cs"/>
          <w:rtl/>
        </w:rPr>
        <w:t>אנחנו מתחילים לעשות חוקה. בוועדת החוקה אנחנו יושבים ועושים חוקה בימים אלה.</w:t>
      </w:r>
    </w:p>
    <w:p w14:paraId="65F22FB6" w14:textId="77777777" w:rsidR="00000000" w:rsidRDefault="007C71EE">
      <w:pPr>
        <w:pStyle w:val="a"/>
        <w:rPr>
          <w:rFonts w:hint="cs"/>
          <w:rtl/>
        </w:rPr>
      </w:pPr>
    </w:p>
    <w:p w14:paraId="171D4804" w14:textId="77777777" w:rsidR="00000000" w:rsidRDefault="007C71EE">
      <w:pPr>
        <w:pStyle w:val="ac"/>
        <w:rPr>
          <w:rtl/>
        </w:rPr>
      </w:pPr>
      <w:r>
        <w:rPr>
          <w:rFonts w:hint="eastAsia"/>
          <w:rtl/>
        </w:rPr>
        <w:t>אילן</w:t>
      </w:r>
      <w:r>
        <w:rPr>
          <w:rtl/>
        </w:rPr>
        <w:t xml:space="preserve"> שלגי (שינוי):</w:t>
      </w:r>
    </w:p>
    <w:p w14:paraId="596079CC" w14:textId="77777777" w:rsidR="00000000" w:rsidRDefault="007C71EE">
      <w:pPr>
        <w:pStyle w:val="a"/>
        <w:rPr>
          <w:rFonts w:hint="cs"/>
          <w:rtl/>
        </w:rPr>
      </w:pPr>
    </w:p>
    <w:p w14:paraId="652D77BA" w14:textId="77777777" w:rsidR="00000000" w:rsidRDefault="007C71EE">
      <w:pPr>
        <w:pStyle w:val="a"/>
        <w:rPr>
          <w:rFonts w:hint="cs"/>
          <w:rtl/>
        </w:rPr>
      </w:pPr>
      <w:r>
        <w:rPr>
          <w:rFonts w:hint="cs"/>
          <w:rtl/>
        </w:rPr>
        <w:t>אני בעד חוקה.</w:t>
      </w:r>
    </w:p>
    <w:p w14:paraId="1C56F4A3" w14:textId="77777777" w:rsidR="00000000" w:rsidRDefault="007C71EE">
      <w:pPr>
        <w:pStyle w:val="a"/>
        <w:rPr>
          <w:rFonts w:hint="cs"/>
          <w:rtl/>
        </w:rPr>
      </w:pPr>
    </w:p>
    <w:p w14:paraId="4EF3D16E" w14:textId="77777777" w:rsidR="00000000" w:rsidRDefault="007C71EE">
      <w:pPr>
        <w:pStyle w:val="SpeakerCon"/>
        <w:rPr>
          <w:rtl/>
        </w:rPr>
      </w:pPr>
      <w:bookmarkStart w:id="425" w:name="FS000000421T26_05_2003_21_01_11C"/>
      <w:bookmarkEnd w:id="425"/>
      <w:r>
        <w:rPr>
          <w:rtl/>
        </w:rPr>
        <w:t>אליעזר כהן (האיחוד הלאומי - ישראל ביתנו):</w:t>
      </w:r>
    </w:p>
    <w:p w14:paraId="7AB635FC" w14:textId="77777777" w:rsidR="00000000" w:rsidRDefault="007C71EE">
      <w:pPr>
        <w:pStyle w:val="a"/>
        <w:rPr>
          <w:rtl/>
        </w:rPr>
      </w:pPr>
    </w:p>
    <w:p w14:paraId="3B41FA43" w14:textId="77777777" w:rsidR="00000000" w:rsidRDefault="007C71EE">
      <w:pPr>
        <w:pStyle w:val="a"/>
        <w:rPr>
          <w:rFonts w:hint="cs"/>
          <w:rtl/>
        </w:rPr>
      </w:pPr>
      <w:r>
        <w:rPr>
          <w:rFonts w:hint="cs"/>
          <w:rtl/>
        </w:rPr>
        <w:t>אנ</w:t>
      </w:r>
      <w:r>
        <w:rPr>
          <w:rFonts w:hint="cs"/>
          <w:rtl/>
        </w:rPr>
        <w:t>חנו נעשה חוקה. מערכת המשפט ניצלה את המצב הזה ש=55 שנה לא היתה חוקה, אז היא מילאה את החור השחור.</w:t>
      </w:r>
    </w:p>
    <w:p w14:paraId="6D2A9D9A" w14:textId="77777777" w:rsidR="00000000" w:rsidRDefault="007C71EE">
      <w:pPr>
        <w:pStyle w:val="a"/>
        <w:rPr>
          <w:rFonts w:hint="cs"/>
          <w:rtl/>
        </w:rPr>
      </w:pPr>
    </w:p>
    <w:p w14:paraId="16ECFECE" w14:textId="77777777" w:rsidR="00000000" w:rsidRDefault="007C71EE">
      <w:pPr>
        <w:pStyle w:val="ac"/>
        <w:rPr>
          <w:rtl/>
        </w:rPr>
      </w:pPr>
      <w:r>
        <w:rPr>
          <w:rFonts w:hint="eastAsia"/>
          <w:rtl/>
        </w:rPr>
        <w:t>דוד</w:t>
      </w:r>
      <w:r>
        <w:rPr>
          <w:rtl/>
        </w:rPr>
        <w:t xml:space="preserve"> טל (עם אחד):</w:t>
      </w:r>
    </w:p>
    <w:p w14:paraId="1CF7E101" w14:textId="77777777" w:rsidR="00000000" w:rsidRDefault="007C71EE">
      <w:pPr>
        <w:pStyle w:val="a"/>
        <w:rPr>
          <w:rFonts w:hint="cs"/>
          <w:rtl/>
        </w:rPr>
      </w:pPr>
    </w:p>
    <w:p w14:paraId="6C7FB7BB" w14:textId="77777777" w:rsidR="00000000" w:rsidRDefault="007C71EE">
      <w:pPr>
        <w:pStyle w:val="a"/>
        <w:rPr>
          <w:rFonts w:hint="cs"/>
          <w:rtl/>
        </w:rPr>
      </w:pPr>
      <w:r>
        <w:rPr>
          <w:rFonts w:hint="cs"/>
          <w:rtl/>
        </w:rPr>
        <w:t>נתחיל מבית-משפט לחוקה.</w:t>
      </w:r>
    </w:p>
    <w:p w14:paraId="7AB86F00" w14:textId="77777777" w:rsidR="00000000" w:rsidRDefault="007C71EE">
      <w:pPr>
        <w:pStyle w:val="a"/>
        <w:rPr>
          <w:rFonts w:hint="cs"/>
          <w:rtl/>
        </w:rPr>
      </w:pPr>
    </w:p>
    <w:p w14:paraId="10874CC3" w14:textId="77777777" w:rsidR="00000000" w:rsidRDefault="007C71EE">
      <w:pPr>
        <w:pStyle w:val="SpeakerCon"/>
        <w:rPr>
          <w:rtl/>
        </w:rPr>
      </w:pPr>
      <w:bookmarkStart w:id="426" w:name="FS000000421T26_05_2003_21_02_46C"/>
      <w:bookmarkEnd w:id="426"/>
      <w:r>
        <w:rPr>
          <w:rtl/>
        </w:rPr>
        <w:t>אליעזר כהן (האיחוד הלאומי - ישראל ביתנו):</w:t>
      </w:r>
    </w:p>
    <w:p w14:paraId="31988EC3" w14:textId="77777777" w:rsidR="00000000" w:rsidRDefault="007C71EE">
      <w:pPr>
        <w:pStyle w:val="a"/>
        <w:rPr>
          <w:rtl/>
        </w:rPr>
      </w:pPr>
    </w:p>
    <w:p w14:paraId="44A991FA" w14:textId="77777777" w:rsidR="00000000" w:rsidRDefault="007C71EE">
      <w:pPr>
        <w:pStyle w:val="a"/>
        <w:rPr>
          <w:rFonts w:hint="cs"/>
          <w:rtl/>
        </w:rPr>
      </w:pPr>
      <w:r>
        <w:rPr>
          <w:rFonts w:hint="cs"/>
          <w:rtl/>
        </w:rPr>
        <w:t xml:space="preserve">כל עוד אין חוקה, ואנחנו לא ערים לעניין ולא מתעסקים בזה, סתמתי את הפה. אבל </w:t>
      </w:r>
      <w:r>
        <w:rPr>
          <w:rFonts w:hint="cs"/>
          <w:rtl/>
        </w:rPr>
        <w:t>כשנשיא בית-המשפט העליון משתלח ביושב-ראש הכנסת, כשיושב-ראש הכנסת מעז לפתוח את פיו; כששופט בית-המשפט העליון מבטל חוק של הכנסת - איזה מין חוצפה זו?</w:t>
      </w:r>
    </w:p>
    <w:p w14:paraId="3851F412" w14:textId="77777777" w:rsidR="00000000" w:rsidRDefault="007C71EE">
      <w:pPr>
        <w:pStyle w:val="a"/>
        <w:rPr>
          <w:rFonts w:hint="cs"/>
          <w:rtl/>
        </w:rPr>
      </w:pPr>
    </w:p>
    <w:p w14:paraId="3B0D1E9F" w14:textId="77777777" w:rsidR="00000000" w:rsidRDefault="007C71EE">
      <w:pPr>
        <w:pStyle w:val="ac"/>
        <w:rPr>
          <w:rtl/>
        </w:rPr>
      </w:pPr>
      <w:r>
        <w:rPr>
          <w:rFonts w:hint="eastAsia"/>
          <w:rtl/>
        </w:rPr>
        <w:t>אילן</w:t>
      </w:r>
      <w:r>
        <w:rPr>
          <w:rtl/>
        </w:rPr>
        <w:t xml:space="preserve"> שלגי (שינוי):</w:t>
      </w:r>
    </w:p>
    <w:p w14:paraId="015C8991" w14:textId="77777777" w:rsidR="00000000" w:rsidRDefault="007C71EE">
      <w:pPr>
        <w:pStyle w:val="a"/>
        <w:rPr>
          <w:rFonts w:hint="cs"/>
          <w:rtl/>
        </w:rPr>
      </w:pPr>
    </w:p>
    <w:p w14:paraId="56161DF2" w14:textId="77777777" w:rsidR="00000000" w:rsidRDefault="007C71EE">
      <w:pPr>
        <w:pStyle w:val="a"/>
        <w:rPr>
          <w:rFonts w:hint="cs"/>
          <w:rtl/>
        </w:rPr>
      </w:pPr>
      <w:r>
        <w:rPr>
          <w:rFonts w:hint="cs"/>
          <w:rtl/>
        </w:rPr>
        <w:t>יש לנו חוקי-יסוד.</w:t>
      </w:r>
    </w:p>
    <w:p w14:paraId="2987B571" w14:textId="77777777" w:rsidR="00000000" w:rsidRDefault="007C71EE">
      <w:pPr>
        <w:pStyle w:val="a"/>
        <w:rPr>
          <w:rFonts w:hint="cs"/>
          <w:rtl/>
        </w:rPr>
      </w:pPr>
    </w:p>
    <w:p w14:paraId="56487DE6" w14:textId="77777777" w:rsidR="00000000" w:rsidRDefault="007C71EE">
      <w:pPr>
        <w:pStyle w:val="SpeakerCon"/>
        <w:rPr>
          <w:rtl/>
        </w:rPr>
      </w:pPr>
      <w:bookmarkStart w:id="427" w:name="FS000000421T26_05_2003_21_03_57C"/>
      <w:bookmarkEnd w:id="427"/>
      <w:r>
        <w:rPr>
          <w:rtl/>
        </w:rPr>
        <w:t>אליעזר כהן (האיחוד הלאומי - ישראל ביתנו):</w:t>
      </w:r>
    </w:p>
    <w:p w14:paraId="3612D631" w14:textId="77777777" w:rsidR="00000000" w:rsidRDefault="007C71EE">
      <w:pPr>
        <w:pStyle w:val="a"/>
        <w:rPr>
          <w:rtl/>
        </w:rPr>
      </w:pPr>
    </w:p>
    <w:p w14:paraId="0BAFF663" w14:textId="77777777" w:rsidR="00000000" w:rsidRDefault="007C71EE">
      <w:pPr>
        <w:pStyle w:val="a"/>
        <w:rPr>
          <w:rFonts w:hint="cs"/>
          <w:rtl/>
        </w:rPr>
      </w:pPr>
      <w:r>
        <w:rPr>
          <w:rFonts w:hint="cs"/>
          <w:rtl/>
        </w:rPr>
        <w:t>אתה מספר לי על חוקי-היסוד? א</w:t>
      </w:r>
      <w:r>
        <w:rPr>
          <w:rFonts w:hint="cs"/>
          <w:rtl/>
        </w:rPr>
        <w:t>ני אראה לך את הצעתו של פרופסור אריאל בן-דור שפסל את חוקי- היסוד והציע חוקה הנבנית מחוקי-היסוד. חוקי-היסוד צריכים להיות בחוקה, והם יהיו בחוקה מפני שהם הניסיון המשפטי של מדינת ישראל, אדוני העורך-דין שלגי. אני יודע את זה, אני יודע את זה - - -</w:t>
      </w:r>
    </w:p>
    <w:p w14:paraId="788BEC9C" w14:textId="77777777" w:rsidR="00000000" w:rsidRDefault="007C71EE">
      <w:pPr>
        <w:pStyle w:val="ac"/>
        <w:rPr>
          <w:rtl/>
        </w:rPr>
      </w:pPr>
      <w:r>
        <w:rPr>
          <w:rtl/>
        </w:rPr>
        <w:br/>
        <w:t>אחמד טיבי (חד"ש</w:t>
      </w:r>
      <w:r>
        <w:rPr>
          <w:rtl/>
        </w:rPr>
        <w:t>-תע"ל):</w:t>
      </w:r>
    </w:p>
    <w:p w14:paraId="2B0102CD" w14:textId="77777777" w:rsidR="00000000" w:rsidRDefault="007C71EE">
      <w:pPr>
        <w:pStyle w:val="a"/>
        <w:rPr>
          <w:rtl/>
        </w:rPr>
      </w:pPr>
    </w:p>
    <w:p w14:paraId="60D53C20" w14:textId="77777777" w:rsidR="00000000" w:rsidRDefault="007C71EE">
      <w:pPr>
        <w:pStyle w:val="a"/>
        <w:rPr>
          <w:rFonts w:hint="cs"/>
          <w:rtl/>
        </w:rPr>
      </w:pPr>
      <w:r>
        <w:rPr>
          <w:rFonts w:hint="cs"/>
          <w:rtl/>
        </w:rPr>
        <w:t>אסור שיהיה בית-משפט לחוקה.</w:t>
      </w:r>
    </w:p>
    <w:p w14:paraId="6F7086AB" w14:textId="77777777" w:rsidR="00000000" w:rsidRDefault="007C71EE">
      <w:pPr>
        <w:pStyle w:val="SpeakerCon"/>
        <w:rPr>
          <w:rtl/>
        </w:rPr>
      </w:pPr>
      <w:r>
        <w:rPr>
          <w:rtl/>
        </w:rPr>
        <w:br/>
      </w:r>
      <w:bookmarkStart w:id="428" w:name="FS000000421T26_05_2003_20_35_04"/>
      <w:bookmarkEnd w:id="428"/>
      <w:r>
        <w:rPr>
          <w:rtl/>
        </w:rPr>
        <w:t>אליעזר כהן (האיחוד הלאומי - ישראל ביתנו):</w:t>
      </w:r>
    </w:p>
    <w:p w14:paraId="4AEB2F4E" w14:textId="77777777" w:rsidR="00000000" w:rsidRDefault="007C71EE">
      <w:pPr>
        <w:pStyle w:val="a"/>
        <w:rPr>
          <w:rtl/>
        </w:rPr>
      </w:pPr>
    </w:p>
    <w:p w14:paraId="3B828D71" w14:textId="77777777" w:rsidR="00000000" w:rsidRDefault="007C71EE">
      <w:pPr>
        <w:pStyle w:val="a"/>
        <w:rPr>
          <w:rFonts w:hint="cs"/>
          <w:rtl/>
        </w:rPr>
      </w:pPr>
      <w:r>
        <w:rPr>
          <w:rFonts w:hint="cs"/>
          <w:rtl/>
        </w:rPr>
        <w:t>הם יהיו בחוקה, אבל מה, יש לי סוד בשבילך - אתה גם את זה יודע, אדוני העורך-דין - חלק מחוקי-היסוד אינם חוקתיים, כמחציתם. אז צריך לקחת את חוקי-היסוד הענייניים, שצריכים להיות בחוקה,</w:t>
      </w:r>
      <w:r>
        <w:rPr>
          <w:rFonts w:hint="cs"/>
          <w:rtl/>
        </w:rPr>
        <w:t xml:space="preserve"> והם הניסיון המשפטי, והם יהיו בחוקה - -</w:t>
      </w:r>
    </w:p>
    <w:p w14:paraId="1A78F42E" w14:textId="77777777" w:rsidR="00000000" w:rsidRDefault="007C71EE">
      <w:pPr>
        <w:pStyle w:val="ac"/>
        <w:rPr>
          <w:rtl/>
        </w:rPr>
      </w:pPr>
      <w:r>
        <w:rPr>
          <w:rtl/>
        </w:rPr>
        <w:br/>
        <w:t>אילן שלגי (שינוי):</w:t>
      </w:r>
    </w:p>
    <w:p w14:paraId="2D3C512B" w14:textId="77777777" w:rsidR="00000000" w:rsidRDefault="007C71EE">
      <w:pPr>
        <w:pStyle w:val="a"/>
        <w:rPr>
          <w:rtl/>
        </w:rPr>
      </w:pPr>
    </w:p>
    <w:p w14:paraId="7E02AAE5" w14:textId="77777777" w:rsidR="00000000" w:rsidRDefault="007C71EE">
      <w:pPr>
        <w:pStyle w:val="a"/>
        <w:rPr>
          <w:rFonts w:hint="cs"/>
          <w:rtl/>
        </w:rPr>
      </w:pPr>
      <w:r>
        <w:rPr>
          <w:rFonts w:hint="cs"/>
          <w:rtl/>
        </w:rPr>
        <w:t>בסדר גמור.</w:t>
      </w:r>
    </w:p>
    <w:p w14:paraId="47630FF2" w14:textId="77777777" w:rsidR="00000000" w:rsidRDefault="007C71EE">
      <w:pPr>
        <w:pStyle w:val="SpeakerCon"/>
        <w:rPr>
          <w:rtl/>
        </w:rPr>
      </w:pPr>
      <w:r>
        <w:rPr>
          <w:rtl/>
        </w:rPr>
        <w:br/>
      </w:r>
      <w:bookmarkStart w:id="429" w:name="FS000000421T26_05_2003_20_38_28C"/>
      <w:bookmarkEnd w:id="429"/>
      <w:r>
        <w:rPr>
          <w:rtl/>
        </w:rPr>
        <w:t>אליעזר כהן (האיחוד הלאומי - ישראל ביתנו):</w:t>
      </w:r>
    </w:p>
    <w:p w14:paraId="3E67A163" w14:textId="77777777" w:rsidR="00000000" w:rsidRDefault="007C71EE">
      <w:pPr>
        <w:pStyle w:val="a"/>
        <w:rPr>
          <w:rtl/>
        </w:rPr>
      </w:pPr>
    </w:p>
    <w:p w14:paraId="28A73114" w14:textId="77777777" w:rsidR="00000000" w:rsidRDefault="007C71EE">
      <w:pPr>
        <w:pStyle w:val="a"/>
        <w:rPr>
          <w:rFonts w:hint="cs"/>
          <w:rtl/>
        </w:rPr>
      </w:pPr>
      <w:r>
        <w:rPr>
          <w:rFonts w:hint="cs"/>
          <w:rtl/>
        </w:rPr>
        <w:t>- - אבל חוקה איננה רק חוקי-יסוד. מי אנחנו? מי העם היהודי? זו חוקתו של העם היהודי בארץ-ישראל, ולא שום חוקה אחרת. מי זה העם היהודי בארץ-ישראל?</w:t>
      </w:r>
      <w:r>
        <w:rPr>
          <w:rFonts w:hint="cs"/>
          <w:rtl/>
        </w:rPr>
        <w:t xml:space="preserve"> לא צריך לנסח את זה בחוקה? מי אנחנו? בשביל מה אנחנו כאן? גם זה צריך להיות בחוקה, וזה לא נמצא בחוק-יסוד. אנחנו נאמץ את מגילת העצמאות - -</w:t>
      </w:r>
    </w:p>
    <w:p w14:paraId="31128523" w14:textId="77777777" w:rsidR="00000000" w:rsidRDefault="007C71EE">
      <w:pPr>
        <w:pStyle w:val="ac"/>
        <w:rPr>
          <w:rtl/>
        </w:rPr>
      </w:pPr>
      <w:r>
        <w:rPr>
          <w:rtl/>
        </w:rPr>
        <w:br/>
        <w:t>אילן שלגי (שינוי):</w:t>
      </w:r>
    </w:p>
    <w:p w14:paraId="2E8A6463" w14:textId="77777777" w:rsidR="00000000" w:rsidRDefault="007C71EE">
      <w:pPr>
        <w:pStyle w:val="a"/>
        <w:rPr>
          <w:rtl/>
        </w:rPr>
      </w:pPr>
    </w:p>
    <w:p w14:paraId="0E39E72F" w14:textId="77777777" w:rsidR="00000000" w:rsidRDefault="007C71EE">
      <w:pPr>
        <w:pStyle w:val="a"/>
        <w:rPr>
          <w:rFonts w:hint="cs"/>
          <w:rtl/>
        </w:rPr>
      </w:pPr>
      <w:r>
        <w:rPr>
          <w:rFonts w:hint="cs"/>
          <w:rtl/>
        </w:rPr>
        <w:t>מצוין.</w:t>
      </w:r>
    </w:p>
    <w:p w14:paraId="5E66B8E9" w14:textId="77777777" w:rsidR="00000000" w:rsidRDefault="007C71EE">
      <w:pPr>
        <w:pStyle w:val="SpeakerCon"/>
        <w:rPr>
          <w:rtl/>
        </w:rPr>
      </w:pPr>
      <w:r>
        <w:rPr>
          <w:rtl/>
        </w:rPr>
        <w:br/>
      </w:r>
      <w:bookmarkStart w:id="430" w:name="FS000000421T26_05_2003_20_40_54C"/>
      <w:bookmarkEnd w:id="430"/>
      <w:r>
        <w:rPr>
          <w:rtl/>
        </w:rPr>
        <w:t>אליעזר כהן (האיחוד הלאומי - ישראל ביתנו):</w:t>
      </w:r>
    </w:p>
    <w:p w14:paraId="25D09D62" w14:textId="77777777" w:rsidR="00000000" w:rsidRDefault="007C71EE">
      <w:pPr>
        <w:pStyle w:val="a"/>
        <w:rPr>
          <w:rtl/>
        </w:rPr>
      </w:pPr>
    </w:p>
    <w:p w14:paraId="4F32912B" w14:textId="77777777" w:rsidR="00000000" w:rsidRDefault="007C71EE">
      <w:pPr>
        <w:pStyle w:val="a"/>
        <w:rPr>
          <w:rFonts w:hint="cs"/>
          <w:rtl/>
        </w:rPr>
      </w:pPr>
      <w:r>
        <w:rPr>
          <w:rFonts w:hint="cs"/>
          <w:rtl/>
        </w:rPr>
        <w:t>- - אנחנו נאמץ את חוקי-היסוד, אנחנו נעשה פה חוקה</w:t>
      </w:r>
      <w:r>
        <w:rPr>
          <w:rFonts w:hint="cs"/>
          <w:rtl/>
        </w:rPr>
        <w:t>, וכשתהיה חוקה - -</w:t>
      </w:r>
    </w:p>
    <w:p w14:paraId="61F7ECEB" w14:textId="77777777" w:rsidR="00000000" w:rsidRDefault="007C71EE">
      <w:pPr>
        <w:pStyle w:val="ac"/>
        <w:rPr>
          <w:rtl/>
        </w:rPr>
      </w:pPr>
      <w:r>
        <w:rPr>
          <w:rtl/>
        </w:rPr>
        <w:br/>
        <w:t>אילן שלגי (שינוי):</w:t>
      </w:r>
    </w:p>
    <w:p w14:paraId="7F48EC74" w14:textId="77777777" w:rsidR="00000000" w:rsidRDefault="007C71EE">
      <w:pPr>
        <w:pStyle w:val="a"/>
        <w:rPr>
          <w:rtl/>
        </w:rPr>
      </w:pPr>
    </w:p>
    <w:p w14:paraId="2BA40C5D" w14:textId="77777777" w:rsidR="00000000" w:rsidRDefault="007C71EE">
      <w:pPr>
        <w:pStyle w:val="a"/>
        <w:rPr>
          <w:rFonts w:hint="cs"/>
          <w:rtl/>
        </w:rPr>
      </w:pPr>
      <w:r>
        <w:rPr>
          <w:rFonts w:hint="cs"/>
          <w:rtl/>
        </w:rPr>
        <w:t>לא יהיה בית-משפט לחוקה.</w:t>
      </w:r>
    </w:p>
    <w:p w14:paraId="4F7B06C1" w14:textId="77777777" w:rsidR="00000000" w:rsidRDefault="007C71EE">
      <w:pPr>
        <w:pStyle w:val="SpeakerCon"/>
        <w:rPr>
          <w:rtl/>
        </w:rPr>
      </w:pPr>
      <w:r>
        <w:rPr>
          <w:rtl/>
        </w:rPr>
        <w:br/>
      </w:r>
      <w:bookmarkStart w:id="431" w:name="FS000000421T26_05_2003_20_41_26C"/>
      <w:bookmarkEnd w:id="431"/>
      <w:r>
        <w:rPr>
          <w:rFonts w:hint="cs"/>
          <w:rtl/>
        </w:rPr>
        <w:br/>
      </w:r>
      <w:r>
        <w:rPr>
          <w:rtl/>
        </w:rPr>
        <w:t>אליעזר כהן (האיחוד הלאומי - ישראל ביתנו):</w:t>
      </w:r>
    </w:p>
    <w:p w14:paraId="3DBEF214" w14:textId="77777777" w:rsidR="00000000" w:rsidRDefault="007C71EE">
      <w:pPr>
        <w:pStyle w:val="a"/>
        <w:rPr>
          <w:rtl/>
        </w:rPr>
      </w:pPr>
    </w:p>
    <w:p w14:paraId="6159CC8B" w14:textId="77777777" w:rsidR="00000000" w:rsidRDefault="007C71EE">
      <w:pPr>
        <w:pStyle w:val="a"/>
        <w:rPr>
          <w:rFonts w:hint="cs"/>
          <w:rtl/>
        </w:rPr>
      </w:pPr>
      <w:r>
        <w:rPr>
          <w:rFonts w:hint="cs"/>
          <w:rtl/>
        </w:rPr>
        <w:t>- - יהיה בית-משפט לחוקה. כשתהיה חוקה, יהיה מישהו שיצטרך לפרש אותה. במרבית מדינות העולם יש בית-משפט לחוקה, ורק הוא רשאי ומוסמך לפרש את החוקה.</w:t>
      </w:r>
    </w:p>
    <w:p w14:paraId="4D08E42F" w14:textId="77777777" w:rsidR="00000000" w:rsidRDefault="007C71EE">
      <w:pPr>
        <w:pStyle w:val="ac"/>
        <w:rPr>
          <w:rtl/>
        </w:rPr>
      </w:pPr>
      <w:r>
        <w:rPr>
          <w:rtl/>
        </w:rPr>
        <w:br/>
        <w:t xml:space="preserve">אילן </w:t>
      </w:r>
      <w:r>
        <w:rPr>
          <w:rtl/>
        </w:rPr>
        <w:t>שלגי (שינוי):</w:t>
      </w:r>
    </w:p>
    <w:p w14:paraId="6926CA4B" w14:textId="77777777" w:rsidR="00000000" w:rsidRDefault="007C71EE">
      <w:pPr>
        <w:pStyle w:val="a"/>
        <w:rPr>
          <w:rtl/>
        </w:rPr>
      </w:pPr>
    </w:p>
    <w:p w14:paraId="102B9CAE" w14:textId="77777777" w:rsidR="00000000" w:rsidRDefault="007C71EE">
      <w:pPr>
        <w:pStyle w:val="a"/>
        <w:rPr>
          <w:rFonts w:hint="cs"/>
          <w:rtl/>
        </w:rPr>
      </w:pPr>
      <w:r>
        <w:rPr>
          <w:rFonts w:hint="cs"/>
          <w:rtl/>
        </w:rPr>
        <w:t>לא מדינות - - -</w:t>
      </w:r>
    </w:p>
    <w:p w14:paraId="7426753B" w14:textId="77777777" w:rsidR="00000000" w:rsidRDefault="007C71EE">
      <w:pPr>
        <w:pStyle w:val="SpeakerCon"/>
        <w:rPr>
          <w:rtl/>
        </w:rPr>
      </w:pPr>
      <w:r>
        <w:rPr>
          <w:rtl/>
        </w:rPr>
        <w:br/>
      </w:r>
      <w:bookmarkStart w:id="432" w:name="FS000000421T26_05_2003_20_42_56C"/>
      <w:bookmarkEnd w:id="432"/>
      <w:r>
        <w:rPr>
          <w:rtl/>
        </w:rPr>
        <w:t>אליעזר כהן (האיחוד הלאומי - ישראל ביתנו):</w:t>
      </w:r>
    </w:p>
    <w:p w14:paraId="026C5737" w14:textId="77777777" w:rsidR="00000000" w:rsidRDefault="007C71EE">
      <w:pPr>
        <w:pStyle w:val="a"/>
        <w:rPr>
          <w:rtl/>
        </w:rPr>
      </w:pPr>
    </w:p>
    <w:p w14:paraId="115A9959" w14:textId="77777777" w:rsidR="00000000" w:rsidRDefault="007C71EE">
      <w:pPr>
        <w:pStyle w:val="a"/>
        <w:rPr>
          <w:rFonts w:hint="cs"/>
          <w:rtl/>
        </w:rPr>
      </w:pPr>
      <w:r>
        <w:rPr>
          <w:rFonts w:hint="cs"/>
          <w:rtl/>
        </w:rPr>
        <w:t xml:space="preserve">אצלנו רוצים לעשות כאילו </w:t>
      </w:r>
      <w:r>
        <w:rPr>
          <w:rtl/>
        </w:rPr>
        <w:t>–</w:t>
      </w:r>
      <w:r>
        <w:rPr>
          <w:rFonts w:hint="cs"/>
          <w:rtl/>
        </w:rPr>
        <w:t xml:space="preserve"> שבית-המשפט העליון יפרש את חוקי המדינה.</w:t>
      </w:r>
    </w:p>
    <w:p w14:paraId="5BB99FEF" w14:textId="77777777" w:rsidR="00000000" w:rsidRDefault="007C71EE">
      <w:pPr>
        <w:pStyle w:val="ac"/>
        <w:rPr>
          <w:rtl/>
        </w:rPr>
      </w:pPr>
      <w:r>
        <w:rPr>
          <w:rtl/>
        </w:rPr>
        <w:br/>
        <w:t>אילן שלגי (שינוי):</w:t>
      </w:r>
    </w:p>
    <w:p w14:paraId="7B3971EE" w14:textId="77777777" w:rsidR="00000000" w:rsidRDefault="007C71EE">
      <w:pPr>
        <w:pStyle w:val="a"/>
        <w:rPr>
          <w:rtl/>
        </w:rPr>
      </w:pPr>
    </w:p>
    <w:p w14:paraId="65D4BD0E" w14:textId="77777777" w:rsidR="00000000" w:rsidRDefault="007C71EE">
      <w:pPr>
        <w:pStyle w:val="a"/>
        <w:rPr>
          <w:rFonts w:hint="cs"/>
          <w:rtl/>
        </w:rPr>
      </w:pPr>
      <w:r>
        <w:rPr>
          <w:rFonts w:hint="cs"/>
          <w:rtl/>
        </w:rPr>
        <w:t>- - -</w:t>
      </w:r>
    </w:p>
    <w:p w14:paraId="2D65BD32" w14:textId="77777777" w:rsidR="00000000" w:rsidRDefault="007C71EE">
      <w:pPr>
        <w:pStyle w:val="SpeakerCon"/>
        <w:rPr>
          <w:rtl/>
        </w:rPr>
      </w:pPr>
      <w:r>
        <w:rPr>
          <w:rtl/>
        </w:rPr>
        <w:br/>
      </w:r>
      <w:bookmarkStart w:id="433" w:name="FS000000421T26_05_2003_20_48_19C"/>
      <w:bookmarkEnd w:id="433"/>
      <w:r>
        <w:rPr>
          <w:rtl/>
        </w:rPr>
        <w:t>אליעזר כהן (האיחוד הלאומי - ישראל ביתנו):</w:t>
      </w:r>
    </w:p>
    <w:p w14:paraId="3317EB5A" w14:textId="77777777" w:rsidR="00000000" w:rsidRDefault="007C71EE">
      <w:pPr>
        <w:pStyle w:val="a"/>
        <w:rPr>
          <w:rtl/>
        </w:rPr>
      </w:pPr>
    </w:p>
    <w:p w14:paraId="37AC9A69" w14:textId="77777777" w:rsidR="00000000" w:rsidRDefault="007C71EE">
      <w:pPr>
        <w:pStyle w:val="a"/>
        <w:rPr>
          <w:rFonts w:hint="cs"/>
          <w:rtl/>
        </w:rPr>
      </w:pPr>
      <w:r>
        <w:rPr>
          <w:rFonts w:hint="cs"/>
          <w:rtl/>
        </w:rPr>
        <w:t>אדוני, יש חמש מדינות שבית-המשפט העליון מפרש ב</w:t>
      </w:r>
      <w:r>
        <w:rPr>
          <w:rFonts w:hint="cs"/>
          <w:rtl/>
        </w:rPr>
        <w:t>הן את החוקה, ואנחנו יודעים בדיוק למה - לרבות ארצות-הברית - - -</w:t>
      </w:r>
    </w:p>
    <w:p w14:paraId="73AC8941" w14:textId="77777777" w:rsidR="00000000" w:rsidRDefault="007C71EE">
      <w:pPr>
        <w:pStyle w:val="ac"/>
        <w:rPr>
          <w:rtl/>
        </w:rPr>
      </w:pPr>
      <w:r>
        <w:rPr>
          <w:rtl/>
        </w:rPr>
        <w:br/>
        <w:t>אילן שלגי (שינוי):</w:t>
      </w:r>
    </w:p>
    <w:p w14:paraId="3D1A7E05" w14:textId="77777777" w:rsidR="00000000" w:rsidRDefault="007C71EE">
      <w:pPr>
        <w:pStyle w:val="a"/>
        <w:rPr>
          <w:rtl/>
        </w:rPr>
      </w:pPr>
    </w:p>
    <w:p w14:paraId="3C6165F3" w14:textId="77777777" w:rsidR="00000000" w:rsidRDefault="007C71EE">
      <w:pPr>
        <w:pStyle w:val="a"/>
        <w:rPr>
          <w:rFonts w:hint="cs"/>
          <w:rtl/>
        </w:rPr>
      </w:pPr>
      <w:r>
        <w:rPr>
          <w:rFonts w:hint="cs"/>
          <w:rtl/>
        </w:rPr>
        <w:t>כל מדינות - - -</w:t>
      </w:r>
    </w:p>
    <w:p w14:paraId="7F90F6D6" w14:textId="77777777" w:rsidR="00000000" w:rsidRDefault="007C71EE">
      <w:pPr>
        <w:pStyle w:val="SpeakerCon"/>
        <w:rPr>
          <w:rtl/>
        </w:rPr>
      </w:pPr>
      <w:r>
        <w:rPr>
          <w:rtl/>
        </w:rPr>
        <w:br/>
      </w:r>
      <w:bookmarkStart w:id="434" w:name="FS000000421T26_05_2003_20_48_56C"/>
      <w:bookmarkEnd w:id="434"/>
      <w:r>
        <w:rPr>
          <w:rtl/>
        </w:rPr>
        <w:t>אליעזר כהן (האיחוד הלאומי - ישראל ביתנו):</w:t>
      </w:r>
    </w:p>
    <w:p w14:paraId="775A6E98" w14:textId="77777777" w:rsidR="00000000" w:rsidRDefault="007C71EE">
      <w:pPr>
        <w:pStyle w:val="a"/>
        <w:rPr>
          <w:rtl/>
        </w:rPr>
      </w:pPr>
    </w:p>
    <w:p w14:paraId="6351AAFD" w14:textId="77777777" w:rsidR="00000000" w:rsidRDefault="007C71EE">
      <w:pPr>
        <w:pStyle w:val="a"/>
        <w:rPr>
          <w:rFonts w:hint="cs"/>
          <w:rtl/>
        </w:rPr>
      </w:pPr>
      <w:r>
        <w:rPr>
          <w:rFonts w:hint="cs"/>
          <w:rtl/>
        </w:rPr>
        <w:t>בית-המשפט העליון בארצות-הברית מפרש את החוקה רק מפני שזה חבר מדינות של 51 מדינות. מדינת ישראל היא אחת המדינות הקט</w:t>
      </w:r>
      <w:r>
        <w:rPr>
          <w:rFonts w:hint="cs"/>
          <w:rtl/>
        </w:rPr>
        <w:t>נות, כמו ניו-ג'רסי ורוד-איילנד באמריקה - מדינה כזאת קטנה. בכל אירופה הפרשנות החוקתית נעשית בבתי-משפט לחוקה. לנאורים בבית-המשפט העליון זה לא מתאים, הם רוצים להמשיך לשלוט על הכנסת. כשבית-משפט עליון יפרש את חוקי הכנסת, ויבטל אותם - כמו שהוא עושה היום - זו אינ</w:t>
      </w:r>
      <w:r>
        <w:rPr>
          <w:rFonts w:hint="cs"/>
          <w:rtl/>
        </w:rPr>
        <w:t xml:space="preserve">נה הפרדת רשויות, אדוני. זו איננה הפרדת רשויות. דמוקרטיה והפרדת רשויות זה כשהכנסת -  ואנחנו נבחרנו על-ידי העם - אנחנו נחוקק את החוקים, והשופטים במערכת המשפט ישפטו לפיהם. </w:t>
      </w:r>
    </w:p>
    <w:p w14:paraId="4F1989CB" w14:textId="77777777" w:rsidR="00000000" w:rsidRDefault="007C71EE">
      <w:pPr>
        <w:pStyle w:val="a"/>
        <w:rPr>
          <w:rFonts w:hint="cs"/>
          <w:rtl/>
        </w:rPr>
      </w:pPr>
    </w:p>
    <w:p w14:paraId="21C82171" w14:textId="77777777" w:rsidR="00000000" w:rsidRDefault="007C71EE">
      <w:pPr>
        <w:pStyle w:val="a"/>
        <w:rPr>
          <w:rFonts w:hint="cs"/>
          <w:rtl/>
        </w:rPr>
      </w:pPr>
      <w:r>
        <w:rPr>
          <w:rFonts w:hint="cs"/>
          <w:rtl/>
        </w:rPr>
        <w:t>זה בא, זה מתקרב. יש לי הפתעה למי שמזלזל בזה - זה הולך לקרות, וזה יקרה. וזה יקרה גם בק</w:t>
      </w:r>
      <w:r>
        <w:rPr>
          <w:rFonts w:hint="cs"/>
          <w:rtl/>
        </w:rPr>
        <w:t>רוב, אני מאמין. שנה-שנתיים זה בקרוב. 55 שנה לא התעסקו בזה. אנחנו לוקחים לעצמנו את הנושא הזה ואנחנו מתעסקים בו ברצינות רבה מאוד. מי שלא יודע מזה ולא שמע על זה - שיבוא לוועדת החוקה. תודה רבה.</w:t>
      </w:r>
    </w:p>
    <w:p w14:paraId="15B7A6B9" w14:textId="77777777" w:rsidR="00000000" w:rsidRDefault="007C71EE">
      <w:pPr>
        <w:pStyle w:val="ad"/>
        <w:rPr>
          <w:rtl/>
        </w:rPr>
      </w:pPr>
      <w:r>
        <w:rPr>
          <w:rtl/>
        </w:rPr>
        <w:br/>
        <w:t>היו"ר מוחמד ברכה:</w:t>
      </w:r>
    </w:p>
    <w:p w14:paraId="4183C34D" w14:textId="77777777" w:rsidR="00000000" w:rsidRDefault="007C71EE">
      <w:pPr>
        <w:pStyle w:val="a"/>
        <w:rPr>
          <w:rFonts w:hint="cs"/>
          <w:rtl/>
        </w:rPr>
      </w:pPr>
    </w:p>
    <w:p w14:paraId="76E82E5F" w14:textId="77777777" w:rsidR="00000000" w:rsidRDefault="007C71EE">
      <w:pPr>
        <w:pStyle w:val="a"/>
        <w:rPr>
          <w:rFonts w:hint="cs"/>
          <w:rtl/>
        </w:rPr>
      </w:pPr>
      <w:r>
        <w:rPr>
          <w:rFonts w:hint="cs"/>
          <w:rtl/>
        </w:rPr>
        <w:t>תודה, חבר הכנסת כהן. חבר הכנסת אלי בן-מנחם, בב</w:t>
      </w:r>
      <w:r>
        <w:rPr>
          <w:rFonts w:hint="cs"/>
          <w:rtl/>
        </w:rPr>
        <w:t>קשה. אנחנו עשינו שינוי קל בסדר בגלל אילוצים של החלפת יושבי-ראש.</w:t>
      </w:r>
    </w:p>
    <w:p w14:paraId="4447E4B4" w14:textId="77777777" w:rsidR="00000000" w:rsidRDefault="007C71EE">
      <w:pPr>
        <w:pStyle w:val="Speaker"/>
        <w:rPr>
          <w:rtl/>
        </w:rPr>
      </w:pPr>
      <w:r>
        <w:rPr>
          <w:rtl/>
        </w:rPr>
        <w:br/>
      </w:r>
      <w:bookmarkStart w:id="435" w:name="FS000000437T26_05_2003_20_54_32"/>
      <w:bookmarkEnd w:id="435"/>
      <w:r>
        <w:rPr>
          <w:rtl/>
        </w:rPr>
        <w:t>אלי בן-מנחם (העבודה-מימד):</w:t>
      </w:r>
    </w:p>
    <w:p w14:paraId="151DA057" w14:textId="77777777" w:rsidR="00000000" w:rsidRDefault="007C71EE">
      <w:pPr>
        <w:pStyle w:val="a"/>
        <w:rPr>
          <w:rtl/>
        </w:rPr>
      </w:pPr>
    </w:p>
    <w:p w14:paraId="2C9CE001" w14:textId="77777777" w:rsidR="00000000" w:rsidRDefault="007C71EE">
      <w:pPr>
        <w:pStyle w:val="a"/>
        <w:rPr>
          <w:rFonts w:hint="cs"/>
          <w:rtl/>
        </w:rPr>
      </w:pPr>
      <w:r>
        <w:rPr>
          <w:rFonts w:hint="cs"/>
          <w:rtl/>
        </w:rPr>
        <w:t>תודה, אדוני היושב-ראש. אני מבקש, אחרי עשר הדקות שמגיעות לי - בתשע דקות תן לי איתות, כי יש לי נאום ארוך מאוד ואני רוצה לסכם בעשר דקות, ואני אמשיך מחר.</w:t>
      </w:r>
    </w:p>
    <w:p w14:paraId="194A5B42" w14:textId="77777777" w:rsidR="00000000" w:rsidRDefault="007C71EE">
      <w:pPr>
        <w:pStyle w:val="a"/>
        <w:rPr>
          <w:rFonts w:hint="cs"/>
          <w:rtl/>
        </w:rPr>
      </w:pPr>
    </w:p>
    <w:p w14:paraId="549BC519" w14:textId="77777777" w:rsidR="00000000" w:rsidRDefault="007C71EE">
      <w:pPr>
        <w:pStyle w:val="a"/>
        <w:rPr>
          <w:rFonts w:hint="cs"/>
          <w:rtl/>
        </w:rPr>
      </w:pPr>
      <w:r>
        <w:rPr>
          <w:rFonts w:hint="cs"/>
          <w:rtl/>
        </w:rPr>
        <w:t>אדוני היושב-</w:t>
      </w:r>
      <w:r>
        <w:rPr>
          <w:rFonts w:hint="cs"/>
          <w:rtl/>
        </w:rPr>
        <w:t xml:space="preserve">ראש, ראשית כול, לפני שאתחיל בדברי, אני מבקש - כפי שעשו חברי לאופוזיציה לפני - לקרוא לכל אזרחית וכל אזרח במדינת ישראל לקום ולעשות מעשה, לא לתת לממשלה לקבור את מדינת הרווחה, לא להישאר אדישים לעתיד הכלכלי של ילדינו. </w:t>
      </w:r>
    </w:p>
    <w:p w14:paraId="76E52CEA" w14:textId="77777777" w:rsidR="00000000" w:rsidRDefault="007C71EE">
      <w:pPr>
        <w:pStyle w:val="a"/>
        <w:rPr>
          <w:rFonts w:hint="cs"/>
          <w:rtl/>
        </w:rPr>
      </w:pPr>
    </w:p>
    <w:p w14:paraId="50F90F3C" w14:textId="77777777" w:rsidR="00000000" w:rsidRDefault="007C71EE">
      <w:pPr>
        <w:pStyle w:val="a"/>
        <w:rPr>
          <w:rFonts w:hint="cs"/>
          <w:rtl/>
        </w:rPr>
      </w:pPr>
      <w:r>
        <w:rPr>
          <w:rFonts w:hint="cs"/>
          <w:rtl/>
        </w:rPr>
        <w:t>ביום רביעי הקרוב תתקיים צעדת המחאה של מטה</w:t>
      </w:r>
      <w:r>
        <w:rPr>
          <w:rFonts w:hint="cs"/>
          <w:rtl/>
        </w:rPr>
        <w:t xml:space="preserve"> המאבק המשותף החברתי-הפוליטי נגד התוכנית הכלכלית. הצעדה תחל בשעה 16:00 ברחבת "נזכור" שבין התחנה המרכזית החדשה ל"בנייני האומה" בירושלים ותסתיים בהפגנה מול הכנסת.</w:t>
      </w:r>
    </w:p>
    <w:p w14:paraId="7DCA3EF2" w14:textId="77777777" w:rsidR="00000000" w:rsidRDefault="007C71EE">
      <w:pPr>
        <w:pStyle w:val="a"/>
        <w:rPr>
          <w:rFonts w:hint="cs"/>
          <w:rtl/>
        </w:rPr>
      </w:pPr>
    </w:p>
    <w:p w14:paraId="52DDB510" w14:textId="77777777" w:rsidR="00000000" w:rsidRDefault="007C71EE">
      <w:pPr>
        <w:pStyle w:val="a"/>
        <w:rPr>
          <w:rFonts w:hint="cs"/>
          <w:rtl/>
        </w:rPr>
      </w:pPr>
      <w:r>
        <w:rPr>
          <w:rFonts w:hint="cs"/>
          <w:rtl/>
        </w:rPr>
        <w:t>היום, ערב ההצבעה על התוכנית הכלכלית, חשוב יותר מתמיד שכל אחד מאזרחי ישראל ידע עד כמה נוראה התו</w:t>
      </w:r>
      <w:r>
        <w:rPr>
          <w:rFonts w:hint="cs"/>
          <w:rtl/>
        </w:rPr>
        <w:t xml:space="preserve">כנית הכלכלית הזאת, המיטיבה עם בעלי ההון והתעשיינים העשירים ופוגעת גם בחלשים וגם במעמד הבינוני-נמוך. </w:t>
      </w:r>
    </w:p>
    <w:p w14:paraId="1E77F710" w14:textId="77777777" w:rsidR="00000000" w:rsidRDefault="007C71EE">
      <w:pPr>
        <w:pStyle w:val="a"/>
        <w:rPr>
          <w:rFonts w:hint="cs"/>
          <w:rtl/>
        </w:rPr>
      </w:pPr>
    </w:p>
    <w:p w14:paraId="7B4DE8E4" w14:textId="77777777" w:rsidR="00000000" w:rsidRDefault="007C71EE">
      <w:pPr>
        <w:pStyle w:val="a"/>
        <w:rPr>
          <w:rFonts w:hint="cs"/>
          <w:rtl/>
        </w:rPr>
      </w:pPr>
      <w:r>
        <w:rPr>
          <w:rFonts w:hint="cs"/>
          <w:rtl/>
        </w:rPr>
        <w:t>התוכנית ההרסנית הזאת - שנכנה אותה מעכשיו "מסמך מהגיהינום", כפי שכינה ידידי מיכאל רצון את מפת הדרכים - תוכננה היטב על-ידי ביבי ופקידי האוצר ונועדה להסתער ע</w:t>
      </w:r>
      <w:r>
        <w:rPr>
          <w:rFonts w:hint="cs"/>
          <w:rtl/>
        </w:rPr>
        <w:t>ל המעמדות הנמוכים בחברה ופשוט לחסל אותם, להפוך אותם לטפילים.</w:t>
      </w:r>
    </w:p>
    <w:p w14:paraId="76EC68FD" w14:textId="77777777" w:rsidR="00000000" w:rsidRDefault="007C71EE">
      <w:pPr>
        <w:pStyle w:val="a"/>
        <w:rPr>
          <w:rFonts w:hint="cs"/>
          <w:rtl/>
        </w:rPr>
      </w:pPr>
    </w:p>
    <w:p w14:paraId="66849CFB" w14:textId="77777777" w:rsidR="00000000" w:rsidRDefault="007C71EE">
      <w:pPr>
        <w:pStyle w:val="a"/>
        <w:rPr>
          <w:rFonts w:hint="cs"/>
          <w:rtl/>
        </w:rPr>
      </w:pPr>
      <w:r>
        <w:rPr>
          <w:rFonts w:hint="cs"/>
          <w:rtl/>
        </w:rPr>
        <w:t>זה חלק מאידיאולוגיה קפיטליסטית קיצונית ואנטי-דמוקרטית שמטרתה לקחת מאלה שאין להם - שכירים, נכים, מובטלים, קשישים, אמהות חד-הוריות, בעלי עסקים קטנים - ולהעביר את המעט שבכיסם לבעלי ההון.</w:t>
      </w:r>
    </w:p>
    <w:p w14:paraId="088738C1" w14:textId="77777777" w:rsidR="00000000" w:rsidRDefault="007C71EE">
      <w:pPr>
        <w:pStyle w:val="a"/>
        <w:rPr>
          <w:rFonts w:hint="cs"/>
          <w:rtl/>
        </w:rPr>
      </w:pPr>
    </w:p>
    <w:p w14:paraId="46990959" w14:textId="77777777" w:rsidR="00000000" w:rsidRDefault="007C71EE">
      <w:pPr>
        <w:pStyle w:val="a"/>
        <w:rPr>
          <w:rFonts w:hint="cs"/>
          <w:rtl/>
        </w:rPr>
      </w:pPr>
      <w:r>
        <w:rPr>
          <w:rFonts w:hint="cs"/>
          <w:rtl/>
        </w:rPr>
        <w:t xml:space="preserve">אני רוצה </w:t>
      </w:r>
      <w:r>
        <w:rPr>
          <w:rFonts w:hint="cs"/>
          <w:rtl/>
        </w:rPr>
        <w:t>לצטט את דברי שופט בית-המשפט העליון יצחק זמיר בנוגע לזכויות החברתיות של כל אחד ואחד מאתנו. וכך אומר השופט זמיר באחד מפסקי-הדין שלו: "זכויות אדם הן אומנם ערך עליון, אך לא ערך יחיד. האדם הוא יותר מאשר אגד זכויות. הוא גם אגד של צרכים, נטיות ושאיפות. לפיכך, אין</w:t>
      </w:r>
      <w:r>
        <w:rPr>
          <w:rFonts w:hint="cs"/>
          <w:rtl/>
        </w:rPr>
        <w:t xml:space="preserve"> לומר כי תפקיד השלטון הוא לכבד את זכויות האדם. נקודה. אכן, זהו תפקיד ראשון במעלה. אך זהו רק אחד התפקידים. יש לומר גם, בנשימה אחת, שתפקיד נוסף הוא לקדם את רווחת האדם, כל אדם. ועוד תפקיד הוא לעשות צדק חברתי. צדק לכול. זכויות האדם אינן אמורות להאפיל על רווחת </w:t>
      </w:r>
      <w:r>
        <w:rPr>
          <w:rFonts w:hint="cs"/>
          <w:rtl/>
        </w:rPr>
        <w:t>האדם ועל הצדק החברתי. אסור שזכויות האדם ישמשו רק את האדם השבע. צריך שכל אדם יהיה שבע, כדי שיוכל ליהנות, למעשה ולא רק להלכה, מזכויות האדם".</w:t>
      </w:r>
    </w:p>
    <w:p w14:paraId="78086EE0" w14:textId="77777777" w:rsidR="00000000" w:rsidRDefault="007C71EE">
      <w:pPr>
        <w:pStyle w:val="a"/>
        <w:rPr>
          <w:rFonts w:hint="cs"/>
          <w:rtl/>
        </w:rPr>
      </w:pPr>
    </w:p>
    <w:p w14:paraId="76927584" w14:textId="77777777" w:rsidR="00000000" w:rsidRDefault="007C71EE">
      <w:pPr>
        <w:pStyle w:val="a"/>
        <w:rPr>
          <w:rFonts w:hint="cs"/>
          <w:rtl/>
        </w:rPr>
      </w:pPr>
      <w:r>
        <w:rPr>
          <w:rFonts w:hint="cs"/>
          <w:rtl/>
        </w:rPr>
        <w:t>השופט זמיר צודק. עוני הוא דבר יחסי, אי-שוויון גם הוא יחסי, אבל הוא פוגע ביותר משום שקשה לסבול אי-שוויון. קשה עוד יות</w:t>
      </w:r>
      <w:r>
        <w:rPr>
          <w:rFonts w:hint="cs"/>
          <w:rtl/>
        </w:rPr>
        <w:t>ר לסבול אי-שוויון במדינת היהודים, שמראשיתה הושתתה על האמונה בדבר התפקיד החברתי שיש להבטחת הצדק החברתי - אמונה שהאבות המייסדים היו חדורים בה ומחויבים לה. עידוד יחסי עבודה מאורגנים; הבטחת החלוקה השוויונית של העבודה; ביטול זרמי חינוך לא ממלכתיים; הקמת מוסד לב</w:t>
      </w:r>
      <w:r>
        <w:rPr>
          <w:rFonts w:hint="cs"/>
          <w:rtl/>
        </w:rPr>
        <w:t>יטוח לאומי והשתתתו על עקרונות אוניברסליים - כל אלה היו ביטוי של הצדק החברתי הלאומי.</w:t>
      </w:r>
    </w:p>
    <w:p w14:paraId="6BB349C1" w14:textId="77777777" w:rsidR="00000000" w:rsidRDefault="007C71EE">
      <w:pPr>
        <w:pStyle w:val="a"/>
        <w:rPr>
          <w:rFonts w:hint="cs"/>
          <w:rtl/>
        </w:rPr>
      </w:pPr>
    </w:p>
    <w:p w14:paraId="5821543E" w14:textId="77777777" w:rsidR="00000000" w:rsidRDefault="007C71EE">
      <w:pPr>
        <w:pStyle w:val="a"/>
        <w:rPr>
          <w:rFonts w:hint="cs"/>
          <w:rtl/>
        </w:rPr>
      </w:pPr>
      <w:r>
        <w:rPr>
          <w:rFonts w:hint="cs"/>
          <w:rtl/>
        </w:rPr>
        <w:t>מטרתה של מדינת רווחה היא לדאוג שגם לעני תהיה רשת מגן, שהוא לא ייפול לתחתית השאול ולבור העמוק של העוני, אלא ייפול לרשת מגן שתקלוט אותו ותמנע ממנו את האובדן הכלכלי - אובדן ש</w:t>
      </w:r>
      <w:r>
        <w:rPr>
          <w:rFonts w:hint="cs"/>
          <w:rtl/>
        </w:rPr>
        <w:t>המספר הרב של המתאבדים בשנה האחרונה מסיבות כלכליות מעיד כי הוא מחלחל לכל תחומי החיים ואף לוקח אותם.</w:t>
      </w:r>
    </w:p>
    <w:p w14:paraId="11A9B45B" w14:textId="77777777" w:rsidR="00000000" w:rsidRDefault="007C71EE">
      <w:pPr>
        <w:pStyle w:val="a"/>
        <w:rPr>
          <w:rFonts w:hint="cs"/>
          <w:rtl/>
        </w:rPr>
      </w:pPr>
    </w:p>
    <w:p w14:paraId="3678B4C4" w14:textId="77777777" w:rsidR="00000000" w:rsidRDefault="007C71EE">
      <w:pPr>
        <w:pStyle w:val="a"/>
        <w:rPr>
          <w:rFonts w:hint="cs"/>
          <w:rtl/>
        </w:rPr>
      </w:pPr>
      <w:r>
        <w:rPr>
          <w:rFonts w:hint="cs"/>
          <w:rtl/>
        </w:rPr>
        <w:t xml:space="preserve">כדי לקיים את מדינת הרווחה, היתה קיימת בישראל מערכת ביטחון סוציאלי, אבל </w:t>
      </w:r>
      <w:r>
        <w:rPr>
          <w:rtl/>
        </w:rPr>
        <w:br/>
      </w:r>
      <w:r>
        <w:rPr>
          <w:rFonts w:hint="cs"/>
          <w:rtl/>
        </w:rPr>
        <w:t>משום-מה כל ממשלה מהימין מוצאת לנכון לכרסם ברשת הביטחון הזאת. עתה המצב נהיה בלתי נסבל</w:t>
      </w:r>
      <w:r>
        <w:rPr>
          <w:rFonts w:hint="cs"/>
          <w:rtl/>
        </w:rPr>
        <w:t>, ואחרי התוכנית הכלכלית הזאת רבים יותר ויותר יתקשו להיחלץ מנפילה אל מתחת לקו העוני.</w:t>
      </w:r>
    </w:p>
    <w:p w14:paraId="4FBB9566" w14:textId="77777777" w:rsidR="00000000" w:rsidRDefault="007C71EE">
      <w:pPr>
        <w:pStyle w:val="a"/>
        <w:rPr>
          <w:rFonts w:hint="cs"/>
          <w:rtl/>
        </w:rPr>
      </w:pPr>
    </w:p>
    <w:p w14:paraId="6A5F4DDB" w14:textId="77777777" w:rsidR="00000000" w:rsidRDefault="007C71EE">
      <w:pPr>
        <w:pStyle w:val="a"/>
        <w:rPr>
          <w:rFonts w:hint="cs"/>
          <w:rtl/>
        </w:rPr>
      </w:pPr>
      <w:r>
        <w:rPr>
          <w:rFonts w:hint="cs"/>
          <w:rtl/>
        </w:rPr>
        <w:t>המדהים בשינויים שהתרחשו בשנים האחרונות הוא, שכדי למסות את ההון במדינה נזקקה הממשלה ל=20 שנה, שבמהלכן פעלו אין-ספור ועדות. לעומת זאת, שינוי מהותי של מערכת הרווחה בישראל נעש</w:t>
      </w:r>
      <w:r>
        <w:rPr>
          <w:rFonts w:hint="cs"/>
          <w:rtl/>
        </w:rPr>
        <w:t>ה בהינף יד, ובזמן קצר, כמעט ללא דיון, תוך פגיעה בכל ערך מוסרי שעליו יוסדה המדינה רק לפני 55 שנה.</w:t>
      </w:r>
    </w:p>
    <w:p w14:paraId="653AC8A9" w14:textId="77777777" w:rsidR="00000000" w:rsidRDefault="007C71EE">
      <w:pPr>
        <w:pStyle w:val="a"/>
        <w:rPr>
          <w:rFonts w:hint="cs"/>
          <w:rtl/>
        </w:rPr>
      </w:pPr>
    </w:p>
    <w:p w14:paraId="1B30F023" w14:textId="77777777" w:rsidR="00000000" w:rsidRDefault="007C71EE">
      <w:pPr>
        <w:pStyle w:val="a"/>
        <w:rPr>
          <w:rFonts w:hint="cs"/>
          <w:rtl/>
        </w:rPr>
      </w:pPr>
      <w:r>
        <w:rPr>
          <w:rFonts w:hint="cs"/>
          <w:rtl/>
        </w:rPr>
        <w:t xml:space="preserve">הציבור בישראל בדרך כלל מקבל בהכנעה את הגזירות שמפילים עליו. הוא אינו יוצא לרחובות, למעט קבוצות של פעילים מעטים, אך ההתרחשויות מאז תחילת שנת 2001 אינן מאפשרות </w:t>
      </w:r>
      <w:r>
        <w:rPr>
          <w:rFonts w:hint="cs"/>
          <w:rtl/>
        </w:rPr>
        <w:t xml:space="preserve">לקבוצות רחבות באוכלוסייה הישראלית לשאת עוד בנטל. </w:t>
      </w:r>
    </w:p>
    <w:p w14:paraId="3F79220B" w14:textId="77777777" w:rsidR="00000000" w:rsidRDefault="007C71EE">
      <w:pPr>
        <w:pStyle w:val="a"/>
        <w:rPr>
          <w:rFonts w:hint="cs"/>
          <w:rtl/>
        </w:rPr>
      </w:pPr>
    </w:p>
    <w:p w14:paraId="251BC3BC" w14:textId="77777777" w:rsidR="00000000" w:rsidRDefault="007C71EE">
      <w:pPr>
        <w:pStyle w:val="a"/>
        <w:rPr>
          <w:rFonts w:hint="cs"/>
          <w:rtl/>
        </w:rPr>
      </w:pPr>
      <w:r>
        <w:rPr>
          <w:rFonts w:hint="cs"/>
          <w:rtl/>
        </w:rPr>
        <w:t xml:space="preserve">בשנתיים האחרונות חלו במדינת ישראל שינויים רבים בתחומים הכלכליים והחברתיים - פיטורים המוניים; ירידת רווחי העסקים; קיצוצי שכר; פגיעה בקצבאות הקשישים, המובטלים, האמהות החד-הוריות; וקיצוצים קשים בתקציבי החברה </w:t>
      </w:r>
      <w:r>
        <w:rPr>
          <w:rFonts w:hint="cs"/>
          <w:rtl/>
        </w:rPr>
        <w:t>והרווחה.</w:t>
      </w:r>
    </w:p>
    <w:p w14:paraId="3530BE91" w14:textId="77777777" w:rsidR="00000000" w:rsidRDefault="007C71EE">
      <w:pPr>
        <w:pStyle w:val="a"/>
        <w:rPr>
          <w:rFonts w:hint="cs"/>
          <w:rtl/>
        </w:rPr>
      </w:pPr>
    </w:p>
    <w:p w14:paraId="2A0B8E27" w14:textId="77777777" w:rsidR="00000000" w:rsidRDefault="007C71EE">
      <w:pPr>
        <w:pStyle w:val="a"/>
        <w:rPr>
          <w:rFonts w:hint="cs"/>
          <w:rtl/>
        </w:rPr>
      </w:pPr>
      <w:r>
        <w:rPr>
          <w:rFonts w:hint="cs"/>
          <w:rtl/>
        </w:rPr>
        <w:t>מממדי העוני בקרב קבוצות שונות אנו למדים הרבה. 60% מהקשישים במדינת ישראל הם עניים - 60% מהקשישים. לאחר תשלומי קצבאות הביטוח הלאומי עדיין, אדוני היושב-ראש, 22.5% מהקשישים הם עניים. כיום כל ילד רביעי וכל קשיש רביעי חי מתחת לקו העוני, ולאחר יישום התו</w:t>
      </w:r>
      <w:r>
        <w:rPr>
          <w:rFonts w:hint="cs"/>
          <w:rtl/>
        </w:rPr>
        <w:t>כנית יצטרפו אל החיים מתחת לקו העוני עוד עשרות אלפי אזרחים. לא זו בלבד - קרוב ל=20% מהאנשים העובדים הם עניים. כלומר, האי-שוויון הוא מהותי, פנימי. הוא הופך להיות חלק מהכלכלה הישראלית, ומעיד כי הממשלה מאפשרת לעשירים להרוויח יותר ולהתקדם על חשבון החלשים.</w:t>
      </w:r>
    </w:p>
    <w:p w14:paraId="185940F7" w14:textId="77777777" w:rsidR="00000000" w:rsidRDefault="007C71EE">
      <w:pPr>
        <w:pStyle w:val="a"/>
        <w:rPr>
          <w:rFonts w:hint="cs"/>
          <w:rtl/>
        </w:rPr>
      </w:pPr>
    </w:p>
    <w:p w14:paraId="331E128E" w14:textId="77777777" w:rsidR="00000000" w:rsidRDefault="007C71EE">
      <w:pPr>
        <w:pStyle w:val="a"/>
        <w:rPr>
          <w:rFonts w:hint="cs"/>
          <w:rtl/>
        </w:rPr>
      </w:pPr>
      <w:r>
        <w:rPr>
          <w:rFonts w:hint="cs"/>
          <w:rtl/>
        </w:rPr>
        <w:t>אנחנ</w:t>
      </w:r>
      <w:r>
        <w:rPr>
          <w:rFonts w:hint="cs"/>
          <w:rtl/>
        </w:rPr>
        <w:t xml:space="preserve">ו מכירים בצורך לקצץ בתקציבים לנוכח המיתון הכבד, אך המצב חמור עד כדי כך שכל תוכנית להבראה כלכלית, לחיזוק הכלכלה, הכוללת קיצוצים, אסור לה לפגוע עוד בשכבות החלשות. חייבים לשמור על האיזון בין שיקולים כלכליים לשיקולי רווחה. </w:t>
      </w:r>
    </w:p>
    <w:p w14:paraId="23BAAEB9" w14:textId="77777777" w:rsidR="00000000" w:rsidRDefault="007C71EE">
      <w:pPr>
        <w:pStyle w:val="a"/>
        <w:rPr>
          <w:rFonts w:hint="cs"/>
          <w:rtl/>
        </w:rPr>
      </w:pPr>
    </w:p>
    <w:p w14:paraId="4BCDC094" w14:textId="77777777" w:rsidR="00000000" w:rsidRDefault="007C71EE">
      <w:pPr>
        <w:pStyle w:val="a"/>
        <w:rPr>
          <w:rFonts w:hint="cs"/>
          <w:rtl/>
        </w:rPr>
      </w:pPr>
      <w:r>
        <w:rPr>
          <w:rFonts w:hint="cs"/>
          <w:rtl/>
        </w:rPr>
        <w:t>התוכנית הכלכלית הזאת מפירה בצורה בו</w:t>
      </w:r>
      <w:r>
        <w:rPr>
          <w:rFonts w:hint="cs"/>
          <w:rtl/>
        </w:rPr>
        <w:t>טה את האיזון. בשנתיים האחרונות קיצצה הממשלה כמה וכמה פעמים את תקציב המדינה בסכום כולל של עשרות מיליארדי שקלים. היעד המרכזי של הקיצוצים האלה היה רשת הביטחון הסוציאלי, והנפגעים העיקריים היו בעלי ההכנסות הנמוכות.</w:t>
      </w:r>
    </w:p>
    <w:p w14:paraId="2F61D1A5" w14:textId="77777777" w:rsidR="00000000" w:rsidRDefault="007C71EE">
      <w:pPr>
        <w:pStyle w:val="a"/>
        <w:rPr>
          <w:rFonts w:hint="cs"/>
          <w:rtl/>
        </w:rPr>
      </w:pPr>
    </w:p>
    <w:p w14:paraId="56B485A6" w14:textId="77777777" w:rsidR="00000000" w:rsidRDefault="007C71EE">
      <w:pPr>
        <w:pStyle w:val="a"/>
        <w:rPr>
          <w:rFonts w:hint="cs"/>
          <w:rtl/>
        </w:rPr>
      </w:pPr>
      <w:r>
        <w:rPr>
          <w:rFonts w:hint="cs"/>
          <w:rtl/>
        </w:rPr>
        <w:t>הקיצוצים כללו, בין השאר, אי-עדכון של מרבית קצ</w:t>
      </w:r>
      <w:r>
        <w:rPr>
          <w:rFonts w:hint="cs"/>
          <w:rtl/>
        </w:rPr>
        <w:t>באות הביטוח הלאומי; קיצוץ עמוק בקצבת הבטחת ההכנסה; קיצוץ כללי בקצבת הילדים; קיצוץ בדמי אבטלה והחמרה בתנאי הזכאות לדמי אבטלה; קיצוץ בקצבת הזיקנה; אי-עדכון שכר המינימום; העלאת המע"מ ל=18%; ונוסף על כל אלה, הממשלה פגעה בעצמאות המוסד לביטוח לאומי באמצעות הכפפת</w:t>
      </w:r>
      <w:r>
        <w:rPr>
          <w:rFonts w:hint="cs"/>
          <w:rtl/>
        </w:rPr>
        <w:t xml:space="preserve">ו של החשב לחשב של משרד האוצר - ואני מתכוון לחשב של המוסד לביטוח לאומי. אולם כעת, בעקבות התוכנית הנוכחית, הנפגע העיקרי הוא המעמד הבינוני. </w:t>
      </w:r>
    </w:p>
    <w:p w14:paraId="667821EB" w14:textId="77777777" w:rsidR="00000000" w:rsidRDefault="007C71EE">
      <w:pPr>
        <w:pStyle w:val="a"/>
        <w:ind w:firstLine="0"/>
        <w:rPr>
          <w:rFonts w:hint="cs"/>
          <w:rtl/>
        </w:rPr>
      </w:pPr>
    </w:p>
    <w:p w14:paraId="29BA34CD" w14:textId="77777777" w:rsidR="00000000" w:rsidRDefault="007C71EE">
      <w:pPr>
        <w:pStyle w:val="a"/>
        <w:ind w:firstLine="0"/>
        <w:rPr>
          <w:rFonts w:hint="cs"/>
          <w:rtl/>
        </w:rPr>
      </w:pPr>
      <w:r>
        <w:rPr>
          <w:rFonts w:hint="cs"/>
          <w:rtl/>
        </w:rPr>
        <w:tab/>
        <w:t>התוכנית מערערת את היציבות של מקום התעסוקה המרכזי של המעמד הבינוני: מנגנון המדינה, הרשויות המקומיות והשירותים הממלכתי</w:t>
      </w:r>
      <w:r>
        <w:rPr>
          <w:rFonts w:hint="cs"/>
          <w:rtl/>
        </w:rPr>
        <w:t xml:space="preserve">ים </w:t>
      </w:r>
      <w:r>
        <w:rPr>
          <w:rtl/>
        </w:rPr>
        <w:t>–</w:t>
      </w:r>
      <w:r>
        <w:rPr>
          <w:rFonts w:hint="cs"/>
          <w:rtl/>
        </w:rPr>
        <w:t xml:space="preserve"> חינוך, בריאות ורווחה. מכך יוצא כי הפגיעה העיקרית תהיה בנשות המעמד הבינוני. מחצית מכלל הנשים העובדות בישראל מועסקות בשירותים הציבוריים והן שני-שלישים מן המועסקים בענף זה.</w:t>
      </w:r>
    </w:p>
    <w:p w14:paraId="67885CAF" w14:textId="77777777" w:rsidR="00000000" w:rsidRDefault="007C71EE">
      <w:pPr>
        <w:pStyle w:val="a"/>
        <w:ind w:firstLine="0"/>
        <w:rPr>
          <w:rFonts w:hint="cs"/>
          <w:rtl/>
        </w:rPr>
      </w:pPr>
    </w:p>
    <w:p w14:paraId="755898F6" w14:textId="77777777" w:rsidR="00000000" w:rsidRDefault="007C71EE">
      <w:pPr>
        <w:pStyle w:val="a"/>
        <w:ind w:firstLine="0"/>
        <w:rPr>
          <w:rFonts w:hint="cs"/>
          <w:rtl/>
        </w:rPr>
      </w:pPr>
      <w:r>
        <w:rPr>
          <w:rFonts w:hint="cs"/>
          <w:rtl/>
        </w:rPr>
        <w:tab/>
        <w:t>אדוני היושב-ראש, חברי הכנסת, התוכנית הכלכלית הזאת תפגע במשפחות הטיפוסיות של המע</w:t>
      </w:r>
      <w:r>
        <w:rPr>
          <w:rFonts w:hint="cs"/>
          <w:rtl/>
        </w:rPr>
        <w:t>מד הבינוני, משפחות שבהן שני בני-הזוג עובדים, והפגיעה תהיה במקומות הכואבים ביותר: בתעסוקה, בשכר, בפנסיה, בחינוך הילדים, בסיעוד הקשישים, וכל זאת על רקע המיתון הכבד והעובדה שאין חלופות תעסוקתיות.</w:t>
      </w:r>
    </w:p>
    <w:p w14:paraId="62F10B14" w14:textId="77777777" w:rsidR="00000000" w:rsidRDefault="007C71EE">
      <w:pPr>
        <w:pStyle w:val="a"/>
        <w:ind w:firstLine="0"/>
        <w:rPr>
          <w:rFonts w:hint="cs"/>
          <w:rtl/>
        </w:rPr>
      </w:pPr>
    </w:p>
    <w:p w14:paraId="5442E5E4" w14:textId="77777777" w:rsidR="00000000" w:rsidRDefault="007C71EE">
      <w:pPr>
        <w:pStyle w:val="a"/>
        <w:ind w:firstLine="0"/>
        <w:rPr>
          <w:rFonts w:hint="cs"/>
          <w:rtl/>
        </w:rPr>
      </w:pPr>
      <w:r>
        <w:rPr>
          <w:rFonts w:hint="cs"/>
          <w:rtl/>
        </w:rPr>
        <w:tab/>
        <w:t>המדיניות הממשלתית פוגעת קשות בשכבות רחבות ביותר של החברה הישר</w:t>
      </w:r>
      <w:r>
        <w:rPr>
          <w:rFonts w:hint="cs"/>
          <w:rtl/>
        </w:rPr>
        <w:t xml:space="preserve">אלית. היא הופכת את החלשים ועובדי המדינה לחבורה של עצלנים ונרפים, עלוקות שמוצצות את הקופה הציבורית. </w:t>
      </w:r>
    </w:p>
    <w:p w14:paraId="257A3DB0" w14:textId="77777777" w:rsidR="00000000" w:rsidRDefault="007C71EE">
      <w:pPr>
        <w:pStyle w:val="a"/>
        <w:ind w:firstLine="0"/>
        <w:rPr>
          <w:rFonts w:hint="cs"/>
          <w:rtl/>
        </w:rPr>
      </w:pPr>
    </w:p>
    <w:p w14:paraId="5D9D44F4" w14:textId="77777777" w:rsidR="00000000" w:rsidRDefault="007C71EE">
      <w:pPr>
        <w:pStyle w:val="a"/>
        <w:ind w:firstLine="0"/>
        <w:rPr>
          <w:rFonts w:hint="cs"/>
          <w:rtl/>
        </w:rPr>
      </w:pPr>
      <w:r>
        <w:rPr>
          <w:rFonts w:hint="cs"/>
          <w:rtl/>
        </w:rPr>
        <w:tab/>
        <w:t xml:space="preserve">בגל הראשון של הקיצוצים, שנערך בשנה שעברה, הציג האוצר את מעוטי היכולת כנטל על הקופה הציבורית. קצבאות הביטוח הלאומי קוצצו, וכתוצאה מכך התרחב מעגל העוני. </w:t>
      </w:r>
    </w:p>
    <w:p w14:paraId="756B316F" w14:textId="77777777" w:rsidR="00000000" w:rsidRDefault="007C71EE">
      <w:pPr>
        <w:pStyle w:val="a"/>
        <w:ind w:firstLine="0"/>
        <w:rPr>
          <w:rFonts w:hint="cs"/>
          <w:rtl/>
        </w:rPr>
      </w:pPr>
    </w:p>
    <w:p w14:paraId="2C5465A3" w14:textId="77777777" w:rsidR="00000000" w:rsidRDefault="007C71EE">
      <w:pPr>
        <w:pStyle w:val="a"/>
        <w:ind w:firstLine="0"/>
        <w:rPr>
          <w:rFonts w:hint="cs"/>
          <w:rtl/>
        </w:rPr>
      </w:pPr>
      <w:r>
        <w:rPr>
          <w:rFonts w:hint="cs"/>
          <w:rtl/>
        </w:rPr>
        <w:t>ה</w:t>
      </w:r>
      <w:r>
        <w:rPr>
          <w:rFonts w:hint="cs"/>
          <w:rtl/>
        </w:rPr>
        <w:t xml:space="preserve">תוכנית הנוכחית מציגה רבים מעובדי השירות הציבורי כ"מיותרים" ו"לא יצרניים". ה"עליהום" הזה על עובדי המדינה לא רק שאינו צודק, אלא הוא גם שקרי. המספרים שהפריח ביבי לאוויר על היחס בין המגזר הציבורי למגזר העסקי  מצוצים מהאצבע. הרי במדינות אחרות, כשבוחנים את היחס </w:t>
      </w:r>
      <w:r>
        <w:rPr>
          <w:rFonts w:hint="cs"/>
          <w:rtl/>
        </w:rPr>
        <w:t>הזה בין הממשלה למגזר הפרטי, לא כוללים את האוניברסיטאות, קופות-החולים, בתי-הכנסת ועוד ארגונים הנקראים "פרטיים" במדינות אחרות, אפילו אם הם נשענים על קופת המדינה. ביבי טוען כי המגזר הציבורי אינו יצרני. לידיעתו, המגזר הציבורי כולל ברובו מורים, אחיות, רופאים, ש</w:t>
      </w:r>
      <w:r>
        <w:rPr>
          <w:rFonts w:hint="cs"/>
          <w:rtl/>
        </w:rPr>
        <w:t>ופטים, פועלי תעשייה אווירית, עובדי חברת החשמל, עובדי "אל על" והנמלים. האם גם הם לא יצרניים?</w:t>
      </w:r>
    </w:p>
    <w:p w14:paraId="3CCBF0DC" w14:textId="77777777" w:rsidR="00000000" w:rsidRDefault="007C71EE">
      <w:pPr>
        <w:pStyle w:val="Manager"/>
        <w:rPr>
          <w:rFonts w:hint="cs"/>
          <w:rtl/>
        </w:rPr>
      </w:pPr>
    </w:p>
    <w:p w14:paraId="76E40F2C" w14:textId="77777777" w:rsidR="00000000" w:rsidRDefault="007C71EE">
      <w:pPr>
        <w:pStyle w:val="ad"/>
        <w:rPr>
          <w:rtl/>
        </w:rPr>
      </w:pPr>
      <w:r>
        <w:rPr>
          <w:rtl/>
        </w:rPr>
        <w:t>היו"ר מוחמד ברכה:</w:t>
      </w:r>
    </w:p>
    <w:p w14:paraId="2626F05D" w14:textId="77777777" w:rsidR="00000000" w:rsidRDefault="007C71EE">
      <w:pPr>
        <w:pStyle w:val="a"/>
        <w:rPr>
          <w:rtl/>
        </w:rPr>
      </w:pPr>
    </w:p>
    <w:p w14:paraId="3EDFF07C" w14:textId="77777777" w:rsidR="00000000" w:rsidRDefault="007C71EE">
      <w:pPr>
        <w:pStyle w:val="a"/>
        <w:rPr>
          <w:rFonts w:hint="cs"/>
          <w:rtl/>
        </w:rPr>
      </w:pPr>
      <w:r>
        <w:rPr>
          <w:rFonts w:hint="cs"/>
          <w:rtl/>
        </w:rPr>
        <w:t>יש לך עוד דקה, אלי. תתארגן.</w:t>
      </w:r>
    </w:p>
    <w:p w14:paraId="30199093" w14:textId="77777777" w:rsidR="00000000" w:rsidRDefault="007C71EE">
      <w:pPr>
        <w:pStyle w:val="a"/>
        <w:rPr>
          <w:rFonts w:hint="cs"/>
          <w:rtl/>
        </w:rPr>
      </w:pPr>
    </w:p>
    <w:p w14:paraId="5FCC34D6" w14:textId="77777777" w:rsidR="00000000" w:rsidRDefault="007C71EE">
      <w:pPr>
        <w:pStyle w:val="SpeakerCon"/>
        <w:rPr>
          <w:rtl/>
        </w:rPr>
      </w:pPr>
      <w:bookmarkStart w:id="436" w:name="FS000000437T26_05_2003_20_59_41"/>
      <w:bookmarkEnd w:id="436"/>
    </w:p>
    <w:p w14:paraId="3813E2FD" w14:textId="77777777" w:rsidR="00000000" w:rsidRDefault="007C71EE">
      <w:pPr>
        <w:pStyle w:val="SpeakerCon"/>
        <w:rPr>
          <w:rtl/>
        </w:rPr>
      </w:pPr>
      <w:r>
        <w:rPr>
          <w:rFonts w:hint="eastAsia"/>
          <w:rtl/>
        </w:rPr>
        <w:t>אלי</w:t>
      </w:r>
      <w:r>
        <w:rPr>
          <w:rtl/>
        </w:rPr>
        <w:t xml:space="preserve"> בן-מנחם (העבודה-מימד):</w:t>
      </w:r>
    </w:p>
    <w:p w14:paraId="6DF7D74E" w14:textId="77777777" w:rsidR="00000000" w:rsidRDefault="007C71EE">
      <w:pPr>
        <w:pStyle w:val="a"/>
        <w:rPr>
          <w:rFonts w:hint="cs"/>
          <w:rtl/>
        </w:rPr>
      </w:pPr>
    </w:p>
    <w:p w14:paraId="580BAB8B" w14:textId="77777777" w:rsidR="00000000" w:rsidRDefault="007C71EE">
      <w:pPr>
        <w:pStyle w:val="a"/>
        <w:rPr>
          <w:rFonts w:hint="cs"/>
          <w:rtl/>
        </w:rPr>
      </w:pPr>
      <w:r>
        <w:rPr>
          <w:rFonts w:hint="cs"/>
          <w:rtl/>
        </w:rPr>
        <w:t>בידי מי ניתן את חינוך ילדינו? כבר היום מתרחבים הפערים בין עשירים לעניים. רבים כבר לא מ</w:t>
      </w:r>
      <w:r>
        <w:rPr>
          <w:rFonts w:hint="cs"/>
          <w:rtl/>
        </w:rPr>
        <w:t>סוגלים לאפשר לילדיהם השכלה מינימלית, שלא לדבר על השכלה גבוהה. כבר היום רק עשירים יכולים לאפשר לבניהם להתקדם בחיים ולרכוש השכלה.</w:t>
      </w:r>
    </w:p>
    <w:p w14:paraId="52C0D607" w14:textId="77777777" w:rsidR="00000000" w:rsidRDefault="007C71EE">
      <w:pPr>
        <w:pStyle w:val="a"/>
        <w:rPr>
          <w:rFonts w:hint="cs"/>
          <w:rtl/>
        </w:rPr>
      </w:pPr>
    </w:p>
    <w:p w14:paraId="4ADF9EE9" w14:textId="77777777" w:rsidR="00000000" w:rsidRDefault="007C71EE">
      <w:pPr>
        <w:pStyle w:val="a"/>
        <w:rPr>
          <w:rFonts w:hint="cs"/>
          <w:rtl/>
        </w:rPr>
      </w:pPr>
      <w:r>
        <w:rPr>
          <w:rFonts w:hint="cs"/>
          <w:rtl/>
        </w:rPr>
        <w:t xml:space="preserve">לסיכום החלק הזה, אדוני היושב-ראש </w:t>
      </w:r>
      <w:r>
        <w:rPr>
          <w:rtl/>
        </w:rPr>
        <w:t>–</w:t>
      </w:r>
      <w:r>
        <w:rPr>
          <w:rFonts w:hint="cs"/>
          <w:rtl/>
        </w:rPr>
        <w:t xml:space="preserve"> אני עובר לעמוד האחרון </w:t>
      </w:r>
      <w:r>
        <w:rPr>
          <w:rtl/>
        </w:rPr>
        <w:t>–</w:t>
      </w:r>
      <w:r>
        <w:rPr>
          <w:rFonts w:hint="cs"/>
          <w:rtl/>
        </w:rPr>
        <w:t xml:space="preserve"> ברור שהתוכנית הכלכלית הזאת לא תביא לא שגשוג ולא צמיחה. היא רק תעמיק </w:t>
      </w:r>
      <w:r>
        <w:rPr>
          <w:rFonts w:hint="cs"/>
          <w:rtl/>
        </w:rPr>
        <w:t>את הפערים הרחבים ממילא. ושלא יספרו לנו שאין כסף. תקציב של 250 מיליארד שקל הוא תקציב עצום. בתוכו אפשר לקצץ דווקא את אותם 2.5 מיליארדי השקלים המתוקצבים למימון הורדת המס לעשירים; 1.5 מיליארד השקלים המתוקצבים להורדת דמי הביטוח הלאומי שבהם חייבים המעסיקים; מילי</w:t>
      </w:r>
      <w:r>
        <w:rPr>
          <w:rFonts w:hint="cs"/>
          <w:rtl/>
        </w:rPr>
        <w:t>ארדי השקלים המופנים להתנחלויות, ועוד ועוד; וכשאני אומר התנחלויות, אדוני היושב-ראש, אני לא מתכוון לפגוע, חלילה, בביטחון המתנחלים, אני מתכוון לכל השמנת מסביב, ויש הרבה.</w:t>
      </w:r>
    </w:p>
    <w:p w14:paraId="7FE03EB6" w14:textId="77777777" w:rsidR="00000000" w:rsidRDefault="007C71EE">
      <w:pPr>
        <w:pStyle w:val="a"/>
        <w:rPr>
          <w:rFonts w:hint="cs"/>
          <w:rtl/>
        </w:rPr>
      </w:pPr>
    </w:p>
    <w:p w14:paraId="58D2C5CD" w14:textId="77777777" w:rsidR="00000000" w:rsidRDefault="007C71EE">
      <w:pPr>
        <w:pStyle w:val="a"/>
        <w:rPr>
          <w:rFonts w:hint="cs"/>
          <w:rtl/>
        </w:rPr>
      </w:pPr>
      <w:r>
        <w:rPr>
          <w:rFonts w:hint="cs"/>
          <w:rtl/>
        </w:rPr>
        <w:t>הערה אחרונה, אדוני היושב-ראש, שלא נועדה להקנטה אלא להצגת האמת: ברור היום ששינוי היא מפלג</w:t>
      </w:r>
      <w:r>
        <w:rPr>
          <w:rFonts w:hint="cs"/>
          <w:rtl/>
        </w:rPr>
        <w:t>ה לעשירים, ולא למעמד הביניים. ברור שהציבור הרחב שהצביע עבור הפופוליזם הזול והצביע שינוי מבין היום כי הוא רומה. תודה, אדוני היושב-ראש.</w:t>
      </w:r>
    </w:p>
    <w:p w14:paraId="28FB22B7" w14:textId="77777777" w:rsidR="00000000" w:rsidRDefault="007C71EE">
      <w:pPr>
        <w:pStyle w:val="a"/>
        <w:rPr>
          <w:rFonts w:hint="cs"/>
          <w:rtl/>
        </w:rPr>
      </w:pPr>
    </w:p>
    <w:p w14:paraId="456F86C5" w14:textId="77777777" w:rsidR="00000000" w:rsidRDefault="007C71EE">
      <w:pPr>
        <w:pStyle w:val="ad"/>
        <w:rPr>
          <w:rtl/>
        </w:rPr>
      </w:pPr>
      <w:r>
        <w:rPr>
          <w:rtl/>
        </w:rPr>
        <w:t>היו"ר מוחמד ברכה:</w:t>
      </w:r>
    </w:p>
    <w:p w14:paraId="6292078F" w14:textId="77777777" w:rsidR="00000000" w:rsidRDefault="007C71EE">
      <w:pPr>
        <w:pStyle w:val="a"/>
        <w:rPr>
          <w:rtl/>
        </w:rPr>
      </w:pPr>
    </w:p>
    <w:p w14:paraId="1738EA8B" w14:textId="77777777" w:rsidR="00000000" w:rsidRDefault="007C71EE">
      <w:pPr>
        <w:pStyle w:val="a"/>
        <w:rPr>
          <w:rFonts w:hint="cs"/>
          <w:rtl/>
        </w:rPr>
      </w:pPr>
      <w:r>
        <w:rPr>
          <w:rFonts w:hint="cs"/>
          <w:rtl/>
        </w:rPr>
        <w:t xml:space="preserve">תודה, חבר הכנסת בן-מנחם. רשות הדיבור לחבר הכנסת אחמד טיבי, בבקשה. אחריו </w:t>
      </w:r>
      <w:r>
        <w:rPr>
          <w:rtl/>
        </w:rPr>
        <w:t>–</w:t>
      </w:r>
      <w:r>
        <w:rPr>
          <w:rFonts w:hint="cs"/>
          <w:rtl/>
        </w:rPr>
        <w:t xml:space="preserve"> חבר הכנסת יחיאל חזן, ואחריו </w:t>
      </w:r>
      <w:r>
        <w:rPr>
          <w:rtl/>
        </w:rPr>
        <w:t>–</w:t>
      </w:r>
      <w:r>
        <w:rPr>
          <w:rFonts w:hint="cs"/>
          <w:rtl/>
        </w:rPr>
        <w:t xml:space="preserve"> חברת הכנסת גילה פינקלשטיין.</w:t>
      </w:r>
    </w:p>
    <w:p w14:paraId="7D8A980E" w14:textId="77777777" w:rsidR="00000000" w:rsidRDefault="007C71EE">
      <w:pPr>
        <w:pStyle w:val="a"/>
        <w:rPr>
          <w:rFonts w:hint="cs"/>
          <w:rtl/>
        </w:rPr>
      </w:pPr>
    </w:p>
    <w:p w14:paraId="48F84ED1" w14:textId="77777777" w:rsidR="00000000" w:rsidRDefault="007C71EE">
      <w:pPr>
        <w:pStyle w:val="Speaker"/>
        <w:rPr>
          <w:rtl/>
        </w:rPr>
      </w:pPr>
      <w:bookmarkStart w:id="437" w:name="FS000000560T26_05_2003_21_05_33"/>
      <w:bookmarkEnd w:id="437"/>
      <w:r>
        <w:rPr>
          <w:rFonts w:hint="eastAsia"/>
          <w:rtl/>
        </w:rPr>
        <w:t>אחמד</w:t>
      </w:r>
      <w:r>
        <w:rPr>
          <w:rtl/>
        </w:rPr>
        <w:t xml:space="preserve"> טיבי (חד"ש-תע"ל):</w:t>
      </w:r>
    </w:p>
    <w:p w14:paraId="78F479F8" w14:textId="77777777" w:rsidR="00000000" w:rsidRDefault="007C71EE">
      <w:pPr>
        <w:pStyle w:val="a"/>
        <w:rPr>
          <w:rFonts w:hint="cs"/>
          <w:rtl/>
        </w:rPr>
      </w:pPr>
    </w:p>
    <w:p w14:paraId="55F81B53" w14:textId="77777777" w:rsidR="00000000" w:rsidRDefault="007C71EE">
      <w:pPr>
        <w:pStyle w:val="a"/>
        <w:rPr>
          <w:rFonts w:hint="cs"/>
          <w:rtl/>
        </w:rPr>
      </w:pPr>
      <w:r>
        <w:rPr>
          <w:rFonts w:hint="cs"/>
          <w:rtl/>
        </w:rPr>
        <w:t>אדוני היושב-ראש, רבותי חברי הכנסת, שמעתי היום את דבריו של ראש הממשלה על הקשר הגורדי בין מצב כלכלי למצב ביטחוני ומדיני. האמת היא שאני שייך לקבוצה שאמרה כל הזמן שיש קשר בין המצב הביטחוני למצב הכלכלי. העד</w:t>
      </w:r>
      <w:r>
        <w:rPr>
          <w:rFonts w:hint="cs"/>
          <w:rtl/>
        </w:rPr>
        <w:t xml:space="preserve">ר תהליך מדיני, שגורר בעקבותיו הידרדרות במצב הביטחוני, גורר הידרדרות במצב הכלכלי, בהשקעות מחוץ-לארץ, עלייה בשיעור האבטלה, צורך להעלות את תקציב הביטחון על חשבון תמיכה בשכבות מצוקה. שמחתי מאוד על ההתעוררות </w:t>
      </w:r>
      <w:r>
        <w:rPr>
          <w:rtl/>
        </w:rPr>
        <w:t>–</w:t>
      </w:r>
      <w:r>
        <w:rPr>
          <w:rFonts w:hint="cs"/>
          <w:rtl/>
        </w:rPr>
        <w:t xml:space="preserve"> אולי מאוחרת, אבל טוב שיש התעוררות </w:t>
      </w:r>
      <w:r>
        <w:rPr>
          <w:rtl/>
        </w:rPr>
        <w:t>–</w:t>
      </w:r>
      <w:r>
        <w:rPr>
          <w:rFonts w:hint="cs"/>
          <w:rtl/>
        </w:rPr>
        <w:t xml:space="preserve"> של ראש הממשלה, </w:t>
      </w:r>
      <w:r>
        <w:rPr>
          <w:rFonts w:hint="cs"/>
          <w:rtl/>
        </w:rPr>
        <w:t xml:space="preserve">שסוף-סוף הבין את הקשר הזה, וצריך לפרש את הקשר הזה קדימה. </w:t>
      </w:r>
    </w:p>
    <w:p w14:paraId="2A3D1F49" w14:textId="77777777" w:rsidR="00000000" w:rsidRDefault="007C71EE">
      <w:pPr>
        <w:pStyle w:val="a"/>
        <w:rPr>
          <w:rFonts w:hint="cs"/>
          <w:rtl/>
        </w:rPr>
      </w:pPr>
    </w:p>
    <w:p w14:paraId="05E60F16" w14:textId="77777777" w:rsidR="00000000" w:rsidRDefault="007C71EE">
      <w:pPr>
        <w:pStyle w:val="a"/>
        <w:rPr>
          <w:rFonts w:hint="cs"/>
          <w:rtl/>
        </w:rPr>
      </w:pPr>
      <w:r>
        <w:rPr>
          <w:rFonts w:hint="cs"/>
          <w:rtl/>
        </w:rPr>
        <w:t>הכיבוש הוא עול. היום שמעתי את ראש הממשלה מדבר על הכיבוש.</w:t>
      </w:r>
    </w:p>
    <w:p w14:paraId="65DD711E" w14:textId="77777777" w:rsidR="00000000" w:rsidRDefault="007C71EE">
      <w:pPr>
        <w:pStyle w:val="a"/>
        <w:rPr>
          <w:rFonts w:hint="cs"/>
          <w:rtl/>
        </w:rPr>
      </w:pPr>
    </w:p>
    <w:p w14:paraId="7B497997" w14:textId="77777777" w:rsidR="00000000" w:rsidRDefault="007C71EE">
      <w:pPr>
        <w:pStyle w:val="ac"/>
        <w:rPr>
          <w:rtl/>
        </w:rPr>
      </w:pPr>
      <w:r>
        <w:rPr>
          <w:rFonts w:hint="eastAsia"/>
          <w:rtl/>
        </w:rPr>
        <w:t>יחיאל</w:t>
      </w:r>
      <w:r>
        <w:rPr>
          <w:rtl/>
        </w:rPr>
        <w:t xml:space="preserve"> חזן (הליכוד):</w:t>
      </w:r>
    </w:p>
    <w:p w14:paraId="4CCA930F" w14:textId="77777777" w:rsidR="00000000" w:rsidRDefault="007C71EE">
      <w:pPr>
        <w:pStyle w:val="a"/>
        <w:rPr>
          <w:rFonts w:hint="cs"/>
          <w:rtl/>
        </w:rPr>
      </w:pPr>
    </w:p>
    <w:p w14:paraId="1278945F" w14:textId="77777777" w:rsidR="00000000" w:rsidRDefault="007C71EE">
      <w:pPr>
        <w:pStyle w:val="a"/>
        <w:rPr>
          <w:rFonts w:hint="cs"/>
          <w:rtl/>
        </w:rPr>
      </w:pPr>
      <w:r>
        <w:rPr>
          <w:rFonts w:hint="cs"/>
          <w:rtl/>
        </w:rPr>
        <w:t>עוד פעם כיבוש? תדבר על התוכנית הכלכלית, לא על הכיבוש.</w:t>
      </w:r>
    </w:p>
    <w:p w14:paraId="36E0C5E5" w14:textId="77777777" w:rsidR="00000000" w:rsidRDefault="007C71EE">
      <w:pPr>
        <w:pStyle w:val="a"/>
        <w:rPr>
          <w:rFonts w:hint="cs"/>
          <w:rtl/>
        </w:rPr>
      </w:pPr>
    </w:p>
    <w:p w14:paraId="6814C3AC" w14:textId="77777777" w:rsidR="00000000" w:rsidRDefault="007C71EE">
      <w:pPr>
        <w:pStyle w:val="SpeakerCon"/>
        <w:rPr>
          <w:rtl/>
        </w:rPr>
      </w:pPr>
      <w:bookmarkStart w:id="438" w:name="FS000000560T26_05_2003_21_09_29C"/>
      <w:bookmarkEnd w:id="438"/>
      <w:r>
        <w:rPr>
          <w:rtl/>
        </w:rPr>
        <w:t>אחמד טיבי (חד"ש-תע"ל):</w:t>
      </w:r>
    </w:p>
    <w:p w14:paraId="7FA38362" w14:textId="77777777" w:rsidR="00000000" w:rsidRDefault="007C71EE">
      <w:pPr>
        <w:pStyle w:val="a"/>
        <w:rPr>
          <w:rtl/>
        </w:rPr>
      </w:pPr>
    </w:p>
    <w:p w14:paraId="3EF44801" w14:textId="77777777" w:rsidR="00000000" w:rsidRDefault="007C71EE">
      <w:pPr>
        <w:pStyle w:val="a"/>
        <w:rPr>
          <w:rFonts w:hint="cs"/>
          <w:rtl/>
        </w:rPr>
      </w:pPr>
      <w:r>
        <w:rPr>
          <w:rFonts w:hint="cs"/>
          <w:rtl/>
        </w:rPr>
        <w:t xml:space="preserve">לא, לא, אני ממשיך את הקו של ראש הממשלה </w:t>
      </w:r>
      <w:r>
        <w:rPr>
          <w:rFonts w:hint="cs"/>
          <w:rtl/>
        </w:rPr>
        <w:t>בישיבת הסיעה שבה אתה נכחת, ולא הערת שום דבר כאשר ראש הממשלה אמר "כיבוש". לא הערת, לא פתחת את הפה.</w:t>
      </w:r>
    </w:p>
    <w:p w14:paraId="3C7B1C84" w14:textId="77777777" w:rsidR="00000000" w:rsidRDefault="007C71EE">
      <w:pPr>
        <w:pStyle w:val="a"/>
        <w:rPr>
          <w:rFonts w:hint="cs"/>
          <w:rtl/>
        </w:rPr>
      </w:pPr>
    </w:p>
    <w:p w14:paraId="5A01B8BC" w14:textId="77777777" w:rsidR="00000000" w:rsidRDefault="007C71EE">
      <w:pPr>
        <w:pStyle w:val="ac"/>
        <w:rPr>
          <w:rtl/>
        </w:rPr>
      </w:pPr>
      <w:r>
        <w:rPr>
          <w:rFonts w:hint="eastAsia"/>
          <w:rtl/>
        </w:rPr>
        <w:t>יחיאל</w:t>
      </w:r>
      <w:r>
        <w:rPr>
          <w:rtl/>
        </w:rPr>
        <w:t xml:space="preserve"> חזן (הליכוד):</w:t>
      </w:r>
    </w:p>
    <w:p w14:paraId="0F18FAC3" w14:textId="77777777" w:rsidR="00000000" w:rsidRDefault="007C71EE">
      <w:pPr>
        <w:pStyle w:val="a"/>
        <w:rPr>
          <w:rFonts w:hint="cs"/>
          <w:rtl/>
        </w:rPr>
      </w:pPr>
    </w:p>
    <w:p w14:paraId="4C58C4FC" w14:textId="77777777" w:rsidR="00000000" w:rsidRDefault="007C71EE">
      <w:pPr>
        <w:pStyle w:val="a"/>
        <w:rPr>
          <w:rFonts w:hint="cs"/>
          <w:rtl/>
        </w:rPr>
      </w:pPr>
      <w:r>
        <w:rPr>
          <w:rFonts w:hint="cs"/>
          <w:rtl/>
        </w:rPr>
        <w:t>אני מכבד את מנהיג הליכוד.</w:t>
      </w:r>
    </w:p>
    <w:p w14:paraId="0489CF97" w14:textId="77777777" w:rsidR="00000000" w:rsidRDefault="007C71EE">
      <w:pPr>
        <w:pStyle w:val="a"/>
        <w:rPr>
          <w:rFonts w:hint="cs"/>
          <w:rtl/>
        </w:rPr>
      </w:pPr>
    </w:p>
    <w:p w14:paraId="35ED97BE" w14:textId="77777777" w:rsidR="00000000" w:rsidRDefault="007C71EE">
      <w:pPr>
        <w:pStyle w:val="SpeakerCon"/>
        <w:rPr>
          <w:rtl/>
        </w:rPr>
      </w:pPr>
      <w:bookmarkStart w:id="439" w:name="FS000000560T26_05_2003_21_10_17C"/>
      <w:bookmarkEnd w:id="439"/>
      <w:r>
        <w:rPr>
          <w:rtl/>
        </w:rPr>
        <w:t>אחמד טיבי (חד"ש-תע"ל):</w:t>
      </w:r>
    </w:p>
    <w:p w14:paraId="76E31D3A" w14:textId="77777777" w:rsidR="00000000" w:rsidRDefault="007C71EE">
      <w:pPr>
        <w:pStyle w:val="a"/>
        <w:rPr>
          <w:rtl/>
        </w:rPr>
      </w:pPr>
    </w:p>
    <w:p w14:paraId="01E525AC" w14:textId="77777777" w:rsidR="00000000" w:rsidRDefault="007C71EE">
      <w:pPr>
        <w:pStyle w:val="a"/>
        <w:rPr>
          <w:rFonts w:hint="cs"/>
          <w:rtl/>
        </w:rPr>
      </w:pPr>
      <w:r>
        <w:rPr>
          <w:rFonts w:hint="cs"/>
          <w:rtl/>
        </w:rPr>
        <w:t>חבר הכנסת יחיאל חזן, אולי תכבד את האמת.</w:t>
      </w:r>
    </w:p>
    <w:p w14:paraId="4EE2E4AA" w14:textId="77777777" w:rsidR="00000000" w:rsidRDefault="007C71EE">
      <w:pPr>
        <w:pStyle w:val="a"/>
        <w:rPr>
          <w:rFonts w:hint="cs"/>
          <w:rtl/>
        </w:rPr>
      </w:pPr>
    </w:p>
    <w:p w14:paraId="716B3BE7" w14:textId="77777777" w:rsidR="00000000" w:rsidRDefault="007C71EE">
      <w:pPr>
        <w:pStyle w:val="ac"/>
        <w:rPr>
          <w:rtl/>
        </w:rPr>
      </w:pPr>
      <w:r>
        <w:rPr>
          <w:rFonts w:hint="eastAsia"/>
          <w:rtl/>
        </w:rPr>
        <w:t>יחיאל</w:t>
      </w:r>
      <w:r>
        <w:rPr>
          <w:rtl/>
        </w:rPr>
        <w:t xml:space="preserve"> חזן (הליכוד):</w:t>
      </w:r>
    </w:p>
    <w:p w14:paraId="39E5FE36" w14:textId="77777777" w:rsidR="00000000" w:rsidRDefault="007C71EE">
      <w:pPr>
        <w:pStyle w:val="a"/>
        <w:rPr>
          <w:rFonts w:hint="cs"/>
          <w:rtl/>
        </w:rPr>
      </w:pPr>
    </w:p>
    <w:p w14:paraId="475629AB" w14:textId="77777777" w:rsidR="00000000" w:rsidRDefault="007C71EE">
      <w:pPr>
        <w:pStyle w:val="a"/>
        <w:rPr>
          <w:rFonts w:hint="cs"/>
          <w:rtl/>
        </w:rPr>
      </w:pPr>
      <w:r>
        <w:rPr>
          <w:rFonts w:hint="cs"/>
          <w:rtl/>
        </w:rPr>
        <w:t>- - -</w:t>
      </w:r>
    </w:p>
    <w:p w14:paraId="4F896CF9" w14:textId="77777777" w:rsidR="00000000" w:rsidRDefault="007C71EE">
      <w:pPr>
        <w:pStyle w:val="a"/>
        <w:rPr>
          <w:rFonts w:hint="cs"/>
          <w:rtl/>
        </w:rPr>
      </w:pPr>
    </w:p>
    <w:p w14:paraId="66265CDA" w14:textId="77777777" w:rsidR="00000000" w:rsidRDefault="007C71EE">
      <w:pPr>
        <w:pStyle w:val="SpeakerCon"/>
        <w:rPr>
          <w:rtl/>
        </w:rPr>
      </w:pPr>
      <w:bookmarkStart w:id="440" w:name="FS000000560T26_05_2003_21_10_39C"/>
      <w:bookmarkEnd w:id="440"/>
      <w:r>
        <w:rPr>
          <w:rtl/>
        </w:rPr>
        <w:t>אחמד טיבי (חד"ש-</w:t>
      </w:r>
      <w:r>
        <w:rPr>
          <w:rtl/>
        </w:rPr>
        <w:t>תע"ל):</w:t>
      </w:r>
    </w:p>
    <w:p w14:paraId="68C51393" w14:textId="77777777" w:rsidR="00000000" w:rsidRDefault="007C71EE">
      <w:pPr>
        <w:pStyle w:val="a"/>
        <w:rPr>
          <w:rtl/>
        </w:rPr>
      </w:pPr>
    </w:p>
    <w:p w14:paraId="6B8CDC52" w14:textId="77777777" w:rsidR="00000000" w:rsidRDefault="007C71EE">
      <w:pPr>
        <w:pStyle w:val="a"/>
        <w:rPr>
          <w:rFonts w:hint="cs"/>
          <w:rtl/>
        </w:rPr>
      </w:pPr>
      <w:r>
        <w:rPr>
          <w:rFonts w:hint="cs"/>
          <w:rtl/>
        </w:rPr>
        <w:t>אבל שמעתי שאחדים מחבריך הצעירים כמעט קטלו את ראש הממשלה בביקורת נוקבת, כאילו מדובר באנשים שכמעט אין להם אמון בדרכו של ראש הממשלה ובהחלטותיו. זה מחזה מעניין, אבל לא בזה עסקינן, חבר הכנסת חזן, כי אם בצורך להביא מזור לשכבות מצוקה.</w:t>
      </w:r>
    </w:p>
    <w:p w14:paraId="15ED218A" w14:textId="77777777" w:rsidR="00000000" w:rsidRDefault="007C71EE">
      <w:pPr>
        <w:pStyle w:val="a"/>
        <w:rPr>
          <w:rFonts w:hint="cs"/>
          <w:rtl/>
        </w:rPr>
      </w:pPr>
    </w:p>
    <w:p w14:paraId="452C6667" w14:textId="77777777" w:rsidR="00000000" w:rsidRDefault="007C71EE">
      <w:pPr>
        <w:pStyle w:val="a"/>
        <w:rPr>
          <w:rFonts w:hint="cs"/>
          <w:rtl/>
        </w:rPr>
      </w:pPr>
      <w:r>
        <w:rPr>
          <w:rFonts w:hint="cs"/>
          <w:rtl/>
        </w:rPr>
        <w:t>אתה, למשל, ניסית לפ</w:t>
      </w:r>
      <w:r>
        <w:rPr>
          <w:rFonts w:hint="cs"/>
          <w:rtl/>
        </w:rPr>
        <w:t>ני שבוע לסייע לשכבות מצוקה. נכון, חבר הכנסת דוד טל? הרי אנחנו חברים באותה ועדה.</w:t>
      </w:r>
    </w:p>
    <w:p w14:paraId="53614AE5" w14:textId="77777777" w:rsidR="00000000" w:rsidRDefault="007C71EE">
      <w:pPr>
        <w:pStyle w:val="a"/>
        <w:rPr>
          <w:rFonts w:hint="cs"/>
          <w:rtl/>
        </w:rPr>
      </w:pPr>
    </w:p>
    <w:p w14:paraId="568305FC" w14:textId="77777777" w:rsidR="00000000" w:rsidRDefault="007C71EE">
      <w:pPr>
        <w:pStyle w:val="ac"/>
        <w:rPr>
          <w:rtl/>
        </w:rPr>
      </w:pPr>
      <w:r>
        <w:rPr>
          <w:rFonts w:hint="eastAsia"/>
          <w:rtl/>
        </w:rPr>
        <w:t>דוד</w:t>
      </w:r>
      <w:r>
        <w:rPr>
          <w:rtl/>
        </w:rPr>
        <w:t xml:space="preserve"> טל (עם אחד):</w:t>
      </w:r>
    </w:p>
    <w:p w14:paraId="7B8989BB" w14:textId="77777777" w:rsidR="00000000" w:rsidRDefault="007C71EE">
      <w:pPr>
        <w:pStyle w:val="a"/>
        <w:rPr>
          <w:rFonts w:hint="cs"/>
          <w:rtl/>
        </w:rPr>
      </w:pPr>
    </w:p>
    <w:p w14:paraId="6675CE6E" w14:textId="77777777" w:rsidR="00000000" w:rsidRDefault="007C71EE">
      <w:pPr>
        <w:pStyle w:val="a"/>
        <w:rPr>
          <w:rFonts w:hint="cs"/>
          <w:rtl/>
        </w:rPr>
      </w:pPr>
      <w:r>
        <w:rPr>
          <w:rFonts w:hint="cs"/>
          <w:rtl/>
        </w:rPr>
        <w:t>הסתייגות משותפת.</w:t>
      </w:r>
    </w:p>
    <w:p w14:paraId="507D49C5" w14:textId="77777777" w:rsidR="00000000" w:rsidRDefault="007C71EE">
      <w:pPr>
        <w:pStyle w:val="a"/>
        <w:rPr>
          <w:rFonts w:hint="cs"/>
          <w:rtl/>
        </w:rPr>
      </w:pPr>
    </w:p>
    <w:p w14:paraId="7183F569" w14:textId="77777777" w:rsidR="00000000" w:rsidRDefault="007C71EE">
      <w:pPr>
        <w:pStyle w:val="SpeakerCon"/>
        <w:rPr>
          <w:rtl/>
        </w:rPr>
      </w:pPr>
      <w:bookmarkStart w:id="441" w:name="FS000000560T26_05_2003_21_12_15C"/>
      <w:bookmarkEnd w:id="441"/>
      <w:r>
        <w:rPr>
          <w:rtl/>
        </w:rPr>
        <w:t>אחמד טיבי (חד"ש-תע"ל):</w:t>
      </w:r>
    </w:p>
    <w:p w14:paraId="6E6ABE18" w14:textId="77777777" w:rsidR="00000000" w:rsidRDefault="007C71EE">
      <w:pPr>
        <w:pStyle w:val="a"/>
        <w:rPr>
          <w:rtl/>
        </w:rPr>
      </w:pPr>
    </w:p>
    <w:p w14:paraId="100B8FCA" w14:textId="77777777" w:rsidR="00000000" w:rsidRDefault="007C71EE">
      <w:pPr>
        <w:pStyle w:val="a"/>
        <w:rPr>
          <w:rFonts w:hint="cs"/>
          <w:rtl/>
        </w:rPr>
      </w:pPr>
      <w:r>
        <w:rPr>
          <w:rFonts w:hint="cs"/>
          <w:rtl/>
        </w:rPr>
        <w:t xml:space="preserve">הסתייגות משותפת, חבר הכנסת חזן. אנחנו חברים בוועדת הכלכלה, ואתה </w:t>
      </w:r>
      <w:r>
        <w:rPr>
          <w:rtl/>
        </w:rPr>
        <w:t>–</w:t>
      </w:r>
      <w:r>
        <w:rPr>
          <w:rFonts w:hint="cs"/>
          <w:rtl/>
        </w:rPr>
        <w:t xml:space="preserve"> אולי מתוך מצפון נקי, מתוך צורך להגן על שכבות המצו</w:t>
      </w:r>
      <w:r>
        <w:rPr>
          <w:rFonts w:hint="cs"/>
          <w:rtl/>
        </w:rPr>
        <w:t xml:space="preserve">קה </w:t>
      </w:r>
      <w:r>
        <w:rPr>
          <w:rtl/>
        </w:rPr>
        <w:t>–</w:t>
      </w:r>
      <w:r>
        <w:rPr>
          <w:rFonts w:hint="cs"/>
          <w:rtl/>
        </w:rPr>
        <w:t xml:space="preserve"> הבאת הסתייגות שבה אמרת שיש לפטור מתשלום אגרת רדיו וטלוויזיה אנשים שאף אחד לא מתנגד לפטור אותם, בתי-חולים, בתי-אבות, מה עוד?</w:t>
      </w:r>
    </w:p>
    <w:p w14:paraId="2697EF9B" w14:textId="77777777" w:rsidR="00000000" w:rsidRDefault="007C71EE">
      <w:pPr>
        <w:pStyle w:val="a"/>
        <w:rPr>
          <w:rtl/>
        </w:rPr>
      </w:pPr>
    </w:p>
    <w:p w14:paraId="2DCFE221" w14:textId="77777777" w:rsidR="00000000" w:rsidRDefault="007C71EE">
      <w:pPr>
        <w:pStyle w:val="a"/>
        <w:rPr>
          <w:rFonts w:hint="cs"/>
          <w:rtl/>
        </w:rPr>
      </w:pPr>
    </w:p>
    <w:p w14:paraId="1B22D725" w14:textId="77777777" w:rsidR="00000000" w:rsidRDefault="007C71EE">
      <w:pPr>
        <w:pStyle w:val="ac"/>
        <w:rPr>
          <w:rtl/>
        </w:rPr>
      </w:pPr>
      <w:r>
        <w:rPr>
          <w:rFonts w:hint="eastAsia"/>
          <w:rtl/>
        </w:rPr>
        <w:t>דוד</w:t>
      </w:r>
      <w:r>
        <w:rPr>
          <w:rtl/>
        </w:rPr>
        <w:t xml:space="preserve"> טל (עם אחד):</w:t>
      </w:r>
    </w:p>
    <w:p w14:paraId="22A4610A" w14:textId="77777777" w:rsidR="00000000" w:rsidRDefault="007C71EE">
      <w:pPr>
        <w:pStyle w:val="a"/>
        <w:rPr>
          <w:rFonts w:hint="cs"/>
          <w:rtl/>
        </w:rPr>
      </w:pPr>
    </w:p>
    <w:p w14:paraId="172B71C3" w14:textId="77777777" w:rsidR="00000000" w:rsidRDefault="007C71EE">
      <w:pPr>
        <w:pStyle w:val="a"/>
        <w:rPr>
          <w:rFonts w:hint="cs"/>
          <w:rtl/>
        </w:rPr>
      </w:pPr>
      <w:r>
        <w:rPr>
          <w:rFonts w:hint="cs"/>
          <w:rtl/>
        </w:rPr>
        <w:t>קשישים.</w:t>
      </w:r>
    </w:p>
    <w:p w14:paraId="78B7F0FF" w14:textId="77777777" w:rsidR="00000000" w:rsidRDefault="007C71EE">
      <w:pPr>
        <w:pStyle w:val="a"/>
        <w:rPr>
          <w:rFonts w:hint="cs"/>
          <w:rtl/>
        </w:rPr>
      </w:pPr>
    </w:p>
    <w:p w14:paraId="43A55874" w14:textId="77777777" w:rsidR="00000000" w:rsidRDefault="007C71EE">
      <w:pPr>
        <w:pStyle w:val="SpeakerCon"/>
        <w:rPr>
          <w:rtl/>
        </w:rPr>
      </w:pPr>
      <w:bookmarkStart w:id="442" w:name="FS000000560T26_05_2003_21_13_56C"/>
      <w:bookmarkEnd w:id="442"/>
      <w:r>
        <w:rPr>
          <w:rtl/>
        </w:rPr>
        <w:t>אחמד טיבי (חד"ש-תע"ל):</w:t>
      </w:r>
    </w:p>
    <w:p w14:paraId="393F30AF" w14:textId="77777777" w:rsidR="00000000" w:rsidRDefault="007C71EE">
      <w:pPr>
        <w:pStyle w:val="a"/>
        <w:rPr>
          <w:rtl/>
        </w:rPr>
      </w:pPr>
    </w:p>
    <w:p w14:paraId="483B7B8C" w14:textId="77777777" w:rsidR="00000000" w:rsidRDefault="007C71EE">
      <w:pPr>
        <w:pStyle w:val="a"/>
        <w:rPr>
          <w:rFonts w:hint="cs"/>
          <w:rtl/>
        </w:rPr>
      </w:pPr>
      <w:r>
        <w:rPr>
          <w:rFonts w:hint="cs"/>
          <w:rtl/>
        </w:rPr>
        <w:t>קשישים, מעונות לקשישים. מה חשוב יותר מההצעה הזאת? רחשתי לך כבוד רב בגלל הה</w:t>
      </w:r>
      <w:r>
        <w:rPr>
          <w:rFonts w:hint="cs"/>
          <w:rtl/>
        </w:rPr>
        <w:t>צעה הזאת, חבר הכנסת יחיאל חזן.</w:t>
      </w:r>
    </w:p>
    <w:p w14:paraId="2CFF78C3" w14:textId="77777777" w:rsidR="00000000" w:rsidRDefault="007C71EE">
      <w:pPr>
        <w:pStyle w:val="a"/>
        <w:rPr>
          <w:rFonts w:hint="cs"/>
          <w:rtl/>
        </w:rPr>
      </w:pPr>
    </w:p>
    <w:p w14:paraId="5FC88E94" w14:textId="77777777" w:rsidR="00000000" w:rsidRDefault="007C71EE">
      <w:pPr>
        <w:pStyle w:val="ac"/>
        <w:rPr>
          <w:rtl/>
        </w:rPr>
      </w:pPr>
      <w:r>
        <w:rPr>
          <w:rFonts w:hint="eastAsia"/>
          <w:rtl/>
        </w:rPr>
        <w:t>דוד</w:t>
      </w:r>
      <w:r>
        <w:rPr>
          <w:rtl/>
        </w:rPr>
        <w:t xml:space="preserve"> טל (עם אחד):</w:t>
      </w:r>
    </w:p>
    <w:p w14:paraId="2C12B762" w14:textId="77777777" w:rsidR="00000000" w:rsidRDefault="007C71EE">
      <w:pPr>
        <w:pStyle w:val="a"/>
        <w:rPr>
          <w:rFonts w:hint="cs"/>
          <w:rtl/>
        </w:rPr>
      </w:pPr>
    </w:p>
    <w:p w14:paraId="6511E87E" w14:textId="77777777" w:rsidR="00000000" w:rsidRDefault="007C71EE">
      <w:pPr>
        <w:pStyle w:val="a"/>
        <w:rPr>
          <w:rFonts w:hint="cs"/>
          <w:rtl/>
        </w:rPr>
      </w:pPr>
      <w:r>
        <w:rPr>
          <w:rFonts w:hint="cs"/>
          <w:rtl/>
        </w:rPr>
        <w:t>גם אני.</w:t>
      </w:r>
    </w:p>
    <w:p w14:paraId="7B1104F5" w14:textId="77777777" w:rsidR="00000000" w:rsidRDefault="007C71EE">
      <w:pPr>
        <w:pStyle w:val="a"/>
        <w:rPr>
          <w:rFonts w:hint="cs"/>
          <w:rtl/>
        </w:rPr>
      </w:pPr>
    </w:p>
    <w:p w14:paraId="56F82D61" w14:textId="77777777" w:rsidR="00000000" w:rsidRDefault="007C71EE">
      <w:pPr>
        <w:pStyle w:val="SpeakerCon"/>
        <w:rPr>
          <w:rtl/>
        </w:rPr>
      </w:pPr>
      <w:bookmarkStart w:id="443" w:name="FS000000560T26_05_2003_21_14_27C"/>
      <w:bookmarkEnd w:id="443"/>
      <w:r>
        <w:rPr>
          <w:rtl/>
        </w:rPr>
        <w:t>אחמד טיבי (חד"ש-תע"ל):</w:t>
      </w:r>
    </w:p>
    <w:p w14:paraId="09F1BE2E" w14:textId="77777777" w:rsidR="00000000" w:rsidRDefault="007C71EE">
      <w:pPr>
        <w:pStyle w:val="a"/>
        <w:rPr>
          <w:rtl/>
        </w:rPr>
      </w:pPr>
    </w:p>
    <w:p w14:paraId="1A199952" w14:textId="77777777" w:rsidR="00000000" w:rsidRDefault="007C71EE">
      <w:pPr>
        <w:pStyle w:val="a"/>
        <w:rPr>
          <w:rFonts w:hint="cs"/>
          <w:rtl/>
        </w:rPr>
      </w:pPr>
      <w:r>
        <w:rPr>
          <w:rFonts w:hint="cs"/>
          <w:rtl/>
        </w:rPr>
        <w:t>וכך אמר גם חבר הכנסת דוד טל, שהוא רוחש כבוד רב לך ולהצעה שלך.</w:t>
      </w:r>
    </w:p>
    <w:p w14:paraId="631B9184" w14:textId="77777777" w:rsidR="00000000" w:rsidRDefault="007C71EE">
      <w:pPr>
        <w:pStyle w:val="a"/>
        <w:rPr>
          <w:rFonts w:hint="cs"/>
          <w:rtl/>
        </w:rPr>
      </w:pPr>
    </w:p>
    <w:p w14:paraId="33AA4DAB" w14:textId="77777777" w:rsidR="00000000" w:rsidRDefault="007C71EE">
      <w:pPr>
        <w:pStyle w:val="ac"/>
        <w:rPr>
          <w:rtl/>
        </w:rPr>
      </w:pPr>
      <w:r>
        <w:rPr>
          <w:rFonts w:hint="eastAsia"/>
          <w:rtl/>
        </w:rPr>
        <w:t>דוד</w:t>
      </w:r>
      <w:r>
        <w:rPr>
          <w:rtl/>
        </w:rPr>
        <w:t xml:space="preserve"> טל (עם אחד):</w:t>
      </w:r>
    </w:p>
    <w:p w14:paraId="2772755C" w14:textId="77777777" w:rsidR="00000000" w:rsidRDefault="007C71EE">
      <w:pPr>
        <w:pStyle w:val="a"/>
        <w:rPr>
          <w:rFonts w:hint="cs"/>
          <w:rtl/>
        </w:rPr>
      </w:pPr>
    </w:p>
    <w:p w14:paraId="6D0D14E6" w14:textId="77777777" w:rsidR="00000000" w:rsidRDefault="007C71EE">
      <w:pPr>
        <w:pStyle w:val="a"/>
        <w:rPr>
          <w:rFonts w:hint="cs"/>
          <w:rtl/>
        </w:rPr>
      </w:pPr>
      <w:r>
        <w:rPr>
          <w:rFonts w:hint="cs"/>
          <w:rtl/>
        </w:rPr>
        <w:t>על האומץ שהיה לו.</w:t>
      </w:r>
    </w:p>
    <w:p w14:paraId="29E7AA86" w14:textId="77777777" w:rsidR="00000000" w:rsidRDefault="007C71EE">
      <w:pPr>
        <w:pStyle w:val="a"/>
        <w:rPr>
          <w:rFonts w:hint="cs"/>
          <w:rtl/>
        </w:rPr>
      </w:pPr>
    </w:p>
    <w:p w14:paraId="3785B0F8" w14:textId="77777777" w:rsidR="00000000" w:rsidRDefault="007C71EE">
      <w:pPr>
        <w:pStyle w:val="SpeakerCon"/>
        <w:rPr>
          <w:rtl/>
        </w:rPr>
      </w:pPr>
      <w:bookmarkStart w:id="444" w:name="FS000000560T26_05_2003_21_15_13C"/>
      <w:bookmarkEnd w:id="444"/>
      <w:r>
        <w:rPr>
          <w:rtl/>
        </w:rPr>
        <w:t>אחמד טיבי (חד"ש-תע"ל):</w:t>
      </w:r>
    </w:p>
    <w:p w14:paraId="1EE2EF37" w14:textId="77777777" w:rsidR="00000000" w:rsidRDefault="007C71EE">
      <w:pPr>
        <w:pStyle w:val="a"/>
        <w:rPr>
          <w:rtl/>
        </w:rPr>
      </w:pPr>
    </w:p>
    <w:p w14:paraId="02FFD1A6" w14:textId="77777777" w:rsidR="00000000" w:rsidRDefault="007C71EE">
      <w:pPr>
        <w:pStyle w:val="a"/>
        <w:rPr>
          <w:rFonts w:hint="cs"/>
          <w:rtl/>
        </w:rPr>
      </w:pPr>
      <w:r>
        <w:rPr>
          <w:rFonts w:hint="cs"/>
          <w:rtl/>
        </w:rPr>
        <w:t xml:space="preserve">וראינו איך אתה מנסה בכל זאת, בדיוני ועדת הכלכלה, </w:t>
      </w:r>
      <w:r>
        <w:rPr>
          <w:rFonts w:hint="cs"/>
          <w:rtl/>
        </w:rPr>
        <w:t>להצטרף אלינו, אל הסיוע החשוב שאנחנו נותנים לשכבות מצוקה.</w:t>
      </w:r>
    </w:p>
    <w:p w14:paraId="2B1A776A" w14:textId="77777777" w:rsidR="00000000" w:rsidRDefault="007C71EE">
      <w:pPr>
        <w:pStyle w:val="a"/>
        <w:rPr>
          <w:rFonts w:hint="cs"/>
          <w:rtl/>
        </w:rPr>
      </w:pPr>
    </w:p>
    <w:p w14:paraId="3163FA7F" w14:textId="77777777" w:rsidR="00000000" w:rsidRDefault="007C71EE">
      <w:pPr>
        <w:pStyle w:val="ac"/>
        <w:rPr>
          <w:rtl/>
        </w:rPr>
      </w:pPr>
      <w:r>
        <w:rPr>
          <w:rFonts w:hint="eastAsia"/>
          <w:rtl/>
        </w:rPr>
        <w:t>יחיאל</w:t>
      </w:r>
      <w:r>
        <w:rPr>
          <w:rtl/>
        </w:rPr>
        <w:t xml:space="preserve"> חזן (הליכוד):</w:t>
      </w:r>
    </w:p>
    <w:p w14:paraId="638DB493" w14:textId="77777777" w:rsidR="00000000" w:rsidRDefault="007C71EE">
      <w:pPr>
        <w:pStyle w:val="a"/>
        <w:rPr>
          <w:rFonts w:hint="cs"/>
          <w:rtl/>
        </w:rPr>
      </w:pPr>
    </w:p>
    <w:p w14:paraId="4E554E75" w14:textId="77777777" w:rsidR="00000000" w:rsidRDefault="007C71EE">
      <w:pPr>
        <w:pStyle w:val="a"/>
        <w:rPr>
          <w:rFonts w:hint="cs"/>
          <w:rtl/>
        </w:rPr>
      </w:pPr>
      <w:r>
        <w:rPr>
          <w:rFonts w:hint="cs"/>
          <w:rtl/>
        </w:rPr>
        <w:t>- - -</w:t>
      </w:r>
    </w:p>
    <w:p w14:paraId="39AFBD4A" w14:textId="77777777" w:rsidR="00000000" w:rsidRDefault="007C71EE">
      <w:pPr>
        <w:pStyle w:val="a"/>
        <w:rPr>
          <w:rFonts w:hint="cs"/>
          <w:rtl/>
        </w:rPr>
      </w:pPr>
    </w:p>
    <w:p w14:paraId="25FD911B" w14:textId="77777777" w:rsidR="00000000" w:rsidRDefault="007C71EE">
      <w:pPr>
        <w:pStyle w:val="SpeakerCon"/>
        <w:rPr>
          <w:rtl/>
        </w:rPr>
      </w:pPr>
      <w:bookmarkStart w:id="445" w:name="FS000000560T26_05_2003_21_16_11C"/>
      <w:bookmarkEnd w:id="445"/>
      <w:r>
        <w:rPr>
          <w:rtl/>
        </w:rPr>
        <w:t>אחמד טיבי (חד"ש-תע"ל):</w:t>
      </w:r>
    </w:p>
    <w:p w14:paraId="0BB48EC1" w14:textId="77777777" w:rsidR="00000000" w:rsidRDefault="007C71EE">
      <w:pPr>
        <w:pStyle w:val="a"/>
        <w:rPr>
          <w:rtl/>
        </w:rPr>
      </w:pPr>
    </w:p>
    <w:p w14:paraId="28D542B4" w14:textId="77777777" w:rsidR="00000000" w:rsidRDefault="007C71EE">
      <w:pPr>
        <w:pStyle w:val="a"/>
        <w:rPr>
          <w:rFonts w:hint="cs"/>
          <w:rtl/>
        </w:rPr>
      </w:pPr>
      <w:r>
        <w:rPr>
          <w:rFonts w:hint="cs"/>
          <w:rtl/>
        </w:rPr>
        <w:t xml:space="preserve">שמנו הצדה את ההבדלים הפוליטיים והמדיניים  -  נכון, חבר הכנסת דוד טל </w:t>
      </w:r>
      <w:r>
        <w:rPr>
          <w:rtl/>
        </w:rPr>
        <w:t>–</w:t>
      </w:r>
      <w:r>
        <w:rPr>
          <w:rFonts w:hint="cs"/>
          <w:rtl/>
        </w:rPr>
        <w:t xml:space="preserve"> והצטרפנו אליך, ואז באה ההפתעה שגרמה להלם רב לי ולחברי, בעיקר לחברי דוד טל. </w:t>
      </w:r>
    </w:p>
    <w:p w14:paraId="186CBCE6" w14:textId="77777777" w:rsidR="00000000" w:rsidRDefault="007C71EE">
      <w:pPr>
        <w:pStyle w:val="a"/>
        <w:rPr>
          <w:rFonts w:hint="cs"/>
          <w:rtl/>
        </w:rPr>
      </w:pPr>
    </w:p>
    <w:p w14:paraId="1E977E4D" w14:textId="77777777" w:rsidR="00000000" w:rsidRDefault="007C71EE">
      <w:pPr>
        <w:pStyle w:val="ac"/>
        <w:rPr>
          <w:rtl/>
        </w:rPr>
      </w:pPr>
      <w:r>
        <w:rPr>
          <w:rFonts w:hint="eastAsia"/>
          <w:rtl/>
        </w:rPr>
        <w:t>דוד</w:t>
      </w:r>
      <w:r>
        <w:rPr>
          <w:rtl/>
        </w:rPr>
        <w:t xml:space="preserve"> טל (עם אחד):</w:t>
      </w:r>
    </w:p>
    <w:p w14:paraId="34D51309" w14:textId="77777777" w:rsidR="00000000" w:rsidRDefault="007C71EE">
      <w:pPr>
        <w:pStyle w:val="a"/>
        <w:rPr>
          <w:rFonts w:hint="cs"/>
          <w:rtl/>
        </w:rPr>
      </w:pPr>
    </w:p>
    <w:p w14:paraId="6D48098C" w14:textId="77777777" w:rsidR="00000000" w:rsidRDefault="007C71EE">
      <w:pPr>
        <w:pStyle w:val="a"/>
        <w:rPr>
          <w:rFonts w:hint="cs"/>
          <w:rtl/>
        </w:rPr>
      </w:pPr>
      <w:r>
        <w:rPr>
          <w:rFonts w:hint="cs"/>
          <w:rtl/>
        </w:rPr>
        <w:t xml:space="preserve">גרמה גם לשבר במערכת היחסים. </w:t>
      </w:r>
    </w:p>
    <w:p w14:paraId="7FA3326C" w14:textId="77777777" w:rsidR="00000000" w:rsidRDefault="007C71EE">
      <w:pPr>
        <w:pStyle w:val="a"/>
        <w:rPr>
          <w:rFonts w:hint="cs"/>
          <w:rtl/>
        </w:rPr>
      </w:pPr>
    </w:p>
    <w:p w14:paraId="32D24F19" w14:textId="77777777" w:rsidR="00000000" w:rsidRDefault="007C71EE">
      <w:pPr>
        <w:pStyle w:val="ac"/>
        <w:rPr>
          <w:rtl/>
        </w:rPr>
      </w:pPr>
      <w:r>
        <w:rPr>
          <w:rFonts w:hint="eastAsia"/>
          <w:rtl/>
        </w:rPr>
        <w:t>יחיאל</w:t>
      </w:r>
      <w:r>
        <w:rPr>
          <w:rtl/>
        </w:rPr>
        <w:t xml:space="preserve"> חזן (הליכוד):</w:t>
      </w:r>
    </w:p>
    <w:p w14:paraId="49314148" w14:textId="77777777" w:rsidR="00000000" w:rsidRDefault="007C71EE">
      <w:pPr>
        <w:pStyle w:val="a"/>
        <w:rPr>
          <w:rFonts w:hint="cs"/>
          <w:rtl/>
        </w:rPr>
      </w:pPr>
    </w:p>
    <w:p w14:paraId="01A240C6" w14:textId="77777777" w:rsidR="00000000" w:rsidRDefault="007C71EE">
      <w:pPr>
        <w:pStyle w:val="a"/>
        <w:ind w:firstLine="0"/>
        <w:rPr>
          <w:rFonts w:hint="cs"/>
          <w:rtl/>
        </w:rPr>
      </w:pPr>
      <w:r>
        <w:rPr>
          <w:rFonts w:hint="cs"/>
          <w:rtl/>
        </w:rPr>
        <w:tab/>
        <w:t xml:space="preserve">משבר אמון סיעתי. </w:t>
      </w:r>
    </w:p>
    <w:p w14:paraId="489BA8B2" w14:textId="77777777" w:rsidR="00000000" w:rsidRDefault="007C71EE">
      <w:pPr>
        <w:pStyle w:val="a"/>
        <w:ind w:firstLine="0"/>
        <w:rPr>
          <w:rFonts w:hint="cs"/>
          <w:rtl/>
        </w:rPr>
      </w:pPr>
    </w:p>
    <w:p w14:paraId="16A39A6C" w14:textId="77777777" w:rsidR="00000000" w:rsidRDefault="007C71EE">
      <w:pPr>
        <w:pStyle w:val="SpeakerCon"/>
        <w:rPr>
          <w:rtl/>
        </w:rPr>
      </w:pPr>
      <w:bookmarkStart w:id="446" w:name="FS000000560T26_05_2003_21_18_28C"/>
      <w:bookmarkEnd w:id="446"/>
      <w:r>
        <w:rPr>
          <w:rtl/>
        </w:rPr>
        <w:t>אחמד טיבי (חד"ש-תע"ל):</w:t>
      </w:r>
    </w:p>
    <w:p w14:paraId="1D67D370" w14:textId="77777777" w:rsidR="00000000" w:rsidRDefault="007C71EE">
      <w:pPr>
        <w:pStyle w:val="a"/>
        <w:rPr>
          <w:rtl/>
        </w:rPr>
      </w:pPr>
    </w:p>
    <w:p w14:paraId="33273DFD" w14:textId="77777777" w:rsidR="00000000" w:rsidRDefault="007C71EE">
      <w:pPr>
        <w:pStyle w:val="a"/>
        <w:rPr>
          <w:rFonts w:hint="cs"/>
          <w:rtl/>
        </w:rPr>
      </w:pPr>
      <w:r>
        <w:rPr>
          <w:rFonts w:hint="cs"/>
          <w:rtl/>
        </w:rPr>
        <w:t xml:space="preserve">לא, בוועדת הכלכלה. זה שמישהו בא ולחש לך באוזן </w:t>
      </w:r>
      <w:r>
        <w:rPr>
          <w:rtl/>
        </w:rPr>
        <w:t>–</w:t>
      </w:r>
      <w:r>
        <w:rPr>
          <w:rFonts w:hint="cs"/>
          <w:rtl/>
        </w:rPr>
        <w:t xml:space="preserve"> נדמה לי שזה היה - - - </w:t>
      </w:r>
    </w:p>
    <w:p w14:paraId="0381E5A3" w14:textId="77777777" w:rsidR="00000000" w:rsidRDefault="007C71EE">
      <w:pPr>
        <w:pStyle w:val="a"/>
        <w:rPr>
          <w:rFonts w:hint="cs"/>
          <w:rtl/>
        </w:rPr>
      </w:pPr>
    </w:p>
    <w:p w14:paraId="29533FB6" w14:textId="77777777" w:rsidR="00000000" w:rsidRDefault="007C71EE">
      <w:pPr>
        <w:pStyle w:val="ac"/>
        <w:rPr>
          <w:rtl/>
        </w:rPr>
      </w:pPr>
      <w:r>
        <w:rPr>
          <w:rFonts w:hint="eastAsia"/>
          <w:rtl/>
        </w:rPr>
        <w:t>דוד</w:t>
      </w:r>
      <w:r>
        <w:rPr>
          <w:rtl/>
        </w:rPr>
        <w:t xml:space="preserve"> טל (עם אחד):</w:t>
      </w:r>
    </w:p>
    <w:p w14:paraId="79BFE402" w14:textId="77777777" w:rsidR="00000000" w:rsidRDefault="007C71EE">
      <w:pPr>
        <w:pStyle w:val="a"/>
        <w:rPr>
          <w:rFonts w:hint="cs"/>
          <w:rtl/>
        </w:rPr>
      </w:pPr>
    </w:p>
    <w:p w14:paraId="519B1816" w14:textId="77777777" w:rsidR="00000000" w:rsidRDefault="007C71EE">
      <w:pPr>
        <w:pStyle w:val="a"/>
        <w:rPr>
          <w:rFonts w:hint="cs"/>
          <w:rtl/>
        </w:rPr>
      </w:pPr>
      <w:r>
        <w:rPr>
          <w:rFonts w:hint="cs"/>
          <w:rtl/>
        </w:rPr>
        <w:t>הרס"ר.</w:t>
      </w:r>
    </w:p>
    <w:p w14:paraId="45F7EB78" w14:textId="77777777" w:rsidR="00000000" w:rsidRDefault="007C71EE">
      <w:pPr>
        <w:pStyle w:val="ac"/>
        <w:rPr>
          <w:rFonts w:hint="cs"/>
          <w:rtl/>
        </w:rPr>
      </w:pPr>
    </w:p>
    <w:p w14:paraId="53112E83" w14:textId="77777777" w:rsidR="00000000" w:rsidRDefault="007C71EE">
      <w:pPr>
        <w:pStyle w:val="SpeakerCon"/>
        <w:rPr>
          <w:rtl/>
        </w:rPr>
      </w:pPr>
      <w:bookmarkStart w:id="447" w:name="FS000000560T26_05_2003_21_19_13C"/>
      <w:bookmarkEnd w:id="447"/>
      <w:r>
        <w:rPr>
          <w:rtl/>
        </w:rPr>
        <w:t>אחמד טיבי (חד"ש-תע"ל):</w:t>
      </w:r>
    </w:p>
    <w:p w14:paraId="55324236" w14:textId="77777777" w:rsidR="00000000" w:rsidRDefault="007C71EE">
      <w:pPr>
        <w:pStyle w:val="a"/>
        <w:rPr>
          <w:rtl/>
        </w:rPr>
      </w:pPr>
    </w:p>
    <w:p w14:paraId="0422FDAB" w14:textId="77777777" w:rsidR="00000000" w:rsidRDefault="007C71EE">
      <w:pPr>
        <w:pStyle w:val="a"/>
        <w:rPr>
          <w:rFonts w:hint="cs"/>
          <w:rtl/>
        </w:rPr>
      </w:pPr>
      <w:r>
        <w:rPr>
          <w:rFonts w:hint="cs"/>
          <w:rtl/>
        </w:rPr>
        <w:t>הרס"ר? אתה מתכוון לח</w:t>
      </w:r>
      <w:r>
        <w:rPr>
          <w:rFonts w:hint="cs"/>
          <w:rtl/>
        </w:rPr>
        <w:t>בר הכנסת גדעון סער, יושב-ראש הקואליציה. הוא לחש לך באוזן, ושומו שמים, ויתרת. הלכו הנזקקים, אין עוד, נעלמו. אין עוד קשישים, אין עוד בתי-חולים. מה קרה?</w:t>
      </w:r>
    </w:p>
    <w:p w14:paraId="4D6A39C0" w14:textId="77777777" w:rsidR="00000000" w:rsidRDefault="007C71EE">
      <w:pPr>
        <w:pStyle w:val="a"/>
        <w:rPr>
          <w:rFonts w:hint="cs"/>
          <w:rtl/>
        </w:rPr>
      </w:pPr>
    </w:p>
    <w:p w14:paraId="7F36502A" w14:textId="77777777" w:rsidR="00000000" w:rsidRDefault="007C71EE">
      <w:pPr>
        <w:pStyle w:val="ac"/>
        <w:rPr>
          <w:rtl/>
        </w:rPr>
      </w:pPr>
      <w:r>
        <w:rPr>
          <w:rFonts w:hint="eastAsia"/>
          <w:rtl/>
        </w:rPr>
        <w:t>יחיאל</w:t>
      </w:r>
      <w:r>
        <w:rPr>
          <w:rtl/>
        </w:rPr>
        <w:t xml:space="preserve"> חזן (הליכוד):</w:t>
      </w:r>
    </w:p>
    <w:p w14:paraId="61AE5E28" w14:textId="77777777" w:rsidR="00000000" w:rsidRDefault="007C71EE">
      <w:pPr>
        <w:pStyle w:val="a"/>
        <w:rPr>
          <w:rFonts w:hint="cs"/>
          <w:rtl/>
        </w:rPr>
      </w:pPr>
    </w:p>
    <w:p w14:paraId="795F0AF4" w14:textId="77777777" w:rsidR="00000000" w:rsidRDefault="007C71EE">
      <w:pPr>
        <w:pStyle w:val="a"/>
        <w:rPr>
          <w:rFonts w:hint="cs"/>
          <w:rtl/>
        </w:rPr>
      </w:pPr>
      <w:r>
        <w:rPr>
          <w:rFonts w:hint="cs"/>
          <w:rtl/>
        </w:rPr>
        <w:t>- - -</w:t>
      </w:r>
    </w:p>
    <w:p w14:paraId="4E343E75" w14:textId="77777777" w:rsidR="00000000" w:rsidRDefault="007C71EE">
      <w:pPr>
        <w:pStyle w:val="a"/>
        <w:rPr>
          <w:rFonts w:hint="cs"/>
          <w:rtl/>
        </w:rPr>
      </w:pPr>
    </w:p>
    <w:p w14:paraId="454CE63F" w14:textId="77777777" w:rsidR="00000000" w:rsidRDefault="007C71EE">
      <w:pPr>
        <w:pStyle w:val="ac"/>
        <w:rPr>
          <w:rtl/>
        </w:rPr>
      </w:pPr>
      <w:r>
        <w:rPr>
          <w:rFonts w:hint="eastAsia"/>
          <w:rtl/>
        </w:rPr>
        <w:t>ענבל</w:t>
      </w:r>
      <w:r>
        <w:rPr>
          <w:rtl/>
        </w:rPr>
        <w:t xml:space="preserve"> גבריאלי (הליכוד):</w:t>
      </w:r>
    </w:p>
    <w:p w14:paraId="3229CD43" w14:textId="77777777" w:rsidR="00000000" w:rsidRDefault="007C71EE">
      <w:pPr>
        <w:pStyle w:val="a"/>
        <w:rPr>
          <w:rFonts w:hint="cs"/>
          <w:rtl/>
        </w:rPr>
      </w:pPr>
    </w:p>
    <w:p w14:paraId="08B45D08" w14:textId="77777777" w:rsidR="00000000" w:rsidRDefault="007C71EE">
      <w:pPr>
        <w:pStyle w:val="a"/>
        <w:rPr>
          <w:rFonts w:hint="cs"/>
          <w:rtl/>
        </w:rPr>
      </w:pPr>
      <w:r>
        <w:rPr>
          <w:rFonts w:hint="cs"/>
          <w:rtl/>
        </w:rPr>
        <w:t>- - -</w:t>
      </w:r>
    </w:p>
    <w:p w14:paraId="0A61BFA5" w14:textId="77777777" w:rsidR="00000000" w:rsidRDefault="007C71EE">
      <w:pPr>
        <w:pStyle w:val="a"/>
        <w:rPr>
          <w:rFonts w:hint="cs"/>
          <w:rtl/>
        </w:rPr>
      </w:pPr>
    </w:p>
    <w:p w14:paraId="6301D835" w14:textId="77777777" w:rsidR="00000000" w:rsidRDefault="007C71EE">
      <w:pPr>
        <w:pStyle w:val="ac"/>
        <w:rPr>
          <w:rtl/>
        </w:rPr>
      </w:pPr>
      <w:r>
        <w:rPr>
          <w:rFonts w:hint="eastAsia"/>
          <w:rtl/>
        </w:rPr>
        <w:t>יחיאל</w:t>
      </w:r>
      <w:r>
        <w:rPr>
          <w:rtl/>
        </w:rPr>
        <w:t xml:space="preserve"> חזן (הליכוד):</w:t>
      </w:r>
    </w:p>
    <w:p w14:paraId="58D05D18" w14:textId="77777777" w:rsidR="00000000" w:rsidRDefault="007C71EE">
      <w:pPr>
        <w:pStyle w:val="a"/>
        <w:rPr>
          <w:rFonts w:hint="cs"/>
          <w:rtl/>
        </w:rPr>
      </w:pPr>
    </w:p>
    <w:p w14:paraId="4C903484" w14:textId="77777777" w:rsidR="00000000" w:rsidRDefault="007C71EE">
      <w:pPr>
        <w:pStyle w:val="a"/>
        <w:rPr>
          <w:rFonts w:hint="cs"/>
          <w:rtl/>
        </w:rPr>
      </w:pPr>
      <w:r>
        <w:rPr>
          <w:rFonts w:hint="cs"/>
          <w:rtl/>
        </w:rPr>
        <w:t xml:space="preserve">אני הצבעתי אתך. </w:t>
      </w:r>
    </w:p>
    <w:p w14:paraId="533B7AC7" w14:textId="77777777" w:rsidR="00000000" w:rsidRDefault="007C71EE">
      <w:pPr>
        <w:pStyle w:val="a"/>
        <w:rPr>
          <w:rFonts w:hint="cs"/>
          <w:rtl/>
        </w:rPr>
      </w:pPr>
    </w:p>
    <w:p w14:paraId="2BE2016E" w14:textId="77777777" w:rsidR="00000000" w:rsidRDefault="007C71EE">
      <w:pPr>
        <w:pStyle w:val="SpeakerCon"/>
        <w:rPr>
          <w:rtl/>
        </w:rPr>
      </w:pPr>
      <w:bookmarkStart w:id="448" w:name="FS000000560T26_05_2003_21_20_57C"/>
      <w:bookmarkEnd w:id="448"/>
      <w:r>
        <w:rPr>
          <w:rtl/>
        </w:rPr>
        <w:t>אחמד טי</w:t>
      </w:r>
      <w:r>
        <w:rPr>
          <w:rtl/>
        </w:rPr>
        <w:t>בי (חד"ש-תע"ל):</w:t>
      </w:r>
    </w:p>
    <w:p w14:paraId="185DAA56" w14:textId="77777777" w:rsidR="00000000" w:rsidRDefault="007C71EE">
      <w:pPr>
        <w:pStyle w:val="a"/>
        <w:rPr>
          <w:rtl/>
        </w:rPr>
      </w:pPr>
    </w:p>
    <w:p w14:paraId="5C5C62C2" w14:textId="77777777" w:rsidR="00000000" w:rsidRDefault="007C71EE">
      <w:pPr>
        <w:pStyle w:val="a"/>
        <w:rPr>
          <w:rFonts w:hint="cs"/>
          <w:rtl/>
        </w:rPr>
      </w:pPr>
      <w:r>
        <w:rPr>
          <w:rFonts w:hint="cs"/>
          <w:rtl/>
        </w:rPr>
        <w:t>ואז בצעד אצילי פנה אלי חבר הכנסת דוד טל.</w:t>
      </w:r>
    </w:p>
    <w:p w14:paraId="5F458B2F" w14:textId="77777777" w:rsidR="00000000" w:rsidRDefault="007C71EE">
      <w:pPr>
        <w:pStyle w:val="a"/>
        <w:rPr>
          <w:rFonts w:hint="cs"/>
          <w:rtl/>
        </w:rPr>
      </w:pPr>
    </w:p>
    <w:p w14:paraId="09F97AB2" w14:textId="77777777" w:rsidR="00000000" w:rsidRDefault="007C71EE">
      <w:pPr>
        <w:pStyle w:val="ad"/>
        <w:rPr>
          <w:rtl/>
        </w:rPr>
      </w:pPr>
      <w:r>
        <w:rPr>
          <w:rtl/>
        </w:rPr>
        <w:t>היו"ר אלי בן-מנחם:</w:t>
      </w:r>
    </w:p>
    <w:p w14:paraId="42E4B25D" w14:textId="77777777" w:rsidR="00000000" w:rsidRDefault="007C71EE">
      <w:pPr>
        <w:pStyle w:val="a"/>
        <w:rPr>
          <w:rtl/>
        </w:rPr>
      </w:pPr>
    </w:p>
    <w:p w14:paraId="5A9B805C" w14:textId="77777777" w:rsidR="00000000" w:rsidRDefault="007C71EE">
      <w:pPr>
        <w:pStyle w:val="a"/>
        <w:rPr>
          <w:rFonts w:hint="cs"/>
          <w:rtl/>
        </w:rPr>
      </w:pPr>
      <w:r>
        <w:rPr>
          <w:rFonts w:hint="cs"/>
          <w:rtl/>
        </w:rPr>
        <w:t>חבר הכנסת טיבי, חבר הכנסת חזן אומר שהוא הצביע אתך. תגיד לו - - -</w:t>
      </w:r>
    </w:p>
    <w:p w14:paraId="1A983CD0" w14:textId="77777777" w:rsidR="00000000" w:rsidRDefault="007C71EE">
      <w:pPr>
        <w:pStyle w:val="a"/>
        <w:rPr>
          <w:rtl/>
        </w:rPr>
      </w:pPr>
    </w:p>
    <w:p w14:paraId="5D61C6E9" w14:textId="77777777" w:rsidR="00000000" w:rsidRDefault="007C71EE">
      <w:pPr>
        <w:pStyle w:val="a"/>
        <w:rPr>
          <w:rFonts w:hint="cs"/>
          <w:rtl/>
        </w:rPr>
      </w:pPr>
    </w:p>
    <w:p w14:paraId="0B18C033" w14:textId="77777777" w:rsidR="00000000" w:rsidRDefault="007C71EE">
      <w:pPr>
        <w:pStyle w:val="SpeakerCon"/>
        <w:rPr>
          <w:rtl/>
        </w:rPr>
      </w:pPr>
      <w:bookmarkStart w:id="449" w:name="FS000000560T26_05_2003_21_22_33C"/>
      <w:bookmarkEnd w:id="449"/>
      <w:r>
        <w:rPr>
          <w:rtl/>
        </w:rPr>
        <w:t>אחמד טיבי (חד"ש-תע"ל):</w:t>
      </w:r>
    </w:p>
    <w:p w14:paraId="4F92190D" w14:textId="77777777" w:rsidR="00000000" w:rsidRDefault="007C71EE">
      <w:pPr>
        <w:pStyle w:val="a"/>
        <w:rPr>
          <w:rtl/>
        </w:rPr>
      </w:pPr>
    </w:p>
    <w:p w14:paraId="32D7EE3A" w14:textId="77777777" w:rsidR="00000000" w:rsidRDefault="007C71EE">
      <w:pPr>
        <w:pStyle w:val="a"/>
        <w:rPr>
          <w:rFonts w:hint="cs"/>
          <w:rtl/>
        </w:rPr>
      </w:pPr>
      <w:r>
        <w:rPr>
          <w:rFonts w:hint="cs"/>
          <w:rtl/>
        </w:rPr>
        <w:t>חכה, חכה, לי יש סיפור משלי. פנה אלי חבר הכנסת דוד טל, עמיתי ורעי מוועדת הכלכלה שדואג ל</w:t>
      </w:r>
      <w:r>
        <w:rPr>
          <w:rFonts w:hint="cs"/>
          <w:rtl/>
        </w:rPr>
        <w:t xml:space="preserve">שכבות מצוקה, ואמר לי: הרעיון שלך, חבר הכנסת טיבי, לאמץ את ההסתייגות של חבר הכנסת חזן למרות חילוקי הדעות הפוליטיים, הוא חשוב. ולכן, אימצנו את ההסתייגות החשובה שלך </w:t>
      </w:r>
      <w:r>
        <w:rPr>
          <w:rtl/>
        </w:rPr>
        <w:t>–</w:t>
      </w:r>
      <w:r>
        <w:rPr>
          <w:rFonts w:hint="cs"/>
          <w:rtl/>
        </w:rPr>
        <w:t xml:space="preserve"> אחת ההסתייגויות החשובות שהיו לאחרונה בוועדת הכלכלה. </w:t>
      </w:r>
    </w:p>
    <w:p w14:paraId="20DAED21" w14:textId="77777777" w:rsidR="00000000" w:rsidRDefault="007C71EE">
      <w:pPr>
        <w:pStyle w:val="a"/>
        <w:rPr>
          <w:rFonts w:hint="cs"/>
          <w:rtl/>
        </w:rPr>
      </w:pPr>
    </w:p>
    <w:p w14:paraId="09C7DE76" w14:textId="77777777" w:rsidR="00000000" w:rsidRDefault="007C71EE">
      <w:pPr>
        <w:pStyle w:val="ac"/>
        <w:rPr>
          <w:rtl/>
        </w:rPr>
      </w:pPr>
      <w:r>
        <w:rPr>
          <w:rFonts w:hint="eastAsia"/>
          <w:rtl/>
        </w:rPr>
        <w:t>ענבל</w:t>
      </w:r>
      <w:r>
        <w:rPr>
          <w:rtl/>
        </w:rPr>
        <w:t xml:space="preserve"> גבריאלי (הליכוד):</w:t>
      </w:r>
    </w:p>
    <w:p w14:paraId="53AE15AE" w14:textId="77777777" w:rsidR="00000000" w:rsidRDefault="007C71EE">
      <w:pPr>
        <w:pStyle w:val="a"/>
        <w:rPr>
          <w:rFonts w:hint="cs"/>
          <w:rtl/>
        </w:rPr>
      </w:pPr>
    </w:p>
    <w:p w14:paraId="5882929F" w14:textId="77777777" w:rsidR="00000000" w:rsidRDefault="007C71EE">
      <w:pPr>
        <w:pStyle w:val="a"/>
        <w:rPr>
          <w:rFonts w:hint="cs"/>
          <w:rtl/>
        </w:rPr>
      </w:pPr>
      <w:r>
        <w:rPr>
          <w:rFonts w:hint="cs"/>
          <w:rtl/>
        </w:rPr>
        <w:t xml:space="preserve">למרות מה שאמר </w:t>
      </w:r>
      <w:r>
        <w:rPr>
          <w:rFonts w:hint="cs"/>
          <w:rtl/>
        </w:rPr>
        <w:t xml:space="preserve">יושב-ראש הקואליציה, הוא הצביע אתכם. </w:t>
      </w:r>
    </w:p>
    <w:p w14:paraId="243FB282" w14:textId="77777777" w:rsidR="00000000" w:rsidRDefault="007C71EE">
      <w:pPr>
        <w:pStyle w:val="a"/>
        <w:rPr>
          <w:rFonts w:hint="cs"/>
          <w:rtl/>
        </w:rPr>
      </w:pPr>
    </w:p>
    <w:p w14:paraId="3AAFE969" w14:textId="77777777" w:rsidR="00000000" w:rsidRDefault="007C71EE">
      <w:pPr>
        <w:pStyle w:val="ac"/>
        <w:rPr>
          <w:rtl/>
        </w:rPr>
      </w:pPr>
      <w:r>
        <w:rPr>
          <w:rFonts w:hint="eastAsia"/>
          <w:rtl/>
        </w:rPr>
        <w:t>דוד</w:t>
      </w:r>
      <w:r>
        <w:rPr>
          <w:rtl/>
        </w:rPr>
        <w:t xml:space="preserve"> טל (עם אחד):</w:t>
      </w:r>
    </w:p>
    <w:p w14:paraId="099A463A" w14:textId="77777777" w:rsidR="00000000" w:rsidRDefault="007C71EE">
      <w:pPr>
        <w:pStyle w:val="a"/>
        <w:rPr>
          <w:rFonts w:hint="cs"/>
          <w:rtl/>
        </w:rPr>
      </w:pPr>
    </w:p>
    <w:p w14:paraId="7E84D3D1" w14:textId="77777777" w:rsidR="00000000" w:rsidRDefault="007C71EE">
      <w:pPr>
        <w:pStyle w:val="a"/>
        <w:rPr>
          <w:rFonts w:hint="cs"/>
          <w:rtl/>
        </w:rPr>
      </w:pPr>
      <w:r>
        <w:rPr>
          <w:rFonts w:hint="cs"/>
          <w:rtl/>
        </w:rPr>
        <w:t>- - -</w:t>
      </w:r>
    </w:p>
    <w:p w14:paraId="48BEF455" w14:textId="77777777" w:rsidR="00000000" w:rsidRDefault="007C71EE">
      <w:pPr>
        <w:pStyle w:val="a"/>
        <w:rPr>
          <w:rFonts w:hint="cs"/>
          <w:rtl/>
        </w:rPr>
      </w:pPr>
    </w:p>
    <w:p w14:paraId="60B04103" w14:textId="77777777" w:rsidR="00000000" w:rsidRDefault="007C71EE">
      <w:pPr>
        <w:pStyle w:val="SpeakerCon"/>
        <w:rPr>
          <w:rtl/>
        </w:rPr>
      </w:pPr>
      <w:bookmarkStart w:id="450" w:name="FS000000560T26_05_2003_21_26_24C"/>
      <w:bookmarkEnd w:id="450"/>
      <w:r>
        <w:rPr>
          <w:rtl/>
        </w:rPr>
        <w:t>אחמד טיבי (חד"ש-תע"ל):</w:t>
      </w:r>
    </w:p>
    <w:p w14:paraId="64BAEBA6" w14:textId="77777777" w:rsidR="00000000" w:rsidRDefault="007C71EE">
      <w:pPr>
        <w:pStyle w:val="a"/>
        <w:rPr>
          <w:rtl/>
        </w:rPr>
      </w:pPr>
    </w:p>
    <w:p w14:paraId="71EF3E28" w14:textId="77777777" w:rsidR="00000000" w:rsidRDefault="007C71EE">
      <w:pPr>
        <w:pStyle w:val="a"/>
        <w:rPr>
          <w:rFonts w:hint="cs"/>
          <w:rtl/>
        </w:rPr>
      </w:pPr>
      <w:r>
        <w:rPr>
          <w:rFonts w:hint="cs"/>
          <w:rtl/>
        </w:rPr>
        <w:t xml:space="preserve">חכי, חכי, חברת הכנסת גבריאלי, זה לא מדויק. ואז הבאנו את זה היום להצבעה. אגב, חשבנו שחבר הכנסת שלום שמחון, שהבטיח להצטרף אלינו להסתייגות החשובה הזאת </w:t>
      </w:r>
      <w:r>
        <w:rPr>
          <w:rtl/>
        </w:rPr>
        <w:t>–</w:t>
      </w:r>
      <w:r>
        <w:rPr>
          <w:rFonts w:hint="cs"/>
          <w:rtl/>
        </w:rPr>
        <w:t xml:space="preserve"> כך הוא גם אמר </w:t>
      </w:r>
      <w:r>
        <w:rPr>
          <w:rtl/>
        </w:rPr>
        <w:t>–</w:t>
      </w:r>
      <w:r>
        <w:rPr>
          <w:rFonts w:hint="cs"/>
          <w:rtl/>
        </w:rPr>
        <w:t xml:space="preserve"> יעמ</w:t>
      </w:r>
      <w:r>
        <w:rPr>
          <w:rFonts w:hint="cs"/>
          <w:rtl/>
        </w:rPr>
        <w:t xml:space="preserve">וד בדיבורו, אבל קרה משהו בדרך. אותו מכבש הופעל על חבר הכנסת יחיאל חזן, שהוא אומנם חבר כנסת בקדנציה ראשונה, אבל אני יכול להבין את ההיסוס שלו עקב הלחץ שהפעיל עליו חבר הכנסת גדעון סער, כי הוא בכל זאת יושב-ראש הקואליציה - אבל שלום שמחון, שר לשעבר? לחש לו אותו </w:t>
      </w:r>
      <w:r>
        <w:rPr>
          <w:rFonts w:hint="cs"/>
          <w:rtl/>
        </w:rPr>
        <w:t xml:space="preserve">חבר הכנסת סער משהו בפרק זמן של חמש שניות, ואז, כשהרימו ידיים, איפה היו ידיו של חבר הכנסת שלום שמחון? - עם המתנגדים לסייע לנזקקים ולחלשים. הופתענו מאוד - - - </w:t>
      </w:r>
    </w:p>
    <w:p w14:paraId="0230723B" w14:textId="77777777" w:rsidR="00000000" w:rsidRDefault="007C71EE">
      <w:pPr>
        <w:pStyle w:val="a"/>
        <w:ind w:firstLine="0"/>
        <w:rPr>
          <w:rFonts w:hint="cs"/>
          <w:rtl/>
        </w:rPr>
      </w:pPr>
    </w:p>
    <w:p w14:paraId="179AF1EA" w14:textId="77777777" w:rsidR="00000000" w:rsidRDefault="007C71EE">
      <w:pPr>
        <w:pStyle w:val="ad"/>
        <w:rPr>
          <w:rtl/>
        </w:rPr>
      </w:pPr>
      <w:r>
        <w:rPr>
          <w:rtl/>
        </w:rPr>
        <w:t>היו"ר אלי בן-מנחם:</w:t>
      </w:r>
    </w:p>
    <w:p w14:paraId="2E3F657E" w14:textId="77777777" w:rsidR="00000000" w:rsidRDefault="007C71EE">
      <w:pPr>
        <w:pStyle w:val="a"/>
        <w:rPr>
          <w:rtl/>
        </w:rPr>
      </w:pPr>
    </w:p>
    <w:p w14:paraId="51256831" w14:textId="77777777" w:rsidR="00000000" w:rsidRDefault="007C71EE">
      <w:pPr>
        <w:pStyle w:val="ac"/>
        <w:ind w:firstLine="720"/>
        <w:rPr>
          <w:rFonts w:hint="cs"/>
          <w:b w:val="0"/>
          <w:bCs w:val="0"/>
          <w:u w:val="none"/>
          <w:rtl/>
        </w:rPr>
      </w:pPr>
      <w:r>
        <w:rPr>
          <w:rFonts w:hint="cs"/>
          <w:b w:val="0"/>
          <w:bCs w:val="0"/>
          <w:u w:val="none"/>
          <w:rtl/>
        </w:rPr>
        <w:t>חבר הכנסת טיבי, שלום שמחון לא נמצא פה, אנא ממך. חבר הכנסת שלום שמחון הוא בחור</w:t>
      </w:r>
      <w:r>
        <w:rPr>
          <w:rFonts w:hint="cs"/>
          <w:b w:val="0"/>
          <w:bCs w:val="0"/>
          <w:u w:val="none"/>
          <w:rtl/>
        </w:rPr>
        <w:t xml:space="preserve"> הגון. </w:t>
      </w:r>
    </w:p>
    <w:p w14:paraId="231AFC57" w14:textId="77777777" w:rsidR="00000000" w:rsidRDefault="007C71EE">
      <w:pPr>
        <w:pStyle w:val="a"/>
        <w:rPr>
          <w:rFonts w:hint="cs"/>
          <w:rtl/>
        </w:rPr>
      </w:pPr>
    </w:p>
    <w:p w14:paraId="5D4F5598" w14:textId="77777777" w:rsidR="00000000" w:rsidRDefault="007C71EE">
      <w:pPr>
        <w:pStyle w:val="ac"/>
        <w:rPr>
          <w:rtl/>
        </w:rPr>
      </w:pPr>
      <w:r>
        <w:rPr>
          <w:rFonts w:hint="eastAsia"/>
          <w:rtl/>
        </w:rPr>
        <w:t>דוד</w:t>
      </w:r>
      <w:r>
        <w:rPr>
          <w:rtl/>
        </w:rPr>
        <w:t xml:space="preserve"> טל (עם אחד):</w:t>
      </w:r>
    </w:p>
    <w:p w14:paraId="479386B4" w14:textId="77777777" w:rsidR="00000000" w:rsidRDefault="007C71EE">
      <w:pPr>
        <w:pStyle w:val="a"/>
        <w:rPr>
          <w:rFonts w:hint="cs"/>
          <w:rtl/>
        </w:rPr>
      </w:pPr>
    </w:p>
    <w:p w14:paraId="01A3831B" w14:textId="77777777" w:rsidR="00000000" w:rsidRDefault="007C71EE">
      <w:pPr>
        <w:pStyle w:val="a"/>
        <w:rPr>
          <w:rFonts w:hint="cs"/>
          <w:rtl/>
        </w:rPr>
      </w:pPr>
      <w:r>
        <w:rPr>
          <w:rFonts w:hint="cs"/>
          <w:rtl/>
        </w:rPr>
        <w:t xml:space="preserve">אני מאשר כל מלה  שהוא אמר.  זו השתקפות של המציאות כפי שהיא. </w:t>
      </w:r>
    </w:p>
    <w:p w14:paraId="78E962DE" w14:textId="77777777" w:rsidR="00000000" w:rsidRDefault="007C71EE">
      <w:pPr>
        <w:pStyle w:val="a"/>
        <w:ind w:firstLine="0"/>
        <w:rPr>
          <w:rFonts w:hint="cs"/>
          <w:rtl/>
        </w:rPr>
      </w:pPr>
    </w:p>
    <w:p w14:paraId="2C82EA78" w14:textId="77777777" w:rsidR="00000000" w:rsidRDefault="007C71EE">
      <w:pPr>
        <w:pStyle w:val="SpeakerCon"/>
        <w:rPr>
          <w:rtl/>
        </w:rPr>
      </w:pPr>
      <w:bookmarkStart w:id="451" w:name="FS000001065T26_05_2003_21_02_32C"/>
      <w:bookmarkStart w:id="452" w:name="FS000000560T26_05_2003_21_02_38"/>
      <w:bookmarkEnd w:id="451"/>
      <w:bookmarkEnd w:id="452"/>
      <w:r>
        <w:rPr>
          <w:rFonts w:hint="eastAsia"/>
          <w:rtl/>
        </w:rPr>
        <w:t>אחמד</w:t>
      </w:r>
      <w:r>
        <w:rPr>
          <w:rtl/>
        </w:rPr>
        <w:t xml:space="preserve"> טיבי (חד"ש-תע"ל):</w:t>
      </w:r>
    </w:p>
    <w:p w14:paraId="3569BA5D" w14:textId="77777777" w:rsidR="00000000" w:rsidRDefault="007C71EE">
      <w:pPr>
        <w:pStyle w:val="a"/>
        <w:rPr>
          <w:rFonts w:hint="cs"/>
          <w:rtl/>
        </w:rPr>
      </w:pPr>
    </w:p>
    <w:p w14:paraId="341F412D" w14:textId="77777777" w:rsidR="00000000" w:rsidRDefault="007C71EE">
      <w:pPr>
        <w:pStyle w:val="a"/>
        <w:rPr>
          <w:rFonts w:hint="cs"/>
          <w:rtl/>
        </w:rPr>
      </w:pPr>
      <w:r>
        <w:rPr>
          <w:rFonts w:hint="cs"/>
          <w:rtl/>
        </w:rPr>
        <w:t xml:space="preserve">ההתערבות שלך מיותרת, אדוני היושב-ראש.  אני מדבר על דברים שהתרחשו בוועדת הכלכלה, אני לא תוקף אנשים. </w:t>
      </w:r>
    </w:p>
    <w:p w14:paraId="2E142873" w14:textId="77777777" w:rsidR="00000000" w:rsidRDefault="007C71EE">
      <w:pPr>
        <w:pStyle w:val="a"/>
        <w:rPr>
          <w:rFonts w:hint="cs"/>
          <w:rtl/>
        </w:rPr>
      </w:pPr>
    </w:p>
    <w:p w14:paraId="56609A18" w14:textId="77777777" w:rsidR="00000000" w:rsidRDefault="007C71EE">
      <w:pPr>
        <w:pStyle w:val="ac"/>
        <w:rPr>
          <w:rtl/>
        </w:rPr>
      </w:pPr>
      <w:r>
        <w:rPr>
          <w:rFonts w:hint="eastAsia"/>
          <w:rtl/>
        </w:rPr>
        <w:t>אילן</w:t>
      </w:r>
      <w:r>
        <w:rPr>
          <w:rtl/>
        </w:rPr>
        <w:t xml:space="preserve"> ליבוביץ (שינוי):</w:t>
      </w:r>
    </w:p>
    <w:p w14:paraId="53046E26" w14:textId="77777777" w:rsidR="00000000" w:rsidRDefault="007C71EE">
      <w:pPr>
        <w:pStyle w:val="a"/>
        <w:rPr>
          <w:rFonts w:hint="cs"/>
          <w:rtl/>
        </w:rPr>
      </w:pPr>
    </w:p>
    <w:p w14:paraId="6C028311" w14:textId="77777777" w:rsidR="00000000" w:rsidRDefault="007C71EE">
      <w:pPr>
        <w:pStyle w:val="a"/>
        <w:rPr>
          <w:rFonts w:hint="cs"/>
          <w:rtl/>
        </w:rPr>
      </w:pPr>
      <w:r>
        <w:rPr>
          <w:rFonts w:hint="cs"/>
          <w:rtl/>
        </w:rPr>
        <w:t>חבר הכנסת שמחון הצב</w:t>
      </w:r>
      <w:r>
        <w:rPr>
          <w:rFonts w:hint="cs"/>
          <w:rtl/>
        </w:rPr>
        <w:t>יע עם הממשלה?</w:t>
      </w:r>
    </w:p>
    <w:p w14:paraId="376B0628" w14:textId="77777777" w:rsidR="00000000" w:rsidRDefault="007C71EE">
      <w:pPr>
        <w:pStyle w:val="a"/>
        <w:ind w:firstLine="0"/>
        <w:rPr>
          <w:rFonts w:hint="cs"/>
          <w:rtl/>
        </w:rPr>
      </w:pPr>
    </w:p>
    <w:p w14:paraId="1FD8046D" w14:textId="77777777" w:rsidR="00000000" w:rsidRDefault="007C71EE">
      <w:pPr>
        <w:pStyle w:val="SpeakerCon"/>
        <w:rPr>
          <w:rtl/>
        </w:rPr>
      </w:pPr>
      <w:bookmarkStart w:id="453" w:name="FS000000560T26_05_2003_21_03_15C"/>
      <w:bookmarkEnd w:id="453"/>
      <w:r>
        <w:rPr>
          <w:rtl/>
        </w:rPr>
        <w:t>אחמד טיבי (חד"ש-תע"ל):</w:t>
      </w:r>
    </w:p>
    <w:p w14:paraId="3D2E7F8C" w14:textId="77777777" w:rsidR="00000000" w:rsidRDefault="007C71EE">
      <w:pPr>
        <w:pStyle w:val="a"/>
        <w:rPr>
          <w:rtl/>
        </w:rPr>
      </w:pPr>
    </w:p>
    <w:p w14:paraId="3BDFEF4F" w14:textId="77777777" w:rsidR="00000000" w:rsidRDefault="007C71EE">
      <w:pPr>
        <w:pStyle w:val="a"/>
        <w:rPr>
          <w:rFonts w:hint="cs"/>
          <w:rtl/>
        </w:rPr>
      </w:pPr>
      <w:r>
        <w:rPr>
          <w:rFonts w:hint="cs"/>
          <w:rtl/>
        </w:rPr>
        <w:t xml:space="preserve">כן, הוא הצביע עם הממשלה. </w:t>
      </w:r>
    </w:p>
    <w:p w14:paraId="18EC6E30" w14:textId="77777777" w:rsidR="00000000" w:rsidRDefault="007C71EE">
      <w:pPr>
        <w:pStyle w:val="a"/>
        <w:ind w:firstLine="0"/>
        <w:rPr>
          <w:rFonts w:hint="cs"/>
          <w:rtl/>
        </w:rPr>
      </w:pPr>
    </w:p>
    <w:p w14:paraId="414BDBAA" w14:textId="77777777" w:rsidR="00000000" w:rsidRDefault="007C71EE">
      <w:pPr>
        <w:pStyle w:val="ac"/>
        <w:rPr>
          <w:rtl/>
        </w:rPr>
      </w:pPr>
      <w:r>
        <w:rPr>
          <w:rFonts w:hint="eastAsia"/>
          <w:rtl/>
        </w:rPr>
        <w:t>אילן</w:t>
      </w:r>
      <w:r>
        <w:rPr>
          <w:rtl/>
        </w:rPr>
        <w:t xml:space="preserve"> ליבוביץ (שינוי):</w:t>
      </w:r>
    </w:p>
    <w:p w14:paraId="1636D364" w14:textId="77777777" w:rsidR="00000000" w:rsidRDefault="007C71EE">
      <w:pPr>
        <w:pStyle w:val="a"/>
        <w:rPr>
          <w:rFonts w:hint="cs"/>
          <w:rtl/>
        </w:rPr>
      </w:pPr>
    </w:p>
    <w:p w14:paraId="50585382" w14:textId="77777777" w:rsidR="00000000" w:rsidRDefault="007C71EE">
      <w:pPr>
        <w:pStyle w:val="a"/>
        <w:rPr>
          <w:rFonts w:hint="cs"/>
          <w:rtl/>
        </w:rPr>
      </w:pPr>
      <w:r>
        <w:rPr>
          <w:rFonts w:hint="cs"/>
          <w:rtl/>
        </w:rPr>
        <w:t xml:space="preserve">מדובר במכסות ביצים? </w:t>
      </w:r>
    </w:p>
    <w:p w14:paraId="67887432" w14:textId="77777777" w:rsidR="00000000" w:rsidRDefault="007C71EE">
      <w:pPr>
        <w:pStyle w:val="a"/>
        <w:ind w:firstLine="0"/>
        <w:rPr>
          <w:rFonts w:hint="cs"/>
          <w:rtl/>
        </w:rPr>
      </w:pPr>
    </w:p>
    <w:p w14:paraId="78DE976C" w14:textId="77777777" w:rsidR="00000000" w:rsidRDefault="007C71EE">
      <w:pPr>
        <w:pStyle w:val="SpeakerCon"/>
        <w:rPr>
          <w:rtl/>
        </w:rPr>
      </w:pPr>
      <w:bookmarkStart w:id="454" w:name="FS000000560T26_05_2003_21_03_33C"/>
      <w:bookmarkEnd w:id="454"/>
      <w:r>
        <w:rPr>
          <w:rtl/>
        </w:rPr>
        <w:t>אחמד טיבי (חד"ש-תע"ל):</w:t>
      </w:r>
    </w:p>
    <w:p w14:paraId="0E6414B5" w14:textId="77777777" w:rsidR="00000000" w:rsidRDefault="007C71EE">
      <w:pPr>
        <w:pStyle w:val="a"/>
        <w:rPr>
          <w:rtl/>
        </w:rPr>
      </w:pPr>
    </w:p>
    <w:p w14:paraId="307B0AA5" w14:textId="77777777" w:rsidR="00000000" w:rsidRDefault="007C71EE">
      <w:pPr>
        <w:pStyle w:val="a"/>
        <w:rPr>
          <w:rFonts w:hint="cs"/>
          <w:rtl/>
        </w:rPr>
      </w:pPr>
      <w:r>
        <w:rPr>
          <w:rFonts w:hint="cs"/>
          <w:rtl/>
        </w:rPr>
        <w:t>חשבתי שחבר הכנסת שלום שמחון הוא עם מפלגת העבודה, אבל נשים את שלום שמחון בצד. יכול להיות שהוא שגה. הוא התנצל אחר כך, נכון?</w:t>
      </w:r>
      <w:r>
        <w:rPr>
          <w:rFonts w:hint="cs"/>
          <w:rtl/>
        </w:rPr>
        <w:t xml:space="preserve">  אנחנו חוזרים אל חבר הכנסת יחיאל חזן ואל חבריו.   </w:t>
      </w:r>
    </w:p>
    <w:p w14:paraId="7B5419D4" w14:textId="77777777" w:rsidR="00000000" w:rsidRDefault="007C71EE">
      <w:pPr>
        <w:pStyle w:val="a"/>
        <w:rPr>
          <w:rFonts w:hint="cs"/>
          <w:rtl/>
        </w:rPr>
      </w:pPr>
    </w:p>
    <w:p w14:paraId="646FDB91" w14:textId="77777777" w:rsidR="00000000" w:rsidRDefault="007C71EE">
      <w:pPr>
        <w:pStyle w:val="a"/>
        <w:rPr>
          <w:rFonts w:hint="cs"/>
          <w:rtl/>
        </w:rPr>
      </w:pPr>
      <w:r>
        <w:rPr>
          <w:rFonts w:hint="cs"/>
          <w:rtl/>
        </w:rPr>
        <w:t xml:space="preserve">חבר הכנסת חזן אזר אומץ  ואמר: אני חוזר בי ומצטרף להסתייגות המקורית שלי עצמי, שהיא כעת מונהגת על-ידי חברי הכנסת דוד טל וטיבי - - - </w:t>
      </w:r>
    </w:p>
    <w:p w14:paraId="324725C4" w14:textId="77777777" w:rsidR="00000000" w:rsidRDefault="007C71EE">
      <w:pPr>
        <w:pStyle w:val="a"/>
        <w:ind w:firstLine="0"/>
        <w:rPr>
          <w:rFonts w:hint="cs"/>
          <w:rtl/>
        </w:rPr>
      </w:pPr>
    </w:p>
    <w:p w14:paraId="6E808CBE" w14:textId="77777777" w:rsidR="00000000" w:rsidRDefault="007C71EE">
      <w:pPr>
        <w:pStyle w:val="ac"/>
        <w:rPr>
          <w:rtl/>
        </w:rPr>
      </w:pPr>
    </w:p>
    <w:p w14:paraId="54A44C3C" w14:textId="77777777" w:rsidR="00000000" w:rsidRDefault="007C71EE">
      <w:pPr>
        <w:pStyle w:val="ac"/>
        <w:rPr>
          <w:rtl/>
        </w:rPr>
      </w:pPr>
      <w:r>
        <w:rPr>
          <w:rFonts w:hint="eastAsia"/>
          <w:rtl/>
        </w:rPr>
        <w:t>ענבל</w:t>
      </w:r>
      <w:r>
        <w:rPr>
          <w:rtl/>
        </w:rPr>
        <w:t xml:space="preserve"> גבריאלי (הליכוד):</w:t>
      </w:r>
    </w:p>
    <w:p w14:paraId="3E0D7356" w14:textId="77777777" w:rsidR="00000000" w:rsidRDefault="007C71EE">
      <w:pPr>
        <w:pStyle w:val="a"/>
        <w:rPr>
          <w:rFonts w:hint="cs"/>
          <w:rtl/>
        </w:rPr>
      </w:pPr>
    </w:p>
    <w:p w14:paraId="250E8668" w14:textId="77777777" w:rsidR="00000000" w:rsidRDefault="007C71EE">
      <w:pPr>
        <w:pStyle w:val="a"/>
        <w:rPr>
          <w:rFonts w:hint="cs"/>
          <w:rtl/>
        </w:rPr>
      </w:pPr>
      <w:r>
        <w:rPr>
          <w:rFonts w:hint="cs"/>
          <w:rtl/>
        </w:rPr>
        <w:t>למרות המכבש.</w:t>
      </w:r>
    </w:p>
    <w:p w14:paraId="3947074B" w14:textId="77777777" w:rsidR="00000000" w:rsidRDefault="007C71EE">
      <w:pPr>
        <w:pStyle w:val="a"/>
        <w:ind w:firstLine="0"/>
        <w:rPr>
          <w:rFonts w:hint="cs"/>
          <w:rtl/>
        </w:rPr>
      </w:pPr>
    </w:p>
    <w:p w14:paraId="74EF94F8" w14:textId="77777777" w:rsidR="00000000" w:rsidRDefault="007C71EE">
      <w:pPr>
        <w:pStyle w:val="SpeakerCon"/>
        <w:rPr>
          <w:rtl/>
        </w:rPr>
      </w:pPr>
      <w:bookmarkStart w:id="455" w:name="FS000000560T26_05_2003_21_05_00C"/>
      <w:bookmarkEnd w:id="455"/>
      <w:r>
        <w:rPr>
          <w:rtl/>
        </w:rPr>
        <w:t>אחמד טיבי (חד"ש-תע"ל):</w:t>
      </w:r>
    </w:p>
    <w:p w14:paraId="2632EE4C" w14:textId="77777777" w:rsidR="00000000" w:rsidRDefault="007C71EE">
      <w:pPr>
        <w:pStyle w:val="a"/>
        <w:rPr>
          <w:rtl/>
        </w:rPr>
      </w:pPr>
    </w:p>
    <w:p w14:paraId="0AECAB5C" w14:textId="77777777" w:rsidR="00000000" w:rsidRDefault="007C71EE">
      <w:pPr>
        <w:pStyle w:val="a"/>
        <w:rPr>
          <w:rFonts w:hint="cs"/>
          <w:rtl/>
        </w:rPr>
      </w:pPr>
      <w:r>
        <w:rPr>
          <w:rFonts w:hint="cs"/>
          <w:rtl/>
        </w:rPr>
        <w:t>למרות המ</w:t>
      </w:r>
      <w:r>
        <w:rPr>
          <w:rFonts w:hint="cs"/>
          <w:rtl/>
        </w:rPr>
        <w:t>כבש. הדבר לא ארך זמן רב, ובהתייעצות קטנה אישרנו את הבקשה שלך, כי ראינו שבכל זאת המצפון שלך עבד שעות נוספות באותו רגע.</w:t>
      </w:r>
    </w:p>
    <w:p w14:paraId="3476A26B" w14:textId="77777777" w:rsidR="00000000" w:rsidRDefault="007C71EE">
      <w:pPr>
        <w:pStyle w:val="a"/>
        <w:ind w:firstLine="0"/>
        <w:rPr>
          <w:rFonts w:hint="cs"/>
          <w:rtl/>
        </w:rPr>
      </w:pPr>
    </w:p>
    <w:p w14:paraId="4641ACFA" w14:textId="77777777" w:rsidR="00000000" w:rsidRDefault="007C71EE">
      <w:pPr>
        <w:pStyle w:val="ac"/>
        <w:rPr>
          <w:rtl/>
        </w:rPr>
      </w:pPr>
      <w:r>
        <w:rPr>
          <w:rFonts w:hint="eastAsia"/>
          <w:rtl/>
        </w:rPr>
        <w:t>דוד</w:t>
      </w:r>
      <w:r>
        <w:rPr>
          <w:rtl/>
        </w:rPr>
        <w:t xml:space="preserve"> טל (עם אחד):</w:t>
      </w:r>
    </w:p>
    <w:p w14:paraId="6095BEF2" w14:textId="77777777" w:rsidR="00000000" w:rsidRDefault="007C71EE">
      <w:pPr>
        <w:pStyle w:val="a"/>
        <w:rPr>
          <w:rFonts w:hint="cs"/>
          <w:rtl/>
        </w:rPr>
      </w:pPr>
    </w:p>
    <w:p w14:paraId="6BCB38BB" w14:textId="77777777" w:rsidR="00000000" w:rsidRDefault="007C71EE">
      <w:pPr>
        <w:pStyle w:val="a"/>
        <w:rPr>
          <w:rFonts w:hint="cs"/>
          <w:rtl/>
        </w:rPr>
      </w:pPr>
      <w:r>
        <w:rPr>
          <w:rFonts w:hint="cs"/>
          <w:rtl/>
        </w:rPr>
        <w:t>פה-אחד.</w:t>
      </w:r>
    </w:p>
    <w:p w14:paraId="6E4C5092" w14:textId="77777777" w:rsidR="00000000" w:rsidRDefault="007C71EE">
      <w:pPr>
        <w:pStyle w:val="a"/>
        <w:rPr>
          <w:rFonts w:hint="cs"/>
          <w:rtl/>
        </w:rPr>
      </w:pPr>
    </w:p>
    <w:p w14:paraId="00BBEDF3" w14:textId="77777777" w:rsidR="00000000" w:rsidRDefault="007C71EE">
      <w:pPr>
        <w:pStyle w:val="SpeakerCon"/>
        <w:rPr>
          <w:rFonts w:hint="cs"/>
          <w:rtl/>
        </w:rPr>
      </w:pPr>
      <w:r>
        <w:rPr>
          <w:rtl/>
        </w:rPr>
        <w:t>אחמד טיבי (חד"ש-תע"ל):</w:t>
      </w:r>
    </w:p>
    <w:p w14:paraId="44A42EF6" w14:textId="77777777" w:rsidR="00000000" w:rsidRDefault="007C71EE">
      <w:pPr>
        <w:pStyle w:val="SpeakerCon"/>
        <w:rPr>
          <w:rFonts w:hint="cs"/>
          <w:rtl/>
        </w:rPr>
      </w:pPr>
    </w:p>
    <w:p w14:paraId="69AA693C" w14:textId="77777777" w:rsidR="00000000" w:rsidRDefault="007C71EE">
      <w:pPr>
        <w:pStyle w:val="a"/>
        <w:rPr>
          <w:rFonts w:hint="cs"/>
          <w:rtl/>
        </w:rPr>
      </w:pPr>
      <w:r>
        <w:rPr>
          <w:rFonts w:hint="cs"/>
          <w:rtl/>
        </w:rPr>
        <w:t xml:space="preserve">  ואז מה קרה, חבר הכנסת דוד טל? ראית נהירה של חברי ליכוד וקואליציה אל ועדת הכלכלה. חשב</w:t>
      </w:r>
      <w:r>
        <w:rPr>
          <w:rFonts w:hint="cs"/>
          <w:rtl/>
        </w:rPr>
        <w:t>תי, חבר הכנסת גפני, שכולם באים לעזור לקשישים. כי בכל זאת מדובר באנשים ששכבות המצוקה שלחו אל הכנסת, בגללם הם חברי ועדת הכלכלה.</w:t>
      </w:r>
    </w:p>
    <w:p w14:paraId="49940E3E" w14:textId="77777777" w:rsidR="00000000" w:rsidRDefault="007C71EE">
      <w:pPr>
        <w:pStyle w:val="a"/>
        <w:ind w:firstLine="0"/>
        <w:rPr>
          <w:rFonts w:hint="cs"/>
          <w:rtl/>
        </w:rPr>
      </w:pPr>
    </w:p>
    <w:p w14:paraId="4FF34C7F" w14:textId="77777777" w:rsidR="00000000" w:rsidRDefault="007C71EE">
      <w:pPr>
        <w:pStyle w:val="ac"/>
        <w:rPr>
          <w:rtl/>
        </w:rPr>
      </w:pPr>
      <w:r>
        <w:rPr>
          <w:rFonts w:hint="eastAsia"/>
          <w:rtl/>
        </w:rPr>
        <w:t>משה</w:t>
      </w:r>
      <w:r>
        <w:rPr>
          <w:rtl/>
        </w:rPr>
        <w:t xml:space="preserve"> גפני (יהדות התורה):</w:t>
      </w:r>
    </w:p>
    <w:p w14:paraId="43CA7429" w14:textId="77777777" w:rsidR="00000000" w:rsidRDefault="007C71EE">
      <w:pPr>
        <w:pStyle w:val="a"/>
        <w:rPr>
          <w:rFonts w:hint="cs"/>
          <w:rtl/>
        </w:rPr>
      </w:pPr>
    </w:p>
    <w:p w14:paraId="48D7226F" w14:textId="77777777" w:rsidR="00000000" w:rsidRDefault="007C71EE">
      <w:pPr>
        <w:pStyle w:val="a"/>
        <w:rPr>
          <w:rFonts w:hint="cs"/>
          <w:rtl/>
        </w:rPr>
      </w:pPr>
      <w:r>
        <w:rPr>
          <w:rFonts w:hint="cs"/>
          <w:rtl/>
        </w:rPr>
        <w:t>ומה קרה?</w:t>
      </w:r>
    </w:p>
    <w:p w14:paraId="0050D87D" w14:textId="77777777" w:rsidR="00000000" w:rsidRDefault="007C71EE">
      <w:pPr>
        <w:pStyle w:val="a"/>
        <w:ind w:firstLine="0"/>
        <w:rPr>
          <w:rFonts w:hint="cs"/>
          <w:rtl/>
        </w:rPr>
      </w:pPr>
    </w:p>
    <w:p w14:paraId="388DF6EC" w14:textId="77777777" w:rsidR="00000000" w:rsidRDefault="007C71EE">
      <w:pPr>
        <w:pStyle w:val="SpeakerCon"/>
        <w:rPr>
          <w:rtl/>
        </w:rPr>
      </w:pPr>
      <w:bookmarkStart w:id="456" w:name="FS000000560T26_05_2003_21_06_10C"/>
      <w:bookmarkEnd w:id="456"/>
      <w:r>
        <w:rPr>
          <w:rtl/>
        </w:rPr>
        <w:t>אחמד טיבי (חד"ש-תע"ל):</w:t>
      </w:r>
    </w:p>
    <w:p w14:paraId="39468877" w14:textId="77777777" w:rsidR="00000000" w:rsidRDefault="007C71EE">
      <w:pPr>
        <w:pStyle w:val="a"/>
        <w:rPr>
          <w:rtl/>
        </w:rPr>
      </w:pPr>
    </w:p>
    <w:p w14:paraId="61EDFF17" w14:textId="77777777" w:rsidR="00000000" w:rsidRDefault="007C71EE">
      <w:pPr>
        <w:pStyle w:val="a"/>
        <w:rPr>
          <w:rFonts w:hint="cs"/>
          <w:rtl/>
        </w:rPr>
      </w:pPr>
      <w:r>
        <w:rPr>
          <w:rFonts w:hint="cs"/>
          <w:rtl/>
        </w:rPr>
        <w:t>אתה לא תאמין.</w:t>
      </w:r>
    </w:p>
    <w:p w14:paraId="02600899" w14:textId="77777777" w:rsidR="00000000" w:rsidRDefault="007C71EE">
      <w:pPr>
        <w:pStyle w:val="a"/>
        <w:ind w:firstLine="0"/>
        <w:rPr>
          <w:rFonts w:hint="cs"/>
          <w:rtl/>
        </w:rPr>
      </w:pPr>
    </w:p>
    <w:p w14:paraId="393696FF" w14:textId="77777777" w:rsidR="00000000" w:rsidRDefault="007C71EE">
      <w:pPr>
        <w:pStyle w:val="ac"/>
        <w:rPr>
          <w:rtl/>
        </w:rPr>
      </w:pPr>
      <w:r>
        <w:rPr>
          <w:rFonts w:hint="eastAsia"/>
          <w:rtl/>
        </w:rPr>
        <w:t>דוד</w:t>
      </w:r>
      <w:r>
        <w:rPr>
          <w:rtl/>
        </w:rPr>
        <w:t xml:space="preserve"> טל (עם אחד):</w:t>
      </w:r>
    </w:p>
    <w:p w14:paraId="7E4B7E11" w14:textId="77777777" w:rsidR="00000000" w:rsidRDefault="007C71EE">
      <w:pPr>
        <w:pStyle w:val="a"/>
        <w:rPr>
          <w:rFonts w:hint="cs"/>
          <w:rtl/>
        </w:rPr>
      </w:pPr>
    </w:p>
    <w:p w14:paraId="31304352" w14:textId="77777777" w:rsidR="00000000" w:rsidRDefault="007C71EE">
      <w:pPr>
        <w:pStyle w:val="a"/>
        <w:rPr>
          <w:rFonts w:hint="cs"/>
          <w:rtl/>
        </w:rPr>
      </w:pPr>
      <w:r>
        <w:rPr>
          <w:rFonts w:hint="cs"/>
          <w:rtl/>
        </w:rPr>
        <w:t>שומו שמים.</w:t>
      </w:r>
    </w:p>
    <w:p w14:paraId="23935F0E" w14:textId="77777777" w:rsidR="00000000" w:rsidRDefault="007C71EE">
      <w:pPr>
        <w:pStyle w:val="a"/>
        <w:ind w:firstLine="0"/>
        <w:rPr>
          <w:rFonts w:hint="cs"/>
          <w:rtl/>
        </w:rPr>
      </w:pPr>
    </w:p>
    <w:p w14:paraId="67B273C0" w14:textId="77777777" w:rsidR="00000000" w:rsidRDefault="007C71EE">
      <w:pPr>
        <w:pStyle w:val="SpeakerCon"/>
        <w:rPr>
          <w:rtl/>
        </w:rPr>
      </w:pPr>
      <w:bookmarkStart w:id="457" w:name="FS000000560T26_05_2003_21_06_24C"/>
      <w:bookmarkEnd w:id="457"/>
      <w:r>
        <w:rPr>
          <w:rtl/>
        </w:rPr>
        <w:t>אחמד טיבי (חד"ש-תע"ל):</w:t>
      </w:r>
    </w:p>
    <w:p w14:paraId="440F7A85" w14:textId="77777777" w:rsidR="00000000" w:rsidRDefault="007C71EE">
      <w:pPr>
        <w:pStyle w:val="a"/>
        <w:rPr>
          <w:rtl/>
        </w:rPr>
      </w:pPr>
    </w:p>
    <w:p w14:paraId="20DC1E21" w14:textId="77777777" w:rsidR="00000000" w:rsidRDefault="007C71EE">
      <w:pPr>
        <w:pStyle w:val="a"/>
        <w:rPr>
          <w:rFonts w:hint="cs"/>
          <w:rtl/>
        </w:rPr>
      </w:pPr>
      <w:r>
        <w:rPr>
          <w:rFonts w:hint="cs"/>
          <w:rtl/>
        </w:rPr>
        <w:t>ש</w:t>
      </w:r>
      <w:r>
        <w:rPr>
          <w:rFonts w:hint="cs"/>
          <w:rtl/>
        </w:rPr>
        <w:t>ומו שמים, כולם פה-אחד הצביעו נגד ההסתייגות של חזן, טל וטיבי, ובראשם חבר הכנסת חזן. חבר הכנסת חזן, תסביר לבית הזה: האם יש תקדים כזה? אני הרבה זמן בכנסת, חבר הכנסת חזן, אני מעריך את אומץ לבך, אבל עד כדי כך אתה אמיץ להצביע נגד עצמך? זה דבר חסר תקדים. צריך אומ</w:t>
      </w:r>
      <w:r>
        <w:rPr>
          <w:rFonts w:hint="cs"/>
          <w:rtl/>
        </w:rPr>
        <w:t xml:space="preserve">ץ  - - - </w:t>
      </w:r>
    </w:p>
    <w:p w14:paraId="377C9B5A" w14:textId="77777777" w:rsidR="00000000" w:rsidRDefault="007C71EE">
      <w:pPr>
        <w:pStyle w:val="a"/>
        <w:ind w:firstLine="0"/>
        <w:rPr>
          <w:rFonts w:hint="cs"/>
          <w:rtl/>
        </w:rPr>
      </w:pPr>
    </w:p>
    <w:p w14:paraId="42608A7C" w14:textId="77777777" w:rsidR="00000000" w:rsidRDefault="007C71EE">
      <w:pPr>
        <w:pStyle w:val="ac"/>
        <w:rPr>
          <w:rtl/>
        </w:rPr>
      </w:pPr>
      <w:r>
        <w:rPr>
          <w:rFonts w:hint="eastAsia"/>
          <w:rtl/>
        </w:rPr>
        <w:t>טלב</w:t>
      </w:r>
      <w:r>
        <w:rPr>
          <w:rtl/>
        </w:rPr>
        <w:t xml:space="preserve"> אלסאנע (רע"ם):</w:t>
      </w:r>
    </w:p>
    <w:p w14:paraId="0CAD9922" w14:textId="77777777" w:rsidR="00000000" w:rsidRDefault="007C71EE">
      <w:pPr>
        <w:pStyle w:val="a"/>
        <w:rPr>
          <w:rFonts w:hint="cs"/>
          <w:rtl/>
        </w:rPr>
      </w:pPr>
    </w:p>
    <w:p w14:paraId="7AD857E8" w14:textId="77777777" w:rsidR="00000000" w:rsidRDefault="007C71EE">
      <w:pPr>
        <w:pStyle w:val="a"/>
        <w:rPr>
          <w:rFonts w:hint="cs"/>
          <w:rtl/>
        </w:rPr>
      </w:pPr>
      <w:r>
        <w:rPr>
          <w:rFonts w:hint="cs"/>
          <w:rtl/>
        </w:rPr>
        <w:t xml:space="preserve">יש פסקי-דין כאלה: חזן נגד חזן. </w:t>
      </w:r>
    </w:p>
    <w:p w14:paraId="58B16613" w14:textId="77777777" w:rsidR="00000000" w:rsidRDefault="007C71EE">
      <w:pPr>
        <w:pStyle w:val="a"/>
        <w:ind w:firstLine="0"/>
        <w:rPr>
          <w:rFonts w:hint="cs"/>
          <w:rtl/>
        </w:rPr>
      </w:pPr>
    </w:p>
    <w:p w14:paraId="28A5DE6A" w14:textId="77777777" w:rsidR="00000000" w:rsidRDefault="007C71EE">
      <w:pPr>
        <w:pStyle w:val="SpeakerCon"/>
        <w:rPr>
          <w:rtl/>
        </w:rPr>
      </w:pPr>
      <w:bookmarkStart w:id="458" w:name="FS000000560T26_05_2003_21_07_28C"/>
      <w:bookmarkEnd w:id="458"/>
      <w:r>
        <w:rPr>
          <w:rtl/>
        </w:rPr>
        <w:t>אחמד טיבי (חד"ש-תע"ל):</w:t>
      </w:r>
    </w:p>
    <w:p w14:paraId="7E52577B" w14:textId="77777777" w:rsidR="00000000" w:rsidRDefault="007C71EE">
      <w:pPr>
        <w:pStyle w:val="a"/>
        <w:rPr>
          <w:rtl/>
        </w:rPr>
      </w:pPr>
    </w:p>
    <w:p w14:paraId="37F2F4C2" w14:textId="77777777" w:rsidR="00000000" w:rsidRDefault="007C71EE">
      <w:pPr>
        <w:pStyle w:val="a"/>
        <w:rPr>
          <w:rFonts w:hint="cs"/>
          <w:rtl/>
        </w:rPr>
      </w:pPr>
      <w:r>
        <w:rPr>
          <w:rFonts w:hint="cs"/>
          <w:rtl/>
        </w:rPr>
        <w:t>חזן נגד חזן. כאשר ראיתי את ההתגייסות הזאת של הימין נגד בתי-אבות, נגד בתי-חולים, נגד קשישים, אמרתי: יכול להיות שהם יודעים דברים שאנחנו לא יודעים.</w:t>
      </w:r>
    </w:p>
    <w:p w14:paraId="7EA47FAE" w14:textId="77777777" w:rsidR="00000000" w:rsidRDefault="007C71EE">
      <w:pPr>
        <w:pStyle w:val="a"/>
        <w:ind w:firstLine="0"/>
        <w:rPr>
          <w:rFonts w:hint="cs"/>
          <w:rtl/>
        </w:rPr>
      </w:pPr>
    </w:p>
    <w:p w14:paraId="07C321D0" w14:textId="77777777" w:rsidR="00000000" w:rsidRDefault="007C71EE">
      <w:pPr>
        <w:pStyle w:val="ac"/>
        <w:rPr>
          <w:rtl/>
        </w:rPr>
      </w:pPr>
      <w:r>
        <w:rPr>
          <w:rFonts w:hint="eastAsia"/>
          <w:rtl/>
        </w:rPr>
        <w:t>דוד</w:t>
      </w:r>
      <w:r>
        <w:rPr>
          <w:rtl/>
        </w:rPr>
        <w:t xml:space="preserve"> טל (עם אחד):</w:t>
      </w:r>
    </w:p>
    <w:p w14:paraId="63F4D5BE" w14:textId="77777777" w:rsidR="00000000" w:rsidRDefault="007C71EE">
      <w:pPr>
        <w:pStyle w:val="a"/>
        <w:rPr>
          <w:rFonts w:hint="cs"/>
          <w:rtl/>
        </w:rPr>
      </w:pPr>
    </w:p>
    <w:p w14:paraId="42B8C82B" w14:textId="77777777" w:rsidR="00000000" w:rsidRDefault="007C71EE">
      <w:pPr>
        <w:pStyle w:val="a"/>
        <w:rPr>
          <w:rFonts w:hint="cs"/>
          <w:rtl/>
        </w:rPr>
      </w:pPr>
      <w:r>
        <w:rPr>
          <w:rFonts w:hint="cs"/>
          <w:rtl/>
        </w:rPr>
        <w:t>ובכמ</w:t>
      </w:r>
      <w:r>
        <w:rPr>
          <w:rFonts w:hint="cs"/>
          <w:rtl/>
        </w:rPr>
        <w:t xml:space="preserve">ה כסף מדובר, חבר הכנסת טיבי? </w:t>
      </w:r>
    </w:p>
    <w:p w14:paraId="45E3F3E9" w14:textId="77777777" w:rsidR="00000000" w:rsidRDefault="007C71EE">
      <w:pPr>
        <w:pStyle w:val="a"/>
        <w:ind w:firstLine="0"/>
        <w:rPr>
          <w:rFonts w:hint="cs"/>
          <w:rtl/>
        </w:rPr>
      </w:pPr>
    </w:p>
    <w:p w14:paraId="551106C3" w14:textId="77777777" w:rsidR="00000000" w:rsidRDefault="007C71EE">
      <w:pPr>
        <w:pStyle w:val="SpeakerCon"/>
        <w:rPr>
          <w:rtl/>
        </w:rPr>
      </w:pPr>
      <w:bookmarkStart w:id="459" w:name="FS000000560T26_05_2003_21_08_11C"/>
      <w:bookmarkEnd w:id="459"/>
      <w:r>
        <w:rPr>
          <w:rtl/>
        </w:rPr>
        <w:t>אחמד טיבי (חד"ש-תע"ל):</w:t>
      </w:r>
    </w:p>
    <w:p w14:paraId="093D4DDF" w14:textId="77777777" w:rsidR="00000000" w:rsidRDefault="007C71EE">
      <w:pPr>
        <w:pStyle w:val="a"/>
        <w:rPr>
          <w:rtl/>
        </w:rPr>
      </w:pPr>
    </w:p>
    <w:p w14:paraId="0FE10E20" w14:textId="77777777" w:rsidR="00000000" w:rsidRDefault="007C71EE">
      <w:pPr>
        <w:pStyle w:val="a"/>
        <w:rPr>
          <w:rFonts w:hint="cs"/>
          <w:rtl/>
        </w:rPr>
      </w:pPr>
      <w:r>
        <w:rPr>
          <w:rFonts w:hint="cs"/>
          <w:rtl/>
        </w:rPr>
        <w:t xml:space="preserve">ב=270,000 שקל. תודה על ההערה. זה כל מה שהיה צריך.  </w:t>
      </w:r>
    </w:p>
    <w:p w14:paraId="47E7983F" w14:textId="77777777" w:rsidR="00000000" w:rsidRDefault="007C71EE">
      <w:pPr>
        <w:pStyle w:val="a"/>
        <w:rPr>
          <w:rFonts w:hint="cs"/>
          <w:rtl/>
        </w:rPr>
      </w:pPr>
    </w:p>
    <w:p w14:paraId="1AC892B0" w14:textId="77777777" w:rsidR="00000000" w:rsidRDefault="007C71EE">
      <w:pPr>
        <w:pStyle w:val="a"/>
        <w:rPr>
          <w:rFonts w:hint="cs"/>
          <w:rtl/>
        </w:rPr>
      </w:pPr>
      <w:r>
        <w:rPr>
          <w:rFonts w:hint="cs"/>
          <w:rtl/>
        </w:rPr>
        <w:t>ניסו לשחק באגף התקציבים ולהגיד, עזבו, אל תחוקקו את זה בחוק, אנחנו מבטיחים שנעשה את זה בתקנות. מישהו מאמין להבטחות של פקידי האוצר, חבר הכנסת גפני? את</w:t>
      </w:r>
      <w:r>
        <w:rPr>
          <w:rFonts w:hint="cs"/>
          <w:rtl/>
        </w:rPr>
        <w:t xml:space="preserve">ה מכיר אותם, שנים קיבלתם מהם כסף. אתה מאמין לפקידי האוצר? </w:t>
      </w:r>
    </w:p>
    <w:p w14:paraId="1BB02FB3" w14:textId="77777777" w:rsidR="00000000" w:rsidRDefault="007C71EE">
      <w:pPr>
        <w:pStyle w:val="a"/>
        <w:ind w:firstLine="0"/>
        <w:rPr>
          <w:rFonts w:hint="cs"/>
          <w:rtl/>
        </w:rPr>
      </w:pPr>
    </w:p>
    <w:p w14:paraId="51229DA0" w14:textId="77777777" w:rsidR="00000000" w:rsidRDefault="007C71EE">
      <w:pPr>
        <w:pStyle w:val="ac"/>
        <w:rPr>
          <w:rtl/>
        </w:rPr>
      </w:pPr>
      <w:r>
        <w:rPr>
          <w:rFonts w:hint="eastAsia"/>
          <w:rtl/>
        </w:rPr>
        <w:t>משה</w:t>
      </w:r>
      <w:r>
        <w:rPr>
          <w:rtl/>
        </w:rPr>
        <w:t xml:space="preserve"> גפני (יהדות התורה):</w:t>
      </w:r>
    </w:p>
    <w:p w14:paraId="3805D46C" w14:textId="77777777" w:rsidR="00000000" w:rsidRDefault="007C71EE">
      <w:pPr>
        <w:pStyle w:val="a"/>
        <w:rPr>
          <w:rFonts w:hint="cs"/>
          <w:rtl/>
        </w:rPr>
      </w:pPr>
    </w:p>
    <w:p w14:paraId="52B31025" w14:textId="77777777" w:rsidR="00000000" w:rsidRDefault="007C71EE">
      <w:pPr>
        <w:pStyle w:val="a"/>
        <w:rPr>
          <w:rFonts w:hint="cs"/>
          <w:rtl/>
        </w:rPr>
      </w:pPr>
      <w:r>
        <w:rPr>
          <w:rFonts w:hint="cs"/>
          <w:rtl/>
        </w:rPr>
        <w:t>כשקיבלתי מהם כסף, בדקתי...</w:t>
      </w:r>
    </w:p>
    <w:p w14:paraId="3A7F3E46" w14:textId="77777777" w:rsidR="00000000" w:rsidRDefault="007C71EE">
      <w:pPr>
        <w:pStyle w:val="a"/>
        <w:ind w:firstLine="0"/>
        <w:rPr>
          <w:rFonts w:hint="cs"/>
          <w:rtl/>
        </w:rPr>
      </w:pPr>
    </w:p>
    <w:p w14:paraId="3E84CD4F" w14:textId="77777777" w:rsidR="00000000" w:rsidRDefault="007C71EE">
      <w:pPr>
        <w:pStyle w:val="SpeakerCon"/>
        <w:rPr>
          <w:rtl/>
        </w:rPr>
      </w:pPr>
      <w:bookmarkStart w:id="460" w:name="FS000000560T26_05_2003_21_09_09C"/>
      <w:bookmarkEnd w:id="460"/>
      <w:r>
        <w:rPr>
          <w:rtl/>
        </w:rPr>
        <w:t>אחמד טיבי (חד"ש-תע"ל):</w:t>
      </w:r>
    </w:p>
    <w:p w14:paraId="07C52D4A" w14:textId="77777777" w:rsidR="00000000" w:rsidRDefault="007C71EE">
      <w:pPr>
        <w:pStyle w:val="a"/>
        <w:rPr>
          <w:rtl/>
        </w:rPr>
      </w:pPr>
    </w:p>
    <w:p w14:paraId="32671E57" w14:textId="77777777" w:rsidR="00000000" w:rsidRDefault="007C71EE">
      <w:pPr>
        <w:pStyle w:val="a"/>
        <w:rPr>
          <w:rFonts w:hint="cs"/>
          <w:rtl/>
        </w:rPr>
      </w:pPr>
      <w:r>
        <w:rPr>
          <w:rFonts w:hint="cs"/>
          <w:rtl/>
        </w:rPr>
        <w:t xml:space="preserve">אתה מאמין לפקידי האוצר? </w:t>
      </w:r>
    </w:p>
    <w:p w14:paraId="3903BAC2" w14:textId="77777777" w:rsidR="00000000" w:rsidRDefault="007C71EE">
      <w:pPr>
        <w:pStyle w:val="a"/>
        <w:ind w:firstLine="0"/>
        <w:rPr>
          <w:rFonts w:hint="cs"/>
          <w:rtl/>
        </w:rPr>
      </w:pPr>
    </w:p>
    <w:p w14:paraId="5F20856F" w14:textId="77777777" w:rsidR="00000000" w:rsidRDefault="007C71EE">
      <w:pPr>
        <w:pStyle w:val="ac"/>
        <w:rPr>
          <w:rtl/>
        </w:rPr>
      </w:pPr>
      <w:r>
        <w:rPr>
          <w:rFonts w:hint="eastAsia"/>
          <w:rtl/>
        </w:rPr>
        <w:t>יחיאל</w:t>
      </w:r>
      <w:r>
        <w:rPr>
          <w:rtl/>
        </w:rPr>
        <w:t xml:space="preserve"> חזן (הליכוד):</w:t>
      </w:r>
    </w:p>
    <w:p w14:paraId="7DABCECF" w14:textId="77777777" w:rsidR="00000000" w:rsidRDefault="007C71EE">
      <w:pPr>
        <w:pStyle w:val="a"/>
        <w:rPr>
          <w:rFonts w:hint="cs"/>
          <w:rtl/>
        </w:rPr>
      </w:pPr>
    </w:p>
    <w:p w14:paraId="4329D316" w14:textId="77777777" w:rsidR="00000000" w:rsidRDefault="007C71EE">
      <w:pPr>
        <w:pStyle w:val="a"/>
        <w:rPr>
          <w:rFonts w:hint="cs"/>
          <w:rtl/>
        </w:rPr>
      </w:pPr>
      <w:r>
        <w:rPr>
          <w:rFonts w:hint="cs"/>
          <w:rtl/>
        </w:rPr>
        <w:t>יש לי חדשות בשבילך: במקום לדבר כמוך, אני השגתי את התוצאה. שר האוצר - - -</w:t>
      </w:r>
    </w:p>
    <w:p w14:paraId="3693BE72" w14:textId="77777777" w:rsidR="00000000" w:rsidRDefault="007C71EE">
      <w:pPr>
        <w:pStyle w:val="a"/>
        <w:ind w:firstLine="0"/>
        <w:rPr>
          <w:rFonts w:hint="cs"/>
          <w:rtl/>
        </w:rPr>
      </w:pPr>
    </w:p>
    <w:p w14:paraId="5CFDF1E1" w14:textId="77777777" w:rsidR="00000000" w:rsidRDefault="007C71EE">
      <w:pPr>
        <w:pStyle w:val="SpeakerCon"/>
        <w:rPr>
          <w:rtl/>
        </w:rPr>
      </w:pPr>
      <w:bookmarkStart w:id="461" w:name="FS000000560T26_05_2003_21_09_40C"/>
      <w:bookmarkEnd w:id="461"/>
      <w:r>
        <w:rPr>
          <w:rtl/>
        </w:rPr>
        <w:t>אחמד טיבי (חד"ש-תע"ל):</w:t>
      </w:r>
    </w:p>
    <w:p w14:paraId="1535361C" w14:textId="77777777" w:rsidR="00000000" w:rsidRDefault="007C71EE">
      <w:pPr>
        <w:pStyle w:val="a"/>
        <w:rPr>
          <w:rtl/>
        </w:rPr>
      </w:pPr>
    </w:p>
    <w:p w14:paraId="35697CD5" w14:textId="77777777" w:rsidR="00000000" w:rsidRDefault="007C71EE">
      <w:pPr>
        <w:pStyle w:val="a"/>
        <w:rPr>
          <w:rFonts w:hint="cs"/>
          <w:rtl/>
        </w:rPr>
      </w:pPr>
      <w:r>
        <w:rPr>
          <w:rFonts w:hint="cs"/>
          <w:rtl/>
        </w:rPr>
        <w:t>הבטיח לך?</w:t>
      </w:r>
    </w:p>
    <w:p w14:paraId="2AE6B4BF" w14:textId="77777777" w:rsidR="00000000" w:rsidRDefault="007C71EE">
      <w:pPr>
        <w:pStyle w:val="a"/>
        <w:ind w:firstLine="0"/>
        <w:rPr>
          <w:rFonts w:hint="cs"/>
          <w:rtl/>
        </w:rPr>
      </w:pPr>
    </w:p>
    <w:p w14:paraId="6FB0D428" w14:textId="77777777" w:rsidR="00000000" w:rsidRDefault="007C71EE">
      <w:pPr>
        <w:pStyle w:val="ac"/>
        <w:rPr>
          <w:rtl/>
        </w:rPr>
      </w:pPr>
      <w:r>
        <w:rPr>
          <w:rFonts w:hint="eastAsia"/>
          <w:rtl/>
        </w:rPr>
        <w:t>יחיאל</w:t>
      </w:r>
      <w:r>
        <w:rPr>
          <w:rtl/>
        </w:rPr>
        <w:t xml:space="preserve"> חזן (הליכוד):</w:t>
      </w:r>
    </w:p>
    <w:p w14:paraId="6DC7FB63" w14:textId="77777777" w:rsidR="00000000" w:rsidRDefault="007C71EE">
      <w:pPr>
        <w:pStyle w:val="a"/>
        <w:rPr>
          <w:rFonts w:hint="cs"/>
          <w:rtl/>
        </w:rPr>
      </w:pPr>
    </w:p>
    <w:p w14:paraId="2C0404B8" w14:textId="77777777" w:rsidR="00000000" w:rsidRDefault="007C71EE">
      <w:pPr>
        <w:pStyle w:val="a"/>
        <w:rPr>
          <w:rFonts w:hint="cs"/>
          <w:rtl/>
        </w:rPr>
      </w:pPr>
      <w:r>
        <w:rPr>
          <w:rFonts w:hint="cs"/>
          <w:rtl/>
        </w:rPr>
        <w:t>לא הבטיח. בסיכום עם שר התמ"ת היום התקבלו התקנות והונחו על השולחן, ובעזרת השם עוד לפני שהתקציב יסתיים הפרשה נגמרה.</w:t>
      </w:r>
    </w:p>
    <w:p w14:paraId="3135D525" w14:textId="77777777" w:rsidR="00000000" w:rsidRDefault="007C71EE">
      <w:pPr>
        <w:pStyle w:val="a"/>
        <w:rPr>
          <w:rFonts w:hint="cs"/>
          <w:rtl/>
        </w:rPr>
      </w:pPr>
    </w:p>
    <w:p w14:paraId="793EBF29" w14:textId="77777777" w:rsidR="00000000" w:rsidRDefault="007C71EE">
      <w:pPr>
        <w:pStyle w:val="ac"/>
        <w:rPr>
          <w:rtl/>
        </w:rPr>
      </w:pPr>
      <w:r>
        <w:rPr>
          <w:rFonts w:hint="eastAsia"/>
          <w:rtl/>
        </w:rPr>
        <w:t>דוד</w:t>
      </w:r>
      <w:r>
        <w:rPr>
          <w:rtl/>
        </w:rPr>
        <w:t xml:space="preserve"> טל (עם אחד):</w:t>
      </w:r>
    </w:p>
    <w:p w14:paraId="7738761C" w14:textId="77777777" w:rsidR="00000000" w:rsidRDefault="007C71EE">
      <w:pPr>
        <w:pStyle w:val="a"/>
        <w:rPr>
          <w:rFonts w:hint="cs"/>
          <w:rtl/>
        </w:rPr>
      </w:pPr>
    </w:p>
    <w:p w14:paraId="4C1817DE" w14:textId="77777777" w:rsidR="00000000" w:rsidRDefault="007C71EE">
      <w:pPr>
        <w:pStyle w:val="a"/>
        <w:rPr>
          <w:rFonts w:hint="cs"/>
          <w:rtl/>
        </w:rPr>
      </w:pPr>
      <w:r>
        <w:rPr>
          <w:rFonts w:hint="cs"/>
          <w:rtl/>
        </w:rPr>
        <w:t>ברשותך, אדוני היושב-ראש, רק משפט אחד: אני דוחה את זה מכול וכול. ל</w:t>
      </w:r>
      <w:r>
        <w:rPr>
          <w:rFonts w:hint="cs"/>
          <w:rtl/>
        </w:rPr>
        <w:t xml:space="preserve">מה? משום שאתה כשהצטרפת לאחר מכן הבנת שטעית, וגם בסעיף הספציפי הזה אתה מצטרף להסתייגות של חבר הכנסת טיבי ושלי. אם אתה כל כך בטוח שזה יוסדר בתקנות, למה הצטרפת להסתייגות? </w:t>
      </w:r>
    </w:p>
    <w:p w14:paraId="535877B0" w14:textId="77777777" w:rsidR="00000000" w:rsidRDefault="007C71EE">
      <w:pPr>
        <w:pStyle w:val="a"/>
        <w:ind w:firstLine="0"/>
        <w:rPr>
          <w:rFonts w:hint="cs"/>
          <w:rtl/>
        </w:rPr>
      </w:pPr>
    </w:p>
    <w:p w14:paraId="03F48531" w14:textId="77777777" w:rsidR="00000000" w:rsidRDefault="007C71EE">
      <w:pPr>
        <w:pStyle w:val="SpeakerCon"/>
        <w:rPr>
          <w:rtl/>
        </w:rPr>
      </w:pPr>
      <w:bookmarkStart w:id="462" w:name="FS000000560T26_05_2003_21_11_53C"/>
      <w:bookmarkEnd w:id="462"/>
      <w:r>
        <w:rPr>
          <w:rtl/>
        </w:rPr>
        <w:t>אחמד טיבי (חד"ש-תע"ל):</w:t>
      </w:r>
    </w:p>
    <w:p w14:paraId="56A64BA4" w14:textId="77777777" w:rsidR="00000000" w:rsidRDefault="007C71EE">
      <w:pPr>
        <w:pStyle w:val="a"/>
        <w:rPr>
          <w:rtl/>
        </w:rPr>
      </w:pPr>
    </w:p>
    <w:p w14:paraId="44B0BE2D" w14:textId="77777777" w:rsidR="00000000" w:rsidRDefault="007C71EE">
      <w:pPr>
        <w:pStyle w:val="a"/>
        <w:rPr>
          <w:rFonts w:hint="cs"/>
          <w:rtl/>
        </w:rPr>
      </w:pPr>
      <w:r>
        <w:rPr>
          <w:rFonts w:hint="cs"/>
          <w:rtl/>
        </w:rPr>
        <w:t xml:space="preserve">איך הצטרפת? </w:t>
      </w:r>
    </w:p>
    <w:p w14:paraId="4B7C97E4" w14:textId="77777777" w:rsidR="00000000" w:rsidRDefault="007C71EE">
      <w:pPr>
        <w:pStyle w:val="a"/>
        <w:ind w:firstLine="0"/>
        <w:rPr>
          <w:rFonts w:hint="cs"/>
          <w:rtl/>
        </w:rPr>
      </w:pPr>
    </w:p>
    <w:p w14:paraId="05DBF3FA" w14:textId="77777777" w:rsidR="00000000" w:rsidRDefault="007C71EE">
      <w:pPr>
        <w:pStyle w:val="ac"/>
        <w:rPr>
          <w:rtl/>
        </w:rPr>
      </w:pPr>
      <w:r>
        <w:rPr>
          <w:rFonts w:hint="eastAsia"/>
          <w:rtl/>
        </w:rPr>
        <w:t>מוחמד</w:t>
      </w:r>
      <w:r>
        <w:rPr>
          <w:rtl/>
        </w:rPr>
        <w:t xml:space="preserve"> ברכה (חד"ש-תע"ל):</w:t>
      </w:r>
    </w:p>
    <w:p w14:paraId="622B71BE" w14:textId="77777777" w:rsidR="00000000" w:rsidRDefault="007C71EE">
      <w:pPr>
        <w:pStyle w:val="a"/>
        <w:rPr>
          <w:rFonts w:hint="cs"/>
          <w:rtl/>
        </w:rPr>
      </w:pPr>
    </w:p>
    <w:p w14:paraId="37B78182" w14:textId="77777777" w:rsidR="00000000" w:rsidRDefault="007C71EE">
      <w:pPr>
        <w:pStyle w:val="a"/>
        <w:rPr>
          <w:rFonts w:hint="cs"/>
          <w:rtl/>
        </w:rPr>
      </w:pPr>
      <w:r>
        <w:rPr>
          <w:rFonts w:hint="cs"/>
          <w:rtl/>
        </w:rPr>
        <w:t>יש סוגיה אחרת. חבר הכנס</w:t>
      </w:r>
      <w:r>
        <w:rPr>
          <w:rFonts w:hint="cs"/>
          <w:rtl/>
        </w:rPr>
        <w:t xml:space="preserve">ת חזן אומר שנעשה הסכם בקשר להצבעה על התוכנית הכלכלית שלא הובא לידיעת הכנסת. לכן אני מציע להפסיק את הישיבה. </w:t>
      </w:r>
    </w:p>
    <w:p w14:paraId="15F018E4" w14:textId="77777777" w:rsidR="00000000" w:rsidRDefault="007C71EE">
      <w:pPr>
        <w:pStyle w:val="a"/>
        <w:ind w:firstLine="0"/>
        <w:rPr>
          <w:rFonts w:hint="cs"/>
          <w:rtl/>
        </w:rPr>
      </w:pPr>
    </w:p>
    <w:p w14:paraId="36F7B34D" w14:textId="77777777" w:rsidR="00000000" w:rsidRDefault="007C71EE">
      <w:pPr>
        <w:pStyle w:val="ac"/>
        <w:rPr>
          <w:rtl/>
        </w:rPr>
      </w:pPr>
      <w:r>
        <w:rPr>
          <w:rFonts w:hint="eastAsia"/>
          <w:rtl/>
        </w:rPr>
        <w:t>ענבל</w:t>
      </w:r>
      <w:r>
        <w:rPr>
          <w:rtl/>
        </w:rPr>
        <w:t xml:space="preserve"> גבריאלי (הליכוד):</w:t>
      </w:r>
    </w:p>
    <w:p w14:paraId="57A66DF5" w14:textId="77777777" w:rsidR="00000000" w:rsidRDefault="007C71EE">
      <w:pPr>
        <w:pStyle w:val="a"/>
        <w:rPr>
          <w:rFonts w:hint="cs"/>
          <w:rtl/>
        </w:rPr>
      </w:pPr>
    </w:p>
    <w:p w14:paraId="26D539CE" w14:textId="77777777" w:rsidR="00000000" w:rsidRDefault="007C71EE">
      <w:pPr>
        <w:pStyle w:val="a"/>
        <w:rPr>
          <w:rFonts w:hint="cs"/>
          <w:rtl/>
        </w:rPr>
      </w:pPr>
      <w:r>
        <w:rPr>
          <w:rFonts w:hint="cs"/>
          <w:rtl/>
        </w:rPr>
        <w:t xml:space="preserve">איזה הסכם? הוא לא אמר דבר כזה. </w:t>
      </w:r>
    </w:p>
    <w:p w14:paraId="5D175998" w14:textId="77777777" w:rsidR="00000000" w:rsidRDefault="007C71EE">
      <w:pPr>
        <w:pStyle w:val="a"/>
        <w:ind w:firstLine="0"/>
        <w:rPr>
          <w:rFonts w:hint="cs"/>
          <w:rtl/>
        </w:rPr>
      </w:pPr>
    </w:p>
    <w:p w14:paraId="63D4FA2D" w14:textId="77777777" w:rsidR="00000000" w:rsidRDefault="007C71EE">
      <w:pPr>
        <w:pStyle w:val="ac"/>
        <w:rPr>
          <w:rtl/>
        </w:rPr>
      </w:pPr>
      <w:r>
        <w:rPr>
          <w:rFonts w:hint="eastAsia"/>
          <w:rtl/>
        </w:rPr>
        <w:t>יחיאל</w:t>
      </w:r>
      <w:r>
        <w:rPr>
          <w:rtl/>
        </w:rPr>
        <w:t xml:space="preserve"> חזן (הליכוד):</w:t>
      </w:r>
    </w:p>
    <w:p w14:paraId="7C8E8801" w14:textId="77777777" w:rsidR="00000000" w:rsidRDefault="007C71EE">
      <w:pPr>
        <w:pStyle w:val="a"/>
        <w:rPr>
          <w:rFonts w:hint="cs"/>
          <w:rtl/>
        </w:rPr>
      </w:pPr>
    </w:p>
    <w:p w14:paraId="030491A4" w14:textId="77777777" w:rsidR="00000000" w:rsidRDefault="007C71EE">
      <w:pPr>
        <w:pStyle w:val="a"/>
        <w:rPr>
          <w:rFonts w:hint="cs"/>
          <w:rtl/>
        </w:rPr>
      </w:pPr>
      <w:r>
        <w:rPr>
          <w:rFonts w:hint="cs"/>
          <w:rtl/>
        </w:rPr>
        <w:t xml:space="preserve">לא אמרתי דבר כזה. </w:t>
      </w:r>
    </w:p>
    <w:p w14:paraId="6153FD0B" w14:textId="77777777" w:rsidR="00000000" w:rsidRDefault="007C71EE">
      <w:pPr>
        <w:pStyle w:val="a"/>
        <w:ind w:firstLine="0"/>
        <w:rPr>
          <w:rFonts w:hint="cs"/>
          <w:rtl/>
        </w:rPr>
      </w:pPr>
    </w:p>
    <w:p w14:paraId="6E1F7F3D" w14:textId="77777777" w:rsidR="00000000" w:rsidRDefault="007C71EE">
      <w:pPr>
        <w:pStyle w:val="ad"/>
        <w:rPr>
          <w:rtl/>
        </w:rPr>
      </w:pPr>
      <w:r>
        <w:rPr>
          <w:rtl/>
        </w:rPr>
        <w:t>היו"ר אלי בן-מנחם:</w:t>
      </w:r>
    </w:p>
    <w:p w14:paraId="49613BC0" w14:textId="77777777" w:rsidR="00000000" w:rsidRDefault="007C71EE">
      <w:pPr>
        <w:pStyle w:val="a"/>
        <w:rPr>
          <w:rtl/>
        </w:rPr>
      </w:pPr>
    </w:p>
    <w:p w14:paraId="323E0081" w14:textId="77777777" w:rsidR="00000000" w:rsidRDefault="007C71EE">
      <w:pPr>
        <w:pStyle w:val="a"/>
        <w:rPr>
          <w:rFonts w:hint="cs"/>
          <w:rtl/>
        </w:rPr>
      </w:pPr>
      <w:r>
        <w:rPr>
          <w:rFonts w:hint="cs"/>
          <w:rtl/>
        </w:rPr>
        <w:t>חבר הכנסת חזן ידבר אחרי חבר ה</w:t>
      </w:r>
      <w:r>
        <w:rPr>
          <w:rFonts w:hint="cs"/>
          <w:rtl/>
        </w:rPr>
        <w:t xml:space="preserve">כנסת טיבי, ואז הוא ידבר ברור. </w:t>
      </w:r>
    </w:p>
    <w:p w14:paraId="0FA620D8" w14:textId="77777777" w:rsidR="00000000" w:rsidRDefault="007C71EE">
      <w:pPr>
        <w:pStyle w:val="a"/>
        <w:ind w:firstLine="0"/>
        <w:rPr>
          <w:rFonts w:hint="cs"/>
          <w:rtl/>
        </w:rPr>
      </w:pPr>
    </w:p>
    <w:p w14:paraId="7346B8FC" w14:textId="77777777" w:rsidR="00000000" w:rsidRDefault="007C71EE">
      <w:pPr>
        <w:pStyle w:val="SpeakerCon"/>
        <w:rPr>
          <w:rtl/>
        </w:rPr>
      </w:pPr>
      <w:bookmarkStart w:id="463" w:name="FS000000560T26_05_2003_21_13_37C"/>
      <w:bookmarkEnd w:id="463"/>
      <w:r>
        <w:rPr>
          <w:rtl/>
        </w:rPr>
        <w:t>אחמד טיבי (חד"ש-תע"ל):</w:t>
      </w:r>
    </w:p>
    <w:p w14:paraId="7B33966D" w14:textId="77777777" w:rsidR="00000000" w:rsidRDefault="007C71EE">
      <w:pPr>
        <w:pStyle w:val="a"/>
        <w:rPr>
          <w:rtl/>
        </w:rPr>
      </w:pPr>
    </w:p>
    <w:p w14:paraId="051ECF9C" w14:textId="77777777" w:rsidR="00000000" w:rsidRDefault="007C71EE">
      <w:pPr>
        <w:pStyle w:val="a"/>
        <w:rPr>
          <w:rFonts w:hint="cs"/>
          <w:rtl/>
        </w:rPr>
      </w:pPr>
      <w:r>
        <w:rPr>
          <w:rFonts w:hint="cs"/>
          <w:rtl/>
        </w:rPr>
        <w:t>אני עומד פה חמש דקות.</w:t>
      </w:r>
    </w:p>
    <w:p w14:paraId="0A0F3877" w14:textId="77777777" w:rsidR="00000000" w:rsidRDefault="007C71EE">
      <w:pPr>
        <w:pStyle w:val="a"/>
        <w:ind w:firstLine="0"/>
        <w:rPr>
          <w:rFonts w:hint="cs"/>
          <w:rtl/>
        </w:rPr>
      </w:pPr>
    </w:p>
    <w:p w14:paraId="04F5E7D4" w14:textId="77777777" w:rsidR="00000000" w:rsidRDefault="007C71EE">
      <w:pPr>
        <w:pStyle w:val="ad"/>
        <w:rPr>
          <w:rtl/>
        </w:rPr>
      </w:pPr>
      <w:r>
        <w:rPr>
          <w:rtl/>
        </w:rPr>
        <w:t>היו"ר אלי בן-מנחם:</w:t>
      </w:r>
    </w:p>
    <w:p w14:paraId="68CB6523" w14:textId="77777777" w:rsidR="00000000" w:rsidRDefault="007C71EE">
      <w:pPr>
        <w:pStyle w:val="a"/>
        <w:rPr>
          <w:rtl/>
        </w:rPr>
      </w:pPr>
    </w:p>
    <w:p w14:paraId="5DF3E799" w14:textId="77777777" w:rsidR="00000000" w:rsidRDefault="007C71EE">
      <w:pPr>
        <w:pStyle w:val="a"/>
        <w:rPr>
          <w:rFonts w:hint="cs"/>
          <w:rtl/>
        </w:rPr>
      </w:pPr>
      <w:r>
        <w:rPr>
          <w:rFonts w:hint="cs"/>
          <w:rtl/>
        </w:rPr>
        <w:t xml:space="preserve">אל תתנצל. נשארו לך שתי דקות. תמשיך. </w:t>
      </w:r>
    </w:p>
    <w:p w14:paraId="7108CA65" w14:textId="77777777" w:rsidR="00000000" w:rsidRDefault="007C71EE">
      <w:pPr>
        <w:pStyle w:val="a"/>
        <w:ind w:firstLine="0"/>
        <w:rPr>
          <w:rFonts w:hint="cs"/>
          <w:rtl/>
        </w:rPr>
      </w:pPr>
    </w:p>
    <w:p w14:paraId="79498185" w14:textId="77777777" w:rsidR="00000000" w:rsidRDefault="007C71EE">
      <w:pPr>
        <w:pStyle w:val="ac"/>
        <w:rPr>
          <w:rtl/>
        </w:rPr>
      </w:pPr>
      <w:r>
        <w:rPr>
          <w:rFonts w:hint="eastAsia"/>
          <w:rtl/>
        </w:rPr>
        <w:t>קריאה</w:t>
      </w:r>
      <w:r>
        <w:rPr>
          <w:rtl/>
        </w:rPr>
        <w:t>:</w:t>
      </w:r>
    </w:p>
    <w:p w14:paraId="13FABCD6" w14:textId="77777777" w:rsidR="00000000" w:rsidRDefault="007C71EE">
      <w:pPr>
        <w:pStyle w:val="a"/>
        <w:rPr>
          <w:rFonts w:hint="cs"/>
          <w:rtl/>
        </w:rPr>
      </w:pPr>
    </w:p>
    <w:p w14:paraId="152B186A" w14:textId="77777777" w:rsidR="00000000" w:rsidRDefault="007C71EE">
      <w:pPr>
        <w:pStyle w:val="a"/>
        <w:rPr>
          <w:rFonts w:hint="cs"/>
          <w:rtl/>
        </w:rPr>
      </w:pPr>
      <w:r>
        <w:rPr>
          <w:rFonts w:hint="cs"/>
          <w:rtl/>
        </w:rPr>
        <w:t xml:space="preserve">הנה שר התמ"ס, אולי הוא יגיד אם יש הסכם או אין הסכם. </w:t>
      </w:r>
    </w:p>
    <w:p w14:paraId="3154569A" w14:textId="77777777" w:rsidR="00000000" w:rsidRDefault="007C71EE">
      <w:pPr>
        <w:pStyle w:val="a"/>
        <w:ind w:firstLine="0"/>
        <w:rPr>
          <w:rFonts w:hint="cs"/>
          <w:rtl/>
        </w:rPr>
      </w:pPr>
    </w:p>
    <w:p w14:paraId="0B8B1F5A" w14:textId="77777777" w:rsidR="00000000" w:rsidRDefault="007C71EE">
      <w:pPr>
        <w:pStyle w:val="ac"/>
        <w:rPr>
          <w:rtl/>
        </w:rPr>
      </w:pPr>
    </w:p>
    <w:p w14:paraId="733E6528" w14:textId="77777777" w:rsidR="00000000" w:rsidRDefault="007C71EE">
      <w:pPr>
        <w:pStyle w:val="ac"/>
        <w:rPr>
          <w:rtl/>
        </w:rPr>
      </w:pPr>
      <w:r>
        <w:rPr>
          <w:rFonts w:hint="eastAsia"/>
          <w:rtl/>
        </w:rPr>
        <w:t>דוד</w:t>
      </w:r>
      <w:r>
        <w:rPr>
          <w:rtl/>
        </w:rPr>
        <w:t xml:space="preserve"> טל (עם אחד):</w:t>
      </w:r>
    </w:p>
    <w:p w14:paraId="3BBBA8D7" w14:textId="77777777" w:rsidR="00000000" w:rsidRDefault="007C71EE">
      <w:pPr>
        <w:pStyle w:val="a"/>
        <w:rPr>
          <w:rFonts w:hint="cs"/>
          <w:rtl/>
        </w:rPr>
      </w:pPr>
    </w:p>
    <w:p w14:paraId="29491CF1" w14:textId="77777777" w:rsidR="00000000" w:rsidRDefault="007C71EE">
      <w:pPr>
        <w:pStyle w:val="a"/>
        <w:rPr>
          <w:rFonts w:hint="cs"/>
          <w:rtl/>
        </w:rPr>
      </w:pPr>
      <w:r>
        <w:rPr>
          <w:rFonts w:hint="cs"/>
          <w:rtl/>
        </w:rPr>
        <w:t xml:space="preserve">שהוא יגיד שהוא בעד זה. </w:t>
      </w:r>
    </w:p>
    <w:p w14:paraId="74E82569" w14:textId="77777777" w:rsidR="00000000" w:rsidRDefault="007C71EE">
      <w:pPr>
        <w:pStyle w:val="a"/>
        <w:rPr>
          <w:rFonts w:hint="cs"/>
          <w:rtl/>
        </w:rPr>
      </w:pPr>
    </w:p>
    <w:p w14:paraId="08F02183" w14:textId="77777777" w:rsidR="00000000" w:rsidRDefault="007C71EE">
      <w:pPr>
        <w:pStyle w:val="SpeakerCon"/>
        <w:rPr>
          <w:rtl/>
        </w:rPr>
      </w:pPr>
      <w:bookmarkStart w:id="464" w:name="FS000000560T26_05_2003_21_16_06C"/>
      <w:bookmarkEnd w:id="464"/>
      <w:r>
        <w:rPr>
          <w:rtl/>
        </w:rPr>
        <w:t>אחמד טיבי (חד</w:t>
      </w:r>
      <w:r>
        <w:rPr>
          <w:rtl/>
        </w:rPr>
        <w:t>"ש-תע"ל):</w:t>
      </w:r>
    </w:p>
    <w:p w14:paraId="7F425582" w14:textId="77777777" w:rsidR="00000000" w:rsidRDefault="007C71EE">
      <w:pPr>
        <w:pStyle w:val="a"/>
        <w:rPr>
          <w:rtl/>
        </w:rPr>
      </w:pPr>
    </w:p>
    <w:p w14:paraId="2ED761E6" w14:textId="77777777" w:rsidR="00000000" w:rsidRDefault="007C71EE">
      <w:pPr>
        <w:pStyle w:val="a"/>
        <w:rPr>
          <w:rFonts w:hint="cs"/>
          <w:rtl/>
        </w:rPr>
      </w:pPr>
      <w:r>
        <w:rPr>
          <w:rFonts w:hint="cs"/>
          <w:rtl/>
        </w:rPr>
        <w:t xml:space="preserve">אדוני השר, אנחנו בהחלט נשמח לשמוע האם יש פטור מאגרה לבתי-חולים, לבתי-אבות, לפי ההסתייגות - - - </w:t>
      </w:r>
    </w:p>
    <w:p w14:paraId="17D39032" w14:textId="77777777" w:rsidR="00000000" w:rsidRDefault="007C71EE">
      <w:pPr>
        <w:pStyle w:val="a"/>
        <w:ind w:firstLine="0"/>
        <w:rPr>
          <w:rFonts w:hint="cs"/>
          <w:rtl/>
        </w:rPr>
      </w:pPr>
    </w:p>
    <w:p w14:paraId="2A4F8743" w14:textId="77777777" w:rsidR="00000000" w:rsidRDefault="007C71EE">
      <w:pPr>
        <w:pStyle w:val="ac"/>
        <w:rPr>
          <w:rtl/>
        </w:rPr>
      </w:pPr>
      <w:r>
        <w:rPr>
          <w:rFonts w:hint="eastAsia"/>
          <w:rtl/>
        </w:rPr>
        <w:t>דוד</w:t>
      </w:r>
      <w:r>
        <w:rPr>
          <w:rtl/>
        </w:rPr>
        <w:t xml:space="preserve"> טל (עם אחד):</w:t>
      </w:r>
    </w:p>
    <w:p w14:paraId="4804D88D" w14:textId="77777777" w:rsidR="00000000" w:rsidRDefault="007C71EE">
      <w:pPr>
        <w:pStyle w:val="a"/>
        <w:rPr>
          <w:rFonts w:hint="cs"/>
          <w:rtl/>
        </w:rPr>
      </w:pPr>
    </w:p>
    <w:p w14:paraId="7CF47070" w14:textId="77777777" w:rsidR="00000000" w:rsidRDefault="007C71EE">
      <w:pPr>
        <w:pStyle w:val="a"/>
        <w:rPr>
          <w:rFonts w:hint="cs"/>
          <w:rtl/>
        </w:rPr>
      </w:pPr>
      <w:r>
        <w:rPr>
          <w:rFonts w:hint="cs"/>
          <w:rtl/>
        </w:rPr>
        <w:t>מדובר על פטור מאגרה.</w:t>
      </w:r>
    </w:p>
    <w:p w14:paraId="488A6303" w14:textId="77777777" w:rsidR="00000000" w:rsidRDefault="007C71EE">
      <w:pPr>
        <w:pStyle w:val="a"/>
        <w:ind w:firstLine="0"/>
        <w:rPr>
          <w:rFonts w:hint="cs"/>
          <w:rtl/>
        </w:rPr>
      </w:pPr>
    </w:p>
    <w:p w14:paraId="00053A58" w14:textId="77777777" w:rsidR="00000000" w:rsidRDefault="007C71EE">
      <w:pPr>
        <w:pStyle w:val="SpeakerCon"/>
        <w:rPr>
          <w:rtl/>
        </w:rPr>
      </w:pPr>
      <w:bookmarkStart w:id="465" w:name="FS000000560T26_05_2003_21_16_49C"/>
      <w:bookmarkEnd w:id="465"/>
      <w:r>
        <w:rPr>
          <w:rtl/>
        </w:rPr>
        <w:t>אחמד טיבי (חד"ש-תע"ל):</w:t>
      </w:r>
    </w:p>
    <w:p w14:paraId="639BE3AF" w14:textId="77777777" w:rsidR="00000000" w:rsidRDefault="007C71EE">
      <w:pPr>
        <w:pStyle w:val="a"/>
        <w:rPr>
          <w:rtl/>
        </w:rPr>
      </w:pPr>
    </w:p>
    <w:p w14:paraId="6E7AA6BC" w14:textId="77777777" w:rsidR="00000000" w:rsidRDefault="007C71EE">
      <w:pPr>
        <w:pStyle w:val="a"/>
        <w:rPr>
          <w:rFonts w:hint="cs"/>
          <w:rtl/>
        </w:rPr>
      </w:pPr>
      <w:r>
        <w:rPr>
          <w:rFonts w:hint="cs"/>
          <w:rtl/>
        </w:rPr>
        <w:t xml:space="preserve">אני רואה שהשר אפילו לא יודע על זה. מסבירים לו את זה עכשיו. </w:t>
      </w:r>
    </w:p>
    <w:p w14:paraId="725B7327" w14:textId="77777777" w:rsidR="00000000" w:rsidRDefault="007C71EE">
      <w:pPr>
        <w:pStyle w:val="a"/>
        <w:ind w:firstLine="0"/>
        <w:rPr>
          <w:rFonts w:hint="cs"/>
          <w:rtl/>
        </w:rPr>
      </w:pPr>
    </w:p>
    <w:p w14:paraId="395D9EEC" w14:textId="77777777" w:rsidR="00000000" w:rsidRDefault="007C71EE">
      <w:pPr>
        <w:pStyle w:val="ac"/>
        <w:rPr>
          <w:rtl/>
        </w:rPr>
      </w:pPr>
      <w:r>
        <w:rPr>
          <w:rFonts w:hint="eastAsia"/>
          <w:rtl/>
        </w:rPr>
        <w:t>משה</w:t>
      </w:r>
      <w:r>
        <w:rPr>
          <w:rtl/>
        </w:rPr>
        <w:t xml:space="preserve"> גפני (יהדות התורה):</w:t>
      </w:r>
    </w:p>
    <w:p w14:paraId="57A69209" w14:textId="77777777" w:rsidR="00000000" w:rsidRDefault="007C71EE">
      <w:pPr>
        <w:pStyle w:val="a"/>
        <w:rPr>
          <w:rFonts w:hint="cs"/>
          <w:rtl/>
        </w:rPr>
      </w:pPr>
    </w:p>
    <w:p w14:paraId="2C3D35FE" w14:textId="77777777" w:rsidR="00000000" w:rsidRDefault="007C71EE">
      <w:pPr>
        <w:pStyle w:val="a"/>
        <w:rPr>
          <w:rFonts w:hint="cs"/>
          <w:rtl/>
        </w:rPr>
      </w:pPr>
      <w:r>
        <w:rPr>
          <w:rFonts w:hint="cs"/>
          <w:rtl/>
        </w:rPr>
        <w:t xml:space="preserve">איך אתה רוצה שהוא ידע? </w:t>
      </w:r>
    </w:p>
    <w:p w14:paraId="434D1921" w14:textId="77777777" w:rsidR="00000000" w:rsidRDefault="007C71EE">
      <w:pPr>
        <w:pStyle w:val="a"/>
        <w:ind w:firstLine="0"/>
        <w:rPr>
          <w:rFonts w:hint="cs"/>
          <w:rtl/>
        </w:rPr>
      </w:pPr>
    </w:p>
    <w:p w14:paraId="7FC9E83E" w14:textId="77777777" w:rsidR="00000000" w:rsidRDefault="007C71EE">
      <w:pPr>
        <w:pStyle w:val="ac"/>
        <w:rPr>
          <w:rtl/>
        </w:rPr>
      </w:pPr>
      <w:r>
        <w:rPr>
          <w:rFonts w:hint="eastAsia"/>
          <w:rtl/>
        </w:rPr>
        <w:t>דוד</w:t>
      </w:r>
      <w:r>
        <w:rPr>
          <w:rtl/>
        </w:rPr>
        <w:t xml:space="preserve"> טל (עם אחד):</w:t>
      </w:r>
    </w:p>
    <w:p w14:paraId="7FDF89E1" w14:textId="77777777" w:rsidR="00000000" w:rsidRDefault="007C71EE">
      <w:pPr>
        <w:pStyle w:val="a"/>
        <w:rPr>
          <w:rFonts w:hint="cs"/>
          <w:rtl/>
        </w:rPr>
      </w:pPr>
    </w:p>
    <w:p w14:paraId="3DB98A94" w14:textId="77777777" w:rsidR="00000000" w:rsidRDefault="007C71EE">
      <w:pPr>
        <w:pStyle w:val="a"/>
        <w:rPr>
          <w:rFonts w:hint="cs"/>
          <w:rtl/>
        </w:rPr>
      </w:pPr>
      <w:r>
        <w:rPr>
          <w:rFonts w:hint="cs"/>
          <w:rtl/>
        </w:rPr>
        <w:t xml:space="preserve">חבר הכנסת חזן אמר שהוא דיבר עם השר. </w:t>
      </w:r>
    </w:p>
    <w:p w14:paraId="120623C3" w14:textId="77777777" w:rsidR="00000000" w:rsidRDefault="007C71EE">
      <w:pPr>
        <w:pStyle w:val="a"/>
        <w:ind w:firstLine="0"/>
        <w:rPr>
          <w:rFonts w:hint="cs"/>
          <w:rtl/>
        </w:rPr>
      </w:pPr>
    </w:p>
    <w:p w14:paraId="1096BB12" w14:textId="77777777" w:rsidR="00000000" w:rsidRDefault="007C71EE">
      <w:pPr>
        <w:pStyle w:val="SpeakerCon"/>
        <w:rPr>
          <w:rtl/>
        </w:rPr>
      </w:pPr>
      <w:bookmarkStart w:id="466" w:name="FS000000560T26_05_2003_21_17_21C"/>
      <w:bookmarkEnd w:id="466"/>
      <w:r>
        <w:rPr>
          <w:rtl/>
        </w:rPr>
        <w:t>אחמד טיבי (חד"ש-תע"ל):</w:t>
      </w:r>
    </w:p>
    <w:p w14:paraId="0193631B" w14:textId="77777777" w:rsidR="00000000" w:rsidRDefault="007C71EE">
      <w:pPr>
        <w:pStyle w:val="a"/>
        <w:rPr>
          <w:rtl/>
        </w:rPr>
      </w:pPr>
    </w:p>
    <w:p w14:paraId="0E4DB3D1" w14:textId="77777777" w:rsidR="00000000" w:rsidRDefault="007C71EE">
      <w:pPr>
        <w:pStyle w:val="a"/>
        <w:rPr>
          <w:rFonts w:hint="cs"/>
          <w:rtl/>
        </w:rPr>
      </w:pPr>
      <w:r>
        <w:rPr>
          <w:rFonts w:hint="cs"/>
          <w:rtl/>
        </w:rPr>
        <w:t>חשוב מאוד שהוא יביא לידיעת הבית אם יש  הסכם שלפיו יהיה פטור מאגרות. הנה השר נמצא, והוא יוכל להודיע לנו. זה דבר מבורך. זה דבר חיובי.</w:t>
      </w:r>
    </w:p>
    <w:p w14:paraId="55F80476" w14:textId="77777777" w:rsidR="00000000" w:rsidRDefault="007C71EE">
      <w:pPr>
        <w:pStyle w:val="a"/>
        <w:ind w:firstLine="0"/>
        <w:rPr>
          <w:rFonts w:hint="cs"/>
          <w:rtl/>
        </w:rPr>
      </w:pPr>
    </w:p>
    <w:p w14:paraId="26CFF64D" w14:textId="77777777" w:rsidR="00000000" w:rsidRDefault="007C71EE">
      <w:pPr>
        <w:pStyle w:val="ad"/>
        <w:rPr>
          <w:rtl/>
        </w:rPr>
      </w:pPr>
      <w:r>
        <w:rPr>
          <w:rtl/>
        </w:rPr>
        <w:t>היו"ר אלי בן-מנח</w:t>
      </w:r>
      <w:r>
        <w:rPr>
          <w:rtl/>
        </w:rPr>
        <w:t>ם:</w:t>
      </w:r>
    </w:p>
    <w:p w14:paraId="1328B873" w14:textId="77777777" w:rsidR="00000000" w:rsidRDefault="007C71EE">
      <w:pPr>
        <w:pStyle w:val="a"/>
        <w:rPr>
          <w:rtl/>
        </w:rPr>
      </w:pPr>
    </w:p>
    <w:p w14:paraId="1C38CA67" w14:textId="77777777" w:rsidR="00000000" w:rsidRDefault="007C71EE">
      <w:pPr>
        <w:pStyle w:val="a"/>
        <w:rPr>
          <w:rFonts w:hint="cs"/>
          <w:rtl/>
        </w:rPr>
      </w:pPr>
      <w:r>
        <w:rPr>
          <w:rFonts w:hint="cs"/>
          <w:rtl/>
        </w:rPr>
        <w:t xml:space="preserve">השר אולמרט, חבר הכנסת טיבי מדבר אליך. חבר הכנסת חזן טען שיש איזה - - - </w:t>
      </w:r>
    </w:p>
    <w:p w14:paraId="49B994DA" w14:textId="77777777" w:rsidR="00000000" w:rsidRDefault="007C71EE">
      <w:pPr>
        <w:pStyle w:val="a"/>
        <w:ind w:firstLine="0"/>
        <w:rPr>
          <w:rFonts w:hint="cs"/>
          <w:rtl/>
        </w:rPr>
      </w:pPr>
    </w:p>
    <w:p w14:paraId="6F905B50" w14:textId="77777777" w:rsidR="00000000" w:rsidRDefault="007C71EE">
      <w:pPr>
        <w:pStyle w:val="SpeakerCon"/>
        <w:rPr>
          <w:rtl/>
        </w:rPr>
      </w:pPr>
      <w:r>
        <w:rPr>
          <w:rFonts w:hint="eastAsia"/>
          <w:rtl/>
        </w:rPr>
        <w:t>אחמד</w:t>
      </w:r>
      <w:r>
        <w:rPr>
          <w:rtl/>
        </w:rPr>
        <w:t xml:space="preserve"> טיבי (חד"ש-תע"ל):</w:t>
      </w:r>
    </w:p>
    <w:p w14:paraId="100C1064" w14:textId="77777777" w:rsidR="00000000" w:rsidRDefault="007C71EE">
      <w:pPr>
        <w:pStyle w:val="a"/>
        <w:rPr>
          <w:rFonts w:hint="cs"/>
          <w:rtl/>
        </w:rPr>
      </w:pPr>
    </w:p>
    <w:p w14:paraId="39DD776A" w14:textId="77777777" w:rsidR="00000000" w:rsidRDefault="007C71EE">
      <w:pPr>
        <w:pStyle w:val="a"/>
        <w:rPr>
          <w:rFonts w:hint="cs"/>
          <w:rtl/>
        </w:rPr>
      </w:pPr>
      <w:r>
        <w:rPr>
          <w:rFonts w:hint="cs"/>
          <w:rtl/>
        </w:rPr>
        <w:t xml:space="preserve">טען בשמך - - - </w:t>
      </w:r>
    </w:p>
    <w:p w14:paraId="003AE1FF" w14:textId="77777777" w:rsidR="00000000" w:rsidRDefault="007C71EE">
      <w:pPr>
        <w:pStyle w:val="a"/>
        <w:ind w:firstLine="0"/>
        <w:rPr>
          <w:rFonts w:hint="cs"/>
          <w:rtl/>
        </w:rPr>
      </w:pPr>
    </w:p>
    <w:p w14:paraId="6DFCA7DC" w14:textId="77777777" w:rsidR="00000000" w:rsidRDefault="007C71EE">
      <w:pPr>
        <w:pStyle w:val="ac"/>
        <w:rPr>
          <w:rtl/>
        </w:rPr>
      </w:pPr>
    </w:p>
    <w:p w14:paraId="10C093EB" w14:textId="77777777" w:rsidR="00000000" w:rsidRDefault="007C71EE">
      <w:pPr>
        <w:pStyle w:val="ac"/>
        <w:rPr>
          <w:rtl/>
        </w:rPr>
      </w:pPr>
      <w:r>
        <w:rPr>
          <w:rFonts w:hint="eastAsia"/>
          <w:rtl/>
        </w:rPr>
        <w:t>ענבל</w:t>
      </w:r>
      <w:r>
        <w:rPr>
          <w:rtl/>
        </w:rPr>
        <w:t xml:space="preserve"> גבריאלי (הליכוד):</w:t>
      </w:r>
    </w:p>
    <w:p w14:paraId="46F75CF0" w14:textId="77777777" w:rsidR="00000000" w:rsidRDefault="007C71EE">
      <w:pPr>
        <w:pStyle w:val="a"/>
        <w:rPr>
          <w:rFonts w:hint="cs"/>
          <w:rtl/>
        </w:rPr>
      </w:pPr>
    </w:p>
    <w:p w14:paraId="1AB5305E" w14:textId="77777777" w:rsidR="00000000" w:rsidRDefault="007C71EE">
      <w:pPr>
        <w:pStyle w:val="a"/>
        <w:rPr>
          <w:rFonts w:hint="cs"/>
          <w:rtl/>
        </w:rPr>
      </w:pPr>
      <w:r>
        <w:rPr>
          <w:rFonts w:hint="cs"/>
          <w:rtl/>
        </w:rPr>
        <w:t>זה מעבר לזמן שלו.</w:t>
      </w:r>
    </w:p>
    <w:p w14:paraId="340D3D12" w14:textId="77777777" w:rsidR="00000000" w:rsidRDefault="007C71EE">
      <w:pPr>
        <w:pStyle w:val="a"/>
        <w:ind w:firstLine="0"/>
        <w:rPr>
          <w:rFonts w:hint="cs"/>
          <w:rtl/>
        </w:rPr>
      </w:pPr>
    </w:p>
    <w:p w14:paraId="7AECBAD8" w14:textId="77777777" w:rsidR="00000000" w:rsidRDefault="007C71EE">
      <w:pPr>
        <w:pStyle w:val="ad"/>
        <w:rPr>
          <w:rtl/>
        </w:rPr>
      </w:pPr>
      <w:r>
        <w:rPr>
          <w:rtl/>
        </w:rPr>
        <w:t>היו"ר אלי בן-מנחם:</w:t>
      </w:r>
    </w:p>
    <w:p w14:paraId="66C8F278" w14:textId="77777777" w:rsidR="00000000" w:rsidRDefault="007C71EE">
      <w:pPr>
        <w:pStyle w:val="a"/>
        <w:rPr>
          <w:rtl/>
        </w:rPr>
      </w:pPr>
    </w:p>
    <w:p w14:paraId="460AC521" w14:textId="77777777" w:rsidR="00000000" w:rsidRDefault="007C71EE">
      <w:pPr>
        <w:pStyle w:val="a"/>
        <w:rPr>
          <w:rFonts w:hint="cs"/>
          <w:rtl/>
        </w:rPr>
      </w:pPr>
      <w:r>
        <w:rPr>
          <w:rFonts w:hint="cs"/>
          <w:rtl/>
        </w:rPr>
        <w:t>לא, זמנו עוד לא תם.</w:t>
      </w:r>
    </w:p>
    <w:p w14:paraId="26394D2B" w14:textId="77777777" w:rsidR="00000000" w:rsidRDefault="007C71EE">
      <w:pPr>
        <w:pStyle w:val="a"/>
        <w:ind w:firstLine="0"/>
        <w:rPr>
          <w:rFonts w:hint="cs"/>
          <w:rtl/>
        </w:rPr>
      </w:pPr>
    </w:p>
    <w:p w14:paraId="7F523DB7" w14:textId="77777777" w:rsidR="00000000" w:rsidRDefault="007C71EE">
      <w:pPr>
        <w:pStyle w:val="SpeakerCon"/>
        <w:rPr>
          <w:rtl/>
        </w:rPr>
      </w:pPr>
      <w:bookmarkStart w:id="467" w:name="FS000000560T26_05_2003_21_18_30C"/>
      <w:bookmarkEnd w:id="467"/>
      <w:r>
        <w:rPr>
          <w:rtl/>
        </w:rPr>
        <w:t>אחמד טיבי (חד"ש-תע"ל):</w:t>
      </w:r>
    </w:p>
    <w:p w14:paraId="1116802E" w14:textId="77777777" w:rsidR="00000000" w:rsidRDefault="007C71EE">
      <w:pPr>
        <w:pStyle w:val="a"/>
        <w:rPr>
          <w:rtl/>
        </w:rPr>
      </w:pPr>
    </w:p>
    <w:p w14:paraId="2740315D" w14:textId="77777777" w:rsidR="00000000" w:rsidRDefault="007C71EE">
      <w:pPr>
        <w:pStyle w:val="a"/>
        <w:rPr>
          <w:rFonts w:hint="cs"/>
          <w:rtl/>
        </w:rPr>
      </w:pPr>
      <w:r>
        <w:rPr>
          <w:rFonts w:hint="cs"/>
          <w:rtl/>
        </w:rPr>
        <w:t>חברת הכנסת גבריאלי, לא כדאי ל</w:t>
      </w:r>
      <w:r>
        <w:rPr>
          <w:rFonts w:hint="cs"/>
          <w:rtl/>
        </w:rPr>
        <w:t xml:space="preserve">ך לפתוח אתי חשבון. </w:t>
      </w:r>
    </w:p>
    <w:p w14:paraId="64B28FA7" w14:textId="77777777" w:rsidR="00000000" w:rsidRDefault="007C71EE">
      <w:pPr>
        <w:pStyle w:val="a"/>
        <w:ind w:firstLine="0"/>
        <w:rPr>
          <w:rFonts w:hint="cs"/>
          <w:rtl/>
        </w:rPr>
      </w:pPr>
    </w:p>
    <w:p w14:paraId="313DF5D3"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310C78AB" w14:textId="77777777" w:rsidR="00000000" w:rsidRDefault="007C71EE">
      <w:pPr>
        <w:pStyle w:val="a"/>
        <w:ind w:firstLine="0"/>
        <w:rPr>
          <w:rFonts w:hint="cs"/>
          <w:rtl/>
        </w:rPr>
      </w:pPr>
    </w:p>
    <w:p w14:paraId="467E09DE" w14:textId="77777777" w:rsidR="00000000" w:rsidRDefault="007C71EE">
      <w:pPr>
        <w:pStyle w:val="a"/>
        <w:rPr>
          <w:rFonts w:hint="cs"/>
          <w:rtl/>
        </w:rPr>
      </w:pPr>
      <w:r>
        <w:rPr>
          <w:rFonts w:hint="cs"/>
          <w:rtl/>
        </w:rPr>
        <w:t xml:space="preserve">ראיתי באינטרנט שחבר הכנסת טיבי נואם, האזנתי בקשב רב  לראות אם הוא מתייחס אלי וראיתי שהוא לא התייחס. </w:t>
      </w:r>
    </w:p>
    <w:p w14:paraId="6C4D6A01" w14:textId="77777777" w:rsidR="00000000" w:rsidRDefault="007C71EE">
      <w:pPr>
        <w:pStyle w:val="a"/>
        <w:ind w:firstLine="0"/>
        <w:rPr>
          <w:rFonts w:hint="cs"/>
          <w:rtl/>
        </w:rPr>
      </w:pPr>
    </w:p>
    <w:p w14:paraId="70E898D4" w14:textId="77777777" w:rsidR="00000000" w:rsidRDefault="007C71EE">
      <w:pPr>
        <w:pStyle w:val="ad"/>
        <w:rPr>
          <w:rtl/>
        </w:rPr>
      </w:pPr>
      <w:r>
        <w:rPr>
          <w:rtl/>
        </w:rPr>
        <w:t>היו"ר אלי בן-מנחם:</w:t>
      </w:r>
    </w:p>
    <w:p w14:paraId="263BEF95" w14:textId="77777777" w:rsidR="00000000" w:rsidRDefault="007C71EE">
      <w:pPr>
        <w:pStyle w:val="a"/>
        <w:rPr>
          <w:rtl/>
        </w:rPr>
      </w:pPr>
    </w:p>
    <w:p w14:paraId="6462F6A0" w14:textId="77777777" w:rsidR="00000000" w:rsidRDefault="007C71EE">
      <w:pPr>
        <w:pStyle w:val="a"/>
        <w:rPr>
          <w:rFonts w:hint="cs"/>
          <w:rtl/>
        </w:rPr>
      </w:pPr>
      <w:r>
        <w:rPr>
          <w:rFonts w:hint="cs"/>
          <w:rtl/>
        </w:rPr>
        <w:t xml:space="preserve">אבל הוא התייחס אליך לפני שנכנסת. </w:t>
      </w:r>
    </w:p>
    <w:p w14:paraId="439C4D9D" w14:textId="77777777" w:rsidR="00000000" w:rsidRDefault="007C71EE">
      <w:pPr>
        <w:pStyle w:val="a"/>
        <w:ind w:firstLine="0"/>
        <w:rPr>
          <w:rFonts w:hint="cs"/>
          <w:rtl/>
        </w:rPr>
      </w:pPr>
    </w:p>
    <w:p w14:paraId="5E5A52AE" w14:textId="77777777" w:rsidR="00000000" w:rsidRDefault="007C71EE">
      <w:pPr>
        <w:pStyle w:val="SpeakerCon"/>
        <w:rPr>
          <w:rtl/>
        </w:rPr>
      </w:pPr>
      <w:bookmarkStart w:id="468" w:name="FS000000560T26_05_2003_21_20_49C"/>
      <w:bookmarkEnd w:id="468"/>
      <w:r>
        <w:rPr>
          <w:rtl/>
        </w:rPr>
        <w:t>אחמד טיבי (חד"ש-תע"ל):</w:t>
      </w:r>
    </w:p>
    <w:p w14:paraId="4A22C476" w14:textId="77777777" w:rsidR="00000000" w:rsidRDefault="007C71EE">
      <w:pPr>
        <w:pStyle w:val="a"/>
        <w:rPr>
          <w:rtl/>
        </w:rPr>
      </w:pPr>
    </w:p>
    <w:p w14:paraId="32D7C83F" w14:textId="77777777" w:rsidR="00000000" w:rsidRDefault="007C71EE">
      <w:pPr>
        <w:pStyle w:val="a"/>
        <w:rPr>
          <w:rFonts w:hint="cs"/>
          <w:rtl/>
        </w:rPr>
      </w:pPr>
      <w:r>
        <w:rPr>
          <w:rFonts w:hint="cs"/>
          <w:rtl/>
        </w:rPr>
        <w:t>אני מקווה שתי</w:t>
      </w:r>
      <w:r>
        <w:rPr>
          <w:rFonts w:hint="cs"/>
          <w:rtl/>
        </w:rPr>
        <w:t>תן תשובה שתשמח את כל חברי הבית.</w:t>
      </w:r>
    </w:p>
    <w:p w14:paraId="1B29E983" w14:textId="77777777" w:rsidR="00000000" w:rsidRDefault="007C71EE">
      <w:pPr>
        <w:pStyle w:val="a"/>
        <w:ind w:firstLine="0"/>
        <w:rPr>
          <w:rFonts w:hint="cs"/>
          <w:rtl/>
        </w:rPr>
      </w:pPr>
    </w:p>
    <w:p w14:paraId="31F00B27" w14:textId="77777777" w:rsidR="00000000" w:rsidRDefault="007C71EE">
      <w:pPr>
        <w:pStyle w:val="ad"/>
        <w:rPr>
          <w:rtl/>
        </w:rPr>
      </w:pPr>
      <w:r>
        <w:rPr>
          <w:rtl/>
        </w:rPr>
        <w:t>היו"ר אלי בן-מנחם:</w:t>
      </w:r>
    </w:p>
    <w:p w14:paraId="60E8925C" w14:textId="77777777" w:rsidR="00000000" w:rsidRDefault="007C71EE">
      <w:pPr>
        <w:pStyle w:val="a"/>
        <w:rPr>
          <w:rtl/>
        </w:rPr>
      </w:pPr>
    </w:p>
    <w:p w14:paraId="5543C04B" w14:textId="77777777" w:rsidR="00000000" w:rsidRDefault="007C71EE">
      <w:pPr>
        <w:pStyle w:val="a"/>
        <w:rPr>
          <w:rFonts w:hint="cs"/>
          <w:rtl/>
        </w:rPr>
      </w:pPr>
      <w:r>
        <w:rPr>
          <w:rFonts w:hint="cs"/>
          <w:rtl/>
        </w:rPr>
        <w:t>חבר הכנסת טיבי, אתה מעביר זמן וזמנך עומד להסתיים.</w:t>
      </w:r>
    </w:p>
    <w:p w14:paraId="2334D42A" w14:textId="77777777" w:rsidR="00000000" w:rsidRDefault="007C71EE">
      <w:pPr>
        <w:pStyle w:val="a"/>
        <w:ind w:firstLine="0"/>
        <w:rPr>
          <w:rFonts w:hint="cs"/>
          <w:rtl/>
        </w:rPr>
      </w:pPr>
    </w:p>
    <w:p w14:paraId="3CBC1DB5" w14:textId="77777777" w:rsidR="00000000" w:rsidRDefault="007C71EE">
      <w:pPr>
        <w:pStyle w:val="SpeakerCon"/>
        <w:rPr>
          <w:rtl/>
        </w:rPr>
      </w:pPr>
      <w:bookmarkStart w:id="469" w:name="FS000000560T26_05_2003_21_21_03C"/>
      <w:bookmarkEnd w:id="469"/>
      <w:r>
        <w:rPr>
          <w:rtl/>
        </w:rPr>
        <w:t>אחמד טיבי (חד"ש-תע"ל):</w:t>
      </w:r>
    </w:p>
    <w:p w14:paraId="17CC896A" w14:textId="77777777" w:rsidR="00000000" w:rsidRDefault="007C71EE">
      <w:pPr>
        <w:pStyle w:val="a"/>
        <w:rPr>
          <w:rtl/>
        </w:rPr>
      </w:pPr>
    </w:p>
    <w:p w14:paraId="1CC06720" w14:textId="77777777" w:rsidR="00000000" w:rsidRDefault="007C71EE">
      <w:pPr>
        <w:pStyle w:val="a"/>
        <w:rPr>
          <w:rFonts w:hint="cs"/>
          <w:rtl/>
        </w:rPr>
      </w:pPr>
      <w:r>
        <w:rPr>
          <w:rFonts w:hint="cs"/>
          <w:rtl/>
        </w:rPr>
        <w:t>זה חשוב לנו.  יש הסתייגות, אדוני השר, שמדברת על פטור מאגרת רשות השידור, רדיו וטלוויזיה.</w:t>
      </w:r>
    </w:p>
    <w:p w14:paraId="1C40F245" w14:textId="77777777" w:rsidR="00000000" w:rsidRDefault="007C71EE">
      <w:pPr>
        <w:pStyle w:val="a"/>
        <w:ind w:firstLine="0"/>
        <w:rPr>
          <w:rFonts w:hint="cs"/>
          <w:rtl/>
        </w:rPr>
      </w:pPr>
    </w:p>
    <w:p w14:paraId="029B0B06"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1102A360" w14:textId="77777777" w:rsidR="00000000" w:rsidRDefault="007C71EE">
      <w:pPr>
        <w:pStyle w:val="a"/>
        <w:rPr>
          <w:rFonts w:hint="cs"/>
          <w:rtl/>
        </w:rPr>
      </w:pPr>
    </w:p>
    <w:p w14:paraId="2D424437" w14:textId="77777777" w:rsidR="00000000" w:rsidRDefault="007C71EE">
      <w:pPr>
        <w:pStyle w:val="a"/>
        <w:rPr>
          <w:rFonts w:hint="cs"/>
          <w:rtl/>
        </w:rPr>
      </w:pPr>
      <w:r>
        <w:rPr>
          <w:rFonts w:hint="cs"/>
          <w:rtl/>
        </w:rPr>
        <w:t xml:space="preserve">בא אלי חבר הכנסת חזן והתייעץ אתי שר האוצר, והבעתי את הסכמתי בשיחה עם שר האוצר. </w:t>
      </w:r>
    </w:p>
    <w:p w14:paraId="623FAE25" w14:textId="77777777" w:rsidR="00000000" w:rsidRDefault="007C71EE">
      <w:pPr>
        <w:pStyle w:val="a"/>
        <w:ind w:firstLine="0"/>
        <w:rPr>
          <w:rFonts w:hint="cs"/>
          <w:rtl/>
        </w:rPr>
      </w:pPr>
    </w:p>
    <w:p w14:paraId="4008BC2D" w14:textId="77777777" w:rsidR="00000000" w:rsidRDefault="007C71EE">
      <w:pPr>
        <w:pStyle w:val="SpeakerCon"/>
        <w:rPr>
          <w:rtl/>
        </w:rPr>
      </w:pPr>
      <w:bookmarkStart w:id="470" w:name="FS000000560T26_05_2003_21_22_23C"/>
      <w:bookmarkEnd w:id="470"/>
    </w:p>
    <w:p w14:paraId="2A27D20E" w14:textId="77777777" w:rsidR="00000000" w:rsidRDefault="007C71EE">
      <w:pPr>
        <w:pStyle w:val="SpeakerCon"/>
        <w:rPr>
          <w:rtl/>
        </w:rPr>
      </w:pPr>
      <w:r>
        <w:rPr>
          <w:rtl/>
        </w:rPr>
        <w:t>אחמד טיבי (חד"ש-תע"ל):</w:t>
      </w:r>
    </w:p>
    <w:p w14:paraId="54B23668" w14:textId="77777777" w:rsidR="00000000" w:rsidRDefault="007C71EE">
      <w:pPr>
        <w:pStyle w:val="a"/>
        <w:rPr>
          <w:rtl/>
        </w:rPr>
      </w:pPr>
    </w:p>
    <w:p w14:paraId="53DE0D05" w14:textId="77777777" w:rsidR="00000000" w:rsidRDefault="007C71EE">
      <w:pPr>
        <w:pStyle w:val="a"/>
        <w:rPr>
          <w:rFonts w:hint="cs"/>
          <w:rtl/>
        </w:rPr>
      </w:pPr>
      <w:r>
        <w:rPr>
          <w:rFonts w:hint="cs"/>
          <w:rtl/>
        </w:rPr>
        <w:t xml:space="preserve">מה הצפי של הביצוע לגבי הדבר הזה? </w:t>
      </w:r>
    </w:p>
    <w:p w14:paraId="08A65F79" w14:textId="77777777" w:rsidR="00000000" w:rsidRDefault="007C71EE">
      <w:pPr>
        <w:pStyle w:val="a"/>
        <w:ind w:firstLine="0"/>
        <w:rPr>
          <w:rFonts w:hint="cs"/>
          <w:rtl/>
        </w:rPr>
      </w:pPr>
    </w:p>
    <w:p w14:paraId="71A95296"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07D23616" w14:textId="77777777" w:rsidR="00000000" w:rsidRDefault="007C71EE">
      <w:pPr>
        <w:pStyle w:val="a"/>
        <w:rPr>
          <w:rFonts w:hint="cs"/>
          <w:rtl/>
        </w:rPr>
      </w:pPr>
    </w:p>
    <w:p w14:paraId="2671AB8E" w14:textId="77777777" w:rsidR="00000000" w:rsidRDefault="007C71EE">
      <w:pPr>
        <w:pStyle w:val="a"/>
        <w:rPr>
          <w:rFonts w:hint="cs"/>
          <w:rtl/>
        </w:rPr>
      </w:pPr>
      <w:r>
        <w:rPr>
          <w:rFonts w:hint="cs"/>
          <w:rtl/>
        </w:rPr>
        <w:t>חבר הכנסת טיבי, אתה שואל אותי שאלות מורכבות מדי בשעה זאת של הערב.</w:t>
      </w:r>
    </w:p>
    <w:p w14:paraId="71CF3DF3" w14:textId="77777777" w:rsidR="00000000" w:rsidRDefault="007C71EE">
      <w:pPr>
        <w:pStyle w:val="a"/>
        <w:ind w:firstLine="0"/>
        <w:rPr>
          <w:rFonts w:hint="cs"/>
          <w:rtl/>
        </w:rPr>
      </w:pPr>
    </w:p>
    <w:p w14:paraId="36888B8A" w14:textId="77777777" w:rsidR="00000000" w:rsidRDefault="007C71EE">
      <w:pPr>
        <w:pStyle w:val="SpeakerCon"/>
        <w:rPr>
          <w:rtl/>
        </w:rPr>
      </w:pPr>
      <w:bookmarkStart w:id="471" w:name="FS000000560T26_05_2003_21_22_53C"/>
      <w:bookmarkEnd w:id="471"/>
      <w:r>
        <w:rPr>
          <w:rtl/>
        </w:rPr>
        <w:t xml:space="preserve">אחמד </w:t>
      </w:r>
      <w:r>
        <w:rPr>
          <w:rtl/>
        </w:rPr>
        <w:t>טיבי (חד"ש-תע"ל):</w:t>
      </w:r>
    </w:p>
    <w:p w14:paraId="2F5DF524" w14:textId="77777777" w:rsidR="00000000" w:rsidRDefault="007C71EE">
      <w:pPr>
        <w:pStyle w:val="a"/>
        <w:rPr>
          <w:rtl/>
        </w:rPr>
      </w:pPr>
    </w:p>
    <w:p w14:paraId="42922EE9" w14:textId="77777777" w:rsidR="00000000" w:rsidRDefault="007C71EE">
      <w:pPr>
        <w:pStyle w:val="a"/>
        <w:rPr>
          <w:rFonts w:hint="cs"/>
          <w:rtl/>
        </w:rPr>
      </w:pPr>
      <w:r>
        <w:rPr>
          <w:rFonts w:hint="cs"/>
          <w:rtl/>
        </w:rPr>
        <w:t xml:space="preserve">רק התחלנו, אדוני השר. יש תורנות של שלושה לילות. שלושה לילות עומדים לפנינו. </w:t>
      </w:r>
    </w:p>
    <w:p w14:paraId="7D1E6966" w14:textId="77777777" w:rsidR="00000000" w:rsidRDefault="007C71EE">
      <w:pPr>
        <w:pStyle w:val="a"/>
        <w:ind w:firstLine="0"/>
        <w:rPr>
          <w:rFonts w:hint="cs"/>
          <w:rtl/>
        </w:rPr>
      </w:pPr>
    </w:p>
    <w:p w14:paraId="12BE5635"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2AFDF550" w14:textId="77777777" w:rsidR="00000000" w:rsidRDefault="007C71EE">
      <w:pPr>
        <w:pStyle w:val="a"/>
        <w:rPr>
          <w:rFonts w:hint="cs"/>
          <w:rtl/>
        </w:rPr>
      </w:pPr>
    </w:p>
    <w:p w14:paraId="6BB8D188" w14:textId="77777777" w:rsidR="00000000" w:rsidRDefault="007C71EE">
      <w:pPr>
        <w:pStyle w:val="a"/>
        <w:rPr>
          <w:rFonts w:hint="cs"/>
          <w:rtl/>
        </w:rPr>
      </w:pPr>
      <w:r>
        <w:rPr>
          <w:rFonts w:hint="cs"/>
          <w:rtl/>
        </w:rPr>
        <w:t>אתה שואל על הביצוע. זה יבוצע, חבר הכנסת טיבי.</w:t>
      </w:r>
    </w:p>
    <w:p w14:paraId="2C4B3596" w14:textId="77777777" w:rsidR="00000000" w:rsidRDefault="007C71EE">
      <w:pPr>
        <w:pStyle w:val="a"/>
        <w:ind w:firstLine="0"/>
        <w:rPr>
          <w:rFonts w:hint="cs"/>
          <w:rtl/>
        </w:rPr>
      </w:pPr>
    </w:p>
    <w:p w14:paraId="5C53739D" w14:textId="77777777" w:rsidR="00000000" w:rsidRDefault="007C71EE">
      <w:pPr>
        <w:pStyle w:val="SpeakerCon"/>
        <w:rPr>
          <w:rtl/>
        </w:rPr>
      </w:pPr>
      <w:bookmarkStart w:id="472" w:name="FS000000560T26_05_2003_21_23_30C"/>
      <w:bookmarkEnd w:id="472"/>
      <w:r>
        <w:rPr>
          <w:rtl/>
        </w:rPr>
        <w:t>אחמד טיבי (חד"ש-תע"ל):</w:t>
      </w:r>
    </w:p>
    <w:p w14:paraId="088729C0" w14:textId="77777777" w:rsidR="00000000" w:rsidRDefault="007C71EE">
      <w:pPr>
        <w:pStyle w:val="a"/>
        <w:rPr>
          <w:rtl/>
        </w:rPr>
      </w:pPr>
    </w:p>
    <w:p w14:paraId="44596AD0" w14:textId="77777777" w:rsidR="00000000" w:rsidRDefault="007C71EE">
      <w:pPr>
        <w:pStyle w:val="a"/>
        <w:rPr>
          <w:rFonts w:hint="cs"/>
          <w:rtl/>
        </w:rPr>
      </w:pPr>
      <w:r>
        <w:rPr>
          <w:rFonts w:hint="cs"/>
          <w:rtl/>
        </w:rPr>
        <w:t>לא, לא, זה חשוב לי. חשובים לי הקשישים.</w:t>
      </w:r>
    </w:p>
    <w:p w14:paraId="35639304" w14:textId="77777777" w:rsidR="00000000" w:rsidRDefault="007C71EE">
      <w:pPr>
        <w:pStyle w:val="a"/>
        <w:ind w:firstLine="0"/>
        <w:rPr>
          <w:rFonts w:hint="cs"/>
          <w:rtl/>
        </w:rPr>
      </w:pPr>
    </w:p>
    <w:p w14:paraId="480BD80B" w14:textId="77777777" w:rsidR="00000000" w:rsidRDefault="007C71EE">
      <w:pPr>
        <w:pStyle w:val="ad"/>
        <w:rPr>
          <w:rtl/>
        </w:rPr>
      </w:pPr>
      <w:r>
        <w:rPr>
          <w:rtl/>
        </w:rPr>
        <w:t>היו"ר אל</w:t>
      </w:r>
      <w:r>
        <w:rPr>
          <w:rtl/>
        </w:rPr>
        <w:t>י בן-מנחם:</w:t>
      </w:r>
    </w:p>
    <w:p w14:paraId="096C04CD" w14:textId="77777777" w:rsidR="00000000" w:rsidRDefault="007C71EE">
      <w:pPr>
        <w:pStyle w:val="a"/>
        <w:rPr>
          <w:rtl/>
        </w:rPr>
      </w:pPr>
    </w:p>
    <w:p w14:paraId="1000E80B" w14:textId="77777777" w:rsidR="00000000" w:rsidRDefault="007C71EE">
      <w:pPr>
        <w:pStyle w:val="a"/>
        <w:rPr>
          <w:rFonts w:hint="cs"/>
          <w:rtl/>
        </w:rPr>
      </w:pPr>
      <w:r>
        <w:rPr>
          <w:rFonts w:hint="cs"/>
          <w:rtl/>
        </w:rPr>
        <w:t xml:space="preserve">חבר הכנסת טיבי, אחרי שתסיים, ואתה כבר סיימת מזמן, אני מאפשר לך עוד דקה - - - </w:t>
      </w:r>
    </w:p>
    <w:p w14:paraId="0DD2B0FC" w14:textId="77777777" w:rsidR="00000000" w:rsidRDefault="007C71EE">
      <w:pPr>
        <w:pStyle w:val="a"/>
        <w:ind w:firstLine="0"/>
        <w:rPr>
          <w:rFonts w:hint="cs"/>
          <w:rtl/>
        </w:rPr>
      </w:pPr>
    </w:p>
    <w:p w14:paraId="66DC75DB" w14:textId="77777777" w:rsidR="00000000" w:rsidRDefault="007C71EE">
      <w:pPr>
        <w:pStyle w:val="SpeakerCon"/>
        <w:rPr>
          <w:rtl/>
        </w:rPr>
      </w:pPr>
      <w:bookmarkStart w:id="473" w:name="FS000000560T26_05_2003_21_24_05C"/>
      <w:bookmarkEnd w:id="473"/>
      <w:r>
        <w:rPr>
          <w:rtl/>
        </w:rPr>
        <w:t>אחמד טיבי (חד"ש-תע"ל):</w:t>
      </w:r>
    </w:p>
    <w:p w14:paraId="32A2493F" w14:textId="77777777" w:rsidR="00000000" w:rsidRDefault="007C71EE">
      <w:pPr>
        <w:pStyle w:val="a"/>
        <w:rPr>
          <w:rtl/>
        </w:rPr>
      </w:pPr>
    </w:p>
    <w:p w14:paraId="16E0C4F0" w14:textId="77777777" w:rsidR="00000000" w:rsidRDefault="007C71EE">
      <w:pPr>
        <w:pStyle w:val="a"/>
        <w:rPr>
          <w:rFonts w:hint="cs"/>
          <w:rtl/>
        </w:rPr>
      </w:pPr>
      <w:r>
        <w:rPr>
          <w:rFonts w:hint="cs"/>
          <w:rtl/>
        </w:rPr>
        <w:t>הפסיקו אותי.</w:t>
      </w:r>
    </w:p>
    <w:p w14:paraId="47EFF6DD" w14:textId="77777777" w:rsidR="00000000" w:rsidRDefault="007C71EE">
      <w:pPr>
        <w:pStyle w:val="a"/>
        <w:ind w:firstLine="0"/>
        <w:rPr>
          <w:rFonts w:hint="cs"/>
          <w:rtl/>
        </w:rPr>
      </w:pPr>
    </w:p>
    <w:p w14:paraId="5BDE67A8" w14:textId="77777777" w:rsidR="00000000" w:rsidRDefault="007C71EE">
      <w:pPr>
        <w:pStyle w:val="ad"/>
        <w:rPr>
          <w:rtl/>
        </w:rPr>
      </w:pPr>
      <w:r>
        <w:rPr>
          <w:rtl/>
        </w:rPr>
        <w:t>היו"ר אלי בן-מנחם:</w:t>
      </w:r>
    </w:p>
    <w:p w14:paraId="7E3B7D08" w14:textId="77777777" w:rsidR="00000000" w:rsidRDefault="007C71EE">
      <w:pPr>
        <w:pStyle w:val="a"/>
        <w:rPr>
          <w:rtl/>
        </w:rPr>
      </w:pPr>
    </w:p>
    <w:p w14:paraId="4B38966A" w14:textId="77777777" w:rsidR="00000000" w:rsidRDefault="007C71EE">
      <w:pPr>
        <w:pStyle w:val="a"/>
        <w:rPr>
          <w:rFonts w:hint="cs"/>
          <w:rtl/>
        </w:rPr>
      </w:pPr>
      <w:r>
        <w:rPr>
          <w:rFonts w:hint="cs"/>
          <w:rtl/>
        </w:rPr>
        <w:t xml:space="preserve">חבר הכנסת טיבי, אני מאפשר לך אחר כך לגשת ליושב-ראש הכנסת יחד עם השר אולמרט, לבדוק את הנקודה. </w:t>
      </w:r>
    </w:p>
    <w:p w14:paraId="54EF39BF" w14:textId="77777777" w:rsidR="00000000" w:rsidRDefault="007C71EE">
      <w:pPr>
        <w:pStyle w:val="a"/>
        <w:ind w:firstLine="0"/>
        <w:rPr>
          <w:rFonts w:hint="cs"/>
          <w:rtl/>
        </w:rPr>
      </w:pPr>
    </w:p>
    <w:p w14:paraId="78873B09" w14:textId="77777777" w:rsidR="00000000" w:rsidRDefault="007C71EE">
      <w:pPr>
        <w:pStyle w:val="SpeakerCon"/>
        <w:rPr>
          <w:rtl/>
        </w:rPr>
      </w:pPr>
      <w:bookmarkStart w:id="474" w:name="FS000000560T26_05_2003_21_24_29C"/>
      <w:bookmarkEnd w:id="474"/>
      <w:r>
        <w:rPr>
          <w:rtl/>
        </w:rPr>
        <w:t>אחמד טיבי (ח</w:t>
      </w:r>
      <w:r>
        <w:rPr>
          <w:rtl/>
        </w:rPr>
        <w:t>ד"ש-תע"ל):</w:t>
      </w:r>
    </w:p>
    <w:p w14:paraId="76F0C2A0" w14:textId="77777777" w:rsidR="00000000" w:rsidRDefault="007C71EE">
      <w:pPr>
        <w:pStyle w:val="a"/>
        <w:rPr>
          <w:rtl/>
        </w:rPr>
      </w:pPr>
    </w:p>
    <w:p w14:paraId="0D6765CB" w14:textId="77777777" w:rsidR="00000000" w:rsidRDefault="007C71EE">
      <w:pPr>
        <w:pStyle w:val="a"/>
        <w:rPr>
          <w:rFonts w:hint="cs"/>
          <w:rtl/>
        </w:rPr>
      </w:pPr>
      <w:r>
        <w:rPr>
          <w:rFonts w:hint="cs"/>
          <w:rtl/>
        </w:rPr>
        <w:t xml:space="preserve">על כל פנים, אנחנו רוצים בהצלחתו של חבר הכנסת חזן במאבקו לפטור מאגרה, במיוחד לאחר שהוא הצטרף אל חברי הכנסת טל וטיבי בהסתייגות שהיא אחת מהחשובות שהיו בוועדת הכלכלה. כפי שאמרתי, חבר הכנסת טל ואדוני היושב-ראש  - - - </w:t>
      </w:r>
    </w:p>
    <w:p w14:paraId="52B8E55A" w14:textId="77777777" w:rsidR="00000000" w:rsidRDefault="007C71EE">
      <w:pPr>
        <w:pStyle w:val="a"/>
        <w:ind w:firstLine="0"/>
        <w:rPr>
          <w:rFonts w:hint="cs"/>
          <w:rtl/>
        </w:rPr>
      </w:pPr>
    </w:p>
    <w:p w14:paraId="1A4387E9" w14:textId="77777777" w:rsidR="00000000" w:rsidRDefault="007C71EE">
      <w:pPr>
        <w:pStyle w:val="ac"/>
        <w:rPr>
          <w:rtl/>
        </w:rPr>
      </w:pPr>
      <w:r>
        <w:rPr>
          <w:rFonts w:hint="eastAsia"/>
          <w:rtl/>
        </w:rPr>
        <w:t>דוד</w:t>
      </w:r>
      <w:r>
        <w:rPr>
          <w:rtl/>
        </w:rPr>
        <w:t xml:space="preserve"> טל (עם אחד):</w:t>
      </w:r>
    </w:p>
    <w:p w14:paraId="2BC1C3CC" w14:textId="77777777" w:rsidR="00000000" w:rsidRDefault="007C71EE">
      <w:pPr>
        <w:pStyle w:val="a"/>
        <w:rPr>
          <w:rFonts w:hint="cs"/>
          <w:rtl/>
        </w:rPr>
      </w:pPr>
    </w:p>
    <w:p w14:paraId="43812DE5" w14:textId="77777777" w:rsidR="00000000" w:rsidRDefault="007C71EE">
      <w:pPr>
        <w:pStyle w:val="a"/>
        <w:rPr>
          <w:rFonts w:hint="cs"/>
          <w:rtl/>
        </w:rPr>
      </w:pPr>
      <w:r>
        <w:rPr>
          <w:rFonts w:hint="cs"/>
          <w:rtl/>
        </w:rPr>
        <w:t>תשאל אותו אם</w:t>
      </w:r>
      <w:r>
        <w:rPr>
          <w:rFonts w:hint="cs"/>
          <w:rtl/>
        </w:rPr>
        <w:t xml:space="preserve"> הוא מתכוון להצביע עבור ההסתייגות. </w:t>
      </w:r>
    </w:p>
    <w:p w14:paraId="4DCA7A4A" w14:textId="77777777" w:rsidR="00000000" w:rsidRDefault="007C71EE">
      <w:pPr>
        <w:pStyle w:val="a"/>
        <w:ind w:firstLine="0"/>
        <w:rPr>
          <w:rFonts w:hint="cs"/>
          <w:rtl/>
        </w:rPr>
      </w:pPr>
    </w:p>
    <w:p w14:paraId="6BC24963" w14:textId="77777777" w:rsidR="00000000" w:rsidRDefault="007C71EE">
      <w:pPr>
        <w:pStyle w:val="ad"/>
        <w:rPr>
          <w:rtl/>
        </w:rPr>
      </w:pPr>
      <w:r>
        <w:rPr>
          <w:rtl/>
        </w:rPr>
        <w:t>היו"ר אלי בן-מנחם:</w:t>
      </w:r>
    </w:p>
    <w:p w14:paraId="1786595F" w14:textId="77777777" w:rsidR="00000000" w:rsidRDefault="007C71EE">
      <w:pPr>
        <w:pStyle w:val="a"/>
        <w:rPr>
          <w:rtl/>
        </w:rPr>
      </w:pPr>
    </w:p>
    <w:p w14:paraId="181F5579" w14:textId="77777777" w:rsidR="00000000" w:rsidRDefault="007C71EE">
      <w:pPr>
        <w:pStyle w:val="a"/>
        <w:rPr>
          <w:rFonts w:hint="cs"/>
          <w:rtl/>
        </w:rPr>
      </w:pPr>
      <w:r>
        <w:rPr>
          <w:rFonts w:hint="cs"/>
          <w:rtl/>
        </w:rPr>
        <w:t xml:space="preserve">חבר הכנסת טל, עשר הדקות עברו מזמן. </w:t>
      </w:r>
    </w:p>
    <w:p w14:paraId="051ED322" w14:textId="77777777" w:rsidR="00000000" w:rsidRDefault="007C71EE">
      <w:pPr>
        <w:pStyle w:val="SpeakerCon"/>
        <w:rPr>
          <w:rFonts w:hint="cs"/>
          <w:rtl/>
        </w:rPr>
      </w:pPr>
      <w:bookmarkStart w:id="475" w:name="FS000000560T26_05_2003_21_25_43C"/>
      <w:bookmarkEnd w:id="475"/>
    </w:p>
    <w:p w14:paraId="0A968078" w14:textId="77777777" w:rsidR="00000000" w:rsidRDefault="007C71EE">
      <w:pPr>
        <w:pStyle w:val="SpeakerCon"/>
        <w:rPr>
          <w:rtl/>
        </w:rPr>
      </w:pPr>
      <w:r>
        <w:rPr>
          <w:rtl/>
        </w:rPr>
        <w:t>אחמד טיבי (חד"ש-תע"ל):</w:t>
      </w:r>
    </w:p>
    <w:p w14:paraId="4ACB2926" w14:textId="77777777" w:rsidR="00000000" w:rsidRDefault="007C71EE">
      <w:pPr>
        <w:pStyle w:val="a"/>
        <w:rPr>
          <w:rtl/>
        </w:rPr>
      </w:pPr>
    </w:p>
    <w:p w14:paraId="6EF6816D" w14:textId="77777777" w:rsidR="00000000" w:rsidRDefault="007C71EE">
      <w:pPr>
        <w:pStyle w:val="a"/>
        <w:rPr>
          <w:rFonts w:hint="cs"/>
          <w:rtl/>
        </w:rPr>
      </w:pPr>
      <w:r>
        <w:rPr>
          <w:rFonts w:hint="cs"/>
          <w:rtl/>
        </w:rPr>
        <w:t xml:space="preserve">חברת הכנסת גבריאלי הסבה את תשומת לבו של היושב-ראש לכך שהזמן אוזל. יש להתחשב בחברת הכנסת גבריאלי. </w:t>
      </w:r>
    </w:p>
    <w:p w14:paraId="01D01EA6" w14:textId="77777777" w:rsidR="00000000" w:rsidRDefault="007C71EE">
      <w:pPr>
        <w:pStyle w:val="a"/>
        <w:rPr>
          <w:rFonts w:hint="cs"/>
          <w:rtl/>
        </w:rPr>
      </w:pPr>
    </w:p>
    <w:p w14:paraId="28347716" w14:textId="77777777" w:rsidR="00000000" w:rsidRDefault="007C71EE">
      <w:pPr>
        <w:pStyle w:val="a"/>
        <w:rPr>
          <w:rFonts w:hint="cs"/>
          <w:rtl/>
        </w:rPr>
      </w:pPr>
      <w:r>
        <w:rPr>
          <w:rFonts w:hint="cs"/>
          <w:rtl/>
        </w:rPr>
        <w:t>לכן, אדוני היושב-ראש, אני אומר שיש רגעי</w:t>
      </w:r>
      <w:r>
        <w:rPr>
          <w:rFonts w:hint="cs"/>
          <w:rtl/>
        </w:rPr>
        <w:t>ם מועטים בבית הזה שבהם מתאחדים אנשים  מימין ומשמאל ושמים בצד את התהום הפוליטית. זה היה אחד הרגעים שבהם מתאחדים כולנו למען שכבות המצוקה, למען אנשים נזקקים. לכן בכל זאת אני פונה לחבר הכנסת חזן, שאם הדבר הזה לא יסתייע, כדאי אכן שהוא יצביע יחד אתנו עבור הסתייג</w:t>
      </w:r>
      <w:r>
        <w:rPr>
          <w:rFonts w:hint="cs"/>
          <w:rtl/>
        </w:rPr>
        <w:t>ותו שמופיעה בדף הצהוב. קיבלנו את הצטרפותו אלינו בהסתייגות הזאת ברוחב לב, כי חשבנו שהוא יביא אתו את חבריו מהליכוד. בכל זאת, יש לו השפעה. ראית את ההשפעה שהיתה לו במרכז הליכוד, השפעה מגית כמעט.</w:t>
      </w:r>
    </w:p>
    <w:p w14:paraId="7FC943FC" w14:textId="77777777" w:rsidR="00000000" w:rsidRDefault="007C71EE">
      <w:pPr>
        <w:pStyle w:val="a"/>
        <w:ind w:firstLine="0"/>
        <w:rPr>
          <w:rFonts w:hint="cs"/>
          <w:rtl/>
        </w:rPr>
      </w:pPr>
    </w:p>
    <w:p w14:paraId="674205D8" w14:textId="77777777" w:rsidR="00000000" w:rsidRDefault="007C71EE">
      <w:pPr>
        <w:pStyle w:val="ad"/>
        <w:rPr>
          <w:rtl/>
        </w:rPr>
      </w:pPr>
      <w:r>
        <w:rPr>
          <w:rtl/>
        </w:rPr>
        <w:t>היו"ר אלי בן-מנחם:</w:t>
      </w:r>
    </w:p>
    <w:p w14:paraId="6AE70D80" w14:textId="77777777" w:rsidR="00000000" w:rsidRDefault="007C71EE">
      <w:pPr>
        <w:pStyle w:val="a"/>
        <w:rPr>
          <w:rtl/>
        </w:rPr>
      </w:pPr>
    </w:p>
    <w:p w14:paraId="3CFDE621" w14:textId="77777777" w:rsidR="00000000" w:rsidRDefault="007C71EE">
      <w:pPr>
        <w:pStyle w:val="a"/>
        <w:rPr>
          <w:rFonts w:hint="cs"/>
          <w:rtl/>
        </w:rPr>
      </w:pPr>
      <w:r>
        <w:rPr>
          <w:rFonts w:hint="cs"/>
          <w:rtl/>
        </w:rPr>
        <w:t>חבר הכנסת טיבי, תודה.</w:t>
      </w:r>
    </w:p>
    <w:p w14:paraId="737258ED" w14:textId="77777777" w:rsidR="00000000" w:rsidRDefault="007C71EE">
      <w:pPr>
        <w:pStyle w:val="a"/>
        <w:ind w:firstLine="0"/>
        <w:rPr>
          <w:rFonts w:hint="cs"/>
          <w:rtl/>
        </w:rPr>
      </w:pPr>
    </w:p>
    <w:p w14:paraId="04CA6D3E" w14:textId="77777777" w:rsidR="00000000" w:rsidRDefault="007C71EE">
      <w:pPr>
        <w:pStyle w:val="SpeakerCon"/>
        <w:rPr>
          <w:rtl/>
        </w:rPr>
      </w:pPr>
      <w:bookmarkStart w:id="476" w:name="FS000000560T26_05_2003_21_27_57C"/>
      <w:bookmarkEnd w:id="476"/>
      <w:r>
        <w:rPr>
          <w:rtl/>
        </w:rPr>
        <w:t>אחמד טיבי (חד"ש-תע"ל)</w:t>
      </w:r>
      <w:r>
        <w:rPr>
          <w:rtl/>
        </w:rPr>
        <w:t>:</w:t>
      </w:r>
    </w:p>
    <w:p w14:paraId="64CDA1C9" w14:textId="77777777" w:rsidR="00000000" w:rsidRDefault="007C71EE">
      <w:pPr>
        <w:pStyle w:val="a"/>
        <w:rPr>
          <w:rtl/>
        </w:rPr>
      </w:pPr>
    </w:p>
    <w:p w14:paraId="3FC49A0D" w14:textId="77777777" w:rsidR="00000000" w:rsidRDefault="007C71EE">
      <w:pPr>
        <w:pStyle w:val="a"/>
        <w:rPr>
          <w:rFonts w:hint="cs"/>
          <w:rtl/>
        </w:rPr>
      </w:pPr>
      <w:r>
        <w:rPr>
          <w:rFonts w:hint="cs"/>
          <w:rtl/>
        </w:rPr>
        <w:t xml:space="preserve">על כן, אדוני היושב-ראש, אני בטוח שהכריזמה של חבר הכנסת חזן תסייע לקשישים ולשכבות החלשות - - - </w:t>
      </w:r>
    </w:p>
    <w:p w14:paraId="7456AC20" w14:textId="77777777" w:rsidR="00000000" w:rsidRDefault="007C71EE">
      <w:pPr>
        <w:pStyle w:val="a"/>
        <w:ind w:firstLine="0"/>
        <w:rPr>
          <w:rFonts w:hint="cs"/>
          <w:rtl/>
        </w:rPr>
      </w:pPr>
    </w:p>
    <w:p w14:paraId="3C164BCD" w14:textId="77777777" w:rsidR="00000000" w:rsidRDefault="007C71EE">
      <w:pPr>
        <w:pStyle w:val="ac"/>
        <w:rPr>
          <w:rtl/>
        </w:rPr>
      </w:pPr>
      <w:r>
        <w:rPr>
          <w:rFonts w:hint="eastAsia"/>
          <w:rtl/>
        </w:rPr>
        <w:t>משה</w:t>
      </w:r>
      <w:r>
        <w:rPr>
          <w:rtl/>
        </w:rPr>
        <w:t xml:space="preserve"> גפני (יהדות התורה):</w:t>
      </w:r>
    </w:p>
    <w:p w14:paraId="3E66BAD5" w14:textId="77777777" w:rsidR="00000000" w:rsidRDefault="007C71EE">
      <w:pPr>
        <w:pStyle w:val="a"/>
        <w:rPr>
          <w:rFonts w:hint="cs"/>
          <w:rtl/>
        </w:rPr>
      </w:pPr>
    </w:p>
    <w:p w14:paraId="061A6289" w14:textId="77777777" w:rsidR="00000000" w:rsidRDefault="007C71EE">
      <w:pPr>
        <w:pStyle w:val="a"/>
        <w:rPr>
          <w:rFonts w:hint="cs"/>
          <w:rtl/>
        </w:rPr>
      </w:pPr>
      <w:r>
        <w:rPr>
          <w:rFonts w:hint="cs"/>
          <w:rtl/>
        </w:rPr>
        <w:t>אין שר שישמע אותך.</w:t>
      </w:r>
    </w:p>
    <w:p w14:paraId="3D42DD7D" w14:textId="77777777" w:rsidR="00000000" w:rsidRDefault="007C71EE">
      <w:pPr>
        <w:pStyle w:val="a"/>
        <w:ind w:firstLine="0"/>
        <w:rPr>
          <w:rFonts w:hint="cs"/>
          <w:rtl/>
        </w:rPr>
      </w:pPr>
    </w:p>
    <w:p w14:paraId="4937D555" w14:textId="77777777" w:rsidR="00000000" w:rsidRDefault="007C71EE">
      <w:pPr>
        <w:pStyle w:val="ac"/>
        <w:rPr>
          <w:rtl/>
        </w:rPr>
      </w:pPr>
      <w:r>
        <w:rPr>
          <w:rFonts w:hint="eastAsia"/>
          <w:rtl/>
        </w:rPr>
        <w:t>דוד</w:t>
      </w:r>
      <w:r>
        <w:rPr>
          <w:rtl/>
        </w:rPr>
        <w:t xml:space="preserve"> טל (עם אחד):</w:t>
      </w:r>
    </w:p>
    <w:p w14:paraId="7DFFFE4F" w14:textId="77777777" w:rsidR="00000000" w:rsidRDefault="007C71EE">
      <w:pPr>
        <w:pStyle w:val="a"/>
        <w:rPr>
          <w:rFonts w:hint="cs"/>
          <w:rtl/>
        </w:rPr>
      </w:pPr>
    </w:p>
    <w:p w14:paraId="60CC1422" w14:textId="77777777" w:rsidR="00000000" w:rsidRDefault="007C71EE">
      <w:pPr>
        <w:pStyle w:val="a"/>
        <w:rPr>
          <w:rFonts w:hint="cs"/>
          <w:rtl/>
        </w:rPr>
      </w:pPr>
      <w:r>
        <w:rPr>
          <w:rFonts w:hint="cs"/>
          <w:rtl/>
        </w:rPr>
        <w:t xml:space="preserve">- - - </w:t>
      </w:r>
    </w:p>
    <w:p w14:paraId="102D4AE0" w14:textId="77777777" w:rsidR="00000000" w:rsidRDefault="007C71EE">
      <w:pPr>
        <w:pStyle w:val="a"/>
        <w:ind w:firstLine="0"/>
        <w:rPr>
          <w:rFonts w:hint="cs"/>
          <w:rtl/>
        </w:rPr>
      </w:pPr>
    </w:p>
    <w:p w14:paraId="349E23C8" w14:textId="77777777" w:rsidR="00000000" w:rsidRDefault="007C71EE">
      <w:pPr>
        <w:pStyle w:val="ad"/>
        <w:rPr>
          <w:rtl/>
        </w:rPr>
      </w:pPr>
    </w:p>
    <w:p w14:paraId="31CF702C" w14:textId="77777777" w:rsidR="00000000" w:rsidRDefault="007C71EE">
      <w:pPr>
        <w:pStyle w:val="ad"/>
        <w:rPr>
          <w:rtl/>
        </w:rPr>
      </w:pPr>
      <w:r>
        <w:rPr>
          <w:rtl/>
        </w:rPr>
        <w:t>היו"ר אלי בן-מנחם:</w:t>
      </w:r>
    </w:p>
    <w:p w14:paraId="7E0F0A84" w14:textId="77777777" w:rsidR="00000000" w:rsidRDefault="007C71EE">
      <w:pPr>
        <w:pStyle w:val="a"/>
        <w:rPr>
          <w:rtl/>
        </w:rPr>
      </w:pPr>
    </w:p>
    <w:p w14:paraId="2213758C" w14:textId="77777777" w:rsidR="00000000" w:rsidRDefault="007C71EE">
      <w:pPr>
        <w:pStyle w:val="a"/>
        <w:rPr>
          <w:rFonts w:hint="cs"/>
          <w:rtl/>
        </w:rPr>
      </w:pPr>
      <w:r>
        <w:rPr>
          <w:rFonts w:hint="cs"/>
          <w:rtl/>
        </w:rPr>
        <w:t xml:space="preserve">חבר הכנסת גפני, אל תעזור לי. אני מבקש מחבר הכנסת טיבי לסיים. </w:t>
      </w:r>
    </w:p>
    <w:p w14:paraId="5F913E9E" w14:textId="77777777" w:rsidR="00000000" w:rsidRDefault="007C71EE">
      <w:pPr>
        <w:pStyle w:val="a"/>
        <w:ind w:firstLine="0"/>
        <w:rPr>
          <w:rFonts w:hint="cs"/>
          <w:rtl/>
        </w:rPr>
      </w:pPr>
    </w:p>
    <w:p w14:paraId="621C2D88" w14:textId="77777777" w:rsidR="00000000" w:rsidRDefault="007C71EE">
      <w:pPr>
        <w:pStyle w:val="SpeakerCon"/>
        <w:rPr>
          <w:rtl/>
        </w:rPr>
      </w:pPr>
      <w:bookmarkStart w:id="477" w:name="FS000000560T26_05_2003_21_28_53C"/>
      <w:bookmarkEnd w:id="477"/>
      <w:r>
        <w:rPr>
          <w:rtl/>
        </w:rPr>
        <w:t>אח</w:t>
      </w:r>
      <w:r>
        <w:rPr>
          <w:rtl/>
        </w:rPr>
        <w:t>מד טיבי (חד"ש-תע"ל):</w:t>
      </w:r>
    </w:p>
    <w:p w14:paraId="6E0B9717" w14:textId="77777777" w:rsidR="00000000" w:rsidRDefault="007C71EE">
      <w:pPr>
        <w:pStyle w:val="a"/>
        <w:rPr>
          <w:rtl/>
        </w:rPr>
      </w:pPr>
    </w:p>
    <w:p w14:paraId="4DB041A5" w14:textId="77777777" w:rsidR="00000000" w:rsidRDefault="007C71EE">
      <w:pPr>
        <w:pStyle w:val="a"/>
        <w:rPr>
          <w:rFonts w:hint="cs"/>
          <w:rtl/>
        </w:rPr>
      </w:pPr>
      <w:r>
        <w:rPr>
          <w:rFonts w:hint="cs"/>
          <w:rtl/>
        </w:rPr>
        <w:t xml:space="preserve">אני רוצה שהציבור ידע, שחבר הכנסת גלעד ארדן שנכנס כרגע היה בין אלה שהתנגדו להצעה בוועדת הכלכלה, והצביע נגד הקשישים והנזקקים בעניין פטור מאגרה. </w:t>
      </w:r>
    </w:p>
    <w:p w14:paraId="7DD32D2E" w14:textId="77777777" w:rsidR="00000000" w:rsidRDefault="007C71EE">
      <w:pPr>
        <w:pStyle w:val="a"/>
        <w:ind w:firstLine="0"/>
        <w:rPr>
          <w:rFonts w:hint="cs"/>
          <w:rtl/>
        </w:rPr>
      </w:pPr>
    </w:p>
    <w:p w14:paraId="2979408A" w14:textId="77777777" w:rsidR="00000000" w:rsidRDefault="007C71EE">
      <w:pPr>
        <w:pStyle w:val="ac"/>
        <w:rPr>
          <w:rtl/>
        </w:rPr>
      </w:pPr>
      <w:r>
        <w:rPr>
          <w:rFonts w:hint="eastAsia"/>
          <w:rtl/>
        </w:rPr>
        <w:t>גלעד</w:t>
      </w:r>
      <w:r>
        <w:rPr>
          <w:rtl/>
        </w:rPr>
        <w:t xml:space="preserve"> ארדן (הליכוד):</w:t>
      </w:r>
    </w:p>
    <w:p w14:paraId="2BADA74E" w14:textId="77777777" w:rsidR="00000000" w:rsidRDefault="007C71EE">
      <w:pPr>
        <w:pStyle w:val="a"/>
        <w:rPr>
          <w:rFonts w:hint="cs"/>
          <w:rtl/>
        </w:rPr>
      </w:pPr>
    </w:p>
    <w:p w14:paraId="3FF82584" w14:textId="77777777" w:rsidR="00000000" w:rsidRDefault="007C71EE">
      <w:pPr>
        <w:pStyle w:val="a"/>
        <w:rPr>
          <w:rFonts w:hint="cs"/>
          <w:rtl/>
        </w:rPr>
      </w:pPr>
      <w:r>
        <w:rPr>
          <w:rFonts w:hint="cs"/>
          <w:rtl/>
        </w:rPr>
        <w:t>חבר הכנסת חזן השיג הישג טוב.</w:t>
      </w:r>
    </w:p>
    <w:p w14:paraId="2DC40C0D" w14:textId="77777777" w:rsidR="00000000" w:rsidRDefault="007C71EE">
      <w:pPr>
        <w:pStyle w:val="a"/>
        <w:ind w:firstLine="0"/>
        <w:rPr>
          <w:rFonts w:hint="cs"/>
          <w:rtl/>
        </w:rPr>
      </w:pPr>
    </w:p>
    <w:p w14:paraId="550F130E" w14:textId="77777777" w:rsidR="00000000" w:rsidRDefault="007C71EE">
      <w:pPr>
        <w:pStyle w:val="SpeakerCon"/>
        <w:rPr>
          <w:rtl/>
        </w:rPr>
      </w:pPr>
      <w:bookmarkStart w:id="478" w:name="FS000000560T26_05_2003_21_29_36C"/>
      <w:bookmarkEnd w:id="478"/>
      <w:r>
        <w:rPr>
          <w:rtl/>
        </w:rPr>
        <w:t>אחמד טיבי (חד"ש-תע"ל):</w:t>
      </w:r>
    </w:p>
    <w:p w14:paraId="3E5AF31A" w14:textId="77777777" w:rsidR="00000000" w:rsidRDefault="007C71EE">
      <w:pPr>
        <w:pStyle w:val="a"/>
        <w:rPr>
          <w:rtl/>
        </w:rPr>
      </w:pPr>
    </w:p>
    <w:p w14:paraId="422CFF51" w14:textId="77777777" w:rsidR="00000000" w:rsidRDefault="007C71EE">
      <w:pPr>
        <w:pStyle w:val="a"/>
        <w:rPr>
          <w:rFonts w:hint="cs"/>
          <w:rtl/>
        </w:rPr>
      </w:pPr>
      <w:r>
        <w:rPr>
          <w:rFonts w:hint="cs"/>
          <w:rtl/>
        </w:rPr>
        <w:t>אין שום הישג. ל</w:t>
      </w:r>
      <w:r>
        <w:rPr>
          <w:rFonts w:hint="cs"/>
          <w:rtl/>
        </w:rPr>
        <w:t>א ראיתי שום דבר בכתב.</w:t>
      </w:r>
    </w:p>
    <w:p w14:paraId="534B9C38" w14:textId="77777777" w:rsidR="00000000" w:rsidRDefault="007C71EE">
      <w:pPr>
        <w:pStyle w:val="a"/>
        <w:ind w:firstLine="0"/>
        <w:rPr>
          <w:rFonts w:hint="cs"/>
          <w:rtl/>
        </w:rPr>
      </w:pPr>
    </w:p>
    <w:p w14:paraId="16B4E95D" w14:textId="77777777" w:rsidR="00000000" w:rsidRDefault="007C71EE">
      <w:pPr>
        <w:pStyle w:val="ad"/>
        <w:rPr>
          <w:rtl/>
        </w:rPr>
      </w:pPr>
      <w:r>
        <w:rPr>
          <w:rtl/>
        </w:rPr>
        <w:t>היו"ר אלי בן-מנחם:</w:t>
      </w:r>
    </w:p>
    <w:p w14:paraId="3569402B" w14:textId="77777777" w:rsidR="00000000" w:rsidRDefault="007C71EE">
      <w:pPr>
        <w:pStyle w:val="a"/>
        <w:rPr>
          <w:rtl/>
        </w:rPr>
      </w:pPr>
    </w:p>
    <w:p w14:paraId="21CF91FB" w14:textId="77777777" w:rsidR="00000000" w:rsidRDefault="007C71EE">
      <w:pPr>
        <w:pStyle w:val="a"/>
        <w:rPr>
          <w:rFonts w:hint="cs"/>
          <w:rtl/>
        </w:rPr>
      </w:pPr>
      <w:r>
        <w:rPr>
          <w:rFonts w:hint="cs"/>
          <w:rtl/>
        </w:rPr>
        <w:t>אני מבקש ממך, חבר הכנסת טיבי.</w:t>
      </w:r>
    </w:p>
    <w:p w14:paraId="3320144A" w14:textId="77777777" w:rsidR="00000000" w:rsidRDefault="007C71EE">
      <w:pPr>
        <w:pStyle w:val="a"/>
        <w:ind w:firstLine="0"/>
        <w:rPr>
          <w:rFonts w:hint="cs"/>
          <w:rtl/>
        </w:rPr>
      </w:pPr>
    </w:p>
    <w:p w14:paraId="70B72702" w14:textId="77777777" w:rsidR="00000000" w:rsidRDefault="007C71EE">
      <w:pPr>
        <w:pStyle w:val="SpeakerCon"/>
        <w:rPr>
          <w:rtl/>
        </w:rPr>
      </w:pPr>
      <w:bookmarkStart w:id="479" w:name="FS000000560T26_05_2003_21_29_50C"/>
      <w:bookmarkEnd w:id="479"/>
      <w:r>
        <w:rPr>
          <w:rtl/>
        </w:rPr>
        <w:t>אחמד טיבי (חד"ש-תע"ל):</w:t>
      </w:r>
    </w:p>
    <w:p w14:paraId="3D60668C" w14:textId="77777777" w:rsidR="00000000" w:rsidRDefault="007C71EE">
      <w:pPr>
        <w:pStyle w:val="a"/>
        <w:rPr>
          <w:rtl/>
        </w:rPr>
      </w:pPr>
    </w:p>
    <w:p w14:paraId="364AD536" w14:textId="77777777" w:rsidR="00000000" w:rsidRDefault="007C71EE">
      <w:pPr>
        <w:pStyle w:val="a"/>
        <w:rPr>
          <w:rFonts w:hint="cs"/>
          <w:rtl/>
        </w:rPr>
      </w:pPr>
      <w:r>
        <w:rPr>
          <w:rFonts w:hint="cs"/>
          <w:rtl/>
        </w:rPr>
        <w:t xml:space="preserve"> אני מסיים ואומר, אני מקווה שתתעשתו. נתתי את זה כדוגמה, ויש הרבה סעיפים כאלה בתוכנית הכלכלית, חבר הכנסת גפני, שמתייחסים גם לחרדים, גם לערבים, גם לעיירות הפיתו</w:t>
      </w:r>
      <w:r>
        <w:rPr>
          <w:rFonts w:hint="cs"/>
          <w:rtl/>
        </w:rPr>
        <w:t xml:space="preserve">ח וגם ליישובים מוכי אבטלה. לכן צריכים להתאחד כדי לבלום את הנטייה הרדיקלית הזאת, לעשות תאצ'ריזם בחברה הישראלית.  תודה רבה. </w:t>
      </w:r>
    </w:p>
    <w:p w14:paraId="6FE255FA" w14:textId="77777777" w:rsidR="00000000" w:rsidRDefault="007C71EE">
      <w:pPr>
        <w:pStyle w:val="a"/>
        <w:ind w:firstLine="0"/>
        <w:rPr>
          <w:rFonts w:hint="cs"/>
          <w:rtl/>
        </w:rPr>
      </w:pPr>
    </w:p>
    <w:p w14:paraId="59093E19" w14:textId="77777777" w:rsidR="00000000" w:rsidRDefault="007C71EE">
      <w:pPr>
        <w:pStyle w:val="ad"/>
        <w:rPr>
          <w:rtl/>
        </w:rPr>
      </w:pPr>
      <w:r>
        <w:rPr>
          <w:rtl/>
        </w:rPr>
        <w:t>היו"ר אלי בן-מנחם:</w:t>
      </w:r>
    </w:p>
    <w:p w14:paraId="52A01CAC" w14:textId="77777777" w:rsidR="00000000" w:rsidRDefault="007C71EE">
      <w:pPr>
        <w:pStyle w:val="a"/>
        <w:rPr>
          <w:rtl/>
        </w:rPr>
      </w:pPr>
    </w:p>
    <w:p w14:paraId="6378D949" w14:textId="77777777" w:rsidR="00000000" w:rsidRDefault="007C71EE">
      <w:pPr>
        <w:pStyle w:val="a"/>
        <w:rPr>
          <w:rFonts w:hint="cs"/>
          <w:rtl/>
        </w:rPr>
      </w:pPr>
      <w:r>
        <w:rPr>
          <w:rFonts w:hint="cs"/>
          <w:rtl/>
        </w:rPr>
        <w:t>תודה לחבר הכנסת טיבי. אני מזמין את חבר הכנסת יחיאל חזן - - -</w:t>
      </w:r>
    </w:p>
    <w:p w14:paraId="2E34A774" w14:textId="77777777" w:rsidR="00000000" w:rsidRDefault="007C71EE">
      <w:pPr>
        <w:pStyle w:val="a"/>
        <w:rPr>
          <w:rFonts w:hint="cs"/>
          <w:rtl/>
        </w:rPr>
      </w:pPr>
    </w:p>
    <w:p w14:paraId="3508D021" w14:textId="77777777" w:rsidR="00000000" w:rsidRDefault="007C71EE">
      <w:pPr>
        <w:pStyle w:val="ac"/>
        <w:rPr>
          <w:rtl/>
        </w:rPr>
      </w:pPr>
      <w:r>
        <w:rPr>
          <w:rFonts w:hint="eastAsia"/>
          <w:rtl/>
        </w:rPr>
        <w:t>משה</w:t>
      </w:r>
      <w:r>
        <w:rPr>
          <w:rtl/>
        </w:rPr>
        <w:t xml:space="preserve"> גפני (יהדות התורה):</w:t>
      </w:r>
    </w:p>
    <w:p w14:paraId="2E25444D" w14:textId="77777777" w:rsidR="00000000" w:rsidRDefault="007C71EE">
      <w:pPr>
        <w:pStyle w:val="a"/>
        <w:rPr>
          <w:rFonts w:hint="cs"/>
          <w:rtl/>
        </w:rPr>
      </w:pPr>
    </w:p>
    <w:p w14:paraId="66BA0E4B" w14:textId="77777777" w:rsidR="00000000" w:rsidRDefault="007C71EE">
      <w:pPr>
        <w:pStyle w:val="a"/>
        <w:rPr>
          <w:rFonts w:hint="cs"/>
          <w:rtl/>
        </w:rPr>
      </w:pPr>
      <w:r>
        <w:rPr>
          <w:rFonts w:hint="cs"/>
          <w:rtl/>
        </w:rPr>
        <w:t xml:space="preserve">אפשר להצביע? </w:t>
      </w:r>
    </w:p>
    <w:p w14:paraId="0AC348AA" w14:textId="77777777" w:rsidR="00000000" w:rsidRDefault="007C71EE">
      <w:pPr>
        <w:pStyle w:val="a"/>
        <w:rPr>
          <w:rFonts w:hint="cs"/>
          <w:rtl/>
        </w:rPr>
      </w:pPr>
    </w:p>
    <w:p w14:paraId="00C74714" w14:textId="77777777" w:rsidR="00000000" w:rsidRDefault="007C71EE">
      <w:pPr>
        <w:pStyle w:val="Speaker"/>
        <w:rPr>
          <w:rtl/>
        </w:rPr>
      </w:pPr>
      <w:bookmarkStart w:id="480" w:name="FS000001040T26_05_2003_21_08_34"/>
      <w:bookmarkEnd w:id="480"/>
      <w:r>
        <w:rPr>
          <w:rFonts w:hint="eastAsia"/>
          <w:rtl/>
        </w:rPr>
        <w:t>יחיאל</w:t>
      </w:r>
      <w:r>
        <w:rPr>
          <w:rtl/>
        </w:rPr>
        <w:t xml:space="preserve"> חזן </w:t>
      </w:r>
      <w:r>
        <w:rPr>
          <w:rtl/>
        </w:rPr>
        <w:t>(הליכוד):</w:t>
      </w:r>
    </w:p>
    <w:p w14:paraId="77FE68E9" w14:textId="77777777" w:rsidR="00000000" w:rsidRDefault="007C71EE">
      <w:pPr>
        <w:pStyle w:val="a"/>
        <w:rPr>
          <w:rFonts w:hint="cs"/>
          <w:rtl/>
        </w:rPr>
      </w:pPr>
    </w:p>
    <w:p w14:paraId="760B97A5" w14:textId="77777777" w:rsidR="00000000" w:rsidRDefault="007C71EE">
      <w:pPr>
        <w:pStyle w:val="a"/>
        <w:rPr>
          <w:rFonts w:hint="cs"/>
          <w:rtl/>
        </w:rPr>
      </w:pPr>
      <w:r>
        <w:rPr>
          <w:rFonts w:hint="cs"/>
          <w:rtl/>
        </w:rPr>
        <w:t xml:space="preserve">יש לנו קשרים, אנחנו בשלטון. </w:t>
      </w:r>
    </w:p>
    <w:p w14:paraId="35C59AFD" w14:textId="77777777" w:rsidR="00000000" w:rsidRDefault="007C71EE">
      <w:pPr>
        <w:pStyle w:val="a"/>
        <w:rPr>
          <w:rFonts w:hint="cs"/>
          <w:rtl/>
        </w:rPr>
      </w:pPr>
    </w:p>
    <w:p w14:paraId="78D7B419" w14:textId="77777777" w:rsidR="00000000" w:rsidRDefault="007C71EE">
      <w:pPr>
        <w:pStyle w:val="ac"/>
        <w:rPr>
          <w:rtl/>
        </w:rPr>
      </w:pPr>
      <w:r>
        <w:rPr>
          <w:rFonts w:hint="eastAsia"/>
          <w:rtl/>
        </w:rPr>
        <w:t>בנימין</w:t>
      </w:r>
      <w:r>
        <w:rPr>
          <w:rtl/>
        </w:rPr>
        <w:t xml:space="preserve"> בן-אליעזר (העבודה-מימד):</w:t>
      </w:r>
    </w:p>
    <w:p w14:paraId="06251B45" w14:textId="77777777" w:rsidR="00000000" w:rsidRDefault="007C71EE">
      <w:pPr>
        <w:pStyle w:val="a"/>
        <w:rPr>
          <w:rFonts w:hint="cs"/>
          <w:rtl/>
        </w:rPr>
      </w:pPr>
    </w:p>
    <w:p w14:paraId="5893E707" w14:textId="77777777" w:rsidR="00000000" w:rsidRDefault="007C71EE">
      <w:pPr>
        <w:pStyle w:val="a"/>
        <w:rPr>
          <w:rFonts w:hint="cs"/>
          <w:rtl/>
        </w:rPr>
      </w:pPr>
      <w:r>
        <w:rPr>
          <w:rFonts w:hint="cs"/>
          <w:rtl/>
        </w:rPr>
        <w:t xml:space="preserve">תכניס לערבים, אל תפחד מהם. </w:t>
      </w:r>
    </w:p>
    <w:p w14:paraId="3D12E3E4" w14:textId="77777777" w:rsidR="00000000" w:rsidRDefault="007C71EE">
      <w:pPr>
        <w:pStyle w:val="a"/>
        <w:rPr>
          <w:rFonts w:hint="cs"/>
          <w:rtl/>
        </w:rPr>
      </w:pPr>
    </w:p>
    <w:p w14:paraId="18BD6E55" w14:textId="77777777" w:rsidR="00000000" w:rsidRDefault="007C71EE">
      <w:pPr>
        <w:pStyle w:val="SpeakerCon"/>
        <w:rPr>
          <w:rtl/>
        </w:rPr>
      </w:pPr>
      <w:bookmarkStart w:id="481" w:name="FS000001040T26_05_2003_21_07_00"/>
      <w:bookmarkEnd w:id="481"/>
      <w:r>
        <w:rPr>
          <w:rFonts w:hint="eastAsia"/>
          <w:rtl/>
        </w:rPr>
        <w:t>יחיאל</w:t>
      </w:r>
      <w:r>
        <w:rPr>
          <w:rtl/>
        </w:rPr>
        <w:t xml:space="preserve"> חזן (הליכוד):</w:t>
      </w:r>
    </w:p>
    <w:p w14:paraId="363E77D0" w14:textId="77777777" w:rsidR="00000000" w:rsidRDefault="007C71EE">
      <w:pPr>
        <w:pStyle w:val="a"/>
        <w:rPr>
          <w:rFonts w:hint="cs"/>
          <w:rtl/>
        </w:rPr>
      </w:pPr>
    </w:p>
    <w:p w14:paraId="1587449A" w14:textId="77777777" w:rsidR="00000000" w:rsidRDefault="007C71EE">
      <w:pPr>
        <w:pStyle w:val="a"/>
        <w:rPr>
          <w:rFonts w:hint="cs"/>
          <w:rtl/>
        </w:rPr>
      </w:pPr>
      <w:r>
        <w:rPr>
          <w:rFonts w:hint="cs"/>
          <w:rtl/>
        </w:rPr>
        <w:t>אדוני היושב-ראש, כנסת נכבדה, ראשית, לך חברי אחמד טיבי, כיוון שאני באמת העליתי הסתייגות, על מנת שאוכל לסייע לאותה אוכלוסייה שמשלמת כפ</w:t>
      </w:r>
      <w:r>
        <w:rPr>
          <w:rFonts w:hint="cs"/>
          <w:rtl/>
        </w:rPr>
        <w:t xml:space="preserve">ל אגרה - הרי  כאשר אתה בבית אתה משלם בעד אגרת רשות השידור - ואני רוצה לבשר לך שבמדינת ישראל יש אזרחים טובים, ויש אזרחים טובים פחות. </w:t>
      </w:r>
    </w:p>
    <w:p w14:paraId="015F79DA" w14:textId="77777777" w:rsidR="00000000" w:rsidRDefault="007C71EE">
      <w:pPr>
        <w:pStyle w:val="a"/>
        <w:rPr>
          <w:rFonts w:hint="cs"/>
          <w:rtl/>
        </w:rPr>
      </w:pPr>
    </w:p>
    <w:p w14:paraId="46D2529F" w14:textId="77777777" w:rsidR="00000000" w:rsidRDefault="007C71EE">
      <w:pPr>
        <w:pStyle w:val="ac"/>
        <w:rPr>
          <w:rtl/>
        </w:rPr>
      </w:pPr>
      <w:r>
        <w:rPr>
          <w:rFonts w:hint="eastAsia"/>
          <w:rtl/>
        </w:rPr>
        <w:t>גלעד</w:t>
      </w:r>
      <w:r>
        <w:rPr>
          <w:rtl/>
        </w:rPr>
        <w:t xml:space="preserve"> ארדן (הליכוד):</w:t>
      </w:r>
    </w:p>
    <w:p w14:paraId="0DB880F9" w14:textId="77777777" w:rsidR="00000000" w:rsidRDefault="007C71EE">
      <w:pPr>
        <w:pStyle w:val="a"/>
        <w:rPr>
          <w:rFonts w:hint="cs"/>
          <w:rtl/>
        </w:rPr>
      </w:pPr>
    </w:p>
    <w:p w14:paraId="7A387BEA" w14:textId="77777777" w:rsidR="00000000" w:rsidRDefault="007C71EE">
      <w:pPr>
        <w:pStyle w:val="a"/>
        <w:rPr>
          <w:rFonts w:hint="cs"/>
          <w:rtl/>
        </w:rPr>
      </w:pPr>
      <w:r>
        <w:rPr>
          <w:rFonts w:hint="cs"/>
          <w:rtl/>
        </w:rPr>
        <w:t xml:space="preserve">הוא מהציבור הערבי </w:t>
      </w:r>
      <w:r>
        <w:rPr>
          <w:rtl/>
        </w:rPr>
        <w:t>–</w:t>
      </w:r>
      <w:r>
        <w:rPr>
          <w:rFonts w:hint="cs"/>
          <w:rtl/>
        </w:rPr>
        <w:t xml:space="preserve"> רק 5% - - -</w:t>
      </w:r>
    </w:p>
    <w:p w14:paraId="63F6A755" w14:textId="77777777" w:rsidR="00000000" w:rsidRDefault="007C71EE">
      <w:pPr>
        <w:pStyle w:val="a"/>
        <w:rPr>
          <w:rFonts w:hint="cs"/>
          <w:rtl/>
        </w:rPr>
      </w:pPr>
    </w:p>
    <w:p w14:paraId="087E544E" w14:textId="77777777" w:rsidR="00000000" w:rsidRDefault="007C71EE">
      <w:pPr>
        <w:pStyle w:val="SpeakerCon"/>
        <w:rPr>
          <w:rtl/>
        </w:rPr>
      </w:pPr>
      <w:bookmarkStart w:id="482" w:name="FS000001040T26_05_2003_21_11_23"/>
      <w:bookmarkEnd w:id="482"/>
      <w:r>
        <w:rPr>
          <w:rFonts w:hint="eastAsia"/>
          <w:rtl/>
        </w:rPr>
        <w:t>יחיאל</w:t>
      </w:r>
      <w:r>
        <w:rPr>
          <w:rtl/>
        </w:rPr>
        <w:t xml:space="preserve"> חזן (הליכוד):</w:t>
      </w:r>
    </w:p>
    <w:p w14:paraId="7174E171" w14:textId="77777777" w:rsidR="00000000" w:rsidRDefault="007C71EE">
      <w:pPr>
        <w:pStyle w:val="a"/>
        <w:rPr>
          <w:rFonts w:hint="cs"/>
          <w:rtl/>
        </w:rPr>
      </w:pPr>
    </w:p>
    <w:p w14:paraId="2BF9933B" w14:textId="77777777" w:rsidR="00000000" w:rsidRDefault="007C71EE">
      <w:pPr>
        <w:pStyle w:val="a"/>
        <w:rPr>
          <w:rFonts w:hint="cs"/>
          <w:rtl/>
        </w:rPr>
      </w:pPr>
      <w:r>
        <w:rPr>
          <w:rFonts w:hint="cs"/>
          <w:rtl/>
        </w:rPr>
        <w:t>האזרחים הערבים למשל, לעניין של אגרת רשות השידור</w:t>
      </w:r>
      <w:r>
        <w:rPr>
          <w:rFonts w:hint="cs"/>
          <w:rtl/>
        </w:rPr>
        <w:t>, טובים פחות. כי כאשר שאלתי את מנכ"ל רשות השידור - - -</w:t>
      </w:r>
    </w:p>
    <w:p w14:paraId="2091F68F" w14:textId="77777777" w:rsidR="00000000" w:rsidRDefault="007C71EE">
      <w:pPr>
        <w:pStyle w:val="a"/>
        <w:rPr>
          <w:rFonts w:hint="cs"/>
          <w:rtl/>
        </w:rPr>
      </w:pPr>
    </w:p>
    <w:p w14:paraId="1AAC814D" w14:textId="77777777" w:rsidR="00000000" w:rsidRDefault="007C71EE">
      <w:pPr>
        <w:pStyle w:val="ac"/>
        <w:rPr>
          <w:rtl/>
        </w:rPr>
      </w:pPr>
      <w:r>
        <w:rPr>
          <w:rFonts w:hint="eastAsia"/>
          <w:rtl/>
        </w:rPr>
        <w:t>אחמד</w:t>
      </w:r>
      <w:r>
        <w:rPr>
          <w:rtl/>
        </w:rPr>
        <w:t xml:space="preserve"> טיבי (חד"ש-תע"ל):</w:t>
      </w:r>
    </w:p>
    <w:p w14:paraId="66E92709" w14:textId="77777777" w:rsidR="00000000" w:rsidRDefault="007C71EE">
      <w:pPr>
        <w:pStyle w:val="a"/>
        <w:rPr>
          <w:rFonts w:hint="cs"/>
          <w:rtl/>
        </w:rPr>
      </w:pPr>
    </w:p>
    <w:p w14:paraId="198B69BA" w14:textId="77777777" w:rsidR="00000000" w:rsidRDefault="007C71EE">
      <w:pPr>
        <w:pStyle w:val="a"/>
        <w:rPr>
          <w:rFonts w:hint="cs"/>
          <w:rtl/>
        </w:rPr>
      </w:pPr>
      <w:r>
        <w:rPr>
          <w:rFonts w:hint="cs"/>
          <w:rtl/>
        </w:rPr>
        <w:t xml:space="preserve">איך זה חוזר לערבים וליהודים? איך אתה מחזיר את זה לערבים? זה כשרון. </w:t>
      </w:r>
    </w:p>
    <w:p w14:paraId="1463B5CD" w14:textId="77777777" w:rsidR="00000000" w:rsidRDefault="007C71EE">
      <w:pPr>
        <w:pStyle w:val="a"/>
        <w:rPr>
          <w:rFonts w:hint="cs"/>
          <w:rtl/>
        </w:rPr>
      </w:pPr>
    </w:p>
    <w:p w14:paraId="504239E9" w14:textId="77777777" w:rsidR="00000000" w:rsidRDefault="007C71EE">
      <w:pPr>
        <w:pStyle w:val="SpeakerCon"/>
        <w:rPr>
          <w:rtl/>
        </w:rPr>
      </w:pPr>
      <w:bookmarkStart w:id="483" w:name="FS000001040T26_05_2003_21_12_34"/>
      <w:bookmarkEnd w:id="483"/>
      <w:r>
        <w:rPr>
          <w:rFonts w:hint="eastAsia"/>
          <w:rtl/>
        </w:rPr>
        <w:t>יחיאל</w:t>
      </w:r>
      <w:r>
        <w:rPr>
          <w:rtl/>
        </w:rPr>
        <w:t xml:space="preserve"> חזן (הליכוד):</w:t>
      </w:r>
    </w:p>
    <w:p w14:paraId="17B48194" w14:textId="77777777" w:rsidR="00000000" w:rsidRDefault="007C71EE">
      <w:pPr>
        <w:pStyle w:val="a"/>
        <w:rPr>
          <w:rFonts w:hint="cs"/>
          <w:rtl/>
        </w:rPr>
      </w:pPr>
    </w:p>
    <w:p w14:paraId="02DBCDC1" w14:textId="77777777" w:rsidR="00000000" w:rsidRDefault="007C71EE">
      <w:pPr>
        <w:pStyle w:val="a"/>
        <w:rPr>
          <w:rFonts w:hint="cs"/>
          <w:rtl/>
        </w:rPr>
      </w:pPr>
      <w:r>
        <w:rPr>
          <w:rFonts w:hint="cs"/>
          <w:rtl/>
        </w:rPr>
        <w:t xml:space="preserve">אני מבקש ממך, אל תפריע לי. </w:t>
      </w:r>
    </w:p>
    <w:p w14:paraId="4571276D" w14:textId="77777777" w:rsidR="00000000" w:rsidRDefault="007C71EE">
      <w:pPr>
        <w:pStyle w:val="a"/>
        <w:rPr>
          <w:rFonts w:hint="cs"/>
          <w:rtl/>
        </w:rPr>
      </w:pPr>
    </w:p>
    <w:p w14:paraId="210250ED" w14:textId="77777777" w:rsidR="00000000" w:rsidRDefault="007C71EE">
      <w:pPr>
        <w:pStyle w:val="ad"/>
        <w:rPr>
          <w:rtl/>
        </w:rPr>
      </w:pPr>
      <w:r>
        <w:rPr>
          <w:rtl/>
        </w:rPr>
        <w:t>היו"ר אלי בן-מנחם:</w:t>
      </w:r>
    </w:p>
    <w:p w14:paraId="70E753C9" w14:textId="77777777" w:rsidR="00000000" w:rsidRDefault="007C71EE">
      <w:pPr>
        <w:pStyle w:val="a"/>
        <w:rPr>
          <w:rtl/>
        </w:rPr>
      </w:pPr>
    </w:p>
    <w:p w14:paraId="75862EFE" w14:textId="77777777" w:rsidR="00000000" w:rsidRDefault="007C71EE">
      <w:pPr>
        <w:pStyle w:val="a"/>
        <w:rPr>
          <w:rFonts w:hint="cs"/>
          <w:rtl/>
        </w:rPr>
      </w:pPr>
      <w:r>
        <w:rPr>
          <w:rFonts w:hint="cs"/>
          <w:rtl/>
        </w:rPr>
        <w:t>חבר הכנסת טיבי,  חבר הכנסת חזן בכלל ב</w:t>
      </w:r>
      <w:r>
        <w:rPr>
          <w:rFonts w:hint="cs"/>
          <w:rtl/>
        </w:rPr>
        <w:t xml:space="preserve">כלל לא הפריע לך, אז אני מבקש ממך לא להפריע לו. </w:t>
      </w:r>
    </w:p>
    <w:p w14:paraId="37C5B28C" w14:textId="77777777" w:rsidR="00000000" w:rsidRDefault="007C71EE">
      <w:pPr>
        <w:pStyle w:val="a"/>
        <w:rPr>
          <w:rFonts w:hint="cs"/>
          <w:rtl/>
        </w:rPr>
      </w:pPr>
    </w:p>
    <w:p w14:paraId="365F6A78" w14:textId="77777777" w:rsidR="00000000" w:rsidRDefault="007C71EE">
      <w:pPr>
        <w:pStyle w:val="ac"/>
        <w:rPr>
          <w:rtl/>
        </w:rPr>
      </w:pPr>
      <w:r>
        <w:rPr>
          <w:rFonts w:hint="eastAsia"/>
          <w:rtl/>
        </w:rPr>
        <w:t>אחמד</w:t>
      </w:r>
      <w:r>
        <w:rPr>
          <w:rtl/>
        </w:rPr>
        <w:t xml:space="preserve"> טיבי (חד"ש-תע"ל):</w:t>
      </w:r>
    </w:p>
    <w:p w14:paraId="05844D9F" w14:textId="77777777" w:rsidR="00000000" w:rsidRDefault="007C71EE">
      <w:pPr>
        <w:pStyle w:val="a"/>
        <w:rPr>
          <w:rFonts w:hint="cs"/>
          <w:rtl/>
        </w:rPr>
      </w:pPr>
    </w:p>
    <w:p w14:paraId="3FA27FF0" w14:textId="77777777" w:rsidR="00000000" w:rsidRDefault="007C71EE">
      <w:pPr>
        <w:pStyle w:val="a"/>
        <w:rPr>
          <w:rFonts w:hint="cs"/>
          <w:rtl/>
        </w:rPr>
      </w:pPr>
      <w:r>
        <w:rPr>
          <w:rFonts w:hint="cs"/>
          <w:rtl/>
        </w:rPr>
        <w:t xml:space="preserve">הוא מפקד "כוח 17". </w:t>
      </w:r>
    </w:p>
    <w:p w14:paraId="5812F659" w14:textId="77777777" w:rsidR="00000000" w:rsidRDefault="007C71EE">
      <w:pPr>
        <w:pStyle w:val="Speaker"/>
        <w:rPr>
          <w:rFonts w:hint="cs"/>
          <w:rtl/>
        </w:rPr>
      </w:pPr>
      <w:bookmarkStart w:id="484" w:name="FS000001040T26_05_2003_21_14_26"/>
    </w:p>
    <w:p w14:paraId="6A819E34" w14:textId="77777777" w:rsidR="00000000" w:rsidRDefault="007C71EE">
      <w:pPr>
        <w:pStyle w:val="SpeakerCon"/>
        <w:rPr>
          <w:rtl/>
        </w:rPr>
      </w:pPr>
      <w:r>
        <w:rPr>
          <w:rFonts w:hint="eastAsia"/>
          <w:rtl/>
        </w:rPr>
        <w:t>יחיאל</w:t>
      </w:r>
      <w:r>
        <w:rPr>
          <w:rtl/>
        </w:rPr>
        <w:t xml:space="preserve"> חזן (הליכוד):</w:t>
      </w:r>
    </w:p>
    <w:p w14:paraId="099F23FC" w14:textId="77777777" w:rsidR="00000000" w:rsidRDefault="007C71EE">
      <w:pPr>
        <w:pStyle w:val="a"/>
        <w:rPr>
          <w:rFonts w:hint="cs"/>
          <w:rtl/>
        </w:rPr>
      </w:pPr>
    </w:p>
    <w:p w14:paraId="39342E06" w14:textId="77777777" w:rsidR="00000000" w:rsidRDefault="007C71EE">
      <w:pPr>
        <w:pStyle w:val="a"/>
        <w:rPr>
          <w:rFonts w:hint="cs"/>
          <w:rtl/>
        </w:rPr>
      </w:pPr>
      <w:r>
        <w:rPr>
          <w:rFonts w:hint="cs"/>
          <w:rtl/>
        </w:rPr>
        <w:t>כאשר שאלתי את מנכ"ל רשות השידור, כמה ערבים משלמים אגרת רשות השידור, הוא אמר לי שהוא גובה בסך הכול 5% - - -</w:t>
      </w:r>
    </w:p>
    <w:p w14:paraId="21D66DDB" w14:textId="77777777" w:rsidR="00000000" w:rsidRDefault="007C71EE">
      <w:pPr>
        <w:pStyle w:val="a"/>
        <w:rPr>
          <w:rFonts w:hint="cs"/>
          <w:rtl/>
        </w:rPr>
      </w:pPr>
    </w:p>
    <w:p w14:paraId="3A411D96" w14:textId="77777777" w:rsidR="00000000" w:rsidRDefault="007C71EE">
      <w:pPr>
        <w:pStyle w:val="ac"/>
        <w:rPr>
          <w:rtl/>
        </w:rPr>
      </w:pPr>
      <w:r>
        <w:rPr>
          <w:rFonts w:hint="eastAsia"/>
          <w:rtl/>
        </w:rPr>
        <w:t>אחמד</w:t>
      </w:r>
      <w:r>
        <w:rPr>
          <w:rtl/>
        </w:rPr>
        <w:t xml:space="preserve"> טיבי (חד"ש-תע"ל):</w:t>
      </w:r>
    </w:p>
    <w:p w14:paraId="6F18D1B7" w14:textId="77777777" w:rsidR="00000000" w:rsidRDefault="007C71EE">
      <w:pPr>
        <w:pStyle w:val="a"/>
        <w:rPr>
          <w:rFonts w:hint="cs"/>
          <w:rtl/>
        </w:rPr>
      </w:pPr>
    </w:p>
    <w:p w14:paraId="26324B99" w14:textId="77777777" w:rsidR="00000000" w:rsidRDefault="007C71EE">
      <w:pPr>
        <w:pStyle w:val="a"/>
        <w:rPr>
          <w:rFonts w:hint="cs"/>
          <w:rtl/>
        </w:rPr>
      </w:pPr>
      <w:r>
        <w:rPr>
          <w:rFonts w:hint="cs"/>
          <w:rtl/>
        </w:rPr>
        <w:t>כי הם הכי</w:t>
      </w:r>
      <w:r>
        <w:rPr>
          <w:rFonts w:hint="cs"/>
          <w:rtl/>
        </w:rPr>
        <w:t xml:space="preserve"> עניים. </w:t>
      </w:r>
    </w:p>
    <w:p w14:paraId="728AF8A2" w14:textId="77777777" w:rsidR="00000000" w:rsidRDefault="007C71EE">
      <w:pPr>
        <w:pStyle w:val="a"/>
        <w:rPr>
          <w:rFonts w:hint="cs"/>
          <w:rtl/>
        </w:rPr>
      </w:pPr>
    </w:p>
    <w:p w14:paraId="587146B3" w14:textId="77777777" w:rsidR="00000000" w:rsidRDefault="007C71EE">
      <w:pPr>
        <w:pStyle w:val="SpeakerCon"/>
        <w:rPr>
          <w:rtl/>
        </w:rPr>
      </w:pPr>
      <w:bookmarkStart w:id="485" w:name="FS000001040T26_05_2003_21_15_35"/>
      <w:bookmarkEnd w:id="485"/>
      <w:r>
        <w:rPr>
          <w:rFonts w:hint="eastAsia"/>
          <w:rtl/>
        </w:rPr>
        <w:t>יחיאל</w:t>
      </w:r>
      <w:r>
        <w:rPr>
          <w:rtl/>
        </w:rPr>
        <w:t xml:space="preserve"> חזן (הליכוד):</w:t>
      </w:r>
    </w:p>
    <w:p w14:paraId="0CB237F1" w14:textId="77777777" w:rsidR="00000000" w:rsidRDefault="007C71EE">
      <w:pPr>
        <w:pStyle w:val="a"/>
        <w:rPr>
          <w:rFonts w:hint="cs"/>
          <w:rtl/>
        </w:rPr>
      </w:pPr>
    </w:p>
    <w:p w14:paraId="2C18D625" w14:textId="77777777" w:rsidR="00000000" w:rsidRDefault="007C71EE">
      <w:pPr>
        <w:pStyle w:val="a"/>
        <w:rPr>
          <w:rFonts w:hint="cs"/>
          <w:rtl/>
        </w:rPr>
      </w:pPr>
      <w:r>
        <w:rPr>
          <w:rFonts w:hint="cs"/>
          <w:rtl/>
        </w:rPr>
        <w:t xml:space="preserve">לא, כי הם הקומבינטורים של המדינה הזאת, כי הם לא משלמים מסים, הם לא משלמים אגרות, הם לא משלמים דבר, הם חיים על חשבון המסים של הישראלים שהם טובים וכן משלמים. </w:t>
      </w:r>
    </w:p>
    <w:p w14:paraId="4FDC08C1" w14:textId="77777777" w:rsidR="00000000" w:rsidRDefault="007C71EE">
      <w:pPr>
        <w:pStyle w:val="a"/>
        <w:rPr>
          <w:rFonts w:hint="cs"/>
          <w:rtl/>
        </w:rPr>
      </w:pPr>
    </w:p>
    <w:p w14:paraId="4748C09C" w14:textId="77777777" w:rsidR="00000000" w:rsidRDefault="007C71EE">
      <w:pPr>
        <w:pStyle w:val="ac"/>
        <w:rPr>
          <w:rtl/>
        </w:rPr>
      </w:pPr>
      <w:r>
        <w:rPr>
          <w:rFonts w:hint="eastAsia"/>
          <w:rtl/>
        </w:rPr>
        <w:t>דוד</w:t>
      </w:r>
      <w:r>
        <w:rPr>
          <w:rtl/>
        </w:rPr>
        <w:t xml:space="preserve"> טל (עם אחד):</w:t>
      </w:r>
    </w:p>
    <w:p w14:paraId="4D11FB1C" w14:textId="77777777" w:rsidR="00000000" w:rsidRDefault="007C71EE">
      <w:pPr>
        <w:pStyle w:val="a"/>
        <w:rPr>
          <w:rFonts w:hint="cs"/>
          <w:rtl/>
        </w:rPr>
      </w:pPr>
    </w:p>
    <w:p w14:paraId="45DB443A" w14:textId="77777777" w:rsidR="00000000" w:rsidRDefault="007C71EE">
      <w:pPr>
        <w:pStyle w:val="a"/>
        <w:rPr>
          <w:rFonts w:hint="cs"/>
          <w:rtl/>
        </w:rPr>
      </w:pPr>
      <w:r>
        <w:rPr>
          <w:rFonts w:hint="cs"/>
          <w:rtl/>
        </w:rPr>
        <w:t xml:space="preserve">תכניס אותם לבית-סוהר. </w:t>
      </w:r>
    </w:p>
    <w:p w14:paraId="07D543DC" w14:textId="77777777" w:rsidR="00000000" w:rsidRDefault="007C71EE">
      <w:pPr>
        <w:pStyle w:val="a"/>
        <w:rPr>
          <w:rFonts w:hint="cs"/>
          <w:rtl/>
        </w:rPr>
      </w:pPr>
    </w:p>
    <w:p w14:paraId="1B98F9C9" w14:textId="77777777" w:rsidR="00000000" w:rsidRDefault="007C71EE">
      <w:pPr>
        <w:pStyle w:val="SpeakerCon"/>
        <w:rPr>
          <w:rtl/>
        </w:rPr>
      </w:pPr>
      <w:bookmarkStart w:id="486" w:name="FS000001040T26_05_2003_21_16_22"/>
      <w:bookmarkEnd w:id="486"/>
      <w:r>
        <w:rPr>
          <w:rFonts w:hint="eastAsia"/>
          <w:rtl/>
        </w:rPr>
        <w:t>יחיאל</w:t>
      </w:r>
      <w:r>
        <w:rPr>
          <w:rtl/>
        </w:rPr>
        <w:t xml:space="preserve"> חזן (הליכוד):</w:t>
      </w:r>
    </w:p>
    <w:p w14:paraId="56B34399" w14:textId="77777777" w:rsidR="00000000" w:rsidRDefault="007C71EE">
      <w:pPr>
        <w:pStyle w:val="a"/>
        <w:rPr>
          <w:rFonts w:hint="cs"/>
          <w:rtl/>
        </w:rPr>
      </w:pPr>
    </w:p>
    <w:p w14:paraId="36352B89" w14:textId="77777777" w:rsidR="00000000" w:rsidRDefault="007C71EE">
      <w:pPr>
        <w:pStyle w:val="a"/>
        <w:rPr>
          <w:rFonts w:hint="cs"/>
          <w:rtl/>
        </w:rPr>
      </w:pPr>
      <w:r>
        <w:rPr>
          <w:rFonts w:hint="cs"/>
          <w:rtl/>
        </w:rPr>
        <w:t>ולכן</w:t>
      </w:r>
      <w:r>
        <w:rPr>
          <w:rFonts w:hint="cs"/>
          <w:rtl/>
        </w:rPr>
        <w:t xml:space="preserve"> ביקשתי ממנו שלפחות אותם ערבים שמתאשפזים בבית-חולים, ולפעמים מבקשים לראות את ערפאת בטלוויזיה, שבאמת אני אפטור אותם. אבל לא רק אותם אני אפטור מהאגרה, אני אפטור גם אותם זקנים ואותם חלשים שצריכים לקבל פתרון, כדי שלא ישלמו כפל אגרה. </w:t>
      </w:r>
    </w:p>
    <w:p w14:paraId="30D3F047" w14:textId="77777777" w:rsidR="00000000" w:rsidRDefault="007C71EE">
      <w:pPr>
        <w:pStyle w:val="a"/>
        <w:rPr>
          <w:rFonts w:hint="cs"/>
          <w:rtl/>
        </w:rPr>
      </w:pPr>
    </w:p>
    <w:p w14:paraId="4DB58E89" w14:textId="77777777" w:rsidR="00000000" w:rsidRDefault="007C71EE">
      <w:pPr>
        <w:pStyle w:val="ac"/>
        <w:rPr>
          <w:rtl/>
        </w:rPr>
      </w:pPr>
      <w:r>
        <w:rPr>
          <w:rFonts w:hint="eastAsia"/>
          <w:rtl/>
        </w:rPr>
        <w:t>אחמד</w:t>
      </w:r>
      <w:r>
        <w:rPr>
          <w:rtl/>
        </w:rPr>
        <w:t xml:space="preserve"> טיבי (חד"ש-תע"ל):</w:t>
      </w:r>
    </w:p>
    <w:p w14:paraId="492A0732" w14:textId="77777777" w:rsidR="00000000" w:rsidRDefault="007C71EE">
      <w:pPr>
        <w:pStyle w:val="a"/>
        <w:rPr>
          <w:rFonts w:hint="cs"/>
          <w:rtl/>
        </w:rPr>
      </w:pPr>
    </w:p>
    <w:p w14:paraId="6C62D271" w14:textId="77777777" w:rsidR="00000000" w:rsidRDefault="007C71EE">
      <w:pPr>
        <w:pStyle w:val="a"/>
        <w:rPr>
          <w:rFonts w:hint="cs"/>
          <w:rtl/>
        </w:rPr>
      </w:pPr>
      <w:r>
        <w:rPr>
          <w:rFonts w:hint="cs"/>
          <w:rtl/>
        </w:rPr>
        <w:t>-</w:t>
      </w:r>
      <w:r>
        <w:rPr>
          <w:rFonts w:hint="cs"/>
          <w:rtl/>
        </w:rPr>
        <w:t xml:space="preserve"> - -</w:t>
      </w:r>
    </w:p>
    <w:p w14:paraId="26302B9E" w14:textId="77777777" w:rsidR="00000000" w:rsidRDefault="007C71EE">
      <w:pPr>
        <w:pStyle w:val="a"/>
        <w:rPr>
          <w:rFonts w:hint="cs"/>
          <w:rtl/>
        </w:rPr>
      </w:pPr>
    </w:p>
    <w:p w14:paraId="21061BE6" w14:textId="77777777" w:rsidR="00000000" w:rsidRDefault="007C71EE">
      <w:pPr>
        <w:pStyle w:val="SpeakerCon"/>
        <w:rPr>
          <w:rtl/>
        </w:rPr>
      </w:pPr>
      <w:bookmarkStart w:id="487" w:name="FS000001040T26_05_2003_21_17_39"/>
      <w:bookmarkEnd w:id="487"/>
    </w:p>
    <w:p w14:paraId="026915AF" w14:textId="77777777" w:rsidR="00000000" w:rsidRDefault="007C71EE">
      <w:pPr>
        <w:pStyle w:val="SpeakerCon"/>
        <w:rPr>
          <w:rtl/>
        </w:rPr>
      </w:pPr>
      <w:r>
        <w:rPr>
          <w:rFonts w:hint="eastAsia"/>
          <w:rtl/>
        </w:rPr>
        <w:t>יחיאל</w:t>
      </w:r>
      <w:r>
        <w:rPr>
          <w:rtl/>
        </w:rPr>
        <w:t xml:space="preserve"> חזן (הליכוד):</w:t>
      </w:r>
    </w:p>
    <w:p w14:paraId="147186DC" w14:textId="77777777" w:rsidR="00000000" w:rsidRDefault="007C71EE">
      <w:pPr>
        <w:pStyle w:val="a"/>
        <w:rPr>
          <w:rFonts w:hint="cs"/>
          <w:rtl/>
        </w:rPr>
      </w:pPr>
    </w:p>
    <w:p w14:paraId="624F66CF" w14:textId="77777777" w:rsidR="00000000" w:rsidRDefault="007C71EE">
      <w:pPr>
        <w:pStyle w:val="a"/>
        <w:rPr>
          <w:rFonts w:hint="cs"/>
          <w:rtl/>
        </w:rPr>
      </w:pPr>
      <w:r>
        <w:rPr>
          <w:rFonts w:hint="cs"/>
          <w:rtl/>
        </w:rPr>
        <w:t xml:space="preserve">כאשר הסתייגתי הייתי משוכנע שהממשלה לא תסכים, ולכן הסתייגתי. אך אני מבשר לך שלשמחתי שר האוצר הביע נכונות לוותר על אותה אגרה שנגבית בבתי-החולים ובמועדוני הקשישים. </w:t>
      </w:r>
    </w:p>
    <w:p w14:paraId="1B280F95" w14:textId="77777777" w:rsidR="00000000" w:rsidRDefault="007C71EE">
      <w:pPr>
        <w:pStyle w:val="a"/>
        <w:rPr>
          <w:rFonts w:hint="cs"/>
          <w:rtl/>
        </w:rPr>
      </w:pPr>
    </w:p>
    <w:p w14:paraId="6AEA8EAF" w14:textId="77777777" w:rsidR="00000000" w:rsidRDefault="007C71EE">
      <w:pPr>
        <w:pStyle w:val="ac"/>
        <w:rPr>
          <w:rtl/>
        </w:rPr>
      </w:pPr>
      <w:r>
        <w:rPr>
          <w:rFonts w:hint="eastAsia"/>
          <w:rtl/>
        </w:rPr>
        <w:t>דוד</w:t>
      </w:r>
      <w:r>
        <w:rPr>
          <w:rtl/>
        </w:rPr>
        <w:t xml:space="preserve"> טל (עם אחד):</w:t>
      </w:r>
    </w:p>
    <w:p w14:paraId="4370BB52" w14:textId="77777777" w:rsidR="00000000" w:rsidRDefault="007C71EE">
      <w:pPr>
        <w:pStyle w:val="a"/>
        <w:rPr>
          <w:rFonts w:hint="cs"/>
          <w:rtl/>
        </w:rPr>
      </w:pPr>
    </w:p>
    <w:p w14:paraId="56CF1A6B" w14:textId="77777777" w:rsidR="00000000" w:rsidRDefault="007C71EE">
      <w:pPr>
        <w:pStyle w:val="a"/>
        <w:rPr>
          <w:rFonts w:hint="cs"/>
          <w:rtl/>
        </w:rPr>
      </w:pPr>
      <w:r>
        <w:rPr>
          <w:rFonts w:hint="cs"/>
          <w:rtl/>
        </w:rPr>
        <w:t>מדוע השארת את ההסתייגות?</w:t>
      </w:r>
    </w:p>
    <w:p w14:paraId="62356EB5" w14:textId="77777777" w:rsidR="00000000" w:rsidRDefault="007C71EE">
      <w:pPr>
        <w:pStyle w:val="a"/>
        <w:rPr>
          <w:rFonts w:hint="cs"/>
          <w:rtl/>
        </w:rPr>
      </w:pPr>
    </w:p>
    <w:p w14:paraId="36E50EEA" w14:textId="77777777" w:rsidR="00000000" w:rsidRDefault="007C71EE">
      <w:pPr>
        <w:pStyle w:val="SpeakerCon"/>
        <w:rPr>
          <w:rtl/>
        </w:rPr>
      </w:pPr>
      <w:bookmarkStart w:id="488" w:name="FS000001040T26_05_2003_21_18_29"/>
      <w:bookmarkEnd w:id="488"/>
      <w:r>
        <w:rPr>
          <w:rFonts w:hint="eastAsia"/>
          <w:rtl/>
        </w:rPr>
        <w:t>יחיאל</w:t>
      </w:r>
      <w:r>
        <w:rPr>
          <w:rtl/>
        </w:rPr>
        <w:t xml:space="preserve"> חזן (הליכוד):</w:t>
      </w:r>
    </w:p>
    <w:p w14:paraId="0C79F5D6" w14:textId="77777777" w:rsidR="00000000" w:rsidRDefault="007C71EE">
      <w:pPr>
        <w:pStyle w:val="a"/>
        <w:rPr>
          <w:rFonts w:hint="cs"/>
          <w:rtl/>
        </w:rPr>
      </w:pPr>
    </w:p>
    <w:p w14:paraId="3DD8C984" w14:textId="77777777" w:rsidR="00000000" w:rsidRDefault="007C71EE">
      <w:pPr>
        <w:pStyle w:val="a"/>
        <w:rPr>
          <w:rFonts w:hint="cs"/>
          <w:rtl/>
        </w:rPr>
      </w:pPr>
      <w:r>
        <w:rPr>
          <w:rFonts w:hint="cs"/>
          <w:rtl/>
        </w:rPr>
        <w:t>כיוון שאז הם לא הסכימו לוותר. כאשר הסכימו לוותר, ושר התמ"ת גם כן היה פה והודיע שהוא קיבל את ההסכמה - - -</w:t>
      </w:r>
    </w:p>
    <w:p w14:paraId="40B79E53" w14:textId="77777777" w:rsidR="00000000" w:rsidRDefault="007C71EE">
      <w:pPr>
        <w:pStyle w:val="a"/>
        <w:rPr>
          <w:rFonts w:hint="cs"/>
          <w:rtl/>
        </w:rPr>
      </w:pPr>
    </w:p>
    <w:p w14:paraId="5F41BA08" w14:textId="77777777" w:rsidR="00000000" w:rsidRDefault="007C71EE">
      <w:pPr>
        <w:pStyle w:val="ac"/>
        <w:rPr>
          <w:rtl/>
        </w:rPr>
      </w:pPr>
      <w:r>
        <w:rPr>
          <w:rFonts w:hint="eastAsia"/>
          <w:rtl/>
        </w:rPr>
        <w:t>דוד</w:t>
      </w:r>
      <w:r>
        <w:rPr>
          <w:rtl/>
        </w:rPr>
        <w:t xml:space="preserve"> טל (עם אחד):</w:t>
      </w:r>
    </w:p>
    <w:p w14:paraId="778AA39D" w14:textId="77777777" w:rsidR="00000000" w:rsidRDefault="007C71EE">
      <w:pPr>
        <w:pStyle w:val="a"/>
        <w:rPr>
          <w:rFonts w:hint="cs"/>
          <w:rtl/>
        </w:rPr>
      </w:pPr>
    </w:p>
    <w:p w14:paraId="1CB3AEA8" w14:textId="77777777" w:rsidR="00000000" w:rsidRDefault="007C71EE">
      <w:pPr>
        <w:pStyle w:val="a"/>
        <w:rPr>
          <w:rFonts w:hint="cs"/>
          <w:rtl/>
        </w:rPr>
      </w:pPr>
      <w:r>
        <w:rPr>
          <w:rFonts w:hint="cs"/>
          <w:rtl/>
        </w:rPr>
        <w:t xml:space="preserve">נראה שהלחץ שלי ושל טיבי עזר לך לשנות את דעתם. </w:t>
      </w:r>
    </w:p>
    <w:p w14:paraId="344016CF" w14:textId="77777777" w:rsidR="00000000" w:rsidRDefault="007C71EE">
      <w:pPr>
        <w:pStyle w:val="a"/>
        <w:rPr>
          <w:rFonts w:hint="cs"/>
          <w:rtl/>
        </w:rPr>
      </w:pPr>
    </w:p>
    <w:p w14:paraId="19B7CA62" w14:textId="77777777" w:rsidR="00000000" w:rsidRDefault="007C71EE">
      <w:pPr>
        <w:pStyle w:val="SpeakerCon"/>
        <w:rPr>
          <w:rtl/>
        </w:rPr>
      </w:pPr>
      <w:bookmarkStart w:id="489" w:name="FS000001040T26_05_2003_21_19_14"/>
      <w:bookmarkEnd w:id="489"/>
      <w:r>
        <w:rPr>
          <w:rFonts w:hint="eastAsia"/>
          <w:rtl/>
        </w:rPr>
        <w:t>יחיאל</w:t>
      </w:r>
      <w:r>
        <w:rPr>
          <w:rtl/>
        </w:rPr>
        <w:t xml:space="preserve"> חזן (הליכוד):</w:t>
      </w:r>
    </w:p>
    <w:p w14:paraId="3ADBDA82" w14:textId="77777777" w:rsidR="00000000" w:rsidRDefault="007C71EE">
      <w:pPr>
        <w:pStyle w:val="a"/>
        <w:rPr>
          <w:rFonts w:hint="cs"/>
          <w:rtl/>
        </w:rPr>
      </w:pPr>
    </w:p>
    <w:p w14:paraId="1F5A7CF4" w14:textId="77777777" w:rsidR="00000000" w:rsidRDefault="007C71EE">
      <w:pPr>
        <w:pStyle w:val="a"/>
        <w:rPr>
          <w:rFonts w:hint="cs"/>
          <w:rtl/>
        </w:rPr>
      </w:pPr>
      <w:r>
        <w:rPr>
          <w:rFonts w:hint="cs"/>
          <w:rtl/>
        </w:rPr>
        <w:t xml:space="preserve">אני מעריך את העזרה שלך לזקנים. אבל אני מבקש ממך, חבר הכנסת דוד </w:t>
      </w:r>
      <w:r>
        <w:rPr>
          <w:rFonts w:hint="cs"/>
          <w:rtl/>
        </w:rPr>
        <w:t>טל, שתבקש מחברך אחמד טיבי שיפעל במגזר הערבי שישלמו לא רק אגרת טלוויזיה, שישלמו מסים, כי אצלם בונים דירות של 500 מטר, של 600 מטר, אבל ארנונה לא משלמים. ומפני שהם לא משלמים ארנונה קשה שם מאוד לנהל את הרשות, ואז בא ידידי היקר אחמד טיבי ומבקש עזרה מהממשלה, שתפ</w:t>
      </w:r>
      <w:r>
        <w:rPr>
          <w:rFonts w:hint="cs"/>
          <w:rtl/>
        </w:rPr>
        <w:t>תח שם, שתיתן מענקי איזון, אבל הממשלה הזאת כבר נגמר לה הכסף. אין כסף יותר.</w:t>
      </w:r>
    </w:p>
    <w:p w14:paraId="6D785A4E" w14:textId="77777777" w:rsidR="00000000" w:rsidRDefault="007C71EE">
      <w:pPr>
        <w:pStyle w:val="a"/>
        <w:rPr>
          <w:rFonts w:hint="cs"/>
          <w:rtl/>
        </w:rPr>
      </w:pPr>
    </w:p>
    <w:p w14:paraId="3D2D4EFC" w14:textId="77777777" w:rsidR="00000000" w:rsidRDefault="007C71EE">
      <w:pPr>
        <w:pStyle w:val="ac"/>
        <w:rPr>
          <w:rtl/>
        </w:rPr>
      </w:pPr>
      <w:r>
        <w:rPr>
          <w:rFonts w:hint="eastAsia"/>
          <w:rtl/>
        </w:rPr>
        <w:t>אחמד</w:t>
      </w:r>
      <w:r>
        <w:rPr>
          <w:rtl/>
        </w:rPr>
        <w:t xml:space="preserve"> טיבי (חד"ש-תע"ל):</w:t>
      </w:r>
    </w:p>
    <w:p w14:paraId="0E3BDBB6" w14:textId="77777777" w:rsidR="00000000" w:rsidRDefault="007C71EE">
      <w:pPr>
        <w:pStyle w:val="a"/>
        <w:rPr>
          <w:rFonts w:hint="cs"/>
          <w:rtl/>
        </w:rPr>
      </w:pPr>
    </w:p>
    <w:p w14:paraId="29689781" w14:textId="77777777" w:rsidR="00000000" w:rsidRDefault="007C71EE">
      <w:pPr>
        <w:pStyle w:val="a"/>
        <w:rPr>
          <w:rFonts w:hint="cs"/>
          <w:rtl/>
        </w:rPr>
      </w:pPr>
      <w:r>
        <w:rPr>
          <w:rFonts w:hint="cs"/>
          <w:rtl/>
        </w:rPr>
        <w:t xml:space="preserve">בגלל ההתנחלויות. </w:t>
      </w:r>
    </w:p>
    <w:p w14:paraId="2C890728" w14:textId="77777777" w:rsidR="00000000" w:rsidRDefault="007C71EE">
      <w:pPr>
        <w:pStyle w:val="a"/>
        <w:rPr>
          <w:rFonts w:hint="cs"/>
          <w:rtl/>
        </w:rPr>
      </w:pPr>
    </w:p>
    <w:p w14:paraId="1FE45476" w14:textId="77777777" w:rsidR="00000000" w:rsidRDefault="007C71EE">
      <w:pPr>
        <w:pStyle w:val="SpeakerCon"/>
        <w:rPr>
          <w:rtl/>
        </w:rPr>
      </w:pPr>
      <w:bookmarkStart w:id="490" w:name="FS000001040T26_05_2003_21_21_05"/>
      <w:bookmarkEnd w:id="490"/>
      <w:r>
        <w:rPr>
          <w:rFonts w:hint="eastAsia"/>
          <w:rtl/>
        </w:rPr>
        <w:t>יחיאל</w:t>
      </w:r>
      <w:r>
        <w:rPr>
          <w:rtl/>
        </w:rPr>
        <w:t xml:space="preserve"> חזן (הליכוד):</w:t>
      </w:r>
    </w:p>
    <w:p w14:paraId="1588FEEC" w14:textId="77777777" w:rsidR="00000000" w:rsidRDefault="007C71EE">
      <w:pPr>
        <w:pStyle w:val="a"/>
        <w:rPr>
          <w:rFonts w:hint="cs"/>
          <w:rtl/>
        </w:rPr>
      </w:pPr>
    </w:p>
    <w:p w14:paraId="43A86539" w14:textId="77777777" w:rsidR="00000000" w:rsidRDefault="007C71EE">
      <w:pPr>
        <w:pStyle w:val="a"/>
        <w:rPr>
          <w:rFonts w:hint="cs"/>
          <w:rtl/>
        </w:rPr>
      </w:pPr>
      <w:r>
        <w:rPr>
          <w:rFonts w:hint="cs"/>
          <w:rtl/>
        </w:rPr>
        <w:t>בגלל פואד שיושב פה אתי ובגללך שהבאתם עלינו את אסון אוסלו. כי כל עוד לא היה אוסלו - - -</w:t>
      </w:r>
    </w:p>
    <w:p w14:paraId="2E400C1B" w14:textId="77777777" w:rsidR="00000000" w:rsidRDefault="007C71EE">
      <w:pPr>
        <w:pStyle w:val="a"/>
        <w:rPr>
          <w:rFonts w:hint="cs"/>
          <w:rtl/>
        </w:rPr>
      </w:pPr>
    </w:p>
    <w:p w14:paraId="6A1D3DD3" w14:textId="77777777" w:rsidR="00000000" w:rsidRDefault="007C71EE">
      <w:pPr>
        <w:pStyle w:val="ac"/>
        <w:rPr>
          <w:rtl/>
        </w:rPr>
      </w:pPr>
      <w:r>
        <w:rPr>
          <w:rFonts w:hint="eastAsia"/>
          <w:rtl/>
        </w:rPr>
        <w:t>רן</w:t>
      </w:r>
      <w:r>
        <w:rPr>
          <w:rtl/>
        </w:rPr>
        <w:t xml:space="preserve"> כהן (מרצ):</w:t>
      </w:r>
    </w:p>
    <w:p w14:paraId="7ED9B592" w14:textId="77777777" w:rsidR="00000000" w:rsidRDefault="007C71EE">
      <w:pPr>
        <w:pStyle w:val="a"/>
        <w:rPr>
          <w:rFonts w:hint="cs"/>
          <w:rtl/>
        </w:rPr>
      </w:pPr>
    </w:p>
    <w:p w14:paraId="01178DCA" w14:textId="77777777" w:rsidR="00000000" w:rsidRDefault="007C71EE">
      <w:pPr>
        <w:pStyle w:val="a"/>
        <w:rPr>
          <w:rFonts w:hint="cs"/>
          <w:rtl/>
        </w:rPr>
      </w:pPr>
      <w:r>
        <w:rPr>
          <w:rFonts w:hint="cs"/>
          <w:rtl/>
        </w:rPr>
        <w:t>אתמול קיבלתם א</w:t>
      </w:r>
      <w:r>
        <w:rPr>
          <w:rFonts w:hint="cs"/>
          <w:rtl/>
        </w:rPr>
        <w:t xml:space="preserve">ת מפת הדרכים. </w:t>
      </w:r>
    </w:p>
    <w:p w14:paraId="7FA739A6" w14:textId="77777777" w:rsidR="00000000" w:rsidRDefault="007C71EE">
      <w:pPr>
        <w:pStyle w:val="a"/>
        <w:rPr>
          <w:rFonts w:hint="cs"/>
          <w:rtl/>
        </w:rPr>
      </w:pPr>
    </w:p>
    <w:p w14:paraId="4D5B8925" w14:textId="77777777" w:rsidR="00000000" w:rsidRDefault="007C71EE">
      <w:pPr>
        <w:pStyle w:val="ac"/>
        <w:rPr>
          <w:rtl/>
        </w:rPr>
      </w:pPr>
      <w:r>
        <w:rPr>
          <w:rFonts w:hint="eastAsia"/>
          <w:rtl/>
        </w:rPr>
        <w:t>אחמד</w:t>
      </w:r>
      <w:r>
        <w:rPr>
          <w:rtl/>
        </w:rPr>
        <w:t xml:space="preserve"> טיבי (חד"ש-תע"ל):</w:t>
      </w:r>
    </w:p>
    <w:p w14:paraId="4BA92EC7" w14:textId="77777777" w:rsidR="00000000" w:rsidRDefault="007C71EE">
      <w:pPr>
        <w:pStyle w:val="a"/>
        <w:rPr>
          <w:rFonts w:hint="cs"/>
          <w:rtl/>
        </w:rPr>
      </w:pPr>
    </w:p>
    <w:p w14:paraId="34745612" w14:textId="77777777" w:rsidR="00000000" w:rsidRDefault="007C71EE">
      <w:pPr>
        <w:pStyle w:val="a"/>
        <w:rPr>
          <w:rFonts w:hint="cs"/>
          <w:rtl/>
        </w:rPr>
      </w:pPr>
      <w:r>
        <w:rPr>
          <w:rFonts w:hint="cs"/>
          <w:rtl/>
        </w:rPr>
        <w:t xml:space="preserve">יש כיבוש או אין כיבוש? </w:t>
      </w:r>
    </w:p>
    <w:p w14:paraId="6E16B8D8" w14:textId="77777777" w:rsidR="00000000" w:rsidRDefault="007C71EE">
      <w:pPr>
        <w:pStyle w:val="a"/>
        <w:rPr>
          <w:rFonts w:hint="cs"/>
          <w:rtl/>
        </w:rPr>
      </w:pPr>
    </w:p>
    <w:p w14:paraId="78BE1B2B" w14:textId="77777777" w:rsidR="00000000" w:rsidRDefault="007C71EE">
      <w:pPr>
        <w:pStyle w:val="ac"/>
        <w:rPr>
          <w:rtl/>
        </w:rPr>
      </w:pPr>
      <w:r>
        <w:rPr>
          <w:rFonts w:hint="eastAsia"/>
          <w:rtl/>
        </w:rPr>
        <w:t>רן</w:t>
      </w:r>
      <w:r>
        <w:rPr>
          <w:rtl/>
        </w:rPr>
        <w:t xml:space="preserve"> כהן (מרצ):</w:t>
      </w:r>
    </w:p>
    <w:p w14:paraId="3025459F" w14:textId="77777777" w:rsidR="00000000" w:rsidRDefault="007C71EE">
      <w:pPr>
        <w:pStyle w:val="a"/>
        <w:rPr>
          <w:rFonts w:hint="cs"/>
          <w:rtl/>
        </w:rPr>
      </w:pPr>
    </w:p>
    <w:p w14:paraId="20ECA820" w14:textId="77777777" w:rsidR="00000000" w:rsidRDefault="007C71EE">
      <w:pPr>
        <w:pStyle w:val="a"/>
        <w:rPr>
          <w:rFonts w:hint="cs"/>
          <w:rtl/>
        </w:rPr>
      </w:pPr>
      <w:r>
        <w:rPr>
          <w:rFonts w:hint="cs"/>
          <w:rtl/>
        </w:rPr>
        <w:t xml:space="preserve">- - - </w:t>
      </w:r>
    </w:p>
    <w:p w14:paraId="31FA926B" w14:textId="77777777" w:rsidR="00000000" w:rsidRDefault="007C71EE">
      <w:pPr>
        <w:pStyle w:val="a"/>
        <w:rPr>
          <w:rFonts w:hint="cs"/>
          <w:rtl/>
        </w:rPr>
      </w:pPr>
    </w:p>
    <w:p w14:paraId="74CFCE96" w14:textId="77777777" w:rsidR="00000000" w:rsidRDefault="007C71EE">
      <w:pPr>
        <w:pStyle w:val="SpeakerCon"/>
        <w:rPr>
          <w:rtl/>
        </w:rPr>
      </w:pPr>
      <w:bookmarkStart w:id="491" w:name="FS000001040T26_05_2003_21_22_05"/>
      <w:bookmarkEnd w:id="491"/>
      <w:r>
        <w:rPr>
          <w:rFonts w:hint="eastAsia"/>
          <w:rtl/>
        </w:rPr>
        <w:t>יחיאל</w:t>
      </w:r>
      <w:r>
        <w:rPr>
          <w:rtl/>
        </w:rPr>
        <w:t xml:space="preserve"> חזן (הליכוד):</w:t>
      </w:r>
    </w:p>
    <w:p w14:paraId="633547C7" w14:textId="77777777" w:rsidR="00000000" w:rsidRDefault="007C71EE">
      <w:pPr>
        <w:pStyle w:val="a"/>
        <w:rPr>
          <w:rFonts w:hint="cs"/>
          <w:rtl/>
        </w:rPr>
      </w:pPr>
    </w:p>
    <w:p w14:paraId="0E0F7DBB" w14:textId="77777777" w:rsidR="00000000" w:rsidRDefault="007C71EE">
      <w:pPr>
        <w:pStyle w:val="a"/>
        <w:rPr>
          <w:rFonts w:hint="cs"/>
          <w:rtl/>
        </w:rPr>
      </w:pPr>
      <w:r>
        <w:rPr>
          <w:rFonts w:hint="cs"/>
          <w:rtl/>
        </w:rPr>
        <w:t xml:space="preserve">גם בגללך, רן כהן. ברוב חוצפתכם אתם </w:t>
      </w:r>
      <w:r>
        <w:rPr>
          <w:rtl/>
        </w:rPr>
        <w:t>–</w:t>
      </w:r>
      <w:r>
        <w:rPr>
          <w:rFonts w:hint="cs"/>
          <w:rtl/>
        </w:rPr>
        <w:t xml:space="preserve"> לא יעזור לכם, אתם אלה שהבאתם על העם הזה את האסון של אוסלו. בגלל אוסלו אנשים לא הולכים לבתי-קפה, כי שם מתפוצצים</w:t>
      </w:r>
      <w:r>
        <w:rPr>
          <w:rFonts w:hint="cs"/>
          <w:rtl/>
        </w:rPr>
        <w:t xml:space="preserve">. בגלל אוסלו שאתם הבאתם עלינו יש מצב כלכלי קשה. </w:t>
      </w:r>
    </w:p>
    <w:p w14:paraId="035719A6" w14:textId="77777777" w:rsidR="00000000" w:rsidRDefault="007C71EE">
      <w:pPr>
        <w:pStyle w:val="a"/>
        <w:rPr>
          <w:rFonts w:hint="cs"/>
          <w:rtl/>
        </w:rPr>
      </w:pPr>
    </w:p>
    <w:p w14:paraId="3F7F96F3" w14:textId="77777777" w:rsidR="00000000" w:rsidRDefault="007C71EE">
      <w:pPr>
        <w:pStyle w:val="ac"/>
        <w:rPr>
          <w:rtl/>
        </w:rPr>
      </w:pPr>
      <w:r>
        <w:rPr>
          <w:rFonts w:hint="eastAsia"/>
          <w:rtl/>
        </w:rPr>
        <w:t>אחמד</w:t>
      </w:r>
      <w:r>
        <w:rPr>
          <w:rtl/>
        </w:rPr>
        <w:t xml:space="preserve"> טיבי (חד"ש-תע"ל):</w:t>
      </w:r>
    </w:p>
    <w:p w14:paraId="1CCEB11C" w14:textId="77777777" w:rsidR="00000000" w:rsidRDefault="007C71EE">
      <w:pPr>
        <w:pStyle w:val="a"/>
        <w:rPr>
          <w:rFonts w:hint="cs"/>
          <w:rtl/>
        </w:rPr>
      </w:pPr>
    </w:p>
    <w:p w14:paraId="406D47ED" w14:textId="77777777" w:rsidR="00000000" w:rsidRDefault="007C71EE">
      <w:pPr>
        <w:pStyle w:val="a"/>
        <w:rPr>
          <w:rFonts w:hint="cs"/>
          <w:rtl/>
        </w:rPr>
      </w:pPr>
      <w:r>
        <w:rPr>
          <w:rFonts w:hint="cs"/>
          <w:rtl/>
        </w:rPr>
        <w:t>מה עם הקשישים?</w:t>
      </w:r>
    </w:p>
    <w:p w14:paraId="3B6D3740" w14:textId="77777777" w:rsidR="00000000" w:rsidRDefault="007C71EE">
      <w:pPr>
        <w:pStyle w:val="a"/>
        <w:rPr>
          <w:rFonts w:hint="cs"/>
          <w:rtl/>
        </w:rPr>
      </w:pPr>
    </w:p>
    <w:p w14:paraId="67ED5828" w14:textId="77777777" w:rsidR="00000000" w:rsidRDefault="007C71EE">
      <w:pPr>
        <w:pStyle w:val="ac"/>
        <w:rPr>
          <w:rtl/>
        </w:rPr>
      </w:pPr>
      <w:r>
        <w:rPr>
          <w:rFonts w:hint="eastAsia"/>
          <w:rtl/>
        </w:rPr>
        <w:t>רן</w:t>
      </w:r>
      <w:r>
        <w:rPr>
          <w:rtl/>
        </w:rPr>
        <w:t xml:space="preserve"> כהן (מרצ):</w:t>
      </w:r>
    </w:p>
    <w:p w14:paraId="175BE26E" w14:textId="77777777" w:rsidR="00000000" w:rsidRDefault="007C71EE">
      <w:pPr>
        <w:pStyle w:val="a"/>
        <w:rPr>
          <w:rFonts w:hint="cs"/>
          <w:rtl/>
        </w:rPr>
      </w:pPr>
    </w:p>
    <w:p w14:paraId="3B0A5F04" w14:textId="77777777" w:rsidR="00000000" w:rsidRDefault="007C71EE">
      <w:pPr>
        <w:pStyle w:val="a"/>
        <w:rPr>
          <w:rFonts w:hint="cs"/>
          <w:rtl/>
        </w:rPr>
      </w:pPr>
      <w:r>
        <w:rPr>
          <w:rFonts w:hint="cs"/>
          <w:rtl/>
        </w:rPr>
        <w:t>מה עם החולים?</w:t>
      </w:r>
    </w:p>
    <w:p w14:paraId="17EBFA1E" w14:textId="77777777" w:rsidR="00000000" w:rsidRDefault="007C71EE">
      <w:pPr>
        <w:pStyle w:val="a"/>
        <w:rPr>
          <w:rFonts w:hint="cs"/>
          <w:rtl/>
        </w:rPr>
      </w:pPr>
    </w:p>
    <w:p w14:paraId="52E70652" w14:textId="77777777" w:rsidR="00000000" w:rsidRDefault="007C71EE">
      <w:pPr>
        <w:pStyle w:val="ac"/>
        <w:rPr>
          <w:rtl/>
        </w:rPr>
      </w:pPr>
      <w:r>
        <w:rPr>
          <w:rFonts w:hint="eastAsia"/>
          <w:rtl/>
        </w:rPr>
        <w:t>אחמד</w:t>
      </w:r>
      <w:r>
        <w:rPr>
          <w:rtl/>
        </w:rPr>
        <w:t xml:space="preserve"> טיבי (חד"ש-תע"ל):</w:t>
      </w:r>
    </w:p>
    <w:p w14:paraId="03EA6530" w14:textId="77777777" w:rsidR="00000000" w:rsidRDefault="007C71EE">
      <w:pPr>
        <w:pStyle w:val="a"/>
        <w:rPr>
          <w:rFonts w:hint="cs"/>
          <w:rtl/>
        </w:rPr>
      </w:pPr>
    </w:p>
    <w:p w14:paraId="52389D68" w14:textId="77777777" w:rsidR="00000000" w:rsidRDefault="007C71EE">
      <w:pPr>
        <w:pStyle w:val="a"/>
        <w:rPr>
          <w:rFonts w:hint="cs"/>
          <w:rtl/>
        </w:rPr>
      </w:pPr>
      <w:r>
        <w:rPr>
          <w:rFonts w:hint="cs"/>
          <w:rtl/>
        </w:rPr>
        <w:t>מה עם הנזקקים?</w:t>
      </w:r>
    </w:p>
    <w:p w14:paraId="60FB76BF" w14:textId="77777777" w:rsidR="00000000" w:rsidRDefault="007C71EE">
      <w:pPr>
        <w:pStyle w:val="a"/>
        <w:rPr>
          <w:rFonts w:hint="cs"/>
          <w:rtl/>
        </w:rPr>
      </w:pPr>
    </w:p>
    <w:p w14:paraId="2A0760AB" w14:textId="77777777" w:rsidR="00000000" w:rsidRDefault="007C71EE">
      <w:pPr>
        <w:pStyle w:val="SpeakerCon"/>
        <w:rPr>
          <w:rtl/>
        </w:rPr>
      </w:pPr>
      <w:bookmarkStart w:id="492" w:name="FS000001040T26_05_2003_21_23_43"/>
      <w:bookmarkEnd w:id="492"/>
      <w:r>
        <w:rPr>
          <w:rFonts w:hint="eastAsia"/>
          <w:rtl/>
        </w:rPr>
        <w:t>יחיאל</w:t>
      </w:r>
      <w:r>
        <w:rPr>
          <w:rtl/>
        </w:rPr>
        <w:t xml:space="preserve"> חזן (הליכוד):</w:t>
      </w:r>
    </w:p>
    <w:p w14:paraId="78144D72" w14:textId="77777777" w:rsidR="00000000" w:rsidRDefault="007C71EE">
      <w:pPr>
        <w:pStyle w:val="a"/>
        <w:rPr>
          <w:rFonts w:hint="cs"/>
          <w:rtl/>
        </w:rPr>
      </w:pPr>
    </w:p>
    <w:p w14:paraId="3DEBF9A3" w14:textId="77777777" w:rsidR="00000000" w:rsidRDefault="007C71EE">
      <w:pPr>
        <w:pStyle w:val="a"/>
        <w:rPr>
          <w:rFonts w:hint="cs"/>
          <w:rtl/>
        </w:rPr>
      </w:pPr>
      <w:r>
        <w:rPr>
          <w:rFonts w:hint="cs"/>
          <w:rtl/>
        </w:rPr>
        <w:t xml:space="preserve">אני רוצה לראות למשל אותך, אחמד טיבי, מגן על המתיישבים ביהודה ושומרון. ואני </w:t>
      </w:r>
      <w:r>
        <w:rPr>
          <w:rFonts w:hint="cs"/>
          <w:rtl/>
        </w:rPr>
        <w:t>אסביר לך איך.</w:t>
      </w:r>
    </w:p>
    <w:p w14:paraId="20D4B95C" w14:textId="77777777" w:rsidR="00000000" w:rsidRDefault="007C71EE">
      <w:pPr>
        <w:pStyle w:val="a"/>
        <w:rPr>
          <w:rFonts w:hint="cs"/>
          <w:rtl/>
        </w:rPr>
      </w:pPr>
    </w:p>
    <w:p w14:paraId="1BD7BB6B" w14:textId="77777777" w:rsidR="00000000" w:rsidRDefault="007C71EE">
      <w:pPr>
        <w:pStyle w:val="ac"/>
        <w:rPr>
          <w:rtl/>
        </w:rPr>
      </w:pPr>
      <w:r>
        <w:rPr>
          <w:rFonts w:hint="eastAsia"/>
          <w:rtl/>
        </w:rPr>
        <w:t>אחמד</w:t>
      </w:r>
      <w:r>
        <w:rPr>
          <w:rtl/>
        </w:rPr>
        <w:t xml:space="preserve"> טיבי (חד"ש-תע"ל):</w:t>
      </w:r>
    </w:p>
    <w:p w14:paraId="3E3DA5CD" w14:textId="77777777" w:rsidR="00000000" w:rsidRDefault="007C71EE">
      <w:pPr>
        <w:pStyle w:val="a"/>
        <w:rPr>
          <w:rFonts w:hint="cs"/>
          <w:rtl/>
        </w:rPr>
      </w:pPr>
    </w:p>
    <w:p w14:paraId="5E0E9093" w14:textId="77777777" w:rsidR="00000000" w:rsidRDefault="007C71EE">
      <w:pPr>
        <w:pStyle w:val="a"/>
        <w:rPr>
          <w:rFonts w:hint="cs"/>
          <w:rtl/>
        </w:rPr>
      </w:pPr>
      <w:r>
        <w:rPr>
          <w:rFonts w:hint="cs"/>
          <w:rtl/>
        </w:rPr>
        <w:t xml:space="preserve">אתה מדבר אתי? </w:t>
      </w:r>
    </w:p>
    <w:p w14:paraId="6FCD2ED7" w14:textId="77777777" w:rsidR="00000000" w:rsidRDefault="007C71EE">
      <w:pPr>
        <w:pStyle w:val="a"/>
        <w:rPr>
          <w:rFonts w:hint="cs"/>
          <w:rtl/>
        </w:rPr>
      </w:pPr>
    </w:p>
    <w:p w14:paraId="2D8AED56" w14:textId="77777777" w:rsidR="00000000" w:rsidRDefault="007C71EE">
      <w:pPr>
        <w:pStyle w:val="SpeakerCon"/>
        <w:rPr>
          <w:rtl/>
        </w:rPr>
      </w:pPr>
      <w:bookmarkStart w:id="493" w:name="FS000001040T26_05_2003_21_24_24"/>
      <w:bookmarkEnd w:id="493"/>
      <w:r>
        <w:rPr>
          <w:rFonts w:hint="eastAsia"/>
          <w:rtl/>
        </w:rPr>
        <w:t>יחיאל</w:t>
      </w:r>
      <w:r>
        <w:rPr>
          <w:rtl/>
        </w:rPr>
        <w:t xml:space="preserve"> חזן (הליכוד):</w:t>
      </w:r>
    </w:p>
    <w:p w14:paraId="45BFC034" w14:textId="77777777" w:rsidR="00000000" w:rsidRDefault="007C71EE">
      <w:pPr>
        <w:pStyle w:val="a"/>
        <w:rPr>
          <w:rFonts w:hint="cs"/>
          <w:rtl/>
        </w:rPr>
      </w:pPr>
    </w:p>
    <w:p w14:paraId="683D5B10" w14:textId="77777777" w:rsidR="00000000" w:rsidRDefault="007C71EE">
      <w:pPr>
        <w:pStyle w:val="a"/>
        <w:rPr>
          <w:rFonts w:hint="cs"/>
          <w:rtl/>
        </w:rPr>
      </w:pPr>
      <w:r>
        <w:rPr>
          <w:rFonts w:hint="cs"/>
          <w:rtl/>
        </w:rPr>
        <w:t xml:space="preserve">כן, אתך. </w:t>
      </w:r>
    </w:p>
    <w:p w14:paraId="14DB5C4B" w14:textId="77777777" w:rsidR="00000000" w:rsidRDefault="007C71EE">
      <w:pPr>
        <w:pStyle w:val="a"/>
        <w:rPr>
          <w:rFonts w:hint="cs"/>
          <w:rtl/>
        </w:rPr>
      </w:pPr>
    </w:p>
    <w:p w14:paraId="3E7056CE" w14:textId="77777777" w:rsidR="00000000" w:rsidRDefault="007C71EE">
      <w:pPr>
        <w:pStyle w:val="ad"/>
        <w:rPr>
          <w:rtl/>
        </w:rPr>
      </w:pPr>
      <w:r>
        <w:rPr>
          <w:rtl/>
        </w:rPr>
        <w:t>היו"ר אלי בן-מנחם:</w:t>
      </w:r>
    </w:p>
    <w:p w14:paraId="76BEE118" w14:textId="77777777" w:rsidR="00000000" w:rsidRDefault="007C71EE">
      <w:pPr>
        <w:pStyle w:val="a"/>
        <w:rPr>
          <w:rtl/>
        </w:rPr>
      </w:pPr>
    </w:p>
    <w:p w14:paraId="13CE41C5" w14:textId="77777777" w:rsidR="00000000" w:rsidRDefault="007C71EE">
      <w:pPr>
        <w:pStyle w:val="a"/>
        <w:rPr>
          <w:rFonts w:hint="cs"/>
          <w:rtl/>
        </w:rPr>
      </w:pPr>
      <w:r>
        <w:rPr>
          <w:rFonts w:hint="cs"/>
          <w:rtl/>
        </w:rPr>
        <w:t xml:space="preserve">טיבי, הוא מדבר רק אתך. עם מי הוא ידבר? </w:t>
      </w:r>
    </w:p>
    <w:p w14:paraId="6ABDD358" w14:textId="77777777" w:rsidR="00000000" w:rsidRDefault="007C71EE">
      <w:pPr>
        <w:pStyle w:val="a"/>
        <w:rPr>
          <w:rFonts w:hint="cs"/>
          <w:rtl/>
        </w:rPr>
      </w:pPr>
    </w:p>
    <w:p w14:paraId="0F61BA54" w14:textId="77777777" w:rsidR="00000000" w:rsidRDefault="007C71EE">
      <w:pPr>
        <w:pStyle w:val="SpeakerCon"/>
        <w:rPr>
          <w:rtl/>
        </w:rPr>
      </w:pPr>
      <w:bookmarkStart w:id="494" w:name="FS000001040T26_05_2003_21_24_49"/>
      <w:bookmarkEnd w:id="494"/>
      <w:r>
        <w:rPr>
          <w:rFonts w:hint="eastAsia"/>
          <w:rtl/>
        </w:rPr>
        <w:t>יחיאל</w:t>
      </w:r>
      <w:r>
        <w:rPr>
          <w:rtl/>
        </w:rPr>
        <w:t xml:space="preserve"> חזן (הליכוד):</w:t>
      </w:r>
    </w:p>
    <w:p w14:paraId="3335D673" w14:textId="77777777" w:rsidR="00000000" w:rsidRDefault="007C71EE">
      <w:pPr>
        <w:pStyle w:val="a"/>
        <w:rPr>
          <w:rFonts w:hint="cs"/>
          <w:rtl/>
        </w:rPr>
      </w:pPr>
    </w:p>
    <w:p w14:paraId="3370BA84" w14:textId="77777777" w:rsidR="00000000" w:rsidRDefault="007C71EE">
      <w:pPr>
        <w:pStyle w:val="a"/>
        <w:rPr>
          <w:rFonts w:hint="cs"/>
          <w:rtl/>
        </w:rPr>
      </w:pPr>
      <w:r>
        <w:rPr>
          <w:rFonts w:hint="cs"/>
          <w:rtl/>
        </w:rPr>
        <w:t>איך בכלל יכול לעלות על הדעת שכאשר - - -</w:t>
      </w:r>
    </w:p>
    <w:p w14:paraId="06B03166" w14:textId="77777777" w:rsidR="00000000" w:rsidRDefault="007C71EE">
      <w:pPr>
        <w:pStyle w:val="a"/>
        <w:rPr>
          <w:rFonts w:hint="cs"/>
          <w:rtl/>
        </w:rPr>
      </w:pPr>
    </w:p>
    <w:p w14:paraId="3063C88F" w14:textId="77777777" w:rsidR="00000000" w:rsidRDefault="007C71EE">
      <w:pPr>
        <w:pStyle w:val="ac"/>
        <w:rPr>
          <w:rtl/>
        </w:rPr>
      </w:pPr>
      <w:r>
        <w:rPr>
          <w:rFonts w:hint="eastAsia"/>
          <w:rtl/>
        </w:rPr>
        <w:t>טלב</w:t>
      </w:r>
      <w:r>
        <w:rPr>
          <w:rtl/>
        </w:rPr>
        <w:t xml:space="preserve"> אלסאנע (רע"ם):</w:t>
      </w:r>
    </w:p>
    <w:p w14:paraId="7F11D9C1" w14:textId="77777777" w:rsidR="00000000" w:rsidRDefault="007C71EE">
      <w:pPr>
        <w:pStyle w:val="a"/>
        <w:rPr>
          <w:rFonts w:hint="cs"/>
          <w:rtl/>
        </w:rPr>
      </w:pPr>
    </w:p>
    <w:p w14:paraId="6ADBD013" w14:textId="77777777" w:rsidR="00000000" w:rsidRDefault="007C71EE">
      <w:pPr>
        <w:pStyle w:val="a"/>
        <w:rPr>
          <w:rFonts w:hint="cs"/>
          <w:rtl/>
        </w:rPr>
      </w:pPr>
      <w:r>
        <w:rPr>
          <w:rFonts w:hint="cs"/>
          <w:rtl/>
        </w:rPr>
        <w:t xml:space="preserve">הם באמת זקוקים להגנה. </w:t>
      </w:r>
    </w:p>
    <w:p w14:paraId="0DCA58A0" w14:textId="77777777" w:rsidR="00000000" w:rsidRDefault="007C71EE">
      <w:pPr>
        <w:pStyle w:val="a"/>
        <w:rPr>
          <w:rFonts w:hint="cs"/>
          <w:rtl/>
        </w:rPr>
      </w:pPr>
    </w:p>
    <w:p w14:paraId="26B69F02" w14:textId="77777777" w:rsidR="00000000" w:rsidRDefault="007C71EE">
      <w:pPr>
        <w:pStyle w:val="ac"/>
        <w:rPr>
          <w:rtl/>
        </w:rPr>
      </w:pPr>
      <w:r>
        <w:rPr>
          <w:rFonts w:hint="eastAsia"/>
          <w:rtl/>
        </w:rPr>
        <w:t>אח</w:t>
      </w:r>
      <w:r>
        <w:rPr>
          <w:rFonts w:hint="eastAsia"/>
          <w:rtl/>
        </w:rPr>
        <w:t>מד</w:t>
      </w:r>
      <w:r>
        <w:rPr>
          <w:rtl/>
        </w:rPr>
        <w:t xml:space="preserve"> טיבי (חד"ש-תע"ל):</w:t>
      </w:r>
    </w:p>
    <w:p w14:paraId="46FEE1FF" w14:textId="77777777" w:rsidR="00000000" w:rsidRDefault="007C71EE">
      <w:pPr>
        <w:pStyle w:val="a"/>
        <w:rPr>
          <w:rFonts w:hint="cs"/>
          <w:rtl/>
        </w:rPr>
      </w:pPr>
    </w:p>
    <w:p w14:paraId="3B30DE69" w14:textId="77777777" w:rsidR="00000000" w:rsidRDefault="007C71EE">
      <w:pPr>
        <w:pStyle w:val="a"/>
        <w:rPr>
          <w:rFonts w:hint="cs"/>
          <w:rtl/>
        </w:rPr>
      </w:pPr>
      <w:r>
        <w:rPr>
          <w:rFonts w:hint="cs"/>
          <w:rtl/>
        </w:rPr>
        <w:t xml:space="preserve">צריך לגבות מהם אגרת חזרה לארץ. </w:t>
      </w:r>
    </w:p>
    <w:p w14:paraId="5CD135C3" w14:textId="77777777" w:rsidR="00000000" w:rsidRDefault="007C71EE">
      <w:pPr>
        <w:pStyle w:val="a"/>
        <w:rPr>
          <w:rFonts w:hint="cs"/>
          <w:rtl/>
        </w:rPr>
      </w:pPr>
    </w:p>
    <w:p w14:paraId="61086EF3" w14:textId="77777777" w:rsidR="00000000" w:rsidRDefault="007C71EE">
      <w:pPr>
        <w:pStyle w:val="SpeakerCon"/>
        <w:rPr>
          <w:rtl/>
        </w:rPr>
      </w:pPr>
      <w:bookmarkStart w:id="495" w:name="FS000001040T26_05_2003_21_25_35"/>
      <w:bookmarkEnd w:id="495"/>
      <w:r>
        <w:rPr>
          <w:rFonts w:hint="eastAsia"/>
          <w:rtl/>
        </w:rPr>
        <w:t>יחיאל</w:t>
      </w:r>
      <w:r>
        <w:rPr>
          <w:rtl/>
        </w:rPr>
        <w:t xml:space="preserve"> חזן (הליכוד):</w:t>
      </w:r>
    </w:p>
    <w:p w14:paraId="1B955CD0" w14:textId="77777777" w:rsidR="00000000" w:rsidRDefault="007C71EE">
      <w:pPr>
        <w:pStyle w:val="a"/>
        <w:rPr>
          <w:rFonts w:hint="cs"/>
          <w:rtl/>
        </w:rPr>
      </w:pPr>
    </w:p>
    <w:p w14:paraId="4C1646B1" w14:textId="77777777" w:rsidR="00000000" w:rsidRDefault="007C71EE">
      <w:pPr>
        <w:pStyle w:val="a"/>
        <w:rPr>
          <w:rFonts w:hint="cs"/>
          <w:rtl/>
        </w:rPr>
      </w:pPr>
      <w:r>
        <w:rPr>
          <w:rFonts w:hint="cs"/>
          <w:rtl/>
        </w:rPr>
        <w:t>כאשר אותם מחבלים נכנסים ליישובים, אתה לא מבקש אפילו מטר אחד של גדר אלקטרונית. לא אכפת לך מהם. אילו היה אכפת לך מהם, היית כמוני דואג לאותה ערבייה קשישה שרוצה פטור מהאגרה.</w:t>
      </w:r>
    </w:p>
    <w:p w14:paraId="0DA2D7CF" w14:textId="77777777" w:rsidR="00000000" w:rsidRDefault="007C71EE">
      <w:pPr>
        <w:pStyle w:val="a"/>
        <w:rPr>
          <w:rFonts w:hint="cs"/>
          <w:rtl/>
        </w:rPr>
      </w:pPr>
    </w:p>
    <w:p w14:paraId="3B3DDC11" w14:textId="77777777" w:rsidR="00000000" w:rsidRDefault="007C71EE">
      <w:pPr>
        <w:pStyle w:val="ac"/>
        <w:rPr>
          <w:rtl/>
        </w:rPr>
      </w:pPr>
      <w:r>
        <w:rPr>
          <w:rFonts w:hint="eastAsia"/>
          <w:rtl/>
        </w:rPr>
        <w:t>אחמד</w:t>
      </w:r>
      <w:r>
        <w:rPr>
          <w:rtl/>
        </w:rPr>
        <w:t xml:space="preserve"> טיבי</w:t>
      </w:r>
      <w:r>
        <w:rPr>
          <w:rtl/>
        </w:rPr>
        <w:t xml:space="preserve"> (חד"ש-תע"ל):</w:t>
      </w:r>
    </w:p>
    <w:p w14:paraId="4F305709" w14:textId="77777777" w:rsidR="00000000" w:rsidRDefault="007C71EE">
      <w:pPr>
        <w:pStyle w:val="a"/>
        <w:rPr>
          <w:rFonts w:hint="cs"/>
          <w:rtl/>
        </w:rPr>
      </w:pPr>
    </w:p>
    <w:p w14:paraId="0C87CC77" w14:textId="77777777" w:rsidR="00000000" w:rsidRDefault="007C71EE">
      <w:pPr>
        <w:pStyle w:val="a"/>
        <w:rPr>
          <w:rFonts w:hint="cs"/>
          <w:rtl/>
        </w:rPr>
      </w:pPr>
      <w:r>
        <w:rPr>
          <w:rFonts w:hint="cs"/>
          <w:rtl/>
        </w:rPr>
        <w:t>- - -</w:t>
      </w:r>
    </w:p>
    <w:p w14:paraId="50BB9CB0" w14:textId="77777777" w:rsidR="00000000" w:rsidRDefault="007C71EE">
      <w:pPr>
        <w:pStyle w:val="a"/>
        <w:rPr>
          <w:rFonts w:hint="cs"/>
          <w:rtl/>
        </w:rPr>
      </w:pPr>
    </w:p>
    <w:p w14:paraId="4876F343" w14:textId="77777777" w:rsidR="00000000" w:rsidRDefault="007C71EE">
      <w:pPr>
        <w:pStyle w:val="ac"/>
        <w:rPr>
          <w:rtl/>
        </w:rPr>
      </w:pPr>
      <w:r>
        <w:rPr>
          <w:rFonts w:hint="eastAsia"/>
          <w:rtl/>
        </w:rPr>
        <w:t>דליה</w:t>
      </w:r>
      <w:r>
        <w:rPr>
          <w:rtl/>
        </w:rPr>
        <w:t xml:space="preserve"> איציק (העבודה-מימד):</w:t>
      </w:r>
    </w:p>
    <w:p w14:paraId="165F3DB0" w14:textId="77777777" w:rsidR="00000000" w:rsidRDefault="007C71EE">
      <w:pPr>
        <w:pStyle w:val="a"/>
        <w:rPr>
          <w:rFonts w:hint="cs"/>
          <w:rtl/>
        </w:rPr>
      </w:pPr>
    </w:p>
    <w:p w14:paraId="5ECE5570" w14:textId="77777777" w:rsidR="00000000" w:rsidRDefault="007C71EE">
      <w:pPr>
        <w:pStyle w:val="a"/>
        <w:rPr>
          <w:rFonts w:hint="cs"/>
          <w:rtl/>
        </w:rPr>
      </w:pPr>
      <w:r>
        <w:rPr>
          <w:rFonts w:hint="cs"/>
          <w:rtl/>
        </w:rPr>
        <w:t xml:space="preserve">טיבי, למה אתה מבזבז את האנרגיות שלך? </w:t>
      </w:r>
    </w:p>
    <w:p w14:paraId="2CB094FC" w14:textId="77777777" w:rsidR="00000000" w:rsidRDefault="007C71EE">
      <w:pPr>
        <w:pStyle w:val="a"/>
        <w:rPr>
          <w:rFonts w:hint="cs"/>
          <w:rtl/>
        </w:rPr>
      </w:pPr>
    </w:p>
    <w:p w14:paraId="0D506596" w14:textId="77777777" w:rsidR="00000000" w:rsidRDefault="007C71EE">
      <w:pPr>
        <w:pStyle w:val="SpeakerCon"/>
        <w:rPr>
          <w:rtl/>
        </w:rPr>
      </w:pPr>
      <w:bookmarkStart w:id="496" w:name="FS000001040T26_05_2003_21_26_50"/>
      <w:bookmarkEnd w:id="496"/>
      <w:r>
        <w:rPr>
          <w:rFonts w:hint="eastAsia"/>
          <w:rtl/>
        </w:rPr>
        <w:t>יחיאל</w:t>
      </w:r>
      <w:r>
        <w:rPr>
          <w:rtl/>
        </w:rPr>
        <w:t xml:space="preserve"> חזן (הליכוד):</w:t>
      </w:r>
    </w:p>
    <w:p w14:paraId="6055DD65" w14:textId="77777777" w:rsidR="00000000" w:rsidRDefault="007C71EE">
      <w:pPr>
        <w:pStyle w:val="a"/>
        <w:rPr>
          <w:rFonts w:hint="cs"/>
          <w:rtl/>
        </w:rPr>
      </w:pPr>
    </w:p>
    <w:p w14:paraId="591B447B" w14:textId="77777777" w:rsidR="00000000" w:rsidRDefault="007C71EE">
      <w:pPr>
        <w:pStyle w:val="a"/>
        <w:rPr>
          <w:rFonts w:hint="cs"/>
          <w:rtl/>
        </w:rPr>
      </w:pPr>
      <w:r>
        <w:rPr>
          <w:rFonts w:hint="cs"/>
          <w:rtl/>
        </w:rPr>
        <w:t>אבל, מה אני אגיד לך, אחמד, לא אכפת לך. אמרתי לך היום, אתה חבר כנסת שיישאר בבית הזה, ואני גם מאחל לך להישאר בבית הזה עוד 20 שנה. אתה יודע למה אני מא</w:t>
      </w:r>
      <w:r>
        <w:rPr>
          <w:rFonts w:hint="cs"/>
          <w:rtl/>
        </w:rPr>
        <w:t>חל לך?</w:t>
      </w:r>
    </w:p>
    <w:p w14:paraId="061F05E4" w14:textId="77777777" w:rsidR="00000000" w:rsidRDefault="007C71EE">
      <w:pPr>
        <w:pStyle w:val="a"/>
        <w:rPr>
          <w:rFonts w:hint="cs"/>
          <w:rtl/>
        </w:rPr>
      </w:pPr>
    </w:p>
    <w:p w14:paraId="6F31C22F" w14:textId="77777777" w:rsidR="00000000" w:rsidRDefault="007C71EE">
      <w:pPr>
        <w:pStyle w:val="ac"/>
        <w:rPr>
          <w:rtl/>
        </w:rPr>
      </w:pPr>
      <w:r>
        <w:rPr>
          <w:rFonts w:hint="eastAsia"/>
          <w:rtl/>
        </w:rPr>
        <w:t>משה</w:t>
      </w:r>
      <w:r>
        <w:rPr>
          <w:rtl/>
        </w:rPr>
        <w:t xml:space="preserve"> גפני (יהדות התורה):</w:t>
      </w:r>
    </w:p>
    <w:p w14:paraId="62F3746A" w14:textId="77777777" w:rsidR="00000000" w:rsidRDefault="007C71EE">
      <w:pPr>
        <w:pStyle w:val="a"/>
        <w:rPr>
          <w:rFonts w:hint="cs"/>
          <w:rtl/>
        </w:rPr>
      </w:pPr>
    </w:p>
    <w:p w14:paraId="30C603B7" w14:textId="77777777" w:rsidR="00000000" w:rsidRDefault="007C71EE">
      <w:pPr>
        <w:pStyle w:val="a"/>
        <w:rPr>
          <w:rFonts w:hint="cs"/>
          <w:rtl/>
        </w:rPr>
      </w:pPr>
      <w:r>
        <w:rPr>
          <w:rFonts w:hint="cs"/>
          <w:rtl/>
        </w:rPr>
        <w:t>חבר הכנסת חזן, איפה השר אולמרט?</w:t>
      </w:r>
    </w:p>
    <w:p w14:paraId="37894AF7" w14:textId="77777777" w:rsidR="00000000" w:rsidRDefault="007C71EE">
      <w:pPr>
        <w:pStyle w:val="a"/>
        <w:rPr>
          <w:rFonts w:hint="cs"/>
          <w:rtl/>
        </w:rPr>
      </w:pPr>
    </w:p>
    <w:p w14:paraId="290DA426" w14:textId="77777777" w:rsidR="00000000" w:rsidRDefault="007C71EE">
      <w:pPr>
        <w:pStyle w:val="SpeakerCon"/>
        <w:rPr>
          <w:rtl/>
        </w:rPr>
      </w:pPr>
      <w:bookmarkStart w:id="497" w:name="FS000001040T26_05_2003_21_27_44"/>
      <w:bookmarkEnd w:id="497"/>
    </w:p>
    <w:p w14:paraId="0B5F050C" w14:textId="77777777" w:rsidR="00000000" w:rsidRDefault="007C71EE">
      <w:pPr>
        <w:pStyle w:val="SpeakerCon"/>
        <w:rPr>
          <w:rtl/>
        </w:rPr>
      </w:pPr>
      <w:r>
        <w:rPr>
          <w:rFonts w:hint="eastAsia"/>
          <w:rtl/>
        </w:rPr>
        <w:t>יחיאל</w:t>
      </w:r>
      <w:r>
        <w:rPr>
          <w:rtl/>
        </w:rPr>
        <w:t xml:space="preserve"> חזן (הליכוד):</w:t>
      </w:r>
    </w:p>
    <w:p w14:paraId="57515C86" w14:textId="77777777" w:rsidR="00000000" w:rsidRDefault="007C71EE">
      <w:pPr>
        <w:pStyle w:val="a"/>
        <w:rPr>
          <w:rFonts w:hint="cs"/>
          <w:rtl/>
        </w:rPr>
      </w:pPr>
    </w:p>
    <w:p w14:paraId="67575F3D" w14:textId="77777777" w:rsidR="00000000" w:rsidRDefault="007C71EE">
      <w:pPr>
        <w:pStyle w:val="a"/>
        <w:rPr>
          <w:rFonts w:hint="cs"/>
          <w:rtl/>
        </w:rPr>
      </w:pPr>
      <w:r>
        <w:rPr>
          <w:rFonts w:hint="cs"/>
          <w:rtl/>
        </w:rPr>
        <w:t xml:space="preserve">הבאתי את השר אולמרט  במיוחד, כדי שיודיע לכם שהוא חותם על אותה תקנה שתאפשר לאותם קשישים בבתי-חולים לא לשלם את האגרה. </w:t>
      </w:r>
    </w:p>
    <w:p w14:paraId="1DED89D8" w14:textId="77777777" w:rsidR="00000000" w:rsidRDefault="007C71EE">
      <w:pPr>
        <w:pStyle w:val="a"/>
        <w:rPr>
          <w:rFonts w:hint="cs"/>
          <w:rtl/>
        </w:rPr>
      </w:pPr>
    </w:p>
    <w:p w14:paraId="3CCDDF69" w14:textId="77777777" w:rsidR="00000000" w:rsidRDefault="007C71EE">
      <w:pPr>
        <w:pStyle w:val="ac"/>
        <w:rPr>
          <w:rtl/>
        </w:rPr>
      </w:pPr>
      <w:r>
        <w:rPr>
          <w:rFonts w:hint="eastAsia"/>
          <w:rtl/>
        </w:rPr>
        <w:t>משה</w:t>
      </w:r>
      <w:r>
        <w:rPr>
          <w:rtl/>
        </w:rPr>
        <w:t xml:space="preserve"> גפני (יהדות התורה):</w:t>
      </w:r>
    </w:p>
    <w:p w14:paraId="4100A4F9" w14:textId="77777777" w:rsidR="00000000" w:rsidRDefault="007C71EE">
      <w:pPr>
        <w:pStyle w:val="a"/>
        <w:rPr>
          <w:rFonts w:hint="cs"/>
          <w:rtl/>
        </w:rPr>
      </w:pPr>
    </w:p>
    <w:p w14:paraId="50C5B887" w14:textId="77777777" w:rsidR="00000000" w:rsidRDefault="007C71EE">
      <w:pPr>
        <w:pStyle w:val="a"/>
        <w:rPr>
          <w:rFonts w:hint="cs"/>
          <w:rtl/>
        </w:rPr>
      </w:pPr>
      <w:r>
        <w:rPr>
          <w:rFonts w:hint="cs"/>
          <w:rtl/>
        </w:rPr>
        <w:t xml:space="preserve">אבל איפה הוא? </w:t>
      </w:r>
    </w:p>
    <w:p w14:paraId="4C44E53D" w14:textId="77777777" w:rsidR="00000000" w:rsidRDefault="007C71EE">
      <w:pPr>
        <w:pStyle w:val="a"/>
        <w:rPr>
          <w:rFonts w:hint="cs"/>
          <w:rtl/>
        </w:rPr>
      </w:pPr>
    </w:p>
    <w:p w14:paraId="0A1B38F8" w14:textId="77777777" w:rsidR="00000000" w:rsidRDefault="007C71EE">
      <w:pPr>
        <w:pStyle w:val="SpeakerCon"/>
        <w:rPr>
          <w:rtl/>
        </w:rPr>
      </w:pPr>
      <w:bookmarkStart w:id="498" w:name="FS000000560T26_05_2003_21_28_39"/>
      <w:bookmarkStart w:id="499" w:name="FS000001040T26_05_2003_21_28_50"/>
      <w:bookmarkEnd w:id="498"/>
      <w:bookmarkEnd w:id="499"/>
      <w:r>
        <w:rPr>
          <w:rFonts w:hint="eastAsia"/>
          <w:rtl/>
        </w:rPr>
        <w:t>יחיאל</w:t>
      </w:r>
      <w:r>
        <w:rPr>
          <w:rtl/>
        </w:rPr>
        <w:t xml:space="preserve"> חזן</w:t>
      </w:r>
      <w:r>
        <w:rPr>
          <w:rtl/>
        </w:rPr>
        <w:t xml:space="preserve"> (הליכוד):</w:t>
      </w:r>
    </w:p>
    <w:p w14:paraId="51653379" w14:textId="77777777" w:rsidR="00000000" w:rsidRDefault="007C71EE">
      <w:pPr>
        <w:pStyle w:val="a"/>
        <w:rPr>
          <w:rFonts w:hint="cs"/>
          <w:rtl/>
        </w:rPr>
      </w:pPr>
    </w:p>
    <w:p w14:paraId="32747755" w14:textId="77777777" w:rsidR="00000000" w:rsidRDefault="007C71EE">
      <w:pPr>
        <w:pStyle w:val="a"/>
        <w:rPr>
          <w:rFonts w:hint="cs"/>
          <w:rtl/>
        </w:rPr>
      </w:pPr>
      <w:r>
        <w:rPr>
          <w:rFonts w:hint="cs"/>
          <w:rtl/>
        </w:rPr>
        <w:t>אני שואל אותך, אחמד טיבי, וגם אותך, דליה איציק, איך יכול לעלות על הדעת בכלל, שכאשר אתה בא לבכות שהממשלה הזאת בתקציב הזה גרמה עוול למגזר הערבי, האם אתה לא צריך לשאול את אותה שאלה, שאותה ממשלה שאתה טוען שגרמה עוול למגזר הערבי - לפי דעתי היא לא גר</w:t>
      </w:r>
      <w:r>
        <w:rPr>
          <w:rFonts w:hint="cs"/>
          <w:rtl/>
        </w:rPr>
        <w:t>מה לו שום עוול,  לפי דעתי היא צודקת במה שהיא עושה. אבל אני רוצה לשאול אותך, מדוע למשל לא שאלת, מדוע ממשלה לא דואגת שהכספים של החטיבה להתיישבות ישולמו. אני שואל אותך למה אתה דואג רק לערפאת. מהבוקר עד הערב ערפאת, ערפאת, ערפאת.</w:t>
      </w:r>
    </w:p>
    <w:p w14:paraId="3912D192" w14:textId="77777777" w:rsidR="00000000" w:rsidRDefault="007C71EE">
      <w:pPr>
        <w:pStyle w:val="a"/>
        <w:rPr>
          <w:rFonts w:hint="cs"/>
          <w:rtl/>
        </w:rPr>
      </w:pPr>
    </w:p>
    <w:p w14:paraId="21FE91C7" w14:textId="77777777" w:rsidR="00000000" w:rsidRDefault="007C71EE">
      <w:pPr>
        <w:pStyle w:val="ac"/>
        <w:rPr>
          <w:rtl/>
        </w:rPr>
      </w:pPr>
      <w:r>
        <w:rPr>
          <w:rFonts w:hint="eastAsia"/>
          <w:rtl/>
        </w:rPr>
        <w:t>אחמד</w:t>
      </w:r>
      <w:r>
        <w:rPr>
          <w:rtl/>
        </w:rPr>
        <w:t xml:space="preserve"> טיבי (חד"ש-תע"ל):</w:t>
      </w:r>
    </w:p>
    <w:p w14:paraId="3E2B3A90" w14:textId="77777777" w:rsidR="00000000" w:rsidRDefault="007C71EE">
      <w:pPr>
        <w:pStyle w:val="a"/>
        <w:rPr>
          <w:rFonts w:hint="cs"/>
          <w:rtl/>
        </w:rPr>
      </w:pPr>
    </w:p>
    <w:p w14:paraId="1B7273CA" w14:textId="77777777" w:rsidR="00000000" w:rsidRDefault="007C71EE">
      <w:pPr>
        <w:pStyle w:val="a"/>
        <w:rPr>
          <w:rFonts w:hint="cs"/>
          <w:rtl/>
        </w:rPr>
      </w:pPr>
      <w:r>
        <w:rPr>
          <w:rFonts w:hint="cs"/>
          <w:rtl/>
        </w:rPr>
        <w:t>דיברתי</w:t>
      </w:r>
      <w:r>
        <w:rPr>
          <w:rFonts w:hint="cs"/>
          <w:rtl/>
        </w:rPr>
        <w:t xml:space="preserve"> על הקשישים. </w:t>
      </w:r>
    </w:p>
    <w:p w14:paraId="10D0DF2F" w14:textId="77777777" w:rsidR="00000000" w:rsidRDefault="007C71EE">
      <w:pPr>
        <w:pStyle w:val="a"/>
        <w:rPr>
          <w:rFonts w:hint="cs"/>
          <w:rtl/>
        </w:rPr>
      </w:pPr>
    </w:p>
    <w:p w14:paraId="380EB689" w14:textId="77777777" w:rsidR="00000000" w:rsidRDefault="007C71EE">
      <w:pPr>
        <w:pStyle w:val="SpeakerCon"/>
        <w:rPr>
          <w:rtl/>
        </w:rPr>
      </w:pPr>
      <w:bookmarkStart w:id="500" w:name="FS000001040T26_05_2003_21_30_50"/>
      <w:bookmarkEnd w:id="500"/>
      <w:r>
        <w:rPr>
          <w:rFonts w:hint="eastAsia"/>
          <w:rtl/>
        </w:rPr>
        <w:t>יחיאל</w:t>
      </w:r>
      <w:r>
        <w:rPr>
          <w:rtl/>
        </w:rPr>
        <w:t xml:space="preserve"> חזן (הליכוד):</w:t>
      </w:r>
    </w:p>
    <w:p w14:paraId="277D82E8" w14:textId="77777777" w:rsidR="00000000" w:rsidRDefault="007C71EE">
      <w:pPr>
        <w:pStyle w:val="a"/>
        <w:rPr>
          <w:rFonts w:hint="cs"/>
          <w:rtl/>
        </w:rPr>
      </w:pPr>
    </w:p>
    <w:p w14:paraId="1513CFA8" w14:textId="77777777" w:rsidR="00000000" w:rsidRDefault="007C71EE">
      <w:pPr>
        <w:pStyle w:val="a"/>
        <w:rPr>
          <w:rFonts w:hint="cs"/>
          <w:rtl/>
        </w:rPr>
      </w:pPr>
      <w:r>
        <w:rPr>
          <w:rFonts w:hint="cs"/>
          <w:rtl/>
        </w:rPr>
        <w:t>עוד מעט אתה תדאג לאבו-מאזן. אני מקווה בעזרת השם - - -</w:t>
      </w:r>
    </w:p>
    <w:p w14:paraId="34121D8C" w14:textId="77777777" w:rsidR="00000000" w:rsidRDefault="007C71EE">
      <w:pPr>
        <w:pStyle w:val="a"/>
        <w:rPr>
          <w:rFonts w:hint="cs"/>
          <w:rtl/>
        </w:rPr>
      </w:pPr>
    </w:p>
    <w:p w14:paraId="36046292" w14:textId="77777777" w:rsidR="00000000" w:rsidRDefault="007C71EE">
      <w:pPr>
        <w:pStyle w:val="ac"/>
        <w:rPr>
          <w:rtl/>
        </w:rPr>
      </w:pPr>
      <w:r>
        <w:rPr>
          <w:rFonts w:hint="eastAsia"/>
          <w:rtl/>
        </w:rPr>
        <w:t>אחמד</w:t>
      </w:r>
      <w:r>
        <w:rPr>
          <w:rtl/>
        </w:rPr>
        <w:t xml:space="preserve"> טיבי (חד"ש-תע"ל):</w:t>
      </w:r>
    </w:p>
    <w:p w14:paraId="6146454B" w14:textId="77777777" w:rsidR="00000000" w:rsidRDefault="007C71EE">
      <w:pPr>
        <w:pStyle w:val="a"/>
        <w:rPr>
          <w:rFonts w:hint="cs"/>
          <w:rtl/>
        </w:rPr>
      </w:pPr>
    </w:p>
    <w:p w14:paraId="5FDD284F" w14:textId="77777777" w:rsidR="00000000" w:rsidRDefault="007C71EE">
      <w:pPr>
        <w:pStyle w:val="a"/>
        <w:rPr>
          <w:rFonts w:hint="cs"/>
          <w:rtl/>
        </w:rPr>
      </w:pPr>
      <w:r>
        <w:rPr>
          <w:rFonts w:hint="cs"/>
          <w:rtl/>
        </w:rPr>
        <w:t>דיברתי על בתי-חולים.</w:t>
      </w:r>
    </w:p>
    <w:p w14:paraId="42604547" w14:textId="77777777" w:rsidR="00000000" w:rsidRDefault="007C71EE">
      <w:pPr>
        <w:pStyle w:val="a"/>
        <w:rPr>
          <w:rFonts w:hint="cs"/>
          <w:rtl/>
        </w:rPr>
      </w:pPr>
    </w:p>
    <w:p w14:paraId="024E81D3" w14:textId="77777777" w:rsidR="00000000" w:rsidRDefault="007C71EE">
      <w:pPr>
        <w:pStyle w:val="SpeakerCon"/>
        <w:rPr>
          <w:rtl/>
        </w:rPr>
      </w:pPr>
      <w:bookmarkStart w:id="501" w:name="FS000001040T26_05_2003_21_31_41"/>
      <w:bookmarkEnd w:id="501"/>
      <w:r>
        <w:rPr>
          <w:rFonts w:hint="eastAsia"/>
          <w:rtl/>
        </w:rPr>
        <w:t>יחיאל</w:t>
      </w:r>
      <w:r>
        <w:rPr>
          <w:rtl/>
        </w:rPr>
        <w:t xml:space="preserve"> חזן (הליכוד):</w:t>
      </w:r>
    </w:p>
    <w:p w14:paraId="18D724A4" w14:textId="77777777" w:rsidR="00000000" w:rsidRDefault="007C71EE">
      <w:pPr>
        <w:pStyle w:val="a"/>
        <w:rPr>
          <w:rFonts w:hint="cs"/>
          <w:rtl/>
        </w:rPr>
      </w:pPr>
    </w:p>
    <w:p w14:paraId="10A568C5" w14:textId="77777777" w:rsidR="00000000" w:rsidRDefault="007C71EE">
      <w:pPr>
        <w:pStyle w:val="a"/>
        <w:rPr>
          <w:rFonts w:hint="cs"/>
          <w:rtl/>
        </w:rPr>
      </w:pPr>
      <w:r>
        <w:rPr>
          <w:rFonts w:hint="cs"/>
          <w:rtl/>
        </w:rPr>
        <w:t>אני מקווה, בעזרת השם, שערפאת ואבו-מאזן יצילו אותנו מהאסון הזה.</w:t>
      </w:r>
    </w:p>
    <w:p w14:paraId="34B11918" w14:textId="77777777" w:rsidR="00000000" w:rsidRDefault="007C71EE">
      <w:pPr>
        <w:pStyle w:val="a"/>
        <w:rPr>
          <w:rFonts w:hint="cs"/>
          <w:rtl/>
        </w:rPr>
      </w:pPr>
    </w:p>
    <w:p w14:paraId="091C8B28" w14:textId="77777777" w:rsidR="00000000" w:rsidRDefault="007C71EE">
      <w:pPr>
        <w:pStyle w:val="ac"/>
        <w:rPr>
          <w:rtl/>
        </w:rPr>
      </w:pPr>
      <w:r>
        <w:rPr>
          <w:rFonts w:hint="eastAsia"/>
          <w:rtl/>
        </w:rPr>
        <w:t>אחמד</w:t>
      </w:r>
      <w:r>
        <w:rPr>
          <w:rtl/>
        </w:rPr>
        <w:t xml:space="preserve"> טיבי (חד"ש-תע"ל):</w:t>
      </w:r>
    </w:p>
    <w:p w14:paraId="2713446A" w14:textId="77777777" w:rsidR="00000000" w:rsidRDefault="007C71EE">
      <w:pPr>
        <w:pStyle w:val="a"/>
        <w:rPr>
          <w:rFonts w:hint="cs"/>
          <w:rtl/>
        </w:rPr>
      </w:pPr>
    </w:p>
    <w:p w14:paraId="293469E8" w14:textId="77777777" w:rsidR="00000000" w:rsidRDefault="007C71EE">
      <w:pPr>
        <w:pStyle w:val="a"/>
        <w:rPr>
          <w:rFonts w:hint="cs"/>
          <w:rtl/>
        </w:rPr>
      </w:pPr>
      <w:r>
        <w:rPr>
          <w:rFonts w:hint="cs"/>
          <w:rtl/>
        </w:rPr>
        <w:t>מהשלום, את</w:t>
      </w:r>
      <w:r>
        <w:rPr>
          <w:rFonts w:hint="cs"/>
          <w:rtl/>
        </w:rPr>
        <w:t xml:space="preserve">ה מפחד מהשלום. </w:t>
      </w:r>
    </w:p>
    <w:p w14:paraId="5ACFA320" w14:textId="77777777" w:rsidR="00000000" w:rsidRDefault="007C71EE">
      <w:pPr>
        <w:pStyle w:val="a"/>
        <w:rPr>
          <w:rFonts w:hint="cs"/>
          <w:rtl/>
        </w:rPr>
      </w:pPr>
    </w:p>
    <w:p w14:paraId="6AB1E527" w14:textId="77777777" w:rsidR="00000000" w:rsidRDefault="007C71EE">
      <w:pPr>
        <w:pStyle w:val="SpeakerCon"/>
        <w:rPr>
          <w:rtl/>
        </w:rPr>
      </w:pPr>
      <w:bookmarkStart w:id="502" w:name="FS000001040T26_05_2003_21_32_05"/>
      <w:bookmarkEnd w:id="502"/>
    </w:p>
    <w:p w14:paraId="45B103E7" w14:textId="77777777" w:rsidR="00000000" w:rsidRDefault="007C71EE">
      <w:pPr>
        <w:pStyle w:val="SpeakerCon"/>
        <w:rPr>
          <w:rtl/>
        </w:rPr>
      </w:pPr>
      <w:r>
        <w:rPr>
          <w:rFonts w:hint="eastAsia"/>
          <w:rtl/>
        </w:rPr>
        <w:t>יחיאל</w:t>
      </w:r>
      <w:r>
        <w:rPr>
          <w:rtl/>
        </w:rPr>
        <w:t xml:space="preserve"> חזן (הליכוד):</w:t>
      </w:r>
    </w:p>
    <w:p w14:paraId="32EF7CA0" w14:textId="77777777" w:rsidR="00000000" w:rsidRDefault="007C71EE">
      <w:pPr>
        <w:pStyle w:val="a"/>
        <w:rPr>
          <w:rFonts w:hint="cs"/>
          <w:rtl/>
        </w:rPr>
      </w:pPr>
    </w:p>
    <w:p w14:paraId="288CD972" w14:textId="77777777" w:rsidR="00000000" w:rsidRDefault="007C71EE">
      <w:pPr>
        <w:pStyle w:val="a"/>
        <w:rPr>
          <w:rFonts w:hint="cs"/>
          <w:rtl/>
        </w:rPr>
      </w:pPr>
      <w:r>
        <w:rPr>
          <w:rFonts w:hint="cs"/>
          <w:rtl/>
        </w:rPr>
        <w:t>לא, יצילו אותנו מאותה מפת דרכים שממשלת ישראל קיבלה אתמול, כי אתה יודע את האמת. הם רוצים שאנחנו נעוף מיפו ונעוף מלוד ונעוף מעכו, כי לי יש חברים ערבים, פלסטינים וישראלים, בעיקר פלסטינים, שאומרים לי: יחיאל, באס חאכ אל-אע</w:t>
      </w:r>
      <w:r>
        <w:rPr>
          <w:rFonts w:hint="cs"/>
          <w:rtl/>
        </w:rPr>
        <w:t xml:space="preserve">ודה. זאת אומרת, אף שראש הממשלה הודיע על הסכם מסגרת של מפת הדרכים, הם לא מוכנים לוותר כלום, הם רוצים את הבית שלי שנמצא באור-עקיבא  ובעכו ובחיפה. </w:t>
      </w:r>
    </w:p>
    <w:p w14:paraId="3E7EC3A7" w14:textId="77777777" w:rsidR="00000000" w:rsidRDefault="007C71EE">
      <w:pPr>
        <w:pStyle w:val="a"/>
        <w:rPr>
          <w:rFonts w:hint="cs"/>
          <w:rtl/>
        </w:rPr>
      </w:pPr>
    </w:p>
    <w:p w14:paraId="2024C452" w14:textId="77777777" w:rsidR="00000000" w:rsidRDefault="007C71EE">
      <w:pPr>
        <w:pStyle w:val="ac"/>
        <w:rPr>
          <w:rtl/>
        </w:rPr>
      </w:pPr>
      <w:r>
        <w:rPr>
          <w:rFonts w:hint="eastAsia"/>
          <w:rtl/>
        </w:rPr>
        <w:t>אחמד</w:t>
      </w:r>
      <w:r>
        <w:rPr>
          <w:rtl/>
        </w:rPr>
        <w:t xml:space="preserve"> טיבי (חד"ש-תע"ל):</w:t>
      </w:r>
    </w:p>
    <w:p w14:paraId="3D8C51C9" w14:textId="77777777" w:rsidR="00000000" w:rsidRDefault="007C71EE">
      <w:pPr>
        <w:pStyle w:val="a"/>
        <w:rPr>
          <w:rFonts w:hint="cs"/>
          <w:rtl/>
        </w:rPr>
      </w:pPr>
    </w:p>
    <w:p w14:paraId="4B2A573F" w14:textId="77777777" w:rsidR="00000000" w:rsidRDefault="007C71EE">
      <w:pPr>
        <w:pStyle w:val="a"/>
        <w:rPr>
          <w:rFonts w:hint="cs"/>
          <w:rtl/>
        </w:rPr>
      </w:pPr>
      <w:r>
        <w:rPr>
          <w:rFonts w:hint="cs"/>
          <w:rtl/>
        </w:rPr>
        <w:t>אתה רוצה אותם למשלחת למשא-ומתן.</w:t>
      </w:r>
    </w:p>
    <w:p w14:paraId="3261F3D0" w14:textId="77777777" w:rsidR="00000000" w:rsidRDefault="007C71EE">
      <w:pPr>
        <w:pStyle w:val="a"/>
        <w:rPr>
          <w:rFonts w:hint="cs"/>
          <w:rtl/>
        </w:rPr>
      </w:pPr>
    </w:p>
    <w:p w14:paraId="72D349ED" w14:textId="77777777" w:rsidR="00000000" w:rsidRDefault="007C71EE">
      <w:pPr>
        <w:pStyle w:val="SpeakerCon"/>
        <w:rPr>
          <w:rtl/>
        </w:rPr>
      </w:pPr>
      <w:bookmarkStart w:id="503" w:name="FS000001040T26_05_2003_21_34_50"/>
      <w:bookmarkEnd w:id="503"/>
      <w:r>
        <w:rPr>
          <w:rFonts w:hint="eastAsia"/>
          <w:rtl/>
        </w:rPr>
        <w:t>יחיאל</w:t>
      </w:r>
      <w:r>
        <w:rPr>
          <w:rtl/>
        </w:rPr>
        <w:t xml:space="preserve"> חזן (הליכוד):</w:t>
      </w:r>
    </w:p>
    <w:p w14:paraId="2EC8015C" w14:textId="77777777" w:rsidR="00000000" w:rsidRDefault="007C71EE">
      <w:pPr>
        <w:pStyle w:val="a"/>
        <w:rPr>
          <w:rFonts w:hint="cs"/>
          <w:rtl/>
        </w:rPr>
      </w:pPr>
    </w:p>
    <w:p w14:paraId="49E8EE6D" w14:textId="77777777" w:rsidR="00000000" w:rsidRDefault="007C71EE">
      <w:pPr>
        <w:pStyle w:val="a"/>
        <w:rPr>
          <w:rFonts w:hint="cs"/>
          <w:rtl/>
        </w:rPr>
      </w:pPr>
      <w:r>
        <w:rPr>
          <w:rFonts w:hint="cs"/>
          <w:rtl/>
        </w:rPr>
        <w:t>אחמד, אני חושב - - -</w:t>
      </w:r>
    </w:p>
    <w:p w14:paraId="080FBACC" w14:textId="77777777" w:rsidR="00000000" w:rsidRDefault="007C71EE">
      <w:pPr>
        <w:pStyle w:val="a"/>
        <w:rPr>
          <w:rFonts w:hint="cs"/>
          <w:rtl/>
        </w:rPr>
      </w:pPr>
    </w:p>
    <w:p w14:paraId="5E7DC680" w14:textId="77777777" w:rsidR="00000000" w:rsidRDefault="007C71EE">
      <w:pPr>
        <w:pStyle w:val="ad"/>
        <w:rPr>
          <w:rtl/>
        </w:rPr>
      </w:pPr>
      <w:r>
        <w:rPr>
          <w:rtl/>
        </w:rPr>
        <w:t xml:space="preserve">היו"ר אלי </w:t>
      </w:r>
      <w:r>
        <w:rPr>
          <w:rtl/>
        </w:rPr>
        <w:t>בן-מנחם:</w:t>
      </w:r>
    </w:p>
    <w:p w14:paraId="1A3504A7" w14:textId="77777777" w:rsidR="00000000" w:rsidRDefault="007C71EE">
      <w:pPr>
        <w:pStyle w:val="a"/>
        <w:rPr>
          <w:rtl/>
        </w:rPr>
      </w:pPr>
    </w:p>
    <w:p w14:paraId="7F004093" w14:textId="77777777" w:rsidR="00000000" w:rsidRDefault="007C71EE">
      <w:pPr>
        <w:pStyle w:val="a"/>
        <w:rPr>
          <w:rFonts w:hint="cs"/>
          <w:rtl/>
        </w:rPr>
      </w:pPr>
      <w:r>
        <w:rPr>
          <w:rFonts w:hint="cs"/>
          <w:rtl/>
        </w:rPr>
        <w:t xml:space="preserve">סליחה, חבר הכנסת חזן, אומרים חבר הכנסת טיבי. אין פה אחמד בכנסת. אני קורא לך חבר הכנסת חזן, תקרא לו חבר הכנסת טיבי. </w:t>
      </w:r>
    </w:p>
    <w:p w14:paraId="47BA334D" w14:textId="77777777" w:rsidR="00000000" w:rsidRDefault="007C71EE">
      <w:pPr>
        <w:pStyle w:val="a"/>
        <w:rPr>
          <w:rFonts w:hint="cs"/>
          <w:rtl/>
        </w:rPr>
      </w:pPr>
    </w:p>
    <w:p w14:paraId="4D4EDA07" w14:textId="77777777" w:rsidR="00000000" w:rsidRDefault="007C71EE">
      <w:pPr>
        <w:pStyle w:val="SpeakerCon"/>
        <w:rPr>
          <w:rtl/>
        </w:rPr>
      </w:pPr>
      <w:bookmarkStart w:id="504" w:name="FS000001040T26_05_2003_21_35_41"/>
      <w:bookmarkEnd w:id="504"/>
      <w:r>
        <w:rPr>
          <w:rFonts w:hint="eastAsia"/>
          <w:rtl/>
        </w:rPr>
        <w:t>יחיאל</w:t>
      </w:r>
      <w:r>
        <w:rPr>
          <w:rtl/>
        </w:rPr>
        <w:t xml:space="preserve"> חזן (הליכוד):</w:t>
      </w:r>
    </w:p>
    <w:p w14:paraId="650F1C34" w14:textId="77777777" w:rsidR="00000000" w:rsidRDefault="007C71EE">
      <w:pPr>
        <w:pStyle w:val="a"/>
        <w:rPr>
          <w:rFonts w:hint="cs"/>
          <w:rtl/>
        </w:rPr>
      </w:pPr>
    </w:p>
    <w:p w14:paraId="0FB9D2AE" w14:textId="77777777" w:rsidR="00000000" w:rsidRDefault="007C71EE">
      <w:pPr>
        <w:pStyle w:val="a"/>
        <w:rPr>
          <w:rFonts w:hint="cs"/>
          <w:rtl/>
        </w:rPr>
      </w:pPr>
      <w:r>
        <w:rPr>
          <w:rFonts w:hint="cs"/>
          <w:rtl/>
        </w:rPr>
        <w:t xml:space="preserve">אני הודעתי לאחמד ולחברים נוספים שאני הולך לעזור לו להקים את העיר הערבית המודרנית במדינת ישראל. נכון או לא? </w:t>
      </w:r>
    </w:p>
    <w:p w14:paraId="66D4243E" w14:textId="77777777" w:rsidR="00000000" w:rsidRDefault="007C71EE">
      <w:pPr>
        <w:pStyle w:val="a"/>
        <w:rPr>
          <w:rFonts w:hint="cs"/>
          <w:rtl/>
        </w:rPr>
      </w:pPr>
    </w:p>
    <w:p w14:paraId="737F3FDA" w14:textId="77777777" w:rsidR="00000000" w:rsidRDefault="007C71EE">
      <w:pPr>
        <w:pStyle w:val="ac"/>
        <w:rPr>
          <w:rtl/>
        </w:rPr>
      </w:pPr>
      <w:r>
        <w:rPr>
          <w:rFonts w:hint="eastAsia"/>
          <w:rtl/>
        </w:rPr>
        <w:t>אחמד</w:t>
      </w:r>
      <w:r>
        <w:rPr>
          <w:rtl/>
        </w:rPr>
        <w:t xml:space="preserve"> טיבי (חד"ש-תע"ל):</w:t>
      </w:r>
    </w:p>
    <w:p w14:paraId="73C18C86" w14:textId="77777777" w:rsidR="00000000" w:rsidRDefault="007C71EE">
      <w:pPr>
        <w:pStyle w:val="a"/>
        <w:rPr>
          <w:rFonts w:hint="cs"/>
          <w:rtl/>
        </w:rPr>
      </w:pPr>
    </w:p>
    <w:p w14:paraId="6338D41C" w14:textId="77777777" w:rsidR="00000000" w:rsidRDefault="007C71EE">
      <w:pPr>
        <w:pStyle w:val="a"/>
        <w:rPr>
          <w:rFonts w:hint="cs"/>
          <w:rtl/>
        </w:rPr>
      </w:pPr>
      <w:r>
        <w:rPr>
          <w:rFonts w:hint="cs"/>
          <w:rtl/>
        </w:rPr>
        <w:t xml:space="preserve">- - - </w:t>
      </w:r>
    </w:p>
    <w:p w14:paraId="162E1183" w14:textId="77777777" w:rsidR="00000000" w:rsidRDefault="007C71EE">
      <w:pPr>
        <w:pStyle w:val="a"/>
        <w:rPr>
          <w:rFonts w:hint="cs"/>
          <w:rtl/>
        </w:rPr>
      </w:pPr>
    </w:p>
    <w:p w14:paraId="0062922E" w14:textId="77777777" w:rsidR="00000000" w:rsidRDefault="007C71EE">
      <w:pPr>
        <w:pStyle w:val="SpeakerCon"/>
        <w:rPr>
          <w:rtl/>
        </w:rPr>
      </w:pPr>
      <w:bookmarkStart w:id="505" w:name="FS000001040T26_05_2003_21_37_43"/>
      <w:bookmarkEnd w:id="505"/>
      <w:r>
        <w:rPr>
          <w:rFonts w:hint="eastAsia"/>
          <w:rtl/>
        </w:rPr>
        <w:t>יחיאל</w:t>
      </w:r>
      <w:r>
        <w:rPr>
          <w:rtl/>
        </w:rPr>
        <w:t xml:space="preserve"> חזן (הליכוד):</w:t>
      </w:r>
    </w:p>
    <w:p w14:paraId="608E9C0A" w14:textId="77777777" w:rsidR="00000000" w:rsidRDefault="007C71EE">
      <w:pPr>
        <w:pStyle w:val="a"/>
        <w:rPr>
          <w:rFonts w:hint="cs"/>
          <w:rtl/>
        </w:rPr>
      </w:pPr>
    </w:p>
    <w:p w14:paraId="5A0527B7" w14:textId="77777777" w:rsidR="00000000" w:rsidRDefault="007C71EE">
      <w:pPr>
        <w:pStyle w:val="a"/>
        <w:rPr>
          <w:rFonts w:hint="cs"/>
          <w:rtl/>
        </w:rPr>
      </w:pPr>
      <w:r>
        <w:rPr>
          <w:rFonts w:hint="cs"/>
          <w:rtl/>
        </w:rPr>
        <w:t>כשם שהקמתי במגזר הערבי הישראלי בטייבה, בטירה, בקלנסואה, בג'ת, בסח'נין ובדיר-אל-אסד - הקמתי את הטלוויזיה בכבלים לאותם ערבים, אני חושב שמגיע לאותם ערבים ישראלים שנעזור להם, כי יש אפשרות לחיות ביחד. אלא מה</w:t>
      </w:r>
      <w:r>
        <w:rPr>
          <w:rFonts w:hint="cs"/>
          <w:rtl/>
        </w:rPr>
        <w:t xml:space="preserve">? הערבים הפלסטינים לא מוכנים לקבל אותנו. ולכן, תדע לך שכאשר אתה מדבר ואומר שהממשלה היא גרועה לערבים, אני אומר לך שהערבים הם הקומבינטורים הכי גדולים שיש עלי אדמות. </w:t>
      </w:r>
    </w:p>
    <w:p w14:paraId="12D177EB" w14:textId="77777777" w:rsidR="00000000" w:rsidRDefault="007C71EE">
      <w:pPr>
        <w:pStyle w:val="a"/>
        <w:rPr>
          <w:rFonts w:hint="cs"/>
          <w:rtl/>
        </w:rPr>
      </w:pPr>
    </w:p>
    <w:p w14:paraId="08F21D15" w14:textId="77777777" w:rsidR="00000000" w:rsidRDefault="007C71EE">
      <w:pPr>
        <w:pStyle w:val="ac"/>
        <w:rPr>
          <w:rtl/>
        </w:rPr>
      </w:pPr>
    </w:p>
    <w:p w14:paraId="4B5276A2" w14:textId="77777777" w:rsidR="00000000" w:rsidRDefault="007C71EE">
      <w:pPr>
        <w:pStyle w:val="ac"/>
        <w:rPr>
          <w:rtl/>
        </w:rPr>
      </w:pPr>
      <w:r>
        <w:rPr>
          <w:rFonts w:hint="eastAsia"/>
          <w:rtl/>
        </w:rPr>
        <w:t>אחמד</w:t>
      </w:r>
      <w:r>
        <w:rPr>
          <w:rtl/>
        </w:rPr>
        <w:t xml:space="preserve"> טיבי (חד"ש-תע"ל):</w:t>
      </w:r>
    </w:p>
    <w:p w14:paraId="359E140C" w14:textId="77777777" w:rsidR="00000000" w:rsidRDefault="007C71EE">
      <w:pPr>
        <w:pStyle w:val="a"/>
        <w:rPr>
          <w:rFonts w:hint="cs"/>
          <w:rtl/>
        </w:rPr>
      </w:pPr>
    </w:p>
    <w:p w14:paraId="0C73D91E" w14:textId="77777777" w:rsidR="00000000" w:rsidRDefault="007C71EE">
      <w:pPr>
        <w:pStyle w:val="a"/>
        <w:rPr>
          <w:rFonts w:hint="cs"/>
          <w:rtl/>
        </w:rPr>
      </w:pPr>
      <w:r>
        <w:rPr>
          <w:rFonts w:hint="cs"/>
          <w:rtl/>
        </w:rPr>
        <w:t>עוד פעם?</w:t>
      </w:r>
    </w:p>
    <w:p w14:paraId="535D15AF" w14:textId="77777777" w:rsidR="00000000" w:rsidRDefault="007C71EE">
      <w:pPr>
        <w:pStyle w:val="a"/>
        <w:rPr>
          <w:rFonts w:hint="cs"/>
          <w:rtl/>
        </w:rPr>
      </w:pPr>
    </w:p>
    <w:p w14:paraId="3515C6D9" w14:textId="77777777" w:rsidR="00000000" w:rsidRDefault="007C71EE">
      <w:pPr>
        <w:pStyle w:val="ad"/>
        <w:rPr>
          <w:rtl/>
        </w:rPr>
      </w:pPr>
      <w:r>
        <w:rPr>
          <w:rtl/>
        </w:rPr>
        <w:t>היו"ר אלי בן-מנחם:</w:t>
      </w:r>
    </w:p>
    <w:p w14:paraId="1F7A385E" w14:textId="77777777" w:rsidR="00000000" w:rsidRDefault="007C71EE">
      <w:pPr>
        <w:pStyle w:val="a"/>
        <w:rPr>
          <w:rtl/>
        </w:rPr>
      </w:pPr>
    </w:p>
    <w:p w14:paraId="2ED13734" w14:textId="77777777" w:rsidR="00000000" w:rsidRDefault="007C71EE">
      <w:pPr>
        <w:pStyle w:val="a"/>
        <w:rPr>
          <w:rFonts w:hint="cs"/>
          <w:rtl/>
        </w:rPr>
      </w:pPr>
      <w:r>
        <w:rPr>
          <w:rFonts w:hint="cs"/>
          <w:rtl/>
        </w:rPr>
        <w:t>חבר הכנסת חזן, אני מבקש להתקרב לסיום</w:t>
      </w:r>
      <w:r>
        <w:rPr>
          <w:rFonts w:hint="cs"/>
          <w:rtl/>
        </w:rPr>
        <w:t xml:space="preserve"> דבריך. עכשיו - לתקציב.</w:t>
      </w:r>
    </w:p>
    <w:p w14:paraId="2B3FA38D" w14:textId="77777777" w:rsidR="00000000" w:rsidRDefault="007C71EE">
      <w:pPr>
        <w:pStyle w:val="a"/>
        <w:rPr>
          <w:rFonts w:hint="cs"/>
          <w:rtl/>
        </w:rPr>
      </w:pPr>
    </w:p>
    <w:p w14:paraId="43723403" w14:textId="77777777" w:rsidR="00000000" w:rsidRDefault="007C71EE">
      <w:pPr>
        <w:pStyle w:val="ac"/>
        <w:rPr>
          <w:rtl/>
        </w:rPr>
      </w:pPr>
      <w:r>
        <w:rPr>
          <w:rFonts w:hint="eastAsia"/>
          <w:rtl/>
        </w:rPr>
        <w:t>אחמד</w:t>
      </w:r>
      <w:r>
        <w:rPr>
          <w:rtl/>
        </w:rPr>
        <w:t xml:space="preserve"> טיבי (חד"ש-תע"ל):</w:t>
      </w:r>
    </w:p>
    <w:p w14:paraId="0F421E20" w14:textId="77777777" w:rsidR="00000000" w:rsidRDefault="007C71EE">
      <w:pPr>
        <w:pStyle w:val="a"/>
        <w:rPr>
          <w:rFonts w:hint="cs"/>
          <w:rtl/>
        </w:rPr>
      </w:pPr>
    </w:p>
    <w:p w14:paraId="768A6C97" w14:textId="77777777" w:rsidR="00000000" w:rsidRDefault="007C71EE">
      <w:pPr>
        <w:pStyle w:val="a"/>
        <w:rPr>
          <w:rFonts w:hint="cs"/>
          <w:rtl/>
        </w:rPr>
      </w:pPr>
      <w:r>
        <w:rPr>
          <w:rFonts w:hint="cs"/>
          <w:rtl/>
        </w:rPr>
        <w:t>יש לפטור את המתנחלים מאגרת חזרה ארצה.</w:t>
      </w:r>
    </w:p>
    <w:p w14:paraId="3774DB2F" w14:textId="77777777" w:rsidR="00000000" w:rsidRDefault="007C71EE">
      <w:pPr>
        <w:pStyle w:val="a"/>
        <w:rPr>
          <w:rFonts w:hint="cs"/>
          <w:rtl/>
        </w:rPr>
      </w:pPr>
    </w:p>
    <w:p w14:paraId="19097D82" w14:textId="77777777" w:rsidR="00000000" w:rsidRDefault="007C71EE">
      <w:pPr>
        <w:pStyle w:val="SpeakerCon"/>
        <w:rPr>
          <w:rtl/>
        </w:rPr>
      </w:pPr>
      <w:bookmarkStart w:id="506" w:name="FS000001040T26_05_2003_21_40_05"/>
      <w:bookmarkEnd w:id="506"/>
      <w:r>
        <w:rPr>
          <w:rFonts w:hint="eastAsia"/>
          <w:rtl/>
        </w:rPr>
        <w:t>יחיאל</w:t>
      </w:r>
      <w:r>
        <w:rPr>
          <w:rtl/>
        </w:rPr>
        <w:t xml:space="preserve"> חזן (הליכוד):</w:t>
      </w:r>
    </w:p>
    <w:p w14:paraId="1C209921" w14:textId="77777777" w:rsidR="00000000" w:rsidRDefault="007C71EE">
      <w:pPr>
        <w:pStyle w:val="a"/>
        <w:rPr>
          <w:rFonts w:hint="cs"/>
          <w:rtl/>
        </w:rPr>
      </w:pPr>
    </w:p>
    <w:p w14:paraId="299F439B" w14:textId="77777777" w:rsidR="00000000" w:rsidRDefault="007C71EE">
      <w:pPr>
        <w:pStyle w:val="a"/>
        <w:rPr>
          <w:rFonts w:hint="cs"/>
          <w:rtl/>
        </w:rPr>
      </w:pPr>
      <w:r>
        <w:rPr>
          <w:rFonts w:hint="cs"/>
          <w:rtl/>
        </w:rPr>
        <w:t xml:space="preserve">לא צריך לפטור אותם. </w:t>
      </w:r>
    </w:p>
    <w:p w14:paraId="5DF16920" w14:textId="77777777" w:rsidR="00000000" w:rsidRDefault="007C71EE">
      <w:pPr>
        <w:pStyle w:val="a"/>
        <w:rPr>
          <w:rFonts w:hint="cs"/>
          <w:rtl/>
        </w:rPr>
      </w:pPr>
    </w:p>
    <w:p w14:paraId="115AC5F9" w14:textId="77777777" w:rsidR="00000000" w:rsidRDefault="007C71EE">
      <w:pPr>
        <w:pStyle w:val="a"/>
        <w:rPr>
          <w:rFonts w:hint="cs"/>
          <w:rtl/>
        </w:rPr>
      </w:pPr>
      <w:r>
        <w:rPr>
          <w:rFonts w:hint="cs"/>
          <w:rtl/>
        </w:rPr>
        <w:t xml:space="preserve">אני רוצה, אדוני היושב-ראש, להעלות את בעיית העובדים הזרים. העובדים הזרים במדינת ישראל מתקרבים ל=300,000, ויש לנו גם כ=300,000 </w:t>
      </w:r>
      <w:r>
        <w:rPr>
          <w:rFonts w:hint="cs"/>
          <w:rtl/>
        </w:rPr>
        <w:t>מובטלים. אני יודע שבענף החקלאות, למשל, כבר 25 שנה לא עובדים ישראלים, רק תאילנדים. ובאה ממשלה ומבקשת להטיל אגרה על כל עובד זר שיעבוד  בענף החקלאות. ואני קורא מפה לשר האוצר ולשר החקלאות, ואני יודע שהוא פועל בעניין, לבטל את המס הנוסף הזה שהולכים להטיל על העוב</w:t>
      </w:r>
      <w:r>
        <w:rPr>
          <w:rFonts w:hint="cs"/>
          <w:rtl/>
        </w:rPr>
        <w:t xml:space="preserve">דים הזרים במגזר החקלאי. </w:t>
      </w:r>
    </w:p>
    <w:p w14:paraId="626990A9" w14:textId="77777777" w:rsidR="00000000" w:rsidRDefault="007C71EE">
      <w:pPr>
        <w:pStyle w:val="a"/>
        <w:rPr>
          <w:rFonts w:hint="cs"/>
          <w:rtl/>
        </w:rPr>
      </w:pPr>
    </w:p>
    <w:bookmarkEnd w:id="484"/>
    <w:p w14:paraId="06DF8DDF" w14:textId="77777777" w:rsidR="00000000" w:rsidRDefault="007C71EE">
      <w:pPr>
        <w:pStyle w:val="a"/>
        <w:rPr>
          <w:rFonts w:hint="cs"/>
          <w:rtl/>
        </w:rPr>
      </w:pPr>
      <w:r>
        <w:rPr>
          <w:rFonts w:hint="cs"/>
          <w:rtl/>
        </w:rPr>
        <w:t xml:space="preserve">כמעט כל יום אנחנו רואים אנשים מהמגזר החקלאי שמתאבדים, בעיקר מכיוון שאין מי שיעזור להם לקטוף את הפרחים - - - </w:t>
      </w:r>
    </w:p>
    <w:p w14:paraId="49525BC2" w14:textId="77777777" w:rsidR="00000000" w:rsidRDefault="007C71EE">
      <w:pPr>
        <w:pStyle w:val="a"/>
        <w:ind w:firstLine="0"/>
        <w:rPr>
          <w:rFonts w:hint="cs"/>
          <w:rtl/>
        </w:rPr>
      </w:pPr>
    </w:p>
    <w:p w14:paraId="779700B5" w14:textId="77777777" w:rsidR="00000000" w:rsidRDefault="007C71EE">
      <w:pPr>
        <w:pStyle w:val="ac"/>
        <w:rPr>
          <w:rtl/>
        </w:rPr>
      </w:pPr>
      <w:r>
        <w:rPr>
          <w:rFonts w:hint="eastAsia"/>
          <w:rtl/>
        </w:rPr>
        <w:t>בנימין</w:t>
      </w:r>
      <w:r>
        <w:rPr>
          <w:rtl/>
        </w:rPr>
        <w:t xml:space="preserve"> בן-אליעזר (העבודה-מימד):</w:t>
      </w:r>
    </w:p>
    <w:p w14:paraId="77031AC8" w14:textId="77777777" w:rsidR="00000000" w:rsidRDefault="007C71EE">
      <w:pPr>
        <w:pStyle w:val="a"/>
        <w:rPr>
          <w:rFonts w:hint="cs"/>
          <w:rtl/>
        </w:rPr>
      </w:pPr>
    </w:p>
    <w:p w14:paraId="4D2774C0" w14:textId="77777777" w:rsidR="00000000" w:rsidRDefault="007C71EE">
      <w:pPr>
        <w:pStyle w:val="a"/>
        <w:rPr>
          <w:rFonts w:hint="cs"/>
          <w:rtl/>
        </w:rPr>
      </w:pPr>
      <w:r>
        <w:rPr>
          <w:rFonts w:hint="cs"/>
          <w:rtl/>
        </w:rPr>
        <w:t xml:space="preserve">רק ליכודניקים. </w:t>
      </w:r>
    </w:p>
    <w:p w14:paraId="7DB6BA98" w14:textId="77777777" w:rsidR="00000000" w:rsidRDefault="007C71EE">
      <w:pPr>
        <w:pStyle w:val="a"/>
        <w:ind w:firstLine="0"/>
        <w:rPr>
          <w:rFonts w:hint="cs"/>
          <w:rtl/>
        </w:rPr>
      </w:pPr>
    </w:p>
    <w:p w14:paraId="6621590B" w14:textId="77777777" w:rsidR="00000000" w:rsidRDefault="007C71EE">
      <w:pPr>
        <w:pStyle w:val="Speaker"/>
        <w:rPr>
          <w:rtl/>
        </w:rPr>
      </w:pPr>
      <w:bookmarkStart w:id="507" w:name="FS000001040T26_05_2003_21_33_10"/>
      <w:bookmarkEnd w:id="507"/>
      <w:r>
        <w:rPr>
          <w:rFonts w:hint="eastAsia"/>
          <w:rtl/>
        </w:rPr>
        <w:t>יחיאל</w:t>
      </w:r>
      <w:r>
        <w:rPr>
          <w:rtl/>
        </w:rPr>
        <w:t xml:space="preserve"> חזן (הליכוד):</w:t>
      </w:r>
    </w:p>
    <w:p w14:paraId="2861F6B4" w14:textId="77777777" w:rsidR="00000000" w:rsidRDefault="007C71EE">
      <w:pPr>
        <w:pStyle w:val="a"/>
        <w:rPr>
          <w:rFonts w:hint="cs"/>
          <w:rtl/>
        </w:rPr>
      </w:pPr>
    </w:p>
    <w:p w14:paraId="51422CF5" w14:textId="77777777" w:rsidR="00000000" w:rsidRDefault="007C71EE">
      <w:pPr>
        <w:pStyle w:val="a"/>
        <w:rPr>
          <w:rFonts w:hint="cs"/>
          <w:rtl/>
        </w:rPr>
      </w:pPr>
      <w:r>
        <w:rPr>
          <w:rFonts w:hint="cs"/>
          <w:rtl/>
        </w:rPr>
        <w:t>פואד, אל תאשים את הליכודניקים, זה היה גם כשאתה הי</w:t>
      </w:r>
      <w:r>
        <w:rPr>
          <w:rFonts w:hint="cs"/>
          <w:rtl/>
        </w:rPr>
        <w:t xml:space="preserve">ית שותף לשלטון. אז אל תאשים את הליכודניקים. </w:t>
      </w:r>
    </w:p>
    <w:p w14:paraId="72C39D79" w14:textId="77777777" w:rsidR="00000000" w:rsidRDefault="007C71EE">
      <w:pPr>
        <w:pStyle w:val="a"/>
        <w:ind w:firstLine="0"/>
        <w:rPr>
          <w:rFonts w:hint="cs"/>
          <w:rtl/>
        </w:rPr>
      </w:pPr>
    </w:p>
    <w:p w14:paraId="557D2F6E" w14:textId="77777777" w:rsidR="00000000" w:rsidRDefault="007C71EE">
      <w:pPr>
        <w:pStyle w:val="ac"/>
        <w:rPr>
          <w:rtl/>
        </w:rPr>
      </w:pPr>
      <w:r>
        <w:rPr>
          <w:rFonts w:hint="eastAsia"/>
          <w:rtl/>
        </w:rPr>
        <w:t>בנימין</w:t>
      </w:r>
      <w:r>
        <w:rPr>
          <w:rtl/>
        </w:rPr>
        <w:t xml:space="preserve"> בן-אליעזר (העבודה-מימד):</w:t>
      </w:r>
    </w:p>
    <w:p w14:paraId="3E916E32" w14:textId="77777777" w:rsidR="00000000" w:rsidRDefault="007C71EE">
      <w:pPr>
        <w:pStyle w:val="a"/>
        <w:rPr>
          <w:rFonts w:hint="cs"/>
          <w:rtl/>
        </w:rPr>
      </w:pPr>
    </w:p>
    <w:p w14:paraId="6C3D48D5" w14:textId="77777777" w:rsidR="00000000" w:rsidRDefault="007C71EE">
      <w:pPr>
        <w:pStyle w:val="a"/>
        <w:rPr>
          <w:rFonts w:hint="cs"/>
          <w:rtl/>
        </w:rPr>
      </w:pPr>
      <w:r>
        <w:rPr>
          <w:rFonts w:hint="cs"/>
          <w:rtl/>
        </w:rPr>
        <w:t xml:space="preserve">אני מדבר אל דני נוה. מה קרה לך? </w:t>
      </w:r>
    </w:p>
    <w:p w14:paraId="061FF6F6" w14:textId="77777777" w:rsidR="00000000" w:rsidRDefault="007C71EE">
      <w:pPr>
        <w:pStyle w:val="a"/>
        <w:ind w:firstLine="0"/>
        <w:rPr>
          <w:rFonts w:hint="cs"/>
          <w:rtl/>
        </w:rPr>
      </w:pPr>
    </w:p>
    <w:p w14:paraId="1351FE48" w14:textId="77777777" w:rsidR="00000000" w:rsidRDefault="007C71EE">
      <w:pPr>
        <w:pStyle w:val="SpeakerCon"/>
        <w:rPr>
          <w:rtl/>
        </w:rPr>
      </w:pPr>
      <w:bookmarkStart w:id="508" w:name="FS000001040T26_05_2003_21_34_07"/>
      <w:bookmarkEnd w:id="508"/>
      <w:r>
        <w:rPr>
          <w:rFonts w:hint="eastAsia"/>
          <w:rtl/>
        </w:rPr>
        <w:t>יחיאל</w:t>
      </w:r>
      <w:r>
        <w:rPr>
          <w:rtl/>
        </w:rPr>
        <w:t xml:space="preserve"> חזן (הליכוד):</w:t>
      </w:r>
    </w:p>
    <w:p w14:paraId="4B94CB80" w14:textId="77777777" w:rsidR="00000000" w:rsidRDefault="007C71EE">
      <w:pPr>
        <w:pStyle w:val="a"/>
        <w:rPr>
          <w:rFonts w:hint="cs"/>
          <w:rtl/>
        </w:rPr>
      </w:pPr>
    </w:p>
    <w:p w14:paraId="264FC1F2" w14:textId="77777777" w:rsidR="00000000" w:rsidRDefault="007C71EE">
      <w:pPr>
        <w:pStyle w:val="a"/>
        <w:rPr>
          <w:rFonts w:hint="cs"/>
          <w:rtl/>
        </w:rPr>
      </w:pPr>
      <w:r>
        <w:rPr>
          <w:rFonts w:hint="cs"/>
          <w:rtl/>
        </w:rPr>
        <w:t>חשבתי שאלי, סליחה, אני מתנצל, שמעתי "רק ליכודניקים", חשבתי שאתה מדבר אלי, לא ראיתי שמלבד השר נוה יש עוד ליכודניקים בבניין.</w:t>
      </w:r>
      <w:r>
        <w:rPr>
          <w:rFonts w:hint="cs"/>
          <w:rtl/>
        </w:rPr>
        <w:t xml:space="preserve"> </w:t>
      </w:r>
    </w:p>
    <w:p w14:paraId="5CD02F96" w14:textId="77777777" w:rsidR="00000000" w:rsidRDefault="007C71EE">
      <w:pPr>
        <w:pStyle w:val="a"/>
        <w:ind w:firstLine="0"/>
        <w:rPr>
          <w:rFonts w:hint="cs"/>
          <w:rtl/>
        </w:rPr>
      </w:pPr>
    </w:p>
    <w:p w14:paraId="39BE830E" w14:textId="77777777" w:rsidR="00000000" w:rsidRDefault="007C71EE">
      <w:pPr>
        <w:pStyle w:val="ad"/>
        <w:rPr>
          <w:rtl/>
        </w:rPr>
      </w:pPr>
      <w:r>
        <w:rPr>
          <w:rtl/>
        </w:rPr>
        <w:t>היו"ר אלי בן-מנחם:</w:t>
      </w:r>
    </w:p>
    <w:p w14:paraId="5CB689B3" w14:textId="77777777" w:rsidR="00000000" w:rsidRDefault="007C71EE">
      <w:pPr>
        <w:pStyle w:val="a"/>
        <w:rPr>
          <w:rtl/>
        </w:rPr>
      </w:pPr>
    </w:p>
    <w:p w14:paraId="61CD7B28" w14:textId="77777777" w:rsidR="00000000" w:rsidRDefault="007C71EE">
      <w:pPr>
        <w:pStyle w:val="a"/>
        <w:rPr>
          <w:rFonts w:hint="cs"/>
          <w:rtl/>
        </w:rPr>
      </w:pPr>
      <w:r>
        <w:rPr>
          <w:rFonts w:hint="cs"/>
          <w:rtl/>
        </w:rPr>
        <w:t xml:space="preserve">אסור להזכיר ליד חבר הכנסת חזן את המלה "ליכוד". חבר הכנסת חזן, תסיים בבקשה. </w:t>
      </w:r>
    </w:p>
    <w:p w14:paraId="22FA9349" w14:textId="77777777" w:rsidR="00000000" w:rsidRDefault="007C71EE">
      <w:pPr>
        <w:pStyle w:val="a"/>
        <w:ind w:firstLine="0"/>
        <w:rPr>
          <w:rFonts w:hint="cs"/>
          <w:rtl/>
        </w:rPr>
      </w:pPr>
    </w:p>
    <w:p w14:paraId="01F124A0" w14:textId="77777777" w:rsidR="00000000" w:rsidRDefault="007C71EE">
      <w:pPr>
        <w:pStyle w:val="ac"/>
        <w:rPr>
          <w:rtl/>
        </w:rPr>
      </w:pPr>
      <w:r>
        <w:rPr>
          <w:rFonts w:hint="eastAsia"/>
          <w:rtl/>
        </w:rPr>
        <w:t>רן</w:t>
      </w:r>
      <w:r>
        <w:rPr>
          <w:rtl/>
        </w:rPr>
        <w:t xml:space="preserve"> כהן (מרצ):</w:t>
      </w:r>
    </w:p>
    <w:p w14:paraId="1B16BE15" w14:textId="77777777" w:rsidR="00000000" w:rsidRDefault="007C71EE">
      <w:pPr>
        <w:pStyle w:val="a"/>
        <w:rPr>
          <w:rFonts w:hint="cs"/>
          <w:rtl/>
        </w:rPr>
      </w:pPr>
    </w:p>
    <w:p w14:paraId="5286E8B2" w14:textId="77777777" w:rsidR="00000000" w:rsidRDefault="007C71EE">
      <w:pPr>
        <w:pStyle w:val="a"/>
        <w:rPr>
          <w:rFonts w:hint="cs"/>
          <w:rtl/>
        </w:rPr>
      </w:pPr>
      <w:r>
        <w:rPr>
          <w:rFonts w:hint="cs"/>
          <w:rtl/>
        </w:rPr>
        <w:t>חבר הכנסת חזן, אני אומר לך בידידות, היתה כאן חברת הכנסת חזן, אני מציע לך לזכור שהיה פה בעבר גם חבר כנסת יעקב חזן, השם הזה מאוד מחייב. אז תהיה</w:t>
      </w:r>
      <w:r>
        <w:rPr>
          <w:rFonts w:hint="cs"/>
          <w:rtl/>
        </w:rPr>
        <w:t xml:space="preserve"> אתנו לבבי, יותר נעים. מה אכפת לך. אנחנו מכבדים אותך, תכבד אותנו גם אתה. </w:t>
      </w:r>
    </w:p>
    <w:p w14:paraId="1C99E6EF" w14:textId="77777777" w:rsidR="00000000" w:rsidRDefault="007C71EE">
      <w:pPr>
        <w:pStyle w:val="a"/>
        <w:ind w:firstLine="0"/>
        <w:rPr>
          <w:rFonts w:hint="cs"/>
          <w:rtl/>
        </w:rPr>
      </w:pPr>
    </w:p>
    <w:p w14:paraId="573D1260" w14:textId="77777777" w:rsidR="00000000" w:rsidRDefault="007C71EE">
      <w:pPr>
        <w:pStyle w:val="SpeakerCon"/>
        <w:rPr>
          <w:rtl/>
        </w:rPr>
      </w:pPr>
      <w:bookmarkStart w:id="509" w:name="FS000001040T26_05_2003_21_37_09C"/>
      <w:bookmarkEnd w:id="509"/>
      <w:r>
        <w:rPr>
          <w:rtl/>
        </w:rPr>
        <w:t>יחיאל חזן (הליכוד):</w:t>
      </w:r>
    </w:p>
    <w:p w14:paraId="5CF6C584" w14:textId="77777777" w:rsidR="00000000" w:rsidRDefault="007C71EE">
      <w:pPr>
        <w:pStyle w:val="a"/>
        <w:rPr>
          <w:rtl/>
        </w:rPr>
      </w:pPr>
    </w:p>
    <w:p w14:paraId="02042E3A" w14:textId="77777777" w:rsidR="00000000" w:rsidRDefault="007C71EE">
      <w:pPr>
        <w:pStyle w:val="a"/>
        <w:rPr>
          <w:rFonts w:hint="cs"/>
          <w:rtl/>
        </w:rPr>
      </w:pPr>
      <w:r>
        <w:rPr>
          <w:rFonts w:hint="cs"/>
          <w:rtl/>
        </w:rPr>
        <w:t xml:space="preserve">וואלה, אני רק רואה את החברים שלי מהמגזר הערבי, אני מתרגז, על מה אתה מדבר? </w:t>
      </w:r>
    </w:p>
    <w:p w14:paraId="756E0F4E" w14:textId="77777777" w:rsidR="00000000" w:rsidRDefault="007C71EE">
      <w:pPr>
        <w:pStyle w:val="a"/>
        <w:ind w:firstLine="0"/>
        <w:rPr>
          <w:rFonts w:hint="cs"/>
          <w:rtl/>
        </w:rPr>
      </w:pPr>
    </w:p>
    <w:p w14:paraId="1A4E11EF" w14:textId="77777777" w:rsidR="00000000" w:rsidRDefault="007C71EE">
      <w:pPr>
        <w:pStyle w:val="ac"/>
        <w:rPr>
          <w:rtl/>
        </w:rPr>
      </w:pPr>
      <w:r>
        <w:rPr>
          <w:rFonts w:hint="eastAsia"/>
          <w:rtl/>
        </w:rPr>
        <w:t>רן</w:t>
      </w:r>
      <w:r>
        <w:rPr>
          <w:rtl/>
        </w:rPr>
        <w:t xml:space="preserve"> כהן (מרצ):</w:t>
      </w:r>
    </w:p>
    <w:p w14:paraId="4012CC46" w14:textId="77777777" w:rsidR="00000000" w:rsidRDefault="007C71EE">
      <w:pPr>
        <w:pStyle w:val="a"/>
        <w:rPr>
          <w:rFonts w:hint="cs"/>
          <w:rtl/>
        </w:rPr>
      </w:pPr>
    </w:p>
    <w:p w14:paraId="2C337A17" w14:textId="77777777" w:rsidR="00000000" w:rsidRDefault="007C71EE">
      <w:pPr>
        <w:pStyle w:val="a"/>
        <w:rPr>
          <w:rFonts w:hint="cs"/>
          <w:rtl/>
        </w:rPr>
      </w:pPr>
      <w:r>
        <w:rPr>
          <w:rFonts w:hint="cs"/>
          <w:rtl/>
        </w:rPr>
        <w:t xml:space="preserve">למה להתרגז? </w:t>
      </w:r>
    </w:p>
    <w:p w14:paraId="4DDF83F8" w14:textId="77777777" w:rsidR="00000000" w:rsidRDefault="007C71EE">
      <w:pPr>
        <w:pStyle w:val="a"/>
        <w:ind w:firstLine="0"/>
        <w:rPr>
          <w:rFonts w:hint="cs"/>
          <w:rtl/>
        </w:rPr>
      </w:pPr>
    </w:p>
    <w:p w14:paraId="12D6A31A" w14:textId="77777777" w:rsidR="00000000" w:rsidRDefault="007C71EE">
      <w:pPr>
        <w:pStyle w:val="SpeakerCon"/>
        <w:rPr>
          <w:rtl/>
        </w:rPr>
      </w:pPr>
      <w:bookmarkStart w:id="510" w:name="FS000001040T26_05_2003_21_37_54C"/>
      <w:bookmarkEnd w:id="510"/>
      <w:r>
        <w:rPr>
          <w:rtl/>
        </w:rPr>
        <w:t>יחיאל חזן (הליכוד):</w:t>
      </w:r>
    </w:p>
    <w:p w14:paraId="4F3BE666" w14:textId="77777777" w:rsidR="00000000" w:rsidRDefault="007C71EE">
      <w:pPr>
        <w:pStyle w:val="a"/>
        <w:rPr>
          <w:rtl/>
        </w:rPr>
      </w:pPr>
    </w:p>
    <w:p w14:paraId="4802BB9C" w14:textId="77777777" w:rsidR="00000000" w:rsidRDefault="007C71EE">
      <w:pPr>
        <w:pStyle w:val="a"/>
        <w:rPr>
          <w:rFonts w:hint="cs"/>
          <w:rtl/>
        </w:rPr>
      </w:pPr>
      <w:r>
        <w:rPr>
          <w:rFonts w:hint="cs"/>
          <w:rtl/>
        </w:rPr>
        <w:t>ההוא מיישב את הנגב, כל הפזורה הבדו</w:t>
      </w:r>
      <w:r>
        <w:rPr>
          <w:rFonts w:hint="cs"/>
          <w:rtl/>
        </w:rPr>
        <w:t xml:space="preserve">אית גנבו לנו את כל הקרקעות, מיישבים את הנגב, ואני כיהודי לא יכול ליישב למשל את בית-לחם, אתה מבין, אז איך אני לא אתרגז? </w:t>
      </w:r>
    </w:p>
    <w:p w14:paraId="2BE4205F" w14:textId="77777777" w:rsidR="00000000" w:rsidRDefault="007C71EE">
      <w:pPr>
        <w:pStyle w:val="a"/>
        <w:ind w:firstLine="0"/>
        <w:rPr>
          <w:rFonts w:hint="cs"/>
          <w:rtl/>
        </w:rPr>
      </w:pPr>
    </w:p>
    <w:p w14:paraId="69BAA80A" w14:textId="77777777" w:rsidR="00000000" w:rsidRDefault="007C71EE">
      <w:pPr>
        <w:pStyle w:val="ad"/>
        <w:rPr>
          <w:rtl/>
        </w:rPr>
      </w:pPr>
      <w:r>
        <w:rPr>
          <w:rtl/>
        </w:rPr>
        <w:t>היו"ר אלי בן-מנחם:</w:t>
      </w:r>
    </w:p>
    <w:p w14:paraId="38CD6512" w14:textId="77777777" w:rsidR="00000000" w:rsidRDefault="007C71EE">
      <w:pPr>
        <w:pStyle w:val="a"/>
        <w:rPr>
          <w:rtl/>
        </w:rPr>
      </w:pPr>
    </w:p>
    <w:p w14:paraId="3AAB2A6C" w14:textId="77777777" w:rsidR="00000000" w:rsidRDefault="007C71EE">
      <w:pPr>
        <w:pStyle w:val="a"/>
        <w:rPr>
          <w:rFonts w:hint="cs"/>
          <w:rtl/>
        </w:rPr>
      </w:pPr>
      <w:r>
        <w:rPr>
          <w:rFonts w:hint="cs"/>
          <w:rtl/>
        </w:rPr>
        <w:t xml:space="preserve">חבר הכנסת חזן, אני מבקש שתסיים. </w:t>
      </w:r>
    </w:p>
    <w:p w14:paraId="538744A1" w14:textId="77777777" w:rsidR="00000000" w:rsidRDefault="007C71EE">
      <w:pPr>
        <w:pStyle w:val="a"/>
        <w:ind w:firstLine="0"/>
        <w:rPr>
          <w:rFonts w:hint="cs"/>
          <w:rtl/>
        </w:rPr>
      </w:pPr>
    </w:p>
    <w:p w14:paraId="0760B4B3" w14:textId="77777777" w:rsidR="00000000" w:rsidRDefault="007C71EE">
      <w:pPr>
        <w:pStyle w:val="ac"/>
        <w:rPr>
          <w:rtl/>
        </w:rPr>
      </w:pPr>
      <w:r>
        <w:rPr>
          <w:rFonts w:hint="eastAsia"/>
          <w:rtl/>
        </w:rPr>
        <w:t>רן</w:t>
      </w:r>
      <w:r>
        <w:rPr>
          <w:rtl/>
        </w:rPr>
        <w:t xml:space="preserve"> כהן (מרצ):</w:t>
      </w:r>
    </w:p>
    <w:p w14:paraId="2400F332" w14:textId="77777777" w:rsidR="00000000" w:rsidRDefault="007C71EE">
      <w:pPr>
        <w:pStyle w:val="a"/>
        <w:rPr>
          <w:rFonts w:hint="cs"/>
          <w:rtl/>
        </w:rPr>
      </w:pPr>
    </w:p>
    <w:p w14:paraId="537E9988" w14:textId="77777777" w:rsidR="00000000" w:rsidRDefault="007C71EE">
      <w:pPr>
        <w:pStyle w:val="a"/>
        <w:rPr>
          <w:rFonts w:hint="cs"/>
          <w:rtl/>
        </w:rPr>
      </w:pPr>
      <w:r>
        <w:rPr>
          <w:rFonts w:hint="cs"/>
          <w:rtl/>
        </w:rPr>
        <w:t>אני רוצה להשלים את דברי, תנסה לזכור את מנהיג הליכוד, מנחם בגין ז"ל</w:t>
      </w:r>
      <w:r>
        <w:rPr>
          <w:rFonts w:hint="cs"/>
          <w:rtl/>
        </w:rPr>
        <w:t xml:space="preserve">. </w:t>
      </w:r>
    </w:p>
    <w:p w14:paraId="3AD4E47A" w14:textId="77777777" w:rsidR="00000000" w:rsidRDefault="007C71EE">
      <w:pPr>
        <w:pStyle w:val="a"/>
        <w:ind w:firstLine="0"/>
        <w:rPr>
          <w:rFonts w:hint="cs"/>
          <w:rtl/>
        </w:rPr>
      </w:pPr>
    </w:p>
    <w:p w14:paraId="144DEFA5" w14:textId="77777777" w:rsidR="00000000" w:rsidRDefault="007C71EE">
      <w:pPr>
        <w:pStyle w:val="ad"/>
        <w:rPr>
          <w:rtl/>
        </w:rPr>
      </w:pPr>
      <w:r>
        <w:rPr>
          <w:rtl/>
        </w:rPr>
        <w:t>היו"ר אלי בן-מנחם:</w:t>
      </w:r>
    </w:p>
    <w:p w14:paraId="0CEF3FD2" w14:textId="77777777" w:rsidR="00000000" w:rsidRDefault="007C71EE">
      <w:pPr>
        <w:pStyle w:val="a"/>
        <w:rPr>
          <w:rtl/>
        </w:rPr>
      </w:pPr>
    </w:p>
    <w:p w14:paraId="51701B94" w14:textId="77777777" w:rsidR="00000000" w:rsidRDefault="007C71EE">
      <w:pPr>
        <w:pStyle w:val="a"/>
        <w:rPr>
          <w:rFonts w:hint="cs"/>
          <w:rtl/>
        </w:rPr>
      </w:pPr>
      <w:r>
        <w:rPr>
          <w:rFonts w:hint="cs"/>
          <w:rtl/>
        </w:rPr>
        <w:t xml:space="preserve">חבר הכנסת רן כהן, אנשים ממתינים כאן, אני מבקש, הערת את הערתך. חבר הכנסת חזן, אני מבקש שתסיים, משפט אחרון. </w:t>
      </w:r>
    </w:p>
    <w:p w14:paraId="54DED0C2" w14:textId="77777777" w:rsidR="00000000" w:rsidRDefault="007C71EE">
      <w:pPr>
        <w:pStyle w:val="a"/>
        <w:ind w:firstLine="0"/>
        <w:rPr>
          <w:rFonts w:hint="cs"/>
          <w:rtl/>
        </w:rPr>
      </w:pPr>
    </w:p>
    <w:p w14:paraId="02FB9412" w14:textId="77777777" w:rsidR="00000000" w:rsidRDefault="007C71EE">
      <w:pPr>
        <w:pStyle w:val="SpeakerCon"/>
        <w:rPr>
          <w:rtl/>
        </w:rPr>
      </w:pPr>
      <w:bookmarkStart w:id="511" w:name="FS000001040T26_05_2003_21_40_08C"/>
      <w:bookmarkEnd w:id="511"/>
      <w:r>
        <w:rPr>
          <w:rtl/>
        </w:rPr>
        <w:t>יחיאל חזן (הליכוד):</w:t>
      </w:r>
    </w:p>
    <w:p w14:paraId="086C381B" w14:textId="77777777" w:rsidR="00000000" w:rsidRDefault="007C71EE">
      <w:pPr>
        <w:pStyle w:val="a"/>
        <w:rPr>
          <w:rtl/>
        </w:rPr>
      </w:pPr>
    </w:p>
    <w:p w14:paraId="3AB114D1" w14:textId="77777777" w:rsidR="00000000" w:rsidRDefault="007C71EE">
      <w:pPr>
        <w:pStyle w:val="a"/>
        <w:rPr>
          <w:rFonts w:hint="cs"/>
          <w:rtl/>
        </w:rPr>
      </w:pPr>
      <w:r>
        <w:rPr>
          <w:rFonts w:hint="cs"/>
          <w:rtl/>
        </w:rPr>
        <w:t>חברי חבר הכנסת רן כהן, כאשר אתה תיקח אותי, כמו שהבטחת, לעירק - אתה זוכר שהבטחת לי לקחת אותי לטיול הראשו</w:t>
      </w:r>
      <w:r>
        <w:rPr>
          <w:rFonts w:hint="cs"/>
          <w:rtl/>
        </w:rPr>
        <w:t xml:space="preserve">ן לעירק? - אני אביא בחשבון את ההצעה שהצעת לי. </w:t>
      </w:r>
    </w:p>
    <w:p w14:paraId="36785874" w14:textId="77777777" w:rsidR="00000000" w:rsidRDefault="007C71EE">
      <w:pPr>
        <w:pStyle w:val="a"/>
        <w:rPr>
          <w:rFonts w:hint="cs"/>
          <w:rtl/>
        </w:rPr>
      </w:pPr>
    </w:p>
    <w:p w14:paraId="41E63015" w14:textId="77777777" w:rsidR="00000000" w:rsidRDefault="007C71EE">
      <w:pPr>
        <w:pStyle w:val="ac"/>
        <w:rPr>
          <w:rtl/>
        </w:rPr>
      </w:pPr>
      <w:r>
        <w:rPr>
          <w:rFonts w:hint="eastAsia"/>
          <w:rtl/>
        </w:rPr>
        <w:t>רן</w:t>
      </w:r>
      <w:r>
        <w:rPr>
          <w:rtl/>
        </w:rPr>
        <w:t xml:space="preserve"> כהן (מרצ):</w:t>
      </w:r>
    </w:p>
    <w:p w14:paraId="36CF7C95" w14:textId="77777777" w:rsidR="00000000" w:rsidRDefault="007C71EE">
      <w:pPr>
        <w:pStyle w:val="a"/>
        <w:rPr>
          <w:rFonts w:hint="cs"/>
          <w:rtl/>
        </w:rPr>
      </w:pPr>
    </w:p>
    <w:p w14:paraId="50EB29A2" w14:textId="77777777" w:rsidR="00000000" w:rsidRDefault="007C71EE">
      <w:pPr>
        <w:pStyle w:val="a"/>
        <w:rPr>
          <w:rFonts w:hint="cs"/>
          <w:rtl/>
        </w:rPr>
      </w:pPr>
      <w:r>
        <w:rPr>
          <w:rFonts w:hint="cs"/>
          <w:rtl/>
        </w:rPr>
        <w:t xml:space="preserve">כשפואד ייקח אותך לבצרה, אני אקח אותך לבגדד. </w:t>
      </w:r>
    </w:p>
    <w:p w14:paraId="68A90CF5" w14:textId="77777777" w:rsidR="00000000" w:rsidRDefault="007C71EE">
      <w:pPr>
        <w:pStyle w:val="a"/>
        <w:ind w:firstLine="0"/>
        <w:rPr>
          <w:rFonts w:hint="cs"/>
          <w:rtl/>
        </w:rPr>
      </w:pPr>
    </w:p>
    <w:p w14:paraId="3862FC6E" w14:textId="77777777" w:rsidR="00000000" w:rsidRDefault="007C71EE">
      <w:pPr>
        <w:pStyle w:val="ad"/>
        <w:rPr>
          <w:rtl/>
        </w:rPr>
      </w:pPr>
      <w:r>
        <w:rPr>
          <w:rtl/>
        </w:rPr>
        <w:t>היו"ר אלי בן-מנחם:</w:t>
      </w:r>
    </w:p>
    <w:p w14:paraId="487AD13E" w14:textId="77777777" w:rsidR="00000000" w:rsidRDefault="007C71EE">
      <w:pPr>
        <w:pStyle w:val="a"/>
        <w:rPr>
          <w:rtl/>
        </w:rPr>
      </w:pPr>
    </w:p>
    <w:p w14:paraId="2ABA03BA" w14:textId="77777777" w:rsidR="00000000" w:rsidRDefault="007C71EE">
      <w:pPr>
        <w:pStyle w:val="a"/>
        <w:rPr>
          <w:rFonts w:hint="cs"/>
          <w:rtl/>
        </w:rPr>
      </w:pPr>
      <w:r>
        <w:rPr>
          <w:rFonts w:hint="cs"/>
          <w:rtl/>
        </w:rPr>
        <w:t xml:space="preserve">תודה רבה לחבר הכנסת חזן. אני מזמין את חברת הכנסת גילה פינקלשטיין. </w:t>
      </w:r>
    </w:p>
    <w:p w14:paraId="3D2DC5FF" w14:textId="77777777" w:rsidR="00000000" w:rsidRDefault="007C71EE">
      <w:pPr>
        <w:pStyle w:val="a"/>
        <w:ind w:firstLine="0"/>
        <w:rPr>
          <w:rFonts w:hint="cs"/>
          <w:rtl/>
        </w:rPr>
      </w:pPr>
    </w:p>
    <w:p w14:paraId="20118FCC" w14:textId="77777777" w:rsidR="00000000" w:rsidRDefault="007C71EE">
      <w:pPr>
        <w:pStyle w:val="SpeakerCon"/>
        <w:rPr>
          <w:rtl/>
        </w:rPr>
      </w:pPr>
      <w:bookmarkStart w:id="512" w:name="FS000001040T26_05_2003_21_41_07C"/>
      <w:bookmarkEnd w:id="512"/>
      <w:r>
        <w:rPr>
          <w:rtl/>
        </w:rPr>
        <w:t>יחיאל חזן (הליכוד):</w:t>
      </w:r>
    </w:p>
    <w:p w14:paraId="5CC63583" w14:textId="77777777" w:rsidR="00000000" w:rsidRDefault="007C71EE">
      <w:pPr>
        <w:pStyle w:val="a"/>
        <w:rPr>
          <w:rtl/>
        </w:rPr>
      </w:pPr>
    </w:p>
    <w:p w14:paraId="3AFFC978" w14:textId="77777777" w:rsidR="00000000" w:rsidRDefault="007C71EE">
      <w:pPr>
        <w:pStyle w:val="a"/>
        <w:rPr>
          <w:rFonts w:hint="cs"/>
          <w:rtl/>
        </w:rPr>
      </w:pPr>
      <w:r>
        <w:rPr>
          <w:rFonts w:hint="cs"/>
          <w:rtl/>
        </w:rPr>
        <w:t xml:space="preserve">כבר סיימתי? </w:t>
      </w:r>
    </w:p>
    <w:p w14:paraId="01E0C322" w14:textId="77777777" w:rsidR="00000000" w:rsidRDefault="007C71EE">
      <w:pPr>
        <w:pStyle w:val="a"/>
        <w:ind w:firstLine="0"/>
        <w:rPr>
          <w:rFonts w:hint="cs"/>
          <w:rtl/>
        </w:rPr>
      </w:pPr>
    </w:p>
    <w:p w14:paraId="26AAAE38" w14:textId="77777777" w:rsidR="00000000" w:rsidRDefault="007C71EE">
      <w:pPr>
        <w:pStyle w:val="ad"/>
        <w:rPr>
          <w:rtl/>
        </w:rPr>
      </w:pPr>
      <w:r>
        <w:rPr>
          <w:rtl/>
        </w:rPr>
        <w:t>היו"ר אלי בן-מנחם:</w:t>
      </w:r>
    </w:p>
    <w:p w14:paraId="7CEA5D07" w14:textId="77777777" w:rsidR="00000000" w:rsidRDefault="007C71EE">
      <w:pPr>
        <w:pStyle w:val="a"/>
        <w:rPr>
          <w:rtl/>
        </w:rPr>
      </w:pPr>
    </w:p>
    <w:p w14:paraId="45FFDFB6" w14:textId="77777777" w:rsidR="00000000" w:rsidRDefault="007C71EE">
      <w:pPr>
        <w:pStyle w:val="a"/>
        <w:rPr>
          <w:rFonts w:hint="cs"/>
          <w:rtl/>
        </w:rPr>
      </w:pPr>
      <w:r>
        <w:rPr>
          <w:rFonts w:hint="cs"/>
          <w:rtl/>
        </w:rPr>
        <w:t>מזמן</w:t>
      </w:r>
      <w:r>
        <w:rPr>
          <w:rFonts w:hint="cs"/>
          <w:rtl/>
        </w:rPr>
        <w:t xml:space="preserve"> אני מזהיר אותך. </w:t>
      </w:r>
    </w:p>
    <w:p w14:paraId="043620DD" w14:textId="77777777" w:rsidR="00000000" w:rsidRDefault="007C71EE">
      <w:pPr>
        <w:pStyle w:val="a"/>
        <w:ind w:firstLine="0"/>
        <w:rPr>
          <w:rtl/>
        </w:rPr>
      </w:pPr>
    </w:p>
    <w:p w14:paraId="2B97664C" w14:textId="77777777" w:rsidR="00000000" w:rsidRDefault="007C71EE">
      <w:pPr>
        <w:pStyle w:val="a"/>
        <w:ind w:firstLine="0"/>
        <w:rPr>
          <w:rFonts w:hint="cs"/>
          <w:rtl/>
        </w:rPr>
      </w:pPr>
    </w:p>
    <w:p w14:paraId="6A3C4B4C" w14:textId="77777777" w:rsidR="00000000" w:rsidRDefault="007C71EE">
      <w:pPr>
        <w:pStyle w:val="SpeakerCon"/>
        <w:rPr>
          <w:rtl/>
        </w:rPr>
      </w:pPr>
      <w:bookmarkStart w:id="513" w:name="FS000001040T26_05_2003_21_42_16C"/>
      <w:bookmarkEnd w:id="513"/>
      <w:r>
        <w:rPr>
          <w:rtl/>
        </w:rPr>
        <w:t>יחיאל חזן (הליכוד):</w:t>
      </w:r>
    </w:p>
    <w:p w14:paraId="26218CB6" w14:textId="77777777" w:rsidR="00000000" w:rsidRDefault="007C71EE">
      <w:pPr>
        <w:pStyle w:val="a"/>
        <w:rPr>
          <w:rtl/>
        </w:rPr>
      </w:pPr>
    </w:p>
    <w:p w14:paraId="701FDD62" w14:textId="77777777" w:rsidR="00000000" w:rsidRDefault="007C71EE">
      <w:pPr>
        <w:pStyle w:val="a"/>
        <w:rPr>
          <w:rFonts w:hint="cs"/>
          <w:rtl/>
        </w:rPr>
      </w:pPr>
      <w:r>
        <w:rPr>
          <w:rFonts w:hint="cs"/>
          <w:rtl/>
        </w:rPr>
        <w:t>אז מלה אחרונה. אני מאחל לממשלה, שבעזרת השם תוביל את מדינת ישראל לפחות מהבחינה הכלכלית לחוף מבטחים, ואותם מתאבדים, ואנחנו ערים לכך יום-יום, שהתופעה הזאת תיפסק, ושהכלכלה תצמיח את המדינה הזאת כפי שצריך. תודה רבה לכולם.</w:t>
      </w:r>
      <w:r>
        <w:rPr>
          <w:rFonts w:hint="cs"/>
          <w:rtl/>
        </w:rPr>
        <w:t xml:space="preserve"> </w:t>
      </w:r>
    </w:p>
    <w:p w14:paraId="117CEC72" w14:textId="77777777" w:rsidR="00000000" w:rsidRDefault="007C71EE">
      <w:pPr>
        <w:pStyle w:val="a"/>
        <w:ind w:firstLine="0"/>
        <w:rPr>
          <w:rFonts w:hint="cs"/>
          <w:rtl/>
        </w:rPr>
      </w:pPr>
    </w:p>
    <w:p w14:paraId="00877E00" w14:textId="77777777" w:rsidR="00000000" w:rsidRDefault="007C71EE">
      <w:pPr>
        <w:pStyle w:val="ad"/>
        <w:rPr>
          <w:rtl/>
        </w:rPr>
      </w:pPr>
      <w:r>
        <w:rPr>
          <w:rtl/>
        </w:rPr>
        <w:t>היו"ר אלי בן-מנחם:</w:t>
      </w:r>
    </w:p>
    <w:p w14:paraId="68F97C65" w14:textId="77777777" w:rsidR="00000000" w:rsidRDefault="007C71EE">
      <w:pPr>
        <w:pStyle w:val="a"/>
        <w:rPr>
          <w:rtl/>
        </w:rPr>
      </w:pPr>
    </w:p>
    <w:p w14:paraId="462629F3" w14:textId="77777777" w:rsidR="00000000" w:rsidRDefault="007C71EE">
      <w:pPr>
        <w:pStyle w:val="a"/>
        <w:rPr>
          <w:rFonts w:hint="cs"/>
          <w:rtl/>
        </w:rPr>
      </w:pPr>
      <w:r>
        <w:rPr>
          <w:rFonts w:hint="cs"/>
          <w:rtl/>
        </w:rPr>
        <w:t xml:space="preserve">תודה לחבר הכנסת חזן. הזמנתי כבר את חברת הכנסת גילה פינקלשטיין, היא הבטיחה לעשות את זה קצר מאוד. בבקשה, חברת הכנסת גילה פינקלשטיין. </w:t>
      </w:r>
    </w:p>
    <w:p w14:paraId="41242CDD" w14:textId="77777777" w:rsidR="00000000" w:rsidRDefault="007C71EE">
      <w:pPr>
        <w:pStyle w:val="a"/>
        <w:ind w:firstLine="0"/>
        <w:rPr>
          <w:rFonts w:hint="cs"/>
          <w:rtl/>
        </w:rPr>
      </w:pPr>
    </w:p>
    <w:p w14:paraId="23D9EF1B" w14:textId="77777777" w:rsidR="00000000" w:rsidRDefault="007C71EE">
      <w:pPr>
        <w:pStyle w:val="Speaker"/>
        <w:rPr>
          <w:rtl/>
        </w:rPr>
      </w:pPr>
      <w:bookmarkStart w:id="514" w:name="FS000001059T26_05_2003_21_44_20"/>
      <w:bookmarkEnd w:id="514"/>
      <w:r>
        <w:rPr>
          <w:rFonts w:hint="eastAsia"/>
          <w:rtl/>
        </w:rPr>
        <w:t>גילה</w:t>
      </w:r>
      <w:r>
        <w:rPr>
          <w:rtl/>
        </w:rPr>
        <w:t xml:space="preserve"> פינקלשטיין (מפד"ל):</w:t>
      </w:r>
    </w:p>
    <w:p w14:paraId="7AB6A9F5" w14:textId="77777777" w:rsidR="00000000" w:rsidRDefault="007C71EE">
      <w:pPr>
        <w:pStyle w:val="a"/>
        <w:rPr>
          <w:rFonts w:hint="cs"/>
          <w:rtl/>
        </w:rPr>
      </w:pPr>
    </w:p>
    <w:p w14:paraId="4CA32353" w14:textId="77777777" w:rsidR="00000000" w:rsidRDefault="007C71EE">
      <w:pPr>
        <w:pStyle w:val="a"/>
        <w:rPr>
          <w:rFonts w:hint="cs"/>
          <w:rtl/>
        </w:rPr>
      </w:pPr>
      <w:r>
        <w:rPr>
          <w:rFonts w:hint="cs"/>
          <w:rtl/>
        </w:rPr>
        <w:t>אדוני היושב-ראש, כנסת נכבדה, בדרכי לכאן הבוקר שמעתי חברי כנסת מתראיינים ומ</w:t>
      </w:r>
      <w:r>
        <w:rPr>
          <w:rFonts w:hint="cs"/>
          <w:rtl/>
        </w:rPr>
        <w:t xml:space="preserve">קבלים ביקורת נוקבת מאחר שאינם מתמצאים בסעיפים השונים של התוכנית. ואכן, אנשי ציבור שונים קובלים על כך שחברי הכנסת לא מבינים בכל סעיף וסעיף של התוכנית או של החקיקה. </w:t>
      </w:r>
    </w:p>
    <w:p w14:paraId="298F02CB" w14:textId="77777777" w:rsidR="00000000" w:rsidRDefault="007C71EE">
      <w:pPr>
        <w:pStyle w:val="a"/>
        <w:rPr>
          <w:rFonts w:hint="cs"/>
          <w:rtl/>
        </w:rPr>
      </w:pPr>
    </w:p>
    <w:p w14:paraId="6E6ADED7" w14:textId="77777777" w:rsidR="00000000" w:rsidRDefault="007C71EE">
      <w:pPr>
        <w:pStyle w:val="a"/>
        <w:rPr>
          <w:rFonts w:hint="cs"/>
          <w:rtl/>
        </w:rPr>
      </w:pPr>
      <w:r>
        <w:rPr>
          <w:rFonts w:hint="cs"/>
          <w:rtl/>
        </w:rPr>
        <w:t>אחד הגורמים לכך הוא המצב האובייקטיבי, שבו מביאים לפנינו חומר מורכב, מפורט, מסועף, שכדי להתמ</w:t>
      </w:r>
      <w:r>
        <w:rPr>
          <w:rFonts w:hint="cs"/>
          <w:rtl/>
        </w:rPr>
        <w:t xml:space="preserve">צא בו דרושה סדרה ארוכה של דיונים והרצאות, וגם אז אין ערובה כי כל חבר כנסת יוכל לצלול למעמקים של הסעיפים השונים, הן בהצעת חוק, הן בחוק ההסדרים. מדובר בבליל של נושאים המובא אלינו להצבעה כיחידה אחת, בלי קשר של ממש בין נושא אחד למשנהו. זו שיטה שיש בה מידה רבה </w:t>
      </w:r>
      <w:r>
        <w:rPr>
          <w:rFonts w:hint="cs"/>
          <w:rtl/>
        </w:rPr>
        <w:t xml:space="preserve">של בעייתיות. על אחת כמה וכמה קשה לדרוש מאנשים כאן, מוכשרים ככל שיהיו, שיצליחו לעקוב באופן אמיתי אחרי הסעיפים והשינויים בזמן כה קצר. נדמה לי שהגיעה השנה לשנות את שיטת העבודה, ואני מקווה שרבים מחברי יצטרפו עם הזמן לקריאה זו. </w:t>
      </w:r>
    </w:p>
    <w:p w14:paraId="14F3C7AF" w14:textId="77777777" w:rsidR="00000000" w:rsidRDefault="007C71EE">
      <w:pPr>
        <w:pStyle w:val="a"/>
        <w:rPr>
          <w:rFonts w:hint="cs"/>
          <w:rtl/>
        </w:rPr>
      </w:pPr>
    </w:p>
    <w:p w14:paraId="67403580" w14:textId="77777777" w:rsidR="00000000" w:rsidRDefault="007C71EE">
      <w:pPr>
        <w:pStyle w:val="a"/>
        <w:rPr>
          <w:rFonts w:hint="cs"/>
          <w:rtl/>
        </w:rPr>
      </w:pPr>
      <w:r>
        <w:rPr>
          <w:rFonts w:hint="cs"/>
          <w:rtl/>
        </w:rPr>
        <w:t xml:space="preserve">לעצם העניין, אנחנו עומדים בפני </w:t>
      </w:r>
      <w:r>
        <w:rPr>
          <w:rFonts w:hint="cs"/>
          <w:rtl/>
        </w:rPr>
        <w:t>הכרעה קשה על תוכנית כלכלית מקיפה שהביא בפנינו משרד האוצר, שהיא כהגדרתה תוכנית להבראת כלכלת ישראל. אני ערה ואף שותפה לעתים לביקורת הנוקבת - ובחלקה המוצדקת - המוטחת בנו שעה שאנחנו מרימים יד על קצבאותיהם וצורכיהם של נזקקים באשר הם, שכבות חלשות ובהן קשישים, יל</w:t>
      </w:r>
      <w:r>
        <w:rPr>
          <w:rFonts w:hint="cs"/>
          <w:rtl/>
        </w:rPr>
        <w:t xml:space="preserve">דים, נשים ומוגבלים. </w:t>
      </w:r>
    </w:p>
    <w:p w14:paraId="255160CB" w14:textId="77777777" w:rsidR="00000000" w:rsidRDefault="007C71EE">
      <w:pPr>
        <w:pStyle w:val="a"/>
        <w:rPr>
          <w:rFonts w:hint="cs"/>
          <w:rtl/>
        </w:rPr>
      </w:pPr>
    </w:p>
    <w:p w14:paraId="3DFB17CC" w14:textId="77777777" w:rsidR="00000000" w:rsidRDefault="007C71EE">
      <w:pPr>
        <w:pStyle w:val="a"/>
        <w:rPr>
          <w:rFonts w:hint="cs"/>
          <w:rtl/>
        </w:rPr>
      </w:pPr>
      <w:r>
        <w:rPr>
          <w:rFonts w:hint="cs"/>
          <w:rtl/>
        </w:rPr>
        <w:t>החשש מפני הפגיעה בחינוך הילדים אכן כאב לי. כמי שעמדה בראש הוועדה המשותפת לוועדות החינוך והכספים שדנה בשני סעיפים כבדי משקל הנוגעים לתחום הזה, אני יכולה להביע סיפוק רב מכך שהצלחנו להוציא מן התוכנית את הכוונה לדחות בשנתיים את תחולת החוק</w:t>
      </w:r>
      <w:r>
        <w:rPr>
          <w:rFonts w:hint="cs"/>
          <w:rtl/>
        </w:rPr>
        <w:t xml:space="preserve"> המעניק חינוך חינם לילדים חולים שנעדרו מבית-ספרם למעלה מ=21 ימים. גם הסעיף השני, שילובם של ילדים עם צרכים מיוחדים בחינוך הרגיל, הוצא לבסוף מן התוכנית לאחר מאבק עיקש, ממושך ולא פשוט. בדרך להשגת המטרה הנעלה הזאת בחרתי להתפטר מראשות ועדת משנה זו לאחר שקיימתי </w:t>
      </w:r>
      <w:r>
        <w:rPr>
          <w:rFonts w:hint="cs"/>
          <w:rtl/>
        </w:rPr>
        <w:t xml:space="preserve">מגעים אינטנסיביים עם אנשי האוצר ולא עלה בידי לשכנעם לקבל את הצעתי ליישום הדרגתי של החוק לשכבת גיל אחת בלבד. ללא ספק, צעד המחאה שלי תרם להוצאת סעיף בעייתי זה, הפוגע בילדים עם צרכים מיוחדים המשולבים בחינוך הרגיל. </w:t>
      </w:r>
    </w:p>
    <w:p w14:paraId="64CCD4F5" w14:textId="77777777" w:rsidR="00000000" w:rsidRDefault="007C71EE">
      <w:pPr>
        <w:pStyle w:val="a"/>
        <w:rPr>
          <w:rFonts w:hint="cs"/>
          <w:rtl/>
        </w:rPr>
      </w:pPr>
    </w:p>
    <w:p w14:paraId="2112B1C4" w14:textId="77777777" w:rsidR="00000000" w:rsidRDefault="007C71EE">
      <w:pPr>
        <w:pStyle w:val="a"/>
        <w:rPr>
          <w:rFonts w:hint="cs"/>
          <w:rtl/>
        </w:rPr>
      </w:pPr>
      <w:r>
        <w:rPr>
          <w:rFonts w:hint="cs"/>
          <w:rtl/>
        </w:rPr>
        <w:t>אני מבקשת להתייחס לתוכנית כמכלול. יש כאן מה</w:t>
      </w:r>
      <w:r>
        <w:rPr>
          <w:rFonts w:hint="cs"/>
          <w:rtl/>
        </w:rPr>
        <w:t>לך חשוב, ודווקא משום שהוא מעורר תרעומת, אפשר לומר גם נועז, המתעתד לחלץ את המשק מאחד המשברים החמורים שידע. אנחנו מסתכלים סביבנו על שיעורי האינפלציה, על הריבית הגבוהה ועל שיעורי המס המעיקים, מצרפים לכך נתונים אובייקטיביים  של אינתיפאדה מתמשכת, משבר היי-טק עו</w:t>
      </w:r>
      <w:r>
        <w:rPr>
          <w:rFonts w:hint="cs"/>
          <w:rtl/>
        </w:rPr>
        <w:t>למי, ומקבלים מיתון עמוק ואבטלה גואה. מצבן של משפחות רבות מן המעמד הבינוני הולך ומתערער. למרבה הצער מתרבות המשפחות הנזקקות לתמיכות של עמותות סיוע או שירותי רווחה. אחד הביטויים שהכאיבו לי במיוחד, ואני מניחה שלכל אחד מאתנו - המקרים הקשים של התאבדות על רקע קרי</w:t>
      </w:r>
      <w:r>
        <w:rPr>
          <w:rFonts w:hint="cs"/>
          <w:rtl/>
        </w:rPr>
        <w:t xml:space="preserve">סה כלכלית שהביאה יחידים ובני זוג לידי ייאוש. </w:t>
      </w:r>
    </w:p>
    <w:p w14:paraId="653A8238" w14:textId="77777777" w:rsidR="00000000" w:rsidRDefault="007C71EE">
      <w:pPr>
        <w:pStyle w:val="a"/>
        <w:rPr>
          <w:rFonts w:hint="cs"/>
          <w:rtl/>
        </w:rPr>
      </w:pPr>
    </w:p>
    <w:p w14:paraId="10A28C44" w14:textId="77777777" w:rsidR="00000000" w:rsidRDefault="007C71EE">
      <w:pPr>
        <w:pStyle w:val="a"/>
        <w:rPr>
          <w:rFonts w:hint="cs"/>
          <w:rtl/>
        </w:rPr>
      </w:pPr>
      <w:r>
        <w:rPr>
          <w:rFonts w:hint="cs"/>
          <w:rtl/>
        </w:rPr>
        <w:t>אבל השאלה היא, האם אנחנו מתכוונים להרים ידיים ולספוק כפיים בצער, או שבידינו לעשות כאן מעשה שיחלץ אותנו מן הבוץ. האם יש לנו ברירה זולת מהלך כולל שידרוש מאמץ משותף? ככל שהתרשמתי עד כה, יש אומנם הצעות חלופיות לסע</w:t>
      </w:r>
      <w:r>
        <w:rPr>
          <w:rFonts w:hint="cs"/>
          <w:rtl/>
        </w:rPr>
        <w:t xml:space="preserve">יפים אלו או אחרים, ובחלקן אני בהחלט תומכת, אך אם חפצי חיים אנחנו, עלינו להושיט יד להצלחת המאמץ המקיף הזה. </w:t>
      </w:r>
    </w:p>
    <w:p w14:paraId="46EBD216" w14:textId="77777777" w:rsidR="00000000" w:rsidRDefault="007C71EE">
      <w:pPr>
        <w:pStyle w:val="a"/>
        <w:rPr>
          <w:rFonts w:hint="cs"/>
          <w:rtl/>
        </w:rPr>
      </w:pPr>
    </w:p>
    <w:p w14:paraId="5FE77779" w14:textId="77777777" w:rsidR="00000000" w:rsidRDefault="007C71EE">
      <w:pPr>
        <w:pStyle w:val="a"/>
        <w:rPr>
          <w:rFonts w:hint="cs"/>
          <w:rtl/>
        </w:rPr>
      </w:pPr>
      <w:r>
        <w:rPr>
          <w:rFonts w:hint="cs"/>
          <w:rtl/>
        </w:rPr>
        <w:t>כמי שאמונים על ערכי תורה ועבודה כדרך חיים - אני מקווה כמובן שעולם התורה היקר לנו לא ייפגע, אבל לא פחות מזה חשוב לכולנו כי המגזר היצרני יקבל תמריצים,</w:t>
      </w:r>
      <w:r>
        <w:rPr>
          <w:rFonts w:hint="cs"/>
          <w:rtl/>
        </w:rPr>
        <w:t xml:space="preserve"> שהיקף ההשקעות יגדל, שנוכל ליצור מקומות עבודה. אני בהחלט תומכת בצעדים לצמצום נוכחות העובדים הזרים בארץ - וחלק בלתי נפרד מהמהלך הוא קיצוץ הדרגתי במסים, השקעה בתשתיות וצמצומים הכרחיים. </w:t>
      </w:r>
    </w:p>
    <w:p w14:paraId="4DDF42DC" w14:textId="77777777" w:rsidR="00000000" w:rsidRDefault="007C71EE">
      <w:pPr>
        <w:pStyle w:val="a"/>
        <w:rPr>
          <w:rFonts w:hint="cs"/>
          <w:rtl/>
        </w:rPr>
      </w:pPr>
    </w:p>
    <w:p w14:paraId="0914CCF7" w14:textId="77777777" w:rsidR="00000000" w:rsidRDefault="007C71EE">
      <w:pPr>
        <w:pStyle w:val="a"/>
        <w:rPr>
          <w:rFonts w:hint="cs"/>
          <w:rtl/>
        </w:rPr>
      </w:pPr>
      <w:r>
        <w:rPr>
          <w:rFonts w:hint="cs"/>
          <w:rtl/>
        </w:rPr>
        <w:t>נאמר: "עת לעשות לה' הפרו תורתך". בצוק העתים יש לנקוט גם צעדים פחות מקוב</w:t>
      </w:r>
      <w:r>
        <w:rPr>
          <w:rFonts w:hint="cs"/>
          <w:rtl/>
        </w:rPr>
        <w:t xml:space="preserve">לים, חריגים, כדי לתקן את הדרוש. דווקא לטובת דור העתיד - אני אומרת זאת כראש השדולה לשלום הילד - אם איננו רוצים להיקלע למשבר קשה יותר, נתמוך לפחות בשלב הזה של הצעת הממשלה. </w:t>
      </w:r>
    </w:p>
    <w:p w14:paraId="7E07C770" w14:textId="77777777" w:rsidR="00000000" w:rsidRDefault="007C71EE">
      <w:pPr>
        <w:pStyle w:val="a"/>
        <w:rPr>
          <w:rFonts w:hint="cs"/>
          <w:rtl/>
        </w:rPr>
      </w:pPr>
    </w:p>
    <w:p w14:paraId="0B7B1E3C" w14:textId="77777777" w:rsidR="00000000" w:rsidRDefault="007C71EE">
      <w:pPr>
        <w:pStyle w:val="a"/>
        <w:rPr>
          <w:rFonts w:hint="cs"/>
          <w:rtl/>
        </w:rPr>
      </w:pPr>
      <w:r>
        <w:rPr>
          <w:rFonts w:hint="cs"/>
          <w:rtl/>
        </w:rPr>
        <w:t>אני שמחה שצעד מתוכנן שהתרענו עליו, העברת תחנות טיפת-חלב לקופות-החולים, נגנז לבסוף. ה</w:t>
      </w:r>
      <w:r>
        <w:rPr>
          <w:rFonts w:hint="cs"/>
          <w:rtl/>
        </w:rPr>
        <w:t xml:space="preserve">תוכנית כמכלול היא המוצא הפחות גרוע, גם אם לא האידיאלי, ועל כן הגשנו שורת הסתייגויות נחוצות, על נושאים אחרים הגענו להסכמות, ואנחנו מברכים על המהלך. </w:t>
      </w:r>
    </w:p>
    <w:p w14:paraId="0D4391BB" w14:textId="77777777" w:rsidR="00000000" w:rsidRDefault="007C71EE">
      <w:pPr>
        <w:pStyle w:val="a"/>
        <w:rPr>
          <w:rFonts w:hint="cs"/>
          <w:rtl/>
        </w:rPr>
      </w:pPr>
    </w:p>
    <w:p w14:paraId="743A73AB" w14:textId="77777777" w:rsidR="00000000" w:rsidRDefault="007C71EE">
      <w:pPr>
        <w:pStyle w:val="a"/>
        <w:rPr>
          <w:rFonts w:hint="cs"/>
          <w:rtl/>
        </w:rPr>
      </w:pPr>
      <w:r>
        <w:rPr>
          <w:rFonts w:hint="cs"/>
          <w:rtl/>
        </w:rPr>
        <w:t>אני מקווה ומתפללת לטובת כולנו כי יהיה שכר לעמל הזה, כי הפגיעה הכרוכה במהלך תהיה מזערית ככל האפשר ותשתלם לכו</w:t>
      </w:r>
      <w:r>
        <w:rPr>
          <w:rFonts w:hint="cs"/>
          <w:rtl/>
        </w:rPr>
        <w:t xml:space="preserve">לנו ולעתידנו בטווח הארוך. תודה. </w:t>
      </w:r>
    </w:p>
    <w:p w14:paraId="017464EE" w14:textId="77777777" w:rsidR="00000000" w:rsidRDefault="007C71EE">
      <w:pPr>
        <w:pStyle w:val="a"/>
        <w:ind w:firstLine="0"/>
        <w:rPr>
          <w:rFonts w:hint="cs"/>
          <w:rtl/>
        </w:rPr>
      </w:pPr>
    </w:p>
    <w:p w14:paraId="6950B109" w14:textId="77777777" w:rsidR="00000000" w:rsidRDefault="007C71EE">
      <w:pPr>
        <w:pStyle w:val="ad"/>
        <w:rPr>
          <w:rtl/>
        </w:rPr>
      </w:pPr>
      <w:r>
        <w:rPr>
          <w:rtl/>
        </w:rPr>
        <w:t>היו"ר אלי בן-מנחם:</w:t>
      </w:r>
    </w:p>
    <w:p w14:paraId="57A49769" w14:textId="77777777" w:rsidR="00000000" w:rsidRDefault="007C71EE">
      <w:pPr>
        <w:pStyle w:val="a"/>
        <w:rPr>
          <w:rtl/>
        </w:rPr>
      </w:pPr>
    </w:p>
    <w:p w14:paraId="60518716" w14:textId="77777777" w:rsidR="00000000" w:rsidRDefault="007C71EE">
      <w:pPr>
        <w:pStyle w:val="a"/>
        <w:rPr>
          <w:rFonts w:hint="cs"/>
          <w:rtl/>
        </w:rPr>
      </w:pPr>
      <w:r>
        <w:rPr>
          <w:rFonts w:hint="cs"/>
          <w:rtl/>
        </w:rPr>
        <w:t xml:space="preserve">תודה לחברת הכנסת גילה פינקלשטיין. אני מזמין את חבר הכנסת טלב אלסאנע. אחריו - חבר הכנסת פואד בן-אליעזר. </w:t>
      </w:r>
    </w:p>
    <w:p w14:paraId="32B83F12" w14:textId="77777777" w:rsidR="00000000" w:rsidRDefault="007C71EE">
      <w:pPr>
        <w:pStyle w:val="a"/>
        <w:ind w:firstLine="0"/>
        <w:rPr>
          <w:rFonts w:hint="cs"/>
          <w:rtl/>
        </w:rPr>
      </w:pPr>
    </w:p>
    <w:p w14:paraId="6158547A" w14:textId="77777777" w:rsidR="00000000" w:rsidRDefault="007C71EE">
      <w:pPr>
        <w:pStyle w:val="a"/>
        <w:ind w:firstLine="0"/>
        <w:rPr>
          <w:rFonts w:hint="cs"/>
          <w:rtl/>
        </w:rPr>
      </w:pPr>
    </w:p>
    <w:p w14:paraId="14ADBC57" w14:textId="77777777" w:rsidR="00000000" w:rsidRDefault="007C71EE">
      <w:pPr>
        <w:pStyle w:val="ac"/>
        <w:rPr>
          <w:rtl/>
        </w:rPr>
      </w:pPr>
      <w:r>
        <w:rPr>
          <w:rFonts w:hint="eastAsia"/>
          <w:rtl/>
        </w:rPr>
        <w:t>בנימין</w:t>
      </w:r>
      <w:r>
        <w:rPr>
          <w:rtl/>
        </w:rPr>
        <w:t xml:space="preserve"> בן-אליעזר (העבודה-מימד):</w:t>
      </w:r>
    </w:p>
    <w:p w14:paraId="681F1E49" w14:textId="77777777" w:rsidR="00000000" w:rsidRDefault="007C71EE">
      <w:pPr>
        <w:pStyle w:val="a"/>
        <w:rPr>
          <w:rFonts w:hint="cs"/>
          <w:rtl/>
        </w:rPr>
      </w:pPr>
    </w:p>
    <w:p w14:paraId="0CD9B7B4" w14:textId="77777777" w:rsidR="00000000" w:rsidRDefault="007C71EE">
      <w:pPr>
        <w:pStyle w:val="a"/>
        <w:rPr>
          <w:rFonts w:hint="cs"/>
          <w:rtl/>
        </w:rPr>
      </w:pPr>
      <w:r>
        <w:rPr>
          <w:rFonts w:hint="cs"/>
          <w:rtl/>
        </w:rPr>
        <w:t>מתי אני, זה לא בסדר.</w:t>
      </w:r>
    </w:p>
    <w:p w14:paraId="17693E6C" w14:textId="77777777" w:rsidR="00000000" w:rsidRDefault="007C71EE">
      <w:pPr>
        <w:pStyle w:val="a"/>
        <w:ind w:firstLine="0"/>
        <w:rPr>
          <w:rFonts w:hint="cs"/>
          <w:rtl/>
        </w:rPr>
      </w:pPr>
    </w:p>
    <w:p w14:paraId="3B8C7A65" w14:textId="77777777" w:rsidR="00000000" w:rsidRDefault="007C71EE">
      <w:pPr>
        <w:pStyle w:val="ad"/>
        <w:rPr>
          <w:rtl/>
        </w:rPr>
      </w:pPr>
      <w:r>
        <w:rPr>
          <w:rtl/>
        </w:rPr>
        <w:t>היו"ר אלי בן-מנחם:</w:t>
      </w:r>
    </w:p>
    <w:p w14:paraId="17404145" w14:textId="77777777" w:rsidR="00000000" w:rsidRDefault="007C71EE">
      <w:pPr>
        <w:pStyle w:val="a"/>
        <w:rPr>
          <w:rtl/>
        </w:rPr>
      </w:pPr>
    </w:p>
    <w:p w14:paraId="1714BFF9" w14:textId="77777777" w:rsidR="00000000" w:rsidRDefault="007C71EE">
      <w:pPr>
        <w:pStyle w:val="a"/>
        <w:rPr>
          <w:rFonts w:hint="cs"/>
          <w:rtl/>
        </w:rPr>
      </w:pPr>
      <w:r>
        <w:rPr>
          <w:rFonts w:hint="cs"/>
          <w:rtl/>
        </w:rPr>
        <w:t>אדוני, חבר הכנסת בן-א</w:t>
      </w:r>
      <w:r>
        <w:rPr>
          <w:rFonts w:hint="cs"/>
          <w:rtl/>
        </w:rPr>
        <w:t xml:space="preserve">ליעזר, יש כאן רשימה. חבר הכנסת טלב אלסאנע, אני מבקש ממך לדייק בזמן ולא לחרוג ממנו, כי כולם מתחילים פה להיכנס ללחץ. </w:t>
      </w:r>
    </w:p>
    <w:p w14:paraId="12156703" w14:textId="77777777" w:rsidR="00000000" w:rsidRDefault="007C71EE">
      <w:pPr>
        <w:pStyle w:val="a"/>
        <w:ind w:firstLine="0"/>
        <w:rPr>
          <w:rFonts w:hint="cs"/>
          <w:rtl/>
        </w:rPr>
      </w:pPr>
    </w:p>
    <w:p w14:paraId="5A1D905E" w14:textId="77777777" w:rsidR="00000000" w:rsidRDefault="007C71EE">
      <w:pPr>
        <w:pStyle w:val="Speaker"/>
        <w:rPr>
          <w:rtl/>
        </w:rPr>
      </w:pPr>
      <w:bookmarkStart w:id="515" w:name="FS000000549T26_05_2003_22_21_15"/>
      <w:bookmarkEnd w:id="515"/>
      <w:r>
        <w:rPr>
          <w:rFonts w:hint="eastAsia"/>
          <w:rtl/>
        </w:rPr>
        <w:t>טלב</w:t>
      </w:r>
      <w:r>
        <w:rPr>
          <w:rtl/>
        </w:rPr>
        <w:t xml:space="preserve"> אלסאנע (רע"ם):</w:t>
      </w:r>
    </w:p>
    <w:p w14:paraId="3B383B6B" w14:textId="77777777" w:rsidR="00000000" w:rsidRDefault="007C71EE">
      <w:pPr>
        <w:pStyle w:val="a"/>
        <w:rPr>
          <w:rFonts w:hint="cs"/>
          <w:rtl/>
        </w:rPr>
      </w:pPr>
    </w:p>
    <w:p w14:paraId="774C4678" w14:textId="77777777" w:rsidR="00000000" w:rsidRDefault="007C71EE">
      <w:pPr>
        <w:pStyle w:val="a"/>
        <w:rPr>
          <w:rFonts w:hint="cs"/>
          <w:rtl/>
        </w:rPr>
      </w:pPr>
      <w:r>
        <w:rPr>
          <w:rFonts w:hint="cs"/>
          <w:rtl/>
        </w:rPr>
        <w:t>אדוני היושב-ראש, חברי הכנסת, כשאני שומע את הנואמים מטעם המפד"ל יש כאילו תחושה שהתוכנית הכלכלית הזאת באה להיטיב, לא לקצץ</w:t>
      </w:r>
      <w:r>
        <w:rPr>
          <w:rFonts w:hint="cs"/>
          <w:rtl/>
        </w:rPr>
        <w:t xml:space="preserve"> ולא לגרוע. יש כאלה המנסים למכור אפילו את תוכנית הקיצוץ הקשה הזאת, שמביאה אסון לשכבות החלשות, למכור אותה כהישג אדיר לכלכלה הישראלית, כדבר שצריך לברך עליו, כאילו התוכנית הכלכלית היא דבר שצריך לברך עליו. ממש שמחה, מייחלים לרגע הזה של קיצוץ ופגיעה בפרנסה. </w:t>
      </w:r>
    </w:p>
    <w:p w14:paraId="44385830" w14:textId="77777777" w:rsidR="00000000" w:rsidRDefault="007C71EE">
      <w:pPr>
        <w:pStyle w:val="a"/>
        <w:rPr>
          <w:rFonts w:hint="cs"/>
          <w:rtl/>
        </w:rPr>
      </w:pPr>
    </w:p>
    <w:p w14:paraId="409C072C" w14:textId="77777777" w:rsidR="00000000" w:rsidRDefault="007C71EE">
      <w:pPr>
        <w:pStyle w:val="a"/>
        <w:rPr>
          <w:rFonts w:hint="cs"/>
          <w:rtl/>
        </w:rPr>
      </w:pPr>
      <w:r>
        <w:rPr>
          <w:rFonts w:hint="cs"/>
          <w:rtl/>
        </w:rPr>
        <w:t>ל</w:t>
      </w:r>
      <w:r>
        <w:rPr>
          <w:rFonts w:hint="cs"/>
          <w:rtl/>
        </w:rPr>
        <w:t>א חושבים על אותם אנשים שיקומו מחר ולא ימצאו תעסוקה ופרנסה. עבודה היא לא רק הכנסה בסוף החודש, תעסוקה היא גם סדר-יום, גם תוכנית למחר, גם משהו לעשות מהבוקר ועד שעות            אחר-הצהריים. הדבר הזה ייעלם מחייהן של משפחות רבות בהינף יד, על מנת לספק את רצונה של</w:t>
      </w:r>
      <w:r>
        <w:rPr>
          <w:rFonts w:hint="cs"/>
          <w:rtl/>
        </w:rPr>
        <w:t xml:space="preserve"> קבוצה בממשלה, וזאת משיקולים פוליטיים, ואת רצון משרד האוצר.</w:t>
      </w:r>
    </w:p>
    <w:p w14:paraId="3CCC05BE" w14:textId="77777777" w:rsidR="00000000" w:rsidRDefault="007C71EE">
      <w:pPr>
        <w:pStyle w:val="a"/>
        <w:ind w:firstLine="0"/>
        <w:rPr>
          <w:rFonts w:hint="cs"/>
          <w:rtl/>
        </w:rPr>
      </w:pPr>
    </w:p>
    <w:p w14:paraId="7A050CEE" w14:textId="77777777" w:rsidR="00000000" w:rsidRDefault="007C71EE">
      <w:pPr>
        <w:pStyle w:val="a"/>
        <w:ind w:firstLine="0"/>
        <w:rPr>
          <w:rFonts w:hint="cs"/>
          <w:rtl/>
        </w:rPr>
      </w:pPr>
      <w:r>
        <w:rPr>
          <w:rFonts w:hint="cs"/>
          <w:rtl/>
        </w:rPr>
        <w:tab/>
        <w:t>בהקשר זה אני רוצה לומר, כי במסגרת התוכנית הכלכלית אין שום מגמה לשנות את המצב. כאשר מקצצים בלי להשקיע, בלי להביא לצמיחה, מאיפה יבואו מקורות התעסוקה החלופיים לאותם עשרות-אלפים שימצאו עצמם ללא מקומ</w:t>
      </w:r>
      <w:r>
        <w:rPr>
          <w:rFonts w:hint="cs"/>
          <w:rtl/>
        </w:rPr>
        <w:t>ות עבודה? מדברים על  עובדים זרים,  אבל ממשיכים לייבא אותם. שמעתי שאת העובדים התאילנדים משאירים כאן. אף אחד לא מרשה לגעת בעובדים בחקלאות.</w:t>
      </w:r>
    </w:p>
    <w:p w14:paraId="2ECE0E88" w14:textId="77777777" w:rsidR="00000000" w:rsidRDefault="007C71EE">
      <w:pPr>
        <w:pStyle w:val="a"/>
        <w:ind w:firstLine="0"/>
        <w:rPr>
          <w:rFonts w:hint="cs"/>
          <w:rtl/>
        </w:rPr>
      </w:pPr>
    </w:p>
    <w:p w14:paraId="32104BDA" w14:textId="77777777" w:rsidR="00000000" w:rsidRDefault="007C71EE">
      <w:pPr>
        <w:pStyle w:val="a"/>
        <w:ind w:firstLine="0"/>
        <w:rPr>
          <w:rFonts w:hint="cs"/>
          <w:rtl/>
        </w:rPr>
      </w:pPr>
      <w:r>
        <w:rPr>
          <w:rFonts w:hint="cs"/>
          <w:rtl/>
        </w:rPr>
        <w:tab/>
        <w:t>נוסף על כך, ביומיים האחרונים שמענו מראש הממשלה, שפתאום הוא גילה שיש קשר הדוק בין המצב המדיני לבין המצב הכלכלי. לקח לו</w:t>
      </w:r>
      <w:r>
        <w:rPr>
          <w:rFonts w:hint="cs"/>
          <w:rtl/>
        </w:rPr>
        <w:t xml:space="preserve"> שנתיים להגיע לנוסחה הזאת. הרבה אנשים נהרגו על מנת להגיע למסקנה כי אי-אפשר לפתור את הבעיות הכלכליות בלי לפתור את הבעיה המדינית, בלי לפתור את הבעיה הביטחונית, ואי-אפשר לפתור את הבעיה הביטחונית בלי לנסות לקדם את התהליך המדיני ולהגיע לשלום. כמה זמן יחלוף, כמה</w:t>
      </w:r>
      <w:r>
        <w:rPr>
          <w:rFonts w:hint="cs"/>
          <w:rtl/>
        </w:rPr>
        <w:t xml:space="preserve"> אנשים ייהרגו, על מנת שנבין את הרעיון ונתחיל ליישם אותו? כמה זמן יחלוף עד שהממשלה הזאת תפנים שאי-אפשר להגיע לביטחון בלי לקדם את השלום ואי-אפשר לקדם את השלום בלי לסיים את הכיבוש?</w:t>
      </w:r>
    </w:p>
    <w:p w14:paraId="363AB8DF" w14:textId="77777777" w:rsidR="00000000" w:rsidRDefault="007C71EE">
      <w:pPr>
        <w:pStyle w:val="a"/>
        <w:ind w:firstLine="0"/>
        <w:rPr>
          <w:rFonts w:hint="cs"/>
          <w:rtl/>
        </w:rPr>
      </w:pPr>
    </w:p>
    <w:p w14:paraId="05D31237" w14:textId="77777777" w:rsidR="00000000" w:rsidRDefault="007C71EE">
      <w:pPr>
        <w:pStyle w:val="a"/>
        <w:ind w:firstLine="720"/>
        <w:rPr>
          <w:rFonts w:hint="cs"/>
          <w:rtl/>
        </w:rPr>
      </w:pPr>
      <w:r>
        <w:rPr>
          <w:rFonts w:hint="cs"/>
          <w:rtl/>
        </w:rPr>
        <w:t xml:space="preserve"> שמענו שחוזרים ומדברים על אסון אוסלו, כאילו הבעיה היא אוסלו, כאילו זהו ההסכם </w:t>
      </w:r>
      <w:r>
        <w:rPr>
          <w:rFonts w:hint="cs"/>
          <w:rtl/>
        </w:rPr>
        <w:t xml:space="preserve">שהביא לאינתיפאדה. מה שהביא לאינתיפאדה הפלסטינית הוא הכיבוש הישראלי. ממשלות ישראל חתמו על הסכמים ולא קיימו אותם. לכן זה גרם לאינתיפאדה. </w:t>
      </w:r>
    </w:p>
    <w:p w14:paraId="0D6E7B3C" w14:textId="77777777" w:rsidR="00000000" w:rsidRDefault="007C71EE">
      <w:pPr>
        <w:pStyle w:val="a"/>
        <w:ind w:firstLine="720"/>
        <w:rPr>
          <w:rFonts w:hint="cs"/>
          <w:rtl/>
        </w:rPr>
      </w:pPr>
    </w:p>
    <w:p w14:paraId="627A6990" w14:textId="77777777" w:rsidR="00000000" w:rsidRDefault="007C71EE">
      <w:pPr>
        <w:pStyle w:val="a"/>
        <w:ind w:firstLine="720"/>
        <w:rPr>
          <w:rFonts w:hint="cs"/>
          <w:rtl/>
        </w:rPr>
      </w:pPr>
      <w:r>
        <w:rPr>
          <w:rFonts w:hint="cs"/>
          <w:rtl/>
        </w:rPr>
        <w:t>אומנם לדעתי הצד הפלסטיני טעה כאשר אימץ את הדרך הצבאית כדי לאלץ את הצד הישראלי לקדם את תהליך השלום. המהלך הפלסטיני רק חי</w:t>
      </w:r>
      <w:r>
        <w:rPr>
          <w:rFonts w:hint="cs"/>
          <w:rtl/>
        </w:rPr>
        <w:t>זק את הצד הימני הקיצוני שבלאו הכי מתנגד לתהליך השלום. אלה בצד הימני מחכים לכך שיהיה פיגוע בישראל, על מנת לומר: הנה, אי-אפשר להתקדם בתהליך השלום. שמענו את חבר הכנסת יחיאל חזן אומר: אנחנו סומכים על ערפאת ואבו-מאזן שיצילו אותנו מאסון מפת הדרכים. מה זאת אומרת?</w:t>
      </w:r>
      <w:r>
        <w:rPr>
          <w:rFonts w:hint="cs"/>
          <w:rtl/>
        </w:rPr>
        <w:t xml:space="preserve"> הוא מקווה שערפאת או אבו-מאזן לא יצליחו למנוע פיגועים, ואכן יהיו פיגועים, והפיגועים האלה יצילו אותנו ממפת הדרכים. זה מה שאומר חבר כנסת בישראל. הוא רואה בכך הצלה. </w:t>
      </w:r>
    </w:p>
    <w:p w14:paraId="0D309F12" w14:textId="77777777" w:rsidR="00000000" w:rsidRDefault="007C71EE">
      <w:pPr>
        <w:pStyle w:val="a"/>
        <w:ind w:firstLine="720"/>
        <w:rPr>
          <w:rFonts w:hint="cs"/>
          <w:rtl/>
        </w:rPr>
      </w:pPr>
    </w:p>
    <w:p w14:paraId="1D531C48" w14:textId="77777777" w:rsidR="00000000" w:rsidRDefault="007C71EE">
      <w:pPr>
        <w:pStyle w:val="a"/>
        <w:ind w:firstLine="720"/>
        <w:rPr>
          <w:rFonts w:hint="cs"/>
          <w:rtl/>
        </w:rPr>
      </w:pPr>
      <w:r>
        <w:rPr>
          <w:rFonts w:hint="cs"/>
          <w:rtl/>
        </w:rPr>
        <w:t>זה דבר איום ונורא. במקום ללכת ולומר, אי-אפשר להמשיך לשלוט בעם אחר, אי-אפשר להמשיך לדכא עם אח</w:t>
      </w:r>
      <w:r>
        <w:rPr>
          <w:rFonts w:hint="cs"/>
          <w:rtl/>
        </w:rPr>
        <w:t>ר, שולטים בגדה זה שנתיים, אבל לא מצליחים למנוע פיגועים. שולטים בגדה ומפסידים הון תועפות על חשבון המשפחות העניות בישראל. מצד אחר, לא חיים בגדה.</w:t>
      </w:r>
    </w:p>
    <w:p w14:paraId="1870A61D" w14:textId="77777777" w:rsidR="00000000" w:rsidRDefault="007C71EE">
      <w:pPr>
        <w:pStyle w:val="a"/>
        <w:ind w:firstLine="720"/>
        <w:rPr>
          <w:rFonts w:hint="cs"/>
          <w:rtl/>
        </w:rPr>
      </w:pPr>
    </w:p>
    <w:p w14:paraId="34A1639A" w14:textId="77777777" w:rsidR="00000000" w:rsidRDefault="007C71EE">
      <w:pPr>
        <w:pStyle w:val="a"/>
        <w:ind w:firstLine="720"/>
        <w:rPr>
          <w:rFonts w:hint="cs"/>
          <w:rtl/>
        </w:rPr>
      </w:pPr>
      <w:r>
        <w:rPr>
          <w:rFonts w:hint="cs"/>
          <w:rtl/>
        </w:rPr>
        <w:t>מי שצופה מהצד ומסתכל על מה שקורה במדינה, יגיד שיש כאן עם מזוכיסטי, עם שנהנה להתעמר בעצמו, עם שנהנה להתעלל בעצמו.</w:t>
      </w:r>
      <w:r>
        <w:rPr>
          <w:rFonts w:hint="cs"/>
          <w:rtl/>
        </w:rPr>
        <w:t xml:space="preserve"> הרי אם יהיה הסכם שלום, חבר הכנסת בן-אליעזר, על-פי היוזמה הסעודית, הוא יביא לכך שיהיה הסכם עם כל מדינות ערב. אתה מתאר לעצמך מה משמעות הדבר? משמעות הדבר שלמדינת ישראל שהיום כובשת את ג'נין ושכם, יכולות להיות שגרירויות גם בסעודיה, גם בכוויית, גם בבחריין. למדי</w:t>
      </w:r>
      <w:r>
        <w:rPr>
          <w:rFonts w:hint="cs"/>
          <w:rtl/>
        </w:rPr>
        <w:t>נת ישראל תהיינה שגרירויות ממאוריטניה ועד עירק. ואז יכולה להיות כאן גם צמיחה כלכלית.</w:t>
      </w:r>
    </w:p>
    <w:p w14:paraId="2E76E636" w14:textId="77777777" w:rsidR="00000000" w:rsidRDefault="007C71EE">
      <w:pPr>
        <w:pStyle w:val="a"/>
        <w:ind w:firstLine="720"/>
        <w:rPr>
          <w:rFonts w:hint="cs"/>
          <w:rtl/>
        </w:rPr>
      </w:pPr>
    </w:p>
    <w:p w14:paraId="226A623C" w14:textId="77777777" w:rsidR="00000000" w:rsidRDefault="007C71EE">
      <w:pPr>
        <w:pStyle w:val="a"/>
        <w:ind w:firstLine="720"/>
        <w:rPr>
          <w:rFonts w:hint="cs"/>
          <w:rtl/>
        </w:rPr>
      </w:pPr>
      <w:r>
        <w:rPr>
          <w:rFonts w:hint="cs"/>
          <w:rtl/>
        </w:rPr>
        <w:t>אני שואל, השר בן-אליעזר, מה עדיף למדינת ישראל, לחיות בשלום ולהיות במערכת יחסים מצוינת עם כל העולם הערבי, עם כל מדינות ערב, הן במישור במדיני והן במישור הכלכלי - או להמשיך ל</w:t>
      </w:r>
      <w:r>
        <w:rPr>
          <w:rFonts w:hint="cs"/>
          <w:rtl/>
        </w:rPr>
        <w:t>שלוט בגדה עם מאחזים בלתי חוקיים, ולנסות לכפות את רצונה על עם אחר?</w:t>
      </w:r>
    </w:p>
    <w:p w14:paraId="66476F9C" w14:textId="77777777" w:rsidR="00000000" w:rsidRDefault="007C71EE">
      <w:pPr>
        <w:pStyle w:val="a"/>
        <w:ind w:firstLine="720"/>
        <w:rPr>
          <w:rFonts w:hint="cs"/>
          <w:rtl/>
        </w:rPr>
      </w:pPr>
    </w:p>
    <w:p w14:paraId="5D91AF61" w14:textId="77777777" w:rsidR="00000000" w:rsidRDefault="007C71EE">
      <w:pPr>
        <w:pStyle w:val="a"/>
        <w:ind w:firstLine="720"/>
        <w:rPr>
          <w:rFonts w:hint="cs"/>
          <w:rtl/>
        </w:rPr>
      </w:pPr>
      <w:r>
        <w:rPr>
          <w:rFonts w:hint="cs"/>
          <w:rtl/>
        </w:rPr>
        <w:t>הבעיה היא לא מורכבת, הבעיה ברורה, אבל מחייבת אומץ, מחייבת מנהיגות בעלת שיעור קומה. הבעיה היא הכיבוש הישראלי על העם הפלסטיני. אין למדינת ישראל שום מנדט, אין לה שום זכות להמשיך לשלוט בעם אחר.</w:t>
      </w:r>
      <w:r>
        <w:rPr>
          <w:rFonts w:hint="cs"/>
          <w:rtl/>
        </w:rPr>
        <w:t xml:space="preserve"> אין לה שום זכות להמשיך לחיות בתוך כפריהם ועריהם, בתוך הנשמה שלהם. אין לה שום זכות לשלוח קבוצה של ימנים קיצוניים. רוב חברי הכנסת לא מוכנים לגור בשכנות עם רבים מהמתנחלים. שולחים אותם בתור שגרירים, שיחיו בגדה וברצועה.</w:t>
      </w:r>
    </w:p>
    <w:p w14:paraId="3901F1CF" w14:textId="77777777" w:rsidR="00000000" w:rsidRDefault="007C71EE">
      <w:pPr>
        <w:pStyle w:val="a"/>
        <w:ind w:firstLine="720"/>
        <w:rPr>
          <w:rFonts w:hint="cs"/>
          <w:rtl/>
        </w:rPr>
      </w:pPr>
    </w:p>
    <w:p w14:paraId="1AA65650" w14:textId="77777777" w:rsidR="00000000" w:rsidRDefault="007C71EE">
      <w:pPr>
        <w:pStyle w:val="a"/>
        <w:ind w:firstLine="720"/>
        <w:rPr>
          <w:rFonts w:hint="cs"/>
          <w:rtl/>
        </w:rPr>
      </w:pPr>
      <w:r>
        <w:rPr>
          <w:rFonts w:hint="cs"/>
          <w:rtl/>
        </w:rPr>
        <w:t xml:space="preserve">הפתרון הוא לא מורכב, הפתרון יביא תשובה </w:t>
      </w:r>
      <w:r>
        <w:rPr>
          <w:rFonts w:hint="cs"/>
          <w:rtl/>
        </w:rPr>
        <w:t>גם לבעיה הכלכלית וגם לבעיה הביטחונית, אבל הוא מחייב לקבל החלטה אמיצה ולומר כי הגיע הזמן לסיים את הכיבוש הישראלי הן בגדה והן ברצועה, הגיע הזמן לאפשר לעם הפלסטיני לחיות בעצמאות, מדינה אחת ליד השנייה.</w:t>
      </w:r>
    </w:p>
    <w:p w14:paraId="7A49F2CE" w14:textId="77777777" w:rsidR="00000000" w:rsidRDefault="007C71EE">
      <w:pPr>
        <w:pStyle w:val="a"/>
        <w:ind w:firstLine="720"/>
        <w:rPr>
          <w:rFonts w:hint="cs"/>
          <w:rtl/>
        </w:rPr>
      </w:pPr>
    </w:p>
    <w:p w14:paraId="01F4CE70" w14:textId="77777777" w:rsidR="00000000" w:rsidRDefault="007C71EE">
      <w:pPr>
        <w:pStyle w:val="a"/>
        <w:ind w:firstLine="720"/>
        <w:rPr>
          <w:rFonts w:hint="cs"/>
          <w:rtl/>
        </w:rPr>
      </w:pPr>
      <w:r>
        <w:rPr>
          <w:rFonts w:hint="cs"/>
          <w:rtl/>
        </w:rPr>
        <w:t>אם כבר הגיעה ממשלת ישראל להבנה הזאת, אם היא כבר אומרת שהי</w:t>
      </w:r>
      <w:r>
        <w:rPr>
          <w:rFonts w:hint="cs"/>
          <w:rtl/>
        </w:rPr>
        <w:t>א בעד מדינה פלסטינית שתחיה ליד מדינת ישראל - למה מחכים? אם התקבלה החלטה, צריך ליישם אותה. למה צריך תירוצים, עוד תירוצים ועוד תנאים, כאילו עושים טובה לארצות-הברית שמקבלים את היוזמה הזאת. כאילו מי שנהרגים בעימות הם לא אזרחי מדינת ישראל, הם אזרחי ארצות-הברית.</w:t>
      </w:r>
      <w:r>
        <w:rPr>
          <w:rFonts w:hint="cs"/>
          <w:rtl/>
        </w:rPr>
        <w:t xml:space="preserve"> הם אזרחים ישראלים או פלסטינים. לכן זהו אינטרס ישראלי ופלסטיני לקדם את תהליך השלום. אף אחד לא עושה טובה לאף אחד. יש אינטרס משותף.  </w:t>
      </w:r>
    </w:p>
    <w:p w14:paraId="27A04D12" w14:textId="77777777" w:rsidR="00000000" w:rsidRDefault="007C71EE">
      <w:pPr>
        <w:pStyle w:val="a"/>
        <w:ind w:firstLine="720"/>
        <w:rPr>
          <w:rFonts w:hint="cs"/>
          <w:rtl/>
        </w:rPr>
      </w:pPr>
    </w:p>
    <w:p w14:paraId="4BB96FBA" w14:textId="77777777" w:rsidR="00000000" w:rsidRDefault="007C71EE">
      <w:pPr>
        <w:pStyle w:val="a"/>
        <w:ind w:firstLine="720"/>
        <w:rPr>
          <w:rFonts w:hint="cs"/>
          <w:rtl/>
        </w:rPr>
      </w:pPr>
      <w:r>
        <w:rPr>
          <w:rFonts w:hint="cs"/>
          <w:rtl/>
        </w:rPr>
        <w:t>לכן אני רוצה לומר, אדוני היושב-ראש, שיש קשר הדוק בין האינטרסים הלאומיים של שני העמים: מצד אחד, אין מדינה אחרת שיכולה לתת לע</w:t>
      </w:r>
      <w:r>
        <w:rPr>
          <w:rFonts w:hint="cs"/>
          <w:rtl/>
        </w:rPr>
        <w:t>ם הפלסטיני את עצמאותו, אלא מדינת ישראל. מצד שני, אין עם שיכול להעניק למדינת ישראל את ביטחונה, אלא העם הפלסטיני. ככל שמדינת ישראל תעניק עצמאות לפלסטינים, כך תקבל ביטחון מהצד הפלסטיני. יש אינטרס הדוק וקשר הדוק בין שני הדברים - העצמאות הפלסטינית והביטחון הישר</w:t>
      </w:r>
      <w:r>
        <w:rPr>
          <w:rFonts w:hint="cs"/>
          <w:rtl/>
        </w:rPr>
        <w:t xml:space="preserve">אלי. </w:t>
      </w:r>
    </w:p>
    <w:p w14:paraId="2400084A" w14:textId="77777777" w:rsidR="00000000" w:rsidRDefault="007C71EE">
      <w:pPr>
        <w:pStyle w:val="a"/>
        <w:ind w:firstLine="720"/>
        <w:rPr>
          <w:rFonts w:hint="cs"/>
          <w:rtl/>
        </w:rPr>
      </w:pPr>
    </w:p>
    <w:p w14:paraId="304AD0EE" w14:textId="77777777" w:rsidR="00000000" w:rsidRDefault="007C71EE">
      <w:pPr>
        <w:pStyle w:val="a"/>
        <w:ind w:firstLine="720"/>
        <w:rPr>
          <w:rFonts w:hint="cs"/>
          <w:rtl/>
        </w:rPr>
      </w:pPr>
      <w:r>
        <w:rPr>
          <w:rFonts w:hint="cs"/>
          <w:rtl/>
        </w:rPr>
        <w:t>היום אנחנו שומעים על ניסיון לעשות הפרדה בין הביטחון לבין השלום, כאילו יש אפשרות להשיג קודם כול ביטחון ואחר כך לקדם את השלום, כאילו יש הפרדה בין שני הדברים: יש דבר שנקרא ביטחון ויש דבר שנקרא שלום. אין דבר כזה. הביטחון הוא אחד המרכיבים של השלום. אין ש</w:t>
      </w:r>
      <w:r>
        <w:rPr>
          <w:rFonts w:hint="cs"/>
          <w:rtl/>
        </w:rPr>
        <w:t>לום בלי ביטחון, אבל כאשר יהיה שלום - בוודאי יהיה ביטחון. נוסף על ביטחון, השלום משמעו סיום הכיבוש. השלום מסיים את הכיבוש בצד אחד ומספק ביטחון מצד שני. השלום כולל את כל המרכיבים והמאוויים של הצדדים, אבל הביטחון של צד אחד לא יכול להיות כאשר אתה ממשיך לשלוט בצ</w:t>
      </w:r>
      <w:r>
        <w:rPr>
          <w:rFonts w:hint="cs"/>
          <w:rtl/>
        </w:rPr>
        <w:t>ד השני, לכבוש, להתנחל ולהקים מאחזים.</w:t>
      </w:r>
    </w:p>
    <w:p w14:paraId="413E1054" w14:textId="77777777" w:rsidR="00000000" w:rsidRDefault="007C71EE">
      <w:pPr>
        <w:pStyle w:val="a"/>
        <w:ind w:firstLine="720"/>
        <w:rPr>
          <w:rFonts w:hint="cs"/>
          <w:rtl/>
        </w:rPr>
      </w:pPr>
    </w:p>
    <w:p w14:paraId="05054681" w14:textId="77777777" w:rsidR="00000000" w:rsidRDefault="007C71EE">
      <w:pPr>
        <w:pStyle w:val="a"/>
        <w:ind w:firstLine="720"/>
        <w:rPr>
          <w:rFonts w:hint="cs"/>
          <w:rtl/>
        </w:rPr>
      </w:pPr>
      <w:r>
        <w:rPr>
          <w:rFonts w:hint="cs"/>
          <w:rtl/>
        </w:rPr>
        <w:t>אדוני היושב-ראש, למרות כל הדיבורים על כך שהחלטת הממשלה מאתמול היא בגדר בלוף, היא תכמנות, היא ניסיון להוליך שולל, אני רוצה להמר ולתת קרדיט לראש הממשלה, שלאחר שפיכות דמים במשך תקופה ארוכה הוא הגיע למסקנה שאין פתרון אחר א</w:t>
      </w:r>
      <w:r>
        <w:rPr>
          <w:rFonts w:hint="cs"/>
          <w:rtl/>
        </w:rPr>
        <w:t>לא לקבל החלטה אמיצה. אני מאמין שאם הוא יקבל אותה הוא יקבל גיבוי מכל מחנה השלום, לרבות מסיעת רע"ם.</w:t>
      </w:r>
    </w:p>
    <w:p w14:paraId="366E6A20" w14:textId="77777777" w:rsidR="00000000" w:rsidRDefault="007C71EE">
      <w:pPr>
        <w:pStyle w:val="a"/>
        <w:ind w:firstLine="720"/>
        <w:rPr>
          <w:rFonts w:hint="cs"/>
          <w:rtl/>
        </w:rPr>
      </w:pPr>
    </w:p>
    <w:p w14:paraId="44EA2E5C" w14:textId="77777777" w:rsidR="00000000" w:rsidRDefault="007C71EE">
      <w:pPr>
        <w:pStyle w:val="a"/>
        <w:ind w:firstLine="720"/>
        <w:rPr>
          <w:rFonts w:hint="cs"/>
          <w:rtl/>
        </w:rPr>
      </w:pPr>
      <w:r>
        <w:rPr>
          <w:rFonts w:hint="cs"/>
          <w:rtl/>
        </w:rPr>
        <w:t>אשר לתוכנית הכלכלית, אנחנו חושבים שהיא תוכנית רעה, אין בה שום בשורה, ולכן אנחנו נצביע נגדה.</w:t>
      </w:r>
    </w:p>
    <w:p w14:paraId="67014601" w14:textId="77777777" w:rsidR="00000000" w:rsidRDefault="007C71EE">
      <w:pPr>
        <w:pStyle w:val="a"/>
        <w:ind w:firstLine="720"/>
        <w:rPr>
          <w:rFonts w:hint="cs"/>
          <w:rtl/>
        </w:rPr>
      </w:pPr>
    </w:p>
    <w:p w14:paraId="36E77240" w14:textId="77777777" w:rsidR="00000000" w:rsidRDefault="007C71EE">
      <w:pPr>
        <w:pStyle w:val="Speaker"/>
        <w:rPr>
          <w:rFonts w:hint="cs"/>
          <w:rtl/>
        </w:rPr>
      </w:pPr>
      <w:r>
        <w:rPr>
          <w:rFonts w:hint="cs"/>
          <w:rtl/>
        </w:rPr>
        <w:t>היו"ר אלי בן-מנחם:</w:t>
      </w:r>
    </w:p>
    <w:p w14:paraId="6816CB94" w14:textId="77777777" w:rsidR="00000000" w:rsidRDefault="007C71EE">
      <w:pPr>
        <w:pStyle w:val="a"/>
        <w:rPr>
          <w:rFonts w:hint="cs"/>
          <w:rtl/>
        </w:rPr>
      </w:pPr>
    </w:p>
    <w:p w14:paraId="4D8CCDCC" w14:textId="77777777" w:rsidR="00000000" w:rsidRDefault="007C71EE">
      <w:pPr>
        <w:pStyle w:val="a"/>
        <w:rPr>
          <w:rFonts w:hint="cs"/>
          <w:rtl/>
        </w:rPr>
      </w:pPr>
      <w:r>
        <w:rPr>
          <w:rFonts w:hint="cs"/>
          <w:rtl/>
        </w:rPr>
        <w:t>רשות הדיבור חבר הכנסת בנימין בן-אליעזר.</w:t>
      </w:r>
    </w:p>
    <w:p w14:paraId="2DBFED91" w14:textId="77777777" w:rsidR="00000000" w:rsidRDefault="007C71EE">
      <w:pPr>
        <w:pStyle w:val="a"/>
        <w:ind w:firstLine="0"/>
        <w:rPr>
          <w:rFonts w:hint="cs"/>
          <w:rtl/>
        </w:rPr>
      </w:pPr>
    </w:p>
    <w:p w14:paraId="3709A114" w14:textId="77777777" w:rsidR="00000000" w:rsidRDefault="007C71EE">
      <w:pPr>
        <w:pStyle w:val="Speaker"/>
        <w:rPr>
          <w:rtl/>
        </w:rPr>
      </w:pPr>
      <w:bookmarkStart w:id="516" w:name="FS000000435T26_05_2003_21_44_45"/>
      <w:bookmarkEnd w:id="516"/>
      <w:r>
        <w:rPr>
          <w:rtl/>
        </w:rPr>
        <w:t>בני</w:t>
      </w:r>
      <w:r>
        <w:rPr>
          <w:rtl/>
        </w:rPr>
        <w:t>מין בן-אליעזר (העבודה-מימד):</w:t>
      </w:r>
    </w:p>
    <w:p w14:paraId="07754819" w14:textId="77777777" w:rsidR="00000000" w:rsidRDefault="007C71EE">
      <w:pPr>
        <w:pStyle w:val="a"/>
        <w:rPr>
          <w:rtl/>
        </w:rPr>
      </w:pPr>
    </w:p>
    <w:p w14:paraId="395B93AA" w14:textId="77777777" w:rsidR="00000000" w:rsidRDefault="007C71EE">
      <w:pPr>
        <w:pStyle w:val="a"/>
        <w:rPr>
          <w:rFonts w:hint="cs"/>
          <w:rtl/>
        </w:rPr>
      </w:pPr>
      <w:r>
        <w:rPr>
          <w:rFonts w:hint="cs"/>
          <w:rtl/>
        </w:rPr>
        <w:t xml:space="preserve">אדוני היושב-ראש, כנסת נכבדה, אם אני לא טועה, הערב מתקיים דיון על תקציב המדינה. אני מניח שהמוני בית ישראל יושבים וממתינים לישועה, לשמוע את נבחרי העם אומרים את שלהם אל מול כל אמא ואבא, אל מול הילדים, אל מול הנכים, אל מול הילדים </w:t>
      </w:r>
      <w:r>
        <w:rPr>
          <w:rFonts w:hint="cs"/>
          <w:rtl/>
        </w:rPr>
        <w:t xml:space="preserve">העניים, אל מול המצוקאים, אל מול 300,000 המובטלים. </w:t>
      </w:r>
    </w:p>
    <w:p w14:paraId="093CBD86" w14:textId="77777777" w:rsidR="00000000" w:rsidRDefault="007C71EE">
      <w:pPr>
        <w:pStyle w:val="a"/>
        <w:rPr>
          <w:rFonts w:hint="cs"/>
          <w:rtl/>
        </w:rPr>
      </w:pPr>
    </w:p>
    <w:p w14:paraId="7A3F6C35" w14:textId="77777777" w:rsidR="00000000" w:rsidRDefault="007C71EE">
      <w:pPr>
        <w:pStyle w:val="a"/>
        <w:rPr>
          <w:rFonts w:hint="cs"/>
          <w:rtl/>
        </w:rPr>
      </w:pPr>
      <w:r>
        <w:rPr>
          <w:rFonts w:hint="cs"/>
          <w:rtl/>
        </w:rPr>
        <w:t>ולא כך הדבר. הכנסת והמדינה עסוקות מאתמול, ואולי במידה מסוימת של צדק, אך ורק בנושא המדיני. ראו זה פלא, ראש הממשלה הצליח, בתמרון מבריק, לדחות הצדה את הדיון ואת הוויכוח הראויים בנושא הכלכלי ובנושא תקציב המדי</w:t>
      </w:r>
      <w:r>
        <w:rPr>
          <w:rFonts w:hint="cs"/>
          <w:rtl/>
        </w:rPr>
        <w:t xml:space="preserve">נה, ואת הכותרות ואת תשומת הלב תופס הנושא המדיני. </w:t>
      </w:r>
    </w:p>
    <w:p w14:paraId="6E2725BC" w14:textId="77777777" w:rsidR="00000000" w:rsidRDefault="007C71EE">
      <w:pPr>
        <w:pStyle w:val="a"/>
        <w:rPr>
          <w:rFonts w:hint="cs"/>
          <w:rtl/>
        </w:rPr>
      </w:pPr>
    </w:p>
    <w:p w14:paraId="6EDFA07E" w14:textId="77777777" w:rsidR="00000000" w:rsidRDefault="007C71EE">
      <w:pPr>
        <w:pStyle w:val="a"/>
        <w:rPr>
          <w:rFonts w:hint="cs"/>
          <w:rtl/>
        </w:rPr>
      </w:pPr>
      <w:r>
        <w:rPr>
          <w:rFonts w:hint="cs"/>
          <w:rtl/>
        </w:rPr>
        <w:t xml:space="preserve">אני רוצה לברך את ראש הממשלה על אומץ לבו. אני עוקב בימים האחרונים אחר הצהרותיו. לשמוע את ראש הממשלה אומר היום, שהגיע הזמן לחשוב האם לא די לשלוט על 3.5 מיליוני ערבים, האם לא די להיכנס כל יומיים לג'נין, לשכם </w:t>
      </w:r>
      <w:r>
        <w:rPr>
          <w:rFonts w:hint="cs"/>
          <w:rtl/>
        </w:rPr>
        <w:t>ולבית-לחם, האם לא די לשלוט על עם אחר.</w:t>
      </w:r>
      <w:r>
        <w:rPr>
          <w:rFonts w:hint="cs"/>
          <w:rtl/>
        </w:rPr>
        <w:tab/>
        <w:t>לשמוע את ראש הממשלה הזה, את אריק שרון, אומר שהגיע הזמן ללכת ולחלק את הארץ, לראות את לימור לבנת יושבת ומתלבטת איך חותכים את ירושלים... אם יש לי איזה חשק לדבר אחד, הייתי אומר לסיעת הליכוד כולה - אם יש אומץ בלבכם, תעלו כו</w:t>
      </w:r>
      <w:r>
        <w:rPr>
          <w:rFonts w:hint="cs"/>
          <w:rtl/>
        </w:rPr>
        <w:t>לכם אל קברו של רבין ותתנצלו ותבקשו סליחה. תמיד בא לכם הדבר מאוחר. תמיד אנחנו באים ואומרים, הרי אמרנו לכם, ותמיד בלי לומר אתם אומרים, צדקתם.</w:t>
      </w:r>
    </w:p>
    <w:p w14:paraId="141D0414" w14:textId="77777777" w:rsidR="00000000" w:rsidRDefault="007C71EE">
      <w:pPr>
        <w:pStyle w:val="a"/>
        <w:rPr>
          <w:rFonts w:hint="cs"/>
          <w:rtl/>
        </w:rPr>
      </w:pPr>
    </w:p>
    <w:p w14:paraId="383221F2" w14:textId="77777777" w:rsidR="00000000" w:rsidRDefault="007C71EE">
      <w:pPr>
        <w:pStyle w:val="a"/>
        <w:rPr>
          <w:rFonts w:hint="cs"/>
          <w:rtl/>
        </w:rPr>
      </w:pPr>
      <w:r>
        <w:rPr>
          <w:rFonts w:hint="cs"/>
          <w:rtl/>
        </w:rPr>
        <w:t xml:space="preserve">לא לפני הרבה זמן, אדוני היושב-ראש, כאן, מעל לדוכן הזה, עמדו חברים מכובדים של מחנה הימין והאשימו אותנו בפשעי אוסלו. </w:t>
      </w:r>
      <w:r>
        <w:rPr>
          <w:rFonts w:hint="cs"/>
          <w:rtl/>
        </w:rPr>
        <w:t xml:space="preserve">רק לפני ימים ספורים אמר השר עוזי לנדאו, דמות ישרה והגונה </w:t>
      </w:r>
      <w:r>
        <w:rPr>
          <w:rtl/>
        </w:rPr>
        <w:t>–</w:t>
      </w:r>
      <w:r>
        <w:rPr>
          <w:rFonts w:hint="cs"/>
          <w:rtl/>
        </w:rPr>
        <w:t xml:space="preserve"> אני לא מקבל את דעתו, אבל על יושרו אני לא חולק </w:t>
      </w:r>
      <w:r>
        <w:rPr>
          <w:rtl/>
        </w:rPr>
        <w:t>–</w:t>
      </w:r>
      <w:r>
        <w:rPr>
          <w:rFonts w:hint="cs"/>
          <w:rtl/>
        </w:rPr>
        <w:t xml:space="preserve"> שזה יותר גרוע מאוסלו. </w:t>
      </w:r>
    </w:p>
    <w:p w14:paraId="764D20F8" w14:textId="77777777" w:rsidR="00000000" w:rsidRDefault="007C71EE">
      <w:pPr>
        <w:pStyle w:val="a"/>
        <w:rPr>
          <w:rFonts w:hint="cs"/>
          <w:rtl/>
        </w:rPr>
      </w:pPr>
    </w:p>
    <w:p w14:paraId="07F6C50E" w14:textId="77777777" w:rsidR="00000000" w:rsidRDefault="007C71EE">
      <w:pPr>
        <w:pStyle w:val="a"/>
        <w:rPr>
          <w:rFonts w:hint="cs"/>
          <w:rtl/>
        </w:rPr>
      </w:pPr>
      <w:r>
        <w:rPr>
          <w:rFonts w:hint="cs"/>
          <w:rtl/>
        </w:rPr>
        <w:t>אבל עם זאת אני רוצה לומר כאן, שזו אולי העת לכל דבר, רק לא לעשות חשבונות. יבוא גם יום החשבונות. היום צריך רק לומר לראש הממשלה:</w:t>
      </w:r>
      <w:r>
        <w:rPr>
          <w:rFonts w:hint="cs"/>
          <w:rtl/>
        </w:rPr>
        <w:t xml:space="preserve"> אנחנו נגבה אותך ואנחנו נעמוד מאחוריך, ומעל במת הכנסת אני אומר לך, שאין צורך שתזמין את מפלגת העבודה. למפלגת העבודה אין שום חשק להיכנס לממשלה. אני הובלתי את שבעת שרי מפלגת העבודה לצאת מהממשלה על רקע אחר לגמרי - הדיון על תקציב המדינה. ראה זה פלא, אדוני ראש ה</w:t>
      </w:r>
      <w:r>
        <w:rPr>
          <w:rFonts w:hint="cs"/>
          <w:rtl/>
        </w:rPr>
        <w:t xml:space="preserve">ממשלה, שום דבר לא השתנה. להיפך, המציאות נעשתה רק יותר גרועה. לכן, מבחינתי אין שום סיבה שניכנס לממשלה, מה גם שאינני רואה שאתה צריך אותנו לצורך הדבר הזה. אבל אתה יכול ללכת לישון בשקט, למרות כל מה שנאמר לך וכל מה שאמרו לך היום בסיעת הליכוד. ועקבנו כיצד חבריך </w:t>
      </w:r>
      <w:r>
        <w:rPr>
          <w:rFonts w:hint="cs"/>
          <w:rtl/>
        </w:rPr>
        <w:t xml:space="preserve">ניערו אותך ובאו אליך בטענות. אנחנו נעמוד מאחוריך וניתן לך את הגיבוי. </w:t>
      </w:r>
    </w:p>
    <w:p w14:paraId="20F26069" w14:textId="77777777" w:rsidR="00000000" w:rsidRDefault="007C71EE">
      <w:pPr>
        <w:pStyle w:val="a"/>
        <w:rPr>
          <w:rFonts w:hint="cs"/>
          <w:rtl/>
        </w:rPr>
      </w:pPr>
    </w:p>
    <w:p w14:paraId="0D696A13" w14:textId="77777777" w:rsidR="00000000" w:rsidRDefault="007C71EE">
      <w:pPr>
        <w:pStyle w:val="a"/>
        <w:rPr>
          <w:rFonts w:hint="cs"/>
          <w:rtl/>
        </w:rPr>
      </w:pPr>
      <w:r>
        <w:rPr>
          <w:rFonts w:hint="cs"/>
          <w:rtl/>
        </w:rPr>
        <w:t>נכון, זו אולי הבשורה הכי גדולה שאתה יכול להביא לבית ישראל. זה גם הדבר היחיד אולי שיכול לשנות את הגזירות הכלכליות ואת המצב הכלכלי העגום. אין אפשרות ללכת ולהחיות את שוק התיירות, אלא אם את</w:t>
      </w:r>
      <w:r>
        <w:rPr>
          <w:rFonts w:hint="cs"/>
          <w:rtl/>
        </w:rPr>
        <w:t>ה רוצה להציע אוטובוסים מתפוצצים או להיכנס למסעדה ולאכול ולהתפוצץ עם האוכל. כדי להחיות את שוק התיירות אתה חייב לייצר אווירה שהולכים להסדר. כדי לפתור את בעיית המשק אתה חייב להביא לכאן משקיעים והשקעות, ושום השקעה לא תבוא אם לא תהיה אווירה שכדאי להשקיע. לכן יש</w:t>
      </w:r>
      <w:r>
        <w:rPr>
          <w:rFonts w:hint="cs"/>
          <w:rtl/>
        </w:rPr>
        <w:t xml:space="preserve"> קשר גומלין בין המצב המדיני למצב הכלכלי. </w:t>
      </w:r>
    </w:p>
    <w:p w14:paraId="20170AC9" w14:textId="77777777" w:rsidR="00000000" w:rsidRDefault="007C71EE">
      <w:pPr>
        <w:pStyle w:val="a"/>
        <w:rPr>
          <w:rFonts w:hint="cs"/>
          <w:rtl/>
        </w:rPr>
      </w:pPr>
    </w:p>
    <w:p w14:paraId="2F05771E" w14:textId="77777777" w:rsidR="00000000" w:rsidRDefault="007C71EE">
      <w:pPr>
        <w:pStyle w:val="a"/>
        <w:rPr>
          <w:rFonts w:hint="cs"/>
          <w:rtl/>
        </w:rPr>
      </w:pPr>
      <w:r>
        <w:rPr>
          <w:rFonts w:hint="cs"/>
          <w:rtl/>
        </w:rPr>
        <w:t>אני חושב שבהחלטה שלך אתמול כן חייבת את הנשיא האמריקני ואת הבית הלבן להתחיל להתחשב בהערות ששלחת. לא עם כל ההערות אני מסכים, אבל עם חלקן ודאי שכן. אני אתך בכל מה שקשור לזכות השיבה, ואין לי ספק שההסכמה העקרונית של רא</w:t>
      </w:r>
      <w:r>
        <w:rPr>
          <w:rFonts w:hint="cs"/>
          <w:rtl/>
        </w:rPr>
        <w:t>ש הממשלה לקבל את מפת הדרכים  יש בה כדי להעמיד היום גם את אבו-מאזן במבחן. זה הרקע שעליו להתארגן ולהתחיל לנוע, להתארגן ולארגן את כוחותיו ולהתחיל לקיים את חלקו ומה שמתחייב. נדמה לי שמה שנדרש ממנו הוא בראש ובראשונה צעדים שיבטיחו את שלטונו כראש ממשלה של פלסטין.</w:t>
      </w:r>
      <w:r>
        <w:rPr>
          <w:rFonts w:hint="cs"/>
          <w:rtl/>
        </w:rPr>
        <w:t xml:space="preserve"> </w:t>
      </w:r>
    </w:p>
    <w:p w14:paraId="7FB79947" w14:textId="77777777" w:rsidR="00000000" w:rsidRDefault="007C71EE">
      <w:pPr>
        <w:pStyle w:val="a"/>
        <w:rPr>
          <w:rFonts w:hint="cs"/>
          <w:rtl/>
        </w:rPr>
      </w:pPr>
    </w:p>
    <w:p w14:paraId="418041C3" w14:textId="77777777" w:rsidR="00000000" w:rsidRDefault="007C71EE">
      <w:pPr>
        <w:pStyle w:val="a"/>
        <w:rPr>
          <w:rFonts w:hint="cs"/>
          <w:rtl/>
        </w:rPr>
      </w:pPr>
      <w:r>
        <w:rPr>
          <w:rFonts w:hint="cs"/>
          <w:rtl/>
        </w:rPr>
        <w:t>אני מאחל לממשלה שתסיים את הדיונים שלה מהר. אני מקווה שהתוכנית, השר נוה, תובא כאן לשולחן הכנסת. זה לא חוק וזאת לא חובה, אבל זהו בהחלט הרגל שכבר מכנסת לכנסת מכבדים אותו. יהיה זה תענוג גדול לשמוע את ראש הממשלה אומר את מה שאמר בישיבת הממשלה ולחבריו היום בסי</w:t>
      </w:r>
      <w:r>
        <w:rPr>
          <w:rFonts w:hint="cs"/>
          <w:rtl/>
        </w:rPr>
        <w:t xml:space="preserve">עת הליכוד - חוזר על אותם דברים כאן. יהיה גם טוב ללכת ולראות את הסיעות השותפות בקואליציה, את המפד"ל וגם את האיחוד הלאומי, מצביעות בעד. הרי כל חלומנו הוא לראות את הימין, ואולי את הימין הכי קיצוני, מצביע בעד התוכנית הזאת. </w:t>
      </w:r>
    </w:p>
    <w:p w14:paraId="7067B12D" w14:textId="77777777" w:rsidR="00000000" w:rsidRDefault="007C71EE">
      <w:pPr>
        <w:pStyle w:val="a"/>
        <w:rPr>
          <w:rFonts w:hint="cs"/>
          <w:rtl/>
        </w:rPr>
      </w:pPr>
    </w:p>
    <w:p w14:paraId="5504F54C" w14:textId="77777777" w:rsidR="00000000" w:rsidRDefault="007C71EE">
      <w:pPr>
        <w:pStyle w:val="a"/>
        <w:rPr>
          <w:rFonts w:hint="cs"/>
          <w:rtl/>
        </w:rPr>
      </w:pPr>
      <w:r>
        <w:rPr>
          <w:rFonts w:hint="cs"/>
          <w:rtl/>
        </w:rPr>
        <w:t>אני רוצה לסיים, אדוני היושב-ראש, ול</w:t>
      </w:r>
      <w:r>
        <w:rPr>
          <w:rFonts w:hint="cs"/>
          <w:rtl/>
        </w:rPr>
        <w:t>אחל שבימים הקרובים ימשיך להתקיים דיון נוקב. אני הצעתי לראש הממשלה בטרם עזבנו את הממשלה להצטרף אלי לסיור בבתי-התמחוי שקיימים היום בכל חלקי הארץ, בתי-תמחוי שאמורים לתת מזור ואוכל לזקנים שאין להם יכולת, לילדים בני חמש, שש ושבע. ראיתי עשרות ילדים כמעט בכל מקום</w:t>
      </w:r>
      <w:r>
        <w:rPr>
          <w:rFonts w:hint="cs"/>
          <w:rtl/>
        </w:rPr>
        <w:t xml:space="preserve"> ומקום. </w:t>
      </w:r>
    </w:p>
    <w:p w14:paraId="3A433874" w14:textId="77777777" w:rsidR="00000000" w:rsidRDefault="007C71EE">
      <w:pPr>
        <w:pStyle w:val="a"/>
        <w:rPr>
          <w:rFonts w:hint="cs"/>
          <w:rtl/>
        </w:rPr>
      </w:pPr>
    </w:p>
    <w:p w14:paraId="3FD99DCC" w14:textId="77777777" w:rsidR="00000000" w:rsidRDefault="007C71EE">
      <w:pPr>
        <w:pStyle w:val="a"/>
        <w:rPr>
          <w:rFonts w:hint="cs"/>
          <w:rtl/>
        </w:rPr>
      </w:pPr>
      <w:r>
        <w:rPr>
          <w:rFonts w:hint="cs"/>
          <w:rtl/>
        </w:rPr>
        <w:t xml:space="preserve">היה חשוב ללכת ולהביט בעיניים של 300,000 המובטלים, לצאת החוצה ולראות את הנכים, להביט בעיני הגמלאים שגזלו מהם את 100 השקל שבהם קנו תרופות, ויש כאלה שקונים בזה לחם. אני מקווה שבסיכומו של עניין התוכנית תתקבל, אבל אני מקווה שעיקר התוכנית המדינית תביא </w:t>
      </w:r>
      <w:r>
        <w:rPr>
          <w:rFonts w:hint="cs"/>
          <w:rtl/>
        </w:rPr>
        <w:t xml:space="preserve">לכך שהציבור הזה ששלח אותך, אריק שרון, ואת הממשלה שלך יקבל את אשר ראוי שהוא יקבל, את הלחם. </w:t>
      </w:r>
    </w:p>
    <w:p w14:paraId="1A8764EB" w14:textId="77777777" w:rsidR="00000000" w:rsidRDefault="007C71EE">
      <w:pPr>
        <w:pStyle w:val="a"/>
        <w:rPr>
          <w:rFonts w:hint="cs"/>
          <w:rtl/>
        </w:rPr>
      </w:pPr>
    </w:p>
    <w:p w14:paraId="57373BA0" w14:textId="77777777" w:rsidR="00000000" w:rsidRDefault="007C71EE">
      <w:pPr>
        <w:pStyle w:val="a"/>
        <w:rPr>
          <w:rFonts w:hint="cs"/>
          <w:rtl/>
        </w:rPr>
      </w:pPr>
      <w:r>
        <w:rPr>
          <w:rFonts w:hint="cs"/>
          <w:rtl/>
        </w:rPr>
        <w:t>אדוני היושב-ראש, אני חושב שכדאי לחזור ולומר, שאנחנו נגבה את הממשלה מבחוץ, כל עוד ראש הממשלה ימשיך להיות נאמן למה שהוא אמר בישיבת הממשלה, בוודאי היום בסיעת הליכוד, כ</w:t>
      </w:r>
      <w:r>
        <w:rPr>
          <w:rFonts w:hint="cs"/>
          <w:rtl/>
        </w:rPr>
        <w:t xml:space="preserve">י נדמה לי שמי שמנסה לתת תשובה לילדים צריך לדעת שאין לנו תשובה אחרת, אלא רק תקווה דרך פריצת הדרך המדינית, שאולי היא תביא מחר טוב יותר. תודה רבה לך. </w:t>
      </w:r>
    </w:p>
    <w:p w14:paraId="7CF74210" w14:textId="77777777" w:rsidR="00000000" w:rsidRDefault="007C71EE">
      <w:pPr>
        <w:pStyle w:val="a"/>
        <w:rPr>
          <w:rFonts w:hint="cs"/>
          <w:rtl/>
        </w:rPr>
      </w:pPr>
    </w:p>
    <w:p w14:paraId="34AE50F5" w14:textId="77777777" w:rsidR="00000000" w:rsidRDefault="007C71EE">
      <w:pPr>
        <w:pStyle w:val="ad"/>
        <w:rPr>
          <w:rtl/>
        </w:rPr>
      </w:pPr>
      <w:r>
        <w:rPr>
          <w:rtl/>
        </w:rPr>
        <w:t>היו"ר אלי בן-מנחם:</w:t>
      </w:r>
    </w:p>
    <w:p w14:paraId="1E648546" w14:textId="77777777" w:rsidR="00000000" w:rsidRDefault="007C71EE">
      <w:pPr>
        <w:pStyle w:val="a"/>
        <w:rPr>
          <w:rtl/>
        </w:rPr>
      </w:pPr>
    </w:p>
    <w:p w14:paraId="11597FBC" w14:textId="77777777" w:rsidR="00000000" w:rsidRDefault="007C71EE">
      <w:pPr>
        <w:pStyle w:val="a"/>
        <w:rPr>
          <w:rFonts w:hint="cs"/>
          <w:rtl/>
        </w:rPr>
      </w:pPr>
      <w:r>
        <w:rPr>
          <w:rFonts w:hint="cs"/>
          <w:rtl/>
        </w:rPr>
        <w:t>תודה לחבר הכנסת בנימין בן-אליעזר, פואד. אני מזמין את חבר הכנסת אילן שלגי, ואחריו - את ח</w:t>
      </w:r>
      <w:r>
        <w:rPr>
          <w:rFonts w:hint="cs"/>
          <w:rtl/>
        </w:rPr>
        <w:t xml:space="preserve">בר הכנסת רן כהן. </w:t>
      </w:r>
    </w:p>
    <w:p w14:paraId="318616B4" w14:textId="77777777" w:rsidR="00000000" w:rsidRDefault="007C71EE">
      <w:pPr>
        <w:pStyle w:val="a"/>
        <w:rPr>
          <w:rFonts w:hint="cs"/>
          <w:rtl/>
        </w:rPr>
      </w:pPr>
    </w:p>
    <w:p w14:paraId="0021D534" w14:textId="77777777" w:rsidR="00000000" w:rsidRDefault="007C71EE">
      <w:pPr>
        <w:pStyle w:val="Speaker"/>
        <w:rPr>
          <w:rtl/>
        </w:rPr>
      </w:pPr>
      <w:bookmarkStart w:id="517" w:name="FS000001046T26_05_2003_22_10_47"/>
      <w:bookmarkEnd w:id="517"/>
      <w:r>
        <w:rPr>
          <w:rtl/>
        </w:rPr>
        <w:t>אילן שלגי (שינוי):</w:t>
      </w:r>
    </w:p>
    <w:p w14:paraId="2CFCEF41" w14:textId="77777777" w:rsidR="00000000" w:rsidRDefault="007C71EE">
      <w:pPr>
        <w:pStyle w:val="a"/>
        <w:rPr>
          <w:rFonts w:hint="cs"/>
          <w:rtl/>
        </w:rPr>
      </w:pPr>
    </w:p>
    <w:p w14:paraId="7E734F67" w14:textId="77777777" w:rsidR="00000000" w:rsidRDefault="007C71EE">
      <w:pPr>
        <w:pStyle w:val="a"/>
        <w:rPr>
          <w:rFonts w:hint="cs"/>
          <w:rtl/>
        </w:rPr>
      </w:pPr>
      <w:r>
        <w:rPr>
          <w:rFonts w:hint="cs"/>
          <w:rtl/>
        </w:rPr>
        <w:t xml:space="preserve">אדוני היושב-ראש, חברות וחברי הכנסת, הסתייגותי מתייחסת לסעיף 26 בהצעת החוק, העוסק במשק החשמל. </w:t>
      </w:r>
    </w:p>
    <w:p w14:paraId="28BA12E3" w14:textId="77777777" w:rsidR="00000000" w:rsidRDefault="007C71EE">
      <w:pPr>
        <w:pStyle w:val="a"/>
        <w:rPr>
          <w:rFonts w:hint="cs"/>
          <w:rtl/>
        </w:rPr>
      </w:pPr>
    </w:p>
    <w:p w14:paraId="05735AAC" w14:textId="77777777" w:rsidR="00000000" w:rsidRDefault="007C71EE">
      <w:pPr>
        <w:pStyle w:val="a"/>
        <w:rPr>
          <w:rFonts w:hint="cs"/>
          <w:rtl/>
        </w:rPr>
      </w:pPr>
      <w:r>
        <w:rPr>
          <w:rFonts w:hint="cs"/>
          <w:rtl/>
        </w:rPr>
        <w:t>באה ממשלת ישראל ומציעה לייעל ולהפריט את משק החשמל כדי שנקבל יותר חשמל ובעלות מופחתת. ההצעה היא להוציא את המונופול מידי חבר</w:t>
      </w:r>
      <w:r>
        <w:rPr>
          <w:rFonts w:hint="cs"/>
          <w:rtl/>
        </w:rPr>
        <w:t>ת החשמל, להפריט את משק החשמל ולהגיע לפיצול של הייצור, ההולכה והחלוקה, הנמצאים כיום כולם בידי חברת החשמל. באים עובדי חברת החשמל ומאיימים על ממשלת ישראל ועל כנסת ישראל, שלא יקום ולא יהיה, הם יורידו לנו את השאלטר ונשב כולנו בחושך אם נעז לפגוע במונופול ובתנאים</w:t>
      </w:r>
      <w:r>
        <w:rPr>
          <w:rFonts w:hint="cs"/>
          <w:rtl/>
        </w:rPr>
        <w:t xml:space="preserve"> המופלגים שלהם. לפי "ידיעות אחרונות" אתמול, גם בהנהלת חברת החשמל נשמעים דיבורים מפחידים. בפרוטוקול ישיבת ההנהלה המורחבת נאמר: "חייבים להפחיד את הפוליטיקאים", "חייבים להעמיד אותם בפני עובדות".</w:t>
      </w:r>
    </w:p>
    <w:p w14:paraId="356A218C" w14:textId="77777777" w:rsidR="00000000" w:rsidRDefault="007C71EE">
      <w:pPr>
        <w:pStyle w:val="a"/>
        <w:rPr>
          <w:rFonts w:hint="cs"/>
          <w:rtl/>
        </w:rPr>
      </w:pPr>
    </w:p>
    <w:p w14:paraId="4395C004" w14:textId="77777777" w:rsidR="00000000" w:rsidRDefault="007C71EE">
      <w:pPr>
        <w:pStyle w:val="a"/>
        <w:rPr>
          <w:rFonts w:hint="cs"/>
          <w:rtl/>
        </w:rPr>
      </w:pPr>
      <w:r>
        <w:rPr>
          <w:rFonts w:hint="cs"/>
          <w:rtl/>
        </w:rPr>
        <w:t xml:space="preserve">עובדי חברת החשמל וכמה ממנהליה כנראה שכחו באמת מי כאן בעל-הבית, </w:t>
      </w:r>
      <w:r>
        <w:rPr>
          <w:rFonts w:hint="cs"/>
          <w:rtl/>
        </w:rPr>
        <w:t xml:space="preserve">ותפקידנו להבהיר היטב מי הם בעלי-הבית. החברה היא בבעלות המדינה. בעלי המניות הם כולנו, כל אזרחי המדינה, ואנחנו חברי הכנסת מייצגים את בעלי המניות במובן הציבורי. יש לקבוע כי למדינת ישראל יש חברת חשמל, ולא לחברת החשמל יש מדינה. </w:t>
      </w:r>
    </w:p>
    <w:p w14:paraId="62F43038" w14:textId="77777777" w:rsidR="00000000" w:rsidRDefault="007C71EE">
      <w:pPr>
        <w:pStyle w:val="a"/>
        <w:rPr>
          <w:rFonts w:hint="cs"/>
          <w:rtl/>
        </w:rPr>
      </w:pPr>
    </w:p>
    <w:p w14:paraId="4CEABB38" w14:textId="77777777" w:rsidR="00000000" w:rsidRDefault="007C71EE">
      <w:pPr>
        <w:pStyle w:val="a"/>
        <w:rPr>
          <w:rFonts w:hint="cs"/>
          <w:rtl/>
        </w:rPr>
      </w:pPr>
      <w:r>
        <w:rPr>
          <w:rFonts w:hint="cs"/>
          <w:rtl/>
        </w:rPr>
        <w:t>את תעריפי החשמל מעלים מדי פעם ב</w:t>
      </w:r>
      <w:r>
        <w:rPr>
          <w:rFonts w:hint="cs"/>
          <w:rtl/>
        </w:rPr>
        <w:t xml:space="preserve">התאם לגידול העלויות. העלויות עדיין כוללות, בין היתר, חשמל חינם בכמויות אסטרונומיות לעובדי החברה. בעלויות כלולים גם סכומי שכר מהגבוהים במשק. </w:t>
      </w:r>
    </w:p>
    <w:p w14:paraId="641D3C3E" w14:textId="77777777" w:rsidR="00000000" w:rsidRDefault="007C71EE">
      <w:pPr>
        <w:pStyle w:val="a"/>
        <w:rPr>
          <w:rFonts w:hint="cs"/>
          <w:rtl/>
        </w:rPr>
      </w:pPr>
    </w:p>
    <w:p w14:paraId="509CFBC0" w14:textId="77777777" w:rsidR="00000000" w:rsidRDefault="007C71EE">
      <w:pPr>
        <w:pStyle w:val="a"/>
        <w:rPr>
          <w:rFonts w:hint="cs"/>
          <w:rtl/>
        </w:rPr>
      </w:pPr>
      <w:r>
        <w:rPr>
          <w:rFonts w:hint="cs"/>
          <w:rtl/>
        </w:rPr>
        <w:t>בחודש ינואר השנה הורידה חברת דירוג האשראי "מודיס" את הדירוג של חברת החשמל בשתי דרגות. המשמעות היא כי יקשה על החברה</w:t>
      </w:r>
      <w:r>
        <w:rPr>
          <w:rFonts w:hint="cs"/>
          <w:rtl/>
        </w:rPr>
        <w:t xml:space="preserve"> לגייס כספים בשוק האשראי הבין-לאומי, ואומנם כעת היא דורשת מן הממשלה, כלומר מאתנו האזרחים בעלי המניות, הזרמת הון עצמי. לא רק שלוקחים מאתנו כצרכנים תעריפים יקרים בשל חוסר יעילות בחברה, כעת גם נשלם כבעלי מניות את מחיר הורדת דירוג האשראי של החברה. </w:t>
      </w:r>
    </w:p>
    <w:p w14:paraId="3172DDCD" w14:textId="77777777" w:rsidR="00000000" w:rsidRDefault="007C71EE">
      <w:pPr>
        <w:pStyle w:val="a"/>
        <w:rPr>
          <w:rFonts w:hint="cs"/>
          <w:rtl/>
        </w:rPr>
      </w:pPr>
    </w:p>
    <w:p w14:paraId="1EB3CE47" w14:textId="77777777" w:rsidR="00000000" w:rsidRDefault="007C71EE">
      <w:pPr>
        <w:pStyle w:val="a"/>
        <w:rPr>
          <w:rFonts w:hint="cs"/>
          <w:rtl/>
        </w:rPr>
      </w:pPr>
      <w:r>
        <w:rPr>
          <w:rFonts w:hint="cs"/>
          <w:rtl/>
        </w:rPr>
        <w:t>אני קורא מ</w:t>
      </w:r>
      <w:r>
        <w:rPr>
          <w:rFonts w:hint="cs"/>
          <w:rtl/>
        </w:rPr>
        <w:t xml:space="preserve">תוך עיתון "הארץ" מיום 3 בפברואר: החוצפה של שליטי השאלטר בולטת שוב ושוב בתגובותיהם. בהתייחס להצעות להפריט תחנות כוח במסגרת המאמץ לגייס אמצעי מימון לחברה המתייבשת, כותב אוברקוביץ: "כדי למנוע מהממשלה עבודת סרק </w:t>
      </w:r>
      <w:r>
        <w:rPr>
          <w:rtl/>
        </w:rPr>
        <w:t>–</w:t>
      </w:r>
      <w:r>
        <w:rPr>
          <w:rFonts w:hint="cs"/>
          <w:rtl/>
        </w:rPr>
        <w:t xml:space="preserve"> הרעיון של פירוק החברה באמצעות הפרטת תחנות כוח א</w:t>
      </w:r>
      <w:r>
        <w:rPr>
          <w:rFonts w:hint="cs"/>
          <w:rtl/>
        </w:rPr>
        <w:t>ו פירוקה לתאגידים לא יקום ולא יהיה", כך אומר לנו מר אוברקוביץ. "עובדי החברה ייאבקו בכל האמצעים - - - לא נרשה לפקידים שאינם חייבים דין-וחשבון לאיש לרסק את החברה המפוארת שבנינו בעמל של שנים"; הוא מאשר את הידוע: חברת החשמל הופקעה זה כבר מבעלות אזרחי המדינה לט</w:t>
      </w:r>
      <w:r>
        <w:rPr>
          <w:rFonts w:hint="cs"/>
          <w:rtl/>
        </w:rPr>
        <w:t xml:space="preserve">ובת ארגון החברה. אנחנו, חברי הכנסת, שאנחנו כן נבחרי העם, אנחנו לא פקידים </w:t>
      </w:r>
      <w:r>
        <w:rPr>
          <w:rtl/>
        </w:rPr>
        <w:t>–</w:t>
      </w:r>
      <w:r>
        <w:rPr>
          <w:rFonts w:hint="cs"/>
          <w:rtl/>
        </w:rPr>
        <w:t xml:space="preserve"> אנחנו נחזיר את החברה למדינת ישראל. </w:t>
      </w:r>
    </w:p>
    <w:p w14:paraId="72FD343C" w14:textId="77777777" w:rsidR="00000000" w:rsidRDefault="007C71EE">
      <w:pPr>
        <w:pStyle w:val="a"/>
        <w:rPr>
          <w:rFonts w:hint="cs"/>
          <w:rtl/>
        </w:rPr>
      </w:pPr>
    </w:p>
    <w:p w14:paraId="76C9D5B5" w14:textId="77777777" w:rsidR="00000000" w:rsidRDefault="007C71EE">
      <w:pPr>
        <w:pStyle w:val="ad"/>
        <w:rPr>
          <w:rtl/>
        </w:rPr>
      </w:pPr>
      <w:r>
        <w:rPr>
          <w:rtl/>
        </w:rPr>
        <w:t>היו"ר אלי בן-מנחם:</w:t>
      </w:r>
    </w:p>
    <w:p w14:paraId="381880F5" w14:textId="77777777" w:rsidR="00000000" w:rsidRDefault="007C71EE">
      <w:pPr>
        <w:pStyle w:val="a"/>
        <w:rPr>
          <w:rtl/>
        </w:rPr>
      </w:pPr>
    </w:p>
    <w:p w14:paraId="1F1808C1" w14:textId="77777777" w:rsidR="00000000" w:rsidRDefault="007C71EE">
      <w:pPr>
        <w:pStyle w:val="a"/>
        <w:rPr>
          <w:rFonts w:hint="cs"/>
          <w:rtl/>
        </w:rPr>
      </w:pPr>
      <w:r>
        <w:rPr>
          <w:rFonts w:hint="cs"/>
          <w:rtl/>
        </w:rPr>
        <w:t xml:space="preserve">חבר הכנסת שלגי, לחבר הכנסת רן כהן יש הערה. </w:t>
      </w:r>
    </w:p>
    <w:p w14:paraId="78148E1B" w14:textId="77777777" w:rsidR="00000000" w:rsidRDefault="007C71EE">
      <w:pPr>
        <w:pStyle w:val="a"/>
        <w:rPr>
          <w:rFonts w:hint="cs"/>
          <w:rtl/>
        </w:rPr>
      </w:pPr>
    </w:p>
    <w:p w14:paraId="479C9247" w14:textId="77777777" w:rsidR="00000000" w:rsidRDefault="007C71EE">
      <w:pPr>
        <w:pStyle w:val="ac"/>
        <w:rPr>
          <w:rtl/>
        </w:rPr>
      </w:pPr>
      <w:r>
        <w:rPr>
          <w:rFonts w:hint="eastAsia"/>
          <w:rtl/>
        </w:rPr>
        <w:t>רן</w:t>
      </w:r>
      <w:r>
        <w:rPr>
          <w:rtl/>
        </w:rPr>
        <w:t xml:space="preserve"> כהן (מרצ):</w:t>
      </w:r>
    </w:p>
    <w:p w14:paraId="5CA479FE" w14:textId="77777777" w:rsidR="00000000" w:rsidRDefault="007C71EE">
      <w:pPr>
        <w:pStyle w:val="a"/>
        <w:rPr>
          <w:rFonts w:hint="cs"/>
          <w:rtl/>
        </w:rPr>
      </w:pPr>
    </w:p>
    <w:p w14:paraId="2CE8FB10" w14:textId="77777777" w:rsidR="00000000" w:rsidRDefault="007C71EE">
      <w:pPr>
        <w:pStyle w:val="a"/>
        <w:rPr>
          <w:rFonts w:hint="cs"/>
          <w:rtl/>
        </w:rPr>
      </w:pPr>
      <w:r>
        <w:rPr>
          <w:rFonts w:hint="cs"/>
          <w:rtl/>
        </w:rPr>
        <w:t>אני דווקא מזדהה עם מה שאמרת בהתחלה. אני באמת חושב שזה ממש חטא בל</w:t>
      </w:r>
      <w:r>
        <w:rPr>
          <w:rFonts w:hint="cs"/>
          <w:rtl/>
        </w:rPr>
        <w:t xml:space="preserve"> יכופר שעובדי החברה צריכים להעניש את המדינה ואת הכנסת, וזה באמת לא תקין. האם השר פריצקי התערב בעניין?</w:t>
      </w:r>
    </w:p>
    <w:p w14:paraId="00F45CF9" w14:textId="77777777" w:rsidR="00000000" w:rsidRDefault="007C71EE">
      <w:pPr>
        <w:pStyle w:val="a"/>
        <w:rPr>
          <w:rFonts w:hint="cs"/>
          <w:rtl/>
        </w:rPr>
      </w:pPr>
    </w:p>
    <w:p w14:paraId="399F6CDD" w14:textId="77777777" w:rsidR="00000000" w:rsidRDefault="007C71EE">
      <w:pPr>
        <w:pStyle w:val="SpeakerCon"/>
        <w:rPr>
          <w:rtl/>
        </w:rPr>
      </w:pPr>
      <w:bookmarkStart w:id="518" w:name="FS000001046T26_05_2003_22_21_15C"/>
      <w:bookmarkEnd w:id="518"/>
      <w:r>
        <w:rPr>
          <w:rtl/>
        </w:rPr>
        <w:t>אילן שלגי (שינוי):</w:t>
      </w:r>
    </w:p>
    <w:p w14:paraId="34201ACD" w14:textId="77777777" w:rsidR="00000000" w:rsidRDefault="007C71EE">
      <w:pPr>
        <w:pStyle w:val="a"/>
        <w:rPr>
          <w:rtl/>
        </w:rPr>
      </w:pPr>
    </w:p>
    <w:p w14:paraId="4EB0F879" w14:textId="77777777" w:rsidR="00000000" w:rsidRDefault="007C71EE">
      <w:pPr>
        <w:pStyle w:val="a"/>
        <w:rPr>
          <w:rFonts w:hint="cs"/>
          <w:rtl/>
        </w:rPr>
      </w:pPr>
      <w:r>
        <w:rPr>
          <w:rFonts w:hint="cs"/>
          <w:rtl/>
        </w:rPr>
        <w:t>אני אגיע לזה. אזכירכם כי מר יורם אוברקוביץ, יושב-ראש ועד העובדים של חברת החשמל, עומד זה שלוש שנים לדין, כאשר נגדו כתב אישום חמור על ק</w:t>
      </w:r>
      <w:r>
        <w:rPr>
          <w:rFonts w:hint="cs"/>
          <w:rtl/>
        </w:rPr>
        <w:t xml:space="preserve">בלת שוחד, עבירה שיש עמה קלון, ואשר לפי כתב האישום בוצעה תוך שימוש במעמדו כיושב-ראש ועד העובדים, כי השוחד התקבל </w:t>
      </w:r>
      <w:r>
        <w:rPr>
          <w:rtl/>
        </w:rPr>
        <w:t>–</w:t>
      </w:r>
      <w:r>
        <w:rPr>
          <w:rFonts w:hint="cs"/>
          <w:rtl/>
        </w:rPr>
        <w:t xml:space="preserve"> לפי כתב האישום </w:t>
      </w:r>
      <w:r>
        <w:rPr>
          <w:rtl/>
        </w:rPr>
        <w:t>–</w:t>
      </w:r>
      <w:r>
        <w:rPr>
          <w:rFonts w:hint="cs"/>
          <w:rtl/>
        </w:rPr>
        <w:t xml:space="preserve"> ממי שהפעיל את חנויות המזון של עובדי חברת החשמל בדרום ובתל-אביב. </w:t>
      </w:r>
    </w:p>
    <w:p w14:paraId="7639172A" w14:textId="77777777" w:rsidR="00000000" w:rsidRDefault="007C71EE">
      <w:pPr>
        <w:pStyle w:val="a"/>
        <w:rPr>
          <w:rFonts w:hint="cs"/>
          <w:rtl/>
        </w:rPr>
      </w:pPr>
    </w:p>
    <w:p w14:paraId="073AA4F7" w14:textId="77777777" w:rsidR="00000000" w:rsidRDefault="007C71EE">
      <w:pPr>
        <w:pStyle w:val="a"/>
        <w:rPr>
          <w:rFonts w:hint="cs"/>
          <w:rtl/>
        </w:rPr>
      </w:pPr>
      <w:r>
        <w:rPr>
          <w:rFonts w:hint="cs"/>
          <w:rtl/>
        </w:rPr>
        <w:t>היועץ המשפטי לממשלה הגיש לאחרונה לבג"ץ חוות דעת שלפיה יש להש</w:t>
      </w:r>
      <w:r>
        <w:rPr>
          <w:rFonts w:hint="cs"/>
          <w:rtl/>
        </w:rPr>
        <w:t xml:space="preserve">עות את מר אוברקוביץ מתפקידו בחברה ויש לאסור עליו להיכנס למשרדי חברת החשמל. נכון כי חשוד בעבירה, גם כאשר יש נגדו כתב אישום, הוא זכאי כל עוד לא הורשע על-ידי בית-המשפט, ואולם היועץ המשפטי לממשלה כתב את המלצתו ביודעו את חזקת הזכאות. </w:t>
      </w:r>
    </w:p>
    <w:p w14:paraId="6FD75133" w14:textId="77777777" w:rsidR="00000000" w:rsidRDefault="007C71EE">
      <w:pPr>
        <w:pStyle w:val="a"/>
        <w:rPr>
          <w:rFonts w:hint="cs"/>
          <w:rtl/>
        </w:rPr>
      </w:pPr>
    </w:p>
    <w:p w14:paraId="3252F795" w14:textId="77777777" w:rsidR="00000000" w:rsidRDefault="007C71EE">
      <w:pPr>
        <w:pStyle w:val="a"/>
        <w:rPr>
          <w:rFonts w:hint="cs"/>
          <w:rtl/>
        </w:rPr>
      </w:pPr>
      <w:r>
        <w:rPr>
          <w:rFonts w:hint="cs"/>
          <w:rtl/>
        </w:rPr>
        <w:t xml:space="preserve">אני בכל מקרה מציע לעובדי </w:t>
      </w:r>
      <w:r>
        <w:rPr>
          <w:rFonts w:hint="cs"/>
          <w:rtl/>
        </w:rPr>
        <w:t xml:space="preserve">חברת החשמל כי יבחרו לעצמם </w:t>
      </w:r>
      <w:r>
        <w:rPr>
          <w:rtl/>
        </w:rPr>
        <w:t>–</w:t>
      </w:r>
      <w:r>
        <w:rPr>
          <w:rFonts w:hint="cs"/>
          <w:rtl/>
        </w:rPr>
        <w:t xml:space="preserve"> לפחות בינתיים </w:t>
      </w:r>
      <w:r>
        <w:rPr>
          <w:rtl/>
        </w:rPr>
        <w:t>–</w:t>
      </w:r>
      <w:r>
        <w:rPr>
          <w:rFonts w:hint="cs"/>
          <w:rtl/>
        </w:rPr>
        <w:t xml:space="preserve"> מנהיג יותר ראוי. זכותם, כמובן, להישאר עם המנהיג הזה, אולם בל יתפלאו אם האיש והסגנון עושים ויעשו להם שירות דוב. </w:t>
      </w:r>
    </w:p>
    <w:p w14:paraId="33F0D1E4" w14:textId="77777777" w:rsidR="00000000" w:rsidRDefault="007C71EE">
      <w:pPr>
        <w:pStyle w:val="a"/>
        <w:rPr>
          <w:rFonts w:hint="cs"/>
          <w:rtl/>
        </w:rPr>
      </w:pPr>
    </w:p>
    <w:p w14:paraId="38B0EB99" w14:textId="77777777" w:rsidR="00000000" w:rsidRDefault="007C71EE">
      <w:pPr>
        <w:pStyle w:val="a"/>
        <w:rPr>
          <w:rFonts w:hint="cs"/>
          <w:rtl/>
        </w:rPr>
      </w:pPr>
      <w:r>
        <w:rPr>
          <w:rFonts w:hint="cs"/>
          <w:rtl/>
        </w:rPr>
        <w:t>אגב, ועד עובדי חברת החשמל שיתף פעולה עם בכירי חברת החשמל והביא להסכם שלפיו כ=100 בכירים בחברה, ששכר</w:t>
      </w:r>
      <w:r>
        <w:rPr>
          <w:rFonts w:hint="cs"/>
          <w:rtl/>
        </w:rPr>
        <w:t>ם מעל 50,000 ש"ח, יקבלו תוספת שכר של 11.7% במשך חמש שנים, בעוד העובדים הפשוטים בחברת החשמל יקבלו תוספת של 3.7% בלבד. רק לאחר שנמתחה על כך ביקורת קשה גם בממשלה וגם בחברת החשמל, שונה ההסכם וכעת כל העובדים יקבלו תוספת של 4.95%. אני בכל מקרה מבקש להזכיר, כי הש</w:t>
      </w:r>
      <w:r>
        <w:rPr>
          <w:rFonts w:hint="cs"/>
          <w:rtl/>
        </w:rPr>
        <w:t xml:space="preserve">כר הממוצע של עובדי חברת החשמל הוא הגבוה ביותר במשק. </w:t>
      </w:r>
    </w:p>
    <w:p w14:paraId="764B2944" w14:textId="77777777" w:rsidR="00000000" w:rsidRDefault="007C71EE">
      <w:pPr>
        <w:pStyle w:val="a"/>
        <w:rPr>
          <w:rFonts w:hint="cs"/>
          <w:rtl/>
        </w:rPr>
      </w:pPr>
    </w:p>
    <w:p w14:paraId="3C7B09FE" w14:textId="77777777" w:rsidR="00000000" w:rsidRDefault="007C71EE">
      <w:pPr>
        <w:pStyle w:val="a"/>
        <w:rPr>
          <w:rFonts w:hint="cs"/>
          <w:rtl/>
        </w:rPr>
      </w:pPr>
      <w:r>
        <w:rPr>
          <w:rFonts w:hint="cs"/>
          <w:rtl/>
        </w:rPr>
        <w:t xml:space="preserve">עיתון "הארץ" מיום 19 במרס השנה מדווח, כי מר אוברקוביץ הציג כתנאי לשיתוף הפעולה של העובדים בהפרטת החברה, כי הממשלה תקצה לעובדים 25.1% מהמניות </w:t>
      </w:r>
      <w:r>
        <w:rPr>
          <w:rtl/>
        </w:rPr>
        <w:t>–</w:t>
      </w:r>
      <w:r>
        <w:rPr>
          <w:rFonts w:hint="cs"/>
          <w:rtl/>
        </w:rPr>
        <w:t xml:space="preserve"> מהן 15% ללא תשלום, וכי משקיע בין-לאומי שקשור לעובדים ושיסיי</w:t>
      </w:r>
      <w:r>
        <w:rPr>
          <w:rFonts w:hint="cs"/>
          <w:rtl/>
        </w:rPr>
        <w:t xml:space="preserve">ע להם לרכוש את ה=10% הנוספים יקבל גם הוא בהקצאה עוד 25%, כך שהעובדים ביחד עם אותו משקיע יחדיו יחזיקו ב=50.1%, כלומר בשליטה בחברה. שימו לב, מתוך זה 15% ללא תשלום. בלי זה, פשוט יסגרו לנו את השאלטר. </w:t>
      </w:r>
    </w:p>
    <w:p w14:paraId="573B2B84" w14:textId="77777777" w:rsidR="00000000" w:rsidRDefault="007C71EE">
      <w:pPr>
        <w:pStyle w:val="a"/>
        <w:rPr>
          <w:rFonts w:hint="cs"/>
          <w:rtl/>
        </w:rPr>
      </w:pPr>
    </w:p>
    <w:p w14:paraId="1401436B" w14:textId="77777777" w:rsidR="00000000" w:rsidRDefault="007C71EE">
      <w:pPr>
        <w:pStyle w:val="a"/>
        <w:rPr>
          <w:rFonts w:hint="cs"/>
          <w:rtl/>
        </w:rPr>
      </w:pPr>
      <w:r>
        <w:rPr>
          <w:rFonts w:hint="cs"/>
          <w:rtl/>
        </w:rPr>
        <w:t>הצעת החוק שהגישה הממשלה מנוסחת בעקבות דוח של ועדת מומחים ב</w:t>
      </w:r>
      <w:r>
        <w:rPr>
          <w:rFonts w:hint="cs"/>
          <w:rtl/>
        </w:rPr>
        <w:t>ין-משרדית בראשות מנכ"לי משרד האוצר והתשתיות, ונשענת על דוח של חברת ייעוץ בין-לאומית. הדוח הזה קובע את הפיצול לייצור חשמל, הולכת חשמל וחלוקת חשמל, כאשר השלב הראשון יסתיים במועדים הנקובים בסעיף 26(25) לתוכנית הכלכלית, בין 2008 ל=2011. ההסתייגות שלי אומרת, שצ</w:t>
      </w:r>
      <w:r>
        <w:rPr>
          <w:rFonts w:hint="cs"/>
          <w:rtl/>
        </w:rPr>
        <w:t xml:space="preserve">ריך להקדים את המועדים בשנתיים. אנחנו לא יכולים להמתין, גם לא עד שנת 2006, עד שנצא מעבדות לחירות, מעריצותו של ועד עובדי חברת החשמל. </w:t>
      </w:r>
    </w:p>
    <w:p w14:paraId="0F8418E5" w14:textId="77777777" w:rsidR="00000000" w:rsidRDefault="007C71EE">
      <w:pPr>
        <w:pStyle w:val="a"/>
        <w:rPr>
          <w:rFonts w:hint="cs"/>
          <w:rtl/>
        </w:rPr>
      </w:pPr>
    </w:p>
    <w:p w14:paraId="59BBC56F" w14:textId="77777777" w:rsidR="00000000" w:rsidRDefault="007C71EE">
      <w:pPr>
        <w:pStyle w:val="a"/>
        <w:rPr>
          <w:rFonts w:hint="cs"/>
          <w:rtl/>
        </w:rPr>
      </w:pPr>
      <w:r>
        <w:rPr>
          <w:rFonts w:hint="cs"/>
          <w:rtl/>
        </w:rPr>
        <w:t>לפי העיתון "גלובס" מהיום - בואו נתעדכן מה יקרה לנו, אולי בעוד דקה, ואני קורא מתוך אתר האינטרנט של "גלובס" - נכון לשעה 14:00</w:t>
      </w:r>
      <w:r>
        <w:rPr>
          <w:rFonts w:hint="cs"/>
          <w:rtl/>
        </w:rPr>
        <w:t xml:space="preserve"> - "המזכירות הארצית של עובדי חברת החשמל החליטה היום, יום ב', על שורה של צעדי מחאה חריפים, בתוכם הפסקת ביצוע עבודות התחזוקה ותיקון תקלות בתחנות הכוח, דבר שיביא במהרה להפסקות חשמל קשות ברחבי הארץ, וזאת במחאה על תוכנית השינויים המבניים שאושרה בסוף השבוע על-יד</w:t>
      </w:r>
      <w:r>
        <w:rPr>
          <w:rFonts w:hint="cs"/>
          <w:rtl/>
        </w:rPr>
        <w:t>י ועדת הכספים של הכנסת, בתמיכת שרי האוצר והתשתיות"; "כמו כן הוחלט על החרמת כל משרדי הממשלה ועל ניתוק מגע עם הרשות לשירותים ציבוריים - חשמל".</w:t>
      </w:r>
    </w:p>
    <w:p w14:paraId="13920EAA" w14:textId="77777777" w:rsidR="00000000" w:rsidRDefault="007C71EE">
      <w:pPr>
        <w:pStyle w:val="a"/>
        <w:rPr>
          <w:rFonts w:hint="cs"/>
          <w:rtl/>
        </w:rPr>
      </w:pPr>
    </w:p>
    <w:p w14:paraId="65495357" w14:textId="77777777" w:rsidR="00000000" w:rsidRDefault="007C71EE">
      <w:pPr>
        <w:pStyle w:val="a"/>
        <w:rPr>
          <w:rFonts w:hint="cs"/>
          <w:rtl/>
        </w:rPr>
      </w:pPr>
      <w:r>
        <w:rPr>
          <w:rFonts w:hint="cs"/>
          <w:rtl/>
        </w:rPr>
        <w:t>אני קורא לחברי שר התשתיות יוסי פריצקי לפעול בנחישות כפי שהודיע, ולהוציא לעובדי חברת החשמל, לאלה מהם שהם עובדים חיו</w:t>
      </w:r>
      <w:r>
        <w:rPr>
          <w:rFonts w:hint="cs"/>
          <w:rtl/>
        </w:rPr>
        <w:t xml:space="preserve">ניים, צווי ריתוק אם ישבשו את אספקת החשמל. ואני קורא לראש הממשלה ולממשלת ישראל לתת גיבוי לשר התשתיות ולהגן עלינו, על כולנו, אזרחי מדינת ישראל, מפני הבריונות של מחזיקי השאלטר. תודה רבה. </w:t>
      </w:r>
    </w:p>
    <w:p w14:paraId="490F2AAA" w14:textId="77777777" w:rsidR="00000000" w:rsidRDefault="007C71EE">
      <w:pPr>
        <w:pStyle w:val="a"/>
        <w:rPr>
          <w:rFonts w:hint="cs"/>
          <w:rtl/>
        </w:rPr>
      </w:pPr>
    </w:p>
    <w:p w14:paraId="65E49179" w14:textId="77777777" w:rsidR="00000000" w:rsidRDefault="007C71EE">
      <w:pPr>
        <w:pStyle w:val="ad"/>
        <w:rPr>
          <w:rtl/>
        </w:rPr>
      </w:pPr>
      <w:r>
        <w:rPr>
          <w:rtl/>
        </w:rPr>
        <w:t>היו"ר אלי בן-מנחם:</w:t>
      </w:r>
    </w:p>
    <w:p w14:paraId="0CADC75F" w14:textId="77777777" w:rsidR="00000000" w:rsidRDefault="007C71EE">
      <w:pPr>
        <w:pStyle w:val="a"/>
        <w:rPr>
          <w:rtl/>
        </w:rPr>
      </w:pPr>
    </w:p>
    <w:p w14:paraId="01C63705" w14:textId="77777777" w:rsidR="00000000" w:rsidRDefault="007C71EE">
      <w:pPr>
        <w:pStyle w:val="a"/>
        <w:rPr>
          <w:rFonts w:hint="cs"/>
          <w:rtl/>
        </w:rPr>
      </w:pPr>
      <w:r>
        <w:rPr>
          <w:rFonts w:hint="cs"/>
          <w:rtl/>
        </w:rPr>
        <w:t xml:space="preserve">תודה לחבר-הכנסת אילן שלגי. אני מזמין את חבר הכנסת </w:t>
      </w:r>
      <w:r>
        <w:rPr>
          <w:rFonts w:hint="cs"/>
          <w:rtl/>
        </w:rPr>
        <w:t xml:space="preserve">רן כהן, ואחריו - את חברת הכנסת דליה איציק. </w:t>
      </w:r>
    </w:p>
    <w:p w14:paraId="2C397470" w14:textId="77777777" w:rsidR="00000000" w:rsidRDefault="007C71EE">
      <w:pPr>
        <w:pStyle w:val="a"/>
        <w:rPr>
          <w:rFonts w:hint="cs"/>
          <w:rtl/>
        </w:rPr>
      </w:pPr>
    </w:p>
    <w:p w14:paraId="3334BA51" w14:textId="77777777" w:rsidR="00000000" w:rsidRDefault="007C71EE">
      <w:pPr>
        <w:pStyle w:val="Speaker"/>
        <w:rPr>
          <w:rtl/>
        </w:rPr>
      </w:pPr>
      <w:bookmarkStart w:id="519" w:name="FS000000507T26_05_2003_22_30_18"/>
      <w:bookmarkEnd w:id="519"/>
      <w:r>
        <w:rPr>
          <w:rtl/>
        </w:rPr>
        <w:t>רן כהן (מרצ):</w:t>
      </w:r>
    </w:p>
    <w:p w14:paraId="08DC86CD" w14:textId="77777777" w:rsidR="00000000" w:rsidRDefault="007C71EE">
      <w:pPr>
        <w:pStyle w:val="a"/>
        <w:rPr>
          <w:rFonts w:hint="cs"/>
          <w:rtl/>
        </w:rPr>
      </w:pPr>
    </w:p>
    <w:p w14:paraId="0F2C23FE" w14:textId="77777777" w:rsidR="00000000" w:rsidRDefault="007C71EE">
      <w:pPr>
        <w:pStyle w:val="a"/>
        <w:rPr>
          <w:rFonts w:hint="cs"/>
          <w:rtl/>
        </w:rPr>
      </w:pPr>
      <w:r>
        <w:rPr>
          <w:rFonts w:hint="cs"/>
          <w:rtl/>
        </w:rPr>
        <w:t>אדוני היושב-ראש, השר נוה, חברות וחברי הכנסת, רק הערה אחת לדברי קודמי. אני מציע לו ללמוד מחברת הכנסת דליה איציק וממני בהיותנו שרי התעשייה והמסחר - יש לשר פריצקי הרבה מאוד כלים מלבד להוציא צווי ריתו</w:t>
      </w:r>
      <w:r>
        <w:rPr>
          <w:rFonts w:hint="cs"/>
          <w:rtl/>
        </w:rPr>
        <w:t xml:space="preserve">ק כדי להסדיר את הדבר הצודק שהוא דיבר עליו. זה לא תקין שעובדי חברת החשמל, עם כל הכבוד, יחליטו להוריד את השאלטר כדי ללמד את המדינה לקח. אבל לשר פריצקי יש כמה כלים לעשות את זה, מלבד כלי הריתוק. </w:t>
      </w:r>
    </w:p>
    <w:p w14:paraId="2B6D7F9F" w14:textId="77777777" w:rsidR="00000000" w:rsidRDefault="007C71EE">
      <w:pPr>
        <w:pStyle w:val="ac"/>
        <w:rPr>
          <w:rFonts w:hint="cs"/>
          <w:rtl/>
        </w:rPr>
      </w:pPr>
    </w:p>
    <w:p w14:paraId="22C5C105" w14:textId="77777777" w:rsidR="00000000" w:rsidRDefault="007C71EE">
      <w:pPr>
        <w:pStyle w:val="ac"/>
        <w:rPr>
          <w:rtl/>
        </w:rPr>
      </w:pPr>
      <w:r>
        <w:rPr>
          <w:rFonts w:hint="eastAsia"/>
          <w:rtl/>
        </w:rPr>
        <w:t>אילן</w:t>
      </w:r>
      <w:r>
        <w:rPr>
          <w:rtl/>
        </w:rPr>
        <w:t xml:space="preserve"> שלגי (שינוי):</w:t>
      </w:r>
    </w:p>
    <w:p w14:paraId="178A9085" w14:textId="77777777" w:rsidR="00000000" w:rsidRDefault="007C71EE">
      <w:pPr>
        <w:pStyle w:val="a"/>
        <w:rPr>
          <w:rFonts w:hint="cs"/>
          <w:rtl/>
        </w:rPr>
      </w:pPr>
    </w:p>
    <w:p w14:paraId="39D6FE88" w14:textId="77777777" w:rsidR="00000000" w:rsidRDefault="007C71EE">
      <w:pPr>
        <w:pStyle w:val="ac"/>
        <w:rPr>
          <w:rFonts w:hint="cs"/>
          <w:b w:val="0"/>
          <w:bCs w:val="0"/>
          <w:u w:val="none"/>
          <w:rtl/>
        </w:rPr>
      </w:pPr>
      <w:r>
        <w:rPr>
          <w:rFonts w:hint="cs"/>
          <w:u w:val="none"/>
          <w:rtl/>
        </w:rPr>
        <w:tab/>
      </w:r>
      <w:r>
        <w:rPr>
          <w:rFonts w:hint="cs"/>
          <w:b w:val="0"/>
          <w:bCs w:val="0"/>
          <w:u w:val="none"/>
          <w:rtl/>
        </w:rPr>
        <w:t>- - -</w:t>
      </w:r>
    </w:p>
    <w:p w14:paraId="07EF7470" w14:textId="77777777" w:rsidR="00000000" w:rsidRDefault="007C71EE">
      <w:pPr>
        <w:pStyle w:val="ac"/>
        <w:rPr>
          <w:rFonts w:hint="cs"/>
          <w:u w:val="none"/>
          <w:rtl/>
        </w:rPr>
      </w:pPr>
    </w:p>
    <w:p w14:paraId="085295AD" w14:textId="77777777" w:rsidR="00000000" w:rsidRDefault="007C71EE">
      <w:pPr>
        <w:pStyle w:val="SpeakerCon"/>
        <w:rPr>
          <w:rtl/>
        </w:rPr>
      </w:pPr>
      <w:bookmarkStart w:id="520" w:name="FS000000507T26_05_2003_22_31_56C"/>
      <w:bookmarkEnd w:id="520"/>
      <w:r>
        <w:rPr>
          <w:rtl/>
        </w:rPr>
        <w:t>רן כהן (מרצ):</w:t>
      </w:r>
    </w:p>
    <w:p w14:paraId="6344CF09" w14:textId="77777777" w:rsidR="00000000" w:rsidRDefault="007C71EE">
      <w:pPr>
        <w:pStyle w:val="a"/>
        <w:rPr>
          <w:rtl/>
        </w:rPr>
      </w:pPr>
    </w:p>
    <w:p w14:paraId="61C76728" w14:textId="77777777" w:rsidR="00000000" w:rsidRDefault="007C71EE">
      <w:pPr>
        <w:pStyle w:val="a"/>
        <w:rPr>
          <w:rFonts w:hint="cs"/>
          <w:rtl/>
        </w:rPr>
      </w:pPr>
      <w:r>
        <w:rPr>
          <w:rFonts w:hint="cs"/>
          <w:rtl/>
        </w:rPr>
        <w:t>אתה רואה, אני אומר ל</w:t>
      </w:r>
      <w:r>
        <w:rPr>
          <w:rFonts w:hint="cs"/>
          <w:rtl/>
        </w:rPr>
        <w:t xml:space="preserve">ך, הרי אני עושה את זה גם בידידות. </w:t>
      </w:r>
    </w:p>
    <w:p w14:paraId="39CD5009" w14:textId="77777777" w:rsidR="00000000" w:rsidRDefault="007C71EE">
      <w:pPr>
        <w:pStyle w:val="a"/>
        <w:rPr>
          <w:rFonts w:hint="cs"/>
          <w:rtl/>
        </w:rPr>
      </w:pPr>
    </w:p>
    <w:p w14:paraId="14842F55" w14:textId="77777777" w:rsidR="00000000" w:rsidRDefault="007C71EE">
      <w:pPr>
        <w:pStyle w:val="a"/>
        <w:rPr>
          <w:rFonts w:hint="cs"/>
          <w:rtl/>
        </w:rPr>
      </w:pPr>
      <w:r>
        <w:rPr>
          <w:rFonts w:hint="cs"/>
          <w:rtl/>
        </w:rPr>
        <w:t xml:space="preserve">אדוני היושב-ראש, אני חייב לפתוח ולומר דווקא בהמשך לדבריו של חברי, חבר הכנסת </w:t>
      </w:r>
      <w:r>
        <w:rPr>
          <w:rtl/>
        </w:rPr>
        <w:br/>
      </w:r>
      <w:r>
        <w:rPr>
          <w:rFonts w:hint="cs"/>
          <w:rtl/>
        </w:rPr>
        <w:t>בן-אליעזר, שבאמת הגענו לימים שבהם הממשלה הזאת צריכה לבקש סליחה ומחילה ולהכות על חטא, ולנסות להזכיר לכל העם בישראל, שהיה יצחק רבין זכרו לברכה שנ</w:t>
      </w:r>
      <w:r>
        <w:rPr>
          <w:rFonts w:hint="cs"/>
          <w:rtl/>
        </w:rPr>
        <w:t xml:space="preserve">רצח על מזבח השלום, והיתה לו דרך, ולמחנה השלום היתה דרך. אתמול הממשלה, בהכירה במפת הדרכים, קיבלה את דרכו של רבין ואת דרך מחנה השלום. </w:t>
      </w:r>
    </w:p>
    <w:p w14:paraId="2E187CFD" w14:textId="77777777" w:rsidR="00000000" w:rsidRDefault="007C71EE">
      <w:pPr>
        <w:pStyle w:val="a"/>
        <w:rPr>
          <w:rFonts w:hint="cs"/>
          <w:rtl/>
        </w:rPr>
      </w:pPr>
    </w:p>
    <w:p w14:paraId="7C7FB6B8" w14:textId="77777777" w:rsidR="00000000" w:rsidRDefault="007C71EE">
      <w:pPr>
        <w:pStyle w:val="a"/>
        <w:rPr>
          <w:rFonts w:hint="cs"/>
          <w:rtl/>
        </w:rPr>
      </w:pPr>
      <w:r>
        <w:rPr>
          <w:rFonts w:hint="cs"/>
          <w:rtl/>
        </w:rPr>
        <w:t xml:space="preserve">אני חייב לומר בהמשך לדברים של פואד, שתוכנית מפת הדרכים טובה פחות מתוכנית אוסלו. היא פחות מגובשת, היא פחות מפורטת, אבל היא </w:t>
      </w:r>
      <w:r>
        <w:rPr>
          <w:rFonts w:hint="cs"/>
          <w:rtl/>
        </w:rPr>
        <w:t>הדבר הטוב ביותר שישנו. לכן אני חושב שהממשלה עשתה בשכל כשהיא קיבלה את התוכנית הזאת. הלוואי שהיא תעשה בשכל והיא גם תבצע את התוכנית הזאת, כדי שנהיה בטוחים שאכן כוונתה של הממשלה היא כוונת אמת, ושהיא לא באה רק לסמא את העיניים.</w:t>
      </w:r>
    </w:p>
    <w:p w14:paraId="4A91B59E" w14:textId="77777777" w:rsidR="00000000" w:rsidRDefault="007C71EE">
      <w:pPr>
        <w:pStyle w:val="a"/>
        <w:rPr>
          <w:rFonts w:hint="cs"/>
          <w:rtl/>
        </w:rPr>
      </w:pPr>
    </w:p>
    <w:p w14:paraId="52F14324" w14:textId="77777777" w:rsidR="00000000" w:rsidRDefault="007C71EE">
      <w:pPr>
        <w:pStyle w:val="a"/>
        <w:rPr>
          <w:rFonts w:hint="cs"/>
          <w:rtl/>
        </w:rPr>
      </w:pPr>
      <w:r>
        <w:rPr>
          <w:rFonts w:hint="cs"/>
          <w:rtl/>
        </w:rPr>
        <w:t>אולי באמת הצהרתו של ראש הממשלה כב</w:t>
      </w:r>
      <w:r>
        <w:rPr>
          <w:rFonts w:hint="cs"/>
          <w:rtl/>
        </w:rPr>
        <w:t xml:space="preserve">ר שלוש פעמים בשלושת הימים האחרונים, שלא יהיה שום סיכוי לפתרון של צמיחה כלכלית והבראת המשק בלי שיהיה תהליך מדיני, נותנת איזו תקווה שהכוונה באמת רצינית. </w:t>
      </w:r>
    </w:p>
    <w:p w14:paraId="0CA9A6A1" w14:textId="77777777" w:rsidR="00000000" w:rsidRDefault="007C71EE">
      <w:pPr>
        <w:pStyle w:val="a"/>
        <w:rPr>
          <w:rFonts w:hint="cs"/>
          <w:rtl/>
        </w:rPr>
      </w:pPr>
    </w:p>
    <w:p w14:paraId="636A2D34" w14:textId="77777777" w:rsidR="00000000" w:rsidRDefault="007C71EE">
      <w:pPr>
        <w:pStyle w:val="a"/>
        <w:rPr>
          <w:rFonts w:hint="cs"/>
          <w:rtl/>
        </w:rPr>
      </w:pPr>
      <w:r>
        <w:rPr>
          <w:rFonts w:hint="cs"/>
          <w:rtl/>
        </w:rPr>
        <w:t>אני חייב לומר עוד דבר, אדוני היושב-ראש. אתה שמעת בסבלנות, כך ראיתי, את כל אלה מן הקואליציה שעלו כאן ואמ</w:t>
      </w:r>
      <w:r>
        <w:rPr>
          <w:rFonts w:hint="cs"/>
          <w:rtl/>
        </w:rPr>
        <w:t>רו איזה תיקון פה ושם הם הצליחו להשיג בדי-עמל, כלומר איזה אפרוח, איזה רגל של אפרוח, איזה משהו. כלומר, הכניסו לנו הר של גזירות על הציבור, וכאן עולים פה ושם כל מיני נתחי קואליציה ואומרים: הצלחנו, דיברנו עם אהוד אולמרט, דיברנו עם זה, מאיר שטרית אמר, עוזי כהן ת</w:t>
      </w:r>
      <w:r>
        <w:rPr>
          <w:rFonts w:hint="cs"/>
          <w:rtl/>
        </w:rPr>
        <w:t xml:space="preserve">כמן אתו, ההוא עשה אתו ככה, הוציאו איזה עז פה ושם. </w:t>
      </w:r>
    </w:p>
    <w:p w14:paraId="7B54FF00" w14:textId="77777777" w:rsidR="00000000" w:rsidRDefault="007C71EE">
      <w:pPr>
        <w:pStyle w:val="a"/>
        <w:rPr>
          <w:rFonts w:hint="cs"/>
          <w:rtl/>
        </w:rPr>
      </w:pPr>
    </w:p>
    <w:p w14:paraId="06C79E69" w14:textId="77777777" w:rsidR="00000000" w:rsidRDefault="007C71EE">
      <w:pPr>
        <w:pStyle w:val="a"/>
        <w:rPr>
          <w:rFonts w:hint="cs"/>
          <w:rtl/>
        </w:rPr>
      </w:pPr>
      <w:r>
        <w:rPr>
          <w:rFonts w:hint="cs"/>
          <w:rtl/>
        </w:rPr>
        <w:t>רבותי, מי שחושב בכיוון הזה, קודם כול שיזכור שני דברים: הדבר הראשון, הגזירות האלה החזירו היום את הנכים אל מול משרד האוצר, כמו שהיה לפני שנה וחצי ושנתיים, הפגנה שנמשכה 77 ימים. תראו אותם עכשיו שם. זה העם בי</w:t>
      </w:r>
      <w:r>
        <w:rPr>
          <w:rFonts w:hint="cs"/>
          <w:rtl/>
        </w:rPr>
        <w:t xml:space="preserve">שראל. והדבר השני, כל הגזירות האיומות והנוראות </w:t>
      </w:r>
      <w:r>
        <w:rPr>
          <w:rtl/>
        </w:rPr>
        <w:t>–</w:t>
      </w:r>
      <w:r>
        <w:rPr>
          <w:rFonts w:hint="cs"/>
          <w:rtl/>
        </w:rPr>
        <w:t xml:space="preserve"> ואני אדבר רק על שתיים מהן </w:t>
      </w:r>
      <w:r>
        <w:rPr>
          <w:rtl/>
        </w:rPr>
        <w:t>–</w:t>
      </w:r>
      <w:r>
        <w:rPr>
          <w:rFonts w:hint="cs"/>
          <w:rtl/>
        </w:rPr>
        <w:t xml:space="preserve"> הגזירות הנוראות האלה נשארו, כולן נשארו, הן כולן כאן. ובלי צמיחה כלכלית. זה הדבר הנורא ביותר.</w:t>
      </w:r>
    </w:p>
    <w:p w14:paraId="3314DBEA" w14:textId="77777777" w:rsidR="00000000" w:rsidRDefault="007C71EE">
      <w:pPr>
        <w:pStyle w:val="a"/>
        <w:rPr>
          <w:rFonts w:hint="cs"/>
          <w:rtl/>
        </w:rPr>
      </w:pPr>
    </w:p>
    <w:p w14:paraId="42457B92" w14:textId="77777777" w:rsidR="00000000" w:rsidRDefault="007C71EE">
      <w:pPr>
        <w:pStyle w:val="a"/>
        <w:rPr>
          <w:rFonts w:hint="cs"/>
          <w:rtl/>
        </w:rPr>
      </w:pPr>
      <w:r>
        <w:rPr>
          <w:rFonts w:hint="cs"/>
          <w:rtl/>
        </w:rPr>
        <w:t xml:space="preserve"> אתה אומר: או.קיי. מפילים גזירות על פנסיונרים, על נכים, על ילדים, על כולם. אני אומר לכ</w:t>
      </w:r>
      <w:r>
        <w:rPr>
          <w:rFonts w:hint="cs"/>
          <w:rtl/>
        </w:rPr>
        <w:t>ם, אני הרי לא חשוד באי-התנגדות לחוק משפחות ברוכות ילדים. נכון? אני התנגדתי לו בכל החריפות. אני אומר לכם את האמת, הגזירות האלה, שמופלות על ילדים בשיעור של 70%, זה גיהינום. זה גיהינום. בעיקר שהגיהינום הזה הוא גזלה מכלל קצבאות הילדים. אם לוקחים 3.5 מיליארדי ש</w:t>
      </w:r>
      <w:r>
        <w:rPr>
          <w:rFonts w:hint="cs"/>
          <w:rtl/>
        </w:rPr>
        <w:t>קל קצבאות ילדים ועוד מחלקים אותם לכל ילדי ישראל, נניח באופן יותר צודק, יותר שווה -  בסדר גמור. אבל אפשר להעלות על הדעת באמת גזלה כזאת? 70% מקצבאות, שנופלים ברובם בכל זאת על משפחות עניות, בלי להגיד שזה מעשה מחריד?</w:t>
      </w:r>
    </w:p>
    <w:p w14:paraId="7EA26887" w14:textId="77777777" w:rsidR="00000000" w:rsidRDefault="007C71EE">
      <w:pPr>
        <w:pStyle w:val="a"/>
        <w:rPr>
          <w:rFonts w:hint="cs"/>
          <w:rtl/>
        </w:rPr>
      </w:pPr>
    </w:p>
    <w:p w14:paraId="3790F0BD" w14:textId="77777777" w:rsidR="00000000" w:rsidRDefault="007C71EE">
      <w:pPr>
        <w:pStyle w:val="ac"/>
        <w:rPr>
          <w:rtl/>
        </w:rPr>
      </w:pPr>
      <w:r>
        <w:rPr>
          <w:rFonts w:hint="eastAsia"/>
          <w:rtl/>
        </w:rPr>
        <w:t>משה</w:t>
      </w:r>
      <w:r>
        <w:rPr>
          <w:rtl/>
        </w:rPr>
        <w:t xml:space="preserve"> גפני (יהדות התורה):</w:t>
      </w:r>
    </w:p>
    <w:p w14:paraId="4E705980" w14:textId="77777777" w:rsidR="00000000" w:rsidRDefault="007C71EE">
      <w:pPr>
        <w:pStyle w:val="a"/>
        <w:rPr>
          <w:rFonts w:hint="cs"/>
          <w:rtl/>
        </w:rPr>
      </w:pPr>
    </w:p>
    <w:p w14:paraId="47267158" w14:textId="77777777" w:rsidR="00000000" w:rsidRDefault="007C71EE">
      <w:pPr>
        <w:pStyle w:val="a"/>
        <w:rPr>
          <w:rFonts w:hint="cs"/>
          <w:rtl/>
        </w:rPr>
      </w:pPr>
      <w:r>
        <w:rPr>
          <w:rFonts w:hint="cs"/>
          <w:rtl/>
        </w:rPr>
        <w:t xml:space="preserve">76%. </w:t>
      </w:r>
    </w:p>
    <w:p w14:paraId="28D721C0" w14:textId="77777777" w:rsidR="00000000" w:rsidRDefault="007C71EE">
      <w:pPr>
        <w:pStyle w:val="a"/>
        <w:rPr>
          <w:rFonts w:hint="cs"/>
          <w:rtl/>
        </w:rPr>
      </w:pPr>
    </w:p>
    <w:p w14:paraId="603681FD" w14:textId="77777777" w:rsidR="00000000" w:rsidRDefault="007C71EE">
      <w:pPr>
        <w:pStyle w:val="SpeakerCon"/>
        <w:rPr>
          <w:rtl/>
        </w:rPr>
      </w:pPr>
      <w:bookmarkStart w:id="521" w:name="FS000000507T26_05_2003_22_10_23"/>
      <w:bookmarkEnd w:id="521"/>
      <w:r>
        <w:rPr>
          <w:rFonts w:hint="eastAsia"/>
          <w:rtl/>
        </w:rPr>
        <w:t>רן</w:t>
      </w:r>
      <w:r>
        <w:rPr>
          <w:rtl/>
        </w:rPr>
        <w:t xml:space="preserve"> כהן (מר</w:t>
      </w:r>
      <w:r>
        <w:rPr>
          <w:rtl/>
        </w:rPr>
        <w:t>צ):</w:t>
      </w:r>
    </w:p>
    <w:p w14:paraId="2625AC71" w14:textId="77777777" w:rsidR="00000000" w:rsidRDefault="007C71EE">
      <w:pPr>
        <w:pStyle w:val="a"/>
        <w:rPr>
          <w:rFonts w:hint="cs"/>
          <w:rtl/>
        </w:rPr>
      </w:pPr>
    </w:p>
    <w:p w14:paraId="0E552340" w14:textId="77777777" w:rsidR="00000000" w:rsidRDefault="007C71EE">
      <w:pPr>
        <w:pStyle w:val="a"/>
        <w:rPr>
          <w:rFonts w:hint="cs"/>
          <w:rtl/>
        </w:rPr>
      </w:pPr>
      <w:r>
        <w:rPr>
          <w:rFonts w:hint="cs"/>
          <w:rtl/>
        </w:rPr>
        <w:t xml:space="preserve">76%, תודה. </w:t>
      </w:r>
    </w:p>
    <w:p w14:paraId="73360A91" w14:textId="77777777" w:rsidR="00000000" w:rsidRDefault="007C71EE">
      <w:pPr>
        <w:pStyle w:val="a"/>
        <w:rPr>
          <w:rFonts w:hint="cs"/>
          <w:rtl/>
        </w:rPr>
      </w:pPr>
    </w:p>
    <w:p w14:paraId="7B403EFA" w14:textId="77777777" w:rsidR="00000000" w:rsidRDefault="007C71EE">
      <w:pPr>
        <w:pStyle w:val="a"/>
        <w:rPr>
          <w:rFonts w:hint="cs"/>
          <w:rtl/>
        </w:rPr>
      </w:pPr>
      <w:r>
        <w:rPr>
          <w:rFonts w:hint="cs"/>
          <w:rtl/>
        </w:rPr>
        <w:t xml:space="preserve">אדוני היושב-ראש, כמו שהבטחתי אני רוצה לדבר על שני תחומים. אני באמת מבקש את תשומת לבך, חבר הכנסת שלגי, וכמובן קודם כול את תשומת לבו של השר נוה. </w:t>
      </w:r>
    </w:p>
    <w:p w14:paraId="6ABD0902" w14:textId="77777777" w:rsidR="00000000" w:rsidRDefault="007C71EE">
      <w:pPr>
        <w:pStyle w:val="a"/>
        <w:rPr>
          <w:rFonts w:hint="cs"/>
          <w:rtl/>
        </w:rPr>
      </w:pPr>
    </w:p>
    <w:p w14:paraId="710F8C3B" w14:textId="77777777" w:rsidR="00000000" w:rsidRDefault="007C71EE">
      <w:pPr>
        <w:pStyle w:val="a"/>
        <w:rPr>
          <w:rFonts w:hint="cs"/>
          <w:rtl/>
        </w:rPr>
      </w:pPr>
      <w:r>
        <w:rPr>
          <w:rFonts w:hint="cs"/>
          <w:rtl/>
        </w:rPr>
        <w:t xml:space="preserve"> מה אתם רוצים מהפנסיונרים? אלוהים אדירים, מה אתם רוצים? אתם יודעים מה אתם הולכים לעשות לפנסיו</w:t>
      </w:r>
      <w:r>
        <w:rPr>
          <w:rFonts w:hint="cs"/>
          <w:rtl/>
        </w:rPr>
        <w:t xml:space="preserve">נרים? אמרתי קודם על הילדים שזה גיהינום, זה סדום. מה שאתם עושים לפנסיונרים זה לקרוע את דמותה המוסרית של מדינת ישראל. איך אנחנו נסתכל על זקנינו בפנים? איך נסתכל להם בעיניים? תראו איזה מכה על מכה על מכה על מכה. </w:t>
      </w:r>
    </w:p>
    <w:p w14:paraId="7C83B2F5" w14:textId="77777777" w:rsidR="00000000" w:rsidRDefault="007C71EE">
      <w:pPr>
        <w:pStyle w:val="a"/>
        <w:rPr>
          <w:rFonts w:hint="cs"/>
          <w:rtl/>
        </w:rPr>
      </w:pPr>
    </w:p>
    <w:p w14:paraId="63756733" w14:textId="77777777" w:rsidR="00000000" w:rsidRDefault="007C71EE">
      <w:pPr>
        <w:pStyle w:val="a"/>
        <w:rPr>
          <w:rFonts w:hint="cs"/>
          <w:rtl/>
        </w:rPr>
      </w:pPr>
      <w:r>
        <w:rPr>
          <w:rFonts w:hint="cs"/>
          <w:rtl/>
        </w:rPr>
        <w:t xml:space="preserve">קודם 2% היטל על הפנסיות. למה, הן גדולות מדי? </w:t>
      </w:r>
    </w:p>
    <w:p w14:paraId="2A04F5A8" w14:textId="77777777" w:rsidR="00000000" w:rsidRDefault="007C71EE">
      <w:pPr>
        <w:pStyle w:val="a"/>
        <w:rPr>
          <w:rFonts w:hint="cs"/>
          <w:rtl/>
        </w:rPr>
      </w:pPr>
    </w:p>
    <w:p w14:paraId="1B50F79D" w14:textId="77777777" w:rsidR="00000000" w:rsidRDefault="007C71EE">
      <w:pPr>
        <w:pStyle w:val="a"/>
        <w:rPr>
          <w:rFonts w:hint="cs"/>
          <w:rtl/>
        </w:rPr>
      </w:pPr>
      <w:r>
        <w:rPr>
          <w:rFonts w:hint="cs"/>
          <w:rtl/>
        </w:rPr>
        <w:t>אחר כך באה עוד מכה, והמכה הזאת היא העלאת הפרשת העובד והעלאת הפרשת המעביד. איך? לא באופן שבו שומרים על הפרופורציה בין העובד לבין המעביד. העובד יפריש עוד 2% והמעסיק עוד 1%. אז קודם כול, שוב הכבדה. ודבר שני, זו הפרה בוטה של הסכמי עבודה, משום שזה משנה את הפרו</w:t>
      </w:r>
      <w:r>
        <w:rPr>
          <w:rFonts w:hint="cs"/>
          <w:rtl/>
        </w:rPr>
        <w:t>פורציות.</w:t>
      </w:r>
    </w:p>
    <w:p w14:paraId="0C3803C0" w14:textId="77777777" w:rsidR="00000000" w:rsidRDefault="007C71EE">
      <w:pPr>
        <w:pStyle w:val="a"/>
        <w:rPr>
          <w:rFonts w:hint="cs"/>
          <w:rtl/>
        </w:rPr>
      </w:pPr>
    </w:p>
    <w:p w14:paraId="5BF49BB0" w14:textId="77777777" w:rsidR="00000000" w:rsidRDefault="007C71EE">
      <w:pPr>
        <w:pStyle w:val="a"/>
        <w:rPr>
          <w:rFonts w:hint="cs"/>
          <w:rtl/>
        </w:rPr>
      </w:pPr>
      <w:r>
        <w:rPr>
          <w:rFonts w:hint="cs"/>
          <w:rtl/>
        </w:rPr>
        <w:t>לא הספיקה המכה השנייה, מכת מצרים השנייה על הפנסיונרים, באה המכה השלישית, העלאת גיל הפרישה ל=67. זה יבוא בעוד חודש, זה כבר כתוב. חברות וחברים, העלאת גיל הפרישה ל=67, משמעותה עבור הנשים היא דרקונית. זה לא אומר שהן תצאנה לפנסיה בגיל 67 כאשר הן מקבלו</w:t>
      </w:r>
      <w:r>
        <w:rPr>
          <w:rFonts w:hint="cs"/>
          <w:rtl/>
        </w:rPr>
        <w:t>ת את כל מה שהן תצבורנה עד גיל 67. זה אומר שאם הן תצאנה לפני גיל 67 הן לא תקבלנה את ה=70%, גם אם הן צברו אותם. וכנ"ל לגבי הגברים. זו  מכה שלישית לפנסיונרים.</w:t>
      </w:r>
    </w:p>
    <w:p w14:paraId="52059EF4" w14:textId="77777777" w:rsidR="00000000" w:rsidRDefault="007C71EE">
      <w:pPr>
        <w:pStyle w:val="a"/>
        <w:rPr>
          <w:rFonts w:hint="cs"/>
          <w:rtl/>
        </w:rPr>
      </w:pPr>
    </w:p>
    <w:p w14:paraId="3CAFE5AF" w14:textId="77777777" w:rsidR="00000000" w:rsidRDefault="007C71EE">
      <w:pPr>
        <w:pStyle w:val="a"/>
        <w:rPr>
          <w:rFonts w:hint="cs"/>
          <w:rtl/>
        </w:rPr>
      </w:pPr>
      <w:r>
        <w:rPr>
          <w:rFonts w:hint="cs"/>
          <w:rtl/>
        </w:rPr>
        <w:t>המכה הרביעית היא הפקרת החיסכון לפנסיה לבורסה, בלי ביטחונות של הממשלה. רגע, מה זה? בן-אדם צובר כל חי</w:t>
      </w:r>
      <w:r>
        <w:rPr>
          <w:rFonts w:hint="cs"/>
          <w:rtl/>
        </w:rPr>
        <w:t xml:space="preserve">יו כדי שעם פרישתו לפנסיה הוא ידע שיש איזה מינימום שממנו הוא חי, שממנו הוא מתקיים בכבוד, שהוא לא מתבזה, שהוא לא נטל, שיש לו איזה ביטחון. באה הממשלה ואומרת: לא, מישהו ישחק בכסף שלך בבורסה. אם הבורסה תעלה, אולי הרווחת משהו. אם הבורסה תרד </w:t>
      </w:r>
      <w:r>
        <w:rPr>
          <w:rtl/>
        </w:rPr>
        <w:t>–</w:t>
      </w:r>
      <w:r>
        <w:rPr>
          <w:rFonts w:hint="cs"/>
          <w:rtl/>
        </w:rPr>
        <w:t xml:space="preserve"> והיא יכולה לרדת ב=1</w:t>
      </w:r>
      <w:r>
        <w:rPr>
          <w:rFonts w:hint="cs"/>
          <w:rtl/>
        </w:rPr>
        <w:t>0%, ב=20%, ב=30% - מישהו מעלה על הדעת שמי מאתנו מוכן יהיה להמר בעניין הזה על זיקנתו? מה זה? זו הפקרת הפנסיה. זו  מכה רביעית.</w:t>
      </w:r>
    </w:p>
    <w:p w14:paraId="430B4BC2" w14:textId="77777777" w:rsidR="00000000" w:rsidRDefault="007C71EE">
      <w:pPr>
        <w:pStyle w:val="a"/>
        <w:rPr>
          <w:rFonts w:hint="cs"/>
          <w:rtl/>
        </w:rPr>
      </w:pPr>
    </w:p>
    <w:p w14:paraId="23661B82" w14:textId="77777777" w:rsidR="00000000" w:rsidRDefault="007C71EE">
      <w:pPr>
        <w:pStyle w:val="a"/>
        <w:rPr>
          <w:rFonts w:hint="cs"/>
          <w:rtl/>
        </w:rPr>
      </w:pPr>
      <w:r>
        <w:rPr>
          <w:rFonts w:hint="cs"/>
          <w:rtl/>
        </w:rPr>
        <w:t xml:space="preserve">מכה חמישית, כל הקצבאות </w:t>
      </w:r>
      <w:r>
        <w:rPr>
          <w:rtl/>
        </w:rPr>
        <w:t>–</w:t>
      </w:r>
      <w:r>
        <w:rPr>
          <w:rFonts w:hint="cs"/>
          <w:rtl/>
        </w:rPr>
        <w:t xml:space="preserve"> ורבותי, פה מדובר על אנשים שכמעט כולם חיים מזה, כמעט רק מזה </w:t>
      </w:r>
      <w:r>
        <w:rPr>
          <w:rtl/>
        </w:rPr>
        <w:t>–</w:t>
      </w:r>
      <w:r>
        <w:rPr>
          <w:rFonts w:hint="cs"/>
          <w:rtl/>
        </w:rPr>
        <w:t xml:space="preserve"> כל קצבאות הזיקנה מעכשיו יעברו מההצמדה לשכר ה</w:t>
      </w:r>
      <w:r>
        <w:rPr>
          <w:rFonts w:hint="cs"/>
          <w:rtl/>
        </w:rPr>
        <w:t>ממוצע במשק, שזה הדבר ששומר בדרך כלשהי על איזו רמה שווה לשכנים שלך, לקרובים שלך, לילדים שלך, לנכדים שלך, כדי שלא תתבייש, להצמדה למדד. אבל המדד מפגר ב=20 השנים האחרונות ב=87% לעומת השכר הממוצע, כי השכר הממוצע הולך ועולה.</w:t>
      </w:r>
    </w:p>
    <w:p w14:paraId="1F3A0F63" w14:textId="77777777" w:rsidR="00000000" w:rsidRDefault="007C71EE">
      <w:pPr>
        <w:pStyle w:val="a"/>
        <w:rPr>
          <w:rFonts w:hint="cs"/>
          <w:rtl/>
        </w:rPr>
      </w:pPr>
    </w:p>
    <w:p w14:paraId="116D158B" w14:textId="77777777" w:rsidR="00000000" w:rsidRDefault="007C71EE">
      <w:pPr>
        <w:pStyle w:val="ad"/>
        <w:rPr>
          <w:rtl/>
        </w:rPr>
      </w:pPr>
      <w:r>
        <w:rPr>
          <w:rtl/>
        </w:rPr>
        <w:t>היו"ר אלי בן-מנחם:</w:t>
      </w:r>
    </w:p>
    <w:p w14:paraId="20E04167" w14:textId="77777777" w:rsidR="00000000" w:rsidRDefault="007C71EE">
      <w:pPr>
        <w:pStyle w:val="a"/>
        <w:rPr>
          <w:rtl/>
        </w:rPr>
      </w:pPr>
    </w:p>
    <w:p w14:paraId="5639BFF8" w14:textId="77777777" w:rsidR="00000000" w:rsidRDefault="007C71EE">
      <w:pPr>
        <w:pStyle w:val="a"/>
        <w:rPr>
          <w:rFonts w:hint="cs"/>
          <w:rtl/>
        </w:rPr>
      </w:pPr>
      <w:r>
        <w:rPr>
          <w:rFonts w:hint="cs"/>
          <w:rtl/>
        </w:rPr>
        <w:t>חבר הכנסת רן כהן</w:t>
      </w:r>
      <w:r>
        <w:rPr>
          <w:rFonts w:hint="cs"/>
          <w:rtl/>
        </w:rPr>
        <w:t>, אתה צריך עוד מעט לסיים.</w:t>
      </w:r>
    </w:p>
    <w:p w14:paraId="008665BD" w14:textId="77777777" w:rsidR="00000000" w:rsidRDefault="007C71EE">
      <w:pPr>
        <w:pStyle w:val="a"/>
        <w:rPr>
          <w:rFonts w:hint="cs"/>
          <w:rtl/>
        </w:rPr>
      </w:pPr>
    </w:p>
    <w:p w14:paraId="3EF9B291" w14:textId="77777777" w:rsidR="00000000" w:rsidRDefault="007C71EE">
      <w:pPr>
        <w:pStyle w:val="SpeakerCon"/>
        <w:rPr>
          <w:rtl/>
        </w:rPr>
      </w:pPr>
      <w:bookmarkStart w:id="522" w:name="FS000000507T26_05_2003_22_20_28C"/>
      <w:bookmarkEnd w:id="522"/>
      <w:r>
        <w:rPr>
          <w:rtl/>
        </w:rPr>
        <w:t>רן כהן (מרצ):</w:t>
      </w:r>
    </w:p>
    <w:p w14:paraId="0C443348" w14:textId="77777777" w:rsidR="00000000" w:rsidRDefault="007C71EE">
      <w:pPr>
        <w:pStyle w:val="a"/>
        <w:rPr>
          <w:rtl/>
        </w:rPr>
      </w:pPr>
    </w:p>
    <w:p w14:paraId="2F6FFE7D" w14:textId="77777777" w:rsidR="00000000" w:rsidRDefault="007C71EE">
      <w:pPr>
        <w:pStyle w:val="a"/>
        <w:rPr>
          <w:rFonts w:hint="cs"/>
          <w:rtl/>
        </w:rPr>
      </w:pPr>
      <w:r>
        <w:rPr>
          <w:rFonts w:hint="cs"/>
          <w:rtl/>
        </w:rPr>
        <w:t>אני סוגר את הפרק הזה, אבל אני חייב לדבר עוד על פרק קצרצ'יק, ברשותך. האמן לי, זה ממש חיוני.</w:t>
      </w:r>
    </w:p>
    <w:p w14:paraId="7682D720" w14:textId="77777777" w:rsidR="00000000" w:rsidRDefault="007C71EE">
      <w:pPr>
        <w:pStyle w:val="a"/>
        <w:rPr>
          <w:rFonts w:hint="cs"/>
          <w:rtl/>
        </w:rPr>
      </w:pPr>
    </w:p>
    <w:p w14:paraId="1483DF0A" w14:textId="77777777" w:rsidR="00000000" w:rsidRDefault="007C71EE">
      <w:pPr>
        <w:pStyle w:val="a"/>
        <w:rPr>
          <w:rFonts w:hint="cs"/>
          <w:rtl/>
        </w:rPr>
      </w:pPr>
      <w:r>
        <w:rPr>
          <w:rFonts w:hint="cs"/>
          <w:rtl/>
        </w:rPr>
        <w:t xml:space="preserve">אדוני היושב-ראש, הרי זה קטסטרופה. נוסף על כל אלה יש גם פגיעה נפרדת בקצבאות הזיקנה.  </w:t>
      </w:r>
    </w:p>
    <w:p w14:paraId="22103237" w14:textId="77777777" w:rsidR="00000000" w:rsidRDefault="007C71EE">
      <w:pPr>
        <w:pStyle w:val="a"/>
        <w:rPr>
          <w:rFonts w:hint="cs"/>
          <w:rtl/>
        </w:rPr>
      </w:pPr>
    </w:p>
    <w:p w14:paraId="62632891" w14:textId="77777777" w:rsidR="00000000" w:rsidRDefault="007C71EE">
      <w:pPr>
        <w:pStyle w:val="a"/>
        <w:rPr>
          <w:rFonts w:hint="cs"/>
          <w:rtl/>
        </w:rPr>
      </w:pPr>
      <w:r>
        <w:rPr>
          <w:rFonts w:hint="cs"/>
          <w:rtl/>
        </w:rPr>
        <w:t>כלומר, רבותי,  יש פה שש פגיעות בפנסי</w:t>
      </w:r>
      <w:r>
        <w:rPr>
          <w:rFonts w:hint="cs"/>
          <w:rtl/>
        </w:rPr>
        <w:t>ונרים. למה? מה הם חטאו? זה ההורים שלנו או האחים שלנו או הקרובים שלנו.</w:t>
      </w:r>
    </w:p>
    <w:p w14:paraId="1118328C" w14:textId="77777777" w:rsidR="00000000" w:rsidRDefault="007C71EE">
      <w:pPr>
        <w:pStyle w:val="a"/>
        <w:rPr>
          <w:rFonts w:hint="cs"/>
          <w:rtl/>
        </w:rPr>
      </w:pPr>
    </w:p>
    <w:p w14:paraId="6857DF9A" w14:textId="77777777" w:rsidR="00000000" w:rsidRDefault="007C71EE">
      <w:pPr>
        <w:pStyle w:val="a"/>
        <w:rPr>
          <w:rFonts w:hint="cs"/>
          <w:rtl/>
        </w:rPr>
      </w:pPr>
      <w:r>
        <w:rPr>
          <w:rFonts w:hint="cs"/>
          <w:rtl/>
        </w:rPr>
        <w:t>הדבר השני, ואני אומר אותו בתמצית בגלל קוצר הזמן - אני פונה כאן לברית הזאת של נתניהו ושינוי ביחס לשכבות הביניים. מי הן שכבות הביניים? מה אתם רוצים משכבות הביניים? למה אתם מכים אותן?  קוד</w:t>
      </w:r>
      <w:r>
        <w:rPr>
          <w:rFonts w:hint="cs"/>
          <w:rtl/>
        </w:rPr>
        <w:t>ם כול, כל מי שציינתי עד עכשיו, הפנסיונרים הם שכבות הביניים, שלא יהיו לכם טעויות. הרי לעניים אין פנסיות, העניים חיים מקצבאות ומגמ"חים ומפחי אשפה. אני מדבר עכשיו על שכבות הביניים. פנסיה זה שכבות הביניים. אז למה אתם פוגעים בהם? לא רק זה. מי זה המפוטרים? מי זה</w:t>
      </w:r>
      <w:r>
        <w:rPr>
          <w:rFonts w:hint="cs"/>
          <w:rtl/>
        </w:rPr>
        <w:t xml:space="preserve"> המורים, מי זה עובדי המדינה, מי זה העובדים הסוציאליים? </w:t>
      </w:r>
      <w:r>
        <w:rPr>
          <w:rtl/>
        </w:rPr>
        <w:t>–</w:t>
      </w:r>
      <w:r>
        <w:rPr>
          <w:rFonts w:hint="cs"/>
          <w:rtl/>
        </w:rPr>
        <w:t xml:space="preserve"> זה שכבות הביניים. אז למה פוגעים בהם? למה מפטרים אותם? מי זה הסטודנטים שהיו צריכים לקבל הורדת שכר לימוד ב=15% ומקבלים  3%, כשעלויות החיים, בינתיים, עולות ב=10%? זה שכבות הביניים. </w:t>
      </w:r>
    </w:p>
    <w:p w14:paraId="0E2A005F" w14:textId="77777777" w:rsidR="00000000" w:rsidRDefault="007C71EE">
      <w:pPr>
        <w:pStyle w:val="a"/>
        <w:rPr>
          <w:rFonts w:hint="cs"/>
          <w:rtl/>
        </w:rPr>
      </w:pPr>
    </w:p>
    <w:p w14:paraId="7C5D05CA" w14:textId="77777777" w:rsidR="00000000" w:rsidRDefault="007C71EE">
      <w:pPr>
        <w:pStyle w:val="ad"/>
        <w:rPr>
          <w:rtl/>
        </w:rPr>
      </w:pPr>
      <w:r>
        <w:rPr>
          <w:rtl/>
        </w:rPr>
        <w:t>היו"ר אלי בן-מנחם:</w:t>
      </w:r>
    </w:p>
    <w:p w14:paraId="17B408F3" w14:textId="77777777" w:rsidR="00000000" w:rsidRDefault="007C71EE">
      <w:pPr>
        <w:pStyle w:val="a"/>
        <w:rPr>
          <w:rtl/>
        </w:rPr>
      </w:pPr>
    </w:p>
    <w:p w14:paraId="70C821C6" w14:textId="77777777" w:rsidR="00000000" w:rsidRDefault="007C71EE">
      <w:pPr>
        <w:pStyle w:val="a"/>
        <w:rPr>
          <w:rFonts w:hint="cs"/>
          <w:rtl/>
        </w:rPr>
      </w:pPr>
      <w:r>
        <w:rPr>
          <w:rFonts w:hint="cs"/>
          <w:rtl/>
        </w:rPr>
        <w:t xml:space="preserve">אנא ממך, אבקש לסיים. </w:t>
      </w:r>
    </w:p>
    <w:p w14:paraId="48C49E6B" w14:textId="77777777" w:rsidR="00000000" w:rsidRDefault="007C71EE">
      <w:pPr>
        <w:pStyle w:val="a"/>
        <w:rPr>
          <w:rFonts w:hint="cs"/>
          <w:rtl/>
        </w:rPr>
      </w:pPr>
    </w:p>
    <w:p w14:paraId="39FE4185" w14:textId="77777777" w:rsidR="00000000" w:rsidRDefault="007C71EE">
      <w:pPr>
        <w:pStyle w:val="Speaker"/>
        <w:rPr>
          <w:rtl/>
        </w:rPr>
      </w:pPr>
      <w:bookmarkStart w:id="523" w:name="FS000000507T26_05_2003_22_07_38"/>
      <w:bookmarkEnd w:id="523"/>
      <w:r>
        <w:rPr>
          <w:rFonts w:hint="eastAsia"/>
          <w:rtl/>
        </w:rPr>
        <w:t>רן</w:t>
      </w:r>
      <w:r>
        <w:rPr>
          <w:rtl/>
        </w:rPr>
        <w:t xml:space="preserve"> כהן (מרצ):</w:t>
      </w:r>
    </w:p>
    <w:p w14:paraId="6A244C34" w14:textId="77777777" w:rsidR="00000000" w:rsidRDefault="007C71EE">
      <w:pPr>
        <w:pStyle w:val="a"/>
        <w:rPr>
          <w:rFonts w:hint="cs"/>
          <w:rtl/>
        </w:rPr>
      </w:pPr>
    </w:p>
    <w:p w14:paraId="0D8C4C46" w14:textId="77777777" w:rsidR="00000000" w:rsidRDefault="007C71EE">
      <w:pPr>
        <w:pStyle w:val="a"/>
        <w:rPr>
          <w:rFonts w:hint="cs"/>
          <w:rtl/>
        </w:rPr>
      </w:pPr>
      <w:r>
        <w:rPr>
          <w:rFonts w:hint="cs"/>
          <w:rtl/>
        </w:rPr>
        <w:t xml:space="preserve">אני מבטיח, דקה. מי האנשים שמתאבדים? רבותי, מדובר בעסקים קטנים, בינוניים, זעירים. מי  המתאבדים, העניים? אלה אנשים מהשכונה שבה גדל היושב-ראש?  מהשכונה שבה חיו הורי, זכרם לברכה, בעכו? אלה שכבות הביניים, רבותי. על מה אתם </w:t>
      </w:r>
      <w:r>
        <w:rPr>
          <w:rFonts w:hint="cs"/>
          <w:rtl/>
        </w:rPr>
        <w:t xml:space="preserve">מדברים? אתם מרוששים, בתוכנית הזאת, את שכבות הביניים. מה הם פשעו לכם? </w:t>
      </w:r>
    </w:p>
    <w:p w14:paraId="5A56C3B0" w14:textId="77777777" w:rsidR="00000000" w:rsidRDefault="007C71EE">
      <w:pPr>
        <w:pStyle w:val="a"/>
        <w:rPr>
          <w:rFonts w:hint="cs"/>
          <w:rtl/>
        </w:rPr>
      </w:pPr>
    </w:p>
    <w:p w14:paraId="4D9E21DC" w14:textId="77777777" w:rsidR="00000000" w:rsidRDefault="007C71EE">
      <w:pPr>
        <w:pStyle w:val="a"/>
        <w:rPr>
          <w:rFonts w:hint="cs"/>
          <w:rtl/>
        </w:rPr>
      </w:pPr>
      <w:r>
        <w:rPr>
          <w:rFonts w:hint="cs"/>
          <w:rtl/>
        </w:rPr>
        <w:t>אבל, אם כל זה עוד היה נעשה לטובת צמיחה כלכלית, השר נוה, האמן לי, עוד יכולנו להגיד: או.קיי., תורידו מפה, תיקחו מכאן, שתהיה צמיחה, שתהיה יצירת מקומות עבודה - למעמד הביניים אתם אפילו לא יו</w:t>
      </w:r>
      <w:r>
        <w:rPr>
          <w:rFonts w:hint="cs"/>
          <w:rtl/>
        </w:rPr>
        <w:t xml:space="preserve">צרים מקומות עבודה. חבר הכנסת אלי בן-מנחם, סגן יושב-ראש הכנסת, ואנוכי ישבנו בוועדה לנושא העובדים הזרים. סיפרו לנו, נכון, ש=40,000 עובדים זרים הוצאו מהארץ. שאלנו, בתום לב, כמה ישראלים מפוטרים הושמו בעבודה? כלום. למה? משום שאין עידוד לתעסוקה, אין עידוד להשמה </w:t>
      </w:r>
      <w:r>
        <w:rPr>
          <w:rFonts w:hint="cs"/>
          <w:rtl/>
        </w:rPr>
        <w:t xml:space="preserve">בעבודה. </w:t>
      </w:r>
    </w:p>
    <w:p w14:paraId="4685D67A" w14:textId="77777777" w:rsidR="00000000" w:rsidRDefault="007C71EE">
      <w:pPr>
        <w:pStyle w:val="a"/>
        <w:rPr>
          <w:rFonts w:hint="cs"/>
          <w:rtl/>
        </w:rPr>
      </w:pPr>
    </w:p>
    <w:p w14:paraId="1781F332" w14:textId="77777777" w:rsidR="00000000" w:rsidRDefault="007C71EE">
      <w:pPr>
        <w:pStyle w:val="a"/>
        <w:rPr>
          <w:rFonts w:hint="cs"/>
          <w:rtl/>
        </w:rPr>
      </w:pPr>
      <w:r>
        <w:rPr>
          <w:rFonts w:hint="cs"/>
          <w:rtl/>
        </w:rPr>
        <w:t>ולכן, כל התוכנית הזאת היא תוכנית גזירות, היא לא תוכנית הבראה. לכן, אפילו בפרק המטרה לא מופיע המונח "צמיחה כלכלית", כי לא תהיה צמיחה כלכלית. מה שיהיה זה קמילה חברתית. ואני מזכיר: נגד הקמילה החברתית הזאת אנו יוצאים מחרתיים, יום רביעי, ב=16:30, מ"בנ</w:t>
      </w:r>
      <w:r>
        <w:rPr>
          <w:rFonts w:hint="cs"/>
          <w:rtl/>
        </w:rPr>
        <w:t xml:space="preserve">ייני האומה" בירושלים, להפגין נגד התוכנית הנוראה והדורסנית הזאת, עד לכנסת - יום רביעי, 16:30. תודה רבה. </w:t>
      </w:r>
    </w:p>
    <w:p w14:paraId="6F5B75B7" w14:textId="77777777" w:rsidR="00000000" w:rsidRDefault="007C71EE">
      <w:pPr>
        <w:pStyle w:val="a"/>
        <w:rPr>
          <w:rFonts w:hint="cs"/>
          <w:rtl/>
        </w:rPr>
      </w:pPr>
    </w:p>
    <w:p w14:paraId="22BFE24C" w14:textId="77777777" w:rsidR="00000000" w:rsidRDefault="007C71EE">
      <w:pPr>
        <w:pStyle w:val="ad"/>
        <w:rPr>
          <w:rtl/>
        </w:rPr>
      </w:pPr>
      <w:r>
        <w:rPr>
          <w:rtl/>
        </w:rPr>
        <w:t>היו"ר אלי בן-מנחם:</w:t>
      </w:r>
    </w:p>
    <w:p w14:paraId="365937FB" w14:textId="77777777" w:rsidR="00000000" w:rsidRDefault="007C71EE">
      <w:pPr>
        <w:pStyle w:val="a"/>
        <w:rPr>
          <w:rtl/>
        </w:rPr>
      </w:pPr>
    </w:p>
    <w:p w14:paraId="17C55EC5" w14:textId="77777777" w:rsidR="00000000" w:rsidRDefault="007C71EE">
      <w:pPr>
        <w:pStyle w:val="a"/>
        <w:rPr>
          <w:rFonts w:hint="cs"/>
          <w:rtl/>
        </w:rPr>
      </w:pPr>
      <w:r>
        <w:rPr>
          <w:rFonts w:hint="cs"/>
          <w:rtl/>
        </w:rPr>
        <w:t xml:space="preserve">תודה לחבר הכנסת רן כהן. אני מזמין את חברת הכנסת דליה איציק, ואחריה </w:t>
      </w:r>
      <w:r>
        <w:rPr>
          <w:rtl/>
        </w:rPr>
        <w:t>–</w:t>
      </w:r>
      <w:r>
        <w:rPr>
          <w:rFonts w:hint="cs"/>
          <w:rtl/>
        </w:rPr>
        <w:t xml:space="preserve"> השר דני נוה. חבר הכנסת רן כהן, תמיד תענוג לשמוע אותך. </w:t>
      </w:r>
    </w:p>
    <w:p w14:paraId="09D16318" w14:textId="77777777" w:rsidR="00000000" w:rsidRDefault="007C71EE">
      <w:pPr>
        <w:pStyle w:val="a"/>
        <w:rPr>
          <w:rFonts w:hint="cs"/>
          <w:rtl/>
        </w:rPr>
      </w:pPr>
    </w:p>
    <w:p w14:paraId="40D333AF" w14:textId="77777777" w:rsidR="00000000" w:rsidRDefault="007C71EE">
      <w:pPr>
        <w:pStyle w:val="Speaker"/>
        <w:rPr>
          <w:rtl/>
        </w:rPr>
      </w:pPr>
      <w:bookmarkStart w:id="524" w:name="FS000000433T26_05_2003_22_13_18"/>
      <w:bookmarkEnd w:id="524"/>
      <w:r>
        <w:rPr>
          <w:rFonts w:hint="eastAsia"/>
          <w:rtl/>
        </w:rPr>
        <w:t>דליה</w:t>
      </w:r>
      <w:r>
        <w:rPr>
          <w:rtl/>
        </w:rPr>
        <w:t xml:space="preserve"> א</w:t>
      </w:r>
      <w:r>
        <w:rPr>
          <w:rtl/>
        </w:rPr>
        <w:t>יציק (העבודה-מימד):</w:t>
      </w:r>
    </w:p>
    <w:p w14:paraId="0172A19C" w14:textId="77777777" w:rsidR="00000000" w:rsidRDefault="007C71EE">
      <w:pPr>
        <w:pStyle w:val="a"/>
        <w:rPr>
          <w:rFonts w:hint="cs"/>
          <w:rtl/>
        </w:rPr>
      </w:pPr>
    </w:p>
    <w:p w14:paraId="25AE99C4" w14:textId="77777777" w:rsidR="00000000" w:rsidRDefault="007C71EE">
      <w:pPr>
        <w:pStyle w:val="a"/>
        <w:rPr>
          <w:rFonts w:hint="cs"/>
          <w:rtl/>
        </w:rPr>
      </w:pPr>
      <w:r>
        <w:rPr>
          <w:rFonts w:hint="cs"/>
          <w:rtl/>
        </w:rPr>
        <w:t>אדוני היושב-ראש, אדוני השר, חברי חברי הכנסת, אדוני היושב-ראש, אתמול נפל דבר במדינת ישראל. ממשלה ימנית, בראשותו של אריק שרון, מאמצת את התוכנית המדינית היותר נוקשה משלנו, התוכנית האידיאולוגית של מפלגת העבודה. אני מסתכלת עליך, חברי וידידי</w:t>
      </w:r>
      <w:r>
        <w:rPr>
          <w:rFonts w:hint="cs"/>
          <w:rtl/>
        </w:rPr>
        <w:t xml:space="preserve"> דני נוה. אתה נמנעת, נכון, השר דני נוה? סלח לי שאני שואלת אותך: איך אפשר להימנע בסוגיה כזאת? מה, אין לך עמדה? מה זה להימנע, מה, אני מהאו"ם? מה בדיוק העניין? אני זוכרת שישבתי אתך בממשלה, אילו נאומים חוצבי להבות היו לך. מה לא אמרת, ואיך לא ביקרת אותנו, ומה ל</w:t>
      </w:r>
      <w:r>
        <w:rPr>
          <w:rFonts w:hint="cs"/>
          <w:rtl/>
        </w:rPr>
        <w:t xml:space="preserve">א אמרת עלינו. איך, בלי להסמיק </w:t>
      </w:r>
      <w:r>
        <w:rPr>
          <w:rtl/>
        </w:rPr>
        <w:t>–</w:t>
      </w:r>
      <w:r>
        <w:rPr>
          <w:rFonts w:hint="cs"/>
          <w:rtl/>
        </w:rPr>
        <w:t xml:space="preserve"> ועליך רואים כשאתה מסמיק </w:t>
      </w:r>
      <w:r>
        <w:rPr>
          <w:rtl/>
        </w:rPr>
        <w:t>–</w:t>
      </w:r>
      <w:r>
        <w:rPr>
          <w:rFonts w:hint="cs"/>
          <w:rtl/>
        </w:rPr>
        <w:t xml:space="preserve"> איך בלי להסמיק אתם שם העברתם את זה, כמעט בלי דיון? </w:t>
      </w:r>
    </w:p>
    <w:p w14:paraId="364DC19B" w14:textId="77777777" w:rsidR="00000000" w:rsidRDefault="007C71EE">
      <w:pPr>
        <w:pStyle w:val="a"/>
        <w:rPr>
          <w:rFonts w:hint="cs"/>
          <w:rtl/>
        </w:rPr>
      </w:pPr>
    </w:p>
    <w:p w14:paraId="60092EA3" w14:textId="77777777" w:rsidR="00000000" w:rsidRDefault="007C71EE">
      <w:pPr>
        <w:pStyle w:val="a"/>
        <w:rPr>
          <w:rFonts w:hint="cs"/>
          <w:rtl/>
        </w:rPr>
      </w:pPr>
      <w:r>
        <w:rPr>
          <w:rFonts w:hint="cs"/>
          <w:rtl/>
        </w:rPr>
        <w:t>אני אומרת לך, זה מדהים. אני לא יכולה לסלוח ולא יכולה לשכוח את מה שעשו לאיש הזה שקוראים לו יצחק רבין. על מה האיש נרצח? למה? למה הוא נרצח, על מה הג</w:t>
      </w:r>
      <w:r>
        <w:rPr>
          <w:rFonts w:hint="cs"/>
          <w:rtl/>
        </w:rPr>
        <w:t>יעו לו כל ההפגנות המזוויעות האלה? למה עמדו שם בכיכר האיומה? למה עמדו שם במרפסת המזוויעה? למה עשו לו את זה? בסוף, בסוף צריך להודות שאת השיח והשיג במדינת ישראל כנראה היה מי שליבה, וליבה קשה, ופרנס את ההפגנות המזוויעות הללו, ופרנס את ההסתה המכוערת ההיא שהביאה</w:t>
      </w:r>
      <w:r>
        <w:rPr>
          <w:rFonts w:hint="cs"/>
          <w:rtl/>
        </w:rPr>
        <w:t xml:space="preserve"> את הרצח שלו. זו האמת. </w:t>
      </w:r>
    </w:p>
    <w:p w14:paraId="5B4F04C5" w14:textId="77777777" w:rsidR="00000000" w:rsidRDefault="007C71EE">
      <w:pPr>
        <w:pStyle w:val="a"/>
        <w:rPr>
          <w:rFonts w:hint="cs"/>
          <w:rtl/>
        </w:rPr>
      </w:pPr>
    </w:p>
    <w:p w14:paraId="0176E671" w14:textId="77777777" w:rsidR="00000000" w:rsidRDefault="007C71EE">
      <w:pPr>
        <w:pStyle w:val="a"/>
        <w:rPr>
          <w:rFonts w:hint="cs"/>
          <w:rtl/>
        </w:rPr>
      </w:pPr>
      <w:r>
        <w:rPr>
          <w:rFonts w:hint="cs"/>
          <w:rtl/>
        </w:rPr>
        <w:t xml:space="preserve">עכשיו אני מסתכלת בטלוויזיה ואני רואה: בני אלון - בוגד; איתם וליברמן </w:t>
      </w:r>
      <w:r>
        <w:rPr>
          <w:rtl/>
        </w:rPr>
        <w:t>–</w:t>
      </w:r>
      <w:r>
        <w:rPr>
          <w:rFonts w:hint="cs"/>
          <w:rtl/>
        </w:rPr>
        <w:t xml:space="preserve"> בוגדים. אני מוכרחה לומר שאני מסתכלת על זה ברגשות מעורבים. אני מוכרחה לומר כאן ביושר. מצד אחד אני לא רוצה שיקראו להם כך. אני לא רוצה שיעשו להם את מה שהם עשו לנו. </w:t>
      </w:r>
      <w:r>
        <w:rPr>
          <w:rFonts w:hint="cs"/>
          <w:rtl/>
        </w:rPr>
        <w:t xml:space="preserve">אני מאוד לא רוצה. ואני אומרת לעצמי: אולי יש פה באמת בגידה ברעיון? כי הרי אנחנו אמרנו שכך נעשה. אתם כל השנים אמרתם בדיוק הפוך. ביקרתם אותנו, מה לא עשיתם, ערערתם את חיינו. עד שהובא, משהובא, ראש הממשלה </w:t>
      </w:r>
      <w:r>
        <w:rPr>
          <w:rtl/>
        </w:rPr>
        <w:t>–</w:t>
      </w:r>
      <w:r>
        <w:rPr>
          <w:rFonts w:hint="cs"/>
          <w:rtl/>
        </w:rPr>
        <w:t xml:space="preserve"> לקבר, בצורה  שהוא הובא. ומה קרה? איך זה שפתאום בלי להני</w:t>
      </w:r>
      <w:r>
        <w:rPr>
          <w:rFonts w:hint="cs"/>
          <w:rtl/>
        </w:rPr>
        <w:t xml:space="preserve">ד עפעף ככה אתם מאשרים? באבחת כמה שעות.  </w:t>
      </w:r>
    </w:p>
    <w:p w14:paraId="49732D9B" w14:textId="77777777" w:rsidR="00000000" w:rsidRDefault="007C71EE">
      <w:pPr>
        <w:pStyle w:val="a"/>
        <w:rPr>
          <w:rFonts w:hint="cs"/>
          <w:rtl/>
        </w:rPr>
      </w:pPr>
    </w:p>
    <w:p w14:paraId="62A961C2" w14:textId="77777777" w:rsidR="00000000" w:rsidRDefault="007C71EE">
      <w:pPr>
        <w:pStyle w:val="a"/>
        <w:rPr>
          <w:rFonts w:hint="cs"/>
          <w:rtl/>
        </w:rPr>
      </w:pPr>
      <w:r>
        <w:rPr>
          <w:rFonts w:hint="cs"/>
          <w:rtl/>
        </w:rPr>
        <w:t>ראיתי היום את ראש הממשלה מלגלג עליכם בסיעה. חשבתי לעצמי. ישבו חברים צעירים והוא אומר להם: סליחה, גברת גילה גמליאל, אני גם הבאתי כמה קולות. והוא אומר ליובל שטייניץ שם: אני יודע שאתה יודע מה זה טווח המרגמה, אבל אני מ</w:t>
      </w:r>
      <w:r>
        <w:rPr>
          <w:rFonts w:hint="cs"/>
          <w:rtl/>
        </w:rPr>
        <w:t>בין קצת יותר ממך. וככה הוא מאשר את זה ברוב. מה זה, באמת. פתאום השתניתם? כלומר, כאילו עברתם מהפך אידיאולוגי? אז אני מצדיעה לכם. אם, באמת, בתוך שלושה-ארבעה ימים עברתם מהפך אידיאולוגי, אני, דני נוה, שולחת לך זר פרחים, ולא רק מפני שאתה אב לילדה מתוקה נוספת. לא</w:t>
      </w:r>
      <w:r>
        <w:rPr>
          <w:rFonts w:hint="cs"/>
          <w:rtl/>
        </w:rPr>
        <w:t xml:space="preserve"> רק בשביל זה. אבל, אם כתוצאה מזה שהכיסא ככה, קצת, באמת </w:t>
      </w:r>
      <w:r>
        <w:rPr>
          <w:rtl/>
        </w:rPr>
        <w:t>–</w:t>
      </w:r>
      <w:r>
        <w:rPr>
          <w:rFonts w:hint="cs"/>
          <w:rtl/>
        </w:rPr>
        <w:t xml:space="preserve"> אז מול ארץ-ישראל? ככה, ישר? תעשו קצת העמדת פנים. תעמידו פנים, תצעקו קצת, תאיימו, משהו, מלה. </w:t>
      </w:r>
    </w:p>
    <w:p w14:paraId="17183B9A" w14:textId="77777777" w:rsidR="00000000" w:rsidRDefault="007C71EE">
      <w:pPr>
        <w:pStyle w:val="a"/>
        <w:rPr>
          <w:rFonts w:hint="cs"/>
          <w:rtl/>
        </w:rPr>
      </w:pPr>
    </w:p>
    <w:p w14:paraId="17B33A8B" w14:textId="77777777" w:rsidR="00000000" w:rsidRDefault="007C71EE">
      <w:pPr>
        <w:pStyle w:val="a"/>
        <w:rPr>
          <w:rFonts w:hint="cs"/>
          <w:rtl/>
        </w:rPr>
      </w:pPr>
      <w:r>
        <w:rPr>
          <w:rFonts w:hint="cs"/>
          <w:rtl/>
        </w:rPr>
        <w:t>למרות הכול אני מאחלת לכם, אני מאחלת לכם בכל לבי שראש הממשלה יביא את השלום וישנה את פניה של המדינה הזאת, ו</w:t>
      </w:r>
      <w:r>
        <w:rPr>
          <w:rFonts w:hint="cs"/>
          <w:rtl/>
        </w:rPr>
        <w:t xml:space="preserve">אני מקווה שימחלו לכם שם על מה שעוללתם לחצי מהעם הזה, שני-שלישים מהעם הזה, ומה שעוללתם לראש ממשלה שרצה לעשות רק טוב למדינת ישראל. </w:t>
      </w:r>
    </w:p>
    <w:p w14:paraId="51D9B7CB" w14:textId="77777777" w:rsidR="00000000" w:rsidRDefault="007C71EE">
      <w:pPr>
        <w:pStyle w:val="a"/>
        <w:rPr>
          <w:rFonts w:hint="cs"/>
          <w:rtl/>
        </w:rPr>
      </w:pPr>
    </w:p>
    <w:p w14:paraId="286CC3A9" w14:textId="77777777" w:rsidR="00000000" w:rsidRDefault="007C71EE">
      <w:pPr>
        <w:pStyle w:val="a"/>
        <w:rPr>
          <w:rFonts w:hint="cs"/>
          <w:rtl/>
        </w:rPr>
      </w:pPr>
      <w:r>
        <w:rPr>
          <w:rFonts w:hint="cs"/>
          <w:rtl/>
        </w:rPr>
        <w:t>אדוני היושב-ראש, אדוני השר, חברי חברי הכנסת, סך הכול עצוב לי. אני רוצה לומר שאתמול בלילה, כששמעתי על אישור התוכנית, היה לי יח</w:t>
      </w:r>
      <w:r>
        <w:rPr>
          <w:rFonts w:hint="cs"/>
          <w:rtl/>
        </w:rPr>
        <w:t xml:space="preserve">ס אמביוולנטי לעניין. מצד אחד אמרתי: ניצחון אידיאולוגי של מפלגת העבודה. מצד שני אני אומרת לעצמי: הנה, תראו, זו סגירת מעגל. בימים שבהם קוראים להעמיד את פושעי אוסלו לדין, לשכת מפלגת העבודה ממליצה על מי שמזוהה הכי הרבה עם הסכם אוסלו, למנות אותו, את שמעון פרס, </w:t>
      </w:r>
      <w:r>
        <w:rPr>
          <w:rFonts w:hint="cs"/>
          <w:rtl/>
        </w:rPr>
        <w:t xml:space="preserve">ליושב-ראש מפלגת העבודה. </w:t>
      </w:r>
    </w:p>
    <w:p w14:paraId="6F9AE6DC" w14:textId="77777777" w:rsidR="00000000" w:rsidRDefault="007C71EE">
      <w:pPr>
        <w:pStyle w:val="a"/>
        <w:rPr>
          <w:rFonts w:hint="cs"/>
          <w:rtl/>
        </w:rPr>
      </w:pPr>
    </w:p>
    <w:p w14:paraId="2497762B" w14:textId="77777777" w:rsidR="00000000" w:rsidRDefault="007C71EE">
      <w:pPr>
        <w:pStyle w:val="ad"/>
        <w:rPr>
          <w:rtl/>
        </w:rPr>
      </w:pPr>
      <w:r>
        <w:rPr>
          <w:rtl/>
        </w:rPr>
        <w:t>היו"ר אלי בן-מנחם:</w:t>
      </w:r>
    </w:p>
    <w:p w14:paraId="619D06FE" w14:textId="77777777" w:rsidR="00000000" w:rsidRDefault="007C71EE">
      <w:pPr>
        <w:pStyle w:val="a"/>
        <w:rPr>
          <w:rtl/>
        </w:rPr>
      </w:pPr>
    </w:p>
    <w:p w14:paraId="60222107" w14:textId="77777777" w:rsidR="00000000" w:rsidRDefault="007C71EE">
      <w:pPr>
        <w:pStyle w:val="a"/>
        <w:rPr>
          <w:rFonts w:hint="cs"/>
          <w:rtl/>
        </w:rPr>
      </w:pPr>
      <w:r>
        <w:rPr>
          <w:rFonts w:hint="cs"/>
          <w:rtl/>
        </w:rPr>
        <w:t xml:space="preserve">זמני. </w:t>
      </w:r>
    </w:p>
    <w:p w14:paraId="1859F2D2" w14:textId="77777777" w:rsidR="00000000" w:rsidRDefault="007C71EE">
      <w:pPr>
        <w:pStyle w:val="a"/>
        <w:rPr>
          <w:rFonts w:hint="cs"/>
          <w:rtl/>
        </w:rPr>
      </w:pPr>
    </w:p>
    <w:p w14:paraId="4DC51DA2" w14:textId="77777777" w:rsidR="00000000" w:rsidRDefault="007C71EE">
      <w:pPr>
        <w:pStyle w:val="SpeakerCon"/>
        <w:rPr>
          <w:rtl/>
        </w:rPr>
      </w:pPr>
      <w:bookmarkStart w:id="525" w:name="FS000000433T26_05_2003_22_26_38C"/>
      <w:bookmarkEnd w:id="525"/>
      <w:r>
        <w:rPr>
          <w:rtl/>
        </w:rPr>
        <w:t>דליה איציק (העבודה-מימד):</w:t>
      </w:r>
    </w:p>
    <w:p w14:paraId="1E0EA44C" w14:textId="77777777" w:rsidR="00000000" w:rsidRDefault="007C71EE">
      <w:pPr>
        <w:pStyle w:val="a"/>
        <w:rPr>
          <w:rtl/>
        </w:rPr>
      </w:pPr>
    </w:p>
    <w:p w14:paraId="32C1C649" w14:textId="77777777" w:rsidR="00000000" w:rsidRDefault="007C71EE">
      <w:pPr>
        <w:pStyle w:val="a"/>
        <w:rPr>
          <w:rFonts w:hint="cs"/>
          <w:rtl/>
        </w:rPr>
      </w:pPr>
      <w:r>
        <w:rPr>
          <w:rFonts w:hint="cs"/>
          <w:rtl/>
        </w:rPr>
        <w:t>כמה סמלי, כמה סגירת מעגל, כמה אכזרי אבל כמה סמלי. ואני אומרת לעצמי: הרי מה רוצה איש ציבור? הוא רוצה שהאידיאולוגיה שלו תנצח. דני נוה, תודה. האידיאולוגיה שלנו ניצחה. הדרך שלנו נ</w:t>
      </w:r>
      <w:r>
        <w:rPr>
          <w:rFonts w:hint="cs"/>
          <w:rtl/>
        </w:rPr>
        <w:t xml:space="preserve">יצחה, ואתם צריכים, כמו שאמרתי לכם אתמול, כל הסיעה, כל מי שהיה שם אז, בימים השחורים ההם, לעלות לקברו של האיש ולבקש ממנו סליחה ומחילה. </w:t>
      </w:r>
    </w:p>
    <w:p w14:paraId="4EE0ADB8" w14:textId="77777777" w:rsidR="00000000" w:rsidRDefault="007C71EE">
      <w:pPr>
        <w:pStyle w:val="a"/>
        <w:rPr>
          <w:rFonts w:hint="cs"/>
          <w:rtl/>
        </w:rPr>
      </w:pPr>
    </w:p>
    <w:p w14:paraId="1C754576" w14:textId="77777777" w:rsidR="00000000" w:rsidRDefault="007C71EE">
      <w:pPr>
        <w:pStyle w:val="a"/>
        <w:rPr>
          <w:rFonts w:hint="cs"/>
          <w:rtl/>
        </w:rPr>
      </w:pPr>
      <w:r>
        <w:rPr>
          <w:rFonts w:hint="cs"/>
          <w:rtl/>
        </w:rPr>
        <w:t>חברים, חברי חברי הכנסת, אי-אפשר ביום הזה שלא להתייחס לתוכנית הכלכלית. פתאום נפל לו האסימון לראש הממשלה. פתאום הוא מבין שי</w:t>
      </w:r>
      <w:r>
        <w:rPr>
          <w:rFonts w:hint="cs"/>
          <w:rtl/>
        </w:rPr>
        <w:t xml:space="preserve">ש קשר בין כלכלה לבין שלום. איך אני יודעת? כי היום, בסיעת העבודה, הוא הכה אתכם בשוטים והסביר לכם שהכלכלה לא תצא מהבוץ אם לא יהיה שלום. </w:t>
      </w:r>
    </w:p>
    <w:p w14:paraId="59F67CA2" w14:textId="77777777" w:rsidR="00000000" w:rsidRDefault="007C71EE">
      <w:pPr>
        <w:pStyle w:val="a"/>
        <w:rPr>
          <w:rFonts w:hint="cs"/>
          <w:rtl/>
        </w:rPr>
      </w:pPr>
    </w:p>
    <w:p w14:paraId="6018389A" w14:textId="77777777" w:rsidR="00000000" w:rsidRDefault="007C71EE">
      <w:pPr>
        <w:pStyle w:val="ad"/>
        <w:rPr>
          <w:rtl/>
        </w:rPr>
      </w:pPr>
      <w:r>
        <w:rPr>
          <w:rtl/>
        </w:rPr>
        <w:t>היו"ר אלי בן-מנחם:</w:t>
      </w:r>
    </w:p>
    <w:p w14:paraId="1C405F6A" w14:textId="77777777" w:rsidR="00000000" w:rsidRDefault="007C71EE">
      <w:pPr>
        <w:pStyle w:val="a"/>
        <w:rPr>
          <w:rtl/>
        </w:rPr>
      </w:pPr>
    </w:p>
    <w:p w14:paraId="6C991576" w14:textId="77777777" w:rsidR="00000000" w:rsidRDefault="007C71EE">
      <w:pPr>
        <w:pStyle w:val="a"/>
        <w:rPr>
          <w:rFonts w:hint="cs"/>
          <w:rtl/>
        </w:rPr>
      </w:pPr>
      <w:r>
        <w:rPr>
          <w:rFonts w:hint="cs"/>
          <w:rtl/>
        </w:rPr>
        <w:t xml:space="preserve">בסיעת הליכוד, לא בסיעת העבודה. את סיעת העבודה את ניהלת. </w:t>
      </w:r>
    </w:p>
    <w:p w14:paraId="47D9334C" w14:textId="77777777" w:rsidR="00000000" w:rsidRDefault="007C71EE">
      <w:pPr>
        <w:pStyle w:val="a"/>
        <w:rPr>
          <w:rFonts w:hint="cs"/>
          <w:rtl/>
        </w:rPr>
      </w:pPr>
    </w:p>
    <w:p w14:paraId="7291C5F2" w14:textId="77777777" w:rsidR="00000000" w:rsidRDefault="007C71EE">
      <w:pPr>
        <w:pStyle w:val="SpeakerCon"/>
        <w:rPr>
          <w:rtl/>
        </w:rPr>
      </w:pPr>
      <w:bookmarkStart w:id="526" w:name="FS000000433T26_05_2003_22_29_47C"/>
      <w:bookmarkEnd w:id="526"/>
      <w:r>
        <w:rPr>
          <w:rtl/>
        </w:rPr>
        <w:t>דליה איציק (העבודה-מימד):</w:t>
      </w:r>
    </w:p>
    <w:p w14:paraId="5D63BEDC" w14:textId="77777777" w:rsidR="00000000" w:rsidRDefault="007C71EE">
      <w:pPr>
        <w:pStyle w:val="a"/>
        <w:rPr>
          <w:rtl/>
        </w:rPr>
      </w:pPr>
    </w:p>
    <w:p w14:paraId="569DF821" w14:textId="77777777" w:rsidR="00000000" w:rsidRDefault="007C71EE">
      <w:pPr>
        <w:pStyle w:val="a"/>
        <w:rPr>
          <w:rFonts w:hint="cs"/>
          <w:rtl/>
        </w:rPr>
      </w:pPr>
      <w:r>
        <w:rPr>
          <w:rFonts w:hint="cs"/>
          <w:rtl/>
        </w:rPr>
        <w:t xml:space="preserve">זה נכון. בסיעת </w:t>
      </w:r>
      <w:r>
        <w:rPr>
          <w:rFonts w:hint="cs"/>
          <w:rtl/>
        </w:rPr>
        <w:t xml:space="preserve">הליכוד. תראה, לפי הליכוד זה היה נראה כאילו הוא בסיעת העבודה. זה היה כמעט נאום של מצנע. אז התבלבלתי. לא סתם התבלבלתי. ואני רוצה להסביר פה כמה דברים. </w:t>
      </w:r>
    </w:p>
    <w:p w14:paraId="0544EDA6" w14:textId="77777777" w:rsidR="00000000" w:rsidRDefault="007C71EE">
      <w:pPr>
        <w:pStyle w:val="a"/>
        <w:rPr>
          <w:rFonts w:hint="cs"/>
          <w:rtl/>
        </w:rPr>
      </w:pPr>
    </w:p>
    <w:p w14:paraId="405D9CBF" w14:textId="77777777" w:rsidR="00000000" w:rsidRDefault="007C71EE">
      <w:pPr>
        <w:pStyle w:val="a"/>
        <w:rPr>
          <w:rFonts w:hint="cs"/>
          <w:rtl/>
        </w:rPr>
      </w:pPr>
      <w:r>
        <w:rPr>
          <w:rFonts w:hint="cs"/>
          <w:rtl/>
        </w:rPr>
        <w:t>יושב פה חבר הכנסת אילן שלגי. אני אומרת לעצמי: חבר כנסת חדש. גם אני הייתי חדשה, עוד הלכתי כאן ככה, שחיתי בק</w:t>
      </w:r>
      <w:r>
        <w:rPr>
          <w:rFonts w:hint="cs"/>
          <w:rtl/>
        </w:rPr>
        <w:t xml:space="preserve">ושי, לקח לי זמן. נכנסתם לממשלה. הביא שר האוצר תוכנית. אין לכם מה להגיד? מלה? כלום? כזה ראה וקדש? אין איזה רעיון אחר? משהו אחר להגיד? ואומרים עליכם שאתם מתיימרים לייצג את שכבות הביניים. אני אומרת לך, אילן שלגי, תזכור את המלים שלי: אתם תייצרו את שכבת העניים </w:t>
      </w:r>
      <w:r>
        <w:rPr>
          <w:rFonts w:hint="cs"/>
          <w:rtl/>
        </w:rPr>
        <w:t>החדשה של מדינת ישראל שתבוא משכבת הביניים.</w:t>
      </w:r>
    </w:p>
    <w:p w14:paraId="62532201" w14:textId="77777777" w:rsidR="00000000" w:rsidRDefault="007C71EE">
      <w:pPr>
        <w:pStyle w:val="a"/>
        <w:ind w:firstLine="0"/>
        <w:rPr>
          <w:rFonts w:hint="cs"/>
          <w:rtl/>
        </w:rPr>
      </w:pPr>
    </w:p>
    <w:p w14:paraId="2A4C594E" w14:textId="77777777" w:rsidR="00000000" w:rsidRDefault="007C71EE">
      <w:pPr>
        <w:pStyle w:val="a"/>
        <w:ind w:firstLine="0"/>
        <w:rPr>
          <w:rFonts w:hint="cs"/>
          <w:rtl/>
        </w:rPr>
      </w:pPr>
      <w:r>
        <w:rPr>
          <w:rFonts w:hint="cs"/>
          <w:rtl/>
        </w:rPr>
        <w:tab/>
        <w:t>תסתכל על התוכנית הכלכלית בריחוק, עד כמה שאפשר אובייקטיבי, ותראה בסוף את מי מכה התוכנית הזאת. פעם אחר פעם. אני מתארת לעצמי שלא כל כך נעים לך. אני מבינה מהסכסוכים שהיו לכם היום, והם גם יצאו החוצה, היו מי שאמרו היום</w:t>
      </w:r>
      <w:r>
        <w:rPr>
          <w:rFonts w:hint="cs"/>
          <w:rtl/>
        </w:rPr>
        <w:t xml:space="preserve"> לטומי לפיד: אל תשלוט בנו, אל תעשה לנו דיקטטורה, וכן הלאה וכן הלאה וכן הלאה. שמעתי חלק מהדברים באמצעי התקשורת. אני מניחה שלא נעים לכם, כי אתם מרגישים שזה </w:t>
      </w:r>
      <w:r>
        <w:t>one man show</w:t>
      </w:r>
      <w:r>
        <w:rPr>
          <w:rFonts w:hint="cs"/>
          <w:rtl/>
        </w:rPr>
        <w:t>, שהוא הכניס אתכם לכנסת. אבל אני מאמינה שגם אתם תעמדו על הרגליים שלכם, וגם אתם תגידו לו יו</w:t>
      </w:r>
      <w:r>
        <w:rPr>
          <w:rFonts w:hint="cs"/>
          <w:rtl/>
        </w:rPr>
        <w:t>ם אחד - - -</w:t>
      </w:r>
    </w:p>
    <w:p w14:paraId="4E0AD01D" w14:textId="77777777" w:rsidR="00000000" w:rsidRDefault="007C71EE">
      <w:pPr>
        <w:pStyle w:val="a"/>
        <w:ind w:firstLine="0"/>
        <w:rPr>
          <w:rFonts w:hint="cs"/>
          <w:rtl/>
        </w:rPr>
      </w:pPr>
    </w:p>
    <w:p w14:paraId="0FDECD04" w14:textId="77777777" w:rsidR="00000000" w:rsidRDefault="007C71EE">
      <w:pPr>
        <w:pStyle w:val="ac"/>
        <w:rPr>
          <w:rtl/>
        </w:rPr>
      </w:pPr>
      <w:r>
        <w:rPr>
          <w:rFonts w:hint="eastAsia"/>
          <w:rtl/>
        </w:rPr>
        <w:t>אילן</w:t>
      </w:r>
      <w:r>
        <w:rPr>
          <w:rtl/>
        </w:rPr>
        <w:t xml:space="preserve"> שלגי (שינוי):</w:t>
      </w:r>
    </w:p>
    <w:p w14:paraId="716BDC2E" w14:textId="77777777" w:rsidR="00000000" w:rsidRDefault="007C71EE">
      <w:pPr>
        <w:pStyle w:val="a"/>
        <w:rPr>
          <w:rFonts w:hint="cs"/>
          <w:rtl/>
        </w:rPr>
      </w:pPr>
    </w:p>
    <w:p w14:paraId="51EAC6B9" w14:textId="77777777" w:rsidR="00000000" w:rsidRDefault="007C71EE">
      <w:pPr>
        <w:pStyle w:val="a"/>
        <w:rPr>
          <w:rFonts w:hint="cs"/>
          <w:rtl/>
        </w:rPr>
      </w:pPr>
      <w:r>
        <w:rPr>
          <w:rFonts w:hint="cs"/>
          <w:rtl/>
        </w:rPr>
        <w:t>אני יודע, מה שגם בסיעה שלכם יודעים, שחברי הכנסת החדשים האיכותיים ביותר הם מסיעת שינוי.</w:t>
      </w:r>
    </w:p>
    <w:p w14:paraId="36D68458" w14:textId="77777777" w:rsidR="00000000" w:rsidRDefault="007C71EE">
      <w:pPr>
        <w:pStyle w:val="a"/>
        <w:rPr>
          <w:rFonts w:hint="cs"/>
          <w:rtl/>
        </w:rPr>
      </w:pPr>
    </w:p>
    <w:p w14:paraId="5E9FF557" w14:textId="77777777" w:rsidR="00000000" w:rsidRDefault="007C71EE">
      <w:pPr>
        <w:pStyle w:val="SpeakerCon"/>
        <w:rPr>
          <w:rtl/>
        </w:rPr>
      </w:pPr>
      <w:bookmarkStart w:id="527" w:name="FS000000433T26_05_2003_22_16_31"/>
      <w:bookmarkEnd w:id="527"/>
      <w:r>
        <w:rPr>
          <w:rFonts w:hint="eastAsia"/>
          <w:rtl/>
        </w:rPr>
        <w:t>דליה</w:t>
      </w:r>
      <w:r>
        <w:rPr>
          <w:rtl/>
        </w:rPr>
        <w:t xml:space="preserve"> איציק (העבודה-מימד):</w:t>
      </w:r>
    </w:p>
    <w:p w14:paraId="3993EE7C" w14:textId="77777777" w:rsidR="00000000" w:rsidRDefault="007C71EE">
      <w:pPr>
        <w:pStyle w:val="a"/>
        <w:rPr>
          <w:rFonts w:hint="cs"/>
          <w:rtl/>
        </w:rPr>
      </w:pPr>
    </w:p>
    <w:p w14:paraId="7B30E9C1" w14:textId="77777777" w:rsidR="00000000" w:rsidRDefault="007C71EE">
      <w:pPr>
        <w:pStyle w:val="a"/>
        <w:rPr>
          <w:rFonts w:hint="cs"/>
          <w:rtl/>
        </w:rPr>
      </w:pPr>
      <w:r>
        <w:rPr>
          <w:rFonts w:hint="cs"/>
          <w:rtl/>
        </w:rPr>
        <w:t>איך קובעים את זה?</w:t>
      </w:r>
    </w:p>
    <w:p w14:paraId="1E8481BC" w14:textId="77777777" w:rsidR="00000000" w:rsidRDefault="007C71EE">
      <w:pPr>
        <w:pStyle w:val="a"/>
        <w:rPr>
          <w:rFonts w:hint="cs"/>
          <w:rtl/>
        </w:rPr>
      </w:pPr>
    </w:p>
    <w:p w14:paraId="5C71BD12" w14:textId="77777777" w:rsidR="00000000" w:rsidRDefault="007C71EE">
      <w:pPr>
        <w:pStyle w:val="ac"/>
        <w:rPr>
          <w:rtl/>
        </w:rPr>
      </w:pPr>
      <w:r>
        <w:rPr>
          <w:rFonts w:hint="eastAsia"/>
          <w:rtl/>
        </w:rPr>
        <w:t>אילן</w:t>
      </w:r>
      <w:r>
        <w:rPr>
          <w:rtl/>
        </w:rPr>
        <w:t xml:space="preserve"> שלגי (שינוי):</w:t>
      </w:r>
    </w:p>
    <w:p w14:paraId="126F4916" w14:textId="77777777" w:rsidR="00000000" w:rsidRDefault="007C71EE">
      <w:pPr>
        <w:pStyle w:val="a"/>
        <w:rPr>
          <w:rFonts w:hint="cs"/>
          <w:rtl/>
        </w:rPr>
      </w:pPr>
    </w:p>
    <w:p w14:paraId="525399E6" w14:textId="77777777" w:rsidR="00000000" w:rsidRDefault="007C71EE">
      <w:pPr>
        <w:pStyle w:val="a"/>
        <w:rPr>
          <w:rFonts w:hint="cs"/>
          <w:rtl/>
        </w:rPr>
      </w:pPr>
      <w:r>
        <w:rPr>
          <w:rFonts w:hint="cs"/>
          <w:rtl/>
        </w:rPr>
        <w:t>כך אני שומע בתקשורת.</w:t>
      </w:r>
    </w:p>
    <w:p w14:paraId="6C43DC47" w14:textId="77777777" w:rsidR="00000000" w:rsidRDefault="007C71EE">
      <w:pPr>
        <w:pStyle w:val="a"/>
        <w:rPr>
          <w:rFonts w:hint="cs"/>
          <w:rtl/>
        </w:rPr>
      </w:pPr>
    </w:p>
    <w:p w14:paraId="026673D4" w14:textId="77777777" w:rsidR="00000000" w:rsidRDefault="007C71EE">
      <w:pPr>
        <w:pStyle w:val="SpeakerCon"/>
        <w:rPr>
          <w:rtl/>
        </w:rPr>
      </w:pPr>
      <w:bookmarkStart w:id="528" w:name="FS000000433T26_05_2003_22_17_05C"/>
      <w:bookmarkEnd w:id="528"/>
      <w:r>
        <w:rPr>
          <w:rtl/>
        </w:rPr>
        <w:t>דליה איציק (העבודה-מימד):</w:t>
      </w:r>
    </w:p>
    <w:p w14:paraId="2F762C03" w14:textId="77777777" w:rsidR="00000000" w:rsidRDefault="007C71EE">
      <w:pPr>
        <w:pStyle w:val="a"/>
        <w:rPr>
          <w:rtl/>
        </w:rPr>
      </w:pPr>
    </w:p>
    <w:p w14:paraId="63833812" w14:textId="77777777" w:rsidR="00000000" w:rsidRDefault="007C71EE">
      <w:pPr>
        <w:pStyle w:val="a"/>
        <w:rPr>
          <w:rFonts w:hint="cs"/>
          <w:rtl/>
        </w:rPr>
      </w:pPr>
      <w:r>
        <w:rPr>
          <w:rFonts w:hint="cs"/>
          <w:rtl/>
        </w:rPr>
        <w:t>אנחנו עוד לא שמענו ע</w:t>
      </w:r>
      <w:r>
        <w:rPr>
          <w:rFonts w:hint="cs"/>
          <w:rtl/>
        </w:rPr>
        <w:t>ל זה, חבר הכנסת אילן שלגי. אבל אני מאוד שמחה שאתה כל כך מרוצה.</w:t>
      </w:r>
    </w:p>
    <w:p w14:paraId="3C0AF83C" w14:textId="77777777" w:rsidR="00000000" w:rsidRDefault="007C71EE">
      <w:pPr>
        <w:pStyle w:val="a"/>
        <w:rPr>
          <w:rFonts w:hint="cs"/>
          <w:rtl/>
        </w:rPr>
      </w:pPr>
    </w:p>
    <w:p w14:paraId="0BE1ECA4" w14:textId="77777777" w:rsidR="00000000" w:rsidRDefault="007C71EE">
      <w:pPr>
        <w:pStyle w:val="ac"/>
        <w:rPr>
          <w:rtl/>
        </w:rPr>
      </w:pPr>
      <w:r>
        <w:rPr>
          <w:rFonts w:hint="eastAsia"/>
          <w:rtl/>
        </w:rPr>
        <w:t>אילן</w:t>
      </w:r>
      <w:r>
        <w:rPr>
          <w:rtl/>
        </w:rPr>
        <w:t xml:space="preserve"> שלגי (שינוי):</w:t>
      </w:r>
    </w:p>
    <w:p w14:paraId="7540170F" w14:textId="77777777" w:rsidR="00000000" w:rsidRDefault="007C71EE">
      <w:pPr>
        <w:pStyle w:val="a"/>
        <w:rPr>
          <w:rFonts w:hint="cs"/>
          <w:rtl/>
        </w:rPr>
      </w:pPr>
    </w:p>
    <w:p w14:paraId="36C17F3B" w14:textId="77777777" w:rsidR="00000000" w:rsidRDefault="007C71EE">
      <w:pPr>
        <w:pStyle w:val="a"/>
        <w:rPr>
          <w:rFonts w:hint="cs"/>
          <w:rtl/>
        </w:rPr>
      </w:pPr>
      <w:r>
        <w:rPr>
          <w:rFonts w:hint="cs"/>
          <w:rtl/>
        </w:rPr>
        <w:t>יש לנו הישגים בתוכנית הכלכלית.</w:t>
      </w:r>
    </w:p>
    <w:p w14:paraId="383AB9C0" w14:textId="77777777" w:rsidR="00000000" w:rsidRDefault="007C71EE">
      <w:pPr>
        <w:pStyle w:val="a"/>
        <w:rPr>
          <w:rFonts w:hint="cs"/>
          <w:rtl/>
        </w:rPr>
      </w:pPr>
    </w:p>
    <w:p w14:paraId="3FF4C0E2" w14:textId="77777777" w:rsidR="00000000" w:rsidRDefault="007C71EE">
      <w:pPr>
        <w:pStyle w:val="SpeakerCon"/>
        <w:rPr>
          <w:rtl/>
        </w:rPr>
      </w:pPr>
      <w:bookmarkStart w:id="529" w:name="FS000000433T26_05_2003_22_17_36C"/>
      <w:bookmarkEnd w:id="529"/>
      <w:r>
        <w:rPr>
          <w:rtl/>
        </w:rPr>
        <w:t>דליה איציק (העבודה-מימד):</w:t>
      </w:r>
    </w:p>
    <w:p w14:paraId="2B98788B" w14:textId="77777777" w:rsidR="00000000" w:rsidRDefault="007C71EE">
      <w:pPr>
        <w:pStyle w:val="a"/>
        <w:rPr>
          <w:rtl/>
        </w:rPr>
      </w:pPr>
    </w:p>
    <w:p w14:paraId="13552931" w14:textId="77777777" w:rsidR="00000000" w:rsidRDefault="007C71EE">
      <w:pPr>
        <w:pStyle w:val="a"/>
        <w:rPr>
          <w:rFonts w:hint="cs"/>
          <w:rtl/>
        </w:rPr>
      </w:pPr>
      <w:r>
        <w:rPr>
          <w:rFonts w:hint="cs"/>
          <w:rtl/>
        </w:rPr>
        <w:t>למשל, איזה הישג?</w:t>
      </w:r>
    </w:p>
    <w:p w14:paraId="4519F539" w14:textId="77777777" w:rsidR="00000000" w:rsidRDefault="007C71EE">
      <w:pPr>
        <w:pStyle w:val="ac"/>
        <w:rPr>
          <w:rtl/>
        </w:rPr>
      </w:pPr>
    </w:p>
    <w:p w14:paraId="0FE15CEF" w14:textId="77777777" w:rsidR="00000000" w:rsidRDefault="007C71EE">
      <w:pPr>
        <w:pStyle w:val="ac"/>
        <w:rPr>
          <w:rtl/>
        </w:rPr>
      </w:pPr>
      <w:r>
        <w:rPr>
          <w:rFonts w:hint="eastAsia"/>
          <w:rtl/>
        </w:rPr>
        <w:t>אילן</w:t>
      </w:r>
      <w:r>
        <w:rPr>
          <w:rtl/>
        </w:rPr>
        <w:t xml:space="preserve"> שלגי (שינוי):</w:t>
      </w:r>
    </w:p>
    <w:p w14:paraId="53B6EC67" w14:textId="77777777" w:rsidR="00000000" w:rsidRDefault="007C71EE">
      <w:pPr>
        <w:pStyle w:val="a"/>
        <w:rPr>
          <w:rFonts w:hint="cs"/>
          <w:rtl/>
        </w:rPr>
      </w:pPr>
    </w:p>
    <w:p w14:paraId="2B98125F" w14:textId="77777777" w:rsidR="00000000" w:rsidRDefault="007C71EE">
      <w:pPr>
        <w:pStyle w:val="a"/>
        <w:rPr>
          <w:rFonts w:hint="cs"/>
          <w:rtl/>
        </w:rPr>
      </w:pPr>
      <w:r>
        <w:rPr>
          <w:rFonts w:hint="cs"/>
          <w:rtl/>
        </w:rPr>
        <w:t>מי שלא רוצה, לא שומע.</w:t>
      </w:r>
    </w:p>
    <w:p w14:paraId="04059005" w14:textId="77777777" w:rsidR="00000000" w:rsidRDefault="007C71EE">
      <w:pPr>
        <w:pStyle w:val="a"/>
        <w:rPr>
          <w:rFonts w:hint="cs"/>
          <w:rtl/>
        </w:rPr>
      </w:pPr>
    </w:p>
    <w:p w14:paraId="6472CA8F" w14:textId="77777777" w:rsidR="00000000" w:rsidRDefault="007C71EE">
      <w:pPr>
        <w:pStyle w:val="SpeakerCon"/>
        <w:rPr>
          <w:rtl/>
        </w:rPr>
      </w:pPr>
      <w:bookmarkStart w:id="530" w:name="FS000000433T26_05_2003_22_18_00C"/>
      <w:bookmarkEnd w:id="530"/>
      <w:r>
        <w:rPr>
          <w:rtl/>
        </w:rPr>
        <w:t>דליה איציק (העבודה-מימד):</w:t>
      </w:r>
    </w:p>
    <w:p w14:paraId="22D1B960" w14:textId="77777777" w:rsidR="00000000" w:rsidRDefault="007C71EE">
      <w:pPr>
        <w:pStyle w:val="a"/>
        <w:rPr>
          <w:rtl/>
        </w:rPr>
      </w:pPr>
    </w:p>
    <w:p w14:paraId="62C16127" w14:textId="77777777" w:rsidR="00000000" w:rsidRDefault="007C71EE">
      <w:pPr>
        <w:pStyle w:val="a"/>
        <w:rPr>
          <w:rFonts w:hint="cs"/>
          <w:rtl/>
        </w:rPr>
      </w:pPr>
      <w:r>
        <w:rPr>
          <w:rFonts w:hint="cs"/>
          <w:rtl/>
        </w:rPr>
        <w:t>תראה לי הישג אחד. אפילו ה</w:t>
      </w:r>
      <w:r>
        <w:rPr>
          <w:rFonts w:hint="cs"/>
          <w:rtl/>
        </w:rPr>
        <w:t>מפד"ל, שהיא קטנה מכם בהרבה, השיגה פי כמה יותר. אתה הרי יודע את זה כמוני, וגם בזה נזכרתם רק אתמול בלילה, אז קצת צניעות לא תזיק לך. עוד לא שמעתי על ההישגים הגדולים שלכם.</w:t>
      </w:r>
    </w:p>
    <w:p w14:paraId="2FB907BC" w14:textId="77777777" w:rsidR="00000000" w:rsidRDefault="007C71EE">
      <w:pPr>
        <w:pStyle w:val="a"/>
        <w:rPr>
          <w:rFonts w:hint="cs"/>
          <w:rtl/>
        </w:rPr>
      </w:pPr>
    </w:p>
    <w:p w14:paraId="686A86B8" w14:textId="77777777" w:rsidR="00000000" w:rsidRDefault="007C71EE">
      <w:pPr>
        <w:pStyle w:val="ac"/>
        <w:rPr>
          <w:rtl/>
        </w:rPr>
      </w:pPr>
      <w:r>
        <w:rPr>
          <w:rFonts w:hint="eastAsia"/>
          <w:rtl/>
        </w:rPr>
        <w:t>אילן</w:t>
      </w:r>
      <w:r>
        <w:rPr>
          <w:rtl/>
        </w:rPr>
        <w:t xml:space="preserve"> שלגי (שינוי):</w:t>
      </w:r>
    </w:p>
    <w:p w14:paraId="59BF2F5D" w14:textId="77777777" w:rsidR="00000000" w:rsidRDefault="007C71EE">
      <w:pPr>
        <w:pStyle w:val="a"/>
        <w:rPr>
          <w:rFonts w:hint="cs"/>
          <w:rtl/>
        </w:rPr>
      </w:pPr>
    </w:p>
    <w:p w14:paraId="1688D98E" w14:textId="77777777" w:rsidR="00000000" w:rsidRDefault="007C71EE">
      <w:pPr>
        <w:pStyle w:val="a"/>
        <w:rPr>
          <w:rFonts w:hint="cs"/>
          <w:rtl/>
        </w:rPr>
      </w:pPr>
      <w:r>
        <w:rPr>
          <w:rFonts w:hint="cs"/>
          <w:rtl/>
        </w:rPr>
        <w:t>על ההישגים שלנו צריך לדבר עם חבר הכנסת גפני, אבל המאזן קצת השתנה לא</w:t>
      </w:r>
      <w:r>
        <w:rPr>
          <w:rFonts w:hint="cs"/>
          <w:rtl/>
        </w:rPr>
        <w:t>חרונה. מה לעשות.</w:t>
      </w:r>
    </w:p>
    <w:p w14:paraId="1B0EDD1A" w14:textId="77777777" w:rsidR="00000000" w:rsidRDefault="007C71EE">
      <w:pPr>
        <w:pStyle w:val="a"/>
        <w:rPr>
          <w:rFonts w:hint="cs"/>
          <w:rtl/>
        </w:rPr>
      </w:pPr>
    </w:p>
    <w:p w14:paraId="2444F0FC" w14:textId="77777777" w:rsidR="00000000" w:rsidRDefault="007C71EE">
      <w:pPr>
        <w:pStyle w:val="SpeakerCon"/>
        <w:rPr>
          <w:rtl/>
        </w:rPr>
      </w:pPr>
      <w:bookmarkStart w:id="531" w:name="FS000000433T26_05_2003_22_19_40C"/>
      <w:bookmarkEnd w:id="531"/>
      <w:r>
        <w:rPr>
          <w:rtl/>
        </w:rPr>
        <w:t>דליה איציק (העבודה-מימד):</w:t>
      </w:r>
    </w:p>
    <w:p w14:paraId="03DDB26A" w14:textId="77777777" w:rsidR="00000000" w:rsidRDefault="007C71EE">
      <w:pPr>
        <w:pStyle w:val="a"/>
        <w:rPr>
          <w:rtl/>
        </w:rPr>
      </w:pPr>
    </w:p>
    <w:p w14:paraId="6B124F31" w14:textId="77777777" w:rsidR="00000000" w:rsidRDefault="007C71EE">
      <w:pPr>
        <w:pStyle w:val="a"/>
        <w:rPr>
          <w:rFonts w:hint="cs"/>
          <w:rtl/>
        </w:rPr>
      </w:pPr>
      <w:r>
        <w:rPr>
          <w:rFonts w:hint="cs"/>
          <w:rtl/>
        </w:rPr>
        <w:t>איזה מאזן?</w:t>
      </w:r>
    </w:p>
    <w:p w14:paraId="3874FDF7" w14:textId="77777777" w:rsidR="00000000" w:rsidRDefault="007C71EE">
      <w:pPr>
        <w:pStyle w:val="a"/>
        <w:rPr>
          <w:rFonts w:hint="cs"/>
          <w:rtl/>
        </w:rPr>
      </w:pPr>
    </w:p>
    <w:p w14:paraId="7B3FCD9C" w14:textId="77777777" w:rsidR="00000000" w:rsidRDefault="007C71EE">
      <w:pPr>
        <w:pStyle w:val="ac"/>
        <w:rPr>
          <w:rtl/>
        </w:rPr>
      </w:pPr>
      <w:r>
        <w:rPr>
          <w:rFonts w:hint="eastAsia"/>
          <w:rtl/>
        </w:rPr>
        <w:t>אילן</w:t>
      </w:r>
      <w:r>
        <w:rPr>
          <w:rtl/>
        </w:rPr>
        <w:t xml:space="preserve"> שלגי (שינוי):</w:t>
      </w:r>
    </w:p>
    <w:p w14:paraId="59BFD48E" w14:textId="77777777" w:rsidR="00000000" w:rsidRDefault="007C71EE">
      <w:pPr>
        <w:pStyle w:val="a"/>
        <w:rPr>
          <w:rFonts w:hint="cs"/>
          <w:rtl/>
        </w:rPr>
      </w:pPr>
    </w:p>
    <w:p w14:paraId="2F4A213B" w14:textId="77777777" w:rsidR="00000000" w:rsidRDefault="007C71EE">
      <w:pPr>
        <w:pStyle w:val="a"/>
        <w:rPr>
          <w:rFonts w:hint="cs"/>
          <w:rtl/>
        </w:rPr>
      </w:pPr>
      <w:r>
        <w:rPr>
          <w:rFonts w:hint="cs"/>
          <w:rtl/>
        </w:rPr>
        <w:t>המאזן של כספים שעברו מאלה שרק לקחו מהמדינה לאלה שגם נותנים למדינה.</w:t>
      </w:r>
    </w:p>
    <w:p w14:paraId="49E99F83" w14:textId="77777777" w:rsidR="00000000" w:rsidRDefault="007C71EE">
      <w:pPr>
        <w:pStyle w:val="a"/>
        <w:rPr>
          <w:rFonts w:hint="cs"/>
          <w:rtl/>
        </w:rPr>
      </w:pPr>
    </w:p>
    <w:p w14:paraId="22993E95" w14:textId="77777777" w:rsidR="00000000" w:rsidRDefault="007C71EE">
      <w:pPr>
        <w:pStyle w:val="ac"/>
        <w:rPr>
          <w:rtl/>
        </w:rPr>
      </w:pPr>
      <w:r>
        <w:rPr>
          <w:rFonts w:hint="eastAsia"/>
          <w:rtl/>
        </w:rPr>
        <w:t>משה</w:t>
      </w:r>
      <w:r>
        <w:rPr>
          <w:rtl/>
        </w:rPr>
        <w:t xml:space="preserve"> גפני (יהדות התורה):</w:t>
      </w:r>
    </w:p>
    <w:p w14:paraId="6C02935F" w14:textId="77777777" w:rsidR="00000000" w:rsidRDefault="007C71EE">
      <w:pPr>
        <w:pStyle w:val="a"/>
        <w:rPr>
          <w:rFonts w:hint="cs"/>
          <w:rtl/>
        </w:rPr>
      </w:pPr>
    </w:p>
    <w:p w14:paraId="39DC9B06" w14:textId="77777777" w:rsidR="00000000" w:rsidRDefault="007C71EE">
      <w:pPr>
        <w:pStyle w:val="a"/>
        <w:rPr>
          <w:rFonts w:hint="cs"/>
          <w:rtl/>
        </w:rPr>
      </w:pPr>
      <w:r>
        <w:rPr>
          <w:rFonts w:hint="cs"/>
          <w:rtl/>
        </w:rPr>
        <w:t>הססמאות חזרו אלינו.</w:t>
      </w:r>
    </w:p>
    <w:p w14:paraId="5F34043A" w14:textId="77777777" w:rsidR="00000000" w:rsidRDefault="007C71EE">
      <w:pPr>
        <w:pStyle w:val="a"/>
        <w:rPr>
          <w:rFonts w:hint="cs"/>
          <w:rtl/>
        </w:rPr>
      </w:pPr>
    </w:p>
    <w:p w14:paraId="6993171C" w14:textId="77777777" w:rsidR="00000000" w:rsidRDefault="007C71EE">
      <w:pPr>
        <w:pStyle w:val="SpeakerCon"/>
        <w:rPr>
          <w:rtl/>
        </w:rPr>
      </w:pPr>
      <w:bookmarkStart w:id="532" w:name="FS000000433T26_05_2003_22_19_58C"/>
      <w:bookmarkEnd w:id="532"/>
      <w:r>
        <w:rPr>
          <w:rtl/>
        </w:rPr>
        <w:t>דליה איציק (העבודה-מימד):</w:t>
      </w:r>
    </w:p>
    <w:p w14:paraId="4AEA788B" w14:textId="77777777" w:rsidR="00000000" w:rsidRDefault="007C71EE">
      <w:pPr>
        <w:pStyle w:val="a"/>
        <w:rPr>
          <w:rtl/>
        </w:rPr>
      </w:pPr>
    </w:p>
    <w:p w14:paraId="201F5180" w14:textId="77777777" w:rsidR="00000000" w:rsidRDefault="007C71EE">
      <w:pPr>
        <w:pStyle w:val="a"/>
        <w:rPr>
          <w:rtl/>
        </w:rPr>
      </w:pPr>
      <w:r>
        <w:rPr>
          <w:rFonts w:hint="cs"/>
          <w:rtl/>
        </w:rPr>
        <w:t xml:space="preserve">אני שואלת אותך, חבר הכנסת אילן שלגי - </w:t>
      </w:r>
      <w:r>
        <w:rPr>
          <w:rFonts w:hint="cs"/>
          <w:rtl/>
        </w:rPr>
        <w:t xml:space="preserve">אני קצת למדתי עליך, ואני מניחה שאני יודעת קצת מאיפה באת - איך אתה חי עם זה? אתה לא מבין שנשברו פה קודים של שנים? לא כתבו אותם בשום מקום, זה לא היה הסכם, זה לא היה הבנה, זה לא היה אמנה, אבל היה ברור שלא מפטרים אנשים באישון לילה. זה היה </w:t>
      </w:r>
      <w:r>
        <w:t>well-known</w:t>
      </w:r>
      <w:r>
        <w:rPr>
          <w:rFonts w:hint="cs"/>
          <w:rtl/>
        </w:rPr>
        <w:t>.</w:t>
      </w:r>
    </w:p>
    <w:p w14:paraId="6C866FA4" w14:textId="77777777" w:rsidR="00000000" w:rsidRDefault="007C71EE">
      <w:pPr>
        <w:pStyle w:val="a"/>
        <w:rPr>
          <w:rtl/>
        </w:rPr>
      </w:pPr>
    </w:p>
    <w:p w14:paraId="7C75E61A" w14:textId="77777777" w:rsidR="00000000" w:rsidRDefault="007C71EE">
      <w:pPr>
        <w:pStyle w:val="ac"/>
        <w:rPr>
          <w:rtl/>
        </w:rPr>
      </w:pPr>
      <w:r>
        <w:rPr>
          <w:rFonts w:hint="eastAsia"/>
          <w:rtl/>
        </w:rPr>
        <w:t>אילן</w:t>
      </w:r>
      <w:r>
        <w:rPr>
          <w:rtl/>
        </w:rPr>
        <w:t xml:space="preserve"> שלג</w:t>
      </w:r>
      <w:r>
        <w:rPr>
          <w:rtl/>
        </w:rPr>
        <w:t>י (שינוי):</w:t>
      </w:r>
    </w:p>
    <w:p w14:paraId="520979A4" w14:textId="77777777" w:rsidR="00000000" w:rsidRDefault="007C71EE">
      <w:pPr>
        <w:pStyle w:val="a"/>
        <w:rPr>
          <w:rFonts w:hint="cs"/>
          <w:rtl/>
        </w:rPr>
      </w:pPr>
    </w:p>
    <w:p w14:paraId="508C6EB4" w14:textId="77777777" w:rsidR="00000000" w:rsidRDefault="007C71EE">
      <w:pPr>
        <w:pStyle w:val="a"/>
        <w:rPr>
          <w:rFonts w:hint="cs"/>
          <w:rtl/>
        </w:rPr>
      </w:pPr>
      <w:r>
        <w:rPr>
          <w:rFonts w:hint="cs"/>
          <w:rtl/>
        </w:rPr>
        <w:t>אין ספק, זאת היתה חוצפה.</w:t>
      </w:r>
    </w:p>
    <w:p w14:paraId="367FDF56" w14:textId="77777777" w:rsidR="00000000" w:rsidRDefault="007C71EE">
      <w:pPr>
        <w:pStyle w:val="SpeakerCon"/>
        <w:rPr>
          <w:rtl/>
        </w:rPr>
      </w:pPr>
      <w:bookmarkStart w:id="533" w:name="FS000000433T26_05_2003_22_22_08C"/>
      <w:bookmarkEnd w:id="533"/>
    </w:p>
    <w:p w14:paraId="62A7A7F4" w14:textId="77777777" w:rsidR="00000000" w:rsidRDefault="007C71EE">
      <w:pPr>
        <w:pStyle w:val="SpeakerCon"/>
        <w:rPr>
          <w:rtl/>
        </w:rPr>
      </w:pPr>
      <w:r>
        <w:rPr>
          <w:rtl/>
        </w:rPr>
        <w:t>דליה איציק (העבודה-מימד):</w:t>
      </w:r>
    </w:p>
    <w:p w14:paraId="54E320F1" w14:textId="77777777" w:rsidR="00000000" w:rsidRDefault="007C71EE">
      <w:pPr>
        <w:pStyle w:val="a"/>
        <w:rPr>
          <w:rtl/>
        </w:rPr>
      </w:pPr>
    </w:p>
    <w:p w14:paraId="2873AD92" w14:textId="77777777" w:rsidR="00000000" w:rsidRDefault="007C71EE">
      <w:pPr>
        <w:pStyle w:val="a"/>
        <w:rPr>
          <w:rFonts w:hint="cs"/>
          <w:rtl/>
        </w:rPr>
      </w:pPr>
      <w:r>
        <w:rPr>
          <w:rFonts w:hint="cs"/>
          <w:rtl/>
        </w:rPr>
        <w:t>מה עשית עם זה? מה עשית עם זה?</w:t>
      </w:r>
    </w:p>
    <w:p w14:paraId="78D682B7" w14:textId="77777777" w:rsidR="00000000" w:rsidRDefault="007C71EE">
      <w:pPr>
        <w:pStyle w:val="a"/>
        <w:rPr>
          <w:rFonts w:hint="cs"/>
          <w:rtl/>
        </w:rPr>
      </w:pPr>
    </w:p>
    <w:p w14:paraId="5861AE06" w14:textId="77777777" w:rsidR="00000000" w:rsidRDefault="007C71EE">
      <w:pPr>
        <w:pStyle w:val="ac"/>
        <w:rPr>
          <w:rtl/>
        </w:rPr>
      </w:pPr>
      <w:r>
        <w:rPr>
          <w:rFonts w:hint="eastAsia"/>
          <w:rtl/>
        </w:rPr>
        <w:t>אילן</w:t>
      </w:r>
      <w:r>
        <w:rPr>
          <w:rtl/>
        </w:rPr>
        <w:t xml:space="preserve"> שלגי (שינוי):</w:t>
      </w:r>
    </w:p>
    <w:p w14:paraId="365E0CA6" w14:textId="77777777" w:rsidR="00000000" w:rsidRDefault="007C71EE">
      <w:pPr>
        <w:pStyle w:val="a"/>
        <w:rPr>
          <w:rFonts w:hint="cs"/>
          <w:rtl/>
        </w:rPr>
      </w:pPr>
    </w:p>
    <w:p w14:paraId="5118086E" w14:textId="77777777" w:rsidR="00000000" w:rsidRDefault="007C71EE">
      <w:pPr>
        <w:pStyle w:val="a"/>
        <w:rPr>
          <w:rFonts w:hint="cs"/>
          <w:rtl/>
        </w:rPr>
      </w:pPr>
      <w:r>
        <w:rPr>
          <w:rFonts w:hint="cs"/>
          <w:rtl/>
        </w:rPr>
        <w:t>אני, כיושב-ראש, קראתי לפטר את האדם שאחראי לזה.</w:t>
      </w:r>
    </w:p>
    <w:p w14:paraId="220852C8" w14:textId="77777777" w:rsidR="00000000" w:rsidRDefault="007C71EE">
      <w:pPr>
        <w:pStyle w:val="a"/>
        <w:rPr>
          <w:rFonts w:hint="cs"/>
          <w:rtl/>
        </w:rPr>
      </w:pPr>
    </w:p>
    <w:p w14:paraId="345C8EEF" w14:textId="77777777" w:rsidR="00000000" w:rsidRDefault="007C71EE">
      <w:pPr>
        <w:pStyle w:val="SpeakerCon"/>
        <w:rPr>
          <w:rtl/>
        </w:rPr>
      </w:pPr>
      <w:bookmarkStart w:id="534" w:name="FS000000433T26_05_2003_22_22_35C"/>
      <w:bookmarkEnd w:id="534"/>
      <w:r>
        <w:rPr>
          <w:rtl/>
        </w:rPr>
        <w:t>דליה איציק (העבודה-מימד):</w:t>
      </w:r>
    </w:p>
    <w:p w14:paraId="5DE43D37" w14:textId="77777777" w:rsidR="00000000" w:rsidRDefault="007C71EE">
      <w:pPr>
        <w:pStyle w:val="a"/>
        <w:rPr>
          <w:rtl/>
        </w:rPr>
      </w:pPr>
    </w:p>
    <w:p w14:paraId="180D5162" w14:textId="77777777" w:rsidR="00000000" w:rsidRDefault="007C71EE">
      <w:pPr>
        <w:pStyle w:val="a"/>
        <w:rPr>
          <w:rFonts w:hint="cs"/>
          <w:rtl/>
        </w:rPr>
      </w:pPr>
      <w:r>
        <w:rPr>
          <w:rFonts w:hint="cs"/>
          <w:rtl/>
        </w:rPr>
        <w:t>חבר הכנסת אילן שלגי, אמרתי לך שבאתי מייצוג של עובדים, מהמורים, זה</w:t>
      </w:r>
      <w:r>
        <w:rPr>
          <w:rFonts w:hint="cs"/>
          <w:rtl/>
        </w:rPr>
        <w:t xml:space="preserve"> לא בדיוק ארגון הכי קטן, כידוע לך. אף פעם לא פיטרו מורים בערב חג. אף פעם לא פיטרו אנשים בערב חג.</w:t>
      </w:r>
    </w:p>
    <w:p w14:paraId="51F7CD61" w14:textId="77777777" w:rsidR="00000000" w:rsidRDefault="007C71EE">
      <w:pPr>
        <w:pStyle w:val="a"/>
        <w:rPr>
          <w:rFonts w:hint="cs"/>
          <w:rtl/>
        </w:rPr>
      </w:pPr>
    </w:p>
    <w:p w14:paraId="2A8EE598" w14:textId="77777777" w:rsidR="00000000" w:rsidRDefault="007C71EE">
      <w:pPr>
        <w:pStyle w:val="ac"/>
        <w:rPr>
          <w:rtl/>
        </w:rPr>
      </w:pPr>
      <w:r>
        <w:rPr>
          <w:rFonts w:hint="eastAsia"/>
          <w:rtl/>
        </w:rPr>
        <w:t>אילן</w:t>
      </w:r>
      <w:r>
        <w:rPr>
          <w:rtl/>
        </w:rPr>
        <w:t xml:space="preserve"> שלגי (שינוי):</w:t>
      </w:r>
    </w:p>
    <w:p w14:paraId="470ACC83" w14:textId="77777777" w:rsidR="00000000" w:rsidRDefault="007C71EE">
      <w:pPr>
        <w:pStyle w:val="a"/>
        <w:rPr>
          <w:rFonts w:hint="cs"/>
          <w:rtl/>
        </w:rPr>
      </w:pPr>
    </w:p>
    <w:p w14:paraId="0454A4B2" w14:textId="77777777" w:rsidR="00000000" w:rsidRDefault="007C71EE">
      <w:pPr>
        <w:pStyle w:val="a"/>
        <w:rPr>
          <w:rFonts w:hint="cs"/>
          <w:rtl/>
        </w:rPr>
      </w:pPr>
      <w:r>
        <w:rPr>
          <w:rFonts w:hint="cs"/>
          <w:rtl/>
        </w:rPr>
        <w:t>חברת הכנסת איציק, את צודקת, זאת היה בושה, וגיניתי את זה.</w:t>
      </w:r>
    </w:p>
    <w:p w14:paraId="3E3EF1BE" w14:textId="77777777" w:rsidR="00000000" w:rsidRDefault="007C71EE">
      <w:pPr>
        <w:pStyle w:val="a"/>
        <w:rPr>
          <w:rFonts w:hint="cs"/>
          <w:rtl/>
        </w:rPr>
      </w:pPr>
    </w:p>
    <w:p w14:paraId="0FCCDEE4" w14:textId="77777777" w:rsidR="00000000" w:rsidRDefault="007C71EE">
      <w:pPr>
        <w:pStyle w:val="SpeakerCon"/>
        <w:rPr>
          <w:rtl/>
        </w:rPr>
      </w:pPr>
      <w:bookmarkStart w:id="535" w:name="FS000000433T26_05_2003_22_23_50C"/>
      <w:bookmarkEnd w:id="535"/>
      <w:r>
        <w:rPr>
          <w:rtl/>
        </w:rPr>
        <w:t>דליה איציק (העבודה-מימד):</w:t>
      </w:r>
    </w:p>
    <w:p w14:paraId="418F94A3" w14:textId="77777777" w:rsidR="00000000" w:rsidRDefault="007C71EE">
      <w:pPr>
        <w:pStyle w:val="a"/>
        <w:rPr>
          <w:rtl/>
        </w:rPr>
      </w:pPr>
    </w:p>
    <w:p w14:paraId="3C4619D1" w14:textId="77777777" w:rsidR="00000000" w:rsidRDefault="007C71EE">
      <w:pPr>
        <w:pStyle w:val="a"/>
        <w:rPr>
          <w:rFonts w:hint="cs"/>
          <w:rtl/>
        </w:rPr>
      </w:pPr>
      <w:r>
        <w:rPr>
          <w:rFonts w:hint="cs"/>
          <w:rtl/>
        </w:rPr>
        <w:t>ומה קראתם? מה עשיתם עם זה?</w:t>
      </w:r>
    </w:p>
    <w:p w14:paraId="68593047" w14:textId="77777777" w:rsidR="00000000" w:rsidRDefault="007C71EE">
      <w:pPr>
        <w:pStyle w:val="a"/>
        <w:rPr>
          <w:rFonts w:hint="cs"/>
          <w:rtl/>
        </w:rPr>
      </w:pPr>
    </w:p>
    <w:p w14:paraId="409E0D54" w14:textId="77777777" w:rsidR="00000000" w:rsidRDefault="007C71EE">
      <w:pPr>
        <w:pStyle w:val="ad"/>
        <w:rPr>
          <w:rtl/>
        </w:rPr>
      </w:pPr>
      <w:r>
        <w:rPr>
          <w:rtl/>
        </w:rPr>
        <w:t>היו"ר אלי בן-מנחם:</w:t>
      </w:r>
    </w:p>
    <w:p w14:paraId="0A721AD2" w14:textId="77777777" w:rsidR="00000000" w:rsidRDefault="007C71EE">
      <w:pPr>
        <w:pStyle w:val="a"/>
        <w:rPr>
          <w:rtl/>
        </w:rPr>
      </w:pPr>
    </w:p>
    <w:p w14:paraId="567BB2D2" w14:textId="77777777" w:rsidR="00000000" w:rsidRDefault="007C71EE">
      <w:pPr>
        <w:pStyle w:val="a"/>
        <w:rPr>
          <w:rFonts w:hint="cs"/>
          <w:rtl/>
        </w:rPr>
      </w:pPr>
      <w:r>
        <w:rPr>
          <w:rFonts w:hint="cs"/>
          <w:rtl/>
        </w:rPr>
        <w:t>חבר ה</w:t>
      </w:r>
      <w:r>
        <w:rPr>
          <w:rFonts w:hint="cs"/>
          <w:rtl/>
        </w:rPr>
        <w:t>כנסת שלגי אמר שהוא גינה את זה.</w:t>
      </w:r>
    </w:p>
    <w:p w14:paraId="6287F588" w14:textId="77777777" w:rsidR="00000000" w:rsidRDefault="007C71EE">
      <w:pPr>
        <w:pStyle w:val="a"/>
        <w:rPr>
          <w:rFonts w:hint="cs"/>
          <w:rtl/>
        </w:rPr>
      </w:pPr>
    </w:p>
    <w:p w14:paraId="14E35B0B" w14:textId="77777777" w:rsidR="00000000" w:rsidRDefault="007C71EE">
      <w:pPr>
        <w:pStyle w:val="ac"/>
        <w:rPr>
          <w:rtl/>
        </w:rPr>
      </w:pPr>
      <w:r>
        <w:rPr>
          <w:rFonts w:hint="eastAsia"/>
          <w:rtl/>
        </w:rPr>
        <w:t>אילן</w:t>
      </w:r>
      <w:r>
        <w:rPr>
          <w:rtl/>
        </w:rPr>
        <w:t xml:space="preserve"> שלגי (שינוי):</w:t>
      </w:r>
    </w:p>
    <w:p w14:paraId="71287967" w14:textId="77777777" w:rsidR="00000000" w:rsidRDefault="007C71EE">
      <w:pPr>
        <w:pStyle w:val="a"/>
        <w:rPr>
          <w:rFonts w:hint="cs"/>
          <w:rtl/>
        </w:rPr>
      </w:pPr>
    </w:p>
    <w:p w14:paraId="38C65E67" w14:textId="77777777" w:rsidR="00000000" w:rsidRDefault="007C71EE">
      <w:pPr>
        <w:pStyle w:val="a"/>
        <w:rPr>
          <w:rFonts w:hint="cs"/>
          <w:rtl/>
        </w:rPr>
      </w:pPr>
      <w:r>
        <w:rPr>
          <w:rFonts w:hint="cs"/>
          <w:rtl/>
        </w:rPr>
        <w:t>יצאתי בהודעה לעיתונות, כיושב-ראש ועדת החינוך, וקראתי לשרת החינוך לפטר את האדם שאחראי לשערורייה הזאת.</w:t>
      </w:r>
    </w:p>
    <w:p w14:paraId="2D20642B" w14:textId="77777777" w:rsidR="00000000" w:rsidRDefault="007C71EE">
      <w:pPr>
        <w:pStyle w:val="a"/>
        <w:rPr>
          <w:rFonts w:hint="cs"/>
          <w:rtl/>
        </w:rPr>
      </w:pPr>
    </w:p>
    <w:p w14:paraId="4EAF9BCA" w14:textId="77777777" w:rsidR="00000000" w:rsidRDefault="007C71EE">
      <w:pPr>
        <w:pStyle w:val="SpeakerCon"/>
        <w:rPr>
          <w:rtl/>
        </w:rPr>
      </w:pPr>
      <w:bookmarkStart w:id="536" w:name="FS000000433T26_05_2003_22_25_04C"/>
      <w:bookmarkEnd w:id="536"/>
      <w:r>
        <w:rPr>
          <w:rtl/>
        </w:rPr>
        <w:t>דליה איציק (העבודה-מימד):</w:t>
      </w:r>
    </w:p>
    <w:p w14:paraId="41F869E0" w14:textId="77777777" w:rsidR="00000000" w:rsidRDefault="007C71EE">
      <w:pPr>
        <w:pStyle w:val="a"/>
        <w:rPr>
          <w:rtl/>
        </w:rPr>
      </w:pPr>
    </w:p>
    <w:p w14:paraId="720299E1" w14:textId="77777777" w:rsidR="00000000" w:rsidRDefault="007C71EE">
      <w:pPr>
        <w:pStyle w:val="a"/>
        <w:rPr>
          <w:rFonts w:hint="cs"/>
          <w:rtl/>
        </w:rPr>
      </w:pPr>
      <w:r>
        <w:rPr>
          <w:rFonts w:hint="cs"/>
          <w:rtl/>
        </w:rPr>
        <w:t>משום מה, שרת החינוך נכנסה למחתרת באותם שבועות. יש לה מה להגיד על כל דבר, על</w:t>
      </w:r>
      <w:r>
        <w:rPr>
          <w:rFonts w:hint="cs"/>
          <w:rtl/>
        </w:rPr>
        <w:t xml:space="preserve"> כל מלה. משום מה, בשבוע הזה אפילו לא תבעת ממנה להשמיע את קולה. אבל אני גם יודעת שיש אחריות מיניסטריאלית, גם אתה שמעת על זה, אני מניחה.</w:t>
      </w:r>
    </w:p>
    <w:p w14:paraId="68D62EF8" w14:textId="77777777" w:rsidR="00000000" w:rsidRDefault="007C71EE">
      <w:pPr>
        <w:pStyle w:val="a"/>
        <w:rPr>
          <w:rFonts w:hint="cs"/>
          <w:rtl/>
        </w:rPr>
      </w:pPr>
    </w:p>
    <w:p w14:paraId="7BD4BF06" w14:textId="77777777" w:rsidR="00000000" w:rsidRDefault="007C71EE">
      <w:pPr>
        <w:pStyle w:val="a"/>
        <w:rPr>
          <w:rFonts w:hint="cs"/>
          <w:rtl/>
        </w:rPr>
      </w:pPr>
      <w:r>
        <w:rPr>
          <w:rFonts w:hint="cs"/>
          <w:rtl/>
        </w:rPr>
        <w:t>אני רוצה לשאול אותך עוד שאלה, חבר הכנסת אילן שלגי. הרי מנסים להציג לנו כאילו המגזר הציבורי מנופח. אני אומרת לך: שר האוצר</w:t>
      </w:r>
      <w:r>
        <w:rPr>
          <w:rFonts w:hint="cs"/>
          <w:rtl/>
        </w:rPr>
        <w:t xml:space="preserve"> צודק. המגזר הציבורי כנראה גם קצת מנופח. נו? עכשיו יפטרו את האנשים הללו, יזרקו אותם החוצה, אז מחכה להם עבודה בחוץ? מה בדיוק יעשו אתם? תגיד לי אתה. </w:t>
      </w:r>
    </w:p>
    <w:p w14:paraId="2BB14EB4" w14:textId="77777777" w:rsidR="00000000" w:rsidRDefault="007C71EE">
      <w:pPr>
        <w:pStyle w:val="a"/>
        <w:rPr>
          <w:rFonts w:hint="cs"/>
          <w:rtl/>
        </w:rPr>
      </w:pPr>
    </w:p>
    <w:p w14:paraId="4C251D3E" w14:textId="77777777" w:rsidR="00000000" w:rsidRDefault="007C71EE">
      <w:pPr>
        <w:pStyle w:val="a"/>
        <w:rPr>
          <w:rFonts w:hint="cs"/>
          <w:rtl/>
        </w:rPr>
      </w:pPr>
      <w:r>
        <w:rPr>
          <w:rFonts w:hint="cs"/>
          <w:rtl/>
        </w:rPr>
        <w:t>אני רוצה להבין, יש פרויקטים מוטי צמיחה, הולכים להשקיע פה בתשתיות מסוימות? שמת לב שבתוכנית הכלכלית המלה צמיח</w:t>
      </w:r>
      <w:r>
        <w:rPr>
          <w:rFonts w:hint="cs"/>
          <w:rtl/>
        </w:rPr>
        <w:t>ה מופיעה כל כך מעט פעמים? לא בכדי, תאמין לי. שים לב מה קורה עם ההיי-טק, אתה יושב-ראש ועדת החינוך של הכנסת, כמעט אין שם כסף שמופנה למה שמחולל צמיחה אמיתית במשק. שים לב לזה. שים לב לזה שאותם אנשים שילכו הביתה, שעמיר פרץ נלחם גם עליהם, אבל לא רק עליהם, אני מק</w:t>
      </w:r>
      <w:r>
        <w:rPr>
          <w:rFonts w:hint="cs"/>
          <w:rtl/>
        </w:rPr>
        <w:t>ווה, ואנחנו נראה על מה עוד הוא יילחם, אני אומרת לך שאין לאנשים הללו לאן ללכת.</w:t>
      </w:r>
    </w:p>
    <w:p w14:paraId="46DFA2CC" w14:textId="77777777" w:rsidR="00000000" w:rsidRDefault="007C71EE">
      <w:pPr>
        <w:pStyle w:val="a"/>
        <w:rPr>
          <w:rFonts w:hint="cs"/>
          <w:rtl/>
        </w:rPr>
      </w:pPr>
    </w:p>
    <w:p w14:paraId="0C754CB2" w14:textId="77777777" w:rsidR="00000000" w:rsidRDefault="007C71EE">
      <w:pPr>
        <w:pStyle w:val="a"/>
        <w:rPr>
          <w:rFonts w:hint="cs"/>
          <w:rtl/>
        </w:rPr>
      </w:pPr>
      <w:r>
        <w:rPr>
          <w:rFonts w:hint="cs"/>
          <w:rtl/>
        </w:rPr>
        <w:t>אתה ואני קוראים על מתאבדים. מה יש לי להגיד? כמובן, התופעה מזוויעה, והיא הולכת וגוברת, אבל תאר לעצמך באיזו מצוקה האנשים הללו שרויים כשהם לוקחים את חייהם בידיהם. תחשוב מה עובר אדם</w:t>
      </w:r>
      <w:r>
        <w:rPr>
          <w:rFonts w:hint="cs"/>
          <w:rtl/>
        </w:rPr>
        <w:t xml:space="preserve"> כזה, כשהוא מגיע לאמבטיה, מה קורה לו בדרך, ואולי הוא חוזר בו, והוא תולה את עצמו, והילדים רואים. אני חושבת לעצמי על חמש הדקות האלה, על שלוש הדקות, על הדקה הזאת, עד שהוא מחליט לעשות את זה. מה עובר לו בראש? מי יודע מה סאת הייסורים שהאיש הזה עבר? זה לא אומר לך</w:t>
      </w:r>
      <w:r>
        <w:rPr>
          <w:rFonts w:hint="cs"/>
          <w:rtl/>
        </w:rPr>
        <w:t xml:space="preserve"> משהו - שבחודשיים האחרונים הממשלה הזאת הצמיחה מתאבדים? אין צמיחה, יש צמיחת מתאבדים. זאת האמת. אז לא יכול להיות שראש הממשלה לא יתערב. הוא ירד למחתרת. הנושא הכלכלי ממש לא בראש שלו, ממש לא מעניין אותו.</w:t>
      </w:r>
    </w:p>
    <w:p w14:paraId="0B0C0150" w14:textId="77777777" w:rsidR="00000000" w:rsidRDefault="007C71EE">
      <w:pPr>
        <w:pStyle w:val="a"/>
        <w:rPr>
          <w:rFonts w:hint="cs"/>
          <w:rtl/>
        </w:rPr>
      </w:pPr>
    </w:p>
    <w:p w14:paraId="669B19D3" w14:textId="77777777" w:rsidR="00000000" w:rsidRDefault="007C71EE">
      <w:pPr>
        <w:pStyle w:val="a"/>
        <w:rPr>
          <w:rFonts w:hint="cs"/>
          <w:rtl/>
        </w:rPr>
      </w:pPr>
      <w:r>
        <w:rPr>
          <w:rFonts w:hint="cs"/>
          <w:rtl/>
        </w:rPr>
        <w:t>אומרת לך את זה שרה כלכלית, מלחשים שלא בדיוק נכשלה בתפקיד</w:t>
      </w:r>
      <w:r>
        <w:rPr>
          <w:rFonts w:hint="cs"/>
          <w:rtl/>
        </w:rPr>
        <w:t xml:space="preserve">ה, והיו לה יחסים טובים עם ראש הממשלה, הוא אפילו סייע לי רבות, בהיותי שרת התעשייה והמסחר, אבל הוא היה ראש ממשלה שכמעט לא התעניין בכלכלה. </w:t>
      </w:r>
    </w:p>
    <w:p w14:paraId="673AA398" w14:textId="77777777" w:rsidR="00000000" w:rsidRDefault="007C71EE">
      <w:pPr>
        <w:pStyle w:val="a"/>
        <w:rPr>
          <w:rFonts w:hint="cs"/>
          <w:rtl/>
        </w:rPr>
      </w:pPr>
    </w:p>
    <w:p w14:paraId="4FA2E64B" w14:textId="77777777" w:rsidR="00000000" w:rsidRDefault="007C71EE">
      <w:pPr>
        <w:pStyle w:val="a"/>
        <w:rPr>
          <w:rFonts w:hint="cs"/>
          <w:rtl/>
        </w:rPr>
      </w:pPr>
      <w:r>
        <w:rPr>
          <w:rFonts w:hint="cs"/>
          <w:rtl/>
        </w:rPr>
        <w:t>כשאנחנו עזבנו את הממשלה, אני, שהצבעתי שלוש פעמים נגד התוכנית הכלכלית, מצפה ממך שתחבור אלי ותתקן את העוולות - כן, גם לי</w:t>
      </w:r>
      <w:r>
        <w:rPr>
          <w:rFonts w:hint="cs"/>
          <w:rtl/>
        </w:rPr>
        <w:t xml:space="preserve">לדים החרדים. כן, גם לילדים החרדים. גם כשעושים מהפכה לא אומרים: בינתיים, בדרך למהפכה. עד שהם יעבדו, מה יקרה אתם? איפה בדיוק הם יאכלו? מי יפרנס אותם? הכול היה צריך להיות בשלבים, לא בשנאה, לא באכזריות. שנאה ואכזריות אסור שיהיו להן מקום בשיקולים כלכליים. תודה </w:t>
      </w:r>
      <w:r>
        <w:rPr>
          <w:rFonts w:hint="cs"/>
          <w:rtl/>
        </w:rPr>
        <w:t>רבה.</w:t>
      </w:r>
    </w:p>
    <w:p w14:paraId="3769B08D" w14:textId="77777777" w:rsidR="00000000" w:rsidRDefault="007C71EE">
      <w:pPr>
        <w:pStyle w:val="a"/>
        <w:rPr>
          <w:rFonts w:hint="cs"/>
          <w:rtl/>
        </w:rPr>
      </w:pPr>
    </w:p>
    <w:p w14:paraId="6CA6DAE0" w14:textId="77777777" w:rsidR="00000000" w:rsidRDefault="007C71EE">
      <w:pPr>
        <w:pStyle w:val="ad"/>
        <w:rPr>
          <w:rtl/>
        </w:rPr>
      </w:pPr>
      <w:r>
        <w:rPr>
          <w:rtl/>
        </w:rPr>
        <w:t>היו"ר אלי בן-מנחם:</w:t>
      </w:r>
    </w:p>
    <w:p w14:paraId="5827B26B" w14:textId="77777777" w:rsidR="00000000" w:rsidRDefault="007C71EE">
      <w:pPr>
        <w:pStyle w:val="a"/>
        <w:rPr>
          <w:rtl/>
        </w:rPr>
      </w:pPr>
    </w:p>
    <w:p w14:paraId="05F49435" w14:textId="77777777" w:rsidR="00000000" w:rsidRDefault="007C71EE">
      <w:pPr>
        <w:pStyle w:val="a"/>
        <w:rPr>
          <w:rFonts w:hint="cs"/>
          <w:rtl/>
        </w:rPr>
      </w:pPr>
      <w:r>
        <w:rPr>
          <w:rFonts w:hint="cs"/>
          <w:rtl/>
        </w:rPr>
        <w:t>תודה לחברת הכנסת דליה איציק. אני מזמין את השר דני נוה, ואחריו - חבר הכנסת משה גפני.</w:t>
      </w:r>
    </w:p>
    <w:p w14:paraId="12E666DC" w14:textId="77777777" w:rsidR="00000000" w:rsidRDefault="007C71EE">
      <w:pPr>
        <w:pStyle w:val="Speaker"/>
        <w:rPr>
          <w:rtl/>
        </w:rPr>
      </w:pPr>
      <w:bookmarkStart w:id="537" w:name="FS000000473T26_05_2003_22_49_07"/>
      <w:bookmarkEnd w:id="537"/>
    </w:p>
    <w:p w14:paraId="2C04C2D7" w14:textId="77777777" w:rsidR="00000000" w:rsidRDefault="007C71EE">
      <w:pPr>
        <w:pStyle w:val="Speaker"/>
        <w:rPr>
          <w:rtl/>
        </w:rPr>
      </w:pPr>
      <w:r>
        <w:rPr>
          <w:rFonts w:hint="eastAsia"/>
          <w:rtl/>
        </w:rPr>
        <w:t>שר</w:t>
      </w:r>
      <w:r>
        <w:rPr>
          <w:rtl/>
        </w:rPr>
        <w:t xml:space="preserve"> הבריאות דני נוה:</w:t>
      </w:r>
    </w:p>
    <w:p w14:paraId="4DB37F6E" w14:textId="77777777" w:rsidR="00000000" w:rsidRDefault="007C71EE">
      <w:pPr>
        <w:pStyle w:val="a"/>
        <w:rPr>
          <w:rFonts w:hint="cs"/>
          <w:rtl/>
        </w:rPr>
      </w:pPr>
    </w:p>
    <w:p w14:paraId="7A2C8A2E" w14:textId="77777777" w:rsidR="00000000" w:rsidRDefault="007C71EE">
      <w:pPr>
        <w:pStyle w:val="a"/>
        <w:rPr>
          <w:rFonts w:hint="cs"/>
          <w:rtl/>
        </w:rPr>
      </w:pPr>
      <w:r>
        <w:rPr>
          <w:rFonts w:hint="cs"/>
          <w:rtl/>
        </w:rPr>
        <w:t>אדוני היושב-ראש, חברי חברי הכנסת, לא הייתי נדרש לבקש את זכותי לדבר אלמלא הדברים ששמעתי פה מפי חלק מהחברים, לרבות ידידתי, חבר</w:t>
      </w:r>
      <w:r>
        <w:rPr>
          <w:rFonts w:hint="cs"/>
          <w:rtl/>
        </w:rPr>
        <w:t>ת הכנסת דליה איציק.</w:t>
      </w:r>
    </w:p>
    <w:p w14:paraId="19BE0425" w14:textId="77777777" w:rsidR="00000000" w:rsidRDefault="007C71EE">
      <w:pPr>
        <w:pStyle w:val="a"/>
        <w:rPr>
          <w:rFonts w:hint="cs"/>
          <w:rtl/>
        </w:rPr>
      </w:pPr>
    </w:p>
    <w:p w14:paraId="29B1B59E" w14:textId="77777777" w:rsidR="00000000" w:rsidRDefault="007C71EE">
      <w:pPr>
        <w:pStyle w:val="a"/>
        <w:rPr>
          <w:rFonts w:hint="cs"/>
          <w:rtl/>
        </w:rPr>
      </w:pPr>
      <w:r>
        <w:rPr>
          <w:rFonts w:hint="cs"/>
          <w:rtl/>
        </w:rPr>
        <w:t>אני חייב לומר, אדוני היושב-ראש, שאני מאוד מצר על השימוש הפסול שעושים אנשי השמאל בזכרו של יצחק רבין. עוד יותר מצערת אותי העובדה, אדוני היושב-ראש, ואני אומר את זה במלוא הידידות, חברתי חברת הכנסת דליה איציק - אני משוכנע, שאם תשימי יד על ל</w:t>
      </w:r>
      <w:r>
        <w:rPr>
          <w:rFonts w:hint="cs"/>
          <w:rtl/>
        </w:rPr>
        <w:t>בך, תחשבי שאולי הרחקת לכת לבוא ולומר פה דברים שמי שיעיין בפרוטוקול יגיע בהם למסקנה, שאני וחברי לא אחרת אלא צריכים לשבת בכלא אולי, לצדו של יגאל עמיר.</w:t>
      </w:r>
    </w:p>
    <w:p w14:paraId="21912E64" w14:textId="77777777" w:rsidR="00000000" w:rsidRDefault="007C71EE">
      <w:pPr>
        <w:pStyle w:val="a"/>
        <w:rPr>
          <w:rFonts w:hint="cs"/>
          <w:rtl/>
        </w:rPr>
      </w:pPr>
    </w:p>
    <w:p w14:paraId="59AD6A73" w14:textId="77777777" w:rsidR="00000000" w:rsidRDefault="007C71EE">
      <w:pPr>
        <w:pStyle w:val="ac"/>
        <w:rPr>
          <w:rtl/>
        </w:rPr>
      </w:pPr>
      <w:r>
        <w:rPr>
          <w:rFonts w:hint="eastAsia"/>
          <w:rtl/>
        </w:rPr>
        <w:t>דליה</w:t>
      </w:r>
      <w:r>
        <w:rPr>
          <w:rtl/>
        </w:rPr>
        <w:t xml:space="preserve"> איציק (העבודה-מימד):</w:t>
      </w:r>
    </w:p>
    <w:p w14:paraId="6CD9997D" w14:textId="77777777" w:rsidR="00000000" w:rsidRDefault="007C71EE">
      <w:pPr>
        <w:pStyle w:val="a"/>
        <w:rPr>
          <w:rFonts w:hint="cs"/>
          <w:rtl/>
        </w:rPr>
      </w:pPr>
    </w:p>
    <w:p w14:paraId="72E236D6" w14:textId="77777777" w:rsidR="00000000" w:rsidRDefault="007C71EE">
      <w:pPr>
        <w:pStyle w:val="a"/>
        <w:rPr>
          <w:rFonts w:hint="cs"/>
          <w:rtl/>
        </w:rPr>
      </w:pPr>
      <w:r>
        <w:rPr>
          <w:rFonts w:hint="cs"/>
          <w:rtl/>
        </w:rPr>
        <w:t>הסתתם נגדו. הסתתם נגדו. גם אתה יודע את זה.</w:t>
      </w:r>
    </w:p>
    <w:p w14:paraId="6B5E9545" w14:textId="77777777" w:rsidR="00000000" w:rsidRDefault="007C71EE">
      <w:pPr>
        <w:pStyle w:val="a"/>
        <w:rPr>
          <w:rFonts w:hint="cs"/>
          <w:rtl/>
        </w:rPr>
      </w:pPr>
    </w:p>
    <w:p w14:paraId="269156B4" w14:textId="77777777" w:rsidR="00000000" w:rsidRDefault="007C71EE">
      <w:pPr>
        <w:pStyle w:val="SpeakerCon"/>
        <w:rPr>
          <w:rtl/>
        </w:rPr>
      </w:pPr>
      <w:bookmarkStart w:id="538" w:name="FS000000473T26_05_2003_22_54_54C"/>
      <w:bookmarkEnd w:id="538"/>
      <w:r>
        <w:rPr>
          <w:rtl/>
        </w:rPr>
        <w:t>שר הבריאות דני נוה:</w:t>
      </w:r>
    </w:p>
    <w:p w14:paraId="30B7FAC1" w14:textId="77777777" w:rsidR="00000000" w:rsidRDefault="007C71EE">
      <w:pPr>
        <w:pStyle w:val="a"/>
        <w:rPr>
          <w:rtl/>
        </w:rPr>
      </w:pPr>
    </w:p>
    <w:p w14:paraId="1D1B7CE8" w14:textId="77777777" w:rsidR="00000000" w:rsidRDefault="007C71EE">
      <w:pPr>
        <w:pStyle w:val="a"/>
        <w:rPr>
          <w:rFonts w:hint="cs"/>
          <w:rtl/>
        </w:rPr>
      </w:pPr>
      <w:r>
        <w:rPr>
          <w:rFonts w:hint="cs"/>
          <w:rtl/>
        </w:rPr>
        <w:t>מה שאת עושה, ח</w:t>
      </w:r>
      <w:r>
        <w:rPr>
          <w:rFonts w:hint="cs"/>
          <w:rtl/>
        </w:rPr>
        <w:t>ברת הכנסת דליה איציק - - -</w:t>
      </w:r>
    </w:p>
    <w:p w14:paraId="42938C00" w14:textId="77777777" w:rsidR="00000000" w:rsidRDefault="007C71EE">
      <w:pPr>
        <w:pStyle w:val="a"/>
        <w:rPr>
          <w:rFonts w:hint="cs"/>
          <w:rtl/>
        </w:rPr>
      </w:pPr>
    </w:p>
    <w:p w14:paraId="316EACEC" w14:textId="77777777" w:rsidR="00000000" w:rsidRDefault="007C71EE">
      <w:pPr>
        <w:pStyle w:val="ac"/>
        <w:rPr>
          <w:rtl/>
        </w:rPr>
      </w:pPr>
      <w:r>
        <w:rPr>
          <w:rFonts w:hint="eastAsia"/>
          <w:rtl/>
        </w:rPr>
        <w:t>דליה</w:t>
      </w:r>
      <w:r>
        <w:rPr>
          <w:rtl/>
        </w:rPr>
        <w:t xml:space="preserve"> איציק (העבודה-מימד):</w:t>
      </w:r>
    </w:p>
    <w:p w14:paraId="7DECBA2A" w14:textId="77777777" w:rsidR="00000000" w:rsidRDefault="007C71EE">
      <w:pPr>
        <w:pStyle w:val="a"/>
        <w:rPr>
          <w:rFonts w:hint="cs"/>
          <w:rtl/>
        </w:rPr>
      </w:pPr>
    </w:p>
    <w:p w14:paraId="7DAED4B1" w14:textId="77777777" w:rsidR="00000000" w:rsidRDefault="007C71EE">
      <w:pPr>
        <w:pStyle w:val="a"/>
        <w:rPr>
          <w:rFonts w:hint="cs"/>
          <w:rtl/>
        </w:rPr>
      </w:pPr>
      <w:r>
        <w:rPr>
          <w:rFonts w:hint="cs"/>
          <w:rtl/>
        </w:rPr>
        <w:t>דני נוה, הסתתם נגדו.</w:t>
      </w:r>
    </w:p>
    <w:p w14:paraId="372278D2" w14:textId="77777777" w:rsidR="00000000" w:rsidRDefault="007C71EE">
      <w:pPr>
        <w:pStyle w:val="a"/>
        <w:rPr>
          <w:rFonts w:hint="cs"/>
          <w:rtl/>
        </w:rPr>
      </w:pPr>
    </w:p>
    <w:p w14:paraId="4081E722" w14:textId="77777777" w:rsidR="00000000" w:rsidRDefault="007C71EE">
      <w:pPr>
        <w:pStyle w:val="SpeakerCon"/>
        <w:rPr>
          <w:rtl/>
        </w:rPr>
      </w:pPr>
      <w:bookmarkStart w:id="539" w:name="FS000000473T26_05_2003_22_55_27C"/>
      <w:bookmarkEnd w:id="539"/>
      <w:r>
        <w:rPr>
          <w:rtl/>
        </w:rPr>
        <w:t>שר הבריאות דני נוה:</w:t>
      </w:r>
    </w:p>
    <w:p w14:paraId="528CCAD5" w14:textId="77777777" w:rsidR="00000000" w:rsidRDefault="007C71EE">
      <w:pPr>
        <w:pStyle w:val="a"/>
        <w:rPr>
          <w:rtl/>
        </w:rPr>
      </w:pPr>
    </w:p>
    <w:p w14:paraId="7E4E3227" w14:textId="77777777" w:rsidR="00000000" w:rsidRDefault="007C71EE">
      <w:pPr>
        <w:pStyle w:val="a"/>
        <w:rPr>
          <w:rFonts w:hint="cs"/>
          <w:rtl/>
        </w:rPr>
      </w:pPr>
      <w:r>
        <w:rPr>
          <w:rFonts w:hint="cs"/>
          <w:rtl/>
        </w:rPr>
        <w:t>מה שאת עושה, ברשותך, חברת הכנסת דליה איציק - - -</w:t>
      </w:r>
    </w:p>
    <w:p w14:paraId="18E70E23" w14:textId="77777777" w:rsidR="00000000" w:rsidRDefault="007C71EE">
      <w:pPr>
        <w:pStyle w:val="a"/>
        <w:rPr>
          <w:rFonts w:hint="cs"/>
          <w:rtl/>
        </w:rPr>
      </w:pPr>
    </w:p>
    <w:p w14:paraId="731613E0" w14:textId="77777777" w:rsidR="00000000" w:rsidRDefault="007C71EE">
      <w:pPr>
        <w:pStyle w:val="ac"/>
        <w:rPr>
          <w:rtl/>
        </w:rPr>
      </w:pPr>
      <w:r>
        <w:rPr>
          <w:rFonts w:hint="eastAsia"/>
          <w:rtl/>
        </w:rPr>
        <w:t>דליה</w:t>
      </w:r>
      <w:r>
        <w:rPr>
          <w:rtl/>
        </w:rPr>
        <w:t xml:space="preserve"> איציק (העבודה-מימד):</w:t>
      </w:r>
    </w:p>
    <w:p w14:paraId="31057D4D" w14:textId="77777777" w:rsidR="00000000" w:rsidRDefault="007C71EE">
      <w:pPr>
        <w:pStyle w:val="a"/>
        <w:rPr>
          <w:rFonts w:hint="cs"/>
          <w:rtl/>
        </w:rPr>
      </w:pPr>
    </w:p>
    <w:p w14:paraId="3AA4AF71" w14:textId="77777777" w:rsidR="00000000" w:rsidRDefault="007C71EE">
      <w:pPr>
        <w:pStyle w:val="a"/>
        <w:rPr>
          <w:rFonts w:hint="cs"/>
          <w:rtl/>
        </w:rPr>
      </w:pPr>
      <w:r>
        <w:rPr>
          <w:rFonts w:hint="cs"/>
          <w:rtl/>
        </w:rPr>
        <w:t>לא סתם הוא נרצח. היה מי שהבעיר את הבעירה.</w:t>
      </w:r>
    </w:p>
    <w:p w14:paraId="5AEB4BEE" w14:textId="77777777" w:rsidR="00000000" w:rsidRDefault="007C71EE">
      <w:pPr>
        <w:pStyle w:val="a"/>
        <w:rPr>
          <w:rFonts w:hint="cs"/>
          <w:rtl/>
        </w:rPr>
      </w:pPr>
    </w:p>
    <w:p w14:paraId="0FCCC70D" w14:textId="77777777" w:rsidR="00000000" w:rsidRDefault="007C71EE">
      <w:pPr>
        <w:pStyle w:val="SpeakerCon"/>
        <w:rPr>
          <w:rtl/>
        </w:rPr>
      </w:pPr>
      <w:bookmarkStart w:id="540" w:name="FS000000473T26_05_2003_22_55_49C"/>
      <w:bookmarkEnd w:id="540"/>
      <w:r>
        <w:rPr>
          <w:rtl/>
        </w:rPr>
        <w:t>שר הבריאות דני נוה:</w:t>
      </w:r>
    </w:p>
    <w:p w14:paraId="3DFCEC2E" w14:textId="77777777" w:rsidR="00000000" w:rsidRDefault="007C71EE">
      <w:pPr>
        <w:pStyle w:val="a"/>
        <w:rPr>
          <w:rtl/>
        </w:rPr>
      </w:pPr>
    </w:p>
    <w:p w14:paraId="2AFD6BDE" w14:textId="77777777" w:rsidR="00000000" w:rsidRDefault="007C71EE">
      <w:pPr>
        <w:pStyle w:val="a"/>
        <w:rPr>
          <w:rFonts w:hint="cs"/>
          <w:rtl/>
        </w:rPr>
      </w:pPr>
      <w:r>
        <w:rPr>
          <w:rFonts w:hint="cs"/>
          <w:rtl/>
        </w:rPr>
        <w:t xml:space="preserve">מה שאת עושה כאן, </w:t>
      </w:r>
      <w:r>
        <w:rPr>
          <w:rFonts w:hint="cs"/>
          <w:rtl/>
        </w:rPr>
        <w:t xml:space="preserve">חברת הכנסת דליה איציק - - </w:t>
      </w:r>
    </w:p>
    <w:p w14:paraId="571FDE3E" w14:textId="77777777" w:rsidR="00000000" w:rsidRDefault="007C71EE">
      <w:pPr>
        <w:pStyle w:val="a"/>
        <w:rPr>
          <w:rFonts w:hint="cs"/>
          <w:rtl/>
        </w:rPr>
      </w:pPr>
    </w:p>
    <w:p w14:paraId="7C9DCC02" w14:textId="77777777" w:rsidR="00000000" w:rsidRDefault="007C71EE">
      <w:pPr>
        <w:pStyle w:val="ac"/>
        <w:rPr>
          <w:rtl/>
        </w:rPr>
      </w:pPr>
      <w:r>
        <w:rPr>
          <w:rFonts w:hint="eastAsia"/>
          <w:rtl/>
        </w:rPr>
        <w:t>דליה</w:t>
      </w:r>
      <w:r>
        <w:rPr>
          <w:rtl/>
        </w:rPr>
        <w:t xml:space="preserve"> איציק (העבודה-מימד):</w:t>
      </w:r>
    </w:p>
    <w:p w14:paraId="4CA8609D" w14:textId="77777777" w:rsidR="00000000" w:rsidRDefault="007C71EE">
      <w:pPr>
        <w:pStyle w:val="a"/>
        <w:rPr>
          <w:rFonts w:hint="cs"/>
          <w:rtl/>
        </w:rPr>
      </w:pPr>
    </w:p>
    <w:p w14:paraId="728F327C" w14:textId="77777777" w:rsidR="00000000" w:rsidRDefault="007C71EE">
      <w:pPr>
        <w:pStyle w:val="a"/>
        <w:rPr>
          <w:rFonts w:hint="cs"/>
          <w:rtl/>
        </w:rPr>
      </w:pPr>
      <w:r>
        <w:rPr>
          <w:rFonts w:hint="cs"/>
          <w:rtl/>
        </w:rPr>
        <w:t xml:space="preserve">תבקשו סליחה. </w:t>
      </w:r>
    </w:p>
    <w:p w14:paraId="7A90BBE0" w14:textId="77777777" w:rsidR="00000000" w:rsidRDefault="007C71EE">
      <w:pPr>
        <w:pStyle w:val="a"/>
        <w:rPr>
          <w:rFonts w:hint="cs"/>
          <w:rtl/>
        </w:rPr>
      </w:pPr>
    </w:p>
    <w:p w14:paraId="1D8471E5" w14:textId="77777777" w:rsidR="00000000" w:rsidRDefault="007C71EE">
      <w:pPr>
        <w:pStyle w:val="SpeakerCon"/>
        <w:rPr>
          <w:rtl/>
        </w:rPr>
      </w:pPr>
      <w:bookmarkStart w:id="541" w:name="FS000000473T26_05_2003_22_56_23C"/>
      <w:bookmarkEnd w:id="541"/>
      <w:r>
        <w:rPr>
          <w:rtl/>
        </w:rPr>
        <w:t>שר הבריאות דני נוה:</w:t>
      </w:r>
    </w:p>
    <w:p w14:paraId="7D1218DB" w14:textId="77777777" w:rsidR="00000000" w:rsidRDefault="007C71EE">
      <w:pPr>
        <w:pStyle w:val="a"/>
        <w:rPr>
          <w:rtl/>
        </w:rPr>
      </w:pPr>
    </w:p>
    <w:p w14:paraId="3A509261" w14:textId="77777777" w:rsidR="00000000" w:rsidRDefault="007C71EE">
      <w:pPr>
        <w:pStyle w:val="a"/>
        <w:rPr>
          <w:rFonts w:hint="cs"/>
          <w:rtl/>
        </w:rPr>
      </w:pPr>
      <w:r>
        <w:rPr>
          <w:rFonts w:hint="cs"/>
          <w:rtl/>
        </w:rPr>
        <w:t>- - זה מעשה הסתה.</w:t>
      </w:r>
    </w:p>
    <w:p w14:paraId="400C60CA" w14:textId="77777777" w:rsidR="00000000" w:rsidRDefault="007C71EE">
      <w:pPr>
        <w:pStyle w:val="a"/>
        <w:rPr>
          <w:rFonts w:hint="cs"/>
          <w:rtl/>
        </w:rPr>
      </w:pPr>
    </w:p>
    <w:p w14:paraId="35E9FF26" w14:textId="77777777" w:rsidR="00000000" w:rsidRDefault="007C71EE">
      <w:pPr>
        <w:pStyle w:val="ac"/>
        <w:rPr>
          <w:rtl/>
        </w:rPr>
      </w:pPr>
      <w:r>
        <w:rPr>
          <w:rFonts w:hint="eastAsia"/>
          <w:rtl/>
        </w:rPr>
        <w:t>דליה</w:t>
      </w:r>
      <w:r>
        <w:rPr>
          <w:rtl/>
        </w:rPr>
        <w:t xml:space="preserve"> איציק (העבודה-מימד):</w:t>
      </w:r>
    </w:p>
    <w:p w14:paraId="6CEE1F81" w14:textId="77777777" w:rsidR="00000000" w:rsidRDefault="007C71EE">
      <w:pPr>
        <w:pStyle w:val="a"/>
        <w:rPr>
          <w:rFonts w:hint="cs"/>
          <w:rtl/>
        </w:rPr>
      </w:pPr>
    </w:p>
    <w:p w14:paraId="063B9BBE" w14:textId="77777777" w:rsidR="00000000" w:rsidRDefault="007C71EE">
      <w:pPr>
        <w:pStyle w:val="a"/>
        <w:rPr>
          <w:rFonts w:hint="cs"/>
          <w:rtl/>
        </w:rPr>
      </w:pPr>
      <w:r>
        <w:rPr>
          <w:rFonts w:hint="cs"/>
          <w:rtl/>
        </w:rPr>
        <w:t>תגידו: טעינו. סליחה.</w:t>
      </w:r>
    </w:p>
    <w:p w14:paraId="37D26F83" w14:textId="77777777" w:rsidR="00000000" w:rsidRDefault="007C71EE">
      <w:pPr>
        <w:pStyle w:val="ad"/>
        <w:rPr>
          <w:rFonts w:hint="cs"/>
          <w:rtl/>
        </w:rPr>
      </w:pPr>
    </w:p>
    <w:p w14:paraId="1F0CC3DE" w14:textId="77777777" w:rsidR="00000000" w:rsidRDefault="007C71EE">
      <w:pPr>
        <w:pStyle w:val="ad"/>
        <w:rPr>
          <w:rtl/>
        </w:rPr>
      </w:pPr>
      <w:r>
        <w:rPr>
          <w:rtl/>
        </w:rPr>
        <w:t>היו"ר אלי בן-מנחם:</w:t>
      </w:r>
    </w:p>
    <w:p w14:paraId="47C2D5DE" w14:textId="77777777" w:rsidR="00000000" w:rsidRDefault="007C71EE">
      <w:pPr>
        <w:pStyle w:val="a"/>
        <w:rPr>
          <w:rtl/>
        </w:rPr>
      </w:pPr>
    </w:p>
    <w:p w14:paraId="189384A9" w14:textId="77777777" w:rsidR="00000000" w:rsidRDefault="007C71EE">
      <w:pPr>
        <w:pStyle w:val="a"/>
        <w:rPr>
          <w:rFonts w:hint="cs"/>
          <w:rtl/>
        </w:rPr>
      </w:pPr>
      <w:r>
        <w:rPr>
          <w:rFonts w:hint="cs"/>
          <w:rtl/>
        </w:rPr>
        <w:t>חברת הכנסת איציק.</w:t>
      </w:r>
    </w:p>
    <w:p w14:paraId="6E550728" w14:textId="77777777" w:rsidR="00000000" w:rsidRDefault="007C71EE">
      <w:pPr>
        <w:pStyle w:val="SpeakerCon"/>
        <w:rPr>
          <w:rFonts w:hint="cs"/>
          <w:rtl/>
        </w:rPr>
      </w:pPr>
      <w:bookmarkStart w:id="542" w:name="FS000000473T26_05_2003_22_56_51C"/>
      <w:bookmarkEnd w:id="542"/>
    </w:p>
    <w:p w14:paraId="4F007979" w14:textId="77777777" w:rsidR="00000000" w:rsidRDefault="007C71EE">
      <w:pPr>
        <w:pStyle w:val="SpeakerCon"/>
        <w:rPr>
          <w:rtl/>
        </w:rPr>
      </w:pPr>
      <w:r>
        <w:rPr>
          <w:rtl/>
        </w:rPr>
        <w:t>שר הבריאות דני נוה:</w:t>
      </w:r>
    </w:p>
    <w:p w14:paraId="6040FF2E" w14:textId="77777777" w:rsidR="00000000" w:rsidRDefault="007C71EE">
      <w:pPr>
        <w:pStyle w:val="a"/>
        <w:rPr>
          <w:rtl/>
        </w:rPr>
      </w:pPr>
    </w:p>
    <w:p w14:paraId="388A7AF4" w14:textId="77777777" w:rsidR="00000000" w:rsidRDefault="007C71EE">
      <w:pPr>
        <w:pStyle w:val="a"/>
        <w:rPr>
          <w:rFonts w:hint="cs"/>
          <w:rtl/>
        </w:rPr>
      </w:pPr>
      <w:r>
        <w:rPr>
          <w:rFonts w:hint="cs"/>
          <w:rtl/>
        </w:rPr>
        <w:t>מה שאת עושה פה, חברת הכנסת דליה איציק</w:t>
      </w:r>
      <w:r>
        <w:rPr>
          <w:rFonts w:hint="cs"/>
          <w:rtl/>
        </w:rPr>
        <w:t>, למרבה הצער, זה אי-הפקת הלקח מהרצח הנתעב של יצחק רבין, זכרו לברכה, ועשיית מעשה הסתה שפל נגד מפלגה, נגד כל חברי המפלגה הזאת ונגד כל תומכיה. והשימוש הדמגוגי הפסול והשפל הזה - -</w:t>
      </w:r>
    </w:p>
    <w:p w14:paraId="339BA40E" w14:textId="77777777" w:rsidR="00000000" w:rsidRDefault="007C71EE">
      <w:pPr>
        <w:pStyle w:val="a"/>
        <w:rPr>
          <w:rFonts w:hint="cs"/>
          <w:rtl/>
        </w:rPr>
      </w:pPr>
    </w:p>
    <w:p w14:paraId="74F17683" w14:textId="77777777" w:rsidR="00000000" w:rsidRDefault="007C71EE">
      <w:pPr>
        <w:pStyle w:val="ac"/>
        <w:rPr>
          <w:rtl/>
        </w:rPr>
      </w:pPr>
      <w:r>
        <w:rPr>
          <w:rFonts w:hint="eastAsia"/>
          <w:rtl/>
        </w:rPr>
        <w:t>דליה</w:t>
      </w:r>
      <w:r>
        <w:rPr>
          <w:rtl/>
        </w:rPr>
        <w:t xml:space="preserve"> איציק (העבודה-מימד):</w:t>
      </w:r>
    </w:p>
    <w:p w14:paraId="6E5C8017" w14:textId="77777777" w:rsidR="00000000" w:rsidRDefault="007C71EE">
      <w:pPr>
        <w:pStyle w:val="a"/>
        <w:rPr>
          <w:rFonts w:hint="cs"/>
          <w:rtl/>
        </w:rPr>
      </w:pPr>
    </w:p>
    <w:p w14:paraId="6DAADFF9" w14:textId="77777777" w:rsidR="00000000" w:rsidRDefault="007C71EE">
      <w:pPr>
        <w:pStyle w:val="a"/>
        <w:rPr>
          <w:rFonts w:hint="cs"/>
          <w:rtl/>
        </w:rPr>
      </w:pPr>
      <w:r>
        <w:rPr>
          <w:rFonts w:hint="cs"/>
          <w:rtl/>
        </w:rPr>
        <w:t>מתי תעמדו במרפסת שם?</w:t>
      </w:r>
    </w:p>
    <w:p w14:paraId="4F5F49C5" w14:textId="77777777" w:rsidR="00000000" w:rsidRDefault="007C71EE">
      <w:pPr>
        <w:pStyle w:val="a"/>
        <w:rPr>
          <w:rFonts w:hint="cs"/>
          <w:rtl/>
        </w:rPr>
      </w:pPr>
    </w:p>
    <w:p w14:paraId="159DDD37" w14:textId="77777777" w:rsidR="00000000" w:rsidRDefault="007C71EE">
      <w:pPr>
        <w:pStyle w:val="SpeakerCon"/>
        <w:rPr>
          <w:rtl/>
        </w:rPr>
      </w:pPr>
      <w:bookmarkStart w:id="543" w:name="FS000000473T26_05_2003_22_58_16C"/>
      <w:bookmarkEnd w:id="543"/>
      <w:r>
        <w:rPr>
          <w:rtl/>
        </w:rPr>
        <w:t>שר הבריאות דני נוה:</w:t>
      </w:r>
    </w:p>
    <w:p w14:paraId="643C47DE" w14:textId="77777777" w:rsidR="00000000" w:rsidRDefault="007C71EE">
      <w:pPr>
        <w:pStyle w:val="a"/>
        <w:rPr>
          <w:rtl/>
        </w:rPr>
      </w:pPr>
    </w:p>
    <w:p w14:paraId="779DF506" w14:textId="77777777" w:rsidR="00000000" w:rsidRDefault="007C71EE">
      <w:pPr>
        <w:pStyle w:val="a"/>
        <w:rPr>
          <w:rFonts w:hint="cs"/>
          <w:rtl/>
        </w:rPr>
      </w:pPr>
      <w:r>
        <w:rPr>
          <w:rFonts w:hint="cs"/>
          <w:rtl/>
        </w:rPr>
        <w:t>- - להסית</w:t>
      </w:r>
      <w:r>
        <w:rPr>
          <w:rFonts w:hint="cs"/>
          <w:rtl/>
        </w:rPr>
        <w:t xml:space="preserve"> נגד ציבור כה גדול - -</w:t>
      </w:r>
    </w:p>
    <w:p w14:paraId="01CDDE2C" w14:textId="77777777" w:rsidR="00000000" w:rsidRDefault="007C71EE">
      <w:pPr>
        <w:pStyle w:val="a"/>
        <w:rPr>
          <w:rFonts w:hint="cs"/>
          <w:rtl/>
        </w:rPr>
      </w:pPr>
    </w:p>
    <w:p w14:paraId="51D0DC2E" w14:textId="77777777" w:rsidR="00000000" w:rsidRDefault="007C71EE">
      <w:pPr>
        <w:pStyle w:val="ac"/>
        <w:rPr>
          <w:rtl/>
        </w:rPr>
      </w:pPr>
      <w:r>
        <w:rPr>
          <w:rFonts w:hint="eastAsia"/>
          <w:rtl/>
        </w:rPr>
        <w:t>דליה</w:t>
      </w:r>
      <w:r>
        <w:rPr>
          <w:rtl/>
        </w:rPr>
        <w:t xml:space="preserve"> איציק (העבודה-מימד):</w:t>
      </w:r>
    </w:p>
    <w:p w14:paraId="549BB245" w14:textId="77777777" w:rsidR="00000000" w:rsidRDefault="007C71EE">
      <w:pPr>
        <w:pStyle w:val="a"/>
        <w:rPr>
          <w:rFonts w:hint="cs"/>
          <w:rtl/>
        </w:rPr>
      </w:pPr>
    </w:p>
    <w:p w14:paraId="7412DE93" w14:textId="77777777" w:rsidR="00000000" w:rsidRDefault="007C71EE">
      <w:pPr>
        <w:pStyle w:val="a"/>
        <w:rPr>
          <w:rFonts w:hint="cs"/>
          <w:rtl/>
        </w:rPr>
      </w:pPr>
      <w:r>
        <w:rPr>
          <w:rFonts w:hint="cs"/>
          <w:rtl/>
        </w:rPr>
        <w:t>בכיכר-ציון?</w:t>
      </w:r>
    </w:p>
    <w:p w14:paraId="12F1A19F" w14:textId="77777777" w:rsidR="00000000" w:rsidRDefault="007C71EE">
      <w:pPr>
        <w:pStyle w:val="a"/>
        <w:rPr>
          <w:rFonts w:hint="cs"/>
          <w:rtl/>
        </w:rPr>
      </w:pPr>
    </w:p>
    <w:p w14:paraId="5AD1F9BF" w14:textId="77777777" w:rsidR="00000000" w:rsidRDefault="007C71EE">
      <w:pPr>
        <w:pStyle w:val="SpeakerCon"/>
        <w:rPr>
          <w:rtl/>
        </w:rPr>
      </w:pPr>
      <w:bookmarkStart w:id="544" w:name="FS000000473T26_05_2003_22_58_42C"/>
      <w:bookmarkEnd w:id="544"/>
      <w:r>
        <w:rPr>
          <w:rtl/>
        </w:rPr>
        <w:t>שר הבריאות דני נוה:</w:t>
      </w:r>
    </w:p>
    <w:p w14:paraId="4466FBF0" w14:textId="77777777" w:rsidR="00000000" w:rsidRDefault="007C71EE">
      <w:pPr>
        <w:pStyle w:val="a"/>
        <w:rPr>
          <w:rtl/>
        </w:rPr>
      </w:pPr>
    </w:p>
    <w:p w14:paraId="3DDC0113" w14:textId="77777777" w:rsidR="00000000" w:rsidRDefault="007C71EE">
      <w:pPr>
        <w:pStyle w:val="a"/>
        <w:rPr>
          <w:rFonts w:hint="cs"/>
          <w:rtl/>
        </w:rPr>
      </w:pPr>
      <w:r>
        <w:rPr>
          <w:rFonts w:hint="cs"/>
          <w:rtl/>
        </w:rPr>
        <w:t>- - בניסיון לקשור את תנועת הליכוד כולה ואת כל תומכיה לרצח השפל הזה של יצחק רבין, זה מעשה הסתה זול ושפל. זול ושפל.</w:t>
      </w:r>
    </w:p>
    <w:p w14:paraId="3C221C68" w14:textId="77777777" w:rsidR="00000000" w:rsidRDefault="007C71EE">
      <w:pPr>
        <w:pStyle w:val="a"/>
        <w:rPr>
          <w:rFonts w:hint="cs"/>
          <w:rtl/>
        </w:rPr>
      </w:pPr>
    </w:p>
    <w:p w14:paraId="03A887D8" w14:textId="77777777" w:rsidR="00000000" w:rsidRDefault="007C71EE">
      <w:pPr>
        <w:pStyle w:val="ac"/>
        <w:rPr>
          <w:rtl/>
        </w:rPr>
      </w:pPr>
      <w:r>
        <w:rPr>
          <w:rFonts w:hint="eastAsia"/>
          <w:rtl/>
        </w:rPr>
        <w:t>דליה</w:t>
      </w:r>
      <w:r>
        <w:rPr>
          <w:rtl/>
        </w:rPr>
        <w:t xml:space="preserve"> איציק (העבודה-מימד):</w:t>
      </w:r>
    </w:p>
    <w:p w14:paraId="73701693" w14:textId="77777777" w:rsidR="00000000" w:rsidRDefault="007C71EE">
      <w:pPr>
        <w:pStyle w:val="a"/>
        <w:rPr>
          <w:rFonts w:hint="cs"/>
          <w:rtl/>
        </w:rPr>
      </w:pPr>
    </w:p>
    <w:p w14:paraId="2E1EEC94" w14:textId="77777777" w:rsidR="00000000" w:rsidRDefault="007C71EE">
      <w:pPr>
        <w:pStyle w:val="a"/>
        <w:rPr>
          <w:rFonts w:hint="cs"/>
          <w:rtl/>
        </w:rPr>
      </w:pPr>
      <w:r>
        <w:rPr>
          <w:rFonts w:hint="cs"/>
          <w:rtl/>
        </w:rPr>
        <w:t>אנחנו נגן על ראש הממשלה.</w:t>
      </w:r>
    </w:p>
    <w:p w14:paraId="7366C83F" w14:textId="77777777" w:rsidR="00000000" w:rsidRDefault="007C71EE">
      <w:pPr>
        <w:pStyle w:val="SpeakerCon"/>
        <w:rPr>
          <w:rtl/>
        </w:rPr>
      </w:pPr>
      <w:bookmarkStart w:id="545" w:name="FS000000473T26_05_2003_22_59_18C"/>
      <w:bookmarkEnd w:id="545"/>
    </w:p>
    <w:p w14:paraId="491D1AF6" w14:textId="77777777" w:rsidR="00000000" w:rsidRDefault="007C71EE">
      <w:pPr>
        <w:pStyle w:val="SpeakerCon"/>
        <w:rPr>
          <w:rtl/>
        </w:rPr>
      </w:pPr>
      <w:r>
        <w:rPr>
          <w:rtl/>
        </w:rPr>
        <w:t xml:space="preserve">שר </w:t>
      </w:r>
      <w:r>
        <w:rPr>
          <w:rtl/>
        </w:rPr>
        <w:t>הבריאות דני נוה:</w:t>
      </w:r>
    </w:p>
    <w:p w14:paraId="7CA035CA" w14:textId="77777777" w:rsidR="00000000" w:rsidRDefault="007C71EE">
      <w:pPr>
        <w:pStyle w:val="a"/>
        <w:rPr>
          <w:rtl/>
        </w:rPr>
      </w:pPr>
    </w:p>
    <w:p w14:paraId="293C9233" w14:textId="77777777" w:rsidR="00000000" w:rsidRDefault="007C71EE">
      <w:pPr>
        <w:pStyle w:val="a"/>
        <w:rPr>
          <w:rFonts w:hint="cs"/>
          <w:rtl/>
        </w:rPr>
      </w:pPr>
      <w:r>
        <w:rPr>
          <w:rFonts w:hint="cs"/>
          <w:rtl/>
        </w:rPr>
        <w:t>ולכן, חברת הכנסת דליה איציק, במקומך, לפני שהייתי קורא קריאות ביניים בנושא הזה, כי אני רואה בך אשת ציבור אחראית, חושב עוד דקה ועוד שתיים, לפני שהייתי נסחף באמירות כאלה שיש בהן משום הסתה פרועה. לבוא ולתלות בנו את הקולר בדבר הזה, זה פשוט מעש</w:t>
      </w:r>
      <w:r>
        <w:rPr>
          <w:rFonts w:hint="cs"/>
          <w:rtl/>
        </w:rPr>
        <w:t>ה חסר אחריות. לא רק שהוא יוצר הסתה פרועה נגד תנועה שלמה, הוא בוודאי לא מה שהעם הזה צריך היום.</w:t>
      </w:r>
    </w:p>
    <w:p w14:paraId="13C18645" w14:textId="77777777" w:rsidR="00000000" w:rsidRDefault="007C71EE">
      <w:pPr>
        <w:pStyle w:val="ac"/>
        <w:rPr>
          <w:rFonts w:hint="cs"/>
          <w:rtl/>
        </w:rPr>
      </w:pPr>
    </w:p>
    <w:p w14:paraId="0248D372" w14:textId="77777777" w:rsidR="00000000" w:rsidRDefault="007C71EE">
      <w:pPr>
        <w:pStyle w:val="ac"/>
        <w:rPr>
          <w:rtl/>
        </w:rPr>
      </w:pPr>
      <w:r>
        <w:rPr>
          <w:rFonts w:hint="eastAsia"/>
          <w:rtl/>
        </w:rPr>
        <w:t>דליה</w:t>
      </w:r>
      <w:r>
        <w:rPr>
          <w:rtl/>
        </w:rPr>
        <w:t xml:space="preserve"> איציק (העבודה-מימד):</w:t>
      </w:r>
    </w:p>
    <w:p w14:paraId="3EE46FBE" w14:textId="77777777" w:rsidR="00000000" w:rsidRDefault="007C71EE">
      <w:pPr>
        <w:pStyle w:val="a"/>
        <w:rPr>
          <w:rFonts w:hint="cs"/>
          <w:rtl/>
        </w:rPr>
      </w:pPr>
    </w:p>
    <w:p w14:paraId="5C9F8FC2" w14:textId="77777777" w:rsidR="00000000" w:rsidRDefault="007C71EE">
      <w:pPr>
        <w:pStyle w:val="a"/>
        <w:rPr>
          <w:rFonts w:hint="cs"/>
          <w:rtl/>
        </w:rPr>
      </w:pPr>
      <w:r>
        <w:rPr>
          <w:rFonts w:hint="cs"/>
          <w:rtl/>
        </w:rPr>
        <w:t>לא, הוא לא צריך - - -</w:t>
      </w:r>
    </w:p>
    <w:p w14:paraId="705AFE1C" w14:textId="77777777" w:rsidR="00000000" w:rsidRDefault="007C71EE">
      <w:pPr>
        <w:pStyle w:val="a"/>
        <w:rPr>
          <w:rFonts w:hint="cs"/>
          <w:rtl/>
        </w:rPr>
      </w:pPr>
    </w:p>
    <w:p w14:paraId="6DD362F1" w14:textId="77777777" w:rsidR="00000000" w:rsidRDefault="007C71EE">
      <w:pPr>
        <w:pStyle w:val="SpeakerCon"/>
        <w:rPr>
          <w:rtl/>
        </w:rPr>
      </w:pPr>
      <w:bookmarkStart w:id="546" w:name="FS000000473T26_05_2003_23_00_38C"/>
      <w:bookmarkEnd w:id="546"/>
      <w:r>
        <w:rPr>
          <w:rtl/>
        </w:rPr>
        <w:t>שר הבריאות דני נוה:</w:t>
      </w:r>
    </w:p>
    <w:p w14:paraId="6187B19B" w14:textId="77777777" w:rsidR="00000000" w:rsidRDefault="007C71EE">
      <w:pPr>
        <w:pStyle w:val="a"/>
        <w:rPr>
          <w:rtl/>
        </w:rPr>
      </w:pPr>
    </w:p>
    <w:p w14:paraId="2DB58377" w14:textId="77777777" w:rsidR="00000000" w:rsidRDefault="007C71EE">
      <w:pPr>
        <w:pStyle w:val="a"/>
        <w:rPr>
          <w:rFonts w:hint="cs"/>
          <w:rtl/>
        </w:rPr>
      </w:pPr>
      <w:r>
        <w:rPr>
          <w:rFonts w:hint="cs"/>
          <w:rtl/>
        </w:rPr>
        <w:t>העם הזה, עם כל חילוקי הדעות בינינו, מה שהעם הזה צריך היום - - -</w:t>
      </w:r>
    </w:p>
    <w:p w14:paraId="2781453F" w14:textId="77777777" w:rsidR="00000000" w:rsidRDefault="007C71EE">
      <w:pPr>
        <w:pStyle w:val="a"/>
        <w:rPr>
          <w:rFonts w:hint="cs"/>
          <w:rtl/>
        </w:rPr>
      </w:pPr>
    </w:p>
    <w:p w14:paraId="254A53A3" w14:textId="77777777" w:rsidR="00000000" w:rsidRDefault="007C71EE">
      <w:pPr>
        <w:pStyle w:val="ac"/>
        <w:rPr>
          <w:rtl/>
        </w:rPr>
      </w:pPr>
      <w:r>
        <w:rPr>
          <w:rFonts w:hint="eastAsia"/>
          <w:rtl/>
        </w:rPr>
        <w:t>דליה</w:t>
      </w:r>
      <w:r>
        <w:rPr>
          <w:rtl/>
        </w:rPr>
        <w:t xml:space="preserve"> איציק (העבודה-מימד):</w:t>
      </w:r>
    </w:p>
    <w:p w14:paraId="2F774E36" w14:textId="77777777" w:rsidR="00000000" w:rsidRDefault="007C71EE">
      <w:pPr>
        <w:pStyle w:val="a"/>
        <w:rPr>
          <w:rFonts w:hint="cs"/>
          <w:rtl/>
        </w:rPr>
      </w:pPr>
    </w:p>
    <w:p w14:paraId="0F0037B9" w14:textId="77777777" w:rsidR="00000000" w:rsidRDefault="007C71EE">
      <w:pPr>
        <w:pStyle w:val="a"/>
        <w:rPr>
          <w:rFonts w:hint="cs"/>
          <w:rtl/>
        </w:rPr>
      </w:pPr>
      <w:r>
        <w:rPr>
          <w:rFonts w:hint="cs"/>
          <w:rtl/>
        </w:rPr>
        <w:t>אם אנחנו היינו עושים את זה, דני נוה, מה היית עושה היום? תגיד לי.</w:t>
      </w:r>
    </w:p>
    <w:p w14:paraId="16668056" w14:textId="77777777" w:rsidR="00000000" w:rsidRDefault="007C71EE">
      <w:pPr>
        <w:pStyle w:val="a"/>
        <w:rPr>
          <w:rFonts w:hint="cs"/>
          <w:rtl/>
        </w:rPr>
      </w:pPr>
    </w:p>
    <w:p w14:paraId="75562BB2" w14:textId="77777777" w:rsidR="00000000" w:rsidRDefault="007C71EE">
      <w:pPr>
        <w:pStyle w:val="SpeakerCon"/>
        <w:rPr>
          <w:rtl/>
        </w:rPr>
      </w:pPr>
      <w:bookmarkStart w:id="547" w:name="FS000000473T26_05_2003_23_01_14C"/>
      <w:bookmarkEnd w:id="547"/>
      <w:r>
        <w:rPr>
          <w:rtl/>
        </w:rPr>
        <w:t>שר הבריאות דני נוה:</w:t>
      </w:r>
    </w:p>
    <w:p w14:paraId="05D73E4F" w14:textId="77777777" w:rsidR="00000000" w:rsidRDefault="007C71EE">
      <w:pPr>
        <w:pStyle w:val="a"/>
        <w:rPr>
          <w:rtl/>
        </w:rPr>
      </w:pPr>
    </w:p>
    <w:p w14:paraId="2D7E0CE1" w14:textId="77777777" w:rsidR="00000000" w:rsidRDefault="007C71EE">
      <w:pPr>
        <w:pStyle w:val="a"/>
        <w:rPr>
          <w:rFonts w:hint="cs"/>
          <w:rtl/>
        </w:rPr>
      </w:pPr>
      <w:r>
        <w:rPr>
          <w:rFonts w:hint="cs"/>
          <w:rtl/>
        </w:rPr>
        <w:t>אני מייד אגיד לך.</w:t>
      </w:r>
    </w:p>
    <w:p w14:paraId="57C0E5B5" w14:textId="77777777" w:rsidR="00000000" w:rsidRDefault="007C71EE">
      <w:pPr>
        <w:pStyle w:val="a"/>
        <w:rPr>
          <w:rFonts w:hint="cs"/>
          <w:rtl/>
        </w:rPr>
      </w:pPr>
    </w:p>
    <w:p w14:paraId="1E394605" w14:textId="77777777" w:rsidR="00000000" w:rsidRDefault="007C71EE">
      <w:pPr>
        <w:pStyle w:val="ac"/>
        <w:rPr>
          <w:rtl/>
        </w:rPr>
      </w:pPr>
      <w:r>
        <w:rPr>
          <w:rFonts w:hint="eastAsia"/>
          <w:rtl/>
        </w:rPr>
        <w:t>דליה</w:t>
      </w:r>
      <w:r>
        <w:rPr>
          <w:rtl/>
        </w:rPr>
        <w:t xml:space="preserve"> איציק (העבודה-מימד):</w:t>
      </w:r>
    </w:p>
    <w:p w14:paraId="163FEB8F" w14:textId="77777777" w:rsidR="00000000" w:rsidRDefault="007C71EE">
      <w:pPr>
        <w:pStyle w:val="a"/>
        <w:rPr>
          <w:rFonts w:hint="cs"/>
          <w:rtl/>
        </w:rPr>
      </w:pPr>
    </w:p>
    <w:p w14:paraId="2D3C9A34" w14:textId="77777777" w:rsidR="00000000" w:rsidRDefault="007C71EE">
      <w:pPr>
        <w:pStyle w:val="a"/>
        <w:rPr>
          <w:rFonts w:hint="cs"/>
          <w:rtl/>
        </w:rPr>
      </w:pPr>
      <w:r>
        <w:rPr>
          <w:rFonts w:hint="cs"/>
          <w:rtl/>
        </w:rPr>
        <w:t>אם אנחנו היינו מביאים את מפת הדרכים, איזה נאום היה לך? איזה נאום חוצב להבות היה לך?</w:t>
      </w:r>
    </w:p>
    <w:p w14:paraId="08F47AC9" w14:textId="77777777" w:rsidR="00000000" w:rsidRDefault="007C71EE">
      <w:pPr>
        <w:pStyle w:val="a"/>
        <w:rPr>
          <w:rFonts w:hint="cs"/>
          <w:rtl/>
        </w:rPr>
      </w:pPr>
    </w:p>
    <w:p w14:paraId="261725D9" w14:textId="77777777" w:rsidR="00000000" w:rsidRDefault="007C71EE">
      <w:pPr>
        <w:pStyle w:val="ad"/>
        <w:rPr>
          <w:rtl/>
        </w:rPr>
      </w:pPr>
      <w:r>
        <w:rPr>
          <w:rtl/>
        </w:rPr>
        <w:t>היו"ר אלי בן-מנחם:</w:t>
      </w:r>
    </w:p>
    <w:p w14:paraId="6113AB7B" w14:textId="77777777" w:rsidR="00000000" w:rsidRDefault="007C71EE">
      <w:pPr>
        <w:pStyle w:val="a"/>
        <w:rPr>
          <w:rtl/>
        </w:rPr>
      </w:pPr>
    </w:p>
    <w:p w14:paraId="4AA6699F" w14:textId="77777777" w:rsidR="00000000" w:rsidRDefault="007C71EE">
      <w:pPr>
        <w:pStyle w:val="a"/>
        <w:rPr>
          <w:rFonts w:hint="cs"/>
          <w:rtl/>
        </w:rPr>
      </w:pPr>
      <w:r>
        <w:rPr>
          <w:rFonts w:hint="cs"/>
          <w:rtl/>
        </w:rPr>
        <w:t xml:space="preserve">חברת הכנסת דליה </w:t>
      </w:r>
      <w:r>
        <w:rPr>
          <w:rFonts w:hint="cs"/>
          <w:rtl/>
        </w:rPr>
        <w:t>איציק.</w:t>
      </w:r>
    </w:p>
    <w:p w14:paraId="6D2ECDBA" w14:textId="77777777" w:rsidR="00000000" w:rsidRDefault="007C71EE">
      <w:pPr>
        <w:pStyle w:val="a"/>
        <w:rPr>
          <w:rFonts w:hint="cs"/>
          <w:rtl/>
        </w:rPr>
      </w:pPr>
    </w:p>
    <w:p w14:paraId="37975806" w14:textId="77777777" w:rsidR="00000000" w:rsidRDefault="007C71EE">
      <w:pPr>
        <w:pStyle w:val="SpeakerCon"/>
        <w:rPr>
          <w:rtl/>
        </w:rPr>
      </w:pPr>
      <w:bookmarkStart w:id="548" w:name="FS000000473T26_05_2003_23_02_47C"/>
      <w:bookmarkEnd w:id="548"/>
      <w:r>
        <w:rPr>
          <w:rtl/>
        </w:rPr>
        <w:t>שר הבריאות דני נוה:</w:t>
      </w:r>
    </w:p>
    <w:p w14:paraId="4418B6F8" w14:textId="77777777" w:rsidR="00000000" w:rsidRDefault="007C71EE">
      <w:pPr>
        <w:pStyle w:val="a"/>
        <w:rPr>
          <w:rtl/>
        </w:rPr>
      </w:pPr>
    </w:p>
    <w:p w14:paraId="03302B4E" w14:textId="77777777" w:rsidR="00000000" w:rsidRDefault="007C71EE">
      <w:pPr>
        <w:pStyle w:val="a"/>
        <w:rPr>
          <w:rFonts w:hint="cs"/>
          <w:rtl/>
        </w:rPr>
      </w:pPr>
      <w:r>
        <w:rPr>
          <w:rFonts w:hint="cs"/>
          <w:rtl/>
        </w:rPr>
        <w:t>מייד אני אומר לך מה הייתי עושה היום. אבל אני חייב לומר, שעם כל חילוקי הדעות הפוליטיים, שהם לגיטימיים וצריכים להיות בתוכנו - - -</w:t>
      </w:r>
    </w:p>
    <w:p w14:paraId="69F9EF54" w14:textId="77777777" w:rsidR="00000000" w:rsidRDefault="007C71EE">
      <w:pPr>
        <w:pStyle w:val="ac"/>
        <w:rPr>
          <w:rtl/>
        </w:rPr>
      </w:pPr>
    </w:p>
    <w:p w14:paraId="345F58DD" w14:textId="77777777" w:rsidR="00000000" w:rsidRDefault="007C71EE">
      <w:pPr>
        <w:pStyle w:val="ac"/>
        <w:rPr>
          <w:rtl/>
        </w:rPr>
      </w:pPr>
      <w:r>
        <w:rPr>
          <w:rFonts w:hint="eastAsia"/>
          <w:rtl/>
        </w:rPr>
        <w:t>דליה</w:t>
      </w:r>
      <w:r>
        <w:rPr>
          <w:rtl/>
        </w:rPr>
        <w:t xml:space="preserve"> איציק (העבודה-מימד):</w:t>
      </w:r>
    </w:p>
    <w:p w14:paraId="48E0DD9E" w14:textId="77777777" w:rsidR="00000000" w:rsidRDefault="007C71EE">
      <w:pPr>
        <w:pStyle w:val="a"/>
        <w:rPr>
          <w:rFonts w:hint="cs"/>
          <w:rtl/>
        </w:rPr>
      </w:pPr>
    </w:p>
    <w:p w14:paraId="75A2CD3D" w14:textId="77777777" w:rsidR="00000000" w:rsidRDefault="007C71EE">
      <w:pPr>
        <w:pStyle w:val="a"/>
        <w:rPr>
          <w:rFonts w:hint="cs"/>
          <w:rtl/>
        </w:rPr>
      </w:pPr>
      <w:r>
        <w:rPr>
          <w:rFonts w:hint="cs"/>
          <w:rtl/>
        </w:rPr>
        <w:t>כבר אין לנו.</w:t>
      </w:r>
    </w:p>
    <w:p w14:paraId="01A88B02" w14:textId="77777777" w:rsidR="00000000" w:rsidRDefault="007C71EE">
      <w:pPr>
        <w:pStyle w:val="a"/>
        <w:rPr>
          <w:rFonts w:hint="cs"/>
          <w:rtl/>
        </w:rPr>
      </w:pPr>
    </w:p>
    <w:p w14:paraId="39E98A4B" w14:textId="77777777" w:rsidR="00000000" w:rsidRDefault="007C71EE">
      <w:pPr>
        <w:pStyle w:val="SpeakerCon"/>
        <w:rPr>
          <w:rtl/>
        </w:rPr>
      </w:pPr>
      <w:bookmarkStart w:id="549" w:name="FS000000473T26_05_2003_23_03_14C"/>
      <w:bookmarkEnd w:id="549"/>
      <w:r>
        <w:rPr>
          <w:rtl/>
        </w:rPr>
        <w:t>שר הבריאות דני נוה:</w:t>
      </w:r>
    </w:p>
    <w:p w14:paraId="4F6B2C6C" w14:textId="77777777" w:rsidR="00000000" w:rsidRDefault="007C71EE">
      <w:pPr>
        <w:pStyle w:val="a"/>
        <w:rPr>
          <w:rtl/>
        </w:rPr>
      </w:pPr>
    </w:p>
    <w:p w14:paraId="5D9413FC" w14:textId="77777777" w:rsidR="00000000" w:rsidRDefault="007C71EE">
      <w:pPr>
        <w:pStyle w:val="a"/>
        <w:rPr>
          <w:rFonts w:hint="cs"/>
          <w:rtl/>
        </w:rPr>
      </w:pPr>
      <w:r>
        <w:rPr>
          <w:rFonts w:hint="cs"/>
          <w:rtl/>
        </w:rPr>
        <w:t>יש בינינו. מה לעשות. עדיין יש גם חיל</w:t>
      </w:r>
      <w:r>
        <w:rPr>
          <w:rFonts w:hint="cs"/>
          <w:rtl/>
        </w:rPr>
        <w:t>וקי דעות. עם כל חילוקי הדעות שעדיין יש בקרבנו - אני מתקשה למצוא את המלים המתאימות - אבל השימוש הזול והפסול הזה בזכרו של רבין ומעשה ההסתה שאת עשית פה, ולפנייך - חבר הכנסת בן-אליעזר וגם חבר הכנסת רן כהן, רק גורם לעם המסכן הזה, שגם כך יש לו צרות מכאן ועד להוד</w:t>
      </w:r>
      <w:r>
        <w:rPr>
          <w:rFonts w:hint="cs"/>
          <w:rtl/>
        </w:rPr>
        <w:t>עה חדשה, להיות במצב קשה פי כמה, כשהוא רואה ושומע את הדברים האלה שזורעים שנאה ומעמיקים את התהום בינינו בצורה כל כך שפלה.</w:t>
      </w:r>
    </w:p>
    <w:p w14:paraId="14CF81D7" w14:textId="77777777" w:rsidR="00000000" w:rsidRDefault="007C71EE">
      <w:pPr>
        <w:pStyle w:val="a"/>
        <w:rPr>
          <w:rFonts w:hint="cs"/>
          <w:rtl/>
        </w:rPr>
      </w:pPr>
    </w:p>
    <w:p w14:paraId="77B4E008" w14:textId="77777777" w:rsidR="00000000" w:rsidRDefault="007C71EE">
      <w:pPr>
        <w:pStyle w:val="a"/>
        <w:rPr>
          <w:rFonts w:hint="cs"/>
          <w:rtl/>
        </w:rPr>
      </w:pPr>
      <w:r>
        <w:rPr>
          <w:rFonts w:hint="cs"/>
          <w:rtl/>
        </w:rPr>
        <w:t xml:space="preserve">ואני רוצה לומר, אדוני היושב-ראש, חברי חברי הכנסת, שבסופו של דבר עדיין יש הבדלים בתוכנו, ואם מדברים על בקשת סליחה מהותית </w:t>
      </w:r>
      <w:r>
        <w:rPr>
          <w:rtl/>
        </w:rPr>
        <w:t>–</w:t>
      </w:r>
      <w:r>
        <w:rPr>
          <w:rFonts w:hint="cs"/>
          <w:rtl/>
        </w:rPr>
        <w:t xml:space="preserve"> לא בקשת סליחה</w:t>
      </w:r>
      <w:r>
        <w:rPr>
          <w:rFonts w:hint="cs"/>
          <w:rtl/>
        </w:rPr>
        <w:t xml:space="preserve"> שיש בה ניסיון להתריס, לא בקשת סליחה שיש בה משום הסתה </w:t>
      </w:r>
      <w:r>
        <w:rPr>
          <w:rtl/>
        </w:rPr>
        <w:t>–</w:t>
      </w:r>
      <w:r>
        <w:rPr>
          <w:rFonts w:hint="cs"/>
          <w:rtl/>
        </w:rPr>
        <w:t xml:space="preserve"> אם מדברים על בקשת סליחה אמיתית, שצריכה להתבקש, מי צריך לבקש סליחה? הרי בסופו של דבר איך הגענו עד הלום? איך הגענו למצב הנוכחי? איך הגענו לשנתיים וחצי של טרור ערפאתי פלסטיני  נגד נשים, גברים וילדים בישר</w:t>
      </w:r>
      <w:r>
        <w:rPr>
          <w:rFonts w:hint="cs"/>
          <w:rtl/>
        </w:rPr>
        <w:t xml:space="preserve">אל? מי הביא את ערפאת וכנופיית הטרור שלו לפה, אם לא מפלגת העבודה? מי הציע לערפאת את ירושלים ואת כל שטחי ארץ-ישראל והציע להסיג אותנו לגבולות 1967 -  ואחרי זה פרצה מה שהם מכנים האינתיפאדה, ואני קורא לה מלחמת הטרור </w:t>
      </w:r>
      <w:r>
        <w:rPr>
          <w:rtl/>
        </w:rPr>
        <w:t>–</w:t>
      </w:r>
      <w:r>
        <w:rPr>
          <w:rFonts w:hint="cs"/>
          <w:rtl/>
        </w:rPr>
        <w:t xml:space="preserve"> אם לא ראש ממשלה של מפלגת העבודה? מי החליט ל</w:t>
      </w:r>
      <w:r>
        <w:rPr>
          <w:rFonts w:hint="cs"/>
          <w:rtl/>
        </w:rPr>
        <w:t>חמש את הטרוריסטים האלה ברובים, אם לא אנשי מפלגת העבודה?</w:t>
      </w:r>
    </w:p>
    <w:p w14:paraId="71038552" w14:textId="77777777" w:rsidR="00000000" w:rsidRDefault="007C71EE">
      <w:pPr>
        <w:pStyle w:val="a"/>
        <w:rPr>
          <w:rFonts w:hint="cs"/>
          <w:rtl/>
        </w:rPr>
      </w:pPr>
    </w:p>
    <w:p w14:paraId="2F1E82B7" w14:textId="77777777" w:rsidR="00000000" w:rsidRDefault="007C71EE">
      <w:pPr>
        <w:pStyle w:val="ad"/>
        <w:rPr>
          <w:rtl/>
        </w:rPr>
      </w:pPr>
      <w:r>
        <w:rPr>
          <w:rtl/>
        </w:rPr>
        <w:t>היו"ר אלי בן-מנחם:</w:t>
      </w:r>
    </w:p>
    <w:p w14:paraId="40897DEC" w14:textId="77777777" w:rsidR="00000000" w:rsidRDefault="007C71EE">
      <w:pPr>
        <w:pStyle w:val="a"/>
        <w:rPr>
          <w:rtl/>
        </w:rPr>
      </w:pPr>
    </w:p>
    <w:p w14:paraId="75B09F99" w14:textId="77777777" w:rsidR="00000000" w:rsidRDefault="007C71EE">
      <w:pPr>
        <w:pStyle w:val="a"/>
        <w:rPr>
          <w:rFonts w:hint="cs"/>
          <w:rtl/>
        </w:rPr>
      </w:pPr>
      <w:r>
        <w:rPr>
          <w:rFonts w:hint="cs"/>
          <w:rtl/>
        </w:rPr>
        <w:t>השר שרנסקי, אנא ממך.</w:t>
      </w:r>
    </w:p>
    <w:p w14:paraId="13E79AC2" w14:textId="77777777" w:rsidR="00000000" w:rsidRDefault="007C71EE">
      <w:pPr>
        <w:pStyle w:val="a"/>
        <w:rPr>
          <w:rFonts w:hint="cs"/>
          <w:rtl/>
        </w:rPr>
      </w:pPr>
    </w:p>
    <w:p w14:paraId="3728C6CA" w14:textId="77777777" w:rsidR="00000000" w:rsidRDefault="007C71EE">
      <w:pPr>
        <w:pStyle w:val="SpeakerCon"/>
        <w:rPr>
          <w:rtl/>
        </w:rPr>
      </w:pPr>
      <w:bookmarkStart w:id="550" w:name="FS000000473T26_05_2003_22_25_12"/>
      <w:bookmarkEnd w:id="550"/>
      <w:r>
        <w:rPr>
          <w:rFonts w:hint="eastAsia"/>
          <w:rtl/>
        </w:rPr>
        <w:t>שר</w:t>
      </w:r>
      <w:r>
        <w:rPr>
          <w:rtl/>
        </w:rPr>
        <w:t xml:space="preserve"> הבריאות דני נוה:</w:t>
      </w:r>
    </w:p>
    <w:p w14:paraId="325F03B5" w14:textId="77777777" w:rsidR="00000000" w:rsidRDefault="007C71EE">
      <w:pPr>
        <w:pStyle w:val="a"/>
        <w:rPr>
          <w:rFonts w:hint="cs"/>
          <w:rtl/>
        </w:rPr>
      </w:pPr>
    </w:p>
    <w:p w14:paraId="021E05CF" w14:textId="77777777" w:rsidR="00000000" w:rsidRDefault="007C71EE">
      <w:pPr>
        <w:pStyle w:val="a"/>
        <w:rPr>
          <w:rFonts w:hint="cs"/>
          <w:rtl/>
        </w:rPr>
      </w:pPr>
      <w:r>
        <w:rPr>
          <w:rFonts w:hint="cs"/>
          <w:rtl/>
        </w:rPr>
        <w:t>אז אנחנו צריכים לבקש סליחה? על מה? על זה שאנחנו נאלצים להתמודד עם המציאות הקשה שאתם יצרתם כאן, של העובדות המדיניות הביטחוניות הנוראיות ש</w:t>
      </w:r>
      <w:r>
        <w:rPr>
          <w:rFonts w:hint="cs"/>
          <w:rtl/>
        </w:rPr>
        <w:t>אתם יצרתם פה? אנחנו צריכים לבקש סליחה, אנחנו?</w:t>
      </w:r>
    </w:p>
    <w:p w14:paraId="54D17B83" w14:textId="77777777" w:rsidR="00000000" w:rsidRDefault="007C71EE">
      <w:pPr>
        <w:pStyle w:val="a"/>
        <w:rPr>
          <w:rFonts w:hint="cs"/>
          <w:rtl/>
        </w:rPr>
      </w:pPr>
    </w:p>
    <w:p w14:paraId="037C3BF8" w14:textId="77777777" w:rsidR="00000000" w:rsidRDefault="007C71EE">
      <w:pPr>
        <w:pStyle w:val="ac"/>
        <w:rPr>
          <w:rtl/>
        </w:rPr>
      </w:pPr>
      <w:r>
        <w:rPr>
          <w:rFonts w:hint="eastAsia"/>
          <w:rtl/>
        </w:rPr>
        <w:t>דליה</w:t>
      </w:r>
      <w:r>
        <w:rPr>
          <w:rtl/>
        </w:rPr>
        <w:t xml:space="preserve"> איציק (העבודה-מימד):</w:t>
      </w:r>
    </w:p>
    <w:p w14:paraId="5015485F" w14:textId="77777777" w:rsidR="00000000" w:rsidRDefault="007C71EE">
      <w:pPr>
        <w:pStyle w:val="a"/>
        <w:rPr>
          <w:rFonts w:hint="cs"/>
          <w:rtl/>
        </w:rPr>
      </w:pPr>
    </w:p>
    <w:p w14:paraId="5B8655F4" w14:textId="77777777" w:rsidR="00000000" w:rsidRDefault="007C71EE">
      <w:pPr>
        <w:pStyle w:val="a"/>
        <w:rPr>
          <w:rFonts w:hint="cs"/>
          <w:rtl/>
        </w:rPr>
      </w:pPr>
      <w:r>
        <w:rPr>
          <w:rFonts w:hint="cs"/>
          <w:rtl/>
        </w:rPr>
        <w:t>תסית, תסית, תסית. תעמוד במרפסת.</w:t>
      </w:r>
    </w:p>
    <w:p w14:paraId="4B9C4BA1" w14:textId="77777777" w:rsidR="00000000" w:rsidRDefault="007C71EE">
      <w:pPr>
        <w:pStyle w:val="a"/>
        <w:rPr>
          <w:rFonts w:hint="cs"/>
          <w:rtl/>
        </w:rPr>
      </w:pPr>
    </w:p>
    <w:p w14:paraId="460E3F19" w14:textId="77777777" w:rsidR="00000000" w:rsidRDefault="007C71EE">
      <w:pPr>
        <w:pStyle w:val="SpeakerCon"/>
        <w:rPr>
          <w:rtl/>
        </w:rPr>
      </w:pPr>
      <w:bookmarkStart w:id="551" w:name="FS000000473T26_05_2003_22_26_32C"/>
      <w:bookmarkEnd w:id="551"/>
      <w:r>
        <w:rPr>
          <w:rtl/>
        </w:rPr>
        <w:t>שר הבריאות דני נוה:</w:t>
      </w:r>
    </w:p>
    <w:p w14:paraId="2B97733B" w14:textId="77777777" w:rsidR="00000000" w:rsidRDefault="007C71EE">
      <w:pPr>
        <w:pStyle w:val="a"/>
        <w:rPr>
          <w:rtl/>
        </w:rPr>
      </w:pPr>
    </w:p>
    <w:p w14:paraId="6C2C6D68" w14:textId="77777777" w:rsidR="00000000" w:rsidRDefault="007C71EE">
      <w:pPr>
        <w:pStyle w:val="a"/>
        <w:rPr>
          <w:rFonts w:hint="cs"/>
          <w:rtl/>
        </w:rPr>
      </w:pPr>
      <w:r>
        <w:rPr>
          <w:rFonts w:hint="cs"/>
          <w:rtl/>
        </w:rPr>
        <w:t>חברת הכנסת דליה איציק, מי שעסק פה בהסתה זו את. מי שעסק פה בהסתה זו את. ולא הפנמתם את הלקח הזה, לצערי הרב. לא הפנמתם את הלקח הזה,</w:t>
      </w:r>
      <w:r>
        <w:rPr>
          <w:rFonts w:hint="cs"/>
          <w:rtl/>
        </w:rPr>
        <w:t xml:space="preserve"> לצערי הרב.</w:t>
      </w:r>
    </w:p>
    <w:p w14:paraId="7F6E19DA" w14:textId="77777777" w:rsidR="00000000" w:rsidRDefault="007C71EE">
      <w:pPr>
        <w:pStyle w:val="a"/>
        <w:rPr>
          <w:rFonts w:hint="cs"/>
          <w:rtl/>
        </w:rPr>
      </w:pPr>
    </w:p>
    <w:p w14:paraId="3DE2AFC4" w14:textId="77777777" w:rsidR="00000000" w:rsidRDefault="007C71EE">
      <w:pPr>
        <w:pStyle w:val="ac"/>
        <w:rPr>
          <w:rtl/>
        </w:rPr>
      </w:pPr>
      <w:r>
        <w:rPr>
          <w:rFonts w:hint="eastAsia"/>
          <w:rtl/>
        </w:rPr>
        <w:t>דליה</w:t>
      </w:r>
      <w:r>
        <w:rPr>
          <w:rtl/>
        </w:rPr>
        <w:t xml:space="preserve"> איציק (העבודה-מימד):</w:t>
      </w:r>
    </w:p>
    <w:p w14:paraId="3C7DB783" w14:textId="77777777" w:rsidR="00000000" w:rsidRDefault="007C71EE">
      <w:pPr>
        <w:pStyle w:val="a"/>
        <w:rPr>
          <w:rFonts w:hint="cs"/>
          <w:rtl/>
        </w:rPr>
      </w:pPr>
    </w:p>
    <w:p w14:paraId="3DF5F71B" w14:textId="77777777" w:rsidR="00000000" w:rsidRDefault="007C71EE">
      <w:pPr>
        <w:pStyle w:val="a"/>
        <w:rPr>
          <w:rFonts w:hint="cs"/>
          <w:rtl/>
        </w:rPr>
      </w:pPr>
      <w:r>
        <w:rPr>
          <w:rFonts w:hint="cs"/>
          <w:rtl/>
        </w:rPr>
        <w:t>בתקופתנו לא נרצח ראש ממשלה. קצת תתבייש. תתבייש לך.</w:t>
      </w:r>
    </w:p>
    <w:p w14:paraId="20158A79" w14:textId="77777777" w:rsidR="00000000" w:rsidRDefault="007C71EE">
      <w:pPr>
        <w:pStyle w:val="a"/>
        <w:rPr>
          <w:rFonts w:hint="cs"/>
          <w:rtl/>
        </w:rPr>
      </w:pPr>
    </w:p>
    <w:p w14:paraId="756DF841" w14:textId="77777777" w:rsidR="00000000" w:rsidRDefault="007C71EE">
      <w:pPr>
        <w:pStyle w:val="SpeakerCon"/>
        <w:rPr>
          <w:rtl/>
        </w:rPr>
      </w:pPr>
      <w:bookmarkStart w:id="552" w:name="FS000000473T26_05_2003_22_28_04C"/>
      <w:bookmarkEnd w:id="552"/>
      <w:r>
        <w:rPr>
          <w:rtl/>
        </w:rPr>
        <w:t>שר הבריאות דני נוה:</w:t>
      </w:r>
    </w:p>
    <w:p w14:paraId="16D9CD94" w14:textId="77777777" w:rsidR="00000000" w:rsidRDefault="007C71EE">
      <w:pPr>
        <w:pStyle w:val="a"/>
        <w:rPr>
          <w:rtl/>
        </w:rPr>
      </w:pPr>
    </w:p>
    <w:p w14:paraId="3CB052E6" w14:textId="77777777" w:rsidR="00000000" w:rsidRDefault="007C71EE">
      <w:pPr>
        <w:pStyle w:val="a"/>
        <w:rPr>
          <w:rFonts w:hint="cs"/>
          <w:rtl/>
        </w:rPr>
      </w:pPr>
      <w:r>
        <w:rPr>
          <w:rFonts w:hint="cs"/>
          <w:rtl/>
        </w:rPr>
        <w:t xml:space="preserve">אתם עוסקים יומם ולילה בהסתה נגד ציבור שלם, נגד מי שמהווה היום את הרוב בעם ישראל, וכפי שאמרתי, עושים שימוש נלוז בזכרו של ראש ממשלה שנרצח על-ידי </w:t>
      </w:r>
      <w:r>
        <w:rPr>
          <w:rFonts w:hint="cs"/>
          <w:rtl/>
        </w:rPr>
        <w:t>רוצח שפל ועוסקים בהסתה פרועה, שפלה, בזויה, שיוצרת עוד ריב ומדון בעם ישראל. זה דבר שצריך אולי לאפיין תנועה שולית ביותר במפה הפוליטית בישראל, אבל תנועה שמתיימרת להיות תנועת שלטון, אופוזיציה שרוצה לחזור לשלטון  - - -</w:t>
      </w:r>
    </w:p>
    <w:p w14:paraId="53691ADE" w14:textId="77777777" w:rsidR="00000000" w:rsidRDefault="007C71EE">
      <w:pPr>
        <w:pStyle w:val="a"/>
        <w:rPr>
          <w:rFonts w:hint="cs"/>
          <w:rtl/>
        </w:rPr>
      </w:pPr>
    </w:p>
    <w:p w14:paraId="0238A446" w14:textId="77777777" w:rsidR="00000000" w:rsidRDefault="007C71EE">
      <w:pPr>
        <w:pStyle w:val="ac"/>
        <w:rPr>
          <w:rtl/>
        </w:rPr>
      </w:pPr>
      <w:r>
        <w:rPr>
          <w:rFonts w:hint="eastAsia"/>
          <w:rtl/>
        </w:rPr>
        <w:t>דליה</w:t>
      </w:r>
      <w:r>
        <w:rPr>
          <w:rtl/>
        </w:rPr>
        <w:t xml:space="preserve"> איציק (העבודה-מימד):</w:t>
      </w:r>
    </w:p>
    <w:p w14:paraId="5202BAF0" w14:textId="77777777" w:rsidR="00000000" w:rsidRDefault="007C71EE">
      <w:pPr>
        <w:pStyle w:val="a"/>
        <w:rPr>
          <w:rFonts w:hint="cs"/>
          <w:rtl/>
        </w:rPr>
      </w:pPr>
    </w:p>
    <w:p w14:paraId="4DCA7B28" w14:textId="77777777" w:rsidR="00000000" w:rsidRDefault="007C71EE">
      <w:pPr>
        <w:pStyle w:val="a"/>
        <w:rPr>
          <w:rFonts w:hint="cs"/>
          <w:rtl/>
        </w:rPr>
      </w:pPr>
      <w:r>
        <w:rPr>
          <w:rFonts w:hint="cs"/>
          <w:rtl/>
        </w:rPr>
        <w:t>אין לך בושה. ת</w:t>
      </w:r>
      <w:r>
        <w:rPr>
          <w:rFonts w:hint="cs"/>
          <w:rtl/>
        </w:rPr>
        <w:t>סמיק קצת. איך לך בושה. תסמיק קצת. תסמיק, תגיד "טעיתי", תצטער.</w:t>
      </w:r>
    </w:p>
    <w:p w14:paraId="6BE38293" w14:textId="77777777" w:rsidR="00000000" w:rsidRDefault="007C71EE">
      <w:pPr>
        <w:pStyle w:val="a"/>
        <w:rPr>
          <w:rFonts w:hint="cs"/>
          <w:rtl/>
        </w:rPr>
      </w:pPr>
    </w:p>
    <w:p w14:paraId="12152177" w14:textId="77777777" w:rsidR="00000000" w:rsidRDefault="007C71EE">
      <w:pPr>
        <w:pStyle w:val="SpeakerCon"/>
        <w:rPr>
          <w:rtl/>
        </w:rPr>
      </w:pPr>
      <w:bookmarkStart w:id="553" w:name="FS000000473T26_05_2003_22_36_39C"/>
      <w:bookmarkEnd w:id="553"/>
      <w:r>
        <w:rPr>
          <w:rtl/>
        </w:rPr>
        <w:t>שר הבריאות דני נוה:</w:t>
      </w:r>
    </w:p>
    <w:p w14:paraId="4FB1809C" w14:textId="77777777" w:rsidR="00000000" w:rsidRDefault="007C71EE">
      <w:pPr>
        <w:pStyle w:val="a"/>
        <w:rPr>
          <w:rtl/>
        </w:rPr>
      </w:pPr>
    </w:p>
    <w:p w14:paraId="679FCB38" w14:textId="77777777" w:rsidR="00000000" w:rsidRDefault="007C71EE">
      <w:pPr>
        <w:pStyle w:val="a"/>
        <w:rPr>
          <w:rFonts w:hint="cs"/>
          <w:rtl/>
        </w:rPr>
      </w:pPr>
      <w:r>
        <w:rPr>
          <w:rFonts w:hint="cs"/>
          <w:rtl/>
        </w:rPr>
        <w:t>איך את לא מתביישת, חברת הכנסת דליה איציק לעמוד פה על הבמה ולהסית? ואת חושבת שתצליחי לרכוש את לבו של העם הזה על-ידי זה שתעמדי פה ותעסקי בדברי הסתה וביזוי והטלת רפש בתנועה של</w:t>
      </w:r>
      <w:r>
        <w:rPr>
          <w:rFonts w:hint="cs"/>
          <w:rtl/>
        </w:rPr>
        <w:t xml:space="preserve">מה, במפלגה שלמה במדינת ישראל? על-ידי זה את באמת חושבת שתצליחי לרכוש את לבו של העם? </w:t>
      </w:r>
    </w:p>
    <w:p w14:paraId="7844086B" w14:textId="77777777" w:rsidR="00000000" w:rsidRDefault="007C71EE">
      <w:pPr>
        <w:pStyle w:val="a"/>
        <w:rPr>
          <w:rFonts w:hint="cs"/>
          <w:rtl/>
        </w:rPr>
      </w:pPr>
    </w:p>
    <w:p w14:paraId="6503F258" w14:textId="77777777" w:rsidR="00000000" w:rsidRDefault="007C71EE">
      <w:pPr>
        <w:pStyle w:val="ac"/>
        <w:rPr>
          <w:rtl/>
        </w:rPr>
      </w:pPr>
      <w:r>
        <w:rPr>
          <w:rFonts w:hint="eastAsia"/>
          <w:rtl/>
        </w:rPr>
        <w:t>דליה</w:t>
      </w:r>
      <w:r>
        <w:rPr>
          <w:rtl/>
        </w:rPr>
        <w:t xml:space="preserve"> איציק (העבודה-מימד):</w:t>
      </w:r>
    </w:p>
    <w:p w14:paraId="63751560" w14:textId="77777777" w:rsidR="00000000" w:rsidRDefault="007C71EE">
      <w:pPr>
        <w:pStyle w:val="a"/>
        <w:rPr>
          <w:rFonts w:hint="cs"/>
          <w:rtl/>
        </w:rPr>
      </w:pPr>
    </w:p>
    <w:p w14:paraId="1DC1E3EF" w14:textId="77777777" w:rsidR="00000000" w:rsidRDefault="007C71EE">
      <w:pPr>
        <w:pStyle w:val="a"/>
        <w:rPr>
          <w:rFonts w:hint="cs"/>
          <w:rtl/>
        </w:rPr>
      </w:pPr>
      <w:r>
        <w:rPr>
          <w:rFonts w:hint="cs"/>
          <w:rtl/>
        </w:rPr>
        <w:t>לא מתבייש.</w:t>
      </w:r>
    </w:p>
    <w:p w14:paraId="32521C6B" w14:textId="77777777" w:rsidR="00000000" w:rsidRDefault="007C71EE">
      <w:pPr>
        <w:pStyle w:val="a"/>
        <w:rPr>
          <w:rFonts w:hint="cs"/>
          <w:rtl/>
        </w:rPr>
      </w:pPr>
    </w:p>
    <w:p w14:paraId="1319117C" w14:textId="77777777" w:rsidR="00000000" w:rsidRDefault="007C71EE">
      <w:pPr>
        <w:pStyle w:val="SpeakerCon"/>
        <w:rPr>
          <w:rtl/>
        </w:rPr>
      </w:pPr>
      <w:bookmarkStart w:id="554" w:name="FS000000473T26_05_2003_22_39_01C"/>
      <w:bookmarkEnd w:id="554"/>
      <w:r>
        <w:rPr>
          <w:rtl/>
        </w:rPr>
        <w:t>שר הבריאות דני נוה:</w:t>
      </w:r>
    </w:p>
    <w:p w14:paraId="43C08901" w14:textId="77777777" w:rsidR="00000000" w:rsidRDefault="007C71EE">
      <w:pPr>
        <w:pStyle w:val="a"/>
        <w:rPr>
          <w:rtl/>
        </w:rPr>
      </w:pPr>
    </w:p>
    <w:p w14:paraId="4C54C5BA" w14:textId="77777777" w:rsidR="00000000" w:rsidRDefault="007C71EE">
      <w:pPr>
        <w:pStyle w:val="a"/>
        <w:rPr>
          <w:rFonts w:hint="cs"/>
          <w:rtl/>
        </w:rPr>
      </w:pPr>
      <w:r>
        <w:rPr>
          <w:rFonts w:hint="cs"/>
          <w:rtl/>
        </w:rPr>
        <w:t xml:space="preserve">לומר שיושב-ראש הכנסת, חבר הכנסת ריבלין, ואנוכי </w:t>
      </w:r>
      <w:r>
        <w:rPr>
          <w:rtl/>
        </w:rPr>
        <w:t>–</w:t>
      </w:r>
      <w:r>
        <w:rPr>
          <w:rFonts w:hint="cs"/>
          <w:rtl/>
        </w:rPr>
        <w:t xml:space="preserve"> אנחנו שותפיו של יגאל עמיר? הלא תבושי? איך את לא מתביישת? איך א</w:t>
      </w:r>
      <w:r>
        <w:rPr>
          <w:rFonts w:hint="cs"/>
          <w:rtl/>
        </w:rPr>
        <w:t xml:space="preserve">ת לא מתביישת לומר דברים כאלה? איך את לא מתביישת לומר דברים כאלה? </w:t>
      </w:r>
    </w:p>
    <w:p w14:paraId="6B324CA8" w14:textId="77777777" w:rsidR="00000000" w:rsidRDefault="007C71EE">
      <w:pPr>
        <w:pStyle w:val="a"/>
        <w:rPr>
          <w:rFonts w:hint="cs"/>
          <w:rtl/>
        </w:rPr>
      </w:pPr>
    </w:p>
    <w:p w14:paraId="03B3ABF1" w14:textId="77777777" w:rsidR="00000000" w:rsidRDefault="007C71EE">
      <w:pPr>
        <w:pStyle w:val="ac"/>
        <w:rPr>
          <w:rtl/>
        </w:rPr>
      </w:pPr>
      <w:r>
        <w:rPr>
          <w:rFonts w:hint="eastAsia"/>
          <w:rtl/>
        </w:rPr>
        <w:t>דליה</w:t>
      </w:r>
      <w:r>
        <w:rPr>
          <w:rtl/>
        </w:rPr>
        <w:t xml:space="preserve"> איציק (העבודה-מימד):</w:t>
      </w:r>
    </w:p>
    <w:p w14:paraId="1ED7E70A" w14:textId="77777777" w:rsidR="00000000" w:rsidRDefault="007C71EE">
      <w:pPr>
        <w:pStyle w:val="a"/>
        <w:rPr>
          <w:rFonts w:hint="cs"/>
          <w:rtl/>
        </w:rPr>
      </w:pPr>
    </w:p>
    <w:p w14:paraId="5BC71DBC" w14:textId="77777777" w:rsidR="00000000" w:rsidRDefault="007C71EE">
      <w:pPr>
        <w:pStyle w:val="a"/>
        <w:rPr>
          <w:rFonts w:hint="cs"/>
          <w:rtl/>
        </w:rPr>
      </w:pPr>
      <w:r>
        <w:rPr>
          <w:rFonts w:hint="cs"/>
          <w:rtl/>
        </w:rPr>
        <w:t xml:space="preserve">אוי-אוי-אוי, נאום נוגע ללב. אתה תמיד טוב בתעמולה. </w:t>
      </w:r>
    </w:p>
    <w:p w14:paraId="00CC8A7F" w14:textId="77777777" w:rsidR="00000000" w:rsidRDefault="007C71EE">
      <w:pPr>
        <w:pStyle w:val="Manager"/>
        <w:jc w:val="left"/>
        <w:rPr>
          <w:rFonts w:hint="cs"/>
          <w:b w:val="0"/>
          <w:bCs w:val="0"/>
          <w:sz w:val="22"/>
          <w:szCs w:val="22"/>
          <w:rtl/>
          <w:lang w:eastAsia="he-IL"/>
        </w:rPr>
      </w:pPr>
    </w:p>
    <w:p w14:paraId="41E9CB68" w14:textId="77777777" w:rsidR="00000000" w:rsidRDefault="007C71EE">
      <w:pPr>
        <w:pStyle w:val="ad"/>
        <w:rPr>
          <w:rtl/>
        </w:rPr>
      </w:pPr>
      <w:r>
        <w:rPr>
          <w:rtl/>
        </w:rPr>
        <w:t>היו"ר ראובן ריבלין:</w:t>
      </w:r>
    </w:p>
    <w:p w14:paraId="412D2122" w14:textId="77777777" w:rsidR="00000000" w:rsidRDefault="007C71EE">
      <w:pPr>
        <w:pStyle w:val="a"/>
        <w:rPr>
          <w:rtl/>
        </w:rPr>
      </w:pPr>
    </w:p>
    <w:p w14:paraId="7B5CFE2C" w14:textId="77777777" w:rsidR="00000000" w:rsidRDefault="007C71EE">
      <w:pPr>
        <w:pStyle w:val="a"/>
        <w:rPr>
          <w:rFonts w:hint="cs"/>
          <w:rtl/>
        </w:rPr>
      </w:pPr>
      <w:r>
        <w:rPr>
          <w:rFonts w:hint="cs"/>
          <w:rtl/>
        </w:rPr>
        <w:t xml:space="preserve">חברת הכנסת איציק, אבל מותר לו לדבר. </w:t>
      </w:r>
    </w:p>
    <w:p w14:paraId="398FE29C" w14:textId="77777777" w:rsidR="00000000" w:rsidRDefault="007C71EE">
      <w:pPr>
        <w:pStyle w:val="a"/>
        <w:rPr>
          <w:rFonts w:hint="cs"/>
          <w:rtl/>
        </w:rPr>
      </w:pPr>
    </w:p>
    <w:p w14:paraId="5FF541A1" w14:textId="77777777" w:rsidR="00000000" w:rsidRDefault="007C71EE">
      <w:pPr>
        <w:pStyle w:val="SpeakerCon"/>
        <w:rPr>
          <w:rtl/>
        </w:rPr>
      </w:pPr>
      <w:bookmarkStart w:id="555" w:name="FS000000473T26_05_2003_22_42_00C"/>
      <w:bookmarkEnd w:id="555"/>
      <w:r>
        <w:rPr>
          <w:rtl/>
        </w:rPr>
        <w:t>שר הבריאות דני נוה:</w:t>
      </w:r>
    </w:p>
    <w:p w14:paraId="5EE397DA" w14:textId="77777777" w:rsidR="00000000" w:rsidRDefault="007C71EE">
      <w:pPr>
        <w:pStyle w:val="a"/>
        <w:rPr>
          <w:rtl/>
        </w:rPr>
      </w:pPr>
    </w:p>
    <w:p w14:paraId="5C456248" w14:textId="77777777" w:rsidR="00000000" w:rsidRDefault="007C71EE">
      <w:pPr>
        <w:pStyle w:val="a"/>
        <w:rPr>
          <w:rFonts w:hint="cs"/>
          <w:rtl/>
        </w:rPr>
      </w:pPr>
      <w:r>
        <w:rPr>
          <w:rFonts w:hint="cs"/>
          <w:rtl/>
        </w:rPr>
        <w:t>אדוני היושב-ראש אולי לא היה נו</w:t>
      </w:r>
      <w:r>
        <w:rPr>
          <w:rFonts w:hint="cs"/>
          <w:rtl/>
        </w:rPr>
        <w:t>כח באולם. יש דברים שצריכים להיות לגיטימיים בשיג ושיח הפוליטי שלנו, ומותר שיהיו, וצריך שיהיה ויכוח, כי זה טיבה של הדמוקרטיה. אבל אחרי שקרה מעשה נורא בישראל ונרצח ראש ממשלה, שיעמדו פה דוברי מפלגה, שהיתה אז בשלטון והיום היא אופוזיציה ראשית, ויסיתו, אדוני היוש</w:t>
      </w:r>
      <w:r>
        <w:rPr>
          <w:rFonts w:hint="cs"/>
          <w:rtl/>
        </w:rPr>
        <w:t xml:space="preserve">ב-ראש, נגד תנועה שלמה ויתארו אנשים כמוך, יושב-ראש הכנסת, חבר הכנסת ריבלין, וכמוני, כשותפיו של רוצח שפל, של יגאל עמיר? </w:t>
      </w:r>
    </w:p>
    <w:p w14:paraId="6CD8470F" w14:textId="77777777" w:rsidR="00000000" w:rsidRDefault="007C71EE">
      <w:pPr>
        <w:pStyle w:val="a"/>
        <w:rPr>
          <w:rFonts w:hint="cs"/>
          <w:rtl/>
        </w:rPr>
      </w:pPr>
    </w:p>
    <w:p w14:paraId="402B01A9" w14:textId="77777777" w:rsidR="00000000" w:rsidRDefault="007C71EE">
      <w:pPr>
        <w:pStyle w:val="ac"/>
        <w:rPr>
          <w:rtl/>
        </w:rPr>
      </w:pPr>
      <w:r>
        <w:rPr>
          <w:rFonts w:hint="eastAsia"/>
          <w:rtl/>
        </w:rPr>
        <w:t>דליה</w:t>
      </w:r>
      <w:r>
        <w:rPr>
          <w:rtl/>
        </w:rPr>
        <w:t xml:space="preserve"> איציק (העבודה-מימד):</w:t>
      </w:r>
    </w:p>
    <w:p w14:paraId="4CEB89EF" w14:textId="77777777" w:rsidR="00000000" w:rsidRDefault="007C71EE">
      <w:pPr>
        <w:pStyle w:val="a"/>
        <w:rPr>
          <w:rFonts w:hint="cs"/>
          <w:rtl/>
        </w:rPr>
      </w:pPr>
    </w:p>
    <w:p w14:paraId="031771FD" w14:textId="77777777" w:rsidR="00000000" w:rsidRDefault="007C71EE">
      <w:pPr>
        <w:pStyle w:val="a"/>
        <w:rPr>
          <w:rFonts w:hint="cs"/>
          <w:rtl/>
        </w:rPr>
      </w:pPr>
      <w:r>
        <w:rPr>
          <w:rFonts w:hint="cs"/>
          <w:rtl/>
        </w:rPr>
        <w:t>תבקש סליחה. כל מה שאמרתי לכם זה שתבקשו סליחה. ותסמיק קצת.</w:t>
      </w:r>
    </w:p>
    <w:p w14:paraId="357CBA6C" w14:textId="77777777" w:rsidR="00000000" w:rsidRDefault="007C71EE">
      <w:pPr>
        <w:pStyle w:val="a"/>
        <w:rPr>
          <w:rFonts w:hint="cs"/>
          <w:rtl/>
        </w:rPr>
      </w:pPr>
    </w:p>
    <w:p w14:paraId="0D088DF7" w14:textId="77777777" w:rsidR="00000000" w:rsidRDefault="007C71EE">
      <w:pPr>
        <w:pStyle w:val="ad"/>
        <w:rPr>
          <w:rtl/>
        </w:rPr>
      </w:pPr>
      <w:r>
        <w:rPr>
          <w:rtl/>
        </w:rPr>
        <w:t>היו"ר ראובן ריבלין:</w:t>
      </w:r>
    </w:p>
    <w:p w14:paraId="1C3B0736" w14:textId="77777777" w:rsidR="00000000" w:rsidRDefault="007C71EE">
      <w:pPr>
        <w:pStyle w:val="a"/>
        <w:rPr>
          <w:rtl/>
        </w:rPr>
      </w:pPr>
    </w:p>
    <w:p w14:paraId="1F906B3A" w14:textId="77777777" w:rsidR="00000000" w:rsidRDefault="007C71EE">
      <w:pPr>
        <w:pStyle w:val="a"/>
        <w:rPr>
          <w:rFonts w:hint="cs"/>
          <w:rtl/>
        </w:rPr>
      </w:pPr>
      <w:r>
        <w:rPr>
          <w:rFonts w:hint="cs"/>
          <w:rtl/>
        </w:rPr>
        <w:t xml:space="preserve">חברת הכנסת איציק, עוד מעט את </w:t>
      </w:r>
      <w:r>
        <w:rPr>
          <w:rFonts w:hint="cs"/>
          <w:rtl/>
        </w:rPr>
        <w:t>מדברת.</w:t>
      </w:r>
    </w:p>
    <w:p w14:paraId="026E43ED" w14:textId="77777777" w:rsidR="00000000" w:rsidRDefault="007C71EE">
      <w:pPr>
        <w:pStyle w:val="a"/>
        <w:rPr>
          <w:rFonts w:hint="cs"/>
          <w:rtl/>
        </w:rPr>
      </w:pPr>
    </w:p>
    <w:p w14:paraId="5B3082E2" w14:textId="77777777" w:rsidR="00000000" w:rsidRDefault="007C71EE">
      <w:pPr>
        <w:pStyle w:val="SpeakerCon"/>
        <w:rPr>
          <w:rtl/>
        </w:rPr>
      </w:pPr>
      <w:bookmarkStart w:id="556" w:name="FS000000473T26_05_2003_22_45_25C"/>
      <w:bookmarkEnd w:id="556"/>
      <w:r>
        <w:rPr>
          <w:rtl/>
        </w:rPr>
        <w:t>שר הבריאות דני נוה:</w:t>
      </w:r>
    </w:p>
    <w:p w14:paraId="6F1A0340" w14:textId="77777777" w:rsidR="00000000" w:rsidRDefault="007C71EE">
      <w:pPr>
        <w:pStyle w:val="a"/>
        <w:rPr>
          <w:rtl/>
        </w:rPr>
      </w:pPr>
    </w:p>
    <w:p w14:paraId="53FB955A" w14:textId="77777777" w:rsidR="00000000" w:rsidRDefault="007C71EE">
      <w:pPr>
        <w:pStyle w:val="a"/>
        <w:rPr>
          <w:rFonts w:hint="cs"/>
          <w:rtl/>
        </w:rPr>
      </w:pPr>
      <w:r>
        <w:rPr>
          <w:rFonts w:hint="cs"/>
          <w:rtl/>
        </w:rPr>
        <w:t>עד לאן תידרדרו? עד לאיזה שפל יביא אתכם התסכול של הישיבה שלכם באופוזיציה? עד לאן?</w:t>
      </w:r>
    </w:p>
    <w:p w14:paraId="759D7522" w14:textId="77777777" w:rsidR="00000000" w:rsidRDefault="007C71EE">
      <w:pPr>
        <w:pStyle w:val="a"/>
        <w:rPr>
          <w:rFonts w:hint="cs"/>
          <w:rtl/>
        </w:rPr>
      </w:pPr>
    </w:p>
    <w:p w14:paraId="34A39895" w14:textId="77777777" w:rsidR="00000000" w:rsidRDefault="007C71EE">
      <w:pPr>
        <w:pStyle w:val="a"/>
        <w:rPr>
          <w:rFonts w:hint="cs"/>
          <w:rtl/>
        </w:rPr>
      </w:pPr>
      <w:r>
        <w:rPr>
          <w:rFonts w:hint="cs"/>
          <w:rtl/>
        </w:rPr>
        <w:t>ואנחנו נמצאים במציאות קשה, שבה אנחנו מנסים לתקן את התפנית ואת המשגה החמור שעוללתם ב=1993.</w:t>
      </w:r>
    </w:p>
    <w:p w14:paraId="03215018" w14:textId="77777777" w:rsidR="00000000" w:rsidRDefault="007C71EE">
      <w:pPr>
        <w:pStyle w:val="a"/>
        <w:rPr>
          <w:rFonts w:hint="cs"/>
          <w:rtl/>
        </w:rPr>
      </w:pPr>
    </w:p>
    <w:p w14:paraId="300A5288" w14:textId="77777777" w:rsidR="00000000" w:rsidRDefault="007C71EE">
      <w:pPr>
        <w:pStyle w:val="ac"/>
        <w:rPr>
          <w:rtl/>
        </w:rPr>
      </w:pPr>
      <w:r>
        <w:rPr>
          <w:rFonts w:hint="eastAsia"/>
          <w:rtl/>
        </w:rPr>
        <w:t>דליה</w:t>
      </w:r>
      <w:r>
        <w:rPr>
          <w:rtl/>
        </w:rPr>
        <w:t xml:space="preserve"> איציק (העבודה-מימד):</w:t>
      </w:r>
    </w:p>
    <w:p w14:paraId="170CEC86" w14:textId="77777777" w:rsidR="00000000" w:rsidRDefault="007C71EE">
      <w:pPr>
        <w:pStyle w:val="a"/>
        <w:rPr>
          <w:rFonts w:hint="cs"/>
          <w:rtl/>
        </w:rPr>
      </w:pPr>
    </w:p>
    <w:p w14:paraId="65DA953D" w14:textId="77777777" w:rsidR="00000000" w:rsidRDefault="007C71EE">
      <w:pPr>
        <w:pStyle w:val="a"/>
        <w:rPr>
          <w:rFonts w:hint="cs"/>
          <w:rtl/>
        </w:rPr>
      </w:pPr>
      <w:r>
        <w:rPr>
          <w:rFonts w:hint="cs"/>
          <w:rtl/>
        </w:rPr>
        <w:t>אתם רק מתקנים - - -</w:t>
      </w:r>
    </w:p>
    <w:p w14:paraId="0D9C26B8" w14:textId="77777777" w:rsidR="00000000" w:rsidRDefault="007C71EE">
      <w:pPr>
        <w:pStyle w:val="a"/>
        <w:rPr>
          <w:rFonts w:hint="cs"/>
          <w:rtl/>
        </w:rPr>
      </w:pPr>
    </w:p>
    <w:p w14:paraId="3A86275A" w14:textId="77777777" w:rsidR="00000000" w:rsidRDefault="007C71EE">
      <w:pPr>
        <w:pStyle w:val="ad"/>
        <w:rPr>
          <w:rtl/>
        </w:rPr>
      </w:pPr>
      <w:r>
        <w:rPr>
          <w:rtl/>
        </w:rPr>
        <w:t xml:space="preserve">היו"ר </w:t>
      </w:r>
      <w:r>
        <w:rPr>
          <w:rtl/>
        </w:rPr>
        <w:t>ראובן ריבלין:</w:t>
      </w:r>
    </w:p>
    <w:p w14:paraId="47A07E9D" w14:textId="77777777" w:rsidR="00000000" w:rsidRDefault="007C71EE">
      <w:pPr>
        <w:pStyle w:val="a"/>
        <w:rPr>
          <w:rtl/>
        </w:rPr>
      </w:pPr>
    </w:p>
    <w:p w14:paraId="73261B7B" w14:textId="77777777" w:rsidR="00000000" w:rsidRDefault="007C71EE">
      <w:pPr>
        <w:pStyle w:val="a"/>
        <w:rPr>
          <w:rFonts w:hint="cs"/>
          <w:rtl/>
        </w:rPr>
      </w:pPr>
      <w:r>
        <w:rPr>
          <w:rFonts w:hint="cs"/>
          <w:rtl/>
        </w:rPr>
        <w:t xml:space="preserve">זה לא דיאלוג. הוא נואם, חברת הכנסת איציק, את לא יכולה להיות לו כל הד כל הזמן. </w:t>
      </w:r>
    </w:p>
    <w:p w14:paraId="17F944B5" w14:textId="77777777" w:rsidR="00000000" w:rsidRDefault="007C71EE">
      <w:pPr>
        <w:pStyle w:val="a"/>
        <w:rPr>
          <w:rFonts w:hint="cs"/>
          <w:rtl/>
        </w:rPr>
      </w:pPr>
    </w:p>
    <w:p w14:paraId="50CD9384" w14:textId="77777777" w:rsidR="00000000" w:rsidRDefault="007C71EE">
      <w:pPr>
        <w:pStyle w:val="SpeakerCon"/>
        <w:rPr>
          <w:rtl/>
        </w:rPr>
      </w:pPr>
      <w:bookmarkStart w:id="557" w:name="FS000000473T26_05_2003_22_47_45C"/>
      <w:bookmarkEnd w:id="557"/>
      <w:r>
        <w:rPr>
          <w:rtl/>
        </w:rPr>
        <w:t>שר הבריאות דני נוה:</w:t>
      </w:r>
    </w:p>
    <w:p w14:paraId="79A11EE5" w14:textId="77777777" w:rsidR="00000000" w:rsidRDefault="007C71EE">
      <w:pPr>
        <w:pStyle w:val="a"/>
        <w:rPr>
          <w:rtl/>
        </w:rPr>
      </w:pPr>
    </w:p>
    <w:p w14:paraId="352B1F45" w14:textId="77777777" w:rsidR="00000000" w:rsidRDefault="007C71EE">
      <w:pPr>
        <w:pStyle w:val="a"/>
        <w:rPr>
          <w:rFonts w:hint="cs"/>
          <w:rtl/>
        </w:rPr>
      </w:pPr>
      <w:r>
        <w:rPr>
          <w:rFonts w:hint="cs"/>
          <w:rtl/>
        </w:rPr>
        <w:t>בסופו של דבר, אדוני היושב-ראש, אחרי שנחתמו הסכמי אוסלו ב=1993, הדברים השתנו לבלי הכר. ואני מודה שגם אני לא משלה את עצמי שיש לנו היכולת המדינ</w:t>
      </w:r>
      <w:r>
        <w:rPr>
          <w:rFonts w:hint="cs"/>
          <w:rtl/>
        </w:rPr>
        <w:t xml:space="preserve">ית להחזיר את השעון לאחור, לימים שלפני ספטמבר 1993 -  הלוואי שהיתה לנו היכולת הזאת </w:t>
      </w:r>
      <w:r>
        <w:rPr>
          <w:rtl/>
        </w:rPr>
        <w:t>–</w:t>
      </w:r>
      <w:r>
        <w:rPr>
          <w:rFonts w:hint="cs"/>
          <w:rtl/>
        </w:rPr>
        <w:t xml:space="preserve"> אבל אנחנו לא היינו נקלעים בסופו של דבר למציאות שבה יש לידנו ישות פלסטינית חמושה, עם יכולת לשגר לפה מחבלים מתאבדים, עם יכולת לבצע פיגועי רצח והרג, אלמלא מפלגת העבודה החליטה,</w:t>
      </w:r>
      <w:r>
        <w:rPr>
          <w:rFonts w:hint="cs"/>
          <w:rtl/>
        </w:rPr>
        <w:t xml:space="preserve"> בשגיאה היסטורית אומללה בספטמבר 1993, להביא לכאן את ערפאת.</w:t>
      </w:r>
    </w:p>
    <w:p w14:paraId="525B5915" w14:textId="77777777" w:rsidR="00000000" w:rsidRDefault="007C71EE">
      <w:pPr>
        <w:pStyle w:val="a"/>
        <w:rPr>
          <w:rFonts w:hint="cs"/>
          <w:rtl/>
        </w:rPr>
      </w:pPr>
    </w:p>
    <w:p w14:paraId="15754B41" w14:textId="77777777" w:rsidR="00000000" w:rsidRDefault="007C71EE">
      <w:pPr>
        <w:pStyle w:val="ac"/>
        <w:rPr>
          <w:rtl/>
        </w:rPr>
      </w:pPr>
      <w:r>
        <w:rPr>
          <w:rFonts w:hint="eastAsia"/>
          <w:rtl/>
        </w:rPr>
        <w:t>דליה</w:t>
      </w:r>
      <w:r>
        <w:rPr>
          <w:rtl/>
        </w:rPr>
        <w:t xml:space="preserve"> איציק (העבודה-מימד):</w:t>
      </w:r>
    </w:p>
    <w:p w14:paraId="4FD4C12C" w14:textId="77777777" w:rsidR="00000000" w:rsidRDefault="007C71EE">
      <w:pPr>
        <w:pStyle w:val="a"/>
        <w:rPr>
          <w:rFonts w:hint="cs"/>
          <w:rtl/>
        </w:rPr>
      </w:pPr>
    </w:p>
    <w:p w14:paraId="3003968B" w14:textId="77777777" w:rsidR="00000000" w:rsidRDefault="007C71EE">
      <w:pPr>
        <w:pStyle w:val="a"/>
        <w:rPr>
          <w:rFonts w:hint="cs"/>
          <w:rtl/>
        </w:rPr>
      </w:pPr>
      <w:r>
        <w:rPr>
          <w:rFonts w:hint="cs"/>
          <w:rtl/>
        </w:rPr>
        <w:t xml:space="preserve">אז למה אתם מאמצים אותה? למה אתה ממשיך אותה? </w:t>
      </w:r>
    </w:p>
    <w:p w14:paraId="14B31902" w14:textId="77777777" w:rsidR="00000000" w:rsidRDefault="007C71EE">
      <w:pPr>
        <w:pStyle w:val="a"/>
        <w:rPr>
          <w:rtl/>
        </w:rPr>
      </w:pPr>
    </w:p>
    <w:p w14:paraId="35D31248" w14:textId="77777777" w:rsidR="00000000" w:rsidRDefault="007C71EE">
      <w:pPr>
        <w:pStyle w:val="a"/>
        <w:rPr>
          <w:rFonts w:hint="cs"/>
          <w:rtl/>
        </w:rPr>
      </w:pPr>
    </w:p>
    <w:p w14:paraId="7D71229A" w14:textId="77777777" w:rsidR="00000000" w:rsidRDefault="007C71EE">
      <w:pPr>
        <w:pStyle w:val="SpeakerCon"/>
        <w:rPr>
          <w:rtl/>
        </w:rPr>
      </w:pPr>
      <w:bookmarkStart w:id="558" w:name="FS000000473T26_05_2003_22_52_05C"/>
      <w:bookmarkEnd w:id="558"/>
      <w:r>
        <w:rPr>
          <w:rtl/>
        </w:rPr>
        <w:t>שר הבריאות דני נוה:</w:t>
      </w:r>
    </w:p>
    <w:p w14:paraId="784974F7" w14:textId="77777777" w:rsidR="00000000" w:rsidRDefault="007C71EE">
      <w:pPr>
        <w:pStyle w:val="a"/>
        <w:rPr>
          <w:rtl/>
        </w:rPr>
      </w:pPr>
    </w:p>
    <w:p w14:paraId="35190DDC" w14:textId="77777777" w:rsidR="00000000" w:rsidRDefault="007C71EE">
      <w:pPr>
        <w:pStyle w:val="a"/>
        <w:rPr>
          <w:rFonts w:hint="cs"/>
          <w:rtl/>
        </w:rPr>
      </w:pPr>
      <w:r>
        <w:rPr>
          <w:rFonts w:hint="cs"/>
          <w:rtl/>
        </w:rPr>
        <w:t>גברתי, חברת הכנסת דליה איציק, לו היית קוראת את החלטת הממשלה שאת מרבה לדבר עליה - -</w:t>
      </w:r>
    </w:p>
    <w:p w14:paraId="1D357A94" w14:textId="77777777" w:rsidR="00000000" w:rsidRDefault="007C71EE">
      <w:pPr>
        <w:pStyle w:val="a"/>
        <w:rPr>
          <w:rFonts w:hint="cs"/>
          <w:rtl/>
        </w:rPr>
      </w:pPr>
    </w:p>
    <w:p w14:paraId="27AC4873" w14:textId="77777777" w:rsidR="00000000" w:rsidRDefault="007C71EE">
      <w:pPr>
        <w:pStyle w:val="ac"/>
        <w:rPr>
          <w:rtl/>
        </w:rPr>
      </w:pPr>
      <w:r>
        <w:rPr>
          <w:rFonts w:hint="eastAsia"/>
          <w:rtl/>
        </w:rPr>
        <w:t>דליה</w:t>
      </w:r>
      <w:r>
        <w:rPr>
          <w:rtl/>
        </w:rPr>
        <w:t xml:space="preserve"> איציק (העבוד</w:t>
      </w:r>
      <w:r>
        <w:rPr>
          <w:rtl/>
        </w:rPr>
        <w:t>ה-מימד):</w:t>
      </w:r>
    </w:p>
    <w:p w14:paraId="17641E99" w14:textId="77777777" w:rsidR="00000000" w:rsidRDefault="007C71EE">
      <w:pPr>
        <w:pStyle w:val="a"/>
        <w:rPr>
          <w:rFonts w:hint="cs"/>
          <w:rtl/>
        </w:rPr>
      </w:pPr>
    </w:p>
    <w:p w14:paraId="76F69D9C" w14:textId="77777777" w:rsidR="00000000" w:rsidRDefault="007C71EE">
      <w:pPr>
        <w:pStyle w:val="a"/>
        <w:rPr>
          <w:rFonts w:hint="cs"/>
          <w:rtl/>
        </w:rPr>
      </w:pPr>
      <w:r>
        <w:rPr>
          <w:rFonts w:hint="cs"/>
          <w:rtl/>
        </w:rPr>
        <w:t>- - -</w:t>
      </w:r>
    </w:p>
    <w:p w14:paraId="6E095531" w14:textId="77777777" w:rsidR="00000000" w:rsidRDefault="007C71EE">
      <w:pPr>
        <w:pStyle w:val="a"/>
        <w:rPr>
          <w:rFonts w:hint="cs"/>
          <w:rtl/>
        </w:rPr>
      </w:pPr>
    </w:p>
    <w:p w14:paraId="77162BD0" w14:textId="77777777" w:rsidR="00000000" w:rsidRDefault="007C71EE">
      <w:pPr>
        <w:pStyle w:val="ad"/>
        <w:rPr>
          <w:rtl/>
        </w:rPr>
      </w:pPr>
      <w:r>
        <w:rPr>
          <w:rtl/>
        </w:rPr>
        <w:t>היו"ר ראובן ריבלין:</w:t>
      </w:r>
    </w:p>
    <w:p w14:paraId="289BC3E0" w14:textId="77777777" w:rsidR="00000000" w:rsidRDefault="007C71EE">
      <w:pPr>
        <w:pStyle w:val="a"/>
        <w:rPr>
          <w:rtl/>
        </w:rPr>
      </w:pPr>
    </w:p>
    <w:p w14:paraId="7AB61ED8" w14:textId="77777777" w:rsidR="00000000" w:rsidRDefault="007C71EE">
      <w:pPr>
        <w:pStyle w:val="a"/>
        <w:rPr>
          <w:rFonts w:hint="cs"/>
          <w:rtl/>
        </w:rPr>
      </w:pPr>
      <w:r>
        <w:rPr>
          <w:rFonts w:hint="cs"/>
          <w:rtl/>
        </w:rPr>
        <w:t xml:space="preserve">לא, לא לקרוא קריאת ביניים כאשר עומדים. </w:t>
      </w:r>
    </w:p>
    <w:p w14:paraId="37CA46B2" w14:textId="77777777" w:rsidR="00000000" w:rsidRDefault="007C71EE">
      <w:pPr>
        <w:pStyle w:val="a"/>
        <w:rPr>
          <w:rFonts w:hint="cs"/>
          <w:rtl/>
        </w:rPr>
      </w:pPr>
    </w:p>
    <w:p w14:paraId="6606E8D0" w14:textId="77777777" w:rsidR="00000000" w:rsidRDefault="007C71EE">
      <w:pPr>
        <w:pStyle w:val="SpeakerCon"/>
        <w:rPr>
          <w:rtl/>
        </w:rPr>
      </w:pPr>
      <w:bookmarkStart w:id="559" w:name="FS000000473T26_05_2003_22_53_06C"/>
      <w:bookmarkEnd w:id="559"/>
      <w:r>
        <w:rPr>
          <w:rtl/>
        </w:rPr>
        <w:t>שר הבריאות דני נוה:</w:t>
      </w:r>
    </w:p>
    <w:p w14:paraId="321E5EB6" w14:textId="77777777" w:rsidR="00000000" w:rsidRDefault="007C71EE">
      <w:pPr>
        <w:pStyle w:val="a"/>
        <w:rPr>
          <w:rtl/>
        </w:rPr>
      </w:pPr>
    </w:p>
    <w:p w14:paraId="52243C37" w14:textId="77777777" w:rsidR="00000000" w:rsidRDefault="007C71EE">
      <w:pPr>
        <w:pStyle w:val="a"/>
        <w:ind w:firstLine="0"/>
        <w:rPr>
          <w:rFonts w:hint="cs"/>
          <w:rtl/>
        </w:rPr>
      </w:pPr>
      <w:r>
        <w:rPr>
          <w:rFonts w:hint="cs"/>
          <w:rtl/>
        </w:rPr>
        <w:tab/>
        <w:t>- - אני מניח שהיית רואה שם את אחת ההסתייגויות שעליהן החליטה ממשלת ישראל ואת ההערות שהממשלה העבירה גם לממשל האמריקני. היית רואה שם שמדובר על עמדה ישראלית, ו</w:t>
      </w:r>
      <w:r>
        <w:rPr>
          <w:rFonts w:hint="cs"/>
          <w:rtl/>
        </w:rPr>
        <w:t>אני מעריך שכל מי שמחזיק ברצון כן בשלום יודע שכדי להגיע לשלום הזה צריך מנהיגות פלסטינית אחרת; לא המנהיגות שאתם הבאתם לפה, לא ערפאת וכנופיית הטרור שלו, אלא מנהיגות פלסטינית אחרת, חדשה, כפי שנאמר בהסתייגויות שממשלת ישראל העבירה.</w:t>
      </w:r>
    </w:p>
    <w:p w14:paraId="5326EA7D" w14:textId="77777777" w:rsidR="00000000" w:rsidRDefault="007C71EE">
      <w:pPr>
        <w:pStyle w:val="a"/>
        <w:ind w:firstLine="0"/>
        <w:rPr>
          <w:rFonts w:hint="cs"/>
          <w:rtl/>
        </w:rPr>
      </w:pPr>
    </w:p>
    <w:p w14:paraId="16FE9574" w14:textId="77777777" w:rsidR="00000000" w:rsidRDefault="007C71EE">
      <w:pPr>
        <w:pStyle w:val="ac"/>
        <w:rPr>
          <w:rtl/>
        </w:rPr>
      </w:pPr>
      <w:r>
        <w:rPr>
          <w:rFonts w:hint="eastAsia"/>
          <w:rtl/>
        </w:rPr>
        <w:t>דליה</w:t>
      </w:r>
      <w:r>
        <w:rPr>
          <w:rtl/>
        </w:rPr>
        <w:t xml:space="preserve"> איציק (העבודה-מימד):</w:t>
      </w:r>
    </w:p>
    <w:p w14:paraId="3FB84707" w14:textId="77777777" w:rsidR="00000000" w:rsidRDefault="007C71EE">
      <w:pPr>
        <w:pStyle w:val="a"/>
        <w:rPr>
          <w:rFonts w:hint="cs"/>
          <w:rtl/>
        </w:rPr>
      </w:pPr>
    </w:p>
    <w:p w14:paraId="1B89A0C0" w14:textId="77777777" w:rsidR="00000000" w:rsidRDefault="007C71EE">
      <w:pPr>
        <w:pStyle w:val="a"/>
        <w:rPr>
          <w:rFonts w:hint="cs"/>
          <w:rtl/>
        </w:rPr>
      </w:pPr>
      <w:r>
        <w:rPr>
          <w:rFonts w:hint="cs"/>
          <w:rtl/>
        </w:rPr>
        <w:t>תס</w:t>
      </w:r>
      <w:r>
        <w:rPr>
          <w:rFonts w:hint="cs"/>
          <w:rtl/>
        </w:rPr>
        <w:t>לקו אותם.</w:t>
      </w:r>
    </w:p>
    <w:p w14:paraId="09E8AAFD" w14:textId="77777777" w:rsidR="00000000" w:rsidRDefault="007C71EE">
      <w:pPr>
        <w:pStyle w:val="a"/>
        <w:rPr>
          <w:rFonts w:hint="cs"/>
          <w:rtl/>
        </w:rPr>
      </w:pPr>
    </w:p>
    <w:p w14:paraId="3DF45918" w14:textId="77777777" w:rsidR="00000000" w:rsidRDefault="007C71EE">
      <w:pPr>
        <w:pStyle w:val="SpeakerCon"/>
        <w:rPr>
          <w:rtl/>
        </w:rPr>
      </w:pPr>
      <w:bookmarkStart w:id="560" w:name="FS000000473T26_05_2003_22_59_00C"/>
      <w:bookmarkEnd w:id="560"/>
      <w:r>
        <w:rPr>
          <w:rtl/>
        </w:rPr>
        <w:t>שר הבריאות דני נוה:</w:t>
      </w:r>
    </w:p>
    <w:p w14:paraId="620AB580" w14:textId="77777777" w:rsidR="00000000" w:rsidRDefault="007C71EE">
      <w:pPr>
        <w:pStyle w:val="a"/>
        <w:rPr>
          <w:rtl/>
        </w:rPr>
      </w:pPr>
    </w:p>
    <w:p w14:paraId="4FE1C9CA" w14:textId="77777777" w:rsidR="00000000" w:rsidRDefault="007C71EE">
      <w:pPr>
        <w:pStyle w:val="a"/>
        <w:rPr>
          <w:rFonts w:hint="cs"/>
          <w:rtl/>
        </w:rPr>
      </w:pPr>
      <w:r>
        <w:rPr>
          <w:rFonts w:hint="cs"/>
          <w:rtl/>
        </w:rPr>
        <w:t xml:space="preserve">אדוני היושב-ראש, חברי חברי הכנסת, מה שהייתי מצפה מהאופוזיציה הראשית </w:t>
      </w:r>
      <w:r>
        <w:rPr>
          <w:rtl/>
        </w:rPr>
        <w:t>–</w:t>
      </w:r>
      <w:r>
        <w:rPr>
          <w:rFonts w:hint="cs"/>
          <w:rtl/>
        </w:rPr>
        <w:t xml:space="preserve"> לא הייתי מצפה לזה מחבר הכנסת בשארה, הוא מחזיק בדעותיו האידיאולוגיות </w:t>
      </w:r>
      <w:r>
        <w:rPr>
          <w:rtl/>
        </w:rPr>
        <w:t>–</w:t>
      </w:r>
      <w:r>
        <w:rPr>
          <w:rFonts w:hint="cs"/>
          <w:rtl/>
        </w:rPr>
        <w:t xml:space="preserve"> מה שהייתי מצפה ממפלגה אחראית, שמתיימרת אולי לחזור לשלטון באיזה שהוא שלב בעתיד הרחוק,</w:t>
      </w:r>
      <w:r>
        <w:rPr>
          <w:rFonts w:hint="cs"/>
          <w:rtl/>
        </w:rPr>
        <w:t xml:space="preserve"> זה לנהוג באחריות לאומית, ואחריות לאומית היא, ראשית, לא לעסוק בהסתה שפלה, כמו שנעשה פה היום; ואחריות לאומית מחייבת אתכם לפחות להפיק ולהפנים את הלקחים מהמשגים המדיניים ההרסניים שאתם הבאתם עלינו. </w:t>
      </w:r>
    </w:p>
    <w:p w14:paraId="24071F81" w14:textId="77777777" w:rsidR="00000000" w:rsidRDefault="007C71EE">
      <w:pPr>
        <w:pStyle w:val="a"/>
        <w:rPr>
          <w:rFonts w:hint="cs"/>
          <w:rtl/>
        </w:rPr>
      </w:pPr>
    </w:p>
    <w:p w14:paraId="40505887" w14:textId="77777777" w:rsidR="00000000" w:rsidRDefault="007C71EE">
      <w:pPr>
        <w:pStyle w:val="a"/>
        <w:rPr>
          <w:rFonts w:hint="cs"/>
          <w:rtl/>
        </w:rPr>
      </w:pPr>
      <w:r>
        <w:rPr>
          <w:rFonts w:hint="cs"/>
          <w:rtl/>
        </w:rPr>
        <w:t xml:space="preserve">מה שאנחנו מנסים לעשות מאז </w:t>
      </w:r>
      <w:r>
        <w:rPr>
          <w:rtl/>
        </w:rPr>
        <w:t>–</w:t>
      </w:r>
      <w:r>
        <w:rPr>
          <w:rFonts w:hint="cs"/>
          <w:rtl/>
        </w:rPr>
        <w:t xml:space="preserve"> בעצם קרו שני דברים, אוסלו של 199</w:t>
      </w:r>
      <w:r>
        <w:rPr>
          <w:rFonts w:hint="cs"/>
          <w:rtl/>
        </w:rPr>
        <w:t>3 וקמפ-דייוויד של ברק -  במסגרת מרחב התמרון המדיני המצומצם שהעובדות האלה יצרו, זה לעשות את המקסימום שאפשר כדי להבטיח את הביטחון של אזרחי ישראל ולנסות להחזיר אותנו לפסים של כללי משחק מדיניים סבירים יותר. ואני יודע שיש גם בקרב המחנה הלאומי מי שחושבים שאפשר ל</w:t>
      </w:r>
      <w:r>
        <w:rPr>
          <w:rFonts w:hint="cs"/>
          <w:rtl/>
        </w:rPr>
        <w:t xml:space="preserve">החזיר את הגלגל לאחור לגמרי, לימים של טרום אוסלו, והלוואי שהדבר הזה היה אפשרי. הוא בלתי אפשרי, לצערי הרב, אבל מה שכן אפשרי זה לא ללכת בנתיב שאתם הובלתם את מדינת ישראל אליו </w:t>
      </w:r>
      <w:r>
        <w:rPr>
          <w:rtl/>
        </w:rPr>
        <w:t>–</w:t>
      </w:r>
      <w:r>
        <w:rPr>
          <w:rFonts w:hint="cs"/>
          <w:rtl/>
        </w:rPr>
        <w:t xml:space="preserve"> נתיב שאם, חס וחלילה, היינו ממשיכים בו, אם חס וחלילה היינו נמצאים במצב שבו התפיסה של</w:t>
      </w:r>
      <w:r>
        <w:rPr>
          <w:rFonts w:hint="cs"/>
          <w:rtl/>
        </w:rPr>
        <w:t xml:space="preserve">כם היתה שלטת, מי יודע לאן זה היה מוביל את מדינת ישראל מבחינה מדינית ומי יודע לאן זה היה מוביל את מדינת ישראל מבחינה ביטחונית. </w:t>
      </w:r>
    </w:p>
    <w:p w14:paraId="65610384" w14:textId="77777777" w:rsidR="00000000" w:rsidRDefault="007C71EE">
      <w:pPr>
        <w:pStyle w:val="a"/>
        <w:rPr>
          <w:rFonts w:hint="cs"/>
          <w:rtl/>
        </w:rPr>
      </w:pPr>
    </w:p>
    <w:p w14:paraId="55D0BBF0" w14:textId="77777777" w:rsidR="00000000" w:rsidRDefault="007C71EE">
      <w:pPr>
        <w:pStyle w:val="a"/>
        <w:rPr>
          <w:rFonts w:hint="cs"/>
          <w:rtl/>
        </w:rPr>
      </w:pPr>
      <w:r>
        <w:rPr>
          <w:rFonts w:hint="cs"/>
          <w:rtl/>
        </w:rPr>
        <w:t xml:space="preserve">אדוני היושב-ראש, אני חושב שרוב אזרחי ישראל </w:t>
      </w:r>
      <w:r>
        <w:rPr>
          <w:rtl/>
        </w:rPr>
        <w:t>–</w:t>
      </w:r>
      <w:r>
        <w:rPr>
          <w:rFonts w:hint="cs"/>
          <w:rtl/>
        </w:rPr>
        <w:t xml:space="preserve"> גם אלה שהיו להם תקוות מהסכמי אוסלו -  מבינים היום, אחרי שנתיים וחצי של טרור שעדיין </w:t>
      </w:r>
      <w:r>
        <w:rPr>
          <w:rFonts w:hint="cs"/>
          <w:rtl/>
        </w:rPr>
        <w:t xml:space="preserve">נמשך, שצריך להסתכל על המציאות בעיניים ריאליות, בעיניים פקוחות, אלא אם כן יש כאלה </w:t>
      </w:r>
      <w:r>
        <w:rPr>
          <w:rtl/>
        </w:rPr>
        <w:t>–</w:t>
      </w:r>
      <w:r>
        <w:rPr>
          <w:rFonts w:hint="cs"/>
          <w:rtl/>
        </w:rPr>
        <w:t xml:space="preserve"> כמו שיש כאלה בשמאל </w:t>
      </w:r>
      <w:r>
        <w:rPr>
          <w:rtl/>
        </w:rPr>
        <w:t>–</w:t>
      </w:r>
      <w:r>
        <w:rPr>
          <w:rFonts w:hint="cs"/>
          <w:rtl/>
        </w:rPr>
        <w:t xml:space="preserve"> שלא רוצים שהעובדות בשנתיים האחרונות יבלבלו אותם. אני מבין, קשה להם להשלים עם זה, אבל מי שלא שייך אפילו למחנה הפוליטי האידיאולוגי שאני שייך אליו ורוצה לה</w:t>
      </w:r>
      <w:r>
        <w:rPr>
          <w:rFonts w:hint="cs"/>
          <w:rtl/>
        </w:rPr>
        <w:t xml:space="preserve">סתכל בצורה אמיתית על המציאות שקיימת פה </w:t>
      </w:r>
      <w:r>
        <w:rPr>
          <w:rtl/>
        </w:rPr>
        <w:t>–</w:t>
      </w:r>
      <w:r>
        <w:rPr>
          <w:rFonts w:hint="cs"/>
          <w:rtl/>
        </w:rPr>
        <w:t xml:space="preserve"> מבין שכדי להגיע לשלום, כדי להגיע לימים טובים יותר, צריך בסופו של דבר מנהיגות אחראית, כפי שיש לנו היום בראשותו של ראש הממשלה, וצריך מדיניות אחראית כפי שאנחנו מובילים אותה היום בממשלה בראשותו של אריאל שרון. </w:t>
      </w:r>
    </w:p>
    <w:p w14:paraId="43C6CFFD" w14:textId="77777777" w:rsidR="00000000" w:rsidRDefault="007C71EE">
      <w:pPr>
        <w:pStyle w:val="a"/>
        <w:rPr>
          <w:rFonts w:hint="cs"/>
          <w:rtl/>
        </w:rPr>
      </w:pPr>
    </w:p>
    <w:p w14:paraId="3D25E2AB" w14:textId="77777777" w:rsidR="00000000" w:rsidRDefault="007C71EE">
      <w:pPr>
        <w:pStyle w:val="a"/>
        <w:rPr>
          <w:rFonts w:hint="cs"/>
          <w:rtl/>
        </w:rPr>
      </w:pPr>
      <w:r>
        <w:rPr>
          <w:rFonts w:hint="cs"/>
          <w:rtl/>
        </w:rPr>
        <w:t>אני נורא</w:t>
      </w:r>
      <w:r>
        <w:rPr>
          <w:rFonts w:hint="cs"/>
          <w:rtl/>
        </w:rPr>
        <w:t xml:space="preserve"> מצטער לשמוע גם בימים האלה דוברים בשמאל שבאופן אוטומטי, כמו איזה רפלקס מותנה, מצדדים קודם כול בצד השני, ואחר כך חושבים אולי מה צריכה להיות נקודת המבט האמיתית שלהם. </w:t>
      </w:r>
    </w:p>
    <w:p w14:paraId="71759814" w14:textId="77777777" w:rsidR="00000000" w:rsidRDefault="007C71EE">
      <w:pPr>
        <w:pStyle w:val="a"/>
        <w:ind w:firstLine="0"/>
        <w:rPr>
          <w:rFonts w:hint="cs"/>
          <w:rtl/>
        </w:rPr>
      </w:pPr>
    </w:p>
    <w:p w14:paraId="47582EED" w14:textId="77777777" w:rsidR="00000000" w:rsidRDefault="007C71EE">
      <w:pPr>
        <w:pStyle w:val="a"/>
        <w:ind w:firstLine="0"/>
        <w:rPr>
          <w:rFonts w:hint="cs"/>
          <w:rtl/>
        </w:rPr>
      </w:pPr>
      <w:r>
        <w:rPr>
          <w:rFonts w:hint="cs"/>
          <w:rtl/>
        </w:rPr>
        <w:tab/>
        <w:t xml:space="preserve">לפיכך, אדוני היושב-ראש, חברי חברי הכנסת, ביקשתי </w:t>
      </w:r>
      <w:r>
        <w:rPr>
          <w:rtl/>
        </w:rPr>
        <w:t>–</w:t>
      </w:r>
      <w:r>
        <w:rPr>
          <w:rFonts w:hint="cs"/>
          <w:rtl/>
        </w:rPr>
        <w:t xml:space="preserve"> עוד לפני עלייתך לדוכן לנהל ישיבה זו, אד</w:t>
      </w:r>
      <w:r>
        <w:rPr>
          <w:rFonts w:hint="cs"/>
          <w:rtl/>
        </w:rPr>
        <w:t xml:space="preserve">וני היושב-ראש </w:t>
      </w:r>
      <w:r>
        <w:rPr>
          <w:rtl/>
        </w:rPr>
        <w:t>–</w:t>
      </w:r>
      <w:r>
        <w:rPr>
          <w:rFonts w:hint="cs"/>
          <w:rtl/>
        </w:rPr>
        <w:t xml:space="preserve"> את רשות הדיבור.</w:t>
      </w:r>
    </w:p>
    <w:p w14:paraId="1D0D1716" w14:textId="77777777" w:rsidR="00000000" w:rsidRDefault="007C71EE">
      <w:pPr>
        <w:pStyle w:val="a"/>
        <w:ind w:firstLine="0"/>
        <w:rPr>
          <w:rFonts w:hint="cs"/>
          <w:rtl/>
        </w:rPr>
      </w:pPr>
    </w:p>
    <w:p w14:paraId="1A3B6A6E" w14:textId="77777777" w:rsidR="00000000" w:rsidRDefault="007C71EE">
      <w:pPr>
        <w:pStyle w:val="ad"/>
        <w:rPr>
          <w:rtl/>
        </w:rPr>
      </w:pPr>
      <w:r>
        <w:rPr>
          <w:rtl/>
        </w:rPr>
        <w:t>היו"ר ראובן ריבלין:</w:t>
      </w:r>
    </w:p>
    <w:p w14:paraId="746EC3B7" w14:textId="77777777" w:rsidR="00000000" w:rsidRDefault="007C71EE">
      <w:pPr>
        <w:pStyle w:val="a"/>
        <w:rPr>
          <w:rtl/>
        </w:rPr>
      </w:pPr>
    </w:p>
    <w:p w14:paraId="585747CD" w14:textId="77777777" w:rsidR="00000000" w:rsidRDefault="007C71EE">
      <w:pPr>
        <w:pStyle w:val="a"/>
        <w:rPr>
          <w:rFonts w:hint="cs"/>
          <w:rtl/>
        </w:rPr>
      </w:pPr>
      <w:r>
        <w:rPr>
          <w:rFonts w:hint="cs"/>
          <w:rtl/>
        </w:rPr>
        <w:t>בהחלט מגיע גם לכל שר להתערב בדיון.</w:t>
      </w:r>
    </w:p>
    <w:p w14:paraId="276A7B49" w14:textId="77777777" w:rsidR="00000000" w:rsidRDefault="007C71EE">
      <w:pPr>
        <w:pStyle w:val="a"/>
        <w:rPr>
          <w:rFonts w:hint="cs"/>
          <w:rtl/>
        </w:rPr>
      </w:pPr>
    </w:p>
    <w:p w14:paraId="3B086401" w14:textId="77777777" w:rsidR="00000000" w:rsidRDefault="007C71EE">
      <w:pPr>
        <w:pStyle w:val="SpeakerCon"/>
        <w:rPr>
          <w:rtl/>
        </w:rPr>
      </w:pPr>
      <w:bookmarkStart w:id="561" w:name="FS000000473T26_05_2003_23_15_33C"/>
      <w:bookmarkEnd w:id="561"/>
      <w:r>
        <w:rPr>
          <w:rtl/>
        </w:rPr>
        <w:t>שר הבריאות דני נוה:</w:t>
      </w:r>
    </w:p>
    <w:p w14:paraId="4BF154F4" w14:textId="77777777" w:rsidR="00000000" w:rsidRDefault="007C71EE">
      <w:pPr>
        <w:pStyle w:val="a"/>
        <w:rPr>
          <w:rtl/>
        </w:rPr>
      </w:pPr>
    </w:p>
    <w:p w14:paraId="0454DF46" w14:textId="77777777" w:rsidR="00000000" w:rsidRDefault="007C71EE">
      <w:pPr>
        <w:pStyle w:val="a"/>
        <w:rPr>
          <w:rFonts w:hint="cs"/>
          <w:rtl/>
        </w:rPr>
      </w:pPr>
      <w:r>
        <w:rPr>
          <w:rFonts w:hint="cs"/>
          <w:rtl/>
        </w:rPr>
        <w:t>מגיע לכל שר גם - - -</w:t>
      </w:r>
    </w:p>
    <w:p w14:paraId="4706309C" w14:textId="77777777" w:rsidR="00000000" w:rsidRDefault="007C71EE">
      <w:pPr>
        <w:pStyle w:val="a"/>
        <w:rPr>
          <w:rFonts w:hint="cs"/>
          <w:rtl/>
        </w:rPr>
      </w:pPr>
    </w:p>
    <w:p w14:paraId="5383A2A4" w14:textId="77777777" w:rsidR="00000000" w:rsidRDefault="007C71EE">
      <w:pPr>
        <w:pStyle w:val="ad"/>
        <w:rPr>
          <w:rtl/>
        </w:rPr>
      </w:pPr>
      <w:r>
        <w:rPr>
          <w:rtl/>
        </w:rPr>
        <w:t>היו"ר ראובן ריבלין:</w:t>
      </w:r>
    </w:p>
    <w:p w14:paraId="7C0362D6" w14:textId="77777777" w:rsidR="00000000" w:rsidRDefault="007C71EE">
      <w:pPr>
        <w:pStyle w:val="a"/>
        <w:rPr>
          <w:rtl/>
        </w:rPr>
      </w:pPr>
    </w:p>
    <w:p w14:paraId="28F3B636" w14:textId="77777777" w:rsidR="00000000" w:rsidRDefault="007C71EE">
      <w:pPr>
        <w:pStyle w:val="a"/>
        <w:rPr>
          <w:rFonts w:hint="cs"/>
          <w:rtl/>
        </w:rPr>
      </w:pPr>
      <w:r>
        <w:rPr>
          <w:rFonts w:hint="cs"/>
          <w:rtl/>
        </w:rPr>
        <w:t xml:space="preserve">עם זה, בדיון שמוקצב </w:t>
      </w:r>
      <w:r>
        <w:rPr>
          <w:rtl/>
        </w:rPr>
        <w:t>–</w:t>
      </w:r>
      <w:r>
        <w:rPr>
          <w:rFonts w:hint="cs"/>
          <w:rtl/>
        </w:rPr>
        <w:t xml:space="preserve"> מבחינת ועדת הכנסת -  לסיעות, אני מבקש מאדוני להצטמצם בעשר דקות. כמובן, הוא יוכל </w:t>
      </w:r>
      <w:r>
        <w:rPr>
          <w:rFonts w:hint="cs"/>
          <w:rtl/>
        </w:rPr>
        <w:t>במשך הזמן - - -</w:t>
      </w:r>
    </w:p>
    <w:p w14:paraId="28A202DF" w14:textId="77777777" w:rsidR="00000000" w:rsidRDefault="007C71EE">
      <w:pPr>
        <w:pStyle w:val="SpeakerCon"/>
        <w:rPr>
          <w:rtl/>
        </w:rPr>
      </w:pPr>
    </w:p>
    <w:p w14:paraId="6A54E2E6" w14:textId="77777777" w:rsidR="00000000" w:rsidRDefault="007C71EE">
      <w:pPr>
        <w:pStyle w:val="SpeakerCon"/>
        <w:rPr>
          <w:rtl/>
        </w:rPr>
      </w:pPr>
      <w:r>
        <w:rPr>
          <w:rtl/>
        </w:rPr>
        <w:t>שר הבריאות דני נוה:</w:t>
      </w:r>
    </w:p>
    <w:p w14:paraId="5591931B" w14:textId="77777777" w:rsidR="00000000" w:rsidRDefault="007C71EE">
      <w:pPr>
        <w:pStyle w:val="a"/>
        <w:rPr>
          <w:rtl/>
        </w:rPr>
      </w:pPr>
    </w:p>
    <w:p w14:paraId="4CC54ED2" w14:textId="77777777" w:rsidR="00000000" w:rsidRDefault="007C71EE">
      <w:pPr>
        <w:pStyle w:val="a"/>
        <w:rPr>
          <w:rFonts w:hint="cs"/>
          <w:rtl/>
        </w:rPr>
      </w:pPr>
      <w:r>
        <w:rPr>
          <w:rFonts w:hint="cs"/>
          <w:rtl/>
        </w:rPr>
        <w:t xml:space="preserve">אדוני היושב-ראש, מאחר שיש לי תורנות נוספת </w:t>
      </w:r>
      <w:r>
        <w:rPr>
          <w:rtl/>
        </w:rPr>
        <w:t>–</w:t>
      </w:r>
      <w:r>
        <w:rPr>
          <w:rFonts w:hint="cs"/>
          <w:rtl/>
        </w:rPr>
        <w:t xml:space="preserve"> לא כאן, אלא בבית </w:t>
      </w:r>
      <w:r>
        <w:rPr>
          <w:rtl/>
        </w:rPr>
        <w:t>–</w:t>
      </w:r>
      <w:r>
        <w:rPr>
          <w:rFonts w:hint="cs"/>
          <w:rtl/>
        </w:rPr>
        <w:t xml:space="preserve"> בעוד דקות ספורות, אני אקצר את דברי ולא אאריך.</w:t>
      </w:r>
    </w:p>
    <w:p w14:paraId="486DAA3A" w14:textId="77777777" w:rsidR="00000000" w:rsidRDefault="007C71EE">
      <w:pPr>
        <w:pStyle w:val="a"/>
        <w:rPr>
          <w:rFonts w:hint="cs"/>
          <w:rtl/>
        </w:rPr>
      </w:pPr>
    </w:p>
    <w:p w14:paraId="3228480A" w14:textId="77777777" w:rsidR="00000000" w:rsidRDefault="007C71EE">
      <w:pPr>
        <w:pStyle w:val="ad"/>
        <w:rPr>
          <w:rtl/>
        </w:rPr>
      </w:pPr>
      <w:r>
        <w:rPr>
          <w:rtl/>
        </w:rPr>
        <w:t>היו"ר ראובן ריבלין:</w:t>
      </w:r>
    </w:p>
    <w:p w14:paraId="4E6080B9" w14:textId="77777777" w:rsidR="00000000" w:rsidRDefault="007C71EE">
      <w:pPr>
        <w:pStyle w:val="a"/>
        <w:rPr>
          <w:rtl/>
        </w:rPr>
      </w:pPr>
    </w:p>
    <w:p w14:paraId="673711EC" w14:textId="77777777" w:rsidR="00000000" w:rsidRDefault="007C71EE">
      <w:pPr>
        <w:pStyle w:val="a"/>
        <w:rPr>
          <w:rFonts w:hint="cs"/>
          <w:rtl/>
        </w:rPr>
      </w:pPr>
      <w:r>
        <w:rPr>
          <w:rFonts w:hint="cs"/>
          <w:rtl/>
        </w:rPr>
        <w:t xml:space="preserve">אני מסיים פה ב=01:00, אבוא לנהל את הישיבה בבית. </w:t>
      </w:r>
    </w:p>
    <w:p w14:paraId="46B766F9" w14:textId="77777777" w:rsidR="00000000" w:rsidRDefault="007C71EE">
      <w:pPr>
        <w:pStyle w:val="a"/>
        <w:rPr>
          <w:rFonts w:hint="cs"/>
          <w:rtl/>
        </w:rPr>
      </w:pPr>
    </w:p>
    <w:p w14:paraId="04F628F1" w14:textId="77777777" w:rsidR="00000000" w:rsidRDefault="007C71EE">
      <w:pPr>
        <w:pStyle w:val="SpeakerCon"/>
        <w:rPr>
          <w:rtl/>
        </w:rPr>
      </w:pPr>
      <w:bookmarkStart w:id="562" w:name="FS000000473T26_05_2003_23_18_06C"/>
      <w:bookmarkEnd w:id="562"/>
      <w:r>
        <w:rPr>
          <w:rtl/>
        </w:rPr>
        <w:t>שר הבריאות דני נוה:</w:t>
      </w:r>
    </w:p>
    <w:p w14:paraId="728D47CA" w14:textId="77777777" w:rsidR="00000000" w:rsidRDefault="007C71EE">
      <w:pPr>
        <w:pStyle w:val="a"/>
        <w:rPr>
          <w:rtl/>
        </w:rPr>
      </w:pPr>
    </w:p>
    <w:p w14:paraId="310810F6" w14:textId="77777777" w:rsidR="00000000" w:rsidRDefault="007C71EE">
      <w:pPr>
        <w:pStyle w:val="a"/>
        <w:ind w:firstLine="0"/>
        <w:rPr>
          <w:rFonts w:hint="cs"/>
          <w:rtl/>
        </w:rPr>
      </w:pPr>
      <w:r>
        <w:rPr>
          <w:rFonts w:hint="cs"/>
          <w:rtl/>
        </w:rPr>
        <w:tab/>
        <w:t>תוכל לבוא לסייע</w:t>
      </w:r>
      <w:r>
        <w:rPr>
          <w:rFonts w:hint="cs"/>
          <w:rtl/>
        </w:rPr>
        <w:t xml:space="preserve"> לי - - -</w:t>
      </w:r>
    </w:p>
    <w:p w14:paraId="1D7F7B85" w14:textId="77777777" w:rsidR="00000000" w:rsidRDefault="007C71EE">
      <w:pPr>
        <w:pStyle w:val="a"/>
        <w:ind w:firstLine="0"/>
        <w:rPr>
          <w:rFonts w:hint="cs"/>
          <w:rtl/>
        </w:rPr>
      </w:pPr>
    </w:p>
    <w:p w14:paraId="3EB2621A" w14:textId="77777777" w:rsidR="00000000" w:rsidRDefault="007C71EE">
      <w:pPr>
        <w:pStyle w:val="ad"/>
        <w:rPr>
          <w:rtl/>
        </w:rPr>
      </w:pPr>
      <w:r>
        <w:rPr>
          <w:rtl/>
        </w:rPr>
        <w:t>היו"ר ראובן ריבלין:</w:t>
      </w:r>
    </w:p>
    <w:p w14:paraId="5C6A4F8B" w14:textId="77777777" w:rsidR="00000000" w:rsidRDefault="007C71EE">
      <w:pPr>
        <w:pStyle w:val="a"/>
        <w:rPr>
          <w:rtl/>
        </w:rPr>
      </w:pPr>
    </w:p>
    <w:p w14:paraId="757A6800" w14:textId="77777777" w:rsidR="00000000" w:rsidRDefault="007C71EE">
      <w:pPr>
        <w:pStyle w:val="a"/>
        <w:rPr>
          <w:rFonts w:hint="cs"/>
          <w:rtl/>
        </w:rPr>
      </w:pPr>
      <w:r>
        <w:rPr>
          <w:rFonts w:hint="cs"/>
          <w:rtl/>
        </w:rPr>
        <w:t xml:space="preserve">מאה אחוז. על כל פנים, אדוני, זה היום של האופוזיציה בעיקר. </w:t>
      </w:r>
    </w:p>
    <w:p w14:paraId="73F4C667" w14:textId="77777777" w:rsidR="00000000" w:rsidRDefault="007C71EE">
      <w:pPr>
        <w:pStyle w:val="a"/>
        <w:rPr>
          <w:rFonts w:hint="cs"/>
          <w:rtl/>
        </w:rPr>
      </w:pPr>
    </w:p>
    <w:p w14:paraId="106C47BF" w14:textId="77777777" w:rsidR="00000000" w:rsidRDefault="007C71EE">
      <w:pPr>
        <w:pStyle w:val="SpeakerCon"/>
        <w:rPr>
          <w:rtl/>
        </w:rPr>
      </w:pPr>
      <w:bookmarkStart w:id="563" w:name="FS000000473T26_05_2003_23_19_18C"/>
      <w:bookmarkEnd w:id="563"/>
      <w:r>
        <w:rPr>
          <w:rtl/>
        </w:rPr>
        <w:t>שר הבריאות דני נוה:</w:t>
      </w:r>
    </w:p>
    <w:p w14:paraId="25091446" w14:textId="77777777" w:rsidR="00000000" w:rsidRDefault="007C71EE">
      <w:pPr>
        <w:pStyle w:val="a"/>
        <w:rPr>
          <w:rtl/>
        </w:rPr>
      </w:pPr>
    </w:p>
    <w:p w14:paraId="685B8982" w14:textId="77777777" w:rsidR="00000000" w:rsidRDefault="007C71EE">
      <w:pPr>
        <w:pStyle w:val="a"/>
        <w:rPr>
          <w:rFonts w:hint="cs"/>
          <w:rtl/>
        </w:rPr>
      </w:pPr>
      <w:r>
        <w:rPr>
          <w:rFonts w:hint="cs"/>
          <w:rtl/>
        </w:rPr>
        <w:t>זה יום של האופוזיציה, אבל  - - -</w:t>
      </w:r>
    </w:p>
    <w:p w14:paraId="1AB73664" w14:textId="77777777" w:rsidR="00000000" w:rsidRDefault="007C71EE">
      <w:pPr>
        <w:pStyle w:val="a"/>
        <w:rPr>
          <w:rFonts w:hint="cs"/>
          <w:rtl/>
        </w:rPr>
      </w:pPr>
    </w:p>
    <w:p w14:paraId="01AE5EF7" w14:textId="77777777" w:rsidR="00000000" w:rsidRDefault="007C71EE">
      <w:pPr>
        <w:pStyle w:val="ad"/>
        <w:rPr>
          <w:rtl/>
        </w:rPr>
      </w:pPr>
      <w:r>
        <w:rPr>
          <w:rtl/>
        </w:rPr>
        <w:t>היו"ר ראובן ריבלין:</w:t>
      </w:r>
    </w:p>
    <w:p w14:paraId="197DEBE5" w14:textId="77777777" w:rsidR="00000000" w:rsidRDefault="007C71EE">
      <w:pPr>
        <w:pStyle w:val="a"/>
        <w:rPr>
          <w:rtl/>
        </w:rPr>
      </w:pPr>
    </w:p>
    <w:p w14:paraId="0ECF7295" w14:textId="77777777" w:rsidR="00000000" w:rsidRDefault="007C71EE">
      <w:pPr>
        <w:pStyle w:val="a"/>
        <w:rPr>
          <w:rFonts w:hint="cs"/>
          <w:rtl/>
        </w:rPr>
      </w:pPr>
      <w:r>
        <w:rPr>
          <w:rFonts w:hint="cs"/>
          <w:rtl/>
        </w:rPr>
        <w:t>מענה לשון הוא בהחלט חשוב, אבל במגבלה של הזמן העומד לרשותו.</w:t>
      </w:r>
    </w:p>
    <w:p w14:paraId="476B860F" w14:textId="77777777" w:rsidR="00000000" w:rsidRDefault="007C71EE">
      <w:pPr>
        <w:pStyle w:val="a"/>
        <w:rPr>
          <w:rFonts w:hint="cs"/>
          <w:rtl/>
        </w:rPr>
      </w:pPr>
    </w:p>
    <w:p w14:paraId="0302D5AE" w14:textId="77777777" w:rsidR="00000000" w:rsidRDefault="007C71EE">
      <w:pPr>
        <w:pStyle w:val="SpeakerCon"/>
        <w:rPr>
          <w:rtl/>
        </w:rPr>
      </w:pPr>
      <w:bookmarkStart w:id="564" w:name="FS000000473T26_05_2003_23_19_54C"/>
      <w:bookmarkEnd w:id="564"/>
      <w:r>
        <w:rPr>
          <w:rtl/>
        </w:rPr>
        <w:t>שר הבריאות דני נוה:</w:t>
      </w:r>
    </w:p>
    <w:p w14:paraId="1ECC1ABA" w14:textId="77777777" w:rsidR="00000000" w:rsidRDefault="007C71EE">
      <w:pPr>
        <w:pStyle w:val="a"/>
        <w:rPr>
          <w:rtl/>
        </w:rPr>
      </w:pPr>
    </w:p>
    <w:p w14:paraId="172A12FD" w14:textId="77777777" w:rsidR="00000000" w:rsidRDefault="007C71EE">
      <w:pPr>
        <w:pStyle w:val="a"/>
        <w:ind w:firstLine="0"/>
        <w:rPr>
          <w:rFonts w:hint="cs"/>
          <w:rtl/>
        </w:rPr>
      </w:pPr>
      <w:r>
        <w:rPr>
          <w:rFonts w:hint="cs"/>
          <w:rtl/>
        </w:rPr>
        <w:tab/>
        <w:t xml:space="preserve">ולכן, </w:t>
      </w:r>
      <w:r>
        <w:rPr>
          <w:rFonts w:hint="cs"/>
          <w:rtl/>
        </w:rPr>
        <w:t>אדוני היושב-ראש, אני מודה על הזכות שניתנה לי להשתמש בתקנון הכנסת ולהשיב על הדברים שנאמרו.</w:t>
      </w:r>
    </w:p>
    <w:p w14:paraId="44272DFB" w14:textId="77777777" w:rsidR="00000000" w:rsidRDefault="007C71EE">
      <w:pPr>
        <w:pStyle w:val="a"/>
        <w:ind w:firstLine="0"/>
        <w:rPr>
          <w:rFonts w:hint="cs"/>
          <w:rtl/>
        </w:rPr>
      </w:pPr>
    </w:p>
    <w:p w14:paraId="2E1BC742" w14:textId="77777777" w:rsidR="00000000" w:rsidRDefault="007C71EE">
      <w:pPr>
        <w:pStyle w:val="ad"/>
        <w:rPr>
          <w:rtl/>
        </w:rPr>
      </w:pPr>
      <w:r>
        <w:rPr>
          <w:rtl/>
        </w:rPr>
        <w:t>היו"ר ראובן ריבלין:</w:t>
      </w:r>
    </w:p>
    <w:p w14:paraId="7AB7F6FB" w14:textId="77777777" w:rsidR="00000000" w:rsidRDefault="007C71EE">
      <w:pPr>
        <w:pStyle w:val="a"/>
        <w:rPr>
          <w:rtl/>
        </w:rPr>
      </w:pPr>
    </w:p>
    <w:p w14:paraId="7E8AEA60" w14:textId="77777777" w:rsidR="00000000" w:rsidRDefault="007C71EE">
      <w:pPr>
        <w:pStyle w:val="a"/>
        <w:rPr>
          <w:rFonts w:hint="cs"/>
          <w:rtl/>
        </w:rPr>
      </w:pPr>
      <w:r>
        <w:rPr>
          <w:rFonts w:hint="cs"/>
          <w:rtl/>
        </w:rPr>
        <w:t xml:space="preserve">בהחלט. אני מודה מאוד לשר דני נוה. רבותי, חברי הכנסת, רשות הדיבור לחבר הכנסת משה גפני. בבקשה, אדוני, לרשותך עשר דקות </w:t>
      </w:r>
      <w:r>
        <w:rPr>
          <w:rtl/>
        </w:rPr>
        <w:t>–</w:t>
      </w:r>
      <w:r>
        <w:rPr>
          <w:rFonts w:hint="cs"/>
          <w:rtl/>
        </w:rPr>
        <w:t xml:space="preserve"> בשלב זה, כמובן. תמיד אדוני</w:t>
      </w:r>
      <w:r>
        <w:rPr>
          <w:rFonts w:hint="cs"/>
          <w:rtl/>
        </w:rPr>
        <w:t xml:space="preserve"> יוכל לחזור לדבר בשם סיעתו בכל סיבוב וסיבוב. לאחר חבר הכנסת גפני </w:t>
      </w:r>
      <w:r>
        <w:rPr>
          <w:rtl/>
        </w:rPr>
        <w:t>–</w:t>
      </w:r>
      <w:r>
        <w:rPr>
          <w:rFonts w:hint="cs"/>
          <w:rtl/>
        </w:rPr>
        <w:t xml:space="preserve"> חבר הכנסת ברכה, ואם לא יהיה </w:t>
      </w:r>
      <w:r>
        <w:rPr>
          <w:rtl/>
        </w:rPr>
        <w:t>–</w:t>
      </w:r>
      <w:r>
        <w:rPr>
          <w:rFonts w:hint="cs"/>
          <w:rtl/>
        </w:rPr>
        <w:t xml:space="preserve"> ואסל טאהא או מישהו אחר מסיעתו, אם ירצה. </w:t>
      </w:r>
    </w:p>
    <w:p w14:paraId="324E53FF" w14:textId="77777777" w:rsidR="00000000" w:rsidRDefault="007C71EE">
      <w:pPr>
        <w:pStyle w:val="a"/>
        <w:rPr>
          <w:rFonts w:hint="cs"/>
          <w:rtl/>
        </w:rPr>
      </w:pPr>
    </w:p>
    <w:p w14:paraId="01F91F81" w14:textId="77777777" w:rsidR="00000000" w:rsidRDefault="007C71EE">
      <w:pPr>
        <w:pStyle w:val="ac"/>
        <w:rPr>
          <w:rtl/>
        </w:rPr>
      </w:pPr>
    </w:p>
    <w:p w14:paraId="4D3A3E60" w14:textId="77777777" w:rsidR="00000000" w:rsidRDefault="007C71EE">
      <w:pPr>
        <w:pStyle w:val="ac"/>
        <w:rPr>
          <w:rtl/>
        </w:rPr>
      </w:pPr>
      <w:r>
        <w:rPr>
          <w:rFonts w:hint="eastAsia"/>
          <w:rtl/>
        </w:rPr>
        <w:t>קריאה</w:t>
      </w:r>
      <w:r>
        <w:rPr>
          <w:rtl/>
        </w:rPr>
        <w:t>:</w:t>
      </w:r>
    </w:p>
    <w:p w14:paraId="4E77D0A7" w14:textId="77777777" w:rsidR="00000000" w:rsidRDefault="007C71EE">
      <w:pPr>
        <w:pStyle w:val="a"/>
        <w:rPr>
          <w:rFonts w:hint="cs"/>
          <w:rtl/>
        </w:rPr>
      </w:pPr>
    </w:p>
    <w:p w14:paraId="658C7719" w14:textId="77777777" w:rsidR="00000000" w:rsidRDefault="007C71EE">
      <w:pPr>
        <w:pStyle w:val="a"/>
        <w:rPr>
          <w:rFonts w:hint="cs"/>
          <w:rtl/>
        </w:rPr>
      </w:pPr>
      <w:r>
        <w:rPr>
          <w:rFonts w:hint="cs"/>
          <w:rtl/>
        </w:rPr>
        <w:t>- - -</w:t>
      </w:r>
    </w:p>
    <w:p w14:paraId="58C1F184" w14:textId="77777777" w:rsidR="00000000" w:rsidRDefault="007C71EE">
      <w:pPr>
        <w:pStyle w:val="a"/>
        <w:rPr>
          <w:rFonts w:hint="cs"/>
          <w:rtl/>
        </w:rPr>
      </w:pPr>
    </w:p>
    <w:p w14:paraId="235B4353" w14:textId="77777777" w:rsidR="00000000" w:rsidRDefault="007C71EE">
      <w:pPr>
        <w:pStyle w:val="ad"/>
        <w:rPr>
          <w:rtl/>
        </w:rPr>
      </w:pPr>
      <w:r>
        <w:rPr>
          <w:rtl/>
        </w:rPr>
        <w:t>היו"ר ראובן ריבלין:</w:t>
      </w:r>
    </w:p>
    <w:p w14:paraId="7F328FFB" w14:textId="77777777" w:rsidR="00000000" w:rsidRDefault="007C71EE">
      <w:pPr>
        <w:pStyle w:val="a"/>
        <w:rPr>
          <w:rtl/>
        </w:rPr>
      </w:pPr>
    </w:p>
    <w:p w14:paraId="51CA7F4D" w14:textId="77777777" w:rsidR="00000000" w:rsidRDefault="007C71EE">
      <w:pPr>
        <w:pStyle w:val="a"/>
        <w:rPr>
          <w:rFonts w:hint="cs"/>
          <w:rtl/>
        </w:rPr>
      </w:pPr>
      <w:r>
        <w:rPr>
          <w:rFonts w:hint="cs"/>
          <w:rtl/>
        </w:rPr>
        <w:t xml:space="preserve">חבר הכנסת בשארה </w:t>
      </w:r>
      <w:r>
        <w:rPr>
          <w:rtl/>
        </w:rPr>
        <w:t>–</w:t>
      </w:r>
      <w:r>
        <w:rPr>
          <w:rFonts w:hint="cs"/>
          <w:rtl/>
        </w:rPr>
        <w:t xml:space="preserve"> בסדר גמור. זו  סיעה, כך שלא משנה מי מדבר מהסיעה. </w:t>
      </w:r>
    </w:p>
    <w:p w14:paraId="60829532" w14:textId="77777777" w:rsidR="00000000" w:rsidRDefault="007C71EE">
      <w:pPr>
        <w:pStyle w:val="a"/>
        <w:ind w:firstLine="0"/>
        <w:rPr>
          <w:rFonts w:hint="cs"/>
          <w:rtl/>
        </w:rPr>
      </w:pPr>
    </w:p>
    <w:p w14:paraId="0CA29268" w14:textId="77777777" w:rsidR="00000000" w:rsidRDefault="007C71EE">
      <w:pPr>
        <w:pStyle w:val="Speaker"/>
        <w:rPr>
          <w:rtl/>
        </w:rPr>
      </w:pPr>
      <w:bookmarkStart w:id="565" w:name="FS000000526T26_05_2003_22_30_45"/>
      <w:bookmarkEnd w:id="565"/>
      <w:r>
        <w:rPr>
          <w:rtl/>
        </w:rPr>
        <w:t>משה גפני (י</w:t>
      </w:r>
      <w:r>
        <w:rPr>
          <w:rtl/>
        </w:rPr>
        <w:t>הדות התורה):</w:t>
      </w:r>
    </w:p>
    <w:p w14:paraId="53D76131" w14:textId="77777777" w:rsidR="00000000" w:rsidRDefault="007C71EE">
      <w:pPr>
        <w:pStyle w:val="a"/>
        <w:rPr>
          <w:rtl/>
        </w:rPr>
      </w:pPr>
    </w:p>
    <w:p w14:paraId="08B88499" w14:textId="77777777" w:rsidR="00000000" w:rsidRDefault="007C71EE">
      <w:pPr>
        <w:pStyle w:val="a"/>
        <w:rPr>
          <w:rFonts w:hint="cs"/>
          <w:rtl/>
        </w:rPr>
      </w:pPr>
      <w:r>
        <w:rPr>
          <w:rFonts w:hint="cs"/>
          <w:rtl/>
        </w:rPr>
        <w:t>אדוני היושב-ראש, רבותי חברי הכנסת, אדוני השר, ראש הממשלה אריאל שרון עושה מה שנוח לו באותו רגע ובאותו זמן. השיקול שמנחה אותו הוא השיקול שלו, ועל-פי רוב שלו בלבד. אני מבקש במסגרת הזמן שהוקצב לי בסיבוב הזה להביא שלוש דוגמאות לכך. אולי אמשיך בפעמ</w:t>
      </w:r>
      <w:r>
        <w:rPr>
          <w:rFonts w:hint="cs"/>
          <w:rtl/>
        </w:rPr>
        <w:t>ים הבאות להביא דוגמאות נוספות, אם לא אמצא דברים אחרים שאני צריך לדבר עליהם בלאו הכי.</w:t>
      </w:r>
    </w:p>
    <w:p w14:paraId="29C3955C" w14:textId="77777777" w:rsidR="00000000" w:rsidRDefault="007C71EE">
      <w:pPr>
        <w:pStyle w:val="a"/>
        <w:ind w:firstLine="0"/>
        <w:rPr>
          <w:rFonts w:hint="cs"/>
          <w:rtl/>
        </w:rPr>
      </w:pPr>
    </w:p>
    <w:p w14:paraId="4F45B19A" w14:textId="77777777" w:rsidR="00000000" w:rsidRDefault="007C71EE">
      <w:pPr>
        <w:pStyle w:val="ad"/>
        <w:rPr>
          <w:rtl/>
        </w:rPr>
      </w:pPr>
      <w:r>
        <w:rPr>
          <w:rtl/>
        </w:rPr>
        <w:t>היו"ר ראובן ריבלין:</w:t>
      </w:r>
    </w:p>
    <w:p w14:paraId="3FBB5037" w14:textId="77777777" w:rsidR="00000000" w:rsidRDefault="007C71EE">
      <w:pPr>
        <w:pStyle w:val="a"/>
        <w:rPr>
          <w:rtl/>
        </w:rPr>
      </w:pPr>
    </w:p>
    <w:p w14:paraId="10011DB5" w14:textId="77777777" w:rsidR="00000000" w:rsidRDefault="007C71EE">
      <w:pPr>
        <w:pStyle w:val="a"/>
        <w:rPr>
          <w:rFonts w:hint="cs"/>
          <w:rtl/>
        </w:rPr>
      </w:pPr>
      <w:r>
        <w:rPr>
          <w:rFonts w:hint="cs"/>
          <w:rtl/>
        </w:rPr>
        <w:t>ישתדל אדוני תמיד לעשות זאת כשאני על הדוכן, כי מאוד מעניין אותי לשמוע את הערותיך.</w:t>
      </w:r>
    </w:p>
    <w:p w14:paraId="15DD666C" w14:textId="77777777" w:rsidR="00000000" w:rsidRDefault="007C71EE">
      <w:pPr>
        <w:pStyle w:val="a"/>
        <w:ind w:firstLine="0"/>
        <w:rPr>
          <w:rFonts w:hint="cs"/>
          <w:rtl/>
        </w:rPr>
      </w:pPr>
    </w:p>
    <w:p w14:paraId="69AF0384" w14:textId="77777777" w:rsidR="00000000" w:rsidRDefault="007C71EE">
      <w:pPr>
        <w:pStyle w:val="SpeakerCon"/>
        <w:rPr>
          <w:rtl/>
        </w:rPr>
      </w:pPr>
      <w:bookmarkStart w:id="566" w:name="FS000000526T26_05_2003_22_33_11C"/>
      <w:bookmarkEnd w:id="566"/>
      <w:r>
        <w:rPr>
          <w:rtl/>
        </w:rPr>
        <w:t>משה גפני (יהדות התורה):</w:t>
      </w:r>
    </w:p>
    <w:p w14:paraId="7A26C753" w14:textId="77777777" w:rsidR="00000000" w:rsidRDefault="007C71EE">
      <w:pPr>
        <w:pStyle w:val="a"/>
        <w:rPr>
          <w:rtl/>
        </w:rPr>
      </w:pPr>
    </w:p>
    <w:p w14:paraId="3CB9BC54" w14:textId="77777777" w:rsidR="00000000" w:rsidRDefault="007C71EE">
      <w:pPr>
        <w:pStyle w:val="a"/>
        <w:rPr>
          <w:rFonts w:hint="cs"/>
          <w:rtl/>
        </w:rPr>
      </w:pPr>
      <w:r>
        <w:rPr>
          <w:rFonts w:hint="cs"/>
          <w:rtl/>
        </w:rPr>
        <w:t xml:space="preserve">תודה, אדוני היושב-ראש. </w:t>
      </w:r>
    </w:p>
    <w:p w14:paraId="3C7AC20D" w14:textId="77777777" w:rsidR="00000000" w:rsidRDefault="007C71EE">
      <w:pPr>
        <w:pStyle w:val="a"/>
        <w:rPr>
          <w:rFonts w:hint="cs"/>
          <w:rtl/>
        </w:rPr>
      </w:pPr>
    </w:p>
    <w:p w14:paraId="4C7336E7" w14:textId="77777777" w:rsidR="00000000" w:rsidRDefault="007C71EE">
      <w:pPr>
        <w:pStyle w:val="a"/>
        <w:rPr>
          <w:rFonts w:hint="cs"/>
          <w:rtl/>
        </w:rPr>
      </w:pPr>
      <w:r>
        <w:rPr>
          <w:rFonts w:hint="cs"/>
          <w:rtl/>
        </w:rPr>
        <w:t>הדוגמה הראשונה: ל</w:t>
      </w:r>
      <w:r>
        <w:rPr>
          <w:rFonts w:hint="cs"/>
          <w:rtl/>
        </w:rPr>
        <w:t>פני קרוב לשלוש שנים עלה ראש הממשלה אריאל שרון, שהיה אז ראש האופוזיציה, על הר-הבית, ולאחר מכן פרצה האינתיפאדה. אני לא מקשר, כמובן, בין זה שהוא עלה על הר-הבית לזה שפרצה האינתיפאדה, אבל זאת עובדה היסטורית. אם מישהו מאתנו חשב שראש הממשלה אריאל שרון באמת חדור ק</w:t>
      </w:r>
      <w:r>
        <w:rPr>
          <w:rFonts w:hint="cs"/>
          <w:rtl/>
        </w:rPr>
        <w:t xml:space="preserve">נאות לנושא של ארץ-ישראל, ירושלים והר-הבית, שלא לדבר על כך שעל-פי ההלכה אסור לעלות להר-הבית - ההלכה כנראה גם לא הצד החזק של ראש הממשלה אריאל שרון -  הנה הוא מביא אתמול לאישור הממשלה, בניגוד לדעת חבריו, רבים מחבריו, את מפת הדרכים. </w:t>
      </w:r>
    </w:p>
    <w:p w14:paraId="7B0E0F03" w14:textId="77777777" w:rsidR="00000000" w:rsidRDefault="007C71EE">
      <w:pPr>
        <w:pStyle w:val="a"/>
        <w:rPr>
          <w:rFonts w:hint="cs"/>
          <w:rtl/>
        </w:rPr>
      </w:pPr>
    </w:p>
    <w:p w14:paraId="6562D0C9" w14:textId="77777777" w:rsidR="00000000" w:rsidRDefault="007C71EE">
      <w:pPr>
        <w:pStyle w:val="a"/>
        <w:rPr>
          <w:rFonts w:hint="cs"/>
          <w:rtl/>
        </w:rPr>
      </w:pPr>
      <w:r>
        <w:rPr>
          <w:rFonts w:hint="cs"/>
          <w:rtl/>
        </w:rPr>
        <w:t>אני לא מביע עמדה. אני מנת</w:t>
      </w:r>
      <w:r>
        <w:rPr>
          <w:rFonts w:hint="cs"/>
          <w:rtl/>
        </w:rPr>
        <w:t>ח עכשיו את אישיותו של ראש הממשלה. ראש הממשלה אריאל שרון, שכאשר היה נוח לו לעלות להר-הבית ולהגיד, הריבונות שלנו על ארץ-ישראל, הוא עשה זאת, וכשנוח לו באופן זמני, עכשיו, להביא לאישור את מפת הדרכים של בוש, שכמובן כלול בה ויתור על רעיון ארץ-ישראל השלמה, הוא מבי</w:t>
      </w:r>
      <w:r>
        <w:rPr>
          <w:rFonts w:hint="cs"/>
          <w:rtl/>
        </w:rPr>
        <w:t xml:space="preserve">א אותה, וכמעט כופה את דעתו על הממשלה. זה הזיג-זג הראשון שנובע מרצונו הרגעי של ראש הממשלה, פעם כך ופעם אחרת. </w:t>
      </w:r>
    </w:p>
    <w:p w14:paraId="1AF0A209" w14:textId="77777777" w:rsidR="00000000" w:rsidRDefault="007C71EE">
      <w:pPr>
        <w:pStyle w:val="a"/>
        <w:rPr>
          <w:rFonts w:hint="cs"/>
          <w:rtl/>
        </w:rPr>
      </w:pPr>
    </w:p>
    <w:p w14:paraId="1C850625" w14:textId="77777777" w:rsidR="00000000" w:rsidRDefault="007C71EE">
      <w:pPr>
        <w:pStyle w:val="a"/>
        <w:rPr>
          <w:rFonts w:hint="cs"/>
          <w:rtl/>
        </w:rPr>
      </w:pPr>
      <w:r>
        <w:rPr>
          <w:rFonts w:hint="cs"/>
          <w:rtl/>
        </w:rPr>
        <w:t>דוגמה שנייה. ראש הממשלה אריאל שרון בהיותו ראש האופוזיציה, כשהביאה מפלגת העבודה את חוק טל לאישור הכנסת, הצביע נגדה. ולא רק הצביע נגדה, אלא כפה את ד</w:t>
      </w:r>
      <w:r>
        <w:rPr>
          <w:rFonts w:hint="cs"/>
          <w:rtl/>
        </w:rPr>
        <w:t>עתו על חברי סיעת הליכוד, שחלקם הגדול היו נגד הכפייה הזאת,  שיצביעו נגד.  נדמה לי שהנשיא קצב היה אז חבר הכנסת, ואני זוכר איך הוא אמר, אני לא אכנס. אבל היתה כפייה של אריאל שרון. היה נוח לו, הוא היה ראש האופוזיציה והוא רצה לסבך את ממשלת ברק, אז הוא הצביע נגד.</w:t>
      </w:r>
      <w:r>
        <w:rPr>
          <w:rFonts w:hint="cs"/>
          <w:rtl/>
        </w:rPr>
        <w:t xml:space="preserve"> זה שזה לווה בהסתה נגד תלמידי ישיבות, זה לא עניינו. לו היה נוח, לאריאל שרון היה נוח באותו זמן להצביע נגד חוק טל. </w:t>
      </w:r>
    </w:p>
    <w:p w14:paraId="364968DF" w14:textId="77777777" w:rsidR="00000000" w:rsidRDefault="007C71EE">
      <w:pPr>
        <w:pStyle w:val="a"/>
        <w:rPr>
          <w:rFonts w:hint="cs"/>
          <w:rtl/>
        </w:rPr>
      </w:pPr>
    </w:p>
    <w:p w14:paraId="39490C07" w14:textId="77777777" w:rsidR="00000000" w:rsidRDefault="007C71EE">
      <w:pPr>
        <w:pStyle w:val="a"/>
        <w:rPr>
          <w:rFonts w:hint="cs"/>
          <w:rtl/>
        </w:rPr>
      </w:pPr>
      <w:r>
        <w:rPr>
          <w:rFonts w:hint="cs"/>
          <w:rtl/>
        </w:rPr>
        <w:t>והנה אתמול אנחנו יושבים בוועדה משותפת לוועדת החוץ והביטחון ולוועדת הכספים, והממשלה בראשותו של שרון מביאה לא את חוק טל. חוק טל זה דבר קטן. היא</w:t>
      </w:r>
      <w:r>
        <w:rPr>
          <w:rFonts w:hint="cs"/>
          <w:rtl/>
        </w:rPr>
        <w:t xml:space="preserve"> מביאה חוק, שאברך ישיבה בן 23 שלומד תורה יכול ללכת לעבוד ולהשתכר לא שכר מינימום אלא כמה שהוא רוצה -  יכול להיות מנהל בנק מחוץ לשעות הלימודים, ולקבל דחייה  של מי שתורתו-אומנותו. </w:t>
      </w:r>
    </w:p>
    <w:p w14:paraId="425F3A4A" w14:textId="77777777" w:rsidR="00000000" w:rsidRDefault="007C71EE">
      <w:pPr>
        <w:pStyle w:val="a"/>
        <w:ind w:firstLine="0"/>
        <w:rPr>
          <w:rFonts w:hint="cs"/>
          <w:rtl/>
        </w:rPr>
      </w:pPr>
    </w:p>
    <w:p w14:paraId="5A4C093D" w14:textId="77777777" w:rsidR="00000000" w:rsidRDefault="007C71EE">
      <w:pPr>
        <w:pStyle w:val="ac"/>
        <w:rPr>
          <w:rtl/>
        </w:rPr>
      </w:pPr>
      <w:r>
        <w:rPr>
          <w:rFonts w:hint="eastAsia"/>
          <w:rtl/>
        </w:rPr>
        <w:t>דוד</w:t>
      </w:r>
      <w:r>
        <w:rPr>
          <w:rtl/>
        </w:rPr>
        <w:t xml:space="preserve"> טל (עם אחד):</w:t>
      </w:r>
    </w:p>
    <w:p w14:paraId="320B59A1" w14:textId="77777777" w:rsidR="00000000" w:rsidRDefault="007C71EE">
      <w:pPr>
        <w:pStyle w:val="a"/>
        <w:rPr>
          <w:rFonts w:hint="cs"/>
          <w:rtl/>
        </w:rPr>
      </w:pPr>
    </w:p>
    <w:p w14:paraId="787A419D" w14:textId="77777777" w:rsidR="00000000" w:rsidRDefault="007C71EE">
      <w:pPr>
        <w:pStyle w:val="a"/>
        <w:rPr>
          <w:rFonts w:hint="cs"/>
          <w:rtl/>
        </w:rPr>
      </w:pPr>
      <w:r>
        <w:rPr>
          <w:rFonts w:hint="cs"/>
          <w:rtl/>
        </w:rPr>
        <w:t xml:space="preserve">אז מה רע בזה? </w:t>
      </w:r>
    </w:p>
    <w:p w14:paraId="053412DC" w14:textId="77777777" w:rsidR="00000000" w:rsidRDefault="007C71EE">
      <w:pPr>
        <w:pStyle w:val="a"/>
        <w:ind w:firstLine="0"/>
        <w:rPr>
          <w:rFonts w:hint="cs"/>
          <w:rtl/>
        </w:rPr>
      </w:pPr>
    </w:p>
    <w:p w14:paraId="39C427E9" w14:textId="77777777" w:rsidR="00000000" w:rsidRDefault="007C71EE">
      <w:pPr>
        <w:pStyle w:val="SpeakerCon"/>
        <w:rPr>
          <w:rtl/>
        </w:rPr>
      </w:pPr>
      <w:bookmarkStart w:id="567" w:name="FS000000526T26_05_2003_22_38_50C"/>
      <w:bookmarkEnd w:id="567"/>
      <w:r>
        <w:rPr>
          <w:rtl/>
        </w:rPr>
        <w:t>משה גפני (יהדות התורה):</w:t>
      </w:r>
    </w:p>
    <w:p w14:paraId="353BF302" w14:textId="77777777" w:rsidR="00000000" w:rsidRDefault="007C71EE">
      <w:pPr>
        <w:pStyle w:val="a"/>
        <w:rPr>
          <w:rtl/>
        </w:rPr>
      </w:pPr>
    </w:p>
    <w:p w14:paraId="57E653A4" w14:textId="77777777" w:rsidR="00000000" w:rsidRDefault="007C71EE">
      <w:pPr>
        <w:pStyle w:val="a"/>
        <w:rPr>
          <w:rFonts w:hint="cs"/>
          <w:rtl/>
        </w:rPr>
      </w:pPr>
      <w:r>
        <w:rPr>
          <w:rFonts w:hint="cs"/>
          <w:rtl/>
        </w:rPr>
        <w:t>בסדר. אמרתי שאני ל</w:t>
      </w:r>
      <w:r>
        <w:rPr>
          <w:rFonts w:hint="cs"/>
          <w:rtl/>
        </w:rPr>
        <w:t xml:space="preserve">א מביע עמדה, אני רק מנתח את האישיות.  </w:t>
      </w:r>
    </w:p>
    <w:p w14:paraId="3A239218" w14:textId="77777777" w:rsidR="00000000" w:rsidRDefault="007C71EE">
      <w:pPr>
        <w:pStyle w:val="a"/>
        <w:rPr>
          <w:rFonts w:hint="cs"/>
          <w:rtl/>
        </w:rPr>
      </w:pPr>
    </w:p>
    <w:p w14:paraId="01A8828E" w14:textId="77777777" w:rsidR="00000000" w:rsidRDefault="007C71EE">
      <w:pPr>
        <w:pStyle w:val="a"/>
        <w:rPr>
          <w:rFonts w:hint="cs"/>
          <w:rtl/>
        </w:rPr>
      </w:pPr>
      <w:r>
        <w:rPr>
          <w:rFonts w:hint="cs"/>
          <w:rtl/>
        </w:rPr>
        <w:t xml:space="preserve">אגב, חבר הכנסת אילן שלגי, לא היית בכנסת הקודמת. סיעת שינוי בראשותו של טומי לפיד ניהלה מאבק איתנים נגד חוק טל עם מסע הסתה בלתי רגיל. אני סברתי שתהיו נאמנים לעמדתכם. בסדר, אתם חושבים - לא חשוב, אני לא רוצה אפילו לחשוב </w:t>
      </w:r>
      <w:r>
        <w:rPr>
          <w:rFonts w:hint="cs"/>
          <w:rtl/>
        </w:rPr>
        <w:t xml:space="preserve">מה שאתם חושבים על לומדי תורה, אבל לפחות תהיו עקביים בדרככם. חוק טל מאוד מגביל תלמידי ישיבות. מי שמכיר את החוק לפרטיו יודע שהוא מגביל מאוד מאוד מאוד. אני סברתי שהנציג שלכם בוועדה אתמול יצביע נגד, כמו שאני הצבעתי נגד. </w:t>
      </w:r>
    </w:p>
    <w:p w14:paraId="38A54147" w14:textId="77777777" w:rsidR="00000000" w:rsidRDefault="007C71EE">
      <w:pPr>
        <w:pStyle w:val="a"/>
        <w:ind w:firstLine="0"/>
        <w:rPr>
          <w:rFonts w:hint="cs"/>
          <w:rtl/>
        </w:rPr>
      </w:pPr>
    </w:p>
    <w:p w14:paraId="36C60368" w14:textId="77777777" w:rsidR="00000000" w:rsidRDefault="007C71EE">
      <w:pPr>
        <w:pStyle w:val="ac"/>
        <w:rPr>
          <w:rtl/>
        </w:rPr>
      </w:pPr>
      <w:r>
        <w:rPr>
          <w:rFonts w:hint="eastAsia"/>
          <w:rtl/>
        </w:rPr>
        <w:t>אילן</w:t>
      </w:r>
      <w:r>
        <w:rPr>
          <w:rtl/>
        </w:rPr>
        <w:t xml:space="preserve"> שלגי (שינוי):</w:t>
      </w:r>
    </w:p>
    <w:p w14:paraId="657D7E14" w14:textId="77777777" w:rsidR="00000000" w:rsidRDefault="007C71EE">
      <w:pPr>
        <w:pStyle w:val="a"/>
        <w:rPr>
          <w:rFonts w:hint="cs"/>
          <w:rtl/>
        </w:rPr>
      </w:pPr>
    </w:p>
    <w:p w14:paraId="1A5AA22E" w14:textId="77777777" w:rsidR="00000000" w:rsidRDefault="007C71EE">
      <w:pPr>
        <w:pStyle w:val="a"/>
        <w:rPr>
          <w:rFonts w:hint="cs"/>
          <w:rtl/>
        </w:rPr>
      </w:pPr>
      <w:r>
        <w:rPr>
          <w:rFonts w:hint="cs"/>
          <w:rtl/>
        </w:rPr>
        <w:t>אתה הצבעת נגד כי א</w:t>
      </w:r>
      <w:r>
        <w:rPr>
          <w:rFonts w:hint="cs"/>
          <w:rtl/>
        </w:rPr>
        <w:t>תה רוצה שיישארו בישיבות, ואני הצבעתי נגד כי אני לא רוצה שיהיו בישיבות.</w:t>
      </w:r>
    </w:p>
    <w:p w14:paraId="220C7B2E" w14:textId="77777777" w:rsidR="00000000" w:rsidRDefault="007C71EE">
      <w:pPr>
        <w:pStyle w:val="a"/>
        <w:ind w:firstLine="0"/>
        <w:rPr>
          <w:rFonts w:hint="cs"/>
          <w:rtl/>
        </w:rPr>
      </w:pPr>
    </w:p>
    <w:p w14:paraId="53DE5D97" w14:textId="77777777" w:rsidR="00000000" w:rsidRDefault="007C71EE">
      <w:pPr>
        <w:pStyle w:val="SpeakerCon"/>
        <w:rPr>
          <w:rtl/>
        </w:rPr>
      </w:pPr>
      <w:bookmarkStart w:id="568" w:name="FS000000526T26_05_2003_22_40_56C"/>
      <w:bookmarkEnd w:id="568"/>
      <w:r>
        <w:rPr>
          <w:rtl/>
        </w:rPr>
        <w:t>משה גפני (יהדות התורה):</w:t>
      </w:r>
    </w:p>
    <w:p w14:paraId="14B94772" w14:textId="77777777" w:rsidR="00000000" w:rsidRDefault="007C71EE">
      <w:pPr>
        <w:pStyle w:val="a"/>
        <w:rPr>
          <w:rtl/>
        </w:rPr>
      </w:pPr>
    </w:p>
    <w:p w14:paraId="22F68EDF" w14:textId="77777777" w:rsidR="00000000" w:rsidRDefault="007C71EE">
      <w:pPr>
        <w:pStyle w:val="a"/>
        <w:rPr>
          <w:rFonts w:hint="cs"/>
          <w:rtl/>
        </w:rPr>
      </w:pPr>
      <w:r>
        <w:rPr>
          <w:rFonts w:hint="cs"/>
          <w:rtl/>
        </w:rPr>
        <w:t>לא פירשתי אותך, אל תפרש אותי.</w:t>
      </w:r>
    </w:p>
    <w:p w14:paraId="67D3CC2A" w14:textId="77777777" w:rsidR="00000000" w:rsidRDefault="007C71EE">
      <w:pPr>
        <w:pStyle w:val="a"/>
        <w:ind w:firstLine="0"/>
        <w:rPr>
          <w:rFonts w:hint="cs"/>
          <w:rtl/>
        </w:rPr>
      </w:pPr>
    </w:p>
    <w:p w14:paraId="434C4837" w14:textId="77777777" w:rsidR="00000000" w:rsidRDefault="007C71EE">
      <w:pPr>
        <w:pStyle w:val="ad"/>
        <w:rPr>
          <w:rtl/>
        </w:rPr>
      </w:pPr>
      <w:r>
        <w:rPr>
          <w:rtl/>
        </w:rPr>
        <w:t>היו"ר ראובן ריבלין:</w:t>
      </w:r>
    </w:p>
    <w:p w14:paraId="607B4177" w14:textId="77777777" w:rsidR="00000000" w:rsidRDefault="007C71EE">
      <w:pPr>
        <w:pStyle w:val="a"/>
        <w:rPr>
          <w:rtl/>
        </w:rPr>
      </w:pPr>
    </w:p>
    <w:p w14:paraId="738B6A1D" w14:textId="77777777" w:rsidR="00000000" w:rsidRDefault="007C71EE">
      <w:pPr>
        <w:pStyle w:val="a"/>
        <w:rPr>
          <w:rFonts w:hint="cs"/>
          <w:rtl/>
        </w:rPr>
      </w:pPr>
      <w:r>
        <w:rPr>
          <w:rFonts w:hint="cs"/>
          <w:rtl/>
        </w:rPr>
        <w:t>חבר הכנסת גפני, אם אתה לא רוצה שחבר הכנסת שלגי יזעק זעקות ביניים, ואתה רוצה שאני אגן עליך, אל תפנה אליו. אם</w:t>
      </w:r>
      <w:r>
        <w:rPr>
          <w:rFonts w:hint="cs"/>
          <w:rtl/>
        </w:rPr>
        <w:t xml:space="preserve"> תפנה אליו, תקבל תשובה. מי שהיה פונה אלי, מתוך נימוס הייתי עונה לו. אם אתה לא רוצה קריאות ביניים, אל תפנה אליו. אם תפנה אליו, תקבל קריאות ביניים על חשבונך. </w:t>
      </w:r>
    </w:p>
    <w:p w14:paraId="4672CC5A" w14:textId="77777777" w:rsidR="00000000" w:rsidRDefault="007C71EE">
      <w:pPr>
        <w:pStyle w:val="a"/>
        <w:ind w:firstLine="0"/>
        <w:rPr>
          <w:rFonts w:hint="cs"/>
          <w:rtl/>
        </w:rPr>
      </w:pPr>
    </w:p>
    <w:p w14:paraId="3D166F3D" w14:textId="77777777" w:rsidR="00000000" w:rsidRDefault="007C71EE">
      <w:pPr>
        <w:pStyle w:val="SpeakerCon"/>
        <w:rPr>
          <w:rtl/>
        </w:rPr>
      </w:pPr>
      <w:bookmarkStart w:id="569" w:name="FS000000526T26_05_2003_22_41_41C"/>
      <w:bookmarkEnd w:id="569"/>
      <w:r>
        <w:rPr>
          <w:rtl/>
        </w:rPr>
        <w:t>משה גפני (יהדות התורה):</w:t>
      </w:r>
    </w:p>
    <w:p w14:paraId="20B64922" w14:textId="77777777" w:rsidR="00000000" w:rsidRDefault="007C71EE">
      <w:pPr>
        <w:pStyle w:val="a"/>
        <w:rPr>
          <w:rtl/>
        </w:rPr>
      </w:pPr>
    </w:p>
    <w:p w14:paraId="0C206C41" w14:textId="77777777" w:rsidR="00000000" w:rsidRDefault="007C71EE">
      <w:pPr>
        <w:pStyle w:val="a"/>
        <w:rPr>
          <w:rFonts w:hint="cs"/>
          <w:rtl/>
        </w:rPr>
      </w:pPr>
      <w:r>
        <w:rPr>
          <w:rFonts w:hint="cs"/>
          <w:rtl/>
        </w:rPr>
        <w:t xml:space="preserve">אדוני היושב-ראש, מה שאתה תרשה, אני בעד. אין לי בעיה עם העניין. </w:t>
      </w:r>
    </w:p>
    <w:p w14:paraId="52E5B75A" w14:textId="77777777" w:rsidR="00000000" w:rsidRDefault="007C71EE">
      <w:pPr>
        <w:pStyle w:val="a"/>
        <w:ind w:firstLine="0"/>
        <w:rPr>
          <w:rFonts w:hint="cs"/>
          <w:rtl/>
        </w:rPr>
      </w:pPr>
    </w:p>
    <w:p w14:paraId="51B7EB4F" w14:textId="77777777" w:rsidR="00000000" w:rsidRDefault="007C71EE">
      <w:pPr>
        <w:pStyle w:val="ad"/>
        <w:rPr>
          <w:rtl/>
        </w:rPr>
      </w:pPr>
      <w:r>
        <w:rPr>
          <w:rtl/>
        </w:rPr>
        <w:t>היו"ר רא</w:t>
      </w:r>
      <w:r>
        <w:rPr>
          <w:rtl/>
        </w:rPr>
        <w:t>ובן ריבלין:</w:t>
      </w:r>
    </w:p>
    <w:p w14:paraId="17CB19F5" w14:textId="77777777" w:rsidR="00000000" w:rsidRDefault="007C71EE">
      <w:pPr>
        <w:pStyle w:val="a"/>
        <w:rPr>
          <w:rtl/>
        </w:rPr>
      </w:pPr>
    </w:p>
    <w:p w14:paraId="65AF80D4" w14:textId="77777777" w:rsidR="00000000" w:rsidRDefault="007C71EE">
      <w:pPr>
        <w:pStyle w:val="a"/>
        <w:rPr>
          <w:rFonts w:hint="cs"/>
          <w:rtl/>
        </w:rPr>
      </w:pPr>
      <w:r>
        <w:rPr>
          <w:rFonts w:hint="cs"/>
          <w:rtl/>
        </w:rPr>
        <w:t xml:space="preserve">מאה אחוז. </w:t>
      </w:r>
    </w:p>
    <w:p w14:paraId="18EE2108" w14:textId="77777777" w:rsidR="00000000" w:rsidRDefault="007C71EE">
      <w:pPr>
        <w:pStyle w:val="ac"/>
        <w:rPr>
          <w:rtl/>
        </w:rPr>
      </w:pPr>
    </w:p>
    <w:p w14:paraId="0275E57C" w14:textId="77777777" w:rsidR="00000000" w:rsidRDefault="007C71EE">
      <w:pPr>
        <w:pStyle w:val="ac"/>
        <w:rPr>
          <w:rtl/>
        </w:rPr>
      </w:pPr>
      <w:r>
        <w:rPr>
          <w:rFonts w:hint="eastAsia"/>
          <w:rtl/>
        </w:rPr>
        <w:t>עזמי</w:t>
      </w:r>
      <w:r>
        <w:rPr>
          <w:rtl/>
        </w:rPr>
        <w:t xml:space="preserve"> בשארה (בל"ד):</w:t>
      </w:r>
    </w:p>
    <w:p w14:paraId="7FF174A6" w14:textId="77777777" w:rsidR="00000000" w:rsidRDefault="007C71EE">
      <w:pPr>
        <w:pStyle w:val="a"/>
        <w:rPr>
          <w:rFonts w:hint="cs"/>
          <w:rtl/>
        </w:rPr>
      </w:pPr>
    </w:p>
    <w:p w14:paraId="6D1503C2" w14:textId="77777777" w:rsidR="00000000" w:rsidRDefault="007C71EE">
      <w:pPr>
        <w:pStyle w:val="a"/>
        <w:rPr>
          <w:rFonts w:hint="cs"/>
          <w:rtl/>
        </w:rPr>
      </w:pPr>
      <w:r>
        <w:rPr>
          <w:rFonts w:hint="cs"/>
          <w:rtl/>
        </w:rPr>
        <w:t xml:space="preserve">למה זעקות? </w:t>
      </w:r>
    </w:p>
    <w:p w14:paraId="5A3E1932" w14:textId="77777777" w:rsidR="00000000" w:rsidRDefault="007C71EE">
      <w:pPr>
        <w:pStyle w:val="a"/>
        <w:ind w:firstLine="0"/>
        <w:rPr>
          <w:rFonts w:hint="cs"/>
          <w:rtl/>
        </w:rPr>
      </w:pPr>
    </w:p>
    <w:p w14:paraId="1B596669" w14:textId="77777777" w:rsidR="00000000" w:rsidRDefault="007C71EE">
      <w:pPr>
        <w:pStyle w:val="ad"/>
        <w:rPr>
          <w:rtl/>
        </w:rPr>
      </w:pPr>
      <w:r>
        <w:rPr>
          <w:rtl/>
        </w:rPr>
        <w:t>היו"ר ראובן ריבלין:</w:t>
      </w:r>
    </w:p>
    <w:p w14:paraId="4FBA9C6A" w14:textId="77777777" w:rsidR="00000000" w:rsidRDefault="007C71EE">
      <w:pPr>
        <w:pStyle w:val="a"/>
        <w:rPr>
          <w:rtl/>
        </w:rPr>
      </w:pPr>
    </w:p>
    <w:p w14:paraId="450F7948" w14:textId="77777777" w:rsidR="00000000" w:rsidRDefault="007C71EE">
      <w:pPr>
        <w:pStyle w:val="a"/>
        <w:rPr>
          <w:rFonts w:hint="cs"/>
          <w:rtl/>
        </w:rPr>
      </w:pPr>
      <w:r>
        <w:rPr>
          <w:rFonts w:hint="cs"/>
          <w:rtl/>
        </w:rPr>
        <w:t xml:space="preserve">זעקה במובן החיובי.  זעקה היוצאת מן הלב. </w:t>
      </w:r>
    </w:p>
    <w:p w14:paraId="7DAC92C6" w14:textId="77777777" w:rsidR="00000000" w:rsidRDefault="007C71EE">
      <w:pPr>
        <w:pStyle w:val="a"/>
        <w:ind w:firstLine="0"/>
        <w:rPr>
          <w:rFonts w:hint="cs"/>
          <w:rtl/>
        </w:rPr>
      </w:pPr>
    </w:p>
    <w:p w14:paraId="6087AB0A" w14:textId="77777777" w:rsidR="00000000" w:rsidRDefault="007C71EE">
      <w:pPr>
        <w:pStyle w:val="SpeakerCon"/>
        <w:rPr>
          <w:rtl/>
        </w:rPr>
      </w:pPr>
      <w:bookmarkStart w:id="570" w:name="FS000000526T26_05_2003_22_42_35C"/>
      <w:bookmarkEnd w:id="570"/>
      <w:r>
        <w:rPr>
          <w:rtl/>
        </w:rPr>
        <w:t>משה גפני (יהדות התורה):</w:t>
      </w:r>
    </w:p>
    <w:p w14:paraId="4FB99B3D" w14:textId="77777777" w:rsidR="00000000" w:rsidRDefault="007C71EE">
      <w:pPr>
        <w:pStyle w:val="a"/>
        <w:rPr>
          <w:rtl/>
        </w:rPr>
      </w:pPr>
    </w:p>
    <w:p w14:paraId="1E854FA0" w14:textId="77777777" w:rsidR="00000000" w:rsidRDefault="007C71EE">
      <w:pPr>
        <w:pStyle w:val="a"/>
        <w:rPr>
          <w:rFonts w:hint="cs"/>
          <w:rtl/>
        </w:rPr>
      </w:pPr>
      <w:r>
        <w:rPr>
          <w:rFonts w:hint="cs"/>
          <w:rtl/>
        </w:rPr>
        <w:t xml:space="preserve">לא הייתי מתערב בזה, זה לא ענייני, אבל כמה רוע מונח בהצעה הזאת, עם הקיצוץ הדרמטי בתקציבי הישיבות. כמה רוע מונח </w:t>
      </w:r>
      <w:r>
        <w:rPr>
          <w:rFonts w:hint="cs"/>
          <w:rtl/>
        </w:rPr>
        <w:t xml:space="preserve">בזה. לכן הצבעתי נגד. לא בגלל שום פרשנות אחרת.  </w:t>
      </w:r>
    </w:p>
    <w:p w14:paraId="7B4C6624" w14:textId="77777777" w:rsidR="00000000" w:rsidRDefault="007C71EE">
      <w:pPr>
        <w:pStyle w:val="a"/>
        <w:rPr>
          <w:rFonts w:hint="cs"/>
          <w:rtl/>
        </w:rPr>
      </w:pPr>
    </w:p>
    <w:p w14:paraId="3CF77C0C" w14:textId="77777777" w:rsidR="00000000" w:rsidRDefault="007C71EE">
      <w:pPr>
        <w:pStyle w:val="a"/>
        <w:rPr>
          <w:rFonts w:hint="cs"/>
          <w:rtl/>
        </w:rPr>
      </w:pPr>
      <w:r>
        <w:rPr>
          <w:rFonts w:hint="cs"/>
          <w:rtl/>
        </w:rPr>
        <w:t>אבל ישב חבר הכנסת חמי דורון בדיון הקודם, ודיבר נגד. מה עשו לו? החליפו אותו והביאו את חבר הכנסת אילן ליבוביץ משינוי, והוא הצביע בעד. זה, אגב, לגבי שינוי.</w:t>
      </w:r>
    </w:p>
    <w:p w14:paraId="7D5EB3B2" w14:textId="77777777" w:rsidR="00000000" w:rsidRDefault="007C71EE">
      <w:pPr>
        <w:pStyle w:val="a"/>
        <w:rPr>
          <w:rFonts w:hint="cs"/>
          <w:rtl/>
        </w:rPr>
      </w:pPr>
    </w:p>
    <w:p w14:paraId="35209D9D" w14:textId="77777777" w:rsidR="00000000" w:rsidRDefault="007C71EE">
      <w:pPr>
        <w:pStyle w:val="a"/>
        <w:rPr>
          <w:rFonts w:hint="cs"/>
          <w:rtl/>
        </w:rPr>
      </w:pPr>
      <w:r>
        <w:rPr>
          <w:rFonts w:hint="cs"/>
          <w:rtl/>
        </w:rPr>
        <w:t>אבל אני חוזר לראש הממשלה. ראש הממשלה, שכשהיה נוח לו ה</w:t>
      </w:r>
      <w:r>
        <w:rPr>
          <w:rFonts w:hint="cs"/>
          <w:rtl/>
        </w:rPr>
        <w:t>צביע נגד חוק טל, הביא חוק שחוק טל קטן על-ידו. בחור ישיבה יכול ללכת לעבוד ויקבל דחייה של תורתו-אומנותו. זה ראש הממשלה אריאל שרון. זו הדוגמה השנייה. אז היה נוח לו להיות נגד, הוא היה נגד.  כשנוח לו להיות בעד מורחב, הוא בעד מורחב.</w:t>
      </w:r>
    </w:p>
    <w:p w14:paraId="3F4B63E1" w14:textId="77777777" w:rsidR="00000000" w:rsidRDefault="007C71EE">
      <w:pPr>
        <w:pStyle w:val="a"/>
        <w:rPr>
          <w:rFonts w:hint="cs"/>
          <w:rtl/>
        </w:rPr>
      </w:pPr>
    </w:p>
    <w:p w14:paraId="4A439265" w14:textId="77777777" w:rsidR="00000000" w:rsidRDefault="007C71EE">
      <w:pPr>
        <w:pStyle w:val="a"/>
        <w:rPr>
          <w:rFonts w:hint="cs"/>
          <w:rtl/>
        </w:rPr>
      </w:pPr>
      <w:r>
        <w:rPr>
          <w:rFonts w:hint="cs"/>
          <w:rtl/>
        </w:rPr>
        <w:t>כמה זמן עוד יש לי, אדוני היו</w:t>
      </w:r>
      <w:r>
        <w:rPr>
          <w:rFonts w:hint="cs"/>
          <w:rtl/>
        </w:rPr>
        <w:t>שב-ראש?</w:t>
      </w:r>
    </w:p>
    <w:p w14:paraId="1D53F680" w14:textId="77777777" w:rsidR="00000000" w:rsidRDefault="007C71EE">
      <w:pPr>
        <w:pStyle w:val="a"/>
        <w:ind w:firstLine="0"/>
        <w:rPr>
          <w:rFonts w:hint="cs"/>
          <w:rtl/>
        </w:rPr>
      </w:pPr>
    </w:p>
    <w:p w14:paraId="39243CC1" w14:textId="77777777" w:rsidR="00000000" w:rsidRDefault="007C71EE">
      <w:pPr>
        <w:pStyle w:val="ad"/>
        <w:rPr>
          <w:rtl/>
        </w:rPr>
      </w:pPr>
      <w:r>
        <w:rPr>
          <w:rtl/>
        </w:rPr>
        <w:t>היו"ר ראובן ריבלין:</w:t>
      </w:r>
    </w:p>
    <w:p w14:paraId="3E3B910E" w14:textId="77777777" w:rsidR="00000000" w:rsidRDefault="007C71EE">
      <w:pPr>
        <w:pStyle w:val="a"/>
        <w:rPr>
          <w:rtl/>
        </w:rPr>
      </w:pPr>
    </w:p>
    <w:p w14:paraId="0E3890DE" w14:textId="77777777" w:rsidR="00000000" w:rsidRDefault="007C71EE">
      <w:pPr>
        <w:pStyle w:val="a"/>
        <w:rPr>
          <w:rFonts w:hint="cs"/>
          <w:rtl/>
        </w:rPr>
      </w:pPr>
      <w:r>
        <w:rPr>
          <w:rFonts w:hint="cs"/>
          <w:rtl/>
        </w:rPr>
        <w:t xml:space="preserve">חוזרים בתשובה עומדים במקום - - - </w:t>
      </w:r>
    </w:p>
    <w:p w14:paraId="2B1A52C4" w14:textId="77777777" w:rsidR="00000000" w:rsidRDefault="007C71EE">
      <w:pPr>
        <w:pStyle w:val="a"/>
        <w:ind w:firstLine="0"/>
        <w:rPr>
          <w:rFonts w:hint="cs"/>
          <w:rtl/>
        </w:rPr>
      </w:pPr>
    </w:p>
    <w:p w14:paraId="2BE5F2EF" w14:textId="77777777" w:rsidR="00000000" w:rsidRDefault="007C71EE">
      <w:pPr>
        <w:pStyle w:val="SpeakerCon"/>
        <w:rPr>
          <w:rtl/>
        </w:rPr>
      </w:pPr>
      <w:bookmarkStart w:id="571" w:name="FS000000526T26_05_2003_22_44_44C"/>
      <w:bookmarkEnd w:id="571"/>
      <w:r>
        <w:rPr>
          <w:rtl/>
        </w:rPr>
        <w:t>משה גפני (יהדות התורה):</w:t>
      </w:r>
    </w:p>
    <w:p w14:paraId="2FA58A79" w14:textId="77777777" w:rsidR="00000000" w:rsidRDefault="007C71EE">
      <w:pPr>
        <w:pStyle w:val="a"/>
        <w:rPr>
          <w:rtl/>
        </w:rPr>
      </w:pPr>
    </w:p>
    <w:p w14:paraId="7CBE2104" w14:textId="77777777" w:rsidR="00000000" w:rsidRDefault="007C71EE">
      <w:pPr>
        <w:pStyle w:val="a"/>
        <w:rPr>
          <w:rFonts w:hint="cs"/>
          <w:rtl/>
        </w:rPr>
      </w:pPr>
      <w:r>
        <w:rPr>
          <w:rFonts w:hint="cs"/>
          <w:rtl/>
        </w:rPr>
        <w:t>חוזרים בתשובה?</w:t>
      </w:r>
    </w:p>
    <w:p w14:paraId="25058739" w14:textId="77777777" w:rsidR="00000000" w:rsidRDefault="007C71EE">
      <w:pPr>
        <w:pStyle w:val="a"/>
        <w:ind w:firstLine="0"/>
        <w:rPr>
          <w:rFonts w:hint="cs"/>
          <w:rtl/>
        </w:rPr>
      </w:pPr>
    </w:p>
    <w:p w14:paraId="6021576B" w14:textId="77777777" w:rsidR="00000000" w:rsidRDefault="007C71EE">
      <w:pPr>
        <w:pStyle w:val="ad"/>
        <w:rPr>
          <w:rtl/>
        </w:rPr>
      </w:pPr>
      <w:r>
        <w:rPr>
          <w:rtl/>
        </w:rPr>
        <w:t>היו"ר ראובן ריבלין:</w:t>
      </w:r>
    </w:p>
    <w:p w14:paraId="7A23892C" w14:textId="77777777" w:rsidR="00000000" w:rsidRDefault="007C71EE">
      <w:pPr>
        <w:pStyle w:val="a"/>
        <w:rPr>
          <w:rtl/>
        </w:rPr>
      </w:pPr>
    </w:p>
    <w:p w14:paraId="40524D01" w14:textId="77777777" w:rsidR="00000000" w:rsidRDefault="007C71EE">
      <w:pPr>
        <w:pStyle w:val="a"/>
        <w:rPr>
          <w:rFonts w:hint="cs"/>
          <w:rtl/>
        </w:rPr>
      </w:pPr>
      <w:r>
        <w:rPr>
          <w:rFonts w:hint="cs"/>
          <w:rtl/>
        </w:rPr>
        <w:t>בעלי תשובה. למה לא?</w:t>
      </w:r>
    </w:p>
    <w:p w14:paraId="3060E81F" w14:textId="77777777" w:rsidR="00000000" w:rsidRDefault="007C71EE">
      <w:pPr>
        <w:pStyle w:val="a"/>
        <w:ind w:firstLine="0"/>
        <w:rPr>
          <w:rFonts w:hint="cs"/>
          <w:rtl/>
        </w:rPr>
      </w:pPr>
    </w:p>
    <w:p w14:paraId="10B5AF0D" w14:textId="77777777" w:rsidR="00000000" w:rsidRDefault="007C71EE">
      <w:pPr>
        <w:pStyle w:val="SpeakerCon"/>
        <w:rPr>
          <w:rtl/>
        </w:rPr>
      </w:pPr>
      <w:bookmarkStart w:id="572" w:name="FS000000526T26_05_2003_22_44_55C"/>
      <w:bookmarkEnd w:id="572"/>
      <w:r>
        <w:rPr>
          <w:rtl/>
        </w:rPr>
        <w:t>משה גפני (יהדות התורה):</w:t>
      </w:r>
    </w:p>
    <w:p w14:paraId="25094BA2" w14:textId="77777777" w:rsidR="00000000" w:rsidRDefault="007C71EE">
      <w:pPr>
        <w:pStyle w:val="a"/>
        <w:rPr>
          <w:rtl/>
        </w:rPr>
      </w:pPr>
    </w:p>
    <w:p w14:paraId="70A74B62" w14:textId="77777777" w:rsidR="00000000" w:rsidRDefault="007C71EE">
      <w:pPr>
        <w:pStyle w:val="a"/>
        <w:rPr>
          <w:rFonts w:hint="cs"/>
          <w:rtl/>
        </w:rPr>
      </w:pPr>
      <w:r>
        <w:rPr>
          <w:rFonts w:hint="cs"/>
          <w:rtl/>
        </w:rPr>
        <w:t xml:space="preserve">אני מגיע לדוגמה השלישית והאחרונה לסיבוב הזה. </w:t>
      </w:r>
    </w:p>
    <w:p w14:paraId="5D03DE05" w14:textId="77777777" w:rsidR="00000000" w:rsidRDefault="007C71EE">
      <w:pPr>
        <w:pStyle w:val="a"/>
        <w:ind w:firstLine="0"/>
        <w:rPr>
          <w:rFonts w:hint="cs"/>
          <w:rtl/>
        </w:rPr>
      </w:pPr>
    </w:p>
    <w:p w14:paraId="7869438C" w14:textId="77777777" w:rsidR="00000000" w:rsidRDefault="007C71EE">
      <w:pPr>
        <w:pStyle w:val="ad"/>
        <w:rPr>
          <w:rtl/>
        </w:rPr>
      </w:pPr>
    </w:p>
    <w:p w14:paraId="79515AFA" w14:textId="77777777" w:rsidR="00000000" w:rsidRDefault="007C71EE">
      <w:pPr>
        <w:pStyle w:val="ad"/>
        <w:rPr>
          <w:rtl/>
        </w:rPr>
      </w:pPr>
      <w:r>
        <w:rPr>
          <w:rtl/>
        </w:rPr>
        <w:t>היו"ר ראובן ריבלין:</w:t>
      </w:r>
    </w:p>
    <w:p w14:paraId="411C123F" w14:textId="77777777" w:rsidR="00000000" w:rsidRDefault="007C71EE">
      <w:pPr>
        <w:pStyle w:val="a"/>
        <w:rPr>
          <w:rtl/>
        </w:rPr>
      </w:pPr>
    </w:p>
    <w:p w14:paraId="6CF4C43D" w14:textId="77777777" w:rsidR="00000000" w:rsidRDefault="007C71EE">
      <w:pPr>
        <w:pStyle w:val="a"/>
        <w:ind w:firstLine="0"/>
        <w:rPr>
          <w:rFonts w:hint="cs"/>
          <w:rtl/>
        </w:rPr>
      </w:pPr>
      <w:r>
        <w:rPr>
          <w:rFonts w:hint="cs"/>
          <w:rtl/>
        </w:rPr>
        <w:tab/>
        <w:t>כמה זמן יש עו</w:t>
      </w:r>
      <w:r>
        <w:rPr>
          <w:rFonts w:hint="cs"/>
          <w:rtl/>
        </w:rPr>
        <w:t xml:space="preserve">ד לאדוני? הנה, יראה אדוני שם, מולו, נגד עיניו. </w:t>
      </w:r>
    </w:p>
    <w:p w14:paraId="051951B3" w14:textId="77777777" w:rsidR="00000000" w:rsidRDefault="007C71EE">
      <w:pPr>
        <w:pStyle w:val="a"/>
        <w:ind w:firstLine="0"/>
        <w:rPr>
          <w:rFonts w:hint="cs"/>
          <w:rtl/>
        </w:rPr>
      </w:pPr>
    </w:p>
    <w:p w14:paraId="375FE51E" w14:textId="77777777" w:rsidR="00000000" w:rsidRDefault="007C71EE">
      <w:pPr>
        <w:pStyle w:val="SpeakerCon"/>
        <w:rPr>
          <w:rtl/>
        </w:rPr>
      </w:pPr>
      <w:bookmarkStart w:id="573" w:name="FS000000526T26_05_2003_22_45_37C"/>
      <w:bookmarkEnd w:id="573"/>
      <w:r>
        <w:rPr>
          <w:rtl/>
        </w:rPr>
        <w:t>משה גפני (יהדות התורה):</w:t>
      </w:r>
    </w:p>
    <w:p w14:paraId="74E5865D" w14:textId="77777777" w:rsidR="00000000" w:rsidRDefault="007C71EE">
      <w:pPr>
        <w:pStyle w:val="a"/>
        <w:rPr>
          <w:rtl/>
        </w:rPr>
      </w:pPr>
    </w:p>
    <w:p w14:paraId="24608F27" w14:textId="77777777" w:rsidR="00000000" w:rsidRDefault="007C71EE">
      <w:pPr>
        <w:pStyle w:val="a"/>
        <w:rPr>
          <w:rFonts w:hint="cs"/>
          <w:rtl/>
        </w:rPr>
      </w:pPr>
      <w:r>
        <w:rPr>
          <w:rFonts w:hint="cs"/>
          <w:rtl/>
        </w:rPr>
        <w:t>בסדר. הדוגמה השלישית היא הדוגמה של קצבאות הילדים. ישבנו ב"הילטון" בתל-אביב, נדמה לי, כאשר הוקמה ממשלת שרון הראשונה, כשאנחנו, הציבור החרדי, הצבענו עבורו כמעט ב=100%. מטה הבחירות שלו ב</w:t>
      </w:r>
      <w:r>
        <w:rPr>
          <w:rFonts w:hint="cs"/>
          <w:rtl/>
        </w:rPr>
        <w:t xml:space="preserve">גוש-דן היה אצלי במשרד. אנחנו ישבנו על הסכם קואליציוני, ודובר על קצבאות הילדים, אדוני יושב-ראש הכנסת. אני יודע שיש לך סנטימנטים לחוק הזה, אז אני רוצה להזכיר את העניין. </w:t>
      </w:r>
    </w:p>
    <w:p w14:paraId="27609E44" w14:textId="77777777" w:rsidR="00000000" w:rsidRDefault="007C71EE">
      <w:pPr>
        <w:pStyle w:val="a"/>
        <w:rPr>
          <w:rFonts w:hint="cs"/>
          <w:rtl/>
        </w:rPr>
      </w:pPr>
    </w:p>
    <w:p w14:paraId="40A45B0A" w14:textId="77777777" w:rsidR="00000000" w:rsidRDefault="007C71EE">
      <w:pPr>
        <w:pStyle w:val="a"/>
        <w:rPr>
          <w:rFonts w:hint="cs"/>
          <w:rtl/>
        </w:rPr>
      </w:pPr>
      <w:r>
        <w:rPr>
          <w:rFonts w:hint="cs"/>
          <w:rtl/>
        </w:rPr>
        <w:t>אמר ראש הממשלה אריאל שרון בבית-המלון שם, כשישבנו על ההסכם הקואליציוני, ולאחר מכן הוא חז</w:t>
      </w:r>
      <w:r>
        <w:rPr>
          <w:rFonts w:hint="cs"/>
          <w:rtl/>
        </w:rPr>
        <w:t>ר על זה כאן בלשכתו בכנסת: בנושא של קצבאות הילדים, אני דורש שיגדילו את קצבאות הילדים. ציטוט.   אגב, אדוני היושב-ראש, חבר הכנסת הלפרט לא רצה לחתום אז על ההסכם הקואליציוני אם זה לא יהיה כתוב. אמרנו לו, חבר הכנסת ליצמן, גם אני וגם חבר הכנסת רביץ: אם ראש הממשלה</w:t>
      </w:r>
      <w:r>
        <w:rPr>
          <w:rFonts w:hint="cs"/>
          <w:rtl/>
        </w:rPr>
        <w:t xml:space="preserve"> אומר, זה לא מספיק לך? אז הוא חתם. ראש הממשלה אומר: קצבאות הילדים, מה שהיה אז, אני ראש הממשלה אריאל שרון אומר שצריך לתת יותר. טוב. והנה מגיע ראש הממשלה ולוקח את קצבאות הילדים. הוא רצה להעניש את חוק הלפרט? איך אמר חבר הכנסת אורון בוועדת הכספים? - בסדר, מאסר</w:t>
      </w:r>
      <w:r>
        <w:rPr>
          <w:rFonts w:hint="cs"/>
          <w:rtl/>
        </w:rPr>
        <w:t xml:space="preserve"> על-תנאי על זה שהוא עשה את זה. מאסר שנה אחת. אבל להעמיד את החוק הזה בפני כיתת יורים? לחסל אותו? </w:t>
      </w:r>
    </w:p>
    <w:p w14:paraId="7C455B48" w14:textId="77777777" w:rsidR="00000000" w:rsidRDefault="007C71EE">
      <w:pPr>
        <w:pStyle w:val="a"/>
        <w:rPr>
          <w:rFonts w:hint="cs"/>
          <w:rtl/>
        </w:rPr>
      </w:pPr>
    </w:p>
    <w:p w14:paraId="0BCBD265" w14:textId="77777777" w:rsidR="00000000" w:rsidRDefault="007C71EE">
      <w:pPr>
        <w:pStyle w:val="a"/>
        <w:rPr>
          <w:rFonts w:hint="cs"/>
          <w:rtl/>
        </w:rPr>
      </w:pPr>
      <w:r>
        <w:rPr>
          <w:rFonts w:hint="cs"/>
          <w:rtl/>
        </w:rPr>
        <w:t>ראש הממשלה, כשהיה לו נוח, כשאנחנו הלכנו אתו להסכם קואליציוני הוא אמר: מה שאתם דרשתם לא מספיק, צריך לתת יותר.  עכשיו, כשנוח לו, כשיש לו את שינוי, ותיכף גם עליה</w:t>
      </w:r>
      <w:r>
        <w:rPr>
          <w:rFonts w:hint="cs"/>
          <w:rtl/>
        </w:rPr>
        <w:t xml:space="preserve">ם אומר מלה בעניין של קצבאות הילדים - - - </w:t>
      </w:r>
    </w:p>
    <w:p w14:paraId="25531C46" w14:textId="77777777" w:rsidR="00000000" w:rsidRDefault="007C71EE">
      <w:pPr>
        <w:pStyle w:val="a"/>
        <w:ind w:firstLine="0"/>
        <w:rPr>
          <w:rFonts w:hint="cs"/>
          <w:rtl/>
        </w:rPr>
      </w:pPr>
    </w:p>
    <w:p w14:paraId="00706A06" w14:textId="77777777" w:rsidR="00000000" w:rsidRDefault="007C71EE">
      <w:pPr>
        <w:pStyle w:val="ac"/>
        <w:rPr>
          <w:rtl/>
        </w:rPr>
      </w:pPr>
      <w:r>
        <w:rPr>
          <w:rFonts w:hint="eastAsia"/>
          <w:rtl/>
        </w:rPr>
        <w:t>אילן</w:t>
      </w:r>
      <w:r>
        <w:rPr>
          <w:rtl/>
        </w:rPr>
        <w:t xml:space="preserve"> שלגי (שינוי):</w:t>
      </w:r>
    </w:p>
    <w:p w14:paraId="73A00B51" w14:textId="77777777" w:rsidR="00000000" w:rsidRDefault="007C71EE">
      <w:pPr>
        <w:pStyle w:val="a"/>
        <w:rPr>
          <w:rFonts w:hint="cs"/>
          <w:rtl/>
        </w:rPr>
      </w:pPr>
    </w:p>
    <w:p w14:paraId="5DDF29E5" w14:textId="77777777" w:rsidR="00000000" w:rsidRDefault="007C71EE">
      <w:pPr>
        <w:pStyle w:val="a"/>
        <w:rPr>
          <w:rFonts w:hint="cs"/>
          <w:rtl/>
        </w:rPr>
      </w:pPr>
      <w:r>
        <w:rPr>
          <w:rFonts w:hint="cs"/>
          <w:rtl/>
        </w:rPr>
        <w:t>ראש הממשלה סוף-סוף הבין מה הציבור רוצה.</w:t>
      </w:r>
    </w:p>
    <w:p w14:paraId="55572B27" w14:textId="77777777" w:rsidR="00000000" w:rsidRDefault="007C71EE">
      <w:pPr>
        <w:pStyle w:val="a"/>
        <w:ind w:firstLine="0"/>
        <w:rPr>
          <w:rFonts w:hint="cs"/>
          <w:rtl/>
        </w:rPr>
      </w:pPr>
    </w:p>
    <w:p w14:paraId="0C1F65C4" w14:textId="77777777" w:rsidR="00000000" w:rsidRDefault="007C71EE">
      <w:pPr>
        <w:pStyle w:val="SpeakerCon"/>
        <w:rPr>
          <w:rtl/>
        </w:rPr>
      </w:pPr>
      <w:bookmarkStart w:id="574" w:name="FS000000526T26_05_2003_22_49_16C"/>
      <w:bookmarkEnd w:id="574"/>
      <w:r>
        <w:rPr>
          <w:rtl/>
        </w:rPr>
        <w:t>משה גפני (יהדות התורה):</w:t>
      </w:r>
    </w:p>
    <w:p w14:paraId="2B8FC794" w14:textId="77777777" w:rsidR="00000000" w:rsidRDefault="007C71EE">
      <w:pPr>
        <w:pStyle w:val="a"/>
        <w:rPr>
          <w:rtl/>
        </w:rPr>
      </w:pPr>
    </w:p>
    <w:p w14:paraId="45E83528" w14:textId="77777777" w:rsidR="00000000" w:rsidRDefault="007C71EE">
      <w:pPr>
        <w:pStyle w:val="a"/>
        <w:rPr>
          <w:rFonts w:hint="cs"/>
          <w:rtl/>
        </w:rPr>
      </w:pPr>
      <w:r>
        <w:rPr>
          <w:rFonts w:hint="cs"/>
          <w:rtl/>
        </w:rPr>
        <w:t xml:space="preserve">ראש הממשלה עושה מה שנוח לו, ותאמין לי, תרשום את מה שאמרתי עכשיו, ברגע שיהיה לו נוח להעיף אתכם, הוא יטיס אתכם החוצה. </w:t>
      </w:r>
    </w:p>
    <w:p w14:paraId="784C28CD" w14:textId="77777777" w:rsidR="00000000" w:rsidRDefault="007C71EE">
      <w:pPr>
        <w:pStyle w:val="a"/>
        <w:ind w:firstLine="0"/>
        <w:rPr>
          <w:rFonts w:hint="cs"/>
          <w:rtl/>
        </w:rPr>
      </w:pPr>
    </w:p>
    <w:p w14:paraId="1CC6488B" w14:textId="77777777" w:rsidR="00000000" w:rsidRDefault="007C71EE">
      <w:pPr>
        <w:pStyle w:val="ac"/>
        <w:rPr>
          <w:rtl/>
        </w:rPr>
      </w:pPr>
      <w:r>
        <w:rPr>
          <w:rFonts w:hint="eastAsia"/>
          <w:rtl/>
        </w:rPr>
        <w:t>עזמי</w:t>
      </w:r>
      <w:r>
        <w:rPr>
          <w:rtl/>
        </w:rPr>
        <w:t xml:space="preserve"> בשאר</w:t>
      </w:r>
      <w:r>
        <w:rPr>
          <w:rtl/>
        </w:rPr>
        <w:t>ה (בל"ד):</w:t>
      </w:r>
    </w:p>
    <w:p w14:paraId="7DD9D0F0" w14:textId="77777777" w:rsidR="00000000" w:rsidRDefault="007C71EE">
      <w:pPr>
        <w:pStyle w:val="a"/>
        <w:rPr>
          <w:rFonts w:hint="cs"/>
          <w:rtl/>
        </w:rPr>
      </w:pPr>
    </w:p>
    <w:p w14:paraId="28317C3A" w14:textId="77777777" w:rsidR="00000000" w:rsidRDefault="007C71EE">
      <w:pPr>
        <w:pStyle w:val="a"/>
        <w:rPr>
          <w:rFonts w:hint="cs"/>
          <w:rtl/>
        </w:rPr>
      </w:pPr>
      <w:r>
        <w:rPr>
          <w:rFonts w:hint="cs"/>
          <w:rtl/>
        </w:rPr>
        <w:t xml:space="preserve">אתה מתכוון שהוא ציני?  זו ציניות. </w:t>
      </w:r>
    </w:p>
    <w:p w14:paraId="0D778C6C" w14:textId="77777777" w:rsidR="00000000" w:rsidRDefault="007C71EE">
      <w:pPr>
        <w:pStyle w:val="a"/>
        <w:ind w:firstLine="0"/>
        <w:rPr>
          <w:rFonts w:hint="cs"/>
          <w:rtl/>
        </w:rPr>
      </w:pPr>
    </w:p>
    <w:p w14:paraId="3E52CC6C" w14:textId="77777777" w:rsidR="00000000" w:rsidRDefault="007C71EE">
      <w:pPr>
        <w:pStyle w:val="SpeakerCon"/>
        <w:rPr>
          <w:rtl/>
        </w:rPr>
      </w:pPr>
      <w:bookmarkStart w:id="575" w:name="FS000000526T26_05_2003_22_49_46C"/>
      <w:bookmarkEnd w:id="575"/>
      <w:r>
        <w:rPr>
          <w:rtl/>
        </w:rPr>
        <w:t>משה גפני (יהדות התורה):</w:t>
      </w:r>
    </w:p>
    <w:p w14:paraId="09792620" w14:textId="77777777" w:rsidR="00000000" w:rsidRDefault="007C71EE">
      <w:pPr>
        <w:pStyle w:val="a"/>
        <w:rPr>
          <w:rtl/>
        </w:rPr>
      </w:pPr>
    </w:p>
    <w:p w14:paraId="07B859C4" w14:textId="77777777" w:rsidR="00000000" w:rsidRDefault="007C71EE">
      <w:pPr>
        <w:pStyle w:val="a"/>
        <w:rPr>
          <w:rFonts w:hint="cs"/>
          <w:rtl/>
        </w:rPr>
      </w:pPr>
      <w:r>
        <w:rPr>
          <w:rFonts w:hint="cs"/>
          <w:rtl/>
        </w:rPr>
        <w:t xml:space="preserve">מאוד. הוא יטיס אתכם. תרשום. זה רשום בפרוטוקול. יש לי ניסיון יותר ממך בטיסות. </w:t>
      </w:r>
    </w:p>
    <w:p w14:paraId="46587A43" w14:textId="77777777" w:rsidR="00000000" w:rsidRDefault="007C71EE">
      <w:pPr>
        <w:pStyle w:val="a"/>
        <w:ind w:firstLine="0"/>
        <w:rPr>
          <w:rFonts w:hint="cs"/>
          <w:rtl/>
        </w:rPr>
      </w:pPr>
    </w:p>
    <w:p w14:paraId="4B572FCF" w14:textId="77777777" w:rsidR="00000000" w:rsidRDefault="007C71EE">
      <w:pPr>
        <w:pStyle w:val="ac"/>
        <w:rPr>
          <w:rtl/>
        </w:rPr>
      </w:pPr>
      <w:r>
        <w:rPr>
          <w:rFonts w:hint="eastAsia"/>
          <w:rtl/>
        </w:rPr>
        <w:t>ג</w:t>
      </w:r>
      <w:r>
        <w:rPr>
          <w:rtl/>
        </w:rPr>
        <w:t>'מאל זחאלקה (בל"ד):</w:t>
      </w:r>
    </w:p>
    <w:p w14:paraId="6AD1FF60" w14:textId="77777777" w:rsidR="00000000" w:rsidRDefault="007C71EE">
      <w:pPr>
        <w:pStyle w:val="a"/>
        <w:rPr>
          <w:rFonts w:hint="cs"/>
          <w:rtl/>
        </w:rPr>
      </w:pPr>
    </w:p>
    <w:p w14:paraId="153EE44A" w14:textId="77777777" w:rsidR="00000000" w:rsidRDefault="007C71EE">
      <w:pPr>
        <w:pStyle w:val="a"/>
        <w:rPr>
          <w:rFonts w:hint="cs"/>
          <w:rtl/>
        </w:rPr>
      </w:pPr>
      <w:r>
        <w:rPr>
          <w:rFonts w:hint="cs"/>
          <w:rtl/>
        </w:rPr>
        <w:t xml:space="preserve">ציני או מפא"יניק? </w:t>
      </w:r>
    </w:p>
    <w:p w14:paraId="28C89944" w14:textId="77777777" w:rsidR="00000000" w:rsidRDefault="007C71EE">
      <w:pPr>
        <w:pStyle w:val="a"/>
        <w:ind w:firstLine="0"/>
        <w:rPr>
          <w:rFonts w:hint="cs"/>
          <w:rtl/>
        </w:rPr>
      </w:pPr>
    </w:p>
    <w:p w14:paraId="32AC89E4" w14:textId="77777777" w:rsidR="00000000" w:rsidRDefault="007C71EE">
      <w:pPr>
        <w:pStyle w:val="ac"/>
        <w:rPr>
          <w:rtl/>
        </w:rPr>
      </w:pPr>
      <w:r>
        <w:rPr>
          <w:rFonts w:hint="eastAsia"/>
          <w:rtl/>
        </w:rPr>
        <w:t>עזמי</w:t>
      </w:r>
      <w:r>
        <w:rPr>
          <w:rtl/>
        </w:rPr>
        <w:t xml:space="preserve"> בשארה (בל"ד):</w:t>
      </w:r>
    </w:p>
    <w:p w14:paraId="2032AE8C" w14:textId="77777777" w:rsidR="00000000" w:rsidRDefault="007C71EE">
      <w:pPr>
        <w:pStyle w:val="a"/>
        <w:rPr>
          <w:rFonts w:hint="cs"/>
          <w:rtl/>
        </w:rPr>
      </w:pPr>
    </w:p>
    <w:p w14:paraId="535EE59C" w14:textId="77777777" w:rsidR="00000000" w:rsidRDefault="007C71EE">
      <w:pPr>
        <w:pStyle w:val="a"/>
        <w:rPr>
          <w:rFonts w:hint="cs"/>
          <w:rtl/>
        </w:rPr>
      </w:pPr>
      <w:r>
        <w:rPr>
          <w:rFonts w:hint="cs"/>
          <w:rtl/>
        </w:rPr>
        <w:t xml:space="preserve">ציני או מפא"יניק זה אותו דבר. </w:t>
      </w:r>
    </w:p>
    <w:p w14:paraId="7A9B66B6" w14:textId="77777777" w:rsidR="00000000" w:rsidRDefault="007C71EE">
      <w:pPr>
        <w:pStyle w:val="a"/>
        <w:ind w:firstLine="0"/>
        <w:rPr>
          <w:rFonts w:hint="cs"/>
          <w:rtl/>
        </w:rPr>
      </w:pPr>
    </w:p>
    <w:p w14:paraId="36C05A8A" w14:textId="77777777" w:rsidR="00000000" w:rsidRDefault="007C71EE">
      <w:pPr>
        <w:pStyle w:val="SpeakerCon"/>
        <w:rPr>
          <w:rtl/>
        </w:rPr>
      </w:pPr>
      <w:bookmarkStart w:id="576" w:name="FS000000526T26_05_2003_22_50_34C"/>
      <w:bookmarkEnd w:id="576"/>
      <w:r>
        <w:rPr>
          <w:rtl/>
        </w:rPr>
        <w:t>משה גפני (י</w:t>
      </w:r>
      <w:r>
        <w:rPr>
          <w:rtl/>
        </w:rPr>
        <w:t>הדות התורה):</w:t>
      </w:r>
    </w:p>
    <w:p w14:paraId="0C5E34E1" w14:textId="77777777" w:rsidR="00000000" w:rsidRDefault="007C71EE">
      <w:pPr>
        <w:pStyle w:val="a"/>
        <w:rPr>
          <w:rtl/>
        </w:rPr>
      </w:pPr>
    </w:p>
    <w:p w14:paraId="151F5FED" w14:textId="77777777" w:rsidR="00000000" w:rsidRDefault="007C71EE">
      <w:pPr>
        <w:pStyle w:val="a"/>
        <w:rPr>
          <w:rFonts w:hint="cs"/>
          <w:rtl/>
        </w:rPr>
      </w:pPr>
      <w:r>
        <w:rPr>
          <w:rFonts w:hint="cs"/>
          <w:rtl/>
        </w:rPr>
        <w:t xml:space="preserve">כשנוח לו לעשות כך, הוא מחסל את קצבאות הילדים.   </w:t>
      </w:r>
    </w:p>
    <w:p w14:paraId="6FAFC5CF" w14:textId="77777777" w:rsidR="00000000" w:rsidRDefault="007C71EE">
      <w:pPr>
        <w:pStyle w:val="a"/>
        <w:rPr>
          <w:rFonts w:hint="cs"/>
          <w:rtl/>
        </w:rPr>
      </w:pPr>
    </w:p>
    <w:p w14:paraId="454497AD" w14:textId="77777777" w:rsidR="00000000" w:rsidRDefault="007C71EE">
      <w:pPr>
        <w:pStyle w:val="a"/>
        <w:rPr>
          <w:rFonts w:hint="cs"/>
          <w:rtl/>
        </w:rPr>
      </w:pPr>
      <w:r>
        <w:rPr>
          <w:rFonts w:hint="cs"/>
          <w:rtl/>
        </w:rPr>
        <w:t>אדוני היושב-ראש, בוועדת הכספים אמרו אנשי האוצר שהקיצוץ בקצבאות יהיה שווה. יהיה קיצוץ ראשון, ולאחר מכן, ב=1 בינואר יתחיל קיצוץ שווה. אני מבקש, אדוני היושב-ראש, מכיוון שיש לי  הטבלה של הביטוח הל</w:t>
      </w:r>
      <w:r>
        <w:rPr>
          <w:rFonts w:hint="cs"/>
          <w:rtl/>
        </w:rPr>
        <w:t>אומי, אני רוצה שחברי הכנסת ידעו  - -</w:t>
      </w:r>
    </w:p>
    <w:p w14:paraId="737B9CE3" w14:textId="77777777" w:rsidR="00000000" w:rsidRDefault="007C71EE">
      <w:pPr>
        <w:pStyle w:val="a"/>
        <w:rPr>
          <w:rFonts w:hint="cs"/>
          <w:rtl/>
        </w:rPr>
      </w:pPr>
    </w:p>
    <w:p w14:paraId="683EB6E2" w14:textId="77777777" w:rsidR="00000000" w:rsidRDefault="007C71EE">
      <w:pPr>
        <w:pStyle w:val="ad"/>
        <w:rPr>
          <w:rtl/>
        </w:rPr>
      </w:pPr>
      <w:r>
        <w:rPr>
          <w:rtl/>
        </w:rPr>
        <w:t>היו"ר ראובן ריבלין:</w:t>
      </w:r>
    </w:p>
    <w:p w14:paraId="48FAF735" w14:textId="77777777" w:rsidR="00000000" w:rsidRDefault="007C71EE">
      <w:pPr>
        <w:pStyle w:val="a"/>
        <w:rPr>
          <w:rtl/>
        </w:rPr>
      </w:pPr>
    </w:p>
    <w:p w14:paraId="5EEA96CD" w14:textId="77777777" w:rsidR="00000000" w:rsidRDefault="007C71EE">
      <w:pPr>
        <w:pStyle w:val="a"/>
        <w:rPr>
          <w:rFonts w:hint="cs"/>
          <w:rtl/>
        </w:rPr>
      </w:pPr>
      <w:r>
        <w:rPr>
          <w:rFonts w:hint="cs"/>
          <w:rtl/>
        </w:rPr>
        <w:t>יש לאדוני 20 שניות, אלא אם כן, אתה רוצה הארכה. הלילה כולו עומד לפנינו.</w:t>
      </w:r>
    </w:p>
    <w:p w14:paraId="68A81B8C" w14:textId="77777777" w:rsidR="00000000" w:rsidRDefault="007C71EE">
      <w:pPr>
        <w:pStyle w:val="a"/>
        <w:rPr>
          <w:rFonts w:hint="cs"/>
          <w:rtl/>
        </w:rPr>
      </w:pPr>
    </w:p>
    <w:p w14:paraId="1435CB57" w14:textId="77777777" w:rsidR="00000000" w:rsidRDefault="007C71EE">
      <w:pPr>
        <w:pStyle w:val="SpeakerCon"/>
        <w:rPr>
          <w:rtl/>
        </w:rPr>
      </w:pPr>
      <w:bookmarkStart w:id="577" w:name="FS000000526T26_05_2003_22_39_07"/>
      <w:bookmarkEnd w:id="577"/>
      <w:r>
        <w:rPr>
          <w:rFonts w:hint="eastAsia"/>
          <w:rtl/>
        </w:rPr>
        <w:t>משה</w:t>
      </w:r>
      <w:r>
        <w:rPr>
          <w:rtl/>
        </w:rPr>
        <w:t xml:space="preserve"> גפני (יהדות התורה):</w:t>
      </w:r>
    </w:p>
    <w:p w14:paraId="6EC67749" w14:textId="77777777" w:rsidR="00000000" w:rsidRDefault="007C71EE">
      <w:pPr>
        <w:pStyle w:val="a"/>
        <w:rPr>
          <w:rFonts w:hint="cs"/>
          <w:rtl/>
        </w:rPr>
      </w:pPr>
    </w:p>
    <w:p w14:paraId="4EDB0B94" w14:textId="77777777" w:rsidR="00000000" w:rsidRDefault="007C71EE">
      <w:pPr>
        <w:pStyle w:val="a"/>
        <w:rPr>
          <w:rFonts w:hint="cs"/>
          <w:rtl/>
        </w:rPr>
      </w:pPr>
      <w:r>
        <w:rPr>
          <w:rFonts w:hint="cs"/>
          <w:rtl/>
        </w:rPr>
        <w:t xml:space="preserve">הקיצוץ הראשון הוא 27.36%. הקיצוץ השני הוא 22.4%. זאת אומרת, בתוך ארבעה-חמישה חודשים יש קיצוץ של 50% </w:t>
      </w:r>
      <w:r>
        <w:rPr>
          <w:rFonts w:hint="cs"/>
          <w:rtl/>
        </w:rPr>
        <w:t xml:space="preserve">בקצבאות הילדים. כל הסיפור של שבע השנים הוא סיפור שאיננו נכון, ופשוט שיקרו לוועדת הכספים.  </w:t>
      </w:r>
    </w:p>
    <w:p w14:paraId="44580182" w14:textId="77777777" w:rsidR="00000000" w:rsidRDefault="007C71EE">
      <w:pPr>
        <w:pStyle w:val="a"/>
        <w:rPr>
          <w:rFonts w:hint="cs"/>
          <w:rtl/>
        </w:rPr>
      </w:pPr>
    </w:p>
    <w:p w14:paraId="7F3EC2C5" w14:textId="77777777" w:rsidR="00000000" w:rsidRDefault="007C71EE">
      <w:pPr>
        <w:pStyle w:val="a"/>
        <w:rPr>
          <w:rFonts w:hint="cs"/>
          <w:rtl/>
        </w:rPr>
      </w:pPr>
      <w:r>
        <w:rPr>
          <w:rFonts w:hint="cs"/>
          <w:rtl/>
        </w:rPr>
        <w:t>אני מסיים בזה, אדוני היושב-ראש. ישבו שני חברי כנסת משינוי בוועדה. אחד היה מאוד עייף. אני רגיל להיות ער, לי זה לא משנה. אחד היה מאוד עייף, רצה ללכת הביתה. גמרנו, כמה</w:t>
      </w:r>
      <w:r>
        <w:rPr>
          <w:rFonts w:hint="cs"/>
          <w:rtl/>
        </w:rPr>
        <w:t xml:space="preserve"> צריך לשבת. אומר לו חברו: אתה לא יכול, מגיע נושא קצבאות הילדים. עכשיו, מה היה הדיון על קצבאות הילדים? היה דיון אם הפריסה תהיה על ארבע שנים או שהפריסה תהיה על שבע שנים. כשיושב-ראש הוועדה הוא חבר קואליציה בכיר, הוא יושב-ראש ועדת כספים, מבקש שהוועדה תצביע בעד</w:t>
      </w:r>
      <w:r>
        <w:rPr>
          <w:rFonts w:hint="cs"/>
          <w:rtl/>
        </w:rPr>
        <w:t xml:space="preserve"> פריסה לשבע שנים, יושבים שני חברי כנסת משינוי ומצביעים נגד. אני בחיים שלי לא ראיתי מסירות נפש כזאת - - -</w:t>
      </w:r>
    </w:p>
    <w:p w14:paraId="25C30B03" w14:textId="77777777" w:rsidR="00000000" w:rsidRDefault="007C71EE">
      <w:pPr>
        <w:pStyle w:val="a"/>
        <w:rPr>
          <w:rFonts w:hint="cs"/>
          <w:rtl/>
        </w:rPr>
      </w:pPr>
    </w:p>
    <w:p w14:paraId="468A26EA" w14:textId="77777777" w:rsidR="00000000" w:rsidRDefault="007C71EE">
      <w:pPr>
        <w:pStyle w:val="ad"/>
        <w:rPr>
          <w:rtl/>
        </w:rPr>
      </w:pPr>
      <w:r>
        <w:rPr>
          <w:rtl/>
        </w:rPr>
        <w:t>היו"ר ראובן ריבלין:</w:t>
      </w:r>
    </w:p>
    <w:p w14:paraId="3D03BB05" w14:textId="77777777" w:rsidR="00000000" w:rsidRDefault="007C71EE">
      <w:pPr>
        <w:pStyle w:val="a"/>
        <w:rPr>
          <w:rtl/>
        </w:rPr>
      </w:pPr>
    </w:p>
    <w:p w14:paraId="532A8AC1" w14:textId="77777777" w:rsidR="00000000" w:rsidRDefault="007C71EE">
      <w:pPr>
        <w:pStyle w:val="a"/>
        <w:rPr>
          <w:rFonts w:hint="cs"/>
          <w:rtl/>
        </w:rPr>
      </w:pPr>
      <w:r>
        <w:rPr>
          <w:rFonts w:hint="cs"/>
          <w:rtl/>
        </w:rPr>
        <w:t xml:space="preserve">חבר הכנסת גפני, האם אתה שאלת אותי קודם כמה זמן נשאר לך, רק בשביל לשאול? נא לסיים. </w:t>
      </w:r>
    </w:p>
    <w:p w14:paraId="2219E316" w14:textId="77777777" w:rsidR="00000000" w:rsidRDefault="007C71EE">
      <w:pPr>
        <w:pStyle w:val="a"/>
        <w:rPr>
          <w:rFonts w:hint="cs"/>
          <w:rtl/>
        </w:rPr>
      </w:pPr>
    </w:p>
    <w:p w14:paraId="562975B8" w14:textId="77777777" w:rsidR="00000000" w:rsidRDefault="007C71EE">
      <w:pPr>
        <w:pStyle w:val="SpeakerCon"/>
        <w:rPr>
          <w:rtl/>
        </w:rPr>
      </w:pPr>
      <w:bookmarkStart w:id="578" w:name="FS000000526T26_05_2003_22_43_31"/>
      <w:bookmarkEnd w:id="578"/>
      <w:r>
        <w:rPr>
          <w:rFonts w:hint="eastAsia"/>
          <w:rtl/>
        </w:rPr>
        <w:t>משה</w:t>
      </w:r>
      <w:r>
        <w:rPr>
          <w:rtl/>
        </w:rPr>
        <w:t xml:space="preserve"> גפני (יהדות התורה):</w:t>
      </w:r>
    </w:p>
    <w:p w14:paraId="0F95EC90" w14:textId="77777777" w:rsidR="00000000" w:rsidRDefault="007C71EE">
      <w:pPr>
        <w:pStyle w:val="a"/>
        <w:rPr>
          <w:rFonts w:hint="cs"/>
          <w:rtl/>
        </w:rPr>
      </w:pPr>
    </w:p>
    <w:p w14:paraId="05A10631" w14:textId="77777777" w:rsidR="00000000" w:rsidRDefault="007C71EE">
      <w:pPr>
        <w:pStyle w:val="a"/>
        <w:rPr>
          <w:rFonts w:hint="cs"/>
          <w:rtl/>
        </w:rPr>
      </w:pPr>
      <w:r>
        <w:rPr>
          <w:rFonts w:hint="cs"/>
          <w:rtl/>
        </w:rPr>
        <w:t xml:space="preserve">לא, אני מסיים. </w:t>
      </w:r>
    </w:p>
    <w:p w14:paraId="0D7729EB" w14:textId="77777777" w:rsidR="00000000" w:rsidRDefault="007C71EE">
      <w:pPr>
        <w:pStyle w:val="a"/>
        <w:rPr>
          <w:rFonts w:hint="cs"/>
          <w:rtl/>
        </w:rPr>
      </w:pPr>
    </w:p>
    <w:p w14:paraId="2F8FE4FA" w14:textId="77777777" w:rsidR="00000000" w:rsidRDefault="007C71EE">
      <w:pPr>
        <w:pStyle w:val="a"/>
        <w:rPr>
          <w:rFonts w:hint="cs"/>
          <w:rtl/>
        </w:rPr>
      </w:pPr>
      <w:r>
        <w:rPr>
          <w:rFonts w:hint="cs"/>
          <w:rtl/>
        </w:rPr>
        <w:t>אני</w:t>
      </w:r>
      <w:r>
        <w:rPr>
          <w:rFonts w:hint="cs"/>
          <w:rtl/>
        </w:rPr>
        <w:t xml:space="preserve"> בחיים שלי לא ראיתי מסירות נפש כזאת כדי לעשות רע. אתה ראית פעם אשה שבעלה מובטל ואין לה לחם לילדים? הסתכלת לה פעם בעיניים? אתה יודע מה אתה עושה לה עם ראש הממשלה הציני שלך? תודה רבה, אדוני היושב-ראש.</w:t>
      </w:r>
    </w:p>
    <w:p w14:paraId="3E502509" w14:textId="77777777" w:rsidR="00000000" w:rsidRDefault="007C71EE">
      <w:pPr>
        <w:pStyle w:val="a"/>
        <w:rPr>
          <w:rFonts w:hint="cs"/>
          <w:rtl/>
        </w:rPr>
      </w:pPr>
    </w:p>
    <w:p w14:paraId="23A9986C" w14:textId="77777777" w:rsidR="00000000" w:rsidRDefault="007C71EE">
      <w:pPr>
        <w:pStyle w:val="ad"/>
        <w:rPr>
          <w:rtl/>
        </w:rPr>
      </w:pPr>
      <w:r>
        <w:rPr>
          <w:rtl/>
        </w:rPr>
        <w:t>היו"ר ראובן ריבלין:</w:t>
      </w:r>
    </w:p>
    <w:p w14:paraId="3C492C05" w14:textId="77777777" w:rsidR="00000000" w:rsidRDefault="007C71EE">
      <w:pPr>
        <w:pStyle w:val="a"/>
        <w:rPr>
          <w:rtl/>
        </w:rPr>
      </w:pPr>
    </w:p>
    <w:p w14:paraId="5E2A8BEA" w14:textId="77777777" w:rsidR="00000000" w:rsidRDefault="007C71EE">
      <w:pPr>
        <w:pStyle w:val="a"/>
        <w:rPr>
          <w:rFonts w:hint="cs"/>
          <w:rtl/>
        </w:rPr>
      </w:pPr>
      <w:r>
        <w:rPr>
          <w:rFonts w:hint="cs"/>
          <w:rtl/>
        </w:rPr>
        <w:t xml:space="preserve">חן חן לחבר הכנסת משה גפני. אני פשוט </w:t>
      </w:r>
      <w:r>
        <w:rPr>
          <w:rFonts w:hint="cs"/>
          <w:rtl/>
        </w:rPr>
        <w:t xml:space="preserve">תמיד מודאג שאדוני שואל אותי כמה זמן נשאר ואומר שכבר הוא מסיים, כי אז אני יודע שאדוני רק מתחיל בעיקר דבריו. </w:t>
      </w:r>
    </w:p>
    <w:p w14:paraId="21467085" w14:textId="77777777" w:rsidR="00000000" w:rsidRDefault="007C71EE">
      <w:pPr>
        <w:pStyle w:val="a"/>
        <w:rPr>
          <w:rFonts w:hint="cs"/>
          <w:rtl/>
        </w:rPr>
      </w:pPr>
    </w:p>
    <w:p w14:paraId="26574FFF" w14:textId="77777777" w:rsidR="00000000" w:rsidRDefault="007C71EE">
      <w:pPr>
        <w:pStyle w:val="a"/>
        <w:rPr>
          <w:rFonts w:hint="cs"/>
          <w:rtl/>
        </w:rPr>
      </w:pPr>
      <w:r>
        <w:rPr>
          <w:rFonts w:hint="cs"/>
          <w:rtl/>
        </w:rPr>
        <w:t xml:space="preserve">חבר הכנסת מוחמד ברכה, בבקשה. עומדות לרשות אדוני עשר דקות, ואם אדוני לא יודע, כשהוא עבר מהמזנון לכאן, מה התוצאה, אני אומר לו. התוצאה היא 1:1. </w:t>
      </w:r>
    </w:p>
    <w:p w14:paraId="7EA4AD85" w14:textId="77777777" w:rsidR="00000000" w:rsidRDefault="007C71EE">
      <w:pPr>
        <w:pStyle w:val="a"/>
        <w:rPr>
          <w:rFonts w:hint="cs"/>
          <w:rtl/>
        </w:rPr>
      </w:pPr>
    </w:p>
    <w:p w14:paraId="0EA1B6E3" w14:textId="77777777" w:rsidR="00000000" w:rsidRDefault="007C71EE">
      <w:pPr>
        <w:pStyle w:val="ac"/>
        <w:rPr>
          <w:rtl/>
        </w:rPr>
      </w:pPr>
    </w:p>
    <w:p w14:paraId="6CF1E7C5" w14:textId="77777777" w:rsidR="00000000" w:rsidRDefault="007C71EE">
      <w:pPr>
        <w:pStyle w:val="ac"/>
        <w:rPr>
          <w:rtl/>
        </w:rPr>
      </w:pPr>
      <w:r>
        <w:rPr>
          <w:rFonts w:hint="eastAsia"/>
          <w:rtl/>
        </w:rPr>
        <w:t>ג</w:t>
      </w:r>
      <w:r>
        <w:rPr>
          <w:rtl/>
        </w:rPr>
        <w:t>'מ</w:t>
      </w:r>
      <w:r>
        <w:rPr>
          <w:rtl/>
        </w:rPr>
        <w:t>אל זחאלקה (בל"ד):</w:t>
      </w:r>
    </w:p>
    <w:p w14:paraId="17557172" w14:textId="77777777" w:rsidR="00000000" w:rsidRDefault="007C71EE">
      <w:pPr>
        <w:pStyle w:val="a"/>
        <w:rPr>
          <w:rFonts w:hint="cs"/>
          <w:rtl/>
        </w:rPr>
      </w:pPr>
    </w:p>
    <w:p w14:paraId="43EDE613" w14:textId="77777777" w:rsidR="00000000" w:rsidRDefault="007C71EE">
      <w:pPr>
        <w:pStyle w:val="a"/>
        <w:rPr>
          <w:rFonts w:hint="cs"/>
          <w:rtl/>
        </w:rPr>
      </w:pPr>
      <w:r>
        <w:rPr>
          <w:rFonts w:hint="cs"/>
          <w:rtl/>
        </w:rPr>
        <w:t>האם יש טלוויזיה ליד היושב-ראש?</w:t>
      </w:r>
    </w:p>
    <w:p w14:paraId="18A04191" w14:textId="77777777" w:rsidR="00000000" w:rsidRDefault="007C71EE">
      <w:pPr>
        <w:pStyle w:val="a"/>
        <w:rPr>
          <w:rFonts w:hint="cs"/>
          <w:rtl/>
        </w:rPr>
      </w:pPr>
    </w:p>
    <w:p w14:paraId="57002946" w14:textId="77777777" w:rsidR="00000000" w:rsidRDefault="007C71EE">
      <w:pPr>
        <w:pStyle w:val="ad"/>
        <w:rPr>
          <w:rtl/>
        </w:rPr>
      </w:pPr>
      <w:r>
        <w:rPr>
          <w:rtl/>
        </w:rPr>
        <w:t>היו"ר ראובן ריבלין:</w:t>
      </w:r>
    </w:p>
    <w:p w14:paraId="3C3C34DA" w14:textId="77777777" w:rsidR="00000000" w:rsidRDefault="007C71EE">
      <w:pPr>
        <w:pStyle w:val="a"/>
        <w:rPr>
          <w:rtl/>
        </w:rPr>
      </w:pPr>
    </w:p>
    <w:p w14:paraId="6CC4618A" w14:textId="77777777" w:rsidR="00000000" w:rsidRDefault="007C71EE">
      <w:pPr>
        <w:pStyle w:val="a"/>
        <w:rPr>
          <w:rFonts w:hint="cs"/>
          <w:rtl/>
        </w:rPr>
      </w:pPr>
      <w:r>
        <w:rPr>
          <w:rFonts w:hint="cs"/>
          <w:rtl/>
        </w:rPr>
        <w:t xml:space="preserve">לא, יש לי טלפתיה. חבר הכנסת ברכה יושב פה לפעמים, אז הוא יודע שאני יכול לדעת. </w:t>
      </w:r>
    </w:p>
    <w:p w14:paraId="44DEDCE0" w14:textId="77777777" w:rsidR="00000000" w:rsidRDefault="007C71EE">
      <w:pPr>
        <w:pStyle w:val="a"/>
        <w:rPr>
          <w:rFonts w:hint="cs"/>
          <w:rtl/>
        </w:rPr>
      </w:pPr>
    </w:p>
    <w:p w14:paraId="34CC4D06" w14:textId="77777777" w:rsidR="00000000" w:rsidRDefault="007C71EE">
      <w:pPr>
        <w:pStyle w:val="Speaker"/>
        <w:rPr>
          <w:rtl/>
        </w:rPr>
      </w:pPr>
      <w:bookmarkStart w:id="579" w:name="FS000000540T26_05_2003_22_47_23"/>
      <w:bookmarkEnd w:id="579"/>
      <w:r>
        <w:rPr>
          <w:rFonts w:hint="eastAsia"/>
          <w:rtl/>
        </w:rPr>
        <w:t>מוחמד</w:t>
      </w:r>
      <w:r>
        <w:rPr>
          <w:rtl/>
        </w:rPr>
        <w:t xml:space="preserve"> ברכה (חד"ש-תע"ל):</w:t>
      </w:r>
    </w:p>
    <w:p w14:paraId="1CB3BC3E" w14:textId="77777777" w:rsidR="00000000" w:rsidRDefault="007C71EE">
      <w:pPr>
        <w:pStyle w:val="a"/>
        <w:rPr>
          <w:rFonts w:hint="cs"/>
          <w:rtl/>
        </w:rPr>
      </w:pPr>
    </w:p>
    <w:p w14:paraId="364960EE" w14:textId="77777777" w:rsidR="00000000" w:rsidRDefault="007C71EE">
      <w:pPr>
        <w:pStyle w:val="a"/>
        <w:rPr>
          <w:rFonts w:hint="cs"/>
          <w:rtl/>
        </w:rPr>
      </w:pPr>
      <w:r>
        <w:rPr>
          <w:rFonts w:hint="cs"/>
          <w:rtl/>
        </w:rPr>
        <w:t>אדוני היושב-ראש, רבותי חברי הכנסת, אני לא יודע עד כמה המלים שמתגלגלות באולם יכול</w:t>
      </w:r>
      <w:r>
        <w:rPr>
          <w:rFonts w:hint="cs"/>
          <w:rtl/>
        </w:rPr>
        <w:t>ות ליפול על אוזן קשבת, אבל כנראה שאנחנו מדברים לקהל יותר מאשר לחברי הכנסת, אם במבחנים הרבה יותר מינוריים אף חבר מחברי הקואליציה לא עמד במבחן של גילוי רגישות מעבר למה שמתבקש, במרכאות, מהתוכנית הכלכלית, ומופע הרובוטים שהיה בוועדת הכספים למרבה הצער כנראה יחזו</w:t>
      </w:r>
      <w:r>
        <w:rPr>
          <w:rFonts w:hint="cs"/>
          <w:rtl/>
        </w:rPr>
        <w:t>ר על עצמו גם באולם המליאה. אבל אין ספק שהציבור, לא כולו, אך רובו, הייתי אומר, אינו מעורה בכל נבכי התוכנית הזאת. יכול להיות שיש מגזרים שונים שיש להם נגיעה לסעיף זה או אחר, ולכן זה מתרכז בהם או הם מתרכזים בזה, אבל אין ראייה כוללת של כמות המכות שעלולות ועשויו</w:t>
      </w:r>
      <w:r>
        <w:rPr>
          <w:rFonts w:hint="cs"/>
          <w:rtl/>
        </w:rPr>
        <w:t>ת למרבה הצער לנחות עלינו אם התוכנית הזאת תאושר.</w:t>
      </w:r>
    </w:p>
    <w:p w14:paraId="38184C19" w14:textId="77777777" w:rsidR="00000000" w:rsidRDefault="007C71EE">
      <w:pPr>
        <w:pStyle w:val="a"/>
        <w:rPr>
          <w:rFonts w:hint="cs"/>
          <w:rtl/>
        </w:rPr>
      </w:pPr>
    </w:p>
    <w:p w14:paraId="172C396B" w14:textId="77777777" w:rsidR="00000000" w:rsidRDefault="007C71EE">
      <w:pPr>
        <w:pStyle w:val="a"/>
        <w:rPr>
          <w:rFonts w:hint="cs"/>
          <w:rtl/>
        </w:rPr>
      </w:pPr>
      <w:r>
        <w:rPr>
          <w:rFonts w:hint="cs"/>
          <w:rtl/>
        </w:rPr>
        <w:t xml:space="preserve">מחר צפויות פה הפגנות של מגזרים שונים, גם מחרתיים, ואני חושב שאחת התופעות, עד כמה שזה יכול להישמע מוזר, אחת התופעות החשובות לפחות שהתוכנית הזאת הביאה להם, היא שיתוף הפעולה הקיים בין סיעות האופוזיציה, דבר שלא </w:t>
      </w:r>
      <w:r>
        <w:rPr>
          <w:rFonts w:hint="cs"/>
          <w:rtl/>
        </w:rPr>
        <w:t>היה קיים הרבה שנים. יכול להיות שיש כל מיני תהומות מפרידים או חוטים מפרידים בין אי-אלו מפלגות באופוזיציה, אבל כנראה יש חוט שמחבר בין כולם בנושא החברתי-הכלכלי. אני לא יכול לייחס לכולם את אותה תפיסה, אבל אין ספק שכולם, אם בהשתייכות של הציבור שהם מייצגים ואם ב</w:t>
      </w:r>
      <w:r>
        <w:rPr>
          <w:rFonts w:hint="cs"/>
          <w:rtl/>
        </w:rPr>
        <w:t xml:space="preserve">השתייכות הרעיונית האידיאולוגית שלהם, כולם קרובים לנושא של ייצוג שכבות המצוקה ושכבות העוני. אני חושב שזה חוט שמחבר. ואני, על אף הרוב המוצק של הקואליציה, אני חושב שאופוזיציה של 52, זה לא דבר חסר חשיבות. </w:t>
      </w:r>
    </w:p>
    <w:p w14:paraId="16A38BA6" w14:textId="77777777" w:rsidR="00000000" w:rsidRDefault="007C71EE">
      <w:pPr>
        <w:pStyle w:val="a"/>
        <w:rPr>
          <w:rFonts w:hint="cs"/>
          <w:rtl/>
        </w:rPr>
      </w:pPr>
    </w:p>
    <w:p w14:paraId="1B31279D" w14:textId="77777777" w:rsidR="00000000" w:rsidRDefault="007C71EE">
      <w:pPr>
        <w:pStyle w:val="a"/>
        <w:rPr>
          <w:rFonts w:hint="cs"/>
          <w:rtl/>
        </w:rPr>
      </w:pPr>
      <w:r>
        <w:rPr>
          <w:rFonts w:hint="cs"/>
          <w:rtl/>
        </w:rPr>
        <w:t>אני התנסיתי בעבודה באופוזיציה רק בקדנציה אחת. היינו א</w:t>
      </w:r>
      <w:r>
        <w:rPr>
          <w:rFonts w:hint="cs"/>
          <w:rtl/>
        </w:rPr>
        <w:t>ופוזיציה של 30, 30 ומשהו, מול רוב דורסני כזה, ואפילו ה=30 ומשהו היה בהם מרצ, היה בהם חד"ש, היה בהם בל"ד, רע"ם, אבל היה בהם האיחוד הלאומי בשלב מסוים, המפד"ל ושינוי. לכן זה לא היה הומוגני או לא היה יכול להתקרב להומוגניות, לא בנושא החברתי ולא בנושא הפוליטי. ל</w:t>
      </w:r>
      <w:r>
        <w:rPr>
          <w:rFonts w:hint="cs"/>
          <w:rtl/>
        </w:rPr>
        <w:t>שם שינוי אני חושב שמשהו קורה. אני מקווה לפחות שכל מיני מלים שנאמרות מעל במה הזאת, מכל מיני גורמים בתוך הבית הזה, ומשננים כל מיני מלים נשכחות - פתאום אתה שומע על חשיבה קפיטליסטית, פתאום אתה שומע איש מיהדות התורה מדבר על זה. אתה שומע מישהו מש"ס מדבר על תאצ'ר</w:t>
      </w:r>
      <w:r>
        <w:rPr>
          <w:rFonts w:hint="cs"/>
          <w:rtl/>
        </w:rPr>
        <w:t xml:space="preserve">יזם ועל חלוקה צודקת וסדרי עדיפויות. </w:t>
      </w:r>
    </w:p>
    <w:p w14:paraId="47C97060" w14:textId="77777777" w:rsidR="00000000" w:rsidRDefault="007C71EE">
      <w:pPr>
        <w:pStyle w:val="a"/>
        <w:rPr>
          <w:rFonts w:hint="cs"/>
          <w:rtl/>
        </w:rPr>
      </w:pPr>
    </w:p>
    <w:p w14:paraId="15E8F183" w14:textId="77777777" w:rsidR="00000000" w:rsidRDefault="007C71EE">
      <w:pPr>
        <w:pStyle w:val="a"/>
        <w:rPr>
          <w:rFonts w:hint="cs"/>
          <w:rtl/>
        </w:rPr>
      </w:pPr>
      <w:r>
        <w:rPr>
          <w:rFonts w:hint="cs"/>
          <w:rtl/>
        </w:rPr>
        <w:t>אני חושב, אם יוצא מהעז הזה משהו מתוק, יכול להיות שזה זה. המודעות החברתית המעמדית בכל מיני שאלות שעומדות על סדר-היום ושנעלמו ונרמסו במרוצת המאבק הפוליטי שמדבר על שלום ומלחמה וכיבוש והתנחלויות, וכו', וכו', יכול להיות שהנ</w:t>
      </w:r>
      <w:r>
        <w:rPr>
          <w:rFonts w:hint="cs"/>
          <w:rtl/>
        </w:rPr>
        <w:t>ושא הזה חוזר לסדר-היום, ואני חושב שזה רק לברכה. זאת אומרת, יכול להיות שזו הברכה היחידה שיוצאת, ואני מקווה שלהבא המערכת הפוליטית תדע איך גם להתאחד בנושאים האלה, ואיך גם להתפצל סביב הנושאים האלה, כי בסופו של דבר לא מחזיקים צבא בשביל להחזיק צבא, אלא מחזיקים צ</w:t>
      </w:r>
      <w:r>
        <w:rPr>
          <w:rFonts w:hint="cs"/>
          <w:rtl/>
        </w:rPr>
        <w:t>בא בשביל לממש מטרות מסוימות. המטרות המסוימות האלה כמה שיתגלגלו, יבואו בסופו של דבר לנושא החברתי-הכלכלי, אם זה באינטרסים הקולקטיביים של עם או של ציבור או של קבוצת אנשים, ואם זה האינטרסים האינדיבידואליים של הפרטים בכל מה שנוגע לרמת החיים והחיים וסדרי העדיפוי</w:t>
      </w:r>
      <w:r>
        <w:rPr>
          <w:rFonts w:hint="cs"/>
          <w:rtl/>
        </w:rPr>
        <w:t>ות, וכו', וכו'.</w:t>
      </w:r>
    </w:p>
    <w:p w14:paraId="2485F1E1" w14:textId="77777777" w:rsidR="00000000" w:rsidRDefault="007C71EE">
      <w:pPr>
        <w:pStyle w:val="a"/>
        <w:rPr>
          <w:rFonts w:hint="cs"/>
          <w:rtl/>
        </w:rPr>
      </w:pPr>
    </w:p>
    <w:p w14:paraId="419CFC8F" w14:textId="77777777" w:rsidR="00000000" w:rsidRDefault="007C71EE">
      <w:pPr>
        <w:pStyle w:val="a"/>
        <w:rPr>
          <w:rFonts w:hint="cs"/>
          <w:rtl/>
        </w:rPr>
      </w:pPr>
      <w:r>
        <w:rPr>
          <w:rFonts w:hint="cs"/>
          <w:rtl/>
        </w:rPr>
        <w:t>ולכן, אני חושב שאחד המאבקים שאנחנו צריכים לעמוד בהם בתקופה הקרובה הוא הנושא של האבטלה. במרוצת היום הזה וגם בימים שקדמו בשבועות האחרונים, לא חסכנו לעצמנו שום תחום מלדבר עליו, ואני חושב שהאבטלה, כמצב שמייצר מצוקה ומייצר תסכול ומייצר יאוש, הי</w:t>
      </w:r>
      <w:r>
        <w:rPr>
          <w:rFonts w:hint="cs"/>
          <w:rtl/>
        </w:rPr>
        <w:t>א נושא שצריך להידרש אליו, במיוחד לאור הנתונים שמדברים על עוד שנה של צמיחה שלילית, ומדברים על עוד שנה של התרחבות האבטלה והעוני, על ציבורים שונים שייקלעו מתחת לקו העוני, על מצוקה של תפקוד וניהול בתי-הספר, של תפקוד מערכת הבריאות, של תפקוד השירותים המוניציפליי</w:t>
      </w:r>
      <w:r>
        <w:rPr>
          <w:rFonts w:hint="cs"/>
          <w:rtl/>
        </w:rPr>
        <w:t xml:space="preserve">ם. היום למשל שמעתי דברים מאחד מראשי הערים שעכשיו מתחילים לקבל הודעות על התקצוב של הרשות וכל מה שקשור בכך בעתיד הקרוב. </w:t>
      </w:r>
    </w:p>
    <w:p w14:paraId="3E91E027" w14:textId="77777777" w:rsidR="00000000" w:rsidRDefault="007C71EE">
      <w:pPr>
        <w:pStyle w:val="a"/>
        <w:rPr>
          <w:rFonts w:hint="cs"/>
          <w:rtl/>
        </w:rPr>
      </w:pPr>
    </w:p>
    <w:p w14:paraId="7D5108B6" w14:textId="77777777" w:rsidR="00000000" w:rsidRDefault="007C71EE">
      <w:pPr>
        <w:pStyle w:val="a"/>
        <w:rPr>
          <w:rFonts w:hint="cs"/>
          <w:rtl/>
        </w:rPr>
      </w:pPr>
      <w:r>
        <w:rPr>
          <w:rFonts w:hint="cs"/>
          <w:rtl/>
        </w:rPr>
        <w:t>היה היום כנס, נדמה לי, אדוני היושב-ראש, בחיפה, שהיו אמורים להשתתף בו כ=60 ראשי רשויות מקומיות. בסוף הגיעו משהו כמו 22, אבל האנשים עמדו ז</w:t>
      </w:r>
      <w:r>
        <w:rPr>
          <w:rFonts w:hint="cs"/>
          <w:rtl/>
        </w:rPr>
        <w:t>ה מול זה והסתכלו וחיפשו מוצא, וכל הגאוניות שלהם היתה בהחזרת המפתחות למשרד הפנים. אם אנשים שהם פרנסי ציבור ברמה המקומית והעירונית מגיעים למסקנה שהם מרימים ידיים, קל וחומר כשמדובר על פרטים שנקלעים למצוקתם לבדם, וכל יום ישנים עם המצוקה ומתעוררים עם המצוקה. בש</w:t>
      </w:r>
      <w:r>
        <w:rPr>
          <w:rFonts w:hint="cs"/>
          <w:rtl/>
        </w:rPr>
        <w:t>בוע שעבר דיברתי על התאבדויות, אני לא רוצה לחזור על זה, אבל אם בקצה הקיצוני של התופעות האלה זה מגיע עד שאדם מאבד את עצמו לדעת, אני חושב שבאמצע יש כל מיני דברים שהם טרגיים מספיק, אבל הם כנראה לא יגיעו לידיעתנו, לידיעת התקשורת, לידיעת קברניטי המדינה, כי זה נש</w:t>
      </w:r>
      <w:r>
        <w:rPr>
          <w:rFonts w:hint="cs"/>
          <w:rtl/>
        </w:rPr>
        <w:t xml:space="preserve">אר מתחת לשטיח הלאומי, במרכאות או בלי מרכאות, ורק כשאדם מקפח את חייו, מגיע למסקנה שהוא צריך לקפח את חייו, אז קם קול זעקה, ואחר כך אנחנו חוזרים לסדר-היום. </w:t>
      </w:r>
    </w:p>
    <w:p w14:paraId="28C83870" w14:textId="77777777" w:rsidR="00000000" w:rsidRDefault="007C71EE">
      <w:pPr>
        <w:pStyle w:val="a"/>
        <w:rPr>
          <w:rFonts w:hint="cs"/>
          <w:rtl/>
        </w:rPr>
      </w:pPr>
    </w:p>
    <w:p w14:paraId="2429E027" w14:textId="77777777" w:rsidR="00000000" w:rsidRDefault="007C71EE">
      <w:pPr>
        <w:pStyle w:val="a"/>
        <w:rPr>
          <w:rFonts w:hint="cs"/>
          <w:rtl/>
        </w:rPr>
      </w:pPr>
    </w:p>
    <w:p w14:paraId="75890C3C" w14:textId="77777777" w:rsidR="00000000" w:rsidRDefault="007C71EE">
      <w:pPr>
        <w:pStyle w:val="a"/>
        <w:ind w:firstLine="720"/>
        <w:rPr>
          <w:rFonts w:hint="cs"/>
          <w:rtl/>
        </w:rPr>
      </w:pPr>
      <w:r>
        <w:rPr>
          <w:rFonts w:hint="cs"/>
          <w:rtl/>
        </w:rPr>
        <w:t>נושא האבטלה יכול להיות בית הייצור של תופעות, גם ברמה האינדבידואלית וגם ברמה הקולקטיבית, שיכולות להבי</w:t>
      </w:r>
      <w:r>
        <w:rPr>
          <w:rFonts w:hint="cs"/>
          <w:rtl/>
        </w:rPr>
        <w:t>א לזעזועים חברתיים קשים. אני לא יודע איך הממשלה הזאת תעמוד מול הציבור ותנסה להסביר מה שקורה, איך הובילו אותנו עד הלום. כך אומרים, נכון? הלום הוא מאותו שורש של הלם ומהלומה. אני לא רוצה להגיד מלים שאנחנו רגילים להגיד בנאומים: אין לכם מצפון, אין לכם רגישות. כ</w:t>
      </w:r>
      <w:r>
        <w:rPr>
          <w:rFonts w:hint="cs"/>
          <w:rtl/>
        </w:rPr>
        <w:t>שנכנסתי שמעתי את חבר הכנסת גפני על הרגישות. נראה שלא צריך לחפש את זה שם, אבל בסופו של דבר ממשלה קיימת כדי לנהל חיים של מדינה ושל חברה. מדינה קיימת כדי להסדיר חיים של מדינה ושל חברה. מדינה קיימת לא כדי לחזק את החזקים. החזקים לא צריכים את החיזוק של המדינה. ב</w:t>
      </w:r>
      <w:r>
        <w:rPr>
          <w:rFonts w:hint="cs"/>
          <w:rtl/>
        </w:rPr>
        <w:t xml:space="preserve">ג'ונגל אין לחזקים צורך בשום קונטרול, בשום וסתים, בשום חוקים, כי הם החזקים והם קובעים את החוקים. המדינה, כמנגנון, כאמנה חברתית, כערך חברתי, היא צורך על מנת למנוע את השתוללות הרוב, רודנות הרוב ורודנות החזק. </w:t>
      </w:r>
    </w:p>
    <w:p w14:paraId="25A7525C" w14:textId="77777777" w:rsidR="00000000" w:rsidRDefault="007C71EE">
      <w:pPr>
        <w:pStyle w:val="a"/>
        <w:ind w:firstLine="720"/>
        <w:rPr>
          <w:rFonts w:hint="cs"/>
          <w:rtl/>
        </w:rPr>
      </w:pPr>
    </w:p>
    <w:p w14:paraId="1F0F50F1" w14:textId="77777777" w:rsidR="00000000" w:rsidRDefault="007C71EE">
      <w:pPr>
        <w:pStyle w:val="a"/>
        <w:ind w:firstLine="720"/>
        <w:rPr>
          <w:rFonts w:hint="cs"/>
          <w:rtl/>
        </w:rPr>
      </w:pPr>
      <w:r>
        <w:rPr>
          <w:rFonts w:hint="cs"/>
          <w:rtl/>
        </w:rPr>
        <w:t>הממשלה הזאת פשוט שמה על השולחן הזה תוכנית שבה היא</w:t>
      </w:r>
      <w:r>
        <w:rPr>
          <w:rFonts w:hint="cs"/>
          <w:rtl/>
        </w:rPr>
        <w:t xml:space="preserve"> מיטיבה עם מי שיש לו ולוקחת ממי שאין לו. הרי לא ייתכן מצב כזה. שמתי לב, אדוני היושב-ראש, שיש שני סעיפים שיש בהם כאילו הטבה או תוספת תקציב. הדבר הראשון הוא הטבות במס. הטבות במס הן הטבות עם האלפיונים הגבוהיים ביותר. מי שלא מגיע לסף המס לא מקבל שום הטבה. מי ש</w:t>
      </w:r>
      <w:r>
        <w:rPr>
          <w:rFonts w:hint="cs"/>
          <w:rtl/>
        </w:rPr>
        <w:t xml:space="preserve">מקבל 5,000 שקל משכורת חודשית מקבל הטבה של שקל אחד. מי שמקבל 6,000 שקל, שזאת משכורת נאה בממוצע הכלל ישראלי, מקבל הטבה של 11 שקלים וכך הלאה. אם נסתכל על העובדה שבין מיליון למיליון ורבע מסך כל 2.5 מיליוני העובדים במדינת ישראל לא מגיעים לסף המס, עם מי מיטיבים </w:t>
      </w:r>
      <w:r>
        <w:rPr>
          <w:rFonts w:hint="cs"/>
          <w:rtl/>
        </w:rPr>
        <w:t xml:space="preserve">בכלל? למי מוכרים את הדברים האלה? </w:t>
      </w:r>
    </w:p>
    <w:p w14:paraId="29A0E5E6" w14:textId="77777777" w:rsidR="00000000" w:rsidRDefault="007C71EE">
      <w:pPr>
        <w:pStyle w:val="a"/>
        <w:ind w:firstLine="720"/>
        <w:rPr>
          <w:rFonts w:hint="cs"/>
          <w:rtl/>
        </w:rPr>
      </w:pPr>
    </w:p>
    <w:p w14:paraId="1CA072D0" w14:textId="77777777" w:rsidR="00000000" w:rsidRDefault="007C71EE">
      <w:pPr>
        <w:pStyle w:val="a"/>
        <w:ind w:firstLine="720"/>
        <w:rPr>
          <w:rFonts w:hint="cs"/>
          <w:rtl/>
        </w:rPr>
      </w:pPr>
      <w:r>
        <w:rPr>
          <w:rFonts w:hint="cs"/>
          <w:rtl/>
        </w:rPr>
        <w:t>בכל הדברים יש גריעה, יש קיצוצים, אבל בתחום אחד יש תוספת תקציב. יש 50 מיליון שקל לסילוק פולשים, וסילוק פולשים זה בנגב. פתאום יש למדינה עודף של 50 מיליון לבזבז אותם. "לבזבז" אותם - במרכאות גדולות, כפולות ומכופלות. לבזבז אות</w:t>
      </w:r>
      <w:r>
        <w:rPr>
          <w:rFonts w:hint="cs"/>
          <w:rtl/>
        </w:rPr>
        <w:t xml:space="preserve">ם על הבדואים בנגב, אבל בשביל מה? לא כדי לקדם את חייהם, לא כדי לקדם את ענייניהם, לא כדי לקדם את החינוך, לא כדי להכיר ביישובים שלהם אלא כדי לנשל אותם ולעקור אותם מאדמתם. </w:t>
      </w:r>
    </w:p>
    <w:p w14:paraId="52614943" w14:textId="77777777" w:rsidR="00000000" w:rsidRDefault="007C71EE">
      <w:pPr>
        <w:pStyle w:val="a"/>
        <w:ind w:firstLine="720"/>
        <w:rPr>
          <w:rFonts w:hint="cs"/>
          <w:rtl/>
        </w:rPr>
      </w:pPr>
    </w:p>
    <w:p w14:paraId="794475EA" w14:textId="77777777" w:rsidR="00000000" w:rsidRDefault="007C71EE">
      <w:pPr>
        <w:pStyle w:val="a"/>
        <w:ind w:firstLine="720"/>
        <w:rPr>
          <w:rFonts w:hint="cs"/>
          <w:rtl/>
        </w:rPr>
      </w:pPr>
      <w:r>
        <w:rPr>
          <w:rFonts w:hint="cs"/>
          <w:rtl/>
        </w:rPr>
        <w:t>ממשלה כזאת, שמתנהלת בצורה כזאת, אני חושב שהיא תעמוד למבחן קשה ובקרוב. אני מקווה שאכן י</w:t>
      </w:r>
      <w:r>
        <w:rPr>
          <w:rFonts w:hint="cs"/>
          <w:rtl/>
        </w:rPr>
        <w:t xml:space="preserve">היה כך. תודה רבה, אדוני. </w:t>
      </w:r>
    </w:p>
    <w:p w14:paraId="526C8566" w14:textId="77777777" w:rsidR="00000000" w:rsidRDefault="007C71EE">
      <w:pPr>
        <w:pStyle w:val="a"/>
        <w:ind w:firstLine="720"/>
        <w:rPr>
          <w:rFonts w:hint="cs"/>
          <w:rtl/>
        </w:rPr>
      </w:pPr>
    </w:p>
    <w:p w14:paraId="28466968" w14:textId="77777777" w:rsidR="00000000" w:rsidRDefault="007C71EE">
      <w:pPr>
        <w:pStyle w:val="ad"/>
        <w:rPr>
          <w:rtl/>
        </w:rPr>
      </w:pPr>
      <w:r>
        <w:rPr>
          <w:rtl/>
        </w:rPr>
        <w:t>היו"ר ראובן ריבלין:</w:t>
      </w:r>
    </w:p>
    <w:p w14:paraId="30467BF8" w14:textId="77777777" w:rsidR="00000000" w:rsidRDefault="007C71EE">
      <w:pPr>
        <w:pStyle w:val="a"/>
        <w:rPr>
          <w:rtl/>
        </w:rPr>
      </w:pPr>
    </w:p>
    <w:p w14:paraId="1B0EB3FC" w14:textId="77777777" w:rsidR="00000000" w:rsidRDefault="007C71EE">
      <w:pPr>
        <w:pStyle w:val="a"/>
        <w:rPr>
          <w:rFonts w:hint="cs"/>
          <w:rtl/>
        </w:rPr>
      </w:pPr>
      <w:r>
        <w:rPr>
          <w:rFonts w:hint="cs"/>
          <w:rtl/>
        </w:rPr>
        <w:t xml:space="preserve">אני מאוד מודה לחבר הכנסת ברכה. יעלה ויבוא חבר הכנסת עזמי בשארה. אחריו - חבר הכנסת דוד טל. יפה, כולם נמצאים באולם ומוכנים לשאת דבריהם. גם לרשות אדוני עומדות עשר דקות. </w:t>
      </w:r>
    </w:p>
    <w:p w14:paraId="1E1B8AB0" w14:textId="77777777" w:rsidR="00000000" w:rsidRDefault="007C71EE">
      <w:pPr>
        <w:pStyle w:val="a"/>
        <w:rPr>
          <w:rFonts w:hint="cs"/>
          <w:rtl/>
        </w:rPr>
      </w:pPr>
    </w:p>
    <w:p w14:paraId="21A447FF" w14:textId="77777777" w:rsidR="00000000" w:rsidRDefault="007C71EE">
      <w:pPr>
        <w:pStyle w:val="Speaker"/>
        <w:rPr>
          <w:rtl/>
        </w:rPr>
      </w:pPr>
      <w:bookmarkStart w:id="580" w:name="FS000000558T26_05_2003_23_07_09"/>
      <w:bookmarkEnd w:id="580"/>
    </w:p>
    <w:p w14:paraId="366AD51C" w14:textId="77777777" w:rsidR="00000000" w:rsidRDefault="007C71EE">
      <w:pPr>
        <w:pStyle w:val="Speaker"/>
        <w:rPr>
          <w:rtl/>
        </w:rPr>
      </w:pPr>
      <w:r>
        <w:rPr>
          <w:rFonts w:hint="eastAsia"/>
          <w:rtl/>
        </w:rPr>
        <w:t>עזמי</w:t>
      </w:r>
      <w:r>
        <w:rPr>
          <w:rtl/>
        </w:rPr>
        <w:t xml:space="preserve"> בשארה (בל"ד):</w:t>
      </w:r>
    </w:p>
    <w:p w14:paraId="3B7E53FC" w14:textId="77777777" w:rsidR="00000000" w:rsidRDefault="007C71EE">
      <w:pPr>
        <w:pStyle w:val="a"/>
        <w:rPr>
          <w:rFonts w:hint="cs"/>
          <w:rtl/>
        </w:rPr>
      </w:pPr>
    </w:p>
    <w:p w14:paraId="7868C8F4" w14:textId="77777777" w:rsidR="00000000" w:rsidRDefault="007C71EE">
      <w:pPr>
        <w:pStyle w:val="a"/>
        <w:rPr>
          <w:rFonts w:hint="cs"/>
          <w:rtl/>
        </w:rPr>
      </w:pPr>
      <w:r>
        <w:rPr>
          <w:rFonts w:hint="cs"/>
          <w:rtl/>
        </w:rPr>
        <w:t>אדוני היושב-ראש, חב</w:t>
      </w:r>
      <w:r>
        <w:rPr>
          <w:rFonts w:hint="cs"/>
          <w:rtl/>
        </w:rPr>
        <w:t>רי הכנסת, ברור שהמדינה, משרד האוצר או הקברניטים החדשים במדיניות הפיסקלית ובמדיניות הכלכלית במדינת ישראל עובדים מתוך תחושת משבר, שיש משבר. זאת אחרי שלפני שנתיים אפילו לא הכירו בקיומו של משבר. אני זוכר שבכנסת הזאת - אני לא יודע אם אתה זוכר, אדוני    היושב-רא</w:t>
      </w:r>
      <w:r>
        <w:rPr>
          <w:rFonts w:hint="cs"/>
          <w:rtl/>
        </w:rPr>
        <w:t xml:space="preserve">ש </w:t>
      </w:r>
      <w:r>
        <w:rPr>
          <w:rtl/>
        </w:rPr>
        <w:t>–</w:t>
      </w:r>
      <w:r>
        <w:rPr>
          <w:rFonts w:hint="cs"/>
          <w:rtl/>
        </w:rPr>
        <w:t xml:space="preserve"> ציפו בשנת 2002 לצמיחה של 4% ועל כך הם בנו. עכשיו לפחות הם מכירים בכך שיש משבר, ואפילו שמעתי היום את ראש הממשלה בישיבת סיעת הליכוד מודה שסיבת המשבר היא סיבה מדינית. הוא אמר: אם אתם רוצים שנצא מהמשבר, אנחנו לא יכולים לשלם בעד הכיבוש. הוא קרא לזה כיבוש. מ</w:t>
      </w:r>
      <w:r>
        <w:rPr>
          <w:rFonts w:hint="cs"/>
          <w:rtl/>
        </w:rPr>
        <w:t xml:space="preserve">עניין. לדעתי, אדוני, אנחנו נעשה היום מודיפיקציה לדבריו כי הוא מדבר על כיבוש של אוכלוסייה והוא לא מכיר בכיבוש על אדמה. </w:t>
      </w:r>
    </w:p>
    <w:p w14:paraId="66F233BF" w14:textId="77777777" w:rsidR="00000000" w:rsidRDefault="007C71EE">
      <w:pPr>
        <w:pStyle w:val="a"/>
        <w:rPr>
          <w:rFonts w:hint="cs"/>
          <w:rtl/>
        </w:rPr>
      </w:pPr>
    </w:p>
    <w:p w14:paraId="74B81102" w14:textId="77777777" w:rsidR="00000000" w:rsidRDefault="007C71EE">
      <w:pPr>
        <w:pStyle w:val="ad"/>
        <w:rPr>
          <w:rtl/>
        </w:rPr>
      </w:pPr>
      <w:r>
        <w:rPr>
          <w:rtl/>
        </w:rPr>
        <w:t>היו"ר ראובן ריבלין:</w:t>
      </w:r>
    </w:p>
    <w:p w14:paraId="547165C6" w14:textId="77777777" w:rsidR="00000000" w:rsidRDefault="007C71EE">
      <w:pPr>
        <w:pStyle w:val="a"/>
        <w:rPr>
          <w:rtl/>
        </w:rPr>
      </w:pPr>
    </w:p>
    <w:p w14:paraId="1D5A3413" w14:textId="77777777" w:rsidR="00000000" w:rsidRDefault="007C71EE">
      <w:pPr>
        <w:pStyle w:val="a"/>
        <w:rPr>
          <w:rFonts w:hint="cs"/>
          <w:rtl/>
        </w:rPr>
      </w:pPr>
      <w:r>
        <w:rPr>
          <w:rFonts w:hint="cs"/>
          <w:rtl/>
        </w:rPr>
        <w:t xml:space="preserve">חשבתי עד לרגע זה שהוא אמר כבוש. כמו בוש. </w:t>
      </w:r>
    </w:p>
    <w:p w14:paraId="288C79E5" w14:textId="77777777" w:rsidR="00000000" w:rsidRDefault="007C71EE">
      <w:pPr>
        <w:pStyle w:val="a"/>
        <w:rPr>
          <w:rFonts w:hint="cs"/>
          <w:rtl/>
        </w:rPr>
      </w:pPr>
    </w:p>
    <w:p w14:paraId="302D1A7D" w14:textId="77777777" w:rsidR="00000000" w:rsidRDefault="007C71EE">
      <w:pPr>
        <w:pStyle w:val="SpeakerCon"/>
        <w:rPr>
          <w:rtl/>
        </w:rPr>
      </w:pPr>
      <w:bookmarkStart w:id="581" w:name="FS000000558T26_05_2003_23_11_05C"/>
      <w:bookmarkEnd w:id="581"/>
      <w:r>
        <w:rPr>
          <w:rtl/>
        </w:rPr>
        <w:t>עזמי בשארה (בל"ד):</w:t>
      </w:r>
    </w:p>
    <w:p w14:paraId="4D5DEE26" w14:textId="77777777" w:rsidR="00000000" w:rsidRDefault="007C71EE">
      <w:pPr>
        <w:pStyle w:val="a"/>
        <w:rPr>
          <w:rtl/>
        </w:rPr>
      </w:pPr>
    </w:p>
    <w:p w14:paraId="2785FF3F" w14:textId="77777777" w:rsidR="00000000" w:rsidRDefault="007C71EE">
      <w:pPr>
        <w:pStyle w:val="a"/>
        <w:rPr>
          <w:rFonts w:hint="cs"/>
          <w:rtl/>
        </w:rPr>
      </w:pPr>
      <w:r>
        <w:rPr>
          <w:rFonts w:hint="cs"/>
          <w:rtl/>
        </w:rPr>
        <w:t>על כל פנים, אם מדקדקים טוב-טוב, הוא מדבר על כיבוש של</w:t>
      </w:r>
      <w:r>
        <w:rPr>
          <w:rFonts w:hint="cs"/>
          <w:rtl/>
        </w:rPr>
        <w:t xml:space="preserve"> אוכלוסייה ולא על כיבוש של אדמה, וצריך לתת לו את הקרדיט הזה מצד הימין. הוא חושב כך כבר 15 שנים. אגב, לא ראיתי שום דבר חדש שאמר היום שרון, כך הוא מדבר זה זמן רב. אולי הוא השתמש בטרמינולוגיה אחרת, כיבוש על אוכלוסייה, ודיבר על הערים </w:t>
      </w:r>
      <w:r>
        <w:rPr>
          <w:rtl/>
        </w:rPr>
        <w:t>–</w:t>
      </w:r>
      <w:r>
        <w:rPr>
          <w:rFonts w:hint="cs"/>
          <w:rtl/>
        </w:rPr>
        <w:t xml:space="preserve"> אתם רוצים לחזור לערים הא</w:t>
      </w:r>
      <w:r>
        <w:rPr>
          <w:rFonts w:hint="cs"/>
          <w:rtl/>
        </w:rPr>
        <w:t xml:space="preserve">לה והאלה, אפשר לחזור לג'נין ותישארו שם, שפה שהוא תמיד דיבר בה. אגב, אני מזכיר לכולם שהוא דיבר לפני שנה ולפני מפת הדרכים על מדינה פלסטינית. </w:t>
      </w:r>
    </w:p>
    <w:p w14:paraId="5A9DECC0" w14:textId="77777777" w:rsidR="00000000" w:rsidRDefault="007C71EE">
      <w:pPr>
        <w:pStyle w:val="a"/>
        <w:rPr>
          <w:rFonts w:hint="cs"/>
          <w:rtl/>
        </w:rPr>
      </w:pPr>
    </w:p>
    <w:p w14:paraId="77906BEC" w14:textId="77777777" w:rsidR="00000000" w:rsidRDefault="007C71EE">
      <w:pPr>
        <w:pStyle w:val="ad"/>
        <w:rPr>
          <w:rtl/>
        </w:rPr>
      </w:pPr>
      <w:r>
        <w:rPr>
          <w:rtl/>
        </w:rPr>
        <w:t>היו"ר ראובן ריבלין:</w:t>
      </w:r>
    </w:p>
    <w:p w14:paraId="7A892555" w14:textId="77777777" w:rsidR="00000000" w:rsidRDefault="007C71EE">
      <w:pPr>
        <w:pStyle w:val="a"/>
        <w:rPr>
          <w:rtl/>
        </w:rPr>
      </w:pPr>
    </w:p>
    <w:p w14:paraId="7A6A1D98" w14:textId="77777777" w:rsidR="00000000" w:rsidRDefault="007C71EE">
      <w:pPr>
        <w:pStyle w:val="a"/>
        <w:rPr>
          <w:rFonts w:hint="cs"/>
          <w:rtl/>
        </w:rPr>
      </w:pPr>
      <w:r>
        <w:rPr>
          <w:rFonts w:hint="cs"/>
          <w:rtl/>
        </w:rPr>
        <w:t xml:space="preserve">אני יכול לעזור לך, הוא לא הזכיר את חברון. </w:t>
      </w:r>
    </w:p>
    <w:p w14:paraId="53FE49D4" w14:textId="77777777" w:rsidR="00000000" w:rsidRDefault="007C71EE">
      <w:pPr>
        <w:pStyle w:val="a"/>
        <w:rPr>
          <w:rFonts w:hint="cs"/>
          <w:rtl/>
        </w:rPr>
      </w:pPr>
    </w:p>
    <w:p w14:paraId="5D631C5C" w14:textId="77777777" w:rsidR="00000000" w:rsidRDefault="007C71EE">
      <w:pPr>
        <w:pStyle w:val="SpeakerCon"/>
        <w:rPr>
          <w:rtl/>
        </w:rPr>
      </w:pPr>
      <w:bookmarkStart w:id="582" w:name="FS000000558T26_05_2003_23_13_22C"/>
      <w:bookmarkEnd w:id="582"/>
      <w:r>
        <w:rPr>
          <w:rtl/>
        </w:rPr>
        <w:t>עזמי בשארה (בל"ד):</w:t>
      </w:r>
    </w:p>
    <w:p w14:paraId="3E43E72A" w14:textId="77777777" w:rsidR="00000000" w:rsidRDefault="007C71EE">
      <w:pPr>
        <w:pStyle w:val="a"/>
        <w:rPr>
          <w:rtl/>
        </w:rPr>
      </w:pPr>
    </w:p>
    <w:p w14:paraId="4E0805C2" w14:textId="77777777" w:rsidR="00000000" w:rsidRDefault="007C71EE">
      <w:pPr>
        <w:pStyle w:val="a"/>
        <w:rPr>
          <w:rtl/>
        </w:rPr>
      </w:pPr>
      <w:r>
        <w:rPr>
          <w:rFonts w:hint="cs"/>
          <w:rtl/>
        </w:rPr>
        <w:t>הם עובדים מתוך תחושת משבר כלכל</w:t>
      </w:r>
      <w:r>
        <w:rPr>
          <w:rFonts w:hint="cs"/>
          <w:rtl/>
        </w:rPr>
        <w:t>י. אבל מובן שאנחנו לא דנים בשאלה אם יש משבר כלכלי אם לאו. אני חושב שכל צדי הבית מודים בכך או מודעים לכך שיש משבר כלכלי. אפשר להסתכל על הצמיחה, על אחוזי הצמיחה, על כך שיש בעצם אינפלציה וסטגנציה באותו זמן, דבר שהוא פיצוץ בכל כלכלה. בדרך כלל בזמן שאין צמיחה א</w:t>
      </w:r>
      <w:r>
        <w:rPr>
          <w:rFonts w:hint="cs"/>
          <w:rtl/>
        </w:rPr>
        <w:t>נשים מנסים לכסות על זה, לפצות על זה באינפלציה. לא. פה אין צמיחה, יש אינפלציה, וזה מצב מאוד מוזר מבחינת הכלכלה הישראלית. מובן שצריך לנקוט צעדים, אפילו עד שיהיה פתרון מדיני, שאני לא חושב שהוא יבוא עם הממשלה הזאת והוא לא יבוא עם שרון. הדיון הוא לא על כך שיש צ</w:t>
      </w:r>
      <w:r>
        <w:rPr>
          <w:rFonts w:hint="cs"/>
          <w:rtl/>
        </w:rPr>
        <w:t xml:space="preserve">ורך ברפורמה כלכלית או לא. הדיון הוא על הקונספציה. </w:t>
      </w:r>
    </w:p>
    <w:p w14:paraId="24D1B29A" w14:textId="77777777" w:rsidR="00000000" w:rsidRDefault="007C71EE">
      <w:pPr>
        <w:pStyle w:val="a"/>
        <w:rPr>
          <w:rtl/>
        </w:rPr>
      </w:pPr>
    </w:p>
    <w:p w14:paraId="1BBD9098" w14:textId="77777777" w:rsidR="00000000" w:rsidRDefault="007C71EE">
      <w:pPr>
        <w:pStyle w:val="a"/>
        <w:rPr>
          <w:rFonts w:hint="cs"/>
          <w:rtl/>
        </w:rPr>
      </w:pPr>
      <w:r>
        <w:rPr>
          <w:rFonts w:hint="cs"/>
          <w:rtl/>
        </w:rPr>
        <w:t>לדעתי, באו אנשים למשרד האוצר, אדוני היושב-ראש, וזה לא חשוב אם הם ליכוד או לא ליכוד. יש דומים להם במפלגת העבודה. למשל, אהוד ברק מאוד דומה להם מבחינת הקונספציה שלו. זה כבר חוצה מפלגות. אלה כבר לא מפלגות חבר</w:t>
      </w:r>
      <w:r>
        <w:rPr>
          <w:rFonts w:hint="cs"/>
          <w:rtl/>
        </w:rPr>
        <w:t>תיות. המפלגה היותר אידיאולוגית כאן היא שינוי, היא מפלגה מאוד ליברלית, כלכליסטית מהבחינה הזאת. משחקים את משחק השמן והרזה. יש סקטור ייצור רזה וסקטור ציבורי שמן וצריך להוריד. לדעתי בכנסת כבר מודים בכך ומקבלים את הדבר הזה כנתון. אומנם, נכון, אם אתה, אדוני היוש</w:t>
      </w:r>
      <w:r>
        <w:rPr>
          <w:rFonts w:hint="cs"/>
          <w:rtl/>
        </w:rPr>
        <w:t>ב-ראש, או כל אחד כאן יחשב את ההוצאות הביטחוניות של מדינת ישראל במצב הקונפליקט הקיים, הסקטור הציבורי במדינת ישראל יחסית למדינות רווחה באירופה יהיה שמן? לא, אדוני. הוא לא גדול יחסית לאף מדינת רווחה באירופה, אם אתה מוריד את הסקטור הביטחוני המנופח מאוד בגלל הק</w:t>
      </w:r>
      <w:r>
        <w:rPr>
          <w:rFonts w:hint="cs"/>
          <w:rtl/>
        </w:rPr>
        <w:t xml:space="preserve">ונפליקט. </w:t>
      </w:r>
    </w:p>
    <w:p w14:paraId="5260D81B" w14:textId="77777777" w:rsidR="00000000" w:rsidRDefault="007C71EE">
      <w:pPr>
        <w:pStyle w:val="a"/>
        <w:rPr>
          <w:rFonts w:hint="cs"/>
          <w:rtl/>
        </w:rPr>
      </w:pPr>
    </w:p>
    <w:p w14:paraId="684F692F" w14:textId="77777777" w:rsidR="00000000" w:rsidRDefault="007C71EE">
      <w:pPr>
        <w:pStyle w:val="a"/>
        <w:rPr>
          <w:rFonts w:hint="cs"/>
          <w:rtl/>
        </w:rPr>
      </w:pPr>
      <w:r>
        <w:rPr>
          <w:rFonts w:hint="cs"/>
          <w:rtl/>
        </w:rPr>
        <w:t>אנשים שבאים עכשיו לנהל את מדיניות האוצר אין להם בכלל אוריינטציה אירופית ואוריינטציה של רווחה. יש להם מרקט פונדמנטליזם. אם אנחנו רוצים מונח בעברית, זה נקרא יסודנות של שלטון. מרקט פונדמנטליזם. הם מאמינים בכוחות השוק ומאמינים שצריך לקצץ במסים. למה?</w:t>
      </w:r>
      <w:r>
        <w:rPr>
          <w:rFonts w:hint="cs"/>
          <w:rtl/>
        </w:rPr>
        <w:t xml:space="preserve"> במדינת ישראל, אדוני, אחוז המסים מהתוצר הוא גבוה ממדינות אחרות בעולם? ממדינות אירופיות? השאלה היא למי אתה משווה את עצמך. הוא נמוך מאוסטריה, נמוך מהולנד, נמוך מבלגיה, נמוך מגרמניה. אני מתכוון למיסוי הישיר, שהוא המיסוי היותר צודק, לא מיסוי המע"מ, שהוא המיסוי</w:t>
      </w:r>
      <w:r>
        <w:rPr>
          <w:rFonts w:hint="cs"/>
          <w:rtl/>
        </w:rPr>
        <w:t xml:space="preserve"> הלא-צודק, כאשר כל האוכלוסיה משלמת אותו אחוז על קופסת סיגריות. אני מדבר על המיסוי הישיר. 40% מהתוצר הלאומי הישראלי הוא מיסוי. זה פחות מכל מדינה אירופית. אין לך פה אחוז מיסוי גבוה. להיפך. השאלה היא מדיניות המיסוי </w:t>
      </w:r>
      <w:r>
        <w:rPr>
          <w:rtl/>
        </w:rPr>
        <w:t>–</w:t>
      </w:r>
      <w:r>
        <w:rPr>
          <w:rFonts w:hint="cs"/>
          <w:rtl/>
        </w:rPr>
        <w:t xml:space="preserve"> מי משלם מה. </w:t>
      </w:r>
    </w:p>
    <w:p w14:paraId="4983270F" w14:textId="77777777" w:rsidR="00000000" w:rsidRDefault="007C71EE">
      <w:pPr>
        <w:pStyle w:val="a"/>
        <w:rPr>
          <w:rFonts w:hint="cs"/>
          <w:rtl/>
        </w:rPr>
      </w:pPr>
    </w:p>
    <w:p w14:paraId="477E555F" w14:textId="77777777" w:rsidR="00000000" w:rsidRDefault="007C71EE">
      <w:pPr>
        <w:pStyle w:val="a"/>
        <w:rPr>
          <w:rFonts w:hint="cs"/>
          <w:rtl/>
        </w:rPr>
      </w:pPr>
      <w:r>
        <w:rPr>
          <w:rFonts w:hint="cs"/>
          <w:rtl/>
        </w:rPr>
        <w:t xml:space="preserve">מעמד הביניים והמעמד הבורגני </w:t>
      </w:r>
      <w:r>
        <w:rPr>
          <w:rFonts w:hint="cs"/>
          <w:rtl/>
        </w:rPr>
        <w:t xml:space="preserve">הישראלי צריך לשאול את עצמו, והליכוד צריך לשאול את עצמו - הוא חושב שהוא חוצה מעמדות, ממחנה-יהודה עד הליברלים של שמחה ארליך, זכרו לברכה </w:t>
      </w:r>
      <w:r>
        <w:rPr>
          <w:rtl/>
        </w:rPr>
        <w:t>–</w:t>
      </w:r>
      <w:r>
        <w:rPr>
          <w:rFonts w:hint="cs"/>
          <w:rtl/>
        </w:rPr>
        <w:t xml:space="preserve"> האם יש </w:t>
      </w:r>
      <w:r>
        <w:rPr>
          <w:rFonts w:hint="cs"/>
        </w:rPr>
        <w:t>NATION BUILDING</w:t>
      </w:r>
      <w:r>
        <w:rPr>
          <w:rFonts w:hint="cs"/>
          <w:rtl/>
        </w:rPr>
        <w:t xml:space="preserve"> בישראל אם כל פעם שאתה רוצה לעשות מדיניות מיסוי על השכבות החזקות במדינת ישראל אתה חושש שהם יברחו? </w:t>
      </w:r>
      <w:r>
        <w:rPr>
          <w:rFonts w:hint="cs"/>
          <w:rtl/>
        </w:rPr>
        <w:t>נראה שאין פה אומה. אני לא יודע. למה הם לא חוששים מזה בהולנד? למה לא חוששים מזה בשבדיה? למה לא חוששים באוסטריה ובגרמניה? למה תמיד כשמדברים על מיסוי יש מי שאומר שהם יברחו מהארץ אם תעשה להם מיסוי? הם לא פטריוטים? המעמד הבורגני במדינת ישראל הוא לא פטריוטי? במצ</w:t>
      </w:r>
      <w:r>
        <w:rPr>
          <w:rFonts w:hint="cs"/>
          <w:rtl/>
        </w:rPr>
        <w:t xml:space="preserve">בים כאלה מדינת ישראל ניסתה תמיד לגייס מלווים - הלוואות מהאוכלוסייה, הלוואות מחו"ל. אגב, החוב של ישראל גם הוא לא גבוה יחסית. חוב החוץ של ישראל לא גבוה יחסית. למצב של משבר, למצב של מלחמה, למצב של קונפליקט הוא לא גבוה יחסית. </w:t>
      </w:r>
    </w:p>
    <w:p w14:paraId="549DFF11" w14:textId="77777777" w:rsidR="00000000" w:rsidRDefault="007C71EE">
      <w:pPr>
        <w:pStyle w:val="a"/>
        <w:rPr>
          <w:rFonts w:hint="cs"/>
          <w:rtl/>
        </w:rPr>
      </w:pPr>
    </w:p>
    <w:p w14:paraId="4C4F1C0C" w14:textId="77777777" w:rsidR="00000000" w:rsidRDefault="007C71EE">
      <w:pPr>
        <w:pStyle w:val="a"/>
        <w:rPr>
          <w:rtl/>
        </w:rPr>
      </w:pPr>
      <w:r>
        <w:rPr>
          <w:rFonts w:hint="cs"/>
          <w:rtl/>
        </w:rPr>
        <w:t>מדינת ישראל ניסתה, למשל, לעבור א</w:t>
      </w:r>
      <w:r>
        <w:rPr>
          <w:rFonts w:hint="cs"/>
          <w:rtl/>
        </w:rPr>
        <w:t>ת המשבר הזה על-ידי גיוס מלווים מהשכבות החזקות, הפטריוטיות, הלאומניות, שרוצות לשמור על המדינה הזאת? כמה הן מוכנות לשלם כדי להוציא את מדינת ישראל עד שיהיה פתרון מדיני? כלום. מי צריך לשלם? משפחות ברוכות ילדים צריכות לשלם. מי שיש לו 3,000 שקל או 4,000 שקל בחוד</w:t>
      </w:r>
      <w:r>
        <w:rPr>
          <w:rFonts w:hint="cs"/>
          <w:rtl/>
        </w:rPr>
        <w:t xml:space="preserve">ש צריך לשלם על השלמת הכנסה. אלה צריכים לשלם ולהעביר את מדינת ישראל את המצב הביטחוני. </w:t>
      </w:r>
    </w:p>
    <w:p w14:paraId="11F3CF48" w14:textId="77777777" w:rsidR="00000000" w:rsidRDefault="007C71EE">
      <w:pPr>
        <w:pStyle w:val="a"/>
        <w:rPr>
          <w:rtl/>
        </w:rPr>
      </w:pPr>
    </w:p>
    <w:p w14:paraId="5163A53E" w14:textId="77777777" w:rsidR="00000000" w:rsidRDefault="007C71EE">
      <w:pPr>
        <w:pStyle w:val="a"/>
        <w:rPr>
          <w:rFonts w:hint="cs"/>
          <w:rtl/>
        </w:rPr>
      </w:pPr>
      <w:r>
        <w:rPr>
          <w:rFonts w:hint="cs"/>
          <w:rtl/>
        </w:rPr>
        <w:t>אלה גם אותם אנשים שעולים באוטובוסים ואוכלים אותה גם בפעולות של המתאבדים. זאת אותה אוכלוסייה. היא משלמת גם בכסף והיא משלמת גם בחיים על המדיניות הביטחונית והכלכלית של מדינ</w:t>
      </w:r>
      <w:r>
        <w:rPr>
          <w:rFonts w:hint="cs"/>
          <w:rtl/>
        </w:rPr>
        <w:t xml:space="preserve">ת ישראל. אותן שכבות. הן בשר התותחים והן בשר הקונפליקט והן הבשר של הניצול הכלכלי. </w:t>
      </w:r>
    </w:p>
    <w:p w14:paraId="76C71C2E" w14:textId="77777777" w:rsidR="00000000" w:rsidRDefault="007C71EE">
      <w:pPr>
        <w:pStyle w:val="a"/>
        <w:rPr>
          <w:rFonts w:hint="cs"/>
          <w:rtl/>
        </w:rPr>
      </w:pPr>
    </w:p>
    <w:p w14:paraId="4F90F6B0" w14:textId="77777777" w:rsidR="00000000" w:rsidRDefault="007C71EE">
      <w:pPr>
        <w:pStyle w:val="a"/>
        <w:rPr>
          <w:rFonts w:hint="cs"/>
          <w:rtl/>
        </w:rPr>
      </w:pPr>
      <w:r>
        <w:rPr>
          <w:rFonts w:hint="cs"/>
          <w:rtl/>
        </w:rPr>
        <w:t>יש כאן קונספציה. אנחנו לא רבים על השאלה אם יש משבר כלכלי וצריך לפתור אותו או לא. גם האנשים שיושבים במשרד האוצר, האנשים החדשים שיושבים, לרבות נתניהו, שבא עם התפיסות ההן מארצו</w:t>
      </w:r>
      <w:r>
        <w:rPr>
          <w:rFonts w:hint="cs"/>
          <w:rtl/>
        </w:rPr>
        <w:t>ת-הברית, הוא לא רוצה לקצץ בסקטור הציבורי בשביל לעבור את המשבר, כי אין לנו. הוא רוצה לקצץ בהוצאות הציבוריות מתוך קונספציה אידיאולוגית. הוא מנצל את המצב בשביל להעביר דברים שיש לו בראש זה עשר שנים או 15 שנה. כך הוא חושב. זה נקרא תפיסת וושינגטון, והוא בא מתפיס</w:t>
      </w:r>
      <w:r>
        <w:rPr>
          <w:rFonts w:hint="cs"/>
          <w:rtl/>
        </w:rPr>
        <w:t xml:space="preserve">ת וושינגטון בכלכלה. זאת מחשבתו הכלכלית, עם משבר או בלי משבר. </w:t>
      </w:r>
    </w:p>
    <w:p w14:paraId="0754A006" w14:textId="77777777" w:rsidR="00000000" w:rsidRDefault="007C71EE">
      <w:pPr>
        <w:pStyle w:val="a"/>
        <w:rPr>
          <w:rFonts w:hint="cs"/>
          <w:rtl/>
        </w:rPr>
      </w:pPr>
    </w:p>
    <w:p w14:paraId="548BB0BD" w14:textId="77777777" w:rsidR="00000000" w:rsidRDefault="007C71EE">
      <w:pPr>
        <w:pStyle w:val="a"/>
        <w:rPr>
          <w:rFonts w:hint="cs"/>
          <w:rtl/>
        </w:rPr>
      </w:pPr>
      <w:r>
        <w:rPr>
          <w:rFonts w:hint="cs"/>
          <w:rtl/>
        </w:rPr>
        <w:t>הם מנצלים, אדוני, את המשבר בשביל לעורר שינויים מבניים בכלכלה הישראלית. שלא יבואו ויספרו לנו שיש מצב חירום וכולם צריכים לשלם וכו'. הם מנצלים את זה כי יש להם קונספציה, יש להם תוכניות מגירה לאנשים</w:t>
      </w:r>
      <w:r>
        <w:rPr>
          <w:rFonts w:hint="cs"/>
          <w:rtl/>
        </w:rPr>
        <w:t xml:space="preserve"> האלה, בשביל לשנות את מדינת ישראל ללא הכר מבחינת המבנה האידיאולוגי שלה ומבחינת המבנה החברתי שלה וכו'. לכן, שלא יבואו ויספרו לנו סיפורים. </w:t>
      </w:r>
    </w:p>
    <w:p w14:paraId="0E082319" w14:textId="77777777" w:rsidR="00000000" w:rsidRDefault="007C71EE">
      <w:pPr>
        <w:pStyle w:val="a"/>
        <w:rPr>
          <w:rFonts w:hint="cs"/>
          <w:rtl/>
        </w:rPr>
      </w:pPr>
    </w:p>
    <w:p w14:paraId="693720CA" w14:textId="77777777" w:rsidR="00000000" w:rsidRDefault="007C71EE">
      <w:pPr>
        <w:pStyle w:val="a"/>
        <w:rPr>
          <w:rFonts w:hint="cs"/>
          <w:rtl/>
        </w:rPr>
      </w:pPr>
      <w:r>
        <w:rPr>
          <w:rFonts w:hint="cs"/>
          <w:rtl/>
        </w:rPr>
        <w:t>עלתה פה חברת כנסת ועשתה שרירים. היא אמרה: הנה ניצחנו, העבודה. מה ניצחנו? מה השטויות האלה? בחיים הם לא ינצחו עם המנטלי</w:t>
      </w:r>
      <w:r>
        <w:rPr>
          <w:rFonts w:hint="cs"/>
          <w:rtl/>
        </w:rPr>
        <w:t xml:space="preserve">ות הזאת, אדוני היושב-ראש. ממשלת ישראל קיבלה היום את דרכה של העבודה? מה השטויות האלה? </w:t>
      </w:r>
    </w:p>
    <w:p w14:paraId="02F1D3C2" w14:textId="77777777" w:rsidR="00000000" w:rsidRDefault="007C71EE">
      <w:pPr>
        <w:pStyle w:val="a"/>
        <w:rPr>
          <w:rFonts w:hint="cs"/>
          <w:rtl/>
        </w:rPr>
      </w:pPr>
    </w:p>
    <w:p w14:paraId="12555BF2" w14:textId="77777777" w:rsidR="00000000" w:rsidRDefault="007C71EE">
      <w:pPr>
        <w:pStyle w:val="a"/>
        <w:rPr>
          <w:rFonts w:hint="cs"/>
          <w:rtl/>
        </w:rPr>
      </w:pPr>
      <w:r>
        <w:rPr>
          <w:rFonts w:hint="cs"/>
          <w:rtl/>
        </w:rPr>
        <w:t>הם מאמינים שהם הרגיעו את ארצות-הברית, שממשלת ישראל סוף-סוף הרגיעה את ארצות-הברית וקיבלה את תוכנית מפת הדרך, בשביל שיהיה קל יותר לארצות-הברית במזרח התיכון אחרי עירק. ממשל</w:t>
      </w:r>
      <w:r>
        <w:rPr>
          <w:rFonts w:hint="cs"/>
          <w:rtl/>
        </w:rPr>
        <w:t>ת ישראל קיבלה את מפת הדרך באמת? קיבלה כל פרט? מה, הם הולכים לממש? הם לא קיבלו את טנט ומיצ'ל, ואחר כך רבנו על השאלה איך מפרשים, ואחרי שרבנו על השאלה איך מפרשים, רבנו על השאלה איך מממשים את הפירוש שרבנו עליו. אנחנו מכירים את הסיפורים האלה. שרון מוציא עכשיו ל</w:t>
      </w:r>
      <w:r>
        <w:rPr>
          <w:rFonts w:hint="cs"/>
          <w:rtl/>
        </w:rPr>
        <w:t>חץ לבוש. הוא עושה טובה לבוש והוא יקבל תמורתה הרבה מאוד, על כך שהוא קיבל את מפת הדרך עם מיליון הסתייגויות אחרות לגבי היישום. הוא קיבל את מפת הדרך וכבר חוגגים באופוזיציה: הנה ניצחנו. ניצחתם? למה אתם לא בשלטון? מה השטויות האלה, אדוני?</w:t>
      </w:r>
    </w:p>
    <w:p w14:paraId="6FB51BAB" w14:textId="77777777" w:rsidR="00000000" w:rsidRDefault="007C71EE">
      <w:pPr>
        <w:pStyle w:val="a"/>
        <w:rPr>
          <w:rFonts w:hint="cs"/>
          <w:rtl/>
        </w:rPr>
      </w:pPr>
    </w:p>
    <w:p w14:paraId="11F36E47" w14:textId="77777777" w:rsidR="00000000" w:rsidRDefault="007C71EE">
      <w:pPr>
        <w:pStyle w:val="a"/>
        <w:rPr>
          <w:rFonts w:hint="cs"/>
          <w:rtl/>
        </w:rPr>
      </w:pPr>
      <w:r>
        <w:rPr>
          <w:rFonts w:hint="cs"/>
          <w:rtl/>
        </w:rPr>
        <w:t xml:space="preserve">צריך מאוד להיזהר מלברך </w:t>
      </w:r>
      <w:r>
        <w:rPr>
          <w:rFonts w:hint="cs"/>
          <w:rtl/>
        </w:rPr>
        <w:t>את ממשלת ישראל ואת הימין הישראלי כאילו הוא קיבל את מפת הדרך בלב שלם. לדעתי יש הבנה אמריקנית-ישראלית בחלק מהדברים, גם בהתקשרויות האישיות בין שרון לבוש על חלק מהפירושים של המעברים משלב לשלב ועל ארבע השאלות הגדולות. מה מציעה ממשלת ישראל ומה מציעה ממשלת ארצות-</w:t>
      </w:r>
      <w:r>
        <w:rPr>
          <w:rFonts w:hint="cs"/>
          <w:rtl/>
        </w:rPr>
        <w:t xml:space="preserve">הברית לגבי פתרון ארבע השאלות הגדולות </w:t>
      </w:r>
      <w:r>
        <w:rPr>
          <w:rtl/>
        </w:rPr>
        <w:t>–</w:t>
      </w:r>
      <w:r>
        <w:rPr>
          <w:rFonts w:hint="cs"/>
          <w:rtl/>
        </w:rPr>
        <w:t xml:space="preserve"> פליטים, גבולות, ירושלים והתנחלויות? אין כלום על זה במפה. על זה עוד יריבו, ויריבו הרבה מאוד. </w:t>
      </w:r>
    </w:p>
    <w:p w14:paraId="42DA56B6" w14:textId="77777777" w:rsidR="00000000" w:rsidRDefault="007C71EE">
      <w:pPr>
        <w:pStyle w:val="a"/>
        <w:rPr>
          <w:rFonts w:hint="cs"/>
          <w:rtl/>
        </w:rPr>
      </w:pPr>
    </w:p>
    <w:p w14:paraId="4D3D5171" w14:textId="77777777" w:rsidR="00000000" w:rsidRDefault="007C71EE">
      <w:pPr>
        <w:pStyle w:val="a"/>
        <w:rPr>
          <w:rFonts w:hint="cs"/>
          <w:rtl/>
        </w:rPr>
      </w:pPr>
      <w:r>
        <w:rPr>
          <w:rFonts w:hint="cs"/>
          <w:rtl/>
        </w:rPr>
        <w:t xml:space="preserve">לכן אני מציע לשמאל </w:t>
      </w:r>
      <w:r>
        <w:rPr>
          <w:rtl/>
        </w:rPr>
        <w:t>–</w:t>
      </w:r>
      <w:r>
        <w:rPr>
          <w:rFonts w:hint="cs"/>
          <w:rtl/>
        </w:rPr>
        <w:t xml:space="preserve"> אין צורך בשמחת עניים. אולי שמחת עניים היא מטאפורה בזמן שאנחנו דנים על התוכנית הכלכלית. כל מה שהעניים י</w:t>
      </w:r>
      <w:r>
        <w:rPr>
          <w:rFonts w:hint="cs"/>
          <w:rtl/>
        </w:rPr>
        <w:t>כולים לעשות עכשיו הוא לשמוח, אבל באמת אין צורך בפוליטיקה במדיניות של שמחה. אני מודה לך, גילית הרבה מאוד סובלנות.</w:t>
      </w:r>
    </w:p>
    <w:p w14:paraId="446A4746" w14:textId="77777777" w:rsidR="00000000" w:rsidRDefault="007C71EE">
      <w:pPr>
        <w:pStyle w:val="a"/>
        <w:rPr>
          <w:rFonts w:hint="cs"/>
          <w:rtl/>
        </w:rPr>
      </w:pPr>
    </w:p>
    <w:p w14:paraId="3C3D1F7F" w14:textId="77777777" w:rsidR="00000000" w:rsidRDefault="007C71EE">
      <w:pPr>
        <w:pStyle w:val="ad"/>
        <w:rPr>
          <w:rtl/>
        </w:rPr>
      </w:pPr>
      <w:r>
        <w:rPr>
          <w:rtl/>
        </w:rPr>
        <w:t>היו"ר ראובן ריבלין:</w:t>
      </w:r>
    </w:p>
    <w:p w14:paraId="0FEE2787" w14:textId="77777777" w:rsidR="00000000" w:rsidRDefault="007C71EE">
      <w:pPr>
        <w:pStyle w:val="a"/>
        <w:rPr>
          <w:rtl/>
        </w:rPr>
      </w:pPr>
    </w:p>
    <w:p w14:paraId="3E6F1818" w14:textId="77777777" w:rsidR="00000000" w:rsidRDefault="007C71EE">
      <w:pPr>
        <w:pStyle w:val="a"/>
        <w:rPr>
          <w:rFonts w:hint="cs"/>
          <w:rtl/>
        </w:rPr>
      </w:pPr>
      <w:r>
        <w:rPr>
          <w:rFonts w:hint="cs"/>
          <w:rtl/>
        </w:rPr>
        <w:t>טעיתי בזמן שנתתי לך וקיבלת רק תשע דקות. אני לא עושה הנחות. אני נותן לך מה שמגיע לך ולא נותן מה שלא מגיע לך. אדוני הרגיש ש</w:t>
      </w:r>
      <w:r>
        <w:rPr>
          <w:rFonts w:hint="cs"/>
          <w:rtl/>
        </w:rPr>
        <w:t xml:space="preserve">הוא דיבר עשר דקות מלאות. חבר הכנסת דוד טל, בבקשה. עומדות לרשותך בדיוק אותן עשר דקות שעמדו לרשותו של חבר הכנסת בשארה, ואני מקווה שאחרי שמונה דקות תרגיש גם אתה שקיבלת זמן מספיק. משנה סדורה לחלוטין בעשר דקות. </w:t>
      </w:r>
    </w:p>
    <w:p w14:paraId="46FC3772" w14:textId="77777777" w:rsidR="00000000" w:rsidRDefault="007C71EE">
      <w:pPr>
        <w:pStyle w:val="a"/>
        <w:rPr>
          <w:rFonts w:hint="cs"/>
          <w:rtl/>
        </w:rPr>
      </w:pPr>
    </w:p>
    <w:p w14:paraId="54E7EB60" w14:textId="77777777" w:rsidR="00000000" w:rsidRDefault="007C71EE">
      <w:pPr>
        <w:pStyle w:val="SpeakerCon"/>
        <w:rPr>
          <w:rtl/>
        </w:rPr>
      </w:pPr>
      <w:bookmarkStart w:id="583" w:name="FS000000558T26_05_2003_23_40_21C"/>
      <w:bookmarkEnd w:id="583"/>
      <w:r>
        <w:rPr>
          <w:rtl/>
        </w:rPr>
        <w:t>עזמי בשארה (בל"ד):</w:t>
      </w:r>
    </w:p>
    <w:p w14:paraId="603DAF58" w14:textId="77777777" w:rsidR="00000000" w:rsidRDefault="007C71EE">
      <w:pPr>
        <w:pStyle w:val="a"/>
        <w:rPr>
          <w:rtl/>
        </w:rPr>
      </w:pPr>
    </w:p>
    <w:p w14:paraId="397CAB45" w14:textId="77777777" w:rsidR="00000000" w:rsidRDefault="007C71EE">
      <w:pPr>
        <w:pStyle w:val="a"/>
        <w:rPr>
          <w:rFonts w:hint="cs"/>
          <w:rtl/>
        </w:rPr>
      </w:pPr>
      <w:r>
        <w:rPr>
          <w:rFonts w:hint="cs"/>
          <w:rtl/>
        </w:rPr>
        <w:t>אפשר להגיד הרבה דברים בשמונה</w:t>
      </w:r>
      <w:r>
        <w:rPr>
          <w:rFonts w:hint="cs"/>
          <w:rtl/>
        </w:rPr>
        <w:t xml:space="preserve"> דקות. </w:t>
      </w:r>
    </w:p>
    <w:p w14:paraId="7EC349E8" w14:textId="77777777" w:rsidR="00000000" w:rsidRDefault="007C71EE">
      <w:pPr>
        <w:pStyle w:val="a"/>
        <w:rPr>
          <w:rFonts w:hint="cs"/>
          <w:rtl/>
        </w:rPr>
      </w:pPr>
    </w:p>
    <w:p w14:paraId="24F7534D" w14:textId="77777777" w:rsidR="00000000" w:rsidRDefault="007C71EE">
      <w:pPr>
        <w:pStyle w:val="Speaker"/>
        <w:rPr>
          <w:rtl/>
        </w:rPr>
      </w:pPr>
      <w:bookmarkStart w:id="584" w:name="FS000000493T26_05_2003_23_40_35"/>
      <w:bookmarkEnd w:id="584"/>
      <w:r>
        <w:rPr>
          <w:rFonts w:hint="eastAsia"/>
          <w:rtl/>
        </w:rPr>
        <w:t>דוד</w:t>
      </w:r>
      <w:r>
        <w:rPr>
          <w:rtl/>
        </w:rPr>
        <w:t xml:space="preserve"> טל (עם אחד):</w:t>
      </w:r>
    </w:p>
    <w:p w14:paraId="3F437AED" w14:textId="77777777" w:rsidR="00000000" w:rsidRDefault="007C71EE">
      <w:pPr>
        <w:pStyle w:val="a"/>
        <w:rPr>
          <w:rFonts w:hint="cs"/>
          <w:rtl/>
        </w:rPr>
      </w:pPr>
    </w:p>
    <w:p w14:paraId="1ACFBAA7" w14:textId="77777777" w:rsidR="00000000" w:rsidRDefault="007C71EE">
      <w:pPr>
        <w:pStyle w:val="a"/>
        <w:rPr>
          <w:rFonts w:hint="cs"/>
          <w:rtl/>
        </w:rPr>
      </w:pPr>
      <w:r>
        <w:rPr>
          <w:rFonts w:hint="cs"/>
          <w:rtl/>
        </w:rPr>
        <w:t>אדוני היושב-ראש, עמיתי חברי הכנסת, אני רוצה לבשר לצופים בבית שמתבוננים ברגע זה במרקע ורואים את הכנסת בעבודה, שבעזרת השם, ביום רביעי הקרוב, מחרתיים, בשעה 16:30, תצא מ"בנייני האומה" תהלוכת מחאה נגד התוכנית הכלכלית. אני רוצה לקרוא ל</w:t>
      </w:r>
      <w:r>
        <w:rPr>
          <w:rFonts w:hint="cs"/>
          <w:rtl/>
        </w:rPr>
        <w:t>כל אזרחי מדינת ישראל להשתתף בתהלוכה ולהפגין נגד הגזירות הכלכליות הפוגעות פגיעה אנושה בשכבת הביניים ובשכבות החלשות. רבותי האזרחים, ההפגנה הזאת היא בשבילכם ולמענכם. קצרו ידינו מלהושיע. אנחנו לא יכולים נגד הרוב הדורסני. זו עובדה. יכול להיות שחלק גדול מכם הצבי</w:t>
      </w:r>
      <w:r>
        <w:rPr>
          <w:rFonts w:hint="cs"/>
          <w:rtl/>
        </w:rPr>
        <w:t xml:space="preserve">ע בעד הליכוד וחלק גדול מכם היום מצטער. הוא יכול רק אולי לשנות את זה אם יהיו חצי מיליון אנשים כאן, מסביב לחומות הכנסת. רק אז אולי יתעשתו אנשי הליכוד ורק אז אולי הם יסכימו להוריד את הגזירות הכלכליות הללו. </w:t>
      </w:r>
    </w:p>
    <w:p w14:paraId="2E38695E" w14:textId="77777777" w:rsidR="00000000" w:rsidRDefault="007C71EE">
      <w:pPr>
        <w:pStyle w:val="a"/>
        <w:rPr>
          <w:rFonts w:hint="cs"/>
          <w:rtl/>
        </w:rPr>
      </w:pPr>
    </w:p>
    <w:p w14:paraId="452F06AD" w14:textId="77777777" w:rsidR="00000000" w:rsidRDefault="007C71EE">
      <w:pPr>
        <w:pStyle w:val="a"/>
        <w:rPr>
          <w:rFonts w:hint="cs"/>
          <w:rtl/>
        </w:rPr>
      </w:pPr>
      <w:r>
        <w:rPr>
          <w:rFonts w:hint="cs"/>
          <w:rtl/>
        </w:rPr>
        <w:t xml:space="preserve">אדוני היושב-ראש, אם תרשה לי, אני רוצה לפנות גם לשר </w:t>
      </w:r>
      <w:r>
        <w:rPr>
          <w:rFonts w:hint="cs"/>
          <w:rtl/>
        </w:rPr>
        <w:t xml:space="preserve">האוצר, עם כל הכבוד הראוי. אדוני שר האוצר, יום יבוא ואתה בזווית של פונדק תשב סב ותחייך, ותירק חתיכה של טבק ותאמר: כן, חבריה, זקנתי. אבל זיקנתך אז תבייש את צעירותך, משום שלא חסת על החולים ולא על הגמלאים, הפנסיונרים שאתה הולך לדכא את הפנסיה שלהם. </w:t>
      </w:r>
    </w:p>
    <w:p w14:paraId="381FF849" w14:textId="77777777" w:rsidR="00000000" w:rsidRDefault="007C71EE">
      <w:pPr>
        <w:pStyle w:val="a"/>
        <w:rPr>
          <w:rFonts w:hint="cs"/>
          <w:rtl/>
        </w:rPr>
      </w:pPr>
    </w:p>
    <w:p w14:paraId="3D84CF67" w14:textId="77777777" w:rsidR="00000000" w:rsidRDefault="007C71EE">
      <w:pPr>
        <w:pStyle w:val="a"/>
        <w:rPr>
          <w:rFonts w:hint="cs"/>
          <w:rtl/>
        </w:rPr>
      </w:pPr>
      <w:r>
        <w:rPr>
          <w:rFonts w:hint="cs"/>
          <w:rtl/>
        </w:rPr>
        <w:t>אני אומר ל</w:t>
      </w:r>
      <w:r>
        <w:rPr>
          <w:rFonts w:hint="cs"/>
          <w:rtl/>
        </w:rPr>
        <w:t>כם, אזרחי מדינת ישראל, שלא תבואו בטענות שלא נאמר לכם. אם לא תהיו פה, 52 חברי הכנסת לא יוכלו לעשות את זה בשבילכם. רק אתם יכולים לשנות את זה. אם החרדים הופיעו בהפגנה כנגד בית-המשפט עם חצי מיליון אזרחים, גם אתם יכולים. אם אכפת לכם, אם זה חשוב לכם, אם נושא הפנ</w:t>
      </w:r>
      <w:r>
        <w:rPr>
          <w:rFonts w:hint="cs"/>
          <w:rtl/>
        </w:rPr>
        <w:t xml:space="preserve">סיה חשוב לכם, אם נושא קצבאות הילדים חשוב לכם, שלא תגידו שלא אמרנו לכם. כל הפנסיונרים באשר הם, אלה שמקבלים קצבת זיקנה, אלה שמקבלים פנסיה תקציבית ואלה שמקבלים פנסיה צוברת. </w:t>
      </w:r>
    </w:p>
    <w:p w14:paraId="2B1575D1" w14:textId="77777777" w:rsidR="00000000" w:rsidRDefault="007C71EE">
      <w:pPr>
        <w:pStyle w:val="a"/>
        <w:rPr>
          <w:rFonts w:hint="cs"/>
          <w:rtl/>
        </w:rPr>
      </w:pPr>
    </w:p>
    <w:p w14:paraId="71558CC5" w14:textId="77777777" w:rsidR="00000000" w:rsidRDefault="007C71EE">
      <w:pPr>
        <w:pStyle w:val="a"/>
        <w:rPr>
          <w:rFonts w:hint="cs"/>
          <w:rtl/>
        </w:rPr>
      </w:pPr>
      <w:r>
        <w:rPr>
          <w:rFonts w:hint="cs"/>
          <w:rtl/>
        </w:rPr>
        <w:t>בהמשך הלילה אני ארחיב את היריעה לגבי ההפסדים הענקיים שיהיו לכם בתשלומים, אותם תשלומי</w:t>
      </w:r>
      <w:r>
        <w:rPr>
          <w:rFonts w:hint="cs"/>
          <w:rtl/>
        </w:rPr>
        <w:t>ם שהולכים להחזיר אותם רטרואקטיבית מ=1996 צמוד למדד פלוס 2%. בהחלט יכול להיות שהרבה אנשים יצטרכו להחזיר הרבה כסף. אני מודיע לכם את זה. שלא תגידו שלא אמרנו לכם את זה. שלא תגידו שלא עמד כאן חבר כנסת והזהיר אתכם. יש לכם רק הזדמנות אחת, האחרונה אולי.</w:t>
      </w:r>
    </w:p>
    <w:p w14:paraId="7A064418" w14:textId="77777777" w:rsidR="00000000" w:rsidRDefault="007C71EE">
      <w:pPr>
        <w:pStyle w:val="a"/>
        <w:rPr>
          <w:rtl/>
        </w:rPr>
      </w:pPr>
      <w:r>
        <w:rPr>
          <w:rFonts w:hint="cs"/>
          <w:rtl/>
        </w:rPr>
        <w:t xml:space="preserve"> </w:t>
      </w:r>
    </w:p>
    <w:p w14:paraId="5D6F4786" w14:textId="77777777" w:rsidR="00000000" w:rsidRDefault="007C71EE">
      <w:pPr>
        <w:pStyle w:val="a"/>
        <w:rPr>
          <w:rFonts w:hint="cs"/>
          <w:rtl/>
        </w:rPr>
      </w:pPr>
      <w:r>
        <w:rPr>
          <w:rFonts w:hint="cs"/>
          <w:rtl/>
        </w:rPr>
        <w:t>מחר תהיה</w:t>
      </w:r>
      <w:r>
        <w:rPr>
          <w:rFonts w:hint="cs"/>
          <w:rtl/>
        </w:rPr>
        <w:t xml:space="preserve"> כאן הפגנה נגד הממשלה בנושא הפנסיה, וביום רביעי תהיה כאן הפגנה רבתי, שתצא מ"בנייני האומה", תעבור ותחסום את דרכי הגישה לכנסת ולמשרדי הממשלה, משום האטימות והרגישות. הממשלה הזאת אטומה. חוסר הרגישות הזה, אני לא יודע מה מקורו, אבל אני מצפה מכם שאתם תגיעו לכאן, </w:t>
      </w:r>
      <w:r>
        <w:rPr>
          <w:rFonts w:hint="cs"/>
          <w:rtl/>
        </w:rPr>
        <w:t>משום שזה חשוב לכם יותר מאשר לחברי הכנסת. עם כל הכבוד לנו, חברי הכנסת, השכר שלנו, ברוך השם, גבוה וראוי, אני חושב שהוא בהחלט ראוי, אבל אתם, שמשתכרים 4,000, 5,000 או 6,000 שקל, אתם צריכים לדאוג שבסופו של יום, כשתצאו לפנסיה, לא יקצצו לכם את הפנסיה. אני מזהיר א</w:t>
      </w:r>
      <w:r>
        <w:rPr>
          <w:rFonts w:hint="cs"/>
          <w:rtl/>
        </w:rPr>
        <w:t xml:space="preserve">תכם ואומר לכם, שאם לא תגיעו לכאן בהמוניכם, אל תאמרו שלא אמרו לכם. אני חוזר: אל תאמרו שלא אמרו לכם. זאת ההזדמנות האחרונה למנוע את רוע הגזירה. </w:t>
      </w:r>
    </w:p>
    <w:p w14:paraId="1117D4CC" w14:textId="77777777" w:rsidR="00000000" w:rsidRDefault="007C71EE">
      <w:pPr>
        <w:pStyle w:val="a"/>
        <w:rPr>
          <w:rFonts w:hint="cs"/>
          <w:rtl/>
        </w:rPr>
      </w:pPr>
    </w:p>
    <w:p w14:paraId="5A4B45EA" w14:textId="77777777" w:rsidR="00000000" w:rsidRDefault="007C71EE">
      <w:pPr>
        <w:pStyle w:val="a"/>
        <w:rPr>
          <w:rFonts w:hint="cs"/>
          <w:rtl/>
        </w:rPr>
      </w:pPr>
      <w:r>
        <w:rPr>
          <w:rFonts w:hint="cs"/>
          <w:rtl/>
        </w:rPr>
        <w:t>אדוני היושב-ראש, אני רוצה להזכיר גם לצופים בבית ולחברי חברי הכנסת, שבשנת 1995, כשנכנס חוק ביטוח בריאות ממלכתי, הח</w:t>
      </w:r>
      <w:r>
        <w:rPr>
          <w:rFonts w:hint="cs"/>
          <w:rtl/>
        </w:rPr>
        <w:t xml:space="preserve">וק כשלעצמו היה חוק מצוין. אמר חבר הכנסת חיים רמון והחרה החזיק אחריו גם ד"ר סנה - שניהם, אגב, היו שרי הבריאות, וכל אחד בסגנונו הוא </w:t>
      </w:r>
      <w:r>
        <w:rPr>
          <w:rtl/>
        </w:rPr>
        <w:t>–</w:t>
      </w:r>
      <w:r>
        <w:rPr>
          <w:rFonts w:hint="cs"/>
          <w:rtl/>
        </w:rPr>
        <w:t xml:space="preserve"> חיים רמון אמר שאנשי האוצר ביריקה, כשהם מצפצפים על הדמוקרטיה, תקעו כל מה שניתן לתקוע. ואמר ד"ר סנה, שאנשי האוצר סירסו ועיקרו </w:t>
      </w:r>
      <w:r>
        <w:rPr>
          <w:rFonts w:hint="cs"/>
          <w:rtl/>
        </w:rPr>
        <w:t xml:space="preserve">את חוק ביטוח בריאות ממלכתי והם השתלטו על כספי המס המקביל. </w:t>
      </w:r>
    </w:p>
    <w:p w14:paraId="14C5F781" w14:textId="77777777" w:rsidR="00000000" w:rsidRDefault="007C71EE">
      <w:pPr>
        <w:pStyle w:val="a"/>
        <w:rPr>
          <w:rFonts w:hint="cs"/>
          <w:rtl/>
        </w:rPr>
      </w:pPr>
    </w:p>
    <w:p w14:paraId="09B4CD02" w14:textId="77777777" w:rsidR="00000000" w:rsidRDefault="007C71EE">
      <w:pPr>
        <w:pStyle w:val="a"/>
        <w:rPr>
          <w:rFonts w:hint="cs"/>
          <w:rtl/>
        </w:rPr>
      </w:pPr>
      <w:r>
        <w:rPr>
          <w:rFonts w:hint="cs"/>
          <w:rtl/>
        </w:rPr>
        <w:t>ואני אסביר בקצרה. בזמנו שילמנו מס אחיד, שלימים הפך להיות מס בריאות. היו מס בריאות, מס מקביל ומקורות של הממשלה. לימים ראו אנשי האוצר, שכנראה ככל שבאו יותר יהודים לארץ ההשתתפות של הממשלה הלכה וירדה.</w:t>
      </w:r>
      <w:r>
        <w:rPr>
          <w:rFonts w:hint="cs"/>
          <w:rtl/>
        </w:rPr>
        <w:t xml:space="preserve"> הם חכמים, הם עושים חשבונות טוב מאתנו. תורה הם לא למדו, אבל חשבון הם יודעים, והם הגיעו למסקנה שבשנת 2000 לא יזדקקו יותר לכספי ממשלה, ובמערכת הבריאות ייוותרו הרבה עודפים, ואוי לה לאותה בושה. כאילו שאין מה לעשות עם העודפים הללו, אין רפואה מונעת, אין מחקר רפו</w:t>
      </w:r>
      <w:r>
        <w:rPr>
          <w:rFonts w:hint="cs"/>
          <w:rtl/>
        </w:rPr>
        <w:t>אי. כל הדברים הללו לא נעשים היום, בשום מקרה, בשום צורה. אגב, הזכרתי מחקר רפואי, אנחנו משקיעים כ=30 סנט לעומת 37 דולר שמשקיעים בארצות-הברית. זה בערך היחס. ב=1998 הם העבירו חוק, לקחו את כל כספי המס המקביל, הורידו לאנשי העסקים את הביטוח הלאומי. אגב, העברנו לא</w:t>
      </w:r>
      <w:r>
        <w:rPr>
          <w:rFonts w:hint="cs"/>
          <w:rtl/>
        </w:rPr>
        <w:t xml:space="preserve">נשי העסקים בשכבות השמנות, העליונות, למעלה מ=120 מיליארד שקלים, אדוני היושב-ראש, ב=15 השנים האחרונות. העבירו להם את הכסף הזה והכניסו את כל כספי הבריאות למכבסה אחת גדולה של האוצר. </w:t>
      </w:r>
    </w:p>
    <w:p w14:paraId="78298197" w14:textId="77777777" w:rsidR="00000000" w:rsidRDefault="007C71EE">
      <w:pPr>
        <w:pStyle w:val="a"/>
        <w:rPr>
          <w:rFonts w:hint="cs"/>
          <w:rtl/>
        </w:rPr>
      </w:pPr>
    </w:p>
    <w:p w14:paraId="6B5D8313" w14:textId="77777777" w:rsidR="00000000" w:rsidRDefault="007C71EE">
      <w:pPr>
        <w:pStyle w:val="a"/>
        <w:rPr>
          <w:rFonts w:hint="cs"/>
          <w:rtl/>
        </w:rPr>
      </w:pPr>
      <w:r>
        <w:rPr>
          <w:rFonts w:hint="cs"/>
          <w:rtl/>
        </w:rPr>
        <w:t xml:space="preserve">אבל כל הכוונה של החוק ושל המחוקק, ואדוני היושב-ראש, אתה אמרת את זה גם בשבוע </w:t>
      </w:r>
      <w:r>
        <w:rPr>
          <w:rFonts w:hint="cs"/>
          <w:rtl/>
        </w:rPr>
        <w:t xml:space="preserve">שעבר - הכנסת הזאת מחוקקת כדי שאחרים יבצעו, וזה לא קרה. למה לא קרה? מפני שהם רצו להשתלט על כסף, ולצערי הם השתלטו על הכספים הללו. ואותם כספים שהיו אמורים להיות צבועים בנושא בריאות והיו אמורים ללכת רק לבריאות ולא לדבר אחר, מצאו פתאום נתיב אחר. הם הלכו לדברים </w:t>
      </w:r>
      <w:r>
        <w:rPr>
          <w:rFonts w:hint="cs"/>
          <w:rtl/>
        </w:rPr>
        <w:t xml:space="preserve">אולי חשובים, כמו חינוך, אולי ביטחון, אולי איכות הסביבה. הכול חשוב. אבל המחוקק קבע שיהיה מס בריאות ולא מס חינוך ולא מס ביטחון, כדי שהכספים הללו יעברו למס בריאות ולצורכי בריאות. </w:t>
      </w:r>
    </w:p>
    <w:p w14:paraId="7D7A6E9A" w14:textId="77777777" w:rsidR="00000000" w:rsidRDefault="007C71EE">
      <w:pPr>
        <w:pStyle w:val="a"/>
        <w:rPr>
          <w:rFonts w:hint="cs"/>
          <w:rtl/>
        </w:rPr>
      </w:pPr>
    </w:p>
    <w:p w14:paraId="5CF21024" w14:textId="77777777" w:rsidR="00000000" w:rsidRDefault="007C71EE">
      <w:pPr>
        <w:pStyle w:val="a"/>
        <w:rPr>
          <w:rFonts w:hint="cs"/>
          <w:rtl/>
        </w:rPr>
      </w:pPr>
      <w:r>
        <w:rPr>
          <w:rFonts w:hint="cs"/>
          <w:rtl/>
        </w:rPr>
        <w:t>אדוני היושב-ראש, אנחנו עומדים עכשיו במצב שלא מוסיפים אף לא אגורה שחוקה אחת לסל</w:t>
      </w:r>
      <w:r>
        <w:rPr>
          <w:rFonts w:hint="cs"/>
          <w:rtl/>
        </w:rPr>
        <w:t xml:space="preserve"> התרופות, והרבה אנשים מתים במדינת ישראל </w:t>
      </w:r>
      <w:r>
        <w:rPr>
          <w:rtl/>
        </w:rPr>
        <w:t>–</w:t>
      </w:r>
      <w:r>
        <w:rPr>
          <w:rFonts w:hint="cs"/>
          <w:rtl/>
        </w:rPr>
        <w:t xml:space="preserve"> זאת היתה המסקנה של ועדת חקירה פרלמנטרית שדנה בנושא הזה </w:t>
      </w:r>
      <w:r>
        <w:rPr>
          <w:rtl/>
        </w:rPr>
        <w:t>–</w:t>
      </w:r>
      <w:r>
        <w:rPr>
          <w:rFonts w:hint="cs"/>
          <w:rtl/>
        </w:rPr>
        <w:t xml:space="preserve"> משום שאין להם כספים לבריאות. מי שהפרוטה מצויה בכיסו יכול להוציא אלפי שקלים, עשרות אלפי שקלים. אבל מה לעשות שיש הרבה מאוד אנשים, חלק מאתנו מכירים אותם, שאין י</w:t>
      </w:r>
      <w:r>
        <w:rPr>
          <w:rFonts w:hint="cs"/>
          <w:rtl/>
        </w:rPr>
        <w:t xml:space="preserve">דם משגת והם מתים, פשוט מתים, משום שאין להם כסף? זה היה התפקיד של המדינה הזאת וזה היה התפקיד של הכנסת, והיא חוקקה את החוק, אבל באו אנשי האוצר וסירסו, כדברי ד"ר סנה, את החוק ושינו אותו. </w:t>
      </w:r>
    </w:p>
    <w:p w14:paraId="4D621B34" w14:textId="77777777" w:rsidR="00000000" w:rsidRDefault="007C71EE">
      <w:pPr>
        <w:pStyle w:val="a"/>
        <w:rPr>
          <w:rFonts w:hint="cs"/>
          <w:rtl/>
        </w:rPr>
      </w:pPr>
    </w:p>
    <w:p w14:paraId="47BA89D5" w14:textId="77777777" w:rsidR="00000000" w:rsidRDefault="007C71EE">
      <w:pPr>
        <w:pStyle w:val="a"/>
        <w:rPr>
          <w:rFonts w:hint="cs"/>
          <w:rtl/>
        </w:rPr>
      </w:pPr>
      <w:r>
        <w:rPr>
          <w:rFonts w:hint="cs"/>
          <w:rtl/>
        </w:rPr>
        <w:t xml:space="preserve">כפי שעשו את זה בבריאות, היום הולכים לעשות את זה ברווחה. מדינת ישראל </w:t>
      </w:r>
      <w:r>
        <w:rPr>
          <w:rtl/>
        </w:rPr>
        <w:t>–</w:t>
      </w:r>
      <w:r>
        <w:rPr>
          <w:rFonts w:hint="cs"/>
          <w:rtl/>
        </w:rPr>
        <w:t xml:space="preserve"> </w:t>
      </w:r>
      <w:r>
        <w:rPr>
          <w:rFonts w:hint="cs"/>
          <w:rtl/>
        </w:rPr>
        <w:t xml:space="preserve">אני לא יודע עוד כמה זמן תהיה מדינת רווחה, אם בכלל </w:t>
      </w:r>
      <w:r>
        <w:rPr>
          <w:rtl/>
        </w:rPr>
        <w:t>–</w:t>
      </w:r>
      <w:r>
        <w:rPr>
          <w:rFonts w:hint="cs"/>
          <w:rtl/>
        </w:rPr>
        <w:t xml:space="preserve"> שיש לה תאגיד ממשלתי גדול שנקרא ביטוח לאומי, שזה בעצם כלי הביטוי הגדול ביותר למדינת רווחה </w:t>
      </w:r>
      <w:r>
        <w:rPr>
          <w:rtl/>
        </w:rPr>
        <w:t>–</w:t>
      </w:r>
      <w:r>
        <w:rPr>
          <w:rFonts w:hint="cs"/>
          <w:rtl/>
        </w:rPr>
        <w:t xml:space="preserve"> כפי שאנשי האוצר החליטו לגבי בריאות, כך החליטו לגבי רווחה. שיטת הסלאמי, כך מגיעים לאט-לאט. בהתחלה מינו חשב של האוצ</w:t>
      </w:r>
      <w:r>
        <w:rPr>
          <w:rFonts w:hint="cs"/>
          <w:rtl/>
        </w:rPr>
        <w:t xml:space="preserve">ר בתוך הביטוח הלאומי, ועכשיו רוצים גם לאחד את הגבייה, אולי זה יחסוך להם. יש שסבורים שלא רק שזה לא יחסוך, זה יגרום לנזק גדול יותר. </w:t>
      </w:r>
    </w:p>
    <w:p w14:paraId="5A469874" w14:textId="77777777" w:rsidR="00000000" w:rsidRDefault="007C71EE">
      <w:pPr>
        <w:pStyle w:val="a"/>
        <w:rPr>
          <w:rFonts w:hint="cs"/>
          <w:rtl/>
        </w:rPr>
      </w:pPr>
    </w:p>
    <w:p w14:paraId="61537F71" w14:textId="77777777" w:rsidR="00000000" w:rsidRDefault="007C71EE">
      <w:pPr>
        <w:pStyle w:val="a"/>
        <w:rPr>
          <w:rFonts w:hint="cs"/>
          <w:rtl/>
        </w:rPr>
      </w:pPr>
      <w:r>
        <w:rPr>
          <w:rFonts w:hint="cs"/>
          <w:rtl/>
        </w:rPr>
        <w:t>אבל הנזק הגדול ביותר שיהיה הוא שהממשלה, כפי שעשתה עם מס הבריאות, תיקח את הכספים הללו למכבסה שלה, ועל-פי רצונה ועל-פי שיקול ד</w:t>
      </w:r>
      <w:r>
        <w:rPr>
          <w:rFonts w:hint="cs"/>
          <w:rtl/>
        </w:rPr>
        <w:t>עתה תחלק ותעביר לפי סדר עדיפויות שהיא תקבע. לא סדר עדיפויות לאומי כפי שהיינו רוצים  לראות אותו, משום שאנחנו רוצים להישאר מדינת רווחה, משום שאנחנו רוצים לתת קצבאות לילדים, משום שאנחנו רוצים לעזור לזקנים, משום שאנחנו רוצים לתת לנכים, משום שאנחנו רוצים לתת לנ</w:t>
      </w:r>
      <w:r>
        <w:rPr>
          <w:rFonts w:hint="cs"/>
          <w:rtl/>
        </w:rPr>
        <w:t xml:space="preserve">פגעי תאונות דרכים, משום שאנחנו רוצים לתת לכל אדם חלש במדינת ישראל. </w:t>
      </w:r>
    </w:p>
    <w:p w14:paraId="5B4D0211" w14:textId="77777777" w:rsidR="00000000" w:rsidRDefault="007C71EE">
      <w:pPr>
        <w:pStyle w:val="a"/>
        <w:rPr>
          <w:rFonts w:hint="cs"/>
          <w:rtl/>
        </w:rPr>
      </w:pPr>
    </w:p>
    <w:p w14:paraId="34553538" w14:textId="77777777" w:rsidR="00000000" w:rsidRDefault="007C71EE">
      <w:pPr>
        <w:pStyle w:val="a"/>
        <w:rPr>
          <w:rFonts w:hint="cs"/>
          <w:rtl/>
        </w:rPr>
      </w:pPr>
      <w:r>
        <w:rPr>
          <w:rFonts w:hint="cs"/>
          <w:rtl/>
        </w:rPr>
        <w:t>מה היא חברה בעצם ואיך נמדד חוסנה של חברה במדינת ישראל? חוסנה של כל חברה נמדד ביכולת שלה לעזור לאותו חולה, עני, חלש, נצרך. זה החוסן של חברה, אחרת אנחנו ג'ונגל גדול, שחוק הג'ונגל שולט בו, ש</w:t>
      </w:r>
      <w:r>
        <w:rPr>
          <w:rFonts w:hint="cs"/>
          <w:rtl/>
        </w:rPr>
        <w:t xml:space="preserve">כל מי שחזק שורד ומי שחלש </w:t>
      </w:r>
      <w:r>
        <w:rPr>
          <w:rtl/>
        </w:rPr>
        <w:t>–</w:t>
      </w:r>
      <w:r>
        <w:rPr>
          <w:rFonts w:hint="cs"/>
          <w:rtl/>
        </w:rPr>
        <w:t xml:space="preserve"> אללה ירחמו. </w:t>
      </w:r>
    </w:p>
    <w:p w14:paraId="43E78687" w14:textId="77777777" w:rsidR="00000000" w:rsidRDefault="007C71EE">
      <w:pPr>
        <w:pStyle w:val="a"/>
        <w:rPr>
          <w:rFonts w:hint="cs"/>
          <w:rtl/>
        </w:rPr>
      </w:pPr>
    </w:p>
    <w:p w14:paraId="2420B313" w14:textId="77777777" w:rsidR="00000000" w:rsidRDefault="007C71EE">
      <w:pPr>
        <w:pStyle w:val="a"/>
        <w:rPr>
          <w:rFonts w:hint="cs"/>
          <w:rtl/>
        </w:rPr>
      </w:pPr>
      <w:r>
        <w:rPr>
          <w:rFonts w:hint="cs"/>
          <w:rtl/>
        </w:rPr>
        <w:t>אדוני היושב-ראש, אני סבור שנכון יהיה שאזרחי מדינת ישראל יעלו ביום רביעי ירושלימה, עיר הקודש במדינת ישראל. יש לכם סיבה טובה, יום ירושלים באופק, יום חמישי כמדומני. הקדימו ביום אחד כדי להביע את מחאתכם נגד הגזירות הללו,</w:t>
      </w:r>
      <w:r>
        <w:rPr>
          <w:rFonts w:hint="cs"/>
          <w:rtl/>
        </w:rPr>
        <w:t xml:space="preserve"> ואל תאמרו שלא אמרנו לכם. תודה. </w:t>
      </w:r>
    </w:p>
    <w:p w14:paraId="1582A510" w14:textId="77777777" w:rsidR="00000000" w:rsidRDefault="007C71EE">
      <w:pPr>
        <w:pStyle w:val="a"/>
        <w:rPr>
          <w:rFonts w:hint="cs"/>
          <w:rtl/>
        </w:rPr>
      </w:pPr>
    </w:p>
    <w:p w14:paraId="50032363" w14:textId="77777777" w:rsidR="00000000" w:rsidRDefault="007C71EE">
      <w:pPr>
        <w:pStyle w:val="ad"/>
        <w:rPr>
          <w:rtl/>
        </w:rPr>
      </w:pPr>
      <w:r>
        <w:rPr>
          <w:rtl/>
        </w:rPr>
        <w:t>היו"ר ראובן ריבלין:</w:t>
      </w:r>
    </w:p>
    <w:p w14:paraId="23717F3C" w14:textId="77777777" w:rsidR="00000000" w:rsidRDefault="007C71EE">
      <w:pPr>
        <w:pStyle w:val="a"/>
        <w:rPr>
          <w:rtl/>
        </w:rPr>
      </w:pPr>
    </w:p>
    <w:p w14:paraId="542AD459" w14:textId="77777777" w:rsidR="00000000" w:rsidRDefault="007C71EE">
      <w:pPr>
        <w:pStyle w:val="a"/>
        <w:rPr>
          <w:rFonts w:hint="cs"/>
          <w:rtl/>
        </w:rPr>
      </w:pPr>
      <w:r>
        <w:rPr>
          <w:rFonts w:hint="cs"/>
          <w:rtl/>
        </w:rPr>
        <w:t xml:space="preserve">אני מודה מאוד לחבר הכנסת דוד טל, שגם עמד בלוח הזמנים. חבר הכנסת טלב אלסאנע. גם לרשות אדוני עומדות עשר דקות. אחריו - חבר הכנסת אמנון כהן, ואחריו - חבר הכנסת עסאם מח'ול. </w:t>
      </w:r>
    </w:p>
    <w:p w14:paraId="0A2132FA" w14:textId="77777777" w:rsidR="00000000" w:rsidRDefault="007C71EE">
      <w:pPr>
        <w:pStyle w:val="a"/>
        <w:rPr>
          <w:rFonts w:hint="cs"/>
          <w:rtl/>
        </w:rPr>
      </w:pPr>
    </w:p>
    <w:p w14:paraId="36AD4FBA" w14:textId="77777777" w:rsidR="00000000" w:rsidRDefault="007C71EE">
      <w:pPr>
        <w:pStyle w:val="Speaker"/>
        <w:rPr>
          <w:rtl/>
        </w:rPr>
      </w:pPr>
      <w:bookmarkStart w:id="585" w:name="FS000000549T26_05_2003_23_41_19"/>
      <w:bookmarkEnd w:id="585"/>
      <w:r>
        <w:rPr>
          <w:rFonts w:hint="eastAsia"/>
          <w:rtl/>
        </w:rPr>
        <w:t>טלב</w:t>
      </w:r>
      <w:r>
        <w:rPr>
          <w:rtl/>
        </w:rPr>
        <w:t xml:space="preserve"> אלסאנע (רע"ם):</w:t>
      </w:r>
    </w:p>
    <w:p w14:paraId="31D8612C" w14:textId="77777777" w:rsidR="00000000" w:rsidRDefault="007C71EE">
      <w:pPr>
        <w:pStyle w:val="a"/>
        <w:rPr>
          <w:rFonts w:hint="cs"/>
          <w:rtl/>
        </w:rPr>
      </w:pPr>
    </w:p>
    <w:p w14:paraId="55149D37" w14:textId="77777777" w:rsidR="00000000" w:rsidRDefault="007C71EE">
      <w:pPr>
        <w:pStyle w:val="a"/>
        <w:rPr>
          <w:rFonts w:hint="cs"/>
          <w:rtl/>
        </w:rPr>
      </w:pPr>
      <w:r>
        <w:rPr>
          <w:rFonts w:hint="cs"/>
          <w:rtl/>
        </w:rPr>
        <w:t>אדוני היושב</w:t>
      </w:r>
      <w:r>
        <w:rPr>
          <w:rFonts w:hint="cs"/>
          <w:rtl/>
        </w:rPr>
        <w:t>-ראש, חברי הכנסת, כבוד השר, פעם אלוף בצה"ל, שהיה מפקד חיל האוויר, ציווה על בניו שביום מותו יצאו לחצר של הבית ויצלצלו בפעמון ויגידו שהיום נפטר יהודי שהאמין שהעם היהודי יכול להקים מדינה וטעה. זה לא סתם אדם שאומר את הדברים. יכול להיות שהדברים משונים, אבל אם מ</w:t>
      </w:r>
      <w:r>
        <w:rPr>
          <w:rFonts w:hint="cs"/>
          <w:rtl/>
        </w:rPr>
        <w:t xml:space="preserve">פקד חיל האוויר, אדם שהיה אלוף, אומר את הדברים, יכול להיות שיש משהו בדבריו, יכול להיות שיש לו סיבה לומר את הדברים. </w:t>
      </w:r>
    </w:p>
    <w:p w14:paraId="12E024B8" w14:textId="77777777" w:rsidR="00000000" w:rsidRDefault="007C71EE">
      <w:pPr>
        <w:pStyle w:val="a"/>
        <w:rPr>
          <w:rFonts w:hint="cs"/>
          <w:rtl/>
        </w:rPr>
      </w:pPr>
    </w:p>
    <w:p w14:paraId="3BED633D" w14:textId="77777777" w:rsidR="00000000" w:rsidRDefault="007C71EE">
      <w:pPr>
        <w:pStyle w:val="a"/>
        <w:rPr>
          <w:rFonts w:hint="cs"/>
          <w:rtl/>
        </w:rPr>
      </w:pPr>
      <w:r>
        <w:rPr>
          <w:rFonts w:hint="cs"/>
          <w:rtl/>
        </w:rPr>
        <w:t xml:space="preserve">הרי בכל זאת מדינה היא לא מטרה בפני עצמה, מדינה היא אמצעי להגשים מטרה. אנשים מתאגדים, מהווים חברה ודואגים לרווחתו של האדם, ולכן אם זה לא היה </w:t>
      </w:r>
      <w:r>
        <w:rPr>
          <w:rFonts w:hint="cs"/>
          <w:rtl/>
        </w:rPr>
        <w:t>טוב לאדם, בוודאי לא היו מקימים, לא היו מתאגדים, לא היו עורכים את האמנה החברתית ביניהם. אבל כשמדינה מתנהלת בצורה קצת מוזרה, משונה, שהכללים והעקרונות שמנחים אותה אינם כללים ועקרונות אזרחיים אלא כל מיני מושגים שמשעבדים את האדם, מרוקנים אותו מהתכלית שלו, הופכי</w:t>
      </w:r>
      <w:r>
        <w:rPr>
          <w:rFonts w:hint="cs"/>
          <w:rtl/>
        </w:rPr>
        <w:t xml:space="preserve">ם אותו לבורג קטן בתוך המדינה ובתוך תפיסה כללית או תנועה, שכביכול מגשימים את התנועה או האינטרס, האדם מאבד את המשמעות שלו. </w:t>
      </w:r>
    </w:p>
    <w:p w14:paraId="1D04DE13" w14:textId="77777777" w:rsidR="00000000" w:rsidRDefault="007C71EE">
      <w:pPr>
        <w:pStyle w:val="a"/>
        <w:rPr>
          <w:rFonts w:hint="cs"/>
          <w:rtl/>
        </w:rPr>
      </w:pPr>
    </w:p>
    <w:p w14:paraId="5EC83A3E" w14:textId="77777777" w:rsidR="00000000" w:rsidRDefault="007C71EE">
      <w:pPr>
        <w:pStyle w:val="a"/>
        <w:rPr>
          <w:rFonts w:hint="cs"/>
          <w:rtl/>
        </w:rPr>
      </w:pPr>
      <w:r>
        <w:rPr>
          <w:rFonts w:hint="cs"/>
          <w:rtl/>
        </w:rPr>
        <w:t>אני שואל את עצמי: למה העם היהודי צריך את המדינה? האם הוא רצה להקים כאן מדינה כדי שיהיה עם כובש באזור, עם קולוניאלי באזור? האם רצה להק</w:t>
      </w:r>
      <w:r>
        <w:rPr>
          <w:rFonts w:hint="cs"/>
          <w:rtl/>
        </w:rPr>
        <w:t>ים מדינה כדי להביא את היהודים ושיסבלו מעוני ומאבטלה, או רצה להקים מדינה שתהיה מדינה עצמאית, מדינה שתספק רווחה לאוכלוסייה ותגשים את זכותו של העם היהודי שתהיה לו מדינה? אף אחד לא מבקש שתהיה מדינה שהיא אור לגויים - אבל מדינה נורמלית שתדאג לאזרחיה. השאלה היא א</w:t>
      </w:r>
      <w:r>
        <w:rPr>
          <w:rFonts w:hint="cs"/>
          <w:rtl/>
        </w:rPr>
        <w:t xml:space="preserve">ם באמת מדינת ישראל דואגת לאזרחיה. </w:t>
      </w:r>
    </w:p>
    <w:p w14:paraId="426F5755" w14:textId="77777777" w:rsidR="00000000" w:rsidRDefault="007C71EE">
      <w:pPr>
        <w:pStyle w:val="a"/>
        <w:rPr>
          <w:rFonts w:hint="cs"/>
          <w:rtl/>
        </w:rPr>
      </w:pPr>
    </w:p>
    <w:p w14:paraId="4476268E" w14:textId="77777777" w:rsidR="00000000" w:rsidRDefault="007C71EE">
      <w:pPr>
        <w:pStyle w:val="a"/>
        <w:rPr>
          <w:rFonts w:hint="cs"/>
          <w:rtl/>
        </w:rPr>
      </w:pPr>
      <w:r>
        <w:rPr>
          <w:rFonts w:hint="cs"/>
          <w:rtl/>
        </w:rPr>
        <w:t>האם יש מדינה אחרת בעולם שהאזרחים שחיים בתוכה אינם מקבלים הכרה וזכויות כמו אנשים שהם לא אזרחים ולא גרים בתוכה? איך יכול להיות שאדם שאיננו אזרח מדינת ישראל, לא חי בתוך מדינת ישראל, מקבל זכויות יותר מאדם שהוא אזרח מדינת ישר</w:t>
      </w:r>
      <w:r>
        <w:rPr>
          <w:rFonts w:hint="cs"/>
          <w:rtl/>
        </w:rPr>
        <w:t>אל וחי בתוך מדינת ישראל? באיזו מדינה יש דבר כזה? אם העיקרון המנחה הוא האזרחות, זה הגורם, זה המקשר בין המדינה לבין האנשים שחיים בתוכה, אז המדינה צריכה לדאוג קודם כול לאלה שחיים בתוכה. זו חובתה לדאוג לאזרחיה. אבל הולכים ומתעלמים מהאנשים החיים בה, מאזרחי המדי</w:t>
      </w:r>
      <w:r>
        <w:rPr>
          <w:rFonts w:hint="cs"/>
          <w:rtl/>
        </w:rPr>
        <w:t xml:space="preserve">נה, אך ורק כיוון שהם לא יהודים. </w:t>
      </w:r>
    </w:p>
    <w:p w14:paraId="03B1E4CA" w14:textId="77777777" w:rsidR="00000000" w:rsidRDefault="007C71EE">
      <w:pPr>
        <w:pStyle w:val="a"/>
        <w:rPr>
          <w:rFonts w:hint="cs"/>
          <w:rtl/>
        </w:rPr>
      </w:pPr>
    </w:p>
    <w:p w14:paraId="5AA2CCA2" w14:textId="77777777" w:rsidR="00000000" w:rsidRDefault="007C71EE">
      <w:pPr>
        <w:pStyle w:val="a"/>
        <w:rPr>
          <w:rFonts w:hint="cs"/>
          <w:rtl/>
        </w:rPr>
      </w:pPr>
      <w:r>
        <w:rPr>
          <w:rFonts w:hint="cs"/>
          <w:rtl/>
        </w:rPr>
        <w:t>זו איננה קהילה. בתוך הקהילה, הקהילה חייבת לדאוג  לבניה. אז הקהילה היהודית דואגת לבני הקהילה, אבל אנחנו מדברים על מדינה. במדינה יש יהודים, יש ערבים ויש כל מיני מיעוטים, אבל המכנה המשותף לכולם זה שהם אזרחי המדינה. המדינה צרי</w:t>
      </w:r>
      <w:r>
        <w:rPr>
          <w:rFonts w:hint="cs"/>
          <w:rtl/>
        </w:rPr>
        <w:t xml:space="preserve">כה לדאוג לכולם באופן שוויוני, על מנת שתהיה מדינה נורמלית. זה הבסיס שצריך להיות. </w:t>
      </w:r>
    </w:p>
    <w:p w14:paraId="329145FC" w14:textId="77777777" w:rsidR="00000000" w:rsidRDefault="007C71EE">
      <w:pPr>
        <w:pStyle w:val="a"/>
        <w:rPr>
          <w:rFonts w:hint="cs"/>
          <w:rtl/>
        </w:rPr>
      </w:pPr>
    </w:p>
    <w:p w14:paraId="0A3693F1" w14:textId="77777777" w:rsidR="00000000" w:rsidRDefault="007C71EE">
      <w:pPr>
        <w:pStyle w:val="a"/>
        <w:rPr>
          <w:rFonts w:hint="cs"/>
          <w:rtl/>
        </w:rPr>
      </w:pPr>
      <w:r>
        <w:rPr>
          <w:rFonts w:hint="cs"/>
          <w:rtl/>
        </w:rPr>
        <w:t>מדינת ישראל במשך שנים מתנהגת לאוכלוסייה הערבית שבתוכה כאילו היא מקבלת אותה מאונס. היא כל הזמן מקרינה להם הרגשה שהם לא רצויים, שהם נמצאים כאן יעני ע'אס בן-ענהא, על אפה ועל חמת</w:t>
      </w:r>
      <w:r>
        <w:rPr>
          <w:rFonts w:hint="cs"/>
          <w:rtl/>
        </w:rPr>
        <w:t xml:space="preserve">ה. איזו תחושת ניכור, במה זה משרת את המדינה? במה זה מוסיף לתחושת הביטחון של המדינה אם מתייחסים לאוכלוסייה הערבית כאל סוגיה ביטחונית, כאל נושא ביטחוני שאפילו כשדנים בו, דנים בו בהיבט הביטחוני? </w:t>
      </w:r>
    </w:p>
    <w:p w14:paraId="6AD62B49" w14:textId="77777777" w:rsidR="00000000" w:rsidRDefault="007C71EE">
      <w:pPr>
        <w:pStyle w:val="a"/>
        <w:rPr>
          <w:rFonts w:hint="cs"/>
          <w:rtl/>
        </w:rPr>
      </w:pPr>
    </w:p>
    <w:p w14:paraId="35478C34" w14:textId="77777777" w:rsidR="00000000" w:rsidRDefault="007C71EE">
      <w:pPr>
        <w:pStyle w:val="a"/>
        <w:rPr>
          <w:rFonts w:hint="cs"/>
          <w:rtl/>
        </w:rPr>
      </w:pPr>
      <w:r>
        <w:rPr>
          <w:rFonts w:hint="cs"/>
          <w:rtl/>
        </w:rPr>
        <w:t>יש אנשים שמופקדים או אחראים מתוקף תפקידם על משהו, והם צריכים לה</w:t>
      </w:r>
      <w:r>
        <w:rPr>
          <w:rFonts w:hint="cs"/>
          <w:rtl/>
        </w:rPr>
        <w:t>יות בעלי רקע ביטחוני. התפיסה כשלעצמה היא שלילית. זו איננה תפיסה שמפתחת שייכות למדינה. עם כל חילוקי הדעות, אילו אלוהים היה רוצה שכולם יחשבו באותה צורה, הוא היה מכניס לכולם איזו תוכנה של מחשב כדי שיחשבו אותו דבר, אבל אנשים שונים חושבים מחשבות שונות. מחשבות ש</w:t>
      </w:r>
      <w:r>
        <w:rPr>
          <w:rFonts w:hint="cs"/>
          <w:rtl/>
        </w:rPr>
        <w:t xml:space="preserve">ונות לא מחייבות בהכרח יחס שונה של המדינה לאזרחיה. הבסיס צריך להיות שוויוני. </w:t>
      </w:r>
    </w:p>
    <w:p w14:paraId="14DA63F6" w14:textId="77777777" w:rsidR="00000000" w:rsidRDefault="007C71EE">
      <w:pPr>
        <w:pStyle w:val="a"/>
        <w:rPr>
          <w:rFonts w:hint="cs"/>
          <w:rtl/>
        </w:rPr>
      </w:pPr>
    </w:p>
    <w:p w14:paraId="19398945" w14:textId="77777777" w:rsidR="00000000" w:rsidRDefault="007C71EE">
      <w:pPr>
        <w:pStyle w:val="a"/>
        <w:rPr>
          <w:rFonts w:hint="cs"/>
          <w:rtl/>
        </w:rPr>
      </w:pPr>
      <w:r>
        <w:rPr>
          <w:rFonts w:hint="cs"/>
          <w:rtl/>
        </w:rPr>
        <w:t xml:space="preserve">ולכן, אם במשך שנים אנחנו רואים באופן שיטתי את העניין של ההקדש, ההקדש המוסלמי, או הווקף המוסלמי </w:t>
      </w:r>
      <w:r>
        <w:rPr>
          <w:rtl/>
        </w:rPr>
        <w:t>–</w:t>
      </w:r>
      <w:r>
        <w:rPr>
          <w:rFonts w:hint="cs"/>
          <w:rtl/>
        </w:rPr>
        <w:t xml:space="preserve"> אין מדינה בעולם שמפקיעה את הנכסים, נכסי הווקף או ההקדש של אזרחיה, בטענה שהם נפקדי</w:t>
      </w:r>
      <w:r>
        <w:rPr>
          <w:rFonts w:hint="cs"/>
          <w:rtl/>
        </w:rPr>
        <w:t>ם. אין דבר כזה. אם אזרחיה נפקדים, הווקף שלהם. אין דבר כזה שמפקיעים מקומות קדושים ומסגדים בטענות שונות ומשונות, אפילו במדינות לא דמוקרטיות. כשמכבדים מקום קדוש לאוכלוסייה מסוימת או למיעוט מסוים, בעצם מכבדים את כל המיעוט. זה לא קשור לשאלה אם הוא דתי או לא, זה</w:t>
      </w:r>
      <w:r>
        <w:rPr>
          <w:rFonts w:hint="cs"/>
          <w:rtl/>
        </w:rPr>
        <w:t xml:space="preserve"> חלק מההגדרה העצמית ומהכבוד הקולקטיבי שלהם, שהם מכבדים את המורשת שלהם, את הדת שלהם, את ה"אני מאמין" שלהם. עוד מבנה למדינה או פחות מבנה, מה זה נותן למדינה? אבל זה נותן הרבה למיעוט שחי בתוכה. </w:t>
      </w:r>
    </w:p>
    <w:p w14:paraId="4F53D8AF" w14:textId="77777777" w:rsidR="00000000" w:rsidRDefault="007C71EE">
      <w:pPr>
        <w:pStyle w:val="a"/>
        <w:rPr>
          <w:rFonts w:hint="cs"/>
          <w:rtl/>
        </w:rPr>
      </w:pPr>
    </w:p>
    <w:p w14:paraId="5EAC8963" w14:textId="77777777" w:rsidR="00000000" w:rsidRDefault="007C71EE">
      <w:pPr>
        <w:pStyle w:val="a"/>
        <w:rPr>
          <w:rFonts w:hint="cs"/>
          <w:rtl/>
        </w:rPr>
      </w:pPr>
      <w:r>
        <w:rPr>
          <w:rFonts w:hint="cs"/>
          <w:rtl/>
        </w:rPr>
        <w:t>מי אמר שמי שצריך לפקח על החינוך הערבי, צריך להיבחר במכרז, כשבמכר</w:t>
      </w:r>
      <w:r>
        <w:rPr>
          <w:rFonts w:hint="cs"/>
          <w:rtl/>
        </w:rPr>
        <w:t xml:space="preserve">ז יושב נציג של השב"כ? למה? מה הסיבה? השיקול צריך להיות שיקול חינוכי </w:t>
      </w:r>
      <w:r>
        <w:rPr>
          <w:rtl/>
        </w:rPr>
        <w:t>–</w:t>
      </w:r>
      <w:r>
        <w:rPr>
          <w:rFonts w:hint="cs"/>
          <w:rtl/>
        </w:rPr>
        <w:t xml:space="preserve"> הכישורים של המפקח, הכישורים של המנהל. מה זה רלוונטי הסוגיה של השב"כ? מה זה רלוונטי? במכרזים של בחירת מנהל במגזר היהודי יש נוכחות של נציג השב"כ? אין. מה המסר שמועבר לאוכלוסייה ומה זה אומר</w:t>
      </w:r>
      <w:r>
        <w:rPr>
          <w:rFonts w:hint="cs"/>
          <w:rtl/>
        </w:rPr>
        <w:t xml:space="preserve"> לה? </w:t>
      </w:r>
    </w:p>
    <w:p w14:paraId="1C1F96AD" w14:textId="77777777" w:rsidR="00000000" w:rsidRDefault="007C71EE">
      <w:pPr>
        <w:pStyle w:val="a"/>
        <w:rPr>
          <w:rtl/>
        </w:rPr>
      </w:pPr>
    </w:p>
    <w:p w14:paraId="02E41A0E" w14:textId="77777777" w:rsidR="00000000" w:rsidRDefault="007C71EE">
      <w:pPr>
        <w:pStyle w:val="a"/>
        <w:rPr>
          <w:rFonts w:hint="cs"/>
          <w:rtl/>
        </w:rPr>
      </w:pPr>
      <w:r>
        <w:rPr>
          <w:rFonts w:hint="cs"/>
          <w:rtl/>
        </w:rPr>
        <w:t>איך יכול להיות שמדינת ישראל מצליחה לקלוט 1,500,000 עולים חדשים בתוך שנתיים ולספק לכולם מגורים, קורת גג ותעסוקה, והיא לא יכולה לפתור בעיה של 70,000 אזרחי המדינה הבדואים שחיים ביישובים לא-מוכרים והופכת את כולם להומלסים על-ידי מדיניות של הריסת בתים? מד</w:t>
      </w:r>
      <w:r>
        <w:rPr>
          <w:rFonts w:hint="cs"/>
          <w:rtl/>
        </w:rPr>
        <w:t>ינה בונה לאזרחיה, מדינה מספקת קורת גג לאזרחיה. מדינה הורסת לאזרחיה, בלי לתת להם פתרונות, ועוד באה בטענות שהם השתלטו על קרקעות הלאום? מה זאת אומרת? הרי הם חלק מהעם, חלק מהאזרחים. אפילו אזרחים שאין להם אדמות, המדינה נותנת להם, כי הם האדמה, הם המדינה, והאדמות</w:t>
      </w:r>
      <w:r>
        <w:rPr>
          <w:rFonts w:hint="cs"/>
          <w:rtl/>
        </w:rPr>
        <w:t xml:space="preserve"> הן נכס של המדינה, אז זה הנכס שלהם. </w:t>
      </w:r>
    </w:p>
    <w:p w14:paraId="03C84F33" w14:textId="77777777" w:rsidR="00000000" w:rsidRDefault="007C71EE">
      <w:pPr>
        <w:pStyle w:val="a"/>
        <w:rPr>
          <w:rFonts w:hint="cs"/>
          <w:rtl/>
        </w:rPr>
      </w:pPr>
    </w:p>
    <w:p w14:paraId="36930F47" w14:textId="77777777" w:rsidR="00000000" w:rsidRDefault="007C71EE">
      <w:pPr>
        <w:pStyle w:val="a"/>
        <w:rPr>
          <w:rFonts w:hint="cs"/>
          <w:rtl/>
        </w:rPr>
      </w:pPr>
      <w:r>
        <w:rPr>
          <w:rFonts w:hint="cs"/>
          <w:rtl/>
        </w:rPr>
        <w:t xml:space="preserve">אתם מעלים על דעתכם, שהיום בתוך מדינת ישראל יש אנשים </w:t>
      </w:r>
      <w:r>
        <w:rPr>
          <w:rtl/>
        </w:rPr>
        <w:t>–</w:t>
      </w:r>
      <w:r>
        <w:rPr>
          <w:rFonts w:hint="cs"/>
          <w:rtl/>
        </w:rPr>
        <w:t xml:space="preserve"> אני לא מדבר על בריכת שחייה </w:t>
      </w:r>
      <w:r>
        <w:rPr>
          <w:rtl/>
        </w:rPr>
        <w:t>–</w:t>
      </w:r>
      <w:r>
        <w:rPr>
          <w:rFonts w:hint="cs"/>
          <w:rtl/>
        </w:rPr>
        <w:t xml:space="preserve"> שבקיץ הזה אין להם מים לשתייה? מתקבלות שורה של החלטות ממשלה, ולא מיישמים אותן. משנת 1996 ועד היום הקימו ועדות על גבי ועדות, נתקבלו החלטו</w:t>
      </w:r>
      <w:r>
        <w:rPr>
          <w:rFonts w:hint="cs"/>
          <w:rtl/>
        </w:rPr>
        <w:t xml:space="preserve">ת על גבי החלטות, אבל, לצערי, כל ההחלטות שנוגעות לציבור הערבי </w:t>
      </w:r>
      <w:r>
        <w:rPr>
          <w:rtl/>
        </w:rPr>
        <w:t>–</w:t>
      </w:r>
      <w:r>
        <w:rPr>
          <w:rFonts w:hint="cs"/>
          <w:rtl/>
        </w:rPr>
        <w:t xml:space="preserve"> אם הן באות לצ'פר אותו </w:t>
      </w:r>
      <w:r>
        <w:rPr>
          <w:rtl/>
        </w:rPr>
        <w:t>–</w:t>
      </w:r>
      <w:r>
        <w:rPr>
          <w:rFonts w:hint="cs"/>
          <w:rtl/>
        </w:rPr>
        <w:t xml:space="preserve"> לא מתבצעות, מכל מיני שיקולים - שאין תקציבים, שאין תקנים. </w:t>
      </w:r>
    </w:p>
    <w:p w14:paraId="42BDE6A8" w14:textId="77777777" w:rsidR="00000000" w:rsidRDefault="007C71EE">
      <w:pPr>
        <w:pStyle w:val="a"/>
        <w:rPr>
          <w:rFonts w:hint="cs"/>
          <w:rtl/>
        </w:rPr>
      </w:pPr>
    </w:p>
    <w:p w14:paraId="0A469DB7" w14:textId="77777777" w:rsidR="00000000" w:rsidRDefault="007C71EE">
      <w:pPr>
        <w:pStyle w:val="a"/>
        <w:rPr>
          <w:rFonts w:hint="cs"/>
          <w:rtl/>
        </w:rPr>
      </w:pPr>
      <w:r>
        <w:rPr>
          <w:rFonts w:hint="cs"/>
          <w:rtl/>
        </w:rPr>
        <w:t>היתה ועדת שרים בראשותו של מתן וילנאי. החליטו להקצות תקציבים, כי במשך שנים רבות היו פערים ואפליה. נאמר שם: אנחנ</w:t>
      </w:r>
      <w:r>
        <w:rPr>
          <w:rFonts w:hint="cs"/>
          <w:rtl/>
        </w:rPr>
        <w:t xml:space="preserve">ו מתביישים במה שאנחנו רואים, ולכן הם החליטו להקצות בתוכנית רב-שנתית 4 מיליארדי ש"ח. איפה 4 מיליארדי הש"ח? לא 4 מיליארדים  ולא נעליים, שום דבר, רק היום מקצצים לאנשים מה שהיה לפני 4 המיליארדים, ויש החלטת ממשלה. </w:t>
      </w:r>
    </w:p>
    <w:p w14:paraId="521D316C" w14:textId="77777777" w:rsidR="00000000" w:rsidRDefault="007C71EE">
      <w:pPr>
        <w:pStyle w:val="a"/>
        <w:rPr>
          <w:rFonts w:hint="cs"/>
          <w:rtl/>
        </w:rPr>
      </w:pPr>
    </w:p>
    <w:p w14:paraId="44FDE210" w14:textId="77777777" w:rsidR="00000000" w:rsidRDefault="007C71EE">
      <w:pPr>
        <w:pStyle w:val="a"/>
        <w:rPr>
          <w:rFonts w:hint="cs"/>
          <w:rtl/>
        </w:rPr>
      </w:pPr>
      <w:r>
        <w:rPr>
          <w:rFonts w:hint="cs"/>
          <w:rtl/>
        </w:rPr>
        <w:t>לגבי האוכלוסייה הבדואית, היתה ועדה לעניין הבד</w:t>
      </w:r>
      <w:r>
        <w:rPr>
          <w:rFonts w:hint="cs"/>
          <w:rtl/>
        </w:rPr>
        <w:t>ואי בראשותו של אריאל שרון, והיתה החלטה להכיר בשבעה יישובים. בשבעה יישובים לא הכירו, אבל היום יש תוכנית חדשה של אריאל שרון. והיום דווקא כשמקצצים, מוצאים כסף לתקצב את מה? את "הסיירת הירוקה", ועוד מה לתקצב? את היחידה לפיקוח על הבנייה, ועוד לתקצב הקמת יחידת מש</w:t>
      </w:r>
      <w:r>
        <w:rPr>
          <w:rFonts w:hint="cs"/>
          <w:rtl/>
        </w:rPr>
        <w:t xml:space="preserve">טרה. במקום להגיד: אנחנו רוצים לתקצב בית-ספר כדי להעלות את ההישגים, כדי שאנשים יוכלו להתמודד עם האבטלה ועם העוני, מדברים על תקצוב משטרה ובתי-סוהר. אולי אז ברוסיה לפני כמה שנים זה היה פתרון. </w:t>
      </w:r>
    </w:p>
    <w:p w14:paraId="5AD653E1" w14:textId="77777777" w:rsidR="00000000" w:rsidRDefault="007C71EE">
      <w:pPr>
        <w:pStyle w:val="a"/>
        <w:rPr>
          <w:rFonts w:hint="cs"/>
          <w:rtl/>
        </w:rPr>
      </w:pPr>
    </w:p>
    <w:p w14:paraId="6B5CD74C" w14:textId="77777777" w:rsidR="00000000" w:rsidRDefault="007C71EE">
      <w:pPr>
        <w:pStyle w:val="a"/>
        <w:rPr>
          <w:rFonts w:hint="cs"/>
          <w:rtl/>
        </w:rPr>
      </w:pPr>
      <w:r>
        <w:rPr>
          <w:rFonts w:hint="cs"/>
          <w:rtl/>
        </w:rPr>
        <w:t>מה זאת אומרת? זה פתרון? אפילו היום, כדי להתמודד עם פשיעה, לא עושי</w:t>
      </w:r>
      <w:r>
        <w:rPr>
          <w:rFonts w:hint="cs"/>
          <w:rtl/>
        </w:rPr>
        <w:t xml:space="preserve">ם זאת דרך בתי-כלא, אלא דרך בתי-ספר. יודעים שככל שרמת החינוך עולה, אנשים יכולים להשתלב בתעסוקה ובעבודה, ואז הסיכון שיגיעו לפשע קטן יותר. אז בתי-סוהר זה לא פתרון, בתי-ספר זה כן פתרון. ולכן לא פלא שאומרים שאם פתחת בית-ספר, סגרת בית-סוהר. כאן עושים את ההיפך. </w:t>
      </w:r>
    </w:p>
    <w:p w14:paraId="63BC6269" w14:textId="77777777" w:rsidR="00000000" w:rsidRDefault="007C71EE">
      <w:pPr>
        <w:pStyle w:val="a"/>
        <w:rPr>
          <w:rFonts w:hint="cs"/>
          <w:rtl/>
        </w:rPr>
      </w:pPr>
    </w:p>
    <w:p w14:paraId="4D185440" w14:textId="77777777" w:rsidR="00000000" w:rsidRDefault="007C71EE">
      <w:pPr>
        <w:pStyle w:val="a"/>
        <w:rPr>
          <w:rFonts w:hint="cs"/>
          <w:rtl/>
        </w:rPr>
      </w:pPr>
      <w:r>
        <w:rPr>
          <w:rFonts w:hint="cs"/>
          <w:rtl/>
        </w:rPr>
        <w:t xml:space="preserve">רק בשבוע שעבר יצאו והרסו עשרה מבנים. </w:t>
      </w:r>
    </w:p>
    <w:p w14:paraId="3964E9A0" w14:textId="77777777" w:rsidR="00000000" w:rsidRDefault="007C71EE">
      <w:pPr>
        <w:pStyle w:val="a"/>
        <w:rPr>
          <w:rFonts w:hint="cs"/>
          <w:rtl/>
        </w:rPr>
      </w:pPr>
    </w:p>
    <w:p w14:paraId="6F6378D0" w14:textId="77777777" w:rsidR="00000000" w:rsidRDefault="007C71EE">
      <w:pPr>
        <w:pStyle w:val="ad"/>
        <w:rPr>
          <w:rtl/>
        </w:rPr>
      </w:pPr>
      <w:r>
        <w:rPr>
          <w:rtl/>
        </w:rPr>
        <w:t>היו"ר ראובן ריבלין:</w:t>
      </w:r>
    </w:p>
    <w:p w14:paraId="561EADA9" w14:textId="77777777" w:rsidR="00000000" w:rsidRDefault="007C71EE">
      <w:pPr>
        <w:pStyle w:val="a"/>
        <w:rPr>
          <w:rtl/>
        </w:rPr>
      </w:pPr>
    </w:p>
    <w:p w14:paraId="71F90E06" w14:textId="77777777" w:rsidR="00000000" w:rsidRDefault="007C71EE">
      <w:pPr>
        <w:pStyle w:val="a"/>
        <w:rPr>
          <w:rFonts w:hint="cs"/>
          <w:rtl/>
        </w:rPr>
      </w:pPr>
      <w:r>
        <w:rPr>
          <w:rFonts w:hint="cs"/>
          <w:rtl/>
        </w:rPr>
        <w:t xml:space="preserve">לאדוני עוד 20 שניות. </w:t>
      </w:r>
    </w:p>
    <w:p w14:paraId="7A9BF004" w14:textId="77777777" w:rsidR="00000000" w:rsidRDefault="007C71EE">
      <w:pPr>
        <w:pStyle w:val="a"/>
        <w:rPr>
          <w:rFonts w:hint="cs"/>
          <w:rtl/>
        </w:rPr>
      </w:pPr>
    </w:p>
    <w:p w14:paraId="4B53C2C3" w14:textId="77777777" w:rsidR="00000000" w:rsidRDefault="007C71EE">
      <w:pPr>
        <w:pStyle w:val="SpeakerCon"/>
        <w:rPr>
          <w:rtl/>
        </w:rPr>
      </w:pPr>
      <w:bookmarkStart w:id="586" w:name="FS000000507T26_05_2003_23_39_17C"/>
      <w:bookmarkStart w:id="587" w:name="FS000000549T26_05_2003_23_39_26"/>
      <w:bookmarkEnd w:id="586"/>
      <w:bookmarkEnd w:id="587"/>
      <w:r>
        <w:rPr>
          <w:rFonts w:hint="eastAsia"/>
          <w:rtl/>
        </w:rPr>
        <w:t>טלב</w:t>
      </w:r>
      <w:r>
        <w:rPr>
          <w:rtl/>
        </w:rPr>
        <w:t xml:space="preserve"> אלסאנע (רע"ם):</w:t>
      </w:r>
    </w:p>
    <w:p w14:paraId="67638FAD" w14:textId="77777777" w:rsidR="00000000" w:rsidRDefault="007C71EE">
      <w:pPr>
        <w:pStyle w:val="a"/>
        <w:rPr>
          <w:rFonts w:hint="cs"/>
          <w:rtl/>
        </w:rPr>
      </w:pPr>
    </w:p>
    <w:p w14:paraId="718BBBB5" w14:textId="77777777" w:rsidR="00000000" w:rsidRDefault="007C71EE">
      <w:pPr>
        <w:pStyle w:val="a"/>
        <w:rPr>
          <w:rFonts w:hint="cs"/>
          <w:rtl/>
        </w:rPr>
      </w:pPr>
      <w:r>
        <w:rPr>
          <w:rFonts w:hint="cs"/>
          <w:rtl/>
        </w:rPr>
        <w:t xml:space="preserve">זה היה עשרה מבנים, אדוני, לא 20 מבנים. </w:t>
      </w:r>
    </w:p>
    <w:p w14:paraId="18AD031F" w14:textId="77777777" w:rsidR="00000000" w:rsidRDefault="007C71EE">
      <w:pPr>
        <w:pStyle w:val="a"/>
        <w:rPr>
          <w:rFonts w:hint="cs"/>
          <w:rtl/>
        </w:rPr>
      </w:pPr>
    </w:p>
    <w:p w14:paraId="405D732F" w14:textId="77777777" w:rsidR="00000000" w:rsidRDefault="007C71EE">
      <w:pPr>
        <w:pStyle w:val="ac"/>
        <w:rPr>
          <w:rtl/>
        </w:rPr>
      </w:pPr>
      <w:r>
        <w:rPr>
          <w:rFonts w:hint="eastAsia"/>
          <w:rtl/>
        </w:rPr>
        <w:t>דוד</w:t>
      </w:r>
      <w:r>
        <w:rPr>
          <w:rtl/>
        </w:rPr>
        <w:t xml:space="preserve"> טל (עם אחד):</w:t>
      </w:r>
    </w:p>
    <w:p w14:paraId="5C18B162" w14:textId="77777777" w:rsidR="00000000" w:rsidRDefault="007C71EE">
      <w:pPr>
        <w:pStyle w:val="a"/>
        <w:rPr>
          <w:rFonts w:hint="cs"/>
          <w:rtl/>
        </w:rPr>
      </w:pPr>
    </w:p>
    <w:p w14:paraId="3A59D83D" w14:textId="77777777" w:rsidR="00000000" w:rsidRDefault="007C71EE">
      <w:pPr>
        <w:pStyle w:val="a"/>
        <w:rPr>
          <w:rFonts w:hint="cs"/>
          <w:rtl/>
        </w:rPr>
      </w:pPr>
      <w:r>
        <w:rPr>
          <w:rFonts w:hint="cs"/>
          <w:rtl/>
        </w:rPr>
        <w:t xml:space="preserve">אדוני, הלילה עוד ארוך. </w:t>
      </w:r>
    </w:p>
    <w:p w14:paraId="23C97B9F" w14:textId="77777777" w:rsidR="00000000" w:rsidRDefault="007C71EE">
      <w:pPr>
        <w:pStyle w:val="a"/>
        <w:rPr>
          <w:rFonts w:hint="cs"/>
          <w:rtl/>
        </w:rPr>
      </w:pPr>
    </w:p>
    <w:p w14:paraId="039845FA" w14:textId="77777777" w:rsidR="00000000" w:rsidRDefault="007C71EE">
      <w:pPr>
        <w:pStyle w:val="ad"/>
        <w:rPr>
          <w:rtl/>
        </w:rPr>
      </w:pPr>
      <w:r>
        <w:rPr>
          <w:rtl/>
        </w:rPr>
        <w:t>היו"ר ראובן ריבלין:</w:t>
      </w:r>
    </w:p>
    <w:p w14:paraId="03C138AD" w14:textId="77777777" w:rsidR="00000000" w:rsidRDefault="007C71EE">
      <w:pPr>
        <w:pStyle w:val="a"/>
        <w:rPr>
          <w:rtl/>
        </w:rPr>
      </w:pPr>
    </w:p>
    <w:p w14:paraId="26A808CF" w14:textId="77777777" w:rsidR="00000000" w:rsidRDefault="007C71EE">
      <w:pPr>
        <w:pStyle w:val="a"/>
        <w:rPr>
          <w:rFonts w:hint="cs"/>
          <w:rtl/>
        </w:rPr>
      </w:pPr>
      <w:r>
        <w:rPr>
          <w:rFonts w:hint="cs"/>
          <w:rtl/>
        </w:rPr>
        <w:t xml:space="preserve">הבנתי, אבל בוודאי תהיה לאדוני עוד אפשרות לדבר. </w:t>
      </w:r>
    </w:p>
    <w:p w14:paraId="1766BD60" w14:textId="77777777" w:rsidR="00000000" w:rsidRDefault="007C71EE">
      <w:pPr>
        <w:pStyle w:val="a"/>
        <w:rPr>
          <w:rFonts w:hint="cs"/>
          <w:rtl/>
        </w:rPr>
      </w:pPr>
    </w:p>
    <w:p w14:paraId="5B7BCCFD" w14:textId="77777777" w:rsidR="00000000" w:rsidRDefault="007C71EE">
      <w:pPr>
        <w:pStyle w:val="SpeakerCon"/>
        <w:rPr>
          <w:rtl/>
        </w:rPr>
      </w:pPr>
      <w:bookmarkStart w:id="588" w:name="FS000000549T26_05_2003_23_39_57C"/>
      <w:bookmarkEnd w:id="588"/>
      <w:r>
        <w:rPr>
          <w:rtl/>
        </w:rPr>
        <w:t>טלב אלסאנע (רע"ם):</w:t>
      </w:r>
    </w:p>
    <w:p w14:paraId="3773D9D5" w14:textId="77777777" w:rsidR="00000000" w:rsidRDefault="007C71EE">
      <w:pPr>
        <w:pStyle w:val="a"/>
        <w:rPr>
          <w:rtl/>
        </w:rPr>
      </w:pPr>
    </w:p>
    <w:p w14:paraId="727884A3" w14:textId="77777777" w:rsidR="00000000" w:rsidRDefault="007C71EE">
      <w:pPr>
        <w:pStyle w:val="a"/>
        <w:rPr>
          <w:rFonts w:hint="cs"/>
          <w:rtl/>
        </w:rPr>
      </w:pPr>
      <w:r>
        <w:rPr>
          <w:rFonts w:hint="cs"/>
          <w:rtl/>
        </w:rPr>
        <w:t xml:space="preserve">ואז מותירים את אותן משפחות עם הילדים שלהן בהריסות הבתים שלהן בלי לתת פתרון, אדוני היושב-ראש. </w:t>
      </w:r>
    </w:p>
    <w:p w14:paraId="14854D44" w14:textId="77777777" w:rsidR="00000000" w:rsidRDefault="007C71EE">
      <w:pPr>
        <w:pStyle w:val="a"/>
        <w:rPr>
          <w:rFonts w:hint="cs"/>
          <w:rtl/>
        </w:rPr>
      </w:pPr>
    </w:p>
    <w:p w14:paraId="58F1DA7B" w14:textId="77777777" w:rsidR="00000000" w:rsidRDefault="007C71EE">
      <w:pPr>
        <w:pStyle w:val="ad"/>
        <w:rPr>
          <w:rtl/>
        </w:rPr>
      </w:pPr>
      <w:r>
        <w:rPr>
          <w:rtl/>
        </w:rPr>
        <w:t>היו"ר ראובן ריבלין:</w:t>
      </w:r>
    </w:p>
    <w:p w14:paraId="5157840A" w14:textId="77777777" w:rsidR="00000000" w:rsidRDefault="007C71EE">
      <w:pPr>
        <w:pStyle w:val="a"/>
        <w:rPr>
          <w:rtl/>
        </w:rPr>
      </w:pPr>
    </w:p>
    <w:p w14:paraId="257147EE" w14:textId="77777777" w:rsidR="00000000" w:rsidRDefault="007C71EE">
      <w:pPr>
        <w:pStyle w:val="a"/>
        <w:rPr>
          <w:rFonts w:hint="cs"/>
          <w:rtl/>
        </w:rPr>
      </w:pPr>
      <w:r>
        <w:rPr>
          <w:rFonts w:hint="cs"/>
          <w:rtl/>
        </w:rPr>
        <w:t xml:space="preserve">אדוני מסיים כמובן. </w:t>
      </w:r>
    </w:p>
    <w:p w14:paraId="05E13634" w14:textId="77777777" w:rsidR="00000000" w:rsidRDefault="007C71EE">
      <w:pPr>
        <w:pStyle w:val="a"/>
        <w:rPr>
          <w:rFonts w:hint="cs"/>
          <w:rtl/>
        </w:rPr>
      </w:pPr>
    </w:p>
    <w:p w14:paraId="2BE919F8" w14:textId="77777777" w:rsidR="00000000" w:rsidRDefault="007C71EE">
      <w:pPr>
        <w:pStyle w:val="SpeakerCon"/>
        <w:rPr>
          <w:rtl/>
        </w:rPr>
      </w:pPr>
      <w:bookmarkStart w:id="589" w:name="FS000000549T26_05_2003_23_40_43C"/>
      <w:bookmarkEnd w:id="589"/>
      <w:r>
        <w:rPr>
          <w:rtl/>
        </w:rPr>
        <w:t>טלב אלסאנע (רע"ם):</w:t>
      </w:r>
    </w:p>
    <w:p w14:paraId="289617F6" w14:textId="77777777" w:rsidR="00000000" w:rsidRDefault="007C71EE">
      <w:pPr>
        <w:pStyle w:val="a"/>
        <w:rPr>
          <w:rtl/>
        </w:rPr>
      </w:pPr>
    </w:p>
    <w:p w14:paraId="2121FC2E" w14:textId="77777777" w:rsidR="00000000" w:rsidRDefault="007C71EE">
      <w:pPr>
        <w:pStyle w:val="a"/>
        <w:rPr>
          <w:rFonts w:hint="cs"/>
          <w:rtl/>
        </w:rPr>
      </w:pPr>
      <w:r>
        <w:rPr>
          <w:rFonts w:hint="cs"/>
          <w:rtl/>
        </w:rPr>
        <w:t xml:space="preserve">כן, אני מסיים. מה שאני אומר חשוב לא פחות. </w:t>
      </w:r>
    </w:p>
    <w:p w14:paraId="2FD432F3" w14:textId="77777777" w:rsidR="00000000" w:rsidRDefault="007C71EE">
      <w:pPr>
        <w:pStyle w:val="a"/>
        <w:rPr>
          <w:rFonts w:hint="cs"/>
          <w:rtl/>
        </w:rPr>
      </w:pPr>
    </w:p>
    <w:p w14:paraId="7AB35DA1" w14:textId="77777777" w:rsidR="00000000" w:rsidRDefault="007C71EE">
      <w:pPr>
        <w:pStyle w:val="ad"/>
        <w:rPr>
          <w:rtl/>
        </w:rPr>
      </w:pPr>
      <w:r>
        <w:rPr>
          <w:rtl/>
        </w:rPr>
        <w:t>היו"ר ראובן ריבלין:</w:t>
      </w:r>
    </w:p>
    <w:p w14:paraId="4E1BE305" w14:textId="77777777" w:rsidR="00000000" w:rsidRDefault="007C71EE">
      <w:pPr>
        <w:pStyle w:val="a"/>
        <w:rPr>
          <w:rtl/>
        </w:rPr>
      </w:pPr>
    </w:p>
    <w:p w14:paraId="1EE128A3" w14:textId="77777777" w:rsidR="00000000" w:rsidRDefault="007C71EE">
      <w:pPr>
        <w:pStyle w:val="a"/>
        <w:rPr>
          <w:rFonts w:hint="cs"/>
          <w:rtl/>
        </w:rPr>
      </w:pPr>
      <w:r>
        <w:rPr>
          <w:rFonts w:hint="cs"/>
          <w:rtl/>
        </w:rPr>
        <w:t xml:space="preserve">בלי ספק. </w:t>
      </w:r>
    </w:p>
    <w:p w14:paraId="3EE0A552" w14:textId="77777777" w:rsidR="00000000" w:rsidRDefault="007C71EE">
      <w:pPr>
        <w:pStyle w:val="a"/>
        <w:rPr>
          <w:rFonts w:hint="cs"/>
          <w:rtl/>
        </w:rPr>
      </w:pPr>
    </w:p>
    <w:p w14:paraId="4B3305CB" w14:textId="77777777" w:rsidR="00000000" w:rsidRDefault="007C71EE">
      <w:pPr>
        <w:pStyle w:val="SpeakerCon"/>
        <w:rPr>
          <w:rtl/>
        </w:rPr>
      </w:pPr>
      <w:bookmarkStart w:id="590" w:name="FS000000549T26_05_2003_23_41_20C"/>
      <w:bookmarkEnd w:id="590"/>
      <w:r>
        <w:rPr>
          <w:rtl/>
        </w:rPr>
        <w:t>ט</w:t>
      </w:r>
      <w:r>
        <w:rPr>
          <w:rtl/>
        </w:rPr>
        <w:t>לב אלסאנע (רע"ם):</w:t>
      </w:r>
    </w:p>
    <w:p w14:paraId="7F720FC3" w14:textId="77777777" w:rsidR="00000000" w:rsidRDefault="007C71EE">
      <w:pPr>
        <w:pStyle w:val="a"/>
        <w:rPr>
          <w:rtl/>
        </w:rPr>
      </w:pPr>
    </w:p>
    <w:p w14:paraId="55D3B5EF" w14:textId="77777777" w:rsidR="00000000" w:rsidRDefault="007C71EE">
      <w:pPr>
        <w:pStyle w:val="a"/>
        <w:rPr>
          <w:rFonts w:hint="cs"/>
          <w:rtl/>
        </w:rPr>
      </w:pPr>
      <w:r>
        <w:rPr>
          <w:rFonts w:hint="cs"/>
          <w:rtl/>
        </w:rPr>
        <w:t xml:space="preserve">מצד אחד לא נותנים להם היתרי בנייה, ואלה שפונים בבקשה לקבלת היתר בנייה </w:t>
      </w:r>
      <w:r>
        <w:rPr>
          <w:rtl/>
        </w:rPr>
        <w:t>–</w:t>
      </w:r>
      <w:r>
        <w:rPr>
          <w:rFonts w:hint="cs"/>
          <w:rtl/>
        </w:rPr>
        <w:t xml:space="preserve"> אומרים להם שאין אפשרות לתת זאת. </w:t>
      </w:r>
    </w:p>
    <w:p w14:paraId="35F762AC" w14:textId="77777777" w:rsidR="00000000" w:rsidRDefault="007C71EE">
      <w:pPr>
        <w:pStyle w:val="a"/>
        <w:rPr>
          <w:rFonts w:hint="cs"/>
          <w:rtl/>
        </w:rPr>
      </w:pPr>
    </w:p>
    <w:p w14:paraId="6E9139F2" w14:textId="77777777" w:rsidR="00000000" w:rsidRDefault="007C71EE">
      <w:pPr>
        <w:pStyle w:val="ad"/>
        <w:rPr>
          <w:rtl/>
        </w:rPr>
      </w:pPr>
      <w:r>
        <w:rPr>
          <w:rtl/>
        </w:rPr>
        <w:t>היו"ר ראובן ריבלין:</w:t>
      </w:r>
    </w:p>
    <w:p w14:paraId="5468F478" w14:textId="77777777" w:rsidR="00000000" w:rsidRDefault="007C71EE">
      <w:pPr>
        <w:pStyle w:val="a"/>
        <w:rPr>
          <w:rtl/>
        </w:rPr>
      </w:pPr>
    </w:p>
    <w:p w14:paraId="59778DAA" w14:textId="77777777" w:rsidR="00000000" w:rsidRDefault="007C71EE">
      <w:pPr>
        <w:pStyle w:val="a"/>
        <w:rPr>
          <w:rFonts w:hint="cs"/>
          <w:rtl/>
        </w:rPr>
      </w:pPr>
      <w:r>
        <w:rPr>
          <w:rFonts w:hint="cs"/>
          <w:rtl/>
        </w:rPr>
        <w:t xml:space="preserve">ומצד שני מגבירים את הפיקוח. </w:t>
      </w:r>
    </w:p>
    <w:p w14:paraId="5A828614" w14:textId="77777777" w:rsidR="00000000" w:rsidRDefault="007C71EE">
      <w:pPr>
        <w:pStyle w:val="a"/>
        <w:ind w:firstLine="0"/>
        <w:rPr>
          <w:rtl/>
        </w:rPr>
      </w:pPr>
    </w:p>
    <w:p w14:paraId="5C5E8681" w14:textId="77777777" w:rsidR="00000000" w:rsidRDefault="007C71EE">
      <w:pPr>
        <w:pStyle w:val="a"/>
        <w:ind w:firstLine="0"/>
        <w:rPr>
          <w:b/>
          <w:bCs/>
          <w:u w:val="single"/>
          <w:rtl/>
        </w:rPr>
      </w:pPr>
      <w:bookmarkStart w:id="591" w:name="FS000000549T26_05_2003_23_42_01C"/>
      <w:bookmarkEnd w:id="591"/>
      <w:r>
        <w:rPr>
          <w:b/>
          <w:bCs/>
          <w:u w:val="single"/>
          <w:rtl/>
        </w:rPr>
        <w:t>טלב אלסאנע (רע"ם):</w:t>
      </w:r>
    </w:p>
    <w:p w14:paraId="315AE984" w14:textId="77777777" w:rsidR="00000000" w:rsidRDefault="007C71EE">
      <w:pPr>
        <w:pStyle w:val="a"/>
        <w:rPr>
          <w:rtl/>
        </w:rPr>
      </w:pPr>
    </w:p>
    <w:p w14:paraId="07BD40F4" w14:textId="77777777" w:rsidR="00000000" w:rsidRDefault="007C71EE">
      <w:pPr>
        <w:pStyle w:val="a"/>
        <w:rPr>
          <w:rFonts w:hint="cs"/>
          <w:rtl/>
        </w:rPr>
      </w:pPr>
      <w:r>
        <w:rPr>
          <w:rFonts w:hint="cs"/>
          <w:rtl/>
        </w:rPr>
        <w:t xml:space="preserve">ומצד שני הורסים להם את הבית, בטענה שאין להם היתר בנייה. ואז </w:t>
      </w:r>
      <w:r>
        <w:rPr>
          <w:rFonts w:hint="cs"/>
          <w:rtl/>
        </w:rPr>
        <w:t xml:space="preserve">האנשים נמצאים בין הפטיש לסדן. זה האויב של מדינת ישראל, המדיניות שלה. הגיע הזמן שהמדיניות הזאת תשתנה. </w:t>
      </w:r>
    </w:p>
    <w:p w14:paraId="02717582" w14:textId="77777777" w:rsidR="00000000" w:rsidRDefault="007C71EE">
      <w:pPr>
        <w:pStyle w:val="a"/>
        <w:rPr>
          <w:rFonts w:hint="cs"/>
          <w:rtl/>
        </w:rPr>
      </w:pPr>
    </w:p>
    <w:p w14:paraId="55B5BDCA" w14:textId="77777777" w:rsidR="00000000" w:rsidRDefault="007C71EE">
      <w:pPr>
        <w:pStyle w:val="ad"/>
        <w:rPr>
          <w:rtl/>
        </w:rPr>
      </w:pPr>
      <w:r>
        <w:rPr>
          <w:rtl/>
        </w:rPr>
        <w:t>היו"ר ראובן ריבלין:</w:t>
      </w:r>
    </w:p>
    <w:p w14:paraId="383EC5C1" w14:textId="77777777" w:rsidR="00000000" w:rsidRDefault="007C71EE">
      <w:pPr>
        <w:pStyle w:val="a"/>
        <w:rPr>
          <w:rtl/>
        </w:rPr>
      </w:pPr>
    </w:p>
    <w:p w14:paraId="5B353FA6" w14:textId="77777777" w:rsidR="00000000" w:rsidRDefault="007C71EE">
      <w:pPr>
        <w:pStyle w:val="a"/>
        <w:rPr>
          <w:rFonts w:hint="cs"/>
          <w:rtl/>
        </w:rPr>
      </w:pPr>
      <w:r>
        <w:rPr>
          <w:rFonts w:hint="cs"/>
          <w:rtl/>
        </w:rPr>
        <w:t xml:space="preserve">תודה לחבר הכנסת טלב אלסאנע. אדוני השר, בכל עת שהוא רוצה להתערב </w:t>
      </w:r>
      <w:r>
        <w:rPr>
          <w:rtl/>
        </w:rPr>
        <w:t>–</w:t>
      </w:r>
      <w:r>
        <w:rPr>
          <w:rFonts w:hint="cs"/>
          <w:rtl/>
        </w:rPr>
        <w:t xml:space="preserve"> אם הוא רוצה </w:t>
      </w:r>
      <w:r>
        <w:rPr>
          <w:rtl/>
        </w:rPr>
        <w:t>–</w:t>
      </w:r>
      <w:r>
        <w:rPr>
          <w:rFonts w:hint="cs"/>
          <w:rtl/>
        </w:rPr>
        <w:t xml:space="preserve"> בדיון, יודיע לי ומייד אתן לו בין חברים לדבר. חבר הכנס</w:t>
      </w:r>
      <w:r>
        <w:rPr>
          <w:rFonts w:hint="cs"/>
          <w:rtl/>
        </w:rPr>
        <w:t xml:space="preserve">ת אמנון כהן, בבקשה. אחריו - חבר הכנסת עסאם מח'ול. אחריו </w:t>
      </w:r>
      <w:r>
        <w:rPr>
          <w:rtl/>
        </w:rPr>
        <w:t>–</w:t>
      </w:r>
      <w:r>
        <w:rPr>
          <w:rFonts w:hint="cs"/>
          <w:rtl/>
        </w:rPr>
        <w:t xml:space="preserve"> חבר הכנסת נסים זאב, ואחריו </w:t>
      </w:r>
      <w:r>
        <w:rPr>
          <w:rtl/>
        </w:rPr>
        <w:t>–</w:t>
      </w:r>
      <w:r>
        <w:rPr>
          <w:rFonts w:hint="cs"/>
          <w:rtl/>
        </w:rPr>
        <w:t xml:space="preserve"> חבר הכנסת אלדד, נציג הקואליציה הפעם לעניין זכות הדיבור, לא לעניין הדעה. בבקשה, אדוני, לרשותו עומדות עשר דקות, אני בטוח שהוא ימלא אותן בתוכן. </w:t>
      </w:r>
    </w:p>
    <w:p w14:paraId="24D7A889" w14:textId="77777777" w:rsidR="00000000" w:rsidRDefault="007C71EE">
      <w:pPr>
        <w:pStyle w:val="a"/>
        <w:rPr>
          <w:rFonts w:hint="cs"/>
          <w:rtl/>
        </w:rPr>
      </w:pPr>
    </w:p>
    <w:p w14:paraId="00695276" w14:textId="77777777" w:rsidR="00000000" w:rsidRDefault="007C71EE">
      <w:pPr>
        <w:pStyle w:val="Speaker"/>
        <w:rPr>
          <w:rtl/>
        </w:rPr>
      </w:pPr>
      <w:bookmarkStart w:id="592" w:name="FS000000495T26_05_2003_23_44_05"/>
      <w:bookmarkEnd w:id="592"/>
      <w:r>
        <w:rPr>
          <w:rFonts w:hint="eastAsia"/>
          <w:rtl/>
        </w:rPr>
        <w:t>אמנון</w:t>
      </w:r>
      <w:r>
        <w:rPr>
          <w:rtl/>
        </w:rPr>
        <w:t xml:space="preserve"> כהן (ש"ס):</w:t>
      </w:r>
    </w:p>
    <w:p w14:paraId="638D1F4E" w14:textId="77777777" w:rsidR="00000000" w:rsidRDefault="007C71EE">
      <w:pPr>
        <w:pStyle w:val="a"/>
        <w:rPr>
          <w:rFonts w:hint="cs"/>
          <w:rtl/>
        </w:rPr>
      </w:pPr>
    </w:p>
    <w:p w14:paraId="37F6D425" w14:textId="77777777" w:rsidR="00000000" w:rsidRDefault="007C71EE">
      <w:pPr>
        <w:pStyle w:val="a"/>
        <w:rPr>
          <w:rFonts w:hint="cs"/>
          <w:rtl/>
        </w:rPr>
      </w:pPr>
      <w:r>
        <w:rPr>
          <w:rFonts w:hint="cs"/>
          <w:rtl/>
        </w:rPr>
        <w:t>אדוני הי</w:t>
      </w:r>
      <w:r>
        <w:rPr>
          <w:rFonts w:hint="cs"/>
          <w:rtl/>
        </w:rPr>
        <w:t>ושב-ראש, אדוני השר, חברי חברי הכנסת, יש לנו ממשלה חזקה, אבל היא חזקה על החלשים. על מי נשענת התוכנית הכלכלית המבריקה של הממשלה, שאמורה להביא לצמיחה המיוחלת? על לחם וחלב לילדים, על תרופות לעולים חדשים ולקשישים, על עקרות הבית, על המובטלים ועל החולים הסיעודיים</w:t>
      </w:r>
      <w:r>
        <w:rPr>
          <w:rFonts w:hint="cs"/>
          <w:rtl/>
        </w:rPr>
        <w:t xml:space="preserve">. </w:t>
      </w:r>
    </w:p>
    <w:p w14:paraId="13356B62" w14:textId="77777777" w:rsidR="00000000" w:rsidRDefault="007C71EE">
      <w:pPr>
        <w:pStyle w:val="a"/>
        <w:rPr>
          <w:rFonts w:hint="cs"/>
          <w:rtl/>
        </w:rPr>
      </w:pPr>
    </w:p>
    <w:p w14:paraId="03653D36" w14:textId="77777777" w:rsidR="00000000" w:rsidRDefault="007C71EE">
      <w:pPr>
        <w:pStyle w:val="a"/>
        <w:rPr>
          <w:rFonts w:hint="cs"/>
          <w:rtl/>
        </w:rPr>
      </w:pPr>
      <w:r>
        <w:rPr>
          <w:rFonts w:hint="cs"/>
          <w:rtl/>
        </w:rPr>
        <w:t>עם כניסתו למשרד האוצר הבטיח מר נתניהו להוריד את נטל המס, ואכן עמד בדבריו והוריד את נטל המס לאלה שמרוויחים 20,000, 30,000 ו=50,000 שקלים בחודש, ועל חשבון מי? על חשבון אלה שאפילו לא מגיעים למדרגת המס הראשונה. להם הוא העלה את הארנונה ואת המים, קיצץ בקצבאו</w:t>
      </w:r>
      <w:r>
        <w:rPr>
          <w:rFonts w:hint="cs"/>
          <w:rtl/>
        </w:rPr>
        <w:t xml:space="preserve">ת ולקח את המענקים לרכישת דירה, וזאת לאחר שקודמו בתפקיד העלה את המע"מ. כלומר, התוכנית היצירתית של האוצר מורידה מסים לעשירים וממסה את העניים. כמה מבריק. </w:t>
      </w:r>
    </w:p>
    <w:p w14:paraId="5DE9F358" w14:textId="77777777" w:rsidR="00000000" w:rsidRDefault="007C71EE">
      <w:pPr>
        <w:pStyle w:val="a"/>
        <w:rPr>
          <w:rFonts w:hint="cs"/>
          <w:rtl/>
        </w:rPr>
      </w:pPr>
    </w:p>
    <w:p w14:paraId="73294FAE" w14:textId="77777777" w:rsidR="00000000" w:rsidRDefault="007C71EE">
      <w:pPr>
        <w:pStyle w:val="a"/>
        <w:rPr>
          <w:rFonts w:hint="cs"/>
          <w:rtl/>
        </w:rPr>
      </w:pPr>
      <w:r>
        <w:rPr>
          <w:rFonts w:hint="cs"/>
          <w:rtl/>
        </w:rPr>
        <w:t>יומם ולילה אנו שומעים סטטיסטיקות מפחידות על הבעיה הדמוגרפית, ומה עושה שר האוצר בתוכנית לצמיחה כלכלית? מ</w:t>
      </w:r>
      <w:r>
        <w:rPr>
          <w:rFonts w:hint="cs"/>
          <w:rtl/>
        </w:rPr>
        <w:t>קצץ את מענק הלידה. ברמת-אביב ג' לא תקום צעקה על כך, שם ממילא יש ילד אחד ושלושה כלבים, אבל מה עם תושבי רמלה, אופקים, ירושלים ובאר-שבע, להם לא מגיע להקים משפחות? מספיק מחריד הניסיון להגביל את הילודה, כמו שהציע השר פורז. ועכשיו אתם גם רוצים להחזיר את אלה שכבר</w:t>
      </w:r>
      <w:r>
        <w:rPr>
          <w:rFonts w:hint="cs"/>
          <w:rtl/>
        </w:rPr>
        <w:t xml:space="preserve"> נולדו לרחם אמם? </w:t>
      </w:r>
    </w:p>
    <w:p w14:paraId="12E2C8D0" w14:textId="77777777" w:rsidR="00000000" w:rsidRDefault="007C71EE">
      <w:pPr>
        <w:pStyle w:val="a"/>
        <w:rPr>
          <w:rFonts w:hint="cs"/>
          <w:rtl/>
        </w:rPr>
      </w:pPr>
    </w:p>
    <w:p w14:paraId="213E9E1E" w14:textId="77777777" w:rsidR="00000000" w:rsidRDefault="007C71EE">
      <w:pPr>
        <w:pStyle w:val="a"/>
        <w:rPr>
          <w:rFonts w:hint="cs"/>
          <w:rtl/>
        </w:rPr>
      </w:pPr>
      <w:r>
        <w:rPr>
          <w:rFonts w:hint="cs"/>
          <w:rtl/>
        </w:rPr>
        <w:t>ועדת הכספים מתגאה בהישג של פריסת הקיצוץ בקצבאות הילדים על פני שבע שנים. איזה הישג. כבר השנה למשפחה עם חמישה ילדים יקוצצו לא פחות מ=800 שקלים בחודש. אדוני השר, יש לך מושג כמה כיכרות לחם וכמה ליטרים חלב אפשר לקנות באותם 800 שקלים? אני לא ב</w:t>
      </w:r>
      <w:r>
        <w:rPr>
          <w:rFonts w:hint="cs"/>
          <w:rtl/>
        </w:rPr>
        <w:t xml:space="preserve">טוח, אבל 80 ליטר חלב ו=100 כיכרות לחם. </w:t>
      </w:r>
    </w:p>
    <w:p w14:paraId="7A44B478" w14:textId="77777777" w:rsidR="00000000" w:rsidRDefault="007C71EE">
      <w:pPr>
        <w:pStyle w:val="a"/>
        <w:rPr>
          <w:rFonts w:hint="cs"/>
          <w:rtl/>
        </w:rPr>
      </w:pPr>
    </w:p>
    <w:p w14:paraId="38CC5C0D" w14:textId="77777777" w:rsidR="00000000" w:rsidRDefault="007C71EE">
      <w:pPr>
        <w:pStyle w:val="a"/>
        <w:rPr>
          <w:rFonts w:hint="cs"/>
          <w:rtl/>
        </w:rPr>
      </w:pPr>
      <w:r>
        <w:rPr>
          <w:rFonts w:hint="cs"/>
          <w:rtl/>
        </w:rPr>
        <w:t>כולם מדברים על הצורך בקליטת עלייה, על חשיבות העולים להתפתחותה ולגדילתה של מדינת ישראל. האוצר, שכנראה מסכים עם שר הפנים, שכדאי להביא לכאן רק אמנים ועשירים, שוב מקצץ ביצירתיות בתרופות לעולים חדשים ומבטל את המענקים לרכ</w:t>
      </w:r>
      <w:r>
        <w:rPr>
          <w:rFonts w:hint="cs"/>
          <w:rtl/>
        </w:rPr>
        <w:t xml:space="preserve">ישת הדירה. </w:t>
      </w:r>
    </w:p>
    <w:p w14:paraId="12F42D53" w14:textId="77777777" w:rsidR="00000000" w:rsidRDefault="007C71EE">
      <w:pPr>
        <w:pStyle w:val="a"/>
        <w:rPr>
          <w:rFonts w:hint="cs"/>
          <w:rtl/>
        </w:rPr>
      </w:pPr>
    </w:p>
    <w:p w14:paraId="3C7B9162" w14:textId="77777777" w:rsidR="00000000" w:rsidRDefault="007C71EE">
      <w:pPr>
        <w:pStyle w:val="a"/>
        <w:rPr>
          <w:rFonts w:hint="cs"/>
          <w:rtl/>
        </w:rPr>
      </w:pPr>
      <w:r>
        <w:rPr>
          <w:rFonts w:hint="cs"/>
          <w:rtl/>
        </w:rPr>
        <w:t xml:space="preserve">כנראה פקידי האוצר לא ביקרו מעולם בחצרות-יסף, אתר הקרוונים של העולים מאתיופיה. האם לעולים החדשים שלא באו מאירופה או מאמריקה, אין זכות לבית במדינת היהודים? האם אין להם זכות לשפר ולו במקצת את איכות חייהם, לאחר שבבריאותם כבר פגעתם? </w:t>
      </w:r>
    </w:p>
    <w:p w14:paraId="6B853A56" w14:textId="77777777" w:rsidR="00000000" w:rsidRDefault="007C71EE">
      <w:pPr>
        <w:pStyle w:val="a"/>
        <w:rPr>
          <w:rFonts w:hint="cs"/>
          <w:rtl/>
        </w:rPr>
      </w:pPr>
    </w:p>
    <w:p w14:paraId="711BD7FF" w14:textId="77777777" w:rsidR="00000000" w:rsidRDefault="007C71EE">
      <w:pPr>
        <w:pStyle w:val="a"/>
        <w:rPr>
          <w:rFonts w:hint="cs"/>
          <w:rtl/>
        </w:rPr>
      </w:pPr>
      <w:r>
        <w:rPr>
          <w:rFonts w:hint="cs"/>
          <w:rtl/>
        </w:rPr>
        <w:t>עוד קיצוץ מבר</w:t>
      </w:r>
      <w:r>
        <w:rPr>
          <w:rFonts w:hint="cs"/>
          <w:rtl/>
        </w:rPr>
        <w:t xml:space="preserve">יק שוודאי יפתור את כל בעיותיה הכלכליות של ישראל, הוא הקיצוץ של 2 מיליוני שקלים מהרשות לשיקום האסיר. עשרות נרקומנים לאחר גמילה ייזרקו לרחוב, יחזרו לפשע ומשם מהר מאוד לבתי-הסוהר. שם הם כבר יעלו למדינה הרבה יותר מ=2 מיליוני שקלים. </w:t>
      </w:r>
    </w:p>
    <w:p w14:paraId="543A3B0F" w14:textId="77777777" w:rsidR="00000000" w:rsidRDefault="007C71EE">
      <w:pPr>
        <w:pStyle w:val="a"/>
        <w:rPr>
          <w:rFonts w:hint="cs"/>
          <w:rtl/>
        </w:rPr>
      </w:pPr>
    </w:p>
    <w:p w14:paraId="58F89E2B" w14:textId="77777777" w:rsidR="00000000" w:rsidRDefault="007C71EE">
      <w:pPr>
        <w:pStyle w:val="a"/>
        <w:rPr>
          <w:rFonts w:hint="cs"/>
          <w:rtl/>
        </w:rPr>
      </w:pPr>
      <w:r>
        <w:rPr>
          <w:rFonts w:hint="cs"/>
          <w:rtl/>
        </w:rPr>
        <w:t xml:space="preserve">שוב ושוב מוכיחה הממשלה את </w:t>
      </w:r>
      <w:r>
        <w:rPr>
          <w:rFonts w:hint="cs"/>
          <w:rtl/>
        </w:rPr>
        <w:t xml:space="preserve">תפיסתה הדרוויניסטית, שלפיה רק החזק ישרוד, רק לטובים ביותר יש זכות קיום. </w:t>
      </w:r>
    </w:p>
    <w:p w14:paraId="54D8AACA" w14:textId="77777777" w:rsidR="00000000" w:rsidRDefault="007C71EE">
      <w:pPr>
        <w:pStyle w:val="a"/>
        <w:rPr>
          <w:rFonts w:hint="cs"/>
          <w:rtl/>
        </w:rPr>
      </w:pPr>
    </w:p>
    <w:p w14:paraId="171CF90D" w14:textId="77777777" w:rsidR="00000000" w:rsidRDefault="007C71EE">
      <w:pPr>
        <w:pStyle w:val="a"/>
        <w:rPr>
          <w:rFonts w:hint="cs"/>
          <w:rtl/>
        </w:rPr>
      </w:pPr>
      <w:r>
        <w:rPr>
          <w:rFonts w:hint="cs"/>
          <w:rtl/>
        </w:rPr>
        <w:t>האוצר טוען כי תשלומי ההעברה הגבוהים יצרו תמריץ שלילי לצאת לעבודה, ולכן פעל נמרצות לקיצוצם. הדבר אולי הגיוני כאשר יש עבודה, אבל מה יעשו המוני האזרחים שמשוועים לעבוד, אבל לשווא, כי אין</w:t>
      </w:r>
      <w:r>
        <w:rPr>
          <w:rFonts w:hint="cs"/>
          <w:rtl/>
        </w:rPr>
        <w:t xml:space="preserve"> מקומות עבודה. </w:t>
      </w:r>
    </w:p>
    <w:p w14:paraId="4D8B3041" w14:textId="77777777" w:rsidR="00000000" w:rsidRDefault="007C71EE">
      <w:pPr>
        <w:pStyle w:val="a"/>
        <w:rPr>
          <w:rFonts w:hint="cs"/>
          <w:rtl/>
        </w:rPr>
      </w:pPr>
    </w:p>
    <w:p w14:paraId="6FC700DB" w14:textId="77777777" w:rsidR="00000000" w:rsidRDefault="007C71EE">
      <w:pPr>
        <w:pStyle w:val="a"/>
        <w:rPr>
          <w:rFonts w:hint="cs"/>
          <w:rtl/>
        </w:rPr>
      </w:pPr>
      <w:r>
        <w:rPr>
          <w:rFonts w:hint="cs"/>
          <w:rtl/>
        </w:rPr>
        <w:t xml:space="preserve">מה לעשות, אדוני היושב-ראש, לא כולם מבריקים כמו השר שטרית, הוא מסיים את התואר בגיל 19 ומתחיל את דרכו כעסקן ציבור. מה לעשות שבעיירות הפיתוח ובשכונות המצוקה הרמה הנמוכה של מערכת החינוך לא מאפשרת לרוב התלמידים להתקבל לאוניברסיטה? </w:t>
      </w:r>
    </w:p>
    <w:p w14:paraId="4078CA32" w14:textId="77777777" w:rsidR="00000000" w:rsidRDefault="007C71EE">
      <w:pPr>
        <w:pStyle w:val="a"/>
        <w:rPr>
          <w:rFonts w:hint="cs"/>
          <w:rtl/>
        </w:rPr>
      </w:pPr>
    </w:p>
    <w:p w14:paraId="74F1A4B8" w14:textId="77777777" w:rsidR="00000000" w:rsidRDefault="007C71EE">
      <w:pPr>
        <w:pStyle w:val="a"/>
        <w:rPr>
          <w:rFonts w:hint="cs"/>
          <w:rtl/>
        </w:rPr>
      </w:pPr>
      <w:r>
        <w:rPr>
          <w:rFonts w:hint="cs"/>
          <w:rtl/>
        </w:rPr>
        <w:t>הממשלה החלי</w:t>
      </w:r>
      <w:r>
        <w:rPr>
          <w:rFonts w:hint="cs"/>
          <w:rtl/>
        </w:rPr>
        <w:t xml:space="preserve">טה על מלחמה בעובדים הזרים שתופסים פה 300,000  מקומות עבודה. צעד חכם, רק חבל שבמהלכו הצליחו בעלי ההון הכוחניים להוריד את ההיטל על העסקת עובדים זרים מ=15% ל=8% בלבד. למה לשלם לישראלי שכר מינימום אם אפשר לנצל תאילנדי תמורת 2,000 שקלים בחודש ושק אורז? </w:t>
      </w:r>
    </w:p>
    <w:p w14:paraId="75492EC3" w14:textId="77777777" w:rsidR="00000000" w:rsidRDefault="007C71EE">
      <w:pPr>
        <w:pStyle w:val="a"/>
        <w:rPr>
          <w:rFonts w:hint="cs"/>
          <w:rtl/>
        </w:rPr>
      </w:pPr>
    </w:p>
    <w:p w14:paraId="1393DBDD" w14:textId="77777777" w:rsidR="00000000" w:rsidRDefault="007C71EE">
      <w:pPr>
        <w:pStyle w:val="a"/>
        <w:rPr>
          <w:rFonts w:hint="cs"/>
          <w:rtl/>
        </w:rPr>
      </w:pPr>
      <w:r>
        <w:rPr>
          <w:rFonts w:hint="cs"/>
          <w:rtl/>
        </w:rPr>
        <w:t xml:space="preserve">ומילא </w:t>
      </w:r>
      <w:r>
        <w:rPr>
          <w:rFonts w:hint="cs"/>
          <w:rtl/>
        </w:rPr>
        <w:t xml:space="preserve">העובדים הזרים. רק אתמול אישרה הממשלה את מפת הדרכים, ובעקבותיה לא רחוק היום שבו אלפי פלסטינים יחברו לעובדים הזרים וייקחו עוד מקומות עבודה שבהם יכלו לעבוד הישראלים. </w:t>
      </w:r>
    </w:p>
    <w:p w14:paraId="2A666BDA" w14:textId="77777777" w:rsidR="00000000" w:rsidRDefault="007C71EE">
      <w:pPr>
        <w:pStyle w:val="a"/>
        <w:rPr>
          <w:rFonts w:hint="cs"/>
          <w:rtl/>
        </w:rPr>
      </w:pPr>
    </w:p>
    <w:p w14:paraId="3644575F" w14:textId="77777777" w:rsidR="00000000" w:rsidRDefault="007C71EE">
      <w:pPr>
        <w:pStyle w:val="a"/>
        <w:rPr>
          <w:rFonts w:hint="cs"/>
          <w:rtl/>
        </w:rPr>
      </w:pPr>
      <w:r>
        <w:rPr>
          <w:rFonts w:hint="cs"/>
          <w:rtl/>
        </w:rPr>
        <w:t>אדוני היושב-ראש, חברי חברי הכנסת, אבטלה היא דבר נורא, יש לה מחיר חברתי, נפשי ורפואי גבוה מא</w:t>
      </w:r>
      <w:r>
        <w:rPr>
          <w:rFonts w:hint="cs"/>
          <w:rtl/>
        </w:rPr>
        <w:t>וד. אף אחד לא בוחר להיות מובטל ולחיות מהפירורים שזורקת לו המדינה. עשרות מחקרים מוכיחים קשר סיבתי וסטטיסטי בין גידול באבטלה לבין גידול בפשיעה ובאלימות. האבטלה מקצרת את תוחלת חייו של האדם ופוגעת בבריאותו. היא מגדילה את פערי ההכנסה ומרחיבה את האי-שוויון. בישר</w:t>
      </w:r>
      <w:r>
        <w:rPr>
          <w:rFonts w:hint="cs"/>
          <w:rtl/>
        </w:rPr>
        <w:t xml:space="preserve">אל יש 300,000 מובטלים, ועוד היה נטויה. איזו צמיחה מציעה לנו הממשלה? הצמיחה היחידה היא הגידול העצום במספר בתי-התמחוי. אדוני ראש הממשלה, אדוני יושב-ראש הכנסת, חברי חברי הכנסת, האם נראה סביר לקצץ את רשת התמיכה היחידה למובטלים בלי לתת להם הזדמנות קטנה לעבוד? </w:t>
      </w:r>
    </w:p>
    <w:p w14:paraId="76D8B4CB" w14:textId="77777777" w:rsidR="00000000" w:rsidRDefault="007C71EE">
      <w:pPr>
        <w:pStyle w:val="a"/>
        <w:rPr>
          <w:rFonts w:hint="cs"/>
          <w:rtl/>
        </w:rPr>
      </w:pPr>
    </w:p>
    <w:p w14:paraId="729CD56A" w14:textId="77777777" w:rsidR="00000000" w:rsidRDefault="007C71EE">
      <w:pPr>
        <w:pStyle w:val="a"/>
        <w:rPr>
          <w:rFonts w:hint="cs"/>
          <w:rtl/>
        </w:rPr>
      </w:pPr>
      <w:r>
        <w:rPr>
          <w:rFonts w:hint="cs"/>
          <w:rtl/>
        </w:rPr>
        <w:t>עיינתי בתוכנית שוב ושוב ולא הצלחתי למצוא בשום מקום את המחויבות של הממשלה להצלחת התוכנית. בכל הספר עב-הכרס של התוכנית מצאתי רק גזירות על גבי גזירות, אבל לא הצלחתי למצוא שום מחויבות ליצירת מקומות עבודה, לצמיחה או לכל פרמטר אחר.  כמו רופא אליל, שר האוצר בא ל</w:t>
      </w:r>
      <w:r>
        <w:rPr>
          <w:rFonts w:hint="cs"/>
          <w:rtl/>
        </w:rPr>
        <w:t xml:space="preserve">ציבור ומציע את "התרופה שתבריא את המשק החולה", בלי שטרח להצהיר על יעדי התוכנית בצורה מפורשת. </w:t>
      </w:r>
    </w:p>
    <w:p w14:paraId="05B44583" w14:textId="77777777" w:rsidR="00000000" w:rsidRDefault="007C71EE">
      <w:pPr>
        <w:pStyle w:val="a"/>
        <w:rPr>
          <w:rFonts w:hint="cs"/>
          <w:rtl/>
        </w:rPr>
      </w:pPr>
    </w:p>
    <w:p w14:paraId="6FDB6BC2" w14:textId="77777777" w:rsidR="00000000" w:rsidRDefault="007C71EE">
      <w:pPr>
        <w:pStyle w:val="a"/>
        <w:rPr>
          <w:rFonts w:hint="cs"/>
          <w:rtl/>
        </w:rPr>
      </w:pPr>
      <w:r>
        <w:rPr>
          <w:rFonts w:hint="cs"/>
          <w:rtl/>
        </w:rPr>
        <w:t>סיום המלחמה בעירק הסיר מעל ישראל את האיום ממזרח. האם אין פירוש הדבר חיסכון בהוצאות הביטחון? דווקא כאן התקפל האוצר מול איומיהם חוזי השחורות של הגנרלים. מן הראוי שא</w:t>
      </w:r>
      <w:r>
        <w:rPr>
          <w:rFonts w:hint="cs"/>
          <w:rtl/>
        </w:rPr>
        <w:t xml:space="preserve">ותם גנרלים חרדים, יחרדו מחיילים רעבים, להם יש אחים רעבים והורים רעבים. הפתרון אינו תווי קנייה ב"שופרסל" לחייל נזקק, הפתרון הוא קיצוץ של 3 מיליארדים בתקציב הביטחון, 3 מיליארדים שילכו לזקנים, לחולים, לילדים ולעולים. תודה. </w:t>
      </w:r>
    </w:p>
    <w:p w14:paraId="4FC1E205" w14:textId="77777777" w:rsidR="00000000" w:rsidRDefault="007C71EE">
      <w:pPr>
        <w:pStyle w:val="a"/>
        <w:ind w:firstLine="0"/>
        <w:rPr>
          <w:rFonts w:hint="cs"/>
          <w:rtl/>
        </w:rPr>
      </w:pPr>
    </w:p>
    <w:p w14:paraId="5C08AD0F" w14:textId="77777777" w:rsidR="00000000" w:rsidRDefault="007C71EE">
      <w:pPr>
        <w:pStyle w:val="ad"/>
        <w:rPr>
          <w:rtl/>
        </w:rPr>
      </w:pPr>
      <w:r>
        <w:rPr>
          <w:rtl/>
        </w:rPr>
        <w:t>היו"ר ראובן ריבלין:</w:t>
      </w:r>
    </w:p>
    <w:p w14:paraId="53E41115" w14:textId="77777777" w:rsidR="00000000" w:rsidRDefault="007C71EE">
      <w:pPr>
        <w:pStyle w:val="a"/>
        <w:rPr>
          <w:rtl/>
        </w:rPr>
      </w:pPr>
    </w:p>
    <w:p w14:paraId="6F703D66" w14:textId="77777777" w:rsidR="00000000" w:rsidRDefault="007C71EE">
      <w:pPr>
        <w:pStyle w:val="a"/>
        <w:rPr>
          <w:rFonts w:hint="cs"/>
          <w:rtl/>
        </w:rPr>
      </w:pPr>
      <w:r>
        <w:rPr>
          <w:rFonts w:hint="cs"/>
          <w:rtl/>
        </w:rPr>
        <w:t>אני מאוד מודה</w:t>
      </w:r>
      <w:r>
        <w:rPr>
          <w:rFonts w:hint="cs"/>
          <w:rtl/>
        </w:rPr>
        <w:t xml:space="preserve"> לחבר הכנסת אמנון כהן, שעמד גם בלוח הזמנים, 27 שניות לפני תום המועד. רבותי חברי הכנסת, אנחנו ממשיכים - - -</w:t>
      </w:r>
    </w:p>
    <w:p w14:paraId="3FF06C0A" w14:textId="77777777" w:rsidR="00000000" w:rsidRDefault="007C71EE">
      <w:pPr>
        <w:pStyle w:val="a"/>
        <w:rPr>
          <w:rFonts w:hint="cs"/>
          <w:rtl/>
        </w:rPr>
      </w:pPr>
      <w:r>
        <w:rPr>
          <w:rFonts w:hint="cs"/>
          <w:rtl/>
        </w:rPr>
        <w:t xml:space="preserve"> </w:t>
      </w:r>
    </w:p>
    <w:p w14:paraId="056D8A63" w14:textId="77777777" w:rsidR="00000000" w:rsidRDefault="007C71EE">
      <w:pPr>
        <w:pStyle w:val="ac"/>
        <w:rPr>
          <w:rtl/>
        </w:rPr>
      </w:pPr>
      <w:r>
        <w:rPr>
          <w:rFonts w:hint="eastAsia"/>
          <w:rtl/>
        </w:rPr>
        <w:t>חיים</w:t>
      </w:r>
      <w:r>
        <w:rPr>
          <w:rtl/>
        </w:rPr>
        <w:t xml:space="preserve"> אורון (מרצ):</w:t>
      </w:r>
    </w:p>
    <w:p w14:paraId="5662A7C5" w14:textId="77777777" w:rsidR="00000000" w:rsidRDefault="007C71EE">
      <w:pPr>
        <w:pStyle w:val="a"/>
        <w:rPr>
          <w:rFonts w:hint="cs"/>
          <w:rtl/>
        </w:rPr>
      </w:pPr>
    </w:p>
    <w:p w14:paraId="21CB0610" w14:textId="77777777" w:rsidR="00000000" w:rsidRDefault="007C71EE">
      <w:pPr>
        <w:pStyle w:val="a"/>
        <w:rPr>
          <w:rFonts w:hint="cs"/>
          <w:rtl/>
        </w:rPr>
      </w:pPr>
      <w:r>
        <w:rPr>
          <w:rFonts w:hint="cs"/>
          <w:rtl/>
        </w:rPr>
        <w:t xml:space="preserve">27 שניות לפני? </w:t>
      </w:r>
    </w:p>
    <w:p w14:paraId="04B450F5" w14:textId="77777777" w:rsidR="00000000" w:rsidRDefault="007C71EE">
      <w:pPr>
        <w:pStyle w:val="a"/>
        <w:ind w:firstLine="0"/>
        <w:rPr>
          <w:rFonts w:hint="cs"/>
          <w:rtl/>
        </w:rPr>
      </w:pPr>
    </w:p>
    <w:p w14:paraId="149282E0" w14:textId="77777777" w:rsidR="00000000" w:rsidRDefault="007C71EE">
      <w:pPr>
        <w:pStyle w:val="ad"/>
        <w:rPr>
          <w:rtl/>
        </w:rPr>
      </w:pPr>
      <w:r>
        <w:rPr>
          <w:rtl/>
        </w:rPr>
        <w:t>היו"ר ראובן ריבלין:</w:t>
      </w:r>
    </w:p>
    <w:p w14:paraId="53B383DF" w14:textId="77777777" w:rsidR="00000000" w:rsidRDefault="007C71EE">
      <w:pPr>
        <w:pStyle w:val="a"/>
        <w:rPr>
          <w:rtl/>
        </w:rPr>
      </w:pPr>
    </w:p>
    <w:p w14:paraId="28D6DA34" w14:textId="77777777" w:rsidR="00000000" w:rsidRDefault="007C71EE">
      <w:pPr>
        <w:pStyle w:val="a"/>
        <w:rPr>
          <w:rFonts w:hint="cs"/>
          <w:rtl/>
        </w:rPr>
      </w:pPr>
      <w:r>
        <w:rPr>
          <w:rFonts w:hint="cs"/>
          <w:rtl/>
        </w:rPr>
        <w:t>אדוני, אמנון כהן היתה לו משנה סדורה והוא הציג אותה. יש דברים שהוא בוודאי צודק, השאלה היא -</w:t>
      </w:r>
      <w:r>
        <w:rPr>
          <w:rFonts w:hint="cs"/>
          <w:rtl/>
        </w:rPr>
        <w:t xml:space="preserve"> - - </w:t>
      </w:r>
    </w:p>
    <w:p w14:paraId="557DCEB6" w14:textId="77777777" w:rsidR="00000000" w:rsidRDefault="007C71EE">
      <w:pPr>
        <w:pStyle w:val="a"/>
        <w:ind w:firstLine="0"/>
        <w:rPr>
          <w:rFonts w:hint="cs"/>
          <w:rtl/>
        </w:rPr>
      </w:pPr>
    </w:p>
    <w:p w14:paraId="56700371" w14:textId="77777777" w:rsidR="00000000" w:rsidRDefault="007C71EE">
      <w:pPr>
        <w:pStyle w:val="ac"/>
        <w:rPr>
          <w:rtl/>
        </w:rPr>
      </w:pPr>
      <w:r>
        <w:rPr>
          <w:rFonts w:hint="eastAsia"/>
          <w:rtl/>
        </w:rPr>
        <w:t>חיים</w:t>
      </w:r>
      <w:r>
        <w:rPr>
          <w:rtl/>
        </w:rPr>
        <w:t xml:space="preserve"> אורון (מרצ):</w:t>
      </w:r>
    </w:p>
    <w:p w14:paraId="2240F266" w14:textId="77777777" w:rsidR="00000000" w:rsidRDefault="007C71EE">
      <w:pPr>
        <w:pStyle w:val="a"/>
        <w:rPr>
          <w:rFonts w:hint="cs"/>
          <w:rtl/>
        </w:rPr>
      </w:pPr>
    </w:p>
    <w:p w14:paraId="309FFF8F" w14:textId="77777777" w:rsidR="00000000" w:rsidRDefault="007C71EE">
      <w:pPr>
        <w:pStyle w:val="a"/>
        <w:rPr>
          <w:rFonts w:hint="cs"/>
          <w:rtl/>
        </w:rPr>
      </w:pPr>
      <w:r>
        <w:rPr>
          <w:rFonts w:hint="cs"/>
          <w:rtl/>
        </w:rPr>
        <w:t xml:space="preserve">אולי נביא זאת להצבעה בשנייה הזאת? </w:t>
      </w:r>
    </w:p>
    <w:p w14:paraId="051BD5E3" w14:textId="77777777" w:rsidR="00000000" w:rsidRDefault="007C71EE">
      <w:pPr>
        <w:pStyle w:val="a"/>
        <w:ind w:firstLine="0"/>
        <w:rPr>
          <w:rFonts w:hint="cs"/>
          <w:rtl/>
        </w:rPr>
      </w:pPr>
    </w:p>
    <w:p w14:paraId="17E91D24" w14:textId="77777777" w:rsidR="00000000" w:rsidRDefault="007C71EE">
      <w:pPr>
        <w:pStyle w:val="ad"/>
        <w:rPr>
          <w:rtl/>
        </w:rPr>
      </w:pPr>
      <w:r>
        <w:rPr>
          <w:rtl/>
        </w:rPr>
        <w:t>היו"ר ראובן ריבלין:</w:t>
      </w:r>
    </w:p>
    <w:p w14:paraId="650F9FFA" w14:textId="77777777" w:rsidR="00000000" w:rsidRDefault="007C71EE">
      <w:pPr>
        <w:pStyle w:val="a"/>
        <w:rPr>
          <w:rtl/>
        </w:rPr>
      </w:pPr>
    </w:p>
    <w:p w14:paraId="237938FA" w14:textId="77777777" w:rsidR="00000000" w:rsidRDefault="007C71EE">
      <w:pPr>
        <w:pStyle w:val="a"/>
        <w:rPr>
          <w:rFonts w:hint="cs"/>
          <w:rtl/>
        </w:rPr>
      </w:pPr>
      <w:r>
        <w:rPr>
          <w:rFonts w:hint="cs"/>
          <w:rtl/>
        </w:rPr>
        <w:t>אם אדוני יבקש הצבעה, אני אשקול זאת. האם אדוני מבקש לאשר את התוכנית עכשיו?</w:t>
      </w:r>
    </w:p>
    <w:p w14:paraId="7C8B8BA9" w14:textId="77777777" w:rsidR="00000000" w:rsidRDefault="007C71EE">
      <w:pPr>
        <w:pStyle w:val="a"/>
        <w:ind w:firstLine="0"/>
        <w:rPr>
          <w:rFonts w:hint="cs"/>
          <w:rtl/>
        </w:rPr>
      </w:pPr>
    </w:p>
    <w:p w14:paraId="1079BF1E" w14:textId="77777777" w:rsidR="00000000" w:rsidRDefault="007C71EE">
      <w:pPr>
        <w:pStyle w:val="ac"/>
        <w:rPr>
          <w:rtl/>
        </w:rPr>
      </w:pPr>
      <w:r>
        <w:rPr>
          <w:rFonts w:hint="eastAsia"/>
          <w:rtl/>
        </w:rPr>
        <w:t>חיים</w:t>
      </w:r>
      <w:r>
        <w:rPr>
          <w:rtl/>
        </w:rPr>
        <w:t xml:space="preserve"> אורון (מרצ):</w:t>
      </w:r>
    </w:p>
    <w:p w14:paraId="29A5AAF5" w14:textId="77777777" w:rsidR="00000000" w:rsidRDefault="007C71EE">
      <w:pPr>
        <w:pStyle w:val="a"/>
        <w:rPr>
          <w:rFonts w:hint="cs"/>
          <w:rtl/>
        </w:rPr>
      </w:pPr>
    </w:p>
    <w:p w14:paraId="539C304D" w14:textId="77777777" w:rsidR="00000000" w:rsidRDefault="007C71EE">
      <w:pPr>
        <w:pStyle w:val="a"/>
        <w:rPr>
          <w:rFonts w:hint="cs"/>
          <w:rtl/>
        </w:rPr>
      </w:pPr>
      <w:r>
        <w:rPr>
          <w:rFonts w:hint="cs"/>
          <w:rtl/>
        </w:rPr>
        <w:t xml:space="preserve">כן, עכשיו. </w:t>
      </w:r>
    </w:p>
    <w:p w14:paraId="29F5D5C3" w14:textId="77777777" w:rsidR="00000000" w:rsidRDefault="007C71EE">
      <w:pPr>
        <w:pStyle w:val="a"/>
        <w:ind w:firstLine="0"/>
        <w:rPr>
          <w:rFonts w:hint="cs"/>
          <w:rtl/>
        </w:rPr>
      </w:pPr>
    </w:p>
    <w:p w14:paraId="571660DF" w14:textId="77777777" w:rsidR="00000000" w:rsidRDefault="007C71EE">
      <w:pPr>
        <w:pStyle w:val="ad"/>
        <w:rPr>
          <w:rtl/>
        </w:rPr>
      </w:pPr>
      <w:r>
        <w:rPr>
          <w:rtl/>
        </w:rPr>
        <w:t>היו"ר ראובן ריבלין:</w:t>
      </w:r>
    </w:p>
    <w:p w14:paraId="108F2C59" w14:textId="77777777" w:rsidR="00000000" w:rsidRDefault="007C71EE">
      <w:pPr>
        <w:pStyle w:val="a"/>
        <w:rPr>
          <w:rtl/>
        </w:rPr>
      </w:pPr>
    </w:p>
    <w:p w14:paraId="5FA503EF" w14:textId="77777777" w:rsidR="00000000" w:rsidRDefault="007C71EE">
      <w:pPr>
        <w:pStyle w:val="a"/>
        <w:rPr>
          <w:rFonts w:hint="cs"/>
          <w:rtl/>
        </w:rPr>
      </w:pPr>
      <w:r>
        <w:rPr>
          <w:rFonts w:hint="cs"/>
          <w:rtl/>
        </w:rPr>
        <w:t xml:space="preserve">אני אודיע לקואליציה מייד ובתוך חצי שעה נקיים </w:t>
      </w:r>
      <w:r>
        <w:rPr>
          <w:rFonts w:hint="cs"/>
          <w:rtl/>
        </w:rPr>
        <w:t xml:space="preserve">את ההצבעה. בבקשה, חבר הכנסת עסאם מח'ול, עד אשר נקיים דיון, חבר הכנסת אורון ואני, מתי לקיים את ההצבעה, אדוני בינתיים ידבר ואז נראה; אם בינתיים נחליט על ההצבעה, נפסיק אותו. </w:t>
      </w:r>
    </w:p>
    <w:p w14:paraId="5894CB1A" w14:textId="77777777" w:rsidR="00000000" w:rsidRDefault="007C71EE">
      <w:pPr>
        <w:pStyle w:val="a"/>
        <w:ind w:firstLine="0"/>
        <w:rPr>
          <w:rFonts w:hint="cs"/>
          <w:rtl/>
        </w:rPr>
      </w:pPr>
    </w:p>
    <w:p w14:paraId="5F409822" w14:textId="77777777" w:rsidR="00000000" w:rsidRDefault="007C71EE">
      <w:pPr>
        <w:pStyle w:val="ac"/>
        <w:rPr>
          <w:rtl/>
        </w:rPr>
      </w:pPr>
      <w:r>
        <w:rPr>
          <w:rFonts w:hint="eastAsia"/>
          <w:rtl/>
        </w:rPr>
        <w:t>יצחק</w:t>
      </w:r>
      <w:r>
        <w:rPr>
          <w:rtl/>
        </w:rPr>
        <w:t xml:space="preserve"> הרצוג (העבודה-מימד):</w:t>
      </w:r>
    </w:p>
    <w:p w14:paraId="4C193B93" w14:textId="77777777" w:rsidR="00000000" w:rsidRDefault="007C71EE">
      <w:pPr>
        <w:pStyle w:val="a"/>
        <w:rPr>
          <w:rFonts w:hint="cs"/>
          <w:rtl/>
        </w:rPr>
      </w:pPr>
    </w:p>
    <w:p w14:paraId="7F0F4D77" w14:textId="77777777" w:rsidR="00000000" w:rsidRDefault="007C71EE">
      <w:pPr>
        <w:pStyle w:val="a"/>
        <w:rPr>
          <w:rFonts w:hint="cs"/>
          <w:rtl/>
        </w:rPr>
      </w:pPr>
      <w:r>
        <w:rPr>
          <w:rFonts w:hint="cs"/>
          <w:rtl/>
        </w:rPr>
        <w:t xml:space="preserve">מי אחריו? </w:t>
      </w:r>
    </w:p>
    <w:p w14:paraId="091BD0FC" w14:textId="77777777" w:rsidR="00000000" w:rsidRDefault="007C71EE">
      <w:pPr>
        <w:pStyle w:val="a"/>
        <w:ind w:firstLine="0"/>
        <w:rPr>
          <w:rFonts w:hint="cs"/>
          <w:rtl/>
        </w:rPr>
      </w:pPr>
    </w:p>
    <w:p w14:paraId="0B2D05AD" w14:textId="77777777" w:rsidR="00000000" w:rsidRDefault="007C71EE">
      <w:pPr>
        <w:pStyle w:val="ad"/>
        <w:rPr>
          <w:rtl/>
        </w:rPr>
      </w:pPr>
      <w:r>
        <w:rPr>
          <w:rtl/>
        </w:rPr>
        <w:t>היו"ר ראובן ריבלין:</w:t>
      </w:r>
    </w:p>
    <w:p w14:paraId="593F852E" w14:textId="77777777" w:rsidR="00000000" w:rsidRDefault="007C71EE">
      <w:pPr>
        <w:pStyle w:val="a"/>
        <w:rPr>
          <w:rtl/>
        </w:rPr>
      </w:pPr>
    </w:p>
    <w:p w14:paraId="74E50C8D" w14:textId="77777777" w:rsidR="00000000" w:rsidRDefault="007C71EE">
      <w:pPr>
        <w:pStyle w:val="a"/>
        <w:rPr>
          <w:rFonts w:hint="cs"/>
          <w:rtl/>
        </w:rPr>
      </w:pPr>
      <w:r>
        <w:rPr>
          <w:rFonts w:hint="cs"/>
          <w:rtl/>
        </w:rPr>
        <w:t>או השר שרנסקי, אם ירצה.</w:t>
      </w:r>
      <w:r>
        <w:rPr>
          <w:rFonts w:hint="cs"/>
          <w:rtl/>
        </w:rPr>
        <w:t xml:space="preserve"> או חבר הכנסת אלדד. וחבר הכנסת נסים זאב יתחיל את הסיבוב החדש, כי חברך אמנון כהן דיבר מהרשימה הזאת. </w:t>
      </w:r>
    </w:p>
    <w:p w14:paraId="121F6B12" w14:textId="77777777" w:rsidR="00000000" w:rsidRDefault="007C71EE">
      <w:pPr>
        <w:pStyle w:val="a"/>
        <w:ind w:firstLine="0"/>
        <w:rPr>
          <w:rFonts w:hint="cs"/>
          <w:rtl/>
        </w:rPr>
      </w:pPr>
    </w:p>
    <w:p w14:paraId="5A5B501A" w14:textId="77777777" w:rsidR="00000000" w:rsidRDefault="007C71EE">
      <w:pPr>
        <w:pStyle w:val="ac"/>
        <w:rPr>
          <w:rtl/>
        </w:rPr>
      </w:pPr>
      <w:r>
        <w:rPr>
          <w:rFonts w:hint="eastAsia"/>
          <w:rtl/>
        </w:rPr>
        <w:t>אמנון</w:t>
      </w:r>
      <w:r>
        <w:rPr>
          <w:rtl/>
        </w:rPr>
        <w:t xml:space="preserve"> כהן (ש"ס):</w:t>
      </w:r>
    </w:p>
    <w:p w14:paraId="7C1CE8FB" w14:textId="77777777" w:rsidR="00000000" w:rsidRDefault="007C71EE">
      <w:pPr>
        <w:pStyle w:val="a"/>
        <w:rPr>
          <w:rFonts w:hint="cs"/>
          <w:rtl/>
        </w:rPr>
      </w:pPr>
    </w:p>
    <w:p w14:paraId="7C22E8D4" w14:textId="77777777" w:rsidR="00000000" w:rsidRDefault="007C71EE">
      <w:pPr>
        <w:pStyle w:val="a"/>
        <w:rPr>
          <w:rFonts w:hint="cs"/>
          <w:rtl/>
        </w:rPr>
      </w:pPr>
      <w:r>
        <w:rPr>
          <w:rFonts w:hint="cs"/>
          <w:rtl/>
        </w:rPr>
        <w:t xml:space="preserve">הוא גם שייך לרשימה. </w:t>
      </w:r>
    </w:p>
    <w:p w14:paraId="624B12C3" w14:textId="77777777" w:rsidR="00000000" w:rsidRDefault="007C71EE">
      <w:pPr>
        <w:pStyle w:val="a"/>
        <w:ind w:firstLine="0"/>
        <w:rPr>
          <w:rFonts w:hint="cs"/>
          <w:rtl/>
        </w:rPr>
      </w:pPr>
    </w:p>
    <w:p w14:paraId="751BA584" w14:textId="77777777" w:rsidR="00000000" w:rsidRDefault="007C71EE">
      <w:pPr>
        <w:pStyle w:val="ad"/>
        <w:rPr>
          <w:rtl/>
        </w:rPr>
      </w:pPr>
      <w:r>
        <w:rPr>
          <w:rtl/>
        </w:rPr>
        <w:t>היו"ר ראובן ריבלין:</w:t>
      </w:r>
    </w:p>
    <w:p w14:paraId="40A9C19F" w14:textId="77777777" w:rsidR="00000000" w:rsidRDefault="007C71EE">
      <w:pPr>
        <w:pStyle w:val="a"/>
        <w:rPr>
          <w:rtl/>
        </w:rPr>
      </w:pPr>
    </w:p>
    <w:p w14:paraId="4B75D697" w14:textId="77777777" w:rsidR="00000000" w:rsidRDefault="007C71EE">
      <w:pPr>
        <w:pStyle w:val="a"/>
        <w:rPr>
          <w:rFonts w:hint="cs"/>
          <w:rtl/>
        </w:rPr>
      </w:pPr>
      <w:r>
        <w:rPr>
          <w:rFonts w:hint="cs"/>
          <w:rtl/>
        </w:rPr>
        <w:t>הוא גם שייך, 20 דקות לש"ס? אז חבר הכנסת נסים זאב ידבר אחרי חבר הכנסת עסאם מח'ול, ולאחר מכן חבר</w:t>
      </w:r>
      <w:r>
        <w:rPr>
          <w:rFonts w:hint="cs"/>
          <w:rtl/>
        </w:rPr>
        <w:t xml:space="preserve"> הכנסת אלדד. ואחר כך נתחיל את הסבב הבא, אלא אם כן השר ירצה להתערב. בבקשה, חבר הכנסת מח'ול, לאדוני יש עשר דקות והוא יוכל כמובן למצות את כולן. </w:t>
      </w:r>
    </w:p>
    <w:p w14:paraId="02B632EE" w14:textId="77777777" w:rsidR="00000000" w:rsidRDefault="007C71EE">
      <w:pPr>
        <w:pStyle w:val="a"/>
        <w:ind w:firstLine="0"/>
        <w:rPr>
          <w:rFonts w:hint="cs"/>
          <w:rtl/>
        </w:rPr>
      </w:pPr>
    </w:p>
    <w:p w14:paraId="22CC804C" w14:textId="77777777" w:rsidR="00000000" w:rsidRDefault="007C71EE">
      <w:pPr>
        <w:pStyle w:val="Speaker"/>
        <w:rPr>
          <w:rtl/>
        </w:rPr>
      </w:pPr>
      <w:bookmarkStart w:id="593" w:name="FS000000495T27_05_2003_00_11_00C"/>
      <w:bookmarkStart w:id="594" w:name="FS000000542T27_05_2003_00_11_13"/>
      <w:bookmarkEnd w:id="593"/>
      <w:bookmarkEnd w:id="594"/>
      <w:r>
        <w:rPr>
          <w:rFonts w:hint="eastAsia"/>
          <w:rtl/>
        </w:rPr>
        <w:t>עסאם</w:t>
      </w:r>
      <w:r>
        <w:rPr>
          <w:rtl/>
        </w:rPr>
        <w:t xml:space="preserve"> מח'ול (חד"ש-תע"ל):</w:t>
      </w:r>
    </w:p>
    <w:p w14:paraId="1A62A10E" w14:textId="77777777" w:rsidR="00000000" w:rsidRDefault="007C71EE">
      <w:pPr>
        <w:pStyle w:val="a"/>
        <w:rPr>
          <w:rFonts w:hint="cs"/>
          <w:rtl/>
        </w:rPr>
      </w:pPr>
    </w:p>
    <w:p w14:paraId="54C95E77" w14:textId="77777777" w:rsidR="00000000" w:rsidRDefault="007C71EE">
      <w:pPr>
        <w:pStyle w:val="a"/>
        <w:rPr>
          <w:rFonts w:hint="cs"/>
          <w:rtl/>
        </w:rPr>
      </w:pPr>
      <w:r>
        <w:rPr>
          <w:rFonts w:hint="cs"/>
          <w:rtl/>
        </w:rPr>
        <w:t>אדוני היושב-ראש, חברי הכנסת, אני טוען פעם נוספת, שהשאלה המרכזית בתוכנית הכלכלית שמביאה ה</w:t>
      </w:r>
      <w:r>
        <w:rPr>
          <w:rFonts w:hint="cs"/>
          <w:rtl/>
        </w:rPr>
        <w:t xml:space="preserve">ממשלה היא לא שאלה כלכלית בלבד אלא שאלה של תפיסת עולם ושאלה שקשורה לדמוקרטיה הבסיסית העמוקה ביותר במשמעותה העמוקה בחברה הישראלית. </w:t>
      </w:r>
    </w:p>
    <w:p w14:paraId="4C39E6E7" w14:textId="77777777" w:rsidR="00000000" w:rsidRDefault="007C71EE">
      <w:pPr>
        <w:pStyle w:val="a"/>
        <w:ind w:firstLine="0"/>
        <w:rPr>
          <w:rFonts w:hint="cs"/>
          <w:rtl/>
        </w:rPr>
      </w:pPr>
    </w:p>
    <w:p w14:paraId="645C066E" w14:textId="77777777" w:rsidR="00000000" w:rsidRDefault="007C71EE">
      <w:pPr>
        <w:pStyle w:val="a"/>
        <w:rPr>
          <w:rFonts w:hint="cs"/>
          <w:rtl/>
        </w:rPr>
      </w:pPr>
      <w:r>
        <w:rPr>
          <w:rFonts w:hint="cs"/>
          <w:rtl/>
        </w:rPr>
        <w:t>הטענה שלי דווקא מופנית לחברי הכנסת, אבל גם לציבור הרחב, שצריך לראות מה עומד מאחורי התוכנית הכלכלית הזאת. בדרך כלל אנחנו רגילי</w:t>
      </w:r>
      <w:r>
        <w:rPr>
          <w:rFonts w:hint="cs"/>
          <w:rtl/>
        </w:rPr>
        <w:t>ם שמתקיימות בחירות בארץ פעם אחת בארבע שנים, ואנחנו יודעים שתקציב אמור להיות מוגש פעם אחת בשנה. אבל בשנה האחרונה, ב=12 החודשים האחרונים, זאת הפעם השלישית או הרביעית שמוגשת תוכנית כלכלית; פעם בשם תוכנית כלכלית, פעם בשם רפורמה, פעם בשם תקציב, פעם כתיקון התקצי</w:t>
      </w:r>
      <w:r>
        <w:rPr>
          <w:rFonts w:hint="cs"/>
          <w:rtl/>
        </w:rPr>
        <w:t xml:space="preserve">ב. מגמה אחת מככבת בכל התוכניות האלה ובכל ההצעות האלה: ממשלת ישראל קובעת, שרוב הציבור במדינה איננו רלוונטי, וקומץ של בעלי הון הם המדינה, הם התוכן של המדינה הזאת, הם התוכן של המשק, הם התוכן של הכלכלה והחברה הישראלית. </w:t>
      </w:r>
    </w:p>
    <w:p w14:paraId="396F93FC" w14:textId="77777777" w:rsidR="00000000" w:rsidRDefault="007C71EE">
      <w:pPr>
        <w:pStyle w:val="a"/>
        <w:rPr>
          <w:rFonts w:hint="cs"/>
          <w:rtl/>
        </w:rPr>
      </w:pPr>
    </w:p>
    <w:p w14:paraId="088D0537" w14:textId="77777777" w:rsidR="00000000" w:rsidRDefault="007C71EE">
      <w:pPr>
        <w:pStyle w:val="a"/>
        <w:rPr>
          <w:rFonts w:hint="cs"/>
          <w:rtl/>
        </w:rPr>
      </w:pPr>
      <w:r>
        <w:rPr>
          <w:rFonts w:hint="cs"/>
          <w:rtl/>
        </w:rPr>
        <w:t>ממשלת שרון מאומנת, יודעת מי רלוונטי, מי</w:t>
      </w:r>
      <w:r>
        <w:rPr>
          <w:rFonts w:hint="cs"/>
          <w:rtl/>
        </w:rPr>
        <w:t xml:space="preserve"> לא רלוונטי. לא תמיד הולך לה לפי השיקולים שלה, לפי ההערכות שלה, אבל היא אוהבת לעשות חלוקה של רלוונטים ולא רלוונטים. בשלוש הצעות התקציב הקודמות, בשלושת הגלגולים הקודמים, הממשלה קבעה באופן חד-משמעי, שאותן שכבות מעוטות הכנסה, אותן שכבות של מצוקה, של עוני, של </w:t>
      </w:r>
      <w:r>
        <w:rPr>
          <w:rFonts w:hint="cs"/>
          <w:rtl/>
        </w:rPr>
        <w:t xml:space="preserve">אבטלה,  אינן רלוונטיות. הן אפילו לא חלק מההתייחסות של הממשלה הזאת. הן מושא למכות שהיא מנחיתה עליהן.   </w:t>
      </w:r>
    </w:p>
    <w:p w14:paraId="250DBA37" w14:textId="77777777" w:rsidR="00000000" w:rsidRDefault="007C71EE">
      <w:pPr>
        <w:pStyle w:val="a"/>
        <w:rPr>
          <w:rFonts w:hint="cs"/>
          <w:rtl/>
        </w:rPr>
      </w:pPr>
    </w:p>
    <w:p w14:paraId="1AADA267" w14:textId="77777777" w:rsidR="00000000" w:rsidRDefault="007C71EE">
      <w:pPr>
        <w:pStyle w:val="a"/>
        <w:rPr>
          <w:rFonts w:hint="cs"/>
          <w:rtl/>
        </w:rPr>
      </w:pPr>
      <w:r>
        <w:rPr>
          <w:rFonts w:hint="cs"/>
          <w:rtl/>
        </w:rPr>
        <w:t>אנחנו צריכים להגיד, וצריך גם שהציבור ידע, שום דבר לא קורה בצורה מקרית בעניין הכלכלי-החברתי ובתוכניות האלה. הכול הוא פרי של מדיניות מאוד  ברורה, מאוד מגו</w:t>
      </w:r>
      <w:r>
        <w:rPr>
          <w:rFonts w:hint="cs"/>
          <w:rtl/>
        </w:rPr>
        <w:t xml:space="preserve">בשת. אין אבטלה אלא אם יש מישהו שמפיק תועלת מהאבטלה המעמיקה הזאת. העוני מתרחב ומונצח כי יש שכבות שמרוויחות מהעוני הזה.  הממשלה הזאת אומנם  שולחת מאות ואלפי משפחות אל מתחת לקו העוני ואל האבטלה, אבל היא מאפשרת לקומץ של בעלי הון להרוויח במקומות אחרים, להרוויח </w:t>
      </w:r>
      <w:r>
        <w:rPr>
          <w:rFonts w:hint="cs"/>
          <w:rtl/>
        </w:rPr>
        <w:t>ממפעלים אחרים, להרוויח מתעסוקה אחרת, להרוויח מיחסי העבודה השונים והמשתנים על-פי התוכניות האלה.</w:t>
      </w:r>
    </w:p>
    <w:p w14:paraId="123C1BC4" w14:textId="77777777" w:rsidR="00000000" w:rsidRDefault="007C71EE">
      <w:pPr>
        <w:pStyle w:val="a"/>
        <w:rPr>
          <w:rFonts w:hint="cs"/>
          <w:rtl/>
        </w:rPr>
      </w:pPr>
    </w:p>
    <w:p w14:paraId="2701F995" w14:textId="77777777" w:rsidR="00000000" w:rsidRDefault="007C71EE">
      <w:pPr>
        <w:pStyle w:val="a"/>
        <w:rPr>
          <w:rFonts w:hint="cs"/>
          <w:rtl/>
        </w:rPr>
      </w:pPr>
      <w:r>
        <w:rPr>
          <w:rFonts w:hint="cs"/>
          <w:rtl/>
        </w:rPr>
        <w:t>הטענה שלי היא שהממשלה הזאת גמרה אומר ולא מעניין אותה הציבור הרחב. אולי הוא יעניין אותה לקראת הבחירות, אולי היא צריכה לשסות אותו ולהסית אותו בצורה גזענית אנטי-ער</w:t>
      </w:r>
      <w:r>
        <w:rPr>
          <w:rFonts w:hint="cs"/>
          <w:rtl/>
        </w:rPr>
        <w:t xml:space="preserve">בית לפעמים, אנטי-פלסטינית, כדי לכסות על מערומיה החברתיים והכלכליים, כדי להרחיק אותו מההתייחסות לשאלות החיים היומיומיים. אנחנו רואים שהממשלה הזאת גמרה אומר לקבוע שהציבור הזה לא רלוונטי. </w:t>
      </w:r>
    </w:p>
    <w:p w14:paraId="11D098A2" w14:textId="77777777" w:rsidR="00000000" w:rsidRDefault="007C71EE">
      <w:pPr>
        <w:pStyle w:val="a"/>
        <w:rPr>
          <w:rFonts w:hint="cs"/>
          <w:rtl/>
        </w:rPr>
      </w:pPr>
    </w:p>
    <w:p w14:paraId="0A7C279E" w14:textId="77777777" w:rsidR="00000000" w:rsidRDefault="007C71EE">
      <w:pPr>
        <w:pStyle w:val="a"/>
        <w:rPr>
          <w:rFonts w:hint="cs"/>
          <w:rtl/>
        </w:rPr>
      </w:pPr>
      <w:r>
        <w:rPr>
          <w:rFonts w:hint="cs"/>
          <w:rtl/>
        </w:rPr>
        <w:t>בתוכנית הזאת שקוראים לה "רפורמה", וקוראים לה "רפורמה להבראה", ממשלת ה</w:t>
      </w:r>
      <w:r>
        <w:rPr>
          <w:rFonts w:hint="cs"/>
          <w:rtl/>
        </w:rPr>
        <w:t xml:space="preserve">ימין הקיצוני, ולא רק במובן המדיני אלא דווקא במובן החברתי-הכלכלי, גמרה אומר שגם מעמד הביניים, חבר הכנסת שלגי, במיוחד מעמד הביניים, איננו רלוונטי. </w:t>
      </w:r>
    </w:p>
    <w:p w14:paraId="580884AE" w14:textId="77777777" w:rsidR="00000000" w:rsidRDefault="007C71EE">
      <w:pPr>
        <w:pStyle w:val="a"/>
        <w:ind w:firstLine="0"/>
        <w:rPr>
          <w:rFonts w:hint="cs"/>
          <w:rtl/>
        </w:rPr>
      </w:pPr>
    </w:p>
    <w:p w14:paraId="59D6EE76" w14:textId="77777777" w:rsidR="00000000" w:rsidRDefault="007C71EE">
      <w:pPr>
        <w:pStyle w:val="ac"/>
        <w:rPr>
          <w:rtl/>
        </w:rPr>
      </w:pPr>
      <w:r>
        <w:rPr>
          <w:rFonts w:hint="eastAsia"/>
          <w:rtl/>
        </w:rPr>
        <w:t>אילן</w:t>
      </w:r>
      <w:r>
        <w:rPr>
          <w:rtl/>
        </w:rPr>
        <w:t xml:space="preserve"> שלגי (שינוי):</w:t>
      </w:r>
    </w:p>
    <w:p w14:paraId="25870A3F" w14:textId="77777777" w:rsidR="00000000" w:rsidRDefault="007C71EE">
      <w:pPr>
        <w:pStyle w:val="a"/>
        <w:rPr>
          <w:rFonts w:hint="cs"/>
          <w:rtl/>
        </w:rPr>
      </w:pPr>
    </w:p>
    <w:p w14:paraId="48A0E382" w14:textId="77777777" w:rsidR="00000000" w:rsidRDefault="007C71EE">
      <w:pPr>
        <w:pStyle w:val="a"/>
        <w:rPr>
          <w:rFonts w:hint="cs"/>
          <w:rtl/>
        </w:rPr>
      </w:pPr>
      <w:r>
        <w:rPr>
          <w:rFonts w:hint="cs"/>
          <w:rtl/>
        </w:rPr>
        <w:t>כל התוכנית היא בשביל מעמד הביניים.</w:t>
      </w:r>
    </w:p>
    <w:p w14:paraId="5F44DD26" w14:textId="77777777" w:rsidR="00000000" w:rsidRDefault="007C71EE">
      <w:pPr>
        <w:pStyle w:val="a"/>
        <w:ind w:firstLine="0"/>
        <w:rPr>
          <w:rFonts w:hint="cs"/>
          <w:rtl/>
        </w:rPr>
      </w:pPr>
    </w:p>
    <w:p w14:paraId="6FE4DC5C" w14:textId="77777777" w:rsidR="00000000" w:rsidRDefault="007C71EE">
      <w:pPr>
        <w:pStyle w:val="SpeakerCon"/>
        <w:rPr>
          <w:rtl/>
        </w:rPr>
      </w:pPr>
      <w:bookmarkStart w:id="595" w:name="FS000000526T26_05_2003_23_48_18C"/>
      <w:bookmarkEnd w:id="595"/>
    </w:p>
    <w:p w14:paraId="39E6A24B" w14:textId="77777777" w:rsidR="00000000" w:rsidRDefault="007C71EE">
      <w:pPr>
        <w:pStyle w:val="SpeakerCon"/>
        <w:rPr>
          <w:rtl/>
        </w:rPr>
      </w:pPr>
      <w:bookmarkStart w:id="596" w:name="FS000000542T26_05_2003_23_48_36"/>
      <w:bookmarkStart w:id="597" w:name="FS000000542T26_05_2003_23_48_44C"/>
      <w:bookmarkEnd w:id="596"/>
      <w:bookmarkEnd w:id="597"/>
      <w:r>
        <w:rPr>
          <w:rtl/>
        </w:rPr>
        <w:t>עסאם מח'ול (חד"ש-תע"ל):</w:t>
      </w:r>
    </w:p>
    <w:p w14:paraId="5FECEE3C" w14:textId="77777777" w:rsidR="00000000" w:rsidRDefault="007C71EE">
      <w:pPr>
        <w:pStyle w:val="a"/>
        <w:rPr>
          <w:rtl/>
        </w:rPr>
      </w:pPr>
    </w:p>
    <w:p w14:paraId="1F7C6F95" w14:textId="77777777" w:rsidR="00000000" w:rsidRDefault="007C71EE">
      <w:pPr>
        <w:pStyle w:val="a"/>
        <w:rPr>
          <w:rFonts w:hint="cs"/>
          <w:rtl/>
        </w:rPr>
      </w:pPr>
      <w:r>
        <w:rPr>
          <w:rFonts w:hint="cs"/>
          <w:rtl/>
        </w:rPr>
        <w:t>לא, לא אכפת לך ממעמד הביניי</w:t>
      </w:r>
      <w:r>
        <w:rPr>
          <w:rFonts w:hint="cs"/>
          <w:rtl/>
        </w:rPr>
        <w:t xml:space="preserve">ם. זה היה בלוף בבחירות, ונחשף עכשיו שזה היה בלוף, וזה ימשיך  להיות בלוף. </w:t>
      </w:r>
    </w:p>
    <w:p w14:paraId="03D15D4E" w14:textId="77777777" w:rsidR="00000000" w:rsidRDefault="007C71EE">
      <w:pPr>
        <w:pStyle w:val="a"/>
        <w:ind w:firstLine="0"/>
        <w:rPr>
          <w:rFonts w:hint="cs"/>
          <w:rtl/>
        </w:rPr>
      </w:pPr>
    </w:p>
    <w:p w14:paraId="11F53954" w14:textId="77777777" w:rsidR="00000000" w:rsidRDefault="007C71EE">
      <w:pPr>
        <w:pStyle w:val="ac"/>
        <w:rPr>
          <w:rtl/>
        </w:rPr>
      </w:pPr>
      <w:r>
        <w:rPr>
          <w:rFonts w:hint="eastAsia"/>
          <w:rtl/>
        </w:rPr>
        <w:t>אילן</w:t>
      </w:r>
      <w:r>
        <w:rPr>
          <w:rtl/>
        </w:rPr>
        <w:t xml:space="preserve"> שלגי (שינוי):</w:t>
      </w:r>
    </w:p>
    <w:p w14:paraId="07A503A4" w14:textId="77777777" w:rsidR="00000000" w:rsidRDefault="007C71EE">
      <w:pPr>
        <w:pStyle w:val="a"/>
        <w:rPr>
          <w:rFonts w:hint="cs"/>
          <w:rtl/>
        </w:rPr>
      </w:pPr>
    </w:p>
    <w:p w14:paraId="60895FED" w14:textId="77777777" w:rsidR="00000000" w:rsidRDefault="007C71EE">
      <w:pPr>
        <w:pStyle w:val="a"/>
        <w:rPr>
          <w:rFonts w:hint="cs"/>
          <w:rtl/>
        </w:rPr>
      </w:pPr>
      <w:r>
        <w:rPr>
          <w:rFonts w:hint="cs"/>
          <w:rtl/>
        </w:rPr>
        <w:t xml:space="preserve">- - - </w:t>
      </w:r>
    </w:p>
    <w:p w14:paraId="1131ED87" w14:textId="77777777" w:rsidR="00000000" w:rsidRDefault="007C71EE">
      <w:pPr>
        <w:pStyle w:val="a"/>
        <w:ind w:firstLine="0"/>
        <w:rPr>
          <w:rFonts w:hint="cs"/>
          <w:rtl/>
        </w:rPr>
      </w:pPr>
    </w:p>
    <w:p w14:paraId="43721322" w14:textId="77777777" w:rsidR="00000000" w:rsidRDefault="007C71EE">
      <w:pPr>
        <w:pStyle w:val="ac"/>
        <w:rPr>
          <w:rtl/>
        </w:rPr>
      </w:pPr>
      <w:r>
        <w:rPr>
          <w:rFonts w:hint="eastAsia"/>
          <w:rtl/>
        </w:rPr>
        <w:t>חיים</w:t>
      </w:r>
      <w:r>
        <w:rPr>
          <w:rtl/>
        </w:rPr>
        <w:t xml:space="preserve"> אורון (מרצ):</w:t>
      </w:r>
    </w:p>
    <w:p w14:paraId="0A54D6F2" w14:textId="77777777" w:rsidR="00000000" w:rsidRDefault="007C71EE">
      <w:pPr>
        <w:pStyle w:val="a"/>
        <w:rPr>
          <w:rFonts w:hint="cs"/>
          <w:rtl/>
        </w:rPr>
      </w:pPr>
    </w:p>
    <w:p w14:paraId="73C6C259" w14:textId="77777777" w:rsidR="00000000" w:rsidRDefault="007C71EE">
      <w:pPr>
        <w:pStyle w:val="a"/>
        <w:rPr>
          <w:rFonts w:hint="cs"/>
          <w:rtl/>
        </w:rPr>
      </w:pPr>
      <w:r>
        <w:rPr>
          <w:rFonts w:hint="cs"/>
          <w:rtl/>
        </w:rPr>
        <w:t xml:space="preserve">- - - </w:t>
      </w:r>
    </w:p>
    <w:p w14:paraId="2B1AD8A1" w14:textId="77777777" w:rsidR="00000000" w:rsidRDefault="007C71EE">
      <w:pPr>
        <w:pStyle w:val="a"/>
        <w:ind w:firstLine="0"/>
        <w:rPr>
          <w:rFonts w:hint="cs"/>
          <w:rtl/>
        </w:rPr>
      </w:pPr>
    </w:p>
    <w:p w14:paraId="3FF55B8D" w14:textId="77777777" w:rsidR="00000000" w:rsidRDefault="007C71EE">
      <w:pPr>
        <w:pStyle w:val="SpeakerCon"/>
        <w:rPr>
          <w:rtl/>
        </w:rPr>
      </w:pPr>
      <w:bookmarkStart w:id="598" w:name="FS000000542T26_05_2003_23_49_30C"/>
      <w:bookmarkEnd w:id="598"/>
      <w:r>
        <w:rPr>
          <w:rtl/>
        </w:rPr>
        <w:t>עסאם מח'ול (חד"ש-תע"ל):</w:t>
      </w:r>
    </w:p>
    <w:p w14:paraId="42C5F981" w14:textId="77777777" w:rsidR="00000000" w:rsidRDefault="007C71EE">
      <w:pPr>
        <w:pStyle w:val="a"/>
        <w:rPr>
          <w:rtl/>
        </w:rPr>
      </w:pPr>
    </w:p>
    <w:p w14:paraId="40019611" w14:textId="77777777" w:rsidR="00000000" w:rsidRDefault="007C71EE">
      <w:pPr>
        <w:pStyle w:val="a"/>
        <w:rPr>
          <w:rFonts w:hint="cs"/>
          <w:rtl/>
        </w:rPr>
      </w:pPr>
      <w:r>
        <w:rPr>
          <w:rFonts w:hint="cs"/>
          <w:rtl/>
        </w:rPr>
        <w:t>אתם מפלגת חוסר הרגישות החברתית. אתם מפלגת האטימות החברתית והכלכלית. זה מה שאתם, והציבור צריך לדעת. זא</w:t>
      </w:r>
      <w:r>
        <w:rPr>
          <w:rFonts w:hint="cs"/>
          <w:rtl/>
        </w:rPr>
        <w:t>ת האמת שלכם. ההתעמרות, ההתנכלות לחלשים. ההתנכלות לאלה שאין להם. אתם מרוצים מעצמכם כל כך עד שאתם נהנים כאשר אתם רואים אנשים שאינם מגיעים לפת הלחם שאצלכם היא בשפע. זאת השכבה האומללה שאתם מייצגים כמפלגה. זאת האמירה החברתית שלכם. לכן אתם עולים על גבו של מעמד ה</w:t>
      </w:r>
      <w:r>
        <w:rPr>
          <w:rFonts w:hint="cs"/>
          <w:rtl/>
        </w:rPr>
        <w:t xml:space="preserve">ביניים, ואתם דופקים את מעמד הביניים. זה מה שקורה בתוכנית הזאת. כבר ג'ק לונדון בספרו "עקב הברזל" דיבר בדיוק על המעמד הזה, על הדורסנות הזאת שדוחקת את מעמד הביניים אל מתחת לקו העוני.  זה מה שקורה בתוכנית הזאת.  </w:t>
      </w:r>
    </w:p>
    <w:p w14:paraId="17E6D99A" w14:textId="77777777" w:rsidR="00000000" w:rsidRDefault="007C71EE">
      <w:pPr>
        <w:pStyle w:val="a"/>
        <w:rPr>
          <w:rFonts w:hint="cs"/>
          <w:rtl/>
        </w:rPr>
      </w:pPr>
    </w:p>
    <w:p w14:paraId="0E36B11B" w14:textId="77777777" w:rsidR="00000000" w:rsidRDefault="007C71EE">
      <w:pPr>
        <w:pStyle w:val="a"/>
        <w:rPr>
          <w:rFonts w:hint="cs"/>
          <w:rtl/>
        </w:rPr>
      </w:pPr>
      <w:r>
        <w:rPr>
          <w:rFonts w:hint="cs"/>
          <w:rtl/>
        </w:rPr>
        <w:t xml:space="preserve">התוכנית הזאת מתייחסת אל קומץ קטן של בעלי הון. </w:t>
      </w:r>
      <w:r>
        <w:rPr>
          <w:rFonts w:hint="cs"/>
          <w:rtl/>
        </w:rPr>
        <w:t>התוכנית הזאת מבטאת את רצונה של הממשלה הזאת לנהל את העסקים של בעלי ההון ושל בעלי העבודה. כי איך אפשר להסביר את התוצר של התוכנית הזאת, שכבר  רואים אותו, שכבר מנבאים אותו, שאי-אפשר שלא לראות אותו: העמקת העוני, הרחבת האבטלה, הטענה שאין כסף ולכן מה אתם רוצים קצ</w:t>
      </w:r>
      <w:r>
        <w:rPr>
          <w:rFonts w:hint="cs"/>
          <w:rtl/>
        </w:rPr>
        <w:t>באות ומה אתם מביאים בכלל ילדים לעולם.  שמעתי אתכם, את המפלגה שלך כאן, מתייחסת אל ילד כאל קונספירציה חברתית.</w:t>
      </w:r>
    </w:p>
    <w:p w14:paraId="63350936" w14:textId="77777777" w:rsidR="00000000" w:rsidRDefault="007C71EE">
      <w:pPr>
        <w:pStyle w:val="a"/>
        <w:ind w:firstLine="0"/>
        <w:rPr>
          <w:rFonts w:hint="cs"/>
          <w:rtl/>
        </w:rPr>
      </w:pPr>
    </w:p>
    <w:p w14:paraId="04AF437F" w14:textId="77777777" w:rsidR="00000000" w:rsidRDefault="007C71EE">
      <w:pPr>
        <w:pStyle w:val="ac"/>
        <w:rPr>
          <w:rtl/>
        </w:rPr>
      </w:pPr>
      <w:r>
        <w:rPr>
          <w:rFonts w:hint="eastAsia"/>
          <w:rtl/>
        </w:rPr>
        <w:t>ישראל</w:t>
      </w:r>
      <w:r>
        <w:rPr>
          <w:rtl/>
        </w:rPr>
        <w:t xml:space="preserve"> אייכלר (יהדות התורה):</w:t>
      </w:r>
    </w:p>
    <w:p w14:paraId="52BD21AC" w14:textId="77777777" w:rsidR="00000000" w:rsidRDefault="007C71EE">
      <w:pPr>
        <w:pStyle w:val="a"/>
        <w:rPr>
          <w:rFonts w:hint="cs"/>
          <w:rtl/>
        </w:rPr>
      </w:pPr>
    </w:p>
    <w:p w14:paraId="3CC1A8B7" w14:textId="77777777" w:rsidR="00000000" w:rsidRDefault="007C71EE">
      <w:pPr>
        <w:pStyle w:val="a"/>
        <w:rPr>
          <w:rFonts w:hint="cs"/>
          <w:rtl/>
        </w:rPr>
      </w:pPr>
      <w:r>
        <w:rPr>
          <w:rFonts w:hint="cs"/>
          <w:rtl/>
        </w:rPr>
        <w:t xml:space="preserve">בעלי ההון הקימו את הממשלה הזאת. </w:t>
      </w:r>
    </w:p>
    <w:p w14:paraId="6C72372A" w14:textId="77777777" w:rsidR="00000000" w:rsidRDefault="007C71EE">
      <w:pPr>
        <w:pStyle w:val="a"/>
        <w:ind w:firstLine="0"/>
        <w:rPr>
          <w:rFonts w:hint="cs"/>
          <w:rtl/>
        </w:rPr>
      </w:pPr>
    </w:p>
    <w:p w14:paraId="74BB396B" w14:textId="77777777" w:rsidR="00000000" w:rsidRDefault="007C71EE">
      <w:pPr>
        <w:pStyle w:val="SpeakerCon"/>
        <w:rPr>
          <w:rtl/>
        </w:rPr>
      </w:pPr>
      <w:bookmarkStart w:id="599" w:name="FS000000542T26_05_2003_23_52_51C"/>
      <w:bookmarkEnd w:id="599"/>
      <w:r>
        <w:rPr>
          <w:rtl/>
        </w:rPr>
        <w:t>עסאם מח'ול (חד"ש-תע"ל):</w:t>
      </w:r>
    </w:p>
    <w:p w14:paraId="4D96C51E" w14:textId="77777777" w:rsidR="00000000" w:rsidRDefault="007C71EE">
      <w:pPr>
        <w:pStyle w:val="a"/>
        <w:rPr>
          <w:rtl/>
        </w:rPr>
      </w:pPr>
    </w:p>
    <w:p w14:paraId="2C14E47E" w14:textId="77777777" w:rsidR="00000000" w:rsidRDefault="007C71EE">
      <w:pPr>
        <w:pStyle w:val="a"/>
        <w:rPr>
          <w:rFonts w:hint="cs"/>
          <w:rtl/>
        </w:rPr>
      </w:pPr>
      <w:r>
        <w:rPr>
          <w:rFonts w:hint="cs"/>
          <w:rtl/>
        </w:rPr>
        <w:t>נכון, והיא מחזירה להם. הם בחרו נציגים בכנסת הזאת ולכן הם מח</w:t>
      </w:r>
      <w:r>
        <w:rPr>
          <w:rFonts w:hint="cs"/>
          <w:rtl/>
        </w:rPr>
        <w:t>זירים להם. לכן אתם חייבים להם. אז העניים יהיו יותר עניים, מה יש?  ואם הם לא יכולים, אם אין להם תהום יותר עמוקה להידרדר אליה,  מכים בקצבאות הביטוח הלאומי, מטילים מס על עקרות-בית. מה יש? למה מעמיקים את האבטלה והעוני? זה שקר כשאומרים שזה כיוון שאין כסף. יש כס</w:t>
      </w:r>
      <w:r>
        <w:rPr>
          <w:rFonts w:hint="cs"/>
          <w:rtl/>
        </w:rPr>
        <w:t xml:space="preserve">ף. לאן מפנים את הכסף הזה? הסכום שהתוכנית הזאת מתיימרת לחסוך הוא אותו סכום שהיא מגישה על מגש של כסף לבעלי ההון בצורות שונות. 6 מיליארדי שקלים הטבות המדינה משלמת, משלם המס משלם, והם נכנסים לכיסיהם של בעלי ההון משני העשירונים הגבוהים.  </w:t>
      </w:r>
    </w:p>
    <w:p w14:paraId="388E9263" w14:textId="77777777" w:rsidR="00000000" w:rsidRDefault="007C71EE">
      <w:pPr>
        <w:pStyle w:val="a"/>
        <w:rPr>
          <w:rFonts w:hint="cs"/>
          <w:rtl/>
        </w:rPr>
      </w:pPr>
    </w:p>
    <w:p w14:paraId="5092A6EC" w14:textId="77777777" w:rsidR="00000000" w:rsidRDefault="007C71EE">
      <w:pPr>
        <w:pStyle w:val="a"/>
        <w:rPr>
          <w:rFonts w:hint="cs"/>
          <w:rtl/>
        </w:rPr>
      </w:pPr>
      <w:r>
        <w:rPr>
          <w:rFonts w:hint="cs"/>
          <w:rtl/>
        </w:rPr>
        <w:t>למה אתם מסתירים את הע</w:t>
      </w:r>
      <w:r>
        <w:rPr>
          <w:rFonts w:hint="cs"/>
          <w:rtl/>
        </w:rPr>
        <w:t>ובדה הזאת מהציבור? למה אתם טוענים שאין כסף כאשר אתם יודעים ובמודע עושים זאת? מאיצים את הרפורמה במס כאשר ברור  שמי שמקבל שכר מינימום, זה לא נוגע אליו כלל.  מי שמקבל 10,0000 שקל, יכול ליהנות מ=500 שקל, ומי שמקבל 50,000 שקל או 100,000 שקל בחודש יכול ליהנות מ=</w:t>
      </w:r>
      <w:r>
        <w:rPr>
          <w:rFonts w:hint="cs"/>
          <w:rtl/>
        </w:rPr>
        <w:t xml:space="preserve">4,000 ו=5,000 שקל.   אז יש כסף. </w:t>
      </w:r>
    </w:p>
    <w:p w14:paraId="251A861A" w14:textId="77777777" w:rsidR="00000000" w:rsidRDefault="007C71EE">
      <w:pPr>
        <w:pStyle w:val="a"/>
        <w:ind w:firstLine="0"/>
        <w:rPr>
          <w:rFonts w:hint="cs"/>
          <w:rtl/>
        </w:rPr>
      </w:pPr>
    </w:p>
    <w:p w14:paraId="0597492C" w14:textId="77777777" w:rsidR="00000000" w:rsidRDefault="007C71EE">
      <w:pPr>
        <w:pStyle w:val="ad"/>
        <w:rPr>
          <w:rtl/>
        </w:rPr>
      </w:pPr>
      <w:r>
        <w:rPr>
          <w:rtl/>
        </w:rPr>
        <w:t>היו"ר ראובן ריבלין:</w:t>
      </w:r>
    </w:p>
    <w:p w14:paraId="17DED987" w14:textId="77777777" w:rsidR="00000000" w:rsidRDefault="007C71EE">
      <w:pPr>
        <w:pStyle w:val="a"/>
        <w:rPr>
          <w:rtl/>
        </w:rPr>
      </w:pPr>
    </w:p>
    <w:p w14:paraId="5B4BE0E4" w14:textId="77777777" w:rsidR="00000000" w:rsidRDefault="007C71EE">
      <w:pPr>
        <w:pStyle w:val="a"/>
        <w:rPr>
          <w:rFonts w:hint="cs"/>
          <w:rtl/>
        </w:rPr>
      </w:pPr>
      <w:r>
        <w:rPr>
          <w:rFonts w:hint="cs"/>
          <w:rtl/>
        </w:rPr>
        <w:t>נא לסיים.</w:t>
      </w:r>
    </w:p>
    <w:p w14:paraId="08FF644C" w14:textId="77777777" w:rsidR="00000000" w:rsidRDefault="007C71EE">
      <w:pPr>
        <w:pStyle w:val="a"/>
        <w:ind w:firstLine="0"/>
        <w:rPr>
          <w:rFonts w:hint="cs"/>
          <w:rtl/>
        </w:rPr>
      </w:pPr>
    </w:p>
    <w:p w14:paraId="48B76670" w14:textId="77777777" w:rsidR="00000000" w:rsidRDefault="007C71EE">
      <w:pPr>
        <w:pStyle w:val="SpeakerCon"/>
        <w:rPr>
          <w:rtl/>
        </w:rPr>
      </w:pPr>
      <w:bookmarkStart w:id="600" w:name="FS000000542T26_05_2003_23_56_23C"/>
      <w:bookmarkEnd w:id="600"/>
      <w:r>
        <w:rPr>
          <w:rtl/>
        </w:rPr>
        <w:t>עסאם מח'ול (חד"ש-תע"ל):</w:t>
      </w:r>
    </w:p>
    <w:p w14:paraId="3EE1C4AF" w14:textId="77777777" w:rsidR="00000000" w:rsidRDefault="007C71EE">
      <w:pPr>
        <w:pStyle w:val="a"/>
        <w:rPr>
          <w:rtl/>
        </w:rPr>
      </w:pPr>
    </w:p>
    <w:p w14:paraId="764339EC" w14:textId="77777777" w:rsidR="00000000" w:rsidRDefault="007C71EE">
      <w:pPr>
        <w:pStyle w:val="a"/>
        <w:rPr>
          <w:rFonts w:hint="cs"/>
          <w:rtl/>
        </w:rPr>
      </w:pPr>
      <w:r>
        <w:rPr>
          <w:rFonts w:hint="cs"/>
          <w:rtl/>
        </w:rPr>
        <w:t>יש כסף, אבל אתם גמרתם אומר לגרום לכך שהכסף הזה לא יגיע לציבור, לא יגיע לחברה הישראלית, לא לעם בישראל ולא לעובדים. זה כסף שמיועד לעשירים.  זאת מגמה ברורה. לא תוכלו עו</w:t>
      </w:r>
      <w:r>
        <w:rPr>
          <w:rFonts w:hint="cs"/>
          <w:rtl/>
        </w:rPr>
        <w:t>ד להסתיר זאת. מחר יגידו לכם זאת ועדי העובדים שיפגינו כאן, ומחרתיים יגידו לכם זאת המוני המפגינים שיגיעו ל"בנייני האומה" ויצעדו לכנסת - -</w:t>
      </w:r>
    </w:p>
    <w:p w14:paraId="0C121676" w14:textId="77777777" w:rsidR="00000000" w:rsidRDefault="007C71EE">
      <w:pPr>
        <w:pStyle w:val="a"/>
        <w:ind w:firstLine="0"/>
        <w:rPr>
          <w:rFonts w:hint="cs"/>
          <w:rtl/>
        </w:rPr>
      </w:pPr>
    </w:p>
    <w:p w14:paraId="2CF46CEF" w14:textId="77777777" w:rsidR="00000000" w:rsidRDefault="007C71EE">
      <w:pPr>
        <w:pStyle w:val="ad"/>
        <w:rPr>
          <w:rtl/>
        </w:rPr>
      </w:pPr>
      <w:r>
        <w:rPr>
          <w:rtl/>
        </w:rPr>
        <w:t>היו"ר ראובן ריבלין:</w:t>
      </w:r>
    </w:p>
    <w:p w14:paraId="3803CBEA" w14:textId="77777777" w:rsidR="00000000" w:rsidRDefault="007C71EE">
      <w:pPr>
        <w:pStyle w:val="a"/>
        <w:rPr>
          <w:rtl/>
        </w:rPr>
      </w:pPr>
    </w:p>
    <w:p w14:paraId="04B2A79A" w14:textId="77777777" w:rsidR="00000000" w:rsidRDefault="007C71EE">
      <w:pPr>
        <w:pStyle w:val="a"/>
        <w:rPr>
          <w:rFonts w:hint="cs"/>
          <w:rtl/>
        </w:rPr>
      </w:pPr>
      <w:r>
        <w:rPr>
          <w:rFonts w:hint="cs"/>
          <w:rtl/>
        </w:rPr>
        <w:t>תודה רבה, אדוני.</w:t>
      </w:r>
    </w:p>
    <w:p w14:paraId="54D47F62" w14:textId="77777777" w:rsidR="00000000" w:rsidRDefault="007C71EE">
      <w:pPr>
        <w:pStyle w:val="a"/>
        <w:rPr>
          <w:rFonts w:hint="cs"/>
          <w:rtl/>
        </w:rPr>
      </w:pPr>
    </w:p>
    <w:p w14:paraId="7727B488" w14:textId="77777777" w:rsidR="00000000" w:rsidRDefault="007C71EE">
      <w:pPr>
        <w:pStyle w:val="SpeakerCon"/>
        <w:rPr>
          <w:rtl/>
        </w:rPr>
      </w:pPr>
      <w:bookmarkStart w:id="601" w:name="FS000000542T27_05_2003_00_01_19"/>
      <w:bookmarkEnd w:id="601"/>
      <w:r>
        <w:rPr>
          <w:rFonts w:hint="eastAsia"/>
          <w:rtl/>
        </w:rPr>
        <w:t>עסאם</w:t>
      </w:r>
      <w:r>
        <w:rPr>
          <w:rtl/>
        </w:rPr>
        <w:t xml:space="preserve"> מח'ול (חד"ש-תע"ל):</w:t>
      </w:r>
    </w:p>
    <w:p w14:paraId="4945AEC1" w14:textId="77777777" w:rsidR="00000000" w:rsidRDefault="007C71EE">
      <w:pPr>
        <w:pStyle w:val="a"/>
        <w:rPr>
          <w:rFonts w:hint="cs"/>
          <w:rtl/>
        </w:rPr>
      </w:pPr>
    </w:p>
    <w:p w14:paraId="114E0AF1" w14:textId="77777777" w:rsidR="00000000" w:rsidRDefault="007C71EE">
      <w:pPr>
        <w:pStyle w:val="a"/>
        <w:rPr>
          <w:rFonts w:hint="cs"/>
          <w:rtl/>
        </w:rPr>
      </w:pPr>
      <w:r>
        <w:rPr>
          <w:rFonts w:hint="cs"/>
          <w:rtl/>
        </w:rPr>
        <w:t>אני מסיים, אדוני. - - ויגיעו לכנסת בדיוק כדי להגיד לכם:</w:t>
      </w:r>
      <w:r>
        <w:rPr>
          <w:rFonts w:hint="cs"/>
          <w:rtl/>
        </w:rPr>
        <w:t xml:space="preserve"> אתם לא תרמו אותנו עוד הפעם. הציבור כבר מבין מה אתם עושים, מה מעוללות ידיכם ומה מעוללות התוכניות שלכם.</w:t>
      </w:r>
    </w:p>
    <w:p w14:paraId="7A067772" w14:textId="77777777" w:rsidR="00000000" w:rsidRDefault="007C71EE">
      <w:pPr>
        <w:pStyle w:val="a"/>
        <w:rPr>
          <w:rFonts w:hint="cs"/>
          <w:rtl/>
        </w:rPr>
      </w:pPr>
    </w:p>
    <w:p w14:paraId="65213D95" w14:textId="77777777" w:rsidR="00000000" w:rsidRDefault="007C71EE">
      <w:pPr>
        <w:pStyle w:val="ad"/>
        <w:rPr>
          <w:rtl/>
        </w:rPr>
      </w:pPr>
      <w:r>
        <w:rPr>
          <w:rtl/>
        </w:rPr>
        <w:t>היו"ר ראובן ריבלין:</w:t>
      </w:r>
    </w:p>
    <w:p w14:paraId="47446FFE" w14:textId="77777777" w:rsidR="00000000" w:rsidRDefault="007C71EE">
      <w:pPr>
        <w:pStyle w:val="a"/>
        <w:rPr>
          <w:rtl/>
        </w:rPr>
      </w:pPr>
    </w:p>
    <w:p w14:paraId="27894E93" w14:textId="77777777" w:rsidR="00000000" w:rsidRDefault="007C71EE">
      <w:pPr>
        <w:pStyle w:val="a"/>
        <w:rPr>
          <w:rFonts w:hint="cs"/>
          <w:rtl/>
        </w:rPr>
      </w:pPr>
      <w:r>
        <w:rPr>
          <w:rFonts w:hint="cs"/>
          <w:rtl/>
        </w:rPr>
        <w:t>תודה רבה לך, חבר הכנסת מח'ול. רבותי, אתם יכולים להתחיל את נאומיכם בדיוק כשתמות עשר הדקות. הזמן חלף. אדוני יוכל הרי לדבר כל הלילה. ו</w:t>
      </w:r>
      <w:r>
        <w:rPr>
          <w:rFonts w:hint="cs"/>
          <w:rtl/>
        </w:rPr>
        <w:t>מחר בלילה.</w:t>
      </w:r>
    </w:p>
    <w:p w14:paraId="59981513" w14:textId="77777777" w:rsidR="00000000" w:rsidRDefault="007C71EE">
      <w:pPr>
        <w:pStyle w:val="a"/>
        <w:rPr>
          <w:rFonts w:hint="cs"/>
          <w:rtl/>
        </w:rPr>
      </w:pPr>
    </w:p>
    <w:p w14:paraId="3A6D522B" w14:textId="77777777" w:rsidR="00000000" w:rsidRDefault="007C71EE">
      <w:pPr>
        <w:pStyle w:val="ac"/>
        <w:rPr>
          <w:rtl/>
        </w:rPr>
      </w:pPr>
      <w:r>
        <w:rPr>
          <w:rFonts w:hint="eastAsia"/>
          <w:rtl/>
        </w:rPr>
        <w:t>חיים</w:t>
      </w:r>
      <w:r>
        <w:rPr>
          <w:rtl/>
        </w:rPr>
        <w:t xml:space="preserve"> אורון (מרצ):</w:t>
      </w:r>
    </w:p>
    <w:p w14:paraId="0EF6146A" w14:textId="77777777" w:rsidR="00000000" w:rsidRDefault="007C71EE">
      <w:pPr>
        <w:pStyle w:val="a"/>
        <w:rPr>
          <w:rFonts w:hint="cs"/>
          <w:rtl/>
        </w:rPr>
      </w:pPr>
    </w:p>
    <w:p w14:paraId="1179E35A" w14:textId="77777777" w:rsidR="00000000" w:rsidRDefault="007C71EE">
      <w:pPr>
        <w:pStyle w:val="a"/>
        <w:rPr>
          <w:rFonts w:hint="cs"/>
          <w:rtl/>
        </w:rPr>
      </w:pPr>
      <w:r>
        <w:rPr>
          <w:rFonts w:hint="cs"/>
          <w:rtl/>
        </w:rPr>
        <w:t>ומחרתיים בלילה.</w:t>
      </w:r>
    </w:p>
    <w:p w14:paraId="0C13BA0E" w14:textId="77777777" w:rsidR="00000000" w:rsidRDefault="007C71EE">
      <w:pPr>
        <w:pStyle w:val="a"/>
        <w:rPr>
          <w:rFonts w:hint="cs"/>
          <w:rtl/>
        </w:rPr>
      </w:pPr>
    </w:p>
    <w:p w14:paraId="6BD57410" w14:textId="77777777" w:rsidR="00000000" w:rsidRDefault="007C71EE">
      <w:pPr>
        <w:pStyle w:val="ad"/>
        <w:rPr>
          <w:rtl/>
        </w:rPr>
      </w:pPr>
      <w:r>
        <w:rPr>
          <w:rtl/>
        </w:rPr>
        <w:t>היו"ר ראובן ריבלין:</w:t>
      </w:r>
    </w:p>
    <w:p w14:paraId="76D286DD" w14:textId="77777777" w:rsidR="00000000" w:rsidRDefault="007C71EE">
      <w:pPr>
        <w:pStyle w:val="a"/>
        <w:rPr>
          <w:rtl/>
        </w:rPr>
      </w:pPr>
    </w:p>
    <w:p w14:paraId="058CD2A3" w14:textId="77777777" w:rsidR="00000000" w:rsidRDefault="007C71EE">
      <w:pPr>
        <w:pStyle w:val="a"/>
        <w:rPr>
          <w:rFonts w:hint="cs"/>
          <w:rtl/>
        </w:rPr>
      </w:pPr>
      <w:r>
        <w:rPr>
          <w:rFonts w:hint="cs"/>
          <w:rtl/>
        </w:rPr>
        <w:t xml:space="preserve">אם חבר הכנסת אורון כנציג האופוזיציה יחליט שנותנים לכל אחד 20 דקות, אין לי בעיה, לא אכפת לי. תזכרו שזה הכול, ובלבד שנסיים את הדיון ביום רביעי בשעה 14:00. </w:t>
      </w:r>
    </w:p>
    <w:p w14:paraId="06795E8E" w14:textId="77777777" w:rsidR="00000000" w:rsidRDefault="007C71EE">
      <w:pPr>
        <w:pStyle w:val="a"/>
        <w:rPr>
          <w:rFonts w:hint="cs"/>
          <w:rtl/>
        </w:rPr>
      </w:pPr>
    </w:p>
    <w:p w14:paraId="792D2EEC" w14:textId="77777777" w:rsidR="00000000" w:rsidRDefault="007C71EE">
      <w:pPr>
        <w:pStyle w:val="ac"/>
        <w:rPr>
          <w:rtl/>
        </w:rPr>
      </w:pPr>
      <w:r>
        <w:rPr>
          <w:rFonts w:hint="eastAsia"/>
          <w:rtl/>
        </w:rPr>
        <w:t>חיים</w:t>
      </w:r>
      <w:r>
        <w:rPr>
          <w:rtl/>
        </w:rPr>
        <w:t xml:space="preserve"> אורון (מרצ):</w:t>
      </w:r>
    </w:p>
    <w:p w14:paraId="556DFC8F" w14:textId="77777777" w:rsidR="00000000" w:rsidRDefault="007C71EE">
      <w:pPr>
        <w:pStyle w:val="a"/>
        <w:rPr>
          <w:rFonts w:hint="cs"/>
          <w:rtl/>
        </w:rPr>
      </w:pPr>
    </w:p>
    <w:p w14:paraId="777ED848" w14:textId="77777777" w:rsidR="00000000" w:rsidRDefault="007C71EE">
      <w:pPr>
        <w:pStyle w:val="a"/>
        <w:rPr>
          <w:rFonts w:hint="cs"/>
          <w:rtl/>
        </w:rPr>
      </w:pPr>
      <w:r>
        <w:rPr>
          <w:rFonts w:hint="cs"/>
          <w:rtl/>
        </w:rPr>
        <w:t>לא קבענו באיז</w:t>
      </w:r>
      <w:r>
        <w:rPr>
          <w:rFonts w:hint="cs"/>
          <w:rtl/>
        </w:rPr>
        <w:t>ה שבוע.</w:t>
      </w:r>
    </w:p>
    <w:p w14:paraId="583C364B" w14:textId="77777777" w:rsidR="00000000" w:rsidRDefault="007C71EE">
      <w:pPr>
        <w:pStyle w:val="a"/>
        <w:rPr>
          <w:rFonts w:hint="cs"/>
          <w:rtl/>
        </w:rPr>
      </w:pPr>
    </w:p>
    <w:p w14:paraId="18FBCA11" w14:textId="77777777" w:rsidR="00000000" w:rsidRDefault="007C71EE">
      <w:pPr>
        <w:pStyle w:val="ad"/>
        <w:rPr>
          <w:rtl/>
        </w:rPr>
      </w:pPr>
      <w:r>
        <w:rPr>
          <w:rtl/>
        </w:rPr>
        <w:t>היו"ר ראובן ריבלין:</w:t>
      </w:r>
    </w:p>
    <w:p w14:paraId="0E83BA75" w14:textId="77777777" w:rsidR="00000000" w:rsidRDefault="007C71EE">
      <w:pPr>
        <w:pStyle w:val="a"/>
        <w:rPr>
          <w:rtl/>
        </w:rPr>
      </w:pPr>
    </w:p>
    <w:p w14:paraId="6E94CA88" w14:textId="77777777" w:rsidR="00000000" w:rsidRDefault="007C71EE">
      <w:pPr>
        <w:pStyle w:val="a"/>
        <w:rPr>
          <w:rFonts w:hint="cs"/>
          <w:rtl/>
        </w:rPr>
      </w:pPr>
      <w:r>
        <w:rPr>
          <w:rFonts w:hint="cs"/>
          <w:rtl/>
        </w:rPr>
        <w:t>לא קבענו, אבל את הפרשנות לקביעה הזאת אני אתן, לא אתה.</w:t>
      </w:r>
    </w:p>
    <w:p w14:paraId="5D2AADCE" w14:textId="77777777" w:rsidR="00000000" w:rsidRDefault="007C71EE">
      <w:pPr>
        <w:pStyle w:val="a"/>
        <w:rPr>
          <w:rFonts w:hint="cs"/>
          <w:rtl/>
        </w:rPr>
      </w:pPr>
    </w:p>
    <w:p w14:paraId="495A8EFA" w14:textId="77777777" w:rsidR="00000000" w:rsidRDefault="007C71EE">
      <w:pPr>
        <w:pStyle w:val="a"/>
        <w:rPr>
          <w:rFonts w:hint="cs"/>
          <w:rtl/>
        </w:rPr>
      </w:pPr>
      <w:r>
        <w:rPr>
          <w:rFonts w:hint="cs"/>
          <w:rtl/>
        </w:rPr>
        <w:t>חבר הכנסת נסים זאב, גם לרשות אדוני עומדות עשר דקות, ואני בטוח שהוא ישכיל בעשר דקות למלא חלק מהדברים שהוא מתכוון לומר.</w:t>
      </w:r>
    </w:p>
    <w:p w14:paraId="322BF02D" w14:textId="77777777" w:rsidR="00000000" w:rsidRDefault="007C71EE">
      <w:pPr>
        <w:pStyle w:val="a"/>
        <w:rPr>
          <w:rFonts w:hint="cs"/>
          <w:rtl/>
        </w:rPr>
      </w:pPr>
    </w:p>
    <w:p w14:paraId="5AA9C2A4" w14:textId="77777777" w:rsidR="00000000" w:rsidRDefault="007C71EE">
      <w:pPr>
        <w:pStyle w:val="Speaker"/>
        <w:rPr>
          <w:rtl/>
        </w:rPr>
      </w:pPr>
      <w:bookmarkStart w:id="602" w:name="FS000000490T27_05_2003_00_05_33"/>
      <w:bookmarkEnd w:id="602"/>
      <w:r>
        <w:rPr>
          <w:rFonts w:hint="eastAsia"/>
          <w:rtl/>
        </w:rPr>
        <w:t>נסים</w:t>
      </w:r>
      <w:r>
        <w:rPr>
          <w:rtl/>
        </w:rPr>
        <w:t xml:space="preserve"> זאב (ש"ס):</w:t>
      </w:r>
    </w:p>
    <w:p w14:paraId="3D9CF4AE" w14:textId="77777777" w:rsidR="00000000" w:rsidRDefault="007C71EE">
      <w:pPr>
        <w:pStyle w:val="a"/>
        <w:rPr>
          <w:rFonts w:hint="cs"/>
          <w:rtl/>
        </w:rPr>
      </w:pPr>
    </w:p>
    <w:p w14:paraId="49638EA7" w14:textId="77777777" w:rsidR="00000000" w:rsidRDefault="007C71EE">
      <w:pPr>
        <w:pStyle w:val="a"/>
        <w:rPr>
          <w:rFonts w:hint="cs"/>
          <w:rtl/>
        </w:rPr>
      </w:pPr>
      <w:r>
        <w:rPr>
          <w:rFonts w:hint="cs"/>
          <w:rtl/>
        </w:rPr>
        <w:t xml:space="preserve">אדוני היושב-ראש, כנסת נכבדה, אתחיל </w:t>
      </w:r>
      <w:r>
        <w:rPr>
          <w:rFonts w:hint="cs"/>
          <w:rtl/>
        </w:rPr>
        <w:t>בפרק תהילים: "שיר המעלות אל ה' בצרתה לי קראתי ויענני. ה' הצילה נפשי משפת שקר מלשון רמיה. מה יתן לך ומה יסיף לך לשון רמיה. חצי גבור שנונים עם גחלי רתמים. אויה לי כי גרתי משך שכנתי עם אהלי קדר. רבת שכנה לה נפשי עם שונא שלום. אני שלום וכי אדבר המה למלחמה".</w:t>
      </w:r>
    </w:p>
    <w:p w14:paraId="0B647589" w14:textId="77777777" w:rsidR="00000000" w:rsidRDefault="007C71EE">
      <w:pPr>
        <w:pStyle w:val="a"/>
        <w:rPr>
          <w:rFonts w:hint="cs"/>
          <w:rtl/>
        </w:rPr>
      </w:pPr>
    </w:p>
    <w:p w14:paraId="27FDCC95" w14:textId="77777777" w:rsidR="00000000" w:rsidRDefault="007C71EE">
      <w:pPr>
        <w:pStyle w:val="a"/>
        <w:rPr>
          <w:rFonts w:hint="cs"/>
          <w:rtl/>
        </w:rPr>
      </w:pPr>
      <w:r>
        <w:rPr>
          <w:rFonts w:hint="cs"/>
          <w:rtl/>
        </w:rPr>
        <w:t>ה</w:t>
      </w:r>
      <w:r>
        <w:rPr>
          <w:rFonts w:hint="cs"/>
          <w:rtl/>
        </w:rPr>
        <w:t>מלחמה שלנו, אדוני היושב-ראש, היא בשני תחומים: המלחמה הביטחונית, על ביטחון המדינה, והמלחמה שלנו על משק המדינה, כלכלת המדינה. הדברים פה משולבים גם בפרשת השבוע: אם בחקותי תלכו, ונתתי שלום בארץ, ואכלתם לחמכם לשובע וישבתם לבטח עליה. אנחנו רואים ששתי ההבטחות האל</w:t>
      </w:r>
      <w:r>
        <w:rPr>
          <w:rFonts w:hint="cs"/>
          <w:rtl/>
        </w:rPr>
        <w:t>ה הולכות במקשה אחת, העניין הכלכלי והעניין הביטחוני.</w:t>
      </w:r>
    </w:p>
    <w:p w14:paraId="4E9E325D" w14:textId="77777777" w:rsidR="00000000" w:rsidRDefault="007C71EE">
      <w:pPr>
        <w:pStyle w:val="a"/>
        <w:rPr>
          <w:rFonts w:hint="cs"/>
          <w:rtl/>
        </w:rPr>
      </w:pPr>
    </w:p>
    <w:p w14:paraId="25FF0981" w14:textId="77777777" w:rsidR="00000000" w:rsidRDefault="007C71EE">
      <w:pPr>
        <w:pStyle w:val="a"/>
        <w:rPr>
          <w:rFonts w:hint="cs"/>
          <w:rtl/>
        </w:rPr>
      </w:pPr>
      <w:r>
        <w:rPr>
          <w:rFonts w:hint="cs"/>
          <w:rtl/>
        </w:rPr>
        <w:t>מכיוון שהסוגיה היא לא ביטחונית, הסוגיה היא כלכלית, אני רוצה לומר לך, אדוני היושב-ראש, התוכנית הכלכלית שגובשה על-ידי ממשלת ישראל עם כינונה, ואשר מובאת בזה לאישור הכנסת, עומדת למעשה בניגוד משווע לקווי היסו</w:t>
      </w:r>
      <w:r>
        <w:rPr>
          <w:rFonts w:hint="cs"/>
          <w:rtl/>
        </w:rPr>
        <w:t xml:space="preserve">ד של הממשלה בראשותו של אריאל שרון כפי שפורסמו ביום 26 בפברואר 2003. </w:t>
      </w:r>
    </w:p>
    <w:p w14:paraId="441C6D09" w14:textId="77777777" w:rsidR="00000000" w:rsidRDefault="007C71EE">
      <w:pPr>
        <w:pStyle w:val="a"/>
        <w:rPr>
          <w:rFonts w:hint="cs"/>
          <w:rtl/>
        </w:rPr>
      </w:pPr>
    </w:p>
    <w:p w14:paraId="118FBD93" w14:textId="77777777" w:rsidR="00000000" w:rsidRDefault="007C71EE">
      <w:pPr>
        <w:pStyle w:val="a"/>
        <w:rPr>
          <w:rFonts w:hint="cs"/>
        </w:rPr>
      </w:pPr>
      <w:r>
        <w:rPr>
          <w:rFonts w:hint="cs"/>
          <w:rtl/>
        </w:rPr>
        <w:t>אני רוצה לצטט מקווי היסוד של הממשלה, כפי שנקבעו ופורסמו לפני שלושה חודשים בדיוק, בפרק הכללי. אני רוצה לקרוא את הסעיפים לפי הסדר, אחד לאחד: א. "יצירת התנאים להתפתחות כלכלה חופשית, משק משג</w:t>
      </w:r>
      <w:r>
        <w:rPr>
          <w:rFonts w:hint="cs"/>
          <w:rtl/>
        </w:rPr>
        <w:t xml:space="preserve">שג ורווחה חברתית - - - "; ב. "מאבק בעוני ובאבטלה, צמצום הפערים החברתיים ושיפור איכות החיים בערי הפיתוח, בשכונות ובאזורי המצוקה - - - "; ג. "חיזוק השוויון בחברה הישראלית בקרב כל המגזרים, העדות וקבוצות האוכלוסייה השונות - - - "; ד. עוד נאמר שם: "הממשלה תפעל </w:t>
      </w:r>
      <w:r>
        <w:rPr>
          <w:rFonts w:hint="cs"/>
          <w:rtl/>
        </w:rPr>
        <w:t>לקידום שכבות רחבות בעם, לשיפור של ממש בתחום בריאות הציבור, התעסוקה ותנאי הדיור ותדאג לקשישים, לגמלאים, לנכים, למשפחות ברוכות ילדים, חד-הוריות ולאנשים המצויים במצוקה כלכלית וחברתית - - - ".</w:t>
      </w:r>
    </w:p>
    <w:p w14:paraId="526878EF" w14:textId="77777777" w:rsidR="00000000" w:rsidRDefault="007C71EE">
      <w:pPr>
        <w:pStyle w:val="a"/>
        <w:ind w:firstLine="0"/>
        <w:rPr>
          <w:rFonts w:hint="cs"/>
          <w:rtl/>
        </w:rPr>
      </w:pPr>
    </w:p>
    <w:p w14:paraId="0CF43C13" w14:textId="77777777" w:rsidR="00000000" w:rsidRDefault="007C71EE">
      <w:pPr>
        <w:pStyle w:val="a"/>
        <w:ind w:left="1"/>
        <w:rPr>
          <w:rFonts w:hint="cs"/>
          <w:rtl/>
        </w:rPr>
      </w:pPr>
      <w:r>
        <w:rPr>
          <w:rFonts w:hint="cs"/>
          <w:rtl/>
        </w:rPr>
        <w:t>לא בכדי אמרתי את פרק ק"כ בתהילים, שזה לשון רמייה. ממשלת תעתועים שע</w:t>
      </w:r>
      <w:r>
        <w:rPr>
          <w:rFonts w:hint="cs"/>
          <w:rtl/>
        </w:rPr>
        <w:t xml:space="preserve">ושה בדיוק את ההיפך ממה שהבטיחה לעם. התוכנית הכלכלית שאנחנו מתבקשים לאשר היום מהווה תעודת עניות לממשלה. הממשלה מתנערת לחלוטין מהתחייבויותיה מלפני שלושה חודשים. חוסר יושר, הונאה של ממש. </w:t>
      </w:r>
    </w:p>
    <w:p w14:paraId="10B150D0" w14:textId="77777777" w:rsidR="00000000" w:rsidRDefault="007C71EE">
      <w:pPr>
        <w:pStyle w:val="a"/>
        <w:ind w:left="1"/>
        <w:rPr>
          <w:rFonts w:hint="cs"/>
          <w:rtl/>
        </w:rPr>
      </w:pPr>
    </w:p>
    <w:p w14:paraId="7D75FFF8" w14:textId="77777777" w:rsidR="00000000" w:rsidRDefault="007C71EE">
      <w:pPr>
        <w:pStyle w:val="a"/>
        <w:ind w:left="1"/>
        <w:rPr>
          <w:rFonts w:hint="cs"/>
          <w:rtl/>
        </w:rPr>
      </w:pPr>
      <w:r>
        <w:rPr>
          <w:rFonts w:hint="cs"/>
          <w:rtl/>
        </w:rPr>
        <w:t xml:space="preserve">בתוכנית יש ביטול סעיפי חקיקה, קיצוץ תקציבי משמעותי מאוד, ביטול הטבות, </w:t>
      </w:r>
      <w:r>
        <w:rPr>
          <w:rFonts w:hint="cs"/>
          <w:rtl/>
        </w:rPr>
        <w:t>פגיעה בבריאות הציבור, בעיקר בקרב האוכלוסייה המשתייכת למעמד הביניים. אתם, שינוי, תעשו את חשבון הנפש שלכם.</w:t>
      </w:r>
    </w:p>
    <w:p w14:paraId="32E9C714" w14:textId="77777777" w:rsidR="00000000" w:rsidRDefault="007C71EE">
      <w:pPr>
        <w:pStyle w:val="a"/>
        <w:ind w:left="1"/>
        <w:rPr>
          <w:rFonts w:hint="cs"/>
          <w:rtl/>
        </w:rPr>
      </w:pPr>
    </w:p>
    <w:p w14:paraId="4D871904" w14:textId="77777777" w:rsidR="00000000" w:rsidRDefault="007C71EE">
      <w:pPr>
        <w:pStyle w:val="a"/>
        <w:ind w:left="1"/>
        <w:rPr>
          <w:rFonts w:hint="cs"/>
          <w:rtl/>
        </w:rPr>
      </w:pPr>
      <w:r>
        <w:rPr>
          <w:rFonts w:hint="cs"/>
          <w:rtl/>
        </w:rPr>
        <w:t>אין להתעלם, כמובן, מכך שמדובר בתוכנית חירום המוגשת בזמן משבר, והיא בעצם תוכנית בלימה האמורה לעצור את ההידרדרות של המשק, לעצור את העמקת המיתון, למנוע מ</w:t>
      </w:r>
      <w:r>
        <w:rPr>
          <w:rFonts w:hint="cs"/>
          <w:rtl/>
        </w:rPr>
        <w:t>שבר ולהכין את הדרך לצמיחה יציבה בעתיד. ברור שזאת הכוונה של הממשלה הזאת. אבל החלקים הטרגיים של התוכנית הכלכלית מתייחסים לקיצוץ בשכר בשיעור של 6.5%-21%. בעצם עוצרים את קידום העובדים, מצמצמים משרות, ומי שנפגע בעיקר אלה השכבות החלשות.</w:t>
      </w:r>
    </w:p>
    <w:p w14:paraId="52D7849F" w14:textId="77777777" w:rsidR="00000000" w:rsidRDefault="007C71EE">
      <w:pPr>
        <w:pStyle w:val="a"/>
        <w:ind w:left="1"/>
        <w:rPr>
          <w:rFonts w:hint="cs"/>
          <w:rtl/>
        </w:rPr>
      </w:pPr>
    </w:p>
    <w:p w14:paraId="31079D42" w14:textId="77777777" w:rsidR="00000000" w:rsidRDefault="007C71EE">
      <w:pPr>
        <w:pStyle w:val="a"/>
        <w:ind w:left="1"/>
        <w:rPr>
          <w:rFonts w:hint="cs"/>
          <w:rtl/>
        </w:rPr>
      </w:pPr>
      <w:r>
        <w:rPr>
          <w:rFonts w:hint="cs"/>
          <w:rtl/>
        </w:rPr>
        <w:t>אני רוצה לדבר, אדוני היו</w:t>
      </w:r>
      <w:r>
        <w:rPr>
          <w:rFonts w:hint="cs"/>
          <w:rtl/>
        </w:rPr>
        <w:t>שב-ראש, על מגפת המתאבדים על רקע המצב הכלכלי והמיתון. בחודש האחרון שמענו על הרבה מתאבדים. אני רוצה להזכיר לחברים, למי ששכח: ב=30 בינואר 2003 מגדל פרחים ממושב יפית התאבד בירייה; אחריו ב=26 בפברואר התאבד משה קמחי, גם הוא מגדל פרחים; אחריו הזוג מירה ושמעון קנר</w:t>
      </w:r>
      <w:r>
        <w:rPr>
          <w:rFonts w:hint="cs"/>
          <w:rtl/>
        </w:rPr>
        <w:t xml:space="preserve"> </w:t>
      </w:r>
      <w:r>
        <w:rPr>
          <w:rtl/>
        </w:rPr>
        <w:t>–</w:t>
      </w:r>
      <w:r>
        <w:rPr>
          <w:rFonts w:hint="cs"/>
          <w:rtl/>
        </w:rPr>
        <w:t xml:space="preserve"> הבעל ירה באשתו והתאבד; אחריו התאבד בתלייה נער בן 14 שלא יכול היה לראות את המצוקה הכלכלית, לא יכול היה לסבול שאמו צריכה לחפש את פת הלחם; אחרי זה ב=18 באפריל עזרא וכרמלה כדורי, מגדלי פרחים ממושב שדי-תרומות בעמק בית-שאן, גם הם ממעמד הביניים. אני פונה לשינו</w:t>
      </w:r>
      <w:r>
        <w:rPr>
          <w:rFonts w:hint="cs"/>
          <w:rtl/>
        </w:rPr>
        <w:t>י, שכל כך דואגים למעמד הביניים. גם כאן הבעל התאבד בירייה; אחריו התאבד משה חבקוק בן 36; אחרי זה נעמי מחולון נרצחה על-ידי בעלה; אחריה התאבד אבי, בעל מכולת מנס-ציונה; אחריו רפי כהן בן 45 מבאר-שבע התאבד בתלייה; צריך לזכור גם את רחל, המורה מכפר-סבא שפוטרה מעבוד</w:t>
      </w:r>
      <w:r>
        <w:rPr>
          <w:rFonts w:hint="cs"/>
          <w:rtl/>
        </w:rPr>
        <w:t>תה וקפצה אל מותה באתר בנייה בתל-אביב; אחריה זאב ניר מבנימינה שהתאבד בתלייה; אחריו קבלן תושב רחובות, בעל עסק גדול שהתאבד בירייה מאקדחו; ואחרון, גבר בן 31 מבנימינה שנמצא ירוי בראשו. הוא השאיר מכתב וכתב: "לא עמדתי בקרב ההישרדות היומיומי". בכיסו נמצאו שיקים שח</w:t>
      </w:r>
      <w:r>
        <w:rPr>
          <w:rFonts w:hint="cs"/>
          <w:rtl/>
        </w:rPr>
        <w:t>זרו.</w:t>
      </w:r>
    </w:p>
    <w:p w14:paraId="0C28AA1F" w14:textId="77777777" w:rsidR="00000000" w:rsidRDefault="007C71EE">
      <w:pPr>
        <w:pStyle w:val="a"/>
        <w:ind w:left="1"/>
        <w:rPr>
          <w:rFonts w:hint="cs"/>
          <w:rtl/>
        </w:rPr>
      </w:pPr>
    </w:p>
    <w:p w14:paraId="0F132322" w14:textId="77777777" w:rsidR="00000000" w:rsidRDefault="007C71EE">
      <w:pPr>
        <w:pStyle w:val="a"/>
        <w:ind w:left="1"/>
        <w:rPr>
          <w:rFonts w:hint="cs"/>
          <w:rtl/>
        </w:rPr>
      </w:pPr>
      <w:r>
        <w:rPr>
          <w:rFonts w:hint="cs"/>
          <w:rtl/>
        </w:rPr>
        <w:t>אדוני היושב-ראש, אנחנו שומעים על כל כך הרבה טרגדיות.</w:t>
      </w:r>
    </w:p>
    <w:p w14:paraId="6C3787D8" w14:textId="77777777" w:rsidR="00000000" w:rsidRDefault="007C71EE">
      <w:pPr>
        <w:pStyle w:val="a"/>
        <w:ind w:left="1"/>
        <w:rPr>
          <w:rFonts w:hint="cs"/>
          <w:rtl/>
        </w:rPr>
      </w:pPr>
    </w:p>
    <w:p w14:paraId="29636806" w14:textId="77777777" w:rsidR="00000000" w:rsidRDefault="007C71EE">
      <w:pPr>
        <w:pStyle w:val="ac"/>
        <w:rPr>
          <w:rtl/>
        </w:rPr>
      </w:pPr>
      <w:r>
        <w:rPr>
          <w:rFonts w:hint="eastAsia"/>
          <w:rtl/>
        </w:rPr>
        <w:t>ישראל</w:t>
      </w:r>
      <w:r>
        <w:rPr>
          <w:rtl/>
        </w:rPr>
        <w:t xml:space="preserve"> אייכלר (יהדות התורה):</w:t>
      </w:r>
    </w:p>
    <w:p w14:paraId="659A8013" w14:textId="77777777" w:rsidR="00000000" w:rsidRDefault="007C71EE">
      <w:pPr>
        <w:pStyle w:val="a"/>
        <w:rPr>
          <w:rFonts w:hint="cs"/>
          <w:rtl/>
        </w:rPr>
      </w:pPr>
    </w:p>
    <w:p w14:paraId="73304732" w14:textId="77777777" w:rsidR="00000000" w:rsidRDefault="007C71EE">
      <w:pPr>
        <w:pStyle w:val="a"/>
        <w:rPr>
          <w:rFonts w:hint="cs"/>
          <w:rtl/>
        </w:rPr>
      </w:pPr>
      <w:r>
        <w:rPr>
          <w:rFonts w:hint="cs"/>
          <w:rtl/>
        </w:rPr>
        <w:t>כולם ממעמד הביניים.</w:t>
      </w:r>
    </w:p>
    <w:p w14:paraId="1E283164" w14:textId="77777777" w:rsidR="00000000" w:rsidRDefault="007C71EE">
      <w:pPr>
        <w:pStyle w:val="a"/>
        <w:rPr>
          <w:rFonts w:hint="cs"/>
          <w:rtl/>
        </w:rPr>
      </w:pPr>
    </w:p>
    <w:p w14:paraId="06FB9649" w14:textId="77777777" w:rsidR="00000000" w:rsidRDefault="007C71EE">
      <w:pPr>
        <w:pStyle w:val="SpeakerCon"/>
        <w:rPr>
          <w:rtl/>
        </w:rPr>
      </w:pPr>
      <w:bookmarkStart w:id="603" w:name="FS000000490T27_05_2003_00_39_06C"/>
      <w:bookmarkEnd w:id="603"/>
      <w:r>
        <w:rPr>
          <w:rtl/>
        </w:rPr>
        <w:t>נסים זאב (ש"ס):</w:t>
      </w:r>
    </w:p>
    <w:p w14:paraId="7CC11089" w14:textId="77777777" w:rsidR="00000000" w:rsidRDefault="007C71EE">
      <w:pPr>
        <w:pStyle w:val="a"/>
        <w:rPr>
          <w:rtl/>
        </w:rPr>
      </w:pPr>
    </w:p>
    <w:p w14:paraId="15A44372" w14:textId="77777777" w:rsidR="00000000" w:rsidRDefault="007C71EE">
      <w:pPr>
        <w:pStyle w:val="a"/>
        <w:rPr>
          <w:rFonts w:hint="cs"/>
          <w:rtl/>
        </w:rPr>
      </w:pPr>
      <w:r>
        <w:rPr>
          <w:rFonts w:hint="cs"/>
          <w:rtl/>
        </w:rPr>
        <w:t>הם כולם ממעמד הביניים. כאשר אנשים במצוקה מגיעים לידי ייאוש, אין להם לאן לפנות, אין מי שיסייע בידם להוציאם מהמשבר. ההרגשה של הבידו</w:t>
      </w:r>
      <w:r>
        <w:rPr>
          <w:rFonts w:hint="cs"/>
          <w:rtl/>
        </w:rPr>
        <w:t>ד וחוסר האונים מביאה אותם לידי ייאוש. אילו היתה תחושה של שותפות גורל, תחושה שכל אחד נושא בנטל ושהם אינם הנפגעים היחידים, אולי אפשר היה לצמצם את ממדי המגפה. אולי אנשים לא היו נוקטים צעד טרגי כזה, לשים קץ לחייהם. אבל מובן שאין המצב הנוכחי מצביע על התחשבות בח</w:t>
      </w:r>
      <w:r>
        <w:rPr>
          <w:rFonts w:hint="cs"/>
          <w:rtl/>
        </w:rPr>
        <w:t xml:space="preserve">לש, באיש שעומד ליפול, מתן יד ועזרה ממשלתית, עיכוב פירעון חובות ועיכוב מתן מכתבי פיטורין. </w:t>
      </w:r>
    </w:p>
    <w:p w14:paraId="59BC20A3" w14:textId="77777777" w:rsidR="00000000" w:rsidRDefault="007C71EE">
      <w:pPr>
        <w:pStyle w:val="a"/>
        <w:rPr>
          <w:rFonts w:hint="cs"/>
          <w:rtl/>
        </w:rPr>
      </w:pPr>
    </w:p>
    <w:p w14:paraId="213CFE35" w14:textId="77777777" w:rsidR="00000000" w:rsidRDefault="007C71EE">
      <w:pPr>
        <w:pStyle w:val="a"/>
        <w:rPr>
          <w:rFonts w:hint="cs"/>
          <w:rtl/>
        </w:rPr>
      </w:pPr>
      <w:r>
        <w:rPr>
          <w:rFonts w:hint="cs"/>
          <w:rtl/>
        </w:rPr>
        <w:t>הם שולחים מכתבי פיטורין בחצות - הממשלה הזאת - בלי בושה. מורה סיפר לי שבחצות דפקו על דלת ביתו כדי לתת לו מכתב פיטורין.</w:t>
      </w:r>
    </w:p>
    <w:p w14:paraId="3BF10DCC" w14:textId="77777777" w:rsidR="00000000" w:rsidRDefault="007C71EE">
      <w:pPr>
        <w:pStyle w:val="a"/>
        <w:ind w:firstLine="0"/>
        <w:rPr>
          <w:rFonts w:hint="cs"/>
          <w:rtl/>
        </w:rPr>
      </w:pPr>
    </w:p>
    <w:p w14:paraId="29AB1D15" w14:textId="77777777" w:rsidR="00000000" w:rsidRDefault="007C71EE">
      <w:pPr>
        <w:pStyle w:val="a"/>
        <w:ind w:firstLine="0"/>
        <w:rPr>
          <w:rFonts w:hint="cs"/>
          <w:rtl/>
        </w:rPr>
      </w:pPr>
      <w:r>
        <w:rPr>
          <w:rFonts w:hint="cs"/>
          <w:rtl/>
        </w:rPr>
        <w:tab/>
        <w:t>אין תחושה של חלוקה שווה של הנטל בין כל המועסק</w:t>
      </w:r>
      <w:r>
        <w:rPr>
          <w:rFonts w:hint="cs"/>
          <w:rtl/>
        </w:rPr>
        <w:t>ים באותו סקטור. ומובן שהחלת התוכנית הכלכלית שלפנינו אינה מביאה בחשבון את החלשים ואינה מתווה דרך אנושית, אלא בעצם מורכבת מחוקים טכניים, שתכליתם להביא להעשרה מיידית של העשירים.</w:t>
      </w:r>
    </w:p>
    <w:p w14:paraId="24877D88" w14:textId="77777777" w:rsidR="00000000" w:rsidRDefault="007C71EE">
      <w:pPr>
        <w:pStyle w:val="a"/>
        <w:ind w:firstLine="0"/>
        <w:rPr>
          <w:rFonts w:hint="cs"/>
          <w:rtl/>
        </w:rPr>
      </w:pPr>
    </w:p>
    <w:p w14:paraId="7CE78825" w14:textId="77777777" w:rsidR="00000000" w:rsidRDefault="007C71EE">
      <w:pPr>
        <w:pStyle w:val="a"/>
        <w:ind w:firstLine="0"/>
        <w:rPr>
          <w:rFonts w:hint="cs"/>
          <w:rtl/>
        </w:rPr>
      </w:pPr>
      <w:r>
        <w:rPr>
          <w:rFonts w:hint="cs"/>
          <w:rtl/>
        </w:rPr>
        <w:tab/>
        <w:t>אדוני היושב-ראש, אי-אפשר לקחת את החמצן מחולה שעומד למות בכל רגע ולהעביר אותו לפ</w:t>
      </w:r>
      <w:r>
        <w:rPr>
          <w:rFonts w:hint="cs"/>
          <w:rtl/>
        </w:rPr>
        <w:t>יתוח רפואי. זה מה שהממשלה עושה: לוקחת את המעט מהחלשים ומעבירה את זה לעשירים.</w:t>
      </w:r>
    </w:p>
    <w:p w14:paraId="595EE70E" w14:textId="77777777" w:rsidR="00000000" w:rsidRDefault="007C71EE">
      <w:pPr>
        <w:pStyle w:val="a"/>
        <w:ind w:firstLine="0"/>
        <w:rPr>
          <w:rFonts w:hint="cs"/>
          <w:rtl/>
        </w:rPr>
      </w:pPr>
    </w:p>
    <w:p w14:paraId="28D2E86B" w14:textId="77777777" w:rsidR="00000000" w:rsidRDefault="007C71EE">
      <w:pPr>
        <w:pStyle w:val="ad"/>
        <w:rPr>
          <w:rtl/>
        </w:rPr>
      </w:pPr>
      <w:r>
        <w:rPr>
          <w:rtl/>
        </w:rPr>
        <w:t>היו"ר ראובן ריבלין:</w:t>
      </w:r>
    </w:p>
    <w:p w14:paraId="3E2B0CAA" w14:textId="77777777" w:rsidR="00000000" w:rsidRDefault="007C71EE">
      <w:pPr>
        <w:pStyle w:val="a"/>
        <w:rPr>
          <w:rtl/>
        </w:rPr>
      </w:pPr>
    </w:p>
    <w:p w14:paraId="1491ADA7" w14:textId="77777777" w:rsidR="00000000" w:rsidRDefault="007C71EE">
      <w:pPr>
        <w:pStyle w:val="a"/>
        <w:rPr>
          <w:rFonts w:hint="cs"/>
          <w:rtl/>
        </w:rPr>
      </w:pPr>
      <w:r>
        <w:rPr>
          <w:rFonts w:hint="cs"/>
          <w:rtl/>
        </w:rPr>
        <w:t>תודה רבה לאדוני. חבר הכנסת אריה אלדד, בבקשה. עומדות לרשותך 15 דקות, ולאחר מכן נתחיל בסבב הנוסף, שבו יתחיל חבר הכנסת יצחק הרצוג, אחריו - חבר הכנסת אופיר פינס,</w:t>
      </w:r>
      <w:r>
        <w:rPr>
          <w:rFonts w:hint="cs"/>
          <w:rtl/>
        </w:rPr>
        <w:t xml:space="preserve"> ואחריו - חבר הכנסת ישראל אייכלר.</w:t>
      </w:r>
    </w:p>
    <w:p w14:paraId="33BF959E" w14:textId="77777777" w:rsidR="00000000" w:rsidRDefault="007C71EE">
      <w:pPr>
        <w:pStyle w:val="a"/>
        <w:ind w:firstLine="0"/>
        <w:rPr>
          <w:rFonts w:hint="cs"/>
          <w:rtl/>
        </w:rPr>
      </w:pPr>
    </w:p>
    <w:p w14:paraId="57DB9FD8" w14:textId="77777777" w:rsidR="00000000" w:rsidRDefault="007C71EE">
      <w:pPr>
        <w:pStyle w:val="Speaker"/>
        <w:rPr>
          <w:rtl/>
        </w:rPr>
      </w:pPr>
      <w:bookmarkStart w:id="604" w:name="FS000001055T27_05_2003_00_30_11"/>
      <w:bookmarkEnd w:id="604"/>
      <w:r>
        <w:rPr>
          <w:rFonts w:hint="eastAsia"/>
          <w:rtl/>
        </w:rPr>
        <w:t>אריה</w:t>
      </w:r>
      <w:r>
        <w:rPr>
          <w:rtl/>
        </w:rPr>
        <w:t xml:space="preserve"> אלדד (האיחוד הלאומי - ישראל ביתנו):</w:t>
      </w:r>
    </w:p>
    <w:p w14:paraId="1F900C52" w14:textId="77777777" w:rsidR="00000000" w:rsidRDefault="007C71EE">
      <w:pPr>
        <w:pStyle w:val="a"/>
        <w:rPr>
          <w:rFonts w:hint="cs"/>
          <w:rtl/>
        </w:rPr>
      </w:pPr>
    </w:p>
    <w:p w14:paraId="74355A03" w14:textId="77777777" w:rsidR="00000000" w:rsidRDefault="007C71EE">
      <w:pPr>
        <w:pStyle w:val="a"/>
        <w:rPr>
          <w:rFonts w:hint="cs"/>
          <w:rtl/>
        </w:rPr>
      </w:pPr>
      <w:r>
        <w:rPr>
          <w:rFonts w:hint="cs"/>
          <w:rtl/>
        </w:rPr>
        <w:t xml:space="preserve">אדוני היושב-ראש, חברי חברי הכנסת, הגשתי כמה הסתייגויות לחוק להבראת כלכלת ישראל. ביקשתי לבטל כליל את אגרת הטלוויזיה והרדיו </w:t>
      </w:r>
      <w:r>
        <w:rPr>
          <w:rtl/>
        </w:rPr>
        <w:t>–</w:t>
      </w:r>
      <w:r>
        <w:rPr>
          <w:rFonts w:hint="cs"/>
          <w:rtl/>
        </w:rPr>
        <w:t xml:space="preserve"> לא רק להפחית בעלותה; ביקשתי לתקן כך שביטוח בריאות ממלכת</w:t>
      </w:r>
      <w:r>
        <w:rPr>
          <w:rFonts w:hint="cs"/>
          <w:rtl/>
        </w:rPr>
        <w:t xml:space="preserve">י לא יושת על מי שמתקיים מגמלת הבטחת הכנסה ושהסכומים הנגבים מעקרות-הבית עבור ביטוח בריאות ממלכתי יועברו למערכת הבריאות. אלא שכל ההסתייגויות הללו </w:t>
      </w:r>
      <w:r>
        <w:rPr>
          <w:rtl/>
        </w:rPr>
        <w:t>–</w:t>
      </w:r>
      <w:r>
        <w:rPr>
          <w:rFonts w:hint="cs"/>
          <w:rtl/>
        </w:rPr>
        <w:t xml:space="preserve"> ניטל טעמן מהרגע שבו קיבלה ממשלת ישראל אתמול החלטה לאמץ את מפת הדרכים. החלטה זאת מעמידה את ישראל בסכנה קיומית, </w:t>
      </w:r>
      <w:r>
        <w:rPr>
          <w:rFonts w:hint="cs"/>
          <w:rtl/>
        </w:rPr>
        <w:t>ולפיכך ראוי לעסוק בה לפני שמתקנים עוד את הכלכלה. אם מדינת ישראל לא תתקיים, מה תועיל לנו כלכלה מתוקנת?</w:t>
      </w:r>
    </w:p>
    <w:p w14:paraId="3DCB1615" w14:textId="77777777" w:rsidR="00000000" w:rsidRDefault="007C71EE">
      <w:pPr>
        <w:pStyle w:val="a"/>
        <w:rPr>
          <w:rFonts w:hint="cs"/>
          <w:rtl/>
        </w:rPr>
      </w:pPr>
    </w:p>
    <w:p w14:paraId="331AFA2C" w14:textId="77777777" w:rsidR="00000000" w:rsidRDefault="007C71EE">
      <w:pPr>
        <w:pStyle w:val="a"/>
        <w:rPr>
          <w:rFonts w:hint="cs"/>
          <w:rtl/>
        </w:rPr>
      </w:pPr>
      <w:r>
        <w:rPr>
          <w:rFonts w:hint="cs"/>
          <w:rtl/>
        </w:rPr>
        <w:t xml:space="preserve">קבלת מפת הדרכים היא סימן מובהק לאובדן דרך לאומית, אובדן ערכי יסוד של הציונות והעם והמדינה. אנו זקוקים יותר מתמיד למי שיעיר את האלם, שנעלם בגוף אובד הדרך </w:t>
      </w:r>
      <w:r>
        <w:rPr>
          <w:rFonts w:hint="cs"/>
          <w:rtl/>
        </w:rPr>
        <w:t>הזה של העם.</w:t>
      </w:r>
    </w:p>
    <w:p w14:paraId="2CFC3BF5" w14:textId="77777777" w:rsidR="00000000" w:rsidRDefault="007C71EE">
      <w:pPr>
        <w:pStyle w:val="a"/>
        <w:rPr>
          <w:rFonts w:hint="cs"/>
          <w:rtl/>
        </w:rPr>
      </w:pPr>
    </w:p>
    <w:p w14:paraId="6394F4E7" w14:textId="77777777" w:rsidR="00000000" w:rsidRDefault="007C71EE">
      <w:pPr>
        <w:pStyle w:val="a"/>
        <w:rPr>
          <w:rFonts w:hint="cs"/>
          <w:rtl/>
        </w:rPr>
      </w:pPr>
      <w:r>
        <w:rPr>
          <w:rFonts w:hint="cs"/>
          <w:rtl/>
        </w:rPr>
        <w:t>כתב אורי צבי גרינברג, משורר ונביא, לפני כ=65 שנים: "עורו, סהרנים ונבוכים! שנשיתם את רעיון האדנות" - אדנות בארץ אבותנו, אדוני היושב-ראש. לא כיבוש בארץ אבותינו - "הרגישו בכפות הרגליים כי זהו הכביש על אדמת מלכנו דוד! / צא, כל גוף, וחפש את העלם, ש</w:t>
      </w:r>
      <w:r>
        <w:rPr>
          <w:rFonts w:hint="cs"/>
          <w:rtl/>
        </w:rPr>
        <w:t>גופו בתבנית הכינור עוד: / כי צעיר וטירון הוא לחיל בית דוד מחדש".</w:t>
      </w:r>
    </w:p>
    <w:p w14:paraId="64842605" w14:textId="77777777" w:rsidR="00000000" w:rsidRDefault="007C71EE">
      <w:pPr>
        <w:pStyle w:val="a"/>
        <w:rPr>
          <w:rFonts w:hint="cs"/>
          <w:rtl/>
        </w:rPr>
      </w:pPr>
    </w:p>
    <w:p w14:paraId="3CB3816E" w14:textId="77777777" w:rsidR="00000000" w:rsidRDefault="007C71EE">
      <w:pPr>
        <w:pStyle w:val="a"/>
        <w:rPr>
          <w:rFonts w:hint="cs"/>
          <w:rtl/>
        </w:rPr>
      </w:pPr>
      <w:r>
        <w:rPr>
          <w:rFonts w:hint="cs"/>
          <w:rtl/>
        </w:rPr>
        <w:t xml:space="preserve">ולכל מי שאיבד את דרכו במפת הדרכים הזאת, וסבור שהעם הזה אין בו עוד כוח לשלוט בארצו, שאין בנו עוד כוחות מנהיגות - "הוא נעלם מכל עין, העלם? לא, לא! הוא ישנו, הוא בגוף! / משש את קיבורת היד </w:t>
      </w:r>
      <w:r>
        <w:rPr>
          <w:rtl/>
        </w:rPr>
        <w:t>–</w:t>
      </w:r>
      <w:r>
        <w:rPr>
          <w:rFonts w:hint="cs"/>
          <w:rtl/>
        </w:rPr>
        <w:t xml:space="preserve"> היא</w:t>
      </w:r>
      <w:r>
        <w:rPr>
          <w:rFonts w:hint="cs"/>
          <w:rtl/>
        </w:rPr>
        <w:t xml:space="preserve"> ידו של העלם! / הך ביד על המצח, הן תחתיו קן הנשר / של מחשבת החייל, זה העלם!"  </w:t>
      </w:r>
    </w:p>
    <w:p w14:paraId="4D793D37" w14:textId="77777777" w:rsidR="00000000" w:rsidRDefault="007C71EE">
      <w:pPr>
        <w:pStyle w:val="a"/>
        <w:rPr>
          <w:rFonts w:hint="cs"/>
          <w:rtl/>
        </w:rPr>
      </w:pPr>
    </w:p>
    <w:p w14:paraId="3F2E422B" w14:textId="77777777" w:rsidR="00000000" w:rsidRDefault="007C71EE">
      <w:pPr>
        <w:pStyle w:val="a"/>
        <w:rPr>
          <w:rFonts w:hint="cs"/>
          <w:rtl/>
        </w:rPr>
      </w:pPr>
      <w:r>
        <w:rPr>
          <w:rFonts w:hint="cs"/>
          <w:rtl/>
        </w:rPr>
        <w:t xml:space="preserve">מנהיגים שהיו חיילים והיו עלמים </w:t>
      </w:r>
      <w:r>
        <w:rPr>
          <w:rtl/>
        </w:rPr>
        <w:t>–</w:t>
      </w:r>
      <w:r>
        <w:rPr>
          <w:rFonts w:hint="cs"/>
          <w:rtl/>
        </w:rPr>
        <w:t xml:space="preserve"> נשכח מלבם חלום שיבת ציון של ארץ אבותינו, ומותר לנו להזכיר כי זאת ארץ המולדת של עם ישראל, ואין זה מיותר להזכיר זאת גם למי שטוען שאי-אפשר ללמד או</w:t>
      </w:r>
      <w:r>
        <w:rPr>
          <w:rFonts w:hint="cs"/>
          <w:rtl/>
        </w:rPr>
        <w:t xml:space="preserve">תו מהי אהבה מולדת. </w:t>
      </w:r>
    </w:p>
    <w:p w14:paraId="6CAD47A1" w14:textId="77777777" w:rsidR="00000000" w:rsidRDefault="007C71EE">
      <w:pPr>
        <w:pStyle w:val="a"/>
        <w:rPr>
          <w:rFonts w:hint="cs"/>
          <w:rtl/>
        </w:rPr>
      </w:pPr>
    </w:p>
    <w:p w14:paraId="4EA1EDCA" w14:textId="77777777" w:rsidR="00000000" w:rsidRDefault="007C71EE">
      <w:pPr>
        <w:pStyle w:val="a"/>
        <w:rPr>
          <w:rFonts w:hint="cs"/>
          <w:rtl/>
        </w:rPr>
      </w:pPr>
      <w:r>
        <w:rPr>
          <w:rFonts w:hint="cs"/>
          <w:rtl/>
        </w:rPr>
        <w:t>"ועוד פעם אחת קום, גוף, וראה: היא הארץ,/ שבכוח הכוסף אליה דחפת ספינה במלוא הקיטור: / מאודס, מטריאסט, מקונסטנצה! / אתה הוא העלם! מי השקוך קובעת כפירה? / מי שמך שכיר יום מפוטפט, פרוליטרי ללחם? / מי קראך לחג אחד במאי, אתה הקרוא / לחג ניקנ</w:t>
      </w:r>
      <w:r>
        <w:rPr>
          <w:rFonts w:hint="cs"/>
          <w:rtl/>
        </w:rPr>
        <w:t>ור מחודש בירושלים פדויה!? / מי לימדך רכך את ברזל השנאה כדונג / ולא לחשלו למו חרב אל פני האויב? / מי לימדך: קטונת לעמוד בקרב עם ערב!? / מי לימדך לשכוח במפת הארץ הזאת, / שהיתה יצוקה כרינה בדמך מילדות? / מורים המתעים? דתן ואבירם? / קומה שא קול, השמיעם מזמר מש</w:t>
      </w:r>
      <w:r>
        <w:rPr>
          <w:rFonts w:hint="cs"/>
          <w:rtl/>
        </w:rPr>
        <w:t>יח ברחוב."</w:t>
      </w:r>
    </w:p>
    <w:p w14:paraId="352C336D" w14:textId="77777777" w:rsidR="00000000" w:rsidRDefault="007C71EE">
      <w:pPr>
        <w:pStyle w:val="a"/>
        <w:rPr>
          <w:rFonts w:hint="cs"/>
          <w:rtl/>
        </w:rPr>
      </w:pPr>
    </w:p>
    <w:p w14:paraId="7BBDBCA7" w14:textId="77777777" w:rsidR="00000000" w:rsidRDefault="007C71EE">
      <w:pPr>
        <w:pStyle w:val="a"/>
        <w:rPr>
          <w:rFonts w:hint="cs"/>
          <w:rtl/>
        </w:rPr>
      </w:pPr>
      <w:r>
        <w:rPr>
          <w:rFonts w:hint="cs"/>
          <w:rtl/>
        </w:rPr>
        <w:t xml:space="preserve">ארץ-ישראל אינה נכסי דלא-ניידי, שכל מי שנתון בלחץ </w:t>
      </w:r>
      <w:r>
        <w:rPr>
          <w:rtl/>
        </w:rPr>
        <w:t>–</w:t>
      </w:r>
      <w:r>
        <w:rPr>
          <w:rFonts w:hint="cs"/>
          <w:rtl/>
        </w:rPr>
        <w:t xml:space="preserve"> גם לחץ רב ממי שנחשב כידיד </w:t>
      </w:r>
      <w:r>
        <w:rPr>
          <w:rtl/>
        </w:rPr>
        <w:t>–</w:t>
      </w:r>
      <w:r>
        <w:rPr>
          <w:rFonts w:hint="cs"/>
          <w:rtl/>
        </w:rPr>
        <w:t xml:space="preserve">           ארץ-ישראל אינה נכסי דלא-ניידי, שמי שנתון בלחץ יכול לוותר עליה לטובת אויבינו. </w:t>
      </w:r>
    </w:p>
    <w:p w14:paraId="38FB4DA0" w14:textId="77777777" w:rsidR="00000000" w:rsidRDefault="007C71EE">
      <w:pPr>
        <w:pStyle w:val="a"/>
        <w:rPr>
          <w:rFonts w:hint="cs"/>
          <w:rtl/>
        </w:rPr>
      </w:pPr>
    </w:p>
    <w:p w14:paraId="1BDDCFD0" w14:textId="77777777" w:rsidR="00000000" w:rsidRDefault="007C71EE">
      <w:pPr>
        <w:pStyle w:val="ac"/>
        <w:rPr>
          <w:rtl/>
        </w:rPr>
      </w:pPr>
      <w:r>
        <w:rPr>
          <w:rFonts w:hint="eastAsia"/>
          <w:rtl/>
        </w:rPr>
        <w:t>חיים</w:t>
      </w:r>
      <w:r>
        <w:rPr>
          <w:rtl/>
        </w:rPr>
        <w:t xml:space="preserve"> אורון (מרצ):</w:t>
      </w:r>
    </w:p>
    <w:p w14:paraId="277A2C7D" w14:textId="77777777" w:rsidR="00000000" w:rsidRDefault="007C71EE">
      <w:pPr>
        <w:pStyle w:val="a"/>
        <w:rPr>
          <w:rFonts w:hint="cs"/>
          <w:rtl/>
        </w:rPr>
      </w:pPr>
    </w:p>
    <w:p w14:paraId="15098DA8" w14:textId="77777777" w:rsidR="00000000" w:rsidRDefault="007C71EE">
      <w:pPr>
        <w:pStyle w:val="a"/>
        <w:rPr>
          <w:rFonts w:hint="cs"/>
          <w:rtl/>
        </w:rPr>
      </w:pPr>
      <w:r>
        <w:rPr>
          <w:rFonts w:hint="cs"/>
          <w:rtl/>
        </w:rPr>
        <w:t>זה כבר לא אורי צבי גרינברג.</w:t>
      </w:r>
    </w:p>
    <w:p w14:paraId="2A8C1C22" w14:textId="77777777" w:rsidR="00000000" w:rsidRDefault="007C71EE">
      <w:pPr>
        <w:pStyle w:val="a"/>
        <w:rPr>
          <w:rFonts w:hint="cs"/>
          <w:rtl/>
        </w:rPr>
      </w:pPr>
    </w:p>
    <w:p w14:paraId="5C1FFD5F" w14:textId="77777777" w:rsidR="00000000" w:rsidRDefault="007C71EE">
      <w:pPr>
        <w:pStyle w:val="ac"/>
        <w:rPr>
          <w:rtl/>
        </w:rPr>
      </w:pPr>
      <w:r>
        <w:rPr>
          <w:rFonts w:hint="eastAsia"/>
          <w:rtl/>
        </w:rPr>
        <w:t>יצחק</w:t>
      </w:r>
      <w:r>
        <w:rPr>
          <w:rtl/>
        </w:rPr>
        <w:t xml:space="preserve"> הרצוג (העבודה-מימד):</w:t>
      </w:r>
    </w:p>
    <w:p w14:paraId="5248081E" w14:textId="77777777" w:rsidR="00000000" w:rsidRDefault="007C71EE">
      <w:pPr>
        <w:pStyle w:val="a"/>
        <w:rPr>
          <w:rFonts w:hint="cs"/>
          <w:rtl/>
        </w:rPr>
      </w:pPr>
    </w:p>
    <w:p w14:paraId="306C423D" w14:textId="77777777" w:rsidR="00000000" w:rsidRDefault="007C71EE">
      <w:pPr>
        <w:pStyle w:val="a"/>
        <w:rPr>
          <w:rFonts w:hint="cs"/>
          <w:rtl/>
        </w:rPr>
      </w:pPr>
      <w:r>
        <w:rPr>
          <w:rFonts w:hint="cs"/>
          <w:rtl/>
        </w:rPr>
        <w:t>ז</w:t>
      </w:r>
      <w:r>
        <w:rPr>
          <w:rFonts w:hint="cs"/>
          <w:rtl/>
        </w:rPr>
        <w:t>את המסקנה.</w:t>
      </w:r>
    </w:p>
    <w:p w14:paraId="4435E1BF" w14:textId="77777777" w:rsidR="00000000" w:rsidRDefault="007C71EE">
      <w:pPr>
        <w:pStyle w:val="a"/>
        <w:rPr>
          <w:rFonts w:hint="cs"/>
          <w:rtl/>
        </w:rPr>
      </w:pPr>
    </w:p>
    <w:p w14:paraId="62223014" w14:textId="77777777" w:rsidR="00000000" w:rsidRDefault="007C71EE">
      <w:pPr>
        <w:pStyle w:val="SpeakerCon"/>
        <w:rPr>
          <w:rtl/>
        </w:rPr>
      </w:pPr>
      <w:bookmarkStart w:id="605" w:name="FS000001055T27_05_2003_00_48_51C"/>
      <w:bookmarkEnd w:id="605"/>
      <w:r>
        <w:rPr>
          <w:rFonts w:hint="eastAsia"/>
          <w:rtl/>
        </w:rPr>
        <w:t>אריה</w:t>
      </w:r>
      <w:r>
        <w:rPr>
          <w:rtl/>
        </w:rPr>
        <w:t xml:space="preserve"> אלדד (האיחוד הלאומי - ישראל ביתנו):</w:t>
      </w:r>
    </w:p>
    <w:p w14:paraId="549B6B59" w14:textId="77777777" w:rsidR="00000000" w:rsidRDefault="007C71EE">
      <w:pPr>
        <w:pStyle w:val="a"/>
        <w:rPr>
          <w:rFonts w:hint="cs"/>
          <w:rtl/>
        </w:rPr>
      </w:pPr>
    </w:p>
    <w:p w14:paraId="69720760" w14:textId="77777777" w:rsidR="00000000" w:rsidRDefault="007C71EE">
      <w:pPr>
        <w:pStyle w:val="a"/>
        <w:rPr>
          <w:rFonts w:hint="cs"/>
          <w:rtl/>
        </w:rPr>
      </w:pPr>
      <w:r>
        <w:rPr>
          <w:rFonts w:hint="cs"/>
          <w:rtl/>
        </w:rPr>
        <w:t xml:space="preserve">גם אם ייכשל אבו-מאזן בניסיונו למכור לישראל את תוכנית השלבים הפלסטינית לחיסולה של מדינת ישראל בחליפה אירופית של מפת הדרכים </w:t>
      </w:r>
      <w:r>
        <w:rPr>
          <w:rtl/>
        </w:rPr>
        <w:t>–</w:t>
      </w:r>
      <w:r>
        <w:rPr>
          <w:rFonts w:hint="cs"/>
          <w:rtl/>
        </w:rPr>
        <w:t xml:space="preserve"> גם אם לא יצא כלום מהתוכנית הזאת להשמדת ישראל, החטא הנורא מכול התרחש: ממשלת ישר</w:t>
      </w:r>
      <w:r>
        <w:rPr>
          <w:rFonts w:hint="cs"/>
          <w:rtl/>
        </w:rPr>
        <w:t>אל ויתרה על ארץ-ישראל.</w:t>
      </w:r>
    </w:p>
    <w:p w14:paraId="5691EA1B" w14:textId="77777777" w:rsidR="00000000" w:rsidRDefault="007C71EE">
      <w:pPr>
        <w:pStyle w:val="a"/>
        <w:rPr>
          <w:rFonts w:hint="cs"/>
          <w:rtl/>
        </w:rPr>
      </w:pPr>
    </w:p>
    <w:p w14:paraId="36CEEDCB" w14:textId="77777777" w:rsidR="00000000" w:rsidRDefault="007C71EE">
      <w:pPr>
        <w:pStyle w:val="ac"/>
        <w:rPr>
          <w:rtl/>
        </w:rPr>
      </w:pPr>
      <w:r>
        <w:rPr>
          <w:rFonts w:hint="eastAsia"/>
          <w:rtl/>
        </w:rPr>
        <w:t>אורי</w:t>
      </w:r>
      <w:r>
        <w:rPr>
          <w:rtl/>
        </w:rPr>
        <w:t xml:space="preserve"> יהודה אריאל (האיחוד הלאומי - ישראל ביתנו):</w:t>
      </w:r>
    </w:p>
    <w:p w14:paraId="3B85525F" w14:textId="77777777" w:rsidR="00000000" w:rsidRDefault="007C71EE">
      <w:pPr>
        <w:pStyle w:val="a"/>
        <w:rPr>
          <w:rFonts w:hint="cs"/>
          <w:rtl/>
        </w:rPr>
      </w:pPr>
    </w:p>
    <w:p w14:paraId="04B5E740" w14:textId="77777777" w:rsidR="00000000" w:rsidRDefault="007C71EE">
      <w:pPr>
        <w:pStyle w:val="a"/>
        <w:rPr>
          <w:rFonts w:hint="cs"/>
          <w:rtl/>
        </w:rPr>
      </w:pPr>
      <w:r>
        <w:rPr>
          <w:rFonts w:hint="cs"/>
          <w:rtl/>
        </w:rPr>
        <w:t>כדי לשמור על עם ישראל.</w:t>
      </w:r>
    </w:p>
    <w:p w14:paraId="51752278" w14:textId="77777777" w:rsidR="00000000" w:rsidRDefault="007C71EE">
      <w:pPr>
        <w:pStyle w:val="SpeakerCon"/>
        <w:rPr>
          <w:rFonts w:hint="cs"/>
          <w:rtl/>
        </w:rPr>
      </w:pPr>
      <w:bookmarkStart w:id="606" w:name="FS000001055T27_05_2003_00_50_09C"/>
      <w:bookmarkEnd w:id="606"/>
    </w:p>
    <w:p w14:paraId="15B8337B" w14:textId="77777777" w:rsidR="00000000" w:rsidRDefault="007C71EE">
      <w:pPr>
        <w:pStyle w:val="SpeakerCon"/>
        <w:rPr>
          <w:rtl/>
        </w:rPr>
      </w:pPr>
      <w:r>
        <w:rPr>
          <w:rFonts w:hint="eastAsia"/>
          <w:rtl/>
        </w:rPr>
        <w:t>אריה</w:t>
      </w:r>
      <w:r>
        <w:rPr>
          <w:rtl/>
        </w:rPr>
        <w:t xml:space="preserve"> אלדד (האיחוד הלאומי - ישראל ביתנו):</w:t>
      </w:r>
    </w:p>
    <w:p w14:paraId="569BC003" w14:textId="77777777" w:rsidR="00000000" w:rsidRDefault="007C71EE">
      <w:pPr>
        <w:pStyle w:val="a"/>
        <w:rPr>
          <w:rFonts w:hint="cs"/>
          <w:rtl/>
        </w:rPr>
      </w:pPr>
    </w:p>
    <w:p w14:paraId="30221420" w14:textId="77777777" w:rsidR="00000000" w:rsidRDefault="007C71EE">
      <w:pPr>
        <w:pStyle w:val="a"/>
        <w:rPr>
          <w:rFonts w:hint="cs"/>
          <w:rtl/>
        </w:rPr>
      </w:pPr>
      <w:r>
        <w:rPr>
          <w:rFonts w:hint="cs"/>
          <w:rtl/>
        </w:rPr>
        <w:t>ההיסטוריה יודעת, על חטאים נענשים. עם ישראל יכפר על החטא הזה בדם, בהרבה דם, כמו בכל פעם שבה ניסה מישהו לחלק את הארץ. ע</w:t>
      </w:r>
      <w:r>
        <w:rPr>
          <w:rFonts w:hint="cs"/>
          <w:rtl/>
        </w:rPr>
        <w:t>וד נתגעגע, חס וחלילה, לאסון אוסלו, לפני שתימחק לצמיתות התוכנית הזאת להשמדת ישראל.</w:t>
      </w:r>
    </w:p>
    <w:p w14:paraId="266ACBB8" w14:textId="77777777" w:rsidR="00000000" w:rsidRDefault="007C71EE">
      <w:pPr>
        <w:pStyle w:val="a"/>
        <w:rPr>
          <w:rFonts w:hint="cs"/>
          <w:rtl/>
        </w:rPr>
      </w:pPr>
    </w:p>
    <w:p w14:paraId="6A161F3E" w14:textId="77777777" w:rsidR="00000000" w:rsidRDefault="007C71EE">
      <w:pPr>
        <w:pStyle w:val="ad"/>
        <w:rPr>
          <w:rtl/>
        </w:rPr>
      </w:pPr>
      <w:r>
        <w:rPr>
          <w:rFonts w:hint="eastAsia"/>
          <w:rtl/>
        </w:rPr>
        <w:t>היו</w:t>
      </w:r>
      <w:r>
        <w:rPr>
          <w:rtl/>
        </w:rPr>
        <w:t>"ר ראובן ריבלין:</w:t>
      </w:r>
    </w:p>
    <w:p w14:paraId="6DB97FB6" w14:textId="77777777" w:rsidR="00000000" w:rsidRDefault="007C71EE">
      <w:pPr>
        <w:pStyle w:val="a"/>
        <w:rPr>
          <w:rFonts w:hint="cs"/>
          <w:rtl/>
        </w:rPr>
      </w:pPr>
    </w:p>
    <w:p w14:paraId="0065626E" w14:textId="77777777" w:rsidR="00000000" w:rsidRDefault="007C71EE">
      <w:pPr>
        <w:pStyle w:val="a"/>
        <w:rPr>
          <w:rFonts w:hint="cs"/>
          <w:rtl/>
        </w:rPr>
      </w:pPr>
      <w:r>
        <w:rPr>
          <w:rFonts w:hint="cs"/>
          <w:rtl/>
        </w:rPr>
        <w:t xml:space="preserve">תודה לחבר הכנסת אלדד. חבר הכנסת הרצוג, אתה רואה שאפילו לא היית צריך לקרוא קריאת ביניים? אדוני מייד יכול לבוא ולהשיב ולהרצות את נימוקיו להסתייגויות שלו. </w:t>
      </w:r>
      <w:r>
        <w:rPr>
          <w:rFonts w:hint="cs"/>
          <w:rtl/>
        </w:rPr>
        <w:t>לרשות חבר הכנסת הרצוג עומדות עשר דקות.</w:t>
      </w:r>
    </w:p>
    <w:p w14:paraId="4C7DCC6F" w14:textId="77777777" w:rsidR="00000000" w:rsidRDefault="007C71EE">
      <w:pPr>
        <w:pStyle w:val="a"/>
        <w:rPr>
          <w:rFonts w:hint="cs"/>
          <w:rtl/>
        </w:rPr>
      </w:pPr>
    </w:p>
    <w:p w14:paraId="11189A31" w14:textId="77777777" w:rsidR="00000000" w:rsidRDefault="007C71EE">
      <w:pPr>
        <w:pStyle w:val="Speaker"/>
        <w:rPr>
          <w:rtl/>
        </w:rPr>
      </w:pPr>
      <w:bookmarkStart w:id="607" w:name="FS000001044T27_05_2003_00_52_43"/>
      <w:bookmarkEnd w:id="607"/>
      <w:r>
        <w:rPr>
          <w:rFonts w:hint="eastAsia"/>
          <w:rtl/>
        </w:rPr>
        <w:t>יצחק</w:t>
      </w:r>
      <w:r>
        <w:rPr>
          <w:rtl/>
        </w:rPr>
        <w:t xml:space="preserve"> הרצוג (העבודה-מימד):</w:t>
      </w:r>
    </w:p>
    <w:p w14:paraId="77DFFFD2" w14:textId="77777777" w:rsidR="00000000" w:rsidRDefault="007C71EE">
      <w:pPr>
        <w:pStyle w:val="a"/>
        <w:rPr>
          <w:rFonts w:hint="cs"/>
          <w:rtl/>
        </w:rPr>
      </w:pPr>
    </w:p>
    <w:p w14:paraId="67661A11" w14:textId="77777777" w:rsidR="00000000" w:rsidRDefault="007C71EE">
      <w:pPr>
        <w:pStyle w:val="a"/>
        <w:rPr>
          <w:rFonts w:hint="cs"/>
          <w:rtl/>
        </w:rPr>
      </w:pPr>
      <w:r>
        <w:rPr>
          <w:rFonts w:hint="cs"/>
          <w:rtl/>
        </w:rPr>
        <w:t>אדוני היושב-ראש, חברי הכנסת, אדוני השר, אני לא יכול לא להתייחס במלה לנאומו של קודמי, משום שאני חושב שכל אדם בר-דעת מבין שנוצרה הזדמנות היסטורית, שלא היתה כמוה עשרות בשנים - לאחר המערכה בעיר</w:t>
      </w:r>
      <w:r>
        <w:rPr>
          <w:rFonts w:hint="cs"/>
          <w:rtl/>
        </w:rPr>
        <w:t xml:space="preserve">ק, לאחר העייפות הניכרת בשני העמים מהעימות הבלתי-פוסק, לאחר העובדה שגם בחברה הפלסטינית יש היום הפנמה של העובדה שבאלימות לא משיגים דבר. לאחר רפורמות בשלטון הפלסטיני זאת תהיה טעות היסטורית פטאלית לא לנסות להתקדם בתהליך. מבחינה זאת, אנו מברכים על החלטת הממשלה </w:t>
      </w:r>
      <w:r>
        <w:rPr>
          <w:rFonts w:hint="cs"/>
          <w:rtl/>
        </w:rPr>
        <w:t>אתמול למרות הסתייגויות שיש גם לנו.</w:t>
      </w:r>
    </w:p>
    <w:p w14:paraId="5302E4E7" w14:textId="77777777" w:rsidR="00000000" w:rsidRDefault="007C71EE">
      <w:pPr>
        <w:pStyle w:val="a"/>
        <w:rPr>
          <w:rFonts w:hint="cs"/>
          <w:rtl/>
        </w:rPr>
      </w:pPr>
    </w:p>
    <w:p w14:paraId="31144CE2" w14:textId="77777777" w:rsidR="00000000" w:rsidRDefault="007C71EE">
      <w:pPr>
        <w:pStyle w:val="a"/>
        <w:rPr>
          <w:rFonts w:hint="cs"/>
          <w:rtl/>
        </w:rPr>
      </w:pPr>
      <w:r>
        <w:rPr>
          <w:rFonts w:hint="cs"/>
          <w:rtl/>
        </w:rPr>
        <w:t xml:space="preserve">בחודשים האחרונים אנו עדים לתופעות חוזרות ונשנות של מתאבדים </w:t>
      </w:r>
      <w:r>
        <w:rPr>
          <w:rtl/>
        </w:rPr>
        <w:t>–</w:t>
      </w:r>
      <w:r>
        <w:rPr>
          <w:rFonts w:hint="cs"/>
          <w:rtl/>
        </w:rPr>
        <w:t xml:space="preserve"> אנשי עסקים עצמאים, שחרב עליהם עולמם ושלחו יד בנפשם. מחקר שנערך לפני כמה חודשים בחטיבה שבראשה עומד        עורך-הדין יובל אלבשן במכללה למשפטים ברמן-גן חזה במדויק</w:t>
      </w:r>
      <w:r>
        <w:rPr>
          <w:rFonts w:hint="cs"/>
          <w:rtl/>
        </w:rPr>
        <w:t xml:space="preserve"> את גל מעשי ההתאבדות האחרון. מחברי המחקר ערכו השוואה בין התוכנית הכלכלית בשנות ה=20 וה=30 בארצות-הברית לבין התוכנית הכלכלית האחרונה של משרד האוצר, וגילו דמיון מדהים בין שתי התוכניות בפגיעה בחלשים ובמעמד הביניים לצד מתן תמריצים לעשירונים העליונים, בהנחה שהם</w:t>
      </w:r>
      <w:r>
        <w:rPr>
          <w:rFonts w:hint="cs"/>
          <w:rtl/>
        </w:rPr>
        <w:t xml:space="preserve"> יובילו את הכלכלה. התמוטטות הבורסה האמריקנית בשנות ה=30 בעקבות תוכנית כלכלית, שבעקבותיה איבדו רבים את פרנסתם, הובילה לגל התאבדויות. מחברי המחקר העריכו, שאם המצב הכלכלי הקשה בישראל יימשך, עלול להתרחש בישראל גל דומה.</w:t>
      </w:r>
    </w:p>
    <w:p w14:paraId="72D64135" w14:textId="77777777" w:rsidR="00000000" w:rsidRDefault="007C71EE">
      <w:pPr>
        <w:pStyle w:val="a"/>
        <w:ind w:firstLine="0"/>
        <w:rPr>
          <w:rFonts w:hint="cs"/>
          <w:rtl/>
        </w:rPr>
      </w:pPr>
    </w:p>
    <w:p w14:paraId="2090768E" w14:textId="77777777" w:rsidR="00000000" w:rsidRDefault="007C71EE">
      <w:pPr>
        <w:pStyle w:val="a"/>
        <w:ind w:firstLine="0"/>
        <w:rPr>
          <w:rFonts w:hint="cs"/>
          <w:rtl/>
        </w:rPr>
      </w:pPr>
      <w:r>
        <w:rPr>
          <w:rFonts w:hint="cs"/>
          <w:rtl/>
        </w:rPr>
        <w:tab/>
        <w:t>אתה שואל את עצמך, איך זה יכול להיות? אי</w:t>
      </w:r>
      <w:r>
        <w:rPr>
          <w:rFonts w:hint="cs"/>
          <w:rtl/>
        </w:rPr>
        <w:t xml:space="preserve">ך ייתכן שכך קורה בחברה שמבוססת על התרבות ועל המורשת היהודית, שאומרת: הלוא פרוס לרעב לחמך; כי לא יהיה בך אביון? אתה שואל את עצמך, מיהו אביון? הקריטריון לאביונות, על-פי הנביא ישעיהו: "הלוא פרס לרעב לחמך, ועניים מרודים תביא בית, כי תראה ערם וכסיתו, ומבשרך לא </w:t>
      </w:r>
      <w:r>
        <w:rPr>
          <w:rFonts w:hint="cs"/>
          <w:rtl/>
        </w:rPr>
        <w:t>תתעלם". כלומר, שומה עלינו שלא יהיה איש רעב ללחם בחברתנו, או איש שמהלך ללא כסות או שאין גג לראשו. אנו חייבים לעשות הכול כדי למלא את צרכיו הבסיסיים של כל אדם ואדם במהות ובהיקף שצרכים אלה נתפסים בימינו.</w:t>
      </w:r>
    </w:p>
    <w:p w14:paraId="6120F96E" w14:textId="77777777" w:rsidR="00000000" w:rsidRDefault="007C71EE">
      <w:pPr>
        <w:pStyle w:val="a"/>
        <w:ind w:firstLine="0"/>
        <w:rPr>
          <w:rFonts w:hint="cs"/>
          <w:rtl/>
        </w:rPr>
      </w:pPr>
    </w:p>
    <w:p w14:paraId="490DD49E" w14:textId="77777777" w:rsidR="00000000" w:rsidRDefault="007C71EE">
      <w:pPr>
        <w:pStyle w:val="a"/>
        <w:ind w:firstLine="0"/>
        <w:rPr>
          <w:rFonts w:hint="cs"/>
          <w:rtl/>
        </w:rPr>
      </w:pPr>
      <w:r>
        <w:rPr>
          <w:rFonts w:hint="cs"/>
          <w:rtl/>
        </w:rPr>
        <w:tab/>
        <w:t xml:space="preserve">בפסיקה של נשיא בית-המשפט העליון, השופט אהרן ברק - - - </w:t>
      </w:r>
    </w:p>
    <w:p w14:paraId="32A27B34" w14:textId="77777777" w:rsidR="00000000" w:rsidRDefault="007C71EE">
      <w:pPr>
        <w:pStyle w:val="a"/>
        <w:ind w:firstLine="0"/>
        <w:rPr>
          <w:rFonts w:hint="cs"/>
          <w:rtl/>
        </w:rPr>
      </w:pPr>
    </w:p>
    <w:p w14:paraId="1E5D5083" w14:textId="77777777" w:rsidR="00000000" w:rsidRDefault="007C71EE">
      <w:pPr>
        <w:pStyle w:val="ac"/>
        <w:rPr>
          <w:rtl/>
        </w:rPr>
      </w:pPr>
      <w:r>
        <w:rPr>
          <w:rFonts w:hint="eastAsia"/>
          <w:rtl/>
        </w:rPr>
        <w:t>דוד</w:t>
      </w:r>
      <w:r>
        <w:rPr>
          <w:rtl/>
        </w:rPr>
        <w:t xml:space="preserve"> טל (עם אחד):</w:t>
      </w:r>
    </w:p>
    <w:p w14:paraId="7CE6642A" w14:textId="77777777" w:rsidR="00000000" w:rsidRDefault="007C71EE">
      <w:pPr>
        <w:pStyle w:val="a"/>
        <w:rPr>
          <w:rFonts w:hint="cs"/>
          <w:rtl/>
        </w:rPr>
      </w:pPr>
    </w:p>
    <w:p w14:paraId="2D9D9067" w14:textId="77777777" w:rsidR="00000000" w:rsidRDefault="007C71EE">
      <w:pPr>
        <w:pStyle w:val="a"/>
        <w:rPr>
          <w:rFonts w:hint="cs"/>
          <w:rtl/>
        </w:rPr>
      </w:pPr>
      <w:r>
        <w:rPr>
          <w:rFonts w:hint="cs"/>
          <w:rtl/>
        </w:rPr>
        <w:t>ירום הודו.</w:t>
      </w:r>
    </w:p>
    <w:p w14:paraId="10B97DB0" w14:textId="77777777" w:rsidR="00000000" w:rsidRDefault="007C71EE">
      <w:pPr>
        <w:pStyle w:val="SpeakerCon"/>
        <w:rPr>
          <w:rFonts w:hint="cs"/>
          <w:rtl/>
        </w:rPr>
      </w:pPr>
      <w:bookmarkStart w:id="608" w:name="FS000001044T27_05_2003_01_19_13C"/>
      <w:bookmarkEnd w:id="608"/>
    </w:p>
    <w:p w14:paraId="37177A3E" w14:textId="77777777" w:rsidR="00000000" w:rsidRDefault="007C71EE">
      <w:pPr>
        <w:pStyle w:val="SpeakerCon"/>
        <w:rPr>
          <w:rtl/>
        </w:rPr>
      </w:pPr>
      <w:r>
        <w:rPr>
          <w:rtl/>
        </w:rPr>
        <w:t>יצחק הרצוג (העבודה-מימד):</w:t>
      </w:r>
    </w:p>
    <w:p w14:paraId="1AB963EF" w14:textId="77777777" w:rsidR="00000000" w:rsidRDefault="007C71EE">
      <w:pPr>
        <w:pStyle w:val="a"/>
        <w:rPr>
          <w:rtl/>
        </w:rPr>
      </w:pPr>
    </w:p>
    <w:p w14:paraId="553B7F45" w14:textId="77777777" w:rsidR="00000000" w:rsidRDefault="007C71EE">
      <w:pPr>
        <w:pStyle w:val="a"/>
        <w:ind w:firstLine="720"/>
        <w:rPr>
          <w:rFonts w:hint="cs"/>
          <w:rtl/>
        </w:rPr>
      </w:pPr>
      <w:r>
        <w:rPr>
          <w:rFonts w:hint="cs"/>
          <w:rtl/>
        </w:rPr>
        <w:t>וירשה לי כבוד היושב-ראש גם לצטט מהשופט ברק: "צרכיה של כל חברה שונים מצרכיה של רעותה. על כן נלמד מהניסיון האנגלי ונתבסס ממנו, אך נחליט לפי צרכינו אנו. בסופו של דבר, מי כמונו יכול לתת תוכן ממשי לתפיס</w:t>
      </w:r>
      <w:r>
        <w:rPr>
          <w:rFonts w:hint="cs"/>
          <w:rtl/>
        </w:rPr>
        <w:t xml:space="preserve">ה הערכית, שהיא נחלתנו מימים ימימה, בדבר 'ואהבת לרעך כמוך'?" </w:t>
      </w:r>
    </w:p>
    <w:p w14:paraId="668E63CA" w14:textId="77777777" w:rsidR="00000000" w:rsidRDefault="007C71EE">
      <w:pPr>
        <w:pStyle w:val="a"/>
        <w:ind w:firstLine="0"/>
        <w:rPr>
          <w:rFonts w:hint="cs"/>
          <w:rtl/>
        </w:rPr>
      </w:pPr>
    </w:p>
    <w:p w14:paraId="7F972188" w14:textId="77777777" w:rsidR="00000000" w:rsidRDefault="007C71EE">
      <w:pPr>
        <w:pStyle w:val="a"/>
        <w:ind w:firstLine="720"/>
        <w:rPr>
          <w:rFonts w:hint="cs"/>
          <w:rtl/>
        </w:rPr>
      </w:pPr>
      <w:r>
        <w:rPr>
          <w:rFonts w:hint="cs"/>
          <w:rtl/>
        </w:rPr>
        <w:t>וכך, בעצם, הוקמה החברה הישראלית. היא הוקמה במבנה חברתי מיוחד במינו, שהוביל אותו דוד בן-גוריון משנות ה=20 של המאה הקודמת, והובילה אותו ההסתדרות בערכים של סולידריות חברתית, שבעקבותיה נוסדו הסכמי ע</w:t>
      </w:r>
      <w:r>
        <w:rPr>
          <w:rFonts w:hint="cs"/>
          <w:rtl/>
        </w:rPr>
        <w:t>בודה ונוסדו מורשת ותרבות של יחסי עבודה הסכמיים, שהם הם שיצרו את מעמד הביניים הישראלי, והם הם שהבטיחו רשת ביטחון לכל אזרחית ואזרח.</w:t>
      </w:r>
    </w:p>
    <w:p w14:paraId="63EE66D9" w14:textId="77777777" w:rsidR="00000000" w:rsidRDefault="007C71EE">
      <w:pPr>
        <w:pStyle w:val="a"/>
        <w:ind w:firstLine="720"/>
        <w:rPr>
          <w:rFonts w:hint="cs"/>
          <w:rtl/>
        </w:rPr>
      </w:pPr>
    </w:p>
    <w:p w14:paraId="4BEC8A31" w14:textId="77777777" w:rsidR="00000000" w:rsidRDefault="007C71EE">
      <w:pPr>
        <w:pStyle w:val="a"/>
        <w:ind w:firstLine="720"/>
        <w:rPr>
          <w:rFonts w:hint="cs"/>
          <w:rtl/>
        </w:rPr>
      </w:pPr>
      <w:r>
        <w:rPr>
          <w:rFonts w:hint="cs"/>
          <w:rtl/>
        </w:rPr>
        <w:t>ואתה שואל את עצמך, איך ייתכן שממשלה מתנכרת ומתעלמת מהעקרונות הבסיסיים ביותר? אדוני היושב-ראש, אני אמנה כמה דוגמאות; למשל, המא</w:t>
      </w:r>
      <w:r>
        <w:rPr>
          <w:rFonts w:hint="cs"/>
          <w:rtl/>
        </w:rPr>
        <w:t xml:space="preserve">בק העיקש של הממשלה הזאת בציבור החקלאים במדינת ישראל. חקלאים שנותנים מזיעת אפם, שכרתו אמנה עם המדינה ועם הממשלה </w:t>
      </w:r>
      <w:r>
        <w:rPr>
          <w:rtl/>
        </w:rPr>
        <w:t>–</w:t>
      </w:r>
      <w:r>
        <w:rPr>
          <w:rFonts w:hint="cs"/>
          <w:rtl/>
        </w:rPr>
        <w:t xml:space="preserve"> אמנה מיוחדת במינה, שהקימה תאגידים מיוחדים, שנקראים מועצות הייצור. בתאגידים אלה יש כסף של החקלאים, עם הבנה שהם משרתים את החקלאים בתיאום עם האוצר</w:t>
      </w:r>
      <w:r>
        <w:rPr>
          <w:rFonts w:hint="cs"/>
          <w:rtl/>
        </w:rPr>
        <w:t>, בתיאום עם המדינה, בתיאום עם הממשלה. כרגע הממשלה תובעת לפרק את התאגידים האלה בלי להבין את המשמעות האמיתית שלהם לייצוא ולשיווק על-ידי החקלאים בישראל.</w:t>
      </w:r>
    </w:p>
    <w:p w14:paraId="4C7E6134" w14:textId="77777777" w:rsidR="00000000" w:rsidRDefault="007C71EE">
      <w:pPr>
        <w:pStyle w:val="a"/>
        <w:ind w:firstLine="720"/>
        <w:rPr>
          <w:rFonts w:hint="cs"/>
          <w:rtl/>
        </w:rPr>
      </w:pPr>
    </w:p>
    <w:p w14:paraId="2763D4D8" w14:textId="77777777" w:rsidR="00000000" w:rsidRDefault="007C71EE">
      <w:pPr>
        <w:pStyle w:val="a"/>
        <w:ind w:firstLine="720"/>
        <w:rPr>
          <w:rFonts w:hint="cs"/>
          <w:rtl/>
        </w:rPr>
      </w:pPr>
      <w:r>
        <w:rPr>
          <w:rFonts w:hint="cs"/>
          <w:rtl/>
        </w:rPr>
        <w:t xml:space="preserve">ואם אתה רוצה דוגמה יותר חמורה, אדוני היושב-ראש, קח את החקלאים בערבה ובמועצה האזורית תמר ובסדום </w:t>
      </w:r>
      <w:r>
        <w:rPr>
          <w:rtl/>
        </w:rPr>
        <w:t>–</w:t>
      </w:r>
      <w:r>
        <w:rPr>
          <w:rFonts w:hint="cs"/>
          <w:rtl/>
        </w:rPr>
        <w:t xml:space="preserve"> אנשים שנ</w:t>
      </w:r>
      <w:r>
        <w:rPr>
          <w:rFonts w:hint="cs"/>
          <w:rtl/>
        </w:rPr>
        <w:t>צרבים בשמש, תרתי משמע, יום-יום באזור שהוא כמעט בלתי נסבל למגורים. הממשלה מטילה היטלים על פועליהם, והיא שוקלת להעלות להם את מחירי המים, והיא לא נותנת להם הטבות מס כשהיא נותנת לאזורים שכנים, והיא מפלה אותם ואומרת: אנחנו בעצם לא רוצים אתכם שם.</w:t>
      </w:r>
    </w:p>
    <w:p w14:paraId="3BE92ADA" w14:textId="77777777" w:rsidR="00000000" w:rsidRDefault="007C71EE">
      <w:pPr>
        <w:pStyle w:val="a"/>
        <w:ind w:firstLine="720"/>
        <w:rPr>
          <w:rFonts w:hint="cs"/>
          <w:rtl/>
        </w:rPr>
      </w:pPr>
    </w:p>
    <w:p w14:paraId="7B1DB280" w14:textId="77777777" w:rsidR="00000000" w:rsidRDefault="007C71EE">
      <w:pPr>
        <w:pStyle w:val="a"/>
        <w:ind w:firstLine="720"/>
        <w:rPr>
          <w:rFonts w:hint="cs"/>
          <w:rtl/>
        </w:rPr>
      </w:pPr>
      <w:r>
        <w:rPr>
          <w:rFonts w:hint="cs"/>
          <w:rtl/>
        </w:rPr>
        <w:t>אם זה לא מספיק</w:t>
      </w:r>
      <w:r>
        <w:rPr>
          <w:rFonts w:hint="cs"/>
          <w:rtl/>
        </w:rPr>
        <w:t>, היא מתנכרת לאמירה: ברוך רופא חולים; היא נאבקת ברופאים, היא מרסקת את היכולת של משרד הבריאות לעשות רגולציה של ענף הבריאות על-ידי כך שהיא מכפיפה את משרד הבריאות כולו למשרד האוצר. ראינו את זה בוועדת הכספים באישון לילה, שמשרד הבריאות התנגד, וכנראה בהוראה מגבו</w:t>
      </w:r>
      <w:r>
        <w:rPr>
          <w:rFonts w:hint="cs"/>
          <w:rtl/>
        </w:rPr>
        <w:t xml:space="preserve">ה </w:t>
      </w:r>
      <w:r>
        <w:rPr>
          <w:rtl/>
        </w:rPr>
        <w:t>–</w:t>
      </w:r>
      <w:r>
        <w:rPr>
          <w:rFonts w:hint="cs"/>
          <w:rtl/>
        </w:rPr>
        <w:t xml:space="preserve"> חזר בו. היום לא ניתן יותר לפתוח מחלקות בבתי-חולים ולא ניתן לתת שירות, ומפירים הסכמים חתומים עם הרופאים שהושגו בגישור </w:t>
      </w:r>
      <w:r>
        <w:rPr>
          <w:rtl/>
        </w:rPr>
        <w:t>–</w:t>
      </w:r>
      <w:r>
        <w:rPr>
          <w:rFonts w:hint="cs"/>
          <w:rtl/>
        </w:rPr>
        <w:t xml:space="preserve"> והכול למען מטרה, שכן המדינה על פי תהום. אין בין זה לבין כך שהמדינה על פי תהום ולא כלום. </w:t>
      </w:r>
    </w:p>
    <w:p w14:paraId="3D55D961" w14:textId="77777777" w:rsidR="00000000" w:rsidRDefault="007C71EE">
      <w:pPr>
        <w:pStyle w:val="a"/>
        <w:ind w:firstLine="720"/>
        <w:rPr>
          <w:rFonts w:hint="cs"/>
          <w:rtl/>
        </w:rPr>
      </w:pPr>
    </w:p>
    <w:p w14:paraId="218121E7" w14:textId="77777777" w:rsidR="00000000" w:rsidRDefault="007C71EE">
      <w:pPr>
        <w:pStyle w:val="a"/>
        <w:rPr>
          <w:rFonts w:hint="cs"/>
          <w:rtl/>
        </w:rPr>
      </w:pPr>
      <w:r>
        <w:rPr>
          <w:rFonts w:hint="cs"/>
          <w:rtl/>
        </w:rPr>
        <w:t>שלא לדבר על הגר הגר בתוככם, אדוני היושב-ראש</w:t>
      </w:r>
      <w:r>
        <w:rPr>
          <w:rFonts w:hint="cs"/>
          <w:rtl/>
        </w:rPr>
        <w:t xml:space="preserve">. התוכנית הזאת מרסקת את המיעוטים בישראל, דוחקת אותם אל הפינה, ואחר כך עוד נתפלא, כיצד יש תופעות של מרד ומרדנות בציבור הערבי בישראל. </w:t>
      </w:r>
    </w:p>
    <w:p w14:paraId="71FE4F37" w14:textId="77777777" w:rsidR="00000000" w:rsidRDefault="007C71EE">
      <w:pPr>
        <w:pStyle w:val="a"/>
        <w:rPr>
          <w:rFonts w:hint="cs"/>
          <w:rtl/>
        </w:rPr>
      </w:pPr>
    </w:p>
    <w:p w14:paraId="4431E8F1" w14:textId="77777777" w:rsidR="00000000" w:rsidRDefault="007C71EE">
      <w:pPr>
        <w:pStyle w:val="a"/>
        <w:rPr>
          <w:rFonts w:hint="cs"/>
          <w:rtl/>
        </w:rPr>
      </w:pPr>
      <w:r>
        <w:rPr>
          <w:rFonts w:hint="cs"/>
          <w:rtl/>
        </w:rPr>
        <w:t>ואז מגיעים לאזרחים עצמם; לאם היולדת אומרים: על הילד הראשון את מקבלת את קצבת הלידה, אך בילד השני כבר חותכים ב=30%. התפרים ש</w:t>
      </w:r>
      <w:r>
        <w:rPr>
          <w:rFonts w:hint="cs"/>
          <w:rtl/>
        </w:rPr>
        <w:t xml:space="preserve">ל הילד הראשון שונים לחלוטין מהתפרים של הילד השני והשלישי, ויש 60% או 70% פער. למה? מה ההבדל בין ילד ראשון לילד שני וילד שלישי? רק מפני שמפלגת שינוי החליטה שצריך לעשות דבר כזה? ולמה אמא ומשפחה, שרוצים לבנות את החדר לילד העתידי </w:t>
      </w:r>
      <w:r>
        <w:rPr>
          <w:rtl/>
        </w:rPr>
        <w:t>–</w:t>
      </w:r>
      <w:r>
        <w:rPr>
          <w:rFonts w:hint="cs"/>
          <w:rtl/>
        </w:rPr>
        <w:t xml:space="preserve"> וזה מה שעושים עם מענק הלידה </w:t>
      </w:r>
      <w:r>
        <w:rPr>
          <w:rFonts w:hint="cs"/>
          <w:rtl/>
        </w:rPr>
        <w:t xml:space="preserve">הזה </w:t>
      </w:r>
      <w:r>
        <w:rPr>
          <w:rtl/>
        </w:rPr>
        <w:t>–</w:t>
      </w:r>
      <w:r>
        <w:rPr>
          <w:rFonts w:hint="cs"/>
          <w:rtl/>
        </w:rPr>
        <w:t xml:space="preserve"> נותנים להם ולילד טיפול </w:t>
      </w:r>
      <w:r>
        <w:rPr>
          <w:rtl/>
        </w:rPr>
        <w:t>–</w:t>
      </w:r>
      <w:r>
        <w:rPr>
          <w:rFonts w:hint="cs"/>
          <w:rtl/>
        </w:rPr>
        <w:t xml:space="preserve"> מדוע יש להפר ומדוע לא לקבוע קצבת לידה אוניברסלית? </w:t>
      </w:r>
    </w:p>
    <w:p w14:paraId="49C2380C" w14:textId="77777777" w:rsidR="00000000" w:rsidRDefault="007C71EE">
      <w:pPr>
        <w:pStyle w:val="a"/>
        <w:rPr>
          <w:rFonts w:hint="cs"/>
          <w:rtl/>
        </w:rPr>
      </w:pPr>
    </w:p>
    <w:p w14:paraId="3AECFDAD" w14:textId="77777777" w:rsidR="00000000" w:rsidRDefault="007C71EE">
      <w:pPr>
        <w:pStyle w:val="a"/>
        <w:rPr>
          <w:rFonts w:hint="cs"/>
          <w:rtl/>
        </w:rPr>
      </w:pPr>
      <w:r>
        <w:rPr>
          <w:rFonts w:hint="cs"/>
          <w:rtl/>
        </w:rPr>
        <w:t>מקצצים ושוכחים את מענק הפטירה, לא עלינו, ועוד ועוד, מפלים בין אלמן לאלמנה.</w:t>
      </w:r>
    </w:p>
    <w:p w14:paraId="30CC9D1B" w14:textId="77777777" w:rsidR="00000000" w:rsidRDefault="007C71EE">
      <w:pPr>
        <w:pStyle w:val="a"/>
        <w:rPr>
          <w:rFonts w:hint="cs"/>
          <w:rtl/>
        </w:rPr>
      </w:pPr>
    </w:p>
    <w:p w14:paraId="34B3E4AF" w14:textId="77777777" w:rsidR="00000000" w:rsidRDefault="007C71EE">
      <w:pPr>
        <w:pStyle w:val="ac"/>
        <w:rPr>
          <w:rtl/>
        </w:rPr>
      </w:pPr>
    </w:p>
    <w:p w14:paraId="7458D92D" w14:textId="77777777" w:rsidR="00000000" w:rsidRDefault="007C71EE">
      <w:pPr>
        <w:pStyle w:val="ac"/>
        <w:rPr>
          <w:rtl/>
        </w:rPr>
      </w:pPr>
      <w:r>
        <w:rPr>
          <w:rFonts w:hint="eastAsia"/>
          <w:rtl/>
        </w:rPr>
        <w:t>אילן</w:t>
      </w:r>
      <w:r>
        <w:rPr>
          <w:rtl/>
        </w:rPr>
        <w:t xml:space="preserve"> שלגי (שינוי):</w:t>
      </w:r>
    </w:p>
    <w:p w14:paraId="0F9077C1" w14:textId="77777777" w:rsidR="00000000" w:rsidRDefault="007C71EE">
      <w:pPr>
        <w:pStyle w:val="a"/>
        <w:rPr>
          <w:rFonts w:hint="cs"/>
          <w:rtl/>
        </w:rPr>
      </w:pPr>
    </w:p>
    <w:p w14:paraId="344EE9E0" w14:textId="77777777" w:rsidR="00000000" w:rsidRDefault="007C71EE">
      <w:pPr>
        <w:pStyle w:val="a"/>
        <w:rPr>
          <w:rFonts w:hint="cs"/>
          <w:rtl/>
        </w:rPr>
      </w:pPr>
      <w:r>
        <w:rPr>
          <w:rFonts w:hint="cs"/>
          <w:rtl/>
        </w:rPr>
        <w:t>היום גרמנו להגדלת - - -</w:t>
      </w:r>
    </w:p>
    <w:p w14:paraId="526F0A25" w14:textId="77777777" w:rsidR="00000000" w:rsidRDefault="007C71EE">
      <w:pPr>
        <w:pStyle w:val="a"/>
        <w:rPr>
          <w:rFonts w:hint="cs"/>
          <w:rtl/>
        </w:rPr>
      </w:pPr>
    </w:p>
    <w:p w14:paraId="08E50A22" w14:textId="77777777" w:rsidR="00000000" w:rsidRDefault="007C71EE">
      <w:pPr>
        <w:pStyle w:val="SpeakerCon"/>
        <w:rPr>
          <w:rtl/>
        </w:rPr>
      </w:pPr>
      <w:bookmarkStart w:id="609" w:name="FS000001044T27_05_2003_01_14_16C"/>
      <w:bookmarkEnd w:id="609"/>
      <w:r>
        <w:rPr>
          <w:rtl/>
        </w:rPr>
        <w:t>יצחק הרצוג (העבודה-מימד):</w:t>
      </w:r>
    </w:p>
    <w:p w14:paraId="55C261EA" w14:textId="77777777" w:rsidR="00000000" w:rsidRDefault="007C71EE">
      <w:pPr>
        <w:pStyle w:val="a"/>
        <w:rPr>
          <w:rtl/>
        </w:rPr>
      </w:pPr>
    </w:p>
    <w:p w14:paraId="1D332441" w14:textId="77777777" w:rsidR="00000000" w:rsidRDefault="007C71EE">
      <w:pPr>
        <w:pStyle w:val="a"/>
        <w:rPr>
          <w:rFonts w:hint="cs"/>
          <w:rtl/>
        </w:rPr>
      </w:pPr>
      <w:r>
        <w:rPr>
          <w:rFonts w:hint="cs"/>
          <w:rtl/>
        </w:rPr>
        <w:t>ומה ההיגיון בזה? מה, אנח</w:t>
      </w:r>
      <w:r>
        <w:rPr>
          <w:rFonts w:hint="cs"/>
          <w:rtl/>
        </w:rPr>
        <w:t xml:space="preserve">נו סין? מעודדים רק לילד אחד? מענק הלידה קיים 50 שנה. זה לא קשור לקצבאות ילדים. זה מענק, שניתן לאם היולדת </w:t>
      </w:r>
      <w:r>
        <w:rPr>
          <w:rtl/>
        </w:rPr>
        <w:t>–</w:t>
      </w:r>
      <w:r>
        <w:rPr>
          <w:rFonts w:hint="cs"/>
          <w:rtl/>
        </w:rPr>
        <w:t xml:space="preserve"> בצער תלדי בנים ובנות </w:t>
      </w:r>
      <w:r>
        <w:rPr>
          <w:rtl/>
        </w:rPr>
        <w:t>–</w:t>
      </w:r>
      <w:r>
        <w:rPr>
          <w:rFonts w:hint="cs"/>
          <w:rtl/>
        </w:rPr>
        <w:t xml:space="preserve"> כדי שהיא תוכל להתארגן בטיפול ברך הנולד. </w:t>
      </w:r>
    </w:p>
    <w:p w14:paraId="4E0287B6" w14:textId="77777777" w:rsidR="00000000" w:rsidRDefault="007C71EE">
      <w:pPr>
        <w:pStyle w:val="a"/>
        <w:rPr>
          <w:rFonts w:hint="cs"/>
          <w:rtl/>
        </w:rPr>
      </w:pPr>
    </w:p>
    <w:p w14:paraId="521D3080" w14:textId="77777777" w:rsidR="00000000" w:rsidRDefault="007C71EE">
      <w:pPr>
        <w:pStyle w:val="a"/>
        <w:rPr>
          <w:rFonts w:hint="cs"/>
          <w:rtl/>
        </w:rPr>
      </w:pPr>
      <w:r>
        <w:rPr>
          <w:rFonts w:hint="cs"/>
          <w:rtl/>
        </w:rPr>
        <w:t>אם כבר מדברים, מעמד הביניים נשחק לחלוטין.</w:t>
      </w:r>
    </w:p>
    <w:p w14:paraId="44DA811B" w14:textId="77777777" w:rsidR="00000000" w:rsidRDefault="007C71EE">
      <w:pPr>
        <w:pStyle w:val="ad"/>
        <w:rPr>
          <w:rFonts w:hint="cs"/>
          <w:rtl/>
        </w:rPr>
      </w:pPr>
    </w:p>
    <w:p w14:paraId="0D97C426" w14:textId="77777777" w:rsidR="00000000" w:rsidRDefault="007C71EE">
      <w:pPr>
        <w:pStyle w:val="ad"/>
        <w:rPr>
          <w:rtl/>
        </w:rPr>
      </w:pPr>
      <w:r>
        <w:rPr>
          <w:rtl/>
        </w:rPr>
        <w:t>היו"ר ראובן ריבלין:</w:t>
      </w:r>
    </w:p>
    <w:p w14:paraId="124CA965" w14:textId="77777777" w:rsidR="00000000" w:rsidRDefault="007C71EE">
      <w:pPr>
        <w:pStyle w:val="a"/>
        <w:rPr>
          <w:rtl/>
        </w:rPr>
      </w:pPr>
    </w:p>
    <w:p w14:paraId="220B3506" w14:textId="77777777" w:rsidR="00000000" w:rsidRDefault="007C71EE">
      <w:pPr>
        <w:pStyle w:val="a"/>
        <w:rPr>
          <w:rFonts w:hint="cs"/>
          <w:rtl/>
        </w:rPr>
      </w:pPr>
      <w:r>
        <w:rPr>
          <w:rFonts w:hint="cs"/>
          <w:rtl/>
        </w:rPr>
        <w:t>חבר הכנסת הרצוג, נדמ</w:t>
      </w:r>
      <w:r>
        <w:rPr>
          <w:rFonts w:hint="cs"/>
          <w:rtl/>
        </w:rPr>
        <w:t>ה לי שאותה בקשה של האוצר היתה לפני שנתיים, כאשר היתה הצעת תקציב שהתנגדנו לה.</w:t>
      </w:r>
    </w:p>
    <w:p w14:paraId="22FDFCE6" w14:textId="77777777" w:rsidR="00000000" w:rsidRDefault="007C71EE">
      <w:pPr>
        <w:pStyle w:val="a"/>
        <w:rPr>
          <w:rFonts w:hint="cs"/>
          <w:rtl/>
        </w:rPr>
      </w:pPr>
    </w:p>
    <w:p w14:paraId="04DBD59B" w14:textId="77777777" w:rsidR="00000000" w:rsidRDefault="007C71EE">
      <w:pPr>
        <w:pStyle w:val="SpeakerCon"/>
        <w:rPr>
          <w:rtl/>
        </w:rPr>
      </w:pPr>
      <w:bookmarkStart w:id="610" w:name="FS000001044T27_05_2003_01_15_53C"/>
      <w:bookmarkEnd w:id="610"/>
      <w:r>
        <w:rPr>
          <w:rtl/>
        </w:rPr>
        <w:t>יצחק הרצוג (העבודה-מימד):</w:t>
      </w:r>
    </w:p>
    <w:p w14:paraId="009E4AD1" w14:textId="77777777" w:rsidR="00000000" w:rsidRDefault="007C71EE">
      <w:pPr>
        <w:pStyle w:val="a"/>
        <w:rPr>
          <w:rtl/>
        </w:rPr>
      </w:pPr>
    </w:p>
    <w:p w14:paraId="53A8ED8B" w14:textId="77777777" w:rsidR="00000000" w:rsidRDefault="007C71EE">
      <w:pPr>
        <w:pStyle w:val="a"/>
        <w:rPr>
          <w:rFonts w:hint="cs"/>
          <w:rtl/>
        </w:rPr>
      </w:pPr>
      <w:r>
        <w:rPr>
          <w:rFonts w:hint="cs"/>
          <w:rtl/>
        </w:rPr>
        <w:t xml:space="preserve">כבר הענשנו את הנפטרים, את מי שנולד, ועכשיו - את האלמנים. בית-המחוקקים הזה חוקק חוק חברתי מאין כמוהו, שמשווה זכויות של אלמן לאלמנה. עכשיו הממשלה מצביעה </w:t>
      </w:r>
      <w:r>
        <w:rPr>
          <w:rFonts w:hint="cs"/>
          <w:rtl/>
        </w:rPr>
        <w:t>בהינף יד, כמעט לאחר שום דיון, לבטל את ההשוואה הזאת ולזרוק אלמנים חזרה לקו העוני.</w:t>
      </w:r>
    </w:p>
    <w:p w14:paraId="12ADE17D" w14:textId="77777777" w:rsidR="00000000" w:rsidRDefault="007C71EE">
      <w:pPr>
        <w:pStyle w:val="a"/>
        <w:rPr>
          <w:rFonts w:hint="cs"/>
          <w:rtl/>
        </w:rPr>
      </w:pPr>
    </w:p>
    <w:p w14:paraId="33B03E3F" w14:textId="77777777" w:rsidR="00000000" w:rsidRDefault="007C71EE">
      <w:pPr>
        <w:pStyle w:val="a"/>
        <w:rPr>
          <w:rFonts w:hint="cs"/>
          <w:rtl/>
        </w:rPr>
      </w:pPr>
      <w:r>
        <w:rPr>
          <w:rFonts w:hint="cs"/>
          <w:rtl/>
        </w:rPr>
        <w:t>שלא לדבר על מעמד הביניים, שאמור להביא את הצריכה שאמורה להביא את הצמיחה. מעלים לו את מחירי המים, מחירי החשמל ומחירי הארנונה ומקצצים לו שכר ושירותים מוניציפליים וחברתיים. איך ה</w:t>
      </w:r>
      <w:r>
        <w:rPr>
          <w:rFonts w:hint="cs"/>
          <w:rtl/>
        </w:rPr>
        <w:t>וא אמור לחיות? עשירונים שלמים ייזרקו עכשיו לקו העוני. הם לא יהיו יותר מעמד הביניים, חבר הכנסת שלגי.</w:t>
      </w:r>
    </w:p>
    <w:p w14:paraId="0B50B575" w14:textId="77777777" w:rsidR="00000000" w:rsidRDefault="007C71EE">
      <w:pPr>
        <w:pStyle w:val="a"/>
        <w:rPr>
          <w:rFonts w:hint="cs"/>
          <w:rtl/>
        </w:rPr>
      </w:pPr>
    </w:p>
    <w:p w14:paraId="324DF051" w14:textId="77777777" w:rsidR="00000000" w:rsidRDefault="007C71EE">
      <w:pPr>
        <w:pStyle w:val="a"/>
        <w:rPr>
          <w:rFonts w:hint="cs"/>
          <w:rtl/>
        </w:rPr>
      </w:pPr>
      <w:r>
        <w:rPr>
          <w:rFonts w:hint="cs"/>
          <w:rtl/>
        </w:rPr>
        <w:t>ואם כבר מדברים על אפליה, הרי שהאפליה החמורה ביותר נקרתה בדרכנו אתמול בלילה.</w:t>
      </w:r>
    </w:p>
    <w:p w14:paraId="730930B5" w14:textId="77777777" w:rsidR="00000000" w:rsidRDefault="007C71EE">
      <w:pPr>
        <w:pStyle w:val="a"/>
        <w:rPr>
          <w:rFonts w:hint="cs"/>
          <w:rtl/>
        </w:rPr>
      </w:pPr>
    </w:p>
    <w:p w14:paraId="429E956D" w14:textId="77777777" w:rsidR="00000000" w:rsidRDefault="007C71EE">
      <w:pPr>
        <w:pStyle w:val="ad"/>
        <w:rPr>
          <w:rtl/>
        </w:rPr>
      </w:pPr>
      <w:r>
        <w:rPr>
          <w:rFonts w:hint="eastAsia"/>
          <w:rtl/>
        </w:rPr>
        <w:t>היו</w:t>
      </w:r>
      <w:r>
        <w:rPr>
          <w:rtl/>
        </w:rPr>
        <w:t>"ר ראובן ריבלין:</w:t>
      </w:r>
    </w:p>
    <w:p w14:paraId="58D7523C" w14:textId="77777777" w:rsidR="00000000" w:rsidRDefault="007C71EE">
      <w:pPr>
        <w:pStyle w:val="a"/>
        <w:rPr>
          <w:rFonts w:hint="cs"/>
          <w:rtl/>
        </w:rPr>
      </w:pPr>
    </w:p>
    <w:p w14:paraId="577AA741" w14:textId="77777777" w:rsidR="00000000" w:rsidRDefault="007C71EE">
      <w:pPr>
        <w:pStyle w:val="a"/>
        <w:rPr>
          <w:rFonts w:hint="cs"/>
          <w:rtl/>
        </w:rPr>
      </w:pPr>
      <w:r>
        <w:rPr>
          <w:rFonts w:hint="cs"/>
          <w:rtl/>
        </w:rPr>
        <w:t>הוספתי שתי דקות.</w:t>
      </w:r>
    </w:p>
    <w:p w14:paraId="176F5231" w14:textId="77777777" w:rsidR="00000000" w:rsidRDefault="007C71EE">
      <w:pPr>
        <w:pStyle w:val="a"/>
        <w:rPr>
          <w:rFonts w:hint="cs"/>
          <w:rtl/>
        </w:rPr>
      </w:pPr>
    </w:p>
    <w:p w14:paraId="24B0D2A8" w14:textId="77777777" w:rsidR="00000000" w:rsidRDefault="007C71EE">
      <w:pPr>
        <w:pStyle w:val="SpeakerCon"/>
        <w:rPr>
          <w:rtl/>
        </w:rPr>
      </w:pPr>
      <w:bookmarkStart w:id="611" w:name="FS000001044T27_05_2003_01_20_25C"/>
      <w:bookmarkEnd w:id="611"/>
      <w:r>
        <w:rPr>
          <w:rFonts w:hint="eastAsia"/>
          <w:rtl/>
        </w:rPr>
        <w:t>יצחק</w:t>
      </w:r>
      <w:r>
        <w:rPr>
          <w:rtl/>
        </w:rPr>
        <w:t xml:space="preserve"> הרצוג (העבודה-מימד):</w:t>
      </w:r>
    </w:p>
    <w:p w14:paraId="2E8E3AFE" w14:textId="77777777" w:rsidR="00000000" w:rsidRDefault="007C71EE">
      <w:pPr>
        <w:pStyle w:val="a"/>
        <w:rPr>
          <w:rFonts w:hint="cs"/>
          <w:rtl/>
        </w:rPr>
      </w:pPr>
    </w:p>
    <w:p w14:paraId="2179F273" w14:textId="77777777" w:rsidR="00000000" w:rsidRDefault="007C71EE">
      <w:pPr>
        <w:pStyle w:val="a"/>
        <w:rPr>
          <w:rFonts w:hint="cs"/>
          <w:rtl/>
        </w:rPr>
      </w:pPr>
      <w:r>
        <w:rPr>
          <w:rFonts w:hint="cs"/>
          <w:rtl/>
        </w:rPr>
        <w:t>כן, על חשבון</w:t>
      </w:r>
      <w:r>
        <w:rPr>
          <w:rFonts w:hint="cs"/>
          <w:rtl/>
        </w:rPr>
        <w:t xml:space="preserve"> המכסה של הקואליציה, שוויתרה עליה. תודה, אדוני היושב-ראש.</w:t>
      </w:r>
    </w:p>
    <w:p w14:paraId="5E56E6E3" w14:textId="77777777" w:rsidR="00000000" w:rsidRDefault="007C71EE">
      <w:pPr>
        <w:pStyle w:val="a"/>
        <w:rPr>
          <w:rFonts w:hint="cs"/>
          <w:rtl/>
        </w:rPr>
      </w:pPr>
    </w:p>
    <w:p w14:paraId="46E48CBF" w14:textId="77777777" w:rsidR="00000000" w:rsidRDefault="007C71EE">
      <w:pPr>
        <w:pStyle w:val="a"/>
        <w:rPr>
          <w:rFonts w:hint="cs"/>
          <w:rtl/>
        </w:rPr>
      </w:pPr>
      <w:r>
        <w:rPr>
          <w:rFonts w:hint="cs"/>
          <w:rtl/>
        </w:rPr>
        <w:t>הייתי חבר ועדת-טל, שהמליצה המלצות כואבות וקשות אך מעשיות כניסוי חברתי לחמש שנים. המלצותיה אושרו גם בוועדה בראשות  חבר הכנסת דאז כץ. ייקבע כך: על הציבור החרדי להתערות במעגל החברתי הישראלי. לשם כך מו</w:t>
      </w:r>
      <w:r>
        <w:rPr>
          <w:rFonts w:hint="cs"/>
          <w:rtl/>
        </w:rPr>
        <w:t xml:space="preserve">צבת בפני הנער החרדי בגיל 18 אלטרנטיבה שלא היתה לפניו קודם </w:t>
      </w:r>
      <w:r>
        <w:rPr>
          <w:rtl/>
        </w:rPr>
        <w:t>–</w:t>
      </w:r>
      <w:r>
        <w:rPr>
          <w:rFonts w:hint="cs"/>
          <w:rtl/>
        </w:rPr>
        <w:t xml:space="preserve"> בגיל 22 או 23 הוא יכול לצאת מחברת הלומדים, להשתלב בחברה, וכדי לעבוד הוא צריך לשרת את המדינה בשירות אזרחי או צבאי.</w:t>
      </w:r>
    </w:p>
    <w:p w14:paraId="48F86602" w14:textId="77777777" w:rsidR="00000000" w:rsidRDefault="007C71EE">
      <w:pPr>
        <w:pStyle w:val="a"/>
        <w:rPr>
          <w:rFonts w:hint="cs"/>
          <w:rtl/>
        </w:rPr>
      </w:pPr>
    </w:p>
    <w:p w14:paraId="7C6E46C5" w14:textId="77777777" w:rsidR="00000000" w:rsidRDefault="007C71EE">
      <w:pPr>
        <w:pStyle w:val="a"/>
        <w:rPr>
          <w:rFonts w:hint="cs"/>
          <w:rtl/>
        </w:rPr>
      </w:pPr>
      <w:r>
        <w:rPr>
          <w:rFonts w:hint="cs"/>
          <w:rtl/>
        </w:rPr>
        <w:t>והנה אתמול, בהמלצה של ועדת השרים בראשות שרים של שינוי, החליטו ועדת החוץ וביטחון ו</w:t>
      </w:r>
      <w:r>
        <w:rPr>
          <w:rFonts w:hint="cs"/>
          <w:rtl/>
        </w:rPr>
        <w:t>ועדת הכספים, שכל צעיר חרדי יכול לצאת לעבודה בלי שום דרישה נוספת. הוא יכול להמשיך לעבוד, יכול להמשיך ללמוד ויכול להמשיך לא לשרת. זו הגדלת הפער וחוסר השוויון בצורה בולטת. אני יודע  שנציגי היועץ המשפטי לממשלה מסתייגים, וכך גם נציגי משרד המשפטים, מההחלטה הזאת.</w:t>
      </w:r>
      <w:r>
        <w:rPr>
          <w:rFonts w:hint="cs"/>
          <w:rtl/>
        </w:rPr>
        <w:t xml:space="preserve"> זאת עקירת עיניים לאותם צעירים שאתם הפגנתם ובניתם עליהם קמפיין שלם, חבר הכנסת שלגי.</w:t>
      </w:r>
    </w:p>
    <w:p w14:paraId="2D9DF0EC" w14:textId="77777777" w:rsidR="00000000" w:rsidRDefault="007C71EE">
      <w:pPr>
        <w:pStyle w:val="a"/>
        <w:rPr>
          <w:rFonts w:hint="cs"/>
          <w:rtl/>
        </w:rPr>
      </w:pPr>
    </w:p>
    <w:p w14:paraId="1F30633B" w14:textId="77777777" w:rsidR="00000000" w:rsidRDefault="007C71EE">
      <w:pPr>
        <w:pStyle w:val="a"/>
        <w:rPr>
          <w:rFonts w:hint="cs"/>
          <w:rtl/>
        </w:rPr>
      </w:pPr>
      <w:r>
        <w:rPr>
          <w:rFonts w:hint="cs"/>
          <w:rtl/>
        </w:rPr>
        <w:t>לכן אני קורא לכל חברי הכנסת להתנגד להחלטות המובאות, הנמצאות במאות בספר הזה, ולקרוא לכל אזרח ואזרחית במדינת ישראל שלא להישאר אדישים לעתיד הכלכלי שלנו ושל ילדינו. אני קורא ל</w:t>
      </w:r>
      <w:r>
        <w:rPr>
          <w:rFonts w:hint="cs"/>
          <w:rtl/>
        </w:rPr>
        <w:t>הצטרף לצעדת המחאה של מטה המאבק המשותף החברתי-הפוליטי נגד התוכנית הכלכלית, שתתקיים ביום רביעי הקרוב. הצעדה תתחיל בשעה 16:00 ליד התחנה המרכזית, והיא תסתיים בהפגנה מול הכנסת. אל תיתנו לממשלה לקבור את מדינת הרווחה, והצטרפו אלינו בניסיון להציל אותה. תודה רבה.</w:t>
      </w:r>
    </w:p>
    <w:p w14:paraId="1E5B8B94" w14:textId="77777777" w:rsidR="00000000" w:rsidRDefault="007C71EE">
      <w:pPr>
        <w:pStyle w:val="a"/>
        <w:rPr>
          <w:rFonts w:hint="cs"/>
          <w:rtl/>
        </w:rPr>
      </w:pPr>
    </w:p>
    <w:p w14:paraId="390668A2" w14:textId="77777777" w:rsidR="00000000" w:rsidRDefault="007C71EE">
      <w:pPr>
        <w:pStyle w:val="ad"/>
        <w:rPr>
          <w:rtl/>
        </w:rPr>
      </w:pPr>
      <w:r>
        <w:rPr>
          <w:rFonts w:hint="eastAsia"/>
          <w:rtl/>
        </w:rPr>
        <w:t>היו</w:t>
      </w:r>
      <w:r>
        <w:rPr>
          <w:rtl/>
        </w:rPr>
        <w:t>"ר ראובן ריבלין:</w:t>
      </w:r>
    </w:p>
    <w:p w14:paraId="45E8EDB6" w14:textId="77777777" w:rsidR="00000000" w:rsidRDefault="007C71EE">
      <w:pPr>
        <w:pStyle w:val="a"/>
        <w:rPr>
          <w:rFonts w:hint="cs"/>
          <w:rtl/>
        </w:rPr>
      </w:pPr>
    </w:p>
    <w:p w14:paraId="13F43750" w14:textId="77777777" w:rsidR="00000000" w:rsidRDefault="007C71EE">
      <w:pPr>
        <w:pStyle w:val="a"/>
        <w:rPr>
          <w:rFonts w:hint="cs"/>
          <w:rtl/>
        </w:rPr>
      </w:pPr>
      <w:r>
        <w:rPr>
          <w:rFonts w:hint="cs"/>
          <w:rtl/>
        </w:rPr>
        <w:t>אני מאוד מודה לחבר הכנסת הרצוג. נדמה לי שהנושא של הרגולציה של משרד הבריאות היא ביוזמת קופות-חולים, בעיקר הגדולות.</w:t>
      </w:r>
    </w:p>
    <w:p w14:paraId="1AFAA386" w14:textId="77777777" w:rsidR="00000000" w:rsidRDefault="007C71EE">
      <w:pPr>
        <w:pStyle w:val="a"/>
        <w:rPr>
          <w:rFonts w:hint="cs"/>
          <w:rtl/>
        </w:rPr>
      </w:pPr>
    </w:p>
    <w:p w14:paraId="1C600CA5" w14:textId="77777777" w:rsidR="00000000" w:rsidRDefault="007C71EE">
      <w:pPr>
        <w:pStyle w:val="ac"/>
        <w:rPr>
          <w:rtl/>
        </w:rPr>
      </w:pPr>
      <w:r>
        <w:rPr>
          <w:rFonts w:hint="eastAsia"/>
          <w:rtl/>
        </w:rPr>
        <w:t>יצחק</w:t>
      </w:r>
      <w:r>
        <w:rPr>
          <w:rtl/>
        </w:rPr>
        <w:t xml:space="preserve"> הרצוג (העבודה-מימד):</w:t>
      </w:r>
    </w:p>
    <w:p w14:paraId="2BD1DBED" w14:textId="77777777" w:rsidR="00000000" w:rsidRDefault="007C71EE">
      <w:pPr>
        <w:pStyle w:val="a"/>
        <w:rPr>
          <w:rFonts w:hint="cs"/>
          <w:rtl/>
        </w:rPr>
      </w:pPr>
    </w:p>
    <w:p w14:paraId="2CEEDF9A" w14:textId="77777777" w:rsidR="00000000" w:rsidRDefault="007C71EE">
      <w:pPr>
        <w:pStyle w:val="a"/>
        <w:rPr>
          <w:rFonts w:hint="cs"/>
          <w:rtl/>
        </w:rPr>
      </w:pPr>
      <w:r>
        <w:rPr>
          <w:rFonts w:hint="cs"/>
          <w:rtl/>
        </w:rPr>
        <w:t>לא, ממש לא.</w:t>
      </w:r>
    </w:p>
    <w:p w14:paraId="6304DBE1" w14:textId="77777777" w:rsidR="00000000" w:rsidRDefault="007C71EE">
      <w:pPr>
        <w:pStyle w:val="a"/>
        <w:rPr>
          <w:rFonts w:hint="cs"/>
          <w:rtl/>
        </w:rPr>
      </w:pPr>
    </w:p>
    <w:p w14:paraId="4C7424C6" w14:textId="77777777" w:rsidR="00000000" w:rsidRDefault="007C71EE">
      <w:pPr>
        <w:pStyle w:val="ad"/>
        <w:rPr>
          <w:rtl/>
        </w:rPr>
      </w:pPr>
      <w:r>
        <w:rPr>
          <w:rFonts w:hint="eastAsia"/>
          <w:rtl/>
        </w:rPr>
        <w:t>היו</w:t>
      </w:r>
      <w:r>
        <w:rPr>
          <w:rtl/>
        </w:rPr>
        <w:t>"ר ראובן ריבלין:</w:t>
      </w:r>
    </w:p>
    <w:p w14:paraId="1EB39833" w14:textId="77777777" w:rsidR="00000000" w:rsidRDefault="007C71EE">
      <w:pPr>
        <w:pStyle w:val="a"/>
        <w:rPr>
          <w:rFonts w:hint="cs"/>
          <w:rtl/>
        </w:rPr>
      </w:pPr>
    </w:p>
    <w:p w14:paraId="6AE28EF4" w14:textId="77777777" w:rsidR="00000000" w:rsidRDefault="007C71EE">
      <w:pPr>
        <w:pStyle w:val="a"/>
        <w:rPr>
          <w:rFonts w:hint="cs"/>
          <w:rtl/>
        </w:rPr>
      </w:pPr>
      <w:r>
        <w:rPr>
          <w:rFonts w:hint="cs"/>
          <w:rtl/>
        </w:rPr>
        <w:t>ומשרד הבריאות מתנגד לזה. גם אני הבעתי את הסתייגותי, ונדמה ל</w:t>
      </w:r>
      <w:r>
        <w:rPr>
          <w:rFonts w:hint="cs"/>
          <w:rtl/>
        </w:rPr>
        <w:t>י שבגללנו הורד גם החוק.</w:t>
      </w:r>
    </w:p>
    <w:p w14:paraId="109309D9" w14:textId="77777777" w:rsidR="00000000" w:rsidRDefault="007C71EE">
      <w:pPr>
        <w:pStyle w:val="a"/>
        <w:rPr>
          <w:rFonts w:hint="cs"/>
          <w:rtl/>
        </w:rPr>
      </w:pPr>
    </w:p>
    <w:p w14:paraId="73ED9030" w14:textId="77777777" w:rsidR="00000000" w:rsidRDefault="007C71EE">
      <w:pPr>
        <w:pStyle w:val="a"/>
        <w:rPr>
          <w:rFonts w:hint="cs"/>
          <w:rtl/>
        </w:rPr>
      </w:pPr>
      <w:r>
        <w:rPr>
          <w:rFonts w:hint="cs"/>
          <w:rtl/>
        </w:rPr>
        <w:t xml:space="preserve">חבר הכנסת אופיר פינס, אחריו - חבר הכנסת ישראל אייכלר, אחריו </w:t>
      </w:r>
      <w:r>
        <w:rPr>
          <w:rtl/>
        </w:rPr>
        <w:t>–</w:t>
      </w:r>
      <w:r>
        <w:rPr>
          <w:rFonts w:hint="cs"/>
          <w:rtl/>
        </w:rPr>
        <w:t xml:space="preserve"> יושב-ראש ועדת החינוך, ואחריו - חברת הכנסת תמיר. </w:t>
      </w:r>
    </w:p>
    <w:p w14:paraId="7BC170C7" w14:textId="77777777" w:rsidR="00000000" w:rsidRDefault="007C71EE">
      <w:pPr>
        <w:pStyle w:val="a"/>
        <w:rPr>
          <w:rFonts w:hint="cs"/>
          <w:rtl/>
        </w:rPr>
      </w:pPr>
    </w:p>
    <w:p w14:paraId="47107F7F" w14:textId="77777777" w:rsidR="00000000" w:rsidRDefault="007C71EE">
      <w:pPr>
        <w:pStyle w:val="Speaker"/>
        <w:rPr>
          <w:rtl/>
        </w:rPr>
      </w:pPr>
      <w:bookmarkStart w:id="612" w:name="FS000000455T27_05_2003_00_39_07"/>
      <w:bookmarkEnd w:id="612"/>
      <w:r>
        <w:rPr>
          <w:rtl/>
        </w:rPr>
        <w:t>אופיר פינס-פז (העבודה-מימד):</w:t>
      </w:r>
    </w:p>
    <w:p w14:paraId="5EF8190E" w14:textId="77777777" w:rsidR="00000000" w:rsidRDefault="007C71EE">
      <w:pPr>
        <w:pStyle w:val="a"/>
        <w:rPr>
          <w:rtl/>
        </w:rPr>
      </w:pPr>
    </w:p>
    <w:p w14:paraId="6EE619D5" w14:textId="77777777" w:rsidR="00000000" w:rsidRDefault="007C71EE">
      <w:pPr>
        <w:pStyle w:val="a"/>
        <w:rPr>
          <w:rFonts w:hint="cs"/>
          <w:rtl/>
        </w:rPr>
      </w:pPr>
      <w:r>
        <w:rPr>
          <w:rFonts w:hint="cs"/>
          <w:rtl/>
        </w:rPr>
        <w:t>אדוני היושב-ראש, חברי חברי הכנסת, ראשית אני רוצה לציין לשבח את יושב-ראש הכנסת, שנשאר בשעת</w:t>
      </w:r>
      <w:r>
        <w:rPr>
          <w:rFonts w:hint="cs"/>
          <w:rtl/>
        </w:rPr>
        <w:t xml:space="preserve"> לילה זו, במידה מסוימת, כנציג הקואליציה.</w:t>
      </w:r>
    </w:p>
    <w:p w14:paraId="0C79E1DD" w14:textId="77777777" w:rsidR="00000000" w:rsidRDefault="007C71EE">
      <w:pPr>
        <w:pStyle w:val="a"/>
        <w:rPr>
          <w:rFonts w:hint="cs"/>
          <w:rtl/>
        </w:rPr>
      </w:pPr>
    </w:p>
    <w:p w14:paraId="3ADA9AE6" w14:textId="77777777" w:rsidR="00000000" w:rsidRDefault="007C71EE">
      <w:pPr>
        <w:pStyle w:val="ad"/>
        <w:rPr>
          <w:rtl/>
        </w:rPr>
      </w:pPr>
      <w:r>
        <w:rPr>
          <w:rtl/>
        </w:rPr>
        <w:t>היו"ר ראובן ריבלין:</w:t>
      </w:r>
    </w:p>
    <w:p w14:paraId="6F754B8F" w14:textId="77777777" w:rsidR="00000000" w:rsidRDefault="007C71EE">
      <w:pPr>
        <w:pStyle w:val="a"/>
        <w:rPr>
          <w:rtl/>
        </w:rPr>
      </w:pPr>
    </w:p>
    <w:p w14:paraId="01E09D45" w14:textId="77777777" w:rsidR="00000000" w:rsidRDefault="007C71EE">
      <w:pPr>
        <w:pStyle w:val="a"/>
        <w:rPr>
          <w:rFonts w:hint="cs"/>
          <w:rtl/>
        </w:rPr>
      </w:pPr>
      <w:r>
        <w:rPr>
          <w:rFonts w:hint="cs"/>
          <w:rtl/>
        </w:rPr>
        <w:t>לא. אני נציג של כולם. איפה השר? מי השר התורן עכשיו?</w:t>
      </w:r>
    </w:p>
    <w:p w14:paraId="20FE1E56" w14:textId="77777777" w:rsidR="00000000" w:rsidRDefault="007C71EE">
      <w:pPr>
        <w:pStyle w:val="a"/>
        <w:rPr>
          <w:rFonts w:hint="cs"/>
          <w:rtl/>
        </w:rPr>
      </w:pPr>
    </w:p>
    <w:p w14:paraId="4FDE7A8C" w14:textId="77777777" w:rsidR="00000000" w:rsidRDefault="007C71EE">
      <w:pPr>
        <w:pStyle w:val="SpeakerCon"/>
        <w:rPr>
          <w:rtl/>
        </w:rPr>
      </w:pPr>
      <w:bookmarkStart w:id="613" w:name="FS000000455T27_05_2003_00_40_08C"/>
      <w:bookmarkEnd w:id="613"/>
      <w:r>
        <w:rPr>
          <w:rtl/>
        </w:rPr>
        <w:t>אופיר פינס-פז (העבודה-מימד):</w:t>
      </w:r>
    </w:p>
    <w:p w14:paraId="25102B45" w14:textId="77777777" w:rsidR="00000000" w:rsidRDefault="007C71EE">
      <w:pPr>
        <w:pStyle w:val="a"/>
        <w:rPr>
          <w:rtl/>
        </w:rPr>
      </w:pPr>
    </w:p>
    <w:p w14:paraId="7858CACF" w14:textId="77777777" w:rsidR="00000000" w:rsidRDefault="007C71EE">
      <w:pPr>
        <w:pStyle w:val="a"/>
        <w:rPr>
          <w:rFonts w:hint="cs"/>
          <w:rtl/>
        </w:rPr>
      </w:pPr>
      <w:r>
        <w:rPr>
          <w:rFonts w:hint="cs"/>
          <w:rtl/>
        </w:rPr>
        <w:t>נתן שרנסקי פה.</w:t>
      </w:r>
    </w:p>
    <w:p w14:paraId="016951C0" w14:textId="77777777" w:rsidR="00000000" w:rsidRDefault="007C71EE">
      <w:pPr>
        <w:pStyle w:val="a"/>
        <w:rPr>
          <w:rFonts w:hint="cs"/>
          <w:rtl/>
        </w:rPr>
      </w:pPr>
    </w:p>
    <w:p w14:paraId="4071F19D" w14:textId="77777777" w:rsidR="00000000" w:rsidRDefault="007C71EE">
      <w:pPr>
        <w:pStyle w:val="ac"/>
        <w:rPr>
          <w:rtl/>
        </w:rPr>
      </w:pPr>
      <w:r>
        <w:rPr>
          <w:rFonts w:hint="eastAsia"/>
          <w:rtl/>
        </w:rPr>
        <w:t>יולי</w:t>
      </w:r>
      <w:r>
        <w:rPr>
          <w:rtl/>
        </w:rPr>
        <w:t xml:space="preserve"> תמיר (העבודה-מימד):</w:t>
      </w:r>
    </w:p>
    <w:p w14:paraId="6E4EFD15" w14:textId="77777777" w:rsidR="00000000" w:rsidRDefault="007C71EE">
      <w:pPr>
        <w:pStyle w:val="a"/>
        <w:rPr>
          <w:rFonts w:hint="cs"/>
          <w:rtl/>
        </w:rPr>
      </w:pPr>
    </w:p>
    <w:p w14:paraId="67500D41" w14:textId="77777777" w:rsidR="00000000" w:rsidRDefault="007C71EE">
      <w:pPr>
        <w:pStyle w:val="a"/>
        <w:rPr>
          <w:rFonts w:hint="cs"/>
          <w:rtl/>
        </w:rPr>
      </w:pPr>
      <w:r>
        <w:rPr>
          <w:rFonts w:hint="cs"/>
          <w:rtl/>
        </w:rPr>
        <w:t>תעצור את הדיון עד שיגיע השר.</w:t>
      </w:r>
    </w:p>
    <w:p w14:paraId="051975EC" w14:textId="77777777" w:rsidR="00000000" w:rsidRDefault="007C71EE">
      <w:pPr>
        <w:pStyle w:val="a"/>
        <w:rPr>
          <w:rFonts w:hint="cs"/>
          <w:rtl/>
        </w:rPr>
      </w:pPr>
    </w:p>
    <w:p w14:paraId="3CCD8326" w14:textId="77777777" w:rsidR="00000000" w:rsidRDefault="007C71EE">
      <w:pPr>
        <w:pStyle w:val="ad"/>
        <w:rPr>
          <w:rtl/>
        </w:rPr>
      </w:pPr>
      <w:r>
        <w:rPr>
          <w:rtl/>
        </w:rPr>
        <w:t>היו"ר ראובן ריבלין:</w:t>
      </w:r>
    </w:p>
    <w:p w14:paraId="332D2D49" w14:textId="77777777" w:rsidR="00000000" w:rsidRDefault="007C71EE">
      <w:pPr>
        <w:pStyle w:val="a"/>
        <w:rPr>
          <w:rtl/>
        </w:rPr>
      </w:pPr>
    </w:p>
    <w:p w14:paraId="672F133F" w14:textId="77777777" w:rsidR="00000000" w:rsidRDefault="007C71EE">
      <w:pPr>
        <w:pStyle w:val="a"/>
        <w:rPr>
          <w:rFonts w:hint="cs"/>
          <w:rtl/>
        </w:rPr>
      </w:pPr>
      <w:r>
        <w:rPr>
          <w:rFonts w:hint="cs"/>
          <w:rtl/>
        </w:rPr>
        <w:t xml:space="preserve">גם לשר יש צרכים. </w:t>
      </w:r>
      <w:r>
        <w:rPr>
          <w:rFonts w:hint="cs"/>
          <w:rtl/>
        </w:rPr>
        <w:t>רבותי, זה בסדר.</w:t>
      </w:r>
    </w:p>
    <w:p w14:paraId="14024DE7" w14:textId="77777777" w:rsidR="00000000" w:rsidRDefault="007C71EE">
      <w:pPr>
        <w:pStyle w:val="a"/>
        <w:rPr>
          <w:rFonts w:hint="cs"/>
          <w:rtl/>
        </w:rPr>
      </w:pPr>
    </w:p>
    <w:p w14:paraId="37734D9E" w14:textId="77777777" w:rsidR="00000000" w:rsidRDefault="007C71EE">
      <w:pPr>
        <w:pStyle w:val="SpeakerCon"/>
        <w:rPr>
          <w:rtl/>
        </w:rPr>
      </w:pPr>
      <w:bookmarkStart w:id="614" w:name="FS000000455T27_05_2003_00_40_38C"/>
      <w:bookmarkEnd w:id="614"/>
      <w:r>
        <w:rPr>
          <w:rtl/>
        </w:rPr>
        <w:t>אופיר פינס-פז (העבודה-מימד):</w:t>
      </w:r>
    </w:p>
    <w:p w14:paraId="5D7570CD" w14:textId="77777777" w:rsidR="00000000" w:rsidRDefault="007C71EE">
      <w:pPr>
        <w:pStyle w:val="a"/>
        <w:rPr>
          <w:rtl/>
        </w:rPr>
      </w:pPr>
    </w:p>
    <w:p w14:paraId="7D755078" w14:textId="77777777" w:rsidR="00000000" w:rsidRDefault="007C71EE">
      <w:pPr>
        <w:pStyle w:val="a"/>
        <w:rPr>
          <w:rFonts w:hint="cs"/>
          <w:rtl/>
        </w:rPr>
      </w:pPr>
      <w:r>
        <w:rPr>
          <w:rFonts w:hint="cs"/>
          <w:rtl/>
        </w:rPr>
        <w:t>אני מעריך את זה שיושב-ראש הכנסת משתתף ומכבד את הפרוצדורה, את ההליך שהכנסת מנהלת.</w:t>
      </w:r>
    </w:p>
    <w:p w14:paraId="189D104B" w14:textId="77777777" w:rsidR="00000000" w:rsidRDefault="007C71EE">
      <w:pPr>
        <w:pStyle w:val="a"/>
        <w:rPr>
          <w:rFonts w:hint="cs"/>
          <w:rtl/>
        </w:rPr>
      </w:pPr>
    </w:p>
    <w:p w14:paraId="5C86DB18" w14:textId="77777777" w:rsidR="00000000" w:rsidRDefault="007C71EE">
      <w:pPr>
        <w:pStyle w:val="ad"/>
        <w:rPr>
          <w:rtl/>
        </w:rPr>
      </w:pPr>
      <w:r>
        <w:rPr>
          <w:rtl/>
        </w:rPr>
        <w:t>היו"ר ראובן ריבלין:</w:t>
      </w:r>
    </w:p>
    <w:p w14:paraId="3C901D5B" w14:textId="77777777" w:rsidR="00000000" w:rsidRDefault="007C71EE">
      <w:pPr>
        <w:pStyle w:val="a"/>
        <w:rPr>
          <w:rtl/>
        </w:rPr>
      </w:pPr>
    </w:p>
    <w:p w14:paraId="7FC30CA3" w14:textId="77777777" w:rsidR="00000000" w:rsidRDefault="007C71EE">
      <w:pPr>
        <w:pStyle w:val="a"/>
        <w:rPr>
          <w:rFonts w:hint="cs"/>
          <w:rtl/>
        </w:rPr>
      </w:pPr>
      <w:r>
        <w:rPr>
          <w:rFonts w:hint="cs"/>
          <w:rtl/>
        </w:rPr>
        <w:t>שר הרווחה הגיע. מה יותר מזה?</w:t>
      </w:r>
    </w:p>
    <w:p w14:paraId="78C8CE96" w14:textId="77777777" w:rsidR="00000000" w:rsidRDefault="007C71EE">
      <w:pPr>
        <w:pStyle w:val="a"/>
        <w:rPr>
          <w:rFonts w:hint="cs"/>
          <w:rtl/>
        </w:rPr>
      </w:pPr>
    </w:p>
    <w:p w14:paraId="4AAA369E" w14:textId="77777777" w:rsidR="00000000" w:rsidRDefault="007C71EE">
      <w:pPr>
        <w:pStyle w:val="ac"/>
        <w:rPr>
          <w:rtl/>
        </w:rPr>
      </w:pPr>
      <w:r>
        <w:rPr>
          <w:rFonts w:hint="eastAsia"/>
          <w:rtl/>
        </w:rPr>
        <w:t>שר</w:t>
      </w:r>
      <w:r>
        <w:rPr>
          <w:rtl/>
        </w:rPr>
        <w:t xml:space="preserve"> הרווחה זבולון אורלב:</w:t>
      </w:r>
    </w:p>
    <w:p w14:paraId="7EFE3B6A" w14:textId="77777777" w:rsidR="00000000" w:rsidRDefault="007C71EE">
      <w:pPr>
        <w:pStyle w:val="a"/>
        <w:rPr>
          <w:rFonts w:hint="cs"/>
          <w:rtl/>
        </w:rPr>
      </w:pPr>
    </w:p>
    <w:p w14:paraId="7A3A408C" w14:textId="77777777" w:rsidR="00000000" w:rsidRDefault="007C71EE">
      <w:pPr>
        <w:pStyle w:val="a"/>
        <w:rPr>
          <w:rFonts w:hint="cs"/>
          <w:rtl/>
        </w:rPr>
      </w:pPr>
      <w:r>
        <w:rPr>
          <w:rFonts w:hint="cs"/>
          <w:rtl/>
        </w:rPr>
        <w:t>שמעתי שחבר הכנסת אופיר פינס נואם, אז מיהרתי.</w:t>
      </w:r>
    </w:p>
    <w:p w14:paraId="27CB428E" w14:textId="77777777" w:rsidR="00000000" w:rsidRDefault="007C71EE">
      <w:pPr>
        <w:pStyle w:val="a"/>
        <w:rPr>
          <w:rFonts w:hint="cs"/>
          <w:rtl/>
        </w:rPr>
      </w:pPr>
    </w:p>
    <w:p w14:paraId="3BC519A1" w14:textId="77777777" w:rsidR="00000000" w:rsidRDefault="007C71EE">
      <w:pPr>
        <w:pStyle w:val="SpeakerCon"/>
        <w:rPr>
          <w:rtl/>
        </w:rPr>
      </w:pPr>
      <w:bookmarkStart w:id="615" w:name="FS000000455T27_05_2003_00_41_34C"/>
      <w:bookmarkEnd w:id="615"/>
      <w:r>
        <w:rPr>
          <w:rtl/>
        </w:rPr>
        <w:t>אופיר</w:t>
      </w:r>
      <w:r>
        <w:rPr>
          <w:rtl/>
        </w:rPr>
        <w:t xml:space="preserve"> פינס-פז (העבודה-מימד):</w:t>
      </w:r>
    </w:p>
    <w:p w14:paraId="1374F960" w14:textId="77777777" w:rsidR="00000000" w:rsidRDefault="007C71EE">
      <w:pPr>
        <w:pStyle w:val="a"/>
        <w:rPr>
          <w:rtl/>
        </w:rPr>
      </w:pPr>
    </w:p>
    <w:p w14:paraId="098FA115" w14:textId="77777777" w:rsidR="00000000" w:rsidRDefault="007C71EE">
      <w:pPr>
        <w:pStyle w:val="a"/>
        <w:rPr>
          <w:rFonts w:hint="cs"/>
          <w:rtl/>
        </w:rPr>
      </w:pPr>
      <w:r>
        <w:rPr>
          <w:rFonts w:hint="cs"/>
          <w:rtl/>
        </w:rPr>
        <w:t>זה חשוב ששר הרווחה פה.</w:t>
      </w:r>
    </w:p>
    <w:p w14:paraId="662367DC" w14:textId="77777777" w:rsidR="00000000" w:rsidRDefault="007C71EE">
      <w:pPr>
        <w:pStyle w:val="a"/>
        <w:rPr>
          <w:rFonts w:hint="cs"/>
          <w:rtl/>
        </w:rPr>
      </w:pPr>
    </w:p>
    <w:p w14:paraId="77545CD4" w14:textId="77777777" w:rsidR="00000000" w:rsidRDefault="007C71EE">
      <w:pPr>
        <w:pStyle w:val="a"/>
        <w:rPr>
          <w:rFonts w:hint="cs"/>
          <w:rtl/>
        </w:rPr>
      </w:pPr>
      <w:r>
        <w:rPr>
          <w:rFonts w:hint="cs"/>
          <w:rtl/>
        </w:rPr>
        <w:t>אדוני היושב-ראש, חברי חברי הכנסת, ממשלת ישראל - הייתי אומר שר האוצר קודם כול, שלצערי שכנע כנראה את כל שרי הממשלה או את רובם המכריע - החליטה לבטל את מדינת הרווחה, כפי שאנחנו הקמנו. כשאני אומר "אנחנו", זה לא א</w:t>
      </w:r>
      <w:r>
        <w:rPr>
          <w:rFonts w:hint="cs"/>
          <w:rtl/>
        </w:rPr>
        <w:t>ני, אבל אלה קודמי במפלגת העבודה.</w:t>
      </w:r>
    </w:p>
    <w:p w14:paraId="7A7A1F28" w14:textId="77777777" w:rsidR="00000000" w:rsidRDefault="007C71EE">
      <w:pPr>
        <w:pStyle w:val="a"/>
        <w:rPr>
          <w:rFonts w:hint="cs"/>
          <w:rtl/>
        </w:rPr>
      </w:pPr>
    </w:p>
    <w:p w14:paraId="3A0A4255" w14:textId="77777777" w:rsidR="00000000" w:rsidRDefault="007C71EE">
      <w:pPr>
        <w:pStyle w:val="ac"/>
        <w:rPr>
          <w:rtl/>
        </w:rPr>
      </w:pPr>
      <w:r>
        <w:rPr>
          <w:rFonts w:hint="eastAsia"/>
          <w:rtl/>
        </w:rPr>
        <w:t>חיים</w:t>
      </w:r>
      <w:r>
        <w:rPr>
          <w:rtl/>
        </w:rPr>
        <w:t xml:space="preserve"> אורון (מרצ):</w:t>
      </w:r>
    </w:p>
    <w:p w14:paraId="369F9A03" w14:textId="77777777" w:rsidR="00000000" w:rsidRDefault="007C71EE">
      <w:pPr>
        <w:pStyle w:val="a"/>
        <w:rPr>
          <w:rFonts w:hint="cs"/>
          <w:rtl/>
        </w:rPr>
      </w:pPr>
    </w:p>
    <w:p w14:paraId="23E4247B" w14:textId="77777777" w:rsidR="00000000" w:rsidRDefault="007C71EE">
      <w:pPr>
        <w:pStyle w:val="a"/>
        <w:rPr>
          <w:rFonts w:hint="cs"/>
          <w:rtl/>
        </w:rPr>
      </w:pPr>
      <w:r>
        <w:rPr>
          <w:rFonts w:hint="cs"/>
          <w:rtl/>
        </w:rPr>
        <w:t>עם שותפים.</w:t>
      </w:r>
    </w:p>
    <w:p w14:paraId="02584FCA" w14:textId="77777777" w:rsidR="00000000" w:rsidRDefault="007C71EE">
      <w:pPr>
        <w:pStyle w:val="a"/>
        <w:rPr>
          <w:rFonts w:hint="cs"/>
          <w:rtl/>
        </w:rPr>
      </w:pPr>
    </w:p>
    <w:p w14:paraId="10F9A857" w14:textId="77777777" w:rsidR="00000000" w:rsidRDefault="007C71EE">
      <w:pPr>
        <w:pStyle w:val="SpeakerCon"/>
        <w:rPr>
          <w:rtl/>
        </w:rPr>
      </w:pPr>
      <w:bookmarkStart w:id="616" w:name="FS000000455T27_05_2003_00_42_34C"/>
      <w:bookmarkEnd w:id="616"/>
      <w:r>
        <w:rPr>
          <w:rtl/>
        </w:rPr>
        <w:t>אופיר פינס-פז (העבודה-מימד):</w:t>
      </w:r>
    </w:p>
    <w:p w14:paraId="54BBCEAC" w14:textId="77777777" w:rsidR="00000000" w:rsidRDefault="007C71EE">
      <w:pPr>
        <w:pStyle w:val="a"/>
        <w:rPr>
          <w:rtl/>
        </w:rPr>
      </w:pPr>
    </w:p>
    <w:p w14:paraId="43F48EC0" w14:textId="77777777" w:rsidR="00000000" w:rsidRDefault="007C71EE">
      <w:pPr>
        <w:pStyle w:val="a"/>
        <w:rPr>
          <w:rFonts w:hint="cs"/>
          <w:rtl/>
        </w:rPr>
      </w:pPr>
      <w:r>
        <w:rPr>
          <w:rFonts w:hint="cs"/>
          <w:rtl/>
        </w:rPr>
        <w:t>עם שותפים רבים, בוודאי.</w:t>
      </w:r>
    </w:p>
    <w:p w14:paraId="181535AB" w14:textId="77777777" w:rsidR="00000000" w:rsidRDefault="007C71EE">
      <w:pPr>
        <w:pStyle w:val="a"/>
        <w:rPr>
          <w:rFonts w:hint="cs"/>
          <w:rtl/>
        </w:rPr>
      </w:pPr>
    </w:p>
    <w:p w14:paraId="00B89367" w14:textId="77777777" w:rsidR="00000000" w:rsidRDefault="007C71EE">
      <w:pPr>
        <w:pStyle w:val="ac"/>
        <w:rPr>
          <w:rtl/>
        </w:rPr>
      </w:pPr>
      <w:r>
        <w:rPr>
          <w:rFonts w:hint="eastAsia"/>
          <w:rtl/>
        </w:rPr>
        <w:t>אילן</w:t>
      </w:r>
      <w:r>
        <w:rPr>
          <w:rtl/>
        </w:rPr>
        <w:t xml:space="preserve"> שלגי (שינוי):</w:t>
      </w:r>
    </w:p>
    <w:p w14:paraId="43FB8553" w14:textId="77777777" w:rsidR="00000000" w:rsidRDefault="007C71EE">
      <w:pPr>
        <w:pStyle w:val="a"/>
        <w:rPr>
          <w:rFonts w:hint="cs"/>
          <w:rtl/>
        </w:rPr>
      </w:pPr>
    </w:p>
    <w:p w14:paraId="23368FC1" w14:textId="77777777" w:rsidR="00000000" w:rsidRDefault="007C71EE">
      <w:pPr>
        <w:pStyle w:val="a"/>
        <w:rPr>
          <w:rFonts w:hint="cs"/>
          <w:rtl/>
        </w:rPr>
      </w:pPr>
      <w:r>
        <w:rPr>
          <w:rFonts w:hint="cs"/>
          <w:rtl/>
        </w:rPr>
        <w:t>פעם היו רבים במפלגת העבודה.</w:t>
      </w:r>
    </w:p>
    <w:p w14:paraId="7F35B2CE" w14:textId="77777777" w:rsidR="00000000" w:rsidRDefault="007C71EE">
      <w:pPr>
        <w:pStyle w:val="a"/>
        <w:rPr>
          <w:rFonts w:hint="cs"/>
          <w:rtl/>
        </w:rPr>
      </w:pPr>
    </w:p>
    <w:p w14:paraId="4A1984EB" w14:textId="77777777" w:rsidR="00000000" w:rsidRDefault="007C71EE">
      <w:pPr>
        <w:pStyle w:val="SpeakerCon"/>
        <w:rPr>
          <w:rtl/>
        </w:rPr>
      </w:pPr>
      <w:bookmarkStart w:id="617" w:name="FS000000455T27_05_2003_00_43_21C"/>
      <w:bookmarkEnd w:id="617"/>
      <w:r>
        <w:rPr>
          <w:rtl/>
        </w:rPr>
        <w:t>אופיר פינס-פז (העבודה-מימד):</w:t>
      </w:r>
    </w:p>
    <w:p w14:paraId="500CFD6B" w14:textId="77777777" w:rsidR="00000000" w:rsidRDefault="007C71EE">
      <w:pPr>
        <w:pStyle w:val="a"/>
        <w:rPr>
          <w:rtl/>
        </w:rPr>
      </w:pPr>
    </w:p>
    <w:p w14:paraId="1D62C7BE" w14:textId="77777777" w:rsidR="00000000" w:rsidRDefault="007C71EE">
      <w:pPr>
        <w:pStyle w:val="a"/>
        <w:rPr>
          <w:rFonts w:hint="cs"/>
          <w:rtl/>
        </w:rPr>
      </w:pPr>
      <w:r>
        <w:rPr>
          <w:rFonts w:hint="cs"/>
          <w:rtl/>
        </w:rPr>
        <w:t>אבל למה אני רואה אצלך חיוך? רק החיוך מעיק.</w:t>
      </w:r>
    </w:p>
    <w:p w14:paraId="71957DA4" w14:textId="77777777" w:rsidR="00000000" w:rsidRDefault="007C71EE">
      <w:pPr>
        <w:pStyle w:val="a"/>
        <w:rPr>
          <w:rFonts w:hint="cs"/>
          <w:rtl/>
        </w:rPr>
      </w:pPr>
    </w:p>
    <w:p w14:paraId="0F01F092" w14:textId="77777777" w:rsidR="00000000" w:rsidRDefault="007C71EE">
      <w:pPr>
        <w:pStyle w:val="ac"/>
        <w:rPr>
          <w:rtl/>
        </w:rPr>
      </w:pPr>
      <w:r>
        <w:rPr>
          <w:rFonts w:hint="eastAsia"/>
          <w:rtl/>
        </w:rPr>
        <w:t>אילן</w:t>
      </w:r>
      <w:r>
        <w:rPr>
          <w:rtl/>
        </w:rPr>
        <w:t xml:space="preserve"> שלגי (שי</w:t>
      </w:r>
      <w:r>
        <w:rPr>
          <w:rtl/>
        </w:rPr>
        <w:t>נוי):</w:t>
      </w:r>
    </w:p>
    <w:p w14:paraId="5876CB68" w14:textId="77777777" w:rsidR="00000000" w:rsidRDefault="007C71EE">
      <w:pPr>
        <w:pStyle w:val="a"/>
        <w:rPr>
          <w:rFonts w:hint="cs"/>
          <w:rtl/>
        </w:rPr>
      </w:pPr>
    </w:p>
    <w:p w14:paraId="606641BA" w14:textId="77777777" w:rsidR="00000000" w:rsidRDefault="007C71EE">
      <w:pPr>
        <w:pStyle w:val="a"/>
        <w:rPr>
          <w:rFonts w:hint="cs"/>
          <w:rtl/>
        </w:rPr>
      </w:pPr>
      <w:r>
        <w:rPr>
          <w:rFonts w:hint="cs"/>
          <w:rtl/>
        </w:rPr>
        <w:t>כל מה שאמרת על מעמד הביניים, אנחנו יודעים עם מי הוא היום.</w:t>
      </w:r>
    </w:p>
    <w:p w14:paraId="4DF45A74" w14:textId="77777777" w:rsidR="00000000" w:rsidRDefault="007C71EE">
      <w:pPr>
        <w:pStyle w:val="a"/>
        <w:rPr>
          <w:rFonts w:hint="cs"/>
          <w:rtl/>
        </w:rPr>
      </w:pPr>
    </w:p>
    <w:p w14:paraId="323F04D5" w14:textId="77777777" w:rsidR="00000000" w:rsidRDefault="007C71EE">
      <w:pPr>
        <w:pStyle w:val="ad"/>
        <w:rPr>
          <w:rtl/>
        </w:rPr>
      </w:pPr>
      <w:r>
        <w:rPr>
          <w:rtl/>
        </w:rPr>
        <w:t>היו"ר ראובן ריבלין:</w:t>
      </w:r>
    </w:p>
    <w:p w14:paraId="36A94069" w14:textId="77777777" w:rsidR="00000000" w:rsidRDefault="007C71EE">
      <w:pPr>
        <w:pStyle w:val="a"/>
        <w:rPr>
          <w:rtl/>
        </w:rPr>
      </w:pPr>
    </w:p>
    <w:p w14:paraId="1618DE9A" w14:textId="77777777" w:rsidR="00000000" w:rsidRDefault="007C71EE">
      <w:pPr>
        <w:pStyle w:val="a"/>
        <w:rPr>
          <w:rFonts w:hint="cs"/>
          <w:rtl/>
        </w:rPr>
      </w:pPr>
      <w:r>
        <w:rPr>
          <w:rFonts w:hint="cs"/>
          <w:rtl/>
        </w:rPr>
        <w:t>תודה רבה.</w:t>
      </w:r>
    </w:p>
    <w:p w14:paraId="53208758" w14:textId="77777777" w:rsidR="00000000" w:rsidRDefault="007C71EE">
      <w:pPr>
        <w:pStyle w:val="a"/>
        <w:rPr>
          <w:rFonts w:hint="cs"/>
          <w:rtl/>
        </w:rPr>
      </w:pPr>
    </w:p>
    <w:p w14:paraId="21F52D29" w14:textId="77777777" w:rsidR="00000000" w:rsidRDefault="007C71EE">
      <w:pPr>
        <w:pStyle w:val="SpeakerCon"/>
        <w:rPr>
          <w:rtl/>
        </w:rPr>
      </w:pPr>
      <w:bookmarkStart w:id="618" w:name="FS000000455T27_05_2003_00_44_08C"/>
      <w:bookmarkEnd w:id="618"/>
      <w:r>
        <w:rPr>
          <w:rtl/>
        </w:rPr>
        <w:t>אופיר פינס-פז (העבודה-מימד):</w:t>
      </w:r>
    </w:p>
    <w:p w14:paraId="55D250D7" w14:textId="77777777" w:rsidR="00000000" w:rsidRDefault="007C71EE">
      <w:pPr>
        <w:pStyle w:val="a"/>
        <w:rPr>
          <w:rtl/>
        </w:rPr>
      </w:pPr>
    </w:p>
    <w:p w14:paraId="007424DF" w14:textId="77777777" w:rsidR="00000000" w:rsidRDefault="007C71EE">
      <w:pPr>
        <w:pStyle w:val="a"/>
        <w:rPr>
          <w:rFonts w:hint="cs"/>
          <w:rtl/>
        </w:rPr>
      </w:pPr>
      <w:r>
        <w:rPr>
          <w:rFonts w:hint="cs"/>
          <w:rtl/>
        </w:rPr>
        <w:t xml:space="preserve">אני שמח ששר הרווחה כאן, משום שאני סבור, ואמרתי לך, חברי זבולון אורלב, שאני לא יודע איך אתה מצליח לשמש שר הרווחה בממשלה שחרתה על </w:t>
      </w:r>
      <w:r>
        <w:rPr>
          <w:rFonts w:hint="cs"/>
          <w:rtl/>
        </w:rPr>
        <w:t>דגלה גזירות כלכליות שפוגעות באושיות מדיניות הרווחה של מדינת ישראל, פוגעות פגיעה אנושה בביטוח הלאומי, בכל תפיסת העולם הזאת, בקצבאות, בעזרה לחלש ולנזקק. אני בטוח שלא עוברים עליך ימים קלים. אני יעצתי לך לאיים בהתפטרות ולהתפטר, אם, חלילה, הדברים יעברו. ואני מנ</w:t>
      </w:r>
      <w:r>
        <w:rPr>
          <w:rFonts w:hint="cs"/>
          <w:rtl/>
        </w:rPr>
        <w:t>יח שיש לך מה לומר על הדברים האלה, ואולי גם תשתמש בזכות הזאת במהלך הלילה הזה.</w:t>
      </w:r>
    </w:p>
    <w:p w14:paraId="02B72D8C" w14:textId="77777777" w:rsidR="00000000" w:rsidRDefault="007C71EE">
      <w:pPr>
        <w:pStyle w:val="a"/>
        <w:rPr>
          <w:rFonts w:hint="cs"/>
          <w:rtl/>
        </w:rPr>
      </w:pPr>
    </w:p>
    <w:p w14:paraId="485AFF9E" w14:textId="77777777" w:rsidR="00000000" w:rsidRDefault="007C71EE">
      <w:pPr>
        <w:pStyle w:val="a"/>
        <w:rPr>
          <w:rFonts w:hint="cs"/>
          <w:rtl/>
        </w:rPr>
      </w:pPr>
      <w:r>
        <w:rPr>
          <w:rFonts w:hint="cs"/>
          <w:rtl/>
        </w:rPr>
        <w:t>מכל מקום, תוכנית הגזירות הכלכלית, בדבר אחד בוודאי היא לא יכולה לטפל. היא לא יכולה ליצור אופק כלכלי למדינת ישראל. היא לא מתיימרת לייצר מקומות עבודה. היא לא מתיימרת לייצר צמיחה. הי</w:t>
      </w:r>
      <w:r>
        <w:rPr>
          <w:rFonts w:hint="cs"/>
          <w:rtl/>
        </w:rPr>
        <w:t>א לא מסוגלת לתת תשובות לבעיות הכלכלה המרכזיות של מדינת ישראל. גם שרון היום מודע לעניין הזה, והוא רמז שההחלטה שלו ללכת למפת הדרכים באה, בין היתר, כדי לנסות ולהציל את כלכלת ישראל.</w:t>
      </w:r>
    </w:p>
    <w:p w14:paraId="660D38BB" w14:textId="77777777" w:rsidR="00000000" w:rsidRDefault="007C71EE">
      <w:pPr>
        <w:pStyle w:val="a"/>
        <w:rPr>
          <w:rFonts w:hint="cs"/>
          <w:rtl/>
        </w:rPr>
      </w:pPr>
    </w:p>
    <w:p w14:paraId="244657D8" w14:textId="77777777" w:rsidR="00000000" w:rsidRDefault="007C71EE">
      <w:pPr>
        <w:pStyle w:val="a"/>
        <w:rPr>
          <w:rFonts w:hint="cs"/>
          <w:rtl/>
        </w:rPr>
      </w:pPr>
      <w:r>
        <w:rPr>
          <w:rFonts w:hint="cs"/>
          <w:rtl/>
        </w:rPr>
        <w:t>אנחנו תמיד אמרנו שהנושאים המדיניים והביטחוניים כרוכים בנושאים הכלכליים והחברת</w:t>
      </w:r>
      <w:r>
        <w:rPr>
          <w:rFonts w:hint="cs"/>
          <w:rtl/>
        </w:rPr>
        <w:t>יים. ולימין הישראלי תמיד היתה תפיסה מעוותת, סהרורית, לא רלוונטית, שאפשר לנהל מדיניות של אני ואפסי עוד, אני נגד כל העולם, ובמקביל לנהל כלכלה בריאה. אי-אפשר. זה לא הולך ביחד.</w:t>
      </w:r>
    </w:p>
    <w:p w14:paraId="39A4C140" w14:textId="77777777" w:rsidR="00000000" w:rsidRDefault="007C71EE">
      <w:pPr>
        <w:pStyle w:val="a"/>
        <w:rPr>
          <w:rFonts w:hint="cs"/>
          <w:rtl/>
        </w:rPr>
      </w:pPr>
    </w:p>
    <w:p w14:paraId="00968E8B" w14:textId="77777777" w:rsidR="00000000" w:rsidRDefault="007C71EE">
      <w:pPr>
        <w:pStyle w:val="a"/>
        <w:rPr>
          <w:rFonts w:hint="cs"/>
          <w:rtl/>
        </w:rPr>
      </w:pPr>
      <w:r>
        <w:rPr>
          <w:rFonts w:hint="cs"/>
          <w:rtl/>
        </w:rPr>
        <w:t>היום ראש הממשלה מודע ומודה, והוא יודע שאם הוא היה ממשיך עוד צעד אחד במדיניות הסרבנ</w:t>
      </w:r>
      <w:r>
        <w:rPr>
          <w:rFonts w:hint="cs"/>
          <w:rtl/>
        </w:rPr>
        <w:t>ות המוחלטת שלו, של השנים האחרונות - אני כמובן לא מאשים רק אותו, יש גם צד שני למטבע, וזה הצד של ערפאת, או הצד של ארגוני הטרור הפלסטיניים, שהכתיבו את הטון ברשות הפלסטינית - הכלכלה הישראלית היתה מגיעה ממש אל התהום. ממש אל התהום. אנחנו במדרון.</w:t>
      </w:r>
    </w:p>
    <w:p w14:paraId="2AE71941" w14:textId="77777777" w:rsidR="00000000" w:rsidRDefault="007C71EE">
      <w:pPr>
        <w:pStyle w:val="a"/>
        <w:rPr>
          <w:rFonts w:hint="cs"/>
          <w:rtl/>
        </w:rPr>
      </w:pPr>
    </w:p>
    <w:p w14:paraId="7EC09346" w14:textId="77777777" w:rsidR="00000000" w:rsidRDefault="007C71EE">
      <w:pPr>
        <w:pStyle w:val="a"/>
        <w:rPr>
          <w:rFonts w:hint="cs"/>
          <w:rtl/>
        </w:rPr>
      </w:pPr>
      <w:r>
        <w:rPr>
          <w:rFonts w:hint="cs"/>
          <w:rtl/>
        </w:rPr>
        <w:t xml:space="preserve">יכול להיות שאם </w:t>
      </w:r>
      <w:r>
        <w:rPr>
          <w:rFonts w:hint="cs"/>
          <w:rtl/>
        </w:rPr>
        <w:t xml:space="preserve">הוא יתמיד במהלך מפת הדרכים, זה יציל אותנו מהרבה בחינות, בכלל זה מהבחינה הכלכלית והחברתית, כי התוכנית של נתניהו בוודאי לא תעלה ולא תוריד בעניין הזה, רק תוריד חברתית ולא תעלה כלכלית, ואת זה כולם יודעים. זו תוכנית קיצוצים. מורידים פה ופה ופה ופה ופה. למה? כי </w:t>
      </w:r>
      <w:r>
        <w:rPr>
          <w:rFonts w:hint="cs"/>
          <w:rtl/>
        </w:rPr>
        <w:t>אין מסים ואין השקעות ואין כלכלה ואין תיירות ואין עתיד ואין מורל. לכן זו תוכנית שטוב היה לולא היתה מגיעה.</w:t>
      </w:r>
    </w:p>
    <w:p w14:paraId="3CDEE6C5" w14:textId="77777777" w:rsidR="00000000" w:rsidRDefault="007C71EE">
      <w:pPr>
        <w:pStyle w:val="a"/>
        <w:rPr>
          <w:rFonts w:hint="cs"/>
          <w:rtl/>
        </w:rPr>
      </w:pPr>
    </w:p>
    <w:p w14:paraId="4E47D8E0" w14:textId="77777777" w:rsidR="00000000" w:rsidRDefault="007C71EE">
      <w:pPr>
        <w:pStyle w:val="a"/>
        <w:rPr>
          <w:rFonts w:hint="cs"/>
          <w:rtl/>
        </w:rPr>
      </w:pPr>
      <w:r>
        <w:rPr>
          <w:rFonts w:hint="cs"/>
          <w:rtl/>
        </w:rPr>
        <w:t>הדברים שעדיין נותרו על סדר-היום בתוכנית הזאת, כי חלק גדול בעצם ירד ממנה, וטוב שכך - - -</w:t>
      </w:r>
    </w:p>
    <w:p w14:paraId="3557E3E4" w14:textId="77777777" w:rsidR="00000000" w:rsidRDefault="007C71EE">
      <w:pPr>
        <w:pStyle w:val="a"/>
        <w:rPr>
          <w:rFonts w:hint="cs"/>
          <w:rtl/>
        </w:rPr>
      </w:pPr>
    </w:p>
    <w:p w14:paraId="07CE657E" w14:textId="77777777" w:rsidR="00000000" w:rsidRDefault="007C71EE">
      <w:pPr>
        <w:pStyle w:val="ac"/>
        <w:rPr>
          <w:rtl/>
        </w:rPr>
      </w:pPr>
      <w:r>
        <w:rPr>
          <w:rFonts w:hint="eastAsia"/>
          <w:rtl/>
        </w:rPr>
        <w:t>חיים</w:t>
      </w:r>
      <w:r>
        <w:rPr>
          <w:rtl/>
        </w:rPr>
        <w:t xml:space="preserve"> אורון (מרצ):</w:t>
      </w:r>
    </w:p>
    <w:p w14:paraId="14184714" w14:textId="77777777" w:rsidR="00000000" w:rsidRDefault="007C71EE">
      <w:pPr>
        <w:pStyle w:val="a"/>
        <w:rPr>
          <w:rFonts w:hint="cs"/>
          <w:rtl/>
        </w:rPr>
      </w:pPr>
    </w:p>
    <w:p w14:paraId="026B7581" w14:textId="77777777" w:rsidR="00000000" w:rsidRDefault="007C71EE">
      <w:pPr>
        <w:pStyle w:val="a"/>
        <w:rPr>
          <w:rFonts w:hint="cs"/>
          <w:rtl/>
        </w:rPr>
      </w:pPr>
      <w:r>
        <w:rPr>
          <w:rFonts w:hint="cs"/>
          <w:rtl/>
        </w:rPr>
        <w:t>חלק קטן. חלק קטן.</w:t>
      </w:r>
    </w:p>
    <w:p w14:paraId="6F8781EB" w14:textId="77777777" w:rsidR="00000000" w:rsidRDefault="007C71EE">
      <w:pPr>
        <w:pStyle w:val="a"/>
        <w:rPr>
          <w:rFonts w:hint="cs"/>
          <w:rtl/>
        </w:rPr>
      </w:pPr>
    </w:p>
    <w:p w14:paraId="3C900D15" w14:textId="77777777" w:rsidR="00000000" w:rsidRDefault="007C71EE">
      <w:pPr>
        <w:pStyle w:val="SpeakerCon"/>
        <w:rPr>
          <w:rtl/>
        </w:rPr>
      </w:pPr>
      <w:bookmarkStart w:id="619" w:name="FS000000455T27_05_2003_00_51_24C"/>
      <w:bookmarkEnd w:id="619"/>
      <w:r>
        <w:rPr>
          <w:rtl/>
        </w:rPr>
        <w:t>אופיר פינס-פז (העבודה-מ</w:t>
      </w:r>
      <w:r>
        <w:rPr>
          <w:rtl/>
        </w:rPr>
        <w:t>ימד):</w:t>
      </w:r>
    </w:p>
    <w:p w14:paraId="7D52C102" w14:textId="77777777" w:rsidR="00000000" w:rsidRDefault="007C71EE">
      <w:pPr>
        <w:pStyle w:val="a"/>
        <w:rPr>
          <w:rtl/>
        </w:rPr>
      </w:pPr>
    </w:p>
    <w:p w14:paraId="6AC35685" w14:textId="77777777" w:rsidR="00000000" w:rsidRDefault="007C71EE">
      <w:pPr>
        <w:pStyle w:val="a"/>
        <w:rPr>
          <w:rFonts w:hint="cs"/>
          <w:rtl/>
        </w:rPr>
      </w:pPr>
      <w:r>
        <w:rPr>
          <w:rFonts w:hint="cs"/>
          <w:rtl/>
        </w:rPr>
        <w:t>חלק לא קטן כל כך. אולי לא חלק מספיק.</w:t>
      </w:r>
    </w:p>
    <w:p w14:paraId="62DB22A0" w14:textId="77777777" w:rsidR="00000000" w:rsidRDefault="007C71EE">
      <w:pPr>
        <w:pStyle w:val="a"/>
        <w:rPr>
          <w:rFonts w:hint="cs"/>
          <w:rtl/>
        </w:rPr>
      </w:pPr>
    </w:p>
    <w:p w14:paraId="0BCC4D10" w14:textId="77777777" w:rsidR="00000000" w:rsidRDefault="007C71EE">
      <w:pPr>
        <w:pStyle w:val="ac"/>
        <w:rPr>
          <w:rtl/>
        </w:rPr>
      </w:pPr>
      <w:r>
        <w:rPr>
          <w:rFonts w:hint="eastAsia"/>
          <w:rtl/>
        </w:rPr>
        <w:t>חיים</w:t>
      </w:r>
      <w:r>
        <w:rPr>
          <w:rtl/>
        </w:rPr>
        <w:t xml:space="preserve"> אורון (מרצ):</w:t>
      </w:r>
    </w:p>
    <w:p w14:paraId="37B518BC" w14:textId="77777777" w:rsidR="00000000" w:rsidRDefault="007C71EE">
      <w:pPr>
        <w:pStyle w:val="a"/>
        <w:rPr>
          <w:rFonts w:hint="cs"/>
          <w:rtl/>
        </w:rPr>
      </w:pPr>
    </w:p>
    <w:p w14:paraId="3982A76F" w14:textId="77777777" w:rsidR="00000000" w:rsidRDefault="007C71EE">
      <w:pPr>
        <w:pStyle w:val="a"/>
        <w:rPr>
          <w:rFonts w:hint="cs"/>
          <w:rtl/>
        </w:rPr>
      </w:pPr>
      <w:r>
        <w:rPr>
          <w:rFonts w:hint="cs"/>
          <w:rtl/>
        </w:rPr>
        <w:t>חלק קטן. 10% בקושי.</w:t>
      </w:r>
    </w:p>
    <w:p w14:paraId="645E1D92" w14:textId="77777777" w:rsidR="00000000" w:rsidRDefault="007C71EE">
      <w:pPr>
        <w:pStyle w:val="SpeakerCon"/>
        <w:rPr>
          <w:rtl/>
        </w:rPr>
      </w:pPr>
      <w:bookmarkStart w:id="620" w:name="FS000000455T27_05_2003_00_51_43C"/>
      <w:bookmarkEnd w:id="620"/>
    </w:p>
    <w:p w14:paraId="09A1587D" w14:textId="77777777" w:rsidR="00000000" w:rsidRDefault="007C71EE">
      <w:pPr>
        <w:pStyle w:val="SpeakerCon"/>
        <w:rPr>
          <w:rtl/>
        </w:rPr>
      </w:pPr>
      <w:r>
        <w:rPr>
          <w:rtl/>
        </w:rPr>
        <w:t>אופיר פינס-פז (העבודה-מימד):</w:t>
      </w:r>
    </w:p>
    <w:p w14:paraId="0DCC5CD9" w14:textId="77777777" w:rsidR="00000000" w:rsidRDefault="007C71EE">
      <w:pPr>
        <w:pStyle w:val="a"/>
        <w:rPr>
          <w:rtl/>
        </w:rPr>
      </w:pPr>
    </w:p>
    <w:p w14:paraId="7412B577" w14:textId="77777777" w:rsidR="00000000" w:rsidRDefault="007C71EE">
      <w:pPr>
        <w:pStyle w:val="a"/>
        <w:rPr>
          <w:rFonts w:hint="cs"/>
          <w:rtl/>
        </w:rPr>
      </w:pPr>
      <w:r>
        <w:rPr>
          <w:rFonts w:hint="cs"/>
          <w:rtl/>
        </w:rPr>
        <w:t>זו ההערכה שלך?</w:t>
      </w:r>
    </w:p>
    <w:p w14:paraId="0CC87EC2" w14:textId="77777777" w:rsidR="00000000" w:rsidRDefault="007C71EE">
      <w:pPr>
        <w:pStyle w:val="a"/>
        <w:rPr>
          <w:rFonts w:hint="cs"/>
          <w:rtl/>
        </w:rPr>
      </w:pPr>
    </w:p>
    <w:p w14:paraId="02B39AF1" w14:textId="77777777" w:rsidR="00000000" w:rsidRDefault="007C71EE">
      <w:pPr>
        <w:pStyle w:val="ac"/>
        <w:rPr>
          <w:rtl/>
        </w:rPr>
      </w:pPr>
      <w:r>
        <w:rPr>
          <w:rFonts w:hint="eastAsia"/>
          <w:rtl/>
        </w:rPr>
        <w:t>חיים</w:t>
      </w:r>
      <w:r>
        <w:rPr>
          <w:rtl/>
        </w:rPr>
        <w:t xml:space="preserve"> אורון (מרצ):</w:t>
      </w:r>
    </w:p>
    <w:p w14:paraId="3F4BC773" w14:textId="77777777" w:rsidR="00000000" w:rsidRDefault="007C71EE">
      <w:pPr>
        <w:pStyle w:val="a"/>
        <w:rPr>
          <w:rFonts w:hint="cs"/>
          <w:rtl/>
        </w:rPr>
      </w:pPr>
    </w:p>
    <w:p w14:paraId="592F4D96" w14:textId="77777777" w:rsidR="00000000" w:rsidRDefault="007C71EE">
      <w:pPr>
        <w:pStyle w:val="a"/>
        <w:ind w:firstLine="720"/>
        <w:rPr>
          <w:rFonts w:hint="cs"/>
          <w:rtl/>
        </w:rPr>
      </w:pPr>
      <w:r>
        <w:rPr>
          <w:rFonts w:hint="cs"/>
          <w:rtl/>
        </w:rPr>
        <w:t xml:space="preserve"> מיליארד אחד מתוך 9 מיליארדים.</w:t>
      </w:r>
    </w:p>
    <w:p w14:paraId="06C056ED" w14:textId="77777777" w:rsidR="00000000" w:rsidRDefault="007C71EE">
      <w:pPr>
        <w:pStyle w:val="a"/>
        <w:rPr>
          <w:rFonts w:hint="cs"/>
          <w:rtl/>
        </w:rPr>
      </w:pPr>
    </w:p>
    <w:p w14:paraId="1BD37700" w14:textId="77777777" w:rsidR="00000000" w:rsidRDefault="007C71EE">
      <w:pPr>
        <w:pStyle w:val="ad"/>
        <w:rPr>
          <w:rtl/>
        </w:rPr>
      </w:pPr>
      <w:r>
        <w:rPr>
          <w:rtl/>
        </w:rPr>
        <w:t>היו"ר ראובן ריבלין:</w:t>
      </w:r>
    </w:p>
    <w:p w14:paraId="1A88F79F" w14:textId="77777777" w:rsidR="00000000" w:rsidRDefault="007C71EE">
      <w:pPr>
        <w:pStyle w:val="a"/>
        <w:rPr>
          <w:rtl/>
        </w:rPr>
      </w:pPr>
    </w:p>
    <w:p w14:paraId="13904038" w14:textId="77777777" w:rsidR="00000000" w:rsidRDefault="007C71EE">
      <w:pPr>
        <w:pStyle w:val="a"/>
        <w:rPr>
          <w:rFonts w:hint="cs"/>
          <w:rtl/>
        </w:rPr>
      </w:pPr>
      <w:r>
        <w:rPr>
          <w:rFonts w:hint="cs"/>
          <w:rtl/>
        </w:rPr>
        <w:t>אולי מבחינת הסכום, אבל לא מבחינת היקף החוק.</w:t>
      </w:r>
    </w:p>
    <w:p w14:paraId="1FFC5353" w14:textId="77777777" w:rsidR="00000000" w:rsidRDefault="007C71EE">
      <w:pPr>
        <w:pStyle w:val="a"/>
        <w:rPr>
          <w:rFonts w:hint="cs"/>
          <w:rtl/>
        </w:rPr>
      </w:pPr>
    </w:p>
    <w:p w14:paraId="2E156CB9" w14:textId="77777777" w:rsidR="00000000" w:rsidRDefault="007C71EE">
      <w:pPr>
        <w:pStyle w:val="SpeakerCon"/>
        <w:rPr>
          <w:rtl/>
        </w:rPr>
      </w:pPr>
      <w:bookmarkStart w:id="621" w:name="FS000000455T27_05_2003_00_52_17C"/>
      <w:bookmarkEnd w:id="621"/>
      <w:r>
        <w:rPr>
          <w:rtl/>
        </w:rPr>
        <w:t>אופיר פי</w:t>
      </w:r>
      <w:r>
        <w:rPr>
          <w:rtl/>
        </w:rPr>
        <w:t>נס-פז (העבודה-מימד):</w:t>
      </w:r>
    </w:p>
    <w:p w14:paraId="06F8B952" w14:textId="77777777" w:rsidR="00000000" w:rsidRDefault="007C71EE">
      <w:pPr>
        <w:pStyle w:val="a"/>
        <w:rPr>
          <w:rtl/>
        </w:rPr>
      </w:pPr>
    </w:p>
    <w:p w14:paraId="0EEA368A" w14:textId="77777777" w:rsidR="00000000" w:rsidRDefault="007C71EE">
      <w:pPr>
        <w:pStyle w:val="a"/>
        <w:rPr>
          <w:rFonts w:hint="cs"/>
          <w:rtl/>
        </w:rPr>
      </w:pPr>
      <w:r>
        <w:rPr>
          <w:rFonts w:hint="cs"/>
          <w:rtl/>
        </w:rPr>
        <w:t>ירדו, חבר הכנסת אורון, לא מעט סעיפים, ואני מקווה שעד ההצבעה ביום רביעי ירדו עוד כמה. ואני מקווה מאוד שנצליח בכוחות משותפים במליאה להוריד עוד כמה. ואני מאוד מקווה שיהיו גם אנשים בתוך הקואליציה שיתפסו את עצמם בידיים. מפלגה כמו המפד"ל, ש</w:t>
      </w:r>
      <w:r>
        <w:rPr>
          <w:rFonts w:hint="cs"/>
          <w:rtl/>
        </w:rPr>
        <w:t>חרתה על דגלה את העניין החברתי, לדעתי לא יכולה להשלים עם מה שקורה בקיצוץ קצבאות הילדים, נקודה. אין לזה תשובה ואין לזה מזור, וכל הפתרונות שהיום הביאו הם פתרונות שלא פותרים את הבעיה.</w:t>
      </w:r>
    </w:p>
    <w:p w14:paraId="4A3B0501" w14:textId="77777777" w:rsidR="00000000" w:rsidRDefault="007C71EE">
      <w:pPr>
        <w:pStyle w:val="a"/>
        <w:rPr>
          <w:rFonts w:hint="cs"/>
          <w:rtl/>
        </w:rPr>
      </w:pPr>
    </w:p>
    <w:p w14:paraId="553BCC08" w14:textId="77777777" w:rsidR="00000000" w:rsidRDefault="007C71EE">
      <w:pPr>
        <w:pStyle w:val="a"/>
        <w:rPr>
          <w:rFonts w:hint="cs"/>
          <w:rtl/>
        </w:rPr>
      </w:pPr>
      <w:r>
        <w:rPr>
          <w:rFonts w:hint="cs"/>
          <w:rtl/>
        </w:rPr>
        <w:t xml:space="preserve">כל מה שקורה בנוגע לקצבאות, קצבאות הזקנים והסיעוד, אני יודע שחלק תיקנו, אבל </w:t>
      </w:r>
      <w:r>
        <w:rPr>
          <w:rFonts w:hint="cs"/>
          <w:rtl/>
        </w:rPr>
        <w:t>לא מספיק.</w:t>
      </w:r>
    </w:p>
    <w:p w14:paraId="720F327C" w14:textId="77777777" w:rsidR="00000000" w:rsidRDefault="007C71EE">
      <w:pPr>
        <w:pStyle w:val="a"/>
        <w:rPr>
          <w:rFonts w:hint="cs"/>
          <w:rtl/>
        </w:rPr>
      </w:pPr>
    </w:p>
    <w:p w14:paraId="4C10A83F" w14:textId="77777777" w:rsidR="00000000" w:rsidRDefault="007C71EE">
      <w:pPr>
        <w:pStyle w:val="ac"/>
        <w:rPr>
          <w:rtl/>
        </w:rPr>
      </w:pPr>
      <w:r>
        <w:rPr>
          <w:rFonts w:hint="eastAsia"/>
          <w:rtl/>
        </w:rPr>
        <w:t>שר</w:t>
      </w:r>
      <w:r>
        <w:rPr>
          <w:rtl/>
        </w:rPr>
        <w:t xml:space="preserve"> הרווחה זבולון אורלב:</w:t>
      </w:r>
    </w:p>
    <w:p w14:paraId="361353A0" w14:textId="77777777" w:rsidR="00000000" w:rsidRDefault="007C71EE">
      <w:pPr>
        <w:pStyle w:val="a"/>
        <w:rPr>
          <w:rFonts w:hint="cs"/>
          <w:rtl/>
        </w:rPr>
      </w:pPr>
    </w:p>
    <w:p w14:paraId="1E7BF9B1" w14:textId="77777777" w:rsidR="00000000" w:rsidRDefault="007C71EE">
      <w:pPr>
        <w:pStyle w:val="a"/>
        <w:rPr>
          <w:rFonts w:hint="cs"/>
          <w:rtl/>
        </w:rPr>
      </w:pPr>
      <w:r>
        <w:rPr>
          <w:rFonts w:hint="cs"/>
          <w:rtl/>
        </w:rPr>
        <w:t>לזקנים? כן.</w:t>
      </w:r>
    </w:p>
    <w:p w14:paraId="1526C99B" w14:textId="77777777" w:rsidR="00000000" w:rsidRDefault="007C71EE">
      <w:pPr>
        <w:pStyle w:val="a"/>
        <w:rPr>
          <w:rFonts w:hint="cs"/>
          <w:rtl/>
        </w:rPr>
      </w:pPr>
    </w:p>
    <w:p w14:paraId="0C10EBAB" w14:textId="77777777" w:rsidR="00000000" w:rsidRDefault="007C71EE">
      <w:pPr>
        <w:pStyle w:val="SpeakerCon"/>
        <w:rPr>
          <w:rtl/>
        </w:rPr>
      </w:pPr>
      <w:bookmarkStart w:id="622" w:name="FS000000455T27_05_2003_00_54_19C"/>
      <w:bookmarkEnd w:id="622"/>
      <w:r>
        <w:rPr>
          <w:rtl/>
        </w:rPr>
        <w:t>אופיר פינס-פז (העבודה-מימד):</w:t>
      </w:r>
    </w:p>
    <w:p w14:paraId="002DC6FB" w14:textId="77777777" w:rsidR="00000000" w:rsidRDefault="007C71EE">
      <w:pPr>
        <w:pStyle w:val="a"/>
        <w:rPr>
          <w:rtl/>
        </w:rPr>
      </w:pPr>
    </w:p>
    <w:p w14:paraId="77374613" w14:textId="77777777" w:rsidR="00000000" w:rsidRDefault="007C71EE">
      <w:pPr>
        <w:pStyle w:val="a"/>
        <w:rPr>
          <w:rFonts w:hint="cs"/>
          <w:rtl/>
        </w:rPr>
      </w:pPr>
      <w:r>
        <w:rPr>
          <w:rFonts w:hint="cs"/>
          <w:rtl/>
        </w:rPr>
        <w:t>חלק תיקנו, אבל לא הכול. הכול?</w:t>
      </w:r>
    </w:p>
    <w:p w14:paraId="1E883E44" w14:textId="77777777" w:rsidR="00000000" w:rsidRDefault="007C71EE">
      <w:pPr>
        <w:pStyle w:val="a"/>
        <w:rPr>
          <w:rFonts w:hint="cs"/>
          <w:rtl/>
        </w:rPr>
      </w:pPr>
    </w:p>
    <w:p w14:paraId="6BC98633" w14:textId="77777777" w:rsidR="00000000" w:rsidRDefault="007C71EE">
      <w:pPr>
        <w:pStyle w:val="ac"/>
        <w:rPr>
          <w:rtl/>
        </w:rPr>
      </w:pPr>
      <w:r>
        <w:rPr>
          <w:rFonts w:hint="eastAsia"/>
          <w:rtl/>
        </w:rPr>
        <w:t>שר</w:t>
      </w:r>
      <w:r>
        <w:rPr>
          <w:rtl/>
        </w:rPr>
        <w:t xml:space="preserve"> הרווחה זבולון אורלב:</w:t>
      </w:r>
    </w:p>
    <w:p w14:paraId="2D2E4804" w14:textId="77777777" w:rsidR="00000000" w:rsidRDefault="007C71EE">
      <w:pPr>
        <w:pStyle w:val="a"/>
        <w:rPr>
          <w:rFonts w:hint="cs"/>
          <w:rtl/>
        </w:rPr>
      </w:pPr>
    </w:p>
    <w:p w14:paraId="638D9419" w14:textId="77777777" w:rsidR="00000000" w:rsidRDefault="007C71EE">
      <w:pPr>
        <w:pStyle w:val="a"/>
        <w:rPr>
          <w:rFonts w:hint="cs"/>
          <w:rtl/>
        </w:rPr>
      </w:pPr>
      <w:r>
        <w:rPr>
          <w:rFonts w:hint="cs"/>
          <w:rtl/>
        </w:rPr>
        <w:t>כן.</w:t>
      </w:r>
    </w:p>
    <w:p w14:paraId="49776A55" w14:textId="77777777" w:rsidR="00000000" w:rsidRDefault="007C71EE">
      <w:pPr>
        <w:pStyle w:val="a"/>
        <w:rPr>
          <w:rFonts w:hint="cs"/>
          <w:rtl/>
        </w:rPr>
      </w:pPr>
    </w:p>
    <w:p w14:paraId="05372443" w14:textId="77777777" w:rsidR="00000000" w:rsidRDefault="007C71EE">
      <w:pPr>
        <w:pStyle w:val="a"/>
        <w:rPr>
          <w:rFonts w:hint="cs"/>
          <w:rtl/>
        </w:rPr>
      </w:pPr>
    </w:p>
    <w:p w14:paraId="2F76C89A" w14:textId="77777777" w:rsidR="00000000" w:rsidRDefault="007C71EE">
      <w:pPr>
        <w:pStyle w:val="SpeakerCon"/>
        <w:rPr>
          <w:rtl/>
        </w:rPr>
      </w:pPr>
      <w:bookmarkStart w:id="623" w:name="FS000000455T27_05_2003_00_54_37C"/>
      <w:bookmarkEnd w:id="623"/>
      <w:r>
        <w:rPr>
          <w:rtl/>
        </w:rPr>
        <w:t>אופיר פינס-פז (העבודה-מימד):</w:t>
      </w:r>
    </w:p>
    <w:p w14:paraId="7AFA8080" w14:textId="77777777" w:rsidR="00000000" w:rsidRDefault="007C71EE">
      <w:pPr>
        <w:pStyle w:val="a"/>
        <w:rPr>
          <w:rtl/>
        </w:rPr>
      </w:pPr>
    </w:p>
    <w:p w14:paraId="7720B66B" w14:textId="77777777" w:rsidR="00000000" w:rsidRDefault="007C71EE">
      <w:pPr>
        <w:pStyle w:val="a"/>
        <w:rPr>
          <w:rFonts w:hint="cs"/>
          <w:rtl/>
        </w:rPr>
      </w:pPr>
      <w:r>
        <w:rPr>
          <w:rFonts w:hint="cs"/>
          <w:rtl/>
        </w:rPr>
        <w:t>זה טוב. את זה צריך לומר לשבח המאבק. הסתדרות הגמלאים, צריך להגיד את זה ביושר, ניהלה מא</w:t>
      </w:r>
      <w:r>
        <w:rPr>
          <w:rFonts w:hint="cs"/>
          <w:rtl/>
        </w:rPr>
        <w:t>בק חסר פשרות, ולא רק היא. ציבור הגמלאים נאבק והצליח, וטוב שכך. אבל עדיין נותרו סעיפים קשים מאוד לגבי הקצבאות לנכים. זה נפתר? לא נפתר.</w:t>
      </w:r>
    </w:p>
    <w:p w14:paraId="3D0313E4" w14:textId="77777777" w:rsidR="00000000" w:rsidRDefault="007C71EE">
      <w:pPr>
        <w:pStyle w:val="a"/>
        <w:rPr>
          <w:rFonts w:hint="cs"/>
          <w:rtl/>
        </w:rPr>
      </w:pPr>
    </w:p>
    <w:p w14:paraId="3A1EF6C2" w14:textId="77777777" w:rsidR="00000000" w:rsidRDefault="007C71EE">
      <w:pPr>
        <w:pStyle w:val="a"/>
        <w:rPr>
          <w:rFonts w:hint="cs"/>
          <w:rtl/>
        </w:rPr>
      </w:pPr>
      <w:r>
        <w:rPr>
          <w:rFonts w:hint="cs"/>
          <w:rtl/>
        </w:rPr>
        <w:t>איזה מאבק ניהל פה ציבור הנכים, מאבק הירואי, מאבק נוגע ללב, מאבק ממושך. יש לנו לב למחוק את כל הדבר הזה בהינף קולמוס של מיש</w:t>
      </w:r>
      <w:r>
        <w:rPr>
          <w:rFonts w:hint="cs"/>
          <w:rtl/>
        </w:rPr>
        <w:t>הו שלא יכול לראות את זה, שלא יכול להשלים עם זה, שלא יכול להשלים עם זה שהנכים ניצחו את האוצר? מה קרה? ניצחו את האוצר, אז צריך לרדוף אותם עד סוף ימיהם. בהתחלה לא הכירו בניצחון, אחר כך השהו את התהליך וחודשים משכו, ומשכו ומשכו, ולא נתנו את מה שהכנסת החליטה, וא</w:t>
      </w:r>
      <w:r>
        <w:rPr>
          <w:rFonts w:hint="cs"/>
          <w:rtl/>
        </w:rPr>
        <w:t>חרי שנתנו, עכשיו מציעים לבטל. ממשלה שלא עומדת בהסכמים שלה, שרודפת את הציבור החלש שבה, לא תהיה לה זכות קיום.</w:t>
      </w:r>
    </w:p>
    <w:p w14:paraId="50ED3DA7" w14:textId="77777777" w:rsidR="00000000" w:rsidRDefault="007C71EE">
      <w:pPr>
        <w:pStyle w:val="a"/>
        <w:rPr>
          <w:rFonts w:hint="cs"/>
          <w:rtl/>
        </w:rPr>
      </w:pPr>
    </w:p>
    <w:p w14:paraId="38630CF4" w14:textId="77777777" w:rsidR="00000000" w:rsidRDefault="007C71EE">
      <w:pPr>
        <w:pStyle w:val="a"/>
        <w:rPr>
          <w:rFonts w:hint="cs"/>
          <w:rtl/>
        </w:rPr>
      </w:pPr>
      <w:r>
        <w:rPr>
          <w:rFonts w:hint="cs"/>
          <w:rtl/>
        </w:rPr>
        <w:t>תסתכלו איזה הפגנות התקיימו היום במדינה. אני מסתכל על ראש הממשלה, ואני שואל, הוא לא מבין מה קורה כאן. כל המדינה בוערת, תרתי משמע, צמיגים בוערים מהער</w:t>
      </w:r>
      <w:r>
        <w:rPr>
          <w:rFonts w:hint="cs"/>
          <w:rtl/>
        </w:rPr>
        <w:t>בה, דרך בני-ברק ועד הצפון. אלפים על אלפים של אנשים מפגינים, כואבים, כאילו שזה בעולם אחר. לאף אחד לא אכפת.</w:t>
      </w:r>
    </w:p>
    <w:p w14:paraId="4AF4CBF3" w14:textId="77777777" w:rsidR="00000000" w:rsidRDefault="007C71EE">
      <w:pPr>
        <w:pStyle w:val="a"/>
        <w:rPr>
          <w:rFonts w:hint="cs"/>
          <w:rtl/>
        </w:rPr>
      </w:pPr>
    </w:p>
    <w:p w14:paraId="2C4104EB" w14:textId="77777777" w:rsidR="00000000" w:rsidRDefault="007C71EE">
      <w:pPr>
        <w:pStyle w:val="a"/>
        <w:rPr>
          <w:rFonts w:hint="cs"/>
          <w:rtl/>
        </w:rPr>
      </w:pPr>
      <w:r>
        <w:rPr>
          <w:rFonts w:hint="cs"/>
          <w:rtl/>
        </w:rPr>
        <w:t>אני מאוד מקווה שלצעדה שאנחנו מארגנים ביום רביעי מול הכנסת - אני מזמין את הציבור, הציבור הירושלמי והציבור בארץ, להגיע ביום רביעי בשעה 16:00 להפגנה שאנ</w:t>
      </w:r>
      <w:r>
        <w:rPr>
          <w:rFonts w:hint="cs"/>
          <w:rtl/>
        </w:rPr>
        <w:t>חנו מקיימים מול רחבת הכנסת - יבוא הציבור לזעוק את זעקתו. ואני לא קורא רק לציבור החלש, אלא גם למעמד הביניים, ששינוי התיימרה לייצג אותו בבית הזה; שינוי אמרה לאורך כל מערכת הבחירות: אנחנו נדאג למעמד הביניים. אני מודיע לך, חבר הכנסת שלגי, מעמד הביניים קורס. הו</w:t>
      </w:r>
      <w:r>
        <w:rPr>
          <w:rFonts w:hint="cs"/>
          <w:rtl/>
        </w:rPr>
        <w:t>א נמצא בקריסה. ואתם לא דואגים לו ולא מצילים אותו, וגם ההצגה אתמול של טומי לפיד, תסלח לי על הביטוי שלי, לא מעלה ולא מורידה, כי זה ציבור אינטליגנטי, שיודע את האמת.</w:t>
      </w:r>
    </w:p>
    <w:p w14:paraId="55666477" w14:textId="77777777" w:rsidR="00000000" w:rsidRDefault="007C71EE">
      <w:pPr>
        <w:pStyle w:val="a"/>
        <w:rPr>
          <w:rFonts w:hint="cs"/>
          <w:rtl/>
        </w:rPr>
      </w:pPr>
    </w:p>
    <w:p w14:paraId="542912CE" w14:textId="77777777" w:rsidR="00000000" w:rsidRDefault="007C71EE">
      <w:pPr>
        <w:pStyle w:val="ac"/>
        <w:rPr>
          <w:rtl/>
        </w:rPr>
      </w:pPr>
      <w:r>
        <w:rPr>
          <w:rFonts w:hint="eastAsia"/>
          <w:rtl/>
        </w:rPr>
        <w:t>אילן</w:t>
      </w:r>
      <w:r>
        <w:rPr>
          <w:rtl/>
        </w:rPr>
        <w:t xml:space="preserve"> שלגי (שינוי):</w:t>
      </w:r>
    </w:p>
    <w:p w14:paraId="46C3400D" w14:textId="77777777" w:rsidR="00000000" w:rsidRDefault="007C71EE">
      <w:pPr>
        <w:pStyle w:val="a"/>
        <w:rPr>
          <w:rFonts w:hint="cs"/>
          <w:rtl/>
        </w:rPr>
      </w:pPr>
    </w:p>
    <w:p w14:paraId="4B7D1D0C" w14:textId="77777777" w:rsidR="00000000" w:rsidRDefault="007C71EE">
      <w:pPr>
        <w:pStyle w:val="a"/>
        <w:rPr>
          <w:rFonts w:hint="cs"/>
          <w:rtl/>
        </w:rPr>
      </w:pPr>
      <w:r>
        <w:rPr>
          <w:rFonts w:hint="cs"/>
          <w:rtl/>
        </w:rPr>
        <w:t>בעוד שנה-שנתיים מעמד הביניים רק יתחזק.</w:t>
      </w:r>
    </w:p>
    <w:p w14:paraId="19D02589" w14:textId="77777777" w:rsidR="00000000" w:rsidRDefault="007C71EE">
      <w:pPr>
        <w:pStyle w:val="a"/>
        <w:rPr>
          <w:rFonts w:hint="cs"/>
          <w:rtl/>
        </w:rPr>
      </w:pPr>
    </w:p>
    <w:p w14:paraId="613CB9E1" w14:textId="77777777" w:rsidR="00000000" w:rsidRDefault="007C71EE">
      <w:pPr>
        <w:pStyle w:val="SpeakerCon"/>
        <w:rPr>
          <w:rtl/>
        </w:rPr>
      </w:pPr>
      <w:bookmarkStart w:id="624" w:name="FS000000455T27_05_2003_01_02_50C"/>
      <w:bookmarkEnd w:id="624"/>
      <w:r>
        <w:rPr>
          <w:rtl/>
        </w:rPr>
        <w:t>אופיר פינס-פז (העבודה-מימד):</w:t>
      </w:r>
    </w:p>
    <w:p w14:paraId="71B3E705" w14:textId="77777777" w:rsidR="00000000" w:rsidRDefault="007C71EE">
      <w:pPr>
        <w:pStyle w:val="a"/>
        <w:rPr>
          <w:rtl/>
        </w:rPr>
      </w:pPr>
    </w:p>
    <w:p w14:paraId="1DB29571" w14:textId="77777777" w:rsidR="00000000" w:rsidRDefault="007C71EE">
      <w:pPr>
        <w:pStyle w:val="a"/>
        <w:rPr>
          <w:rFonts w:hint="cs"/>
          <w:rtl/>
        </w:rPr>
      </w:pPr>
      <w:r>
        <w:rPr>
          <w:rFonts w:hint="cs"/>
          <w:rtl/>
        </w:rPr>
        <w:t xml:space="preserve">או </w:t>
      </w:r>
      <w:r>
        <w:rPr>
          <w:rFonts w:hint="cs"/>
          <w:rtl/>
        </w:rPr>
        <w:t>שכן או שלא.</w:t>
      </w:r>
    </w:p>
    <w:p w14:paraId="671BD5CF" w14:textId="77777777" w:rsidR="00000000" w:rsidRDefault="007C71EE">
      <w:pPr>
        <w:pStyle w:val="a"/>
        <w:rPr>
          <w:rtl/>
        </w:rPr>
      </w:pPr>
    </w:p>
    <w:p w14:paraId="31E64429" w14:textId="77777777" w:rsidR="00000000" w:rsidRDefault="007C71EE">
      <w:pPr>
        <w:pStyle w:val="ac"/>
        <w:rPr>
          <w:rtl/>
        </w:rPr>
      </w:pPr>
      <w:r>
        <w:rPr>
          <w:rFonts w:hint="eastAsia"/>
          <w:rtl/>
        </w:rPr>
        <w:t>אילן</w:t>
      </w:r>
      <w:r>
        <w:rPr>
          <w:rtl/>
        </w:rPr>
        <w:t xml:space="preserve"> שלגי (שינוי):</w:t>
      </w:r>
    </w:p>
    <w:p w14:paraId="69D1AA31" w14:textId="77777777" w:rsidR="00000000" w:rsidRDefault="007C71EE">
      <w:pPr>
        <w:pStyle w:val="a"/>
        <w:rPr>
          <w:rFonts w:hint="cs"/>
          <w:rtl/>
        </w:rPr>
      </w:pPr>
    </w:p>
    <w:p w14:paraId="2B7AF6B7" w14:textId="77777777" w:rsidR="00000000" w:rsidRDefault="007C71EE">
      <w:pPr>
        <w:pStyle w:val="a"/>
        <w:rPr>
          <w:rFonts w:hint="cs"/>
          <w:rtl/>
        </w:rPr>
      </w:pPr>
      <w:r>
        <w:rPr>
          <w:rFonts w:hint="cs"/>
          <w:rtl/>
        </w:rPr>
        <w:t>אנחנו סבורים שכן.</w:t>
      </w:r>
    </w:p>
    <w:p w14:paraId="275786F3" w14:textId="77777777" w:rsidR="00000000" w:rsidRDefault="007C71EE">
      <w:pPr>
        <w:pStyle w:val="a"/>
        <w:rPr>
          <w:rFonts w:hint="cs"/>
          <w:rtl/>
        </w:rPr>
      </w:pPr>
    </w:p>
    <w:p w14:paraId="63E0E228" w14:textId="77777777" w:rsidR="00000000" w:rsidRDefault="007C71EE">
      <w:pPr>
        <w:pStyle w:val="SpeakerCon"/>
        <w:rPr>
          <w:rtl/>
        </w:rPr>
      </w:pPr>
      <w:bookmarkStart w:id="625" w:name="FS000000455T27_05_2003_01_03_03C"/>
      <w:bookmarkEnd w:id="625"/>
      <w:r>
        <w:rPr>
          <w:rtl/>
        </w:rPr>
        <w:t>אופיר פינס-פז (העבודה-מימד):</w:t>
      </w:r>
    </w:p>
    <w:p w14:paraId="4550F61E" w14:textId="77777777" w:rsidR="00000000" w:rsidRDefault="007C71EE">
      <w:pPr>
        <w:pStyle w:val="a"/>
        <w:rPr>
          <w:rtl/>
        </w:rPr>
      </w:pPr>
    </w:p>
    <w:p w14:paraId="4DFEB1B7" w14:textId="77777777" w:rsidR="00000000" w:rsidRDefault="007C71EE">
      <w:pPr>
        <w:pStyle w:val="a"/>
        <w:rPr>
          <w:rFonts w:hint="cs"/>
          <w:rtl/>
        </w:rPr>
      </w:pPr>
      <w:r>
        <w:rPr>
          <w:rFonts w:hint="cs"/>
          <w:rtl/>
        </w:rPr>
        <w:t>אני מקווה שכן.</w:t>
      </w:r>
    </w:p>
    <w:p w14:paraId="3EF4AAFF" w14:textId="77777777" w:rsidR="00000000" w:rsidRDefault="007C71EE">
      <w:pPr>
        <w:pStyle w:val="a"/>
        <w:rPr>
          <w:rFonts w:hint="cs"/>
          <w:rtl/>
        </w:rPr>
      </w:pPr>
    </w:p>
    <w:p w14:paraId="4B50D998" w14:textId="77777777" w:rsidR="00000000" w:rsidRDefault="007C71EE">
      <w:pPr>
        <w:pStyle w:val="ac"/>
        <w:rPr>
          <w:rtl/>
        </w:rPr>
      </w:pPr>
      <w:r>
        <w:rPr>
          <w:rFonts w:hint="eastAsia"/>
          <w:rtl/>
        </w:rPr>
        <w:t>חיים</w:t>
      </w:r>
      <w:r>
        <w:rPr>
          <w:rtl/>
        </w:rPr>
        <w:t xml:space="preserve"> אורון (מרצ):</w:t>
      </w:r>
    </w:p>
    <w:p w14:paraId="77B877B4" w14:textId="77777777" w:rsidR="00000000" w:rsidRDefault="007C71EE">
      <w:pPr>
        <w:pStyle w:val="a"/>
        <w:rPr>
          <w:rFonts w:hint="cs"/>
          <w:rtl/>
        </w:rPr>
      </w:pPr>
    </w:p>
    <w:p w14:paraId="7AD52C46" w14:textId="77777777" w:rsidR="00000000" w:rsidRDefault="007C71EE">
      <w:pPr>
        <w:pStyle w:val="a"/>
        <w:rPr>
          <w:rFonts w:hint="cs"/>
          <w:rtl/>
        </w:rPr>
      </w:pPr>
      <w:r>
        <w:rPr>
          <w:rFonts w:hint="cs"/>
          <w:rtl/>
        </w:rPr>
        <w:t>מה זה: או שכן או שלא?</w:t>
      </w:r>
    </w:p>
    <w:p w14:paraId="5F106B3F" w14:textId="77777777" w:rsidR="00000000" w:rsidRDefault="007C71EE">
      <w:pPr>
        <w:pStyle w:val="a"/>
        <w:rPr>
          <w:rFonts w:hint="cs"/>
          <w:rtl/>
        </w:rPr>
      </w:pPr>
    </w:p>
    <w:p w14:paraId="13EF266F" w14:textId="77777777" w:rsidR="00000000" w:rsidRDefault="007C71EE">
      <w:pPr>
        <w:pStyle w:val="SpeakerCon"/>
        <w:rPr>
          <w:rtl/>
        </w:rPr>
      </w:pPr>
      <w:bookmarkStart w:id="626" w:name="FS000000455T27_05_2003_01_03_26C"/>
      <w:bookmarkEnd w:id="626"/>
      <w:r>
        <w:rPr>
          <w:rtl/>
        </w:rPr>
        <w:t>אופיר פינס-פז (העבודה-מימד):</w:t>
      </w:r>
    </w:p>
    <w:p w14:paraId="58A21BEE" w14:textId="77777777" w:rsidR="00000000" w:rsidRDefault="007C71EE">
      <w:pPr>
        <w:pStyle w:val="a"/>
        <w:rPr>
          <w:rtl/>
        </w:rPr>
      </w:pPr>
    </w:p>
    <w:p w14:paraId="5E166EB9" w14:textId="77777777" w:rsidR="00000000" w:rsidRDefault="007C71EE">
      <w:pPr>
        <w:pStyle w:val="a"/>
        <w:rPr>
          <w:rFonts w:hint="cs"/>
          <w:rtl/>
        </w:rPr>
      </w:pPr>
      <w:r>
        <w:rPr>
          <w:rFonts w:hint="cs"/>
          <w:rtl/>
        </w:rPr>
        <w:t>לא יודע. אני מקווה שעוד שנתיים הוא יתחזק.</w:t>
      </w:r>
    </w:p>
    <w:p w14:paraId="1DA29350" w14:textId="77777777" w:rsidR="00000000" w:rsidRDefault="007C71EE">
      <w:pPr>
        <w:pStyle w:val="a"/>
        <w:rPr>
          <w:rFonts w:hint="cs"/>
          <w:rtl/>
        </w:rPr>
      </w:pPr>
    </w:p>
    <w:p w14:paraId="00FA3151" w14:textId="77777777" w:rsidR="00000000" w:rsidRDefault="007C71EE">
      <w:pPr>
        <w:pStyle w:val="ac"/>
        <w:rPr>
          <w:rtl/>
        </w:rPr>
      </w:pPr>
      <w:r>
        <w:rPr>
          <w:rFonts w:hint="eastAsia"/>
          <w:rtl/>
        </w:rPr>
        <w:t>חיים</w:t>
      </w:r>
      <w:r>
        <w:rPr>
          <w:rtl/>
        </w:rPr>
        <w:t xml:space="preserve"> אורון (מרצ):</w:t>
      </w:r>
    </w:p>
    <w:p w14:paraId="1942AE52" w14:textId="77777777" w:rsidR="00000000" w:rsidRDefault="007C71EE">
      <w:pPr>
        <w:pStyle w:val="a"/>
        <w:rPr>
          <w:rFonts w:hint="cs"/>
          <w:rtl/>
        </w:rPr>
      </w:pPr>
    </w:p>
    <w:p w14:paraId="2E26349E" w14:textId="77777777" w:rsidR="00000000" w:rsidRDefault="007C71EE">
      <w:pPr>
        <w:pStyle w:val="a"/>
        <w:rPr>
          <w:rFonts w:hint="cs"/>
          <w:rtl/>
        </w:rPr>
      </w:pPr>
      <w:r>
        <w:rPr>
          <w:rFonts w:hint="cs"/>
          <w:rtl/>
        </w:rPr>
        <w:t>אילן שלגי, אתה דתי, תתפל</w:t>
      </w:r>
      <w:r>
        <w:rPr>
          <w:rFonts w:hint="cs"/>
          <w:rtl/>
        </w:rPr>
        <w:t>ל.</w:t>
      </w:r>
    </w:p>
    <w:p w14:paraId="0ABD528D" w14:textId="77777777" w:rsidR="00000000" w:rsidRDefault="007C71EE">
      <w:pPr>
        <w:pStyle w:val="a"/>
        <w:rPr>
          <w:rFonts w:hint="cs"/>
          <w:rtl/>
        </w:rPr>
      </w:pPr>
    </w:p>
    <w:p w14:paraId="1C14AF73" w14:textId="77777777" w:rsidR="00000000" w:rsidRDefault="007C71EE">
      <w:pPr>
        <w:pStyle w:val="SpeakerCon"/>
        <w:rPr>
          <w:rtl/>
        </w:rPr>
      </w:pPr>
      <w:bookmarkStart w:id="627" w:name="FS000000455T27_05_2003_01_04_19C"/>
      <w:bookmarkEnd w:id="627"/>
      <w:r>
        <w:rPr>
          <w:rtl/>
        </w:rPr>
        <w:t>אופיר פינס-פז (העבודה-מימד):</w:t>
      </w:r>
    </w:p>
    <w:p w14:paraId="609B7DCB" w14:textId="77777777" w:rsidR="00000000" w:rsidRDefault="007C71EE">
      <w:pPr>
        <w:pStyle w:val="a"/>
        <w:rPr>
          <w:rtl/>
        </w:rPr>
      </w:pPr>
    </w:p>
    <w:p w14:paraId="4835C0FB" w14:textId="77777777" w:rsidR="00000000" w:rsidRDefault="007C71EE">
      <w:pPr>
        <w:pStyle w:val="a"/>
        <w:rPr>
          <w:rFonts w:hint="cs"/>
          <w:rtl/>
        </w:rPr>
      </w:pPr>
      <w:r>
        <w:rPr>
          <w:rFonts w:hint="cs"/>
          <w:rtl/>
        </w:rPr>
        <w:t xml:space="preserve">בינתיים אתם נתתם יד לפגיעה אנושה במעמד הביניים. תשים לב מי נשבר, אגב. </w:t>
      </w:r>
    </w:p>
    <w:p w14:paraId="51393274" w14:textId="77777777" w:rsidR="00000000" w:rsidRDefault="007C71EE">
      <w:pPr>
        <w:pStyle w:val="a"/>
        <w:rPr>
          <w:rFonts w:hint="cs"/>
          <w:rtl/>
        </w:rPr>
      </w:pPr>
    </w:p>
    <w:p w14:paraId="1A515ABE" w14:textId="77777777" w:rsidR="00000000" w:rsidRDefault="007C71EE">
      <w:pPr>
        <w:pStyle w:val="ac"/>
        <w:rPr>
          <w:rtl/>
        </w:rPr>
      </w:pPr>
      <w:r>
        <w:rPr>
          <w:rFonts w:hint="eastAsia"/>
          <w:rtl/>
        </w:rPr>
        <w:t>אילן</w:t>
      </w:r>
      <w:r>
        <w:rPr>
          <w:rtl/>
        </w:rPr>
        <w:t xml:space="preserve"> שלגי (שינוי):</w:t>
      </w:r>
    </w:p>
    <w:p w14:paraId="3E12F341" w14:textId="77777777" w:rsidR="00000000" w:rsidRDefault="007C71EE">
      <w:pPr>
        <w:pStyle w:val="a"/>
        <w:rPr>
          <w:rFonts w:hint="cs"/>
          <w:rtl/>
        </w:rPr>
      </w:pPr>
    </w:p>
    <w:p w14:paraId="780AE258" w14:textId="77777777" w:rsidR="00000000" w:rsidRDefault="007C71EE">
      <w:pPr>
        <w:pStyle w:val="a"/>
        <w:rPr>
          <w:rFonts w:hint="cs"/>
          <w:rtl/>
        </w:rPr>
      </w:pPr>
      <w:r>
        <w:rPr>
          <w:rFonts w:hint="cs"/>
          <w:rtl/>
        </w:rPr>
        <w:t>אתם לא מבינים את התוכנית הכלכלית.</w:t>
      </w:r>
    </w:p>
    <w:p w14:paraId="549A5316" w14:textId="77777777" w:rsidR="00000000" w:rsidRDefault="007C71EE">
      <w:pPr>
        <w:pStyle w:val="a"/>
        <w:rPr>
          <w:rFonts w:hint="cs"/>
          <w:rtl/>
        </w:rPr>
      </w:pPr>
    </w:p>
    <w:p w14:paraId="3F725C6B" w14:textId="77777777" w:rsidR="00000000" w:rsidRDefault="007C71EE">
      <w:pPr>
        <w:pStyle w:val="ac"/>
        <w:rPr>
          <w:rtl/>
        </w:rPr>
      </w:pPr>
      <w:r>
        <w:rPr>
          <w:rFonts w:hint="eastAsia"/>
          <w:rtl/>
        </w:rPr>
        <w:t>חיים</w:t>
      </w:r>
      <w:r>
        <w:rPr>
          <w:rtl/>
        </w:rPr>
        <w:t xml:space="preserve"> אורון (מרצ):</w:t>
      </w:r>
    </w:p>
    <w:p w14:paraId="21503E27" w14:textId="77777777" w:rsidR="00000000" w:rsidRDefault="007C71EE">
      <w:pPr>
        <w:pStyle w:val="a"/>
        <w:rPr>
          <w:rFonts w:hint="cs"/>
          <w:rtl/>
        </w:rPr>
      </w:pPr>
    </w:p>
    <w:p w14:paraId="1E6D2A5F" w14:textId="77777777" w:rsidR="00000000" w:rsidRDefault="007C71EE">
      <w:pPr>
        <w:pStyle w:val="a"/>
        <w:rPr>
          <w:rFonts w:hint="cs"/>
          <w:rtl/>
        </w:rPr>
      </w:pPr>
      <w:r>
        <w:rPr>
          <w:rFonts w:hint="cs"/>
          <w:rtl/>
        </w:rPr>
        <w:t>תסביר לנו.</w:t>
      </w:r>
    </w:p>
    <w:p w14:paraId="5CFF4DEF" w14:textId="77777777" w:rsidR="00000000" w:rsidRDefault="007C71EE">
      <w:pPr>
        <w:pStyle w:val="a"/>
        <w:rPr>
          <w:rFonts w:hint="cs"/>
          <w:rtl/>
        </w:rPr>
      </w:pPr>
    </w:p>
    <w:p w14:paraId="495DB858" w14:textId="77777777" w:rsidR="00000000" w:rsidRDefault="007C71EE">
      <w:pPr>
        <w:pStyle w:val="ad"/>
        <w:rPr>
          <w:rtl/>
        </w:rPr>
      </w:pPr>
      <w:r>
        <w:rPr>
          <w:rtl/>
        </w:rPr>
        <w:t>היו"ר ראובן ריבלין:</w:t>
      </w:r>
    </w:p>
    <w:p w14:paraId="2B75DEBD" w14:textId="77777777" w:rsidR="00000000" w:rsidRDefault="007C71EE">
      <w:pPr>
        <w:pStyle w:val="a"/>
        <w:rPr>
          <w:rtl/>
        </w:rPr>
      </w:pPr>
    </w:p>
    <w:p w14:paraId="63EEB92C" w14:textId="77777777" w:rsidR="00000000" w:rsidRDefault="007C71EE">
      <w:pPr>
        <w:pStyle w:val="a"/>
        <w:rPr>
          <w:rFonts w:hint="cs"/>
          <w:rtl/>
        </w:rPr>
      </w:pPr>
      <w:r>
        <w:rPr>
          <w:rFonts w:hint="cs"/>
          <w:rtl/>
        </w:rPr>
        <w:t>חבר הכנסת פינס, הואיל וצופי ערוץ=2 כבר הצלי</w:t>
      </w:r>
      <w:r>
        <w:rPr>
          <w:rFonts w:hint="cs"/>
          <w:rtl/>
        </w:rPr>
        <w:t>חו לשמוע את מה שאמרת, אני לא אוסיף לך זמן.</w:t>
      </w:r>
    </w:p>
    <w:p w14:paraId="5842B5E2" w14:textId="77777777" w:rsidR="00000000" w:rsidRDefault="007C71EE">
      <w:pPr>
        <w:pStyle w:val="a"/>
        <w:rPr>
          <w:rFonts w:hint="cs"/>
          <w:rtl/>
        </w:rPr>
      </w:pPr>
    </w:p>
    <w:p w14:paraId="12488455" w14:textId="77777777" w:rsidR="00000000" w:rsidRDefault="007C71EE">
      <w:pPr>
        <w:pStyle w:val="SpeakerCon"/>
        <w:rPr>
          <w:rtl/>
        </w:rPr>
      </w:pPr>
      <w:bookmarkStart w:id="628" w:name="FS000000455T27_05_2003_01_05_07C"/>
      <w:bookmarkEnd w:id="628"/>
      <w:r>
        <w:rPr>
          <w:rtl/>
        </w:rPr>
        <w:t>אופיר פינס-פז (העבודה-מימד):</w:t>
      </w:r>
    </w:p>
    <w:p w14:paraId="03097392" w14:textId="77777777" w:rsidR="00000000" w:rsidRDefault="007C71EE">
      <w:pPr>
        <w:pStyle w:val="a"/>
        <w:rPr>
          <w:rtl/>
        </w:rPr>
      </w:pPr>
    </w:p>
    <w:p w14:paraId="1CA34E7B" w14:textId="77777777" w:rsidR="00000000" w:rsidRDefault="007C71EE">
      <w:pPr>
        <w:pStyle w:val="a"/>
        <w:rPr>
          <w:rFonts w:hint="cs"/>
          <w:rtl/>
        </w:rPr>
      </w:pPr>
      <w:r>
        <w:rPr>
          <w:rFonts w:hint="cs"/>
          <w:rtl/>
        </w:rPr>
        <w:t>לא. אתה לא צריך להוסיף לי זמן.</w:t>
      </w:r>
    </w:p>
    <w:p w14:paraId="40067F21" w14:textId="77777777" w:rsidR="00000000" w:rsidRDefault="007C71EE">
      <w:pPr>
        <w:pStyle w:val="a"/>
        <w:rPr>
          <w:rFonts w:hint="cs"/>
          <w:rtl/>
        </w:rPr>
      </w:pPr>
    </w:p>
    <w:p w14:paraId="5447F98B" w14:textId="77777777" w:rsidR="00000000" w:rsidRDefault="007C71EE">
      <w:pPr>
        <w:pStyle w:val="ad"/>
        <w:rPr>
          <w:rtl/>
        </w:rPr>
      </w:pPr>
      <w:r>
        <w:rPr>
          <w:rtl/>
        </w:rPr>
        <w:t>היו"ר ראובן ריבלין:</w:t>
      </w:r>
    </w:p>
    <w:p w14:paraId="683D1A31" w14:textId="77777777" w:rsidR="00000000" w:rsidRDefault="007C71EE">
      <w:pPr>
        <w:pStyle w:val="a"/>
        <w:rPr>
          <w:rtl/>
        </w:rPr>
      </w:pPr>
    </w:p>
    <w:p w14:paraId="0B22BBB2" w14:textId="77777777" w:rsidR="00000000" w:rsidRDefault="007C71EE">
      <w:pPr>
        <w:pStyle w:val="a"/>
        <w:rPr>
          <w:rFonts w:hint="cs"/>
          <w:rtl/>
        </w:rPr>
      </w:pPr>
      <w:r>
        <w:rPr>
          <w:rFonts w:hint="cs"/>
          <w:rtl/>
        </w:rPr>
        <w:t>אם אדוני לא יודע, הוא היה בערוץ=2 בשידור ישיר. מגיעים טלפונים.</w:t>
      </w:r>
    </w:p>
    <w:p w14:paraId="4E8752BC" w14:textId="77777777" w:rsidR="00000000" w:rsidRDefault="007C71EE">
      <w:pPr>
        <w:pStyle w:val="SpeakerCon"/>
        <w:rPr>
          <w:rtl/>
        </w:rPr>
      </w:pPr>
      <w:bookmarkStart w:id="629" w:name="FS000000455T27_05_2003_01_05_29C"/>
      <w:bookmarkEnd w:id="629"/>
    </w:p>
    <w:p w14:paraId="387DE38B" w14:textId="77777777" w:rsidR="00000000" w:rsidRDefault="007C71EE">
      <w:pPr>
        <w:pStyle w:val="SpeakerCon"/>
        <w:rPr>
          <w:rtl/>
        </w:rPr>
      </w:pPr>
      <w:r>
        <w:rPr>
          <w:rtl/>
        </w:rPr>
        <w:t>אופיר פינס-פז (העבודה-מימד):</w:t>
      </w:r>
    </w:p>
    <w:p w14:paraId="508F1EE4" w14:textId="77777777" w:rsidR="00000000" w:rsidRDefault="007C71EE">
      <w:pPr>
        <w:pStyle w:val="a"/>
        <w:rPr>
          <w:rtl/>
        </w:rPr>
      </w:pPr>
    </w:p>
    <w:p w14:paraId="1DA0F10A" w14:textId="77777777" w:rsidR="00000000" w:rsidRDefault="007C71EE">
      <w:pPr>
        <w:pStyle w:val="a"/>
        <w:rPr>
          <w:rFonts w:hint="cs"/>
          <w:rtl/>
        </w:rPr>
      </w:pPr>
      <w:r>
        <w:rPr>
          <w:rFonts w:hint="cs"/>
          <w:rtl/>
        </w:rPr>
        <w:t>אני לא יודע. איך אתה יודע?</w:t>
      </w:r>
    </w:p>
    <w:p w14:paraId="424BC8CD" w14:textId="77777777" w:rsidR="00000000" w:rsidRDefault="007C71EE">
      <w:pPr>
        <w:pStyle w:val="a"/>
        <w:rPr>
          <w:rFonts w:hint="cs"/>
          <w:rtl/>
        </w:rPr>
      </w:pPr>
    </w:p>
    <w:p w14:paraId="706334D7" w14:textId="77777777" w:rsidR="00000000" w:rsidRDefault="007C71EE">
      <w:pPr>
        <w:pStyle w:val="ad"/>
        <w:rPr>
          <w:rtl/>
        </w:rPr>
      </w:pPr>
      <w:r>
        <w:rPr>
          <w:rtl/>
        </w:rPr>
        <w:t>היו"ר ר</w:t>
      </w:r>
      <w:r>
        <w:rPr>
          <w:rtl/>
        </w:rPr>
        <w:t>אובן ריבלין:</w:t>
      </w:r>
    </w:p>
    <w:p w14:paraId="28EF0A2D" w14:textId="77777777" w:rsidR="00000000" w:rsidRDefault="007C71EE">
      <w:pPr>
        <w:pStyle w:val="a"/>
        <w:rPr>
          <w:rtl/>
        </w:rPr>
      </w:pPr>
    </w:p>
    <w:p w14:paraId="756633BD" w14:textId="77777777" w:rsidR="00000000" w:rsidRDefault="007C71EE">
      <w:pPr>
        <w:pStyle w:val="a"/>
        <w:rPr>
          <w:rFonts w:hint="cs"/>
          <w:rtl/>
        </w:rPr>
      </w:pPr>
      <w:r>
        <w:rPr>
          <w:rFonts w:hint="cs"/>
          <w:rtl/>
        </w:rPr>
        <w:t>אני יודע. אני יודע הכול מכאן.</w:t>
      </w:r>
    </w:p>
    <w:p w14:paraId="6CDBE03B" w14:textId="77777777" w:rsidR="00000000" w:rsidRDefault="007C71EE">
      <w:pPr>
        <w:pStyle w:val="a"/>
        <w:rPr>
          <w:rFonts w:hint="cs"/>
          <w:rtl/>
        </w:rPr>
      </w:pPr>
    </w:p>
    <w:p w14:paraId="4A3619F7" w14:textId="77777777" w:rsidR="00000000" w:rsidRDefault="007C71EE">
      <w:pPr>
        <w:pStyle w:val="SpeakerCon"/>
        <w:rPr>
          <w:rtl/>
        </w:rPr>
      </w:pPr>
      <w:bookmarkStart w:id="630" w:name="FS000000455T27_05_2003_01_05_54C"/>
      <w:bookmarkEnd w:id="630"/>
      <w:r>
        <w:rPr>
          <w:rtl/>
        </w:rPr>
        <w:t>אופיר פינס-פז (העבודה-מימד):</w:t>
      </w:r>
    </w:p>
    <w:p w14:paraId="188EED2D" w14:textId="77777777" w:rsidR="00000000" w:rsidRDefault="007C71EE">
      <w:pPr>
        <w:pStyle w:val="a"/>
        <w:rPr>
          <w:rtl/>
        </w:rPr>
      </w:pPr>
    </w:p>
    <w:p w14:paraId="3E2DA606" w14:textId="77777777" w:rsidR="00000000" w:rsidRDefault="007C71EE">
      <w:pPr>
        <w:pStyle w:val="a"/>
        <w:rPr>
          <w:rFonts w:hint="cs"/>
          <w:rtl/>
        </w:rPr>
      </w:pPr>
      <w:r>
        <w:rPr>
          <w:rFonts w:hint="cs"/>
          <w:rtl/>
        </w:rPr>
        <w:t>יש שליטה מלאה ליושב-ראש הכנסת.</w:t>
      </w:r>
    </w:p>
    <w:p w14:paraId="78470360" w14:textId="77777777" w:rsidR="00000000" w:rsidRDefault="007C71EE">
      <w:pPr>
        <w:pStyle w:val="a"/>
        <w:rPr>
          <w:rFonts w:hint="cs"/>
          <w:rtl/>
        </w:rPr>
      </w:pPr>
    </w:p>
    <w:p w14:paraId="575979DA" w14:textId="77777777" w:rsidR="00000000" w:rsidRDefault="007C71EE">
      <w:pPr>
        <w:pStyle w:val="ac"/>
        <w:rPr>
          <w:rtl/>
        </w:rPr>
      </w:pPr>
      <w:r>
        <w:rPr>
          <w:rFonts w:hint="eastAsia"/>
          <w:rtl/>
        </w:rPr>
        <w:t>שר</w:t>
      </w:r>
      <w:r>
        <w:rPr>
          <w:rtl/>
        </w:rPr>
        <w:t xml:space="preserve"> הרווחה זבולון אורלב:</w:t>
      </w:r>
    </w:p>
    <w:p w14:paraId="1EA48354" w14:textId="77777777" w:rsidR="00000000" w:rsidRDefault="007C71EE">
      <w:pPr>
        <w:pStyle w:val="a"/>
        <w:rPr>
          <w:rFonts w:hint="cs"/>
          <w:rtl/>
        </w:rPr>
      </w:pPr>
    </w:p>
    <w:p w14:paraId="284EECE8" w14:textId="77777777" w:rsidR="00000000" w:rsidRDefault="007C71EE">
      <w:pPr>
        <w:pStyle w:val="a"/>
        <w:rPr>
          <w:rFonts w:hint="cs"/>
          <w:rtl/>
        </w:rPr>
      </w:pPr>
      <w:r>
        <w:rPr>
          <w:rFonts w:hint="cs"/>
          <w:rtl/>
        </w:rPr>
        <w:t>מה אמרו בערוץ=2?</w:t>
      </w:r>
    </w:p>
    <w:p w14:paraId="76E34D61" w14:textId="77777777" w:rsidR="00000000" w:rsidRDefault="007C71EE">
      <w:pPr>
        <w:pStyle w:val="a"/>
        <w:rPr>
          <w:rFonts w:hint="cs"/>
          <w:rtl/>
        </w:rPr>
      </w:pPr>
    </w:p>
    <w:p w14:paraId="091C7EEC" w14:textId="77777777" w:rsidR="00000000" w:rsidRDefault="007C71EE">
      <w:pPr>
        <w:pStyle w:val="ad"/>
        <w:rPr>
          <w:rtl/>
        </w:rPr>
      </w:pPr>
      <w:r>
        <w:rPr>
          <w:rtl/>
        </w:rPr>
        <w:t>היו"ר ראובן ריבלין:</w:t>
      </w:r>
    </w:p>
    <w:p w14:paraId="253DE0CE" w14:textId="77777777" w:rsidR="00000000" w:rsidRDefault="007C71EE">
      <w:pPr>
        <w:pStyle w:val="a"/>
        <w:rPr>
          <w:rtl/>
        </w:rPr>
      </w:pPr>
    </w:p>
    <w:p w14:paraId="51E5F3BC" w14:textId="77777777" w:rsidR="00000000" w:rsidRDefault="007C71EE">
      <w:pPr>
        <w:pStyle w:val="a"/>
        <w:rPr>
          <w:rFonts w:hint="cs"/>
          <w:rtl/>
        </w:rPr>
      </w:pPr>
      <w:r>
        <w:rPr>
          <w:rFonts w:hint="cs"/>
          <w:rtl/>
        </w:rPr>
        <w:t>חבר הכנסת הופיע בשידור ישיר מאולם המליאה בחדשות של ערוץ=2, אז הציבור מטלפן אלינו. חלק</w:t>
      </w:r>
      <w:r>
        <w:rPr>
          <w:rFonts w:hint="cs"/>
          <w:rtl/>
        </w:rPr>
        <w:t xml:space="preserve"> אומר כך וחלק אומר כך.</w:t>
      </w:r>
    </w:p>
    <w:p w14:paraId="7DC45646" w14:textId="77777777" w:rsidR="00000000" w:rsidRDefault="007C71EE">
      <w:pPr>
        <w:pStyle w:val="a"/>
        <w:rPr>
          <w:rFonts w:hint="cs"/>
          <w:rtl/>
        </w:rPr>
      </w:pPr>
    </w:p>
    <w:p w14:paraId="702EB99B" w14:textId="77777777" w:rsidR="00000000" w:rsidRDefault="007C71EE">
      <w:pPr>
        <w:pStyle w:val="ac"/>
        <w:rPr>
          <w:rtl/>
        </w:rPr>
      </w:pPr>
      <w:r>
        <w:rPr>
          <w:rFonts w:hint="eastAsia"/>
          <w:rtl/>
        </w:rPr>
        <w:t>חיים</w:t>
      </w:r>
      <w:r>
        <w:rPr>
          <w:rtl/>
        </w:rPr>
        <w:t xml:space="preserve"> אורון (מרצ):</w:t>
      </w:r>
    </w:p>
    <w:p w14:paraId="4B936B04" w14:textId="77777777" w:rsidR="00000000" w:rsidRDefault="007C71EE">
      <w:pPr>
        <w:pStyle w:val="a"/>
        <w:rPr>
          <w:rFonts w:hint="cs"/>
          <w:rtl/>
        </w:rPr>
      </w:pPr>
    </w:p>
    <w:p w14:paraId="717D4E18" w14:textId="77777777" w:rsidR="00000000" w:rsidRDefault="007C71EE">
      <w:pPr>
        <w:pStyle w:val="a"/>
        <w:rPr>
          <w:rFonts w:hint="cs"/>
          <w:rtl/>
        </w:rPr>
      </w:pPr>
      <w:r>
        <w:rPr>
          <w:rFonts w:hint="cs"/>
          <w:rtl/>
        </w:rPr>
        <w:t>עכשיו זה מתחיל בערוץ=33.</w:t>
      </w:r>
    </w:p>
    <w:p w14:paraId="6F29E028" w14:textId="77777777" w:rsidR="00000000" w:rsidRDefault="007C71EE">
      <w:pPr>
        <w:pStyle w:val="a"/>
        <w:rPr>
          <w:rFonts w:hint="cs"/>
          <w:rtl/>
        </w:rPr>
      </w:pPr>
    </w:p>
    <w:p w14:paraId="34895F09" w14:textId="77777777" w:rsidR="00000000" w:rsidRDefault="007C71EE">
      <w:pPr>
        <w:pStyle w:val="ad"/>
        <w:rPr>
          <w:rtl/>
        </w:rPr>
      </w:pPr>
      <w:r>
        <w:rPr>
          <w:rtl/>
        </w:rPr>
        <w:t>היו"ר ראובן ריבלין:</w:t>
      </w:r>
    </w:p>
    <w:p w14:paraId="150FA387" w14:textId="77777777" w:rsidR="00000000" w:rsidRDefault="007C71EE">
      <w:pPr>
        <w:pStyle w:val="a"/>
        <w:rPr>
          <w:rtl/>
        </w:rPr>
      </w:pPr>
    </w:p>
    <w:p w14:paraId="140141EB" w14:textId="77777777" w:rsidR="00000000" w:rsidRDefault="007C71EE">
      <w:pPr>
        <w:pStyle w:val="a"/>
        <w:rPr>
          <w:rFonts w:hint="cs"/>
          <w:rtl/>
        </w:rPr>
      </w:pPr>
      <w:r>
        <w:rPr>
          <w:rFonts w:hint="cs"/>
          <w:rtl/>
        </w:rPr>
        <w:t>חלק מהציבור אמר לא להתווכח כרגע עם אילן שלגי על השאלה אם הוא מבקש את עזרת השם או איננו מבקש אותה.</w:t>
      </w:r>
    </w:p>
    <w:p w14:paraId="0F4A9FFA" w14:textId="77777777" w:rsidR="00000000" w:rsidRDefault="007C71EE">
      <w:pPr>
        <w:pStyle w:val="a"/>
        <w:rPr>
          <w:rFonts w:hint="cs"/>
          <w:rtl/>
        </w:rPr>
      </w:pPr>
    </w:p>
    <w:p w14:paraId="3CE7F7DD" w14:textId="77777777" w:rsidR="00000000" w:rsidRDefault="007C71EE">
      <w:pPr>
        <w:pStyle w:val="SpeakerCon"/>
        <w:rPr>
          <w:rtl/>
        </w:rPr>
      </w:pPr>
      <w:bookmarkStart w:id="631" w:name="FS000000455T27_05_2003_01_07_12C"/>
      <w:bookmarkEnd w:id="631"/>
      <w:r>
        <w:rPr>
          <w:rtl/>
        </w:rPr>
        <w:t>אופיר פינס-פז (העבודה-מימד):</w:t>
      </w:r>
    </w:p>
    <w:p w14:paraId="2A1C9C0C" w14:textId="77777777" w:rsidR="00000000" w:rsidRDefault="007C71EE">
      <w:pPr>
        <w:pStyle w:val="a"/>
        <w:rPr>
          <w:rtl/>
        </w:rPr>
      </w:pPr>
    </w:p>
    <w:p w14:paraId="269B4C22" w14:textId="77777777" w:rsidR="00000000" w:rsidRDefault="007C71EE">
      <w:pPr>
        <w:pStyle w:val="a"/>
        <w:rPr>
          <w:rFonts w:hint="cs"/>
          <w:rtl/>
        </w:rPr>
      </w:pPr>
      <w:r>
        <w:rPr>
          <w:rFonts w:hint="cs"/>
          <w:rtl/>
        </w:rPr>
        <w:t>את זה אני לא מבקש.</w:t>
      </w:r>
    </w:p>
    <w:p w14:paraId="2EC46AAD" w14:textId="77777777" w:rsidR="00000000" w:rsidRDefault="007C71EE">
      <w:pPr>
        <w:pStyle w:val="a"/>
        <w:rPr>
          <w:rFonts w:hint="cs"/>
          <w:rtl/>
        </w:rPr>
      </w:pPr>
    </w:p>
    <w:p w14:paraId="403D3CC6" w14:textId="77777777" w:rsidR="00000000" w:rsidRDefault="007C71EE">
      <w:pPr>
        <w:pStyle w:val="ac"/>
        <w:rPr>
          <w:rtl/>
        </w:rPr>
      </w:pPr>
      <w:r>
        <w:rPr>
          <w:rFonts w:hint="eastAsia"/>
          <w:rtl/>
        </w:rPr>
        <w:t>חיים</w:t>
      </w:r>
      <w:r>
        <w:rPr>
          <w:rtl/>
        </w:rPr>
        <w:t xml:space="preserve"> אורון (מרצ):</w:t>
      </w:r>
    </w:p>
    <w:p w14:paraId="08514E2D" w14:textId="77777777" w:rsidR="00000000" w:rsidRDefault="007C71EE">
      <w:pPr>
        <w:pStyle w:val="a"/>
        <w:rPr>
          <w:rFonts w:hint="cs"/>
          <w:rtl/>
        </w:rPr>
      </w:pPr>
    </w:p>
    <w:p w14:paraId="3230CA72" w14:textId="77777777" w:rsidR="00000000" w:rsidRDefault="007C71EE">
      <w:pPr>
        <w:pStyle w:val="a"/>
        <w:rPr>
          <w:rFonts w:hint="cs"/>
          <w:rtl/>
        </w:rPr>
      </w:pPr>
      <w:r>
        <w:rPr>
          <w:rFonts w:hint="cs"/>
          <w:rtl/>
        </w:rPr>
        <w:t>זה מה שנשאר לעשות.</w:t>
      </w:r>
    </w:p>
    <w:p w14:paraId="14D356CD" w14:textId="77777777" w:rsidR="00000000" w:rsidRDefault="007C71EE">
      <w:pPr>
        <w:pStyle w:val="ad"/>
        <w:rPr>
          <w:rtl/>
        </w:rPr>
      </w:pPr>
    </w:p>
    <w:p w14:paraId="0AB5B2B8" w14:textId="77777777" w:rsidR="00000000" w:rsidRDefault="007C71EE">
      <w:pPr>
        <w:pStyle w:val="ad"/>
        <w:rPr>
          <w:rtl/>
        </w:rPr>
      </w:pPr>
      <w:r>
        <w:rPr>
          <w:rtl/>
        </w:rPr>
        <w:t>היו"ר ראובן ריבלין:</w:t>
      </w:r>
    </w:p>
    <w:p w14:paraId="7795F1D1" w14:textId="77777777" w:rsidR="00000000" w:rsidRDefault="007C71EE">
      <w:pPr>
        <w:pStyle w:val="a"/>
        <w:rPr>
          <w:rtl/>
        </w:rPr>
      </w:pPr>
    </w:p>
    <w:p w14:paraId="4E6AC8E0" w14:textId="77777777" w:rsidR="00000000" w:rsidRDefault="007C71EE">
      <w:pPr>
        <w:pStyle w:val="a"/>
        <w:rPr>
          <w:rFonts w:hint="cs"/>
          <w:rtl/>
        </w:rPr>
      </w:pPr>
      <w:r>
        <w:rPr>
          <w:rFonts w:hint="cs"/>
          <w:rtl/>
        </w:rPr>
        <w:t>אנחנו דנים כרגע בנושא הכלכלי.</w:t>
      </w:r>
    </w:p>
    <w:p w14:paraId="71A90D38" w14:textId="77777777" w:rsidR="00000000" w:rsidRDefault="007C71EE">
      <w:pPr>
        <w:pStyle w:val="a"/>
        <w:rPr>
          <w:rFonts w:hint="cs"/>
          <w:rtl/>
        </w:rPr>
      </w:pPr>
    </w:p>
    <w:p w14:paraId="7D6D00FF" w14:textId="77777777" w:rsidR="00000000" w:rsidRDefault="007C71EE">
      <w:pPr>
        <w:pStyle w:val="SpeakerCon"/>
        <w:rPr>
          <w:rtl/>
        </w:rPr>
      </w:pPr>
      <w:bookmarkStart w:id="632" w:name="FS000000455T27_05_2003_01_07_40C"/>
      <w:bookmarkEnd w:id="632"/>
      <w:r>
        <w:rPr>
          <w:rtl/>
        </w:rPr>
        <w:t>אופיר פינס-פז (העבודה-מימד):</w:t>
      </w:r>
    </w:p>
    <w:p w14:paraId="59CC26F4" w14:textId="77777777" w:rsidR="00000000" w:rsidRDefault="007C71EE">
      <w:pPr>
        <w:pStyle w:val="a"/>
        <w:rPr>
          <w:rtl/>
        </w:rPr>
      </w:pPr>
    </w:p>
    <w:p w14:paraId="07FF4346" w14:textId="77777777" w:rsidR="00000000" w:rsidRDefault="007C71EE">
      <w:pPr>
        <w:pStyle w:val="a"/>
        <w:rPr>
          <w:rFonts w:hint="cs"/>
          <w:rtl/>
        </w:rPr>
      </w:pPr>
      <w:r>
        <w:rPr>
          <w:rFonts w:hint="cs"/>
          <w:rtl/>
        </w:rPr>
        <w:t>מפלגת שינוי, לצערנו הרב, הונתה את מעמד הביניים, והיא קיבלה הרבה קולות ממעמד הביניים, והיא לא עמדה באופן קטגורי בהתחייבות שלה לציבור הענק הזה, והאנשים הא</w:t>
      </w:r>
      <w:r>
        <w:rPr>
          <w:rFonts w:hint="cs"/>
          <w:rtl/>
        </w:rPr>
        <w:t>לה לא ישכחו. אנשים מאבדים את מקומות העבודה. מי זה ציבור המורים? מי אלה אלפי המורים שפוטרו? זה לא מעמד הביניים? מי אלה האנשים שהעסקים הקטנים שלהם נסגרים? לא מעמד הביניים?</w:t>
      </w:r>
    </w:p>
    <w:p w14:paraId="66C485BB" w14:textId="77777777" w:rsidR="00000000" w:rsidRDefault="007C71EE">
      <w:pPr>
        <w:pStyle w:val="a"/>
        <w:rPr>
          <w:rFonts w:hint="cs"/>
          <w:rtl/>
        </w:rPr>
      </w:pPr>
    </w:p>
    <w:p w14:paraId="1C4B44B5" w14:textId="77777777" w:rsidR="00000000" w:rsidRDefault="007C71EE">
      <w:pPr>
        <w:pStyle w:val="ad"/>
        <w:rPr>
          <w:rtl/>
        </w:rPr>
      </w:pPr>
      <w:r>
        <w:rPr>
          <w:rtl/>
        </w:rPr>
        <w:t>היו"ר ראובן ריבלין:</w:t>
      </w:r>
    </w:p>
    <w:p w14:paraId="0E978B34" w14:textId="77777777" w:rsidR="00000000" w:rsidRDefault="007C71EE">
      <w:pPr>
        <w:pStyle w:val="a"/>
        <w:rPr>
          <w:rtl/>
        </w:rPr>
      </w:pPr>
    </w:p>
    <w:p w14:paraId="66C40D40" w14:textId="77777777" w:rsidR="00000000" w:rsidRDefault="007C71EE">
      <w:pPr>
        <w:pStyle w:val="a"/>
        <w:rPr>
          <w:rFonts w:hint="cs"/>
          <w:rtl/>
        </w:rPr>
      </w:pPr>
      <w:r>
        <w:rPr>
          <w:rFonts w:hint="cs"/>
          <w:rtl/>
        </w:rPr>
        <w:t>חבר הכנסת פינס, סיימת את זמנך. אדוני רוצה שתי דקות?</w:t>
      </w:r>
    </w:p>
    <w:p w14:paraId="0A3D3568" w14:textId="77777777" w:rsidR="00000000" w:rsidRDefault="007C71EE">
      <w:pPr>
        <w:pStyle w:val="a"/>
        <w:rPr>
          <w:rFonts w:hint="cs"/>
          <w:rtl/>
        </w:rPr>
      </w:pPr>
    </w:p>
    <w:p w14:paraId="6936927F" w14:textId="77777777" w:rsidR="00000000" w:rsidRDefault="007C71EE">
      <w:pPr>
        <w:pStyle w:val="SpeakerCon"/>
        <w:rPr>
          <w:rtl/>
        </w:rPr>
      </w:pPr>
      <w:bookmarkStart w:id="633" w:name="FS000000455T27_05_2003_01_09_10C"/>
      <w:bookmarkEnd w:id="633"/>
      <w:r>
        <w:rPr>
          <w:rtl/>
        </w:rPr>
        <w:t>אופיר פינס-</w:t>
      </w:r>
      <w:r>
        <w:rPr>
          <w:rtl/>
        </w:rPr>
        <w:t>פז (העבודה-מימד):</w:t>
      </w:r>
    </w:p>
    <w:p w14:paraId="6D9F096C" w14:textId="77777777" w:rsidR="00000000" w:rsidRDefault="007C71EE">
      <w:pPr>
        <w:pStyle w:val="a"/>
        <w:rPr>
          <w:rtl/>
        </w:rPr>
      </w:pPr>
    </w:p>
    <w:p w14:paraId="093954AC" w14:textId="77777777" w:rsidR="00000000" w:rsidRDefault="007C71EE">
      <w:pPr>
        <w:pStyle w:val="a"/>
        <w:rPr>
          <w:rFonts w:hint="cs"/>
          <w:rtl/>
        </w:rPr>
      </w:pPr>
      <w:r>
        <w:rPr>
          <w:rFonts w:hint="cs"/>
          <w:rtl/>
        </w:rPr>
        <w:t>עוד חצי דקה.</w:t>
      </w:r>
    </w:p>
    <w:p w14:paraId="7771F544" w14:textId="77777777" w:rsidR="00000000" w:rsidRDefault="007C71EE">
      <w:pPr>
        <w:pStyle w:val="a"/>
        <w:rPr>
          <w:rFonts w:hint="cs"/>
          <w:rtl/>
        </w:rPr>
      </w:pPr>
    </w:p>
    <w:p w14:paraId="69DB270A" w14:textId="77777777" w:rsidR="00000000" w:rsidRDefault="007C71EE">
      <w:pPr>
        <w:pStyle w:val="ad"/>
        <w:rPr>
          <w:rtl/>
        </w:rPr>
      </w:pPr>
      <w:r>
        <w:rPr>
          <w:rtl/>
        </w:rPr>
        <w:t>היו"ר ראובן ריבלין:</w:t>
      </w:r>
    </w:p>
    <w:p w14:paraId="177595DC" w14:textId="77777777" w:rsidR="00000000" w:rsidRDefault="007C71EE">
      <w:pPr>
        <w:pStyle w:val="a"/>
        <w:rPr>
          <w:rtl/>
        </w:rPr>
      </w:pPr>
    </w:p>
    <w:p w14:paraId="1502C9A1" w14:textId="77777777" w:rsidR="00000000" w:rsidRDefault="007C71EE">
      <w:pPr>
        <w:pStyle w:val="a"/>
        <w:rPr>
          <w:rFonts w:hint="cs"/>
          <w:rtl/>
        </w:rPr>
      </w:pPr>
      <w:r>
        <w:rPr>
          <w:rFonts w:hint="cs"/>
          <w:rtl/>
        </w:rPr>
        <w:t>אני אקח את זה מסיעתו, אני מוכן.</w:t>
      </w:r>
    </w:p>
    <w:p w14:paraId="26FDDB83" w14:textId="77777777" w:rsidR="00000000" w:rsidRDefault="007C71EE">
      <w:pPr>
        <w:pStyle w:val="a"/>
        <w:rPr>
          <w:rFonts w:hint="cs"/>
          <w:rtl/>
        </w:rPr>
      </w:pPr>
    </w:p>
    <w:p w14:paraId="73DB0901" w14:textId="77777777" w:rsidR="00000000" w:rsidRDefault="007C71EE">
      <w:pPr>
        <w:pStyle w:val="SpeakerCon"/>
        <w:rPr>
          <w:rtl/>
        </w:rPr>
      </w:pPr>
      <w:bookmarkStart w:id="634" w:name="FS000000455T27_05_2003_01_09_22C"/>
      <w:bookmarkEnd w:id="634"/>
      <w:r>
        <w:rPr>
          <w:rtl/>
        </w:rPr>
        <w:t>אופיר פינס-פז (העבודה-מימד):</w:t>
      </w:r>
    </w:p>
    <w:p w14:paraId="34F55217" w14:textId="77777777" w:rsidR="00000000" w:rsidRDefault="007C71EE">
      <w:pPr>
        <w:pStyle w:val="a"/>
        <w:rPr>
          <w:rtl/>
        </w:rPr>
      </w:pPr>
    </w:p>
    <w:p w14:paraId="425B1765" w14:textId="77777777" w:rsidR="00000000" w:rsidRDefault="007C71EE">
      <w:pPr>
        <w:pStyle w:val="a"/>
        <w:rPr>
          <w:rFonts w:hint="cs"/>
          <w:rtl/>
        </w:rPr>
      </w:pPr>
      <w:r>
        <w:rPr>
          <w:rFonts w:hint="cs"/>
          <w:rtl/>
        </w:rPr>
        <w:t>אני מוכרח לסיים, אני אמלא את מצוותו של היושב-ראש.</w:t>
      </w:r>
    </w:p>
    <w:p w14:paraId="3B9D4BC4" w14:textId="77777777" w:rsidR="00000000" w:rsidRDefault="007C71EE">
      <w:pPr>
        <w:pStyle w:val="a"/>
        <w:rPr>
          <w:rFonts w:hint="cs"/>
          <w:rtl/>
        </w:rPr>
      </w:pPr>
    </w:p>
    <w:p w14:paraId="1C708262" w14:textId="77777777" w:rsidR="00000000" w:rsidRDefault="007C71EE">
      <w:pPr>
        <w:pStyle w:val="ac"/>
        <w:rPr>
          <w:rtl/>
        </w:rPr>
      </w:pPr>
      <w:r>
        <w:rPr>
          <w:rFonts w:hint="eastAsia"/>
          <w:rtl/>
        </w:rPr>
        <w:t>יולי</w:t>
      </w:r>
      <w:r>
        <w:rPr>
          <w:rtl/>
        </w:rPr>
        <w:t xml:space="preserve"> תמיר (העבודה-מימד):</w:t>
      </w:r>
    </w:p>
    <w:p w14:paraId="2346BDD3" w14:textId="77777777" w:rsidR="00000000" w:rsidRDefault="007C71EE">
      <w:pPr>
        <w:pStyle w:val="a"/>
        <w:rPr>
          <w:rFonts w:hint="cs"/>
          <w:rtl/>
        </w:rPr>
      </w:pPr>
    </w:p>
    <w:p w14:paraId="6BED016B" w14:textId="77777777" w:rsidR="00000000" w:rsidRDefault="007C71EE">
      <w:pPr>
        <w:pStyle w:val="a"/>
        <w:rPr>
          <w:rFonts w:hint="cs"/>
          <w:rtl/>
        </w:rPr>
      </w:pPr>
      <w:r>
        <w:rPr>
          <w:rFonts w:hint="cs"/>
          <w:rtl/>
        </w:rPr>
        <w:t>אדוני, יש לנו מספיק זמן, אין דוברים מהקואליציה. אני נותנת לו ח</w:t>
      </w:r>
      <w:r>
        <w:rPr>
          <w:rFonts w:hint="cs"/>
          <w:rtl/>
        </w:rPr>
        <w:t>צי דקה.</w:t>
      </w:r>
    </w:p>
    <w:p w14:paraId="7E5C67CB" w14:textId="77777777" w:rsidR="00000000" w:rsidRDefault="007C71EE">
      <w:pPr>
        <w:pStyle w:val="a"/>
        <w:rPr>
          <w:rFonts w:hint="cs"/>
          <w:rtl/>
        </w:rPr>
      </w:pPr>
    </w:p>
    <w:p w14:paraId="3A06D5C0" w14:textId="77777777" w:rsidR="00000000" w:rsidRDefault="007C71EE">
      <w:pPr>
        <w:pStyle w:val="ad"/>
        <w:rPr>
          <w:rtl/>
        </w:rPr>
      </w:pPr>
      <w:r>
        <w:rPr>
          <w:rtl/>
        </w:rPr>
        <w:t>היו"ר ראובן ריבלין:</w:t>
      </w:r>
    </w:p>
    <w:p w14:paraId="3342FC18" w14:textId="77777777" w:rsidR="00000000" w:rsidRDefault="007C71EE">
      <w:pPr>
        <w:pStyle w:val="a"/>
        <w:rPr>
          <w:rtl/>
        </w:rPr>
      </w:pPr>
    </w:p>
    <w:p w14:paraId="2BCDFA4A" w14:textId="77777777" w:rsidR="00000000" w:rsidRDefault="007C71EE">
      <w:pPr>
        <w:pStyle w:val="a"/>
        <w:rPr>
          <w:rFonts w:hint="cs"/>
          <w:rtl/>
        </w:rPr>
      </w:pPr>
      <w:r>
        <w:rPr>
          <w:rFonts w:hint="cs"/>
          <w:rtl/>
        </w:rPr>
        <w:t>חברת הכנסת תמיר נותנת לך, בבקשה.</w:t>
      </w:r>
    </w:p>
    <w:p w14:paraId="1807ACFF" w14:textId="77777777" w:rsidR="00000000" w:rsidRDefault="007C71EE">
      <w:pPr>
        <w:pStyle w:val="a"/>
        <w:rPr>
          <w:rFonts w:hint="cs"/>
          <w:rtl/>
        </w:rPr>
      </w:pPr>
    </w:p>
    <w:p w14:paraId="79846A61" w14:textId="77777777" w:rsidR="00000000" w:rsidRDefault="007C71EE">
      <w:pPr>
        <w:pStyle w:val="ac"/>
        <w:rPr>
          <w:rtl/>
        </w:rPr>
      </w:pPr>
      <w:r>
        <w:rPr>
          <w:rFonts w:hint="eastAsia"/>
          <w:rtl/>
        </w:rPr>
        <w:t>איתן</w:t>
      </w:r>
      <w:r>
        <w:rPr>
          <w:rtl/>
        </w:rPr>
        <w:t xml:space="preserve"> כבל (העבודה-מימד):</w:t>
      </w:r>
    </w:p>
    <w:p w14:paraId="67F210D5" w14:textId="77777777" w:rsidR="00000000" w:rsidRDefault="007C71EE">
      <w:pPr>
        <w:pStyle w:val="a"/>
        <w:rPr>
          <w:rFonts w:hint="cs"/>
          <w:rtl/>
        </w:rPr>
      </w:pPr>
    </w:p>
    <w:p w14:paraId="4C7CB67C" w14:textId="77777777" w:rsidR="00000000" w:rsidRDefault="007C71EE">
      <w:pPr>
        <w:pStyle w:val="a"/>
        <w:rPr>
          <w:rFonts w:hint="cs"/>
          <w:rtl/>
        </w:rPr>
      </w:pPr>
      <w:r>
        <w:rPr>
          <w:rFonts w:hint="cs"/>
          <w:rtl/>
        </w:rPr>
        <w:t>דווקא בעסקים הקטנים אתה עוצר אותו?</w:t>
      </w:r>
    </w:p>
    <w:p w14:paraId="67719D98" w14:textId="77777777" w:rsidR="00000000" w:rsidRDefault="007C71EE">
      <w:pPr>
        <w:pStyle w:val="a"/>
        <w:rPr>
          <w:rFonts w:hint="cs"/>
          <w:rtl/>
        </w:rPr>
      </w:pPr>
    </w:p>
    <w:p w14:paraId="0CB7B54D" w14:textId="77777777" w:rsidR="00000000" w:rsidRDefault="007C71EE">
      <w:pPr>
        <w:pStyle w:val="a"/>
        <w:rPr>
          <w:rFonts w:hint="cs"/>
          <w:rtl/>
        </w:rPr>
      </w:pPr>
    </w:p>
    <w:p w14:paraId="7EB2FFB8" w14:textId="77777777" w:rsidR="00000000" w:rsidRDefault="007C71EE">
      <w:pPr>
        <w:pStyle w:val="ad"/>
        <w:rPr>
          <w:rtl/>
        </w:rPr>
      </w:pPr>
      <w:r>
        <w:rPr>
          <w:rtl/>
        </w:rPr>
        <w:t>היו"ר ראובן ריבלין:</w:t>
      </w:r>
    </w:p>
    <w:p w14:paraId="34093140" w14:textId="77777777" w:rsidR="00000000" w:rsidRDefault="007C71EE">
      <w:pPr>
        <w:pStyle w:val="a"/>
        <w:rPr>
          <w:rtl/>
        </w:rPr>
      </w:pPr>
    </w:p>
    <w:p w14:paraId="5FB34462" w14:textId="77777777" w:rsidR="00000000" w:rsidRDefault="007C71EE">
      <w:pPr>
        <w:pStyle w:val="a"/>
        <w:rPr>
          <w:rFonts w:hint="cs"/>
          <w:rtl/>
        </w:rPr>
      </w:pPr>
      <w:r>
        <w:rPr>
          <w:rFonts w:hint="cs"/>
          <w:rtl/>
        </w:rPr>
        <w:t>חלילה. רק חשבתי שחברת הכנסת תעסוק בעסקים הקטנים.</w:t>
      </w:r>
    </w:p>
    <w:p w14:paraId="7B533F29" w14:textId="77777777" w:rsidR="00000000" w:rsidRDefault="007C71EE">
      <w:pPr>
        <w:pStyle w:val="a"/>
        <w:rPr>
          <w:rFonts w:hint="cs"/>
          <w:rtl/>
        </w:rPr>
      </w:pPr>
    </w:p>
    <w:p w14:paraId="43AB06C0" w14:textId="77777777" w:rsidR="00000000" w:rsidRDefault="007C71EE">
      <w:pPr>
        <w:pStyle w:val="SpeakerCon"/>
        <w:rPr>
          <w:rtl/>
        </w:rPr>
      </w:pPr>
      <w:bookmarkStart w:id="635" w:name="FS000000455T27_05_2003_01_10_38C"/>
      <w:bookmarkEnd w:id="635"/>
      <w:r>
        <w:rPr>
          <w:rtl/>
        </w:rPr>
        <w:t>אופיר פינס-פז (העבודה-מימד):</w:t>
      </w:r>
    </w:p>
    <w:p w14:paraId="132EBB29" w14:textId="77777777" w:rsidR="00000000" w:rsidRDefault="007C71EE">
      <w:pPr>
        <w:pStyle w:val="a"/>
        <w:rPr>
          <w:rtl/>
        </w:rPr>
      </w:pPr>
    </w:p>
    <w:p w14:paraId="02CECB58" w14:textId="77777777" w:rsidR="00000000" w:rsidRDefault="007C71EE">
      <w:pPr>
        <w:pStyle w:val="a"/>
        <w:rPr>
          <w:rFonts w:hint="cs"/>
          <w:rtl/>
        </w:rPr>
      </w:pPr>
      <w:r>
        <w:rPr>
          <w:rFonts w:hint="cs"/>
          <w:rtl/>
        </w:rPr>
        <w:t xml:space="preserve">הייתי שותק, אדוני היושב-ראש, </w:t>
      </w:r>
      <w:r>
        <w:rPr>
          <w:rFonts w:hint="cs"/>
          <w:rtl/>
        </w:rPr>
        <w:t>עד יום רביעי, אילו היו קורים רק שני דברים - אם טומי לפיד היה עולה לבמה והיה אומר: אני מתנצל בפני עשרות אלפי אנשים ממעמד הביניים שתמכו בי, אולי מאות אלפי אנשים. הוניתי אותם. לא עמדתי בדברתי.</w:t>
      </w:r>
    </w:p>
    <w:p w14:paraId="525BB254" w14:textId="77777777" w:rsidR="00000000" w:rsidRDefault="007C71EE">
      <w:pPr>
        <w:pStyle w:val="a"/>
        <w:rPr>
          <w:rFonts w:hint="cs"/>
          <w:rtl/>
        </w:rPr>
      </w:pPr>
    </w:p>
    <w:p w14:paraId="22D525AC" w14:textId="77777777" w:rsidR="00000000" w:rsidRDefault="007C71EE">
      <w:pPr>
        <w:pStyle w:val="ad"/>
        <w:rPr>
          <w:rtl/>
        </w:rPr>
      </w:pPr>
      <w:r>
        <w:rPr>
          <w:rtl/>
        </w:rPr>
        <w:t>היו"ר ראובן ריבלין:</w:t>
      </w:r>
    </w:p>
    <w:p w14:paraId="66130A34" w14:textId="77777777" w:rsidR="00000000" w:rsidRDefault="007C71EE">
      <w:pPr>
        <w:pStyle w:val="a"/>
        <w:rPr>
          <w:rtl/>
        </w:rPr>
      </w:pPr>
    </w:p>
    <w:p w14:paraId="037B5B1D" w14:textId="77777777" w:rsidR="00000000" w:rsidRDefault="007C71EE">
      <w:pPr>
        <w:pStyle w:val="a"/>
        <w:rPr>
          <w:rFonts w:hint="cs"/>
          <w:rtl/>
        </w:rPr>
      </w:pPr>
      <w:r>
        <w:rPr>
          <w:rFonts w:hint="cs"/>
          <w:rtl/>
        </w:rPr>
        <w:t>כנראה אדוני לא ישתוק עד יום רביעי.</w:t>
      </w:r>
    </w:p>
    <w:p w14:paraId="2E63226E" w14:textId="77777777" w:rsidR="00000000" w:rsidRDefault="007C71EE">
      <w:pPr>
        <w:pStyle w:val="a"/>
        <w:rPr>
          <w:rFonts w:hint="cs"/>
          <w:rtl/>
        </w:rPr>
      </w:pPr>
    </w:p>
    <w:p w14:paraId="2C2CA6F6" w14:textId="77777777" w:rsidR="00000000" w:rsidRDefault="007C71EE">
      <w:pPr>
        <w:pStyle w:val="SpeakerCon"/>
        <w:rPr>
          <w:rtl/>
        </w:rPr>
      </w:pPr>
      <w:bookmarkStart w:id="636" w:name="FS000000455T27_05_2003_01_11_32C"/>
      <w:bookmarkEnd w:id="636"/>
      <w:r>
        <w:rPr>
          <w:rtl/>
        </w:rPr>
        <w:t>אופיר פי</w:t>
      </w:r>
      <w:r>
        <w:rPr>
          <w:rtl/>
        </w:rPr>
        <w:t>נס-פז (העבודה-מימד):</w:t>
      </w:r>
    </w:p>
    <w:p w14:paraId="480DEC68" w14:textId="77777777" w:rsidR="00000000" w:rsidRDefault="007C71EE">
      <w:pPr>
        <w:pStyle w:val="a"/>
        <w:rPr>
          <w:rtl/>
        </w:rPr>
      </w:pPr>
    </w:p>
    <w:p w14:paraId="59331EBB" w14:textId="77777777" w:rsidR="00000000" w:rsidRDefault="007C71EE">
      <w:pPr>
        <w:pStyle w:val="a"/>
        <w:rPr>
          <w:rFonts w:hint="cs"/>
          <w:rtl/>
        </w:rPr>
      </w:pPr>
      <w:r>
        <w:rPr>
          <w:rFonts w:hint="cs"/>
          <w:rtl/>
        </w:rPr>
        <w:t>ואם בנימין נתניהו ואריק שרון היו אומרים אותו דבר כלפי הציבור שהצביע ליכוד, בכל עיירות הפיתוח, בכל שכונות המצוקה. זו התמורה שהוא קיבל, תוכנית אנטי-חברתית, בלי בשורה כלכלית. זו בושה וחרפה, זו תעודת עניות.</w:t>
      </w:r>
    </w:p>
    <w:p w14:paraId="192EDAAE" w14:textId="77777777" w:rsidR="00000000" w:rsidRDefault="007C71EE">
      <w:pPr>
        <w:pStyle w:val="a"/>
        <w:rPr>
          <w:rFonts w:hint="cs"/>
          <w:rtl/>
        </w:rPr>
      </w:pPr>
    </w:p>
    <w:p w14:paraId="35880A85" w14:textId="77777777" w:rsidR="00000000" w:rsidRDefault="007C71EE">
      <w:pPr>
        <w:pStyle w:val="ad"/>
        <w:rPr>
          <w:rtl/>
        </w:rPr>
      </w:pPr>
      <w:r>
        <w:rPr>
          <w:rtl/>
        </w:rPr>
        <w:t>היו"ר ראובן ריבלין:</w:t>
      </w:r>
    </w:p>
    <w:p w14:paraId="3F086AD5" w14:textId="77777777" w:rsidR="00000000" w:rsidRDefault="007C71EE">
      <w:pPr>
        <w:pStyle w:val="a"/>
        <w:rPr>
          <w:rtl/>
        </w:rPr>
      </w:pPr>
    </w:p>
    <w:p w14:paraId="40F7310A" w14:textId="77777777" w:rsidR="00000000" w:rsidRDefault="007C71EE">
      <w:pPr>
        <w:pStyle w:val="a"/>
        <w:rPr>
          <w:rFonts w:hint="cs"/>
          <w:rtl/>
        </w:rPr>
      </w:pPr>
      <w:r>
        <w:rPr>
          <w:rFonts w:hint="cs"/>
          <w:rtl/>
        </w:rPr>
        <w:t>כנראה אדו</w:t>
      </w:r>
      <w:r>
        <w:rPr>
          <w:rFonts w:hint="cs"/>
          <w:rtl/>
        </w:rPr>
        <w:t>ני ייאלץ שלא לשתוק עד יום רביעי, כי אני לא מצפה שדרישתו תתקבל. על כל פנים, כך נראה לי, אבל אם יהיו איזה שינויים, אני אודיע לך.</w:t>
      </w:r>
    </w:p>
    <w:p w14:paraId="6621274B" w14:textId="77777777" w:rsidR="00000000" w:rsidRDefault="007C71EE">
      <w:pPr>
        <w:pStyle w:val="a"/>
        <w:rPr>
          <w:rFonts w:hint="cs"/>
          <w:rtl/>
        </w:rPr>
      </w:pPr>
    </w:p>
    <w:p w14:paraId="20ED6035" w14:textId="77777777" w:rsidR="00000000" w:rsidRDefault="007C71EE">
      <w:pPr>
        <w:pStyle w:val="a"/>
        <w:rPr>
          <w:rFonts w:hint="cs"/>
          <w:rtl/>
        </w:rPr>
      </w:pPr>
      <w:r>
        <w:rPr>
          <w:rFonts w:hint="cs"/>
          <w:rtl/>
        </w:rPr>
        <w:t>חבר הכנסת ישראל אייכלר, בבקשה. כל דבר שקשור בחברי הכנסת זה או מזל או שכל, או שניהם יחד.</w:t>
      </w:r>
    </w:p>
    <w:p w14:paraId="4D90A3AD" w14:textId="77777777" w:rsidR="00000000" w:rsidRDefault="007C71EE">
      <w:pPr>
        <w:pStyle w:val="a"/>
        <w:rPr>
          <w:rFonts w:hint="cs"/>
          <w:rtl/>
        </w:rPr>
      </w:pPr>
    </w:p>
    <w:p w14:paraId="40E3F632" w14:textId="77777777" w:rsidR="00000000" w:rsidRDefault="007C71EE">
      <w:pPr>
        <w:pStyle w:val="ac"/>
        <w:rPr>
          <w:rtl/>
        </w:rPr>
      </w:pPr>
      <w:r>
        <w:rPr>
          <w:rFonts w:hint="eastAsia"/>
          <w:rtl/>
        </w:rPr>
        <w:t>חיים</w:t>
      </w:r>
      <w:r>
        <w:rPr>
          <w:rtl/>
        </w:rPr>
        <w:t xml:space="preserve"> אורון (מרצ):</w:t>
      </w:r>
    </w:p>
    <w:p w14:paraId="0468A78C" w14:textId="77777777" w:rsidR="00000000" w:rsidRDefault="007C71EE">
      <w:pPr>
        <w:pStyle w:val="a"/>
        <w:rPr>
          <w:rFonts w:hint="cs"/>
          <w:rtl/>
        </w:rPr>
      </w:pPr>
    </w:p>
    <w:p w14:paraId="3DF04EFF" w14:textId="77777777" w:rsidR="00000000" w:rsidRDefault="007C71EE">
      <w:pPr>
        <w:pStyle w:val="a"/>
        <w:rPr>
          <w:rFonts w:hint="cs"/>
          <w:rtl/>
        </w:rPr>
      </w:pPr>
      <w:r>
        <w:rPr>
          <w:rFonts w:hint="cs"/>
          <w:rtl/>
        </w:rPr>
        <w:t xml:space="preserve">אדוני היושב-ראש, לא </w:t>
      </w:r>
      <w:r>
        <w:rPr>
          <w:rFonts w:hint="cs"/>
          <w:rtl/>
        </w:rPr>
        <w:t>ראוי לציין לפני שאתה מתחלף את הנוכחות המסיבית של האופוזיציה והריק של הקואליציה?</w:t>
      </w:r>
    </w:p>
    <w:p w14:paraId="47135BC3" w14:textId="77777777" w:rsidR="00000000" w:rsidRDefault="007C71EE">
      <w:pPr>
        <w:pStyle w:val="a"/>
        <w:rPr>
          <w:rFonts w:hint="cs"/>
          <w:rtl/>
        </w:rPr>
      </w:pPr>
    </w:p>
    <w:p w14:paraId="4CB41A7C" w14:textId="77777777" w:rsidR="00000000" w:rsidRDefault="007C71EE">
      <w:pPr>
        <w:pStyle w:val="ad"/>
        <w:rPr>
          <w:rtl/>
        </w:rPr>
      </w:pPr>
      <w:r>
        <w:rPr>
          <w:rtl/>
        </w:rPr>
        <w:t>היו"ר ראובן ריבלין:</w:t>
      </w:r>
    </w:p>
    <w:p w14:paraId="3468EE4D" w14:textId="77777777" w:rsidR="00000000" w:rsidRDefault="007C71EE">
      <w:pPr>
        <w:pStyle w:val="a"/>
        <w:rPr>
          <w:rtl/>
        </w:rPr>
      </w:pPr>
    </w:p>
    <w:p w14:paraId="388ABEFD" w14:textId="77777777" w:rsidR="00000000" w:rsidRDefault="007C71EE">
      <w:pPr>
        <w:pStyle w:val="a"/>
        <w:rPr>
          <w:rFonts w:hint="cs"/>
          <w:rtl/>
        </w:rPr>
      </w:pPr>
      <w:r>
        <w:rPr>
          <w:rFonts w:hint="cs"/>
          <w:rtl/>
        </w:rPr>
        <w:t>אני בהחלט חושב שבלילה הראשון, לפחות בחלקו הראשון, האופוזיציה מגלה נחישות, עקביות ודבקות במשימה. אם כך הדבר, הקואליציה צריכה להיערך.</w:t>
      </w:r>
    </w:p>
    <w:p w14:paraId="3DCDC089" w14:textId="77777777" w:rsidR="00000000" w:rsidRDefault="007C71EE">
      <w:pPr>
        <w:pStyle w:val="a"/>
        <w:rPr>
          <w:rFonts w:hint="cs"/>
          <w:rtl/>
        </w:rPr>
      </w:pPr>
    </w:p>
    <w:p w14:paraId="19600C55" w14:textId="77777777" w:rsidR="00000000" w:rsidRDefault="007C71EE">
      <w:pPr>
        <w:pStyle w:val="ac"/>
        <w:rPr>
          <w:rtl/>
        </w:rPr>
      </w:pPr>
      <w:r>
        <w:rPr>
          <w:rFonts w:hint="eastAsia"/>
          <w:rtl/>
        </w:rPr>
        <w:t>שר</w:t>
      </w:r>
      <w:r>
        <w:rPr>
          <w:rtl/>
        </w:rPr>
        <w:t xml:space="preserve"> הרווחה זבולון אורל</w:t>
      </w:r>
      <w:r>
        <w:rPr>
          <w:rtl/>
        </w:rPr>
        <w:t>ב:</w:t>
      </w:r>
    </w:p>
    <w:p w14:paraId="14C5D413" w14:textId="77777777" w:rsidR="00000000" w:rsidRDefault="007C71EE">
      <w:pPr>
        <w:pStyle w:val="a"/>
        <w:rPr>
          <w:rFonts w:hint="cs"/>
          <w:rtl/>
        </w:rPr>
      </w:pPr>
    </w:p>
    <w:p w14:paraId="0465A36A" w14:textId="77777777" w:rsidR="00000000" w:rsidRDefault="007C71EE">
      <w:pPr>
        <w:pStyle w:val="a"/>
        <w:rPr>
          <w:rFonts w:hint="cs"/>
          <w:rtl/>
        </w:rPr>
      </w:pPr>
      <w:r>
        <w:rPr>
          <w:rFonts w:hint="cs"/>
          <w:rtl/>
        </w:rPr>
        <w:t>אני מבטיח לך שבזמן ההצבעה יהיו יותר אנשי קואליציה מאופוזיציה.</w:t>
      </w:r>
    </w:p>
    <w:p w14:paraId="4A3ACA10" w14:textId="77777777" w:rsidR="00000000" w:rsidRDefault="007C71EE">
      <w:pPr>
        <w:pStyle w:val="a"/>
        <w:rPr>
          <w:rFonts w:hint="cs"/>
          <w:rtl/>
        </w:rPr>
      </w:pPr>
    </w:p>
    <w:p w14:paraId="4C669643" w14:textId="77777777" w:rsidR="00000000" w:rsidRDefault="007C71EE">
      <w:pPr>
        <w:pStyle w:val="ad"/>
        <w:rPr>
          <w:rtl/>
        </w:rPr>
      </w:pPr>
      <w:r>
        <w:rPr>
          <w:rtl/>
        </w:rPr>
        <w:t>היו"ר נסים דהן:</w:t>
      </w:r>
    </w:p>
    <w:p w14:paraId="169F6900" w14:textId="77777777" w:rsidR="00000000" w:rsidRDefault="007C71EE">
      <w:pPr>
        <w:pStyle w:val="a"/>
        <w:rPr>
          <w:rtl/>
        </w:rPr>
      </w:pPr>
    </w:p>
    <w:p w14:paraId="7C8BE49C" w14:textId="77777777" w:rsidR="00000000" w:rsidRDefault="007C71EE">
      <w:pPr>
        <w:pStyle w:val="a"/>
        <w:rPr>
          <w:rFonts w:hint="cs"/>
          <w:rtl/>
        </w:rPr>
      </w:pPr>
      <w:r>
        <w:rPr>
          <w:rFonts w:hint="cs"/>
          <w:rtl/>
        </w:rPr>
        <w:t>רבותי, יש לנו ערב ארוך. בבקשה.</w:t>
      </w:r>
    </w:p>
    <w:p w14:paraId="1DCE3D0B" w14:textId="77777777" w:rsidR="00000000" w:rsidRDefault="007C71EE">
      <w:pPr>
        <w:pStyle w:val="a"/>
        <w:rPr>
          <w:rFonts w:hint="cs"/>
          <w:rtl/>
        </w:rPr>
      </w:pPr>
    </w:p>
    <w:p w14:paraId="0C0898F4" w14:textId="77777777" w:rsidR="00000000" w:rsidRDefault="007C71EE">
      <w:pPr>
        <w:pStyle w:val="Speaker"/>
        <w:rPr>
          <w:rtl/>
        </w:rPr>
      </w:pPr>
      <w:bookmarkStart w:id="637" w:name="FS000001057T27_05_2003_01_15_28"/>
      <w:bookmarkEnd w:id="637"/>
      <w:r>
        <w:rPr>
          <w:rFonts w:hint="eastAsia"/>
          <w:rtl/>
        </w:rPr>
        <w:t>ישראל</w:t>
      </w:r>
      <w:r>
        <w:rPr>
          <w:rtl/>
        </w:rPr>
        <w:t xml:space="preserve"> אייכלר (יהדות התורה):</w:t>
      </w:r>
    </w:p>
    <w:p w14:paraId="40E086D5" w14:textId="77777777" w:rsidR="00000000" w:rsidRDefault="007C71EE">
      <w:pPr>
        <w:pStyle w:val="a"/>
        <w:rPr>
          <w:rFonts w:hint="cs"/>
          <w:rtl/>
        </w:rPr>
      </w:pPr>
    </w:p>
    <w:p w14:paraId="00A16A15" w14:textId="77777777" w:rsidR="00000000" w:rsidRDefault="007C71EE">
      <w:pPr>
        <w:pStyle w:val="a"/>
        <w:rPr>
          <w:rFonts w:hint="cs"/>
          <w:rtl/>
        </w:rPr>
      </w:pPr>
      <w:r>
        <w:rPr>
          <w:rFonts w:hint="cs"/>
          <w:rtl/>
        </w:rPr>
        <w:t>אדוני היושב-ראש, חברי הכנסת, אני רוצה לפתוח במה שסיים בו חבר הכנסת פינס, כשעסק במעמד הביניים. אחד הדברים הנוראי</w:t>
      </w:r>
      <w:r>
        <w:rPr>
          <w:rFonts w:hint="cs"/>
          <w:rtl/>
        </w:rPr>
        <w:t>ם שקורים בתוכנית הכלכלית הזאת, שמעמד הביניים יורד למעמד העוני, ומגדיל את מעמד העוני, ואז מי שיישאר במעמד הביניים אולי ירוויח, כי העשירים הם אלה שאולי ירוויחו מהתוכנית. אולי. אני גם לא מאמין בזה, כי לא ראיתי בתוכנית הזאת שום דבר שיביא לצמיחה במשק. שום בשורה</w:t>
      </w:r>
      <w:r>
        <w:rPr>
          <w:rFonts w:hint="cs"/>
          <w:rtl/>
        </w:rPr>
        <w:t xml:space="preserve"> אין פה, לא לעשירים, למעמד הביניים ודאי שלא, יש פה רק גזירות נגד העניים.</w:t>
      </w:r>
    </w:p>
    <w:p w14:paraId="4B6F4CCB" w14:textId="77777777" w:rsidR="00000000" w:rsidRDefault="007C71EE">
      <w:pPr>
        <w:pStyle w:val="a"/>
        <w:rPr>
          <w:rFonts w:hint="cs"/>
          <w:rtl/>
        </w:rPr>
      </w:pPr>
    </w:p>
    <w:p w14:paraId="07E1E530" w14:textId="77777777" w:rsidR="00000000" w:rsidRDefault="007C71EE">
      <w:pPr>
        <w:pStyle w:val="a"/>
        <w:rPr>
          <w:rFonts w:hint="cs"/>
          <w:rtl/>
        </w:rPr>
      </w:pPr>
      <w:r>
        <w:rPr>
          <w:rFonts w:hint="cs"/>
          <w:rtl/>
        </w:rPr>
        <w:t>אנחנו 40 יום לספירת העומר, עשרה ימים לפני קבלת התורה, ואני שואל את עצמי: בשביל מה אנחנו עומדים פה, בארץ-ישראל, בירושלים, ומתווכחים על נושאים כלכליים, חברתיים? יכולנו לעשות את זה בניו</w:t>
      </w:r>
      <w:r>
        <w:rPr>
          <w:rFonts w:hint="cs"/>
          <w:rtl/>
        </w:rPr>
        <w:t>-יורק. יש שם הרבה אנשים, גם יהודים. בצרפת. באירופה. כבר נגמרה מלחמת העולם השנייה. למה אנחנו עושים את זה דווקא בארץ-ישראל, שיש שטוענים שהיא פלסטין הכבושה, ונלחמים פה?</w:t>
      </w:r>
    </w:p>
    <w:p w14:paraId="00220E6D" w14:textId="77777777" w:rsidR="00000000" w:rsidRDefault="007C71EE">
      <w:pPr>
        <w:pStyle w:val="a"/>
        <w:rPr>
          <w:rFonts w:hint="cs"/>
          <w:rtl/>
        </w:rPr>
      </w:pPr>
    </w:p>
    <w:p w14:paraId="3590109D" w14:textId="77777777" w:rsidR="00000000" w:rsidRDefault="007C71EE">
      <w:pPr>
        <w:pStyle w:val="a"/>
        <w:rPr>
          <w:rFonts w:hint="cs"/>
          <w:rtl/>
        </w:rPr>
      </w:pPr>
      <w:r>
        <w:rPr>
          <w:rFonts w:hint="cs"/>
          <w:rtl/>
        </w:rPr>
        <w:t>עמד פה קודם חבר הכנסת אלדד, ד"ר אלדד, ציטט משירו של אצ"ג, דברים בוערים כאש, הוא הזהיר מפנ</w:t>
      </w:r>
      <w:r>
        <w:rPr>
          <w:rFonts w:hint="cs"/>
          <w:rtl/>
        </w:rPr>
        <w:t xml:space="preserve">י הדם שאנחנו נשלם כמחיר החטא של חלוקת הארץ. ואני שואל, מה לך העלם לתור בין בתרי כתביו של אצ"ג, כאשר קול מסיני זועק: אוי להם לבריות מעלבונה של תורה. איכה יועם זהב, תשתפכנה אבני קודש בראש כל חוצות. בני ציון היקרים, המסולאים בפז, איכה נחשבו לנבלי חרש. </w:t>
      </w:r>
    </w:p>
    <w:p w14:paraId="72DA2688" w14:textId="77777777" w:rsidR="00000000" w:rsidRDefault="007C71EE">
      <w:pPr>
        <w:pStyle w:val="a"/>
        <w:rPr>
          <w:rFonts w:hint="cs"/>
          <w:rtl/>
        </w:rPr>
      </w:pPr>
    </w:p>
    <w:p w14:paraId="36053348" w14:textId="77777777" w:rsidR="00000000" w:rsidRDefault="007C71EE">
      <w:pPr>
        <w:pStyle w:val="a"/>
        <w:rPr>
          <w:rFonts w:hint="cs"/>
          <w:rtl/>
        </w:rPr>
      </w:pPr>
      <w:r>
        <w:rPr>
          <w:rFonts w:hint="cs"/>
          <w:rtl/>
        </w:rPr>
        <w:t xml:space="preserve">במשך </w:t>
      </w:r>
      <w:r>
        <w:rPr>
          <w:rFonts w:hint="cs"/>
          <w:rtl/>
        </w:rPr>
        <w:t xml:space="preserve">שנים רבות מתנהל מסע דה-לגיטימציה נורא של לומדי התורה, של ילדי ישראל, של אנשים יושבים פה ולא בארצות-הברית, וכל מה שהם רוצים לעשות בארץ-ישראל זה לעבוד את בוראם, למלא את שליחותם כעם השם, כעם הנבחר, בדרך אבות, להמשיך במסורת, לשמור על המשך הקיום של העם היהודי, </w:t>
      </w:r>
      <w:r>
        <w:rPr>
          <w:rFonts w:hint="cs"/>
          <w:rtl/>
        </w:rPr>
        <w:t>יחד עם כל בית ישראל, ולנסות להשמיע, כמה שאנשים יהיו מוכנים לשמוע, את דבר השם. מה השנאה והאיבה וההסתה הנוראה שמתמשכות במשך שנים יום ולילה? למה זה? מה חטאם הגדול של האנשים האלה?</w:t>
      </w:r>
    </w:p>
    <w:p w14:paraId="008D1F03" w14:textId="77777777" w:rsidR="00000000" w:rsidRDefault="007C71EE">
      <w:pPr>
        <w:pStyle w:val="a"/>
        <w:rPr>
          <w:rFonts w:hint="cs"/>
          <w:rtl/>
        </w:rPr>
      </w:pPr>
    </w:p>
    <w:p w14:paraId="40EB5F00" w14:textId="77777777" w:rsidR="00000000" w:rsidRDefault="007C71EE">
      <w:pPr>
        <w:pStyle w:val="a"/>
        <w:rPr>
          <w:rFonts w:hint="cs"/>
          <w:rtl/>
        </w:rPr>
      </w:pPr>
      <w:r>
        <w:rPr>
          <w:rFonts w:hint="cs"/>
          <w:rtl/>
        </w:rPr>
        <w:t>אומרים שהמצב הכלכלי הידרדר בגלל המצב המדיני. למה הידרדר המצב המדיני? למה אין לנ</w:t>
      </w:r>
      <w:r>
        <w:rPr>
          <w:rFonts w:hint="cs"/>
          <w:rtl/>
        </w:rPr>
        <w:t>ו שלום? מישהו יכול להאשים את מדינת ישראל שהיא לא רוצה בשלום? אני לא חושב שיש מישהו שלא רוצה פה בשלום.</w:t>
      </w:r>
    </w:p>
    <w:p w14:paraId="20A86396" w14:textId="77777777" w:rsidR="00000000" w:rsidRDefault="007C71EE">
      <w:pPr>
        <w:pStyle w:val="a"/>
        <w:rPr>
          <w:rFonts w:hint="cs"/>
          <w:rtl/>
        </w:rPr>
      </w:pPr>
    </w:p>
    <w:p w14:paraId="77013599" w14:textId="77777777" w:rsidR="00000000" w:rsidRDefault="007C71EE">
      <w:pPr>
        <w:pStyle w:val="a"/>
        <w:rPr>
          <w:rFonts w:hint="cs"/>
          <w:rtl/>
        </w:rPr>
      </w:pPr>
      <w:r>
        <w:rPr>
          <w:rFonts w:hint="cs"/>
          <w:rtl/>
        </w:rPr>
        <w:t>התורה אומרת לנו מפורשות: על מה עשה השם ככה לארץ הזאת, מה חרי האף הגדול הזה. ואמרו על אשר עזבו את ברית השם אלוקי אבותם, אשר כרת עמם בהוציאו אותם מארץ מצרי</w:t>
      </w:r>
      <w:r>
        <w:rPr>
          <w:rFonts w:hint="cs"/>
          <w:rtl/>
        </w:rPr>
        <w:t>ם. הנסתרות להשם אלוקינו, אנחנו לא נביאים, והנגלות לנו ולבנינו עד עולם לעשות את כל דברי התורה הזאת.</w:t>
      </w:r>
    </w:p>
    <w:p w14:paraId="0472330F" w14:textId="77777777" w:rsidR="00000000" w:rsidRDefault="007C71EE">
      <w:pPr>
        <w:pStyle w:val="a"/>
        <w:rPr>
          <w:rFonts w:hint="cs"/>
          <w:rtl/>
        </w:rPr>
      </w:pPr>
    </w:p>
    <w:p w14:paraId="2C1D7F52" w14:textId="77777777" w:rsidR="00000000" w:rsidRDefault="007C71EE">
      <w:pPr>
        <w:pStyle w:val="a"/>
        <w:rPr>
          <w:rFonts w:hint="cs"/>
          <w:rtl/>
        </w:rPr>
      </w:pPr>
      <w:r>
        <w:rPr>
          <w:rFonts w:hint="cs"/>
          <w:rtl/>
        </w:rPr>
        <w:t xml:space="preserve">אם היינו שומרים את התורה, ואני לא מדבר בסגנון החרדי, אפילו העניין הזה של מדינת רווחה, שזה היה תואר הכבוד של מדינת ישראל, שבכל זאת היא מדינה יהודית, בכל זאת </w:t>
      </w:r>
      <w:r>
        <w:rPr>
          <w:rFonts w:hint="cs"/>
          <w:rtl/>
        </w:rPr>
        <w:t xml:space="preserve">לב רחום, לא היינו מגיעים לכך. </w:t>
      </w:r>
    </w:p>
    <w:p w14:paraId="02AA4176" w14:textId="77777777" w:rsidR="00000000" w:rsidRDefault="007C71EE">
      <w:pPr>
        <w:pStyle w:val="a"/>
        <w:rPr>
          <w:rFonts w:hint="cs"/>
          <w:rtl/>
        </w:rPr>
      </w:pPr>
    </w:p>
    <w:p w14:paraId="589E0915" w14:textId="77777777" w:rsidR="00000000" w:rsidRDefault="007C71EE">
      <w:pPr>
        <w:pStyle w:val="a"/>
        <w:rPr>
          <w:rFonts w:hint="cs"/>
          <w:rtl/>
        </w:rPr>
      </w:pPr>
      <w:r>
        <w:rPr>
          <w:rFonts w:hint="cs"/>
          <w:rtl/>
        </w:rPr>
        <w:t>כשישבתי בשבוע שעבר, ביום חמישי, בוועדת הכספים, במשך שעות ארוכות, ראיתי את האווירה הליצנית והמשחק של קבלת החלטות הרות גורל לחולים, לסיעודיים, לזקנים, לעקרות בית, לאנשים עניים. כאילו איזו חגיגה פה. לפחות שישבו בכובד ראש מסוים,</w:t>
      </w:r>
      <w:r>
        <w:rPr>
          <w:rFonts w:hint="cs"/>
          <w:rtl/>
        </w:rPr>
        <w:t xml:space="preserve"> בתחושה שאנחנו, יהודים בארץ-ישראל, הולכים לפגוע באנשים עניים, משום שאין כסף, בהנחה שאין כסף, והרי זה שקר גדול. אין כסף לאדון זה, אבל יש כסף לאדון אחר. כאשר הגיעו כמה סגני ראשי ערים, וזה רק סמלי, אני מפרגן לסגני ראשי הערים כל טוב, אבל הגיעו כמה סגני ראשי ער</w:t>
      </w:r>
      <w:r>
        <w:rPr>
          <w:rFonts w:hint="cs"/>
          <w:rtl/>
        </w:rPr>
        <w:t>ים ואיימו שבבחירות במרכז הליכוד הם יתנקמו על זה שהולכים לבטל את סגני ראשי הערים; מייד, בצ'יק, היו 120 מיליון שקל. אבל זריקה לאיש זקן קופת-חולים לא יכולה לממן, משום שאין כסף למדינה. לפחות היו מתייחסים בכבוד, בכובד ראש לגזירות כאלה.</w:t>
      </w:r>
    </w:p>
    <w:p w14:paraId="41CF53D5" w14:textId="77777777" w:rsidR="00000000" w:rsidRDefault="007C71EE">
      <w:pPr>
        <w:pStyle w:val="a"/>
        <w:rPr>
          <w:rFonts w:hint="cs"/>
          <w:rtl/>
        </w:rPr>
      </w:pPr>
    </w:p>
    <w:p w14:paraId="49CFDDC2" w14:textId="77777777" w:rsidR="00000000" w:rsidRDefault="007C71EE">
      <w:pPr>
        <w:pStyle w:val="a"/>
        <w:rPr>
          <w:rFonts w:hint="cs"/>
          <w:rtl/>
        </w:rPr>
      </w:pPr>
      <w:r>
        <w:rPr>
          <w:rFonts w:hint="cs"/>
          <w:rtl/>
        </w:rPr>
        <w:t>יש מיליארדים של שקלים בע</w:t>
      </w:r>
      <w:r>
        <w:rPr>
          <w:rFonts w:hint="cs"/>
          <w:rtl/>
        </w:rPr>
        <w:t>נף הילדים בביטוח הלאומי. במשך שנים רבות הביטוח הלאומי הפך מביטוח לאומי למסחטת כספים של משרד האוצר. לא מהיום. יש לי פה מחקר של "מרכז אדוה", שמוכיח שזה שלא הצמידו את קצבאות הילדים לשכר הממוצע במשק כמו את שאר הקצבאות, אלא לעליית המדד, גרם במשך השנים לנזק אדיר</w:t>
      </w:r>
      <w:r>
        <w:rPr>
          <w:rFonts w:hint="cs"/>
          <w:rtl/>
        </w:rPr>
        <w:t xml:space="preserve"> לקצבאות האלה, ויש פערים של 33% בעשור של שנות ה=70, בעשור של שנות ה=80 - 28%, בעשור של שנות ה=90 </w:t>
      </w:r>
      <w:r>
        <w:rPr>
          <w:rtl/>
        </w:rPr>
        <w:t>–</w:t>
      </w:r>
      <w:r>
        <w:rPr>
          <w:rFonts w:hint="cs"/>
          <w:rtl/>
        </w:rPr>
        <w:t xml:space="preserve"> 11%; ועכשיו 87% פער.</w:t>
      </w:r>
    </w:p>
    <w:p w14:paraId="467B2AFA" w14:textId="77777777" w:rsidR="00000000" w:rsidRDefault="007C71EE">
      <w:pPr>
        <w:pStyle w:val="a"/>
        <w:rPr>
          <w:rFonts w:hint="cs"/>
          <w:rtl/>
        </w:rPr>
      </w:pPr>
    </w:p>
    <w:p w14:paraId="7E2C87F1" w14:textId="77777777" w:rsidR="00000000" w:rsidRDefault="007C71EE">
      <w:pPr>
        <w:pStyle w:val="ac"/>
        <w:rPr>
          <w:rtl/>
        </w:rPr>
      </w:pPr>
      <w:r>
        <w:rPr>
          <w:rFonts w:hint="eastAsia"/>
          <w:rtl/>
        </w:rPr>
        <w:t>שר</w:t>
      </w:r>
      <w:r>
        <w:rPr>
          <w:rtl/>
        </w:rPr>
        <w:t xml:space="preserve"> הרווחה זבולון אורלב:</w:t>
      </w:r>
    </w:p>
    <w:p w14:paraId="0D682190" w14:textId="77777777" w:rsidR="00000000" w:rsidRDefault="007C71EE">
      <w:pPr>
        <w:pStyle w:val="a"/>
        <w:rPr>
          <w:rFonts w:hint="cs"/>
          <w:rtl/>
        </w:rPr>
      </w:pPr>
    </w:p>
    <w:p w14:paraId="6EDC5246" w14:textId="77777777" w:rsidR="00000000" w:rsidRDefault="007C71EE">
      <w:pPr>
        <w:pStyle w:val="a"/>
        <w:rPr>
          <w:rFonts w:hint="cs"/>
          <w:rtl/>
        </w:rPr>
      </w:pPr>
      <w:r>
        <w:rPr>
          <w:rFonts w:hint="cs"/>
          <w:rtl/>
        </w:rPr>
        <w:t>למיטב ידיעתי, קצבאות הילדים אף פעם לא היו קשורות לשכר הממוצע.</w:t>
      </w:r>
    </w:p>
    <w:p w14:paraId="154D33C7" w14:textId="77777777" w:rsidR="00000000" w:rsidRDefault="007C71EE">
      <w:pPr>
        <w:pStyle w:val="SpeakerCon"/>
        <w:rPr>
          <w:rtl/>
        </w:rPr>
      </w:pPr>
      <w:bookmarkStart w:id="638" w:name="FS000001057T27_05_2003_01_32_43C"/>
      <w:bookmarkEnd w:id="638"/>
    </w:p>
    <w:p w14:paraId="4DC825F2" w14:textId="77777777" w:rsidR="00000000" w:rsidRDefault="007C71EE">
      <w:pPr>
        <w:pStyle w:val="SpeakerCon"/>
        <w:rPr>
          <w:rtl/>
        </w:rPr>
      </w:pPr>
      <w:r>
        <w:rPr>
          <w:rtl/>
        </w:rPr>
        <w:t>ישראל אייכלר (יהדות התורה):</w:t>
      </w:r>
    </w:p>
    <w:p w14:paraId="126487CA" w14:textId="77777777" w:rsidR="00000000" w:rsidRDefault="007C71EE">
      <w:pPr>
        <w:pStyle w:val="a"/>
        <w:rPr>
          <w:rtl/>
        </w:rPr>
      </w:pPr>
    </w:p>
    <w:p w14:paraId="35B9FFD0" w14:textId="77777777" w:rsidR="00000000" w:rsidRDefault="007C71EE">
      <w:pPr>
        <w:pStyle w:val="a"/>
        <w:rPr>
          <w:rFonts w:hint="cs"/>
          <w:rtl/>
        </w:rPr>
      </w:pPr>
      <w:r>
        <w:rPr>
          <w:rFonts w:hint="cs"/>
          <w:rtl/>
        </w:rPr>
        <w:t>זה מה שאני אומר, ל</w:t>
      </w:r>
      <w:r>
        <w:rPr>
          <w:rFonts w:hint="cs"/>
          <w:rtl/>
        </w:rPr>
        <w:t>עומת קצבאות אחרות, שזה כן היה השכר הממוצע. פה עשו לפי המדד, כדי לשחוק אותן.</w:t>
      </w:r>
    </w:p>
    <w:p w14:paraId="3B97A794" w14:textId="77777777" w:rsidR="00000000" w:rsidRDefault="007C71EE">
      <w:pPr>
        <w:pStyle w:val="a"/>
        <w:rPr>
          <w:rFonts w:hint="cs"/>
          <w:rtl/>
        </w:rPr>
      </w:pPr>
    </w:p>
    <w:p w14:paraId="4404AA83" w14:textId="77777777" w:rsidR="00000000" w:rsidRDefault="007C71EE">
      <w:pPr>
        <w:pStyle w:val="ac"/>
        <w:rPr>
          <w:rtl/>
        </w:rPr>
      </w:pPr>
      <w:r>
        <w:rPr>
          <w:rFonts w:hint="eastAsia"/>
          <w:rtl/>
        </w:rPr>
        <w:t>חיים</w:t>
      </w:r>
      <w:r>
        <w:rPr>
          <w:rtl/>
        </w:rPr>
        <w:t xml:space="preserve"> אורון (מרצ):</w:t>
      </w:r>
    </w:p>
    <w:p w14:paraId="020E43F4" w14:textId="77777777" w:rsidR="00000000" w:rsidRDefault="007C71EE">
      <w:pPr>
        <w:pStyle w:val="a"/>
        <w:rPr>
          <w:rFonts w:hint="cs"/>
          <w:rtl/>
        </w:rPr>
      </w:pPr>
    </w:p>
    <w:p w14:paraId="78518B61" w14:textId="77777777" w:rsidR="00000000" w:rsidRDefault="007C71EE">
      <w:pPr>
        <w:pStyle w:val="a"/>
        <w:rPr>
          <w:rFonts w:hint="cs"/>
          <w:rtl/>
        </w:rPr>
      </w:pPr>
      <w:r>
        <w:rPr>
          <w:rFonts w:hint="cs"/>
          <w:rtl/>
        </w:rPr>
        <w:t>קצבאות ילדים התחילו בנקודת זיכוי, שנשחקה לאורך השנים.</w:t>
      </w:r>
    </w:p>
    <w:p w14:paraId="6B5CFABB" w14:textId="77777777" w:rsidR="00000000" w:rsidRDefault="007C71EE">
      <w:pPr>
        <w:pStyle w:val="a"/>
        <w:rPr>
          <w:rFonts w:hint="cs"/>
          <w:rtl/>
        </w:rPr>
      </w:pPr>
    </w:p>
    <w:p w14:paraId="690BB777" w14:textId="77777777" w:rsidR="00000000" w:rsidRDefault="007C71EE">
      <w:pPr>
        <w:pStyle w:val="SpeakerCon"/>
        <w:rPr>
          <w:rtl/>
        </w:rPr>
      </w:pPr>
      <w:bookmarkStart w:id="639" w:name="FS000001057T27_05_2003_01_33_20C"/>
      <w:bookmarkEnd w:id="639"/>
      <w:r>
        <w:rPr>
          <w:rtl/>
        </w:rPr>
        <w:t>ישראל אייכלר (יהדות התורה):</w:t>
      </w:r>
    </w:p>
    <w:p w14:paraId="018A40DA" w14:textId="77777777" w:rsidR="00000000" w:rsidRDefault="007C71EE">
      <w:pPr>
        <w:pStyle w:val="a"/>
        <w:rPr>
          <w:rtl/>
        </w:rPr>
      </w:pPr>
    </w:p>
    <w:p w14:paraId="2FE69EE6" w14:textId="77777777" w:rsidR="00000000" w:rsidRDefault="007C71EE">
      <w:pPr>
        <w:pStyle w:val="a"/>
        <w:rPr>
          <w:rFonts w:hint="cs"/>
          <w:rtl/>
        </w:rPr>
      </w:pPr>
      <w:r>
        <w:rPr>
          <w:rFonts w:hint="cs"/>
          <w:rtl/>
        </w:rPr>
        <w:t xml:space="preserve">בדיוק. השחיקה היתה שחיקה כל השנים. וכל הניסיון של הרב הלפרט, חוק הלפרט, הרי </w:t>
      </w:r>
      <w:r>
        <w:rPr>
          <w:rFonts w:hint="cs"/>
          <w:rtl/>
        </w:rPr>
        <w:t>היה לנסות ולמנוע את השחיקה הזאת. אז באו ואמרו לו: למה אתה צריך לקחת 2 מיליארדי שקל? תיקח רק מהילד החמישי. ועכשיו אנחנו משלמים את המחיר על זה שהוא לא עמד על זה בתוקף, כי ברצותו להיטיב עם הציבור, שלכל הילדים יבטלו את השחיקה, עכשיו כולנו סובלים בצורה כל כך קש</w:t>
      </w:r>
      <w:r>
        <w:rPr>
          <w:rFonts w:hint="cs"/>
          <w:rtl/>
        </w:rPr>
        <w:t>ה וההתעלמות כל כך נוראה.</w:t>
      </w:r>
    </w:p>
    <w:p w14:paraId="3D6A9DC5" w14:textId="77777777" w:rsidR="00000000" w:rsidRDefault="007C71EE">
      <w:pPr>
        <w:pStyle w:val="a"/>
        <w:rPr>
          <w:rFonts w:hint="cs"/>
          <w:rtl/>
        </w:rPr>
      </w:pPr>
    </w:p>
    <w:p w14:paraId="3E336718" w14:textId="77777777" w:rsidR="00000000" w:rsidRDefault="007C71EE">
      <w:pPr>
        <w:pStyle w:val="a"/>
        <w:rPr>
          <w:rFonts w:hint="cs"/>
          <w:rtl/>
        </w:rPr>
      </w:pPr>
      <w:r>
        <w:rPr>
          <w:rFonts w:hint="cs"/>
          <w:rtl/>
        </w:rPr>
        <w:t xml:space="preserve">הצעתי, ואני מציע גם עכשיו, ולא נוותר על זה, בלי נדר, שייתנו תלושי מזון. יש בארצות-הברית, שהיא מדינה נאורה ועשירה, </w:t>
      </w:r>
      <w:r>
        <w:t>food stamps</w:t>
      </w:r>
      <w:r>
        <w:rPr>
          <w:rFonts w:hint="cs"/>
          <w:rtl/>
        </w:rPr>
        <w:t>, יש חוק פדרלי, שזה לא תלוי בכלל בסטייט או בסיטי להחליט אם לתת או לא לתת מזון לאנשים שנמצאים 30% מעל קו ה</w:t>
      </w:r>
      <w:r>
        <w:rPr>
          <w:rFonts w:hint="cs"/>
          <w:rtl/>
        </w:rPr>
        <w:t xml:space="preserve">עוני. לפי חוק הפדרלי משנת 1977, נקבע שכל בעלי ההכנסה הכוללת אשר אינה עולה על קו העוני ביותר מ=30% חייבים לקבל מזון. לדוגמה, משפחה בת ארבע נפשות, אשר בה אחד ההורים עובד במשרה מלאה, בשכר של 7.5 דולרים לשעה, זכאית לתלוש מזון חודשי בסך 147 דולר. משפחה בת שלוש </w:t>
      </w:r>
      <w:r>
        <w:rPr>
          <w:rFonts w:hint="cs"/>
          <w:rtl/>
        </w:rPr>
        <w:t xml:space="preserve">נפשות שבה עובד אחד ההורים באותם תנאים, זכאית לתלוש מזון חודשי בסך 57 דולר. </w:t>
      </w:r>
    </w:p>
    <w:p w14:paraId="5506E1AE" w14:textId="77777777" w:rsidR="00000000" w:rsidRDefault="007C71EE">
      <w:pPr>
        <w:pStyle w:val="a"/>
        <w:ind w:firstLine="0"/>
        <w:rPr>
          <w:rFonts w:hint="cs"/>
          <w:rtl/>
        </w:rPr>
      </w:pPr>
    </w:p>
    <w:p w14:paraId="040CA183" w14:textId="77777777" w:rsidR="00000000" w:rsidRDefault="007C71EE">
      <w:pPr>
        <w:pStyle w:val="ac"/>
        <w:rPr>
          <w:rtl/>
        </w:rPr>
      </w:pPr>
      <w:r>
        <w:rPr>
          <w:rFonts w:hint="eastAsia"/>
          <w:rtl/>
        </w:rPr>
        <w:t>שר</w:t>
      </w:r>
      <w:r>
        <w:rPr>
          <w:rtl/>
        </w:rPr>
        <w:t xml:space="preserve"> הרווחה זבולון אורלב:</w:t>
      </w:r>
    </w:p>
    <w:p w14:paraId="739CD523" w14:textId="77777777" w:rsidR="00000000" w:rsidRDefault="007C71EE">
      <w:pPr>
        <w:pStyle w:val="a"/>
        <w:rPr>
          <w:rFonts w:hint="cs"/>
          <w:rtl/>
        </w:rPr>
      </w:pPr>
    </w:p>
    <w:p w14:paraId="62A9828B" w14:textId="77777777" w:rsidR="00000000" w:rsidRDefault="007C71EE">
      <w:pPr>
        <w:pStyle w:val="a"/>
        <w:rPr>
          <w:rFonts w:hint="cs"/>
          <w:rtl/>
        </w:rPr>
      </w:pPr>
      <w:r>
        <w:rPr>
          <w:rFonts w:hint="cs"/>
          <w:rtl/>
        </w:rPr>
        <w:t xml:space="preserve">אין לנו מה ללמוד מארצות-הברית - - - </w:t>
      </w:r>
    </w:p>
    <w:p w14:paraId="1C01FED1" w14:textId="77777777" w:rsidR="00000000" w:rsidRDefault="007C71EE">
      <w:pPr>
        <w:pStyle w:val="a"/>
        <w:ind w:firstLine="0"/>
        <w:rPr>
          <w:rFonts w:hint="cs"/>
          <w:rtl/>
        </w:rPr>
      </w:pPr>
    </w:p>
    <w:p w14:paraId="1399561F" w14:textId="77777777" w:rsidR="00000000" w:rsidRDefault="007C71EE">
      <w:pPr>
        <w:pStyle w:val="SpeakerCon"/>
        <w:rPr>
          <w:rtl/>
        </w:rPr>
      </w:pPr>
      <w:bookmarkStart w:id="640" w:name="FS000001057T27_05_2003_00_51_42"/>
      <w:bookmarkEnd w:id="640"/>
      <w:r>
        <w:rPr>
          <w:rFonts w:hint="eastAsia"/>
          <w:rtl/>
        </w:rPr>
        <w:t>ישראל</w:t>
      </w:r>
      <w:r>
        <w:rPr>
          <w:rtl/>
        </w:rPr>
        <w:t xml:space="preserve"> אייכלר (יהדות התורה):</w:t>
      </w:r>
    </w:p>
    <w:p w14:paraId="7C898D98" w14:textId="77777777" w:rsidR="00000000" w:rsidRDefault="007C71EE">
      <w:pPr>
        <w:pStyle w:val="a"/>
        <w:rPr>
          <w:rFonts w:hint="cs"/>
          <w:rtl/>
        </w:rPr>
      </w:pPr>
    </w:p>
    <w:p w14:paraId="4409F21C" w14:textId="77777777" w:rsidR="00000000" w:rsidRDefault="007C71EE">
      <w:pPr>
        <w:pStyle w:val="a"/>
        <w:rPr>
          <w:rFonts w:hint="cs"/>
          <w:rtl/>
        </w:rPr>
      </w:pPr>
      <w:r>
        <w:rPr>
          <w:rFonts w:hint="cs"/>
          <w:rtl/>
        </w:rPr>
        <w:t>אם מדינת הרווחה היתה ממשיכה כמו שהיה עד היום, אנחנו לא צריכים ללמוד מארצות-הברית, שבה י</w:t>
      </w:r>
      <w:r>
        <w:rPr>
          <w:rFonts w:hint="cs"/>
          <w:rtl/>
        </w:rPr>
        <w:t xml:space="preserve">ש אנשים שיש להם זכות חופשית למות מרעב. אנחנו לא צריכים ללמוד את הדברים הרעים מארצות-הברית. אבל כאשר כבר קיצצתם, כבר הרסתם, גרמתם לילדים להיות רעבים, לפחות תנו תלושי מזון לכל ילד בישראל. </w:t>
      </w:r>
    </w:p>
    <w:p w14:paraId="4C99F99B" w14:textId="77777777" w:rsidR="00000000" w:rsidRDefault="007C71EE">
      <w:pPr>
        <w:pStyle w:val="a"/>
        <w:rPr>
          <w:rFonts w:hint="cs"/>
          <w:rtl/>
        </w:rPr>
      </w:pPr>
    </w:p>
    <w:p w14:paraId="4A099C8E" w14:textId="77777777" w:rsidR="00000000" w:rsidRDefault="007C71EE">
      <w:pPr>
        <w:pStyle w:val="a"/>
        <w:rPr>
          <w:rFonts w:hint="cs"/>
          <w:rtl/>
        </w:rPr>
      </w:pPr>
      <w:r>
        <w:rPr>
          <w:rFonts w:hint="cs"/>
          <w:rtl/>
        </w:rPr>
        <w:t>אחד השקרים הנוראיים שהצליחו להנחיל בציבור ולהשניא עליו באמצעותו את ה</w:t>
      </w:r>
      <w:r>
        <w:rPr>
          <w:rFonts w:hint="cs"/>
          <w:rtl/>
        </w:rPr>
        <w:t>ציבור החרדי, הוא שהחרדים אינם עובדים. ייקח לנו שנים לתקן את השקר, את עלילת הדם הזאת, שהיא עתיקה, אגב; אמרו את זה ברוסיה על יהודים, אמרו את זה בגרמניה כבר לפני מאה שנים, שהם לא ראויים לאמנציפציה כי הם אינם יצרניים, אינם פרודוקטיביים - הקומוניסטים, הסוציאליס</w:t>
      </w:r>
      <w:r>
        <w:rPr>
          <w:rFonts w:hint="cs"/>
          <w:rtl/>
        </w:rPr>
        <w:t xml:space="preserve">טים, ניצלו את הדברים האלה. זה תמיד היה שקר והיום זה שקר עוד יותר גדול. אני יכול להוכיח למי שרוצה, שבגילים שאנשים בארץ נכנסים בדרך כלל למעגל העבודה, בין 25 ל=30, רוב הציבור החרדי נכנס למעגל העבודה. וזאת בהתחשב במציאות שהמגזר הציבורי כמעט חסום טוטלית לציבור </w:t>
      </w:r>
      <w:r>
        <w:rPr>
          <w:rFonts w:hint="cs"/>
          <w:rtl/>
        </w:rPr>
        <w:t xml:space="preserve">החרדי. למה? כי אין להם תעודות מתאימות - - - </w:t>
      </w:r>
    </w:p>
    <w:p w14:paraId="6DC7C6FB" w14:textId="77777777" w:rsidR="00000000" w:rsidRDefault="007C71EE">
      <w:pPr>
        <w:pStyle w:val="a"/>
        <w:ind w:firstLine="0"/>
        <w:rPr>
          <w:rFonts w:hint="cs"/>
          <w:rtl/>
        </w:rPr>
      </w:pPr>
    </w:p>
    <w:p w14:paraId="24296B65" w14:textId="77777777" w:rsidR="00000000" w:rsidRDefault="007C71EE">
      <w:pPr>
        <w:pStyle w:val="ac"/>
        <w:rPr>
          <w:rtl/>
        </w:rPr>
      </w:pPr>
      <w:r>
        <w:rPr>
          <w:rFonts w:hint="eastAsia"/>
          <w:rtl/>
        </w:rPr>
        <w:t>אילן</w:t>
      </w:r>
      <w:r>
        <w:rPr>
          <w:rtl/>
        </w:rPr>
        <w:t xml:space="preserve"> שלגי (שינוי):</w:t>
      </w:r>
    </w:p>
    <w:p w14:paraId="6409BDDB" w14:textId="77777777" w:rsidR="00000000" w:rsidRDefault="007C71EE">
      <w:pPr>
        <w:pStyle w:val="a"/>
        <w:rPr>
          <w:rFonts w:hint="cs"/>
          <w:rtl/>
        </w:rPr>
      </w:pPr>
    </w:p>
    <w:p w14:paraId="64C5754A" w14:textId="77777777" w:rsidR="00000000" w:rsidRDefault="007C71EE">
      <w:pPr>
        <w:pStyle w:val="a"/>
        <w:rPr>
          <w:rFonts w:hint="cs"/>
          <w:rtl/>
        </w:rPr>
      </w:pPr>
      <w:r>
        <w:rPr>
          <w:rFonts w:hint="cs"/>
          <w:rtl/>
        </w:rPr>
        <w:t xml:space="preserve">כי הם לא יודעים אנגלית. כי הם לא יודעים מחשבים. כי הם לא יודעים מתמטיקה. </w:t>
      </w:r>
    </w:p>
    <w:p w14:paraId="063185F5" w14:textId="77777777" w:rsidR="00000000" w:rsidRDefault="007C71EE">
      <w:pPr>
        <w:pStyle w:val="a"/>
        <w:ind w:firstLine="0"/>
        <w:rPr>
          <w:rFonts w:hint="cs"/>
          <w:rtl/>
        </w:rPr>
      </w:pPr>
    </w:p>
    <w:p w14:paraId="34ECB4F6" w14:textId="77777777" w:rsidR="00000000" w:rsidRDefault="007C71EE">
      <w:pPr>
        <w:pStyle w:val="SpeakerCon"/>
        <w:rPr>
          <w:rtl/>
        </w:rPr>
      </w:pPr>
      <w:bookmarkStart w:id="641" w:name="FS000001057T27_05_2003_00_56_06C"/>
      <w:bookmarkEnd w:id="641"/>
      <w:r>
        <w:rPr>
          <w:rtl/>
        </w:rPr>
        <w:t>ישראל אייכלר (יהדות התורה):</w:t>
      </w:r>
    </w:p>
    <w:p w14:paraId="77E71A9B" w14:textId="77777777" w:rsidR="00000000" w:rsidRDefault="007C71EE">
      <w:pPr>
        <w:pStyle w:val="a"/>
        <w:rPr>
          <w:rtl/>
        </w:rPr>
      </w:pPr>
    </w:p>
    <w:p w14:paraId="77F492F5" w14:textId="77777777" w:rsidR="00000000" w:rsidRDefault="007C71EE">
      <w:pPr>
        <w:pStyle w:val="a"/>
        <w:rPr>
          <w:rFonts w:hint="cs"/>
          <w:rtl/>
        </w:rPr>
      </w:pPr>
      <w:r>
        <w:rPr>
          <w:rFonts w:hint="cs"/>
          <w:rtl/>
        </w:rPr>
        <w:t>אתם לא תלמדו אותנו בארץ-ישראל מה ללמוד, אנחנו נלמד אתכם את תורת אבותיכם. אם החינוך שלנ</w:t>
      </w:r>
      <w:r>
        <w:rPr>
          <w:rFonts w:hint="cs"/>
          <w:rtl/>
        </w:rPr>
        <w:t xml:space="preserve">ו, אם החינוך היהודי, אם החינוך התורני איננו מספיק לקבלת תעודה בארץ-ישראל, יכולתם לגור בארצות-הברית. למה אדם שלמד 20 שנה בחינוך גבוה, תורני, לא מוכר להתקבל במגזר הציבורי? יש פה 750 משרות הסגורות בפניהם. </w:t>
      </w:r>
    </w:p>
    <w:p w14:paraId="7CB6BB82" w14:textId="77777777" w:rsidR="00000000" w:rsidRDefault="007C71EE">
      <w:pPr>
        <w:pStyle w:val="a"/>
        <w:ind w:firstLine="0"/>
        <w:rPr>
          <w:rFonts w:hint="cs"/>
          <w:rtl/>
        </w:rPr>
      </w:pPr>
    </w:p>
    <w:p w14:paraId="094469D5" w14:textId="77777777" w:rsidR="00000000" w:rsidRDefault="007C71EE">
      <w:pPr>
        <w:pStyle w:val="ac"/>
        <w:rPr>
          <w:rtl/>
        </w:rPr>
      </w:pPr>
      <w:r>
        <w:rPr>
          <w:rFonts w:hint="eastAsia"/>
          <w:rtl/>
        </w:rPr>
        <w:t>רשף</w:t>
      </w:r>
      <w:r>
        <w:rPr>
          <w:rtl/>
        </w:rPr>
        <w:t xml:space="preserve"> חן (שינוי):</w:t>
      </w:r>
    </w:p>
    <w:p w14:paraId="209CD0BF" w14:textId="77777777" w:rsidR="00000000" w:rsidRDefault="007C71EE">
      <w:pPr>
        <w:pStyle w:val="a"/>
        <w:rPr>
          <w:rFonts w:hint="cs"/>
          <w:rtl/>
        </w:rPr>
      </w:pPr>
    </w:p>
    <w:p w14:paraId="3B00E3FD" w14:textId="77777777" w:rsidR="00000000" w:rsidRDefault="007C71EE">
      <w:pPr>
        <w:pStyle w:val="a"/>
        <w:rPr>
          <w:rFonts w:hint="cs"/>
          <w:rtl/>
        </w:rPr>
      </w:pPr>
      <w:r>
        <w:rPr>
          <w:rFonts w:hint="cs"/>
          <w:rtl/>
        </w:rPr>
        <w:t xml:space="preserve">פקיד בדואר הוא גם יכול להיות. </w:t>
      </w:r>
    </w:p>
    <w:p w14:paraId="2C372805" w14:textId="77777777" w:rsidR="00000000" w:rsidRDefault="007C71EE">
      <w:pPr>
        <w:pStyle w:val="a"/>
        <w:ind w:firstLine="0"/>
        <w:rPr>
          <w:rFonts w:hint="cs"/>
          <w:rtl/>
        </w:rPr>
      </w:pPr>
    </w:p>
    <w:p w14:paraId="5B0709C1" w14:textId="77777777" w:rsidR="00000000" w:rsidRDefault="007C71EE">
      <w:pPr>
        <w:pStyle w:val="SpeakerCon"/>
        <w:rPr>
          <w:rtl/>
        </w:rPr>
      </w:pPr>
      <w:bookmarkStart w:id="642" w:name="FS000001057T27_05_2003_00_58_00C"/>
      <w:bookmarkEnd w:id="642"/>
      <w:r>
        <w:rPr>
          <w:rtl/>
        </w:rPr>
        <w:t>ישר</w:t>
      </w:r>
      <w:r>
        <w:rPr>
          <w:rtl/>
        </w:rPr>
        <w:t>אל אייכלר (יהדות התורה):</w:t>
      </w:r>
    </w:p>
    <w:p w14:paraId="380E04F5" w14:textId="77777777" w:rsidR="00000000" w:rsidRDefault="007C71EE">
      <w:pPr>
        <w:pStyle w:val="a"/>
        <w:rPr>
          <w:rtl/>
        </w:rPr>
      </w:pPr>
    </w:p>
    <w:p w14:paraId="0CE10EA9" w14:textId="77777777" w:rsidR="00000000" w:rsidRDefault="007C71EE">
      <w:pPr>
        <w:pStyle w:val="a"/>
        <w:rPr>
          <w:rFonts w:hint="cs"/>
          <w:rtl/>
        </w:rPr>
      </w:pPr>
      <w:r>
        <w:rPr>
          <w:rFonts w:hint="cs"/>
          <w:rtl/>
        </w:rPr>
        <w:t>אם אדם רוצה להיות רופא, הוא חייב להביא תעודה שהוא למד רפואה. זה ברור. הוא רוצה להיות מהנדס, הוא צריך להביא תעודה של מהנדס, אבל אם הוא רוצה להיות פקיד מדביק בולים בדואר, הוא לא צריך תואר או תעודת בגרות. רוב המשרות השלטוניות אינן מק</w:t>
      </w:r>
      <w:r>
        <w:rPr>
          <w:rFonts w:hint="cs"/>
          <w:rtl/>
        </w:rPr>
        <w:t>צועיות פרופר. ואני לא מתנגד שלתפקיד מקצועי צריך תעודה מקצועית, אבל רוב התפקידים אינם מקצועיים והתפקידים האלה חסומים. אני כבר לא מדבר על ועדי עובדים, ועל חבר מביא חבר, ועל כך שאי-אפשר להכניס אנשים וכדומה. ולמרות זאת, הציבור הזה יוצא למגזר הפרטי שאין בו עבוד</w:t>
      </w:r>
      <w:r>
        <w:rPr>
          <w:rFonts w:hint="cs"/>
          <w:rtl/>
        </w:rPr>
        <w:t xml:space="preserve">ה ועובד קשה לפרנסתו. </w:t>
      </w:r>
    </w:p>
    <w:p w14:paraId="30FC3333" w14:textId="77777777" w:rsidR="00000000" w:rsidRDefault="007C71EE">
      <w:pPr>
        <w:pStyle w:val="a"/>
        <w:rPr>
          <w:rFonts w:hint="cs"/>
          <w:rtl/>
        </w:rPr>
      </w:pPr>
    </w:p>
    <w:p w14:paraId="56450225" w14:textId="77777777" w:rsidR="00000000" w:rsidRDefault="007C71EE">
      <w:pPr>
        <w:pStyle w:val="a"/>
        <w:rPr>
          <w:rFonts w:hint="cs"/>
          <w:rtl/>
        </w:rPr>
      </w:pPr>
      <w:r>
        <w:rPr>
          <w:rFonts w:hint="cs"/>
          <w:rtl/>
        </w:rPr>
        <w:t>לגבי עקרת-הבית, שהטילו עליה מס. אין לה הכנסה, הטילו עליה מס. מדובר ב=500,000 עקרות בית. זה עוול נוראי שזועק לשמים. אדם שאין לו הכנסה, אתה מטיל עליו מס. אז תגידו, עקרת בית לא עובדת. אני רוצה להגיד לכם, שאשה שמגדלת בבית ארבעה ילדים, חמ</w:t>
      </w:r>
      <w:r>
        <w:rPr>
          <w:rFonts w:hint="cs"/>
          <w:rtl/>
        </w:rPr>
        <w:t xml:space="preserve">ישה ילדים,  ובוודאי 10  ו=14 ילדים, זו עבודת קודש, מסירות נפש. </w:t>
      </w:r>
    </w:p>
    <w:p w14:paraId="30701E62" w14:textId="77777777" w:rsidR="00000000" w:rsidRDefault="007C71EE">
      <w:pPr>
        <w:pStyle w:val="a"/>
        <w:rPr>
          <w:rFonts w:hint="cs"/>
          <w:rtl/>
        </w:rPr>
      </w:pPr>
    </w:p>
    <w:p w14:paraId="584A6061" w14:textId="77777777" w:rsidR="00000000" w:rsidRDefault="007C71EE">
      <w:pPr>
        <w:pStyle w:val="a"/>
        <w:rPr>
          <w:rFonts w:hint="cs"/>
          <w:rtl/>
        </w:rPr>
      </w:pPr>
      <w:r>
        <w:rPr>
          <w:rFonts w:hint="cs"/>
          <w:rtl/>
        </w:rPr>
        <w:t>במצב של עם ישראל, אחרי שאיבדנו מיליון ילדים יהודים בשואה, צריך להגיד תודה. אתם יודעים, בן-גוריון היה שולח תעודת ברכה לכל אם שגידלה עשרה ילדים, נדמה לי. מישהו הראה לי שיש לו אפילו מכתב של סבתא</w:t>
      </w:r>
      <w:r>
        <w:rPr>
          <w:rFonts w:hint="cs"/>
          <w:rtl/>
        </w:rPr>
        <w:t xml:space="preserve"> שלו מבן-גוריון. בן-גוריון לא היה אדם חרדי, אבל הוא הבין שזו טובת המדינה וטובת החברה, שאם שמגדלת ילדים לתורה - -</w:t>
      </w:r>
    </w:p>
    <w:p w14:paraId="38604DB8" w14:textId="77777777" w:rsidR="00000000" w:rsidRDefault="007C71EE">
      <w:pPr>
        <w:pStyle w:val="a"/>
        <w:ind w:firstLine="0"/>
        <w:rPr>
          <w:rFonts w:hint="cs"/>
          <w:rtl/>
        </w:rPr>
      </w:pPr>
    </w:p>
    <w:p w14:paraId="61925592" w14:textId="77777777" w:rsidR="00000000" w:rsidRDefault="007C71EE">
      <w:pPr>
        <w:pStyle w:val="ad"/>
        <w:rPr>
          <w:rtl/>
        </w:rPr>
      </w:pPr>
      <w:r>
        <w:rPr>
          <w:rtl/>
        </w:rPr>
        <w:t>היו"ר נסים דהן:</w:t>
      </w:r>
    </w:p>
    <w:p w14:paraId="45E9B80D" w14:textId="77777777" w:rsidR="00000000" w:rsidRDefault="007C71EE">
      <w:pPr>
        <w:pStyle w:val="a"/>
        <w:rPr>
          <w:rtl/>
        </w:rPr>
      </w:pPr>
    </w:p>
    <w:p w14:paraId="3246A7C9" w14:textId="77777777" w:rsidR="00000000" w:rsidRDefault="007C71EE">
      <w:pPr>
        <w:pStyle w:val="a"/>
        <w:rPr>
          <w:rFonts w:hint="cs"/>
          <w:rtl/>
        </w:rPr>
      </w:pPr>
      <w:r>
        <w:rPr>
          <w:rFonts w:hint="cs"/>
          <w:rtl/>
        </w:rPr>
        <w:t xml:space="preserve">חבר הכנסת אורון, שומעים אותך עד לכאן. </w:t>
      </w:r>
    </w:p>
    <w:p w14:paraId="5B9F946C" w14:textId="77777777" w:rsidR="00000000" w:rsidRDefault="007C71EE">
      <w:pPr>
        <w:pStyle w:val="a"/>
        <w:ind w:firstLine="0"/>
        <w:rPr>
          <w:rFonts w:hint="cs"/>
          <w:rtl/>
        </w:rPr>
      </w:pPr>
    </w:p>
    <w:p w14:paraId="140DDB3D" w14:textId="77777777" w:rsidR="00000000" w:rsidRDefault="007C71EE">
      <w:pPr>
        <w:pStyle w:val="SpeakerCon"/>
        <w:rPr>
          <w:rtl/>
        </w:rPr>
      </w:pPr>
      <w:bookmarkStart w:id="643" w:name="FS000001057T27_05_2003_01_12_41C"/>
      <w:bookmarkEnd w:id="643"/>
      <w:r>
        <w:rPr>
          <w:rtl/>
        </w:rPr>
        <w:t>ישראל אייכלר (יהדות התורה):</w:t>
      </w:r>
    </w:p>
    <w:p w14:paraId="72A06B21" w14:textId="77777777" w:rsidR="00000000" w:rsidRDefault="007C71EE">
      <w:pPr>
        <w:pStyle w:val="a"/>
        <w:rPr>
          <w:rtl/>
        </w:rPr>
      </w:pPr>
    </w:p>
    <w:p w14:paraId="0F3AC521" w14:textId="77777777" w:rsidR="00000000" w:rsidRDefault="007C71EE">
      <w:pPr>
        <w:pStyle w:val="a"/>
        <w:rPr>
          <w:rFonts w:hint="cs"/>
          <w:rtl/>
        </w:rPr>
      </w:pPr>
      <w:r>
        <w:rPr>
          <w:rFonts w:hint="cs"/>
          <w:rtl/>
        </w:rPr>
        <w:t xml:space="preserve">- - עושה שירות לאומי לא פחות מכל שירות לאומי אחר. </w:t>
      </w:r>
    </w:p>
    <w:p w14:paraId="5CA94B71" w14:textId="77777777" w:rsidR="00000000" w:rsidRDefault="007C71EE">
      <w:pPr>
        <w:pStyle w:val="a"/>
        <w:rPr>
          <w:rFonts w:hint="cs"/>
          <w:rtl/>
        </w:rPr>
      </w:pPr>
    </w:p>
    <w:p w14:paraId="65C020B0" w14:textId="77777777" w:rsidR="00000000" w:rsidRDefault="007C71EE">
      <w:pPr>
        <w:pStyle w:val="a"/>
        <w:rPr>
          <w:rFonts w:hint="cs"/>
          <w:rtl/>
        </w:rPr>
      </w:pPr>
      <w:r>
        <w:rPr>
          <w:rFonts w:hint="cs"/>
          <w:rtl/>
        </w:rPr>
        <w:t>בעזר</w:t>
      </w:r>
      <w:r>
        <w:rPr>
          <w:rFonts w:hint="cs"/>
          <w:rtl/>
        </w:rPr>
        <w:t xml:space="preserve">ת השם, בסיבוב הבא אני רוצה לפרט כאן כמה טבלאות. היות שנגמר לי הזמן, אני לא רוצה לקחת את הזמן מאחרים בשעה כל כך מאוחרת, ולכן אסיים בשלב הזה. תודה רבה. </w:t>
      </w:r>
    </w:p>
    <w:p w14:paraId="16B2FCB2" w14:textId="77777777" w:rsidR="00000000" w:rsidRDefault="007C71EE">
      <w:pPr>
        <w:pStyle w:val="a"/>
        <w:ind w:firstLine="0"/>
        <w:rPr>
          <w:rFonts w:hint="cs"/>
          <w:rtl/>
        </w:rPr>
      </w:pPr>
    </w:p>
    <w:p w14:paraId="6B94FCB2" w14:textId="77777777" w:rsidR="00000000" w:rsidRDefault="007C71EE">
      <w:pPr>
        <w:pStyle w:val="ad"/>
        <w:rPr>
          <w:rtl/>
        </w:rPr>
      </w:pPr>
      <w:r>
        <w:rPr>
          <w:rtl/>
        </w:rPr>
        <w:t>היו"ר נסים דהן:</w:t>
      </w:r>
    </w:p>
    <w:p w14:paraId="4DAF362B" w14:textId="77777777" w:rsidR="00000000" w:rsidRDefault="007C71EE">
      <w:pPr>
        <w:pStyle w:val="a"/>
        <w:rPr>
          <w:rtl/>
        </w:rPr>
      </w:pPr>
    </w:p>
    <w:p w14:paraId="55BDF30D" w14:textId="77777777" w:rsidR="00000000" w:rsidRDefault="007C71EE">
      <w:pPr>
        <w:pStyle w:val="a"/>
        <w:rPr>
          <w:rFonts w:hint="cs"/>
          <w:rtl/>
        </w:rPr>
      </w:pPr>
      <w:r>
        <w:rPr>
          <w:rFonts w:hint="cs"/>
          <w:rtl/>
        </w:rPr>
        <w:t xml:space="preserve">תודה רבה. חבר הכנסת אילן שלגי, לרשותך עשר דקות. ואחריו - חברת הכנסת יולי תמיר. </w:t>
      </w:r>
    </w:p>
    <w:p w14:paraId="732214FC" w14:textId="77777777" w:rsidR="00000000" w:rsidRDefault="007C71EE">
      <w:pPr>
        <w:pStyle w:val="a"/>
        <w:ind w:firstLine="0"/>
        <w:rPr>
          <w:rtl/>
        </w:rPr>
      </w:pPr>
    </w:p>
    <w:p w14:paraId="7D8BEA86" w14:textId="77777777" w:rsidR="00000000" w:rsidRDefault="007C71EE">
      <w:pPr>
        <w:pStyle w:val="a"/>
        <w:ind w:firstLine="0"/>
        <w:rPr>
          <w:rFonts w:hint="cs"/>
          <w:rtl/>
        </w:rPr>
      </w:pPr>
    </w:p>
    <w:p w14:paraId="7BB114EE" w14:textId="77777777" w:rsidR="00000000" w:rsidRDefault="007C71EE">
      <w:pPr>
        <w:pStyle w:val="Speaker"/>
        <w:rPr>
          <w:rtl/>
        </w:rPr>
      </w:pPr>
      <w:bookmarkStart w:id="644" w:name="FS000001057T27_05_2003_01_13_44C"/>
      <w:bookmarkStart w:id="645" w:name="FS000001046T27_05_2003_01_13_55"/>
      <w:bookmarkEnd w:id="644"/>
      <w:bookmarkEnd w:id="645"/>
      <w:r>
        <w:rPr>
          <w:rtl/>
        </w:rPr>
        <w:t xml:space="preserve">אילן </w:t>
      </w:r>
      <w:r>
        <w:rPr>
          <w:rtl/>
        </w:rPr>
        <w:t>שלגי (שינוי):</w:t>
      </w:r>
    </w:p>
    <w:p w14:paraId="537CF136" w14:textId="77777777" w:rsidR="00000000" w:rsidRDefault="007C71EE">
      <w:pPr>
        <w:pStyle w:val="a"/>
        <w:rPr>
          <w:rtl/>
        </w:rPr>
      </w:pPr>
    </w:p>
    <w:p w14:paraId="7B3E7D1B" w14:textId="77777777" w:rsidR="00000000" w:rsidRDefault="007C71EE">
      <w:pPr>
        <w:pStyle w:val="a"/>
        <w:rPr>
          <w:rFonts w:hint="cs"/>
          <w:rtl/>
        </w:rPr>
      </w:pPr>
      <w:r>
        <w:rPr>
          <w:rFonts w:hint="cs"/>
          <w:rtl/>
        </w:rPr>
        <w:t xml:space="preserve">אדוני היושב-ראש, חברות וחברי הכנסת, בסיבוב הראשון, לפני כמה שעות, זה היה למעשה אמש, דיברתי על הבריונים של חברת החשמל, שסוגרים לנו את השאלטר ומנסים להחשיך לנו את המדינה. כעת אני אולי אתייחס קצת לאלה שרוצים בכלל שתהיה לנו פה מדינה חשוכה. </w:t>
      </w:r>
    </w:p>
    <w:p w14:paraId="27526281" w14:textId="77777777" w:rsidR="00000000" w:rsidRDefault="007C71EE">
      <w:pPr>
        <w:pStyle w:val="a"/>
        <w:rPr>
          <w:rFonts w:hint="cs"/>
          <w:rtl/>
        </w:rPr>
      </w:pPr>
    </w:p>
    <w:p w14:paraId="1E99C5B5" w14:textId="77777777" w:rsidR="00000000" w:rsidRDefault="007C71EE">
      <w:pPr>
        <w:pStyle w:val="a"/>
        <w:rPr>
          <w:rFonts w:hint="cs"/>
          <w:rtl/>
        </w:rPr>
      </w:pPr>
      <w:r>
        <w:rPr>
          <w:rFonts w:hint="cs"/>
          <w:rtl/>
        </w:rPr>
        <w:t>אבל</w:t>
      </w:r>
      <w:r>
        <w:rPr>
          <w:rFonts w:hint="cs"/>
          <w:rtl/>
        </w:rPr>
        <w:t xml:space="preserve"> לפני כן, אני חייב, ברשותך, אדוני היושב-ראש, להתייחס לדברים של כמה מקודמי - - - </w:t>
      </w:r>
    </w:p>
    <w:p w14:paraId="0C42783D" w14:textId="77777777" w:rsidR="00000000" w:rsidRDefault="007C71EE">
      <w:pPr>
        <w:pStyle w:val="a"/>
        <w:ind w:firstLine="0"/>
        <w:rPr>
          <w:rFonts w:hint="cs"/>
          <w:rtl/>
        </w:rPr>
      </w:pPr>
    </w:p>
    <w:p w14:paraId="6D0B7A93" w14:textId="77777777" w:rsidR="00000000" w:rsidRDefault="007C71EE">
      <w:pPr>
        <w:pStyle w:val="ac"/>
        <w:rPr>
          <w:rtl/>
        </w:rPr>
      </w:pPr>
      <w:r>
        <w:rPr>
          <w:rFonts w:hint="eastAsia"/>
          <w:rtl/>
        </w:rPr>
        <w:t>חיים</w:t>
      </w:r>
      <w:r>
        <w:rPr>
          <w:rtl/>
        </w:rPr>
        <w:t xml:space="preserve"> אורון (מרצ):</w:t>
      </w:r>
    </w:p>
    <w:p w14:paraId="6C6A3F01" w14:textId="77777777" w:rsidR="00000000" w:rsidRDefault="007C71EE">
      <w:pPr>
        <w:pStyle w:val="a"/>
        <w:rPr>
          <w:rFonts w:hint="cs"/>
          <w:rtl/>
        </w:rPr>
      </w:pPr>
    </w:p>
    <w:p w14:paraId="42FFEEE4" w14:textId="77777777" w:rsidR="00000000" w:rsidRDefault="007C71EE">
      <w:pPr>
        <w:pStyle w:val="a"/>
        <w:rPr>
          <w:rFonts w:hint="cs"/>
          <w:rtl/>
        </w:rPr>
      </w:pPr>
      <w:r>
        <w:rPr>
          <w:rFonts w:hint="cs"/>
          <w:rtl/>
        </w:rPr>
        <w:t>חבר הכנסת שלגי, השר מטעמך, פריצקי, בא לוועדת הכספים, בדיון באותה התנהגות שעליה דיברת, בריונות. לא היה שם דיון, הוא הודיע שהוא מפצל את החוק, פיצל את החוק וכ</w:t>
      </w:r>
      <w:r>
        <w:rPr>
          <w:rFonts w:hint="cs"/>
          <w:rtl/>
        </w:rPr>
        <w:t xml:space="preserve">הרף עין הפריט את חברת החשמל. אז אל תדבר פה על בריונים. </w:t>
      </w:r>
    </w:p>
    <w:p w14:paraId="6F7C7F76" w14:textId="77777777" w:rsidR="00000000" w:rsidRDefault="007C71EE">
      <w:pPr>
        <w:pStyle w:val="a"/>
        <w:ind w:firstLine="0"/>
        <w:rPr>
          <w:rFonts w:hint="cs"/>
          <w:rtl/>
        </w:rPr>
      </w:pPr>
    </w:p>
    <w:p w14:paraId="1632BB85" w14:textId="77777777" w:rsidR="00000000" w:rsidRDefault="007C71EE">
      <w:pPr>
        <w:pStyle w:val="ad"/>
        <w:rPr>
          <w:rtl/>
        </w:rPr>
      </w:pPr>
      <w:r>
        <w:rPr>
          <w:rtl/>
        </w:rPr>
        <w:t>היו"ר נסים דהן:</w:t>
      </w:r>
    </w:p>
    <w:p w14:paraId="3350954A" w14:textId="77777777" w:rsidR="00000000" w:rsidRDefault="007C71EE">
      <w:pPr>
        <w:pStyle w:val="a"/>
        <w:rPr>
          <w:rtl/>
        </w:rPr>
      </w:pPr>
    </w:p>
    <w:p w14:paraId="357C05A9" w14:textId="77777777" w:rsidR="00000000" w:rsidRDefault="007C71EE">
      <w:pPr>
        <w:pStyle w:val="a"/>
        <w:rPr>
          <w:rFonts w:hint="cs"/>
          <w:rtl/>
        </w:rPr>
      </w:pPr>
      <w:r>
        <w:rPr>
          <w:rFonts w:hint="cs"/>
          <w:rtl/>
        </w:rPr>
        <w:t>חבר הכנסת אורון, זה יפה מאוד לעורר את האולם בשעה כזאת, אבל תן לדובר לדבר. תודה רבה על הוויכוח, זה מעורר יפה מאוד את הישנים באולם ובכלל בבניין, אבל נגמר הוויכוח.</w:t>
      </w:r>
    </w:p>
    <w:p w14:paraId="71F1ECB3" w14:textId="77777777" w:rsidR="00000000" w:rsidRDefault="007C71EE">
      <w:pPr>
        <w:pStyle w:val="a"/>
        <w:ind w:firstLine="0"/>
        <w:rPr>
          <w:rFonts w:hint="cs"/>
          <w:rtl/>
        </w:rPr>
      </w:pPr>
    </w:p>
    <w:p w14:paraId="691273BB" w14:textId="77777777" w:rsidR="00000000" w:rsidRDefault="007C71EE">
      <w:pPr>
        <w:pStyle w:val="ac"/>
        <w:rPr>
          <w:rtl/>
        </w:rPr>
      </w:pPr>
      <w:r>
        <w:rPr>
          <w:rFonts w:hint="eastAsia"/>
          <w:rtl/>
        </w:rPr>
        <w:t>חיים</w:t>
      </w:r>
      <w:r>
        <w:rPr>
          <w:rtl/>
        </w:rPr>
        <w:t xml:space="preserve"> אורון (מרצ):</w:t>
      </w:r>
    </w:p>
    <w:p w14:paraId="03EEAB92" w14:textId="77777777" w:rsidR="00000000" w:rsidRDefault="007C71EE">
      <w:pPr>
        <w:pStyle w:val="a"/>
        <w:rPr>
          <w:rFonts w:hint="cs"/>
          <w:rtl/>
        </w:rPr>
      </w:pPr>
    </w:p>
    <w:p w14:paraId="7638C352" w14:textId="77777777" w:rsidR="00000000" w:rsidRDefault="007C71EE">
      <w:pPr>
        <w:pStyle w:val="a"/>
        <w:rPr>
          <w:rFonts w:hint="cs"/>
          <w:rtl/>
        </w:rPr>
      </w:pPr>
      <w:r>
        <w:rPr>
          <w:rFonts w:hint="cs"/>
          <w:rtl/>
        </w:rPr>
        <w:t>א</w:t>
      </w:r>
      <w:r>
        <w:rPr>
          <w:rFonts w:hint="cs"/>
          <w:rtl/>
        </w:rPr>
        <w:t xml:space="preserve">ני נגד בריונים מכל סוג. </w:t>
      </w:r>
    </w:p>
    <w:p w14:paraId="7AAA2555" w14:textId="77777777" w:rsidR="00000000" w:rsidRDefault="007C71EE">
      <w:pPr>
        <w:pStyle w:val="a"/>
        <w:ind w:firstLine="0"/>
        <w:rPr>
          <w:rFonts w:hint="cs"/>
          <w:rtl/>
        </w:rPr>
      </w:pPr>
    </w:p>
    <w:p w14:paraId="6C673A84" w14:textId="77777777" w:rsidR="00000000" w:rsidRDefault="007C71EE">
      <w:pPr>
        <w:pStyle w:val="ad"/>
        <w:rPr>
          <w:rtl/>
        </w:rPr>
      </w:pPr>
      <w:r>
        <w:rPr>
          <w:rtl/>
        </w:rPr>
        <w:t>היו"ר נסים דהן:</w:t>
      </w:r>
    </w:p>
    <w:p w14:paraId="4F3CD7E8" w14:textId="77777777" w:rsidR="00000000" w:rsidRDefault="007C71EE">
      <w:pPr>
        <w:pStyle w:val="a"/>
        <w:rPr>
          <w:rtl/>
        </w:rPr>
      </w:pPr>
    </w:p>
    <w:p w14:paraId="6C33C628" w14:textId="77777777" w:rsidR="00000000" w:rsidRDefault="007C71EE">
      <w:pPr>
        <w:pStyle w:val="a"/>
        <w:rPr>
          <w:rFonts w:hint="cs"/>
          <w:rtl/>
        </w:rPr>
      </w:pPr>
      <w:r>
        <w:rPr>
          <w:rFonts w:hint="cs"/>
          <w:rtl/>
        </w:rPr>
        <w:t xml:space="preserve">חבר הכנסת אורון, תודה רבה. </w:t>
      </w:r>
    </w:p>
    <w:p w14:paraId="1945D56F" w14:textId="77777777" w:rsidR="00000000" w:rsidRDefault="007C71EE">
      <w:pPr>
        <w:pStyle w:val="a"/>
        <w:ind w:firstLine="0"/>
        <w:rPr>
          <w:rFonts w:hint="cs"/>
          <w:rtl/>
        </w:rPr>
      </w:pPr>
    </w:p>
    <w:p w14:paraId="2719C231" w14:textId="77777777" w:rsidR="00000000" w:rsidRDefault="007C71EE">
      <w:pPr>
        <w:pStyle w:val="SpeakerCon"/>
        <w:rPr>
          <w:rtl/>
        </w:rPr>
      </w:pPr>
      <w:bookmarkStart w:id="646" w:name="FS000001046T27_05_2003_01_17_37C"/>
      <w:bookmarkEnd w:id="646"/>
      <w:r>
        <w:rPr>
          <w:rtl/>
        </w:rPr>
        <w:t>אילן שלגי (שינוי):</w:t>
      </w:r>
    </w:p>
    <w:p w14:paraId="223B947D" w14:textId="77777777" w:rsidR="00000000" w:rsidRDefault="007C71EE">
      <w:pPr>
        <w:pStyle w:val="a"/>
        <w:rPr>
          <w:rtl/>
        </w:rPr>
      </w:pPr>
    </w:p>
    <w:p w14:paraId="62BC4C36" w14:textId="77777777" w:rsidR="00000000" w:rsidRDefault="007C71EE">
      <w:pPr>
        <w:pStyle w:val="a"/>
        <w:rPr>
          <w:rFonts w:hint="cs"/>
          <w:rtl/>
        </w:rPr>
      </w:pPr>
      <w:r>
        <w:rPr>
          <w:rFonts w:hint="cs"/>
          <w:rtl/>
        </w:rPr>
        <w:t>חבר הכנסת אורון, אני בעד כל סוג של בריונות. אני גם בעד הבריונות של אלה שלוקחים מים מסובסדים על חשבון הצרכנים העירוניים. קודם דיבר חברך, חבר הכנסת הרצוג, על זה שמעלי</w:t>
      </w:r>
      <w:r>
        <w:rPr>
          <w:rFonts w:hint="cs"/>
          <w:rtl/>
        </w:rPr>
        <w:t xml:space="preserve">ם את מחיר המים למעמד הביניים? </w:t>
      </w:r>
    </w:p>
    <w:p w14:paraId="6CC4946C" w14:textId="77777777" w:rsidR="00000000" w:rsidRDefault="007C71EE">
      <w:pPr>
        <w:pStyle w:val="a"/>
        <w:ind w:firstLine="0"/>
        <w:rPr>
          <w:rFonts w:hint="cs"/>
          <w:rtl/>
        </w:rPr>
      </w:pPr>
    </w:p>
    <w:p w14:paraId="4C7EE726" w14:textId="77777777" w:rsidR="00000000" w:rsidRDefault="007C71EE">
      <w:pPr>
        <w:pStyle w:val="ac"/>
        <w:rPr>
          <w:rtl/>
        </w:rPr>
      </w:pPr>
      <w:r>
        <w:rPr>
          <w:rFonts w:hint="eastAsia"/>
          <w:rtl/>
        </w:rPr>
        <w:t>חיים</w:t>
      </w:r>
      <w:r>
        <w:rPr>
          <w:rtl/>
        </w:rPr>
        <w:t xml:space="preserve"> אורון (מרצ):</w:t>
      </w:r>
    </w:p>
    <w:p w14:paraId="3B7676A5" w14:textId="77777777" w:rsidR="00000000" w:rsidRDefault="007C71EE">
      <w:pPr>
        <w:pStyle w:val="a"/>
        <w:rPr>
          <w:rFonts w:hint="cs"/>
          <w:rtl/>
        </w:rPr>
      </w:pPr>
    </w:p>
    <w:p w14:paraId="4AB2699D" w14:textId="77777777" w:rsidR="00000000" w:rsidRDefault="007C71EE">
      <w:pPr>
        <w:pStyle w:val="a"/>
        <w:rPr>
          <w:rFonts w:hint="cs"/>
          <w:rtl/>
        </w:rPr>
      </w:pPr>
      <w:r>
        <w:rPr>
          <w:rFonts w:hint="cs"/>
          <w:rtl/>
        </w:rPr>
        <w:t xml:space="preserve">מי זה לוקח לך מים, מי גונב לך מים? </w:t>
      </w:r>
    </w:p>
    <w:p w14:paraId="398A856D" w14:textId="77777777" w:rsidR="00000000" w:rsidRDefault="007C71EE">
      <w:pPr>
        <w:pStyle w:val="a"/>
        <w:ind w:firstLine="0"/>
        <w:rPr>
          <w:rtl/>
        </w:rPr>
      </w:pPr>
    </w:p>
    <w:p w14:paraId="122D74D3" w14:textId="77777777" w:rsidR="00000000" w:rsidRDefault="007C71EE">
      <w:pPr>
        <w:pStyle w:val="a"/>
        <w:ind w:firstLine="0"/>
        <w:rPr>
          <w:rFonts w:hint="cs"/>
          <w:rtl/>
        </w:rPr>
      </w:pPr>
    </w:p>
    <w:p w14:paraId="74E78E67" w14:textId="77777777" w:rsidR="00000000" w:rsidRDefault="007C71EE">
      <w:pPr>
        <w:pStyle w:val="SpeakerCon"/>
        <w:rPr>
          <w:rtl/>
        </w:rPr>
      </w:pPr>
      <w:bookmarkStart w:id="647" w:name="FS000001046T27_05_2003_01_18_48C"/>
      <w:bookmarkEnd w:id="647"/>
      <w:r>
        <w:rPr>
          <w:rtl/>
        </w:rPr>
        <w:t>אילן שלגי (שינוי):</w:t>
      </w:r>
    </w:p>
    <w:p w14:paraId="724EF7C1" w14:textId="77777777" w:rsidR="00000000" w:rsidRDefault="007C71EE">
      <w:pPr>
        <w:pStyle w:val="a"/>
        <w:rPr>
          <w:rtl/>
        </w:rPr>
      </w:pPr>
    </w:p>
    <w:p w14:paraId="5A83AE82" w14:textId="77777777" w:rsidR="00000000" w:rsidRDefault="007C71EE">
      <w:pPr>
        <w:pStyle w:val="a"/>
        <w:rPr>
          <w:rFonts w:hint="cs"/>
          <w:rtl/>
        </w:rPr>
      </w:pPr>
      <w:r>
        <w:rPr>
          <w:rFonts w:hint="cs"/>
          <w:rtl/>
        </w:rPr>
        <w:t>לא אמרתי גונב</w:t>
      </w:r>
      <w:r>
        <w:rPr>
          <w:rFonts w:hint="cs"/>
        </w:rPr>
        <w:t xml:space="preserve"> </w:t>
      </w:r>
      <w:r>
        <w:rPr>
          <w:rFonts w:hint="cs"/>
          <w:rtl/>
        </w:rPr>
        <w:t xml:space="preserve">. </w:t>
      </w:r>
    </w:p>
    <w:p w14:paraId="08CA93C3" w14:textId="77777777" w:rsidR="00000000" w:rsidRDefault="007C71EE">
      <w:pPr>
        <w:pStyle w:val="a"/>
        <w:ind w:firstLine="0"/>
        <w:rPr>
          <w:rFonts w:hint="cs"/>
          <w:rtl/>
        </w:rPr>
      </w:pPr>
    </w:p>
    <w:p w14:paraId="5E934DD8" w14:textId="77777777" w:rsidR="00000000" w:rsidRDefault="007C71EE">
      <w:pPr>
        <w:pStyle w:val="ac"/>
        <w:rPr>
          <w:rtl/>
        </w:rPr>
      </w:pPr>
      <w:r>
        <w:rPr>
          <w:rFonts w:hint="eastAsia"/>
          <w:rtl/>
        </w:rPr>
        <w:t>חיים</w:t>
      </w:r>
      <w:r>
        <w:rPr>
          <w:rtl/>
        </w:rPr>
        <w:t xml:space="preserve"> אורון (מרצ):</w:t>
      </w:r>
    </w:p>
    <w:p w14:paraId="541E458A" w14:textId="77777777" w:rsidR="00000000" w:rsidRDefault="007C71EE">
      <w:pPr>
        <w:pStyle w:val="a"/>
        <w:rPr>
          <w:rFonts w:hint="cs"/>
          <w:rtl/>
        </w:rPr>
      </w:pPr>
    </w:p>
    <w:p w14:paraId="285E9274" w14:textId="77777777" w:rsidR="00000000" w:rsidRDefault="007C71EE">
      <w:pPr>
        <w:pStyle w:val="a"/>
        <w:rPr>
          <w:rFonts w:hint="cs"/>
          <w:rtl/>
        </w:rPr>
      </w:pPr>
      <w:r>
        <w:rPr>
          <w:rFonts w:hint="cs"/>
          <w:rtl/>
        </w:rPr>
        <w:t xml:space="preserve">מי לוקח מים? </w:t>
      </w:r>
    </w:p>
    <w:p w14:paraId="4F254561" w14:textId="77777777" w:rsidR="00000000" w:rsidRDefault="007C71EE">
      <w:pPr>
        <w:pStyle w:val="a"/>
        <w:ind w:firstLine="0"/>
        <w:rPr>
          <w:rFonts w:hint="cs"/>
          <w:rtl/>
        </w:rPr>
      </w:pPr>
    </w:p>
    <w:p w14:paraId="63E380E3" w14:textId="77777777" w:rsidR="00000000" w:rsidRDefault="007C71EE">
      <w:pPr>
        <w:pStyle w:val="SpeakerCon"/>
        <w:rPr>
          <w:rtl/>
        </w:rPr>
      </w:pPr>
      <w:bookmarkStart w:id="648" w:name="FS000001046T27_05_2003_01_19_15C"/>
      <w:bookmarkEnd w:id="648"/>
      <w:r>
        <w:rPr>
          <w:rtl/>
        </w:rPr>
        <w:t>אילן שלגי (שינוי):</w:t>
      </w:r>
    </w:p>
    <w:p w14:paraId="29D47ED3" w14:textId="77777777" w:rsidR="00000000" w:rsidRDefault="007C71EE">
      <w:pPr>
        <w:pStyle w:val="a"/>
        <w:rPr>
          <w:rtl/>
        </w:rPr>
      </w:pPr>
    </w:p>
    <w:p w14:paraId="58122FE1" w14:textId="77777777" w:rsidR="00000000" w:rsidRDefault="007C71EE">
      <w:pPr>
        <w:pStyle w:val="a"/>
        <w:rPr>
          <w:rFonts w:hint="cs"/>
          <w:rtl/>
        </w:rPr>
      </w:pPr>
      <w:r>
        <w:rPr>
          <w:rFonts w:hint="cs"/>
          <w:rtl/>
        </w:rPr>
        <w:t xml:space="preserve">לוקח מים בזול על חשבוני, החקלאים. </w:t>
      </w:r>
    </w:p>
    <w:p w14:paraId="4CC3B2AA" w14:textId="77777777" w:rsidR="00000000" w:rsidRDefault="007C71EE">
      <w:pPr>
        <w:pStyle w:val="a"/>
        <w:ind w:firstLine="0"/>
        <w:rPr>
          <w:rFonts w:hint="cs"/>
          <w:rtl/>
        </w:rPr>
      </w:pPr>
    </w:p>
    <w:p w14:paraId="0AA9FB21" w14:textId="77777777" w:rsidR="00000000" w:rsidRDefault="007C71EE">
      <w:pPr>
        <w:pStyle w:val="ac"/>
        <w:rPr>
          <w:rtl/>
        </w:rPr>
      </w:pPr>
      <w:r>
        <w:rPr>
          <w:rFonts w:hint="eastAsia"/>
          <w:rtl/>
        </w:rPr>
        <w:t>חיים</w:t>
      </w:r>
      <w:r>
        <w:rPr>
          <w:rtl/>
        </w:rPr>
        <w:t xml:space="preserve"> אורון (מרצ):</w:t>
      </w:r>
    </w:p>
    <w:p w14:paraId="3613CC86" w14:textId="77777777" w:rsidR="00000000" w:rsidRDefault="007C71EE">
      <w:pPr>
        <w:pStyle w:val="a"/>
        <w:rPr>
          <w:rFonts w:hint="cs"/>
          <w:rtl/>
        </w:rPr>
      </w:pPr>
    </w:p>
    <w:p w14:paraId="3099F89D" w14:textId="77777777" w:rsidR="00000000" w:rsidRDefault="007C71EE">
      <w:pPr>
        <w:pStyle w:val="a"/>
        <w:rPr>
          <w:rFonts w:hint="cs"/>
          <w:rtl/>
        </w:rPr>
      </w:pPr>
      <w:r>
        <w:rPr>
          <w:rFonts w:hint="cs"/>
          <w:rtl/>
        </w:rPr>
        <w:t>אתה חי על חשבוני. מס</w:t>
      </w:r>
      <w:r>
        <w:rPr>
          <w:rFonts w:hint="cs"/>
          <w:rtl/>
        </w:rPr>
        <w:t xml:space="preserve">פיק עם כל הדיבורים האלה. </w:t>
      </w:r>
    </w:p>
    <w:p w14:paraId="1DE360E6" w14:textId="77777777" w:rsidR="00000000" w:rsidRDefault="007C71EE">
      <w:pPr>
        <w:pStyle w:val="a"/>
        <w:ind w:firstLine="0"/>
        <w:rPr>
          <w:rFonts w:hint="cs"/>
          <w:rtl/>
        </w:rPr>
      </w:pPr>
    </w:p>
    <w:p w14:paraId="3709246F" w14:textId="77777777" w:rsidR="00000000" w:rsidRDefault="007C71EE">
      <w:pPr>
        <w:pStyle w:val="SpeakerCon"/>
        <w:rPr>
          <w:rtl/>
        </w:rPr>
      </w:pPr>
      <w:bookmarkStart w:id="649" w:name="FS000001046T27_05_2003_01_19_46C"/>
      <w:bookmarkEnd w:id="649"/>
      <w:r>
        <w:rPr>
          <w:rtl/>
        </w:rPr>
        <w:t>אילן שלגי (שינוי):</w:t>
      </w:r>
    </w:p>
    <w:p w14:paraId="74C777BC" w14:textId="77777777" w:rsidR="00000000" w:rsidRDefault="007C71EE">
      <w:pPr>
        <w:pStyle w:val="a"/>
        <w:rPr>
          <w:rtl/>
        </w:rPr>
      </w:pPr>
    </w:p>
    <w:p w14:paraId="23495718" w14:textId="77777777" w:rsidR="00000000" w:rsidRDefault="007C71EE">
      <w:pPr>
        <w:pStyle w:val="a"/>
        <w:rPr>
          <w:rFonts w:hint="cs"/>
          <w:rtl/>
        </w:rPr>
      </w:pPr>
      <w:r>
        <w:rPr>
          <w:rFonts w:hint="cs"/>
          <w:rtl/>
        </w:rPr>
        <w:t xml:space="preserve">מה שאתה אומר היה נכון בשנות ה=50. </w:t>
      </w:r>
    </w:p>
    <w:p w14:paraId="4F9EE77E" w14:textId="77777777" w:rsidR="00000000" w:rsidRDefault="007C71EE">
      <w:pPr>
        <w:pStyle w:val="a"/>
        <w:ind w:firstLine="0"/>
        <w:rPr>
          <w:rFonts w:hint="cs"/>
          <w:rtl/>
        </w:rPr>
      </w:pPr>
    </w:p>
    <w:p w14:paraId="1E23BA52" w14:textId="77777777" w:rsidR="00000000" w:rsidRDefault="007C71EE">
      <w:pPr>
        <w:pStyle w:val="ac"/>
        <w:rPr>
          <w:rtl/>
        </w:rPr>
      </w:pPr>
      <w:r>
        <w:rPr>
          <w:rFonts w:hint="eastAsia"/>
          <w:rtl/>
        </w:rPr>
        <w:t>רשף</w:t>
      </w:r>
      <w:r>
        <w:rPr>
          <w:rtl/>
        </w:rPr>
        <w:t xml:space="preserve"> חן (שינוי):</w:t>
      </w:r>
    </w:p>
    <w:p w14:paraId="5BAFA4B1" w14:textId="77777777" w:rsidR="00000000" w:rsidRDefault="007C71EE">
      <w:pPr>
        <w:pStyle w:val="a"/>
        <w:rPr>
          <w:rFonts w:hint="cs"/>
          <w:rtl/>
        </w:rPr>
      </w:pPr>
    </w:p>
    <w:p w14:paraId="7C4E1062" w14:textId="77777777" w:rsidR="00000000" w:rsidRDefault="007C71EE">
      <w:pPr>
        <w:pStyle w:val="a"/>
        <w:rPr>
          <w:rFonts w:hint="cs"/>
          <w:rtl/>
        </w:rPr>
      </w:pPr>
      <w:r>
        <w:rPr>
          <w:rFonts w:hint="cs"/>
          <w:rtl/>
        </w:rPr>
        <w:t xml:space="preserve">אתה מדבר כאילו הם מחזיקים את כל המדינה. </w:t>
      </w:r>
    </w:p>
    <w:p w14:paraId="59D789FE" w14:textId="77777777" w:rsidR="00000000" w:rsidRDefault="007C71EE">
      <w:pPr>
        <w:pStyle w:val="a"/>
        <w:ind w:firstLine="0"/>
        <w:rPr>
          <w:rFonts w:hint="cs"/>
          <w:rtl/>
        </w:rPr>
      </w:pPr>
    </w:p>
    <w:p w14:paraId="3CD5C1FF" w14:textId="77777777" w:rsidR="00000000" w:rsidRDefault="007C71EE">
      <w:pPr>
        <w:pStyle w:val="ac"/>
        <w:rPr>
          <w:rtl/>
        </w:rPr>
      </w:pPr>
      <w:r>
        <w:rPr>
          <w:rFonts w:hint="eastAsia"/>
          <w:rtl/>
        </w:rPr>
        <w:t>חיים</w:t>
      </w:r>
      <w:r>
        <w:rPr>
          <w:rtl/>
        </w:rPr>
        <w:t xml:space="preserve"> אורון (מרצ):</w:t>
      </w:r>
    </w:p>
    <w:p w14:paraId="6F801C9D" w14:textId="77777777" w:rsidR="00000000" w:rsidRDefault="007C71EE">
      <w:pPr>
        <w:pStyle w:val="a"/>
        <w:rPr>
          <w:rFonts w:hint="cs"/>
          <w:rtl/>
        </w:rPr>
      </w:pPr>
    </w:p>
    <w:p w14:paraId="20D6B018" w14:textId="77777777" w:rsidR="00000000" w:rsidRDefault="007C71EE">
      <w:pPr>
        <w:pStyle w:val="a"/>
        <w:rPr>
          <w:rFonts w:hint="cs"/>
          <w:rtl/>
        </w:rPr>
      </w:pPr>
      <w:r>
        <w:rPr>
          <w:rFonts w:hint="cs"/>
          <w:rtl/>
        </w:rPr>
        <w:t xml:space="preserve">בטח מחזיקים את כל המדינה. מקשקשים בקומקום. </w:t>
      </w:r>
    </w:p>
    <w:p w14:paraId="672E4256" w14:textId="77777777" w:rsidR="00000000" w:rsidRDefault="007C71EE">
      <w:pPr>
        <w:pStyle w:val="a"/>
        <w:ind w:firstLine="0"/>
        <w:rPr>
          <w:rFonts w:hint="cs"/>
          <w:rtl/>
        </w:rPr>
      </w:pPr>
    </w:p>
    <w:p w14:paraId="74B3D13A" w14:textId="77777777" w:rsidR="00000000" w:rsidRDefault="007C71EE">
      <w:pPr>
        <w:pStyle w:val="SpeakerCon"/>
        <w:rPr>
          <w:rtl/>
        </w:rPr>
      </w:pPr>
      <w:bookmarkStart w:id="650" w:name="FS000001046T27_05_2003_01_20_49C"/>
      <w:bookmarkEnd w:id="650"/>
      <w:r>
        <w:rPr>
          <w:rtl/>
        </w:rPr>
        <w:t>אילן שלגי (שינוי):</w:t>
      </w:r>
    </w:p>
    <w:p w14:paraId="316EA52B" w14:textId="77777777" w:rsidR="00000000" w:rsidRDefault="007C71EE">
      <w:pPr>
        <w:pStyle w:val="a"/>
        <w:rPr>
          <w:rtl/>
        </w:rPr>
      </w:pPr>
    </w:p>
    <w:p w14:paraId="7CC32946" w14:textId="77777777" w:rsidR="00000000" w:rsidRDefault="007C71EE">
      <w:pPr>
        <w:pStyle w:val="a"/>
        <w:rPr>
          <w:rFonts w:hint="cs"/>
          <w:rtl/>
        </w:rPr>
      </w:pPr>
      <w:r>
        <w:rPr>
          <w:rFonts w:hint="cs"/>
          <w:rtl/>
        </w:rPr>
        <w:t>חבר הכנסת אורון, אני מאוד מכבד</w:t>
      </w:r>
      <w:r>
        <w:rPr>
          <w:rFonts w:hint="cs"/>
          <w:rtl/>
        </w:rPr>
        <w:t xml:space="preserve"> את החקלאים, אני חושב שהם עשו הרבה למען המדינה - - - </w:t>
      </w:r>
    </w:p>
    <w:p w14:paraId="66136DA5" w14:textId="77777777" w:rsidR="00000000" w:rsidRDefault="007C71EE">
      <w:pPr>
        <w:pStyle w:val="a"/>
        <w:ind w:firstLine="0"/>
        <w:rPr>
          <w:rFonts w:hint="cs"/>
          <w:rtl/>
        </w:rPr>
      </w:pPr>
    </w:p>
    <w:p w14:paraId="12623FAA" w14:textId="77777777" w:rsidR="00000000" w:rsidRDefault="007C71EE">
      <w:pPr>
        <w:pStyle w:val="ac"/>
        <w:rPr>
          <w:rtl/>
        </w:rPr>
      </w:pPr>
      <w:r>
        <w:rPr>
          <w:rFonts w:hint="eastAsia"/>
          <w:rtl/>
        </w:rPr>
        <w:t>חיים</w:t>
      </w:r>
      <w:r>
        <w:rPr>
          <w:rtl/>
        </w:rPr>
        <w:t xml:space="preserve"> אורון (מרצ):</w:t>
      </w:r>
    </w:p>
    <w:p w14:paraId="5E3125BD" w14:textId="77777777" w:rsidR="00000000" w:rsidRDefault="007C71EE">
      <w:pPr>
        <w:pStyle w:val="a"/>
        <w:rPr>
          <w:rFonts w:hint="cs"/>
          <w:rtl/>
        </w:rPr>
      </w:pPr>
    </w:p>
    <w:p w14:paraId="1E819A5B" w14:textId="77777777" w:rsidR="00000000" w:rsidRDefault="007C71EE">
      <w:pPr>
        <w:pStyle w:val="a"/>
        <w:rPr>
          <w:rFonts w:hint="cs"/>
          <w:rtl/>
        </w:rPr>
      </w:pPr>
      <w:r>
        <w:rPr>
          <w:rFonts w:hint="cs"/>
          <w:rtl/>
        </w:rPr>
        <w:t xml:space="preserve">עשה לי טובה, אל תכבד ואל תלכלך. </w:t>
      </w:r>
    </w:p>
    <w:p w14:paraId="6D0B4E9A" w14:textId="77777777" w:rsidR="00000000" w:rsidRDefault="007C71EE">
      <w:pPr>
        <w:pStyle w:val="a"/>
        <w:ind w:firstLine="0"/>
        <w:rPr>
          <w:rtl/>
        </w:rPr>
      </w:pPr>
    </w:p>
    <w:p w14:paraId="65D356F7" w14:textId="77777777" w:rsidR="00000000" w:rsidRDefault="007C71EE">
      <w:pPr>
        <w:pStyle w:val="a"/>
        <w:ind w:firstLine="0"/>
        <w:rPr>
          <w:rFonts w:hint="cs"/>
          <w:rtl/>
        </w:rPr>
      </w:pPr>
    </w:p>
    <w:p w14:paraId="77BC26A8" w14:textId="77777777" w:rsidR="00000000" w:rsidRDefault="007C71EE">
      <w:pPr>
        <w:pStyle w:val="ad"/>
        <w:rPr>
          <w:rtl/>
        </w:rPr>
      </w:pPr>
      <w:r>
        <w:rPr>
          <w:rtl/>
        </w:rPr>
        <w:t>היו"ר נסים דהן:</w:t>
      </w:r>
    </w:p>
    <w:p w14:paraId="0823EE93" w14:textId="77777777" w:rsidR="00000000" w:rsidRDefault="007C71EE">
      <w:pPr>
        <w:pStyle w:val="a"/>
        <w:rPr>
          <w:rtl/>
        </w:rPr>
      </w:pPr>
    </w:p>
    <w:p w14:paraId="65843479" w14:textId="77777777" w:rsidR="00000000" w:rsidRDefault="007C71EE">
      <w:pPr>
        <w:pStyle w:val="a"/>
        <w:rPr>
          <w:rFonts w:hint="cs"/>
          <w:rtl/>
        </w:rPr>
      </w:pPr>
      <w:r>
        <w:rPr>
          <w:rFonts w:hint="cs"/>
          <w:rtl/>
        </w:rPr>
        <w:t>חבר הכנסת אורון, אתה נמצא במליאה ואתה מנהל ויכוח כאילו אתה נמצא בוועדה.</w:t>
      </w:r>
    </w:p>
    <w:p w14:paraId="1BDDF334" w14:textId="77777777" w:rsidR="00000000" w:rsidRDefault="007C71EE">
      <w:pPr>
        <w:pStyle w:val="a"/>
        <w:ind w:firstLine="0"/>
        <w:rPr>
          <w:rFonts w:hint="cs"/>
          <w:rtl/>
        </w:rPr>
      </w:pPr>
    </w:p>
    <w:p w14:paraId="2CC7E54A" w14:textId="77777777" w:rsidR="00000000" w:rsidRDefault="007C71EE">
      <w:pPr>
        <w:pStyle w:val="ac"/>
        <w:rPr>
          <w:rtl/>
        </w:rPr>
      </w:pPr>
      <w:r>
        <w:rPr>
          <w:rFonts w:hint="eastAsia"/>
          <w:rtl/>
        </w:rPr>
        <w:t>חיים</w:t>
      </w:r>
      <w:r>
        <w:rPr>
          <w:rtl/>
        </w:rPr>
        <w:t xml:space="preserve"> אורון (מרצ):</w:t>
      </w:r>
    </w:p>
    <w:p w14:paraId="0BB401BB" w14:textId="77777777" w:rsidR="00000000" w:rsidRDefault="007C71EE">
      <w:pPr>
        <w:pStyle w:val="a"/>
        <w:rPr>
          <w:rFonts w:hint="cs"/>
          <w:rtl/>
        </w:rPr>
      </w:pPr>
    </w:p>
    <w:p w14:paraId="13B31F1B" w14:textId="77777777" w:rsidR="00000000" w:rsidRDefault="007C71EE">
      <w:pPr>
        <w:pStyle w:val="a"/>
        <w:rPr>
          <w:rFonts w:hint="cs"/>
          <w:rtl/>
        </w:rPr>
      </w:pPr>
      <w:r>
        <w:rPr>
          <w:rFonts w:hint="cs"/>
          <w:rtl/>
        </w:rPr>
        <w:t xml:space="preserve">זו ועדה. </w:t>
      </w:r>
    </w:p>
    <w:p w14:paraId="59BCFCD0" w14:textId="77777777" w:rsidR="00000000" w:rsidRDefault="007C71EE">
      <w:pPr>
        <w:pStyle w:val="a"/>
        <w:ind w:firstLine="0"/>
        <w:rPr>
          <w:rFonts w:hint="cs"/>
          <w:rtl/>
        </w:rPr>
      </w:pPr>
    </w:p>
    <w:p w14:paraId="423BA5A2" w14:textId="77777777" w:rsidR="00000000" w:rsidRDefault="007C71EE">
      <w:pPr>
        <w:pStyle w:val="ad"/>
        <w:rPr>
          <w:rtl/>
        </w:rPr>
      </w:pPr>
      <w:r>
        <w:rPr>
          <w:rtl/>
        </w:rPr>
        <w:t>היו"ר נסים דהן:</w:t>
      </w:r>
    </w:p>
    <w:p w14:paraId="054E0B2D" w14:textId="77777777" w:rsidR="00000000" w:rsidRDefault="007C71EE">
      <w:pPr>
        <w:pStyle w:val="a"/>
        <w:rPr>
          <w:rtl/>
        </w:rPr>
      </w:pPr>
    </w:p>
    <w:p w14:paraId="1E0F703A" w14:textId="77777777" w:rsidR="00000000" w:rsidRDefault="007C71EE">
      <w:pPr>
        <w:pStyle w:val="a"/>
        <w:rPr>
          <w:rFonts w:hint="cs"/>
          <w:rtl/>
        </w:rPr>
      </w:pPr>
      <w:r>
        <w:rPr>
          <w:rFonts w:hint="cs"/>
          <w:rtl/>
        </w:rPr>
        <w:t xml:space="preserve">אתם רוצים </w:t>
      </w:r>
      <w:r>
        <w:rPr>
          <w:rFonts w:hint="cs"/>
          <w:rtl/>
        </w:rPr>
        <w:t xml:space="preserve">להפוך את המליאה לוועדה? אני מסכים. </w:t>
      </w:r>
    </w:p>
    <w:p w14:paraId="5151215C" w14:textId="77777777" w:rsidR="00000000" w:rsidRDefault="007C71EE">
      <w:pPr>
        <w:pStyle w:val="a"/>
        <w:ind w:firstLine="0"/>
        <w:rPr>
          <w:rFonts w:hint="cs"/>
          <w:rtl/>
        </w:rPr>
      </w:pPr>
    </w:p>
    <w:p w14:paraId="30799A6B" w14:textId="77777777" w:rsidR="00000000" w:rsidRDefault="007C71EE">
      <w:pPr>
        <w:pStyle w:val="ac"/>
        <w:rPr>
          <w:rtl/>
        </w:rPr>
      </w:pPr>
      <w:r>
        <w:rPr>
          <w:rFonts w:hint="eastAsia"/>
          <w:rtl/>
        </w:rPr>
        <w:t>יולי</w:t>
      </w:r>
      <w:r>
        <w:rPr>
          <w:rtl/>
        </w:rPr>
        <w:t xml:space="preserve"> תמיר (העבודה-מימד):</w:t>
      </w:r>
    </w:p>
    <w:p w14:paraId="4425C619" w14:textId="77777777" w:rsidR="00000000" w:rsidRDefault="007C71EE">
      <w:pPr>
        <w:pStyle w:val="a"/>
        <w:rPr>
          <w:rFonts w:hint="cs"/>
          <w:rtl/>
        </w:rPr>
      </w:pPr>
    </w:p>
    <w:p w14:paraId="782D9501" w14:textId="77777777" w:rsidR="00000000" w:rsidRDefault="007C71EE">
      <w:pPr>
        <w:pStyle w:val="a"/>
        <w:rPr>
          <w:rFonts w:hint="cs"/>
          <w:rtl/>
        </w:rPr>
      </w:pPr>
      <w:r>
        <w:rPr>
          <w:rFonts w:hint="cs"/>
          <w:rtl/>
        </w:rPr>
        <w:t xml:space="preserve">אחרי שתיים-עשרה בלילה אפשר לעבור לחדר ועדה. </w:t>
      </w:r>
    </w:p>
    <w:p w14:paraId="07BA4519" w14:textId="77777777" w:rsidR="00000000" w:rsidRDefault="007C71EE">
      <w:pPr>
        <w:pStyle w:val="a"/>
        <w:ind w:firstLine="0"/>
        <w:rPr>
          <w:rFonts w:hint="cs"/>
          <w:rtl/>
        </w:rPr>
      </w:pPr>
    </w:p>
    <w:p w14:paraId="0FF97BC5" w14:textId="77777777" w:rsidR="00000000" w:rsidRDefault="007C71EE">
      <w:pPr>
        <w:pStyle w:val="ad"/>
        <w:rPr>
          <w:rtl/>
        </w:rPr>
      </w:pPr>
      <w:r>
        <w:rPr>
          <w:rtl/>
        </w:rPr>
        <w:t>היו"ר נסים דהן:</w:t>
      </w:r>
    </w:p>
    <w:p w14:paraId="710DE411" w14:textId="77777777" w:rsidR="00000000" w:rsidRDefault="007C71EE">
      <w:pPr>
        <w:pStyle w:val="a"/>
        <w:rPr>
          <w:rtl/>
        </w:rPr>
      </w:pPr>
    </w:p>
    <w:p w14:paraId="3CF36686" w14:textId="77777777" w:rsidR="00000000" w:rsidRDefault="007C71EE">
      <w:pPr>
        <w:pStyle w:val="a"/>
        <w:rPr>
          <w:rFonts w:hint="cs"/>
          <w:rtl/>
        </w:rPr>
      </w:pPr>
      <w:r>
        <w:rPr>
          <w:rFonts w:hint="cs"/>
          <w:rtl/>
        </w:rPr>
        <w:t xml:space="preserve">אם התקנון היה מאפשר, כל אחד היה מעביר לפרוטוקול כל מה שהוא רוצה לומר, והיו שם מעתיקים זאת. </w:t>
      </w:r>
    </w:p>
    <w:p w14:paraId="60B0F061" w14:textId="77777777" w:rsidR="00000000" w:rsidRDefault="007C71EE">
      <w:pPr>
        <w:pStyle w:val="a"/>
        <w:ind w:firstLine="0"/>
        <w:rPr>
          <w:rFonts w:hint="cs"/>
          <w:rtl/>
        </w:rPr>
      </w:pPr>
    </w:p>
    <w:p w14:paraId="7F02A0EF" w14:textId="77777777" w:rsidR="00000000" w:rsidRDefault="007C71EE">
      <w:pPr>
        <w:pStyle w:val="ac"/>
        <w:rPr>
          <w:rtl/>
        </w:rPr>
      </w:pPr>
      <w:r>
        <w:rPr>
          <w:rFonts w:hint="eastAsia"/>
          <w:rtl/>
        </w:rPr>
        <w:t>רשף</w:t>
      </w:r>
      <w:r>
        <w:rPr>
          <w:rtl/>
        </w:rPr>
        <w:t xml:space="preserve"> חן (שינוי):</w:t>
      </w:r>
    </w:p>
    <w:p w14:paraId="22E50004" w14:textId="77777777" w:rsidR="00000000" w:rsidRDefault="007C71EE">
      <w:pPr>
        <w:pStyle w:val="a"/>
        <w:rPr>
          <w:rFonts w:hint="cs"/>
          <w:rtl/>
        </w:rPr>
      </w:pPr>
    </w:p>
    <w:p w14:paraId="463E516D" w14:textId="77777777" w:rsidR="00000000" w:rsidRDefault="007C71EE">
      <w:pPr>
        <w:pStyle w:val="a"/>
        <w:rPr>
          <w:rFonts w:hint="cs"/>
          <w:rtl/>
        </w:rPr>
      </w:pPr>
      <w:r>
        <w:rPr>
          <w:rFonts w:hint="cs"/>
          <w:rtl/>
        </w:rPr>
        <w:t>פורז ניסה זאת פעם, א</w:t>
      </w:r>
      <w:r>
        <w:rPr>
          <w:rFonts w:hint="cs"/>
          <w:rtl/>
        </w:rPr>
        <w:t xml:space="preserve">בל לא נתתם לו. </w:t>
      </w:r>
    </w:p>
    <w:p w14:paraId="5FC6905F" w14:textId="77777777" w:rsidR="00000000" w:rsidRDefault="007C71EE">
      <w:pPr>
        <w:pStyle w:val="a"/>
        <w:ind w:firstLine="0"/>
        <w:rPr>
          <w:rFonts w:hint="cs"/>
          <w:rtl/>
        </w:rPr>
      </w:pPr>
    </w:p>
    <w:p w14:paraId="5F9D7B2E" w14:textId="77777777" w:rsidR="00000000" w:rsidRDefault="007C71EE">
      <w:pPr>
        <w:pStyle w:val="ad"/>
        <w:rPr>
          <w:rtl/>
        </w:rPr>
      </w:pPr>
      <w:r>
        <w:rPr>
          <w:rtl/>
        </w:rPr>
        <w:t>היו"ר נסים דהן:</w:t>
      </w:r>
    </w:p>
    <w:p w14:paraId="378B786A" w14:textId="77777777" w:rsidR="00000000" w:rsidRDefault="007C71EE">
      <w:pPr>
        <w:pStyle w:val="a"/>
        <w:rPr>
          <w:rtl/>
        </w:rPr>
      </w:pPr>
    </w:p>
    <w:p w14:paraId="7C975924" w14:textId="77777777" w:rsidR="00000000" w:rsidRDefault="007C71EE">
      <w:pPr>
        <w:pStyle w:val="a"/>
        <w:rPr>
          <w:rFonts w:hint="cs"/>
          <w:rtl/>
        </w:rPr>
      </w:pPr>
      <w:r>
        <w:rPr>
          <w:rFonts w:hint="cs"/>
          <w:rtl/>
        </w:rPr>
        <w:t xml:space="preserve">מי? </w:t>
      </w:r>
    </w:p>
    <w:p w14:paraId="5543A3BA" w14:textId="77777777" w:rsidR="00000000" w:rsidRDefault="007C71EE">
      <w:pPr>
        <w:pStyle w:val="a"/>
        <w:ind w:firstLine="0"/>
        <w:rPr>
          <w:rFonts w:hint="cs"/>
          <w:rtl/>
        </w:rPr>
      </w:pPr>
    </w:p>
    <w:p w14:paraId="1EECF4E8" w14:textId="77777777" w:rsidR="00000000" w:rsidRDefault="007C71EE">
      <w:pPr>
        <w:pStyle w:val="ac"/>
        <w:rPr>
          <w:rtl/>
        </w:rPr>
      </w:pPr>
      <w:r>
        <w:rPr>
          <w:rFonts w:hint="eastAsia"/>
          <w:rtl/>
        </w:rPr>
        <w:t>רשף</w:t>
      </w:r>
      <w:r>
        <w:rPr>
          <w:rtl/>
        </w:rPr>
        <w:t xml:space="preserve"> חן (שינוי):</w:t>
      </w:r>
    </w:p>
    <w:p w14:paraId="037C3610" w14:textId="77777777" w:rsidR="00000000" w:rsidRDefault="007C71EE">
      <w:pPr>
        <w:pStyle w:val="a"/>
        <w:rPr>
          <w:rFonts w:hint="cs"/>
          <w:rtl/>
        </w:rPr>
      </w:pPr>
    </w:p>
    <w:p w14:paraId="4F32A5C1" w14:textId="77777777" w:rsidR="00000000" w:rsidRDefault="007C71EE">
      <w:pPr>
        <w:pStyle w:val="a"/>
        <w:rPr>
          <w:rFonts w:hint="cs"/>
          <w:rtl/>
        </w:rPr>
      </w:pPr>
      <w:r>
        <w:rPr>
          <w:rFonts w:hint="cs"/>
          <w:rtl/>
        </w:rPr>
        <w:t xml:space="preserve">פורז ניסה בסוף הקדנציה הקודמת, הוא אמר, הנה הנאום, היושב-ראש אמר לו בסדר, אבל לאחר מכן התברר שאי-אפשר. </w:t>
      </w:r>
    </w:p>
    <w:p w14:paraId="650DC1D1" w14:textId="77777777" w:rsidR="00000000" w:rsidRDefault="007C71EE">
      <w:pPr>
        <w:pStyle w:val="a"/>
        <w:ind w:firstLine="0"/>
        <w:rPr>
          <w:rFonts w:hint="cs"/>
          <w:rtl/>
        </w:rPr>
      </w:pPr>
    </w:p>
    <w:p w14:paraId="5BD14D8F" w14:textId="77777777" w:rsidR="00000000" w:rsidRDefault="007C71EE">
      <w:pPr>
        <w:pStyle w:val="ad"/>
        <w:rPr>
          <w:rtl/>
        </w:rPr>
      </w:pPr>
      <w:r>
        <w:rPr>
          <w:rtl/>
        </w:rPr>
        <w:t>היו"ר נסים דהן:</w:t>
      </w:r>
    </w:p>
    <w:p w14:paraId="0799509A" w14:textId="77777777" w:rsidR="00000000" w:rsidRDefault="007C71EE">
      <w:pPr>
        <w:pStyle w:val="a"/>
        <w:rPr>
          <w:rtl/>
        </w:rPr>
      </w:pPr>
    </w:p>
    <w:p w14:paraId="1FB5DBC5" w14:textId="77777777" w:rsidR="00000000" w:rsidRDefault="007C71EE">
      <w:pPr>
        <w:pStyle w:val="a"/>
        <w:rPr>
          <w:rFonts w:hint="cs"/>
          <w:rtl/>
        </w:rPr>
      </w:pPr>
      <w:r>
        <w:rPr>
          <w:rFonts w:hint="cs"/>
          <w:rtl/>
        </w:rPr>
        <w:t xml:space="preserve">נכון, זה בדיוק מה שרציתי לומר, התקנון לא מאפשר להעביר לפרוטוקול נאום מהדוכן. </w:t>
      </w:r>
    </w:p>
    <w:p w14:paraId="1EBCD468" w14:textId="77777777" w:rsidR="00000000" w:rsidRDefault="007C71EE">
      <w:pPr>
        <w:pStyle w:val="a"/>
        <w:ind w:firstLine="0"/>
        <w:rPr>
          <w:rtl/>
        </w:rPr>
      </w:pPr>
    </w:p>
    <w:p w14:paraId="4D2D6A54" w14:textId="77777777" w:rsidR="00000000" w:rsidRDefault="007C71EE">
      <w:pPr>
        <w:pStyle w:val="a"/>
        <w:ind w:firstLine="0"/>
        <w:rPr>
          <w:rFonts w:hint="cs"/>
          <w:rtl/>
        </w:rPr>
      </w:pPr>
    </w:p>
    <w:p w14:paraId="6254FC78" w14:textId="77777777" w:rsidR="00000000" w:rsidRDefault="007C71EE">
      <w:pPr>
        <w:pStyle w:val="SpeakerCon"/>
        <w:rPr>
          <w:rtl/>
        </w:rPr>
      </w:pPr>
      <w:bookmarkStart w:id="651" w:name="FS000001046T27_05_2003_01_25_14C"/>
      <w:bookmarkEnd w:id="651"/>
      <w:r>
        <w:rPr>
          <w:rtl/>
        </w:rPr>
        <w:t>אילן שלגי (שינוי):</w:t>
      </w:r>
    </w:p>
    <w:p w14:paraId="71666D45" w14:textId="77777777" w:rsidR="00000000" w:rsidRDefault="007C71EE">
      <w:pPr>
        <w:pStyle w:val="a"/>
        <w:rPr>
          <w:rtl/>
        </w:rPr>
      </w:pPr>
    </w:p>
    <w:p w14:paraId="017ADC91" w14:textId="77777777" w:rsidR="00000000" w:rsidRDefault="007C71EE">
      <w:pPr>
        <w:pStyle w:val="a"/>
        <w:rPr>
          <w:rFonts w:hint="cs"/>
          <w:rtl/>
        </w:rPr>
      </w:pPr>
      <w:r>
        <w:rPr>
          <w:rFonts w:hint="cs"/>
          <w:rtl/>
        </w:rPr>
        <w:t xml:space="preserve">רק כדי לעדכן את מי שלא היה כאן לפני כשלוש שעות, בדברי הקודמים התייחסתי לכך שאנחנו מדינה שיש לה חברת חשמל, ולא עובדי חברת חשמל שיש להם מדינה. </w:t>
      </w:r>
    </w:p>
    <w:p w14:paraId="616C5AC0" w14:textId="77777777" w:rsidR="00000000" w:rsidRDefault="007C71EE">
      <w:pPr>
        <w:pStyle w:val="a"/>
        <w:rPr>
          <w:rFonts w:hint="cs"/>
          <w:rtl/>
        </w:rPr>
      </w:pPr>
    </w:p>
    <w:p w14:paraId="14E25ACF" w14:textId="77777777" w:rsidR="00000000" w:rsidRDefault="007C71EE">
      <w:pPr>
        <w:pStyle w:val="a"/>
        <w:rPr>
          <w:rFonts w:hint="cs"/>
          <w:rtl/>
        </w:rPr>
      </w:pPr>
      <w:r>
        <w:rPr>
          <w:rFonts w:hint="cs"/>
          <w:rtl/>
        </w:rPr>
        <w:t>אינני יכול שלא להתייחס לדברים של כמה מקודמי, שמשום מה דיברו על הטרגדיה של התאבדויות בתקופה</w:t>
      </w:r>
      <w:r>
        <w:rPr>
          <w:rFonts w:hint="cs"/>
          <w:rtl/>
        </w:rPr>
        <w:t xml:space="preserve"> האחרונה, בלי שום רגישות למשפחות האבלות, וניסו להביא את זה לתוך הוויכוח הפוליטי. עמד כאן, נדמה לי חבר הכנסת הרצוג, וציטט מתוך איזה מחקר - אני קורא מתוך מחקר של ספריית הכנסת, שהניחו פה לכולנו על השולחן, ששואל בין היתר: האם יש קשר, האם אפשר להוכיח קשר בין המ</w:t>
      </w:r>
      <w:r>
        <w:rPr>
          <w:rFonts w:hint="cs"/>
          <w:rtl/>
        </w:rPr>
        <w:t>צב הכלכלי לבין גל ההתאבדויות? יש דעות כאלה ואחרות. בין היתר מביאים פה מדבריו של פרופסור אורבך מאוניברסיטת בר-אילן, פסיכולוג קליני, הנחשב למומחה בנושא ההתאבדויות, שאומר: המהומה שנוצרה בשבועות האחרונים סביב נושא ההתאבדויות היא גדולה ממה שהמצב האובייקטיבי מצד</w:t>
      </w:r>
      <w:r>
        <w:rPr>
          <w:rFonts w:hint="cs"/>
          <w:rtl/>
        </w:rPr>
        <w:t xml:space="preserve">יק. התקשורת בהחלט מלבה את זה. לצערי, יש גם פוליטיקאים שמלבים את זה. לגבי נתונים, האם בכלל גדל מספר המתאבדים לאחרונה - לפי מומחים בתחום בריאות הנפש, לא ניתן לקבוע בוודאות שמספר המתאבדים מתחילת השנה בשל מצוקה כלכלית חורג מהמספר הקבוע של מתאבדים על רקע מצוקה </w:t>
      </w:r>
      <w:r>
        <w:rPr>
          <w:rFonts w:hint="cs"/>
          <w:rtl/>
        </w:rPr>
        <w:t xml:space="preserve">כלכלית בכל שנה. </w:t>
      </w:r>
    </w:p>
    <w:p w14:paraId="4AC27B15" w14:textId="77777777" w:rsidR="00000000" w:rsidRDefault="007C71EE">
      <w:pPr>
        <w:pStyle w:val="a"/>
        <w:rPr>
          <w:rFonts w:hint="cs"/>
          <w:rtl/>
        </w:rPr>
      </w:pPr>
      <w:r>
        <w:rPr>
          <w:rFonts w:hint="cs"/>
          <w:rtl/>
        </w:rPr>
        <w:t xml:space="preserve"> </w:t>
      </w:r>
    </w:p>
    <w:p w14:paraId="21F8C433" w14:textId="77777777" w:rsidR="00000000" w:rsidRDefault="007C71EE">
      <w:pPr>
        <w:pStyle w:val="a"/>
        <w:rPr>
          <w:rFonts w:hint="cs"/>
          <w:rtl/>
        </w:rPr>
      </w:pPr>
      <w:r>
        <w:rPr>
          <w:rFonts w:hint="cs"/>
          <w:rtl/>
        </w:rPr>
        <w:t>אני רוצה גם לומר, אם בכלל אפשר לקשור את המתאבדים למצב כלכלי, בדרך כלל מצבו הכלכלי של המתאבד הגיע להיות כזה בעקבות הצרות שהיו לו, לא בימים האחרונים או בשבועות האחרונים אלא בחודשים האחרונים ובשנים האחרונות, ואי-אפשר לייחס את זה לממשלה כזאת</w:t>
      </w:r>
      <w:r>
        <w:rPr>
          <w:rFonts w:hint="cs"/>
          <w:rtl/>
        </w:rPr>
        <w:t xml:space="preserve"> או אחרת. </w:t>
      </w:r>
    </w:p>
    <w:p w14:paraId="5F8B9DC2" w14:textId="77777777" w:rsidR="00000000" w:rsidRDefault="007C71EE">
      <w:pPr>
        <w:pStyle w:val="a"/>
        <w:rPr>
          <w:rFonts w:hint="cs"/>
          <w:rtl/>
        </w:rPr>
      </w:pPr>
    </w:p>
    <w:p w14:paraId="0A301563" w14:textId="77777777" w:rsidR="00000000" w:rsidRDefault="007C71EE">
      <w:pPr>
        <w:pStyle w:val="a"/>
        <w:rPr>
          <w:rFonts w:hint="cs"/>
          <w:rtl/>
        </w:rPr>
      </w:pPr>
      <w:r>
        <w:rPr>
          <w:rFonts w:hint="cs"/>
          <w:rtl/>
        </w:rPr>
        <w:t xml:space="preserve">שוב נתקלתי פה הערב בתופעה, שקמים כאן חברי כנסת חרדים, ולא רק חרדים, ומאשימים את מפלגתי, שינוי, בשנאה. והצטרפה אל חברי הכנסת החרדים גם חברת הכנסת דליה איציק, עם העלילה הבזויה הזאת, שמפלגת העבודה - - - </w:t>
      </w:r>
    </w:p>
    <w:p w14:paraId="71B13EBE" w14:textId="77777777" w:rsidR="00000000" w:rsidRDefault="007C71EE">
      <w:pPr>
        <w:pStyle w:val="a"/>
        <w:ind w:firstLine="0"/>
        <w:rPr>
          <w:rFonts w:hint="cs"/>
          <w:rtl/>
        </w:rPr>
      </w:pPr>
    </w:p>
    <w:p w14:paraId="37C0FFAD" w14:textId="77777777" w:rsidR="00000000" w:rsidRDefault="007C71EE">
      <w:pPr>
        <w:pStyle w:val="ac"/>
        <w:rPr>
          <w:rtl/>
        </w:rPr>
      </w:pPr>
      <w:r>
        <w:rPr>
          <w:rFonts w:hint="eastAsia"/>
          <w:rtl/>
        </w:rPr>
        <w:t>חיים</w:t>
      </w:r>
      <w:r>
        <w:rPr>
          <w:rtl/>
        </w:rPr>
        <w:t xml:space="preserve"> אורון (מרצ):</w:t>
      </w:r>
    </w:p>
    <w:p w14:paraId="021D650C" w14:textId="77777777" w:rsidR="00000000" w:rsidRDefault="007C71EE">
      <w:pPr>
        <w:pStyle w:val="a"/>
        <w:rPr>
          <w:rFonts w:hint="cs"/>
          <w:rtl/>
        </w:rPr>
      </w:pPr>
    </w:p>
    <w:p w14:paraId="3CBA1EA1" w14:textId="77777777" w:rsidR="00000000" w:rsidRDefault="007C71EE">
      <w:pPr>
        <w:pStyle w:val="a"/>
        <w:rPr>
          <w:rFonts w:hint="cs"/>
          <w:rtl/>
        </w:rPr>
      </w:pPr>
      <w:r>
        <w:rPr>
          <w:rFonts w:hint="cs"/>
          <w:rtl/>
        </w:rPr>
        <w:t>הרווחתם את זה ביושר. טו</w:t>
      </w:r>
      <w:r>
        <w:rPr>
          <w:rFonts w:hint="cs"/>
          <w:rtl/>
        </w:rPr>
        <w:t xml:space="preserve">מי לפיד הרוויח את זה ביושר. </w:t>
      </w:r>
    </w:p>
    <w:p w14:paraId="4B35D2D8" w14:textId="77777777" w:rsidR="00000000" w:rsidRDefault="007C71EE">
      <w:pPr>
        <w:pStyle w:val="a"/>
        <w:ind w:firstLine="0"/>
        <w:rPr>
          <w:rFonts w:hint="cs"/>
          <w:rtl/>
        </w:rPr>
      </w:pPr>
    </w:p>
    <w:p w14:paraId="6AE67678" w14:textId="77777777" w:rsidR="00000000" w:rsidRDefault="007C71EE">
      <w:pPr>
        <w:pStyle w:val="SpeakerCon"/>
        <w:rPr>
          <w:rtl/>
        </w:rPr>
      </w:pPr>
      <w:bookmarkStart w:id="652" w:name="FS000001046T27_05_2003_01_31_17C"/>
      <w:bookmarkEnd w:id="652"/>
      <w:r>
        <w:rPr>
          <w:rtl/>
        </w:rPr>
        <w:t>אילן שלגי (שינוי):</w:t>
      </w:r>
    </w:p>
    <w:p w14:paraId="265BB6CE" w14:textId="77777777" w:rsidR="00000000" w:rsidRDefault="007C71EE">
      <w:pPr>
        <w:pStyle w:val="a"/>
        <w:rPr>
          <w:rtl/>
        </w:rPr>
      </w:pPr>
    </w:p>
    <w:p w14:paraId="2780D52E" w14:textId="77777777" w:rsidR="00000000" w:rsidRDefault="007C71EE">
      <w:pPr>
        <w:pStyle w:val="a"/>
        <w:rPr>
          <w:rFonts w:hint="cs"/>
          <w:rtl/>
        </w:rPr>
      </w:pPr>
      <w:r>
        <w:rPr>
          <w:rFonts w:hint="cs"/>
          <w:rtl/>
        </w:rPr>
        <w:t xml:space="preserve">חבר הכנסת אורון, אל תצטרף לזה גם אתה, עד עכשיו אמרתי רק מפלגת העבודה. </w:t>
      </w:r>
    </w:p>
    <w:p w14:paraId="147EFF1C" w14:textId="77777777" w:rsidR="00000000" w:rsidRDefault="007C71EE">
      <w:pPr>
        <w:pStyle w:val="a"/>
        <w:ind w:firstLine="0"/>
        <w:rPr>
          <w:rFonts w:hint="cs"/>
          <w:rtl/>
        </w:rPr>
      </w:pPr>
    </w:p>
    <w:p w14:paraId="670D8DE4" w14:textId="77777777" w:rsidR="00000000" w:rsidRDefault="007C71EE">
      <w:pPr>
        <w:pStyle w:val="ac"/>
        <w:rPr>
          <w:rtl/>
        </w:rPr>
      </w:pPr>
      <w:r>
        <w:rPr>
          <w:rFonts w:hint="eastAsia"/>
          <w:rtl/>
        </w:rPr>
        <w:t>חיים</w:t>
      </w:r>
      <w:r>
        <w:rPr>
          <w:rtl/>
        </w:rPr>
        <w:t xml:space="preserve"> אורון (מרצ):</w:t>
      </w:r>
    </w:p>
    <w:p w14:paraId="0E0950ED" w14:textId="77777777" w:rsidR="00000000" w:rsidRDefault="007C71EE">
      <w:pPr>
        <w:pStyle w:val="a"/>
        <w:rPr>
          <w:rFonts w:hint="cs"/>
          <w:rtl/>
        </w:rPr>
      </w:pPr>
    </w:p>
    <w:p w14:paraId="1672598F" w14:textId="77777777" w:rsidR="00000000" w:rsidRDefault="007C71EE">
      <w:pPr>
        <w:pStyle w:val="a"/>
        <w:rPr>
          <w:rFonts w:hint="cs"/>
          <w:rtl/>
        </w:rPr>
      </w:pPr>
      <w:r>
        <w:rPr>
          <w:rFonts w:hint="cs"/>
          <w:rtl/>
        </w:rPr>
        <w:t xml:space="preserve">אני אצטרף, כי הרווחתם את זה ביושר. </w:t>
      </w:r>
    </w:p>
    <w:p w14:paraId="3BE28509" w14:textId="77777777" w:rsidR="00000000" w:rsidRDefault="007C71EE">
      <w:pPr>
        <w:pStyle w:val="a"/>
        <w:ind w:firstLine="0"/>
        <w:rPr>
          <w:rFonts w:hint="cs"/>
          <w:rtl/>
        </w:rPr>
      </w:pPr>
    </w:p>
    <w:p w14:paraId="7C168C0C" w14:textId="77777777" w:rsidR="00000000" w:rsidRDefault="007C71EE">
      <w:pPr>
        <w:pStyle w:val="SpeakerCon"/>
        <w:rPr>
          <w:rtl/>
        </w:rPr>
      </w:pPr>
      <w:bookmarkStart w:id="653" w:name="FS000001046T27_05_2003_01_31_48C"/>
      <w:bookmarkEnd w:id="653"/>
      <w:r>
        <w:rPr>
          <w:rtl/>
        </w:rPr>
        <w:t>אילן שלגי (שינוי):</w:t>
      </w:r>
    </w:p>
    <w:p w14:paraId="0807AA24" w14:textId="77777777" w:rsidR="00000000" w:rsidRDefault="007C71EE">
      <w:pPr>
        <w:pStyle w:val="a"/>
        <w:rPr>
          <w:rtl/>
        </w:rPr>
      </w:pPr>
    </w:p>
    <w:p w14:paraId="2916CB45" w14:textId="77777777" w:rsidR="00000000" w:rsidRDefault="007C71EE">
      <w:pPr>
        <w:pStyle w:val="a"/>
        <w:rPr>
          <w:rFonts w:hint="cs"/>
          <w:rtl/>
        </w:rPr>
      </w:pPr>
      <w:r>
        <w:rPr>
          <w:rFonts w:hint="cs"/>
          <w:rtl/>
        </w:rPr>
        <w:t>עם כל הכבוד, מפלגת העבודה, וכנראה גם מרצ, במהלך מערכת הבחי</w:t>
      </w:r>
      <w:r>
        <w:rPr>
          <w:rFonts w:hint="cs"/>
          <w:rtl/>
        </w:rPr>
        <w:t xml:space="preserve">רות, כשהיא הבינה מה קורה ולאן הבוחרים עוברים, מצאה לנכון להצטרף לעלילה הבזויה, שמייחסת לנו שנאה. אנחנו אמרנו ואנחנו אומרים - - - </w:t>
      </w:r>
    </w:p>
    <w:p w14:paraId="6A80E5A3" w14:textId="77777777" w:rsidR="00000000" w:rsidRDefault="007C71EE">
      <w:pPr>
        <w:pStyle w:val="a"/>
        <w:ind w:firstLine="0"/>
        <w:rPr>
          <w:rFonts w:hint="cs"/>
          <w:rtl/>
        </w:rPr>
      </w:pPr>
    </w:p>
    <w:p w14:paraId="6DF69AAB" w14:textId="77777777" w:rsidR="00000000" w:rsidRDefault="007C71EE">
      <w:pPr>
        <w:pStyle w:val="ac"/>
        <w:rPr>
          <w:rtl/>
        </w:rPr>
      </w:pPr>
      <w:r>
        <w:rPr>
          <w:rFonts w:hint="eastAsia"/>
          <w:rtl/>
        </w:rPr>
        <w:t>חיים</w:t>
      </w:r>
      <w:r>
        <w:rPr>
          <w:rtl/>
        </w:rPr>
        <w:t xml:space="preserve"> אורון (מרצ):</w:t>
      </w:r>
    </w:p>
    <w:p w14:paraId="28988703" w14:textId="77777777" w:rsidR="00000000" w:rsidRDefault="007C71EE">
      <w:pPr>
        <w:pStyle w:val="a"/>
        <w:rPr>
          <w:rFonts w:hint="cs"/>
          <w:rtl/>
        </w:rPr>
      </w:pPr>
    </w:p>
    <w:p w14:paraId="7E803F59" w14:textId="77777777" w:rsidR="00000000" w:rsidRDefault="007C71EE">
      <w:pPr>
        <w:pStyle w:val="a"/>
        <w:rPr>
          <w:rFonts w:hint="cs"/>
          <w:rtl/>
        </w:rPr>
      </w:pPr>
      <w:r>
        <w:rPr>
          <w:rFonts w:hint="cs"/>
          <w:rtl/>
        </w:rPr>
        <w:t xml:space="preserve">התפרנסתם מזה, על מה אתה מדבר? </w:t>
      </w:r>
    </w:p>
    <w:p w14:paraId="190B418E" w14:textId="77777777" w:rsidR="00000000" w:rsidRDefault="007C71EE">
      <w:pPr>
        <w:pStyle w:val="a"/>
        <w:ind w:firstLine="0"/>
        <w:rPr>
          <w:rFonts w:hint="cs"/>
          <w:rtl/>
        </w:rPr>
      </w:pPr>
    </w:p>
    <w:p w14:paraId="5FDEA0C0" w14:textId="77777777" w:rsidR="00000000" w:rsidRDefault="007C71EE">
      <w:pPr>
        <w:pStyle w:val="SpeakerCon"/>
        <w:rPr>
          <w:rtl/>
        </w:rPr>
      </w:pPr>
      <w:bookmarkStart w:id="654" w:name="FS000001046T27_05_2003_01_32_53C"/>
      <w:bookmarkEnd w:id="654"/>
      <w:r>
        <w:rPr>
          <w:rtl/>
        </w:rPr>
        <w:t>אילן שלגי (שינוי):</w:t>
      </w:r>
    </w:p>
    <w:p w14:paraId="7AC9E07B" w14:textId="77777777" w:rsidR="00000000" w:rsidRDefault="007C71EE">
      <w:pPr>
        <w:pStyle w:val="a"/>
        <w:rPr>
          <w:rtl/>
        </w:rPr>
      </w:pPr>
    </w:p>
    <w:p w14:paraId="2DB5BCC1" w14:textId="77777777" w:rsidR="00000000" w:rsidRDefault="007C71EE">
      <w:pPr>
        <w:pStyle w:val="a"/>
        <w:rPr>
          <w:rFonts w:hint="cs"/>
          <w:rtl/>
        </w:rPr>
      </w:pPr>
      <w:r>
        <w:rPr>
          <w:rFonts w:hint="cs"/>
          <w:rtl/>
        </w:rPr>
        <w:t>חבר הכנסת אורון. אני מבקש מכם, חברי, כאשר אנשים מדברים</w:t>
      </w:r>
      <w:r>
        <w:rPr>
          <w:rFonts w:hint="cs"/>
          <w:rtl/>
        </w:rPr>
        <w:t xml:space="preserve"> בכעס, וגם רבים הצביעו מתוך כעס, זה פשוט לא הוגן לקרוא  לזה שנאה. אני וחברי כעסנו על מי שרוצה קודם כול לקחת מאתנו את היהדות, לייחס אותה לעצמו ולקחת אותה מאתנו, אחר כך הוא גם רוצה, שאנחנו, גם אתם, חברי ממפלגת העבודה וממרצ ומהמפד"ל, נגן עליהם; אז כעסנו ואמרנ</w:t>
      </w:r>
      <w:r>
        <w:rPr>
          <w:rFonts w:hint="cs"/>
          <w:rtl/>
        </w:rPr>
        <w:t xml:space="preserve">ו: מספיק.  למה צריך לייחס לנו שנאה, פשוט לא הבנתי אף פעם, ואני גם עכשיו חושב שזה מאוס. </w:t>
      </w:r>
    </w:p>
    <w:p w14:paraId="30170B83" w14:textId="77777777" w:rsidR="00000000" w:rsidRDefault="007C71EE">
      <w:pPr>
        <w:pStyle w:val="a"/>
        <w:ind w:firstLine="0"/>
        <w:rPr>
          <w:rFonts w:hint="cs"/>
          <w:rtl/>
        </w:rPr>
      </w:pPr>
    </w:p>
    <w:p w14:paraId="7F215A6E" w14:textId="77777777" w:rsidR="00000000" w:rsidRDefault="007C71EE">
      <w:pPr>
        <w:pStyle w:val="ac"/>
        <w:rPr>
          <w:rtl/>
        </w:rPr>
      </w:pPr>
      <w:r>
        <w:rPr>
          <w:rFonts w:hint="eastAsia"/>
          <w:rtl/>
        </w:rPr>
        <w:t>חיים</w:t>
      </w:r>
      <w:r>
        <w:rPr>
          <w:rtl/>
        </w:rPr>
        <w:t xml:space="preserve"> אורון (מרצ):</w:t>
      </w:r>
    </w:p>
    <w:p w14:paraId="3D9736DB" w14:textId="77777777" w:rsidR="00000000" w:rsidRDefault="007C71EE">
      <w:pPr>
        <w:pStyle w:val="a"/>
        <w:rPr>
          <w:rFonts w:hint="cs"/>
          <w:rtl/>
        </w:rPr>
      </w:pPr>
    </w:p>
    <w:p w14:paraId="6D204400" w14:textId="77777777" w:rsidR="00000000" w:rsidRDefault="007C71EE">
      <w:pPr>
        <w:pStyle w:val="a"/>
        <w:rPr>
          <w:rFonts w:hint="cs"/>
          <w:rtl/>
        </w:rPr>
      </w:pPr>
      <w:r>
        <w:rPr>
          <w:rFonts w:hint="cs"/>
          <w:rtl/>
        </w:rPr>
        <w:t xml:space="preserve">טומי לפיד התפרנס מזה. </w:t>
      </w:r>
    </w:p>
    <w:p w14:paraId="09DDA90B" w14:textId="77777777" w:rsidR="00000000" w:rsidRDefault="007C71EE">
      <w:pPr>
        <w:pStyle w:val="a"/>
        <w:ind w:firstLine="0"/>
        <w:rPr>
          <w:rFonts w:hint="cs"/>
          <w:rtl/>
        </w:rPr>
      </w:pPr>
    </w:p>
    <w:p w14:paraId="17AAB3FC" w14:textId="77777777" w:rsidR="00000000" w:rsidRDefault="007C71EE">
      <w:pPr>
        <w:pStyle w:val="SpeakerCon"/>
        <w:rPr>
          <w:rtl/>
        </w:rPr>
      </w:pPr>
      <w:bookmarkStart w:id="655" w:name="FS000001046T27_05_2003_01_34_41C"/>
      <w:bookmarkEnd w:id="655"/>
      <w:r>
        <w:rPr>
          <w:rtl/>
        </w:rPr>
        <w:t>אילן שלגי (שינוי):</w:t>
      </w:r>
    </w:p>
    <w:p w14:paraId="0AC78BBD" w14:textId="77777777" w:rsidR="00000000" w:rsidRDefault="007C71EE">
      <w:pPr>
        <w:pStyle w:val="a"/>
        <w:rPr>
          <w:rtl/>
        </w:rPr>
      </w:pPr>
    </w:p>
    <w:p w14:paraId="24488630" w14:textId="77777777" w:rsidR="00000000" w:rsidRDefault="007C71EE">
      <w:pPr>
        <w:pStyle w:val="a"/>
        <w:rPr>
          <w:rFonts w:hint="cs"/>
          <w:rtl/>
        </w:rPr>
      </w:pPr>
      <w:r>
        <w:rPr>
          <w:rFonts w:hint="cs"/>
          <w:rtl/>
        </w:rPr>
        <w:t xml:space="preserve">סליחה, באמת. </w:t>
      </w:r>
    </w:p>
    <w:p w14:paraId="0D509F94" w14:textId="77777777" w:rsidR="00000000" w:rsidRDefault="007C71EE">
      <w:pPr>
        <w:pStyle w:val="a"/>
        <w:ind w:firstLine="0"/>
        <w:rPr>
          <w:rFonts w:hint="cs"/>
          <w:rtl/>
        </w:rPr>
      </w:pPr>
    </w:p>
    <w:p w14:paraId="6906B6D2" w14:textId="77777777" w:rsidR="00000000" w:rsidRDefault="007C71EE">
      <w:pPr>
        <w:pStyle w:val="ac"/>
        <w:rPr>
          <w:rtl/>
        </w:rPr>
      </w:pPr>
      <w:r>
        <w:rPr>
          <w:rFonts w:hint="eastAsia"/>
          <w:rtl/>
        </w:rPr>
        <w:t>איתן</w:t>
      </w:r>
      <w:r>
        <w:rPr>
          <w:rtl/>
        </w:rPr>
        <w:t xml:space="preserve"> כבל (העבודה-מימד):</w:t>
      </w:r>
    </w:p>
    <w:p w14:paraId="41A0901F" w14:textId="77777777" w:rsidR="00000000" w:rsidRDefault="007C71EE">
      <w:pPr>
        <w:pStyle w:val="a"/>
        <w:rPr>
          <w:rFonts w:hint="cs"/>
          <w:rtl/>
        </w:rPr>
      </w:pPr>
    </w:p>
    <w:p w14:paraId="47C5DC70" w14:textId="77777777" w:rsidR="00000000" w:rsidRDefault="007C71EE">
      <w:pPr>
        <w:pStyle w:val="a"/>
        <w:rPr>
          <w:rFonts w:hint="cs"/>
          <w:rtl/>
        </w:rPr>
      </w:pPr>
      <w:r>
        <w:rPr>
          <w:rFonts w:hint="cs"/>
          <w:rtl/>
        </w:rPr>
        <w:t xml:space="preserve">חבר הכנסת אילן שלגי, הבאתם את השנאה לכדי אמנות. </w:t>
      </w:r>
    </w:p>
    <w:p w14:paraId="0CA6931A" w14:textId="77777777" w:rsidR="00000000" w:rsidRDefault="007C71EE">
      <w:pPr>
        <w:pStyle w:val="a"/>
        <w:ind w:firstLine="0"/>
        <w:rPr>
          <w:rFonts w:hint="cs"/>
          <w:rtl/>
        </w:rPr>
      </w:pPr>
    </w:p>
    <w:p w14:paraId="6D65FAD3" w14:textId="77777777" w:rsidR="00000000" w:rsidRDefault="007C71EE">
      <w:pPr>
        <w:pStyle w:val="SpeakerCon"/>
        <w:rPr>
          <w:rtl/>
        </w:rPr>
      </w:pPr>
      <w:bookmarkStart w:id="656" w:name="FS000001046T27_05_2003_01_35_39C"/>
      <w:bookmarkEnd w:id="656"/>
      <w:r>
        <w:rPr>
          <w:rtl/>
        </w:rPr>
        <w:t>אילן שלגי (שינ</w:t>
      </w:r>
      <w:r>
        <w:rPr>
          <w:rtl/>
        </w:rPr>
        <w:t>וי):</w:t>
      </w:r>
    </w:p>
    <w:p w14:paraId="7C545B32" w14:textId="77777777" w:rsidR="00000000" w:rsidRDefault="007C71EE">
      <w:pPr>
        <w:pStyle w:val="a"/>
        <w:rPr>
          <w:rtl/>
        </w:rPr>
      </w:pPr>
    </w:p>
    <w:p w14:paraId="4B3B98C1" w14:textId="77777777" w:rsidR="00000000" w:rsidRDefault="007C71EE">
      <w:pPr>
        <w:pStyle w:val="a"/>
        <w:rPr>
          <w:rFonts w:hint="cs"/>
          <w:rtl/>
        </w:rPr>
      </w:pPr>
      <w:r>
        <w:rPr>
          <w:rFonts w:hint="cs"/>
          <w:rtl/>
        </w:rPr>
        <w:t xml:space="preserve">אני מבקש לומר לך, חבר הכנסת כבל - - - </w:t>
      </w:r>
    </w:p>
    <w:p w14:paraId="48600D3D" w14:textId="77777777" w:rsidR="00000000" w:rsidRDefault="007C71EE">
      <w:pPr>
        <w:pStyle w:val="a"/>
        <w:ind w:firstLine="0"/>
        <w:rPr>
          <w:rFonts w:hint="cs"/>
          <w:rtl/>
        </w:rPr>
      </w:pPr>
    </w:p>
    <w:p w14:paraId="27E8B0EF" w14:textId="77777777" w:rsidR="00000000" w:rsidRDefault="007C71EE">
      <w:pPr>
        <w:pStyle w:val="ac"/>
        <w:rPr>
          <w:rtl/>
        </w:rPr>
      </w:pPr>
      <w:r>
        <w:rPr>
          <w:rFonts w:hint="eastAsia"/>
          <w:rtl/>
        </w:rPr>
        <w:t>איתן</w:t>
      </w:r>
      <w:r>
        <w:rPr>
          <w:rtl/>
        </w:rPr>
        <w:t xml:space="preserve"> כבל (העבודה-מימד):</w:t>
      </w:r>
    </w:p>
    <w:p w14:paraId="24D87726" w14:textId="77777777" w:rsidR="00000000" w:rsidRDefault="007C71EE">
      <w:pPr>
        <w:pStyle w:val="a"/>
        <w:rPr>
          <w:rFonts w:hint="cs"/>
          <w:rtl/>
        </w:rPr>
      </w:pPr>
    </w:p>
    <w:p w14:paraId="1F5FBABC" w14:textId="77777777" w:rsidR="00000000" w:rsidRDefault="007C71EE">
      <w:pPr>
        <w:pStyle w:val="a"/>
        <w:rPr>
          <w:rFonts w:hint="cs"/>
          <w:rtl/>
        </w:rPr>
      </w:pPr>
      <w:r>
        <w:rPr>
          <w:rFonts w:hint="cs"/>
          <w:rtl/>
        </w:rPr>
        <w:t xml:space="preserve">אתם עוד תפסידו את הבחירות. </w:t>
      </w:r>
    </w:p>
    <w:p w14:paraId="368B6E2D" w14:textId="77777777" w:rsidR="00000000" w:rsidRDefault="007C71EE">
      <w:pPr>
        <w:pStyle w:val="a"/>
        <w:ind w:firstLine="0"/>
        <w:rPr>
          <w:rFonts w:hint="cs"/>
          <w:rtl/>
        </w:rPr>
      </w:pPr>
    </w:p>
    <w:p w14:paraId="1E0E90D0" w14:textId="77777777" w:rsidR="00000000" w:rsidRDefault="007C71EE">
      <w:pPr>
        <w:pStyle w:val="SpeakerCon"/>
        <w:rPr>
          <w:rtl/>
        </w:rPr>
      </w:pPr>
      <w:bookmarkStart w:id="657" w:name="FS000001046T27_05_2003_01_36_07C"/>
      <w:bookmarkEnd w:id="657"/>
      <w:r>
        <w:rPr>
          <w:rtl/>
        </w:rPr>
        <w:t>אילן שלגי (שינוי):</w:t>
      </w:r>
    </w:p>
    <w:p w14:paraId="2FD63496" w14:textId="77777777" w:rsidR="00000000" w:rsidRDefault="007C71EE">
      <w:pPr>
        <w:pStyle w:val="a"/>
        <w:rPr>
          <w:rtl/>
        </w:rPr>
      </w:pPr>
    </w:p>
    <w:p w14:paraId="47AC1ABC" w14:textId="77777777" w:rsidR="00000000" w:rsidRDefault="007C71EE">
      <w:pPr>
        <w:pStyle w:val="a"/>
        <w:rPr>
          <w:rFonts w:hint="cs"/>
          <w:rtl/>
        </w:rPr>
      </w:pPr>
      <w:r>
        <w:rPr>
          <w:rFonts w:hint="cs"/>
          <w:rtl/>
        </w:rPr>
        <w:t xml:space="preserve">אני מבקש לומר לכם, חברים, זה פשוט לא נכון ולא הוגן, זה אפילו מעליב. </w:t>
      </w:r>
    </w:p>
    <w:p w14:paraId="308A79A3" w14:textId="77777777" w:rsidR="00000000" w:rsidRDefault="007C71EE">
      <w:pPr>
        <w:pStyle w:val="a"/>
        <w:ind w:firstLine="0"/>
        <w:rPr>
          <w:rFonts w:hint="cs"/>
          <w:rtl/>
        </w:rPr>
      </w:pPr>
    </w:p>
    <w:p w14:paraId="4B6925CD" w14:textId="77777777" w:rsidR="00000000" w:rsidRDefault="007C71EE">
      <w:pPr>
        <w:pStyle w:val="ad"/>
        <w:rPr>
          <w:rtl/>
        </w:rPr>
      </w:pPr>
      <w:r>
        <w:rPr>
          <w:rtl/>
        </w:rPr>
        <w:t>היו"ר נסים דהן:</w:t>
      </w:r>
    </w:p>
    <w:p w14:paraId="1BDBFD2C" w14:textId="77777777" w:rsidR="00000000" w:rsidRDefault="007C71EE">
      <w:pPr>
        <w:pStyle w:val="a"/>
        <w:rPr>
          <w:rtl/>
        </w:rPr>
      </w:pPr>
    </w:p>
    <w:p w14:paraId="618C3056" w14:textId="77777777" w:rsidR="00000000" w:rsidRDefault="007C71EE">
      <w:pPr>
        <w:pStyle w:val="a"/>
        <w:rPr>
          <w:rFonts w:hint="cs"/>
          <w:rtl/>
        </w:rPr>
      </w:pPr>
      <w:r>
        <w:rPr>
          <w:rFonts w:hint="cs"/>
          <w:rtl/>
        </w:rPr>
        <w:t xml:space="preserve">זה שאני לא מתערב בוויכוח, זה לא אומר שאני מסכים. </w:t>
      </w:r>
      <w:r>
        <w:rPr>
          <w:rFonts w:hint="cs"/>
          <w:rtl/>
        </w:rPr>
        <w:t xml:space="preserve">אני בתפקיד הממלכתי כאן. </w:t>
      </w:r>
    </w:p>
    <w:p w14:paraId="5A274BA7" w14:textId="77777777" w:rsidR="00000000" w:rsidRDefault="007C71EE">
      <w:pPr>
        <w:pStyle w:val="a"/>
        <w:ind w:firstLine="0"/>
        <w:rPr>
          <w:rFonts w:hint="cs"/>
          <w:rtl/>
        </w:rPr>
      </w:pPr>
    </w:p>
    <w:p w14:paraId="308E1B89" w14:textId="77777777" w:rsidR="00000000" w:rsidRDefault="007C71EE">
      <w:pPr>
        <w:pStyle w:val="SpeakerCon"/>
        <w:rPr>
          <w:rtl/>
        </w:rPr>
      </w:pPr>
      <w:bookmarkStart w:id="658" w:name="FS000001046T27_05_2003_01_36_43C"/>
      <w:bookmarkEnd w:id="658"/>
      <w:r>
        <w:rPr>
          <w:rtl/>
        </w:rPr>
        <w:t>אילן שלגי (שינוי):</w:t>
      </w:r>
    </w:p>
    <w:p w14:paraId="56C336C0" w14:textId="77777777" w:rsidR="00000000" w:rsidRDefault="007C71EE">
      <w:pPr>
        <w:pStyle w:val="a"/>
        <w:rPr>
          <w:rtl/>
        </w:rPr>
      </w:pPr>
    </w:p>
    <w:p w14:paraId="1A1857BE" w14:textId="77777777" w:rsidR="00000000" w:rsidRDefault="007C71EE">
      <w:pPr>
        <w:pStyle w:val="a"/>
        <w:rPr>
          <w:rFonts w:hint="cs"/>
          <w:rtl/>
        </w:rPr>
      </w:pPr>
      <w:r>
        <w:rPr>
          <w:rFonts w:hint="cs"/>
          <w:rtl/>
        </w:rPr>
        <w:t xml:space="preserve">אני מאוד מעריך את אדוני היושב-ראש, שבאמת לא מצטרף לוויכוח. אני מבקש לומר - - - </w:t>
      </w:r>
    </w:p>
    <w:p w14:paraId="32EACE65" w14:textId="77777777" w:rsidR="00000000" w:rsidRDefault="007C71EE">
      <w:pPr>
        <w:pStyle w:val="a"/>
        <w:ind w:firstLine="0"/>
        <w:rPr>
          <w:rFonts w:hint="cs"/>
          <w:rtl/>
        </w:rPr>
      </w:pPr>
    </w:p>
    <w:p w14:paraId="74FCBF45" w14:textId="77777777" w:rsidR="00000000" w:rsidRDefault="007C71EE">
      <w:pPr>
        <w:pStyle w:val="ad"/>
        <w:rPr>
          <w:rtl/>
        </w:rPr>
      </w:pPr>
      <w:r>
        <w:rPr>
          <w:rtl/>
        </w:rPr>
        <w:t>היו"ר נסים דהן:</w:t>
      </w:r>
    </w:p>
    <w:p w14:paraId="1F42BE51" w14:textId="77777777" w:rsidR="00000000" w:rsidRDefault="007C71EE">
      <w:pPr>
        <w:pStyle w:val="a"/>
        <w:rPr>
          <w:rtl/>
        </w:rPr>
      </w:pPr>
    </w:p>
    <w:p w14:paraId="5E8BF3D4" w14:textId="77777777" w:rsidR="00000000" w:rsidRDefault="007C71EE">
      <w:pPr>
        <w:pStyle w:val="a"/>
        <w:rPr>
          <w:rFonts w:hint="cs"/>
          <w:rtl/>
        </w:rPr>
      </w:pPr>
      <w:r>
        <w:rPr>
          <w:rFonts w:hint="cs"/>
          <w:rtl/>
        </w:rPr>
        <w:t xml:space="preserve">רבותי, יש לתת לדובר לומר את דבריו. תהיה לך הזדמנות, חבר הכנסת אורון, לענות. </w:t>
      </w:r>
    </w:p>
    <w:p w14:paraId="3A15F404" w14:textId="77777777" w:rsidR="00000000" w:rsidRDefault="007C71EE">
      <w:pPr>
        <w:pStyle w:val="a"/>
        <w:ind w:firstLine="0"/>
        <w:rPr>
          <w:rFonts w:hint="cs"/>
          <w:rtl/>
        </w:rPr>
      </w:pPr>
    </w:p>
    <w:p w14:paraId="773F1BC9" w14:textId="77777777" w:rsidR="00000000" w:rsidRDefault="007C71EE">
      <w:pPr>
        <w:pStyle w:val="SpeakerCon"/>
        <w:rPr>
          <w:rtl/>
        </w:rPr>
      </w:pPr>
      <w:bookmarkStart w:id="659" w:name="FS000001046T27_05_2003_01_41_49C"/>
      <w:bookmarkEnd w:id="659"/>
      <w:r>
        <w:rPr>
          <w:rtl/>
        </w:rPr>
        <w:t>אילן שלגי (שינוי):</w:t>
      </w:r>
    </w:p>
    <w:p w14:paraId="4B19E228" w14:textId="77777777" w:rsidR="00000000" w:rsidRDefault="007C71EE">
      <w:pPr>
        <w:pStyle w:val="a"/>
        <w:rPr>
          <w:rtl/>
        </w:rPr>
      </w:pPr>
    </w:p>
    <w:p w14:paraId="3B06075A" w14:textId="77777777" w:rsidR="00000000" w:rsidRDefault="007C71EE">
      <w:pPr>
        <w:pStyle w:val="a"/>
        <w:rPr>
          <w:rFonts w:hint="cs"/>
          <w:rtl/>
        </w:rPr>
      </w:pPr>
      <w:r>
        <w:rPr>
          <w:rFonts w:hint="cs"/>
          <w:rtl/>
        </w:rPr>
        <w:t>אני מבקש לומר,</w:t>
      </w:r>
      <w:r>
        <w:rPr>
          <w:rFonts w:hint="cs"/>
          <w:rtl/>
        </w:rPr>
        <w:t xml:space="preserve"> במקרה לגמרי כרגע נוכחים במליאה רק חברי כנסת יהודים. אני מבקש לומר לכם, שאורח החיים במדינת ישראל צריך לשקף את הפלורליזם התרבותי והדתי שקיים בעם ישראל. הוא צריך לשקף גם את הזרמים הקונסרבטיביים והרפורמיים. הוא צריך לשקף את היהדות ההומניסטית, החופשית - - - </w:t>
      </w:r>
    </w:p>
    <w:p w14:paraId="7154D3F8" w14:textId="77777777" w:rsidR="00000000" w:rsidRDefault="007C71EE">
      <w:pPr>
        <w:pStyle w:val="a"/>
        <w:ind w:firstLine="0"/>
        <w:rPr>
          <w:rFonts w:hint="cs"/>
          <w:rtl/>
        </w:rPr>
      </w:pPr>
    </w:p>
    <w:p w14:paraId="5E54CDD9" w14:textId="77777777" w:rsidR="00000000" w:rsidRDefault="007C71EE">
      <w:pPr>
        <w:pStyle w:val="ac"/>
        <w:rPr>
          <w:rtl/>
        </w:rPr>
      </w:pPr>
      <w:r>
        <w:rPr>
          <w:rFonts w:hint="eastAsia"/>
          <w:rtl/>
        </w:rPr>
        <w:t>רשף</w:t>
      </w:r>
      <w:r>
        <w:rPr>
          <w:rtl/>
        </w:rPr>
        <w:t xml:space="preserve"> חן (שינוי):</w:t>
      </w:r>
    </w:p>
    <w:p w14:paraId="7669E84D" w14:textId="77777777" w:rsidR="00000000" w:rsidRDefault="007C71EE">
      <w:pPr>
        <w:pStyle w:val="a"/>
        <w:rPr>
          <w:rFonts w:hint="cs"/>
          <w:rtl/>
        </w:rPr>
      </w:pPr>
    </w:p>
    <w:p w14:paraId="5801D672" w14:textId="77777777" w:rsidR="00000000" w:rsidRDefault="007C71EE">
      <w:pPr>
        <w:pStyle w:val="a"/>
        <w:rPr>
          <w:rFonts w:hint="cs"/>
          <w:rtl/>
        </w:rPr>
      </w:pPr>
      <w:r>
        <w:rPr>
          <w:rFonts w:hint="cs"/>
          <w:rtl/>
        </w:rPr>
        <w:t xml:space="preserve">הם לא יהודים - - - </w:t>
      </w:r>
    </w:p>
    <w:p w14:paraId="598CB2A6" w14:textId="77777777" w:rsidR="00000000" w:rsidRDefault="007C71EE">
      <w:pPr>
        <w:pStyle w:val="a"/>
        <w:ind w:firstLine="0"/>
        <w:rPr>
          <w:rFonts w:hint="cs"/>
          <w:rtl/>
        </w:rPr>
      </w:pPr>
    </w:p>
    <w:p w14:paraId="05AE5EFA" w14:textId="77777777" w:rsidR="00000000" w:rsidRDefault="007C71EE">
      <w:pPr>
        <w:pStyle w:val="ad"/>
        <w:rPr>
          <w:rtl/>
        </w:rPr>
      </w:pPr>
      <w:r>
        <w:rPr>
          <w:rtl/>
        </w:rPr>
        <w:t>היו"ר נסים דהן:</w:t>
      </w:r>
    </w:p>
    <w:p w14:paraId="0D7E5A0A" w14:textId="77777777" w:rsidR="00000000" w:rsidRDefault="007C71EE">
      <w:pPr>
        <w:pStyle w:val="a"/>
        <w:rPr>
          <w:rtl/>
        </w:rPr>
      </w:pPr>
    </w:p>
    <w:p w14:paraId="4350F478" w14:textId="77777777" w:rsidR="00000000" w:rsidRDefault="007C71EE">
      <w:pPr>
        <w:pStyle w:val="a"/>
        <w:rPr>
          <w:rFonts w:hint="cs"/>
          <w:rtl/>
        </w:rPr>
      </w:pPr>
      <w:r>
        <w:rPr>
          <w:rFonts w:hint="cs"/>
          <w:rtl/>
        </w:rPr>
        <w:t xml:space="preserve">חבר הכנסת רשף חן, למה אתה מפריע לחבר לדבר? </w:t>
      </w:r>
    </w:p>
    <w:p w14:paraId="13BF7A56" w14:textId="77777777" w:rsidR="00000000" w:rsidRDefault="007C71EE">
      <w:pPr>
        <w:pStyle w:val="a"/>
        <w:ind w:firstLine="0"/>
        <w:rPr>
          <w:rFonts w:hint="cs"/>
          <w:rtl/>
        </w:rPr>
      </w:pPr>
    </w:p>
    <w:p w14:paraId="33C4E772" w14:textId="77777777" w:rsidR="00000000" w:rsidRDefault="007C71EE">
      <w:pPr>
        <w:pStyle w:val="ac"/>
        <w:rPr>
          <w:rtl/>
        </w:rPr>
      </w:pPr>
      <w:r>
        <w:rPr>
          <w:rFonts w:hint="eastAsia"/>
          <w:rtl/>
        </w:rPr>
        <w:t>חיים</w:t>
      </w:r>
      <w:r>
        <w:rPr>
          <w:rtl/>
        </w:rPr>
        <w:t xml:space="preserve"> אורון (מרצ):</w:t>
      </w:r>
    </w:p>
    <w:p w14:paraId="23EFCEB7" w14:textId="77777777" w:rsidR="00000000" w:rsidRDefault="007C71EE">
      <w:pPr>
        <w:pStyle w:val="a"/>
        <w:rPr>
          <w:rFonts w:hint="cs"/>
          <w:rtl/>
        </w:rPr>
      </w:pPr>
    </w:p>
    <w:p w14:paraId="41DA1534" w14:textId="77777777" w:rsidR="00000000" w:rsidRDefault="007C71EE">
      <w:pPr>
        <w:pStyle w:val="a"/>
        <w:rPr>
          <w:rFonts w:hint="cs"/>
          <w:rtl/>
        </w:rPr>
      </w:pPr>
      <w:r>
        <w:rPr>
          <w:rFonts w:hint="cs"/>
          <w:rtl/>
        </w:rPr>
        <w:t xml:space="preserve">חבר הכנסת טומי לפיד התפרנס משנאת ערבים ומשנאת יהודים. </w:t>
      </w:r>
    </w:p>
    <w:p w14:paraId="666C33BF" w14:textId="77777777" w:rsidR="00000000" w:rsidRDefault="007C71EE">
      <w:pPr>
        <w:pStyle w:val="a"/>
        <w:ind w:firstLine="0"/>
        <w:rPr>
          <w:rFonts w:hint="cs"/>
          <w:rtl/>
        </w:rPr>
      </w:pPr>
    </w:p>
    <w:p w14:paraId="600A07A4" w14:textId="77777777" w:rsidR="00000000" w:rsidRDefault="007C71EE">
      <w:pPr>
        <w:pStyle w:val="ad"/>
        <w:rPr>
          <w:rtl/>
        </w:rPr>
      </w:pPr>
      <w:r>
        <w:rPr>
          <w:rtl/>
        </w:rPr>
        <w:t>היו"ר נסים דהן:</w:t>
      </w:r>
    </w:p>
    <w:p w14:paraId="7BD415F0" w14:textId="77777777" w:rsidR="00000000" w:rsidRDefault="007C71EE">
      <w:pPr>
        <w:pStyle w:val="a"/>
        <w:rPr>
          <w:rtl/>
        </w:rPr>
      </w:pPr>
    </w:p>
    <w:p w14:paraId="125A7F97" w14:textId="77777777" w:rsidR="00000000" w:rsidRDefault="007C71EE">
      <w:pPr>
        <w:pStyle w:val="a"/>
        <w:rPr>
          <w:rFonts w:hint="cs"/>
          <w:rtl/>
        </w:rPr>
      </w:pPr>
      <w:r>
        <w:rPr>
          <w:rFonts w:hint="cs"/>
          <w:rtl/>
        </w:rPr>
        <w:t>רבותי, זה לא ויכוח כאן. חבר הכנסת חיים אורון.</w:t>
      </w:r>
    </w:p>
    <w:p w14:paraId="34DD90CF" w14:textId="77777777" w:rsidR="00000000" w:rsidRDefault="007C71EE">
      <w:pPr>
        <w:pStyle w:val="a"/>
        <w:ind w:firstLine="0"/>
        <w:rPr>
          <w:rFonts w:hint="cs"/>
          <w:rtl/>
        </w:rPr>
      </w:pPr>
    </w:p>
    <w:p w14:paraId="33091D95" w14:textId="77777777" w:rsidR="00000000" w:rsidRDefault="007C71EE">
      <w:pPr>
        <w:pStyle w:val="SpeakerCon"/>
        <w:rPr>
          <w:rtl/>
        </w:rPr>
      </w:pPr>
      <w:bookmarkStart w:id="660" w:name="FS000001046T27_05_2003_01_44_33C"/>
      <w:bookmarkEnd w:id="660"/>
      <w:r>
        <w:rPr>
          <w:rtl/>
        </w:rPr>
        <w:t>אילן שלגי (שינוי)</w:t>
      </w:r>
      <w:r>
        <w:rPr>
          <w:rtl/>
        </w:rPr>
        <w:t>:</w:t>
      </w:r>
    </w:p>
    <w:p w14:paraId="7FC0A26F" w14:textId="77777777" w:rsidR="00000000" w:rsidRDefault="007C71EE">
      <w:pPr>
        <w:pStyle w:val="a"/>
        <w:rPr>
          <w:rtl/>
        </w:rPr>
      </w:pPr>
    </w:p>
    <w:p w14:paraId="1C247D34" w14:textId="77777777" w:rsidR="00000000" w:rsidRDefault="007C71EE">
      <w:pPr>
        <w:pStyle w:val="a"/>
        <w:rPr>
          <w:rFonts w:hint="cs"/>
          <w:rtl/>
        </w:rPr>
      </w:pPr>
      <w:r>
        <w:rPr>
          <w:rFonts w:hint="cs"/>
          <w:rtl/>
        </w:rPr>
        <w:t>חברים, אני מבקש לומר, שאורח החיים שלנו צריך לשקף את היהדות ההומניסטית החופשית לא פחות משהוא משקף את היהדות האורתודוקסית. שאלת צביונה היהודי של מדינת ישראל נוגעת לי כיהודי חילוני חופשי לא פחות מאשר לאנשי ש"ס ויהדות התורה. אבל בשונה מהם, אני יודע כי היהדו</w:t>
      </w:r>
      <w:r>
        <w:rPr>
          <w:rFonts w:hint="cs"/>
          <w:rtl/>
        </w:rPr>
        <w:t xml:space="preserve">ת פנים רבות לה. יש יותר מדרך אחת להיות יהודי, הדרך האורתודוקסית היא רק אחת מהן. </w:t>
      </w:r>
    </w:p>
    <w:p w14:paraId="3EE3F78D" w14:textId="77777777" w:rsidR="00000000" w:rsidRDefault="007C71EE">
      <w:pPr>
        <w:pStyle w:val="a"/>
        <w:rPr>
          <w:rFonts w:hint="cs"/>
          <w:rtl/>
        </w:rPr>
      </w:pPr>
    </w:p>
    <w:p w14:paraId="4A9CB6E3" w14:textId="77777777" w:rsidR="00000000" w:rsidRDefault="007C71EE">
      <w:pPr>
        <w:pStyle w:val="a"/>
        <w:rPr>
          <w:rFonts w:hint="cs"/>
          <w:rtl/>
        </w:rPr>
      </w:pPr>
      <w:r>
        <w:rPr>
          <w:rFonts w:hint="cs"/>
          <w:rtl/>
        </w:rPr>
        <w:t>החרדים אינם מבינים, כי באמצעים של חקיקה דתית וכפיית נורמות אורתודוקסיות, לא זו בלבד שאין הם מקדמים את צביונה היהודי של המדינה, אלא הם גורמים בהכרח לניכור, להרחקה, וחלילה גם ל</w:t>
      </w:r>
      <w:r>
        <w:rPr>
          <w:rFonts w:hint="cs"/>
          <w:rtl/>
        </w:rPr>
        <w:t xml:space="preserve">המאסה של הדת. </w:t>
      </w:r>
    </w:p>
    <w:p w14:paraId="7920F40F" w14:textId="77777777" w:rsidR="00000000" w:rsidRDefault="007C71EE">
      <w:pPr>
        <w:pStyle w:val="a"/>
        <w:rPr>
          <w:rFonts w:hint="cs"/>
          <w:rtl/>
        </w:rPr>
      </w:pPr>
    </w:p>
    <w:p w14:paraId="003FDC3D" w14:textId="77777777" w:rsidR="00000000" w:rsidRDefault="007C71EE">
      <w:pPr>
        <w:pStyle w:val="a"/>
        <w:rPr>
          <w:rFonts w:hint="cs"/>
          <w:rtl/>
        </w:rPr>
      </w:pPr>
      <w:r>
        <w:rPr>
          <w:rFonts w:hint="cs"/>
          <w:rtl/>
        </w:rPr>
        <w:t>ישראלים רבים יותר ויותר יודעים בדיוק על מה אני מדבר. אף אחד לא אכל בפסח חמץ כדי להכעיס. מי שבחר לאכול חמץ עשה כך כי הוא אינו סבור שזה עושה אותו ליהודי פחות טוב. הוא עושה כך כי הוא אדם חופשי, וכפי שהוא אינו מונע מכם לאכול מה שנראה לכם לנכון,</w:t>
      </w:r>
      <w:r>
        <w:rPr>
          <w:rFonts w:hint="cs"/>
          <w:rtl/>
        </w:rPr>
        <w:t xml:space="preserve"> הוא מבקש שאתם לא תמנעו זאת ממנו. </w:t>
      </w:r>
    </w:p>
    <w:p w14:paraId="2CF0BC25" w14:textId="77777777" w:rsidR="00000000" w:rsidRDefault="007C71EE">
      <w:pPr>
        <w:pStyle w:val="a"/>
        <w:rPr>
          <w:rFonts w:hint="cs"/>
          <w:rtl/>
        </w:rPr>
      </w:pPr>
    </w:p>
    <w:p w14:paraId="2A6EA2D3" w14:textId="77777777" w:rsidR="00000000" w:rsidRDefault="007C71EE">
      <w:pPr>
        <w:pStyle w:val="a"/>
        <w:rPr>
          <w:rFonts w:hint="cs"/>
          <w:rtl/>
        </w:rPr>
      </w:pPr>
      <w:r>
        <w:rPr>
          <w:rFonts w:hint="cs"/>
          <w:rtl/>
        </w:rPr>
        <w:t>ביום הכיפורים, בלא שקיים כל חוק המחייב הזאת, אין אנו החילונים נוסעים במכוניות. אנו מכבדים את מה שיש עליו הסכמה כללית המייצגת את אופיה היהודי של המדינה, בלא שיש על כך איסור בחוק. אבל אם תאסרו עלינו לאכול חמץ בפסח, יש כל ה</w:t>
      </w:r>
      <w:r>
        <w:rPr>
          <w:rFonts w:hint="cs"/>
          <w:rtl/>
        </w:rPr>
        <w:t xml:space="preserve">סיכויים שהדבר לא יצלח, מה גם שהיום, כידוע, אין איסור על אכילת חמץ בפסח, אפילו אין איסור על מכירת חמץ בפסח. האיסור הקיים בחוק הוא על הצגתו של החמץ למכירה. וטוב שרק כך, אבל אני מקווה שגם הדבר הזה ישתנה. </w:t>
      </w:r>
    </w:p>
    <w:p w14:paraId="7169302C" w14:textId="77777777" w:rsidR="00000000" w:rsidRDefault="007C71EE">
      <w:pPr>
        <w:pStyle w:val="a"/>
        <w:rPr>
          <w:rFonts w:hint="cs"/>
          <w:rtl/>
        </w:rPr>
      </w:pPr>
    </w:p>
    <w:p w14:paraId="6B69F8AD" w14:textId="77777777" w:rsidR="00000000" w:rsidRDefault="007C71EE">
      <w:pPr>
        <w:pStyle w:val="a"/>
        <w:rPr>
          <w:rFonts w:hint="cs"/>
          <w:rtl/>
        </w:rPr>
      </w:pPr>
      <w:r>
        <w:rPr>
          <w:rFonts w:hint="cs"/>
          <w:rtl/>
        </w:rPr>
        <w:t>אגב, לפני 15 שנה החוק הזה עדיין לא היה קיים, ולא ראית</w:t>
      </w:r>
      <w:r>
        <w:rPr>
          <w:rFonts w:hint="cs"/>
          <w:rtl/>
        </w:rPr>
        <w:t xml:space="preserve">י שאז אנשים פה נזעקים ואומרים, כפי שאמר חבר הכנסת אייכלר, שכולנו נענשים משום שאיננו מקיימים את התורה. </w:t>
      </w:r>
    </w:p>
    <w:p w14:paraId="5B75E5E1" w14:textId="77777777" w:rsidR="00000000" w:rsidRDefault="007C71EE">
      <w:pPr>
        <w:pStyle w:val="a"/>
        <w:rPr>
          <w:rFonts w:hint="cs"/>
          <w:rtl/>
        </w:rPr>
      </w:pPr>
    </w:p>
    <w:p w14:paraId="5500CB45" w14:textId="77777777" w:rsidR="00000000" w:rsidRDefault="007C71EE">
      <w:pPr>
        <w:pStyle w:val="a"/>
        <w:rPr>
          <w:rFonts w:hint="cs"/>
          <w:rtl/>
        </w:rPr>
      </w:pPr>
      <w:r>
        <w:rPr>
          <w:rFonts w:hint="cs"/>
          <w:rtl/>
        </w:rPr>
        <w:t>בליל הסדר, 90% מהחילונים במדינה טעמו מן המצה וקראו בהגדה, וגם אני ומשפחתי ביניהם. העובדה שלמחרת אכלתי גם חמץ אינה עושה אותי ליהודי פחות  טוב מכם. גם כאש</w:t>
      </w:r>
      <w:r>
        <w:rPr>
          <w:rFonts w:hint="cs"/>
          <w:rtl/>
        </w:rPr>
        <w:t xml:space="preserve">ר אני עובר בין שתי נשים, אינני מרגיש שאני יהודי רע. והרי המרן אסר זאת. המרן שלכם גם הודיע כי חוק שווה בגימטרייה לגיהינום, ואני מבקש להודיעכם כי גם חילוני בגימטרייה שווה לחוק, כמו חוק וכמו גיהינום, 114. אגב, גם מדע, כמו חוק וכמו חילוני, שווה ל=114. אני, אם </w:t>
      </w:r>
      <w:r>
        <w:rPr>
          <w:rFonts w:hint="cs"/>
          <w:rtl/>
        </w:rPr>
        <w:t xml:space="preserve">כן, גאה להיות חילוני, שומר חוק ומאוד גאה בהישגי המדע הישראלי. </w:t>
      </w:r>
    </w:p>
    <w:p w14:paraId="1A82EA70" w14:textId="77777777" w:rsidR="00000000" w:rsidRDefault="007C71EE">
      <w:pPr>
        <w:pStyle w:val="a"/>
        <w:rPr>
          <w:rFonts w:hint="cs"/>
          <w:rtl/>
        </w:rPr>
      </w:pPr>
    </w:p>
    <w:p w14:paraId="2B689265" w14:textId="77777777" w:rsidR="00000000" w:rsidRDefault="007C71EE">
      <w:pPr>
        <w:pStyle w:val="a"/>
        <w:rPr>
          <w:rFonts w:hint="cs"/>
          <w:rtl/>
        </w:rPr>
      </w:pPr>
      <w:r>
        <w:rPr>
          <w:rFonts w:hint="cs"/>
          <w:rtl/>
        </w:rPr>
        <w:t xml:space="preserve">אגב, היום בישיבת ועדת החינוך אמר חבר הכנסת גפני, בדיון בנושא תוכנית הליבה, שתורת דרווין היא שטויות. אמרתי לו, שאני אינני מונע ממנו ללמד שבראו את העולם בשישה ימים ואינני אומר שאלה שטויות. </w:t>
      </w:r>
    </w:p>
    <w:p w14:paraId="65C50002" w14:textId="77777777" w:rsidR="00000000" w:rsidRDefault="007C71EE">
      <w:pPr>
        <w:pStyle w:val="a"/>
        <w:rPr>
          <w:rFonts w:hint="cs"/>
          <w:rtl/>
        </w:rPr>
      </w:pPr>
    </w:p>
    <w:p w14:paraId="519E4C54" w14:textId="77777777" w:rsidR="00000000" w:rsidRDefault="007C71EE">
      <w:pPr>
        <w:pStyle w:val="a"/>
        <w:rPr>
          <w:rFonts w:hint="cs"/>
          <w:rtl/>
        </w:rPr>
      </w:pPr>
      <w:r>
        <w:rPr>
          <w:rFonts w:hint="cs"/>
          <w:rtl/>
        </w:rPr>
        <w:t>אני</w:t>
      </w:r>
      <w:r>
        <w:rPr>
          <w:rFonts w:hint="cs"/>
          <w:rtl/>
        </w:rPr>
        <w:t xml:space="preserve"> גאה בפעולות ההומניטריות ברוח היהדות שנקט שר הפנים, חברי אברהם פורז, לגבי עולים ועובדים זרים אשר קודמו התעמר בהם. </w:t>
      </w:r>
    </w:p>
    <w:p w14:paraId="40E3192B" w14:textId="77777777" w:rsidR="00000000" w:rsidRDefault="007C71EE">
      <w:pPr>
        <w:pStyle w:val="a"/>
        <w:rPr>
          <w:rFonts w:hint="cs"/>
          <w:rtl/>
        </w:rPr>
      </w:pPr>
    </w:p>
    <w:p w14:paraId="63495A9D" w14:textId="77777777" w:rsidR="00000000" w:rsidRDefault="007C71EE">
      <w:pPr>
        <w:pStyle w:val="a"/>
        <w:rPr>
          <w:rFonts w:hint="cs"/>
          <w:rtl/>
        </w:rPr>
      </w:pPr>
      <w:r>
        <w:rPr>
          <w:rFonts w:hint="cs"/>
          <w:rtl/>
        </w:rPr>
        <w:t>אני שואל אתכם, חברי מהמפד"ל, חבר הכנסת השר אורלב, אתכם הציונים יש לי שיח, מדוע אתם מסייעים לחרדים להרחיק את רוב הישראלים מבית-הכנסת? מדוע בב</w:t>
      </w:r>
      <w:r>
        <w:rPr>
          <w:rFonts w:hint="cs"/>
          <w:rtl/>
        </w:rPr>
        <w:t xml:space="preserve">ר-מצווה של בני אני עומד לידו בבית-הכנסת אך אמו צריכה להביט בו מן היציע, מרחוק. </w:t>
      </w:r>
    </w:p>
    <w:p w14:paraId="10262AA1" w14:textId="77777777" w:rsidR="00000000" w:rsidRDefault="007C71EE">
      <w:pPr>
        <w:pStyle w:val="a"/>
        <w:rPr>
          <w:rFonts w:hint="cs"/>
          <w:rtl/>
        </w:rPr>
      </w:pPr>
    </w:p>
    <w:p w14:paraId="233E240D" w14:textId="77777777" w:rsidR="00000000" w:rsidRDefault="007C71EE">
      <w:pPr>
        <w:pStyle w:val="a"/>
        <w:rPr>
          <w:rFonts w:hint="cs"/>
          <w:rtl/>
        </w:rPr>
      </w:pPr>
      <w:r>
        <w:rPr>
          <w:rFonts w:hint="cs"/>
          <w:rtl/>
        </w:rPr>
        <w:t xml:space="preserve">אני מבקש לחזור ולהסיר את העלילה השפלה של שנאה שטופלים עלינו. </w:t>
      </w:r>
    </w:p>
    <w:p w14:paraId="21F9DE17" w14:textId="77777777" w:rsidR="00000000" w:rsidRDefault="007C71EE">
      <w:pPr>
        <w:pStyle w:val="a"/>
        <w:ind w:firstLine="0"/>
        <w:rPr>
          <w:rFonts w:hint="cs"/>
          <w:rtl/>
        </w:rPr>
      </w:pPr>
    </w:p>
    <w:p w14:paraId="09C9EA41" w14:textId="77777777" w:rsidR="00000000" w:rsidRDefault="007C71EE">
      <w:pPr>
        <w:pStyle w:val="ac"/>
        <w:rPr>
          <w:rtl/>
        </w:rPr>
      </w:pPr>
      <w:r>
        <w:rPr>
          <w:rFonts w:hint="eastAsia"/>
          <w:rtl/>
        </w:rPr>
        <w:t>דוד</w:t>
      </w:r>
      <w:r>
        <w:rPr>
          <w:rtl/>
        </w:rPr>
        <w:t xml:space="preserve"> אזולאי (ש"ס):</w:t>
      </w:r>
    </w:p>
    <w:p w14:paraId="222C878C" w14:textId="77777777" w:rsidR="00000000" w:rsidRDefault="007C71EE">
      <w:pPr>
        <w:pStyle w:val="a"/>
        <w:rPr>
          <w:rFonts w:hint="cs"/>
          <w:rtl/>
        </w:rPr>
      </w:pPr>
    </w:p>
    <w:p w14:paraId="2158C7B9" w14:textId="77777777" w:rsidR="00000000" w:rsidRDefault="007C71EE">
      <w:pPr>
        <w:pStyle w:val="a"/>
        <w:rPr>
          <w:rFonts w:hint="cs"/>
          <w:rtl/>
        </w:rPr>
      </w:pPr>
      <w:r>
        <w:rPr>
          <w:rFonts w:hint="cs"/>
          <w:rtl/>
        </w:rPr>
        <w:t xml:space="preserve">לך לבית-כנסת רפורמי, מישהו מגביל אותך? </w:t>
      </w:r>
    </w:p>
    <w:p w14:paraId="65F2D115" w14:textId="77777777" w:rsidR="00000000" w:rsidRDefault="007C71EE">
      <w:pPr>
        <w:pStyle w:val="a"/>
        <w:ind w:firstLine="0"/>
        <w:rPr>
          <w:rFonts w:hint="cs"/>
          <w:rtl/>
        </w:rPr>
      </w:pPr>
    </w:p>
    <w:p w14:paraId="2F4BFA68" w14:textId="77777777" w:rsidR="00000000" w:rsidRDefault="007C71EE">
      <w:pPr>
        <w:pStyle w:val="SpeakerCon"/>
        <w:rPr>
          <w:rtl/>
        </w:rPr>
      </w:pPr>
      <w:bookmarkStart w:id="661" w:name="FS000001046T27_05_2003_01_56_52C"/>
      <w:bookmarkEnd w:id="661"/>
      <w:r>
        <w:rPr>
          <w:rtl/>
        </w:rPr>
        <w:t>אילן שלגי (שינוי):</w:t>
      </w:r>
    </w:p>
    <w:p w14:paraId="10D23137" w14:textId="77777777" w:rsidR="00000000" w:rsidRDefault="007C71EE">
      <w:pPr>
        <w:pStyle w:val="a"/>
        <w:rPr>
          <w:rtl/>
        </w:rPr>
      </w:pPr>
    </w:p>
    <w:p w14:paraId="6AB6BEC1" w14:textId="77777777" w:rsidR="00000000" w:rsidRDefault="007C71EE">
      <w:pPr>
        <w:pStyle w:val="a"/>
        <w:rPr>
          <w:rFonts w:hint="cs"/>
          <w:rtl/>
        </w:rPr>
      </w:pPr>
      <w:r>
        <w:rPr>
          <w:rFonts w:hint="cs"/>
          <w:rtl/>
        </w:rPr>
        <w:t>כן, כשיכירו ברפורמים, אני אלך לר</w:t>
      </w:r>
      <w:r>
        <w:rPr>
          <w:rFonts w:hint="cs"/>
          <w:rtl/>
        </w:rPr>
        <w:t xml:space="preserve">פורמים. </w:t>
      </w:r>
    </w:p>
    <w:p w14:paraId="7FC0DFA8" w14:textId="77777777" w:rsidR="00000000" w:rsidRDefault="007C71EE">
      <w:pPr>
        <w:pStyle w:val="a"/>
        <w:ind w:firstLine="0"/>
        <w:rPr>
          <w:rFonts w:hint="cs"/>
          <w:rtl/>
        </w:rPr>
      </w:pPr>
    </w:p>
    <w:p w14:paraId="25511F4D" w14:textId="77777777" w:rsidR="00000000" w:rsidRDefault="007C71EE">
      <w:pPr>
        <w:pStyle w:val="ac"/>
        <w:rPr>
          <w:rtl/>
        </w:rPr>
      </w:pPr>
      <w:r>
        <w:rPr>
          <w:rFonts w:hint="eastAsia"/>
          <w:rtl/>
        </w:rPr>
        <w:t>דוד</w:t>
      </w:r>
      <w:r>
        <w:rPr>
          <w:rtl/>
        </w:rPr>
        <w:t xml:space="preserve"> אזולאי (ש"ס):</w:t>
      </w:r>
    </w:p>
    <w:p w14:paraId="342A9CC6" w14:textId="77777777" w:rsidR="00000000" w:rsidRDefault="007C71EE">
      <w:pPr>
        <w:pStyle w:val="a"/>
        <w:rPr>
          <w:rFonts w:hint="cs"/>
          <w:rtl/>
        </w:rPr>
      </w:pPr>
    </w:p>
    <w:p w14:paraId="61CD1C90" w14:textId="77777777" w:rsidR="00000000" w:rsidRDefault="007C71EE">
      <w:pPr>
        <w:pStyle w:val="a"/>
        <w:rPr>
          <w:rFonts w:hint="cs"/>
          <w:rtl/>
        </w:rPr>
      </w:pPr>
      <w:r>
        <w:rPr>
          <w:rFonts w:hint="cs"/>
          <w:rtl/>
        </w:rPr>
        <w:t>שילך.</w:t>
      </w:r>
    </w:p>
    <w:p w14:paraId="14CDA8D7" w14:textId="77777777" w:rsidR="00000000" w:rsidRDefault="007C71EE">
      <w:pPr>
        <w:pStyle w:val="a"/>
        <w:ind w:firstLine="0"/>
        <w:rPr>
          <w:rFonts w:hint="cs"/>
          <w:rtl/>
        </w:rPr>
      </w:pPr>
    </w:p>
    <w:p w14:paraId="30D3027E" w14:textId="77777777" w:rsidR="00000000" w:rsidRDefault="007C71EE">
      <w:pPr>
        <w:pStyle w:val="ac"/>
        <w:rPr>
          <w:rtl/>
        </w:rPr>
      </w:pPr>
      <w:r>
        <w:rPr>
          <w:rFonts w:hint="eastAsia"/>
          <w:rtl/>
        </w:rPr>
        <w:t>שר</w:t>
      </w:r>
      <w:r>
        <w:rPr>
          <w:rtl/>
        </w:rPr>
        <w:t xml:space="preserve"> הרווחה זבולון אורלב:</w:t>
      </w:r>
    </w:p>
    <w:p w14:paraId="2A137311" w14:textId="77777777" w:rsidR="00000000" w:rsidRDefault="007C71EE">
      <w:pPr>
        <w:pStyle w:val="a"/>
        <w:rPr>
          <w:rFonts w:hint="cs"/>
          <w:rtl/>
        </w:rPr>
      </w:pPr>
    </w:p>
    <w:p w14:paraId="47321E1B" w14:textId="77777777" w:rsidR="00000000" w:rsidRDefault="007C71EE">
      <w:pPr>
        <w:pStyle w:val="a"/>
        <w:rPr>
          <w:rFonts w:hint="cs"/>
          <w:rtl/>
        </w:rPr>
      </w:pPr>
      <w:r>
        <w:rPr>
          <w:rFonts w:hint="cs"/>
          <w:rtl/>
        </w:rPr>
        <w:t xml:space="preserve">מה הבעיה של הכרה - יש בתי-כנסת רפורמיים, אפשר להתפלל בהם. </w:t>
      </w:r>
    </w:p>
    <w:p w14:paraId="68B9BDDC" w14:textId="77777777" w:rsidR="00000000" w:rsidRDefault="007C71EE">
      <w:pPr>
        <w:pStyle w:val="a"/>
        <w:ind w:firstLine="0"/>
        <w:rPr>
          <w:rFonts w:hint="cs"/>
          <w:rtl/>
        </w:rPr>
      </w:pPr>
    </w:p>
    <w:p w14:paraId="38B588C6" w14:textId="77777777" w:rsidR="00000000" w:rsidRDefault="007C71EE">
      <w:pPr>
        <w:pStyle w:val="SpeakerCon"/>
        <w:rPr>
          <w:rtl/>
        </w:rPr>
      </w:pPr>
      <w:bookmarkStart w:id="662" w:name="FS000001046T27_05_2003_01_57_42C"/>
      <w:bookmarkEnd w:id="662"/>
      <w:r>
        <w:rPr>
          <w:rtl/>
        </w:rPr>
        <w:t>אילן שלגי (שינוי):</w:t>
      </w:r>
    </w:p>
    <w:p w14:paraId="274CE454" w14:textId="77777777" w:rsidR="00000000" w:rsidRDefault="007C71EE">
      <w:pPr>
        <w:pStyle w:val="a"/>
        <w:rPr>
          <w:rtl/>
        </w:rPr>
      </w:pPr>
    </w:p>
    <w:p w14:paraId="4BE04088" w14:textId="77777777" w:rsidR="00000000" w:rsidRDefault="007C71EE">
      <w:pPr>
        <w:pStyle w:val="a"/>
        <w:rPr>
          <w:rFonts w:hint="cs"/>
          <w:rtl/>
        </w:rPr>
      </w:pPr>
      <w:r>
        <w:rPr>
          <w:rFonts w:hint="cs"/>
          <w:rtl/>
        </w:rPr>
        <w:t xml:space="preserve">כן, אבל כאשר בתי נישאה בטקס רפורמי, יהודי, בהתאם להלכה - - - </w:t>
      </w:r>
    </w:p>
    <w:p w14:paraId="75188F53" w14:textId="77777777" w:rsidR="00000000" w:rsidRDefault="007C71EE">
      <w:pPr>
        <w:pStyle w:val="a"/>
        <w:ind w:firstLine="0"/>
        <w:rPr>
          <w:rFonts w:hint="cs"/>
          <w:rtl/>
        </w:rPr>
      </w:pPr>
    </w:p>
    <w:p w14:paraId="4A3F4EE6" w14:textId="77777777" w:rsidR="00000000" w:rsidRDefault="007C71EE">
      <w:pPr>
        <w:pStyle w:val="ac"/>
        <w:rPr>
          <w:rtl/>
        </w:rPr>
      </w:pPr>
      <w:r>
        <w:rPr>
          <w:rFonts w:hint="eastAsia"/>
          <w:rtl/>
        </w:rPr>
        <w:t>שר</w:t>
      </w:r>
      <w:r>
        <w:rPr>
          <w:rtl/>
        </w:rPr>
        <w:t xml:space="preserve"> הרווחה זבולון אורלב:</w:t>
      </w:r>
    </w:p>
    <w:p w14:paraId="79C2AF2F" w14:textId="77777777" w:rsidR="00000000" w:rsidRDefault="007C71EE">
      <w:pPr>
        <w:pStyle w:val="a"/>
        <w:rPr>
          <w:rFonts w:hint="cs"/>
          <w:rtl/>
        </w:rPr>
      </w:pPr>
    </w:p>
    <w:p w14:paraId="3CC791EA" w14:textId="77777777" w:rsidR="00000000" w:rsidRDefault="007C71EE">
      <w:pPr>
        <w:pStyle w:val="a"/>
        <w:rPr>
          <w:rFonts w:hint="cs"/>
          <w:rtl/>
        </w:rPr>
      </w:pPr>
      <w:r>
        <w:rPr>
          <w:rFonts w:hint="cs"/>
          <w:rtl/>
        </w:rPr>
        <w:t xml:space="preserve">רפורמי בהתאם להלכה? </w:t>
      </w:r>
    </w:p>
    <w:p w14:paraId="4F3590F4" w14:textId="77777777" w:rsidR="00000000" w:rsidRDefault="007C71EE">
      <w:pPr>
        <w:pStyle w:val="a"/>
        <w:ind w:firstLine="0"/>
        <w:rPr>
          <w:rFonts w:hint="cs"/>
          <w:rtl/>
        </w:rPr>
      </w:pPr>
    </w:p>
    <w:p w14:paraId="5506BD67" w14:textId="77777777" w:rsidR="00000000" w:rsidRDefault="007C71EE">
      <w:pPr>
        <w:pStyle w:val="SpeakerCon"/>
        <w:rPr>
          <w:rtl/>
        </w:rPr>
      </w:pPr>
      <w:bookmarkStart w:id="663" w:name="FS000001046T27_05_2003_01_58_21C"/>
      <w:bookmarkEnd w:id="663"/>
      <w:r>
        <w:rPr>
          <w:rtl/>
        </w:rPr>
        <w:t xml:space="preserve">אילן </w:t>
      </w:r>
      <w:r>
        <w:rPr>
          <w:rtl/>
        </w:rPr>
        <w:t>שלגי (שינוי):</w:t>
      </w:r>
    </w:p>
    <w:p w14:paraId="7E9CED4F" w14:textId="77777777" w:rsidR="00000000" w:rsidRDefault="007C71EE">
      <w:pPr>
        <w:pStyle w:val="a"/>
        <w:rPr>
          <w:rtl/>
        </w:rPr>
      </w:pPr>
    </w:p>
    <w:p w14:paraId="6548E82F" w14:textId="77777777" w:rsidR="00000000" w:rsidRDefault="007C71EE">
      <w:pPr>
        <w:pStyle w:val="a"/>
        <w:rPr>
          <w:rFonts w:hint="cs"/>
          <w:rtl/>
        </w:rPr>
      </w:pPr>
      <w:r>
        <w:rPr>
          <w:rFonts w:hint="cs"/>
          <w:rtl/>
        </w:rPr>
        <w:t xml:space="preserve">השר אורלב, אני מדבר אתך עכשיו על חתונה. כאשר בתי נישאה בנישואים רפורמיים, בטקס כהלכה לחלוטין, היא נאלצה לאחר מכן לנסוע לחו"ל - - - </w:t>
      </w:r>
    </w:p>
    <w:p w14:paraId="39002FE9" w14:textId="77777777" w:rsidR="00000000" w:rsidRDefault="007C71EE">
      <w:pPr>
        <w:pStyle w:val="a"/>
        <w:ind w:firstLine="0"/>
        <w:rPr>
          <w:rFonts w:hint="cs"/>
          <w:rtl/>
        </w:rPr>
      </w:pPr>
    </w:p>
    <w:p w14:paraId="573AD981" w14:textId="77777777" w:rsidR="00000000" w:rsidRDefault="007C71EE">
      <w:pPr>
        <w:pStyle w:val="ac"/>
        <w:rPr>
          <w:rtl/>
        </w:rPr>
      </w:pPr>
      <w:r>
        <w:rPr>
          <w:rFonts w:hint="eastAsia"/>
          <w:rtl/>
        </w:rPr>
        <w:t>שר</w:t>
      </w:r>
      <w:r>
        <w:rPr>
          <w:rtl/>
        </w:rPr>
        <w:t xml:space="preserve"> הרווחה זבולון אורלב:</w:t>
      </w:r>
    </w:p>
    <w:p w14:paraId="07B71E3B" w14:textId="77777777" w:rsidR="00000000" w:rsidRDefault="007C71EE">
      <w:pPr>
        <w:pStyle w:val="a"/>
        <w:rPr>
          <w:rFonts w:hint="cs"/>
          <w:rtl/>
        </w:rPr>
      </w:pPr>
    </w:p>
    <w:p w14:paraId="170F7449" w14:textId="77777777" w:rsidR="00000000" w:rsidRDefault="007C71EE">
      <w:pPr>
        <w:pStyle w:val="a"/>
        <w:rPr>
          <w:rFonts w:hint="cs"/>
          <w:rtl/>
        </w:rPr>
      </w:pPr>
      <w:r>
        <w:rPr>
          <w:rFonts w:hint="cs"/>
          <w:rtl/>
        </w:rPr>
        <w:t xml:space="preserve">נישואים רפורמיים בטקס כהלכה? </w:t>
      </w:r>
    </w:p>
    <w:p w14:paraId="46ECC67F" w14:textId="77777777" w:rsidR="00000000" w:rsidRDefault="007C71EE">
      <w:pPr>
        <w:pStyle w:val="a"/>
        <w:ind w:firstLine="0"/>
        <w:rPr>
          <w:rFonts w:hint="cs"/>
          <w:rtl/>
        </w:rPr>
      </w:pPr>
    </w:p>
    <w:p w14:paraId="0487D5E6" w14:textId="77777777" w:rsidR="00000000" w:rsidRDefault="007C71EE">
      <w:pPr>
        <w:pStyle w:val="SpeakerCon"/>
        <w:rPr>
          <w:rtl/>
        </w:rPr>
      </w:pPr>
      <w:bookmarkStart w:id="664" w:name="FS000001046T27_05_2003_01_59_25C"/>
      <w:bookmarkEnd w:id="664"/>
      <w:r>
        <w:rPr>
          <w:rtl/>
        </w:rPr>
        <w:t>אילן שלגי (שינוי):</w:t>
      </w:r>
    </w:p>
    <w:p w14:paraId="6A259146" w14:textId="77777777" w:rsidR="00000000" w:rsidRDefault="007C71EE">
      <w:pPr>
        <w:pStyle w:val="a"/>
        <w:rPr>
          <w:rtl/>
        </w:rPr>
      </w:pPr>
    </w:p>
    <w:p w14:paraId="3E431787" w14:textId="77777777" w:rsidR="00000000" w:rsidRDefault="007C71EE">
      <w:pPr>
        <w:pStyle w:val="a"/>
        <w:rPr>
          <w:rFonts w:hint="cs"/>
          <w:rtl/>
        </w:rPr>
      </w:pPr>
      <w:r>
        <w:rPr>
          <w:rFonts w:hint="cs"/>
          <w:rtl/>
        </w:rPr>
        <w:t xml:space="preserve">כן, כהלכה. אתה יודע את זה שהטקס </w:t>
      </w:r>
      <w:r>
        <w:rPr>
          <w:rFonts w:hint="cs"/>
          <w:rtl/>
        </w:rPr>
        <w:t xml:space="preserve">הוא כהלכה. הטקס הוא כהלכה גם ללא רב, גם את זה אתה יודע. מאחר שהיא רצתה להירשם כנשואה במדינתה שלה, היא היתה צריכה להרחיק למדינה אחרת. </w:t>
      </w:r>
    </w:p>
    <w:p w14:paraId="2EEA5B81" w14:textId="77777777" w:rsidR="00000000" w:rsidRDefault="007C71EE">
      <w:pPr>
        <w:pStyle w:val="a"/>
        <w:ind w:firstLine="0"/>
        <w:rPr>
          <w:rFonts w:hint="cs"/>
          <w:rtl/>
        </w:rPr>
      </w:pPr>
    </w:p>
    <w:p w14:paraId="6FC525F3" w14:textId="77777777" w:rsidR="00000000" w:rsidRDefault="007C71EE">
      <w:pPr>
        <w:pStyle w:val="ad"/>
        <w:rPr>
          <w:rtl/>
        </w:rPr>
      </w:pPr>
      <w:r>
        <w:rPr>
          <w:rtl/>
        </w:rPr>
        <w:t>היו"ר נסים דהן:</w:t>
      </w:r>
    </w:p>
    <w:p w14:paraId="794DBD0E" w14:textId="77777777" w:rsidR="00000000" w:rsidRDefault="007C71EE">
      <w:pPr>
        <w:pStyle w:val="a"/>
        <w:rPr>
          <w:rtl/>
        </w:rPr>
      </w:pPr>
    </w:p>
    <w:p w14:paraId="365AC3F0" w14:textId="77777777" w:rsidR="00000000" w:rsidRDefault="007C71EE">
      <w:pPr>
        <w:pStyle w:val="a"/>
        <w:rPr>
          <w:rFonts w:hint="cs"/>
          <w:rtl/>
        </w:rPr>
      </w:pPr>
      <w:r>
        <w:rPr>
          <w:rFonts w:hint="cs"/>
          <w:rtl/>
        </w:rPr>
        <w:t>חבר הכנסת אילן שלגי, תודה רבה. את ההמשך תוכל לעשות אתו, אתם הרי יושבים באותה קואליציה, תשבו זה ליד זה  ו</w:t>
      </w:r>
      <w:r>
        <w:rPr>
          <w:rFonts w:hint="cs"/>
          <w:rtl/>
        </w:rPr>
        <w:t xml:space="preserve">תמשיכו את הוויכוח. </w:t>
      </w:r>
    </w:p>
    <w:p w14:paraId="531B9FC9" w14:textId="77777777" w:rsidR="00000000" w:rsidRDefault="007C71EE">
      <w:pPr>
        <w:pStyle w:val="a"/>
        <w:ind w:firstLine="0"/>
        <w:rPr>
          <w:rFonts w:hint="cs"/>
          <w:rtl/>
        </w:rPr>
      </w:pPr>
    </w:p>
    <w:p w14:paraId="65CDB470" w14:textId="77777777" w:rsidR="00000000" w:rsidRDefault="007C71EE">
      <w:pPr>
        <w:pStyle w:val="SpeakerCon"/>
        <w:rPr>
          <w:rtl/>
        </w:rPr>
      </w:pPr>
      <w:bookmarkStart w:id="665" w:name="FS000001046T27_05_2003_02_00_45C"/>
      <w:bookmarkEnd w:id="665"/>
      <w:r>
        <w:rPr>
          <w:rtl/>
        </w:rPr>
        <w:t>אילן שלגי (שינוי):</w:t>
      </w:r>
    </w:p>
    <w:p w14:paraId="1F902566" w14:textId="77777777" w:rsidR="00000000" w:rsidRDefault="007C71EE">
      <w:pPr>
        <w:pStyle w:val="a"/>
        <w:rPr>
          <w:rtl/>
        </w:rPr>
      </w:pPr>
    </w:p>
    <w:p w14:paraId="77F7856E" w14:textId="77777777" w:rsidR="00000000" w:rsidRDefault="007C71EE">
      <w:pPr>
        <w:pStyle w:val="a"/>
        <w:rPr>
          <w:rFonts w:hint="cs"/>
          <w:rtl/>
        </w:rPr>
      </w:pPr>
      <w:r>
        <w:rPr>
          <w:rFonts w:hint="cs"/>
          <w:rtl/>
        </w:rPr>
        <w:t xml:space="preserve">תודה רבה. </w:t>
      </w:r>
    </w:p>
    <w:p w14:paraId="6DC6C2D2" w14:textId="77777777" w:rsidR="00000000" w:rsidRDefault="007C71EE">
      <w:pPr>
        <w:pStyle w:val="a"/>
        <w:ind w:firstLine="0"/>
        <w:rPr>
          <w:rFonts w:hint="cs"/>
          <w:rtl/>
        </w:rPr>
      </w:pPr>
    </w:p>
    <w:p w14:paraId="7D2CE7D9" w14:textId="77777777" w:rsidR="00000000" w:rsidRDefault="007C71EE">
      <w:pPr>
        <w:pStyle w:val="ad"/>
        <w:rPr>
          <w:rtl/>
        </w:rPr>
      </w:pPr>
      <w:r>
        <w:rPr>
          <w:rtl/>
        </w:rPr>
        <w:t>היו"ר נסים דהן:</w:t>
      </w:r>
    </w:p>
    <w:p w14:paraId="3EC76FE3" w14:textId="77777777" w:rsidR="00000000" w:rsidRDefault="007C71EE">
      <w:pPr>
        <w:pStyle w:val="a"/>
        <w:rPr>
          <w:rtl/>
        </w:rPr>
      </w:pPr>
    </w:p>
    <w:p w14:paraId="041C1B47" w14:textId="77777777" w:rsidR="00000000" w:rsidRDefault="007C71EE">
      <w:pPr>
        <w:pStyle w:val="a"/>
        <w:rPr>
          <w:rFonts w:hint="cs"/>
          <w:rtl/>
        </w:rPr>
      </w:pPr>
      <w:r>
        <w:rPr>
          <w:rFonts w:hint="cs"/>
          <w:rtl/>
        </w:rPr>
        <w:t xml:space="preserve">תודה גם לך. חברת הכנסת יולי תמיר, בבקשה, עשר דקות לרשותך. </w:t>
      </w:r>
    </w:p>
    <w:p w14:paraId="454F3508" w14:textId="77777777" w:rsidR="00000000" w:rsidRDefault="007C71EE">
      <w:pPr>
        <w:pStyle w:val="a"/>
        <w:ind w:firstLine="0"/>
        <w:rPr>
          <w:rFonts w:hint="cs"/>
          <w:rtl/>
        </w:rPr>
      </w:pPr>
    </w:p>
    <w:p w14:paraId="0AB23D44" w14:textId="77777777" w:rsidR="00000000" w:rsidRDefault="007C71EE">
      <w:pPr>
        <w:pStyle w:val="ac"/>
        <w:rPr>
          <w:rtl/>
        </w:rPr>
      </w:pPr>
      <w:r>
        <w:rPr>
          <w:rFonts w:hint="eastAsia"/>
          <w:rtl/>
        </w:rPr>
        <w:t>חיים</w:t>
      </w:r>
      <w:r>
        <w:rPr>
          <w:rtl/>
        </w:rPr>
        <w:t xml:space="preserve"> אורון (מרצ):</w:t>
      </w:r>
    </w:p>
    <w:p w14:paraId="72E50682" w14:textId="77777777" w:rsidR="00000000" w:rsidRDefault="007C71EE">
      <w:pPr>
        <w:pStyle w:val="a"/>
        <w:rPr>
          <w:rFonts w:hint="cs"/>
          <w:rtl/>
        </w:rPr>
      </w:pPr>
    </w:p>
    <w:p w14:paraId="57379AE4" w14:textId="77777777" w:rsidR="00000000" w:rsidRDefault="007C71EE">
      <w:pPr>
        <w:pStyle w:val="a"/>
        <w:rPr>
          <w:rFonts w:hint="cs"/>
          <w:rtl/>
        </w:rPr>
      </w:pPr>
      <w:r>
        <w:rPr>
          <w:rFonts w:hint="cs"/>
          <w:rtl/>
        </w:rPr>
        <w:t xml:space="preserve">מי אחריה? </w:t>
      </w:r>
    </w:p>
    <w:p w14:paraId="0B3E0BCD" w14:textId="77777777" w:rsidR="00000000" w:rsidRDefault="007C71EE">
      <w:pPr>
        <w:pStyle w:val="a"/>
        <w:ind w:firstLine="0"/>
        <w:rPr>
          <w:rFonts w:hint="cs"/>
          <w:rtl/>
        </w:rPr>
      </w:pPr>
    </w:p>
    <w:p w14:paraId="66576B52" w14:textId="77777777" w:rsidR="00000000" w:rsidRDefault="007C71EE">
      <w:pPr>
        <w:pStyle w:val="ad"/>
        <w:rPr>
          <w:rtl/>
        </w:rPr>
      </w:pPr>
      <w:r>
        <w:rPr>
          <w:rtl/>
        </w:rPr>
        <w:t>היו"ר נסים דהן:</w:t>
      </w:r>
    </w:p>
    <w:p w14:paraId="42BD1D4D" w14:textId="77777777" w:rsidR="00000000" w:rsidRDefault="007C71EE">
      <w:pPr>
        <w:pStyle w:val="a"/>
        <w:rPr>
          <w:rtl/>
        </w:rPr>
      </w:pPr>
    </w:p>
    <w:p w14:paraId="6C19FE1E" w14:textId="77777777" w:rsidR="00000000" w:rsidRDefault="007C71EE">
      <w:pPr>
        <w:pStyle w:val="a"/>
        <w:rPr>
          <w:rFonts w:hint="cs"/>
          <w:rtl/>
        </w:rPr>
      </w:pPr>
      <w:r>
        <w:rPr>
          <w:rFonts w:hint="cs"/>
          <w:rtl/>
        </w:rPr>
        <w:t xml:space="preserve">חיים אורון, תתפלא לשמוע. </w:t>
      </w:r>
    </w:p>
    <w:p w14:paraId="3C36BB5C" w14:textId="77777777" w:rsidR="00000000" w:rsidRDefault="007C71EE">
      <w:pPr>
        <w:pStyle w:val="a"/>
        <w:ind w:firstLine="0"/>
        <w:rPr>
          <w:rFonts w:hint="cs"/>
          <w:rtl/>
        </w:rPr>
      </w:pPr>
    </w:p>
    <w:p w14:paraId="1ABE9902" w14:textId="77777777" w:rsidR="00000000" w:rsidRDefault="007C71EE">
      <w:pPr>
        <w:pStyle w:val="Speaker"/>
        <w:rPr>
          <w:rtl/>
        </w:rPr>
      </w:pPr>
      <w:bookmarkStart w:id="666" w:name="FS000001043T27_05_2003_02_01_21"/>
      <w:bookmarkEnd w:id="666"/>
      <w:r>
        <w:rPr>
          <w:rFonts w:hint="eastAsia"/>
          <w:rtl/>
        </w:rPr>
        <w:t>יולי</w:t>
      </w:r>
      <w:r>
        <w:rPr>
          <w:rtl/>
        </w:rPr>
        <w:t xml:space="preserve"> תמיר (העבודה-מימד):</w:t>
      </w:r>
    </w:p>
    <w:p w14:paraId="1D009A60" w14:textId="77777777" w:rsidR="00000000" w:rsidRDefault="007C71EE">
      <w:pPr>
        <w:pStyle w:val="a"/>
        <w:rPr>
          <w:rFonts w:hint="cs"/>
          <w:rtl/>
        </w:rPr>
      </w:pPr>
    </w:p>
    <w:p w14:paraId="3B2F14A4" w14:textId="77777777" w:rsidR="00000000" w:rsidRDefault="007C71EE">
      <w:pPr>
        <w:pStyle w:val="a"/>
        <w:rPr>
          <w:rFonts w:hint="cs"/>
          <w:rtl/>
        </w:rPr>
      </w:pPr>
      <w:r>
        <w:rPr>
          <w:rFonts w:hint="cs"/>
          <w:rtl/>
        </w:rPr>
        <w:t>אדוני היושב-ראש, חברי חבר</w:t>
      </w:r>
      <w:r>
        <w:rPr>
          <w:rFonts w:hint="cs"/>
          <w:rtl/>
        </w:rPr>
        <w:t xml:space="preserve">י הכנסת, אנחנו נמצאים כאן בלילה ארוך של דיונים על תוכנית כלכלית שבסופו של דבר, נדמה לי שכולנו נבכה אותה. יש למדינת ישראל היסטוריה עצובה מאוד של חשיבה חברתית-כלכלית. בדרך כלל, מדינת ישראל מתעוררת רק לאחר שמתרחש אסון. יש מעט מאוד פעילות - - - </w:t>
      </w:r>
    </w:p>
    <w:p w14:paraId="1837A129" w14:textId="77777777" w:rsidR="00000000" w:rsidRDefault="007C71EE">
      <w:pPr>
        <w:pStyle w:val="a"/>
        <w:ind w:firstLine="0"/>
        <w:rPr>
          <w:rFonts w:hint="cs"/>
          <w:rtl/>
        </w:rPr>
      </w:pPr>
    </w:p>
    <w:p w14:paraId="292E639C" w14:textId="77777777" w:rsidR="00000000" w:rsidRDefault="007C71EE">
      <w:pPr>
        <w:pStyle w:val="ad"/>
        <w:rPr>
          <w:rtl/>
        </w:rPr>
      </w:pPr>
      <w:r>
        <w:rPr>
          <w:rtl/>
        </w:rPr>
        <w:t>היו"ר נסים דה</w:t>
      </w:r>
      <w:r>
        <w:rPr>
          <w:rtl/>
        </w:rPr>
        <w:t>ן:</w:t>
      </w:r>
    </w:p>
    <w:p w14:paraId="73B0169C" w14:textId="77777777" w:rsidR="00000000" w:rsidRDefault="007C71EE">
      <w:pPr>
        <w:pStyle w:val="a"/>
        <w:rPr>
          <w:rtl/>
        </w:rPr>
      </w:pPr>
    </w:p>
    <w:p w14:paraId="45604EB1" w14:textId="77777777" w:rsidR="00000000" w:rsidRDefault="007C71EE">
      <w:pPr>
        <w:pStyle w:val="a"/>
        <w:rPr>
          <w:rFonts w:hint="cs"/>
          <w:rtl/>
        </w:rPr>
      </w:pPr>
      <w:r>
        <w:rPr>
          <w:rFonts w:hint="cs"/>
          <w:rtl/>
        </w:rPr>
        <w:t xml:space="preserve">חברי הכנסת אזולאי ורשף, שומעים אתכם עד לכאן. </w:t>
      </w:r>
    </w:p>
    <w:p w14:paraId="1AB7A50F" w14:textId="77777777" w:rsidR="00000000" w:rsidRDefault="007C71EE">
      <w:pPr>
        <w:pStyle w:val="a"/>
        <w:ind w:firstLine="0"/>
        <w:rPr>
          <w:rtl/>
        </w:rPr>
      </w:pPr>
    </w:p>
    <w:p w14:paraId="1243F23D" w14:textId="77777777" w:rsidR="00000000" w:rsidRDefault="007C71EE">
      <w:pPr>
        <w:pStyle w:val="a"/>
        <w:ind w:firstLine="0"/>
        <w:rPr>
          <w:rFonts w:hint="cs"/>
          <w:rtl/>
        </w:rPr>
      </w:pPr>
    </w:p>
    <w:p w14:paraId="53B0D411" w14:textId="77777777" w:rsidR="00000000" w:rsidRDefault="007C71EE">
      <w:pPr>
        <w:pStyle w:val="SpeakerCon"/>
        <w:rPr>
          <w:rtl/>
        </w:rPr>
      </w:pPr>
      <w:bookmarkStart w:id="667" w:name="FS000001043T27_05_2003_02_02_42C"/>
      <w:bookmarkEnd w:id="667"/>
      <w:r>
        <w:rPr>
          <w:rtl/>
        </w:rPr>
        <w:t>יולי תמיר (העבודה-מימד):</w:t>
      </w:r>
    </w:p>
    <w:p w14:paraId="41C47C13" w14:textId="77777777" w:rsidR="00000000" w:rsidRDefault="007C71EE">
      <w:pPr>
        <w:pStyle w:val="a"/>
        <w:rPr>
          <w:rtl/>
        </w:rPr>
      </w:pPr>
    </w:p>
    <w:p w14:paraId="29D8ADF6" w14:textId="77777777" w:rsidR="00000000" w:rsidRDefault="007C71EE">
      <w:pPr>
        <w:pStyle w:val="a"/>
        <w:rPr>
          <w:rFonts w:hint="cs"/>
          <w:rtl/>
        </w:rPr>
      </w:pPr>
      <w:r>
        <w:rPr>
          <w:rFonts w:hint="cs"/>
          <w:rtl/>
        </w:rPr>
        <w:t xml:space="preserve">שלושה חברי כנסת במליאה ועושים כל כך הרבה רעש, זה באמת שיא. </w:t>
      </w:r>
    </w:p>
    <w:p w14:paraId="78966DA9" w14:textId="77777777" w:rsidR="00000000" w:rsidRDefault="007C71EE">
      <w:pPr>
        <w:pStyle w:val="a"/>
        <w:ind w:firstLine="0"/>
        <w:rPr>
          <w:rFonts w:hint="cs"/>
          <w:rtl/>
        </w:rPr>
      </w:pPr>
    </w:p>
    <w:p w14:paraId="3DF9EE8C" w14:textId="77777777" w:rsidR="00000000" w:rsidRDefault="007C71EE">
      <w:pPr>
        <w:pStyle w:val="ad"/>
        <w:rPr>
          <w:rtl/>
        </w:rPr>
      </w:pPr>
      <w:r>
        <w:rPr>
          <w:rtl/>
        </w:rPr>
        <w:t>היו"ר נסים דהן:</w:t>
      </w:r>
    </w:p>
    <w:p w14:paraId="384137F8" w14:textId="77777777" w:rsidR="00000000" w:rsidRDefault="007C71EE">
      <w:pPr>
        <w:pStyle w:val="a"/>
        <w:rPr>
          <w:rtl/>
        </w:rPr>
      </w:pPr>
    </w:p>
    <w:p w14:paraId="390CE708" w14:textId="77777777" w:rsidR="00000000" w:rsidRDefault="007C71EE">
      <w:pPr>
        <w:pStyle w:val="a"/>
        <w:rPr>
          <w:rFonts w:hint="cs"/>
          <w:rtl/>
        </w:rPr>
      </w:pPr>
      <w:r>
        <w:rPr>
          <w:rFonts w:hint="cs"/>
          <w:rtl/>
        </w:rPr>
        <w:t xml:space="preserve">הנה, בבקשה, הצטרפה להערת היושב-ראש. גברתי, את יכולה להמשיך, אני אגן עלייך. </w:t>
      </w:r>
    </w:p>
    <w:p w14:paraId="3F07F1C0" w14:textId="77777777" w:rsidR="00000000" w:rsidRDefault="007C71EE">
      <w:pPr>
        <w:pStyle w:val="a"/>
        <w:ind w:firstLine="0"/>
        <w:rPr>
          <w:rFonts w:hint="cs"/>
          <w:rtl/>
        </w:rPr>
      </w:pPr>
    </w:p>
    <w:p w14:paraId="2ED23668" w14:textId="77777777" w:rsidR="00000000" w:rsidRDefault="007C71EE">
      <w:pPr>
        <w:pStyle w:val="SpeakerCon"/>
        <w:rPr>
          <w:rtl/>
        </w:rPr>
      </w:pPr>
      <w:bookmarkStart w:id="668" w:name="FS000001043T27_05_2003_02_03_11C"/>
      <w:bookmarkEnd w:id="668"/>
      <w:r>
        <w:rPr>
          <w:rtl/>
        </w:rPr>
        <w:t>יולי תמיר (העבודה-מימד)</w:t>
      </w:r>
      <w:r>
        <w:rPr>
          <w:rtl/>
        </w:rPr>
        <w:t>:</w:t>
      </w:r>
    </w:p>
    <w:p w14:paraId="517DFD96" w14:textId="77777777" w:rsidR="00000000" w:rsidRDefault="007C71EE">
      <w:pPr>
        <w:pStyle w:val="a"/>
        <w:rPr>
          <w:rtl/>
        </w:rPr>
      </w:pPr>
    </w:p>
    <w:p w14:paraId="69763A1B" w14:textId="77777777" w:rsidR="00000000" w:rsidRDefault="007C71EE">
      <w:pPr>
        <w:pStyle w:val="a"/>
        <w:rPr>
          <w:rFonts w:hint="cs"/>
          <w:rtl/>
        </w:rPr>
      </w:pPr>
      <w:r>
        <w:rPr>
          <w:rFonts w:hint="cs"/>
          <w:rtl/>
        </w:rPr>
        <w:t xml:space="preserve">תודה רבה, אני מודה לך על הגנתך. </w:t>
      </w:r>
    </w:p>
    <w:p w14:paraId="77A01D1C" w14:textId="77777777" w:rsidR="00000000" w:rsidRDefault="007C71EE">
      <w:pPr>
        <w:pStyle w:val="a"/>
        <w:ind w:firstLine="0"/>
        <w:rPr>
          <w:rFonts w:hint="cs"/>
          <w:rtl/>
        </w:rPr>
      </w:pPr>
    </w:p>
    <w:p w14:paraId="5489AC50" w14:textId="77777777" w:rsidR="00000000" w:rsidRDefault="007C71EE">
      <w:pPr>
        <w:pStyle w:val="ac"/>
        <w:rPr>
          <w:rtl/>
        </w:rPr>
      </w:pPr>
      <w:r>
        <w:rPr>
          <w:rFonts w:hint="eastAsia"/>
          <w:rtl/>
        </w:rPr>
        <w:t>דוד</w:t>
      </w:r>
      <w:r>
        <w:rPr>
          <w:rtl/>
        </w:rPr>
        <w:t xml:space="preserve"> אזולאי (ש"ס):</w:t>
      </w:r>
    </w:p>
    <w:p w14:paraId="40A45DB1" w14:textId="77777777" w:rsidR="00000000" w:rsidRDefault="007C71EE">
      <w:pPr>
        <w:pStyle w:val="a"/>
        <w:rPr>
          <w:rFonts w:hint="cs"/>
          <w:rtl/>
        </w:rPr>
      </w:pPr>
    </w:p>
    <w:p w14:paraId="7CAB26F7" w14:textId="77777777" w:rsidR="00000000" w:rsidRDefault="007C71EE">
      <w:pPr>
        <w:pStyle w:val="a"/>
        <w:rPr>
          <w:rFonts w:hint="cs"/>
          <w:rtl/>
        </w:rPr>
      </w:pPr>
      <w:r>
        <w:rPr>
          <w:rFonts w:hint="cs"/>
          <w:rtl/>
        </w:rPr>
        <w:t xml:space="preserve">אפילו נגד חברו. </w:t>
      </w:r>
    </w:p>
    <w:p w14:paraId="4D02BF80" w14:textId="77777777" w:rsidR="00000000" w:rsidRDefault="007C71EE">
      <w:pPr>
        <w:pStyle w:val="a"/>
        <w:ind w:firstLine="0"/>
        <w:rPr>
          <w:rFonts w:hint="cs"/>
          <w:rtl/>
        </w:rPr>
      </w:pPr>
    </w:p>
    <w:p w14:paraId="7D796F62" w14:textId="77777777" w:rsidR="00000000" w:rsidRDefault="007C71EE">
      <w:pPr>
        <w:pStyle w:val="ad"/>
        <w:rPr>
          <w:rtl/>
        </w:rPr>
      </w:pPr>
      <w:r>
        <w:rPr>
          <w:rtl/>
        </w:rPr>
        <w:t>היו"ר נסים דהן:</w:t>
      </w:r>
    </w:p>
    <w:p w14:paraId="36B2F34B" w14:textId="77777777" w:rsidR="00000000" w:rsidRDefault="007C71EE">
      <w:pPr>
        <w:pStyle w:val="a"/>
        <w:rPr>
          <w:rtl/>
        </w:rPr>
      </w:pPr>
    </w:p>
    <w:p w14:paraId="0A2C6548" w14:textId="77777777" w:rsidR="00000000" w:rsidRDefault="007C71EE">
      <w:pPr>
        <w:pStyle w:val="a"/>
        <w:rPr>
          <w:rFonts w:hint="cs"/>
          <w:rtl/>
        </w:rPr>
      </w:pPr>
      <w:r>
        <w:rPr>
          <w:rFonts w:hint="cs"/>
          <w:rtl/>
        </w:rPr>
        <w:t xml:space="preserve">זה לא נגד. לבקש סדר במליאה זה לא נגד. גברתי, את יכולה להמשיך. </w:t>
      </w:r>
    </w:p>
    <w:p w14:paraId="6436373F" w14:textId="77777777" w:rsidR="00000000" w:rsidRDefault="007C71EE">
      <w:pPr>
        <w:pStyle w:val="a"/>
        <w:ind w:firstLine="0"/>
        <w:rPr>
          <w:rFonts w:hint="cs"/>
          <w:rtl/>
        </w:rPr>
      </w:pPr>
    </w:p>
    <w:p w14:paraId="0EF25FA7" w14:textId="77777777" w:rsidR="00000000" w:rsidRDefault="007C71EE">
      <w:pPr>
        <w:pStyle w:val="ac"/>
        <w:rPr>
          <w:rtl/>
        </w:rPr>
      </w:pPr>
      <w:r>
        <w:rPr>
          <w:rFonts w:hint="eastAsia"/>
          <w:rtl/>
        </w:rPr>
        <w:t>יולי</w:t>
      </w:r>
      <w:r>
        <w:rPr>
          <w:rtl/>
        </w:rPr>
        <w:t xml:space="preserve"> תמיר (העבודה-מימד):</w:t>
      </w:r>
    </w:p>
    <w:p w14:paraId="034C5580" w14:textId="77777777" w:rsidR="00000000" w:rsidRDefault="007C71EE">
      <w:pPr>
        <w:pStyle w:val="a"/>
        <w:rPr>
          <w:rFonts w:hint="cs"/>
          <w:rtl/>
        </w:rPr>
      </w:pPr>
    </w:p>
    <w:p w14:paraId="2278BC16" w14:textId="77777777" w:rsidR="00000000" w:rsidRDefault="007C71EE">
      <w:pPr>
        <w:pStyle w:val="a"/>
        <w:rPr>
          <w:rFonts w:hint="cs"/>
          <w:rtl/>
        </w:rPr>
      </w:pPr>
      <w:r>
        <w:rPr>
          <w:rFonts w:hint="cs"/>
          <w:rtl/>
        </w:rPr>
        <w:t>כמו שאמרתי קודם לכן, מדינת ישראל דנה בסוגיות כלכליות-חברתיות רק אחרי שמתרחש</w:t>
      </w:r>
      <w:r>
        <w:rPr>
          <w:rFonts w:hint="cs"/>
          <w:rtl/>
        </w:rPr>
        <w:t xml:space="preserve"> אסון. הזכירו כאן את ההתאבדויות. אכן, אני מסכימה עם חבר הכנסת שלגי, מן הראוי שלא לעשות מהן עניין פוליטי. אבל התופעה של עניים חדשים, התופעה של שכבות רחבות מאוד בחברה הישראלית שהולכות ונדחקות עכשיו למצב של עוני, היא תופעה אמיתית. המצב שיש היום, שיותר ויותר א</w:t>
      </w:r>
      <w:r>
        <w:rPr>
          <w:rFonts w:hint="cs"/>
          <w:rtl/>
        </w:rPr>
        <w:t xml:space="preserve">נשים עובדים במדינת ישראל לא יכולים לגמור את החודש, היא תופעה אמיתית. </w:t>
      </w:r>
    </w:p>
    <w:p w14:paraId="0CD44E65" w14:textId="77777777" w:rsidR="00000000" w:rsidRDefault="007C71EE">
      <w:pPr>
        <w:pStyle w:val="a"/>
        <w:rPr>
          <w:rFonts w:hint="cs"/>
          <w:rtl/>
        </w:rPr>
      </w:pPr>
    </w:p>
    <w:p w14:paraId="47D03E3A" w14:textId="77777777" w:rsidR="00000000" w:rsidRDefault="007C71EE">
      <w:pPr>
        <w:pStyle w:val="a"/>
        <w:rPr>
          <w:rFonts w:hint="cs"/>
          <w:rtl/>
        </w:rPr>
      </w:pPr>
      <w:r>
        <w:rPr>
          <w:rFonts w:hint="cs"/>
          <w:rtl/>
        </w:rPr>
        <w:t>כל יום אנחנו שומעים על מצב של אוכלוסייה שלמה, שלפתע מוצאת את עצמה לא מסוגלת לממן את הדברים הכי בסיסיים שבני-אדם צריכים על מנת להתקיים. היא לא מסוגלת לממן סיעוד לקשישים, היא לא מסוגלת למ</w:t>
      </w:r>
      <w:r>
        <w:rPr>
          <w:rFonts w:hint="cs"/>
          <w:rtl/>
        </w:rPr>
        <w:t xml:space="preserve">מן טיפול לילדים, היא לא מסוגלת לשלוח את הילד לטיול בבית-הספר, היא לא מסוגלת לקנות לו ספרי לימוד, היא בוודאי לא מסוגלת עוד  לשלוח את הילדים לחוגי העשרה. הרבה פעמים היא לא מסוגלת לשלם את המשכנתה. הרבה מאוד אנשים במדינת ישראל חיים ותלויים על סף בלימה. </w:t>
      </w:r>
    </w:p>
    <w:p w14:paraId="1AF00021" w14:textId="77777777" w:rsidR="00000000" w:rsidRDefault="007C71EE">
      <w:pPr>
        <w:pStyle w:val="a"/>
        <w:rPr>
          <w:rFonts w:hint="cs"/>
          <w:rtl/>
        </w:rPr>
      </w:pPr>
    </w:p>
    <w:p w14:paraId="0441A94A" w14:textId="77777777" w:rsidR="00000000" w:rsidRDefault="007C71EE">
      <w:pPr>
        <w:pStyle w:val="a"/>
        <w:rPr>
          <w:rFonts w:hint="cs"/>
          <w:rtl/>
        </w:rPr>
      </w:pPr>
      <w:r>
        <w:rPr>
          <w:rFonts w:hint="cs"/>
          <w:rtl/>
        </w:rPr>
        <w:t xml:space="preserve">לכן, </w:t>
      </w:r>
      <w:r>
        <w:rPr>
          <w:rFonts w:hint="cs"/>
          <w:rtl/>
        </w:rPr>
        <w:t xml:space="preserve">נדמה לי שהתוכנית הזאת היא תוכנית אכזרית במיוחד, כי היא הולכת לקחת את האנשים האלה ולדחוף אותם אל מעבר לסף. ואחרי שהם יעברו את הסף הזה, יהיה קשה מאוד להחזיר אותם למצבם הקודם. כי אנשים שיאבדו את בתיהם משום שהם לא יכולים לשלם משכנתה, ואני מכירה את התופעה הזאת </w:t>
      </w:r>
      <w:r>
        <w:rPr>
          <w:rFonts w:hint="cs"/>
          <w:rtl/>
        </w:rPr>
        <w:t xml:space="preserve">היטב מתקופת היותי שרת הקליטה </w:t>
      </w:r>
      <w:r>
        <w:rPr>
          <w:rtl/>
        </w:rPr>
        <w:t>–</w:t>
      </w:r>
      <w:r>
        <w:rPr>
          <w:rFonts w:hint="cs"/>
          <w:rtl/>
        </w:rPr>
        <w:t xml:space="preserve"> מה שהיתה פעם תופעה מובהקת מאוד אצל עולים חדשים הופכת להיות תופעה רחבת היקף, שמקיפה גם שכבות של ותיקים וגם שכבות רחבות מאוד בקרב הקהל הצעיר. </w:t>
      </w:r>
    </w:p>
    <w:p w14:paraId="6608314E" w14:textId="77777777" w:rsidR="00000000" w:rsidRDefault="007C71EE">
      <w:pPr>
        <w:pStyle w:val="a"/>
        <w:ind w:firstLine="0"/>
        <w:rPr>
          <w:rFonts w:hint="cs"/>
          <w:rtl/>
        </w:rPr>
      </w:pPr>
    </w:p>
    <w:p w14:paraId="63586ABB" w14:textId="77777777" w:rsidR="00000000" w:rsidRDefault="007C71EE">
      <w:pPr>
        <w:pStyle w:val="a"/>
        <w:ind w:firstLine="0"/>
        <w:rPr>
          <w:rFonts w:hint="cs"/>
          <w:rtl/>
        </w:rPr>
      </w:pPr>
      <w:r>
        <w:rPr>
          <w:rFonts w:hint="cs"/>
          <w:rtl/>
        </w:rPr>
        <w:tab/>
        <w:t>אני פונה דווקא לחברי שינוי. אתם מדברים כל כך הרבה בשם מעמד הביניים והאנשים הצעירים</w:t>
      </w:r>
      <w:r>
        <w:rPr>
          <w:rFonts w:hint="cs"/>
          <w:rtl/>
        </w:rPr>
        <w:t xml:space="preserve">. אנשים צעירים היום במדינת ישראל, חלקם הניכר לא מסוגלים לעמוד בדברים שהתוכנית הכלכלית מטילה עליהם. </w:t>
      </w:r>
    </w:p>
    <w:p w14:paraId="52036944" w14:textId="77777777" w:rsidR="00000000" w:rsidRDefault="007C71EE">
      <w:pPr>
        <w:pStyle w:val="a"/>
        <w:ind w:firstLine="0"/>
        <w:rPr>
          <w:rFonts w:hint="cs"/>
          <w:rtl/>
        </w:rPr>
      </w:pPr>
    </w:p>
    <w:p w14:paraId="67EA2DAB" w14:textId="77777777" w:rsidR="00000000" w:rsidRDefault="007C71EE">
      <w:pPr>
        <w:pStyle w:val="ac"/>
        <w:rPr>
          <w:rtl/>
        </w:rPr>
      </w:pPr>
      <w:r>
        <w:rPr>
          <w:rFonts w:hint="eastAsia"/>
          <w:rtl/>
        </w:rPr>
        <w:t>רשף</w:t>
      </w:r>
      <w:r>
        <w:rPr>
          <w:rtl/>
        </w:rPr>
        <w:t xml:space="preserve"> חן (שינוי):</w:t>
      </w:r>
    </w:p>
    <w:p w14:paraId="1DE6DC67" w14:textId="77777777" w:rsidR="00000000" w:rsidRDefault="007C71EE">
      <w:pPr>
        <w:pStyle w:val="a"/>
        <w:rPr>
          <w:rFonts w:hint="cs"/>
          <w:rtl/>
        </w:rPr>
      </w:pPr>
    </w:p>
    <w:p w14:paraId="3CA228BF" w14:textId="77777777" w:rsidR="00000000" w:rsidRDefault="007C71EE">
      <w:pPr>
        <w:pStyle w:val="a"/>
        <w:rPr>
          <w:rFonts w:hint="cs"/>
          <w:rtl/>
        </w:rPr>
      </w:pPr>
      <w:r>
        <w:rPr>
          <w:rFonts w:hint="cs"/>
          <w:rtl/>
        </w:rPr>
        <w:t>את יודעת מה הם חושבים על התוכנית הכלכלית?</w:t>
      </w:r>
    </w:p>
    <w:p w14:paraId="3401EC3F" w14:textId="77777777" w:rsidR="00000000" w:rsidRDefault="007C71EE">
      <w:pPr>
        <w:pStyle w:val="a"/>
        <w:rPr>
          <w:rFonts w:hint="cs"/>
          <w:rtl/>
        </w:rPr>
      </w:pPr>
    </w:p>
    <w:p w14:paraId="48D103F4" w14:textId="77777777" w:rsidR="00000000" w:rsidRDefault="007C71EE">
      <w:pPr>
        <w:pStyle w:val="SpeakerCon"/>
        <w:rPr>
          <w:rtl/>
        </w:rPr>
      </w:pPr>
      <w:bookmarkStart w:id="669" w:name="FS000001043T27_05_2003_01_16_36"/>
      <w:bookmarkStart w:id="670" w:name="FS000001043T27_05_2003_01_16_41C"/>
      <w:bookmarkEnd w:id="669"/>
      <w:bookmarkEnd w:id="670"/>
      <w:r>
        <w:rPr>
          <w:rtl/>
        </w:rPr>
        <w:t>יולי תמיר (העבודה-מימד):</w:t>
      </w:r>
    </w:p>
    <w:p w14:paraId="15918408" w14:textId="77777777" w:rsidR="00000000" w:rsidRDefault="007C71EE">
      <w:pPr>
        <w:pStyle w:val="a"/>
        <w:rPr>
          <w:rtl/>
        </w:rPr>
      </w:pPr>
    </w:p>
    <w:p w14:paraId="0A82D8F6" w14:textId="77777777" w:rsidR="00000000" w:rsidRDefault="007C71EE">
      <w:pPr>
        <w:pStyle w:val="a"/>
        <w:rPr>
          <w:rFonts w:hint="cs"/>
          <w:rtl/>
        </w:rPr>
      </w:pPr>
      <w:r>
        <w:rPr>
          <w:rFonts w:hint="cs"/>
          <w:rtl/>
        </w:rPr>
        <w:t>אני חושבת שמה שהם חושבים על התוכנית הכלכלית עדיין לא משקף את ההבנה הע</w:t>
      </w:r>
      <w:r>
        <w:rPr>
          <w:rFonts w:hint="cs"/>
          <w:rtl/>
        </w:rPr>
        <w:t xml:space="preserve">מוקה של מה יקרה יום אחרי שהתוכנית תעבור, כי קל לדבר - - - </w:t>
      </w:r>
    </w:p>
    <w:p w14:paraId="58CA15BB" w14:textId="77777777" w:rsidR="00000000" w:rsidRDefault="007C71EE">
      <w:pPr>
        <w:pStyle w:val="a"/>
        <w:rPr>
          <w:rFonts w:hint="cs"/>
          <w:rtl/>
        </w:rPr>
      </w:pPr>
    </w:p>
    <w:p w14:paraId="5BB081E5" w14:textId="77777777" w:rsidR="00000000" w:rsidRDefault="007C71EE">
      <w:pPr>
        <w:pStyle w:val="ac"/>
        <w:rPr>
          <w:rtl/>
        </w:rPr>
      </w:pPr>
      <w:r>
        <w:rPr>
          <w:rFonts w:hint="eastAsia"/>
          <w:rtl/>
        </w:rPr>
        <w:t>רשף</w:t>
      </w:r>
      <w:r>
        <w:rPr>
          <w:rtl/>
        </w:rPr>
        <w:t xml:space="preserve"> חן (שינוי):</w:t>
      </w:r>
    </w:p>
    <w:p w14:paraId="1D741BAA" w14:textId="77777777" w:rsidR="00000000" w:rsidRDefault="007C71EE">
      <w:pPr>
        <w:pStyle w:val="a"/>
        <w:rPr>
          <w:rFonts w:hint="cs"/>
          <w:rtl/>
        </w:rPr>
      </w:pPr>
    </w:p>
    <w:p w14:paraId="0A560AB3" w14:textId="77777777" w:rsidR="00000000" w:rsidRDefault="007C71EE">
      <w:pPr>
        <w:pStyle w:val="a"/>
        <w:rPr>
          <w:rFonts w:hint="cs"/>
          <w:rtl/>
        </w:rPr>
      </w:pPr>
      <w:r>
        <w:rPr>
          <w:rFonts w:hint="cs"/>
          <w:rtl/>
        </w:rPr>
        <w:t xml:space="preserve">אני יודע שזאת התזה של המפלגה שלכם מאז ומתמיד. תשאלי אותם מה הם חושבים על התוכנית הכלכלית. </w:t>
      </w:r>
    </w:p>
    <w:p w14:paraId="21E52283" w14:textId="77777777" w:rsidR="00000000" w:rsidRDefault="007C71EE">
      <w:pPr>
        <w:pStyle w:val="a"/>
        <w:rPr>
          <w:rFonts w:hint="cs"/>
          <w:rtl/>
        </w:rPr>
      </w:pPr>
    </w:p>
    <w:p w14:paraId="6E69B8E1" w14:textId="77777777" w:rsidR="00000000" w:rsidRDefault="007C71EE">
      <w:pPr>
        <w:pStyle w:val="SpeakerCon"/>
        <w:rPr>
          <w:rtl/>
        </w:rPr>
      </w:pPr>
      <w:bookmarkStart w:id="671" w:name="FS000001043T27_05_2003_01_17_46C"/>
      <w:bookmarkEnd w:id="671"/>
      <w:r>
        <w:rPr>
          <w:rtl/>
        </w:rPr>
        <w:t>יולי תמיר (העבודה-מימד):</w:t>
      </w:r>
    </w:p>
    <w:p w14:paraId="68E67FE7" w14:textId="77777777" w:rsidR="00000000" w:rsidRDefault="007C71EE">
      <w:pPr>
        <w:pStyle w:val="a"/>
        <w:rPr>
          <w:rtl/>
        </w:rPr>
      </w:pPr>
    </w:p>
    <w:p w14:paraId="6DC5BDF9" w14:textId="77777777" w:rsidR="00000000" w:rsidRDefault="007C71EE">
      <w:pPr>
        <w:pStyle w:val="a"/>
        <w:rPr>
          <w:rFonts w:hint="cs"/>
          <w:rtl/>
        </w:rPr>
      </w:pPr>
      <w:r>
        <w:rPr>
          <w:rFonts w:hint="cs"/>
          <w:rtl/>
        </w:rPr>
        <w:t>חבר הכנסת רשף, קל היום להרבה אנשים לדבר על התוכנית בלי שהם חש</w:t>
      </w:r>
      <w:r>
        <w:rPr>
          <w:rFonts w:hint="cs"/>
          <w:rtl/>
        </w:rPr>
        <w:t xml:space="preserve">ו את תוצאותיה. את התוכנית, בואו נודה, איש עוד לא חש. הקיצוץ עוד לא חל, אנשים עוד לא ראו, קשישים עוד לא ראו את הקיצוץ בתמיכה שהם מקבלים. </w:t>
      </w:r>
    </w:p>
    <w:p w14:paraId="5615D95D" w14:textId="77777777" w:rsidR="00000000" w:rsidRDefault="007C71EE">
      <w:pPr>
        <w:pStyle w:val="a"/>
        <w:rPr>
          <w:rFonts w:hint="cs"/>
          <w:rtl/>
        </w:rPr>
      </w:pPr>
    </w:p>
    <w:p w14:paraId="1F40B1CF" w14:textId="77777777" w:rsidR="00000000" w:rsidRDefault="007C71EE">
      <w:pPr>
        <w:pStyle w:val="ac"/>
        <w:rPr>
          <w:rtl/>
        </w:rPr>
      </w:pPr>
      <w:r>
        <w:rPr>
          <w:rFonts w:hint="eastAsia"/>
          <w:rtl/>
        </w:rPr>
        <w:t>חיים</w:t>
      </w:r>
      <w:r>
        <w:rPr>
          <w:rtl/>
        </w:rPr>
        <w:t xml:space="preserve"> אורון (מרצ):</w:t>
      </w:r>
    </w:p>
    <w:p w14:paraId="0FF210B1" w14:textId="77777777" w:rsidR="00000000" w:rsidRDefault="007C71EE">
      <w:pPr>
        <w:pStyle w:val="a"/>
        <w:rPr>
          <w:rFonts w:hint="cs"/>
          <w:rtl/>
        </w:rPr>
      </w:pPr>
    </w:p>
    <w:p w14:paraId="54771C82" w14:textId="77777777" w:rsidR="00000000" w:rsidRDefault="007C71EE">
      <w:pPr>
        <w:pStyle w:val="a"/>
        <w:rPr>
          <w:rFonts w:hint="cs"/>
          <w:rtl/>
        </w:rPr>
      </w:pPr>
      <w:r>
        <w:rPr>
          <w:rFonts w:hint="cs"/>
          <w:rtl/>
        </w:rPr>
        <w:t xml:space="preserve">אבל יש רוב בציבור שחושב שהתוכנית גרועה. </w:t>
      </w:r>
    </w:p>
    <w:p w14:paraId="788D88A1" w14:textId="77777777" w:rsidR="00000000" w:rsidRDefault="007C71EE">
      <w:pPr>
        <w:pStyle w:val="a"/>
        <w:rPr>
          <w:rFonts w:hint="cs"/>
          <w:rtl/>
        </w:rPr>
      </w:pPr>
    </w:p>
    <w:p w14:paraId="68BF8DC9" w14:textId="77777777" w:rsidR="00000000" w:rsidRDefault="007C71EE">
      <w:pPr>
        <w:pStyle w:val="SpeakerCon"/>
        <w:rPr>
          <w:rtl/>
        </w:rPr>
      </w:pPr>
      <w:bookmarkStart w:id="672" w:name="FS000001043T27_05_2003_01_18_52C"/>
      <w:bookmarkEnd w:id="672"/>
      <w:r>
        <w:rPr>
          <w:rtl/>
        </w:rPr>
        <w:t>יולי תמיר (העבודה-מימד):</w:t>
      </w:r>
    </w:p>
    <w:p w14:paraId="17AF3742" w14:textId="77777777" w:rsidR="00000000" w:rsidRDefault="007C71EE">
      <w:pPr>
        <w:pStyle w:val="a"/>
        <w:rPr>
          <w:rtl/>
        </w:rPr>
      </w:pPr>
    </w:p>
    <w:p w14:paraId="37E78D48" w14:textId="77777777" w:rsidR="00000000" w:rsidRDefault="007C71EE">
      <w:pPr>
        <w:pStyle w:val="a"/>
        <w:rPr>
          <w:rFonts w:hint="cs"/>
          <w:rtl/>
        </w:rPr>
      </w:pPr>
      <w:r>
        <w:rPr>
          <w:rFonts w:hint="cs"/>
          <w:rtl/>
        </w:rPr>
        <w:t>חבר הכנסת אורון, אני מסכימה אתך</w:t>
      </w:r>
      <w:r>
        <w:rPr>
          <w:rFonts w:hint="cs"/>
          <w:rtl/>
        </w:rPr>
        <w:t>, אני עונה על הקריאה שקרא כאן חבר הכנסת רשף. אני מאמינה שהרבה מהאנשים, גם אלה הבודדים שתומכים בתוכנית, עדיין לא מבינים את מלוא המשמעות שלה, כי הם לא ראו את הקיצוץ והם לא הבינו את המשמעויות שלו. יש כאן אנשים שבעוד חודש ובעוד חודשיים ובעוד שלושה חודשים יבינו</w:t>
      </w:r>
      <w:r>
        <w:rPr>
          <w:rFonts w:hint="cs"/>
          <w:rtl/>
        </w:rPr>
        <w:t xml:space="preserve"> פתאום מה קרה. </w:t>
      </w:r>
    </w:p>
    <w:p w14:paraId="4923E6BC" w14:textId="77777777" w:rsidR="00000000" w:rsidRDefault="007C71EE">
      <w:pPr>
        <w:pStyle w:val="a"/>
        <w:rPr>
          <w:rFonts w:hint="cs"/>
          <w:rtl/>
        </w:rPr>
      </w:pPr>
    </w:p>
    <w:p w14:paraId="0157A380" w14:textId="77777777" w:rsidR="00000000" w:rsidRDefault="007C71EE">
      <w:pPr>
        <w:pStyle w:val="a"/>
        <w:rPr>
          <w:rFonts w:hint="cs"/>
          <w:rtl/>
        </w:rPr>
      </w:pPr>
      <w:r>
        <w:rPr>
          <w:rFonts w:hint="cs"/>
          <w:rtl/>
        </w:rPr>
        <w:t xml:space="preserve">דרך אגב, זה יכול לקרות בבת אחת, עם צמיחה מסחררת של הבורסה והתעשרות של מעמד קטן מאוד, ושוב תופעה שאנחנו רואים אותה שנה אחרי שנה במדינת ישראל </w:t>
      </w:r>
      <w:r>
        <w:rPr>
          <w:rtl/>
        </w:rPr>
        <w:t>–</w:t>
      </w:r>
      <w:r>
        <w:rPr>
          <w:rFonts w:hint="cs"/>
          <w:rtl/>
        </w:rPr>
        <w:t xml:space="preserve"> צמיחה של פערים חברתיים. כי בסופו של דבר, המדד החשוב הוא לא רק המצב האובייקטיבי של כל אדם, אלא גם </w:t>
      </w:r>
      <w:r>
        <w:rPr>
          <w:rFonts w:hint="cs"/>
          <w:rtl/>
        </w:rPr>
        <w:t xml:space="preserve">מעמדו בחברה והפערים שיש בינו לבין חברים אחרים. </w:t>
      </w:r>
    </w:p>
    <w:p w14:paraId="1A2819E1" w14:textId="77777777" w:rsidR="00000000" w:rsidRDefault="007C71EE">
      <w:pPr>
        <w:pStyle w:val="a"/>
        <w:rPr>
          <w:rFonts w:hint="cs"/>
          <w:rtl/>
        </w:rPr>
      </w:pPr>
    </w:p>
    <w:p w14:paraId="0F757EF2" w14:textId="77777777" w:rsidR="00000000" w:rsidRDefault="007C71EE">
      <w:pPr>
        <w:pStyle w:val="a"/>
        <w:rPr>
          <w:rFonts w:hint="cs"/>
          <w:rtl/>
        </w:rPr>
      </w:pPr>
      <w:r>
        <w:rPr>
          <w:rFonts w:hint="cs"/>
          <w:rtl/>
        </w:rPr>
        <w:t xml:space="preserve">אני רוצה לעמוד במיוחד על מצבה של קבוצה אחת שקרובה ללבי, הנשים. מה יקרה לנשים בגלל התוכנית הכלכלית-החברתית האיומה הזאת שעכשיו אנחנו עומדים ודנים בה? נשים בחברה הישראלית, למרות כל המאמצים, עדיין נמצאות מבחינה </w:t>
      </w:r>
      <w:r>
        <w:rPr>
          <w:rFonts w:hint="cs"/>
          <w:rtl/>
        </w:rPr>
        <w:t xml:space="preserve">חברתית-כלכלית בשולי החברה. יש יותר נשים עניות מגברים עניים. אחוז האמהות החד-הוריות שהן עניות הוא אדיר. מבין העולים, נשים עולות - מצבן קשה יותר ממצבם של גברים. </w:t>
      </w:r>
    </w:p>
    <w:p w14:paraId="2993BD5B" w14:textId="77777777" w:rsidR="00000000" w:rsidRDefault="007C71EE">
      <w:pPr>
        <w:pStyle w:val="a"/>
        <w:rPr>
          <w:rFonts w:hint="cs"/>
          <w:rtl/>
        </w:rPr>
      </w:pPr>
    </w:p>
    <w:p w14:paraId="23D40711" w14:textId="77777777" w:rsidR="00000000" w:rsidRDefault="007C71EE">
      <w:pPr>
        <w:pStyle w:val="a"/>
        <w:rPr>
          <w:rFonts w:hint="cs"/>
          <w:rtl/>
        </w:rPr>
      </w:pPr>
      <w:r>
        <w:rPr>
          <w:rFonts w:hint="cs"/>
          <w:rtl/>
        </w:rPr>
        <w:t>מה יקרה לנשים בעקבות התוכנית הזאת? קודם כול, אם יהיו פיטורים במגזר הציבורי, יפטרו יותר נשים מגב</w:t>
      </w:r>
      <w:r>
        <w:rPr>
          <w:rFonts w:hint="cs"/>
          <w:rtl/>
        </w:rPr>
        <w:t xml:space="preserve">רים, כי יש יותר נשים מגברים בכוח העבודה במגזר הציבורי. אם יהיה שם קיצוץ בשכר, הקיצוץ יהיה קיצוץ בשכרן של נשים </w:t>
      </w:r>
      <w:r>
        <w:rPr>
          <w:rtl/>
        </w:rPr>
        <w:t>–</w:t>
      </w:r>
      <w:r>
        <w:rPr>
          <w:rFonts w:hint="cs"/>
          <w:rtl/>
        </w:rPr>
        <w:t xml:space="preserve"> העובדות הסוציאליות, המורות, נותנות השירותים, אלה שנתניהו קורא להן "האיש השמן". הוא לא מבין שהן נושאות על כתפיהן את המשק. מה, האחיות והמורות והעו</w:t>
      </w:r>
      <w:r>
        <w:rPr>
          <w:rFonts w:hint="cs"/>
          <w:rtl/>
        </w:rPr>
        <w:t xml:space="preserve">בדות הסוציאליות הן האיש השמן? הן האיש הרזה מאוד. הן האיש הכי דפוק במשק הזה. הן האיש שתורם למשק יותר מכל דבר אחר, וכולם מקפחים אותו. </w:t>
      </w:r>
    </w:p>
    <w:p w14:paraId="181FDF72" w14:textId="77777777" w:rsidR="00000000" w:rsidRDefault="007C71EE">
      <w:pPr>
        <w:pStyle w:val="a"/>
        <w:rPr>
          <w:rFonts w:hint="cs"/>
          <w:rtl/>
        </w:rPr>
      </w:pPr>
    </w:p>
    <w:p w14:paraId="19CBE674" w14:textId="77777777" w:rsidR="00000000" w:rsidRDefault="007C71EE">
      <w:pPr>
        <w:pStyle w:val="a"/>
        <w:rPr>
          <w:rFonts w:hint="cs"/>
          <w:rtl/>
        </w:rPr>
      </w:pPr>
      <w:r>
        <w:rPr>
          <w:rFonts w:hint="cs"/>
          <w:rtl/>
        </w:rPr>
        <w:t>אז מה עומד פה נתניהו ומוכר לנו איזו תיאוריה תאצ'ריסטית, שכבר אף אחד בעולם לא מאמין בה? אנגליה התפכחה ממנה אחרי כאב ומצוקה,</w:t>
      </w:r>
      <w:r>
        <w:rPr>
          <w:rFonts w:hint="cs"/>
          <w:rtl/>
        </w:rPr>
        <w:t xml:space="preserve"> וזרקה את תאצ'ר וגרורותיה לשוליים. עכשיו מוכרים לנו פה סחורה ישנה שנשארה במחסנים של אנגליה מלפני 20 שנה? עכשיו מוכרים לנו את מה שכבר הוכח שלא פועל? באנגליה קרה בדיוק אותו דבר </w:t>
      </w:r>
      <w:r>
        <w:rPr>
          <w:rtl/>
        </w:rPr>
        <w:t>–</w:t>
      </w:r>
      <w:r>
        <w:rPr>
          <w:rFonts w:hint="cs"/>
          <w:rtl/>
        </w:rPr>
        <w:t xml:space="preserve"> עניים חדשים, נשים וילדים, הם אלה שנפגעו על-ידי התאצ'ריזם. בהתחלה הכול נראה נהדר</w:t>
      </w:r>
      <w:r>
        <w:rPr>
          <w:rFonts w:hint="cs"/>
          <w:rtl/>
        </w:rPr>
        <w:t>. חבר הכנסת רשף, אם היו עושים אז,</w:t>
      </w:r>
      <w:r>
        <w:rPr>
          <w:rtl/>
        </w:rPr>
        <w:t xml:space="preserve"> </w:t>
      </w:r>
      <w:r>
        <w:rPr>
          <w:rFonts w:hint="cs"/>
          <w:rtl/>
        </w:rPr>
        <w:t xml:space="preserve">בשנה הראשונה של תאצ'ר, משאל מי בעד - הרבה אנשים תמכו בתאצ'ר. אבל בשנה השנייה ובשלישית וברביעית ואחרי עשר שנים, אלה שתמכו הבינו שהם היו הנפגעים הראשיים. </w:t>
      </w:r>
    </w:p>
    <w:p w14:paraId="3E54BDA8" w14:textId="77777777" w:rsidR="00000000" w:rsidRDefault="007C71EE">
      <w:pPr>
        <w:pStyle w:val="a"/>
        <w:rPr>
          <w:rFonts w:hint="cs"/>
          <w:rtl/>
        </w:rPr>
      </w:pPr>
    </w:p>
    <w:p w14:paraId="53FC9921" w14:textId="77777777" w:rsidR="00000000" w:rsidRDefault="007C71EE">
      <w:pPr>
        <w:pStyle w:val="a"/>
        <w:rPr>
          <w:rFonts w:hint="cs"/>
          <w:rtl/>
        </w:rPr>
      </w:pPr>
      <w:r>
        <w:rPr>
          <w:rFonts w:hint="cs"/>
          <w:rtl/>
        </w:rPr>
        <w:t>הנשים האלה שיפטרו אותן, ישלחו אותן הביתה, יקצצו בשכרן, הן תבואנה לחפ</w:t>
      </w:r>
      <w:r>
        <w:rPr>
          <w:rFonts w:hint="cs"/>
          <w:rtl/>
        </w:rPr>
        <w:t xml:space="preserve">ש עבודה </w:t>
      </w:r>
      <w:r>
        <w:rPr>
          <w:rtl/>
        </w:rPr>
        <w:t>–</w:t>
      </w:r>
      <w:r>
        <w:rPr>
          <w:rFonts w:hint="cs"/>
          <w:rtl/>
        </w:rPr>
        <w:t xml:space="preserve"> אין עבודה. זה לעג לרש להגיד היום לאנשים לחפש עבודה, כי אין עבודה. אחד המדדים הכי מדאיגים במשק הוא העלייה במספר המובטלים והעלייה במספר המובטלות. מישהו נותן את הפילוח האמיתי של נשים מובטלות במשק? מה פתאום, זה שקר וכזב, כי נשים לא הולכות להירשם, כי </w:t>
      </w:r>
      <w:r>
        <w:rPr>
          <w:rFonts w:hint="cs"/>
          <w:rtl/>
        </w:rPr>
        <w:t xml:space="preserve">הן יודעות שהן לא ישיגו עבודה. תשאלו את חברי הכנסת הערבים כמה נשים במגזר הערבי הולכות להירשם כדי להשיג עבודה. תשאלו מה קורה במגזר הדרוזי וגם במגזר הדתי והחרדי. אבטלת הנשים גדולה לאין ערוך ממה שרשום בנתונים. והנשים האלה, כשהן יבואו הביתה ולא תהיה להן עבודה, </w:t>
      </w:r>
      <w:r>
        <w:rPr>
          <w:rFonts w:hint="cs"/>
          <w:rtl/>
        </w:rPr>
        <w:t xml:space="preserve">יגידו להן עוד לשלם מס בריאות. זה דבר חדש, זה פטנט חדש. </w:t>
      </w:r>
    </w:p>
    <w:p w14:paraId="1C8B66E6" w14:textId="77777777" w:rsidR="00000000" w:rsidRDefault="007C71EE">
      <w:pPr>
        <w:pStyle w:val="a"/>
        <w:rPr>
          <w:rFonts w:hint="cs"/>
          <w:rtl/>
        </w:rPr>
      </w:pPr>
    </w:p>
    <w:p w14:paraId="2AF74C37" w14:textId="77777777" w:rsidR="00000000" w:rsidRDefault="007C71EE">
      <w:pPr>
        <w:pStyle w:val="ac"/>
        <w:rPr>
          <w:rtl/>
        </w:rPr>
      </w:pPr>
      <w:r>
        <w:rPr>
          <w:rFonts w:hint="eastAsia"/>
          <w:rtl/>
        </w:rPr>
        <w:t>חיים</w:t>
      </w:r>
      <w:r>
        <w:rPr>
          <w:rtl/>
        </w:rPr>
        <w:t xml:space="preserve"> אורון (מרצ):</w:t>
      </w:r>
    </w:p>
    <w:p w14:paraId="6C339878" w14:textId="77777777" w:rsidR="00000000" w:rsidRDefault="007C71EE">
      <w:pPr>
        <w:pStyle w:val="a"/>
        <w:rPr>
          <w:rFonts w:hint="cs"/>
          <w:rtl/>
        </w:rPr>
      </w:pPr>
    </w:p>
    <w:p w14:paraId="126D202B" w14:textId="77777777" w:rsidR="00000000" w:rsidRDefault="007C71EE">
      <w:pPr>
        <w:pStyle w:val="a"/>
        <w:rPr>
          <w:rFonts w:hint="cs"/>
          <w:rtl/>
        </w:rPr>
      </w:pPr>
      <w:r>
        <w:rPr>
          <w:rFonts w:hint="cs"/>
          <w:rtl/>
        </w:rPr>
        <w:t xml:space="preserve">אבל יפחיתו את נטל המס. </w:t>
      </w:r>
    </w:p>
    <w:p w14:paraId="7F77CCBC" w14:textId="77777777" w:rsidR="00000000" w:rsidRDefault="007C71EE">
      <w:pPr>
        <w:pStyle w:val="a"/>
        <w:rPr>
          <w:rFonts w:hint="cs"/>
          <w:rtl/>
        </w:rPr>
      </w:pPr>
    </w:p>
    <w:p w14:paraId="31F65490" w14:textId="77777777" w:rsidR="00000000" w:rsidRDefault="007C71EE">
      <w:pPr>
        <w:pStyle w:val="SpeakerCon"/>
        <w:rPr>
          <w:rtl/>
        </w:rPr>
      </w:pPr>
      <w:bookmarkStart w:id="673" w:name="FS000001043T27_05_2003_01_32_33C"/>
      <w:bookmarkEnd w:id="673"/>
      <w:r>
        <w:rPr>
          <w:rtl/>
        </w:rPr>
        <w:t>יולי תמיר (העבודה-מימד):</w:t>
      </w:r>
    </w:p>
    <w:p w14:paraId="5216F359" w14:textId="77777777" w:rsidR="00000000" w:rsidRDefault="007C71EE">
      <w:pPr>
        <w:pStyle w:val="a"/>
        <w:rPr>
          <w:rtl/>
        </w:rPr>
      </w:pPr>
    </w:p>
    <w:p w14:paraId="558291C5" w14:textId="77777777" w:rsidR="00000000" w:rsidRDefault="007C71EE">
      <w:pPr>
        <w:pStyle w:val="a"/>
        <w:rPr>
          <w:rFonts w:hint="cs"/>
          <w:rtl/>
        </w:rPr>
      </w:pPr>
      <w:r>
        <w:rPr>
          <w:rFonts w:hint="cs"/>
          <w:rtl/>
        </w:rPr>
        <w:t xml:space="preserve">כמובן, אבל לא לנשים האלה, כי ממילא מה אכפת להן נטל המס, מסים הן לא משלמות כי הן מתחת לרף המס. </w:t>
      </w:r>
    </w:p>
    <w:p w14:paraId="0D1F16C0" w14:textId="77777777" w:rsidR="00000000" w:rsidRDefault="007C71EE">
      <w:pPr>
        <w:pStyle w:val="a"/>
        <w:rPr>
          <w:rFonts w:hint="cs"/>
          <w:rtl/>
        </w:rPr>
      </w:pPr>
    </w:p>
    <w:p w14:paraId="7CB8719A" w14:textId="77777777" w:rsidR="00000000" w:rsidRDefault="007C71EE">
      <w:pPr>
        <w:pStyle w:val="ac"/>
        <w:rPr>
          <w:rtl/>
        </w:rPr>
      </w:pPr>
      <w:r>
        <w:rPr>
          <w:rFonts w:hint="eastAsia"/>
          <w:rtl/>
        </w:rPr>
        <w:t>עזמי</w:t>
      </w:r>
      <w:r>
        <w:rPr>
          <w:rtl/>
        </w:rPr>
        <w:t xml:space="preserve"> בשארה (בל"ד):</w:t>
      </w:r>
    </w:p>
    <w:p w14:paraId="4AEB2771" w14:textId="77777777" w:rsidR="00000000" w:rsidRDefault="007C71EE">
      <w:pPr>
        <w:pStyle w:val="a"/>
        <w:rPr>
          <w:rFonts w:hint="cs"/>
          <w:rtl/>
        </w:rPr>
      </w:pPr>
    </w:p>
    <w:p w14:paraId="3A54F5B0" w14:textId="77777777" w:rsidR="00000000" w:rsidRDefault="007C71EE">
      <w:pPr>
        <w:pStyle w:val="a"/>
        <w:rPr>
          <w:rFonts w:hint="cs"/>
          <w:rtl/>
        </w:rPr>
      </w:pPr>
      <w:r>
        <w:rPr>
          <w:rFonts w:hint="cs"/>
          <w:rtl/>
        </w:rPr>
        <w:t>זה נותן משמעו</w:t>
      </w:r>
      <w:r>
        <w:rPr>
          <w:rFonts w:hint="cs"/>
          <w:rtl/>
        </w:rPr>
        <w:t xml:space="preserve">ת יחסית מה זה הפחתת נטל המס - - - המס שצריך להטיל. </w:t>
      </w:r>
    </w:p>
    <w:p w14:paraId="68624065" w14:textId="77777777" w:rsidR="00000000" w:rsidRDefault="007C71EE">
      <w:pPr>
        <w:pStyle w:val="a"/>
        <w:rPr>
          <w:rFonts w:hint="cs"/>
          <w:rtl/>
        </w:rPr>
      </w:pPr>
    </w:p>
    <w:p w14:paraId="1C4D4C45" w14:textId="77777777" w:rsidR="00000000" w:rsidRDefault="007C71EE">
      <w:pPr>
        <w:pStyle w:val="SpeakerCon"/>
        <w:rPr>
          <w:rtl/>
        </w:rPr>
      </w:pPr>
      <w:bookmarkStart w:id="674" w:name="FS000001043T27_05_2003_01_33_36C"/>
      <w:bookmarkEnd w:id="674"/>
      <w:r>
        <w:rPr>
          <w:rtl/>
        </w:rPr>
        <w:t>יולי תמיר (העבודה-מימד):</w:t>
      </w:r>
    </w:p>
    <w:p w14:paraId="5C73A3EB" w14:textId="77777777" w:rsidR="00000000" w:rsidRDefault="007C71EE">
      <w:pPr>
        <w:pStyle w:val="a"/>
        <w:rPr>
          <w:rtl/>
        </w:rPr>
      </w:pPr>
    </w:p>
    <w:p w14:paraId="5B6458B1" w14:textId="77777777" w:rsidR="00000000" w:rsidRDefault="007C71EE">
      <w:pPr>
        <w:pStyle w:val="a"/>
        <w:rPr>
          <w:rFonts w:hint="cs"/>
          <w:rtl/>
        </w:rPr>
      </w:pPr>
      <w:r>
        <w:rPr>
          <w:rFonts w:hint="cs"/>
          <w:rtl/>
        </w:rPr>
        <w:t xml:space="preserve">חבר הכנסת בשארה, אני מסכימה עם כל מלה שאמרת בעניין הזה. אני חושבת שבסופו של דבר מה שיקרה הוא שכרגיל התוכנית הזאת תיתן מחסה לאלה שיש להם ותגזול עוד יותר מאלה שאין להם. </w:t>
      </w:r>
    </w:p>
    <w:p w14:paraId="33AB74D7" w14:textId="77777777" w:rsidR="00000000" w:rsidRDefault="007C71EE">
      <w:pPr>
        <w:pStyle w:val="a"/>
        <w:rPr>
          <w:rFonts w:hint="cs"/>
          <w:rtl/>
        </w:rPr>
      </w:pPr>
    </w:p>
    <w:p w14:paraId="53AE1D38" w14:textId="77777777" w:rsidR="00000000" w:rsidRDefault="007C71EE">
      <w:pPr>
        <w:pStyle w:val="a"/>
        <w:rPr>
          <w:rFonts w:hint="cs"/>
          <w:rtl/>
        </w:rPr>
      </w:pPr>
      <w:r>
        <w:rPr>
          <w:rFonts w:hint="cs"/>
          <w:rtl/>
        </w:rPr>
        <w:t>הנשים בח</w:t>
      </w:r>
      <w:r>
        <w:rPr>
          <w:rFonts w:hint="cs"/>
          <w:rtl/>
        </w:rPr>
        <w:t xml:space="preserve">ברה הישראלית הפכו כבר מזמן לאזרחיות סוג ב'. התוכנית הזאת תפגע במעמדן עוד יותר. היא תפגע במעמד הילדים והיא תפגע במעמד החלשים. </w:t>
      </w:r>
    </w:p>
    <w:p w14:paraId="59A3C143" w14:textId="77777777" w:rsidR="00000000" w:rsidRDefault="007C71EE">
      <w:pPr>
        <w:pStyle w:val="a"/>
        <w:rPr>
          <w:rFonts w:hint="cs"/>
          <w:rtl/>
        </w:rPr>
      </w:pPr>
    </w:p>
    <w:p w14:paraId="7A3A11F6" w14:textId="77777777" w:rsidR="00000000" w:rsidRDefault="007C71EE">
      <w:pPr>
        <w:pStyle w:val="a"/>
        <w:rPr>
          <w:rFonts w:hint="cs"/>
          <w:rtl/>
        </w:rPr>
      </w:pPr>
      <w:r>
        <w:rPr>
          <w:rFonts w:hint="cs"/>
          <w:rtl/>
        </w:rPr>
        <w:t>אני שמחה שהשר אורלב נמצא כאן. במאמצים גדולים מאוד הצלחנו להוציא את החוק המצוין שהוא חוקק, את חוק השילוב, מהתוכנית הכלכלית. אבל הנ</w:t>
      </w:r>
      <w:r>
        <w:rPr>
          <w:rFonts w:hint="cs"/>
          <w:rtl/>
        </w:rPr>
        <w:t>כים שובתים פה בחוץ והם מודאגים מאוד ממה שיקרה למצבם אחרי קבלת התוכנית הזאת. לנשים אין קול בחברה הישראלית, אין להן קול מספיק בולט, אבל הן תיפגענה, וכך גם הילדים. אני חוששת שבסופו של דבר ידיך תהיינה מלאות עבודה דווקא אחרי התוכנית הזאת; במקום להקל על החברה הי</w:t>
      </w:r>
      <w:r>
        <w:rPr>
          <w:rFonts w:hint="cs"/>
          <w:rtl/>
        </w:rPr>
        <w:t xml:space="preserve">א תקשה עליה. </w:t>
      </w:r>
    </w:p>
    <w:p w14:paraId="20CFF66B" w14:textId="77777777" w:rsidR="00000000" w:rsidRDefault="007C71EE">
      <w:pPr>
        <w:pStyle w:val="a"/>
        <w:rPr>
          <w:rFonts w:hint="cs"/>
          <w:rtl/>
        </w:rPr>
      </w:pPr>
    </w:p>
    <w:p w14:paraId="652D17A6" w14:textId="77777777" w:rsidR="00000000" w:rsidRDefault="007C71EE">
      <w:pPr>
        <w:pStyle w:val="a"/>
        <w:rPr>
          <w:rFonts w:hint="cs"/>
          <w:rtl/>
        </w:rPr>
      </w:pPr>
      <w:r>
        <w:rPr>
          <w:rFonts w:hint="cs"/>
          <w:rtl/>
        </w:rPr>
        <w:t xml:space="preserve">לכן, גם אני מסיימת בקריאה לבוא להפגנה ביום רביעי בשעה 16:00. אנחנו ביחד, האופוזיציה והציבור כולו, נעמוד כנגד התוכנית ונקווה שנתפכח לפני שהנזק יתרחש, ולא אחריו. תודה. </w:t>
      </w:r>
    </w:p>
    <w:p w14:paraId="0DF11EAA" w14:textId="77777777" w:rsidR="00000000" w:rsidRDefault="007C71EE">
      <w:pPr>
        <w:pStyle w:val="a"/>
        <w:rPr>
          <w:rFonts w:hint="cs"/>
          <w:rtl/>
        </w:rPr>
      </w:pPr>
    </w:p>
    <w:p w14:paraId="76320DB0" w14:textId="77777777" w:rsidR="00000000" w:rsidRDefault="007C71EE">
      <w:pPr>
        <w:pStyle w:val="Manager"/>
        <w:rPr>
          <w:rFonts w:hint="cs"/>
          <w:rtl/>
        </w:rPr>
      </w:pPr>
    </w:p>
    <w:p w14:paraId="79440009" w14:textId="77777777" w:rsidR="00000000" w:rsidRDefault="007C71EE">
      <w:pPr>
        <w:pStyle w:val="ad"/>
        <w:rPr>
          <w:rtl/>
        </w:rPr>
      </w:pPr>
      <w:r>
        <w:rPr>
          <w:rtl/>
        </w:rPr>
        <w:t>היו"ר נסים דהן:</w:t>
      </w:r>
    </w:p>
    <w:p w14:paraId="40C25713" w14:textId="77777777" w:rsidR="00000000" w:rsidRDefault="007C71EE">
      <w:pPr>
        <w:pStyle w:val="a"/>
        <w:rPr>
          <w:rtl/>
        </w:rPr>
      </w:pPr>
    </w:p>
    <w:p w14:paraId="7A934CD7" w14:textId="77777777" w:rsidR="00000000" w:rsidRDefault="007C71EE">
      <w:pPr>
        <w:pStyle w:val="a"/>
        <w:rPr>
          <w:rFonts w:hint="cs"/>
          <w:rtl/>
        </w:rPr>
      </w:pPr>
      <w:r>
        <w:rPr>
          <w:rFonts w:hint="cs"/>
          <w:rtl/>
        </w:rPr>
        <w:t xml:space="preserve">תודה רבה, גברתי. חבר הכנסת חיים אורון, בבקשה. </w:t>
      </w:r>
    </w:p>
    <w:p w14:paraId="7FF7C53E" w14:textId="77777777" w:rsidR="00000000" w:rsidRDefault="007C71EE">
      <w:pPr>
        <w:pStyle w:val="a"/>
        <w:rPr>
          <w:rFonts w:hint="cs"/>
          <w:rtl/>
        </w:rPr>
      </w:pPr>
    </w:p>
    <w:p w14:paraId="5F56E684" w14:textId="77777777" w:rsidR="00000000" w:rsidRDefault="007C71EE">
      <w:pPr>
        <w:pStyle w:val="Speaker"/>
        <w:rPr>
          <w:rtl/>
        </w:rPr>
      </w:pPr>
      <w:bookmarkStart w:id="675" w:name="FS000001065T27_05_2003_01_38_52"/>
      <w:bookmarkEnd w:id="675"/>
      <w:r>
        <w:rPr>
          <w:rFonts w:hint="eastAsia"/>
          <w:rtl/>
        </w:rPr>
        <w:t>חיים</w:t>
      </w:r>
      <w:r>
        <w:rPr>
          <w:rtl/>
        </w:rPr>
        <w:t xml:space="preserve"> או</w:t>
      </w:r>
      <w:r>
        <w:rPr>
          <w:rtl/>
        </w:rPr>
        <w:t>רון (מרצ):</w:t>
      </w:r>
    </w:p>
    <w:p w14:paraId="23D62DB2" w14:textId="77777777" w:rsidR="00000000" w:rsidRDefault="007C71EE">
      <w:pPr>
        <w:pStyle w:val="a"/>
        <w:rPr>
          <w:rFonts w:hint="cs"/>
          <w:rtl/>
        </w:rPr>
      </w:pPr>
    </w:p>
    <w:p w14:paraId="6AA3D409" w14:textId="77777777" w:rsidR="00000000" w:rsidRDefault="007C71EE">
      <w:pPr>
        <w:pStyle w:val="a"/>
        <w:rPr>
          <w:rFonts w:hint="cs"/>
          <w:rtl/>
        </w:rPr>
      </w:pPr>
      <w:r>
        <w:rPr>
          <w:rFonts w:hint="cs"/>
          <w:rtl/>
        </w:rPr>
        <w:t xml:space="preserve">אדוני היושב-ראש, חברי הכנסת, אדוני שר הרווחה, אני בחרתי בפרק הזה לדבר באופן ישיר אליך ועל נושאים הקשורים במשרדך, ויש לי הרגשה מעורפלת שיכול להיות שחלק גדול מהדברים שאני אומר כאן, אתה תסכים אתם, אבל לצערי הרב בממשלה שאתה יושב בה יש כוחות אחרים, </w:t>
      </w:r>
      <w:r>
        <w:rPr>
          <w:rFonts w:hint="cs"/>
          <w:rtl/>
        </w:rPr>
        <w:t xml:space="preserve">שמורכבים משר האוצר ומאנשי שינוי שלא מקבלים אותם. </w:t>
      </w:r>
    </w:p>
    <w:p w14:paraId="2A0A5D53" w14:textId="77777777" w:rsidR="00000000" w:rsidRDefault="007C71EE">
      <w:pPr>
        <w:pStyle w:val="a"/>
        <w:rPr>
          <w:rFonts w:hint="cs"/>
          <w:rtl/>
        </w:rPr>
      </w:pPr>
    </w:p>
    <w:p w14:paraId="6AAAFCE3" w14:textId="77777777" w:rsidR="00000000" w:rsidRDefault="007C71EE">
      <w:pPr>
        <w:pStyle w:val="a"/>
        <w:rPr>
          <w:rFonts w:hint="cs"/>
          <w:rtl/>
        </w:rPr>
      </w:pPr>
      <w:r>
        <w:rPr>
          <w:rFonts w:hint="cs"/>
          <w:rtl/>
        </w:rPr>
        <w:t xml:space="preserve">אני רוצה לדבר על שני נושאים שקשורים לביטוח הלאומי, מתוך מכלול. האחד זה נושא ההצמדה, והשני זה קצבאות הילדים. </w:t>
      </w:r>
    </w:p>
    <w:p w14:paraId="3CB47219" w14:textId="77777777" w:rsidR="00000000" w:rsidRDefault="007C71EE">
      <w:pPr>
        <w:pStyle w:val="a"/>
        <w:rPr>
          <w:rFonts w:hint="cs"/>
          <w:rtl/>
        </w:rPr>
      </w:pPr>
    </w:p>
    <w:p w14:paraId="7189F68E" w14:textId="77777777" w:rsidR="00000000" w:rsidRDefault="007C71EE">
      <w:pPr>
        <w:pStyle w:val="a"/>
        <w:rPr>
          <w:rFonts w:hint="cs"/>
          <w:rtl/>
        </w:rPr>
      </w:pPr>
      <w:r>
        <w:rPr>
          <w:rFonts w:hint="cs"/>
          <w:rtl/>
        </w:rPr>
        <w:t>חבר הכנסת חן, אני לא יודע מתי אי-צדק הופך לצדק בעיניכם. אבל יש תהליך שיש לו עכשיו שני רבדים. יש</w:t>
      </w:r>
      <w:r>
        <w:rPr>
          <w:rFonts w:hint="cs"/>
          <w:rtl/>
        </w:rPr>
        <w:t xml:space="preserve"> הרובד המיידי שעליו הצבעתם, והוא שחיקת הקצבאות השונות, להוציא קצבת הזיקנה שאיכשהו חילצנו אותה מהקיצוץ הזה, עד שנת 2006. המשמעות של ההחלטה הזאת מבחינה כספית היא מעל  מיליארדי שקלים. 560 מיליון שקלים בשנת 2003, ועוד 2.3 מיליארדי שקלים במהלך 2004-2006. עד אז </w:t>
      </w:r>
      <w:r>
        <w:rPr>
          <w:rFonts w:hint="cs"/>
          <w:rtl/>
        </w:rPr>
        <w:t>מקפיאים את הקצבאות של הנכים, של נכי העבודה, של מפגרים. כל הקצבאות, להוציא קצבת הזיקנה. משמעות ההחלטה הזאת במונחים שהביטוח הלאומי הציג אותם, ואין לגביהם מחלוקת, אדוני השר, שערך הקצבה ב=2006 יעמוד על 171 שקלים, אם היו מתנהגים כמו שצריך להתנהג בהצמדה למדד, הי</w:t>
      </w:r>
      <w:r>
        <w:rPr>
          <w:rFonts w:hint="cs"/>
          <w:rtl/>
        </w:rPr>
        <w:t xml:space="preserve">א היתה צריכה לעמוד על 202 ב=2006. </w:t>
      </w:r>
    </w:p>
    <w:p w14:paraId="54C49EBE" w14:textId="77777777" w:rsidR="00000000" w:rsidRDefault="007C71EE">
      <w:pPr>
        <w:pStyle w:val="a"/>
        <w:rPr>
          <w:rFonts w:hint="cs"/>
          <w:rtl/>
        </w:rPr>
      </w:pPr>
    </w:p>
    <w:p w14:paraId="160AD44A" w14:textId="77777777" w:rsidR="00000000" w:rsidRDefault="007C71EE">
      <w:pPr>
        <w:pStyle w:val="ac"/>
        <w:rPr>
          <w:rtl/>
        </w:rPr>
      </w:pPr>
      <w:r>
        <w:rPr>
          <w:rFonts w:hint="eastAsia"/>
          <w:rtl/>
        </w:rPr>
        <w:t>רשף</w:t>
      </w:r>
      <w:r>
        <w:rPr>
          <w:rtl/>
        </w:rPr>
        <w:t xml:space="preserve"> חן (שינוי):</w:t>
      </w:r>
    </w:p>
    <w:p w14:paraId="387ED8A0" w14:textId="77777777" w:rsidR="00000000" w:rsidRDefault="007C71EE">
      <w:pPr>
        <w:pStyle w:val="a"/>
        <w:rPr>
          <w:rFonts w:hint="cs"/>
          <w:rtl/>
        </w:rPr>
      </w:pPr>
    </w:p>
    <w:p w14:paraId="75493F60" w14:textId="77777777" w:rsidR="00000000" w:rsidRDefault="007C71EE">
      <w:pPr>
        <w:pStyle w:val="a"/>
        <w:rPr>
          <w:rFonts w:hint="cs"/>
          <w:rtl/>
        </w:rPr>
      </w:pPr>
      <w:r>
        <w:rPr>
          <w:rFonts w:hint="cs"/>
          <w:rtl/>
        </w:rPr>
        <w:t>קצבת הילדים?</w:t>
      </w:r>
    </w:p>
    <w:p w14:paraId="16112A22" w14:textId="77777777" w:rsidR="00000000" w:rsidRDefault="007C71EE">
      <w:pPr>
        <w:pStyle w:val="a"/>
        <w:rPr>
          <w:rFonts w:hint="cs"/>
          <w:rtl/>
        </w:rPr>
      </w:pPr>
    </w:p>
    <w:p w14:paraId="2B8A0F54" w14:textId="77777777" w:rsidR="00000000" w:rsidRDefault="007C71EE">
      <w:pPr>
        <w:pStyle w:val="SpeakerCon"/>
        <w:rPr>
          <w:rtl/>
        </w:rPr>
      </w:pPr>
      <w:bookmarkStart w:id="676" w:name="FS000001065T27_05_2003_01_45_35C"/>
      <w:bookmarkEnd w:id="676"/>
      <w:r>
        <w:rPr>
          <w:rtl/>
        </w:rPr>
        <w:t>חיים אורון (מרצ):</w:t>
      </w:r>
    </w:p>
    <w:p w14:paraId="6A7ACD19" w14:textId="77777777" w:rsidR="00000000" w:rsidRDefault="007C71EE">
      <w:pPr>
        <w:pStyle w:val="a"/>
        <w:rPr>
          <w:rtl/>
        </w:rPr>
      </w:pPr>
    </w:p>
    <w:p w14:paraId="041B3225" w14:textId="77777777" w:rsidR="00000000" w:rsidRDefault="007C71EE">
      <w:pPr>
        <w:pStyle w:val="a"/>
        <w:rPr>
          <w:rFonts w:hint="cs"/>
          <w:rtl/>
        </w:rPr>
      </w:pPr>
      <w:r>
        <w:rPr>
          <w:rFonts w:hint="cs"/>
          <w:rtl/>
        </w:rPr>
        <w:t xml:space="preserve">לא ילדים, מייד נגיע לילדים. </w:t>
      </w:r>
    </w:p>
    <w:p w14:paraId="225F64CC" w14:textId="77777777" w:rsidR="00000000" w:rsidRDefault="007C71EE">
      <w:pPr>
        <w:pStyle w:val="a"/>
        <w:rPr>
          <w:rFonts w:hint="cs"/>
          <w:rtl/>
        </w:rPr>
      </w:pPr>
    </w:p>
    <w:p w14:paraId="40AAB828" w14:textId="77777777" w:rsidR="00000000" w:rsidRDefault="007C71EE">
      <w:pPr>
        <w:pStyle w:val="a"/>
        <w:rPr>
          <w:rFonts w:hint="cs"/>
          <w:rtl/>
        </w:rPr>
      </w:pPr>
      <w:r>
        <w:rPr>
          <w:rFonts w:hint="cs"/>
          <w:rtl/>
        </w:rPr>
        <w:t xml:space="preserve">אלה הנתונים שלכם, אדוני השר, מהחוברת שלכם. </w:t>
      </w:r>
    </w:p>
    <w:p w14:paraId="7067AC65" w14:textId="77777777" w:rsidR="00000000" w:rsidRDefault="007C71EE">
      <w:pPr>
        <w:pStyle w:val="a"/>
        <w:rPr>
          <w:rFonts w:hint="cs"/>
          <w:rtl/>
        </w:rPr>
      </w:pPr>
    </w:p>
    <w:p w14:paraId="544DA509" w14:textId="77777777" w:rsidR="00000000" w:rsidRDefault="007C71EE">
      <w:pPr>
        <w:pStyle w:val="ac"/>
        <w:rPr>
          <w:rtl/>
        </w:rPr>
      </w:pPr>
      <w:r>
        <w:rPr>
          <w:rFonts w:hint="eastAsia"/>
          <w:rtl/>
        </w:rPr>
        <w:t>שר</w:t>
      </w:r>
      <w:r>
        <w:rPr>
          <w:rtl/>
        </w:rPr>
        <w:t xml:space="preserve"> הרווחה זבולון אורלב:</w:t>
      </w:r>
    </w:p>
    <w:p w14:paraId="41C13E55" w14:textId="77777777" w:rsidR="00000000" w:rsidRDefault="007C71EE">
      <w:pPr>
        <w:pStyle w:val="a"/>
        <w:rPr>
          <w:rFonts w:hint="cs"/>
          <w:rtl/>
        </w:rPr>
      </w:pPr>
    </w:p>
    <w:p w14:paraId="2D812A95" w14:textId="77777777" w:rsidR="00000000" w:rsidRDefault="007C71EE">
      <w:pPr>
        <w:pStyle w:val="a"/>
        <w:rPr>
          <w:rFonts w:hint="cs"/>
          <w:rtl/>
        </w:rPr>
      </w:pPr>
      <w:r>
        <w:rPr>
          <w:rFonts w:hint="cs"/>
          <w:rtl/>
        </w:rPr>
        <w:t xml:space="preserve">אבל מאז יש שינוי בוועדת הכספים. </w:t>
      </w:r>
    </w:p>
    <w:p w14:paraId="4F4B5897" w14:textId="77777777" w:rsidR="00000000" w:rsidRDefault="007C71EE">
      <w:pPr>
        <w:pStyle w:val="a"/>
        <w:rPr>
          <w:rFonts w:hint="cs"/>
          <w:rtl/>
        </w:rPr>
      </w:pPr>
    </w:p>
    <w:p w14:paraId="1892771E" w14:textId="77777777" w:rsidR="00000000" w:rsidRDefault="007C71EE">
      <w:pPr>
        <w:pStyle w:val="SpeakerCon"/>
        <w:rPr>
          <w:rtl/>
        </w:rPr>
      </w:pPr>
      <w:bookmarkStart w:id="677" w:name="FS000001065T27_05_2003_01_46_24C"/>
      <w:bookmarkEnd w:id="677"/>
      <w:r>
        <w:rPr>
          <w:rtl/>
        </w:rPr>
        <w:t>חיים אורון (מרצ):</w:t>
      </w:r>
    </w:p>
    <w:p w14:paraId="45F080B5" w14:textId="77777777" w:rsidR="00000000" w:rsidRDefault="007C71EE">
      <w:pPr>
        <w:pStyle w:val="a"/>
        <w:rPr>
          <w:rtl/>
        </w:rPr>
      </w:pPr>
    </w:p>
    <w:p w14:paraId="36866C2F" w14:textId="77777777" w:rsidR="00000000" w:rsidRDefault="007C71EE">
      <w:pPr>
        <w:pStyle w:val="a"/>
        <w:rPr>
          <w:rFonts w:hint="cs"/>
          <w:rtl/>
        </w:rPr>
      </w:pPr>
      <w:r>
        <w:rPr>
          <w:rFonts w:hint="cs"/>
          <w:rtl/>
        </w:rPr>
        <w:t xml:space="preserve">רק קצבאות זיקנה, </w:t>
      </w:r>
      <w:r>
        <w:rPr>
          <w:rFonts w:hint="cs"/>
          <w:rtl/>
        </w:rPr>
        <w:t xml:space="preserve">לא הקצבאות האחרות. </w:t>
      </w:r>
    </w:p>
    <w:p w14:paraId="5DF1050A" w14:textId="77777777" w:rsidR="00000000" w:rsidRDefault="007C71EE">
      <w:pPr>
        <w:pStyle w:val="a"/>
        <w:rPr>
          <w:rFonts w:hint="cs"/>
          <w:rtl/>
        </w:rPr>
      </w:pPr>
    </w:p>
    <w:p w14:paraId="025B32CB" w14:textId="77777777" w:rsidR="00000000" w:rsidRDefault="007C71EE">
      <w:pPr>
        <w:pStyle w:val="ad"/>
        <w:rPr>
          <w:rtl/>
        </w:rPr>
      </w:pPr>
      <w:r>
        <w:rPr>
          <w:rtl/>
        </w:rPr>
        <w:t>היו"ר נסים דהן:</w:t>
      </w:r>
    </w:p>
    <w:p w14:paraId="7FB84745" w14:textId="77777777" w:rsidR="00000000" w:rsidRDefault="007C71EE">
      <w:pPr>
        <w:pStyle w:val="a"/>
        <w:rPr>
          <w:rtl/>
        </w:rPr>
      </w:pPr>
    </w:p>
    <w:p w14:paraId="5B9324BE" w14:textId="77777777" w:rsidR="00000000" w:rsidRDefault="007C71EE">
      <w:pPr>
        <w:pStyle w:val="a"/>
        <w:rPr>
          <w:rFonts w:hint="cs"/>
          <w:rtl/>
        </w:rPr>
      </w:pPr>
      <w:r>
        <w:rPr>
          <w:rFonts w:hint="cs"/>
          <w:rtl/>
        </w:rPr>
        <w:t xml:space="preserve">השאר הכול מוקפא. </w:t>
      </w:r>
    </w:p>
    <w:p w14:paraId="36F5758D" w14:textId="77777777" w:rsidR="00000000" w:rsidRDefault="007C71EE">
      <w:pPr>
        <w:pStyle w:val="a"/>
        <w:rPr>
          <w:rFonts w:hint="cs"/>
          <w:rtl/>
        </w:rPr>
      </w:pPr>
    </w:p>
    <w:p w14:paraId="01AB649D" w14:textId="77777777" w:rsidR="00000000" w:rsidRDefault="007C71EE">
      <w:pPr>
        <w:pStyle w:val="ac"/>
        <w:rPr>
          <w:rtl/>
        </w:rPr>
      </w:pPr>
      <w:r>
        <w:rPr>
          <w:rFonts w:hint="eastAsia"/>
          <w:rtl/>
        </w:rPr>
        <w:t>שר</w:t>
      </w:r>
      <w:r>
        <w:rPr>
          <w:rtl/>
        </w:rPr>
        <w:t xml:space="preserve"> הרווחה זבולון אורלב:</w:t>
      </w:r>
    </w:p>
    <w:p w14:paraId="273F8BF7" w14:textId="77777777" w:rsidR="00000000" w:rsidRDefault="007C71EE">
      <w:pPr>
        <w:pStyle w:val="a"/>
        <w:rPr>
          <w:rFonts w:hint="cs"/>
          <w:rtl/>
        </w:rPr>
      </w:pPr>
    </w:p>
    <w:p w14:paraId="4BE94DA9" w14:textId="77777777" w:rsidR="00000000" w:rsidRDefault="007C71EE">
      <w:pPr>
        <w:pStyle w:val="a"/>
        <w:rPr>
          <w:rFonts w:hint="cs"/>
          <w:rtl/>
        </w:rPr>
      </w:pPr>
      <w:r>
        <w:rPr>
          <w:rFonts w:hint="cs"/>
          <w:rtl/>
        </w:rPr>
        <w:t xml:space="preserve">גם קיצוץ של שנה אחת הקפאה בקצבאות הילדים. </w:t>
      </w:r>
    </w:p>
    <w:p w14:paraId="50552F73" w14:textId="77777777" w:rsidR="00000000" w:rsidRDefault="007C71EE">
      <w:pPr>
        <w:pStyle w:val="a"/>
        <w:rPr>
          <w:rFonts w:hint="cs"/>
          <w:rtl/>
        </w:rPr>
      </w:pPr>
    </w:p>
    <w:p w14:paraId="6F0A2D8F" w14:textId="77777777" w:rsidR="00000000" w:rsidRDefault="007C71EE">
      <w:pPr>
        <w:pStyle w:val="SpeakerCon"/>
        <w:rPr>
          <w:rtl/>
        </w:rPr>
      </w:pPr>
      <w:bookmarkStart w:id="678" w:name="FS000001065T27_05_2003_01_47_08C"/>
      <w:bookmarkEnd w:id="678"/>
      <w:r>
        <w:rPr>
          <w:rtl/>
        </w:rPr>
        <w:t>חיים אורון (מרצ):</w:t>
      </w:r>
    </w:p>
    <w:p w14:paraId="7482BE88" w14:textId="77777777" w:rsidR="00000000" w:rsidRDefault="007C71EE">
      <w:pPr>
        <w:pStyle w:val="a"/>
        <w:rPr>
          <w:rtl/>
        </w:rPr>
      </w:pPr>
    </w:p>
    <w:p w14:paraId="56D463B6" w14:textId="77777777" w:rsidR="00000000" w:rsidRDefault="007C71EE">
      <w:pPr>
        <w:pStyle w:val="a"/>
        <w:rPr>
          <w:rFonts w:hint="cs"/>
          <w:rtl/>
        </w:rPr>
      </w:pPr>
      <w:r>
        <w:rPr>
          <w:rFonts w:hint="cs"/>
          <w:rtl/>
        </w:rPr>
        <w:t xml:space="preserve">מייד נגיע לקצבאות ילדים. דיברתי על הקצבאות, להוציא קצבאות ילדים. </w:t>
      </w:r>
    </w:p>
    <w:p w14:paraId="2D022425" w14:textId="77777777" w:rsidR="00000000" w:rsidRDefault="007C71EE">
      <w:pPr>
        <w:pStyle w:val="a"/>
        <w:rPr>
          <w:rFonts w:hint="cs"/>
          <w:rtl/>
        </w:rPr>
      </w:pPr>
    </w:p>
    <w:p w14:paraId="46316FEA" w14:textId="77777777" w:rsidR="00000000" w:rsidRDefault="007C71EE">
      <w:pPr>
        <w:pStyle w:val="a"/>
        <w:rPr>
          <w:rFonts w:hint="cs"/>
          <w:rtl/>
        </w:rPr>
      </w:pPr>
      <w:r>
        <w:rPr>
          <w:rFonts w:hint="cs"/>
          <w:rtl/>
        </w:rPr>
        <w:t xml:space="preserve">פה מגיע הנושא הקשה ביותר, ואנחנו לא מצליחים </w:t>
      </w:r>
      <w:r>
        <w:rPr>
          <w:rFonts w:hint="cs"/>
          <w:rtl/>
        </w:rPr>
        <w:t>להביא אותו לתודעת הציבור. בעצם במה שהולכים להצביע פה השבוע מחליטים להצמיד את כל קצבאות הביטוח הלאומי למדד יוקר המחיה, ולא לשכר הממוצע במשק. אם ביבי היה שר האוצר ב=1970 וטומי היה שר המשפטים ב=1970, כל הקצבאות של הביטוח הלאומי היו נשחקות ב=87%, כי כך במשך או</w:t>
      </w:r>
      <w:r>
        <w:rPr>
          <w:rFonts w:hint="cs"/>
          <w:rtl/>
        </w:rPr>
        <w:t xml:space="preserve">תן 25 שנה התנייד המדד מול השכר הממוצע במשק. אלה הנתונים של 25 שנה. אלה החלטות לשנים, זאת לא החלטה לשנה אחת. זאת המשמעות שלהן. </w:t>
      </w:r>
    </w:p>
    <w:p w14:paraId="719F40FE" w14:textId="77777777" w:rsidR="00000000" w:rsidRDefault="007C71EE">
      <w:pPr>
        <w:pStyle w:val="a"/>
        <w:rPr>
          <w:rFonts w:hint="cs"/>
          <w:rtl/>
        </w:rPr>
      </w:pPr>
    </w:p>
    <w:p w14:paraId="058D3A13" w14:textId="77777777" w:rsidR="00000000" w:rsidRDefault="007C71EE">
      <w:pPr>
        <w:pStyle w:val="a"/>
        <w:rPr>
          <w:rFonts w:hint="cs"/>
          <w:rtl/>
        </w:rPr>
      </w:pPr>
      <w:r>
        <w:rPr>
          <w:rFonts w:hint="cs"/>
          <w:rtl/>
        </w:rPr>
        <w:t>אבל מה המשמעות הרעיונית שלהן, חבר הכנסת חן? המשמעות הרעיונית שלהן היא שאנחנו אומרים שרשת הביטחון הסוציאלית במדינת ישראל היא לא ב</w:t>
      </w:r>
      <w:r>
        <w:rPr>
          <w:rFonts w:hint="cs"/>
          <w:rtl/>
        </w:rPr>
        <w:t xml:space="preserve">שביל לשמור על פער מסוים בין מי שלאסונו, לעתים למחלתו, לעתים לעובדת היותו מפגר או נכה או פגוע </w:t>
      </w:r>
      <w:r>
        <w:rPr>
          <w:rtl/>
        </w:rPr>
        <w:t>–</w:t>
      </w:r>
      <w:r>
        <w:rPr>
          <w:rFonts w:hint="cs"/>
          <w:rtl/>
        </w:rPr>
        <w:t xml:space="preserve"> לשמור על הפער בינו ובין איזשהו מדד ממוצע, אלא אנחנו מבטיחים, אם הוא מקבל מה שהוא מקבל עכשיו כקצבה, שכך זה יישאר לו. </w:t>
      </w:r>
    </w:p>
    <w:p w14:paraId="15F9B0AA" w14:textId="77777777" w:rsidR="00000000" w:rsidRDefault="007C71EE">
      <w:pPr>
        <w:pStyle w:val="a"/>
        <w:rPr>
          <w:rFonts w:hint="cs"/>
          <w:rtl/>
        </w:rPr>
      </w:pPr>
    </w:p>
    <w:p w14:paraId="26FB215B" w14:textId="77777777" w:rsidR="00000000" w:rsidRDefault="007C71EE">
      <w:pPr>
        <w:pStyle w:val="ac"/>
        <w:rPr>
          <w:rtl/>
        </w:rPr>
      </w:pPr>
      <w:r>
        <w:rPr>
          <w:rFonts w:hint="eastAsia"/>
          <w:rtl/>
        </w:rPr>
        <w:t>רשף</w:t>
      </w:r>
      <w:r>
        <w:rPr>
          <w:rtl/>
        </w:rPr>
        <w:t xml:space="preserve"> חן (שינוי):</w:t>
      </w:r>
    </w:p>
    <w:p w14:paraId="0B3B715C" w14:textId="77777777" w:rsidR="00000000" w:rsidRDefault="007C71EE">
      <w:pPr>
        <w:pStyle w:val="a"/>
        <w:rPr>
          <w:rFonts w:hint="cs"/>
          <w:rtl/>
        </w:rPr>
      </w:pPr>
    </w:p>
    <w:p w14:paraId="02788CF9" w14:textId="77777777" w:rsidR="00000000" w:rsidRDefault="007C71EE">
      <w:pPr>
        <w:pStyle w:val="a"/>
        <w:rPr>
          <w:rFonts w:hint="cs"/>
          <w:rtl/>
        </w:rPr>
      </w:pPr>
      <w:r>
        <w:rPr>
          <w:rFonts w:hint="cs"/>
          <w:rtl/>
        </w:rPr>
        <w:t xml:space="preserve">נכון, יכולת קנייה. </w:t>
      </w:r>
    </w:p>
    <w:p w14:paraId="65C4E8EC" w14:textId="77777777" w:rsidR="00000000" w:rsidRDefault="007C71EE">
      <w:pPr>
        <w:pStyle w:val="a"/>
        <w:rPr>
          <w:rFonts w:hint="cs"/>
          <w:rtl/>
        </w:rPr>
      </w:pPr>
    </w:p>
    <w:p w14:paraId="4E2895FB" w14:textId="77777777" w:rsidR="00000000" w:rsidRDefault="007C71EE">
      <w:pPr>
        <w:pStyle w:val="SpeakerCon"/>
        <w:rPr>
          <w:rtl/>
        </w:rPr>
      </w:pPr>
      <w:bookmarkStart w:id="679" w:name="FS000001065T27_05_2003_01_51_45C"/>
      <w:bookmarkEnd w:id="679"/>
      <w:r>
        <w:rPr>
          <w:rtl/>
        </w:rPr>
        <w:t xml:space="preserve">חיים </w:t>
      </w:r>
      <w:r>
        <w:rPr>
          <w:rtl/>
        </w:rPr>
        <w:t>אורון (מרצ):</w:t>
      </w:r>
    </w:p>
    <w:p w14:paraId="060E8C6A" w14:textId="77777777" w:rsidR="00000000" w:rsidRDefault="007C71EE">
      <w:pPr>
        <w:pStyle w:val="a"/>
        <w:rPr>
          <w:rtl/>
        </w:rPr>
      </w:pPr>
    </w:p>
    <w:p w14:paraId="772D63E5" w14:textId="77777777" w:rsidR="00000000" w:rsidRDefault="007C71EE">
      <w:pPr>
        <w:pStyle w:val="a"/>
        <w:rPr>
          <w:rFonts w:hint="cs"/>
          <w:rtl/>
        </w:rPr>
      </w:pPr>
      <w:r>
        <w:rPr>
          <w:rFonts w:hint="cs"/>
          <w:rtl/>
        </w:rPr>
        <w:t xml:space="preserve">הוא אומר "נכון". אתה שומע מה אתה אומר? זאת החברה שאתה רוצה לחיות בה? אז תגיד את זה. </w:t>
      </w:r>
    </w:p>
    <w:p w14:paraId="235E3A89" w14:textId="77777777" w:rsidR="00000000" w:rsidRDefault="007C71EE">
      <w:pPr>
        <w:pStyle w:val="a"/>
        <w:rPr>
          <w:rFonts w:hint="cs"/>
          <w:rtl/>
        </w:rPr>
      </w:pPr>
    </w:p>
    <w:p w14:paraId="70F85470" w14:textId="77777777" w:rsidR="00000000" w:rsidRDefault="007C71EE">
      <w:pPr>
        <w:pStyle w:val="ac"/>
        <w:rPr>
          <w:rtl/>
        </w:rPr>
      </w:pPr>
      <w:r>
        <w:rPr>
          <w:rFonts w:hint="eastAsia"/>
          <w:rtl/>
        </w:rPr>
        <w:t>רשף</w:t>
      </w:r>
      <w:r>
        <w:rPr>
          <w:rtl/>
        </w:rPr>
        <w:t xml:space="preserve"> חן (שינוי):</w:t>
      </w:r>
    </w:p>
    <w:p w14:paraId="01CC2F26" w14:textId="77777777" w:rsidR="00000000" w:rsidRDefault="007C71EE">
      <w:pPr>
        <w:pStyle w:val="a"/>
        <w:rPr>
          <w:rFonts w:hint="cs"/>
          <w:rtl/>
        </w:rPr>
      </w:pPr>
    </w:p>
    <w:p w14:paraId="11396BFF" w14:textId="77777777" w:rsidR="00000000" w:rsidRDefault="007C71EE">
      <w:pPr>
        <w:pStyle w:val="a"/>
        <w:rPr>
          <w:rFonts w:hint="cs"/>
          <w:rtl/>
        </w:rPr>
      </w:pPr>
      <w:r>
        <w:rPr>
          <w:rFonts w:hint="cs"/>
          <w:rtl/>
        </w:rPr>
        <w:t xml:space="preserve">אני מדבר בשם קהל הבוחרים שלי. אני מודה, אני לא סוציאליסט כמוך. </w:t>
      </w:r>
    </w:p>
    <w:p w14:paraId="62F0C90A" w14:textId="77777777" w:rsidR="00000000" w:rsidRDefault="007C71EE">
      <w:pPr>
        <w:pStyle w:val="a"/>
        <w:rPr>
          <w:rFonts w:hint="cs"/>
          <w:rtl/>
        </w:rPr>
      </w:pPr>
    </w:p>
    <w:p w14:paraId="4A5D6657" w14:textId="77777777" w:rsidR="00000000" w:rsidRDefault="007C71EE">
      <w:pPr>
        <w:pStyle w:val="SpeakerCon"/>
        <w:rPr>
          <w:rtl/>
        </w:rPr>
      </w:pPr>
      <w:bookmarkStart w:id="680" w:name="FS000001065T27_05_2003_01_52_42C"/>
      <w:bookmarkEnd w:id="680"/>
      <w:r>
        <w:rPr>
          <w:rtl/>
        </w:rPr>
        <w:t>חיים אורון (מרצ):</w:t>
      </w:r>
    </w:p>
    <w:p w14:paraId="7C2BEC0C" w14:textId="77777777" w:rsidR="00000000" w:rsidRDefault="007C71EE">
      <w:pPr>
        <w:pStyle w:val="a"/>
        <w:rPr>
          <w:rtl/>
        </w:rPr>
      </w:pPr>
    </w:p>
    <w:p w14:paraId="3C0B7D66" w14:textId="77777777" w:rsidR="00000000" w:rsidRDefault="007C71EE">
      <w:pPr>
        <w:pStyle w:val="a"/>
        <w:rPr>
          <w:rFonts w:hint="cs"/>
          <w:rtl/>
        </w:rPr>
      </w:pPr>
      <w:r>
        <w:rPr>
          <w:rFonts w:hint="cs"/>
          <w:rtl/>
        </w:rPr>
        <w:t>אתה לא מדבר בשם אף עובד בשום תעשייה, אף עובד בשום מקום.</w:t>
      </w:r>
      <w:r>
        <w:rPr>
          <w:rFonts w:hint="cs"/>
          <w:rtl/>
        </w:rPr>
        <w:t xml:space="preserve"> תסלח לי, אתה מרמה את קהל הבוחרים שלך, כי כל מהנדס בכל מפעל - עשו אלף שביתות על הפרשיות. אם המהנדס עולה, ההנדסאי רוצה להיות צמוד אליו. אם המנהל עולה, ובצדק, המורה אומר: אני רוצה. זה מעמד הביניים שאני מכיר. </w:t>
      </w:r>
    </w:p>
    <w:p w14:paraId="1FD68168" w14:textId="77777777" w:rsidR="00000000" w:rsidRDefault="007C71EE">
      <w:pPr>
        <w:pStyle w:val="a"/>
        <w:rPr>
          <w:rFonts w:hint="cs"/>
          <w:rtl/>
        </w:rPr>
      </w:pPr>
    </w:p>
    <w:p w14:paraId="032F33F9" w14:textId="77777777" w:rsidR="00000000" w:rsidRDefault="007C71EE">
      <w:pPr>
        <w:pStyle w:val="ac"/>
        <w:rPr>
          <w:rtl/>
        </w:rPr>
      </w:pPr>
      <w:r>
        <w:rPr>
          <w:rFonts w:hint="eastAsia"/>
          <w:rtl/>
        </w:rPr>
        <w:t>רשף</w:t>
      </w:r>
      <w:r>
        <w:rPr>
          <w:rtl/>
        </w:rPr>
        <w:t xml:space="preserve"> חן (שינוי):</w:t>
      </w:r>
    </w:p>
    <w:p w14:paraId="44E98BFB" w14:textId="77777777" w:rsidR="00000000" w:rsidRDefault="007C71EE">
      <w:pPr>
        <w:pStyle w:val="a"/>
        <w:rPr>
          <w:rFonts w:hint="cs"/>
          <w:rtl/>
        </w:rPr>
      </w:pPr>
    </w:p>
    <w:p w14:paraId="4EAC02B0" w14:textId="77777777" w:rsidR="00000000" w:rsidRDefault="007C71EE">
      <w:pPr>
        <w:pStyle w:val="a"/>
        <w:rPr>
          <w:rFonts w:hint="cs"/>
          <w:rtl/>
        </w:rPr>
      </w:pPr>
      <w:r>
        <w:rPr>
          <w:rFonts w:hint="cs"/>
          <w:rtl/>
        </w:rPr>
        <w:t xml:space="preserve">רחמנא ליצלן, חוזים אישיים. </w:t>
      </w:r>
    </w:p>
    <w:p w14:paraId="37EFF700" w14:textId="77777777" w:rsidR="00000000" w:rsidRDefault="007C71EE">
      <w:pPr>
        <w:pStyle w:val="a"/>
        <w:rPr>
          <w:rFonts w:hint="cs"/>
          <w:rtl/>
        </w:rPr>
      </w:pPr>
    </w:p>
    <w:p w14:paraId="0BE38568" w14:textId="77777777" w:rsidR="00000000" w:rsidRDefault="007C71EE">
      <w:pPr>
        <w:pStyle w:val="SpeakerCon"/>
        <w:rPr>
          <w:rtl/>
        </w:rPr>
      </w:pPr>
      <w:bookmarkStart w:id="681" w:name="FS000001065T27_05_2003_01_54_30C"/>
      <w:bookmarkEnd w:id="681"/>
      <w:r>
        <w:rPr>
          <w:rtl/>
        </w:rPr>
        <w:t>חי</w:t>
      </w:r>
      <w:r>
        <w:rPr>
          <w:rtl/>
        </w:rPr>
        <w:t>ים אורון (מרצ):</w:t>
      </w:r>
    </w:p>
    <w:p w14:paraId="3281A86B" w14:textId="77777777" w:rsidR="00000000" w:rsidRDefault="007C71EE">
      <w:pPr>
        <w:pStyle w:val="a"/>
        <w:rPr>
          <w:rtl/>
        </w:rPr>
      </w:pPr>
    </w:p>
    <w:p w14:paraId="3326EF35" w14:textId="77777777" w:rsidR="00000000" w:rsidRDefault="007C71EE">
      <w:pPr>
        <w:pStyle w:val="a"/>
        <w:rPr>
          <w:rFonts w:hint="cs"/>
          <w:rtl/>
        </w:rPr>
      </w:pPr>
      <w:r>
        <w:rPr>
          <w:rFonts w:hint="cs"/>
          <w:rtl/>
        </w:rPr>
        <w:t>אם המנהל בבית-ספר שכרו עולה, אומר המורה, ובצדק: אני צמוד אליו, כי אני חלק מהמערכת.</w:t>
      </w:r>
    </w:p>
    <w:p w14:paraId="77B39207" w14:textId="77777777" w:rsidR="00000000" w:rsidRDefault="007C71EE">
      <w:pPr>
        <w:pStyle w:val="a"/>
        <w:rPr>
          <w:rFonts w:hint="cs"/>
          <w:rtl/>
        </w:rPr>
      </w:pPr>
    </w:p>
    <w:p w14:paraId="3EF60536" w14:textId="77777777" w:rsidR="00000000" w:rsidRDefault="007C71EE">
      <w:pPr>
        <w:pStyle w:val="ac"/>
        <w:rPr>
          <w:rtl/>
        </w:rPr>
      </w:pPr>
      <w:r>
        <w:rPr>
          <w:rFonts w:hint="eastAsia"/>
          <w:rtl/>
        </w:rPr>
        <w:t>רשף</w:t>
      </w:r>
      <w:r>
        <w:rPr>
          <w:rtl/>
        </w:rPr>
        <w:t xml:space="preserve"> חן (שינוי):</w:t>
      </w:r>
    </w:p>
    <w:p w14:paraId="7F32CD64" w14:textId="77777777" w:rsidR="00000000" w:rsidRDefault="007C71EE">
      <w:pPr>
        <w:pStyle w:val="a"/>
        <w:rPr>
          <w:rFonts w:hint="cs"/>
          <w:rtl/>
        </w:rPr>
      </w:pPr>
    </w:p>
    <w:p w14:paraId="5AFE814B" w14:textId="77777777" w:rsidR="00000000" w:rsidRDefault="007C71EE">
      <w:pPr>
        <w:pStyle w:val="a"/>
        <w:rPr>
          <w:rFonts w:hint="cs"/>
          <w:rtl/>
        </w:rPr>
      </w:pPr>
      <w:r>
        <w:rPr>
          <w:rFonts w:hint="cs"/>
          <w:rtl/>
        </w:rPr>
        <w:t xml:space="preserve">לא בצדק. </w:t>
      </w:r>
    </w:p>
    <w:p w14:paraId="70B2FFC5" w14:textId="77777777" w:rsidR="00000000" w:rsidRDefault="007C71EE">
      <w:pPr>
        <w:pStyle w:val="a"/>
        <w:rPr>
          <w:rFonts w:hint="cs"/>
          <w:rtl/>
        </w:rPr>
      </w:pPr>
    </w:p>
    <w:p w14:paraId="1E0B2D7E" w14:textId="77777777" w:rsidR="00000000" w:rsidRDefault="007C71EE">
      <w:pPr>
        <w:pStyle w:val="SpeakerCon"/>
        <w:rPr>
          <w:rtl/>
        </w:rPr>
      </w:pPr>
      <w:bookmarkStart w:id="682" w:name="FS000001065T27_05_2003_01_54_58C"/>
      <w:bookmarkEnd w:id="682"/>
      <w:r>
        <w:rPr>
          <w:rtl/>
        </w:rPr>
        <w:t>חיים אורון (מרצ):</w:t>
      </w:r>
    </w:p>
    <w:p w14:paraId="2DDCF73E" w14:textId="77777777" w:rsidR="00000000" w:rsidRDefault="007C71EE">
      <w:pPr>
        <w:pStyle w:val="a"/>
        <w:rPr>
          <w:rtl/>
        </w:rPr>
      </w:pPr>
    </w:p>
    <w:p w14:paraId="1105CF68" w14:textId="77777777" w:rsidR="00000000" w:rsidRDefault="007C71EE">
      <w:pPr>
        <w:pStyle w:val="a"/>
        <w:rPr>
          <w:rFonts w:hint="cs"/>
          <w:rtl/>
        </w:rPr>
      </w:pPr>
      <w:r>
        <w:rPr>
          <w:rFonts w:hint="cs"/>
          <w:rtl/>
        </w:rPr>
        <w:t>אני רוצה חברה שיש בה פחות פערים, ואני רוצה חברה שיש בה יותר סולידריות, ואתה מייצג באופן שקרי את מה שאתה קורא</w:t>
      </w:r>
      <w:r>
        <w:rPr>
          <w:rFonts w:hint="cs"/>
          <w:rtl/>
        </w:rPr>
        <w:t xml:space="preserve"> לו מעמד הביניים, כי אתה מייצג קניבליזם חברתי. ועכשיו אתה אומר את זה עוד הפעם. </w:t>
      </w:r>
    </w:p>
    <w:p w14:paraId="26F28001" w14:textId="77777777" w:rsidR="00000000" w:rsidRDefault="007C71EE">
      <w:pPr>
        <w:pStyle w:val="a"/>
        <w:rPr>
          <w:rFonts w:hint="cs"/>
          <w:rtl/>
        </w:rPr>
      </w:pPr>
    </w:p>
    <w:p w14:paraId="40257B2F" w14:textId="77777777" w:rsidR="00000000" w:rsidRDefault="007C71EE">
      <w:pPr>
        <w:pStyle w:val="ac"/>
        <w:rPr>
          <w:rtl/>
        </w:rPr>
      </w:pPr>
      <w:r>
        <w:rPr>
          <w:rFonts w:hint="eastAsia"/>
          <w:rtl/>
        </w:rPr>
        <w:t>עזמי</w:t>
      </w:r>
      <w:r>
        <w:rPr>
          <w:rtl/>
        </w:rPr>
        <w:t xml:space="preserve"> בשארה (בל"ד):</w:t>
      </w:r>
    </w:p>
    <w:p w14:paraId="78F38539" w14:textId="77777777" w:rsidR="00000000" w:rsidRDefault="007C71EE">
      <w:pPr>
        <w:pStyle w:val="a"/>
        <w:rPr>
          <w:rFonts w:hint="cs"/>
          <w:rtl/>
        </w:rPr>
      </w:pPr>
    </w:p>
    <w:p w14:paraId="314AE307" w14:textId="77777777" w:rsidR="00000000" w:rsidRDefault="007C71EE">
      <w:pPr>
        <w:pStyle w:val="a"/>
        <w:rPr>
          <w:rFonts w:hint="cs"/>
          <w:rtl/>
        </w:rPr>
      </w:pPr>
      <w:r>
        <w:rPr>
          <w:rFonts w:hint="cs"/>
          <w:rtl/>
        </w:rPr>
        <w:t xml:space="preserve">אתה חושב שאתה חי עם מעמד הביניים באותה ספינה חברתית. יש כאלה שחיים לבד. החברה ההיא חיה על גבה, על המסים שהם משלמים. </w:t>
      </w:r>
    </w:p>
    <w:p w14:paraId="20F45F2F" w14:textId="77777777" w:rsidR="00000000" w:rsidRDefault="007C71EE">
      <w:pPr>
        <w:pStyle w:val="a"/>
        <w:rPr>
          <w:rFonts w:hint="cs"/>
          <w:rtl/>
        </w:rPr>
      </w:pPr>
    </w:p>
    <w:p w14:paraId="59F4472B" w14:textId="77777777" w:rsidR="00000000" w:rsidRDefault="007C71EE">
      <w:pPr>
        <w:pStyle w:val="SpeakerCon"/>
        <w:rPr>
          <w:rtl/>
        </w:rPr>
      </w:pPr>
      <w:bookmarkStart w:id="683" w:name="FS000001065T27_05_2003_01_57_07C"/>
      <w:bookmarkEnd w:id="683"/>
      <w:r>
        <w:rPr>
          <w:rtl/>
        </w:rPr>
        <w:t>חיים אורון (מרצ):</w:t>
      </w:r>
    </w:p>
    <w:p w14:paraId="0B5B2633" w14:textId="77777777" w:rsidR="00000000" w:rsidRDefault="007C71EE">
      <w:pPr>
        <w:pStyle w:val="a"/>
        <w:rPr>
          <w:rtl/>
        </w:rPr>
      </w:pPr>
    </w:p>
    <w:p w14:paraId="42D52361" w14:textId="77777777" w:rsidR="00000000" w:rsidRDefault="007C71EE">
      <w:pPr>
        <w:pStyle w:val="a"/>
        <w:rPr>
          <w:rFonts w:hint="cs"/>
          <w:rtl/>
        </w:rPr>
      </w:pPr>
      <w:r>
        <w:rPr>
          <w:rFonts w:hint="cs"/>
          <w:rtl/>
        </w:rPr>
        <w:t xml:space="preserve">הם חיים על גבה של </w:t>
      </w:r>
      <w:r>
        <w:rPr>
          <w:rFonts w:hint="cs"/>
          <w:rtl/>
        </w:rPr>
        <w:t xml:space="preserve">השכבה הזאת. זאת כל המחלוקת בעצם, איזו חברה אנחנו רוצים שתהיה פה. אם אנחנו רוצים חברה שמי שחלש ומי שעני נדאג שלא ימות, שלא יתפגרו אנשים ברחובות, זהו. מעבר לזה האחריות שלנו לא מגעת. חבר הכנסת חן, אני מתכוון לחברה אחרת. </w:t>
      </w:r>
    </w:p>
    <w:p w14:paraId="05BB2A91" w14:textId="77777777" w:rsidR="00000000" w:rsidRDefault="007C71EE">
      <w:pPr>
        <w:pStyle w:val="a"/>
        <w:rPr>
          <w:rFonts w:hint="cs"/>
          <w:rtl/>
        </w:rPr>
      </w:pPr>
    </w:p>
    <w:p w14:paraId="785CA67C" w14:textId="77777777" w:rsidR="00000000" w:rsidRDefault="007C71EE">
      <w:pPr>
        <w:pStyle w:val="ac"/>
        <w:rPr>
          <w:rtl/>
        </w:rPr>
      </w:pPr>
      <w:r>
        <w:rPr>
          <w:rFonts w:hint="eastAsia"/>
          <w:rtl/>
        </w:rPr>
        <w:t>רשף</w:t>
      </w:r>
      <w:r>
        <w:rPr>
          <w:rtl/>
        </w:rPr>
        <w:t xml:space="preserve"> חן (שינוי):</w:t>
      </w:r>
    </w:p>
    <w:p w14:paraId="156BCA87" w14:textId="77777777" w:rsidR="00000000" w:rsidRDefault="007C71EE">
      <w:pPr>
        <w:pStyle w:val="a"/>
        <w:rPr>
          <w:rFonts w:hint="cs"/>
          <w:rtl/>
        </w:rPr>
      </w:pPr>
    </w:p>
    <w:p w14:paraId="63454AAC" w14:textId="77777777" w:rsidR="00000000" w:rsidRDefault="007C71EE">
      <w:pPr>
        <w:pStyle w:val="a"/>
        <w:rPr>
          <w:rFonts w:hint="cs"/>
          <w:rtl/>
        </w:rPr>
      </w:pPr>
      <w:r>
        <w:rPr>
          <w:rFonts w:hint="cs"/>
          <w:rtl/>
        </w:rPr>
        <w:t>או.קיי., זה הוויכוח.</w:t>
      </w:r>
      <w:r>
        <w:rPr>
          <w:rFonts w:hint="cs"/>
          <w:rtl/>
        </w:rPr>
        <w:t xml:space="preserve"> </w:t>
      </w:r>
    </w:p>
    <w:p w14:paraId="744E9A13" w14:textId="77777777" w:rsidR="00000000" w:rsidRDefault="007C71EE">
      <w:pPr>
        <w:pStyle w:val="a"/>
        <w:rPr>
          <w:rFonts w:hint="cs"/>
          <w:rtl/>
        </w:rPr>
      </w:pPr>
    </w:p>
    <w:p w14:paraId="0679B2D5" w14:textId="77777777" w:rsidR="00000000" w:rsidRDefault="007C71EE">
      <w:pPr>
        <w:pStyle w:val="SpeakerCon"/>
        <w:rPr>
          <w:rtl/>
        </w:rPr>
      </w:pPr>
      <w:bookmarkStart w:id="684" w:name="FS000001065T27_05_2003_01_58_44C"/>
      <w:bookmarkEnd w:id="684"/>
      <w:r>
        <w:rPr>
          <w:rtl/>
        </w:rPr>
        <w:t>חיים אורון (מרצ):</w:t>
      </w:r>
    </w:p>
    <w:p w14:paraId="05CE4676" w14:textId="77777777" w:rsidR="00000000" w:rsidRDefault="007C71EE">
      <w:pPr>
        <w:pStyle w:val="a"/>
        <w:rPr>
          <w:rtl/>
        </w:rPr>
      </w:pPr>
    </w:p>
    <w:p w14:paraId="5571CF5E" w14:textId="77777777" w:rsidR="00000000" w:rsidRDefault="007C71EE">
      <w:pPr>
        <w:pStyle w:val="a"/>
        <w:rPr>
          <w:rFonts w:hint="cs"/>
          <w:rtl/>
        </w:rPr>
      </w:pPr>
      <w:r>
        <w:rPr>
          <w:rFonts w:hint="cs"/>
          <w:rtl/>
        </w:rPr>
        <w:t xml:space="preserve">אני חושב שהחברה הישראלית, אם תהיה בת דמותכם, אז מה שאתה אומר עכשיו הוא לא שנאה אבל הוא סוג של אטימות, שלשמחתנו רוב רובה של החברה הישראלית לא מקבל אותה, ורוב רובם של אלה שאתה חושב שהצביעו בשבילך לא מקבלים אותה, כי הם מבינים שחברה כזאת </w:t>
      </w:r>
      <w:r>
        <w:rPr>
          <w:rFonts w:hint="cs"/>
          <w:rtl/>
        </w:rPr>
        <w:t xml:space="preserve">היא חברה מתפוררת. </w:t>
      </w:r>
    </w:p>
    <w:p w14:paraId="0A2D3353" w14:textId="77777777" w:rsidR="00000000" w:rsidRDefault="007C71EE">
      <w:pPr>
        <w:pStyle w:val="a"/>
        <w:rPr>
          <w:rFonts w:hint="cs"/>
          <w:rtl/>
        </w:rPr>
      </w:pPr>
    </w:p>
    <w:p w14:paraId="0316B965" w14:textId="77777777" w:rsidR="00000000" w:rsidRDefault="007C71EE">
      <w:pPr>
        <w:pStyle w:val="ac"/>
        <w:rPr>
          <w:rtl/>
        </w:rPr>
      </w:pPr>
      <w:r>
        <w:rPr>
          <w:rFonts w:hint="eastAsia"/>
          <w:rtl/>
        </w:rPr>
        <w:t>רשף</w:t>
      </w:r>
      <w:r>
        <w:rPr>
          <w:rtl/>
        </w:rPr>
        <w:t xml:space="preserve"> חן (שינוי):</w:t>
      </w:r>
    </w:p>
    <w:p w14:paraId="19D2FAB0" w14:textId="77777777" w:rsidR="00000000" w:rsidRDefault="007C71EE">
      <w:pPr>
        <w:pStyle w:val="a"/>
        <w:rPr>
          <w:rFonts w:hint="cs"/>
          <w:rtl/>
        </w:rPr>
      </w:pPr>
    </w:p>
    <w:p w14:paraId="4DE7DEBF" w14:textId="77777777" w:rsidR="00000000" w:rsidRDefault="007C71EE">
      <w:pPr>
        <w:pStyle w:val="a"/>
        <w:rPr>
          <w:rFonts w:hint="cs"/>
          <w:rtl/>
        </w:rPr>
      </w:pPr>
      <w:r>
        <w:rPr>
          <w:rFonts w:hint="cs"/>
          <w:rtl/>
        </w:rPr>
        <w:t xml:space="preserve">אתה טוען שאנחנו הצגנו את עצמנו כסוציאליסטים והם התבלבלו? </w:t>
      </w:r>
    </w:p>
    <w:p w14:paraId="535927B1" w14:textId="77777777" w:rsidR="00000000" w:rsidRDefault="007C71EE">
      <w:pPr>
        <w:pStyle w:val="a"/>
        <w:rPr>
          <w:rFonts w:hint="cs"/>
          <w:rtl/>
        </w:rPr>
      </w:pPr>
    </w:p>
    <w:p w14:paraId="1E549721" w14:textId="77777777" w:rsidR="00000000" w:rsidRDefault="007C71EE">
      <w:pPr>
        <w:pStyle w:val="SpeakerCon"/>
        <w:rPr>
          <w:rtl/>
        </w:rPr>
      </w:pPr>
      <w:bookmarkStart w:id="685" w:name="FS000001065T27_05_2003_02_00_28C"/>
      <w:bookmarkEnd w:id="685"/>
      <w:r>
        <w:rPr>
          <w:rtl/>
        </w:rPr>
        <w:t>חיים אורון (מרצ):</w:t>
      </w:r>
    </w:p>
    <w:p w14:paraId="2E36A10F" w14:textId="77777777" w:rsidR="00000000" w:rsidRDefault="007C71EE">
      <w:pPr>
        <w:pStyle w:val="a"/>
        <w:rPr>
          <w:rtl/>
        </w:rPr>
      </w:pPr>
    </w:p>
    <w:p w14:paraId="00CD8EA6" w14:textId="77777777" w:rsidR="00000000" w:rsidRDefault="007C71EE">
      <w:pPr>
        <w:pStyle w:val="a"/>
        <w:rPr>
          <w:rFonts w:hint="cs"/>
          <w:rtl/>
        </w:rPr>
      </w:pPr>
      <w:r>
        <w:rPr>
          <w:rFonts w:hint="cs"/>
          <w:rtl/>
        </w:rPr>
        <w:t xml:space="preserve">לא, אני טוען שאתם רימיתם אותם כפי שרימיתם אותם בחוק טל, כפי שרימיתם אותם במילואים, כפי שרימיתם אותם בתקציבים. </w:t>
      </w:r>
    </w:p>
    <w:p w14:paraId="68E633BE" w14:textId="77777777" w:rsidR="00000000" w:rsidRDefault="007C71EE">
      <w:pPr>
        <w:pStyle w:val="a"/>
        <w:rPr>
          <w:rFonts w:hint="cs"/>
          <w:rtl/>
        </w:rPr>
      </w:pPr>
    </w:p>
    <w:p w14:paraId="625BFE21" w14:textId="77777777" w:rsidR="00000000" w:rsidRDefault="007C71EE">
      <w:pPr>
        <w:pStyle w:val="a"/>
        <w:rPr>
          <w:rFonts w:hint="cs"/>
          <w:rtl/>
        </w:rPr>
      </w:pPr>
      <w:r>
        <w:rPr>
          <w:rFonts w:hint="cs"/>
          <w:rtl/>
        </w:rPr>
        <w:t>הם חושבים ש=2.5 מיליארדי שקלי</w:t>
      </w:r>
      <w:r>
        <w:rPr>
          <w:rFonts w:hint="cs"/>
          <w:rtl/>
        </w:rPr>
        <w:t xml:space="preserve">ם במס הכנסה יבואו אליהם. 70% מהם ילכו אל שני העשירונים העליונים, וכנראה אותם אתם מייצגים. הם צריכים בני דמותכם בממשלה, אותם אתם מייצגים. על זה אין ויכוח. השכבה הזאת לא רוצה לשלם מס, השכבה הזאת רוצה לשאת פחות בנטל, השכבה הזאת בחלקה </w:t>
      </w:r>
      <w:r>
        <w:rPr>
          <w:rtl/>
        </w:rPr>
        <w:t>–</w:t>
      </w:r>
      <w:r>
        <w:rPr>
          <w:rFonts w:hint="cs"/>
          <w:rtl/>
        </w:rPr>
        <w:t xml:space="preserve"> מדינת הרווחה כבדה עליה </w:t>
      </w:r>
      <w:r>
        <w:rPr>
          <w:rFonts w:hint="cs"/>
          <w:rtl/>
        </w:rPr>
        <w:t xml:space="preserve">והיא לא רוצה אותה. אבל כל מי שנמצא </w:t>
      </w:r>
      <w:r>
        <w:rPr>
          <w:rtl/>
        </w:rPr>
        <w:t>–</w:t>
      </w:r>
      <w:r>
        <w:rPr>
          <w:rFonts w:hint="cs"/>
          <w:rtl/>
        </w:rPr>
        <w:t xml:space="preserve"> היום הוא מורה ומחר אולי הוא מפוטר, והוא רוצה את מנגנון הביטוח הלאומי, להבטיח לו הבטחת הכנסה או דמי ביטוח. והוא רוצה את מנגנון הביטוח הלאומי לחוק בריאות כזה שהוא יוכל לחיות בו גם כאשר, חס וחלילה, הוא נקלע למצוקה בריאותית</w:t>
      </w:r>
      <w:r>
        <w:rPr>
          <w:rFonts w:hint="cs"/>
          <w:rtl/>
        </w:rPr>
        <w:t xml:space="preserve"> שהיא מעבר לצורך לקבל "אקמול". וזה כל הוויכוח. </w:t>
      </w:r>
    </w:p>
    <w:p w14:paraId="7E3111D3" w14:textId="77777777" w:rsidR="00000000" w:rsidRDefault="007C71EE">
      <w:pPr>
        <w:pStyle w:val="a"/>
        <w:rPr>
          <w:rFonts w:hint="cs"/>
          <w:rtl/>
        </w:rPr>
      </w:pPr>
    </w:p>
    <w:p w14:paraId="3B85C3B0" w14:textId="77777777" w:rsidR="00000000" w:rsidRDefault="007C71EE">
      <w:pPr>
        <w:pStyle w:val="a"/>
        <w:rPr>
          <w:rFonts w:hint="cs"/>
          <w:rtl/>
        </w:rPr>
      </w:pPr>
      <w:r>
        <w:rPr>
          <w:rFonts w:hint="cs"/>
          <w:rtl/>
        </w:rPr>
        <w:t xml:space="preserve">ולכן, על-פי ההשקפה הזאת, ויש ביני וביניכם פער גדול מאוד, מי שמציע לקצץ קצבאות ילדים ב=78% הוא חסר לב, ולא משנה איפה נמצאים הילדים הללו </w:t>
      </w:r>
      <w:r>
        <w:rPr>
          <w:rtl/>
        </w:rPr>
        <w:t>–</w:t>
      </w:r>
      <w:r>
        <w:rPr>
          <w:rFonts w:hint="cs"/>
          <w:rtl/>
        </w:rPr>
        <w:t xml:space="preserve"> אצל חרדים, אצל יהודים. אני לא מכיר מנגנון כזה בשום תחום. יש לי ויכוח ק</w:t>
      </w:r>
      <w:r>
        <w:rPr>
          <w:rFonts w:hint="cs"/>
          <w:rtl/>
        </w:rPr>
        <w:t xml:space="preserve">שה מאוד. באתם למגרש פתאום. שלגי מסביר לי עכשיו על הוויכוח בין דתיים לחילונים. עם כל הכבוד, עם חוסר הצניעות שלכם, אנחנו שם כבר 20 שנה. לילות התווכחתי עם היושב-ראש, ימים התווכחתי עם בניזרי. הוויכוח שלי לא עובר דרך קיצוץ קצבאות ב=70%. היתה לכם אפילו הטיפשות, </w:t>
      </w:r>
      <w:r>
        <w:rPr>
          <w:rFonts w:hint="cs"/>
          <w:rtl/>
        </w:rPr>
        <w:t xml:space="preserve">לא החוצפה. ועדת הכספים, כבוד השר, אמרה למתוח את זה על שבע שנים. </w:t>
      </w:r>
    </w:p>
    <w:p w14:paraId="15B1107B" w14:textId="77777777" w:rsidR="00000000" w:rsidRDefault="007C71EE">
      <w:pPr>
        <w:pStyle w:val="a"/>
        <w:rPr>
          <w:rFonts w:hint="cs"/>
          <w:rtl/>
        </w:rPr>
      </w:pPr>
    </w:p>
    <w:p w14:paraId="44D1F47B" w14:textId="77777777" w:rsidR="00000000" w:rsidRDefault="007C71EE">
      <w:pPr>
        <w:pStyle w:val="ac"/>
        <w:rPr>
          <w:rtl/>
        </w:rPr>
      </w:pPr>
      <w:r>
        <w:rPr>
          <w:rFonts w:hint="eastAsia"/>
          <w:rtl/>
        </w:rPr>
        <w:t>רשף</w:t>
      </w:r>
      <w:r>
        <w:rPr>
          <w:rtl/>
        </w:rPr>
        <w:t xml:space="preserve"> חן (שינוי):</w:t>
      </w:r>
    </w:p>
    <w:p w14:paraId="459CFC8F" w14:textId="77777777" w:rsidR="00000000" w:rsidRDefault="007C71EE">
      <w:pPr>
        <w:pStyle w:val="a"/>
        <w:rPr>
          <w:rFonts w:hint="cs"/>
          <w:rtl/>
        </w:rPr>
      </w:pPr>
    </w:p>
    <w:p w14:paraId="3291C6AD" w14:textId="77777777" w:rsidR="00000000" w:rsidRDefault="007C71EE">
      <w:pPr>
        <w:pStyle w:val="a"/>
        <w:rPr>
          <w:rFonts w:hint="cs"/>
          <w:rtl/>
        </w:rPr>
      </w:pPr>
      <w:r>
        <w:rPr>
          <w:rFonts w:hint="cs"/>
          <w:rtl/>
        </w:rPr>
        <w:t>אתה נגד ההשוואה או נגד הקיצוץ?</w:t>
      </w:r>
    </w:p>
    <w:p w14:paraId="1D7FB4B0" w14:textId="77777777" w:rsidR="00000000" w:rsidRDefault="007C71EE">
      <w:pPr>
        <w:pStyle w:val="a"/>
        <w:rPr>
          <w:rFonts w:hint="cs"/>
          <w:rtl/>
        </w:rPr>
      </w:pPr>
    </w:p>
    <w:p w14:paraId="4743959C" w14:textId="77777777" w:rsidR="00000000" w:rsidRDefault="007C71EE">
      <w:pPr>
        <w:pStyle w:val="SpeakerCon"/>
        <w:rPr>
          <w:rtl/>
        </w:rPr>
      </w:pPr>
      <w:bookmarkStart w:id="686" w:name="FS000001065T27_05_2003_02_07_22C"/>
      <w:bookmarkEnd w:id="686"/>
      <w:r>
        <w:rPr>
          <w:rtl/>
        </w:rPr>
        <w:t>חיים אורון (מרצ):</w:t>
      </w:r>
    </w:p>
    <w:p w14:paraId="06CF5B11" w14:textId="77777777" w:rsidR="00000000" w:rsidRDefault="007C71EE">
      <w:pPr>
        <w:pStyle w:val="a"/>
        <w:rPr>
          <w:rtl/>
        </w:rPr>
      </w:pPr>
    </w:p>
    <w:p w14:paraId="5BE54309" w14:textId="77777777" w:rsidR="00000000" w:rsidRDefault="007C71EE">
      <w:pPr>
        <w:pStyle w:val="a"/>
        <w:rPr>
          <w:rFonts w:hint="cs"/>
          <w:rtl/>
        </w:rPr>
      </w:pPr>
      <w:r>
        <w:rPr>
          <w:rFonts w:hint="cs"/>
          <w:rtl/>
        </w:rPr>
        <w:t>אני בעד ההשוואה. לא רק שאני בעד ההשוואה, הגשתי הצעת חוק, היא מופיעה פה בהסתייגות, ואני מקווה שתצביע עליה, שאמרה: ילד ראשון</w:t>
      </w:r>
      <w:r>
        <w:rPr>
          <w:rFonts w:hint="cs"/>
          <w:rtl/>
        </w:rPr>
        <w:t xml:space="preserve"> - 210, ילד שני - 240, ילד שלישי - 300, עד הסוף 300. ואמרתי: נכון, היה משהו מעוות. אגב, לא המצאתם את זה אתם במתכונת הקיימת, בקפיצה. אנחנו שילמנו על חוק הנגב ואתם שילמתם על הלפרט. בולעים יותר מדי, ואז זה מתפוצץ. אבל לא אמרנו לקצץ מ=7.5 מיליארדי שקלים ל=3.5 </w:t>
      </w:r>
      <w:r>
        <w:rPr>
          <w:rFonts w:hint="cs"/>
          <w:rtl/>
        </w:rPr>
        <w:t xml:space="preserve">מיליארדי שקלים. אמרנו: יכול להיות ש=6.7 מיליארדי שקלים, יכול להיות 6.5 מיליארדי שקלים, ואותם נחלק אחרת. אתם סיפקתם את הטיעון, וביבי ביצע את מה שהוא רצה והוריד את קצבאות הילדים ל=144 לכולם. </w:t>
      </w:r>
    </w:p>
    <w:p w14:paraId="0549A264" w14:textId="77777777" w:rsidR="00000000" w:rsidRDefault="007C71EE">
      <w:pPr>
        <w:pStyle w:val="a"/>
        <w:rPr>
          <w:rFonts w:hint="cs"/>
          <w:rtl/>
        </w:rPr>
      </w:pPr>
    </w:p>
    <w:p w14:paraId="74E77BF0" w14:textId="77777777" w:rsidR="00000000" w:rsidRDefault="007C71EE">
      <w:pPr>
        <w:pStyle w:val="a"/>
        <w:rPr>
          <w:rFonts w:hint="cs"/>
          <w:rtl/>
        </w:rPr>
      </w:pPr>
      <w:r>
        <w:rPr>
          <w:rFonts w:hint="cs"/>
          <w:rtl/>
        </w:rPr>
        <w:t>המשמעות שלהם היא מרחיקת לכת מבחינתה של החברה הישראלית. זה לא צריך</w:t>
      </w:r>
      <w:r>
        <w:rPr>
          <w:rFonts w:hint="cs"/>
          <w:rtl/>
        </w:rPr>
        <w:t xml:space="preserve"> להיות שום כלי במאבק. בארסנל שאני מכיר אותו, להתמודד על דמותה של החברה הישראלית בין דתיים לחילונים, על מקומה של יהדות חילונית, על מקומה של יהדות פלורליסטית - זה לא בתוך הסל של כלי הנשק. זה סל של כלי נשק של דרוויניסטים, של אנשים שבמאבקים שהם מנהלים הם מוכני</w:t>
      </w:r>
      <w:r>
        <w:rPr>
          <w:rFonts w:hint="cs"/>
          <w:rtl/>
        </w:rPr>
        <w:t xml:space="preserve">ם לשלם מחירים שאוי ואבוי אם נעמוד בהם, ומוכנים למכור לציבור שהם כאילו מייצגים </w:t>
      </w:r>
      <w:r>
        <w:rPr>
          <w:rtl/>
        </w:rPr>
        <w:t>–</w:t>
      </w:r>
      <w:r>
        <w:rPr>
          <w:rFonts w:hint="cs"/>
          <w:rtl/>
        </w:rPr>
        <w:t xml:space="preserve"> ואני יודע שחלק מחברי לא אוהבים את האמירות האלה שלי, כי השנאה היא אנרגיה חזקה מאוד, קל מאוד לדבר בשמה, קל מאוד להגיד: בואו נכסח להם את הצורה. חלק חושבים על החרדים, חלק חושבים על</w:t>
      </w:r>
      <w:r>
        <w:rPr>
          <w:rFonts w:hint="cs"/>
          <w:rtl/>
        </w:rPr>
        <w:t xml:space="preserve"> הערבים, ומה לעשות, יש כאלה שחושבים על שניהם. אני לא יכול להשתחרר מההרגשה </w:t>
      </w:r>
      <w:r>
        <w:rPr>
          <w:rtl/>
        </w:rPr>
        <w:t>–</w:t>
      </w:r>
      <w:r>
        <w:rPr>
          <w:rFonts w:hint="cs"/>
          <w:rtl/>
        </w:rPr>
        <w:t xml:space="preserve"> לא אתה, חלק מכם חושבים על שניהם. באותה מכה, ניתן לאלה פליק, ניתן לאלה פליק, זה מסתדר לנו. אני מכיר אותם. אני מכיר אותו. הוא לא שינה את דמותו האמיתית. השנאה הזאת שהאיצה בו בתור סטנד</w:t>
      </w:r>
      <w:r>
        <w:rPr>
          <w:rFonts w:hint="cs"/>
          <w:rtl/>
        </w:rPr>
        <w:t>-אפיסט בטלוויזיה, אוי ואבוי שהפכה להיות דגלה של המערכת הפוליטית.</w:t>
      </w:r>
    </w:p>
    <w:p w14:paraId="6F8AAD6E" w14:textId="77777777" w:rsidR="00000000" w:rsidRDefault="007C71EE">
      <w:pPr>
        <w:pStyle w:val="a"/>
        <w:rPr>
          <w:rFonts w:hint="cs"/>
          <w:rtl/>
        </w:rPr>
      </w:pPr>
    </w:p>
    <w:p w14:paraId="362C4FEB" w14:textId="77777777" w:rsidR="00000000" w:rsidRDefault="007C71EE">
      <w:pPr>
        <w:pStyle w:val="ad"/>
        <w:rPr>
          <w:rtl/>
        </w:rPr>
      </w:pPr>
      <w:r>
        <w:rPr>
          <w:rtl/>
        </w:rPr>
        <w:t>היו"ר נסים דהן:</w:t>
      </w:r>
    </w:p>
    <w:p w14:paraId="5D02C70E" w14:textId="77777777" w:rsidR="00000000" w:rsidRDefault="007C71EE">
      <w:pPr>
        <w:pStyle w:val="a"/>
        <w:rPr>
          <w:rtl/>
        </w:rPr>
      </w:pPr>
    </w:p>
    <w:p w14:paraId="4E9B5860" w14:textId="77777777" w:rsidR="00000000" w:rsidRDefault="007C71EE">
      <w:pPr>
        <w:pStyle w:val="a"/>
        <w:rPr>
          <w:rFonts w:hint="cs"/>
          <w:rtl/>
        </w:rPr>
      </w:pPr>
      <w:r>
        <w:rPr>
          <w:rFonts w:hint="cs"/>
          <w:rtl/>
        </w:rPr>
        <w:t>תודה רבה, חבר הכנסת חיים אורון. אנחנו מזמינים את חבר הכנסת הרב שלמה בניזרי, בבקשה. יש לך עשר דקות.</w:t>
      </w:r>
    </w:p>
    <w:p w14:paraId="389A311E" w14:textId="77777777" w:rsidR="00000000" w:rsidRDefault="007C71EE">
      <w:pPr>
        <w:pStyle w:val="a"/>
        <w:rPr>
          <w:rFonts w:hint="cs"/>
          <w:rtl/>
        </w:rPr>
      </w:pPr>
    </w:p>
    <w:p w14:paraId="0E5B285D" w14:textId="77777777" w:rsidR="00000000" w:rsidRDefault="007C71EE">
      <w:pPr>
        <w:pStyle w:val="ac"/>
        <w:rPr>
          <w:rtl/>
        </w:rPr>
      </w:pPr>
      <w:r>
        <w:rPr>
          <w:rFonts w:hint="eastAsia"/>
          <w:rtl/>
        </w:rPr>
        <w:t>עזמי</w:t>
      </w:r>
      <w:r>
        <w:rPr>
          <w:rtl/>
        </w:rPr>
        <w:t xml:space="preserve"> בשארה (בל"ד):</w:t>
      </w:r>
    </w:p>
    <w:p w14:paraId="5A2830CE" w14:textId="77777777" w:rsidR="00000000" w:rsidRDefault="007C71EE">
      <w:pPr>
        <w:pStyle w:val="a"/>
        <w:rPr>
          <w:rFonts w:hint="cs"/>
          <w:rtl/>
        </w:rPr>
      </w:pPr>
    </w:p>
    <w:p w14:paraId="52E53171" w14:textId="77777777" w:rsidR="00000000" w:rsidRDefault="007C71EE">
      <w:pPr>
        <w:pStyle w:val="a"/>
        <w:rPr>
          <w:rFonts w:hint="cs"/>
          <w:rtl/>
        </w:rPr>
      </w:pPr>
      <w:r>
        <w:rPr>
          <w:rFonts w:hint="cs"/>
          <w:rtl/>
        </w:rPr>
        <w:t>זה מפני  שהם ערבים או מפני  שהם אזרחים?</w:t>
      </w:r>
    </w:p>
    <w:p w14:paraId="3DA69764" w14:textId="77777777" w:rsidR="00000000" w:rsidRDefault="007C71EE">
      <w:pPr>
        <w:pStyle w:val="a"/>
        <w:rPr>
          <w:rFonts w:hint="cs"/>
          <w:rtl/>
        </w:rPr>
      </w:pPr>
    </w:p>
    <w:p w14:paraId="3B0A9AEA" w14:textId="77777777" w:rsidR="00000000" w:rsidRDefault="007C71EE">
      <w:pPr>
        <w:pStyle w:val="ad"/>
        <w:rPr>
          <w:rtl/>
        </w:rPr>
      </w:pPr>
      <w:r>
        <w:rPr>
          <w:rtl/>
        </w:rPr>
        <w:t>היו"ר נסים ד</w:t>
      </w:r>
      <w:r>
        <w:rPr>
          <w:rtl/>
        </w:rPr>
        <w:t>הן:</w:t>
      </w:r>
    </w:p>
    <w:p w14:paraId="20E5D6B4" w14:textId="77777777" w:rsidR="00000000" w:rsidRDefault="007C71EE">
      <w:pPr>
        <w:pStyle w:val="a"/>
        <w:rPr>
          <w:rtl/>
        </w:rPr>
      </w:pPr>
    </w:p>
    <w:p w14:paraId="2C6A8D1C" w14:textId="77777777" w:rsidR="00000000" w:rsidRDefault="007C71EE">
      <w:pPr>
        <w:pStyle w:val="a"/>
        <w:rPr>
          <w:rFonts w:hint="cs"/>
          <w:rtl/>
        </w:rPr>
      </w:pPr>
      <w:r>
        <w:rPr>
          <w:rFonts w:hint="cs"/>
          <w:rtl/>
        </w:rPr>
        <w:t>אני לא מציע שכל מי שיעלה לשלטון יכה במתחרים שלו בשיטות כאלה. אחר כך יעלו לשלטון מפלגות אחרות ויציעו למשל לעקר את כל אלה שהצביעו פעם שינוי, למשל.</w:t>
      </w:r>
    </w:p>
    <w:p w14:paraId="0EB43D39" w14:textId="77777777" w:rsidR="00000000" w:rsidRDefault="007C71EE">
      <w:pPr>
        <w:pStyle w:val="a"/>
        <w:rPr>
          <w:rFonts w:hint="cs"/>
          <w:rtl/>
        </w:rPr>
      </w:pPr>
    </w:p>
    <w:p w14:paraId="339D6336" w14:textId="77777777" w:rsidR="00000000" w:rsidRDefault="007C71EE">
      <w:pPr>
        <w:pStyle w:val="ac"/>
        <w:rPr>
          <w:rtl/>
        </w:rPr>
      </w:pPr>
      <w:r>
        <w:rPr>
          <w:rtl/>
        </w:rPr>
        <w:t>רשף חן (שינוי):</w:t>
      </w:r>
    </w:p>
    <w:p w14:paraId="37F3EE9A" w14:textId="77777777" w:rsidR="00000000" w:rsidRDefault="007C71EE">
      <w:pPr>
        <w:pStyle w:val="a"/>
        <w:rPr>
          <w:rtl/>
        </w:rPr>
      </w:pPr>
    </w:p>
    <w:p w14:paraId="24155793" w14:textId="77777777" w:rsidR="00000000" w:rsidRDefault="007C71EE">
      <w:pPr>
        <w:pStyle w:val="a"/>
        <w:rPr>
          <w:rFonts w:hint="cs"/>
          <w:rtl/>
        </w:rPr>
      </w:pPr>
      <w:r>
        <w:rPr>
          <w:rFonts w:hint="cs"/>
          <w:rtl/>
        </w:rPr>
        <w:t>אפשר לפטור את חברי הכנסת מטעם שינוי מהעונש הזה?</w:t>
      </w:r>
    </w:p>
    <w:p w14:paraId="61CD5CC5" w14:textId="77777777" w:rsidR="00000000" w:rsidRDefault="007C71EE">
      <w:pPr>
        <w:pStyle w:val="a"/>
        <w:rPr>
          <w:rFonts w:hint="cs"/>
          <w:rtl/>
        </w:rPr>
      </w:pPr>
    </w:p>
    <w:p w14:paraId="1E6CDE84" w14:textId="77777777" w:rsidR="00000000" w:rsidRDefault="007C71EE">
      <w:pPr>
        <w:pStyle w:val="ad"/>
        <w:rPr>
          <w:rtl/>
        </w:rPr>
      </w:pPr>
      <w:r>
        <w:rPr>
          <w:rtl/>
        </w:rPr>
        <w:t>היו"ר נסים דהן:</w:t>
      </w:r>
    </w:p>
    <w:p w14:paraId="51A12579" w14:textId="77777777" w:rsidR="00000000" w:rsidRDefault="007C71EE">
      <w:pPr>
        <w:pStyle w:val="a"/>
        <w:rPr>
          <w:rtl/>
        </w:rPr>
      </w:pPr>
    </w:p>
    <w:p w14:paraId="2E2783A7" w14:textId="77777777" w:rsidR="00000000" w:rsidRDefault="007C71EE">
      <w:pPr>
        <w:pStyle w:val="a"/>
        <w:rPr>
          <w:rFonts w:hint="cs"/>
          <w:rtl/>
        </w:rPr>
      </w:pPr>
      <w:r>
        <w:rPr>
          <w:rFonts w:hint="cs"/>
          <w:rtl/>
        </w:rPr>
        <w:t>תגיש הצעת חוק.</w:t>
      </w:r>
    </w:p>
    <w:p w14:paraId="3CF25856" w14:textId="77777777" w:rsidR="00000000" w:rsidRDefault="007C71EE">
      <w:pPr>
        <w:pStyle w:val="a"/>
        <w:rPr>
          <w:rFonts w:hint="cs"/>
          <w:rtl/>
        </w:rPr>
      </w:pPr>
    </w:p>
    <w:p w14:paraId="3833BDB3" w14:textId="77777777" w:rsidR="00000000" w:rsidRDefault="007C71EE">
      <w:pPr>
        <w:pStyle w:val="Speaker"/>
        <w:rPr>
          <w:rtl/>
        </w:rPr>
      </w:pPr>
      <w:bookmarkStart w:id="687" w:name="FS000000484T27_05_2003_01_46_40"/>
      <w:bookmarkEnd w:id="687"/>
      <w:r>
        <w:rPr>
          <w:rFonts w:hint="eastAsia"/>
          <w:rtl/>
        </w:rPr>
        <w:t>שלמה</w:t>
      </w:r>
      <w:r>
        <w:rPr>
          <w:rtl/>
        </w:rPr>
        <w:t xml:space="preserve"> ב</w:t>
      </w:r>
      <w:r>
        <w:rPr>
          <w:rtl/>
        </w:rPr>
        <w:t>ניזרי (ש"ס):</w:t>
      </w:r>
    </w:p>
    <w:p w14:paraId="3401496E" w14:textId="77777777" w:rsidR="00000000" w:rsidRDefault="007C71EE">
      <w:pPr>
        <w:pStyle w:val="a"/>
        <w:rPr>
          <w:rFonts w:hint="cs"/>
          <w:rtl/>
        </w:rPr>
      </w:pPr>
    </w:p>
    <w:p w14:paraId="306ACCCA" w14:textId="77777777" w:rsidR="00000000" w:rsidRDefault="007C71EE">
      <w:pPr>
        <w:pStyle w:val="a"/>
        <w:rPr>
          <w:rFonts w:hint="cs"/>
          <w:rtl/>
        </w:rPr>
      </w:pPr>
      <w:r>
        <w:rPr>
          <w:rFonts w:hint="cs"/>
          <w:rtl/>
        </w:rPr>
        <w:t xml:space="preserve">אדוני היושב-ראש, רבותי חברי הכנסת, חיכיתי זמן רב להזדמנות שיהיה פה שר מהמפד"ל ונוכל לדבר אתו. כל הזמן אתם מפקירים את המליאה ואין לנו עם מי לדבר. רציתי לתת לכם אולי תזכורת קלה, אדוני שר הרווחה. כאשר התחלתם את השידוך המפואר הזה עם תנועת שינוי, </w:t>
      </w:r>
      <w:r>
        <w:rPr>
          <w:rFonts w:hint="cs"/>
          <w:rtl/>
        </w:rPr>
        <w:t xml:space="preserve">שלמעשה זה כלאיים, זה לחרוש שור וחמור יחדיו, זה שעטנז </w:t>
      </w:r>
      <w:r>
        <w:rPr>
          <w:rtl/>
        </w:rPr>
        <w:t>–</w:t>
      </w:r>
      <w:r>
        <w:rPr>
          <w:rFonts w:hint="cs"/>
          <w:rtl/>
        </w:rPr>
        <w:t xml:space="preserve"> אתה יודע, כבר אמרו בעלי הנוטריקונים: שעטנז זה אותיות "שטן עז" </w:t>
      </w:r>
      <w:r>
        <w:rPr>
          <w:rtl/>
        </w:rPr>
        <w:t>–</w:t>
      </w:r>
      <w:r>
        <w:rPr>
          <w:rFonts w:hint="cs"/>
          <w:rtl/>
        </w:rPr>
        <w:t xml:space="preserve"> ולהזכירך את האהבה הגדולה שדיברתם עליה. </w:t>
      </w:r>
    </w:p>
    <w:p w14:paraId="0C3F3455" w14:textId="77777777" w:rsidR="00000000" w:rsidRDefault="007C71EE">
      <w:pPr>
        <w:pStyle w:val="a"/>
        <w:rPr>
          <w:rFonts w:hint="cs"/>
          <w:rtl/>
        </w:rPr>
      </w:pPr>
    </w:p>
    <w:p w14:paraId="6FC75746" w14:textId="77777777" w:rsidR="00000000" w:rsidRDefault="007C71EE">
      <w:pPr>
        <w:pStyle w:val="ac"/>
        <w:rPr>
          <w:rtl/>
        </w:rPr>
      </w:pPr>
      <w:r>
        <w:rPr>
          <w:rFonts w:hint="eastAsia"/>
          <w:rtl/>
        </w:rPr>
        <w:t>רשף</w:t>
      </w:r>
      <w:r>
        <w:rPr>
          <w:rtl/>
        </w:rPr>
        <w:t xml:space="preserve"> חן (שינוי):</w:t>
      </w:r>
    </w:p>
    <w:p w14:paraId="4D6C13B0" w14:textId="77777777" w:rsidR="00000000" w:rsidRDefault="007C71EE">
      <w:pPr>
        <w:pStyle w:val="a"/>
        <w:rPr>
          <w:rFonts w:hint="cs"/>
          <w:rtl/>
        </w:rPr>
      </w:pPr>
    </w:p>
    <w:p w14:paraId="463C1922" w14:textId="77777777" w:rsidR="00000000" w:rsidRDefault="007C71EE">
      <w:pPr>
        <w:pStyle w:val="a"/>
        <w:rPr>
          <w:rFonts w:hint="cs"/>
          <w:rtl/>
        </w:rPr>
      </w:pPr>
      <w:r>
        <w:rPr>
          <w:rFonts w:hint="cs"/>
          <w:rtl/>
        </w:rPr>
        <w:t>את זה אתה אומר, אני מבין, בשם אהבת ישראל.</w:t>
      </w:r>
    </w:p>
    <w:p w14:paraId="0A9D1129" w14:textId="77777777" w:rsidR="00000000" w:rsidRDefault="007C71EE">
      <w:pPr>
        <w:pStyle w:val="a"/>
        <w:rPr>
          <w:rFonts w:hint="cs"/>
          <w:rtl/>
        </w:rPr>
      </w:pPr>
    </w:p>
    <w:p w14:paraId="46A80346" w14:textId="77777777" w:rsidR="00000000" w:rsidRDefault="007C71EE">
      <w:pPr>
        <w:pStyle w:val="SpeakerCon"/>
        <w:rPr>
          <w:rtl/>
        </w:rPr>
      </w:pPr>
      <w:bookmarkStart w:id="688" w:name="FS000000484T27_05_2003_01_50_53C"/>
      <w:bookmarkEnd w:id="688"/>
      <w:r>
        <w:rPr>
          <w:rtl/>
        </w:rPr>
        <w:t>שלמה בניזרי (ש"ס):</w:t>
      </w:r>
    </w:p>
    <w:p w14:paraId="369262CE" w14:textId="77777777" w:rsidR="00000000" w:rsidRDefault="007C71EE">
      <w:pPr>
        <w:pStyle w:val="a"/>
        <w:rPr>
          <w:rtl/>
        </w:rPr>
      </w:pPr>
    </w:p>
    <w:p w14:paraId="28E55287" w14:textId="77777777" w:rsidR="00000000" w:rsidRDefault="007C71EE">
      <w:pPr>
        <w:pStyle w:val="a"/>
        <w:rPr>
          <w:rFonts w:hint="cs"/>
          <w:rtl/>
        </w:rPr>
      </w:pPr>
      <w:r>
        <w:rPr>
          <w:rFonts w:hint="cs"/>
          <w:rtl/>
        </w:rPr>
        <w:t>רק אתמול שמעתי ס</w:t>
      </w:r>
      <w:r>
        <w:rPr>
          <w:rFonts w:hint="cs"/>
          <w:rtl/>
        </w:rPr>
        <w:t xml:space="preserve">וף-סוף מילות אמת שיצאו מן הלב מפי מנהיג המפד"ל </w:t>
      </w:r>
      <w:r>
        <w:rPr>
          <w:rtl/>
        </w:rPr>
        <w:t>–</w:t>
      </w:r>
      <w:r>
        <w:rPr>
          <w:rFonts w:hint="cs"/>
          <w:rtl/>
        </w:rPr>
        <w:t xml:space="preserve"> אני מקווה שזה לא זריית מלח כאשר אני אומר לך "מנהיג המפד"ל" </w:t>
      </w:r>
      <w:r>
        <w:rPr>
          <w:rtl/>
        </w:rPr>
        <w:t>–</w:t>
      </w:r>
      <w:r>
        <w:rPr>
          <w:rFonts w:hint="cs"/>
          <w:rtl/>
        </w:rPr>
        <w:t xml:space="preserve"> השר אפי איתם, שדיבר באמת דברים היוצאים מן הלב. אמרתי לו: "שפתיים יישק", כאשר הוא אמר את הדברים על טומי  לפיד. הוא אמר: מה הזדעק שר המשפטים אתמול ש</w:t>
      </w:r>
      <w:r>
        <w:rPr>
          <w:rFonts w:hint="cs"/>
          <w:rtl/>
        </w:rPr>
        <w:t xml:space="preserve">הוא לא יצביע עבור התקציב? מה קרה? הזדעזענו כולנו, מה הולך להיות? למה הוא לא הולך להצביע עבור התקציב? אלא הוא שמע על איזה "דיל" שנרקם מאחורי הקלעים עם הדתיים, שיפרסו את קצבאות הילדים במקום לשנתיים לארבע שנים או לשבע שנים. אוי ואבוי, הוא לא יצביע, חס ושלום. </w:t>
      </w:r>
      <w:r>
        <w:rPr>
          <w:rFonts w:hint="cs"/>
          <w:rtl/>
        </w:rPr>
        <w:t>מה פתאום ניתן לאותם חרדים, וגם לערבים?</w:t>
      </w:r>
    </w:p>
    <w:p w14:paraId="009BC8C8" w14:textId="77777777" w:rsidR="00000000" w:rsidRDefault="007C71EE">
      <w:pPr>
        <w:pStyle w:val="a"/>
        <w:rPr>
          <w:rFonts w:hint="cs"/>
          <w:rtl/>
        </w:rPr>
      </w:pPr>
    </w:p>
    <w:p w14:paraId="73725BEC" w14:textId="77777777" w:rsidR="00000000" w:rsidRDefault="007C71EE">
      <w:pPr>
        <w:pStyle w:val="ac"/>
        <w:rPr>
          <w:rtl/>
        </w:rPr>
      </w:pPr>
      <w:r>
        <w:rPr>
          <w:rtl/>
        </w:rPr>
        <w:t>רשף חן (שינוי):</w:t>
      </w:r>
    </w:p>
    <w:p w14:paraId="053D6094" w14:textId="77777777" w:rsidR="00000000" w:rsidRDefault="007C71EE">
      <w:pPr>
        <w:pStyle w:val="a"/>
        <w:rPr>
          <w:rtl/>
        </w:rPr>
      </w:pPr>
    </w:p>
    <w:p w14:paraId="1EAEC5BD" w14:textId="77777777" w:rsidR="00000000" w:rsidRDefault="007C71EE">
      <w:pPr>
        <w:pStyle w:val="a"/>
        <w:rPr>
          <w:rFonts w:hint="cs"/>
          <w:rtl/>
        </w:rPr>
      </w:pPr>
      <w:r>
        <w:rPr>
          <w:rFonts w:hint="cs"/>
          <w:rtl/>
        </w:rPr>
        <w:t>נתת לו את כל הקרדיט.</w:t>
      </w:r>
    </w:p>
    <w:p w14:paraId="31E4B170" w14:textId="77777777" w:rsidR="00000000" w:rsidRDefault="007C71EE">
      <w:pPr>
        <w:pStyle w:val="a"/>
        <w:rPr>
          <w:rFonts w:hint="cs"/>
          <w:rtl/>
        </w:rPr>
      </w:pPr>
    </w:p>
    <w:p w14:paraId="2D77DDFF" w14:textId="77777777" w:rsidR="00000000" w:rsidRDefault="007C71EE">
      <w:pPr>
        <w:pStyle w:val="SpeakerCon"/>
        <w:rPr>
          <w:rtl/>
        </w:rPr>
      </w:pPr>
      <w:bookmarkStart w:id="689" w:name="FS000000484T27_05_2003_01_52_48C"/>
      <w:bookmarkEnd w:id="689"/>
      <w:r>
        <w:rPr>
          <w:rtl/>
        </w:rPr>
        <w:t>שלמה בניזרי (ש"ס):</w:t>
      </w:r>
    </w:p>
    <w:p w14:paraId="6A8C3DFA" w14:textId="77777777" w:rsidR="00000000" w:rsidRDefault="007C71EE">
      <w:pPr>
        <w:pStyle w:val="a"/>
        <w:rPr>
          <w:rtl/>
        </w:rPr>
      </w:pPr>
    </w:p>
    <w:p w14:paraId="21327E75" w14:textId="77777777" w:rsidR="00000000" w:rsidRDefault="007C71EE">
      <w:pPr>
        <w:pStyle w:val="a"/>
        <w:rPr>
          <w:rFonts w:hint="cs"/>
          <w:rtl/>
        </w:rPr>
      </w:pPr>
      <w:r>
        <w:rPr>
          <w:rFonts w:hint="cs"/>
          <w:rtl/>
        </w:rPr>
        <w:t xml:space="preserve">לתת לחרדים שוב פעם כסף? ריבונו של עולם. שים לב, זבולון </w:t>
      </w:r>
      <w:r>
        <w:rPr>
          <w:rtl/>
        </w:rPr>
        <w:t>–</w:t>
      </w:r>
      <w:r>
        <w:rPr>
          <w:rFonts w:hint="cs"/>
          <w:rtl/>
        </w:rPr>
        <w:t xml:space="preserve"> אני מרשה לעצמי לקרוא לך בשמך הפרטי.</w:t>
      </w:r>
    </w:p>
    <w:p w14:paraId="292A11CB" w14:textId="77777777" w:rsidR="00000000" w:rsidRDefault="007C71EE">
      <w:pPr>
        <w:pStyle w:val="a"/>
        <w:rPr>
          <w:rFonts w:hint="cs"/>
          <w:rtl/>
        </w:rPr>
      </w:pPr>
    </w:p>
    <w:p w14:paraId="4DF95091" w14:textId="77777777" w:rsidR="00000000" w:rsidRDefault="007C71EE">
      <w:pPr>
        <w:pStyle w:val="ad"/>
        <w:rPr>
          <w:rtl/>
        </w:rPr>
      </w:pPr>
      <w:r>
        <w:rPr>
          <w:rtl/>
        </w:rPr>
        <w:t>היו"ר נסים דהן:</w:t>
      </w:r>
    </w:p>
    <w:p w14:paraId="7094B0E0" w14:textId="77777777" w:rsidR="00000000" w:rsidRDefault="007C71EE">
      <w:pPr>
        <w:pStyle w:val="a"/>
        <w:rPr>
          <w:rtl/>
        </w:rPr>
      </w:pPr>
    </w:p>
    <w:p w14:paraId="1352784A" w14:textId="77777777" w:rsidR="00000000" w:rsidRDefault="007C71EE">
      <w:pPr>
        <w:pStyle w:val="a"/>
        <w:rPr>
          <w:rFonts w:hint="cs"/>
          <w:rtl/>
        </w:rPr>
      </w:pPr>
      <w:r>
        <w:rPr>
          <w:rFonts w:hint="cs"/>
          <w:rtl/>
        </w:rPr>
        <w:t>כבוד השר, שר הרווחה, מר זבולון אורלב. אנחנו מד</w:t>
      </w:r>
      <w:r>
        <w:rPr>
          <w:rFonts w:hint="cs"/>
          <w:rtl/>
        </w:rPr>
        <w:t>ברים לפרוטוקול.</w:t>
      </w:r>
    </w:p>
    <w:p w14:paraId="5DDD6C8C" w14:textId="77777777" w:rsidR="00000000" w:rsidRDefault="007C71EE">
      <w:pPr>
        <w:pStyle w:val="a"/>
        <w:rPr>
          <w:rFonts w:hint="cs"/>
          <w:rtl/>
        </w:rPr>
      </w:pPr>
    </w:p>
    <w:p w14:paraId="129A2382" w14:textId="77777777" w:rsidR="00000000" w:rsidRDefault="007C71EE">
      <w:pPr>
        <w:pStyle w:val="SpeakerCon"/>
        <w:rPr>
          <w:rtl/>
        </w:rPr>
      </w:pPr>
      <w:bookmarkStart w:id="690" w:name="FS000000484T27_05_2003_01_53_47C"/>
      <w:bookmarkEnd w:id="690"/>
      <w:r>
        <w:rPr>
          <w:rtl/>
        </w:rPr>
        <w:t>שלמה בניזרי (ש"ס):</w:t>
      </w:r>
    </w:p>
    <w:p w14:paraId="3E50F43D" w14:textId="77777777" w:rsidR="00000000" w:rsidRDefault="007C71EE">
      <w:pPr>
        <w:pStyle w:val="a"/>
        <w:rPr>
          <w:rtl/>
        </w:rPr>
      </w:pPr>
    </w:p>
    <w:p w14:paraId="42B6A2F9" w14:textId="77777777" w:rsidR="00000000" w:rsidRDefault="007C71EE">
      <w:pPr>
        <w:pStyle w:val="a"/>
        <w:rPr>
          <w:rFonts w:hint="cs"/>
          <w:rtl/>
        </w:rPr>
      </w:pPr>
      <w:r>
        <w:rPr>
          <w:rFonts w:hint="cs"/>
          <w:rtl/>
        </w:rPr>
        <w:t>רציתי לדבר בידידות. הדברים לא באו חס ושלום להשמיץ או לקנטר, כי לא זו המטרה, אלא פשוט להעמיד את האנשים על טעותם. ריבונו של עולם, שים לב לאן הובלתם אותנו כאשר הלכתם לקואליציה המוזרה הזאת. מכל ההיבטים. אמר את זה נכון הרב ע</w:t>
      </w:r>
      <w:r>
        <w:rPr>
          <w:rFonts w:hint="cs"/>
          <w:rtl/>
        </w:rPr>
        <w:t>ובדיה יוסף אתמול: מכרתם את הדת, מכרתם את החלשים, ואתמול מכרתם גם את ארץ-ישראל. כל הדגלים שהייתם אמורים לייצג, מה שאנחנו לפחות ייצגנו כאשר היינו במשך כ=20 שנים בממשלות ישראל, הלכתם ומכרתם הכול.</w:t>
      </w:r>
    </w:p>
    <w:p w14:paraId="739709FD" w14:textId="77777777" w:rsidR="00000000" w:rsidRDefault="007C71EE">
      <w:pPr>
        <w:pStyle w:val="a"/>
        <w:rPr>
          <w:rFonts w:hint="cs"/>
          <w:rtl/>
        </w:rPr>
      </w:pPr>
    </w:p>
    <w:p w14:paraId="04671F75" w14:textId="77777777" w:rsidR="00000000" w:rsidRDefault="007C71EE">
      <w:pPr>
        <w:pStyle w:val="ac"/>
        <w:rPr>
          <w:rtl/>
        </w:rPr>
      </w:pPr>
      <w:r>
        <w:rPr>
          <w:rFonts w:hint="eastAsia"/>
          <w:rtl/>
        </w:rPr>
        <w:t>חיים</w:t>
      </w:r>
      <w:r>
        <w:rPr>
          <w:rtl/>
        </w:rPr>
        <w:t xml:space="preserve"> אורון (מרצ):</w:t>
      </w:r>
    </w:p>
    <w:p w14:paraId="032E7864" w14:textId="77777777" w:rsidR="00000000" w:rsidRDefault="007C71EE">
      <w:pPr>
        <w:pStyle w:val="a"/>
        <w:rPr>
          <w:rFonts w:hint="cs"/>
          <w:rtl/>
        </w:rPr>
      </w:pPr>
    </w:p>
    <w:p w14:paraId="28CD403D" w14:textId="77777777" w:rsidR="00000000" w:rsidRDefault="007C71EE">
      <w:pPr>
        <w:pStyle w:val="a"/>
        <w:rPr>
          <w:rFonts w:hint="cs"/>
          <w:rtl/>
        </w:rPr>
      </w:pPr>
      <w:r>
        <w:rPr>
          <w:rFonts w:hint="cs"/>
          <w:rtl/>
        </w:rPr>
        <w:t xml:space="preserve">ארץ-ישראל </w:t>
      </w:r>
      <w:r>
        <w:rPr>
          <w:rtl/>
        </w:rPr>
        <w:t>–</w:t>
      </w:r>
      <w:r>
        <w:rPr>
          <w:rFonts w:hint="cs"/>
          <w:rtl/>
        </w:rPr>
        <w:t xml:space="preserve"> עזוב עכשיו. אל תייצג לי עכשיו פ</w:t>
      </w:r>
      <w:r>
        <w:rPr>
          <w:rFonts w:hint="cs"/>
          <w:rtl/>
        </w:rPr>
        <w:t>תאום את ארץ-ישראל.</w:t>
      </w:r>
    </w:p>
    <w:p w14:paraId="65262892" w14:textId="77777777" w:rsidR="00000000" w:rsidRDefault="007C71EE">
      <w:pPr>
        <w:pStyle w:val="a"/>
        <w:rPr>
          <w:rFonts w:hint="cs"/>
          <w:rtl/>
        </w:rPr>
      </w:pPr>
    </w:p>
    <w:p w14:paraId="03EF53AA" w14:textId="77777777" w:rsidR="00000000" w:rsidRDefault="007C71EE">
      <w:pPr>
        <w:pStyle w:val="SpeakerCon"/>
        <w:rPr>
          <w:rtl/>
        </w:rPr>
      </w:pPr>
      <w:bookmarkStart w:id="691" w:name="FS000000484T27_05_2003_01_56_42C"/>
      <w:bookmarkEnd w:id="691"/>
      <w:r>
        <w:rPr>
          <w:rtl/>
        </w:rPr>
        <w:t>שלמה בניזרי (ש"ס):</w:t>
      </w:r>
    </w:p>
    <w:p w14:paraId="0F696672" w14:textId="77777777" w:rsidR="00000000" w:rsidRDefault="007C71EE">
      <w:pPr>
        <w:pStyle w:val="a"/>
        <w:rPr>
          <w:rtl/>
        </w:rPr>
      </w:pPr>
    </w:p>
    <w:p w14:paraId="598BD40B" w14:textId="77777777" w:rsidR="00000000" w:rsidRDefault="007C71EE">
      <w:pPr>
        <w:pStyle w:val="a"/>
        <w:rPr>
          <w:rFonts w:hint="cs"/>
          <w:rtl/>
        </w:rPr>
      </w:pPr>
      <w:r>
        <w:rPr>
          <w:rFonts w:hint="cs"/>
          <w:rtl/>
        </w:rPr>
        <w:t xml:space="preserve">מכרתם הכול כדי לשבת על כיסא הממשלה, לשבת עם האנשים הללו שבאים ומוכרים לכם לוקשים. מה הם רוצים? הם רוצים יהדות אחרת, הם רוצים מערכת יחסים חדשה. הם רוצים קירוב לבבות. איזה קירוב לבבות יש פה? תגיד לי. </w:t>
      </w:r>
    </w:p>
    <w:p w14:paraId="64527F6A" w14:textId="77777777" w:rsidR="00000000" w:rsidRDefault="007C71EE">
      <w:pPr>
        <w:pStyle w:val="a"/>
        <w:rPr>
          <w:rFonts w:hint="cs"/>
          <w:rtl/>
        </w:rPr>
      </w:pPr>
    </w:p>
    <w:p w14:paraId="4BEEE20B" w14:textId="77777777" w:rsidR="00000000" w:rsidRDefault="007C71EE">
      <w:pPr>
        <w:pStyle w:val="a"/>
        <w:rPr>
          <w:rFonts w:hint="cs"/>
          <w:rtl/>
        </w:rPr>
      </w:pPr>
      <w:r>
        <w:rPr>
          <w:rFonts w:hint="cs"/>
          <w:rtl/>
        </w:rPr>
        <w:t xml:space="preserve"> אתה שומע כל יום</w:t>
      </w:r>
      <w:r>
        <w:rPr>
          <w:rFonts w:hint="cs"/>
          <w:rtl/>
        </w:rPr>
        <w:t xml:space="preserve"> את הצהרותיו של שר הפנים, ממש הצהרות "על הפנים" של שר הפנים. אתה שומע בדיוק לא רק את ההצהרות, אלא אתה גם רואה את המעשים. הוא לא מסתפק במרצ שאמרו רק "ברוך שאמר", אלא הוא אומר גם "ברוך שאמר והיה, ברוך אומר ועושה, ברוך גוזר ומקיים". אתה שומע כל יום על הגזירות</w:t>
      </w:r>
      <w:r>
        <w:rPr>
          <w:rFonts w:hint="cs"/>
          <w:rtl/>
        </w:rPr>
        <w:t xml:space="preserve"> שהוא גוזר. תשמע, אני יכול להצדיע לו במובן שהוא עושה. אתה שומע כל יום למי הוא נותן אזרחויות. גם אתם התמרמרתם על כך. הוא נותן אזרחויות למי? שמעת את הקריטריונים שלו? </w:t>
      </w:r>
    </w:p>
    <w:p w14:paraId="2662A65A" w14:textId="77777777" w:rsidR="00000000" w:rsidRDefault="007C71EE">
      <w:pPr>
        <w:pStyle w:val="a"/>
        <w:rPr>
          <w:rFonts w:hint="cs"/>
          <w:rtl/>
        </w:rPr>
      </w:pPr>
    </w:p>
    <w:p w14:paraId="319482D1" w14:textId="77777777" w:rsidR="00000000" w:rsidRDefault="007C71EE">
      <w:pPr>
        <w:pStyle w:val="a"/>
        <w:rPr>
          <w:rFonts w:hint="cs"/>
          <w:rtl/>
        </w:rPr>
      </w:pPr>
      <w:r>
        <w:rPr>
          <w:rFonts w:hint="cs"/>
          <w:rtl/>
        </w:rPr>
        <w:t>הוא נותן אזרחות לאו דווקא למי שעבר גיור. לא מפריע לו אורתודוקסי או רפורמי, זה לא אינדיקציה</w:t>
      </w:r>
      <w:r>
        <w:rPr>
          <w:rFonts w:hint="cs"/>
          <w:rtl/>
        </w:rPr>
        <w:t xml:space="preserve"> בשבילו בכלל לתת תעודת אזרחות. מה כן? אם יש לו תרומה ייחודית למדינה בספורט או במדע </w:t>
      </w:r>
      <w:r>
        <w:rPr>
          <w:rtl/>
        </w:rPr>
        <w:t>–</w:t>
      </w:r>
      <w:r>
        <w:rPr>
          <w:rFonts w:hint="cs"/>
          <w:rtl/>
        </w:rPr>
        <w:t xml:space="preserve"> הוא ראוי. אם הוא יראה נאמנות לציונות. כלומר, זה הופך אותו כבר לאזרח יקיר מדינת ישראל. </w:t>
      </w:r>
    </w:p>
    <w:p w14:paraId="296B67A4" w14:textId="77777777" w:rsidR="00000000" w:rsidRDefault="007C71EE">
      <w:pPr>
        <w:pStyle w:val="a"/>
        <w:rPr>
          <w:rFonts w:hint="cs"/>
          <w:rtl/>
        </w:rPr>
      </w:pPr>
    </w:p>
    <w:p w14:paraId="1873BEA5" w14:textId="77777777" w:rsidR="00000000" w:rsidRDefault="007C71EE">
      <w:pPr>
        <w:pStyle w:val="a"/>
        <w:rPr>
          <w:rFonts w:hint="cs"/>
          <w:rtl/>
        </w:rPr>
      </w:pPr>
      <w:r>
        <w:rPr>
          <w:rFonts w:hint="cs"/>
          <w:rtl/>
        </w:rPr>
        <w:t>ועוד, שים לב איזה גזענות יש שם. הוא אומר: אם הוא בא ממדינות העולם השלישי, מארצות ער</w:t>
      </w:r>
      <w:r>
        <w:rPr>
          <w:rFonts w:hint="cs"/>
          <w:rtl/>
        </w:rPr>
        <w:t xml:space="preserve">ב או מארצות המזרח או מאפריקה, אז תחשדו באותו אדם. למה? זה סכנת נפשות כי האדם הזה רוצה לנצל את המדינה. אם זה "בשר לבן", שבא מרוסיה או מאירופה, אז אל תחשוד בבן-אדם כזה. למה? בוודאי הוא לא בא לכאן משיקולים אינטרסנטיים, אלא הוא בא לפה מתוך ציונות אמיתית. </w:t>
      </w:r>
    </w:p>
    <w:p w14:paraId="2B657F08" w14:textId="77777777" w:rsidR="00000000" w:rsidRDefault="007C71EE">
      <w:pPr>
        <w:pStyle w:val="a"/>
        <w:rPr>
          <w:rFonts w:hint="cs"/>
          <w:rtl/>
        </w:rPr>
      </w:pPr>
    </w:p>
    <w:p w14:paraId="6FC72D7F" w14:textId="77777777" w:rsidR="00000000" w:rsidRDefault="007C71EE">
      <w:pPr>
        <w:pStyle w:val="ac"/>
        <w:rPr>
          <w:rtl/>
        </w:rPr>
      </w:pPr>
      <w:r>
        <w:rPr>
          <w:rFonts w:hint="eastAsia"/>
          <w:rtl/>
        </w:rPr>
        <w:t>רשף</w:t>
      </w:r>
      <w:r>
        <w:rPr>
          <w:rtl/>
        </w:rPr>
        <w:t xml:space="preserve"> חן (שינוי):</w:t>
      </w:r>
    </w:p>
    <w:p w14:paraId="472947F0" w14:textId="77777777" w:rsidR="00000000" w:rsidRDefault="007C71EE">
      <w:pPr>
        <w:pStyle w:val="a"/>
        <w:rPr>
          <w:rFonts w:hint="cs"/>
          <w:rtl/>
        </w:rPr>
      </w:pPr>
    </w:p>
    <w:p w14:paraId="15B9A41F" w14:textId="77777777" w:rsidR="00000000" w:rsidRDefault="007C71EE">
      <w:pPr>
        <w:pStyle w:val="a"/>
        <w:rPr>
          <w:rFonts w:hint="cs"/>
          <w:rtl/>
        </w:rPr>
      </w:pPr>
      <w:r>
        <w:rPr>
          <w:rFonts w:hint="cs"/>
          <w:rtl/>
        </w:rPr>
        <w:t>מאיפה הוצאת את זה, את ההבחנה הזאת בין דם לדם? היחידים שעושים את ההבחנה הזאת זה אתם.</w:t>
      </w:r>
    </w:p>
    <w:p w14:paraId="0DD9FC40" w14:textId="77777777" w:rsidR="00000000" w:rsidRDefault="007C71EE">
      <w:pPr>
        <w:pStyle w:val="a"/>
        <w:rPr>
          <w:rFonts w:hint="cs"/>
          <w:rtl/>
        </w:rPr>
      </w:pPr>
    </w:p>
    <w:p w14:paraId="7EAEE58F" w14:textId="77777777" w:rsidR="00000000" w:rsidRDefault="007C71EE">
      <w:pPr>
        <w:pStyle w:val="SpeakerCon"/>
        <w:rPr>
          <w:rtl/>
        </w:rPr>
      </w:pPr>
      <w:bookmarkStart w:id="692" w:name="FS000000484T27_05_2003_02_03_29C"/>
      <w:bookmarkEnd w:id="692"/>
      <w:r>
        <w:rPr>
          <w:rtl/>
        </w:rPr>
        <w:t>שלמה בניזרי (ש"ס):</w:t>
      </w:r>
    </w:p>
    <w:p w14:paraId="16A995A3" w14:textId="77777777" w:rsidR="00000000" w:rsidRDefault="007C71EE">
      <w:pPr>
        <w:pStyle w:val="a"/>
        <w:rPr>
          <w:rtl/>
        </w:rPr>
      </w:pPr>
    </w:p>
    <w:p w14:paraId="02DE5D45" w14:textId="77777777" w:rsidR="00000000" w:rsidRDefault="007C71EE">
      <w:pPr>
        <w:pStyle w:val="a"/>
        <w:rPr>
          <w:rFonts w:hint="cs"/>
          <w:rtl/>
        </w:rPr>
      </w:pPr>
      <w:r>
        <w:rPr>
          <w:rFonts w:hint="cs"/>
          <w:rtl/>
        </w:rPr>
        <w:t>ריבונו של עולם, תקרא את מה שהיה כתוב אתמול בעיתון "הארץ". מה לעשות, מלה במלה. אני קורא לך מעיתון "הארץ". האמן לי, התשובה שהוא הגיש לבג"ץ,</w:t>
      </w:r>
      <w:r>
        <w:rPr>
          <w:rFonts w:hint="cs"/>
          <w:rtl/>
        </w:rPr>
        <w:t xml:space="preserve"> וכל מה שאני אומר, האמן לי, אלה הדברים שהוא אמר. אם אתה מזדעזע, קודם כול אני שמח שלפחות גם אותך זה מרגש. תקרא ותבין בדיוק מה האנשים שלך עושים.</w:t>
      </w:r>
    </w:p>
    <w:p w14:paraId="27ACC562" w14:textId="77777777" w:rsidR="00000000" w:rsidRDefault="007C71EE">
      <w:pPr>
        <w:pStyle w:val="a"/>
        <w:rPr>
          <w:rFonts w:hint="cs"/>
          <w:rtl/>
        </w:rPr>
      </w:pPr>
    </w:p>
    <w:p w14:paraId="2A1D059D" w14:textId="77777777" w:rsidR="00000000" w:rsidRDefault="007C71EE">
      <w:pPr>
        <w:pStyle w:val="a"/>
        <w:rPr>
          <w:rFonts w:hint="cs"/>
          <w:rtl/>
        </w:rPr>
      </w:pPr>
      <w:r>
        <w:rPr>
          <w:rFonts w:hint="cs"/>
          <w:rtl/>
        </w:rPr>
        <w:t xml:space="preserve">לכן, אדוני שר הרווחה </w:t>
      </w:r>
      <w:r>
        <w:rPr>
          <w:rtl/>
        </w:rPr>
        <w:t>–</w:t>
      </w:r>
      <w:r>
        <w:rPr>
          <w:rFonts w:hint="cs"/>
          <w:rtl/>
        </w:rPr>
        <w:t xml:space="preserve"> אני מתבלבל, פעם זה היה שר העבודה והרווחה. אני הייתי שניהם, נכון.</w:t>
      </w:r>
    </w:p>
    <w:p w14:paraId="366D2DAE" w14:textId="77777777" w:rsidR="00000000" w:rsidRDefault="007C71EE">
      <w:pPr>
        <w:pStyle w:val="a"/>
        <w:rPr>
          <w:rFonts w:hint="cs"/>
          <w:rtl/>
        </w:rPr>
      </w:pPr>
    </w:p>
    <w:p w14:paraId="157E374B" w14:textId="77777777" w:rsidR="00000000" w:rsidRDefault="007C71EE">
      <w:pPr>
        <w:pStyle w:val="ac"/>
        <w:rPr>
          <w:rtl/>
        </w:rPr>
      </w:pPr>
    </w:p>
    <w:p w14:paraId="261BEBE0" w14:textId="77777777" w:rsidR="00000000" w:rsidRDefault="007C71EE">
      <w:pPr>
        <w:pStyle w:val="ac"/>
        <w:rPr>
          <w:rtl/>
        </w:rPr>
      </w:pPr>
      <w:r>
        <w:rPr>
          <w:rFonts w:hint="eastAsia"/>
          <w:rtl/>
        </w:rPr>
        <w:t>שר</w:t>
      </w:r>
      <w:r>
        <w:rPr>
          <w:rtl/>
        </w:rPr>
        <w:t xml:space="preserve"> הרווחה זבולון אורלב</w:t>
      </w:r>
      <w:r>
        <w:rPr>
          <w:rtl/>
        </w:rPr>
        <w:t>:</w:t>
      </w:r>
    </w:p>
    <w:p w14:paraId="1834A99F" w14:textId="77777777" w:rsidR="00000000" w:rsidRDefault="007C71EE">
      <w:pPr>
        <w:pStyle w:val="a"/>
        <w:rPr>
          <w:rFonts w:hint="cs"/>
          <w:rtl/>
        </w:rPr>
      </w:pPr>
    </w:p>
    <w:p w14:paraId="375C09E9" w14:textId="77777777" w:rsidR="00000000" w:rsidRDefault="007C71EE">
      <w:pPr>
        <w:pStyle w:val="a"/>
        <w:rPr>
          <w:rFonts w:hint="cs"/>
          <w:rtl/>
        </w:rPr>
      </w:pPr>
      <w:r>
        <w:rPr>
          <w:rFonts w:hint="cs"/>
          <w:rtl/>
        </w:rPr>
        <w:t>גם אני הספקתי להיות במשך שלושה שבועות שר העבודה והרווחה.</w:t>
      </w:r>
    </w:p>
    <w:p w14:paraId="60F4FE9E" w14:textId="77777777" w:rsidR="00000000" w:rsidRDefault="007C71EE">
      <w:pPr>
        <w:pStyle w:val="a"/>
        <w:rPr>
          <w:rFonts w:hint="cs"/>
          <w:rtl/>
        </w:rPr>
      </w:pPr>
    </w:p>
    <w:p w14:paraId="31D8DE79" w14:textId="77777777" w:rsidR="00000000" w:rsidRDefault="007C71EE">
      <w:pPr>
        <w:pStyle w:val="SpeakerCon"/>
        <w:rPr>
          <w:rtl/>
        </w:rPr>
      </w:pPr>
      <w:bookmarkStart w:id="693" w:name="FS000000484T27_05_2003_02_05_24C"/>
      <w:bookmarkEnd w:id="693"/>
      <w:r>
        <w:rPr>
          <w:rtl/>
        </w:rPr>
        <w:t>שלמה בניזרי (ש"ס):</w:t>
      </w:r>
    </w:p>
    <w:p w14:paraId="67DB9116" w14:textId="77777777" w:rsidR="00000000" w:rsidRDefault="007C71EE">
      <w:pPr>
        <w:pStyle w:val="a"/>
        <w:rPr>
          <w:rtl/>
        </w:rPr>
      </w:pPr>
    </w:p>
    <w:p w14:paraId="6D59DD9E" w14:textId="77777777" w:rsidR="00000000" w:rsidRDefault="007C71EE">
      <w:pPr>
        <w:pStyle w:val="a"/>
        <w:rPr>
          <w:rFonts w:hint="cs"/>
          <w:rtl/>
        </w:rPr>
      </w:pPr>
      <w:r>
        <w:rPr>
          <w:rFonts w:hint="cs"/>
          <w:rtl/>
        </w:rPr>
        <w:t>אני אומר לך, ריבונו של עולם, עד מתי? "עד מתי רשעים יעלזו, יביעו ידברו עתק יתאמרו כל פעלי און. עמך ה' ידכאו ונחלתך יענו. אלמנה וגר יהרגו ויתומים ירצחו. ויאמרו לא יראה-יה ולא יב</w:t>
      </w:r>
      <w:r>
        <w:rPr>
          <w:rFonts w:hint="cs"/>
          <w:rtl/>
        </w:rPr>
        <w:t xml:space="preserve">ין אלהי יעקב." ואנחנו אומרים לעם: "בינו בערים בעם וכסילים מתי תשכילו. הנטע אזן הלא ישמע, אם יוצר עין הלא יביט, היוסר גוים הלא יוכיח המלמד אדם דעת". </w:t>
      </w:r>
    </w:p>
    <w:p w14:paraId="2B97F46E" w14:textId="77777777" w:rsidR="00000000" w:rsidRDefault="007C71EE">
      <w:pPr>
        <w:pStyle w:val="a"/>
        <w:rPr>
          <w:rFonts w:hint="cs"/>
          <w:rtl/>
        </w:rPr>
      </w:pPr>
    </w:p>
    <w:p w14:paraId="7F88E784" w14:textId="77777777" w:rsidR="00000000" w:rsidRDefault="007C71EE">
      <w:pPr>
        <w:pStyle w:val="ac"/>
        <w:rPr>
          <w:rtl/>
        </w:rPr>
      </w:pPr>
      <w:r>
        <w:rPr>
          <w:rFonts w:hint="eastAsia"/>
          <w:rtl/>
        </w:rPr>
        <w:t>רשף</w:t>
      </w:r>
      <w:r>
        <w:rPr>
          <w:rtl/>
        </w:rPr>
        <w:t xml:space="preserve"> חן (שינוי):</w:t>
      </w:r>
    </w:p>
    <w:p w14:paraId="42269EB3" w14:textId="77777777" w:rsidR="00000000" w:rsidRDefault="007C71EE">
      <w:pPr>
        <w:pStyle w:val="a"/>
        <w:rPr>
          <w:rFonts w:hint="cs"/>
          <w:rtl/>
        </w:rPr>
      </w:pPr>
    </w:p>
    <w:p w14:paraId="5EA31AA8" w14:textId="77777777" w:rsidR="00000000" w:rsidRDefault="007C71EE">
      <w:pPr>
        <w:pStyle w:val="a"/>
        <w:rPr>
          <w:rFonts w:hint="cs"/>
          <w:rtl/>
        </w:rPr>
      </w:pPr>
      <w:r>
        <w:rPr>
          <w:rFonts w:hint="cs"/>
          <w:rtl/>
        </w:rPr>
        <w:t>שונאים גדולים.</w:t>
      </w:r>
    </w:p>
    <w:p w14:paraId="324292DF" w14:textId="77777777" w:rsidR="00000000" w:rsidRDefault="007C71EE">
      <w:pPr>
        <w:pStyle w:val="a"/>
        <w:rPr>
          <w:rFonts w:hint="cs"/>
          <w:rtl/>
        </w:rPr>
      </w:pPr>
    </w:p>
    <w:p w14:paraId="3F0947CF" w14:textId="77777777" w:rsidR="00000000" w:rsidRDefault="007C71EE">
      <w:pPr>
        <w:pStyle w:val="SpeakerCon"/>
        <w:rPr>
          <w:rtl/>
        </w:rPr>
      </w:pPr>
      <w:bookmarkStart w:id="694" w:name="FS000000484T27_05_2003_02_14_43C"/>
      <w:bookmarkEnd w:id="694"/>
      <w:r>
        <w:rPr>
          <w:rtl/>
        </w:rPr>
        <w:t>שלמה בניזרי (ש"ס):</w:t>
      </w:r>
    </w:p>
    <w:p w14:paraId="62149F06" w14:textId="77777777" w:rsidR="00000000" w:rsidRDefault="007C71EE">
      <w:pPr>
        <w:pStyle w:val="a"/>
        <w:rPr>
          <w:rtl/>
        </w:rPr>
      </w:pPr>
    </w:p>
    <w:p w14:paraId="4C258651" w14:textId="77777777" w:rsidR="00000000" w:rsidRDefault="007C71EE">
      <w:pPr>
        <w:pStyle w:val="a"/>
        <w:rPr>
          <w:rFonts w:hint="cs"/>
          <w:rtl/>
        </w:rPr>
      </w:pPr>
      <w:r>
        <w:rPr>
          <w:rFonts w:hint="cs"/>
          <w:rtl/>
        </w:rPr>
        <w:t>ריבונו של עולם, עד מתי תעצמו את העיניים? מילא, האנשים</w:t>
      </w:r>
      <w:r>
        <w:rPr>
          <w:rFonts w:hint="cs"/>
          <w:rtl/>
        </w:rPr>
        <w:t xml:space="preserve"> הללו הם מקרים אבודים, אנשים שמונעים משנאה, שנאה תהומית לכל דבר שנקרא יהודי ויהדות. מסופקני </w:t>
      </w:r>
      <w:r>
        <w:rPr>
          <w:rtl/>
        </w:rPr>
        <w:t>–</w:t>
      </w:r>
      <w:r>
        <w:rPr>
          <w:rFonts w:hint="cs"/>
          <w:rtl/>
        </w:rPr>
        <w:t xml:space="preserve"> אני לא אגיד את המשפט שרציתי לומר. זה משפט חריף, אני אגיד אותו בהזדמנות אחרת, לא באחת בלילה. אדוני, ריבונו של עולם, תפתחו את העיניים. הרי אתם נקראים אנשים דתיים, א</w:t>
      </w:r>
      <w:r>
        <w:rPr>
          <w:rFonts w:hint="cs"/>
          <w:rtl/>
        </w:rPr>
        <w:t xml:space="preserve">תם אנשים שיש לכם תורה קצת, ספגתם איזה ריח של תורה. עד מתי אתם מוכנים לשבת עם האנשים הללו? מתי תסיימו את הרומן הזה? </w:t>
      </w:r>
    </w:p>
    <w:p w14:paraId="569EA2CC" w14:textId="77777777" w:rsidR="00000000" w:rsidRDefault="007C71EE">
      <w:pPr>
        <w:pStyle w:val="a"/>
        <w:rPr>
          <w:rFonts w:hint="cs"/>
          <w:rtl/>
        </w:rPr>
      </w:pPr>
    </w:p>
    <w:p w14:paraId="1ED84FFE" w14:textId="77777777" w:rsidR="00000000" w:rsidRDefault="007C71EE">
      <w:pPr>
        <w:pStyle w:val="a"/>
        <w:rPr>
          <w:rFonts w:hint="cs"/>
          <w:rtl/>
        </w:rPr>
      </w:pPr>
      <w:r>
        <w:rPr>
          <w:rFonts w:hint="cs"/>
          <w:rtl/>
        </w:rPr>
        <w:t>אפילו חיים אורון ביטא את זה. היו לנו ויכוחים מרים עם מרצ, כפי שחיים אורון אמר, עד השעות הקטנות של הלילה, אבל הגינות תמיד ידעתי שיש בהם. למה</w:t>
      </w:r>
      <w:r>
        <w:rPr>
          <w:rFonts w:hint="cs"/>
          <w:rtl/>
        </w:rPr>
        <w:t>? יש להם ויכוח אתנו בנושאי דת, אבל בנושאים חברתיים הם תמיד היו הוגנים, הם תמיד הלכו  לפי הכלל: מי שמגיע לו,  תן לו; מי שלא מגיע לו, אל תיתן לו.</w:t>
      </w:r>
    </w:p>
    <w:p w14:paraId="6B817B9E" w14:textId="77777777" w:rsidR="00000000" w:rsidRDefault="007C71EE">
      <w:pPr>
        <w:pStyle w:val="a"/>
        <w:rPr>
          <w:rFonts w:hint="cs"/>
          <w:rtl/>
        </w:rPr>
      </w:pPr>
    </w:p>
    <w:p w14:paraId="61704D04" w14:textId="77777777" w:rsidR="00000000" w:rsidRDefault="007C71EE">
      <w:pPr>
        <w:pStyle w:val="a"/>
        <w:rPr>
          <w:rFonts w:hint="cs"/>
          <w:rtl/>
        </w:rPr>
      </w:pPr>
      <w:r>
        <w:rPr>
          <w:rFonts w:hint="cs"/>
          <w:rtl/>
        </w:rPr>
        <w:t xml:space="preserve">אבל האנשים הללו מונעים על-ידי דלק אחד, והוא שנאה תהומית לכל דבר שנקרא יהדות. </w:t>
      </w:r>
      <w:bookmarkStart w:id="695" w:name="FS000000484T27_05_2003_02_18_58C"/>
      <w:bookmarkEnd w:id="695"/>
      <w:r>
        <w:rPr>
          <w:rFonts w:hint="cs"/>
          <w:rtl/>
        </w:rPr>
        <w:t>שמעתי כעת את דברי שלגי ברמקול כשיש</w:t>
      </w:r>
      <w:r>
        <w:rPr>
          <w:rFonts w:hint="cs"/>
          <w:rtl/>
        </w:rPr>
        <w:t xml:space="preserve">בתי בחדרי, והוא אמר שאנחנו משניאים את היהדות על האנשים, אנחנו מרחיקים. הרי זה התירוץ שלכם לא לשמור תורה ומצוות. אתם באים ומפילים עלינו את האשמה. תגיד, יהדות זה דבר שהוא נכס פרטי שלי? היהדות </w:t>
      </w:r>
      <w:r>
        <w:rPr>
          <w:rtl/>
        </w:rPr>
        <w:t>–</w:t>
      </w:r>
      <w:r>
        <w:rPr>
          <w:rFonts w:hint="cs"/>
          <w:rtl/>
        </w:rPr>
        <w:t xml:space="preserve"> עוד מעט מתן תורה, בשבוע הבא חג השבועות </w:t>
      </w:r>
      <w:r>
        <w:rPr>
          <w:rtl/>
        </w:rPr>
        <w:t>–</w:t>
      </w:r>
      <w:r>
        <w:rPr>
          <w:rFonts w:hint="cs"/>
          <w:rtl/>
        </w:rPr>
        <w:t xml:space="preserve"> היא התורה של כל עם ישרא</w:t>
      </w:r>
      <w:r>
        <w:rPr>
          <w:rFonts w:hint="cs"/>
          <w:rtl/>
        </w:rPr>
        <w:t>ל. כפי שאמרו חז"ל: "תורה מונחת בקרן זווית. כל הרוצה יבוא וייטול".</w:t>
      </w:r>
    </w:p>
    <w:p w14:paraId="2C476C98" w14:textId="77777777" w:rsidR="00000000" w:rsidRDefault="007C71EE">
      <w:pPr>
        <w:pStyle w:val="a"/>
        <w:rPr>
          <w:rFonts w:hint="cs"/>
          <w:rtl/>
        </w:rPr>
      </w:pPr>
    </w:p>
    <w:p w14:paraId="4B1DCA66" w14:textId="77777777" w:rsidR="00000000" w:rsidRDefault="007C71EE">
      <w:pPr>
        <w:pStyle w:val="ac"/>
        <w:rPr>
          <w:rtl/>
        </w:rPr>
      </w:pPr>
      <w:r>
        <w:rPr>
          <w:rFonts w:hint="eastAsia"/>
          <w:rtl/>
        </w:rPr>
        <w:t>רשף</w:t>
      </w:r>
      <w:r>
        <w:rPr>
          <w:rtl/>
        </w:rPr>
        <w:t xml:space="preserve"> חן (שינוי):</w:t>
      </w:r>
    </w:p>
    <w:p w14:paraId="50EA9A53" w14:textId="77777777" w:rsidR="00000000" w:rsidRDefault="007C71EE">
      <w:pPr>
        <w:pStyle w:val="a"/>
        <w:rPr>
          <w:rFonts w:hint="cs"/>
          <w:rtl/>
        </w:rPr>
      </w:pPr>
    </w:p>
    <w:p w14:paraId="532F31E0" w14:textId="77777777" w:rsidR="00000000" w:rsidRDefault="007C71EE">
      <w:pPr>
        <w:pStyle w:val="a"/>
        <w:rPr>
          <w:rFonts w:hint="cs"/>
          <w:rtl/>
        </w:rPr>
      </w:pPr>
      <w:r>
        <w:rPr>
          <w:rFonts w:hint="cs"/>
          <w:rtl/>
        </w:rPr>
        <w:t>וגם הרפורמים והקונסרבטיבים.</w:t>
      </w:r>
    </w:p>
    <w:p w14:paraId="54994267" w14:textId="77777777" w:rsidR="00000000" w:rsidRDefault="007C71EE">
      <w:pPr>
        <w:pStyle w:val="a"/>
        <w:rPr>
          <w:rFonts w:hint="cs"/>
          <w:rtl/>
        </w:rPr>
      </w:pPr>
    </w:p>
    <w:p w14:paraId="16955611" w14:textId="77777777" w:rsidR="00000000" w:rsidRDefault="007C71EE">
      <w:pPr>
        <w:pStyle w:val="SpeakerCon"/>
        <w:rPr>
          <w:rtl/>
        </w:rPr>
      </w:pPr>
      <w:bookmarkStart w:id="696" w:name="FS000000484T27_05_2003_02_20_58C"/>
      <w:bookmarkEnd w:id="696"/>
      <w:r>
        <w:rPr>
          <w:rtl/>
        </w:rPr>
        <w:t>שלמה בניזרי (ש"ס):</w:t>
      </w:r>
    </w:p>
    <w:p w14:paraId="7A138C2F" w14:textId="77777777" w:rsidR="00000000" w:rsidRDefault="007C71EE">
      <w:pPr>
        <w:pStyle w:val="a"/>
        <w:rPr>
          <w:rtl/>
        </w:rPr>
      </w:pPr>
    </w:p>
    <w:p w14:paraId="5AF5E840" w14:textId="77777777" w:rsidR="00000000" w:rsidRDefault="007C71EE">
      <w:pPr>
        <w:pStyle w:val="a"/>
        <w:rPr>
          <w:rFonts w:hint="cs"/>
          <w:rtl/>
        </w:rPr>
      </w:pPr>
      <w:r>
        <w:rPr>
          <w:rFonts w:hint="cs"/>
          <w:rtl/>
        </w:rPr>
        <w:t xml:space="preserve">אז מה אתם מקשקשים במוח שאתם לא שומרי תורה ומצוות, או יהודים שלא מקיימים תורה ומצוות,  כיוון שהדתיים משניאים את היהדות? אתה </w:t>
      </w:r>
      <w:r>
        <w:rPr>
          <w:rFonts w:hint="cs"/>
          <w:rtl/>
        </w:rPr>
        <w:t xml:space="preserve">יודע מה, זה כמו שיבוא בן-אדם ויגיד שהוא לא שומר חוק כי בכנסת יש אהבלים, חברי הכנסת שם מדברים שטויות או מתנהגים בצורה לא מוסרית ולכן הוא לא שומר את החוק. זה תירוץ? הרי התורה היא דרך חיים, זה אורחות חיים. יש לה מטרה, יש לה תכלית לתורה הזאת. את התורה לא כתבו </w:t>
      </w:r>
      <w:r>
        <w:rPr>
          <w:rFonts w:hint="cs"/>
          <w:rtl/>
        </w:rPr>
        <w:t xml:space="preserve">הרבנים. את התורה כתב הקדוש-ברוך-הוא, שנתן אותה למשה. כמובן שנתן סמכות לחכמים להוסיף. אז מה אתם באים עכשיו, כל פעם יש לכם תירוץ להצדיק למה אתם לא שומרים תורה ומצוות </w:t>
      </w:r>
      <w:r>
        <w:rPr>
          <w:rtl/>
        </w:rPr>
        <w:t>–</w:t>
      </w:r>
      <w:r>
        <w:rPr>
          <w:rFonts w:hint="cs"/>
          <w:rtl/>
        </w:rPr>
        <w:t xml:space="preserve"> בגלל הדתיים הללו. בושה וכלימה תכסה את פניכם. זה תירוץ בכלל? תגיד שאתה לא רוצה לשמור כי לא </w:t>
      </w:r>
      <w:r>
        <w:rPr>
          <w:rFonts w:hint="cs"/>
          <w:rtl/>
        </w:rPr>
        <w:t xml:space="preserve">נוח לך. "אלה תולדות נח" על כיסא נוח. אתה מחפש לעשות מה שבראש שלך אז אתה מנסה להפיל עלינו עכשיו שאנחנו לא בסדר. </w:t>
      </w:r>
    </w:p>
    <w:p w14:paraId="26DBBEC9" w14:textId="77777777" w:rsidR="00000000" w:rsidRDefault="007C71EE">
      <w:pPr>
        <w:pStyle w:val="a"/>
        <w:rPr>
          <w:rFonts w:hint="cs"/>
          <w:rtl/>
        </w:rPr>
      </w:pPr>
    </w:p>
    <w:p w14:paraId="5732EF33" w14:textId="77777777" w:rsidR="00000000" w:rsidRDefault="007C71EE">
      <w:pPr>
        <w:pStyle w:val="a"/>
        <w:rPr>
          <w:rFonts w:hint="cs"/>
          <w:rtl/>
        </w:rPr>
      </w:pPr>
      <w:r>
        <w:rPr>
          <w:rFonts w:hint="cs"/>
          <w:rtl/>
        </w:rPr>
        <w:t>אתה יודע שגם אני חוזר בתשובה, גם אני הייתי פעם בצד שלך. אם הייתי מסתכל על הדתיים באמת לא הייתי חוזר בתשובה. אני מסתכל על האמת, איפה האמת נמצאת.</w:t>
      </w:r>
      <w:r>
        <w:rPr>
          <w:rFonts w:hint="cs"/>
          <w:rtl/>
        </w:rPr>
        <w:t xml:space="preserve"> לכן נכנסתי אל התורה, כיוון  שראיתי את היופי שבה.</w:t>
      </w:r>
    </w:p>
    <w:p w14:paraId="580F4A9F" w14:textId="77777777" w:rsidR="00000000" w:rsidRDefault="007C71EE">
      <w:pPr>
        <w:pStyle w:val="a"/>
        <w:rPr>
          <w:rFonts w:hint="cs"/>
          <w:rtl/>
        </w:rPr>
      </w:pPr>
    </w:p>
    <w:p w14:paraId="5DAEA075" w14:textId="77777777" w:rsidR="00000000" w:rsidRDefault="007C71EE">
      <w:pPr>
        <w:pStyle w:val="ac"/>
        <w:rPr>
          <w:rtl/>
        </w:rPr>
      </w:pPr>
      <w:r>
        <w:rPr>
          <w:rtl/>
        </w:rPr>
        <w:t>רשף חן (שינוי):</w:t>
      </w:r>
    </w:p>
    <w:p w14:paraId="0F4E9B86" w14:textId="77777777" w:rsidR="00000000" w:rsidRDefault="007C71EE">
      <w:pPr>
        <w:pStyle w:val="a"/>
        <w:rPr>
          <w:rtl/>
        </w:rPr>
      </w:pPr>
    </w:p>
    <w:p w14:paraId="55B11030" w14:textId="77777777" w:rsidR="00000000" w:rsidRDefault="007C71EE">
      <w:pPr>
        <w:pStyle w:val="a"/>
        <w:rPr>
          <w:rFonts w:hint="cs"/>
          <w:rtl/>
        </w:rPr>
      </w:pPr>
      <w:r>
        <w:rPr>
          <w:rFonts w:hint="cs"/>
          <w:rtl/>
        </w:rPr>
        <w:t>אתם מסתירים חזק-חזק את היופי הזה.</w:t>
      </w:r>
    </w:p>
    <w:p w14:paraId="04C6D73C" w14:textId="77777777" w:rsidR="00000000" w:rsidRDefault="007C71EE">
      <w:pPr>
        <w:pStyle w:val="a"/>
        <w:rPr>
          <w:rFonts w:hint="cs"/>
          <w:rtl/>
        </w:rPr>
      </w:pPr>
    </w:p>
    <w:p w14:paraId="5B3BCB72" w14:textId="77777777" w:rsidR="00000000" w:rsidRDefault="007C71EE">
      <w:pPr>
        <w:pStyle w:val="SpeakerCon"/>
        <w:rPr>
          <w:rtl/>
        </w:rPr>
      </w:pPr>
      <w:bookmarkStart w:id="697" w:name="FS000000484T27_05_2003_02_24_48C"/>
      <w:bookmarkEnd w:id="697"/>
      <w:r>
        <w:rPr>
          <w:rtl/>
        </w:rPr>
        <w:t>שלמה בניזרי (ש"ס):</w:t>
      </w:r>
    </w:p>
    <w:p w14:paraId="1FF8CC87" w14:textId="77777777" w:rsidR="00000000" w:rsidRDefault="007C71EE">
      <w:pPr>
        <w:pStyle w:val="a"/>
        <w:rPr>
          <w:rtl/>
        </w:rPr>
      </w:pPr>
    </w:p>
    <w:p w14:paraId="26CB110A" w14:textId="77777777" w:rsidR="00000000" w:rsidRDefault="007C71EE">
      <w:pPr>
        <w:pStyle w:val="a"/>
        <w:rPr>
          <w:rFonts w:hint="cs"/>
          <w:rtl/>
        </w:rPr>
      </w:pPr>
      <w:r>
        <w:rPr>
          <w:rFonts w:hint="cs"/>
          <w:rtl/>
        </w:rPr>
        <w:t>אבל, כאשר אני רואה אנשים כמוכם, אני פשוט לא מבין מאיפה אתם יונקים, שואבים את השנאה הזאת. תגיד לי, מאיפה? ועוד המנהיג של התנועה שלכם ה</w:t>
      </w:r>
      <w:r>
        <w:rPr>
          <w:rFonts w:hint="cs"/>
          <w:rtl/>
        </w:rPr>
        <w:t>וא ניצול שואה. הוא שכח מה קרה באירופה, איך הגיעה השואה. היא התחילה מהסתה פרועה כנגד כל היהודים, שתיארו אותם כפרזיטים, טפילים, מוצצי דם. מה לא קראו ליהודים שם באירופה? והמנהיג שלך ניצול שואה שבא מאותה תופת. במקום שיחנך אתכם ויגיד: תראו מה קרה בעקבות הסתה, ל</w:t>
      </w:r>
      <w:r>
        <w:rPr>
          <w:rFonts w:hint="cs"/>
          <w:rtl/>
        </w:rPr>
        <w:t xml:space="preserve">מה הוא מחנך אתכם? הוא מחנך אתכם לנהוג בדיוק כפי שעשו לו ולמשפחתו באירופה. </w:t>
      </w:r>
    </w:p>
    <w:p w14:paraId="575976BC" w14:textId="77777777" w:rsidR="00000000" w:rsidRDefault="007C71EE">
      <w:pPr>
        <w:pStyle w:val="a"/>
        <w:rPr>
          <w:rFonts w:hint="cs"/>
          <w:rtl/>
        </w:rPr>
      </w:pPr>
    </w:p>
    <w:p w14:paraId="1E2CFCCA" w14:textId="77777777" w:rsidR="00000000" w:rsidRDefault="007C71EE">
      <w:pPr>
        <w:pStyle w:val="a"/>
        <w:rPr>
          <w:rFonts w:hint="cs"/>
          <w:rtl/>
        </w:rPr>
      </w:pPr>
      <w:r>
        <w:rPr>
          <w:rFonts w:hint="cs"/>
          <w:rtl/>
        </w:rPr>
        <w:t xml:space="preserve">תשאל כל אזרח במדינה מה זה שינוי </w:t>
      </w:r>
      <w:r>
        <w:rPr>
          <w:rtl/>
        </w:rPr>
        <w:t>–</w:t>
      </w:r>
      <w:r>
        <w:rPr>
          <w:rFonts w:hint="cs"/>
          <w:rtl/>
        </w:rPr>
        <w:t xml:space="preserve"> זה שונאי תורה, שונאי מצוות, רוצים לעקור את היהדות. ביקש לבן הארמי לעקור את הכול - וזה בדיוק מה שאתם. אתם לא פחות משום דבר אחר. אולי אם אני אגיד לכ</w:t>
      </w:r>
      <w:r>
        <w:rPr>
          <w:rFonts w:hint="cs"/>
          <w:rtl/>
        </w:rPr>
        <w:t>ם את הדברים בצורה הברורה והקשה, אולי זה יעורר אצלכם קצת את הרגש היהודי, אם הוא בכלל קיים אצלכם.</w:t>
      </w:r>
    </w:p>
    <w:p w14:paraId="3EEA99D7" w14:textId="77777777" w:rsidR="00000000" w:rsidRDefault="007C71EE">
      <w:pPr>
        <w:pStyle w:val="a"/>
        <w:rPr>
          <w:rFonts w:hint="cs"/>
          <w:rtl/>
        </w:rPr>
      </w:pPr>
    </w:p>
    <w:p w14:paraId="491C9962" w14:textId="77777777" w:rsidR="00000000" w:rsidRDefault="007C71EE">
      <w:pPr>
        <w:pStyle w:val="a"/>
        <w:rPr>
          <w:rFonts w:hint="cs"/>
          <w:rtl/>
        </w:rPr>
      </w:pPr>
      <w:r>
        <w:rPr>
          <w:rFonts w:hint="cs"/>
          <w:rtl/>
        </w:rPr>
        <w:t>אבל, מה שהכי כואב לי זה התנועה שנקראת תנועה דתית, תנועת המפד"ל. ריבונו של עולם, הרבנים שלהם מעירים להם והם בכלל לא מתייחסים לרבנים. לפחות זה מה ששמעתי מהרב מרד</w:t>
      </w:r>
      <w:r>
        <w:rPr>
          <w:rFonts w:hint="cs"/>
          <w:rtl/>
        </w:rPr>
        <w:t>כי אליהו, שלא רצה שתיכנסו לממשלה הזאת.</w:t>
      </w:r>
    </w:p>
    <w:p w14:paraId="69351AFE" w14:textId="77777777" w:rsidR="00000000" w:rsidRDefault="007C71EE">
      <w:pPr>
        <w:pStyle w:val="a"/>
        <w:rPr>
          <w:rFonts w:hint="cs"/>
          <w:rtl/>
        </w:rPr>
      </w:pPr>
    </w:p>
    <w:p w14:paraId="35596CAC" w14:textId="77777777" w:rsidR="00000000" w:rsidRDefault="007C71EE">
      <w:pPr>
        <w:pStyle w:val="a"/>
        <w:rPr>
          <w:rFonts w:hint="cs"/>
          <w:rtl/>
        </w:rPr>
      </w:pPr>
      <w:r>
        <w:rPr>
          <w:rFonts w:hint="cs"/>
          <w:rtl/>
        </w:rPr>
        <w:t>לכן, אדוני השר, הגיע הזמן, "עורו ישנים, הקיצו מתרדמתכם", ישיבות נסגרות, כוללים נסגרים, תלמודי-תורה, כל עולם התורה הולך להיהרס. אולי אתה לא מודע לכך, אתה לא שומע. אנחנו באים מתוך אותו עולם. אנחנו באים מתוך אותם מקומות</w:t>
      </w:r>
      <w:r>
        <w:rPr>
          <w:rFonts w:hint="cs"/>
          <w:rtl/>
        </w:rPr>
        <w:t xml:space="preserve">. </w:t>
      </w:r>
    </w:p>
    <w:p w14:paraId="42AAD9A0" w14:textId="77777777" w:rsidR="00000000" w:rsidRDefault="007C71EE">
      <w:pPr>
        <w:pStyle w:val="a"/>
        <w:rPr>
          <w:rFonts w:hint="cs"/>
          <w:rtl/>
        </w:rPr>
      </w:pPr>
    </w:p>
    <w:p w14:paraId="2F6BB27B" w14:textId="77777777" w:rsidR="00000000" w:rsidRDefault="007C71EE">
      <w:pPr>
        <w:pStyle w:val="a"/>
        <w:rPr>
          <w:rFonts w:hint="cs"/>
          <w:rtl/>
        </w:rPr>
      </w:pPr>
      <w:r>
        <w:rPr>
          <w:rFonts w:hint="cs"/>
          <w:rtl/>
        </w:rPr>
        <w:t>שים לב מה עושים במשרד הדתות. אתם חשבתם בתמימות שלכם לפרק את המועצות הדתיות. אם באמת אתם רוצים להמשיך את השירותים הדתיים, הרי תהיה זו שטות להגיד שמשרד הדתות יביא את המיליארדים למדינה. אולי הוא יביא 100 מיליון שקל. בשביל זה צריך לפרק ולסמוך על הרשויות המ</w:t>
      </w:r>
      <w:r>
        <w:rPr>
          <w:rFonts w:hint="cs"/>
          <w:rtl/>
        </w:rPr>
        <w:t>קומיות? כל ראש רשות, כאשר יהיה לו חור בתקציב, האם הוא ייתן לשירותי הדת? אתם באמת פתאים כאלה להאמין שאם תפרקו את שירותי הדת הם באמת יתקצבו אותם? מאיפה הפכתם להיות כל כך פתאים? הרי אתם בניתם למעשה את הסטטוס-קוו במדינה, אתם בניתם מועצות דתיות, שהיו כלי-שרת של</w:t>
      </w:r>
      <w:r>
        <w:rPr>
          <w:rFonts w:hint="cs"/>
          <w:rtl/>
        </w:rPr>
        <w:t xml:space="preserve">נו כדי שנוכל לספק את שירותי הדת במדינת ישראל. אתם באתם ואמרתם: לא, ניראה יפי-נפש. הרי המפד"ל כל הזמן זה "מה יפית ומה נעמת", כלפי חוץ. במקום שתבדקו פנימה אתם הולכים ונסחפים אחריהם כדי להראות: כן, אנחנו נגד מועצות דתיות. </w:t>
      </w:r>
    </w:p>
    <w:p w14:paraId="51AAECFA" w14:textId="77777777" w:rsidR="00000000" w:rsidRDefault="007C71EE">
      <w:pPr>
        <w:pStyle w:val="a"/>
        <w:rPr>
          <w:rFonts w:hint="cs"/>
          <w:rtl/>
        </w:rPr>
      </w:pPr>
    </w:p>
    <w:p w14:paraId="255219EC" w14:textId="77777777" w:rsidR="00000000" w:rsidRDefault="007C71EE">
      <w:pPr>
        <w:pStyle w:val="a"/>
        <w:rPr>
          <w:rFonts w:hint="cs"/>
          <w:rtl/>
        </w:rPr>
      </w:pPr>
      <w:r>
        <w:rPr>
          <w:rFonts w:hint="cs"/>
          <w:rtl/>
        </w:rPr>
        <w:t>אתם יודעים איזה חורבן אתם מביאים על</w:t>
      </w:r>
      <w:r>
        <w:rPr>
          <w:rFonts w:hint="cs"/>
          <w:rtl/>
        </w:rPr>
        <w:t xml:space="preserve"> עולם התורה? אני אומר לך את זה באמת, כל עצמותי תאמרנה. לא באתי עכשיו לקנטר בשעה אחת בלילה, אלא יש לי פה הזדמנות להגיד לך את הדברים בצורה ברורה. </w:t>
      </w:r>
    </w:p>
    <w:p w14:paraId="59B94A2D" w14:textId="77777777" w:rsidR="00000000" w:rsidRDefault="007C71EE">
      <w:pPr>
        <w:pStyle w:val="a"/>
        <w:rPr>
          <w:rFonts w:hint="cs"/>
          <w:rtl/>
        </w:rPr>
      </w:pPr>
    </w:p>
    <w:p w14:paraId="345F7937" w14:textId="77777777" w:rsidR="00000000" w:rsidRDefault="007C71EE">
      <w:pPr>
        <w:pStyle w:val="a"/>
        <w:rPr>
          <w:rFonts w:hint="cs"/>
          <w:rtl/>
        </w:rPr>
      </w:pPr>
      <w:r>
        <w:rPr>
          <w:rFonts w:hint="cs"/>
          <w:rtl/>
        </w:rPr>
        <w:t>אתם לא יודעים מה קורה בעם, איזה חורבן. אני לא מדבר בכלל על המצב החברתי. אתה, שר הרווחה, אמור לחוש את הכאב של ה</w:t>
      </w:r>
      <w:r>
        <w:rPr>
          <w:rFonts w:hint="cs"/>
          <w:rtl/>
        </w:rPr>
        <w:t>עם נוכח כל הגזירות הנוראיות הללו, שבאים ולוקחים את פת לחמם. בוודאי כבר כולם פה אמרו לך את זה, אז אני לא אחזור על הדברים, בטח אתה שומע את זה במשך כל היום. אני אומר לך, אני מדבר באמת מתןך הכרות עם מצוקות האנשים שמחפשים שתעבירו את הדברים הללו.</w:t>
      </w:r>
    </w:p>
    <w:p w14:paraId="4DB9F6CA" w14:textId="77777777" w:rsidR="00000000" w:rsidRDefault="007C71EE">
      <w:pPr>
        <w:pStyle w:val="a"/>
        <w:rPr>
          <w:rFonts w:hint="cs"/>
          <w:rtl/>
        </w:rPr>
      </w:pPr>
    </w:p>
    <w:p w14:paraId="723D8BFB" w14:textId="77777777" w:rsidR="00000000" w:rsidRDefault="007C71EE">
      <w:pPr>
        <w:pStyle w:val="a"/>
        <w:rPr>
          <w:rFonts w:hint="cs"/>
          <w:rtl/>
        </w:rPr>
      </w:pPr>
      <w:r>
        <w:rPr>
          <w:rFonts w:hint="cs"/>
          <w:rtl/>
        </w:rPr>
        <w:t>לכן, אדוני השר</w:t>
      </w:r>
      <w:r>
        <w:rPr>
          <w:rFonts w:hint="cs"/>
          <w:rtl/>
        </w:rPr>
        <w:t xml:space="preserve">, וגם אדוני חבר הכנסת רשף חן, אני פונה אליכם. אין לי חס ושלום שנאה אליכם כמו שאתם שונאים אותנו. אנחנו כולנו בני עם אחד. יש לנו אב זקן. </w:t>
      </w:r>
    </w:p>
    <w:p w14:paraId="3E300BE7" w14:textId="77777777" w:rsidR="00000000" w:rsidRDefault="007C71EE">
      <w:pPr>
        <w:pStyle w:val="a"/>
        <w:rPr>
          <w:rFonts w:hint="cs"/>
          <w:rtl/>
        </w:rPr>
      </w:pPr>
    </w:p>
    <w:p w14:paraId="5445702A" w14:textId="77777777" w:rsidR="00000000" w:rsidRDefault="007C71EE">
      <w:pPr>
        <w:pStyle w:val="ac"/>
        <w:rPr>
          <w:rtl/>
        </w:rPr>
      </w:pPr>
      <w:r>
        <w:rPr>
          <w:rFonts w:hint="eastAsia"/>
          <w:rtl/>
        </w:rPr>
        <w:t>רשף</w:t>
      </w:r>
      <w:r>
        <w:rPr>
          <w:rtl/>
        </w:rPr>
        <w:t xml:space="preserve"> חן (שינוי):</w:t>
      </w:r>
    </w:p>
    <w:p w14:paraId="06ECCD88" w14:textId="77777777" w:rsidR="00000000" w:rsidRDefault="007C71EE">
      <w:pPr>
        <w:pStyle w:val="a"/>
        <w:rPr>
          <w:rFonts w:hint="cs"/>
          <w:rtl/>
        </w:rPr>
      </w:pPr>
    </w:p>
    <w:p w14:paraId="45959ED1" w14:textId="77777777" w:rsidR="00000000" w:rsidRDefault="007C71EE">
      <w:pPr>
        <w:pStyle w:val="a"/>
        <w:rPr>
          <w:rFonts w:hint="cs"/>
          <w:rtl/>
        </w:rPr>
      </w:pPr>
      <w:r>
        <w:rPr>
          <w:rFonts w:hint="cs"/>
          <w:rtl/>
        </w:rPr>
        <w:t xml:space="preserve">הפוסל </w:t>
      </w:r>
      <w:r>
        <w:rPr>
          <w:rtl/>
        </w:rPr>
        <w:t>–</w:t>
      </w:r>
      <w:r>
        <w:rPr>
          <w:rFonts w:hint="cs"/>
          <w:rtl/>
        </w:rPr>
        <w:t xml:space="preserve"> במומו פוסל. אנחנו לא שונאים אתכם. תקשיב למה שאתה אמרת עלינו בעשר הדקות האחרונות. תקשיבו לעצמכם</w:t>
      </w:r>
      <w:r>
        <w:rPr>
          <w:rFonts w:hint="cs"/>
          <w:rtl/>
        </w:rPr>
        <w:t>.</w:t>
      </w:r>
    </w:p>
    <w:p w14:paraId="17FA8B8C" w14:textId="77777777" w:rsidR="00000000" w:rsidRDefault="007C71EE">
      <w:pPr>
        <w:pStyle w:val="a"/>
        <w:rPr>
          <w:rFonts w:hint="cs"/>
          <w:rtl/>
        </w:rPr>
      </w:pPr>
    </w:p>
    <w:p w14:paraId="01C8489D" w14:textId="77777777" w:rsidR="00000000" w:rsidRDefault="007C71EE">
      <w:pPr>
        <w:pStyle w:val="SpeakerCon"/>
        <w:rPr>
          <w:rtl/>
        </w:rPr>
      </w:pPr>
      <w:bookmarkStart w:id="698" w:name="FS000000484T27_05_2003_02_40_39C"/>
      <w:bookmarkEnd w:id="698"/>
      <w:r>
        <w:rPr>
          <w:rtl/>
        </w:rPr>
        <w:t>שלמה בניזרי (ש"ס):</w:t>
      </w:r>
    </w:p>
    <w:p w14:paraId="7B965ED6" w14:textId="77777777" w:rsidR="00000000" w:rsidRDefault="007C71EE">
      <w:pPr>
        <w:pStyle w:val="a"/>
        <w:rPr>
          <w:rtl/>
        </w:rPr>
      </w:pPr>
    </w:p>
    <w:p w14:paraId="52C1339A" w14:textId="77777777" w:rsidR="00000000" w:rsidRDefault="007C71EE">
      <w:pPr>
        <w:pStyle w:val="a"/>
        <w:rPr>
          <w:rFonts w:hint="cs"/>
          <w:rtl/>
        </w:rPr>
      </w:pPr>
      <w:r>
        <w:rPr>
          <w:rFonts w:hint="cs"/>
          <w:rtl/>
        </w:rPr>
        <w:t>אתם מתים עלינו, אהבה בוערת... אני אמרתי בדיוק מה שאתם עשיתם לנו כל הזמן. אני רק תיארתי תיאור מצב. אין לי שום שנאה כלפי אף אחד. אני באתי מאותו מחנה שלך. אני מכיר את שני העולמות, גם את העולם הדתי, גם את העולם החילוני. אף פעם לא שנאתי ד</w:t>
      </w:r>
      <w:r>
        <w:rPr>
          <w:rFonts w:hint="cs"/>
          <w:rtl/>
        </w:rPr>
        <w:t>תיים, ואני לא שונא חס ושלום חילונים. אני אוהב כל אחד בישראל.</w:t>
      </w:r>
    </w:p>
    <w:p w14:paraId="58E56F17" w14:textId="77777777" w:rsidR="00000000" w:rsidRDefault="007C71EE">
      <w:pPr>
        <w:pStyle w:val="a"/>
        <w:rPr>
          <w:rFonts w:hint="cs"/>
          <w:rtl/>
        </w:rPr>
      </w:pPr>
    </w:p>
    <w:p w14:paraId="74E39E84" w14:textId="77777777" w:rsidR="00000000" w:rsidRDefault="007C71EE">
      <w:pPr>
        <w:pStyle w:val="ac"/>
        <w:rPr>
          <w:rtl/>
        </w:rPr>
      </w:pPr>
      <w:r>
        <w:rPr>
          <w:rFonts w:hint="eastAsia"/>
          <w:rtl/>
        </w:rPr>
        <w:t>רשף</w:t>
      </w:r>
      <w:r>
        <w:rPr>
          <w:rtl/>
        </w:rPr>
        <w:t xml:space="preserve"> חן (שינוי):</w:t>
      </w:r>
    </w:p>
    <w:p w14:paraId="5B453400" w14:textId="77777777" w:rsidR="00000000" w:rsidRDefault="007C71EE">
      <w:pPr>
        <w:pStyle w:val="a"/>
        <w:rPr>
          <w:rFonts w:hint="cs"/>
          <w:rtl/>
        </w:rPr>
      </w:pPr>
    </w:p>
    <w:p w14:paraId="08E8BC32" w14:textId="77777777" w:rsidR="00000000" w:rsidRDefault="007C71EE">
      <w:pPr>
        <w:pStyle w:val="a"/>
        <w:rPr>
          <w:rFonts w:hint="cs"/>
          <w:rtl/>
        </w:rPr>
      </w:pPr>
      <w:r>
        <w:rPr>
          <w:rFonts w:hint="cs"/>
          <w:rtl/>
        </w:rPr>
        <w:t>תקשיב לעצמך.</w:t>
      </w:r>
    </w:p>
    <w:p w14:paraId="6388759F" w14:textId="77777777" w:rsidR="00000000" w:rsidRDefault="007C71EE">
      <w:pPr>
        <w:pStyle w:val="a"/>
        <w:rPr>
          <w:rFonts w:hint="cs"/>
          <w:rtl/>
        </w:rPr>
      </w:pPr>
    </w:p>
    <w:p w14:paraId="05153C17" w14:textId="77777777" w:rsidR="00000000" w:rsidRDefault="007C71EE">
      <w:pPr>
        <w:pStyle w:val="ad"/>
        <w:rPr>
          <w:rtl/>
        </w:rPr>
      </w:pPr>
      <w:r>
        <w:rPr>
          <w:rtl/>
        </w:rPr>
        <w:t>היו"ר נסים דהן:</w:t>
      </w:r>
    </w:p>
    <w:p w14:paraId="1AAF0457" w14:textId="77777777" w:rsidR="00000000" w:rsidRDefault="007C71EE">
      <w:pPr>
        <w:pStyle w:val="a"/>
        <w:rPr>
          <w:rtl/>
        </w:rPr>
      </w:pPr>
    </w:p>
    <w:p w14:paraId="47464A1B" w14:textId="77777777" w:rsidR="00000000" w:rsidRDefault="007C71EE">
      <w:pPr>
        <w:pStyle w:val="a"/>
        <w:rPr>
          <w:rFonts w:hint="cs"/>
          <w:rtl/>
        </w:rPr>
      </w:pPr>
      <w:r>
        <w:rPr>
          <w:rFonts w:hint="cs"/>
          <w:rtl/>
        </w:rPr>
        <w:t>לא מנהלים ויכוח עכשיו. הוא כבר מסיים.</w:t>
      </w:r>
    </w:p>
    <w:p w14:paraId="6E95D91A" w14:textId="77777777" w:rsidR="00000000" w:rsidRDefault="007C71EE">
      <w:pPr>
        <w:pStyle w:val="a"/>
        <w:rPr>
          <w:rFonts w:hint="cs"/>
          <w:rtl/>
        </w:rPr>
      </w:pPr>
    </w:p>
    <w:p w14:paraId="05B6BED9" w14:textId="77777777" w:rsidR="00000000" w:rsidRDefault="007C71EE">
      <w:pPr>
        <w:pStyle w:val="SpeakerCon"/>
        <w:rPr>
          <w:rtl/>
        </w:rPr>
      </w:pPr>
      <w:bookmarkStart w:id="699" w:name="FS000000484T27_05_2003_02_43_00C"/>
      <w:bookmarkEnd w:id="699"/>
      <w:r>
        <w:rPr>
          <w:rtl/>
        </w:rPr>
        <w:t>שלמה בניזרי (ש"ס):</w:t>
      </w:r>
    </w:p>
    <w:p w14:paraId="4EC43CCF" w14:textId="77777777" w:rsidR="00000000" w:rsidRDefault="007C71EE">
      <w:pPr>
        <w:pStyle w:val="a"/>
        <w:rPr>
          <w:rtl/>
        </w:rPr>
      </w:pPr>
    </w:p>
    <w:p w14:paraId="595DB0F5" w14:textId="77777777" w:rsidR="00000000" w:rsidRDefault="007C71EE">
      <w:pPr>
        <w:pStyle w:val="a"/>
        <w:rPr>
          <w:rFonts w:hint="cs"/>
          <w:rtl/>
        </w:rPr>
      </w:pPr>
      <w:r>
        <w:rPr>
          <w:rFonts w:hint="cs"/>
          <w:rtl/>
        </w:rPr>
        <w:t>אני אוהב גם את החברים הערבים שנמצאים פה, טיפלתי בהם כאשר הייתי שר במשרד העבודה והרווחה.</w:t>
      </w:r>
      <w:r>
        <w:rPr>
          <w:rFonts w:hint="cs"/>
          <w:rtl/>
        </w:rPr>
        <w:t xml:space="preserve"> אין לי שנאה לאף אדם. אבל אתם, אמרתי לך, הדלק שלכם הוא השנאה, ואתה רואה את זה. שמעת אתמול את השר שלך, לאיזו קטסטרופה הוא נכנס: "אני לא אצביע", והתחילו ריצות והיתה פגישה בהולה. מתי הוא נרגע אתמול בלילה? אחרי ששר האוצר אמר לו: תשמע, אנחנו נקצץ פחות ממה שחשבנ</w:t>
      </w:r>
      <w:r>
        <w:rPr>
          <w:rFonts w:hint="cs"/>
          <w:rtl/>
        </w:rPr>
        <w:t>ו, ניתן להם יותר, נכניס את זה פה. אז הוא נרגע ואמר: טוב, עכשיו אני יכול להצביע.</w:t>
      </w:r>
    </w:p>
    <w:p w14:paraId="7A5A8616" w14:textId="77777777" w:rsidR="00000000" w:rsidRDefault="007C71EE">
      <w:pPr>
        <w:pStyle w:val="a"/>
        <w:rPr>
          <w:rFonts w:hint="cs"/>
          <w:rtl/>
        </w:rPr>
      </w:pPr>
    </w:p>
    <w:p w14:paraId="7DD6E716" w14:textId="77777777" w:rsidR="00000000" w:rsidRDefault="007C71EE">
      <w:pPr>
        <w:pStyle w:val="a"/>
        <w:rPr>
          <w:rFonts w:hint="cs"/>
          <w:rtl/>
        </w:rPr>
      </w:pPr>
      <w:r>
        <w:rPr>
          <w:rFonts w:hint="cs"/>
          <w:rtl/>
        </w:rPr>
        <w:t>אני אומר, תעשו קצת חשבון נפש, גם אתם וגם המפד"ל, אולי זה שווה את כל השעה הזאת שישבתי פה. תודה רבה, אדוני.</w:t>
      </w:r>
    </w:p>
    <w:p w14:paraId="386C22D1" w14:textId="77777777" w:rsidR="00000000" w:rsidRDefault="007C71EE">
      <w:pPr>
        <w:pStyle w:val="a"/>
        <w:rPr>
          <w:rFonts w:hint="cs"/>
          <w:rtl/>
        </w:rPr>
      </w:pPr>
    </w:p>
    <w:p w14:paraId="27806E17" w14:textId="77777777" w:rsidR="00000000" w:rsidRDefault="007C71EE">
      <w:pPr>
        <w:pStyle w:val="ad"/>
        <w:rPr>
          <w:rtl/>
        </w:rPr>
      </w:pPr>
      <w:r>
        <w:rPr>
          <w:rtl/>
        </w:rPr>
        <w:t>היו"ר נסים דהן:</w:t>
      </w:r>
    </w:p>
    <w:p w14:paraId="050C2ABF" w14:textId="77777777" w:rsidR="00000000" w:rsidRDefault="007C71EE">
      <w:pPr>
        <w:pStyle w:val="a"/>
        <w:rPr>
          <w:rtl/>
        </w:rPr>
      </w:pPr>
    </w:p>
    <w:p w14:paraId="3ED09251" w14:textId="77777777" w:rsidR="00000000" w:rsidRDefault="007C71EE">
      <w:pPr>
        <w:pStyle w:val="a"/>
        <w:rPr>
          <w:rFonts w:hint="cs"/>
          <w:rtl/>
        </w:rPr>
      </w:pPr>
      <w:r>
        <w:rPr>
          <w:rFonts w:hint="cs"/>
          <w:rtl/>
        </w:rPr>
        <w:t>עוד מעט הוא ייגש אליך. הוא יושב לידך. תודה רבה, אדו</w:t>
      </w:r>
      <w:r>
        <w:rPr>
          <w:rFonts w:hint="cs"/>
          <w:rtl/>
        </w:rPr>
        <w:t xml:space="preserve">ני, כבוד הרב. אנחנו נעבור לדובר הבא, חבר הכנסת דוד אזולאי, בבקשה, עשר דקות. חבר הכנסת אזולאי התחלף עם חבר הכנסת מוחמד ברכה. אחריו </w:t>
      </w:r>
      <w:r>
        <w:rPr>
          <w:rtl/>
        </w:rPr>
        <w:t>–</w:t>
      </w:r>
      <w:r>
        <w:rPr>
          <w:rFonts w:hint="cs"/>
          <w:rtl/>
        </w:rPr>
        <w:t xml:space="preserve"> חבר הכנסת עזמי בשארה. אפשר להמשיך את הוויכוח התרבותי, חבר הכנסת חן וחבר הכנסת בניזרי. בבקשה.</w:t>
      </w:r>
    </w:p>
    <w:p w14:paraId="6289F85A" w14:textId="77777777" w:rsidR="00000000" w:rsidRDefault="007C71EE">
      <w:pPr>
        <w:pStyle w:val="a"/>
        <w:rPr>
          <w:rFonts w:hint="cs"/>
          <w:rtl/>
        </w:rPr>
      </w:pPr>
    </w:p>
    <w:p w14:paraId="6209871C" w14:textId="77777777" w:rsidR="00000000" w:rsidRDefault="007C71EE">
      <w:pPr>
        <w:pStyle w:val="Speaker"/>
        <w:rPr>
          <w:rtl/>
        </w:rPr>
      </w:pPr>
      <w:bookmarkStart w:id="700" w:name="FS000000483T27_05_2003_02_46_47"/>
      <w:bookmarkEnd w:id="700"/>
      <w:r>
        <w:rPr>
          <w:rFonts w:hint="eastAsia"/>
          <w:rtl/>
        </w:rPr>
        <w:t>דוד</w:t>
      </w:r>
      <w:r>
        <w:rPr>
          <w:rtl/>
        </w:rPr>
        <w:t xml:space="preserve"> אזולאי (ש"ס):</w:t>
      </w:r>
    </w:p>
    <w:p w14:paraId="22912506" w14:textId="77777777" w:rsidR="00000000" w:rsidRDefault="007C71EE">
      <w:pPr>
        <w:pStyle w:val="a"/>
        <w:rPr>
          <w:rFonts w:hint="cs"/>
          <w:rtl/>
        </w:rPr>
      </w:pPr>
    </w:p>
    <w:p w14:paraId="35462794" w14:textId="77777777" w:rsidR="00000000" w:rsidRDefault="007C71EE">
      <w:pPr>
        <w:pStyle w:val="a"/>
        <w:rPr>
          <w:rFonts w:hint="cs"/>
          <w:rtl/>
        </w:rPr>
      </w:pPr>
      <w:r>
        <w:rPr>
          <w:rFonts w:hint="cs"/>
          <w:rtl/>
        </w:rPr>
        <w:t>אדוני היושב</w:t>
      </w:r>
      <w:r>
        <w:rPr>
          <w:rFonts w:hint="cs"/>
          <w:rtl/>
        </w:rPr>
        <w:t>-ראש, היות שחברי דיבר על המפד"ל אני אתן לך עכשיו חופש ואנחנו נעבור לאריק שרון, ראש הממשלה.</w:t>
      </w:r>
    </w:p>
    <w:p w14:paraId="5F692EC8" w14:textId="77777777" w:rsidR="00000000" w:rsidRDefault="007C71EE">
      <w:pPr>
        <w:pStyle w:val="a"/>
        <w:rPr>
          <w:rFonts w:hint="cs"/>
          <w:rtl/>
        </w:rPr>
      </w:pPr>
    </w:p>
    <w:p w14:paraId="61349C93" w14:textId="77777777" w:rsidR="00000000" w:rsidRDefault="007C71EE">
      <w:pPr>
        <w:pStyle w:val="ac"/>
        <w:rPr>
          <w:rtl/>
        </w:rPr>
      </w:pPr>
      <w:r>
        <w:rPr>
          <w:rFonts w:hint="eastAsia"/>
          <w:rtl/>
        </w:rPr>
        <w:t>שר</w:t>
      </w:r>
      <w:r>
        <w:rPr>
          <w:rtl/>
        </w:rPr>
        <w:t xml:space="preserve"> הרווחה זבולון אורלב:</w:t>
      </w:r>
    </w:p>
    <w:p w14:paraId="3A679F26" w14:textId="77777777" w:rsidR="00000000" w:rsidRDefault="007C71EE">
      <w:pPr>
        <w:pStyle w:val="a"/>
        <w:rPr>
          <w:rFonts w:hint="cs"/>
          <w:rtl/>
        </w:rPr>
      </w:pPr>
    </w:p>
    <w:p w14:paraId="3451564A" w14:textId="77777777" w:rsidR="00000000" w:rsidRDefault="007C71EE">
      <w:pPr>
        <w:pStyle w:val="a"/>
        <w:rPr>
          <w:rFonts w:hint="cs"/>
          <w:rtl/>
        </w:rPr>
      </w:pPr>
      <w:r>
        <w:rPr>
          <w:rFonts w:hint="cs"/>
          <w:rtl/>
        </w:rPr>
        <w:t>אני מודה לך על ההתחשבות.</w:t>
      </w:r>
    </w:p>
    <w:p w14:paraId="2F68146C" w14:textId="77777777" w:rsidR="00000000" w:rsidRDefault="007C71EE">
      <w:pPr>
        <w:pStyle w:val="a"/>
        <w:rPr>
          <w:rFonts w:hint="cs"/>
          <w:rtl/>
        </w:rPr>
      </w:pPr>
    </w:p>
    <w:p w14:paraId="46E44E46" w14:textId="77777777" w:rsidR="00000000" w:rsidRDefault="007C71EE">
      <w:pPr>
        <w:pStyle w:val="SpeakerCon"/>
        <w:rPr>
          <w:rtl/>
        </w:rPr>
      </w:pPr>
      <w:bookmarkStart w:id="701" w:name="FS000000483T27_05_2003_02_49_17C"/>
      <w:bookmarkEnd w:id="701"/>
      <w:r>
        <w:rPr>
          <w:rtl/>
        </w:rPr>
        <w:t>דוד אזולאי (ש"ס):</w:t>
      </w:r>
    </w:p>
    <w:p w14:paraId="3F9BA181" w14:textId="77777777" w:rsidR="00000000" w:rsidRDefault="007C71EE">
      <w:pPr>
        <w:pStyle w:val="a"/>
        <w:rPr>
          <w:rtl/>
        </w:rPr>
      </w:pPr>
    </w:p>
    <w:p w14:paraId="508FB60B" w14:textId="77777777" w:rsidR="00000000" w:rsidRDefault="007C71EE">
      <w:pPr>
        <w:pStyle w:val="a"/>
        <w:rPr>
          <w:rFonts w:hint="cs"/>
          <w:rtl/>
        </w:rPr>
      </w:pPr>
      <w:r>
        <w:rPr>
          <w:rFonts w:hint="cs"/>
          <w:rtl/>
        </w:rPr>
        <w:t>בשעה מאוחרת זו שאני לא אתחשב בך, אדוני השר? אז מי?</w:t>
      </w:r>
    </w:p>
    <w:p w14:paraId="34479837" w14:textId="77777777" w:rsidR="00000000" w:rsidRDefault="007C71EE">
      <w:pPr>
        <w:pStyle w:val="a"/>
        <w:rPr>
          <w:rFonts w:hint="cs"/>
          <w:rtl/>
        </w:rPr>
      </w:pPr>
    </w:p>
    <w:p w14:paraId="39A7561D" w14:textId="77777777" w:rsidR="00000000" w:rsidRDefault="007C71EE">
      <w:pPr>
        <w:pStyle w:val="a"/>
        <w:rPr>
          <w:rFonts w:hint="cs"/>
          <w:rtl/>
        </w:rPr>
      </w:pPr>
      <w:r>
        <w:rPr>
          <w:rFonts w:hint="cs"/>
          <w:rtl/>
        </w:rPr>
        <w:t>אדוני היושב-ראש, הממשלה הזאת נכנסה בסערה ו</w:t>
      </w:r>
      <w:r>
        <w:rPr>
          <w:rFonts w:hint="cs"/>
          <w:rtl/>
        </w:rPr>
        <w:t>ביטלה היסטוריה של שנים, בחסות הרוב הדורס, רמסה מסורת של שותפות בין ימין וחרדים ומסורתיים. חשבתי שפה תיעצר הרמיסה. והנה עודנו חושבים על גט הכריתות, ואז החלה רמיסת ערכי הדת המקודשים לרוב רובו של עם ישראל.</w:t>
      </w:r>
    </w:p>
    <w:p w14:paraId="639F7218" w14:textId="77777777" w:rsidR="00000000" w:rsidRDefault="007C71EE">
      <w:pPr>
        <w:pStyle w:val="a"/>
        <w:rPr>
          <w:rFonts w:hint="cs"/>
          <w:rtl/>
        </w:rPr>
      </w:pPr>
    </w:p>
    <w:p w14:paraId="76E90192" w14:textId="77777777" w:rsidR="00000000" w:rsidRDefault="007C71EE">
      <w:pPr>
        <w:pStyle w:val="a"/>
        <w:rPr>
          <w:rFonts w:hint="cs"/>
          <w:rtl/>
        </w:rPr>
      </w:pPr>
      <w:r>
        <w:rPr>
          <w:rFonts w:hint="cs"/>
          <w:rtl/>
        </w:rPr>
        <w:t xml:space="preserve">לדוגמה, בס"ד </w:t>
      </w:r>
      <w:r>
        <w:rPr>
          <w:rtl/>
        </w:rPr>
        <w:t>–</w:t>
      </w:r>
      <w:r>
        <w:rPr>
          <w:rFonts w:hint="cs"/>
          <w:rtl/>
        </w:rPr>
        <w:t xml:space="preserve"> בסייעתא דשמיא, בסמאללה רחמן אל-רחים, </w:t>
      </w:r>
      <w:r>
        <w:rPr>
          <w:rFonts w:hint="cs"/>
          <w:rtl/>
        </w:rPr>
        <w:t xml:space="preserve">בכל השפות </w:t>
      </w:r>
      <w:r>
        <w:rPr>
          <w:rtl/>
        </w:rPr>
        <w:t>–</w:t>
      </w:r>
      <w:r>
        <w:rPr>
          <w:rFonts w:hint="cs"/>
          <w:rtl/>
        </w:rPr>
        <w:t xml:space="preserve"> על מסמך ממשלתי. שומו שמים, זו איננה שנאה? שומו שמים, איך אפשר לכתוב על שלט במשרד הפנים את המלה בס"ד, בסייעתא דשמיא? אסון גדול. ושר הפנים בכבודו ובעצמו, בלי בושה, ניגש לשלט, מוציא את העט ומוחק, ונותן הוראה בלשכה שלו, חס וחלילה שייכתב בס"ד על ניי</w:t>
      </w:r>
      <w:r>
        <w:rPr>
          <w:rFonts w:hint="cs"/>
          <w:rtl/>
        </w:rPr>
        <w:t>ר רשמי של מדינת ישראל.</w:t>
      </w:r>
    </w:p>
    <w:p w14:paraId="63EE2BBB" w14:textId="77777777" w:rsidR="00000000" w:rsidRDefault="007C71EE">
      <w:pPr>
        <w:pStyle w:val="a"/>
        <w:rPr>
          <w:rFonts w:hint="cs"/>
          <w:rtl/>
        </w:rPr>
      </w:pPr>
    </w:p>
    <w:p w14:paraId="4310A224" w14:textId="77777777" w:rsidR="00000000" w:rsidRDefault="007C71EE">
      <w:pPr>
        <w:pStyle w:val="ac"/>
        <w:rPr>
          <w:rtl/>
        </w:rPr>
      </w:pPr>
      <w:r>
        <w:rPr>
          <w:rFonts w:hint="eastAsia"/>
          <w:rtl/>
        </w:rPr>
        <w:t>רשף</w:t>
      </w:r>
      <w:r>
        <w:rPr>
          <w:rtl/>
        </w:rPr>
        <w:t xml:space="preserve"> חן (שינוי):</w:t>
      </w:r>
    </w:p>
    <w:p w14:paraId="7029068F" w14:textId="77777777" w:rsidR="00000000" w:rsidRDefault="007C71EE">
      <w:pPr>
        <w:pStyle w:val="a"/>
        <w:rPr>
          <w:rFonts w:hint="cs"/>
          <w:rtl/>
        </w:rPr>
      </w:pPr>
    </w:p>
    <w:p w14:paraId="70ED80BA" w14:textId="77777777" w:rsidR="00000000" w:rsidRDefault="007C71EE">
      <w:pPr>
        <w:pStyle w:val="a"/>
        <w:rPr>
          <w:rFonts w:hint="cs"/>
          <w:rtl/>
        </w:rPr>
      </w:pPr>
      <w:r>
        <w:rPr>
          <w:rFonts w:hint="cs"/>
          <w:rtl/>
        </w:rPr>
        <w:t>הוא צודק.</w:t>
      </w:r>
    </w:p>
    <w:p w14:paraId="6270453F" w14:textId="77777777" w:rsidR="00000000" w:rsidRDefault="007C71EE">
      <w:pPr>
        <w:pStyle w:val="a"/>
        <w:rPr>
          <w:rFonts w:hint="cs"/>
          <w:rtl/>
        </w:rPr>
      </w:pPr>
    </w:p>
    <w:p w14:paraId="081D6E76" w14:textId="77777777" w:rsidR="00000000" w:rsidRDefault="007C71EE">
      <w:pPr>
        <w:pStyle w:val="SpeakerCon"/>
        <w:rPr>
          <w:rtl/>
        </w:rPr>
      </w:pPr>
      <w:bookmarkStart w:id="702" w:name="FS000000483T27_05_2003_03_02_06C"/>
      <w:bookmarkEnd w:id="702"/>
      <w:r>
        <w:rPr>
          <w:rtl/>
        </w:rPr>
        <w:t>דוד אזולאי (ש"ס):</w:t>
      </w:r>
    </w:p>
    <w:p w14:paraId="6C235FE9" w14:textId="77777777" w:rsidR="00000000" w:rsidRDefault="007C71EE">
      <w:pPr>
        <w:pStyle w:val="a"/>
        <w:rPr>
          <w:rtl/>
        </w:rPr>
      </w:pPr>
    </w:p>
    <w:p w14:paraId="24234C95" w14:textId="77777777" w:rsidR="00000000" w:rsidRDefault="007C71EE">
      <w:pPr>
        <w:pStyle w:val="a"/>
        <w:rPr>
          <w:rFonts w:hint="cs"/>
          <w:rtl/>
        </w:rPr>
      </w:pPr>
      <w:r>
        <w:rPr>
          <w:rFonts w:hint="cs"/>
          <w:rtl/>
        </w:rPr>
        <w:t xml:space="preserve">אני בטוח שזה גם לא יעמוד לזכותו. אבל הוא אומר: אזרחות לבניהם של עובדים זרים מטעמים הומניים </w:t>
      </w:r>
      <w:r>
        <w:rPr>
          <w:rtl/>
        </w:rPr>
        <w:t>–</w:t>
      </w:r>
      <w:r>
        <w:rPr>
          <w:rFonts w:hint="cs"/>
          <w:rtl/>
        </w:rPr>
        <w:t xml:space="preserve"> כן, אפשר לתת; אבל מתגיירים, ולא חשוב איזה גיור </w:t>
      </w:r>
      <w:r>
        <w:rPr>
          <w:rtl/>
        </w:rPr>
        <w:t>–</w:t>
      </w:r>
      <w:r>
        <w:rPr>
          <w:rFonts w:hint="cs"/>
          <w:rtl/>
        </w:rPr>
        <w:t xml:space="preserve"> הם לא זכאים לאזרחות, לא מגיע להם. אבל עובדי</w:t>
      </w:r>
      <w:r>
        <w:rPr>
          <w:rFonts w:hint="cs"/>
          <w:rtl/>
        </w:rPr>
        <w:t xml:space="preserve">ם זרים מטעמים הומניים </w:t>
      </w:r>
      <w:r>
        <w:rPr>
          <w:rtl/>
        </w:rPr>
        <w:t>–</w:t>
      </w:r>
      <w:r>
        <w:rPr>
          <w:rFonts w:hint="cs"/>
          <w:rtl/>
        </w:rPr>
        <w:t xml:space="preserve"> כן מגיע להם, צריך לתת להם.  </w:t>
      </w:r>
    </w:p>
    <w:p w14:paraId="793DA8FF" w14:textId="77777777" w:rsidR="00000000" w:rsidRDefault="007C71EE">
      <w:pPr>
        <w:pStyle w:val="a"/>
        <w:rPr>
          <w:rFonts w:hint="cs"/>
          <w:rtl/>
        </w:rPr>
      </w:pPr>
    </w:p>
    <w:p w14:paraId="4D8939AB" w14:textId="77777777" w:rsidR="00000000" w:rsidRDefault="007C71EE">
      <w:pPr>
        <w:pStyle w:val="ac"/>
        <w:rPr>
          <w:rtl/>
        </w:rPr>
      </w:pPr>
      <w:r>
        <w:rPr>
          <w:rFonts w:hint="eastAsia"/>
          <w:rtl/>
        </w:rPr>
        <w:t>רשף</w:t>
      </w:r>
      <w:r>
        <w:rPr>
          <w:rtl/>
        </w:rPr>
        <w:t xml:space="preserve"> חן (שינוי):</w:t>
      </w:r>
    </w:p>
    <w:p w14:paraId="247638DA" w14:textId="77777777" w:rsidR="00000000" w:rsidRDefault="007C71EE">
      <w:pPr>
        <w:pStyle w:val="a"/>
        <w:rPr>
          <w:rFonts w:hint="cs"/>
          <w:rtl/>
        </w:rPr>
      </w:pPr>
    </w:p>
    <w:p w14:paraId="666FD3F7" w14:textId="77777777" w:rsidR="00000000" w:rsidRDefault="007C71EE">
      <w:pPr>
        <w:pStyle w:val="a"/>
        <w:rPr>
          <w:rFonts w:hint="cs"/>
          <w:rtl/>
        </w:rPr>
      </w:pPr>
      <w:r>
        <w:rPr>
          <w:rFonts w:hint="cs"/>
          <w:rtl/>
        </w:rPr>
        <w:t>הוא לא אמר שלא מגיע להם. הוא אמר שמגיע להם לפי קריטריונים.</w:t>
      </w:r>
    </w:p>
    <w:p w14:paraId="6B23A396" w14:textId="77777777" w:rsidR="00000000" w:rsidRDefault="007C71EE">
      <w:pPr>
        <w:pStyle w:val="a"/>
        <w:rPr>
          <w:rFonts w:hint="cs"/>
          <w:rtl/>
        </w:rPr>
      </w:pPr>
    </w:p>
    <w:p w14:paraId="5147B12B" w14:textId="77777777" w:rsidR="00000000" w:rsidRDefault="007C71EE">
      <w:pPr>
        <w:pStyle w:val="ad"/>
        <w:rPr>
          <w:rtl/>
        </w:rPr>
      </w:pPr>
      <w:r>
        <w:rPr>
          <w:rtl/>
        </w:rPr>
        <w:t>היו"ר נסים דהן:</w:t>
      </w:r>
    </w:p>
    <w:p w14:paraId="4664AC3E" w14:textId="77777777" w:rsidR="00000000" w:rsidRDefault="007C71EE">
      <w:pPr>
        <w:pStyle w:val="a"/>
        <w:rPr>
          <w:rtl/>
        </w:rPr>
      </w:pPr>
    </w:p>
    <w:p w14:paraId="1F309666" w14:textId="77777777" w:rsidR="00000000" w:rsidRDefault="007C71EE">
      <w:pPr>
        <w:pStyle w:val="a"/>
        <w:rPr>
          <w:rFonts w:hint="cs"/>
          <w:rtl/>
        </w:rPr>
      </w:pPr>
      <w:r>
        <w:rPr>
          <w:rFonts w:hint="cs"/>
          <w:rtl/>
        </w:rPr>
        <w:t>קריאות ביניים אפשר. לא ויכוח.</w:t>
      </w:r>
    </w:p>
    <w:p w14:paraId="260692A9" w14:textId="77777777" w:rsidR="00000000" w:rsidRDefault="007C71EE">
      <w:pPr>
        <w:pStyle w:val="a"/>
        <w:rPr>
          <w:rFonts w:hint="cs"/>
          <w:rtl/>
        </w:rPr>
      </w:pPr>
    </w:p>
    <w:p w14:paraId="65351B6F" w14:textId="77777777" w:rsidR="00000000" w:rsidRDefault="007C71EE">
      <w:pPr>
        <w:pStyle w:val="SpeakerCon"/>
        <w:rPr>
          <w:rtl/>
        </w:rPr>
      </w:pPr>
      <w:bookmarkStart w:id="703" w:name="FS000000483T27_05_2003_03_03_46C"/>
      <w:bookmarkEnd w:id="703"/>
      <w:r>
        <w:rPr>
          <w:rtl/>
        </w:rPr>
        <w:t>דוד אזולאי (ש"ס):</w:t>
      </w:r>
    </w:p>
    <w:p w14:paraId="416A5A73" w14:textId="77777777" w:rsidR="00000000" w:rsidRDefault="007C71EE">
      <w:pPr>
        <w:pStyle w:val="a"/>
        <w:rPr>
          <w:rtl/>
        </w:rPr>
      </w:pPr>
    </w:p>
    <w:p w14:paraId="281CC18D" w14:textId="77777777" w:rsidR="00000000" w:rsidRDefault="007C71EE">
      <w:pPr>
        <w:pStyle w:val="a"/>
        <w:rPr>
          <w:rFonts w:hint="cs"/>
          <w:rtl/>
        </w:rPr>
      </w:pPr>
      <w:r>
        <w:rPr>
          <w:rFonts w:hint="cs"/>
          <w:rtl/>
        </w:rPr>
        <w:t>וכך ממשיכה הממשלה הזאת ברמיסת השבת. היתר להצגת חמץ בחג הפס</w:t>
      </w:r>
      <w:r>
        <w:rPr>
          <w:rFonts w:hint="cs"/>
          <w:rtl/>
        </w:rPr>
        <w:t>ח בפרהסיה - כן. ורוב חברי הכנסת של הרוב הדורס, של הליכוד, הם מסורתיים, ויש כאלה גם דתיים שומרי שבת, ואני מכיר אותם באופן אישי. בשיחות פרוזדור הם מביעים את מחאתם על כל הדברים הללו, אבל מול הראיס, חס וחלילה לא מעזים. מי שיעז מייד יישלח אליו בנו של הראיס, עמר</w:t>
      </w:r>
      <w:r>
        <w:rPr>
          <w:rFonts w:hint="cs"/>
          <w:rtl/>
        </w:rPr>
        <w:t>י, והוא ישליט סדר, וזה מייד ישוב בו, שמא חלילה יבולע לו.</w:t>
      </w:r>
    </w:p>
    <w:p w14:paraId="7239F48B" w14:textId="77777777" w:rsidR="00000000" w:rsidRDefault="007C71EE">
      <w:pPr>
        <w:pStyle w:val="a"/>
        <w:rPr>
          <w:rFonts w:hint="cs"/>
          <w:rtl/>
        </w:rPr>
      </w:pPr>
    </w:p>
    <w:p w14:paraId="34676CC9" w14:textId="77777777" w:rsidR="00000000" w:rsidRDefault="007C71EE">
      <w:pPr>
        <w:pStyle w:val="a"/>
        <w:rPr>
          <w:rFonts w:hint="cs"/>
          <w:rtl/>
        </w:rPr>
      </w:pPr>
      <w:r>
        <w:rPr>
          <w:rFonts w:hint="cs"/>
          <w:rtl/>
        </w:rPr>
        <w:t>חשבתי ששרון שינה את עורו רק כלפי החרדים ושכח שהציבור החרדי היה היחיד שנתן לו לגיטימציה ופתח בפניו דלתות של אדמו"רים, רבנים ונכבדי הדת, כאשר השמאל החרים אותו אחרי סברה ושתילה ורדף אותו. אבל אנחנו ליט</w:t>
      </w:r>
      <w:r>
        <w:rPr>
          <w:rFonts w:hint="cs"/>
          <w:rtl/>
        </w:rPr>
        <w:t>פנו, קירבנו, עודדנו.</w:t>
      </w:r>
    </w:p>
    <w:p w14:paraId="7EC53142" w14:textId="77777777" w:rsidR="00000000" w:rsidRDefault="007C71EE">
      <w:pPr>
        <w:pStyle w:val="a"/>
        <w:rPr>
          <w:rFonts w:hint="cs"/>
          <w:rtl/>
        </w:rPr>
      </w:pPr>
    </w:p>
    <w:p w14:paraId="6DFFB3CD" w14:textId="77777777" w:rsidR="00000000" w:rsidRDefault="007C71EE">
      <w:pPr>
        <w:pStyle w:val="ac"/>
        <w:rPr>
          <w:rtl/>
        </w:rPr>
      </w:pPr>
      <w:r>
        <w:rPr>
          <w:rFonts w:hint="eastAsia"/>
          <w:rtl/>
        </w:rPr>
        <w:t>יולי</w:t>
      </w:r>
      <w:r>
        <w:rPr>
          <w:rtl/>
        </w:rPr>
        <w:t xml:space="preserve"> תמיר (העבודה-מימד):</w:t>
      </w:r>
    </w:p>
    <w:p w14:paraId="05A19F03" w14:textId="77777777" w:rsidR="00000000" w:rsidRDefault="007C71EE">
      <w:pPr>
        <w:pStyle w:val="a"/>
        <w:rPr>
          <w:rFonts w:hint="cs"/>
          <w:rtl/>
        </w:rPr>
      </w:pPr>
    </w:p>
    <w:p w14:paraId="245DD9FC" w14:textId="77777777" w:rsidR="00000000" w:rsidRDefault="007C71EE">
      <w:pPr>
        <w:pStyle w:val="a"/>
        <w:rPr>
          <w:rFonts w:hint="cs"/>
          <w:rtl/>
        </w:rPr>
      </w:pPr>
      <w:r>
        <w:rPr>
          <w:rFonts w:hint="cs"/>
          <w:rtl/>
        </w:rPr>
        <w:t>זה לא היה לכבודכם.</w:t>
      </w:r>
    </w:p>
    <w:p w14:paraId="3F804C3F" w14:textId="77777777" w:rsidR="00000000" w:rsidRDefault="007C71EE">
      <w:pPr>
        <w:pStyle w:val="a"/>
        <w:rPr>
          <w:rFonts w:hint="cs"/>
          <w:rtl/>
        </w:rPr>
      </w:pPr>
    </w:p>
    <w:p w14:paraId="37F9F377" w14:textId="77777777" w:rsidR="00000000" w:rsidRDefault="007C71EE">
      <w:pPr>
        <w:pStyle w:val="SpeakerCon"/>
        <w:rPr>
          <w:rtl/>
        </w:rPr>
      </w:pPr>
      <w:bookmarkStart w:id="704" w:name="FS000000483T27_05_2003_03_07_37C"/>
      <w:bookmarkEnd w:id="704"/>
      <w:r>
        <w:rPr>
          <w:rtl/>
        </w:rPr>
        <w:t>דוד אזולאי (ש"ס):</w:t>
      </w:r>
    </w:p>
    <w:p w14:paraId="0AFDE943" w14:textId="77777777" w:rsidR="00000000" w:rsidRDefault="007C71EE">
      <w:pPr>
        <w:pStyle w:val="a"/>
        <w:rPr>
          <w:rtl/>
        </w:rPr>
      </w:pPr>
    </w:p>
    <w:p w14:paraId="49EA5853" w14:textId="77777777" w:rsidR="00000000" w:rsidRDefault="007C71EE">
      <w:pPr>
        <w:pStyle w:val="a"/>
        <w:rPr>
          <w:rFonts w:hint="cs"/>
          <w:rtl/>
        </w:rPr>
      </w:pPr>
      <w:r>
        <w:rPr>
          <w:rFonts w:hint="cs"/>
          <w:rtl/>
        </w:rPr>
        <w:t xml:space="preserve">תראי, זאת היתה המציאות. אני מודה באשמה, חברת הכנסת יולי תמיר, אהבנו את אריק שרון, רצינו אותו. אנחנו, אני מודה, אנחנו הבאנו אותו לראשות הממשלה. יכול להיות שמשמים מענישים </w:t>
      </w:r>
      <w:r>
        <w:rPr>
          <w:rFonts w:hint="cs"/>
          <w:rtl/>
        </w:rPr>
        <w:t xml:space="preserve">אותנו היום על כך שהבאנו את האיש הזה לממשלה. מה לעשות? אנחנו אנשים מאמינים בני מאמינים. כל מה שנעשה, אין אדם נוקף אצבע מלמטה אלא אם כך גזרו מלמעלה. כנראה שאנחנו נענשים על כך שהבאנו את אריק שרון לראשות הממשלה הזאת. </w:t>
      </w:r>
    </w:p>
    <w:p w14:paraId="3E4B4FB4" w14:textId="77777777" w:rsidR="00000000" w:rsidRDefault="007C71EE">
      <w:pPr>
        <w:pStyle w:val="a"/>
        <w:rPr>
          <w:rFonts w:hint="cs"/>
          <w:rtl/>
        </w:rPr>
      </w:pPr>
    </w:p>
    <w:p w14:paraId="6A3D8747" w14:textId="77777777" w:rsidR="00000000" w:rsidRDefault="007C71EE">
      <w:pPr>
        <w:pStyle w:val="a"/>
        <w:rPr>
          <w:rFonts w:hint="cs"/>
          <w:rtl/>
        </w:rPr>
      </w:pPr>
      <w:r>
        <w:rPr>
          <w:rFonts w:hint="cs"/>
          <w:rtl/>
        </w:rPr>
        <w:t>אבל התברר שאריק שרון כפוי טובה. אין לו הכ</w:t>
      </w:r>
      <w:r>
        <w:rPr>
          <w:rFonts w:hint="cs"/>
          <w:rtl/>
        </w:rPr>
        <w:t>רת הטוב.</w:t>
      </w:r>
    </w:p>
    <w:p w14:paraId="557B954B" w14:textId="77777777" w:rsidR="00000000" w:rsidRDefault="007C71EE">
      <w:pPr>
        <w:pStyle w:val="a"/>
        <w:rPr>
          <w:rFonts w:hint="cs"/>
          <w:rtl/>
        </w:rPr>
      </w:pPr>
    </w:p>
    <w:p w14:paraId="011B4AAC" w14:textId="77777777" w:rsidR="00000000" w:rsidRDefault="007C71EE">
      <w:pPr>
        <w:pStyle w:val="ac"/>
        <w:rPr>
          <w:rtl/>
        </w:rPr>
      </w:pPr>
      <w:r>
        <w:rPr>
          <w:rFonts w:hint="eastAsia"/>
          <w:rtl/>
        </w:rPr>
        <w:t>עזמי</w:t>
      </w:r>
      <w:r>
        <w:rPr>
          <w:rtl/>
        </w:rPr>
        <w:t xml:space="preserve"> בשארה (בל"ד):</w:t>
      </w:r>
    </w:p>
    <w:p w14:paraId="0F0C5598" w14:textId="77777777" w:rsidR="00000000" w:rsidRDefault="007C71EE">
      <w:pPr>
        <w:pStyle w:val="a"/>
        <w:rPr>
          <w:rFonts w:hint="cs"/>
          <w:rtl/>
        </w:rPr>
      </w:pPr>
    </w:p>
    <w:p w14:paraId="673C6908" w14:textId="77777777" w:rsidR="00000000" w:rsidRDefault="007C71EE">
      <w:pPr>
        <w:pStyle w:val="a"/>
        <w:rPr>
          <w:rFonts w:hint="cs"/>
          <w:rtl/>
        </w:rPr>
      </w:pPr>
      <w:r>
        <w:rPr>
          <w:rFonts w:hint="cs"/>
          <w:rtl/>
        </w:rPr>
        <w:t>אז כל הבעיה היא שלא הכניסו אתכם.</w:t>
      </w:r>
    </w:p>
    <w:p w14:paraId="139641D2" w14:textId="77777777" w:rsidR="00000000" w:rsidRDefault="007C71EE">
      <w:pPr>
        <w:pStyle w:val="a"/>
        <w:rPr>
          <w:rFonts w:hint="cs"/>
          <w:rtl/>
        </w:rPr>
      </w:pPr>
    </w:p>
    <w:p w14:paraId="0667D249" w14:textId="77777777" w:rsidR="00000000" w:rsidRDefault="007C71EE">
      <w:pPr>
        <w:pStyle w:val="SpeakerCon"/>
        <w:rPr>
          <w:rtl/>
        </w:rPr>
      </w:pPr>
      <w:bookmarkStart w:id="705" w:name="FS000000483T27_05_2003_03_09_16C"/>
      <w:bookmarkEnd w:id="705"/>
      <w:r>
        <w:rPr>
          <w:rtl/>
        </w:rPr>
        <w:t>דוד אזולאי (ש"ס):</w:t>
      </w:r>
    </w:p>
    <w:p w14:paraId="57FAE873" w14:textId="77777777" w:rsidR="00000000" w:rsidRDefault="007C71EE">
      <w:pPr>
        <w:pStyle w:val="a"/>
        <w:rPr>
          <w:rtl/>
        </w:rPr>
      </w:pPr>
    </w:p>
    <w:p w14:paraId="4FB46AE1" w14:textId="77777777" w:rsidR="00000000" w:rsidRDefault="007C71EE">
      <w:pPr>
        <w:pStyle w:val="a"/>
        <w:rPr>
          <w:rFonts w:hint="cs"/>
          <w:rtl/>
        </w:rPr>
      </w:pPr>
      <w:r>
        <w:rPr>
          <w:rFonts w:hint="cs"/>
          <w:rtl/>
        </w:rPr>
        <w:t xml:space="preserve">לא, אתה תיכף תשמע. האמן לי, אני שמח שאנחנו בחוץ. אגיד לך למה, ואתה תהיה מופתע ותשמע. </w:t>
      </w:r>
    </w:p>
    <w:p w14:paraId="5775112E" w14:textId="77777777" w:rsidR="00000000" w:rsidRDefault="007C71EE">
      <w:pPr>
        <w:pStyle w:val="a"/>
        <w:rPr>
          <w:rFonts w:hint="cs"/>
          <w:rtl/>
        </w:rPr>
      </w:pPr>
    </w:p>
    <w:p w14:paraId="4120EA93" w14:textId="77777777" w:rsidR="00000000" w:rsidRDefault="007C71EE">
      <w:pPr>
        <w:pStyle w:val="a"/>
        <w:rPr>
          <w:rFonts w:hint="cs"/>
          <w:rtl/>
        </w:rPr>
      </w:pPr>
      <w:r>
        <w:rPr>
          <w:rFonts w:hint="cs"/>
          <w:rtl/>
        </w:rPr>
        <w:t>במשך שנים אני לפחות, בניגוד לחברי, אמרתי: לנו אין עסק עם הימין. אנחנו מדברים אל אותו צ</w:t>
      </w:r>
      <w:r>
        <w:rPr>
          <w:rFonts w:hint="cs"/>
          <w:rtl/>
        </w:rPr>
        <w:t>יבור. פעם אחת צריך לעשות את ההפרדה הזאת. לא יכולנו לדבר על הימין בפני הציבור שלנו, היו זורקים עלינו עגבניות אם היינו עושים את זה. אני שמח שזה קורה. הציבור שלנו מתעשת ורואה מי זה הימין. הם יותר גרועים מבחינה דתית מן השמאל, מפני שפרצופו האמיתי של אריק שרון ה</w:t>
      </w:r>
      <w:r>
        <w:rPr>
          <w:rFonts w:hint="cs"/>
          <w:rtl/>
        </w:rPr>
        <w:t xml:space="preserve">תגלה במלוא הדרו היום. </w:t>
      </w:r>
    </w:p>
    <w:p w14:paraId="26D3F394" w14:textId="77777777" w:rsidR="00000000" w:rsidRDefault="007C71EE">
      <w:pPr>
        <w:pStyle w:val="a"/>
        <w:rPr>
          <w:rFonts w:hint="cs"/>
          <w:rtl/>
        </w:rPr>
      </w:pPr>
    </w:p>
    <w:p w14:paraId="2C343701" w14:textId="77777777" w:rsidR="00000000" w:rsidRDefault="007C71EE">
      <w:pPr>
        <w:pStyle w:val="a"/>
        <w:rPr>
          <w:rFonts w:hint="cs"/>
          <w:rtl/>
        </w:rPr>
      </w:pPr>
      <w:r>
        <w:rPr>
          <w:rFonts w:hint="cs"/>
          <w:rtl/>
        </w:rPr>
        <w:t>לכן אני שמח שאני באופוזיציה, ואני עוד יותר שמח שאני לא צריך להרים את ידי בעד כל הגזירות הכלכליות הללו. אוי ואבוי לי אם הייתי צריך לעמוד היום בקואליציה הזאת ולהרים את ידי כנגד השכבה החלשה במדינת ישראל.</w:t>
      </w:r>
    </w:p>
    <w:p w14:paraId="6A2EEAB7" w14:textId="77777777" w:rsidR="00000000" w:rsidRDefault="007C71EE">
      <w:pPr>
        <w:pStyle w:val="a"/>
        <w:rPr>
          <w:rFonts w:hint="cs"/>
          <w:rtl/>
        </w:rPr>
      </w:pPr>
    </w:p>
    <w:p w14:paraId="24EF6804" w14:textId="77777777" w:rsidR="00000000" w:rsidRDefault="007C71EE">
      <w:pPr>
        <w:pStyle w:val="a"/>
        <w:rPr>
          <w:rFonts w:hint="cs"/>
          <w:rtl/>
        </w:rPr>
      </w:pPr>
      <w:r>
        <w:rPr>
          <w:rFonts w:hint="cs"/>
          <w:rtl/>
        </w:rPr>
        <w:t>עם זה, אני בטוח שאילו היינו הי</w:t>
      </w:r>
      <w:r>
        <w:rPr>
          <w:rFonts w:hint="cs"/>
          <w:rtl/>
        </w:rPr>
        <w:t>ום בקואליציה, האוצר לא היה חולם להביא את התוכנית הזאת, כי הוא היה יודע שזה לא יעבור. אנחנו תמיד היינו האופוזיציה שבתוך הקואליציה. לכן הם לא היו מעזים לעשות את זה.</w:t>
      </w:r>
    </w:p>
    <w:p w14:paraId="0F762CC2" w14:textId="77777777" w:rsidR="00000000" w:rsidRDefault="007C71EE">
      <w:pPr>
        <w:pStyle w:val="a"/>
        <w:rPr>
          <w:rFonts w:hint="cs"/>
          <w:rtl/>
        </w:rPr>
      </w:pPr>
    </w:p>
    <w:p w14:paraId="439FD702" w14:textId="77777777" w:rsidR="00000000" w:rsidRDefault="007C71EE">
      <w:pPr>
        <w:pStyle w:val="ac"/>
        <w:rPr>
          <w:rtl/>
        </w:rPr>
      </w:pPr>
    </w:p>
    <w:p w14:paraId="66083AF8" w14:textId="77777777" w:rsidR="00000000" w:rsidRDefault="007C71EE">
      <w:pPr>
        <w:pStyle w:val="ac"/>
        <w:rPr>
          <w:rtl/>
        </w:rPr>
      </w:pPr>
      <w:r>
        <w:rPr>
          <w:rFonts w:hint="eastAsia"/>
          <w:rtl/>
        </w:rPr>
        <w:t>רשף</w:t>
      </w:r>
      <w:r>
        <w:rPr>
          <w:rtl/>
        </w:rPr>
        <w:t xml:space="preserve"> חן (שינוי):</w:t>
      </w:r>
    </w:p>
    <w:p w14:paraId="64CB34BA" w14:textId="77777777" w:rsidR="00000000" w:rsidRDefault="007C71EE">
      <w:pPr>
        <w:pStyle w:val="a"/>
        <w:rPr>
          <w:rFonts w:hint="cs"/>
          <w:rtl/>
        </w:rPr>
      </w:pPr>
    </w:p>
    <w:p w14:paraId="62B2AE57" w14:textId="77777777" w:rsidR="00000000" w:rsidRDefault="007C71EE">
      <w:pPr>
        <w:pStyle w:val="a"/>
        <w:rPr>
          <w:rFonts w:hint="cs"/>
          <w:rtl/>
        </w:rPr>
      </w:pPr>
      <w:r>
        <w:rPr>
          <w:rFonts w:hint="cs"/>
          <w:rtl/>
        </w:rPr>
        <w:t>לא בלי תוספת משמעותית לישיבות שלכם.</w:t>
      </w:r>
    </w:p>
    <w:p w14:paraId="7BD73996" w14:textId="77777777" w:rsidR="00000000" w:rsidRDefault="007C71EE">
      <w:pPr>
        <w:pStyle w:val="a"/>
        <w:rPr>
          <w:rFonts w:hint="cs"/>
          <w:rtl/>
        </w:rPr>
      </w:pPr>
    </w:p>
    <w:p w14:paraId="0AC9249C" w14:textId="77777777" w:rsidR="00000000" w:rsidRDefault="007C71EE">
      <w:pPr>
        <w:pStyle w:val="SpeakerCon"/>
        <w:rPr>
          <w:rtl/>
        </w:rPr>
      </w:pPr>
      <w:bookmarkStart w:id="706" w:name="FS000000483T27_05_2003_03_13_08C"/>
      <w:bookmarkEnd w:id="706"/>
      <w:r>
        <w:rPr>
          <w:rtl/>
        </w:rPr>
        <w:t>דוד אזולאי (ש"ס):</w:t>
      </w:r>
    </w:p>
    <w:p w14:paraId="618E248D" w14:textId="77777777" w:rsidR="00000000" w:rsidRDefault="007C71EE">
      <w:pPr>
        <w:pStyle w:val="a"/>
        <w:rPr>
          <w:rtl/>
        </w:rPr>
      </w:pPr>
    </w:p>
    <w:p w14:paraId="251D11B0" w14:textId="77777777" w:rsidR="00000000" w:rsidRDefault="007C71EE">
      <w:pPr>
        <w:pStyle w:val="a"/>
        <w:rPr>
          <w:rFonts w:hint="cs"/>
          <w:rtl/>
        </w:rPr>
      </w:pPr>
      <w:r>
        <w:rPr>
          <w:rFonts w:hint="cs"/>
          <w:rtl/>
        </w:rPr>
        <w:t>אדוני היושב-ראש, ה</w:t>
      </w:r>
      <w:r>
        <w:rPr>
          <w:rFonts w:hint="cs"/>
          <w:rtl/>
        </w:rPr>
        <w:t>יום שרון הגדיל לעשות נגד חבריו ובוחריו כאשר הלך על מפת הדרכים, כשעדיין לא שמענו מאף אחד בימין, מאלו התומכים בתוכנית הזאת, אף לא מלה טובה אחת, והשמאל קיבל קומפלימנטים למכביר. גם כאן, שרון רמס את הרעיון של ארץ-ישראל השלמה, והוא עושה למען הקמת מדינה פלסטינית.</w:t>
      </w:r>
      <w:r>
        <w:rPr>
          <w:rFonts w:hint="cs"/>
          <w:rtl/>
        </w:rPr>
        <w:t xml:space="preserve"> היום, בישיבת סיעתו, הוא הגדיל לעשות, והאמינו לי, כששמעתי את אריק שרון היום ברדיו דמיינתי לעצמי מה חסר לו עוד לעשות </w:t>
      </w:r>
      <w:r>
        <w:rPr>
          <w:rtl/>
        </w:rPr>
        <w:t>–</w:t>
      </w:r>
      <w:r>
        <w:rPr>
          <w:rFonts w:hint="cs"/>
          <w:rtl/>
        </w:rPr>
        <w:t xml:space="preserve"> להביא שלט גדול, לעמוד ליד חברת הכנסת זהבה גלאון ולהגיד "די לכיבוש", רק זה היה חסר. הכול היה מושלם </w:t>
      </w:r>
      <w:r>
        <w:rPr>
          <w:rtl/>
        </w:rPr>
        <w:t>–</w:t>
      </w:r>
      <w:r>
        <w:rPr>
          <w:rFonts w:hint="cs"/>
          <w:rtl/>
        </w:rPr>
        <w:t xml:space="preserve"> אריק שרון מדבר על הכיבוש.  ימות המשיח.</w:t>
      </w:r>
    </w:p>
    <w:p w14:paraId="673C45F5" w14:textId="77777777" w:rsidR="00000000" w:rsidRDefault="007C71EE">
      <w:pPr>
        <w:pStyle w:val="a"/>
        <w:rPr>
          <w:rFonts w:hint="cs"/>
          <w:rtl/>
        </w:rPr>
      </w:pPr>
    </w:p>
    <w:p w14:paraId="0E54AA9D" w14:textId="77777777" w:rsidR="00000000" w:rsidRDefault="007C71EE">
      <w:pPr>
        <w:pStyle w:val="ac"/>
        <w:rPr>
          <w:rtl/>
        </w:rPr>
      </w:pPr>
      <w:r>
        <w:rPr>
          <w:rFonts w:hint="eastAsia"/>
          <w:rtl/>
        </w:rPr>
        <w:t>יולי</w:t>
      </w:r>
      <w:r>
        <w:rPr>
          <w:rtl/>
        </w:rPr>
        <w:t xml:space="preserve"> תמיר (העבודה-מימד):</w:t>
      </w:r>
    </w:p>
    <w:p w14:paraId="6121FE02" w14:textId="77777777" w:rsidR="00000000" w:rsidRDefault="007C71EE">
      <w:pPr>
        <w:pStyle w:val="a"/>
        <w:rPr>
          <w:rFonts w:hint="cs"/>
          <w:rtl/>
        </w:rPr>
      </w:pPr>
    </w:p>
    <w:p w14:paraId="701A7CAC" w14:textId="77777777" w:rsidR="00000000" w:rsidRDefault="007C71EE">
      <w:pPr>
        <w:pStyle w:val="a"/>
        <w:rPr>
          <w:rFonts w:hint="cs"/>
          <w:rtl/>
        </w:rPr>
      </w:pPr>
      <w:r>
        <w:rPr>
          <w:rFonts w:hint="cs"/>
          <w:rtl/>
        </w:rPr>
        <w:t>רק עכשיו הוא גילה שזה כיבוש, אחרי 30 וכמה שנים.</w:t>
      </w:r>
    </w:p>
    <w:p w14:paraId="432DCC8B" w14:textId="77777777" w:rsidR="00000000" w:rsidRDefault="007C71EE">
      <w:pPr>
        <w:pStyle w:val="a"/>
        <w:rPr>
          <w:rFonts w:hint="cs"/>
          <w:rtl/>
        </w:rPr>
      </w:pPr>
    </w:p>
    <w:p w14:paraId="4F0CC64A" w14:textId="77777777" w:rsidR="00000000" w:rsidRDefault="007C71EE">
      <w:pPr>
        <w:pStyle w:val="ac"/>
        <w:rPr>
          <w:rtl/>
        </w:rPr>
      </w:pPr>
      <w:r>
        <w:rPr>
          <w:rFonts w:hint="eastAsia"/>
          <w:rtl/>
        </w:rPr>
        <w:t>רשף</w:t>
      </w:r>
      <w:r>
        <w:rPr>
          <w:rtl/>
        </w:rPr>
        <w:t xml:space="preserve"> חן (שינוי):</w:t>
      </w:r>
    </w:p>
    <w:p w14:paraId="381FDDE6" w14:textId="77777777" w:rsidR="00000000" w:rsidRDefault="007C71EE">
      <w:pPr>
        <w:pStyle w:val="a"/>
        <w:rPr>
          <w:rFonts w:hint="cs"/>
          <w:rtl/>
        </w:rPr>
      </w:pPr>
    </w:p>
    <w:p w14:paraId="3990924D" w14:textId="77777777" w:rsidR="00000000" w:rsidRDefault="007C71EE">
      <w:pPr>
        <w:pStyle w:val="a"/>
        <w:rPr>
          <w:rFonts w:hint="cs"/>
          <w:rtl/>
        </w:rPr>
      </w:pPr>
      <w:r>
        <w:rPr>
          <w:rFonts w:hint="cs"/>
          <w:rtl/>
        </w:rPr>
        <w:t>אל תשמחי מוקדם מדי.</w:t>
      </w:r>
    </w:p>
    <w:p w14:paraId="7A497454" w14:textId="77777777" w:rsidR="00000000" w:rsidRDefault="007C71EE">
      <w:pPr>
        <w:pStyle w:val="a"/>
        <w:rPr>
          <w:rFonts w:hint="cs"/>
          <w:rtl/>
        </w:rPr>
      </w:pPr>
    </w:p>
    <w:p w14:paraId="6F00AAFB" w14:textId="77777777" w:rsidR="00000000" w:rsidRDefault="007C71EE">
      <w:pPr>
        <w:pStyle w:val="ac"/>
        <w:rPr>
          <w:rtl/>
        </w:rPr>
      </w:pPr>
      <w:r>
        <w:rPr>
          <w:rFonts w:hint="eastAsia"/>
          <w:rtl/>
        </w:rPr>
        <w:t>יולי</w:t>
      </w:r>
      <w:r>
        <w:rPr>
          <w:rtl/>
        </w:rPr>
        <w:t xml:space="preserve"> תמיר (העבודה-מימד):</w:t>
      </w:r>
    </w:p>
    <w:p w14:paraId="07AC51C1" w14:textId="77777777" w:rsidR="00000000" w:rsidRDefault="007C71EE">
      <w:pPr>
        <w:pStyle w:val="a"/>
        <w:rPr>
          <w:rFonts w:hint="cs"/>
          <w:rtl/>
        </w:rPr>
      </w:pPr>
    </w:p>
    <w:p w14:paraId="78C9023F" w14:textId="77777777" w:rsidR="00000000" w:rsidRDefault="007C71EE">
      <w:pPr>
        <w:pStyle w:val="a"/>
        <w:rPr>
          <w:rFonts w:hint="cs"/>
          <w:rtl/>
        </w:rPr>
      </w:pPr>
      <w:r>
        <w:rPr>
          <w:rFonts w:hint="cs"/>
          <w:rtl/>
        </w:rPr>
        <w:t>תאמין לי, אף פעם אני לא שמחה מוקדם מדי.</w:t>
      </w:r>
    </w:p>
    <w:p w14:paraId="52682060" w14:textId="77777777" w:rsidR="00000000" w:rsidRDefault="007C71EE">
      <w:pPr>
        <w:pStyle w:val="a"/>
        <w:rPr>
          <w:rFonts w:hint="cs"/>
          <w:rtl/>
        </w:rPr>
      </w:pPr>
    </w:p>
    <w:p w14:paraId="7FAED584" w14:textId="77777777" w:rsidR="00000000" w:rsidRDefault="007C71EE">
      <w:pPr>
        <w:pStyle w:val="SpeakerCon"/>
        <w:rPr>
          <w:rtl/>
        </w:rPr>
      </w:pPr>
      <w:bookmarkStart w:id="707" w:name="FS000000483T27_05_2003_03_16_17C"/>
      <w:bookmarkEnd w:id="707"/>
      <w:r>
        <w:rPr>
          <w:rtl/>
        </w:rPr>
        <w:t>דוד אזולאי (ש"ס):</w:t>
      </w:r>
    </w:p>
    <w:p w14:paraId="71423691" w14:textId="77777777" w:rsidR="00000000" w:rsidRDefault="007C71EE">
      <w:pPr>
        <w:pStyle w:val="a"/>
        <w:rPr>
          <w:rtl/>
        </w:rPr>
      </w:pPr>
    </w:p>
    <w:p w14:paraId="14343E35" w14:textId="77777777" w:rsidR="00000000" w:rsidRDefault="007C71EE">
      <w:pPr>
        <w:pStyle w:val="a"/>
        <w:rPr>
          <w:rFonts w:hint="cs"/>
          <w:rtl/>
        </w:rPr>
      </w:pPr>
      <w:r>
        <w:rPr>
          <w:rFonts w:hint="cs"/>
          <w:rtl/>
        </w:rPr>
        <w:t>כנראה שיש לו הצתה מאוחרת. אבל, חברת הכנסת יולי תמיר, תי</w:t>
      </w:r>
      <w:r>
        <w:rPr>
          <w:rFonts w:hint="cs"/>
          <w:rtl/>
        </w:rPr>
        <w:t>כף, תשמעי אותי עד הסוף. ראש הממשלה, מר שרון, מה קרה לך לעת זיקנתך? האם בשביל להיכנס להיסטוריה אתה מוכן הכול לעשות? לפרק את הברית עם החרדים, לרמוס את חזון ארץ-ישראל השלמה, את ערכי ההתנחלות, לפגוע בחלשים שהם-הם הציבור הפוטנציאלי של הליכוד? הכול בבת אחת נשכח,</w:t>
      </w:r>
      <w:r>
        <w:rPr>
          <w:rFonts w:hint="cs"/>
          <w:rtl/>
        </w:rPr>
        <w:t xml:space="preserve"> נרמס, לא קיים? אבל רק הליכוד יכול, אף אחד לא יכול. את החוכמה הזאת תמצאו רק בליכוד.</w:t>
      </w:r>
    </w:p>
    <w:p w14:paraId="33432F87" w14:textId="77777777" w:rsidR="00000000" w:rsidRDefault="007C71EE">
      <w:pPr>
        <w:pStyle w:val="a"/>
        <w:rPr>
          <w:rFonts w:hint="cs"/>
          <w:rtl/>
        </w:rPr>
      </w:pPr>
    </w:p>
    <w:p w14:paraId="33831154" w14:textId="77777777" w:rsidR="00000000" w:rsidRDefault="007C71EE">
      <w:pPr>
        <w:pStyle w:val="a"/>
        <w:rPr>
          <w:rFonts w:hint="cs"/>
          <w:rtl/>
        </w:rPr>
      </w:pPr>
      <w:r>
        <w:rPr>
          <w:rFonts w:hint="cs"/>
          <w:rtl/>
        </w:rPr>
        <w:t>אני רק חושב לעצמי, חברת הכנסת יולי תמיר, מה היה קורה היום אם ראש הממשלה היה מהשמאל והיה הולך על מפת הדרכים. שומו שמים, אני לא רוצה אפילו לדמיין. היו יוצאים למרפסת בכיכר-צי</w:t>
      </w:r>
      <w:r>
        <w:rPr>
          <w:rFonts w:hint="cs"/>
          <w:rtl/>
        </w:rPr>
        <w:t>ון וזועקים שם לשמים, והפגנות ברחוב, ומי יודע אם חס ושלום לא היה נשפך דם. ראינו שעל פחות מזה עמדו מול ביתו של הרב עובדיה יוסף ימים ולילות. מה לא עשו לרב עובדיה יוסף בהסכמי אוסלו, כאשר רק נמנענו מהם. היום יש תוכנית שהיא פי כמה וכמה יותר גרועה מהסכמי אוסלו. ז</w:t>
      </w:r>
      <w:r>
        <w:rPr>
          <w:rFonts w:hint="cs"/>
          <w:rtl/>
        </w:rPr>
        <w:t>ה אריק שרון.</w:t>
      </w:r>
    </w:p>
    <w:p w14:paraId="463CA1B3" w14:textId="77777777" w:rsidR="00000000" w:rsidRDefault="007C71EE">
      <w:pPr>
        <w:pStyle w:val="a"/>
        <w:rPr>
          <w:rFonts w:hint="cs"/>
          <w:rtl/>
        </w:rPr>
      </w:pPr>
    </w:p>
    <w:p w14:paraId="1F14363B" w14:textId="77777777" w:rsidR="00000000" w:rsidRDefault="007C71EE">
      <w:pPr>
        <w:pStyle w:val="a"/>
        <w:rPr>
          <w:rFonts w:hint="cs"/>
          <w:rtl/>
        </w:rPr>
      </w:pPr>
      <w:r>
        <w:rPr>
          <w:rFonts w:hint="cs"/>
          <w:rtl/>
        </w:rPr>
        <w:t>לכן אני רוצה להציע, גם לביבי, גם לאריק שרון, אני חושב, אם הם באמת אמיתיים, באמת אולי טעו, האידיאולוגיה שלהם נרמסה, הכול נרמס, זה קורה, לעת זיקנה אנשים מתפכחים, רוצים לתקן את מה שהם עשו במשך כל השנים. יש לי הצעה אחת עבורם, לפני שהם ממשיכים להת</w:t>
      </w:r>
      <w:r>
        <w:rPr>
          <w:rFonts w:hint="cs"/>
          <w:rtl/>
        </w:rPr>
        <w:t>קדם במפת הדרכים. אני מציע להם לעלות לקברו של רבין זכרו לברכה ולבקש ממנו סליחה על כל מה שהם עשו לו.</w:t>
      </w:r>
    </w:p>
    <w:p w14:paraId="657145FB" w14:textId="77777777" w:rsidR="00000000" w:rsidRDefault="007C71EE">
      <w:pPr>
        <w:pStyle w:val="a"/>
        <w:rPr>
          <w:rFonts w:hint="cs"/>
          <w:rtl/>
        </w:rPr>
      </w:pPr>
    </w:p>
    <w:p w14:paraId="45969223" w14:textId="77777777" w:rsidR="00000000" w:rsidRDefault="007C71EE">
      <w:pPr>
        <w:pStyle w:val="ac"/>
        <w:rPr>
          <w:rtl/>
        </w:rPr>
      </w:pPr>
      <w:r>
        <w:rPr>
          <w:rFonts w:hint="eastAsia"/>
          <w:rtl/>
        </w:rPr>
        <w:t>עזמי</w:t>
      </w:r>
      <w:r>
        <w:rPr>
          <w:rtl/>
        </w:rPr>
        <w:t xml:space="preserve"> בשארה (בל"ד):</w:t>
      </w:r>
    </w:p>
    <w:p w14:paraId="3C712E65" w14:textId="77777777" w:rsidR="00000000" w:rsidRDefault="007C71EE">
      <w:pPr>
        <w:pStyle w:val="a"/>
        <w:rPr>
          <w:rFonts w:hint="cs"/>
          <w:rtl/>
        </w:rPr>
      </w:pPr>
    </w:p>
    <w:p w14:paraId="5D0D9ED3" w14:textId="77777777" w:rsidR="00000000" w:rsidRDefault="007C71EE">
      <w:pPr>
        <w:pStyle w:val="a"/>
        <w:rPr>
          <w:rFonts w:hint="cs"/>
          <w:rtl/>
        </w:rPr>
      </w:pPr>
      <w:r>
        <w:rPr>
          <w:rFonts w:hint="cs"/>
          <w:rtl/>
        </w:rPr>
        <w:t>זה תמיד טוב.</w:t>
      </w:r>
    </w:p>
    <w:p w14:paraId="6E92DF17" w14:textId="77777777" w:rsidR="00000000" w:rsidRDefault="007C71EE">
      <w:pPr>
        <w:pStyle w:val="a"/>
        <w:rPr>
          <w:rFonts w:hint="cs"/>
          <w:rtl/>
        </w:rPr>
      </w:pPr>
    </w:p>
    <w:p w14:paraId="1385586A" w14:textId="77777777" w:rsidR="00000000" w:rsidRDefault="007C71EE">
      <w:pPr>
        <w:pStyle w:val="SpeakerCon"/>
        <w:rPr>
          <w:rtl/>
        </w:rPr>
      </w:pPr>
      <w:bookmarkStart w:id="708" w:name="FS000000483T27_05_2003_03_21_36C"/>
      <w:bookmarkEnd w:id="708"/>
      <w:r>
        <w:rPr>
          <w:rtl/>
        </w:rPr>
        <w:t>דוד אזולאי (ש"ס):</w:t>
      </w:r>
    </w:p>
    <w:p w14:paraId="7D9D9313" w14:textId="77777777" w:rsidR="00000000" w:rsidRDefault="007C71EE">
      <w:pPr>
        <w:pStyle w:val="a"/>
        <w:rPr>
          <w:rtl/>
        </w:rPr>
      </w:pPr>
    </w:p>
    <w:p w14:paraId="2120456D" w14:textId="77777777" w:rsidR="00000000" w:rsidRDefault="007C71EE">
      <w:pPr>
        <w:pStyle w:val="a"/>
        <w:rPr>
          <w:rFonts w:hint="cs"/>
          <w:rtl/>
        </w:rPr>
      </w:pPr>
      <w:r>
        <w:rPr>
          <w:rFonts w:hint="cs"/>
          <w:rtl/>
        </w:rPr>
        <w:t>הוא וחבריו. כל עוד הם לא עושים את זה, אני חושב שהם מרמים את הציבור, חוטאים לאמת ועובדים על כולם בעיניים</w:t>
      </w:r>
      <w:r>
        <w:rPr>
          <w:rFonts w:hint="cs"/>
          <w:rtl/>
        </w:rPr>
        <w:t>. אני לא מאמין להם.</w:t>
      </w:r>
    </w:p>
    <w:p w14:paraId="6E143472" w14:textId="77777777" w:rsidR="00000000" w:rsidRDefault="007C71EE">
      <w:pPr>
        <w:pStyle w:val="a"/>
        <w:rPr>
          <w:rFonts w:hint="cs"/>
          <w:rtl/>
        </w:rPr>
      </w:pPr>
    </w:p>
    <w:p w14:paraId="182CEF0E" w14:textId="77777777" w:rsidR="00000000" w:rsidRDefault="007C71EE">
      <w:pPr>
        <w:pStyle w:val="a"/>
        <w:rPr>
          <w:rFonts w:hint="cs"/>
          <w:rtl/>
        </w:rPr>
      </w:pPr>
      <w:r>
        <w:rPr>
          <w:rFonts w:hint="cs"/>
          <w:rtl/>
        </w:rPr>
        <w:t>אדוני היושב-ראש, ברשותך, עוד דקה אחת, אם תרשה לי.</w:t>
      </w:r>
    </w:p>
    <w:p w14:paraId="0EDBA675" w14:textId="77777777" w:rsidR="00000000" w:rsidRDefault="007C71EE">
      <w:pPr>
        <w:pStyle w:val="a"/>
        <w:rPr>
          <w:rFonts w:hint="cs"/>
          <w:rtl/>
        </w:rPr>
      </w:pPr>
    </w:p>
    <w:p w14:paraId="1B8D9D17" w14:textId="77777777" w:rsidR="00000000" w:rsidRDefault="007C71EE">
      <w:pPr>
        <w:pStyle w:val="ad"/>
        <w:rPr>
          <w:rtl/>
        </w:rPr>
      </w:pPr>
      <w:r>
        <w:rPr>
          <w:rtl/>
        </w:rPr>
        <w:t>היו"ר נסים דהן:</w:t>
      </w:r>
    </w:p>
    <w:p w14:paraId="22D032E1" w14:textId="77777777" w:rsidR="00000000" w:rsidRDefault="007C71EE">
      <w:pPr>
        <w:pStyle w:val="a"/>
        <w:rPr>
          <w:rtl/>
        </w:rPr>
      </w:pPr>
    </w:p>
    <w:p w14:paraId="283CAC12" w14:textId="77777777" w:rsidR="00000000" w:rsidRDefault="007C71EE">
      <w:pPr>
        <w:pStyle w:val="a"/>
        <w:rPr>
          <w:rFonts w:hint="cs"/>
          <w:rtl/>
        </w:rPr>
      </w:pPr>
      <w:r>
        <w:rPr>
          <w:rFonts w:hint="cs"/>
          <w:rtl/>
        </w:rPr>
        <w:t>כמה  משפטים.</w:t>
      </w:r>
    </w:p>
    <w:p w14:paraId="3AA1E935" w14:textId="77777777" w:rsidR="00000000" w:rsidRDefault="007C71EE">
      <w:pPr>
        <w:pStyle w:val="a"/>
        <w:rPr>
          <w:rFonts w:hint="cs"/>
          <w:rtl/>
        </w:rPr>
      </w:pPr>
    </w:p>
    <w:p w14:paraId="707C78B5" w14:textId="77777777" w:rsidR="00000000" w:rsidRDefault="007C71EE">
      <w:pPr>
        <w:pStyle w:val="SpeakerCon"/>
        <w:rPr>
          <w:rtl/>
        </w:rPr>
      </w:pPr>
      <w:bookmarkStart w:id="709" w:name="FS000000483T27_05_2003_03_22_29C"/>
      <w:bookmarkEnd w:id="709"/>
      <w:r>
        <w:rPr>
          <w:rtl/>
        </w:rPr>
        <w:t>דוד אזולאי (ש"ס):</w:t>
      </w:r>
    </w:p>
    <w:p w14:paraId="722FAB84" w14:textId="77777777" w:rsidR="00000000" w:rsidRDefault="007C71EE">
      <w:pPr>
        <w:pStyle w:val="a"/>
        <w:rPr>
          <w:rtl/>
        </w:rPr>
      </w:pPr>
    </w:p>
    <w:p w14:paraId="29D3D938" w14:textId="77777777" w:rsidR="00000000" w:rsidRDefault="007C71EE">
      <w:pPr>
        <w:pStyle w:val="a"/>
        <w:rPr>
          <w:rFonts w:hint="cs"/>
          <w:rtl/>
        </w:rPr>
      </w:pPr>
      <w:r>
        <w:rPr>
          <w:rFonts w:hint="cs"/>
          <w:rtl/>
        </w:rPr>
        <w:t>אני פשוט רוצה לנצל את נוכחותו של שר הרווחה כאן. אדוני השר, לפני כשלושה שבועות העליתי כאן הצעה לסדר-היום בעניין אותו בעל עסק שהתאבד בכר</w:t>
      </w:r>
      <w:r>
        <w:rPr>
          <w:rFonts w:hint="cs"/>
          <w:rtl/>
        </w:rPr>
        <w:t>מיאל, משפחת קנר. בדברי הצעתי משהו, אבל אני מודה על האמת, לא התכוונתי ברצינות. היום אני מתכוון ברצינות. אמרתי: להקים קרן לנפגעי התוכנית הכלכלית. יש קרן לנפגעי טרור. אז דיברתי על קרן לנפגעי התוכנית הכלכלית. אני מדבר אליך בשיא הרצינות.</w:t>
      </w:r>
    </w:p>
    <w:p w14:paraId="3F411355" w14:textId="77777777" w:rsidR="00000000" w:rsidRDefault="007C71EE">
      <w:pPr>
        <w:pStyle w:val="a"/>
        <w:rPr>
          <w:rFonts w:hint="cs"/>
          <w:rtl/>
        </w:rPr>
      </w:pPr>
    </w:p>
    <w:p w14:paraId="3E8F837D" w14:textId="77777777" w:rsidR="00000000" w:rsidRDefault="007C71EE">
      <w:pPr>
        <w:pStyle w:val="ac"/>
        <w:rPr>
          <w:rtl/>
        </w:rPr>
      </w:pPr>
      <w:r>
        <w:rPr>
          <w:rFonts w:hint="eastAsia"/>
          <w:rtl/>
        </w:rPr>
        <w:t>רשף</w:t>
      </w:r>
      <w:r>
        <w:rPr>
          <w:rtl/>
        </w:rPr>
        <w:t xml:space="preserve"> חן (שינוי):</w:t>
      </w:r>
    </w:p>
    <w:p w14:paraId="22B4238F" w14:textId="77777777" w:rsidR="00000000" w:rsidRDefault="007C71EE">
      <w:pPr>
        <w:pStyle w:val="a"/>
        <w:rPr>
          <w:rFonts w:hint="cs"/>
          <w:rtl/>
        </w:rPr>
      </w:pPr>
    </w:p>
    <w:p w14:paraId="73C4F3EC" w14:textId="77777777" w:rsidR="00000000" w:rsidRDefault="007C71EE">
      <w:pPr>
        <w:pStyle w:val="a"/>
        <w:rPr>
          <w:rFonts w:hint="cs"/>
          <w:rtl/>
        </w:rPr>
      </w:pPr>
      <w:r>
        <w:rPr>
          <w:rFonts w:hint="cs"/>
          <w:rtl/>
        </w:rPr>
        <w:t>התוכנ</w:t>
      </w:r>
      <w:r>
        <w:rPr>
          <w:rFonts w:hint="cs"/>
          <w:rtl/>
        </w:rPr>
        <w:t>ית הכלכלית עוד לא בתוקף.</w:t>
      </w:r>
    </w:p>
    <w:p w14:paraId="65CE8FCE" w14:textId="77777777" w:rsidR="00000000" w:rsidRDefault="007C71EE">
      <w:pPr>
        <w:pStyle w:val="a"/>
        <w:rPr>
          <w:rFonts w:hint="cs"/>
          <w:rtl/>
        </w:rPr>
      </w:pPr>
    </w:p>
    <w:p w14:paraId="406FC168" w14:textId="77777777" w:rsidR="00000000" w:rsidRDefault="007C71EE">
      <w:pPr>
        <w:pStyle w:val="ac"/>
        <w:rPr>
          <w:rtl/>
        </w:rPr>
      </w:pPr>
      <w:r>
        <w:rPr>
          <w:rFonts w:hint="eastAsia"/>
          <w:rtl/>
        </w:rPr>
        <w:t>יולי</w:t>
      </w:r>
      <w:r>
        <w:rPr>
          <w:rtl/>
        </w:rPr>
        <w:t xml:space="preserve"> תמיר (העבודה-מימד):</w:t>
      </w:r>
    </w:p>
    <w:p w14:paraId="1A5B7805" w14:textId="77777777" w:rsidR="00000000" w:rsidRDefault="007C71EE">
      <w:pPr>
        <w:pStyle w:val="a"/>
        <w:rPr>
          <w:rFonts w:hint="cs"/>
          <w:rtl/>
        </w:rPr>
      </w:pPr>
    </w:p>
    <w:p w14:paraId="42180500" w14:textId="77777777" w:rsidR="00000000" w:rsidRDefault="007C71EE">
      <w:pPr>
        <w:pStyle w:val="a"/>
        <w:rPr>
          <w:rFonts w:hint="cs"/>
          <w:rtl/>
        </w:rPr>
      </w:pPr>
      <w:r>
        <w:rPr>
          <w:rFonts w:hint="cs"/>
          <w:rtl/>
        </w:rPr>
        <w:t>אנחנו מדברים על מה שיהיה.</w:t>
      </w:r>
    </w:p>
    <w:p w14:paraId="2E8498C8" w14:textId="77777777" w:rsidR="00000000" w:rsidRDefault="007C71EE">
      <w:pPr>
        <w:pStyle w:val="a"/>
        <w:rPr>
          <w:rFonts w:hint="cs"/>
          <w:rtl/>
        </w:rPr>
      </w:pPr>
    </w:p>
    <w:p w14:paraId="2FE60AF2" w14:textId="77777777" w:rsidR="00000000" w:rsidRDefault="007C71EE">
      <w:pPr>
        <w:pStyle w:val="SpeakerCon"/>
        <w:rPr>
          <w:rtl/>
        </w:rPr>
      </w:pPr>
      <w:bookmarkStart w:id="710" w:name="FS000000483T27_05_2003_03_24_20C"/>
      <w:bookmarkEnd w:id="710"/>
      <w:r>
        <w:rPr>
          <w:rtl/>
        </w:rPr>
        <w:t>דוד אזולאי (ש"ס):</w:t>
      </w:r>
    </w:p>
    <w:p w14:paraId="273EBB09" w14:textId="77777777" w:rsidR="00000000" w:rsidRDefault="007C71EE">
      <w:pPr>
        <w:pStyle w:val="a"/>
        <w:rPr>
          <w:rtl/>
        </w:rPr>
      </w:pPr>
    </w:p>
    <w:p w14:paraId="2C9A08EF" w14:textId="77777777" w:rsidR="00000000" w:rsidRDefault="007C71EE">
      <w:pPr>
        <w:pStyle w:val="a"/>
        <w:rPr>
          <w:rFonts w:hint="cs"/>
          <w:rtl/>
        </w:rPr>
      </w:pPr>
      <w:r>
        <w:rPr>
          <w:rFonts w:hint="cs"/>
          <w:rtl/>
        </w:rPr>
        <w:t>לאור ההתאבדויות האחרונות, לאור התוכנית הכלכלית והמצוקה הקשה, וכל אלה שמתיימרים לייצג את שכבות הביניים, אני מוכן לשבת אתם אחד לאחד ולהוכיח להם שחור על גבי לבן,</w:t>
      </w:r>
      <w:r>
        <w:rPr>
          <w:rFonts w:hint="cs"/>
          <w:rtl/>
        </w:rPr>
        <w:t xml:space="preserve"> מה זה שכבת ביניים שהולכת לשלם מחיר יקר ולהידרדר לעוני, והמדינה תתמוך בה, כשהיום הם משלמים את המסים שלהם. </w:t>
      </w:r>
    </w:p>
    <w:p w14:paraId="2C55894C" w14:textId="77777777" w:rsidR="00000000" w:rsidRDefault="007C71EE">
      <w:pPr>
        <w:pStyle w:val="a"/>
        <w:rPr>
          <w:rFonts w:hint="cs"/>
          <w:rtl/>
        </w:rPr>
      </w:pPr>
    </w:p>
    <w:p w14:paraId="68810598" w14:textId="77777777" w:rsidR="00000000" w:rsidRDefault="007C71EE">
      <w:pPr>
        <w:pStyle w:val="ac"/>
        <w:rPr>
          <w:rtl/>
        </w:rPr>
      </w:pPr>
      <w:r>
        <w:rPr>
          <w:rFonts w:hint="eastAsia"/>
          <w:rtl/>
        </w:rPr>
        <w:t>רשף</w:t>
      </w:r>
      <w:r>
        <w:rPr>
          <w:rtl/>
        </w:rPr>
        <w:t xml:space="preserve"> חן (שינוי):</w:t>
      </w:r>
    </w:p>
    <w:p w14:paraId="38C08205" w14:textId="77777777" w:rsidR="00000000" w:rsidRDefault="007C71EE">
      <w:pPr>
        <w:pStyle w:val="a"/>
        <w:rPr>
          <w:rFonts w:hint="cs"/>
          <w:rtl/>
        </w:rPr>
      </w:pPr>
    </w:p>
    <w:p w14:paraId="4C48BF93" w14:textId="77777777" w:rsidR="00000000" w:rsidRDefault="007C71EE">
      <w:pPr>
        <w:pStyle w:val="a"/>
        <w:rPr>
          <w:rFonts w:hint="cs"/>
          <w:rtl/>
        </w:rPr>
      </w:pPr>
      <w:r>
        <w:rPr>
          <w:rFonts w:hint="cs"/>
          <w:rtl/>
        </w:rPr>
        <w:t>באיזה שכבה - - -  ואתה רוצה להטיל עליהם עוד מס?</w:t>
      </w:r>
    </w:p>
    <w:p w14:paraId="1DEA485D" w14:textId="77777777" w:rsidR="00000000" w:rsidRDefault="007C71EE">
      <w:pPr>
        <w:pStyle w:val="a"/>
        <w:rPr>
          <w:rFonts w:hint="cs"/>
          <w:rtl/>
        </w:rPr>
      </w:pPr>
    </w:p>
    <w:p w14:paraId="3FE6E915" w14:textId="77777777" w:rsidR="00000000" w:rsidRDefault="007C71EE">
      <w:pPr>
        <w:pStyle w:val="ac"/>
        <w:rPr>
          <w:rtl/>
        </w:rPr>
      </w:pPr>
      <w:r>
        <w:rPr>
          <w:rFonts w:hint="eastAsia"/>
          <w:rtl/>
        </w:rPr>
        <w:t>יולי</w:t>
      </w:r>
      <w:r>
        <w:rPr>
          <w:rtl/>
        </w:rPr>
        <w:t xml:space="preserve"> תמיר (העבודה-מימד):</w:t>
      </w:r>
    </w:p>
    <w:p w14:paraId="1888A78B" w14:textId="77777777" w:rsidR="00000000" w:rsidRDefault="007C71EE">
      <w:pPr>
        <w:pStyle w:val="a"/>
        <w:rPr>
          <w:rFonts w:hint="cs"/>
          <w:rtl/>
        </w:rPr>
      </w:pPr>
    </w:p>
    <w:p w14:paraId="4D903BF6" w14:textId="77777777" w:rsidR="00000000" w:rsidRDefault="007C71EE">
      <w:pPr>
        <w:pStyle w:val="a"/>
        <w:rPr>
          <w:rFonts w:hint="cs"/>
          <w:rtl/>
        </w:rPr>
      </w:pPr>
      <w:r>
        <w:rPr>
          <w:rFonts w:hint="cs"/>
          <w:rtl/>
        </w:rPr>
        <w:t>נותנים רשת ביטחון כלכלית.</w:t>
      </w:r>
    </w:p>
    <w:p w14:paraId="31593C9C" w14:textId="77777777" w:rsidR="00000000" w:rsidRDefault="007C71EE">
      <w:pPr>
        <w:pStyle w:val="a"/>
        <w:rPr>
          <w:rFonts w:hint="cs"/>
          <w:rtl/>
        </w:rPr>
      </w:pPr>
    </w:p>
    <w:p w14:paraId="47770A42" w14:textId="77777777" w:rsidR="00000000" w:rsidRDefault="007C71EE">
      <w:pPr>
        <w:pStyle w:val="SpeakerCon"/>
        <w:rPr>
          <w:rtl/>
        </w:rPr>
      </w:pPr>
      <w:bookmarkStart w:id="711" w:name="FS000000483T27_05_2003_03_26_26C"/>
      <w:bookmarkEnd w:id="711"/>
      <w:r>
        <w:rPr>
          <w:rtl/>
        </w:rPr>
        <w:t>דוד אזולאי (ש"ס):</w:t>
      </w:r>
    </w:p>
    <w:p w14:paraId="3CD15ACC" w14:textId="77777777" w:rsidR="00000000" w:rsidRDefault="007C71EE">
      <w:pPr>
        <w:pStyle w:val="a"/>
        <w:rPr>
          <w:rtl/>
        </w:rPr>
      </w:pPr>
    </w:p>
    <w:p w14:paraId="46950F43" w14:textId="77777777" w:rsidR="00000000" w:rsidRDefault="007C71EE">
      <w:pPr>
        <w:pStyle w:val="a"/>
        <w:rPr>
          <w:rFonts w:hint="cs"/>
          <w:rtl/>
        </w:rPr>
      </w:pPr>
      <w:r>
        <w:rPr>
          <w:rFonts w:hint="cs"/>
          <w:rtl/>
        </w:rPr>
        <w:t>משפט סיכום</w:t>
      </w:r>
      <w:r>
        <w:rPr>
          <w:rFonts w:hint="cs"/>
          <w:rtl/>
        </w:rPr>
        <w:t xml:space="preserve">, אדוני השר, אני מציע שתגיש הצעה בממשלה </w:t>
      </w:r>
      <w:r>
        <w:rPr>
          <w:rtl/>
        </w:rPr>
        <w:t>–</w:t>
      </w:r>
      <w:r>
        <w:rPr>
          <w:rFonts w:hint="cs"/>
          <w:rtl/>
        </w:rPr>
        <w:t xml:space="preserve"> אני מכיר אותך כאדם חרוץ, כאדם שיודע לקדם עניינים </w:t>
      </w:r>
      <w:r>
        <w:rPr>
          <w:rtl/>
        </w:rPr>
        <w:t>–</w:t>
      </w:r>
      <w:r>
        <w:rPr>
          <w:rFonts w:hint="cs"/>
          <w:rtl/>
        </w:rPr>
        <w:t xml:space="preserve"> תיקח יוזמה ותקים במשרד שלך קרן לנפגעי התוכנית הכלכלית. קח את הפרויקט הזה ברצינות. אני מוכן אפילו לעמוד לימינך, אם אתה רוצה. תודה.</w:t>
      </w:r>
    </w:p>
    <w:p w14:paraId="5F775E4C" w14:textId="77777777" w:rsidR="00000000" w:rsidRDefault="007C71EE">
      <w:pPr>
        <w:pStyle w:val="a"/>
        <w:rPr>
          <w:rFonts w:hint="cs"/>
          <w:rtl/>
        </w:rPr>
      </w:pPr>
    </w:p>
    <w:p w14:paraId="0169651A" w14:textId="77777777" w:rsidR="00000000" w:rsidRDefault="007C71EE">
      <w:pPr>
        <w:pStyle w:val="ad"/>
        <w:rPr>
          <w:rtl/>
        </w:rPr>
      </w:pPr>
      <w:r>
        <w:rPr>
          <w:rtl/>
        </w:rPr>
        <w:t>היו"ר נסים דהן:</w:t>
      </w:r>
    </w:p>
    <w:p w14:paraId="4358419B" w14:textId="77777777" w:rsidR="00000000" w:rsidRDefault="007C71EE">
      <w:pPr>
        <w:pStyle w:val="a"/>
        <w:rPr>
          <w:rtl/>
        </w:rPr>
      </w:pPr>
    </w:p>
    <w:p w14:paraId="2BD9A2C4" w14:textId="77777777" w:rsidR="00000000" w:rsidRDefault="007C71EE">
      <w:pPr>
        <w:pStyle w:val="a"/>
        <w:rPr>
          <w:rFonts w:hint="cs"/>
          <w:rtl/>
        </w:rPr>
      </w:pPr>
      <w:r>
        <w:rPr>
          <w:rFonts w:hint="cs"/>
          <w:rtl/>
        </w:rPr>
        <w:t>תורה רבה. חבר ה</w:t>
      </w:r>
      <w:r>
        <w:rPr>
          <w:rFonts w:hint="cs"/>
          <w:rtl/>
        </w:rPr>
        <w:t>כנסת  עזמי בשארה, - עשר דקות.</w:t>
      </w:r>
    </w:p>
    <w:p w14:paraId="5745F4C5" w14:textId="77777777" w:rsidR="00000000" w:rsidRDefault="007C71EE">
      <w:pPr>
        <w:pStyle w:val="a"/>
        <w:rPr>
          <w:rFonts w:hint="cs"/>
          <w:rtl/>
        </w:rPr>
      </w:pPr>
    </w:p>
    <w:p w14:paraId="31CC12EB" w14:textId="77777777" w:rsidR="00000000" w:rsidRDefault="007C71EE">
      <w:pPr>
        <w:pStyle w:val="Speaker"/>
        <w:rPr>
          <w:rtl/>
        </w:rPr>
      </w:pPr>
      <w:bookmarkStart w:id="712" w:name="FS000000558T27_05_2003_03_28_13"/>
      <w:bookmarkEnd w:id="712"/>
      <w:r>
        <w:rPr>
          <w:rFonts w:hint="eastAsia"/>
          <w:rtl/>
        </w:rPr>
        <w:t>עזמי</w:t>
      </w:r>
      <w:r>
        <w:rPr>
          <w:rtl/>
        </w:rPr>
        <w:t xml:space="preserve"> בשארה (בל"ד):</w:t>
      </w:r>
    </w:p>
    <w:p w14:paraId="7CFE83AE" w14:textId="77777777" w:rsidR="00000000" w:rsidRDefault="007C71EE">
      <w:pPr>
        <w:pStyle w:val="a"/>
        <w:rPr>
          <w:rFonts w:hint="cs"/>
          <w:rtl/>
        </w:rPr>
      </w:pPr>
    </w:p>
    <w:p w14:paraId="4B0EA0E6" w14:textId="77777777" w:rsidR="00000000" w:rsidRDefault="007C71EE">
      <w:pPr>
        <w:pStyle w:val="a"/>
        <w:rPr>
          <w:rFonts w:hint="cs"/>
          <w:rtl/>
        </w:rPr>
      </w:pPr>
      <w:r>
        <w:rPr>
          <w:rFonts w:hint="cs"/>
          <w:rtl/>
        </w:rPr>
        <w:t>חבר הכנסת דוד אזולאי, אתה נגד הכיבוש או בעד הכיבוש? לא הצלחנו להבין מדבריך. לא הצלחנו להבין שום דבר.</w:t>
      </w:r>
    </w:p>
    <w:p w14:paraId="0B3F669C" w14:textId="77777777" w:rsidR="00000000" w:rsidRDefault="007C71EE">
      <w:pPr>
        <w:pStyle w:val="a"/>
        <w:rPr>
          <w:rFonts w:hint="cs"/>
          <w:rtl/>
        </w:rPr>
      </w:pPr>
    </w:p>
    <w:p w14:paraId="1A5013FD" w14:textId="77777777" w:rsidR="00000000" w:rsidRDefault="007C71EE">
      <w:pPr>
        <w:pStyle w:val="ac"/>
        <w:rPr>
          <w:rtl/>
        </w:rPr>
      </w:pPr>
      <w:r>
        <w:rPr>
          <w:rFonts w:hint="eastAsia"/>
          <w:rtl/>
        </w:rPr>
        <w:t>דוד</w:t>
      </w:r>
      <w:r>
        <w:rPr>
          <w:rtl/>
        </w:rPr>
        <w:t xml:space="preserve"> אזולאי (ש"ס):</w:t>
      </w:r>
    </w:p>
    <w:p w14:paraId="0D1B95EC" w14:textId="77777777" w:rsidR="00000000" w:rsidRDefault="007C71EE">
      <w:pPr>
        <w:pStyle w:val="a"/>
        <w:rPr>
          <w:rFonts w:hint="cs"/>
          <w:rtl/>
        </w:rPr>
      </w:pPr>
    </w:p>
    <w:p w14:paraId="76533D5F" w14:textId="77777777" w:rsidR="00000000" w:rsidRDefault="007C71EE">
      <w:pPr>
        <w:pStyle w:val="a"/>
        <w:rPr>
          <w:rFonts w:hint="cs"/>
          <w:rtl/>
        </w:rPr>
      </w:pPr>
      <w:r>
        <w:rPr>
          <w:rFonts w:hint="cs"/>
          <w:rtl/>
        </w:rPr>
        <w:t>- - -</w:t>
      </w:r>
    </w:p>
    <w:p w14:paraId="72666004" w14:textId="77777777" w:rsidR="00000000" w:rsidRDefault="007C71EE">
      <w:pPr>
        <w:pStyle w:val="a"/>
        <w:rPr>
          <w:rFonts w:hint="cs"/>
          <w:rtl/>
        </w:rPr>
      </w:pPr>
    </w:p>
    <w:p w14:paraId="5C7E790E" w14:textId="77777777" w:rsidR="00000000" w:rsidRDefault="007C71EE">
      <w:pPr>
        <w:pStyle w:val="ad"/>
        <w:rPr>
          <w:rtl/>
        </w:rPr>
      </w:pPr>
      <w:r>
        <w:rPr>
          <w:rtl/>
        </w:rPr>
        <w:t>היו"ר נסים דהן:</w:t>
      </w:r>
    </w:p>
    <w:p w14:paraId="7AF6F4CF" w14:textId="77777777" w:rsidR="00000000" w:rsidRDefault="007C71EE">
      <w:pPr>
        <w:pStyle w:val="a"/>
        <w:rPr>
          <w:rtl/>
        </w:rPr>
      </w:pPr>
    </w:p>
    <w:p w14:paraId="6F1AAA86" w14:textId="77777777" w:rsidR="00000000" w:rsidRDefault="007C71EE">
      <w:pPr>
        <w:pStyle w:val="a"/>
        <w:rPr>
          <w:rFonts w:hint="cs"/>
          <w:rtl/>
        </w:rPr>
      </w:pPr>
      <w:r>
        <w:rPr>
          <w:rFonts w:hint="cs"/>
          <w:rtl/>
        </w:rPr>
        <w:t>ממתי עושים ויכוח בדרך לדוכן?</w:t>
      </w:r>
    </w:p>
    <w:p w14:paraId="6D0CC44C" w14:textId="77777777" w:rsidR="00000000" w:rsidRDefault="007C71EE">
      <w:pPr>
        <w:pStyle w:val="a"/>
        <w:rPr>
          <w:rFonts w:hint="cs"/>
          <w:rtl/>
        </w:rPr>
      </w:pPr>
    </w:p>
    <w:p w14:paraId="1DD38DEC" w14:textId="77777777" w:rsidR="00000000" w:rsidRDefault="007C71EE">
      <w:pPr>
        <w:pStyle w:val="ac"/>
        <w:rPr>
          <w:rtl/>
        </w:rPr>
      </w:pPr>
      <w:r>
        <w:rPr>
          <w:rFonts w:hint="eastAsia"/>
          <w:rtl/>
        </w:rPr>
        <w:t>רשף</w:t>
      </w:r>
      <w:r>
        <w:rPr>
          <w:rtl/>
        </w:rPr>
        <w:t xml:space="preserve"> חן (שינוי):</w:t>
      </w:r>
    </w:p>
    <w:p w14:paraId="57F86961" w14:textId="77777777" w:rsidR="00000000" w:rsidRDefault="007C71EE">
      <w:pPr>
        <w:pStyle w:val="a"/>
        <w:rPr>
          <w:rFonts w:hint="cs"/>
          <w:rtl/>
        </w:rPr>
      </w:pPr>
    </w:p>
    <w:p w14:paraId="6FEF957D" w14:textId="77777777" w:rsidR="00000000" w:rsidRDefault="007C71EE">
      <w:pPr>
        <w:pStyle w:val="a"/>
        <w:rPr>
          <w:rFonts w:hint="cs"/>
          <w:rtl/>
        </w:rPr>
      </w:pPr>
      <w:r>
        <w:rPr>
          <w:rFonts w:hint="cs"/>
          <w:rtl/>
        </w:rPr>
        <w:t xml:space="preserve">השאלה היא מי </w:t>
      </w:r>
      <w:r>
        <w:rPr>
          <w:rFonts w:hint="cs"/>
          <w:rtl/>
        </w:rPr>
        <w:t>נותן כסף.</w:t>
      </w:r>
    </w:p>
    <w:p w14:paraId="5546C1CA" w14:textId="77777777" w:rsidR="00000000" w:rsidRDefault="007C71EE">
      <w:pPr>
        <w:pStyle w:val="a"/>
        <w:rPr>
          <w:rFonts w:hint="cs"/>
          <w:rtl/>
        </w:rPr>
      </w:pPr>
    </w:p>
    <w:p w14:paraId="16853315" w14:textId="77777777" w:rsidR="00000000" w:rsidRDefault="007C71EE">
      <w:pPr>
        <w:pStyle w:val="ad"/>
        <w:rPr>
          <w:rtl/>
        </w:rPr>
      </w:pPr>
      <w:r>
        <w:rPr>
          <w:rtl/>
        </w:rPr>
        <w:t>היו"ר נסים דהן:</w:t>
      </w:r>
    </w:p>
    <w:p w14:paraId="0F057829" w14:textId="77777777" w:rsidR="00000000" w:rsidRDefault="007C71EE">
      <w:pPr>
        <w:pStyle w:val="a"/>
        <w:rPr>
          <w:rtl/>
        </w:rPr>
      </w:pPr>
    </w:p>
    <w:p w14:paraId="5FDF73F7" w14:textId="77777777" w:rsidR="00000000" w:rsidRDefault="007C71EE">
      <w:pPr>
        <w:pStyle w:val="a"/>
        <w:rPr>
          <w:rFonts w:hint="cs"/>
          <w:rtl/>
        </w:rPr>
      </w:pPr>
      <w:r>
        <w:rPr>
          <w:rFonts w:hint="cs"/>
          <w:rtl/>
        </w:rPr>
        <w:t>חבר הכנסת עזמי בשארה, עשר דקות לרשותך, בבקשה.</w:t>
      </w:r>
    </w:p>
    <w:p w14:paraId="1A70B7FB" w14:textId="77777777" w:rsidR="00000000" w:rsidRDefault="007C71EE">
      <w:pPr>
        <w:pStyle w:val="a"/>
        <w:rPr>
          <w:rFonts w:hint="cs"/>
          <w:rtl/>
        </w:rPr>
      </w:pPr>
    </w:p>
    <w:p w14:paraId="714EC536" w14:textId="77777777" w:rsidR="00000000" w:rsidRDefault="007C71EE">
      <w:pPr>
        <w:pStyle w:val="SpeakerCon"/>
        <w:rPr>
          <w:rtl/>
        </w:rPr>
      </w:pPr>
      <w:bookmarkStart w:id="713" w:name="FS000000558T27_05_2003_03_28_51C"/>
      <w:bookmarkEnd w:id="713"/>
      <w:r>
        <w:rPr>
          <w:rtl/>
        </w:rPr>
        <w:t>עזמי בשארה (בל"ד):</w:t>
      </w:r>
    </w:p>
    <w:p w14:paraId="75F0AF2F" w14:textId="77777777" w:rsidR="00000000" w:rsidRDefault="007C71EE">
      <w:pPr>
        <w:pStyle w:val="a"/>
        <w:rPr>
          <w:rtl/>
        </w:rPr>
      </w:pPr>
    </w:p>
    <w:p w14:paraId="2D7DA6F8" w14:textId="77777777" w:rsidR="00000000" w:rsidRDefault="007C71EE">
      <w:pPr>
        <w:pStyle w:val="a"/>
        <w:rPr>
          <w:rFonts w:hint="cs"/>
          <w:rtl/>
        </w:rPr>
      </w:pPr>
      <w:r>
        <w:rPr>
          <w:rFonts w:hint="cs"/>
          <w:rtl/>
        </w:rPr>
        <w:t>אדוני היושב-ראש, חברי הכנסת, אני רוצה להזכיר לחברי מש"ס, חבר הכנסת מהאגף של עכו בש"ס, היותר צפוני, יותר שמאלי בש"ס, ששרון אמר שהוא בעד מדינה פלסטינית לפני הרבה מ</w:t>
      </w:r>
      <w:r>
        <w:rPr>
          <w:rFonts w:hint="cs"/>
          <w:rtl/>
        </w:rPr>
        <w:t xml:space="preserve">אוד זמן, לפני שניהלו אתו  משא-ומתן על כניסה לממשלה. העמדה שלו בעד מדינה פלסטינית איננה חדשה. </w:t>
      </w:r>
    </w:p>
    <w:p w14:paraId="487B4C8A" w14:textId="77777777" w:rsidR="00000000" w:rsidRDefault="007C71EE">
      <w:pPr>
        <w:pStyle w:val="a"/>
        <w:rPr>
          <w:rFonts w:hint="cs"/>
          <w:rtl/>
        </w:rPr>
      </w:pPr>
    </w:p>
    <w:p w14:paraId="3D3418CF" w14:textId="77777777" w:rsidR="00000000" w:rsidRDefault="007C71EE">
      <w:pPr>
        <w:pStyle w:val="a"/>
        <w:rPr>
          <w:rFonts w:hint="cs"/>
          <w:rtl/>
        </w:rPr>
      </w:pPr>
      <w:r>
        <w:rPr>
          <w:rFonts w:hint="cs"/>
          <w:rtl/>
        </w:rPr>
        <w:t>אגב, היא לא עמדה מוסרית. היא עמדה הרבה פחות ממוסרית. היא גם לא עמדה אידיאולוגית. היא עמדה פרגמטית מאוד. האיש הוא מפא"יניק, הוא המפא"יניק האחרון בכנסת.</w:t>
      </w:r>
    </w:p>
    <w:p w14:paraId="12A88C67" w14:textId="77777777" w:rsidR="00000000" w:rsidRDefault="007C71EE">
      <w:pPr>
        <w:pStyle w:val="a"/>
        <w:rPr>
          <w:rFonts w:hint="cs"/>
          <w:rtl/>
        </w:rPr>
      </w:pPr>
    </w:p>
    <w:p w14:paraId="671EFEAB" w14:textId="77777777" w:rsidR="00000000" w:rsidRDefault="007C71EE">
      <w:pPr>
        <w:pStyle w:val="ac"/>
        <w:rPr>
          <w:rtl/>
        </w:rPr>
      </w:pPr>
      <w:r>
        <w:rPr>
          <w:rFonts w:hint="eastAsia"/>
          <w:rtl/>
        </w:rPr>
        <w:t>ישראל</w:t>
      </w:r>
      <w:r>
        <w:rPr>
          <w:rtl/>
        </w:rPr>
        <w:t xml:space="preserve"> איי</w:t>
      </w:r>
      <w:r>
        <w:rPr>
          <w:rtl/>
        </w:rPr>
        <w:t>כלר (יהדות התורה):</w:t>
      </w:r>
    </w:p>
    <w:p w14:paraId="2B1CC941" w14:textId="77777777" w:rsidR="00000000" w:rsidRDefault="007C71EE">
      <w:pPr>
        <w:pStyle w:val="a"/>
        <w:rPr>
          <w:rFonts w:hint="cs"/>
          <w:rtl/>
        </w:rPr>
      </w:pPr>
    </w:p>
    <w:p w14:paraId="0A618202" w14:textId="77777777" w:rsidR="00000000" w:rsidRDefault="007C71EE">
      <w:pPr>
        <w:pStyle w:val="a"/>
        <w:rPr>
          <w:rFonts w:hint="cs"/>
          <w:rtl/>
        </w:rPr>
      </w:pPr>
      <w:r>
        <w:rPr>
          <w:rFonts w:hint="cs"/>
          <w:rtl/>
        </w:rPr>
        <w:t>הוא לא יעשה את זה, אל תדאג.</w:t>
      </w:r>
    </w:p>
    <w:p w14:paraId="59C52D77" w14:textId="77777777" w:rsidR="00000000" w:rsidRDefault="007C71EE">
      <w:pPr>
        <w:pStyle w:val="a"/>
        <w:rPr>
          <w:rFonts w:hint="cs"/>
          <w:rtl/>
        </w:rPr>
      </w:pPr>
    </w:p>
    <w:p w14:paraId="7C6E048B" w14:textId="77777777" w:rsidR="00000000" w:rsidRDefault="007C71EE">
      <w:pPr>
        <w:pStyle w:val="SpeakerCon"/>
        <w:rPr>
          <w:rtl/>
        </w:rPr>
      </w:pPr>
      <w:bookmarkStart w:id="714" w:name="FS000000558T27_05_2003_03_32_18C"/>
      <w:bookmarkEnd w:id="714"/>
      <w:r>
        <w:rPr>
          <w:rtl/>
        </w:rPr>
        <w:t>עזמי בשארה (בל"ד):</w:t>
      </w:r>
    </w:p>
    <w:p w14:paraId="23B1524B" w14:textId="77777777" w:rsidR="00000000" w:rsidRDefault="007C71EE">
      <w:pPr>
        <w:pStyle w:val="a"/>
        <w:rPr>
          <w:rtl/>
        </w:rPr>
      </w:pPr>
    </w:p>
    <w:p w14:paraId="64AEBC38" w14:textId="77777777" w:rsidR="00000000" w:rsidRDefault="007C71EE">
      <w:pPr>
        <w:pStyle w:val="a"/>
        <w:rPr>
          <w:rFonts w:hint="cs"/>
          <w:rtl/>
        </w:rPr>
      </w:pPr>
      <w:r>
        <w:rPr>
          <w:rFonts w:hint="cs"/>
          <w:rtl/>
        </w:rPr>
        <w:t>האיש יודע שאי-אפשר לעשות טרנספר לערבים, וגם אי-אפשר לספח את השטחים. הוא היה מת לעשות טרנספר, לדעתי. זה האיש שבתפיסתו הכוחנית-ביטחונית אין לדעתי שום מוסר, שום עכבות של מוסר. אבל אי-אפשר לע</w:t>
      </w:r>
      <w:r>
        <w:rPr>
          <w:rFonts w:hint="cs"/>
          <w:rtl/>
        </w:rPr>
        <w:t>שות טרנספר, וגם אי-אפשר לספח את השטחים, ולכן צריך להקים  ישות פלסטינית. הוא רוצה כמה שיותר פלסטינים על כמה שפחות אדמה. לכן, אם שמת לב לדבריו היום, הוא אמר שיש להפריד מישראל כמה שיותר פלסטינים על כמה שפחות אדמה. הוא דיבר כך כבר לפני 10-15 שנים. אני קראתי מא</w:t>
      </w:r>
      <w:r>
        <w:rPr>
          <w:rFonts w:hint="cs"/>
          <w:rtl/>
        </w:rPr>
        <w:t xml:space="preserve">מרים שלו ב"ידיעות אחרונות" לפני 15 שנים בכיוון הזה: "בואו נקים מדינה פלסטינית על תוכנית אלון", כך הוא דיבר במפלגת העבודה לפני 15 שנים, אחרי שהוציאו אותו מהפוליטיקה ב=1982 והוא התחיל לכתוב מאמרים ב"ידיעות אחרונות". אני לא מופתע כלל ממה שהוא אומר. </w:t>
      </w:r>
    </w:p>
    <w:p w14:paraId="1E779A4B" w14:textId="77777777" w:rsidR="00000000" w:rsidRDefault="007C71EE">
      <w:pPr>
        <w:pStyle w:val="a"/>
        <w:rPr>
          <w:rFonts w:hint="cs"/>
          <w:rtl/>
        </w:rPr>
      </w:pPr>
    </w:p>
    <w:p w14:paraId="6D6702F0" w14:textId="77777777" w:rsidR="00000000" w:rsidRDefault="007C71EE">
      <w:pPr>
        <w:pStyle w:val="a"/>
        <w:rPr>
          <w:rFonts w:hint="cs"/>
          <w:rtl/>
        </w:rPr>
      </w:pPr>
      <w:r>
        <w:rPr>
          <w:rFonts w:hint="cs"/>
          <w:rtl/>
        </w:rPr>
        <w:t>לכם צריכ</w:t>
      </w:r>
      <w:r>
        <w:rPr>
          <w:rFonts w:hint="cs"/>
          <w:rtl/>
        </w:rPr>
        <w:t>ה להיות תפיסה מתונה וממתנת, של איזו אורתודוקסיה דתית בכנסת, שהיתה לה בדרך כלל עמדה מקהה, הממתנת את החדות של הימין ושל כל הקואליציה של הימין. דווקא צריכים לעשות ביקורת על כך שהוא לא הולך מספיק עם השלום. הפוזה שתפסתם מפריעה לי מאוד. הפוזה שתפסתם מפריעה ביותר</w:t>
      </w:r>
      <w:r>
        <w:rPr>
          <w:rFonts w:hint="cs"/>
          <w:rtl/>
        </w:rPr>
        <w:t xml:space="preserve"> לכל מי שמוכן לחיות עם הפונדמנטליזם הדתי כצורת חיים שאי-אפשר לכפות אותה על מדינת הלכה. אפשר לחיות אתה כתת-תרבות במדינה הזאת, כיוון  שיש לכם איזה תפקיד פוליטי חיובי ממתן, כיוון  שאתם לא באים מאיזו אידיאולוגיה שאומרת "התנחלויות זה מצווה". ופתאום אתה מדבר על </w:t>
      </w:r>
      <w:r>
        <w:rPr>
          <w:rFonts w:hint="cs"/>
          <w:rtl/>
        </w:rPr>
        <w:t>מצוות ההתנחלויות פה? ממתי אתם מדברים כך? כל זה, כי אתם מחוץ לממשלה. ממתי אתם תופסים פוזה משיחית? תמיד הייתם נגד משיחיות שקר, על זה קמתם.</w:t>
      </w:r>
    </w:p>
    <w:p w14:paraId="23E8AD45" w14:textId="77777777" w:rsidR="00000000" w:rsidRDefault="007C71EE">
      <w:pPr>
        <w:pStyle w:val="a"/>
        <w:rPr>
          <w:rFonts w:hint="cs"/>
          <w:rtl/>
        </w:rPr>
      </w:pPr>
    </w:p>
    <w:p w14:paraId="304C021D" w14:textId="77777777" w:rsidR="00000000" w:rsidRDefault="007C71EE">
      <w:pPr>
        <w:pStyle w:val="ac"/>
        <w:rPr>
          <w:rtl/>
        </w:rPr>
      </w:pPr>
      <w:r>
        <w:rPr>
          <w:rFonts w:hint="eastAsia"/>
          <w:rtl/>
        </w:rPr>
        <w:t>דוד</w:t>
      </w:r>
      <w:r>
        <w:rPr>
          <w:rtl/>
        </w:rPr>
        <w:t xml:space="preserve"> אזולאי (ש"ס):</w:t>
      </w:r>
    </w:p>
    <w:p w14:paraId="6EF9E867" w14:textId="77777777" w:rsidR="00000000" w:rsidRDefault="007C71EE">
      <w:pPr>
        <w:pStyle w:val="a"/>
        <w:rPr>
          <w:rFonts w:hint="cs"/>
          <w:rtl/>
        </w:rPr>
      </w:pPr>
    </w:p>
    <w:p w14:paraId="04559768" w14:textId="77777777" w:rsidR="00000000" w:rsidRDefault="007C71EE">
      <w:pPr>
        <w:pStyle w:val="a"/>
        <w:rPr>
          <w:rFonts w:hint="cs"/>
          <w:rtl/>
        </w:rPr>
      </w:pPr>
      <w:r>
        <w:rPr>
          <w:rFonts w:hint="cs"/>
          <w:rtl/>
        </w:rPr>
        <w:t>לא דיברתי בעד ההתנחלויות.</w:t>
      </w:r>
    </w:p>
    <w:p w14:paraId="629E181E" w14:textId="77777777" w:rsidR="00000000" w:rsidRDefault="007C71EE">
      <w:pPr>
        <w:pStyle w:val="a"/>
        <w:rPr>
          <w:rFonts w:hint="cs"/>
          <w:rtl/>
        </w:rPr>
      </w:pPr>
    </w:p>
    <w:p w14:paraId="66101E99" w14:textId="77777777" w:rsidR="00000000" w:rsidRDefault="007C71EE">
      <w:pPr>
        <w:pStyle w:val="SpeakerCon"/>
        <w:rPr>
          <w:rtl/>
        </w:rPr>
      </w:pPr>
      <w:bookmarkStart w:id="715" w:name="FS000000558T27_05_2003_10_24_25"/>
      <w:bookmarkEnd w:id="715"/>
      <w:r>
        <w:rPr>
          <w:rFonts w:hint="eastAsia"/>
          <w:rtl/>
        </w:rPr>
        <w:t>עזמי</w:t>
      </w:r>
      <w:r>
        <w:rPr>
          <w:rtl/>
        </w:rPr>
        <w:t xml:space="preserve"> בשארה (בל"ד):</w:t>
      </w:r>
    </w:p>
    <w:p w14:paraId="1372BC69" w14:textId="77777777" w:rsidR="00000000" w:rsidRDefault="007C71EE">
      <w:pPr>
        <w:pStyle w:val="a"/>
        <w:rPr>
          <w:rFonts w:hint="cs"/>
          <w:rtl/>
        </w:rPr>
      </w:pPr>
    </w:p>
    <w:p w14:paraId="33B2C00B" w14:textId="77777777" w:rsidR="00000000" w:rsidRDefault="007C71EE">
      <w:pPr>
        <w:pStyle w:val="a"/>
        <w:rPr>
          <w:rFonts w:hint="cs"/>
          <w:rtl/>
        </w:rPr>
      </w:pPr>
      <w:r>
        <w:rPr>
          <w:rFonts w:hint="cs"/>
          <w:rtl/>
        </w:rPr>
        <w:t>פתאום אתם תופסים פוזה כל כך לאומנית. אל תעשו את הביק</w:t>
      </w:r>
      <w:r>
        <w:rPr>
          <w:rFonts w:hint="cs"/>
          <w:rtl/>
        </w:rPr>
        <w:t>ורת על המפד"ל מימין. תמיד התנגדתם ללאומנות של המפד"ל ולכך שהם מערבבים דת ולאומנות. פתאום אתם ימינה מהמפד"ל? לא ברור לי.</w:t>
      </w:r>
    </w:p>
    <w:p w14:paraId="6B7E2CCD" w14:textId="77777777" w:rsidR="00000000" w:rsidRDefault="007C71EE">
      <w:pPr>
        <w:pStyle w:val="a"/>
        <w:rPr>
          <w:rFonts w:hint="cs"/>
          <w:rtl/>
        </w:rPr>
      </w:pPr>
    </w:p>
    <w:p w14:paraId="6289A743" w14:textId="77777777" w:rsidR="00000000" w:rsidRDefault="007C71EE">
      <w:pPr>
        <w:pStyle w:val="a"/>
        <w:rPr>
          <w:rFonts w:hint="cs"/>
          <w:rtl/>
        </w:rPr>
      </w:pPr>
      <w:r>
        <w:rPr>
          <w:rFonts w:hint="cs"/>
          <w:rtl/>
        </w:rPr>
        <w:t>בכך שהיום הוא שימח את בוש והבין את מצבו בעולם הערבי, אי-אפשר לעמוד פה כמו דליה איציק ולומר: ניצחנו, ניצחנו. שרון משחק בהם בכל פרשייה קט</w:t>
      </w:r>
      <w:r>
        <w:rPr>
          <w:rFonts w:hint="cs"/>
          <w:rtl/>
        </w:rPr>
        <w:t xml:space="preserve">נה, כשהם מדברים כך. המאבק עם התפיסה של שרון לא נגמרה. אפילו אם הוא יוריד התנחלויות, שהוא הקים בזמן שנתניהו ניהל משא-ומתן שייכבשו גבעות </w:t>
      </w:r>
      <w:r>
        <w:rPr>
          <w:rtl/>
        </w:rPr>
        <w:t>–</w:t>
      </w:r>
      <w:r>
        <w:rPr>
          <w:rFonts w:hint="cs"/>
          <w:rtl/>
        </w:rPr>
        <w:t xml:space="preserve"> אפילו אם הוא יוריד עשר, הוא לא יעבוד עלי. המאבק עם תפיסתו את השלום נמשך. הוא עוד לא אמר דבר בכל העניינים העיקריים שנוגע</w:t>
      </w:r>
      <w:r>
        <w:rPr>
          <w:rFonts w:hint="cs"/>
          <w:rtl/>
        </w:rPr>
        <w:t xml:space="preserve">ים לשלום עם הפלסטינים. </w:t>
      </w:r>
    </w:p>
    <w:p w14:paraId="55E299AB" w14:textId="77777777" w:rsidR="00000000" w:rsidRDefault="007C71EE">
      <w:pPr>
        <w:pStyle w:val="a"/>
        <w:rPr>
          <w:rFonts w:hint="cs"/>
          <w:rtl/>
        </w:rPr>
      </w:pPr>
    </w:p>
    <w:p w14:paraId="712E1746" w14:textId="77777777" w:rsidR="00000000" w:rsidRDefault="007C71EE">
      <w:pPr>
        <w:pStyle w:val="a"/>
        <w:rPr>
          <w:rFonts w:hint="cs"/>
          <w:rtl/>
        </w:rPr>
      </w:pPr>
      <w:r>
        <w:rPr>
          <w:rFonts w:hint="cs"/>
          <w:rtl/>
        </w:rPr>
        <w:t xml:space="preserve">לכן, אני חושב שמה שנעשה אתמול בליכוד </w:t>
      </w:r>
      <w:r>
        <w:rPr>
          <w:rtl/>
        </w:rPr>
        <w:t>–</w:t>
      </w:r>
      <w:r>
        <w:rPr>
          <w:rFonts w:hint="cs"/>
          <w:rtl/>
        </w:rPr>
        <w:t xml:space="preserve"> יש להיות זהירים בעניין הזה, ולחשוד, למה הוא עשה את זה. יש שם כמה משפטים חשובים, כמו ההכרה שהבעיה היא מדינית ולא כלכלית, ושזה בבסיס העניין הכלכלי. אבל בינתיים, עד שיהיה פתרון מדיני שנסכים לו, א</w:t>
      </w:r>
      <w:r>
        <w:rPr>
          <w:rFonts w:hint="cs"/>
          <w:rtl/>
        </w:rPr>
        <w:t xml:space="preserve">נחנו חלוקים על הקונספציה הכלכלית. שרון, לדעתי, הוא לא איש של קונספציות כלכליות. הוא איש כוחני, שרוצה בכוח להישאר בשלטון, והוא משאיר את הכלכלה לאדם כמו נתניהו, שדווקא יש לו תפיסה כלכלית </w:t>
      </w:r>
      <w:r>
        <w:rPr>
          <w:rtl/>
        </w:rPr>
        <w:t>–</w:t>
      </w:r>
      <w:r>
        <w:rPr>
          <w:rFonts w:hint="cs"/>
          <w:rtl/>
        </w:rPr>
        <w:t xml:space="preserve"> בזמני משבר ובזמנים שאינם זמני משבר. הוא רק מנצל את זמן המשבר כדי לממש</w:t>
      </w:r>
      <w:r>
        <w:rPr>
          <w:rFonts w:hint="cs"/>
          <w:rtl/>
        </w:rPr>
        <w:t xml:space="preserve"> תוכניות מגירה. </w:t>
      </w:r>
    </w:p>
    <w:p w14:paraId="103FD6B0" w14:textId="77777777" w:rsidR="00000000" w:rsidRDefault="007C71EE">
      <w:pPr>
        <w:pStyle w:val="a"/>
        <w:rPr>
          <w:rFonts w:hint="cs"/>
          <w:rtl/>
        </w:rPr>
      </w:pPr>
    </w:p>
    <w:p w14:paraId="7C1BD3F5" w14:textId="77777777" w:rsidR="00000000" w:rsidRDefault="007C71EE">
      <w:pPr>
        <w:pStyle w:val="a"/>
        <w:rPr>
          <w:rFonts w:hint="cs"/>
          <w:rtl/>
        </w:rPr>
      </w:pPr>
      <w:r>
        <w:rPr>
          <w:rFonts w:hint="cs"/>
          <w:rtl/>
        </w:rPr>
        <w:t xml:space="preserve">כלומר, הסיפור הזה של האיש השמן </w:t>
      </w:r>
      <w:r>
        <w:rPr>
          <w:rtl/>
        </w:rPr>
        <w:t>–</w:t>
      </w:r>
      <w:r>
        <w:rPr>
          <w:rFonts w:hint="cs"/>
          <w:rtl/>
        </w:rPr>
        <w:t xml:space="preserve"> הסקטור הציבורי, מול האיש הרזה </w:t>
      </w:r>
      <w:r>
        <w:rPr>
          <w:rtl/>
        </w:rPr>
        <w:t>–</w:t>
      </w:r>
      <w:r>
        <w:rPr>
          <w:rFonts w:hint="cs"/>
          <w:rtl/>
        </w:rPr>
        <w:t xml:space="preserve"> הסקטור היצרני, הוא תפיסה אידיאולוגית. אם אתה רוצה רק לייצר, אך אתה לא רוצה מדינת רווחה, שירותים ומשרדים, היצרנים </w:t>
      </w:r>
      <w:r>
        <w:rPr>
          <w:rtl/>
        </w:rPr>
        <w:t>–</w:t>
      </w:r>
      <w:r>
        <w:rPr>
          <w:rFonts w:hint="cs"/>
          <w:rtl/>
        </w:rPr>
        <w:t xml:space="preserve"> מעמד הביניים </w:t>
      </w:r>
      <w:r>
        <w:rPr>
          <w:rtl/>
        </w:rPr>
        <w:t>–</w:t>
      </w:r>
      <w:r>
        <w:rPr>
          <w:rFonts w:hint="cs"/>
          <w:rtl/>
        </w:rPr>
        <w:t xml:space="preserve"> יחיו לבד על ספינה, מוקפים עניים בכל מקום. ז</w:t>
      </w:r>
      <w:r>
        <w:rPr>
          <w:rFonts w:hint="cs"/>
          <w:rtl/>
        </w:rPr>
        <w:t xml:space="preserve">ה יהיה המרשם לפער חברתי אדיר, לירידת כוח הקנייה של האוכלוסייה ולחורבן מעמד הביניים עצמו בסוף, כי ישנאו אותו ויתמרדו נגדו כל כך. </w:t>
      </w:r>
    </w:p>
    <w:p w14:paraId="529F5CC8" w14:textId="77777777" w:rsidR="00000000" w:rsidRDefault="007C71EE">
      <w:pPr>
        <w:pStyle w:val="a"/>
        <w:rPr>
          <w:rFonts w:hint="cs"/>
          <w:rtl/>
        </w:rPr>
      </w:pPr>
    </w:p>
    <w:p w14:paraId="46B74B62" w14:textId="77777777" w:rsidR="00000000" w:rsidRDefault="007C71EE">
      <w:pPr>
        <w:pStyle w:val="a"/>
        <w:rPr>
          <w:rFonts w:hint="cs"/>
          <w:rtl/>
        </w:rPr>
      </w:pPr>
      <w:r>
        <w:rPr>
          <w:rFonts w:hint="cs"/>
          <w:rtl/>
        </w:rPr>
        <w:t>מעמד הביניים לא עושה טובה כשהוא משלם מסים, ואני חושב שבתפיסת שינוי יש צדקנות שלא תיאמן ונרקיסיזם. יש בעולם המון תיאוריות על מע</w:t>
      </w:r>
      <w:r>
        <w:rPr>
          <w:rFonts w:hint="cs"/>
          <w:rtl/>
        </w:rPr>
        <w:t>מד ביניים שגילה את עצמו מחדש. עברנו את הסיפורים האלה. כמו שאנשי ההלכה, שלומדים תלמוד, חיים על חשבון מעמד הביניים היצרני - מה, אנשי התיאטרון לא חיים על חשבונו? אז לחסל גם את התרבות והסרטים כי זה על חשבון המסים? צריך לראות חברה בצורה הוליסטית.</w:t>
      </w:r>
    </w:p>
    <w:p w14:paraId="00D3C992" w14:textId="77777777" w:rsidR="00000000" w:rsidRDefault="007C71EE">
      <w:pPr>
        <w:pStyle w:val="a"/>
        <w:rPr>
          <w:rFonts w:hint="cs"/>
          <w:rtl/>
        </w:rPr>
      </w:pPr>
    </w:p>
    <w:p w14:paraId="57E886C8" w14:textId="77777777" w:rsidR="00000000" w:rsidRDefault="007C71EE">
      <w:pPr>
        <w:pStyle w:val="ac"/>
        <w:rPr>
          <w:rtl/>
        </w:rPr>
      </w:pPr>
      <w:r>
        <w:rPr>
          <w:rFonts w:hint="eastAsia"/>
          <w:rtl/>
        </w:rPr>
        <w:t>יולי</w:t>
      </w:r>
      <w:r>
        <w:rPr>
          <w:rtl/>
        </w:rPr>
        <w:t xml:space="preserve"> תמיר (הע</w:t>
      </w:r>
      <w:r>
        <w:rPr>
          <w:rtl/>
        </w:rPr>
        <w:t>בודה-מימד):</w:t>
      </w:r>
    </w:p>
    <w:p w14:paraId="0E878EF6" w14:textId="77777777" w:rsidR="00000000" w:rsidRDefault="007C71EE">
      <w:pPr>
        <w:pStyle w:val="a"/>
        <w:rPr>
          <w:rFonts w:hint="cs"/>
          <w:rtl/>
        </w:rPr>
      </w:pPr>
    </w:p>
    <w:p w14:paraId="01842C51" w14:textId="77777777" w:rsidR="00000000" w:rsidRDefault="007C71EE">
      <w:pPr>
        <w:pStyle w:val="a"/>
        <w:rPr>
          <w:rFonts w:hint="cs"/>
          <w:rtl/>
        </w:rPr>
      </w:pPr>
      <w:r>
        <w:rPr>
          <w:rFonts w:hint="cs"/>
          <w:rtl/>
        </w:rPr>
        <w:t>זאת לא תיאוריה; מחסלים את התרבות.</w:t>
      </w:r>
    </w:p>
    <w:p w14:paraId="46A4D4B3" w14:textId="77777777" w:rsidR="00000000" w:rsidRDefault="007C71EE">
      <w:pPr>
        <w:pStyle w:val="a"/>
        <w:rPr>
          <w:rFonts w:hint="cs"/>
          <w:rtl/>
        </w:rPr>
      </w:pPr>
    </w:p>
    <w:p w14:paraId="3C80B67D" w14:textId="77777777" w:rsidR="00000000" w:rsidRDefault="007C71EE">
      <w:pPr>
        <w:pStyle w:val="Speaker"/>
        <w:rPr>
          <w:rtl/>
        </w:rPr>
      </w:pPr>
      <w:bookmarkStart w:id="716" w:name="FS000000558T27_05_2003_10_37_16"/>
      <w:bookmarkEnd w:id="716"/>
      <w:r>
        <w:rPr>
          <w:rFonts w:hint="eastAsia"/>
          <w:rtl/>
        </w:rPr>
        <w:t>עזמי</w:t>
      </w:r>
      <w:r>
        <w:rPr>
          <w:rtl/>
        </w:rPr>
        <w:t xml:space="preserve"> בשארה (בל"ד):</w:t>
      </w:r>
    </w:p>
    <w:p w14:paraId="30E5A816" w14:textId="77777777" w:rsidR="00000000" w:rsidRDefault="007C71EE">
      <w:pPr>
        <w:pStyle w:val="a"/>
        <w:rPr>
          <w:rFonts w:hint="cs"/>
          <w:rtl/>
        </w:rPr>
      </w:pPr>
    </w:p>
    <w:p w14:paraId="756E2330" w14:textId="77777777" w:rsidR="00000000" w:rsidRDefault="007C71EE">
      <w:pPr>
        <w:pStyle w:val="a"/>
        <w:rPr>
          <w:rFonts w:hint="cs"/>
          <w:rtl/>
        </w:rPr>
      </w:pPr>
      <w:r>
        <w:rPr>
          <w:rFonts w:hint="cs"/>
          <w:rtl/>
        </w:rPr>
        <w:t>לא משלמים את המסים כדי לנסוע אחר כך לאירופה, לבלות בכסף הזה. חברה בלי תשלום מסים תישאר ענייה, הפערים יגדלו, ונוסיף 190,000 ילדים למעגל העניים במדינה הזאת, אחרי התוכנית הכלכלית. זה טוב למעמ</w:t>
      </w:r>
      <w:r>
        <w:rPr>
          <w:rFonts w:hint="cs"/>
          <w:rtl/>
        </w:rPr>
        <w:t xml:space="preserve">ד הביניים? הוא לא חי על אותה ספינה עם שאר החברה? מה הדברים על כך שמעמד הביניים ישלם מסים וכל השאר לא ישלמו מסים? בסופו של דבר, מעמד הביניים עושה את כספו מכל השאר שעובדים בכל מיני תחומים, אך לא מגיעים אפילו לשלב תשלום המס. יש בחברה אנשים שעובדים ולא מגיעים </w:t>
      </w:r>
      <w:r>
        <w:rPr>
          <w:rFonts w:hint="cs"/>
          <w:rtl/>
        </w:rPr>
        <w:t xml:space="preserve">לשלב תשלום המס, כי הכנסתם קטנה כל כך. </w:t>
      </w:r>
    </w:p>
    <w:p w14:paraId="1D48E86B" w14:textId="77777777" w:rsidR="00000000" w:rsidRDefault="007C71EE">
      <w:pPr>
        <w:pStyle w:val="a"/>
        <w:rPr>
          <w:rFonts w:hint="cs"/>
          <w:rtl/>
        </w:rPr>
      </w:pPr>
    </w:p>
    <w:p w14:paraId="11090DA4" w14:textId="77777777" w:rsidR="00000000" w:rsidRDefault="007C71EE">
      <w:pPr>
        <w:pStyle w:val="a"/>
        <w:rPr>
          <w:rFonts w:hint="cs"/>
          <w:rtl/>
        </w:rPr>
      </w:pPr>
      <w:r>
        <w:rPr>
          <w:rFonts w:hint="cs"/>
          <w:rtl/>
        </w:rPr>
        <w:t xml:space="preserve">תשלום המסים בא גם לתת חינוך לאנשים. בלי חינוך אפשר לעשות כלכלה כמו שצריך? כל הזמן מדברים פה על כך שהמנוף של הצמיחה הכלכלית הוא החינוך. למה בארץ זה הפוך? למה הפער הכלכלי בין הילדים במדינת ישראל עולה עם העלייה בחינוך? </w:t>
      </w:r>
      <w:r>
        <w:rPr>
          <w:rFonts w:hint="cs"/>
          <w:rtl/>
        </w:rPr>
        <w:t>למה בארץ זה הפוך? החינוך הוא השקעה של מסים, הוא שצריך להקטין את הפערים החברתיים במדינת ישראל.</w:t>
      </w:r>
    </w:p>
    <w:p w14:paraId="235D0BF8" w14:textId="77777777" w:rsidR="00000000" w:rsidRDefault="007C71EE">
      <w:pPr>
        <w:pStyle w:val="a"/>
        <w:rPr>
          <w:rFonts w:hint="cs"/>
          <w:rtl/>
        </w:rPr>
      </w:pPr>
    </w:p>
    <w:p w14:paraId="43A0F632" w14:textId="77777777" w:rsidR="00000000" w:rsidRDefault="007C71EE">
      <w:pPr>
        <w:pStyle w:val="a"/>
        <w:rPr>
          <w:rFonts w:hint="cs"/>
          <w:rtl/>
        </w:rPr>
      </w:pPr>
      <w:r>
        <w:rPr>
          <w:rFonts w:hint="cs"/>
          <w:rtl/>
        </w:rPr>
        <w:t>אדוני היושב-ראש, אנו, האוכלוסייה הערבית, שיעור  משקי הבית העניים הוא 25% - כפול משיעורנו במשקי הבית בכלל. 60% מהילדים העניים הם ערבים. עכשיו יוסיפו לנו, שעקרות-ה</w:t>
      </w:r>
      <w:r>
        <w:rPr>
          <w:rFonts w:hint="cs"/>
          <w:rtl/>
        </w:rPr>
        <w:t xml:space="preserve">בית ישלמו מס בריאות. 80% מהנשים הערביות הן עקרות בית. </w:t>
      </w:r>
    </w:p>
    <w:p w14:paraId="1111B27C" w14:textId="77777777" w:rsidR="00000000" w:rsidRDefault="007C71EE">
      <w:pPr>
        <w:pStyle w:val="a"/>
        <w:rPr>
          <w:rFonts w:hint="cs"/>
          <w:rtl/>
        </w:rPr>
      </w:pPr>
    </w:p>
    <w:p w14:paraId="6EF8FC1C" w14:textId="77777777" w:rsidR="00000000" w:rsidRDefault="007C71EE">
      <w:pPr>
        <w:pStyle w:val="ac"/>
        <w:rPr>
          <w:rtl/>
        </w:rPr>
      </w:pPr>
      <w:r>
        <w:rPr>
          <w:rFonts w:hint="eastAsia"/>
          <w:rtl/>
        </w:rPr>
        <w:t>שר</w:t>
      </w:r>
      <w:r>
        <w:rPr>
          <w:rtl/>
        </w:rPr>
        <w:t xml:space="preserve"> הרווחה זבולון אורלב:</w:t>
      </w:r>
    </w:p>
    <w:p w14:paraId="60ECBFCC" w14:textId="77777777" w:rsidR="00000000" w:rsidRDefault="007C71EE">
      <w:pPr>
        <w:pStyle w:val="a"/>
        <w:rPr>
          <w:rFonts w:hint="cs"/>
          <w:rtl/>
        </w:rPr>
      </w:pPr>
    </w:p>
    <w:p w14:paraId="7586D83D" w14:textId="77777777" w:rsidR="00000000" w:rsidRDefault="007C71EE">
      <w:pPr>
        <w:pStyle w:val="a"/>
        <w:rPr>
          <w:rFonts w:hint="cs"/>
          <w:rtl/>
        </w:rPr>
      </w:pPr>
      <w:r>
        <w:rPr>
          <w:rFonts w:hint="cs"/>
          <w:rtl/>
        </w:rPr>
        <w:t>אל תדאג, אי-אפשר לגבות.</w:t>
      </w:r>
    </w:p>
    <w:p w14:paraId="512281E9" w14:textId="77777777" w:rsidR="00000000" w:rsidRDefault="007C71EE">
      <w:pPr>
        <w:pStyle w:val="a"/>
        <w:rPr>
          <w:rFonts w:hint="cs"/>
          <w:rtl/>
        </w:rPr>
      </w:pPr>
    </w:p>
    <w:p w14:paraId="33DEBB43" w14:textId="77777777" w:rsidR="00000000" w:rsidRDefault="007C71EE">
      <w:pPr>
        <w:pStyle w:val="SpeakerCon"/>
        <w:rPr>
          <w:rtl/>
        </w:rPr>
      </w:pPr>
      <w:bookmarkStart w:id="717" w:name="FS000000558T27_05_2003_10_37_28C"/>
      <w:bookmarkEnd w:id="717"/>
      <w:r>
        <w:rPr>
          <w:rFonts w:hint="eastAsia"/>
          <w:rtl/>
        </w:rPr>
        <w:t>עזמי</w:t>
      </w:r>
      <w:r>
        <w:rPr>
          <w:rtl/>
        </w:rPr>
        <w:t xml:space="preserve"> בשארה (בל"ד):</w:t>
      </w:r>
    </w:p>
    <w:p w14:paraId="02C2B73C" w14:textId="77777777" w:rsidR="00000000" w:rsidRDefault="007C71EE">
      <w:pPr>
        <w:pStyle w:val="a"/>
        <w:rPr>
          <w:rFonts w:hint="cs"/>
          <w:rtl/>
        </w:rPr>
      </w:pPr>
    </w:p>
    <w:p w14:paraId="02FC2DA0" w14:textId="77777777" w:rsidR="00000000" w:rsidRDefault="007C71EE">
      <w:pPr>
        <w:pStyle w:val="a"/>
        <w:rPr>
          <w:rFonts w:hint="cs"/>
          <w:rtl/>
        </w:rPr>
      </w:pPr>
      <w:r>
        <w:rPr>
          <w:rFonts w:hint="cs"/>
          <w:rtl/>
        </w:rPr>
        <w:t>אתה רק מוסיף ביקורת על ביקורת.</w:t>
      </w:r>
    </w:p>
    <w:p w14:paraId="1F6F08C7" w14:textId="77777777" w:rsidR="00000000" w:rsidRDefault="007C71EE">
      <w:pPr>
        <w:pStyle w:val="a"/>
        <w:rPr>
          <w:rFonts w:hint="cs"/>
          <w:rtl/>
        </w:rPr>
      </w:pPr>
    </w:p>
    <w:p w14:paraId="01B086DE" w14:textId="77777777" w:rsidR="00000000" w:rsidRDefault="007C71EE">
      <w:pPr>
        <w:pStyle w:val="ad"/>
        <w:rPr>
          <w:rtl/>
        </w:rPr>
      </w:pPr>
      <w:r>
        <w:rPr>
          <w:rFonts w:hint="eastAsia"/>
          <w:rtl/>
        </w:rPr>
        <w:t>היו</w:t>
      </w:r>
      <w:r>
        <w:rPr>
          <w:rtl/>
        </w:rPr>
        <w:t>"ר נסים דהן:</w:t>
      </w:r>
    </w:p>
    <w:p w14:paraId="6C32B6E8" w14:textId="77777777" w:rsidR="00000000" w:rsidRDefault="007C71EE">
      <w:pPr>
        <w:pStyle w:val="a"/>
        <w:rPr>
          <w:rFonts w:hint="cs"/>
          <w:rtl/>
        </w:rPr>
      </w:pPr>
    </w:p>
    <w:p w14:paraId="709FCE54" w14:textId="77777777" w:rsidR="00000000" w:rsidRDefault="007C71EE">
      <w:pPr>
        <w:pStyle w:val="a"/>
        <w:rPr>
          <w:rFonts w:hint="cs"/>
          <w:rtl/>
        </w:rPr>
      </w:pPr>
      <w:r>
        <w:rPr>
          <w:rFonts w:hint="cs"/>
          <w:rtl/>
        </w:rPr>
        <w:t>יקזזו להם מקצבת הילדים.</w:t>
      </w:r>
    </w:p>
    <w:p w14:paraId="3DBB5A96" w14:textId="77777777" w:rsidR="00000000" w:rsidRDefault="007C71EE">
      <w:pPr>
        <w:pStyle w:val="a"/>
        <w:rPr>
          <w:rFonts w:hint="cs"/>
          <w:rtl/>
        </w:rPr>
      </w:pPr>
    </w:p>
    <w:p w14:paraId="578EFFE3" w14:textId="77777777" w:rsidR="00000000" w:rsidRDefault="007C71EE">
      <w:pPr>
        <w:pStyle w:val="SpeakerCon"/>
        <w:rPr>
          <w:rtl/>
        </w:rPr>
      </w:pPr>
      <w:bookmarkStart w:id="718" w:name="FS000000558T27_05_2003_10_37_37C"/>
      <w:bookmarkEnd w:id="718"/>
      <w:r>
        <w:rPr>
          <w:rFonts w:hint="eastAsia"/>
          <w:rtl/>
        </w:rPr>
        <w:t>עזמי</w:t>
      </w:r>
      <w:r>
        <w:rPr>
          <w:rtl/>
        </w:rPr>
        <w:t xml:space="preserve"> בשארה (בל"ד):</w:t>
      </w:r>
    </w:p>
    <w:p w14:paraId="23FB87AD" w14:textId="77777777" w:rsidR="00000000" w:rsidRDefault="007C71EE">
      <w:pPr>
        <w:pStyle w:val="a"/>
        <w:rPr>
          <w:rFonts w:hint="cs"/>
          <w:rtl/>
        </w:rPr>
      </w:pPr>
    </w:p>
    <w:p w14:paraId="0390B405" w14:textId="77777777" w:rsidR="00000000" w:rsidRDefault="007C71EE">
      <w:pPr>
        <w:pStyle w:val="a"/>
        <w:rPr>
          <w:rFonts w:hint="cs"/>
          <w:rtl/>
        </w:rPr>
      </w:pPr>
      <w:r>
        <w:rPr>
          <w:rFonts w:hint="cs"/>
          <w:rtl/>
        </w:rPr>
        <w:t>אדוני השר, הדבר הכי גרוע שאתה יכול ל</w:t>
      </w:r>
      <w:r>
        <w:rPr>
          <w:rFonts w:hint="cs"/>
          <w:rtl/>
        </w:rPr>
        <w:t>ומר על חוק, זה שאתה לא יכול לממש אותו. אנחנו בעצם עושים פה כמעט חקיקה. בית-המחוקקים הולך להוציא תוכנית כלכלית בהצבעה, ויהיה קשה לממש חלקים ממנה. מה שאתה אומר זאת ביקורת, כמו חוקים שלא ניתן לממש. אני שמח שאתה אומר את זה. זה יותר מבלתי צודק.</w:t>
      </w:r>
    </w:p>
    <w:p w14:paraId="6156D1D2" w14:textId="77777777" w:rsidR="00000000" w:rsidRDefault="007C71EE">
      <w:pPr>
        <w:pStyle w:val="a"/>
        <w:rPr>
          <w:rFonts w:hint="cs"/>
          <w:rtl/>
        </w:rPr>
      </w:pPr>
    </w:p>
    <w:p w14:paraId="5ABC535B" w14:textId="77777777" w:rsidR="00000000" w:rsidRDefault="007C71EE">
      <w:pPr>
        <w:pStyle w:val="a"/>
        <w:rPr>
          <w:rFonts w:hint="cs"/>
          <w:rtl/>
        </w:rPr>
      </w:pPr>
      <w:r>
        <w:rPr>
          <w:rFonts w:hint="cs"/>
          <w:rtl/>
        </w:rPr>
        <w:t>אני חושב, שתפקי</w:t>
      </w:r>
      <w:r>
        <w:rPr>
          <w:rFonts w:hint="cs"/>
          <w:rtl/>
        </w:rPr>
        <w:t>די כחבר הכנסת במדינת ישראל הוא לייצג גם את המגזר היהודי וגם את המגזר הערבי. אני לא בא ממפלגה סקטוריאלית, מהבחינה שיש לי אידיאולוגיה סקטוריאלית. אני חושב שהאופציה של האוכלוסייה הערבית יכולה להיות רק אופציה אזרחית. אין דרך אחרת. אנחנו חלוקים במדיניות השלום ש</w:t>
      </w:r>
      <w:r>
        <w:rPr>
          <w:rFonts w:hint="cs"/>
          <w:rtl/>
        </w:rPr>
        <w:t>ל מדינת ישראל, מאוד, וגם בזכות ההתנגדות לכיבוש של העם הפלסטיני. אבל אפשר גם להיות יהודי ולהאמין בזה, לא חייבים להיות ערבים כדי לחשוב שלעם הפלסטיני מותר להתנגד לכיבוש.</w:t>
      </w:r>
    </w:p>
    <w:p w14:paraId="05D6C3BF" w14:textId="77777777" w:rsidR="00000000" w:rsidRDefault="007C71EE">
      <w:pPr>
        <w:pStyle w:val="a"/>
        <w:rPr>
          <w:rFonts w:hint="cs"/>
          <w:rtl/>
        </w:rPr>
      </w:pPr>
    </w:p>
    <w:p w14:paraId="1B202944" w14:textId="77777777" w:rsidR="00000000" w:rsidRDefault="007C71EE">
      <w:pPr>
        <w:pStyle w:val="ad"/>
        <w:rPr>
          <w:rtl/>
        </w:rPr>
      </w:pPr>
      <w:r>
        <w:rPr>
          <w:rFonts w:hint="eastAsia"/>
          <w:rtl/>
        </w:rPr>
        <w:t>היו</w:t>
      </w:r>
      <w:r>
        <w:rPr>
          <w:rtl/>
        </w:rPr>
        <w:t>"ר נסים דהן:</w:t>
      </w:r>
    </w:p>
    <w:p w14:paraId="3BDBD5FE" w14:textId="77777777" w:rsidR="00000000" w:rsidRDefault="007C71EE">
      <w:pPr>
        <w:pStyle w:val="a"/>
        <w:rPr>
          <w:rFonts w:hint="cs"/>
          <w:rtl/>
        </w:rPr>
      </w:pPr>
    </w:p>
    <w:p w14:paraId="7BAD4544" w14:textId="77777777" w:rsidR="00000000" w:rsidRDefault="007C71EE">
      <w:pPr>
        <w:pStyle w:val="a"/>
        <w:rPr>
          <w:rFonts w:hint="cs"/>
          <w:rtl/>
        </w:rPr>
      </w:pPr>
      <w:r>
        <w:rPr>
          <w:rFonts w:hint="cs"/>
          <w:rtl/>
        </w:rPr>
        <w:t>תודה רבה.</w:t>
      </w:r>
    </w:p>
    <w:p w14:paraId="4147334B" w14:textId="77777777" w:rsidR="00000000" w:rsidRDefault="007C71EE">
      <w:pPr>
        <w:pStyle w:val="a"/>
        <w:rPr>
          <w:rFonts w:hint="cs"/>
          <w:rtl/>
        </w:rPr>
      </w:pPr>
    </w:p>
    <w:p w14:paraId="6387AC2B" w14:textId="77777777" w:rsidR="00000000" w:rsidRDefault="007C71EE">
      <w:pPr>
        <w:pStyle w:val="SpeakerCon"/>
        <w:rPr>
          <w:rtl/>
        </w:rPr>
      </w:pPr>
      <w:bookmarkStart w:id="719" w:name="FS000000558T27_05_2003_10_37_49C"/>
      <w:bookmarkEnd w:id="719"/>
      <w:r>
        <w:rPr>
          <w:rFonts w:hint="eastAsia"/>
          <w:rtl/>
        </w:rPr>
        <w:t>עזמי</w:t>
      </w:r>
      <w:r>
        <w:rPr>
          <w:rtl/>
        </w:rPr>
        <w:t xml:space="preserve"> בשארה (בל"ד):</w:t>
      </w:r>
    </w:p>
    <w:p w14:paraId="66E4EB59" w14:textId="77777777" w:rsidR="00000000" w:rsidRDefault="007C71EE">
      <w:pPr>
        <w:pStyle w:val="a"/>
        <w:rPr>
          <w:rFonts w:hint="cs"/>
          <w:rtl/>
        </w:rPr>
      </w:pPr>
    </w:p>
    <w:p w14:paraId="7725AD97" w14:textId="77777777" w:rsidR="00000000" w:rsidRDefault="007C71EE">
      <w:pPr>
        <w:pStyle w:val="a"/>
        <w:rPr>
          <w:rFonts w:hint="cs"/>
          <w:rtl/>
        </w:rPr>
      </w:pPr>
      <w:r>
        <w:rPr>
          <w:rFonts w:hint="cs"/>
          <w:rtl/>
        </w:rPr>
        <w:t>אנחנו חושבים שלאוכלוסייה הערבית יש רק או</w:t>
      </w:r>
      <w:r>
        <w:rPr>
          <w:rFonts w:hint="cs"/>
          <w:rtl/>
        </w:rPr>
        <w:t>פציה אזרחית במדינת ישראל, אבל אין לנו לובי. אנחנו לא נחשבים לחלק מהכלל, לחלק מהציבור. אנחנו לא קיימים בוועדת הכספים, קולנו לא נשמע שם, אילו סעיפים לפצל ולהוציא. היה אפשר לספק את אלה או את אלה, להכניס את העניינים של האיזונים בין החרדים לבין שינוי. אין קול ל</w:t>
      </w:r>
      <w:r>
        <w:rPr>
          <w:rFonts w:hint="cs"/>
          <w:rtl/>
        </w:rPr>
        <w:t>אוכלוסייה הערבית, ואחד הדברים הכי מדהימים, לדעתי, באופציה האזרחית הישראלית,  הוא שהאוכלוסייה הערבית נאבקת להיות חלק ממנה, להשתמש בה ככלי ולומר: אין לי כלי אחר חוץ מהאופציה האזרחית. לכל אחד יש סקטור, אך לי אין. אני רק אזרח. בהגדרה אין סקטור ערבי. יש סקטור ח</w:t>
      </w:r>
      <w:r>
        <w:rPr>
          <w:rFonts w:hint="cs"/>
          <w:rtl/>
        </w:rPr>
        <w:t>רדי, כי אתה יכול להשתמש בו ואתה הופך את הזהות להון סימבולי בוועדת הכנסת. אך עצם ערביותך היא לא הון סימבולי אלא הון שלילי. מהבחינה הזאת אנחנו האזרחים היחידים.</w:t>
      </w:r>
    </w:p>
    <w:p w14:paraId="7B816826" w14:textId="77777777" w:rsidR="00000000" w:rsidRDefault="007C71EE">
      <w:pPr>
        <w:pStyle w:val="a"/>
        <w:rPr>
          <w:rFonts w:hint="cs"/>
          <w:rtl/>
        </w:rPr>
      </w:pPr>
    </w:p>
    <w:p w14:paraId="2E856208" w14:textId="77777777" w:rsidR="00000000" w:rsidRDefault="007C71EE">
      <w:pPr>
        <w:pStyle w:val="ad"/>
        <w:rPr>
          <w:rtl/>
        </w:rPr>
      </w:pPr>
      <w:r>
        <w:rPr>
          <w:rFonts w:hint="eastAsia"/>
          <w:rtl/>
        </w:rPr>
        <w:t>היו</w:t>
      </w:r>
      <w:r>
        <w:rPr>
          <w:rtl/>
        </w:rPr>
        <w:t>"ר נסים דהן:</w:t>
      </w:r>
    </w:p>
    <w:p w14:paraId="4E0E99DB" w14:textId="77777777" w:rsidR="00000000" w:rsidRDefault="007C71EE">
      <w:pPr>
        <w:pStyle w:val="a"/>
        <w:rPr>
          <w:rFonts w:hint="cs"/>
          <w:rtl/>
        </w:rPr>
      </w:pPr>
    </w:p>
    <w:p w14:paraId="2131554E" w14:textId="77777777" w:rsidR="00000000" w:rsidRDefault="007C71EE">
      <w:pPr>
        <w:pStyle w:val="a"/>
        <w:rPr>
          <w:rFonts w:hint="cs"/>
          <w:rtl/>
        </w:rPr>
      </w:pPr>
      <w:r>
        <w:rPr>
          <w:rFonts w:hint="cs"/>
          <w:rtl/>
        </w:rPr>
        <w:t>חבר הכנסת דוד טל - אינו נוכח. חבר הכנסת הרב ישראל אייכלר. עשר דקות.</w:t>
      </w:r>
    </w:p>
    <w:p w14:paraId="7CA256A4" w14:textId="77777777" w:rsidR="00000000" w:rsidRDefault="007C71EE">
      <w:pPr>
        <w:pStyle w:val="a"/>
        <w:rPr>
          <w:rFonts w:hint="cs"/>
          <w:rtl/>
        </w:rPr>
      </w:pPr>
    </w:p>
    <w:p w14:paraId="7AE2D274" w14:textId="77777777" w:rsidR="00000000" w:rsidRDefault="007C71EE">
      <w:pPr>
        <w:pStyle w:val="Speaker"/>
        <w:rPr>
          <w:rtl/>
        </w:rPr>
      </w:pPr>
      <w:bookmarkStart w:id="720" w:name="FS000001057T27_05_2003_10_38_06"/>
      <w:bookmarkEnd w:id="720"/>
      <w:r>
        <w:rPr>
          <w:rFonts w:hint="eastAsia"/>
          <w:rtl/>
        </w:rPr>
        <w:t>ישראל</w:t>
      </w:r>
      <w:r>
        <w:rPr>
          <w:rtl/>
        </w:rPr>
        <w:t xml:space="preserve"> אייכל</w:t>
      </w:r>
      <w:r>
        <w:rPr>
          <w:rtl/>
        </w:rPr>
        <w:t>ר (יהדות התורה):</w:t>
      </w:r>
    </w:p>
    <w:p w14:paraId="6AB09629" w14:textId="77777777" w:rsidR="00000000" w:rsidRDefault="007C71EE">
      <w:pPr>
        <w:pStyle w:val="a"/>
        <w:rPr>
          <w:rFonts w:hint="cs"/>
          <w:rtl/>
        </w:rPr>
      </w:pPr>
    </w:p>
    <w:p w14:paraId="137DA400" w14:textId="77777777" w:rsidR="00000000" w:rsidRDefault="007C71EE">
      <w:pPr>
        <w:pStyle w:val="a"/>
        <w:rPr>
          <w:rFonts w:hint="cs"/>
          <w:rtl/>
        </w:rPr>
      </w:pPr>
      <w:r>
        <w:rPr>
          <w:rFonts w:hint="cs"/>
          <w:rtl/>
        </w:rPr>
        <w:t>אדוני היושב-ראש, חברי הכנסת, עכשיו אני בשלב השני של הנאום הקודם. בנאום הקודם השאלה היתה: למה אנחנו חיים כאן? למה אנו עומדים פה, בשעה כל כך מאוחרת, בארץ כל כך דוויה שיש בה כל כך הרבה שפיכות דמים, מחלוקות, רעב ומצוקה. למה אנו לא יושבים באמר</w:t>
      </w:r>
      <w:r>
        <w:rPr>
          <w:rFonts w:hint="cs"/>
          <w:rtl/>
        </w:rPr>
        <w:t xml:space="preserve">יקה? התשובה היא: בעוד עשרה ימים </w:t>
      </w:r>
      <w:r>
        <w:rPr>
          <w:rtl/>
        </w:rPr>
        <w:t>–</w:t>
      </w:r>
      <w:r>
        <w:rPr>
          <w:rFonts w:hint="cs"/>
          <w:rtl/>
        </w:rPr>
        <w:t xml:space="preserve"> קבלת התורה. הקדוש-ברוך-הוא הביאנו לארץ-ישראל כדי שנוכל לקיים כאן את התורה שקיבלנו מסיני. זה הסוד וזה הפתרון. </w:t>
      </w:r>
    </w:p>
    <w:p w14:paraId="56094633" w14:textId="77777777" w:rsidR="00000000" w:rsidRDefault="007C71EE">
      <w:pPr>
        <w:pStyle w:val="a"/>
        <w:rPr>
          <w:rFonts w:hint="cs"/>
          <w:rtl/>
        </w:rPr>
      </w:pPr>
    </w:p>
    <w:p w14:paraId="3CD70731" w14:textId="77777777" w:rsidR="00000000" w:rsidRDefault="007C71EE">
      <w:pPr>
        <w:pStyle w:val="a"/>
        <w:rPr>
          <w:rFonts w:hint="cs"/>
          <w:rtl/>
        </w:rPr>
      </w:pPr>
      <w:r>
        <w:rPr>
          <w:rFonts w:hint="cs"/>
          <w:rtl/>
        </w:rPr>
        <w:t>כאשר עומד פה חבר הכנסת ואומר שהוא יכול להיות יהודי טוב ולאכול חמץ בפסח, הוא פשוט תינוק שנשבה. הוא לא יודע שלאכו</w:t>
      </w:r>
      <w:r>
        <w:rPr>
          <w:rFonts w:hint="cs"/>
          <w:rtl/>
        </w:rPr>
        <w:t xml:space="preserve">ל חמץ בפסח זה להיות לא-יהודי. הוא אומנם יהודי ביולוגי </w:t>
      </w:r>
      <w:r>
        <w:rPr>
          <w:rtl/>
        </w:rPr>
        <w:t>–</w:t>
      </w:r>
      <w:r>
        <w:rPr>
          <w:rFonts w:hint="cs"/>
          <w:rtl/>
        </w:rPr>
        <w:t xml:space="preserve"> הוא לא יכול להיות לא-יהודי אפילו אם הוא רוצה </w:t>
      </w:r>
      <w:r>
        <w:rPr>
          <w:rtl/>
        </w:rPr>
        <w:t>–</w:t>
      </w:r>
      <w:r>
        <w:rPr>
          <w:rFonts w:hint="cs"/>
          <w:rtl/>
        </w:rPr>
        <w:t xml:space="preserve"> אבל הוא מאבד את הערך המוסף של היותו יהודי, כי גם סיני יכול לאכול חמץ בפסח.</w:t>
      </w:r>
    </w:p>
    <w:p w14:paraId="203BB586" w14:textId="77777777" w:rsidR="00000000" w:rsidRDefault="007C71EE">
      <w:pPr>
        <w:pStyle w:val="a"/>
        <w:rPr>
          <w:rFonts w:hint="cs"/>
          <w:u w:val="single"/>
          <w:rtl/>
        </w:rPr>
      </w:pPr>
    </w:p>
    <w:p w14:paraId="2DAF9D8A" w14:textId="77777777" w:rsidR="00000000" w:rsidRDefault="007C71EE">
      <w:pPr>
        <w:pStyle w:val="ac"/>
        <w:rPr>
          <w:rtl/>
        </w:rPr>
      </w:pPr>
      <w:r>
        <w:rPr>
          <w:rFonts w:hint="eastAsia"/>
          <w:rtl/>
        </w:rPr>
        <w:t>רשף</w:t>
      </w:r>
      <w:r>
        <w:rPr>
          <w:rtl/>
        </w:rPr>
        <w:t xml:space="preserve"> חן (שינוי):</w:t>
      </w:r>
    </w:p>
    <w:p w14:paraId="453B7207" w14:textId="77777777" w:rsidR="00000000" w:rsidRDefault="007C71EE">
      <w:pPr>
        <w:pStyle w:val="a"/>
        <w:rPr>
          <w:rFonts w:hint="cs"/>
          <w:rtl/>
        </w:rPr>
      </w:pPr>
    </w:p>
    <w:p w14:paraId="1492478B" w14:textId="77777777" w:rsidR="00000000" w:rsidRDefault="007C71EE">
      <w:pPr>
        <w:pStyle w:val="a"/>
        <w:rPr>
          <w:rFonts w:hint="cs"/>
          <w:rtl/>
        </w:rPr>
      </w:pPr>
      <w:r>
        <w:rPr>
          <w:rFonts w:hint="cs"/>
          <w:rtl/>
        </w:rPr>
        <w:t>אם הייתי אומר לך שאינך יהודי, איך היית מרגיש?</w:t>
      </w:r>
    </w:p>
    <w:p w14:paraId="4ACF6089" w14:textId="77777777" w:rsidR="00000000" w:rsidRDefault="007C71EE">
      <w:pPr>
        <w:pStyle w:val="a"/>
        <w:rPr>
          <w:rFonts w:hint="cs"/>
          <w:rtl/>
        </w:rPr>
      </w:pPr>
    </w:p>
    <w:p w14:paraId="10B734B9" w14:textId="77777777" w:rsidR="00000000" w:rsidRDefault="007C71EE">
      <w:pPr>
        <w:pStyle w:val="SpeakerCon"/>
        <w:rPr>
          <w:rtl/>
        </w:rPr>
      </w:pPr>
      <w:bookmarkStart w:id="721" w:name="FS000001057T27_05_2003_10_38_27C"/>
      <w:bookmarkEnd w:id="721"/>
      <w:r>
        <w:rPr>
          <w:rFonts w:hint="eastAsia"/>
          <w:rtl/>
        </w:rPr>
        <w:t>ישראל</w:t>
      </w:r>
      <w:r>
        <w:rPr>
          <w:rtl/>
        </w:rPr>
        <w:t xml:space="preserve"> אייכלר </w:t>
      </w:r>
      <w:r>
        <w:rPr>
          <w:rtl/>
        </w:rPr>
        <w:t>(יהדות התורה):</w:t>
      </w:r>
    </w:p>
    <w:p w14:paraId="5F6E6596" w14:textId="77777777" w:rsidR="00000000" w:rsidRDefault="007C71EE">
      <w:pPr>
        <w:pStyle w:val="a"/>
        <w:rPr>
          <w:rFonts w:hint="cs"/>
          <w:rtl/>
        </w:rPr>
      </w:pPr>
    </w:p>
    <w:p w14:paraId="293C172A" w14:textId="77777777" w:rsidR="00000000" w:rsidRDefault="007C71EE">
      <w:pPr>
        <w:pStyle w:val="a"/>
        <w:rPr>
          <w:rFonts w:hint="cs"/>
          <w:rtl/>
        </w:rPr>
      </w:pPr>
      <w:r>
        <w:rPr>
          <w:rFonts w:hint="cs"/>
          <w:rtl/>
        </w:rPr>
        <w:t xml:space="preserve">יהדות היא דת אמונה באלוקי עולם ותורה מסיני. הלאום היהודי נובע מן הדת היהודית. אין נציונל יהודי בלי דת. </w:t>
      </w:r>
    </w:p>
    <w:p w14:paraId="015180C6" w14:textId="77777777" w:rsidR="00000000" w:rsidRDefault="007C71EE">
      <w:pPr>
        <w:pStyle w:val="a"/>
        <w:rPr>
          <w:rFonts w:hint="cs"/>
          <w:rtl/>
        </w:rPr>
      </w:pPr>
    </w:p>
    <w:p w14:paraId="2EC5EF97" w14:textId="77777777" w:rsidR="00000000" w:rsidRDefault="007C71EE">
      <w:pPr>
        <w:pStyle w:val="ac"/>
        <w:rPr>
          <w:rtl/>
        </w:rPr>
      </w:pPr>
      <w:r>
        <w:rPr>
          <w:rFonts w:hint="eastAsia"/>
          <w:rtl/>
        </w:rPr>
        <w:t>רשף</w:t>
      </w:r>
      <w:r>
        <w:rPr>
          <w:rtl/>
        </w:rPr>
        <w:t xml:space="preserve"> חן (שינוי):</w:t>
      </w:r>
    </w:p>
    <w:p w14:paraId="7A854E84" w14:textId="77777777" w:rsidR="00000000" w:rsidRDefault="007C71EE">
      <w:pPr>
        <w:pStyle w:val="a"/>
        <w:rPr>
          <w:rFonts w:hint="cs"/>
          <w:rtl/>
        </w:rPr>
      </w:pPr>
    </w:p>
    <w:p w14:paraId="6722216A" w14:textId="77777777" w:rsidR="00000000" w:rsidRDefault="007C71EE">
      <w:pPr>
        <w:pStyle w:val="a"/>
        <w:rPr>
          <w:rFonts w:hint="cs"/>
          <w:rtl/>
        </w:rPr>
      </w:pPr>
      <w:r>
        <w:rPr>
          <w:rFonts w:hint="cs"/>
          <w:rtl/>
        </w:rPr>
        <w:t>זה הסבר למי שאינו ציוני.</w:t>
      </w:r>
    </w:p>
    <w:p w14:paraId="2368C0B1" w14:textId="77777777" w:rsidR="00000000" w:rsidRDefault="007C71EE">
      <w:pPr>
        <w:pStyle w:val="a"/>
        <w:rPr>
          <w:rFonts w:hint="cs"/>
          <w:rtl/>
        </w:rPr>
      </w:pPr>
    </w:p>
    <w:p w14:paraId="04B51055" w14:textId="77777777" w:rsidR="00000000" w:rsidRDefault="007C71EE">
      <w:pPr>
        <w:pStyle w:val="SpeakerCon"/>
        <w:rPr>
          <w:rtl/>
        </w:rPr>
      </w:pPr>
      <w:bookmarkStart w:id="722" w:name="FS000001057T27_05_2003_10_38_40C"/>
      <w:bookmarkEnd w:id="722"/>
      <w:r>
        <w:rPr>
          <w:rFonts w:hint="eastAsia"/>
          <w:rtl/>
        </w:rPr>
        <w:t>ישראל</w:t>
      </w:r>
      <w:r>
        <w:rPr>
          <w:rtl/>
        </w:rPr>
        <w:t xml:space="preserve"> אייכלר (יהדות התורה):</w:t>
      </w:r>
    </w:p>
    <w:p w14:paraId="3140520A" w14:textId="77777777" w:rsidR="00000000" w:rsidRDefault="007C71EE">
      <w:pPr>
        <w:pStyle w:val="a"/>
        <w:rPr>
          <w:rFonts w:hint="cs"/>
          <w:rtl/>
        </w:rPr>
      </w:pPr>
    </w:p>
    <w:p w14:paraId="0B981637" w14:textId="77777777" w:rsidR="00000000" w:rsidRDefault="007C71EE">
      <w:pPr>
        <w:pStyle w:val="a"/>
        <w:rPr>
          <w:rFonts w:hint="cs"/>
          <w:rtl/>
        </w:rPr>
      </w:pPr>
      <w:r>
        <w:rPr>
          <w:rFonts w:hint="cs"/>
          <w:rtl/>
        </w:rPr>
        <w:t xml:space="preserve">ציונות היא תנועה אחת בתוך העם היהודי, כמו שהיו הרבה קומוניסטים </w:t>
      </w:r>
      <w:r>
        <w:rPr>
          <w:rFonts w:hint="cs"/>
          <w:rtl/>
        </w:rPr>
        <w:t xml:space="preserve">יהודים ובודהיסטים יהודים. יכול להיות יהודי טוב שאינו ציוני. אך להיות יהודי ולאכול חמץ זה סתירה בעצם היהדות. אני אומר "תינוק שנשבה", כי הוא לא אשם. מי שאשמים הם הדורות שחינכו אותו, שעל-ידי ציונות ולאומיות אפשר להיות יהודי. זה קרס ולא קיים, כי זה לא אמת. </w:t>
      </w:r>
    </w:p>
    <w:p w14:paraId="6498E185" w14:textId="77777777" w:rsidR="00000000" w:rsidRDefault="007C71EE">
      <w:pPr>
        <w:pStyle w:val="a"/>
        <w:rPr>
          <w:rFonts w:hint="cs"/>
          <w:rtl/>
        </w:rPr>
      </w:pPr>
    </w:p>
    <w:p w14:paraId="5810853B" w14:textId="77777777" w:rsidR="00000000" w:rsidRDefault="007C71EE">
      <w:pPr>
        <w:pStyle w:val="a"/>
        <w:rPr>
          <w:rFonts w:hint="cs"/>
          <w:rtl/>
        </w:rPr>
      </w:pPr>
      <w:r>
        <w:rPr>
          <w:rFonts w:hint="cs"/>
          <w:rtl/>
        </w:rPr>
        <w:t>ל</w:t>
      </w:r>
      <w:r>
        <w:rPr>
          <w:rFonts w:hint="cs"/>
          <w:rtl/>
        </w:rPr>
        <w:t>מה אני לא פלסטיני? אני נולדתי בירושלים, דור שישי. למה אני לא פלסטיני?</w:t>
      </w:r>
    </w:p>
    <w:p w14:paraId="0CD40114" w14:textId="77777777" w:rsidR="00000000" w:rsidRDefault="007C71EE">
      <w:pPr>
        <w:pStyle w:val="a"/>
        <w:rPr>
          <w:rFonts w:hint="cs"/>
          <w:rtl/>
        </w:rPr>
      </w:pPr>
    </w:p>
    <w:p w14:paraId="3C3A0B2C" w14:textId="77777777" w:rsidR="00000000" w:rsidRDefault="007C71EE">
      <w:pPr>
        <w:pStyle w:val="ac"/>
        <w:rPr>
          <w:rtl/>
        </w:rPr>
      </w:pPr>
      <w:r>
        <w:rPr>
          <w:rFonts w:hint="eastAsia"/>
          <w:rtl/>
        </w:rPr>
        <w:t>רשף</w:t>
      </w:r>
      <w:r>
        <w:rPr>
          <w:rtl/>
        </w:rPr>
        <w:t xml:space="preserve"> חן (שינוי):</w:t>
      </w:r>
    </w:p>
    <w:p w14:paraId="19CB6596" w14:textId="77777777" w:rsidR="00000000" w:rsidRDefault="007C71EE">
      <w:pPr>
        <w:pStyle w:val="a"/>
        <w:rPr>
          <w:rFonts w:hint="cs"/>
          <w:rtl/>
        </w:rPr>
      </w:pPr>
    </w:p>
    <w:p w14:paraId="2B04F3BA" w14:textId="77777777" w:rsidR="00000000" w:rsidRDefault="007C71EE">
      <w:pPr>
        <w:pStyle w:val="a"/>
        <w:rPr>
          <w:rFonts w:hint="cs"/>
          <w:rtl/>
        </w:rPr>
      </w:pPr>
      <w:r>
        <w:rPr>
          <w:rFonts w:hint="cs"/>
          <w:rtl/>
        </w:rPr>
        <w:t>אם תשאל אנשים מסוימים, יגידו לך שאתה כן.</w:t>
      </w:r>
    </w:p>
    <w:p w14:paraId="7806DDF0" w14:textId="77777777" w:rsidR="00000000" w:rsidRDefault="007C71EE">
      <w:pPr>
        <w:pStyle w:val="a"/>
        <w:rPr>
          <w:rFonts w:hint="cs"/>
          <w:rtl/>
        </w:rPr>
      </w:pPr>
    </w:p>
    <w:p w14:paraId="3A7D494F" w14:textId="77777777" w:rsidR="00000000" w:rsidRDefault="007C71EE">
      <w:pPr>
        <w:pStyle w:val="SpeakerCon"/>
        <w:rPr>
          <w:rtl/>
        </w:rPr>
      </w:pPr>
      <w:bookmarkStart w:id="723" w:name="FS000001057T27_05_2003_10_38_49C"/>
      <w:bookmarkEnd w:id="723"/>
      <w:r>
        <w:rPr>
          <w:rFonts w:hint="eastAsia"/>
          <w:rtl/>
        </w:rPr>
        <w:t>ישראל</w:t>
      </w:r>
      <w:r>
        <w:rPr>
          <w:rtl/>
        </w:rPr>
        <w:t xml:space="preserve"> אייכלר (יהדות התורה):</w:t>
      </w:r>
    </w:p>
    <w:p w14:paraId="73721EC2" w14:textId="77777777" w:rsidR="00000000" w:rsidRDefault="007C71EE">
      <w:pPr>
        <w:pStyle w:val="a"/>
        <w:rPr>
          <w:rFonts w:hint="cs"/>
          <w:rtl/>
        </w:rPr>
      </w:pPr>
    </w:p>
    <w:p w14:paraId="7C12E81E" w14:textId="77777777" w:rsidR="00000000" w:rsidRDefault="007C71EE">
      <w:pPr>
        <w:pStyle w:val="a"/>
        <w:rPr>
          <w:rFonts w:hint="cs"/>
          <w:u w:val="single"/>
          <w:rtl/>
        </w:rPr>
      </w:pPr>
      <w:r>
        <w:rPr>
          <w:rFonts w:hint="cs"/>
          <w:rtl/>
        </w:rPr>
        <w:t xml:space="preserve">אני לא פלסטיני אלא יהודי, כי הקדוש-ברוך-הוא בחר באברהם, יצחק ויעקב ובכל הדורות הבאים </w:t>
      </w:r>
      <w:r>
        <w:rPr>
          <w:rtl/>
        </w:rPr>
        <w:t>–</w:t>
      </w:r>
      <w:r>
        <w:rPr>
          <w:rFonts w:hint="cs"/>
          <w:rtl/>
        </w:rPr>
        <w:t xml:space="preserve"> וגם באבותי</w:t>
      </w:r>
      <w:r>
        <w:rPr>
          <w:rFonts w:hint="cs"/>
          <w:rtl/>
        </w:rPr>
        <w:t xml:space="preserve">ך ובאבות אבותיך </w:t>
      </w:r>
      <w:r>
        <w:rPr>
          <w:rtl/>
        </w:rPr>
        <w:t>–</w:t>
      </w:r>
      <w:r>
        <w:rPr>
          <w:rFonts w:hint="cs"/>
          <w:rtl/>
        </w:rPr>
        <w:t xml:space="preserve"> ולכן אנחנו יהודים.</w:t>
      </w:r>
    </w:p>
    <w:p w14:paraId="7C5FB99C" w14:textId="77777777" w:rsidR="00000000" w:rsidRDefault="007C71EE">
      <w:pPr>
        <w:pStyle w:val="a"/>
        <w:rPr>
          <w:rFonts w:hint="cs"/>
          <w:rtl/>
        </w:rPr>
      </w:pPr>
    </w:p>
    <w:p w14:paraId="7F609978" w14:textId="77777777" w:rsidR="00000000" w:rsidRDefault="007C71EE">
      <w:pPr>
        <w:pStyle w:val="ac"/>
        <w:rPr>
          <w:rtl/>
        </w:rPr>
      </w:pPr>
      <w:r>
        <w:rPr>
          <w:rFonts w:hint="eastAsia"/>
          <w:rtl/>
        </w:rPr>
        <w:t>רשף</w:t>
      </w:r>
      <w:r>
        <w:rPr>
          <w:rtl/>
        </w:rPr>
        <w:t xml:space="preserve"> חן (שינוי):</w:t>
      </w:r>
    </w:p>
    <w:p w14:paraId="37EC7DEA" w14:textId="77777777" w:rsidR="00000000" w:rsidRDefault="007C71EE">
      <w:pPr>
        <w:pStyle w:val="a"/>
        <w:rPr>
          <w:rFonts w:hint="cs"/>
          <w:rtl/>
        </w:rPr>
      </w:pPr>
    </w:p>
    <w:p w14:paraId="06A75473" w14:textId="77777777" w:rsidR="00000000" w:rsidRDefault="007C71EE">
      <w:pPr>
        <w:pStyle w:val="a"/>
        <w:rPr>
          <w:rFonts w:hint="cs"/>
          <w:rtl/>
        </w:rPr>
      </w:pPr>
      <w:r>
        <w:rPr>
          <w:rFonts w:hint="cs"/>
          <w:rtl/>
        </w:rPr>
        <w:t>ולמה אני לא פלסטיני?</w:t>
      </w:r>
    </w:p>
    <w:p w14:paraId="5C5F7C78" w14:textId="77777777" w:rsidR="00000000" w:rsidRDefault="007C71EE">
      <w:pPr>
        <w:pStyle w:val="a"/>
        <w:rPr>
          <w:rFonts w:hint="cs"/>
          <w:rtl/>
        </w:rPr>
      </w:pPr>
    </w:p>
    <w:p w14:paraId="5636E661" w14:textId="77777777" w:rsidR="00000000" w:rsidRDefault="007C71EE">
      <w:pPr>
        <w:pStyle w:val="SpeakerCon"/>
        <w:rPr>
          <w:rtl/>
        </w:rPr>
      </w:pPr>
      <w:bookmarkStart w:id="724" w:name="FS000001057T27_05_2003_11_09_20C"/>
      <w:bookmarkEnd w:id="724"/>
      <w:r>
        <w:rPr>
          <w:rFonts w:hint="eastAsia"/>
          <w:rtl/>
        </w:rPr>
        <w:t>ישראל</w:t>
      </w:r>
      <w:r>
        <w:rPr>
          <w:rtl/>
        </w:rPr>
        <w:t xml:space="preserve"> אייכלר (יהדות התורה):</w:t>
      </w:r>
    </w:p>
    <w:p w14:paraId="1330E877" w14:textId="77777777" w:rsidR="00000000" w:rsidRDefault="007C71EE">
      <w:pPr>
        <w:pStyle w:val="a"/>
        <w:rPr>
          <w:rFonts w:hint="cs"/>
          <w:rtl/>
        </w:rPr>
      </w:pPr>
    </w:p>
    <w:p w14:paraId="5652CCCF" w14:textId="77777777" w:rsidR="00000000" w:rsidRDefault="007C71EE">
      <w:pPr>
        <w:pStyle w:val="a"/>
        <w:rPr>
          <w:rFonts w:hint="cs"/>
          <w:rtl/>
        </w:rPr>
      </w:pPr>
      <w:r>
        <w:rPr>
          <w:rFonts w:hint="cs"/>
          <w:rtl/>
        </w:rPr>
        <w:t>כי אתה זר בפלסטין, כי כל היותך כאן זה משום שאתה יהודי, כי אבותיך קיבלו את ארץ-ישראל בתורה מסיני. המנהיג שלך, טומי לפיד, הוא הונגרי-סרבי. הוא לא שייך ל</w:t>
      </w:r>
      <w:r>
        <w:rPr>
          <w:rFonts w:hint="cs"/>
          <w:rtl/>
        </w:rPr>
        <w:t>פה. הוא יכול להיות שר בממשלת מילושביץ.</w:t>
      </w:r>
    </w:p>
    <w:p w14:paraId="41880827" w14:textId="77777777" w:rsidR="00000000" w:rsidRDefault="007C71EE">
      <w:pPr>
        <w:pStyle w:val="a"/>
        <w:rPr>
          <w:rFonts w:hint="cs"/>
          <w:rtl/>
        </w:rPr>
      </w:pPr>
    </w:p>
    <w:p w14:paraId="1AAD89AD" w14:textId="77777777" w:rsidR="00000000" w:rsidRDefault="007C71EE">
      <w:pPr>
        <w:pStyle w:val="ac"/>
        <w:rPr>
          <w:rtl/>
        </w:rPr>
      </w:pPr>
      <w:r>
        <w:rPr>
          <w:rFonts w:hint="eastAsia"/>
          <w:rtl/>
        </w:rPr>
        <w:t>רשף</w:t>
      </w:r>
      <w:r>
        <w:rPr>
          <w:rtl/>
        </w:rPr>
        <w:t xml:space="preserve"> חן (שינוי):</w:t>
      </w:r>
    </w:p>
    <w:p w14:paraId="0E876C98" w14:textId="77777777" w:rsidR="00000000" w:rsidRDefault="007C71EE">
      <w:pPr>
        <w:pStyle w:val="a"/>
        <w:rPr>
          <w:rFonts w:hint="cs"/>
          <w:rtl/>
        </w:rPr>
      </w:pPr>
    </w:p>
    <w:p w14:paraId="7C5DC647" w14:textId="77777777" w:rsidR="00000000" w:rsidRDefault="007C71EE">
      <w:pPr>
        <w:pStyle w:val="a"/>
        <w:rPr>
          <w:rFonts w:hint="cs"/>
          <w:rtl/>
        </w:rPr>
      </w:pPr>
      <w:r>
        <w:rPr>
          <w:rFonts w:hint="cs"/>
          <w:rtl/>
        </w:rPr>
        <w:t>אבל למה אני לא פלסטיני? אני עושה דברים נוראים ביהדות.</w:t>
      </w:r>
    </w:p>
    <w:p w14:paraId="348C8170" w14:textId="77777777" w:rsidR="00000000" w:rsidRDefault="007C71EE">
      <w:pPr>
        <w:pStyle w:val="a"/>
        <w:rPr>
          <w:rFonts w:hint="cs"/>
          <w:rtl/>
        </w:rPr>
      </w:pPr>
    </w:p>
    <w:p w14:paraId="0D4E720B" w14:textId="77777777" w:rsidR="00000000" w:rsidRDefault="007C71EE">
      <w:pPr>
        <w:pStyle w:val="SpeakerCon"/>
        <w:rPr>
          <w:rtl/>
        </w:rPr>
      </w:pPr>
      <w:bookmarkStart w:id="725" w:name="FS000001057T27_05_2003_11_09_48C"/>
      <w:bookmarkEnd w:id="725"/>
      <w:r>
        <w:rPr>
          <w:rFonts w:hint="eastAsia"/>
          <w:rtl/>
        </w:rPr>
        <w:t>ישראל</w:t>
      </w:r>
      <w:r>
        <w:rPr>
          <w:rtl/>
        </w:rPr>
        <w:t xml:space="preserve"> אייכלר (יהדות התורה):</w:t>
      </w:r>
    </w:p>
    <w:p w14:paraId="1579C6FF" w14:textId="77777777" w:rsidR="00000000" w:rsidRDefault="007C71EE">
      <w:pPr>
        <w:pStyle w:val="a"/>
        <w:rPr>
          <w:rFonts w:hint="cs"/>
          <w:rtl/>
        </w:rPr>
      </w:pPr>
    </w:p>
    <w:p w14:paraId="7BD3E48C" w14:textId="77777777" w:rsidR="00000000" w:rsidRDefault="007C71EE">
      <w:pPr>
        <w:pStyle w:val="a"/>
        <w:rPr>
          <w:rFonts w:hint="cs"/>
          <w:rtl/>
        </w:rPr>
      </w:pPr>
      <w:r>
        <w:rPr>
          <w:rFonts w:hint="cs"/>
          <w:rtl/>
        </w:rPr>
        <w:t>כי הקדוש-ברוך-הוא קבע לאבות אבותיך שהם וזרעם אחריהם עד סוף כל הדורות הם יהודים.</w:t>
      </w:r>
    </w:p>
    <w:p w14:paraId="0AF3CCBE" w14:textId="77777777" w:rsidR="00000000" w:rsidRDefault="007C71EE">
      <w:pPr>
        <w:pStyle w:val="a"/>
        <w:rPr>
          <w:rFonts w:hint="cs"/>
          <w:rtl/>
        </w:rPr>
      </w:pPr>
    </w:p>
    <w:p w14:paraId="46024E7E" w14:textId="77777777" w:rsidR="00000000" w:rsidRDefault="007C71EE">
      <w:pPr>
        <w:pStyle w:val="ad"/>
        <w:rPr>
          <w:rtl/>
        </w:rPr>
      </w:pPr>
      <w:r>
        <w:rPr>
          <w:rFonts w:hint="eastAsia"/>
          <w:rtl/>
        </w:rPr>
        <w:t>היו</w:t>
      </w:r>
      <w:r>
        <w:rPr>
          <w:rtl/>
        </w:rPr>
        <w:t>"ר נסים דהן:</w:t>
      </w:r>
    </w:p>
    <w:p w14:paraId="618A1DD3" w14:textId="77777777" w:rsidR="00000000" w:rsidRDefault="007C71EE">
      <w:pPr>
        <w:pStyle w:val="a"/>
        <w:rPr>
          <w:rFonts w:hint="cs"/>
          <w:rtl/>
        </w:rPr>
      </w:pPr>
    </w:p>
    <w:p w14:paraId="0AA710A1" w14:textId="77777777" w:rsidR="00000000" w:rsidRDefault="007C71EE">
      <w:pPr>
        <w:pStyle w:val="a"/>
        <w:rPr>
          <w:rFonts w:hint="cs"/>
          <w:rtl/>
        </w:rPr>
      </w:pPr>
      <w:r>
        <w:rPr>
          <w:rFonts w:hint="cs"/>
          <w:rtl/>
        </w:rPr>
        <w:t>חבר הכנסת חן, אתה</w:t>
      </w:r>
      <w:r>
        <w:rPr>
          <w:rFonts w:hint="cs"/>
          <w:rtl/>
        </w:rPr>
        <w:t xml:space="preserve"> עוד תחזור בתשובה מהוויכוח הזה. אתה לוקח אחריות...</w:t>
      </w:r>
    </w:p>
    <w:p w14:paraId="4635B652" w14:textId="77777777" w:rsidR="00000000" w:rsidRDefault="007C71EE">
      <w:pPr>
        <w:pStyle w:val="a"/>
        <w:rPr>
          <w:rFonts w:hint="cs"/>
          <w:rtl/>
        </w:rPr>
      </w:pPr>
    </w:p>
    <w:p w14:paraId="15A04CB8" w14:textId="77777777" w:rsidR="00000000" w:rsidRDefault="007C71EE">
      <w:pPr>
        <w:pStyle w:val="a"/>
        <w:rPr>
          <w:rFonts w:hint="cs"/>
          <w:rtl/>
        </w:rPr>
      </w:pPr>
    </w:p>
    <w:p w14:paraId="41ABFC05" w14:textId="77777777" w:rsidR="00000000" w:rsidRDefault="007C71EE">
      <w:pPr>
        <w:pStyle w:val="SpeakerCon"/>
        <w:rPr>
          <w:rtl/>
        </w:rPr>
      </w:pPr>
      <w:bookmarkStart w:id="726" w:name="FS000001057T27_05_2003_11_10_13C"/>
      <w:bookmarkEnd w:id="726"/>
      <w:r>
        <w:rPr>
          <w:rFonts w:hint="eastAsia"/>
          <w:rtl/>
        </w:rPr>
        <w:t>ישראל</w:t>
      </w:r>
      <w:r>
        <w:rPr>
          <w:rtl/>
        </w:rPr>
        <w:t xml:space="preserve"> אייכלר (יהדות התורה):</w:t>
      </w:r>
    </w:p>
    <w:p w14:paraId="7DF02919" w14:textId="77777777" w:rsidR="00000000" w:rsidRDefault="007C71EE">
      <w:pPr>
        <w:pStyle w:val="a"/>
        <w:rPr>
          <w:rFonts w:hint="cs"/>
          <w:rtl/>
        </w:rPr>
      </w:pPr>
    </w:p>
    <w:p w14:paraId="0165A9C2" w14:textId="77777777" w:rsidR="00000000" w:rsidRDefault="007C71EE">
      <w:pPr>
        <w:pStyle w:val="a"/>
        <w:rPr>
          <w:rFonts w:hint="cs"/>
          <w:rtl/>
        </w:rPr>
      </w:pPr>
      <w:r>
        <w:rPr>
          <w:rFonts w:hint="cs"/>
          <w:rtl/>
        </w:rPr>
        <w:t xml:space="preserve">יש כומר בצרפת, שקוראים לו ז'אן-מרי לוסטיז'ה. הוא בישוף של פריס, והוא יהודי </w:t>
      </w:r>
      <w:r>
        <w:rPr>
          <w:rtl/>
        </w:rPr>
        <w:t>–</w:t>
      </w:r>
      <w:r>
        <w:rPr>
          <w:rFonts w:hint="cs"/>
          <w:rtl/>
        </w:rPr>
        <w:t xml:space="preserve"> לא יעזור לו. הוא יכול אלף פעמים להיקרא נוצרי, אבל הוא לא יכול להגיד שזאת יהדות. כשאני אומר שמי שא</w:t>
      </w:r>
      <w:r>
        <w:rPr>
          <w:rFonts w:hint="cs"/>
          <w:rtl/>
        </w:rPr>
        <w:t>וכל חמץ בפסח אינו מבטא את הזהות היהודית שלו ומאבד את הזהות היהודית שלו, הכוונה היא שלאכול מצות בפסח זה חלק ממצוות התורה, כמו שבת ואמונה. אחרת אין טעם להיות יהודי.</w:t>
      </w:r>
    </w:p>
    <w:p w14:paraId="342E2CC0" w14:textId="77777777" w:rsidR="00000000" w:rsidRDefault="007C71EE">
      <w:pPr>
        <w:pStyle w:val="a"/>
        <w:rPr>
          <w:rFonts w:hint="cs"/>
          <w:rtl/>
        </w:rPr>
      </w:pPr>
    </w:p>
    <w:p w14:paraId="6A77A135" w14:textId="77777777" w:rsidR="00000000" w:rsidRDefault="007C71EE">
      <w:pPr>
        <w:pStyle w:val="a"/>
        <w:rPr>
          <w:rFonts w:hint="cs"/>
          <w:rtl/>
        </w:rPr>
      </w:pPr>
      <w:r>
        <w:rPr>
          <w:rFonts w:hint="cs"/>
          <w:rtl/>
        </w:rPr>
        <w:t>פגשתי גרמני, עורך עיתון גדול בגרמניה, והוא ממוצא יהודי. הוא אמר לי שהטעות של היהודים היתה שה</w:t>
      </w:r>
      <w:r>
        <w:rPr>
          <w:rFonts w:hint="cs"/>
          <w:rtl/>
        </w:rPr>
        <w:t xml:space="preserve">ם לא התנצרו בזמן, כי עובדה שסבתא של אמא שלו התנצרה בזמן, והוא, לפי חוקי נירנברג, היה בסדר גמור </w:t>
      </w:r>
      <w:r>
        <w:rPr>
          <w:rtl/>
        </w:rPr>
        <w:t>–</w:t>
      </w:r>
      <w:r>
        <w:rPr>
          <w:rFonts w:hint="cs"/>
          <w:rtl/>
        </w:rPr>
        <w:t xml:space="preserve"> אף שעל-פי ההלכה הוא יהודי. כלומר, אם נחליט שאנו לא רוצים לשמור תורה ומצוות, אנו יכולים להחזיר את ה"פקלאות", להתבולל בין העמים </w:t>
      </w:r>
      <w:r>
        <w:rPr>
          <w:rtl/>
        </w:rPr>
        <w:t>–</w:t>
      </w:r>
      <w:r>
        <w:rPr>
          <w:rFonts w:hint="cs"/>
          <w:rtl/>
        </w:rPr>
        <w:t xml:space="preserve"> וזה פתרון הרבה יותר טוב מאשר לה</w:t>
      </w:r>
      <w:r>
        <w:rPr>
          <w:rFonts w:hint="cs"/>
          <w:rtl/>
        </w:rPr>
        <w:t>ילחם עם הערבים 100 שנים, להרוג אותם, להיהרג, לחפש תוכניות שלום ותוכניות מלחמה; למה צריך את כל זה?</w:t>
      </w:r>
    </w:p>
    <w:p w14:paraId="0A706355" w14:textId="77777777" w:rsidR="00000000" w:rsidRDefault="007C71EE">
      <w:pPr>
        <w:pStyle w:val="a"/>
        <w:rPr>
          <w:rFonts w:hint="cs"/>
          <w:rtl/>
        </w:rPr>
      </w:pPr>
    </w:p>
    <w:p w14:paraId="149F736C" w14:textId="77777777" w:rsidR="00000000" w:rsidRDefault="007C71EE">
      <w:pPr>
        <w:pStyle w:val="ac"/>
        <w:rPr>
          <w:rFonts w:hint="cs"/>
          <w:rtl/>
        </w:rPr>
      </w:pPr>
    </w:p>
    <w:p w14:paraId="441BAAE9" w14:textId="77777777" w:rsidR="00000000" w:rsidRDefault="007C71EE">
      <w:pPr>
        <w:pStyle w:val="ac"/>
        <w:rPr>
          <w:rtl/>
        </w:rPr>
      </w:pPr>
      <w:r>
        <w:rPr>
          <w:rFonts w:hint="eastAsia"/>
          <w:rtl/>
        </w:rPr>
        <w:t>רשף</w:t>
      </w:r>
      <w:r>
        <w:rPr>
          <w:rtl/>
        </w:rPr>
        <w:t xml:space="preserve"> חן (שינוי):</w:t>
      </w:r>
    </w:p>
    <w:p w14:paraId="74787AB8" w14:textId="77777777" w:rsidR="00000000" w:rsidRDefault="007C71EE">
      <w:pPr>
        <w:pStyle w:val="a"/>
        <w:rPr>
          <w:rFonts w:hint="cs"/>
          <w:rtl/>
        </w:rPr>
      </w:pPr>
    </w:p>
    <w:p w14:paraId="4D08C906" w14:textId="77777777" w:rsidR="00000000" w:rsidRDefault="007C71EE">
      <w:pPr>
        <w:pStyle w:val="a"/>
        <w:rPr>
          <w:rFonts w:hint="cs"/>
          <w:rtl/>
        </w:rPr>
      </w:pPr>
      <w:r>
        <w:rPr>
          <w:rFonts w:hint="cs"/>
          <w:rtl/>
        </w:rPr>
        <w:t>אני חושב שאני שייך ללאום מסוים.</w:t>
      </w:r>
    </w:p>
    <w:p w14:paraId="6514BF79" w14:textId="77777777" w:rsidR="00000000" w:rsidRDefault="007C71EE">
      <w:pPr>
        <w:pStyle w:val="a"/>
        <w:rPr>
          <w:rFonts w:hint="cs"/>
          <w:rtl/>
        </w:rPr>
      </w:pPr>
    </w:p>
    <w:p w14:paraId="68026C0E" w14:textId="77777777" w:rsidR="00000000" w:rsidRDefault="007C71EE">
      <w:pPr>
        <w:pStyle w:val="SpeakerCon"/>
        <w:rPr>
          <w:rtl/>
        </w:rPr>
      </w:pPr>
      <w:bookmarkStart w:id="727" w:name="FS000001057T27_05_2003_11_10_32C"/>
      <w:bookmarkEnd w:id="727"/>
      <w:r>
        <w:rPr>
          <w:rFonts w:hint="eastAsia"/>
          <w:rtl/>
        </w:rPr>
        <w:t>ישראל</w:t>
      </w:r>
      <w:r>
        <w:rPr>
          <w:rtl/>
        </w:rPr>
        <w:t xml:space="preserve"> אייכלר (יהדות התורה):</w:t>
      </w:r>
    </w:p>
    <w:p w14:paraId="3FF852E4" w14:textId="77777777" w:rsidR="00000000" w:rsidRDefault="007C71EE">
      <w:pPr>
        <w:pStyle w:val="a"/>
        <w:rPr>
          <w:rFonts w:hint="cs"/>
          <w:rtl/>
        </w:rPr>
      </w:pPr>
    </w:p>
    <w:p w14:paraId="3490CDB2" w14:textId="77777777" w:rsidR="00000000" w:rsidRDefault="007C71EE">
      <w:pPr>
        <w:pStyle w:val="a"/>
        <w:rPr>
          <w:rFonts w:hint="cs"/>
          <w:rtl/>
        </w:rPr>
      </w:pPr>
      <w:r>
        <w:rPr>
          <w:rFonts w:hint="cs"/>
          <w:rtl/>
        </w:rPr>
        <w:t>זה מה שאני אומר, הלאום שלך, שהוא הלאום היהודי, הוא חלק בלתי נפרד מהדת היהודית</w:t>
      </w:r>
      <w:r>
        <w:rPr>
          <w:rFonts w:hint="cs"/>
          <w:rtl/>
        </w:rPr>
        <w:t>. אילולא הדת היהודית אין לאום יהודי, אין נציונליזם יהודי. איך ייתכן גר צרפתי? אם אני רוצה להיות עכשיו סלבי, אני לא יכול. אך הם יכולים להפוך יהודים, כי מה שמהווה את הלאום היהודי הוא הדת היהודית. הקדוש-ברוך-הוא אמר שכל מי ששייך לדת הזאת הופך ללאום אחד, לעם א</w:t>
      </w:r>
      <w:r>
        <w:rPr>
          <w:rFonts w:hint="cs"/>
          <w:rtl/>
        </w:rPr>
        <w:t xml:space="preserve">חד </w:t>
      </w:r>
      <w:r>
        <w:rPr>
          <w:rtl/>
        </w:rPr>
        <w:t>–</w:t>
      </w:r>
      <w:r>
        <w:rPr>
          <w:rFonts w:hint="cs"/>
          <w:rtl/>
        </w:rPr>
        <w:t xml:space="preserve"> עם השם.</w:t>
      </w:r>
    </w:p>
    <w:p w14:paraId="322FE97A" w14:textId="77777777" w:rsidR="00000000" w:rsidRDefault="007C71EE">
      <w:pPr>
        <w:pStyle w:val="a"/>
        <w:rPr>
          <w:rFonts w:hint="cs"/>
          <w:rtl/>
        </w:rPr>
      </w:pPr>
    </w:p>
    <w:p w14:paraId="731CAF8E" w14:textId="77777777" w:rsidR="00000000" w:rsidRDefault="007C71EE">
      <w:pPr>
        <w:pStyle w:val="ac"/>
        <w:rPr>
          <w:rtl/>
        </w:rPr>
      </w:pPr>
      <w:r>
        <w:rPr>
          <w:rFonts w:hint="eastAsia"/>
          <w:rtl/>
        </w:rPr>
        <w:t>רשף</w:t>
      </w:r>
      <w:r>
        <w:rPr>
          <w:rtl/>
        </w:rPr>
        <w:t xml:space="preserve"> חן (שינוי):</w:t>
      </w:r>
    </w:p>
    <w:p w14:paraId="2E87CA4E" w14:textId="77777777" w:rsidR="00000000" w:rsidRDefault="007C71EE">
      <w:pPr>
        <w:pStyle w:val="a"/>
        <w:rPr>
          <w:rFonts w:hint="cs"/>
          <w:rtl/>
        </w:rPr>
      </w:pPr>
    </w:p>
    <w:p w14:paraId="2A68E595" w14:textId="77777777" w:rsidR="00000000" w:rsidRDefault="007C71EE">
      <w:pPr>
        <w:pStyle w:val="a"/>
        <w:rPr>
          <w:rFonts w:hint="cs"/>
          <w:rtl/>
        </w:rPr>
      </w:pPr>
      <w:r>
        <w:rPr>
          <w:rFonts w:hint="cs"/>
          <w:rtl/>
        </w:rPr>
        <w:t>אם אתה רוצה להיות נוצרי או מוסלמי, אתה יכול. אף אחד לא מונע את זה ממך.</w:t>
      </w:r>
    </w:p>
    <w:p w14:paraId="153C5767" w14:textId="77777777" w:rsidR="00000000" w:rsidRDefault="007C71EE">
      <w:pPr>
        <w:pStyle w:val="a"/>
        <w:rPr>
          <w:rFonts w:hint="cs"/>
          <w:rtl/>
        </w:rPr>
      </w:pPr>
    </w:p>
    <w:p w14:paraId="46F1CED4" w14:textId="77777777" w:rsidR="00000000" w:rsidRDefault="007C71EE">
      <w:pPr>
        <w:pStyle w:val="SpeakerCon"/>
        <w:rPr>
          <w:rtl/>
        </w:rPr>
      </w:pPr>
      <w:r>
        <w:rPr>
          <w:rFonts w:hint="eastAsia"/>
          <w:rtl/>
        </w:rPr>
        <w:t>ישראל</w:t>
      </w:r>
      <w:r>
        <w:rPr>
          <w:rtl/>
        </w:rPr>
        <w:t xml:space="preserve"> אייכלר (יהדות התורה):</w:t>
      </w:r>
    </w:p>
    <w:p w14:paraId="45986EA3" w14:textId="77777777" w:rsidR="00000000" w:rsidRDefault="007C71EE">
      <w:pPr>
        <w:pStyle w:val="a"/>
        <w:rPr>
          <w:rFonts w:hint="cs"/>
          <w:rtl/>
        </w:rPr>
      </w:pPr>
    </w:p>
    <w:p w14:paraId="03D931F8" w14:textId="77777777" w:rsidR="00000000" w:rsidRDefault="007C71EE">
      <w:pPr>
        <w:pStyle w:val="a"/>
        <w:rPr>
          <w:rFonts w:hint="cs"/>
          <w:rtl/>
        </w:rPr>
      </w:pPr>
      <w:r>
        <w:rPr>
          <w:rFonts w:hint="cs"/>
          <w:rtl/>
        </w:rPr>
        <w:t xml:space="preserve">אבל אני לא מפסיק להיות יהודי. </w:t>
      </w:r>
    </w:p>
    <w:p w14:paraId="3E5EA6E6" w14:textId="77777777" w:rsidR="00000000" w:rsidRDefault="007C71EE">
      <w:pPr>
        <w:pStyle w:val="a"/>
        <w:rPr>
          <w:rFonts w:hint="cs"/>
          <w:rtl/>
        </w:rPr>
      </w:pPr>
    </w:p>
    <w:p w14:paraId="50359B0C" w14:textId="77777777" w:rsidR="00000000" w:rsidRDefault="007C71EE">
      <w:pPr>
        <w:pStyle w:val="ac"/>
        <w:rPr>
          <w:rFonts w:hint="cs"/>
          <w:rtl/>
        </w:rPr>
      </w:pPr>
    </w:p>
    <w:p w14:paraId="3389FEDD" w14:textId="77777777" w:rsidR="00000000" w:rsidRDefault="007C71EE">
      <w:pPr>
        <w:pStyle w:val="ac"/>
        <w:rPr>
          <w:rtl/>
        </w:rPr>
      </w:pPr>
      <w:r>
        <w:rPr>
          <w:rFonts w:hint="eastAsia"/>
          <w:rtl/>
        </w:rPr>
        <w:t>רשף</w:t>
      </w:r>
      <w:r>
        <w:rPr>
          <w:rtl/>
        </w:rPr>
        <w:t xml:space="preserve"> חן (שינוי):</w:t>
      </w:r>
    </w:p>
    <w:p w14:paraId="50034684" w14:textId="77777777" w:rsidR="00000000" w:rsidRDefault="007C71EE">
      <w:pPr>
        <w:pStyle w:val="a"/>
        <w:rPr>
          <w:rFonts w:hint="cs"/>
          <w:rtl/>
        </w:rPr>
      </w:pPr>
    </w:p>
    <w:p w14:paraId="28B514D0" w14:textId="77777777" w:rsidR="00000000" w:rsidRDefault="007C71EE">
      <w:pPr>
        <w:pStyle w:val="a"/>
        <w:rPr>
          <w:rFonts w:hint="cs"/>
          <w:rtl/>
        </w:rPr>
      </w:pPr>
      <w:r>
        <w:rPr>
          <w:rFonts w:hint="cs"/>
          <w:rtl/>
        </w:rPr>
        <w:t>אתה מחזק את דברי.</w:t>
      </w:r>
    </w:p>
    <w:p w14:paraId="45EC47C1" w14:textId="77777777" w:rsidR="00000000" w:rsidRDefault="007C71EE">
      <w:pPr>
        <w:pStyle w:val="a"/>
        <w:rPr>
          <w:rFonts w:hint="cs"/>
          <w:rtl/>
        </w:rPr>
      </w:pPr>
    </w:p>
    <w:p w14:paraId="148988F0" w14:textId="77777777" w:rsidR="00000000" w:rsidRDefault="007C71EE">
      <w:pPr>
        <w:pStyle w:val="SpeakerCon"/>
        <w:rPr>
          <w:rtl/>
        </w:rPr>
      </w:pPr>
      <w:bookmarkStart w:id="728" w:name="FS000001057T27_05_2003_11_18_16C"/>
      <w:bookmarkEnd w:id="728"/>
      <w:r>
        <w:rPr>
          <w:rFonts w:hint="eastAsia"/>
          <w:rtl/>
        </w:rPr>
        <w:t>ישראל</w:t>
      </w:r>
      <w:r>
        <w:rPr>
          <w:rtl/>
        </w:rPr>
        <w:t xml:space="preserve"> אייכלר (יהדות התורה):</w:t>
      </w:r>
    </w:p>
    <w:p w14:paraId="7B572026" w14:textId="77777777" w:rsidR="00000000" w:rsidRDefault="007C71EE">
      <w:pPr>
        <w:pStyle w:val="a"/>
        <w:rPr>
          <w:rFonts w:hint="cs"/>
          <w:rtl/>
        </w:rPr>
      </w:pPr>
    </w:p>
    <w:p w14:paraId="58793E26" w14:textId="77777777" w:rsidR="00000000" w:rsidRDefault="007C71EE">
      <w:pPr>
        <w:pStyle w:val="a"/>
        <w:rPr>
          <w:rFonts w:hint="cs"/>
          <w:rtl/>
        </w:rPr>
      </w:pPr>
      <w:r>
        <w:rPr>
          <w:rFonts w:hint="cs"/>
          <w:rtl/>
        </w:rPr>
        <w:t xml:space="preserve">לא, הוא יישאר יהודי בדתו. </w:t>
      </w:r>
      <w:r>
        <w:rPr>
          <w:rFonts w:hint="cs"/>
          <w:rtl/>
        </w:rPr>
        <w:t>ז'אן-מרי לוסטיז'ה יישאר יהודי בדתו עד סוף ימיו.</w:t>
      </w:r>
    </w:p>
    <w:p w14:paraId="3E522AD2" w14:textId="77777777" w:rsidR="00000000" w:rsidRDefault="007C71EE">
      <w:pPr>
        <w:pStyle w:val="a"/>
        <w:rPr>
          <w:rFonts w:hint="cs"/>
          <w:rtl/>
        </w:rPr>
      </w:pPr>
    </w:p>
    <w:p w14:paraId="71418D28" w14:textId="77777777" w:rsidR="00000000" w:rsidRDefault="007C71EE">
      <w:pPr>
        <w:pStyle w:val="ac"/>
        <w:rPr>
          <w:rFonts w:hint="cs"/>
          <w:rtl/>
        </w:rPr>
      </w:pPr>
    </w:p>
    <w:p w14:paraId="7AD133AF" w14:textId="77777777" w:rsidR="00000000" w:rsidRDefault="007C71EE">
      <w:pPr>
        <w:pStyle w:val="ac"/>
        <w:rPr>
          <w:rtl/>
        </w:rPr>
      </w:pPr>
      <w:r>
        <w:rPr>
          <w:rFonts w:hint="eastAsia"/>
          <w:rtl/>
        </w:rPr>
        <w:t>רשף</w:t>
      </w:r>
      <w:r>
        <w:rPr>
          <w:rtl/>
        </w:rPr>
        <w:t xml:space="preserve"> חן (שינוי):</w:t>
      </w:r>
    </w:p>
    <w:p w14:paraId="46B8C007" w14:textId="77777777" w:rsidR="00000000" w:rsidRDefault="007C71EE">
      <w:pPr>
        <w:pStyle w:val="a"/>
        <w:rPr>
          <w:rFonts w:hint="cs"/>
          <w:rtl/>
        </w:rPr>
      </w:pPr>
    </w:p>
    <w:p w14:paraId="38ABA555" w14:textId="77777777" w:rsidR="00000000" w:rsidRDefault="007C71EE">
      <w:pPr>
        <w:pStyle w:val="a"/>
        <w:rPr>
          <w:rFonts w:hint="cs"/>
          <w:rtl/>
        </w:rPr>
      </w:pPr>
      <w:r>
        <w:rPr>
          <w:rFonts w:hint="cs"/>
          <w:rtl/>
        </w:rPr>
        <w:t>איך זה מסתדר עם זה שאמרת שאילן שלגי הוא לא יהודי?</w:t>
      </w:r>
    </w:p>
    <w:p w14:paraId="2BF29116" w14:textId="77777777" w:rsidR="00000000" w:rsidRDefault="007C71EE">
      <w:pPr>
        <w:pStyle w:val="a"/>
        <w:rPr>
          <w:rFonts w:hint="cs"/>
          <w:rtl/>
        </w:rPr>
      </w:pPr>
    </w:p>
    <w:p w14:paraId="13B4BF5A" w14:textId="77777777" w:rsidR="00000000" w:rsidRDefault="007C71EE">
      <w:pPr>
        <w:pStyle w:val="SpeakerCon"/>
        <w:rPr>
          <w:rtl/>
        </w:rPr>
      </w:pPr>
      <w:bookmarkStart w:id="729" w:name="FS000001057T27_05_2003_11_18_38C"/>
      <w:bookmarkEnd w:id="729"/>
      <w:r>
        <w:rPr>
          <w:rFonts w:hint="eastAsia"/>
          <w:rtl/>
        </w:rPr>
        <w:t>ישראל</w:t>
      </w:r>
      <w:r>
        <w:rPr>
          <w:rtl/>
        </w:rPr>
        <w:t xml:space="preserve"> אייכלר (יהדות התורה):</w:t>
      </w:r>
    </w:p>
    <w:p w14:paraId="181DA8AE" w14:textId="77777777" w:rsidR="00000000" w:rsidRDefault="007C71EE">
      <w:pPr>
        <w:pStyle w:val="a"/>
        <w:rPr>
          <w:rFonts w:hint="cs"/>
          <w:rtl/>
        </w:rPr>
      </w:pPr>
    </w:p>
    <w:p w14:paraId="44DCCB8A" w14:textId="77777777" w:rsidR="00000000" w:rsidRDefault="007C71EE">
      <w:pPr>
        <w:pStyle w:val="a"/>
        <w:rPr>
          <w:rFonts w:hint="cs"/>
          <w:rtl/>
        </w:rPr>
      </w:pPr>
      <w:r>
        <w:rPr>
          <w:rFonts w:hint="cs"/>
          <w:rtl/>
        </w:rPr>
        <w:t>לא אמרתי שמות של אנשים. הזהות היהודית שלו היא חסרת משמעות מעשית, חסרת משמעות תיאולוגית וחסרת משמעות לאומית.</w:t>
      </w:r>
    </w:p>
    <w:p w14:paraId="65794D0A" w14:textId="77777777" w:rsidR="00000000" w:rsidRDefault="007C71EE">
      <w:pPr>
        <w:pStyle w:val="a"/>
        <w:rPr>
          <w:rFonts w:hint="cs"/>
          <w:rtl/>
        </w:rPr>
      </w:pPr>
    </w:p>
    <w:p w14:paraId="798D65A6" w14:textId="77777777" w:rsidR="00000000" w:rsidRDefault="007C71EE">
      <w:pPr>
        <w:pStyle w:val="ac"/>
        <w:rPr>
          <w:rtl/>
        </w:rPr>
      </w:pPr>
      <w:r>
        <w:rPr>
          <w:rFonts w:hint="eastAsia"/>
          <w:rtl/>
        </w:rPr>
        <w:t>רשף</w:t>
      </w:r>
      <w:r>
        <w:rPr>
          <w:rtl/>
        </w:rPr>
        <w:t xml:space="preserve"> חן (שינוי):</w:t>
      </w:r>
    </w:p>
    <w:p w14:paraId="40819C86" w14:textId="77777777" w:rsidR="00000000" w:rsidRDefault="007C71EE">
      <w:pPr>
        <w:pStyle w:val="a"/>
        <w:rPr>
          <w:rFonts w:hint="cs"/>
          <w:rtl/>
        </w:rPr>
      </w:pPr>
    </w:p>
    <w:p w14:paraId="475E870A" w14:textId="77777777" w:rsidR="00000000" w:rsidRDefault="007C71EE">
      <w:pPr>
        <w:pStyle w:val="a"/>
        <w:rPr>
          <w:rFonts w:hint="cs"/>
          <w:rtl/>
        </w:rPr>
      </w:pPr>
      <w:r>
        <w:rPr>
          <w:rFonts w:hint="cs"/>
          <w:rtl/>
        </w:rPr>
        <w:t>אז ז'אן-מרי לוסטיז'ה נכלל בזה?</w:t>
      </w:r>
    </w:p>
    <w:p w14:paraId="106F539E" w14:textId="77777777" w:rsidR="00000000" w:rsidRDefault="007C71EE">
      <w:pPr>
        <w:pStyle w:val="a"/>
        <w:rPr>
          <w:rFonts w:hint="cs"/>
          <w:rtl/>
        </w:rPr>
      </w:pPr>
    </w:p>
    <w:p w14:paraId="19E784BB" w14:textId="77777777" w:rsidR="00000000" w:rsidRDefault="007C71EE">
      <w:pPr>
        <w:pStyle w:val="SpeakerCon"/>
        <w:rPr>
          <w:rtl/>
        </w:rPr>
      </w:pPr>
      <w:bookmarkStart w:id="730" w:name="FS000001057T27_05_2003_11_18_49C"/>
      <w:bookmarkEnd w:id="730"/>
      <w:r>
        <w:rPr>
          <w:rFonts w:hint="eastAsia"/>
          <w:rtl/>
        </w:rPr>
        <w:t>ישראל</w:t>
      </w:r>
      <w:r>
        <w:rPr>
          <w:rtl/>
        </w:rPr>
        <w:t xml:space="preserve"> אייכלר (יהדות התורה):</w:t>
      </w:r>
    </w:p>
    <w:p w14:paraId="61DBB37A" w14:textId="77777777" w:rsidR="00000000" w:rsidRDefault="007C71EE">
      <w:pPr>
        <w:pStyle w:val="a"/>
        <w:rPr>
          <w:rFonts w:hint="cs"/>
          <w:rtl/>
        </w:rPr>
      </w:pPr>
    </w:p>
    <w:p w14:paraId="44813C57" w14:textId="77777777" w:rsidR="00000000" w:rsidRDefault="007C71EE">
      <w:pPr>
        <w:pStyle w:val="a"/>
        <w:rPr>
          <w:rFonts w:hint="cs"/>
          <w:rtl/>
        </w:rPr>
      </w:pPr>
      <w:r>
        <w:rPr>
          <w:rFonts w:hint="cs"/>
          <w:rtl/>
        </w:rPr>
        <w:t>על אחת כמה וכמה. אבל כשהוא רוצה לבוא היום לארץ-ישראל ולהיות יהודי טוב, הוא לא צריך להתגייר.</w:t>
      </w:r>
    </w:p>
    <w:p w14:paraId="2CF4BA76" w14:textId="77777777" w:rsidR="00000000" w:rsidRDefault="007C71EE">
      <w:pPr>
        <w:pStyle w:val="a"/>
        <w:rPr>
          <w:rFonts w:hint="cs"/>
          <w:rtl/>
        </w:rPr>
      </w:pPr>
    </w:p>
    <w:p w14:paraId="43A20713" w14:textId="77777777" w:rsidR="00000000" w:rsidRDefault="007C71EE">
      <w:pPr>
        <w:pStyle w:val="ac"/>
        <w:rPr>
          <w:rtl/>
        </w:rPr>
      </w:pPr>
      <w:r>
        <w:rPr>
          <w:rFonts w:hint="eastAsia"/>
          <w:rtl/>
        </w:rPr>
        <w:t>רשף</w:t>
      </w:r>
      <w:r>
        <w:rPr>
          <w:rtl/>
        </w:rPr>
        <w:t xml:space="preserve"> חן (שינוי):</w:t>
      </w:r>
    </w:p>
    <w:p w14:paraId="39F6454F" w14:textId="77777777" w:rsidR="00000000" w:rsidRDefault="007C71EE">
      <w:pPr>
        <w:pStyle w:val="a"/>
        <w:rPr>
          <w:rFonts w:hint="cs"/>
          <w:rtl/>
        </w:rPr>
      </w:pPr>
    </w:p>
    <w:p w14:paraId="37CDC6A2" w14:textId="77777777" w:rsidR="00000000" w:rsidRDefault="007C71EE">
      <w:pPr>
        <w:pStyle w:val="a"/>
        <w:rPr>
          <w:rFonts w:hint="cs"/>
          <w:rtl/>
        </w:rPr>
      </w:pPr>
      <w:r>
        <w:rPr>
          <w:rFonts w:hint="cs"/>
          <w:rtl/>
        </w:rPr>
        <w:t>זאת פסיקת בג"ץ.</w:t>
      </w:r>
    </w:p>
    <w:p w14:paraId="6C4A1402" w14:textId="77777777" w:rsidR="00000000" w:rsidRDefault="007C71EE">
      <w:pPr>
        <w:pStyle w:val="a"/>
        <w:rPr>
          <w:rFonts w:hint="cs"/>
          <w:rtl/>
        </w:rPr>
      </w:pPr>
    </w:p>
    <w:p w14:paraId="70EE84CA" w14:textId="77777777" w:rsidR="00000000" w:rsidRDefault="007C71EE">
      <w:pPr>
        <w:pStyle w:val="SpeakerCon"/>
        <w:rPr>
          <w:rtl/>
        </w:rPr>
      </w:pPr>
      <w:bookmarkStart w:id="731" w:name="FS000001057T27_05_2003_11_18_58C"/>
      <w:bookmarkEnd w:id="731"/>
      <w:r>
        <w:rPr>
          <w:rFonts w:hint="eastAsia"/>
          <w:rtl/>
        </w:rPr>
        <w:t>ישראל</w:t>
      </w:r>
      <w:r>
        <w:rPr>
          <w:rtl/>
        </w:rPr>
        <w:t xml:space="preserve"> אייכלר (יהדות התורה):</w:t>
      </w:r>
    </w:p>
    <w:p w14:paraId="0969212A" w14:textId="77777777" w:rsidR="00000000" w:rsidRDefault="007C71EE">
      <w:pPr>
        <w:pStyle w:val="a"/>
        <w:rPr>
          <w:rFonts w:hint="cs"/>
          <w:rtl/>
        </w:rPr>
      </w:pPr>
    </w:p>
    <w:p w14:paraId="2129EB67" w14:textId="77777777" w:rsidR="00000000" w:rsidRDefault="007C71EE">
      <w:pPr>
        <w:pStyle w:val="a"/>
        <w:rPr>
          <w:rFonts w:hint="cs"/>
          <w:rtl/>
        </w:rPr>
      </w:pPr>
      <w:r>
        <w:rPr>
          <w:rFonts w:hint="cs"/>
          <w:rtl/>
        </w:rPr>
        <w:t>אני יודע, אבל כל החוקי</w:t>
      </w:r>
      <w:r>
        <w:rPr>
          <w:rFonts w:hint="cs"/>
          <w:rtl/>
        </w:rPr>
        <w:t xml:space="preserve">ם של בג"ץ ושל הכנסת </w:t>
      </w:r>
      <w:r>
        <w:rPr>
          <w:rtl/>
        </w:rPr>
        <w:t>–</w:t>
      </w:r>
      <w:r>
        <w:rPr>
          <w:rFonts w:hint="cs"/>
          <w:rtl/>
        </w:rPr>
        <w:t xml:space="preserve"> משתמשים בהם רק כשרוצים. כשלא רוצים </w:t>
      </w:r>
      <w:r>
        <w:rPr>
          <w:rtl/>
        </w:rPr>
        <w:t>–</w:t>
      </w:r>
      <w:r>
        <w:rPr>
          <w:rFonts w:hint="cs"/>
          <w:rtl/>
        </w:rPr>
        <w:t xml:space="preserve"> משנים את זה. השר פורז ממפלגתך יכול לומר, שכל האנשים שנכנסים שלא כחוק </w:t>
      </w:r>
      <w:r>
        <w:rPr>
          <w:rtl/>
        </w:rPr>
        <w:t>–</w:t>
      </w:r>
      <w:r>
        <w:rPr>
          <w:rFonts w:hint="cs"/>
          <w:rtl/>
        </w:rPr>
        <w:t xml:space="preserve"> הוא ייתן להם אזרחות.</w:t>
      </w:r>
    </w:p>
    <w:p w14:paraId="60388929" w14:textId="77777777" w:rsidR="00000000" w:rsidRDefault="007C71EE">
      <w:pPr>
        <w:pStyle w:val="a"/>
        <w:rPr>
          <w:rFonts w:hint="cs"/>
          <w:u w:val="single"/>
          <w:rtl/>
        </w:rPr>
      </w:pPr>
    </w:p>
    <w:p w14:paraId="73F2D351" w14:textId="77777777" w:rsidR="00000000" w:rsidRDefault="007C71EE">
      <w:pPr>
        <w:pStyle w:val="ac"/>
        <w:rPr>
          <w:rtl/>
        </w:rPr>
      </w:pPr>
      <w:r>
        <w:rPr>
          <w:rFonts w:hint="eastAsia"/>
          <w:rtl/>
        </w:rPr>
        <w:t>רשף</w:t>
      </w:r>
      <w:r>
        <w:rPr>
          <w:rtl/>
        </w:rPr>
        <w:t xml:space="preserve"> חן (שינוי):</w:t>
      </w:r>
    </w:p>
    <w:p w14:paraId="45A1BA12" w14:textId="77777777" w:rsidR="00000000" w:rsidRDefault="007C71EE">
      <w:pPr>
        <w:pStyle w:val="a"/>
        <w:rPr>
          <w:rFonts w:hint="cs"/>
          <w:rtl/>
        </w:rPr>
      </w:pPr>
    </w:p>
    <w:p w14:paraId="686C10E4" w14:textId="77777777" w:rsidR="00000000" w:rsidRDefault="007C71EE">
      <w:pPr>
        <w:pStyle w:val="a"/>
        <w:rPr>
          <w:rFonts w:hint="cs"/>
          <w:rtl/>
        </w:rPr>
      </w:pPr>
      <w:r>
        <w:rPr>
          <w:rFonts w:hint="cs"/>
          <w:rtl/>
        </w:rPr>
        <w:t>אתה חושב שבישוף צריך להיות בעל זכות שיבה?</w:t>
      </w:r>
    </w:p>
    <w:p w14:paraId="14D0D831" w14:textId="77777777" w:rsidR="00000000" w:rsidRDefault="007C71EE">
      <w:pPr>
        <w:pStyle w:val="a"/>
        <w:rPr>
          <w:rFonts w:hint="cs"/>
          <w:rtl/>
        </w:rPr>
      </w:pPr>
    </w:p>
    <w:p w14:paraId="2B028FB7" w14:textId="77777777" w:rsidR="00000000" w:rsidRDefault="007C71EE">
      <w:pPr>
        <w:pStyle w:val="SpeakerCon"/>
        <w:rPr>
          <w:rtl/>
        </w:rPr>
      </w:pPr>
      <w:bookmarkStart w:id="732" w:name="FS000001057T27_05_2003_11_19_08C"/>
      <w:bookmarkEnd w:id="732"/>
      <w:r>
        <w:rPr>
          <w:rFonts w:hint="eastAsia"/>
          <w:rtl/>
        </w:rPr>
        <w:t>ישראל</w:t>
      </w:r>
      <w:r>
        <w:rPr>
          <w:rtl/>
        </w:rPr>
        <w:t xml:space="preserve"> אייכלר (יהדות התורה):</w:t>
      </w:r>
    </w:p>
    <w:p w14:paraId="1C503700" w14:textId="77777777" w:rsidR="00000000" w:rsidRDefault="007C71EE">
      <w:pPr>
        <w:pStyle w:val="a"/>
        <w:rPr>
          <w:rFonts w:hint="cs"/>
          <w:rtl/>
        </w:rPr>
      </w:pPr>
    </w:p>
    <w:p w14:paraId="4C5AB478" w14:textId="77777777" w:rsidR="00000000" w:rsidRDefault="007C71EE">
      <w:pPr>
        <w:pStyle w:val="a"/>
        <w:rPr>
          <w:rFonts w:hint="cs"/>
          <w:rtl/>
        </w:rPr>
      </w:pPr>
      <w:r>
        <w:rPr>
          <w:rFonts w:hint="cs"/>
          <w:rtl/>
        </w:rPr>
        <w:t>אני חושב שבישוף</w:t>
      </w:r>
      <w:r>
        <w:rPr>
          <w:rFonts w:hint="cs"/>
          <w:rtl/>
        </w:rPr>
        <w:t xml:space="preserve"> יהודי שרוצה לחזור בתשובה, יכול להיות יהודי כשר בדקה אחת. גם איש שינוי יכול לחזור להיות יהודי כשר.</w:t>
      </w:r>
    </w:p>
    <w:p w14:paraId="4ECA45A5" w14:textId="77777777" w:rsidR="00000000" w:rsidRDefault="007C71EE">
      <w:pPr>
        <w:pStyle w:val="a"/>
        <w:rPr>
          <w:rFonts w:hint="cs"/>
          <w:rtl/>
        </w:rPr>
      </w:pPr>
    </w:p>
    <w:p w14:paraId="40DEB3EB" w14:textId="77777777" w:rsidR="00000000" w:rsidRDefault="007C71EE">
      <w:pPr>
        <w:pStyle w:val="ad"/>
        <w:rPr>
          <w:rtl/>
        </w:rPr>
      </w:pPr>
      <w:r>
        <w:rPr>
          <w:rFonts w:hint="eastAsia"/>
          <w:rtl/>
        </w:rPr>
        <w:t>היו</w:t>
      </w:r>
      <w:r>
        <w:rPr>
          <w:rtl/>
        </w:rPr>
        <w:t>"ר נסים דהן:</w:t>
      </w:r>
    </w:p>
    <w:p w14:paraId="3AA90434" w14:textId="77777777" w:rsidR="00000000" w:rsidRDefault="007C71EE">
      <w:pPr>
        <w:pStyle w:val="a"/>
        <w:rPr>
          <w:rFonts w:hint="cs"/>
          <w:rtl/>
        </w:rPr>
      </w:pPr>
    </w:p>
    <w:p w14:paraId="011323D3" w14:textId="77777777" w:rsidR="00000000" w:rsidRDefault="007C71EE">
      <w:pPr>
        <w:pStyle w:val="a"/>
        <w:rPr>
          <w:rFonts w:hint="cs"/>
          <w:rtl/>
        </w:rPr>
      </w:pPr>
      <w:r>
        <w:rPr>
          <w:rFonts w:hint="cs"/>
          <w:rtl/>
        </w:rPr>
        <w:t>אלה ויכוחים תיאולוגיים מעניינים, אך זה על אחריותך, חבר הכנסת חן, אם אתה חוזר בתשובה מחר בבוקר, שלא תבוא בטענות...</w:t>
      </w:r>
    </w:p>
    <w:p w14:paraId="5651FC77" w14:textId="77777777" w:rsidR="00000000" w:rsidRDefault="007C71EE">
      <w:pPr>
        <w:pStyle w:val="a"/>
        <w:rPr>
          <w:rFonts w:hint="cs"/>
          <w:rtl/>
        </w:rPr>
      </w:pPr>
    </w:p>
    <w:p w14:paraId="224F3E85" w14:textId="77777777" w:rsidR="00000000" w:rsidRDefault="007C71EE">
      <w:pPr>
        <w:pStyle w:val="SpeakerCon"/>
        <w:rPr>
          <w:rtl/>
        </w:rPr>
      </w:pPr>
      <w:bookmarkStart w:id="733" w:name="FS000001057T27_05_2003_11_19_31C"/>
      <w:bookmarkEnd w:id="733"/>
      <w:r>
        <w:rPr>
          <w:rFonts w:hint="eastAsia"/>
          <w:rtl/>
        </w:rPr>
        <w:t>ישראל</w:t>
      </w:r>
      <w:r>
        <w:rPr>
          <w:rtl/>
        </w:rPr>
        <w:t xml:space="preserve"> אייכלר (יהדות התור</w:t>
      </w:r>
      <w:r>
        <w:rPr>
          <w:rtl/>
        </w:rPr>
        <w:t>ה):</w:t>
      </w:r>
    </w:p>
    <w:p w14:paraId="551E38BA" w14:textId="77777777" w:rsidR="00000000" w:rsidRDefault="007C71EE">
      <w:pPr>
        <w:pStyle w:val="a"/>
        <w:rPr>
          <w:rFonts w:hint="cs"/>
          <w:rtl/>
        </w:rPr>
      </w:pPr>
    </w:p>
    <w:p w14:paraId="03730B32" w14:textId="77777777" w:rsidR="00000000" w:rsidRDefault="007C71EE">
      <w:pPr>
        <w:pStyle w:val="a"/>
        <w:rPr>
          <w:rFonts w:hint="cs"/>
          <w:rtl/>
        </w:rPr>
      </w:pPr>
      <w:r>
        <w:rPr>
          <w:rFonts w:hint="cs"/>
          <w:rtl/>
        </w:rPr>
        <w:t xml:space="preserve">אחרי שעשו דה-לגיטימציה של לומדי התורה ושל הדת היהודית, כמו שדיברנו קודם, עשו דה-לגיטימציה של האדם היהודי להיות חלק מההגמוניה הישראלית, ואמרו: ממשלה בלי חרדים. מבחינה מעשית, לא קרה שום דבר, יש ממשלה בלי חרדים. ממשלה כזאת, שגוזרת גזירות כאלה </w:t>
      </w:r>
      <w:r>
        <w:rPr>
          <w:rtl/>
        </w:rPr>
        <w:t>–</w:t>
      </w:r>
      <w:r>
        <w:rPr>
          <w:rFonts w:hint="cs"/>
          <w:rtl/>
        </w:rPr>
        <w:t xml:space="preserve"> אני שמח ע</w:t>
      </w:r>
      <w:r>
        <w:rPr>
          <w:rFonts w:hint="cs"/>
          <w:rtl/>
        </w:rPr>
        <w:t>ל כל יום שאנחנו לא בקואליציה. אך מבחינת העיקרון, זאת גזענות וזה פאשיזם לומר על קבוצה מסוימת של אוכלוסייה, שהיא לא ראויה להיות חלק מן הממשלה. תאר לעצמך שמישהו היה אומר: ממשלה בלי ערבים. אם מישהו יגיד את זה, הוא יהיה גזען. כשאומרים: ממשלה בלי חרדים, זאת גזענ</w:t>
      </w:r>
      <w:r>
        <w:rPr>
          <w:rFonts w:hint="cs"/>
          <w:rtl/>
        </w:rPr>
        <w:t>ות. אם היה אומר: ממשלה בלי ש"ס, בלי יהדות התורה, זה בסדר גמור, כי אלה מפלגות.</w:t>
      </w:r>
    </w:p>
    <w:p w14:paraId="6F81258C" w14:textId="77777777" w:rsidR="00000000" w:rsidRDefault="007C71EE">
      <w:pPr>
        <w:pStyle w:val="a"/>
        <w:rPr>
          <w:rFonts w:hint="cs"/>
          <w:rtl/>
        </w:rPr>
      </w:pPr>
    </w:p>
    <w:p w14:paraId="488A6864" w14:textId="77777777" w:rsidR="00000000" w:rsidRDefault="007C71EE">
      <w:pPr>
        <w:pStyle w:val="ac"/>
        <w:rPr>
          <w:rtl/>
        </w:rPr>
      </w:pPr>
      <w:r>
        <w:rPr>
          <w:rFonts w:hint="eastAsia"/>
          <w:rtl/>
        </w:rPr>
        <w:t>רשף</w:t>
      </w:r>
      <w:r>
        <w:rPr>
          <w:rtl/>
        </w:rPr>
        <w:t xml:space="preserve"> חן (שינוי):</w:t>
      </w:r>
    </w:p>
    <w:p w14:paraId="00D399FA" w14:textId="77777777" w:rsidR="00000000" w:rsidRDefault="007C71EE">
      <w:pPr>
        <w:pStyle w:val="a"/>
        <w:rPr>
          <w:rFonts w:hint="cs"/>
          <w:rtl/>
        </w:rPr>
      </w:pPr>
    </w:p>
    <w:p w14:paraId="50C6B089" w14:textId="77777777" w:rsidR="00000000" w:rsidRDefault="007C71EE">
      <w:pPr>
        <w:pStyle w:val="a"/>
        <w:rPr>
          <w:rFonts w:hint="cs"/>
          <w:rtl/>
        </w:rPr>
      </w:pPr>
      <w:r>
        <w:rPr>
          <w:rFonts w:hint="cs"/>
          <w:rtl/>
        </w:rPr>
        <w:t>מבחינתנו, אלה דברים זהים.</w:t>
      </w:r>
    </w:p>
    <w:p w14:paraId="716F51C2" w14:textId="77777777" w:rsidR="00000000" w:rsidRDefault="007C71EE">
      <w:pPr>
        <w:pStyle w:val="a"/>
        <w:rPr>
          <w:rFonts w:hint="cs"/>
          <w:rtl/>
        </w:rPr>
      </w:pPr>
    </w:p>
    <w:p w14:paraId="56A06A8C" w14:textId="77777777" w:rsidR="00000000" w:rsidRDefault="007C71EE">
      <w:pPr>
        <w:pStyle w:val="SpeakerCon"/>
        <w:rPr>
          <w:rtl/>
        </w:rPr>
      </w:pPr>
      <w:bookmarkStart w:id="734" w:name="FS000001057T27_05_2003_11_19_45C"/>
      <w:bookmarkEnd w:id="734"/>
      <w:r>
        <w:rPr>
          <w:rFonts w:hint="eastAsia"/>
          <w:rtl/>
        </w:rPr>
        <w:t>ישראל</w:t>
      </w:r>
      <w:r>
        <w:rPr>
          <w:rtl/>
        </w:rPr>
        <w:t xml:space="preserve"> אייכלר (יהדות התורה):</w:t>
      </w:r>
    </w:p>
    <w:p w14:paraId="63246C6D" w14:textId="77777777" w:rsidR="00000000" w:rsidRDefault="007C71EE">
      <w:pPr>
        <w:pStyle w:val="a"/>
        <w:rPr>
          <w:rFonts w:hint="cs"/>
          <w:rtl/>
        </w:rPr>
      </w:pPr>
    </w:p>
    <w:p w14:paraId="07607D33" w14:textId="77777777" w:rsidR="00000000" w:rsidRDefault="007C71EE">
      <w:pPr>
        <w:pStyle w:val="a"/>
        <w:rPr>
          <w:rFonts w:hint="cs"/>
          <w:rtl/>
        </w:rPr>
      </w:pPr>
      <w:r>
        <w:rPr>
          <w:rFonts w:hint="cs"/>
          <w:rtl/>
        </w:rPr>
        <w:t xml:space="preserve">לא, נאמר: ממשלה בלי חרדים, וזה נאמר בגזענות הפאשיסטית הגדולה ביותר. אחרי שנעשו שני הדברים </w:t>
      </w:r>
      <w:r>
        <w:rPr>
          <w:rtl/>
        </w:rPr>
        <w:t>–</w:t>
      </w:r>
      <w:r>
        <w:rPr>
          <w:rFonts w:hint="cs"/>
          <w:rtl/>
        </w:rPr>
        <w:t xml:space="preserve"> דה-לגיטימציה</w:t>
      </w:r>
      <w:r>
        <w:rPr>
          <w:rFonts w:hint="cs"/>
          <w:rtl/>
        </w:rPr>
        <w:t xml:space="preserve"> של הציבור החרדי וממשלה בלי חרדים </w:t>
      </w:r>
      <w:r>
        <w:rPr>
          <w:rtl/>
        </w:rPr>
        <w:t>–</w:t>
      </w:r>
      <w:r>
        <w:rPr>
          <w:rFonts w:hint="cs"/>
          <w:rtl/>
        </w:rPr>
        <w:t xml:space="preserve"> החלו במלחמה כלכלית נגד ילדי ישראל הרעבים,  בעיקר חרדים, אך גם ערבים ושאר עניי ישראל. אלה שלושת פשעי הממשלה הזאת, שמנסרת את המוסריות שלה בעצם קיומה. </w:t>
      </w:r>
    </w:p>
    <w:p w14:paraId="1BAFBAB6" w14:textId="77777777" w:rsidR="00000000" w:rsidRDefault="007C71EE">
      <w:pPr>
        <w:pStyle w:val="a"/>
        <w:rPr>
          <w:rFonts w:hint="cs"/>
          <w:rtl/>
        </w:rPr>
      </w:pPr>
    </w:p>
    <w:p w14:paraId="3F9A9FE6" w14:textId="77777777" w:rsidR="00000000" w:rsidRDefault="007C71EE">
      <w:pPr>
        <w:pStyle w:val="a"/>
        <w:rPr>
          <w:rFonts w:hint="cs"/>
          <w:rtl/>
        </w:rPr>
      </w:pPr>
      <w:r>
        <w:rPr>
          <w:rFonts w:hint="cs"/>
          <w:rtl/>
        </w:rPr>
        <w:t>אני לא רוצה בשעה כזאת לפגוע באנשי המפד"ל, כי זה לא שווה לי את הזמן הזה</w:t>
      </w:r>
      <w:r>
        <w:rPr>
          <w:rFonts w:hint="cs"/>
          <w:rtl/>
        </w:rPr>
        <w:t>.</w:t>
      </w:r>
    </w:p>
    <w:p w14:paraId="29F514D8" w14:textId="77777777" w:rsidR="00000000" w:rsidRDefault="007C71EE">
      <w:pPr>
        <w:pStyle w:val="a"/>
        <w:rPr>
          <w:rFonts w:hint="cs"/>
          <w:rtl/>
        </w:rPr>
      </w:pPr>
    </w:p>
    <w:p w14:paraId="3A2D7797" w14:textId="77777777" w:rsidR="00000000" w:rsidRDefault="007C71EE">
      <w:pPr>
        <w:pStyle w:val="a"/>
        <w:rPr>
          <w:rFonts w:hint="cs"/>
          <w:rtl/>
        </w:rPr>
      </w:pPr>
      <w:r>
        <w:rPr>
          <w:rFonts w:hint="cs"/>
          <w:rtl/>
        </w:rPr>
        <w:t>אני רוצה לסיים במה שאומרת המועצה הלאומית לשלום הילד בעניין המעשי של התוכנית הזאת. היא אומרת שהתוכנית הזאת גורמת לכך שיהיה קיצוץ דרסטי במענק הלידה כמו בסין, קיצוץ דרסטי בקצבאות הילדים, ביטול חוק השאלת ספרי לימוד, ביטול חוק שילוב ילדים, ביטול זכויות ילדים</w:t>
      </w:r>
      <w:r>
        <w:rPr>
          <w:rFonts w:hint="cs"/>
          <w:rtl/>
        </w:rPr>
        <w:t xml:space="preserve"> נפגעי עבירה, דחייה נוספת בהפעלת החוק שנועד לחקור ילדים עדים לאלימות במשפחה ופגיעה נוספת במשפחות שמקבלות הבטחת הכנסה. </w:t>
      </w:r>
    </w:p>
    <w:p w14:paraId="7D519C84" w14:textId="77777777" w:rsidR="00000000" w:rsidRDefault="007C71EE">
      <w:pPr>
        <w:pStyle w:val="a"/>
        <w:rPr>
          <w:rFonts w:hint="cs"/>
          <w:rtl/>
        </w:rPr>
      </w:pPr>
    </w:p>
    <w:p w14:paraId="3EEE6ACA" w14:textId="77777777" w:rsidR="00000000" w:rsidRDefault="007C71EE">
      <w:pPr>
        <w:pStyle w:val="a"/>
        <w:rPr>
          <w:rFonts w:hint="cs"/>
          <w:rtl/>
        </w:rPr>
      </w:pPr>
      <w:r>
        <w:rPr>
          <w:rFonts w:hint="cs"/>
          <w:rtl/>
        </w:rPr>
        <w:t xml:space="preserve">אני קורא ברגע האחרון לממשלה הזאת: יש תוכנית של הביטוח הלאומי </w:t>
      </w:r>
      <w:r>
        <w:rPr>
          <w:rtl/>
        </w:rPr>
        <w:t>–</w:t>
      </w:r>
      <w:r>
        <w:rPr>
          <w:rFonts w:hint="cs"/>
          <w:rtl/>
        </w:rPr>
        <w:t xml:space="preserve"> הצעה שתיתן  אותו קיצוץ ורווח של מיליארד ו=600 מיליון שקל בלי לפגוע אנושות</w:t>
      </w:r>
      <w:r>
        <w:rPr>
          <w:rFonts w:hint="cs"/>
          <w:rtl/>
        </w:rPr>
        <w:t xml:space="preserve"> במשפחות ברוכות ילדים, והממשלה לא רוצה לעשות את זה. לנו הם אומרים שהם לא רוצים לתת לילדי הערבים; לאחרים אומרים שהם לא רוצים לתת לילדי חרדים. הם צריכים לדעת, שכשהם מחליטים שילד ערבי יישאר רעב, שלא יתפלאו שהוא מתפוצץ. זה טוב למדינה שלילד ערבי יהיה מה לאכול. </w:t>
      </w:r>
      <w:r>
        <w:rPr>
          <w:rFonts w:hint="cs"/>
          <w:rtl/>
        </w:rPr>
        <w:t xml:space="preserve">אדם שבע לא מתפוצץ. </w:t>
      </w:r>
    </w:p>
    <w:p w14:paraId="5B83A484" w14:textId="77777777" w:rsidR="00000000" w:rsidRDefault="007C71EE">
      <w:pPr>
        <w:pStyle w:val="a"/>
        <w:rPr>
          <w:rFonts w:hint="cs"/>
          <w:rtl/>
        </w:rPr>
      </w:pPr>
    </w:p>
    <w:p w14:paraId="644B53B0" w14:textId="77777777" w:rsidR="00000000" w:rsidRDefault="007C71EE">
      <w:pPr>
        <w:pStyle w:val="ac"/>
        <w:rPr>
          <w:rtl/>
        </w:rPr>
      </w:pPr>
      <w:r>
        <w:rPr>
          <w:rFonts w:hint="eastAsia"/>
          <w:rtl/>
        </w:rPr>
        <w:t>ואסל</w:t>
      </w:r>
      <w:r>
        <w:rPr>
          <w:rtl/>
        </w:rPr>
        <w:t xml:space="preserve"> טאהא (בל"ד):</w:t>
      </w:r>
    </w:p>
    <w:p w14:paraId="38D66AD1" w14:textId="77777777" w:rsidR="00000000" w:rsidRDefault="007C71EE">
      <w:pPr>
        <w:pStyle w:val="a"/>
        <w:rPr>
          <w:rFonts w:hint="cs"/>
          <w:rtl/>
        </w:rPr>
      </w:pPr>
    </w:p>
    <w:p w14:paraId="14CCB2A3" w14:textId="77777777" w:rsidR="00000000" w:rsidRDefault="007C71EE">
      <w:pPr>
        <w:pStyle w:val="a"/>
        <w:rPr>
          <w:rFonts w:hint="cs"/>
          <w:rtl/>
        </w:rPr>
      </w:pPr>
      <w:r>
        <w:rPr>
          <w:rFonts w:hint="cs"/>
          <w:rtl/>
        </w:rPr>
        <w:t>וילד יהודי שנשאר רעב לא יתפוצץ?</w:t>
      </w:r>
    </w:p>
    <w:p w14:paraId="0BEDE179" w14:textId="77777777" w:rsidR="00000000" w:rsidRDefault="007C71EE">
      <w:pPr>
        <w:pStyle w:val="a"/>
        <w:rPr>
          <w:rFonts w:hint="cs"/>
          <w:u w:val="single"/>
          <w:rtl/>
        </w:rPr>
      </w:pPr>
    </w:p>
    <w:p w14:paraId="3FEF92A8" w14:textId="77777777" w:rsidR="00000000" w:rsidRDefault="007C71EE">
      <w:pPr>
        <w:pStyle w:val="SpeakerCon"/>
        <w:rPr>
          <w:rtl/>
        </w:rPr>
      </w:pPr>
      <w:bookmarkStart w:id="735" w:name="FS000001057T27_05_2003_11_20_03C"/>
      <w:bookmarkEnd w:id="735"/>
      <w:r>
        <w:rPr>
          <w:rFonts w:hint="eastAsia"/>
          <w:rtl/>
        </w:rPr>
        <w:t>ישראל</w:t>
      </w:r>
      <w:r>
        <w:rPr>
          <w:rtl/>
        </w:rPr>
        <w:t xml:space="preserve"> אייכלר (יהדות התורה):</w:t>
      </w:r>
    </w:p>
    <w:p w14:paraId="64DA1D9B" w14:textId="77777777" w:rsidR="00000000" w:rsidRDefault="007C71EE">
      <w:pPr>
        <w:pStyle w:val="a"/>
        <w:rPr>
          <w:rFonts w:hint="cs"/>
          <w:rtl/>
        </w:rPr>
      </w:pPr>
    </w:p>
    <w:p w14:paraId="1EAEB6B3" w14:textId="77777777" w:rsidR="00000000" w:rsidRDefault="007C71EE">
      <w:pPr>
        <w:pStyle w:val="a"/>
        <w:rPr>
          <w:rFonts w:hint="cs"/>
          <w:rtl/>
        </w:rPr>
      </w:pPr>
      <w:r>
        <w:rPr>
          <w:rFonts w:hint="cs"/>
          <w:rtl/>
        </w:rPr>
        <w:t>הם יוצאים מתוך הנחה שבכל מקרה הוא לא יתפוצץ נגד המדינה, ואני מקבל את זה.</w:t>
      </w:r>
    </w:p>
    <w:p w14:paraId="2FA3C061" w14:textId="77777777" w:rsidR="00000000" w:rsidRDefault="007C71EE">
      <w:pPr>
        <w:pStyle w:val="a"/>
        <w:rPr>
          <w:rFonts w:hint="cs"/>
          <w:u w:val="single"/>
          <w:rtl/>
        </w:rPr>
      </w:pPr>
    </w:p>
    <w:p w14:paraId="38180A6D" w14:textId="77777777" w:rsidR="00000000" w:rsidRDefault="007C71EE">
      <w:pPr>
        <w:pStyle w:val="ac"/>
        <w:rPr>
          <w:rtl/>
        </w:rPr>
      </w:pPr>
      <w:r>
        <w:rPr>
          <w:rFonts w:hint="eastAsia"/>
          <w:rtl/>
        </w:rPr>
        <w:t>ואסל</w:t>
      </w:r>
      <w:r>
        <w:rPr>
          <w:rtl/>
        </w:rPr>
        <w:t xml:space="preserve"> טאהא (בל"ד):</w:t>
      </w:r>
    </w:p>
    <w:p w14:paraId="0D54D27D" w14:textId="77777777" w:rsidR="00000000" w:rsidRDefault="007C71EE">
      <w:pPr>
        <w:pStyle w:val="a"/>
        <w:rPr>
          <w:rFonts w:hint="cs"/>
          <w:rtl/>
        </w:rPr>
      </w:pPr>
    </w:p>
    <w:p w14:paraId="0A1BC58D" w14:textId="77777777" w:rsidR="00000000" w:rsidRDefault="007C71EE">
      <w:pPr>
        <w:pStyle w:val="a"/>
        <w:rPr>
          <w:rFonts w:hint="cs"/>
          <w:rtl/>
        </w:rPr>
      </w:pPr>
      <w:r>
        <w:rPr>
          <w:rFonts w:hint="cs"/>
          <w:rtl/>
        </w:rPr>
        <w:t>הוא יתפוצץ בצורה אחרת.</w:t>
      </w:r>
    </w:p>
    <w:p w14:paraId="66767847" w14:textId="77777777" w:rsidR="00000000" w:rsidRDefault="007C71EE">
      <w:pPr>
        <w:pStyle w:val="a"/>
        <w:rPr>
          <w:rFonts w:hint="cs"/>
          <w:rtl/>
        </w:rPr>
      </w:pPr>
    </w:p>
    <w:p w14:paraId="69F135A0" w14:textId="77777777" w:rsidR="00000000" w:rsidRDefault="007C71EE">
      <w:pPr>
        <w:pStyle w:val="SpeakerCon"/>
        <w:rPr>
          <w:rtl/>
        </w:rPr>
      </w:pPr>
      <w:bookmarkStart w:id="736" w:name="FS000001057T27_05_2003_11_20_20C"/>
      <w:bookmarkEnd w:id="736"/>
      <w:r>
        <w:rPr>
          <w:rFonts w:hint="eastAsia"/>
          <w:rtl/>
        </w:rPr>
        <w:t>ישראל</w:t>
      </w:r>
      <w:r>
        <w:rPr>
          <w:rtl/>
        </w:rPr>
        <w:t xml:space="preserve"> אייכלר (יהדות התורה):</w:t>
      </w:r>
    </w:p>
    <w:p w14:paraId="65A3224D" w14:textId="77777777" w:rsidR="00000000" w:rsidRDefault="007C71EE">
      <w:pPr>
        <w:pStyle w:val="a"/>
        <w:rPr>
          <w:rFonts w:hint="cs"/>
          <w:rtl/>
        </w:rPr>
      </w:pPr>
    </w:p>
    <w:p w14:paraId="3E67C262" w14:textId="77777777" w:rsidR="00000000" w:rsidRDefault="007C71EE">
      <w:pPr>
        <w:pStyle w:val="a"/>
        <w:rPr>
          <w:rFonts w:hint="cs"/>
          <w:rtl/>
        </w:rPr>
      </w:pPr>
      <w:r>
        <w:rPr>
          <w:rFonts w:hint="cs"/>
          <w:rtl/>
        </w:rPr>
        <w:t>לכן מגיע</w:t>
      </w:r>
      <w:r>
        <w:rPr>
          <w:rFonts w:hint="cs"/>
          <w:rtl/>
        </w:rPr>
        <w:t xml:space="preserve"> לו שירעיבו אותו? אנחנו מתווכחים פה על פילוסופיות, ומאחורינו עומדים מאות אלפי ילדים שרועדים, שלא יהיה להם מה לאכול. אני אומר לממשלה: הרפו בטרם פורענות. תודה רבה.</w:t>
      </w:r>
    </w:p>
    <w:p w14:paraId="2D98FE59" w14:textId="77777777" w:rsidR="00000000" w:rsidRDefault="007C71EE">
      <w:pPr>
        <w:pStyle w:val="a"/>
        <w:rPr>
          <w:rFonts w:hint="cs"/>
          <w:rtl/>
        </w:rPr>
      </w:pPr>
    </w:p>
    <w:p w14:paraId="61626084" w14:textId="77777777" w:rsidR="00000000" w:rsidRDefault="007C71EE">
      <w:pPr>
        <w:pStyle w:val="ad"/>
        <w:rPr>
          <w:rtl/>
        </w:rPr>
      </w:pPr>
      <w:r>
        <w:rPr>
          <w:rFonts w:hint="eastAsia"/>
          <w:rtl/>
        </w:rPr>
        <w:t>היו</w:t>
      </w:r>
      <w:r>
        <w:rPr>
          <w:rtl/>
        </w:rPr>
        <w:t>"ר נסים דהן:</w:t>
      </w:r>
    </w:p>
    <w:p w14:paraId="161D8D09" w14:textId="77777777" w:rsidR="00000000" w:rsidRDefault="007C71EE">
      <w:pPr>
        <w:pStyle w:val="a"/>
        <w:rPr>
          <w:rFonts w:hint="cs"/>
          <w:rtl/>
        </w:rPr>
      </w:pPr>
    </w:p>
    <w:p w14:paraId="06B84706" w14:textId="77777777" w:rsidR="00000000" w:rsidRDefault="007C71EE">
      <w:pPr>
        <w:pStyle w:val="a"/>
        <w:rPr>
          <w:rFonts w:hint="cs"/>
          <w:rtl/>
        </w:rPr>
      </w:pPr>
      <w:r>
        <w:rPr>
          <w:rFonts w:hint="cs"/>
          <w:rtl/>
        </w:rPr>
        <w:t>תודה רבה. חבר הכנסת טלב אלסאנע - אינו נוכח. חבר הכנסת מוחמד ברכה - גם כן אינ</w:t>
      </w:r>
      <w:r>
        <w:rPr>
          <w:rFonts w:hint="cs"/>
          <w:rtl/>
        </w:rPr>
        <w:t xml:space="preserve">ו נוכח. נעבור לקואליציה, לחבר הכנסת הראשון מהקואליציה </w:t>
      </w:r>
      <w:r>
        <w:rPr>
          <w:rtl/>
        </w:rPr>
        <w:t>–</w:t>
      </w:r>
      <w:r>
        <w:rPr>
          <w:rFonts w:hint="cs"/>
          <w:rtl/>
        </w:rPr>
        <w:t xml:space="preserve"> חבר הכנסת רשף חן, בבקשה.</w:t>
      </w:r>
    </w:p>
    <w:p w14:paraId="66895FDC" w14:textId="77777777" w:rsidR="00000000" w:rsidRDefault="007C71EE">
      <w:pPr>
        <w:pStyle w:val="a"/>
        <w:rPr>
          <w:rFonts w:hint="cs"/>
          <w:rtl/>
        </w:rPr>
      </w:pPr>
    </w:p>
    <w:p w14:paraId="3F2F5AFB" w14:textId="77777777" w:rsidR="00000000" w:rsidRDefault="007C71EE">
      <w:pPr>
        <w:pStyle w:val="Subject"/>
        <w:rPr>
          <w:rtl/>
        </w:rPr>
      </w:pPr>
    </w:p>
    <w:p w14:paraId="16C223C8" w14:textId="77777777" w:rsidR="00000000" w:rsidRDefault="007C71EE">
      <w:pPr>
        <w:pStyle w:val="Subject"/>
        <w:rPr>
          <w:rFonts w:hint="cs"/>
          <w:rtl/>
        </w:rPr>
      </w:pPr>
      <w:r>
        <w:rPr>
          <w:rFonts w:hint="cs"/>
          <w:rtl/>
        </w:rPr>
        <w:t>מסמכים שהונחו על שולחן הכנסת</w:t>
      </w:r>
    </w:p>
    <w:p w14:paraId="30E365E8" w14:textId="77777777" w:rsidR="00000000" w:rsidRDefault="007C71EE">
      <w:pPr>
        <w:pStyle w:val="a"/>
        <w:rPr>
          <w:rFonts w:hint="cs"/>
          <w:rtl/>
        </w:rPr>
      </w:pPr>
    </w:p>
    <w:p w14:paraId="1EC93C3E" w14:textId="77777777" w:rsidR="00000000" w:rsidRDefault="007C71EE">
      <w:pPr>
        <w:pStyle w:val="Speaker"/>
        <w:rPr>
          <w:rFonts w:hint="cs"/>
          <w:rtl/>
        </w:rPr>
      </w:pPr>
      <w:r>
        <w:rPr>
          <w:rFonts w:hint="cs"/>
          <w:rtl/>
        </w:rPr>
        <w:t>סגן מזכיר הכנסת דוד לב:</w:t>
      </w:r>
    </w:p>
    <w:p w14:paraId="2918CA87" w14:textId="77777777" w:rsidR="00000000" w:rsidRDefault="007C71EE">
      <w:pPr>
        <w:pStyle w:val="a"/>
        <w:rPr>
          <w:rFonts w:hint="cs"/>
          <w:u w:val="single"/>
          <w:rtl/>
        </w:rPr>
      </w:pPr>
    </w:p>
    <w:p w14:paraId="371E52C4" w14:textId="77777777" w:rsidR="00000000" w:rsidRDefault="007C71EE">
      <w:pPr>
        <w:pStyle w:val="a"/>
        <w:rPr>
          <w:rFonts w:hint="cs"/>
          <w:rtl/>
        </w:rPr>
      </w:pPr>
      <w:r>
        <w:rPr>
          <w:rFonts w:hint="cs"/>
          <w:rtl/>
        </w:rPr>
        <w:t>ברשות יושב-ראש הישיבה, אני מתכבד להודיע, כי הונחו על שולחן הכנסת הסתייגויות להצעת חוק התוכנית להבראת כלכלת ישראל (תיקו</w:t>
      </w:r>
      <w:r>
        <w:rPr>
          <w:rFonts w:hint="cs"/>
          <w:rtl/>
        </w:rPr>
        <w:t>ני חקיקה להשגת יעדי התקציב והמדיניות הכלכלית לשנות הכספים 2003 ו=2004), התשס"ג-2003.</w:t>
      </w:r>
    </w:p>
    <w:p w14:paraId="215A0C1C" w14:textId="77777777" w:rsidR="00000000" w:rsidRDefault="007C71EE">
      <w:pPr>
        <w:pStyle w:val="a"/>
        <w:rPr>
          <w:rFonts w:hint="cs"/>
          <w:u w:val="single"/>
          <w:rtl/>
        </w:rPr>
      </w:pPr>
    </w:p>
    <w:p w14:paraId="168F5F06" w14:textId="77777777" w:rsidR="00000000" w:rsidRDefault="007C71EE">
      <w:pPr>
        <w:pStyle w:val="Subject"/>
        <w:rPr>
          <w:rtl/>
        </w:rPr>
      </w:pPr>
      <w:bookmarkStart w:id="737" w:name="FS000001048T27_05_2003_10_12_28"/>
      <w:bookmarkEnd w:id="737"/>
    </w:p>
    <w:p w14:paraId="153D1C49" w14:textId="77777777" w:rsidR="00000000" w:rsidRDefault="007C71EE">
      <w:pPr>
        <w:pStyle w:val="Subject"/>
        <w:rPr>
          <w:rFonts w:hint="cs"/>
          <w:rtl/>
        </w:rPr>
      </w:pPr>
      <w:bookmarkStart w:id="738" w:name="CS11881FI0011881T27_05_2003_11_21_22"/>
      <w:bookmarkEnd w:id="738"/>
      <w:r>
        <w:rPr>
          <w:rtl/>
        </w:rPr>
        <w:t>הצ</w:t>
      </w:r>
      <w:r>
        <w:rPr>
          <w:rFonts w:hint="cs"/>
          <w:rtl/>
        </w:rPr>
        <w:t xml:space="preserve">עת חוק </w:t>
      </w:r>
      <w:r>
        <w:rPr>
          <w:rtl/>
        </w:rPr>
        <w:t>הת</w:t>
      </w:r>
      <w:r>
        <w:rPr>
          <w:rFonts w:hint="cs"/>
          <w:rtl/>
        </w:rPr>
        <w:t>ו</w:t>
      </w:r>
      <w:r>
        <w:rPr>
          <w:rtl/>
        </w:rPr>
        <w:t>כנית להבראת כלכלת ישראל (תיקוני חקיקה</w:t>
      </w:r>
      <w:r>
        <w:rPr>
          <w:rFonts w:hint="cs"/>
          <w:rtl/>
        </w:rPr>
        <w:t xml:space="preserve"> </w:t>
      </w:r>
      <w:r>
        <w:rPr>
          <w:rtl/>
        </w:rPr>
        <w:t xml:space="preserve">להשגת יעדי </w:t>
      </w:r>
      <w:r>
        <w:rPr>
          <w:rFonts w:hint="cs"/>
          <w:rtl/>
        </w:rPr>
        <w:br/>
      </w:r>
      <w:r>
        <w:rPr>
          <w:rtl/>
        </w:rPr>
        <w:t>התקציב והמדיניות הכלכלית לשנ</w:t>
      </w:r>
      <w:r>
        <w:rPr>
          <w:rFonts w:hint="cs"/>
          <w:rtl/>
        </w:rPr>
        <w:t>ו</w:t>
      </w:r>
      <w:r>
        <w:rPr>
          <w:rtl/>
        </w:rPr>
        <w:t>ת הכספים 2003 ו</w:t>
      </w:r>
      <w:r>
        <w:rPr>
          <w:rFonts w:hint="cs"/>
          <w:rtl/>
        </w:rPr>
        <w:t>=</w:t>
      </w:r>
      <w:r>
        <w:rPr>
          <w:rtl/>
        </w:rPr>
        <w:t>2004</w:t>
      </w:r>
      <w:r>
        <w:rPr>
          <w:rFonts w:hint="cs"/>
          <w:rtl/>
        </w:rPr>
        <w:t>), התשס"ג-2003</w:t>
      </w:r>
      <w:r>
        <w:rPr>
          <w:rtl/>
        </w:rPr>
        <w:t xml:space="preserve"> </w:t>
      </w:r>
    </w:p>
    <w:p w14:paraId="6472CB59" w14:textId="77777777" w:rsidR="00000000" w:rsidRDefault="007C71EE">
      <w:pPr>
        <w:pStyle w:val="SubjectSub"/>
        <w:rPr>
          <w:rFonts w:hint="cs"/>
          <w:rtl/>
        </w:rPr>
      </w:pPr>
      <w:r>
        <w:rPr>
          <w:rtl/>
        </w:rPr>
        <w:t>(קריאה שנ</w:t>
      </w:r>
      <w:r>
        <w:rPr>
          <w:rFonts w:hint="cs"/>
          <w:rtl/>
        </w:rPr>
        <w:t>י</w:t>
      </w:r>
      <w:r>
        <w:rPr>
          <w:rtl/>
        </w:rPr>
        <w:t>יה וקריאה שלישית)</w:t>
      </w:r>
    </w:p>
    <w:p w14:paraId="22F00354" w14:textId="77777777" w:rsidR="00000000" w:rsidRDefault="007C71EE">
      <w:pPr>
        <w:pStyle w:val="SubjectSub"/>
        <w:rPr>
          <w:rFonts w:hint="cs"/>
          <w:rtl/>
        </w:rPr>
      </w:pPr>
    </w:p>
    <w:p w14:paraId="6CBC79DD" w14:textId="77777777" w:rsidR="00000000" w:rsidRDefault="007C71EE">
      <w:pPr>
        <w:pStyle w:val="Speaker"/>
        <w:rPr>
          <w:rFonts w:hint="cs"/>
          <w:rtl/>
        </w:rPr>
      </w:pPr>
    </w:p>
    <w:p w14:paraId="159C1703" w14:textId="77777777" w:rsidR="00000000" w:rsidRDefault="007C71EE">
      <w:pPr>
        <w:pStyle w:val="ad"/>
        <w:rPr>
          <w:rtl/>
        </w:rPr>
      </w:pPr>
      <w:r>
        <w:rPr>
          <w:rFonts w:hint="eastAsia"/>
          <w:rtl/>
        </w:rPr>
        <w:t>היו</w:t>
      </w:r>
      <w:r>
        <w:rPr>
          <w:rtl/>
        </w:rPr>
        <w:t>"ר נסים ד</w:t>
      </w:r>
      <w:r>
        <w:rPr>
          <w:rtl/>
        </w:rPr>
        <w:t>הן:</w:t>
      </w:r>
    </w:p>
    <w:p w14:paraId="202B8E28" w14:textId="77777777" w:rsidR="00000000" w:rsidRDefault="007C71EE">
      <w:pPr>
        <w:pStyle w:val="a"/>
        <w:rPr>
          <w:rFonts w:hint="eastAsia"/>
          <w:rtl/>
        </w:rPr>
      </w:pPr>
    </w:p>
    <w:p w14:paraId="41F9539F" w14:textId="77777777" w:rsidR="00000000" w:rsidRDefault="007C71EE">
      <w:pPr>
        <w:pStyle w:val="a"/>
        <w:rPr>
          <w:rFonts w:hint="cs"/>
          <w:rtl/>
        </w:rPr>
      </w:pPr>
      <w:r>
        <w:rPr>
          <w:rFonts w:hint="cs"/>
          <w:rtl/>
        </w:rPr>
        <w:t>חבר הכנסת רשף חן, בבקשה.</w:t>
      </w:r>
    </w:p>
    <w:p w14:paraId="1509D25B" w14:textId="77777777" w:rsidR="00000000" w:rsidRDefault="007C71EE">
      <w:pPr>
        <w:pStyle w:val="a"/>
        <w:rPr>
          <w:rFonts w:hint="cs"/>
          <w:rtl/>
        </w:rPr>
      </w:pPr>
    </w:p>
    <w:p w14:paraId="34D7AD7F" w14:textId="77777777" w:rsidR="00000000" w:rsidRDefault="007C71EE">
      <w:pPr>
        <w:pStyle w:val="Speaker"/>
        <w:rPr>
          <w:rtl/>
        </w:rPr>
      </w:pPr>
      <w:bookmarkStart w:id="739" w:name="FS000001048T27_05_2003_11_22_53"/>
      <w:bookmarkEnd w:id="739"/>
      <w:r>
        <w:rPr>
          <w:rFonts w:hint="eastAsia"/>
          <w:rtl/>
        </w:rPr>
        <w:t>רשף</w:t>
      </w:r>
      <w:r>
        <w:rPr>
          <w:rtl/>
        </w:rPr>
        <w:t xml:space="preserve"> חן (שינוי):</w:t>
      </w:r>
    </w:p>
    <w:p w14:paraId="5127C311" w14:textId="77777777" w:rsidR="00000000" w:rsidRDefault="007C71EE">
      <w:pPr>
        <w:pStyle w:val="a"/>
        <w:rPr>
          <w:rFonts w:hint="eastAsia"/>
          <w:rtl/>
        </w:rPr>
      </w:pPr>
    </w:p>
    <w:p w14:paraId="7D734C86" w14:textId="77777777" w:rsidR="00000000" w:rsidRDefault="007C71EE">
      <w:pPr>
        <w:pStyle w:val="a"/>
        <w:rPr>
          <w:rFonts w:hint="cs"/>
          <w:rtl/>
        </w:rPr>
      </w:pPr>
      <w:r>
        <w:rPr>
          <w:rFonts w:hint="cs"/>
          <w:rtl/>
        </w:rPr>
        <w:t>אדוני היושב-ראש, חברי הכנסת, יש עניין שיצא לי לומר אותו מעל הדוכן כבר כמה פעמים, ולצעוק אותו בקריאות ביניים. אומר אותו שוב ושוב, בתקווה שהוא יחלחל. אתם שוב ושוב מאשימים אותנו בשנאה, והפוסל במומו פוסל בעניין ה</w:t>
      </w:r>
      <w:r>
        <w:rPr>
          <w:rFonts w:hint="cs"/>
          <w:rtl/>
        </w:rPr>
        <w:t xml:space="preserve">זה. יש לנו אתכם ויכוח נוקב על תפקידכם בחברה הישראלית. אנחנו חושבים שאתם צריכים להיות חלק בלתי נפרד מהחברה הזאת </w:t>
      </w:r>
      <w:r>
        <w:rPr>
          <w:rtl/>
        </w:rPr>
        <w:t>–</w:t>
      </w:r>
      <w:r>
        <w:rPr>
          <w:rFonts w:hint="cs"/>
          <w:rtl/>
        </w:rPr>
        <w:t xml:space="preserve"> זכויות וחובות כאחד. אנחנו חושבים שהדת היא לא קרדום לחפור בו. אנחנו חושבים שצריך להיות שוויון אזרחי ביניכם לבינינו. זאת אינה שנאה אלא מחלוקת שהי</w:t>
      </w:r>
      <w:r>
        <w:rPr>
          <w:rFonts w:hint="cs"/>
          <w:rtl/>
        </w:rPr>
        <w:t>א לא פחות קשה מאשר מחלוקת בין ימין לשמאל - אולי יותר קשה - אבל היא מחלוקת פוליטית-אזרחית, ואין בינה לבין שנאה דבר וחצי דבר.</w:t>
      </w:r>
    </w:p>
    <w:p w14:paraId="4B4B995B" w14:textId="77777777" w:rsidR="00000000" w:rsidRDefault="007C71EE">
      <w:pPr>
        <w:pStyle w:val="a"/>
        <w:rPr>
          <w:rFonts w:hint="cs"/>
          <w:rtl/>
        </w:rPr>
      </w:pPr>
    </w:p>
    <w:p w14:paraId="2E470875" w14:textId="77777777" w:rsidR="00000000" w:rsidRDefault="007C71EE">
      <w:pPr>
        <w:pStyle w:val="a"/>
        <w:rPr>
          <w:rFonts w:hint="cs"/>
          <w:rtl/>
        </w:rPr>
      </w:pPr>
      <w:r>
        <w:rPr>
          <w:rFonts w:hint="cs"/>
          <w:rtl/>
        </w:rPr>
        <w:t xml:space="preserve">דווקא הביטויים שבהם אתם משתמשים כלפינו </w:t>
      </w:r>
      <w:r>
        <w:rPr>
          <w:rtl/>
        </w:rPr>
        <w:t>–</w:t>
      </w:r>
      <w:r>
        <w:rPr>
          <w:rFonts w:hint="cs"/>
          <w:rtl/>
        </w:rPr>
        <w:t xml:space="preserve"> תקשיבו למה שאתם אומרים. תקראו את המלים, ותראו כי הפוסל במומו פוסל בעניין הזה. דווקא אתם, ש</w:t>
      </w:r>
      <w:r>
        <w:rPr>
          <w:rFonts w:hint="cs"/>
          <w:rtl/>
        </w:rPr>
        <w:t>מרוממים גבוהה-גבוהה את נושאי אחדות העם ואהבת ישראל, טועים בעניין הזה, לדעתי, טעות קשה.</w:t>
      </w:r>
    </w:p>
    <w:p w14:paraId="761C4685" w14:textId="77777777" w:rsidR="00000000" w:rsidRDefault="007C71EE">
      <w:pPr>
        <w:pStyle w:val="a"/>
        <w:rPr>
          <w:rFonts w:hint="cs"/>
          <w:rtl/>
        </w:rPr>
      </w:pPr>
    </w:p>
    <w:p w14:paraId="35CA4A3D" w14:textId="77777777" w:rsidR="00000000" w:rsidRDefault="007C71EE">
      <w:pPr>
        <w:pStyle w:val="a"/>
        <w:rPr>
          <w:rFonts w:hint="cs"/>
          <w:rtl/>
        </w:rPr>
      </w:pPr>
      <w:r>
        <w:rPr>
          <w:rFonts w:hint="cs"/>
          <w:rtl/>
        </w:rPr>
        <w:t xml:space="preserve">לגבי הנושא של עולם התורה וההקצבות שאתם מתקוממים נגד הקטנתן - נכון, הוויכוח הקשה ביותר שיש לנו אתכם הוא העובדה שאתם כציבור </w:t>
      </w:r>
      <w:r>
        <w:rPr>
          <w:rtl/>
        </w:rPr>
        <w:t>–</w:t>
      </w:r>
      <w:r>
        <w:rPr>
          <w:rFonts w:hint="cs"/>
          <w:rtl/>
        </w:rPr>
        <w:t xml:space="preserve"> מובן שיש יוצאים מן הכלל, אולי הרבה יוצאים מן</w:t>
      </w:r>
      <w:r>
        <w:rPr>
          <w:rFonts w:hint="cs"/>
          <w:rtl/>
        </w:rPr>
        <w:t xml:space="preserve"> הכלל - בחרתם לקדם אורח חיים שמבחינתנו הוא בעייתי. אתם מייחסים לתלמוד תורה חשיבות רבה מאוד, וזאת זכותכם המלאה. </w:t>
      </w:r>
    </w:p>
    <w:p w14:paraId="2C8ECB9F" w14:textId="77777777" w:rsidR="00000000" w:rsidRDefault="007C71EE">
      <w:pPr>
        <w:pStyle w:val="a"/>
        <w:rPr>
          <w:rFonts w:hint="cs"/>
          <w:rtl/>
        </w:rPr>
      </w:pPr>
    </w:p>
    <w:p w14:paraId="7D2654D8" w14:textId="77777777" w:rsidR="00000000" w:rsidRDefault="007C71EE">
      <w:pPr>
        <w:pStyle w:val="ac"/>
        <w:rPr>
          <w:rtl/>
        </w:rPr>
      </w:pPr>
      <w:r>
        <w:rPr>
          <w:rFonts w:hint="eastAsia"/>
          <w:rtl/>
        </w:rPr>
        <w:t>ישראל</w:t>
      </w:r>
      <w:r>
        <w:rPr>
          <w:rtl/>
        </w:rPr>
        <w:t xml:space="preserve"> אייכלר (יהדות התורה):</w:t>
      </w:r>
    </w:p>
    <w:p w14:paraId="4291EA9D" w14:textId="77777777" w:rsidR="00000000" w:rsidRDefault="007C71EE">
      <w:pPr>
        <w:pStyle w:val="a"/>
        <w:rPr>
          <w:rFonts w:hint="eastAsia"/>
          <w:rtl/>
        </w:rPr>
      </w:pPr>
    </w:p>
    <w:p w14:paraId="72E26485" w14:textId="77777777" w:rsidR="00000000" w:rsidRDefault="007C71EE">
      <w:pPr>
        <w:pStyle w:val="a"/>
        <w:rPr>
          <w:rFonts w:hint="cs"/>
          <w:rtl/>
        </w:rPr>
      </w:pPr>
      <w:r>
        <w:rPr>
          <w:rFonts w:hint="cs"/>
          <w:rtl/>
        </w:rPr>
        <w:t>זה אלפי שנים.</w:t>
      </w:r>
    </w:p>
    <w:p w14:paraId="72373A33" w14:textId="77777777" w:rsidR="00000000" w:rsidRDefault="007C71EE">
      <w:pPr>
        <w:pStyle w:val="a"/>
        <w:rPr>
          <w:rFonts w:hint="cs"/>
          <w:rtl/>
        </w:rPr>
      </w:pPr>
    </w:p>
    <w:p w14:paraId="4BC0A858" w14:textId="77777777" w:rsidR="00000000" w:rsidRDefault="007C71EE">
      <w:pPr>
        <w:pStyle w:val="SpeakerCon"/>
        <w:rPr>
          <w:rtl/>
        </w:rPr>
      </w:pPr>
      <w:r>
        <w:rPr>
          <w:rFonts w:hint="eastAsia"/>
          <w:rtl/>
        </w:rPr>
        <w:t>רשף</w:t>
      </w:r>
      <w:r>
        <w:rPr>
          <w:rtl/>
        </w:rPr>
        <w:t xml:space="preserve"> חן (שינוי):</w:t>
      </w:r>
    </w:p>
    <w:p w14:paraId="39070E83" w14:textId="77777777" w:rsidR="00000000" w:rsidRDefault="007C71EE">
      <w:pPr>
        <w:pStyle w:val="a"/>
        <w:rPr>
          <w:rFonts w:hint="cs"/>
          <w:rtl/>
        </w:rPr>
      </w:pPr>
    </w:p>
    <w:p w14:paraId="5EC4898F" w14:textId="77777777" w:rsidR="00000000" w:rsidRDefault="007C71EE">
      <w:pPr>
        <w:pStyle w:val="a"/>
        <w:rPr>
          <w:rFonts w:hint="cs"/>
          <w:rtl/>
        </w:rPr>
      </w:pPr>
      <w:bookmarkStart w:id="740" w:name="FS000001048T27_05_2003_10_14_03C"/>
      <w:bookmarkEnd w:id="740"/>
      <w:r>
        <w:rPr>
          <w:rFonts w:hint="cs"/>
          <w:rtl/>
        </w:rPr>
        <w:t>זה לא אלפי שנים. אני הדיוט מוחלט, אני חייב להודות, אך קראתי בעיון חלק מכתבי הרמב"ם</w:t>
      </w:r>
      <w:r>
        <w:rPr>
          <w:rFonts w:hint="cs"/>
          <w:rtl/>
        </w:rPr>
        <w:t>. אתה יודע טוב ממני מה היתה דעתו לגבי אלה שתורתם אומנותם. אם אני זוכר נכון, הוא אמר שאין להם חלק בעולם הבא.</w:t>
      </w:r>
    </w:p>
    <w:p w14:paraId="34DE2837" w14:textId="77777777" w:rsidR="00000000" w:rsidRDefault="007C71EE">
      <w:pPr>
        <w:pStyle w:val="a"/>
        <w:rPr>
          <w:rFonts w:hint="cs"/>
          <w:rtl/>
        </w:rPr>
      </w:pPr>
    </w:p>
    <w:p w14:paraId="49B983B9" w14:textId="77777777" w:rsidR="00000000" w:rsidRDefault="007C71EE">
      <w:pPr>
        <w:pStyle w:val="ac"/>
        <w:rPr>
          <w:rtl/>
        </w:rPr>
      </w:pPr>
      <w:r>
        <w:rPr>
          <w:rFonts w:hint="eastAsia"/>
          <w:rtl/>
        </w:rPr>
        <w:t>ישראל</w:t>
      </w:r>
      <w:r>
        <w:rPr>
          <w:rtl/>
        </w:rPr>
        <w:t xml:space="preserve"> אייכלר (יהדות התורה):</w:t>
      </w:r>
    </w:p>
    <w:p w14:paraId="6CFF1D75" w14:textId="77777777" w:rsidR="00000000" w:rsidRDefault="007C71EE">
      <w:pPr>
        <w:pStyle w:val="a"/>
        <w:rPr>
          <w:rFonts w:hint="cs"/>
          <w:rtl/>
        </w:rPr>
      </w:pPr>
    </w:p>
    <w:p w14:paraId="1219F5C3" w14:textId="77777777" w:rsidR="00000000" w:rsidRDefault="007C71EE">
      <w:pPr>
        <w:pStyle w:val="a"/>
        <w:rPr>
          <w:rFonts w:hint="cs"/>
          <w:rtl/>
        </w:rPr>
      </w:pPr>
      <w:r>
        <w:rPr>
          <w:rFonts w:hint="cs"/>
          <w:rtl/>
        </w:rPr>
        <w:t>להיפך; הוא כותב  על שבט הלוי בחיוב.</w:t>
      </w:r>
    </w:p>
    <w:p w14:paraId="08F5EED1" w14:textId="77777777" w:rsidR="00000000" w:rsidRDefault="007C71EE">
      <w:pPr>
        <w:pStyle w:val="a"/>
        <w:rPr>
          <w:rFonts w:hint="cs"/>
          <w:u w:val="single"/>
          <w:rtl/>
        </w:rPr>
      </w:pPr>
    </w:p>
    <w:p w14:paraId="5DD78B82" w14:textId="77777777" w:rsidR="00000000" w:rsidRDefault="007C71EE">
      <w:pPr>
        <w:pStyle w:val="SpeakerCon"/>
        <w:rPr>
          <w:rtl/>
        </w:rPr>
      </w:pPr>
      <w:bookmarkStart w:id="741" w:name="FS000001048T27_05_2003_10_14_44C"/>
      <w:bookmarkEnd w:id="741"/>
      <w:r>
        <w:rPr>
          <w:rFonts w:hint="eastAsia"/>
          <w:rtl/>
        </w:rPr>
        <w:t>רשף</w:t>
      </w:r>
      <w:r>
        <w:rPr>
          <w:rtl/>
        </w:rPr>
        <w:t xml:space="preserve"> חן (שינוי):</w:t>
      </w:r>
    </w:p>
    <w:p w14:paraId="310FF449" w14:textId="77777777" w:rsidR="00000000" w:rsidRDefault="007C71EE">
      <w:pPr>
        <w:pStyle w:val="a"/>
        <w:rPr>
          <w:rFonts w:hint="cs"/>
          <w:rtl/>
        </w:rPr>
      </w:pPr>
    </w:p>
    <w:p w14:paraId="4C1B6A3D" w14:textId="77777777" w:rsidR="00000000" w:rsidRDefault="007C71EE">
      <w:pPr>
        <w:pStyle w:val="a"/>
        <w:rPr>
          <w:rFonts w:hint="cs"/>
          <w:rtl/>
        </w:rPr>
      </w:pPr>
      <w:r>
        <w:rPr>
          <w:rFonts w:hint="cs"/>
          <w:rtl/>
        </w:rPr>
        <w:t>אני מתחייב להביא לכם את הציטוט.</w:t>
      </w:r>
    </w:p>
    <w:p w14:paraId="52C77835" w14:textId="77777777" w:rsidR="00000000" w:rsidRDefault="007C71EE">
      <w:pPr>
        <w:pStyle w:val="a"/>
        <w:rPr>
          <w:rFonts w:hint="cs"/>
          <w:rtl/>
        </w:rPr>
      </w:pPr>
    </w:p>
    <w:p w14:paraId="495B5F1F" w14:textId="77777777" w:rsidR="00000000" w:rsidRDefault="007C71EE">
      <w:pPr>
        <w:pStyle w:val="Manager"/>
        <w:rPr>
          <w:rtl/>
        </w:rPr>
      </w:pPr>
    </w:p>
    <w:p w14:paraId="515D083E" w14:textId="77777777" w:rsidR="00000000" w:rsidRDefault="007C71EE">
      <w:pPr>
        <w:pStyle w:val="ad"/>
        <w:rPr>
          <w:rtl/>
        </w:rPr>
      </w:pPr>
      <w:r>
        <w:rPr>
          <w:rFonts w:hint="eastAsia"/>
          <w:rtl/>
        </w:rPr>
        <w:t>היו</w:t>
      </w:r>
      <w:r>
        <w:rPr>
          <w:rtl/>
        </w:rPr>
        <w:t>"ר נסים דהן:</w:t>
      </w:r>
    </w:p>
    <w:p w14:paraId="79122682" w14:textId="77777777" w:rsidR="00000000" w:rsidRDefault="007C71EE">
      <w:pPr>
        <w:pStyle w:val="a"/>
        <w:rPr>
          <w:rFonts w:hint="cs"/>
          <w:rtl/>
        </w:rPr>
      </w:pPr>
    </w:p>
    <w:p w14:paraId="485C5052" w14:textId="77777777" w:rsidR="00000000" w:rsidRDefault="007C71EE">
      <w:pPr>
        <w:pStyle w:val="a"/>
        <w:rPr>
          <w:rFonts w:hint="cs"/>
          <w:rtl/>
        </w:rPr>
      </w:pPr>
      <w:r>
        <w:rPr>
          <w:rFonts w:hint="cs"/>
          <w:rtl/>
        </w:rPr>
        <w:t>בנושא הזה אנח</w:t>
      </w:r>
      <w:r>
        <w:rPr>
          <w:rFonts w:hint="cs"/>
          <w:rtl/>
        </w:rPr>
        <w:t xml:space="preserve">נו לא צריכים להתווכח. מה שכתוב ברמב"ם </w:t>
      </w:r>
      <w:r>
        <w:rPr>
          <w:rtl/>
        </w:rPr>
        <w:t>–</w:t>
      </w:r>
      <w:r>
        <w:rPr>
          <w:rFonts w:hint="cs"/>
          <w:rtl/>
        </w:rPr>
        <w:t xml:space="preserve"> תשאיר את זה בשבילי.</w:t>
      </w:r>
    </w:p>
    <w:p w14:paraId="188246D0" w14:textId="77777777" w:rsidR="00000000" w:rsidRDefault="007C71EE">
      <w:pPr>
        <w:pStyle w:val="a"/>
        <w:rPr>
          <w:rFonts w:hint="cs"/>
          <w:rtl/>
        </w:rPr>
      </w:pPr>
    </w:p>
    <w:p w14:paraId="58E3580D" w14:textId="77777777" w:rsidR="00000000" w:rsidRDefault="007C71EE">
      <w:pPr>
        <w:pStyle w:val="SpeakerCon"/>
        <w:rPr>
          <w:rtl/>
        </w:rPr>
      </w:pPr>
      <w:bookmarkStart w:id="742" w:name="FS000001048T27_05_2003_10_15_52C"/>
      <w:bookmarkEnd w:id="742"/>
      <w:r>
        <w:rPr>
          <w:rFonts w:hint="eastAsia"/>
          <w:rtl/>
        </w:rPr>
        <w:t>רשף</w:t>
      </w:r>
      <w:r>
        <w:rPr>
          <w:rtl/>
        </w:rPr>
        <w:t xml:space="preserve"> חן (שינוי):</w:t>
      </w:r>
    </w:p>
    <w:p w14:paraId="24B5D74C" w14:textId="77777777" w:rsidR="00000000" w:rsidRDefault="007C71EE">
      <w:pPr>
        <w:pStyle w:val="a"/>
        <w:rPr>
          <w:rFonts w:hint="cs"/>
          <w:rtl/>
        </w:rPr>
      </w:pPr>
    </w:p>
    <w:p w14:paraId="6F1139A6" w14:textId="77777777" w:rsidR="00000000" w:rsidRDefault="007C71EE">
      <w:pPr>
        <w:pStyle w:val="a"/>
        <w:rPr>
          <w:rFonts w:hint="cs"/>
          <w:rtl/>
        </w:rPr>
      </w:pPr>
      <w:r>
        <w:rPr>
          <w:rFonts w:hint="cs"/>
          <w:rtl/>
        </w:rPr>
        <w:t>אשמח ללמוד, אך למיטב זיכרוני וידיעתי הוא לא היה מאושר מהבחירה של תורתם אומנותם. העלו על זה דברי ביקורת קשים ביותר.</w:t>
      </w:r>
    </w:p>
    <w:p w14:paraId="02DD9A9B" w14:textId="77777777" w:rsidR="00000000" w:rsidRDefault="007C71EE">
      <w:pPr>
        <w:pStyle w:val="a"/>
        <w:rPr>
          <w:rFonts w:hint="cs"/>
          <w:rtl/>
        </w:rPr>
      </w:pPr>
    </w:p>
    <w:p w14:paraId="0A80E52F" w14:textId="77777777" w:rsidR="00000000" w:rsidRDefault="007C71EE">
      <w:pPr>
        <w:pStyle w:val="ad"/>
        <w:rPr>
          <w:rtl/>
        </w:rPr>
      </w:pPr>
      <w:r>
        <w:rPr>
          <w:rFonts w:hint="eastAsia"/>
          <w:rtl/>
        </w:rPr>
        <w:t>היו</w:t>
      </w:r>
      <w:r>
        <w:rPr>
          <w:rtl/>
        </w:rPr>
        <w:t>"ר נסים דהן:</w:t>
      </w:r>
    </w:p>
    <w:p w14:paraId="0DE4EA63" w14:textId="77777777" w:rsidR="00000000" w:rsidRDefault="007C71EE">
      <w:pPr>
        <w:pStyle w:val="a"/>
        <w:rPr>
          <w:rFonts w:hint="cs"/>
          <w:rtl/>
        </w:rPr>
      </w:pPr>
    </w:p>
    <w:p w14:paraId="220085D0" w14:textId="77777777" w:rsidR="00000000" w:rsidRDefault="007C71EE">
      <w:pPr>
        <w:pStyle w:val="a"/>
        <w:rPr>
          <w:rFonts w:hint="cs"/>
          <w:rtl/>
        </w:rPr>
      </w:pPr>
      <w:r>
        <w:rPr>
          <w:rFonts w:hint="cs"/>
          <w:rtl/>
        </w:rPr>
        <w:t>זה משהו אחר, אבל לא שלא יהיה להם חלק לעולם הב</w:t>
      </w:r>
      <w:r>
        <w:rPr>
          <w:rFonts w:hint="cs"/>
          <w:rtl/>
        </w:rPr>
        <w:t>א.</w:t>
      </w:r>
    </w:p>
    <w:p w14:paraId="091A4D74" w14:textId="77777777" w:rsidR="00000000" w:rsidRDefault="007C71EE">
      <w:pPr>
        <w:pStyle w:val="a"/>
        <w:rPr>
          <w:rFonts w:hint="cs"/>
          <w:rtl/>
        </w:rPr>
      </w:pPr>
    </w:p>
    <w:p w14:paraId="5119FE8B" w14:textId="77777777" w:rsidR="00000000" w:rsidRDefault="007C71EE">
      <w:pPr>
        <w:pStyle w:val="SpeakerCon"/>
        <w:rPr>
          <w:rtl/>
        </w:rPr>
      </w:pPr>
      <w:bookmarkStart w:id="743" w:name="FS000001048T27_05_2003_10_18_33C"/>
      <w:bookmarkEnd w:id="743"/>
      <w:r>
        <w:rPr>
          <w:rFonts w:hint="eastAsia"/>
          <w:rtl/>
        </w:rPr>
        <w:t>רשף</w:t>
      </w:r>
      <w:r>
        <w:rPr>
          <w:rtl/>
        </w:rPr>
        <w:t xml:space="preserve"> חן (שינוי):</w:t>
      </w:r>
    </w:p>
    <w:p w14:paraId="6D4700CF" w14:textId="77777777" w:rsidR="00000000" w:rsidRDefault="007C71EE">
      <w:pPr>
        <w:pStyle w:val="a"/>
        <w:rPr>
          <w:rFonts w:hint="cs"/>
          <w:rtl/>
        </w:rPr>
      </w:pPr>
    </w:p>
    <w:p w14:paraId="57F6F358" w14:textId="77777777" w:rsidR="00000000" w:rsidRDefault="007C71EE">
      <w:pPr>
        <w:pStyle w:val="a"/>
        <w:rPr>
          <w:rFonts w:hint="cs"/>
          <w:rtl/>
        </w:rPr>
      </w:pPr>
      <w:r>
        <w:rPr>
          <w:rFonts w:hint="cs"/>
          <w:rtl/>
        </w:rPr>
        <w:t>למרות שאני אתאיסט, אני גם יהודי, לשיטתי.</w:t>
      </w:r>
    </w:p>
    <w:p w14:paraId="37E25168" w14:textId="77777777" w:rsidR="00000000" w:rsidRDefault="007C71EE">
      <w:pPr>
        <w:pStyle w:val="a"/>
        <w:rPr>
          <w:rFonts w:hint="cs"/>
          <w:rtl/>
        </w:rPr>
      </w:pPr>
    </w:p>
    <w:p w14:paraId="0059E5D7" w14:textId="77777777" w:rsidR="00000000" w:rsidRDefault="007C71EE">
      <w:pPr>
        <w:pStyle w:val="ac"/>
        <w:rPr>
          <w:rtl/>
        </w:rPr>
      </w:pPr>
      <w:r>
        <w:rPr>
          <w:rFonts w:hint="eastAsia"/>
          <w:rtl/>
        </w:rPr>
        <w:t>ישראל</w:t>
      </w:r>
      <w:r>
        <w:rPr>
          <w:rtl/>
        </w:rPr>
        <w:t xml:space="preserve"> אייכלר (יהדות התורה):</w:t>
      </w:r>
    </w:p>
    <w:p w14:paraId="13D32188" w14:textId="77777777" w:rsidR="00000000" w:rsidRDefault="007C71EE">
      <w:pPr>
        <w:pStyle w:val="a"/>
        <w:rPr>
          <w:rFonts w:hint="cs"/>
          <w:rtl/>
        </w:rPr>
      </w:pPr>
    </w:p>
    <w:p w14:paraId="25BA0945" w14:textId="77777777" w:rsidR="00000000" w:rsidRDefault="007C71EE">
      <w:pPr>
        <w:pStyle w:val="a"/>
        <w:rPr>
          <w:rFonts w:hint="cs"/>
          <w:rtl/>
        </w:rPr>
      </w:pPr>
      <w:r>
        <w:rPr>
          <w:rFonts w:hint="cs"/>
          <w:rtl/>
        </w:rPr>
        <w:t>מה המשמעות של יהדותך אם אתה אתאיסט?</w:t>
      </w:r>
    </w:p>
    <w:p w14:paraId="6D025A03" w14:textId="77777777" w:rsidR="00000000" w:rsidRDefault="007C71EE">
      <w:pPr>
        <w:pStyle w:val="a"/>
        <w:rPr>
          <w:rFonts w:hint="cs"/>
          <w:rtl/>
        </w:rPr>
      </w:pPr>
    </w:p>
    <w:p w14:paraId="0E440F1E" w14:textId="77777777" w:rsidR="00000000" w:rsidRDefault="007C71EE">
      <w:pPr>
        <w:pStyle w:val="SpeakerCon"/>
        <w:rPr>
          <w:rtl/>
        </w:rPr>
      </w:pPr>
      <w:bookmarkStart w:id="744" w:name="FS000001048T27_05_2003_10_19_36C"/>
      <w:bookmarkEnd w:id="744"/>
      <w:r>
        <w:rPr>
          <w:rFonts w:hint="eastAsia"/>
          <w:rtl/>
        </w:rPr>
        <w:t>רשף</w:t>
      </w:r>
      <w:r>
        <w:rPr>
          <w:rtl/>
        </w:rPr>
        <w:t xml:space="preserve"> חן (שינוי):</w:t>
      </w:r>
    </w:p>
    <w:p w14:paraId="6404A645" w14:textId="77777777" w:rsidR="00000000" w:rsidRDefault="007C71EE">
      <w:pPr>
        <w:pStyle w:val="a"/>
        <w:rPr>
          <w:rFonts w:hint="cs"/>
          <w:rtl/>
        </w:rPr>
      </w:pPr>
    </w:p>
    <w:p w14:paraId="216BA3FF" w14:textId="77777777" w:rsidR="00000000" w:rsidRDefault="007C71EE">
      <w:pPr>
        <w:pStyle w:val="a"/>
        <w:rPr>
          <w:rFonts w:hint="cs"/>
          <w:rtl/>
        </w:rPr>
      </w:pPr>
      <w:r>
        <w:rPr>
          <w:rFonts w:hint="cs"/>
          <w:rtl/>
        </w:rPr>
        <w:t>לאום.</w:t>
      </w:r>
    </w:p>
    <w:p w14:paraId="397F3BF0" w14:textId="77777777" w:rsidR="00000000" w:rsidRDefault="007C71EE">
      <w:pPr>
        <w:pStyle w:val="a"/>
        <w:rPr>
          <w:rFonts w:hint="cs"/>
          <w:rtl/>
        </w:rPr>
      </w:pPr>
    </w:p>
    <w:p w14:paraId="612B38E8" w14:textId="77777777" w:rsidR="00000000" w:rsidRDefault="007C71EE">
      <w:pPr>
        <w:pStyle w:val="a"/>
        <w:rPr>
          <w:rFonts w:hint="cs"/>
          <w:rtl/>
        </w:rPr>
      </w:pPr>
      <w:r>
        <w:rPr>
          <w:rFonts w:hint="cs"/>
          <w:rtl/>
        </w:rPr>
        <w:t>אני חושב שאתם עושים שירות רע מאוד מאוד לדת ישראל. אתם מציבים לציבור היהודי במדינה הזאת בחירה מאוד קשה ו</w:t>
      </w:r>
      <w:r>
        <w:rPr>
          <w:rFonts w:hint="cs"/>
          <w:rtl/>
        </w:rPr>
        <w:t xml:space="preserve">קיצונית בין הכול לכלום. בבחירה הזאת אתם מרחיקים רבים וטובים שהיו שמחים מאוד למצוא את דרך הביניים. אחרי מחשבה, אני הגעתי לאתאיזם מוחלט, אך אני לא מצפה שזה יהיה הכלל. אתם לא צריכים לצפות שהכלל יהיה חרדי, כי הכלל לא רוצה ולא יכול להיות חרדי. </w:t>
      </w:r>
    </w:p>
    <w:p w14:paraId="52330A80" w14:textId="77777777" w:rsidR="00000000" w:rsidRDefault="007C71EE">
      <w:pPr>
        <w:pStyle w:val="a"/>
        <w:rPr>
          <w:rFonts w:hint="cs"/>
          <w:rtl/>
        </w:rPr>
      </w:pPr>
    </w:p>
    <w:p w14:paraId="0B26B1C3" w14:textId="77777777" w:rsidR="00000000" w:rsidRDefault="007C71EE">
      <w:pPr>
        <w:pStyle w:val="ac"/>
        <w:rPr>
          <w:rtl/>
        </w:rPr>
      </w:pPr>
      <w:r>
        <w:rPr>
          <w:rFonts w:hint="eastAsia"/>
          <w:rtl/>
        </w:rPr>
        <w:t>ישראל</w:t>
      </w:r>
      <w:r>
        <w:rPr>
          <w:rtl/>
        </w:rPr>
        <w:t xml:space="preserve"> אייכלר (י</w:t>
      </w:r>
      <w:r>
        <w:rPr>
          <w:rtl/>
        </w:rPr>
        <w:t>הדות התורה):</w:t>
      </w:r>
    </w:p>
    <w:p w14:paraId="667E3079" w14:textId="77777777" w:rsidR="00000000" w:rsidRDefault="007C71EE">
      <w:pPr>
        <w:pStyle w:val="a"/>
        <w:rPr>
          <w:rFonts w:hint="cs"/>
          <w:rtl/>
        </w:rPr>
      </w:pPr>
    </w:p>
    <w:p w14:paraId="1216795C" w14:textId="77777777" w:rsidR="00000000" w:rsidRDefault="007C71EE">
      <w:pPr>
        <w:pStyle w:val="a"/>
        <w:rPr>
          <w:rFonts w:hint="cs"/>
          <w:rtl/>
        </w:rPr>
      </w:pPr>
      <w:r>
        <w:rPr>
          <w:rFonts w:hint="cs"/>
          <w:rtl/>
        </w:rPr>
        <w:t>על-פי האתאיזם, למה ירושלים היא לא פלסטין?</w:t>
      </w:r>
    </w:p>
    <w:p w14:paraId="033A8B61" w14:textId="77777777" w:rsidR="00000000" w:rsidRDefault="007C71EE">
      <w:pPr>
        <w:pStyle w:val="a"/>
        <w:rPr>
          <w:rFonts w:hint="cs"/>
          <w:rtl/>
        </w:rPr>
      </w:pPr>
    </w:p>
    <w:p w14:paraId="7801AA41" w14:textId="77777777" w:rsidR="00000000" w:rsidRDefault="007C71EE">
      <w:pPr>
        <w:pStyle w:val="SpeakerCon"/>
        <w:rPr>
          <w:rtl/>
        </w:rPr>
      </w:pPr>
      <w:bookmarkStart w:id="745" w:name="FS000001048T27_05_2003_10_19_47C"/>
      <w:bookmarkEnd w:id="745"/>
      <w:r>
        <w:rPr>
          <w:rFonts w:hint="eastAsia"/>
          <w:rtl/>
        </w:rPr>
        <w:t>רשף</w:t>
      </w:r>
      <w:r>
        <w:rPr>
          <w:rtl/>
        </w:rPr>
        <w:t xml:space="preserve"> חן (שינוי):</w:t>
      </w:r>
    </w:p>
    <w:p w14:paraId="72ED6B49" w14:textId="77777777" w:rsidR="00000000" w:rsidRDefault="007C71EE">
      <w:pPr>
        <w:pStyle w:val="a"/>
        <w:rPr>
          <w:rFonts w:hint="cs"/>
          <w:rtl/>
        </w:rPr>
      </w:pPr>
    </w:p>
    <w:p w14:paraId="1939C10A" w14:textId="77777777" w:rsidR="00000000" w:rsidRDefault="007C71EE">
      <w:pPr>
        <w:pStyle w:val="a"/>
        <w:rPr>
          <w:rFonts w:hint="cs"/>
          <w:u w:val="single"/>
          <w:rtl/>
        </w:rPr>
      </w:pPr>
      <w:r>
        <w:rPr>
          <w:rFonts w:hint="cs"/>
          <w:rtl/>
        </w:rPr>
        <w:t>זה לא קשור. הדיון עם העם הפלסטיני הוא במישור הלאומי. מדובר פה בנושא של הלאום היהודי.</w:t>
      </w:r>
    </w:p>
    <w:p w14:paraId="57AF574D" w14:textId="77777777" w:rsidR="00000000" w:rsidRDefault="007C71EE">
      <w:pPr>
        <w:pStyle w:val="a"/>
        <w:rPr>
          <w:rFonts w:hint="cs"/>
          <w:u w:val="single"/>
          <w:rtl/>
        </w:rPr>
      </w:pPr>
    </w:p>
    <w:p w14:paraId="7CB5076D" w14:textId="77777777" w:rsidR="00000000" w:rsidRDefault="007C71EE">
      <w:pPr>
        <w:pStyle w:val="ac"/>
        <w:rPr>
          <w:rtl/>
        </w:rPr>
      </w:pPr>
      <w:r>
        <w:rPr>
          <w:rFonts w:hint="eastAsia"/>
          <w:rtl/>
        </w:rPr>
        <w:t>ישראל</w:t>
      </w:r>
      <w:r>
        <w:rPr>
          <w:rtl/>
        </w:rPr>
        <w:t xml:space="preserve"> אייכלר (יהדות התורה):</w:t>
      </w:r>
    </w:p>
    <w:p w14:paraId="47EAD45D" w14:textId="77777777" w:rsidR="00000000" w:rsidRDefault="007C71EE">
      <w:pPr>
        <w:pStyle w:val="a"/>
        <w:rPr>
          <w:rFonts w:hint="cs"/>
          <w:rtl/>
        </w:rPr>
      </w:pPr>
    </w:p>
    <w:p w14:paraId="16E1BFB1" w14:textId="77777777" w:rsidR="00000000" w:rsidRDefault="007C71EE">
      <w:pPr>
        <w:pStyle w:val="a"/>
        <w:rPr>
          <w:rFonts w:hint="cs"/>
          <w:rtl/>
        </w:rPr>
      </w:pPr>
      <w:r>
        <w:rPr>
          <w:rFonts w:hint="cs"/>
          <w:rtl/>
        </w:rPr>
        <w:t>איזו זכות יש לנו כלאום יהודי על המדינה הזאת?</w:t>
      </w:r>
    </w:p>
    <w:p w14:paraId="6D839CD9" w14:textId="77777777" w:rsidR="00000000" w:rsidRDefault="007C71EE">
      <w:pPr>
        <w:pStyle w:val="a"/>
        <w:rPr>
          <w:rFonts w:hint="cs"/>
          <w:rtl/>
        </w:rPr>
      </w:pPr>
    </w:p>
    <w:p w14:paraId="6D252FD5" w14:textId="77777777" w:rsidR="00000000" w:rsidRDefault="007C71EE">
      <w:pPr>
        <w:pStyle w:val="SpeakerCon"/>
        <w:rPr>
          <w:rtl/>
        </w:rPr>
      </w:pPr>
      <w:bookmarkStart w:id="746" w:name="FS000001048T27_05_2003_10_20_01C"/>
      <w:bookmarkEnd w:id="746"/>
      <w:r>
        <w:rPr>
          <w:rFonts w:hint="eastAsia"/>
          <w:rtl/>
        </w:rPr>
        <w:t>רשף</w:t>
      </w:r>
      <w:r>
        <w:rPr>
          <w:rtl/>
        </w:rPr>
        <w:t xml:space="preserve"> חן (שינוי):</w:t>
      </w:r>
    </w:p>
    <w:p w14:paraId="46A8FA16" w14:textId="77777777" w:rsidR="00000000" w:rsidRDefault="007C71EE">
      <w:pPr>
        <w:pStyle w:val="a"/>
        <w:rPr>
          <w:rFonts w:hint="cs"/>
          <w:rtl/>
        </w:rPr>
      </w:pPr>
    </w:p>
    <w:p w14:paraId="5B8EF3A2" w14:textId="77777777" w:rsidR="00000000" w:rsidRDefault="007C71EE">
      <w:pPr>
        <w:pStyle w:val="a"/>
        <w:rPr>
          <w:rFonts w:hint="cs"/>
          <w:rtl/>
        </w:rPr>
      </w:pPr>
      <w:r>
        <w:rPr>
          <w:rFonts w:hint="cs"/>
          <w:rtl/>
        </w:rPr>
        <w:t>זכות</w:t>
      </w:r>
      <w:r>
        <w:rPr>
          <w:rFonts w:hint="cs"/>
          <w:rtl/>
        </w:rPr>
        <w:t xml:space="preserve"> היסטורית.</w:t>
      </w:r>
    </w:p>
    <w:p w14:paraId="16257F4C" w14:textId="77777777" w:rsidR="00000000" w:rsidRDefault="007C71EE">
      <w:pPr>
        <w:pStyle w:val="a"/>
        <w:rPr>
          <w:rFonts w:hint="cs"/>
          <w:rtl/>
        </w:rPr>
      </w:pPr>
    </w:p>
    <w:p w14:paraId="37913A3C" w14:textId="77777777" w:rsidR="00000000" w:rsidRDefault="007C71EE">
      <w:pPr>
        <w:pStyle w:val="ac"/>
        <w:rPr>
          <w:rtl/>
        </w:rPr>
      </w:pPr>
      <w:r>
        <w:rPr>
          <w:rFonts w:hint="eastAsia"/>
          <w:rtl/>
        </w:rPr>
        <w:t>ישראל</w:t>
      </w:r>
      <w:r>
        <w:rPr>
          <w:rtl/>
        </w:rPr>
        <w:t xml:space="preserve"> אייכלר (יהדות התורה):</w:t>
      </w:r>
    </w:p>
    <w:p w14:paraId="5973EF67" w14:textId="77777777" w:rsidR="00000000" w:rsidRDefault="007C71EE">
      <w:pPr>
        <w:pStyle w:val="a"/>
        <w:rPr>
          <w:rFonts w:hint="cs"/>
          <w:rtl/>
        </w:rPr>
      </w:pPr>
    </w:p>
    <w:p w14:paraId="4FB439EE" w14:textId="77777777" w:rsidR="00000000" w:rsidRDefault="007C71EE">
      <w:pPr>
        <w:pStyle w:val="a"/>
        <w:rPr>
          <w:rFonts w:hint="cs"/>
          <w:rtl/>
        </w:rPr>
      </w:pPr>
      <w:r>
        <w:rPr>
          <w:rFonts w:hint="cs"/>
          <w:rtl/>
        </w:rPr>
        <w:t>איזו זכות היסטורית? אם אבותיך היו שודדים, בשמם אתה בא לקחת את השוד?</w:t>
      </w:r>
    </w:p>
    <w:p w14:paraId="501F2E6F" w14:textId="77777777" w:rsidR="00000000" w:rsidRDefault="007C71EE">
      <w:pPr>
        <w:pStyle w:val="a"/>
        <w:rPr>
          <w:rFonts w:hint="cs"/>
          <w:rtl/>
        </w:rPr>
      </w:pPr>
    </w:p>
    <w:p w14:paraId="57454365" w14:textId="77777777" w:rsidR="00000000" w:rsidRDefault="007C71EE">
      <w:pPr>
        <w:pStyle w:val="SpeakerCon"/>
        <w:rPr>
          <w:rtl/>
        </w:rPr>
      </w:pPr>
      <w:bookmarkStart w:id="747" w:name="FS000001048T27_05_2003_10_20_17C"/>
      <w:bookmarkEnd w:id="747"/>
      <w:r>
        <w:rPr>
          <w:rFonts w:hint="eastAsia"/>
          <w:rtl/>
        </w:rPr>
        <w:t>רשף</w:t>
      </w:r>
      <w:r>
        <w:rPr>
          <w:rtl/>
        </w:rPr>
        <w:t xml:space="preserve"> חן (שינוי):</w:t>
      </w:r>
    </w:p>
    <w:p w14:paraId="17376930" w14:textId="77777777" w:rsidR="00000000" w:rsidRDefault="007C71EE">
      <w:pPr>
        <w:pStyle w:val="a"/>
        <w:rPr>
          <w:rFonts w:hint="cs"/>
          <w:rtl/>
        </w:rPr>
      </w:pPr>
    </w:p>
    <w:p w14:paraId="43CB14B4" w14:textId="77777777" w:rsidR="00000000" w:rsidRDefault="007C71EE">
      <w:pPr>
        <w:pStyle w:val="a"/>
        <w:rPr>
          <w:rFonts w:hint="cs"/>
          <w:rtl/>
        </w:rPr>
      </w:pPr>
      <w:r>
        <w:rPr>
          <w:rFonts w:hint="cs"/>
          <w:rtl/>
        </w:rPr>
        <w:t>כן.</w:t>
      </w:r>
    </w:p>
    <w:p w14:paraId="60E6150E" w14:textId="77777777" w:rsidR="00000000" w:rsidRDefault="007C71EE">
      <w:pPr>
        <w:pStyle w:val="a"/>
        <w:rPr>
          <w:rFonts w:hint="cs"/>
          <w:rtl/>
        </w:rPr>
      </w:pPr>
    </w:p>
    <w:p w14:paraId="75C2A7DA" w14:textId="77777777" w:rsidR="00000000" w:rsidRDefault="007C71EE">
      <w:pPr>
        <w:pStyle w:val="ad"/>
        <w:rPr>
          <w:rtl/>
        </w:rPr>
      </w:pPr>
      <w:r>
        <w:rPr>
          <w:rFonts w:hint="eastAsia"/>
          <w:rtl/>
        </w:rPr>
        <w:t>היו</w:t>
      </w:r>
      <w:r>
        <w:rPr>
          <w:rtl/>
        </w:rPr>
        <w:t>"ר נסים דהן:</w:t>
      </w:r>
    </w:p>
    <w:p w14:paraId="47AE5A5E" w14:textId="77777777" w:rsidR="00000000" w:rsidRDefault="007C71EE">
      <w:pPr>
        <w:pStyle w:val="a"/>
        <w:rPr>
          <w:rFonts w:hint="cs"/>
          <w:rtl/>
        </w:rPr>
      </w:pPr>
    </w:p>
    <w:p w14:paraId="06CDB1E0" w14:textId="77777777" w:rsidR="00000000" w:rsidRDefault="007C71EE">
      <w:pPr>
        <w:pStyle w:val="a"/>
        <w:rPr>
          <w:rFonts w:hint="cs"/>
          <w:rtl/>
        </w:rPr>
      </w:pPr>
      <w:r>
        <w:rPr>
          <w:rFonts w:hint="cs"/>
          <w:rtl/>
        </w:rPr>
        <w:t>חבר הכנסת מוחמד ברכה מתמוגג מנחת מהטיעונים...</w:t>
      </w:r>
    </w:p>
    <w:p w14:paraId="1C2D9D2B" w14:textId="77777777" w:rsidR="00000000" w:rsidRDefault="007C71EE">
      <w:pPr>
        <w:pStyle w:val="a"/>
        <w:rPr>
          <w:rFonts w:hint="cs"/>
          <w:rtl/>
        </w:rPr>
      </w:pPr>
    </w:p>
    <w:p w14:paraId="1CF33657" w14:textId="77777777" w:rsidR="00000000" w:rsidRDefault="007C71EE">
      <w:pPr>
        <w:pStyle w:val="ac"/>
        <w:rPr>
          <w:rtl/>
        </w:rPr>
      </w:pPr>
      <w:r>
        <w:rPr>
          <w:rFonts w:hint="eastAsia"/>
          <w:rtl/>
        </w:rPr>
        <w:t>מוחמד</w:t>
      </w:r>
      <w:r>
        <w:rPr>
          <w:rtl/>
        </w:rPr>
        <w:t xml:space="preserve"> ברכה (חד"ש-תע"ל):</w:t>
      </w:r>
    </w:p>
    <w:p w14:paraId="39787887" w14:textId="77777777" w:rsidR="00000000" w:rsidRDefault="007C71EE">
      <w:pPr>
        <w:pStyle w:val="a"/>
        <w:rPr>
          <w:rFonts w:hint="cs"/>
          <w:rtl/>
        </w:rPr>
      </w:pPr>
    </w:p>
    <w:p w14:paraId="5DB4B379" w14:textId="77777777" w:rsidR="00000000" w:rsidRDefault="007C71EE">
      <w:pPr>
        <w:pStyle w:val="a"/>
        <w:rPr>
          <w:rFonts w:hint="cs"/>
          <w:rtl/>
        </w:rPr>
      </w:pPr>
      <w:r>
        <w:rPr>
          <w:rFonts w:hint="cs"/>
          <w:rtl/>
        </w:rPr>
        <w:t>זה וידוי לא רע.</w:t>
      </w:r>
    </w:p>
    <w:p w14:paraId="78562064" w14:textId="77777777" w:rsidR="00000000" w:rsidRDefault="007C71EE">
      <w:pPr>
        <w:pStyle w:val="a"/>
        <w:rPr>
          <w:rFonts w:hint="cs"/>
          <w:rtl/>
        </w:rPr>
      </w:pPr>
    </w:p>
    <w:p w14:paraId="1B258AB3" w14:textId="77777777" w:rsidR="00000000" w:rsidRDefault="007C71EE">
      <w:pPr>
        <w:pStyle w:val="SpeakerCon"/>
        <w:rPr>
          <w:rtl/>
        </w:rPr>
      </w:pPr>
      <w:bookmarkStart w:id="748" w:name="FS000001048T27_05_2003_10_20_36C"/>
      <w:bookmarkEnd w:id="748"/>
      <w:r>
        <w:rPr>
          <w:rFonts w:hint="eastAsia"/>
          <w:rtl/>
        </w:rPr>
        <w:t>רשף</w:t>
      </w:r>
      <w:r>
        <w:rPr>
          <w:rtl/>
        </w:rPr>
        <w:t xml:space="preserve"> חן (שינוי):</w:t>
      </w:r>
    </w:p>
    <w:p w14:paraId="0A46BDF0" w14:textId="77777777" w:rsidR="00000000" w:rsidRDefault="007C71EE">
      <w:pPr>
        <w:pStyle w:val="a"/>
        <w:rPr>
          <w:rFonts w:hint="cs"/>
          <w:rtl/>
        </w:rPr>
      </w:pPr>
    </w:p>
    <w:p w14:paraId="56F1498C" w14:textId="77777777" w:rsidR="00000000" w:rsidRDefault="007C71EE">
      <w:pPr>
        <w:pStyle w:val="a"/>
        <w:rPr>
          <w:rFonts w:hint="cs"/>
          <w:rtl/>
        </w:rPr>
      </w:pPr>
      <w:r>
        <w:rPr>
          <w:rFonts w:hint="cs"/>
          <w:rtl/>
        </w:rPr>
        <w:t>ב</w:t>
      </w:r>
      <w:r>
        <w:rPr>
          <w:rFonts w:hint="cs"/>
          <w:rtl/>
        </w:rPr>
        <w:t xml:space="preserve">ניגוד לך, אני לא חושב שיש אלוהים שיכול היה להבטיח לי את המדינה הזאת. </w:t>
      </w:r>
    </w:p>
    <w:p w14:paraId="019F63E5" w14:textId="77777777" w:rsidR="00000000" w:rsidRDefault="007C71EE">
      <w:pPr>
        <w:pStyle w:val="a"/>
        <w:rPr>
          <w:rFonts w:hint="cs"/>
          <w:rtl/>
        </w:rPr>
      </w:pPr>
    </w:p>
    <w:p w14:paraId="5AC7E81C" w14:textId="77777777" w:rsidR="00000000" w:rsidRDefault="007C71EE">
      <w:pPr>
        <w:pStyle w:val="a"/>
        <w:rPr>
          <w:rFonts w:hint="cs"/>
          <w:rtl/>
        </w:rPr>
      </w:pPr>
      <w:r>
        <w:rPr>
          <w:rFonts w:hint="cs"/>
          <w:rtl/>
        </w:rPr>
        <w:t xml:space="preserve">לפי דעתי, עד לזמן האחרון, כשהתחיל אצלכם תהליך של התקרבות לציונות </w:t>
      </w:r>
      <w:r>
        <w:rPr>
          <w:rtl/>
        </w:rPr>
        <w:t>–</w:t>
      </w:r>
      <w:r>
        <w:rPr>
          <w:rFonts w:hint="cs"/>
          <w:rtl/>
        </w:rPr>
        <w:t xml:space="preserve"> ואני מאוד מברך עליו  - זאת היתה עמדתכם. זאת היתה העמדה הרשמית של הציבור החרדי הרבה שנים. אני לא הייתי שותף לה, ואני מא</w:t>
      </w:r>
      <w:r>
        <w:rPr>
          <w:rFonts w:hint="cs"/>
          <w:rtl/>
        </w:rPr>
        <w:t xml:space="preserve">וד שמח לראות אתכם עוברים תהליך של התקרבות לציבור הציוני. </w:t>
      </w:r>
    </w:p>
    <w:p w14:paraId="4220628C" w14:textId="77777777" w:rsidR="00000000" w:rsidRDefault="007C71EE">
      <w:pPr>
        <w:pStyle w:val="a"/>
        <w:rPr>
          <w:rFonts w:hint="cs"/>
          <w:rtl/>
        </w:rPr>
      </w:pPr>
    </w:p>
    <w:p w14:paraId="6F717B22" w14:textId="77777777" w:rsidR="00000000" w:rsidRDefault="007C71EE">
      <w:pPr>
        <w:pStyle w:val="a"/>
        <w:rPr>
          <w:rFonts w:hint="cs"/>
          <w:rtl/>
        </w:rPr>
      </w:pPr>
      <w:r>
        <w:rPr>
          <w:rFonts w:hint="cs"/>
          <w:rtl/>
        </w:rPr>
        <w:t xml:space="preserve">אנו חושבים שהבחירה שלכם להפוך את התורה לקרדום לחפור בו היא בחירה גרועה מאוד </w:t>
      </w:r>
      <w:r>
        <w:rPr>
          <w:rtl/>
        </w:rPr>
        <w:t>–</w:t>
      </w:r>
      <w:r>
        <w:rPr>
          <w:rFonts w:hint="cs"/>
          <w:rtl/>
        </w:rPr>
        <w:t xml:space="preserve"> גרועה לדת היהודית, גרועה למדינה הזאת, גרועה לכם כחלק מהחברה פה. יש לנו אתכם ויכוח גדול, ונעשה כמיטב יכולתנו כדי שהחפירה</w:t>
      </w:r>
      <w:r>
        <w:rPr>
          <w:rFonts w:hint="cs"/>
          <w:rtl/>
        </w:rPr>
        <w:t xml:space="preserve"> הזאת תהיה רדודה ככל האפשר, שלא תצליחו בעניין הזה. </w:t>
      </w:r>
    </w:p>
    <w:p w14:paraId="6F8DC53A" w14:textId="77777777" w:rsidR="00000000" w:rsidRDefault="007C71EE">
      <w:pPr>
        <w:pStyle w:val="a"/>
        <w:rPr>
          <w:rFonts w:hint="cs"/>
          <w:rtl/>
        </w:rPr>
      </w:pPr>
    </w:p>
    <w:p w14:paraId="2CD44845" w14:textId="77777777" w:rsidR="00000000" w:rsidRDefault="007C71EE">
      <w:pPr>
        <w:pStyle w:val="a"/>
        <w:rPr>
          <w:rFonts w:hint="cs"/>
          <w:rtl/>
        </w:rPr>
      </w:pPr>
      <w:r>
        <w:rPr>
          <w:rFonts w:hint="cs"/>
          <w:rtl/>
        </w:rPr>
        <w:t xml:space="preserve">אנחנו חושבים שזאת זכותכם המלאה לחיות את חייכם כפי שאתם רוצים. </w:t>
      </w:r>
    </w:p>
    <w:p w14:paraId="66E53ED4" w14:textId="77777777" w:rsidR="00000000" w:rsidRDefault="007C71EE">
      <w:pPr>
        <w:pStyle w:val="a"/>
        <w:rPr>
          <w:rFonts w:hint="cs"/>
          <w:rtl/>
        </w:rPr>
      </w:pPr>
    </w:p>
    <w:p w14:paraId="03A83AF6" w14:textId="77777777" w:rsidR="00000000" w:rsidRDefault="007C71EE">
      <w:pPr>
        <w:pStyle w:val="ac"/>
        <w:rPr>
          <w:rtl/>
        </w:rPr>
      </w:pPr>
      <w:r>
        <w:rPr>
          <w:rFonts w:hint="eastAsia"/>
          <w:rtl/>
        </w:rPr>
        <w:t>יעקב</w:t>
      </w:r>
      <w:r>
        <w:rPr>
          <w:rtl/>
        </w:rPr>
        <w:t xml:space="preserve"> ליצמן (יהדות התורה):</w:t>
      </w:r>
    </w:p>
    <w:p w14:paraId="67EAB114" w14:textId="77777777" w:rsidR="00000000" w:rsidRDefault="007C71EE">
      <w:pPr>
        <w:pStyle w:val="a"/>
        <w:rPr>
          <w:rFonts w:hint="cs"/>
          <w:rtl/>
        </w:rPr>
      </w:pPr>
    </w:p>
    <w:p w14:paraId="31983192" w14:textId="77777777" w:rsidR="00000000" w:rsidRDefault="007C71EE">
      <w:pPr>
        <w:pStyle w:val="a"/>
        <w:rPr>
          <w:rFonts w:hint="cs"/>
          <w:rtl/>
        </w:rPr>
      </w:pPr>
      <w:r>
        <w:rPr>
          <w:rFonts w:hint="cs"/>
          <w:rtl/>
        </w:rPr>
        <w:t>לחסל אותנו.</w:t>
      </w:r>
    </w:p>
    <w:p w14:paraId="36B277B2" w14:textId="77777777" w:rsidR="00000000" w:rsidRDefault="007C71EE">
      <w:pPr>
        <w:pStyle w:val="a"/>
        <w:rPr>
          <w:rFonts w:hint="cs"/>
          <w:rtl/>
        </w:rPr>
      </w:pPr>
    </w:p>
    <w:p w14:paraId="77A6B057" w14:textId="77777777" w:rsidR="00000000" w:rsidRDefault="007C71EE">
      <w:pPr>
        <w:pStyle w:val="SpeakerCon"/>
        <w:rPr>
          <w:rtl/>
        </w:rPr>
      </w:pPr>
      <w:bookmarkStart w:id="749" w:name="FS000001048T27_05_2003_10_21_08C"/>
      <w:bookmarkEnd w:id="749"/>
      <w:r>
        <w:rPr>
          <w:rFonts w:hint="eastAsia"/>
          <w:rtl/>
        </w:rPr>
        <w:t>רשף</w:t>
      </w:r>
      <w:r>
        <w:rPr>
          <w:rtl/>
        </w:rPr>
        <w:t xml:space="preserve"> חן (שינוי):</w:t>
      </w:r>
    </w:p>
    <w:p w14:paraId="50C80126" w14:textId="77777777" w:rsidR="00000000" w:rsidRDefault="007C71EE">
      <w:pPr>
        <w:pStyle w:val="a"/>
        <w:rPr>
          <w:rFonts w:hint="cs"/>
          <w:rtl/>
        </w:rPr>
      </w:pPr>
    </w:p>
    <w:p w14:paraId="23E0FF46" w14:textId="77777777" w:rsidR="00000000" w:rsidRDefault="007C71EE">
      <w:pPr>
        <w:pStyle w:val="a"/>
        <w:rPr>
          <w:rFonts w:hint="cs"/>
          <w:rtl/>
        </w:rPr>
      </w:pPr>
      <w:r>
        <w:rPr>
          <w:rFonts w:hint="cs"/>
          <w:rtl/>
        </w:rPr>
        <w:t>לא זכותך היא לדרוש שאני אממן את דרך החיים שלך, כפי שאני לא יכול לדרוש ממך לממן חזי</w:t>
      </w:r>
      <w:r>
        <w:rPr>
          <w:rFonts w:hint="cs"/>
          <w:rtl/>
        </w:rPr>
        <w:t>ר בשבילי, אם אני רוצה לקנות חזיר. זאת זכותי.</w:t>
      </w:r>
    </w:p>
    <w:p w14:paraId="09ADEC8F" w14:textId="77777777" w:rsidR="00000000" w:rsidRDefault="007C71EE">
      <w:pPr>
        <w:pStyle w:val="a"/>
        <w:rPr>
          <w:rFonts w:hint="cs"/>
          <w:rtl/>
        </w:rPr>
      </w:pPr>
    </w:p>
    <w:p w14:paraId="7058F267" w14:textId="77777777" w:rsidR="00000000" w:rsidRDefault="007C71EE">
      <w:pPr>
        <w:pStyle w:val="ac"/>
        <w:rPr>
          <w:rtl/>
        </w:rPr>
      </w:pPr>
      <w:r>
        <w:rPr>
          <w:rFonts w:hint="eastAsia"/>
          <w:rtl/>
        </w:rPr>
        <w:t>ישראל</w:t>
      </w:r>
      <w:r>
        <w:rPr>
          <w:rtl/>
        </w:rPr>
        <w:t xml:space="preserve"> אייכלר (יהדות התורה):</w:t>
      </w:r>
    </w:p>
    <w:p w14:paraId="1F584C10" w14:textId="77777777" w:rsidR="00000000" w:rsidRDefault="007C71EE">
      <w:pPr>
        <w:pStyle w:val="a"/>
        <w:rPr>
          <w:rFonts w:hint="cs"/>
          <w:rtl/>
        </w:rPr>
      </w:pPr>
    </w:p>
    <w:p w14:paraId="196AB1FE" w14:textId="77777777" w:rsidR="00000000" w:rsidRDefault="007C71EE">
      <w:pPr>
        <w:pStyle w:val="a"/>
        <w:rPr>
          <w:rFonts w:hint="cs"/>
          <w:rtl/>
        </w:rPr>
      </w:pPr>
      <w:r>
        <w:rPr>
          <w:rFonts w:hint="cs"/>
          <w:rtl/>
        </w:rPr>
        <w:t xml:space="preserve">אבל אני מממן את הספורט שלך - - - </w:t>
      </w:r>
    </w:p>
    <w:p w14:paraId="2D3B2F3F" w14:textId="77777777" w:rsidR="00000000" w:rsidRDefault="007C71EE">
      <w:pPr>
        <w:pStyle w:val="a"/>
        <w:rPr>
          <w:rFonts w:hint="cs"/>
          <w:rtl/>
        </w:rPr>
      </w:pPr>
    </w:p>
    <w:p w14:paraId="529052C9" w14:textId="77777777" w:rsidR="00000000" w:rsidRDefault="007C71EE">
      <w:pPr>
        <w:pStyle w:val="SpeakerCon"/>
        <w:rPr>
          <w:rtl/>
        </w:rPr>
      </w:pPr>
      <w:bookmarkStart w:id="750" w:name="FS000001048T27_05_2003_10_21_17C"/>
      <w:bookmarkEnd w:id="750"/>
      <w:r>
        <w:rPr>
          <w:rFonts w:hint="eastAsia"/>
          <w:rtl/>
        </w:rPr>
        <w:t>רשף</w:t>
      </w:r>
      <w:r>
        <w:rPr>
          <w:rtl/>
        </w:rPr>
        <w:t xml:space="preserve"> חן (שינוי):</w:t>
      </w:r>
    </w:p>
    <w:p w14:paraId="05C4CD21" w14:textId="77777777" w:rsidR="00000000" w:rsidRDefault="007C71EE">
      <w:pPr>
        <w:pStyle w:val="a"/>
        <w:rPr>
          <w:rFonts w:hint="cs"/>
          <w:rtl/>
        </w:rPr>
      </w:pPr>
    </w:p>
    <w:p w14:paraId="69FE11E0" w14:textId="77777777" w:rsidR="00000000" w:rsidRDefault="007C71EE">
      <w:pPr>
        <w:pStyle w:val="a"/>
        <w:rPr>
          <w:rFonts w:hint="cs"/>
          <w:rtl/>
        </w:rPr>
      </w:pPr>
      <w:r>
        <w:rPr>
          <w:rFonts w:hint="cs"/>
          <w:rtl/>
        </w:rPr>
        <w:t>לדעתי, במגבלות סבירות אנחנו כולנו צריכים להגיע לאיזה הסדר של מה שנקרא תרבות, ולתת לכל אחד את הוואוצ'ר לתרבות שלו, כדי שיעשה בו מה</w:t>
      </w:r>
      <w:r>
        <w:rPr>
          <w:rFonts w:hint="cs"/>
          <w:rtl/>
        </w:rPr>
        <w:t xml:space="preserve"> שהוא רוצה. זה ההסדר שאני הייתי עושה, ואז תוכל לשים את הוואוצ'ר הזה בישיבה. אתה יודע יפה מאוד שניצלתם את המנגנון הדמוקרטי כדי לקחת הרבה מעבר למה שמגיע לכם על-פי כל קנה מידה סביר. </w:t>
      </w:r>
    </w:p>
    <w:p w14:paraId="5300A2A1" w14:textId="77777777" w:rsidR="00000000" w:rsidRDefault="007C71EE">
      <w:pPr>
        <w:pStyle w:val="a"/>
        <w:rPr>
          <w:rFonts w:hint="cs"/>
          <w:rtl/>
        </w:rPr>
      </w:pPr>
    </w:p>
    <w:p w14:paraId="5A6BD5AD" w14:textId="77777777" w:rsidR="00000000" w:rsidRDefault="007C71EE">
      <w:pPr>
        <w:pStyle w:val="a"/>
        <w:rPr>
          <w:rFonts w:hint="cs"/>
          <w:rtl/>
        </w:rPr>
      </w:pPr>
      <w:r>
        <w:rPr>
          <w:rFonts w:hint="cs"/>
          <w:rtl/>
        </w:rPr>
        <w:t>הרב אייכלר, אני ומפלגתי נהיה הראשונים שנילחם על כך שכאזרחים במדינה תקבלו בד</w:t>
      </w:r>
      <w:r>
        <w:rPr>
          <w:rFonts w:hint="cs"/>
          <w:rtl/>
        </w:rPr>
        <w:t xml:space="preserve">יוק כמו כל אחד אחר </w:t>
      </w:r>
      <w:r>
        <w:rPr>
          <w:rtl/>
        </w:rPr>
        <w:t>–</w:t>
      </w:r>
      <w:r>
        <w:rPr>
          <w:rFonts w:hint="cs"/>
          <w:rtl/>
        </w:rPr>
        <w:t xml:space="preserve"> לא יותר ולא פחות.</w:t>
      </w:r>
    </w:p>
    <w:p w14:paraId="75F129DB" w14:textId="77777777" w:rsidR="00000000" w:rsidRDefault="007C71EE">
      <w:pPr>
        <w:pStyle w:val="a"/>
        <w:rPr>
          <w:rFonts w:hint="cs"/>
          <w:rtl/>
        </w:rPr>
      </w:pPr>
    </w:p>
    <w:p w14:paraId="3FDFB8DC" w14:textId="77777777" w:rsidR="00000000" w:rsidRDefault="007C71EE">
      <w:pPr>
        <w:pStyle w:val="ac"/>
        <w:rPr>
          <w:rtl/>
        </w:rPr>
      </w:pPr>
      <w:r>
        <w:rPr>
          <w:rFonts w:hint="eastAsia"/>
          <w:rtl/>
        </w:rPr>
        <w:t>ישראל</w:t>
      </w:r>
      <w:r>
        <w:rPr>
          <w:rtl/>
        </w:rPr>
        <w:t xml:space="preserve"> אייכלר (יהדות התורה):</w:t>
      </w:r>
    </w:p>
    <w:p w14:paraId="04C3A4F8" w14:textId="77777777" w:rsidR="00000000" w:rsidRDefault="007C71EE">
      <w:pPr>
        <w:pStyle w:val="a"/>
        <w:rPr>
          <w:rFonts w:hint="cs"/>
          <w:rtl/>
        </w:rPr>
      </w:pPr>
    </w:p>
    <w:p w14:paraId="609C77C9" w14:textId="77777777" w:rsidR="00000000" w:rsidRDefault="007C71EE">
      <w:pPr>
        <w:pStyle w:val="a"/>
        <w:rPr>
          <w:rFonts w:hint="cs"/>
          <w:rtl/>
        </w:rPr>
      </w:pPr>
      <w:r>
        <w:rPr>
          <w:rFonts w:hint="cs"/>
          <w:rtl/>
        </w:rPr>
        <w:t>אז מה בעניין קצבאות הילדים?</w:t>
      </w:r>
    </w:p>
    <w:p w14:paraId="6DAC54F9" w14:textId="77777777" w:rsidR="00000000" w:rsidRDefault="007C71EE">
      <w:pPr>
        <w:pStyle w:val="a"/>
        <w:rPr>
          <w:rFonts w:hint="cs"/>
          <w:rtl/>
        </w:rPr>
      </w:pPr>
    </w:p>
    <w:p w14:paraId="0744D76F" w14:textId="77777777" w:rsidR="00000000" w:rsidRDefault="007C71EE">
      <w:pPr>
        <w:pStyle w:val="SpeakerCon"/>
        <w:rPr>
          <w:rtl/>
        </w:rPr>
      </w:pPr>
      <w:bookmarkStart w:id="751" w:name="FS000001048T27_05_2003_10_21_34C"/>
      <w:bookmarkEnd w:id="751"/>
      <w:r>
        <w:rPr>
          <w:rFonts w:hint="eastAsia"/>
          <w:rtl/>
        </w:rPr>
        <w:t>רשף</w:t>
      </w:r>
      <w:r>
        <w:rPr>
          <w:rtl/>
        </w:rPr>
        <w:t xml:space="preserve"> חן (שינוי):</w:t>
      </w:r>
    </w:p>
    <w:p w14:paraId="77098447" w14:textId="77777777" w:rsidR="00000000" w:rsidRDefault="007C71EE">
      <w:pPr>
        <w:pStyle w:val="a"/>
        <w:rPr>
          <w:rFonts w:hint="cs"/>
          <w:rtl/>
        </w:rPr>
      </w:pPr>
    </w:p>
    <w:p w14:paraId="43249885" w14:textId="77777777" w:rsidR="00000000" w:rsidRDefault="007C71EE">
      <w:pPr>
        <w:pStyle w:val="a"/>
        <w:rPr>
          <w:rFonts w:hint="cs"/>
          <w:rtl/>
        </w:rPr>
      </w:pPr>
      <w:r>
        <w:rPr>
          <w:rFonts w:hint="cs"/>
          <w:rtl/>
        </w:rPr>
        <w:t>בדיוק על זה נלחמנו. אף אחד לא מבקש שתקבלו פחות קצבאות ילדים מאחרים. אתם תקבלו אותו דבר.</w:t>
      </w:r>
    </w:p>
    <w:p w14:paraId="6DFC028D" w14:textId="77777777" w:rsidR="00000000" w:rsidRDefault="007C71EE">
      <w:pPr>
        <w:pStyle w:val="a"/>
        <w:rPr>
          <w:rFonts w:hint="cs"/>
          <w:rtl/>
        </w:rPr>
      </w:pPr>
    </w:p>
    <w:p w14:paraId="77FACC10" w14:textId="77777777" w:rsidR="00000000" w:rsidRDefault="007C71EE">
      <w:pPr>
        <w:pStyle w:val="a"/>
        <w:rPr>
          <w:rFonts w:hint="cs"/>
          <w:rtl/>
        </w:rPr>
      </w:pPr>
      <w:r>
        <w:rPr>
          <w:rFonts w:hint="cs"/>
          <w:rtl/>
        </w:rPr>
        <w:t xml:space="preserve">אתם יודעים שהשתמשתם במנגנון של קצבאות הילדים לפילוח </w:t>
      </w:r>
      <w:r>
        <w:rPr>
          <w:rFonts w:hint="cs"/>
          <w:rtl/>
        </w:rPr>
        <w:t>שוק. אתם יודעים שהמשפחות שלכם גדולות, ולכן החלטתם לתת מארבעה ילדים ומעלה סכומים בלתי פרופורציונליים. במדינת ישראל של היום אין שום אינטרס אמיתית לעידוד ילודה, לדעתי. אין בעיה דמוגרפית שתיפתר בשיטה הזאת. המטרה של כל החוק הזה לא היתה עידוד ילודה אלא פילוח שוק</w:t>
      </w:r>
      <w:r>
        <w:rPr>
          <w:rFonts w:hint="cs"/>
          <w:rtl/>
        </w:rPr>
        <w:t xml:space="preserve"> והעברת משאבים לקהלים שאתם רציתם שהם יעברו אליהם.</w:t>
      </w:r>
    </w:p>
    <w:p w14:paraId="6B7370EE" w14:textId="77777777" w:rsidR="00000000" w:rsidRDefault="007C71EE">
      <w:pPr>
        <w:pStyle w:val="a"/>
        <w:rPr>
          <w:rFonts w:hint="cs"/>
          <w:rtl/>
        </w:rPr>
      </w:pPr>
    </w:p>
    <w:p w14:paraId="46C042B0" w14:textId="77777777" w:rsidR="00000000" w:rsidRDefault="007C71EE">
      <w:pPr>
        <w:pStyle w:val="ac"/>
        <w:rPr>
          <w:rtl/>
        </w:rPr>
      </w:pPr>
      <w:r>
        <w:rPr>
          <w:rFonts w:hint="eastAsia"/>
          <w:rtl/>
        </w:rPr>
        <w:t>ישראל</w:t>
      </w:r>
      <w:r>
        <w:rPr>
          <w:rtl/>
        </w:rPr>
        <w:t xml:space="preserve"> אייכלר (יהדות התורה):</w:t>
      </w:r>
    </w:p>
    <w:p w14:paraId="58CB26E3" w14:textId="77777777" w:rsidR="00000000" w:rsidRDefault="007C71EE">
      <w:pPr>
        <w:pStyle w:val="a"/>
        <w:rPr>
          <w:rFonts w:hint="cs"/>
          <w:rtl/>
        </w:rPr>
      </w:pPr>
    </w:p>
    <w:p w14:paraId="049FC136" w14:textId="77777777" w:rsidR="00000000" w:rsidRDefault="007C71EE">
      <w:pPr>
        <w:pStyle w:val="a"/>
        <w:rPr>
          <w:rFonts w:hint="cs"/>
          <w:rtl/>
        </w:rPr>
      </w:pPr>
      <w:r>
        <w:rPr>
          <w:rFonts w:hint="cs"/>
          <w:rtl/>
        </w:rPr>
        <w:t>זאת לא היתה החלטה שלנו, זאת היתה החלטה של האוצר.</w:t>
      </w:r>
    </w:p>
    <w:p w14:paraId="7FC3F9EC" w14:textId="77777777" w:rsidR="00000000" w:rsidRDefault="007C71EE">
      <w:pPr>
        <w:pStyle w:val="a"/>
        <w:rPr>
          <w:rFonts w:hint="cs"/>
          <w:rtl/>
        </w:rPr>
      </w:pPr>
    </w:p>
    <w:p w14:paraId="1C57D39D" w14:textId="77777777" w:rsidR="00000000" w:rsidRDefault="007C71EE">
      <w:pPr>
        <w:pStyle w:val="SpeakerCon"/>
        <w:rPr>
          <w:rtl/>
        </w:rPr>
      </w:pPr>
      <w:bookmarkStart w:id="752" w:name="FS000001048T27_05_2003_10_21_53C"/>
      <w:bookmarkEnd w:id="752"/>
      <w:r>
        <w:rPr>
          <w:rFonts w:hint="eastAsia"/>
          <w:rtl/>
        </w:rPr>
        <w:t>רשף</w:t>
      </w:r>
      <w:r>
        <w:rPr>
          <w:rtl/>
        </w:rPr>
        <w:t xml:space="preserve"> חן (שינוי):</w:t>
      </w:r>
    </w:p>
    <w:p w14:paraId="705DF1B1" w14:textId="77777777" w:rsidR="00000000" w:rsidRDefault="007C71EE">
      <w:pPr>
        <w:pStyle w:val="a"/>
        <w:rPr>
          <w:rFonts w:hint="cs"/>
          <w:rtl/>
        </w:rPr>
      </w:pPr>
    </w:p>
    <w:p w14:paraId="5F0E1453" w14:textId="77777777" w:rsidR="00000000" w:rsidRDefault="007C71EE">
      <w:pPr>
        <w:pStyle w:val="a"/>
        <w:rPr>
          <w:rFonts w:hint="cs"/>
          <w:rtl/>
        </w:rPr>
      </w:pPr>
      <w:r>
        <w:rPr>
          <w:rFonts w:hint="cs"/>
          <w:rtl/>
        </w:rPr>
        <w:t>אני רוצה להתייחס לדברים של חבר הכנסת ג'ומס, שלצערי איננו כאן.</w:t>
      </w:r>
    </w:p>
    <w:p w14:paraId="3A2EAC43" w14:textId="77777777" w:rsidR="00000000" w:rsidRDefault="007C71EE">
      <w:pPr>
        <w:pStyle w:val="a"/>
        <w:rPr>
          <w:rFonts w:hint="cs"/>
          <w:rtl/>
        </w:rPr>
      </w:pPr>
    </w:p>
    <w:p w14:paraId="2B9366B3" w14:textId="77777777" w:rsidR="00000000" w:rsidRDefault="007C71EE">
      <w:pPr>
        <w:pStyle w:val="a"/>
        <w:rPr>
          <w:rFonts w:hint="cs"/>
          <w:rtl/>
        </w:rPr>
      </w:pPr>
      <w:r>
        <w:rPr>
          <w:rFonts w:hint="cs"/>
          <w:rtl/>
        </w:rPr>
        <w:t>דובר כאן על פערים חברתיים. נכון, יש ויכוח אידי</w:t>
      </w:r>
      <w:r>
        <w:rPr>
          <w:rFonts w:hint="cs"/>
          <w:rtl/>
        </w:rPr>
        <w:t xml:space="preserve">אולוגי אמיתי בינינו לבין המפלגות הסוציאליסטיות </w:t>
      </w:r>
      <w:r>
        <w:rPr>
          <w:rtl/>
        </w:rPr>
        <w:t>–</w:t>
      </w:r>
      <w:r>
        <w:rPr>
          <w:rFonts w:hint="cs"/>
          <w:rtl/>
        </w:rPr>
        <w:t xml:space="preserve"> ומרצ בראשן </w:t>
      </w:r>
      <w:r>
        <w:rPr>
          <w:rtl/>
        </w:rPr>
        <w:t>–</w:t>
      </w:r>
      <w:r>
        <w:rPr>
          <w:rFonts w:hint="cs"/>
          <w:rtl/>
        </w:rPr>
        <w:t xml:space="preserve"> שרואות בנושא הזה של מניעת פערים חברתיים אידיאולוגיה בפני עצמה. לשיטתי, בחברה המודרנית הפערים החברתיים הם חלק מהדלק שמניע את המנגנון החברתי. רק הידיעה של כל אחד ואחד בחברה שיש לו סיכוי להגיע למיד</w:t>
      </w:r>
      <w:r>
        <w:rPr>
          <w:rFonts w:hint="cs"/>
          <w:rtl/>
        </w:rPr>
        <w:t>ה של עושר היא שמביאה אותו ללמוד, להתאמץ, להשקיע, לקחת סיכונים ולתרום לבניית הכלכלה. עם זאת, לשיטתי, לשיטת מפלגתי, יש מינימום שחברה מתוקנת לא יכולה להרשות לעצמה.</w:t>
      </w:r>
    </w:p>
    <w:p w14:paraId="50D7AB21" w14:textId="77777777" w:rsidR="00000000" w:rsidRDefault="007C71EE">
      <w:pPr>
        <w:pStyle w:val="a"/>
        <w:rPr>
          <w:rFonts w:hint="cs"/>
          <w:rtl/>
        </w:rPr>
      </w:pPr>
    </w:p>
    <w:p w14:paraId="7CCD037A" w14:textId="77777777" w:rsidR="00000000" w:rsidRDefault="007C71EE">
      <w:pPr>
        <w:pStyle w:val="ac"/>
        <w:rPr>
          <w:rtl/>
        </w:rPr>
      </w:pPr>
      <w:r>
        <w:rPr>
          <w:rFonts w:hint="eastAsia"/>
          <w:rtl/>
        </w:rPr>
        <w:t>ישראל</w:t>
      </w:r>
      <w:r>
        <w:rPr>
          <w:rtl/>
        </w:rPr>
        <w:t xml:space="preserve"> אייכלר (יהדות התורה):</w:t>
      </w:r>
    </w:p>
    <w:p w14:paraId="600B4E23" w14:textId="77777777" w:rsidR="00000000" w:rsidRDefault="007C71EE">
      <w:pPr>
        <w:pStyle w:val="a"/>
        <w:rPr>
          <w:rFonts w:hint="cs"/>
          <w:rtl/>
        </w:rPr>
      </w:pPr>
    </w:p>
    <w:p w14:paraId="2CC1876E" w14:textId="77777777" w:rsidR="00000000" w:rsidRDefault="007C71EE">
      <w:pPr>
        <w:pStyle w:val="a"/>
        <w:rPr>
          <w:rFonts w:hint="cs"/>
          <w:rtl/>
        </w:rPr>
      </w:pPr>
      <w:r>
        <w:rPr>
          <w:rFonts w:hint="cs"/>
          <w:rtl/>
        </w:rPr>
        <w:t>מי קובע את המינימום הזה?</w:t>
      </w:r>
    </w:p>
    <w:p w14:paraId="17756453" w14:textId="77777777" w:rsidR="00000000" w:rsidRDefault="007C71EE">
      <w:pPr>
        <w:pStyle w:val="a"/>
        <w:rPr>
          <w:rFonts w:hint="cs"/>
          <w:rtl/>
        </w:rPr>
      </w:pPr>
    </w:p>
    <w:p w14:paraId="0D968412" w14:textId="77777777" w:rsidR="00000000" w:rsidRDefault="007C71EE">
      <w:pPr>
        <w:pStyle w:val="SpeakerCon"/>
        <w:rPr>
          <w:rtl/>
        </w:rPr>
      </w:pPr>
      <w:bookmarkStart w:id="753" w:name="FS000001048T27_05_2003_02_42_52"/>
      <w:bookmarkEnd w:id="753"/>
      <w:r>
        <w:rPr>
          <w:rFonts w:hint="eastAsia"/>
          <w:rtl/>
        </w:rPr>
        <w:t>רשף</w:t>
      </w:r>
      <w:r>
        <w:rPr>
          <w:rtl/>
        </w:rPr>
        <w:t xml:space="preserve"> חן (שינוי):</w:t>
      </w:r>
    </w:p>
    <w:p w14:paraId="625557B1" w14:textId="77777777" w:rsidR="00000000" w:rsidRDefault="007C71EE">
      <w:pPr>
        <w:pStyle w:val="a"/>
        <w:rPr>
          <w:rFonts w:hint="cs"/>
          <w:rtl/>
        </w:rPr>
      </w:pPr>
    </w:p>
    <w:p w14:paraId="7F120121" w14:textId="77777777" w:rsidR="00000000" w:rsidRDefault="007C71EE">
      <w:pPr>
        <w:pStyle w:val="a"/>
        <w:rPr>
          <w:rFonts w:hint="cs"/>
          <w:rtl/>
        </w:rPr>
      </w:pPr>
      <w:r>
        <w:rPr>
          <w:rFonts w:hint="cs"/>
          <w:rtl/>
        </w:rPr>
        <w:t>אתה יכול להתווכח מה המ</w:t>
      </w:r>
      <w:r>
        <w:rPr>
          <w:rFonts w:hint="cs"/>
          <w:rtl/>
        </w:rPr>
        <w:t>ינימום הזה. אנחנו יכולים להתווכח, אבל אני לא חושב שאנחנו יורדים מתחת למינימום הזה. אני מקווה שאנחנו לא יורדים מתחת למינימום הזה. אם באיזו נקודה נרד מתחת אליו, אני, יחד אתך, אלחם כנגד זה. אבל אני לא מסכים לגישה של מרצ שאומרת שהמטרה היא לא להבטיח שהמינימום י</w:t>
      </w:r>
      <w:r>
        <w:rPr>
          <w:rFonts w:hint="cs"/>
          <w:rtl/>
        </w:rPr>
        <w:t>היה סביר, אלא המטרה, בפני עצמה, היא צמצום פערים.</w:t>
      </w:r>
    </w:p>
    <w:p w14:paraId="70C25B67" w14:textId="77777777" w:rsidR="00000000" w:rsidRDefault="007C71EE">
      <w:pPr>
        <w:pStyle w:val="a"/>
        <w:rPr>
          <w:rFonts w:hint="cs"/>
          <w:rtl/>
        </w:rPr>
      </w:pPr>
    </w:p>
    <w:p w14:paraId="6B39678A" w14:textId="77777777" w:rsidR="00000000" w:rsidRDefault="007C71EE">
      <w:pPr>
        <w:pStyle w:val="a"/>
        <w:rPr>
          <w:rFonts w:hint="cs"/>
          <w:rtl/>
        </w:rPr>
      </w:pPr>
      <w:r>
        <w:rPr>
          <w:rFonts w:hint="cs"/>
          <w:rtl/>
        </w:rPr>
        <w:t>דובר פה רבות ומשתמשים פה רבות בצורה צינית, דמגוגית ומסוכנת בנושא המתאבדים.</w:t>
      </w:r>
    </w:p>
    <w:p w14:paraId="14461358" w14:textId="77777777" w:rsidR="00000000" w:rsidRDefault="007C71EE">
      <w:pPr>
        <w:pStyle w:val="a"/>
        <w:rPr>
          <w:rFonts w:hint="cs"/>
          <w:rtl/>
        </w:rPr>
      </w:pPr>
    </w:p>
    <w:p w14:paraId="5F60D455" w14:textId="77777777" w:rsidR="00000000" w:rsidRDefault="007C71EE">
      <w:pPr>
        <w:pStyle w:val="ad"/>
        <w:rPr>
          <w:rtl/>
        </w:rPr>
      </w:pPr>
      <w:r>
        <w:rPr>
          <w:rtl/>
        </w:rPr>
        <w:t>היו"ר נסים דהן:</w:t>
      </w:r>
    </w:p>
    <w:p w14:paraId="20BEB804" w14:textId="77777777" w:rsidR="00000000" w:rsidRDefault="007C71EE">
      <w:pPr>
        <w:pStyle w:val="a"/>
        <w:rPr>
          <w:rtl/>
        </w:rPr>
      </w:pPr>
    </w:p>
    <w:p w14:paraId="4FA643F3" w14:textId="77777777" w:rsidR="00000000" w:rsidRDefault="007C71EE">
      <w:pPr>
        <w:pStyle w:val="a"/>
        <w:rPr>
          <w:rFonts w:hint="cs"/>
          <w:rtl/>
        </w:rPr>
      </w:pPr>
      <w:r>
        <w:rPr>
          <w:rFonts w:hint="cs"/>
          <w:rtl/>
        </w:rPr>
        <w:t>משפטים אחרונים.</w:t>
      </w:r>
    </w:p>
    <w:p w14:paraId="38899A98" w14:textId="77777777" w:rsidR="00000000" w:rsidRDefault="007C71EE">
      <w:pPr>
        <w:pStyle w:val="a"/>
        <w:rPr>
          <w:rFonts w:hint="cs"/>
          <w:rtl/>
        </w:rPr>
      </w:pPr>
    </w:p>
    <w:p w14:paraId="11FC807B" w14:textId="77777777" w:rsidR="00000000" w:rsidRDefault="007C71EE">
      <w:pPr>
        <w:pStyle w:val="SpeakerCon"/>
        <w:rPr>
          <w:rtl/>
        </w:rPr>
      </w:pPr>
      <w:bookmarkStart w:id="754" w:name="FS000001048T27_05_2003_02_45_21C"/>
      <w:bookmarkEnd w:id="754"/>
      <w:r>
        <w:rPr>
          <w:rtl/>
        </w:rPr>
        <w:t>רשף חן (שינוי):</w:t>
      </w:r>
    </w:p>
    <w:p w14:paraId="1ED99832" w14:textId="77777777" w:rsidR="00000000" w:rsidRDefault="007C71EE">
      <w:pPr>
        <w:pStyle w:val="a"/>
        <w:rPr>
          <w:rtl/>
        </w:rPr>
      </w:pPr>
    </w:p>
    <w:p w14:paraId="1CB081C5" w14:textId="77777777" w:rsidR="00000000" w:rsidRDefault="007C71EE">
      <w:pPr>
        <w:pStyle w:val="a"/>
        <w:rPr>
          <w:rFonts w:hint="cs"/>
          <w:rtl/>
        </w:rPr>
      </w:pPr>
      <w:r>
        <w:rPr>
          <w:rFonts w:hint="cs"/>
          <w:rtl/>
        </w:rPr>
        <w:t>הואיל ואני היחיד פה מהאופוזיציה, ויש לנו שעה שלמה, אני מבקש חסד מיוחד.</w:t>
      </w:r>
    </w:p>
    <w:p w14:paraId="3A6F209C" w14:textId="77777777" w:rsidR="00000000" w:rsidRDefault="007C71EE">
      <w:pPr>
        <w:pStyle w:val="a"/>
        <w:rPr>
          <w:rFonts w:hint="cs"/>
          <w:rtl/>
        </w:rPr>
      </w:pPr>
    </w:p>
    <w:p w14:paraId="5442C36F" w14:textId="77777777" w:rsidR="00000000" w:rsidRDefault="007C71EE">
      <w:pPr>
        <w:pStyle w:val="ad"/>
        <w:rPr>
          <w:rtl/>
        </w:rPr>
      </w:pPr>
      <w:r>
        <w:rPr>
          <w:rtl/>
        </w:rPr>
        <w:t>היו"ר נ</w:t>
      </w:r>
      <w:r>
        <w:rPr>
          <w:rtl/>
        </w:rPr>
        <w:t>סים דהן:</w:t>
      </w:r>
    </w:p>
    <w:p w14:paraId="20504D19" w14:textId="77777777" w:rsidR="00000000" w:rsidRDefault="007C71EE">
      <w:pPr>
        <w:pStyle w:val="a"/>
        <w:rPr>
          <w:rtl/>
        </w:rPr>
      </w:pPr>
    </w:p>
    <w:p w14:paraId="43AA6E68" w14:textId="77777777" w:rsidR="00000000" w:rsidRDefault="007C71EE">
      <w:pPr>
        <w:pStyle w:val="a"/>
        <w:rPr>
          <w:rFonts w:hint="cs"/>
          <w:rtl/>
        </w:rPr>
      </w:pPr>
      <w:r>
        <w:rPr>
          <w:rFonts w:hint="cs"/>
          <w:rtl/>
        </w:rPr>
        <w:t>בבקשה.</w:t>
      </w:r>
    </w:p>
    <w:p w14:paraId="7C5A59B4" w14:textId="77777777" w:rsidR="00000000" w:rsidRDefault="007C71EE">
      <w:pPr>
        <w:pStyle w:val="a"/>
        <w:rPr>
          <w:rFonts w:hint="cs"/>
          <w:rtl/>
        </w:rPr>
      </w:pPr>
    </w:p>
    <w:p w14:paraId="31304AFF" w14:textId="77777777" w:rsidR="00000000" w:rsidRDefault="007C71EE">
      <w:pPr>
        <w:pStyle w:val="SpeakerCon"/>
        <w:rPr>
          <w:rtl/>
        </w:rPr>
      </w:pPr>
      <w:bookmarkStart w:id="755" w:name="FS000001048T27_05_2003_02_45_37C"/>
      <w:bookmarkEnd w:id="755"/>
      <w:r>
        <w:rPr>
          <w:rtl/>
        </w:rPr>
        <w:t>רשף חן (שינוי):</w:t>
      </w:r>
    </w:p>
    <w:p w14:paraId="24B9F52D" w14:textId="77777777" w:rsidR="00000000" w:rsidRDefault="007C71EE">
      <w:pPr>
        <w:pStyle w:val="a"/>
        <w:rPr>
          <w:rtl/>
        </w:rPr>
      </w:pPr>
    </w:p>
    <w:p w14:paraId="0CFF7F57" w14:textId="77777777" w:rsidR="00000000" w:rsidRDefault="007C71EE">
      <w:pPr>
        <w:pStyle w:val="a"/>
        <w:rPr>
          <w:rFonts w:hint="cs"/>
          <w:rtl/>
        </w:rPr>
      </w:pPr>
      <w:r>
        <w:rPr>
          <w:rFonts w:hint="cs"/>
          <w:rtl/>
        </w:rPr>
        <w:t>דובר פה רבות בנושא המתאבדים, ונעשה בזה שימוש ציני ומזיק. אבל אם זה כבר נעשה, אני מציע לנו לבחון רגע אחד מי הם המתאבדים האלה. שימו לב, רבותי, מי הם רוב המתאבדים, לא כולם.</w:t>
      </w:r>
    </w:p>
    <w:p w14:paraId="40C4E4BA" w14:textId="77777777" w:rsidR="00000000" w:rsidRDefault="007C71EE">
      <w:pPr>
        <w:pStyle w:val="a"/>
        <w:rPr>
          <w:rFonts w:hint="cs"/>
          <w:rtl/>
        </w:rPr>
      </w:pPr>
    </w:p>
    <w:p w14:paraId="5C878F48" w14:textId="77777777" w:rsidR="00000000" w:rsidRDefault="007C71EE">
      <w:pPr>
        <w:pStyle w:val="ac"/>
        <w:rPr>
          <w:rtl/>
        </w:rPr>
      </w:pPr>
      <w:r>
        <w:rPr>
          <w:rFonts w:hint="eastAsia"/>
          <w:rtl/>
        </w:rPr>
        <w:t>יעקב</w:t>
      </w:r>
      <w:r>
        <w:rPr>
          <w:rtl/>
        </w:rPr>
        <w:t xml:space="preserve"> ליצמן (יהדות התורה):</w:t>
      </w:r>
    </w:p>
    <w:p w14:paraId="5790A395" w14:textId="77777777" w:rsidR="00000000" w:rsidRDefault="007C71EE">
      <w:pPr>
        <w:pStyle w:val="a"/>
        <w:rPr>
          <w:rFonts w:hint="cs"/>
          <w:rtl/>
        </w:rPr>
      </w:pPr>
    </w:p>
    <w:p w14:paraId="62E07094" w14:textId="77777777" w:rsidR="00000000" w:rsidRDefault="007C71EE">
      <w:pPr>
        <w:pStyle w:val="a"/>
        <w:rPr>
          <w:rFonts w:hint="cs"/>
          <w:rtl/>
        </w:rPr>
      </w:pPr>
      <w:r>
        <w:rPr>
          <w:rFonts w:hint="cs"/>
          <w:rtl/>
        </w:rPr>
        <w:t>שכבת הביניים.</w:t>
      </w:r>
    </w:p>
    <w:p w14:paraId="574BDBB8" w14:textId="77777777" w:rsidR="00000000" w:rsidRDefault="007C71EE">
      <w:pPr>
        <w:pStyle w:val="SpeakerCon"/>
        <w:rPr>
          <w:rtl/>
        </w:rPr>
      </w:pPr>
      <w:bookmarkStart w:id="756" w:name="FS000001048T27_05_2003_02_46_16C"/>
      <w:bookmarkEnd w:id="756"/>
    </w:p>
    <w:p w14:paraId="143908A6" w14:textId="77777777" w:rsidR="00000000" w:rsidRDefault="007C71EE">
      <w:pPr>
        <w:pStyle w:val="SpeakerCon"/>
        <w:rPr>
          <w:rtl/>
        </w:rPr>
      </w:pPr>
      <w:r>
        <w:rPr>
          <w:rFonts w:hint="cs"/>
          <w:rtl/>
        </w:rPr>
        <w:t>ר</w:t>
      </w:r>
      <w:r>
        <w:rPr>
          <w:rtl/>
        </w:rPr>
        <w:t>שף חן (</w:t>
      </w:r>
      <w:r>
        <w:rPr>
          <w:rtl/>
        </w:rPr>
        <w:t>שינוי):</w:t>
      </w:r>
    </w:p>
    <w:p w14:paraId="6B0D83DF" w14:textId="77777777" w:rsidR="00000000" w:rsidRDefault="007C71EE">
      <w:pPr>
        <w:pStyle w:val="a"/>
        <w:rPr>
          <w:rtl/>
        </w:rPr>
      </w:pPr>
    </w:p>
    <w:p w14:paraId="0088EB5D" w14:textId="77777777" w:rsidR="00000000" w:rsidRDefault="007C71EE">
      <w:pPr>
        <w:pStyle w:val="a"/>
        <w:rPr>
          <w:rFonts w:hint="cs"/>
          <w:rtl/>
        </w:rPr>
      </w:pPr>
      <w:r>
        <w:rPr>
          <w:rFonts w:hint="cs"/>
          <w:rtl/>
        </w:rPr>
        <w:t>בדיוק. רוב המתאבדים הם משכבות הביניים. למעשה, אנשים שהיו בעבר אמידים - קבלנים, חקלאים אמידים מבוססים עם שטחים גדולים.</w:t>
      </w:r>
    </w:p>
    <w:p w14:paraId="1FBA1140" w14:textId="77777777" w:rsidR="00000000" w:rsidRDefault="007C71EE">
      <w:pPr>
        <w:pStyle w:val="a"/>
        <w:rPr>
          <w:rFonts w:hint="cs"/>
          <w:rtl/>
        </w:rPr>
      </w:pPr>
    </w:p>
    <w:p w14:paraId="40347C26" w14:textId="77777777" w:rsidR="00000000" w:rsidRDefault="007C71EE">
      <w:pPr>
        <w:pStyle w:val="ac"/>
        <w:rPr>
          <w:rtl/>
        </w:rPr>
      </w:pPr>
      <w:r>
        <w:rPr>
          <w:rFonts w:hint="eastAsia"/>
          <w:rtl/>
        </w:rPr>
        <w:t>יעקב</w:t>
      </w:r>
      <w:r>
        <w:rPr>
          <w:rtl/>
        </w:rPr>
        <w:t xml:space="preserve"> ליצמן (יהדות התורה):</w:t>
      </w:r>
    </w:p>
    <w:p w14:paraId="388B901D" w14:textId="77777777" w:rsidR="00000000" w:rsidRDefault="007C71EE">
      <w:pPr>
        <w:pStyle w:val="a"/>
        <w:rPr>
          <w:rFonts w:hint="cs"/>
          <w:rtl/>
        </w:rPr>
      </w:pPr>
    </w:p>
    <w:p w14:paraId="5D2483A6" w14:textId="77777777" w:rsidR="00000000" w:rsidRDefault="007C71EE">
      <w:pPr>
        <w:pStyle w:val="a"/>
        <w:rPr>
          <w:rFonts w:hint="cs"/>
          <w:rtl/>
        </w:rPr>
      </w:pPr>
      <w:r>
        <w:rPr>
          <w:rFonts w:hint="cs"/>
          <w:rtl/>
        </w:rPr>
        <w:t>אתם הופכים אותם עכשיו לעניים.</w:t>
      </w:r>
    </w:p>
    <w:p w14:paraId="5CDB4C59" w14:textId="77777777" w:rsidR="00000000" w:rsidRDefault="007C71EE">
      <w:pPr>
        <w:pStyle w:val="a"/>
        <w:rPr>
          <w:rFonts w:hint="cs"/>
          <w:rtl/>
        </w:rPr>
      </w:pPr>
    </w:p>
    <w:p w14:paraId="640CD263" w14:textId="77777777" w:rsidR="00000000" w:rsidRDefault="007C71EE">
      <w:pPr>
        <w:pStyle w:val="SpeakerCon"/>
        <w:rPr>
          <w:rtl/>
        </w:rPr>
      </w:pPr>
      <w:bookmarkStart w:id="757" w:name="FS000001048T27_05_2003_02_47_14C"/>
      <w:bookmarkEnd w:id="757"/>
      <w:r>
        <w:rPr>
          <w:rtl/>
        </w:rPr>
        <w:t>רשף חן (שינוי):</w:t>
      </w:r>
    </w:p>
    <w:p w14:paraId="5AF01AEC" w14:textId="77777777" w:rsidR="00000000" w:rsidRDefault="007C71EE">
      <w:pPr>
        <w:pStyle w:val="a"/>
        <w:rPr>
          <w:rtl/>
        </w:rPr>
      </w:pPr>
    </w:p>
    <w:p w14:paraId="4845AC58" w14:textId="77777777" w:rsidR="00000000" w:rsidRDefault="007C71EE">
      <w:pPr>
        <w:pStyle w:val="a"/>
        <w:rPr>
          <w:rFonts w:hint="cs"/>
          <w:rtl/>
        </w:rPr>
      </w:pPr>
      <w:r>
        <w:rPr>
          <w:rFonts w:hint="cs"/>
          <w:rtl/>
        </w:rPr>
        <w:t>רבותי, התוכנית עוד לא בתוקף. הם לא מתאבדים בגלל התוכנ</w:t>
      </w:r>
      <w:r>
        <w:rPr>
          <w:rFonts w:hint="cs"/>
          <w:rtl/>
        </w:rPr>
        <w:t xml:space="preserve">ית. הם מתאבדים בגלל המצב הכלכלי. המצב הכלכלי הוא נתון. </w:t>
      </w:r>
    </w:p>
    <w:p w14:paraId="33F1994A" w14:textId="77777777" w:rsidR="00000000" w:rsidRDefault="007C71EE">
      <w:pPr>
        <w:pStyle w:val="a"/>
        <w:rPr>
          <w:rFonts w:hint="cs"/>
          <w:rtl/>
        </w:rPr>
      </w:pPr>
    </w:p>
    <w:p w14:paraId="5692863F" w14:textId="77777777" w:rsidR="00000000" w:rsidRDefault="007C71EE">
      <w:pPr>
        <w:pStyle w:val="ac"/>
        <w:rPr>
          <w:rtl/>
        </w:rPr>
      </w:pPr>
      <w:r>
        <w:rPr>
          <w:rFonts w:hint="eastAsia"/>
          <w:rtl/>
        </w:rPr>
        <w:t>יעקב</w:t>
      </w:r>
      <w:r>
        <w:rPr>
          <w:rtl/>
        </w:rPr>
        <w:t xml:space="preserve"> ליצמן (יהדות התורה):</w:t>
      </w:r>
    </w:p>
    <w:p w14:paraId="4E34FAF9" w14:textId="77777777" w:rsidR="00000000" w:rsidRDefault="007C71EE">
      <w:pPr>
        <w:pStyle w:val="a"/>
        <w:rPr>
          <w:rFonts w:hint="cs"/>
          <w:rtl/>
        </w:rPr>
      </w:pPr>
    </w:p>
    <w:p w14:paraId="618D055C" w14:textId="77777777" w:rsidR="00000000" w:rsidRDefault="007C71EE">
      <w:pPr>
        <w:pStyle w:val="a"/>
        <w:rPr>
          <w:rFonts w:hint="cs"/>
          <w:rtl/>
        </w:rPr>
      </w:pPr>
      <w:r>
        <w:rPr>
          <w:rFonts w:hint="cs"/>
          <w:rtl/>
        </w:rPr>
        <w:t>הם מתאבדים משום שהם מיואשים והם רואים את התוכנית הכלכלית והם לא רואים תקווה.</w:t>
      </w:r>
    </w:p>
    <w:p w14:paraId="7A1391A1" w14:textId="77777777" w:rsidR="00000000" w:rsidRDefault="007C71EE">
      <w:pPr>
        <w:pStyle w:val="a"/>
        <w:rPr>
          <w:rFonts w:hint="cs"/>
          <w:rtl/>
        </w:rPr>
      </w:pPr>
    </w:p>
    <w:p w14:paraId="5BC6CD51" w14:textId="77777777" w:rsidR="00000000" w:rsidRDefault="007C71EE">
      <w:pPr>
        <w:pStyle w:val="SpeakerCon"/>
        <w:rPr>
          <w:rtl/>
        </w:rPr>
      </w:pPr>
      <w:bookmarkStart w:id="758" w:name="FS000001048T27_05_2003_02_48_06C"/>
      <w:bookmarkEnd w:id="758"/>
      <w:r>
        <w:rPr>
          <w:rtl/>
        </w:rPr>
        <w:t>רשף חן (שינוי):</w:t>
      </w:r>
    </w:p>
    <w:p w14:paraId="74BF71C4" w14:textId="77777777" w:rsidR="00000000" w:rsidRDefault="007C71EE">
      <w:pPr>
        <w:pStyle w:val="a"/>
        <w:rPr>
          <w:rtl/>
        </w:rPr>
      </w:pPr>
    </w:p>
    <w:p w14:paraId="6F7C6822" w14:textId="77777777" w:rsidR="00000000" w:rsidRDefault="007C71EE">
      <w:pPr>
        <w:pStyle w:val="a"/>
        <w:rPr>
          <w:rFonts w:hint="cs"/>
          <w:rtl/>
        </w:rPr>
      </w:pPr>
      <w:r>
        <w:rPr>
          <w:rFonts w:hint="cs"/>
          <w:rtl/>
        </w:rPr>
        <w:t>לא. זו דמגוגיה. זו דמגוגיה.</w:t>
      </w:r>
    </w:p>
    <w:p w14:paraId="12B3CAFA" w14:textId="77777777" w:rsidR="00000000" w:rsidRDefault="007C71EE">
      <w:pPr>
        <w:pStyle w:val="a"/>
        <w:rPr>
          <w:rFonts w:hint="cs"/>
          <w:rtl/>
        </w:rPr>
      </w:pPr>
    </w:p>
    <w:p w14:paraId="167E9E95" w14:textId="77777777" w:rsidR="00000000" w:rsidRDefault="007C71EE">
      <w:pPr>
        <w:pStyle w:val="ac"/>
        <w:rPr>
          <w:rtl/>
        </w:rPr>
      </w:pPr>
      <w:r>
        <w:rPr>
          <w:rFonts w:hint="eastAsia"/>
          <w:rtl/>
        </w:rPr>
        <w:t>שר</w:t>
      </w:r>
      <w:r>
        <w:rPr>
          <w:rtl/>
        </w:rPr>
        <w:t xml:space="preserve"> הרווחה זבולון אורלב:</w:t>
      </w:r>
    </w:p>
    <w:p w14:paraId="129671BB" w14:textId="77777777" w:rsidR="00000000" w:rsidRDefault="007C71EE">
      <w:pPr>
        <w:pStyle w:val="a"/>
        <w:rPr>
          <w:rFonts w:hint="cs"/>
          <w:rtl/>
        </w:rPr>
      </w:pPr>
    </w:p>
    <w:p w14:paraId="3095BDDE" w14:textId="77777777" w:rsidR="00000000" w:rsidRDefault="007C71EE">
      <w:pPr>
        <w:pStyle w:val="a"/>
        <w:rPr>
          <w:rFonts w:hint="cs"/>
          <w:rtl/>
        </w:rPr>
      </w:pPr>
      <w:r>
        <w:rPr>
          <w:rFonts w:hint="cs"/>
          <w:rtl/>
        </w:rPr>
        <w:t>זאת תוצאה של ממשלה אחרת</w:t>
      </w:r>
      <w:r>
        <w:rPr>
          <w:rFonts w:hint="cs"/>
          <w:rtl/>
        </w:rPr>
        <w:t>, שהיתה קודם.</w:t>
      </w:r>
    </w:p>
    <w:p w14:paraId="7BA1CA8E" w14:textId="77777777" w:rsidR="00000000" w:rsidRDefault="007C71EE">
      <w:pPr>
        <w:pStyle w:val="a"/>
        <w:rPr>
          <w:rFonts w:hint="cs"/>
          <w:rtl/>
        </w:rPr>
      </w:pPr>
    </w:p>
    <w:p w14:paraId="08E4B2C9" w14:textId="77777777" w:rsidR="00000000" w:rsidRDefault="007C71EE">
      <w:pPr>
        <w:pStyle w:val="ac"/>
        <w:rPr>
          <w:rtl/>
        </w:rPr>
      </w:pPr>
      <w:r>
        <w:rPr>
          <w:rFonts w:hint="eastAsia"/>
          <w:rtl/>
        </w:rPr>
        <w:t>קריאות</w:t>
      </w:r>
      <w:r>
        <w:rPr>
          <w:rtl/>
        </w:rPr>
        <w:t>:</w:t>
      </w:r>
    </w:p>
    <w:p w14:paraId="48AB6C9C" w14:textId="77777777" w:rsidR="00000000" w:rsidRDefault="007C71EE">
      <w:pPr>
        <w:pStyle w:val="a"/>
        <w:rPr>
          <w:rFonts w:hint="cs"/>
          <w:rtl/>
        </w:rPr>
      </w:pPr>
    </w:p>
    <w:p w14:paraId="73728139" w14:textId="77777777" w:rsidR="00000000" w:rsidRDefault="007C71EE">
      <w:pPr>
        <w:pStyle w:val="a"/>
        <w:rPr>
          <w:rFonts w:hint="cs"/>
          <w:rtl/>
        </w:rPr>
      </w:pPr>
      <w:r>
        <w:rPr>
          <w:rFonts w:hint="cs"/>
          <w:rtl/>
        </w:rPr>
        <w:t>- - -</w:t>
      </w:r>
    </w:p>
    <w:p w14:paraId="0AD45EC6" w14:textId="77777777" w:rsidR="00000000" w:rsidRDefault="007C71EE">
      <w:pPr>
        <w:pStyle w:val="a"/>
        <w:rPr>
          <w:rFonts w:hint="cs"/>
          <w:rtl/>
        </w:rPr>
      </w:pPr>
    </w:p>
    <w:p w14:paraId="1044772C" w14:textId="77777777" w:rsidR="00000000" w:rsidRDefault="007C71EE">
      <w:pPr>
        <w:pStyle w:val="ac"/>
        <w:rPr>
          <w:rtl/>
        </w:rPr>
      </w:pPr>
      <w:r>
        <w:rPr>
          <w:rFonts w:hint="eastAsia"/>
          <w:rtl/>
        </w:rPr>
        <w:t>איתן</w:t>
      </w:r>
      <w:r>
        <w:rPr>
          <w:rtl/>
        </w:rPr>
        <w:t xml:space="preserve"> כבל (העבודה-מימד):</w:t>
      </w:r>
    </w:p>
    <w:p w14:paraId="2D9C9107" w14:textId="77777777" w:rsidR="00000000" w:rsidRDefault="007C71EE">
      <w:pPr>
        <w:pStyle w:val="a"/>
        <w:rPr>
          <w:rFonts w:hint="cs"/>
          <w:rtl/>
        </w:rPr>
      </w:pPr>
    </w:p>
    <w:p w14:paraId="6A747C4D" w14:textId="77777777" w:rsidR="00000000" w:rsidRDefault="007C71EE">
      <w:pPr>
        <w:pStyle w:val="a"/>
        <w:rPr>
          <w:rFonts w:hint="cs"/>
          <w:rtl/>
        </w:rPr>
      </w:pPr>
      <w:r>
        <w:rPr>
          <w:rFonts w:hint="cs"/>
          <w:rtl/>
        </w:rPr>
        <w:t>אדוני השר, אתה לא נותן להם תקווה.</w:t>
      </w:r>
    </w:p>
    <w:p w14:paraId="11D1901C" w14:textId="77777777" w:rsidR="00000000" w:rsidRDefault="007C71EE">
      <w:pPr>
        <w:pStyle w:val="a"/>
        <w:rPr>
          <w:rFonts w:hint="cs"/>
          <w:rtl/>
        </w:rPr>
      </w:pPr>
    </w:p>
    <w:p w14:paraId="2F92387F" w14:textId="77777777" w:rsidR="00000000" w:rsidRDefault="007C71EE">
      <w:pPr>
        <w:pStyle w:val="ac"/>
        <w:rPr>
          <w:rtl/>
        </w:rPr>
      </w:pPr>
      <w:r>
        <w:rPr>
          <w:rFonts w:hint="eastAsia"/>
          <w:rtl/>
        </w:rPr>
        <w:t>שר</w:t>
      </w:r>
      <w:r>
        <w:rPr>
          <w:rtl/>
        </w:rPr>
        <w:t xml:space="preserve"> הרווחה זבולון אורלב:</w:t>
      </w:r>
    </w:p>
    <w:p w14:paraId="178E2E11" w14:textId="77777777" w:rsidR="00000000" w:rsidRDefault="007C71EE">
      <w:pPr>
        <w:pStyle w:val="a"/>
        <w:rPr>
          <w:rFonts w:hint="cs"/>
          <w:rtl/>
        </w:rPr>
      </w:pPr>
    </w:p>
    <w:p w14:paraId="4489F20E" w14:textId="77777777" w:rsidR="00000000" w:rsidRDefault="007C71EE">
      <w:pPr>
        <w:pStyle w:val="a"/>
        <w:rPr>
          <w:rFonts w:hint="cs"/>
          <w:rtl/>
        </w:rPr>
      </w:pPr>
      <w:r>
        <w:rPr>
          <w:rFonts w:hint="cs"/>
          <w:rtl/>
        </w:rPr>
        <w:t>לא נחלק בינינו השמצות הדדיות.</w:t>
      </w:r>
    </w:p>
    <w:p w14:paraId="7B17DF8B" w14:textId="77777777" w:rsidR="00000000" w:rsidRDefault="007C71EE">
      <w:pPr>
        <w:pStyle w:val="ad"/>
        <w:rPr>
          <w:rtl/>
        </w:rPr>
      </w:pPr>
    </w:p>
    <w:p w14:paraId="5DE7DD3E" w14:textId="77777777" w:rsidR="00000000" w:rsidRDefault="007C71EE">
      <w:pPr>
        <w:pStyle w:val="ad"/>
        <w:rPr>
          <w:rtl/>
        </w:rPr>
      </w:pPr>
      <w:r>
        <w:rPr>
          <w:rtl/>
        </w:rPr>
        <w:t>היו"ר נסים דהן:</w:t>
      </w:r>
    </w:p>
    <w:p w14:paraId="231F7635" w14:textId="77777777" w:rsidR="00000000" w:rsidRDefault="007C71EE">
      <w:pPr>
        <w:pStyle w:val="a"/>
        <w:rPr>
          <w:rtl/>
        </w:rPr>
      </w:pPr>
    </w:p>
    <w:p w14:paraId="09068B33" w14:textId="77777777" w:rsidR="00000000" w:rsidRDefault="007C71EE">
      <w:pPr>
        <w:pStyle w:val="a"/>
        <w:rPr>
          <w:rFonts w:hint="cs"/>
          <w:rtl/>
        </w:rPr>
      </w:pPr>
      <w:r>
        <w:rPr>
          <w:rFonts w:hint="cs"/>
          <w:rtl/>
        </w:rPr>
        <w:t>חבר הכנסת חן, אני מציע שתרשום לך הערות ותענה להם. כך תוכל לעלות עוד פעם לדוכן. אני אתן לך לע</w:t>
      </w:r>
      <w:r>
        <w:rPr>
          <w:rFonts w:hint="cs"/>
          <w:rtl/>
        </w:rPr>
        <w:t>לות עוד פעם לדוכן.</w:t>
      </w:r>
    </w:p>
    <w:p w14:paraId="5B16E2FE" w14:textId="77777777" w:rsidR="00000000" w:rsidRDefault="007C71EE">
      <w:pPr>
        <w:pStyle w:val="a"/>
        <w:rPr>
          <w:rFonts w:hint="cs"/>
          <w:rtl/>
        </w:rPr>
      </w:pPr>
    </w:p>
    <w:p w14:paraId="180EFE59" w14:textId="77777777" w:rsidR="00000000" w:rsidRDefault="007C71EE">
      <w:pPr>
        <w:pStyle w:val="SpeakerCon"/>
        <w:rPr>
          <w:rtl/>
        </w:rPr>
      </w:pPr>
      <w:bookmarkStart w:id="759" w:name="FS000001048T27_05_2003_02_50_16C"/>
      <w:bookmarkEnd w:id="759"/>
      <w:r>
        <w:rPr>
          <w:rtl/>
        </w:rPr>
        <w:t>רשף חן (שינוי):</w:t>
      </w:r>
    </w:p>
    <w:p w14:paraId="1240482B" w14:textId="77777777" w:rsidR="00000000" w:rsidRDefault="007C71EE">
      <w:pPr>
        <w:pStyle w:val="a"/>
        <w:rPr>
          <w:rtl/>
        </w:rPr>
      </w:pPr>
    </w:p>
    <w:p w14:paraId="471D5710" w14:textId="77777777" w:rsidR="00000000" w:rsidRDefault="007C71EE">
      <w:pPr>
        <w:pStyle w:val="a"/>
        <w:rPr>
          <w:rFonts w:hint="cs"/>
          <w:rtl/>
        </w:rPr>
      </w:pPr>
      <w:r>
        <w:rPr>
          <w:rFonts w:hint="cs"/>
          <w:rtl/>
        </w:rPr>
        <w:t>אם אפשר, אני רק אסיים את הנקודה.</w:t>
      </w:r>
    </w:p>
    <w:p w14:paraId="4BA1D88E" w14:textId="77777777" w:rsidR="00000000" w:rsidRDefault="007C71EE">
      <w:pPr>
        <w:pStyle w:val="a"/>
        <w:rPr>
          <w:rFonts w:hint="cs"/>
          <w:rtl/>
        </w:rPr>
      </w:pPr>
    </w:p>
    <w:p w14:paraId="1AFD8DF7" w14:textId="77777777" w:rsidR="00000000" w:rsidRDefault="007C71EE">
      <w:pPr>
        <w:pStyle w:val="ad"/>
        <w:rPr>
          <w:rtl/>
        </w:rPr>
      </w:pPr>
      <w:r>
        <w:rPr>
          <w:rtl/>
        </w:rPr>
        <w:t>היו"ר נסים דהן:</w:t>
      </w:r>
    </w:p>
    <w:p w14:paraId="0C3BF00F" w14:textId="77777777" w:rsidR="00000000" w:rsidRDefault="007C71EE">
      <w:pPr>
        <w:pStyle w:val="a"/>
        <w:rPr>
          <w:rtl/>
        </w:rPr>
      </w:pPr>
    </w:p>
    <w:p w14:paraId="7275332F" w14:textId="77777777" w:rsidR="00000000" w:rsidRDefault="007C71EE">
      <w:pPr>
        <w:pStyle w:val="a"/>
        <w:rPr>
          <w:rFonts w:hint="cs"/>
          <w:rtl/>
        </w:rPr>
      </w:pPr>
      <w:r>
        <w:rPr>
          <w:rFonts w:hint="cs"/>
          <w:rtl/>
        </w:rPr>
        <w:t>חבר הכנסת חן ימשיך אחר כך את דבריו, מייד אחרי הדובר הבא או אחרי כמה דוברים. תוכל להמשיך את הוויכוח אתם.</w:t>
      </w:r>
    </w:p>
    <w:p w14:paraId="153973B5" w14:textId="77777777" w:rsidR="00000000" w:rsidRDefault="007C71EE">
      <w:pPr>
        <w:pStyle w:val="a"/>
        <w:rPr>
          <w:rFonts w:hint="cs"/>
          <w:rtl/>
        </w:rPr>
      </w:pPr>
    </w:p>
    <w:p w14:paraId="5818B44E" w14:textId="77777777" w:rsidR="00000000" w:rsidRDefault="007C71EE">
      <w:pPr>
        <w:pStyle w:val="SpeakerCon"/>
        <w:rPr>
          <w:rtl/>
        </w:rPr>
      </w:pPr>
      <w:bookmarkStart w:id="760" w:name="FS000001048T27_05_2003_02_50_43C"/>
      <w:bookmarkEnd w:id="760"/>
      <w:r>
        <w:rPr>
          <w:rtl/>
        </w:rPr>
        <w:t>רשף חן (שינוי):</w:t>
      </w:r>
    </w:p>
    <w:p w14:paraId="46C9EE1A" w14:textId="77777777" w:rsidR="00000000" w:rsidRDefault="007C71EE">
      <w:pPr>
        <w:pStyle w:val="a"/>
        <w:rPr>
          <w:rtl/>
        </w:rPr>
      </w:pPr>
    </w:p>
    <w:p w14:paraId="4BC02626" w14:textId="77777777" w:rsidR="00000000" w:rsidRDefault="007C71EE">
      <w:pPr>
        <w:pStyle w:val="a"/>
        <w:rPr>
          <w:rFonts w:hint="cs"/>
          <w:rtl/>
        </w:rPr>
      </w:pPr>
      <w:r>
        <w:rPr>
          <w:rFonts w:hint="cs"/>
          <w:rtl/>
        </w:rPr>
        <w:t>אני יכול לסיים רק את הנושא הזה?</w:t>
      </w:r>
    </w:p>
    <w:p w14:paraId="25845D51" w14:textId="77777777" w:rsidR="00000000" w:rsidRDefault="007C71EE">
      <w:pPr>
        <w:pStyle w:val="a"/>
        <w:rPr>
          <w:rFonts w:hint="cs"/>
          <w:rtl/>
        </w:rPr>
      </w:pPr>
    </w:p>
    <w:p w14:paraId="61FCBA46" w14:textId="77777777" w:rsidR="00000000" w:rsidRDefault="007C71EE">
      <w:pPr>
        <w:pStyle w:val="ad"/>
        <w:rPr>
          <w:rtl/>
        </w:rPr>
      </w:pPr>
      <w:r>
        <w:rPr>
          <w:rtl/>
        </w:rPr>
        <w:t>היו"ר נסים דה</w:t>
      </w:r>
      <w:r>
        <w:rPr>
          <w:rtl/>
        </w:rPr>
        <w:t>ן:</w:t>
      </w:r>
    </w:p>
    <w:p w14:paraId="37830511" w14:textId="77777777" w:rsidR="00000000" w:rsidRDefault="007C71EE">
      <w:pPr>
        <w:pStyle w:val="a"/>
        <w:rPr>
          <w:rtl/>
        </w:rPr>
      </w:pPr>
    </w:p>
    <w:p w14:paraId="38663DC2" w14:textId="77777777" w:rsidR="00000000" w:rsidRDefault="007C71EE">
      <w:pPr>
        <w:pStyle w:val="a"/>
        <w:rPr>
          <w:rFonts w:hint="cs"/>
          <w:rtl/>
        </w:rPr>
      </w:pPr>
      <w:r>
        <w:rPr>
          <w:rFonts w:hint="cs"/>
          <w:rtl/>
        </w:rPr>
        <w:t>כן, בבקשה.</w:t>
      </w:r>
    </w:p>
    <w:p w14:paraId="455C1A7C" w14:textId="77777777" w:rsidR="00000000" w:rsidRDefault="007C71EE">
      <w:pPr>
        <w:pStyle w:val="a"/>
        <w:rPr>
          <w:rFonts w:hint="cs"/>
          <w:rtl/>
        </w:rPr>
      </w:pPr>
    </w:p>
    <w:p w14:paraId="7970ED2C" w14:textId="77777777" w:rsidR="00000000" w:rsidRDefault="007C71EE">
      <w:pPr>
        <w:pStyle w:val="SpeakerCon"/>
        <w:rPr>
          <w:rtl/>
        </w:rPr>
      </w:pPr>
      <w:bookmarkStart w:id="761" w:name="FS000001048T27_05_2003_02_50_56C"/>
      <w:bookmarkEnd w:id="761"/>
      <w:r>
        <w:rPr>
          <w:rtl/>
        </w:rPr>
        <w:t>רשף חן (שינוי):</w:t>
      </w:r>
    </w:p>
    <w:p w14:paraId="7C47A0ED" w14:textId="77777777" w:rsidR="00000000" w:rsidRDefault="007C71EE">
      <w:pPr>
        <w:pStyle w:val="a"/>
        <w:rPr>
          <w:rtl/>
        </w:rPr>
      </w:pPr>
    </w:p>
    <w:p w14:paraId="62F58C52" w14:textId="77777777" w:rsidR="00000000" w:rsidRDefault="007C71EE">
      <w:pPr>
        <w:pStyle w:val="a"/>
        <w:rPr>
          <w:rFonts w:hint="cs"/>
          <w:rtl/>
        </w:rPr>
      </w:pPr>
      <w:r>
        <w:rPr>
          <w:rFonts w:hint="cs"/>
          <w:rtl/>
        </w:rPr>
        <w:t xml:space="preserve">המתאבדים האלה מתאבדים מפני שהם הגיעו למצב של פשיטת רגל והם לא יכולים לשאת את העלבון. זו האמת. זה לא בגלל התוכנית הכלכלית. אני לא חושב שהתוכנית הכלכלית הזאת השפיעה עליהם כהוא-זה. והסיבה לכך שהם הגיעו למצב הזה היא שהמשק במצב </w:t>
      </w:r>
      <w:r>
        <w:rPr>
          <w:rFonts w:hint="cs"/>
          <w:rtl/>
        </w:rPr>
        <w:t>נורא. אלה אנשים שנדרשו על-ידי המדינה הזאת לשלם קרוב ל=80% מההכנסה שלהם למסים, לאחר מכן המדינה הזאת לא אפשרה להם להביא לכאן עובדים זרים, בשם כל מיני אידיאולוגיות שהן די מופרכות, מפני שקהל העובדים במדינת ישראל לא מוכן לעשות את העבודה הזאת. למעשה הם נתקעו חזי</w:t>
      </w:r>
      <w:r>
        <w:rPr>
          <w:rFonts w:hint="cs"/>
          <w:rtl/>
        </w:rPr>
        <w:t xml:space="preserve">תית בקיר והתרסקו. </w:t>
      </w:r>
    </w:p>
    <w:p w14:paraId="0115191C" w14:textId="77777777" w:rsidR="00000000" w:rsidRDefault="007C71EE">
      <w:pPr>
        <w:pStyle w:val="a"/>
        <w:rPr>
          <w:rFonts w:hint="cs"/>
          <w:rtl/>
        </w:rPr>
      </w:pPr>
    </w:p>
    <w:p w14:paraId="2170E931" w14:textId="77777777" w:rsidR="00000000" w:rsidRDefault="007C71EE">
      <w:pPr>
        <w:pStyle w:val="a"/>
        <w:rPr>
          <w:rFonts w:hint="cs"/>
          <w:rtl/>
        </w:rPr>
      </w:pPr>
      <w:r>
        <w:rPr>
          <w:rFonts w:hint="cs"/>
          <w:rtl/>
        </w:rPr>
        <w:t>המטרה של התוכנית הזאת היא בפירוש כן לחזק במידה מסוימת את השכבות האלה, מפני שאלה השכבות שמחזיקות את המדינה. במסגרת הדמגוגיה משתמשים בהם כדי לטעון כנגד התוכנית. רבותי, התוכנית הזאת בפירוש כן באה להוריד מסים ולחזק את מעמד הביניים, ואנחנו ל</w:t>
      </w:r>
      <w:r>
        <w:rPr>
          <w:rFonts w:hint="cs"/>
          <w:rtl/>
        </w:rPr>
        <w:t xml:space="preserve">א מתביישים בזה. זה הדבר הנכון לעשות במצב הנוכחי, עם כל הדמגוגיה. עם כל זה שנכון שצריך גם לדאוג שלא יהיו פה אנשים שמתים מרעב ברחובות, האנשים שעובדים ומייצרים הכנסה ומשלמים מסים הם אלה שמחזיקים את המדינה הזאת, וצריך להכיר בזה, וצריך לתת להם את מה שראוי להם, </w:t>
      </w:r>
      <w:r>
        <w:rPr>
          <w:rFonts w:hint="cs"/>
          <w:rtl/>
        </w:rPr>
        <w:t>וזה הסיכוי להביא הביתה שכר ראוי לעבודה ראויה.</w:t>
      </w:r>
    </w:p>
    <w:p w14:paraId="03AEC21D" w14:textId="77777777" w:rsidR="00000000" w:rsidRDefault="007C71EE">
      <w:pPr>
        <w:pStyle w:val="a"/>
        <w:rPr>
          <w:rFonts w:hint="cs"/>
          <w:rtl/>
        </w:rPr>
      </w:pPr>
    </w:p>
    <w:p w14:paraId="6259922F" w14:textId="77777777" w:rsidR="00000000" w:rsidRDefault="007C71EE">
      <w:pPr>
        <w:pStyle w:val="ad"/>
        <w:rPr>
          <w:rtl/>
        </w:rPr>
      </w:pPr>
      <w:r>
        <w:rPr>
          <w:rtl/>
        </w:rPr>
        <w:t>היו"ר נסים דהן:</w:t>
      </w:r>
    </w:p>
    <w:p w14:paraId="214A0DC0" w14:textId="77777777" w:rsidR="00000000" w:rsidRDefault="007C71EE">
      <w:pPr>
        <w:pStyle w:val="a"/>
        <w:rPr>
          <w:rtl/>
        </w:rPr>
      </w:pPr>
    </w:p>
    <w:p w14:paraId="30FE3380" w14:textId="77777777" w:rsidR="00000000" w:rsidRDefault="007C71EE">
      <w:pPr>
        <w:pStyle w:val="a"/>
        <w:rPr>
          <w:rFonts w:hint="cs"/>
          <w:rtl/>
        </w:rPr>
      </w:pPr>
      <w:r>
        <w:rPr>
          <w:rFonts w:hint="cs"/>
          <w:rtl/>
        </w:rPr>
        <w:t xml:space="preserve">תודה רבה. אתה תמשיך כמובן את הוויכוח במשך הערב. חבר הכנסת מוחמד ברכה, בבקשה. </w:t>
      </w:r>
    </w:p>
    <w:p w14:paraId="230A8A8C" w14:textId="77777777" w:rsidR="00000000" w:rsidRDefault="007C71EE">
      <w:pPr>
        <w:pStyle w:val="a"/>
        <w:rPr>
          <w:rFonts w:hint="cs"/>
          <w:rtl/>
        </w:rPr>
      </w:pPr>
    </w:p>
    <w:p w14:paraId="6671D68D" w14:textId="77777777" w:rsidR="00000000" w:rsidRDefault="007C71EE">
      <w:pPr>
        <w:pStyle w:val="ac"/>
        <w:rPr>
          <w:rtl/>
        </w:rPr>
      </w:pPr>
      <w:r>
        <w:rPr>
          <w:rFonts w:hint="eastAsia"/>
          <w:rtl/>
        </w:rPr>
        <w:t>איתן</w:t>
      </w:r>
      <w:r>
        <w:rPr>
          <w:rtl/>
        </w:rPr>
        <w:t xml:space="preserve"> כבל (העבודה-מימד):</w:t>
      </w:r>
    </w:p>
    <w:p w14:paraId="3840DA2E" w14:textId="77777777" w:rsidR="00000000" w:rsidRDefault="007C71EE">
      <w:pPr>
        <w:pStyle w:val="a"/>
        <w:rPr>
          <w:rFonts w:hint="cs"/>
          <w:rtl/>
        </w:rPr>
      </w:pPr>
    </w:p>
    <w:p w14:paraId="2AFEF353" w14:textId="77777777" w:rsidR="00000000" w:rsidRDefault="007C71EE">
      <w:pPr>
        <w:pStyle w:val="a"/>
        <w:rPr>
          <w:rFonts w:hint="cs"/>
          <w:rtl/>
        </w:rPr>
      </w:pPr>
      <w:r>
        <w:rPr>
          <w:rFonts w:hint="cs"/>
          <w:rtl/>
        </w:rPr>
        <w:t>ואחריו?</w:t>
      </w:r>
    </w:p>
    <w:p w14:paraId="11C97E1D" w14:textId="77777777" w:rsidR="00000000" w:rsidRDefault="007C71EE">
      <w:pPr>
        <w:pStyle w:val="a"/>
        <w:rPr>
          <w:rFonts w:hint="cs"/>
          <w:rtl/>
        </w:rPr>
      </w:pPr>
    </w:p>
    <w:p w14:paraId="79F7D288" w14:textId="77777777" w:rsidR="00000000" w:rsidRDefault="007C71EE">
      <w:pPr>
        <w:pStyle w:val="ad"/>
        <w:rPr>
          <w:rtl/>
        </w:rPr>
      </w:pPr>
      <w:r>
        <w:rPr>
          <w:rtl/>
        </w:rPr>
        <w:t>היו"ר נסים דהן:</w:t>
      </w:r>
    </w:p>
    <w:p w14:paraId="3354ADDC" w14:textId="77777777" w:rsidR="00000000" w:rsidRDefault="007C71EE">
      <w:pPr>
        <w:pStyle w:val="a"/>
        <w:rPr>
          <w:rtl/>
        </w:rPr>
      </w:pPr>
    </w:p>
    <w:p w14:paraId="529E8D8A" w14:textId="77777777" w:rsidR="00000000" w:rsidRDefault="007C71EE">
      <w:pPr>
        <w:pStyle w:val="a"/>
        <w:rPr>
          <w:rFonts w:hint="cs"/>
          <w:rtl/>
        </w:rPr>
      </w:pPr>
      <w:r>
        <w:rPr>
          <w:rFonts w:hint="cs"/>
          <w:rtl/>
        </w:rPr>
        <w:t>אחריו - חבר הכנסת אברהם בורג או חבר הכנסת איתן כבל.</w:t>
      </w:r>
    </w:p>
    <w:p w14:paraId="27A8BEF3" w14:textId="77777777" w:rsidR="00000000" w:rsidRDefault="007C71EE">
      <w:pPr>
        <w:pStyle w:val="a"/>
        <w:rPr>
          <w:rFonts w:hint="cs"/>
          <w:rtl/>
        </w:rPr>
      </w:pPr>
    </w:p>
    <w:p w14:paraId="0FB245A0" w14:textId="77777777" w:rsidR="00000000" w:rsidRDefault="007C71EE">
      <w:pPr>
        <w:pStyle w:val="ac"/>
        <w:rPr>
          <w:rtl/>
        </w:rPr>
      </w:pPr>
      <w:r>
        <w:rPr>
          <w:rFonts w:hint="eastAsia"/>
          <w:rtl/>
        </w:rPr>
        <w:t>איתן</w:t>
      </w:r>
      <w:r>
        <w:rPr>
          <w:rtl/>
        </w:rPr>
        <w:t xml:space="preserve"> כבל </w:t>
      </w:r>
      <w:r>
        <w:rPr>
          <w:rtl/>
        </w:rPr>
        <w:t>(העבודה-מימד):</w:t>
      </w:r>
    </w:p>
    <w:p w14:paraId="4525BA54" w14:textId="77777777" w:rsidR="00000000" w:rsidRDefault="007C71EE">
      <w:pPr>
        <w:pStyle w:val="a"/>
        <w:rPr>
          <w:rFonts w:hint="cs"/>
          <w:rtl/>
        </w:rPr>
      </w:pPr>
    </w:p>
    <w:p w14:paraId="536A12FD" w14:textId="77777777" w:rsidR="00000000" w:rsidRDefault="007C71EE">
      <w:pPr>
        <w:pStyle w:val="a"/>
        <w:rPr>
          <w:rFonts w:hint="cs"/>
          <w:rtl/>
        </w:rPr>
      </w:pPr>
      <w:r>
        <w:rPr>
          <w:rFonts w:hint="cs"/>
          <w:rtl/>
        </w:rPr>
        <w:t>אני.</w:t>
      </w:r>
    </w:p>
    <w:p w14:paraId="27675206" w14:textId="77777777" w:rsidR="00000000" w:rsidRDefault="007C71EE">
      <w:pPr>
        <w:pStyle w:val="a"/>
        <w:rPr>
          <w:rFonts w:hint="cs"/>
          <w:rtl/>
        </w:rPr>
      </w:pPr>
    </w:p>
    <w:p w14:paraId="41C2690D" w14:textId="77777777" w:rsidR="00000000" w:rsidRDefault="007C71EE">
      <w:pPr>
        <w:pStyle w:val="ac"/>
        <w:rPr>
          <w:rtl/>
        </w:rPr>
      </w:pPr>
      <w:r>
        <w:rPr>
          <w:rFonts w:hint="eastAsia"/>
          <w:rtl/>
        </w:rPr>
        <w:t>יעקב</w:t>
      </w:r>
      <w:r>
        <w:rPr>
          <w:rtl/>
        </w:rPr>
        <w:t xml:space="preserve"> ליצמן (יהדות התורה):</w:t>
      </w:r>
    </w:p>
    <w:p w14:paraId="5A44EC64" w14:textId="77777777" w:rsidR="00000000" w:rsidRDefault="007C71EE">
      <w:pPr>
        <w:pStyle w:val="a"/>
        <w:rPr>
          <w:rFonts w:hint="cs"/>
          <w:rtl/>
        </w:rPr>
      </w:pPr>
    </w:p>
    <w:p w14:paraId="212D9BE9" w14:textId="77777777" w:rsidR="00000000" w:rsidRDefault="007C71EE">
      <w:pPr>
        <w:pStyle w:val="a"/>
        <w:rPr>
          <w:rFonts w:hint="cs"/>
          <w:rtl/>
        </w:rPr>
      </w:pPr>
      <w:r>
        <w:rPr>
          <w:rFonts w:hint="cs"/>
          <w:rtl/>
        </w:rPr>
        <w:t>מי אחריו?</w:t>
      </w:r>
    </w:p>
    <w:p w14:paraId="6DC2FC7A" w14:textId="77777777" w:rsidR="00000000" w:rsidRDefault="007C71EE">
      <w:pPr>
        <w:pStyle w:val="a"/>
        <w:rPr>
          <w:rFonts w:hint="cs"/>
          <w:rtl/>
        </w:rPr>
      </w:pPr>
    </w:p>
    <w:p w14:paraId="6C5CD56B" w14:textId="77777777" w:rsidR="00000000" w:rsidRDefault="007C71EE">
      <w:pPr>
        <w:pStyle w:val="ad"/>
        <w:rPr>
          <w:rtl/>
        </w:rPr>
      </w:pPr>
      <w:r>
        <w:rPr>
          <w:rtl/>
        </w:rPr>
        <w:t>היו"ר נסים דהן:</w:t>
      </w:r>
    </w:p>
    <w:p w14:paraId="407468E0" w14:textId="77777777" w:rsidR="00000000" w:rsidRDefault="007C71EE">
      <w:pPr>
        <w:pStyle w:val="a"/>
        <w:rPr>
          <w:rtl/>
        </w:rPr>
      </w:pPr>
    </w:p>
    <w:p w14:paraId="4CE82EB8" w14:textId="77777777" w:rsidR="00000000" w:rsidRDefault="007C71EE">
      <w:pPr>
        <w:pStyle w:val="a"/>
        <w:rPr>
          <w:rFonts w:hint="cs"/>
          <w:rtl/>
        </w:rPr>
      </w:pPr>
      <w:r>
        <w:rPr>
          <w:rFonts w:hint="cs"/>
          <w:rtl/>
        </w:rPr>
        <w:t>אחריו - חבר הכנסת יעקב ליצמן, הרב ליצמן.</w:t>
      </w:r>
    </w:p>
    <w:p w14:paraId="02551E6A" w14:textId="77777777" w:rsidR="00000000" w:rsidRDefault="007C71EE">
      <w:pPr>
        <w:pStyle w:val="a"/>
        <w:rPr>
          <w:rFonts w:hint="cs"/>
          <w:rtl/>
        </w:rPr>
      </w:pPr>
    </w:p>
    <w:p w14:paraId="167C8C9F" w14:textId="77777777" w:rsidR="00000000" w:rsidRDefault="007C71EE">
      <w:pPr>
        <w:pStyle w:val="a"/>
        <w:rPr>
          <w:rFonts w:hint="cs"/>
          <w:rtl/>
        </w:rPr>
      </w:pPr>
      <w:r>
        <w:rPr>
          <w:rFonts w:hint="cs"/>
          <w:rtl/>
        </w:rPr>
        <w:t>אדוני השר, לילה טוב. תיאורטית אתה משוחרר, גמרת את המשמרת שלך. אבל אני מציע ששולחן הממשלה לא יהיה ריק.</w:t>
      </w:r>
    </w:p>
    <w:p w14:paraId="432B6783" w14:textId="77777777" w:rsidR="00000000" w:rsidRDefault="007C71EE">
      <w:pPr>
        <w:pStyle w:val="a"/>
        <w:rPr>
          <w:rFonts w:hint="cs"/>
          <w:rtl/>
        </w:rPr>
      </w:pPr>
    </w:p>
    <w:p w14:paraId="732EDC76" w14:textId="77777777" w:rsidR="00000000" w:rsidRDefault="007C71EE">
      <w:pPr>
        <w:pStyle w:val="ac"/>
        <w:rPr>
          <w:rtl/>
        </w:rPr>
      </w:pPr>
      <w:r>
        <w:rPr>
          <w:rFonts w:hint="eastAsia"/>
          <w:rtl/>
        </w:rPr>
        <w:t>איתן</w:t>
      </w:r>
      <w:r>
        <w:rPr>
          <w:rtl/>
        </w:rPr>
        <w:t xml:space="preserve"> כבל (העבודה-מימד):</w:t>
      </w:r>
    </w:p>
    <w:p w14:paraId="67CC8CD5" w14:textId="77777777" w:rsidR="00000000" w:rsidRDefault="007C71EE">
      <w:pPr>
        <w:pStyle w:val="a"/>
        <w:rPr>
          <w:rFonts w:hint="cs"/>
          <w:rtl/>
        </w:rPr>
      </w:pPr>
    </w:p>
    <w:p w14:paraId="2D43ABDC" w14:textId="77777777" w:rsidR="00000000" w:rsidRDefault="007C71EE">
      <w:pPr>
        <w:pStyle w:val="a"/>
        <w:rPr>
          <w:rFonts w:hint="cs"/>
          <w:rtl/>
        </w:rPr>
      </w:pPr>
      <w:r>
        <w:rPr>
          <w:rFonts w:hint="cs"/>
          <w:rtl/>
        </w:rPr>
        <w:t>מה פשר הה</w:t>
      </w:r>
      <w:r>
        <w:rPr>
          <w:rFonts w:hint="cs"/>
          <w:rtl/>
        </w:rPr>
        <w:t>ברזות האלה של השרים?</w:t>
      </w:r>
    </w:p>
    <w:p w14:paraId="1824E0A7" w14:textId="77777777" w:rsidR="00000000" w:rsidRDefault="007C71EE">
      <w:pPr>
        <w:pStyle w:val="a"/>
        <w:rPr>
          <w:rFonts w:hint="cs"/>
          <w:rtl/>
        </w:rPr>
      </w:pPr>
    </w:p>
    <w:p w14:paraId="59CB3651" w14:textId="77777777" w:rsidR="00000000" w:rsidRDefault="007C71EE">
      <w:pPr>
        <w:pStyle w:val="ac"/>
        <w:rPr>
          <w:rtl/>
        </w:rPr>
      </w:pPr>
      <w:r>
        <w:rPr>
          <w:rFonts w:hint="eastAsia"/>
          <w:rtl/>
        </w:rPr>
        <w:t>שר</w:t>
      </w:r>
      <w:r>
        <w:rPr>
          <w:rtl/>
        </w:rPr>
        <w:t xml:space="preserve"> הרווחה זבולון אורלב:</w:t>
      </w:r>
    </w:p>
    <w:p w14:paraId="63EF9E7C" w14:textId="77777777" w:rsidR="00000000" w:rsidRDefault="007C71EE">
      <w:pPr>
        <w:pStyle w:val="a"/>
        <w:rPr>
          <w:rFonts w:hint="cs"/>
          <w:rtl/>
        </w:rPr>
      </w:pPr>
    </w:p>
    <w:p w14:paraId="7A9FEBD0" w14:textId="77777777" w:rsidR="00000000" w:rsidRDefault="007C71EE">
      <w:pPr>
        <w:pStyle w:val="a"/>
        <w:rPr>
          <w:rFonts w:hint="cs"/>
          <w:rtl/>
        </w:rPr>
      </w:pPr>
      <w:r>
        <w:rPr>
          <w:rFonts w:hint="cs"/>
          <w:rtl/>
        </w:rPr>
        <w:t>השר בני אלון היה אמור להחליף אותי בשעה 02:00. הנה, הגיע השר.</w:t>
      </w:r>
    </w:p>
    <w:p w14:paraId="64267290" w14:textId="77777777" w:rsidR="00000000" w:rsidRDefault="007C71EE">
      <w:pPr>
        <w:pStyle w:val="a"/>
        <w:rPr>
          <w:rFonts w:hint="cs"/>
          <w:rtl/>
        </w:rPr>
      </w:pPr>
    </w:p>
    <w:p w14:paraId="3205DCA6" w14:textId="77777777" w:rsidR="00000000" w:rsidRDefault="007C71EE">
      <w:pPr>
        <w:pStyle w:val="ad"/>
        <w:rPr>
          <w:rtl/>
        </w:rPr>
      </w:pPr>
      <w:r>
        <w:rPr>
          <w:rtl/>
        </w:rPr>
        <w:t>היו"ר נסים דהן:</w:t>
      </w:r>
    </w:p>
    <w:p w14:paraId="25EE9A15" w14:textId="77777777" w:rsidR="00000000" w:rsidRDefault="007C71EE">
      <w:pPr>
        <w:pStyle w:val="a"/>
        <w:rPr>
          <w:rtl/>
        </w:rPr>
      </w:pPr>
    </w:p>
    <w:p w14:paraId="4D99DFEF" w14:textId="77777777" w:rsidR="00000000" w:rsidRDefault="007C71EE">
      <w:pPr>
        <w:pStyle w:val="a"/>
        <w:rPr>
          <w:rFonts w:hint="cs"/>
          <w:rtl/>
        </w:rPr>
      </w:pPr>
      <w:r>
        <w:rPr>
          <w:rFonts w:hint="cs"/>
          <w:rtl/>
        </w:rPr>
        <w:t>רבותי, לא להפריע, חבר הכנסת מוחמד ברכה קיבל רשות דיבור. ברוך הבא, השר בני אלון. חילופי משמרות. בבקשה.</w:t>
      </w:r>
    </w:p>
    <w:p w14:paraId="2330B888" w14:textId="77777777" w:rsidR="00000000" w:rsidRDefault="007C71EE">
      <w:pPr>
        <w:pStyle w:val="a"/>
        <w:rPr>
          <w:rFonts w:hint="cs"/>
          <w:rtl/>
        </w:rPr>
      </w:pPr>
    </w:p>
    <w:p w14:paraId="1F23F1AE" w14:textId="77777777" w:rsidR="00000000" w:rsidRDefault="007C71EE">
      <w:pPr>
        <w:pStyle w:val="Speaker"/>
        <w:rPr>
          <w:rtl/>
        </w:rPr>
      </w:pPr>
      <w:bookmarkStart w:id="762" w:name="FS000000540T27_05_2003_03_01_12"/>
      <w:bookmarkEnd w:id="762"/>
      <w:r>
        <w:rPr>
          <w:rFonts w:hint="eastAsia"/>
          <w:rtl/>
        </w:rPr>
        <w:t>מוחמד</w:t>
      </w:r>
      <w:r>
        <w:rPr>
          <w:rtl/>
        </w:rPr>
        <w:t xml:space="preserve"> ברכה (חד"ש-תע"ל):</w:t>
      </w:r>
    </w:p>
    <w:p w14:paraId="40FB637F" w14:textId="77777777" w:rsidR="00000000" w:rsidRDefault="007C71EE">
      <w:pPr>
        <w:pStyle w:val="a"/>
        <w:rPr>
          <w:rFonts w:hint="cs"/>
          <w:rtl/>
        </w:rPr>
      </w:pPr>
    </w:p>
    <w:p w14:paraId="0724DD53" w14:textId="77777777" w:rsidR="00000000" w:rsidRDefault="007C71EE">
      <w:pPr>
        <w:pStyle w:val="a"/>
        <w:rPr>
          <w:rFonts w:hint="cs"/>
          <w:rtl/>
        </w:rPr>
      </w:pPr>
      <w:r>
        <w:rPr>
          <w:rFonts w:hint="cs"/>
          <w:rtl/>
        </w:rPr>
        <w:t>אד</w:t>
      </w:r>
      <w:r>
        <w:rPr>
          <w:rFonts w:hint="cs"/>
          <w:rtl/>
        </w:rPr>
        <w:t>וני היושב-ראש, רבותי חברי הכנסת, אני רוצה דווקא להתחיל היכן שסיים קודמי, חבר הכנסת חן. רק אטימות יכולה להביא אדם וחבר כנסת ונבחר ציבור ללגלג על המושג של צמצום פערים ולהגיד: מה פתאום זה ערך, מה פתאום זו מטרה. אלא מה, מהם ערכים? ערכים הם כן צמצום פערים לעשיי</w:t>
      </w:r>
      <w:r>
        <w:rPr>
          <w:rFonts w:hint="cs"/>
          <w:rtl/>
        </w:rPr>
        <w:t>ת צדק, הם קיום בכבוד. כל זה נכלל בתוך הקטגוריה הזאת. חלוקת משאבים צודקת בחברה.</w:t>
      </w:r>
    </w:p>
    <w:p w14:paraId="2C4B78FE" w14:textId="77777777" w:rsidR="00000000" w:rsidRDefault="007C71EE">
      <w:pPr>
        <w:pStyle w:val="a"/>
        <w:rPr>
          <w:rFonts w:hint="cs"/>
          <w:rtl/>
        </w:rPr>
      </w:pPr>
    </w:p>
    <w:p w14:paraId="666D78D2" w14:textId="77777777" w:rsidR="00000000" w:rsidRDefault="007C71EE">
      <w:pPr>
        <w:pStyle w:val="a"/>
        <w:rPr>
          <w:rFonts w:hint="cs"/>
          <w:rtl/>
        </w:rPr>
      </w:pPr>
      <w:r>
        <w:rPr>
          <w:rFonts w:hint="cs"/>
          <w:rtl/>
        </w:rPr>
        <w:t>אמרתי בסיבוב הקודם, שאם ללכת על-פי חוקי השוק החופשי, זאת אומרת, מי שחזק, יהיה חזק יותר, ומי שיכול, יכול יותר, ומי שחלש, שיירמס. מה העניין? בשביל זה לא צריך מדינה. לא מדינת ישרא</w:t>
      </w:r>
      <w:r>
        <w:rPr>
          <w:rFonts w:hint="cs"/>
          <w:rtl/>
        </w:rPr>
        <w:t>ל. לא צריך את המושג מדינה כמושג חברתי שמבטא אמנה חברתית, הסכם חברתי, שמאגד אנשים, שאנשים מקבלים על עצמם מטלות וחובות ויש להם זכויות. בשביל מה צריך מדינה עם חוקי השוק, הג'ונגל, הג'ונגל המודרני, הג'ונגל המתוכנת והמתוכנן היטב?</w:t>
      </w:r>
    </w:p>
    <w:p w14:paraId="10C0F43F" w14:textId="77777777" w:rsidR="00000000" w:rsidRDefault="007C71EE">
      <w:pPr>
        <w:pStyle w:val="a"/>
        <w:rPr>
          <w:rFonts w:hint="cs"/>
          <w:rtl/>
        </w:rPr>
      </w:pPr>
    </w:p>
    <w:p w14:paraId="5566D433" w14:textId="77777777" w:rsidR="00000000" w:rsidRDefault="007C71EE">
      <w:pPr>
        <w:pStyle w:val="a"/>
        <w:rPr>
          <w:rFonts w:hint="cs"/>
          <w:rtl/>
        </w:rPr>
      </w:pPr>
      <w:r>
        <w:rPr>
          <w:rFonts w:hint="cs"/>
          <w:rtl/>
        </w:rPr>
        <w:t>כן, צמצום פערים הוא דבר שהוא ער</w:t>
      </w:r>
      <w:r>
        <w:rPr>
          <w:rFonts w:hint="cs"/>
          <w:rtl/>
        </w:rPr>
        <w:t>ך בחיי קהילה ובחיי בני-אדם. מובן שיש מקום לתת ליכולות וליצירתיות של הפרט את המעוף כדי להמריא, אבל מדינה באה כדי לתת כתף לחלש, למיעוט, לנזקק.</w:t>
      </w:r>
    </w:p>
    <w:p w14:paraId="64E79506" w14:textId="77777777" w:rsidR="00000000" w:rsidRDefault="007C71EE">
      <w:pPr>
        <w:pStyle w:val="a"/>
        <w:rPr>
          <w:rFonts w:hint="cs"/>
          <w:rtl/>
        </w:rPr>
      </w:pPr>
    </w:p>
    <w:p w14:paraId="234CE19F" w14:textId="77777777" w:rsidR="00000000" w:rsidRDefault="007C71EE">
      <w:pPr>
        <w:pStyle w:val="ac"/>
        <w:rPr>
          <w:rtl/>
        </w:rPr>
      </w:pPr>
      <w:r>
        <w:rPr>
          <w:rFonts w:hint="eastAsia"/>
          <w:rtl/>
        </w:rPr>
        <w:t>רשף</w:t>
      </w:r>
      <w:r>
        <w:rPr>
          <w:rtl/>
        </w:rPr>
        <w:t xml:space="preserve"> חן (שינוי):</w:t>
      </w:r>
    </w:p>
    <w:p w14:paraId="57784D74" w14:textId="77777777" w:rsidR="00000000" w:rsidRDefault="007C71EE">
      <w:pPr>
        <w:pStyle w:val="a"/>
        <w:rPr>
          <w:rFonts w:hint="cs"/>
          <w:rtl/>
        </w:rPr>
      </w:pPr>
    </w:p>
    <w:p w14:paraId="3D4039ED" w14:textId="77777777" w:rsidR="00000000" w:rsidRDefault="007C71EE">
      <w:pPr>
        <w:pStyle w:val="a"/>
        <w:rPr>
          <w:rFonts w:hint="cs"/>
          <w:rtl/>
        </w:rPr>
      </w:pPr>
      <w:r>
        <w:rPr>
          <w:rFonts w:hint="cs"/>
          <w:rtl/>
        </w:rPr>
        <w:t>זה לא צמצום פערים.</w:t>
      </w:r>
    </w:p>
    <w:p w14:paraId="63FB0A51" w14:textId="77777777" w:rsidR="00000000" w:rsidRDefault="007C71EE">
      <w:pPr>
        <w:pStyle w:val="a"/>
        <w:rPr>
          <w:rFonts w:hint="cs"/>
          <w:rtl/>
        </w:rPr>
      </w:pPr>
    </w:p>
    <w:p w14:paraId="30C7C1BC" w14:textId="77777777" w:rsidR="00000000" w:rsidRDefault="007C71EE">
      <w:pPr>
        <w:pStyle w:val="SpeakerCon"/>
        <w:rPr>
          <w:rtl/>
        </w:rPr>
      </w:pPr>
      <w:bookmarkStart w:id="763" w:name="FS000000540T27_05_2003_03_07_03C"/>
      <w:bookmarkEnd w:id="763"/>
      <w:r>
        <w:rPr>
          <w:rtl/>
        </w:rPr>
        <w:t>מוחמד ברכה (חד"ש-תע"ל):</w:t>
      </w:r>
    </w:p>
    <w:p w14:paraId="7A6009E2" w14:textId="77777777" w:rsidR="00000000" w:rsidRDefault="007C71EE">
      <w:pPr>
        <w:pStyle w:val="a"/>
        <w:rPr>
          <w:rtl/>
        </w:rPr>
      </w:pPr>
    </w:p>
    <w:p w14:paraId="516812F8" w14:textId="77777777" w:rsidR="00000000" w:rsidRDefault="007C71EE">
      <w:pPr>
        <w:pStyle w:val="a"/>
        <w:rPr>
          <w:rFonts w:hint="cs"/>
          <w:rtl/>
        </w:rPr>
      </w:pPr>
      <w:r>
        <w:rPr>
          <w:rFonts w:hint="cs"/>
          <w:rtl/>
        </w:rPr>
        <w:t>גם זה. אנשי מרצ אינם כאן, אבל הוא תקף את כל התפיסה ה</w:t>
      </w:r>
      <w:r>
        <w:rPr>
          <w:rFonts w:hint="cs"/>
          <w:rtl/>
        </w:rPr>
        <w:t>שמאלית, הסוציאליסטית, ומרצ היא דווקא לא מנציגיה המובהקים בשנים האחרונות. הם הולכים לכל מיני כיוונים של השתלבות בשוק החופשי ובהפרטה וכן הלאה. אגב, לא כל מי שאומר מדינה פלסטינית הוא שמאל. אני יודע שיש בשינוי אנשים שחושבים שצריך להגיע למדינה פלסטינית; אפילו ר</w:t>
      </w:r>
      <w:r>
        <w:rPr>
          <w:rFonts w:hint="cs"/>
          <w:rtl/>
        </w:rPr>
        <w:t>אש הממשלה בימים האחרונים.</w:t>
      </w:r>
    </w:p>
    <w:p w14:paraId="20AC9547" w14:textId="77777777" w:rsidR="00000000" w:rsidRDefault="007C71EE">
      <w:pPr>
        <w:pStyle w:val="a"/>
        <w:rPr>
          <w:rFonts w:hint="cs"/>
          <w:rtl/>
        </w:rPr>
      </w:pPr>
    </w:p>
    <w:p w14:paraId="17E78ED3" w14:textId="77777777" w:rsidR="00000000" w:rsidRDefault="007C71EE">
      <w:pPr>
        <w:pStyle w:val="ac"/>
        <w:rPr>
          <w:rtl/>
        </w:rPr>
      </w:pPr>
      <w:r>
        <w:rPr>
          <w:rFonts w:hint="eastAsia"/>
          <w:rtl/>
        </w:rPr>
        <w:t>רשף</w:t>
      </w:r>
      <w:r>
        <w:rPr>
          <w:rtl/>
        </w:rPr>
        <w:t xml:space="preserve"> חן (שינוי):</w:t>
      </w:r>
    </w:p>
    <w:p w14:paraId="295EF9D0" w14:textId="77777777" w:rsidR="00000000" w:rsidRDefault="007C71EE">
      <w:pPr>
        <w:pStyle w:val="a"/>
        <w:rPr>
          <w:rFonts w:hint="cs"/>
          <w:rtl/>
        </w:rPr>
      </w:pPr>
    </w:p>
    <w:p w14:paraId="3BA26D24" w14:textId="77777777" w:rsidR="00000000" w:rsidRDefault="007C71EE">
      <w:pPr>
        <w:pStyle w:val="a"/>
        <w:rPr>
          <w:rFonts w:hint="cs"/>
          <w:rtl/>
        </w:rPr>
      </w:pPr>
      <w:r>
        <w:rPr>
          <w:rFonts w:hint="cs"/>
          <w:rtl/>
        </w:rPr>
        <w:t>- - -</w:t>
      </w:r>
    </w:p>
    <w:p w14:paraId="6141C9FB" w14:textId="77777777" w:rsidR="00000000" w:rsidRDefault="007C71EE">
      <w:pPr>
        <w:pStyle w:val="a"/>
        <w:rPr>
          <w:rFonts w:hint="cs"/>
          <w:rtl/>
        </w:rPr>
      </w:pPr>
    </w:p>
    <w:p w14:paraId="33EE7C19" w14:textId="77777777" w:rsidR="00000000" w:rsidRDefault="007C71EE">
      <w:pPr>
        <w:pStyle w:val="SpeakerCon"/>
        <w:rPr>
          <w:rtl/>
        </w:rPr>
      </w:pPr>
      <w:bookmarkStart w:id="764" w:name="FS000000540T27_05_2003_03_09_10C"/>
      <w:bookmarkEnd w:id="764"/>
      <w:r>
        <w:rPr>
          <w:rtl/>
        </w:rPr>
        <w:t>מוחמד ברכה (חד"ש-תע"ל):</w:t>
      </w:r>
    </w:p>
    <w:p w14:paraId="5F1BA3B8" w14:textId="77777777" w:rsidR="00000000" w:rsidRDefault="007C71EE">
      <w:pPr>
        <w:pStyle w:val="a"/>
        <w:rPr>
          <w:rtl/>
        </w:rPr>
      </w:pPr>
    </w:p>
    <w:p w14:paraId="4264C57A" w14:textId="77777777" w:rsidR="00000000" w:rsidRDefault="007C71EE">
      <w:pPr>
        <w:pStyle w:val="a"/>
        <w:rPr>
          <w:rFonts w:hint="cs"/>
          <w:rtl/>
        </w:rPr>
      </w:pPr>
      <w:r>
        <w:rPr>
          <w:rFonts w:hint="cs"/>
          <w:rtl/>
        </w:rPr>
        <w:t>עד לא מזמן האמירה "מדינה פלסטינית" היתה בגדר הרהורי כפירה. עד לא מזמן, עד לפני כמה שנים.</w:t>
      </w:r>
    </w:p>
    <w:p w14:paraId="2EF8A7EC" w14:textId="77777777" w:rsidR="00000000" w:rsidRDefault="007C71EE">
      <w:pPr>
        <w:pStyle w:val="a"/>
        <w:rPr>
          <w:rFonts w:hint="cs"/>
          <w:rtl/>
        </w:rPr>
      </w:pPr>
    </w:p>
    <w:p w14:paraId="144ED0F8" w14:textId="77777777" w:rsidR="00000000" w:rsidRDefault="007C71EE">
      <w:pPr>
        <w:pStyle w:val="ac"/>
        <w:rPr>
          <w:rtl/>
        </w:rPr>
      </w:pPr>
      <w:r>
        <w:rPr>
          <w:rFonts w:hint="eastAsia"/>
          <w:rtl/>
        </w:rPr>
        <w:t>רשף</w:t>
      </w:r>
      <w:r>
        <w:rPr>
          <w:rtl/>
        </w:rPr>
        <w:t xml:space="preserve"> חן (שינוי):</w:t>
      </w:r>
    </w:p>
    <w:p w14:paraId="2EB37178" w14:textId="77777777" w:rsidR="00000000" w:rsidRDefault="007C71EE">
      <w:pPr>
        <w:pStyle w:val="a"/>
        <w:rPr>
          <w:rFonts w:hint="cs"/>
          <w:rtl/>
        </w:rPr>
      </w:pPr>
    </w:p>
    <w:p w14:paraId="3514C4FD" w14:textId="77777777" w:rsidR="00000000" w:rsidRDefault="007C71EE">
      <w:pPr>
        <w:pStyle w:val="a"/>
        <w:rPr>
          <w:rFonts w:hint="cs"/>
          <w:rtl/>
        </w:rPr>
      </w:pPr>
      <w:r>
        <w:rPr>
          <w:rFonts w:hint="cs"/>
          <w:rtl/>
        </w:rPr>
        <w:t>עד לפני 1990, ולא משינוי.</w:t>
      </w:r>
    </w:p>
    <w:p w14:paraId="78D5E0D1" w14:textId="77777777" w:rsidR="00000000" w:rsidRDefault="007C71EE">
      <w:pPr>
        <w:pStyle w:val="a"/>
        <w:rPr>
          <w:rFonts w:hint="cs"/>
          <w:rtl/>
        </w:rPr>
      </w:pPr>
    </w:p>
    <w:p w14:paraId="401EB9FF" w14:textId="77777777" w:rsidR="00000000" w:rsidRDefault="007C71EE">
      <w:pPr>
        <w:pStyle w:val="SpeakerCon"/>
        <w:rPr>
          <w:rtl/>
        </w:rPr>
      </w:pPr>
      <w:bookmarkStart w:id="765" w:name="FS000000540T27_05_2003_03_10_05C"/>
      <w:bookmarkEnd w:id="765"/>
      <w:r>
        <w:rPr>
          <w:rtl/>
        </w:rPr>
        <w:t>מוחמד ברכה (חד"ש-תע"ל):</w:t>
      </w:r>
    </w:p>
    <w:p w14:paraId="75D24014" w14:textId="77777777" w:rsidR="00000000" w:rsidRDefault="007C71EE">
      <w:pPr>
        <w:pStyle w:val="a"/>
        <w:rPr>
          <w:rtl/>
        </w:rPr>
      </w:pPr>
    </w:p>
    <w:p w14:paraId="1DF1344E" w14:textId="77777777" w:rsidR="00000000" w:rsidRDefault="007C71EE">
      <w:pPr>
        <w:pStyle w:val="a"/>
        <w:rPr>
          <w:rFonts w:hint="cs"/>
          <w:rtl/>
        </w:rPr>
      </w:pPr>
      <w:r>
        <w:rPr>
          <w:rFonts w:hint="cs"/>
          <w:rtl/>
        </w:rPr>
        <w:t>עד נתניהו הדיבור על מ</w:t>
      </w:r>
      <w:r>
        <w:rPr>
          <w:rFonts w:hint="cs"/>
          <w:rtl/>
        </w:rPr>
        <w:t>דינה פלסטינית היה דבר שבשביל הימין הוא היה כרוך בבגידה.</w:t>
      </w:r>
    </w:p>
    <w:p w14:paraId="497063AF" w14:textId="77777777" w:rsidR="00000000" w:rsidRDefault="007C71EE">
      <w:pPr>
        <w:pStyle w:val="a"/>
        <w:rPr>
          <w:rFonts w:hint="cs"/>
          <w:rtl/>
        </w:rPr>
      </w:pPr>
    </w:p>
    <w:p w14:paraId="77AD181F" w14:textId="77777777" w:rsidR="00000000" w:rsidRDefault="007C71EE">
      <w:pPr>
        <w:pStyle w:val="a"/>
        <w:rPr>
          <w:rFonts w:hint="cs"/>
          <w:rtl/>
        </w:rPr>
      </w:pPr>
      <w:r>
        <w:rPr>
          <w:rFonts w:hint="cs"/>
          <w:rtl/>
        </w:rPr>
        <w:t>אני מדבר עכשיו על השמאל במובן האוניברסלי הבין-לאומי הקיים. במדינת ישראל יש כל מיני מושגים מעוותים במשך שנים בעניין הפוליטיקה. מה זה שמאל? שמאל זה, למשל, כאשר חצי מיליון יצאו ברחובות פריס נגד הפגיעה ב</w:t>
      </w:r>
      <w:r>
        <w:rPr>
          <w:rFonts w:hint="cs"/>
          <w:rtl/>
        </w:rPr>
        <w:t>פנסיה. פה יש שוד של הפנסיה של האנשים.</w:t>
      </w:r>
    </w:p>
    <w:p w14:paraId="46835E83" w14:textId="77777777" w:rsidR="00000000" w:rsidRDefault="007C71EE">
      <w:pPr>
        <w:pStyle w:val="a"/>
        <w:rPr>
          <w:rFonts w:hint="cs"/>
          <w:rtl/>
        </w:rPr>
      </w:pPr>
    </w:p>
    <w:p w14:paraId="38CDAE2B" w14:textId="77777777" w:rsidR="00000000" w:rsidRDefault="007C71EE">
      <w:pPr>
        <w:pStyle w:val="ac"/>
        <w:rPr>
          <w:rtl/>
        </w:rPr>
      </w:pPr>
      <w:r>
        <w:rPr>
          <w:rFonts w:hint="eastAsia"/>
          <w:rtl/>
        </w:rPr>
        <w:t>רשף</w:t>
      </w:r>
      <w:r>
        <w:rPr>
          <w:rtl/>
        </w:rPr>
        <w:t xml:space="preserve"> חן (שינוי):</w:t>
      </w:r>
    </w:p>
    <w:p w14:paraId="459F74A6" w14:textId="77777777" w:rsidR="00000000" w:rsidRDefault="007C71EE">
      <w:pPr>
        <w:pStyle w:val="a"/>
        <w:rPr>
          <w:rFonts w:hint="cs"/>
          <w:rtl/>
        </w:rPr>
      </w:pPr>
    </w:p>
    <w:p w14:paraId="114AD3A8" w14:textId="77777777" w:rsidR="00000000" w:rsidRDefault="007C71EE">
      <w:pPr>
        <w:pStyle w:val="a"/>
        <w:rPr>
          <w:rFonts w:hint="cs"/>
          <w:rtl/>
        </w:rPr>
      </w:pPr>
      <w:r>
        <w:rPr>
          <w:rFonts w:hint="cs"/>
          <w:rtl/>
        </w:rPr>
        <w:t>אתה מתכוון לשוד שההסתדרות עושה?</w:t>
      </w:r>
    </w:p>
    <w:p w14:paraId="7EA69537" w14:textId="77777777" w:rsidR="00000000" w:rsidRDefault="007C71EE">
      <w:pPr>
        <w:pStyle w:val="a"/>
        <w:rPr>
          <w:rFonts w:hint="cs"/>
          <w:rtl/>
        </w:rPr>
      </w:pPr>
    </w:p>
    <w:p w14:paraId="57B7603B" w14:textId="77777777" w:rsidR="00000000" w:rsidRDefault="007C71EE">
      <w:pPr>
        <w:pStyle w:val="SpeakerCon"/>
        <w:rPr>
          <w:rtl/>
        </w:rPr>
      </w:pPr>
      <w:bookmarkStart w:id="766" w:name="FS000000540T27_05_2003_03_11_22C"/>
      <w:bookmarkEnd w:id="766"/>
      <w:r>
        <w:rPr>
          <w:rtl/>
        </w:rPr>
        <w:t>מוחמד ברכה (חד"ש-תע"ל):</w:t>
      </w:r>
    </w:p>
    <w:p w14:paraId="30F39E03" w14:textId="77777777" w:rsidR="00000000" w:rsidRDefault="007C71EE">
      <w:pPr>
        <w:pStyle w:val="a"/>
        <w:rPr>
          <w:rtl/>
        </w:rPr>
      </w:pPr>
    </w:p>
    <w:p w14:paraId="0D01A61F" w14:textId="77777777" w:rsidR="00000000" w:rsidRDefault="007C71EE">
      <w:pPr>
        <w:pStyle w:val="a"/>
        <w:rPr>
          <w:rFonts w:hint="cs"/>
          <w:rtl/>
        </w:rPr>
      </w:pPr>
      <w:r>
        <w:rPr>
          <w:rFonts w:hint="cs"/>
          <w:rtl/>
        </w:rPr>
        <w:t>לא. אנשים השקיעו. ההסתדרות לא הולכת ומשחקת פוקר בפנסיה של האנשים. המדינה הולכת לשחק פוקר.</w:t>
      </w:r>
    </w:p>
    <w:p w14:paraId="134E9C40" w14:textId="77777777" w:rsidR="00000000" w:rsidRDefault="007C71EE">
      <w:pPr>
        <w:pStyle w:val="a"/>
        <w:rPr>
          <w:rFonts w:hint="cs"/>
          <w:rtl/>
        </w:rPr>
      </w:pPr>
    </w:p>
    <w:p w14:paraId="49CD0470" w14:textId="77777777" w:rsidR="00000000" w:rsidRDefault="007C71EE">
      <w:pPr>
        <w:pStyle w:val="ac"/>
        <w:rPr>
          <w:rtl/>
        </w:rPr>
      </w:pPr>
      <w:r>
        <w:rPr>
          <w:rFonts w:hint="eastAsia"/>
          <w:rtl/>
        </w:rPr>
        <w:t>רשף</w:t>
      </w:r>
      <w:r>
        <w:rPr>
          <w:rtl/>
        </w:rPr>
        <w:t xml:space="preserve"> חן (שינוי):</w:t>
      </w:r>
    </w:p>
    <w:p w14:paraId="59301793" w14:textId="77777777" w:rsidR="00000000" w:rsidRDefault="007C71EE">
      <w:pPr>
        <w:pStyle w:val="a"/>
        <w:rPr>
          <w:rFonts w:hint="cs"/>
          <w:rtl/>
        </w:rPr>
      </w:pPr>
    </w:p>
    <w:p w14:paraId="250548E8" w14:textId="77777777" w:rsidR="00000000" w:rsidRDefault="007C71EE">
      <w:pPr>
        <w:pStyle w:val="a"/>
        <w:rPr>
          <w:rFonts w:hint="cs"/>
          <w:rtl/>
        </w:rPr>
      </w:pPr>
      <w:r>
        <w:rPr>
          <w:rFonts w:hint="cs"/>
          <w:rtl/>
        </w:rPr>
        <w:t>זה בדיוק מה שהיא עושה.</w:t>
      </w:r>
    </w:p>
    <w:p w14:paraId="56CAB257" w14:textId="77777777" w:rsidR="00000000" w:rsidRDefault="007C71EE">
      <w:pPr>
        <w:pStyle w:val="a"/>
        <w:rPr>
          <w:rFonts w:hint="cs"/>
          <w:rtl/>
        </w:rPr>
      </w:pPr>
    </w:p>
    <w:p w14:paraId="39288714" w14:textId="77777777" w:rsidR="00000000" w:rsidRDefault="007C71EE">
      <w:pPr>
        <w:pStyle w:val="ad"/>
        <w:rPr>
          <w:rtl/>
        </w:rPr>
      </w:pPr>
      <w:r>
        <w:rPr>
          <w:rtl/>
        </w:rPr>
        <w:t>היו"ר נסים</w:t>
      </w:r>
      <w:r>
        <w:rPr>
          <w:rtl/>
        </w:rPr>
        <w:t xml:space="preserve"> דהן:</w:t>
      </w:r>
    </w:p>
    <w:p w14:paraId="62D2CB14" w14:textId="77777777" w:rsidR="00000000" w:rsidRDefault="007C71EE">
      <w:pPr>
        <w:pStyle w:val="a"/>
        <w:rPr>
          <w:rtl/>
        </w:rPr>
      </w:pPr>
    </w:p>
    <w:p w14:paraId="4BC59CAD" w14:textId="77777777" w:rsidR="00000000" w:rsidRDefault="007C71EE">
      <w:pPr>
        <w:pStyle w:val="a"/>
        <w:rPr>
          <w:rFonts w:hint="cs"/>
          <w:rtl/>
        </w:rPr>
      </w:pPr>
      <w:r>
        <w:rPr>
          <w:rFonts w:hint="cs"/>
          <w:rtl/>
        </w:rPr>
        <w:t>הייתי מציע שלא תיגרר לוויכוח, חבר הכנסת ברכה, כי הוא ייקח לך את כל הזמן.</w:t>
      </w:r>
    </w:p>
    <w:p w14:paraId="77186D97" w14:textId="77777777" w:rsidR="00000000" w:rsidRDefault="007C71EE">
      <w:pPr>
        <w:pStyle w:val="a"/>
        <w:rPr>
          <w:rFonts w:hint="cs"/>
          <w:rtl/>
        </w:rPr>
      </w:pPr>
    </w:p>
    <w:p w14:paraId="7F312466" w14:textId="77777777" w:rsidR="00000000" w:rsidRDefault="007C71EE">
      <w:pPr>
        <w:pStyle w:val="SpeakerCon"/>
        <w:rPr>
          <w:rtl/>
        </w:rPr>
      </w:pPr>
      <w:bookmarkStart w:id="767" w:name="FS000000540T27_05_2003_03_12_12C"/>
      <w:bookmarkEnd w:id="767"/>
      <w:r>
        <w:rPr>
          <w:rtl/>
        </w:rPr>
        <w:t>מוחמד ברכה (חד"ש-תע"ל):</w:t>
      </w:r>
    </w:p>
    <w:p w14:paraId="1B4E68A6" w14:textId="77777777" w:rsidR="00000000" w:rsidRDefault="007C71EE">
      <w:pPr>
        <w:pStyle w:val="a"/>
        <w:rPr>
          <w:rtl/>
        </w:rPr>
      </w:pPr>
    </w:p>
    <w:p w14:paraId="2A116B11" w14:textId="77777777" w:rsidR="00000000" w:rsidRDefault="007C71EE">
      <w:pPr>
        <w:pStyle w:val="a"/>
        <w:rPr>
          <w:rFonts w:hint="cs"/>
          <w:rtl/>
        </w:rPr>
      </w:pPr>
      <w:r>
        <w:rPr>
          <w:rFonts w:hint="cs"/>
          <w:rtl/>
        </w:rPr>
        <w:t>מה מבטיחים לנו עכשיו באוצר? שהם לוקחים את קרנות הפנסיה ומגלגלים אותן בשוק ההון, ואז תהיה ניידות כלכלית, תהיה אפשרות לתמוך בכל מיני פרויקטים דרך השקעות</w:t>
      </w:r>
      <w:r>
        <w:rPr>
          <w:rFonts w:hint="cs"/>
          <w:rtl/>
        </w:rPr>
        <w:t xml:space="preserve"> בבורסה וכן הלאה. הם הולכים לשחק על חשבוננו, על חשבון אלה שאו-טו-טו מגיעים לגיל פרישה, ועל חשבון אלה שיש להם עוד כמה שנים, לרבות אנשים שעמלו במשך עשרות בשנים, שב"יום הדין",  כאשר הם יפרשו ולא יהיה להם גב כלכלי, שהם יהיו הגב של עצמם. </w:t>
      </w:r>
    </w:p>
    <w:p w14:paraId="79453EF1" w14:textId="77777777" w:rsidR="00000000" w:rsidRDefault="007C71EE">
      <w:pPr>
        <w:pStyle w:val="a"/>
        <w:rPr>
          <w:rFonts w:hint="cs"/>
          <w:rtl/>
        </w:rPr>
      </w:pPr>
    </w:p>
    <w:p w14:paraId="708CA699" w14:textId="77777777" w:rsidR="00000000" w:rsidRDefault="007C71EE">
      <w:pPr>
        <w:pStyle w:val="a"/>
        <w:rPr>
          <w:rFonts w:hint="cs"/>
          <w:rtl/>
        </w:rPr>
      </w:pPr>
      <w:r>
        <w:rPr>
          <w:rFonts w:hint="cs"/>
          <w:rtl/>
        </w:rPr>
        <w:t>הכסף הזה של קרנות הפנ</w:t>
      </w:r>
      <w:r>
        <w:rPr>
          <w:rFonts w:hint="cs"/>
          <w:rtl/>
        </w:rPr>
        <w:t>סיה הוא לא הכסף של הממשלה. זאת אומרת, הרווח הוא למשקיעים ולשוק הפרטי - למדינה, לאוצר, אבל ההפסד הוא על בעלי הפנסיות. זה דבר שלא ייאמן. אני חוסך, אני רוצה להבטיח את העתיד בבוא העת, בעת זיקנה - אני וכל אזרח אחר, כמובן - ואז, אם יתמזל מזלי, אני אשמור על זה. ו</w:t>
      </w:r>
      <w:r>
        <w:rPr>
          <w:rFonts w:hint="cs"/>
          <w:rtl/>
        </w:rPr>
        <w:t>אם לא, מי שירוויח זה שוק ההון, ומי שיפסיד זה אני, אני אשלם את המחיר. מי נתן את הזכות הזאת לממשלה, למר נתניהו, שישחק בפנסיה של האנשים, בעתיד של האנשים? מי נתן לו את הזכות לשחק בכבוד של האנשים בעת זיקנה?</w:t>
      </w:r>
    </w:p>
    <w:p w14:paraId="5EE02FF2" w14:textId="77777777" w:rsidR="00000000" w:rsidRDefault="007C71EE">
      <w:pPr>
        <w:pStyle w:val="a"/>
        <w:rPr>
          <w:rFonts w:hint="cs"/>
          <w:rtl/>
        </w:rPr>
      </w:pPr>
    </w:p>
    <w:p w14:paraId="599C3433" w14:textId="77777777" w:rsidR="00000000" w:rsidRDefault="007C71EE">
      <w:pPr>
        <w:pStyle w:val="a"/>
        <w:rPr>
          <w:rFonts w:hint="cs"/>
          <w:rtl/>
        </w:rPr>
      </w:pPr>
      <w:r>
        <w:rPr>
          <w:rFonts w:hint="cs"/>
          <w:rtl/>
        </w:rPr>
        <w:t xml:space="preserve">לכן, מדינת הרווחה, על כל המשתמע מכך, היא כן ערך. היא </w:t>
      </w:r>
      <w:r>
        <w:rPr>
          <w:rFonts w:hint="cs"/>
          <w:rtl/>
        </w:rPr>
        <w:t xml:space="preserve">צורך של האזרחים, לא של האנשים שאתה מייצג, שאתם עכשיו מדרדרים גם אותם. </w:t>
      </w:r>
    </w:p>
    <w:p w14:paraId="588B67D6" w14:textId="77777777" w:rsidR="00000000" w:rsidRDefault="007C71EE">
      <w:pPr>
        <w:pStyle w:val="a"/>
        <w:rPr>
          <w:rFonts w:hint="cs"/>
          <w:rtl/>
        </w:rPr>
      </w:pPr>
    </w:p>
    <w:p w14:paraId="771B5860" w14:textId="77777777" w:rsidR="00000000" w:rsidRDefault="007C71EE">
      <w:pPr>
        <w:pStyle w:val="a"/>
        <w:rPr>
          <w:rFonts w:hint="cs"/>
          <w:rtl/>
        </w:rPr>
      </w:pPr>
      <w:r>
        <w:rPr>
          <w:rFonts w:hint="cs"/>
          <w:rtl/>
        </w:rPr>
        <w:t xml:space="preserve">מה שאמרת זה נכון, האנשים שמתאבדים בזמן האחרון במדינת ישראל הם אנשים שנמנים עם שכבות הביניים, שאתם מקריבים אותם דרך התוכנית הכלכלית, דרך המדיניות הכלכלית. </w:t>
      </w:r>
    </w:p>
    <w:p w14:paraId="6F1A60B2" w14:textId="77777777" w:rsidR="00000000" w:rsidRDefault="007C71EE">
      <w:pPr>
        <w:pStyle w:val="a"/>
        <w:rPr>
          <w:rFonts w:hint="cs"/>
          <w:rtl/>
        </w:rPr>
      </w:pPr>
    </w:p>
    <w:p w14:paraId="61FC7663" w14:textId="77777777" w:rsidR="00000000" w:rsidRDefault="007C71EE">
      <w:pPr>
        <w:pStyle w:val="a"/>
        <w:rPr>
          <w:rFonts w:hint="cs"/>
          <w:rtl/>
        </w:rPr>
      </w:pPr>
      <w:r>
        <w:rPr>
          <w:rFonts w:hint="cs"/>
          <w:rtl/>
        </w:rPr>
        <w:t>המדיניות הכלכלית, אגב, היא ל</w:t>
      </w:r>
      <w:r>
        <w:rPr>
          <w:rFonts w:hint="cs"/>
          <w:rtl/>
        </w:rPr>
        <w:t xml:space="preserve">א רק המספרים בספרי התוכנית, היא כל השילוב של הפוליטיקה ושל השלום ושל הכיבוש ושל חלוקת המשאבים ונתינת שיפוי מעסיקים, 2-3 מיליארדים בשנה, בזמן שלוקחים את קצבאות הילדים. זאת תפיסה. </w:t>
      </w:r>
    </w:p>
    <w:p w14:paraId="2D569932" w14:textId="77777777" w:rsidR="00000000" w:rsidRDefault="007C71EE">
      <w:pPr>
        <w:pStyle w:val="a"/>
        <w:rPr>
          <w:rFonts w:hint="cs"/>
          <w:rtl/>
        </w:rPr>
      </w:pPr>
    </w:p>
    <w:p w14:paraId="6E3FD5D9" w14:textId="77777777" w:rsidR="00000000" w:rsidRDefault="007C71EE">
      <w:pPr>
        <w:pStyle w:val="a"/>
        <w:rPr>
          <w:rFonts w:hint="cs"/>
          <w:rtl/>
        </w:rPr>
      </w:pPr>
      <w:r>
        <w:rPr>
          <w:rFonts w:hint="cs"/>
          <w:rtl/>
        </w:rPr>
        <w:t>זאת התפיסה הקפיטליסטית הדורסנית שרואה ערכים כמו שוק ההון. שוק ההון זה ערך? "</w:t>
      </w:r>
      <w:r>
        <w:rPr>
          <w:rFonts w:hint="cs"/>
          <w:rtl/>
        </w:rPr>
        <w:t>צריך לתרום לכלכלה", מה זו הכלכלה? הכלכלה זה אני, זה הוא, זה אתה, זה האזרחים. הכלכלה זה לא סט של מספרים שנמצאים בכל מיני ספרים, או בראש של אנשים באוצר או של משרד האוצר, ואנחנו צריכים לסגוד לערך הזה. "שוק חופשי", מה זה השוק החופשי? זאת אומרת, לפנות את הזירה,</w:t>
      </w:r>
      <w:r>
        <w:rPr>
          <w:rFonts w:hint="cs"/>
          <w:rtl/>
        </w:rPr>
        <w:t xml:space="preserve"> לפנות את השטח, כדי שענקי ההון יוכלו לדרוס כל דבר, והמדינה אמורה לפנות להם חולים מהדרך, זקנים מהדרך, גמלאים מהדרך, תלמידים, סטודנטים, משפחות חד-הוריות, ערבים, יהודים, חרדים. מה שלא תרצה. </w:t>
      </w:r>
    </w:p>
    <w:p w14:paraId="21FBD900" w14:textId="77777777" w:rsidR="00000000" w:rsidRDefault="007C71EE">
      <w:pPr>
        <w:pStyle w:val="a"/>
        <w:rPr>
          <w:rFonts w:hint="cs"/>
          <w:rtl/>
        </w:rPr>
      </w:pPr>
    </w:p>
    <w:p w14:paraId="55C08F85" w14:textId="77777777" w:rsidR="00000000" w:rsidRDefault="007C71EE">
      <w:pPr>
        <w:pStyle w:val="a"/>
        <w:rPr>
          <w:rFonts w:hint="cs"/>
          <w:rtl/>
        </w:rPr>
      </w:pPr>
      <w:r>
        <w:rPr>
          <w:rFonts w:hint="cs"/>
          <w:rtl/>
        </w:rPr>
        <w:t xml:space="preserve">רוצים להשתמש במכשיר הזה, שנקרא מדינה, שהוקם בכלל בשביל ליצור וסתים </w:t>
      </w:r>
      <w:r>
        <w:rPr>
          <w:rFonts w:hint="cs"/>
          <w:rtl/>
        </w:rPr>
        <w:t>ובקרה לדורסנות הזאת של ההון או של הרוב, שהמדינה תחליף את תפקידה המרכזי ותהפוך ל"מנקה האשפה"  בפני ההון.</w:t>
      </w:r>
    </w:p>
    <w:p w14:paraId="574EB5D6" w14:textId="77777777" w:rsidR="00000000" w:rsidRDefault="007C71EE">
      <w:pPr>
        <w:pStyle w:val="a"/>
        <w:rPr>
          <w:rFonts w:hint="cs"/>
          <w:rtl/>
        </w:rPr>
      </w:pPr>
    </w:p>
    <w:p w14:paraId="01A2A864" w14:textId="77777777" w:rsidR="00000000" w:rsidRDefault="007C71EE">
      <w:pPr>
        <w:pStyle w:val="a"/>
        <w:rPr>
          <w:rFonts w:hint="cs"/>
          <w:rtl/>
        </w:rPr>
      </w:pPr>
      <w:r>
        <w:rPr>
          <w:rFonts w:hint="cs"/>
          <w:rtl/>
        </w:rPr>
        <w:t xml:space="preserve">כל התפיסה הזאת, יכול להיות שהיא מתאימה לחברה האמריקנית. יכול להיות. אני חושב שלא, אגב. אני בהחלט חושב שלא. בצד עושר מופלג בארצות-הברית יש גם עוני מרוד </w:t>
      </w:r>
      <w:r>
        <w:rPr>
          <w:rFonts w:hint="cs"/>
          <w:rtl/>
        </w:rPr>
        <w:t>של אנשים. יש התופעה של הומלסים. ברוך השם - איפה הרב ליצמן? אפשר להגיד ברוך השם?</w:t>
      </w:r>
    </w:p>
    <w:p w14:paraId="5822A90B" w14:textId="77777777" w:rsidR="00000000" w:rsidRDefault="007C71EE">
      <w:pPr>
        <w:pStyle w:val="ac"/>
        <w:rPr>
          <w:rtl/>
        </w:rPr>
      </w:pPr>
    </w:p>
    <w:p w14:paraId="44BBE4FC" w14:textId="77777777" w:rsidR="00000000" w:rsidRDefault="007C71EE">
      <w:pPr>
        <w:pStyle w:val="ac"/>
        <w:rPr>
          <w:rtl/>
        </w:rPr>
      </w:pPr>
      <w:r>
        <w:rPr>
          <w:rFonts w:hint="eastAsia"/>
          <w:rtl/>
        </w:rPr>
        <w:t>יעקב</w:t>
      </w:r>
      <w:r>
        <w:rPr>
          <w:rtl/>
        </w:rPr>
        <w:t xml:space="preserve"> ליצמן (יהדות התורה):</w:t>
      </w:r>
    </w:p>
    <w:p w14:paraId="774C829E" w14:textId="77777777" w:rsidR="00000000" w:rsidRDefault="007C71EE">
      <w:pPr>
        <w:pStyle w:val="a"/>
        <w:rPr>
          <w:rFonts w:hint="cs"/>
          <w:rtl/>
        </w:rPr>
      </w:pPr>
    </w:p>
    <w:p w14:paraId="4D3BD6E4" w14:textId="77777777" w:rsidR="00000000" w:rsidRDefault="007C71EE">
      <w:pPr>
        <w:pStyle w:val="a"/>
        <w:rPr>
          <w:rFonts w:hint="cs"/>
          <w:rtl/>
        </w:rPr>
      </w:pPr>
      <w:r>
        <w:rPr>
          <w:rFonts w:hint="cs"/>
          <w:rtl/>
        </w:rPr>
        <w:t>זה אותו השם.</w:t>
      </w:r>
    </w:p>
    <w:p w14:paraId="0BAFCD76" w14:textId="77777777" w:rsidR="00000000" w:rsidRDefault="007C71EE">
      <w:pPr>
        <w:pStyle w:val="a"/>
        <w:rPr>
          <w:rFonts w:hint="cs"/>
          <w:rtl/>
        </w:rPr>
      </w:pPr>
    </w:p>
    <w:p w14:paraId="7269D92B" w14:textId="77777777" w:rsidR="00000000" w:rsidRDefault="007C71EE">
      <w:pPr>
        <w:pStyle w:val="SpeakerCon"/>
        <w:rPr>
          <w:rtl/>
        </w:rPr>
      </w:pPr>
      <w:bookmarkStart w:id="768" w:name="FS000000540T27_05_2003_03_23_52C"/>
      <w:bookmarkEnd w:id="768"/>
      <w:r>
        <w:rPr>
          <w:rtl/>
        </w:rPr>
        <w:t>מוחמד ברכה (חד"ש-תע"ל):</w:t>
      </w:r>
    </w:p>
    <w:p w14:paraId="61BD3464" w14:textId="77777777" w:rsidR="00000000" w:rsidRDefault="007C71EE">
      <w:pPr>
        <w:pStyle w:val="a"/>
        <w:rPr>
          <w:rtl/>
        </w:rPr>
      </w:pPr>
    </w:p>
    <w:p w14:paraId="328FBE37" w14:textId="77777777" w:rsidR="00000000" w:rsidRDefault="007C71EE">
      <w:pPr>
        <w:pStyle w:val="a"/>
        <w:rPr>
          <w:rFonts w:hint="cs"/>
          <w:rtl/>
        </w:rPr>
      </w:pPr>
      <w:r>
        <w:rPr>
          <w:rFonts w:hint="cs"/>
          <w:rtl/>
        </w:rPr>
        <w:t>יש תחילתה של תופעה כזאת במדינת ישראל, אבל, ברוך השם, היא עדיין לא בממדים האמריקניים של אנשים שחיים ברחוב ומתי</w:t>
      </w:r>
      <w:r>
        <w:rPr>
          <w:rFonts w:hint="cs"/>
          <w:rtl/>
        </w:rPr>
        <w:t>ם ברחוב ונקברים ברחוב, שאין להם ביטוח רפואי.</w:t>
      </w:r>
    </w:p>
    <w:p w14:paraId="4F810E4F" w14:textId="77777777" w:rsidR="00000000" w:rsidRDefault="007C71EE">
      <w:pPr>
        <w:pStyle w:val="a"/>
        <w:rPr>
          <w:rFonts w:hint="cs"/>
          <w:rtl/>
        </w:rPr>
      </w:pPr>
    </w:p>
    <w:p w14:paraId="250ECDBC" w14:textId="77777777" w:rsidR="00000000" w:rsidRDefault="007C71EE">
      <w:pPr>
        <w:pStyle w:val="a"/>
        <w:rPr>
          <w:rFonts w:hint="cs"/>
          <w:rtl/>
        </w:rPr>
      </w:pPr>
      <w:r>
        <w:rPr>
          <w:rFonts w:hint="cs"/>
          <w:rtl/>
        </w:rPr>
        <w:t>בעידן הקפיטליזם הדורסני הזה, מי שיש לו, יש לו ביטוח רפואי. חוק ביטוח בריאות ממלכתי, חבר הכנסת ליצמן, רוקן מכל תוכן.</w:t>
      </w:r>
    </w:p>
    <w:p w14:paraId="43F76164" w14:textId="77777777" w:rsidR="00000000" w:rsidRDefault="007C71EE">
      <w:pPr>
        <w:pStyle w:val="a"/>
        <w:rPr>
          <w:rFonts w:hint="cs"/>
          <w:rtl/>
        </w:rPr>
      </w:pPr>
    </w:p>
    <w:p w14:paraId="046006BC" w14:textId="77777777" w:rsidR="00000000" w:rsidRDefault="007C71EE">
      <w:pPr>
        <w:pStyle w:val="a"/>
        <w:rPr>
          <w:rFonts w:hint="cs"/>
          <w:rtl/>
        </w:rPr>
      </w:pPr>
      <w:r>
        <w:rPr>
          <w:rFonts w:hint="cs"/>
          <w:rtl/>
        </w:rPr>
        <w:t>אני לא יודע אם שמתם לב, דווקא בתוכנית הזאת, בספר הזה שמונח לפנינו, שיש כל מיני סעיפים שמסתנני</w:t>
      </w:r>
      <w:r>
        <w:rPr>
          <w:rFonts w:hint="cs"/>
          <w:rtl/>
        </w:rPr>
        <w:t>ם. למשל, הכנסת מושגים של השוק החופשי למערכת החינוך, לניהול בתי-ספר באופן עצמאי. מה זה? מי שיש לו ילמד, ומי שאין לו - לא. חוק ביטוח בריאות ממלכתי שהיה אמור לתת בריאות לכולם, את המינימום הנדרש, היום מרוקנים את סל הבריאות, ומה שנשאר בסל הבריאות עולה הרבה כסף,</w:t>
      </w:r>
      <w:r>
        <w:rPr>
          <w:rFonts w:hint="cs"/>
          <w:rtl/>
        </w:rPr>
        <w:t xml:space="preserve"> ומי שיש לו, יכול לקנות שירותים רפואיים. מדברים על הפרטה של משק המים. מה זו הפרטה של משק המים? אפילו את המים אנשים ישתו על-פי יכולתם הכלכלית. אנשים ישתו מים עם חיידקים, ואחרים מים מינרליים? מה השד הזה שהשתלט על חלקים בחברה? חלקים רחבים בחברה מדברים על הפרט</w:t>
      </w:r>
      <w:r>
        <w:rPr>
          <w:rFonts w:hint="cs"/>
          <w:rtl/>
        </w:rPr>
        <w:t>ה, שוק חופשי. מה זה?</w:t>
      </w:r>
    </w:p>
    <w:p w14:paraId="72EEFFC2" w14:textId="77777777" w:rsidR="00000000" w:rsidRDefault="007C71EE">
      <w:pPr>
        <w:pStyle w:val="a"/>
        <w:rPr>
          <w:rFonts w:hint="cs"/>
          <w:rtl/>
        </w:rPr>
      </w:pPr>
    </w:p>
    <w:p w14:paraId="55D6AEC9" w14:textId="77777777" w:rsidR="00000000" w:rsidRDefault="007C71EE">
      <w:pPr>
        <w:pStyle w:val="a"/>
        <w:rPr>
          <w:rFonts w:hint="cs"/>
          <w:rtl/>
        </w:rPr>
      </w:pPr>
      <w:r>
        <w:rPr>
          <w:rFonts w:hint="cs"/>
          <w:rtl/>
        </w:rPr>
        <w:t>זו מדיניות של קשיחות הלב, של אטימות השכל, של הבלתי-אנושי, של חברה שלא מתקיימת על בסיס של ערבות הדדית, ולא על בסיס של צמצום פערים, לא על חינוך לכול ולא על בריאות לכול ולא על שירותים סוציאליים לכול. כן, אלה ערכים. בשביל זה קיימת מדינה א</w:t>
      </w:r>
      <w:r>
        <w:rPr>
          <w:rFonts w:hint="cs"/>
          <w:rtl/>
        </w:rPr>
        <w:t>חרת? אין צורך, לא במדינה הזאת ולא בשום מדינה אחרת. תודה רבה, אדוני.</w:t>
      </w:r>
    </w:p>
    <w:p w14:paraId="27FC31DC" w14:textId="77777777" w:rsidR="00000000" w:rsidRDefault="007C71EE">
      <w:pPr>
        <w:pStyle w:val="a"/>
        <w:rPr>
          <w:rFonts w:hint="cs"/>
          <w:rtl/>
        </w:rPr>
      </w:pPr>
    </w:p>
    <w:p w14:paraId="11117A6D" w14:textId="77777777" w:rsidR="00000000" w:rsidRDefault="007C71EE">
      <w:pPr>
        <w:pStyle w:val="ad"/>
        <w:rPr>
          <w:rtl/>
        </w:rPr>
      </w:pPr>
      <w:r>
        <w:rPr>
          <w:rtl/>
        </w:rPr>
        <w:t>היו"ר נסים דהן:</w:t>
      </w:r>
    </w:p>
    <w:p w14:paraId="66924F3C" w14:textId="77777777" w:rsidR="00000000" w:rsidRDefault="007C71EE">
      <w:pPr>
        <w:pStyle w:val="a"/>
        <w:rPr>
          <w:rtl/>
        </w:rPr>
      </w:pPr>
    </w:p>
    <w:p w14:paraId="15F68E03" w14:textId="77777777" w:rsidR="00000000" w:rsidRDefault="007C71EE">
      <w:pPr>
        <w:pStyle w:val="a"/>
        <w:rPr>
          <w:rFonts w:hint="cs"/>
          <w:rtl/>
        </w:rPr>
      </w:pPr>
      <w:r>
        <w:rPr>
          <w:rFonts w:hint="cs"/>
          <w:rtl/>
        </w:rPr>
        <w:t>תודה רבה, אדוני. חבר הכנסת חן, רוצה לענות?</w:t>
      </w:r>
    </w:p>
    <w:p w14:paraId="2EB2BB12" w14:textId="77777777" w:rsidR="00000000" w:rsidRDefault="007C71EE">
      <w:pPr>
        <w:pStyle w:val="a"/>
        <w:rPr>
          <w:rFonts w:hint="cs"/>
          <w:rtl/>
        </w:rPr>
      </w:pPr>
    </w:p>
    <w:p w14:paraId="19BF5AF0" w14:textId="77777777" w:rsidR="00000000" w:rsidRDefault="007C71EE">
      <w:pPr>
        <w:pStyle w:val="ac"/>
        <w:rPr>
          <w:rtl/>
        </w:rPr>
      </w:pPr>
      <w:r>
        <w:rPr>
          <w:rFonts w:hint="eastAsia"/>
          <w:rtl/>
        </w:rPr>
        <w:t>איתן</w:t>
      </w:r>
      <w:r>
        <w:rPr>
          <w:rtl/>
        </w:rPr>
        <w:t xml:space="preserve"> כבל (העבודה-מימד):</w:t>
      </w:r>
    </w:p>
    <w:p w14:paraId="5D1061E8" w14:textId="77777777" w:rsidR="00000000" w:rsidRDefault="007C71EE">
      <w:pPr>
        <w:pStyle w:val="a"/>
        <w:rPr>
          <w:rFonts w:hint="cs"/>
          <w:rtl/>
        </w:rPr>
      </w:pPr>
    </w:p>
    <w:p w14:paraId="5888EE60" w14:textId="77777777" w:rsidR="00000000" w:rsidRDefault="007C71EE">
      <w:pPr>
        <w:pStyle w:val="a"/>
        <w:rPr>
          <w:rFonts w:hint="cs"/>
          <w:rtl/>
        </w:rPr>
      </w:pPr>
      <w:r>
        <w:rPr>
          <w:rFonts w:hint="cs"/>
          <w:rtl/>
        </w:rPr>
        <w:t>זה היה פינג-פונג?</w:t>
      </w:r>
    </w:p>
    <w:p w14:paraId="182DC4B3" w14:textId="77777777" w:rsidR="00000000" w:rsidRDefault="007C71EE">
      <w:pPr>
        <w:pStyle w:val="a"/>
        <w:rPr>
          <w:rFonts w:hint="cs"/>
          <w:rtl/>
        </w:rPr>
      </w:pPr>
    </w:p>
    <w:p w14:paraId="2EDFC91E" w14:textId="77777777" w:rsidR="00000000" w:rsidRDefault="007C71EE">
      <w:pPr>
        <w:pStyle w:val="ad"/>
        <w:rPr>
          <w:rtl/>
        </w:rPr>
      </w:pPr>
      <w:r>
        <w:rPr>
          <w:rtl/>
        </w:rPr>
        <w:t>היו"ר נסים דהן:</w:t>
      </w:r>
    </w:p>
    <w:p w14:paraId="5A333F51" w14:textId="77777777" w:rsidR="00000000" w:rsidRDefault="007C71EE">
      <w:pPr>
        <w:pStyle w:val="a"/>
        <w:rPr>
          <w:rtl/>
        </w:rPr>
      </w:pPr>
    </w:p>
    <w:p w14:paraId="7B10E1D6" w14:textId="77777777" w:rsidR="00000000" w:rsidRDefault="007C71EE">
      <w:pPr>
        <w:pStyle w:val="a"/>
        <w:rPr>
          <w:rFonts w:hint="cs"/>
          <w:rtl/>
        </w:rPr>
      </w:pPr>
      <w:r>
        <w:rPr>
          <w:rFonts w:hint="cs"/>
          <w:rtl/>
        </w:rPr>
        <w:t>עכשיו זה זמן של הקואליציה. כמה דקות.</w:t>
      </w:r>
    </w:p>
    <w:p w14:paraId="51B4BFA9" w14:textId="77777777" w:rsidR="00000000" w:rsidRDefault="007C71EE">
      <w:pPr>
        <w:pStyle w:val="a"/>
        <w:rPr>
          <w:rFonts w:hint="cs"/>
          <w:rtl/>
        </w:rPr>
      </w:pPr>
    </w:p>
    <w:p w14:paraId="1E29860C" w14:textId="77777777" w:rsidR="00000000" w:rsidRDefault="007C71EE">
      <w:pPr>
        <w:pStyle w:val="ac"/>
        <w:rPr>
          <w:rtl/>
        </w:rPr>
      </w:pPr>
      <w:r>
        <w:rPr>
          <w:rFonts w:hint="eastAsia"/>
          <w:rtl/>
        </w:rPr>
        <w:t>איתן</w:t>
      </w:r>
      <w:r>
        <w:rPr>
          <w:rtl/>
        </w:rPr>
        <w:t xml:space="preserve"> כבל (העבודה-מימד):</w:t>
      </w:r>
    </w:p>
    <w:p w14:paraId="3A08310F" w14:textId="77777777" w:rsidR="00000000" w:rsidRDefault="007C71EE">
      <w:pPr>
        <w:pStyle w:val="a"/>
        <w:rPr>
          <w:rFonts w:hint="cs"/>
          <w:rtl/>
        </w:rPr>
      </w:pPr>
    </w:p>
    <w:p w14:paraId="674ED6DA" w14:textId="77777777" w:rsidR="00000000" w:rsidRDefault="007C71EE">
      <w:pPr>
        <w:pStyle w:val="a"/>
        <w:rPr>
          <w:rFonts w:hint="cs"/>
          <w:rtl/>
        </w:rPr>
      </w:pPr>
      <w:r>
        <w:rPr>
          <w:rFonts w:hint="cs"/>
          <w:rtl/>
        </w:rPr>
        <w:t>אנ</w:t>
      </w:r>
      <w:r>
        <w:rPr>
          <w:rFonts w:hint="cs"/>
          <w:rtl/>
        </w:rPr>
        <w:t>חנו לא ממהרים.</w:t>
      </w:r>
    </w:p>
    <w:p w14:paraId="56955132" w14:textId="77777777" w:rsidR="00000000" w:rsidRDefault="007C71EE">
      <w:pPr>
        <w:pStyle w:val="a"/>
        <w:rPr>
          <w:rFonts w:hint="cs"/>
          <w:rtl/>
        </w:rPr>
      </w:pPr>
    </w:p>
    <w:p w14:paraId="3958C980" w14:textId="77777777" w:rsidR="00000000" w:rsidRDefault="007C71EE">
      <w:pPr>
        <w:pStyle w:val="ad"/>
        <w:rPr>
          <w:rtl/>
        </w:rPr>
      </w:pPr>
      <w:r>
        <w:rPr>
          <w:rtl/>
        </w:rPr>
        <w:t>היו"ר נסים דהן:</w:t>
      </w:r>
    </w:p>
    <w:p w14:paraId="1E370147" w14:textId="77777777" w:rsidR="00000000" w:rsidRDefault="007C71EE">
      <w:pPr>
        <w:pStyle w:val="a"/>
        <w:rPr>
          <w:rtl/>
        </w:rPr>
      </w:pPr>
    </w:p>
    <w:p w14:paraId="3F38C919" w14:textId="77777777" w:rsidR="00000000" w:rsidRDefault="007C71EE">
      <w:pPr>
        <w:pStyle w:val="a"/>
        <w:rPr>
          <w:rFonts w:hint="cs"/>
          <w:rtl/>
        </w:rPr>
      </w:pPr>
      <w:r>
        <w:rPr>
          <w:rFonts w:hint="cs"/>
          <w:rtl/>
        </w:rPr>
        <w:t>חבר הכנסת איתן כבל, אתה מייד אחריו. זה הזמן של הקואליציה. הוא היחיד מהקואליציה.</w:t>
      </w:r>
    </w:p>
    <w:p w14:paraId="0087A8CA" w14:textId="77777777" w:rsidR="00000000" w:rsidRDefault="007C71EE">
      <w:pPr>
        <w:pStyle w:val="a"/>
        <w:rPr>
          <w:rFonts w:hint="cs"/>
          <w:rtl/>
        </w:rPr>
      </w:pPr>
    </w:p>
    <w:p w14:paraId="6F6305A7" w14:textId="77777777" w:rsidR="00000000" w:rsidRDefault="007C71EE">
      <w:pPr>
        <w:pStyle w:val="Speaker"/>
        <w:rPr>
          <w:rtl/>
        </w:rPr>
      </w:pPr>
      <w:bookmarkStart w:id="769" w:name="FS000001048T27_05_2003_03_29_54"/>
      <w:bookmarkEnd w:id="769"/>
      <w:r>
        <w:rPr>
          <w:rFonts w:hint="eastAsia"/>
          <w:rtl/>
        </w:rPr>
        <w:t>רשף</w:t>
      </w:r>
      <w:r>
        <w:rPr>
          <w:rtl/>
        </w:rPr>
        <w:t xml:space="preserve"> חן (שינוי):</w:t>
      </w:r>
    </w:p>
    <w:p w14:paraId="44DCC151" w14:textId="77777777" w:rsidR="00000000" w:rsidRDefault="007C71EE">
      <w:pPr>
        <w:pStyle w:val="a"/>
        <w:rPr>
          <w:rFonts w:hint="cs"/>
          <w:rtl/>
        </w:rPr>
      </w:pPr>
    </w:p>
    <w:p w14:paraId="63F12A26" w14:textId="77777777" w:rsidR="00000000" w:rsidRDefault="007C71EE">
      <w:pPr>
        <w:pStyle w:val="a"/>
        <w:rPr>
          <w:rFonts w:hint="cs"/>
          <w:rtl/>
        </w:rPr>
      </w:pPr>
      <w:r>
        <w:rPr>
          <w:rFonts w:hint="cs"/>
          <w:rtl/>
        </w:rPr>
        <w:t>אדוני היושב-ראש, חברי הכנסת, מתפתח פה ויכוח שבעיני הוא מעניין דווקא בהקשר של התוכנית הכלכלית. זה באמת ויכוח אידיאולוגי לגבי א</w:t>
      </w:r>
      <w:r>
        <w:rPr>
          <w:rFonts w:hint="cs"/>
          <w:rtl/>
        </w:rPr>
        <w:t>יזה מין כלכלה, איזה מין חברה אנחנו צריכים לנהל פה מבחינה כלכלית.</w:t>
      </w:r>
    </w:p>
    <w:p w14:paraId="35EAD8F5" w14:textId="77777777" w:rsidR="00000000" w:rsidRDefault="007C71EE">
      <w:pPr>
        <w:pStyle w:val="a"/>
        <w:rPr>
          <w:rFonts w:hint="cs"/>
          <w:rtl/>
        </w:rPr>
      </w:pPr>
    </w:p>
    <w:p w14:paraId="0D921117" w14:textId="77777777" w:rsidR="00000000" w:rsidRDefault="007C71EE">
      <w:pPr>
        <w:pStyle w:val="a"/>
        <w:rPr>
          <w:rFonts w:hint="cs"/>
          <w:rtl/>
        </w:rPr>
      </w:pPr>
      <w:r>
        <w:rPr>
          <w:rFonts w:hint="cs"/>
          <w:rtl/>
        </w:rPr>
        <w:t xml:space="preserve">לשאלה של חבר הכנסת ברכה, בעניין  המטרה בקיומה של חברה. המטרה היא לא צמצום פערים. המטרה היא פשוטה מאוד, לחיות טוב. כל מיני תיאוריות רומנטיות לגבי מטרות אחרות, אם הן תיאולוגיות ואם אחרות, אני </w:t>
      </w:r>
      <w:r>
        <w:rPr>
          <w:rFonts w:hint="cs"/>
          <w:rtl/>
        </w:rPr>
        <w:t>לא מתלהב מהן, בלשון המעטה. המטרה האחת והיחידה היא להביא למצב שבו בני-האדם יוכלו לחיות טוב ככל האפשר.</w:t>
      </w:r>
    </w:p>
    <w:p w14:paraId="37A649EA" w14:textId="77777777" w:rsidR="00000000" w:rsidRDefault="007C71EE">
      <w:pPr>
        <w:pStyle w:val="a"/>
        <w:rPr>
          <w:rFonts w:hint="cs"/>
          <w:rtl/>
        </w:rPr>
      </w:pPr>
    </w:p>
    <w:p w14:paraId="016E7672" w14:textId="77777777" w:rsidR="00000000" w:rsidRDefault="007C71EE">
      <w:pPr>
        <w:pStyle w:val="a"/>
        <w:rPr>
          <w:rFonts w:hint="cs"/>
          <w:rtl/>
        </w:rPr>
      </w:pPr>
      <w:r>
        <w:rPr>
          <w:rFonts w:hint="cs"/>
          <w:rtl/>
        </w:rPr>
        <w:t>צמצום הפערים, לא הייתי אומר שזה לא ערך בכלל, יש לזה ערך, גם מבחינת שלמות החברה ומניעת מתחים, וגם במידה מסוימת מבחינת הטוב של אלה שנמצאים בתחתית הסולם, אבל</w:t>
      </w:r>
      <w:r>
        <w:rPr>
          <w:rFonts w:hint="cs"/>
          <w:rtl/>
        </w:rPr>
        <w:t xml:space="preserve"> לא הייתי אומר שזה ערך עליון, אפילו לא הייתי אומר שזה ערך גבוה, מהסיבה הפשוטה, שאם אתה תצליח להגיע למטרה האולטימטיבית של צמצום פערים, שזו שאיפתו והצלחתו של הקומוניזם, אתה תגמור כפי שגמר הקומוניזם, מפני שקיים עניין של טבע האדם, וטבע האדם רוצה את טובת עצמו, </w:t>
      </w:r>
      <w:r>
        <w:rPr>
          <w:rFonts w:hint="cs"/>
          <w:rtl/>
        </w:rPr>
        <w:t>ואתה יכול לבחור בין תיאוריה שמכירה בטבע האדם ומשתמשת בו לצורכי קידום החברה, או שאתה יכול לבחור בתיאוריה שמתעלמת מטבע האדם, ובונה תיאוריה מופרכת, הולכת נגד טבע האדם, ומטבע הדברים מתרסקת. וזה מה שקרה לקומוניזם, זה מה שקרה לכל חברה שניסתה להיות סוציאליסטית בא</w:t>
      </w:r>
      <w:r>
        <w:rPr>
          <w:rFonts w:hint="cs"/>
          <w:rtl/>
        </w:rPr>
        <w:t>ופן מוגזם.</w:t>
      </w:r>
    </w:p>
    <w:p w14:paraId="05C29E21" w14:textId="77777777" w:rsidR="00000000" w:rsidRDefault="007C71EE">
      <w:pPr>
        <w:pStyle w:val="a"/>
        <w:rPr>
          <w:rFonts w:hint="cs"/>
          <w:rtl/>
        </w:rPr>
      </w:pPr>
    </w:p>
    <w:p w14:paraId="1638F9A3" w14:textId="77777777" w:rsidR="00000000" w:rsidRDefault="007C71EE">
      <w:pPr>
        <w:pStyle w:val="a"/>
        <w:rPr>
          <w:rFonts w:hint="cs"/>
          <w:rtl/>
        </w:rPr>
      </w:pPr>
      <w:r>
        <w:rPr>
          <w:rFonts w:hint="cs"/>
          <w:rtl/>
        </w:rPr>
        <w:t>העיקרון של השוק החופשי, שאליו התייחסת במידה של בוז, הוא בדיוק זה שאתה לוקח את טבע האדם, אתה לוקח את האינטרס האישי, ואתה רותם אותו למטרת הנעת הגלגל של הכלכלה. אתה יכול לעשות את זה רק אם אתה מבטיח לאותו אדם, לכל פרט ופרט בחברה, שאם הוא יהיה מספיק</w:t>
      </w:r>
      <w:r>
        <w:rPr>
          <w:rFonts w:hint="cs"/>
          <w:rtl/>
        </w:rPr>
        <w:t xml:space="preserve"> חרוץ, מספיק מוכשר, מספיק נבון, מספיק אמיץ, הוא יוכל להגיע להישגים, והוא יוכל להגיע להישגים יותר ממי שאיננו מוכשר, איננו מספיק נבון, איננו מספיק אמיץ, כי הדבר הנכון הוא שטבע האדם קובע את הצלחתו או כישלונו בהתייחס לאחרים ולא איזו אמת מידה אחרת.</w:t>
      </w:r>
    </w:p>
    <w:p w14:paraId="22CD902E" w14:textId="77777777" w:rsidR="00000000" w:rsidRDefault="007C71EE">
      <w:pPr>
        <w:pStyle w:val="a"/>
        <w:rPr>
          <w:rFonts w:hint="cs"/>
          <w:rtl/>
        </w:rPr>
      </w:pPr>
    </w:p>
    <w:p w14:paraId="4321047E" w14:textId="77777777" w:rsidR="00000000" w:rsidRDefault="007C71EE">
      <w:pPr>
        <w:pStyle w:val="a"/>
        <w:rPr>
          <w:rFonts w:hint="cs"/>
          <w:rtl/>
        </w:rPr>
      </w:pPr>
      <w:r>
        <w:rPr>
          <w:rFonts w:hint="cs"/>
          <w:rtl/>
        </w:rPr>
        <w:t>למדינה במשח</w:t>
      </w:r>
      <w:r>
        <w:rPr>
          <w:rFonts w:hint="cs"/>
          <w:rtl/>
        </w:rPr>
        <w:t>ק הזה יש תפקיד מאוד חשוב. האזרח חשוף לניצול לרעה בעיקר מצד שני גופים: האחד, המדינה עצמה, הסכנה של עריצות של הרוב או של המנגנונים של המדינה; השני, מפני אנשים שמגיעים למידה כזאת של עושר, שיש בידם עוצמה שהם עלולים לנצלה לרעה, והמדינה צריכה, חייבת, ולמיטב הבנת</w:t>
      </w:r>
      <w:r>
        <w:rPr>
          <w:rFonts w:hint="cs"/>
          <w:rtl/>
        </w:rPr>
        <w:t>י גם עושה כל מאמץ כדי למנוע את הניצול לרעה.</w:t>
      </w:r>
    </w:p>
    <w:p w14:paraId="64B62246" w14:textId="77777777" w:rsidR="00000000" w:rsidRDefault="007C71EE">
      <w:pPr>
        <w:pStyle w:val="a"/>
        <w:rPr>
          <w:rFonts w:hint="cs"/>
          <w:rtl/>
        </w:rPr>
      </w:pPr>
    </w:p>
    <w:p w14:paraId="3A4DC2BA" w14:textId="77777777" w:rsidR="00000000" w:rsidRDefault="007C71EE">
      <w:pPr>
        <w:pStyle w:val="a"/>
        <w:rPr>
          <w:rFonts w:hint="cs"/>
          <w:rtl/>
        </w:rPr>
      </w:pPr>
      <w:r>
        <w:rPr>
          <w:rFonts w:hint="cs"/>
          <w:rtl/>
        </w:rPr>
        <w:t>דבר נוסף שהמדינה חייבת לתת זה רשת ביטחון למי שמסיבה זו או אחרת לא מסוגל להתמודד במשחק הזה בצורה שווה. זה יכול להיות נכה, זה יכול להיות חולה.</w:t>
      </w:r>
    </w:p>
    <w:p w14:paraId="5434379B" w14:textId="77777777" w:rsidR="00000000" w:rsidRDefault="007C71EE">
      <w:pPr>
        <w:pStyle w:val="a"/>
        <w:rPr>
          <w:rFonts w:hint="cs"/>
          <w:rtl/>
        </w:rPr>
      </w:pPr>
    </w:p>
    <w:p w14:paraId="72460D92" w14:textId="77777777" w:rsidR="00000000" w:rsidRDefault="007C71EE">
      <w:pPr>
        <w:pStyle w:val="ac"/>
        <w:rPr>
          <w:rtl/>
        </w:rPr>
      </w:pPr>
      <w:r>
        <w:rPr>
          <w:rFonts w:hint="eastAsia"/>
          <w:rtl/>
        </w:rPr>
        <w:t>יעקב</w:t>
      </w:r>
      <w:r>
        <w:rPr>
          <w:rtl/>
        </w:rPr>
        <w:t xml:space="preserve"> ליצמן (יהדות התורה):</w:t>
      </w:r>
    </w:p>
    <w:p w14:paraId="04839932" w14:textId="77777777" w:rsidR="00000000" w:rsidRDefault="007C71EE">
      <w:pPr>
        <w:pStyle w:val="a"/>
        <w:rPr>
          <w:rFonts w:hint="cs"/>
          <w:rtl/>
        </w:rPr>
      </w:pPr>
    </w:p>
    <w:p w14:paraId="4798D015" w14:textId="77777777" w:rsidR="00000000" w:rsidRDefault="007C71EE">
      <w:pPr>
        <w:pStyle w:val="a"/>
        <w:rPr>
          <w:rFonts w:hint="cs"/>
          <w:rtl/>
        </w:rPr>
      </w:pPr>
      <w:r>
        <w:rPr>
          <w:rFonts w:hint="cs"/>
          <w:rtl/>
        </w:rPr>
        <w:t>גם שם מקצצים.</w:t>
      </w:r>
    </w:p>
    <w:p w14:paraId="4C7382F4" w14:textId="77777777" w:rsidR="00000000" w:rsidRDefault="007C71EE">
      <w:pPr>
        <w:pStyle w:val="a"/>
        <w:rPr>
          <w:rFonts w:hint="cs"/>
          <w:rtl/>
        </w:rPr>
      </w:pPr>
    </w:p>
    <w:p w14:paraId="0673B5DE" w14:textId="77777777" w:rsidR="00000000" w:rsidRDefault="007C71EE">
      <w:pPr>
        <w:pStyle w:val="SpeakerCon"/>
        <w:rPr>
          <w:rtl/>
        </w:rPr>
      </w:pPr>
      <w:bookmarkStart w:id="770" w:name="FS000001048T27_05_2003_03_38_44C"/>
      <w:bookmarkEnd w:id="770"/>
      <w:r>
        <w:rPr>
          <w:rtl/>
        </w:rPr>
        <w:t>רשף חן (שינוי):</w:t>
      </w:r>
    </w:p>
    <w:p w14:paraId="2014B65B" w14:textId="77777777" w:rsidR="00000000" w:rsidRDefault="007C71EE">
      <w:pPr>
        <w:pStyle w:val="a"/>
        <w:rPr>
          <w:rtl/>
        </w:rPr>
      </w:pPr>
    </w:p>
    <w:p w14:paraId="55A47715" w14:textId="77777777" w:rsidR="00000000" w:rsidRDefault="007C71EE">
      <w:pPr>
        <w:pStyle w:val="a"/>
        <w:rPr>
          <w:rFonts w:hint="cs"/>
          <w:rtl/>
        </w:rPr>
      </w:pPr>
      <w:r>
        <w:rPr>
          <w:rFonts w:hint="cs"/>
          <w:rtl/>
        </w:rPr>
        <w:t>זה נכון. א</w:t>
      </w:r>
      <w:r>
        <w:rPr>
          <w:rFonts w:hint="cs"/>
          <w:rtl/>
        </w:rPr>
        <w:t>ני מקווה ומאמין שמקצצים שם רק את המינימום שאין לנו ברירה אלא לקצץ, בגלל הנסיבות הכלכליות.</w:t>
      </w:r>
    </w:p>
    <w:p w14:paraId="2179390C" w14:textId="77777777" w:rsidR="00000000" w:rsidRDefault="007C71EE">
      <w:pPr>
        <w:pStyle w:val="a"/>
        <w:rPr>
          <w:rFonts w:hint="cs"/>
          <w:rtl/>
        </w:rPr>
      </w:pPr>
    </w:p>
    <w:p w14:paraId="428E41B9" w14:textId="77777777" w:rsidR="00000000" w:rsidRDefault="007C71EE">
      <w:pPr>
        <w:pStyle w:val="ac"/>
        <w:rPr>
          <w:rtl/>
        </w:rPr>
      </w:pPr>
      <w:r>
        <w:rPr>
          <w:rFonts w:hint="eastAsia"/>
          <w:rtl/>
        </w:rPr>
        <w:t>יעקב</w:t>
      </w:r>
      <w:r>
        <w:rPr>
          <w:rtl/>
        </w:rPr>
        <w:t xml:space="preserve"> ליצמן (יהדות התורה):</w:t>
      </w:r>
    </w:p>
    <w:p w14:paraId="667C312B" w14:textId="77777777" w:rsidR="00000000" w:rsidRDefault="007C71EE">
      <w:pPr>
        <w:pStyle w:val="a"/>
        <w:rPr>
          <w:rFonts w:hint="cs"/>
          <w:rtl/>
        </w:rPr>
      </w:pPr>
    </w:p>
    <w:p w14:paraId="45772C17" w14:textId="77777777" w:rsidR="00000000" w:rsidRDefault="007C71EE">
      <w:pPr>
        <w:pStyle w:val="a"/>
        <w:rPr>
          <w:rFonts w:hint="cs"/>
          <w:rtl/>
        </w:rPr>
      </w:pPr>
      <w:r>
        <w:rPr>
          <w:rFonts w:hint="cs"/>
          <w:rtl/>
        </w:rPr>
        <w:t>כשבא אדם נכה, ואין לו שום אפשרות אחרת, מה המינימום? אצלו זה המקסימום.</w:t>
      </w:r>
    </w:p>
    <w:p w14:paraId="07E356A9" w14:textId="77777777" w:rsidR="00000000" w:rsidRDefault="007C71EE">
      <w:pPr>
        <w:pStyle w:val="a"/>
        <w:rPr>
          <w:rFonts w:hint="cs"/>
          <w:rtl/>
        </w:rPr>
      </w:pPr>
    </w:p>
    <w:p w14:paraId="37803EE0" w14:textId="77777777" w:rsidR="00000000" w:rsidRDefault="007C71EE">
      <w:pPr>
        <w:pStyle w:val="SpeakerCon"/>
        <w:rPr>
          <w:rtl/>
        </w:rPr>
      </w:pPr>
      <w:bookmarkStart w:id="771" w:name="FS000001048T27_05_2003_03_39_57C"/>
      <w:bookmarkEnd w:id="771"/>
      <w:r>
        <w:rPr>
          <w:rtl/>
        </w:rPr>
        <w:t>רשף חן (שינוי):</w:t>
      </w:r>
    </w:p>
    <w:p w14:paraId="4DF8FB07" w14:textId="77777777" w:rsidR="00000000" w:rsidRDefault="007C71EE">
      <w:pPr>
        <w:pStyle w:val="a"/>
        <w:rPr>
          <w:rtl/>
        </w:rPr>
      </w:pPr>
    </w:p>
    <w:p w14:paraId="63C32BB5" w14:textId="77777777" w:rsidR="00000000" w:rsidRDefault="007C71EE">
      <w:pPr>
        <w:pStyle w:val="a"/>
        <w:rPr>
          <w:rFonts w:hint="cs"/>
          <w:rtl/>
        </w:rPr>
      </w:pPr>
      <w:r>
        <w:rPr>
          <w:rFonts w:hint="cs"/>
          <w:rtl/>
        </w:rPr>
        <w:t>חבר הכנסת ליצמן, נכון הוא שגם שם מקצצים. נכון שמקצ</w:t>
      </w:r>
      <w:r>
        <w:rPr>
          <w:rFonts w:hint="cs"/>
          <w:rtl/>
        </w:rPr>
        <w:t>צים בכל מקום.</w:t>
      </w:r>
    </w:p>
    <w:p w14:paraId="5170BBBC" w14:textId="77777777" w:rsidR="00000000" w:rsidRDefault="007C71EE">
      <w:pPr>
        <w:pStyle w:val="a"/>
        <w:rPr>
          <w:rFonts w:hint="cs"/>
          <w:rtl/>
        </w:rPr>
      </w:pPr>
    </w:p>
    <w:p w14:paraId="6CDEF43C" w14:textId="77777777" w:rsidR="00000000" w:rsidRDefault="007C71EE">
      <w:pPr>
        <w:pStyle w:val="ac"/>
        <w:rPr>
          <w:rtl/>
        </w:rPr>
      </w:pPr>
      <w:r>
        <w:rPr>
          <w:rFonts w:hint="eastAsia"/>
          <w:rtl/>
        </w:rPr>
        <w:t>יעקב</w:t>
      </w:r>
      <w:r>
        <w:rPr>
          <w:rtl/>
        </w:rPr>
        <w:t xml:space="preserve"> ליצמן (יהדות התורה):</w:t>
      </w:r>
    </w:p>
    <w:p w14:paraId="404C92F0" w14:textId="77777777" w:rsidR="00000000" w:rsidRDefault="007C71EE">
      <w:pPr>
        <w:pStyle w:val="a"/>
        <w:rPr>
          <w:rFonts w:hint="cs"/>
          <w:rtl/>
        </w:rPr>
      </w:pPr>
    </w:p>
    <w:p w14:paraId="54ADE5D1" w14:textId="77777777" w:rsidR="00000000" w:rsidRDefault="007C71EE">
      <w:pPr>
        <w:pStyle w:val="a"/>
        <w:rPr>
          <w:rFonts w:hint="cs"/>
          <w:rtl/>
        </w:rPr>
      </w:pPr>
      <w:r>
        <w:rPr>
          <w:rFonts w:hint="cs"/>
          <w:rtl/>
        </w:rPr>
        <w:t>האם ביקרת אצל נכים?</w:t>
      </w:r>
    </w:p>
    <w:p w14:paraId="2E565A98" w14:textId="77777777" w:rsidR="00000000" w:rsidRDefault="007C71EE">
      <w:pPr>
        <w:pStyle w:val="a"/>
        <w:rPr>
          <w:rFonts w:hint="cs"/>
          <w:rtl/>
        </w:rPr>
      </w:pPr>
    </w:p>
    <w:p w14:paraId="41DE40A0" w14:textId="77777777" w:rsidR="00000000" w:rsidRDefault="007C71EE">
      <w:pPr>
        <w:pStyle w:val="SpeakerCon"/>
        <w:rPr>
          <w:rtl/>
        </w:rPr>
      </w:pPr>
      <w:bookmarkStart w:id="772" w:name="FS000001048T27_05_2003_03_40_31C"/>
      <w:bookmarkEnd w:id="772"/>
      <w:r>
        <w:rPr>
          <w:rtl/>
        </w:rPr>
        <w:t>רשף חן (שינוי):</w:t>
      </w:r>
    </w:p>
    <w:p w14:paraId="066217F0" w14:textId="77777777" w:rsidR="00000000" w:rsidRDefault="007C71EE">
      <w:pPr>
        <w:pStyle w:val="a"/>
        <w:rPr>
          <w:rtl/>
        </w:rPr>
      </w:pPr>
    </w:p>
    <w:p w14:paraId="7C3D158B" w14:textId="77777777" w:rsidR="00000000" w:rsidRDefault="007C71EE">
      <w:pPr>
        <w:pStyle w:val="a"/>
        <w:rPr>
          <w:rFonts w:hint="cs"/>
          <w:rtl/>
        </w:rPr>
      </w:pPr>
      <w:r>
        <w:rPr>
          <w:rFonts w:hint="cs"/>
          <w:rtl/>
        </w:rPr>
        <w:t>חבר הכנסת ליצמן, אם לא שמת לב, המשק הזה נמצא בארבע השנים האחרונות במיתון הקשה ביותר שהוא ידע אי-פעם.</w:t>
      </w:r>
    </w:p>
    <w:p w14:paraId="4E708103" w14:textId="77777777" w:rsidR="00000000" w:rsidRDefault="007C71EE">
      <w:pPr>
        <w:pStyle w:val="ac"/>
        <w:rPr>
          <w:rtl/>
        </w:rPr>
      </w:pPr>
    </w:p>
    <w:p w14:paraId="4D123252" w14:textId="77777777" w:rsidR="00000000" w:rsidRDefault="007C71EE">
      <w:pPr>
        <w:pStyle w:val="ac"/>
        <w:rPr>
          <w:rtl/>
        </w:rPr>
      </w:pPr>
      <w:r>
        <w:rPr>
          <w:rFonts w:hint="eastAsia"/>
          <w:rtl/>
        </w:rPr>
        <w:t>יעקב</w:t>
      </w:r>
      <w:r>
        <w:rPr>
          <w:rtl/>
        </w:rPr>
        <w:t xml:space="preserve"> ליצמן (יהדות התורה):</w:t>
      </w:r>
    </w:p>
    <w:p w14:paraId="4E2152A6" w14:textId="77777777" w:rsidR="00000000" w:rsidRDefault="007C71EE">
      <w:pPr>
        <w:pStyle w:val="a"/>
        <w:rPr>
          <w:rFonts w:hint="cs"/>
          <w:rtl/>
        </w:rPr>
      </w:pPr>
    </w:p>
    <w:p w14:paraId="6F6C827E" w14:textId="77777777" w:rsidR="00000000" w:rsidRDefault="007C71EE">
      <w:pPr>
        <w:pStyle w:val="a"/>
        <w:rPr>
          <w:rFonts w:hint="cs"/>
          <w:rtl/>
        </w:rPr>
      </w:pPr>
      <w:r>
        <w:rPr>
          <w:rFonts w:hint="cs"/>
          <w:rtl/>
        </w:rPr>
        <w:t xml:space="preserve">אני יודע, אני מכיר את זה מקרוב, הייתי יושב-ראש </w:t>
      </w:r>
      <w:r>
        <w:rPr>
          <w:rFonts w:hint="cs"/>
          <w:rtl/>
        </w:rPr>
        <w:t>ועדת הכספים. הבעיה היא שהממשלה פוגעת היכן שהיא לא צריכה לפגוע ונותנת היכן שהיא לא צריכה לתת.</w:t>
      </w:r>
    </w:p>
    <w:p w14:paraId="30D713F6" w14:textId="77777777" w:rsidR="00000000" w:rsidRDefault="007C71EE">
      <w:pPr>
        <w:pStyle w:val="a"/>
        <w:rPr>
          <w:rFonts w:hint="cs"/>
          <w:rtl/>
        </w:rPr>
      </w:pPr>
    </w:p>
    <w:p w14:paraId="46258554" w14:textId="77777777" w:rsidR="00000000" w:rsidRDefault="007C71EE">
      <w:pPr>
        <w:pStyle w:val="SpeakerCon"/>
        <w:rPr>
          <w:rtl/>
        </w:rPr>
      </w:pPr>
      <w:bookmarkStart w:id="773" w:name="FS000001048T27_05_2003_03_41_33C"/>
      <w:bookmarkEnd w:id="773"/>
      <w:r>
        <w:rPr>
          <w:rtl/>
        </w:rPr>
        <w:t>רשף חן (שינוי):</w:t>
      </w:r>
    </w:p>
    <w:p w14:paraId="2878D3DD" w14:textId="77777777" w:rsidR="00000000" w:rsidRDefault="007C71EE">
      <w:pPr>
        <w:pStyle w:val="a"/>
        <w:rPr>
          <w:rtl/>
        </w:rPr>
      </w:pPr>
    </w:p>
    <w:p w14:paraId="3E6491CA" w14:textId="77777777" w:rsidR="00000000" w:rsidRDefault="007C71EE">
      <w:pPr>
        <w:pStyle w:val="a"/>
        <w:rPr>
          <w:rFonts w:hint="cs"/>
          <w:rtl/>
        </w:rPr>
      </w:pPr>
      <w:r>
        <w:rPr>
          <w:rFonts w:hint="cs"/>
          <w:rtl/>
        </w:rPr>
        <w:t xml:space="preserve">הממשלה פוגעת </w:t>
      </w:r>
      <w:r>
        <w:t>across the board</w:t>
      </w:r>
      <w:r>
        <w:rPr>
          <w:rFonts w:hint="cs"/>
          <w:rtl/>
        </w:rPr>
        <w:t>, והיא עושה את זה, כי אין לה ברירה. הלוא אתה יכול לתאר לעצמך שהממשלה הזאת היתה שמחה מאוד אילו יכלה לחלק כסף והטבות ל</w:t>
      </w:r>
      <w:r>
        <w:rPr>
          <w:rFonts w:hint="cs"/>
          <w:rtl/>
        </w:rPr>
        <w:t xml:space="preserve">כולם וליצור אהדה ציבורית. </w:t>
      </w:r>
    </w:p>
    <w:p w14:paraId="3339B751" w14:textId="77777777" w:rsidR="00000000" w:rsidRDefault="007C71EE">
      <w:pPr>
        <w:pStyle w:val="a"/>
        <w:rPr>
          <w:rFonts w:hint="cs"/>
          <w:rtl/>
        </w:rPr>
      </w:pPr>
    </w:p>
    <w:p w14:paraId="483A7C76" w14:textId="77777777" w:rsidR="00000000" w:rsidRDefault="007C71EE">
      <w:pPr>
        <w:pStyle w:val="ac"/>
        <w:rPr>
          <w:rtl/>
        </w:rPr>
      </w:pPr>
      <w:r>
        <w:rPr>
          <w:rFonts w:hint="eastAsia"/>
          <w:rtl/>
        </w:rPr>
        <w:t>יעקב</w:t>
      </w:r>
      <w:r>
        <w:rPr>
          <w:rtl/>
        </w:rPr>
        <w:t xml:space="preserve"> ליצמן (יהדות התורה):</w:t>
      </w:r>
    </w:p>
    <w:p w14:paraId="06C59323" w14:textId="77777777" w:rsidR="00000000" w:rsidRDefault="007C71EE">
      <w:pPr>
        <w:pStyle w:val="a"/>
        <w:rPr>
          <w:rFonts w:hint="cs"/>
          <w:rtl/>
        </w:rPr>
      </w:pPr>
    </w:p>
    <w:p w14:paraId="64AA5824" w14:textId="77777777" w:rsidR="00000000" w:rsidRDefault="007C71EE">
      <w:pPr>
        <w:pStyle w:val="a"/>
        <w:rPr>
          <w:rFonts w:hint="cs"/>
          <w:rtl/>
        </w:rPr>
      </w:pPr>
      <w:r>
        <w:rPr>
          <w:rFonts w:hint="cs"/>
          <w:rtl/>
        </w:rPr>
        <w:t>יש לי רושם שאנחנו לא גרים באותה מדינה.</w:t>
      </w:r>
    </w:p>
    <w:p w14:paraId="76044048" w14:textId="77777777" w:rsidR="00000000" w:rsidRDefault="007C71EE">
      <w:pPr>
        <w:pStyle w:val="a"/>
        <w:rPr>
          <w:rFonts w:hint="cs"/>
          <w:rtl/>
        </w:rPr>
      </w:pPr>
    </w:p>
    <w:p w14:paraId="1C22F6E1" w14:textId="77777777" w:rsidR="00000000" w:rsidRDefault="007C71EE">
      <w:pPr>
        <w:pStyle w:val="SpeakerCon"/>
        <w:rPr>
          <w:rtl/>
        </w:rPr>
      </w:pPr>
      <w:bookmarkStart w:id="774" w:name="FS000001048T27_05_2003_03_53_40C"/>
      <w:bookmarkEnd w:id="774"/>
      <w:r>
        <w:rPr>
          <w:rtl/>
        </w:rPr>
        <w:t>רשף חן (שינוי):</w:t>
      </w:r>
    </w:p>
    <w:p w14:paraId="0465DECC" w14:textId="77777777" w:rsidR="00000000" w:rsidRDefault="007C71EE">
      <w:pPr>
        <w:pStyle w:val="a"/>
        <w:rPr>
          <w:rtl/>
        </w:rPr>
      </w:pPr>
    </w:p>
    <w:p w14:paraId="5320EF68" w14:textId="77777777" w:rsidR="00000000" w:rsidRDefault="007C71EE">
      <w:pPr>
        <w:pStyle w:val="a"/>
        <w:rPr>
          <w:rFonts w:hint="cs"/>
          <w:rtl/>
        </w:rPr>
      </w:pPr>
      <w:r>
        <w:rPr>
          <w:rFonts w:hint="cs"/>
          <w:rtl/>
        </w:rPr>
        <w:t>אתה יכול לתאר לעצמך שאין שום ממשלה ששמחה לעשות מה שהממשלה הזאת עושה. אתה בוודאי מבין שמה שנעשה, נעשה מחוסר ברירה, ולא מאיזה רצון.</w:t>
      </w:r>
    </w:p>
    <w:p w14:paraId="318D4492" w14:textId="77777777" w:rsidR="00000000" w:rsidRDefault="007C71EE">
      <w:pPr>
        <w:pStyle w:val="a"/>
        <w:rPr>
          <w:rFonts w:hint="cs"/>
          <w:rtl/>
        </w:rPr>
      </w:pPr>
    </w:p>
    <w:p w14:paraId="138C5C13" w14:textId="77777777" w:rsidR="00000000" w:rsidRDefault="007C71EE">
      <w:pPr>
        <w:pStyle w:val="ac"/>
        <w:rPr>
          <w:rtl/>
        </w:rPr>
      </w:pPr>
      <w:r>
        <w:rPr>
          <w:rFonts w:hint="eastAsia"/>
          <w:rtl/>
        </w:rPr>
        <w:t>יעקב</w:t>
      </w:r>
      <w:r>
        <w:rPr>
          <w:rtl/>
        </w:rPr>
        <w:t xml:space="preserve"> ליצמן (י</w:t>
      </w:r>
      <w:r>
        <w:rPr>
          <w:rtl/>
        </w:rPr>
        <w:t>הדות התורה):</w:t>
      </w:r>
    </w:p>
    <w:p w14:paraId="0AB4FFE0" w14:textId="77777777" w:rsidR="00000000" w:rsidRDefault="007C71EE">
      <w:pPr>
        <w:pStyle w:val="a"/>
        <w:rPr>
          <w:rFonts w:hint="cs"/>
          <w:rtl/>
        </w:rPr>
      </w:pPr>
    </w:p>
    <w:p w14:paraId="5CC8E5FA" w14:textId="77777777" w:rsidR="00000000" w:rsidRDefault="007C71EE">
      <w:pPr>
        <w:pStyle w:val="a"/>
        <w:rPr>
          <w:rFonts w:hint="cs"/>
          <w:rtl/>
        </w:rPr>
      </w:pPr>
      <w:r>
        <w:rPr>
          <w:rFonts w:hint="cs"/>
          <w:rtl/>
        </w:rPr>
        <w:t>צריך להוציא את הנאומים של פריצקי ושל לפיד מהכנסת הקודמת על קיצוצים הרבה פחות קשים.</w:t>
      </w:r>
    </w:p>
    <w:p w14:paraId="222B8B1A" w14:textId="77777777" w:rsidR="00000000" w:rsidRDefault="007C71EE">
      <w:pPr>
        <w:pStyle w:val="SpeakerCon"/>
        <w:rPr>
          <w:rFonts w:hint="cs"/>
          <w:rtl/>
        </w:rPr>
      </w:pPr>
      <w:bookmarkStart w:id="775" w:name="FS000001048T27_05_2003_03_53_54C"/>
      <w:bookmarkEnd w:id="775"/>
    </w:p>
    <w:p w14:paraId="7B8431C5" w14:textId="77777777" w:rsidR="00000000" w:rsidRDefault="007C71EE">
      <w:pPr>
        <w:pStyle w:val="SpeakerCon"/>
        <w:rPr>
          <w:rtl/>
        </w:rPr>
      </w:pPr>
      <w:r>
        <w:rPr>
          <w:rtl/>
        </w:rPr>
        <w:t>רשף חן (שינוי):</w:t>
      </w:r>
    </w:p>
    <w:p w14:paraId="19763DCB" w14:textId="77777777" w:rsidR="00000000" w:rsidRDefault="007C71EE">
      <w:pPr>
        <w:pStyle w:val="a"/>
        <w:rPr>
          <w:rtl/>
        </w:rPr>
      </w:pPr>
    </w:p>
    <w:p w14:paraId="682D4586" w14:textId="77777777" w:rsidR="00000000" w:rsidRDefault="007C71EE">
      <w:pPr>
        <w:pStyle w:val="a"/>
        <w:rPr>
          <w:rFonts w:hint="cs"/>
          <w:rtl/>
        </w:rPr>
      </w:pPr>
      <w:r>
        <w:rPr>
          <w:rFonts w:hint="cs"/>
          <w:rtl/>
        </w:rPr>
        <w:t>כפי שאמרתי, אני חושב שהמדינה חייבת לתת רשת ביטחון, אבל לא יותר מזה. סגירת פערים כשלעצמה זה לא הערך. רשת ביטחון הוגנת וסבירה - זה ערך חשוב מאו</w:t>
      </w:r>
      <w:r>
        <w:rPr>
          <w:rFonts w:hint="cs"/>
          <w:rtl/>
        </w:rPr>
        <w:t>ד; אולי הערך החשוב ביותר.</w:t>
      </w:r>
    </w:p>
    <w:p w14:paraId="2BD10909" w14:textId="77777777" w:rsidR="00000000" w:rsidRDefault="007C71EE">
      <w:pPr>
        <w:pStyle w:val="a"/>
        <w:rPr>
          <w:rFonts w:hint="cs"/>
          <w:rtl/>
        </w:rPr>
      </w:pPr>
    </w:p>
    <w:p w14:paraId="0D547291" w14:textId="77777777" w:rsidR="00000000" w:rsidRDefault="007C71EE">
      <w:pPr>
        <w:pStyle w:val="a"/>
        <w:rPr>
          <w:rFonts w:hint="cs"/>
          <w:rtl/>
        </w:rPr>
      </w:pPr>
      <w:r>
        <w:rPr>
          <w:rFonts w:hint="cs"/>
          <w:rtl/>
        </w:rPr>
        <w:t>אם מבינים שהמנגנון הזה, השוק החופשי הזה, באמת מביא לצמיחה של הכלכלה, מבינים שמי שמקים מפעל, מעסיק עובדים, משלם מס הכנסה, מחזיק את כל אותם אלה שאיתרע מזלם והם לא יכולים לעבוד.</w:t>
      </w:r>
    </w:p>
    <w:p w14:paraId="7BBBE569" w14:textId="77777777" w:rsidR="00000000" w:rsidRDefault="007C71EE">
      <w:pPr>
        <w:pStyle w:val="a"/>
        <w:rPr>
          <w:rFonts w:hint="cs"/>
          <w:rtl/>
        </w:rPr>
      </w:pPr>
    </w:p>
    <w:p w14:paraId="725CEAF2" w14:textId="77777777" w:rsidR="00000000" w:rsidRDefault="007C71EE">
      <w:pPr>
        <w:pStyle w:val="a"/>
        <w:rPr>
          <w:rFonts w:hint="cs"/>
          <w:rtl/>
        </w:rPr>
      </w:pPr>
      <w:r>
        <w:rPr>
          <w:rFonts w:hint="cs"/>
          <w:rtl/>
        </w:rPr>
        <w:t>עניין אחר, והוא עניין חמור מאוד בחברה הישראלית, שיש ק</w:t>
      </w:r>
      <w:r>
        <w:rPr>
          <w:rFonts w:hint="cs"/>
          <w:rtl/>
        </w:rPr>
        <w:t>בוצות גדלות והולכות של אנשים שקפצו על העגלה הזאת של רשת הביטחון, ובנימוקים שחלקם איזו אידיאולוגיה של אי-עבודה ואי-תרומה לחברה, וחלקם פשוט תרבות של בטלנות, למעשה, נהנים מההטבות האלה כשהם לא היו צריכים ליהנות מהן, כי המנגנון הזה לא אמור, לטעמי, לעזור למי שיכ</w:t>
      </w:r>
      <w:r>
        <w:rPr>
          <w:rFonts w:hint="cs"/>
          <w:rtl/>
        </w:rPr>
        <w:t xml:space="preserve">ול לעבוד, יכול להתפרנס, יכול לתרום, ומבחירתו עושה אחרת. </w:t>
      </w:r>
    </w:p>
    <w:p w14:paraId="71AE4537" w14:textId="77777777" w:rsidR="00000000" w:rsidRDefault="007C71EE">
      <w:pPr>
        <w:pStyle w:val="a"/>
        <w:rPr>
          <w:rFonts w:hint="cs"/>
          <w:rtl/>
        </w:rPr>
      </w:pPr>
    </w:p>
    <w:p w14:paraId="45A24032" w14:textId="77777777" w:rsidR="00000000" w:rsidRDefault="007C71EE">
      <w:pPr>
        <w:pStyle w:val="a"/>
        <w:rPr>
          <w:rFonts w:hint="cs"/>
          <w:rtl/>
        </w:rPr>
      </w:pPr>
      <w:r>
        <w:rPr>
          <w:rFonts w:hint="cs"/>
          <w:rtl/>
        </w:rPr>
        <w:t xml:space="preserve">אני רוצה לספר לכם סיפור אמיתי לחלוטין על חבר שלי. החבר אמיתי, הסיפור אמיתי, אני רק לא אנקוב בשמו. זה אדם שמוצאו מארץ צפון-אפריקנית. הוא גדל לא בדיוק בעיירת פיתוח </w:t>
      </w:r>
      <w:r>
        <w:rPr>
          <w:rtl/>
        </w:rPr>
        <w:t>–</w:t>
      </w:r>
      <w:r>
        <w:rPr>
          <w:rFonts w:hint="cs"/>
          <w:rtl/>
        </w:rPr>
        <w:t xml:space="preserve"> בנהרייה, מקום יחסית מבודד. הוא התי</w:t>
      </w:r>
      <w:r>
        <w:rPr>
          <w:rFonts w:hint="cs"/>
          <w:rtl/>
        </w:rPr>
        <w:t>יתם מאביו בגיל צעיר מאוד, והלך ולמד בבית-ספר, ולאחר מכן שירת ביחידה קרבית, ולאחר מכן הוא למד לימודים אקדמיים, ובמקביל התחיל לעבוד; בהתחלה בעבודות יותר זוטרות, ולאחר מכן הוא התקדם, תוך כדי הלימודים האקדמיים שלו, והוא גמר תואר ראשון בכלכלה, ולאחר מכן תואר נו</w:t>
      </w:r>
      <w:r>
        <w:rPr>
          <w:rFonts w:hint="cs"/>
          <w:rtl/>
        </w:rPr>
        <w:t>סף במשפטים, והלך והתקדם, והתקדם והתקדם, והיום הוא מנכ"ל של אחת החברות הגדולות במדינת ישראל.</w:t>
      </w:r>
    </w:p>
    <w:p w14:paraId="7C85A9AF" w14:textId="77777777" w:rsidR="00000000" w:rsidRDefault="007C71EE">
      <w:pPr>
        <w:pStyle w:val="a"/>
        <w:rPr>
          <w:rFonts w:hint="cs"/>
          <w:rtl/>
        </w:rPr>
      </w:pPr>
    </w:p>
    <w:p w14:paraId="2ECB9184" w14:textId="77777777" w:rsidR="00000000" w:rsidRDefault="007C71EE">
      <w:pPr>
        <w:pStyle w:val="a"/>
        <w:rPr>
          <w:rFonts w:hint="cs"/>
          <w:rtl/>
        </w:rPr>
      </w:pPr>
      <w:r>
        <w:rPr>
          <w:rFonts w:hint="cs"/>
          <w:rtl/>
        </w:rPr>
        <w:t>האיש הזה מרוויח הרבה כסף, ומתוך הכסף הזה שהוא מרוויח בערך 80% הולכים למסים כאלה ואחרים. האיש הזה מפרנס את משפחתו יפה. הוא יוצא מהבית בשעה 05:00,  נוסע כל הדרך לתל-</w:t>
      </w:r>
      <w:r>
        <w:rPr>
          <w:rFonts w:hint="cs"/>
          <w:rtl/>
        </w:rPr>
        <w:t>אביב, עובד עד השעה 19:00 או 20:00,  ואז נוסע כל הדרך לחיפה, ורואה את הילדים שלו מעט מאוד, רק בסופי-שבוע, ועובד מאוד קשה, כי הוא מקבל משכורת יפה. ובמשכורת הזאת שלו הוא לא מפרנס רק את המשפחה שלו, הוא מפרנס שבע אמהות חד-הוריות או שלוש משפחות חרדיות - קבוצה לא</w:t>
      </w:r>
      <w:r>
        <w:rPr>
          <w:rFonts w:hint="cs"/>
          <w:rtl/>
        </w:rPr>
        <w:t xml:space="preserve"> קטנה של אנשים אחרים שהוא מפרנס מכספו. האיש הזה, נוסף על זה, גם עושה שירות מילואים ביחידה קרבית. במעט הזמן הפנוי שיש לו הוא גם מתנדב במשטרה.</w:t>
      </w:r>
    </w:p>
    <w:p w14:paraId="529A4101" w14:textId="77777777" w:rsidR="00000000" w:rsidRDefault="007C71EE">
      <w:pPr>
        <w:pStyle w:val="a"/>
        <w:rPr>
          <w:rFonts w:hint="cs"/>
          <w:rtl/>
        </w:rPr>
      </w:pPr>
    </w:p>
    <w:p w14:paraId="02BCAB38" w14:textId="77777777" w:rsidR="00000000" w:rsidRDefault="007C71EE">
      <w:pPr>
        <w:pStyle w:val="a"/>
        <w:rPr>
          <w:rFonts w:hint="cs"/>
          <w:rtl/>
        </w:rPr>
      </w:pPr>
      <w:r>
        <w:rPr>
          <w:rFonts w:hint="cs"/>
          <w:rtl/>
        </w:rPr>
        <w:t>האיש הזה הוא לא אויב המדינה. וההתקפות האלה שאנחנו שומעים מקרב הציבור שמדבר בשם החברתיות, כך אתם קוראים לזה, על האי</w:t>
      </w:r>
      <w:r>
        <w:rPr>
          <w:rFonts w:hint="cs"/>
          <w:rtl/>
        </w:rPr>
        <w:t>ש הזה ואחרים כמותו, שכאילו מזיקים למדינה הזאת, צריך לקחת מהם יותר, הם לא תורמים למדינה הזאת - - -</w:t>
      </w:r>
    </w:p>
    <w:p w14:paraId="1B012D62" w14:textId="77777777" w:rsidR="00000000" w:rsidRDefault="007C71EE">
      <w:pPr>
        <w:pStyle w:val="a"/>
        <w:rPr>
          <w:rFonts w:hint="cs"/>
          <w:rtl/>
        </w:rPr>
      </w:pPr>
    </w:p>
    <w:p w14:paraId="1736B843" w14:textId="77777777" w:rsidR="00000000" w:rsidRDefault="007C71EE">
      <w:pPr>
        <w:pStyle w:val="ac"/>
        <w:rPr>
          <w:rtl/>
        </w:rPr>
      </w:pPr>
      <w:r>
        <w:rPr>
          <w:rFonts w:hint="eastAsia"/>
          <w:rtl/>
        </w:rPr>
        <w:t>יעקב</w:t>
      </w:r>
      <w:r>
        <w:rPr>
          <w:rtl/>
        </w:rPr>
        <w:t xml:space="preserve"> ליצמן (יהדות התורה):</w:t>
      </w:r>
    </w:p>
    <w:p w14:paraId="29479A8A" w14:textId="77777777" w:rsidR="00000000" w:rsidRDefault="007C71EE">
      <w:pPr>
        <w:pStyle w:val="a"/>
        <w:rPr>
          <w:rFonts w:hint="cs"/>
          <w:rtl/>
        </w:rPr>
      </w:pPr>
    </w:p>
    <w:p w14:paraId="3B005C73" w14:textId="77777777" w:rsidR="00000000" w:rsidRDefault="007C71EE">
      <w:pPr>
        <w:pStyle w:val="a"/>
        <w:rPr>
          <w:rFonts w:hint="cs"/>
          <w:rtl/>
        </w:rPr>
      </w:pPr>
      <w:r>
        <w:rPr>
          <w:rFonts w:hint="cs"/>
          <w:rtl/>
        </w:rPr>
        <w:t>אף אחד לא אמר שהם לא תורמים, אומרים שבמקום שהעניים יתמכו בעשירים, העשירים יתמכו בעניים.</w:t>
      </w:r>
    </w:p>
    <w:p w14:paraId="17E78A16" w14:textId="77777777" w:rsidR="00000000" w:rsidRDefault="007C71EE">
      <w:pPr>
        <w:pStyle w:val="a"/>
        <w:rPr>
          <w:rFonts w:hint="cs"/>
          <w:rtl/>
        </w:rPr>
      </w:pPr>
    </w:p>
    <w:p w14:paraId="28A92D75" w14:textId="77777777" w:rsidR="00000000" w:rsidRDefault="007C71EE">
      <w:pPr>
        <w:pStyle w:val="SpeakerCon"/>
        <w:rPr>
          <w:rtl/>
        </w:rPr>
      </w:pPr>
      <w:bookmarkStart w:id="776" w:name="FS000001048T27_05_2003_04_04_48C"/>
      <w:bookmarkEnd w:id="776"/>
      <w:r>
        <w:rPr>
          <w:rtl/>
        </w:rPr>
        <w:t>רשף חן (שינוי):</w:t>
      </w:r>
    </w:p>
    <w:p w14:paraId="7D41B592" w14:textId="77777777" w:rsidR="00000000" w:rsidRDefault="007C71EE">
      <w:pPr>
        <w:pStyle w:val="a"/>
        <w:rPr>
          <w:rtl/>
        </w:rPr>
      </w:pPr>
    </w:p>
    <w:p w14:paraId="5CDF9A99" w14:textId="77777777" w:rsidR="00000000" w:rsidRDefault="007C71EE">
      <w:pPr>
        <w:pStyle w:val="a"/>
        <w:rPr>
          <w:rFonts w:hint="cs"/>
          <w:rtl/>
        </w:rPr>
      </w:pPr>
      <w:r>
        <w:rPr>
          <w:rFonts w:hint="cs"/>
          <w:rtl/>
        </w:rPr>
        <w:t xml:space="preserve">מה שאומרים, ש=80% זה לא </w:t>
      </w:r>
      <w:r>
        <w:rPr>
          <w:rFonts w:hint="cs"/>
          <w:rtl/>
        </w:rPr>
        <w:t>מספיק, אם כבר לוקחים 80% ניקח עוד קצת.</w:t>
      </w:r>
    </w:p>
    <w:p w14:paraId="093AC377" w14:textId="77777777" w:rsidR="00000000" w:rsidRDefault="007C71EE">
      <w:pPr>
        <w:pStyle w:val="a"/>
        <w:rPr>
          <w:rFonts w:hint="cs"/>
          <w:rtl/>
        </w:rPr>
      </w:pPr>
    </w:p>
    <w:p w14:paraId="2E696494" w14:textId="77777777" w:rsidR="00000000" w:rsidRDefault="007C71EE">
      <w:pPr>
        <w:pStyle w:val="a"/>
        <w:rPr>
          <w:rFonts w:hint="cs"/>
          <w:rtl/>
        </w:rPr>
      </w:pPr>
      <w:r>
        <w:rPr>
          <w:rFonts w:hint="cs"/>
          <w:rtl/>
        </w:rPr>
        <w:t>תספור ותראה שיש לך מס הכנסה, יש לך ביטוח לאומי, יש לך מס בריאות, יש לך ארנונה.</w:t>
      </w:r>
    </w:p>
    <w:p w14:paraId="1C444C06" w14:textId="77777777" w:rsidR="00000000" w:rsidRDefault="007C71EE">
      <w:pPr>
        <w:pStyle w:val="a"/>
        <w:rPr>
          <w:rFonts w:hint="cs"/>
          <w:rtl/>
        </w:rPr>
      </w:pPr>
    </w:p>
    <w:p w14:paraId="032535E2" w14:textId="77777777" w:rsidR="00000000" w:rsidRDefault="007C71EE">
      <w:pPr>
        <w:pStyle w:val="ac"/>
        <w:rPr>
          <w:rtl/>
        </w:rPr>
      </w:pPr>
      <w:r>
        <w:rPr>
          <w:rFonts w:hint="eastAsia"/>
          <w:rtl/>
        </w:rPr>
        <w:t>יעקב</w:t>
      </w:r>
      <w:r>
        <w:rPr>
          <w:rtl/>
        </w:rPr>
        <w:t xml:space="preserve"> ליצמן (יהדות התורה):</w:t>
      </w:r>
    </w:p>
    <w:p w14:paraId="4590DF51" w14:textId="77777777" w:rsidR="00000000" w:rsidRDefault="007C71EE">
      <w:pPr>
        <w:pStyle w:val="a"/>
        <w:rPr>
          <w:rFonts w:hint="cs"/>
          <w:rtl/>
        </w:rPr>
      </w:pPr>
    </w:p>
    <w:p w14:paraId="61D3F374" w14:textId="77777777" w:rsidR="00000000" w:rsidRDefault="007C71EE">
      <w:pPr>
        <w:pStyle w:val="a"/>
        <w:rPr>
          <w:rFonts w:hint="cs"/>
          <w:rtl/>
        </w:rPr>
      </w:pPr>
      <w:r>
        <w:rPr>
          <w:rFonts w:hint="cs"/>
          <w:rtl/>
        </w:rPr>
        <w:t>גם אני מקבל תלוש משכורת. אני יודע מה אני משלם.</w:t>
      </w:r>
    </w:p>
    <w:p w14:paraId="1B2F8F7F" w14:textId="77777777" w:rsidR="00000000" w:rsidRDefault="007C71EE">
      <w:pPr>
        <w:pStyle w:val="a"/>
        <w:rPr>
          <w:rFonts w:hint="cs"/>
          <w:rtl/>
        </w:rPr>
      </w:pPr>
    </w:p>
    <w:p w14:paraId="0AA0B343" w14:textId="77777777" w:rsidR="00000000" w:rsidRDefault="007C71EE">
      <w:pPr>
        <w:pStyle w:val="SpeakerCon"/>
        <w:rPr>
          <w:rtl/>
        </w:rPr>
      </w:pPr>
      <w:bookmarkStart w:id="777" w:name="FS000001048T27_05_2003_04_05_46C"/>
      <w:bookmarkEnd w:id="777"/>
      <w:r>
        <w:rPr>
          <w:rtl/>
        </w:rPr>
        <w:t>רשף חן (שינוי):</w:t>
      </w:r>
    </w:p>
    <w:p w14:paraId="5209C6B0" w14:textId="77777777" w:rsidR="00000000" w:rsidRDefault="007C71EE">
      <w:pPr>
        <w:pStyle w:val="a"/>
        <w:rPr>
          <w:rtl/>
        </w:rPr>
      </w:pPr>
    </w:p>
    <w:p w14:paraId="5C18345D" w14:textId="77777777" w:rsidR="00000000" w:rsidRDefault="007C71EE">
      <w:pPr>
        <w:pStyle w:val="a"/>
        <w:rPr>
          <w:rFonts w:hint="cs"/>
          <w:rtl/>
        </w:rPr>
      </w:pPr>
      <w:r>
        <w:rPr>
          <w:rFonts w:hint="cs"/>
          <w:rtl/>
        </w:rPr>
        <w:t>אז אתה יודע.</w:t>
      </w:r>
    </w:p>
    <w:p w14:paraId="279DB93D" w14:textId="77777777" w:rsidR="00000000" w:rsidRDefault="007C71EE">
      <w:pPr>
        <w:pStyle w:val="a"/>
        <w:rPr>
          <w:rFonts w:hint="cs"/>
          <w:rtl/>
        </w:rPr>
      </w:pPr>
    </w:p>
    <w:p w14:paraId="68D830C0" w14:textId="77777777" w:rsidR="00000000" w:rsidRDefault="007C71EE">
      <w:pPr>
        <w:pStyle w:val="a"/>
        <w:rPr>
          <w:rFonts w:hint="cs"/>
          <w:rtl/>
        </w:rPr>
      </w:pPr>
      <w:r>
        <w:rPr>
          <w:rFonts w:hint="cs"/>
          <w:rtl/>
        </w:rPr>
        <w:t>תוסיף על זה את המע"מ - - -</w:t>
      </w:r>
    </w:p>
    <w:p w14:paraId="48D31C8D" w14:textId="77777777" w:rsidR="00000000" w:rsidRDefault="007C71EE">
      <w:pPr>
        <w:pStyle w:val="a"/>
        <w:rPr>
          <w:rFonts w:hint="cs"/>
          <w:rtl/>
        </w:rPr>
      </w:pPr>
    </w:p>
    <w:p w14:paraId="65FB2F27" w14:textId="77777777" w:rsidR="00000000" w:rsidRDefault="007C71EE">
      <w:pPr>
        <w:pStyle w:val="ac"/>
        <w:rPr>
          <w:rtl/>
        </w:rPr>
      </w:pPr>
      <w:r>
        <w:rPr>
          <w:rFonts w:hint="eastAsia"/>
          <w:rtl/>
        </w:rPr>
        <w:t>יע</w:t>
      </w:r>
      <w:r>
        <w:rPr>
          <w:rFonts w:hint="eastAsia"/>
          <w:rtl/>
        </w:rPr>
        <w:t>קב</w:t>
      </w:r>
      <w:r>
        <w:rPr>
          <w:rtl/>
        </w:rPr>
        <w:t xml:space="preserve"> ליצמן (יהדות התורה):</w:t>
      </w:r>
    </w:p>
    <w:p w14:paraId="704CD484" w14:textId="77777777" w:rsidR="00000000" w:rsidRDefault="007C71EE">
      <w:pPr>
        <w:pStyle w:val="a"/>
        <w:rPr>
          <w:rFonts w:hint="cs"/>
          <w:rtl/>
        </w:rPr>
      </w:pPr>
    </w:p>
    <w:p w14:paraId="4E81B4A1" w14:textId="77777777" w:rsidR="00000000" w:rsidRDefault="007C71EE">
      <w:pPr>
        <w:pStyle w:val="a"/>
        <w:rPr>
          <w:rFonts w:hint="cs"/>
          <w:rtl/>
        </w:rPr>
      </w:pPr>
      <w:r>
        <w:rPr>
          <w:rFonts w:hint="cs"/>
          <w:rtl/>
        </w:rPr>
        <w:t>אני יודע שמעקרת-בית לוקחים 70 שקל למס בריאות - - -</w:t>
      </w:r>
    </w:p>
    <w:p w14:paraId="60FB54E2" w14:textId="77777777" w:rsidR="00000000" w:rsidRDefault="007C71EE">
      <w:pPr>
        <w:pStyle w:val="a"/>
        <w:rPr>
          <w:rFonts w:hint="cs"/>
          <w:rtl/>
        </w:rPr>
      </w:pPr>
    </w:p>
    <w:p w14:paraId="24F45E7C" w14:textId="77777777" w:rsidR="00000000" w:rsidRDefault="007C71EE">
      <w:pPr>
        <w:pStyle w:val="SpeakerCon"/>
        <w:rPr>
          <w:rtl/>
        </w:rPr>
      </w:pPr>
      <w:bookmarkStart w:id="778" w:name="FS000001048T27_05_2003_04_07_02C"/>
      <w:bookmarkEnd w:id="778"/>
      <w:r>
        <w:rPr>
          <w:rtl/>
        </w:rPr>
        <w:t>רשף חן (שינוי):</w:t>
      </w:r>
    </w:p>
    <w:p w14:paraId="4DD9829A" w14:textId="77777777" w:rsidR="00000000" w:rsidRDefault="007C71EE">
      <w:pPr>
        <w:pStyle w:val="a"/>
        <w:rPr>
          <w:rtl/>
        </w:rPr>
      </w:pPr>
    </w:p>
    <w:p w14:paraId="2C7439B2" w14:textId="77777777" w:rsidR="00000000" w:rsidRDefault="007C71EE">
      <w:pPr>
        <w:pStyle w:val="a"/>
        <w:rPr>
          <w:rFonts w:hint="cs"/>
          <w:rtl/>
        </w:rPr>
      </w:pPr>
      <w:r>
        <w:rPr>
          <w:rFonts w:hint="cs"/>
          <w:rtl/>
        </w:rPr>
        <w:t>אתה אומר שניקח ממנו עוד קצת, וניתן הטבות למישהו, למשל למי שבוחר להיות תלמיד ישיבה.</w:t>
      </w:r>
    </w:p>
    <w:p w14:paraId="01D61CC9" w14:textId="77777777" w:rsidR="00000000" w:rsidRDefault="007C71EE">
      <w:pPr>
        <w:pStyle w:val="a"/>
        <w:rPr>
          <w:rFonts w:hint="cs"/>
          <w:rtl/>
        </w:rPr>
      </w:pPr>
    </w:p>
    <w:p w14:paraId="0E1B0A90" w14:textId="77777777" w:rsidR="00000000" w:rsidRDefault="007C71EE">
      <w:pPr>
        <w:pStyle w:val="ac"/>
        <w:rPr>
          <w:rtl/>
        </w:rPr>
      </w:pPr>
      <w:r>
        <w:rPr>
          <w:rFonts w:hint="eastAsia"/>
          <w:rtl/>
        </w:rPr>
        <w:t>יעקב</w:t>
      </w:r>
      <w:r>
        <w:rPr>
          <w:rtl/>
        </w:rPr>
        <w:t xml:space="preserve"> ליצמן (יהדות התורה):</w:t>
      </w:r>
    </w:p>
    <w:p w14:paraId="3E70EAFD" w14:textId="77777777" w:rsidR="00000000" w:rsidRDefault="007C71EE">
      <w:pPr>
        <w:pStyle w:val="a"/>
        <w:rPr>
          <w:rFonts w:hint="cs"/>
          <w:rtl/>
        </w:rPr>
      </w:pPr>
    </w:p>
    <w:p w14:paraId="0CF3D0FE" w14:textId="77777777" w:rsidR="00000000" w:rsidRDefault="007C71EE">
      <w:pPr>
        <w:pStyle w:val="a"/>
        <w:rPr>
          <w:rFonts w:hint="cs"/>
          <w:rtl/>
        </w:rPr>
      </w:pPr>
      <w:r>
        <w:rPr>
          <w:rFonts w:hint="cs"/>
          <w:rtl/>
        </w:rPr>
        <w:t>עזוב. ניקח עקרת-בית. למה צריך למסות אותה?</w:t>
      </w:r>
    </w:p>
    <w:p w14:paraId="00A55507" w14:textId="77777777" w:rsidR="00000000" w:rsidRDefault="007C71EE">
      <w:pPr>
        <w:pStyle w:val="a"/>
        <w:rPr>
          <w:rFonts w:hint="cs"/>
          <w:rtl/>
        </w:rPr>
      </w:pPr>
    </w:p>
    <w:p w14:paraId="61BB9C39" w14:textId="77777777" w:rsidR="00000000" w:rsidRDefault="007C71EE">
      <w:pPr>
        <w:pStyle w:val="SpeakerCon"/>
        <w:rPr>
          <w:rtl/>
        </w:rPr>
      </w:pPr>
      <w:bookmarkStart w:id="779" w:name="FS000001048T27_05_2003_04_07_38C"/>
      <w:bookmarkEnd w:id="779"/>
      <w:r>
        <w:rPr>
          <w:rtl/>
        </w:rPr>
        <w:t>רשף חן (</w:t>
      </w:r>
      <w:r>
        <w:rPr>
          <w:rtl/>
        </w:rPr>
        <w:t>שינוי):</w:t>
      </w:r>
    </w:p>
    <w:p w14:paraId="756516C3" w14:textId="77777777" w:rsidR="00000000" w:rsidRDefault="007C71EE">
      <w:pPr>
        <w:pStyle w:val="a"/>
        <w:rPr>
          <w:rtl/>
        </w:rPr>
      </w:pPr>
    </w:p>
    <w:p w14:paraId="42273D43" w14:textId="77777777" w:rsidR="00000000" w:rsidRDefault="007C71EE">
      <w:pPr>
        <w:pStyle w:val="a"/>
        <w:rPr>
          <w:rFonts w:hint="cs"/>
          <w:rtl/>
        </w:rPr>
      </w:pPr>
      <w:r>
        <w:rPr>
          <w:rFonts w:hint="cs"/>
          <w:rtl/>
        </w:rPr>
        <w:t>אני לא עוזב את תלמיד הישיבה. אני מוכן לדבר אתך על עקרת-בית.</w:t>
      </w:r>
    </w:p>
    <w:p w14:paraId="76660815" w14:textId="77777777" w:rsidR="00000000" w:rsidRDefault="007C71EE">
      <w:pPr>
        <w:pStyle w:val="a"/>
        <w:rPr>
          <w:rFonts w:hint="cs"/>
          <w:rtl/>
        </w:rPr>
      </w:pPr>
    </w:p>
    <w:p w14:paraId="4350F82D" w14:textId="77777777" w:rsidR="00000000" w:rsidRDefault="007C71EE">
      <w:pPr>
        <w:pStyle w:val="ac"/>
        <w:rPr>
          <w:rtl/>
        </w:rPr>
      </w:pPr>
      <w:r>
        <w:rPr>
          <w:rFonts w:hint="eastAsia"/>
          <w:rtl/>
        </w:rPr>
        <w:t>יעקב</w:t>
      </w:r>
      <w:r>
        <w:rPr>
          <w:rtl/>
        </w:rPr>
        <w:t xml:space="preserve"> ליצמן (יהדות התורה):</w:t>
      </w:r>
    </w:p>
    <w:p w14:paraId="144DBB94" w14:textId="77777777" w:rsidR="00000000" w:rsidRDefault="007C71EE">
      <w:pPr>
        <w:pStyle w:val="a"/>
        <w:rPr>
          <w:rFonts w:hint="cs"/>
          <w:rtl/>
        </w:rPr>
      </w:pPr>
    </w:p>
    <w:p w14:paraId="0521DF75" w14:textId="77777777" w:rsidR="00000000" w:rsidRDefault="007C71EE">
      <w:pPr>
        <w:pStyle w:val="a"/>
        <w:rPr>
          <w:rFonts w:hint="cs"/>
          <w:rtl/>
        </w:rPr>
      </w:pPr>
      <w:r>
        <w:rPr>
          <w:rFonts w:hint="cs"/>
          <w:rtl/>
        </w:rPr>
        <w:t>למה צריך למסות אותן, שישלמו 70 שקל למס בריאות?</w:t>
      </w:r>
    </w:p>
    <w:p w14:paraId="7F8631F0" w14:textId="77777777" w:rsidR="00000000" w:rsidRDefault="007C71EE">
      <w:pPr>
        <w:pStyle w:val="a"/>
        <w:rPr>
          <w:rFonts w:hint="cs"/>
          <w:rtl/>
        </w:rPr>
      </w:pPr>
    </w:p>
    <w:p w14:paraId="5A36CB5B" w14:textId="77777777" w:rsidR="00000000" w:rsidRDefault="007C71EE">
      <w:pPr>
        <w:pStyle w:val="ad"/>
        <w:rPr>
          <w:rtl/>
        </w:rPr>
      </w:pPr>
      <w:r>
        <w:rPr>
          <w:rtl/>
        </w:rPr>
        <w:t>היו"ר מוחמד ברכה:</w:t>
      </w:r>
    </w:p>
    <w:p w14:paraId="032455FA" w14:textId="77777777" w:rsidR="00000000" w:rsidRDefault="007C71EE">
      <w:pPr>
        <w:pStyle w:val="a"/>
        <w:rPr>
          <w:rtl/>
        </w:rPr>
      </w:pPr>
    </w:p>
    <w:p w14:paraId="24030B39" w14:textId="77777777" w:rsidR="00000000" w:rsidRDefault="007C71EE">
      <w:pPr>
        <w:pStyle w:val="a"/>
        <w:rPr>
          <w:rFonts w:hint="cs"/>
          <w:rtl/>
        </w:rPr>
      </w:pPr>
      <w:r>
        <w:rPr>
          <w:rFonts w:hint="cs"/>
          <w:rtl/>
        </w:rPr>
        <w:t>אני לא מתערב. אם תצטרך את עזרתי, תגיד לי.</w:t>
      </w:r>
    </w:p>
    <w:p w14:paraId="23D2546A" w14:textId="77777777" w:rsidR="00000000" w:rsidRDefault="007C71EE">
      <w:pPr>
        <w:pStyle w:val="a"/>
        <w:rPr>
          <w:rFonts w:hint="cs"/>
          <w:rtl/>
        </w:rPr>
      </w:pPr>
    </w:p>
    <w:p w14:paraId="56FD34A8" w14:textId="77777777" w:rsidR="00000000" w:rsidRDefault="007C71EE">
      <w:pPr>
        <w:pStyle w:val="SpeakerCon"/>
        <w:rPr>
          <w:rtl/>
        </w:rPr>
      </w:pPr>
      <w:bookmarkStart w:id="780" w:name="FS000001048T27_05_2003_04_08_30C"/>
      <w:bookmarkEnd w:id="780"/>
      <w:r>
        <w:rPr>
          <w:rtl/>
        </w:rPr>
        <w:t>רשף חן (שינוי):</w:t>
      </w:r>
    </w:p>
    <w:p w14:paraId="4AD9FC2E" w14:textId="77777777" w:rsidR="00000000" w:rsidRDefault="007C71EE">
      <w:pPr>
        <w:pStyle w:val="a"/>
        <w:rPr>
          <w:rtl/>
        </w:rPr>
      </w:pPr>
    </w:p>
    <w:p w14:paraId="27AC40D0" w14:textId="77777777" w:rsidR="00000000" w:rsidRDefault="007C71EE">
      <w:pPr>
        <w:pStyle w:val="a"/>
        <w:rPr>
          <w:rFonts w:hint="cs"/>
          <w:rtl/>
        </w:rPr>
      </w:pPr>
      <w:r>
        <w:rPr>
          <w:rFonts w:hint="cs"/>
          <w:rtl/>
        </w:rPr>
        <w:t>כפי שאתה בוחר את הדוגמה של עקרת-</w:t>
      </w:r>
      <w:r>
        <w:rPr>
          <w:rFonts w:hint="cs"/>
          <w:rtl/>
        </w:rPr>
        <w:t xml:space="preserve">בית, שהיא יקרה לך, תרשה לי לבחור את הדוגמה של תלמיד הישיבה, כי היא קלה לי. אם אתה, חבר הכנסת ליצמן, תוותר על הכסף של תלמיד הישיבה, אני אוותר על המס מעקרת-הבית. אנחנו עושים עסק בעניין הזה? אני מבטיח שגם הממשלה,  שאני לא מוסמך לדבר בשמה, תסכים - - - </w:t>
      </w:r>
    </w:p>
    <w:p w14:paraId="163F25B6" w14:textId="77777777" w:rsidR="00000000" w:rsidRDefault="007C71EE">
      <w:pPr>
        <w:pStyle w:val="ac"/>
        <w:rPr>
          <w:rtl/>
        </w:rPr>
      </w:pPr>
    </w:p>
    <w:p w14:paraId="0F9668CC" w14:textId="77777777" w:rsidR="00000000" w:rsidRDefault="007C71EE">
      <w:pPr>
        <w:pStyle w:val="ac"/>
        <w:rPr>
          <w:rtl/>
        </w:rPr>
      </w:pPr>
      <w:r>
        <w:rPr>
          <w:rFonts w:hint="eastAsia"/>
          <w:rtl/>
        </w:rPr>
        <w:t>יעקב</w:t>
      </w:r>
      <w:r>
        <w:rPr>
          <w:rtl/>
        </w:rPr>
        <w:t xml:space="preserve"> ל</w:t>
      </w:r>
      <w:r>
        <w:rPr>
          <w:rtl/>
        </w:rPr>
        <w:t>יצמן (יהדות התורה):</w:t>
      </w:r>
    </w:p>
    <w:p w14:paraId="183F1DFF" w14:textId="77777777" w:rsidR="00000000" w:rsidRDefault="007C71EE">
      <w:pPr>
        <w:pStyle w:val="a"/>
        <w:rPr>
          <w:rFonts w:hint="cs"/>
          <w:rtl/>
        </w:rPr>
      </w:pPr>
    </w:p>
    <w:p w14:paraId="486E88D7" w14:textId="77777777" w:rsidR="00000000" w:rsidRDefault="007C71EE">
      <w:pPr>
        <w:pStyle w:val="a"/>
        <w:rPr>
          <w:rFonts w:hint="cs"/>
          <w:rtl/>
        </w:rPr>
      </w:pPr>
      <w:r>
        <w:rPr>
          <w:rFonts w:hint="cs"/>
          <w:rtl/>
        </w:rPr>
        <w:t xml:space="preserve">אם אתה תוותר על הסטודנטים שלך. אתה מוותר על הסטודנטים? למה שאני אוותר על הסטודנטים שלי? </w:t>
      </w:r>
    </w:p>
    <w:p w14:paraId="53848BB4" w14:textId="77777777" w:rsidR="00000000" w:rsidRDefault="007C71EE">
      <w:pPr>
        <w:pStyle w:val="a"/>
        <w:rPr>
          <w:rFonts w:hint="cs"/>
          <w:rtl/>
        </w:rPr>
      </w:pPr>
    </w:p>
    <w:p w14:paraId="1EF04BF0" w14:textId="77777777" w:rsidR="00000000" w:rsidRDefault="007C71EE">
      <w:pPr>
        <w:pStyle w:val="SpeakerCon"/>
        <w:rPr>
          <w:rtl/>
        </w:rPr>
      </w:pPr>
      <w:bookmarkStart w:id="781" w:name="FS000001048T27_05_2003_04_11_39C"/>
      <w:bookmarkEnd w:id="781"/>
      <w:r>
        <w:rPr>
          <w:rtl/>
        </w:rPr>
        <w:t>רשף חן (שינוי):</w:t>
      </w:r>
    </w:p>
    <w:p w14:paraId="039DFDF9" w14:textId="77777777" w:rsidR="00000000" w:rsidRDefault="007C71EE">
      <w:pPr>
        <w:pStyle w:val="a"/>
        <w:rPr>
          <w:rtl/>
        </w:rPr>
      </w:pPr>
    </w:p>
    <w:p w14:paraId="5F24ED61" w14:textId="77777777" w:rsidR="00000000" w:rsidRDefault="007C71EE">
      <w:pPr>
        <w:pStyle w:val="a"/>
        <w:rPr>
          <w:rFonts w:hint="cs"/>
          <w:rtl/>
        </w:rPr>
      </w:pPr>
      <w:r>
        <w:rPr>
          <w:rFonts w:hint="cs"/>
          <w:rtl/>
        </w:rPr>
        <w:t>אז מגיע לה.</w:t>
      </w:r>
    </w:p>
    <w:p w14:paraId="26B39DB9" w14:textId="77777777" w:rsidR="00000000" w:rsidRDefault="007C71EE">
      <w:pPr>
        <w:pStyle w:val="a"/>
        <w:rPr>
          <w:rFonts w:hint="cs"/>
          <w:rtl/>
        </w:rPr>
      </w:pPr>
    </w:p>
    <w:p w14:paraId="53B682DF" w14:textId="77777777" w:rsidR="00000000" w:rsidRDefault="007C71EE">
      <w:pPr>
        <w:pStyle w:val="a"/>
        <w:rPr>
          <w:rFonts w:hint="cs"/>
          <w:rtl/>
        </w:rPr>
      </w:pPr>
      <w:r>
        <w:rPr>
          <w:rFonts w:hint="cs"/>
          <w:rtl/>
        </w:rPr>
        <w:t>רבותי, החוכמה הכי קטנה זה לרצות לסחוט את האווזה שמטילה את ביצי הזהב.</w:t>
      </w:r>
    </w:p>
    <w:p w14:paraId="1BC7757D" w14:textId="77777777" w:rsidR="00000000" w:rsidRDefault="007C71EE">
      <w:pPr>
        <w:pStyle w:val="a"/>
        <w:rPr>
          <w:rFonts w:hint="cs"/>
          <w:rtl/>
        </w:rPr>
      </w:pPr>
    </w:p>
    <w:p w14:paraId="4DF2F308" w14:textId="77777777" w:rsidR="00000000" w:rsidRDefault="007C71EE">
      <w:pPr>
        <w:pStyle w:val="ac"/>
        <w:rPr>
          <w:rtl/>
        </w:rPr>
      </w:pPr>
      <w:r>
        <w:rPr>
          <w:rFonts w:hint="eastAsia"/>
          <w:rtl/>
        </w:rPr>
        <w:t>יעקב</w:t>
      </w:r>
      <w:r>
        <w:rPr>
          <w:rtl/>
        </w:rPr>
        <w:t xml:space="preserve"> ליצמן (יהדות התורה):</w:t>
      </w:r>
    </w:p>
    <w:p w14:paraId="7C6263B4" w14:textId="77777777" w:rsidR="00000000" w:rsidRDefault="007C71EE">
      <w:pPr>
        <w:pStyle w:val="a"/>
        <w:rPr>
          <w:rFonts w:hint="cs"/>
          <w:rtl/>
        </w:rPr>
      </w:pPr>
    </w:p>
    <w:p w14:paraId="6597DC83" w14:textId="77777777" w:rsidR="00000000" w:rsidRDefault="007C71EE">
      <w:pPr>
        <w:pStyle w:val="a"/>
        <w:rPr>
          <w:rFonts w:hint="cs"/>
          <w:rtl/>
        </w:rPr>
      </w:pPr>
      <w:r>
        <w:rPr>
          <w:rFonts w:hint="cs"/>
          <w:rtl/>
        </w:rPr>
        <w:t>זה לא המצב שאתה מת</w:t>
      </w:r>
      <w:r>
        <w:rPr>
          <w:rFonts w:hint="cs"/>
          <w:rtl/>
        </w:rPr>
        <w:t>אר.</w:t>
      </w:r>
    </w:p>
    <w:p w14:paraId="0DF36BA1" w14:textId="77777777" w:rsidR="00000000" w:rsidRDefault="007C71EE">
      <w:pPr>
        <w:pStyle w:val="a"/>
        <w:rPr>
          <w:rFonts w:hint="cs"/>
          <w:rtl/>
        </w:rPr>
      </w:pPr>
    </w:p>
    <w:p w14:paraId="4E74B164" w14:textId="77777777" w:rsidR="00000000" w:rsidRDefault="007C71EE">
      <w:pPr>
        <w:pStyle w:val="ad"/>
        <w:rPr>
          <w:rtl/>
        </w:rPr>
      </w:pPr>
      <w:r>
        <w:rPr>
          <w:rtl/>
        </w:rPr>
        <w:t>היו"ר מוחמד ברכה:</w:t>
      </w:r>
    </w:p>
    <w:p w14:paraId="6DC6221E" w14:textId="77777777" w:rsidR="00000000" w:rsidRDefault="007C71EE">
      <w:pPr>
        <w:pStyle w:val="a"/>
        <w:rPr>
          <w:rtl/>
        </w:rPr>
      </w:pPr>
    </w:p>
    <w:p w14:paraId="6517BC1A" w14:textId="77777777" w:rsidR="00000000" w:rsidRDefault="007C71EE">
      <w:pPr>
        <w:pStyle w:val="a"/>
        <w:rPr>
          <w:rFonts w:hint="cs"/>
          <w:rtl/>
        </w:rPr>
      </w:pPr>
      <w:r>
        <w:rPr>
          <w:rFonts w:hint="cs"/>
          <w:rtl/>
        </w:rPr>
        <w:t>חבר הכנסת ליצמן, תרשה לו מדי פעם גם להשחיל איזה משפט.</w:t>
      </w:r>
    </w:p>
    <w:p w14:paraId="5A981E2A" w14:textId="77777777" w:rsidR="00000000" w:rsidRDefault="007C71EE">
      <w:pPr>
        <w:pStyle w:val="a"/>
        <w:rPr>
          <w:rFonts w:hint="cs"/>
          <w:rtl/>
        </w:rPr>
      </w:pPr>
    </w:p>
    <w:p w14:paraId="18CA209B" w14:textId="77777777" w:rsidR="00000000" w:rsidRDefault="007C71EE">
      <w:pPr>
        <w:pStyle w:val="SpeakerCon"/>
        <w:rPr>
          <w:rtl/>
        </w:rPr>
      </w:pPr>
      <w:bookmarkStart w:id="782" w:name="FS000001048T27_05_2003_04_12_33C"/>
      <w:bookmarkEnd w:id="782"/>
      <w:r>
        <w:rPr>
          <w:rtl/>
        </w:rPr>
        <w:t>רשף חן (שינוי):</w:t>
      </w:r>
    </w:p>
    <w:p w14:paraId="1D518AA4" w14:textId="77777777" w:rsidR="00000000" w:rsidRDefault="007C71EE">
      <w:pPr>
        <w:pStyle w:val="a"/>
        <w:rPr>
          <w:rtl/>
        </w:rPr>
      </w:pPr>
    </w:p>
    <w:p w14:paraId="5C406F1F" w14:textId="77777777" w:rsidR="00000000" w:rsidRDefault="007C71EE">
      <w:pPr>
        <w:pStyle w:val="a"/>
        <w:rPr>
          <w:rFonts w:hint="cs"/>
          <w:rtl/>
        </w:rPr>
      </w:pPr>
      <w:r>
        <w:rPr>
          <w:rFonts w:hint="cs"/>
          <w:rtl/>
        </w:rPr>
        <w:t>כבר הגענו למצב שבו רמות המיסוי חונקות את הכלכלה. אני יכול לספר לכם על הרבה מאוד מקרים, על לקוחות שלי, חברים שלי, אנשים שאני מכיר, שלא יושבים בארץ הזאת, אלא הלכו</w:t>
      </w:r>
      <w:r>
        <w:rPr>
          <w:rFonts w:hint="cs"/>
          <w:rtl/>
        </w:rPr>
        <w:t xml:space="preserve"> לנהל את עסקיהם במקומות אחרים, מפני שהם לא היו יכולים לעמוד בעומס הכלכלי, הביורוקרטי, שירות המילואים. יש אלף ואחד עומסים שאנחנו מטילים על הציבור היצרני במדינה הזאת. החוכמה הכי קטנה היא לומר שהמצב קשה - ניקח עוד, נחלוב עוד קצת ועוד קצת ועוד קצת. יש גבול כמה</w:t>
      </w:r>
      <w:r>
        <w:rPr>
          <w:rFonts w:hint="cs"/>
          <w:rtl/>
        </w:rPr>
        <w:t xml:space="preserve"> הפרה החולבת הזאת יכולה לתת עד שהיא תקרוס, וכבר עברנו את הגבול הזה. למעשה, חלק ניכר מהמצב הכלכלי שבו אנחנו נמצאים הוא תוצאה ישירה של זה שפשוט הגזמנו, והעסקים ברחו מפה ואנשים טובים ברחו מפה, ואנחנו צריכים להחזיר את הגלגל אחורנית בעניין הזה. ומה שהתוכנית הכל</w:t>
      </w:r>
      <w:r>
        <w:rPr>
          <w:rFonts w:hint="cs"/>
          <w:rtl/>
        </w:rPr>
        <w:t xml:space="preserve">כלית הזאת עושה זה דבר טוב מאוד. </w:t>
      </w:r>
    </w:p>
    <w:p w14:paraId="2EF3E549" w14:textId="77777777" w:rsidR="00000000" w:rsidRDefault="007C71EE">
      <w:pPr>
        <w:pStyle w:val="a"/>
        <w:rPr>
          <w:rFonts w:hint="cs"/>
          <w:rtl/>
        </w:rPr>
      </w:pPr>
    </w:p>
    <w:p w14:paraId="5DAFE002" w14:textId="77777777" w:rsidR="00000000" w:rsidRDefault="007C71EE">
      <w:pPr>
        <w:pStyle w:val="ac"/>
        <w:rPr>
          <w:rtl/>
        </w:rPr>
      </w:pPr>
      <w:r>
        <w:rPr>
          <w:rFonts w:hint="eastAsia"/>
          <w:rtl/>
        </w:rPr>
        <w:t>יעקב</w:t>
      </w:r>
      <w:r>
        <w:rPr>
          <w:rtl/>
        </w:rPr>
        <w:t xml:space="preserve"> ליצמן (יהדות התורה):</w:t>
      </w:r>
    </w:p>
    <w:p w14:paraId="3F31994C" w14:textId="77777777" w:rsidR="00000000" w:rsidRDefault="007C71EE">
      <w:pPr>
        <w:pStyle w:val="a"/>
        <w:rPr>
          <w:rFonts w:hint="cs"/>
          <w:rtl/>
        </w:rPr>
      </w:pPr>
    </w:p>
    <w:p w14:paraId="6CD2DA04" w14:textId="77777777" w:rsidR="00000000" w:rsidRDefault="007C71EE">
      <w:pPr>
        <w:pStyle w:val="a"/>
        <w:rPr>
          <w:rFonts w:hint="cs"/>
          <w:rtl/>
        </w:rPr>
      </w:pPr>
      <w:r>
        <w:rPr>
          <w:rFonts w:hint="cs"/>
          <w:rtl/>
        </w:rPr>
        <w:t>עד איפה?</w:t>
      </w:r>
    </w:p>
    <w:p w14:paraId="7002AA62" w14:textId="77777777" w:rsidR="00000000" w:rsidRDefault="007C71EE">
      <w:pPr>
        <w:pStyle w:val="a"/>
        <w:rPr>
          <w:rFonts w:hint="cs"/>
          <w:rtl/>
        </w:rPr>
      </w:pPr>
    </w:p>
    <w:p w14:paraId="314F7733" w14:textId="77777777" w:rsidR="00000000" w:rsidRDefault="007C71EE">
      <w:pPr>
        <w:pStyle w:val="SpeakerCon"/>
        <w:rPr>
          <w:rtl/>
        </w:rPr>
      </w:pPr>
      <w:bookmarkStart w:id="783" w:name="FS000001048T27_05_2003_04_15_15C"/>
      <w:bookmarkEnd w:id="783"/>
      <w:r>
        <w:rPr>
          <w:rtl/>
        </w:rPr>
        <w:t>רשף חן (שינוי):</w:t>
      </w:r>
    </w:p>
    <w:p w14:paraId="509CB445" w14:textId="77777777" w:rsidR="00000000" w:rsidRDefault="007C71EE">
      <w:pPr>
        <w:pStyle w:val="a"/>
        <w:rPr>
          <w:rtl/>
        </w:rPr>
      </w:pPr>
    </w:p>
    <w:p w14:paraId="26BCA59E" w14:textId="77777777" w:rsidR="00000000" w:rsidRDefault="007C71EE">
      <w:pPr>
        <w:pStyle w:val="a"/>
        <w:rPr>
          <w:rFonts w:hint="cs"/>
          <w:rtl/>
        </w:rPr>
      </w:pPr>
      <w:r>
        <w:rPr>
          <w:rFonts w:hint="cs"/>
          <w:rtl/>
        </w:rPr>
        <w:t>עד המקום הנכון.</w:t>
      </w:r>
    </w:p>
    <w:p w14:paraId="2E2A5D1D" w14:textId="77777777" w:rsidR="00000000" w:rsidRDefault="007C71EE">
      <w:pPr>
        <w:pStyle w:val="a"/>
        <w:rPr>
          <w:rFonts w:hint="cs"/>
          <w:rtl/>
        </w:rPr>
      </w:pPr>
    </w:p>
    <w:p w14:paraId="2A42FCA6" w14:textId="77777777" w:rsidR="00000000" w:rsidRDefault="007C71EE">
      <w:pPr>
        <w:pStyle w:val="ac"/>
        <w:rPr>
          <w:rtl/>
        </w:rPr>
      </w:pPr>
      <w:r>
        <w:rPr>
          <w:rFonts w:hint="eastAsia"/>
          <w:rtl/>
        </w:rPr>
        <w:t>יעקב</w:t>
      </w:r>
      <w:r>
        <w:rPr>
          <w:rtl/>
        </w:rPr>
        <w:t xml:space="preserve"> ליצמן (יהדות התורה):</w:t>
      </w:r>
    </w:p>
    <w:p w14:paraId="66E34159" w14:textId="77777777" w:rsidR="00000000" w:rsidRDefault="007C71EE">
      <w:pPr>
        <w:pStyle w:val="a"/>
        <w:rPr>
          <w:rFonts w:hint="cs"/>
          <w:rtl/>
        </w:rPr>
      </w:pPr>
    </w:p>
    <w:p w14:paraId="374ED364" w14:textId="77777777" w:rsidR="00000000" w:rsidRDefault="007C71EE">
      <w:pPr>
        <w:pStyle w:val="a"/>
        <w:rPr>
          <w:rFonts w:hint="cs"/>
          <w:rtl/>
        </w:rPr>
      </w:pPr>
      <w:r>
        <w:rPr>
          <w:rFonts w:hint="cs"/>
          <w:rtl/>
        </w:rPr>
        <w:t>עד המקום הנכון?</w:t>
      </w:r>
    </w:p>
    <w:p w14:paraId="661077EC" w14:textId="77777777" w:rsidR="00000000" w:rsidRDefault="007C71EE">
      <w:pPr>
        <w:pStyle w:val="a"/>
        <w:rPr>
          <w:rFonts w:hint="cs"/>
          <w:rtl/>
        </w:rPr>
      </w:pPr>
    </w:p>
    <w:p w14:paraId="20D57559" w14:textId="77777777" w:rsidR="00000000" w:rsidRDefault="007C71EE">
      <w:pPr>
        <w:pStyle w:val="ad"/>
        <w:rPr>
          <w:rtl/>
        </w:rPr>
      </w:pPr>
      <w:r>
        <w:rPr>
          <w:rtl/>
        </w:rPr>
        <w:t>היו"ר מוחמד ברכה:</w:t>
      </w:r>
    </w:p>
    <w:p w14:paraId="38039E4A" w14:textId="77777777" w:rsidR="00000000" w:rsidRDefault="007C71EE">
      <w:pPr>
        <w:pStyle w:val="a"/>
        <w:rPr>
          <w:rtl/>
        </w:rPr>
      </w:pPr>
    </w:p>
    <w:p w14:paraId="7DDC573E" w14:textId="77777777" w:rsidR="00000000" w:rsidRDefault="007C71EE">
      <w:pPr>
        <w:pStyle w:val="a"/>
        <w:rPr>
          <w:rFonts w:hint="cs"/>
          <w:rtl/>
        </w:rPr>
      </w:pPr>
      <w:r>
        <w:rPr>
          <w:rFonts w:hint="cs"/>
          <w:rtl/>
        </w:rPr>
        <w:t>תודה, חבר הכנסת חן. חבר הכנסת איתן כבל, בבקשה.</w:t>
      </w:r>
    </w:p>
    <w:p w14:paraId="090BE7FA" w14:textId="77777777" w:rsidR="00000000" w:rsidRDefault="007C71EE">
      <w:pPr>
        <w:pStyle w:val="a"/>
        <w:rPr>
          <w:rFonts w:hint="cs"/>
          <w:rtl/>
        </w:rPr>
      </w:pPr>
    </w:p>
    <w:p w14:paraId="28CF1E70" w14:textId="77777777" w:rsidR="00000000" w:rsidRDefault="007C71EE">
      <w:pPr>
        <w:pStyle w:val="ac"/>
        <w:rPr>
          <w:rtl/>
        </w:rPr>
      </w:pPr>
      <w:r>
        <w:rPr>
          <w:rFonts w:hint="eastAsia"/>
          <w:rtl/>
        </w:rPr>
        <w:t>יעקב</w:t>
      </w:r>
      <w:r>
        <w:rPr>
          <w:rtl/>
        </w:rPr>
        <w:t xml:space="preserve"> ליצמן (יהדות התורה):</w:t>
      </w:r>
    </w:p>
    <w:p w14:paraId="2CCF8681" w14:textId="77777777" w:rsidR="00000000" w:rsidRDefault="007C71EE">
      <w:pPr>
        <w:pStyle w:val="a"/>
        <w:rPr>
          <w:rFonts w:hint="cs"/>
          <w:rtl/>
        </w:rPr>
      </w:pPr>
    </w:p>
    <w:p w14:paraId="3067D835" w14:textId="77777777" w:rsidR="00000000" w:rsidRDefault="007C71EE">
      <w:pPr>
        <w:pStyle w:val="a"/>
        <w:rPr>
          <w:rFonts w:hint="cs"/>
          <w:rtl/>
        </w:rPr>
      </w:pPr>
      <w:r>
        <w:rPr>
          <w:rFonts w:hint="cs"/>
          <w:rtl/>
        </w:rPr>
        <w:t>אני אחריו?</w:t>
      </w:r>
    </w:p>
    <w:p w14:paraId="1ADE3ED3" w14:textId="77777777" w:rsidR="00000000" w:rsidRDefault="007C71EE">
      <w:pPr>
        <w:pStyle w:val="a"/>
        <w:rPr>
          <w:rFonts w:hint="cs"/>
          <w:rtl/>
        </w:rPr>
      </w:pPr>
    </w:p>
    <w:p w14:paraId="5B1CE8C3" w14:textId="77777777" w:rsidR="00000000" w:rsidRDefault="007C71EE">
      <w:pPr>
        <w:pStyle w:val="ad"/>
        <w:rPr>
          <w:rtl/>
        </w:rPr>
      </w:pPr>
      <w:r>
        <w:rPr>
          <w:rtl/>
        </w:rPr>
        <w:t>ה</w:t>
      </w:r>
      <w:r>
        <w:rPr>
          <w:rtl/>
        </w:rPr>
        <w:t>יו"ר מוחמד ברכה:</w:t>
      </w:r>
    </w:p>
    <w:p w14:paraId="7F1A5EF2" w14:textId="77777777" w:rsidR="00000000" w:rsidRDefault="007C71EE">
      <w:pPr>
        <w:pStyle w:val="a"/>
        <w:rPr>
          <w:rtl/>
        </w:rPr>
      </w:pPr>
    </w:p>
    <w:p w14:paraId="31B96F83" w14:textId="77777777" w:rsidR="00000000" w:rsidRDefault="007C71EE">
      <w:pPr>
        <w:pStyle w:val="a"/>
        <w:rPr>
          <w:rFonts w:hint="cs"/>
          <w:rtl/>
        </w:rPr>
      </w:pPr>
      <w:r>
        <w:rPr>
          <w:rFonts w:hint="cs"/>
          <w:rtl/>
        </w:rPr>
        <w:t>חבר הכנסת ליצמן. אחריו - חבר הכנסת סנה.</w:t>
      </w:r>
    </w:p>
    <w:p w14:paraId="31F7C956" w14:textId="77777777" w:rsidR="00000000" w:rsidRDefault="007C71EE">
      <w:pPr>
        <w:pStyle w:val="a"/>
        <w:rPr>
          <w:rFonts w:hint="cs"/>
          <w:rtl/>
        </w:rPr>
      </w:pPr>
    </w:p>
    <w:p w14:paraId="09F3AC6E" w14:textId="77777777" w:rsidR="00000000" w:rsidRDefault="007C71EE">
      <w:pPr>
        <w:pStyle w:val="Speaker"/>
        <w:rPr>
          <w:rtl/>
        </w:rPr>
      </w:pPr>
      <w:bookmarkStart w:id="784" w:name="FS000000445T27_05_2003_04_15_59"/>
      <w:bookmarkEnd w:id="784"/>
      <w:r>
        <w:rPr>
          <w:rFonts w:hint="eastAsia"/>
          <w:rtl/>
        </w:rPr>
        <w:t>איתן</w:t>
      </w:r>
      <w:r>
        <w:rPr>
          <w:rtl/>
        </w:rPr>
        <w:t xml:space="preserve"> כבל (העבודה-מימד):</w:t>
      </w:r>
    </w:p>
    <w:p w14:paraId="642AB6AD" w14:textId="77777777" w:rsidR="00000000" w:rsidRDefault="007C71EE">
      <w:pPr>
        <w:pStyle w:val="a"/>
        <w:rPr>
          <w:rFonts w:hint="cs"/>
          <w:rtl/>
        </w:rPr>
      </w:pPr>
    </w:p>
    <w:p w14:paraId="55AEE5F6" w14:textId="77777777" w:rsidR="00000000" w:rsidRDefault="007C71EE">
      <w:pPr>
        <w:pStyle w:val="a"/>
        <w:rPr>
          <w:rFonts w:hint="cs"/>
          <w:rtl/>
        </w:rPr>
      </w:pPr>
      <w:r>
        <w:rPr>
          <w:rFonts w:hint="cs"/>
          <w:rtl/>
        </w:rPr>
        <w:t>אדוני היושב-ראש, חברי חברי הכנסת, הצופים שעדיין בשעה כזאת מאוחרת מצאו לנכון לצפות בנו - - -</w:t>
      </w:r>
    </w:p>
    <w:p w14:paraId="31B8E369" w14:textId="77777777" w:rsidR="00000000" w:rsidRDefault="007C71EE">
      <w:pPr>
        <w:pStyle w:val="a"/>
        <w:rPr>
          <w:rFonts w:hint="cs"/>
          <w:rtl/>
        </w:rPr>
      </w:pPr>
    </w:p>
    <w:p w14:paraId="1CF91334" w14:textId="77777777" w:rsidR="00000000" w:rsidRDefault="007C71EE">
      <w:pPr>
        <w:pStyle w:val="ac"/>
        <w:rPr>
          <w:rtl/>
        </w:rPr>
      </w:pPr>
      <w:r>
        <w:rPr>
          <w:rFonts w:hint="eastAsia"/>
          <w:rtl/>
        </w:rPr>
        <w:t>יעקב</w:t>
      </w:r>
      <w:r>
        <w:rPr>
          <w:rtl/>
        </w:rPr>
        <w:t xml:space="preserve"> ליצמן (יהדות התורה):</w:t>
      </w:r>
    </w:p>
    <w:p w14:paraId="1A62867D" w14:textId="77777777" w:rsidR="00000000" w:rsidRDefault="007C71EE">
      <w:pPr>
        <w:pStyle w:val="a"/>
        <w:rPr>
          <w:rFonts w:hint="cs"/>
          <w:rtl/>
        </w:rPr>
      </w:pPr>
    </w:p>
    <w:p w14:paraId="50CE1FA8" w14:textId="77777777" w:rsidR="00000000" w:rsidRDefault="007C71EE">
      <w:pPr>
        <w:pStyle w:val="a"/>
        <w:rPr>
          <w:rFonts w:hint="cs"/>
          <w:rtl/>
        </w:rPr>
      </w:pPr>
      <w:r>
        <w:rPr>
          <w:rFonts w:hint="cs"/>
          <w:rtl/>
        </w:rPr>
        <w:t>בשעה מוקדמת.</w:t>
      </w:r>
    </w:p>
    <w:p w14:paraId="0EA15D5B" w14:textId="77777777" w:rsidR="00000000" w:rsidRDefault="007C71EE">
      <w:pPr>
        <w:pStyle w:val="a"/>
        <w:rPr>
          <w:rFonts w:hint="cs"/>
          <w:rtl/>
        </w:rPr>
      </w:pPr>
    </w:p>
    <w:p w14:paraId="5F87200F" w14:textId="77777777" w:rsidR="00000000" w:rsidRDefault="007C71EE">
      <w:pPr>
        <w:pStyle w:val="SpeakerCon"/>
        <w:rPr>
          <w:rtl/>
        </w:rPr>
      </w:pPr>
      <w:bookmarkStart w:id="785" w:name="FS000000445T27_05_2003_04_16_40C"/>
      <w:bookmarkEnd w:id="785"/>
      <w:r>
        <w:rPr>
          <w:rtl/>
        </w:rPr>
        <w:t>איתן כבל (העבודה-מימד):</w:t>
      </w:r>
    </w:p>
    <w:p w14:paraId="5DE5BB89" w14:textId="77777777" w:rsidR="00000000" w:rsidRDefault="007C71EE">
      <w:pPr>
        <w:pStyle w:val="a"/>
        <w:rPr>
          <w:rtl/>
        </w:rPr>
      </w:pPr>
    </w:p>
    <w:p w14:paraId="515859AD" w14:textId="77777777" w:rsidR="00000000" w:rsidRDefault="007C71EE">
      <w:pPr>
        <w:pStyle w:val="a"/>
        <w:rPr>
          <w:rFonts w:hint="cs"/>
          <w:rtl/>
        </w:rPr>
      </w:pPr>
      <w:r>
        <w:rPr>
          <w:rFonts w:hint="cs"/>
          <w:rtl/>
        </w:rPr>
        <w:t>חברי חברי הכנ</w:t>
      </w:r>
      <w:r>
        <w:rPr>
          <w:rFonts w:hint="cs"/>
          <w:rtl/>
        </w:rPr>
        <w:t>סת, יש מדיניות מוניטרית ויש מושג חדש, מדיניות קומבינטורית. במידה רבה, כשאתה מסתכל על התקציב שהונח על שולחן הכנסת, ונדון שעות רבות בוועדת הכספים, אפשר לקרוא לזה כך.</w:t>
      </w:r>
    </w:p>
    <w:p w14:paraId="457512B2" w14:textId="77777777" w:rsidR="00000000" w:rsidRDefault="007C71EE">
      <w:pPr>
        <w:pStyle w:val="a"/>
        <w:rPr>
          <w:rFonts w:hint="cs"/>
          <w:rtl/>
        </w:rPr>
      </w:pPr>
    </w:p>
    <w:p w14:paraId="375B1021" w14:textId="77777777" w:rsidR="00000000" w:rsidRDefault="007C71EE">
      <w:pPr>
        <w:pStyle w:val="a"/>
        <w:rPr>
          <w:rFonts w:hint="cs"/>
          <w:rtl/>
        </w:rPr>
      </w:pPr>
      <w:r>
        <w:rPr>
          <w:rFonts w:hint="cs"/>
          <w:rtl/>
        </w:rPr>
        <w:t xml:space="preserve">אני רוצה לספר לכם, לחברים שנמצאים כאן, שהם לא חברים בוועדת הכספים, ולא היתה להם הזכות לשבת </w:t>
      </w:r>
      <w:r>
        <w:rPr>
          <w:rFonts w:hint="cs"/>
          <w:rtl/>
        </w:rPr>
        <w:t>באותו לילה. החלפתי את חבר הכנסת בייגה שוחט, היה לי התענוג המפוקפק להחליף אותו בעניין הזה. ישבנו שם, זה היה מחזה מאוד מיוחד. הרבה שנים לא זכור בכנסת מצב שבו ועדת הכספים מתכנסת, ואפילו על נושא אחד, בתקציב כל כך קשה, לא הגענו למצב שבו חברים, חברי כנסת מהאופוז</w:t>
      </w:r>
      <w:r>
        <w:rPr>
          <w:rFonts w:hint="cs"/>
          <w:rtl/>
        </w:rPr>
        <w:t xml:space="preserve">יציה ומהקואליציה, מצליחים להתאחד סביב נושא אחד. אדוני היושב-ראש, יעיד על זה חבר הכנסת ליצמן, היה נושא אחד שלרגע נדמה היה, עניין הערבה, ששם יש בעיה אמיתית, שחלק מחברי הקואליציה הצביעו על-פי צו מצפונם. </w:t>
      </w:r>
    </w:p>
    <w:p w14:paraId="3B86972F" w14:textId="77777777" w:rsidR="00000000" w:rsidRDefault="007C71EE">
      <w:pPr>
        <w:pStyle w:val="a"/>
        <w:rPr>
          <w:rFonts w:hint="cs"/>
          <w:rtl/>
        </w:rPr>
      </w:pPr>
    </w:p>
    <w:p w14:paraId="3562ADB5" w14:textId="77777777" w:rsidR="00000000" w:rsidRDefault="007C71EE">
      <w:pPr>
        <w:pStyle w:val="ac"/>
        <w:rPr>
          <w:rtl/>
        </w:rPr>
      </w:pPr>
      <w:r>
        <w:rPr>
          <w:rFonts w:hint="eastAsia"/>
          <w:rtl/>
        </w:rPr>
        <w:t>יעקב</w:t>
      </w:r>
      <w:r>
        <w:rPr>
          <w:rtl/>
        </w:rPr>
        <w:t xml:space="preserve"> ליצמן (יהדות התורה):</w:t>
      </w:r>
    </w:p>
    <w:p w14:paraId="25AEC51C" w14:textId="77777777" w:rsidR="00000000" w:rsidRDefault="007C71EE">
      <w:pPr>
        <w:pStyle w:val="a"/>
        <w:rPr>
          <w:rFonts w:hint="cs"/>
          <w:rtl/>
        </w:rPr>
      </w:pPr>
    </w:p>
    <w:p w14:paraId="3CCC7A2B" w14:textId="77777777" w:rsidR="00000000" w:rsidRDefault="007C71EE">
      <w:pPr>
        <w:pStyle w:val="a"/>
        <w:rPr>
          <w:rFonts w:hint="cs"/>
          <w:rtl/>
        </w:rPr>
      </w:pPr>
      <w:r>
        <w:rPr>
          <w:rFonts w:hint="cs"/>
          <w:rtl/>
        </w:rPr>
        <w:t>היה גם תיקו על הפרטה של "אל</w:t>
      </w:r>
      <w:r>
        <w:rPr>
          <w:rFonts w:hint="cs"/>
          <w:rtl/>
        </w:rPr>
        <w:t xml:space="preserve"> על". </w:t>
      </w:r>
    </w:p>
    <w:p w14:paraId="0B77A9E7" w14:textId="77777777" w:rsidR="00000000" w:rsidRDefault="007C71EE">
      <w:pPr>
        <w:pStyle w:val="a"/>
        <w:rPr>
          <w:rFonts w:hint="cs"/>
          <w:rtl/>
        </w:rPr>
      </w:pPr>
    </w:p>
    <w:p w14:paraId="08BDB413" w14:textId="77777777" w:rsidR="00000000" w:rsidRDefault="007C71EE">
      <w:pPr>
        <w:pStyle w:val="SpeakerCon"/>
        <w:rPr>
          <w:rtl/>
        </w:rPr>
      </w:pPr>
      <w:bookmarkStart w:id="786" w:name="FS000000445T27_05_2003_03_12_23"/>
      <w:bookmarkStart w:id="787" w:name="FS000000445T27_05_2003_03_12_27C"/>
      <w:bookmarkEnd w:id="786"/>
      <w:bookmarkEnd w:id="787"/>
      <w:r>
        <w:rPr>
          <w:rtl/>
        </w:rPr>
        <w:t>איתן כבל (העבודה-מימד):</w:t>
      </w:r>
    </w:p>
    <w:p w14:paraId="70B1F65F" w14:textId="77777777" w:rsidR="00000000" w:rsidRDefault="007C71EE">
      <w:pPr>
        <w:pStyle w:val="a"/>
        <w:rPr>
          <w:rtl/>
        </w:rPr>
      </w:pPr>
    </w:p>
    <w:p w14:paraId="76458090" w14:textId="77777777" w:rsidR="00000000" w:rsidRDefault="007C71EE">
      <w:pPr>
        <w:pStyle w:val="a"/>
        <w:rPr>
          <w:rFonts w:hint="cs"/>
          <w:rtl/>
        </w:rPr>
      </w:pPr>
      <w:r>
        <w:rPr>
          <w:rFonts w:hint="cs"/>
          <w:rtl/>
        </w:rPr>
        <w:t xml:space="preserve">והיה גם תיקו על הפרטת "אל על". וכשזה קרה, כשנדמה היה לרגע שאותו רובוט התקלקל, הוציאו אותו לתיקון, וראה זה פלא, חזרו ושינו את הצבעתם. </w:t>
      </w:r>
    </w:p>
    <w:p w14:paraId="6361FD6F" w14:textId="77777777" w:rsidR="00000000" w:rsidRDefault="007C71EE">
      <w:pPr>
        <w:pStyle w:val="a"/>
        <w:rPr>
          <w:rFonts w:hint="cs"/>
          <w:rtl/>
        </w:rPr>
      </w:pPr>
    </w:p>
    <w:p w14:paraId="41448588" w14:textId="77777777" w:rsidR="00000000" w:rsidRDefault="007C71EE">
      <w:pPr>
        <w:pStyle w:val="ac"/>
        <w:rPr>
          <w:rtl/>
        </w:rPr>
      </w:pPr>
      <w:r>
        <w:rPr>
          <w:rFonts w:hint="eastAsia"/>
          <w:rtl/>
        </w:rPr>
        <w:t>יעקב</w:t>
      </w:r>
      <w:r>
        <w:rPr>
          <w:rtl/>
        </w:rPr>
        <w:t xml:space="preserve"> ליצמן (יהדות התורה):</w:t>
      </w:r>
    </w:p>
    <w:p w14:paraId="7CC3960F" w14:textId="77777777" w:rsidR="00000000" w:rsidRDefault="007C71EE">
      <w:pPr>
        <w:pStyle w:val="a"/>
        <w:rPr>
          <w:rFonts w:hint="cs"/>
          <w:rtl/>
        </w:rPr>
      </w:pPr>
    </w:p>
    <w:p w14:paraId="7660AD9D" w14:textId="77777777" w:rsidR="00000000" w:rsidRDefault="007C71EE">
      <w:pPr>
        <w:pStyle w:val="a"/>
        <w:rPr>
          <w:rFonts w:hint="cs"/>
          <w:rtl/>
        </w:rPr>
      </w:pPr>
      <w:r>
        <w:rPr>
          <w:rFonts w:hint="cs"/>
          <w:rtl/>
        </w:rPr>
        <w:t>לא, עשו להם משפט שדה.</w:t>
      </w:r>
    </w:p>
    <w:p w14:paraId="75F15D16" w14:textId="77777777" w:rsidR="00000000" w:rsidRDefault="007C71EE">
      <w:pPr>
        <w:pStyle w:val="a"/>
        <w:rPr>
          <w:rFonts w:hint="cs"/>
          <w:rtl/>
        </w:rPr>
      </w:pPr>
    </w:p>
    <w:p w14:paraId="478D1B57" w14:textId="77777777" w:rsidR="00000000" w:rsidRDefault="007C71EE">
      <w:pPr>
        <w:pStyle w:val="SpeakerCon"/>
        <w:rPr>
          <w:rtl/>
        </w:rPr>
      </w:pPr>
      <w:bookmarkStart w:id="788" w:name="FS000000445T27_05_2003_03_13_23C"/>
      <w:bookmarkEnd w:id="788"/>
      <w:r>
        <w:rPr>
          <w:rtl/>
        </w:rPr>
        <w:t>איתן כבל (העבודה-מימד):</w:t>
      </w:r>
    </w:p>
    <w:p w14:paraId="0B5EA64F" w14:textId="77777777" w:rsidR="00000000" w:rsidRDefault="007C71EE">
      <w:pPr>
        <w:pStyle w:val="a"/>
        <w:rPr>
          <w:rtl/>
        </w:rPr>
      </w:pPr>
    </w:p>
    <w:p w14:paraId="491EE609" w14:textId="77777777" w:rsidR="00000000" w:rsidRDefault="007C71EE">
      <w:pPr>
        <w:pStyle w:val="a"/>
        <w:rPr>
          <w:rFonts w:hint="cs"/>
          <w:rtl/>
        </w:rPr>
      </w:pPr>
      <w:r>
        <w:rPr>
          <w:rFonts w:hint="cs"/>
          <w:rtl/>
        </w:rPr>
        <w:t>בוודאי. אני ל</w:t>
      </w:r>
      <w:r>
        <w:rPr>
          <w:rFonts w:hint="cs"/>
          <w:rtl/>
        </w:rPr>
        <w:t>א מוותיקי הבית, אני עוד רחוק מכך, אבל משיחות שהיו לי ומהזמן הקצר שיצא לי - חברי ועדת הכספים מטעם הקואליציה היו שם על תקן מטרות דמות. בצבא יש מטרות קרטון, שמסדרים אותן ומרימים את היד כשאומרים להם ומורידים, והם לא יודעים על מה. כששר האוצר והשר במשרד האוצר, ש</w:t>
      </w:r>
      <w:r>
        <w:rPr>
          <w:rFonts w:hint="cs"/>
          <w:rtl/>
        </w:rPr>
        <w:t xml:space="preserve">התהדר פה וטען שחברי הכנסת בוועדת הכספים הם האשמים שחלק מהסעיפים הוצאו - וזה לא נכון. אני לא רוצה להשתמש במלים יותר חריפות. הדברים נעשו בחדרים אחרים, לא בבניין הזה, חבר הכנסת ליצמן. </w:t>
      </w:r>
    </w:p>
    <w:p w14:paraId="416BD018" w14:textId="77777777" w:rsidR="00000000" w:rsidRDefault="007C71EE">
      <w:pPr>
        <w:pStyle w:val="a"/>
        <w:rPr>
          <w:rFonts w:hint="cs"/>
          <w:rtl/>
        </w:rPr>
      </w:pPr>
    </w:p>
    <w:p w14:paraId="601B06FA" w14:textId="77777777" w:rsidR="00000000" w:rsidRDefault="007C71EE">
      <w:pPr>
        <w:pStyle w:val="ac"/>
        <w:rPr>
          <w:rtl/>
        </w:rPr>
      </w:pPr>
      <w:r>
        <w:rPr>
          <w:rFonts w:hint="eastAsia"/>
          <w:rtl/>
        </w:rPr>
        <w:t>יעקב</w:t>
      </w:r>
      <w:r>
        <w:rPr>
          <w:rtl/>
        </w:rPr>
        <w:t xml:space="preserve"> ליצמן (יהדות התורה):</w:t>
      </w:r>
    </w:p>
    <w:p w14:paraId="07E791FF" w14:textId="77777777" w:rsidR="00000000" w:rsidRDefault="007C71EE">
      <w:pPr>
        <w:pStyle w:val="a"/>
        <w:rPr>
          <w:rFonts w:hint="cs"/>
          <w:rtl/>
        </w:rPr>
      </w:pPr>
    </w:p>
    <w:p w14:paraId="59D889B3" w14:textId="77777777" w:rsidR="00000000" w:rsidRDefault="007C71EE">
      <w:pPr>
        <w:pStyle w:val="a"/>
        <w:rPr>
          <w:rFonts w:hint="cs"/>
          <w:rtl/>
        </w:rPr>
      </w:pPr>
      <w:r>
        <w:rPr>
          <w:rFonts w:hint="cs"/>
          <w:rtl/>
        </w:rPr>
        <w:t>ברעננה אולי?</w:t>
      </w:r>
    </w:p>
    <w:p w14:paraId="63277C5B" w14:textId="77777777" w:rsidR="00000000" w:rsidRDefault="007C71EE">
      <w:pPr>
        <w:pStyle w:val="a"/>
        <w:rPr>
          <w:rFonts w:hint="cs"/>
          <w:rtl/>
        </w:rPr>
      </w:pPr>
    </w:p>
    <w:p w14:paraId="7CDA9136" w14:textId="77777777" w:rsidR="00000000" w:rsidRDefault="007C71EE">
      <w:pPr>
        <w:pStyle w:val="SpeakerCon"/>
        <w:rPr>
          <w:rtl/>
        </w:rPr>
      </w:pPr>
      <w:bookmarkStart w:id="789" w:name="FS000000445T27_05_2003_03_16_28C"/>
      <w:bookmarkEnd w:id="789"/>
      <w:r>
        <w:rPr>
          <w:rtl/>
        </w:rPr>
        <w:t>איתן כבל (העבודה-מימד):</w:t>
      </w:r>
    </w:p>
    <w:p w14:paraId="6801C2DF" w14:textId="77777777" w:rsidR="00000000" w:rsidRDefault="007C71EE">
      <w:pPr>
        <w:pStyle w:val="a"/>
        <w:rPr>
          <w:rtl/>
        </w:rPr>
      </w:pPr>
    </w:p>
    <w:p w14:paraId="269DC166" w14:textId="77777777" w:rsidR="00000000" w:rsidRDefault="007C71EE">
      <w:pPr>
        <w:pStyle w:val="a"/>
        <w:rPr>
          <w:rFonts w:hint="cs"/>
          <w:rtl/>
        </w:rPr>
      </w:pPr>
      <w:r>
        <w:rPr>
          <w:rFonts w:hint="cs"/>
          <w:rtl/>
        </w:rPr>
        <w:t>הם נעשו</w:t>
      </w:r>
      <w:r>
        <w:rPr>
          <w:rFonts w:hint="cs"/>
          <w:rtl/>
        </w:rPr>
        <w:t xml:space="preserve"> ברעננה ונעשו בעוד יישובים, לא בשביל מעמד הביניים, חבר הכנסת חן. כי בסופו של עניין אם אנחנו באים ואומרים, ואני מוכן לקבל את זה, שהמצב הכלכלי קשה, קטסטרופלי, מדינת ישראל זקוקה לרוויזיה ולמהפכה כלכלית </w:t>
      </w:r>
      <w:r>
        <w:rPr>
          <w:rtl/>
        </w:rPr>
        <w:t>–</w:t>
      </w:r>
      <w:r>
        <w:rPr>
          <w:rFonts w:hint="cs"/>
          <w:rtl/>
        </w:rPr>
        <w:t xml:space="preserve"> אני אתך, אין לי בעיה עם זה, כי המצב באמת קשה. אבל שר הא</w:t>
      </w:r>
      <w:r>
        <w:rPr>
          <w:rFonts w:hint="cs"/>
          <w:rtl/>
        </w:rPr>
        <w:t>וצר, זה שאמר כשהיה ראש הממשלה שאנחנו לא צריכים את כספי הערבויות, ונמנע בהצבעה שלשום כי צריך את הערבויות, לא פעל ביושר ובידיים נקיות. השיקולים הפוליטיים בסופו של עניין היו חלק מתהליך קבלת ההחלטות. נכון, אני מודע לזה שזה לגיטימי, אנחנו בתוך בניין שגם הפוליטי</w:t>
      </w:r>
      <w:r>
        <w:rPr>
          <w:rFonts w:hint="cs"/>
          <w:rtl/>
        </w:rPr>
        <w:t xml:space="preserve">קה היא חלק ממנו. אבל לא במצב שבו אתה אומר: המצב הוא מצב חירום. </w:t>
      </w:r>
    </w:p>
    <w:p w14:paraId="0D113E79" w14:textId="77777777" w:rsidR="00000000" w:rsidRDefault="007C71EE">
      <w:pPr>
        <w:pStyle w:val="a"/>
        <w:rPr>
          <w:rFonts w:hint="cs"/>
          <w:rtl/>
        </w:rPr>
      </w:pPr>
    </w:p>
    <w:p w14:paraId="69966851" w14:textId="77777777" w:rsidR="00000000" w:rsidRDefault="007C71EE">
      <w:pPr>
        <w:pStyle w:val="a"/>
        <w:rPr>
          <w:rFonts w:hint="cs"/>
          <w:rtl/>
        </w:rPr>
      </w:pPr>
      <w:r>
        <w:rPr>
          <w:rFonts w:hint="cs"/>
          <w:rtl/>
        </w:rPr>
        <w:t xml:space="preserve">הייתי ואני עדיין נמנה עם חברי הכנסת שחושבים שצריך היה לשנות את כל ההסדר הזה של תשלום קצבת ילדים. אני בעד שהתשלום יהיה אחיד, ללא אפליה, בלי הסיפורים של קצבת יוצאי צבא. מי שרוצה לצ'פר את חיילי </w:t>
      </w:r>
      <w:r>
        <w:rPr>
          <w:rFonts w:hint="cs"/>
          <w:rtl/>
        </w:rPr>
        <w:t xml:space="preserve">הצבא </w:t>
      </w:r>
      <w:r>
        <w:rPr>
          <w:rtl/>
        </w:rPr>
        <w:t>–</w:t>
      </w:r>
      <w:r>
        <w:rPr>
          <w:rFonts w:hint="cs"/>
          <w:rtl/>
        </w:rPr>
        <w:t xml:space="preserve"> אני אחד מאלה </w:t>
      </w:r>
      <w:r>
        <w:rPr>
          <w:rtl/>
        </w:rPr>
        <w:t>–</w:t>
      </w:r>
      <w:r>
        <w:rPr>
          <w:rFonts w:hint="cs"/>
          <w:rtl/>
        </w:rPr>
        <w:t xml:space="preserve"> שייתן להם באופן ישיר. אבל אני אומר לך, חבר הכנסת חן, כי אתה חלק ממפלגה שחרתה על דגלה את המאבק מול החרדים, ולרגע חלק מכם לפחות, ובטח העומד בראשכם, התבלבלו. כשהוא מדבר על חרדים יוצא לו קצף מהפה. ובשם העניין הזה הוא הוביל מדינה שלמה לכדי</w:t>
      </w:r>
      <w:r>
        <w:rPr>
          <w:rFonts w:hint="cs"/>
          <w:rtl/>
        </w:rPr>
        <w:t xml:space="preserve"> שנאה. אני לא רוצה שתהיה שנאה בתוכנו, גם אם אני לא מסכים עם חבר הכנסת ליצמן ויש לי אתו הרבה מחלוקות. אחד הבג"צים היותר-מפורסמים שנוגע לחרדים </w:t>
      </w:r>
      <w:r>
        <w:rPr>
          <w:rtl/>
        </w:rPr>
        <w:t>–</w:t>
      </w:r>
      <w:r>
        <w:rPr>
          <w:rFonts w:hint="cs"/>
          <w:rtl/>
        </w:rPr>
        <w:t xml:space="preserve"> אני הגשתי אותו, וברוך השם גם זכיתי בו, כי היתה אפליה ברורה. </w:t>
      </w:r>
    </w:p>
    <w:p w14:paraId="4A2CECC0" w14:textId="77777777" w:rsidR="00000000" w:rsidRDefault="007C71EE">
      <w:pPr>
        <w:pStyle w:val="a"/>
        <w:rPr>
          <w:rFonts w:hint="cs"/>
          <w:rtl/>
        </w:rPr>
      </w:pPr>
    </w:p>
    <w:p w14:paraId="38836F39" w14:textId="77777777" w:rsidR="00000000" w:rsidRDefault="007C71EE">
      <w:pPr>
        <w:pStyle w:val="ac"/>
        <w:rPr>
          <w:rtl/>
        </w:rPr>
      </w:pPr>
      <w:r>
        <w:rPr>
          <w:rFonts w:hint="eastAsia"/>
          <w:rtl/>
        </w:rPr>
        <w:t>רשף</w:t>
      </w:r>
      <w:r>
        <w:rPr>
          <w:rtl/>
        </w:rPr>
        <w:t xml:space="preserve"> חן (שינוי):</w:t>
      </w:r>
    </w:p>
    <w:p w14:paraId="254E9FA5" w14:textId="77777777" w:rsidR="00000000" w:rsidRDefault="007C71EE">
      <w:pPr>
        <w:pStyle w:val="a"/>
        <w:rPr>
          <w:rFonts w:hint="cs"/>
          <w:rtl/>
        </w:rPr>
      </w:pPr>
    </w:p>
    <w:p w14:paraId="544F50C9" w14:textId="77777777" w:rsidR="00000000" w:rsidRDefault="007C71EE">
      <w:pPr>
        <w:pStyle w:val="a"/>
        <w:rPr>
          <w:rFonts w:hint="cs"/>
          <w:rtl/>
        </w:rPr>
      </w:pPr>
      <w:r>
        <w:rPr>
          <w:rFonts w:hint="cs"/>
          <w:rtl/>
        </w:rPr>
        <w:t>אל תגיד: ברוך השם, זה היה משהו אחר</w:t>
      </w:r>
      <w:r>
        <w:rPr>
          <w:rFonts w:hint="cs"/>
          <w:rtl/>
        </w:rPr>
        <w:t xml:space="preserve">. </w:t>
      </w:r>
    </w:p>
    <w:p w14:paraId="01DB12AE" w14:textId="77777777" w:rsidR="00000000" w:rsidRDefault="007C71EE">
      <w:pPr>
        <w:pStyle w:val="a"/>
        <w:rPr>
          <w:rFonts w:hint="cs"/>
          <w:rtl/>
        </w:rPr>
      </w:pPr>
    </w:p>
    <w:p w14:paraId="4C6840A7" w14:textId="77777777" w:rsidR="00000000" w:rsidRDefault="007C71EE">
      <w:pPr>
        <w:pStyle w:val="SpeakerCon"/>
        <w:rPr>
          <w:rtl/>
        </w:rPr>
      </w:pPr>
      <w:bookmarkStart w:id="790" w:name="FS000000445T27_05_2003_03_26_46C"/>
      <w:bookmarkEnd w:id="790"/>
      <w:r>
        <w:rPr>
          <w:rtl/>
        </w:rPr>
        <w:t>איתן כבל (העבודה-מימד):</w:t>
      </w:r>
    </w:p>
    <w:p w14:paraId="56851D49" w14:textId="77777777" w:rsidR="00000000" w:rsidRDefault="007C71EE">
      <w:pPr>
        <w:pStyle w:val="a"/>
        <w:rPr>
          <w:rtl/>
        </w:rPr>
      </w:pPr>
    </w:p>
    <w:p w14:paraId="4BC16976" w14:textId="77777777" w:rsidR="00000000" w:rsidRDefault="007C71EE">
      <w:pPr>
        <w:pStyle w:val="a"/>
        <w:rPr>
          <w:rFonts w:hint="cs"/>
          <w:rtl/>
        </w:rPr>
      </w:pPr>
      <w:r>
        <w:rPr>
          <w:rFonts w:hint="cs"/>
          <w:rtl/>
        </w:rPr>
        <w:t xml:space="preserve">יקירי, לפחות את הזכות הזאת אתה לא תוכל לקחת ממני, גם אם יש לכם 15 מנדטים. כתלמיד ישיבה זה חלק ממני, אני בא מבית דתי ואני גאה בכך. </w:t>
      </w:r>
    </w:p>
    <w:p w14:paraId="55F7BBF1" w14:textId="77777777" w:rsidR="00000000" w:rsidRDefault="007C71EE">
      <w:pPr>
        <w:pStyle w:val="a"/>
        <w:rPr>
          <w:rFonts w:hint="cs"/>
          <w:rtl/>
        </w:rPr>
      </w:pPr>
    </w:p>
    <w:p w14:paraId="1BF1F1DB" w14:textId="77777777" w:rsidR="00000000" w:rsidRDefault="007C71EE">
      <w:pPr>
        <w:pStyle w:val="ac"/>
        <w:rPr>
          <w:rtl/>
        </w:rPr>
      </w:pPr>
      <w:r>
        <w:rPr>
          <w:rFonts w:hint="eastAsia"/>
          <w:rtl/>
        </w:rPr>
        <w:t>רשף</w:t>
      </w:r>
      <w:r>
        <w:rPr>
          <w:rtl/>
        </w:rPr>
        <w:t xml:space="preserve"> חן (שינוי):</w:t>
      </w:r>
    </w:p>
    <w:p w14:paraId="2BD82837" w14:textId="77777777" w:rsidR="00000000" w:rsidRDefault="007C71EE">
      <w:pPr>
        <w:pStyle w:val="a"/>
        <w:rPr>
          <w:rFonts w:hint="cs"/>
          <w:rtl/>
        </w:rPr>
      </w:pPr>
    </w:p>
    <w:p w14:paraId="1E8B8EAA" w14:textId="77777777" w:rsidR="00000000" w:rsidRDefault="007C71EE">
      <w:pPr>
        <w:pStyle w:val="a"/>
        <w:rPr>
          <w:rFonts w:hint="cs"/>
          <w:rtl/>
        </w:rPr>
      </w:pPr>
      <w:r>
        <w:rPr>
          <w:rFonts w:hint="cs"/>
          <w:rtl/>
        </w:rPr>
        <w:t xml:space="preserve">אני אומר שבבג"ץ הזה השם היה בצד השני. </w:t>
      </w:r>
    </w:p>
    <w:p w14:paraId="6AECCA93" w14:textId="77777777" w:rsidR="00000000" w:rsidRDefault="007C71EE">
      <w:pPr>
        <w:pStyle w:val="a"/>
        <w:rPr>
          <w:rFonts w:hint="cs"/>
          <w:rtl/>
        </w:rPr>
      </w:pPr>
    </w:p>
    <w:p w14:paraId="192459CC" w14:textId="77777777" w:rsidR="00000000" w:rsidRDefault="007C71EE">
      <w:pPr>
        <w:pStyle w:val="SpeakerCon"/>
        <w:rPr>
          <w:rtl/>
        </w:rPr>
      </w:pPr>
      <w:bookmarkStart w:id="791" w:name="FS000000445T27_05_2003_03_27_40C"/>
      <w:bookmarkEnd w:id="791"/>
      <w:r>
        <w:rPr>
          <w:rtl/>
        </w:rPr>
        <w:t>איתן כבל (העבודה-מימד):</w:t>
      </w:r>
    </w:p>
    <w:p w14:paraId="2295AC45" w14:textId="77777777" w:rsidR="00000000" w:rsidRDefault="007C71EE">
      <w:pPr>
        <w:pStyle w:val="a"/>
        <w:rPr>
          <w:rtl/>
        </w:rPr>
      </w:pPr>
    </w:p>
    <w:p w14:paraId="62FE9FA4" w14:textId="77777777" w:rsidR="00000000" w:rsidRDefault="007C71EE">
      <w:pPr>
        <w:pStyle w:val="a"/>
        <w:rPr>
          <w:rFonts w:hint="cs"/>
          <w:rtl/>
        </w:rPr>
      </w:pPr>
      <w:r>
        <w:rPr>
          <w:rFonts w:hint="cs"/>
          <w:rtl/>
        </w:rPr>
        <w:t xml:space="preserve">לא, האמן לי, </w:t>
      </w:r>
      <w:r>
        <w:rPr>
          <w:rFonts w:hint="cs"/>
          <w:rtl/>
        </w:rPr>
        <w:t xml:space="preserve">השם היה אתי. עובדה. לגופו של עניין אני אומר לך: אם הממשלה הזאת ואתם, חברי הכנסת של שינוי, והעומד בראשכם, יש בו טיפת חמלה לבוא באבחת חרב אחת, פעם אחת, לעשות את השינוי הזה </w:t>
      </w:r>
      <w:r>
        <w:rPr>
          <w:rtl/>
        </w:rPr>
        <w:t>–</w:t>
      </w:r>
      <w:r>
        <w:rPr>
          <w:rFonts w:hint="cs"/>
          <w:rtl/>
        </w:rPr>
        <w:t xml:space="preserve"> מדובר בבני-אדם גם אם אני לא מסכים אתם, גם אם אני לא מסכים עם הרעיון, ואני מסכים אתך </w:t>
      </w:r>
      <w:r>
        <w:rPr>
          <w:rFonts w:hint="cs"/>
          <w:rtl/>
        </w:rPr>
        <w:t xml:space="preserve">שצריך לבצע את השינוי. </w:t>
      </w:r>
    </w:p>
    <w:p w14:paraId="5D3F48D8" w14:textId="77777777" w:rsidR="00000000" w:rsidRDefault="007C71EE">
      <w:pPr>
        <w:pStyle w:val="a"/>
        <w:rPr>
          <w:rFonts w:hint="cs"/>
          <w:rtl/>
        </w:rPr>
      </w:pPr>
    </w:p>
    <w:p w14:paraId="5FDA6062" w14:textId="77777777" w:rsidR="00000000" w:rsidRDefault="007C71EE">
      <w:pPr>
        <w:pStyle w:val="ac"/>
        <w:rPr>
          <w:rtl/>
        </w:rPr>
      </w:pPr>
      <w:r>
        <w:rPr>
          <w:rFonts w:hint="eastAsia"/>
          <w:rtl/>
        </w:rPr>
        <w:t>רשף</w:t>
      </w:r>
      <w:r>
        <w:rPr>
          <w:rtl/>
        </w:rPr>
        <w:t xml:space="preserve"> חן (שינוי):</w:t>
      </w:r>
    </w:p>
    <w:p w14:paraId="57B0683E" w14:textId="77777777" w:rsidR="00000000" w:rsidRDefault="007C71EE">
      <w:pPr>
        <w:pStyle w:val="a"/>
        <w:rPr>
          <w:rFonts w:hint="cs"/>
          <w:rtl/>
        </w:rPr>
      </w:pPr>
    </w:p>
    <w:p w14:paraId="259BE7CB" w14:textId="77777777" w:rsidR="00000000" w:rsidRDefault="007C71EE">
      <w:pPr>
        <w:pStyle w:val="a"/>
        <w:rPr>
          <w:rFonts w:hint="cs"/>
          <w:rtl/>
        </w:rPr>
      </w:pPr>
      <w:r>
        <w:rPr>
          <w:rFonts w:hint="cs"/>
          <w:rtl/>
        </w:rPr>
        <w:t>זאת הסיבה שהסכמנו שזה יתפרס על פני שבע שנים ולא על פני ארבע שנים.</w:t>
      </w:r>
    </w:p>
    <w:p w14:paraId="69182558" w14:textId="77777777" w:rsidR="00000000" w:rsidRDefault="007C71EE">
      <w:pPr>
        <w:pStyle w:val="a"/>
        <w:rPr>
          <w:rFonts w:hint="cs"/>
          <w:rtl/>
        </w:rPr>
      </w:pPr>
    </w:p>
    <w:p w14:paraId="5E5D8F90" w14:textId="77777777" w:rsidR="00000000" w:rsidRDefault="007C71EE">
      <w:pPr>
        <w:pStyle w:val="ac"/>
        <w:rPr>
          <w:rtl/>
        </w:rPr>
      </w:pPr>
      <w:r>
        <w:rPr>
          <w:rFonts w:hint="eastAsia"/>
          <w:rtl/>
        </w:rPr>
        <w:t>יעקב</w:t>
      </w:r>
      <w:r>
        <w:rPr>
          <w:rtl/>
        </w:rPr>
        <w:t xml:space="preserve"> ליצמן (יהדות התורה):</w:t>
      </w:r>
    </w:p>
    <w:p w14:paraId="4659650C" w14:textId="77777777" w:rsidR="00000000" w:rsidRDefault="007C71EE">
      <w:pPr>
        <w:pStyle w:val="a"/>
        <w:rPr>
          <w:rFonts w:hint="cs"/>
          <w:rtl/>
        </w:rPr>
      </w:pPr>
    </w:p>
    <w:p w14:paraId="6E86601D" w14:textId="77777777" w:rsidR="00000000" w:rsidRDefault="007C71EE">
      <w:pPr>
        <w:pStyle w:val="a"/>
        <w:rPr>
          <w:rFonts w:hint="cs"/>
          <w:rtl/>
        </w:rPr>
      </w:pPr>
      <w:r>
        <w:rPr>
          <w:rFonts w:hint="cs"/>
          <w:rtl/>
        </w:rPr>
        <w:t xml:space="preserve">- - - </w:t>
      </w:r>
    </w:p>
    <w:p w14:paraId="342221CF" w14:textId="77777777" w:rsidR="00000000" w:rsidRDefault="007C71EE">
      <w:pPr>
        <w:pStyle w:val="a"/>
        <w:rPr>
          <w:rFonts w:hint="cs"/>
          <w:rtl/>
        </w:rPr>
      </w:pPr>
    </w:p>
    <w:p w14:paraId="1C77E3FC" w14:textId="77777777" w:rsidR="00000000" w:rsidRDefault="007C71EE">
      <w:pPr>
        <w:pStyle w:val="a"/>
        <w:rPr>
          <w:rFonts w:hint="cs"/>
          <w:rtl/>
        </w:rPr>
      </w:pPr>
    </w:p>
    <w:p w14:paraId="3E71EF99" w14:textId="77777777" w:rsidR="00000000" w:rsidRDefault="007C71EE">
      <w:pPr>
        <w:pStyle w:val="ac"/>
        <w:rPr>
          <w:rtl/>
        </w:rPr>
      </w:pPr>
      <w:r>
        <w:rPr>
          <w:rFonts w:hint="eastAsia"/>
          <w:rtl/>
        </w:rPr>
        <w:t>אברהם</w:t>
      </w:r>
      <w:r>
        <w:rPr>
          <w:rtl/>
        </w:rPr>
        <w:t xml:space="preserve"> בורג (העבודה-מימד):</w:t>
      </w:r>
    </w:p>
    <w:p w14:paraId="34018B23" w14:textId="77777777" w:rsidR="00000000" w:rsidRDefault="007C71EE">
      <w:pPr>
        <w:pStyle w:val="a"/>
        <w:rPr>
          <w:rFonts w:hint="cs"/>
          <w:rtl/>
        </w:rPr>
      </w:pPr>
    </w:p>
    <w:p w14:paraId="3A438D4A" w14:textId="77777777" w:rsidR="00000000" w:rsidRDefault="007C71EE">
      <w:pPr>
        <w:pStyle w:val="a"/>
        <w:rPr>
          <w:rFonts w:hint="cs"/>
          <w:rtl/>
        </w:rPr>
      </w:pPr>
      <w:r>
        <w:rPr>
          <w:rFonts w:hint="cs"/>
          <w:rtl/>
        </w:rPr>
        <w:t>מה עבר לכם בראש? מה זה הסכמתם?</w:t>
      </w:r>
    </w:p>
    <w:p w14:paraId="4C9025FA" w14:textId="77777777" w:rsidR="00000000" w:rsidRDefault="007C71EE">
      <w:pPr>
        <w:pStyle w:val="a"/>
        <w:rPr>
          <w:rFonts w:hint="cs"/>
          <w:rtl/>
        </w:rPr>
      </w:pPr>
    </w:p>
    <w:p w14:paraId="510DB658" w14:textId="77777777" w:rsidR="00000000" w:rsidRDefault="007C71EE">
      <w:pPr>
        <w:pStyle w:val="SpeakerCon"/>
        <w:rPr>
          <w:rtl/>
        </w:rPr>
      </w:pPr>
      <w:bookmarkStart w:id="792" w:name="FS000000445T27_05_2003_03_30_15C"/>
      <w:bookmarkEnd w:id="792"/>
      <w:r>
        <w:rPr>
          <w:rtl/>
        </w:rPr>
        <w:t>איתן כבל (העבודה-מימד):</w:t>
      </w:r>
    </w:p>
    <w:p w14:paraId="16193599" w14:textId="77777777" w:rsidR="00000000" w:rsidRDefault="007C71EE">
      <w:pPr>
        <w:pStyle w:val="a"/>
        <w:rPr>
          <w:rtl/>
        </w:rPr>
      </w:pPr>
    </w:p>
    <w:p w14:paraId="6029EA13" w14:textId="77777777" w:rsidR="00000000" w:rsidRDefault="007C71EE">
      <w:pPr>
        <w:pStyle w:val="a"/>
        <w:rPr>
          <w:rFonts w:hint="cs"/>
          <w:rtl/>
        </w:rPr>
      </w:pPr>
      <w:r>
        <w:rPr>
          <w:rFonts w:hint="cs"/>
          <w:rtl/>
        </w:rPr>
        <w:t>חבר הכנסת חן, בדרך כלל אומרי</w:t>
      </w:r>
      <w:r>
        <w:rPr>
          <w:rFonts w:hint="cs"/>
          <w:rtl/>
        </w:rPr>
        <w:t xml:space="preserve">ם: המביא דברים בשם אומרם מביא גאולה לעולם. אבל זה לא המקרה. </w:t>
      </w:r>
    </w:p>
    <w:p w14:paraId="4305BD49" w14:textId="77777777" w:rsidR="00000000" w:rsidRDefault="007C71EE">
      <w:pPr>
        <w:pStyle w:val="a"/>
        <w:rPr>
          <w:rFonts w:hint="cs"/>
          <w:rtl/>
        </w:rPr>
      </w:pPr>
    </w:p>
    <w:p w14:paraId="4E3B5FF4" w14:textId="77777777" w:rsidR="00000000" w:rsidRDefault="007C71EE">
      <w:pPr>
        <w:pStyle w:val="ac"/>
        <w:rPr>
          <w:rtl/>
        </w:rPr>
      </w:pPr>
      <w:r>
        <w:rPr>
          <w:rFonts w:hint="eastAsia"/>
          <w:rtl/>
        </w:rPr>
        <w:t>אברהם</w:t>
      </w:r>
      <w:r>
        <w:rPr>
          <w:rtl/>
        </w:rPr>
        <w:t xml:space="preserve"> בורג (העבודה-מימד):</w:t>
      </w:r>
    </w:p>
    <w:p w14:paraId="56DCE397" w14:textId="77777777" w:rsidR="00000000" w:rsidRDefault="007C71EE">
      <w:pPr>
        <w:pStyle w:val="a"/>
        <w:rPr>
          <w:rFonts w:hint="cs"/>
          <w:rtl/>
        </w:rPr>
      </w:pPr>
    </w:p>
    <w:p w14:paraId="7313EA6C" w14:textId="77777777" w:rsidR="00000000" w:rsidRDefault="007C71EE">
      <w:pPr>
        <w:pStyle w:val="a"/>
        <w:rPr>
          <w:rFonts w:hint="cs"/>
          <w:rtl/>
        </w:rPr>
      </w:pPr>
      <w:r>
        <w:rPr>
          <w:rFonts w:hint="cs"/>
          <w:rtl/>
        </w:rPr>
        <w:t xml:space="preserve">איתן, לא בשעה כזאת. תאר לך, עכשיו בא המשיח, בתור שלנו. הרב אלון לא מוכן. </w:t>
      </w:r>
    </w:p>
    <w:p w14:paraId="5E1537E1" w14:textId="77777777" w:rsidR="00000000" w:rsidRDefault="007C71EE">
      <w:pPr>
        <w:pStyle w:val="a"/>
        <w:rPr>
          <w:rFonts w:hint="cs"/>
          <w:rtl/>
        </w:rPr>
      </w:pPr>
    </w:p>
    <w:p w14:paraId="6F0D9C4F" w14:textId="77777777" w:rsidR="00000000" w:rsidRDefault="007C71EE">
      <w:pPr>
        <w:pStyle w:val="SpeakerCon"/>
        <w:rPr>
          <w:rtl/>
        </w:rPr>
      </w:pPr>
      <w:bookmarkStart w:id="793" w:name="FS000000445T27_05_2003_03_31_46C"/>
      <w:bookmarkEnd w:id="793"/>
      <w:r>
        <w:rPr>
          <w:rtl/>
        </w:rPr>
        <w:t>איתן כבל (העבודה-מימד):</w:t>
      </w:r>
    </w:p>
    <w:p w14:paraId="78328047" w14:textId="77777777" w:rsidR="00000000" w:rsidRDefault="007C71EE">
      <w:pPr>
        <w:pStyle w:val="a"/>
        <w:rPr>
          <w:rtl/>
        </w:rPr>
      </w:pPr>
    </w:p>
    <w:p w14:paraId="44700E1E" w14:textId="77777777" w:rsidR="00000000" w:rsidRDefault="007C71EE">
      <w:pPr>
        <w:pStyle w:val="a"/>
        <w:rPr>
          <w:rFonts w:hint="cs"/>
          <w:rtl/>
        </w:rPr>
      </w:pPr>
      <w:r>
        <w:rPr>
          <w:rFonts w:hint="cs"/>
          <w:rtl/>
        </w:rPr>
        <w:t xml:space="preserve">הייתי שמח. כך חינכו אותנו, להיות בכוננות תמידית, ואולי הוא יגיע. </w:t>
      </w:r>
    </w:p>
    <w:p w14:paraId="19DA6526" w14:textId="77777777" w:rsidR="00000000" w:rsidRDefault="007C71EE">
      <w:pPr>
        <w:pStyle w:val="a"/>
        <w:rPr>
          <w:rFonts w:hint="cs"/>
          <w:rtl/>
        </w:rPr>
      </w:pPr>
    </w:p>
    <w:p w14:paraId="6A672AE2" w14:textId="77777777" w:rsidR="00000000" w:rsidRDefault="007C71EE">
      <w:pPr>
        <w:pStyle w:val="ac"/>
        <w:rPr>
          <w:rtl/>
        </w:rPr>
      </w:pPr>
      <w:r>
        <w:rPr>
          <w:rFonts w:hint="eastAsia"/>
          <w:rtl/>
        </w:rPr>
        <w:t>אברהם</w:t>
      </w:r>
      <w:r>
        <w:rPr>
          <w:rtl/>
        </w:rPr>
        <w:t xml:space="preserve"> בורג (העבודה-מימד):</w:t>
      </w:r>
    </w:p>
    <w:p w14:paraId="12E51644" w14:textId="77777777" w:rsidR="00000000" w:rsidRDefault="007C71EE">
      <w:pPr>
        <w:pStyle w:val="a"/>
        <w:rPr>
          <w:rFonts w:hint="cs"/>
          <w:rtl/>
        </w:rPr>
      </w:pPr>
    </w:p>
    <w:p w14:paraId="7993F356" w14:textId="77777777" w:rsidR="00000000" w:rsidRDefault="007C71EE">
      <w:pPr>
        <w:pStyle w:val="a"/>
        <w:rPr>
          <w:rFonts w:hint="cs"/>
          <w:rtl/>
        </w:rPr>
      </w:pPr>
      <w:r>
        <w:rPr>
          <w:rFonts w:hint="cs"/>
          <w:rtl/>
        </w:rPr>
        <w:t>עם הנעליים?</w:t>
      </w:r>
    </w:p>
    <w:p w14:paraId="3BEB12C5" w14:textId="77777777" w:rsidR="00000000" w:rsidRDefault="007C71EE">
      <w:pPr>
        <w:pStyle w:val="a"/>
        <w:rPr>
          <w:rFonts w:hint="cs"/>
          <w:rtl/>
        </w:rPr>
      </w:pPr>
    </w:p>
    <w:p w14:paraId="443BD207" w14:textId="77777777" w:rsidR="00000000" w:rsidRDefault="007C71EE">
      <w:pPr>
        <w:pStyle w:val="SpeakerCon"/>
        <w:rPr>
          <w:rtl/>
        </w:rPr>
      </w:pPr>
      <w:bookmarkStart w:id="794" w:name="FS000000445T27_05_2003_03_32_17C"/>
      <w:bookmarkEnd w:id="794"/>
      <w:r>
        <w:rPr>
          <w:rtl/>
        </w:rPr>
        <w:t>איתן כבל (העבודה-מימד):</w:t>
      </w:r>
    </w:p>
    <w:p w14:paraId="45F534CD" w14:textId="77777777" w:rsidR="00000000" w:rsidRDefault="007C71EE">
      <w:pPr>
        <w:pStyle w:val="a"/>
        <w:rPr>
          <w:rtl/>
        </w:rPr>
      </w:pPr>
    </w:p>
    <w:p w14:paraId="6AF789A4" w14:textId="77777777" w:rsidR="00000000" w:rsidRDefault="007C71EE">
      <w:pPr>
        <w:pStyle w:val="a"/>
        <w:rPr>
          <w:rFonts w:hint="cs"/>
          <w:rtl/>
        </w:rPr>
      </w:pPr>
      <w:r>
        <w:rPr>
          <w:rFonts w:hint="cs"/>
          <w:rtl/>
        </w:rPr>
        <w:t>כן.</w:t>
      </w:r>
    </w:p>
    <w:p w14:paraId="35684B5F" w14:textId="77777777" w:rsidR="00000000" w:rsidRDefault="007C71EE">
      <w:pPr>
        <w:pStyle w:val="a"/>
        <w:rPr>
          <w:rFonts w:hint="cs"/>
          <w:rtl/>
        </w:rPr>
      </w:pPr>
    </w:p>
    <w:p w14:paraId="7D203979" w14:textId="77777777" w:rsidR="00000000" w:rsidRDefault="007C71EE">
      <w:pPr>
        <w:pStyle w:val="a"/>
        <w:rPr>
          <w:rFonts w:hint="cs"/>
          <w:rtl/>
        </w:rPr>
      </w:pPr>
      <w:r>
        <w:rPr>
          <w:rFonts w:hint="cs"/>
          <w:rtl/>
        </w:rPr>
        <w:t xml:space="preserve">אתה לא היית בישיבה, או שהיית ולא ראיתי אותך. כיוון שלא היית שם ואני הייתי שם </w:t>
      </w:r>
      <w:r>
        <w:rPr>
          <w:rtl/>
        </w:rPr>
        <w:t>–</w:t>
      </w:r>
      <w:r>
        <w:rPr>
          <w:rFonts w:hint="cs"/>
          <w:rtl/>
        </w:rPr>
        <w:t xml:space="preserve"> זה היה עוד סוג של קומבינה. אמרתי לך: לא מדיניות מוניטרית, מדיניות קומבינטורית. </w:t>
      </w:r>
    </w:p>
    <w:p w14:paraId="5849DF7A" w14:textId="77777777" w:rsidR="00000000" w:rsidRDefault="007C71EE">
      <w:pPr>
        <w:pStyle w:val="a"/>
        <w:rPr>
          <w:rFonts w:hint="cs"/>
          <w:rtl/>
        </w:rPr>
      </w:pPr>
    </w:p>
    <w:p w14:paraId="250F235D" w14:textId="77777777" w:rsidR="00000000" w:rsidRDefault="007C71EE">
      <w:pPr>
        <w:pStyle w:val="ac"/>
        <w:rPr>
          <w:rtl/>
        </w:rPr>
      </w:pPr>
      <w:r>
        <w:rPr>
          <w:rFonts w:hint="eastAsia"/>
          <w:rtl/>
        </w:rPr>
        <w:t>יעקב</w:t>
      </w:r>
      <w:r>
        <w:rPr>
          <w:rtl/>
        </w:rPr>
        <w:t xml:space="preserve"> ליצמן (יהדות התורה):</w:t>
      </w:r>
    </w:p>
    <w:p w14:paraId="50CC6AAB" w14:textId="77777777" w:rsidR="00000000" w:rsidRDefault="007C71EE">
      <w:pPr>
        <w:pStyle w:val="a"/>
        <w:rPr>
          <w:rFonts w:hint="cs"/>
          <w:rtl/>
        </w:rPr>
      </w:pPr>
    </w:p>
    <w:p w14:paraId="4D2511B0" w14:textId="77777777" w:rsidR="00000000" w:rsidRDefault="007C71EE">
      <w:pPr>
        <w:pStyle w:val="a"/>
        <w:rPr>
          <w:rFonts w:hint="cs"/>
          <w:rtl/>
        </w:rPr>
      </w:pPr>
      <w:r>
        <w:rPr>
          <w:rFonts w:hint="cs"/>
          <w:rtl/>
        </w:rPr>
        <w:t xml:space="preserve">הוא לא בא לישיבה, כי הוא פחד שיאשימו אותו שהוא בא לישיבה אחרת. </w:t>
      </w:r>
    </w:p>
    <w:p w14:paraId="22247889" w14:textId="77777777" w:rsidR="00000000" w:rsidRDefault="007C71EE">
      <w:pPr>
        <w:pStyle w:val="a"/>
        <w:rPr>
          <w:rFonts w:hint="cs"/>
          <w:rtl/>
        </w:rPr>
      </w:pPr>
    </w:p>
    <w:p w14:paraId="6C30F350" w14:textId="77777777" w:rsidR="00000000" w:rsidRDefault="007C71EE">
      <w:pPr>
        <w:pStyle w:val="SpeakerCon"/>
        <w:rPr>
          <w:rtl/>
        </w:rPr>
      </w:pPr>
      <w:bookmarkStart w:id="795" w:name="FS000000445T27_05_2003_03_33_59C"/>
      <w:bookmarkEnd w:id="795"/>
      <w:r>
        <w:rPr>
          <w:rtl/>
        </w:rPr>
        <w:t>איתן כבל (העבודה-מימד):</w:t>
      </w:r>
    </w:p>
    <w:p w14:paraId="2CF33235" w14:textId="77777777" w:rsidR="00000000" w:rsidRDefault="007C71EE">
      <w:pPr>
        <w:pStyle w:val="a"/>
        <w:rPr>
          <w:rtl/>
        </w:rPr>
      </w:pPr>
    </w:p>
    <w:p w14:paraId="08D9F5B2" w14:textId="77777777" w:rsidR="00000000" w:rsidRDefault="007C71EE">
      <w:pPr>
        <w:pStyle w:val="a"/>
        <w:rPr>
          <w:rFonts w:hint="cs"/>
          <w:rtl/>
        </w:rPr>
      </w:pPr>
      <w:r>
        <w:rPr>
          <w:rFonts w:hint="cs"/>
          <w:rtl/>
        </w:rPr>
        <w:t xml:space="preserve">עכשיו אני מבין. זאת אומרת, הוא לא מסוגל, זה כמו גט. הצירוף הזה הוא בעייתי. </w:t>
      </w:r>
    </w:p>
    <w:p w14:paraId="2CB36A5C" w14:textId="77777777" w:rsidR="00000000" w:rsidRDefault="007C71EE">
      <w:pPr>
        <w:pStyle w:val="a"/>
        <w:rPr>
          <w:rFonts w:hint="cs"/>
          <w:rtl/>
        </w:rPr>
      </w:pPr>
    </w:p>
    <w:p w14:paraId="7A0403D7" w14:textId="77777777" w:rsidR="00000000" w:rsidRDefault="007C71EE">
      <w:pPr>
        <w:pStyle w:val="ac"/>
        <w:rPr>
          <w:rtl/>
        </w:rPr>
      </w:pPr>
      <w:r>
        <w:rPr>
          <w:rFonts w:hint="eastAsia"/>
          <w:rtl/>
        </w:rPr>
        <w:t>אברהם</w:t>
      </w:r>
      <w:r>
        <w:rPr>
          <w:rtl/>
        </w:rPr>
        <w:t xml:space="preserve"> בורג (העבודה-מימד):</w:t>
      </w:r>
    </w:p>
    <w:p w14:paraId="071446B2" w14:textId="77777777" w:rsidR="00000000" w:rsidRDefault="007C71EE">
      <w:pPr>
        <w:pStyle w:val="a"/>
        <w:rPr>
          <w:rFonts w:hint="cs"/>
          <w:rtl/>
        </w:rPr>
      </w:pPr>
    </w:p>
    <w:p w14:paraId="2FE8CA3F" w14:textId="77777777" w:rsidR="00000000" w:rsidRDefault="007C71EE">
      <w:pPr>
        <w:pStyle w:val="a"/>
        <w:rPr>
          <w:rFonts w:hint="cs"/>
          <w:rtl/>
        </w:rPr>
      </w:pPr>
      <w:r>
        <w:rPr>
          <w:rFonts w:hint="cs"/>
          <w:rtl/>
        </w:rPr>
        <w:t xml:space="preserve">אם הוא בא לישיבה אז הוא ישיבה-בוחר. </w:t>
      </w:r>
    </w:p>
    <w:p w14:paraId="10A3937A" w14:textId="77777777" w:rsidR="00000000" w:rsidRDefault="007C71EE">
      <w:pPr>
        <w:pStyle w:val="a"/>
        <w:rPr>
          <w:rFonts w:hint="cs"/>
          <w:rtl/>
        </w:rPr>
      </w:pPr>
    </w:p>
    <w:p w14:paraId="6E5D78D3" w14:textId="77777777" w:rsidR="00000000" w:rsidRDefault="007C71EE">
      <w:pPr>
        <w:pStyle w:val="SpeakerCon"/>
        <w:rPr>
          <w:rtl/>
        </w:rPr>
      </w:pPr>
      <w:bookmarkStart w:id="796" w:name="FS000000445T27_05_2003_03_34_43C"/>
      <w:bookmarkEnd w:id="796"/>
      <w:r>
        <w:rPr>
          <w:rtl/>
        </w:rPr>
        <w:t>איתן כבל (העבודה-מימד):</w:t>
      </w:r>
    </w:p>
    <w:p w14:paraId="12F117C3" w14:textId="77777777" w:rsidR="00000000" w:rsidRDefault="007C71EE">
      <w:pPr>
        <w:pStyle w:val="a"/>
        <w:rPr>
          <w:rtl/>
        </w:rPr>
      </w:pPr>
    </w:p>
    <w:p w14:paraId="462956E7" w14:textId="77777777" w:rsidR="00000000" w:rsidRDefault="007C71EE">
      <w:pPr>
        <w:pStyle w:val="a"/>
        <w:rPr>
          <w:rFonts w:hint="cs"/>
          <w:rtl/>
        </w:rPr>
      </w:pPr>
      <w:r>
        <w:rPr>
          <w:rFonts w:hint="cs"/>
          <w:rtl/>
        </w:rPr>
        <w:t>נכון. חבר הכנסת רשף חן, דע לך שאם הממשלה היתה רוצה באמת לעשות מעשה אמיתי, היתה מתמודדת בצורה רצינית עם מה שאני קורא תשלומי העברה. אני נמנה עם אלה שלא רוצים לגייס את בני הישיבות, אף שזה מאוד פופולרי וזה פופוליסטי בצורה יוצאת מגדר הרגיל. אני אומר לך פה, לפ</w:t>
      </w:r>
      <w:r>
        <w:rPr>
          <w:rFonts w:hint="cs"/>
          <w:rtl/>
        </w:rPr>
        <w:t xml:space="preserve">ני הטלוויזיה: אין לי עניין לגייס אותם, לא צריך לגייס אותם, כמו שהיום חלק ניכר לא מתגייס. </w:t>
      </w:r>
    </w:p>
    <w:p w14:paraId="3AF7A533" w14:textId="77777777" w:rsidR="00000000" w:rsidRDefault="007C71EE">
      <w:pPr>
        <w:pStyle w:val="a"/>
        <w:rPr>
          <w:rFonts w:hint="cs"/>
          <w:rtl/>
        </w:rPr>
      </w:pPr>
    </w:p>
    <w:p w14:paraId="498961BB" w14:textId="77777777" w:rsidR="00000000" w:rsidRDefault="007C71EE">
      <w:pPr>
        <w:pStyle w:val="ac"/>
        <w:rPr>
          <w:rtl/>
        </w:rPr>
      </w:pPr>
      <w:r>
        <w:rPr>
          <w:rFonts w:hint="eastAsia"/>
          <w:rtl/>
        </w:rPr>
        <w:t>רשף</w:t>
      </w:r>
      <w:r>
        <w:rPr>
          <w:rtl/>
        </w:rPr>
        <w:t xml:space="preserve"> חן (שינוי):</w:t>
      </w:r>
    </w:p>
    <w:p w14:paraId="3677125C" w14:textId="77777777" w:rsidR="00000000" w:rsidRDefault="007C71EE">
      <w:pPr>
        <w:pStyle w:val="a"/>
        <w:rPr>
          <w:rFonts w:hint="cs"/>
          <w:rtl/>
        </w:rPr>
      </w:pPr>
    </w:p>
    <w:p w14:paraId="11081B95" w14:textId="77777777" w:rsidR="00000000" w:rsidRDefault="007C71EE">
      <w:pPr>
        <w:pStyle w:val="a"/>
        <w:rPr>
          <w:rFonts w:hint="cs"/>
          <w:rtl/>
        </w:rPr>
      </w:pPr>
      <w:r>
        <w:rPr>
          <w:rFonts w:hint="cs"/>
          <w:rtl/>
        </w:rPr>
        <w:t>למה?</w:t>
      </w:r>
    </w:p>
    <w:p w14:paraId="7F16D387" w14:textId="77777777" w:rsidR="00000000" w:rsidRDefault="007C71EE">
      <w:pPr>
        <w:pStyle w:val="a"/>
        <w:rPr>
          <w:rFonts w:hint="cs"/>
          <w:rtl/>
        </w:rPr>
      </w:pPr>
    </w:p>
    <w:p w14:paraId="29BDEF49" w14:textId="77777777" w:rsidR="00000000" w:rsidRDefault="007C71EE">
      <w:pPr>
        <w:pStyle w:val="SpeakerCon"/>
        <w:rPr>
          <w:rtl/>
        </w:rPr>
      </w:pPr>
      <w:bookmarkStart w:id="797" w:name="FS000000445T27_05_2003_03_36_55C"/>
      <w:bookmarkEnd w:id="797"/>
      <w:r>
        <w:rPr>
          <w:rtl/>
        </w:rPr>
        <w:t>איתן כבל (העבודה-מימד):</w:t>
      </w:r>
    </w:p>
    <w:p w14:paraId="76918621" w14:textId="77777777" w:rsidR="00000000" w:rsidRDefault="007C71EE">
      <w:pPr>
        <w:pStyle w:val="a"/>
        <w:rPr>
          <w:rtl/>
        </w:rPr>
      </w:pPr>
    </w:p>
    <w:p w14:paraId="47D38C2F" w14:textId="77777777" w:rsidR="00000000" w:rsidRDefault="007C71EE">
      <w:pPr>
        <w:pStyle w:val="a"/>
        <w:rPr>
          <w:rFonts w:hint="cs"/>
          <w:rtl/>
        </w:rPr>
      </w:pPr>
      <w:r>
        <w:rPr>
          <w:rFonts w:hint="cs"/>
          <w:rtl/>
        </w:rPr>
        <w:t xml:space="preserve">א. כי לא צריך אותם. </w:t>
      </w:r>
    </w:p>
    <w:p w14:paraId="19B5CC01" w14:textId="77777777" w:rsidR="00000000" w:rsidRDefault="007C71EE">
      <w:pPr>
        <w:pStyle w:val="a"/>
        <w:rPr>
          <w:rFonts w:hint="cs"/>
          <w:rtl/>
        </w:rPr>
      </w:pPr>
    </w:p>
    <w:p w14:paraId="6E600F89" w14:textId="77777777" w:rsidR="00000000" w:rsidRDefault="007C71EE">
      <w:pPr>
        <w:pStyle w:val="ac"/>
        <w:rPr>
          <w:rtl/>
        </w:rPr>
      </w:pPr>
      <w:r>
        <w:rPr>
          <w:rFonts w:hint="eastAsia"/>
          <w:rtl/>
        </w:rPr>
        <w:t>רשף</w:t>
      </w:r>
      <w:r>
        <w:rPr>
          <w:rtl/>
        </w:rPr>
        <w:t xml:space="preserve"> חן (שינוי):</w:t>
      </w:r>
    </w:p>
    <w:p w14:paraId="7640FE6A" w14:textId="77777777" w:rsidR="00000000" w:rsidRDefault="007C71EE">
      <w:pPr>
        <w:pStyle w:val="a"/>
        <w:rPr>
          <w:rFonts w:hint="cs"/>
          <w:rtl/>
        </w:rPr>
      </w:pPr>
    </w:p>
    <w:p w14:paraId="366D2E41" w14:textId="77777777" w:rsidR="00000000" w:rsidRDefault="007C71EE">
      <w:pPr>
        <w:pStyle w:val="a"/>
        <w:rPr>
          <w:rFonts w:hint="cs"/>
          <w:rtl/>
        </w:rPr>
      </w:pPr>
      <w:r>
        <w:rPr>
          <w:rFonts w:hint="cs"/>
          <w:rtl/>
        </w:rPr>
        <w:t>אותי צריך?</w:t>
      </w:r>
    </w:p>
    <w:p w14:paraId="1594564C" w14:textId="77777777" w:rsidR="00000000" w:rsidRDefault="007C71EE">
      <w:pPr>
        <w:pStyle w:val="a"/>
        <w:rPr>
          <w:rFonts w:hint="cs"/>
          <w:rtl/>
        </w:rPr>
      </w:pPr>
    </w:p>
    <w:p w14:paraId="76BF5D8D" w14:textId="77777777" w:rsidR="00000000" w:rsidRDefault="007C71EE">
      <w:pPr>
        <w:pStyle w:val="SpeakerCon"/>
        <w:rPr>
          <w:rtl/>
        </w:rPr>
      </w:pPr>
      <w:bookmarkStart w:id="798" w:name="FS000000445T27_05_2003_03_37_18C"/>
      <w:bookmarkEnd w:id="798"/>
      <w:r>
        <w:rPr>
          <w:rtl/>
        </w:rPr>
        <w:t>איתן כבל (העבודה-מימד):</w:t>
      </w:r>
    </w:p>
    <w:p w14:paraId="2674D00D" w14:textId="77777777" w:rsidR="00000000" w:rsidRDefault="007C71EE">
      <w:pPr>
        <w:pStyle w:val="a"/>
        <w:rPr>
          <w:rtl/>
        </w:rPr>
      </w:pPr>
    </w:p>
    <w:p w14:paraId="6A5E56DD" w14:textId="77777777" w:rsidR="00000000" w:rsidRDefault="007C71EE">
      <w:pPr>
        <w:pStyle w:val="a"/>
        <w:rPr>
          <w:rFonts w:hint="cs"/>
          <w:rtl/>
        </w:rPr>
      </w:pPr>
      <w:r>
        <w:rPr>
          <w:rFonts w:hint="cs"/>
          <w:rtl/>
        </w:rPr>
        <w:t xml:space="preserve">כיוון שאינני ראש אכ"א, אני אומר לך רק את </w:t>
      </w:r>
      <w:r>
        <w:rPr>
          <w:rFonts w:hint="cs"/>
          <w:rtl/>
        </w:rPr>
        <w:t xml:space="preserve">דעתי הלא-מגובה במסמכים והניירת. אני יכול רק לומר לך את הדבר הבא: כשחלקים גדולים מהחברה בישראל לא מגויסים למילואים על-ידי הצבא, כי הצבא אומר שהוא לא צריך אותם ולא רוצה אותם - - - </w:t>
      </w:r>
    </w:p>
    <w:p w14:paraId="40375BD0" w14:textId="77777777" w:rsidR="00000000" w:rsidRDefault="007C71EE">
      <w:pPr>
        <w:pStyle w:val="a"/>
        <w:rPr>
          <w:rFonts w:hint="cs"/>
          <w:rtl/>
        </w:rPr>
      </w:pPr>
    </w:p>
    <w:p w14:paraId="26CA1A3F" w14:textId="77777777" w:rsidR="00000000" w:rsidRDefault="007C71EE">
      <w:pPr>
        <w:pStyle w:val="ac"/>
        <w:rPr>
          <w:rtl/>
        </w:rPr>
      </w:pPr>
      <w:r>
        <w:rPr>
          <w:rFonts w:hint="eastAsia"/>
          <w:rtl/>
        </w:rPr>
        <w:t>אברהם</w:t>
      </w:r>
      <w:r>
        <w:rPr>
          <w:rtl/>
        </w:rPr>
        <w:t xml:space="preserve"> בורג (העבודה-מימד):</w:t>
      </w:r>
    </w:p>
    <w:p w14:paraId="325DBB01" w14:textId="77777777" w:rsidR="00000000" w:rsidRDefault="007C71EE">
      <w:pPr>
        <w:pStyle w:val="a"/>
        <w:rPr>
          <w:rFonts w:hint="cs"/>
          <w:rtl/>
        </w:rPr>
      </w:pPr>
    </w:p>
    <w:p w14:paraId="50DBE037" w14:textId="77777777" w:rsidR="00000000" w:rsidRDefault="007C71EE">
      <w:pPr>
        <w:pStyle w:val="a"/>
        <w:rPr>
          <w:rFonts w:hint="cs"/>
          <w:rtl/>
        </w:rPr>
      </w:pPr>
      <w:r>
        <w:rPr>
          <w:rFonts w:hint="cs"/>
          <w:rtl/>
        </w:rPr>
        <w:t xml:space="preserve">בשנת 2005 </w:t>
      </w:r>
      <w:r>
        <w:rPr>
          <w:rtl/>
        </w:rPr>
        <w:t>–</w:t>
      </w:r>
      <w:r>
        <w:rPr>
          <w:rFonts w:hint="cs"/>
          <w:rtl/>
        </w:rPr>
        <w:t xml:space="preserve"> 50% מהשנתון לא יהיו מגויסים. </w:t>
      </w:r>
    </w:p>
    <w:p w14:paraId="1E35896E" w14:textId="77777777" w:rsidR="00000000" w:rsidRDefault="007C71EE">
      <w:pPr>
        <w:pStyle w:val="a"/>
        <w:rPr>
          <w:rFonts w:hint="cs"/>
          <w:rtl/>
        </w:rPr>
      </w:pPr>
    </w:p>
    <w:p w14:paraId="06E60693" w14:textId="77777777" w:rsidR="00000000" w:rsidRDefault="007C71EE">
      <w:pPr>
        <w:pStyle w:val="SpeakerCon"/>
        <w:rPr>
          <w:rtl/>
        </w:rPr>
      </w:pPr>
      <w:bookmarkStart w:id="799" w:name="FS000000445T27_05_2003_03_38_52C"/>
      <w:bookmarkEnd w:id="799"/>
      <w:r>
        <w:rPr>
          <w:rtl/>
        </w:rPr>
        <w:t>איתן כ</w:t>
      </w:r>
      <w:r>
        <w:rPr>
          <w:rtl/>
        </w:rPr>
        <w:t>בל (העבודה-מימד):</w:t>
      </w:r>
    </w:p>
    <w:p w14:paraId="4196DF10" w14:textId="77777777" w:rsidR="00000000" w:rsidRDefault="007C71EE">
      <w:pPr>
        <w:pStyle w:val="a"/>
        <w:rPr>
          <w:rtl/>
        </w:rPr>
      </w:pPr>
    </w:p>
    <w:p w14:paraId="53F8425A" w14:textId="77777777" w:rsidR="00000000" w:rsidRDefault="007C71EE">
      <w:pPr>
        <w:pStyle w:val="a"/>
        <w:rPr>
          <w:rFonts w:hint="cs"/>
          <w:rtl/>
        </w:rPr>
      </w:pPr>
      <w:r>
        <w:rPr>
          <w:rFonts w:hint="cs"/>
          <w:rtl/>
        </w:rPr>
        <w:t xml:space="preserve">אבל, עם זה, אני לא מוכן שתהיה אפליה, שאם הילד או הילדה שלי </w:t>
      </w:r>
      <w:r>
        <w:rPr>
          <w:rtl/>
        </w:rPr>
        <w:t>–</w:t>
      </w:r>
      <w:r>
        <w:rPr>
          <w:rFonts w:hint="cs"/>
          <w:rtl/>
        </w:rPr>
        <w:t xml:space="preserve"> בינתיים יש לי רק בנות </w:t>
      </w:r>
      <w:r>
        <w:rPr>
          <w:rtl/>
        </w:rPr>
        <w:t>–</w:t>
      </w:r>
      <w:r>
        <w:rPr>
          <w:rFonts w:hint="cs"/>
          <w:rtl/>
        </w:rPr>
        <w:t xml:space="preserve"> אם אחת הבנות שלי כשתגיע לגיל 18 תאמר לי: אבא, אני לא רוצה להתגייס לצבא, יהיו לי ולה אחת משתי האפשרויות. אם עד אז סוף-סוף יהיה לי כסף, אני אגיד לה: בתי ה</w:t>
      </w:r>
      <w:r>
        <w:rPr>
          <w:rFonts w:hint="cs"/>
          <w:rtl/>
        </w:rPr>
        <w:t xml:space="preserve">יקרה, בואי, אני אעזור לך, אני אממן אותך; או, לחלופין, היא תצא לשוק העבודה, תעבוד, ואם תרצה ללכת ללמוד, תפרנס את עצמה. זה מה  שאני דורש מהחרדים. אני לא רוצה אותם בצבא. אל תשתמשו בסיפור הזה של הצבא. </w:t>
      </w:r>
    </w:p>
    <w:p w14:paraId="761652DB" w14:textId="77777777" w:rsidR="00000000" w:rsidRDefault="007C71EE">
      <w:pPr>
        <w:pStyle w:val="a"/>
        <w:rPr>
          <w:rFonts w:hint="cs"/>
          <w:rtl/>
        </w:rPr>
      </w:pPr>
    </w:p>
    <w:p w14:paraId="5175856E" w14:textId="77777777" w:rsidR="00000000" w:rsidRDefault="007C71EE">
      <w:pPr>
        <w:pStyle w:val="a"/>
        <w:rPr>
          <w:rFonts w:hint="cs"/>
          <w:rtl/>
        </w:rPr>
      </w:pPr>
    </w:p>
    <w:p w14:paraId="248CC021" w14:textId="77777777" w:rsidR="00000000" w:rsidRDefault="007C71EE">
      <w:pPr>
        <w:pStyle w:val="ac"/>
        <w:rPr>
          <w:rtl/>
        </w:rPr>
      </w:pPr>
      <w:r>
        <w:rPr>
          <w:rFonts w:hint="eastAsia"/>
          <w:rtl/>
        </w:rPr>
        <w:t>רשף</w:t>
      </w:r>
      <w:r>
        <w:rPr>
          <w:rtl/>
        </w:rPr>
        <w:t xml:space="preserve"> חן (שינוי):</w:t>
      </w:r>
    </w:p>
    <w:p w14:paraId="46B36C6F" w14:textId="77777777" w:rsidR="00000000" w:rsidRDefault="007C71EE">
      <w:pPr>
        <w:pStyle w:val="a"/>
        <w:rPr>
          <w:rFonts w:hint="cs"/>
          <w:rtl/>
        </w:rPr>
      </w:pPr>
    </w:p>
    <w:p w14:paraId="6C53ABDF" w14:textId="77777777" w:rsidR="00000000" w:rsidRDefault="007C71EE">
      <w:pPr>
        <w:pStyle w:val="a"/>
        <w:rPr>
          <w:rFonts w:hint="cs"/>
          <w:rtl/>
        </w:rPr>
      </w:pPr>
      <w:r>
        <w:rPr>
          <w:rFonts w:hint="cs"/>
          <w:rtl/>
        </w:rPr>
        <w:t>לא הבנתי, הבת שלך תקבל פטור או לא?</w:t>
      </w:r>
    </w:p>
    <w:p w14:paraId="60F58A23" w14:textId="77777777" w:rsidR="00000000" w:rsidRDefault="007C71EE">
      <w:pPr>
        <w:pStyle w:val="a"/>
        <w:rPr>
          <w:rFonts w:hint="cs"/>
          <w:rtl/>
        </w:rPr>
      </w:pPr>
    </w:p>
    <w:p w14:paraId="46C151EE" w14:textId="77777777" w:rsidR="00000000" w:rsidRDefault="007C71EE">
      <w:pPr>
        <w:pStyle w:val="SpeakerCon"/>
        <w:rPr>
          <w:rtl/>
        </w:rPr>
      </w:pPr>
      <w:bookmarkStart w:id="800" w:name="FS000000445T27_05_2003_03_41_39C"/>
      <w:bookmarkEnd w:id="800"/>
      <w:r>
        <w:rPr>
          <w:rtl/>
        </w:rPr>
        <w:t>אית</w:t>
      </w:r>
      <w:r>
        <w:rPr>
          <w:rtl/>
        </w:rPr>
        <w:t>ן כבל (העבודה-מימד):</w:t>
      </w:r>
    </w:p>
    <w:p w14:paraId="017102EA" w14:textId="77777777" w:rsidR="00000000" w:rsidRDefault="007C71EE">
      <w:pPr>
        <w:pStyle w:val="a"/>
        <w:rPr>
          <w:rtl/>
        </w:rPr>
      </w:pPr>
    </w:p>
    <w:p w14:paraId="67896A40" w14:textId="77777777" w:rsidR="00000000" w:rsidRDefault="007C71EE">
      <w:pPr>
        <w:pStyle w:val="a"/>
        <w:rPr>
          <w:rFonts w:hint="cs"/>
          <w:rtl/>
        </w:rPr>
      </w:pPr>
      <w:r>
        <w:rPr>
          <w:rFonts w:hint="cs"/>
          <w:rtl/>
        </w:rPr>
        <w:t>אני מניח שהבת שלי תקבל פטור כמו חילונים רבים היום שמקבלים פטור בלי שתורתם-אומנותם, אלא מפני שהשתמטותם-אומנותם. לפחות אצל החרדים זה מסיבה של תורתם-אומנותם, ואני לא בא להגן עליהם. אבל יש מצב שבו ההשתמטות היא גם אומנות. אני אומר שבמצב הז</w:t>
      </w:r>
      <w:r>
        <w:rPr>
          <w:rFonts w:hint="cs"/>
          <w:rtl/>
        </w:rPr>
        <w:t xml:space="preserve">ה כולם יהיו שווים. אם החרדי מגיע לגיל 18 ולא רוצה להתגייס, אין כל סיבה בעולם שהמדינה תממן אותו. ואז יהיה המבחן האמיתי גם שלנו כחברה וגם שלהם כחברה, האם הם לא יצאו לשוק העבודה או יצאו לשוק העבודה. בצורה מכובדת, בצורה הוגנת </w:t>
      </w:r>
      <w:r>
        <w:rPr>
          <w:rtl/>
        </w:rPr>
        <w:t>–</w:t>
      </w:r>
      <w:r>
        <w:rPr>
          <w:rFonts w:hint="cs"/>
          <w:rtl/>
        </w:rPr>
        <w:t xml:space="preserve"> זה שוויון. </w:t>
      </w:r>
    </w:p>
    <w:p w14:paraId="1DBE0FA4" w14:textId="77777777" w:rsidR="00000000" w:rsidRDefault="007C71EE">
      <w:pPr>
        <w:pStyle w:val="a"/>
        <w:rPr>
          <w:rFonts w:hint="cs"/>
          <w:rtl/>
        </w:rPr>
      </w:pPr>
    </w:p>
    <w:p w14:paraId="1F6AC538" w14:textId="77777777" w:rsidR="00000000" w:rsidRDefault="007C71EE">
      <w:pPr>
        <w:pStyle w:val="ac"/>
        <w:rPr>
          <w:rtl/>
        </w:rPr>
      </w:pPr>
      <w:r>
        <w:rPr>
          <w:rFonts w:hint="eastAsia"/>
          <w:rtl/>
        </w:rPr>
        <w:t>רשף</w:t>
      </w:r>
      <w:r>
        <w:rPr>
          <w:rtl/>
        </w:rPr>
        <w:t xml:space="preserve"> חן (שינוי):</w:t>
      </w:r>
    </w:p>
    <w:p w14:paraId="5E1CC97D" w14:textId="77777777" w:rsidR="00000000" w:rsidRDefault="007C71EE">
      <w:pPr>
        <w:pStyle w:val="a"/>
        <w:rPr>
          <w:rFonts w:hint="cs"/>
          <w:rtl/>
        </w:rPr>
      </w:pPr>
    </w:p>
    <w:p w14:paraId="116A9994" w14:textId="77777777" w:rsidR="00000000" w:rsidRDefault="007C71EE">
      <w:pPr>
        <w:pStyle w:val="a"/>
        <w:rPr>
          <w:rFonts w:hint="cs"/>
          <w:rtl/>
        </w:rPr>
      </w:pPr>
      <w:r>
        <w:rPr>
          <w:rFonts w:hint="cs"/>
          <w:rtl/>
        </w:rPr>
        <w:t xml:space="preserve">- </w:t>
      </w:r>
      <w:r>
        <w:rPr>
          <w:rFonts w:hint="cs"/>
          <w:rtl/>
        </w:rPr>
        <w:t xml:space="preserve">- - שאתה שונא. </w:t>
      </w:r>
    </w:p>
    <w:p w14:paraId="41927C16" w14:textId="77777777" w:rsidR="00000000" w:rsidRDefault="007C71EE">
      <w:pPr>
        <w:pStyle w:val="a"/>
        <w:rPr>
          <w:rFonts w:hint="cs"/>
          <w:rtl/>
        </w:rPr>
      </w:pPr>
    </w:p>
    <w:p w14:paraId="2BAF301C" w14:textId="77777777" w:rsidR="00000000" w:rsidRDefault="007C71EE">
      <w:pPr>
        <w:pStyle w:val="SpeakerCon"/>
        <w:rPr>
          <w:rtl/>
        </w:rPr>
      </w:pPr>
      <w:bookmarkStart w:id="801" w:name="FS000000445T27_05_2003_03_44_25C"/>
      <w:bookmarkEnd w:id="801"/>
      <w:r>
        <w:rPr>
          <w:rtl/>
        </w:rPr>
        <w:t>איתן כבל (העבודה-מימד):</w:t>
      </w:r>
    </w:p>
    <w:p w14:paraId="7AD56D06" w14:textId="77777777" w:rsidR="00000000" w:rsidRDefault="007C71EE">
      <w:pPr>
        <w:pStyle w:val="a"/>
        <w:rPr>
          <w:rtl/>
        </w:rPr>
      </w:pPr>
    </w:p>
    <w:p w14:paraId="68C46AA0" w14:textId="77777777" w:rsidR="00000000" w:rsidRDefault="007C71EE">
      <w:pPr>
        <w:pStyle w:val="a"/>
        <w:rPr>
          <w:rFonts w:hint="cs"/>
          <w:rtl/>
        </w:rPr>
      </w:pPr>
      <w:r>
        <w:rPr>
          <w:rFonts w:hint="cs"/>
          <w:rtl/>
        </w:rPr>
        <w:t>לשנוא זה כמו לאהוב. אני לא אוהב כל אחד. לשנוא זה להוציא מעצמי אנרגיות. למה? איפה זה כתוב?</w:t>
      </w:r>
    </w:p>
    <w:p w14:paraId="523B683F" w14:textId="77777777" w:rsidR="00000000" w:rsidRDefault="007C71EE">
      <w:pPr>
        <w:pStyle w:val="a"/>
        <w:rPr>
          <w:rFonts w:hint="cs"/>
          <w:rtl/>
        </w:rPr>
      </w:pPr>
    </w:p>
    <w:p w14:paraId="4C1B16D9" w14:textId="77777777" w:rsidR="00000000" w:rsidRDefault="007C71EE">
      <w:pPr>
        <w:pStyle w:val="ac"/>
        <w:rPr>
          <w:rtl/>
        </w:rPr>
      </w:pPr>
      <w:r>
        <w:rPr>
          <w:rFonts w:hint="eastAsia"/>
          <w:rtl/>
        </w:rPr>
        <w:t>אברהם</w:t>
      </w:r>
      <w:r>
        <w:rPr>
          <w:rtl/>
        </w:rPr>
        <w:t xml:space="preserve"> בורג (העבודה-מימד):</w:t>
      </w:r>
    </w:p>
    <w:p w14:paraId="46485421" w14:textId="77777777" w:rsidR="00000000" w:rsidRDefault="007C71EE">
      <w:pPr>
        <w:pStyle w:val="a"/>
        <w:rPr>
          <w:rFonts w:hint="cs"/>
          <w:rtl/>
        </w:rPr>
      </w:pPr>
    </w:p>
    <w:p w14:paraId="5FD052E6" w14:textId="77777777" w:rsidR="00000000" w:rsidRDefault="007C71EE">
      <w:pPr>
        <w:pStyle w:val="a"/>
        <w:rPr>
          <w:rFonts w:hint="cs"/>
          <w:rtl/>
        </w:rPr>
      </w:pPr>
      <w:r>
        <w:rPr>
          <w:rFonts w:hint="cs"/>
          <w:rtl/>
        </w:rPr>
        <w:t>מה זה לעשות שנאה?</w:t>
      </w:r>
    </w:p>
    <w:p w14:paraId="56092462" w14:textId="77777777" w:rsidR="00000000" w:rsidRDefault="007C71EE">
      <w:pPr>
        <w:pStyle w:val="a"/>
        <w:rPr>
          <w:rFonts w:hint="cs"/>
          <w:rtl/>
        </w:rPr>
      </w:pPr>
    </w:p>
    <w:p w14:paraId="37C5B3D8" w14:textId="77777777" w:rsidR="00000000" w:rsidRDefault="007C71EE">
      <w:pPr>
        <w:pStyle w:val="SpeakerCon"/>
        <w:rPr>
          <w:rtl/>
        </w:rPr>
      </w:pPr>
      <w:bookmarkStart w:id="802" w:name="FS000000445T27_05_2003_03_45_15C"/>
      <w:bookmarkEnd w:id="802"/>
      <w:r>
        <w:rPr>
          <w:rtl/>
        </w:rPr>
        <w:t>איתן כבל (העבודה-מימד):</w:t>
      </w:r>
    </w:p>
    <w:p w14:paraId="3691430E" w14:textId="77777777" w:rsidR="00000000" w:rsidRDefault="007C71EE">
      <w:pPr>
        <w:pStyle w:val="a"/>
        <w:rPr>
          <w:rtl/>
        </w:rPr>
      </w:pPr>
    </w:p>
    <w:p w14:paraId="7DC644E7" w14:textId="77777777" w:rsidR="00000000" w:rsidRDefault="007C71EE">
      <w:pPr>
        <w:pStyle w:val="a"/>
        <w:rPr>
          <w:rFonts w:hint="cs"/>
          <w:rtl/>
        </w:rPr>
      </w:pPr>
      <w:r>
        <w:rPr>
          <w:rFonts w:hint="cs"/>
          <w:rtl/>
        </w:rPr>
        <w:t>לעשות שנאה זה כמו לעשות אהבה. חשבת על זה? לכן אני או</w:t>
      </w:r>
      <w:r>
        <w:rPr>
          <w:rFonts w:hint="cs"/>
          <w:rtl/>
        </w:rPr>
        <w:t>מר לך, חבר הכנסת רשף חן, אחד הדברים שהפריעו לי גם בקמפיין שלכם זה שהיה בו המון יצריות, המון שנאה. אני יכול להסכים עם חלק לא קטן מהדברים, יכול להתווכח אתם. אבל בסופו של עניין כולנו אחים בבית הזה. בשבילי יהודים וערבים זה היינו הך. כשאתה חושב שאתה מלבה שנאה ב</w:t>
      </w:r>
      <w:r>
        <w:rPr>
          <w:rFonts w:hint="cs"/>
          <w:rtl/>
        </w:rPr>
        <w:t xml:space="preserve">ין יהודים לערבים </w:t>
      </w:r>
      <w:r>
        <w:rPr>
          <w:rtl/>
        </w:rPr>
        <w:t>–</w:t>
      </w:r>
      <w:r>
        <w:rPr>
          <w:rFonts w:hint="cs"/>
          <w:rtl/>
        </w:rPr>
        <w:t xml:space="preserve"> זה כמו מי שאומר: בשטחים אני מכה, זה בסדר, אני אגיע הביתה, יהיה בסדר, ערבי זה ערבי ויהודי זה יהודי. אין חיה כזאת. כשאתה שונא את היהודי החרדי, יהיה לך קל לשנוא את האחר. אין חלוקה. כשאתה מרים יד על ערבי שלא לצורך, אתה גם תרים יד על חברך היה</w:t>
      </w:r>
      <w:r>
        <w:rPr>
          <w:rFonts w:hint="cs"/>
          <w:rtl/>
        </w:rPr>
        <w:t xml:space="preserve">ודי שלא לצורך. ככה זה. </w:t>
      </w:r>
    </w:p>
    <w:p w14:paraId="3A4E436F" w14:textId="77777777" w:rsidR="00000000" w:rsidRDefault="007C71EE">
      <w:pPr>
        <w:pStyle w:val="a"/>
        <w:rPr>
          <w:rFonts w:hint="cs"/>
          <w:rtl/>
        </w:rPr>
      </w:pPr>
    </w:p>
    <w:p w14:paraId="677DDA5B" w14:textId="77777777" w:rsidR="00000000" w:rsidRDefault="007C71EE">
      <w:pPr>
        <w:pStyle w:val="a"/>
        <w:rPr>
          <w:rFonts w:hint="cs"/>
          <w:rtl/>
        </w:rPr>
      </w:pPr>
      <w:r>
        <w:rPr>
          <w:rFonts w:hint="cs"/>
          <w:rtl/>
        </w:rPr>
        <w:t xml:space="preserve">אני ציפיתי שאתם תניפו את הדגל של ההתמודדות עם תשלומי ההעברה, ששם נמצא חלק מרכזי ואמיתי של הבעיות של הכלכלה הישראלית והחברה הישראלית. תודה רבה. </w:t>
      </w:r>
    </w:p>
    <w:p w14:paraId="622EB783" w14:textId="77777777" w:rsidR="00000000" w:rsidRDefault="007C71EE">
      <w:pPr>
        <w:pStyle w:val="a"/>
        <w:rPr>
          <w:rFonts w:hint="cs"/>
          <w:rtl/>
        </w:rPr>
      </w:pPr>
    </w:p>
    <w:p w14:paraId="3543105B" w14:textId="77777777" w:rsidR="00000000" w:rsidRDefault="007C71EE">
      <w:pPr>
        <w:pStyle w:val="a"/>
        <w:rPr>
          <w:rFonts w:hint="cs"/>
          <w:rtl/>
        </w:rPr>
      </w:pPr>
    </w:p>
    <w:p w14:paraId="68D73EE2" w14:textId="77777777" w:rsidR="00000000" w:rsidRDefault="007C71EE">
      <w:pPr>
        <w:pStyle w:val="ad"/>
        <w:rPr>
          <w:rtl/>
        </w:rPr>
      </w:pPr>
      <w:r>
        <w:rPr>
          <w:rtl/>
        </w:rPr>
        <w:t>היו"ר מוחמד ברכה:</w:t>
      </w:r>
    </w:p>
    <w:p w14:paraId="24945D6A" w14:textId="77777777" w:rsidR="00000000" w:rsidRDefault="007C71EE">
      <w:pPr>
        <w:pStyle w:val="a"/>
        <w:rPr>
          <w:rtl/>
        </w:rPr>
      </w:pPr>
    </w:p>
    <w:p w14:paraId="6AD061E7" w14:textId="77777777" w:rsidR="00000000" w:rsidRDefault="007C71EE">
      <w:pPr>
        <w:pStyle w:val="a"/>
        <w:rPr>
          <w:rFonts w:hint="cs"/>
          <w:rtl/>
        </w:rPr>
      </w:pPr>
      <w:r>
        <w:rPr>
          <w:rFonts w:hint="cs"/>
          <w:rtl/>
        </w:rPr>
        <w:t xml:space="preserve">תודה, חבר הכנסת כבל. חבר הכנסת יעקב ליצמן, בבקשה. </w:t>
      </w:r>
    </w:p>
    <w:p w14:paraId="5748D62D" w14:textId="77777777" w:rsidR="00000000" w:rsidRDefault="007C71EE">
      <w:pPr>
        <w:pStyle w:val="a"/>
        <w:rPr>
          <w:rFonts w:hint="cs"/>
          <w:rtl/>
        </w:rPr>
      </w:pPr>
    </w:p>
    <w:p w14:paraId="204D4E8C" w14:textId="77777777" w:rsidR="00000000" w:rsidRDefault="007C71EE">
      <w:pPr>
        <w:pStyle w:val="Speaker"/>
        <w:rPr>
          <w:rtl/>
        </w:rPr>
      </w:pPr>
      <w:bookmarkStart w:id="803" w:name="FS000000528T27_05_2003_03_49_42"/>
      <w:bookmarkEnd w:id="803"/>
      <w:r>
        <w:rPr>
          <w:rFonts w:hint="eastAsia"/>
          <w:rtl/>
        </w:rPr>
        <w:t>יעקב</w:t>
      </w:r>
      <w:r>
        <w:rPr>
          <w:rtl/>
        </w:rPr>
        <w:t xml:space="preserve"> ליצמן (יה</w:t>
      </w:r>
      <w:r>
        <w:rPr>
          <w:rtl/>
        </w:rPr>
        <w:t>דות התורה):</w:t>
      </w:r>
    </w:p>
    <w:p w14:paraId="50CB0E4D" w14:textId="77777777" w:rsidR="00000000" w:rsidRDefault="007C71EE">
      <w:pPr>
        <w:pStyle w:val="a"/>
        <w:rPr>
          <w:rFonts w:hint="cs"/>
          <w:rtl/>
        </w:rPr>
      </w:pPr>
    </w:p>
    <w:p w14:paraId="18F077B7" w14:textId="77777777" w:rsidR="00000000" w:rsidRDefault="007C71EE">
      <w:pPr>
        <w:pStyle w:val="a"/>
        <w:rPr>
          <w:rFonts w:hint="cs"/>
          <w:rtl/>
        </w:rPr>
      </w:pPr>
      <w:r>
        <w:rPr>
          <w:rFonts w:hint="cs"/>
          <w:rtl/>
        </w:rPr>
        <w:t xml:space="preserve">אדוני היושב-ראש, כנסת נכבדה, חשבנו על כמה אפשרויות לטפל בנושא של הקיצוץ הדרמטי, הדרסטי, הרצחני אפילו, בקצבאות ילדים: א. בג"ץ. יש דרך, מנסים לבדוק אפשרות ללכת לבג"ץ. גם אנחנו בודקים אפשרות בשעות האלה אפילו. </w:t>
      </w:r>
    </w:p>
    <w:p w14:paraId="5C2D75DB" w14:textId="77777777" w:rsidR="00000000" w:rsidRDefault="007C71EE">
      <w:pPr>
        <w:pStyle w:val="a"/>
        <w:rPr>
          <w:rFonts w:hint="cs"/>
          <w:rtl/>
        </w:rPr>
      </w:pPr>
    </w:p>
    <w:p w14:paraId="570F2C3F" w14:textId="77777777" w:rsidR="00000000" w:rsidRDefault="007C71EE">
      <w:pPr>
        <w:pStyle w:val="a"/>
        <w:rPr>
          <w:rFonts w:hint="cs"/>
          <w:rtl/>
        </w:rPr>
      </w:pPr>
      <w:r>
        <w:rPr>
          <w:rFonts w:hint="cs"/>
          <w:rtl/>
        </w:rPr>
        <w:t xml:space="preserve">ב. לפנות לקונדוליסה רייס. </w:t>
      </w:r>
    </w:p>
    <w:p w14:paraId="7C2156FB" w14:textId="77777777" w:rsidR="00000000" w:rsidRDefault="007C71EE">
      <w:pPr>
        <w:pStyle w:val="a"/>
        <w:rPr>
          <w:rFonts w:hint="cs"/>
          <w:rtl/>
        </w:rPr>
      </w:pPr>
    </w:p>
    <w:p w14:paraId="2612E32E" w14:textId="77777777" w:rsidR="00000000" w:rsidRDefault="007C71EE">
      <w:pPr>
        <w:pStyle w:val="ac"/>
        <w:rPr>
          <w:rtl/>
        </w:rPr>
      </w:pPr>
      <w:r>
        <w:rPr>
          <w:rFonts w:hint="eastAsia"/>
          <w:rtl/>
        </w:rPr>
        <w:t>אברהם</w:t>
      </w:r>
      <w:r>
        <w:rPr>
          <w:rtl/>
        </w:rPr>
        <w:t xml:space="preserve"> ב</w:t>
      </w:r>
      <w:r>
        <w:rPr>
          <w:rtl/>
        </w:rPr>
        <w:t>ורג (העבודה-מימד):</w:t>
      </w:r>
    </w:p>
    <w:p w14:paraId="3DA22943" w14:textId="77777777" w:rsidR="00000000" w:rsidRDefault="007C71EE">
      <w:pPr>
        <w:pStyle w:val="a"/>
        <w:rPr>
          <w:rFonts w:hint="cs"/>
          <w:rtl/>
        </w:rPr>
      </w:pPr>
    </w:p>
    <w:p w14:paraId="1115C91B" w14:textId="77777777" w:rsidR="00000000" w:rsidRDefault="007C71EE">
      <w:pPr>
        <w:pStyle w:val="a"/>
        <w:rPr>
          <w:rFonts w:hint="cs"/>
          <w:rtl/>
        </w:rPr>
      </w:pPr>
      <w:r>
        <w:rPr>
          <w:rFonts w:hint="cs"/>
          <w:rtl/>
        </w:rPr>
        <w:t>אגודה שוקלת לפנות לקונדוליסה?</w:t>
      </w:r>
    </w:p>
    <w:p w14:paraId="0BD0DB84" w14:textId="77777777" w:rsidR="00000000" w:rsidRDefault="007C71EE">
      <w:pPr>
        <w:pStyle w:val="a"/>
        <w:rPr>
          <w:rFonts w:hint="cs"/>
          <w:rtl/>
        </w:rPr>
      </w:pPr>
    </w:p>
    <w:p w14:paraId="66820E19" w14:textId="77777777" w:rsidR="00000000" w:rsidRDefault="007C71EE">
      <w:pPr>
        <w:pStyle w:val="SpeakerCon"/>
        <w:rPr>
          <w:rtl/>
        </w:rPr>
      </w:pPr>
      <w:bookmarkStart w:id="804" w:name="FS000000528T27_05_2003_03_51_50C"/>
      <w:bookmarkEnd w:id="804"/>
      <w:r>
        <w:rPr>
          <w:rtl/>
        </w:rPr>
        <w:t>יעקב ליצמן (יהדות התורה):</w:t>
      </w:r>
    </w:p>
    <w:p w14:paraId="2663C94C" w14:textId="77777777" w:rsidR="00000000" w:rsidRDefault="007C71EE">
      <w:pPr>
        <w:pStyle w:val="a"/>
        <w:rPr>
          <w:rtl/>
        </w:rPr>
      </w:pPr>
    </w:p>
    <w:p w14:paraId="5D2E37E2" w14:textId="77777777" w:rsidR="00000000" w:rsidRDefault="007C71EE">
      <w:pPr>
        <w:pStyle w:val="a"/>
        <w:rPr>
          <w:rFonts w:hint="cs"/>
          <w:rtl/>
        </w:rPr>
      </w:pPr>
      <w:r>
        <w:rPr>
          <w:rFonts w:hint="cs"/>
          <w:rtl/>
        </w:rPr>
        <w:t>כן, שם זה יום, זה בסדר גמור. לשאול את קונדוליסה רייס אם היא התכוונה לקצץ עד כדי כך בקצבאות ילדים, כי אני יכול לגלות לכם, חברי הכנסת, שלפני שנה הייתי בכנס בוושינגטון מטעם הכנסת כי</w:t>
      </w:r>
      <w:r>
        <w:rPr>
          <w:rFonts w:hint="cs"/>
          <w:rtl/>
        </w:rPr>
        <w:t>ושב-ראש ועדת הכספים. היה שם דיון על כספי העברות, כי לאחרונה גם להם זה מעמיס על התקציב. האוכלוסייה מבוגרת יותר היום, ויש להם אותן בעיות שיש לנו. היו שתי אפשרויות: או לקצץ או להגדיל את הגירעון. ראה זה פלא, שיושב-ראש בית-הנבחרים דווקא המליץ להגדיל את הגירעון,</w:t>
      </w:r>
      <w:r>
        <w:rPr>
          <w:rFonts w:hint="cs"/>
          <w:rtl/>
        </w:rPr>
        <w:t xml:space="preserve"> הוא בכלל לא רצה לשמוע על הקיצוץ הזה. וכאן הדבר הראשון - קיצוץ. לכן חשבתי שאולי נכון לפנות לקונדוליסה רייס. </w:t>
      </w:r>
    </w:p>
    <w:p w14:paraId="5122B9AF" w14:textId="77777777" w:rsidR="00000000" w:rsidRDefault="007C71EE">
      <w:pPr>
        <w:pStyle w:val="a"/>
        <w:rPr>
          <w:rFonts w:hint="cs"/>
          <w:rtl/>
        </w:rPr>
      </w:pPr>
    </w:p>
    <w:p w14:paraId="3C3A4D95" w14:textId="77777777" w:rsidR="00000000" w:rsidRDefault="007C71EE">
      <w:pPr>
        <w:pStyle w:val="a"/>
        <w:rPr>
          <w:rFonts w:hint="cs"/>
          <w:rtl/>
        </w:rPr>
      </w:pPr>
      <w:r>
        <w:rPr>
          <w:rFonts w:hint="cs"/>
          <w:rtl/>
        </w:rPr>
        <w:t>האפשרות השלישית, אדוני, היא לפנות לעוזי כהן. יש אחד, עוזי כהן. אני לא מכיר אותו, אני לא יודע מי זה, שמעתי את שמו בוועדת הכספים לאחרונה מאתיים פעם.</w:t>
      </w:r>
      <w:r>
        <w:rPr>
          <w:rFonts w:hint="cs"/>
          <w:rtl/>
        </w:rPr>
        <w:t xml:space="preserve"> </w:t>
      </w:r>
    </w:p>
    <w:p w14:paraId="23BF3342" w14:textId="77777777" w:rsidR="00000000" w:rsidRDefault="007C71EE">
      <w:pPr>
        <w:pStyle w:val="a"/>
        <w:rPr>
          <w:rFonts w:hint="cs"/>
          <w:rtl/>
        </w:rPr>
      </w:pPr>
    </w:p>
    <w:p w14:paraId="791E348E" w14:textId="77777777" w:rsidR="00000000" w:rsidRDefault="007C71EE">
      <w:pPr>
        <w:pStyle w:val="ac"/>
        <w:rPr>
          <w:rtl/>
        </w:rPr>
      </w:pPr>
      <w:r>
        <w:rPr>
          <w:rFonts w:hint="eastAsia"/>
          <w:rtl/>
        </w:rPr>
        <w:t>אברהם</w:t>
      </w:r>
      <w:r>
        <w:rPr>
          <w:rtl/>
        </w:rPr>
        <w:t xml:space="preserve"> בורג (העבודה-מימד):</w:t>
      </w:r>
    </w:p>
    <w:p w14:paraId="16D313AA" w14:textId="77777777" w:rsidR="00000000" w:rsidRDefault="007C71EE">
      <w:pPr>
        <w:pStyle w:val="a"/>
        <w:rPr>
          <w:rFonts w:hint="cs"/>
          <w:rtl/>
        </w:rPr>
      </w:pPr>
    </w:p>
    <w:p w14:paraId="3AA61FC6" w14:textId="77777777" w:rsidR="00000000" w:rsidRDefault="007C71EE">
      <w:pPr>
        <w:pStyle w:val="a"/>
        <w:rPr>
          <w:rFonts w:hint="cs"/>
          <w:rtl/>
        </w:rPr>
      </w:pPr>
      <w:r>
        <w:rPr>
          <w:rFonts w:hint="cs"/>
          <w:rtl/>
        </w:rPr>
        <w:t xml:space="preserve">זה הוא שקונדוליסה מתייעצת אתו. </w:t>
      </w:r>
    </w:p>
    <w:p w14:paraId="121DBF8E" w14:textId="77777777" w:rsidR="00000000" w:rsidRDefault="007C71EE">
      <w:pPr>
        <w:pStyle w:val="a"/>
        <w:rPr>
          <w:rFonts w:hint="cs"/>
          <w:rtl/>
        </w:rPr>
      </w:pPr>
    </w:p>
    <w:p w14:paraId="1A4A6F26" w14:textId="77777777" w:rsidR="00000000" w:rsidRDefault="007C71EE">
      <w:pPr>
        <w:pStyle w:val="SpeakerCon"/>
        <w:rPr>
          <w:rtl/>
        </w:rPr>
      </w:pPr>
      <w:bookmarkStart w:id="805" w:name="FS000000528T27_05_2003_03_55_58C"/>
      <w:bookmarkEnd w:id="805"/>
      <w:r>
        <w:rPr>
          <w:rtl/>
        </w:rPr>
        <w:t>יעקב ליצמן (יהדות התורה):</w:t>
      </w:r>
    </w:p>
    <w:p w14:paraId="3496C000" w14:textId="77777777" w:rsidR="00000000" w:rsidRDefault="007C71EE">
      <w:pPr>
        <w:pStyle w:val="a"/>
        <w:rPr>
          <w:rtl/>
        </w:rPr>
      </w:pPr>
    </w:p>
    <w:p w14:paraId="16508683" w14:textId="77777777" w:rsidR="00000000" w:rsidRDefault="007C71EE">
      <w:pPr>
        <w:pStyle w:val="a"/>
        <w:rPr>
          <w:rFonts w:hint="cs"/>
          <w:rtl/>
        </w:rPr>
      </w:pPr>
      <w:r>
        <w:rPr>
          <w:rFonts w:hint="cs"/>
          <w:rtl/>
        </w:rPr>
        <w:t>לפני שהיא מדברת עם שרון. אני לא יודע מי זה עוזי כהן הזה. אני מכבד אותו, כי הוא השיג הישג אדיר, לדחות את איחוד הרשויות ואת עניין הסגנים. אם הוא לוביסט כזה טוב, אולי ני</w:t>
      </w:r>
      <w:r>
        <w:rPr>
          <w:rFonts w:hint="cs"/>
          <w:rtl/>
        </w:rPr>
        <w:t xml:space="preserve">קח אותו גם לקצבאות ילדים. אם יש לו כזאת השפעה על שינוי, שזה הדגל שלהם, איחוד רשויות, פורז, משרד הפנים </w:t>
      </w:r>
      <w:r>
        <w:rPr>
          <w:rtl/>
        </w:rPr>
        <w:t>–</w:t>
      </w:r>
      <w:r>
        <w:rPr>
          <w:rFonts w:hint="cs"/>
          <w:rtl/>
        </w:rPr>
        <w:t xml:space="preserve"> נגע ללבי הקיצוץ שהוא רצה להביא בעניין סגנים. אגב, במשרדי ממשלה דווקא שינוי הצביעה בעד להגדיל, לפצל את המשרדים, כי צריך ג'ובים. אז שם לקחו את משרד המדע. </w:t>
      </w:r>
    </w:p>
    <w:p w14:paraId="2A450025" w14:textId="77777777" w:rsidR="00000000" w:rsidRDefault="007C71EE">
      <w:pPr>
        <w:pStyle w:val="a"/>
        <w:rPr>
          <w:rFonts w:hint="cs"/>
          <w:rtl/>
        </w:rPr>
      </w:pPr>
    </w:p>
    <w:p w14:paraId="342359E4" w14:textId="77777777" w:rsidR="00000000" w:rsidRDefault="007C71EE">
      <w:pPr>
        <w:pStyle w:val="a"/>
        <w:rPr>
          <w:rFonts w:hint="cs"/>
          <w:rtl/>
        </w:rPr>
      </w:pPr>
      <w:r>
        <w:rPr>
          <w:rFonts w:hint="cs"/>
          <w:rtl/>
        </w:rPr>
        <w:t>אני חושב שהתוכנית הכלכלית דווקא מיטיבה עם חברי האופוזיציה לפחות, כי זה יביא מהר מאוד להורדת הליכוד מהשלטון. הליכוד הצליח בתקופה של חודשיים או שלושה חודשים להרוס כל חלקה טובה של הבוחרים שלו. מי הבוחרים שלו? הפריפריה, השכבות החלשות. הם רצו עכשיו לקרב את הע</w:t>
      </w:r>
      <w:r>
        <w:rPr>
          <w:rFonts w:hint="cs"/>
          <w:rtl/>
        </w:rPr>
        <w:t>שירים, אז עשו את זה על-ידי כך שהורסים את העניים. בגלל זה, אדוני, הצעתי להחליף את שם התוכנית הכלכלית בשם: עניים תומכים בעשירים. כל התוכנית הכלכלית  הזאת היא רק איפה אפשר לתמוך בעשירים ואיפה לקחת מעניים, זאת אומרת שעניים הולכים לתמוך בעשירים. עשו את זה עם עק</w:t>
      </w:r>
      <w:r>
        <w:rPr>
          <w:rFonts w:hint="cs"/>
          <w:rtl/>
        </w:rPr>
        <w:t>רות בית, עשו את זה בקצבאות ילדים, עשו את זה בדמי לידה, התחילו לעשות את זה בנכים, עשו את זה ברגע האחרון גם בזיקנה, גם שם פגעו, ביטלו את ההצמדה, ובמקום שיהיה על-פי השכר הממוצע במשק הצמידו את זה למדד. מנסים להרוס כל חלקה טובה, שחלילה וחס לא תהיה מדינה חברתית.</w:t>
      </w:r>
      <w:r>
        <w:rPr>
          <w:rFonts w:hint="cs"/>
          <w:rtl/>
        </w:rPr>
        <w:t xml:space="preserve"> </w:t>
      </w:r>
    </w:p>
    <w:p w14:paraId="4B3C607C" w14:textId="77777777" w:rsidR="00000000" w:rsidRDefault="007C71EE">
      <w:pPr>
        <w:pStyle w:val="a"/>
        <w:rPr>
          <w:rFonts w:hint="cs"/>
          <w:rtl/>
        </w:rPr>
      </w:pPr>
    </w:p>
    <w:p w14:paraId="664E5B06" w14:textId="77777777" w:rsidR="00000000" w:rsidRDefault="007C71EE">
      <w:pPr>
        <w:pStyle w:val="a"/>
        <w:rPr>
          <w:rFonts w:hint="cs"/>
          <w:rtl/>
        </w:rPr>
      </w:pPr>
      <w:r>
        <w:rPr>
          <w:rFonts w:hint="cs"/>
          <w:rtl/>
        </w:rPr>
        <w:t>דבר שני, הם רוצים גם להרוס את השם של מדינת ישראל. בא פורז ואומר: מי שיש לו יותר כסף, אני אתן לו אזרחות, לא משנה אם הוא יהודי או לא יהודי. זה לא אומר שאני צריך להיות יהודי. מהר מאוד, אדוני, תהיה כאן סכנה שלא תהיה מדינת יהודים, ולכן לא תהיה מדינת ישראל. ת</w:t>
      </w:r>
      <w:r>
        <w:rPr>
          <w:rFonts w:hint="cs"/>
          <w:rtl/>
        </w:rPr>
        <w:t xml:space="preserve">היה מדינה. </w:t>
      </w:r>
    </w:p>
    <w:p w14:paraId="6706D72F" w14:textId="77777777" w:rsidR="00000000" w:rsidRDefault="007C71EE">
      <w:pPr>
        <w:pStyle w:val="a"/>
        <w:rPr>
          <w:rFonts w:hint="cs"/>
          <w:rtl/>
        </w:rPr>
      </w:pPr>
    </w:p>
    <w:p w14:paraId="0C7A1665" w14:textId="77777777" w:rsidR="00000000" w:rsidRDefault="007C71EE">
      <w:pPr>
        <w:pStyle w:val="ac"/>
        <w:rPr>
          <w:rtl/>
        </w:rPr>
      </w:pPr>
      <w:r>
        <w:rPr>
          <w:rFonts w:hint="eastAsia"/>
          <w:rtl/>
        </w:rPr>
        <w:t>רשף</w:t>
      </w:r>
      <w:r>
        <w:rPr>
          <w:rtl/>
        </w:rPr>
        <w:t xml:space="preserve"> חן (שינוי):</w:t>
      </w:r>
    </w:p>
    <w:p w14:paraId="42B9DEE2" w14:textId="77777777" w:rsidR="00000000" w:rsidRDefault="007C71EE">
      <w:pPr>
        <w:pStyle w:val="a"/>
        <w:rPr>
          <w:rFonts w:hint="cs"/>
          <w:rtl/>
        </w:rPr>
      </w:pPr>
    </w:p>
    <w:p w14:paraId="6FA854CC" w14:textId="77777777" w:rsidR="00000000" w:rsidRDefault="007C71EE">
      <w:pPr>
        <w:pStyle w:val="a"/>
        <w:rPr>
          <w:rFonts w:hint="cs"/>
          <w:rtl/>
        </w:rPr>
      </w:pPr>
      <w:r>
        <w:rPr>
          <w:rFonts w:hint="cs"/>
          <w:rtl/>
        </w:rPr>
        <w:t>יש כל כך הרבה אנשים עם כסף ואמצעים שנוהרים לפה?</w:t>
      </w:r>
    </w:p>
    <w:p w14:paraId="27CA0801" w14:textId="77777777" w:rsidR="00000000" w:rsidRDefault="007C71EE">
      <w:pPr>
        <w:pStyle w:val="a"/>
        <w:rPr>
          <w:rFonts w:hint="cs"/>
          <w:rtl/>
        </w:rPr>
      </w:pPr>
    </w:p>
    <w:p w14:paraId="0CA1C570" w14:textId="77777777" w:rsidR="00000000" w:rsidRDefault="007C71EE">
      <w:pPr>
        <w:pStyle w:val="SpeakerCon"/>
        <w:rPr>
          <w:rtl/>
        </w:rPr>
      </w:pPr>
      <w:bookmarkStart w:id="806" w:name="FS000000528T27_05_2003_04_09_02C"/>
      <w:bookmarkEnd w:id="806"/>
      <w:r>
        <w:rPr>
          <w:rtl/>
        </w:rPr>
        <w:t>יעקב ליצמן (יהדות התורה):</w:t>
      </w:r>
    </w:p>
    <w:p w14:paraId="35202092" w14:textId="77777777" w:rsidR="00000000" w:rsidRDefault="007C71EE">
      <w:pPr>
        <w:pStyle w:val="a"/>
        <w:rPr>
          <w:rtl/>
        </w:rPr>
      </w:pPr>
    </w:p>
    <w:p w14:paraId="2C8E5470" w14:textId="77777777" w:rsidR="00000000" w:rsidRDefault="007C71EE">
      <w:pPr>
        <w:pStyle w:val="a"/>
        <w:rPr>
          <w:rFonts w:hint="cs"/>
          <w:rtl/>
        </w:rPr>
      </w:pPr>
      <w:r>
        <w:rPr>
          <w:rFonts w:hint="cs"/>
          <w:rtl/>
        </w:rPr>
        <w:t xml:space="preserve">אני לא יודע, אבל אולי לפורז יש הרבה כסף, אולי אנשים רוצים לתמוך במשרד הפנים. </w:t>
      </w:r>
    </w:p>
    <w:p w14:paraId="6B4A0688" w14:textId="77777777" w:rsidR="00000000" w:rsidRDefault="007C71EE">
      <w:pPr>
        <w:pStyle w:val="a"/>
        <w:rPr>
          <w:rFonts w:hint="cs"/>
          <w:rtl/>
        </w:rPr>
      </w:pPr>
    </w:p>
    <w:p w14:paraId="11E971F1" w14:textId="77777777" w:rsidR="00000000" w:rsidRDefault="007C71EE">
      <w:pPr>
        <w:pStyle w:val="ad"/>
        <w:rPr>
          <w:rtl/>
        </w:rPr>
      </w:pPr>
      <w:r>
        <w:rPr>
          <w:rtl/>
        </w:rPr>
        <w:t>היו"ר מוחמד ברכה:</w:t>
      </w:r>
    </w:p>
    <w:p w14:paraId="43C4D8A2" w14:textId="77777777" w:rsidR="00000000" w:rsidRDefault="007C71EE">
      <w:pPr>
        <w:pStyle w:val="a"/>
        <w:rPr>
          <w:rtl/>
        </w:rPr>
      </w:pPr>
    </w:p>
    <w:p w14:paraId="71B78D86" w14:textId="77777777" w:rsidR="00000000" w:rsidRDefault="007C71EE">
      <w:pPr>
        <w:pStyle w:val="a"/>
        <w:rPr>
          <w:rFonts w:hint="cs"/>
          <w:rtl/>
        </w:rPr>
      </w:pPr>
      <w:r>
        <w:rPr>
          <w:rFonts w:hint="cs"/>
          <w:rtl/>
        </w:rPr>
        <w:t>זה הקריטריון, חברת מקלט של כל מיני עברייני הון. מה י</w:t>
      </w:r>
      <w:r>
        <w:rPr>
          <w:rFonts w:hint="cs"/>
          <w:rtl/>
        </w:rPr>
        <w:t xml:space="preserve">ש? </w:t>
      </w:r>
    </w:p>
    <w:p w14:paraId="29BD433E" w14:textId="77777777" w:rsidR="00000000" w:rsidRDefault="007C71EE">
      <w:pPr>
        <w:pStyle w:val="a"/>
        <w:rPr>
          <w:rFonts w:hint="cs"/>
          <w:rtl/>
        </w:rPr>
      </w:pPr>
    </w:p>
    <w:p w14:paraId="5CC97B36" w14:textId="77777777" w:rsidR="00000000" w:rsidRDefault="007C71EE">
      <w:pPr>
        <w:pStyle w:val="ac"/>
        <w:rPr>
          <w:rtl/>
        </w:rPr>
      </w:pPr>
      <w:r>
        <w:rPr>
          <w:rFonts w:hint="eastAsia"/>
          <w:rtl/>
        </w:rPr>
        <w:t>רשף</w:t>
      </w:r>
      <w:r>
        <w:rPr>
          <w:rtl/>
        </w:rPr>
        <w:t xml:space="preserve"> חן (שינוי):</w:t>
      </w:r>
    </w:p>
    <w:p w14:paraId="3888B0B7" w14:textId="77777777" w:rsidR="00000000" w:rsidRDefault="007C71EE">
      <w:pPr>
        <w:pStyle w:val="a"/>
        <w:rPr>
          <w:rFonts w:hint="cs"/>
          <w:rtl/>
        </w:rPr>
      </w:pPr>
    </w:p>
    <w:p w14:paraId="6EF03E1C" w14:textId="77777777" w:rsidR="00000000" w:rsidRDefault="007C71EE">
      <w:pPr>
        <w:pStyle w:val="a"/>
        <w:rPr>
          <w:rFonts w:hint="cs"/>
          <w:rtl/>
        </w:rPr>
      </w:pPr>
      <w:r>
        <w:rPr>
          <w:rFonts w:hint="cs"/>
          <w:rtl/>
        </w:rPr>
        <w:t xml:space="preserve">מה שהוא אמר מאוד פשוט, שעצם העובדה שמישהו מתגייר - - - </w:t>
      </w:r>
    </w:p>
    <w:p w14:paraId="118BAC04" w14:textId="77777777" w:rsidR="00000000" w:rsidRDefault="007C71EE">
      <w:pPr>
        <w:pStyle w:val="a"/>
        <w:rPr>
          <w:rFonts w:hint="cs"/>
          <w:rtl/>
        </w:rPr>
      </w:pPr>
    </w:p>
    <w:p w14:paraId="3652C209" w14:textId="77777777" w:rsidR="00000000" w:rsidRDefault="007C71EE">
      <w:pPr>
        <w:pStyle w:val="SpeakerCon"/>
        <w:rPr>
          <w:rtl/>
        </w:rPr>
      </w:pPr>
      <w:bookmarkStart w:id="807" w:name="FS000000528T27_05_2003_04_10_41C"/>
      <w:bookmarkEnd w:id="807"/>
      <w:r>
        <w:rPr>
          <w:rtl/>
        </w:rPr>
        <w:t>יעקב ליצמן (יהדות התורה):</w:t>
      </w:r>
    </w:p>
    <w:p w14:paraId="1FEAB008" w14:textId="77777777" w:rsidR="00000000" w:rsidRDefault="007C71EE">
      <w:pPr>
        <w:pStyle w:val="a"/>
        <w:rPr>
          <w:rtl/>
        </w:rPr>
      </w:pPr>
    </w:p>
    <w:p w14:paraId="096FF7CE" w14:textId="77777777" w:rsidR="00000000" w:rsidRDefault="007C71EE">
      <w:pPr>
        <w:pStyle w:val="a"/>
        <w:rPr>
          <w:rFonts w:hint="cs"/>
          <w:rtl/>
        </w:rPr>
      </w:pPr>
      <w:r>
        <w:rPr>
          <w:rFonts w:hint="cs"/>
          <w:rtl/>
        </w:rPr>
        <w:t>מה זה מתגייר? מתגייר אומר שהוא יהודי, לא משנה איזה גיור הוא עבר. אני חולק על גיורים מסוימים, אבל אם הוא גר זאת אומרת שהוא יהודי. עצם הדבר שהוא יהודי ל</w:t>
      </w:r>
      <w:r>
        <w:rPr>
          <w:rFonts w:hint="cs"/>
          <w:rtl/>
        </w:rPr>
        <w:t xml:space="preserve">א נותן לו אפשרות להיות אזרח במדינה. אז צריך ג'ובים, צריך כסף, צריך להרוס את החרדים. מה עוד צריך? מה עוד הקריטריונים  להיות במדינה? </w:t>
      </w:r>
    </w:p>
    <w:p w14:paraId="27824599" w14:textId="77777777" w:rsidR="00000000" w:rsidRDefault="007C71EE">
      <w:pPr>
        <w:pStyle w:val="a"/>
        <w:rPr>
          <w:rFonts w:hint="cs"/>
          <w:rtl/>
        </w:rPr>
      </w:pPr>
    </w:p>
    <w:p w14:paraId="4BB4B50E" w14:textId="77777777" w:rsidR="00000000" w:rsidRDefault="007C71EE">
      <w:pPr>
        <w:pStyle w:val="ac"/>
        <w:rPr>
          <w:rtl/>
        </w:rPr>
      </w:pPr>
      <w:r>
        <w:rPr>
          <w:rFonts w:hint="eastAsia"/>
          <w:rtl/>
        </w:rPr>
        <w:t>רשף</w:t>
      </w:r>
      <w:r>
        <w:rPr>
          <w:rtl/>
        </w:rPr>
        <w:t xml:space="preserve"> חן (שינוי):</w:t>
      </w:r>
    </w:p>
    <w:p w14:paraId="6E92B5F2" w14:textId="77777777" w:rsidR="00000000" w:rsidRDefault="007C71EE">
      <w:pPr>
        <w:pStyle w:val="a"/>
        <w:rPr>
          <w:rFonts w:hint="cs"/>
          <w:rtl/>
        </w:rPr>
      </w:pPr>
    </w:p>
    <w:p w14:paraId="0D5AF948" w14:textId="77777777" w:rsidR="00000000" w:rsidRDefault="007C71EE">
      <w:pPr>
        <w:pStyle w:val="a"/>
        <w:rPr>
          <w:rFonts w:hint="cs"/>
          <w:rtl/>
        </w:rPr>
      </w:pPr>
      <w:r>
        <w:rPr>
          <w:rFonts w:hint="cs"/>
          <w:rtl/>
        </w:rPr>
        <w:t xml:space="preserve">חוק השבות לא חל עליהם גם ככה. הנקודה שהיתה מדיניות שכל גוי או עובד זר שבא לפה ומתגייר, אוטומטית נותנים לו </w:t>
      </w:r>
      <w:r>
        <w:rPr>
          <w:rFonts w:hint="cs"/>
          <w:rtl/>
        </w:rPr>
        <w:t xml:space="preserve">- - - </w:t>
      </w:r>
    </w:p>
    <w:p w14:paraId="7619F613" w14:textId="77777777" w:rsidR="00000000" w:rsidRDefault="007C71EE">
      <w:pPr>
        <w:pStyle w:val="a"/>
        <w:rPr>
          <w:rFonts w:hint="cs"/>
          <w:rtl/>
        </w:rPr>
      </w:pPr>
    </w:p>
    <w:p w14:paraId="5D023C93" w14:textId="77777777" w:rsidR="00000000" w:rsidRDefault="007C71EE">
      <w:pPr>
        <w:pStyle w:val="SpeakerCon"/>
        <w:rPr>
          <w:rtl/>
        </w:rPr>
      </w:pPr>
      <w:bookmarkStart w:id="808" w:name="FS000000528T27_05_2003_04_12_51C"/>
      <w:bookmarkEnd w:id="808"/>
      <w:r>
        <w:rPr>
          <w:rtl/>
        </w:rPr>
        <w:t>יעקב ליצמן (יהדות התורה):</w:t>
      </w:r>
    </w:p>
    <w:p w14:paraId="39DAAF0A" w14:textId="77777777" w:rsidR="00000000" w:rsidRDefault="007C71EE">
      <w:pPr>
        <w:pStyle w:val="a"/>
        <w:rPr>
          <w:rtl/>
        </w:rPr>
      </w:pPr>
    </w:p>
    <w:p w14:paraId="1579F218" w14:textId="77777777" w:rsidR="00000000" w:rsidRDefault="007C71EE">
      <w:pPr>
        <w:pStyle w:val="a"/>
        <w:rPr>
          <w:rFonts w:hint="cs"/>
          <w:rtl/>
        </w:rPr>
      </w:pPr>
      <w:r>
        <w:rPr>
          <w:rFonts w:hint="cs"/>
          <w:rtl/>
        </w:rPr>
        <w:t xml:space="preserve">יש עוד דבר אוטומטי ששכחת להגיד: אם הוא אוכל חמץ בפסח, זה אחד הקריטריונים שגם הוא יקבל אזרחות. </w:t>
      </w:r>
    </w:p>
    <w:p w14:paraId="024945EF" w14:textId="77777777" w:rsidR="00000000" w:rsidRDefault="007C71EE">
      <w:pPr>
        <w:pStyle w:val="a"/>
        <w:rPr>
          <w:rFonts w:hint="cs"/>
          <w:rtl/>
        </w:rPr>
      </w:pPr>
    </w:p>
    <w:p w14:paraId="500C92AD" w14:textId="77777777" w:rsidR="00000000" w:rsidRDefault="007C71EE">
      <w:pPr>
        <w:pStyle w:val="ac"/>
        <w:rPr>
          <w:rtl/>
        </w:rPr>
      </w:pPr>
      <w:r>
        <w:rPr>
          <w:rFonts w:hint="eastAsia"/>
          <w:rtl/>
        </w:rPr>
        <w:t>רשף</w:t>
      </w:r>
      <w:r>
        <w:rPr>
          <w:rtl/>
        </w:rPr>
        <w:t xml:space="preserve"> חן (שינוי):</w:t>
      </w:r>
    </w:p>
    <w:p w14:paraId="0D63E12D" w14:textId="77777777" w:rsidR="00000000" w:rsidRDefault="007C71EE">
      <w:pPr>
        <w:pStyle w:val="a"/>
        <w:rPr>
          <w:rFonts w:hint="cs"/>
          <w:rtl/>
        </w:rPr>
      </w:pPr>
    </w:p>
    <w:p w14:paraId="4BC23C29" w14:textId="77777777" w:rsidR="00000000" w:rsidRDefault="007C71EE">
      <w:pPr>
        <w:pStyle w:val="a"/>
        <w:rPr>
          <w:rFonts w:hint="cs"/>
          <w:rtl/>
        </w:rPr>
      </w:pPr>
      <w:r>
        <w:rPr>
          <w:rFonts w:hint="cs"/>
          <w:rtl/>
        </w:rPr>
        <w:t xml:space="preserve">אני דיברתי אתך ברצינות, אם אתה מתבדח אז תעזוב. </w:t>
      </w:r>
    </w:p>
    <w:p w14:paraId="758ACF4D" w14:textId="77777777" w:rsidR="00000000" w:rsidRDefault="007C71EE">
      <w:pPr>
        <w:pStyle w:val="a"/>
        <w:rPr>
          <w:rFonts w:hint="cs"/>
          <w:rtl/>
        </w:rPr>
      </w:pPr>
    </w:p>
    <w:p w14:paraId="693FB814" w14:textId="77777777" w:rsidR="00000000" w:rsidRDefault="007C71EE">
      <w:pPr>
        <w:pStyle w:val="SpeakerCon"/>
        <w:rPr>
          <w:rtl/>
        </w:rPr>
      </w:pPr>
      <w:bookmarkStart w:id="809" w:name="FS000000528T27_05_2003_04_14_29C"/>
      <w:bookmarkEnd w:id="809"/>
      <w:r>
        <w:rPr>
          <w:rtl/>
        </w:rPr>
        <w:t>יעקב ליצמן (יהדות התורה):</w:t>
      </w:r>
    </w:p>
    <w:p w14:paraId="4C85C1E3" w14:textId="77777777" w:rsidR="00000000" w:rsidRDefault="007C71EE">
      <w:pPr>
        <w:pStyle w:val="a"/>
        <w:rPr>
          <w:rtl/>
        </w:rPr>
      </w:pPr>
    </w:p>
    <w:p w14:paraId="426C0D83" w14:textId="77777777" w:rsidR="00000000" w:rsidRDefault="007C71EE">
      <w:pPr>
        <w:pStyle w:val="a"/>
        <w:rPr>
          <w:rFonts w:hint="cs"/>
          <w:rtl/>
        </w:rPr>
      </w:pPr>
      <w:r>
        <w:rPr>
          <w:rFonts w:hint="cs"/>
          <w:rtl/>
        </w:rPr>
        <w:t xml:space="preserve">אני מתבדח? אני אומר לך עכשיו את </w:t>
      </w:r>
      <w:r>
        <w:rPr>
          <w:rFonts w:hint="cs"/>
          <w:rtl/>
        </w:rPr>
        <w:t xml:space="preserve">הקריטריונים. </w:t>
      </w:r>
    </w:p>
    <w:p w14:paraId="464F3195" w14:textId="77777777" w:rsidR="00000000" w:rsidRDefault="007C71EE">
      <w:pPr>
        <w:pStyle w:val="a"/>
        <w:rPr>
          <w:rFonts w:hint="cs"/>
          <w:rtl/>
        </w:rPr>
      </w:pPr>
    </w:p>
    <w:p w14:paraId="672DF68C" w14:textId="77777777" w:rsidR="00000000" w:rsidRDefault="007C71EE">
      <w:pPr>
        <w:pStyle w:val="ac"/>
        <w:rPr>
          <w:rtl/>
        </w:rPr>
      </w:pPr>
      <w:r>
        <w:rPr>
          <w:rFonts w:hint="eastAsia"/>
          <w:rtl/>
        </w:rPr>
        <w:t>אברהם</w:t>
      </w:r>
      <w:r>
        <w:rPr>
          <w:rtl/>
        </w:rPr>
        <w:t xml:space="preserve"> בורג (העבודה-מימד):</w:t>
      </w:r>
    </w:p>
    <w:p w14:paraId="69583565" w14:textId="77777777" w:rsidR="00000000" w:rsidRDefault="007C71EE">
      <w:pPr>
        <w:pStyle w:val="a"/>
        <w:rPr>
          <w:rFonts w:hint="cs"/>
          <w:rtl/>
        </w:rPr>
      </w:pPr>
    </w:p>
    <w:p w14:paraId="78054A0A" w14:textId="77777777" w:rsidR="00000000" w:rsidRDefault="007C71EE">
      <w:pPr>
        <w:pStyle w:val="a"/>
        <w:rPr>
          <w:rFonts w:hint="cs"/>
          <w:rtl/>
        </w:rPr>
      </w:pPr>
      <w:r>
        <w:rPr>
          <w:rFonts w:hint="cs"/>
          <w:rtl/>
        </w:rPr>
        <w:t xml:space="preserve">חבר הכנסת ליצמן, אם אתה חרדי במדינת ישראל של היום, הדרך הכי טובה לקבל אזרחות ישראלית היא דרך זכות השיבה. </w:t>
      </w:r>
    </w:p>
    <w:p w14:paraId="7DF6667A" w14:textId="77777777" w:rsidR="00000000" w:rsidRDefault="007C71EE">
      <w:pPr>
        <w:pStyle w:val="a"/>
        <w:rPr>
          <w:rFonts w:hint="cs"/>
          <w:rtl/>
        </w:rPr>
      </w:pPr>
    </w:p>
    <w:p w14:paraId="70C65878" w14:textId="77777777" w:rsidR="00000000" w:rsidRDefault="007C71EE">
      <w:pPr>
        <w:pStyle w:val="SpeakerCon"/>
        <w:rPr>
          <w:rtl/>
        </w:rPr>
      </w:pPr>
      <w:bookmarkStart w:id="810" w:name="FS000000528T27_05_2003_04_15_42C"/>
      <w:bookmarkEnd w:id="810"/>
      <w:r>
        <w:rPr>
          <w:rtl/>
        </w:rPr>
        <w:t>יעקב ליצמן (יהדות התורה):</w:t>
      </w:r>
    </w:p>
    <w:p w14:paraId="043CE111" w14:textId="77777777" w:rsidR="00000000" w:rsidRDefault="007C71EE">
      <w:pPr>
        <w:pStyle w:val="a"/>
        <w:rPr>
          <w:rtl/>
        </w:rPr>
      </w:pPr>
    </w:p>
    <w:p w14:paraId="2E930B30" w14:textId="77777777" w:rsidR="00000000" w:rsidRDefault="007C71EE">
      <w:pPr>
        <w:pStyle w:val="a"/>
        <w:rPr>
          <w:rFonts w:hint="cs"/>
          <w:rtl/>
        </w:rPr>
      </w:pPr>
      <w:r>
        <w:rPr>
          <w:rFonts w:hint="cs"/>
          <w:rtl/>
        </w:rPr>
        <w:t>או קונדוליסה רייס. אז או לרדת - ואני לא צוחק. אני אתן לכם דוגמה מהחכמים באוצר שר</w:t>
      </w:r>
      <w:r>
        <w:rPr>
          <w:rFonts w:hint="cs"/>
          <w:rtl/>
        </w:rPr>
        <w:t xml:space="preserve">צו להרוס את הישיבות. איזה פטנט הם עשו? אין כסף לתלמידי חוץ, גם לסטודנטים. שאלתי את ביבי: סטודנטים? גם לסטודנטים. אבל לסטודנטים נתנו דרך הסוכנות. </w:t>
      </w:r>
    </w:p>
    <w:p w14:paraId="5A210B40" w14:textId="77777777" w:rsidR="00000000" w:rsidRDefault="007C71EE">
      <w:pPr>
        <w:pStyle w:val="a"/>
        <w:rPr>
          <w:rFonts w:hint="cs"/>
          <w:rtl/>
        </w:rPr>
      </w:pPr>
    </w:p>
    <w:p w14:paraId="40B975C9" w14:textId="77777777" w:rsidR="00000000" w:rsidRDefault="007C71EE">
      <w:pPr>
        <w:pStyle w:val="ac"/>
        <w:rPr>
          <w:rtl/>
        </w:rPr>
      </w:pPr>
      <w:r>
        <w:rPr>
          <w:rFonts w:hint="eastAsia"/>
          <w:rtl/>
        </w:rPr>
        <w:t>אברהם</w:t>
      </w:r>
      <w:r>
        <w:rPr>
          <w:rtl/>
        </w:rPr>
        <w:t xml:space="preserve"> בורג (העבודה-מימד):</w:t>
      </w:r>
    </w:p>
    <w:p w14:paraId="25E86A33" w14:textId="77777777" w:rsidR="00000000" w:rsidRDefault="007C71EE">
      <w:pPr>
        <w:pStyle w:val="a"/>
        <w:rPr>
          <w:rFonts w:hint="cs"/>
          <w:rtl/>
        </w:rPr>
      </w:pPr>
    </w:p>
    <w:p w14:paraId="603EF99F" w14:textId="77777777" w:rsidR="00000000" w:rsidRDefault="007C71EE">
      <w:pPr>
        <w:pStyle w:val="a"/>
        <w:rPr>
          <w:rFonts w:hint="cs"/>
          <w:rtl/>
        </w:rPr>
      </w:pPr>
      <w:r>
        <w:rPr>
          <w:rFonts w:hint="cs"/>
          <w:rtl/>
        </w:rPr>
        <w:t xml:space="preserve">זה </w:t>
      </w:r>
      <w:r>
        <w:t>matching</w:t>
      </w:r>
      <w:r>
        <w:rPr>
          <w:rFonts w:hint="cs"/>
          <w:rtl/>
        </w:rPr>
        <w:t xml:space="preserve">. תצטרפו לתנועה הציונית, דרך הסוכנות, יחד עם חבר הכנסת ברכה. </w:t>
      </w:r>
    </w:p>
    <w:p w14:paraId="6AFB3375" w14:textId="77777777" w:rsidR="00000000" w:rsidRDefault="007C71EE">
      <w:pPr>
        <w:pStyle w:val="a"/>
        <w:rPr>
          <w:rFonts w:hint="cs"/>
          <w:rtl/>
        </w:rPr>
      </w:pPr>
    </w:p>
    <w:p w14:paraId="41F20285" w14:textId="77777777" w:rsidR="00000000" w:rsidRDefault="007C71EE">
      <w:pPr>
        <w:pStyle w:val="SpeakerCon"/>
        <w:rPr>
          <w:rtl/>
        </w:rPr>
      </w:pPr>
      <w:bookmarkStart w:id="811" w:name="FS000000528T27_05_2003_04_18_06C"/>
      <w:bookmarkEnd w:id="811"/>
      <w:r>
        <w:rPr>
          <w:rtl/>
        </w:rPr>
        <w:t>יעקב ליצ</w:t>
      </w:r>
      <w:r>
        <w:rPr>
          <w:rtl/>
        </w:rPr>
        <w:t>מן (יהדות התורה):</w:t>
      </w:r>
    </w:p>
    <w:p w14:paraId="7C577B42" w14:textId="77777777" w:rsidR="00000000" w:rsidRDefault="007C71EE">
      <w:pPr>
        <w:pStyle w:val="a"/>
        <w:rPr>
          <w:rtl/>
        </w:rPr>
      </w:pPr>
    </w:p>
    <w:p w14:paraId="4320961A" w14:textId="77777777" w:rsidR="00000000" w:rsidRDefault="007C71EE">
      <w:pPr>
        <w:pStyle w:val="a"/>
        <w:rPr>
          <w:rFonts w:hint="cs"/>
          <w:rtl/>
        </w:rPr>
      </w:pPr>
      <w:r>
        <w:rPr>
          <w:rFonts w:hint="cs"/>
          <w:rtl/>
        </w:rPr>
        <w:t xml:space="preserve">למה דווקא דרך הסוכנות? </w:t>
      </w:r>
    </w:p>
    <w:p w14:paraId="542B387D" w14:textId="77777777" w:rsidR="00000000" w:rsidRDefault="007C71EE">
      <w:pPr>
        <w:pStyle w:val="a"/>
        <w:rPr>
          <w:rFonts w:hint="cs"/>
          <w:rtl/>
        </w:rPr>
      </w:pPr>
    </w:p>
    <w:p w14:paraId="1922F379" w14:textId="77777777" w:rsidR="00000000" w:rsidRDefault="007C71EE">
      <w:pPr>
        <w:pStyle w:val="a"/>
        <w:rPr>
          <w:rFonts w:hint="cs"/>
          <w:rtl/>
        </w:rPr>
      </w:pPr>
    </w:p>
    <w:p w14:paraId="6CE3172F" w14:textId="77777777" w:rsidR="00000000" w:rsidRDefault="007C71EE">
      <w:pPr>
        <w:pStyle w:val="ad"/>
        <w:rPr>
          <w:rtl/>
        </w:rPr>
      </w:pPr>
      <w:r>
        <w:rPr>
          <w:rtl/>
        </w:rPr>
        <w:t>היו"ר מוחמד ברכה:</w:t>
      </w:r>
    </w:p>
    <w:p w14:paraId="5EFD690C" w14:textId="77777777" w:rsidR="00000000" w:rsidRDefault="007C71EE">
      <w:pPr>
        <w:pStyle w:val="a"/>
        <w:rPr>
          <w:rtl/>
        </w:rPr>
      </w:pPr>
    </w:p>
    <w:p w14:paraId="3AB3DEAE" w14:textId="77777777" w:rsidR="00000000" w:rsidRDefault="007C71EE">
      <w:pPr>
        <w:pStyle w:val="a"/>
        <w:rPr>
          <w:rFonts w:hint="cs"/>
          <w:rtl/>
        </w:rPr>
      </w:pPr>
      <w:r>
        <w:rPr>
          <w:rFonts w:hint="cs"/>
          <w:rtl/>
        </w:rPr>
        <w:t xml:space="preserve">אותי תשאירו מחוץ לוויכוח הזה. אני רק אנהל אותו, זה בסדר. </w:t>
      </w:r>
    </w:p>
    <w:p w14:paraId="21729394" w14:textId="77777777" w:rsidR="00000000" w:rsidRDefault="007C71EE">
      <w:pPr>
        <w:pStyle w:val="a"/>
        <w:rPr>
          <w:rFonts w:hint="cs"/>
          <w:rtl/>
        </w:rPr>
      </w:pPr>
    </w:p>
    <w:p w14:paraId="43944A7D" w14:textId="77777777" w:rsidR="00000000" w:rsidRDefault="007C71EE">
      <w:pPr>
        <w:pStyle w:val="SpeakerCon"/>
        <w:rPr>
          <w:rtl/>
        </w:rPr>
      </w:pPr>
      <w:bookmarkStart w:id="812" w:name="FS000000528T27_05_2003_04_18_43C"/>
      <w:bookmarkEnd w:id="812"/>
      <w:r>
        <w:rPr>
          <w:rtl/>
        </w:rPr>
        <w:t>יעקב ליצמן (יהדות התורה):</w:t>
      </w:r>
    </w:p>
    <w:p w14:paraId="2AFA8051" w14:textId="77777777" w:rsidR="00000000" w:rsidRDefault="007C71EE">
      <w:pPr>
        <w:pStyle w:val="a"/>
        <w:rPr>
          <w:rtl/>
        </w:rPr>
      </w:pPr>
    </w:p>
    <w:p w14:paraId="67197445" w14:textId="77777777" w:rsidR="00000000" w:rsidRDefault="007C71EE">
      <w:pPr>
        <w:pStyle w:val="a"/>
        <w:rPr>
          <w:rFonts w:hint="cs"/>
          <w:rtl/>
        </w:rPr>
      </w:pPr>
      <w:r>
        <w:rPr>
          <w:rFonts w:hint="cs"/>
          <w:rtl/>
        </w:rPr>
        <w:t>חבר הכנסת בורג, תן לי להסביר לך משהו. הייתי בארצות-הברית לפני כמה שבועות, טסתי ב"אל על", בין שביתה לשביתה.</w:t>
      </w:r>
      <w:r>
        <w:rPr>
          <w:rFonts w:hint="cs"/>
          <w:rtl/>
        </w:rPr>
        <w:t xml:space="preserve"> הסתכלתי מסביב מי הנוסעים, וראיתי ש=80% דתיים, עם כיפות. מה זה אומר? כשבאים לקצץ תלמידי חו"ל, הם לא יבואו לכאן. אתה חושב שיפסיקו ללמוד? לא יפסיקו ללמוד. אז במקום שארץ-ישראל תהיה מקום של זכות, מקום ללומדי תורה, הם ילמדו בשיקגו, בניו-יורק. היום יש ישיבות גדו</w:t>
      </w:r>
      <w:r>
        <w:rPr>
          <w:rFonts w:hint="cs"/>
          <w:rtl/>
        </w:rPr>
        <w:t>לות בעולם. מה יפסידו? חלק מהנוסעים שנסעו ב"אל על" באו לכאן לבקר את הילדים ואת הנכדים שלהם. גם את זה יפסידו, ואז "אל על" תגיד שהגירעון עוד יותר גדול. אני צריך להגיד את זה לשר התיירות? הוא לא יודע מה קורה כאן? הוא לא יודע שרוב הנוסעים כאן הם דתיים? אז באים ו</w:t>
      </w:r>
      <w:r>
        <w:rPr>
          <w:rFonts w:hint="cs"/>
          <w:rtl/>
        </w:rPr>
        <w:t xml:space="preserve">אומרים: גם הביקורים האלה, גם הכסף שהם משאירים כאן לפחות כתיירים </w:t>
      </w:r>
      <w:r>
        <w:rPr>
          <w:rtl/>
        </w:rPr>
        <w:t>–</w:t>
      </w:r>
      <w:r>
        <w:rPr>
          <w:rFonts w:hint="cs"/>
          <w:rtl/>
        </w:rPr>
        <w:t xml:space="preserve"> גם זה לא יהיה. </w:t>
      </w:r>
    </w:p>
    <w:p w14:paraId="568E7AE5" w14:textId="77777777" w:rsidR="00000000" w:rsidRDefault="007C71EE">
      <w:pPr>
        <w:pStyle w:val="a"/>
        <w:rPr>
          <w:rFonts w:hint="cs"/>
          <w:rtl/>
        </w:rPr>
      </w:pPr>
    </w:p>
    <w:p w14:paraId="330D7863" w14:textId="77777777" w:rsidR="00000000" w:rsidRDefault="007C71EE">
      <w:pPr>
        <w:pStyle w:val="a"/>
        <w:rPr>
          <w:rFonts w:hint="cs"/>
          <w:rtl/>
        </w:rPr>
      </w:pPr>
      <w:r>
        <w:rPr>
          <w:rFonts w:hint="cs"/>
          <w:rtl/>
        </w:rPr>
        <w:t>מישהו מחברי הכנסת אמר, שהוא מרחם על הערבים שהם צריכים לסבול בגלל החרדים. כל התוכנית של הממשלה הזאת היא לדפוק את החרדים. בכל סעיף, ואני מוכן להראות לכם, שאלו איפה החרדים, בכל</w:t>
      </w:r>
      <w:r>
        <w:rPr>
          <w:rFonts w:hint="cs"/>
          <w:rtl/>
        </w:rPr>
        <w:t xml:space="preserve"> סעיף שאלו איפה הדתיים. את הישיבות הרסו, את קצבאות הילדים הרסו, את עקרות-הבית הרסו, את דמי הלידה הרסו. לא נשאר שום דבר. </w:t>
      </w:r>
    </w:p>
    <w:p w14:paraId="26D03599" w14:textId="77777777" w:rsidR="00000000" w:rsidRDefault="007C71EE">
      <w:pPr>
        <w:pStyle w:val="a"/>
        <w:rPr>
          <w:rFonts w:hint="cs"/>
          <w:rtl/>
        </w:rPr>
      </w:pPr>
    </w:p>
    <w:p w14:paraId="1CA4FAF0" w14:textId="77777777" w:rsidR="00000000" w:rsidRDefault="007C71EE">
      <w:pPr>
        <w:pStyle w:val="a"/>
        <w:rPr>
          <w:rFonts w:hint="cs"/>
          <w:rtl/>
        </w:rPr>
      </w:pPr>
      <w:r>
        <w:rPr>
          <w:rFonts w:hint="cs"/>
          <w:rtl/>
        </w:rPr>
        <w:t>יש לפני מכתב של בן-גוריון, ראש הממשלה: "לכבוד הגברת הדסה, תל-אביב. גברת נכבדה, ממשלת ישראל שולחת לך בזאת המחאה על סכום של 100 לירות לא</w:t>
      </w:r>
      <w:r>
        <w:rPr>
          <w:rFonts w:hint="cs"/>
          <w:rtl/>
        </w:rPr>
        <w:t xml:space="preserve">ות הוקרה ועידוד לאם בישראל שילדה וגידלה עשרה ילדים. תזכי לגדל אותם לתורה, לעבודה ולמעשים טובים למען האומה. תחזקנה ידייך. דוד בן-גוריון". </w:t>
      </w:r>
    </w:p>
    <w:p w14:paraId="003B8030" w14:textId="77777777" w:rsidR="00000000" w:rsidRDefault="007C71EE">
      <w:pPr>
        <w:pStyle w:val="a"/>
        <w:rPr>
          <w:rFonts w:hint="cs"/>
          <w:rtl/>
        </w:rPr>
      </w:pPr>
    </w:p>
    <w:p w14:paraId="05B1715B" w14:textId="77777777" w:rsidR="00000000" w:rsidRDefault="007C71EE">
      <w:pPr>
        <w:pStyle w:val="ac"/>
        <w:rPr>
          <w:rtl/>
        </w:rPr>
      </w:pPr>
      <w:r>
        <w:rPr>
          <w:rFonts w:hint="eastAsia"/>
          <w:rtl/>
        </w:rPr>
        <w:t>יצחק</w:t>
      </w:r>
      <w:r>
        <w:rPr>
          <w:rtl/>
        </w:rPr>
        <w:t xml:space="preserve"> וקנין (ש"ס):</w:t>
      </w:r>
    </w:p>
    <w:p w14:paraId="03566138" w14:textId="77777777" w:rsidR="00000000" w:rsidRDefault="007C71EE">
      <w:pPr>
        <w:pStyle w:val="a"/>
        <w:rPr>
          <w:rFonts w:hint="cs"/>
          <w:rtl/>
        </w:rPr>
      </w:pPr>
    </w:p>
    <w:p w14:paraId="23DC42D3" w14:textId="77777777" w:rsidR="00000000" w:rsidRDefault="007C71EE">
      <w:pPr>
        <w:pStyle w:val="a"/>
        <w:rPr>
          <w:rFonts w:hint="cs"/>
          <w:rtl/>
        </w:rPr>
      </w:pPr>
      <w:r>
        <w:rPr>
          <w:rFonts w:hint="cs"/>
          <w:rtl/>
        </w:rPr>
        <w:t xml:space="preserve">בן-גוריון זה לא אריק שרון. </w:t>
      </w:r>
    </w:p>
    <w:p w14:paraId="53FC6306" w14:textId="77777777" w:rsidR="00000000" w:rsidRDefault="007C71EE">
      <w:pPr>
        <w:pStyle w:val="a"/>
        <w:rPr>
          <w:rFonts w:hint="cs"/>
          <w:rtl/>
        </w:rPr>
      </w:pPr>
    </w:p>
    <w:p w14:paraId="146FB629" w14:textId="77777777" w:rsidR="00000000" w:rsidRDefault="007C71EE">
      <w:pPr>
        <w:pStyle w:val="ad"/>
        <w:rPr>
          <w:rtl/>
        </w:rPr>
      </w:pPr>
      <w:r>
        <w:rPr>
          <w:rtl/>
        </w:rPr>
        <w:t>היו"ר מוחמד ברכה:</w:t>
      </w:r>
    </w:p>
    <w:p w14:paraId="1CABFDF1" w14:textId="77777777" w:rsidR="00000000" w:rsidRDefault="007C71EE">
      <w:pPr>
        <w:pStyle w:val="a"/>
        <w:rPr>
          <w:rtl/>
        </w:rPr>
      </w:pPr>
    </w:p>
    <w:p w14:paraId="0D39BF20" w14:textId="77777777" w:rsidR="00000000" w:rsidRDefault="007C71EE">
      <w:pPr>
        <w:pStyle w:val="a"/>
        <w:rPr>
          <w:rFonts w:hint="cs"/>
          <w:rtl/>
        </w:rPr>
      </w:pPr>
      <w:r>
        <w:rPr>
          <w:rFonts w:hint="cs"/>
          <w:rtl/>
        </w:rPr>
        <w:t>תוריד את זה.</w:t>
      </w:r>
    </w:p>
    <w:p w14:paraId="7B65E76B" w14:textId="77777777" w:rsidR="00000000" w:rsidRDefault="007C71EE">
      <w:pPr>
        <w:pStyle w:val="a"/>
        <w:rPr>
          <w:rFonts w:hint="cs"/>
          <w:rtl/>
        </w:rPr>
      </w:pPr>
    </w:p>
    <w:p w14:paraId="0F6BE7F0" w14:textId="77777777" w:rsidR="00000000" w:rsidRDefault="007C71EE">
      <w:pPr>
        <w:pStyle w:val="SpeakerCon"/>
        <w:rPr>
          <w:rtl/>
        </w:rPr>
      </w:pPr>
      <w:bookmarkStart w:id="813" w:name="FS000000528T27_05_2003_04_27_23C"/>
      <w:bookmarkEnd w:id="813"/>
      <w:r>
        <w:rPr>
          <w:rtl/>
        </w:rPr>
        <w:t>יעקב ליצמן (יהדות התורה):</w:t>
      </w:r>
    </w:p>
    <w:p w14:paraId="39ADA39A" w14:textId="77777777" w:rsidR="00000000" w:rsidRDefault="007C71EE">
      <w:pPr>
        <w:pStyle w:val="a"/>
        <w:rPr>
          <w:rtl/>
        </w:rPr>
      </w:pPr>
    </w:p>
    <w:p w14:paraId="556A1460" w14:textId="77777777" w:rsidR="00000000" w:rsidRDefault="007C71EE">
      <w:pPr>
        <w:pStyle w:val="a"/>
        <w:rPr>
          <w:rFonts w:hint="cs"/>
          <w:rtl/>
        </w:rPr>
      </w:pPr>
      <w:r>
        <w:rPr>
          <w:rFonts w:hint="cs"/>
          <w:rtl/>
        </w:rPr>
        <w:t>אסור להרא</w:t>
      </w:r>
      <w:r>
        <w:rPr>
          <w:rFonts w:hint="cs"/>
          <w:rtl/>
        </w:rPr>
        <w:t>ות מכתב?</w:t>
      </w:r>
    </w:p>
    <w:p w14:paraId="619C8103" w14:textId="77777777" w:rsidR="00000000" w:rsidRDefault="007C71EE">
      <w:pPr>
        <w:pStyle w:val="a"/>
        <w:rPr>
          <w:rFonts w:hint="cs"/>
          <w:rtl/>
        </w:rPr>
      </w:pPr>
    </w:p>
    <w:p w14:paraId="4C0E3DA2" w14:textId="77777777" w:rsidR="00000000" w:rsidRDefault="007C71EE">
      <w:pPr>
        <w:pStyle w:val="ad"/>
        <w:rPr>
          <w:rtl/>
        </w:rPr>
      </w:pPr>
      <w:r>
        <w:rPr>
          <w:rtl/>
        </w:rPr>
        <w:t>היו"ר מוחמד ברכה:</w:t>
      </w:r>
    </w:p>
    <w:p w14:paraId="595F5F1E" w14:textId="77777777" w:rsidR="00000000" w:rsidRDefault="007C71EE">
      <w:pPr>
        <w:pStyle w:val="a"/>
        <w:rPr>
          <w:rtl/>
        </w:rPr>
      </w:pPr>
    </w:p>
    <w:p w14:paraId="3AD0F7FC" w14:textId="77777777" w:rsidR="00000000" w:rsidRDefault="007C71EE">
      <w:pPr>
        <w:pStyle w:val="a"/>
        <w:rPr>
          <w:rFonts w:hint="cs"/>
          <w:rtl/>
        </w:rPr>
      </w:pPr>
      <w:r>
        <w:rPr>
          <w:rFonts w:hint="cs"/>
          <w:rtl/>
        </w:rPr>
        <w:t xml:space="preserve">לא מציגים. </w:t>
      </w:r>
    </w:p>
    <w:p w14:paraId="7DC66293" w14:textId="77777777" w:rsidR="00000000" w:rsidRDefault="007C71EE">
      <w:pPr>
        <w:pStyle w:val="a"/>
        <w:rPr>
          <w:rFonts w:hint="cs"/>
          <w:rtl/>
        </w:rPr>
      </w:pPr>
    </w:p>
    <w:p w14:paraId="3EC08E0C" w14:textId="77777777" w:rsidR="00000000" w:rsidRDefault="007C71EE">
      <w:pPr>
        <w:pStyle w:val="ac"/>
        <w:rPr>
          <w:rtl/>
        </w:rPr>
      </w:pPr>
      <w:r>
        <w:rPr>
          <w:rFonts w:hint="eastAsia"/>
          <w:rtl/>
        </w:rPr>
        <w:t>אברהם</w:t>
      </w:r>
      <w:r>
        <w:rPr>
          <w:rtl/>
        </w:rPr>
        <w:t xml:space="preserve"> בורג (העבודה-מימד):</w:t>
      </w:r>
    </w:p>
    <w:p w14:paraId="7C164AE2" w14:textId="77777777" w:rsidR="00000000" w:rsidRDefault="007C71EE">
      <w:pPr>
        <w:pStyle w:val="a"/>
        <w:rPr>
          <w:rFonts w:hint="cs"/>
          <w:rtl/>
        </w:rPr>
      </w:pPr>
    </w:p>
    <w:p w14:paraId="7E43A8D9" w14:textId="77777777" w:rsidR="00000000" w:rsidRDefault="007C71EE">
      <w:pPr>
        <w:pStyle w:val="a"/>
        <w:rPr>
          <w:rFonts w:hint="cs"/>
          <w:rtl/>
        </w:rPr>
      </w:pPr>
      <w:r>
        <w:rPr>
          <w:rFonts w:hint="cs"/>
          <w:rtl/>
        </w:rPr>
        <w:t xml:space="preserve">זה מסמך סודי. </w:t>
      </w:r>
    </w:p>
    <w:p w14:paraId="04B18AA4" w14:textId="77777777" w:rsidR="00000000" w:rsidRDefault="007C71EE">
      <w:pPr>
        <w:pStyle w:val="a"/>
        <w:rPr>
          <w:rFonts w:hint="cs"/>
          <w:rtl/>
        </w:rPr>
      </w:pPr>
    </w:p>
    <w:p w14:paraId="2A206828" w14:textId="77777777" w:rsidR="00000000" w:rsidRDefault="007C71EE">
      <w:pPr>
        <w:pStyle w:val="SpeakerCon"/>
        <w:rPr>
          <w:rtl/>
        </w:rPr>
      </w:pPr>
      <w:bookmarkStart w:id="814" w:name="FS000000528T27_05_2003_04_27_46C"/>
      <w:bookmarkEnd w:id="814"/>
      <w:r>
        <w:rPr>
          <w:rtl/>
        </w:rPr>
        <w:t>יעקב ליצמן (יהדות התורה):</w:t>
      </w:r>
    </w:p>
    <w:p w14:paraId="3848914F" w14:textId="77777777" w:rsidR="00000000" w:rsidRDefault="007C71EE">
      <w:pPr>
        <w:pStyle w:val="a"/>
        <w:rPr>
          <w:rtl/>
        </w:rPr>
      </w:pPr>
    </w:p>
    <w:p w14:paraId="52FB682D" w14:textId="77777777" w:rsidR="00000000" w:rsidRDefault="007C71EE">
      <w:pPr>
        <w:pStyle w:val="a"/>
        <w:rPr>
          <w:rFonts w:hint="cs"/>
          <w:rtl/>
        </w:rPr>
      </w:pPr>
      <w:r>
        <w:rPr>
          <w:rFonts w:hint="cs"/>
          <w:rtl/>
        </w:rPr>
        <w:t xml:space="preserve">בזמנו יצאו הרבה מכתבים כאלה מראש הממשלה. דוד בן-גוריון הוא לא חרדי, הוא לא מאגודת ישראל. </w:t>
      </w:r>
    </w:p>
    <w:p w14:paraId="11D87672" w14:textId="77777777" w:rsidR="00000000" w:rsidRDefault="007C71EE">
      <w:pPr>
        <w:pStyle w:val="a"/>
        <w:rPr>
          <w:rFonts w:hint="cs"/>
          <w:rtl/>
        </w:rPr>
      </w:pPr>
    </w:p>
    <w:p w14:paraId="38449CB3" w14:textId="77777777" w:rsidR="00000000" w:rsidRDefault="007C71EE">
      <w:pPr>
        <w:pStyle w:val="ac"/>
        <w:rPr>
          <w:rtl/>
        </w:rPr>
      </w:pPr>
      <w:r>
        <w:rPr>
          <w:rFonts w:hint="eastAsia"/>
          <w:rtl/>
        </w:rPr>
        <w:t>רשף</w:t>
      </w:r>
      <w:r>
        <w:rPr>
          <w:rtl/>
        </w:rPr>
        <w:t xml:space="preserve"> חן (שינוי):</w:t>
      </w:r>
    </w:p>
    <w:p w14:paraId="3B3C5C17" w14:textId="77777777" w:rsidR="00000000" w:rsidRDefault="007C71EE">
      <w:pPr>
        <w:pStyle w:val="a"/>
        <w:rPr>
          <w:rFonts w:hint="cs"/>
          <w:rtl/>
        </w:rPr>
      </w:pPr>
    </w:p>
    <w:p w14:paraId="15A5A8C3" w14:textId="77777777" w:rsidR="00000000" w:rsidRDefault="007C71EE">
      <w:pPr>
        <w:pStyle w:val="a"/>
        <w:rPr>
          <w:rFonts w:hint="cs"/>
          <w:rtl/>
        </w:rPr>
      </w:pPr>
      <w:r>
        <w:rPr>
          <w:rFonts w:hint="cs"/>
          <w:rtl/>
        </w:rPr>
        <w:t>כמה יהודים היו בארץ?</w:t>
      </w:r>
    </w:p>
    <w:p w14:paraId="0F48027B" w14:textId="77777777" w:rsidR="00000000" w:rsidRDefault="007C71EE">
      <w:pPr>
        <w:pStyle w:val="a"/>
        <w:rPr>
          <w:rFonts w:hint="cs"/>
          <w:rtl/>
        </w:rPr>
      </w:pPr>
    </w:p>
    <w:p w14:paraId="5893E0A7" w14:textId="77777777" w:rsidR="00000000" w:rsidRDefault="007C71EE">
      <w:pPr>
        <w:pStyle w:val="SpeakerCon"/>
        <w:rPr>
          <w:rtl/>
        </w:rPr>
      </w:pPr>
      <w:bookmarkStart w:id="815" w:name="FS000000528T27_05_2003_04_28_40C"/>
      <w:bookmarkEnd w:id="815"/>
      <w:r>
        <w:rPr>
          <w:rtl/>
        </w:rPr>
        <w:t>יעקב ליצמן (יה</w:t>
      </w:r>
      <w:r>
        <w:rPr>
          <w:rtl/>
        </w:rPr>
        <w:t>דות התורה):</w:t>
      </w:r>
    </w:p>
    <w:p w14:paraId="3C1E5ACF" w14:textId="77777777" w:rsidR="00000000" w:rsidRDefault="007C71EE">
      <w:pPr>
        <w:pStyle w:val="a"/>
        <w:rPr>
          <w:rtl/>
        </w:rPr>
      </w:pPr>
    </w:p>
    <w:p w14:paraId="738E7F81" w14:textId="77777777" w:rsidR="00000000" w:rsidRDefault="007C71EE">
      <w:pPr>
        <w:pStyle w:val="a"/>
        <w:rPr>
          <w:rFonts w:hint="cs"/>
          <w:rtl/>
        </w:rPr>
      </w:pPr>
      <w:r>
        <w:rPr>
          <w:rFonts w:hint="cs"/>
          <w:rtl/>
        </w:rPr>
        <w:t xml:space="preserve">רגע, היום מספיק לך? יש לי בכלל ויכוח אתך. אני חושב שצריך עלייה. זאת אומרת, אתה בכלל נגד עלייה. </w:t>
      </w:r>
    </w:p>
    <w:p w14:paraId="3CBE5C91" w14:textId="77777777" w:rsidR="00000000" w:rsidRDefault="007C71EE">
      <w:pPr>
        <w:pStyle w:val="a"/>
        <w:rPr>
          <w:rFonts w:hint="cs"/>
          <w:rtl/>
        </w:rPr>
      </w:pPr>
    </w:p>
    <w:p w14:paraId="6DF2054F" w14:textId="77777777" w:rsidR="00000000" w:rsidRDefault="007C71EE">
      <w:pPr>
        <w:pStyle w:val="ac"/>
        <w:rPr>
          <w:rtl/>
        </w:rPr>
      </w:pPr>
      <w:r>
        <w:rPr>
          <w:rFonts w:hint="eastAsia"/>
          <w:rtl/>
        </w:rPr>
        <w:t>רשף</w:t>
      </w:r>
      <w:r>
        <w:rPr>
          <w:rtl/>
        </w:rPr>
        <w:t xml:space="preserve"> חן (שינוי):</w:t>
      </w:r>
    </w:p>
    <w:p w14:paraId="78C29158" w14:textId="77777777" w:rsidR="00000000" w:rsidRDefault="007C71EE">
      <w:pPr>
        <w:pStyle w:val="a"/>
        <w:rPr>
          <w:rFonts w:hint="cs"/>
          <w:rtl/>
        </w:rPr>
      </w:pPr>
    </w:p>
    <w:p w14:paraId="5B4EE1AA" w14:textId="77777777" w:rsidR="00000000" w:rsidRDefault="007C71EE">
      <w:pPr>
        <w:pStyle w:val="a"/>
        <w:rPr>
          <w:rFonts w:hint="cs"/>
          <w:rtl/>
        </w:rPr>
      </w:pPr>
      <w:r>
        <w:rPr>
          <w:rFonts w:hint="cs"/>
          <w:rtl/>
        </w:rPr>
        <w:t xml:space="preserve">אני לא נגד עלייה. </w:t>
      </w:r>
    </w:p>
    <w:p w14:paraId="7C342AF8" w14:textId="77777777" w:rsidR="00000000" w:rsidRDefault="007C71EE">
      <w:pPr>
        <w:pStyle w:val="a"/>
        <w:rPr>
          <w:rFonts w:hint="cs"/>
          <w:rtl/>
        </w:rPr>
      </w:pPr>
    </w:p>
    <w:p w14:paraId="786161BA" w14:textId="77777777" w:rsidR="00000000" w:rsidRDefault="007C71EE">
      <w:pPr>
        <w:pStyle w:val="SpeakerCon"/>
        <w:rPr>
          <w:rtl/>
        </w:rPr>
      </w:pPr>
      <w:bookmarkStart w:id="816" w:name="FS000000528T27_05_2003_04_29_35C"/>
      <w:bookmarkEnd w:id="816"/>
      <w:r>
        <w:rPr>
          <w:rtl/>
        </w:rPr>
        <w:t>יעקב ליצמן (יהדות התורה):</w:t>
      </w:r>
    </w:p>
    <w:p w14:paraId="4AEF23AA" w14:textId="77777777" w:rsidR="00000000" w:rsidRDefault="007C71EE">
      <w:pPr>
        <w:pStyle w:val="a"/>
        <w:rPr>
          <w:rtl/>
        </w:rPr>
      </w:pPr>
    </w:p>
    <w:p w14:paraId="53381DC7" w14:textId="77777777" w:rsidR="00000000" w:rsidRDefault="007C71EE">
      <w:pPr>
        <w:pStyle w:val="a"/>
        <w:rPr>
          <w:rFonts w:hint="cs"/>
          <w:rtl/>
        </w:rPr>
      </w:pPr>
      <w:r>
        <w:rPr>
          <w:rFonts w:hint="cs"/>
          <w:rtl/>
        </w:rPr>
        <w:t xml:space="preserve">למה אתה משקיע כסף בעלייה, בעולים, בדירות, כשיש לך אפשרות לקבל את זה בעלייה פנימית </w:t>
      </w:r>
      <w:r>
        <w:rPr>
          <w:rFonts w:hint="cs"/>
          <w:rtl/>
        </w:rPr>
        <w:t xml:space="preserve">בחצי מחיר? למה אתה צריך להשקיע כל כך הרבה כסף להביא עולים </w:t>
      </w:r>
      <w:r>
        <w:rPr>
          <w:rtl/>
        </w:rPr>
        <w:t>–</w:t>
      </w:r>
      <w:r>
        <w:rPr>
          <w:rFonts w:hint="cs"/>
          <w:rtl/>
        </w:rPr>
        <w:t xml:space="preserve"> נותנים להם דירה, נותנים להם פטור ממסים, רק שיבואו? עלייה פנימית זולה יותר. למה אתה מפחד, כי הם חרדים? כי זה לא מהחברה שלך? </w:t>
      </w:r>
    </w:p>
    <w:p w14:paraId="2ADB4026" w14:textId="77777777" w:rsidR="00000000" w:rsidRDefault="007C71EE">
      <w:pPr>
        <w:pStyle w:val="a"/>
        <w:rPr>
          <w:rFonts w:hint="cs"/>
          <w:rtl/>
        </w:rPr>
      </w:pPr>
    </w:p>
    <w:p w14:paraId="3838B803" w14:textId="77777777" w:rsidR="00000000" w:rsidRDefault="007C71EE">
      <w:pPr>
        <w:pStyle w:val="ac"/>
        <w:rPr>
          <w:rtl/>
        </w:rPr>
      </w:pPr>
      <w:r>
        <w:rPr>
          <w:rFonts w:hint="eastAsia"/>
          <w:rtl/>
        </w:rPr>
        <w:t>אברהם</w:t>
      </w:r>
      <w:r>
        <w:rPr>
          <w:rtl/>
        </w:rPr>
        <w:t xml:space="preserve"> בורג (העבודה-מימד):</w:t>
      </w:r>
    </w:p>
    <w:p w14:paraId="72F82C7E" w14:textId="77777777" w:rsidR="00000000" w:rsidRDefault="007C71EE">
      <w:pPr>
        <w:pStyle w:val="a"/>
        <w:rPr>
          <w:rFonts w:hint="cs"/>
          <w:rtl/>
        </w:rPr>
      </w:pPr>
    </w:p>
    <w:p w14:paraId="35CFE312" w14:textId="77777777" w:rsidR="00000000" w:rsidRDefault="007C71EE">
      <w:pPr>
        <w:pStyle w:val="a"/>
        <w:rPr>
          <w:rFonts w:hint="cs"/>
          <w:rtl/>
        </w:rPr>
      </w:pPr>
      <w:r>
        <w:rPr>
          <w:rFonts w:hint="cs"/>
          <w:rtl/>
        </w:rPr>
        <w:t>משפחה גדולה זה עדיף, זה גם יותר זול וגם ההנא</w:t>
      </w:r>
      <w:r>
        <w:rPr>
          <w:rFonts w:hint="cs"/>
          <w:rtl/>
        </w:rPr>
        <w:t xml:space="preserve">ה שונה. </w:t>
      </w:r>
    </w:p>
    <w:p w14:paraId="034708C7" w14:textId="77777777" w:rsidR="00000000" w:rsidRDefault="007C71EE">
      <w:pPr>
        <w:pStyle w:val="a"/>
        <w:rPr>
          <w:rFonts w:hint="cs"/>
          <w:rtl/>
        </w:rPr>
      </w:pPr>
    </w:p>
    <w:p w14:paraId="57286899" w14:textId="77777777" w:rsidR="00000000" w:rsidRDefault="007C71EE">
      <w:pPr>
        <w:pStyle w:val="SpeakerCon"/>
        <w:rPr>
          <w:rtl/>
        </w:rPr>
      </w:pPr>
      <w:bookmarkStart w:id="817" w:name="FS000000528T27_05_2003_04_31_37C"/>
      <w:bookmarkEnd w:id="817"/>
      <w:r>
        <w:rPr>
          <w:rtl/>
        </w:rPr>
        <w:t>יעקב ליצמן (יהדות התורה):</w:t>
      </w:r>
    </w:p>
    <w:p w14:paraId="4441992A" w14:textId="77777777" w:rsidR="00000000" w:rsidRDefault="007C71EE">
      <w:pPr>
        <w:pStyle w:val="a"/>
        <w:rPr>
          <w:rtl/>
        </w:rPr>
      </w:pPr>
    </w:p>
    <w:p w14:paraId="239DBA19" w14:textId="77777777" w:rsidR="00000000" w:rsidRDefault="007C71EE">
      <w:pPr>
        <w:pStyle w:val="a"/>
        <w:rPr>
          <w:rFonts w:hint="cs"/>
          <w:rtl/>
        </w:rPr>
      </w:pPr>
      <w:r>
        <w:rPr>
          <w:rFonts w:hint="cs"/>
          <w:rtl/>
        </w:rPr>
        <w:t xml:space="preserve">אבל אני הבנתי עכשיו שהוא בכלל נגד עלייה, אז זה בסדר גמור. תודה רבה. </w:t>
      </w:r>
    </w:p>
    <w:p w14:paraId="74F922C0" w14:textId="77777777" w:rsidR="00000000" w:rsidRDefault="007C71EE">
      <w:pPr>
        <w:pStyle w:val="a"/>
        <w:rPr>
          <w:rFonts w:hint="cs"/>
          <w:rtl/>
        </w:rPr>
      </w:pPr>
    </w:p>
    <w:p w14:paraId="14B71F81" w14:textId="77777777" w:rsidR="00000000" w:rsidRDefault="007C71EE">
      <w:pPr>
        <w:pStyle w:val="ad"/>
        <w:rPr>
          <w:rtl/>
        </w:rPr>
      </w:pPr>
      <w:r>
        <w:rPr>
          <w:rtl/>
        </w:rPr>
        <w:t>היו"ר מוחמד ברכה:</w:t>
      </w:r>
    </w:p>
    <w:p w14:paraId="5040662A" w14:textId="77777777" w:rsidR="00000000" w:rsidRDefault="007C71EE">
      <w:pPr>
        <w:pStyle w:val="a"/>
        <w:rPr>
          <w:rtl/>
        </w:rPr>
      </w:pPr>
    </w:p>
    <w:p w14:paraId="519C2BFA" w14:textId="77777777" w:rsidR="00000000" w:rsidRDefault="007C71EE">
      <w:pPr>
        <w:pStyle w:val="a"/>
        <w:rPr>
          <w:rFonts w:hint="cs"/>
          <w:rtl/>
        </w:rPr>
      </w:pPr>
      <w:r>
        <w:rPr>
          <w:rFonts w:hint="cs"/>
          <w:rtl/>
        </w:rPr>
        <w:t xml:space="preserve">תודה, חבר הכנסת ליצמן. השר בני אלון, בבקשה. </w:t>
      </w:r>
    </w:p>
    <w:p w14:paraId="6F50040A" w14:textId="77777777" w:rsidR="00000000" w:rsidRDefault="007C71EE">
      <w:pPr>
        <w:pStyle w:val="a"/>
        <w:rPr>
          <w:rFonts w:hint="cs"/>
          <w:rtl/>
        </w:rPr>
      </w:pPr>
    </w:p>
    <w:p w14:paraId="6BB7D4E3" w14:textId="77777777" w:rsidR="00000000" w:rsidRDefault="007C71EE">
      <w:pPr>
        <w:pStyle w:val="Speaker"/>
        <w:rPr>
          <w:rtl/>
        </w:rPr>
      </w:pPr>
      <w:bookmarkStart w:id="818" w:name="FS000000405T27_05_2003_04_32_20"/>
      <w:bookmarkEnd w:id="818"/>
      <w:r>
        <w:rPr>
          <w:rFonts w:hint="eastAsia"/>
          <w:rtl/>
        </w:rPr>
        <w:t>שר</w:t>
      </w:r>
      <w:r>
        <w:rPr>
          <w:rtl/>
        </w:rPr>
        <w:t xml:space="preserve"> התיירות בנימין אלון:</w:t>
      </w:r>
    </w:p>
    <w:p w14:paraId="066EFFFB" w14:textId="77777777" w:rsidR="00000000" w:rsidRDefault="007C71EE">
      <w:pPr>
        <w:pStyle w:val="a"/>
        <w:rPr>
          <w:rFonts w:hint="cs"/>
          <w:rtl/>
        </w:rPr>
      </w:pPr>
    </w:p>
    <w:p w14:paraId="6B5EE8DE" w14:textId="77777777" w:rsidR="00000000" w:rsidRDefault="007C71EE">
      <w:pPr>
        <w:pStyle w:val="a"/>
        <w:rPr>
          <w:rFonts w:hint="cs"/>
          <w:rtl/>
        </w:rPr>
      </w:pPr>
      <w:r>
        <w:rPr>
          <w:rFonts w:hint="cs"/>
          <w:rtl/>
        </w:rPr>
        <w:t>אדוני היושב-ראש, כנסת נכבדה - אני מודה לך, אדוני היושב-ראש,</w:t>
      </w:r>
      <w:r>
        <w:rPr>
          <w:rFonts w:hint="cs"/>
          <w:rtl/>
        </w:rPr>
        <w:t xml:space="preserve"> שהואלת לשלב אותי. חבר הכנסת ליצמן, לפני שאגע במספרים אני רוצה את אישורך, אני יודע שאתה שוחה במספרים. אני מסכים עם הדברים שאמרת ברמה העקרונית ובמכתב שקראת עכשיו, מכתבו של בן-גוריון. אני מצר מאוד מאוד על הסעיף היחיד שלא עסק בענייני דת ומדינה וצורף לקווי היס</w:t>
      </w:r>
      <w:r>
        <w:rPr>
          <w:rFonts w:hint="cs"/>
          <w:rtl/>
        </w:rPr>
        <w:t xml:space="preserve">וד של הממשלה, בין שינוי לבין המפד"ל. </w:t>
      </w:r>
    </w:p>
    <w:p w14:paraId="33187EB1" w14:textId="77777777" w:rsidR="00000000" w:rsidRDefault="007C71EE">
      <w:pPr>
        <w:pStyle w:val="a"/>
        <w:rPr>
          <w:rFonts w:hint="cs"/>
          <w:rtl/>
        </w:rPr>
      </w:pPr>
    </w:p>
    <w:p w14:paraId="4DC11176" w14:textId="77777777" w:rsidR="00000000" w:rsidRDefault="007C71EE">
      <w:pPr>
        <w:pStyle w:val="ac"/>
        <w:rPr>
          <w:rtl/>
        </w:rPr>
      </w:pPr>
      <w:r>
        <w:rPr>
          <w:rFonts w:hint="eastAsia"/>
          <w:rtl/>
        </w:rPr>
        <w:t>יעקב</w:t>
      </w:r>
      <w:r>
        <w:rPr>
          <w:rtl/>
        </w:rPr>
        <w:t xml:space="preserve"> ליצמן (יהדות התורה):</w:t>
      </w:r>
    </w:p>
    <w:p w14:paraId="02C7A873" w14:textId="77777777" w:rsidR="00000000" w:rsidRDefault="007C71EE">
      <w:pPr>
        <w:pStyle w:val="a"/>
        <w:rPr>
          <w:rFonts w:hint="cs"/>
          <w:rtl/>
        </w:rPr>
      </w:pPr>
    </w:p>
    <w:p w14:paraId="4095E951" w14:textId="77777777" w:rsidR="00000000" w:rsidRDefault="007C71EE">
      <w:pPr>
        <w:pStyle w:val="a"/>
        <w:rPr>
          <w:rFonts w:hint="cs"/>
          <w:rtl/>
        </w:rPr>
      </w:pPr>
      <w:r>
        <w:rPr>
          <w:rFonts w:hint="cs"/>
          <w:rtl/>
        </w:rPr>
        <w:t xml:space="preserve">מפד"ל מכחישים. יש מוועדת הכספים דברים של השר אורלב, שמכחיש שיש הסכם קואליציוני. </w:t>
      </w:r>
    </w:p>
    <w:p w14:paraId="5224A257" w14:textId="77777777" w:rsidR="00000000" w:rsidRDefault="007C71EE">
      <w:pPr>
        <w:pStyle w:val="a"/>
        <w:rPr>
          <w:rFonts w:hint="cs"/>
          <w:rtl/>
        </w:rPr>
      </w:pPr>
    </w:p>
    <w:p w14:paraId="6274D33F" w14:textId="77777777" w:rsidR="00000000" w:rsidRDefault="007C71EE">
      <w:pPr>
        <w:pStyle w:val="SpeakerCon"/>
        <w:rPr>
          <w:rtl/>
        </w:rPr>
      </w:pPr>
      <w:bookmarkStart w:id="819" w:name="FS000000405T27_05_2003_04_35_08C"/>
      <w:bookmarkEnd w:id="819"/>
      <w:r>
        <w:rPr>
          <w:rtl/>
        </w:rPr>
        <w:t>שר התיירות בנימין אלון:</w:t>
      </w:r>
    </w:p>
    <w:p w14:paraId="36D90A74" w14:textId="77777777" w:rsidR="00000000" w:rsidRDefault="007C71EE">
      <w:pPr>
        <w:pStyle w:val="a"/>
        <w:rPr>
          <w:rtl/>
        </w:rPr>
      </w:pPr>
    </w:p>
    <w:p w14:paraId="3F72D391" w14:textId="77777777" w:rsidR="00000000" w:rsidRDefault="007C71EE">
      <w:pPr>
        <w:pStyle w:val="a"/>
        <w:rPr>
          <w:rFonts w:hint="cs"/>
          <w:rtl/>
        </w:rPr>
      </w:pPr>
      <w:r>
        <w:rPr>
          <w:rFonts w:hint="cs"/>
          <w:rtl/>
        </w:rPr>
        <w:t>זה מודפס ומונח לפני כולנו. יש שם סעיף שלא קשור לענייני דת ומדינה, ואני רואה בו באמת</w:t>
      </w:r>
      <w:r>
        <w:rPr>
          <w:rFonts w:hint="cs"/>
          <w:rtl/>
        </w:rPr>
        <w:t xml:space="preserve"> דבר חמור. הוא סעיף שמבטל עקרונית, בלי מספרים, את הדיפרנציאציה בקצבאות הילדים. כלומר, העיקרון של לשפר ולצ'פר את המשפחה כשיש יותר ילדים זה עיקרון שהוא כשלעצמו לא ראוי. ולפני שאני יורד למספרים, אני חושב שזה דבר חמור מאוד ברמה העקרונית, או כמו שעמיתי השר פורז</w:t>
      </w:r>
      <w:r>
        <w:rPr>
          <w:rFonts w:hint="cs"/>
          <w:rtl/>
        </w:rPr>
        <w:t xml:space="preserve"> הקפיד תמיד להגיד: אין כזה דבר משפחה ברוכת ילדים, יש מרובת ילדים, כאילו זה קללה. זה כעיקרון דבר שאסור היה להסכים לו, ואני חושב שזה דבר לא טוב, יותר מלא טוב, שהכריח אחר כך בביטויים מספריים להגיע לאיזו נוסחה. </w:t>
      </w:r>
    </w:p>
    <w:p w14:paraId="332B29D5" w14:textId="77777777" w:rsidR="00000000" w:rsidRDefault="007C71EE">
      <w:pPr>
        <w:pStyle w:val="a"/>
        <w:rPr>
          <w:rFonts w:hint="cs"/>
          <w:rtl/>
        </w:rPr>
      </w:pPr>
    </w:p>
    <w:p w14:paraId="19F0A726" w14:textId="77777777" w:rsidR="00000000" w:rsidRDefault="007C71EE">
      <w:pPr>
        <w:pStyle w:val="a"/>
        <w:rPr>
          <w:rFonts w:hint="cs"/>
          <w:rtl/>
        </w:rPr>
      </w:pPr>
      <w:r>
        <w:rPr>
          <w:rFonts w:hint="cs"/>
          <w:rtl/>
        </w:rPr>
        <w:t>אבל עכשיו, כשאני יורד לרמת המספרים, אז רק לאנשי</w:t>
      </w:r>
      <w:r>
        <w:rPr>
          <w:rFonts w:hint="cs"/>
          <w:rtl/>
        </w:rPr>
        <w:t>ם שעדיין צופים בשעה כזאת ולעצמנו נאמר את האמת. בסופו של דבר אנחנו מדברים בהסכמה עם כולם, לרבות עם שינוי, על כשש שנים וחצי, כלומר שבע פעימות, שהן גם הרבה זמן לשנות את הדברים, כשתוך כדי השינוי הזה אפשר להביא הצעות אחרות, כמו מיסוי קצבאות, שיש דוח שטסמן-דוקלר</w:t>
      </w:r>
      <w:r>
        <w:rPr>
          <w:rFonts w:hint="cs"/>
          <w:rtl/>
        </w:rPr>
        <w:t xml:space="preserve">, שעקרונית ייתנו לאוצר את אותו סכום ואולי יותר, אבל מצריך פרוצדורות שלמות, חקיקות. כל הדברים האלה יכולים להיעשות בשש שנים וחצי, לפי החישוב שלי, שזה יהיה הזמן שבו יגיעו לאותה גזירה שאני לא מקבל אותה, שלא תהיה דיפרנציאציה. </w:t>
      </w:r>
    </w:p>
    <w:p w14:paraId="40491D51" w14:textId="77777777" w:rsidR="00000000" w:rsidRDefault="007C71EE">
      <w:pPr>
        <w:pStyle w:val="a"/>
        <w:rPr>
          <w:rFonts w:hint="cs"/>
          <w:rtl/>
        </w:rPr>
      </w:pPr>
    </w:p>
    <w:p w14:paraId="4FF69553" w14:textId="77777777" w:rsidR="00000000" w:rsidRDefault="007C71EE">
      <w:pPr>
        <w:pStyle w:val="a"/>
        <w:rPr>
          <w:rFonts w:hint="cs"/>
          <w:rtl/>
        </w:rPr>
      </w:pPr>
      <w:r>
        <w:rPr>
          <w:rFonts w:hint="cs"/>
          <w:rtl/>
        </w:rPr>
        <w:t xml:space="preserve">בעניין המספרים, הילד הראשון מקבל </w:t>
      </w:r>
      <w:r>
        <w:rPr>
          <w:rFonts w:hint="cs"/>
          <w:rtl/>
        </w:rPr>
        <w:t xml:space="preserve">144 שקלים; הילד השני גם כן; הילד השלישי ירד </w:t>
      </w:r>
      <w:r>
        <w:rPr>
          <w:rtl/>
        </w:rPr>
        <w:br/>
      </w:r>
      <w:r>
        <w:rPr>
          <w:rFonts w:hint="cs"/>
          <w:rtl/>
        </w:rPr>
        <w:t xml:space="preserve">מ=289 שקלים ל=195 שקלים; הילד הרביעי ירד מ=586 שקלים ל=453 שקלים; הילד החמישי והלאה יהיה 522 שקלים במקום 724 שקלים. זה עדיין לא כמו שאתם מציגים את זה. אני חושב שצריך לא להגזים. </w:t>
      </w:r>
    </w:p>
    <w:p w14:paraId="41CB7661" w14:textId="77777777" w:rsidR="00000000" w:rsidRDefault="007C71EE">
      <w:pPr>
        <w:pStyle w:val="a"/>
        <w:rPr>
          <w:rFonts w:hint="cs"/>
          <w:rtl/>
        </w:rPr>
      </w:pPr>
    </w:p>
    <w:p w14:paraId="3589504A" w14:textId="77777777" w:rsidR="00000000" w:rsidRDefault="007C71EE">
      <w:pPr>
        <w:pStyle w:val="ac"/>
        <w:rPr>
          <w:rtl/>
        </w:rPr>
      </w:pPr>
      <w:r>
        <w:rPr>
          <w:rFonts w:hint="eastAsia"/>
          <w:rtl/>
        </w:rPr>
        <w:t>יעקב</w:t>
      </w:r>
      <w:r>
        <w:rPr>
          <w:rtl/>
        </w:rPr>
        <w:t xml:space="preserve"> ליצמן (יהדות התורה):</w:t>
      </w:r>
    </w:p>
    <w:p w14:paraId="6FD9F3AF" w14:textId="77777777" w:rsidR="00000000" w:rsidRDefault="007C71EE">
      <w:pPr>
        <w:pStyle w:val="a"/>
        <w:rPr>
          <w:rFonts w:hint="cs"/>
          <w:rtl/>
        </w:rPr>
      </w:pPr>
    </w:p>
    <w:p w14:paraId="17666162" w14:textId="77777777" w:rsidR="00000000" w:rsidRDefault="007C71EE">
      <w:pPr>
        <w:pStyle w:val="a"/>
        <w:rPr>
          <w:rFonts w:hint="cs"/>
          <w:rtl/>
        </w:rPr>
      </w:pPr>
      <w:r>
        <w:rPr>
          <w:rFonts w:hint="cs"/>
          <w:rtl/>
        </w:rPr>
        <w:t>אדוני</w:t>
      </w:r>
      <w:r>
        <w:rPr>
          <w:rFonts w:hint="cs"/>
          <w:rtl/>
        </w:rPr>
        <w:t xml:space="preserve"> טועה במספרים. השיעור כרגע ל=2003 הוא 26% מהתקציב של קצבאות ילדים. אבל זה אומר שבילד הראשון 26% פחות, בילד השישי והשביעי זה מגיע ל=40%, בילד השמיני והתשיעי זה מגיע ל=50%. יותר מזה, מי שנולד אחרי 1 ביוני מקבל 144 שקלים. זאת אומרת, שמי שיש לו שבעה-שמונה  ילד</w:t>
      </w:r>
      <w:r>
        <w:rPr>
          <w:rFonts w:hint="cs"/>
          <w:rtl/>
        </w:rPr>
        <w:t xml:space="preserve">ים ונולד לו ילד אחרי 1 בחודש, הקיצוץ הוא 50%. לא יעזור מיסוי, אין מה לעשות מיסוי אחר. </w:t>
      </w:r>
    </w:p>
    <w:p w14:paraId="4DB2BA27" w14:textId="77777777" w:rsidR="00000000" w:rsidRDefault="007C71EE">
      <w:pPr>
        <w:pStyle w:val="a"/>
        <w:rPr>
          <w:rFonts w:hint="cs"/>
          <w:rtl/>
        </w:rPr>
      </w:pPr>
    </w:p>
    <w:p w14:paraId="5C9C43EE" w14:textId="77777777" w:rsidR="00000000" w:rsidRDefault="007C71EE">
      <w:pPr>
        <w:pStyle w:val="SpeakerCon"/>
        <w:rPr>
          <w:rtl/>
        </w:rPr>
      </w:pPr>
      <w:bookmarkStart w:id="820" w:name="FS000000405T27_05_2003_04_45_05C"/>
      <w:bookmarkEnd w:id="820"/>
      <w:r>
        <w:rPr>
          <w:rtl/>
        </w:rPr>
        <w:t>שר התיירות בנימין אלון:</w:t>
      </w:r>
    </w:p>
    <w:p w14:paraId="71E6F286" w14:textId="77777777" w:rsidR="00000000" w:rsidRDefault="007C71EE">
      <w:pPr>
        <w:pStyle w:val="a"/>
        <w:rPr>
          <w:rtl/>
        </w:rPr>
      </w:pPr>
    </w:p>
    <w:p w14:paraId="43F3028E" w14:textId="77777777" w:rsidR="00000000" w:rsidRDefault="007C71EE">
      <w:pPr>
        <w:pStyle w:val="a"/>
        <w:rPr>
          <w:rFonts w:hint="cs"/>
          <w:rtl/>
        </w:rPr>
      </w:pPr>
      <w:r>
        <w:rPr>
          <w:rFonts w:hint="cs"/>
          <w:rtl/>
        </w:rPr>
        <w:t xml:space="preserve">מעבר לעיקרון שהפריסה לשבע שנים נותנת אפשרויות לחלופות שונות, גם הגזירה היא ממותנת יותר. </w:t>
      </w:r>
    </w:p>
    <w:p w14:paraId="5CB5CF6F" w14:textId="77777777" w:rsidR="00000000" w:rsidRDefault="007C71EE">
      <w:pPr>
        <w:pStyle w:val="a"/>
        <w:rPr>
          <w:rFonts w:hint="cs"/>
          <w:rtl/>
        </w:rPr>
      </w:pPr>
    </w:p>
    <w:p w14:paraId="45E3CAF6" w14:textId="77777777" w:rsidR="00000000" w:rsidRDefault="007C71EE">
      <w:pPr>
        <w:pStyle w:val="a"/>
        <w:rPr>
          <w:rFonts w:hint="cs"/>
          <w:rtl/>
        </w:rPr>
      </w:pPr>
      <w:r>
        <w:rPr>
          <w:rFonts w:hint="cs"/>
          <w:rtl/>
        </w:rPr>
        <w:t>אני אגיד לך למה אני אומר את הדברים, ואני גם אומר את ז</w:t>
      </w:r>
      <w:r>
        <w:rPr>
          <w:rFonts w:hint="cs"/>
          <w:rtl/>
        </w:rPr>
        <w:t xml:space="preserve">ה על עוד כמה הערות מספריות שהערת. יש נקודה מסוימת שאתה נלחם מלחמה אופוזיציונית, וזה נכון. אבל יש נקודה מסוימת שהיחסים הופכים להיות כאלה שלדעתי הם מסוכנים לחברה הישראלית והם מסוכנים לנו. צריך לדייק בהם, לא צריך לגרום למצבים כאלה שאנשים יחושו ניכור כזה גדול </w:t>
      </w:r>
      <w:r>
        <w:rPr>
          <w:rFonts w:hint="cs"/>
          <w:rtl/>
        </w:rPr>
        <w:t xml:space="preserve">גם מצד החברה החרדית. אני חושב שכבר היום מפחידים אותה בעובדות לא נכונות. למשל, תלמידי חו"ל שציינת - זה לא מה שעומד להיות. </w:t>
      </w:r>
    </w:p>
    <w:p w14:paraId="4EEE1FF3" w14:textId="77777777" w:rsidR="00000000" w:rsidRDefault="007C71EE">
      <w:pPr>
        <w:pStyle w:val="a"/>
        <w:rPr>
          <w:rFonts w:hint="cs"/>
          <w:rtl/>
        </w:rPr>
      </w:pPr>
    </w:p>
    <w:p w14:paraId="204C8C4A" w14:textId="77777777" w:rsidR="00000000" w:rsidRDefault="007C71EE">
      <w:pPr>
        <w:pStyle w:val="ac"/>
        <w:rPr>
          <w:rtl/>
        </w:rPr>
      </w:pPr>
      <w:r>
        <w:rPr>
          <w:rFonts w:hint="eastAsia"/>
          <w:rtl/>
        </w:rPr>
        <w:t>יעקב</w:t>
      </w:r>
      <w:r>
        <w:rPr>
          <w:rtl/>
        </w:rPr>
        <w:t xml:space="preserve"> ליצמן (יהדות התורה):</w:t>
      </w:r>
    </w:p>
    <w:p w14:paraId="33AEB2A6" w14:textId="77777777" w:rsidR="00000000" w:rsidRDefault="007C71EE">
      <w:pPr>
        <w:pStyle w:val="a"/>
        <w:rPr>
          <w:rFonts w:hint="cs"/>
          <w:rtl/>
        </w:rPr>
      </w:pPr>
    </w:p>
    <w:p w14:paraId="500853E2" w14:textId="77777777" w:rsidR="00000000" w:rsidRDefault="007C71EE">
      <w:pPr>
        <w:pStyle w:val="a"/>
        <w:rPr>
          <w:rFonts w:hint="cs"/>
          <w:rtl/>
        </w:rPr>
      </w:pPr>
      <w:r>
        <w:rPr>
          <w:rFonts w:hint="cs"/>
          <w:rtl/>
        </w:rPr>
        <w:t xml:space="preserve">- - - </w:t>
      </w:r>
    </w:p>
    <w:p w14:paraId="6A86ED2D" w14:textId="77777777" w:rsidR="00000000" w:rsidRDefault="007C71EE">
      <w:pPr>
        <w:pStyle w:val="a"/>
        <w:rPr>
          <w:rFonts w:hint="cs"/>
          <w:rtl/>
        </w:rPr>
      </w:pPr>
    </w:p>
    <w:p w14:paraId="5545BCA6" w14:textId="77777777" w:rsidR="00000000" w:rsidRDefault="007C71EE">
      <w:pPr>
        <w:pStyle w:val="SpeakerCon"/>
        <w:rPr>
          <w:rFonts w:hint="cs"/>
          <w:rtl/>
        </w:rPr>
      </w:pPr>
      <w:r>
        <w:rPr>
          <w:rFonts w:hint="cs"/>
          <w:rtl/>
        </w:rPr>
        <w:t>שר התיירות בנימין אלון:</w:t>
      </w:r>
    </w:p>
    <w:p w14:paraId="6F631C52" w14:textId="77777777" w:rsidR="00000000" w:rsidRDefault="007C71EE">
      <w:pPr>
        <w:pStyle w:val="a"/>
        <w:rPr>
          <w:rFonts w:hint="cs"/>
          <w:rtl/>
        </w:rPr>
      </w:pPr>
    </w:p>
    <w:p w14:paraId="484264D5" w14:textId="77777777" w:rsidR="00000000" w:rsidRDefault="007C71EE">
      <w:pPr>
        <w:pStyle w:val="a"/>
        <w:rPr>
          <w:rFonts w:hint="cs"/>
          <w:rtl/>
        </w:rPr>
      </w:pPr>
      <w:r>
        <w:rPr>
          <w:rFonts w:hint="cs"/>
          <w:rtl/>
        </w:rPr>
        <w:t>בסדר, אבל כעיקרון, היה אמור שלא יהיה שום דבר. ולהעיר - מינהל הסטודנטים, מ</w:t>
      </w:r>
      <w:r>
        <w:rPr>
          <w:rFonts w:hint="cs"/>
          <w:rtl/>
        </w:rPr>
        <w:t>דובר בסטודנטים שיש להם תעודת זהות ישראלית, שהם עולים חדשים. כמו שציינת, מדובר</w:t>
      </w:r>
      <w:r>
        <w:rPr>
          <w:rtl/>
        </w:rPr>
        <w:t xml:space="preserve"> </w:t>
      </w:r>
      <w:r>
        <w:rPr>
          <w:rFonts w:hint="cs"/>
          <w:rtl/>
        </w:rPr>
        <w:t xml:space="preserve">פה בכאלה שאינם עולים, כי אם הם עולים אין שום בעיה. ולמרות זאת, לא יהיה קיצוץ אלא רק של 40%. כנ"ל בדברים אחרים שדובר עליהם. </w:t>
      </w:r>
    </w:p>
    <w:p w14:paraId="362320B6" w14:textId="77777777" w:rsidR="00000000" w:rsidRDefault="007C71EE">
      <w:pPr>
        <w:pStyle w:val="a"/>
        <w:rPr>
          <w:rFonts w:hint="cs"/>
          <w:rtl/>
        </w:rPr>
      </w:pPr>
    </w:p>
    <w:p w14:paraId="7CAABE14" w14:textId="77777777" w:rsidR="00000000" w:rsidRDefault="007C71EE">
      <w:pPr>
        <w:pStyle w:val="ac"/>
        <w:rPr>
          <w:rtl/>
        </w:rPr>
      </w:pPr>
      <w:r>
        <w:rPr>
          <w:rFonts w:hint="eastAsia"/>
          <w:rtl/>
        </w:rPr>
        <w:t>יעקב</w:t>
      </w:r>
      <w:r>
        <w:rPr>
          <w:rtl/>
        </w:rPr>
        <w:t xml:space="preserve"> ליצמן (יהדות התורה):</w:t>
      </w:r>
    </w:p>
    <w:p w14:paraId="3D4B0EE9" w14:textId="77777777" w:rsidR="00000000" w:rsidRDefault="007C71EE">
      <w:pPr>
        <w:pStyle w:val="a"/>
        <w:rPr>
          <w:rFonts w:hint="cs"/>
          <w:rtl/>
        </w:rPr>
      </w:pPr>
    </w:p>
    <w:p w14:paraId="0387CE0D" w14:textId="77777777" w:rsidR="00000000" w:rsidRDefault="007C71EE">
      <w:pPr>
        <w:pStyle w:val="a"/>
        <w:rPr>
          <w:rFonts w:hint="cs"/>
          <w:rtl/>
        </w:rPr>
      </w:pPr>
      <w:r>
        <w:rPr>
          <w:rFonts w:hint="cs"/>
          <w:rtl/>
        </w:rPr>
        <w:t xml:space="preserve">אמרתי - - - </w:t>
      </w:r>
    </w:p>
    <w:p w14:paraId="0BF86E31" w14:textId="77777777" w:rsidR="00000000" w:rsidRDefault="007C71EE">
      <w:pPr>
        <w:pStyle w:val="a"/>
        <w:rPr>
          <w:rtl/>
        </w:rPr>
      </w:pPr>
    </w:p>
    <w:p w14:paraId="54A7FA62" w14:textId="77777777" w:rsidR="00000000" w:rsidRDefault="007C71EE">
      <w:pPr>
        <w:pStyle w:val="SpeakerCon"/>
        <w:rPr>
          <w:rFonts w:hint="cs"/>
          <w:rtl/>
        </w:rPr>
      </w:pPr>
      <w:r>
        <w:rPr>
          <w:rFonts w:hint="cs"/>
          <w:rtl/>
        </w:rPr>
        <w:t>שר התיירות ב</w:t>
      </w:r>
      <w:r>
        <w:rPr>
          <w:rFonts w:hint="cs"/>
          <w:rtl/>
        </w:rPr>
        <w:t>נימין אלון:</w:t>
      </w:r>
    </w:p>
    <w:p w14:paraId="4B3D5E5D" w14:textId="77777777" w:rsidR="00000000" w:rsidRDefault="007C71EE">
      <w:pPr>
        <w:pStyle w:val="a"/>
        <w:rPr>
          <w:rFonts w:hint="cs"/>
          <w:rtl/>
        </w:rPr>
      </w:pPr>
    </w:p>
    <w:p w14:paraId="0C59EAAF" w14:textId="77777777" w:rsidR="00000000" w:rsidRDefault="007C71EE">
      <w:pPr>
        <w:pStyle w:val="a"/>
        <w:rPr>
          <w:rFonts w:hint="cs"/>
          <w:rtl/>
        </w:rPr>
      </w:pPr>
      <w:r>
        <w:rPr>
          <w:rFonts w:hint="cs"/>
          <w:rtl/>
        </w:rPr>
        <w:t>הרב ליצמן, תראה, אני מכיר קצת את עולם הישיבות, כמוך אני יודע שהישיבות נהנות מאוד מתלמידי חו"ל, מהקשרים שזה נותן להן, מהעלות שהמשפחות משלמות, שזה הרבה יותר מתלמיד ישראלי, כי תלמיד ישראלי בהרבה מקרים לא משלם. ולכן, העלות האמיתית שהישיבה מוציאה ע</w:t>
      </w:r>
      <w:r>
        <w:rPr>
          <w:rFonts w:hint="cs"/>
          <w:rtl/>
        </w:rPr>
        <w:t>ל אותו תלמיד חו"ל היא לא בשום פרופורציה לכסף הזה שמקבלים מהמדינה. אלא מה, זו היתה אחת הדרכים שהמדינה סייעה ללימוד תורה. ואני לא מצר על כך. ואני רוצה שישיבות גדולות תהיינה מקור השראה, ושתורה תצא מציון ולא מבבל, ולא מאמריקה. וזכינו לדבר הזה, ועוד נזכה לדבר ה</w:t>
      </w:r>
      <w:r>
        <w:rPr>
          <w:rFonts w:hint="cs"/>
          <w:rtl/>
        </w:rPr>
        <w:t xml:space="preserve">זה, ולא נתנצל על הדברים האלו. ויש עניין השירות בצבא, שאינו קשור; הוא חשוב, הוא יסודי, הוא מהותי, אבל לשמוח על זה שישראל חזרה להיות מקור השראה של לימוד תורה, זו שמחה גדולה. </w:t>
      </w:r>
    </w:p>
    <w:p w14:paraId="708CE754" w14:textId="77777777" w:rsidR="00000000" w:rsidRDefault="007C71EE">
      <w:pPr>
        <w:pStyle w:val="a"/>
        <w:rPr>
          <w:rFonts w:hint="cs"/>
          <w:rtl/>
        </w:rPr>
      </w:pPr>
    </w:p>
    <w:p w14:paraId="689384B7" w14:textId="77777777" w:rsidR="00000000" w:rsidRDefault="007C71EE">
      <w:pPr>
        <w:pStyle w:val="a"/>
        <w:rPr>
          <w:rFonts w:hint="cs"/>
          <w:rtl/>
        </w:rPr>
      </w:pPr>
      <w:r>
        <w:rPr>
          <w:rFonts w:hint="cs"/>
          <w:rtl/>
        </w:rPr>
        <w:t xml:space="preserve">אני אומר, אין לי בעיה, אפשר לחדד באופוזיציה כל דבר. אני פשוט אומר, הגענו לנקודה - </w:t>
      </w:r>
      <w:r>
        <w:rPr>
          <w:rFonts w:hint="cs"/>
          <w:rtl/>
        </w:rPr>
        <w:t xml:space="preserve">זו תחושתי האישית - ולכן, כשיצאתי מהאוהל של מאיר פרוש אז והלכתי לראש הממשלה וביקשתי ממנו: תצלצל אליו, תיגש, ובאמת זה נעשה, הגענו לנקודה שדברים הופכים לשנאות כאלו, לריחוק כזה של הציבור החרדי - - - </w:t>
      </w:r>
    </w:p>
    <w:p w14:paraId="7E573C6A" w14:textId="77777777" w:rsidR="00000000" w:rsidRDefault="007C71EE">
      <w:pPr>
        <w:pStyle w:val="a"/>
        <w:rPr>
          <w:rFonts w:hint="cs"/>
          <w:rtl/>
        </w:rPr>
      </w:pPr>
    </w:p>
    <w:p w14:paraId="73B5A9D6" w14:textId="77777777" w:rsidR="00000000" w:rsidRDefault="007C71EE">
      <w:pPr>
        <w:pStyle w:val="ac"/>
        <w:rPr>
          <w:rtl/>
        </w:rPr>
      </w:pPr>
    </w:p>
    <w:p w14:paraId="1B417659" w14:textId="77777777" w:rsidR="00000000" w:rsidRDefault="007C71EE">
      <w:pPr>
        <w:pStyle w:val="ac"/>
        <w:rPr>
          <w:rtl/>
        </w:rPr>
      </w:pPr>
      <w:r>
        <w:rPr>
          <w:rFonts w:hint="eastAsia"/>
          <w:rtl/>
        </w:rPr>
        <w:t>יעקב</w:t>
      </w:r>
      <w:r>
        <w:rPr>
          <w:rtl/>
        </w:rPr>
        <w:t xml:space="preserve"> ליצמן (יהדות התורה):</w:t>
      </w:r>
    </w:p>
    <w:p w14:paraId="3965F4B2" w14:textId="77777777" w:rsidR="00000000" w:rsidRDefault="007C71EE">
      <w:pPr>
        <w:pStyle w:val="a"/>
        <w:rPr>
          <w:rFonts w:hint="cs"/>
          <w:rtl/>
        </w:rPr>
      </w:pPr>
    </w:p>
    <w:p w14:paraId="17692BA1" w14:textId="77777777" w:rsidR="00000000" w:rsidRDefault="007C71EE">
      <w:pPr>
        <w:pStyle w:val="a"/>
        <w:rPr>
          <w:rFonts w:hint="cs"/>
          <w:rtl/>
        </w:rPr>
      </w:pPr>
      <w:r>
        <w:rPr>
          <w:rFonts w:hint="cs"/>
          <w:rtl/>
        </w:rPr>
        <w:t>מה הוא אמר? הוא לא ידע. ראש ממש</w:t>
      </w:r>
      <w:r>
        <w:rPr>
          <w:rFonts w:hint="cs"/>
          <w:rtl/>
        </w:rPr>
        <w:t>לה לא ידע שפוגעים בילדים.</w:t>
      </w:r>
    </w:p>
    <w:p w14:paraId="38BB8699" w14:textId="77777777" w:rsidR="00000000" w:rsidRDefault="007C71EE">
      <w:pPr>
        <w:pStyle w:val="a"/>
        <w:rPr>
          <w:rFonts w:hint="cs"/>
          <w:rtl/>
        </w:rPr>
      </w:pPr>
    </w:p>
    <w:p w14:paraId="0D275D86" w14:textId="77777777" w:rsidR="00000000" w:rsidRDefault="007C71EE">
      <w:pPr>
        <w:pStyle w:val="SpeakerCon"/>
        <w:rPr>
          <w:rFonts w:hint="cs"/>
          <w:rtl/>
        </w:rPr>
      </w:pPr>
      <w:r>
        <w:rPr>
          <w:rFonts w:hint="cs"/>
          <w:rtl/>
        </w:rPr>
        <w:t>שר התיירות בנימין אלון:</w:t>
      </w:r>
    </w:p>
    <w:p w14:paraId="3A3B8B29" w14:textId="77777777" w:rsidR="00000000" w:rsidRDefault="007C71EE">
      <w:pPr>
        <w:pStyle w:val="a"/>
        <w:rPr>
          <w:rFonts w:hint="cs"/>
          <w:rtl/>
        </w:rPr>
      </w:pPr>
    </w:p>
    <w:p w14:paraId="1956878D" w14:textId="77777777" w:rsidR="00000000" w:rsidRDefault="007C71EE">
      <w:pPr>
        <w:pStyle w:val="a"/>
        <w:rPr>
          <w:rFonts w:hint="cs"/>
          <w:rtl/>
        </w:rPr>
      </w:pPr>
      <w:r>
        <w:rPr>
          <w:rFonts w:hint="cs"/>
          <w:rtl/>
        </w:rPr>
        <w:t xml:space="preserve"> נכון. יפה. אבל דיברו. </w:t>
      </w:r>
    </w:p>
    <w:p w14:paraId="279AF607" w14:textId="77777777" w:rsidR="00000000" w:rsidRDefault="007C71EE">
      <w:pPr>
        <w:pStyle w:val="a"/>
        <w:rPr>
          <w:rFonts w:hint="cs"/>
          <w:rtl/>
        </w:rPr>
      </w:pPr>
    </w:p>
    <w:p w14:paraId="7EDD4128" w14:textId="77777777" w:rsidR="00000000" w:rsidRDefault="007C71EE">
      <w:pPr>
        <w:pStyle w:val="a"/>
        <w:rPr>
          <w:rFonts w:hint="cs"/>
          <w:rtl/>
        </w:rPr>
      </w:pPr>
      <w:r>
        <w:rPr>
          <w:rFonts w:hint="cs"/>
          <w:rtl/>
        </w:rPr>
        <w:t>אני מסיים, מכובדי, חבר הכנסת ליצמן, אני רק אומר דבר אחד - אני חושב שהאופוזיציה התברכה ביו"ר ועדת הכספים בדימוס שהוא מבין ומכיר את הנושא. נלחמתם מלחמה גדולה. בואו לא נשכח, בתום המל</w:t>
      </w:r>
      <w:r>
        <w:rPr>
          <w:rFonts w:hint="cs"/>
          <w:rtl/>
        </w:rPr>
        <w:t xml:space="preserve">חמה הזאת ובתום ההצבעה - אנשים אחים אנחנו, כולנו, וצריך לדאוג לא ליצור אווירה כזאת של ניכור מוחלט. תודה רבה, אדוני היושב-ראש. </w:t>
      </w:r>
    </w:p>
    <w:p w14:paraId="09199AD7" w14:textId="77777777" w:rsidR="00000000" w:rsidRDefault="007C71EE">
      <w:pPr>
        <w:pStyle w:val="a"/>
        <w:rPr>
          <w:rFonts w:hint="cs"/>
          <w:rtl/>
        </w:rPr>
      </w:pPr>
    </w:p>
    <w:p w14:paraId="3655CE99" w14:textId="77777777" w:rsidR="00000000" w:rsidRDefault="007C71EE">
      <w:pPr>
        <w:pStyle w:val="ad"/>
        <w:rPr>
          <w:rFonts w:hint="cs"/>
          <w:rtl/>
        </w:rPr>
      </w:pPr>
      <w:r>
        <w:rPr>
          <w:rFonts w:hint="cs"/>
          <w:rtl/>
        </w:rPr>
        <w:t>היו"ר מוחמד ברכה:</w:t>
      </w:r>
    </w:p>
    <w:p w14:paraId="14E388AB" w14:textId="77777777" w:rsidR="00000000" w:rsidRDefault="007C71EE">
      <w:pPr>
        <w:pStyle w:val="a"/>
        <w:rPr>
          <w:rFonts w:hint="cs"/>
          <w:rtl/>
        </w:rPr>
      </w:pPr>
    </w:p>
    <w:p w14:paraId="77FECDBA" w14:textId="77777777" w:rsidR="00000000" w:rsidRDefault="007C71EE">
      <w:pPr>
        <w:pStyle w:val="a"/>
        <w:rPr>
          <w:rFonts w:hint="cs"/>
          <w:rtl/>
        </w:rPr>
      </w:pPr>
      <w:r>
        <w:rPr>
          <w:rFonts w:hint="cs"/>
          <w:rtl/>
        </w:rPr>
        <w:t xml:space="preserve">תודה לשר אלון. בבקשה, חבר הכנסת אפרים סנה. אחריו - חבר הכנסת בורג. אחריך - חבר הכנסת אלי ישי. </w:t>
      </w:r>
    </w:p>
    <w:p w14:paraId="05274EF6" w14:textId="77777777" w:rsidR="00000000" w:rsidRDefault="007C71EE">
      <w:pPr>
        <w:pStyle w:val="a"/>
        <w:rPr>
          <w:rFonts w:hint="cs"/>
          <w:rtl/>
        </w:rPr>
      </w:pPr>
    </w:p>
    <w:p w14:paraId="500CE68B" w14:textId="77777777" w:rsidR="00000000" w:rsidRDefault="007C71EE">
      <w:pPr>
        <w:pStyle w:val="Speaker"/>
        <w:rPr>
          <w:rtl/>
        </w:rPr>
      </w:pPr>
      <w:bookmarkStart w:id="821" w:name="FS000000454T27_05_2003_14_30_14"/>
      <w:bookmarkEnd w:id="821"/>
      <w:r>
        <w:rPr>
          <w:rFonts w:hint="eastAsia"/>
          <w:rtl/>
        </w:rPr>
        <w:t>אפרים</w:t>
      </w:r>
      <w:r>
        <w:rPr>
          <w:rtl/>
        </w:rPr>
        <w:t xml:space="preserve"> סנה (העב</w:t>
      </w:r>
      <w:r>
        <w:rPr>
          <w:rtl/>
        </w:rPr>
        <w:t>ודה-מימד):</w:t>
      </w:r>
    </w:p>
    <w:p w14:paraId="19F53EA9" w14:textId="77777777" w:rsidR="00000000" w:rsidRDefault="007C71EE">
      <w:pPr>
        <w:pStyle w:val="a"/>
        <w:rPr>
          <w:rFonts w:hint="cs"/>
          <w:rtl/>
        </w:rPr>
      </w:pPr>
    </w:p>
    <w:p w14:paraId="70719CE7" w14:textId="77777777" w:rsidR="00000000" w:rsidRDefault="007C71EE">
      <w:pPr>
        <w:pStyle w:val="a"/>
        <w:rPr>
          <w:rFonts w:hint="cs"/>
          <w:rtl/>
        </w:rPr>
      </w:pPr>
      <w:r>
        <w:rPr>
          <w:rFonts w:hint="cs"/>
          <w:rtl/>
        </w:rPr>
        <w:t xml:space="preserve">אדוני היושב-ראש, חברי הכנסת, בדיוק לפני תשע שנים, בהיותי שר הבריאות, העברתי בכנסת את חוק ביטוח בריאות ממלכתי; אחד החוקים החברתיים החשובים והצודקים שהועברו בבית הזה. החוק הזה נשען על שני עקרונות: האחד, כל מי שמרוויח </w:t>
      </w:r>
      <w:r>
        <w:rPr>
          <w:rtl/>
        </w:rPr>
        <w:t>–</w:t>
      </w:r>
      <w:r>
        <w:rPr>
          <w:rFonts w:hint="cs"/>
          <w:rtl/>
        </w:rPr>
        <w:t xml:space="preserve"> משלם. השני, כולם מבוטחים ב=</w:t>
      </w:r>
      <w:r>
        <w:rPr>
          <w:rFonts w:hint="cs"/>
          <w:rtl/>
        </w:rPr>
        <w:t xml:space="preserve">100%. כל אזרחי המדינה, כל מי שהוא אזרח מדינת ישראל, מקבל כיסוי של 100% לצרכיו הרפואיים. זה היה החוק. </w:t>
      </w:r>
    </w:p>
    <w:p w14:paraId="519D3D02" w14:textId="77777777" w:rsidR="00000000" w:rsidRDefault="007C71EE">
      <w:pPr>
        <w:pStyle w:val="a"/>
        <w:rPr>
          <w:rFonts w:hint="cs"/>
          <w:rtl/>
        </w:rPr>
      </w:pPr>
    </w:p>
    <w:p w14:paraId="183A4F91" w14:textId="77777777" w:rsidR="00000000" w:rsidRDefault="007C71EE">
      <w:pPr>
        <w:pStyle w:val="ac"/>
        <w:rPr>
          <w:rtl/>
        </w:rPr>
      </w:pPr>
      <w:r>
        <w:rPr>
          <w:rFonts w:hint="eastAsia"/>
          <w:rtl/>
        </w:rPr>
        <w:t>יעקב</w:t>
      </w:r>
      <w:r>
        <w:rPr>
          <w:rtl/>
        </w:rPr>
        <w:t xml:space="preserve"> ליצמן (יהדות התורה):</w:t>
      </w:r>
    </w:p>
    <w:p w14:paraId="100B3F5A" w14:textId="77777777" w:rsidR="00000000" w:rsidRDefault="007C71EE">
      <w:pPr>
        <w:pStyle w:val="a"/>
        <w:rPr>
          <w:rFonts w:hint="cs"/>
          <w:rtl/>
        </w:rPr>
      </w:pPr>
    </w:p>
    <w:p w14:paraId="1A8A12B9" w14:textId="77777777" w:rsidR="00000000" w:rsidRDefault="007C71EE">
      <w:pPr>
        <w:pStyle w:val="a"/>
        <w:rPr>
          <w:rFonts w:hint="cs"/>
          <w:rtl/>
        </w:rPr>
      </w:pPr>
      <w:r>
        <w:rPr>
          <w:rFonts w:hint="cs"/>
          <w:rtl/>
        </w:rPr>
        <w:t xml:space="preserve">כולל עקרת בית. </w:t>
      </w:r>
    </w:p>
    <w:p w14:paraId="3DFD116F" w14:textId="77777777" w:rsidR="00000000" w:rsidRDefault="007C71EE">
      <w:pPr>
        <w:pStyle w:val="a"/>
        <w:rPr>
          <w:rFonts w:hint="cs"/>
          <w:rtl/>
        </w:rPr>
      </w:pPr>
    </w:p>
    <w:p w14:paraId="30929B14" w14:textId="77777777" w:rsidR="00000000" w:rsidRDefault="007C71EE">
      <w:pPr>
        <w:pStyle w:val="SpeakerCon"/>
        <w:rPr>
          <w:rtl/>
        </w:rPr>
      </w:pPr>
      <w:bookmarkStart w:id="822" w:name="FS000000454T27_05_2003_14_30_25C"/>
      <w:bookmarkEnd w:id="822"/>
      <w:r>
        <w:rPr>
          <w:rFonts w:hint="eastAsia"/>
          <w:rtl/>
        </w:rPr>
        <w:t>אפרים</w:t>
      </w:r>
      <w:r>
        <w:rPr>
          <w:rtl/>
        </w:rPr>
        <w:t xml:space="preserve"> סנה (העבודה-מימד):</w:t>
      </w:r>
    </w:p>
    <w:p w14:paraId="03541A3F" w14:textId="77777777" w:rsidR="00000000" w:rsidRDefault="007C71EE">
      <w:pPr>
        <w:pStyle w:val="a"/>
        <w:rPr>
          <w:rFonts w:hint="cs"/>
          <w:rtl/>
        </w:rPr>
      </w:pPr>
    </w:p>
    <w:p w14:paraId="4C7F9D68" w14:textId="77777777" w:rsidR="00000000" w:rsidRDefault="007C71EE">
      <w:pPr>
        <w:pStyle w:val="a"/>
        <w:rPr>
          <w:rFonts w:hint="cs"/>
          <w:rtl/>
        </w:rPr>
      </w:pPr>
      <w:r>
        <w:rPr>
          <w:rFonts w:hint="cs"/>
          <w:rtl/>
        </w:rPr>
        <w:t>מייד אגיע לזה. החוק הזה הביא ישועה למאות אלפי ישראלים שלא היה להם ביטוח. כזכור, התח</w:t>
      </w:r>
      <w:r>
        <w:rPr>
          <w:rFonts w:hint="cs"/>
          <w:rtl/>
        </w:rPr>
        <w:t>לפה הממשלה שהיינו בה, שעמד בראשה יצחק רבין, עד שנרצח, ואחר כך, ייבדל לחיים, שמעון פרס; ב=18 ביוני 1996 התחלפה הממשלה וביבי נתניהו נהיה לראש הממשלה. ובתקופתו, כבנקניק סלאמי,  פרוסה אחר פרוסה, קוצץ החוק הזה, וכל התקנות הסוציאליות, הצודקות, החיוביות נכרתו ממנ</w:t>
      </w:r>
      <w:r>
        <w:rPr>
          <w:rFonts w:hint="cs"/>
          <w:rtl/>
        </w:rPr>
        <w:t xml:space="preserve">ו אחת אחר השנייה. </w:t>
      </w:r>
    </w:p>
    <w:p w14:paraId="56C6734D" w14:textId="77777777" w:rsidR="00000000" w:rsidRDefault="007C71EE">
      <w:pPr>
        <w:pStyle w:val="a"/>
        <w:rPr>
          <w:rFonts w:hint="cs"/>
          <w:rtl/>
        </w:rPr>
      </w:pPr>
    </w:p>
    <w:p w14:paraId="16423D9F" w14:textId="77777777" w:rsidR="00000000" w:rsidRDefault="007C71EE">
      <w:pPr>
        <w:pStyle w:val="a"/>
        <w:rPr>
          <w:rFonts w:hint="cs"/>
          <w:rtl/>
        </w:rPr>
      </w:pPr>
      <w:r>
        <w:rPr>
          <w:rFonts w:hint="cs"/>
          <w:rtl/>
        </w:rPr>
        <w:t>לדוגמה, לא היה דבר כזה בחוק המקורי שנקרא ביטוח משלים. ביטוח משלים יכול היה לכל מיני שירותים שהם לא רפואיים. כלומר, אדם היה יכול לקנות בכסף, אם הוא חס וחלילה מאושפז בבית-חולים, טלפון ליד המיטה, אחות מיוחדת. לא היה דבר כזה שהצטרכת לקנות ב</w:t>
      </w:r>
      <w:r>
        <w:rPr>
          <w:rFonts w:hint="cs"/>
          <w:rtl/>
        </w:rPr>
        <w:t xml:space="preserve">כסף דרך ביטוח משלים איזה שירות רפואי. אפס מוחלט. והיום, זה אחד השינויים, אחת השחיקות בחוק שהיו בזמן נתניהו, הפכו את הביטוח המשלים למין רשת נפרדת, שמי שיש לו - יכול לרכוש אותה, ומי שאין לו - לא רוכש אותה. ואפליה ברורה בין עניים לבין עשירים. וזה אחד הדברים, </w:t>
      </w:r>
      <w:r>
        <w:rPr>
          <w:rFonts w:hint="cs"/>
          <w:rtl/>
        </w:rPr>
        <w:t xml:space="preserve">לא היחיד. </w:t>
      </w:r>
    </w:p>
    <w:p w14:paraId="0642BEC7" w14:textId="77777777" w:rsidR="00000000" w:rsidRDefault="007C71EE">
      <w:pPr>
        <w:pStyle w:val="a"/>
        <w:rPr>
          <w:rFonts w:hint="cs"/>
          <w:rtl/>
        </w:rPr>
      </w:pPr>
    </w:p>
    <w:p w14:paraId="499D8CBE" w14:textId="77777777" w:rsidR="00000000" w:rsidRDefault="007C71EE">
      <w:pPr>
        <w:pStyle w:val="a"/>
        <w:rPr>
          <w:rFonts w:hint="cs"/>
          <w:rtl/>
        </w:rPr>
      </w:pPr>
      <w:r>
        <w:rPr>
          <w:rFonts w:hint="cs"/>
          <w:rtl/>
        </w:rPr>
        <w:t xml:space="preserve">החוק קבע, שבריאות הנפש תהיה כלולה בחוק, שהסיעוד יהיה כלול בחוק עד 1 בינואר 1998. הגיע 1 בינואר 1998, נתניהו היה ראש הממשלה, שום דבר מהדברים האלה לא קרה, לא הסיעוד הוכנס, לא בריאות הנפש. כלום. </w:t>
      </w:r>
    </w:p>
    <w:p w14:paraId="3C2D348F" w14:textId="77777777" w:rsidR="00000000" w:rsidRDefault="007C71EE">
      <w:pPr>
        <w:pStyle w:val="a"/>
        <w:rPr>
          <w:rFonts w:hint="cs"/>
          <w:rtl/>
        </w:rPr>
      </w:pPr>
    </w:p>
    <w:p w14:paraId="2D461C21" w14:textId="77777777" w:rsidR="00000000" w:rsidRDefault="007C71EE">
      <w:pPr>
        <w:pStyle w:val="a"/>
        <w:rPr>
          <w:rFonts w:hint="cs"/>
          <w:rtl/>
        </w:rPr>
      </w:pPr>
      <w:r>
        <w:rPr>
          <w:rFonts w:hint="cs"/>
          <w:rtl/>
        </w:rPr>
        <w:t>נוצר מצב, ולא במקרה, מכיוון שלנתניהו יש השקפת עולם</w:t>
      </w:r>
      <w:r>
        <w:rPr>
          <w:rFonts w:hint="cs"/>
          <w:rtl/>
        </w:rPr>
        <w:t xml:space="preserve"> חברתית מאוד-מאוד ברורה - נוצר מצב של  רפואה לעשירים ורפואה לעניים. שני עולמות שונים. האדם החולה לא נמדד לפי הדיאגנוזה, הוא נמדד לפי הכיס. והנה חזר עכשיו נתניהו כשר האוצר, עם אותה השקפת עולם, יש האומרים תאצ'ריסטית, לא נקרא לה בשמות, כולנו מכירים אותה, אבל </w:t>
      </w:r>
      <w:r>
        <w:rPr>
          <w:rFonts w:hint="cs"/>
          <w:rtl/>
        </w:rPr>
        <w:t xml:space="preserve">אין בה ולא כלום מהיהדות. </w:t>
      </w:r>
    </w:p>
    <w:p w14:paraId="75B1F115" w14:textId="77777777" w:rsidR="00000000" w:rsidRDefault="007C71EE">
      <w:pPr>
        <w:pStyle w:val="a"/>
        <w:rPr>
          <w:rFonts w:hint="cs"/>
          <w:rtl/>
        </w:rPr>
      </w:pPr>
    </w:p>
    <w:p w14:paraId="467A9D54" w14:textId="77777777" w:rsidR="00000000" w:rsidRDefault="007C71EE">
      <w:pPr>
        <w:pStyle w:val="ad"/>
        <w:rPr>
          <w:rtl/>
        </w:rPr>
      </w:pPr>
      <w:r>
        <w:rPr>
          <w:rFonts w:hint="cs"/>
          <w:rtl/>
        </w:rPr>
        <w:t xml:space="preserve">היו"ר </w:t>
      </w:r>
      <w:r>
        <w:rPr>
          <w:rtl/>
        </w:rPr>
        <w:t>מוחמד ברכה:</w:t>
      </w:r>
    </w:p>
    <w:p w14:paraId="68F26C2A" w14:textId="77777777" w:rsidR="00000000" w:rsidRDefault="007C71EE">
      <w:pPr>
        <w:pStyle w:val="a"/>
        <w:rPr>
          <w:rtl/>
        </w:rPr>
      </w:pPr>
    </w:p>
    <w:p w14:paraId="372C807E" w14:textId="77777777" w:rsidR="00000000" w:rsidRDefault="007C71EE">
      <w:pPr>
        <w:pStyle w:val="a"/>
        <w:rPr>
          <w:rFonts w:hint="cs"/>
          <w:rtl/>
        </w:rPr>
      </w:pPr>
      <w:r>
        <w:rPr>
          <w:rFonts w:hint="cs"/>
          <w:rtl/>
        </w:rPr>
        <w:t xml:space="preserve">אגב, חבר הכנסת סנה,  גם בזמנה של תאצ'ר לא העזו להביא חקיקה נגד התארגנות איגוד מקצועי. אפילו תאצ'ר לא הגיעה לזה. זאת אומרת, יכול להיות שכשאומרים תאצ'ריזם, עושים עוול לגברת תאצ'ר. </w:t>
      </w:r>
    </w:p>
    <w:p w14:paraId="414A3791" w14:textId="77777777" w:rsidR="00000000" w:rsidRDefault="007C71EE">
      <w:pPr>
        <w:pStyle w:val="a"/>
        <w:rPr>
          <w:rFonts w:hint="cs"/>
          <w:rtl/>
        </w:rPr>
      </w:pPr>
    </w:p>
    <w:p w14:paraId="57428EB1" w14:textId="77777777" w:rsidR="00000000" w:rsidRDefault="007C71EE">
      <w:pPr>
        <w:pStyle w:val="SpeakerCon"/>
        <w:rPr>
          <w:rtl/>
        </w:rPr>
      </w:pPr>
      <w:bookmarkStart w:id="823" w:name="FS000000454T27_05_2003_14_30_44C"/>
      <w:bookmarkEnd w:id="823"/>
      <w:r>
        <w:rPr>
          <w:rFonts w:hint="eastAsia"/>
          <w:rtl/>
        </w:rPr>
        <w:t>אפרים</w:t>
      </w:r>
      <w:r>
        <w:rPr>
          <w:rtl/>
        </w:rPr>
        <w:t xml:space="preserve"> סנה (העבודה-מימד):</w:t>
      </w:r>
    </w:p>
    <w:p w14:paraId="2F68EE0D" w14:textId="77777777" w:rsidR="00000000" w:rsidRDefault="007C71EE">
      <w:pPr>
        <w:pStyle w:val="a"/>
        <w:rPr>
          <w:rFonts w:hint="cs"/>
          <w:rtl/>
        </w:rPr>
      </w:pPr>
    </w:p>
    <w:p w14:paraId="678122B7" w14:textId="77777777" w:rsidR="00000000" w:rsidRDefault="007C71EE">
      <w:pPr>
        <w:pStyle w:val="a"/>
        <w:rPr>
          <w:rFonts w:hint="cs"/>
          <w:rtl/>
        </w:rPr>
      </w:pPr>
      <w:r>
        <w:rPr>
          <w:rFonts w:hint="cs"/>
          <w:rtl/>
        </w:rPr>
        <w:t>עושי</w:t>
      </w:r>
      <w:r>
        <w:rPr>
          <w:rFonts w:hint="cs"/>
          <w:rtl/>
        </w:rPr>
        <w:t xml:space="preserve">ם עוול לגברת תאצ'ר, שתהיה בריאה. </w:t>
      </w:r>
    </w:p>
    <w:p w14:paraId="601DB6F2" w14:textId="77777777" w:rsidR="00000000" w:rsidRDefault="007C71EE">
      <w:pPr>
        <w:pStyle w:val="a"/>
        <w:rPr>
          <w:rFonts w:hint="cs"/>
          <w:rtl/>
        </w:rPr>
      </w:pPr>
    </w:p>
    <w:p w14:paraId="6F005467" w14:textId="77777777" w:rsidR="00000000" w:rsidRDefault="007C71EE">
      <w:pPr>
        <w:pStyle w:val="a"/>
        <w:rPr>
          <w:rFonts w:hint="cs"/>
          <w:rtl/>
        </w:rPr>
      </w:pPr>
      <w:r>
        <w:rPr>
          <w:rFonts w:hint="cs"/>
          <w:rtl/>
        </w:rPr>
        <w:t xml:space="preserve">הוא חזר כשר האוצר והוא מחדש את ההתקפה על השרידים הדלים של הרפואה החברתית במדינת ישראל. ובתוכנית הזאת אציין שלושה דברים. </w:t>
      </w:r>
    </w:p>
    <w:p w14:paraId="7AB2E23C" w14:textId="77777777" w:rsidR="00000000" w:rsidRDefault="007C71EE">
      <w:pPr>
        <w:pStyle w:val="a"/>
        <w:rPr>
          <w:rFonts w:hint="cs"/>
          <w:rtl/>
        </w:rPr>
      </w:pPr>
    </w:p>
    <w:p w14:paraId="3B9E0A83" w14:textId="77777777" w:rsidR="00000000" w:rsidRDefault="007C71EE">
      <w:pPr>
        <w:pStyle w:val="a"/>
        <w:rPr>
          <w:rFonts w:hint="cs"/>
          <w:rtl/>
        </w:rPr>
      </w:pPr>
      <w:r>
        <w:rPr>
          <w:rFonts w:hint="cs"/>
          <w:rtl/>
        </w:rPr>
        <w:t>אמר חבר הכנסת ליצמן על עקרות-הבית, מה זה שעקרת בית משלמת 70 שקל? זה אומר, עוד מס על העניים. זאת המש</w:t>
      </w:r>
      <w:r>
        <w:rPr>
          <w:rFonts w:hint="cs"/>
          <w:rtl/>
        </w:rPr>
        <w:t xml:space="preserve">מעות. </w:t>
      </w:r>
    </w:p>
    <w:p w14:paraId="39062107" w14:textId="77777777" w:rsidR="00000000" w:rsidRDefault="007C71EE">
      <w:pPr>
        <w:pStyle w:val="a"/>
        <w:rPr>
          <w:rFonts w:hint="cs"/>
          <w:rtl/>
        </w:rPr>
      </w:pPr>
    </w:p>
    <w:p w14:paraId="3B2DD06D" w14:textId="77777777" w:rsidR="00000000" w:rsidRDefault="007C71EE">
      <w:pPr>
        <w:pStyle w:val="ac"/>
        <w:rPr>
          <w:rtl/>
        </w:rPr>
      </w:pPr>
      <w:r>
        <w:rPr>
          <w:rFonts w:hint="eastAsia"/>
          <w:rtl/>
        </w:rPr>
        <w:t>רשף</w:t>
      </w:r>
      <w:r>
        <w:rPr>
          <w:rtl/>
        </w:rPr>
        <w:t xml:space="preserve"> חן (שינוי):</w:t>
      </w:r>
    </w:p>
    <w:p w14:paraId="67A1B8FE" w14:textId="77777777" w:rsidR="00000000" w:rsidRDefault="007C71EE">
      <w:pPr>
        <w:pStyle w:val="a"/>
        <w:rPr>
          <w:rFonts w:hint="cs"/>
          <w:rtl/>
        </w:rPr>
      </w:pPr>
    </w:p>
    <w:p w14:paraId="4242C87B" w14:textId="77777777" w:rsidR="00000000" w:rsidRDefault="007C71EE">
      <w:pPr>
        <w:pStyle w:val="a"/>
        <w:rPr>
          <w:rFonts w:hint="cs"/>
          <w:rtl/>
        </w:rPr>
      </w:pPr>
      <w:r>
        <w:rPr>
          <w:rFonts w:hint="cs"/>
          <w:rtl/>
        </w:rPr>
        <w:t xml:space="preserve">אולי היא עשירה? </w:t>
      </w:r>
    </w:p>
    <w:p w14:paraId="1711F938" w14:textId="77777777" w:rsidR="00000000" w:rsidRDefault="007C71EE">
      <w:pPr>
        <w:pStyle w:val="a"/>
        <w:rPr>
          <w:rFonts w:hint="cs"/>
          <w:rtl/>
        </w:rPr>
      </w:pPr>
    </w:p>
    <w:p w14:paraId="2792875A" w14:textId="77777777" w:rsidR="00000000" w:rsidRDefault="007C71EE">
      <w:pPr>
        <w:pStyle w:val="SpeakerCon"/>
        <w:rPr>
          <w:rtl/>
        </w:rPr>
      </w:pPr>
      <w:bookmarkStart w:id="824" w:name="FS000000454T27_05_2003_14_31_07C"/>
      <w:bookmarkEnd w:id="824"/>
      <w:r>
        <w:rPr>
          <w:rFonts w:hint="eastAsia"/>
          <w:rtl/>
        </w:rPr>
        <w:t>אפרים</w:t>
      </w:r>
      <w:r>
        <w:rPr>
          <w:rtl/>
        </w:rPr>
        <w:t xml:space="preserve"> סנה (העבודה-מימד):</w:t>
      </w:r>
    </w:p>
    <w:p w14:paraId="3B5F4F67" w14:textId="77777777" w:rsidR="00000000" w:rsidRDefault="007C71EE">
      <w:pPr>
        <w:pStyle w:val="a"/>
        <w:rPr>
          <w:rFonts w:hint="cs"/>
          <w:rtl/>
        </w:rPr>
      </w:pPr>
    </w:p>
    <w:p w14:paraId="5275F5BD" w14:textId="77777777" w:rsidR="00000000" w:rsidRDefault="007C71EE">
      <w:pPr>
        <w:pStyle w:val="a"/>
        <w:rPr>
          <w:rFonts w:hint="cs"/>
          <w:rtl/>
        </w:rPr>
      </w:pPr>
      <w:r>
        <w:rPr>
          <w:rFonts w:hint="cs"/>
          <w:rtl/>
        </w:rPr>
        <w:t xml:space="preserve">אומר לך את ההבדל. כשהעשירה משלמת 70 שקל, אתה יודע מה זה? זה שני קפוצ'ינו בקפה של הבוקר. כשהענייה משלמת 70 שקל, זה כל הפריז'ידר לחצי שבוע.  זה ההבדל. זה בדיוק ההבדל. </w:t>
      </w:r>
    </w:p>
    <w:p w14:paraId="12612CE7" w14:textId="77777777" w:rsidR="00000000" w:rsidRDefault="007C71EE">
      <w:pPr>
        <w:pStyle w:val="a"/>
        <w:rPr>
          <w:rFonts w:hint="cs"/>
          <w:rtl/>
        </w:rPr>
      </w:pPr>
    </w:p>
    <w:p w14:paraId="35045A35" w14:textId="77777777" w:rsidR="00000000" w:rsidRDefault="007C71EE">
      <w:pPr>
        <w:pStyle w:val="ac"/>
        <w:rPr>
          <w:rtl/>
        </w:rPr>
      </w:pPr>
    </w:p>
    <w:p w14:paraId="03057741" w14:textId="77777777" w:rsidR="00000000" w:rsidRDefault="007C71EE">
      <w:pPr>
        <w:pStyle w:val="ac"/>
        <w:rPr>
          <w:rtl/>
        </w:rPr>
      </w:pPr>
      <w:r>
        <w:rPr>
          <w:rFonts w:hint="eastAsia"/>
          <w:rtl/>
        </w:rPr>
        <w:t>יעקב</w:t>
      </w:r>
      <w:r>
        <w:rPr>
          <w:rtl/>
        </w:rPr>
        <w:t xml:space="preserve"> ליצמן (יהדות ה</w:t>
      </w:r>
      <w:r>
        <w:rPr>
          <w:rtl/>
        </w:rPr>
        <w:t>תורה):</w:t>
      </w:r>
    </w:p>
    <w:p w14:paraId="03BC9D7B" w14:textId="77777777" w:rsidR="00000000" w:rsidRDefault="007C71EE">
      <w:pPr>
        <w:pStyle w:val="a"/>
        <w:rPr>
          <w:rFonts w:hint="cs"/>
          <w:rtl/>
        </w:rPr>
      </w:pPr>
    </w:p>
    <w:p w14:paraId="75F2393F" w14:textId="77777777" w:rsidR="00000000" w:rsidRDefault="007C71EE">
      <w:pPr>
        <w:pStyle w:val="a"/>
        <w:rPr>
          <w:rFonts w:hint="cs"/>
          <w:rtl/>
        </w:rPr>
      </w:pPr>
      <w:r>
        <w:rPr>
          <w:rFonts w:hint="cs"/>
          <w:rtl/>
        </w:rPr>
        <w:t xml:space="preserve">הגבייה תעלה להם יותר - - - </w:t>
      </w:r>
    </w:p>
    <w:p w14:paraId="688B143F" w14:textId="77777777" w:rsidR="00000000" w:rsidRDefault="007C71EE">
      <w:pPr>
        <w:pStyle w:val="a"/>
        <w:rPr>
          <w:rFonts w:hint="cs"/>
          <w:rtl/>
        </w:rPr>
      </w:pPr>
    </w:p>
    <w:p w14:paraId="3A9494DF" w14:textId="77777777" w:rsidR="00000000" w:rsidRDefault="007C71EE">
      <w:pPr>
        <w:pStyle w:val="SpeakerCon"/>
        <w:rPr>
          <w:rtl/>
        </w:rPr>
      </w:pPr>
      <w:bookmarkStart w:id="825" w:name="FS000000454T27_05_2003_14_31_38C"/>
      <w:bookmarkEnd w:id="825"/>
      <w:r>
        <w:rPr>
          <w:rFonts w:hint="eastAsia"/>
          <w:rtl/>
        </w:rPr>
        <w:t>אפרים</w:t>
      </w:r>
      <w:r>
        <w:rPr>
          <w:rtl/>
        </w:rPr>
        <w:t xml:space="preserve"> סנה (העבודה-מימד):</w:t>
      </w:r>
    </w:p>
    <w:p w14:paraId="711FFCA2" w14:textId="77777777" w:rsidR="00000000" w:rsidRDefault="007C71EE">
      <w:pPr>
        <w:pStyle w:val="a"/>
        <w:rPr>
          <w:rFonts w:hint="cs"/>
          <w:rtl/>
        </w:rPr>
      </w:pPr>
    </w:p>
    <w:p w14:paraId="732BD9F2" w14:textId="77777777" w:rsidR="00000000" w:rsidRDefault="007C71EE">
      <w:pPr>
        <w:pStyle w:val="a"/>
        <w:rPr>
          <w:rFonts w:hint="cs"/>
          <w:rtl/>
        </w:rPr>
      </w:pPr>
      <w:r>
        <w:rPr>
          <w:rFonts w:hint="cs"/>
          <w:rtl/>
        </w:rPr>
        <w:t xml:space="preserve">אבל אני מתפלא עליך, חבר הכנסת ליצמן -  וההנאה לדפוק את העניים זה שום דבר? אז זה עולה כסף, הנאות עולות כסף. </w:t>
      </w:r>
    </w:p>
    <w:p w14:paraId="745505EF" w14:textId="77777777" w:rsidR="00000000" w:rsidRDefault="007C71EE">
      <w:pPr>
        <w:pStyle w:val="a"/>
        <w:rPr>
          <w:rFonts w:hint="cs"/>
          <w:rtl/>
        </w:rPr>
      </w:pPr>
    </w:p>
    <w:p w14:paraId="7CD186C0" w14:textId="77777777" w:rsidR="00000000" w:rsidRDefault="007C71EE">
      <w:pPr>
        <w:pStyle w:val="ac"/>
        <w:rPr>
          <w:rtl/>
        </w:rPr>
      </w:pPr>
      <w:r>
        <w:rPr>
          <w:rFonts w:hint="eastAsia"/>
          <w:rtl/>
        </w:rPr>
        <w:t>יעקב</w:t>
      </w:r>
      <w:r>
        <w:rPr>
          <w:rtl/>
        </w:rPr>
        <w:t xml:space="preserve"> ליצמן (יהדות התורה):</w:t>
      </w:r>
    </w:p>
    <w:p w14:paraId="0D2B675E" w14:textId="77777777" w:rsidR="00000000" w:rsidRDefault="007C71EE">
      <w:pPr>
        <w:pStyle w:val="a"/>
        <w:rPr>
          <w:rFonts w:hint="cs"/>
          <w:rtl/>
        </w:rPr>
      </w:pPr>
    </w:p>
    <w:p w14:paraId="55293F1D" w14:textId="77777777" w:rsidR="00000000" w:rsidRDefault="007C71EE">
      <w:pPr>
        <w:pStyle w:val="a"/>
        <w:rPr>
          <w:rFonts w:hint="cs"/>
          <w:rtl/>
        </w:rPr>
      </w:pPr>
      <w:r>
        <w:rPr>
          <w:rFonts w:hint="cs"/>
          <w:rtl/>
        </w:rPr>
        <w:t>נניח שעקרת בית לא רוצה לשלם את 70 השקל, מה יעשו? ייקחו לה</w:t>
      </w:r>
      <w:r>
        <w:rPr>
          <w:rFonts w:hint="cs"/>
          <w:rtl/>
        </w:rPr>
        <w:t xml:space="preserve"> מהמקרר מה שאין לה? </w:t>
      </w:r>
    </w:p>
    <w:p w14:paraId="2A671DB1" w14:textId="77777777" w:rsidR="00000000" w:rsidRDefault="007C71EE">
      <w:pPr>
        <w:pStyle w:val="a"/>
        <w:rPr>
          <w:rFonts w:hint="cs"/>
          <w:rtl/>
        </w:rPr>
      </w:pPr>
    </w:p>
    <w:p w14:paraId="50EAE731" w14:textId="77777777" w:rsidR="00000000" w:rsidRDefault="007C71EE">
      <w:pPr>
        <w:pStyle w:val="SpeakerCon"/>
        <w:rPr>
          <w:rtl/>
        </w:rPr>
      </w:pPr>
      <w:bookmarkStart w:id="826" w:name="FS000000454T27_05_2003_14_31_50C"/>
      <w:bookmarkEnd w:id="826"/>
      <w:r>
        <w:rPr>
          <w:rFonts w:hint="eastAsia"/>
          <w:rtl/>
        </w:rPr>
        <w:t>אפרים</w:t>
      </w:r>
      <w:r>
        <w:rPr>
          <w:rtl/>
        </w:rPr>
        <w:t xml:space="preserve"> סנה (העבודה-מימד):</w:t>
      </w:r>
    </w:p>
    <w:p w14:paraId="5EB41F1C" w14:textId="77777777" w:rsidR="00000000" w:rsidRDefault="007C71EE">
      <w:pPr>
        <w:pStyle w:val="a"/>
        <w:rPr>
          <w:rFonts w:hint="cs"/>
          <w:rtl/>
        </w:rPr>
      </w:pPr>
    </w:p>
    <w:p w14:paraId="3F1A6CFC" w14:textId="77777777" w:rsidR="00000000" w:rsidRDefault="007C71EE">
      <w:pPr>
        <w:pStyle w:val="a"/>
        <w:rPr>
          <w:rFonts w:hint="cs"/>
          <w:rtl/>
        </w:rPr>
      </w:pPr>
      <w:r>
        <w:rPr>
          <w:rFonts w:hint="cs"/>
          <w:rtl/>
        </w:rPr>
        <w:t xml:space="preserve">חבר הכנסת ליצמן, הרי אתה יודע, שהרשעות והטיפשות הן בני זוג יותר טובים מהרשעות והחוכמה. </w:t>
      </w:r>
    </w:p>
    <w:p w14:paraId="73D3C407" w14:textId="77777777" w:rsidR="00000000" w:rsidRDefault="007C71EE">
      <w:pPr>
        <w:pStyle w:val="a"/>
        <w:rPr>
          <w:rFonts w:hint="cs"/>
          <w:rtl/>
        </w:rPr>
      </w:pPr>
    </w:p>
    <w:p w14:paraId="1E14417F" w14:textId="77777777" w:rsidR="00000000" w:rsidRDefault="007C71EE">
      <w:pPr>
        <w:pStyle w:val="ac"/>
        <w:rPr>
          <w:rtl/>
        </w:rPr>
      </w:pPr>
      <w:r>
        <w:rPr>
          <w:rFonts w:hint="eastAsia"/>
          <w:rtl/>
        </w:rPr>
        <w:t>יעקב</w:t>
      </w:r>
      <w:r>
        <w:rPr>
          <w:rtl/>
        </w:rPr>
        <w:t xml:space="preserve"> ליצמן (יהדות התורה):</w:t>
      </w:r>
    </w:p>
    <w:p w14:paraId="0A216FD8" w14:textId="77777777" w:rsidR="00000000" w:rsidRDefault="007C71EE">
      <w:pPr>
        <w:pStyle w:val="a"/>
        <w:rPr>
          <w:rFonts w:hint="cs"/>
          <w:rtl/>
        </w:rPr>
      </w:pPr>
    </w:p>
    <w:p w14:paraId="3FCC689E" w14:textId="77777777" w:rsidR="00000000" w:rsidRDefault="007C71EE">
      <w:pPr>
        <w:pStyle w:val="a"/>
        <w:rPr>
          <w:rFonts w:hint="cs"/>
          <w:rtl/>
        </w:rPr>
      </w:pPr>
      <w:r>
        <w:rPr>
          <w:rFonts w:hint="cs"/>
          <w:rtl/>
        </w:rPr>
        <w:t xml:space="preserve">- - - </w:t>
      </w:r>
    </w:p>
    <w:p w14:paraId="1FD64340" w14:textId="77777777" w:rsidR="00000000" w:rsidRDefault="007C71EE">
      <w:pPr>
        <w:pStyle w:val="a"/>
        <w:rPr>
          <w:rFonts w:hint="cs"/>
          <w:rtl/>
        </w:rPr>
      </w:pPr>
    </w:p>
    <w:p w14:paraId="79DEBD85" w14:textId="77777777" w:rsidR="00000000" w:rsidRDefault="007C71EE">
      <w:pPr>
        <w:pStyle w:val="SpeakerCon"/>
        <w:rPr>
          <w:rtl/>
        </w:rPr>
      </w:pPr>
      <w:bookmarkStart w:id="827" w:name="FS000000454T27_05_2003_14_32_07C"/>
      <w:bookmarkEnd w:id="827"/>
      <w:r>
        <w:rPr>
          <w:rFonts w:hint="eastAsia"/>
          <w:rtl/>
        </w:rPr>
        <w:t>אפרים</w:t>
      </w:r>
      <w:r>
        <w:rPr>
          <w:rtl/>
        </w:rPr>
        <w:t xml:space="preserve"> סנה (העבודה-מימד):</w:t>
      </w:r>
    </w:p>
    <w:p w14:paraId="71199E42" w14:textId="77777777" w:rsidR="00000000" w:rsidRDefault="007C71EE">
      <w:pPr>
        <w:pStyle w:val="a"/>
        <w:rPr>
          <w:rFonts w:hint="cs"/>
          <w:rtl/>
        </w:rPr>
      </w:pPr>
    </w:p>
    <w:p w14:paraId="7ED94F6C" w14:textId="77777777" w:rsidR="00000000" w:rsidRDefault="007C71EE">
      <w:pPr>
        <w:pStyle w:val="a"/>
        <w:rPr>
          <w:rFonts w:hint="cs"/>
          <w:rtl/>
        </w:rPr>
      </w:pPr>
      <w:r>
        <w:rPr>
          <w:rFonts w:hint="cs"/>
          <w:rtl/>
        </w:rPr>
        <w:t xml:space="preserve">אתה אמרת. </w:t>
      </w:r>
    </w:p>
    <w:p w14:paraId="71C8CF67" w14:textId="77777777" w:rsidR="00000000" w:rsidRDefault="007C71EE">
      <w:pPr>
        <w:pStyle w:val="a"/>
        <w:rPr>
          <w:rFonts w:hint="cs"/>
          <w:rtl/>
        </w:rPr>
      </w:pPr>
    </w:p>
    <w:p w14:paraId="3FC99549" w14:textId="77777777" w:rsidR="00000000" w:rsidRDefault="007C71EE">
      <w:pPr>
        <w:pStyle w:val="a"/>
        <w:rPr>
          <w:rFonts w:hint="cs"/>
          <w:rtl/>
        </w:rPr>
      </w:pPr>
      <w:r>
        <w:rPr>
          <w:rFonts w:hint="cs"/>
          <w:rtl/>
        </w:rPr>
        <w:t>הטלת המס על עקרות-הבית היא דבר מרושע מהמעלה הר</w:t>
      </w:r>
      <w:r>
        <w:rPr>
          <w:rFonts w:hint="cs"/>
          <w:rtl/>
        </w:rPr>
        <w:t>אשונה. אני אגיד לך מה יהיה בשנה הבאה. יהיה מס בריאות על הילדים. אין הבדל לוגי. אם עקרת-הבית שלא מרוויחה -  מה נאמר בדברי ההסבר בחוברת הכחולה? היא נהנית משירותי בריאות, אז היא צריכה לשלם. נו, ומה על הילדים? השלב הבא מבית-מדרשו של האוצר, בפיקודו של ביבי, שגם</w:t>
      </w:r>
      <w:r>
        <w:rPr>
          <w:rFonts w:hint="cs"/>
          <w:rtl/>
        </w:rPr>
        <w:t xml:space="preserve"> על ילדים יוטל מס בריאות. </w:t>
      </w:r>
    </w:p>
    <w:p w14:paraId="3370D688" w14:textId="77777777" w:rsidR="00000000" w:rsidRDefault="007C71EE">
      <w:pPr>
        <w:pStyle w:val="a"/>
        <w:rPr>
          <w:rFonts w:hint="cs"/>
          <w:rtl/>
        </w:rPr>
      </w:pPr>
    </w:p>
    <w:p w14:paraId="0AE2DE0D" w14:textId="77777777" w:rsidR="00000000" w:rsidRDefault="007C71EE">
      <w:pPr>
        <w:pStyle w:val="a"/>
        <w:rPr>
          <w:rFonts w:hint="cs"/>
          <w:rtl/>
        </w:rPr>
      </w:pPr>
      <w:r>
        <w:rPr>
          <w:rFonts w:hint="cs"/>
          <w:rtl/>
        </w:rPr>
        <w:t>אבל זה לא נגמר. בחוק המקורי היתה הנחה לעולים חדשים ולאזרחים ותיקים. ביטלו. למה?  רובם של האזרחים הוותיקים הם אנשים קשי יום, והעולים כנ"ל. היתה להם קצת הנחה, מתוך איזה מחשבה? מה ישב בראש של מחוקקי החוק: עולים בשנותיהם הראשונות בא</w:t>
      </w:r>
      <w:r>
        <w:rPr>
          <w:rFonts w:hint="cs"/>
          <w:rtl/>
        </w:rPr>
        <w:t xml:space="preserve">רץ - להקל עליהם. אזרחים ותיקים, שזו מלה אחרת לגמלאים - להקל עליהם. ביטלו. באמת הנאה גדולה.  </w:t>
      </w:r>
    </w:p>
    <w:p w14:paraId="3C6D4681" w14:textId="77777777" w:rsidR="00000000" w:rsidRDefault="007C71EE">
      <w:pPr>
        <w:pStyle w:val="a"/>
        <w:rPr>
          <w:rFonts w:hint="cs"/>
          <w:rtl/>
        </w:rPr>
      </w:pPr>
    </w:p>
    <w:p w14:paraId="47369C07" w14:textId="77777777" w:rsidR="00000000" w:rsidRDefault="007C71EE">
      <w:pPr>
        <w:pStyle w:val="a"/>
        <w:rPr>
          <w:rFonts w:hint="cs"/>
          <w:rtl/>
        </w:rPr>
      </w:pPr>
      <w:r>
        <w:rPr>
          <w:rFonts w:hint="cs"/>
          <w:rtl/>
        </w:rPr>
        <w:t>הצעד השלישי זה אנשי הקבע. כשחוקקנו את החוק היה ויכוח גדול; רבין היה אז לא רק ראש הממשלה אלא גם שר הביטחון, והאוצר כבר אז דרש להטיל עליהם מס מלא. אמרנו, הרי איש הצ</w:t>
      </w:r>
      <w:r>
        <w:rPr>
          <w:rFonts w:hint="cs"/>
          <w:rtl/>
        </w:rPr>
        <w:t>בא מקבל את שירותיו מהמערכת הרפואית הצבאית, למה שהוא ישלם מס למערכת בריאות שהוא לא נהנה ממנה? אמרו, נכון, אבל משפחתו נהנית. לכן הוא שילם חלק. הפעם, כאילו לא היה מספיק בכל הגזירות שגזרו על אנשי הקבע, הלכו והחזירו מס בריאות על אנשי הקבע. אותו מג"ד שיושב בג'ני</w:t>
      </w:r>
      <w:r>
        <w:rPr>
          <w:rFonts w:hint="cs"/>
          <w:rtl/>
        </w:rPr>
        <w:t xml:space="preserve">ן או ברמת-הגולן, כשהוא חס ושלום חולה, יש לו רופא צבאי, ויש לו שירותים של רפואה צבאית; הוא לא הולך לקופת-חולים, הוא לא יכול ללכת לקופת-חולים, אסור לו ללכת לקופת-חולים, עכשיו הוא ישלם מס מלא. </w:t>
      </w:r>
    </w:p>
    <w:p w14:paraId="150C983B" w14:textId="77777777" w:rsidR="00000000" w:rsidRDefault="007C71EE">
      <w:pPr>
        <w:pStyle w:val="a"/>
        <w:rPr>
          <w:rFonts w:hint="cs"/>
          <w:rtl/>
        </w:rPr>
      </w:pPr>
    </w:p>
    <w:p w14:paraId="1F38C130" w14:textId="77777777" w:rsidR="00000000" w:rsidRDefault="007C71EE">
      <w:pPr>
        <w:pStyle w:val="a"/>
        <w:rPr>
          <w:rFonts w:hint="cs"/>
          <w:rtl/>
        </w:rPr>
      </w:pPr>
      <w:r>
        <w:rPr>
          <w:rFonts w:hint="cs"/>
          <w:rtl/>
        </w:rPr>
        <w:t>ממשלה שמתעללת באנשי הקבע שמגינים עליה, מגינים על המדינה, על העם,</w:t>
      </w:r>
      <w:r>
        <w:rPr>
          <w:rFonts w:hint="cs"/>
          <w:rtl/>
        </w:rPr>
        <w:t xml:space="preserve"> ובעת מלחמה ביתר שאת, היא גם מטומטמת  והיא גם בלתי מוסרית. מה שעושים בתוכנית הזאת לאנשי הקבע זה דבר בלתי מוסרי מהמדרגה הראשונה. דווקא בשעה הזאת, שאנחנו נתונים במלחמה - עכשיו להתעלל באנשי הקבע, זאת החוכמה?</w:t>
      </w:r>
    </w:p>
    <w:p w14:paraId="5F58194A" w14:textId="77777777" w:rsidR="00000000" w:rsidRDefault="007C71EE">
      <w:pPr>
        <w:pStyle w:val="a"/>
        <w:rPr>
          <w:rFonts w:hint="cs"/>
          <w:rtl/>
        </w:rPr>
      </w:pPr>
    </w:p>
    <w:p w14:paraId="51CF1754" w14:textId="77777777" w:rsidR="00000000" w:rsidRDefault="007C71EE">
      <w:pPr>
        <w:pStyle w:val="a"/>
        <w:rPr>
          <w:rtl/>
        </w:rPr>
      </w:pPr>
      <w:r>
        <w:rPr>
          <w:rFonts w:hint="cs"/>
          <w:rtl/>
        </w:rPr>
        <w:t xml:space="preserve">הבאתי כאן שלוש דוגמאות מתחום שקרוב ללבי, גם כרופא </w:t>
      </w:r>
      <w:r>
        <w:rPr>
          <w:rFonts w:hint="cs"/>
          <w:rtl/>
        </w:rPr>
        <w:t>וגם כשר הבריאות לשעבר, שמראות על המשך המגמות האנטי-חברתיות. אני חוזר ואומר - אנטי-חברתיות ואנטי-יהודיות. מה שאין בו צדק וחמלה הוא לא יהודי. ממשלה כזאת, לא ראוי לה שתכהן. באולם הזה יש רוב לאנשים יראי שמים ושומרי מצוות, שבבואם להתפלל לפני ריבון עולם, שיתפללו</w:t>
      </w:r>
      <w:r>
        <w:rPr>
          <w:rFonts w:hint="cs"/>
          <w:rtl/>
        </w:rPr>
        <w:t xml:space="preserve"> לטובת עם ישראל, שהממשלה הזאת יתקצרו ימיה. תודה. </w:t>
      </w:r>
    </w:p>
    <w:p w14:paraId="10BEDD7E" w14:textId="77777777" w:rsidR="00000000" w:rsidRDefault="007C71EE">
      <w:pPr>
        <w:pStyle w:val="a"/>
        <w:rPr>
          <w:rFonts w:hint="cs"/>
          <w:rtl/>
        </w:rPr>
      </w:pPr>
    </w:p>
    <w:p w14:paraId="0543D470" w14:textId="77777777" w:rsidR="00000000" w:rsidRDefault="007C71EE">
      <w:pPr>
        <w:pStyle w:val="ad"/>
        <w:rPr>
          <w:rtl/>
        </w:rPr>
      </w:pPr>
      <w:r>
        <w:rPr>
          <w:rFonts w:hint="eastAsia"/>
          <w:rtl/>
        </w:rPr>
        <w:t>היו</w:t>
      </w:r>
      <w:r>
        <w:rPr>
          <w:rtl/>
        </w:rPr>
        <w:t>"ר</w:t>
      </w:r>
      <w:r>
        <w:rPr>
          <w:rFonts w:hint="cs"/>
          <w:rtl/>
        </w:rPr>
        <w:t xml:space="preserve"> מוחמד ברכה</w:t>
      </w:r>
      <w:r>
        <w:rPr>
          <w:rtl/>
        </w:rPr>
        <w:t>:</w:t>
      </w:r>
    </w:p>
    <w:p w14:paraId="16397FDE" w14:textId="77777777" w:rsidR="00000000" w:rsidRDefault="007C71EE">
      <w:pPr>
        <w:pStyle w:val="a"/>
        <w:rPr>
          <w:rFonts w:hint="cs"/>
          <w:rtl/>
        </w:rPr>
      </w:pPr>
    </w:p>
    <w:p w14:paraId="36EB1D73" w14:textId="77777777" w:rsidR="00000000" w:rsidRDefault="007C71EE">
      <w:pPr>
        <w:pStyle w:val="a"/>
        <w:rPr>
          <w:rFonts w:hint="cs"/>
          <w:rtl/>
        </w:rPr>
      </w:pPr>
      <w:r>
        <w:rPr>
          <w:rFonts w:hint="cs"/>
          <w:rtl/>
        </w:rPr>
        <w:t xml:space="preserve">תודה לחבר הכנסת סנה. בבקשה, חבר הכנסת אברהם בורג. אחריו - חבר הכנסת אלי ישי, ואם הוא לא יהיה - חבר הכנסת וקנין. </w:t>
      </w:r>
    </w:p>
    <w:p w14:paraId="74D58849" w14:textId="77777777" w:rsidR="00000000" w:rsidRDefault="007C71EE">
      <w:pPr>
        <w:pStyle w:val="a"/>
        <w:rPr>
          <w:rFonts w:hint="cs"/>
          <w:rtl/>
        </w:rPr>
      </w:pPr>
    </w:p>
    <w:p w14:paraId="3EDA4B9C" w14:textId="77777777" w:rsidR="00000000" w:rsidRDefault="007C71EE">
      <w:pPr>
        <w:pStyle w:val="Speaker"/>
        <w:rPr>
          <w:rtl/>
        </w:rPr>
      </w:pPr>
      <w:bookmarkStart w:id="828" w:name="FS000000434T27_05_2003_14_32_54"/>
      <w:bookmarkEnd w:id="828"/>
      <w:r>
        <w:rPr>
          <w:rFonts w:hint="eastAsia"/>
          <w:rtl/>
        </w:rPr>
        <w:t>אברהם</w:t>
      </w:r>
      <w:r>
        <w:rPr>
          <w:rtl/>
        </w:rPr>
        <w:t xml:space="preserve"> בורג (העבודה-מימד):</w:t>
      </w:r>
    </w:p>
    <w:p w14:paraId="57937983" w14:textId="77777777" w:rsidR="00000000" w:rsidRDefault="007C71EE">
      <w:pPr>
        <w:pStyle w:val="a"/>
        <w:rPr>
          <w:rFonts w:hint="cs"/>
          <w:rtl/>
        </w:rPr>
      </w:pPr>
    </w:p>
    <w:p w14:paraId="4FA96843" w14:textId="77777777" w:rsidR="00000000" w:rsidRDefault="007C71EE">
      <w:pPr>
        <w:pStyle w:val="a"/>
        <w:rPr>
          <w:rFonts w:hint="cs"/>
          <w:rtl/>
        </w:rPr>
      </w:pPr>
      <w:r>
        <w:rPr>
          <w:rFonts w:hint="cs"/>
          <w:rtl/>
        </w:rPr>
        <w:t>אדוני היושב-ראש, כנסת נכבדה, כבוד השר, נציג ה</w:t>
      </w:r>
      <w:r>
        <w:rPr>
          <w:rFonts w:hint="cs"/>
          <w:rtl/>
        </w:rPr>
        <w:t xml:space="preserve">ממשלה, חברי הכנסת, אני מבקש בפתח דברי להבהיר  נושא ששמעתי בימים האחרונים מסתובב, למה האופוזיציה הגישה כל כך הרבה הסתייגויות, על אבטיח, על כוסברה ועל פה ועל שם. אני מבין שכאשר מי שלא מבין שום דבר מתבטא בנושא הזה, אני מצפה שהבורות תהיה חלק מהטיעונים הנוקבים </w:t>
      </w:r>
      <w:r>
        <w:rPr>
          <w:rFonts w:hint="cs"/>
          <w:rtl/>
        </w:rPr>
        <w:t>שלו. כשאני שומע עיתונאים שאמורים לדווח לציבור באמונה ובאמינות על מה שקורה בפרלמנט, צוחקים, לועגים לכנסת בגלל הסתייגויות זו או אחרת, זה מצריך הסבר.</w:t>
      </w:r>
    </w:p>
    <w:p w14:paraId="3111ABBB" w14:textId="77777777" w:rsidR="00000000" w:rsidRDefault="007C71EE">
      <w:pPr>
        <w:pStyle w:val="a"/>
        <w:rPr>
          <w:rFonts w:hint="cs"/>
          <w:rtl/>
        </w:rPr>
      </w:pPr>
    </w:p>
    <w:p w14:paraId="0DF5F32A" w14:textId="77777777" w:rsidR="00000000" w:rsidRDefault="007C71EE">
      <w:pPr>
        <w:pStyle w:val="a"/>
        <w:rPr>
          <w:rFonts w:hint="cs"/>
          <w:rtl/>
        </w:rPr>
      </w:pPr>
      <w:r>
        <w:rPr>
          <w:rFonts w:hint="cs"/>
          <w:rtl/>
        </w:rPr>
        <w:t xml:space="preserve"> נגיד לצופינו שבבית, הדיון בכנסת בדיונים מן הסוג הזה מחולק לשני חלקים. החלק האחד הוא הדיון והחלק השני הוא הצ</w:t>
      </w:r>
      <w:r>
        <w:rPr>
          <w:rFonts w:hint="cs"/>
          <w:rtl/>
        </w:rPr>
        <w:t>בעות. בדיון אתה מרצה את מסכת טענותיך, מי בעד ומי נגד, כל אחד עם דגשים שלו, בין דגשים אידיאולוגיים, בין דגשים פוליטיים, בין דגשים הנובעים מניסיון אישי, ובחלק השני אתה מגיע להצבעות, כאשר התקווה היא של הממשלה להעביר את התוכנית על כרעיה - בדרך כלל זה מגיע עם ה</w:t>
      </w:r>
      <w:r>
        <w:rPr>
          <w:rFonts w:hint="cs"/>
          <w:rtl/>
        </w:rPr>
        <w:t>רבה מאוד קרעים - והאופוזיציה מייחלת להציל קצת ממלתעותיה הטורפניות של הממשלה, בהסתייגות כזאת או אחרת שאולי תעבור, אולי ייווצר בה רוב, אולי נגיע עליה להסכמה.</w:t>
      </w:r>
      <w:r>
        <w:rPr>
          <w:rFonts w:hint="cs"/>
        </w:rPr>
        <w:t xml:space="preserve"> </w:t>
      </w:r>
    </w:p>
    <w:p w14:paraId="2F7E37A6" w14:textId="77777777" w:rsidR="00000000" w:rsidRDefault="007C71EE">
      <w:pPr>
        <w:pStyle w:val="a"/>
        <w:rPr>
          <w:rFonts w:hint="cs"/>
          <w:rtl/>
        </w:rPr>
      </w:pPr>
    </w:p>
    <w:p w14:paraId="1829A749" w14:textId="77777777" w:rsidR="00000000" w:rsidRDefault="007C71EE">
      <w:pPr>
        <w:pStyle w:val="a"/>
        <w:rPr>
          <w:rFonts w:hint="cs"/>
          <w:rtl/>
        </w:rPr>
      </w:pPr>
      <w:r>
        <w:rPr>
          <w:rFonts w:hint="cs"/>
          <w:rtl/>
        </w:rPr>
        <w:t>איך אתה בונה את זמן הדיבור? אתה מגיש הסתייגויות. אתה מגיש הסתייגויות - ניתן לך לדבר. לא הגשת הסתיי</w:t>
      </w:r>
      <w:r>
        <w:rPr>
          <w:rFonts w:hint="cs"/>
          <w:rtl/>
        </w:rPr>
        <w:t>גויות - אתה שותק. אני שומע עיתונאי, מכובד ככל שיהיה, מדווח ברדיו של ממשלת ישראל, ברשות השידור הממלכתית - שמעתי אפילו שלאחרונה מקורב של ראש הממשלה, עומד בראשה - אחרי ששבועות על גבי שבועות הוא דוקר במלמד הבקר שלו, דוקר באחוריה של האופוזיציה: את ישנה, את לא ע</w:t>
      </w:r>
      <w:r>
        <w:rPr>
          <w:rFonts w:hint="cs"/>
          <w:rtl/>
        </w:rPr>
        <w:t xml:space="preserve">ושה כלום, את רדומה, את לא פעילה, את לא קיימת. </w:t>
      </w:r>
    </w:p>
    <w:p w14:paraId="1103560B" w14:textId="77777777" w:rsidR="00000000" w:rsidRDefault="007C71EE">
      <w:pPr>
        <w:pStyle w:val="a"/>
        <w:rPr>
          <w:rFonts w:hint="cs"/>
          <w:rtl/>
        </w:rPr>
      </w:pPr>
    </w:p>
    <w:p w14:paraId="48089227" w14:textId="77777777" w:rsidR="00000000" w:rsidRDefault="007C71EE">
      <w:pPr>
        <w:pStyle w:val="a"/>
        <w:rPr>
          <w:rFonts w:hint="cs"/>
          <w:rtl/>
        </w:rPr>
      </w:pPr>
      <w:r>
        <w:rPr>
          <w:rFonts w:hint="cs"/>
          <w:rtl/>
        </w:rPr>
        <w:t>סוף-סוף האופוזיציה התחילה לעבוד, 52 איש כבר במשך כמעט חודש מתכננים את הפעולה הזאת בצורה מאוד מאורגנת - אני לא זוכר הרבה מאוד שנים שהאופוזיציה כל כך מאורגנת בתורנות, בישיבות הלילה, שבאים ויושבים, ונכון לעכשיו,</w:t>
      </w:r>
      <w:r>
        <w:rPr>
          <w:rFonts w:hint="cs"/>
          <w:rtl/>
        </w:rPr>
        <w:t xml:space="preserve"> אנחנו כבר קרוב ל=12 שעות ישיבה, חבר אופוזיציה אחד לא היה חסר מן התורנות שלו. אמת, היושב-ראש, גברתי סגנית המזכיר? אם אחד היה חסר, היה מישהו אחר שימלא את מקומו, כי גם בנינו תוכנית למי שלא נמצא. ולא מדובר על כך שרק הזוטרים והחדשים בחברי הכנסת, כמו שעושה הקוא</w:t>
      </w:r>
      <w:r>
        <w:rPr>
          <w:rFonts w:hint="cs"/>
          <w:rtl/>
        </w:rPr>
        <w:t xml:space="preserve">ליציה, ויסלח לי חבר הכנסת חן.  גם הבכירים שבהם באים בשעות לא סבירות של הלילה כדי להביע את עמדתנו. </w:t>
      </w:r>
    </w:p>
    <w:p w14:paraId="0BDBB7D1" w14:textId="77777777" w:rsidR="00000000" w:rsidRDefault="007C71EE">
      <w:pPr>
        <w:pStyle w:val="a"/>
        <w:rPr>
          <w:rFonts w:hint="cs"/>
          <w:rtl/>
        </w:rPr>
      </w:pPr>
    </w:p>
    <w:p w14:paraId="072771A5" w14:textId="77777777" w:rsidR="00000000" w:rsidRDefault="007C71EE">
      <w:pPr>
        <w:pStyle w:val="ac"/>
        <w:rPr>
          <w:rtl/>
        </w:rPr>
      </w:pPr>
      <w:r>
        <w:rPr>
          <w:rFonts w:hint="eastAsia"/>
          <w:rtl/>
        </w:rPr>
        <w:t>רשף</w:t>
      </w:r>
      <w:r>
        <w:rPr>
          <w:rtl/>
        </w:rPr>
        <w:t xml:space="preserve"> חן (שינוי):</w:t>
      </w:r>
    </w:p>
    <w:p w14:paraId="0F3F7A92" w14:textId="77777777" w:rsidR="00000000" w:rsidRDefault="007C71EE">
      <w:pPr>
        <w:pStyle w:val="a"/>
        <w:rPr>
          <w:rFonts w:hint="cs"/>
          <w:rtl/>
        </w:rPr>
      </w:pPr>
    </w:p>
    <w:p w14:paraId="114DEC4A" w14:textId="77777777" w:rsidR="00000000" w:rsidRDefault="007C71EE">
      <w:pPr>
        <w:pStyle w:val="a"/>
        <w:rPr>
          <w:rFonts w:hint="cs"/>
          <w:rtl/>
        </w:rPr>
      </w:pPr>
      <w:r>
        <w:rPr>
          <w:rFonts w:hint="cs"/>
          <w:rtl/>
        </w:rPr>
        <w:t xml:space="preserve">אצלנו מתחילים משרים, אצלכם מחברי כנסת. </w:t>
      </w:r>
    </w:p>
    <w:p w14:paraId="756E7DAA" w14:textId="77777777" w:rsidR="00000000" w:rsidRDefault="007C71EE">
      <w:pPr>
        <w:pStyle w:val="a"/>
        <w:rPr>
          <w:rFonts w:hint="cs"/>
          <w:rtl/>
        </w:rPr>
      </w:pPr>
    </w:p>
    <w:p w14:paraId="2AD7D819" w14:textId="77777777" w:rsidR="00000000" w:rsidRDefault="007C71EE">
      <w:pPr>
        <w:pStyle w:val="SpeakerCon"/>
        <w:rPr>
          <w:rtl/>
        </w:rPr>
      </w:pPr>
      <w:bookmarkStart w:id="829" w:name="FS000000434T27_05_2003_14_33_06C"/>
      <w:bookmarkEnd w:id="829"/>
      <w:r>
        <w:rPr>
          <w:rFonts w:hint="eastAsia"/>
          <w:rtl/>
        </w:rPr>
        <w:t>אברהם</w:t>
      </w:r>
      <w:r>
        <w:rPr>
          <w:rtl/>
        </w:rPr>
        <w:t xml:space="preserve"> בורג (העבודה-מימד):</w:t>
      </w:r>
    </w:p>
    <w:p w14:paraId="3589FBF1" w14:textId="77777777" w:rsidR="00000000" w:rsidRDefault="007C71EE">
      <w:pPr>
        <w:pStyle w:val="a"/>
        <w:rPr>
          <w:rFonts w:hint="cs"/>
          <w:rtl/>
        </w:rPr>
      </w:pPr>
    </w:p>
    <w:p w14:paraId="0993239F" w14:textId="77777777" w:rsidR="00000000" w:rsidRDefault="007C71EE">
      <w:pPr>
        <w:pStyle w:val="a"/>
        <w:rPr>
          <w:rFonts w:hint="cs"/>
          <w:rtl/>
        </w:rPr>
      </w:pPr>
      <w:r>
        <w:rPr>
          <w:rFonts w:hint="cs"/>
          <w:rtl/>
        </w:rPr>
        <w:t>וסוף-סוף כשהאופוזיציה עובדת ונותנת איזה מאבק בממשלה בכליה האופוזיציוניי</w:t>
      </w:r>
      <w:r>
        <w:rPr>
          <w:rFonts w:hint="cs"/>
          <w:rtl/>
        </w:rPr>
        <w:t>ם, אז מישהו לא מרוצה. אוי ואבוי, הגישו הסתייגות על אבטיח ועל צנון. מה לעשות, אם ממשלת ישראל החליטה לרדת עד הצנונית במקרר של הבן-אדם, אז האופוזיציה בישראל תגיש הסתייגות על הצנונית של ממשלת ישראל. אם היובש הצנוני של ממשלת ישראל הגיע לכזאת רמה, שעד שם הם מוכנ</w:t>
      </w:r>
      <w:r>
        <w:rPr>
          <w:rFonts w:hint="cs"/>
          <w:rtl/>
        </w:rPr>
        <w:t xml:space="preserve">ים לשלוח את ידם, לתוך כיסו ובטנו של האזרח הישראלי, גם עד לשם יגיע מערך ההגנה של האופוזיציה. עד כאן בשאלה למה הדברים נראים כך. </w:t>
      </w:r>
    </w:p>
    <w:p w14:paraId="6CCA40C8" w14:textId="77777777" w:rsidR="00000000" w:rsidRDefault="007C71EE">
      <w:pPr>
        <w:pStyle w:val="a"/>
        <w:rPr>
          <w:rFonts w:hint="cs"/>
          <w:rtl/>
        </w:rPr>
      </w:pPr>
    </w:p>
    <w:p w14:paraId="26243770" w14:textId="77777777" w:rsidR="00000000" w:rsidRDefault="007C71EE">
      <w:pPr>
        <w:pStyle w:val="a"/>
        <w:rPr>
          <w:rFonts w:hint="cs"/>
          <w:rtl/>
        </w:rPr>
      </w:pPr>
      <w:r>
        <w:rPr>
          <w:rFonts w:hint="cs"/>
          <w:rtl/>
        </w:rPr>
        <w:t>קצת דברים לגופו של עניין. שמעתי את ראש ממשלת ישראל לענייני כלכלה, בנימין נתניהו - שמעתי אותו אומר במליאת הכנסת, שזאת התוכנית הכל</w:t>
      </w:r>
      <w:r>
        <w:rPr>
          <w:rFonts w:hint="cs"/>
          <w:rtl/>
        </w:rPr>
        <w:t>כלית ואין בלתה. היחידה. אני מאוד מוטרד, אני אומר לך, אדוני היושב-ראש, הוא היה אזרח ישראלי מודאג? אם התוכנית ההיא שהציגו לכנסת היא התוכנית היחידה, אליבא דכולי עלמא התוכנית שמובאת היום לכנסת איננה התוכנית שהונחה על השולחן, מסיבות אלו ואחרות; היו דילים עם המפ</w:t>
      </w:r>
      <w:r>
        <w:rPr>
          <w:rFonts w:hint="cs"/>
          <w:rtl/>
        </w:rPr>
        <w:t xml:space="preserve">ד"ל והיו דילים עם שינוי והיו דילים עם עוזי כהן, כפי שהטיב לתאר את הדברים ברהיטות אופיינית חבר הכנסת ליצמן, היו השפעות אידיאולוגיות כאמור, התוכנית הזאת היא אחרת. אז אם התוכנית הזאת היתה יחידה, ואם לא היינו לוקחים אותה היינו צועדים צעד קדימה אל תוככי התהום, </w:t>
      </w:r>
      <w:r>
        <w:rPr>
          <w:rFonts w:hint="cs"/>
          <w:rtl/>
        </w:rPr>
        <w:t xml:space="preserve">אז איפה אנחנו כעת? מה יאמר שר האוצר, שזה הדבר הטוב, זאת הצלתה של הכלכלה הישראלית? </w:t>
      </w:r>
    </w:p>
    <w:p w14:paraId="566F840D" w14:textId="77777777" w:rsidR="00000000" w:rsidRDefault="007C71EE">
      <w:pPr>
        <w:pStyle w:val="a"/>
        <w:rPr>
          <w:rFonts w:hint="cs"/>
          <w:rtl/>
        </w:rPr>
      </w:pPr>
    </w:p>
    <w:p w14:paraId="0F29C1B0" w14:textId="77777777" w:rsidR="00000000" w:rsidRDefault="007C71EE">
      <w:pPr>
        <w:pStyle w:val="a"/>
        <w:rPr>
          <w:rFonts w:hint="cs"/>
          <w:rtl/>
        </w:rPr>
      </w:pPr>
      <w:r>
        <w:rPr>
          <w:rFonts w:hint="cs"/>
          <w:rtl/>
        </w:rPr>
        <w:t>ועוד שמעתי אותו אומר במסיבת עיתונאים כזאת או אחרת - היו הרבה מסיבות אגב התוכנית הזאת - שבאמריקה מחכים לתוכנית הכלכלית. אם באמריקה מחכים לתוכנית הכלכלית, זה באמת דבר יוצא מן</w:t>
      </w:r>
      <w:r>
        <w:rPr>
          <w:rFonts w:hint="cs"/>
          <w:rtl/>
        </w:rPr>
        <w:t xml:space="preserve"> הכלל. אני מניח שבטקסס רבים סביב החוות הנשיאותיות, הדירו שינה מעיניהם - מה, ייקחו 84 שקל מעקרת- הבית או ייקחו 70 שקל מעקרת-הבית? זו בכל זאת סוגיה שמטרידה את שוק הנפט בטקסס, זה לא דבר שאתה יכול לזלזל בו. </w:t>
      </w:r>
    </w:p>
    <w:p w14:paraId="4FF8440B" w14:textId="77777777" w:rsidR="00000000" w:rsidRDefault="007C71EE">
      <w:pPr>
        <w:pStyle w:val="a"/>
        <w:rPr>
          <w:rFonts w:hint="cs"/>
          <w:rtl/>
        </w:rPr>
      </w:pPr>
    </w:p>
    <w:p w14:paraId="0257424D" w14:textId="77777777" w:rsidR="00000000" w:rsidRDefault="007C71EE">
      <w:pPr>
        <w:pStyle w:val="ac"/>
        <w:rPr>
          <w:rtl/>
        </w:rPr>
      </w:pPr>
      <w:r>
        <w:rPr>
          <w:rFonts w:hint="eastAsia"/>
          <w:rtl/>
        </w:rPr>
        <w:t>יעקב</w:t>
      </w:r>
      <w:r>
        <w:rPr>
          <w:rtl/>
        </w:rPr>
        <w:t xml:space="preserve"> ליצמן (יהדות התורה):</w:t>
      </w:r>
    </w:p>
    <w:p w14:paraId="68973174" w14:textId="77777777" w:rsidR="00000000" w:rsidRDefault="007C71EE">
      <w:pPr>
        <w:pStyle w:val="a"/>
        <w:rPr>
          <w:rFonts w:hint="cs"/>
          <w:rtl/>
        </w:rPr>
      </w:pPr>
    </w:p>
    <w:p w14:paraId="0B5112CD" w14:textId="77777777" w:rsidR="00000000" w:rsidRDefault="007C71EE">
      <w:pPr>
        <w:pStyle w:val="a"/>
        <w:rPr>
          <w:rFonts w:hint="cs"/>
          <w:rtl/>
        </w:rPr>
      </w:pPr>
      <w:r>
        <w:rPr>
          <w:rFonts w:hint="cs"/>
          <w:rtl/>
        </w:rPr>
        <w:t xml:space="preserve">שאלו את קונדוליסה אם 70 </w:t>
      </w:r>
      <w:r>
        <w:rPr>
          <w:rFonts w:hint="cs"/>
          <w:rtl/>
        </w:rPr>
        <w:t xml:space="preserve">שקל או 80 שקל. </w:t>
      </w:r>
    </w:p>
    <w:p w14:paraId="404AFCEB" w14:textId="77777777" w:rsidR="00000000" w:rsidRDefault="007C71EE">
      <w:pPr>
        <w:pStyle w:val="a"/>
        <w:rPr>
          <w:rFonts w:hint="cs"/>
          <w:rtl/>
        </w:rPr>
      </w:pPr>
    </w:p>
    <w:p w14:paraId="17D590ED" w14:textId="77777777" w:rsidR="00000000" w:rsidRDefault="007C71EE">
      <w:pPr>
        <w:pStyle w:val="SpeakerCon"/>
        <w:rPr>
          <w:rtl/>
        </w:rPr>
      </w:pPr>
      <w:bookmarkStart w:id="830" w:name="FS000000434T27_05_2003_14_33_17C"/>
      <w:bookmarkEnd w:id="830"/>
      <w:r>
        <w:rPr>
          <w:rFonts w:hint="eastAsia"/>
          <w:rtl/>
        </w:rPr>
        <w:t>אברהם</w:t>
      </w:r>
      <w:r>
        <w:rPr>
          <w:rtl/>
        </w:rPr>
        <w:t xml:space="preserve"> בורג (העבודה-מימד):</w:t>
      </w:r>
    </w:p>
    <w:p w14:paraId="7725877F" w14:textId="77777777" w:rsidR="00000000" w:rsidRDefault="007C71EE">
      <w:pPr>
        <w:pStyle w:val="a"/>
        <w:rPr>
          <w:rFonts w:hint="cs"/>
          <w:rtl/>
        </w:rPr>
      </w:pPr>
    </w:p>
    <w:p w14:paraId="75CC0433" w14:textId="77777777" w:rsidR="00000000" w:rsidRDefault="007C71EE">
      <w:pPr>
        <w:pStyle w:val="a"/>
        <w:rPr>
          <w:rFonts w:hint="cs"/>
          <w:rtl/>
        </w:rPr>
      </w:pPr>
      <w:r>
        <w:rPr>
          <w:rFonts w:hint="cs"/>
          <w:rtl/>
        </w:rPr>
        <w:t xml:space="preserve">היא בתור עקרת בית? לא היא בתור ה"בלבוסטע" של מדינת ישראל. אז צריך להבין מה זה -באמריקה מחכים. </w:t>
      </w:r>
    </w:p>
    <w:p w14:paraId="2ECA1C7A" w14:textId="77777777" w:rsidR="00000000" w:rsidRDefault="007C71EE">
      <w:pPr>
        <w:pStyle w:val="a"/>
        <w:rPr>
          <w:rFonts w:hint="cs"/>
          <w:rtl/>
        </w:rPr>
      </w:pPr>
    </w:p>
    <w:p w14:paraId="1AB34937" w14:textId="77777777" w:rsidR="00000000" w:rsidRDefault="007C71EE">
      <w:pPr>
        <w:pStyle w:val="a"/>
        <w:rPr>
          <w:rFonts w:hint="cs"/>
          <w:rtl/>
        </w:rPr>
      </w:pPr>
      <w:r>
        <w:rPr>
          <w:rFonts w:hint="cs"/>
          <w:rtl/>
        </w:rPr>
        <w:t xml:space="preserve">אמרו, דירוג האשראי של מדינת ישראל ירד. בכל זאת, זה דבר מטריד, מה, חבר הכנסת וקנין לא אכפת לו מדירוג האשראי של מדינת </w:t>
      </w:r>
      <w:r>
        <w:rPr>
          <w:rFonts w:hint="cs"/>
          <w:rtl/>
        </w:rPr>
        <w:t>ישראל? זה בכל זאת לא איזה דבר בטל. אם ייקחו לסטודנטים את ועדת-וינוגרד וירמו אותם, יורידו 14% וייתנו 3%, כי שינוי ביקשה - בכל זאת, גם לשינוי יש הייחודיים שלה - זה ישנה את דירוג האשראי של מדינת ישראל? סליחה, עם כל הכבוד והיקר, זו דמגוגיה שפלה. זו דמגוגיה שפל</w:t>
      </w:r>
      <w:r>
        <w:rPr>
          <w:rFonts w:hint="cs"/>
          <w:rtl/>
        </w:rPr>
        <w:t xml:space="preserve">ה משום שהיא נועדה להצדיק את כריתת הראש, שלא בהכרח חיונית. </w:t>
      </w:r>
    </w:p>
    <w:p w14:paraId="6B0C9519" w14:textId="77777777" w:rsidR="00000000" w:rsidRDefault="007C71EE">
      <w:pPr>
        <w:pStyle w:val="a"/>
        <w:rPr>
          <w:rFonts w:hint="cs"/>
          <w:rtl/>
        </w:rPr>
      </w:pPr>
    </w:p>
    <w:p w14:paraId="5CC0E348" w14:textId="77777777" w:rsidR="00000000" w:rsidRDefault="007C71EE">
      <w:pPr>
        <w:pStyle w:val="a"/>
        <w:rPr>
          <w:rFonts w:hint="cs"/>
          <w:rtl/>
        </w:rPr>
      </w:pPr>
      <w:r>
        <w:rPr>
          <w:rFonts w:hint="cs"/>
          <w:rtl/>
        </w:rPr>
        <w:t>כן, שוקי העולם ממתינים לראות מה יקרה במדינת ישראל. אבל התוכנית הכלכלית האמיתית של מדינת ישראל היא התוכנית המדינית. וראה זה פלא, הבורסה קפצה ב=7% ביומיים האחרונים. זה כבר שלושה ימים, קפיצה אחת לפני</w:t>
      </w:r>
      <w:r>
        <w:rPr>
          <w:rFonts w:hint="cs"/>
          <w:rtl/>
        </w:rPr>
        <w:t xml:space="preserve"> שלושה ימים, ועליות מתונות אבל מעודדות יחסית לתקופה הקודמת, אך תמול שלשום. למה, משום שהתחילו הדיונים בכנסת? משום שחבר הכנסת הירשזון הציג את הצעת החוק הנוכחית לקריאה שנייה ושלישית? משום שהוגשו 8,000 הסתייגויות של האופוזיציה? שטויות. משום שראש הממשלה הביא את</w:t>
      </w:r>
      <w:r>
        <w:rPr>
          <w:rFonts w:hint="cs"/>
          <w:rtl/>
        </w:rPr>
        <w:t xml:space="preserve"> מפת הדרכים. פשוט ככה. הגיעה מפת הדרכים, קפצה הבורסה. </w:t>
      </w:r>
    </w:p>
    <w:p w14:paraId="6EDC1D17" w14:textId="77777777" w:rsidR="00000000" w:rsidRDefault="007C71EE">
      <w:pPr>
        <w:pStyle w:val="a"/>
        <w:rPr>
          <w:rFonts w:hint="cs"/>
          <w:rtl/>
        </w:rPr>
      </w:pPr>
    </w:p>
    <w:p w14:paraId="0D54F6B1" w14:textId="77777777" w:rsidR="00000000" w:rsidRDefault="007C71EE">
      <w:pPr>
        <w:pStyle w:val="a"/>
        <w:rPr>
          <w:rFonts w:hint="cs"/>
          <w:rtl/>
        </w:rPr>
      </w:pPr>
      <w:r>
        <w:rPr>
          <w:rFonts w:hint="cs"/>
          <w:rtl/>
        </w:rPr>
        <w:t>עזבו את הגילויים המוסריים, המאוחרים, של ראש הממשלה, וטוב מאוחר מאשר לעולם לא, שכיבוש זה לא מי יודע מה טוב. 3.5 מיליוני אנשים שלא ממש רוצים לחיות תחת קורת גגנו, זה לא ממש דבר שמסתדר עם הקוד המוסרי הפני</w:t>
      </w:r>
      <w:r>
        <w:rPr>
          <w:rFonts w:hint="cs"/>
          <w:rtl/>
        </w:rPr>
        <w:t xml:space="preserve">מי של ראש הממשלה. אני שמח שיש למדינת ישראל ראש ממשלה עם מוסר. וטוב מוסר מאשר אף פעם. </w:t>
      </w:r>
    </w:p>
    <w:p w14:paraId="0F88972E" w14:textId="77777777" w:rsidR="00000000" w:rsidRDefault="007C71EE">
      <w:pPr>
        <w:pStyle w:val="a"/>
        <w:rPr>
          <w:rFonts w:hint="cs"/>
          <w:rtl/>
        </w:rPr>
      </w:pPr>
    </w:p>
    <w:p w14:paraId="061C8001" w14:textId="77777777" w:rsidR="00000000" w:rsidRDefault="007C71EE">
      <w:pPr>
        <w:pStyle w:val="ad"/>
        <w:rPr>
          <w:rtl/>
        </w:rPr>
      </w:pPr>
      <w:r>
        <w:rPr>
          <w:rFonts w:hint="cs"/>
          <w:rtl/>
        </w:rPr>
        <w:t xml:space="preserve">היו"ר </w:t>
      </w:r>
      <w:r>
        <w:rPr>
          <w:rtl/>
        </w:rPr>
        <w:t>מוחמד ברכה:</w:t>
      </w:r>
    </w:p>
    <w:p w14:paraId="0E6753FF" w14:textId="77777777" w:rsidR="00000000" w:rsidRDefault="007C71EE">
      <w:pPr>
        <w:pStyle w:val="a"/>
        <w:rPr>
          <w:rtl/>
        </w:rPr>
      </w:pPr>
    </w:p>
    <w:p w14:paraId="2D0E28DE" w14:textId="77777777" w:rsidR="00000000" w:rsidRDefault="007C71EE">
      <w:pPr>
        <w:pStyle w:val="a"/>
        <w:rPr>
          <w:rFonts w:hint="cs"/>
          <w:rtl/>
        </w:rPr>
      </w:pPr>
      <w:r>
        <w:rPr>
          <w:rFonts w:hint="cs"/>
          <w:rtl/>
        </w:rPr>
        <w:t>זה מביך בנקודה מסוימת.</w:t>
      </w:r>
    </w:p>
    <w:p w14:paraId="13428E37" w14:textId="77777777" w:rsidR="00000000" w:rsidRDefault="007C71EE">
      <w:pPr>
        <w:pStyle w:val="a"/>
        <w:rPr>
          <w:rFonts w:hint="cs"/>
          <w:rtl/>
        </w:rPr>
      </w:pPr>
    </w:p>
    <w:p w14:paraId="7B5684FB" w14:textId="77777777" w:rsidR="00000000" w:rsidRDefault="007C71EE">
      <w:pPr>
        <w:pStyle w:val="SpeakerCon"/>
        <w:rPr>
          <w:rtl/>
        </w:rPr>
      </w:pPr>
      <w:bookmarkStart w:id="831" w:name="FS000000434T27_05_2003_14_33_30C"/>
      <w:bookmarkEnd w:id="831"/>
      <w:r>
        <w:rPr>
          <w:rFonts w:hint="eastAsia"/>
          <w:rtl/>
        </w:rPr>
        <w:t>אברהם</w:t>
      </w:r>
      <w:r>
        <w:rPr>
          <w:rtl/>
        </w:rPr>
        <w:t xml:space="preserve"> בורג (העבודה-מימד):</w:t>
      </w:r>
    </w:p>
    <w:p w14:paraId="41388972" w14:textId="77777777" w:rsidR="00000000" w:rsidRDefault="007C71EE">
      <w:pPr>
        <w:pStyle w:val="a"/>
        <w:rPr>
          <w:rFonts w:hint="cs"/>
          <w:rtl/>
        </w:rPr>
      </w:pPr>
    </w:p>
    <w:p w14:paraId="30FDA26C" w14:textId="77777777" w:rsidR="00000000" w:rsidRDefault="007C71EE">
      <w:pPr>
        <w:pStyle w:val="a"/>
        <w:rPr>
          <w:rFonts w:hint="cs"/>
          <w:rtl/>
        </w:rPr>
      </w:pPr>
      <w:r>
        <w:rPr>
          <w:rFonts w:hint="cs"/>
          <w:rtl/>
        </w:rPr>
        <w:t xml:space="preserve">שלראש הממשלה יש מוסר? זה מאוד מביך. </w:t>
      </w:r>
    </w:p>
    <w:p w14:paraId="0D4CD211" w14:textId="77777777" w:rsidR="00000000" w:rsidRDefault="007C71EE">
      <w:pPr>
        <w:pStyle w:val="a"/>
        <w:rPr>
          <w:rFonts w:hint="cs"/>
          <w:rtl/>
        </w:rPr>
      </w:pPr>
    </w:p>
    <w:p w14:paraId="57239EEE" w14:textId="77777777" w:rsidR="00000000" w:rsidRDefault="007C71EE">
      <w:pPr>
        <w:pStyle w:val="ad"/>
        <w:rPr>
          <w:rtl/>
        </w:rPr>
      </w:pPr>
    </w:p>
    <w:p w14:paraId="0C94F89D" w14:textId="77777777" w:rsidR="00000000" w:rsidRDefault="007C71EE">
      <w:pPr>
        <w:pStyle w:val="ad"/>
        <w:rPr>
          <w:rtl/>
        </w:rPr>
      </w:pPr>
      <w:r>
        <w:rPr>
          <w:rFonts w:hint="cs"/>
          <w:rtl/>
        </w:rPr>
        <w:t xml:space="preserve">היו"ר </w:t>
      </w:r>
      <w:r>
        <w:rPr>
          <w:rtl/>
        </w:rPr>
        <w:t>מוחמד ברכה:</w:t>
      </w:r>
    </w:p>
    <w:p w14:paraId="4A1264F1" w14:textId="77777777" w:rsidR="00000000" w:rsidRDefault="007C71EE">
      <w:pPr>
        <w:pStyle w:val="a"/>
        <w:rPr>
          <w:rtl/>
        </w:rPr>
      </w:pPr>
    </w:p>
    <w:p w14:paraId="3EB75D73" w14:textId="77777777" w:rsidR="00000000" w:rsidRDefault="007C71EE">
      <w:pPr>
        <w:pStyle w:val="a"/>
        <w:rPr>
          <w:rFonts w:hint="cs"/>
          <w:rtl/>
        </w:rPr>
      </w:pPr>
      <w:r>
        <w:rPr>
          <w:rFonts w:hint="cs"/>
          <w:rtl/>
        </w:rPr>
        <w:t xml:space="preserve">לא, שכל הזמן אמרנו שתי מדינות לשני עמים, </w:t>
      </w:r>
      <w:r>
        <w:rPr>
          <w:rFonts w:hint="cs"/>
          <w:rtl/>
        </w:rPr>
        <w:t xml:space="preserve">הוא לקח את זה. עכשיו אמרנו שהכיבוש - - - </w:t>
      </w:r>
    </w:p>
    <w:p w14:paraId="1B88CDD6" w14:textId="77777777" w:rsidR="00000000" w:rsidRDefault="007C71EE">
      <w:pPr>
        <w:pStyle w:val="a"/>
        <w:rPr>
          <w:rFonts w:hint="cs"/>
          <w:rtl/>
        </w:rPr>
      </w:pPr>
    </w:p>
    <w:p w14:paraId="6A4D4209" w14:textId="77777777" w:rsidR="00000000" w:rsidRDefault="007C71EE">
      <w:pPr>
        <w:pStyle w:val="SpeakerCon"/>
        <w:rPr>
          <w:rtl/>
        </w:rPr>
      </w:pPr>
      <w:bookmarkStart w:id="832" w:name="FS000000434T27_05_2003_14_33_49C"/>
      <w:bookmarkEnd w:id="832"/>
      <w:r>
        <w:rPr>
          <w:rFonts w:hint="eastAsia"/>
          <w:rtl/>
        </w:rPr>
        <w:t>אברהם</w:t>
      </w:r>
      <w:r>
        <w:rPr>
          <w:rtl/>
        </w:rPr>
        <w:t xml:space="preserve"> בורג (העבודה-מימד):</w:t>
      </w:r>
    </w:p>
    <w:p w14:paraId="30EB556C" w14:textId="77777777" w:rsidR="00000000" w:rsidRDefault="007C71EE">
      <w:pPr>
        <w:pStyle w:val="a"/>
        <w:rPr>
          <w:rFonts w:hint="cs"/>
          <w:rtl/>
        </w:rPr>
      </w:pPr>
    </w:p>
    <w:p w14:paraId="4F38D744" w14:textId="77777777" w:rsidR="00000000" w:rsidRDefault="007C71EE">
      <w:pPr>
        <w:pStyle w:val="a"/>
        <w:rPr>
          <w:rFonts w:hint="cs"/>
          <w:rtl/>
        </w:rPr>
      </w:pPr>
      <w:r>
        <w:rPr>
          <w:rFonts w:hint="cs"/>
          <w:rtl/>
        </w:rPr>
        <w:t>חבר הכנסת ברכה, אני יודע ממקורותינו, אני לא יודע איך זה במקורותיכם - במקורותינו לא מזכירים  לבעל התשובה את חטאיו. חזר בתשובה, הכיר סוף-סוף בקיומו של העם הפלסטיני, מכיר שהכיבוש גרוע, מכיר</w:t>
      </w:r>
      <w:r>
        <w:rPr>
          <w:rFonts w:hint="cs"/>
          <w:rtl/>
        </w:rPr>
        <w:t xml:space="preserve"> שצריך לבטל את השליטה שלנו בעם אחר, שצריך לעשות מחירים כואבים, לאמור, להתעמת עם חברת הכנסת גמליאל - זה בכל זאת  ויתור כואב להתעמת עם חברת הכנסת גמליאל. כמו חבר הכנסת ליצמן, זה כמעט כמו להתעמת עם קונדוליסה. לצורך העניין, קונדוליסה תוצרת בית. </w:t>
      </w:r>
    </w:p>
    <w:p w14:paraId="52A72D09" w14:textId="77777777" w:rsidR="00000000" w:rsidRDefault="007C71EE">
      <w:pPr>
        <w:pStyle w:val="a"/>
        <w:rPr>
          <w:rFonts w:hint="cs"/>
          <w:rtl/>
        </w:rPr>
      </w:pPr>
    </w:p>
    <w:p w14:paraId="72778A3C" w14:textId="77777777" w:rsidR="00000000" w:rsidRDefault="007C71EE">
      <w:pPr>
        <w:pStyle w:val="a"/>
        <w:rPr>
          <w:rFonts w:hint="cs"/>
          <w:rtl/>
        </w:rPr>
      </w:pPr>
      <w:r>
        <w:rPr>
          <w:rFonts w:hint="cs"/>
          <w:rtl/>
        </w:rPr>
        <w:t>אבל מסתבר שהת</w:t>
      </w:r>
      <w:r>
        <w:rPr>
          <w:rFonts w:hint="cs"/>
          <w:rtl/>
        </w:rPr>
        <w:t>וכנית הכלכלית של מדינת ישראל היא זו. נכון שרבים בחברה הישראלית לא מבינים את זה. אנשים חושבים שאפשר בצד אחד להמשיך ליהנות מארץ-ישראל הגדולה והטובה, ולתמוך בראש הממשלה בנושאים האלה, ובצד השני, גם ליהנות מנחת הזרוע הכמעט אלימה של ראש הממשלה ושר האוצר שלו, אגב</w:t>
      </w:r>
      <w:r>
        <w:rPr>
          <w:rFonts w:hint="cs"/>
          <w:rtl/>
        </w:rPr>
        <w:t xml:space="preserve"> התוכנית הכלכלית. אי-אפשר. רוצים צמיחה כלכלית, רוצים ישראל שמתקבלת בעולם, רוצים ששר החוץ הישראלי, שהוא מראה פנינו, שהוא שגרירנו למשפחת העמים יתקבל בכבוד ובהדר - צריך לעשות ויתורים בתחום המדיני. עשית ויתורים בתחום המדיני -  דירוג האשראי של מדינת ישראל נראה </w:t>
      </w:r>
      <w:r>
        <w:rPr>
          <w:rFonts w:hint="cs"/>
          <w:rtl/>
        </w:rPr>
        <w:t xml:space="preserve">אחרת, ערבויות מדינת ישראל נראות אחרות, שוקי האשראי נראים אחרת, שוקי ההון נראים אחרת, ההשקעות בישראל נראות אחרות. </w:t>
      </w:r>
    </w:p>
    <w:p w14:paraId="6EFF0313" w14:textId="77777777" w:rsidR="00000000" w:rsidRDefault="007C71EE">
      <w:pPr>
        <w:pStyle w:val="a"/>
        <w:rPr>
          <w:rFonts w:hint="cs"/>
          <w:rtl/>
        </w:rPr>
      </w:pPr>
    </w:p>
    <w:p w14:paraId="4825E3AB" w14:textId="77777777" w:rsidR="00000000" w:rsidRDefault="007C71EE">
      <w:pPr>
        <w:pStyle w:val="a"/>
        <w:rPr>
          <w:rFonts w:hint="cs"/>
          <w:rtl/>
        </w:rPr>
      </w:pPr>
      <w:r>
        <w:rPr>
          <w:rFonts w:hint="cs"/>
          <w:rtl/>
        </w:rPr>
        <w:t xml:space="preserve">כפי שהבין רבין בראשית שנות ה=90,  הבין באיחור ניכר - - - </w:t>
      </w:r>
    </w:p>
    <w:p w14:paraId="709BE305" w14:textId="77777777" w:rsidR="00000000" w:rsidRDefault="007C71EE">
      <w:pPr>
        <w:pStyle w:val="a"/>
        <w:rPr>
          <w:rFonts w:hint="cs"/>
          <w:rtl/>
        </w:rPr>
      </w:pPr>
    </w:p>
    <w:p w14:paraId="27613718" w14:textId="77777777" w:rsidR="00000000" w:rsidRDefault="007C71EE">
      <w:pPr>
        <w:pStyle w:val="ad"/>
        <w:rPr>
          <w:rtl/>
        </w:rPr>
      </w:pPr>
      <w:r>
        <w:rPr>
          <w:rFonts w:hint="eastAsia"/>
          <w:rtl/>
        </w:rPr>
        <w:t>היו</w:t>
      </w:r>
      <w:r>
        <w:rPr>
          <w:rtl/>
        </w:rPr>
        <w:t>"ר</w:t>
      </w:r>
      <w:r>
        <w:rPr>
          <w:rFonts w:hint="cs"/>
          <w:rtl/>
        </w:rPr>
        <w:t xml:space="preserve"> מוחמד ברכה</w:t>
      </w:r>
      <w:r>
        <w:rPr>
          <w:rtl/>
        </w:rPr>
        <w:t>:</w:t>
      </w:r>
    </w:p>
    <w:p w14:paraId="578B6C5C" w14:textId="77777777" w:rsidR="00000000" w:rsidRDefault="007C71EE">
      <w:pPr>
        <w:pStyle w:val="a"/>
        <w:rPr>
          <w:rFonts w:hint="cs"/>
          <w:rtl/>
        </w:rPr>
      </w:pPr>
    </w:p>
    <w:p w14:paraId="1AC8DAB1" w14:textId="77777777" w:rsidR="00000000" w:rsidRDefault="007C71EE">
      <w:pPr>
        <w:pStyle w:val="a"/>
        <w:rPr>
          <w:rFonts w:hint="cs"/>
          <w:rtl/>
        </w:rPr>
      </w:pPr>
      <w:r>
        <w:rPr>
          <w:rFonts w:hint="cs"/>
          <w:rtl/>
        </w:rPr>
        <w:t xml:space="preserve">מתחיל להבין. </w:t>
      </w:r>
    </w:p>
    <w:p w14:paraId="267A86E7" w14:textId="77777777" w:rsidR="00000000" w:rsidRDefault="007C71EE">
      <w:pPr>
        <w:pStyle w:val="a"/>
        <w:rPr>
          <w:rFonts w:hint="cs"/>
          <w:rtl/>
        </w:rPr>
      </w:pPr>
    </w:p>
    <w:p w14:paraId="45961426" w14:textId="77777777" w:rsidR="00000000" w:rsidRDefault="007C71EE">
      <w:pPr>
        <w:pStyle w:val="SpeakerCon"/>
        <w:rPr>
          <w:rtl/>
        </w:rPr>
      </w:pPr>
      <w:bookmarkStart w:id="833" w:name="FS000000434T27_05_2003_14_34_11C"/>
      <w:bookmarkEnd w:id="833"/>
      <w:r>
        <w:rPr>
          <w:rFonts w:hint="eastAsia"/>
          <w:rtl/>
        </w:rPr>
        <w:t>אברהם</w:t>
      </w:r>
      <w:r>
        <w:rPr>
          <w:rtl/>
        </w:rPr>
        <w:t xml:space="preserve"> בורג (העבודה-מימד):</w:t>
      </w:r>
    </w:p>
    <w:p w14:paraId="298FD38B" w14:textId="77777777" w:rsidR="00000000" w:rsidRDefault="007C71EE">
      <w:pPr>
        <w:pStyle w:val="a"/>
        <w:rPr>
          <w:rFonts w:hint="cs"/>
          <w:rtl/>
        </w:rPr>
      </w:pPr>
    </w:p>
    <w:p w14:paraId="0DB337E4" w14:textId="77777777" w:rsidR="00000000" w:rsidRDefault="007C71EE">
      <w:pPr>
        <w:pStyle w:val="a"/>
        <w:rPr>
          <w:rFonts w:hint="cs"/>
          <w:rtl/>
        </w:rPr>
      </w:pPr>
      <w:r>
        <w:rPr>
          <w:rFonts w:hint="cs"/>
          <w:rtl/>
        </w:rPr>
        <w:t>מתחיל להבין. אני מקבל</w:t>
      </w:r>
      <w:r>
        <w:rPr>
          <w:rFonts w:hint="cs"/>
          <w:rtl/>
        </w:rPr>
        <w:t>, אדוני היושב-ראש את תיקונך, רואים כבר את איילת השחר. כלומר, עוד לא רואים את השמש, עוד לא רואים את הזריחה, עוד לא רואים את האור, אבל כטבעה של הציונות הדתית, וכך יעיד השר בני אלון, הגאולה באה קמעה קמעה. נכון, כאיילת השחר? וברוך השם, אפשר להגדיר את ראש הממשל</w:t>
      </w:r>
      <w:r>
        <w:rPr>
          <w:rFonts w:hint="cs"/>
          <w:rtl/>
        </w:rPr>
        <w:t xml:space="preserve">ה שרון בימים האחרונים בתור במבי. הוא איילת השחר. הוא מתחיל לזרוח, רואים כבר את האור. </w:t>
      </w:r>
    </w:p>
    <w:p w14:paraId="2F73E8BE" w14:textId="77777777" w:rsidR="00000000" w:rsidRDefault="007C71EE">
      <w:pPr>
        <w:pStyle w:val="a"/>
        <w:rPr>
          <w:rFonts w:hint="cs"/>
          <w:rtl/>
        </w:rPr>
      </w:pPr>
    </w:p>
    <w:p w14:paraId="0CB47C5F" w14:textId="77777777" w:rsidR="00000000" w:rsidRDefault="007C71EE">
      <w:pPr>
        <w:pStyle w:val="a"/>
        <w:rPr>
          <w:rFonts w:hint="cs"/>
          <w:rtl/>
        </w:rPr>
      </w:pPr>
      <w:r>
        <w:rPr>
          <w:rFonts w:hint="cs"/>
          <w:rtl/>
        </w:rPr>
        <w:t>אני אגיד יותר מזה, עמד על זה נכון חבר הכנסת סנה, יש אידיאולוגיה ימנית, שמרנית, לשר האוצר. מה אומרת האידיאולוגיה הימנית השמרנית? היא אומרת, במקום לתת לאנשים דגים, ניתן לה</w:t>
      </w:r>
      <w:r>
        <w:rPr>
          <w:rFonts w:hint="cs"/>
          <w:rtl/>
        </w:rPr>
        <w:t xml:space="preserve">ם חכות. זה הביטוי הקלאסי, ההיסטורי. לצערי, גם בקרבנו היו חטאים בתחום הזה. אני לא יכול להגיד שראש הממשלה לשעבר, אהוד ברק, לא היה תאצ'ריסט לא קטן מטעם עצמו. </w:t>
      </w:r>
    </w:p>
    <w:p w14:paraId="0313F699" w14:textId="77777777" w:rsidR="00000000" w:rsidRDefault="007C71EE">
      <w:pPr>
        <w:pStyle w:val="a"/>
        <w:rPr>
          <w:rFonts w:hint="cs"/>
          <w:rtl/>
        </w:rPr>
      </w:pPr>
    </w:p>
    <w:p w14:paraId="2FE7F3E5" w14:textId="77777777" w:rsidR="00000000" w:rsidRDefault="007C71EE">
      <w:pPr>
        <w:pStyle w:val="a"/>
        <w:rPr>
          <w:rFonts w:hint="cs"/>
          <w:rtl/>
        </w:rPr>
      </w:pPr>
      <w:r>
        <w:rPr>
          <w:rFonts w:hint="cs"/>
          <w:rtl/>
        </w:rPr>
        <w:t xml:space="preserve">מה הבעיה בחברה כמו שלנו? יש חברות שבהן החלוקה של ההון היא בריאה. העשירון הראשון קרוב לעשירון השני, </w:t>
      </w:r>
      <w:r>
        <w:rPr>
          <w:rFonts w:hint="cs"/>
          <w:rtl/>
        </w:rPr>
        <w:t>שקרוב לעשירון השלישי, שקרוב לרביעי, שקרוב לחמישי, שקרוב לשישי -  יש איזה רצף שלא מייצר מרחקים גדולים מדי בין אדם לאדם. יש לחברה מעמד ביניים של ארבעה-חמישה-שישה עשירונים מרכזיים בין השניים העליונים לשניים התחתונים, יש איזה מעמד ביניים שיכול לספוג בתוכו הרבה</w:t>
      </w:r>
      <w:r>
        <w:rPr>
          <w:rFonts w:hint="cs"/>
          <w:rtl/>
        </w:rPr>
        <w:t xml:space="preserve"> מאוד דברים. ישראל איננה כזאת. יש מעמד-על, גבוה מאוד, עם ריכוז הון בסדרי גודל חסרי תקדים של מעט אנשים עם המון הון. יש מעמד עני גדל והולך, שבתוכו שתי אוכלוסיות כרוניות - הערבית והחרדית, כל אחת מסיבותיה, ולא כאן נפרט למה הגיעה כל אוכלוסייה לזה - ובין לבין או</w:t>
      </w:r>
      <w:r>
        <w:rPr>
          <w:rFonts w:hint="cs"/>
          <w:rtl/>
        </w:rPr>
        <w:t>תם ששת העשירונים שבפנים, הם  לא יותר קרובים לעלות למעלה ולהגיע לעשירונים ולמאיונים העליונים - שינוי אחד קטן, עוד עשרה שקלים,  פחות עשרה שקלים, והם למטה מתחת לקו העוני. אין בישראל מעמד ביניים אמיתי. אין בישראל איפה לספוג את הדברים. וכאשר אומרים, בואו ניתן ל</w:t>
      </w:r>
      <w:r>
        <w:rPr>
          <w:rFonts w:hint="cs"/>
          <w:rtl/>
        </w:rPr>
        <w:t xml:space="preserve">הם חכות, יש בישראל יותר מדי אנשים שאין להם זמן לחכות לחכות. ועד שהוא יחכה לחכות, האיש ימות והדג ימות ולא יהיה למי לתת.  </w:t>
      </w:r>
    </w:p>
    <w:p w14:paraId="70846764" w14:textId="77777777" w:rsidR="00000000" w:rsidRDefault="007C71EE">
      <w:pPr>
        <w:pStyle w:val="a"/>
        <w:rPr>
          <w:rFonts w:hint="cs"/>
          <w:rtl/>
        </w:rPr>
      </w:pPr>
    </w:p>
    <w:p w14:paraId="227F57F3" w14:textId="77777777" w:rsidR="00000000" w:rsidRDefault="007C71EE">
      <w:pPr>
        <w:pStyle w:val="a"/>
        <w:rPr>
          <w:rFonts w:hint="cs"/>
          <w:rtl/>
        </w:rPr>
      </w:pPr>
      <w:r>
        <w:rPr>
          <w:rFonts w:hint="cs"/>
          <w:rtl/>
        </w:rPr>
        <w:t>אגיד משפט אחרון, בסיבוב הבא אמשיך אותו. התפתחה בישראל מדיניות רווחה כאסטרטגיה לאומית. מה שקורה תחת בנימין נתניהו - זה לא תחת אריאל שרו</w:t>
      </w:r>
      <w:r>
        <w:rPr>
          <w:rFonts w:hint="cs"/>
          <w:rtl/>
        </w:rPr>
        <w:t xml:space="preserve">ן, חבר הכנסת ליצמן, כי ראש הממשלה לא מצוי כל כך בענייניה של ממשלת ישראל. בנושא המדיני, עד לאחרונה כמעט שלא היה לו מה לומר. אביגדור ליברמן טיפל בנושא. השבוע השתפרנו. בנושא הכלכלי לא היה לו כל כך מה לומר, השבוע עוד לא השתפרנו. </w:t>
      </w:r>
    </w:p>
    <w:p w14:paraId="0A5DB90E" w14:textId="77777777" w:rsidR="00000000" w:rsidRDefault="007C71EE">
      <w:pPr>
        <w:pStyle w:val="a"/>
        <w:rPr>
          <w:rFonts w:hint="cs"/>
          <w:rtl/>
        </w:rPr>
      </w:pPr>
    </w:p>
    <w:p w14:paraId="48911545" w14:textId="77777777" w:rsidR="00000000" w:rsidRDefault="007C71EE">
      <w:pPr>
        <w:pStyle w:val="ac"/>
        <w:rPr>
          <w:rtl/>
        </w:rPr>
      </w:pPr>
      <w:r>
        <w:rPr>
          <w:rFonts w:hint="eastAsia"/>
          <w:rtl/>
        </w:rPr>
        <w:t>יעקב</w:t>
      </w:r>
      <w:r>
        <w:rPr>
          <w:rtl/>
        </w:rPr>
        <w:t xml:space="preserve"> ליצמן (יהדות התורה):</w:t>
      </w:r>
    </w:p>
    <w:p w14:paraId="00E9C0FA" w14:textId="77777777" w:rsidR="00000000" w:rsidRDefault="007C71EE">
      <w:pPr>
        <w:pStyle w:val="a"/>
        <w:rPr>
          <w:rFonts w:hint="cs"/>
          <w:rtl/>
        </w:rPr>
      </w:pPr>
    </w:p>
    <w:p w14:paraId="229CE02F" w14:textId="77777777" w:rsidR="00000000" w:rsidRDefault="007C71EE">
      <w:pPr>
        <w:pStyle w:val="a"/>
        <w:rPr>
          <w:rFonts w:hint="cs"/>
          <w:rtl/>
        </w:rPr>
      </w:pPr>
      <w:r>
        <w:rPr>
          <w:rFonts w:hint="cs"/>
          <w:rtl/>
        </w:rPr>
        <w:t>רק</w:t>
      </w:r>
      <w:r>
        <w:rPr>
          <w:rFonts w:hint="cs"/>
          <w:rtl/>
        </w:rPr>
        <w:t xml:space="preserve"> בנושאים  - - -</w:t>
      </w:r>
    </w:p>
    <w:p w14:paraId="775128BD" w14:textId="77777777" w:rsidR="00000000" w:rsidRDefault="007C71EE">
      <w:pPr>
        <w:pStyle w:val="a"/>
        <w:rPr>
          <w:rFonts w:hint="cs"/>
          <w:rtl/>
        </w:rPr>
      </w:pPr>
    </w:p>
    <w:p w14:paraId="7F94D2CE" w14:textId="77777777" w:rsidR="00000000" w:rsidRDefault="007C71EE">
      <w:pPr>
        <w:pStyle w:val="SpeakerCon"/>
        <w:rPr>
          <w:rtl/>
        </w:rPr>
      </w:pPr>
      <w:bookmarkStart w:id="834" w:name="FS000000434T27_05_2003_14_35_02C"/>
      <w:bookmarkEnd w:id="834"/>
      <w:r>
        <w:rPr>
          <w:rFonts w:hint="eastAsia"/>
          <w:rtl/>
        </w:rPr>
        <w:t>אברהם</w:t>
      </w:r>
      <w:r>
        <w:rPr>
          <w:rtl/>
        </w:rPr>
        <w:t xml:space="preserve"> בורג (העבודה-מימד):</w:t>
      </w:r>
    </w:p>
    <w:p w14:paraId="0B681FE7" w14:textId="77777777" w:rsidR="00000000" w:rsidRDefault="007C71EE">
      <w:pPr>
        <w:pStyle w:val="a"/>
        <w:rPr>
          <w:rFonts w:hint="cs"/>
          <w:rtl/>
        </w:rPr>
      </w:pPr>
    </w:p>
    <w:p w14:paraId="349C8629" w14:textId="77777777" w:rsidR="00000000" w:rsidRDefault="007C71EE">
      <w:pPr>
        <w:pStyle w:val="a"/>
        <w:rPr>
          <w:rFonts w:hint="cs"/>
          <w:rtl/>
        </w:rPr>
      </w:pPr>
      <w:r>
        <w:rPr>
          <w:rFonts w:hint="cs"/>
          <w:rtl/>
        </w:rPr>
        <w:t xml:space="preserve">לא, רק בנושאים שיש לו אתם ניגוד אינטרסים הוא טיפל. בכל שאר הנושאים הוא לא טיפל. במה שיש לו ניגוד אינטרסים ואסור לו על-פי מבקר המדינה, הוא טיפל באינטנסיביות רבה. שאר הדברים, הוא השאיר, זה בסדר, אכן ראוי. </w:t>
      </w:r>
    </w:p>
    <w:p w14:paraId="73D390EF" w14:textId="77777777" w:rsidR="00000000" w:rsidRDefault="007C71EE">
      <w:pPr>
        <w:pStyle w:val="a"/>
        <w:rPr>
          <w:rFonts w:hint="cs"/>
          <w:rtl/>
        </w:rPr>
      </w:pPr>
    </w:p>
    <w:p w14:paraId="166C09F4" w14:textId="77777777" w:rsidR="00000000" w:rsidRDefault="007C71EE">
      <w:pPr>
        <w:pStyle w:val="a"/>
        <w:rPr>
          <w:rFonts w:hint="cs"/>
          <w:rtl/>
        </w:rPr>
      </w:pPr>
      <w:r>
        <w:rPr>
          <w:rFonts w:hint="cs"/>
          <w:rtl/>
        </w:rPr>
        <w:t>אני אגי</w:t>
      </w:r>
      <w:r>
        <w:rPr>
          <w:rFonts w:hint="cs"/>
          <w:rtl/>
        </w:rPr>
        <w:t>ד, שתחת שרון ונתניהו החליפה מדינת ישראל את אסטרטגיית מדינת הרווחה ואסטרטגיית מדינת הסעד. על ההבדלים בין מדינת הרווחה למדינת הסעד נדבר בסיבוב הבא. הדבר היחיד שאגיד לכל צופינו - ביום רביעי, ב=16:30, מ"בנייני האומה" לכיוון הכנסת, תהלוכת לוויה לציון קבורתה ומו</w:t>
      </w:r>
      <w:r>
        <w:rPr>
          <w:rFonts w:hint="cs"/>
          <w:rtl/>
        </w:rPr>
        <w:t xml:space="preserve">תה של מדינת הרווחה הישראלית. בואו. תודה רבה. </w:t>
      </w:r>
    </w:p>
    <w:p w14:paraId="49C6831F" w14:textId="77777777" w:rsidR="00000000" w:rsidRDefault="007C71EE">
      <w:pPr>
        <w:pStyle w:val="a"/>
        <w:rPr>
          <w:rFonts w:hint="cs"/>
          <w:rtl/>
        </w:rPr>
      </w:pPr>
    </w:p>
    <w:p w14:paraId="5FA11FEA" w14:textId="77777777" w:rsidR="00000000" w:rsidRDefault="007C71EE">
      <w:pPr>
        <w:pStyle w:val="ad"/>
        <w:rPr>
          <w:rtl/>
        </w:rPr>
      </w:pPr>
      <w:r>
        <w:rPr>
          <w:rFonts w:hint="cs"/>
          <w:rtl/>
        </w:rPr>
        <w:t xml:space="preserve">היו"ר </w:t>
      </w:r>
      <w:r>
        <w:rPr>
          <w:rtl/>
        </w:rPr>
        <w:t>מוחמד ברכה:</w:t>
      </w:r>
    </w:p>
    <w:p w14:paraId="4352442D" w14:textId="77777777" w:rsidR="00000000" w:rsidRDefault="007C71EE">
      <w:pPr>
        <w:pStyle w:val="a"/>
        <w:rPr>
          <w:rtl/>
        </w:rPr>
      </w:pPr>
    </w:p>
    <w:p w14:paraId="460E48F7" w14:textId="77777777" w:rsidR="00000000" w:rsidRDefault="007C71EE">
      <w:pPr>
        <w:pStyle w:val="a"/>
        <w:rPr>
          <w:rFonts w:hint="cs"/>
          <w:rtl/>
        </w:rPr>
      </w:pPr>
      <w:r>
        <w:rPr>
          <w:rFonts w:hint="cs"/>
          <w:rtl/>
        </w:rPr>
        <w:t xml:space="preserve">תודה, חבר הכנסת בורג. רשות הדיבור לחבר הכנסת ישי - איננו. חבר הכנסת יצחק וקנין, בבקשה. </w:t>
      </w:r>
    </w:p>
    <w:p w14:paraId="2D1204AC" w14:textId="77777777" w:rsidR="00000000" w:rsidRDefault="007C71EE">
      <w:pPr>
        <w:pStyle w:val="a"/>
        <w:rPr>
          <w:rFonts w:hint="cs"/>
          <w:rtl/>
        </w:rPr>
      </w:pPr>
    </w:p>
    <w:p w14:paraId="274A0544" w14:textId="77777777" w:rsidR="00000000" w:rsidRDefault="007C71EE">
      <w:pPr>
        <w:pStyle w:val="SpeakerCon"/>
        <w:rPr>
          <w:rtl/>
        </w:rPr>
      </w:pPr>
      <w:bookmarkStart w:id="835" w:name="FS000000434T27_05_2003_14_35_15C"/>
      <w:bookmarkEnd w:id="835"/>
      <w:r>
        <w:rPr>
          <w:rFonts w:hint="eastAsia"/>
          <w:rtl/>
        </w:rPr>
        <w:t>אברהם</w:t>
      </w:r>
      <w:r>
        <w:rPr>
          <w:rtl/>
        </w:rPr>
        <w:t xml:space="preserve"> בורג (העבודה-מימד):</w:t>
      </w:r>
    </w:p>
    <w:p w14:paraId="5DB8BFD1" w14:textId="77777777" w:rsidR="00000000" w:rsidRDefault="007C71EE">
      <w:pPr>
        <w:pStyle w:val="a"/>
        <w:rPr>
          <w:rFonts w:hint="cs"/>
          <w:rtl/>
        </w:rPr>
      </w:pPr>
    </w:p>
    <w:p w14:paraId="13A3A506" w14:textId="77777777" w:rsidR="00000000" w:rsidRDefault="007C71EE">
      <w:pPr>
        <w:pStyle w:val="a"/>
        <w:rPr>
          <w:rFonts w:hint="cs"/>
          <w:rtl/>
        </w:rPr>
      </w:pPr>
      <w:r>
        <w:rPr>
          <w:rFonts w:hint="cs"/>
          <w:rtl/>
        </w:rPr>
        <w:t xml:space="preserve"> אדוני היושב-ראש, כל מי שרשום מטעם האופוזיציה ולא יהיה, אחד מאתנו ימלא את </w:t>
      </w:r>
      <w:r>
        <w:rPr>
          <w:rFonts w:hint="cs"/>
          <w:rtl/>
        </w:rPr>
        <w:t xml:space="preserve">מקומו. </w:t>
      </w:r>
    </w:p>
    <w:p w14:paraId="07FE8078" w14:textId="77777777" w:rsidR="00000000" w:rsidRDefault="007C71EE">
      <w:pPr>
        <w:pStyle w:val="a"/>
        <w:rPr>
          <w:rFonts w:hint="cs"/>
          <w:rtl/>
        </w:rPr>
      </w:pPr>
    </w:p>
    <w:p w14:paraId="4993324B" w14:textId="77777777" w:rsidR="00000000" w:rsidRDefault="007C71EE">
      <w:pPr>
        <w:pStyle w:val="Speaker"/>
        <w:rPr>
          <w:rtl/>
        </w:rPr>
      </w:pPr>
      <w:bookmarkStart w:id="836" w:name="FS000000488T27_05_2003_14_35_27"/>
      <w:bookmarkEnd w:id="836"/>
      <w:r>
        <w:rPr>
          <w:rFonts w:hint="eastAsia"/>
          <w:rtl/>
        </w:rPr>
        <w:t>יצחק</w:t>
      </w:r>
      <w:r>
        <w:rPr>
          <w:rtl/>
        </w:rPr>
        <w:t xml:space="preserve"> וקנין (ש"ס):</w:t>
      </w:r>
    </w:p>
    <w:p w14:paraId="2EFD31A7" w14:textId="77777777" w:rsidR="00000000" w:rsidRDefault="007C71EE">
      <w:pPr>
        <w:pStyle w:val="a"/>
        <w:rPr>
          <w:rFonts w:hint="cs"/>
          <w:rtl/>
        </w:rPr>
      </w:pPr>
    </w:p>
    <w:p w14:paraId="4266954E" w14:textId="77777777" w:rsidR="00000000" w:rsidRDefault="007C71EE">
      <w:pPr>
        <w:pStyle w:val="a"/>
        <w:rPr>
          <w:rFonts w:hint="cs"/>
          <w:rtl/>
        </w:rPr>
      </w:pPr>
      <w:r>
        <w:rPr>
          <w:rFonts w:hint="cs"/>
          <w:rtl/>
        </w:rPr>
        <w:t xml:space="preserve">אדוני היושב-ראש, חברי חברי הכנסת, אדוני השר בני אלון, רבים מהדוברים שדיברו בשעות האחרונות אמרו, שלממשלה הזאת חסר דבר אחד - לממשלה יש לב רע. ואני טוען שאין לה בכלל לב. </w:t>
      </w:r>
    </w:p>
    <w:p w14:paraId="747AAFAB" w14:textId="77777777" w:rsidR="00000000" w:rsidRDefault="007C71EE">
      <w:pPr>
        <w:pStyle w:val="a"/>
        <w:rPr>
          <w:rFonts w:hint="cs"/>
          <w:rtl/>
        </w:rPr>
      </w:pPr>
    </w:p>
    <w:p w14:paraId="21B22743" w14:textId="77777777" w:rsidR="00000000" w:rsidRDefault="007C71EE">
      <w:pPr>
        <w:pStyle w:val="ac"/>
        <w:rPr>
          <w:rtl/>
        </w:rPr>
      </w:pPr>
      <w:r>
        <w:rPr>
          <w:rFonts w:hint="eastAsia"/>
          <w:rtl/>
        </w:rPr>
        <w:t>יעקב</w:t>
      </w:r>
      <w:r>
        <w:rPr>
          <w:rtl/>
        </w:rPr>
        <w:t xml:space="preserve"> ליצמן (יהדות התורה):</w:t>
      </w:r>
    </w:p>
    <w:p w14:paraId="4A98FDCC" w14:textId="77777777" w:rsidR="00000000" w:rsidRDefault="007C71EE">
      <w:pPr>
        <w:pStyle w:val="a"/>
        <w:rPr>
          <w:rFonts w:hint="cs"/>
          <w:rtl/>
        </w:rPr>
      </w:pPr>
    </w:p>
    <w:p w14:paraId="6A4D4762" w14:textId="77777777" w:rsidR="00000000" w:rsidRDefault="007C71EE">
      <w:pPr>
        <w:pStyle w:val="a"/>
        <w:rPr>
          <w:rFonts w:hint="cs"/>
          <w:rtl/>
        </w:rPr>
      </w:pPr>
      <w:r>
        <w:rPr>
          <w:rFonts w:hint="cs"/>
          <w:rtl/>
        </w:rPr>
        <w:t xml:space="preserve">ד"ר סנה כרגע עזב. </w:t>
      </w:r>
    </w:p>
    <w:p w14:paraId="31B8775C" w14:textId="77777777" w:rsidR="00000000" w:rsidRDefault="007C71EE">
      <w:pPr>
        <w:pStyle w:val="a"/>
        <w:rPr>
          <w:rFonts w:hint="cs"/>
          <w:rtl/>
        </w:rPr>
      </w:pPr>
    </w:p>
    <w:p w14:paraId="0CC7C876" w14:textId="77777777" w:rsidR="00000000" w:rsidRDefault="007C71EE">
      <w:pPr>
        <w:pStyle w:val="SpeakerCon"/>
        <w:rPr>
          <w:rtl/>
        </w:rPr>
      </w:pPr>
      <w:bookmarkStart w:id="837" w:name="FS000000488T27_05_2003_14_35_56C"/>
      <w:bookmarkEnd w:id="837"/>
      <w:r>
        <w:rPr>
          <w:rFonts w:hint="eastAsia"/>
          <w:rtl/>
        </w:rPr>
        <w:t>יצחק</w:t>
      </w:r>
      <w:r>
        <w:rPr>
          <w:rtl/>
        </w:rPr>
        <w:t xml:space="preserve"> וקנין (</w:t>
      </w:r>
      <w:r>
        <w:rPr>
          <w:rtl/>
        </w:rPr>
        <w:t>ש"ס):</w:t>
      </w:r>
    </w:p>
    <w:p w14:paraId="676207A5" w14:textId="77777777" w:rsidR="00000000" w:rsidRDefault="007C71EE">
      <w:pPr>
        <w:pStyle w:val="a"/>
        <w:rPr>
          <w:rFonts w:hint="cs"/>
          <w:rtl/>
        </w:rPr>
      </w:pPr>
    </w:p>
    <w:p w14:paraId="36CC284C" w14:textId="77777777" w:rsidR="00000000" w:rsidRDefault="007C71EE">
      <w:pPr>
        <w:pStyle w:val="a"/>
        <w:rPr>
          <w:rFonts w:hint="cs"/>
          <w:rtl/>
        </w:rPr>
      </w:pPr>
      <w:r>
        <w:rPr>
          <w:rFonts w:hint="cs"/>
          <w:rtl/>
        </w:rPr>
        <w:t>ידידי חבר הכנסת ליצמן, בשבועות האחרונים אנחנו קוראים פרקי אבות וכתוב שם: רבן יוחנן בן זכאי אמר לתלמידיו: צאו וראו איזה דרך טובה שיבור לו האדם, שהיא תפארת לו ותפארת לעושיה. וכל אחד אמר את מה שאמר. אמר אלעזר: חבר טוב. רבי יהושע אומר: עין טובה. רבי יוס</w:t>
      </w:r>
      <w:r>
        <w:rPr>
          <w:rFonts w:hint="cs"/>
          <w:rtl/>
        </w:rPr>
        <w:t>ף אומר: שכן טוב. וכן הלאה. רבי אלעזר בן ערך אומר: לב טוב. מה אמר להם רבן יוחנן בן זכאי: רואה אני את דברי רבי אלעזר בן ערך מדבריכם, שבכלל דבריו דבריכם. דהיינו, אם יש לב טוב אז יש עין טובה ושכן טוב. דהיינו, אם יש לב טוב, יש עין טובה, שכן טוב, ואתה רואה את הנ</w:t>
      </w:r>
      <w:r>
        <w:rPr>
          <w:rFonts w:hint="cs"/>
          <w:rtl/>
        </w:rPr>
        <w:t xml:space="preserve">ולד. לצערנו הרב, הממשלה הזאת בלי לב, אתה יכול לראות את הנולד? אתה יכול לצפות מה יקרה עם התוכנית הכלכלית הזאת? </w:t>
      </w:r>
    </w:p>
    <w:p w14:paraId="5132BFE7" w14:textId="77777777" w:rsidR="00000000" w:rsidRDefault="007C71EE">
      <w:pPr>
        <w:pStyle w:val="a"/>
        <w:rPr>
          <w:rFonts w:hint="cs"/>
          <w:rtl/>
        </w:rPr>
      </w:pPr>
    </w:p>
    <w:p w14:paraId="22F8E805" w14:textId="77777777" w:rsidR="00000000" w:rsidRDefault="007C71EE">
      <w:pPr>
        <w:pStyle w:val="a"/>
        <w:rPr>
          <w:rFonts w:hint="cs"/>
          <w:rtl/>
        </w:rPr>
      </w:pPr>
      <w:r>
        <w:rPr>
          <w:rFonts w:hint="cs"/>
          <w:rtl/>
        </w:rPr>
        <w:t>לצערי הרב, אנחנו שומעים את הדברים, דובר אחר דובר. רבותי, אני רוצה להגיד לכם, יש פתגם במרוקנית, במרוקנית אומרים: "לימה וולדו, מה יחאן עליי". מי ש</w:t>
      </w:r>
      <w:r>
        <w:rPr>
          <w:rFonts w:hint="cs"/>
          <w:rtl/>
        </w:rPr>
        <w:t xml:space="preserve">לא ילד אותו לא מרחם עליו. מי שלא מכיר את המציאות האמיתית של החברה הישראלית, אלה שהם בעצם בעוני, במצב קשה, עד כמה המצב קשה, לא מבין מה זה 70 שקלים לעקרת בית, 100 שקלים למשפחה ברוכת ילדים.  הוא לא מבין את זה. הוא לא מבין שהוא לוקח את הלחם, ולא את מה שמורחים </w:t>
      </w:r>
      <w:r>
        <w:rPr>
          <w:rFonts w:hint="cs"/>
          <w:rtl/>
        </w:rPr>
        <w:t>עליו, כי כבר אין מה למרוח על פרוסת הלחם.</w:t>
      </w:r>
    </w:p>
    <w:p w14:paraId="41E9DF42" w14:textId="77777777" w:rsidR="00000000" w:rsidRDefault="007C71EE">
      <w:pPr>
        <w:pStyle w:val="a"/>
        <w:rPr>
          <w:rFonts w:hint="cs"/>
          <w:rtl/>
        </w:rPr>
      </w:pPr>
    </w:p>
    <w:p w14:paraId="4426BFD7" w14:textId="77777777" w:rsidR="00000000" w:rsidRDefault="007C71EE">
      <w:pPr>
        <w:pStyle w:val="a"/>
        <w:rPr>
          <w:rFonts w:hint="cs"/>
          <w:rtl/>
        </w:rPr>
      </w:pPr>
      <w:r>
        <w:rPr>
          <w:rFonts w:hint="cs"/>
          <w:rtl/>
        </w:rPr>
        <w:t>רבותי, אני מדבר במלוא הרצינות, אנחנו פשוט מנותקים מהמציאות של החברה, ממה שקורה באמת. אז קמים החברים שלנו משינוי ומה הם אומרים?  את המפלט נמצא בכך שנקצץ כמה שיותר. איפה?  דווקא במשפחות ברוכות הילדים, ודווקא בבני היש</w:t>
      </w:r>
      <w:r>
        <w:rPr>
          <w:rFonts w:hint="cs"/>
          <w:rtl/>
        </w:rPr>
        <w:t>יבות. ואני לא בטוח שהדברים שהם אומרים אינם נובעים ממניעים פוליטיים בלבד. אתן דוגמה, כשישבנו בוועדת הכספים לדון בפרק החקלאי, נציג האוצר אמר: אנחנו רוצים להוריד את הנטל, לאחד את מועצות הייצור. אני רוצה להוריד את הנטל מעל החקלאים. באותה נשימה, כשאתה רוצה להור</w:t>
      </w:r>
      <w:r>
        <w:rPr>
          <w:rFonts w:hint="cs"/>
          <w:rtl/>
        </w:rPr>
        <w:t xml:space="preserve">יד את ההיטלים מעל החקלאים, אתה מביא היטל ישיר, לא עקיף,  על העובדים הזרים. כל חקלאי יצטרך לשלם תוספת משמעותית על עובד זר שהוא מחזיק. </w:t>
      </w:r>
    </w:p>
    <w:p w14:paraId="1D9A8548" w14:textId="77777777" w:rsidR="00000000" w:rsidRDefault="007C71EE">
      <w:pPr>
        <w:pStyle w:val="a"/>
        <w:rPr>
          <w:rFonts w:hint="cs"/>
          <w:rtl/>
        </w:rPr>
      </w:pPr>
    </w:p>
    <w:p w14:paraId="4BF7DD64" w14:textId="77777777" w:rsidR="00000000" w:rsidRDefault="007C71EE">
      <w:pPr>
        <w:pStyle w:val="a"/>
        <w:rPr>
          <w:rFonts w:hint="cs"/>
          <w:rtl/>
        </w:rPr>
      </w:pPr>
      <w:r>
        <w:rPr>
          <w:rFonts w:hint="cs"/>
          <w:rtl/>
        </w:rPr>
        <w:t>ואני אינני חסיד העובדים הזרים. אני מבין  את אלה שחושבים שצריך לעשות פעולה מאוד כואבת בהוצאת העובדים הזרים ממדינת ישראל. א</w:t>
      </w:r>
      <w:r>
        <w:rPr>
          <w:rFonts w:hint="cs"/>
          <w:rtl/>
        </w:rPr>
        <w:t>לה שאברהם פורז רוצה לתת להם אזרחות, לא הייתי משאיר אחד, רבותי, מכיוון שאני, בתפקידי הקודם כסגן שר העבודה והרווחה, ישבתי קרוב לשעה וחצי עם שר האוצר הקודם, סילבן שלום, ופרסתי לפניו תוכנית שלמה להוצאת העובדים הזרים והסברתי מה הנטל והנזק החברתי שיש לנו בכך שהי</w:t>
      </w:r>
      <w:r>
        <w:rPr>
          <w:rFonts w:hint="cs"/>
          <w:rtl/>
        </w:rPr>
        <w:t xml:space="preserve">ום מדינת ישראל מעסיקה מעל 350,000 עובדים זרים. ידידי ברכה, אתה בא מהמגזר שאולי נפגע קשה ביותר מכך שיש עובדים זרים. </w:t>
      </w:r>
    </w:p>
    <w:p w14:paraId="7EF5350B" w14:textId="77777777" w:rsidR="00000000" w:rsidRDefault="007C71EE">
      <w:pPr>
        <w:pStyle w:val="a"/>
        <w:rPr>
          <w:rFonts w:hint="cs"/>
          <w:rtl/>
        </w:rPr>
      </w:pPr>
    </w:p>
    <w:p w14:paraId="2000E088" w14:textId="77777777" w:rsidR="00000000" w:rsidRDefault="007C71EE">
      <w:pPr>
        <w:pStyle w:val="a"/>
        <w:rPr>
          <w:rFonts w:hint="cs"/>
          <w:rtl/>
        </w:rPr>
      </w:pPr>
      <w:r>
        <w:rPr>
          <w:rFonts w:hint="cs"/>
          <w:rtl/>
        </w:rPr>
        <w:t xml:space="preserve">כשישבתי במשרד העבודה והרווחה וראיתי את העלייה במוקדי האבטלה - רוב מוקדי האבטלה היו ביישובים הערביים. </w:t>
      </w:r>
    </w:p>
    <w:p w14:paraId="5CB28CDC" w14:textId="77777777" w:rsidR="00000000" w:rsidRDefault="007C71EE">
      <w:pPr>
        <w:pStyle w:val="a"/>
        <w:rPr>
          <w:rFonts w:hint="cs"/>
          <w:rtl/>
        </w:rPr>
      </w:pPr>
    </w:p>
    <w:p w14:paraId="48D2AA64" w14:textId="77777777" w:rsidR="00000000" w:rsidRDefault="007C71EE">
      <w:pPr>
        <w:pStyle w:val="ad"/>
        <w:rPr>
          <w:rtl/>
        </w:rPr>
      </w:pPr>
      <w:r>
        <w:rPr>
          <w:rFonts w:hint="cs"/>
          <w:rtl/>
        </w:rPr>
        <w:t xml:space="preserve">היו"ר </w:t>
      </w:r>
      <w:r>
        <w:rPr>
          <w:rtl/>
        </w:rPr>
        <w:t>מוחמד ברכה:</w:t>
      </w:r>
    </w:p>
    <w:p w14:paraId="54DF8955" w14:textId="77777777" w:rsidR="00000000" w:rsidRDefault="007C71EE">
      <w:pPr>
        <w:pStyle w:val="a"/>
        <w:rPr>
          <w:rtl/>
        </w:rPr>
      </w:pPr>
    </w:p>
    <w:p w14:paraId="1EA454E7" w14:textId="77777777" w:rsidR="00000000" w:rsidRDefault="007C71EE">
      <w:pPr>
        <w:pStyle w:val="a"/>
        <w:rPr>
          <w:rFonts w:hint="cs"/>
          <w:rtl/>
        </w:rPr>
      </w:pPr>
      <w:r>
        <w:rPr>
          <w:rFonts w:hint="cs"/>
          <w:rtl/>
        </w:rPr>
        <w:t xml:space="preserve">כל. </w:t>
      </w:r>
    </w:p>
    <w:p w14:paraId="2159DF49" w14:textId="77777777" w:rsidR="00000000" w:rsidRDefault="007C71EE">
      <w:pPr>
        <w:pStyle w:val="a"/>
        <w:rPr>
          <w:rFonts w:hint="cs"/>
          <w:rtl/>
        </w:rPr>
      </w:pPr>
    </w:p>
    <w:p w14:paraId="0FD7C44C" w14:textId="77777777" w:rsidR="00000000" w:rsidRDefault="007C71EE">
      <w:pPr>
        <w:pStyle w:val="SpeakerCon"/>
        <w:rPr>
          <w:rtl/>
        </w:rPr>
      </w:pPr>
      <w:bookmarkStart w:id="838" w:name="FS000000488T27_05_2003_14_36_09C"/>
      <w:bookmarkEnd w:id="838"/>
      <w:r>
        <w:rPr>
          <w:rFonts w:hint="eastAsia"/>
          <w:rtl/>
        </w:rPr>
        <w:t>יצחק</w:t>
      </w:r>
      <w:r>
        <w:rPr>
          <w:rtl/>
        </w:rPr>
        <w:t xml:space="preserve"> וקנין </w:t>
      </w:r>
      <w:r>
        <w:rPr>
          <w:rtl/>
        </w:rPr>
        <w:t>(ש"ס):</w:t>
      </w:r>
    </w:p>
    <w:p w14:paraId="639243BE" w14:textId="77777777" w:rsidR="00000000" w:rsidRDefault="007C71EE">
      <w:pPr>
        <w:pStyle w:val="a"/>
        <w:rPr>
          <w:rFonts w:hint="cs"/>
          <w:rtl/>
        </w:rPr>
      </w:pPr>
    </w:p>
    <w:p w14:paraId="7D3DA956" w14:textId="77777777" w:rsidR="00000000" w:rsidRDefault="007C71EE">
      <w:pPr>
        <w:pStyle w:val="a"/>
        <w:rPr>
          <w:rFonts w:hint="cs"/>
          <w:rtl/>
        </w:rPr>
      </w:pPr>
      <w:r>
        <w:rPr>
          <w:rFonts w:hint="cs"/>
          <w:rtl/>
        </w:rPr>
        <w:t xml:space="preserve">היום זה בוודאות: כל מוקדי האבטלה הם היישובים הערביים. מה קרה? זה לא היה לפני שמונה ותשע שנים. רק בשנים האחרונות ראינו עלייה דרסטית, עלייה משמעותית ל=24% - יישובים עם 24% אבטלה.  </w:t>
      </w:r>
    </w:p>
    <w:p w14:paraId="419635DD" w14:textId="77777777" w:rsidR="00000000" w:rsidRDefault="007C71EE">
      <w:pPr>
        <w:pStyle w:val="a"/>
        <w:rPr>
          <w:rFonts w:hint="cs"/>
          <w:rtl/>
        </w:rPr>
      </w:pPr>
    </w:p>
    <w:p w14:paraId="3A9D2F3C" w14:textId="77777777" w:rsidR="00000000" w:rsidRDefault="007C71EE">
      <w:pPr>
        <w:pStyle w:val="a"/>
        <w:rPr>
          <w:rFonts w:hint="cs"/>
          <w:rtl/>
        </w:rPr>
      </w:pPr>
      <w:r>
        <w:rPr>
          <w:rFonts w:hint="cs"/>
          <w:rtl/>
        </w:rPr>
        <w:t xml:space="preserve">מי לקח את העבודה? אותם עובדים זרים. רבותי, יש נתונים שאפילו השר בני </w:t>
      </w:r>
      <w:r>
        <w:rPr>
          <w:rFonts w:hint="cs"/>
          <w:rtl/>
        </w:rPr>
        <w:t>אלון לא יודע אותם כשר שיושב בממשלה. אתה יודע שמתוך 120,000 עובדים זרים, 110,000 עובדים זרים חוקיים שיש במדינת ישראל, 60% עובדים בשחור. חוקיים. אני נותן לך נתון, תבדוק אותו. דהיינו, הם לא משלמים, לא מס הכנסה ולא ביטוח לאומי. זו שערורייה. שלא לדבר על כל ה=25</w:t>
      </w:r>
      <w:r>
        <w:rPr>
          <w:rFonts w:hint="cs"/>
          <w:rtl/>
        </w:rPr>
        <w:t xml:space="preserve">0,000 מעל ה=110,000. יש לנו  מעל 350,000 עובדים זרים; מתוך 110,000 חוקיים, בקושי 50% משלמים מס. כמה כסף המדינה מפסידה? </w:t>
      </w:r>
    </w:p>
    <w:p w14:paraId="3B29E35E" w14:textId="77777777" w:rsidR="00000000" w:rsidRDefault="007C71EE">
      <w:pPr>
        <w:pStyle w:val="a"/>
        <w:rPr>
          <w:rFonts w:hint="cs"/>
          <w:rtl/>
        </w:rPr>
      </w:pPr>
    </w:p>
    <w:p w14:paraId="51046D6E" w14:textId="77777777" w:rsidR="00000000" w:rsidRDefault="007C71EE">
      <w:pPr>
        <w:pStyle w:val="a"/>
        <w:rPr>
          <w:rFonts w:hint="cs"/>
          <w:rtl/>
        </w:rPr>
      </w:pPr>
      <w:r>
        <w:rPr>
          <w:rFonts w:hint="cs"/>
          <w:rtl/>
        </w:rPr>
        <w:t xml:space="preserve">עשיתי חשבון לשר האוצר, זה היה לפני שנה וחצי, בתחילת תפקידי כסגן שר העבודה והרווחה. עשיתי לו חשבון,  כמה כסף המדינה מפסידה. אם אני לוקח </w:t>
      </w:r>
      <w:r>
        <w:rPr>
          <w:rFonts w:hint="cs"/>
          <w:rtl/>
        </w:rPr>
        <w:t>את 350,000 העובדים הזרים ואני מכפיל, בלי שעות נוספות, עובד זר עם מספר שעות מצומצם  מגיע ל=4,000 שקל, 4,500 שקל. אם יכפילו את השכר הזה ב=350,000, נגיע בכל חודש למיליארד וחצי שקל כמעט. כפול 12 חודשים, זה קרוב  ל=15 מיליארד שקל שלוקחים העובדים הזרים. הכסף הזה</w:t>
      </w:r>
      <w:r>
        <w:rPr>
          <w:rFonts w:hint="cs"/>
          <w:rtl/>
        </w:rPr>
        <w:t xml:space="preserve">, ברובו הגדול, 85% ממנו יוצאים בחוץ - לטורקיה, לתאילנד, לסין, לרומניה; בדולרים, כסף שבורח, כסף שלא מתגלגל פה. </w:t>
      </w:r>
    </w:p>
    <w:p w14:paraId="31E6FE76" w14:textId="77777777" w:rsidR="00000000" w:rsidRDefault="007C71EE">
      <w:pPr>
        <w:pStyle w:val="a"/>
        <w:rPr>
          <w:rFonts w:hint="cs"/>
          <w:rtl/>
        </w:rPr>
      </w:pPr>
    </w:p>
    <w:p w14:paraId="05BCC51F" w14:textId="77777777" w:rsidR="00000000" w:rsidRDefault="007C71EE">
      <w:pPr>
        <w:pStyle w:val="a"/>
        <w:rPr>
          <w:rFonts w:hint="cs"/>
          <w:rtl/>
        </w:rPr>
      </w:pPr>
      <w:r>
        <w:rPr>
          <w:rFonts w:hint="cs"/>
          <w:rtl/>
        </w:rPr>
        <w:t>מה מדינה מתוקנת היתה צריכה לעשות בשעה כזאת - שיא אבטלה של 300,000 מצד אחד ו=350,000 עובדים זרים מצד שני. וכולם אומרים איזה ססמה, שאנשים לא רוצים</w:t>
      </w:r>
      <w:r>
        <w:rPr>
          <w:rFonts w:hint="cs"/>
          <w:rtl/>
        </w:rPr>
        <w:t xml:space="preserve"> לעבוד. ברור, רבותי, כל מעסיק יעדיף לקחת עובד זר, כי הוא יכול שלא לשלם לו בזמן, הוא יכול להונות אותו. וכשהוא רוצה לזרוק אותו, הוא זורק אותו; הוא משלם לו גם פחות. זה מעגל קסמים שכולנו מסתכלים מהצד ואומרים: לא רואים. </w:t>
      </w:r>
    </w:p>
    <w:p w14:paraId="35E2D7FB" w14:textId="77777777" w:rsidR="00000000" w:rsidRDefault="007C71EE">
      <w:pPr>
        <w:pStyle w:val="a"/>
        <w:rPr>
          <w:rFonts w:hint="cs"/>
          <w:rtl/>
        </w:rPr>
      </w:pPr>
    </w:p>
    <w:p w14:paraId="5A8487FB" w14:textId="77777777" w:rsidR="00000000" w:rsidRDefault="007C71EE">
      <w:pPr>
        <w:pStyle w:val="a"/>
        <w:rPr>
          <w:rFonts w:hint="cs"/>
          <w:rtl/>
        </w:rPr>
      </w:pPr>
      <w:r>
        <w:rPr>
          <w:rFonts w:hint="cs"/>
          <w:rtl/>
        </w:rPr>
        <w:t>אני לא מתפלא שבחברה, ביישובים הערביים ת</w:t>
      </w:r>
      <w:r>
        <w:rPr>
          <w:rFonts w:hint="cs"/>
          <w:rtl/>
        </w:rPr>
        <w:t xml:space="preserve">היה תסיסה. אני לא מתפלא בכלל. כבר אמרו חז"ל: הבטלה מביאה לידי חטא. כשיש בטלה - התוצאה הישירה, כשאין לך מה לעשות, אתה חושב, את מי אתה דופק, ממי אתה גונב. זאת המציאות. כשאדם עובד - יגיע כפיך כי תאכל, אשריך וטוב לך. לכן ברור שהמציאות משתנה. </w:t>
      </w:r>
    </w:p>
    <w:p w14:paraId="2961932F" w14:textId="77777777" w:rsidR="00000000" w:rsidRDefault="007C71EE">
      <w:pPr>
        <w:pStyle w:val="a"/>
        <w:rPr>
          <w:rFonts w:hint="cs"/>
          <w:rtl/>
        </w:rPr>
      </w:pPr>
    </w:p>
    <w:p w14:paraId="1F58343D" w14:textId="77777777" w:rsidR="00000000" w:rsidRDefault="007C71EE">
      <w:pPr>
        <w:pStyle w:val="a"/>
        <w:rPr>
          <w:rFonts w:hint="cs"/>
          <w:rtl/>
        </w:rPr>
      </w:pPr>
      <w:r>
        <w:rPr>
          <w:rFonts w:hint="cs"/>
          <w:rtl/>
        </w:rPr>
        <w:t>יתירה מזאת, בחשב</w:t>
      </w:r>
      <w:r>
        <w:rPr>
          <w:rFonts w:hint="cs"/>
          <w:rtl/>
        </w:rPr>
        <w:t>ון שחישבתי לשר האוצר הוכחתי לו שאנחנו מפסידים קרוב ל=30 מיליארד שקל במעגל הזה של העובדים הזרים. הוכחתי לו את זה אחד לאחד. ופה  אנחנו מדברים על מה? על קיצוץ של 10 מיליארדי שקל. כל התוכנית הגדולה הזאת, כפי שהביא אותה שר האוצר, לא מגיעה ל=10 מיליארדי שקל. שלא</w:t>
      </w:r>
      <w:r>
        <w:rPr>
          <w:rFonts w:hint="cs"/>
          <w:rtl/>
        </w:rPr>
        <w:t xml:space="preserve"> לדבר על כמה קיצצו ממנה וכמה חתכו וכמה שיפצו בה. </w:t>
      </w:r>
    </w:p>
    <w:p w14:paraId="15D8CA8D" w14:textId="77777777" w:rsidR="00000000" w:rsidRDefault="007C71EE">
      <w:pPr>
        <w:pStyle w:val="a"/>
        <w:rPr>
          <w:rFonts w:hint="cs"/>
          <w:rtl/>
        </w:rPr>
      </w:pPr>
    </w:p>
    <w:p w14:paraId="38DF3427" w14:textId="77777777" w:rsidR="00000000" w:rsidRDefault="007C71EE">
      <w:pPr>
        <w:pStyle w:val="a"/>
        <w:rPr>
          <w:rFonts w:hint="cs"/>
          <w:rtl/>
        </w:rPr>
      </w:pPr>
      <w:r>
        <w:rPr>
          <w:rFonts w:hint="cs"/>
          <w:rtl/>
        </w:rPr>
        <w:t xml:space="preserve">רבותי, מדינת ישראל הולכת בכיוון שלילי, שלצערי הרב ימיט אסון על החברה הזאת. אני לא אתפלא, רבותי, אני לא אתפלא - - - </w:t>
      </w:r>
    </w:p>
    <w:p w14:paraId="65E08718" w14:textId="77777777" w:rsidR="00000000" w:rsidRDefault="007C71EE">
      <w:pPr>
        <w:pStyle w:val="a"/>
        <w:rPr>
          <w:rFonts w:hint="cs"/>
          <w:rtl/>
        </w:rPr>
      </w:pPr>
    </w:p>
    <w:p w14:paraId="71AB9622" w14:textId="77777777" w:rsidR="00000000" w:rsidRDefault="007C71EE">
      <w:pPr>
        <w:pStyle w:val="ac"/>
        <w:rPr>
          <w:rtl/>
        </w:rPr>
      </w:pPr>
      <w:r>
        <w:rPr>
          <w:rFonts w:hint="eastAsia"/>
          <w:rtl/>
        </w:rPr>
        <w:t>ואסל</w:t>
      </w:r>
      <w:r>
        <w:rPr>
          <w:rtl/>
        </w:rPr>
        <w:t xml:space="preserve"> טאהא (בל"ד):</w:t>
      </w:r>
    </w:p>
    <w:p w14:paraId="5EAB7E33" w14:textId="77777777" w:rsidR="00000000" w:rsidRDefault="007C71EE">
      <w:pPr>
        <w:pStyle w:val="a"/>
        <w:rPr>
          <w:rFonts w:hint="cs"/>
          <w:rtl/>
        </w:rPr>
      </w:pPr>
    </w:p>
    <w:p w14:paraId="74156170" w14:textId="77777777" w:rsidR="00000000" w:rsidRDefault="007C71EE">
      <w:pPr>
        <w:pStyle w:val="a"/>
        <w:rPr>
          <w:rFonts w:hint="cs"/>
          <w:rtl/>
        </w:rPr>
      </w:pPr>
      <w:r>
        <w:rPr>
          <w:rFonts w:hint="cs"/>
          <w:rtl/>
        </w:rPr>
        <w:t xml:space="preserve">לא רק כלכלית, גם מדינית. </w:t>
      </w:r>
    </w:p>
    <w:p w14:paraId="7347E9A4" w14:textId="77777777" w:rsidR="00000000" w:rsidRDefault="007C71EE">
      <w:pPr>
        <w:pStyle w:val="a"/>
        <w:rPr>
          <w:rFonts w:hint="cs"/>
          <w:rtl/>
        </w:rPr>
      </w:pPr>
    </w:p>
    <w:p w14:paraId="28DB1E68" w14:textId="77777777" w:rsidR="00000000" w:rsidRDefault="007C71EE">
      <w:pPr>
        <w:pStyle w:val="SpeakerCon"/>
        <w:rPr>
          <w:rtl/>
        </w:rPr>
      </w:pPr>
      <w:bookmarkStart w:id="839" w:name="FS000000488T27_05_2003_14_36_21C"/>
      <w:bookmarkEnd w:id="839"/>
      <w:r>
        <w:rPr>
          <w:rFonts w:hint="eastAsia"/>
          <w:rtl/>
        </w:rPr>
        <w:t>יצחק</w:t>
      </w:r>
      <w:r>
        <w:rPr>
          <w:rtl/>
        </w:rPr>
        <w:t xml:space="preserve"> וקנין (ש"ס):</w:t>
      </w:r>
    </w:p>
    <w:p w14:paraId="792A4FEC" w14:textId="77777777" w:rsidR="00000000" w:rsidRDefault="007C71EE">
      <w:pPr>
        <w:pStyle w:val="a"/>
        <w:rPr>
          <w:rFonts w:hint="cs"/>
          <w:rtl/>
        </w:rPr>
      </w:pPr>
    </w:p>
    <w:p w14:paraId="67491043" w14:textId="77777777" w:rsidR="00000000" w:rsidRDefault="007C71EE">
      <w:pPr>
        <w:pStyle w:val="a"/>
        <w:rPr>
          <w:rFonts w:hint="cs"/>
          <w:rtl/>
        </w:rPr>
      </w:pPr>
      <w:r>
        <w:rPr>
          <w:rFonts w:hint="cs"/>
          <w:rtl/>
        </w:rPr>
        <w:t>ברור. אם אקריא לך פה, כ</w:t>
      </w:r>
      <w:r>
        <w:rPr>
          <w:rFonts w:hint="cs"/>
          <w:rtl/>
        </w:rPr>
        <w:t>שהיו הסכמי אוסלו - הוצאתי מה אמר אריק שרון. אני בעד תהליך מדיני. אני נמנה עם אלה שחושבים שתהליך המדיני - - -</w:t>
      </w:r>
    </w:p>
    <w:p w14:paraId="7901BA2C" w14:textId="77777777" w:rsidR="00000000" w:rsidRDefault="007C71EE">
      <w:pPr>
        <w:pStyle w:val="a"/>
        <w:rPr>
          <w:rFonts w:hint="cs"/>
          <w:rtl/>
        </w:rPr>
      </w:pPr>
    </w:p>
    <w:p w14:paraId="52501009" w14:textId="77777777" w:rsidR="00000000" w:rsidRDefault="007C71EE">
      <w:pPr>
        <w:pStyle w:val="ac"/>
        <w:rPr>
          <w:rtl/>
        </w:rPr>
      </w:pPr>
      <w:r>
        <w:rPr>
          <w:rFonts w:hint="eastAsia"/>
          <w:rtl/>
        </w:rPr>
        <w:t>ואסל</w:t>
      </w:r>
      <w:r>
        <w:rPr>
          <w:rtl/>
        </w:rPr>
        <w:t xml:space="preserve"> טאהא (בל"ד):</w:t>
      </w:r>
    </w:p>
    <w:p w14:paraId="64841264" w14:textId="77777777" w:rsidR="00000000" w:rsidRDefault="007C71EE">
      <w:pPr>
        <w:pStyle w:val="a"/>
        <w:rPr>
          <w:rFonts w:hint="cs"/>
          <w:rtl/>
        </w:rPr>
      </w:pPr>
    </w:p>
    <w:p w14:paraId="39C28076" w14:textId="77777777" w:rsidR="00000000" w:rsidRDefault="007C71EE">
      <w:pPr>
        <w:pStyle w:val="a"/>
        <w:rPr>
          <w:rFonts w:hint="cs"/>
          <w:rtl/>
        </w:rPr>
      </w:pPr>
      <w:r>
        <w:rPr>
          <w:rFonts w:hint="cs"/>
          <w:rtl/>
        </w:rPr>
        <w:t>חיי אדם יותר טובים.</w:t>
      </w:r>
    </w:p>
    <w:p w14:paraId="75C70B8D" w14:textId="77777777" w:rsidR="00000000" w:rsidRDefault="007C71EE">
      <w:pPr>
        <w:pStyle w:val="a"/>
        <w:rPr>
          <w:rFonts w:hint="cs"/>
          <w:rtl/>
        </w:rPr>
      </w:pPr>
    </w:p>
    <w:p w14:paraId="70131482" w14:textId="77777777" w:rsidR="00000000" w:rsidRDefault="007C71EE">
      <w:pPr>
        <w:pStyle w:val="SpeakerCon"/>
        <w:rPr>
          <w:rtl/>
        </w:rPr>
      </w:pPr>
      <w:bookmarkStart w:id="840" w:name="FS000000488T27_05_2003_14_37_22C"/>
      <w:bookmarkEnd w:id="840"/>
      <w:r>
        <w:rPr>
          <w:rFonts w:hint="eastAsia"/>
          <w:rtl/>
        </w:rPr>
        <w:t>יצחק</w:t>
      </w:r>
      <w:r>
        <w:rPr>
          <w:rtl/>
        </w:rPr>
        <w:t xml:space="preserve"> וקנין (ש"ס):</w:t>
      </w:r>
    </w:p>
    <w:p w14:paraId="2706BBD6" w14:textId="77777777" w:rsidR="00000000" w:rsidRDefault="007C71EE">
      <w:pPr>
        <w:pStyle w:val="a"/>
        <w:rPr>
          <w:rFonts w:hint="cs"/>
          <w:rtl/>
        </w:rPr>
      </w:pPr>
    </w:p>
    <w:p w14:paraId="4860B6EA" w14:textId="77777777" w:rsidR="00000000" w:rsidRDefault="007C71EE">
      <w:pPr>
        <w:pStyle w:val="a"/>
        <w:rPr>
          <w:rFonts w:hint="cs"/>
          <w:rtl/>
        </w:rPr>
      </w:pPr>
      <w:r>
        <w:rPr>
          <w:rFonts w:hint="cs"/>
          <w:rtl/>
        </w:rPr>
        <w:t>מספרים על שני יהודים שהגיעו לחפץ-חיים. הוויכוח התלהט וזה טוען: לי יש מפות, השטח שלי, אי</w:t>
      </w:r>
      <w:r>
        <w:rPr>
          <w:rFonts w:hint="cs"/>
          <w:rtl/>
        </w:rPr>
        <w:t xml:space="preserve">ן לך שום זכות לקחת את מה ששייך לי. אמר הרב: למה להתווכח, בואו נלך למקום ונראה למי זה שייך. הגיע אתם הרב לשטח - השני טוען אותן טענות. התכופף הרב, שאל את האדמה: למי את שייכת? שם את האוזן והתרומם. נו, מה אמרה לך האדמה? היא אמרה, ששניכם שלה. </w:t>
      </w:r>
    </w:p>
    <w:p w14:paraId="4156155C" w14:textId="77777777" w:rsidR="00000000" w:rsidRDefault="007C71EE">
      <w:pPr>
        <w:pStyle w:val="a"/>
        <w:rPr>
          <w:rFonts w:hint="cs"/>
          <w:rtl/>
        </w:rPr>
      </w:pPr>
    </w:p>
    <w:p w14:paraId="1E7E48E9" w14:textId="77777777" w:rsidR="00000000" w:rsidRDefault="007C71EE">
      <w:pPr>
        <w:pStyle w:val="a"/>
        <w:rPr>
          <w:rFonts w:hint="cs"/>
          <w:rtl/>
        </w:rPr>
      </w:pPr>
      <w:r>
        <w:rPr>
          <w:rFonts w:hint="cs"/>
          <w:rtl/>
        </w:rPr>
        <w:t>אני בטוח, שאם נש</w:t>
      </w:r>
      <w:r>
        <w:rPr>
          <w:rFonts w:hint="cs"/>
          <w:rtl/>
        </w:rPr>
        <w:t xml:space="preserve">מיע לאריק שרון את מה שהוא אמר לפני תשע שנים, כשהיו הסכמי אוסלו, הוא לא יאמין שהוא אמר את הדברים. </w:t>
      </w:r>
    </w:p>
    <w:p w14:paraId="6DBFC7FE" w14:textId="77777777" w:rsidR="00000000" w:rsidRDefault="007C71EE">
      <w:pPr>
        <w:pStyle w:val="a"/>
        <w:rPr>
          <w:rFonts w:hint="cs"/>
          <w:rtl/>
        </w:rPr>
      </w:pPr>
    </w:p>
    <w:p w14:paraId="716841B3" w14:textId="77777777" w:rsidR="00000000" w:rsidRDefault="007C71EE">
      <w:pPr>
        <w:pStyle w:val="ac"/>
        <w:rPr>
          <w:rtl/>
        </w:rPr>
      </w:pPr>
      <w:bookmarkStart w:id="841" w:name="FS000000488T27_05_2003_14_37_50C"/>
      <w:bookmarkEnd w:id="841"/>
      <w:r>
        <w:rPr>
          <w:rFonts w:hint="eastAsia"/>
          <w:rtl/>
        </w:rPr>
        <w:t>אברהם</w:t>
      </w:r>
      <w:r>
        <w:rPr>
          <w:rtl/>
        </w:rPr>
        <w:t xml:space="preserve"> בורג (העבודה-מימד):</w:t>
      </w:r>
    </w:p>
    <w:p w14:paraId="47AD558E" w14:textId="77777777" w:rsidR="00000000" w:rsidRDefault="007C71EE">
      <w:pPr>
        <w:pStyle w:val="a"/>
        <w:rPr>
          <w:rFonts w:hint="cs"/>
          <w:rtl/>
        </w:rPr>
      </w:pPr>
    </w:p>
    <w:p w14:paraId="5FB80738" w14:textId="77777777" w:rsidR="00000000" w:rsidRDefault="007C71EE">
      <w:pPr>
        <w:pStyle w:val="a"/>
        <w:rPr>
          <w:rFonts w:hint="cs"/>
          <w:rtl/>
        </w:rPr>
      </w:pPr>
      <w:r>
        <w:rPr>
          <w:rFonts w:hint="cs"/>
          <w:rtl/>
        </w:rPr>
        <w:t xml:space="preserve">אני שומע את דבריו היום ולא מאמין למה שהוא אומר. </w:t>
      </w:r>
    </w:p>
    <w:p w14:paraId="31F9D8FE" w14:textId="77777777" w:rsidR="00000000" w:rsidRDefault="007C71EE">
      <w:pPr>
        <w:pStyle w:val="a"/>
        <w:rPr>
          <w:rFonts w:hint="cs"/>
          <w:rtl/>
        </w:rPr>
      </w:pPr>
    </w:p>
    <w:p w14:paraId="59066675" w14:textId="77777777" w:rsidR="00000000" w:rsidRDefault="007C71EE">
      <w:pPr>
        <w:pStyle w:val="SpeakerCon"/>
        <w:rPr>
          <w:rtl/>
        </w:rPr>
      </w:pPr>
      <w:bookmarkStart w:id="842" w:name="FS000000488T27_05_2003_14_38_38C"/>
      <w:bookmarkEnd w:id="842"/>
      <w:r>
        <w:rPr>
          <w:rFonts w:hint="eastAsia"/>
          <w:rtl/>
        </w:rPr>
        <w:t>יצחק</w:t>
      </w:r>
      <w:r>
        <w:rPr>
          <w:rtl/>
        </w:rPr>
        <w:t xml:space="preserve"> וקנין (ש"ס):</w:t>
      </w:r>
    </w:p>
    <w:p w14:paraId="65957CB4" w14:textId="77777777" w:rsidR="00000000" w:rsidRDefault="007C71EE">
      <w:pPr>
        <w:pStyle w:val="a"/>
        <w:rPr>
          <w:rFonts w:hint="cs"/>
          <w:rtl/>
        </w:rPr>
      </w:pPr>
    </w:p>
    <w:p w14:paraId="32DDFC4E" w14:textId="77777777" w:rsidR="00000000" w:rsidRDefault="007C71EE">
      <w:pPr>
        <w:pStyle w:val="a"/>
        <w:rPr>
          <w:rFonts w:hint="cs"/>
          <w:rtl/>
        </w:rPr>
      </w:pPr>
      <w:r>
        <w:rPr>
          <w:rFonts w:hint="cs"/>
          <w:rtl/>
        </w:rPr>
        <w:t>אין לו ברירה. נגמרו הימים האלה. המציאות חייבת ללכת לאיזה כיוו</w:t>
      </w:r>
      <w:r>
        <w:rPr>
          <w:rFonts w:hint="cs"/>
          <w:rtl/>
        </w:rPr>
        <w:t>ן. מכיוון שאנחנו לא יכולים, לצערנו הרב,</w:t>
      </w:r>
      <w:r>
        <w:rPr>
          <w:rtl/>
        </w:rPr>
        <w:t xml:space="preserve"> </w:t>
      </w:r>
      <w:r>
        <w:rPr>
          <w:rFonts w:hint="cs"/>
          <w:rtl/>
        </w:rPr>
        <w:t xml:space="preserve">לגלגל עיניים כל הזמן. </w:t>
      </w:r>
    </w:p>
    <w:p w14:paraId="0924F9EE" w14:textId="77777777" w:rsidR="00000000" w:rsidRDefault="007C71EE">
      <w:pPr>
        <w:pStyle w:val="a"/>
        <w:rPr>
          <w:rFonts w:hint="cs"/>
          <w:rtl/>
        </w:rPr>
      </w:pPr>
    </w:p>
    <w:p w14:paraId="6A94DEC6" w14:textId="77777777" w:rsidR="00000000" w:rsidRDefault="007C71EE">
      <w:pPr>
        <w:pStyle w:val="a"/>
        <w:rPr>
          <w:rFonts w:hint="cs"/>
          <w:rtl/>
        </w:rPr>
      </w:pPr>
      <w:r>
        <w:rPr>
          <w:rFonts w:hint="cs"/>
          <w:rtl/>
        </w:rPr>
        <w:t>רבין הלך בגלל הסכמי אוסלו. הרצח שלו היה בעקבות ההסכמים האלה. לו היתה ממשלת ברק או ממשלה אחרת,  גם הלילה היו פה הפגנות. וטוב שזה בא מצד הימין. אני זוכר מה עשו לשרי ש"ס שישבו בממשלה - שמו קליעים</w:t>
      </w:r>
      <w:r>
        <w:rPr>
          <w:rFonts w:hint="cs"/>
          <w:rtl/>
        </w:rPr>
        <w:t xml:space="preserve">, צלבי קרס ציירו על הבית של בניזרי - אנשי ימין שיושבים בממשלה היום. תראו, רבותי, שרון הולך למהלך מדיני שאפילו אנשי הימין לא מאמינים ששרון הימני יעשה את הדברים. </w:t>
      </w:r>
    </w:p>
    <w:p w14:paraId="6C333E6C" w14:textId="77777777" w:rsidR="00000000" w:rsidRDefault="007C71EE">
      <w:pPr>
        <w:pStyle w:val="a"/>
        <w:rPr>
          <w:rFonts w:hint="cs"/>
          <w:rtl/>
        </w:rPr>
      </w:pPr>
    </w:p>
    <w:p w14:paraId="04EEB60A" w14:textId="77777777" w:rsidR="00000000" w:rsidRDefault="007C71EE">
      <w:pPr>
        <w:pStyle w:val="a"/>
        <w:rPr>
          <w:rFonts w:hint="cs"/>
          <w:rtl/>
        </w:rPr>
      </w:pPr>
      <w:r>
        <w:rPr>
          <w:rFonts w:hint="cs"/>
          <w:rtl/>
        </w:rPr>
        <w:t>רבותי, אני רוצה להגיד לכם, יש מפלגות, יש מצע למפלגות, כולנו מכירים את המצע של הליכוד. יש לנו ה</w:t>
      </w:r>
      <w:r>
        <w:rPr>
          <w:rFonts w:hint="cs"/>
          <w:rtl/>
        </w:rPr>
        <w:t xml:space="preserve">ליכוד, האיחוד הלאומי, המפד"ל, נשאר משהו מהמצע? לא נשאר כלום מהמצע. זאת המציאות. </w:t>
      </w:r>
    </w:p>
    <w:p w14:paraId="54CA5A66" w14:textId="77777777" w:rsidR="00000000" w:rsidRDefault="007C71EE">
      <w:pPr>
        <w:pStyle w:val="a"/>
        <w:rPr>
          <w:rFonts w:hint="cs"/>
          <w:rtl/>
        </w:rPr>
      </w:pPr>
    </w:p>
    <w:p w14:paraId="71FAE0CE" w14:textId="77777777" w:rsidR="00000000" w:rsidRDefault="007C71EE">
      <w:pPr>
        <w:pStyle w:val="a"/>
        <w:rPr>
          <w:rFonts w:hint="cs"/>
          <w:rtl/>
        </w:rPr>
      </w:pPr>
      <w:r>
        <w:rPr>
          <w:rFonts w:hint="cs"/>
          <w:rtl/>
        </w:rPr>
        <w:t>רבותי, אנחנו עוסקים כרגע בתוכנית הכלכלית. אני אומר פה לשר האוצר, שבוע ימים אתה צריך להסתובב במדינת ישראל כדי לראות את המציאות האמיתית של החברה הזאת - ממה היא מתקיימת, ממה היא</w:t>
      </w:r>
      <w:r>
        <w:rPr>
          <w:rFonts w:hint="cs"/>
          <w:rtl/>
        </w:rPr>
        <w:t xml:space="preserve"> חיה. אם לא תצא ותראה את המציאות, אני בטוח שתמשיך בטעות שאתה הולך בה. ואם נגיע לכך שגם את הגזירה של עקרת הבית לא נוכל לבטל בבית הזה, אני פוחד שחלילה וחס תהיה פה ארגנטינה. הציבור יקום על המנהיגים שלו. כשלציבור גדול לא יהיה מה לאכול והוא יגיע למחנק ולבושה שה</w:t>
      </w:r>
      <w:r>
        <w:rPr>
          <w:rFonts w:hint="cs"/>
          <w:rtl/>
        </w:rPr>
        <w:t>וא לא יוכל לחיות אתה, רבותי, הוא יעשה דברים שהשכל לא יבין אותם. הממשלה צריכה לקחת את זה בחשבון ולנקוט את הזהירות המרבית, להבין שאסור לנו לחצות את הקו האדום, כי אז נשלם מחיר כבד.</w:t>
      </w:r>
    </w:p>
    <w:p w14:paraId="408F324D" w14:textId="77777777" w:rsidR="00000000" w:rsidRDefault="007C71EE">
      <w:pPr>
        <w:pStyle w:val="a"/>
        <w:ind w:firstLine="0"/>
        <w:rPr>
          <w:rFonts w:hint="cs"/>
          <w:rtl/>
        </w:rPr>
      </w:pPr>
    </w:p>
    <w:p w14:paraId="50898A5D" w14:textId="77777777" w:rsidR="00000000" w:rsidRDefault="007C71EE">
      <w:pPr>
        <w:pStyle w:val="a"/>
        <w:rPr>
          <w:rFonts w:hint="cs"/>
          <w:rtl/>
        </w:rPr>
      </w:pPr>
      <w:r>
        <w:rPr>
          <w:rFonts w:hint="cs"/>
          <w:rtl/>
        </w:rPr>
        <w:t>לסיום דברי, רבותי, בואו נשנה דברים בתוכנית הכלכלית. האמינו לי, מאתנו אפשר לקח</w:t>
      </w:r>
      <w:r>
        <w:rPr>
          <w:rFonts w:hint="cs"/>
          <w:rtl/>
        </w:rPr>
        <w:t xml:space="preserve">ת עוד, גם אם ייקחו מאלה שמשתכרים שכר גבוה עוד 3%, עוד 5%, לא יקרה לנו כלום; אבל לקחת מהשכבות החלשות </w:t>
      </w:r>
      <w:r>
        <w:rPr>
          <w:rtl/>
        </w:rPr>
        <w:t>–</w:t>
      </w:r>
      <w:r>
        <w:rPr>
          <w:rFonts w:hint="cs"/>
          <w:rtl/>
        </w:rPr>
        <w:t xml:space="preserve"> זה לא מה שאתה מורח על פרוסת הלחם </w:t>
      </w:r>
      <w:r>
        <w:rPr>
          <w:rtl/>
        </w:rPr>
        <w:t>–</w:t>
      </w:r>
      <w:r>
        <w:rPr>
          <w:rFonts w:hint="cs"/>
          <w:rtl/>
        </w:rPr>
        <w:t xml:space="preserve"> הדבר הזה ימיט עלינו אסון, וטובה שעה אחת קודם לשנות את הדברים.</w:t>
      </w:r>
    </w:p>
    <w:p w14:paraId="478DFC2F" w14:textId="77777777" w:rsidR="00000000" w:rsidRDefault="007C71EE">
      <w:pPr>
        <w:pStyle w:val="a"/>
        <w:rPr>
          <w:rFonts w:hint="cs"/>
          <w:rtl/>
        </w:rPr>
      </w:pPr>
    </w:p>
    <w:p w14:paraId="2D106E38" w14:textId="77777777" w:rsidR="00000000" w:rsidRDefault="007C71EE">
      <w:pPr>
        <w:pStyle w:val="SpeakerCon"/>
        <w:rPr>
          <w:rFonts w:hint="cs"/>
          <w:rtl/>
        </w:rPr>
      </w:pPr>
      <w:r>
        <w:rPr>
          <w:rFonts w:hint="eastAsia"/>
          <w:rtl/>
        </w:rPr>
        <w:t>שר</w:t>
      </w:r>
      <w:r>
        <w:rPr>
          <w:rtl/>
        </w:rPr>
        <w:t xml:space="preserve"> התיירות בנימין אלון:</w:t>
      </w:r>
    </w:p>
    <w:p w14:paraId="6A611755" w14:textId="77777777" w:rsidR="00000000" w:rsidRDefault="007C71EE">
      <w:pPr>
        <w:pStyle w:val="a"/>
        <w:ind w:firstLine="0"/>
        <w:rPr>
          <w:rFonts w:hint="cs"/>
          <w:b/>
          <w:bCs/>
          <w:u w:val="single"/>
          <w:rtl/>
        </w:rPr>
      </w:pPr>
    </w:p>
    <w:p w14:paraId="29C9128A" w14:textId="77777777" w:rsidR="00000000" w:rsidRDefault="007C71EE">
      <w:pPr>
        <w:pStyle w:val="a"/>
        <w:rPr>
          <w:rFonts w:hint="cs"/>
          <w:rtl/>
        </w:rPr>
      </w:pPr>
      <w:r>
        <w:rPr>
          <w:rFonts w:hint="cs"/>
          <w:rtl/>
        </w:rPr>
        <w:t>אם אין קואליציה, אפשר להשתלב דק</w:t>
      </w:r>
      <w:r>
        <w:rPr>
          <w:rFonts w:hint="cs"/>
          <w:rtl/>
        </w:rPr>
        <w:t>ה?</w:t>
      </w:r>
    </w:p>
    <w:p w14:paraId="21D8F8DF" w14:textId="77777777" w:rsidR="00000000" w:rsidRDefault="007C71EE">
      <w:pPr>
        <w:pStyle w:val="a"/>
        <w:rPr>
          <w:rFonts w:hint="cs"/>
          <w:rtl/>
        </w:rPr>
      </w:pPr>
    </w:p>
    <w:p w14:paraId="1BD05A75" w14:textId="77777777" w:rsidR="00000000" w:rsidRDefault="007C71EE">
      <w:pPr>
        <w:pStyle w:val="Speaker"/>
        <w:rPr>
          <w:rFonts w:hint="cs"/>
          <w:rtl/>
        </w:rPr>
      </w:pPr>
      <w:bookmarkStart w:id="843" w:name="FS000000434T27_05_2003_13_42_48"/>
      <w:bookmarkEnd w:id="843"/>
      <w:r>
        <w:rPr>
          <w:rFonts w:hint="eastAsia"/>
          <w:rtl/>
        </w:rPr>
        <w:t>אברהם</w:t>
      </w:r>
      <w:r>
        <w:rPr>
          <w:rtl/>
        </w:rPr>
        <w:t xml:space="preserve"> בורג (העבודה-מימד):</w:t>
      </w:r>
    </w:p>
    <w:p w14:paraId="232AED02" w14:textId="77777777" w:rsidR="00000000" w:rsidRDefault="007C71EE">
      <w:pPr>
        <w:pStyle w:val="a"/>
        <w:rPr>
          <w:rFonts w:hint="cs"/>
          <w:rtl/>
        </w:rPr>
      </w:pPr>
    </w:p>
    <w:p w14:paraId="40D32989" w14:textId="77777777" w:rsidR="00000000" w:rsidRDefault="007C71EE">
      <w:pPr>
        <w:pStyle w:val="a"/>
        <w:rPr>
          <w:rFonts w:hint="cs"/>
          <w:rtl/>
        </w:rPr>
      </w:pPr>
      <w:r>
        <w:rPr>
          <w:rFonts w:hint="cs"/>
          <w:rtl/>
        </w:rPr>
        <w:t>אתה יכול להשתלב, בלי קשר.</w:t>
      </w:r>
      <w:r>
        <w:rPr>
          <w:rFonts w:hint="cs"/>
          <w:rtl/>
        </w:rPr>
        <w:tab/>
      </w:r>
    </w:p>
    <w:p w14:paraId="7FED555E" w14:textId="77777777" w:rsidR="00000000" w:rsidRDefault="007C71EE">
      <w:pPr>
        <w:pStyle w:val="a"/>
        <w:rPr>
          <w:rFonts w:hint="cs"/>
          <w:rtl/>
        </w:rPr>
      </w:pPr>
    </w:p>
    <w:p w14:paraId="4EF0E6DE" w14:textId="77777777" w:rsidR="00000000" w:rsidRDefault="007C71EE">
      <w:pPr>
        <w:pStyle w:val="Speaker"/>
        <w:rPr>
          <w:rtl/>
        </w:rPr>
      </w:pPr>
      <w:bookmarkStart w:id="844" w:name="FS000000405T27_05_2003_13_43_12"/>
      <w:bookmarkEnd w:id="844"/>
      <w:r>
        <w:rPr>
          <w:rFonts w:hint="eastAsia"/>
          <w:rtl/>
        </w:rPr>
        <w:t>שר</w:t>
      </w:r>
      <w:r>
        <w:rPr>
          <w:rtl/>
        </w:rPr>
        <w:t xml:space="preserve"> התיירות בנימין אלון:</w:t>
      </w:r>
    </w:p>
    <w:p w14:paraId="0AD5A5E6" w14:textId="77777777" w:rsidR="00000000" w:rsidRDefault="007C71EE">
      <w:pPr>
        <w:pStyle w:val="a"/>
        <w:rPr>
          <w:rFonts w:hint="cs"/>
          <w:rtl/>
        </w:rPr>
      </w:pPr>
    </w:p>
    <w:p w14:paraId="414A1477" w14:textId="77777777" w:rsidR="00000000" w:rsidRDefault="007C71EE">
      <w:pPr>
        <w:pStyle w:val="a"/>
        <w:rPr>
          <w:rFonts w:hint="cs"/>
          <w:rtl/>
        </w:rPr>
      </w:pPr>
      <w:r>
        <w:rPr>
          <w:rFonts w:hint="cs"/>
          <w:rtl/>
        </w:rPr>
        <w:t xml:space="preserve">אדוני היושב-ראש, כנסת נכבדה, הצטערתי לשמוע את דברי ידידי, חבר הכנסת וקנין, שהזכיר לנו מזכרת עוון את הסיוע של ש"ס להסכם הנורא של אוסלו. </w:t>
      </w:r>
    </w:p>
    <w:p w14:paraId="51FFDDA4" w14:textId="77777777" w:rsidR="00000000" w:rsidRDefault="007C71EE">
      <w:pPr>
        <w:pStyle w:val="a"/>
        <w:ind w:firstLine="0"/>
        <w:rPr>
          <w:rFonts w:hint="cs"/>
          <w:rtl/>
        </w:rPr>
      </w:pPr>
    </w:p>
    <w:p w14:paraId="5FE6B032" w14:textId="77777777" w:rsidR="00000000" w:rsidRDefault="007C71EE">
      <w:pPr>
        <w:pStyle w:val="a"/>
        <w:ind w:firstLine="0"/>
        <w:rPr>
          <w:rFonts w:hint="cs"/>
          <w:b/>
          <w:bCs/>
          <w:u w:val="single"/>
          <w:rtl/>
        </w:rPr>
      </w:pPr>
    </w:p>
    <w:p w14:paraId="30026347" w14:textId="77777777" w:rsidR="00000000" w:rsidRDefault="007C71EE">
      <w:pPr>
        <w:pStyle w:val="a"/>
        <w:ind w:firstLine="0"/>
        <w:rPr>
          <w:rFonts w:hint="cs"/>
          <w:b/>
          <w:bCs/>
          <w:u w:val="single"/>
          <w:rtl/>
        </w:rPr>
      </w:pPr>
    </w:p>
    <w:p w14:paraId="66A770F5" w14:textId="77777777" w:rsidR="00000000" w:rsidRDefault="007C71EE">
      <w:pPr>
        <w:pStyle w:val="a"/>
        <w:ind w:firstLine="0"/>
        <w:rPr>
          <w:b/>
          <w:bCs/>
          <w:u w:val="single"/>
          <w:rtl/>
        </w:rPr>
      </w:pPr>
      <w:r>
        <w:rPr>
          <w:rFonts w:hint="eastAsia"/>
          <w:b/>
          <w:bCs/>
          <w:u w:val="single"/>
          <w:rtl/>
        </w:rPr>
        <w:t>יצחק</w:t>
      </w:r>
      <w:r>
        <w:rPr>
          <w:b/>
          <w:bCs/>
          <w:u w:val="single"/>
          <w:rtl/>
        </w:rPr>
        <w:t xml:space="preserve"> וקנין (ש"ס):</w:t>
      </w:r>
    </w:p>
    <w:p w14:paraId="40A562DC" w14:textId="77777777" w:rsidR="00000000" w:rsidRDefault="007C71EE">
      <w:pPr>
        <w:pStyle w:val="a"/>
        <w:rPr>
          <w:rtl/>
        </w:rPr>
      </w:pPr>
    </w:p>
    <w:p w14:paraId="23CE756E" w14:textId="77777777" w:rsidR="00000000" w:rsidRDefault="007C71EE">
      <w:pPr>
        <w:pStyle w:val="a"/>
        <w:rPr>
          <w:rFonts w:hint="cs"/>
          <w:rtl/>
        </w:rPr>
      </w:pPr>
      <w:r>
        <w:rPr>
          <w:rFonts w:hint="cs"/>
          <w:rtl/>
        </w:rPr>
        <w:t xml:space="preserve">ואתה לא מסייע </w:t>
      </w:r>
      <w:r>
        <w:rPr>
          <w:rFonts w:hint="cs"/>
          <w:rtl/>
        </w:rPr>
        <w:t xml:space="preserve">עכשיו. </w:t>
      </w:r>
    </w:p>
    <w:p w14:paraId="427BB8D4" w14:textId="77777777" w:rsidR="00000000" w:rsidRDefault="007C71EE">
      <w:pPr>
        <w:pStyle w:val="a"/>
        <w:rPr>
          <w:rFonts w:hint="cs"/>
          <w:rtl/>
        </w:rPr>
      </w:pPr>
    </w:p>
    <w:p w14:paraId="1F6E7BE1" w14:textId="77777777" w:rsidR="00000000" w:rsidRDefault="007C71EE">
      <w:pPr>
        <w:pStyle w:val="Speaker"/>
        <w:rPr>
          <w:rtl/>
        </w:rPr>
      </w:pPr>
      <w:r>
        <w:rPr>
          <w:rFonts w:hint="eastAsia"/>
          <w:rtl/>
        </w:rPr>
        <w:t>שר</w:t>
      </w:r>
      <w:r>
        <w:rPr>
          <w:rtl/>
        </w:rPr>
        <w:t xml:space="preserve"> התיירות בנימין אלון:</w:t>
      </w:r>
    </w:p>
    <w:p w14:paraId="6C931890" w14:textId="77777777" w:rsidR="00000000" w:rsidRDefault="007C71EE">
      <w:pPr>
        <w:pStyle w:val="a"/>
        <w:rPr>
          <w:rFonts w:hint="cs"/>
          <w:rtl/>
        </w:rPr>
      </w:pPr>
    </w:p>
    <w:p w14:paraId="6222447F" w14:textId="77777777" w:rsidR="00000000" w:rsidRDefault="007C71EE">
      <w:pPr>
        <w:pStyle w:val="a"/>
        <w:rPr>
          <w:rFonts w:hint="cs"/>
          <w:rtl/>
        </w:rPr>
      </w:pPr>
      <w:r>
        <w:rPr>
          <w:rFonts w:hint="cs"/>
          <w:rtl/>
        </w:rPr>
        <w:t>והזכיר לנו את האסון הנורא של אוסלו, שש"ס היתה שותפה פעילה קודם, ופסיבית בהשגתו.</w:t>
      </w:r>
    </w:p>
    <w:p w14:paraId="57AAA376" w14:textId="77777777" w:rsidR="00000000" w:rsidRDefault="007C71EE">
      <w:pPr>
        <w:pStyle w:val="a"/>
        <w:rPr>
          <w:rFonts w:hint="cs"/>
          <w:rtl/>
        </w:rPr>
      </w:pPr>
    </w:p>
    <w:p w14:paraId="484DD237" w14:textId="77777777" w:rsidR="00000000" w:rsidRDefault="007C71EE">
      <w:pPr>
        <w:pStyle w:val="a"/>
        <w:rPr>
          <w:rFonts w:hint="cs"/>
          <w:rtl/>
        </w:rPr>
      </w:pPr>
      <w:r>
        <w:rPr>
          <w:rFonts w:hint="cs"/>
          <w:rtl/>
        </w:rPr>
        <w:t>רציתי להתייחס לשילוב של הנתונים הכלכליים והמדיניים.</w:t>
      </w:r>
      <w:r>
        <w:rPr>
          <w:rFonts w:hint="cs"/>
          <w:rtl/>
        </w:rPr>
        <w:tab/>
        <w:t xml:space="preserve">אני אתן נתון אחד שקשור למשרד שאני מייצג עכשיו: בספטמבר 2000 החליט יאסר ערפאת לפוצץ פה את </w:t>
      </w:r>
      <w:r>
        <w:rPr>
          <w:rFonts w:hint="cs"/>
          <w:rtl/>
        </w:rPr>
        <w:t xml:space="preserve">האזור. התחילו המהומות. מאז, כמעט שלוש שנים  חלפו. ב=2000 היתה שנת תיירות שציפו לה, וכולם זוכרים את ביקור האפיפיור. התיירות תרמה עד אז, ב=1999,  ב=2000 ואפילו ב=1998 כ=4 מיליארדי דולרים לתל"ג הישראלי. מאז, כולל בשנה האחרונה, במאמצים רבים </w:t>
      </w:r>
      <w:r>
        <w:rPr>
          <w:rtl/>
        </w:rPr>
        <w:t>–</w:t>
      </w:r>
      <w:r>
        <w:rPr>
          <w:rFonts w:hint="cs"/>
          <w:rtl/>
        </w:rPr>
        <w:t xml:space="preserve"> אני מדבר על תיירו</w:t>
      </w:r>
      <w:r>
        <w:rPr>
          <w:rFonts w:hint="cs"/>
          <w:rtl/>
        </w:rPr>
        <w:t xml:space="preserve">ת-חוץ, כולל בשנה האחרונה שהיא שנת טרור </w:t>
      </w:r>
      <w:r>
        <w:rPr>
          <w:rtl/>
        </w:rPr>
        <w:t>–</w:t>
      </w:r>
      <w:r>
        <w:rPr>
          <w:rFonts w:hint="cs"/>
          <w:rtl/>
        </w:rPr>
        <w:t xml:space="preserve"> אנחנו מגיעים ל=1.05 מיליארד. כלומר, רק בענף הזה, נזק ישיר של הפרעות של ערפאת </w:t>
      </w:r>
      <w:r>
        <w:rPr>
          <w:rtl/>
        </w:rPr>
        <w:t>–</w:t>
      </w:r>
      <w:r>
        <w:rPr>
          <w:rFonts w:hint="cs"/>
          <w:rtl/>
        </w:rPr>
        <w:t xml:space="preserve"> 9 מיליארדי דולרים שאנחנו מבקשים כהלוואה עם ערבות אמריקנית, לא כסף אמיתי שלנו שהיה יכול להיות חלק מהתל"ג של המסחר שלנו, של תעשיית התיירות</w:t>
      </w:r>
      <w:r>
        <w:rPr>
          <w:rFonts w:hint="cs"/>
          <w:rtl/>
        </w:rPr>
        <w:t xml:space="preserve">. </w:t>
      </w:r>
    </w:p>
    <w:p w14:paraId="6C86547B" w14:textId="77777777" w:rsidR="00000000" w:rsidRDefault="007C71EE">
      <w:pPr>
        <w:pStyle w:val="a"/>
        <w:rPr>
          <w:rFonts w:hint="cs"/>
          <w:rtl/>
        </w:rPr>
      </w:pPr>
    </w:p>
    <w:p w14:paraId="7863DDFA" w14:textId="77777777" w:rsidR="00000000" w:rsidRDefault="007C71EE">
      <w:pPr>
        <w:pStyle w:val="Speaker"/>
        <w:rPr>
          <w:rtl/>
        </w:rPr>
      </w:pPr>
      <w:r>
        <w:rPr>
          <w:rFonts w:hint="eastAsia"/>
          <w:rtl/>
        </w:rPr>
        <w:t>אברהם</w:t>
      </w:r>
      <w:r>
        <w:rPr>
          <w:rtl/>
        </w:rPr>
        <w:t xml:space="preserve"> בורג (העבודה-מימד):</w:t>
      </w:r>
    </w:p>
    <w:p w14:paraId="2A47C438" w14:textId="77777777" w:rsidR="00000000" w:rsidRDefault="007C71EE">
      <w:pPr>
        <w:pStyle w:val="a"/>
        <w:rPr>
          <w:rFonts w:hint="cs"/>
          <w:rtl/>
        </w:rPr>
      </w:pPr>
    </w:p>
    <w:p w14:paraId="1E3F70B0" w14:textId="77777777" w:rsidR="00000000" w:rsidRDefault="007C71EE">
      <w:pPr>
        <w:pStyle w:val="a"/>
        <w:rPr>
          <w:rFonts w:hint="cs"/>
          <w:rtl/>
        </w:rPr>
      </w:pPr>
      <w:r>
        <w:rPr>
          <w:rFonts w:hint="cs"/>
          <w:rtl/>
        </w:rPr>
        <w:t xml:space="preserve">ערבות. </w:t>
      </w:r>
    </w:p>
    <w:p w14:paraId="02D2C956" w14:textId="77777777" w:rsidR="00000000" w:rsidRDefault="007C71EE">
      <w:pPr>
        <w:pStyle w:val="a"/>
        <w:rPr>
          <w:rFonts w:hint="cs"/>
          <w:rtl/>
        </w:rPr>
      </w:pPr>
    </w:p>
    <w:p w14:paraId="6B82A0F6" w14:textId="77777777" w:rsidR="00000000" w:rsidRDefault="007C71EE">
      <w:pPr>
        <w:pStyle w:val="Speaker"/>
        <w:rPr>
          <w:rtl/>
        </w:rPr>
      </w:pPr>
      <w:r>
        <w:rPr>
          <w:rFonts w:hint="eastAsia"/>
          <w:rtl/>
        </w:rPr>
        <w:t>שר</w:t>
      </w:r>
      <w:r>
        <w:rPr>
          <w:rtl/>
        </w:rPr>
        <w:t xml:space="preserve"> התיירות בנימין אלון:</w:t>
      </w:r>
    </w:p>
    <w:p w14:paraId="0D65EA78" w14:textId="77777777" w:rsidR="00000000" w:rsidRDefault="007C71EE">
      <w:pPr>
        <w:pStyle w:val="a"/>
        <w:rPr>
          <w:rFonts w:hint="cs"/>
          <w:rtl/>
        </w:rPr>
      </w:pPr>
    </w:p>
    <w:p w14:paraId="19E0B3C5" w14:textId="77777777" w:rsidR="00000000" w:rsidRDefault="007C71EE">
      <w:pPr>
        <w:pStyle w:val="a"/>
        <w:rPr>
          <w:rFonts w:hint="cs"/>
          <w:rtl/>
        </w:rPr>
      </w:pPr>
      <w:r>
        <w:rPr>
          <w:rFonts w:hint="cs"/>
          <w:rtl/>
        </w:rPr>
        <w:t xml:space="preserve"> תוכלו לומר, אז היינו מקבלים את הדרישות של ערפאת, וברק טעה בתפקוד שלו - היה צריך להציע עוד 1% פחות 1%; זה לא משנה, אני לא נכנס עכשיו לפוליטיקה. אבל כשאתה בונה על סמך עלייה של בורסה בגלל שמועו</w:t>
      </w:r>
      <w:r>
        <w:rPr>
          <w:rFonts w:hint="cs"/>
          <w:rtl/>
        </w:rPr>
        <w:t>ת על תוכנית מדינית, זה לא רציני, זו לא תשתית. גם כשאתה בונה על שלום שמתחיל בציפיות גבוהות כמו אוסלו, ומסתיים באכזבה עמוקה, כי אין לך אומץ הלב להעלות את הנושאים שאתה יודע שיועלו אחרי חמש שנות הסדר הביניים שהפכו לשבע: הפליטים, זכות השיבה, ירושלים, אופי המדינ</w:t>
      </w:r>
      <w:r>
        <w:rPr>
          <w:rFonts w:hint="cs"/>
          <w:rtl/>
        </w:rPr>
        <w:t>ה העצמאית, הגבולות הקבועים שלה, טיב הפירוז והעצמאות שלה, אין אומץ הלב להעלות, ויש מין ציפייה משונה, כמו שהיתה לרבין המנוח, שהדינמיקה תעשה את שלה, אתה יכול ליצור מצג שווא כלכלי, אבל מפח הנפש והאכזבה הכלכלית שתיווצר אחר כך בגלל חוסר האחריות, בגלל חוסר היצירת</w:t>
      </w:r>
      <w:r>
        <w:rPr>
          <w:rFonts w:hint="cs"/>
          <w:rtl/>
        </w:rPr>
        <w:t xml:space="preserve">יות, בגלל חוסר הכנות והאומץ להעלות את הנושאים האמיתיים וכן השילוב המדיני והכלכלי הוא באמת קשור. גם הסכמי שלום שאתה מצליח בהם </w:t>
      </w:r>
      <w:r>
        <w:rPr>
          <w:rtl/>
        </w:rPr>
        <w:t>–</w:t>
      </w:r>
      <w:r>
        <w:rPr>
          <w:rFonts w:hint="cs"/>
          <w:rtl/>
        </w:rPr>
        <w:t xml:space="preserve"> אם הם בנויים על סמך הסכם אחר, שהוא הבסיס לכול, והוא לא בנוי נכון והוא נכשל - הכול נכשל, וגם הכלכלה נכשלת.  </w:t>
      </w:r>
    </w:p>
    <w:p w14:paraId="5C5D4C8E" w14:textId="77777777" w:rsidR="00000000" w:rsidRDefault="007C71EE">
      <w:pPr>
        <w:pStyle w:val="a"/>
        <w:rPr>
          <w:rFonts w:hint="cs"/>
          <w:rtl/>
        </w:rPr>
      </w:pPr>
    </w:p>
    <w:p w14:paraId="024EC213" w14:textId="77777777" w:rsidR="00000000" w:rsidRDefault="007C71EE">
      <w:pPr>
        <w:pStyle w:val="a"/>
        <w:rPr>
          <w:rFonts w:hint="cs"/>
          <w:rtl/>
        </w:rPr>
      </w:pPr>
      <w:r>
        <w:rPr>
          <w:rFonts w:hint="cs"/>
          <w:rtl/>
        </w:rPr>
        <w:t>אז 9 מיליארדי הדולרי</w:t>
      </w:r>
      <w:r>
        <w:rPr>
          <w:rFonts w:hint="cs"/>
          <w:rtl/>
        </w:rPr>
        <w:t>ם שאני חש בהם יום-יום במשרד - ועכשיו מתחילה קצת פריחה, מפסח יש פריחה, אני לא יודע אם אתם שמים לב, שבבתי-המלון שאתם שוהים בהם, מדי פעם מתחיל להתמלא, זה לא הריק שהיה קודם, ואני מקווה שכך יהיה. אבל זאת תוצאה של הרפתקה מדינית. אוסלו ומפת הדרכים - זו בדיוק אותה</w:t>
      </w:r>
      <w:r>
        <w:rPr>
          <w:rFonts w:hint="cs"/>
          <w:rtl/>
        </w:rPr>
        <w:t xml:space="preserve"> טעות במתודה. הרצון של ראש הממשלה שרון, גם של שמעון פרס,  לעסוק תמיד רק בהסדרי הביניים, ולא לגעת בשאלות האמיתיות של הסדר הקבע. זה יוצר מצג שווא, זה יוצר תחושה נעימה שאין לה בסיס אמיתי. </w:t>
      </w:r>
    </w:p>
    <w:p w14:paraId="22780841" w14:textId="77777777" w:rsidR="00000000" w:rsidRDefault="007C71EE">
      <w:pPr>
        <w:pStyle w:val="a"/>
        <w:rPr>
          <w:rFonts w:hint="cs"/>
          <w:rtl/>
        </w:rPr>
      </w:pPr>
    </w:p>
    <w:p w14:paraId="71E165AD" w14:textId="77777777" w:rsidR="00000000" w:rsidRDefault="007C71EE">
      <w:pPr>
        <w:pStyle w:val="a"/>
        <w:rPr>
          <w:rFonts w:hint="cs"/>
          <w:rtl/>
        </w:rPr>
      </w:pPr>
      <w:r>
        <w:rPr>
          <w:rFonts w:hint="cs"/>
          <w:rtl/>
        </w:rPr>
        <w:t>כמובן, אם היו הולכים בדרך המדינית שאני מאמין בה והיו מבינים שהסדר שלו</w:t>
      </w:r>
      <w:r>
        <w:rPr>
          <w:rFonts w:hint="cs"/>
          <w:rtl/>
        </w:rPr>
        <w:t>ם אמיתי יכול להיות בין מדינות אמיתיות, אז בין ירדן לישראל יכולה להיווצר דינמיקה חיובית שתפתור גם את הבעיה של ערביי יהודה ושומרון. אבל לקחת את הישות הזאת, שאין לה סיכוי להיות מדינה בין הירדן לים, אין לה תשתית כלכלית - מה, מדינת עבדים תהיה פה? יש לה פר-קפיטה</w:t>
      </w:r>
      <w:r>
        <w:rPr>
          <w:rFonts w:hint="cs"/>
          <w:rtl/>
        </w:rPr>
        <w:t xml:space="preserve"> בתל"ג לנפש </w:t>
      </w:r>
      <w:r>
        <w:rPr>
          <w:rtl/>
        </w:rPr>
        <w:t>–</w:t>
      </w:r>
      <w:r>
        <w:rPr>
          <w:rFonts w:hint="cs"/>
          <w:rtl/>
        </w:rPr>
        <w:t xml:space="preserve"> ישראל היא מהמדינות הצועדות בין 20-30 הראשונות. ירדנו קצת, היינו עם 19,000 דולר לנפש, ירדנו ל=18,000, ל=17,000 - תלוי איך סופרים. ברשות הפלסטינית לא מגיעים ל=1,300 דולר. אין תשתית כלכלית. התעסוקה תלויה בנו. אז אתה אומר: אז שיבואו העובדים הזרים</w:t>
      </w:r>
      <w:r>
        <w:rPr>
          <w:rFonts w:hint="cs"/>
          <w:rtl/>
        </w:rPr>
        <w:t xml:space="preserve">. אז מה, זאת מדינה? רצועת-עזה ויהודה ושומרון לא מחוברות, אז הם יעופו כמו זבובים באוויר? ירושלים מנתקת את יהודה מהשומרון. אין תשתית בשום תחום. לכן אני אומר: כל הדברים האלה מחייבים התייחסות אמיצה, התייחסות כנה. </w:t>
      </w:r>
    </w:p>
    <w:p w14:paraId="6F069A4D" w14:textId="77777777" w:rsidR="00000000" w:rsidRDefault="007C71EE">
      <w:pPr>
        <w:pStyle w:val="a"/>
        <w:ind w:firstLine="0"/>
        <w:rPr>
          <w:rFonts w:hint="cs"/>
          <w:rtl/>
        </w:rPr>
      </w:pPr>
    </w:p>
    <w:p w14:paraId="6B5A70EF" w14:textId="77777777" w:rsidR="00000000" w:rsidRDefault="007C71EE">
      <w:pPr>
        <w:pStyle w:val="ac"/>
        <w:rPr>
          <w:rtl/>
        </w:rPr>
      </w:pPr>
      <w:r>
        <w:rPr>
          <w:rFonts w:hint="eastAsia"/>
          <w:rtl/>
        </w:rPr>
        <w:t>רשף</w:t>
      </w:r>
      <w:r>
        <w:rPr>
          <w:rtl/>
        </w:rPr>
        <w:t xml:space="preserve"> חן (שינוי):</w:t>
      </w:r>
    </w:p>
    <w:p w14:paraId="07AB6F7F" w14:textId="77777777" w:rsidR="00000000" w:rsidRDefault="007C71EE">
      <w:pPr>
        <w:pStyle w:val="a"/>
        <w:rPr>
          <w:rFonts w:hint="cs"/>
          <w:rtl/>
        </w:rPr>
      </w:pPr>
    </w:p>
    <w:p w14:paraId="56E1198D" w14:textId="77777777" w:rsidR="00000000" w:rsidRDefault="007C71EE">
      <w:pPr>
        <w:pStyle w:val="a"/>
        <w:rPr>
          <w:rFonts w:hint="cs"/>
          <w:rtl/>
        </w:rPr>
      </w:pPr>
      <w:r>
        <w:rPr>
          <w:rFonts w:hint="cs"/>
          <w:rtl/>
        </w:rPr>
        <w:t>מה התל"ג בירדן?</w:t>
      </w:r>
    </w:p>
    <w:p w14:paraId="149E1BD4" w14:textId="77777777" w:rsidR="00000000" w:rsidRDefault="007C71EE">
      <w:pPr>
        <w:pStyle w:val="a"/>
        <w:rPr>
          <w:rFonts w:hint="cs"/>
          <w:rtl/>
        </w:rPr>
      </w:pPr>
    </w:p>
    <w:p w14:paraId="109E532F" w14:textId="77777777" w:rsidR="00000000" w:rsidRDefault="007C71EE">
      <w:pPr>
        <w:pStyle w:val="SpeakerCon"/>
        <w:rPr>
          <w:rtl/>
        </w:rPr>
      </w:pPr>
      <w:bookmarkStart w:id="845" w:name="FS000000405T27_05_2003_16_13_07"/>
      <w:bookmarkStart w:id="846" w:name="FS000000405T27_05_2003_16_13_23C"/>
      <w:bookmarkEnd w:id="845"/>
      <w:bookmarkEnd w:id="846"/>
      <w:r>
        <w:rPr>
          <w:rtl/>
        </w:rPr>
        <w:t xml:space="preserve">שר התיירות </w:t>
      </w:r>
      <w:r>
        <w:rPr>
          <w:rtl/>
        </w:rPr>
        <w:t>בנימין אלון:</w:t>
      </w:r>
    </w:p>
    <w:p w14:paraId="24E9EA46" w14:textId="77777777" w:rsidR="00000000" w:rsidRDefault="007C71EE">
      <w:pPr>
        <w:pStyle w:val="a"/>
        <w:rPr>
          <w:rtl/>
        </w:rPr>
      </w:pPr>
    </w:p>
    <w:p w14:paraId="3CCD3BBF" w14:textId="77777777" w:rsidR="00000000" w:rsidRDefault="007C71EE">
      <w:pPr>
        <w:pStyle w:val="a"/>
        <w:rPr>
          <w:rFonts w:hint="cs"/>
          <w:rtl/>
        </w:rPr>
      </w:pPr>
      <w:r>
        <w:rPr>
          <w:rFonts w:hint="cs"/>
          <w:rtl/>
        </w:rPr>
        <w:t xml:space="preserve"> גם בירדן הוא לא גבוה </w:t>
      </w:r>
      <w:r>
        <w:rPr>
          <w:rtl/>
        </w:rPr>
        <w:t>–</w:t>
      </w:r>
      <w:r>
        <w:rPr>
          <w:rFonts w:hint="cs"/>
          <w:rtl/>
        </w:rPr>
        <w:t xml:space="preserve"> 1,250 דולר. </w:t>
      </w:r>
    </w:p>
    <w:p w14:paraId="2879F0B2" w14:textId="77777777" w:rsidR="00000000" w:rsidRDefault="007C71EE">
      <w:pPr>
        <w:pStyle w:val="a"/>
        <w:rPr>
          <w:rFonts w:hint="cs"/>
          <w:rtl/>
        </w:rPr>
      </w:pPr>
    </w:p>
    <w:p w14:paraId="69139C20" w14:textId="77777777" w:rsidR="00000000" w:rsidRDefault="007C71EE">
      <w:pPr>
        <w:pStyle w:val="ac"/>
        <w:rPr>
          <w:rtl/>
        </w:rPr>
      </w:pPr>
      <w:r>
        <w:rPr>
          <w:rFonts w:hint="eastAsia"/>
          <w:rtl/>
        </w:rPr>
        <w:t>רשף</w:t>
      </w:r>
      <w:r>
        <w:rPr>
          <w:rtl/>
        </w:rPr>
        <w:t xml:space="preserve"> חן (שינוי):</w:t>
      </w:r>
    </w:p>
    <w:p w14:paraId="3059720F" w14:textId="77777777" w:rsidR="00000000" w:rsidRDefault="007C71EE">
      <w:pPr>
        <w:pStyle w:val="a"/>
        <w:rPr>
          <w:rFonts w:hint="cs"/>
          <w:rtl/>
        </w:rPr>
      </w:pPr>
    </w:p>
    <w:p w14:paraId="72797BA5" w14:textId="77777777" w:rsidR="00000000" w:rsidRDefault="007C71EE">
      <w:pPr>
        <w:pStyle w:val="a"/>
        <w:rPr>
          <w:rFonts w:hint="cs"/>
          <w:rtl/>
        </w:rPr>
      </w:pPr>
      <w:r>
        <w:rPr>
          <w:rFonts w:hint="cs"/>
          <w:rtl/>
        </w:rPr>
        <w:t xml:space="preserve">- - - </w:t>
      </w:r>
    </w:p>
    <w:p w14:paraId="39894CBF" w14:textId="77777777" w:rsidR="00000000" w:rsidRDefault="007C71EE">
      <w:pPr>
        <w:pStyle w:val="a"/>
        <w:rPr>
          <w:rtl/>
        </w:rPr>
      </w:pPr>
      <w:r>
        <w:rPr>
          <w:rtl/>
        </w:rPr>
        <w:br/>
      </w:r>
    </w:p>
    <w:p w14:paraId="63521320" w14:textId="77777777" w:rsidR="00000000" w:rsidRDefault="007C71EE">
      <w:pPr>
        <w:pStyle w:val="SpeakerCon"/>
        <w:rPr>
          <w:rtl/>
        </w:rPr>
      </w:pPr>
      <w:bookmarkStart w:id="847" w:name="FS000000405T27_05_2003_16_14_32C"/>
      <w:bookmarkEnd w:id="847"/>
      <w:r>
        <w:rPr>
          <w:rtl/>
        </w:rPr>
        <w:t>שר התיירות בנימין אלון:</w:t>
      </w:r>
    </w:p>
    <w:p w14:paraId="5EB4A75D" w14:textId="77777777" w:rsidR="00000000" w:rsidRDefault="007C71EE">
      <w:pPr>
        <w:pStyle w:val="a"/>
        <w:rPr>
          <w:rtl/>
        </w:rPr>
      </w:pPr>
    </w:p>
    <w:p w14:paraId="53857479" w14:textId="77777777" w:rsidR="00000000" w:rsidRDefault="007C71EE">
      <w:pPr>
        <w:pStyle w:val="a"/>
        <w:rPr>
          <w:rFonts w:hint="cs"/>
          <w:rtl/>
        </w:rPr>
      </w:pPr>
      <w:r>
        <w:rPr>
          <w:rFonts w:hint="cs"/>
          <w:rtl/>
        </w:rPr>
        <w:t>זאת הערה מצוינת. לא יהיה שלום אמת בינינו לבין ירדן אם לא נטפל בתל"ג הזה. לירדן יש 90,000 קילומטרים רבועים. לישראל יש 28,000 קילומטרים רבועים, כולל יהודה,</w:t>
      </w:r>
      <w:r>
        <w:rPr>
          <w:rFonts w:hint="cs"/>
          <w:rtl/>
        </w:rPr>
        <w:t xml:space="preserve"> שומרון ועזה. ירדן וישראל יכולות ליצור תשתית. ירדן חייבת לקבל שדרוג, מצדי אוותר על סיוע החוץ שאנחנו מקבלים, אעביר אותו לירדן כדי שתיווצר כאן באמת תוכנית כלכלית אזורית של שתי מדינות אמיתיות שיכולות לסייע זו לזו, ואז גם להתייחס לערבים אחרים שביהודה ושומרון. </w:t>
      </w:r>
      <w:r>
        <w:rPr>
          <w:rFonts w:hint="cs"/>
          <w:rtl/>
        </w:rPr>
        <w:t xml:space="preserve">אבל הנקודה היא, שיש תשתית אמיתית, יש אפשרות לפיתוח. פה אתה לוקח דבר שלא רק שאין לו תשתית כלכלית-תעסוקתית, אין לו כלום </w:t>
      </w:r>
      <w:r>
        <w:rPr>
          <w:rtl/>
        </w:rPr>
        <w:t>–</w:t>
      </w:r>
      <w:r>
        <w:rPr>
          <w:rFonts w:hint="cs"/>
          <w:rtl/>
        </w:rPr>
        <w:t xml:space="preserve"> לא משאבים, לא אפשרויות, לא שום דבר. רק חזון להמשיך את ההתפשטות, כי בצדק, אתה לא יכול לתת למדינה עצמאות, להגיד "שתי מדינות לשני עמים", וא</w:t>
      </w:r>
      <w:r>
        <w:rPr>
          <w:rFonts w:hint="cs"/>
          <w:rtl/>
        </w:rPr>
        <w:t xml:space="preserve">ז להגיד לה: רגע, לא התכוונתי ממש עצמאות, לא יהיה לכם שר חוץ שיחתום הסכמים, לא תהיה לכם ארטילריה בחיל האוויר. </w:t>
      </w:r>
    </w:p>
    <w:p w14:paraId="41D2300E" w14:textId="77777777" w:rsidR="00000000" w:rsidRDefault="007C71EE">
      <w:pPr>
        <w:pStyle w:val="a"/>
        <w:rPr>
          <w:rFonts w:hint="cs"/>
          <w:rtl/>
        </w:rPr>
      </w:pPr>
    </w:p>
    <w:p w14:paraId="378A6AB8" w14:textId="77777777" w:rsidR="00000000" w:rsidRDefault="007C71EE">
      <w:pPr>
        <w:pStyle w:val="ac"/>
        <w:rPr>
          <w:rtl/>
        </w:rPr>
      </w:pPr>
      <w:r>
        <w:rPr>
          <w:rFonts w:hint="eastAsia"/>
          <w:rtl/>
        </w:rPr>
        <w:t>אברהם</w:t>
      </w:r>
      <w:r>
        <w:rPr>
          <w:rtl/>
        </w:rPr>
        <w:t xml:space="preserve"> בורג (העבודה-מימד):</w:t>
      </w:r>
    </w:p>
    <w:p w14:paraId="542CE252" w14:textId="77777777" w:rsidR="00000000" w:rsidRDefault="007C71EE">
      <w:pPr>
        <w:pStyle w:val="a"/>
        <w:rPr>
          <w:rFonts w:hint="cs"/>
          <w:rtl/>
        </w:rPr>
      </w:pPr>
    </w:p>
    <w:p w14:paraId="58F33695" w14:textId="77777777" w:rsidR="00000000" w:rsidRDefault="007C71EE">
      <w:pPr>
        <w:pStyle w:val="a"/>
        <w:rPr>
          <w:rFonts w:hint="cs"/>
          <w:rtl/>
        </w:rPr>
      </w:pPr>
      <w:r>
        <w:rPr>
          <w:rFonts w:hint="cs"/>
          <w:rtl/>
        </w:rPr>
        <w:t xml:space="preserve">גם לנו אין שר חוץ שחותם הסכמים. </w:t>
      </w:r>
    </w:p>
    <w:p w14:paraId="0581E752" w14:textId="77777777" w:rsidR="00000000" w:rsidRDefault="007C71EE">
      <w:pPr>
        <w:pStyle w:val="a"/>
        <w:rPr>
          <w:rFonts w:hint="cs"/>
          <w:rtl/>
        </w:rPr>
      </w:pPr>
    </w:p>
    <w:p w14:paraId="6393EB8F" w14:textId="77777777" w:rsidR="00000000" w:rsidRDefault="007C71EE">
      <w:pPr>
        <w:pStyle w:val="SpeakerCon"/>
        <w:rPr>
          <w:rtl/>
        </w:rPr>
      </w:pPr>
      <w:bookmarkStart w:id="848" w:name="FS000000405T27_05_2003_16_21_09C"/>
      <w:bookmarkEnd w:id="848"/>
      <w:r>
        <w:rPr>
          <w:rtl/>
        </w:rPr>
        <w:t>שר התיירות בנימין אלון:</w:t>
      </w:r>
    </w:p>
    <w:p w14:paraId="3CC0C4AF" w14:textId="77777777" w:rsidR="00000000" w:rsidRDefault="007C71EE">
      <w:pPr>
        <w:pStyle w:val="a"/>
        <w:rPr>
          <w:rtl/>
        </w:rPr>
      </w:pPr>
    </w:p>
    <w:p w14:paraId="4A465174" w14:textId="77777777" w:rsidR="00000000" w:rsidRDefault="007C71EE">
      <w:pPr>
        <w:pStyle w:val="a"/>
        <w:rPr>
          <w:rFonts w:hint="cs"/>
          <w:rtl/>
        </w:rPr>
      </w:pPr>
      <w:r>
        <w:rPr>
          <w:rFonts w:hint="cs"/>
          <w:rtl/>
        </w:rPr>
        <w:t>אני אגיד לכם לאיזו עצמאות התכוונתי. אז ברור שיבוא הפיצוץ וב</w:t>
      </w:r>
      <w:r>
        <w:rPr>
          <w:rFonts w:hint="cs"/>
          <w:rtl/>
        </w:rPr>
        <w:t xml:space="preserve">רור שזה יקרה עוד פעם. זה בדיוק מה שהיה וזה בדיוק מה שיהיה. זה מצג שווא שגורם לא רק לכשל כלכלי אדיר, זה מצג שווא שגורם גם לשפיכות דמים ולאכזבה אזורית, ובסופו של דבר תגיע התוכנית שלי, אבל חבל שזה יגיע כל כך מאוחר ואחרי כל כך הרבה דם. </w:t>
      </w:r>
    </w:p>
    <w:p w14:paraId="06AFADDB" w14:textId="77777777" w:rsidR="00000000" w:rsidRDefault="007C71EE">
      <w:pPr>
        <w:pStyle w:val="a"/>
        <w:rPr>
          <w:rFonts w:hint="cs"/>
          <w:rtl/>
        </w:rPr>
      </w:pPr>
    </w:p>
    <w:p w14:paraId="1CAD4E74" w14:textId="77777777" w:rsidR="00000000" w:rsidRDefault="007C71EE">
      <w:pPr>
        <w:pStyle w:val="ad"/>
        <w:rPr>
          <w:rtl/>
        </w:rPr>
      </w:pPr>
      <w:r>
        <w:rPr>
          <w:rtl/>
        </w:rPr>
        <w:t>היו"ר מוחמד ברכה:</w:t>
      </w:r>
    </w:p>
    <w:p w14:paraId="3FA76BD7" w14:textId="77777777" w:rsidR="00000000" w:rsidRDefault="007C71EE">
      <w:pPr>
        <w:pStyle w:val="a"/>
        <w:rPr>
          <w:rtl/>
        </w:rPr>
      </w:pPr>
    </w:p>
    <w:p w14:paraId="14E0FDAF" w14:textId="77777777" w:rsidR="00000000" w:rsidRDefault="007C71EE">
      <w:pPr>
        <w:pStyle w:val="a"/>
        <w:rPr>
          <w:rFonts w:hint="cs"/>
          <w:rtl/>
        </w:rPr>
      </w:pPr>
      <w:r>
        <w:rPr>
          <w:rFonts w:hint="cs"/>
          <w:rtl/>
        </w:rPr>
        <w:t>תוד</w:t>
      </w:r>
      <w:r>
        <w:rPr>
          <w:rFonts w:hint="cs"/>
          <w:rtl/>
        </w:rPr>
        <w:t xml:space="preserve">ה. חבר הכנסת בורג יחליף את חבר הכנסת ליצמן. </w:t>
      </w:r>
    </w:p>
    <w:p w14:paraId="1670EF9A" w14:textId="77777777" w:rsidR="00000000" w:rsidRDefault="007C71EE">
      <w:pPr>
        <w:pStyle w:val="a"/>
        <w:rPr>
          <w:rFonts w:hint="cs"/>
          <w:rtl/>
        </w:rPr>
      </w:pPr>
    </w:p>
    <w:p w14:paraId="05A4B64C" w14:textId="77777777" w:rsidR="00000000" w:rsidRDefault="007C71EE">
      <w:pPr>
        <w:pStyle w:val="Speaker"/>
        <w:rPr>
          <w:rtl/>
        </w:rPr>
      </w:pPr>
      <w:bookmarkStart w:id="849" w:name="FS000000434T27_05_2003_16_23_30"/>
      <w:bookmarkEnd w:id="849"/>
      <w:r>
        <w:rPr>
          <w:rFonts w:hint="eastAsia"/>
          <w:rtl/>
        </w:rPr>
        <w:t>אברהם</w:t>
      </w:r>
      <w:r>
        <w:rPr>
          <w:rtl/>
        </w:rPr>
        <w:t xml:space="preserve"> בורג (העבודה-מימד):</w:t>
      </w:r>
    </w:p>
    <w:p w14:paraId="1AF242CD" w14:textId="77777777" w:rsidR="00000000" w:rsidRDefault="007C71EE">
      <w:pPr>
        <w:pStyle w:val="a"/>
        <w:rPr>
          <w:rFonts w:hint="cs"/>
          <w:rtl/>
        </w:rPr>
      </w:pPr>
    </w:p>
    <w:p w14:paraId="5AF966FF" w14:textId="77777777" w:rsidR="00000000" w:rsidRDefault="007C71EE">
      <w:pPr>
        <w:pStyle w:val="a"/>
        <w:rPr>
          <w:rFonts w:hint="cs"/>
          <w:rtl/>
        </w:rPr>
      </w:pPr>
      <w:r>
        <w:rPr>
          <w:rFonts w:hint="cs"/>
          <w:rtl/>
        </w:rPr>
        <w:t>אדוני היושב-ראש, כנסת נכבדה, כבוד השר, האמת היא שרציתי להמשיך את דברי מקודם, על המעבר של מדינת ישראל ממדינת רווחה טובה למדינת סעד מסכנה, אבל השר לקח אותנו למקום אחר. אני מוכרח להגיד ש</w:t>
      </w:r>
      <w:r>
        <w:rPr>
          <w:rFonts w:hint="cs"/>
          <w:rtl/>
        </w:rPr>
        <w:t>לא הבנתי הכול. אם הנוסחה המדינית של השר אלון,  שבוודאי איננה הנוסחה המדינית של הממשלה - הוא אמר "התוכנית המדינית שלי" - היא הנוסחה הירדנית-הפלסטינית, אז אני לא מבין למה במהלך רוב שנות ה=70 וכל שנות ה=80 השר אלון, שעוד לא היה שר, עמד על כל גבעה רעננה, והתזה</w:t>
      </w:r>
      <w:r>
        <w:rPr>
          <w:rFonts w:hint="cs"/>
          <w:rtl/>
        </w:rPr>
        <w:t xml:space="preserve"> הזאת, שהיתה אז אפשרית, עם מלך חזק בירדן, עם מבנה פוליטי אחר ברשות הפלסטינית, ועמדה מפלגת העבודה שהיתה הגנרטור המחולל את הרעיון הזה, וטרפדתם את זה. הרי היכולת המדהימה שלכם, כל פעם להתאהב בתוכנית שטרפדתם לפני 20 שנה, זה פשוט סאגה מופלאה. </w:t>
      </w:r>
    </w:p>
    <w:p w14:paraId="2CF12B24" w14:textId="77777777" w:rsidR="00000000" w:rsidRDefault="007C71EE">
      <w:pPr>
        <w:pStyle w:val="a"/>
        <w:rPr>
          <w:rFonts w:hint="cs"/>
          <w:rtl/>
        </w:rPr>
      </w:pPr>
    </w:p>
    <w:p w14:paraId="3B10CA23" w14:textId="77777777" w:rsidR="00000000" w:rsidRDefault="007C71EE">
      <w:pPr>
        <w:pStyle w:val="a"/>
        <w:rPr>
          <w:rFonts w:hint="cs"/>
          <w:rtl/>
        </w:rPr>
      </w:pPr>
      <w:r>
        <w:rPr>
          <w:rFonts w:hint="cs"/>
          <w:rtl/>
        </w:rPr>
        <w:t xml:space="preserve">אני שואל את עצמי </w:t>
      </w:r>
      <w:r>
        <w:rPr>
          <w:rFonts w:hint="cs"/>
          <w:rtl/>
        </w:rPr>
        <w:t>האם עוד 10 או 15 שנים יעמוד השר בני אלון - אז ראש ממשלת האפרטהייד של מדינת ישראל - יעמוד על במת הכנסת ויגיד: צריך להקים שתי מדינות ולעשות ויתורים כואבים, וזה קשה לי אבל אי-אפשר לשלוט, וכו' וכו',  בדיוק כפי שהציג לנו ברהיטות רבה חבר הכנסת וקנין כאשר הוא הצי</w:t>
      </w:r>
      <w:r>
        <w:rPr>
          <w:rFonts w:hint="cs"/>
          <w:rtl/>
        </w:rPr>
        <w:t xml:space="preserve">ג את אריק שרון, שאמר שדברים שרואים משם לא רואים מכאן ודברים שרואים מכאן לא רואים משם, או במלים אחרות: התפקיד הוא היתר לשקר. למה? אם אתה כבר יודע לאן זה הולך, אל תבוא לשם. </w:t>
      </w:r>
    </w:p>
    <w:p w14:paraId="0E277430" w14:textId="77777777" w:rsidR="00000000" w:rsidRDefault="007C71EE">
      <w:pPr>
        <w:pStyle w:val="a"/>
        <w:rPr>
          <w:rFonts w:hint="cs"/>
          <w:rtl/>
        </w:rPr>
      </w:pPr>
    </w:p>
    <w:p w14:paraId="1AA11641" w14:textId="77777777" w:rsidR="00000000" w:rsidRDefault="007C71EE">
      <w:pPr>
        <w:pStyle w:val="a"/>
        <w:rPr>
          <w:rFonts w:hint="cs"/>
          <w:rtl/>
        </w:rPr>
      </w:pPr>
      <w:r>
        <w:rPr>
          <w:rFonts w:hint="cs"/>
          <w:rtl/>
        </w:rPr>
        <w:t>אני אגיד יותר מזה. השר אלון, אני מוכרח לומר, שבניגוד לרבים מחבריך לשולחן הממשלה, בע</w:t>
      </w:r>
      <w:r>
        <w:rPr>
          <w:rFonts w:hint="cs"/>
          <w:rtl/>
        </w:rPr>
        <w:t>יני אתה מוחזק כאדם ישר, ולו משום שאני מכיר אותך מתקופות אחרות ויודע ומעריך. זאת התוכנית המדינית שלך, תיכף אני אשאל עליה כמה שאלות. מה אתה עושה בממשלה הנוראית הזאת? לפני רגע ירדת בידיים וברגליים על יצחק וקנין ועל ש"ס, שהיו שותפים לתוכנית הנוראה שנקראת אוסלו</w:t>
      </w:r>
      <w:r>
        <w:rPr>
          <w:rFonts w:hint="cs"/>
          <w:rtl/>
        </w:rPr>
        <w:t xml:space="preserve"> ומה הם עשו שם. עזוב כרגע, נגיד שזו לא אמונתם, זו היתה רק עמדה טקטית, זה היה תכמון </w:t>
      </w:r>
      <w:r>
        <w:rPr>
          <w:rtl/>
        </w:rPr>
        <w:t>–</w:t>
      </w:r>
      <w:r>
        <w:rPr>
          <w:rFonts w:hint="cs"/>
          <w:rtl/>
        </w:rPr>
        <w:t xml:space="preserve"> אף שאני זוכר היטב את דבריו של הרב עובדיה, בכינוס הכ"א לתורה שבעל-פה במוסד הרב קוק, שמדבר על העיקרון הבסיסי של פיקוח-נפש ושטחים, שהיה בסופו של דבר המחולל האידיאולוגי ליכולת</w:t>
      </w:r>
      <w:r>
        <w:rPr>
          <w:rFonts w:hint="cs"/>
          <w:rtl/>
        </w:rPr>
        <w:t xml:space="preserve"> של ש"ס ללכת לאוסלו. </w:t>
      </w:r>
    </w:p>
    <w:p w14:paraId="30DF73A9" w14:textId="77777777" w:rsidR="00000000" w:rsidRDefault="007C71EE">
      <w:pPr>
        <w:pStyle w:val="a"/>
        <w:rPr>
          <w:rFonts w:hint="cs"/>
          <w:rtl/>
        </w:rPr>
      </w:pPr>
    </w:p>
    <w:p w14:paraId="0764EF24" w14:textId="77777777" w:rsidR="00000000" w:rsidRDefault="007C71EE">
      <w:pPr>
        <w:pStyle w:val="a"/>
        <w:rPr>
          <w:rFonts w:hint="cs"/>
          <w:rtl/>
        </w:rPr>
      </w:pPr>
      <w:r>
        <w:rPr>
          <w:rFonts w:hint="cs"/>
          <w:rtl/>
        </w:rPr>
        <w:t>אבל אתה לא צבוע, אתה לא תכמן, אתה לא אופורטוניסט. אתה אידיאולוג. אז אתה יושב בממשלה שאתה וחבריך טוענים שהיא מקבלת החלטה שאוסלו היא לידה בכלל דבר נפלא. לך מותר ולהם אסור? או שמא יש לך עיקרון דמוקרטי שאומר, לקלקל עדיף מבפנים. מה זה, כל</w:t>
      </w:r>
      <w:r>
        <w:rPr>
          <w:rFonts w:hint="cs"/>
          <w:rtl/>
        </w:rPr>
        <w:t xml:space="preserve"> הממשלה זה שבת? למה שבת? כי בשבת כתוב: המקלקל פטור. אז מה,</w:t>
      </w:r>
      <w:r>
        <w:rPr>
          <w:rFonts w:hint="cs"/>
        </w:rPr>
        <w:t xml:space="preserve"> </w:t>
      </w:r>
      <w:r>
        <w:rPr>
          <w:rFonts w:hint="cs"/>
          <w:rtl/>
        </w:rPr>
        <w:t xml:space="preserve"> אתה עושה שבת לעצמך ויושב בממשלה כדי לקלקל? מה, נבחרת על-ידי הבוחר הישראלי כדי לקלקל לממשלת ישראל?</w:t>
      </w:r>
    </w:p>
    <w:p w14:paraId="4636FC43" w14:textId="77777777" w:rsidR="00000000" w:rsidRDefault="007C71EE">
      <w:pPr>
        <w:pStyle w:val="a"/>
        <w:rPr>
          <w:rFonts w:hint="cs"/>
          <w:rtl/>
        </w:rPr>
      </w:pPr>
    </w:p>
    <w:p w14:paraId="46787B6B" w14:textId="77777777" w:rsidR="00000000" w:rsidRDefault="007C71EE">
      <w:pPr>
        <w:pStyle w:val="ac"/>
        <w:rPr>
          <w:rtl/>
        </w:rPr>
      </w:pPr>
      <w:r>
        <w:rPr>
          <w:rFonts w:hint="eastAsia"/>
          <w:rtl/>
        </w:rPr>
        <w:t>שר</w:t>
      </w:r>
      <w:r>
        <w:rPr>
          <w:rtl/>
        </w:rPr>
        <w:t xml:space="preserve"> התיירות בנימין אלון:</w:t>
      </w:r>
    </w:p>
    <w:p w14:paraId="172392FD" w14:textId="77777777" w:rsidR="00000000" w:rsidRDefault="007C71EE">
      <w:pPr>
        <w:pStyle w:val="a"/>
        <w:rPr>
          <w:rFonts w:hint="cs"/>
          <w:rtl/>
        </w:rPr>
      </w:pPr>
    </w:p>
    <w:p w14:paraId="4ACAA297" w14:textId="77777777" w:rsidR="00000000" w:rsidRDefault="007C71EE">
      <w:pPr>
        <w:pStyle w:val="a"/>
        <w:rPr>
          <w:rFonts w:hint="cs"/>
          <w:rtl/>
        </w:rPr>
      </w:pPr>
      <w:r>
        <w:rPr>
          <w:rFonts w:hint="cs"/>
          <w:rtl/>
        </w:rPr>
        <w:t xml:space="preserve">בשינוי. </w:t>
      </w:r>
    </w:p>
    <w:p w14:paraId="5ACC5AEA" w14:textId="77777777" w:rsidR="00000000" w:rsidRDefault="007C71EE">
      <w:pPr>
        <w:pStyle w:val="a"/>
        <w:rPr>
          <w:rFonts w:hint="cs"/>
          <w:rtl/>
        </w:rPr>
      </w:pPr>
    </w:p>
    <w:p w14:paraId="6CC89799" w14:textId="77777777" w:rsidR="00000000" w:rsidRDefault="007C71EE">
      <w:pPr>
        <w:pStyle w:val="SpeakerCon"/>
        <w:rPr>
          <w:rtl/>
        </w:rPr>
      </w:pPr>
      <w:bookmarkStart w:id="850" w:name="FS000000434T27_05_2003_16_36_26C"/>
      <w:bookmarkEnd w:id="850"/>
      <w:r>
        <w:rPr>
          <w:rtl/>
        </w:rPr>
        <w:t>אברהם בורג (העבודה-מימד):</w:t>
      </w:r>
    </w:p>
    <w:p w14:paraId="666CCB8E" w14:textId="77777777" w:rsidR="00000000" w:rsidRDefault="007C71EE">
      <w:pPr>
        <w:pStyle w:val="a"/>
        <w:rPr>
          <w:rtl/>
        </w:rPr>
      </w:pPr>
    </w:p>
    <w:p w14:paraId="76C9F3E7" w14:textId="77777777" w:rsidR="00000000" w:rsidRDefault="007C71EE">
      <w:pPr>
        <w:pStyle w:val="a"/>
        <w:rPr>
          <w:rFonts w:hint="cs"/>
          <w:rtl/>
        </w:rPr>
      </w:pPr>
      <w:r>
        <w:rPr>
          <w:rFonts w:hint="cs"/>
          <w:rtl/>
        </w:rPr>
        <w:t>עם שינוי. זה גרמא. אני לא מבין. אתה</w:t>
      </w:r>
      <w:r>
        <w:rPr>
          <w:rFonts w:hint="cs"/>
          <w:rtl/>
        </w:rPr>
        <w:t xml:space="preserve"> אדם ישר וכן וגם אכפת לך מהשלטוניות הישראלית. יכול להיות שיהיה בינינו ויכוח, מה הוא המשטר הרצוי, איך הוא צריך להתנהל, אבל אתה אינך מחבל במשטר הישראלי. צא החוצה, תיאבק על עמדותיך בריש גלי. אבל איזה מין שר זה בממשלה, שמייצג חבורה של אנשים שאומרת: אני בממשלה </w:t>
      </w:r>
      <w:r>
        <w:rPr>
          <w:rFonts w:hint="cs"/>
          <w:rtl/>
        </w:rPr>
        <w:t xml:space="preserve">כדי לחבל בה? </w:t>
      </w:r>
    </w:p>
    <w:p w14:paraId="3C9EE5A5" w14:textId="77777777" w:rsidR="00000000" w:rsidRDefault="007C71EE">
      <w:pPr>
        <w:pStyle w:val="a"/>
        <w:rPr>
          <w:rFonts w:hint="cs"/>
          <w:rtl/>
        </w:rPr>
      </w:pPr>
    </w:p>
    <w:p w14:paraId="36DCC72E" w14:textId="77777777" w:rsidR="00000000" w:rsidRDefault="007C71EE">
      <w:pPr>
        <w:pStyle w:val="a"/>
        <w:rPr>
          <w:rFonts w:hint="cs"/>
          <w:rtl/>
        </w:rPr>
      </w:pPr>
      <w:r>
        <w:rPr>
          <w:rFonts w:hint="cs"/>
          <w:rtl/>
        </w:rPr>
        <w:t xml:space="preserve">נמשיך הלאה. אני מבין מה לא. לא ניתן לפלסטינים עצמאות חלקית ולא ניתן קנטונים ולא ניתן </w:t>
      </w:r>
      <w:r>
        <w:rPr>
          <w:rtl/>
        </w:rPr>
        <w:t>–</w:t>
      </w:r>
      <w:r>
        <w:rPr>
          <w:rFonts w:hint="cs"/>
          <w:rtl/>
        </w:rPr>
        <w:t xml:space="preserve"> איך קרה לזה בזמנו אחד משריכם? איים של עצמאות בתוך ים של ביטחון.</w:t>
      </w:r>
      <w:r>
        <w:rPr>
          <w:rFonts w:hint="cs"/>
        </w:rPr>
        <w:t xml:space="preserve"> </w:t>
      </w:r>
      <w:r>
        <w:rPr>
          <w:rFonts w:hint="cs"/>
          <w:rtl/>
        </w:rPr>
        <w:t xml:space="preserve"> מה אני לא מבין - תגיד לי מה כן. במדינה הירדנית-הפלסטינית שהקמת, במסגרת הקמתה, איפה יעבור </w:t>
      </w:r>
      <w:r>
        <w:rPr>
          <w:rFonts w:hint="cs"/>
          <w:rtl/>
        </w:rPr>
        <w:t>הגבול, לאורך הירדן? מאה אחוז. את 3.5 מיליוני האנשים, שהיום ראש הממשלה הודיע על קיומם, זאת אומרת הם לא היו עד עכשיו, ראש הממשלה עוד היה בפאזה הציונית ההרצליינית של עם ללא ארץ מגיע לארץ ללא עם, והמשכה הגולדה מאירי שאין עם פלסטיני, וחיינו בוואקום ובריק תודעתי</w:t>
      </w:r>
      <w:r>
        <w:rPr>
          <w:rFonts w:hint="cs"/>
          <w:rtl/>
        </w:rPr>
        <w:t xml:space="preserve">. היום ראש הממשלה גילה, קורה. בין הירדן לים יש למעלה מ=5 מיליונים.  3.5 מיליונים </w:t>
      </w:r>
      <w:r>
        <w:rPr>
          <w:rtl/>
        </w:rPr>
        <w:t>–</w:t>
      </w:r>
      <w:r>
        <w:rPr>
          <w:rFonts w:hint="cs"/>
          <w:rtl/>
        </w:rPr>
        <w:t xml:space="preserve">  אי-אפשר לשלוט עליהם; אמר ראש הממשלה, לא תבוסתן כמוני. איך נגיע למצב שגם נחיה כאן וגם נוכל לשלוט פה?</w:t>
      </w:r>
    </w:p>
    <w:p w14:paraId="4ED1FA30" w14:textId="77777777" w:rsidR="00000000" w:rsidRDefault="007C71EE">
      <w:pPr>
        <w:pStyle w:val="a"/>
        <w:rPr>
          <w:rFonts w:hint="cs"/>
          <w:rtl/>
        </w:rPr>
      </w:pPr>
    </w:p>
    <w:p w14:paraId="6877F267" w14:textId="77777777" w:rsidR="00000000" w:rsidRDefault="007C71EE">
      <w:pPr>
        <w:pStyle w:val="ac"/>
        <w:rPr>
          <w:rtl/>
        </w:rPr>
      </w:pPr>
      <w:r>
        <w:rPr>
          <w:rFonts w:hint="eastAsia"/>
          <w:rtl/>
        </w:rPr>
        <w:t>שר</w:t>
      </w:r>
      <w:r>
        <w:rPr>
          <w:rtl/>
        </w:rPr>
        <w:t xml:space="preserve"> התיירות בנימין אלון:</w:t>
      </w:r>
    </w:p>
    <w:p w14:paraId="5C9B59FE" w14:textId="77777777" w:rsidR="00000000" w:rsidRDefault="007C71EE">
      <w:pPr>
        <w:pStyle w:val="a"/>
        <w:rPr>
          <w:rFonts w:hint="cs"/>
          <w:rtl/>
        </w:rPr>
      </w:pPr>
    </w:p>
    <w:p w14:paraId="4ED859C9" w14:textId="77777777" w:rsidR="00000000" w:rsidRDefault="007C71EE">
      <w:pPr>
        <w:pStyle w:val="a"/>
        <w:rPr>
          <w:rFonts w:hint="cs"/>
          <w:rtl/>
        </w:rPr>
      </w:pPr>
      <w:r>
        <w:rPr>
          <w:rFonts w:hint="cs"/>
          <w:rtl/>
        </w:rPr>
        <w:t>הפליטים צריכים להשתקם במקום אחר.</w:t>
      </w:r>
    </w:p>
    <w:p w14:paraId="5CF95F2A" w14:textId="77777777" w:rsidR="00000000" w:rsidRDefault="007C71EE">
      <w:pPr>
        <w:pStyle w:val="a"/>
        <w:rPr>
          <w:rFonts w:hint="cs"/>
          <w:rtl/>
        </w:rPr>
      </w:pPr>
    </w:p>
    <w:p w14:paraId="65C4C4B8" w14:textId="77777777" w:rsidR="00000000" w:rsidRDefault="007C71EE">
      <w:pPr>
        <w:pStyle w:val="SpeakerCon"/>
        <w:rPr>
          <w:rtl/>
        </w:rPr>
      </w:pPr>
      <w:bookmarkStart w:id="851" w:name="FS000000434T27_05_2003_16_44_03C"/>
      <w:bookmarkEnd w:id="851"/>
    </w:p>
    <w:p w14:paraId="48BBA75A" w14:textId="77777777" w:rsidR="00000000" w:rsidRDefault="007C71EE">
      <w:pPr>
        <w:pStyle w:val="SpeakerCon"/>
        <w:rPr>
          <w:rtl/>
        </w:rPr>
      </w:pPr>
      <w:r>
        <w:rPr>
          <w:rtl/>
        </w:rPr>
        <w:t xml:space="preserve">אברהם בורג </w:t>
      </w:r>
      <w:r>
        <w:rPr>
          <w:rtl/>
        </w:rPr>
        <w:t>(העבודה-מימד):</w:t>
      </w:r>
    </w:p>
    <w:p w14:paraId="620FFFBC" w14:textId="77777777" w:rsidR="00000000" w:rsidRDefault="007C71EE">
      <w:pPr>
        <w:pStyle w:val="a"/>
        <w:rPr>
          <w:rtl/>
        </w:rPr>
      </w:pPr>
    </w:p>
    <w:p w14:paraId="1AD2B98C" w14:textId="77777777" w:rsidR="00000000" w:rsidRDefault="007C71EE">
      <w:pPr>
        <w:pStyle w:val="a"/>
        <w:rPr>
          <w:rFonts w:hint="cs"/>
          <w:rtl/>
        </w:rPr>
      </w:pPr>
      <w:r>
        <w:rPr>
          <w:rFonts w:hint="cs"/>
          <w:rtl/>
        </w:rPr>
        <w:t>כמה פליטים יש פה?</w:t>
      </w:r>
    </w:p>
    <w:p w14:paraId="2124F911" w14:textId="77777777" w:rsidR="00000000" w:rsidRDefault="007C71EE">
      <w:pPr>
        <w:pStyle w:val="a"/>
        <w:rPr>
          <w:rFonts w:hint="cs"/>
          <w:rtl/>
        </w:rPr>
      </w:pPr>
    </w:p>
    <w:p w14:paraId="2273C669" w14:textId="77777777" w:rsidR="00000000" w:rsidRDefault="007C71EE">
      <w:pPr>
        <w:pStyle w:val="ac"/>
        <w:rPr>
          <w:rtl/>
        </w:rPr>
      </w:pPr>
      <w:r>
        <w:rPr>
          <w:rFonts w:hint="eastAsia"/>
          <w:rtl/>
        </w:rPr>
        <w:t>שר</w:t>
      </w:r>
      <w:r>
        <w:rPr>
          <w:rtl/>
        </w:rPr>
        <w:t xml:space="preserve"> התיירות בנימין אלון:</w:t>
      </w:r>
    </w:p>
    <w:p w14:paraId="4E8F7DB0" w14:textId="77777777" w:rsidR="00000000" w:rsidRDefault="007C71EE">
      <w:pPr>
        <w:pStyle w:val="a"/>
        <w:rPr>
          <w:rFonts w:hint="cs"/>
          <w:rtl/>
        </w:rPr>
      </w:pPr>
    </w:p>
    <w:p w14:paraId="71D5B714" w14:textId="77777777" w:rsidR="00000000" w:rsidRDefault="007C71EE">
      <w:pPr>
        <w:pStyle w:val="a"/>
        <w:rPr>
          <w:rFonts w:hint="cs"/>
          <w:rtl/>
        </w:rPr>
      </w:pPr>
      <w:r>
        <w:rPr>
          <w:rFonts w:hint="cs"/>
          <w:rtl/>
        </w:rPr>
        <w:t xml:space="preserve">2 מיליונים. </w:t>
      </w:r>
    </w:p>
    <w:p w14:paraId="2EDD7AEB" w14:textId="77777777" w:rsidR="00000000" w:rsidRDefault="007C71EE">
      <w:pPr>
        <w:pStyle w:val="a"/>
        <w:rPr>
          <w:rFonts w:hint="cs"/>
          <w:rtl/>
        </w:rPr>
      </w:pPr>
    </w:p>
    <w:p w14:paraId="01C15E92" w14:textId="77777777" w:rsidR="00000000" w:rsidRDefault="007C71EE">
      <w:pPr>
        <w:pStyle w:val="SpeakerCon"/>
        <w:rPr>
          <w:rtl/>
        </w:rPr>
      </w:pPr>
      <w:bookmarkStart w:id="852" w:name="FS000000434T27_05_2003_16_44_25C"/>
      <w:bookmarkEnd w:id="852"/>
      <w:r>
        <w:rPr>
          <w:rtl/>
        </w:rPr>
        <w:t>אברהם בורג (העבודה-מימד):</w:t>
      </w:r>
    </w:p>
    <w:p w14:paraId="7255A84E" w14:textId="77777777" w:rsidR="00000000" w:rsidRDefault="007C71EE">
      <w:pPr>
        <w:pStyle w:val="a"/>
        <w:rPr>
          <w:rtl/>
        </w:rPr>
      </w:pPr>
    </w:p>
    <w:p w14:paraId="5B26AB0D" w14:textId="77777777" w:rsidR="00000000" w:rsidRDefault="007C71EE">
      <w:pPr>
        <w:pStyle w:val="a"/>
        <w:rPr>
          <w:rFonts w:hint="cs"/>
          <w:rtl/>
        </w:rPr>
      </w:pPr>
      <w:r>
        <w:rPr>
          <w:rFonts w:hint="cs"/>
          <w:rtl/>
        </w:rPr>
        <w:t>זאת אומרת, נשארו 3 מיליונים. אתה באמת חושב שלמוחמד ברכה, אזרח ישראלי נאמן - - -</w:t>
      </w:r>
    </w:p>
    <w:p w14:paraId="757D0615" w14:textId="77777777" w:rsidR="00000000" w:rsidRDefault="007C71EE">
      <w:pPr>
        <w:pStyle w:val="a"/>
        <w:rPr>
          <w:rFonts w:hint="cs"/>
          <w:rtl/>
        </w:rPr>
      </w:pPr>
    </w:p>
    <w:p w14:paraId="585F5734" w14:textId="77777777" w:rsidR="00000000" w:rsidRDefault="007C71EE">
      <w:pPr>
        <w:pStyle w:val="ac"/>
        <w:rPr>
          <w:rtl/>
        </w:rPr>
      </w:pPr>
      <w:r>
        <w:rPr>
          <w:rFonts w:hint="eastAsia"/>
          <w:rtl/>
        </w:rPr>
        <w:t>שר</w:t>
      </w:r>
      <w:r>
        <w:rPr>
          <w:rtl/>
        </w:rPr>
        <w:t xml:space="preserve"> התיירות בנימין אלון:</w:t>
      </w:r>
    </w:p>
    <w:p w14:paraId="5CA13E3B" w14:textId="77777777" w:rsidR="00000000" w:rsidRDefault="007C71EE">
      <w:pPr>
        <w:pStyle w:val="a"/>
        <w:rPr>
          <w:rFonts w:hint="cs"/>
          <w:rtl/>
        </w:rPr>
      </w:pPr>
    </w:p>
    <w:p w14:paraId="30DD3D31" w14:textId="77777777" w:rsidR="00000000" w:rsidRDefault="007C71EE">
      <w:pPr>
        <w:pStyle w:val="a"/>
        <w:rPr>
          <w:rFonts w:hint="cs"/>
          <w:rtl/>
        </w:rPr>
      </w:pPr>
      <w:r>
        <w:rPr>
          <w:rFonts w:hint="cs"/>
          <w:rtl/>
        </w:rPr>
        <w:t>לא. אלה אזרחים.</w:t>
      </w:r>
    </w:p>
    <w:p w14:paraId="32815FE3" w14:textId="77777777" w:rsidR="00000000" w:rsidRDefault="007C71EE">
      <w:pPr>
        <w:pStyle w:val="a"/>
        <w:rPr>
          <w:rFonts w:hint="cs"/>
          <w:rtl/>
        </w:rPr>
      </w:pPr>
    </w:p>
    <w:p w14:paraId="28484E33" w14:textId="77777777" w:rsidR="00000000" w:rsidRDefault="007C71EE">
      <w:pPr>
        <w:pStyle w:val="SpeakerCon"/>
        <w:rPr>
          <w:rtl/>
        </w:rPr>
      </w:pPr>
      <w:bookmarkStart w:id="853" w:name="FS000000434T27_05_2003_05_18_06C"/>
      <w:bookmarkEnd w:id="853"/>
      <w:r>
        <w:rPr>
          <w:rtl/>
        </w:rPr>
        <w:t>אברהם בורג (העבודה-מימד):</w:t>
      </w:r>
    </w:p>
    <w:p w14:paraId="78ECBFFC" w14:textId="77777777" w:rsidR="00000000" w:rsidRDefault="007C71EE">
      <w:pPr>
        <w:pStyle w:val="a"/>
        <w:rPr>
          <w:rtl/>
        </w:rPr>
      </w:pPr>
    </w:p>
    <w:p w14:paraId="2D8E0F00" w14:textId="77777777" w:rsidR="00000000" w:rsidRDefault="007C71EE">
      <w:pPr>
        <w:pStyle w:val="a"/>
        <w:rPr>
          <w:rFonts w:hint="cs"/>
          <w:rtl/>
        </w:rPr>
      </w:pPr>
      <w:r>
        <w:rPr>
          <w:rFonts w:hint="cs"/>
          <w:rtl/>
        </w:rPr>
        <w:t>סליחה</w:t>
      </w:r>
      <w:r>
        <w:rPr>
          <w:rFonts w:hint="cs"/>
          <w:rtl/>
        </w:rPr>
        <w:t xml:space="preserve">, עכשיו אנחנו מדברים על פתרונות לעמים. ייצב גבולות עמים - זה </w:t>
      </w:r>
      <w:r>
        <w:rPr>
          <w:rtl/>
        </w:rPr>
        <w:br/>
      </w:r>
      <w:r>
        <w:rPr>
          <w:rFonts w:hint="cs"/>
          <w:rtl/>
        </w:rPr>
        <w:t>הקדוש-ברוך-הוא.</w:t>
      </w:r>
    </w:p>
    <w:p w14:paraId="3DE22E92" w14:textId="77777777" w:rsidR="00000000" w:rsidRDefault="007C71EE">
      <w:pPr>
        <w:pStyle w:val="a"/>
        <w:rPr>
          <w:rFonts w:hint="cs"/>
          <w:rtl/>
        </w:rPr>
      </w:pPr>
    </w:p>
    <w:p w14:paraId="29215A07" w14:textId="77777777" w:rsidR="00000000" w:rsidRDefault="007C71EE">
      <w:pPr>
        <w:pStyle w:val="ac"/>
        <w:rPr>
          <w:rtl/>
        </w:rPr>
      </w:pPr>
      <w:r>
        <w:rPr>
          <w:rFonts w:hint="eastAsia"/>
          <w:rtl/>
        </w:rPr>
        <w:t>שר</w:t>
      </w:r>
      <w:r>
        <w:rPr>
          <w:rtl/>
        </w:rPr>
        <w:t xml:space="preserve"> התיירות בנימין אלון:</w:t>
      </w:r>
    </w:p>
    <w:p w14:paraId="7F8780DA" w14:textId="77777777" w:rsidR="00000000" w:rsidRDefault="007C71EE">
      <w:pPr>
        <w:pStyle w:val="a"/>
        <w:rPr>
          <w:rFonts w:hint="cs"/>
          <w:rtl/>
        </w:rPr>
      </w:pPr>
    </w:p>
    <w:p w14:paraId="0C6721E3" w14:textId="77777777" w:rsidR="00000000" w:rsidRDefault="007C71EE">
      <w:pPr>
        <w:pStyle w:val="a"/>
        <w:rPr>
          <w:rFonts w:hint="cs"/>
          <w:rtl/>
        </w:rPr>
      </w:pPr>
      <w:r>
        <w:rPr>
          <w:rFonts w:hint="cs"/>
          <w:rtl/>
        </w:rPr>
        <w:t>גם יהודה ושומרון וחבל-עזה?</w:t>
      </w:r>
    </w:p>
    <w:p w14:paraId="6B8BAA26" w14:textId="77777777" w:rsidR="00000000" w:rsidRDefault="007C71EE">
      <w:pPr>
        <w:pStyle w:val="a"/>
        <w:rPr>
          <w:rFonts w:hint="cs"/>
          <w:rtl/>
        </w:rPr>
      </w:pPr>
    </w:p>
    <w:p w14:paraId="680B65D8" w14:textId="77777777" w:rsidR="00000000" w:rsidRDefault="007C71EE">
      <w:pPr>
        <w:pStyle w:val="SpeakerCon"/>
        <w:rPr>
          <w:rtl/>
        </w:rPr>
      </w:pPr>
      <w:bookmarkStart w:id="854" w:name="FS000000434T27_05_2003_05_18_48C"/>
      <w:bookmarkEnd w:id="854"/>
      <w:r>
        <w:rPr>
          <w:rtl/>
        </w:rPr>
        <w:t>אברהם בורג (העבודה-מימד):</w:t>
      </w:r>
    </w:p>
    <w:p w14:paraId="184EFAFE" w14:textId="77777777" w:rsidR="00000000" w:rsidRDefault="007C71EE">
      <w:pPr>
        <w:pStyle w:val="a"/>
        <w:rPr>
          <w:rtl/>
        </w:rPr>
      </w:pPr>
    </w:p>
    <w:p w14:paraId="28FFAEDA" w14:textId="77777777" w:rsidR="00000000" w:rsidRDefault="007C71EE">
      <w:pPr>
        <w:pStyle w:val="a"/>
        <w:rPr>
          <w:rFonts w:hint="cs"/>
          <w:rtl/>
        </w:rPr>
      </w:pPr>
      <w:r>
        <w:rPr>
          <w:rFonts w:hint="cs"/>
          <w:rtl/>
        </w:rPr>
        <w:t>סליחה, יש יהודה, שומרון, חבל-עזה וערביי ישראל כמכלול אנושי מפולג ומפוזר. ויש יהודי ישראל. בין היר</w:t>
      </w:r>
      <w:r>
        <w:rPr>
          <w:rFonts w:hint="cs"/>
          <w:rtl/>
        </w:rPr>
        <w:t>דן ובין הים באמצע שנת 2005 לא יהיה רוב יהודי. יהיה לך פתרון מדיני, יהיו לך אזרחים שמוכנים לחיות במציאות פוליטית מטורפת, אבל מוכנים לקבל את זה. אם לא יהיה לך פתרון מדיני, אתה תראה את כל המכלול עומד מולך.</w:t>
      </w:r>
    </w:p>
    <w:p w14:paraId="73E3AD18" w14:textId="77777777" w:rsidR="00000000" w:rsidRDefault="007C71EE">
      <w:pPr>
        <w:pStyle w:val="a"/>
        <w:rPr>
          <w:rFonts w:hint="cs"/>
          <w:rtl/>
        </w:rPr>
      </w:pPr>
    </w:p>
    <w:p w14:paraId="00747200" w14:textId="77777777" w:rsidR="00000000" w:rsidRDefault="007C71EE">
      <w:pPr>
        <w:pStyle w:val="a"/>
        <w:rPr>
          <w:rFonts w:hint="cs"/>
          <w:rtl/>
        </w:rPr>
      </w:pPr>
      <w:r>
        <w:rPr>
          <w:rFonts w:hint="cs"/>
          <w:rtl/>
        </w:rPr>
        <w:t>עכשיו אתה תגיד לי: 3 מיליונים, אתה יכול לשלוט עליהם?</w:t>
      </w:r>
      <w:r>
        <w:rPr>
          <w:rFonts w:hint="cs"/>
          <w:rtl/>
        </w:rPr>
        <w:t xml:space="preserve"> ועל 5 מיליונים אתה לא יכול לשלוט?</w:t>
      </w:r>
    </w:p>
    <w:p w14:paraId="0E461C48" w14:textId="77777777" w:rsidR="00000000" w:rsidRDefault="007C71EE">
      <w:pPr>
        <w:pStyle w:val="a"/>
        <w:rPr>
          <w:rFonts w:hint="cs"/>
          <w:rtl/>
        </w:rPr>
      </w:pPr>
    </w:p>
    <w:p w14:paraId="32B7A510" w14:textId="77777777" w:rsidR="00000000" w:rsidRDefault="007C71EE">
      <w:pPr>
        <w:pStyle w:val="ac"/>
        <w:rPr>
          <w:rtl/>
        </w:rPr>
      </w:pPr>
      <w:r>
        <w:rPr>
          <w:rFonts w:hint="eastAsia"/>
          <w:rtl/>
        </w:rPr>
        <w:t>שר</w:t>
      </w:r>
      <w:r>
        <w:rPr>
          <w:rtl/>
        </w:rPr>
        <w:t xml:space="preserve"> התיירות בנימין אלון:</w:t>
      </w:r>
    </w:p>
    <w:p w14:paraId="4A4430EA" w14:textId="77777777" w:rsidR="00000000" w:rsidRDefault="007C71EE">
      <w:pPr>
        <w:pStyle w:val="a"/>
        <w:rPr>
          <w:rFonts w:hint="cs"/>
          <w:rtl/>
        </w:rPr>
      </w:pPr>
    </w:p>
    <w:p w14:paraId="351557E3" w14:textId="77777777" w:rsidR="00000000" w:rsidRDefault="007C71EE">
      <w:pPr>
        <w:pStyle w:val="a"/>
        <w:rPr>
          <w:rFonts w:hint="cs"/>
          <w:rtl/>
        </w:rPr>
      </w:pPr>
      <w:r>
        <w:rPr>
          <w:rFonts w:hint="cs"/>
          <w:rtl/>
        </w:rPr>
        <w:t>לא אשלוט על אף אחד. חלק יעברו כפליטים - - -</w:t>
      </w:r>
    </w:p>
    <w:p w14:paraId="0ED97D94" w14:textId="77777777" w:rsidR="00000000" w:rsidRDefault="007C71EE">
      <w:pPr>
        <w:pStyle w:val="a"/>
        <w:rPr>
          <w:rFonts w:hint="cs"/>
          <w:rtl/>
        </w:rPr>
      </w:pPr>
    </w:p>
    <w:p w14:paraId="48B34FA3" w14:textId="77777777" w:rsidR="00000000" w:rsidRDefault="007C71EE">
      <w:pPr>
        <w:pStyle w:val="SpeakerCon"/>
        <w:rPr>
          <w:rtl/>
        </w:rPr>
      </w:pPr>
      <w:bookmarkStart w:id="855" w:name="FS000000434T27_05_2003_05_21_05C"/>
      <w:bookmarkEnd w:id="855"/>
      <w:r>
        <w:rPr>
          <w:rtl/>
        </w:rPr>
        <w:t>אברהם בורג (העבודה-מימד):</w:t>
      </w:r>
    </w:p>
    <w:p w14:paraId="2202F4E3" w14:textId="77777777" w:rsidR="00000000" w:rsidRDefault="007C71EE">
      <w:pPr>
        <w:pStyle w:val="a"/>
        <w:rPr>
          <w:rtl/>
        </w:rPr>
      </w:pPr>
    </w:p>
    <w:p w14:paraId="667965AE" w14:textId="77777777" w:rsidR="00000000" w:rsidRDefault="007C71EE">
      <w:pPr>
        <w:pStyle w:val="a"/>
        <w:rPr>
          <w:rFonts w:hint="cs"/>
          <w:rtl/>
        </w:rPr>
      </w:pPr>
      <w:r>
        <w:rPr>
          <w:rFonts w:hint="cs"/>
          <w:rtl/>
        </w:rPr>
        <w:t>בהתנדבות?</w:t>
      </w:r>
    </w:p>
    <w:p w14:paraId="5A3EAD69" w14:textId="77777777" w:rsidR="00000000" w:rsidRDefault="007C71EE">
      <w:pPr>
        <w:pStyle w:val="a"/>
        <w:rPr>
          <w:rFonts w:hint="cs"/>
          <w:rtl/>
        </w:rPr>
      </w:pPr>
    </w:p>
    <w:p w14:paraId="318F6FE2" w14:textId="77777777" w:rsidR="00000000" w:rsidRDefault="007C71EE">
      <w:pPr>
        <w:pStyle w:val="ac"/>
        <w:rPr>
          <w:rtl/>
        </w:rPr>
      </w:pPr>
      <w:r>
        <w:rPr>
          <w:rFonts w:hint="eastAsia"/>
          <w:rtl/>
        </w:rPr>
        <w:t>שר</w:t>
      </w:r>
      <w:r>
        <w:rPr>
          <w:rtl/>
        </w:rPr>
        <w:t xml:space="preserve"> התיירות בנימין אלון:</w:t>
      </w:r>
    </w:p>
    <w:p w14:paraId="66C409AA" w14:textId="77777777" w:rsidR="00000000" w:rsidRDefault="007C71EE">
      <w:pPr>
        <w:pStyle w:val="a"/>
        <w:rPr>
          <w:rFonts w:hint="cs"/>
          <w:rtl/>
        </w:rPr>
      </w:pPr>
    </w:p>
    <w:p w14:paraId="09B3B36D" w14:textId="77777777" w:rsidR="00000000" w:rsidRDefault="007C71EE">
      <w:pPr>
        <w:pStyle w:val="a"/>
        <w:rPr>
          <w:rFonts w:hint="cs"/>
          <w:rtl/>
        </w:rPr>
      </w:pPr>
      <w:r>
        <w:rPr>
          <w:rFonts w:hint="cs"/>
          <w:rtl/>
        </w:rPr>
        <w:t xml:space="preserve">בפתרון חיובי. </w:t>
      </w:r>
    </w:p>
    <w:p w14:paraId="4DF708F4" w14:textId="77777777" w:rsidR="00000000" w:rsidRDefault="007C71EE">
      <w:pPr>
        <w:pStyle w:val="a"/>
        <w:rPr>
          <w:rFonts w:hint="cs"/>
          <w:rtl/>
        </w:rPr>
      </w:pPr>
    </w:p>
    <w:p w14:paraId="191F66DD" w14:textId="77777777" w:rsidR="00000000" w:rsidRDefault="007C71EE">
      <w:pPr>
        <w:pStyle w:val="SpeakerCon"/>
        <w:rPr>
          <w:rtl/>
        </w:rPr>
      </w:pPr>
      <w:bookmarkStart w:id="856" w:name="FS000000434T27_05_2003_05_21_34C"/>
      <w:bookmarkEnd w:id="856"/>
    </w:p>
    <w:p w14:paraId="64B9E72D" w14:textId="77777777" w:rsidR="00000000" w:rsidRDefault="007C71EE">
      <w:pPr>
        <w:pStyle w:val="SpeakerCon"/>
        <w:rPr>
          <w:rtl/>
        </w:rPr>
      </w:pPr>
      <w:r>
        <w:rPr>
          <w:rtl/>
        </w:rPr>
        <w:t>אברהם בורג (העבודה-מימד):</w:t>
      </w:r>
    </w:p>
    <w:p w14:paraId="4AE6A0B5" w14:textId="77777777" w:rsidR="00000000" w:rsidRDefault="007C71EE">
      <w:pPr>
        <w:pStyle w:val="a"/>
        <w:rPr>
          <w:rtl/>
        </w:rPr>
      </w:pPr>
    </w:p>
    <w:p w14:paraId="0CB02729" w14:textId="77777777" w:rsidR="00000000" w:rsidRDefault="007C71EE">
      <w:pPr>
        <w:pStyle w:val="a"/>
        <w:rPr>
          <w:rFonts w:hint="cs"/>
          <w:rtl/>
        </w:rPr>
      </w:pPr>
      <w:r>
        <w:rPr>
          <w:rFonts w:hint="cs"/>
          <w:rtl/>
        </w:rPr>
        <w:t xml:space="preserve">2 מיליונים הלכו, פתרנו, לקחנו משאיות. בואו </w:t>
      </w:r>
      <w:r>
        <w:rPr>
          <w:rFonts w:hint="cs"/>
          <w:rtl/>
        </w:rPr>
        <w:t>נגיד: סוף-שבוע של "אגד". כמה אוטובוסים יש ב"אגד", נגיד?</w:t>
      </w:r>
    </w:p>
    <w:p w14:paraId="5CDAF67B" w14:textId="77777777" w:rsidR="00000000" w:rsidRDefault="007C71EE">
      <w:pPr>
        <w:pStyle w:val="a"/>
        <w:rPr>
          <w:rFonts w:hint="cs"/>
          <w:rtl/>
        </w:rPr>
      </w:pPr>
    </w:p>
    <w:p w14:paraId="572EBB6D" w14:textId="77777777" w:rsidR="00000000" w:rsidRDefault="007C71EE">
      <w:pPr>
        <w:pStyle w:val="ac"/>
        <w:rPr>
          <w:rtl/>
        </w:rPr>
      </w:pPr>
      <w:r>
        <w:rPr>
          <w:rFonts w:hint="eastAsia"/>
          <w:rtl/>
        </w:rPr>
        <w:t>שר</w:t>
      </w:r>
      <w:r>
        <w:rPr>
          <w:rtl/>
        </w:rPr>
        <w:t xml:space="preserve"> התיירות בנימין אלון:</w:t>
      </w:r>
    </w:p>
    <w:p w14:paraId="36D93045" w14:textId="77777777" w:rsidR="00000000" w:rsidRDefault="007C71EE">
      <w:pPr>
        <w:pStyle w:val="a"/>
        <w:rPr>
          <w:rFonts w:hint="cs"/>
          <w:rtl/>
        </w:rPr>
      </w:pPr>
    </w:p>
    <w:p w14:paraId="451DA194" w14:textId="77777777" w:rsidR="00000000" w:rsidRDefault="007C71EE">
      <w:pPr>
        <w:pStyle w:val="a"/>
        <w:rPr>
          <w:rFonts w:hint="cs"/>
          <w:rtl/>
        </w:rPr>
      </w:pPr>
      <w:r>
        <w:rPr>
          <w:rFonts w:hint="cs"/>
          <w:rtl/>
        </w:rPr>
        <w:t>לחלק יהיה פרלמנט משלהם.</w:t>
      </w:r>
    </w:p>
    <w:p w14:paraId="1CCC94CB" w14:textId="77777777" w:rsidR="00000000" w:rsidRDefault="007C71EE">
      <w:pPr>
        <w:pStyle w:val="a"/>
        <w:rPr>
          <w:rFonts w:hint="cs"/>
          <w:rtl/>
        </w:rPr>
      </w:pPr>
    </w:p>
    <w:p w14:paraId="6F74E40B" w14:textId="77777777" w:rsidR="00000000" w:rsidRDefault="007C71EE">
      <w:pPr>
        <w:pStyle w:val="SpeakerCon"/>
        <w:rPr>
          <w:rtl/>
        </w:rPr>
      </w:pPr>
      <w:bookmarkStart w:id="857" w:name="FS000000434T27_05_2003_05_22_16C"/>
      <w:bookmarkEnd w:id="857"/>
      <w:r>
        <w:rPr>
          <w:rtl/>
        </w:rPr>
        <w:t>אברהם בורג (העבודה-מימד):</w:t>
      </w:r>
    </w:p>
    <w:p w14:paraId="725D71F4" w14:textId="77777777" w:rsidR="00000000" w:rsidRDefault="007C71EE">
      <w:pPr>
        <w:pStyle w:val="a"/>
        <w:rPr>
          <w:rtl/>
        </w:rPr>
      </w:pPr>
    </w:p>
    <w:p w14:paraId="05E99681" w14:textId="77777777" w:rsidR="00000000" w:rsidRDefault="007C71EE">
      <w:pPr>
        <w:pStyle w:val="a"/>
        <w:rPr>
          <w:rFonts w:hint="cs"/>
          <w:rtl/>
        </w:rPr>
      </w:pPr>
      <w:r>
        <w:rPr>
          <w:rFonts w:hint="cs"/>
          <w:rtl/>
        </w:rPr>
        <w:t>יש 1,000 אוטובוסים ל"אגד" בערך? 50 איש על אוטובוס?</w:t>
      </w:r>
    </w:p>
    <w:p w14:paraId="6D3F85E3" w14:textId="77777777" w:rsidR="00000000" w:rsidRDefault="007C71EE">
      <w:pPr>
        <w:pStyle w:val="a"/>
        <w:rPr>
          <w:rFonts w:hint="cs"/>
          <w:rtl/>
        </w:rPr>
      </w:pPr>
    </w:p>
    <w:p w14:paraId="39004A0E" w14:textId="77777777" w:rsidR="00000000" w:rsidRDefault="007C71EE">
      <w:pPr>
        <w:pStyle w:val="ac"/>
        <w:rPr>
          <w:rtl/>
        </w:rPr>
      </w:pPr>
      <w:r>
        <w:rPr>
          <w:rFonts w:hint="eastAsia"/>
          <w:rtl/>
        </w:rPr>
        <w:t>מוחמד</w:t>
      </w:r>
      <w:r>
        <w:rPr>
          <w:rtl/>
        </w:rPr>
        <w:t xml:space="preserve"> ברכה (חד"ש-תע"ל):</w:t>
      </w:r>
    </w:p>
    <w:p w14:paraId="5B25C6D6" w14:textId="77777777" w:rsidR="00000000" w:rsidRDefault="007C71EE">
      <w:pPr>
        <w:pStyle w:val="a"/>
        <w:rPr>
          <w:rFonts w:hint="cs"/>
          <w:rtl/>
        </w:rPr>
      </w:pPr>
    </w:p>
    <w:p w14:paraId="5349F215" w14:textId="77777777" w:rsidR="00000000" w:rsidRDefault="007C71EE">
      <w:pPr>
        <w:pStyle w:val="a"/>
        <w:rPr>
          <w:rFonts w:hint="cs"/>
          <w:rtl/>
        </w:rPr>
      </w:pPr>
      <w:r>
        <w:rPr>
          <w:rFonts w:hint="cs"/>
          <w:rtl/>
        </w:rPr>
        <w:t>אני באמת מקנא בך על הלהט שבו אתה מתווכח.</w:t>
      </w:r>
    </w:p>
    <w:p w14:paraId="56D8F083" w14:textId="77777777" w:rsidR="00000000" w:rsidRDefault="007C71EE">
      <w:pPr>
        <w:pStyle w:val="a"/>
        <w:rPr>
          <w:rFonts w:hint="cs"/>
          <w:rtl/>
        </w:rPr>
      </w:pPr>
    </w:p>
    <w:p w14:paraId="5B8FA61C" w14:textId="77777777" w:rsidR="00000000" w:rsidRDefault="007C71EE">
      <w:pPr>
        <w:pStyle w:val="SpeakerCon"/>
        <w:rPr>
          <w:rtl/>
        </w:rPr>
      </w:pPr>
      <w:bookmarkStart w:id="858" w:name="FS000000434T27_05_2003_05_23_09C"/>
      <w:bookmarkEnd w:id="858"/>
      <w:r>
        <w:rPr>
          <w:rtl/>
        </w:rPr>
        <w:t>אבר</w:t>
      </w:r>
      <w:r>
        <w:rPr>
          <w:rtl/>
        </w:rPr>
        <w:t>הם בורג (העבודה-מימד):</w:t>
      </w:r>
    </w:p>
    <w:p w14:paraId="30E455D1" w14:textId="77777777" w:rsidR="00000000" w:rsidRDefault="007C71EE">
      <w:pPr>
        <w:pStyle w:val="a"/>
        <w:rPr>
          <w:rtl/>
        </w:rPr>
      </w:pPr>
    </w:p>
    <w:p w14:paraId="42BCFE01" w14:textId="77777777" w:rsidR="00000000" w:rsidRDefault="007C71EE">
      <w:pPr>
        <w:pStyle w:val="a"/>
        <w:rPr>
          <w:rFonts w:hint="cs"/>
          <w:rtl/>
        </w:rPr>
      </w:pPr>
      <w:r>
        <w:rPr>
          <w:rFonts w:hint="cs"/>
          <w:rtl/>
        </w:rPr>
        <w:t>אני רוצה להבין. אני עוד לא מתווכח. כאשר אני מתווכח, זה עם להט. זה לא נחשב.</w:t>
      </w:r>
    </w:p>
    <w:p w14:paraId="6769465A" w14:textId="77777777" w:rsidR="00000000" w:rsidRDefault="007C71EE">
      <w:pPr>
        <w:pStyle w:val="a"/>
        <w:rPr>
          <w:rFonts w:hint="cs"/>
          <w:rtl/>
        </w:rPr>
      </w:pPr>
    </w:p>
    <w:p w14:paraId="4CBCCA4E" w14:textId="77777777" w:rsidR="00000000" w:rsidRDefault="007C71EE">
      <w:pPr>
        <w:pStyle w:val="ac"/>
        <w:rPr>
          <w:rtl/>
        </w:rPr>
      </w:pPr>
      <w:r>
        <w:rPr>
          <w:rFonts w:hint="eastAsia"/>
          <w:rtl/>
        </w:rPr>
        <w:t>שר</w:t>
      </w:r>
      <w:r>
        <w:rPr>
          <w:rtl/>
        </w:rPr>
        <w:t xml:space="preserve"> התיירות בנימין אלון:</w:t>
      </w:r>
    </w:p>
    <w:p w14:paraId="01A9E37D" w14:textId="77777777" w:rsidR="00000000" w:rsidRDefault="007C71EE">
      <w:pPr>
        <w:pStyle w:val="a"/>
        <w:rPr>
          <w:rFonts w:hint="cs"/>
          <w:rtl/>
        </w:rPr>
      </w:pPr>
    </w:p>
    <w:p w14:paraId="6D88DB05" w14:textId="77777777" w:rsidR="00000000" w:rsidRDefault="007C71EE">
      <w:pPr>
        <w:pStyle w:val="a"/>
        <w:rPr>
          <w:rFonts w:hint="cs"/>
          <w:rtl/>
        </w:rPr>
      </w:pPr>
      <w:r>
        <w:rPr>
          <w:rFonts w:hint="cs"/>
          <w:rtl/>
        </w:rPr>
        <w:t>להט זה ליברמן.</w:t>
      </w:r>
    </w:p>
    <w:p w14:paraId="364739E4" w14:textId="77777777" w:rsidR="00000000" w:rsidRDefault="007C71EE">
      <w:pPr>
        <w:pStyle w:val="a"/>
        <w:rPr>
          <w:rFonts w:hint="cs"/>
          <w:rtl/>
        </w:rPr>
      </w:pPr>
    </w:p>
    <w:p w14:paraId="6584B492" w14:textId="77777777" w:rsidR="00000000" w:rsidRDefault="007C71EE">
      <w:pPr>
        <w:pStyle w:val="SpeakerCon"/>
        <w:rPr>
          <w:rtl/>
        </w:rPr>
      </w:pPr>
      <w:bookmarkStart w:id="859" w:name="FS000000434T27_05_2003_05_23_47C"/>
      <w:bookmarkEnd w:id="859"/>
      <w:r>
        <w:rPr>
          <w:rtl/>
        </w:rPr>
        <w:t>אברהם בורג (העבודה-מימד):</w:t>
      </w:r>
    </w:p>
    <w:p w14:paraId="2F102F97" w14:textId="77777777" w:rsidR="00000000" w:rsidRDefault="007C71EE">
      <w:pPr>
        <w:pStyle w:val="a"/>
        <w:rPr>
          <w:rtl/>
        </w:rPr>
      </w:pPr>
    </w:p>
    <w:p w14:paraId="1AFE7293" w14:textId="77777777" w:rsidR="00000000" w:rsidRDefault="007C71EE">
      <w:pPr>
        <w:pStyle w:val="a"/>
        <w:rPr>
          <w:rFonts w:hint="cs"/>
          <w:rtl/>
        </w:rPr>
      </w:pPr>
      <w:r>
        <w:rPr>
          <w:rFonts w:hint="cs"/>
          <w:rtl/>
        </w:rPr>
        <w:t>סליחה, "לא ידעתי נפשי שמתני מרכבות עמי נדיב". זאת אומרת, אני פשוט לא ידעתי שיש כזה ויכוח</w:t>
      </w:r>
      <w:r>
        <w:rPr>
          <w:rFonts w:hint="cs"/>
          <w:rtl/>
        </w:rPr>
        <w:t xml:space="preserve"> תהומי בין אדוני לבין ליברמן. עמי נדיב זה אתה, ומרכבות זה הוא.</w:t>
      </w:r>
    </w:p>
    <w:p w14:paraId="2E7E2627" w14:textId="77777777" w:rsidR="00000000" w:rsidRDefault="007C71EE">
      <w:pPr>
        <w:pStyle w:val="a"/>
        <w:rPr>
          <w:rFonts w:hint="cs"/>
          <w:rtl/>
        </w:rPr>
      </w:pPr>
    </w:p>
    <w:p w14:paraId="388A7B36" w14:textId="77777777" w:rsidR="00000000" w:rsidRDefault="007C71EE">
      <w:pPr>
        <w:pStyle w:val="ac"/>
        <w:rPr>
          <w:rtl/>
        </w:rPr>
      </w:pPr>
      <w:r>
        <w:rPr>
          <w:rFonts w:hint="eastAsia"/>
          <w:rtl/>
        </w:rPr>
        <w:t>שר</w:t>
      </w:r>
      <w:r>
        <w:rPr>
          <w:rtl/>
        </w:rPr>
        <w:t xml:space="preserve"> התיירות בנימין אלון:</w:t>
      </w:r>
    </w:p>
    <w:p w14:paraId="33A5A6AD" w14:textId="77777777" w:rsidR="00000000" w:rsidRDefault="007C71EE">
      <w:pPr>
        <w:pStyle w:val="a"/>
        <w:rPr>
          <w:rFonts w:hint="cs"/>
          <w:rtl/>
        </w:rPr>
      </w:pPr>
    </w:p>
    <w:p w14:paraId="74F80F70" w14:textId="77777777" w:rsidR="00000000" w:rsidRDefault="007C71EE">
      <w:pPr>
        <w:pStyle w:val="a"/>
        <w:rPr>
          <w:rFonts w:hint="cs"/>
          <w:rtl/>
        </w:rPr>
      </w:pPr>
      <w:r>
        <w:rPr>
          <w:rFonts w:hint="cs"/>
          <w:rtl/>
        </w:rPr>
        <w:t>השעה מאוחרת.</w:t>
      </w:r>
    </w:p>
    <w:p w14:paraId="6B753EA9" w14:textId="77777777" w:rsidR="00000000" w:rsidRDefault="007C71EE">
      <w:pPr>
        <w:pStyle w:val="a"/>
        <w:rPr>
          <w:rFonts w:hint="cs"/>
          <w:rtl/>
        </w:rPr>
      </w:pPr>
    </w:p>
    <w:p w14:paraId="0BF1C6B8" w14:textId="77777777" w:rsidR="00000000" w:rsidRDefault="007C71EE">
      <w:pPr>
        <w:pStyle w:val="SpeakerCon"/>
        <w:rPr>
          <w:rtl/>
        </w:rPr>
      </w:pPr>
      <w:bookmarkStart w:id="860" w:name="FS000000434T27_05_2003_05_24_39C"/>
      <w:bookmarkEnd w:id="860"/>
      <w:r>
        <w:rPr>
          <w:rtl/>
        </w:rPr>
        <w:t>אברהם בורג (העבודה-מימד):</w:t>
      </w:r>
    </w:p>
    <w:p w14:paraId="556134EB" w14:textId="77777777" w:rsidR="00000000" w:rsidRDefault="007C71EE">
      <w:pPr>
        <w:pStyle w:val="a"/>
        <w:rPr>
          <w:rtl/>
        </w:rPr>
      </w:pPr>
    </w:p>
    <w:p w14:paraId="0D37FE6E" w14:textId="77777777" w:rsidR="00000000" w:rsidRDefault="007C71EE">
      <w:pPr>
        <w:pStyle w:val="a"/>
        <w:rPr>
          <w:rFonts w:hint="cs"/>
          <w:rtl/>
        </w:rPr>
      </w:pPr>
      <w:r>
        <w:rPr>
          <w:rFonts w:hint="cs"/>
          <w:rtl/>
        </w:rPr>
        <w:t>מה פתאום? רק התחלנו. יש עוד ימים לפנינו.</w:t>
      </w:r>
    </w:p>
    <w:p w14:paraId="38287A62" w14:textId="77777777" w:rsidR="00000000" w:rsidRDefault="007C71EE">
      <w:pPr>
        <w:pStyle w:val="a"/>
        <w:rPr>
          <w:rFonts w:hint="cs"/>
          <w:rtl/>
        </w:rPr>
      </w:pPr>
    </w:p>
    <w:p w14:paraId="03EBD2D4" w14:textId="77777777" w:rsidR="00000000" w:rsidRDefault="007C71EE">
      <w:pPr>
        <w:pStyle w:val="ac"/>
        <w:rPr>
          <w:rtl/>
        </w:rPr>
      </w:pPr>
    </w:p>
    <w:p w14:paraId="0903BE99" w14:textId="77777777" w:rsidR="00000000" w:rsidRDefault="007C71EE">
      <w:pPr>
        <w:pStyle w:val="ac"/>
        <w:rPr>
          <w:rtl/>
        </w:rPr>
      </w:pPr>
      <w:r>
        <w:rPr>
          <w:rFonts w:hint="eastAsia"/>
          <w:rtl/>
        </w:rPr>
        <w:t>מוחמד</w:t>
      </w:r>
      <w:r>
        <w:rPr>
          <w:rtl/>
        </w:rPr>
        <w:t xml:space="preserve"> ברכה (חד"ש-תע"ל):</w:t>
      </w:r>
    </w:p>
    <w:p w14:paraId="6FB3B42B" w14:textId="77777777" w:rsidR="00000000" w:rsidRDefault="007C71EE">
      <w:pPr>
        <w:pStyle w:val="a"/>
        <w:rPr>
          <w:rFonts w:hint="cs"/>
          <w:rtl/>
        </w:rPr>
      </w:pPr>
    </w:p>
    <w:p w14:paraId="5C13C57D" w14:textId="77777777" w:rsidR="00000000" w:rsidRDefault="007C71EE">
      <w:pPr>
        <w:pStyle w:val="a"/>
        <w:rPr>
          <w:rFonts w:hint="cs"/>
          <w:rtl/>
        </w:rPr>
      </w:pPr>
      <w:r>
        <w:rPr>
          <w:rFonts w:hint="cs"/>
          <w:rtl/>
        </w:rPr>
        <w:t>זה לא מאוחר. עכשיו מוקדם.</w:t>
      </w:r>
    </w:p>
    <w:p w14:paraId="7D8C2D97" w14:textId="77777777" w:rsidR="00000000" w:rsidRDefault="007C71EE">
      <w:pPr>
        <w:pStyle w:val="a"/>
        <w:rPr>
          <w:rFonts w:hint="cs"/>
          <w:rtl/>
        </w:rPr>
      </w:pPr>
    </w:p>
    <w:p w14:paraId="05BDEA40" w14:textId="77777777" w:rsidR="00000000" w:rsidRDefault="007C71EE">
      <w:pPr>
        <w:pStyle w:val="SpeakerCon"/>
        <w:rPr>
          <w:rtl/>
        </w:rPr>
      </w:pPr>
      <w:bookmarkStart w:id="861" w:name="FS000000434T27_05_2003_05_25_01C"/>
      <w:bookmarkEnd w:id="861"/>
      <w:r>
        <w:rPr>
          <w:rtl/>
        </w:rPr>
        <w:t>אברהם בורג (העבודה-מימד):</w:t>
      </w:r>
    </w:p>
    <w:p w14:paraId="61D05E68" w14:textId="77777777" w:rsidR="00000000" w:rsidRDefault="007C71EE">
      <w:pPr>
        <w:pStyle w:val="a"/>
        <w:rPr>
          <w:rtl/>
        </w:rPr>
      </w:pPr>
    </w:p>
    <w:p w14:paraId="11C2AEB9" w14:textId="77777777" w:rsidR="00000000" w:rsidRDefault="007C71EE">
      <w:pPr>
        <w:pStyle w:val="a"/>
        <w:rPr>
          <w:rFonts w:hint="cs"/>
          <w:rtl/>
        </w:rPr>
      </w:pPr>
      <w:r>
        <w:rPr>
          <w:rFonts w:hint="cs"/>
          <w:rtl/>
        </w:rPr>
        <w:t>יש ל</w:t>
      </w:r>
      <w:r>
        <w:rPr>
          <w:rFonts w:hint="cs"/>
          <w:rtl/>
        </w:rPr>
        <w:t>ך בעיה שלא חשוב איפה תחצה אותה, אם אתה מגיע למצב שאתה מסוגל להציב גבול שמקובל על העמים, יש לך הסדר היסטורי בין העמים. אם אתה יכול לשים גבול שמקובל רק עליך, אין לך הסדר, כי אין לך הבדל בין שליטה על 5 מיליונים בניגוד להסכמתם לבין שליטה על 3 מיליונים בניגוד ל</w:t>
      </w:r>
      <w:r>
        <w:rPr>
          <w:rFonts w:hint="cs"/>
          <w:rtl/>
        </w:rPr>
        <w:t xml:space="preserve">הסכמתם. </w:t>
      </w:r>
    </w:p>
    <w:p w14:paraId="74B5BB1B" w14:textId="77777777" w:rsidR="00000000" w:rsidRDefault="007C71EE">
      <w:pPr>
        <w:pStyle w:val="a"/>
        <w:rPr>
          <w:rFonts w:hint="cs"/>
          <w:rtl/>
        </w:rPr>
      </w:pPr>
    </w:p>
    <w:p w14:paraId="7AD7FB15" w14:textId="77777777" w:rsidR="00000000" w:rsidRDefault="007C71EE">
      <w:pPr>
        <w:pStyle w:val="a"/>
        <w:rPr>
          <w:rFonts w:hint="cs"/>
          <w:rtl/>
        </w:rPr>
      </w:pPr>
      <w:r>
        <w:rPr>
          <w:rFonts w:hint="cs"/>
          <w:rtl/>
        </w:rPr>
        <w:t xml:space="preserve">כשכבשנו את רצועת-עזה, אתה זוכר: הבית השלישי, בן-גוריון וכו' - כשכבשנו את </w:t>
      </w:r>
      <w:r>
        <w:rPr>
          <w:rtl/>
        </w:rPr>
        <w:br/>
      </w:r>
      <w:r>
        <w:rPr>
          <w:rFonts w:hint="cs"/>
          <w:rtl/>
        </w:rPr>
        <w:t xml:space="preserve">רצועת-עזה היו שם 350,000 איש. כשנצא מרצועת-עזה לפי התוכנית שלך, עם נצרים הקדושה לאסטרטגיה שלנו וכפר-דרום שהוא בכלל מהמקרא, נכון, ארץ אבותינו, אין ספק, אדוני </w:t>
      </w:r>
      <w:r>
        <w:rPr>
          <w:rtl/>
        </w:rPr>
        <w:t>–</w:t>
      </w:r>
      <w:r>
        <w:rPr>
          <w:rFonts w:hint="cs"/>
          <w:rtl/>
        </w:rPr>
        <w:t xml:space="preserve"> "אז יתן המלך </w:t>
      </w:r>
      <w:r>
        <w:rPr>
          <w:rFonts w:hint="cs"/>
          <w:rtl/>
        </w:rPr>
        <w:t>שלמה לחירם עשרים עיר בארץ הגליל". אתה מוכן? את זה אתה מוכן? ההיסטוריה משתנה, ההיסטוריה זזה, ההיסטוריה מתרחשת. קורים כל מיני דברים במהלך ההיסטוריה. עד שנצא מרצועת-עזה, בעוד 3,500 שנה לפי תוכניתך - - -</w:t>
      </w:r>
    </w:p>
    <w:p w14:paraId="4AC853A2" w14:textId="77777777" w:rsidR="00000000" w:rsidRDefault="007C71EE">
      <w:pPr>
        <w:pStyle w:val="a"/>
        <w:rPr>
          <w:rFonts w:hint="cs"/>
          <w:rtl/>
        </w:rPr>
      </w:pPr>
    </w:p>
    <w:p w14:paraId="023D4333" w14:textId="77777777" w:rsidR="00000000" w:rsidRDefault="007C71EE">
      <w:pPr>
        <w:pStyle w:val="ac"/>
        <w:rPr>
          <w:rtl/>
        </w:rPr>
      </w:pPr>
      <w:r>
        <w:rPr>
          <w:rFonts w:hint="eastAsia"/>
          <w:rtl/>
        </w:rPr>
        <w:t>שר</w:t>
      </w:r>
      <w:r>
        <w:rPr>
          <w:rtl/>
        </w:rPr>
        <w:t xml:space="preserve"> התיירות בנימין אלון:</w:t>
      </w:r>
    </w:p>
    <w:p w14:paraId="0347AABC" w14:textId="77777777" w:rsidR="00000000" w:rsidRDefault="007C71EE">
      <w:pPr>
        <w:pStyle w:val="a"/>
        <w:rPr>
          <w:rFonts w:hint="cs"/>
          <w:rtl/>
        </w:rPr>
      </w:pPr>
    </w:p>
    <w:p w14:paraId="6F6DB268" w14:textId="77777777" w:rsidR="00000000" w:rsidRDefault="007C71EE">
      <w:pPr>
        <w:pStyle w:val="a"/>
        <w:rPr>
          <w:rFonts w:hint="cs"/>
          <w:rtl/>
        </w:rPr>
      </w:pPr>
      <w:r>
        <w:rPr>
          <w:rFonts w:hint="cs"/>
          <w:rtl/>
        </w:rPr>
        <w:t xml:space="preserve">מה אתה עושה עם מיליון פליטים? </w:t>
      </w:r>
    </w:p>
    <w:p w14:paraId="5E6234E3" w14:textId="77777777" w:rsidR="00000000" w:rsidRDefault="007C71EE">
      <w:pPr>
        <w:pStyle w:val="a"/>
        <w:rPr>
          <w:rFonts w:hint="cs"/>
          <w:rtl/>
        </w:rPr>
      </w:pPr>
    </w:p>
    <w:p w14:paraId="7893DD6D" w14:textId="77777777" w:rsidR="00000000" w:rsidRDefault="007C71EE">
      <w:pPr>
        <w:pStyle w:val="SpeakerCon"/>
        <w:rPr>
          <w:rtl/>
        </w:rPr>
      </w:pPr>
      <w:bookmarkStart w:id="862" w:name="FS000000434T27_05_2003_05_29_35C"/>
      <w:bookmarkEnd w:id="862"/>
      <w:r>
        <w:rPr>
          <w:rtl/>
        </w:rPr>
        <w:t>אברהם בורג (העבודה-מימד):</w:t>
      </w:r>
    </w:p>
    <w:p w14:paraId="5BA28D31" w14:textId="77777777" w:rsidR="00000000" w:rsidRDefault="007C71EE">
      <w:pPr>
        <w:pStyle w:val="a"/>
        <w:rPr>
          <w:rtl/>
        </w:rPr>
      </w:pPr>
    </w:p>
    <w:p w14:paraId="060F6E8A" w14:textId="77777777" w:rsidR="00000000" w:rsidRDefault="007C71EE">
      <w:pPr>
        <w:pStyle w:val="a"/>
        <w:rPr>
          <w:rFonts w:hint="cs"/>
          <w:rtl/>
        </w:rPr>
      </w:pPr>
      <w:r>
        <w:rPr>
          <w:rFonts w:hint="cs"/>
          <w:rtl/>
        </w:rPr>
        <w:t>אני יודע מה אני רוצה לעשות. אני לא רוצה להיות אחראי עליהם. כבר מזמן אני לא רוצה. כבר מ=1967 אני לא רוצה. אני עוד מאז ימי ליבוביץ לא רוצה. לא כמוך הגעתי לזה עכשיו.</w:t>
      </w:r>
    </w:p>
    <w:p w14:paraId="19106087" w14:textId="77777777" w:rsidR="00000000" w:rsidRDefault="007C71EE">
      <w:pPr>
        <w:pStyle w:val="a"/>
        <w:rPr>
          <w:rFonts w:hint="cs"/>
          <w:rtl/>
        </w:rPr>
      </w:pPr>
    </w:p>
    <w:p w14:paraId="2453DDF5" w14:textId="77777777" w:rsidR="00000000" w:rsidRDefault="007C71EE">
      <w:pPr>
        <w:pStyle w:val="ac"/>
        <w:rPr>
          <w:rtl/>
        </w:rPr>
      </w:pPr>
      <w:r>
        <w:rPr>
          <w:rFonts w:hint="eastAsia"/>
          <w:rtl/>
        </w:rPr>
        <w:t>שר</w:t>
      </w:r>
      <w:r>
        <w:rPr>
          <w:rtl/>
        </w:rPr>
        <w:t xml:space="preserve"> התיירות בנימין אלון:</w:t>
      </w:r>
    </w:p>
    <w:p w14:paraId="4076BB59" w14:textId="77777777" w:rsidR="00000000" w:rsidRDefault="007C71EE">
      <w:pPr>
        <w:pStyle w:val="a"/>
        <w:rPr>
          <w:rFonts w:hint="cs"/>
          <w:rtl/>
        </w:rPr>
      </w:pPr>
    </w:p>
    <w:p w14:paraId="25FE19C7" w14:textId="77777777" w:rsidR="00000000" w:rsidRDefault="007C71EE">
      <w:pPr>
        <w:pStyle w:val="a"/>
        <w:rPr>
          <w:rFonts w:hint="cs"/>
          <w:rtl/>
        </w:rPr>
      </w:pPr>
      <w:r>
        <w:rPr>
          <w:rFonts w:hint="cs"/>
          <w:rtl/>
        </w:rPr>
        <w:t xml:space="preserve">אתה לא אחראי עליהם. אתה אחראי על הסבל </w:t>
      </w:r>
      <w:r>
        <w:rPr>
          <w:rFonts w:hint="cs"/>
          <w:rtl/>
        </w:rPr>
        <w:t>שלהם.</w:t>
      </w:r>
    </w:p>
    <w:p w14:paraId="202FB5F8" w14:textId="77777777" w:rsidR="00000000" w:rsidRDefault="007C71EE">
      <w:pPr>
        <w:pStyle w:val="a"/>
        <w:rPr>
          <w:rFonts w:hint="cs"/>
          <w:rtl/>
        </w:rPr>
      </w:pPr>
    </w:p>
    <w:p w14:paraId="6164BA4B" w14:textId="77777777" w:rsidR="00000000" w:rsidRDefault="007C71EE">
      <w:pPr>
        <w:pStyle w:val="SpeakerCon"/>
        <w:rPr>
          <w:rtl/>
        </w:rPr>
      </w:pPr>
      <w:bookmarkStart w:id="863" w:name="FS000000434T27_05_2003_05_30_00C"/>
      <w:bookmarkEnd w:id="863"/>
      <w:r>
        <w:rPr>
          <w:rtl/>
        </w:rPr>
        <w:t>אברהם בורג (העבודה-מימד):</w:t>
      </w:r>
    </w:p>
    <w:p w14:paraId="704BA8DC" w14:textId="77777777" w:rsidR="00000000" w:rsidRDefault="007C71EE">
      <w:pPr>
        <w:pStyle w:val="a"/>
        <w:rPr>
          <w:rtl/>
        </w:rPr>
      </w:pPr>
    </w:p>
    <w:p w14:paraId="2199E30E" w14:textId="77777777" w:rsidR="00000000" w:rsidRDefault="007C71EE">
      <w:pPr>
        <w:pStyle w:val="a"/>
        <w:rPr>
          <w:rFonts w:hint="cs"/>
          <w:rtl/>
        </w:rPr>
      </w:pPr>
      <w:r>
        <w:rPr>
          <w:rFonts w:hint="cs"/>
          <w:rtl/>
        </w:rPr>
        <w:t>אני יוצא משם, אדוני, בהסדר, במדינה שלהם. הם רוצים מדינה? קחו מדינה. לא רוצה להתעסק בזה. זה לא האחריות שלי.</w:t>
      </w:r>
    </w:p>
    <w:p w14:paraId="27A84F8D" w14:textId="77777777" w:rsidR="00000000" w:rsidRDefault="007C71EE">
      <w:pPr>
        <w:pStyle w:val="a"/>
        <w:rPr>
          <w:rFonts w:hint="cs"/>
          <w:rtl/>
        </w:rPr>
      </w:pPr>
    </w:p>
    <w:p w14:paraId="7F00A84A" w14:textId="77777777" w:rsidR="00000000" w:rsidRDefault="007C71EE">
      <w:pPr>
        <w:pStyle w:val="ac"/>
        <w:rPr>
          <w:rtl/>
        </w:rPr>
      </w:pPr>
      <w:r>
        <w:rPr>
          <w:rFonts w:hint="eastAsia"/>
          <w:rtl/>
        </w:rPr>
        <w:t>שר</w:t>
      </w:r>
      <w:r>
        <w:rPr>
          <w:rtl/>
        </w:rPr>
        <w:t xml:space="preserve"> התיירות בנימין אלון:</w:t>
      </w:r>
    </w:p>
    <w:p w14:paraId="57451771" w14:textId="77777777" w:rsidR="00000000" w:rsidRDefault="007C71EE">
      <w:pPr>
        <w:pStyle w:val="a"/>
        <w:rPr>
          <w:rFonts w:hint="cs"/>
          <w:rtl/>
        </w:rPr>
      </w:pPr>
    </w:p>
    <w:p w14:paraId="10A12DEF" w14:textId="77777777" w:rsidR="00000000" w:rsidRDefault="007C71EE">
      <w:pPr>
        <w:pStyle w:val="a"/>
        <w:rPr>
          <w:rFonts w:hint="cs"/>
          <w:rtl/>
        </w:rPr>
      </w:pPr>
      <w:r>
        <w:rPr>
          <w:rFonts w:hint="cs"/>
          <w:rtl/>
        </w:rPr>
        <w:t>זה לא קשור לבעיית הפליטים.</w:t>
      </w:r>
    </w:p>
    <w:p w14:paraId="126BE22C" w14:textId="77777777" w:rsidR="00000000" w:rsidRDefault="007C71EE">
      <w:pPr>
        <w:pStyle w:val="a"/>
        <w:rPr>
          <w:rFonts w:hint="cs"/>
          <w:rtl/>
        </w:rPr>
      </w:pPr>
    </w:p>
    <w:p w14:paraId="4FD07C3D" w14:textId="77777777" w:rsidR="00000000" w:rsidRDefault="007C71EE">
      <w:pPr>
        <w:pStyle w:val="SpeakerCon"/>
        <w:rPr>
          <w:rtl/>
        </w:rPr>
      </w:pPr>
      <w:bookmarkStart w:id="864" w:name="FS000000434T27_05_2003_05_31_13C"/>
      <w:bookmarkEnd w:id="864"/>
      <w:r>
        <w:rPr>
          <w:rtl/>
        </w:rPr>
        <w:t>אברהם בורג (העבודה-מימד):</w:t>
      </w:r>
    </w:p>
    <w:p w14:paraId="0C3B0A3A" w14:textId="77777777" w:rsidR="00000000" w:rsidRDefault="007C71EE">
      <w:pPr>
        <w:pStyle w:val="a"/>
        <w:rPr>
          <w:rtl/>
        </w:rPr>
      </w:pPr>
    </w:p>
    <w:p w14:paraId="50041349" w14:textId="77777777" w:rsidR="00000000" w:rsidRDefault="007C71EE">
      <w:pPr>
        <w:pStyle w:val="a"/>
        <w:rPr>
          <w:rFonts w:hint="cs"/>
          <w:rtl/>
        </w:rPr>
      </w:pPr>
      <w:r>
        <w:rPr>
          <w:rFonts w:hint="cs"/>
          <w:rtl/>
        </w:rPr>
        <w:t>אני אפתור להם את בעיית הפליטים?</w:t>
      </w:r>
    </w:p>
    <w:p w14:paraId="4764A48C" w14:textId="77777777" w:rsidR="00000000" w:rsidRDefault="007C71EE">
      <w:pPr>
        <w:pStyle w:val="a"/>
        <w:rPr>
          <w:rFonts w:hint="cs"/>
          <w:rtl/>
        </w:rPr>
      </w:pPr>
    </w:p>
    <w:p w14:paraId="7B095E35" w14:textId="77777777" w:rsidR="00000000" w:rsidRDefault="007C71EE">
      <w:pPr>
        <w:pStyle w:val="ac"/>
        <w:rPr>
          <w:rtl/>
        </w:rPr>
      </w:pPr>
      <w:r>
        <w:rPr>
          <w:rFonts w:hint="eastAsia"/>
          <w:rtl/>
        </w:rPr>
        <w:t>ש</w:t>
      </w:r>
      <w:r>
        <w:rPr>
          <w:rFonts w:hint="eastAsia"/>
          <w:rtl/>
        </w:rPr>
        <w:t>ר</w:t>
      </w:r>
      <w:r>
        <w:rPr>
          <w:rtl/>
        </w:rPr>
        <w:t xml:space="preserve"> התיירות בנימין אלון:</w:t>
      </w:r>
    </w:p>
    <w:p w14:paraId="316FFECE" w14:textId="77777777" w:rsidR="00000000" w:rsidRDefault="007C71EE">
      <w:pPr>
        <w:pStyle w:val="a"/>
        <w:rPr>
          <w:rFonts w:hint="cs"/>
          <w:rtl/>
        </w:rPr>
      </w:pPr>
    </w:p>
    <w:p w14:paraId="308EFFE0" w14:textId="77777777" w:rsidR="00000000" w:rsidRDefault="007C71EE">
      <w:pPr>
        <w:pStyle w:val="a"/>
        <w:rPr>
          <w:rFonts w:hint="cs"/>
          <w:rtl/>
        </w:rPr>
      </w:pPr>
      <w:r>
        <w:rPr>
          <w:rFonts w:hint="cs"/>
          <w:rtl/>
        </w:rPr>
        <w:t>והם לא מתפוצצים אצלך ברחובות?</w:t>
      </w:r>
    </w:p>
    <w:p w14:paraId="78FB0272" w14:textId="77777777" w:rsidR="00000000" w:rsidRDefault="007C71EE">
      <w:pPr>
        <w:pStyle w:val="a"/>
        <w:rPr>
          <w:rFonts w:hint="cs"/>
          <w:rtl/>
        </w:rPr>
      </w:pPr>
    </w:p>
    <w:p w14:paraId="5099D9F5" w14:textId="77777777" w:rsidR="00000000" w:rsidRDefault="007C71EE">
      <w:pPr>
        <w:pStyle w:val="SpeakerCon"/>
        <w:rPr>
          <w:rtl/>
        </w:rPr>
      </w:pPr>
      <w:bookmarkStart w:id="865" w:name="FS000000434T27_05_2003_05_31_36C"/>
      <w:bookmarkEnd w:id="865"/>
      <w:r>
        <w:rPr>
          <w:rtl/>
        </w:rPr>
        <w:t>אברהם בורג (העבודה-מימד):</w:t>
      </w:r>
    </w:p>
    <w:p w14:paraId="394B604D" w14:textId="77777777" w:rsidR="00000000" w:rsidRDefault="007C71EE">
      <w:pPr>
        <w:pStyle w:val="a"/>
        <w:rPr>
          <w:rtl/>
        </w:rPr>
      </w:pPr>
    </w:p>
    <w:p w14:paraId="1BBA2AB7" w14:textId="77777777" w:rsidR="00000000" w:rsidRDefault="007C71EE">
      <w:pPr>
        <w:pStyle w:val="a"/>
        <w:rPr>
          <w:rFonts w:hint="cs"/>
          <w:rtl/>
        </w:rPr>
      </w:pPr>
      <w:r>
        <w:rPr>
          <w:rFonts w:hint="cs"/>
          <w:rtl/>
        </w:rPr>
        <w:t>השר אלון, אתה לא מסוגל לפתור את בעיית העולים לישראל. אתה עכשיו רוצה לפתור את הבעיה של הפליטים שלהם? מאיפה ההתנשאות הזאת?</w:t>
      </w:r>
    </w:p>
    <w:p w14:paraId="50055F8F" w14:textId="77777777" w:rsidR="00000000" w:rsidRDefault="007C71EE">
      <w:pPr>
        <w:pStyle w:val="a"/>
        <w:rPr>
          <w:rFonts w:hint="cs"/>
          <w:rtl/>
        </w:rPr>
      </w:pPr>
    </w:p>
    <w:p w14:paraId="792FC9D0" w14:textId="77777777" w:rsidR="00000000" w:rsidRDefault="007C71EE">
      <w:pPr>
        <w:pStyle w:val="ac"/>
        <w:rPr>
          <w:rtl/>
        </w:rPr>
      </w:pPr>
      <w:r>
        <w:rPr>
          <w:rFonts w:hint="eastAsia"/>
          <w:rtl/>
        </w:rPr>
        <w:t>שר</w:t>
      </w:r>
      <w:r>
        <w:rPr>
          <w:rtl/>
        </w:rPr>
        <w:t xml:space="preserve"> התיירות בנימין אלון:</w:t>
      </w:r>
    </w:p>
    <w:p w14:paraId="395E1ABD" w14:textId="77777777" w:rsidR="00000000" w:rsidRDefault="007C71EE">
      <w:pPr>
        <w:pStyle w:val="a"/>
        <w:rPr>
          <w:rFonts w:hint="cs"/>
          <w:rtl/>
        </w:rPr>
      </w:pPr>
    </w:p>
    <w:p w14:paraId="6A3486F8" w14:textId="77777777" w:rsidR="00000000" w:rsidRDefault="007C71EE">
      <w:pPr>
        <w:pStyle w:val="a"/>
        <w:rPr>
          <w:rFonts w:hint="cs"/>
          <w:rtl/>
        </w:rPr>
      </w:pPr>
      <w:r>
        <w:rPr>
          <w:rFonts w:hint="cs"/>
          <w:rtl/>
        </w:rPr>
        <w:t>אז לא יהיה שלום.</w:t>
      </w:r>
    </w:p>
    <w:p w14:paraId="7C2ACEC7" w14:textId="77777777" w:rsidR="00000000" w:rsidRDefault="007C71EE">
      <w:pPr>
        <w:pStyle w:val="a"/>
        <w:rPr>
          <w:rFonts w:hint="cs"/>
          <w:rtl/>
        </w:rPr>
      </w:pPr>
    </w:p>
    <w:p w14:paraId="114B9DB5" w14:textId="77777777" w:rsidR="00000000" w:rsidRDefault="007C71EE">
      <w:pPr>
        <w:pStyle w:val="SpeakerCon"/>
        <w:rPr>
          <w:rtl/>
        </w:rPr>
      </w:pPr>
      <w:bookmarkStart w:id="866" w:name="FS000000434T27_05_2003_05_32_02C"/>
      <w:bookmarkEnd w:id="866"/>
      <w:r>
        <w:rPr>
          <w:rtl/>
        </w:rPr>
        <w:t>אברהם בור</w:t>
      </w:r>
      <w:r>
        <w:rPr>
          <w:rtl/>
        </w:rPr>
        <w:t>ג (העבודה-מימד):</w:t>
      </w:r>
    </w:p>
    <w:p w14:paraId="1CEDF482" w14:textId="77777777" w:rsidR="00000000" w:rsidRDefault="007C71EE">
      <w:pPr>
        <w:pStyle w:val="a"/>
        <w:rPr>
          <w:rtl/>
        </w:rPr>
      </w:pPr>
    </w:p>
    <w:p w14:paraId="6FC9EB34" w14:textId="77777777" w:rsidR="00000000" w:rsidRDefault="007C71EE">
      <w:pPr>
        <w:pStyle w:val="a"/>
        <w:rPr>
          <w:rFonts w:hint="cs"/>
          <w:rtl/>
        </w:rPr>
      </w:pPr>
      <w:r>
        <w:rPr>
          <w:rFonts w:hint="cs"/>
          <w:rtl/>
        </w:rPr>
        <w:t>זה לפי שיטתך. לפי שיטתך אין ספק שהחרב היא יסוד מאוד משכנע בעשיית שלום בין אנשים. לא חרב. משאית. סליחה, טעיתי, אני מתנצל. לא החרב אלא המשאית. נכון?</w:t>
      </w:r>
    </w:p>
    <w:p w14:paraId="30510AC6" w14:textId="77777777" w:rsidR="00000000" w:rsidRDefault="007C71EE">
      <w:pPr>
        <w:pStyle w:val="a"/>
        <w:rPr>
          <w:rFonts w:hint="cs"/>
          <w:rtl/>
        </w:rPr>
      </w:pPr>
    </w:p>
    <w:p w14:paraId="30172286" w14:textId="77777777" w:rsidR="00000000" w:rsidRDefault="007C71EE">
      <w:pPr>
        <w:pStyle w:val="a"/>
        <w:rPr>
          <w:rFonts w:hint="cs"/>
          <w:rtl/>
        </w:rPr>
      </w:pPr>
    </w:p>
    <w:p w14:paraId="02944B4C" w14:textId="77777777" w:rsidR="00000000" w:rsidRDefault="007C71EE">
      <w:pPr>
        <w:pStyle w:val="ad"/>
        <w:rPr>
          <w:rtl/>
        </w:rPr>
      </w:pPr>
      <w:r>
        <w:rPr>
          <w:rtl/>
        </w:rPr>
        <w:t>היו"ר משה כחלון:</w:t>
      </w:r>
    </w:p>
    <w:p w14:paraId="0E194335" w14:textId="77777777" w:rsidR="00000000" w:rsidRDefault="007C71EE">
      <w:pPr>
        <w:pStyle w:val="a"/>
        <w:rPr>
          <w:rtl/>
        </w:rPr>
      </w:pPr>
    </w:p>
    <w:p w14:paraId="7A33FC41" w14:textId="77777777" w:rsidR="00000000" w:rsidRDefault="007C71EE">
      <w:pPr>
        <w:pStyle w:val="a"/>
        <w:rPr>
          <w:rFonts w:hint="cs"/>
          <w:rtl/>
        </w:rPr>
      </w:pPr>
      <w:r>
        <w:rPr>
          <w:rFonts w:hint="cs"/>
          <w:rtl/>
        </w:rPr>
        <w:t>זמנך תם.</w:t>
      </w:r>
    </w:p>
    <w:p w14:paraId="37613CB4" w14:textId="77777777" w:rsidR="00000000" w:rsidRDefault="007C71EE">
      <w:pPr>
        <w:pStyle w:val="a"/>
        <w:rPr>
          <w:rFonts w:hint="cs"/>
          <w:rtl/>
        </w:rPr>
      </w:pPr>
    </w:p>
    <w:p w14:paraId="28629F3B" w14:textId="77777777" w:rsidR="00000000" w:rsidRDefault="007C71EE">
      <w:pPr>
        <w:pStyle w:val="SpeakerCon"/>
        <w:rPr>
          <w:rtl/>
        </w:rPr>
      </w:pPr>
      <w:bookmarkStart w:id="867" w:name="FS000000434T27_05_2003_05_33_05C"/>
      <w:bookmarkEnd w:id="867"/>
      <w:r>
        <w:rPr>
          <w:rtl/>
        </w:rPr>
        <w:t>אברהם בורג (העבודה-מימד):</w:t>
      </w:r>
    </w:p>
    <w:p w14:paraId="6A836C1A" w14:textId="77777777" w:rsidR="00000000" w:rsidRDefault="007C71EE">
      <w:pPr>
        <w:pStyle w:val="a"/>
        <w:rPr>
          <w:rtl/>
        </w:rPr>
      </w:pPr>
    </w:p>
    <w:p w14:paraId="4ED72133" w14:textId="77777777" w:rsidR="00000000" w:rsidRDefault="007C71EE">
      <w:pPr>
        <w:pStyle w:val="a"/>
        <w:rPr>
          <w:rFonts w:hint="cs"/>
          <w:rtl/>
        </w:rPr>
      </w:pPr>
      <w:r>
        <w:rPr>
          <w:rFonts w:hint="cs"/>
          <w:rtl/>
        </w:rPr>
        <w:t xml:space="preserve">אנחנו נמשיך מאוחר יותר, השר אלון. </w:t>
      </w:r>
      <w:r>
        <w:rPr>
          <w:rFonts w:hint="cs"/>
          <w:rtl/>
        </w:rPr>
        <w:t>אני מתנצל בפני הצופים. אני רוצה להזכיר לכם שביום רביעי בשעה 16:30 יוצא מ"בנייני האומה" מסע ההלוויה של מדינת הרווחה של מדינת ישראל, שמתה בידיה של הממשלה הנוכחית, ואנחנו נביא אותה לקבורתה. אנא בואו.</w:t>
      </w:r>
    </w:p>
    <w:p w14:paraId="2E216FC1" w14:textId="77777777" w:rsidR="00000000" w:rsidRDefault="007C71EE">
      <w:pPr>
        <w:pStyle w:val="a"/>
        <w:rPr>
          <w:rFonts w:hint="cs"/>
          <w:rtl/>
        </w:rPr>
      </w:pPr>
    </w:p>
    <w:p w14:paraId="53C90ADD" w14:textId="77777777" w:rsidR="00000000" w:rsidRDefault="007C71EE">
      <w:pPr>
        <w:pStyle w:val="ad"/>
        <w:rPr>
          <w:rtl/>
        </w:rPr>
      </w:pPr>
      <w:r>
        <w:rPr>
          <w:rtl/>
        </w:rPr>
        <w:t>היו"ר משה כחלון:</w:t>
      </w:r>
    </w:p>
    <w:p w14:paraId="62B2B2A0" w14:textId="77777777" w:rsidR="00000000" w:rsidRDefault="007C71EE">
      <w:pPr>
        <w:pStyle w:val="a"/>
        <w:rPr>
          <w:rtl/>
        </w:rPr>
      </w:pPr>
    </w:p>
    <w:p w14:paraId="7C7B8501" w14:textId="77777777" w:rsidR="00000000" w:rsidRDefault="007C71EE">
      <w:pPr>
        <w:pStyle w:val="a"/>
        <w:rPr>
          <w:rFonts w:hint="cs"/>
          <w:rtl/>
        </w:rPr>
      </w:pPr>
      <w:r>
        <w:rPr>
          <w:rFonts w:hint="cs"/>
          <w:rtl/>
        </w:rPr>
        <w:t>תודה רבה. חבר הכנסת ואסל טאהא, בבקשה.</w:t>
      </w:r>
    </w:p>
    <w:p w14:paraId="29AA723F" w14:textId="77777777" w:rsidR="00000000" w:rsidRDefault="007C71EE">
      <w:pPr>
        <w:pStyle w:val="a"/>
        <w:rPr>
          <w:rFonts w:hint="cs"/>
          <w:rtl/>
        </w:rPr>
      </w:pPr>
    </w:p>
    <w:p w14:paraId="0AEDB089" w14:textId="77777777" w:rsidR="00000000" w:rsidRDefault="007C71EE">
      <w:pPr>
        <w:pStyle w:val="ac"/>
        <w:rPr>
          <w:rtl/>
        </w:rPr>
      </w:pPr>
      <w:r>
        <w:rPr>
          <w:rFonts w:hint="eastAsia"/>
          <w:rtl/>
        </w:rPr>
        <w:t>ש</w:t>
      </w:r>
      <w:r>
        <w:rPr>
          <w:rFonts w:hint="eastAsia"/>
          <w:rtl/>
        </w:rPr>
        <w:t>ר</w:t>
      </w:r>
      <w:r>
        <w:rPr>
          <w:rtl/>
        </w:rPr>
        <w:t xml:space="preserve"> התיירות בנימין אלון:</w:t>
      </w:r>
    </w:p>
    <w:p w14:paraId="5B9A1C7C" w14:textId="77777777" w:rsidR="00000000" w:rsidRDefault="007C71EE">
      <w:pPr>
        <w:pStyle w:val="a"/>
        <w:rPr>
          <w:rFonts w:hint="cs"/>
          <w:rtl/>
        </w:rPr>
      </w:pPr>
    </w:p>
    <w:p w14:paraId="42439B09" w14:textId="77777777" w:rsidR="00000000" w:rsidRDefault="007C71EE">
      <w:pPr>
        <w:pStyle w:val="a"/>
        <w:rPr>
          <w:rtl/>
        </w:rPr>
      </w:pPr>
      <w:r>
        <w:rPr>
          <w:rFonts w:hint="cs"/>
          <w:rtl/>
        </w:rPr>
        <w:t>חבר הכנסת בורג, איזה</w:t>
      </w:r>
      <w:r>
        <w:t xml:space="preserve">promotion </w:t>
      </w:r>
      <w:r>
        <w:rPr>
          <w:rFonts w:hint="cs"/>
          <w:rtl/>
        </w:rPr>
        <w:t>.</w:t>
      </w:r>
    </w:p>
    <w:p w14:paraId="369F87E1" w14:textId="77777777" w:rsidR="00000000" w:rsidRDefault="007C71EE">
      <w:pPr>
        <w:pStyle w:val="a"/>
        <w:rPr>
          <w:rtl/>
        </w:rPr>
      </w:pPr>
    </w:p>
    <w:p w14:paraId="212C93E3" w14:textId="77777777" w:rsidR="00000000" w:rsidRDefault="007C71EE">
      <w:pPr>
        <w:pStyle w:val="SpeakerCon"/>
        <w:rPr>
          <w:rtl/>
        </w:rPr>
      </w:pPr>
      <w:bookmarkStart w:id="868" w:name="FS000000434T27_05_2003_05_34_45C"/>
      <w:bookmarkEnd w:id="868"/>
      <w:r>
        <w:rPr>
          <w:rtl/>
        </w:rPr>
        <w:t>אברהם בורג (העבודה-מימד):</w:t>
      </w:r>
    </w:p>
    <w:p w14:paraId="46323A70" w14:textId="77777777" w:rsidR="00000000" w:rsidRDefault="007C71EE">
      <w:pPr>
        <w:pStyle w:val="a"/>
        <w:rPr>
          <w:rtl/>
        </w:rPr>
      </w:pPr>
    </w:p>
    <w:p w14:paraId="0FF8C5C3" w14:textId="77777777" w:rsidR="00000000" w:rsidRDefault="007C71EE">
      <w:pPr>
        <w:pStyle w:val="a"/>
        <w:rPr>
          <w:rFonts w:hint="cs"/>
          <w:rtl/>
        </w:rPr>
      </w:pPr>
      <w:r>
        <w:rPr>
          <w:rFonts w:hint="cs"/>
          <w:rtl/>
        </w:rPr>
        <w:t>יש החלטות של המערכת.</w:t>
      </w:r>
    </w:p>
    <w:p w14:paraId="55C792F8" w14:textId="77777777" w:rsidR="00000000" w:rsidRDefault="007C71EE">
      <w:pPr>
        <w:pStyle w:val="a"/>
        <w:rPr>
          <w:rFonts w:hint="cs"/>
          <w:rtl/>
        </w:rPr>
      </w:pPr>
    </w:p>
    <w:p w14:paraId="645E18B8" w14:textId="77777777" w:rsidR="00000000" w:rsidRDefault="007C71EE">
      <w:pPr>
        <w:pStyle w:val="Speaker"/>
        <w:rPr>
          <w:rtl/>
        </w:rPr>
      </w:pPr>
      <w:bookmarkStart w:id="869" w:name="FS000001062T27_05_2003_05_35_05"/>
      <w:bookmarkEnd w:id="869"/>
      <w:r>
        <w:rPr>
          <w:rFonts w:hint="eastAsia"/>
          <w:rtl/>
        </w:rPr>
        <w:t>ואסל</w:t>
      </w:r>
      <w:r>
        <w:rPr>
          <w:rtl/>
        </w:rPr>
        <w:t xml:space="preserve"> טאהא (בל"ד):</w:t>
      </w:r>
    </w:p>
    <w:p w14:paraId="08E748E0" w14:textId="77777777" w:rsidR="00000000" w:rsidRDefault="007C71EE">
      <w:pPr>
        <w:pStyle w:val="a"/>
        <w:rPr>
          <w:rFonts w:hint="cs"/>
          <w:rtl/>
        </w:rPr>
      </w:pPr>
    </w:p>
    <w:p w14:paraId="2BE380C9" w14:textId="77777777" w:rsidR="00000000" w:rsidRDefault="007C71EE">
      <w:pPr>
        <w:pStyle w:val="a"/>
        <w:rPr>
          <w:rFonts w:hint="cs"/>
          <w:rtl/>
        </w:rPr>
      </w:pPr>
      <w:r>
        <w:rPr>
          <w:rFonts w:hint="cs"/>
          <w:rtl/>
        </w:rPr>
        <w:t xml:space="preserve">אדוני היושב-ראש, כנסת נכבדה, בדבריו של כבוד השר בני אלון הוא האשים את ערפאת שהוא פוצץ את האזור בספטמבר 2000. אני רוצה להזכיר לכבוד </w:t>
      </w:r>
      <w:r>
        <w:rPr>
          <w:rFonts w:hint="cs"/>
          <w:rtl/>
        </w:rPr>
        <w:t>השר, שהביקור של ראש הממשלה הנוכחי, כשהיה ראש האופוזיציה, הוא שהביא לאינתיפדה המתמשכת עד היום הזה, ולא יאסר ערפאת. יאסר ערפאת לא עשה פרובוקציה באותו יום. מי שעשה פרובוקציה באוקטובר 2000 זה ראש הממשלה הנוכחי, והיו לו שתי מטרות: א. לקרוא תיגר על הפלסטינים; ב.</w:t>
      </w:r>
      <w:r>
        <w:rPr>
          <w:rFonts w:hint="cs"/>
          <w:rtl/>
        </w:rPr>
        <w:t xml:space="preserve"> לחתור תחת ממשלתו של ברק - ונדמה לי שהוא הצליח בשתי המשימות. </w:t>
      </w:r>
    </w:p>
    <w:p w14:paraId="51D05677" w14:textId="77777777" w:rsidR="00000000" w:rsidRDefault="007C71EE">
      <w:pPr>
        <w:pStyle w:val="a"/>
        <w:rPr>
          <w:rFonts w:hint="cs"/>
          <w:rtl/>
        </w:rPr>
      </w:pPr>
    </w:p>
    <w:p w14:paraId="4091FCF4" w14:textId="77777777" w:rsidR="00000000" w:rsidRDefault="007C71EE">
      <w:pPr>
        <w:pStyle w:val="a"/>
        <w:rPr>
          <w:rFonts w:hint="cs"/>
          <w:rtl/>
        </w:rPr>
      </w:pPr>
      <w:r>
        <w:rPr>
          <w:rFonts w:hint="cs"/>
          <w:rtl/>
        </w:rPr>
        <w:t>עכשיו הוא עצמו חזר ואמר: אין פתרון ואין הצלה למשק ואין הצלה לכל המצב שאנחנו חיים בו בלי אופק מדיני, והוא הצהיר כן למדינה פלסטינית. הוא הצהיר גם כן למפת הדרכים, אף שיש בתוכנית הזאת חורים והרבה מ</w:t>
      </w:r>
      <w:r>
        <w:rPr>
          <w:rFonts w:hint="cs"/>
          <w:rtl/>
        </w:rPr>
        <w:t>ינוסים שצריך לתקן.</w:t>
      </w:r>
    </w:p>
    <w:p w14:paraId="3BA201CB" w14:textId="77777777" w:rsidR="00000000" w:rsidRDefault="007C71EE">
      <w:pPr>
        <w:pStyle w:val="a"/>
        <w:rPr>
          <w:rFonts w:hint="cs"/>
          <w:rtl/>
        </w:rPr>
      </w:pPr>
    </w:p>
    <w:p w14:paraId="512BAAD4" w14:textId="77777777" w:rsidR="00000000" w:rsidRDefault="007C71EE">
      <w:pPr>
        <w:pStyle w:val="a"/>
        <w:rPr>
          <w:rFonts w:hint="cs"/>
          <w:rtl/>
        </w:rPr>
      </w:pPr>
      <w:r>
        <w:rPr>
          <w:rFonts w:hint="cs"/>
          <w:rtl/>
        </w:rPr>
        <w:t>דיברו כאן, אדוני היושב-ראש, על מדינה, מדינה כערך. ודאי שהמדינה היא ערך שמתפתח עם הזמן. כשהתהוותה המדינה נוצרו בה גם ערכים חיוניים מאוד שצריך לשמור עליהם, לא להרוס אותם. כשמדברים על רווחה במדינה המודרנית, זה ערך שאפילו צריך לשמור אותו ול</w:t>
      </w:r>
      <w:r>
        <w:rPr>
          <w:rFonts w:hint="cs"/>
          <w:rtl/>
        </w:rPr>
        <w:t>פתח אותו. לצערנו, מה שקורה אצלנו במדינה - הממשלה לא עושה מאמץ לשמור על הערכים האלה. אפילו על ערך הדמוקרטיה היא לא עושה מאמץ לשמור - כדי לנתב, כדי לשמור את הערכים האלה שנוצרו במדינה.</w:t>
      </w:r>
    </w:p>
    <w:p w14:paraId="134557F1" w14:textId="77777777" w:rsidR="00000000" w:rsidRDefault="007C71EE">
      <w:pPr>
        <w:pStyle w:val="a"/>
        <w:rPr>
          <w:rFonts w:hint="cs"/>
          <w:rtl/>
        </w:rPr>
      </w:pPr>
    </w:p>
    <w:p w14:paraId="664B729E" w14:textId="77777777" w:rsidR="00000000" w:rsidRDefault="007C71EE">
      <w:pPr>
        <w:pStyle w:val="a"/>
        <w:rPr>
          <w:rFonts w:hint="cs"/>
          <w:rtl/>
        </w:rPr>
      </w:pPr>
      <w:r>
        <w:rPr>
          <w:rFonts w:hint="cs"/>
          <w:rtl/>
        </w:rPr>
        <w:t>תוצאות הסקר והדוח של המכון לדמוקרטיה בישראל מעידים על כך שהממשלה לא משקיע</w:t>
      </w:r>
      <w:r>
        <w:rPr>
          <w:rFonts w:hint="cs"/>
          <w:rtl/>
        </w:rPr>
        <w:t>ה מאמץ ותקציב בבניית חברה דמוקרטית חדשה. אנחנו רואים שהדמוקרטיה המהותית, שכל אחד מאתנו רוצה שתהיה במדינה, בסכנה ממשית. אנחנו לאט-לאט הופכים למדינה ששולטת בה דמוקרטיה פורמלית.</w:t>
      </w:r>
    </w:p>
    <w:p w14:paraId="77790ED5" w14:textId="77777777" w:rsidR="00000000" w:rsidRDefault="007C71EE">
      <w:pPr>
        <w:pStyle w:val="a"/>
        <w:rPr>
          <w:rFonts w:hint="cs"/>
          <w:rtl/>
        </w:rPr>
      </w:pPr>
    </w:p>
    <w:p w14:paraId="7A3AEFBF" w14:textId="77777777" w:rsidR="00000000" w:rsidRDefault="007C71EE">
      <w:pPr>
        <w:pStyle w:val="a"/>
        <w:rPr>
          <w:rFonts w:hint="cs"/>
          <w:rtl/>
        </w:rPr>
      </w:pPr>
      <w:r>
        <w:rPr>
          <w:rFonts w:hint="cs"/>
          <w:rtl/>
        </w:rPr>
        <w:t>אדוני היושב-ראש, התוכנית הכלכלית שדנים בה כעת, אחרי הפיצולים ואחרי כל השינויים א</w:t>
      </w:r>
      <w:r>
        <w:rPr>
          <w:rFonts w:hint="cs"/>
          <w:rtl/>
        </w:rPr>
        <w:t>ני לא יודע אם אפשר לקרוא לזה תוכנית. מה שנשאר זה פגיעות בשכבות החלשות, מה שנשאר זה מלכודת שמכניסים את השכבות החלשות אל תוכה, את המובטלים שאין להם מאיפה להתפרנס. פוגעים בצורה קשה באנשים שמקבלים הבטחת הכנסה. פוגעים באלה שלא יכולים להשתלב בשוק העבודה מסיבות ר</w:t>
      </w:r>
      <w:r>
        <w:rPr>
          <w:rFonts w:hint="cs"/>
          <w:rtl/>
        </w:rPr>
        <w:t xml:space="preserve">פואיות או מסיבות אחרות, כלומר גיל </w:t>
      </w:r>
      <w:r>
        <w:rPr>
          <w:rtl/>
        </w:rPr>
        <w:t>–</w:t>
      </w:r>
      <w:r>
        <w:rPr>
          <w:rFonts w:hint="cs"/>
          <w:rtl/>
        </w:rPr>
        <w:t xml:space="preserve"> מבוגרים יותר שלא יכולים להשתלב בשוק העבודה החדש. פוגעים באלה שמקבלים הכשרה מקצועית כדי להעלות את רמת השירות ורמת הייצור. במה לא פגעו? באמהות חד-הוריות שיתקשו אחרי יישום התוכנית הזאת לפרנס את משפחותיהן; בנכים ששובתים מול </w:t>
      </w:r>
      <w:r>
        <w:rPr>
          <w:rFonts w:hint="cs"/>
          <w:rtl/>
        </w:rPr>
        <w:t>משרדי הממשלה; בקרנות הפנסיה שהפגיעה בהן מאיימת במיוחד על המעמד הבינוני. אנחנו מוצאים פיטורים ואבטלה בכל רחבי המדינה.</w:t>
      </w:r>
    </w:p>
    <w:p w14:paraId="420C61A8" w14:textId="77777777" w:rsidR="00000000" w:rsidRDefault="007C71EE">
      <w:pPr>
        <w:pStyle w:val="a"/>
        <w:rPr>
          <w:rFonts w:hint="cs"/>
          <w:rtl/>
        </w:rPr>
      </w:pPr>
    </w:p>
    <w:p w14:paraId="700B39D4" w14:textId="77777777" w:rsidR="00000000" w:rsidRDefault="007C71EE">
      <w:pPr>
        <w:pStyle w:val="a"/>
        <w:rPr>
          <w:rFonts w:hint="cs"/>
          <w:rtl/>
        </w:rPr>
      </w:pPr>
      <w:r>
        <w:rPr>
          <w:rFonts w:hint="cs"/>
          <w:rtl/>
        </w:rPr>
        <w:t xml:space="preserve">כאן, אדוני היושב-ראש, אני רוצה להציג ולהדגיש את עניין האבטלה בסקטור הערבי, שאותו אני מייצג. מתוך 26 יישובים במדינת ישראל שהם מוקדי אבטלה, </w:t>
      </w:r>
      <w:r>
        <w:rPr>
          <w:rFonts w:hint="cs"/>
          <w:rtl/>
        </w:rPr>
        <w:t>25 הם יישובים ערביים שיש בהם אחוז גבוה של אבטלה. זאת אומרת, אנחנו כאוכלוסייה ערבית מראשוני הנפגעים כתוצאה מהתוכנית הכלכלית הזאת.</w:t>
      </w:r>
    </w:p>
    <w:p w14:paraId="79B66503" w14:textId="77777777" w:rsidR="00000000" w:rsidRDefault="007C71EE">
      <w:pPr>
        <w:pStyle w:val="a"/>
        <w:rPr>
          <w:rFonts w:hint="cs"/>
          <w:rtl/>
        </w:rPr>
      </w:pPr>
    </w:p>
    <w:p w14:paraId="654E0C9D" w14:textId="77777777" w:rsidR="00000000" w:rsidRDefault="007C71EE">
      <w:pPr>
        <w:pStyle w:val="a"/>
        <w:rPr>
          <w:rFonts w:hint="cs"/>
          <w:rtl/>
        </w:rPr>
      </w:pPr>
      <w:r>
        <w:rPr>
          <w:rFonts w:hint="cs"/>
          <w:rtl/>
        </w:rPr>
        <w:t xml:space="preserve">אדוני היושב-ראש, התוכנית הכלכלית הזאת הובילה את המדינה, הובילה את השכבות החלשות לתופעות שלא היינו רגילים להן. התחלנו לשמוע על </w:t>
      </w:r>
      <w:r>
        <w:rPr>
          <w:rFonts w:hint="cs"/>
          <w:rtl/>
        </w:rPr>
        <w:t>איומים להתאבד, על התאבדות כתוצאה ממצב כלכלי קשה שמשפחות נקלעו אליו. אין מי שישאל ואין בממשלה מי שיטפל בתופעה הזאת. לא שמעתי ולא קראתי שגורם ממשלתי כלשהו דאג לבחון בצורה רצינית מה הן הסיבות האמיתיות לתופעה הזאת. זה עוד לפני יישום התוכנית הכלכלית. אני שואל כ</w:t>
      </w:r>
      <w:r>
        <w:rPr>
          <w:rFonts w:hint="cs"/>
          <w:rtl/>
        </w:rPr>
        <w:t xml:space="preserve">אן, מה יקרה אם התוכנית הכלכלית הזאת תאושר? </w:t>
      </w:r>
    </w:p>
    <w:p w14:paraId="7E46CBDB" w14:textId="77777777" w:rsidR="00000000" w:rsidRDefault="007C71EE">
      <w:pPr>
        <w:pStyle w:val="a"/>
        <w:rPr>
          <w:rFonts w:hint="cs"/>
          <w:rtl/>
        </w:rPr>
      </w:pPr>
    </w:p>
    <w:p w14:paraId="7D07952E" w14:textId="77777777" w:rsidR="00000000" w:rsidRDefault="007C71EE">
      <w:pPr>
        <w:pStyle w:val="a"/>
        <w:rPr>
          <w:rFonts w:hint="cs"/>
          <w:rtl/>
        </w:rPr>
      </w:pPr>
      <w:r>
        <w:rPr>
          <w:rFonts w:hint="cs"/>
          <w:rtl/>
        </w:rPr>
        <w:t>האנשים, האוכלוסייה, החברה התעייפו מהמצב הכלכלי-הפוליטי-המדיני. במקום להשקיע בחברה, במקום להשקיע בשכבות החלשות, במקום ליצור מגן לשכבות האלה ולשמור על הערכים של הרווחה ועל הערכים שנוצרו במדינה עם הזמן, התחלנו לחוש</w:t>
      </w:r>
      <w:r>
        <w:rPr>
          <w:rFonts w:hint="cs"/>
          <w:rtl/>
        </w:rPr>
        <w:t xml:space="preserve"> שגם ערכים שליליים התחילו להתהוות, כמו התאבדות. קראנו גם הכרזות ודוחות שהמדינה מאבדת את הדמוקרטיה המהותית ופונה לדמוקרטיה פורמלית. אנחנו יודעים שבסופו של דבר זה יוביל למשטר לא דמוקרטי, למשטר שלא נרצה שישלטו בו אנשים שיעשו רק לסקטור אחד ולא יעשו לכלל האוכלו</w:t>
      </w:r>
      <w:r>
        <w:rPr>
          <w:rFonts w:hint="cs"/>
          <w:rtl/>
        </w:rPr>
        <w:t>סייה.</w:t>
      </w:r>
    </w:p>
    <w:p w14:paraId="26F2F308" w14:textId="77777777" w:rsidR="00000000" w:rsidRDefault="007C71EE">
      <w:pPr>
        <w:pStyle w:val="a"/>
        <w:rPr>
          <w:rFonts w:hint="cs"/>
          <w:rtl/>
        </w:rPr>
      </w:pPr>
    </w:p>
    <w:p w14:paraId="51625458" w14:textId="77777777" w:rsidR="00000000" w:rsidRDefault="007C71EE">
      <w:pPr>
        <w:pStyle w:val="a"/>
        <w:rPr>
          <w:rFonts w:hint="cs"/>
          <w:rtl/>
        </w:rPr>
      </w:pPr>
      <w:r>
        <w:rPr>
          <w:rFonts w:hint="cs"/>
          <w:rtl/>
        </w:rPr>
        <w:t>לכן אנחנו לא רוצים לברך מוקדם מדי על כך שראש הממשלה השכיל בסופו של דבר לדעת שבלי שלום עם הפלסטינים אפילו הכלכלה תתקלקל יותר. הוא הכריז שהוא לא מוכן לשלוט ב=3.5 מיליוני פלסטינים. על זה התרענו ואת זה אמרנו לאורך כל הדרך: בלי הידברות, בלי הכרה בזכויותי</w:t>
      </w:r>
      <w:r>
        <w:rPr>
          <w:rFonts w:hint="cs"/>
          <w:rtl/>
        </w:rPr>
        <w:t>הם של הפלסטינים, בלי הקמת מדינה פלסטינית לצדה של מדינת ישראל, מצב המדינה יהיה קשה יותר מאשר עכשיו. רק באורח הזה, אורח ההידברות, המדינה תחסוך, תבריא את המשק ותוציא את השכבות החלשות ממלכודת העוני. בדרך השלום וסיום הכיבוש, והצעות ממשיות של שלום, הצעות שבנויות</w:t>
      </w:r>
      <w:r>
        <w:rPr>
          <w:rFonts w:hint="cs"/>
          <w:rtl/>
        </w:rPr>
        <w:t xml:space="preserve"> על כבודו של הזולת, על שמירה על האינטרסים הלאומיים שלו, תוכל הממשלה, ובצדק, לפרוס רשת של ביטחון סוציאלי לכל אזרחיה וביטחון אישי לכל אחד ואחד מהאזרחים.</w:t>
      </w:r>
    </w:p>
    <w:p w14:paraId="444A9706" w14:textId="77777777" w:rsidR="00000000" w:rsidRDefault="007C71EE">
      <w:pPr>
        <w:pStyle w:val="a"/>
        <w:rPr>
          <w:rFonts w:hint="cs"/>
          <w:rtl/>
        </w:rPr>
      </w:pPr>
    </w:p>
    <w:p w14:paraId="7C909FF6" w14:textId="77777777" w:rsidR="00000000" w:rsidRDefault="007C71EE">
      <w:pPr>
        <w:pStyle w:val="a"/>
        <w:rPr>
          <w:rFonts w:hint="cs"/>
          <w:rtl/>
        </w:rPr>
      </w:pPr>
      <w:r>
        <w:rPr>
          <w:rFonts w:hint="cs"/>
          <w:rtl/>
        </w:rPr>
        <w:t xml:space="preserve">כל התוכניות הכלכליות שהוגשו בשנתיים האחרונות לא יכלו להציל את המדינה, לא יכלו להציל את הכלכלה של המדינה </w:t>
      </w:r>
      <w:r>
        <w:rPr>
          <w:rFonts w:hint="cs"/>
          <w:rtl/>
        </w:rPr>
        <w:t>ואת המשק, פגעו בצורה מתמשכת באורגנים המרכזיים וברשתות הביטחון של האנשים החיים מקצבאות אבטלה או מהקצבאות שמקבלים בגין הכשרה מקצועית או הבטחת הכנסה שמטרתן להבטיח רמת חיים בסיסית וקיום בכבוד. פגיעה במקבלי הבטחת הכנסה תפגע קשה במצבם של מקבליה ולא תוביל להשתלבו</w:t>
      </w:r>
      <w:r>
        <w:rPr>
          <w:rFonts w:hint="cs"/>
          <w:rtl/>
        </w:rPr>
        <w:t>תם בשוק העבודה, כפי שאמרתי, בגלל אי-יכולת כתוצאה מבעיות רפואיות או גיל מבוגר. זה רק יוסיף אותם למעגלי העוני והסבל במדינה.</w:t>
      </w:r>
    </w:p>
    <w:p w14:paraId="535597F4" w14:textId="77777777" w:rsidR="00000000" w:rsidRDefault="007C71EE">
      <w:pPr>
        <w:pStyle w:val="a"/>
        <w:rPr>
          <w:rFonts w:hint="cs"/>
          <w:rtl/>
        </w:rPr>
      </w:pPr>
    </w:p>
    <w:p w14:paraId="15B34196" w14:textId="77777777" w:rsidR="00000000" w:rsidRDefault="007C71EE">
      <w:pPr>
        <w:pStyle w:val="a"/>
        <w:rPr>
          <w:rFonts w:hint="cs"/>
          <w:rtl/>
        </w:rPr>
      </w:pPr>
      <w:r>
        <w:rPr>
          <w:rFonts w:hint="cs"/>
          <w:rtl/>
        </w:rPr>
        <w:t xml:space="preserve">אדוני היושב-ראש, האוכלוסייה הערבית, כפי שאמרתי, היא הראשונה שתיפגע. לדוגמה, בתוכנית הכלכלית, כשמדברים על קיצוץ של 25% מתקציב האיזון </w:t>
      </w:r>
      <w:r>
        <w:rPr>
          <w:rtl/>
        </w:rPr>
        <w:t>–</w:t>
      </w:r>
      <w:r>
        <w:rPr>
          <w:rFonts w:hint="cs"/>
          <w:rtl/>
        </w:rPr>
        <w:t xml:space="preserve"> מה זה תקציב איזון, אדוני? תקציב האיזון ברשויות בא לאזן בין רשויות שאין להן הכוח הכלכלי, אין להן האפשרויות, ולכן הממשלה החליטה במיוחד על תקציב איזון, כדי לאזן את הרשויות המקומיות הערביות ואת הרשויות בפריפריה ולהשוותן לרשויות חזקות. תקציב איזון ברשות מקומית</w:t>
      </w:r>
      <w:r>
        <w:rPr>
          <w:rFonts w:hint="cs"/>
          <w:rtl/>
        </w:rPr>
        <w:t xml:space="preserve"> ערבית, או כל רשות שמקבלת תקציב איזון, הוא כמעט 40% מהתקציב הרגיל, פלוס-מינוס. </w:t>
      </w:r>
    </w:p>
    <w:p w14:paraId="18E7D815" w14:textId="77777777" w:rsidR="00000000" w:rsidRDefault="007C71EE">
      <w:pPr>
        <w:pStyle w:val="a"/>
        <w:rPr>
          <w:rFonts w:hint="cs"/>
          <w:rtl/>
        </w:rPr>
      </w:pPr>
    </w:p>
    <w:p w14:paraId="11596723" w14:textId="77777777" w:rsidR="00000000" w:rsidRDefault="007C71EE">
      <w:pPr>
        <w:pStyle w:val="ac"/>
        <w:rPr>
          <w:rtl/>
        </w:rPr>
      </w:pPr>
      <w:r>
        <w:rPr>
          <w:rFonts w:hint="eastAsia"/>
          <w:rtl/>
        </w:rPr>
        <w:t>חמי</w:t>
      </w:r>
      <w:r>
        <w:rPr>
          <w:rtl/>
        </w:rPr>
        <w:t xml:space="preserve"> דורון (שינוי):</w:t>
      </w:r>
    </w:p>
    <w:p w14:paraId="2DD66476" w14:textId="77777777" w:rsidR="00000000" w:rsidRDefault="007C71EE">
      <w:pPr>
        <w:pStyle w:val="a"/>
        <w:rPr>
          <w:rFonts w:hint="cs"/>
          <w:rtl/>
        </w:rPr>
      </w:pPr>
    </w:p>
    <w:p w14:paraId="14D8C5EE" w14:textId="77777777" w:rsidR="00000000" w:rsidRDefault="007C71EE">
      <w:pPr>
        <w:pStyle w:val="a"/>
        <w:rPr>
          <w:rFonts w:hint="cs"/>
          <w:rtl/>
        </w:rPr>
      </w:pPr>
      <w:r>
        <w:rPr>
          <w:rFonts w:hint="cs"/>
          <w:rtl/>
        </w:rPr>
        <w:t xml:space="preserve">מה שאדוני אומר לא מדויק. </w:t>
      </w:r>
    </w:p>
    <w:p w14:paraId="5B2E04BD" w14:textId="77777777" w:rsidR="00000000" w:rsidRDefault="007C71EE">
      <w:pPr>
        <w:pStyle w:val="a"/>
        <w:rPr>
          <w:rFonts w:hint="cs"/>
          <w:rtl/>
        </w:rPr>
      </w:pPr>
    </w:p>
    <w:p w14:paraId="0F78B93B" w14:textId="77777777" w:rsidR="00000000" w:rsidRDefault="007C71EE">
      <w:pPr>
        <w:pStyle w:val="SpeakerCon"/>
        <w:rPr>
          <w:rtl/>
        </w:rPr>
      </w:pPr>
      <w:bookmarkStart w:id="870" w:name="FS000001062T27_05_2003_06_06_58C"/>
      <w:bookmarkEnd w:id="870"/>
      <w:r>
        <w:rPr>
          <w:rtl/>
        </w:rPr>
        <w:t>ואסל טאהא (בל"ד):</w:t>
      </w:r>
    </w:p>
    <w:p w14:paraId="2566B57F" w14:textId="77777777" w:rsidR="00000000" w:rsidRDefault="007C71EE">
      <w:pPr>
        <w:pStyle w:val="a"/>
        <w:rPr>
          <w:rtl/>
        </w:rPr>
      </w:pPr>
    </w:p>
    <w:p w14:paraId="704D914A" w14:textId="77777777" w:rsidR="00000000" w:rsidRDefault="007C71EE">
      <w:pPr>
        <w:pStyle w:val="a"/>
        <w:rPr>
          <w:rFonts w:hint="cs"/>
          <w:rtl/>
        </w:rPr>
      </w:pPr>
      <w:r>
        <w:rPr>
          <w:rFonts w:hint="cs"/>
          <w:rtl/>
        </w:rPr>
        <w:t>זה מדויק. אני הייתי ראש רשות, ומענק האיזון היה 40% מהתקציב הרגיל.</w:t>
      </w:r>
    </w:p>
    <w:p w14:paraId="6ACBC103" w14:textId="77777777" w:rsidR="00000000" w:rsidRDefault="007C71EE">
      <w:pPr>
        <w:pStyle w:val="a"/>
        <w:rPr>
          <w:rFonts w:hint="cs"/>
          <w:rtl/>
        </w:rPr>
      </w:pPr>
    </w:p>
    <w:p w14:paraId="25B8771E" w14:textId="77777777" w:rsidR="00000000" w:rsidRDefault="007C71EE">
      <w:pPr>
        <w:pStyle w:val="ac"/>
        <w:rPr>
          <w:rtl/>
        </w:rPr>
      </w:pPr>
      <w:r>
        <w:rPr>
          <w:rFonts w:hint="eastAsia"/>
          <w:rtl/>
        </w:rPr>
        <w:t>חמי</w:t>
      </w:r>
      <w:r>
        <w:rPr>
          <w:rtl/>
        </w:rPr>
        <w:t xml:space="preserve"> דורון (שינוי):</w:t>
      </w:r>
    </w:p>
    <w:p w14:paraId="30BE8A73" w14:textId="77777777" w:rsidR="00000000" w:rsidRDefault="007C71EE">
      <w:pPr>
        <w:pStyle w:val="a"/>
        <w:rPr>
          <w:rFonts w:hint="cs"/>
          <w:rtl/>
        </w:rPr>
      </w:pPr>
    </w:p>
    <w:p w14:paraId="18D21B5F" w14:textId="77777777" w:rsidR="00000000" w:rsidRDefault="007C71EE">
      <w:pPr>
        <w:pStyle w:val="a"/>
        <w:rPr>
          <w:rFonts w:hint="cs"/>
          <w:rtl/>
        </w:rPr>
      </w:pPr>
      <w:r>
        <w:rPr>
          <w:rFonts w:hint="cs"/>
          <w:rtl/>
        </w:rPr>
        <w:t>יכול להיות שאצלך, ברשו</w:t>
      </w:r>
      <w:r>
        <w:rPr>
          <w:rFonts w:hint="cs"/>
          <w:rtl/>
        </w:rPr>
        <w:t>ת המקומית שלך זה המצב. תקציב האיזון בא בעיקר לא כדי לאזן את המצב מול רשויות חזקות, אלא כדי לאזן את התקציב שלך מול הגירעון שלך. אם הגירעון  שלך הוא 40%, זה אומר שאתה מנהל רע מאוד את התקציב שלך.</w:t>
      </w:r>
    </w:p>
    <w:p w14:paraId="4F70CAD3" w14:textId="77777777" w:rsidR="00000000" w:rsidRDefault="007C71EE">
      <w:pPr>
        <w:pStyle w:val="a"/>
        <w:rPr>
          <w:rFonts w:hint="cs"/>
          <w:rtl/>
        </w:rPr>
      </w:pPr>
    </w:p>
    <w:p w14:paraId="3521ED26" w14:textId="77777777" w:rsidR="00000000" w:rsidRDefault="007C71EE">
      <w:pPr>
        <w:pStyle w:val="SpeakerCon"/>
        <w:rPr>
          <w:rtl/>
        </w:rPr>
      </w:pPr>
      <w:bookmarkStart w:id="871" w:name="FS000001062T27_05_2003_06_00_11C"/>
      <w:bookmarkEnd w:id="871"/>
      <w:r>
        <w:rPr>
          <w:rtl/>
        </w:rPr>
        <w:t>ואסל טאהא (בל"ד):</w:t>
      </w:r>
    </w:p>
    <w:p w14:paraId="7193A53E" w14:textId="77777777" w:rsidR="00000000" w:rsidRDefault="007C71EE">
      <w:pPr>
        <w:pStyle w:val="a"/>
        <w:rPr>
          <w:rtl/>
        </w:rPr>
      </w:pPr>
    </w:p>
    <w:p w14:paraId="48371E94" w14:textId="77777777" w:rsidR="00000000" w:rsidRDefault="007C71EE">
      <w:pPr>
        <w:pStyle w:val="a"/>
        <w:rPr>
          <w:rFonts w:hint="cs"/>
          <w:rtl/>
        </w:rPr>
      </w:pPr>
      <w:r>
        <w:rPr>
          <w:rFonts w:hint="cs"/>
          <w:rtl/>
        </w:rPr>
        <w:t xml:space="preserve">לגבי תקציב האיזון אני מביא דוגמה מהיישובים </w:t>
      </w:r>
      <w:r>
        <w:rPr>
          <w:rFonts w:hint="cs"/>
          <w:rtl/>
        </w:rPr>
        <w:t>הערביים. תקציב איזון ברשויות המקומיות בא כדי לתמוך בהן, לחזק אותן. זה מהווה 40% מהתקציב הרגיל. כאשר מקצצים בתקציב הזה 25%, פוגעים ישירות בשירותים, מפני שבכפרים הערביים אין משאבים, אין שם תעשייה, אין שם מרכזי מסחר - אין כלום חוץ מהארנונה.</w:t>
      </w:r>
    </w:p>
    <w:p w14:paraId="059CF2B4" w14:textId="77777777" w:rsidR="00000000" w:rsidRDefault="007C71EE">
      <w:pPr>
        <w:pStyle w:val="a"/>
        <w:rPr>
          <w:rFonts w:hint="cs"/>
          <w:rtl/>
        </w:rPr>
      </w:pPr>
    </w:p>
    <w:p w14:paraId="71179C2F" w14:textId="77777777" w:rsidR="00000000" w:rsidRDefault="007C71EE">
      <w:pPr>
        <w:pStyle w:val="ac"/>
        <w:rPr>
          <w:rtl/>
        </w:rPr>
      </w:pPr>
      <w:r>
        <w:rPr>
          <w:rFonts w:hint="eastAsia"/>
          <w:rtl/>
        </w:rPr>
        <w:t>חמי</w:t>
      </w:r>
      <w:r>
        <w:rPr>
          <w:rtl/>
        </w:rPr>
        <w:t xml:space="preserve"> דורון (שינוי)</w:t>
      </w:r>
      <w:r>
        <w:rPr>
          <w:rtl/>
        </w:rPr>
        <w:t>:</w:t>
      </w:r>
    </w:p>
    <w:p w14:paraId="31CFAB24" w14:textId="77777777" w:rsidR="00000000" w:rsidRDefault="007C71EE">
      <w:pPr>
        <w:pStyle w:val="a"/>
        <w:rPr>
          <w:rFonts w:hint="cs"/>
          <w:rtl/>
        </w:rPr>
      </w:pPr>
    </w:p>
    <w:p w14:paraId="06E5457F" w14:textId="77777777" w:rsidR="00000000" w:rsidRDefault="007C71EE">
      <w:pPr>
        <w:pStyle w:val="a"/>
        <w:rPr>
          <w:rFonts w:hint="cs"/>
          <w:rtl/>
        </w:rPr>
      </w:pPr>
      <w:r>
        <w:rPr>
          <w:rFonts w:hint="cs"/>
          <w:rtl/>
        </w:rPr>
        <w:t>כמה ארנונה אדוני גובה, כמה זה מתוך התקציב?</w:t>
      </w:r>
    </w:p>
    <w:p w14:paraId="24A7BC35" w14:textId="77777777" w:rsidR="00000000" w:rsidRDefault="007C71EE">
      <w:pPr>
        <w:pStyle w:val="a"/>
        <w:rPr>
          <w:rFonts w:hint="cs"/>
          <w:rtl/>
        </w:rPr>
      </w:pPr>
    </w:p>
    <w:p w14:paraId="51EBF107" w14:textId="77777777" w:rsidR="00000000" w:rsidRDefault="007C71EE">
      <w:pPr>
        <w:pStyle w:val="SpeakerCon"/>
        <w:rPr>
          <w:rtl/>
        </w:rPr>
      </w:pPr>
      <w:bookmarkStart w:id="872" w:name="FS000001062T27_05_2003_06_09_25C"/>
      <w:bookmarkEnd w:id="872"/>
      <w:r>
        <w:rPr>
          <w:rtl/>
        </w:rPr>
        <w:t>ואסל טאהא (בל"ד):</w:t>
      </w:r>
    </w:p>
    <w:p w14:paraId="638A8716" w14:textId="77777777" w:rsidR="00000000" w:rsidRDefault="007C71EE">
      <w:pPr>
        <w:pStyle w:val="a"/>
        <w:rPr>
          <w:rtl/>
        </w:rPr>
      </w:pPr>
    </w:p>
    <w:p w14:paraId="546D4643" w14:textId="77777777" w:rsidR="00000000" w:rsidRDefault="007C71EE">
      <w:pPr>
        <w:pStyle w:val="a"/>
        <w:rPr>
          <w:rFonts w:hint="cs"/>
          <w:rtl/>
        </w:rPr>
      </w:pPr>
      <w:r>
        <w:rPr>
          <w:rFonts w:hint="cs"/>
          <w:rtl/>
        </w:rPr>
        <w:t xml:space="preserve">כאשר אתה מיישם את התקנון של משרד הפנים, יוצא ש=80% מהתושבים משלמים </w:t>
      </w:r>
      <w:r>
        <w:rPr>
          <w:rtl/>
        </w:rPr>
        <w:br/>
      </w:r>
      <w:r>
        <w:rPr>
          <w:rFonts w:hint="cs"/>
          <w:rtl/>
        </w:rPr>
        <w:t xml:space="preserve">20%-30% ארנונה. הם מקבלים פטורים של 70%. למה פטורים? מפני שהם שכבות חלשות. הם מובטלים, מקבלי הבטחת הכנסה. עכשיו פוגעים גם </w:t>
      </w:r>
      <w:r>
        <w:rPr>
          <w:rFonts w:hint="cs"/>
          <w:rtl/>
        </w:rPr>
        <w:t xml:space="preserve">במובטלים, פוגעים במקבלי הבטחת הכנסה. כאשר רוצים לגבות בוודאי התקנון מרשה לך לפטור אותם, ואם אתה לא פוטר אותם הם פונים לבית-המשפט ומביאים לך צו שקובע שהם פטורים. </w:t>
      </w:r>
    </w:p>
    <w:p w14:paraId="7F2D480F" w14:textId="77777777" w:rsidR="00000000" w:rsidRDefault="007C71EE">
      <w:pPr>
        <w:pStyle w:val="a"/>
        <w:rPr>
          <w:rFonts w:hint="cs"/>
          <w:rtl/>
        </w:rPr>
      </w:pPr>
    </w:p>
    <w:p w14:paraId="073271D8" w14:textId="77777777" w:rsidR="00000000" w:rsidRDefault="007C71EE">
      <w:pPr>
        <w:pStyle w:val="a"/>
        <w:rPr>
          <w:rFonts w:hint="cs"/>
          <w:rtl/>
        </w:rPr>
      </w:pPr>
      <w:r>
        <w:rPr>
          <w:rFonts w:hint="cs"/>
          <w:rtl/>
        </w:rPr>
        <w:t>לכן תקציב האיזון בשביל הסקטור הערבי הוא דבר חשוב, מהותי. פגיעה בו תביא להריסה טוטלית של הרשוי</w:t>
      </w:r>
      <w:r>
        <w:rPr>
          <w:rFonts w:hint="cs"/>
          <w:rtl/>
        </w:rPr>
        <w:t>ות. אם יאושר הקיצוץ של 25% בתקציב האיזון, זה כאילו שאתה מזמין - - -</w:t>
      </w:r>
    </w:p>
    <w:p w14:paraId="354631D4" w14:textId="77777777" w:rsidR="00000000" w:rsidRDefault="007C71EE">
      <w:pPr>
        <w:pStyle w:val="a"/>
        <w:rPr>
          <w:rFonts w:hint="cs"/>
          <w:rtl/>
        </w:rPr>
      </w:pPr>
    </w:p>
    <w:p w14:paraId="60F25AFE" w14:textId="77777777" w:rsidR="00000000" w:rsidRDefault="007C71EE">
      <w:pPr>
        <w:pStyle w:val="ac"/>
        <w:rPr>
          <w:rtl/>
        </w:rPr>
      </w:pPr>
      <w:r>
        <w:rPr>
          <w:rFonts w:hint="eastAsia"/>
          <w:rtl/>
        </w:rPr>
        <w:t>חמי</w:t>
      </w:r>
      <w:r>
        <w:rPr>
          <w:rtl/>
        </w:rPr>
        <w:t xml:space="preserve"> דורון (שינוי):</w:t>
      </w:r>
    </w:p>
    <w:p w14:paraId="4C99BF54" w14:textId="77777777" w:rsidR="00000000" w:rsidRDefault="007C71EE">
      <w:pPr>
        <w:pStyle w:val="a"/>
        <w:rPr>
          <w:rFonts w:hint="cs"/>
          <w:rtl/>
        </w:rPr>
      </w:pPr>
    </w:p>
    <w:p w14:paraId="414DD96D" w14:textId="77777777" w:rsidR="00000000" w:rsidRDefault="007C71EE">
      <w:pPr>
        <w:pStyle w:val="a"/>
        <w:rPr>
          <w:rFonts w:hint="cs"/>
          <w:rtl/>
        </w:rPr>
      </w:pPr>
      <w:r>
        <w:rPr>
          <w:rFonts w:hint="cs"/>
          <w:rtl/>
        </w:rPr>
        <w:t>כמה כסף מהווה שכר עובדי הרשות מתוך סך כל התקציב?</w:t>
      </w:r>
    </w:p>
    <w:p w14:paraId="629AF141" w14:textId="77777777" w:rsidR="00000000" w:rsidRDefault="007C71EE">
      <w:pPr>
        <w:pStyle w:val="a"/>
        <w:rPr>
          <w:rFonts w:hint="cs"/>
          <w:rtl/>
        </w:rPr>
      </w:pPr>
    </w:p>
    <w:p w14:paraId="6D262F77" w14:textId="77777777" w:rsidR="00000000" w:rsidRDefault="007C71EE">
      <w:pPr>
        <w:pStyle w:val="SpeakerCon"/>
        <w:rPr>
          <w:rtl/>
        </w:rPr>
      </w:pPr>
      <w:bookmarkStart w:id="873" w:name="FS000001062T27_05_2003_06_12_24C"/>
      <w:bookmarkEnd w:id="873"/>
      <w:r>
        <w:rPr>
          <w:rtl/>
        </w:rPr>
        <w:t>ואסל טאהא (בל"ד):</w:t>
      </w:r>
    </w:p>
    <w:p w14:paraId="6CF7D4CD" w14:textId="77777777" w:rsidR="00000000" w:rsidRDefault="007C71EE">
      <w:pPr>
        <w:pStyle w:val="a"/>
        <w:rPr>
          <w:rtl/>
        </w:rPr>
      </w:pPr>
    </w:p>
    <w:p w14:paraId="7AAB9DF3" w14:textId="77777777" w:rsidR="00000000" w:rsidRDefault="007C71EE">
      <w:pPr>
        <w:pStyle w:val="a"/>
        <w:rPr>
          <w:rFonts w:hint="cs"/>
          <w:rtl/>
        </w:rPr>
      </w:pPr>
      <w:r>
        <w:rPr>
          <w:rFonts w:hint="cs"/>
          <w:rtl/>
        </w:rPr>
        <w:t xml:space="preserve">43%-45%. היום זה 45%. </w:t>
      </w:r>
    </w:p>
    <w:p w14:paraId="24D77F9F" w14:textId="77777777" w:rsidR="00000000" w:rsidRDefault="007C71EE">
      <w:pPr>
        <w:pStyle w:val="a"/>
        <w:rPr>
          <w:rFonts w:hint="cs"/>
          <w:rtl/>
        </w:rPr>
      </w:pPr>
    </w:p>
    <w:p w14:paraId="7A47B27A" w14:textId="77777777" w:rsidR="00000000" w:rsidRDefault="007C71EE">
      <w:pPr>
        <w:pStyle w:val="ac"/>
        <w:rPr>
          <w:rtl/>
        </w:rPr>
      </w:pPr>
      <w:r>
        <w:rPr>
          <w:rFonts w:hint="eastAsia"/>
          <w:rtl/>
        </w:rPr>
        <w:t>חמי</w:t>
      </w:r>
      <w:r>
        <w:rPr>
          <w:rtl/>
        </w:rPr>
        <w:t xml:space="preserve"> דורון (שינוי):</w:t>
      </w:r>
    </w:p>
    <w:p w14:paraId="2B96E99C" w14:textId="77777777" w:rsidR="00000000" w:rsidRDefault="007C71EE">
      <w:pPr>
        <w:pStyle w:val="a"/>
        <w:rPr>
          <w:rFonts w:hint="cs"/>
          <w:rtl/>
        </w:rPr>
      </w:pPr>
    </w:p>
    <w:p w14:paraId="578CBFBD" w14:textId="77777777" w:rsidR="00000000" w:rsidRDefault="007C71EE">
      <w:pPr>
        <w:pStyle w:val="a"/>
        <w:rPr>
          <w:rFonts w:hint="cs"/>
          <w:rtl/>
        </w:rPr>
      </w:pPr>
      <w:r>
        <w:rPr>
          <w:rFonts w:hint="cs"/>
          <w:rtl/>
        </w:rPr>
        <w:t>וכמה אתה מוציא החוצה לעבודות קבלניות?</w:t>
      </w:r>
    </w:p>
    <w:p w14:paraId="4DA4AD18" w14:textId="77777777" w:rsidR="00000000" w:rsidRDefault="007C71EE">
      <w:pPr>
        <w:pStyle w:val="a"/>
        <w:rPr>
          <w:rFonts w:hint="cs"/>
          <w:rtl/>
        </w:rPr>
      </w:pPr>
    </w:p>
    <w:p w14:paraId="41916017" w14:textId="77777777" w:rsidR="00000000" w:rsidRDefault="007C71EE">
      <w:pPr>
        <w:pStyle w:val="SpeakerCon"/>
        <w:rPr>
          <w:rtl/>
        </w:rPr>
      </w:pPr>
      <w:bookmarkStart w:id="874" w:name="FS000001062T27_05_2003_06_12_49C"/>
      <w:bookmarkEnd w:id="874"/>
      <w:r>
        <w:rPr>
          <w:rtl/>
        </w:rPr>
        <w:t>ואסל טאהא (בל"ד</w:t>
      </w:r>
      <w:r>
        <w:rPr>
          <w:rtl/>
        </w:rPr>
        <w:t>):</w:t>
      </w:r>
    </w:p>
    <w:p w14:paraId="01201B31" w14:textId="77777777" w:rsidR="00000000" w:rsidRDefault="007C71EE">
      <w:pPr>
        <w:pStyle w:val="a"/>
        <w:rPr>
          <w:rtl/>
        </w:rPr>
      </w:pPr>
    </w:p>
    <w:p w14:paraId="47BFC931" w14:textId="77777777" w:rsidR="00000000" w:rsidRDefault="007C71EE">
      <w:pPr>
        <w:pStyle w:val="a"/>
        <w:rPr>
          <w:rFonts w:hint="cs"/>
          <w:rtl/>
        </w:rPr>
      </w:pPr>
      <w:r>
        <w:rPr>
          <w:rFonts w:hint="cs"/>
          <w:rtl/>
        </w:rPr>
        <w:t>אם מוציאים החוצה עבודות קבלניות זה לפרויקטים.</w:t>
      </w:r>
    </w:p>
    <w:p w14:paraId="239644F4" w14:textId="77777777" w:rsidR="00000000" w:rsidRDefault="007C71EE">
      <w:pPr>
        <w:pStyle w:val="a"/>
        <w:rPr>
          <w:rFonts w:hint="cs"/>
          <w:rtl/>
        </w:rPr>
      </w:pPr>
    </w:p>
    <w:p w14:paraId="56E01603" w14:textId="77777777" w:rsidR="00000000" w:rsidRDefault="007C71EE">
      <w:pPr>
        <w:pStyle w:val="ac"/>
        <w:rPr>
          <w:rtl/>
        </w:rPr>
      </w:pPr>
      <w:r>
        <w:rPr>
          <w:rFonts w:hint="eastAsia"/>
          <w:rtl/>
        </w:rPr>
        <w:t>חמי</w:t>
      </w:r>
      <w:r>
        <w:rPr>
          <w:rtl/>
        </w:rPr>
        <w:t xml:space="preserve"> דורון (שינוי):</w:t>
      </w:r>
    </w:p>
    <w:p w14:paraId="6DB954F7" w14:textId="77777777" w:rsidR="00000000" w:rsidRDefault="007C71EE">
      <w:pPr>
        <w:pStyle w:val="a"/>
        <w:rPr>
          <w:rFonts w:hint="cs"/>
          <w:rtl/>
        </w:rPr>
      </w:pPr>
    </w:p>
    <w:p w14:paraId="79FD8CCD" w14:textId="77777777" w:rsidR="00000000" w:rsidRDefault="007C71EE">
      <w:pPr>
        <w:pStyle w:val="a"/>
        <w:rPr>
          <w:rFonts w:hint="cs"/>
          <w:rtl/>
        </w:rPr>
      </w:pPr>
      <w:r>
        <w:rPr>
          <w:rFonts w:hint="cs"/>
          <w:rtl/>
        </w:rPr>
        <w:t>לוקחים קבלנים במקום לקחת אדם שיהיה עובד ברשות. עם העובדים בקבלנות אתה מגיע ל=50% מתקציב הרשות המקומית שהולך לשכר.</w:t>
      </w:r>
    </w:p>
    <w:p w14:paraId="0F0F8518" w14:textId="77777777" w:rsidR="00000000" w:rsidRDefault="007C71EE">
      <w:pPr>
        <w:pStyle w:val="a"/>
        <w:rPr>
          <w:rFonts w:hint="cs"/>
          <w:rtl/>
        </w:rPr>
      </w:pPr>
    </w:p>
    <w:p w14:paraId="61719D7E" w14:textId="77777777" w:rsidR="00000000" w:rsidRDefault="007C71EE">
      <w:pPr>
        <w:pStyle w:val="SpeakerCon"/>
        <w:rPr>
          <w:rtl/>
        </w:rPr>
      </w:pPr>
      <w:bookmarkStart w:id="875" w:name="FS000001062T27_05_2003_06_15_03C"/>
      <w:bookmarkEnd w:id="875"/>
      <w:r>
        <w:rPr>
          <w:rtl/>
        </w:rPr>
        <w:t>ואסל טאהא (בל"ד):</w:t>
      </w:r>
    </w:p>
    <w:p w14:paraId="5EB3D851" w14:textId="77777777" w:rsidR="00000000" w:rsidRDefault="007C71EE">
      <w:pPr>
        <w:pStyle w:val="a"/>
        <w:rPr>
          <w:rtl/>
        </w:rPr>
      </w:pPr>
    </w:p>
    <w:p w14:paraId="347E8AB2" w14:textId="77777777" w:rsidR="00000000" w:rsidRDefault="007C71EE">
      <w:pPr>
        <w:pStyle w:val="a"/>
        <w:rPr>
          <w:rFonts w:hint="cs"/>
          <w:rtl/>
        </w:rPr>
      </w:pPr>
      <w:r>
        <w:rPr>
          <w:rFonts w:hint="cs"/>
          <w:rtl/>
        </w:rPr>
        <w:t>זה אחוז זעיר מאוד-מאוד. אנחנו נשענים על עובדי האחזק</w:t>
      </w:r>
      <w:r>
        <w:rPr>
          <w:rFonts w:hint="cs"/>
          <w:rtl/>
        </w:rPr>
        <w:t xml:space="preserve">ה ועובדים שכבר נמצאים ברשות. ברשות שלי לא הגענו ליותר, 45% זה המקסימום. פעם הורדתי את זה אפילו ל=38%. ב=1999 עשיתי תוכנית הבראה והורדתי את זה ל=38%. </w:t>
      </w:r>
    </w:p>
    <w:p w14:paraId="759B9E63" w14:textId="77777777" w:rsidR="00000000" w:rsidRDefault="007C71EE">
      <w:pPr>
        <w:pStyle w:val="a"/>
        <w:rPr>
          <w:rFonts w:hint="cs"/>
          <w:rtl/>
        </w:rPr>
      </w:pPr>
    </w:p>
    <w:p w14:paraId="6E181FFE" w14:textId="77777777" w:rsidR="00000000" w:rsidRDefault="007C71EE">
      <w:pPr>
        <w:pStyle w:val="ac"/>
        <w:rPr>
          <w:rtl/>
        </w:rPr>
      </w:pPr>
      <w:r>
        <w:rPr>
          <w:rFonts w:hint="eastAsia"/>
          <w:rtl/>
        </w:rPr>
        <w:t>חמי</w:t>
      </w:r>
      <w:r>
        <w:rPr>
          <w:rtl/>
        </w:rPr>
        <w:t xml:space="preserve"> דורון (שינוי):</w:t>
      </w:r>
    </w:p>
    <w:p w14:paraId="2E903FFF" w14:textId="77777777" w:rsidR="00000000" w:rsidRDefault="007C71EE">
      <w:pPr>
        <w:pStyle w:val="a"/>
        <w:rPr>
          <w:rFonts w:hint="cs"/>
          <w:rtl/>
        </w:rPr>
      </w:pPr>
    </w:p>
    <w:p w14:paraId="6EF3E2B0" w14:textId="77777777" w:rsidR="00000000" w:rsidRDefault="007C71EE">
      <w:pPr>
        <w:pStyle w:val="a"/>
        <w:rPr>
          <w:rFonts w:hint="cs"/>
          <w:rtl/>
        </w:rPr>
      </w:pPr>
      <w:r>
        <w:rPr>
          <w:rFonts w:hint="cs"/>
          <w:rtl/>
        </w:rPr>
        <w:t>למה לא המשכת להוריד את זה?</w:t>
      </w:r>
    </w:p>
    <w:p w14:paraId="1D4C7DF7" w14:textId="77777777" w:rsidR="00000000" w:rsidRDefault="007C71EE">
      <w:pPr>
        <w:pStyle w:val="a"/>
        <w:rPr>
          <w:rFonts w:hint="cs"/>
          <w:rtl/>
        </w:rPr>
      </w:pPr>
    </w:p>
    <w:p w14:paraId="1A89224F" w14:textId="77777777" w:rsidR="00000000" w:rsidRDefault="007C71EE">
      <w:pPr>
        <w:pStyle w:val="SpeakerCon"/>
        <w:rPr>
          <w:rtl/>
        </w:rPr>
      </w:pPr>
      <w:bookmarkStart w:id="876" w:name="FS000001062T27_05_2003_06_16_59C"/>
      <w:bookmarkEnd w:id="876"/>
    </w:p>
    <w:p w14:paraId="19F5DF4F" w14:textId="77777777" w:rsidR="00000000" w:rsidRDefault="007C71EE">
      <w:pPr>
        <w:pStyle w:val="SpeakerCon"/>
        <w:rPr>
          <w:rtl/>
        </w:rPr>
      </w:pPr>
      <w:r>
        <w:rPr>
          <w:rtl/>
        </w:rPr>
        <w:t>ואסל טאהא (בל"ד):</w:t>
      </w:r>
    </w:p>
    <w:p w14:paraId="08848C6E" w14:textId="77777777" w:rsidR="00000000" w:rsidRDefault="007C71EE">
      <w:pPr>
        <w:pStyle w:val="a"/>
        <w:rPr>
          <w:rtl/>
        </w:rPr>
      </w:pPr>
    </w:p>
    <w:p w14:paraId="600C0A50" w14:textId="77777777" w:rsidR="00000000" w:rsidRDefault="007C71EE">
      <w:pPr>
        <w:pStyle w:val="a"/>
        <w:rPr>
          <w:rFonts w:hint="cs"/>
          <w:rtl/>
        </w:rPr>
      </w:pPr>
      <w:r>
        <w:rPr>
          <w:rFonts w:hint="cs"/>
          <w:rtl/>
        </w:rPr>
        <w:t>הגענו לרמה של רשות מסודרת, כמו קריית-</w:t>
      </w:r>
      <w:r>
        <w:rPr>
          <w:rFonts w:hint="cs"/>
          <w:rtl/>
        </w:rPr>
        <w:t>טבעון, שם השיעור היה 38%. הצלחתי לייצב את המערכת. היום כל פגיעה בתקציב האיזון רק תהרוס את הרשות טוטלית.</w:t>
      </w:r>
    </w:p>
    <w:p w14:paraId="48F47B4D" w14:textId="77777777" w:rsidR="00000000" w:rsidRDefault="007C71EE">
      <w:pPr>
        <w:pStyle w:val="a"/>
        <w:rPr>
          <w:rFonts w:hint="cs"/>
          <w:rtl/>
        </w:rPr>
      </w:pPr>
    </w:p>
    <w:p w14:paraId="662B0373" w14:textId="77777777" w:rsidR="00000000" w:rsidRDefault="007C71EE">
      <w:pPr>
        <w:pStyle w:val="ac"/>
        <w:rPr>
          <w:rtl/>
        </w:rPr>
      </w:pPr>
      <w:r>
        <w:rPr>
          <w:rFonts w:hint="eastAsia"/>
          <w:rtl/>
        </w:rPr>
        <w:t>חמי</w:t>
      </w:r>
      <w:r>
        <w:rPr>
          <w:rtl/>
        </w:rPr>
        <w:t xml:space="preserve"> דורון (שינוי):</w:t>
      </w:r>
    </w:p>
    <w:p w14:paraId="1B3041C0" w14:textId="77777777" w:rsidR="00000000" w:rsidRDefault="007C71EE">
      <w:pPr>
        <w:pStyle w:val="a"/>
        <w:rPr>
          <w:rFonts w:hint="cs"/>
          <w:rtl/>
        </w:rPr>
      </w:pPr>
    </w:p>
    <w:p w14:paraId="2557169A" w14:textId="77777777" w:rsidR="00000000" w:rsidRDefault="007C71EE">
      <w:pPr>
        <w:pStyle w:val="a"/>
        <w:rPr>
          <w:rFonts w:hint="cs"/>
          <w:rtl/>
        </w:rPr>
      </w:pPr>
      <w:r>
        <w:rPr>
          <w:rFonts w:hint="cs"/>
          <w:rtl/>
        </w:rPr>
        <w:t xml:space="preserve">עלית חזרה מ=38% ל=45%. </w:t>
      </w:r>
    </w:p>
    <w:p w14:paraId="190AE019" w14:textId="77777777" w:rsidR="00000000" w:rsidRDefault="007C71EE">
      <w:pPr>
        <w:pStyle w:val="a"/>
        <w:rPr>
          <w:rFonts w:hint="cs"/>
          <w:rtl/>
        </w:rPr>
      </w:pPr>
    </w:p>
    <w:p w14:paraId="5143E3DE" w14:textId="77777777" w:rsidR="00000000" w:rsidRDefault="007C71EE">
      <w:pPr>
        <w:pStyle w:val="SpeakerCon"/>
        <w:rPr>
          <w:rtl/>
        </w:rPr>
      </w:pPr>
      <w:bookmarkStart w:id="877" w:name="FS000001062T27_05_2003_06_18_58C"/>
      <w:bookmarkEnd w:id="877"/>
      <w:r>
        <w:rPr>
          <w:rtl/>
        </w:rPr>
        <w:t>ואסל טאהא (בל"ד):</w:t>
      </w:r>
    </w:p>
    <w:p w14:paraId="34898BBF" w14:textId="77777777" w:rsidR="00000000" w:rsidRDefault="007C71EE">
      <w:pPr>
        <w:pStyle w:val="a"/>
        <w:rPr>
          <w:rtl/>
        </w:rPr>
      </w:pPr>
    </w:p>
    <w:p w14:paraId="1BC2FEE6" w14:textId="77777777" w:rsidR="00000000" w:rsidRDefault="007C71EE">
      <w:pPr>
        <w:pStyle w:val="a"/>
        <w:rPr>
          <w:rFonts w:hint="cs"/>
          <w:rtl/>
        </w:rPr>
      </w:pPr>
      <w:r>
        <w:rPr>
          <w:rFonts w:hint="cs"/>
          <w:rtl/>
        </w:rPr>
        <w:t>יש סיבה לכך שזה עלה - מפני שהעובדים שהוצאתי לחופשה ללא תשלום לשנה חזרו. בסופו של דבר גם</w:t>
      </w:r>
      <w:r>
        <w:rPr>
          <w:rFonts w:hint="cs"/>
          <w:rtl/>
        </w:rPr>
        <w:t xml:space="preserve"> 45% הוא שיעור לא גבוה. אביא לך הרבה דוגמאות של מקומות שבהם שיעור השכר גבוה יותר.</w:t>
      </w:r>
    </w:p>
    <w:p w14:paraId="22B96F3C" w14:textId="77777777" w:rsidR="00000000" w:rsidRDefault="007C71EE">
      <w:pPr>
        <w:pStyle w:val="a"/>
        <w:rPr>
          <w:rFonts w:hint="cs"/>
          <w:rtl/>
        </w:rPr>
      </w:pPr>
    </w:p>
    <w:p w14:paraId="3EED14AF" w14:textId="77777777" w:rsidR="00000000" w:rsidRDefault="007C71EE">
      <w:pPr>
        <w:pStyle w:val="ac"/>
        <w:rPr>
          <w:rtl/>
        </w:rPr>
      </w:pPr>
      <w:r>
        <w:rPr>
          <w:rFonts w:hint="eastAsia"/>
          <w:rtl/>
        </w:rPr>
        <w:t>חמי</w:t>
      </w:r>
      <w:r>
        <w:rPr>
          <w:rtl/>
        </w:rPr>
        <w:t xml:space="preserve"> דורון (שינוי):</w:t>
      </w:r>
    </w:p>
    <w:p w14:paraId="283F46C8" w14:textId="77777777" w:rsidR="00000000" w:rsidRDefault="007C71EE">
      <w:pPr>
        <w:pStyle w:val="a"/>
        <w:rPr>
          <w:rFonts w:hint="cs"/>
          <w:rtl/>
        </w:rPr>
      </w:pPr>
    </w:p>
    <w:p w14:paraId="1E8B2BE4" w14:textId="77777777" w:rsidR="00000000" w:rsidRDefault="007C71EE">
      <w:pPr>
        <w:pStyle w:val="a"/>
        <w:rPr>
          <w:rFonts w:hint="cs"/>
          <w:rtl/>
        </w:rPr>
      </w:pPr>
      <w:r>
        <w:rPr>
          <w:rFonts w:hint="cs"/>
          <w:rtl/>
        </w:rPr>
        <w:t xml:space="preserve">אין לי אתך ויכוח שהרשויות המקומיות מבזבזות הרבה כסף בתשלומי שכר. למעשה עשית תרגיל כשהוצאת אנשים לחופשה ללא תשלום לשנה. הירידה לא נבעה מהבראה אמיתית. הרי </w:t>
      </w:r>
      <w:r>
        <w:rPr>
          <w:rFonts w:hint="cs"/>
          <w:rtl/>
        </w:rPr>
        <w:t>אחר כך החזרת את העובדים הללו. בעצם לא פתרת את הבעיה.</w:t>
      </w:r>
    </w:p>
    <w:p w14:paraId="5C1F9D5F" w14:textId="77777777" w:rsidR="00000000" w:rsidRDefault="007C71EE">
      <w:pPr>
        <w:pStyle w:val="a"/>
        <w:rPr>
          <w:rFonts w:hint="cs"/>
          <w:rtl/>
        </w:rPr>
      </w:pPr>
    </w:p>
    <w:p w14:paraId="43E533A8" w14:textId="77777777" w:rsidR="00000000" w:rsidRDefault="007C71EE">
      <w:pPr>
        <w:pStyle w:val="SpeakerCon"/>
        <w:rPr>
          <w:rtl/>
        </w:rPr>
      </w:pPr>
      <w:bookmarkStart w:id="878" w:name="FS000001062T27_05_2003_06_21_44C"/>
      <w:bookmarkEnd w:id="878"/>
      <w:r>
        <w:rPr>
          <w:rtl/>
        </w:rPr>
        <w:t>ואסל טאהא (בל"ד):</w:t>
      </w:r>
    </w:p>
    <w:p w14:paraId="4AFB8E52" w14:textId="77777777" w:rsidR="00000000" w:rsidRDefault="007C71EE">
      <w:pPr>
        <w:pStyle w:val="a"/>
        <w:rPr>
          <w:rtl/>
        </w:rPr>
      </w:pPr>
    </w:p>
    <w:p w14:paraId="2F8FB4E9" w14:textId="77777777" w:rsidR="00000000" w:rsidRDefault="007C71EE">
      <w:pPr>
        <w:pStyle w:val="a"/>
        <w:rPr>
          <w:rFonts w:hint="cs"/>
          <w:rtl/>
        </w:rPr>
      </w:pPr>
      <w:r>
        <w:rPr>
          <w:rFonts w:hint="cs"/>
          <w:rtl/>
        </w:rPr>
        <w:t>לא שאלת אותי כמה היה. היה אחוז גבוה יותר.</w:t>
      </w:r>
    </w:p>
    <w:p w14:paraId="371C0F4F" w14:textId="77777777" w:rsidR="00000000" w:rsidRDefault="007C71EE">
      <w:pPr>
        <w:pStyle w:val="a"/>
        <w:rPr>
          <w:rFonts w:hint="cs"/>
          <w:rtl/>
        </w:rPr>
      </w:pPr>
    </w:p>
    <w:p w14:paraId="4A841A2C" w14:textId="77777777" w:rsidR="00000000" w:rsidRDefault="007C71EE">
      <w:pPr>
        <w:pStyle w:val="ac"/>
        <w:rPr>
          <w:rtl/>
        </w:rPr>
      </w:pPr>
      <w:r>
        <w:rPr>
          <w:rFonts w:hint="eastAsia"/>
          <w:rtl/>
        </w:rPr>
        <w:t>חמי</w:t>
      </w:r>
      <w:r>
        <w:rPr>
          <w:rtl/>
        </w:rPr>
        <w:t xml:space="preserve"> דורון (שינוי):</w:t>
      </w:r>
    </w:p>
    <w:p w14:paraId="48ECE6F8" w14:textId="77777777" w:rsidR="00000000" w:rsidRDefault="007C71EE">
      <w:pPr>
        <w:pStyle w:val="a"/>
        <w:rPr>
          <w:rFonts w:hint="cs"/>
          <w:rtl/>
        </w:rPr>
      </w:pPr>
    </w:p>
    <w:p w14:paraId="4365A1E5" w14:textId="77777777" w:rsidR="00000000" w:rsidRDefault="007C71EE">
      <w:pPr>
        <w:pStyle w:val="a"/>
        <w:rPr>
          <w:rFonts w:hint="cs"/>
          <w:rtl/>
        </w:rPr>
      </w:pPr>
      <w:r>
        <w:rPr>
          <w:rFonts w:hint="cs"/>
          <w:rtl/>
        </w:rPr>
        <w:t xml:space="preserve">לא משנה. עצם העובדה שההקטנה הגיעה ל=38% ואחר כך עלית ל=45%, כי זה אנשים שיצאו לחופשה ללא תשלום </w:t>
      </w:r>
      <w:r>
        <w:rPr>
          <w:rtl/>
        </w:rPr>
        <w:t>–</w:t>
      </w:r>
      <w:r>
        <w:rPr>
          <w:rFonts w:hint="cs"/>
          <w:rtl/>
        </w:rPr>
        <w:t xml:space="preserve"> עשית תרגיל, מוצלח למדי,</w:t>
      </w:r>
      <w:r>
        <w:rPr>
          <w:rFonts w:hint="cs"/>
          <w:rtl/>
        </w:rPr>
        <w:t xml:space="preserve"> אבל לא פתרת את הבעיה.</w:t>
      </w:r>
    </w:p>
    <w:p w14:paraId="2D0093F3" w14:textId="77777777" w:rsidR="00000000" w:rsidRDefault="007C71EE">
      <w:pPr>
        <w:pStyle w:val="a"/>
        <w:rPr>
          <w:rFonts w:hint="cs"/>
          <w:rtl/>
        </w:rPr>
      </w:pPr>
    </w:p>
    <w:p w14:paraId="0A38AF3E" w14:textId="77777777" w:rsidR="00000000" w:rsidRDefault="007C71EE">
      <w:pPr>
        <w:pStyle w:val="ac"/>
        <w:rPr>
          <w:rtl/>
        </w:rPr>
      </w:pPr>
      <w:r>
        <w:rPr>
          <w:rtl/>
        </w:rPr>
        <w:t>עבד-אלמאלכ דהאמשה (רע"ם):</w:t>
      </w:r>
    </w:p>
    <w:p w14:paraId="3BA78875" w14:textId="77777777" w:rsidR="00000000" w:rsidRDefault="007C71EE">
      <w:pPr>
        <w:pStyle w:val="a"/>
        <w:rPr>
          <w:rtl/>
        </w:rPr>
      </w:pPr>
    </w:p>
    <w:p w14:paraId="252ACD6B" w14:textId="77777777" w:rsidR="00000000" w:rsidRDefault="007C71EE">
      <w:pPr>
        <w:pStyle w:val="a"/>
        <w:rPr>
          <w:rFonts w:hint="cs"/>
          <w:rtl/>
        </w:rPr>
      </w:pPr>
      <w:r>
        <w:rPr>
          <w:rFonts w:hint="cs"/>
          <w:rtl/>
        </w:rPr>
        <w:t>תצא עכשיו עם איזו תוכנית איך לנהל את הרשויות המקומיות?</w:t>
      </w:r>
    </w:p>
    <w:p w14:paraId="76173E56" w14:textId="77777777" w:rsidR="00000000" w:rsidRDefault="007C71EE">
      <w:pPr>
        <w:pStyle w:val="a"/>
        <w:rPr>
          <w:rFonts w:hint="cs"/>
          <w:rtl/>
        </w:rPr>
      </w:pPr>
    </w:p>
    <w:p w14:paraId="74BF597B" w14:textId="77777777" w:rsidR="00000000" w:rsidRDefault="007C71EE">
      <w:pPr>
        <w:pStyle w:val="ac"/>
        <w:rPr>
          <w:rtl/>
        </w:rPr>
      </w:pPr>
      <w:r>
        <w:rPr>
          <w:rFonts w:hint="eastAsia"/>
          <w:rtl/>
        </w:rPr>
        <w:t>חמי</w:t>
      </w:r>
      <w:r>
        <w:rPr>
          <w:rtl/>
        </w:rPr>
        <w:t xml:space="preserve"> דורון (שינוי):</w:t>
      </w:r>
    </w:p>
    <w:p w14:paraId="6BD8C7C8" w14:textId="77777777" w:rsidR="00000000" w:rsidRDefault="007C71EE">
      <w:pPr>
        <w:pStyle w:val="a"/>
        <w:rPr>
          <w:rFonts w:hint="cs"/>
          <w:rtl/>
        </w:rPr>
      </w:pPr>
    </w:p>
    <w:p w14:paraId="7675267C" w14:textId="77777777" w:rsidR="00000000" w:rsidRDefault="007C71EE">
      <w:pPr>
        <w:pStyle w:val="a"/>
        <w:rPr>
          <w:rFonts w:hint="cs"/>
          <w:rtl/>
        </w:rPr>
      </w:pPr>
      <w:r>
        <w:rPr>
          <w:rFonts w:hint="cs"/>
          <w:rtl/>
        </w:rPr>
        <w:t>הייתי במשך עשר שנים חבר מועצת עירייה ואני מכיר את העניין.</w:t>
      </w:r>
    </w:p>
    <w:p w14:paraId="0752535E" w14:textId="77777777" w:rsidR="00000000" w:rsidRDefault="007C71EE">
      <w:pPr>
        <w:pStyle w:val="a"/>
        <w:rPr>
          <w:rtl/>
        </w:rPr>
      </w:pPr>
      <w:r>
        <w:rPr>
          <w:rtl/>
        </w:rPr>
        <w:br/>
      </w:r>
    </w:p>
    <w:p w14:paraId="7C54FB69" w14:textId="77777777" w:rsidR="00000000" w:rsidRDefault="007C71EE">
      <w:pPr>
        <w:pStyle w:val="ac"/>
        <w:rPr>
          <w:rtl/>
        </w:rPr>
      </w:pPr>
      <w:r>
        <w:rPr>
          <w:rFonts w:hint="eastAsia"/>
          <w:rtl/>
        </w:rPr>
        <w:t>עבד</w:t>
      </w:r>
      <w:r>
        <w:rPr>
          <w:rtl/>
        </w:rPr>
        <w:t>-אלמאלכ דהאמשה (רע"ם):</w:t>
      </w:r>
    </w:p>
    <w:p w14:paraId="633DE92C" w14:textId="77777777" w:rsidR="00000000" w:rsidRDefault="007C71EE">
      <w:pPr>
        <w:pStyle w:val="a"/>
        <w:rPr>
          <w:rFonts w:hint="cs"/>
          <w:rtl/>
        </w:rPr>
      </w:pPr>
    </w:p>
    <w:p w14:paraId="59272AE7" w14:textId="77777777" w:rsidR="00000000" w:rsidRDefault="007C71EE">
      <w:pPr>
        <w:pStyle w:val="a"/>
        <w:rPr>
          <w:rFonts w:hint="cs"/>
          <w:rtl/>
        </w:rPr>
      </w:pPr>
      <w:r>
        <w:rPr>
          <w:rFonts w:hint="cs"/>
          <w:rtl/>
        </w:rPr>
        <w:t>אין לי טענות אליך.</w:t>
      </w:r>
    </w:p>
    <w:p w14:paraId="4EA5CBAA" w14:textId="77777777" w:rsidR="00000000" w:rsidRDefault="007C71EE">
      <w:pPr>
        <w:pStyle w:val="a"/>
        <w:rPr>
          <w:rFonts w:hint="cs"/>
          <w:rtl/>
        </w:rPr>
      </w:pPr>
    </w:p>
    <w:p w14:paraId="49831A3D" w14:textId="77777777" w:rsidR="00000000" w:rsidRDefault="007C71EE">
      <w:pPr>
        <w:pStyle w:val="SpeakerCon"/>
        <w:rPr>
          <w:rtl/>
        </w:rPr>
      </w:pPr>
      <w:bookmarkStart w:id="879" w:name="FS000001062T27_05_2003_06_26_29C"/>
      <w:bookmarkEnd w:id="879"/>
      <w:r>
        <w:rPr>
          <w:rtl/>
        </w:rPr>
        <w:t>ואסל טאהא (בל"ד):</w:t>
      </w:r>
    </w:p>
    <w:p w14:paraId="45927C10" w14:textId="77777777" w:rsidR="00000000" w:rsidRDefault="007C71EE">
      <w:pPr>
        <w:pStyle w:val="a"/>
        <w:rPr>
          <w:rtl/>
        </w:rPr>
      </w:pPr>
    </w:p>
    <w:p w14:paraId="1FAE4CDA" w14:textId="77777777" w:rsidR="00000000" w:rsidRDefault="007C71EE">
      <w:pPr>
        <w:pStyle w:val="a"/>
        <w:rPr>
          <w:rFonts w:hint="cs"/>
          <w:rtl/>
        </w:rPr>
      </w:pPr>
      <w:r>
        <w:rPr>
          <w:rFonts w:hint="cs"/>
          <w:rtl/>
        </w:rPr>
        <w:t>חבר</w:t>
      </w:r>
      <w:r>
        <w:rPr>
          <w:rFonts w:hint="cs"/>
          <w:rtl/>
        </w:rPr>
        <w:t xml:space="preserve"> הכנסת דורון, אני מדבר בצורה כללית, לא ספציפית. כל פגיעה בתקציב האיזון בסקטור הערבי היא הריסה טוטלית של הרשויות המקומיות הערביות. ממילא היתה אפליה, היו פערים. היו החלטות ממשלה שלצערי לא יושמו, החלטות ממשלה שקבעו שיש לסגור פערים. אף הסכם שחתמנו בזמנו עם ממש</w:t>
      </w:r>
      <w:r>
        <w:rPr>
          <w:rFonts w:hint="cs"/>
          <w:rtl/>
        </w:rPr>
        <w:t xml:space="preserve">לות ישראל </w:t>
      </w:r>
      <w:r>
        <w:rPr>
          <w:rtl/>
        </w:rPr>
        <w:t>–</w:t>
      </w:r>
      <w:r>
        <w:rPr>
          <w:rFonts w:hint="cs"/>
          <w:rtl/>
        </w:rPr>
        <w:t xml:space="preserve"> אני לא מדבר על הממשלה הזאת, אלא הממשלה שלפניה וכל ממשלות ישראל לא כיבדו את חתימותיהן ולא עשו די לסגור פערים. לכן נקלענו למצב כזה. לכן פגיעה בתקציב הפיתוח ובתקציב האיזון תגרום היום רק להריסה טוטלית של הרשויות. בסופו של דבר מי ישלם? הממשלה תשלם, </w:t>
      </w:r>
      <w:r>
        <w:rPr>
          <w:rFonts w:hint="cs"/>
          <w:rtl/>
        </w:rPr>
        <w:t>תסגור את כל החובות.</w:t>
      </w:r>
    </w:p>
    <w:p w14:paraId="7CC71544" w14:textId="77777777" w:rsidR="00000000" w:rsidRDefault="007C71EE">
      <w:pPr>
        <w:pStyle w:val="a"/>
        <w:rPr>
          <w:rFonts w:hint="cs"/>
          <w:rtl/>
        </w:rPr>
      </w:pPr>
    </w:p>
    <w:p w14:paraId="7C87DC3E" w14:textId="77777777" w:rsidR="00000000" w:rsidRDefault="007C71EE">
      <w:pPr>
        <w:pStyle w:val="ac"/>
        <w:rPr>
          <w:rtl/>
        </w:rPr>
      </w:pPr>
      <w:r>
        <w:rPr>
          <w:rFonts w:hint="eastAsia"/>
          <w:rtl/>
        </w:rPr>
        <w:t>חמי</w:t>
      </w:r>
      <w:r>
        <w:rPr>
          <w:rtl/>
        </w:rPr>
        <w:t xml:space="preserve"> דורון (שינוי):</w:t>
      </w:r>
    </w:p>
    <w:p w14:paraId="0319312F" w14:textId="77777777" w:rsidR="00000000" w:rsidRDefault="007C71EE">
      <w:pPr>
        <w:pStyle w:val="a"/>
        <w:rPr>
          <w:rFonts w:hint="cs"/>
          <w:rtl/>
        </w:rPr>
      </w:pPr>
    </w:p>
    <w:p w14:paraId="788098E2" w14:textId="77777777" w:rsidR="00000000" w:rsidRDefault="007C71EE">
      <w:pPr>
        <w:pStyle w:val="a"/>
        <w:rPr>
          <w:rFonts w:hint="cs"/>
          <w:rtl/>
        </w:rPr>
      </w:pPr>
      <w:r>
        <w:rPr>
          <w:rFonts w:hint="cs"/>
          <w:rtl/>
        </w:rPr>
        <w:t>אני יכול לנחם אותך ולומר שזה לא יהיה רק בסקטור שלך, במגזר הערבי.</w:t>
      </w:r>
    </w:p>
    <w:p w14:paraId="78761AE0" w14:textId="77777777" w:rsidR="00000000" w:rsidRDefault="007C71EE">
      <w:pPr>
        <w:pStyle w:val="a"/>
        <w:rPr>
          <w:rFonts w:hint="cs"/>
          <w:rtl/>
        </w:rPr>
      </w:pPr>
    </w:p>
    <w:p w14:paraId="65F1EF32" w14:textId="77777777" w:rsidR="00000000" w:rsidRDefault="007C71EE">
      <w:pPr>
        <w:pStyle w:val="SpeakerCon"/>
        <w:rPr>
          <w:rtl/>
        </w:rPr>
      </w:pPr>
      <w:bookmarkStart w:id="880" w:name="FS000001062T27_05_2003_06_29_28C"/>
      <w:bookmarkEnd w:id="880"/>
      <w:r>
        <w:rPr>
          <w:rtl/>
        </w:rPr>
        <w:t>ואסל טאהא (בל"ד):</w:t>
      </w:r>
    </w:p>
    <w:p w14:paraId="0D7239B1" w14:textId="77777777" w:rsidR="00000000" w:rsidRDefault="007C71EE">
      <w:pPr>
        <w:pStyle w:val="a"/>
        <w:rPr>
          <w:rtl/>
        </w:rPr>
      </w:pPr>
    </w:p>
    <w:p w14:paraId="721BFDAF" w14:textId="77777777" w:rsidR="00000000" w:rsidRDefault="007C71EE">
      <w:pPr>
        <w:pStyle w:val="a"/>
        <w:rPr>
          <w:rFonts w:hint="cs"/>
          <w:rtl/>
        </w:rPr>
      </w:pPr>
      <w:r>
        <w:rPr>
          <w:rFonts w:hint="cs"/>
          <w:rtl/>
        </w:rPr>
        <w:t>אמרתי שגם במועצות בפריפריה.</w:t>
      </w:r>
    </w:p>
    <w:p w14:paraId="36E0203B" w14:textId="77777777" w:rsidR="00000000" w:rsidRDefault="007C71EE">
      <w:pPr>
        <w:pStyle w:val="a"/>
        <w:rPr>
          <w:rFonts w:hint="cs"/>
          <w:rtl/>
        </w:rPr>
      </w:pPr>
    </w:p>
    <w:p w14:paraId="4F414270" w14:textId="77777777" w:rsidR="00000000" w:rsidRDefault="007C71EE">
      <w:pPr>
        <w:pStyle w:val="ac"/>
        <w:rPr>
          <w:rtl/>
        </w:rPr>
      </w:pPr>
      <w:r>
        <w:rPr>
          <w:rFonts w:hint="eastAsia"/>
          <w:rtl/>
        </w:rPr>
        <w:t>עבד</w:t>
      </w:r>
      <w:r>
        <w:rPr>
          <w:rtl/>
        </w:rPr>
        <w:t>-אלמאלכ דהאמשה (רע"ם):</w:t>
      </w:r>
    </w:p>
    <w:p w14:paraId="159E95B6" w14:textId="77777777" w:rsidR="00000000" w:rsidRDefault="007C71EE">
      <w:pPr>
        <w:pStyle w:val="a"/>
        <w:rPr>
          <w:rFonts w:hint="cs"/>
          <w:rtl/>
        </w:rPr>
      </w:pPr>
    </w:p>
    <w:p w14:paraId="7FE2247B" w14:textId="77777777" w:rsidR="00000000" w:rsidRDefault="007C71EE">
      <w:pPr>
        <w:pStyle w:val="a"/>
        <w:rPr>
          <w:rFonts w:hint="cs"/>
          <w:rtl/>
        </w:rPr>
      </w:pPr>
      <w:r>
        <w:rPr>
          <w:rFonts w:hint="cs"/>
          <w:rtl/>
        </w:rPr>
        <w:t>צרת רבים חצי נחמה?</w:t>
      </w:r>
    </w:p>
    <w:p w14:paraId="219E79D2" w14:textId="77777777" w:rsidR="00000000" w:rsidRDefault="007C71EE">
      <w:pPr>
        <w:pStyle w:val="a"/>
        <w:rPr>
          <w:rFonts w:hint="cs"/>
          <w:rtl/>
        </w:rPr>
      </w:pPr>
    </w:p>
    <w:p w14:paraId="57B43FEF" w14:textId="77777777" w:rsidR="00000000" w:rsidRDefault="007C71EE">
      <w:pPr>
        <w:pStyle w:val="ac"/>
        <w:rPr>
          <w:rtl/>
        </w:rPr>
      </w:pPr>
      <w:r>
        <w:rPr>
          <w:rFonts w:hint="eastAsia"/>
          <w:rtl/>
        </w:rPr>
        <w:t>חמי</w:t>
      </w:r>
      <w:r>
        <w:rPr>
          <w:rtl/>
        </w:rPr>
        <w:t xml:space="preserve"> דורון (שינוי):</w:t>
      </w:r>
    </w:p>
    <w:p w14:paraId="39059B13" w14:textId="77777777" w:rsidR="00000000" w:rsidRDefault="007C71EE">
      <w:pPr>
        <w:pStyle w:val="a"/>
        <w:rPr>
          <w:rFonts w:hint="cs"/>
          <w:rtl/>
        </w:rPr>
      </w:pPr>
    </w:p>
    <w:p w14:paraId="271B0D48" w14:textId="77777777" w:rsidR="00000000" w:rsidRDefault="007C71EE">
      <w:pPr>
        <w:pStyle w:val="a"/>
        <w:rPr>
          <w:rFonts w:hint="cs"/>
          <w:rtl/>
        </w:rPr>
      </w:pPr>
      <w:r>
        <w:rPr>
          <w:rFonts w:hint="cs"/>
          <w:rtl/>
        </w:rPr>
        <w:t>בערך.</w:t>
      </w:r>
    </w:p>
    <w:p w14:paraId="53D953C7" w14:textId="77777777" w:rsidR="00000000" w:rsidRDefault="007C71EE">
      <w:pPr>
        <w:pStyle w:val="a"/>
        <w:rPr>
          <w:rFonts w:hint="cs"/>
          <w:rtl/>
        </w:rPr>
      </w:pPr>
    </w:p>
    <w:p w14:paraId="536FE437" w14:textId="77777777" w:rsidR="00000000" w:rsidRDefault="007C71EE">
      <w:pPr>
        <w:pStyle w:val="SpeakerCon"/>
        <w:rPr>
          <w:rtl/>
        </w:rPr>
      </w:pPr>
      <w:bookmarkStart w:id="881" w:name="FS000001062T27_05_2003_06_31_59C"/>
      <w:bookmarkEnd w:id="881"/>
      <w:r>
        <w:rPr>
          <w:rtl/>
        </w:rPr>
        <w:t>ואסל טאהא (בל"ד):</w:t>
      </w:r>
    </w:p>
    <w:p w14:paraId="0692F38A" w14:textId="77777777" w:rsidR="00000000" w:rsidRDefault="007C71EE">
      <w:pPr>
        <w:pStyle w:val="a"/>
        <w:rPr>
          <w:rtl/>
        </w:rPr>
      </w:pPr>
    </w:p>
    <w:p w14:paraId="4E95BBA4" w14:textId="77777777" w:rsidR="00000000" w:rsidRDefault="007C71EE">
      <w:pPr>
        <w:pStyle w:val="a"/>
        <w:rPr>
          <w:rFonts w:hint="cs"/>
          <w:rtl/>
        </w:rPr>
      </w:pPr>
      <w:r>
        <w:rPr>
          <w:rFonts w:hint="cs"/>
          <w:rtl/>
        </w:rPr>
        <w:t>חבר הכנס</w:t>
      </w:r>
      <w:r>
        <w:rPr>
          <w:rFonts w:hint="cs"/>
          <w:rtl/>
        </w:rPr>
        <w:t>ת דורון, מי כמוך  יודע שהתקציבים הייעודיים לסקטור הערבי ממשרדי ממשלה שונים הם דלים מאוד. אני רציתי ששר התיירות יהיה כאן וישמע אותי. מה תרם משרדו מאז שהוא נכנס, הוא ושר התיירות שהיה פה לפניו? כלום, אף לא שקל אחד. אני ביקשתי להקים כפר תיירות. בכפר-כנא מבקרים</w:t>
      </w:r>
      <w:r>
        <w:rPr>
          <w:rFonts w:hint="cs"/>
          <w:rtl/>
        </w:rPr>
        <w:t xml:space="preserve"> בשנה 700,000 תיירים. התחננתי בפני משרד התיירות לעזור לי לבנות תשתית כלכלית, לעזור לי לבנות תשתיות כדי שזה יהווה מנוף. חתמתי שבעוד חמש שנים או עשר שנים לא ארצה שום עזרה, אפילו לא מענקים. לא העבירו אגורה אחת, שקל אחד. זה כבר מונח על שולחנם שנתיים, שלוש  שני</w:t>
      </w:r>
      <w:r>
        <w:rPr>
          <w:rFonts w:hint="cs"/>
          <w:rtl/>
        </w:rPr>
        <w:t>ם.</w:t>
      </w:r>
    </w:p>
    <w:p w14:paraId="614C597E" w14:textId="77777777" w:rsidR="00000000" w:rsidRDefault="007C71EE">
      <w:pPr>
        <w:pStyle w:val="a"/>
        <w:rPr>
          <w:rFonts w:hint="cs"/>
          <w:rtl/>
        </w:rPr>
      </w:pPr>
    </w:p>
    <w:p w14:paraId="49122B96" w14:textId="77777777" w:rsidR="00000000" w:rsidRDefault="007C71EE">
      <w:pPr>
        <w:pStyle w:val="a"/>
        <w:rPr>
          <w:rFonts w:hint="cs"/>
          <w:rtl/>
        </w:rPr>
      </w:pPr>
      <w:r>
        <w:rPr>
          <w:rFonts w:hint="cs"/>
          <w:rtl/>
        </w:rPr>
        <w:t xml:space="preserve">לכן, אדוני היושב-ראש, הסקטור הערבי הוא הסקטור שייפגע קשה בנוסף לכל השכבות שהזכרתי ולכל האלמנטים שהזכרתי; הוא ייפגע מאוד מהתוכנית הכלכלית הזאת. התוכנית הקרויה "תוכנית 4 מיליארדי השקל" </w:t>
      </w:r>
      <w:r>
        <w:rPr>
          <w:rtl/>
        </w:rPr>
        <w:t>–</w:t>
      </w:r>
      <w:r>
        <w:rPr>
          <w:rFonts w:hint="cs"/>
          <w:rtl/>
        </w:rPr>
        <w:t xml:space="preserve"> זה שקר וכזב, לא יושם ממנה כלום. רק הבטחות והבטחות והבטחות.</w:t>
      </w:r>
    </w:p>
    <w:p w14:paraId="591EFA26" w14:textId="77777777" w:rsidR="00000000" w:rsidRDefault="007C71EE">
      <w:pPr>
        <w:pStyle w:val="a"/>
        <w:rPr>
          <w:rFonts w:hint="cs"/>
          <w:rtl/>
        </w:rPr>
      </w:pPr>
    </w:p>
    <w:p w14:paraId="146F69C9" w14:textId="77777777" w:rsidR="00000000" w:rsidRDefault="007C71EE">
      <w:pPr>
        <w:pStyle w:val="a"/>
        <w:rPr>
          <w:rFonts w:hint="cs"/>
          <w:rtl/>
        </w:rPr>
      </w:pPr>
      <w:r>
        <w:rPr>
          <w:rFonts w:hint="cs"/>
          <w:rtl/>
        </w:rPr>
        <w:t>לכן אני</w:t>
      </w:r>
      <w:r>
        <w:rPr>
          <w:rFonts w:hint="cs"/>
          <w:rtl/>
        </w:rPr>
        <w:t xml:space="preserve"> חושב שתוכנית כלכלית מעין זו רק תכרסם בחלשים ותחזק את החזקים. בסופו של דבר אנחנו נשלם את המחיר. תודה.</w:t>
      </w:r>
    </w:p>
    <w:p w14:paraId="1139FFAA" w14:textId="77777777" w:rsidR="00000000" w:rsidRDefault="007C71EE">
      <w:pPr>
        <w:pStyle w:val="a"/>
        <w:rPr>
          <w:rFonts w:hint="cs"/>
          <w:rtl/>
        </w:rPr>
      </w:pPr>
    </w:p>
    <w:p w14:paraId="7911E6B5" w14:textId="77777777" w:rsidR="00000000" w:rsidRDefault="007C71EE">
      <w:pPr>
        <w:pStyle w:val="ad"/>
        <w:rPr>
          <w:rtl/>
        </w:rPr>
      </w:pPr>
      <w:r>
        <w:rPr>
          <w:rtl/>
        </w:rPr>
        <w:t>היו"ר משה כחלון:</w:t>
      </w:r>
    </w:p>
    <w:p w14:paraId="3ECCB8AC" w14:textId="77777777" w:rsidR="00000000" w:rsidRDefault="007C71EE">
      <w:pPr>
        <w:pStyle w:val="a"/>
        <w:rPr>
          <w:rtl/>
        </w:rPr>
      </w:pPr>
    </w:p>
    <w:p w14:paraId="4ED56F55" w14:textId="77777777" w:rsidR="00000000" w:rsidRDefault="007C71EE">
      <w:pPr>
        <w:pStyle w:val="a"/>
        <w:rPr>
          <w:rFonts w:hint="cs"/>
          <w:rtl/>
        </w:rPr>
      </w:pPr>
      <w:r>
        <w:rPr>
          <w:rFonts w:hint="cs"/>
          <w:rtl/>
        </w:rPr>
        <w:t>תודה רבה. חבר הכנסת עבד-אלמאלכ דהאמשה, בבקשה.</w:t>
      </w:r>
    </w:p>
    <w:p w14:paraId="6D1CE957" w14:textId="77777777" w:rsidR="00000000" w:rsidRDefault="007C71EE">
      <w:pPr>
        <w:pStyle w:val="a"/>
        <w:rPr>
          <w:rFonts w:hint="cs"/>
          <w:rtl/>
        </w:rPr>
      </w:pPr>
    </w:p>
    <w:p w14:paraId="0930AA2A" w14:textId="77777777" w:rsidR="00000000" w:rsidRDefault="007C71EE">
      <w:pPr>
        <w:pStyle w:val="Speaker"/>
        <w:rPr>
          <w:rtl/>
        </w:rPr>
      </w:pPr>
      <w:bookmarkStart w:id="882" w:name="FS000000550T27_05_2003_06_37_36"/>
      <w:bookmarkEnd w:id="882"/>
      <w:r>
        <w:rPr>
          <w:rFonts w:hint="eastAsia"/>
          <w:rtl/>
        </w:rPr>
        <w:t>עבד</w:t>
      </w:r>
      <w:r>
        <w:rPr>
          <w:rtl/>
        </w:rPr>
        <w:t>-אלמאלכ דהאמשה (רע"ם):</w:t>
      </w:r>
    </w:p>
    <w:p w14:paraId="2AFCD4F7" w14:textId="77777777" w:rsidR="00000000" w:rsidRDefault="007C71EE">
      <w:pPr>
        <w:pStyle w:val="a"/>
        <w:rPr>
          <w:rFonts w:hint="cs"/>
          <w:rtl/>
        </w:rPr>
      </w:pPr>
    </w:p>
    <w:p w14:paraId="4082DB0D" w14:textId="77777777" w:rsidR="00000000" w:rsidRDefault="007C71EE">
      <w:pPr>
        <w:pStyle w:val="a"/>
        <w:rPr>
          <w:rFonts w:hint="cs"/>
          <w:rtl/>
        </w:rPr>
      </w:pPr>
      <w:r>
        <w:rPr>
          <w:rFonts w:hint="cs"/>
          <w:rtl/>
        </w:rPr>
        <w:t xml:space="preserve">כבוד היושב-ראש, חברי חברי הכנסת הנוכחים, אני אחזור אולי בחלק </w:t>
      </w:r>
      <w:r>
        <w:rPr>
          <w:rFonts w:hint="cs"/>
          <w:rtl/>
        </w:rPr>
        <w:t>מהדברים על מה שאמרתי אתמול. באו אלינו בכותרת כזאת יומרנית: התוכנית להבראת כלכלת ישראל. כאילו שהתוכנית הזאת אכן תבריא את הכלכלה ותוציא את הכלכלה מימים קשים - שלדעת כולנו אכן הם כאלה - לימים טובים יותר ולכלכלה חזקה. אני אומר שזה בדיוק ההיפך הגמור ממה שקורה ו</w:t>
      </w:r>
      <w:r>
        <w:rPr>
          <w:rFonts w:hint="cs"/>
          <w:rtl/>
        </w:rPr>
        <w:t>מה שאמור לקרות אם התוכנית הזאת תתקבל, וככל הנראה ברוב קואליציוני דורסני היא אכן תתקבל. בכל אופן, נותר לנו להזהיר ולהתריע ולנסות להציל מפני המצב שדוחפים אליו.</w:t>
      </w:r>
    </w:p>
    <w:p w14:paraId="771A5AF6" w14:textId="77777777" w:rsidR="00000000" w:rsidRDefault="007C71EE">
      <w:pPr>
        <w:pStyle w:val="a"/>
        <w:rPr>
          <w:rFonts w:hint="cs"/>
          <w:rtl/>
        </w:rPr>
      </w:pPr>
    </w:p>
    <w:p w14:paraId="49207605" w14:textId="77777777" w:rsidR="00000000" w:rsidRDefault="007C71EE">
      <w:pPr>
        <w:pStyle w:val="a"/>
        <w:rPr>
          <w:rFonts w:hint="cs"/>
          <w:rtl/>
        </w:rPr>
      </w:pPr>
      <w:r>
        <w:rPr>
          <w:rFonts w:hint="cs"/>
          <w:rtl/>
        </w:rPr>
        <w:t>אין מחלוקת שהמשק והמצב הכלכלי הם בכי רע, ואין מחלוקת שצריך לעשות קיצוצים, גם עם זה אני מסכים. אבל</w:t>
      </w:r>
      <w:r>
        <w:rPr>
          <w:rFonts w:hint="cs"/>
          <w:rtl/>
        </w:rPr>
        <w:t xml:space="preserve"> השאלה שנשארה ונותרה היא ממה לקצץ ואיך יוצאים מהמצב הזה. בקיצוצים נוסח ממשלת שרון כבר היינו, זו אולי המהדורה הרביעית של קיצוצים שמביאים אלינו בשנה וחצי, שנתיים האחרונות. היא גם לא האחרונה. עכשיו, ממש בימים האלה, כבר מכינים את הקיצוץ הנוסף. ובאים אלינו בטענ</w:t>
      </w:r>
      <w:r>
        <w:rPr>
          <w:rFonts w:hint="cs"/>
          <w:rtl/>
        </w:rPr>
        <w:t xml:space="preserve">ות, כי בוועדת הכספים התוכנית כבר עברה כפי שהיא והקיצוצים לא בוצעו כולם, לא בסכום שהתכוונו אליו מלכתחילה, וצריך לקצץ עוד פעם. </w:t>
      </w:r>
    </w:p>
    <w:p w14:paraId="7D5C71F5" w14:textId="77777777" w:rsidR="00000000" w:rsidRDefault="007C71EE">
      <w:pPr>
        <w:pStyle w:val="a"/>
        <w:rPr>
          <w:rFonts w:hint="cs"/>
          <w:rtl/>
        </w:rPr>
      </w:pPr>
    </w:p>
    <w:p w14:paraId="5E8CC388" w14:textId="77777777" w:rsidR="00000000" w:rsidRDefault="007C71EE">
      <w:pPr>
        <w:pStyle w:val="a"/>
        <w:rPr>
          <w:rFonts w:hint="cs"/>
          <w:rtl/>
        </w:rPr>
      </w:pPr>
      <w:r>
        <w:rPr>
          <w:rFonts w:hint="cs"/>
          <w:rtl/>
        </w:rPr>
        <w:t>אני אומר: אם יקצצו עוד פעם ועוד פעם ועוד פעם, הכלכלה לא תצא מהמשבר העמוק. יש דרך אחת להוציא את הכלכלה מהמשבר הזה, וראש הממשלה דיב</w:t>
      </w:r>
      <w:r>
        <w:rPr>
          <w:rFonts w:hint="cs"/>
          <w:rtl/>
        </w:rPr>
        <w:t>ר עליה אתמול. בימים האחרונים מר שרון מתפכח, חוזר לשפיות, והוא אדם לגמרי אחר. חבל שהשר יצא; הייתי רוצה לשאול אותו מה דעתו בעניין הזה. ראש הממשלה מקבל את מפת הדרכים, ופתאום הוא מדבר על חלוקת הארץ. אין מוצא אחר. זה לא נכון לשלוט ב=3.5 מיליוני פלסטינים. זאת הפ</w:t>
      </w:r>
      <w:r>
        <w:rPr>
          <w:rFonts w:hint="cs"/>
          <w:rtl/>
        </w:rPr>
        <w:t>עם הראשונה שאני שומע את ראש הממשלה מודה שהמצב הקיים בשטחים הוא כיבוש. הוא כבר לא אומר שאלה אדמות משוחררות או מוחזקות, כפי שפעם אמרו. הוא אמר את זה אתמול בריש גלי. כואב לומר את זה, אך זאת האמת.</w:t>
      </w:r>
    </w:p>
    <w:p w14:paraId="5936183D" w14:textId="77777777" w:rsidR="00000000" w:rsidRDefault="007C71EE">
      <w:pPr>
        <w:pStyle w:val="a"/>
        <w:rPr>
          <w:rFonts w:hint="cs"/>
          <w:rtl/>
        </w:rPr>
      </w:pPr>
      <w:r>
        <w:rPr>
          <w:rFonts w:hint="cs"/>
          <w:rtl/>
        </w:rPr>
        <w:t xml:space="preserve"> </w:t>
      </w:r>
    </w:p>
    <w:p w14:paraId="0B4CC237" w14:textId="77777777" w:rsidR="00000000" w:rsidRDefault="007C71EE">
      <w:pPr>
        <w:pStyle w:val="ac"/>
        <w:rPr>
          <w:rtl/>
        </w:rPr>
      </w:pPr>
      <w:r>
        <w:rPr>
          <w:rFonts w:hint="eastAsia"/>
          <w:rtl/>
        </w:rPr>
        <w:t>חמי</w:t>
      </w:r>
      <w:r>
        <w:rPr>
          <w:rtl/>
        </w:rPr>
        <w:t xml:space="preserve"> דורון (שינוי):</w:t>
      </w:r>
    </w:p>
    <w:p w14:paraId="1AC37A98" w14:textId="77777777" w:rsidR="00000000" w:rsidRDefault="007C71EE">
      <w:pPr>
        <w:pStyle w:val="a"/>
        <w:rPr>
          <w:rFonts w:hint="cs"/>
          <w:rtl/>
        </w:rPr>
      </w:pPr>
    </w:p>
    <w:p w14:paraId="5842DF0D" w14:textId="77777777" w:rsidR="00000000" w:rsidRDefault="007C71EE">
      <w:pPr>
        <w:pStyle w:val="a"/>
        <w:rPr>
          <w:rFonts w:hint="cs"/>
          <w:rtl/>
        </w:rPr>
      </w:pPr>
      <w:r>
        <w:rPr>
          <w:rFonts w:hint="cs"/>
          <w:rtl/>
        </w:rPr>
        <w:t>לא זה מה שראש הממשלה אמר. הוא אמר, שכמו ש</w:t>
      </w:r>
      <w:r>
        <w:rPr>
          <w:rFonts w:hint="cs"/>
          <w:rtl/>
        </w:rPr>
        <w:t>עם ישראל יוותר על הזכויות שלו ביהודה ושומרון, הפלסטינים יצטרכו לוותר על זכות השיבה.</w:t>
      </w:r>
    </w:p>
    <w:p w14:paraId="1873DAA7" w14:textId="77777777" w:rsidR="00000000" w:rsidRDefault="007C71EE">
      <w:pPr>
        <w:pStyle w:val="a"/>
        <w:rPr>
          <w:rFonts w:hint="cs"/>
          <w:rtl/>
        </w:rPr>
      </w:pPr>
    </w:p>
    <w:p w14:paraId="2F9805D8" w14:textId="77777777" w:rsidR="00000000" w:rsidRDefault="007C71EE">
      <w:pPr>
        <w:pStyle w:val="Speaker"/>
        <w:rPr>
          <w:rtl/>
        </w:rPr>
      </w:pPr>
      <w:bookmarkStart w:id="883" w:name="FS000000550T27_05_2003_07_37_07"/>
      <w:bookmarkEnd w:id="883"/>
      <w:r>
        <w:rPr>
          <w:rFonts w:hint="eastAsia"/>
          <w:rtl/>
        </w:rPr>
        <w:t>עבד</w:t>
      </w:r>
      <w:r>
        <w:rPr>
          <w:rtl/>
        </w:rPr>
        <w:t>-אלמאלכ דהאמשה (רע"ם):</w:t>
      </w:r>
    </w:p>
    <w:p w14:paraId="76250CC0" w14:textId="77777777" w:rsidR="00000000" w:rsidRDefault="007C71EE">
      <w:pPr>
        <w:pStyle w:val="a"/>
        <w:rPr>
          <w:rFonts w:hint="cs"/>
          <w:rtl/>
        </w:rPr>
      </w:pPr>
    </w:p>
    <w:p w14:paraId="0667276D" w14:textId="77777777" w:rsidR="00000000" w:rsidRDefault="007C71EE">
      <w:pPr>
        <w:pStyle w:val="a"/>
        <w:rPr>
          <w:rFonts w:hint="cs"/>
          <w:rtl/>
        </w:rPr>
      </w:pPr>
      <w:r>
        <w:rPr>
          <w:rFonts w:hint="cs"/>
          <w:rtl/>
        </w:rPr>
        <w:t xml:space="preserve">יכול להיות שהוא אמר גם את זה. אני מדבר על מה שאני ראיתי. אין לי בעיה לשמוע את הדברים של אדוני. </w:t>
      </w:r>
    </w:p>
    <w:p w14:paraId="3E6035DF" w14:textId="77777777" w:rsidR="00000000" w:rsidRDefault="007C71EE">
      <w:pPr>
        <w:pStyle w:val="a"/>
        <w:rPr>
          <w:rFonts w:hint="cs"/>
          <w:rtl/>
        </w:rPr>
      </w:pPr>
    </w:p>
    <w:p w14:paraId="0BFF8B79" w14:textId="77777777" w:rsidR="00000000" w:rsidRDefault="007C71EE">
      <w:pPr>
        <w:pStyle w:val="a"/>
        <w:rPr>
          <w:rFonts w:hint="cs"/>
          <w:rtl/>
        </w:rPr>
      </w:pPr>
      <w:r>
        <w:rPr>
          <w:rFonts w:hint="cs"/>
          <w:rtl/>
        </w:rPr>
        <w:t>ראש הממשלה אמר כשהוא ניצב מול עיני, וכמעט לא הא</w:t>
      </w:r>
      <w:r>
        <w:rPr>
          <w:rFonts w:hint="cs"/>
          <w:rtl/>
        </w:rPr>
        <w:t xml:space="preserve">מנתי לכך: זה כואב לומר, אך זה כיבוש. אלה דבריו. וזה נכון. אני שמח שראש הממשלה חוזר למציאות. הוא פתאום ריאלי. הוא אמר: מי שחושב שניתן להוציא את הכלכלה מהמשבר העמוק שאליו היא נקלעה בלי תוכנית מדינית </w:t>
      </w:r>
      <w:r>
        <w:rPr>
          <w:rtl/>
        </w:rPr>
        <w:t>–</w:t>
      </w:r>
      <w:r>
        <w:rPr>
          <w:rFonts w:hint="cs"/>
          <w:rtl/>
        </w:rPr>
        <w:t xml:space="preserve"> משא-ומתן מדיני ושינוי המצב המדיני - טועה. אלה דברים נכוני</w:t>
      </w:r>
      <w:r>
        <w:rPr>
          <w:rFonts w:hint="cs"/>
          <w:rtl/>
        </w:rPr>
        <w:t xml:space="preserve">ם. אמרו את זה אחרים כל הזמן, והיתה על כך הסכמה כללית כמעט, להוציא את מר נתניהו, שר-העל של ראש הממשלה. </w:t>
      </w:r>
    </w:p>
    <w:p w14:paraId="6596642A" w14:textId="77777777" w:rsidR="00000000" w:rsidRDefault="007C71EE">
      <w:pPr>
        <w:pStyle w:val="a"/>
        <w:rPr>
          <w:rFonts w:hint="cs"/>
          <w:rtl/>
        </w:rPr>
      </w:pPr>
    </w:p>
    <w:p w14:paraId="558D9CD6" w14:textId="77777777" w:rsidR="00000000" w:rsidRDefault="007C71EE">
      <w:pPr>
        <w:pStyle w:val="a"/>
        <w:rPr>
          <w:rFonts w:hint="cs"/>
          <w:rtl/>
        </w:rPr>
      </w:pPr>
      <w:r>
        <w:rPr>
          <w:rFonts w:hint="cs"/>
          <w:rtl/>
        </w:rPr>
        <w:t xml:space="preserve">מר נתניהו אפילו לזה אומר לא. למר נתניהו יש תוכנית, להוציא את הכלכלה מהמשבר בלי שלום ומשא-ומתן מדיני שראש הממשלה מדבר עליו. זאת רק מחלוקת אחת ביניהם, או </w:t>
      </w:r>
      <w:r>
        <w:rPr>
          <w:rFonts w:hint="cs"/>
          <w:rtl/>
        </w:rPr>
        <w:t xml:space="preserve">לכאורה מחלוקת. לא חסרות מחלוקות ביניהם, ומתי זה יצא החוצה? יש אומרים שזה יהיה בעוד שבועות, יש שמעוררים עכשיו את מר נתניהו ושואלים אותו למה הוא לא התנגד. </w:t>
      </w:r>
    </w:p>
    <w:p w14:paraId="34C6A811" w14:textId="77777777" w:rsidR="00000000" w:rsidRDefault="007C71EE">
      <w:pPr>
        <w:pStyle w:val="a"/>
        <w:rPr>
          <w:rFonts w:hint="cs"/>
          <w:rtl/>
        </w:rPr>
      </w:pPr>
    </w:p>
    <w:p w14:paraId="442A6459" w14:textId="77777777" w:rsidR="00000000" w:rsidRDefault="007C71EE">
      <w:pPr>
        <w:pStyle w:val="a"/>
        <w:rPr>
          <w:rFonts w:hint="cs"/>
          <w:rtl/>
        </w:rPr>
      </w:pPr>
      <w:r>
        <w:rPr>
          <w:rFonts w:hint="cs"/>
          <w:rtl/>
        </w:rPr>
        <w:t xml:space="preserve">נראה שגם נתניהו נגע בשפיות ובריאליות בצורה כלשהי: הוא נמנע בהצבעה על תוכנית מפת הדרכים. פתאום הוא לא </w:t>
      </w:r>
      <w:r>
        <w:rPr>
          <w:rFonts w:hint="cs"/>
          <w:rtl/>
        </w:rPr>
        <w:t xml:space="preserve">חישוקן גדול, שיגמול למר שרון כגמולו. הרי שרון חישק אותו לפני קמפ-דייוויד ובהסכם חברון. הוא עשה ועשה, ואמר לנתניהו </w:t>
      </w:r>
      <w:r>
        <w:rPr>
          <w:rtl/>
        </w:rPr>
        <w:t>–</w:t>
      </w:r>
      <w:r>
        <w:rPr>
          <w:rFonts w:hint="cs"/>
          <w:rtl/>
        </w:rPr>
        <w:t xml:space="preserve"> אז ראש הממשלה: אם עכשיו יפלסו יותר מאחוז מסוים, אתה מסכן את המדינה, שומו שמים. </w:t>
      </w:r>
    </w:p>
    <w:p w14:paraId="295891CF" w14:textId="77777777" w:rsidR="00000000" w:rsidRDefault="007C71EE">
      <w:pPr>
        <w:pStyle w:val="a"/>
        <w:rPr>
          <w:rFonts w:hint="cs"/>
          <w:rtl/>
        </w:rPr>
      </w:pPr>
    </w:p>
    <w:p w14:paraId="45DE861E" w14:textId="77777777" w:rsidR="00000000" w:rsidRDefault="007C71EE">
      <w:pPr>
        <w:pStyle w:val="a"/>
        <w:rPr>
          <w:rFonts w:hint="cs"/>
          <w:rtl/>
        </w:rPr>
      </w:pPr>
      <w:r>
        <w:rPr>
          <w:rFonts w:hint="cs"/>
          <w:rtl/>
        </w:rPr>
        <w:t>כל זה היה לפני שהוא מונה לשר החוץ. כאשר שרון מונה לשר החוץ,</w:t>
      </w:r>
      <w:r>
        <w:rPr>
          <w:rFonts w:hint="cs"/>
          <w:rtl/>
        </w:rPr>
        <w:t xml:space="preserve"> הכול השתנה; הוא הלך עם נתניהו לפסגת-וואי, ושם הם ישבו עם הפלסטינים, לרבות ערפאת. אומנם לא תפסו אותו לוחץ את ידו של ערפאת, אך הם דיברו וחזרו אלינו עם פעימה של 13.5%. ושום דבר לא קרה. פתאום הוא לא מסכן את הארץ ועושה דברים נוראיים, כי מר שרון הוא שר החוץ.</w:t>
      </w:r>
    </w:p>
    <w:p w14:paraId="04CC1786" w14:textId="77777777" w:rsidR="00000000" w:rsidRDefault="007C71EE">
      <w:pPr>
        <w:pStyle w:val="a"/>
        <w:rPr>
          <w:rFonts w:hint="cs"/>
          <w:rtl/>
        </w:rPr>
      </w:pPr>
    </w:p>
    <w:p w14:paraId="24AF355D" w14:textId="77777777" w:rsidR="00000000" w:rsidRDefault="007C71EE">
      <w:pPr>
        <w:pStyle w:val="a"/>
        <w:rPr>
          <w:rFonts w:hint="cs"/>
          <w:rtl/>
        </w:rPr>
      </w:pPr>
      <w:r>
        <w:rPr>
          <w:rFonts w:hint="cs"/>
          <w:rtl/>
        </w:rPr>
        <w:t>א</w:t>
      </w:r>
      <w:r>
        <w:rPr>
          <w:rFonts w:hint="cs"/>
          <w:rtl/>
        </w:rPr>
        <w:t xml:space="preserve">דוני היושב-ראש, דבר אחד מאוד מטריד אותי: למי להאמין? למר שרון, זה שחוזר לשפיות, שמתפכח ורואה את המציאות כפי שהיא </w:t>
      </w:r>
      <w:r>
        <w:rPr>
          <w:rtl/>
        </w:rPr>
        <w:t>–</w:t>
      </w:r>
      <w:r>
        <w:rPr>
          <w:rFonts w:hint="cs"/>
          <w:rtl/>
        </w:rPr>
        <w:t xml:space="preserve"> רואה את הכיבוש ואת הכלכלה ויודע שלא יוצאים מזה בלי מהלך מדיני, או למר שרון </w:t>
      </w:r>
      <w:r>
        <w:rPr>
          <w:rtl/>
        </w:rPr>
        <w:t>–</w:t>
      </w:r>
      <w:r>
        <w:rPr>
          <w:rFonts w:hint="cs"/>
          <w:rtl/>
        </w:rPr>
        <w:t xml:space="preserve"> תעלו על הגבעות, ואני אביא את אבות המתנחלים; אני מכיר כל פינה וכל</w:t>
      </w:r>
      <w:r>
        <w:rPr>
          <w:rFonts w:hint="cs"/>
          <w:rtl/>
        </w:rPr>
        <w:t xml:space="preserve"> שעל, אל תלמדו אותי מהי ארץ-ישראל. אולי להאמין לשניהם? הייתי מוכן להאמין לשניהם. </w:t>
      </w:r>
    </w:p>
    <w:p w14:paraId="709F07C6" w14:textId="77777777" w:rsidR="00000000" w:rsidRDefault="007C71EE">
      <w:pPr>
        <w:pStyle w:val="a"/>
        <w:rPr>
          <w:rFonts w:hint="cs"/>
          <w:rtl/>
        </w:rPr>
      </w:pPr>
    </w:p>
    <w:p w14:paraId="1FFA32B7" w14:textId="77777777" w:rsidR="00000000" w:rsidRDefault="007C71EE">
      <w:pPr>
        <w:pStyle w:val="a"/>
        <w:rPr>
          <w:rFonts w:hint="cs"/>
          <w:rtl/>
        </w:rPr>
      </w:pPr>
      <w:r>
        <w:rPr>
          <w:rFonts w:hint="cs"/>
          <w:rtl/>
        </w:rPr>
        <w:t>נראה שיש במר שרון גם מזה וגם מזה; ודאי שיש בו - תעלו על הגבעות וההתנחלויות. הוא הרי כולו, כמעט, בנוי כך. השאלה הנותרת היא אם יש בו גם השפיות, הריאליות, הנכונות והרצון להוציא</w:t>
      </w:r>
      <w:r>
        <w:rPr>
          <w:rFonts w:hint="cs"/>
          <w:rtl/>
        </w:rPr>
        <w:t xml:space="preserve"> את כולנו ואת המדינה ממעגל שפיכות הדמים ומהסחרור הכלכלי הנורא שאנו נמצאים בו.</w:t>
      </w:r>
    </w:p>
    <w:p w14:paraId="5C784CA7" w14:textId="77777777" w:rsidR="00000000" w:rsidRDefault="007C71EE">
      <w:pPr>
        <w:pStyle w:val="a"/>
        <w:rPr>
          <w:rFonts w:hint="cs"/>
          <w:rtl/>
        </w:rPr>
      </w:pPr>
    </w:p>
    <w:p w14:paraId="0E218906" w14:textId="77777777" w:rsidR="00000000" w:rsidRDefault="007C71EE">
      <w:pPr>
        <w:pStyle w:val="a"/>
        <w:rPr>
          <w:rFonts w:hint="cs"/>
          <w:rtl/>
        </w:rPr>
      </w:pPr>
      <w:r>
        <w:rPr>
          <w:rFonts w:hint="cs"/>
          <w:rtl/>
        </w:rPr>
        <w:t>לכאורה, מר שרון תרם את תרומתו; הוא המליץ על תוכנית הדרכים, ואני מקווה שהוא עשה זאת ביושר, ואכן מוכן לעשות את זה. אם אכן כך יהיו הדברים, יבורכו ראש הממשלה וממשלתו. אנחנו, העם הקט</w:t>
      </w:r>
      <w:r>
        <w:rPr>
          <w:rFonts w:hint="cs"/>
          <w:rtl/>
        </w:rPr>
        <w:t xml:space="preserve">ן, האנשים שסובלים מכל הגזירות </w:t>
      </w:r>
      <w:r>
        <w:rPr>
          <w:rtl/>
        </w:rPr>
        <w:t>–</w:t>
      </w:r>
      <w:r>
        <w:rPr>
          <w:rFonts w:hint="cs"/>
          <w:rtl/>
        </w:rPr>
        <w:t xml:space="preserve"> הגזירות הכלכליות, שפיכות הדמים והמצב העגום </w:t>
      </w:r>
      <w:r>
        <w:rPr>
          <w:rtl/>
        </w:rPr>
        <w:t>–</w:t>
      </w:r>
      <w:r>
        <w:rPr>
          <w:rFonts w:hint="cs"/>
          <w:rtl/>
        </w:rPr>
        <w:t xml:space="preserve"> לא נותר לנו אלא לומר לו חזק ואמץ. הוא יכול לסמוך עלינו. ברגע שהוא חוזר לשפיות, הולך לכיוון מדיני ומוציא את כולנו ממעגל שפיכות הדמים ומהסחרור הכלכלי הנורא, למה לא לתמוך בו? אנו אנש</w:t>
      </w:r>
      <w:r>
        <w:rPr>
          <w:rFonts w:hint="cs"/>
          <w:rtl/>
        </w:rPr>
        <w:t xml:space="preserve">ים שאומרים ועושים את מה שהם מאמינים בו. מפני שזה שרון לא נתמוך? אם זה שרון, עוד יותר טוב. אם הוא מתקן ועושה עכשיו, מה יותר טוב מזה? </w:t>
      </w:r>
    </w:p>
    <w:p w14:paraId="3792634D" w14:textId="77777777" w:rsidR="00000000" w:rsidRDefault="007C71EE">
      <w:pPr>
        <w:pStyle w:val="a"/>
        <w:rPr>
          <w:rFonts w:hint="cs"/>
          <w:rtl/>
        </w:rPr>
      </w:pPr>
    </w:p>
    <w:p w14:paraId="05F85CB0" w14:textId="77777777" w:rsidR="00000000" w:rsidRDefault="007C71EE">
      <w:pPr>
        <w:pStyle w:val="a"/>
        <w:rPr>
          <w:rFonts w:hint="cs"/>
          <w:rtl/>
        </w:rPr>
      </w:pPr>
      <w:r>
        <w:rPr>
          <w:rFonts w:hint="cs"/>
          <w:rtl/>
        </w:rPr>
        <w:t>הוא יכול לסמוך עלינו ועל כל שוחרי השלום והצדק החברתי בבית הזה, שיתמכו בו ללא סייג וללא תנאי. לא רוצים להיכנס לקואליציה, נפ</w:t>
      </w:r>
      <w:r>
        <w:rPr>
          <w:rFonts w:hint="cs"/>
          <w:rtl/>
        </w:rPr>
        <w:t xml:space="preserve">שנו אינה חומדת את הכיסאות הריקים האלה, שנקראים כיסאות ממשלה או שרים. שום תנאי. תלך בדרך הנכונה של שפיות מדינית וכלכלית </w:t>
      </w:r>
      <w:r>
        <w:rPr>
          <w:rtl/>
        </w:rPr>
        <w:t>–</w:t>
      </w:r>
      <w:r>
        <w:rPr>
          <w:rFonts w:hint="cs"/>
          <w:rtl/>
        </w:rPr>
        <w:t xml:space="preserve"> התמיכה שלנו מובטחת לך מבחוץ. ולא אמרתי את זה רק עכשיו אלא גם קודם. אמרתי את זה כשהוא נתן את הריאיון המפורסם - בערב חג הפסח - לעיתון "הא</w:t>
      </w:r>
      <w:r>
        <w:rPr>
          <w:rFonts w:hint="cs"/>
          <w:rtl/>
        </w:rPr>
        <w:t xml:space="preserve">רץ", ואמר שיהיו ויתורים כואבים. אגב, העניין של "כואבים" </w:t>
      </w:r>
      <w:r>
        <w:rPr>
          <w:rtl/>
        </w:rPr>
        <w:t>–</w:t>
      </w:r>
      <w:r>
        <w:rPr>
          <w:rFonts w:hint="cs"/>
          <w:rtl/>
        </w:rPr>
        <w:t xml:space="preserve"> הוויתורים כואבים לו. </w:t>
      </w:r>
    </w:p>
    <w:p w14:paraId="24088C01" w14:textId="77777777" w:rsidR="00000000" w:rsidRDefault="007C71EE">
      <w:pPr>
        <w:pStyle w:val="a"/>
        <w:rPr>
          <w:rFonts w:hint="cs"/>
          <w:rtl/>
        </w:rPr>
      </w:pPr>
    </w:p>
    <w:p w14:paraId="76EFC173" w14:textId="77777777" w:rsidR="00000000" w:rsidRDefault="007C71EE">
      <w:pPr>
        <w:pStyle w:val="a"/>
        <w:rPr>
          <w:rFonts w:hint="cs"/>
          <w:rtl/>
        </w:rPr>
      </w:pPr>
      <w:r>
        <w:rPr>
          <w:rFonts w:hint="cs"/>
          <w:rtl/>
        </w:rPr>
        <w:t>שרון פעם אמר לנתניהו: למי להאמין, אדוני ראש הממשלה? ליד שמאל שלך או ליד ימין שלך? עכשיו זה חוזר אליו. למי להאמין, אדוני ראש הממשלה, מר שרון? לשרון השפוי והריאלי, המדינאי שמגלה</w:t>
      </w:r>
      <w:r>
        <w:rPr>
          <w:rFonts w:hint="cs"/>
          <w:rtl/>
        </w:rPr>
        <w:t xml:space="preserve"> פנים אחרים בימים האחרונים ועומד באומץ </w:t>
      </w:r>
      <w:r>
        <w:rPr>
          <w:rtl/>
        </w:rPr>
        <w:t>–</w:t>
      </w:r>
      <w:r>
        <w:rPr>
          <w:rFonts w:hint="cs"/>
          <w:rtl/>
        </w:rPr>
        <w:t xml:space="preserve"> ואני מעריך את זה </w:t>
      </w:r>
      <w:r>
        <w:rPr>
          <w:rtl/>
        </w:rPr>
        <w:t>–</w:t>
      </w:r>
      <w:r>
        <w:rPr>
          <w:rFonts w:hint="cs"/>
          <w:rtl/>
        </w:rPr>
        <w:t xml:space="preserve"> מול מרכז הליכוד, מול העסקנים, מול השרים ומול חברי הכנסת כשהוא אומר להם "אין דרך אחרת", או למר שרון, אבי ההתנחלויות ואבי הססמה "עלו על הגבעות ותפסו כל חלקת אדמה וכל שעל"? אולי כי אני רוצה להיות אופ</w:t>
      </w:r>
      <w:r>
        <w:rPr>
          <w:rFonts w:hint="cs"/>
          <w:rtl/>
        </w:rPr>
        <w:t xml:space="preserve">טימי ואולי כי אני מאמין בזה, אני הייתי רוצה להאמין למר שרון המתפכח, שמוציא את כולנו מהסכנות הגדולות והנוראיות שבהן אנו שרויים. </w:t>
      </w:r>
    </w:p>
    <w:p w14:paraId="66DD56BB" w14:textId="77777777" w:rsidR="00000000" w:rsidRDefault="007C71EE">
      <w:pPr>
        <w:pStyle w:val="a"/>
        <w:rPr>
          <w:rFonts w:hint="cs"/>
          <w:rtl/>
        </w:rPr>
      </w:pPr>
    </w:p>
    <w:p w14:paraId="54552ACF" w14:textId="77777777" w:rsidR="00000000" w:rsidRDefault="007C71EE">
      <w:pPr>
        <w:pStyle w:val="a"/>
        <w:rPr>
          <w:rFonts w:hint="cs"/>
          <w:rtl/>
        </w:rPr>
      </w:pPr>
      <w:r>
        <w:rPr>
          <w:rFonts w:hint="cs"/>
          <w:rtl/>
        </w:rPr>
        <w:t>אגב, זה עוזר להוציא גם את האחרים. אנו חיים בעולם גלובלי, שהפך לכפר אחד, ומה שקורה אצלנו משפיע על השכן ולהיפך. לכן, או שכולנו יו</w:t>
      </w:r>
      <w:r>
        <w:rPr>
          <w:rFonts w:hint="cs"/>
          <w:rtl/>
        </w:rPr>
        <w:t xml:space="preserve">צאים לדרך טובה </w:t>
      </w:r>
      <w:r>
        <w:rPr>
          <w:rtl/>
        </w:rPr>
        <w:t>–</w:t>
      </w:r>
      <w:r>
        <w:rPr>
          <w:rFonts w:hint="cs"/>
          <w:rtl/>
        </w:rPr>
        <w:t xml:space="preserve"> מדינית וכלכלית </w:t>
      </w:r>
      <w:r>
        <w:rPr>
          <w:rtl/>
        </w:rPr>
        <w:t>–</w:t>
      </w:r>
      <w:r>
        <w:rPr>
          <w:rFonts w:hint="cs"/>
          <w:rtl/>
        </w:rPr>
        <w:t xml:space="preserve"> יותר, או שכולנו נמשיך להקיז זה את דמו של זה.</w:t>
      </w:r>
    </w:p>
    <w:p w14:paraId="62583019" w14:textId="77777777" w:rsidR="00000000" w:rsidRDefault="007C71EE">
      <w:pPr>
        <w:pStyle w:val="a"/>
        <w:rPr>
          <w:rFonts w:hint="cs"/>
          <w:rtl/>
        </w:rPr>
      </w:pPr>
    </w:p>
    <w:p w14:paraId="6C3A144F" w14:textId="77777777" w:rsidR="00000000" w:rsidRDefault="007C71EE">
      <w:pPr>
        <w:pStyle w:val="a"/>
        <w:rPr>
          <w:rFonts w:hint="cs"/>
          <w:rtl/>
        </w:rPr>
      </w:pPr>
      <w:r>
        <w:rPr>
          <w:rFonts w:hint="cs"/>
          <w:rtl/>
        </w:rPr>
        <w:t>אחזור לתוכנית הכלכלית: בשנות ה=60 וה=70 הניחו יסודות במדינה הזאת, והקימו גם מבנים, באופן יחסי, למה שנקרא מדינת הרווחה. זאת מדינה שתחתור לשוויון ולצדק בתוכה, בקרב אזרחיה. כלומר,</w:t>
      </w:r>
      <w:r>
        <w:rPr>
          <w:rFonts w:hint="cs"/>
          <w:rtl/>
        </w:rPr>
        <w:t xml:space="preserve"> התקציב הממשלתי, חלקו לפחות </w:t>
      </w:r>
      <w:r>
        <w:rPr>
          <w:rtl/>
        </w:rPr>
        <w:t>–</w:t>
      </w:r>
      <w:r>
        <w:rPr>
          <w:rFonts w:hint="cs"/>
          <w:rtl/>
        </w:rPr>
        <w:t xml:space="preserve"> וככל שהחלק הזה גדול יותר, כך המצב מבורך יותר </w:t>
      </w:r>
      <w:r>
        <w:rPr>
          <w:rtl/>
        </w:rPr>
        <w:t>–</w:t>
      </w:r>
      <w:r>
        <w:rPr>
          <w:rFonts w:hint="cs"/>
          <w:rtl/>
        </w:rPr>
        <w:t xml:space="preserve"> יופנה לעזרה לשכבות החלשות, לעניים, לאלה שחסר להם ולאלה שאין להם. בצורה הזאת לא נשארים עם פערים גדולים ועם עוני משווע, ולא מגיעים למצב שכמעט 50% מהמשפחות הן מתחת לקו העוני או בסיכו</w:t>
      </w:r>
      <w:r>
        <w:rPr>
          <w:rFonts w:hint="cs"/>
          <w:rtl/>
        </w:rPr>
        <w:t>ן להיות מתחת לקו העוני.</w:t>
      </w:r>
    </w:p>
    <w:p w14:paraId="0B2A03C1" w14:textId="77777777" w:rsidR="00000000" w:rsidRDefault="007C71EE">
      <w:pPr>
        <w:pStyle w:val="a"/>
        <w:rPr>
          <w:rFonts w:hint="cs"/>
          <w:rtl/>
        </w:rPr>
      </w:pPr>
    </w:p>
    <w:p w14:paraId="65DEA9B3" w14:textId="77777777" w:rsidR="00000000" w:rsidRDefault="007C71EE">
      <w:pPr>
        <w:pStyle w:val="a"/>
        <w:rPr>
          <w:rFonts w:hint="cs"/>
          <w:rtl/>
        </w:rPr>
      </w:pPr>
      <w:r>
        <w:rPr>
          <w:rFonts w:hint="cs"/>
          <w:rtl/>
        </w:rPr>
        <w:t>במגזר הערבי, כמובן, המצב הרבה יותר קשה. תמיד בדברים האלה המגזר הערבי חייב להוביל; באבטלה, 25 היישובים הראשונים, שמובילים באבטלה, חייבים להיות יישובים ערביים. היישוב ה=26 יהיה פריפריה יהודית - לפעמים זה אופקים, מצפה-רמון או משהו בכי</w:t>
      </w:r>
      <w:r>
        <w:rPr>
          <w:rFonts w:hint="cs"/>
          <w:rtl/>
        </w:rPr>
        <w:t xml:space="preserve">וון הזה. </w:t>
      </w:r>
    </w:p>
    <w:p w14:paraId="2A2126C6" w14:textId="77777777" w:rsidR="00000000" w:rsidRDefault="007C71EE">
      <w:pPr>
        <w:pStyle w:val="a"/>
        <w:rPr>
          <w:rFonts w:hint="cs"/>
          <w:rtl/>
        </w:rPr>
      </w:pPr>
    </w:p>
    <w:p w14:paraId="54D93F3D" w14:textId="77777777" w:rsidR="00000000" w:rsidRDefault="007C71EE">
      <w:pPr>
        <w:pStyle w:val="a"/>
        <w:rPr>
          <w:rFonts w:hint="cs"/>
          <w:rtl/>
        </w:rPr>
      </w:pPr>
      <w:r>
        <w:rPr>
          <w:rFonts w:hint="cs"/>
          <w:rtl/>
        </w:rPr>
        <w:t xml:space="preserve">אז באה המדיניות של מדינת הרווחה ואמרה שיעזרו לחלשים בכמה כיוונים: במשכנתאות, יהיה דיור ציבורי; נעזור גם בחינוך </w:t>
      </w:r>
      <w:r>
        <w:rPr>
          <w:rtl/>
        </w:rPr>
        <w:t>–</w:t>
      </w:r>
      <w:r>
        <w:rPr>
          <w:rFonts w:hint="cs"/>
          <w:rtl/>
        </w:rPr>
        <w:t xml:space="preserve"> יום לימוד ארוך, תוספת שעות הוראה; בבריאות </w:t>
      </w:r>
      <w:r>
        <w:rPr>
          <w:rtl/>
        </w:rPr>
        <w:t>–</w:t>
      </w:r>
      <w:r>
        <w:rPr>
          <w:rFonts w:hint="cs"/>
          <w:rtl/>
        </w:rPr>
        <w:t xml:space="preserve"> עוד לפני חוק הבריאות </w:t>
      </w:r>
      <w:r>
        <w:rPr>
          <w:rtl/>
        </w:rPr>
        <w:t>–</w:t>
      </w:r>
      <w:r>
        <w:rPr>
          <w:rFonts w:hint="cs"/>
          <w:rtl/>
        </w:rPr>
        <w:t xml:space="preserve"> סיוע בתרופות. היה סיוע מיוחד גם לנזקקים לאשפוז ולסיעוד. היו תקציב</w:t>
      </w:r>
      <w:r>
        <w:rPr>
          <w:rFonts w:hint="cs"/>
          <w:rtl/>
        </w:rPr>
        <w:t xml:space="preserve">ים שהקלו את מצוקתם של העניים, אלה שלא היה להם ממה לשלם. אילו לא היה הסיוע הזה, הם היו טובעים בים העוני ללא תקנה. היה גם סיוע ישיר </w:t>
      </w:r>
      <w:r>
        <w:rPr>
          <w:rtl/>
        </w:rPr>
        <w:t>–</w:t>
      </w:r>
      <w:r>
        <w:rPr>
          <w:rFonts w:hint="cs"/>
          <w:rtl/>
        </w:rPr>
        <w:t xml:space="preserve"> סיוע כספי ממש. הקצבאות של הביטוח הלאומי </w:t>
      </w:r>
      <w:r>
        <w:rPr>
          <w:rtl/>
        </w:rPr>
        <w:t>–</w:t>
      </w:r>
      <w:r>
        <w:rPr>
          <w:rFonts w:hint="cs"/>
          <w:rtl/>
        </w:rPr>
        <w:t xml:space="preserve"> אם קצבה למשפחות מרובות ילדים, אם קצבת הבטחת הכנסה, אם קצבת אבטלה אם קצבת זיקנה </w:t>
      </w:r>
      <w:r>
        <w:rPr>
          <w:rtl/>
        </w:rPr>
        <w:t>–</w:t>
      </w:r>
      <w:r>
        <w:rPr>
          <w:rFonts w:hint="cs"/>
          <w:rtl/>
        </w:rPr>
        <w:t xml:space="preserve"> כ</w:t>
      </w:r>
      <w:r>
        <w:rPr>
          <w:rFonts w:hint="cs"/>
          <w:rtl/>
        </w:rPr>
        <w:t xml:space="preserve">ל הקצבאות האלה הן סיוע ישיר לעניים, כדי להחזיק אותם עם פת לחם ביד. </w:t>
      </w:r>
    </w:p>
    <w:p w14:paraId="2D5BE1AD" w14:textId="77777777" w:rsidR="00000000" w:rsidRDefault="007C71EE">
      <w:pPr>
        <w:pStyle w:val="a"/>
        <w:rPr>
          <w:rFonts w:hint="cs"/>
          <w:rtl/>
        </w:rPr>
      </w:pPr>
    </w:p>
    <w:p w14:paraId="38ED6D82" w14:textId="77777777" w:rsidR="00000000" w:rsidRDefault="007C71EE">
      <w:pPr>
        <w:pStyle w:val="a"/>
        <w:rPr>
          <w:rFonts w:hint="cs"/>
          <w:rtl/>
        </w:rPr>
      </w:pPr>
      <w:r>
        <w:rPr>
          <w:rFonts w:hint="cs"/>
          <w:rtl/>
        </w:rPr>
        <w:t>איני חושב שמישהו חולק על הכיוון הזה. באופן גלוי ומוצהר לא שמעתי שמישהו היה רוצה את זה אחרת, אפילו לא מר נתניהו. אבל מה עושה נתניהו, שר-העל שלנו? הוא אומר, שהוא מביא תוכנית כלכלית להבראת ה</w:t>
      </w:r>
      <w:r>
        <w:rPr>
          <w:rFonts w:hint="cs"/>
          <w:rtl/>
        </w:rPr>
        <w:t>משק, והיא תהיה על-ידי קיצוצים או פגיעה בחלשים האלה. ממש. הוא פוגע אפילו בקצבאות הנכים. אתמול חזרו הנכים לאוהל שלהם מול משרד האוצר, לא רחוק מהכנסת.</w:t>
      </w:r>
    </w:p>
    <w:p w14:paraId="078EEEE5" w14:textId="77777777" w:rsidR="00000000" w:rsidRDefault="007C71EE">
      <w:pPr>
        <w:pStyle w:val="a"/>
        <w:rPr>
          <w:rFonts w:hint="cs"/>
          <w:rtl/>
        </w:rPr>
      </w:pPr>
    </w:p>
    <w:p w14:paraId="116F726E" w14:textId="77777777" w:rsidR="00000000" w:rsidRDefault="007C71EE">
      <w:pPr>
        <w:pStyle w:val="a"/>
        <w:rPr>
          <w:rFonts w:hint="cs"/>
          <w:rtl/>
        </w:rPr>
      </w:pPr>
      <w:r>
        <w:rPr>
          <w:rFonts w:hint="cs"/>
          <w:rtl/>
        </w:rPr>
        <w:t>מר נתניהו נוקט מדיניות דרוויניסטית ודורסנית, ויש פה השקפת עולם. בממשלה הזאת אימצו את כלכלת החזקים. הם אומרים</w:t>
      </w:r>
      <w:r>
        <w:rPr>
          <w:rFonts w:hint="cs"/>
          <w:rtl/>
        </w:rPr>
        <w:t xml:space="preserve">, שמי שמרוויח </w:t>
      </w:r>
      <w:r>
        <w:rPr>
          <w:rtl/>
        </w:rPr>
        <w:t>–</w:t>
      </w:r>
      <w:r>
        <w:rPr>
          <w:rFonts w:hint="cs"/>
          <w:rtl/>
        </w:rPr>
        <w:t xml:space="preserve"> המבוססים הם אלה שמובילים את המשק, ולהם צריך לעזור מול הקיצוצים. כלומר, במקביל הוא מקצץ לחלשים, לעניים ולמי שחי על קצבאות, והוא גם </w:t>
      </w:r>
      <w:r>
        <w:rPr>
          <w:rtl/>
        </w:rPr>
        <w:t>–</w:t>
      </w:r>
      <w:r>
        <w:rPr>
          <w:rFonts w:hint="cs"/>
          <w:rtl/>
        </w:rPr>
        <w:t xml:space="preserve"> וזה היה בתוכניות הקודמות </w:t>
      </w:r>
      <w:r>
        <w:rPr>
          <w:rtl/>
        </w:rPr>
        <w:t>–</w:t>
      </w:r>
      <w:r>
        <w:rPr>
          <w:rFonts w:hint="cs"/>
          <w:rtl/>
        </w:rPr>
        <w:t xml:space="preserve"> מוריד ממס הכנסה לעשירים: במדינה יש מספיק כסף, לא צריך את המסים שלכם... </w:t>
      </w:r>
    </w:p>
    <w:p w14:paraId="7B859204" w14:textId="77777777" w:rsidR="00000000" w:rsidRDefault="007C71EE">
      <w:pPr>
        <w:pStyle w:val="a"/>
        <w:rPr>
          <w:rFonts w:hint="cs"/>
          <w:rtl/>
        </w:rPr>
      </w:pPr>
    </w:p>
    <w:p w14:paraId="4E3F9C29" w14:textId="77777777" w:rsidR="00000000" w:rsidRDefault="007C71EE">
      <w:pPr>
        <w:pStyle w:val="a"/>
        <w:rPr>
          <w:rFonts w:hint="cs"/>
          <w:rtl/>
        </w:rPr>
      </w:pPr>
      <w:r>
        <w:rPr>
          <w:rFonts w:hint="cs"/>
          <w:rtl/>
        </w:rPr>
        <w:t>ולמה? גם</w:t>
      </w:r>
      <w:r>
        <w:rPr>
          <w:rFonts w:hint="cs"/>
          <w:rtl/>
        </w:rPr>
        <w:t xml:space="preserve"> לזה יש הסבר; כי אם עוזרים לעשירים, הם ייצרו יותר מקומות עבודה, ואנשים רבים יותר יעבדו. איזו שלומיאליות. מישהו יחלק כסף? מישהו ייתן כסף לעניים סתם כך? זאת מלחמה בבעלי ההון, תהליך כלכלי. כשהעשיר הוא עשיר יותר, ומשלם פחות מסים, הוא בסדר, והוא יודע איך להשקיע</w:t>
      </w:r>
      <w:r>
        <w:rPr>
          <w:rFonts w:hint="cs"/>
          <w:rtl/>
        </w:rPr>
        <w:t xml:space="preserve"> את זה. יש לו כסף, והוא עושה צעדים כדי להרוויח, להכפיל את רווחיו. העשיר יחשוב על החלשים? אבל נתניהו צריך לתת לנו הסבר. אם כך, בעל ההון לא צריך לשלם מסים, לכאורה כדי שימשיכו להפעיל את המשק, ואולי בדרך הזאת אחוז קטן של פועלים ימצא עבודה.</w:t>
      </w:r>
    </w:p>
    <w:p w14:paraId="7956C2B5" w14:textId="77777777" w:rsidR="00000000" w:rsidRDefault="007C71EE">
      <w:pPr>
        <w:pStyle w:val="a"/>
        <w:rPr>
          <w:rFonts w:hint="cs"/>
          <w:rtl/>
        </w:rPr>
      </w:pPr>
    </w:p>
    <w:p w14:paraId="10789696" w14:textId="77777777" w:rsidR="00000000" w:rsidRDefault="007C71EE">
      <w:pPr>
        <w:pStyle w:val="a"/>
        <w:rPr>
          <w:rFonts w:hint="cs"/>
          <w:rtl/>
        </w:rPr>
      </w:pPr>
      <w:r>
        <w:rPr>
          <w:rFonts w:hint="cs"/>
          <w:rtl/>
        </w:rPr>
        <w:t>בפועל הוכח ההיפך הג</w:t>
      </w:r>
      <w:r>
        <w:rPr>
          <w:rFonts w:hint="cs"/>
          <w:rtl/>
        </w:rPr>
        <w:t xml:space="preserve">מור. נתניהו, בסוף השנה הקודמת קיצצת. אמרת שנוריד מסים לבעלי ההון ולמעסיקים כדי שיוכלו להמשיך להעסיק אנשים, וכך תהיה צמיחה במשק </w:t>
      </w:r>
      <w:r>
        <w:rPr>
          <w:rtl/>
        </w:rPr>
        <w:t>–</w:t>
      </w:r>
      <w:r>
        <w:rPr>
          <w:rFonts w:hint="cs"/>
          <w:rtl/>
        </w:rPr>
        <w:t xml:space="preserve"> יותר עובדים ויותר עבודה. בשנה האחרונה קרה בדיוק ההיפך; האבטלה גואה, גלי האבטלה ממשיכים לעלות. זאת המציאות. רק בשבוע האחרון התבש</w:t>
      </w:r>
      <w:r>
        <w:rPr>
          <w:rFonts w:hint="cs"/>
          <w:rtl/>
        </w:rPr>
        <w:t>רנו שרשמית מדובר ב=281,000 מובטלים, ויש שאומרים שהמספר הוא מעל 300,000. כולם מסכימים שהאבטלה תמשיך לעלות. מר נתניהו, קצת שפיות. היתה לך שנה, ניסית את זה. הורדת מסים לחזקים, אך התוכנית שלך לא התממשה; העניים הפכו יותר עניים, האבטלה עלתה, ושום דבר טוב לא קרה.</w:t>
      </w:r>
      <w:r>
        <w:rPr>
          <w:rFonts w:hint="cs"/>
          <w:rtl/>
        </w:rPr>
        <w:t xml:space="preserve"> בעצם עם התוכנית הזאת, שאתה קורא לה באופן יומרני התוכנית להבראת כלכלת ישראל, אתה הורג את הכלכלה. אתה מוריד את כולנו לטמיון.</w:t>
      </w:r>
    </w:p>
    <w:p w14:paraId="7D35C3A4" w14:textId="77777777" w:rsidR="00000000" w:rsidRDefault="007C71EE">
      <w:pPr>
        <w:pStyle w:val="a"/>
        <w:rPr>
          <w:rFonts w:hint="cs"/>
          <w:rtl/>
        </w:rPr>
      </w:pPr>
    </w:p>
    <w:p w14:paraId="129F71E7" w14:textId="77777777" w:rsidR="00000000" w:rsidRDefault="007C71EE">
      <w:pPr>
        <w:pStyle w:val="a"/>
        <w:rPr>
          <w:rFonts w:hint="cs"/>
          <w:rtl/>
        </w:rPr>
      </w:pPr>
      <w:r>
        <w:rPr>
          <w:rFonts w:hint="cs"/>
          <w:rtl/>
        </w:rPr>
        <w:t xml:space="preserve">שמענו שמר שרון לא התערב בכלל בדיונים האחרונים </w:t>
      </w:r>
      <w:r>
        <w:rPr>
          <w:rtl/>
        </w:rPr>
        <w:t>–</w:t>
      </w:r>
      <w:r>
        <w:rPr>
          <w:rFonts w:hint="cs"/>
          <w:rtl/>
        </w:rPr>
        <w:t xml:space="preserve"> בשביתה של ההסתדרות ובמחלוקת הזאת. הוא ראש הממשלה, ואולי היה עסוק בדברים אחרים, אך א</w:t>
      </w:r>
      <w:r>
        <w:rPr>
          <w:rFonts w:hint="cs"/>
          <w:rtl/>
        </w:rPr>
        <w:t>ני מזמין אותו להתערב; עכשיו הוא חזר לשפיות, והוא ריאלי גם מהבחינה המדינית. אדוני, תפוס את שר האוצר שלך, שר-העל הזה. אני יודע שהוא לא רוצה אותו, אפילו בממשלה. אך יש פה כוחות. תפוס אותו באוזן. בסופו של דבר, האחריות היא שלך, של הממשלה כולה. ומי אוכל את הפאשלו</w:t>
      </w:r>
      <w:r>
        <w:rPr>
          <w:rFonts w:hint="cs"/>
          <w:rtl/>
        </w:rPr>
        <w:t xml:space="preserve">ת? כולנו, כל העם. מספיק שהוא נמנע בהצבעות מדיניות, אך בעניין הכלכלי, אל תרשה לו להימנע. תאמר לו, אתה הורדת אותנו שאולה. </w:t>
      </w:r>
    </w:p>
    <w:p w14:paraId="09E16032" w14:textId="77777777" w:rsidR="00000000" w:rsidRDefault="007C71EE">
      <w:pPr>
        <w:pStyle w:val="a"/>
        <w:rPr>
          <w:rFonts w:hint="cs"/>
          <w:rtl/>
        </w:rPr>
      </w:pPr>
    </w:p>
    <w:p w14:paraId="26341743" w14:textId="77777777" w:rsidR="00000000" w:rsidRDefault="007C71EE">
      <w:pPr>
        <w:pStyle w:val="a"/>
        <w:rPr>
          <w:rFonts w:hint="cs"/>
          <w:rtl/>
        </w:rPr>
      </w:pPr>
      <w:r>
        <w:rPr>
          <w:rFonts w:hint="cs"/>
          <w:rtl/>
        </w:rPr>
        <w:t>אני מקווה שעכשיו שרון יתחיל לעזור. הוא פותח פתח לתהליך מדיני, ונתניהו אמר, ניתן להוציא את הכלכלה מהמשבר על-ידי כוח, על-ידי הכנעת הפלסט</w:t>
      </w:r>
      <w:r>
        <w:rPr>
          <w:rFonts w:hint="cs"/>
          <w:rtl/>
        </w:rPr>
        <w:t>ינים ובלי תהליך מדיני. מר שרון, לעומתו, מאמין, שנוציא את הכלכלה מהמשבר רק על-ידי התהליך המדיני. אני מקווה שהוא אומר את הדברים שהוא מאמין בהם. תוריד נבואה בעניין הזה על מר נתניהו, תאמר לו שהדרך שלו לא נכונה. ואפשר לתקן.</w:t>
      </w:r>
    </w:p>
    <w:p w14:paraId="376D288D" w14:textId="77777777" w:rsidR="00000000" w:rsidRDefault="007C71EE">
      <w:pPr>
        <w:pStyle w:val="a"/>
        <w:rPr>
          <w:rFonts w:hint="cs"/>
          <w:rtl/>
        </w:rPr>
      </w:pPr>
    </w:p>
    <w:p w14:paraId="71B98070" w14:textId="77777777" w:rsidR="00000000" w:rsidRDefault="007C71EE">
      <w:pPr>
        <w:pStyle w:val="a"/>
        <w:rPr>
          <w:rFonts w:hint="cs"/>
          <w:rtl/>
        </w:rPr>
      </w:pPr>
      <w:r>
        <w:rPr>
          <w:rFonts w:hint="cs"/>
          <w:rtl/>
        </w:rPr>
        <w:t>עד לפני התוכנית הזאת נשים בגיל 60 יכ</w:t>
      </w:r>
      <w:r>
        <w:rPr>
          <w:rFonts w:hint="cs"/>
          <w:rtl/>
        </w:rPr>
        <w:t>לו לקבל קצבת זיקנה, אם הן לא עובדות. קראו לזה גיל הפרישה. עכשיו מר נתניהו מעלה את זה בשבע שנים שלמות. מה יש לך נגד נשים? הן הצד הלא-חזק במשק, הן עדיין מופלות לרעה. הן עובדות גם בבית, הן נושאות בנטל ועושות לנו את החברה כולה. תן להן לנוח אחרי שעבדו כל החיים.</w:t>
      </w:r>
      <w:r>
        <w:rPr>
          <w:rFonts w:hint="cs"/>
          <w:rtl/>
        </w:rPr>
        <w:t xml:space="preserve"> אתה אוכל את כל הפירות שלהן. תן להן שנה מנוחה. מי שקבעו את גיל הפרישה ל=60 לא היו טיפשים. הם היו הרבה יותר חכמים מאלה שיש לנו היום. הכול יורד, כנראה. איך אפשר להעלות את גיל הפרישה בשבע שנים שלמות, מ=60 ל=67? זה ממש לשדוד אותן, לאכול את פרי עמל הנשים האלה ו</w:t>
      </w:r>
      <w:r>
        <w:rPr>
          <w:rFonts w:hint="cs"/>
          <w:rtl/>
        </w:rPr>
        <w:t xml:space="preserve">לא לתת להן ליהנות מזה שנה או שנתיים. הגיל הממוצע של פטירת נשים הוא 70-71. תן להן עשר שנים טובות בסוף החיים. למה שנתיים, שלוש שנים בלבד, אפילו לפי הממוצע? זאת הבראת המשק והכלכלה? </w:t>
      </w:r>
    </w:p>
    <w:p w14:paraId="74813302" w14:textId="77777777" w:rsidR="00000000" w:rsidRDefault="007C71EE">
      <w:pPr>
        <w:pStyle w:val="a"/>
        <w:rPr>
          <w:rFonts w:hint="cs"/>
          <w:rtl/>
        </w:rPr>
      </w:pPr>
    </w:p>
    <w:p w14:paraId="1B8ECA57" w14:textId="77777777" w:rsidR="00000000" w:rsidRDefault="007C71EE">
      <w:pPr>
        <w:pStyle w:val="a"/>
        <w:rPr>
          <w:rFonts w:hint="cs"/>
          <w:rtl/>
        </w:rPr>
      </w:pPr>
      <w:r>
        <w:rPr>
          <w:rFonts w:hint="cs"/>
          <w:rtl/>
        </w:rPr>
        <w:t xml:space="preserve">אגב, הוא מעלה את זה גם לגברים </w:t>
      </w:r>
      <w:r>
        <w:rPr>
          <w:rtl/>
        </w:rPr>
        <w:t>–</w:t>
      </w:r>
      <w:r>
        <w:rPr>
          <w:rFonts w:hint="cs"/>
          <w:rtl/>
        </w:rPr>
        <w:t xml:space="preserve"> מ=65 ל=67. פתאום הוא שוחר שוויון בין נשים לג</w:t>
      </w:r>
      <w:r>
        <w:rPr>
          <w:rFonts w:hint="cs"/>
          <w:rtl/>
        </w:rPr>
        <w:t xml:space="preserve">ברים </w:t>
      </w:r>
      <w:r>
        <w:rPr>
          <w:rtl/>
        </w:rPr>
        <w:t>–</w:t>
      </w:r>
      <w:r>
        <w:rPr>
          <w:rFonts w:hint="cs"/>
          <w:rtl/>
        </w:rPr>
        <w:t xml:space="preserve"> לכולם יהיה גיל פרישה אחד, גיל 67.</w:t>
      </w:r>
    </w:p>
    <w:p w14:paraId="4FF533C3" w14:textId="77777777" w:rsidR="00000000" w:rsidRDefault="007C71EE">
      <w:pPr>
        <w:pStyle w:val="a"/>
        <w:rPr>
          <w:rFonts w:hint="cs"/>
          <w:rtl/>
        </w:rPr>
      </w:pPr>
    </w:p>
    <w:p w14:paraId="0CCF969C" w14:textId="77777777" w:rsidR="00000000" w:rsidRDefault="007C71EE">
      <w:pPr>
        <w:pStyle w:val="a"/>
        <w:rPr>
          <w:rFonts w:hint="cs"/>
          <w:rtl/>
        </w:rPr>
      </w:pPr>
      <w:r>
        <w:rPr>
          <w:rFonts w:hint="cs"/>
          <w:rtl/>
        </w:rPr>
        <w:t>אדוני היושב-ראש, לא רק בגזירות האלה; השקר הגדול של מר נתניהו ושל התוכניות שלו, כשהוא אומר שאין כסף, אולי באמת אין כסף, אך לא כי אין כסף, אלא כי מחלקים אותו בצורה לא-נכונה. מצד אחד הוא אומר שחייבים לעשות קיצוצים ולה</w:t>
      </w:r>
      <w:r>
        <w:rPr>
          <w:rFonts w:hint="cs"/>
          <w:rtl/>
        </w:rPr>
        <w:t xml:space="preserve">וריד בקצבאות הילדים והזקנים ולהרוס לגמרי את מדינת הרווחה בהשקפת עולם דרוויניסטית דורסנית, שרק החזקים יחיו, והחלשים יהיו מיותרים. זה כאילו הוא אומר להם: לכן למות. מי צריך אתכם? </w:t>
      </w:r>
    </w:p>
    <w:p w14:paraId="12D19F30" w14:textId="77777777" w:rsidR="00000000" w:rsidRDefault="007C71EE">
      <w:pPr>
        <w:pStyle w:val="a"/>
        <w:rPr>
          <w:rFonts w:hint="cs"/>
          <w:rtl/>
        </w:rPr>
      </w:pPr>
    </w:p>
    <w:p w14:paraId="0ED4B6FA" w14:textId="77777777" w:rsidR="00000000" w:rsidRDefault="007C71EE">
      <w:pPr>
        <w:pStyle w:val="a"/>
        <w:rPr>
          <w:rFonts w:hint="cs"/>
          <w:rtl/>
        </w:rPr>
      </w:pPr>
      <w:r>
        <w:rPr>
          <w:rFonts w:hint="cs"/>
          <w:rtl/>
        </w:rPr>
        <w:t xml:space="preserve">בו-זמנית, הכסף שקיים - ויש תקציבים; תקציב המדינה הוא מעל 200 מיליארד שקל - זה </w:t>
      </w:r>
      <w:r>
        <w:rPr>
          <w:rFonts w:hint="cs"/>
          <w:rtl/>
        </w:rPr>
        <w:t>כסף, מר נתניהו. מה אתה עושה אתו? הוא לא יאמר את זה, אבל מר נתניהו לא רק פוטר את בעלי ההון ממסים אלא גם עושה מערך ביטחוני מנופח. אני אומנם לא האסמכתה הביטחונית לכך, אך אנשי ביטחון - מר וילנאי, שאינו חשוד שאינו אוהד את ביטחון ישראל, ואחרים - אומרים את זה. וי</w:t>
      </w:r>
      <w:r>
        <w:rPr>
          <w:rFonts w:hint="cs"/>
          <w:rtl/>
        </w:rPr>
        <w:t xml:space="preserve">לנאי אומר: השתנו דברים, ויש לשנות גם בביטחון מבחינת התקצוב. הוא מקציב כסף להתנחלויות. יגידו שזאת הפוליטיקה, ונראה שהכסף הוא הפוליטיקה במדינה הזאת. </w:t>
      </w:r>
    </w:p>
    <w:p w14:paraId="117C53B0" w14:textId="77777777" w:rsidR="00000000" w:rsidRDefault="007C71EE">
      <w:pPr>
        <w:pStyle w:val="a"/>
        <w:rPr>
          <w:rFonts w:hint="cs"/>
          <w:rtl/>
        </w:rPr>
      </w:pPr>
    </w:p>
    <w:p w14:paraId="69A3499F" w14:textId="77777777" w:rsidR="00000000" w:rsidRDefault="007C71EE">
      <w:pPr>
        <w:pStyle w:val="a"/>
        <w:rPr>
          <w:rFonts w:hint="cs"/>
          <w:rtl/>
        </w:rPr>
      </w:pPr>
      <w:r>
        <w:rPr>
          <w:rFonts w:hint="cs"/>
          <w:rtl/>
        </w:rPr>
        <w:t>אם כך, מצד אחד עוזבים את בעלי ההון, ולא לוקחים מהם מסים, ומצד שני יש תקציבים מנופחים להתנחלויות. 60 מיליארד</w:t>
      </w:r>
      <w:r>
        <w:rPr>
          <w:rFonts w:hint="cs"/>
          <w:rtl/>
        </w:rPr>
        <w:t xml:space="preserve"> דולרים הושקעו בהתנחלויות ב=20 או ב=25 השנים האחרונות. גם בתקציב של השנה האחרונה </w:t>
      </w:r>
      <w:r>
        <w:rPr>
          <w:rtl/>
        </w:rPr>
        <w:t>–</w:t>
      </w:r>
      <w:r>
        <w:rPr>
          <w:rFonts w:hint="cs"/>
          <w:rtl/>
        </w:rPr>
        <w:t xml:space="preserve"> התקציב הקיים </w:t>
      </w:r>
      <w:r>
        <w:rPr>
          <w:rtl/>
        </w:rPr>
        <w:t>–</w:t>
      </w:r>
      <w:r>
        <w:rPr>
          <w:rFonts w:hint="cs"/>
          <w:rtl/>
        </w:rPr>
        <w:t xml:space="preserve"> חלק גדול מהכסף הולך להתנחלויות. פעם בונים כבישים עוקפים, פעם בונים בניינים ריקים, שאין מי שיגור בהם, תופסים את הגבעות, עושים את המאחזים, וכל הכסף הולך. אי-אפש</w:t>
      </w:r>
      <w:r>
        <w:rPr>
          <w:rFonts w:hint="cs"/>
          <w:rtl/>
        </w:rPr>
        <w:t xml:space="preserve">ר לשים את הכסף בשני מקומות; אם אתה שם אותו שם, הוא לא כאן. </w:t>
      </w:r>
    </w:p>
    <w:p w14:paraId="384C4BED" w14:textId="77777777" w:rsidR="00000000" w:rsidRDefault="007C71EE">
      <w:pPr>
        <w:pStyle w:val="a"/>
        <w:rPr>
          <w:rFonts w:hint="cs"/>
          <w:rtl/>
        </w:rPr>
      </w:pPr>
    </w:p>
    <w:p w14:paraId="6209A3E7" w14:textId="77777777" w:rsidR="00000000" w:rsidRDefault="007C71EE">
      <w:pPr>
        <w:pStyle w:val="a"/>
        <w:rPr>
          <w:rtl/>
        </w:rPr>
      </w:pPr>
      <w:r>
        <w:rPr>
          <w:rFonts w:hint="cs"/>
          <w:rtl/>
        </w:rPr>
        <w:t xml:space="preserve">גם הבכירים נהנים ממשכורות גדולות. כשמשכורות הבכירים תופחות ותופחות </w:t>
      </w:r>
      <w:r>
        <w:rPr>
          <w:rtl/>
        </w:rPr>
        <w:t>–</w:t>
      </w:r>
      <w:r>
        <w:rPr>
          <w:rFonts w:hint="cs"/>
          <w:rtl/>
        </w:rPr>
        <w:t xml:space="preserve"> יש כאלה שמגיעים לכמה מאות-אלפי שקלים טובים בחודש </w:t>
      </w:r>
      <w:r>
        <w:rPr>
          <w:rtl/>
        </w:rPr>
        <w:t>–</w:t>
      </w:r>
      <w:r>
        <w:rPr>
          <w:rFonts w:hint="cs"/>
          <w:rtl/>
        </w:rPr>
        <w:t xml:space="preserve"> זה הכסף, מר נתניהו. אתה אדון כלכלה, ויש לך השקפת עולם מוטעית </w:t>
      </w:r>
      <w:r>
        <w:rPr>
          <w:rtl/>
        </w:rPr>
        <w:t>–</w:t>
      </w:r>
      <w:r>
        <w:rPr>
          <w:rFonts w:hint="cs"/>
          <w:rtl/>
        </w:rPr>
        <w:t xml:space="preserve"> השקפת עולם ד</w:t>
      </w:r>
      <w:r>
        <w:rPr>
          <w:rFonts w:hint="cs"/>
          <w:rtl/>
        </w:rPr>
        <w:t xml:space="preserve">רוויניסטית מוטעית, השקפה אנטי-אנושית, אנטי-חברתית, אנטי-צדק. ראש אחד שקיים הוא שרון, והוא הבריא </w:t>
      </w:r>
      <w:r>
        <w:rPr>
          <w:rtl/>
        </w:rPr>
        <w:t>–</w:t>
      </w:r>
      <w:r>
        <w:rPr>
          <w:rFonts w:hint="cs"/>
          <w:rtl/>
        </w:rPr>
        <w:t xml:space="preserve"> אני מקווה שלצמיתות. ביומיים, שלושה הימים האחרונים הוא בסדר, ומוביל לשפיות. הראש הכלכלי ממשיך להיות חולה באופן נורא, והוא עכשיו מביא עלינו את החורבן הזה של התו</w:t>
      </w:r>
      <w:r>
        <w:rPr>
          <w:rFonts w:hint="cs"/>
          <w:rtl/>
        </w:rPr>
        <w:t>כנית הכלכלית, שהוא קורא לה "להבראת המשק". אני קורא לה "התוכנית הכלכלית לקבורת המשק", ממש להריגתו בצורה הקשה ביותר.</w:t>
      </w:r>
    </w:p>
    <w:p w14:paraId="26E1C8D5" w14:textId="77777777" w:rsidR="00000000" w:rsidRDefault="007C71EE">
      <w:pPr>
        <w:pStyle w:val="a"/>
        <w:rPr>
          <w:rFonts w:hint="cs"/>
        </w:rPr>
      </w:pPr>
    </w:p>
    <w:p w14:paraId="3EE26D25" w14:textId="77777777" w:rsidR="00000000" w:rsidRDefault="007C71EE">
      <w:pPr>
        <w:pStyle w:val="ad"/>
        <w:rPr>
          <w:rtl/>
        </w:rPr>
      </w:pPr>
      <w:r>
        <w:rPr>
          <w:rtl/>
        </w:rPr>
        <w:t>היו"ר משה כחלון:</w:t>
      </w:r>
    </w:p>
    <w:p w14:paraId="0F81EF26" w14:textId="77777777" w:rsidR="00000000" w:rsidRDefault="007C71EE">
      <w:pPr>
        <w:pStyle w:val="a"/>
        <w:rPr>
          <w:rtl/>
        </w:rPr>
      </w:pPr>
    </w:p>
    <w:p w14:paraId="06C03BF5" w14:textId="77777777" w:rsidR="00000000" w:rsidRDefault="007C71EE">
      <w:pPr>
        <w:pStyle w:val="a"/>
        <w:rPr>
          <w:rFonts w:hint="cs"/>
          <w:rtl/>
        </w:rPr>
      </w:pPr>
      <w:r>
        <w:rPr>
          <w:rFonts w:hint="cs"/>
          <w:rtl/>
        </w:rPr>
        <w:t>חבר הכנסת דהאמשה, זמנך תם.</w:t>
      </w:r>
    </w:p>
    <w:p w14:paraId="17C8CD7E" w14:textId="77777777" w:rsidR="00000000" w:rsidRDefault="007C71EE">
      <w:pPr>
        <w:pStyle w:val="a"/>
        <w:rPr>
          <w:rFonts w:hint="cs"/>
          <w:rtl/>
        </w:rPr>
      </w:pPr>
    </w:p>
    <w:p w14:paraId="0D802A0D" w14:textId="77777777" w:rsidR="00000000" w:rsidRDefault="007C71EE">
      <w:pPr>
        <w:pStyle w:val="SpeakerCon"/>
        <w:rPr>
          <w:rtl/>
        </w:rPr>
      </w:pPr>
      <w:bookmarkStart w:id="884" w:name="FS000000550T27_05_2003_05_37_41"/>
      <w:bookmarkEnd w:id="884"/>
      <w:r>
        <w:rPr>
          <w:rFonts w:hint="eastAsia"/>
          <w:rtl/>
        </w:rPr>
        <w:t>עבד</w:t>
      </w:r>
      <w:r>
        <w:rPr>
          <w:rtl/>
        </w:rPr>
        <w:t>-אלמאלכ דהאמשה (רע"ם):</w:t>
      </w:r>
    </w:p>
    <w:p w14:paraId="08D9EEF2" w14:textId="77777777" w:rsidR="00000000" w:rsidRDefault="007C71EE">
      <w:pPr>
        <w:pStyle w:val="a"/>
        <w:rPr>
          <w:rFonts w:hint="cs"/>
          <w:rtl/>
        </w:rPr>
      </w:pPr>
    </w:p>
    <w:p w14:paraId="2BB07290" w14:textId="77777777" w:rsidR="00000000" w:rsidRDefault="007C71EE">
      <w:pPr>
        <w:pStyle w:val="a"/>
        <w:rPr>
          <w:rFonts w:hint="cs"/>
          <w:rtl/>
        </w:rPr>
      </w:pPr>
      <w:r>
        <w:rPr>
          <w:rFonts w:hint="cs"/>
          <w:rtl/>
        </w:rPr>
        <w:t>ברשותך, אדוני היושב-ראש, אולי גם לשומעינו בשפה הערבית, אזרחי המדינה</w:t>
      </w:r>
      <w:r>
        <w:rPr>
          <w:rFonts w:hint="cs"/>
          <w:rtl/>
        </w:rPr>
        <w:t xml:space="preserve"> וגם מחוץ למדינה - אני אומר את הדברים גם בשפה הערבית לשומעינו האחרים.</w:t>
      </w:r>
    </w:p>
    <w:p w14:paraId="2B27BE14" w14:textId="77777777" w:rsidR="00000000" w:rsidRDefault="007C71EE">
      <w:pPr>
        <w:pStyle w:val="a"/>
        <w:rPr>
          <w:rFonts w:hint="cs"/>
          <w:rtl/>
        </w:rPr>
      </w:pPr>
    </w:p>
    <w:p w14:paraId="2EB3CED9" w14:textId="77777777" w:rsidR="00000000" w:rsidRDefault="007C71EE">
      <w:pPr>
        <w:pStyle w:val="a"/>
        <w:rPr>
          <w:rFonts w:hint="cs"/>
          <w:rtl/>
        </w:rPr>
      </w:pPr>
      <w:r>
        <w:rPr>
          <w:rFonts w:hint="cs"/>
          <w:rtl/>
        </w:rPr>
        <w:t>(נושא דברים בשפה הערבית; להלן תרגומם לערבית:</w:t>
      </w:r>
    </w:p>
    <w:p w14:paraId="43131C8B" w14:textId="77777777" w:rsidR="00000000" w:rsidRDefault="007C71EE">
      <w:pPr>
        <w:pStyle w:val="a"/>
        <w:rPr>
          <w:rFonts w:hint="cs"/>
          <w:rtl/>
        </w:rPr>
      </w:pPr>
    </w:p>
    <w:p w14:paraId="4F3AE5CC" w14:textId="77777777" w:rsidR="00000000" w:rsidRDefault="007C71EE">
      <w:pPr>
        <w:pStyle w:val="a"/>
        <w:rPr>
          <w:rFonts w:hint="cs"/>
          <w:rtl/>
        </w:rPr>
      </w:pPr>
      <w:r>
        <w:rPr>
          <w:rFonts w:hint="cs"/>
          <w:rtl/>
        </w:rPr>
        <w:t>בשם האל הרחמן והרחום, האחים הצופים והמאזינים פה ובכל מקום, הנושא שאנו דנים בו ברציפות בשעות אלה הוא התוכנית הכלכלית החדשה. הממשלה הציגה תוכ</w:t>
      </w:r>
      <w:r>
        <w:rPr>
          <w:rFonts w:hint="cs"/>
          <w:rtl/>
        </w:rPr>
        <w:t>נית זו, והיא רוצה את הסכמת הפרלמנט. אמרתי בהתחלה, שהתוכנית זו מכונה על-ידי שר האוצר וסגניו בשם "תוכנית להבראת משק המדינה". שם זה נשמע מבטיח ויפה, אבל בפועל קורה בדיוק ההיפך.</w:t>
      </w:r>
    </w:p>
    <w:p w14:paraId="218EB321" w14:textId="77777777" w:rsidR="00000000" w:rsidRDefault="007C71EE">
      <w:pPr>
        <w:pStyle w:val="a"/>
        <w:rPr>
          <w:rFonts w:hint="cs"/>
          <w:rtl/>
        </w:rPr>
      </w:pPr>
    </w:p>
    <w:p w14:paraId="7A7AC1AA" w14:textId="77777777" w:rsidR="00000000" w:rsidRDefault="007C71EE">
      <w:pPr>
        <w:pStyle w:val="a"/>
        <w:rPr>
          <w:rFonts w:hint="cs"/>
          <w:rtl/>
        </w:rPr>
      </w:pPr>
      <w:r>
        <w:rPr>
          <w:rFonts w:hint="cs"/>
          <w:rtl/>
        </w:rPr>
        <w:t>אמרתי בראשית דברי, שבשנות ה-60 וה-70 הונחו היסודות למדינת הרווחה החברתית. היתה קי</w:t>
      </w:r>
      <w:r>
        <w:rPr>
          <w:rFonts w:hint="cs"/>
          <w:rtl/>
        </w:rPr>
        <w:t>ימת מגמה של הושטת סיוע לתושבים ובפרט לעניים שבהם, על מנת לתת להם אפשרות לחיות בתנאים מינימליים, כך שכל אזרח יקבל פת לחם ויישאר מעל קו הטביעה הכלכלי. הגישו סיוע לעניים בכיוונים שונים, ובהם סיוע בדיור ובשכירות, וכן סיוע בדיור ציבורי ובקניית דירות. הגישו סיוע</w:t>
      </w:r>
      <w:r>
        <w:rPr>
          <w:rFonts w:hint="cs"/>
          <w:rtl/>
        </w:rPr>
        <w:t xml:space="preserve"> בתחום החינוך והתרבות, במטרה להאריך את שעות הלימוד, ובפרט הגישו סיוע לבני השכבות החלשות, שאינם יכולים להרשות לעצמם להוציא כסף על ילדיהם כשם שמסוגלים העשירים.</w:t>
      </w:r>
    </w:p>
    <w:p w14:paraId="52649E4D" w14:textId="77777777" w:rsidR="00000000" w:rsidRDefault="007C71EE">
      <w:pPr>
        <w:pStyle w:val="a"/>
        <w:rPr>
          <w:rFonts w:hint="cs"/>
          <w:rtl/>
        </w:rPr>
      </w:pPr>
    </w:p>
    <w:p w14:paraId="7919E070" w14:textId="77777777" w:rsidR="00000000" w:rsidRDefault="007C71EE">
      <w:pPr>
        <w:pStyle w:val="a"/>
        <w:rPr>
          <w:rFonts w:hint="cs"/>
          <w:rtl/>
        </w:rPr>
      </w:pPr>
      <w:r>
        <w:rPr>
          <w:rFonts w:hint="cs"/>
          <w:rtl/>
        </w:rPr>
        <w:t>היו קיימות גם מגמות חיוביות בטיפול הרפואי במדינה. השכבות העניות זכו לקבל סיוע במקרים של אשפוז בבת</w:t>
      </w:r>
      <w:r>
        <w:rPr>
          <w:rFonts w:hint="cs"/>
          <w:rtl/>
        </w:rPr>
        <w:t>י-החולים ובמקרים של הזדקקות לניתוחים גדולים שהצריכו סכומי כסף נכבדים. משרד הרווחה סייע בעניין זה לאלה שלא היה בידם לעמוד בהוצאות אלה.</w:t>
      </w:r>
    </w:p>
    <w:p w14:paraId="70C41B2D" w14:textId="77777777" w:rsidR="00000000" w:rsidRDefault="007C71EE">
      <w:pPr>
        <w:pStyle w:val="a"/>
        <w:rPr>
          <w:rFonts w:hint="cs"/>
          <w:rtl/>
        </w:rPr>
      </w:pPr>
    </w:p>
    <w:p w14:paraId="2E537C2B" w14:textId="77777777" w:rsidR="00000000" w:rsidRDefault="007C71EE">
      <w:pPr>
        <w:pStyle w:val="a"/>
        <w:rPr>
          <w:rFonts w:hint="cs"/>
          <w:rtl/>
        </w:rPr>
      </w:pPr>
      <w:r>
        <w:rPr>
          <w:rFonts w:hint="cs"/>
          <w:rtl/>
        </w:rPr>
        <w:t xml:space="preserve">הגישו סיוע ישיר שכונה "קצבאות הביטוח הלאומי". סיוע זה שולם למשפחות העניות ברוכות הילדים, או לאנשים שכרעו תחת נטל האבטלה, </w:t>
      </w:r>
      <w:r>
        <w:rPr>
          <w:rFonts w:hint="cs"/>
          <w:rtl/>
        </w:rPr>
        <w:t>שהגיעו לגיל הזיקנה, או שלא הצליחו למצוא מקור פרנסה. סיוע זה עזר לעניים בצורה מסוימת. בזכות סיוע זה העניים לא נזקקו לקבץ נדבות או לבקש סיוע מאחרים.</w:t>
      </w:r>
    </w:p>
    <w:p w14:paraId="53CF49F9" w14:textId="77777777" w:rsidR="00000000" w:rsidRDefault="007C71EE">
      <w:pPr>
        <w:pStyle w:val="a"/>
        <w:rPr>
          <w:rFonts w:hint="cs"/>
          <w:rtl/>
        </w:rPr>
      </w:pPr>
    </w:p>
    <w:p w14:paraId="5255B2D1" w14:textId="77777777" w:rsidR="00000000" w:rsidRDefault="007C71EE">
      <w:pPr>
        <w:pStyle w:val="a"/>
        <w:rPr>
          <w:rFonts w:hint="cs"/>
          <w:rtl/>
        </w:rPr>
      </w:pPr>
      <w:r>
        <w:rPr>
          <w:rFonts w:hint="cs"/>
          <w:rtl/>
        </w:rPr>
        <w:t>עכשיו הגענו לכך שהמצב הכלכלי הפך להיות קשה מנשוא. כולנו יודעים שבעיית העוני והאבטלה הולכת ומחריפה. אמרתי בצו</w:t>
      </w:r>
      <w:r>
        <w:rPr>
          <w:rFonts w:hint="cs"/>
          <w:rtl/>
        </w:rPr>
        <w:t>רה גלויה, שתוכנית זו נשענת על השקפה כלכלית גלויה של ממשלת מר שרון, שאותה מנהיג שר האוצר נתניהו. זו השקפה דרוויניסטית צרופה, ולפיה לעשירים יש מלוא הזכות לשמר את עושרם ולהיות בעלי הממון, בעוד העניים אינם מעניינו של אף אחד.</w:t>
      </w:r>
    </w:p>
    <w:p w14:paraId="3CB9E234" w14:textId="77777777" w:rsidR="00000000" w:rsidRDefault="007C71EE">
      <w:pPr>
        <w:pStyle w:val="a"/>
        <w:rPr>
          <w:rFonts w:hint="cs"/>
          <w:rtl/>
        </w:rPr>
      </w:pPr>
    </w:p>
    <w:p w14:paraId="4227BC68" w14:textId="77777777" w:rsidR="00000000" w:rsidRDefault="007C71EE">
      <w:pPr>
        <w:pStyle w:val="a"/>
        <w:rPr>
          <w:rFonts w:hint="cs"/>
          <w:rtl/>
        </w:rPr>
      </w:pPr>
      <w:r>
        <w:rPr>
          <w:rFonts w:hint="cs"/>
          <w:rtl/>
        </w:rPr>
        <w:t>הם מביאים לנו את התוכנית הכלכלית ה</w:t>
      </w:r>
      <w:r>
        <w:rPr>
          <w:rFonts w:hint="cs"/>
          <w:rtl/>
        </w:rPr>
        <w:t>זאת תוך שימוש בפילוסופיה הפוכה ועקומה, כאילו יש בתוכנית כזאת סיכוי להבריא את המצב הכלכלי הקיים.</w:t>
      </w:r>
    </w:p>
    <w:p w14:paraId="0973C19E" w14:textId="77777777" w:rsidR="00000000" w:rsidRDefault="007C71EE">
      <w:pPr>
        <w:pStyle w:val="a"/>
        <w:rPr>
          <w:rFonts w:hint="cs"/>
          <w:rtl/>
        </w:rPr>
      </w:pPr>
    </w:p>
    <w:p w14:paraId="38D78A17" w14:textId="77777777" w:rsidR="00000000" w:rsidRDefault="007C71EE">
      <w:pPr>
        <w:pStyle w:val="a"/>
        <w:rPr>
          <w:rFonts w:hint="cs"/>
          <w:rtl/>
        </w:rPr>
      </w:pPr>
      <w:r>
        <w:rPr>
          <w:rFonts w:hint="cs"/>
          <w:rtl/>
        </w:rPr>
        <w:t>אמרתי ובקיצור, שבימים האחרונים ראש הממשלה חזר כנראה אל השכל הישיר כשאמר, אך אתמול ובצורה גלויה, כי ניתן לצאת מהמצב הכלכלי החונק, ממעגל שפיכות הדמים ומהמצב הכלכ</w:t>
      </w:r>
      <w:r>
        <w:rPr>
          <w:rFonts w:hint="cs"/>
          <w:rtl/>
        </w:rPr>
        <w:t>לי המכוער שהגענו אליו, אך ורק באמצעות פתרון מדיני, שיחות, יציאה מכל השטחים. אלו דברי שרון אך אתמול, ואלו גם דבריו בימים האחרונים. אני מקווה שמר שרון, כראש הממשלה, יבצע את המוטל עליו וישכנע גם את שר האוצר שלו לחזור לשכל הישר.</w:t>
      </w:r>
    </w:p>
    <w:p w14:paraId="3FD956F8" w14:textId="77777777" w:rsidR="00000000" w:rsidRDefault="007C71EE">
      <w:pPr>
        <w:pStyle w:val="a"/>
        <w:rPr>
          <w:rFonts w:hint="cs"/>
          <w:rtl/>
        </w:rPr>
      </w:pPr>
    </w:p>
    <w:p w14:paraId="0FEA2DEE" w14:textId="77777777" w:rsidR="00000000" w:rsidRDefault="007C71EE">
      <w:pPr>
        <w:pStyle w:val="a"/>
        <w:rPr>
          <w:rFonts w:hint="cs"/>
          <w:rtl/>
        </w:rPr>
      </w:pPr>
      <w:r>
        <w:rPr>
          <w:rFonts w:hint="cs"/>
          <w:rtl/>
        </w:rPr>
        <w:t>מר נתניהו אינו מסכים לכך שהיצי</w:t>
      </w:r>
      <w:r>
        <w:rPr>
          <w:rFonts w:hint="cs"/>
          <w:rtl/>
        </w:rPr>
        <w:t>אה מהמשבר הפוליטי מהווה תנאי ליציאה מהמשבר הכלכלי. זאת, אף שאלו דבריו הגלויים של מר שרון כעת, באומרו שיש לצאת מהשטחים הכבושים וכי לא ניתן להמשיך בכיבוש של עם שלם, של 3.5 מיליוני פלסטינים.</w:t>
      </w:r>
    </w:p>
    <w:p w14:paraId="25F0C207" w14:textId="77777777" w:rsidR="00000000" w:rsidRDefault="007C71EE">
      <w:pPr>
        <w:pStyle w:val="a"/>
        <w:rPr>
          <w:rFonts w:hint="cs"/>
          <w:rtl/>
        </w:rPr>
      </w:pPr>
    </w:p>
    <w:p w14:paraId="205053B9" w14:textId="77777777" w:rsidR="00000000" w:rsidRDefault="007C71EE">
      <w:pPr>
        <w:pStyle w:val="a"/>
        <w:rPr>
          <w:rFonts w:hint="cs"/>
          <w:rtl/>
        </w:rPr>
      </w:pPr>
      <w:r>
        <w:rPr>
          <w:rFonts w:hint="cs"/>
          <w:rtl/>
        </w:rPr>
        <w:t xml:space="preserve">אני מקווה שמר שרון מאמין באמת ובתמים במה שאמר, ולכל הפחות פועל כעת </w:t>
      </w:r>
      <w:r>
        <w:rPr>
          <w:rFonts w:hint="cs"/>
          <w:rtl/>
        </w:rPr>
        <w:t>ליישום דבריו, גם אם הוא מאחר מאוד בכך. אני מצטער שאין לי אפשרות להרחיב יותר, אולם בקיצור אגיד, שאם מר שרון רוצה באמת לצאת מהשטחים, ממעגל שפיכות הדמים, ולחזור לפתרון מדיני, עליו לעשות זאת גם בתחום הכלכלי. עליו להורות לממשלתו ולמר נתניהו לשנות את התוכנית הזא</w:t>
      </w:r>
      <w:r>
        <w:rPr>
          <w:rFonts w:hint="cs"/>
          <w:rtl/>
        </w:rPr>
        <w:t>ת, להחזיר את הקצבאות על כנן ולהשיב את המצב לקדמותו, להשיב את הסיוע למשפחות העניות, ולא לחסל אותן סופית, כפי שתוכנית כלכלית חדשה זו מאיימת לעשות. שוב, אני מצטער על חוסר האפשרות להרחיב ולפרט. שלום עליכם ורחמי האל וברכותיו. תודה רבה.)</w:t>
      </w:r>
    </w:p>
    <w:p w14:paraId="44A89721" w14:textId="77777777" w:rsidR="00000000" w:rsidRDefault="007C71EE">
      <w:pPr>
        <w:pStyle w:val="a"/>
        <w:rPr>
          <w:rFonts w:hint="cs"/>
          <w:rtl/>
        </w:rPr>
      </w:pPr>
    </w:p>
    <w:p w14:paraId="12BAAC4D" w14:textId="77777777" w:rsidR="00000000" w:rsidRDefault="007C71EE">
      <w:pPr>
        <w:pStyle w:val="a"/>
        <w:rPr>
          <w:rFonts w:hint="cs"/>
          <w:rtl/>
        </w:rPr>
      </w:pPr>
      <w:r>
        <w:rPr>
          <w:rFonts w:hint="cs"/>
          <w:rtl/>
        </w:rPr>
        <w:t>תודה רבה.</w:t>
      </w:r>
    </w:p>
    <w:p w14:paraId="1E70BB40" w14:textId="77777777" w:rsidR="00000000" w:rsidRDefault="007C71EE">
      <w:pPr>
        <w:pStyle w:val="a"/>
        <w:rPr>
          <w:rFonts w:hint="cs"/>
          <w:rtl/>
        </w:rPr>
      </w:pPr>
    </w:p>
    <w:p w14:paraId="65CC3F58" w14:textId="77777777" w:rsidR="00000000" w:rsidRDefault="007C71EE">
      <w:pPr>
        <w:pStyle w:val="ad"/>
        <w:rPr>
          <w:rtl/>
        </w:rPr>
      </w:pPr>
      <w:r>
        <w:rPr>
          <w:rtl/>
        </w:rPr>
        <w:t>היו"ר משה כח</w:t>
      </w:r>
      <w:r>
        <w:rPr>
          <w:rtl/>
        </w:rPr>
        <w:t>לון:</w:t>
      </w:r>
    </w:p>
    <w:p w14:paraId="67A6FC8A" w14:textId="77777777" w:rsidR="00000000" w:rsidRDefault="007C71EE">
      <w:pPr>
        <w:pStyle w:val="a"/>
        <w:rPr>
          <w:rtl/>
        </w:rPr>
      </w:pPr>
    </w:p>
    <w:p w14:paraId="0C3337B7" w14:textId="77777777" w:rsidR="00000000" w:rsidRDefault="007C71EE">
      <w:pPr>
        <w:pStyle w:val="a"/>
        <w:rPr>
          <w:rFonts w:hint="cs"/>
          <w:rtl/>
        </w:rPr>
      </w:pPr>
      <w:r>
        <w:rPr>
          <w:rFonts w:hint="cs"/>
          <w:rtl/>
        </w:rPr>
        <w:t>תודה רבה. חבר הכנסת חמי דורון, בבקשה.</w:t>
      </w:r>
    </w:p>
    <w:p w14:paraId="23ED2B71" w14:textId="77777777" w:rsidR="00000000" w:rsidRDefault="007C71EE">
      <w:pPr>
        <w:pStyle w:val="a"/>
        <w:rPr>
          <w:rFonts w:hint="cs"/>
          <w:rtl/>
        </w:rPr>
      </w:pPr>
    </w:p>
    <w:p w14:paraId="5CA85E39" w14:textId="77777777" w:rsidR="00000000" w:rsidRDefault="007C71EE">
      <w:pPr>
        <w:pStyle w:val="Speaker"/>
        <w:rPr>
          <w:rtl/>
        </w:rPr>
      </w:pPr>
      <w:bookmarkStart w:id="885" w:name="FS000001053T27_05_2003_05_39_26"/>
      <w:bookmarkEnd w:id="885"/>
      <w:r>
        <w:rPr>
          <w:rFonts w:hint="eastAsia"/>
          <w:rtl/>
        </w:rPr>
        <w:t>חמי</w:t>
      </w:r>
      <w:r>
        <w:rPr>
          <w:rtl/>
        </w:rPr>
        <w:t xml:space="preserve"> דורון (שינוי):</w:t>
      </w:r>
    </w:p>
    <w:p w14:paraId="4233982F" w14:textId="77777777" w:rsidR="00000000" w:rsidRDefault="007C71EE">
      <w:pPr>
        <w:pStyle w:val="a"/>
        <w:rPr>
          <w:rFonts w:hint="cs"/>
          <w:rtl/>
        </w:rPr>
      </w:pPr>
    </w:p>
    <w:p w14:paraId="506216FE" w14:textId="77777777" w:rsidR="00000000" w:rsidRDefault="007C71EE">
      <w:pPr>
        <w:pStyle w:val="a"/>
        <w:rPr>
          <w:rFonts w:hint="cs"/>
          <w:rtl/>
        </w:rPr>
      </w:pPr>
      <w:r>
        <w:rPr>
          <w:rFonts w:hint="cs"/>
          <w:rtl/>
        </w:rPr>
        <w:t>אדוני היושב-ראש, חברי הכנסת, שפע של חברי הכנסת, בעיקר מן האופוזיציה, זה נחמד שגררתם את המליאה ל-</w:t>
      </w:r>
      <w:r>
        <w:t>session</w:t>
      </w:r>
      <w:r>
        <w:rPr>
          <w:rFonts w:hint="cs"/>
          <w:rtl/>
        </w:rPr>
        <w:t xml:space="preserve"> ארוך כזה, ובעצם גרמתם לבזבוז, כאשר אנחנו רוצים ליצור איזה חיסכון.</w:t>
      </w:r>
    </w:p>
    <w:p w14:paraId="5E18F8E5" w14:textId="77777777" w:rsidR="00000000" w:rsidRDefault="007C71EE">
      <w:pPr>
        <w:pStyle w:val="a"/>
        <w:rPr>
          <w:rFonts w:hint="cs"/>
          <w:rtl/>
        </w:rPr>
      </w:pPr>
    </w:p>
    <w:p w14:paraId="7F11553C" w14:textId="77777777" w:rsidR="00000000" w:rsidRDefault="007C71EE">
      <w:pPr>
        <w:pStyle w:val="ac"/>
        <w:rPr>
          <w:rtl/>
        </w:rPr>
      </w:pPr>
      <w:r>
        <w:rPr>
          <w:rFonts w:hint="eastAsia"/>
          <w:rtl/>
        </w:rPr>
        <w:t>עבד</w:t>
      </w:r>
      <w:r>
        <w:rPr>
          <w:rtl/>
        </w:rPr>
        <w:t>-אלמאלכ דהאמשה (ר</w:t>
      </w:r>
      <w:r>
        <w:rPr>
          <w:rtl/>
        </w:rPr>
        <w:t>ע"ם):</w:t>
      </w:r>
    </w:p>
    <w:p w14:paraId="56FFDC27" w14:textId="77777777" w:rsidR="00000000" w:rsidRDefault="007C71EE">
      <w:pPr>
        <w:pStyle w:val="a"/>
        <w:rPr>
          <w:rFonts w:hint="cs"/>
          <w:rtl/>
        </w:rPr>
      </w:pPr>
    </w:p>
    <w:p w14:paraId="30AD99AA" w14:textId="77777777" w:rsidR="00000000" w:rsidRDefault="007C71EE">
      <w:pPr>
        <w:pStyle w:val="a"/>
        <w:rPr>
          <w:rFonts w:hint="cs"/>
          <w:rtl/>
        </w:rPr>
      </w:pPr>
      <w:r>
        <w:rPr>
          <w:rFonts w:hint="cs"/>
          <w:rtl/>
        </w:rPr>
        <w:t>דווקא זה הבזבוז?</w:t>
      </w:r>
    </w:p>
    <w:p w14:paraId="0EECCBE7" w14:textId="77777777" w:rsidR="00000000" w:rsidRDefault="007C71EE">
      <w:pPr>
        <w:pStyle w:val="a"/>
        <w:rPr>
          <w:rFonts w:hint="cs"/>
          <w:rtl/>
        </w:rPr>
      </w:pPr>
    </w:p>
    <w:p w14:paraId="2D5718CA" w14:textId="77777777" w:rsidR="00000000" w:rsidRDefault="007C71EE">
      <w:pPr>
        <w:pStyle w:val="SpeakerCon"/>
        <w:rPr>
          <w:rtl/>
        </w:rPr>
      </w:pPr>
      <w:bookmarkStart w:id="886" w:name="FS000001053T27_05_2003_05_41_51C"/>
      <w:bookmarkEnd w:id="886"/>
      <w:r>
        <w:rPr>
          <w:rtl/>
        </w:rPr>
        <w:t>חמי דורון (שינוי):</w:t>
      </w:r>
    </w:p>
    <w:p w14:paraId="015EB5E2" w14:textId="77777777" w:rsidR="00000000" w:rsidRDefault="007C71EE">
      <w:pPr>
        <w:pStyle w:val="a"/>
        <w:rPr>
          <w:rtl/>
        </w:rPr>
      </w:pPr>
    </w:p>
    <w:p w14:paraId="297450EE" w14:textId="77777777" w:rsidR="00000000" w:rsidRDefault="007C71EE">
      <w:pPr>
        <w:pStyle w:val="a"/>
        <w:rPr>
          <w:rFonts w:hint="cs"/>
          <w:rtl/>
        </w:rPr>
      </w:pPr>
      <w:r>
        <w:rPr>
          <w:rFonts w:hint="cs"/>
          <w:rtl/>
        </w:rPr>
        <w:t>לא יודע, חבר הכנסת דהאמשה, דיברת 36 דקות על כל מיני בזבוזים.</w:t>
      </w:r>
    </w:p>
    <w:p w14:paraId="6E518C48" w14:textId="77777777" w:rsidR="00000000" w:rsidRDefault="007C71EE">
      <w:pPr>
        <w:pStyle w:val="a"/>
        <w:rPr>
          <w:rFonts w:hint="cs"/>
          <w:rtl/>
        </w:rPr>
      </w:pPr>
    </w:p>
    <w:p w14:paraId="497F98FC" w14:textId="77777777" w:rsidR="00000000" w:rsidRDefault="007C71EE">
      <w:pPr>
        <w:pStyle w:val="ac"/>
        <w:rPr>
          <w:rtl/>
        </w:rPr>
      </w:pPr>
      <w:r>
        <w:rPr>
          <w:rFonts w:hint="eastAsia"/>
          <w:rtl/>
        </w:rPr>
        <w:t>עבד</w:t>
      </w:r>
      <w:r>
        <w:rPr>
          <w:rtl/>
        </w:rPr>
        <w:t>-אלמאלכ דהאמשה (רע"ם):</w:t>
      </w:r>
    </w:p>
    <w:p w14:paraId="3F1CD04B" w14:textId="77777777" w:rsidR="00000000" w:rsidRDefault="007C71EE">
      <w:pPr>
        <w:pStyle w:val="a"/>
        <w:rPr>
          <w:rFonts w:hint="cs"/>
          <w:rtl/>
        </w:rPr>
      </w:pPr>
    </w:p>
    <w:p w14:paraId="4F6F916E" w14:textId="77777777" w:rsidR="00000000" w:rsidRDefault="007C71EE">
      <w:pPr>
        <w:pStyle w:val="a"/>
        <w:rPr>
          <w:rFonts w:hint="cs"/>
          <w:rtl/>
        </w:rPr>
      </w:pPr>
      <w:r>
        <w:rPr>
          <w:rFonts w:hint="cs"/>
          <w:rtl/>
        </w:rPr>
        <w:t>זה הבזבוז הגדול, כאשר אנחנו מבטאים את הדברים כנציגי העם?</w:t>
      </w:r>
    </w:p>
    <w:p w14:paraId="062B0E0B" w14:textId="77777777" w:rsidR="00000000" w:rsidRDefault="007C71EE">
      <w:pPr>
        <w:pStyle w:val="a"/>
        <w:rPr>
          <w:rFonts w:hint="cs"/>
          <w:rtl/>
        </w:rPr>
      </w:pPr>
    </w:p>
    <w:p w14:paraId="3CC670BF" w14:textId="77777777" w:rsidR="00000000" w:rsidRDefault="007C71EE">
      <w:pPr>
        <w:pStyle w:val="SpeakerCon"/>
        <w:rPr>
          <w:rtl/>
        </w:rPr>
      </w:pPr>
      <w:bookmarkStart w:id="887" w:name="FS000001053T27_05_2003_05_42_49C"/>
      <w:bookmarkEnd w:id="887"/>
      <w:r>
        <w:rPr>
          <w:rtl/>
        </w:rPr>
        <w:t>חמי דורון (שינוי):</w:t>
      </w:r>
    </w:p>
    <w:p w14:paraId="23E0246F" w14:textId="77777777" w:rsidR="00000000" w:rsidRDefault="007C71EE">
      <w:pPr>
        <w:pStyle w:val="a"/>
        <w:rPr>
          <w:rtl/>
        </w:rPr>
      </w:pPr>
    </w:p>
    <w:p w14:paraId="68E27004" w14:textId="77777777" w:rsidR="00000000" w:rsidRDefault="007C71EE">
      <w:pPr>
        <w:pStyle w:val="a"/>
        <w:rPr>
          <w:rFonts w:hint="cs"/>
          <w:rtl/>
        </w:rPr>
      </w:pPr>
      <w:r>
        <w:rPr>
          <w:rFonts w:hint="cs"/>
          <w:rtl/>
        </w:rPr>
        <w:t xml:space="preserve">תשמע, אתה מעסיק עכשיו עובדים, שומרים במשכן, </w:t>
      </w:r>
      <w:r>
        <w:rPr>
          <w:rFonts w:hint="cs"/>
          <w:rtl/>
        </w:rPr>
        <w:t>משתמשים בחשמל. היינו יכולים לחסוך הרבה כסף הלילה, אני חושב.</w:t>
      </w:r>
    </w:p>
    <w:p w14:paraId="51F04469" w14:textId="77777777" w:rsidR="00000000" w:rsidRDefault="007C71EE">
      <w:pPr>
        <w:pStyle w:val="a"/>
        <w:rPr>
          <w:rFonts w:hint="cs"/>
          <w:rtl/>
        </w:rPr>
      </w:pPr>
    </w:p>
    <w:p w14:paraId="097D4CC2" w14:textId="77777777" w:rsidR="00000000" w:rsidRDefault="007C71EE">
      <w:pPr>
        <w:pStyle w:val="ac"/>
        <w:rPr>
          <w:rtl/>
        </w:rPr>
      </w:pPr>
      <w:r>
        <w:rPr>
          <w:rtl/>
        </w:rPr>
        <w:t>דני יתום (העבודה-מימד):</w:t>
      </w:r>
    </w:p>
    <w:p w14:paraId="26F6756F" w14:textId="77777777" w:rsidR="00000000" w:rsidRDefault="007C71EE">
      <w:pPr>
        <w:pStyle w:val="a"/>
        <w:rPr>
          <w:rtl/>
        </w:rPr>
      </w:pPr>
    </w:p>
    <w:p w14:paraId="5803FDB0" w14:textId="77777777" w:rsidR="00000000" w:rsidRDefault="007C71EE">
      <w:pPr>
        <w:pStyle w:val="a"/>
        <w:rPr>
          <w:rFonts w:hint="cs"/>
          <w:rtl/>
        </w:rPr>
      </w:pPr>
      <w:r>
        <w:rPr>
          <w:rFonts w:hint="cs"/>
          <w:rtl/>
        </w:rPr>
        <w:t>סוף-סוף יש תעסוקה בישראל. תאר לעצמך שלא היינו. אם לא היינו מעסיקים אותם, היו מפטרים אותם.</w:t>
      </w:r>
    </w:p>
    <w:p w14:paraId="2C282507" w14:textId="77777777" w:rsidR="00000000" w:rsidRDefault="007C71EE">
      <w:pPr>
        <w:pStyle w:val="a"/>
        <w:rPr>
          <w:rFonts w:hint="cs"/>
          <w:rtl/>
        </w:rPr>
      </w:pPr>
    </w:p>
    <w:p w14:paraId="1B213A16" w14:textId="77777777" w:rsidR="00000000" w:rsidRDefault="007C71EE">
      <w:pPr>
        <w:pStyle w:val="SpeakerCon"/>
        <w:rPr>
          <w:rtl/>
        </w:rPr>
      </w:pPr>
      <w:bookmarkStart w:id="888" w:name="FS000001053T27_05_2003_05_44_11C"/>
      <w:bookmarkEnd w:id="888"/>
      <w:r>
        <w:rPr>
          <w:rtl/>
        </w:rPr>
        <w:t>חמי דורון (שינוי):</w:t>
      </w:r>
    </w:p>
    <w:p w14:paraId="64BE2ED7" w14:textId="77777777" w:rsidR="00000000" w:rsidRDefault="007C71EE">
      <w:pPr>
        <w:pStyle w:val="a"/>
        <w:rPr>
          <w:rtl/>
        </w:rPr>
      </w:pPr>
    </w:p>
    <w:p w14:paraId="6F17C791" w14:textId="77777777" w:rsidR="00000000" w:rsidRDefault="007C71EE">
      <w:pPr>
        <w:pStyle w:val="a"/>
        <w:rPr>
          <w:rFonts w:hint="cs"/>
          <w:rtl/>
        </w:rPr>
      </w:pPr>
      <w:r>
        <w:rPr>
          <w:rFonts w:hint="cs"/>
          <w:rtl/>
        </w:rPr>
        <w:t>הלילה הזה היינו יכולים לחסוך הרבה כסף.</w:t>
      </w:r>
    </w:p>
    <w:p w14:paraId="7E50013B" w14:textId="77777777" w:rsidR="00000000" w:rsidRDefault="007C71EE">
      <w:pPr>
        <w:pStyle w:val="a"/>
        <w:rPr>
          <w:rFonts w:hint="cs"/>
          <w:rtl/>
        </w:rPr>
      </w:pPr>
    </w:p>
    <w:p w14:paraId="5E4C2280" w14:textId="77777777" w:rsidR="00000000" w:rsidRDefault="007C71EE">
      <w:pPr>
        <w:pStyle w:val="ac"/>
        <w:rPr>
          <w:rtl/>
        </w:rPr>
      </w:pPr>
      <w:r>
        <w:rPr>
          <w:rtl/>
        </w:rPr>
        <w:t>מתן וילנאי (העבודה-</w:t>
      </w:r>
      <w:r>
        <w:rPr>
          <w:rtl/>
        </w:rPr>
        <w:t>מימד):</w:t>
      </w:r>
    </w:p>
    <w:p w14:paraId="29D48243" w14:textId="77777777" w:rsidR="00000000" w:rsidRDefault="007C71EE">
      <w:pPr>
        <w:pStyle w:val="a"/>
        <w:rPr>
          <w:rtl/>
        </w:rPr>
      </w:pPr>
    </w:p>
    <w:p w14:paraId="5895FE2F" w14:textId="77777777" w:rsidR="00000000" w:rsidRDefault="007C71EE">
      <w:pPr>
        <w:pStyle w:val="a"/>
        <w:rPr>
          <w:rFonts w:hint="cs"/>
          <w:rtl/>
        </w:rPr>
      </w:pPr>
      <w:r>
        <w:rPr>
          <w:rFonts w:hint="cs"/>
          <w:rtl/>
        </w:rPr>
        <w:t>- - - מהתוכנית הכלכלית.</w:t>
      </w:r>
    </w:p>
    <w:p w14:paraId="0D45339C" w14:textId="77777777" w:rsidR="00000000" w:rsidRDefault="007C71EE">
      <w:pPr>
        <w:pStyle w:val="a"/>
        <w:rPr>
          <w:rFonts w:hint="cs"/>
          <w:rtl/>
        </w:rPr>
      </w:pPr>
    </w:p>
    <w:p w14:paraId="32D995AE" w14:textId="77777777" w:rsidR="00000000" w:rsidRDefault="007C71EE">
      <w:pPr>
        <w:pStyle w:val="SpeakerCon"/>
        <w:rPr>
          <w:rtl/>
        </w:rPr>
      </w:pPr>
      <w:bookmarkStart w:id="889" w:name="FS000001053T27_05_2003_05_46_00C"/>
      <w:bookmarkEnd w:id="889"/>
      <w:r>
        <w:rPr>
          <w:rtl/>
        </w:rPr>
        <w:t>חמי דורון (שינוי):</w:t>
      </w:r>
    </w:p>
    <w:p w14:paraId="604FFBEA" w14:textId="77777777" w:rsidR="00000000" w:rsidRDefault="007C71EE">
      <w:pPr>
        <w:pStyle w:val="a"/>
        <w:rPr>
          <w:rtl/>
        </w:rPr>
      </w:pPr>
    </w:p>
    <w:p w14:paraId="778039B0" w14:textId="77777777" w:rsidR="00000000" w:rsidRDefault="007C71EE">
      <w:pPr>
        <w:pStyle w:val="a"/>
        <w:rPr>
          <w:rFonts w:hint="cs"/>
          <w:rtl/>
        </w:rPr>
      </w:pPr>
      <w:r>
        <w:rPr>
          <w:rFonts w:hint="cs"/>
          <w:rtl/>
        </w:rPr>
        <w:t>זה חלק מהתוכנית הכלכלית, מתן וילנאי. זה לא יעזור. אנחנו מדברים על חיסכון.</w:t>
      </w:r>
    </w:p>
    <w:p w14:paraId="0D32148B" w14:textId="77777777" w:rsidR="00000000" w:rsidRDefault="007C71EE">
      <w:pPr>
        <w:pStyle w:val="a"/>
        <w:rPr>
          <w:rFonts w:hint="cs"/>
          <w:rtl/>
        </w:rPr>
      </w:pPr>
    </w:p>
    <w:p w14:paraId="554AD8DC" w14:textId="77777777" w:rsidR="00000000" w:rsidRDefault="007C71EE">
      <w:pPr>
        <w:pStyle w:val="a"/>
        <w:rPr>
          <w:rFonts w:hint="cs"/>
          <w:rtl/>
        </w:rPr>
      </w:pPr>
    </w:p>
    <w:p w14:paraId="336E4AE3" w14:textId="77777777" w:rsidR="00000000" w:rsidRDefault="007C71EE">
      <w:pPr>
        <w:pStyle w:val="ac"/>
        <w:rPr>
          <w:rtl/>
        </w:rPr>
      </w:pPr>
      <w:r>
        <w:rPr>
          <w:rFonts w:hint="eastAsia"/>
          <w:rtl/>
        </w:rPr>
        <w:t>עבד</w:t>
      </w:r>
      <w:r>
        <w:rPr>
          <w:rtl/>
        </w:rPr>
        <w:t>-אלמאלכ דהאמשה (רע"ם):</w:t>
      </w:r>
    </w:p>
    <w:p w14:paraId="293BAD93" w14:textId="77777777" w:rsidR="00000000" w:rsidRDefault="007C71EE">
      <w:pPr>
        <w:pStyle w:val="a"/>
        <w:rPr>
          <w:rFonts w:hint="cs"/>
          <w:rtl/>
        </w:rPr>
      </w:pPr>
    </w:p>
    <w:p w14:paraId="717EA256" w14:textId="77777777" w:rsidR="00000000" w:rsidRDefault="007C71EE">
      <w:pPr>
        <w:pStyle w:val="a"/>
        <w:rPr>
          <w:rFonts w:hint="cs"/>
          <w:rtl/>
        </w:rPr>
      </w:pPr>
      <w:r>
        <w:rPr>
          <w:rFonts w:hint="cs"/>
          <w:rtl/>
        </w:rPr>
        <w:t>נסגור את הכנסת ונחסוך כסף.</w:t>
      </w:r>
    </w:p>
    <w:p w14:paraId="2226B774" w14:textId="77777777" w:rsidR="00000000" w:rsidRDefault="007C71EE">
      <w:pPr>
        <w:pStyle w:val="a"/>
        <w:rPr>
          <w:rFonts w:hint="cs"/>
          <w:rtl/>
        </w:rPr>
      </w:pPr>
    </w:p>
    <w:p w14:paraId="42589A82" w14:textId="77777777" w:rsidR="00000000" w:rsidRDefault="007C71EE">
      <w:pPr>
        <w:pStyle w:val="SpeakerCon"/>
        <w:rPr>
          <w:rtl/>
        </w:rPr>
      </w:pPr>
      <w:bookmarkStart w:id="890" w:name="FS000001053T27_05_2003_05_46_29C"/>
      <w:bookmarkEnd w:id="890"/>
      <w:r>
        <w:rPr>
          <w:rtl/>
        </w:rPr>
        <w:t>חמי דורון (שינוי):</w:t>
      </w:r>
    </w:p>
    <w:p w14:paraId="5C2C3DFF" w14:textId="77777777" w:rsidR="00000000" w:rsidRDefault="007C71EE">
      <w:pPr>
        <w:pStyle w:val="a"/>
        <w:rPr>
          <w:rtl/>
        </w:rPr>
      </w:pPr>
    </w:p>
    <w:p w14:paraId="2853587F" w14:textId="77777777" w:rsidR="00000000" w:rsidRDefault="007C71EE">
      <w:pPr>
        <w:pStyle w:val="a"/>
        <w:rPr>
          <w:rFonts w:hint="cs"/>
          <w:rtl/>
        </w:rPr>
      </w:pPr>
      <w:r>
        <w:rPr>
          <w:rFonts w:hint="cs"/>
          <w:rtl/>
        </w:rPr>
        <w:t>חס ושלום. חבר הכנסת דהאמשה, אני היחיד כאן מהקואליציה</w:t>
      </w:r>
      <w:r>
        <w:rPr>
          <w:rFonts w:hint="cs"/>
          <w:rtl/>
        </w:rPr>
        <w:t>, ואני לא סופר את חבר הכנסת כחלון, כי הוא חייב להיות כאן כיושב-ראש, וזה לא נחשב, וארבעה חברי כנסת מהאופוזיציה.</w:t>
      </w:r>
    </w:p>
    <w:p w14:paraId="2076D974" w14:textId="77777777" w:rsidR="00000000" w:rsidRDefault="007C71EE">
      <w:pPr>
        <w:pStyle w:val="a"/>
        <w:rPr>
          <w:rFonts w:hint="cs"/>
          <w:rtl/>
        </w:rPr>
      </w:pPr>
    </w:p>
    <w:p w14:paraId="0A80FE67" w14:textId="77777777" w:rsidR="00000000" w:rsidRDefault="007C71EE">
      <w:pPr>
        <w:pStyle w:val="ac"/>
        <w:rPr>
          <w:rtl/>
        </w:rPr>
      </w:pPr>
      <w:r>
        <w:rPr>
          <w:rFonts w:hint="eastAsia"/>
          <w:rtl/>
        </w:rPr>
        <w:t>עבד</w:t>
      </w:r>
      <w:r>
        <w:rPr>
          <w:rtl/>
        </w:rPr>
        <w:t>-אלמאלכ דהאמשה (רע"ם):</w:t>
      </w:r>
    </w:p>
    <w:p w14:paraId="11AC5EEE" w14:textId="77777777" w:rsidR="00000000" w:rsidRDefault="007C71EE">
      <w:pPr>
        <w:pStyle w:val="a"/>
        <w:rPr>
          <w:rFonts w:hint="cs"/>
          <w:rtl/>
        </w:rPr>
      </w:pPr>
    </w:p>
    <w:p w14:paraId="1CC29C11" w14:textId="77777777" w:rsidR="00000000" w:rsidRDefault="007C71EE">
      <w:pPr>
        <w:pStyle w:val="a"/>
        <w:rPr>
          <w:rFonts w:hint="cs"/>
          <w:rtl/>
        </w:rPr>
      </w:pPr>
      <w:r>
        <w:rPr>
          <w:rFonts w:hint="cs"/>
          <w:rtl/>
        </w:rPr>
        <w:t>זה מבורך.</w:t>
      </w:r>
    </w:p>
    <w:p w14:paraId="70E9F637" w14:textId="77777777" w:rsidR="00000000" w:rsidRDefault="007C71EE">
      <w:pPr>
        <w:pStyle w:val="a"/>
        <w:rPr>
          <w:rFonts w:hint="cs"/>
          <w:rtl/>
        </w:rPr>
      </w:pPr>
    </w:p>
    <w:p w14:paraId="5A97851B" w14:textId="77777777" w:rsidR="00000000" w:rsidRDefault="007C71EE">
      <w:pPr>
        <w:pStyle w:val="SpeakerCon"/>
        <w:rPr>
          <w:rtl/>
        </w:rPr>
      </w:pPr>
      <w:bookmarkStart w:id="891" w:name="FS000001053T27_05_2003_05_47_38C"/>
      <w:bookmarkEnd w:id="891"/>
      <w:r>
        <w:rPr>
          <w:rFonts w:hint="eastAsia"/>
          <w:rtl/>
        </w:rPr>
        <w:t>חמי</w:t>
      </w:r>
      <w:r>
        <w:rPr>
          <w:rtl/>
        </w:rPr>
        <w:t xml:space="preserve"> דורון (שינוי):</w:t>
      </w:r>
    </w:p>
    <w:p w14:paraId="01DA30A8" w14:textId="77777777" w:rsidR="00000000" w:rsidRDefault="007C71EE">
      <w:pPr>
        <w:pStyle w:val="a"/>
        <w:rPr>
          <w:rFonts w:hint="cs"/>
          <w:rtl/>
        </w:rPr>
      </w:pPr>
    </w:p>
    <w:p w14:paraId="2A895A53" w14:textId="77777777" w:rsidR="00000000" w:rsidRDefault="007C71EE">
      <w:pPr>
        <w:pStyle w:val="a"/>
        <w:rPr>
          <w:rFonts w:hint="cs"/>
          <w:rtl/>
        </w:rPr>
      </w:pPr>
      <w:r>
        <w:rPr>
          <w:rFonts w:hint="cs"/>
          <w:rtl/>
        </w:rPr>
        <w:t>זה הרבה, אתה אומר. בסדר. מה אומר ומה אספר?</w:t>
      </w:r>
    </w:p>
    <w:p w14:paraId="725AEBF5" w14:textId="77777777" w:rsidR="00000000" w:rsidRDefault="007C71EE">
      <w:pPr>
        <w:pStyle w:val="a"/>
        <w:rPr>
          <w:rFonts w:hint="cs"/>
          <w:rtl/>
        </w:rPr>
      </w:pPr>
    </w:p>
    <w:p w14:paraId="251B03A0" w14:textId="77777777" w:rsidR="00000000" w:rsidRDefault="007C71EE">
      <w:pPr>
        <w:pStyle w:val="ac"/>
        <w:rPr>
          <w:rtl/>
        </w:rPr>
      </w:pPr>
      <w:r>
        <w:rPr>
          <w:rFonts w:hint="eastAsia"/>
          <w:rtl/>
        </w:rPr>
        <w:t>עבד</w:t>
      </w:r>
      <w:r>
        <w:rPr>
          <w:rtl/>
        </w:rPr>
        <w:t>-אלמאלכ דהאמשה (רע"ם):</w:t>
      </w:r>
    </w:p>
    <w:p w14:paraId="1866E114" w14:textId="77777777" w:rsidR="00000000" w:rsidRDefault="007C71EE">
      <w:pPr>
        <w:pStyle w:val="a"/>
        <w:rPr>
          <w:rFonts w:hint="cs"/>
          <w:rtl/>
        </w:rPr>
      </w:pPr>
    </w:p>
    <w:p w14:paraId="3DD56879" w14:textId="77777777" w:rsidR="00000000" w:rsidRDefault="007C71EE">
      <w:pPr>
        <w:pStyle w:val="a"/>
        <w:rPr>
          <w:rFonts w:hint="cs"/>
          <w:rtl/>
        </w:rPr>
      </w:pPr>
      <w:r>
        <w:rPr>
          <w:rFonts w:hint="cs"/>
          <w:rtl/>
        </w:rPr>
        <w:t>איפה הממשלה?</w:t>
      </w:r>
    </w:p>
    <w:p w14:paraId="3F15CA3E" w14:textId="77777777" w:rsidR="00000000" w:rsidRDefault="007C71EE">
      <w:pPr>
        <w:pStyle w:val="SpeakerCon"/>
        <w:rPr>
          <w:rtl/>
        </w:rPr>
      </w:pPr>
      <w:bookmarkStart w:id="892" w:name="FS000001053T27_05_2003_05_47_52C"/>
      <w:bookmarkEnd w:id="892"/>
    </w:p>
    <w:p w14:paraId="41FC6FA9" w14:textId="77777777" w:rsidR="00000000" w:rsidRDefault="007C71EE">
      <w:pPr>
        <w:pStyle w:val="SpeakerCon"/>
        <w:rPr>
          <w:rtl/>
        </w:rPr>
      </w:pPr>
      <w:r>
        <w:rPr>
          <w:rFonts w:hint="cs"/>
          <w:rtl/>
        </w:rPr>
        <w:t>ח</w:t>
      </w:r>
      <w:r>
        <w:rPr>
          <w:rtl/>
        </w:rPr>
        <w:t>מי דורון (שינוי):</w:t>
      </w:r>
    </w:p>
    <w:p w14:paraId="0C5476A5" w14:textId="77777777" w:rsidR="00000000" w:rsidRDefault="007C71EE">
      <w:pPr>
        <w:pStyle w:val="a"/>
        <w:rPr>
          <w:rtl/>
        </w:rPr>
      </w:pPr>
    </w:p>
    <w:p w14:paraId="1F586006" w14:textId="77777777" w:rsidR="00000000" w:rsidRDefault="007C71EE">
      <w:pPr>
        <w:pStyle w:val="a"/>
        <w:rPr>
          <w:rFonts w:hint="cs"/>
          <w:rtl/>
        </w:rPr>
      </w:pPr>
      <w:r>
        <w:rPr>
          <w:rFonts w:hint="cs"/>
          <w:rtl/>
        </w:rPr>
        <w:t>שאלה טובה.</w:t>
      </w:r>
    </w:p>
    <w:p w14:paraId="1C6895FB" w14:textId="77777777" w:rsidR="00000000" w:rsidRDefault="007C71EE">
      <w:pPr>
        <w:pStyle w:val="a"/>
        <w:rPr>
          <w:rFonts w:hint="cs"/>
          <w:rtl/>
        </w:rPr>
      </w:pPr>
      <w:r>
        <w:rPr>
          <w:rFonts w:hint="cs"/>
          <w:rtl/>
        </w:rPr>
        <w:tab/>
      </w:r>
    </w:p>
    <w:p w14:paraId="734E82D1" w14:textId="77777777" w:rsidR="00000000" w:rsidRDefault="007C71EE">
      <w:pPr>
        <w:pStyle w:val="ac"/>
        <w:rPr>
          <w:rtl/>
        </w:rPr>
      </w:pPr>
      <w:r>
        <w:rPr>
          <w:rFonts w:hint="eastAsia"/>
          <w:rtl/>
        </w:rPr>
        <w:t>עבד</w:t>
      </w:r>
      <w:r>
        <w:rPr>
          <w:rtl/>
        </w:rPr>
        <w:t>-אלמאלכ דהאמשה (רע"ם):</w:t>
      </w:r>
    </w:p>
    <w:p w14:paraId="25FD7474" w14:textId="77777777" w:rsidR="00000000" w:rsidRDefault="007C71EE">
      <w:pPr>
        <w:pStyle w:val="a"/>
        <w:rPr>
          <w:rFonts w:hint="cs"/>
          <w:rtl/>
        </w:rPr>
      </w:pPr>
    </w:p>
    <w:p w14:paraId="0769489B" w14:textId="77777777" w:rsidR="00000000" w:rsidRDefault="007C71EE">
      <w:pPr>
        <w:pStyle w:val="a"/>
        <w:rPr>
          <w:rFonts w:hint="cs"/>
          <w:rtl/>
        </w:rPr>
      </w:pPr>
      <w:r>
        <w:rPr>
          <w:rFonts w:hint="cs"/>
          <w:rtl/>
        </w:rPr>
        <w:t>איפה 80 חברי הקואליציה?</w:t>
      </w:r>
    </w:p>
    <w:p w14:paraId="6D131A34" w14:textId="77777777" w:rsidR="00000000" w:rsidRDefault="007C71EE">
      <w:pPr>
        <w:pStyle w:val="a"/>
        <w:rPr>
          <w:rFonts w:hint="cs"/>
          <w:rtl/>
        </w:rPr>
      </w:pPr>
    </w:p>
    <w:p w14:paraId="10E12A10" w14:textId="77777777" w:rsidR="00000000" w:rsidRDefault="007C71EE">
      <w:pPr>
        <w:pStyle w:val="SpeakerCon"/>
        <w:rPr>
          <w:rtl/>
        </w:rPr>
      </w:pPr>
      <w:bookmarkStart w:id="893" w:name="FS000001053T27_05_2003_05_48_20C"/>
      <w:bookmarkEnd w:id="893"/>
      <w:r>
        <w:rPr>
          <w:rtl/>
        </w:rPr>
        <w:t>חמי דורון (שינוי):</w:t>
      </w:r>
    </w:p>
    <w:p w14:paraId="29177451" w14:textId="77777777" w:rsidR="00000000" w:rsidRDefault="007C71EE">
      <w:pPr>
        <w:pStyle w:val="a"/>
        <w:rPr>
          <w:rtl/>
        </w:rPr>
      </w:pPr>
    </w:p>
    <w:p w14:paraId="03D60C5D" w14:textId="77777777" w:rsidR="00000000" w:rsidRDefault="007C71EE">
      <w:pPr>
        <w:pStyle w:val="a"/>
        <w:rPr>
          <w:rFonts w:hint="cs"/>
          <w:rtl/>
        </w:rPr>
      </w:pPr>
      <w:r>
        <w:rPr>
          <w:rFonts w:hint="cs"/>
          <w:rtl/>
        </w:rPr>
        <w:t xml:space="preserve">שאלה טובה, אבל מי שגרר את הדיון הזה ומי שרצה את הדיון הזה בלילה זה האופוזיציה, לא הקואליציה. אפשר היה לנהל את הדיון הזה גם בשעות נורמליות. אין לי בעיה. </w:t>
      </w:r>
      <w:r>
        <w:rPr>
          <w:rFonts w:hint="cs"/>
          <w:rtl/>
        </w:rPr>
        <w:t>אני פשוט מרגיש כמו בצבא, ואני עושה תורנות.</w:t>
      </w:r>
    </w:p>
    <w:p w14:paraId="45A50375" w14:textId="77777777" w:rsidR="00000000" w:rsidRDefault="007C71EE">
      <w:pPr>
        <w:pStyle w:val="a"/>
        <w:rPr>
          <w:rFonts w:hint="cs"/>
          <w:rtl/>
        </w:rPr>
      </w:pPr>
    </w:p>
    <w:p w14:paraId="668277C4" w14:textId="77777777" w:rsidR="00000000" w:rsidRDefault="007C71EE">
      <w:pPr>
        <w:pStyle w:val="ac"/>
        <w:rPr>
          <w:rtl/>
        </w:rPr>
      </w:pPr>
      <w:r>
        <w:rPr>
          <w:rFonts w:hint="eastAsia"/>
          <w:rtl/>
        </w:rPr>
        <w:t>דני</w:t>
      </w:r>
      <w:r>
        <w:rPr>
          <w:rtl/>
        </w:rPr>
        <w:t xml:space="preserve"> יתום (העבודה-מימד):</w:t>
      </w:r>
    </w:p>
    <w:p w14:paraId="3639995B" w14:textId="77777777" w:rsidR="00000000" w:rsidRDefault="007C71EE">
      <w:pPr>
        <w:pStyle w:val="a"/>
        <w:rPr>
          <w:rFonts w:hint="cs"/>
          <w:rtl/>
        </w:rPr>
      </w:pPr>
    </w:p>
    <w:p w14:paraId="5ABD1B43" w14:textId="77777777" w:rsidR="00000000" w:rsidRDefault="007C71EE">
      <w:pPr>
        <w:pStyle w:val="a"/>
        <w:rPr>
          <w:rFonts w:hint="cs"/>
          <w:rtl/>
        </w:rPr>
      </w:pPr>
      <w:r>
        <w:rPr>
          <w:rFonts w:hint="cs"/>
          <w:rtl/>
        </w:rPr>
        <w:t>אלה מבחינתנו שעות נורמליות.</w:t>
      </w:r>
    </w:p>
    <w:p w14:paraId="23CBC610" w14:textId="77777777" w:rsidR="00000000" w:rsidRDefault="007C71EE">
      <w:pPr>
        <w:pStyle w:val="a"/>
        <w:rPr>
          <w:rFonts w:hint="cs"/>
          <w:rtl/>
        </w:rPr>
      </w:pPr>
    </w:p>
    <w:p w14:paraId="5B7A1CCB" w14:textId="77777777" w:rsidR="00000000" w:rsidRDefault="007C71EE">
      <w:pPr>
        <w:pStyle w:val="SpeakerCon"/>
        <w:rPr>
          <w:rtl/>
        </w:rPr>
      </w:pPr>
      <w:bookmarkStart w:id="894" w:name="FS000001053T27_05_2003_05_49_01C"/>
      <w:bookmarkEnd w:id="894"/>
      <w:r>
        <w:rPr>
          <w:rtl/>
        </w:rPr>
        <w:t>חמי דורון (שינוי):</w:t>
      </w:r>
    </w:p>
    <w:p w14:paraId="76AF6E6F" w14:textId="77777777" w:rsidR="00000000" w:rsidRDefault="007C71EE">
      <w:pPr>
        <w:pStyle w:val="a"/>
        <w:rPr>
          <w:rtl/>
        </w:rPr>
      </w:pPr>
    </w:p>
    <w:p w14:paraId="432C9E99" w14:textId="77777777" w:rsidR="00000000" w:rsidRDefault="007C71EE">
      <w:pPr>
        <w:pStyle w:val="a"/>
        <w:rPr>
          <w:rFonts w:hint="cs"/>
          <w:rtl/>
        </w:rPr>
      </w:pPr>
      <w:r>
        <w:rPr>
          <w:rFonts w:hint="cs"/>
          <w:rtl/>
        </w:rPr>
        <w:t>אין לי שום בעיה עם זה. אני רגיל לעבוד בלילות. הכול בסדר.</w:t>
      </w:r>
    </w:p>
    <w:p w14:paraId="21CD1A3E" w14:textId="77777777" w:rsidR="00000000" w:rsidRDefault="007C71EE">
      <w:pPr>
        <w:pStyle w:val="a"/>
        <w:rPr>
          <w:rFonts w:hint="cs"/>
          <w:rtl/>
        </w:rPr>
      </w:pPr>
    </w:p>
    <w:p w14:paraId="54747B03" w14:textId="77777777" w:rsidR="00000000" w:rsidRDefault="007C71EE">
      <w:pPr>
        <w:pStyle w:val="a"/>
        <w:rPr>
          <w:rFonts w:hint="cs"/>
          <w:rtl/>
        </w:rPr>
      </w:pPr>
      <w:r>
        <w:rPr>
          <w:rFonts w:hint="cs"/>
          <w:rtl/>
        </w:rPr>
        <w:t>אני רוצה לדבר על הפרק של העובדים הזרים שנמצא בתוכנית הכלכלית הזאת. לפני כן אני פ</w:t>
      </w:r>
      <w:r>
        <w:rPr>
          <w:rFonts w:hint="cs"/>
          <w:rtl/>
        </w:rPr>
        <w:t>שוט אקרא מכתב שקיבלתי באי-מייל מבת של חקלאי בנתיב-העשרה, והחלטתי שאני חייב לקרוא אותו כדי שאולי יבינו במה מדובר כאשר מדברים על קיצוץ במספר העובדים הזרים, הקפאת מספר העובדים הזרים ויצירת מצב שבו משלמים 15% היטל על עובדים זרים, כאשר למעשה אין פתרון אמיתי בשא</w:t>
      </w:r>
      <w:r>
        <w:rPr>
          <w:rFonts w:hint="cs"/>
          <w:rtl/>
        </w:rPr>
        <w:t>לה מי יחליף את העובדים הזרים.</w:t>
      </w:r>
    </w:p>
    <w:p w14:paraId="13A00EAA" w14:textId="77777777" w:rsidR="00000000" w:rsidRDefault="007C71EE">
      <w:pPr>
        <w:pStyle w:val="a"/>
        <w:rPr>
          <w:rFonts w:hint="cs"/>
          <w:rtl/>
        </w:rPr>
      </w:pPr>
    </w:p>
    <w:p w14:paraId="7E5F4ACC" w14:textId="77777777" w:rsidR="00000000" w:rsidRDefault="007C71EE">
      <w:pPr>
        <w:pStyle w:val="a"/>
        <w:rPr>
          <w:rFonts w:hint="cs"/>
          <w:rtl/>
        </w:rPr>
      </w:pPr>
      <w:r>
        <w:rPr>
          <w:rFonts w:hint="cs"/>
          <w:rtl/>
        </w:rPr>
        <w:t>אני רוצה לקרוא את המכתב: "אנחנו משפחה שמתפרנסת מחקלאות. לאבא שלי יש משק של גידול חרציות ושתילי חרציות. לאחרונה המשק החקלאי נקלע לכמה קשיים: האחד, בשל מחסור במים החלו לקצץ במכסות המים לחקלאות; השני, התחילו להקשות בהעסקת עובדים</w:t>
      </w:r>
      <w:r>
        <w:rPr>
          <w:rFonts w:hint="cs"/>
          <w:rtl/>
        </w:rPr>
        <w:t xml:space="preserve"> זרים, בעיקר תאילנדים. קשה להתעלם ממה שקורה בארץ. מלבד המצב הביטחוני והמורלי הקשה אנו שומעים כל יום על עוד אדם שהתאבד בשל חובות. ונקודה נוספת שקשה להתעלם ממנה היא שרוב המתאבדים הם חקלאים. חקלאי התאבד, השאיר אשה עם ילדים, וזאת בשל קשיים כלכליים. כשראיינו את</w:t>
      </w:r>
      <w:r>
        <w:rPr>
          <w:rFonts w:hint="cs"/>
          <w:rtl/>
        </w:rPr>
        <w:t xml:space="preserve"> האשה בטלוויזיה היא אמרה - היו כל כך הרבה פרחים, ופרחים יפים, אבל לא היה מי שיקטוף אותם. וכואב הלב על כל העבודה וההשקעה. יש כל כך הרבה פרחים, ואין מי שיקטוף. בתור ילדה שגדלה במושב ועבדה מדי פעם בחקלאות - זו עבודה קשה ביותר. אנחנו עם מפונק שלא אוהב עבודות ס</w:t>
      </w:r>
      <w:r>
        <w:rPr>
          <w:rFonts w:hint="cs"/>
          <w:rtl/>
        </w:rPr>
        <w:t xml:space="preserve">יזיפיות מסוג זה. אבא שלי בעבר ניסה להעסיק עולות חדשות מרוסיה, מובן שהן ברחו. העובדים הישראלים אינם מעוניינים לעבוד בעבודה חקלאית, וגם אם הם יהיו מוכנים לנסות, לבסוף יברחו". כך הולך המכתב ומפרט, אדוני היושב-ראש, יותר ויותר את המצוקה, בעיקר של החקלאים בנושא </w:t>
      </w:r>
      <w:r>
        <w:rPr>
          <w:rFonts w:hint="cs"/>
          <w:rtl/>
        </w:rPr>
        <w:t>הזה.</w:t>
      </w:r>
    </w:p>
    <w:p w14:paraId="28C57969" w14:textId="77777777" w:rsidR="00000000" w:rsidRDefault="007C71EE">
      <w:pPr>
        <w:pStyle w:val="a"/>
        <w:rPr>
          <w:rFonts w:hint="cs"/>
          <w:rtl/>
        </w:rPr>
      </w:pPr>
    </w:p>
    <w:p w14:paraId="3ACF6A04" w14:textId="77777777" w:rsidR="00000000" w:rsidRDefault="007C71EE">
      <w:pPr>
        <w:pStyle w:val="a"/>
        <w:rPr>
          <w:rFonts w:hint="cs"/>
          <w:rtl/>
        </w:rPr>
      </w:pPr>
      <w:r>
        <w:rPr>
          <w:rFonts w:hint="cs"/>
          <w:rtl/>
        </w:rPr>
        <w:t>התוכנית הכלכלית מדברת על הטלת היטל מתוך מגמה לייקר את העלות של העסקת העובדים הזרים, כאשר הכוונה המוצהרת היא ליצור בכך איזו תשתית להקטנת האבטלה במשק הישראלי. כלומר, ליצור מצב שבו עובדים ישראלים יעבדו במקום העובדים הזרים. לצערי הרב, הגישה הזאת היא גישה</w:t>
      </w:r>
      <w:r>
        <w:rPr>
          <w:rFonts w:hint="cs"/>
          <w:rtl/>
        </w:rPr>
        <w:t xml:space="preserve"> שמחטיאה את המטרה, ויש כמה סיבות לכך. </w:t>
      </w:r>
    </w:p>
    <w:p w14:paraId="4222F01F" w14:textId="77777777" w:rsidR="00000000" w:rsidRDefault="007C71EE">
      <w:pPr>
        <w:pStyle w:val="a"/>
        <w:rPr>
          <w:rFonts w:hint="cs"/>
          <w:rtl/>
        </w:rPr>
      </w:pPr>
    </w:p>
    <w:p w14:paraId="5162B8D7" w14:textId="77777777" w:rsidR="00000000" w:rsidRDefault="007C71EE">
      <w:pPr>
        <w:pStyle w:val="a"/>
        <w:rPr>
          <w:rFonts w:hint="cs"/>
          <w:rtl/>
        </w:rPr>
      </w:pPr>
      <w:r>
        <w:rPr>
          <w:rFonts w:hint="cs"/>
          <w:rtl/>
        </w:rPr>
        <w:t>מדינת ישראל צריכה להבין, שהיא חלק מכפר גלובלי, מהכפר העולמי, שבו למעשה מדינות המערב המפותחות רובן ככולן עוסקות ומעסיקות כוח עבודה של עובדים זרים, כתוצאה מניידות שקיימת במשק העולמי; ניידות בעיקר של נשים. העובדים הזרים</w:t>
      </w:r>
      <w:r>
        <w:rPr>
          <w:rFonts w:hint="cs"/>
          <w:rtl/>
        </w:rPr>
        <w:t xml:space="preserve"> הם חלק בלתי נפרד מהכלכלה החופשית.</w:t>
      </w:r>
    </w:p>
    <w:p w14:paraId="5359F94E" w14:textId="77777777" w:rsidR="00000000" w:rsidRDefault="007C71EE">
      <w:pPr>
        <w:pStyle w:val="a"/>
        <w:rPr>
          <w:rFonts w:hint="cs"/>
          <w:rtl/>
        </w:rPr>
      </w:pPr>
    </w:p>
    <w:p w14:paraId="3DBE0013" w14:textId="77777777" w:rsidR="00000000" w:rsidRDefault="007C71EE">
      <w:pPr>
        <w:pStyle w:val="a"/>
        <w:rPr>
          <w:rFonts w:hint="cs"/>
          <w:rtl/>
        </w:rPr>
      </w:pPr>
      <w:r>
        <w:rPr>
          <w:rFonts w:hint="cs"/>
          <w:rtl/>
        </w:rPr>
        <w:t>לצערי הרב, צורת הקבלה וההקצאה של עובדים זרים במדינת ישראל היא אחד הגורמים ליצירת המצב שבו נמצאים העובדים הזרים. אני מדבר גם על הנושא של העובדים הזרים שנמצאים במצוקה. הם עצמם במצוקה קשה מאוד, כשהם נרדפים על-ידי משטרת ההגי</w:t>
      </w:r>
      <w:r>
        <w:rPr>
          <w:rFonts w:hint="cs"/>
          <w:rtl/>
        </w:rPr>
        <w:t xml:space="preserve">רה. </w:t>
      </w:r>
    </w:p>
    <w:p w14:paraId="3D15B178" w14:textId="77777777" w:rsidR="00000000" w:rsidRDefault="007C71EE">
      <w:pPr>
        <w:pStyle w:val="a"/>
        <w:rPr>
          <w:rFonts w:hint="cs"/>
          <w:rtl/>
        </w:rPr>
      </w:pPr>
    </w:p>
    <w:p w14:paraId="044616E6" w14:textId="77777777" w:rsidR="00000000" w:rsidRDefault="007C71EE">
      <w:pPr>
        <w:pStyle w:val="a"/>
        <w:rPr>
          <w:rFonts w:hint="cs"/>
          <w:rtl/>
        </w:rPr>
      </w:pPr>
      <w:r>
        <w:rPr>
          <w:rFonts w:hint="cs"/>
          <w:rtl/>
        </w:rPr>
        <w:t xml:space="preserve">כשאני מדבר על הצורה, אני מדבר על כך שיש למעלה מ=20,000 סינים, למשל, שהגיעו למדינת ישראל על בסיס כל מיני קומבינות שנעשו בשירות התעסוקה, בימי הממשלה הקודמת ובידי מי שהיה אחראי כנראה על שירות התעסוקה בממשלה הקודמת, כאשר אותם אנשים הגיעו לשדה התעופה לוד </w:t>
      </w:r>
      <w:r>
        <w:rPr>
          <w:rFonts w:hint="cs"/>
          <w:rtl/>
        </w:rPr>
        <w:t>ולא היה מי שיקבל אותם שם, מכיוון שההקצאות היו פיקטיביות, מכיוון שהביאו לכאן בכל מיני עסקאות. אם אתה רוצה לקבל 100 עובדים בולגרים, תסכים לאשר על הוויזה שלך שאתה מקבל הקצאה, יבואו עוד 300 או 500 סינים, והתוצאה הישירה היתה שהגיעו לכאן סינים. הגיעו כאן אנשים ל</w:t>
      </w:r>
      <w:r>
        <w:rPr>
          <w:rFonts w:hint="cs"/>
          <w:rtl/>
        </w:rPr>
        <w:t>שדה התעופה, ומשדה התעופה פרחו ונעלמו ברחבי מדינת ישראל.  מי שרוצה לראות אותם יכול לעבור באזורים גדולים, בצמתים מרכזיים, בערים דוגמת ראשון-לציון, תל-אביב, רחובות, ויכול למצוא את אותם סינים משוועים לעבודה, כמו שוק עבדים מודרני, שבו יושבים בצדי הדרך ומחכים שי</w:t>
      </w:r>
      <w:r>
        <w:rPr>
          <w:rFonts w:hint="cs"/>
          <w:rtl/>
        </w:rPr>
        <w:t>בוא מישהו, איזה בעל מקצוע, איזה שיפוצניק, איזה קבלן, שיבוא לאסוף אותם כדי לקבל את יום העבודה שלו הם נזקקים.</w:t>
      </w:r>
    </w:p>
    <w:p w14:paraId="0FE921EA" w14:textId="77777777" w:rsidR="00000000" w:rsidRDefault="007C71EE">
      <w:pPr>
        <w:pStyle w:val="a"/>
        <w:rPr>
          <w:rFonts w:hint="cs"/>
          <w:rtl/>
        </w:rPr>
      </w:pPr>
    </w:p>
    <w:p w14:paraId="7DC6D5DC" w14:textId="77777777" w:rsidR="00000000" w:rsidRDefault="007C71EE">
      <w:pPr>
        <w:pStyle w:val="a"/>
        <w:rPr>
          <w:rFonts w:hint="cs"/>
          <w:rtl/>
        </w:rPr>
      </w:pPr>
      <w:r>
        <w:rPr>
          <w:rFonts w:hint="cs"/>
          <w:rtl/>
        </w:rPr>
        <w:t xml:space="preserve">התוצאה הישירה כמובן היא העובדה שהאנשים האלה נשארים בהמשך ללא ויזות וללא היתרי עבודה אמיתיים. אולם אלה לא האנשים שמהווים את הבעיה ואת הפתרון למצוקת </w:t>
      </w:r>
      <w:r>
        <w:rPr>
          <w:rFonts w:hint="cs"/>
          <w:rtl/>
        </w:rPr>
        <w:t>האבטלה שקיימת במדינת ישראל.</w:t>
      </w:r>
    </w:p>
    <w:p w14:paraId="5007608B" w14:textId="77777777" w:rsidR="00000000" w:rsidRDefault="007C71EE">
      <w:pPr>
        <w:pStyle w:val="a"/>
        <w:rPr>
          <w:rFonts w:hint="cs"/>
          <w:rtl/>
        </w:rPr>
      </w:pPr>
    </w:p>
    <w:p w14:paraId="460F85A5" w14:textId="77777777" w:rsidR="00000000" w:rsidRDefault="007C71EE">
      <w:pPr>
        <w:pStyle w:val="a"/>
        <w:rPr>
          <w:rFonts w:hint="cs"/>
          <w:rtl/>
        </w:rPr>
      </w:pPr>
      <w:r>
        <w:rPr>
          <w:rFonts w:hint="cs"/>
          <w:rtl/>
        </w:rPr>
        <w:t>אנחנו צריכים להבין, וצריך לראות את הדברים באופן אובייקטיבי ולראות את הדברים נכוחה: אין היום ישראלים שמוכנים לעבוד בענפי הבניין, בענפי החקלאות ובענפי הסיעוד. אמרתי את זה אתמול בבוקר, אדוני היושב-ראש, בעת הנאום בהצעת האי-אמון. אמ</w:t>
      </w:r>
      <w:r>
        <w:rPr>
          <w:rFonts w:hint="cs"/>
          <w:rtl/>
        </w:rPr>
        <w:t>רתי שבמדינת ישראל שכחו מי עבד בכבישים רק לפני 30--35 שנה; מי שעבד בבניין אלה היו יהודים ישראלים. אני אישית, כסטודנט וכתלמיד, עבדתי בבניין, עבדתי בעבודות עפר, בכבישים. היום המצב הזה לא קיים, לצערי הרב.</w:t>
      </w:r>
    </w:p>
    <w:p w14:paraId="5C86D9EA" w14:textId="77777777" w:rsidR="00000000" w:rsidRDefault="007C71EE">
      <w:pPr>
        <w:pStyle w:val="a"/>
        <w:rPr>
          <w:rFonts w:hint="cs"/>
          <w:rtl/>
        </w:rPr>
      </w:pPr>
    </w:p>
    <w:p w14:paraId="3C62D115" w14:textId="77777777" w:rsidR="00000000" w:rsidRDefault="007C71EE">
      <w:pPr>
        <w:pStyle w:val="a"/>
        <w:rPr>
          <w:rFonts w:hint="cs"/>
          <w:rtl/>
        </w:rPr>
      </w:pPr>
      <w:r>
        <w:rPr>
          <w:rFonts w:hint="cs"/>
          <w:rtl/>
        </w:rPr>
        <w:t>פונה אלי בעל החברה לעבודות עפר ואומר לי: חסרים לי עובד</w:t>
      </w:r>
      <w:r>
        <w:rPr>
          <w:rFonts w:hint="cs"/>
          <w:rtl/>
        </w:rPr>
        <w:t>ים. אני פונה לשירות התעסוקה, שולחים אלי עובדים, מגיעים האנשים ואומרים לי: תחתום שאנחנו לא מתאימים. זו הבקשה. בסך הכול על מה מדובר? זה לא שאין עבודה, רבותי, יש עבודה, אבל יש עבודה שהיא קשה, יש עבודה שהיא לא קלה, ולא העובדים הזרים הם אלה שלוקחים את המקום.</w:t>
      </w:r>
    </w:p>
    <w:p w14:paraId="35FBDBC3" w14:textId="77777777" w:rsidR="00000000" w:rsidRDefault="007C71EE">
      <w:pPr>
        <w:pStyle w:val="a"/>
        <w:rPr>
          <w:rFonts w:hint="cs"/>
          <w:rtl/>
        </w:rPr>
      </w:pPr>
    </w:p>
    <w:p w14:paraId="1A2A861C" w14:textId="77777777" w:rsidR="00000000" w:rsidRDefault="007C71EE">
      <w:pPr>
        <w:pStyle w:val="a"/>
        <w:rPr>
          <w:rFonts w:hint="cs"/>
          <w:rtl/>
        </w:rPr>
      </w:pPr>
      <w:r>
        <w:rPr>
          <w:rFonts w:hint="cs"/>
          <w:rtl/>
        </w:rPr>
        <w:t>מ</w:t>
      </w:r>
      <w:r>
        <w:rPr>
          <w:rFonts w:hint="cs"/>
          <w:rtl/>
        </w:rPr>
        <w:t>ישהו יודע כמה ישראלים מוכנים לעבוד בענף הסיעוד, כאשר מדובר על עבודה שהיא בדרך כלל עבודה של 24 שעות ביממה? לצערי הרב, נאלצתי להיזקק לשירותה של עובדת פיליפינית סיעודית, שעזרה לטפל וטיפלה באמי, זיכרונה לברכה, ואני רוצה לומר שאין שום ישראלי שמוכן היה לעבוד בעב</w:t>
      </w:r>
      <w:r>
        <w:rPr>
          <w:rFonts w:hint="cs"/>
          <w:rtl/>
        </w:rPr>
        <w:t>ודה מהסוג הזה. לצערי הרב, אני לא חושב שיש ישראלי שגם היה מוכן לתת את התמורה באותו סוג עבודה, את החמלה ואת הצורה שבה עבדה אותה פיליפינית.</w:t>
      </w:r>
    </w:p>
    <w:p w14:paraId="6C679179" w14:textId="77777777" w:rsidR="00000000" w:rsidRDefault="007C71EE">
      <w:pPr>
        <w:pStyle w:val="a"/>
        <w:rPr>
          <w:rFonts w:hint="cs"/>
          <w:rtl/>
        </w:rPr>
      </w:pPr>
    </w:p>
    <w:p w14:paraId="5C44BCBA" w14:textId="77777777" w:rsidR="00000000" w:rsidRDefault="007C71EE">
      <w:pPr>
        <w:pStyle w:val="a"/>
        <w:rPr>
          <w:rFonts w:hint="cs"/>
          <w:rtl/>
        </w:rPr>
      </w:pPr>
      <w:r>
        <w:rPr>
          <w:rFonts w:hint="cs"/>
          <w:rtl/>
        </w:rPr>
        <w:t>לכן אני לא חושב שהגזירה הזאת של היטל על העובדים הזרים תביא לשינוי באבטלה.</w:t>
      </w:r>
    </w:p>
    <w:p w14:paraId="54090974" w14:textId="77777777" w:rsidR="00000000" w:rsidRDefault="007C71EE">
      <w:pPr>
        <w:pStyle w:val="a"/>
        <w:rPr>
          <w:rFonts w:hint="cs"/>
          <w:rtl/>
        </w:rPr>
      </w:pPr>
    </w:p>
    <w:p w14:paraId="79BC97D4" w14:textId="77777777" w:rsidR="00000000" w:rsidRDefault="007C71EE">
      <w:pPr>
        <w:pStyle w:val="a"/>
        <w:rPr>
          <w:rFonts w:hint="cs"/>
          <w:rtl/>
        </w:rPr>
      </w:pPr>
    </w:p>
    <w:p w14:paraId="5319A769" w14:textId="77777777" w:rsidR="00000000" w:rsidRDefault="007C71EE">
      <w:pPr>
        <w:pStyle w:val="a"/>
        <w:rPr>
          <w:rFonts w:hint="cs"/>
          <w:rtl/>
        </w:rPr>
      </w:pPr>
    </w:p>
    <w:p w14:paraId="1A3849AE" w14:textId="77777777" w:rsidR="00000000" w:rsidRDefault="007C71EE">
      <w:pPr>
        <w:pStyle w:val="ac"/>
        <w:rPr>
          <w:rtl/>
        </w:rPr>
      </w:pPr>
      <w:r>
        <w:rPr>
          <w:rFonts w:hint="eastAsia"/>
          <w:rtl/>
        </w:rPr>
        <w:t>אברהם</w:t>
      </w:r>
      <w:r>
        <w:rPr>
          <w:rtl/>
        </w:rPr>
        <w:t xml:space="preserve"> בורג (העבודה-מימד):</w:t>
      </w:r>
    </w:p>
    <w:p w14:paraId="7C6F4637" w14:textId="77777777" w:rsidR="00000000" w:rsidRDefault="007C71EE">
      <w:pPr>
        <w:pStyle w:val="a"/>
        <w:rPr>
          <w:rFonts w:hint="cs"/>
          <w:rtl/>
        </w:rPr>
      </w:pPr>
    </w:p>
    <w:p w14:paraId="53E59A0D" w14:textId="77777777" w:rsidR="00000000" w:rsidRDefault="007C71EE">
      <w:pPr>
        <w:pStyle w:val="a"/>
        <w:rPr>
          <w:rFonts w:hint="cs"/>
          <w:rtl/>
        </w:rPr>
      </w:pPr>
      <w:r>
        <w:rPr>
          <w:rFonts w:hint="cs"/>
          <w:rtl/>
        </w:rPr>
        <w:t xml:space="preserve">למה הסיעה שלך </w:t>
      </w:r>
      <w:r>
        <w:rPr>
          <w:rFonts w:hint="cs"/>
          <w:rtl/>
        </w:rPr>
        <w:t>מצביעה בעד התקציב?</w:t>
      </w:r>
    </w:p>
    <w:p w14:paraId="2A53B81F" w14:textId="77777777" w:rsidR="00000000" w:rsidRDefault="007C71EE">
      <w:pPr>
        <w:pStyle w:val="a"/>
        <w:rPr>
          <w:rFonts w:hint="cs"/>
          <w:rtl/>
        </w:rPr>
      </w:pPr>
    </w:p>
    <w:p w14:paraId="68CB371B" w14:textId="77777777" w:rsidR="00000000" w:rsidRDefault="007C71EE">
      <w:pPr>
        <w:pStyle w:val="SpeakerCon"/>
        <w:rPr>
          <w:rtl/>
        </w:rPr>
      </w:pPr>
      <w:bookmarkStart w:id="895" w:name="FS000001053T27_05_2003_06_11_18C"/>
      <w:bookmarkEnd w:id="895"/>
      <w:r>
        <w:rPr>
          <w:rtl/>
        </w:rPr>
        <w:t>חמי דורון (שינוי):</w:t>
      </w:r>
    </w:p>
    <w:p w14:paraId="570DE957" w14:textId="77777777" w:rsidR="00000000" w:rsidRDefault="007C71EE">
      <w:pPr>
        <w:pStyle w:val="a"/>
        <w:rPr>
          <w:rtl/>
        </w:rPr>
      </w:pPr>
    </w:p>
    <w:p w14:paraId="4BBD82F9" w14:textId="77777777" w:rsidR="00000000" w:rsidRDefault="007C71EE">
      <w:pPr>
        <w:pStyle w:val="a"/>
        <w:rPr>
          <w:rFonts w:hint="cs"/>
          <w:rtl/>
        </w:rPr>
      </w:pPr>
      <w:r>
        <w:rPr>
          <w:rFonts w:hint="cs"/>
          <w:rtl/>
        </w:rPr>
        <w:t>אדוני חבר הכנסת בורג, מסתבר שלא כולם עשויים מקשה אחת, מה לעשות. גם בסיעת שינוי יש אנשים שחושבים אחרת.</w:t>
      </w:r>
    </w:p>
    <w:p w14:paraId="40567887" w14:textId="77777777" w:rsidR="00000000" w:rsidRDefault="007C71EE">
      <w:pPr>
        <w:pStyle w:val="ac"/>
        <w:rPr>
          <w:rtl/>
        </w:rPr>
      </w:pPr>
    </w:p>
    <w:p w14:paraId="505AA65D" w14:textId="77777777" w:rsidR="00000000" w:rsidRDefault="007C71EE">
      <w:pPr>
        <w:pStyle w:val="ac"/>
        <w:rPr>
          <w:rtl/>
        </w:rPr>
      </w:pPr>
      <w:r>
        <w:rPr>
          <w:rFonts w:hint="eastAsia"/>
          <w:rtl/>
        </w:rPr>
        <w:t>אברהם</w:t>
      </w:r>
      <w:r>
        <w:rPr>
          <w:rtl/>
        </w:rPr>
        <w:t xml:space="preserve"> בורג (העבודה-מימד):</w:t>
      </w:r>
    </w:p>
    <w:p w14:paraId="40AD1706" w14:textId="77777777" w:rsidR="00000000" w:rsidRDefault="007C71EE">
      <w:pPr>
        <w:pStyle w:val="a"/>
        <w:rPr>
          <w:rFonts w:hint="cs"/>
          <w:rtl/>
        </w:rPr>
      </w:pPr>
    </w:p>
    <w:p w14:paraId="4B5927D5" w14:textId="77777777" w:rsidR="00000000" w:rsidRDefault="007C71EE">
      <w:pPr>
        <w:pStyle w:val="a"/>
        <w:rPr>
          <w:rFonts w:hint="cs"/>
          <w:rtl/>
        </w:rPr>
      </w:pPr>
      <w:r>
        <w:rPr>
          <w:rFonts w:hint="cs"/>
          <w:rtl/>
        </w:rPr>
        <w:t>אין נושא אחד שיש לכם עליו עמדה, להוציא דברים שהם נגד מישהו. כשיש משהו בעד, אתם לא קיימ</w:t>
      </w:r>
      <w:r>
        <w:rPr>
          <w:rFonts w:hint="cs"/>
          <w:rtl/>
        </w:rPr>
        <w:t>ים.</w:t>
      </w:r>
    </w:p>
    <w:p w14:paraId="3659EA60" w14:textId="77777777" w:rsidR="00000000" w:rsidRDefault="007C71EE">
      <w:pPr>
        <w:pStyle w:val="a"/>
        <w:rPr>
          <w:rFonts w:hint="cs"/>
          <w:rtl/>
        </w:rPr>
      </w:pPr>
    </w:p>
    <w:p w14:paraId="3281301B" w14:textId="77777777" w:rsidR="00000000" w:rsidRDefault="007C71EE">
      <w:pPr>
        <w:pStyle w:val="SpeakerCon"/>
        <w:rPr>
          <w:rtl/>
        </w:rPr>
      </w:pPr>
      <w:bookmarkStart w:id="896" w:name="FS000001053T27_05_2003_06_13_22C"/>
      <w:bookmarkEnd w:id="896"/>
      <w:r>
        <w:rPr>
          <w:rtl/>
        </w:rPr>
        <w:t>חמי דורון (שינוי):</w:t>
      </w:r>
    </w:p>
    <w:p w14:paraId="211F3D60" w14:textId="77777777" w:rsidR="00000000" w:rsidRDefault="007C71EE">
      <w:pPr>
        <w:pStyle w:val="a"/>
        <w:rPr>
          <w:rtl/>
        </w:rPr>
      </w:pPr>
    </w:p>
    <w:p w14:paraId="46823CE1" w14:textId="77777777" w:rsidR="00000000" w:rsidRDefault="007C71EE">
      <w:pPr>
        <w:pStyle w:val="a"/>
        <w:rPr>
          <w:rFonts w:hint="cs"/>
          <w:rtl/>
        </w:rPr>
      </w:pPr>
      <w:r>
        <w:rPr>
          <w:rFonts w:hint="cs"/>
          <w:rtl/>
        </w:rPr>
        <w:t>צר לי לומר לך, שיש הרבה נושאים שיש עליהם עמדה.</w:t>
      </w:r>
    </w:p>
    <w:p w14:paraId="0D6655A3" w14:textId="77777777" w:rsidR="00000000" w:rsidRDefault="007C71EE">
      <w:pPr>
        <w:pStyle w:val="a"/>
        <w:rPr>
          <w:rFonts w:hint="cs"/>
          <w:rtl/>
        </w:rPr>
      </w:pPr>
    </w:p>
    <w:p w14:paraId="29F01626" w14:textId="77777777" w:rsidR="00000000" w:rsidRDefault="007C71EE">
      <w:pPr>
        <w:pStyle w:val="ac"/>
        <w:rPr>
          <w:rtl/>
        </w:rPr>
      </w:pPr>
      <w:r>
        <w:rPr>
          <w:rFonts w:hint="eastAsia"/>
          <w:rtl/>
        </w:rPr>
        <w:t>אברהם</w:t>
      </w:r>
      <w:r>
        <w:rPr>
          <w:rtl/>
        </w:rPr>
        <w:t xml:space="preserve"> בורג (העבודה-מימד):</w:t>
      </w:r>
    </w:p>
    <w:p w14:paraId="7A8E71AA" w14:textId="77777777" w:rsidR="00000000" w:rsidRDefault="007C71EE">
      <w:pPr>
        <w:pStyle w:val="a"/>
        <w:rPr>
          <w:rFonts w:hint="cs"/>
          <w:rtl/>
        </w:rPr>
      </w:pPr>
    </w:p>
    <w:p w14:paraId="45AB79FF" w14:textId="77777777" w:rsidR="00000000" w:rsidRDefault="007C71EE">
      <w:pPr>
        <w:pStyle w:val="a"/>
        <w:rPr>
          <w:rFonts w:hint="cs"/>
          <w:rtl/>
        </w:rPr>
      </w:pPr>
      <w:r>
        <w:rPr>
          <w:rFonts w:hint="cs"/>
          <w:rtl/>
        </w:rPr>
        <w:t>בוא נשמע נושא אחד.</w:t>
      </w:r>
    </w:p>
    <w:p w14:paraId="5E741390" w14:textId="77777777" w:rsidR="00000000" w:rsidRDefault="007C71EE">
      <w:pPr>
        <w:pStyle w:val="a"/>
        <w:rPr>
          <w:rFonts w:hint="cs"/>
          <w:rtl/>
        </w:rPr>
      </w:pPr>
    </w:p>
    <w:p w14:paraId="261F52AE" w14:textId="77777777" w:rsidR="00000000" w:rsidRDefault="007C71EE">
      <w:pPr>
        <w:pStyle w:val="SpeakerCon"/>
        <w:rPr>
          <w:rtl/>
        </w:rPr>
      </w:pPr>
      <w:bookmarkStart w:id="897" w:name="FS000001053T27_05_2003_06_13_39C"/>
      <w:bookmarkEnd w:id="897"/>
      <w:r>
        <w:rPr>
          <w:rtl/>
        </w:rPr>
        <w:t>חמי דורון (שינוי):</w:t>
      </w:r>
    </w:p>
    <w:p w14:paraId="1AB3AF1C" w14:textId="77777777" w:rsidR="00000000" w:rsidRDefault="007C71EE">
      <w:pPr>
        <w:pStyle w:val="a"/>
        <w:rPr>
          <w:rtl/>
        </w:rPr>
      </w:pPr>
    </w:p>
    <w:p w14:paraId="7A518D1A" w14:textId="77777777" w:rsidR="00000000" w:rsidRDefault="007C71EE">
      <w:pPr>
        <w:pStyle w:val="a"/>
        <w:rPr>
          <w:rFonts w:hint="cs"/>
          <w:rtl/>
        </w:rPr>
      </w:pPr>
      <w:r>
        <w:rPr>
          <w:rFonts w:hint="cs"/>
          <w:rtl/>
        </w:rPr>
        <w:t>יש עמדות שונות. לא פלא. הדברים הם בדיוק כמו במפלגה שלך. אני לא חושב שיש לכם עמדה.</w:t>
      </w:r>
    </w:p>
    <w:p w14:paraId="259F06AC" w14:textId="77777777" w:rsidR="00000000" w:rsidRDefault="007C71EE">
      <w:pPr>
        <w:pStyle w:val="a"/>
        <w:rPr>
          <w:rFonts w:hint="cs"/>
          <w:rtl/>
        </w:rPr>
      </w:pPr>
    </w:p>
    <w:p w14:paraId="60CFC16F" w14:textId="77777777" w:rsidR="00000000" w:rsidRDefault="007C71EE">
      <w:pPr>
        <w:pStyle w:val="ac"/>
        <w:rPr>
          <w:rtl/>
        </w:rPr>
      </w:pPr>
      <w:r>
        <w:rPr>
          <w:rFonts w:hint="eastAsia"/>
          <w:rtl/>
        </w:rPr>
        <w:t>אברהם</w:t>
      </w:r>
      <w:r>
        <w:rPr>
          <w:rtl/>
        </w:rPr>
        <w:t xml:space="preserve"> בורג (העבודה-מימד):</w:t>
      </w:r>
    </w:p>
    <w:p w14:paraId="1D3CAE12" w14:textId="77777777" w:rsidR="00000000" w:rsidRDefault="007C71EE">
      <w:pPr>
        <w:pStyle w:val="a"/>
        <w:rPr>
          <w:rFonts w:hint="cs"/>
          <w:rtl/>
        </w:rPr>
      </w:pPr>
    </w:p>
    <w:p w14:paraId="3BEEADD9" w14:textId="77777777" w:rsidR="00000000" w:rsidRDefault="007C71EE">
      <w:pPr>
        <w:pStyle w:val="a"/>
        <w:rPr>
          <w:rFonts w:hint="cs"/>
          <w:rtl/>
        </w:rPr>
      </w:pPr>
      <w:r>
        <w:rPr>
          <w:rFonts w:hint="cs"/>
          <w:rtl/>
        </w:rPr>
        <w:t xml:space="preserve">עזוב. </w:t>
      </w:r>
      <w:r>
        <w:rPr>
          <w:rFonts w:hint="cs"/>
          <w:rtl/>
        </w:rPr>
        <w:t>תראה איך אנחנו נראים. אתם הדבר החדש. אתם מבשרים בשורה, חזון.</w:t>
      </w:r>
    </w:p>
    <w:p w14:paraId="4E903858" w14:textId="77777777" w:rsidR="00000000" w:rsidRDefault="007C71EE">
      <w:pPr>
        <w:pStyle w:val="a"/>
        <w:rPr>
          <w:rFonts w:hint="cs"/>
          <w:rtl/>
        </w:rPr>
      </w:pPr>
    </w:p>
    <w:p w14:paraId="0DCE71FF" w14:textId="77777777" w:rsidR="00000000" w:rsidRDefault="007C71EE">
      <w:pPr>
        <w:pStyle w:val="SpeakerCon"/>
        <w:rPr>
          <w:rtl/>
        </w:rPr>
      </w:pPr>
      <w:bookmarkStart w:id="898" w:name="FS000001053T27_05_2003_06_14_13C"/>
      <w:bookmarkEnd w:id="898"/>
      <w:r>
        <w:rPr>
          <w:rtl/>
        </w:rPr>
        <w:t>חמי דורון (שינוי):</w:t>
      </w:r>
    </w:p>
    <w:p w14:paraId="43F7F7F0" w14:textId="77777777" w:rsidR="00000000" w:rsidRDefault="007C71EE">
      <w:pPr>
        <w:pStyle w:val="a"/>
        <w:rPr>
          <w:rtl/>
        </w:rPr>
      </w:pPr>
    </w:p>
    <w:p w14:paraId="1AEF83C9" w14:textId="77777777" w:rsidR="00000000" w:rsidRDefault="007C71EE">
      <w:pPr>
        <w:pStyle w:val="a"/>
        <w:rPr>
          <w:rFonts w:hint="cs"/>
          <w:rtl/>
        </w:rPr>
      </w:pPr>
      <w:r>
        <w:rPr>
          <w:rFonts w:hint="cs"/>
          <w:rtl/>
        </w:rPr>
        <w:t>אנחנו גם אלה שלומדים, וזה לא יהיה פשוט.</w:t>
      </w:r>
    </w:p>
    <w:p w14:paraId="719F8870" w14:textId="77777777" w:rsidR="00000000" w:rsidRDefault="007C71EE">
      <w:pPr>
        <w:pStyle w:val="a"/>
        <w:rPr>
          <w:rFonts w:hint="cs"/>
          <w:rtl/>
        </w:rPr>
      </w:pPr>
    </w:p>
    <w:p w14:paraId="10422966" w14:textId="77777777" w:rsidR="00000000" w:rsidRDefault="007C71EE">
      <w:pPr>
        <w:pStyle w:val="ac"/>
        <w:rPr>
          <w:rtl/>
        </w:rPr>
      </w:pPr>
      <w:r>
        <w:rPr>
          <w:rFonts w:hint="eastAsia"/>
          <w:rtl/>
        </w:rPr>
        <w:t>אברהם</w:t>
      </w:r>
      <w:r>
        <w:rPr>
          <w:rtl/>
        </w:rPr>
        <w:t xml:space="preserve"> בורג (העבודה-מימד):</w:t>
      </w:r>
    </w:p>
    <w:p w14:paraId="553AF982" w14:textId="77777777" w:rsidR="00000000" w:rsidRDefault="007C71EE">
      <w:pPr>
        <w:pStyle w:val="a"/>
        <w:rPr>
          <w:rFonts w:hint="cs"/>
          <w:rtl/>
        </w:rPr>
      </w:pPr>
    </w:p>
    <w:p w14:paraId="5282C6B1" w14:textId="77777777" w:rsidR="00000000" w:rsidRDefault="007C71EE">
      <w:pPr>
        <w:pStyle w:val="a"/>
        <w:rPr>
          <w:rFonts w:hint="cs"/>
          <w:rtl/>
        </w:rPr>
      </w:pPr>
      <w:r>
        <w:rPr>
          <w:rFonts w:hint="cs"/>
          <w:rtl/>
        </w:rPr>
        <w:t>נתתם יד לקיצוץ של ועדת-וינוגרד. התפשרתם על 3%, אבל דפקתם את הסטודנטים ב=14%. זו האוכלוסייה שלכם.</w:t>
      </w:r>
    </w:p>
    <w:p w14:paraId="7E0D65AA" w14:textId="77777777" w:rsidR="00000000" w:rsidRDefault="007C71EE">
      <w:pPr>
        <w:pStyle w:val="a"/>
        <w:rPr>
          <w:rFonts w:hint="cs"/>
          <w:rtl/>
        </w:rPr>
      </w:pPr>
    </w:p>
    <w:p w14:paraId="63022424" w14:textId="77777777" w:rsidR="00000000" w:rsidRDefault="007C71EE">
      <w:pPr>
        <w:pStyle w:val="SpeakerCon"/>
        <w:rPr>
          <w:rtl/>
        </w:rPr>
      </w:pPr>
      <w:bookmarkStart w:id="899" w:name="FS000001053T27_05_2003_06_15_52C"/>
      <w:bookmarkEnd w:id="899"/>
      <w:r>
        <w:rPr>
          <w:rtl/>
        </w:rPr>
        <w:t>חמי דורו</w:t>
      </w:r>
      <w:r>
        <w:rPr>
          <w:rtl/>
        </w:rPr>
        <w:t>ן (שינוי):</w:t>
      </w:r>
    </w:p>
    <w:p w14:paraId="64315CCE" w14:textId="77777777" w:rsidR="00000000" w:rsidRDefault="007C71EE">
      <w:pPr>
        <w:pStyle w:val="a"/>
        <w:rPr>
          <w:rtl/>
        </w:rPr>
      </w:pPr>
    </w:p>
    <w:p w14:paraId="54C241F9" w14:textId="77777777" w:rsidR="00000000" w:rsidRDefault="007C71EE">
      <w:pPr>
        <w:pStyle w:val="a"/>
        <w:rPr>
          <w:rFonts w:hint="cs"/>
          <w:rtl/>
        </w:rPr>
      </w:pPr>
      <w:r>
        <w:rPr>
          <w:rFonts w:hint="cs"/>
          <w:rtl/>
        </w:rPr>
        <w:t>חבר הכנסת בורג, צר לי לומר לך - - -</w:t>
      </w:r>
    </w:p>
    <w:p w14:paraId="3B69BFF4" w14:textId="77777777" w:rsidR="00000000" w:rsidRDefault="007C71EE">
      <w:pPr>
        <w:pStyle w:val="a"/>
        <w:rPr>
          <w:rFonts w:hint="cs"/>
          <w:rtl/>
        </w:rPr>
      </w:pPr>
    </w:p>
    <w:p w14:paraId="62F5CCF4" w14:textId="77777777" w:rsidR="00000000" w:rsidRDefault="007C71EE">
      <w:pPr>
        <w:pStyle w:val="ac"/>
        <w:rPr>
          <w:rtl/>
        </w:rPr>
      </w:pPr>
      <w:r>
        <w:rPr>
          <w:rFonts w:hint="eastAsia"/>
          <w:rtl/>
        </w:rPr>
        <w:t>אברהם</w:t>
      </w:r>
      <w:r>
        <w:rPr>
          <w:rtl/>
        </w:rPr>
        <w:t xml:space="preserve"> בורג (העבודה-מימד):</w:t>
      </w:r>
    </w:p>
    <w:p w14:paraId="0AC49A44" w14:textId="77777777" w:rsidR="00000000" w:rsidRDefault="007C71EE">
      <w:pPr>
        <w:pStyle w:val="a"/>
        <w:rPr>
          <w:rFonts w:hint="cs"/>
          <w:rtl/>
        </w:rPr>
      </w:pPr>
    </w:p>
    <w:p w14:paraId="335ECC37" w14:textId="77777777" w:rsidR="00000000" w:rsidRDefault="007C71EE">
      <w:pPr>
        <w:pStyle w:val="a"/>
        <w:rPr>
          <w:rFonts w:hint="cs"/>
          <w:rtl/>
        </w:rPr>
      </w:pPr>
      <w:r>
        <w:rPr>
          <w:rFonts w:hint="cs"/>
          <w:rtl/>
        </w:rPr>
        <w:t>עובדים זרים - לא.</w:t>
      </w:r>
    </w:p>
    <w:p w14:paraId="56CD2595" w14:textId="77777777" w:rsidR="00000000" w:rsidRDefault="007C71EE">
      <w:pPr>
        <w:pStyle w:val="SpeakerCon"/>
        <w:rPr>
          <w:rtl/>
        </w:rPr>
      </w:pPr>
      <w:bookmarkStart w:id="900" w:name="FS000001053T27_05_2003_06_16_05C"/>
      <w:bookmarkEnd w:id="900"/>
    </w:p>
    <w:p w14:paraId="1727A989" w14:textId="77777777" w:rsidR="00000000" w:rsidRDefault="007C71EE">
      <w:pPr>
        <w:pStyle w:val="SpeakerCon"/>
        <w:rPr>
          <w:rtl/>
        </w:rPr>
      </w:pPr>
      <w:r>
        <w:rPr>
          <w:rtl/>
        </w:rPr>
        <w:t>חמי דורון (שינוי):</w:t>
      </w:r>
    </w:p>
    <w:p w14:paraId="679FAF87" w14:textId="77777777" w:rsidR="00000000" w:rsidRDefault="007C71EE">
      <w:pPr>
        <w:pStyle w:val="a"/>
        <w:rPr>
          <w:rtl/>
        </w:rPr>
      </w:pPr>
    </w:p>
    <w:p w14:paraId="741DC82C" w14:textId="77777777" w:rsidR="00000000" w:rsidRDefault="007C71EE">
      <w:pPr>
        <w:pStyle w:val="a"/>
        <w:rPr>
          <w:rFonts w:hint="cs"/>
          <w:rtl/>
        </w:rPr>
      </w:pPr>
      <w:r>
        <w:rPr>
          <w:rFonts w:hint="cs"/>
          <w:rtl/>
        </w:rPr>
        <w:t>צר לי לומר לך, שבנושא של ה=3% - זה הישג של שינוי.</w:t>
      </w:r>
    </w:p>
    <w:p w14:paraId="35954309" w14:textId="77777777" w:rsidR="00000000" w:rsidRDefault="007C71EE">
      <w:pPr>
        <w:pStyle w:val="a"/>
        <w:rPr>
          <w:rFonts w:hint="cs"/>
          <w:rtl/>
        </w:rPr>
      </w:pPr>
    </w:p>
    <w:p w14:paraId="3A397E45" w14:textId="77777777" w:rsidR="00000000" w:rsidRDefault="007C71EE">
      <w:pPr>
        <w:pStyle w:val="ac"/>
        <w:rPr>
          <w:rtl/>
        </w:rPr>
      </w:pPr>
      <w:r>
        <w:rPr>
          <w:rFonts w:hint="eastAsia"/>
          <w:rtl/>
        </w:rPr>
        <w:t>אברהם</w:t>
      </w:r>
      <w:r>
        <w:rPr>
          <w:rtl/>
        </w:rPr>
        <w:t xml:space="preserve"> בורג (העבודה-מימד):</w:t>
      </w:r>
    </w:p>
    <w:p w14:paraId="4AADFA47" w14:textId="77777777" w:rsidR="00000000" w:rsidRDefault="007C71EE">
      <w:pPr>
        <w:pStyle w:val="a"/>
        <w:rPr>
          <w:rFonts w:hint="cs"/>
          <w:rtl/>
        </w:rPr>
      </w:pPr>
    </w:p>
    <w:p w14:paraId="0F674E23" w14:textId="77777777" w:rsidR="00000000" w:rsidRDefault="007C71EE">
      <w:pPr>
        <w:pStyle w:val="a"/>
        <w:rPr>
          <w:rFonts w:hint="cs"/>
          <w:rtl/>
        </w:rPr>
      </w:pPr>
      <w:r>
        <w:rPr>
          <w:rFonts w:hint="cs"/>
          <w:rtl/>
        </w:rPr>
        <w:t>הישג ענק. קודם התפתיתם להוריד להם 17%, אחר כך הוספתם להם 3%, וס</w:t>
      </w:r>
      <w:r>
        <w:rPr>
          <w:rFonts w:hint="cs"/>
          <w:rtl/>
        </w:rPr>
        <w:t>ך הכול דפקתם אותם ב=14%. זה הישג?</w:t>
      </w:r>
    </w:p>
    <w:p w14:paraId="092D4E1D" w14:textId="77777777" w:rsidR="00000000" w:rsidRDefault="007C71EE">
      <w:pPr>
        <w:pStyle w:val="a"/>
        <w:rPr>
          <w:rFonts w:hint="cs"/>
          <w:rtl/>
        </w:rPr>
      </w:pPr>
    </w:p>
    <w:p w14:paraId="2A1A6742" w14:textId="77777777" w:rsidR="00000000" w:rsidRDefault="007C71EE">
      <w:pPr>
        <w:pStyle w:val="SpeakerCon"/>
        <w:rPr>
          <w:rtl/>
        </w:rPr>
      </w:pPr>
      <w:bookmarkStart w:id="901" w:name="FS000001053T27_05_2003_06_17_51C"/>
      <w:bookmarkEnd w:id="901"/>
      <w:r>
        <w:rPr>
          <w:rtl/>
        </w:rPr>
        <w:t>חמי דורון (שינוי):</w:t>
      </w:r>
    </w:p>
    <w:p w14:paraId="51F815B5" w14:textId="77777777" w:rsidR="00000000" w:rsidRDefault="007C71EE">
      <w:pPr>
        <w:pStyle w:val="a"/>
        <w:rPr>
          <w:rtl/>
        </w:rPr>
      </w:pPr>
    </w:p>
    <w:p w14:paraId="3565AC94" w14:textId="77777777" w:rsidR="00000000" w:rsidRDefault="007C71EE">
      <w:pPr>
        <w:pStyle w:val="a"/>
        <w:rPr>
          <w:rFonts w:hint="cs"/>
          <w:rtl/>
        </w:rPr>
      </w:pPr>
      <w:r>
        <w:rPr>
          <w:rFonts w:hint="cs"/>
          <w:rtl/>
        </w:rPr>
        <w:t>קודם כול, לא היו צריכים 17%. היה הסכם - - -</w:t>
      </w:r>
    </w:p>
    <w:p w14:paraId="189A6BDB" w14:textId="77777777" w:rsidR="00000000" w:rsidRDefault="007C71EE">
      <w:pPr>
        <w:pStyle w:val="a"/>
        <w:rPr>
          <w:rFonts w:hint="cs"/>
          <w:rtl/>
        </w:rPr>
      </w:pPr>
    </w:p>
    <w:p w14:paraId="77286BF9" w14:textId="77777777" w:rsidR="00000000" w:rsidRDefault="007C71EE">
      <w:pPr>
        <w:pStyle w:val="ac"/>
        <w:rPr>
          <w:rtl/>
        </w:rPr>
      </w:pPr>
      <w:r>
        <w:rPr>
          <w:rFonts w:hint="eastAsia"/>
          <w:rtl/>
        </w:rPr>
        <w:t>אברהם</w:t>
      </w:r>
      <w:r>
        <w:rPr>
          <w:rtl/>
        </w:rPr>
        <w:t xml:space="preserve"> בורג (העבודה-מימד):</w:t>
      </w:r>
    </w:p>
    <w:p w14:paraId="64C3313B" w14:textId="77777777" w:rsidR="00000000" w:rsidRDefault="007C71EE">
      <w:pPr>
        <w:pStyle w:val="a"/>
        <w:rPr>
          <w:rFonts w:hint="cs"/>
          <w:rtl/>
        </w:rPr>
      </w:pPr>
    </w:p>
    <w:p w14:paraId="2F44955A" w14:textId="77777777" w:rsidR="00000000" w:rsidRDefault="007C71EE">
      <w:pPr>
        <w:pStyle w:val="a"/>
        <w:rPr>
          <w:rFonts w:hint="cs"/>
          <w:rtl/>
        </w:rPr>
      </w:pPr>
      <w:r>
        <w:rPr>
          <w:rFonts w:hint="cs"/>
          <w:rtl/>
        </w:rPr>
        <w:t>זה הדוח, מה אני אעשה? יגיד לך שר המדע לשעבר.</w:t>
      </w:r>
    </w:p>
    <w:p w14:paraId="75226D44" w14:textId="77777777" w:rsidR="00000000" w:rsidRDefault="007C71EE">
      <w:pPr>
        <w:pStyle w:val="a"/>
        <w:rPr>
          <w:rFonts w:hint="cs"/>
          <w:rtl/>
        </w:rPr>
      </w:pPr>
    </w:p>
    <w:p w14:paraId="44C6C629" w14:textId="77777777" w:rsidR="00000000" w:rsidRDefault="007C71EE">
      <w:pPr>
        <w:pStyle w:val="SpeakerCon"/>
        <w:rPr>
          <w:rtl/>
        </w:rPr>
      </w:pPr>
      <w:bookmarkStart w:id="902" w:name="FS000001053T27_05_2003_06_18_12C"/>
      <w:bookmarkEnd w:id="902"/>
      <w:r>
        <w:rPr>
          <w:rtl/>
        </w:rPr>
        <w:t>חמי דורון (שינוי):</w:t>
      </w:r>
    </w:p>
    <w:p w14:paraId="18ACE17F" w14:textId="77777777" w:rsidR="00000000" w:rsidRDefault="007C71EE">
      <w:pPr>
        <w:pStyle w:val="a"/>
        <w:rPr>
          <w:rtl/>
        </w:rPr>
      </w:pPr>
    </w:p>
    <w:p w14:paraId="3B538D5E" w14:textId="77777777" w:rsidR="00000000" w:rsidRDefault="007C71EE">
      <w:pPr>
        <w:pStyle w:val="a"/>
        <w:rPr>
          <w:rFonts w:hint="cs"/>
          <w:rtl/>
        </w:rPr>
      </w:pPr>
      <w:r>
        <w:rPr>
          <w:rFonts w:hint="cs"/>
          <w:rtl/>
        </w:rPr>
        <w:t>היה הסכם שלפיו יהיה קיצוץ של 3% בכל שנה - אני אומר לך את זה כסט</w:t>
      </w:r>
      <w:r>
        <w:rPr>
          <w:rFonts w:hint="cs"/>
          <w:rtl/>
        </w:rPr>
        <w:t xml:space="preserve">ודנט, כי גם אני סטודנט - וזה ההסכם שהיה בחלק מהמשא-ומתן הקואליציוני, כאשר דובר בכלל על ביטול כל דוח-וינוגרד מההתחלה, ואתה יודע את זה. באופן אישי אמרתי שאני לא אצביע בעד הצעת החוק בקריאה הראשונה, והצבעתי בעד לאחר שנאמר לי במפורש והובטח לי שהחוק ישונה לקראת </w:t>
      </w:r>
      <w:r>
        <w:rPr>
          <w:rFonts w:hint="cs"/>
          <w:rtl/>
        </w:rPr>
        <w:t xml:space="preserve">הקריאה השנייה והשלישית. ואכן, כפי שאתם רואים, וכפי שכולנו רואים ויודעים, יש שינויים מרחיקי-לכת בין הקריאה הראשונה לקריאה השנייה. </w:t>
      </w:r>
    </w:p>
    <w:p w14:paraId="0F632CE3" w14:textId="77777777" w:rsidR="00000000" w:rsidRDefault="007C71EE">
      <w:pPr>
        <w:pStyle w:val="a"/>
        <w:rPr>
          <w:rFonts w:hint="cs"/>
          <w:rtl/>
        </w:rPr>
      </w:pPr>
    </w:p>
    <w:p w14:paraId="6ABDBCDB" w14:textId="77777777" w:rsidR="00000000" w:rsidRDefault="007C71EE">
      <w:pPr>
        <w:pStyle w:val="ac"/>
        <w:rPr>
          <w:rtl/>
        </w:rPr>
      </w:pPr>
      <w:r>
        <w:rPr>
          <w:rFonts w:hint="eastAsia"/>
          <w:rtl/>
        </w:rPr>
        <w:t>דני</w:t>
      </w:r>
      <w:r>
        <w:rPr>
          <w:rtl/>
        </w:rPr>
        <w:t xml:space="preserve"> יתום (העבודה-מימד):</w:t>
      </w:r>
    </w:p>
    <w:p w14:paraId="0C0306D6" w14:textId="77777777" w:rsidR="00000000" w:rsidRDefault="007C71EE">
      <w:pPr>
        <w:pStyle w:val="a"/>
        <w:rPr>
          <w:rFonts w:hint="cs"/>
          <w:rtl/>
        </w:rPr>
      </w:pPr>
    </w:p>
    <w:p w14:paraId="6B29FB15" w14:textId="77777777" w:rsidR="00000000" w:rsidRDefault="007C71EE">
      <w:pPr>
        <w:pStyle w:val="a"/>
        <w:rPr>
          <w:rFonts w:hint="cs"/>
          <w:rtl/>
        </w:rPr>
      </w:pPr>
      <w:r>
        <w:rPr>
          <w:rFonts w:hint="cs"/>
          <w:rtl/>
        </w:rPr>
        <w:t xml:space="preserve">בחייך, זה קמופלאז'. </w:t>
      </w:r>
    </w:p>
    <w:p w14:paraId="44924F70" w14:textId="77777777" w:rsidR="00000000" w:rsidRDefault="007C71EE">
      <w:pPr>
        <w:pStyle w:val="a"/>
        <w:rPr>
          <w:rFonts w:hint="cs"/>
          <w:rtl/>
        </w:rPr>
      </w:pPr>
    </w:p>
    <w:p w14:paraId="3BFE4A70" w14:textId="77777777" w:rsidR="00000000" w:rsidRDefault="007C71EE">
      <w:pPr>
        <w:pStyle w:val="SpeakerCon"/>
        <w:rPr>
          <w:rtl/>
        </w:rPr>
      </w:pPr>
      <w:bookmarkStart w:id="903" w:name="FS000001053T27_05_2003_06_22_37C"/>
      <w:bookmarkEnd w:id="903"/>
      <w:r>
        <w:rPr>
          <w:rtl/>
        </w:rPr>
        <w:t>חמי דורון (שינוי):</w:t>
      </w:r>
    </w:p>
    <w:p w14:paraId="257A80DB" w14:textId="77777777" w:rsidR="00000000" w:rsidRDefault="007C71EE">
      <w:pPr>
        <w:pStyle w:val="a"/>
        <w:rPr>
          <w:rtl/>
        </w:rPr>
      </w:pPr>
    </w:p>
    <w:p w14:paraId="67AE270D" w14:textId="77777777" w:rsidR="00000000" w:rsidRDefault="007C71EE">
      <w:pPr>
        <w:pStyle w:val="a"/>
        <w:rPr>
          <w:rFonts w:hint="cs"/>
          <w:rtl/>
        </w:rPr>
      </w:pPr>
      <w:r>
        <w:rPr>
          <w:rFonts w:hint="cs"/>
          <w:rtl/>
        </w:rPr>
        <w:t>אני לא אומר שאני מסכים עם כל הדברים, ואני לא אומר שאני נהנ</w:t>
      </w:r>
      <w:r>
        <w:rPr>
          <w:rFonts w:hint="cs"/>
          <w:rtl/>
        </w:rPr>
        <w:t xml:space="preserve">ה מכל הדברים, אבל אין ספק שיש שינויים. </w:t>
      </w:r>
    </w:p>
    <w:p w14:paraId="1F1D013B" w14:textId="77777777" w:rsidR="00000000" w:rsidRDefault="007C71EE">
      <w:pPr>
        <w:pStyle w:val="a"/>
        <w:rPr>
          <w:rFonts w:hint="cs"/>
          <w:rtl/>
        </w:rPr>
      </w:pPr>
    </w:p>
    <w:p w14:paraId="36C4F04D" w14:textId="77777777" w:rsidR="00000000" w:rsidRDefault="007C71EE">
      <w:pPr>
        <w:pStyle w:val="ac"/>
        <w:rPr>
          <w:rtl/>
        </w:rPr>
      </w:pPr>
      <w:r>
        <w:rPr>
          <w:rFonts w:hint="eastAsia"/>
          <w:rtl/>
        </w:rPr>
        <w:t>אברהם</w:t>
      </w:r>
      <w:r>
        <w:rPr>
          <w:rtl/>
        </w:rPr>
        <w:t xml:space="preserve"> בורג (העבודה-מימד):</w:t>
      </w:r>
    </w:p>
    <w:p w14:paraId="3C4398D5" w14:textId="77777777" w:rsidR="00000000" w:rsidRDefault="007C71EE">
      <w:pPr>
        <w:pStyle w:val="a"/>
        <w:rPr>
          <w:rFonts w:hint="cs"/>
          <w:rtl/>
        </w:rPr>
      </w:pPr>
    </w:p>
    <w:p w14:paraId="084AFB93" w14:textId="77777777" w:rsidR="00000000" w:rsidRDefault="007C71EE">
      <w:pPr>
        <w:pStyle w:val="a"/>
        <w:rPr>
          <w:rFonts w:hint="cs"/>
          <w:rtl/>
        </w:rPr>
      </w:pPr>
      <w:r>
        <w:rPr>
          <w:rFonts w:hint="cs"/>
          <w:rtl/>
        </w:rPr>
        <w:t>בקיצוץ קצבאות ילדים, אתה בעד הארכת משך הזמן?</w:t>
      </w:r>
    </w:p>
    <w:p w14:paraId="3FA1E1DC" w14:textId="77777777" w:rsidR="00000000" w:rsidRDefault="007C71EE">
      <w:pPr>
        <w:pStyle w:val="a"/>
        <w:rPr>
          <w:rFonts w:hint="cs"/>
          <w:rtl/>
        </w:rPr>
      </w:pPr>
    </w:p>
    <w:p w14:paraId="40629C40" w14:textId="77777777" w:rsidR="00000000" w:rsidRDefault="007C71EE">
      <w:pPr>
        <w:pStyle w:val="SpeakerCon"/>
        <w:rPr>
          <w:rtl/>
        </w:rPr>
      </w:pPr>
      <w:bookmarkStart w:id="904" w:name="FS000001053T27_05_2003_06_23_14C"/>
      <w:bookmarkEnd w:id="904"/>
      <w:r>
        <w:rPr>
          <w:rtl/>
        </w:rPr>
        <w:t>חמי דורון (שינוי):</w:t>
      </w:r>
    </w:p>
    <w:p w14:paraId="2211093C" w14:textId="77777777" w:rsidR="00000000" w:rsidRDefault="007C71EE">
      <w:pPr>
        <w:pStyle w:val="a"/>
        <w:rPr>
          <w:rtl/>
        </w:rPr>
      </w:pPr>
    </w:p>
    <w:p w14:paraId="029C0F4E" w14:textId="77777777" w:rsidR="00000000" w:rsidRDefault="007C71EE">
      <w:pPr>
        <w:pStyle w:val="a"/>
        <w:rPr>
          <w:rFonts w:hint="cs"/>
          <w:rtl/>
        </w:rPr>
      </w:pPr>
      <w:r>
        <w:rPr>
          <w:rFonts w:hint="cs"/>
          <w:rtl/>
        </w:rPr>
        <w:t>אני אישית לא, אבל הסיעה שלי הסכימה לקבל.</w:t>
      </w:r>
    </w:p>
    <w:p w14:paraId="3803C1E8" w14:textId="77777777" w:rsidR="00000000" w:rsidRDefault="007C71EE">
      <w:pPr>
        <w:pStyle w:val="a"/>
        <w:rPr>
          <w:rFonts w:hint="cs"/>
          <w:rtl/>
        </w:rPr>
      </w:pPr>
    </w:p>
    <w:p w14:paraId="0332BF53" w14:textId="77777777" w:rsidR="00000000" w:rsidRDefault="007C71EE">
      <w:pPr>
        <w:pStyle w:val="ac"/>
        <w:rPr>
          <w:rtl/>
        </w:rPr>
      </w:pPr>
      <w:r>
        <w:rPr>
          <w:rFonts w:hint="eastAsia"/>
          <w:rtl/>
        </w:rPr>
        <w:t>אברהם</w:t>
      </w:r>
      <w:r>
        <w:rPr>
          <w:rtl/>
        </w:rPr>
        <w:t xml:space="preserve"> בורג (העבודה-מימד):</w:t>
      </w:r>
    </w:p>
    <w:p w14:paraId="4CE275B2" w14:textId="77777777" w:rsidR="00000000" w:rsidRDefault="007C71EE">
      <w:pPr>
        <w:pStyle w:val="a"/>
        <w:rPr>
          <w:rFonts w:hint="cs"/>
          <w:rtl/>
        </w:rPr>
      </w:pPr>
    </w:p>
    <w:p w14:paraId="26C9FD64" w14:textId="77777777" w:rsidR="00000000" w:rsidRDefault="007C71EE">
      <w:pPr>
        <w:pStyle w:val="a"/>
        <w:rPr>
          <w:rFonts w:hint="cs"/>
          <w:rtl/>
        </w:rPr>
      </w:pPr>
      <w:r>
        <w:rPr>
          <w:rFonts w:hint="cs"/>
          <w:rtl/>
        </w:rPr>
        <w:t>הסיעה שלך, שהיא נגד חרדים, הצביעה בעד תוכנית שתיטיב ע</w:t>
      </w:r>
      <w:r>
        <w:rPr>
          <w:rFonts w:hint="cs"/>
          <w:rtl/>
        </w:rPr>
        <w:t>ם החרדים?</w:t>
      </w:r>
    </w:p>
    <w:p w14:paraId="2E0ABA00" w14:textId="77777777" w:rsidR="00000000" w:rsidRDefault="007C71EE">
      <w:pPr>
        <w:pStyle w:val="a"/>
        <w:rPr>
          <w:rFonts w:hint="cs"/>
          <w:rtl/>
        </w:rPr>
      </w:pPr>
    </w:p>
    <w:p w14:paraId="6C8E4F37" w14:textId="77777777" w:rsidR="00000000" w:rsidRDefault="007C71EE">
      <w:pPr>
        <w:pStyle w:val="SpeakerCon"/>
        <w:rPr>
          <w:rtl/>
        </w:rPr>
      </w:pPr>
      <w:bookmarkStart w:id="905" w:name="FS000001053T27_05_2003_06_23_50C"/>
      <w:bookmarkEnd w:id="905"/>
      <w:r>
        <w:rPr>
          <w:rtl/>
        </w:rPr>
        <w:t>חמי דורון (שינוי):</w:t>
      </w:r>
    </w:p>
    <w:p w14:paraId="2A81DA2E" w14:textId="77777777" w:rsidR="00000000" w:rsidRDefault="007C71EE">
      <w:pPr>
        <w:pStyle w:val="a"/>
        <w:rPr>
          <w:rtl/>
        </w:rPr>
      </w:pPr>
    </w:p>
    <w:p w14:paraId="529BF173" w14:textId="77777777" w:rsidR="00000000" w:rsidRDefault="007C71EE">
      <w:pPr>
        <w:pStyle w:val="a"/>
        <w:rPr>
          <w:rFonts w:hint="cs"/>
          <w:rtl/>
        </w:rPr>
      </w:pPr>
      <w:r>
        <w:rPr>
          <w:rFonts w:hint="cs"/>
          <w:rtl/>
        </w:rPr>
        <w:t>הסיעה שלי לא מיטיבה עם החרדים, אלא שרוב הקיצוץ - -</w:t>
      </w:r>
    </w:p>
    <w:p w14:paraId="438AA158" w14:textId="77777777" w:rsidR="00000000" w:rsidRDefault="007C71EE">
      <w:pPr>
        <w:pStyle w:val="a"/>
        <w:rPr>
          <w:rFonts w:hint="cs"/>
          <w:rtl/>
        </w:rPr>
      </w:pPr>
    </w:p>
    <w:p w14:paraId="385C7B45" w14:textId="77777777" w:rsidR="00000000" w:rsidRDefault="007C71EE">
      <w:pPr>
        <w:pStyle w:val="ac"/>
        <w:rPr>
          <w:rtl/>
        </w:rPr>
      </w:pPr>
      <w:r>
        <w:rPr>
          <w:rFonts w:hint="eastAsia"/>
          <w:rtl/>
        </w:rPr>
        <w:t>אברהם</w:t>
      </w:r>
      <w:r>
        <w:rPr>
          <w:rtl/>
        </w:rPr>
        <w:t xml:space="preserve"> בורג (העבודה-מימד):</w:t>
      </w:r>
    </w:p>
    <w:p w14:paraId="4EF1D8C9" w14:textId="77777777" w:rsidR="00000000" w:rsidRDefault="007C71EE">
      <w:pPr>
        <w:pStyle w:val="a"/>
        <w:rPr>
          <w:rFonts w:hint="cs"/>
          <w:rtl/>
        </w:rPr>
      </w:pPr>
    </w:p>
    <w:p w14:paraId="2F16853E" w14:textId="77777777" w:rsidR="00000000" w:rsidRDefault="007C71EE">
      <w:pPr>
        <w:pStyle w:val="a"/>
        <w:rPr>
          <w:rFonts w:hint="cs"/>
          <w:rtl/>
        </w:rPr>
      </w:pPr>
      <w:r>
        <w:rPr>
          <w:rFonts w:hint="cs"/>
          <w:rtl/>
        </w:rPr>
        <w:t>רציתם תוכנית לקיצוץ קצבאות ילדים ל=146 שקלים, ובסוף ויתרתם?</w:t>
      </w:r>
    </w:p>
    <w:p w14:paraId="0E02566C" w14:textId="77777777" w:rsidR="00000000" w:rsidRDefault="007C71EE">
      <w:pPr>
        <w:pStyle w:val="a"/>
        <w:rPr>
          <w:rFonts w:hint="cs"/>
          <w:rtl/>
        </w:rPr>
      </w:pPr>
    </w:p>
    <w:p w14:paraId="0ABA17DF" w14:textId="77777777" w:rsidR="00000000" w:rsidRDefault="007C71EE">
      <w:pPr>
        <w:pStyle w:val="SpeakerCon"/>
        <w:rPr>
          <w:rtl/>
        </w:rPr>
      </w:pPr>
      <w:bookmarkStart w:id="906" w:name="FS000001053T27_05_2003_06_25_54C"/>
      <w:bookmarkEnd w:id="906"/>
      <w:r>
        <w:rPr>
          <w:rtl/>
        </w:rPr>
        <w:t>חמי דורון (שינוי):</w:t>
      </w:r>
    </w:p>
    <w:p w14:paraId="2032870D" w14:textId="77777777" w:rsidR="00000000" w:rsidRDefault="007C71EE">
      <w:pPr>
        <w:pStyle w:val="a"/>
        <w:rPr>
          <w:rtl/>
        </w:rPr>
      </w:pPr>
    </w:p>
    <w:p w14:paraId="4D73CAAC" w14:textId="77777777" w:rsidR="00000000" w:rsidRDefault="007C71EE">
      <w:pPr>
        <w:pStyle w:val="a"/>
        <w:rPr>
          <w:rFonts w:hint="cs"/>
          <w:rtl/>
        </w:rPr>
      </w:pPr>
      <w:r>
        <w:rPr>
          <w:rFonts w:hint="cs"/>
          <w:rtl/>
        </w:rPr>
        <w:t>- - מגיע בשנה הראשונה. 50% מהקיצוץ מגיע בשנה הראשונה, והיתרה תיפר</w:t>
      </w:r>
      <w:r>
        <w:rPr>
          <w:rFonts w:hint="cs"/>
          <w:rtl/>
        </w:rPr>
        <w:t>ס. זה ההסכם. מצד אחד, אתם באים אומרים: איזה עריצים, ערלי לב, אתם רעים, אתם רשעים, מקצצים לאנשים מייד - -</w:t>
      </w:r>
    </w:p>
    <w:p w14:paraId="6E33173A" w14:textId="77777777" w:rsidR="00000000" w:rsidRDefault="007C71EE">
      <w:pPr>
        <w:pStyle w:val="a"/>
        <w:rPr>
          <w:rFonts w:hint="cs"/>
          <w:rtl/>
        </w:rPr>
      </w:pPr>
    </w:p>
    <w:p w14:paraId="390EF7BE" w14:textId="77777777" w:rsidR="00000000" w:rsidRDefault="007C71EE">
      <w:pPr>
        <w:pStyle w:val="ac"/>
        <w:rPr>
          <w:rtl/>
        </w:rPr>
      </w:pPr>
      <w:r>
        <w:rPr>
          <w:rFonts w:hint="eastAsia"/>
          <w:rtl/>
        </w:rPr>
        <w:t>אברהם</w:t>
      </w:r>
      <w:r>
        <w:rPr>
          <w:rtl/>
        </w:rPr>
        <w:t xml:space="preserve"> בורג (העבודה-מימד):</w:t>
      </w:r>
    </w:p>
    <w:p w14:paraId="0E430E9D" w14:textId="77777777" w:rsidR="00000000" w:rsidRDefault="007C71EE">
      <w:pPr>
        <w:pStyle w:val="a"/>
        <w:rPr>
          <w:rFonts w:hint="cs"/>
          <w:rtl/>
        </w:rPr>
      </w:pPr>
    </w:p>
    <w:p w14:paraId="3D9467AA" w14:textId="77777777" w:rsidR="00000000" w:rsidRDefault="007C71EE">
      <w:pPr>
        <w:pStyle w:val="a"/>
        <w:rPr>
          <w:rFonts w:hint="cs"/>
          <w:rtl/>
        </w:rPr>
      </w:pPr>
      <w:r>
        <w:rPr>
          <w:rFonts w:hint="cs"/>
          <w:rtl/>
        </w:rPr>
        <w:t>זה נכון. זה נכון. זה נכון למפלגה שלך במיוחד.</w:t>
      </w:r>
    </w:p>
    <w:p w14:paraId="0159BB4E" w14:textId="77777777" w:rsidR="00000000" w:rsidRDefault="007C71EE">
      <w:pPr>
        <w:pStyle w:val="a"/>
        <w:rPr>
          <w:rFonts w:hint="cs"/>
          <w:rtl/>
        </w:rPr>
      </w:pPr>
    </w:p>
    <w:p w14:paraId="6A734AF1" w14:textId="77777777" w:rsidR="00000000" w:rsidRDefault="007C71EE">
      <w:pPr>
        <w:pStyle w:val="SpeakerCon"/>
        <w:rPr>
          <w:rtl/>
        </w:rPr>
      </w:pPr>
      <w:bookmarkStart w:id="907" w:name="FS000001053T27_05_2003_06_26_42C"/>
      <w:bookmarkEnd w:id="907"/>
      <w:r>
        <w:rPr>
          <w:rtl/>
        </w:rPr>
        <w:t>חמי דורון (שינוי):</w:t>
      </w:r>
    </w:p>
    <w:p w14:paraId="640EF4D0" w14:textId="77777777" w:rsidR="00000000" w:rsidRDefault="007C71EE">
      <w:pPr>
        <w:pStyle w:val="a"/>
        <w:rPr>
          <w:rtl/>
        </w:rPr>
      </w:pPr>
    </w:p>
    <w:p w14:paraId="2CD2BF22" w14:textId="77777777" w:rsidR="00000000" w:rsidRDefault="007C71EE">
      <w:pPr>
        <w:pStyle w:val="a"/>
        <w:rPr>
          <w:rFonts w:hint="cs"/>
          <w:rtl/>
        </w:rPr>
      </w:pPr>
      <w:r>
        <w:rPr>
          <w:rFonts w:hint="cs"/>
          <w:rtl/>
        </w:rPr>
        <w:t>- - וכשאנחנו באים ואומרים שאנחנו מוכנים לקבל את הפריסה, ג</w:t>
      </w:r>
      <w:r>
        <w:rPr>
          <w:rFonts w:hint="cs"/>
          <w:rtl/>
        </w:rPr>
        <w:t>ם זה לא טוב. זאת אומרת שמה שנעשה יהיה לא טוב בעיניך - -</w:t>
      </w:r>
    </w:p>
    <w:p w14:paraId="2BFB4096" w14:textId="77777777" w:rsidR="00000000" w:rsidRDefault="007C71EE">
      <w:pPr>
        <w:pStyle w:val="a"/>
        <w:rPr>
          <w:rFonts w:hint="cs"/>
          <w:rtl/>
        </w:rPr>
      </w:pPr>
    </w:p>
    <w:p w14:paraId="60E98E09" w14:textId="77777777" w:rsidR="00000000" w:rsidRDefault="007C71EE">
      <w:pPr>
        <w:pStyle w:val="ac"/>
        <w:rPr>
          <w:rtl/>
        </w:rPr>
      </w:pPr>
      <w:r>
        <w:rPr>
          <w:rFonts w:hint="eastAsia"/>
          <w:rtl/>
        </w:rPr>
        <w:t>אברהם</w:t>
      </w:r>
      <w:r>
        <w:rPr>
          <w:rtl/>
        </w:rPr>
        <w:t xml:space="preserve"> בורג (העבודה-מימד):</w:t>
      </w:r>
    </w:p>
    <w:p w14:paraId="7AFADD69" w14:textId="77777777" w:rsidR="00000000" w:rsidRDefault="007C71EE">
      <w:pPr>
        <w:pStyle w:val="a"/>
        <w:rPr>
          <w:rFonts w:hint="cs"/>
          <w:rtl/>
        </w:rPr>
      </w:pPr>
    </w:p>
    <w:p w14:paraId="050D05CD" w14:textId="77777777" w:rsidR="00000000" w:rsidRDefault="007C71EE">
      <w:pPr>
        <w:pStyle w:val="a"/>
        <w:rPr>
          <w:rFonts w:hint="cs"/>
          <w:rtl/>
        </w:rPr>
      </w:pPr>
      <w:r>
        <w:rPr>
          <w:rFonts w:hint="cs"/>
          <w:rtl/>
        </w:rPr>
        <w:t>אני רוצה לדעת מה העמדה שלכם, או שזה עניין של זיקיות?</w:t>
      </w:r>
    </w:p>
    <w:p w14:paraId="5FA4384D" w14:textId="77777777" w:rsidR="00000000" w:rsidRDefault="007C71EE">
      <w:pPr>
        <w:pStyle w:val="a"/>
        <w:rPr>
          <w:rFonts w:hint="cs"/>
          <w:rtl/>
        </w:rPr>
      </w:pPr>
    </w:p>
    <w:p w14:paraId="3A10CFF8" w14:textId="77777777" w:rsidR="00000000" w:rsidRDefault="007C71EE">
      <w:pPr>
        <w:pStyle w:val="SpeakerCon"/>
        <w:rPr>
          <w:rtl/>
        </w:rPr>
      </w:pPr>
      <w:bookmarkStart w:id="908" w:name="FS000001053T27_05_2003_06_28_08C"/>
      <w:bookmarkEnd w:id="908"/>
      <w:r>
        <w:rPr>
          <w:rtl/>
        </w:rPr>
        <w:t>חמי דורון (שינוי):</w:t>
      </w:r>
    </w:p>
    <w:p w14:paraId="32072972" w14:textId="77777777" w:rsidR="00000000" w:rsidRDefault="007C71EE">
      <w:pPr>
        <w:pStyle w:val="a"/>
        <w:rPr>
          <w:rtl/>
        </w:rPr>
      </w:pPr>
    </w:p>
    <w:p w14:paraId="57CDD7C6" w14:textId="77777777" w:rsidR="00000000" w:rsidRDefault="007C71EE">
      <w:pPr>
        <w:pStyle w:val="a"/>
        <w:rPr>
          <w:rFonts w:hint="cs"/>
          <w:rtl/>
        </w:rPr>
      </w:pPr>
      <w:r>
        <w:rPr>
          <w:rFonts w:hint="cs"/>
          <w:rtl/>
        </w:rPr>
        <w:t>- - ואני מבין את המצוקה שלך.</w:t>
      </w:r>
    </w:p>
    <w:p w14:paraId="0EDBAD36" w14:textId="77777777" w:rsidR="00000000" w:rsidRDefault="007C71EE">
      <w:pPr>
        <w:pStyle w:val="ac"/>
        <w:rPr>
          <w:rtl/>
        </w:rPr>
      </w:pPr>
    </w:p>
    <w:p w14:paraId="1C90A1C6" w14:textId="77777777" w:rsidR="00000000" w:rsidRDefault="007C71EE">
      <w:pPr>
        <w:pStyle w:val="ac"/>
        <w:rPr>
          <w:rtl/>
        </w:rPr>
      </w:pPr>
      <w:r>
        <w:rPr>
          <w:rFonts w:hint="eastAsia"/>
          <w:rtl/>
        </w:rPr>
        <w:t>אברהם</w:t>
      </w:r>
      <w:r>
        <w:rPr>
          <w:rtl/>
        </w:rPr>
        <w:t xml:space="preserve"> בורג (העבודה-מימד):</w:t>
      </w:r>
    </w:p>
    <w:p w14:paraId="739AE266" w14:textId="77777777" w:rsidR="00000000" w:rsidRDefault="007C71EE">
      <w:pPr>
        <w:pStyle w:val="a"/>
        <w:rPr>
          <w:rFonts w:hint="cs"/>
          <w:rtl/>
        </w:rPr>
      </w:pPr>
    </w:p>
    <w:p w14:paraId="17EC491C" w14:textId="77777777" w:rsidR="00000000" w:rsidRDefault="007C71EE">
      <w:pPr>
        <w:pStyle w:val="a"/>
        <w:rPr>
          <w:rFonts w:hint="cs"/>
          <w:rtl/>
        </w:rPr>
      </w:pPr>
      <w:r>
        <w:rPr>
          <w:rFonts w:hint="cs"/>
          <w:rtl/>
        </w:rPr>
        <w:t>זה לא נכון. תגיד לי במה אתה מאמין.</w:t>
      </w:r>
    </w:p>
    <w:p w14:paraId="5EBD79EE" w14:textId="77777777" w:rsidR="00000000" w:rsidRDefault="007C71EE">
      <w:pPr>
        <w:pStyle w:val="SpeakerCon"/>
        <w:rPr>
          <w:rFonts w:hint="cs"/>
          <w:rtl/>
        </w:rPr>
      </w:pPr>
      <w:bookmarkStart w:id="909" w:name="FS000001053T27_05_2003_06_28_32C"/>
      <w:bookmarkEnd w:id="909"/>
    </w:p>
    <w:p w14:paraId="25FB9999" w14:textId="77777777" w:rsidR="00000000" w:rsidRDefault="007C71EE">
      <w:pPr>
        <w:pStyle w:val="SpeakerCon"/>
        <w:rPr>
          <w:rtl/>
        </w:rPr>
      </w:pPr>
      <w:r>
        <w:rPr>
          <w:rtl/>
        </w:rPr>
        <w:t>חמי ד</w:t>
      </w:r>
      <w:r>
        <w:rPr>
          <w:rtl/>
        </w:rPr>
        <w:t>ורון (שינוי):</w:t>
      </w:r>
    </w:p>
    <w:p w14:paraId="404038E8" w14:textId="77777777" w:rsidR="00000000" w:rsidRDefault="007C71EE">
      <w:pPr>
        <w:pStyle w:val="a"/>
        <w:rPr>
          <w:rtl/>
        </w:rPr>
      </w:pPr>
    </w:p>
    <w:p w14:paraId="7AD3EA34" w14:textId="77777777" w:rsidR="00000000" w:rsidRDefault="007C71EE">
      <w:pPr>
        <w:pStyle w:val="a"/>
        <w:rPr>
          <w:rFonts w:hint="cs"/>
          <w:rtl/>
        </w:rPr>
      </w:pPr>
      <w:r>
        <w:rPr>
          <w:rFonts w:hint="cs"/>
          <w:rtl/>
        </w:rPr>
        <w:t>אני מבין את המצוקה שלך.</w:t>
      </w:r>
    </w:p>
    <w:p w14:paraId="2ECCC97F" w14:textId="77777777" w:rsidR="00000000" w:rsidRDefault="007C71EE">
      <w:pPr>
        <w:pStyle w:val="a"/>
        <w:rPr>
          <w:rFonts w:hint="cs"/>
          <w:rtl/>
        </w:rPr>
      </w:pPr>
    </w:p>
    <w:p w14:paraId="015AE9AD" w14:textId="77777777" w:rsidR="00000000" w:rsidRDefault="007C71EE">
      <w:pPr>
        <w:pStyle w:val="ac"/>
        <w:rPr>
          <w:rtl/>
        </w:rPr>
      </w:pPr>
      <w:r>
        <w:rPr>
          <w:rtl/>
        </w:rPr>
        <w:t>אברהם בורג (העבודה-מימד):</w:t>
      </w:r>
    </w:p>
    <w:p w14:paraId="17C351D7" w14:textId="77777777" w:rsidR="00000000" w:rsidRDefault="007C71EE">
      <w:pPr>
        <w:pStyle w:val="a"/>
        <w:rPr>
          <w:rtl/>
        </w:rPr>
      </w:pPr>
    </w:p>
    <w:p w14:paraId="3B275D3B" w14:textId="77777777" w:rsidR="00000000" w:rsidRDefault="007C71EE">
      <w:pPr>
        <w:pStyle w:val="a"/>
        <w:rPr>
          <w:rFonts w:hint="cs"/>
          <w:rtl/>
        </w:rPr>
      </w:pPr>
      <w:r>
        <w:rPr>
          <w:rFonts w:hint="cs"/>
          <w:rtl/>
        </w:rPr>
        <w:t xml:space="preserve">הזיגזג הוא תפיסת עולם, אני מקבל, כמו אצל ראש הממשלה. </w:t>
      </w:r>
    </w:p>
    <w:p w14:paraId="70306148" w14:textId="77777777" w:rsidR="00000000" w:rsidRDefault="007C71EE">
      <w:pPr>
        <w:pStyle w:val="a"/>
        <w:rPr>
          <w:rFonts w:hint="cs"/>
          <w:rtl/>
        </w:rPr>
      </w:pPr>
    </w:p>
    <w:p w14:paraId="0B10FC33" w14:textId="77777777" w:rsidR="00000000" w:rsidRDefault="007C71EE">
      <w:pPr>
        <w:pStyle w:val="SpeakerCon"/>
        <w:rPr>
          <w:rtl/>
        </w:rPr>
      </w:pPr>
      <w:bookmarkStart w:id="910" w:name="FS000001053T27_05_2003_06_29_13C"/>
      <w:bookmarkEnd w:id="910"/>
      <w:r>
        <w:rPr>
          <w:rtl/>
        </w:rPr>
        <w:t>חמי דורון (שינוי):</w:t>
      </w:r>
    </w:p>
    <w:p w14:paraId="25A7D984" w14:textId="77777777" w:rsidR="00000000" w:rsidRDefault="007C71EE">
      <w:pPr>
        <w:pStyle w:val="a"/>
        <w:rPr>
          <w:rtl/>
        </w:rPr>
      </w:pPr>
    </w:p>
    <w:p w14:paraId="33505E24" w14:textId="77777777" w:rsidR="00000000" w:rsidRDefault="007C71EE">
      <w:pPr>
        <w:pStyle w:val="a"/>
        <w:rPr>
          <w:rFonts w:hint="cs"/>
          <w:rtl/>
        </w:rPr>
      </w:pPr>
      <w:r>
        <w:rPr>
          <w:rFonts w:hint="cs"/>
          <w:rtl/>
        </w:rPr>
        <w:t>אני מבין את המצוקה שלך.</w:t>
      </w:r>
    </w:p>
    <w:p w14:paraId="2D3865F8" w14:textId="77777777" w:rsidR="00000000" w:rsidRDefault="007C71EE">
      <w:pPr>
        <w:pStyle w:val="ac"/>
        <w:rPr>
          <w:rFonts w:hint="cs"/>
          <w:b w:val="0"/>
          <w:bCs w:val="0"/>
          <w:u w:val="none"/>
          <w:rtl/>
        </w:rPr>
      </w:pPr>
    </w:p>
    <w:p w14:paraId="67AC9B3B" w14:textId="77777777" w:rsidR="00000000" w:rsidRDefault="007C71EE">
      <w:pPr>
        <w:pStyle w:val="ac"/>
        <w:rPr>
          <w:rtl/>
        </w:rPr>
      </w:pPr>
      <w:r>
        <w:rPr>
          <w:rFonts w:hint="eastAsia"/>
          <w:rtl/>
        </w:rPr>
        <w:t>אברהם</w:t>
      </w:r>
      <w:r>
        <w:rPr>
          <w:rtl/>
        </w:rPr>
        <w:t xml:space="preserve"> בורג (העבודה-מימד):</w:t>
      </w:r>
    </w:p>
    <w:p w14:paraId="63CC12DA" w14:textId="77777777" w:rsidR="00000000" w:rsidRDefault="007C71EE">
      <w:pPr>
        <w:pStyle w:val="a"/>
        <w:rPr>
          <w:rFonts w:hint="cs"/>
          <w:rtl/>
        </w:rPr>
      </w:pPr>
    </w:p>
    <w:p w14:paraId="26FC2F08" w14:textId="77777777" w:rsidR="00000000" w:rsidRDefault="007C71EE">
      <w:pPr>
        <w:pStyle w:val="a"/>
        <w:rPr>
          <w:rFonts w:hint="cs"/>
          <w:rtl/>
        </w:rPr>
      </w:pPr>
      <w:r>
        <w:rPr>
          <w:rFonts w:hint="cs"/>
          <w:rtl/>
        </w:rPr>
        <w:t>אני לא במצוקה. חבר הכנסת דורון, לא הבנת, אדוני.</w:t>
      </w:r>
    </w:p>
    <w:p w14:paraId="33A506B8" w14:textId="77777777" w:rsidR="00000000" w:rsidRDefault="007C71EE">
      <w:pPr>
        <w:pStyle w:val="a"/>
        <w:rPr>
          <w:rFonts w:hint="cs"/>
          <w:rtl/>
        </w:rPr>
      </w:pPr>
    </w:p>
    <w:p w14:paraId="5CFF9F41" w14:textId="77777777" w:rsidR="00000000" w:rsidRDefault="007C71EE">
      <w:pPr>
        <w:pStyle w:val="SpeakerCon"/>
        <w:rPr>
          <w:rtl/>
        </w:rPr>
      </w:pPr>
      <w:bookmarkStart w:id="911" w:name="FS000001053T27_05_2003_06_29_32C"/>
      <w:bookmarkEnd w:id="911"/>
      <w:r>
        <w:rPr>
          <w:rtl/>
        </w:rPr>
        <w:t>חמי דורון (שי</w:t>
      </w:r>
      <w:r>
        <w:rPr>
          <w:rtl/>
        </w:rPr>
        <w:t>נוי):</w:t>
      </w:r>
    </w:p>
    <w:p w14:paraId="558D555B" w14:textId="77777777" w:rsidR="00000000" w:rsidRDefault="007C71EE">
      <w:pPr>
        <w:pStyle w:val="a"/>
        <w:rPr>
          <w:rtl/>
        </w:rPr>
      </w:pPr>
    </w:p>
    <w:p w14:paraId="2A106E9C" w14:textId="77777777" w:rsidR="00000000" w:rsidRDefault="007C71EE">
      <w:pPr>
        <w:pStyle w:val="a"/>
        <w:rPr>
          <w:rFonts w:hint="cs"/>
          <w:rtl/>
        </w:rPr>
      </w:pPr>
      <w:r>
        <w:rPr>
          <w:rFonts w:hint="cs"/>
          <w:rtl/>
        </w:rPr>
        <w:t>ממפלגת שלטון הפכתם למפלגה בבעיה, אתה הגדרת את זה - תראה איך אנחנו נראים. אתה צודק. כשאתה צודק, אתה צודק, אני לא מתווכח אתך.</w:t>
      </w:r>
    </w:p>
    <w:p w14:paraId="53701563" w14:textId="77777777" w:rsidR="00000000" w:rsidRDefault="007C71EE">
      <w:pPr>
        <w:pStyle w:val="a"/>
        <w:rPr>
          <w:rFonts w:hint="cs"/>
          <w:rtl/>
        </w:rPr>
      </w:pPr>
    </w:p>
    <w:p w14:paraId="0DF15215" w14:textId="77777777" w:rsidR="00000000" w:rsidRDefault="007C71EE">
      <w:pPr>
        <w:pStyle w:val="ac"/>
        <w:rPr>
          <w:rtl/>
        </w:rPr>
      </w:pPr>
      <w:r>
        <w:rPr>
          <w:rtl/>
        </w:rPr>
        <w:t>אברהם בורג (העבודה-מימד):</w:t>
      </w:r>
    </w:p>
    <w:p w14:paraId="7DE69E4E" w14:textId="77777777" w:rsidR="00000000" w:rsidRDefault="007C71EE">
      <w:pPr>
        <w:pStyle w:val="a"/>
        <w:rPr>
          <w:rtl/>
        </w:rPr>
      </w:pPr>
    </w:p>
    <w:p w14:paraId="13541CC3" w14:textId="77777777" w:rsidR="00000000" w:rsidRDefault="007C71EE">
      <w:pPr>
        <w:pStyle w:val="a"/>
        <w:rPr>
          <w:rFonts w:hint="cs"/>
          <w:rtl/>
        </w:rPr>
      </w:pPr>
      <w:r>
        <w:rPr>
          <w:rFonts w:hint="cs"/>
          <w:rtl/>
        </w:rPr>
        <w:t>אבל תבין, אדוני, דבר אחד, אתה הפכת להיות שלטון. אתה השלטון, אתה צריך לתת תשובות, לתת עמדה. אתה קצ</w:t>
      </w:r>
      <w:r>
        <w:rPr>
          <w:rFonts w:hint="cs"/>
          <w:rtl/>
        </w:rPr>
        <w:t>ת רכיכה, לא באופן אישי, חלילה, אל תיפגע, אבל אין לך עמדה.</w:t>
      </w:r>
    </w:p>
    <w:p w14:paraId="1CE01339" w14:textId="77777777" w:rsidR="00000000" w:rsidRDefault="007C71EE">
      <w:pPr>
        <w:pStyle w:val="a"/>
        <w:rPr>
          <w:rFonts w:hint="cs"/>
          <w:rtl/>
        </w:rPr>
      </w:pPr>
    </w:p>
    <w:p w14:paraId="5B4E35E4" w14:textId="77777777" w:rsidR="00000000" w:rsidRDefault="007C71EE">
      <w:pPr>
        <w:pStyle w:val="SpeakerCon"/>
        <w:rPr>
          <w:rtl/>
        </w:rPr>
      </w:pPr>
      <w:bookmarkStart w:id="912" w:name="FS000001053T27_05_2003_06_32_18C"/>
      <w:bookmarkEnd w:id="912"/>
      <w:r>
        <w:rPr>
          <w:rtl/>
        </w:rPr>
        <w:t>חמי דורון (שינוי):</w:t>
      </w:r>
    </w:p>
    <w:p w14:paraId="627650E8" w14:textId="77777777" w:rsidR="00000000" w:rsidRDefault="007C71EE">
      <w:pPr>
        <w:pStyle w:val="a"/>
        <w:rPr>
          <w:rtl/>
        </w:rPr>
      </w:pPr>
    </w:p>
    <w:p w14:paraId="700AAF64" w14:textId="77777777" w:rsidR="00000000" w:rsidRDefault="007C71EE">
      <w:pPr>
        <w:pStyle w:val="a"/>
        <w:rPr>
          <w:rFonts w:hint="cs"/>
          <w:rtl/>
        </w:rPr>
      </w:pPr>
      <w:r>
        <w:rPr>
          <w:rFonts w:hint="cs"/>
          <w:rtl/>
        </w:rPr>
        <w:t>חבר הכנסת בורג, אתה יודע, הכי קל לבוא ולצעוק עכשיו, גם אין אף אחד.</w:t>
      </w:r>
    </w:p>
    <w:p w14:paraId="64F78ABC" w14:textId="77777777" w:rsidR="00000000" w:rsidRDefault="007C71EE">
      <w:pPr>
        <w:pStyle w:val="a"/>
        <w:rPr>
          <w:rFonts w:hint="cs"/>
          <w:rtl/>
        </w:rPr>
      </w:pPr>
    </w:p>
    <w:p w14:paraId="07922E6F" w14:textId="77777777" w:rsidR="00000000" w:rsidRDefault="007C71EE">
      <w:pPr>
        <w:pStyle w:val="ac"/>
        <w:rPr>
          <w:rtl/>
        </w:rPr>
      </w:pPr>
      <w:r>
        <w:rPr>
          <w:rFonts w:hint="eastAsia"/>
          <w:rtl/>
        </w:rPr>
        <w:t>אברהם</w:t>
      </w:r>
      <w:r>
        <w:rPr>
          <w:rtl/>
        </w:rPr>
        <w:t xml:space="preserve"> בורג (העבודה-מימד):</w:t>
      </w:r>
    </w:p>
    <w:p w14:paraId="0E0C0D87" w14:textId="77777777" w:rsidR="00000000" w:rsidRDefault="007C71EE">
      <w:pPr>
        <w:pStyle w:val="a"/>
        <w:rPr>
          <w:rFonts w:hint="cs"/>
          <w:rtl/>
        </w:rPr>
      </w:pPr>
    </w:p>
    <w:p w14:paraId="7F6FA62B" w14:textId="77777777" w:rsidR="00000000" w:rsidRDefault="007C71EE">
      <w:pPr>
        <w:pStyle w:val="a"/>
        <w:rPr>
          <w:rFonts w:hint="cs"/>
          <w:rtl/>
        </w:rPr>
      </w:pPr>
      <w:r>
        <w:rPr>
          <w:rFonts w:hint="cs"/>
          <w:rtl/>
        </w:rPr>
        <w:t>אני לא מבין אותך. מתן וילנאי זה אף אחד? - -</w:t>
      </w:r>
    </w:p>
    <w:p w14:paraId="7946AD50" w14:textId="77777777" w:rsidR="00000000" w:rsidRDefault="007C71EE">
      <w:pPr>
        <w:pStyle w:val="a"/>
        <w:rPr>
          <w:rFonts w:hint="cs"/>
          <w:rtl/>
        </w:rPr>
      </w:pPr>
    </w:p>
    <w:p w14:paraId="2773D345" w14:textId="77777777" w:rsidR="00000000" w:rsidRDefault="007C71EE">
      <w:pPr>
        <w:pStyle w:val="SpeakerCon"/>
        <w:rPr>
          <w:rtl/>
        </w:rPr>
      </w:pPr>
      <w:bookmarkStart w:id="913" w:name="FS000001053T27_05_2003_06_33_38C"/>
      <w:bookmarkEnd w:id="913"/>
      <w:r>
        <w:rPr>
          <w:rtl/>
        </w:rPr>
        <w:t>חמי דורון (שינוי):</w:t>
      </w:r>
    </w:p>
    <w:p w14:paraId="217CC5A0" w14:textId="77777777" w:rsidR="00000000" w:rsidRDefault="007C71EE">
      <w:pPr>
        <w:pStyle w:val="a"/>
        <w:rPr>
          <w:rtl/>
        </w:rPr>
      </w:pPr>
    </w:p>
    <w:p w14:paraId="4AB65082" w14:textId="77777777" w:rsidR="00000000" w:rsidRDefault="007C71EE">
      <w:pPr>
        <w:pStyle w:val="a"/>
        <w:rPr>
          <w:rFonts w:hint="cs"/>
          <w:rtl/>
        </w:rPr>
      </w:pPr>
      <w:r>
        <w:rPr>
          <w:rFonts w:hint="cs"/>
          <w:rtl/>
        </w:rPr>
        <w:t>לא.</w:t>
      </w:r>
    </w:p>
    <w:p w14:paraId="4F3B6CB5" w14:textId="77777777" w:rsidR="00000000" w:rsidRDefault="007C71EE">
      <w:pPr>
        <w:pStyle w:val="a"/>
        <w:rPr>
          <w:rFonts w:hint="cs"/>
          <w:rtl/>
        </w:rPr>
      </w:pPr>
    </w:p>
    <w:p w14:paraId="35C641A8" w14:textId="77777777" w:rsidR="00000000" w:rsidRDefault="007C71EE">
      <w:pPr>
        <w:pStyle w:val="ac"/>
        <w:rPr>
          <w:rtl/>
        </w:rPr>
      </w:pPr>
      <w:r>
        <w:rPr>
          <w:rFonts w:hint="eastAsia"/>
          <w:rtl/>
        </w:rPr>
        <w:t>אברהם</w:t>
      </w:r>
      <w:r>
        <w:rPr>
          <w:rtl/>
        </w:rPr>
        <w:t xml:space="preserve"> בורג (</w:t>
      </w:r>
      <w:r>
        <w:rPr>
          <w:rtl/>
        </w:rPr>
        <w:t>העבודה-מימד):</w:t>
      </w:r>
    </w:p>
    <w:p w14:paraId="11D1A513" w14:textId="77777777" w:rsidR="00000000" w:rsidRDefault="007C71EE">
      <w:pPr>
        <w:pStyle w:val="a"/>
        <w:rPr>
          <w:rFonts w:hint="cs"/>
          <w:rtl/>
        </w:rPr>
      </w:pPr>
    </w:p>
    <w:p w14:paraId="32B6719E" w14:textId="77777777" w:rsidR="00000000" w:rsidRDefault="007C71EE">
      <w:pPr>
        <w:pStyle w:val="a"/>
        <w:rPr>
          <w:rFonts w:hint="cs"/>
          <w:rtl/>
        </w:rPr>
      </w:pPr>
      <w:r>
        <w:rPr>
          <w:rFonts w:hint="cs"/>
          <w:rtl/>
        </w:rPr>
        <w:t>- - ודני יתום זה אף אחד? וקולט אביטל זו אף אחת?</w:t>
      </w:r>
    </w:p>
    <w:p w14:paraId="1C317837" w14:textId="77777777" w:rsidR="00000000" w:rsidRDefault="007C71EE">
      <w:pPr>
        <w:pStyle w:val="a"/>
        <w:rPr>
          <w:rFonts w:hint="cs"/>
          <w:rtl/>
        </w:rPr>
      </w:pPr>
    </w:p>
    <w:p w14:paraId="30DDAA33" w14:textId="77777777" w:rsidR="00000000" w:rsidRDefault="007C71EE">
      <w:pPr>
        <w:pStyle w:val="SpeakerCon"/>
        <w:rPr>
          <w:rtl/>
        </w:rPr>
      </w:pPr>
      <w:bookmarkStart w:id="914" w:name="FS000001053T27_05_2003_06_34_51C"/>
      <w:bookmarkEnd w:id="914"/>
      <w:r>
        <w:rPr>
          <w:rtl/>
        </w:rPr>
        <w:t>חמי דורון (שינוי):</w:t>
      </w:r>
    </w:p>
    <w:p w14:paraId="42D746A9" w14:textId="77777777" w:rsidR="00000000" w:rsidRDefault="007C71EE">
      <w:pPr>
        <w:pStyle w:val="a"/>
        <w:rPr>
          <w:rtl/>
        </w:rPr>
      </w:pPr>
    </w:p>
    <w:p w14:paraId="57BE9CF5" w14:textId="77777777" w:rsidR="00000000" w:rsidRDefault="007C71EE">
      <w:pPr>
        <w:pStyle w:val="a"/>
        <w:rPr>
          <w:rFonts w:hint="cs"/>
          <w:rtl/>
        </w:rPr>
      </w:pPr>
      <w:r>
        <w:rPr>
          <w:rFonts w:hint="cs"/>
          <w:rtl/>
        </w:rPr>
        <w:t>לא. לא. לא.</w:t>
      </w:r>
    </w:p>
    <w:p w14:paraId="46983B7F" w14:textId="77777777" w:rsidR="00000000" w:rsidRDefault="007C71EE">
      <w:pPr>
        <w:pStyle w:val="a"/>
        <w:rPr>
          <w:rFonts w:hint="cs"/>
          <w:rtl/>
        </w:rPr>
      </w:pPr>
    </w:p>
    <w:p w14:paraId="592F3E78" w14:textId="77777777" w:rsidR="00000000" w:rsidRDefault="007C71EE">
      <w:pPr>
        <w:pStyle w:val="ad"/>
        <w:rPr>
          <w:rtl/>
        </w:rPr>
      </w:pPr>
      <w:r>
        <w:rPr>
          <w:rtl/>
        </w:rPr>
        <w:t>היו"ר משה כחלון:</w:t>
      </w:r>
    </w:p>
    <w:p w14:paraId="047C5871" w14:textId="77777777" w:rsidR="00000000" w:rsidRDefault="007C71EE">
      <w:pPr>
        <w:pStyle w:val="a"/>
        <w:rPr>
          <w:rtl/>
        </w:rPr>
      </w:pPr>
    </w:p>
    <w:p w14:paraId="3159882C" w14:textId="77777777" w:rsidR="00000000" w:rsidRDefault="007C71EE">
      <w:pPr>
        <w:pStyle w:val="a"/>
        <w:rPr>
          <w:rFonts w:hint="cs"/>
          <w:rtl/>
        </w:rPr>
      </w:pPr>
      <w:r>
        <w:rPr>
          <w:rFonts w:hint="cs"/>
          <w:rtl/>
        </w:rPr>
        <w:t>20% מסיעת העבודה פה.</w:t>
      </w:r>
    </w:p>
    <w:p w14:paraId="52C9BE66" w14:textId="77777777" w:rsidR="00000000" w:rsidRDefault="007C71EE">
      <w:pPr>
        <w:pStyle w:val="a"/>
        <w:rPr>
          <w:rFonts w:hint="cs"/>
          <w:rtl/>
        </w:rPr>
      </w:pPr>
    </w:p>
    <w:p w14:paraId="209A34A9" w14:textId="77777777" w:rsidR="00000000" w:rsidRDefault="007C71EE">
      <w:pPr>
        <w:pStyle w:val="ac"/>
        <w:rPr>
          <w:rtl/>
        </w:rPr>
      </w:pPr>
      <w:r>
        <w:rPr>
          <w:rFonts w:hint="eastAsia"/>
          <w:rtl/>
        </w:rPr>
        <w:t>אברהם</w:t>
      </w:r>
      <w:r>
        <w:rPr>
          <w:rtl/>
        </w:rPr>
        <w:t xml:space="preserve"> בורג (העבודה-מימד):</w:t>
      </w:r>
    </w:p>
    <w:p w14:paraId="56E2F68F" w14:textId="77777777" w:rsidR="00000000" w:rsidRDefault="007C71EE">
      <w:pPr>
        <w:pStyle w:val="a"/>
        <w:rPr>
          <w:rFonts w:hint="cs"/>
          <w:rtl/>
        </w:rPr>
      </w:pPr>
    </w:p>
    <w:p w14:paraId="5C19AA82" w14:textId="77777777" w:rsidR="00000000" w:rsidRDefault="007C71EE">
      <w:pPr>
        <w:pStyle w:val="a"/>
        <w:rPr>
          <w:rFonts w:hint="cs"/>
          <w:rtl/>
        </w:rPr>
      </w:pPr>
      <w:r>
        <w:rPr>
          <w:rFonts w:hint="cs"/>
          <w:rtl/>
        </w:rPr>
        <w:t>ואסתר שכותבת את הסטנוגרמה היא גם כן אף אחת?</w:t>
      </w:r>
    </w:p>
    <w:p w14:paraId="5FAF1FE8" w14:textId="77777777" w:rsidR="00000000" w:rsidRDefault="007C71EE">
      <w:pPr>
        <w:pStyle w:val="a"/>
        <w:rPr>
          <w:rFonts w:hint="cs"/>
          <w:rtl/>
        </w:rPr>
      </w:pPr>
    </w:p>
    <w:p w14:paraId="5C67E996" w14:textId="77777777" w:rsidR="00000000" w:rsidRDefault="007C71EE">
      <w:pPr>
        <w:pStyle w:val="SpeakerCon"/>
        <w:rPr>
          <w:rtl/>
        </w:rPr>
      </w:pPr>
      <w:bookmarkStart w:id="915" w:name="FS000001053T27_05_2003_06_35_45C"/>
      <w:bookmarkEnd w:id="915"/>
      <w:r>
        <w:rPr>
          <w:rtl/>
        </w:rPr>
        <w:t>חמי דורון (שינוי):</w:t>
      </w:r>
    </w:p>
    <w:p w14:paraId="19790553" w14:textId="77777777" w:rsidR="00000000" w:rsidRDefault="007C71EE">
      <w:pPr>
        <w:pStyle w:val="a"/>
        <w:rPr>
          <w:rtl/>
        </w:rPr>
      </w:pPr>
    </w:p>
    <w:p w14:paraId="52CDEEDC" w14:textId="77777777" w:rsidR="00000000" w:rsidRDefault="007C71EE">
      <w:pPr>
        <w:pStyle w:val="a"/>
        <w:rPr>
          <w:rFonts w:hint="cs"/>
          <w:rtl/>
        </w:rPr>
      </w:pPr>
      <w:r>
        <w:rPr>
          <w:rFonts w:hint="cs"/>
          <w:rtl/>
        </w:rPr>
        <w:t>20% מסיעת העבודה נמצאים באו</w:t>
      </w:r>
      <w:r>
        <w:rPr>
          <w:rFonts w:hint="cs"/>
          <w:rtl/>
        </w:rPr>
        <w:t>לם. נכון.</w:t>
      </w:r>
    </w:p>
    <w:p w14:paraId="4151401E" w14:textId="77777777" w:rsidR="00000000" w:rsidRDefault="007C71EE">
      <w:pPr>
        <w:pStyle w:val="a"/>
        <w:rPr>
          <w:rFonts w:hint="cs"/>
          <w:rtl/>
        </w:rPr>
      </w:pPr>
    </w:p>
    <w:p w14:paraId="6515A2B3" w14:textId="77777777" w:rsidR="00000000" w:rsidRDefault="007C71EE">
      <w:pPr>
        <w:pStyle w:val="ac"/>
        <w:rPr>
          <w:rtl/>
        </w:rPr>
      </w:pPr>
      <w:r>
        <w:rPr>
          <w:rFonts w:hint="eastAsia"/>
          <w:rtl/>
        </w:rPr>
        <w:t>דני</w:t>
      </w:r>
      <w:r>
        <w:rPr>
          <w:rtl/>
        </w:rPr>
        <w:t xml:space="preserve"> יתום (העבודה-מימד):</w:t>
      </w:r>
    </w:p>
    <w:p w14:paraId="0A0FAB23" w14:textId="77777777" w:rsidR="00000000" w:rsidRDefault="007C71EE">
      <w:pPr>
        <w:pStyle w:val="a"/>
        <w:rPr>
          <w:rFonts w:hint="cs"/>
          <w:rtl/>
        </w:rPr>
      </w:pPr>
    </w:p>
    <w:p w14:paraId="162505BB" w14:textId="77777777" w:rsidR="00000000" w:rsidRDefault="007C71EE">
      <w:pPr>
        <w:pStyle w:val="a"/>
        <w:rPr>
          <w:rFonts w:hint="cs"/>
          <w:rtl/>
        </w:rPr>
      </w:pPr>
      <w:r>
        <w:rPr>
          <w:rFonts w:hint="cs"/>
          <w:rtl/>
        </w:rPr>
        <w:t>זה המון.</w:t>
      </w:r>
    </w:p>
    <w:p w14:paraId="25598A43" w14:textId="77777777" w:rsidR="00000000" w:rsidRDefault="007C71EE">
      <w:pPr>
        <w:pStyle w:val="a"/>
        <w:rPr>
          <w:rFonts w:hint="cs"/>
          <w:rtl/>
        </w:rPr>
      </w:pPr>
    </w:p>
    <w:p w14:paraId="7719F012" w14:textId="77777777" w:rsidR="00000000" w:rsidRDefault="007C71EE">
      <w:pPr>
        <w:pStyle w:val="SpeakerCon"/>
        <w:rPr>
          <w:rtl/>
        </w:rPr>
      </w:pPr>
      <w:bookmarkStart w:id="916" w:name="FS000001053T27_05_2003_06_36_03C"/>
      <w:bookmarkEnd w:id="916"/>
      <w:r>
        <w:rPr>
          <w:rtl/>
        </w:rPr>
        <w:t>חמי דורון (שינוי):</w:t>
      </w:r>
    </w:p>
    <w:p w14:paraId="391BEA89" w14:textId="77777777" w:rsidR="00000000" w:rsidRDefault="007C71EE">
      <w:pPr>
        <w:pStyle w:val="a"/>
        <w:rPr>
          <w:rtl/>
        </w:rPr>
      </w:pPr>
    </w:p>
    <w:p w14:paraId="7F015751" w14:textId="77777777" w:rsidR="00000000" w:rsidRDefault="007C71EE">
      <w:pPr>
        <w:pStyle w:val="a"/>
        <w:rPr>
          <w:rFonts w:hint="cs"/>
          <w:rtl/>
        </w:rPr>
      </w:pPr>
      <w:r>
        <w:rPr>
          <w:rFonts w:hint="cs"/>
          <w:rtl/>
        </w:rPr>
        <w:t>זה המון. ארבעה חברי כנסת.</w:t>
      </w:r>
    </w:p>
    <w:p w14:paraId="717FBE8D" w14:textId="77777777" w:rsidR="00000000" w:rsidRDefault="007C71EE">
      <w:pPr>
        <w:pStyle w:val="a"/>
        <w:rPr>
          <w:rFonts w:hint="cs"/>
          <w:rtl/>
        </w:rPr>
      </w:pPr>
    </w:p>
    <w:p w14:paraId="4CBE1870" w14:textId="77777777" w:rsidR="00000000" w:rsidRDefault="007C71EE">
      <w:pPr>
        <w:pStyle w:val="ac"/>
        <w:rPr>
          <w:rtl/>
        </w:rPr>
      </w:pPr>
      <w:r>
        <w:rPr>
          <w:rFonts w:hint="eastAsia"/>
          <w:rtl/>
        </w:rPr>
        <w:t>אברהם</w:t>
      </w:r>
      <w:r>
        <w:rPr>
          <w:rtl/>
        </w:rPr>
        <w:t xml:space="preserve"> בורג (העבודה-מימד):</w:t>
      </w:r>
    </w:p>
    <w:p w14:paraId="33BC6C36" w14:textId="77777777" w:rsidR="00000000" w:rsidRDefault="007C71EE">
      <w:pPr>
        <w:pStyle w:val="a"/>
        <w:rPr>
          <w:rFonts w:hint="cs"/>
          <w:rtl/>
        </w:rPr>
      </w:pPr>
    </w:p>
    <w:p w14:paraId="5E902031" w14:textId="77777777" w:rsidR="00000000" w:rsidRDefault="007C71EE">
      <w:pPr>
        <w:pStyle w:val="a"/>
        <w:rPr>
          <w:rFonts w:hint="cs"/>
          <w:rtl/>
        </w:rPr>
      </w:pPr>
      <w:r>
        <w:rPr>
          <w:rFonts w:hint="cs"/>
          <w:rtl/>
        </w:rPr>
        <w:t>ותראה, הטובים שבהם.</w:t>
      </w:r>
    </w:p>
    <w:p w14:paraId="5A2FEA11" w14:textId="77777777" w:rsidR="00000000" w:rsidRDefault="007C71EE">
      <w:pPr>
        <w:pStyle w:val="a"/>
        <w:rPr>
          <w:rFonts w:hint="cs"/>
          <w:rtl/>
        </w:rPr>
      </w:pPr>
    </w:p>
    <w:p w14:paraId="7B336816" w14:textId="77777777" w:rsidR="00000000" w:rsidRDefault="007C71EE">
      <w:pPr>
        <w:pStyle w:val="SpeakerCon"/>
        <w:rPr>
          <w:rtl/>
        </w:rPr>
      </w:pPr>
      <w:bookmarkStart w:id="917" w:name="FS000001053T27_05_2003_06_36_17C"/>
      <w:bookmarkEnd w:id="917"/>
      <w:r>
        <w:rPr>
          <w:rtl/>
        </w:rPr>
        <w:t>חמי דורון (שינוי):</w:t>
      </w:r>
    </w:p>
    <w:p w14:paraId="7E2D12FE" w14:textId="77777777" w:rsidR="00000000" w:rsidRDefault="007C71EE">
      <w:pPr>
        <w:pStyle w:val="a"/>
        <w:rPr>
          <w:rtl/>
        </w:rPr>
      </w:pPr>
    </w:p>
    <w:p w14:paraId="223E95FB" w14:textId="77777777" w:rsidR="00000000" w:rsidRDefault="007C71EE">
      <w:pPr>
        <w:pStyle w:val="a"/>
        <w:rPr>
          <w:rFonts w:hint="cs"/>
          <w:rtl/>
        </w:rPr>
      </w:pPr>
      <w:r>
        <w:rPr>
          <w:rFonts w:hint="cs"/>
          <w:rtl/>
        </w:rPr>
        <w:t>בהחלט, אני מכבד את כולכם.</w:t>
      </w:r>
    </w:p>
    <w:p w14:paraId="560C93D3" w14:textId="77777777" w:rsidR="00000000" w:rsidRDefault="007C71EE">
      <w:pPr>
        <w:pStyle w:val="a"/>
        <w:rPr>
          <w:rFonts w:hint="cs"/>
          <w:rtl/>
        </w:rPr>
      </w:pPr>
    </w:p>
    <w:p w14:paraId="3B8FF718" w14:textId="77777777" w:rsidR="00000000" w:rsidRDefault="007C71EE">
      <w:pPr>
        <w:pStyle w:val="ac"/>
        <w:rPr>
          <w:rtl/>
        </w:rPr>
      </w:pPr>
      <w:r>
        <w:rPr>
          <w:rFonts w:hint="eastAsia"/>
          <w:rtl/>
        </w:rPr>
        <w:t>אברהם</w:t>
      </w:r>
      <w:r>
        <w:rPr>
          <w:rtl/>
        </w:rPr>
        <w:t xml:space="preserve"> בורג (העבודה-מימד):</w:t>
      </w:r>
    </w:p>
    <w:p w14:paraId="1D072DB6" w14:textId="77777777" w:rsidR="00000000" w:rsidRDefault="007C71EE">
      <w:pPr>
        <w:pStyle w:val="a"/>
        <w:rPr>
          <w:rFonts w:hint="cs"/>
          <w:rtl/>
        </w:rPr>
      </w:pPr>
    </w:p>
    <w:p w14:paraId="3771585D" w14:textId="77777777" w:rsidR="00000000" w:rsidRDefault="007C71EE">
      <w:pPr>
        <w:pStyle w:val="a"/>
        <w:rPr>
          <w:rFonts w:hint="cs"/>
          <w:rtl/>
        </w:rPr>
      </w:pPr>
      <w:r>
        <w:rPr>
          <w:rFonts w:hint="cs"/>
          <w:rtl/>
        </w:rPr>
        <w:t>אצלכם אני אפילו שד לא רואה.</w:t>
      </w:r>
    </w:p>
    <w:p w14:paraId="1257B8F0" w14:textId="77777777" w:rsidR="00000000" w:rsidRDefault="007C71EE">
      <w:pPr>
        <w:pStyle w:val="a"/>
        <w:rPr>
          <w:rFonts w:hint="cs"/>
          <w:rtl/>
        </w:rPr>
      </w:pPr>
    </w:p>
    <w:p w14:paraId="4A5E77CC" w14:textId="77777777" w:rsidR="00000000" w:rsidRDefault="007C71EE">
      <w:pPr>
        <w:pStyle w:val="SpeakerCon"/>
        <w:rPr>
          <w:rtl/>
        </w:rPr>
      </w:pPr>
      <w:bookmarkStart w:id="918" w:name="FS000001053T27_05_2003_06_36_53C"/>
      <w:bookmarkEnd w:id="918"/>
      <w:r>
        <w:rPr>
          <w:rtl/>
        </w:rPr>
        <w:t>חמי דורון (ש</w:t>
      </w:r>
      <w:r>
        <w:rPr>
          <w:rtl/>
        </w:rPr>
        <w:t>ינוי):</w:t>
      </w:r>
    </w:p>
    <w:p w14:paraId="2526B82F" w14:textId="77777777" w:rsidR="00000000" w:rsidRDefault="007C71EE">
      <w:pPr>
        <w:pStyle w:val="a"/>
        <w:rPr>
          <w:rtl/>
        </w:rPr>
      </w:pPr>
    </w:p>
    <w:p w14:paraId="5974AC34" w14:textId="77777777" w:rsidR="00000000" w:rsidRDefault="007C71EE">
      <w:pPr>
        <w:pStyle w:val="a"/>
        <w:rPr>
          <w:rFonts w:hint="cs"/>
          <w:rtl/>
        </w:rPr>
      </w:pPr>
      <w:r>
        <w:rPr>
          <w:rFonts w:hint="cs"/>
          <w:rtl/>
        </w:rPr>
        <w:t>אני הנציג. אנחנו עושים תורנות. אנחנו בקואליציה, יותר קל לנו.</w:t>
      </w:r>
    </w:p>
    <w:p w14:paraId="6BFF2B84" w14:textId="77777777" w:rsidR="00000000" w:rsidRDefault="007C71EE">
      <w:pPr>
        <w:pStyle w:val="a"/>
        <w:rPr>
          <w:rFonts w:hint="cs"/>
          <w:rtl/>
        </w:rPr>
      </w:pPr>
    </w:p>
    <w:p w14:paraId="373564FC" w14:textId="77777777" w:rsidR="00000000" w:rsidRDefault="007C71EE">
      <w:pPr>
        <w:pStyle w:val="ac"/>
        <w:rPr>
          <w:rtl/>
        </w:rPr>
      </w:pPr>
      <w:r>
        <w:rPr>
          <w:rFonts w:hint="eastAsia"/>
          <w:rtl/>
        </w:rPr>
        <w:t>אברהם</w:t>
      </w:r>
      <w:r>
        <w:rPr>
          <w:rtl/>
        </w:rPr>
        <w:t xml:space="preserve"> בורג (העבודה-מימד):</w:t>
      </w:r>
    </w:p>
    <w:p w14:paraId="166FDF1B" w14:textId="77777777" w:rsidR="00000000" w:rsidRDefault="007C71EE">
      <w:pPr>
        <w:pStyle w:val="a"/>
        <w:rPr>
          <w:rFonts w:hint="cs"/>
          <w:rtl/>
        </w:rPr>
      </w:pPr>
    </w:p>
    <w:p w14:paraId="5CCED431" w14:textId="77777777" w:rsidR="00000000" w:rsidRDefault="007C71EE">
      <w:pPr>
        <w:pStyle w:val="a"/>
        <w:rPr>
          <w:rFonts w:hint="cs"/>
          <w:rtl/>
        </w:rPr>
      </w:pPr>
      <w:r>
        <w:rPr>
          <w:rFonts w:hint="cs"/>
          <w:rtl/>
        </w:rPr>
        <w:t>וכך אתם נראים גם.</w:t>
      </w:r>
    </w:p>
    <w:p w14:paraId="05AF3D49" w14:textId="77777777" w:rsidR="00000000" w:rsidRDefault="007C71EE">
      <w:pPr>
        <w:pStyle w:val="a"/>
        <w:rPr>
          <w:rFonts w:hint="cs"/>
          <w:rtl/>
        </w:rPr>
      </w:pPr>
    </w:p>
    <w:p w14:paraId="2ECED90F" w14:textId="77777777" w:rsidR="00000000" w:rsidRDefault="007C71EE">
      <w:pPr>
        <w:pStyle w:val="SpeakerCon"/>
        <w:rPr>
          <w:rtl/>
        </w:rPr>
      </w:pPr>
      <w:bookmarkStart w:id="919" w:name="FS000001053T27_05_2003_06_37_23C"/>
      <w:bookmarkEnd w:id="919"/>
      <w:r>
        <w:rPr>
          <w:rtl/>
        </w:rPr>
        <w:t>חמי דורון (שינוי):</w:t>
      </w:r>
    </w:p>
    <w:p w14:paraId="5069EF7D" w14:textId="77777777" w:rsidR="00000000" w:rsidRDefault="007C71EE">
      <w:pPr>
        <w:pStyle w:val="a"/>
        <w:rPr>
          <w:rtl/>
        </w:rPr>
      </w:pPr>
    </w:p>
    <w:p w14:paraId="0B155C7D" w14:textId="77777777" w:rsidR="00000000" w:rsidRDefault="007C71EE">
      <w:pPr>
        <w:pStyle w:val="a"/>
        <w:rPr>
          <w:rFonts w:hint="cs"/>
          <w:rtl/>
        </w:rPr>
      </w:pPr>
      <w:r>
        <w:rPr>
          <w:rFonts w:hint="cs"/>
          <w:rtl/>
        </w:rPr>
        <w:t>יותר קל לנו. אנחנו בקואליציה.</w:t>
      </w:r>
    </w:p>
    <w:p w14:paraId="4D89E53A" w14:textId="77777777" w:rsidR="00000000" w:rsidRDefault="007C71EE">
      <w:pPr>
        <w:pStyle w:val="a"/>
        <w:rPr>
          <w:rFonts w:hint="cs"/>
          <w:rtl/>
        </w:rPr>
      </w:pPr>
    </w:p>
    <w:p w14:paraId="3E2BB64A" w14:textId="77777777" w:rsidR="00000000" w:rsidRDefault="007C71EE">
      <w:pPr>
        <w:pStyle w:val="ac"/>
        <w:rPr>
          <w:rtl/>
        </w:rPr>
      </w:pPr>
      <w:r>
        <w:rPr>
          <w:rFonts w:hint="eastAsia"/>
          <w:rtl/>
        </w:rPr>
        <w:t>אברהם</w:t>
      </w:r>
      <w:r>
        <w:rPr>
          <w:rtl/>
        </w:rPr>
        <w:t xml:space="preserve"> בורג (העבודה-מימד):</w:t>
      </w:r>
    </w:p>
    <w:p w14:paraId="2DFD1504" w14:textId="77777777" w:rsidR="00000000" w:rsidRDefault="007C71EE">
      <w:pPr>
        <w:pStyle w:val="a"/>
        <w:rPr>
          <w:rFonts w:hint="cs"/>
          <w:rtl/>
        </w:rPr>
      </w:pPr>
    </w:p>
    <w:p w14:paraId="611C1604" w14:textId="77777777" w:rsidR="00000000" w:rsidRDefault="007C71EE">
      <w:pPr>
        <w:pStyle w:val="a"/>
        <w:rPr>
          <w:rFonts w:hint="cs"/>
          <w:rtl/>
        </w:rPr>
      </w:pPr>
      <w:r>
        <w:rPr>
          <w:rFonts w:hint="cs"/>
          <w:rtl/>
        </w:rPr>
        <w:t>מזל שיש יושב-ראש, יש לכם עוד נציג.</w:t>
      </w:r>
    </w:p>
    <w:p w14:paraId="0D856FF2" w14:textId="77777777" w:rsidR="00000000" w:rsidRDefault="007C71EE">
      <w:pPr>
        <w:pStyle w:val="a"/>
        <w:rPr>
          <w:rFonts w:hint="cs"/>
          <w:rtl/>
        </w:rPr>
      </w:pPr>
    </w:p>
    <w:p w14:paraId="53245E3F" w14:textId="77777777" w:rsidR="00000000" w:rsidRDefault="007C71EE">
      <w:pPr>
        <w:pStyle w:val="SpeakerCon"/>
        <w:rPr>
          <w:rtl/>
        </w:rPr>
      </w:pPr>
      <w:bookmarkStart w:id="920" w:name="FS000001053T27_05_2003_06_37_56C"/>
      <w:bookmarkEnd w:id="920"/>
      <w:r>
        <w:rPr>
          <w:rtl/>
        </w:rPr>
        <w:t>חמי דורון (שינוי):</w:t>
      </w:r>
    </w:p>
    <w:p w14:paraId="35406DBB" w14:textId="77777777" w:rsidR="00000000" w:rsidRDefault="007C71EE">
      <w:pPr>
        <w:pStyle w:val="a"/>
        <w:rPr>
          <w:rtl/>
        </w:rPr>
      </w:pPr>
    </w:p>
    <w:p w14:paraId="03BE666B" w14:textId="77777777" w:rsidR="00000000" w:rsidRDefault="007C71EE">
      <w:pPr>
        <w:pStyle w:val="a"/>
        <w:rPr>
          <w:rFonts w:hint="cs"/>
          <w:rtl/>
        </w:rPr>
      </w:pPr>
      <w:r>
        <w:rPr>
          <w:rFonts w:hint="cs"/>
          <w:rtl/>
        </w:rPr>
        <w:t>אמרו ל</w:t>
      </w:r>
      <w:r>
        <w:rPr>
          <w:rFonts w:hint="cs"/>
          <w:rtl/>
        </w:rPr>
        <w:t>נו אפילו: תשמעו, האופוזיציה רצתה לבוא בלילה, שתבוא. אצלנו בסיעת שינוי היתה החלטה שאנחנו נבוא, כדי גם לענות לפעמים, פעם לדברי ההבל ופעם לדברי ההשמצות, מכיוון שסך הכול נוח להשמיץ.</w:t>
      </w:r>
    </w:p>
    <w:p w14:paraId="3A6BD549" w14:textId="77777777" w:rsidR="00000000" w:rsidRDefault="007C71EE">
      <w:pPr>
        <w:pStyle w:val="a"/>
        <w:rPr>
          <w:rFonts w:hint="cs"/>
          <w:rtl/>
        </w:rPr>
      </w:pPr>
    </w:p>
    <w:p w14:paraId="55E2371F" w14:textId="77777777" w:rsidR="00000000" w:rsidRDefault="007C71EE">
      <w:pPr>
        <w:pStyle w:val="ac"/>
        <w:rPr>
          <w:rtl/>
        </w:rPr>
      </w:pPr>
      <w:r>
        <w:rPr>
          <w:rFonts w:hint="eastAsia"/>
          <w:rtl/>
        </w:rPr>
        <w:t>אברהם</w:t>
      </w:r>
      <w:r>
        <w:rPr>
          <w:rtl/>
        </w:rPr>
        <w:t xml:space="preserve"> בורג (העבודה-מימד):</w:t>
      </w:r>
    </w:p>
    <w:p w14:paraId="626985CA" w14:textId="77777777" w:rsidR="00000000" w:rsidRDefault="007C71EE">
      <w:pPr>
        <w:pStyle w:val="a"/>
        <w:rPr>
          <w:rFonts w:hint="cs"/>
          <w:rtl/>
        </w:rPr>
      </w:pPr>
    </w:p>
    <w:p w14:paraId="053E74F2" w14:textId="77777777" w:rsidR="00000000" w:rsidRDefault="007C71EE">
      <w:pPr>
        <w:pStyle w:val="a"/>
        <w:rPr>
          <w:rFonts w:hint="cs"/>
          <w:rtl/>
        </w:rPr>
      </w:pPr>
      <w:r>
        <w:rPr>
          <w:rFonts w:hint="cs"/>
          <w:rtl/>
        </w:rPr>
        <w:t>אחד מכם עונה לכולנו.</w:t>
      </w:r>
    </w:p>
    <w:p w14:paraId="4819243B" w14:textId="77777777" w:rsidR="00000000" w:rsidRDefault="007C71EE">
      <w:pPr>
        <w:pStyle w:val="a"/>
        <w:rPr>
          <w:rFonts w:hint="cs"/>
          <w:rtl/>
        </w:rPr>
      </w:pPr>
    </w:p>
    <w:p w14:paraId="078FCDBE" w14:textId="77777777" w:rsidR="00000000" w:rsidRDefault="007C71EE">
      <w:pPr>
        <w:pStyle w:val="SpeakerCon"/>
        <w:rPr>
          <w:rtl/>
        </w:rPr>
      </w:pPr>
      <w:bookmarkStart w:id="921" w:name="FS000001053T27_05_2003_06_39_21C"/>
      <w:bookmarkEnd w:id="921"/>
      <w:r>
        <w:rPr>
          <w:rtl/>
        </w:rPr>
        <w:t>חמי דורון (שינוי):</w:t>
      </w:r>
    </w:p>
    <w:p w14:paraId="32D4B17D" w14:textId="77777777" w:rsidR="00000000" w:rsidRDefault="007C71EE">
      <w:pPr>
        <w:pStyle w:val="a"/>
        <w:rPr>
          <w:rtl/>
        </w:rPr>
      </w:pPr>
    </w:p>
    <w:p w14:paraId="24A9DC7B" w14:textId="77777777" w:rsidR="00000000" w:rsidRDefault="007C71EE">
      <w:pPr>
        <w:pStyle w:val="a"/>
        <w:rPr>
          <w:rFonts w:hint="cs"/>
          <w:rtl/>
        </w:rPr>
      </w:pPr>
      <w:r>
        <w:rPr>
          <w:rFonts w:hint="cs"/>
          <w:rtl/>
        </w:rPr>
        <w:t>חבר הכנס</w:t>
      </w:r>
      <w:r>
        <w:rPr>
          <w:rFonts w:hint="cs"/>
          <w:rtl/>
        </w:rPr>
        <w:t>ת בורג, אני רוצה לומר לך משהו. כמי שהיה עשר שנים - - -</w:t>
      </w:r>
    </w:p>
    <w:p w14:paraId="237C2CE2" w14:textId="77777777" w:rsidR="00000000" w:rsidRDefault="007C71EE">
      <w:pPr>
        <w:pStyle w:val="a"/>
        <w:rPr>
          <w:rFonts w:hint="cs"/>
          <w:rtl/>
        </w:rPr>
      </w:pPr>
    </w:p>
    <w:p w14:paraId="6DD2978A" w14:textId="77777777" w:rsidR="00000000" w:rsidRDefault="007C71EE">
      <w:pPr>
        <w:pStyle w:val="ad"/>
        <w:rPr>
          <w:rtl/>
        </w:rPr>
      </w:pPr>
      <w:bookmarkStart w:id="922" w:name="FS000001053T27_05_2003_06_39_33C"/>
      <w:bookmarkEnd w:id="922"/>
      <w:r>
        <w:rPr>
          <w:rtl/>
        </w:rPr>
        <w:t>היו"ר משה כחלון:</w:t>
      </w:r>
    </w:p>
    <w:p w14:paraId="430C873D" w14:textId="77777777" w:rsidR="00000000" w:rsidRDefault="007C71EE">
      <w:pPr>
        <w:pStyle w:val="a"/>
        <w:rPr>
          <w:rtl/>
        </w:rPr>
      </w:pPr>
    </w:p>
    <w:p w14:paraId="52ACFD9C" w14:textId="77777777" w:rsidR="00000000" w:rsidRDefault="007C71EE">
      <w:pPr>
        <w:pStyle w:val="a"/>
        <w:rPr>
          <w:rFonts w:hint="cs"/>
          <w:rtl/>
        </w:rPr>
      </w:pPr>
      <w:r>
        <w:rPr>
          <w:rFonts w:hint="cs"/>
          <w:rtl/>
        </w:rPr>
        <w:t>חבר הכנסת דורון, זמנך תם, אתה מקבל שתי דקות זמן פציעות.</w:t>
      </w:r>
    </w:p>
    <w:p w14:paraId="518A2A54" w14:textId="77777777" w:rsidR="00000000" w:rsidRDefault="007C71EE">
      <w:pPr>
        <w:pStyle w:val="a"/>
        <w:rPr>
          <w:rFonts w:hint="cs"/>
          <w:rtl/>
        </w:rPr>
      </w:pPr>
    </w:p>
    <w:p w14:paraId="3C86BE7E" w14:textId="77777777" w:rsidR="00000000" w:rsidRDefault="007C71EE">
      <w:pPr>
        <w:pStyle w:val="SpeakerCon"/>
        <w:rPr>
          <w:rtl/>
        </w:rPr>
      </w:pPr>
      <w:bookmarkStart w:id="923" w:name="FS000001053T27_05_2003_06_39_57C"/>
      <w:bookmarkEnd w:id="923"/>
      <w:r>
        <w:rPr>
          <w:rtl/>
        </w:rPr>
        <w:t>חמי דורון (שינוי):</w:t>
      </w:r>
    </w:p>
    <w:p w14:paraId="1846C9C8" w14:textId="77777777" w:rsidR="00000000" w:rsidRDefault="007C71EE">
      <w:pPr>
        <w:pStyle w:val="a"/>
        <w:rPr>
          <w:rtl/>
        </w:rPr>
      </w:pPr>
    </w:p>
    <w:p w14:paraId="6EB7C79C" w14:textId="77777777" w:rsidR="00000000" w:rsidRDefault="007C71EE">
      <w:pPr>
        <w:pStyle w:val="a"/>
        <w:rPr>
          <w:rFonts w:hint="cs"/>
          <w:rtl/>
        </w:rPr>
      </w:pPr>
      <w:r>
        <w:rPr>
          <w:rFonts w:hint="cs"/>
          <w:rtl/>
        </w:rPr>
        <w:t>אני מייצג את הקואליציה, יש לנו עכשיו שעה כאן.</w:t>
      </w:r>
    </w:p>
    <w:p w14:paraId="1B71903A" w14:textId="77777777" w:rsidR="00000000" w:rsidRDefault="007C71EE">
      <w:pPr>
        <w:pStyle w:val="a"/>
        <w:rPr>
          <w:rtl/>
        </w:rPr>
      </w:pPr>
    </w:p>
    <w:p w14:paraId="6EB6D1EA" w14:textId="77777777" w:rsidR="00000000" w:rsidRDefault="007C71EE">
      <w:pPr>
        <w:pStyle w:val="a"/>
        <w:rPr>
          <w:rFonts w:hint="cs"/>
          <w:rtl/>
        </w:rPr>
      </w:pPr>
    </w:p>
    <w:p w14:paraId="769FFDD5" w14:textId="77777777" w:rsidR="00000000" w:rsidRDefault="007C71EE">
      <w:pPr>
        <w:pStyle w:val="ac"/>
        <w:rPr>
          <w:rtl/>
        </w:rPr>
      </w:pPr>
      <w:r>
        <w:rPr>
          <w:rFonts w:hint="eastAsia"/>
          <w:rtl/>
        </w:rPr>
        <w:t>אברהם</w:t>
      </w:r>
      <w:r>
        <w:rPr>
          <w:rtl/>
        </w:rPr>
        <w:t xml:space="preserve"> בורג (העבודה-מימד):</w:t>
      </w:r>
    </w:p>
    <w:p w14:paraId="72D9D015" w14:textId="77777777" w:rsidR="00000000" w:rsidRDefault="007C71EE">
      <w:pPr>
        <w:pStyle w:val="a"/>
        <w:rPr>
          <w:rFonts w:hint="cs"/>
          <w:rtl/>
        </w:rPr>
      </w:pPr>
    </w:p>
    <w:p w14:paraId="2910B1A3" w14:textId="77777777" w:rsidR="00000000" w:rsidRDefault="007C71EE">
      <w:pPr>
        <w:pStyle w:val="a"/>
        <w:rPr>
          <w:rFonts w:hint="cs"/>
          <w:rtl/>
        </w:rPr>
      </w:pPr>
      <w:r>
        <w:rPr>
          <w:rFonts w:hint="cs"/>
          <w:rtl/>
        </w:rPr>
        <w:t>לא. יש לכם 15 דקות.</w:t>
      </w:r>
    </w:p>
    <w:p w14:paraId="007B855F" w14:textId="77777777" w:rsidR="00000000" w:rsidRDefault="007C71EE">
      <w:pPr>
        <w:pStyle w:val="a"/>
        <w:rPr>
          <w:rFonts w:hint="cs"/>
          <w:rtl/>
        </w:rPr>
      </w:pPr>
    </w:p>
    <w:p w14:paraId="1DB8481C" w14:textId="77777777" w:rsidR="00000000" w:rsidRDefault="007C71EE">
      <w:pPr>
        <w:pStyle w:val="SpeakerCon"/>
        <w:rPr>
          <w:rtl/>
        </w:rPr>
      </w:pPr>
      <w:bookmarkStart w:id="924" w:name="FS000001053T27_05_2003_06_40_27C"/>
      <w:bookmarkEnd w:id="924"/>
      <w:r>
        <w:rPr>
          <w:rtl/>
        </w:rPr>
        <w:t>חמי דורון</w:t>
      </w:r>
      <w:r>
        <w:rPr>
          <w:rtl/>
        </w:rPr>
        <w:t xml:space="preserve"> (שינוי):</w:t>
      </w:r>
    </w:p>
    <w:p w14:paraId="41B30F4C" w14:textId="77777777" w:rsidR="00000000" w:rsidRDefault="007C71EE">
      <w:pPr>
        <w:pStyle w:val="a"/>
        <w:rPr>
          <w:rtl/>
        </w:rPr>
      </w:pPr>
    </w:p>
    <w:p w14:paraId="0D5EB3A3" w14:textId="77777777" w:rsidR="00000000" w:rsidRDefault="007C71EE">
      <w:pPr>
        <w:pStyle w:val="a"/>
        <w:rPr>
          <w:rFonts w:hint="cs"/>
          <w:rtl/>
        </w:rPr>
      </w:pPr>
      <w:r>
        <w:rPr>
          <w:rFonts w:hint="cs"/>
          <w:rtl/>
        </w:rPr>
        <w:t>יש לנו שעה זמן. אתה צריך לנכות את זמן הפציעות.</w:t>
      </w:r>
    </w:p>
    <w:p w14:paraId="051E27EB" w14:textId="77777777" w:rsidR="00000000" w:rsidRDefault="007C71EE">
      <w:pPr>
        <w:pStyle w:val="a"/>
        <w:rPr>
          <w:rFonts w:hint="cs"/>
          <w:rtl/>
        </w:rPr>
      </w:pPr>
    </w:p>
    <w:p w14:paraId="70EE2295" w14:textId="77777777" w:rsidR="00000000" w:rsidRDefault="007C71EE">
      <w:pPr>
        <w:pStyle w:val="ac"/>
        <w:rPr>
          <w:rtl/>
        </w:rPr>
      </w:pPr>
      <w:r>
        <w:rPr>
          <w:rFonts w:hint="eastAsia"/>
          <w:rtl/>
        </w:rPr>
        <w:t>אברהם</w:t>
      </w:r>
      <w:r>
        <w:rPr>
          <w:rtl/>
        </w:rPr>
        <w:t xml:space="preserve"> בורג (העבודה-מימד):</w:t>
      </w:r>
    </w:p>
    <w:p w14:paraId="7AB1A184" w14:textId="77777777" w:rsidR="00000000" w:rsidRDefault="007C71EE">
      <w:pPr>
        <w:pStyle w:val="a"/>
        <w:rPr>
          <w:rFonts w:hint="cs"/>
          <w:rtl/>
        </w:rPr>
      </w:pPr>
    </w:p>
    <w:p w14:paraId="0B8E3AAB" w14:textId="77777777" w:rsidR="00000000" w:rsidRDefault="007C71EE">
      <w:pPr>
        <w:pStyle w:val="a"/>
        <w:rPr>
          <w:rFonts w:hint="cs"/>
          <w:rtl/>
        </w:rPr>
      </w:pPr>
      <w:r>
        <w:rPr>
          <w:rFonts w:hint="cs"/>
          <w:rtl/>
        </w:rPr>
        <w:t>סגנית המזכיר, כמה זמן יש להם?</w:t>
      </w:r>
    </w:p>
    <w:p w14:paraId="6A6D7362" w14:textId="77777777" w:rsidR="00000000" w:rsidRDefault="007C71EE">
      <w:pPr>
        <w:pStyle w:val="a"/>
        <w:rPr>
          <w:rFonts w:hint="cs"/>
          <w:rtl/>
        </w:rPr>
      </w:pPr>
    </w:p>
    <w:p w14:paraId="03F05876" w14:textId="77777777" w:rsidR="00000000" w:rsidRDefault="007C71EE">
      <w:pPr>
        <w:pStyle w:val="ad"/>
        <w:rPr>
          <w:rtl/>
        </w:rPr>
      </w:pPr>
      <w:r>
        <w:rPr>
          <w:rtl/>
        </w:rPr>
        <w:t>היו"ר משה כחלון:</w:t>
      </w:r>
    </w:p>
    <w:p w14:paraId="367E62E3" w14:textId="77777777" w:rsidR="00000000" w:rsidRDefault="007C71EE">
      <w:pPr>
        <w:pStyle w:val="a"/>
        <w:rPr>
          <w:rtl/>
        </w:rPr>
      </w:pPr>
    </w:p>
    <w:p w14:paraId="29A464E6" w14:textId="77777777" w:rsidR="00000000" w:rsidRDefault="007C71EE">
      <w:pPr>
        <w:pStyle w:val="a"/>
        <w:rPr>
          <w:rFonts w:hint="cs"/>
          <w:rtl/>
        </w:rPr>
      </w:pPr>
      <w:r>
        <w:rPr>
          <w:rFonts w:hint="cs"/>
          <w:rtl/>
        </w:rPr>
        <w:t>שתי דקות זמן פציעות.</w:t>
      </w:r>
    </w:p>
    <w:p w14:paraId="22BF9B81" w14:textId="77777777" w:rsidR="00000000" w:rsidRDefault="007C71EE">
      <w:pPr>
        <w:pStyle w:val="a"/>
        <w:rPr>
          <w:rFonts w:hint="cs"/>
          <w:rtl/>
        </w:rPr>
      </w:pPr>
    </w:p>
    <w:p w14:paraId="2BBD7670" w14:textId="77777777" w:rsidR="00000000" w:rsidRDefault="007C71EE">
      <w:pPr>
        <w:pStyle w:val="SpeakerCon"/>
        <w:rPr>
          <w:rtl/>
        </w:rPr>
      </w:pPr>
      <w:bookmarkStart w:id="925" w:name="FS000001053T27_05_2003_06_41_25C"/>
      <w:bookmarkEnd w:id="925"/>
      <w:r>
        <w:rPr>
          <w:rtl/>
        </w:rPr>
        <w:t>חמי דורון (שינוי):</w:t>
      </w:r>
    </w:p>
    <w:p w14:paraId="1E75609C" w14:textId="77777777" w:rsidR="00000000" w:rsidRDefault="007C71EE">
      <w:pPr>
        <w:pStyle w:val="a"/>
        <w:rPr>
          <w:rtl/>
        </w:rPr>
      </w:pPr>
    </w:p>
    <w:p w14:paraId="180803CF" w14:textId="77777777" w:rsidR="00000000" w:rsidRDefault="007C71EE">
      <w:pPr>
        <w:pStyle w:val="a"/>
        <w:rPr>
          <w:rFonts w:hint="cs"/>
          <w:rtl/>
        </w:rPr>
      </w:pPr>
      <w:r>
        <w:rPr>
          <w:rFonts w:hint="cs"/>
          <w:rtl/>
        </w:rPr>
        <w:t>יש לנו שעה שמוקדשת לקואליציה.</w:t>
      </w:r>
    </w:p>
    <w:p w14:paraId="0686EC74" w14:textId="77777777" w:rsidR="00000000" w:rsidRDefault="007C71EE">
      <w:pPr>
        <w:pStyle w:val="a"/>
        <w:rPr>
          <w:rFonts w:hint="cs"/>
          <w:rtl/>
        </w:rPr>
      </w:pPr>
    </w:p>
    <w:p w14:paraId="0129BFDD" w14:textId="77777777" w:rsidR="00000000" w:rsidRDefault="007C71EE">
      <w:pPr>
        <w:pStyle w:val="ac"/>
        <w:rPr>
          <w:rtl/>
        </w:rPr>
      </w:pPr>
      <w:r>
        <w:rPr>
          <w:rtl/>
        </w:rPr>
        <w:t>אברהם בורג (העבודה-מימד):</w:t>
      </w:r>
    </w:p>
    <w:p w14:paraId="39B22AB9" w14:textId="77777777" w:rsidR="00000000" w:rsidRDefault="007C71EE">
      <w:pPr>
        <w:pStyle w:val="a"/>
        <w:rPr>
          <w:rtl/>
        </w:rPr>
      </w:pPr>
    </w:p>
    <w:p w14:paraId="031DBFD9" w14:textId="77777777" w:rsidR="00000000" w:rsidRDefault="007C71EE">
      <w:pPr>
        <w:pStyle w:val="a"/>
        <w:rPr>
          <w:rFonts w:hint="cs"/>
          <w:rtl/>
        </w:rPr>
      </w:pPr>
      <w:r>
        <w:rPr>
          <w:rFonts w:hint="cs"/>
          <w:rtl/>
        </w:rPr>
        <w:t>כתוב שלחבר הכנסת דורו</w:t>
      </w:r>
      <w:r>
        <w:rPr>
          <w:rFonts w:hint="cs"/>
          <w:rtl/>
        </w:rPr>
        <w:t>ן יש 15 דקות.</w:t>
      </w:r>
    </w:p>
    <w:p w14:paraId="27558F19" w14:textId="77777777" w:rsidR="00000000" w:rsidRDefault="007C71EE">
      <w:pPr>
        <w:pStyle w:val="a"/>
        <w:rPr>
          <w:rFonts w:hint="cs"/>
          <w:rtl/>
        </w:rPr>
      </w:pPr>
    </w:p>
    <w:p w14:paraId="185F6C75" w14:textId="77777777" w:rsidR="00000000" w:rsidRDefault="007C71EE">
      <w:pPr>
        <w:pStyle w:val="SpeakerCon"/>
        <w:rPr>
          <w:rtl/>
        </w:rPr>
      </w:pPr>
      <w:bookmarkStart w:id="926" w:name="FS000001053T27_05_2003_06_41_49C"/>
      <w:bookmarkEnd w:id="926"/>
      <w:r>
        <w:rPr>
          <w:rtl/>
        </w:rPr>
        <w:t>חמי דורון (שינוי):</w:t>
      </w:r>
    </w:p>
    <w:p w14:paraId="1FD07BBA" w14:textId="77777777" w:rsidR="00000000" w:rsidRDefault="007C71EE">
      <w:pPr>
        <w:pStyle w:val="a"/>
        <w:rPr>
          <w:rtl/>
        </w:rPr>
      </w:pPr>
    </w:p>
    <w:p w14:paraId="1C276364" w14:textId="77777777" w:rsidR="00000000" w:rsidRDefault="007C71EE">
      <w:pPr>
        <w:pStyle w:val="a"/>
        <w:rPr>
          <w:rFonts w:hint="cs"/>
          <w:rtl/>
        </w:rPr>
      </w:pPr>
      <w:r>
        <w:rPr>
          <w:rFonts w:hint="cs"/>
          <w:rtl/>
        </w:rPr>
        <w:t>יש לנו שעה שמוקדשת לקואליציה.</w:t>
      </w:r>
    </w:p>
    <w:p w14:paraId="2E1CBE7C" w14:textId="77777777" w:rsidR="00000000" w:rsidRDefault="007C71EE">
      <w:pPr>
        <w:pStyle w:val="a"/>
        <w:rPr>
          <w:rFonts w:hint="cs"/>
          <w:rtl/>
        </w:rPr>
      </w:pPr>
    </w:p>
    <w:p w14:paraId="1FC455A5" w14:textId="77777777" w:rsidR="00000000" w:rsidRDefault="007C71EE">
      <w:pPr>
        <w:pStyle w:val="ad"/>
        <w:rPr>
          <w:rtl/>
        </w:rPr>
      </w:pPr>
      <w:r>
        <w:rPr>
          <w:rtl/>
        </w:rPr>
        <w:t>היו"ר משה כחלון:</w:t>
      </w:r>
    </w:p>
    <w:p w14:paraId="4A165011" w14:textId="77777777" w:rsidR="00000000" w:rsidRDefault="007C71EE">
      <w:pPr>
        <w:pStyle w:val="a"/>
        <w:rPr>
          <w:rtl/>
        </w:rPr>
      </w:pPr>
    </w:p>
    <w:p w14:paraId="550A6DB2" w14:textId="77777777" w:rsidR="00000000" w:rsidRDefault="007C71EE">
      <w:pPr>
        <w:pStyle w:val="a"/>
        <w:rPr>
          <w:rFonts w:hint="cs"/>
          <w:rtl/>
        </w:rPr>
      </w:pPr>
      <w:r>
        <w:rPr>
          <w:rFonts w:hint="cs"/>
          <w:rtl/>
        </w:rPr>
        <w:t>יושב-ראש הכנסת לשעבר, כל זמן שאני פה, יהיה בסדר.</w:t>
      </w:r>
    </w:p>
    <w:p w14:paraId="0C1F377C" w14:textId="77777777" w:rsidR="00000000" w:rsidRDefault="007C71EE">
      <w:pPr>
        <w:pStyle w:val="a"/>
        <w:rPr>
          <w:rFonts w:hint="cs"/>
          <w:rtl/>
        </w:rPr>
      </w:pPr>
    </w:p>
    <w:p w14:paraId="24A04027" w14:textId="77777777" w:rsidR="00000000" w:rsidRDefault="007C71EE">
      <w:pPr>
        <w:pStyle w:val="ac"/>
        <w:rPr>
          <w:rtl/>
        </w:rPr>
      </w:pPr>
      <w:r>
        <w:rPr>
          <w:rFonts w:hint="eastAsia"/>
          <w:rtl/>
        </w:rPr>
        <w:t>אברהם</w:t>
      </w:r>
      <w:r>
        <w:rPr>
          <w:rtl/>
        </w:rPr>
        <w:t xml:space="preserve"> בורג (העבודה-מימד):</w:t>
      </w:r>
    </w:p>
    <w:p w14:paraId="32C9E32C" w14:textId="77777777" w:rsidR="00000000" w:rsidRDefault="007C71EE">
      <w:pPr>
        <w:pStyle w:val="a"/>
        <w:rPr>
          <w:rFonts w:hint="cs"/>
          <w:rtl/>
        </w:rPr>
      </w:pPr>
    </w:p>
    <w:p w14:paraId="061CE202" w14:textId="77777777" w:rsidR="00000000" w:rsidRDefault="007C71EE">
      <w:pPr>
        <w:pStyle w:val="a"/>
        <w:rPr>
          <w:rFonts w:hint="cs"/>
          <w:rtl/>
        </w:rPr>
      </w:pPr>
      <w:r>
        <w:rPr>
          <w:rFonts w:hint="cs"/>
          <w:rtl/>
        </w:rPr>
        <w:t>מה כתוב? כתוב 15 דקות, בבקשה.</w:t>
      </w:r>
    </w:p>
    <w:p w14:paraId="1D172418" w14:textId="77777777" w:rsidR="00000000" w:rsidRDefault="007C71EE">
      <w:pPr>
        <w:pStyle w:val="a"/>
        <w:rPr>
          <w:rFonts w:hint="cs"/>
          <w:rtl/>
        </w:rPr>
      </w:pPr>
    </w:p>
    <w:p w14:paraId="1BD07D7E" w14:textId="77777777" w:rsidR="00000000" w:rsidRDefault="007C71EE">
      <w:pPr>
        <w:pStyle w:val="a"/>
        <w:rPr>
          <w:rFonts w:hint="cs"/>
          <w:rtl/>
        </w:rPr>
      </w:pPr>
    </w:p>
    <w:p w14:paraId="286B1D45" w14:textId="77777777" w:rsidR="00000000" w:rsidRDefault="007C71EE">
      <w:pPr>
        <w:pStyle w:val="a"/>
        <w:rPr>
          <w:rFonts w:hint="cs"/>
          <w:rtl/>
        </w:rPr>
      </w:pPr>
    </w:p>
    <w:p w14:paraId="304EB962" w14:textId="77777777" w:rsidR="00000000" w:rsidRDefault="007C71EE">
      <w:pPr>
        <w:pStyle w:val="a"/>
        <w:rPr>
          <w:rFonts w:hint="cs"/>
          <w:rtl/>
        </w:rPr>
      </w:pPr>
    </w:p>
    <w:p w14:paraId="572AABDB" w14:textId="77777777" w:rsidR="00000000" w:rsidRDefault="007C71EE">
      <w:pPr>
        <w:pStyle w:val="ad"/>
        <w:rPr>
          <w:rtl/>
        </w:rPr>
      </w:pPr>
      <w:r>
        <w:rPr>
          <w:rtl/>
        </w:rPr>
        <w:t>היו"ר משה כחלון:</w:t>
      </w:r>
    </w:p>
    <w:p w14:paraId="1B0FE6CC" w14:textId="77777777" w:rsidR="00000000" w:rsidRDefault="007C71EE">
      <w:pPr>
        <w:pStyle w:val="a"/>
        <w:rPr>
          <w:rtl/>
        </w:rPr>
      </w:pPr>
    </w:p>
    <w:p w14:paraId="4C15EBB6" w14:textId="77777777" w:rsidR="00000000" w:rsidRDefault="007C71EE">
      <w:pPr>
        <w:pStyle w:val="a"/>
        <w:rPr>
          <w:rFonts w:hint="cs"/>
          <w:rtl/>
        </w:rPr>
      </w:pPr>
      <w:r>
        <w:rPr>
          <w:rFonts w:hint="cs"/>
          <w:rtl/>
        </w:rPr>
        <w:t xml:space="preserve">מה שכתוב זה מה שיהיה, והחלטתי לתת שתי דקות </w:t>
      </w:r>
      <w:r>
        <w:rPr>
          <w:rFonts w:hint="cs"/>
          <w:rtl/>
        </w:rPr>
        <w:t>נוספות, וכעת אני גם מבקש מחבר הכנסת בורג לאפשר לו לסיים.</w:t>
      </w:r>
    </w:p>
    <w:p w14:paraId="00008986" w14:textId="77777777" w:rsidR="00000000" w:rsidRDefault="007C71EE">
      <w:pPr>
        <w:pStyle w:val="a"/>
        <w:rPr>
          <w:rFonts w:hint="cs"/>
          <w:rtl/>
        </w:rPr>
      </w:pPr>
    </w:p>
    <w:p w14:paraId="2FA89C71" w14:textId="77777777" w:rsidR="00000000" w:rsidRDefault="007C71EE">
      <w:pPr>
        <w:pStyle w:val="SpeakerCon"/>
        <w:rPr>
          <w:rtl/>
        </w:rPr>
      </w:pPr>
      <w:bookmarkStart w:id="927" w:name="FS000001053T27_05_2003_06_43_12C"/>
      <w:bookmarkEnd w:id="927"/>
      <w:r>
        <w:rPr>
          <w:rtl/>
        </w:rPr>
        <w:t>חמי דורון (שינוי):</w:t>
      </w:r>
    </w:p>
    <w:p w14:paraId="72866ED2" w14:textId="77777777" w:rsidR="00000000" w:rsidRDefault="007C71EE">
      <w:pPr>
        <w:pStyle w:val="a"/>
        <w:rPr>
          <w:rtl/>
        </w:rPr>
      </w:pPr>
    </w:p>
    <w:p w14:paraId="2A5658C4" w14:textId="77777777" w:rsidR="00000000" w:rsidRDefault="007C71EE">
      <w:pPr>
        <w:pStyle w:val="a"/>
        <w:rPr>
          <w:rFonts w:hint="cs"/>
          <w:rtl/>
        </w:rPr>
      </w:pPr>
      <w:r>
        <w:rPr>
          <w:rFonts w:hint="cs"/>
          <w:rtl/>
        </w:rPr>
        <w:t>אברהם בורג, מקובל קצת גם להיות הוגן, לנכות את זמן. הרי בסך הכול אתה יצרת אתי דיאלוג - - -</w:t>
      </w:r>
    </w:p>
    <w:p w14:paraId="4D980F06" w14:textId="77777777" w:rsidR="00000000" w:rsidRDefault="007C71EE">
      <w:pPr>
        <w:pStyle w:val="a"/>
        <w:rPr>
          <w:rFonts w:hint="cs"/>
          <w:rtl/>
        </w:rPr>
      </w:pPr>
    </w:p>
    <w:p w14:paraId="5D853F61" w14:textId="77777777" w:rsidR="00000000" w:rsidRDefault="007C71EE">
      <w:pPr>
        <w:pStyle w:val="ac"/>
        <w:rPr>
          <w:rtl/>
        </w:rPr>
      </w:pPr>
      <w:r>
        <w:rPr>
          <w:rFonts w:hint="eastAsia"/>
          <w:rtl/>
        </w:rPr>
        <w:t>אברהם</w:t>
      </w:r>
      <w:r>
        <w:rPr>
          <w:rtl/>
        </w:rPr>
        <w:t xml:space="preserve"> בורג (העבודה-מימד):</w:t>
      </w:r>
    </w:p>
    <w:p w14:paraId="5BDD6326" w14:textId="77777777" w:rsidR="00000000" w:rsidRDefault="007C71EE">
      <w:pPr>
        <w:pStyle w:val="a"/>
        <w:rPr>
          <w:rFonts w:hint="cs"/>
          <w:rtl/>
        </w:rPr>
      </w:pPr>
    </w:p>
    <w:p w14:paraId="57318CC2" w14:textId="77777777" w:rsidR="00000000" w:rsidRDefault="007C71EE">
      <w:pPr>
        <w:pStyle w:val="a"/>
        <w:rPr>
          <w:rFonts w:hint="cs"/>
          <w:rtl/>
        </w:rPr>
      </w:pPr>
      <w:r>
        <w:rPr>
          <w:rFonts w:hint="cs"/>
          <w:rtl/>
        </w:rPr>
        <w:t>לא פצענו אותך. לא אכפת לי לתת לך את הזמן הזה, אבל אין שום הצ</w:t>
      </w:r>
      <w:r>
        <w:rPr>
          <w:rFonts w:hint="cs"/>
          <w:rtl/>
        </w:rPr>
        <w:t>דקה לכך.</w:t>
      </w:r>
    </w:p>
    <w:p w14:paraId="22F1D428" w14:textId="77777777" w:rsidR="00000000" w:rsidRDefault="007C71EE">
      <w:pPr>
        <w:pStyle w:val="a"/>
        <w:rPr>
          <w:rFonts w:hint="cs"/>
          <w:rtl/>
        </w:rPr>
      </w:pPr>
    </w:p>
    <w:p w14:paraId="3264C8AA" w14:textId="77777777" w:rsidR="00000000" w:rsidRDefault="007C71EE">
      <w:pPr>
        <w:pStyle w:val="ad"/>
        <w:rPr>
          <w:rtl/>
        </w:rPr>
      </w:pPr>
      <w:r>
        <w:rPr>
          <w:rtl/>
        </w:rPr>
        <w:t>היו"ר משה כחלון:</w:t>
      </w:r>
    </w:p>
    <w:p w14:paraId="5F72FC32" w14:textId="77777777" w:rsidR="00000000" w:rsidRDefault="007C71EE">
      <w:pPr>
        <w:pStyle w:val="a"/>
        <w:rPr>
          <w:rtl/>
        </w:rPr>
      </w:pPr>
    </w:p>
    <w:p w14:paraId="5941ED38" w14:textId="77777777" w:rsidR="00000000" w:rsidRDefault="007C71EE">
      <w:pPr>
        <w:pStyle w:val="a"/>
        <w:rPr>
          <w:rFonts w:hint="cs"/>
          <w:rtl/>
        </w:rPr>
      </w:pPr>
      <w:r>
        <w:rPr>
          <w:rFonts w:hint="cs"/>
          <w:rtl/>
        </w:rPr>
        <w:t>חבר הכנסת דורון, מעכשיו שתי דקות. חבר הכנסת בורג, אני מבקש לאפשר לו שתי דקות ללא הערות ביניים.</w:t>
      </w:r>
    </w:p>
    <w:p w14:paraId="51365C21" w14:textId="77777777" w:rsidR="00000000" w:rsidRDefault="007C71EE">
      <w:pPr>
        <w:pStyle w:val="a"/>
        <w:rPr>
          <w:rFonts w:hint="cs"/>
          <w:rtl/>
        </w:rPr>
      </w:pPr>
    </w:p>
    <w:p w14:paraId="2D792F36" w14:textId="77777777" w:rsidR="00000000" w:rsidRDefault="007C71EE">
      <w:pPr>
        <w:pStyle w:val="ac"/>
        <w:rPr>
          <w:rtl/>
        </w:rPr>
      </w:pPr>
      <w:r>
        <w:rPr>
          <w:rFonts w:hint="eastAsia"/>
          <w:rtl/>
        </w:rPr>
        <w:t>אברהם</w:t>
      </w:r>
      <w:r>
        <w:rPr>
          <w:rtl/>
        </w:rPr>
        <w:t xml:space="preserve"> בורג (העבודה-מימד):</w:t>
      </w:r>
    </w:p>
    <w:p w14:paraId="1D150090" w14:textId="77777777" w:rsidR="00000000" w:rsidRDefault="007C71EE">
      <w:pPr>
        <w:pStyle w:val="a"/>
        <w:rPr>
          <w:rFonts w:hint="cs"/>
          <w:rtl/>
        </w:rPr>
      </w:pPr>
    </w:p>
    <w:p w14:paraId="49C354E7" w14:textId="77777777" w:rsidR="00000000" w:rsidRDefault="007C71EE">
      <w:pPr>
        <w:pStyle w:val="a"/>
        <w:rPr>
          <w:rFonts w:hint="cs"/>
          <w:rtl/>
        </w:rPr>
      </w:pPr>
      <w:r>
        <w:rPr>
          <w:rFonts w:hint="cs"/>
          <w:rtl/>
        </w:rPr>
        <w:t>אני מבקש שתוציא אותי מהאולם.</w:t>
      </w:r>
    </w:p>
    <w:p w14:paraId="659CEB6C" w14:textId="77777777" w:rsidR="00000000" w:rsidRDefault="007C71EE">
      <w:pPr>
        <w:pStyle w:val="a"/>
        <w:rPr>
          <w:rFonts w:hint="cs"/>
          <w:rtl/>
        </w:rPr>
      </w:pPr>
    </w:p>
    <w:p w14:paraId="50006F57" w14:textId="77777777" w:rsidR="00000000" w:rsidRDefault="007C71EE">
      <w:pPr>
        <w:pStyle w:val="ad"/>
        <w:rPr>
          <w:rtl/>
        </w:rPr>
      </w:pPr>
      <w:r>
        <w:rPr>
          <w:rtl/>
        </w:rPr>
        <w:t>היו"ר משה כחלון:</w:t>
      </w:r>
    </w:p>
    <w:p w14:paraId="3BBC4608" w14:textId="77777777" w:rsidR="00000000" w:rsidRDefault="007C71EE">
      <w:pPr>
        <w:pStyle w:val="a"/>
        <w:rPr>
          <w:rtl/>
        </w:rPr>
      </w:pPr>
    </w:p>
    <w:p w14:paraId="40D76A30" w14:textId="77777777" w:rsidR="00000000" w:rsidRDefault="007C71EE">
      <w:pPr>
        <w:pStyle w:val="a"/>
        <w:rPr>
          <w:rFonts w:hint="cs"/>
          <w:rtl/>
        </w:rPr>
      </w:pPr>
      <w:r>
        <w:rPr>
          <w:rFonts w:hint="cs"/>
          <w:rtl/>
        </w:rPr>
        <w:t>אם תבקש יפה, אעשה זאת.</w:t>
      </w:r>
    </w:p>
    <w:p w14:paraId="23117FA4" w14:textId="77777777" w:rsidR="00000000" w:rsidRDefault="007C71EE">
      <w:pPr>
        <w:pStyle w:val="a"/>
        <w:rPr>
          <w:rFonts w:hint="cs"/>
          <w:rtl/>
        </w:rPr>
      </w:pPr>
    </w:p>
    <w:p w14:paraId="715A8600" w14:textId="77777777" w:rsidR="00000000" w:rsidRDefault="007C71EE">
      <w:pPr>
        <w:pStyle w:val="SpeakerCon"/>
        <w:rPr>
          <w:rtl/>
        </w:rPr>
      </w:pPr>
      <w:bookmarkStart w:id="928" w:name="FS000001053T27_05_2003_06_46_12C"/>
      <w:bookmarkEnd w:id="928"/>
      <w:r>
        <w:rPr>
          <w:rtl/>
        </w:rPr>
        <w:t>חמי דורון (שינוי):</w:t>
      </w:r>
    </w:p>
    <w:p w14:paraId="38D39C85" w14:textId="77777777" w:rsidR="00000000" w:rsidRDefault="007C71EE">
      <w:pPr>
        <w:pStyle w:val="a"/>
        <w:rPr>
          <w:rtl/>
        </w:rPr>
      </w:pPr>
    </w:p>
    <w:p w14:paraId="29287129" w14:textId="77777777" w:rsidR="00000000" w:rsidRDefault="007C71EE">
      <w:pPr>
        <w:pStyle w:val="a"/>
        <w:rPr>
          <w:rFonts w:hint="cs"/>
          <w:rtl/>
        </w:rPr>
      </w:pPr>
      <w:r>
        <w:rPr>
          <w:rFonts w:hint="cs"/>
          <w:rtl/>
        </w:rPr>
        <w:t>יש לו בעיה, כ</w:t>
      </w:r>
      <w:r>
        <w:rPr>
          <w:rFonts w:hint="cs"/>
          <w:rtl/>
        </w:rPr>
        <w:t>י אין לו כל כך הרבה מה לומר עכשיו, אז הוא תקף אותי, וזה בסדר.</w:t>
      </w:r>
    </w:p>
    <w:p w14:paraId="0F89F961" w14:textId="77777777" w:rsidR="00000000" w:rsidRDefault="007C71EE">
      <w:pPr>
        <w:pStyle w:val="a"/>
        <w:rPr>
          <w:rFonts w:hint="cs"/>
          <w:rtl/>
        </w:rPr>
      </w:pPr>
    </w:p>
    <w:p w14:paraId="3B30BCA7" w14:textId="77777777" w:rsidR="00000000" w:rsidRDefault="007C71EE">
      <w:pPr>
        <w:pStyle w:val="ad"/>
        <w:rPr>
          <w:rtl/>
        </w:rPr>
      </w:pPr>
      <w:r>
        <w:rPr>
          <w:rtl/>
        </w:rPr>
        <w:t>היו"ר משה כחלון:</w:t>
      </w:r>
    </w:p>
    <w:p w14:paraId="57C23845" w14:textId="77777777" w:rsidR="00000000" w:rsidRDefault="007C71EE">
      <w:pPr>
        <w:pStyle w:val="a"/>
        <w:rPr>
          <w:rtl/>
        </w:rPr>
      </w:pPr>
    </w:p>
    <w:p w14:paraId="50F59498" w14:textId="77777777" w:rsidR="00000000" w:rsidRDefault="007C71EE">
      <w:pPr>
        <w:pStyle w:val="a"/>
        <w:rPr>
          <w:rFonts w:hint="cs"/>
          <w:rtl/>
        </w:rPr>
      </w:pPr>
      <w:r>
        <w:rPr>
          <w:rFonts w:hint="cs"/>
          <w:rtl/>
        </w:rPr>
        <w:t>יש מצב רוח טוב בשעות המוקדמות של הבוקר.</w:t>
      </w:r>
    </w:p>
    <w:p w14:paraId="785269C6" w14:textId="77777777" w:rsidR="00000000" w:rsidRDefault="007C71EE">
      <w:pPr>
        <w:pStyle w:val="a"/>
        <w:rPr>
          <w:rFonts w:hint="cs"/>
          <w:rtl/>
        </w:rPr>
      </w:pPr>
    </w:p>
    <w:p w14:paraId="0CB0D9FA" w14:textId="77777777" w:rsidR="00000000" w:rsidRDefault="007C71EE">
      <w:pPr>
        <w:pStyle w:val="ac"/>
        <w:rPr>
          <w:rtl/>
        </w:rPr>
      </w:pPr>
      <w:r>
        <w:rPr>
          <w:rFonts w:hint="eastAsia"/>
          <w:rtl/>
        </w:rPr>
        <w:t>אברהם</w:t>
      </w:r>
      <w:r>
        <w:rPr>
          <w:rtl/>
        </w:rPr>
        <w:t xml:space="preserve"> בורג (העבודה-מימד):</w:t>
      </w:r>
    </w:p>
    <w:p w14:paraId="77A707D6" w14:textId="77777777" w:rsidR="00000000" w:rsidRDefault="007C71EE">
      <w:pPr>
        <w:pStyle w:val="a"/>
        <w:rPr>
          <w:rFonts w:hint="cs"/>
          <w:rtl/>
        </w:rPr>
      </w:pPr>
    </w:p>
    <w:p w14:paraId="5DE48989" w14:textId="77777777" w:rsidR="00000000" w:rsidRDefault="007C71EE">
      <w:pPr>
        <w:pStyle w:val="a"/>
        <w:rPr>
          <w:rFonts w:hint="cs"/>
          <w:rtl/>
        </w:rPr>
      </w:pPr>
      <w:r>
        <w:rPr>
          <w:rFonts w:hint="cs"/>
          <w:rtl/>
        </w:rPr>
        <w:t>אמרת שאין לי מה לומר? אני יכול לקבל 20 דקות לענות על זה?</w:t>
      </w:r>
    </w:p>
    <w:p w14:paraId="237D4315" w14:textId="77777777" w:rsidR="00000000" w:rsidRDefault="007C71EE">
      <w:pPr>
        <w:pStyle w:val="SpeakerCon"/>
        <w:rPr>
          <w:rtl/>
        </w:rPr>
      </w:pPr>
      <w:bookmarkStart w:id="929" w:name="FS000001053T27_05_2003_06_47_07C"/>
      <w:bookmarkEnd w:id="929"/>
    </w:p>
    <w:p w14:paraId="17834F34" w14:textId="77777777" w:rsidR="00000000" w:rsidRDefault="007C71EE">
      <w:pPr>
        <w:pStyle w:val="SpeakerCon"/>
        <w:rPr>
          <w:rtl/>
        </w:rPr>
      </w:pPr>
      <w:r>
        <w:rPr>
          <w:rtl/>
        </w:rPr>
        <w:t>חמי דורון (שינוי):</w:t>
      </w:r>
    </w:p>
    <w:p w14:paraId="238237D0" w14:textId="77777777" w:rsidR="00000000" w:rsidRDefault="007C71EE">
      <w:pPr>
        <w:pStyle w:val="a"/>
        <w:rPr>
          <w:rtl/>
        </w:rPr>
      </w:pPr>
    </w:p>
    <w:p w14:paraId="55A3E9B2" w14:textId="77777777" w:rsidR="00000000" w:rsidRDefault="007C71EE">
      <w:pPr>
        <w:pStyle w:val="a"/>
        <w:rPr>
          <w:rFonts w:hint="cs"/>
          <w:rtl/>
        </w:rPr>
      </w:pPr>
      <w:r>
        <w:rPr>
          <w:rFonts w:hint="cs"/>
          <w:rtl/>
        </w:rPr>
        <w:t>תוכל לקבל אחר כך שעתיים. מה ה</w:t>
      </w:r>
      <w:r>
        <w:rPr>
          <w:rFonts w:hint="cs"/>
          <w:rtl/>
        </w:rPr>
        <w:t>בעיה?</w:t>
      </w:r>
    </w:p>
    <w:p w14:paraId="0C494847" w14:textId="77777777" w:rsidR="00000000" w:rsidRDefault="007C71EE">
      <w:pPr>
        <w:pStyle w:val="a"/>
        <w:rPr>
          <w:rFonts w:hint="cs"/>
          <w:rtl/>
        </w:rPr>
      </w:pPr>
    </w:p>
    <w:p w14:paraId="726693DF" w14:textId="77777777" w:rsidR="00000000" w:rsidRDefault="007C71EE">
      <w:pPr>
        <w:pStyle w:val="ac"/>
        <w:rPr>
          <w:rtl/>
        </w:rPr>
      </w:pPr>
      <w:r>
        <w:rPr>
          <w:rFonts w:hint="eastAsia"/>
          <w:rtl/>
        </w:rPr>
        <w:t>אברהם</w:t>
      </w:r>
      <w:r>
        <w:rPr>
          <w:rtl/>
        </w:rPr>
        <w:t xml:space="preserve"> בורג (העבודה-מימד):</w:t>
      </w:r>
    </w:p>
    <w:p w14:paraId="6443C82C" w14:textId="77777777" w:rsidR="00000000" w:rsidRDefault="007C71EE">
      <w:pPr>
        <w:pStyle w:val="a"/>
        <w:rPr>
          <w:rFonts w:hint="cs"/>
          <w:rtl/>
        </w:rPr>
      </w:pPr>
    </w:p>
    <w:p w14:paraId="17632B0F" w14:textId="77777777" w:rsidR="00000000" w:rsidRDefault="007C71EE">
      <w:pPr>
        <w:pStyle w:val="a"/>
        <w:rPr>
          <w:rFonts w:hint="cs"/>
          <w:rtl/>
        </w:rPr>
      </w:pPr>
      <w:r>
        <w:rPr>
          <w:rFonts w:hint="cs"/>
          <w:rtl/>
        </w:rPr>
        <w:t>אמרת שאין לי מה לומר. בלי פגיעות אישיות. אתה לא יכול להעליב אותי כך.</w:t>
      </w:r>
    </w:p>
    <w:p w14:paraId="5277A794" w14:textId="77777777" w:rsidR="00000000" w:rsidRDefault="007C71EE">
      <w:pPr>
        <w:pStyle w:val="a"/>
        <w:rPr>
          <w:rFonts w:hint="cs"/>
          <w:rtl/>
        </w:rPr>
      </w:pPr>
    </w:p>
    <w:p w14:paraId="5364BD65" w14:textId="77777777" w:rsidR="00000000" w:rsidRDefault="007C71EE">
      <w:pPr>
        <w:pStyle w:val="SpeakerCon"/>
        <w:rPr>
          <w:rtl/>
        </w:rPr>
      </w:pPr>
      <w:bookmarkStart w:id="930" w:name="FS000001053T27_05_2003_06_48_08C"/>
      <w:bookmarkEnd w:id="930"/>
      <w:r>
        <w:rPr>
          <w:rtl/>
        </w:rPr>
        <w:t>חמי דורון (שינוי):</w:t>
      </w:r>
    </w:p>
    <w:p w14:paraId="5AC2A35B" w14:textId="77777777" w:rsidR="00000000" w:rsidRDefault="007C71EE">
      <w:pPr>
        <w:pStyle w:val="a"/>
        <w:rPr>
          <w:rtl/>
        </w:rPr>
      </w:pPr>
    </w:p>
    <w:p w14:paraId="7801C7D3" w14:textId="77777777" w:rsidR="00000000" w:rsidRDefault="007C71EE">
      <w:pPr>
        <w:pStyle w:val="a"/>
        <w:rPr>
          <w:rFonts w:hint="cs"/>
          <w:rtl/>
        </w:rPr>
      </w:pPr>
      <w:r>
        <w:rPr>
          <w:rFonts w:hint="cs"/>
          <w:rtl/>
        </w:rPr>
        <w:t xml:space="preserve">חבר הכנסת בורג, אני אומר לך משהו, כמי שהיה עשר שנים חבר אופוזיציה בעיריית </w:t>
      </w:r>
      <w:r>
        <w:rPr>
          <w:rtl/>
        </w:rPr>
        <w:br/>
      </w:r>
      <w:r>
        <w:rPr>
          <w:rFonts w:hint="cs"/>
          <w:rtl/>
        </w:rPr>
        <w:t>ראשון-לציון, האמן לי - - -</w:t>
      </w:r>
    </w:p>
    <w:p w14:paraId="775BEDD3" w14:textId="77777777" w:rsidR="00000000" w:rsidRDefault="007C71EE">
      <w:pPr>
        <w:pStyle w:val="a"/>
        <w:rPr>
          <w:rFonts w:hint="cs"/>
          <w:rtl/>
        </w:rPr>
      </w:pPr>
    </w:p>
    <w:p w14:paraId="1CBFA161" w14:textId="77777777" w:rsidR="00000000" w:rsidRDefault="007C71EE">
      <w:pPr>
        <w:pStyle w:val="ac"/>
        <w:rPr>
          <w:rtl/>
        </w:rPr>
      </w:pPr>
      <w:r>
        <w:rPr>
          <w:rFonts w:hint="eastAsia"/>
          <w:rtl/>
        </w:rPr>
        <w:t>אברהם</w:t>
      </w:r>
      <w:r>
        <w:rPr>
          <w:rtl/>
        </w:rPr>
        <w:t xml:space="preserve"> בורג (העבודה-מימד):</w:t>
      </w:r>
    </w:p>
    <w:p w14:paraId="7E9EC51A" w14:textId="77777777" w:rsidR="00000000" w:rsidRDefault="007C71EE">
      <w:pPr>
        <w:pStyle w:val="a"/>
        <w:rPr>
          <w:rFonts w:hint="cs"/>
          <w:rtl/>
        </w:rPr>
      </w:pPr>
    </w:p>
    <w:p w14:paraId="2BFC5F7F" w14:textId="77777777" w:rsidR="00000000" w:rsidRDefault="007C71EE">
      <w:pPr>
        <w:pStyle w:val="a"/>
        <w:rPr>
          <w:rFonts w:hint="cs"/>
          <w:rtl/>
        </w:rPr>
      </w:pPr>
      <w:r>
        <w:rPr>
          <w:rFonts w:hint="cs"/>
          <w:rtl/>
        </w:rPr>
        <w:t>על</w:t>
      </w:r>
      <w:r>
        <w:rPr>
          <w:rFonts w:hint="cs"/>
          <w:rtl/>
        </w:rPr>
        <w:t xml:space="preserve"> זה מגיע לך צל"ש. אני לוקח את כל דברי בחזרה. אני לא מצטער שלא היית יותר שנים באופוזיציה.</w:t>
      </w:r>
    </w:p>
    <w:p w14:paraId="0BE85817" w14:textId="77777777" w:rsidR="00000000" w:rsidRDefault="007C71EE">
      <w:pPr>
        <w:pStyle w:val="a"/>
        <w:rPr>
          <w:rFonts w:hint="cs"/>
          <w:rtl/>
        </w:rPr>
      </w:pPr>
    </w:p>
    <w:p w14:paraId="6B8832BC" w14:textId="77777777" w:rsidR="00000000" w:rsidRDefault="007C71EE">
      <w:pPr>
        <w:pStyle w:val="SpeakerCon"/>
        <w:rPr>
          <w:rtl/>
        </w:rPr>
      </w:pPr>
      <w:bookmarkStart w:id="931" w:name="FS000001053T27_05_2003_06_49_20C"/>
      <w:bookmarkEnd w:id="931"/>
      <w:r>
        <w:rPr>
          <w:rtl/>
        </w:rPr>
        <w:t>חמי דורון (שינוי):</w:t>
      </w:r>
    </w:p>
    <w:p w14:paraId="630F41F8" w14:textId="77777777" w:rsidR="00000000" w:rsidRDefault="007C71EE">
      <w:pPr>
        <w:pStyle w:val="a"/>
        <w:rPr>
          <w:rtl/>
        </w:rPr>
      </w:pPr>
    </w:p>
    <w:p w14:paraId="5B62A1AE" w14:textId="77777777" w:rsidR="00000000" w:rsidRDefault="007C71EE">
      <w:pPr>
        <w:pStyle w:val="a"/>
        <w:rPr>
          <w:rFonts w:hint="cs"/>
          <w:rtl/>
        </w:rPr>
      </w:pPr>
      <w:r>
        <w:rPr>
          <w:rFonts w:hint="cs"/>
          <w:rtl/>
        </w:rPr>
        <w:t>אני מקווה שעכשיו נחליף שם את ראש העיר, וזה יהיה בסדר. זה גם לטובתכם. דווקא בחבר מפלגה שלך אני רוצה.</w:t>
      </w:r>
    </w:p>
    <w:p w14:paraId="71E18133" w14:textId="77777777" w:rsidR="00000000" w:rsidRDefault="007C71EE">
      <w:pPr>
        <w:pStyle w:val="a"/>
        <w:rPr>
          <w:rFonts w:hint="cs"/>
          <w:rtl/>
        </w:rPr>
      </w:pPr>
    </w:p>
    <w:p w14:paraId="73267E6E" w14:textId="77777777" w:rsidR="00000000" w:rsidRDefault="007C71EE">
      <w:pPr>
        <w:pStyle w:val="ad"/>
        <w:rPr>
          <w:rtl/>
        </w:rPr>
      </w:pPr>
      <w:r>
        <w:rPr>
          <w:rtl/>
        </w:rPr>
        <w:t>היו"ר משה כחלון:</w:t>
      </w:r>
    </w:p>
    <w:p w14:paraId="26CD3A5F" w14:textId="77777777" w:rsidR="00000000" w:rsidRDefault="007C71EE">
      <w:pPr>
        <w:pStyle w:val="a"/>
        <w:rPr>
          <w:rtl/>
        </w:rPr>
      </w:pPr>
    </w:p>
    <w:p w14:paraId="2A452475" w14:textId="77777777" w:rsidR="00000000" w:rsidRDefault="007C71EE">
      <w:pPr>
        <w:pStyle w:val="a"/>
        <w:rPr>
          <w:rFonts w:hint="cs"/>
          <w:rtl/>
        </w:rPr>
      </w:pPr>
      <w:r>
        <w:rPr>
          <w:rFonts w:hint="cs"/>
          <w:rtl/>
        </w:rPr>
        <w:t xml:space="preserve">חבר הכנסת דורון, אני מבקש, </w:t>
      </w:r>
      <w:r>
        <w:rPr>
          <w:rFonts w:hint="cs"/>
          <w:rtl/>
        </w:rPr>
        <w:t>אם אתה רוצה לחזור.</w:t>
      </w:r>
    </w:p>
    <w:p w14:paraId="39945D18" w14:textId="77777777" w:rsidR="00000000" w:rsidRDefault="007C71EE">
      <w:pPr>
        <w:pStyle w:val="a"/>
        <w:rPr>
          <w:rFonts w:hint="cs"/>
          <w:rtl/>
        </w:rPr>
      </w:pPr>
    </w:p>
    <w:p w14:paraId="0BC42B3A" w14:textId="77777777" w:rsidR="00000000" w:rsidRDefault="007C71EE">
      <w:pPr>
        <w:pStyle w:val="ac"/>
        <w:rPr>
          <w:rtl/>
        </w:rPr>
      </w:pPr>
      <w:r>
        <w:rPr>
          <w:rFonts w:hint="eastAsia"/>
          <w:rtl/>
        </w:rPr>
        <w:t>אברהם</w:t>
      </w:r>
      <w:r>
        <w:rPr>
          <w:rtl/>
        </w:rPr>
        <w:t xml:space="preserve"> בורג (העבודה-מימד):</w:t>
      </w:r>
    </w:p>
    <w:p w14:paraId="7FBB0ACF" w14:textId="77777777" w:rsidR="00000000" w:rsidRDefault="007C71EE">
      <w:pPr>
        <w:pStyle w:val="a"/>
        <w:rPr>
          <w:rtl/>
        </w:rPr>
      </w:pPr>
    </w:p>
    <w:p w14:paraId="459AB6FD" w14:textId="77777777" w:rsidR="00000000" w:rsidRDefault="007C71EE">
      <w:pPr>
        <w:pStyle w:val="a"/>
        <w:rPr>
          <w:rFonts w:hint="cs"/>
          <w:rtl/>
        </w:rPr>
      </w:pPr>
      <w:r>
        <w:rPr>
          <w:rFonts w:hint="cs"/>
          <w:rtl/>
        </w:rPr>
        <w:t>מי זה?</w:t>
      </w:r>
    </w:p>
    <w:p w14:paraId="5B6AD143" w14:textId="77777777" w:rsidR="00000000" w:rsidRDefault="007C71EE">
      <w:pPr>
        <w:pStyle w:val="a"/>
        <w:rPr>
          <w:rFonts w:hint="cs"/>
          <w:rtl/>
        </w:rPr>
      </w:pPr>
    </w:p>
    <w:p w14:paraId="2BEAF0E0" w14:textId="77777777" w:rsidR="00000000" w:rsidRDefault="007C71EE">
      <w:pPr>
        <w:pStyle w:val="SpeakerCon"/>
        <w:rPr>
          <w:rtl/>
        </w:rPr>
      </w:pPr>
      <w:bookmarkStart w:id="932" w:name="FS000001053T27_05_2003_06_50_22C"/>
      <w:bookmarkEnd w:id="932"/>
      <w:r>
        <w:rPr>
          <w:rtl/>
        </w:rPr>
        <w:t>חמי דורון (שינוי):</w:t>
      </w:r>
    </w:p>
    <w:p w14:paraId="6F278CAD" w14:textId="77777777" w:rsidR="00000000" w:rsidRDefault="007C71EE">
      <w:pPr>
        <w:pStyle w:val="a"/>
        <w:rPr>
          <w:rtl/>
        </w:rPr>
      </w:pPr>
    </w:p>
    <w:p w14:paraId="5B4CB7BD" w14:textId="77777777" w:rsidR="00000000" w:rsidRDefault="007C71EE">
      <w:pPr>
        <w:pStyle w:val="a"/>
        <w:rPr>
          <w:rFonts w:hint="cs"/>
          <w:rtl/>
        </w:rPr>
      </w:pPr>
      <w:r>
        <w:rPr>
          <w:rFonts w:hint="cs"/>
          <w:rtl/>
        </w:rPr>
        <w:t>דב צור. אני תומך בו.</w:t>
      </w:r>
    </w:p>
    <w:p w14:paraId="2931C745" w14:textId="77777777" w:rsidR="00000000" w:rsidRDefault="007C71EE">
      <w:pPr>
        <w:pStyle w:val="a"/>
        <w:rPr>
          <w:rFonts w:hint="cs"/>
          <w:rtl/>
        </w:rPr>
      </w:pPr>
    </w:p>
    <w:p w14:paraId="75B67456" w14:textId="77777777" w:rsidR="00000000" w:rsidRDefault="007C71EE">
      <w:pPr>
        <w:pStyle w:val="ac"/>
        <w:rPr>
          <w:rtl/>
        </w:rPr>
      </w:pPr>
      <w:r>
        <w:rPr>
          <w:rFonts w:hint="eastAsia"/>
          <w:rtl/>
        </w:rPr>
        <w:t>אברהם</w:t>
      </w:r>
      <w:r>
        <w:rPr>
          <w:rtl/>
        </w:rPr>
        <w:t xml:space="preserve"> בורג (העבודה-מימד):</w:t>
      </w:r>
    </w:p>
    <w:p w14:paraId="7399F203" w14:textId="77777777" w:rsidR="00000000" w:rsidRDefault="007C71EE">
      <w:pPr>
        <w:pStyle w:val="a"/>
        <w:rPr>
          <w:rFonts w:hint="cs"/>
          <w:rtl/>
        </w:rPr>
      </w:pPr>
    </w:p>
    <w:p w14:paraId="73E65725" w14:textId="77777777" w:rsidR="00000000" w:rsidRDefault="007C71EE">
      <w:pPr>
        <w:pStyle w:val="a"/>
        <w:ind w:firstLine="720"/>
        <w:rPr>
          <w:rFonts w:hint="cs"/>
          <w:rtl/>
        </w:rPr>
      </w:pPr>
      <w:r>
        <w:rPr>
          <w:rFonts w:hint="cs"/>
          <w:rtl/>
        </w:rPr>
        <w:t>אם כך, אני בא לעזור.</w:t>
      </w:r>
    </w:p>
    <w:p w14:paraId="66AA2298" w14:textId="77777777" w:rsidR="00000000" w:rsidRDefault="007C71EE">
      <w:pPr>
        <w:pStyle w:val="SpeakerCon"/>
        <w:rPr>
          <w:rtl/>
        </w:rPr>
      </w:pPr>
      <w:bookmarkStart w:id="933" w:name="FS000001053T27_05_2003_06_52_12C"/>
      <w:bookmarkEnd w:id="933"/>
    </w:p>
    <w:p w14:paraId="27FE20AC" w14:textId="77777777" w:rsidR="00000000" w:rsidRDefault="007C71EE">
      <w:pPr>
        <w:pStyle w:val="SpeakerCon"/>
        <w:rPr>
          <w:rtl/>
        </w:rPr>
      </w:pPr>
      <w:r>
        <w:rPr>
          <w:rtl/>
        </w:rPr>
        <w:t>חמי דורון (שינוי):</w:t>
      </w:r>
    </w:p>
    <w:p w14:paraId="5B383F33" w14:textId="77777777" w:rsidR="00000000" w:rsidRDefault="007C71EE">
      <w:pPr>
        <w:pStyle w:val="a"/>
        <w:rPr>
          <w:rtl/>
        </w:rPr>
      </w:pPr>
    </w:p>
    <w:p w14:paraId="17DD63C4" w14:textId="77777777" w:rsidR="00000000" w:rsidRDefault="007C71EE">
      <w:pPr>
        <w:pStyle w:val="a"/>
        <w:rPr>
          <w:rFonts w:hint="cs"/>
          <w:rtl/>
        </w:rPr>
      </w:pPr>
      <w:r>
        <w:rPr>
          <w:rFonts w:hint="cs"/>
          <w:rtl/>
        </w:rPr>
        <w:t>הלוואי.</w:t>
      </w:r>
    </w:p>
    <w:p w14:paraId="234920AF" w14:textId="77777777" w:rsidR="00000000" w:rsidRDefault="007C71EE">
      <w:pPr>
        <w:pStyle w:val="a"/>
        <w:rPr>
          <w:rFonts w:hint="cs"/>
          <w:rtl/>
        </w:rPr>
      </w:pPr>
    </w:p>
    <w:p w14:paraId="4777A22E" w14:textId="77777777" w:rsidR="00000000" w:rsidRDefault="007C71EE">
      <w:pPr>
        <w:pStyle w:val="ad"/>
        <w:rPr>
          <w:rtl/>
        </w:rPr>
      </w:pPr>
      <w:r>
        <w:rPr>
          <w:rtl/>
        </w:rPr>
        <w:t>היו"ר משה כחלון:</w:t>
      </w:r>
    </w:p>
    <w:p w14:paraId="539598EC" w14:textId="77777777" w:rsidR="00000000" w:rsidRDefault="007C71EE">
      <w:pPr>
        <w:pStyle w:val="a"/>
        <w:rPr>
          <w:rtl/>
        </w:rPr>
      </w:pPr>
    </w:p>
    <w:p w14:paraId="2D188A40" w14:textId="77777777" w:rsidR="00000000" w:rsidRDefault="007C71EE">
      <w:pPr>
        <w:pStyle w:val="a"/>
        <w:rPr>
          <w:rFonts w:hint="cs"/>
          <w:rtl/>
        </w:rPr>
      </w:pPr>
      <w:r>
        <w:rPr>
          <w:rFonts w:hint="cs"/>
          <w:rtl/>
        </w:rPr>
        <w:t>חבר הכנסת בורג, העסקאות המוניציפליות זה אחרי 08:00.</w:t>
      </w:r>
    </w:p>
    <w:p w14:paraId="217C7E09" w14:textId="77777777" w:rsidR="00000000" w:rsidRDefault="007C71EE">
      <w:pPr>
        <w:pStyle w:val="a"/>
        <w:rPr>
          <w:rFonts w:hint="cs"/>
          <w:rtl/>
        </w:rPr>
      </w:pPr>
    </w:p>
    <w:p w14:paraId="3FFBEF5E" w14:textId="77777777" w:rsidR="00000000" w:rsidRDefault="007C71EE">
      <w:pPr>
        <w:pStyle w:val="ac"/>
        <w:rPr>
          <w:rtl/>
        </w:rPr>
      </w:pPr>
      <w:r>
        <w:rPr>
          <w:rFonts w:hint="eastAsia"/>
          <w:rtl/>
        </w:rPr>
        <w:t>אברהם</w:t>
      </w:r>
      <w:r>
        <w:rPr>
          <w:rtl/>
        </w:rPr>
        <w:t xml:space="preserve"> בורג</w:t>
      </w:r>
      <w:r>
        <w:rPr>
          <w:rtl/>
        </w:rPr>
        <w:t xml:space="preserve"> (העבודה-מימד):</w:t>
      </w:r>
    </w:p>
    <w:p w14:paraId="3F1AC9A8" w14:textId="77777777" w:rsidR="00000000" w:rsidRDefault="007C71EE">
      <w:pPr>
        <w:pStyle w:val="a"/>
        <w:rPr>
          <w:rFonts w:hint="cs"/>
          <w:rtl/>
        </w:rPr>
      </w:pPr>
    </w:p>
    <w:p w14:paraId="01B70A13" w14:textId="77777777" w:rsidR="00000000" w:rsidRDefault="007C71EE">
      <w:pPr>
        <w:pStyle w:val="a"/>
        <w:ind w:firstLine="720"/>
        <w:rPr>
          <w:rFonts w:hint="cs"/>
          <w:rtl/>
        </w:rPr>
      </w:pPr>
      <w:r>
        <w:rPr>
          <w:rFonts w:hint="cs"/>
          <w:rtl/>
        </w:rPr>
        <w:t>אני אוותר עכשיו על שתי דקות.</w:t>
      </w:r>
    </w:p>
    <w:p w14:paraId="660A3EC9" w14:textId="77777777" w:rsidR="00000000" w:rsidRDefault="007C71EE">
      <w:pPr>
        <w:pStyle w:val="a"/>
        <w:rPr>
          <w:rFonts w:hint="cs"/>
          <w:rtl/>
        </w:rPr>
      </w:pPr>
    </w:p>
    <w:p w14:paraId="32179497" w14:textId="77777777" w:rsidR="00000000" w:rsidRDefault="007C71EE">
      <w:pPr>
        <w:pStyle w:val="ad"/>
        <w:rPr>
          <w:rtl/>
        </w:rPr>
      </w:pPr>
      <w:r>
        <w:rPr>
          <w:rtl/>
        </w:rPr>
        <w:t>היו"ר משה כחלון:</w:t>
      </w:r>
    </w:p>
    <w:p w14:paraId="4DAC4117" w14:textId="77777777" w:rsidR="00000000" w:rsidRDefault="007C71EE">
      <w:pPr>
        <w:pStyle w:val="a"/>
        <w:rPr>
          <w:rtl/>
        </w:rPr>
      </w:pPr>
    </w:p>
    <w:p w14:paraId="644A0032" w14:textId="77777777" w:rsidR="00000000" w:rsidRDefault="007C71EE">
      <w:pPr>
        <w:pStyle w:val="a"/>
        <w:rPr>
          <w:rFonts w:hint="cs"/>
          <w:rtl/>
        </w:rPr>
      </w:pPr>
      <w:r>
        <w:rPr>
          <w:rFonts w:hint="cs"/>
          <w:rtl/>
        </w:rPr>
        <w:t>חבר הכנסת דורון, אתה מסיים במשפט. בבקשה.</w:t>
      </w:r>
    </w:p>
    <w:p w14:paraId="05F66D23" w14:textId="77777777" w:rsidR="00000000" w:rsidRDefault="007C71EE">
      <w:pPr>
        <w:pStyle w:val="a"/>
        <w:rPr>
          <w:rFonts w:hint="cs"/>
          <w:rtl/>
        </w:rPr>
      </w:pPr>
    </w:p>
    <w:p w14:paraId="59C58B90" w14:textId="77777777" w:rsidR="00000000" w:rsidRDefault="007C71EE">
      <w:pPr>
        <w:pStyle w:val="SpeakerCon"/>
        <w:rPr>
          <w:rtl/>
        </w:rPr>
      </w:pPr>
      <w:bookmarkStart w:id="934" w:name="FS000001053T27_05_2003_06_52_51C"/>
      <w:bookmarkEnd w:id="934"/>
      <w:r>
        <w:rPr>
          <w:rtl/>
        </w:rPr>
        <w:t>חמי דורון (שינוי):</w:t>
      </w:r>
    </w:p>
    <w:p w14:paraId="0A8807D4" w14:textId="77777777" w:rsidR="00000000" w:rsidRDefault="007C71EE">
      <w:pPr>
        <w:pStyle w:val="a"/>
        <w:rPr>
          <w:rtl/>
        </w:rPr>
      </w:pPr>
    </w:p>
    <w:p w14:paraId="1FA114CD" w14:textId="77777777" w:rsidR="00000000" w:rsidRDefault="007C71EE">
      <w:pPr>
        <w:pStyle w:val="a"/>
        <w:rPr>
          <w:rFonts w:hint="cs"/>
          <w:rtl/>
        </w:rPr>
      </w:pPr>
      <w:r>
        <w:rPr>
          <w:rFonts w:hint="cs"/>
          <w:rtl/>
        </w:rPr>
        <w:t xml:space="preserve">חבר הכנסת בורג, לשיטתך, אומר לך את דעתי האישית, אמרתי את זה בצורה ברורה מאוד, אני נגד ההיטל הזה, אני נגד ההיטל על העובדים הזרים, </w:t>
      </w:r>
      <w:r>
        <w:rPr>
          <w:rFonts w:hint="cs"/>
          <w:rtl/>
        </w:rPr>
        <w:t>כי זה לא מה שישמש תרופה. זו לא התרופה שתביא לקיצוץ באבטלה. זאת טעות.</w:t>
      </w:r>
    </w:p>
    <w:p w14:paraId="01A7CC93" w14:textId="77777777" w:rsidR="00000000" w:rsidRDefault="007C71EE">
      <w:pPr>
        <w:pStyle w:val="a"/>
        <w:rPr>
          <w:rFonts w:hint="cs"/>
          <w:rtl/>
        </w:rPr>
      </w:pPr>
    </w:p>
    <w:p w14:paraId="1D5FDD8D" w14:textId="77777777" w:rsidR="00000000" w:rsidRDefault="007C71EE">
      <w:pPr>
        <w:pStyle w:val="ac"/>
        <w:rPr>
          <w:rtl/>
        </w:rPr>
      </w:pPr>
      <w:r>
        <w:rPr>
          <w:rFonts w:hint="eastAsia"/>
          <w:rtl/>
        </w:rPr>
        <w:t>קולט</w:t>
      </w:r>
      <w:r>
        <w:rPr>
          <w:rtl/>
        </w:rPr>
        <w:t xml:space="preserve"> אביטל (העבודה-מימד):</w:t>
      </w:r>
    </w:p>
    <w:p w14:paraId="01C31BE8" w14:textId="77777777" w:rsidR="00000000" w:rsidRDefault="007C71EE">
      <w:pPr>
        <w:pStyle w:val="a"/>
        <w:rPr>
          <w:rFonts w:hint="cs"/>
          <w:rtl/>
        </w:rPr>
      </w:pPr>
    </w:p>
    <w:p w14:paraId="35123C4E" w14:textId="77777777" w:rsidR="00000000" w:rsidRDefault="007C71EE">
      <w:pPr>
        <w:pStyle w:val="a"/>
        <w:rPr>
          <w:rFonts w:hint="cs"/>
          <w:rtl/>
        </w:rPr>
      </w:pPr>
      <w:r>
        <w:rPr>
          <w:rFonts w:hint="cs"/>
          <w:rtl/>
        </w:rPr>
        <w:t>תסביר מה עושה ראש הממשלה שלך עם כל העובדים בחווה שלו, חבר הכנסת דורון.</w:t>
      </w:r>
    </w:p>
    <w:p w14:paraId="17A05432" w14:textId="77777777" w:rsidR="00000000" w:rsidRDefault="007C71EE">
      <w:pPr>
        <w:pStyle w:val="a"/>
        <w:rPr>
          <w:rFonts w:hint="cs"/>
          <w:rtl/>
        </w:rPr>
      </w:pPr>
    </w:p>
    <w:p w14:paraId="7CCAB872" w14:textId="77777777" w:rsidR="00000000" w:rsidRDefault="007C71EE">
      <w:pPr>
        <w:pStyle w:val="SpeakerCon"/>
        <w:rPr>
          <w:rtl/>
        </w:rPr>
      </w:pPr>
      <w:bookmarkStart w:id="935" w:name="FS000001053T27_05_2003_06_54_19C"/>
      <w:bookmarkEnd w:id="935"/>
      <w:r>
        <w:rPr>
          <w:rtl/>
        </w:rPr>
        <w:t>חמי דורון (שינוי):</w:t>
      </w:r>
    </w:p>
    <w:p w14:paraId="0812F167" w14:textId="77777777" w:rsidR="00000000" w:rsidRDefault="007C71EE">
      <w:pPr>
        <w:pStyle w:val="a"/>
        <w:rPr>
          <w:rtl/>
        </w:rPr>
      </w:pPr>
    </w:p>
    <w:p w14:paraId="59C3C193" w14:textId="77777777" w:rsidR="00000000" w:rsidRDefault="007C71EE">
      <w:pPr>
        <w:pStyle w:val="a"/>
        <w:rPr>
          <w:rFonts w:hint="cs"/>
          <w:rtl/>
        </w:rPr>
      </w:pPr>
      <w:r>
        <w:rPr>
          <w:rFonts w:hint="cs"/>
          <w:rtl/>
        </w:rPr>
        <w:t>חברת הכנסת אביטל, הרי לא מנכים לי את זמן הפציעות. אם אני אענה לך, ב</w:t>
      </w:r>
      <w:r>
        <w:rPr>
          <w:rFonts w:hint="cs"/>
          <w:rtl/>
        </w:rPr>
        <w:t>סופו של דבר לא אוכל לדבר.</w:t>
      </w:r>
    </w:p>
    <w:p w14:paraId="45E61758" w14:textId="77777777" w:rsidR="00000000" w:rsidRDefault="007C71EE">
      <w:pPr>
        <w:pStyle w:val="a"/>
        <w:rPr>
          <w:rFonts w:hint="cs"/>
          <w:rtl/>
        </w:rPr>
      </w:pPr>
    </w:p>
    <w:p w14:paraId="271A56DF" w14:textId="77777777" w:rsidR="00000000" w:rsidRDefault="007C71EE">
      <w:pPr>
        <w:pStyle w:val="ac"/>
        <w:rPr>
          <w:rtl/>
        </w:rPr>
      </w:pPr>
      <w:r>
        <w:rPr>
          <w:rFonts w:hint="eastAsia"/>
          <w:rtl/>
        </w:rPr>
        <w:t>קולט</w:t>
      </w:r>
      <w:r>
        <w:rPr>
          <w:rtl/>
        </w:rPr>
        <w:t xml:space="preserve"> אביטל (העבודה-מימד):</w:t>
      </w:r>
    </w:p>
    <w:p w14:paraId="388382ED" w14:textId="77777777" w:rsidR="00000000" w:rsidRDefault="007C71EE">
      <w:pPr>
        <w:pStyle w:val="a"/>
        <w:rPr>
          <w:rFonts w:hint="cs"/>
          <w:rtl/>
        </w:rPr>
      </w:pPr>
    </w:p>
    <w:p w14:paraId="284296BD" w14:textId="77777777" w:rsidR="00000000" w:rsidRDefault="007C71EE">
      <w:pPr>
        <w:pStyle w:val="a"/>
        <w:rPr>
          <w:rFonts w:hint="cs"/>
          <w:rtl/>
        </w:rPr>
      </w:pPr>
      <w:r>
        <w:rPr>
          <w:rFonts w:hint="cs"/>
          <w:rtl/>
        </w:rPr>
        <w:t>אז אל תענה.</w:t>
      </w:r>
    </w:p>
    <w:p w14:paraId="1D9DA5EE" w14:textId="77777777" w:rsidR="00000000" w:rsidRDefault="007C71EE">
      <w:pPr>
        <w:pStyle w:val="a"/>
        <w:rPr>
          <w:rFonts w:hint="cs"/>
          <w:rtl/>
        </w:rPr>
      </w:pPr>
    </w:p>
    <w:p w14:paraId="43F36A10" w14:textId="77777777" w:rsidR="00000000" w:rsidRDefault="007C71EE">
      <w:pPr>
        <w:pStyle w:val="ac"/>
        <w:rPr>
          <w:rtl/>
        </w:rPr>
      </w:pPr>
      <w:r>
        <w:rPr>
          <w:rFonts w:hint="eastAsia"/>
          <w:rtl/>
        </w:rPr>
        <w:t>אברהם</w:t>
      </w:r>
      <w:r>
        <w:rPr>
          <w:rtl/>
        </w:rPr>
        <w:t xml:space="preserve"> בורג (העבודה-מימד):</w:t>
      </w:r>
    </w:p>
    <w:p w14:paraId="6C38B00A" w14:textId="77777777" w:rsidR="00000000" w:rsidRDefault="007C71EE">
      <w:pPr>
        <w:pStyle w:val="a"/>
        <w:rPr>
          <w:rFonts w:hint="cs"/>
          <w:rtl/>
        </w:rPr>
      </w:pPr>
    </w:p>
    <w:p w14:paraId="55C673BB" w14:textId="77777777" w:rsidR="00000000" w:rsidRDefault="007C71EE">
      <w:pPr>
        <w:pStyle w:val="a"/>
        <w:rPr>
          <w:rFonts w:hint="cs"/>
          <w:rtl/>
        </w:rPr>
      </w:pPr>
      <w:r>
        <w:rPr>
          <w:rFonts w:hint="cs"/>
          <w:rtl/>
        </w:rPr>
        <w:t>אני לא מבין, הדם שלנו שותת, ואתה מקבל זמן פציעות?</w:t>
      </w:r>
    </w:p>
    <w:p w14:paraId="3952AFC4" w14:textId="77777777" w:rsidR="00000000" w:rsidRDefault="007C71EE">
      <w:pPr>
        <w:pStyle w:val="SpeakerCon"/>
        <w:rPr>
          <w:rtl/>
        </w:rPr>
      </w:pPr>
      <w:bookmarkStart w:id="936" w:name="FS000001053T27_05_2003_06_55_02C"/>
      <w:bookmarkEnd w:id="936"/>
    </w:p>
    <w:p w14:paraId="342DBC15" w14:textId="77777777" w:rsidR="00000000" w:rsidRDefault="007C71EE">
      <w:pPr>
        <w:pStyle w:val="SpeakerCon"/>
        <w:rPr>
          <w:rtl/>
        </w:rPr>
      </w:pPr>
      <w:r>
        <w:rPr>
          <w:rtl/>
        </w:rPr>
        <w:t>חמי דורון (שינוי):</w:t>
      </w:r>
    </w:p>
    <w:p w14:paraId="59954F37" w14:textId="77777777" w:rsidR="00000000" w:rsidRDefault="007C71EE">
      <w:pPr>
        <w:pStyle w:val="a"/>
        <w:rPr>
          <w:rtl/>
        </w:rPr>
      </w:pPr>
    </w:p>
    <w:p w14:paraId="500CC5CC" w14:textId="77777777" w:rsidR="00000000" w:rsidRDefault="007C71EE">
      <w:pPr>
        <w:pStyle w:val="a"/>
        <w:rPr>
          <w:rFonts w:hint="cs"/>
          <w:rtl/>
        </w:rPr>
      </w:pPr>
      <w:r>
        <w:rPr>
          <w:rFonts w:hint="cs"/>
          <w:rtl/>
        </w:rPr>
        <w:t>הדם שלכם שותת? אתם ממש מסכנים. תנחומי.</w:t>
      </w:r>
    </w:p>
    <w:p w14:paraId="150D14A1" w14:textId="77777777" w:rsidR="00000000" w:rsidRDefault="007C71EE">
      <w:pPr>
        <w:pStyle w:val="a"/>
        <w:rPr>
          <w:rFonts w:hint="cs"/>
          <w:rtl/>
        </w:rPr>
      </w:pPr>
    </w:p>
    <w:p w14:paraId="31DD1F15" w14:textId="77777777" w:rsidR="00000000" w:rsidRDefault="007C71EE">
      <w:pPr>
        <w:pStyle w:val="ad"/>
        <w:rPr>
          <w:rtl/>
        </w:rPr>
      </w:pPr>
      <w:r>
        <w:rPr>
          <w:rtl/>
        </w:rPr>
        <w:t>היו"ר משה כחלון:</w:t>
      </w:r>
    </w:p>
    <w:p w14:paraId="0AFE441F" w14:textId="77777777" w:rsidR="00000000" w:rsidRDefault="007C71EE">
      <w:pPr>
        <w:pStyle w:val="a"/>
        <w:rPr>
          <w:rtl/>
        </w:rPr>
      </w:pPr>
    </w:p>
    <w:p w14:paraId="5788046B" w14:textId="77777777" w:rsidR="00000000" w:rsidRDefault="007C71EE">
      <w:pPr>
        <w:pStyle w:val="a"/>
        <w:rPr>
          <w:rFonts w:hint="cs"/>
          <w:rtl/>
        </w:rPr>
      </w:pPr>
      <w:r>
        <w:rPr>
          <w:rFonts w:hint="cs"/>
          <w:rtl/>
        </w:rPr>
        <w:t>חבר הכנסת בורג, אולי תדאג שחבר הכ</w:t>
      </w:r>
      <w:r>
        <w:rPr>
          <w:rFonts w:hint="cs"/>
          <w:rtl/>
        </w:rPr>
        <w:t>נסת וילנאי יהיה כאן.</w:t>
      </w:r>
    </w:p>
    <w:p w14:paraId="181E6EB1" w14:textId="77777777" w:rsidR="00000000" w:rsidRDefault="007C71EE">
      <w:pPr>
        <w:pStyle w:val="a"/>
        <w:rPr>
          <w:rFonts w:hint="cs"/>
          <w:rtl/>
        </w:rPr>
      </w:pPr>
    </w:p>
    <w:p w14:paraId="62892C67" w14:textId="77777777" w:rsidR="00000000" w:rsidRDefault="007C71EE">
      <w:pPr>
        <w:pStyle w:val="ac"/>
        <w:rPr>
          <w:rtl/>
        </w:rPr>
      </w:pPr>
      <w:r>
        <w:rPr>
          <w:rFonts w:hint="eastAsia"/>
          <w:rtl/>
        </w:rPr>
        <w:t>אברהם</w:t>
      </w:r>
      <w:r>
        <w:rPr>
          <w:rtl/>
        </w:rPr>
        <w:t xml:space="preserve"> בורג (העבודה-מימד):</w:t>
      </w:r>
    </w:p>
    <w:p w14:paraId="43795CC9" w14:textId="77777777" w:rsidR="00000000" w:rsidRDefault="007C71EE">
      <w:pPr>
        <w:pStyle w:val="a"/>
        <w:rPr>
          <w:rFonts w:hint="cs"/>
          <w:rtl/>
        </w:rPr>
      </w:pPr>
    </w:p>
    <w:p w14:paraId="21E95E0B" w14:textId="77777777" w:rsidR="00000000" w:rsidRDefault="007C71EE">
      <w:pPr>
        <w:pStyle w:val="a"/>
        <w:rPr>
          <w:rFonts w:hint="cs"/>
          <w:rtl/>
        </w:rPr>
      </w:pPr>
      <w:r>
        <w:rPr>
          <w:rFonts w:hint="cs"/>
          <w:rtl/>
        </w:rPr>
        <w:t>אני אדבר במקומו.</w:t>
      </w:r>
    </w:p>
    <w:p w14:paraId="10C9895E" w14:textId="77777777" w:rsidR="00000000" w:rsidRDefault="007C71EE">
      <w:pPr>
        <w:pStyle w:val="a"/>
        <w:rPr>
          <w:rFonts w:hint="cs"/>
          <w:rtl/>
        </w:rPr>
      </w:pPr>
    </w:p>
    <w:p w14:paraId="1EA7858F" w14:textId="77777777" w:rsidR="00000000" w:rsidRDefault="007C71EE">
      <w:pPr>
        <w:pStyle w:val="SpeakerCon"/>
        <w:rPr>
          <w:rtl/>
        </w:rPr>
      </w:pPr>
      <w:bookmarkStart w:id="937" w:name="FS000001053T27_05_2003_06_55_37C"/>
      <w:bookmarkEnd w:id="937"/>
      <w:r>
        <w:rPr>
          <w:rtl/>
        </w:rPr>
        <w:t>חמי דורון (שינוי):</w:t>
      </w:r>
    </w:p>
    <w:p w14:paraId="1BBB9173" w14:textId="77777777" w:rsidR="00000000" w:rsidRDefault="007C71EE">
      <w:pPr>
        <w:pStyle w:val="a"/>
        <w:rPr>
          <w:rtl/>
        </w:rPr>
      </w:pPr>
    </w:p>
    <w:p w14:paraId="05C79BBC" w14:textId="77777777" w:rsidR="00000000" w:rsidRDefault="007C71EE">
      <w:pPr>
        <w:pStyle w:val="a"/>
        <w:rPr>
          <w:rFonts w:hint="cs"/>
          <w:rtl/>
        </w:rPr>
      </w:pPr>
      <w:r>
        <w:rPr>
          <w:rFonts w:hint="cs"/>
          <w:rtl/>
        </w:rPr>
        <w:t>הנושא של העובדים הזרים בחקלאות, בעיקר במה שקורה היום ביישובי הערבה, שזקוקים ומשוועים לעובדים הזרים האלה - - -</w:t>
      </w:r>
    </w:p>
    <w:p w14:paraId="55AE1C30" w14:textId="77777777" w:rsidR="00000000" w:rsidRDefault="007C71EE">
      <w:pPr>
        <w:pStyle w:val="a"/>
        <w:rPr>
          <w:rFonts w:hint="cs"/>
          <w:rtl/>
        </w:rPr>
      </w:pPr>
    </w:p>
    <w:p w14:paraId="137C53AD" w14:textId="77777777" w:rsidR="00000000" w:rsidRDefault="007C71EE">
      <w:pPr>
        <w:pStyle w:val="ac"/>
        <w:rPr>
          <w:rtl/>
        </w:rPr>
      </w:pPr>
      <w:r>
        <w:rPr>
          <w:rFonts w:hint="eastAsia"/>
          <w:rtl/>
        </w:rPr>
        <w:t>אברהם</w:t>
      </w:r>
      <w:r>
        <w:rPr>
          <w:rtl/>
        </w:rPr>
        <w:t xml:space="preserve"> בורג (העבודה-מימד):</w:t>
      </w:r>
    </w:p>
    <w:p w14:paraId="23A2DF74" w14:textId="77777777" w:rsidR="00000000" w:rsidRDefault="007C71EE">
      <w:pPr>
        <w:pStyle w:val="a"/>
        <w:rPr>
          <w:rFonts w:hint="cs"/>
          <w:rtl/>
        </w:rPr>
      </w:pPr>
    </w:p>
    <w:p w14:paraId="3A63232F" w14:textId="77777777" w:rsidR="00000000" w:rsidRDefault="007C71EE">
      <w:pPr>
        <w:pStyle w:val="a"/>
        <w:rPr>
          <w:rFonts w:hint="cs"/>
          <w:rtl/>
        </w:rPr>
      </w:pPr>
      <w:r>
        <w:rPr>
          <w:rFonts w:hint="cs"/>
          <w:rtl/>
        </w:rPr>
        <w:t>גם לעובדים וגם להטבות המס.</w:t>
      </w:r>
    </w:p>
    <w:p w14:paraId="084984D7" w14:textId="77777777" w:rsidR="00000000" w:rsidRDefault="007C71EE">
      <w:pPr>
        <w:pStyle w:val="a"/>
        <w:rPr>
          <w:rFonts w:hint="cs"/>
          <w:rtl/>
        </w:rPr>
      </w:pPr>
    </w:p>
    <w:p w14:paraId="0779D984" w14:textId="77777777" w:rsidR="00000000" w:rsidRDefault="007C71EE">
      <w:pPr>
        <w:pStyle w:val="ad"/>
        <w:rPr>
          <w:rtl/>
        </w:rPr>
      </w:pPr>
      <w:r>
        <w:rPr>
          <w:rtl/>
        </w:rPr>
        <w:t>היו</w:t>
      </w:r>
      <w:r>
        <w:rPr>
          <w:rtl/>
        </w:rPr>
        <w:t>"ר משה כחלון:</w:t>
      </w:r>
    </w:p>
    <w:p w14:paraId="689A5346" w14:textId="77777777" w:rsidR="00000000" w:rsidRDefault="007C71EE">
      <w:pPr>
        <w:pStyle w:val="a"/>
        <w:rPr>
          <w:rtl/>
        </w:rPr>
      </w:pPr>
    </w:p>
    <w:p w14:paraId="037998B9" w14:textId="77777777" w:rsidR="00000000" w:rsidRDefault="007C71EE">
      <w:pPr>
        <w:pStyle w:val="a"/>
        <w:rPr>
          <w:rFonts w:hint="cs"/>
          <w:rtl/>
        </w:rPr>
      </w:pPr>
      <w:r>
        <w:rPr>
          <w:rFonts w:hint="cs"/>
          <w:rtl/>
        </w:rPr>
        <w:t>חבר הכנסת בורג, אנחנו צריכים לסיים.</w:t>
      </w:r>
    </w:p>
    <w:p w14:paraId="6AE4A115" w14:textId="77777777" w:rsidR="00000000" w:rsidRDefault="007C71EE">
      <w:pPr>
        <w:pStyle w:val="a"/>
        <w:rPr>
          <w:rFonts w:hint="cs"/>
          <w:rtl/>
        </w:rPr>
      </w:pPr>
    </w:p>
    <w:p w14:paraId="6004A574" w14:textId="77777777" w:rsidR="00000000" w:rsidRDefault="007C71EE">
      <w:pPr>
        <w:pStyle w:val="SpeakerCon"/>
        <w:rPr>
          <w:rtl/>
        </w:rPr>
      </w:pPr>
      <w:bookmarkStart w:id="938" w:name="FS000001053T27_05_2003_06_57_36C"/>
      <w:bookmarkEnd w:id="938"/>
      <w:r>
        <w:rPr>
          <w:rtl/>
        </w:rPr>
        <w:t>חמי דורון (שינוי):</w:t>
      </w:r>
    </w:p>
    <w:p w14:paraId="2D4C32AD" w14:textId="77777777" w:rsidR="00000000" w:rsidRDefault="007C71EE">
      <w:pPr>
        <w:pStyle w:val="a"/>
        <w:rPr>
          <w:rtl/>
        </w:rPr>
      </w:pPr>
    </w:p>
    <w:p w14:paraId="5F40E106" w14:textId="77777777" w:rsidR="00000000" w:rsidRDefault="007C71EE">
      <w:pPr>
        <w:pStyle w:val="a"/>
        <w:rPr>
          <w:rFonts w:hint="cs"/>
          <w:rtl/>
        </w:rPr>
      </w:pPr>
      <w:r>
        <w:rPr>
          <w:rFonts w:hint="cs"/>
          <w:rtl/>
        </w:rPr>
        <w:t>יש לי עוד כמה דברים לדבר עליהם היום, אז אני אחלק אותם.</w:t>
      </w:r>
    </w:p>
    <w:p w14:paraId="57059CA3" w14:textId="77777777" w:rsidR="00000000" w:rsidRDefault="007C71EE">
      <w:pPr>
        <w:pStyle w:val="a"/>
        <w:rPr>
          <w:rFonts w:hint="cs"/>
          <w:rtl/>
        </w:rPr>
      </w:pPr>
    </w:p>
    <w:p w14:paraId="0D5703EB" w14:textId="77777777" w:rsidR="00000000" w:rsidRDefault="007C71EE">
      <w:pPr>
        <w:pStyle w:val="ac"/>
        <w:rPr>
          <w:rtl/>
        </w:rPr>
      </w:pPr>
      <w:r>
        <w:rPr>
          <w:rFonts w:hint="eastAsia"/>
          <w:rtl/>
        </w:rPr>
        <w:t>אברהם</w:t>
      </w:r>
      <w:r>
        <w:rPr>
          <w:rtl/>
        </w:rPr>
        <w:t xml:space="preserve"> בורג (העבודה-מימד):</w:t>
      </w:r>
    </w:p>
    <w:p w14:paraId="5E3DF4A8" w14:textId="77777777" w:rsidR="00000000" w:rsidRDefault="007C71EE">
      <w:pPr>
        <w:pStyle w:val="a"/>
        <w:rPr>
          <w:rFonts w:hint="cs"/>
          <w:rtl/>
        </w:rPr>
      </w:pPr>
    </w:p>
    <w:p w14:paraId="09DFCA45" w14:textId="77777777" w:rsidR="00000000" w:rsidRDefault="007C71EE">
      <w:pPr>
        <w:pStyle w:val="a"/>
        <w:rPr>
          <w:rFonts w:hint="cs"/>
          <w:rtl/>
        </w:rPr>
      </w:pPr>
      <w:r>
        <w:rPr>
          <w:rFonts w:hint="cs"/>
          <w:rtl/>
        </w:rPr>
        <w:t>אתה נגד התוכנית הכלכלית?</w:t>
      </w:r>
    </w:p>
    <w:p w14:paraId="695F687E" w14:textId="77777777" w:rsidR="00000000" w:rsidRDefault="007C71EE">
      <w:pPr>
        <w:pStyle w:val="a"/>
        <w:rPr>
          <w:rFonts w:hint="cs"/>
          <w:rtl/>
        </w:rPr>
      </w:pPr>
    </w:p>
    <w:p w14:paraId="0C38A928" w14:textId="77777777" w:rsidR="00000000" w:rsidRDefault="007C71EE">
      <w:pPr>
        <w:pStyle w:val="SpeakerCon"/>
        <w:rPr>
          <w:rtl/>
        </w:rPr>
      </w:pPr>
      <w:bookmarkStart w:id="939" w:name="FS000001053T27_05_2003_06_58_14C"/>
      <w:bookmarkEnd w:id="939"/>
      <w:r>
        <w:rPr>
          <w:rtl/>
        </w:rPr>
        <w:t>חמי דורון (שינוי):</w:t>
      </w:r>
    </w:p>
    <w:p w14:paraId="74BE0EE9" w14:textId="77777777" w:rsidR="00000000" w:rsidRDefault="007C71EE">
      <w:pPr>
        <w:pStyle w:val="a"/>
        <w:rPr>
          <w:rtl/>
        </w:rPr>
      </w:pPr>
    </w:p>
    <w:p w14:paraId="3A4F075E" w14:textId="77777777" w:rsidR="00000000" w:rsidRDefault="007C71EE">
      <w:pPr>
        <w:pStyle w:val="a"/>
        <w:rPr>
          <w:rFonts w:hint="cs"/>
          <w:rtl/>
        </w:rPr>
      </w:pPr>
      <w:r>
        <w:rPr>
          <w:rFonts w:hint="cs"/>
          <w:rtl/>
        </w:rPr>
        <w:t>לא אמרתי שאני נגד התוכנית הכלכלית - יש פרקים בתוכנית הכ</w:t>
      </w:r>
      <w:r>
        <w:rPr>
          <w:rFonts w:hint="cs"/>
          <w:rtl/>
        </w:rPr>
        <w:t>לכלית שאינני מסכים אתם. תודה רבה.</w:t>
      </w:r>
    </w:p>
    <w:p w14:paraId="04DA6B68" w14:textId="77777777" w:rsidR="00000000" w:rsidRDefault="007C71EE">
      <w:pPr>
        <w:pStyle w:val="ad"/>
        <w:rPr>
          <w:rtl/>
        </w:rPr>
      </w:pPr>
    </w:p>
    <w:p w14:paraId="4A57287B" w14:textId="77777777" w:rsidR="00000000" w:rsidRDefault="007C71EE">
      <w:pPr>
        <w:pStyle w:val="ad"/>
        <w:rPr>
          <w:rtl/>
        </w:rPr>
      </w:pPr>
      <w:r>
        <w:rPr>
          <w:rtl/>
        </w:rPr>
        <w:t>היו"ר משה כחלון:</w:t>
      </w:r>
    </w:p>
    <w:p w14:paraId="0CB8DD44" w14:textId="77777777" w:rsidR="00000000" w:rsidRDefault="007C71EE">
      <w:pPr>
        <w:pStyle w:val="a"/>
        <w:rPr>
          <w:rtl/>
        </w:rPr>
      </w:pPr>
    </w:p>
    <w:p w14:paraId="2B0D205E" w14:textId="77777777" w:rsidR="00000000" w:rsidRDefault="007C71EE">
      <w:pPr>
        <w:pStyle w:val="a"/>
        <w:rPr>
          <w:rFonts w:hint="cs"/>
          <w:rtl/>
        </w:rPr>
      </w:pPr>
      <w:r>
        <w:rPr>
          <w:rFonts w:hint="cs"/>
          <w:rtl/>
        </w:rPr>
        <w:t>תודה רבה, חבר הכנסת דורון. חבר הכנסת יתום, ננהג לפנים משורת הדין עם חבר הכנסת וילנאי, משום שההחלטה היא שמי שלא נמצא לא ידבר.</w:t>
      </w:r>
    </w:p>
    <w:p w14:paraId="319F8580" w14:textId="77777777" w:rsidR="00000000" w:rsidRDefault="007C71EE">
      <w:pPr>
        <w:pStyle w:val="a"/>
        <w:rPr>
          <w:rFonts w:hint="cs"/>
          <w:rtl/>
        </w:rPr>
      </w:pPr>
    </w:p>
    <w:p w14:paraId="4FD140B0" w14:textId="77777777" w:rsidR="00000000" w:rsidRDefault="007C71EE">
      <w:pPr>
        <w:pStyle w:val="ac"/>
        <w:rPr>
          <w:rtl/>
        </w:rPr>
      </w:pPr>
      <w:r>
        <w:rPr>
          <w:rFonts w:hint="eastAsia"/>
          <w:rtl/>
        </w:rPr>
        <w:t>אברהם</w:t>
      </w:r>
      <w:r>
        <w:rPr>
          <w:rtl/>
        </w:rPr>
        <w:t xml:space="preserve"> בורג (העבודה-מימד):</w:t>
      </w:r>
    </w:p>
    <w:p w14:paraId="29AB7AD4" w14:textId="77777777" w:rsidR="00000000" w:rsidRDefault="007C71EE">
      <w:pPr>
        <w:pStyle w:val="a"/>
        <w:rPr>
          <w:rtl/>
        </w:rPr>
      </w:pPr>
    </w:p>
    <w:p w14:paraId="3293D728" w14:textId="77777777" w:rsidR="00000000" w:rsidRDefault="007C71EE">
      <w:pPr>
        <w:pStyle w:val="a"/>
        <w:rPr>
          <w:rFonts w:hint="cs"/>
          <w:rtl/>
        </w:rPr>
      </w:pPr>
      <w:r>
        <w:rPr>
          <w:rFonts w:hint="cs"/>
          <w:rtl/>
        </w:rPr>
        <w:t>זה לא לפנים משורת הדין. ההסכם הוא שהזמן הוא זמן של</w:t>
      </w:r>
      <w:r>
        <w:rPr>
          <w:rFonts w:hint="cs"/>
          <w:rtl/>
        </w:rPr>
        <w:t xml:space="preserve"> האופוזיציה.</w:t>
      </w:r>
    </w:p>
    <w:p w14:paraId="6CB1DF96" w14:textId="77777777" w:rsidR="00000000" w:rsidRDefault="007C71EE">
      <w:pPr>
        <w:pStyle w:val="a"/>
        <w:rPr>
          <w:rFonts w:hint="cs"/>
          <w:rtl/>
        </w:rPr>
      </w:pPr>
    </w:p>
    <w:p w14:paraId="7EDB7752" w14:textId="77777777" w:rsidR="00000000" w:rsidRDefault="007C71EE">
      <w:pPr>
        <w:pStyle w:val="ad"/>
        <w:rPr>
          <w:rtl/>
        </w:rPr>
      </w:pPr>
      <w:r>
        <w:rPr>
          <w:rtl/>
        </w:rPr>
        <w:t>היו"ר משה כחלון:</w:t>
      </w:r>
    </w:p>
    <w:p w14:paraId="447D927B" w14:textId="77777777" w:rsidR="00000000" w:rsidRDefault="007C71EE">
      <w:pPr>
        <w:pStyle w:val="a"/>
        <w:rPr>
          <w:rtl/>
        </w:rPr>
      </w:pPr>
    </w:p>
    <w:p w14:paraId="20693EBE" w14:textId="77777777" w:rsidR="00000000" w:rsidRDefault="007C71EE">
      <w:pPr>
        <w:pStyle w:val="a"/>
        <w:rPr>
          <w:rFonts w:hint="cs"/>
          <w:rtl/>
        </w:rPr>
      </w:pPr>
      <w:r>
        <w:rPr>
          <w:rFonts w:hint="cs"/>
          <w:rtl/>
        </w:rPr>
        <w:t>כן, אבל מי שלא נמצא באולם, זמנו חולף.</w:t>
      </w:r>
    </w:p>
    <w:p w14:paraId="0098D27F" w14:textId="77777777" w:rsidR="00000000" w:rsidRDefault="007C71EE">
      <w:pPr>
        <w:pStyle w:val="a"/>
        <w:rPr>
          <w:rFonts w:hint="cs"/>
          <w:rtl/>
        </w:rPr>
      </w:pPr>
    </w:p>
    <w:p w14:paraId="01D012F4" w14:textId="77777777" w:rsidR="00000000" w:rsidRDefault="007C71EE">
      <w:pPr>
        <w:pStyle w:val="SpeakerCon"/>
        <w:rPr>
          <w:rtl/>
        </w:rPr>
      </w:pPr>
      <w:bookmarkStart w:id="940" w:name="FS000001053T27_05_2003_07_00_59C"/>
      <w:bookmarkEnd w:id="940"/>
      <w:r>
        <w:rPr>
          <w:rtl/>
        </w:rPr>
        <w:t>חמי דורון (שינוי):</w:t>
      </w:r>
    </w:p>
    <w:p w14:paraId="2673D2B1" w14:textId="77777777" w:rsidR="00000000" w:rsidRDefault="007C71EE">
      <w:pPr>
        <w:pStyle w:val="a"/>
        <w:rPr>
          <w:rtl/>
        </w:rPr>
      </w:pPr>
    </w:p>
    <w:p w14:paraId="44668A2E" w14:textId="77777777" w:rsidR="00000000" w:rsidRDefault="007C71EE">
      <w:pPr>
        <w:pStyle w:val="a"/>
        <w:rPr>
          <w:rFonts w:hint="cs"/>
          <w:rtl/>
        </w:rPr>
      </w:pPr>
      <w:r>
        <w:rPr>
          <w:rFonts w:hint="cs"/>
          <w:rtl/>
        </w:rPr>
        <w:t>זה לא ההסדר, סוכם שאם חבר שרשום לא מופיע, חבר מאותה סיעה יכול להחליף אותו.</w:t>
      </w:r>
    </w:p>
    <w:p w14:paraId="2CCFE8E8" w14:textId="77777777" w:rsidR="00000000" w:rsidRDefault="007C71EE">
      <w:pPr>
        <w:pStyle w:val="a"/>
        <w:rPr>
          <w:rFonts w:hint="cs"/>
          <w:rtl/>
        </w:rPr>
      </w:pPr>
    </w:p>
    <w:p w14:paraId="3F26D483" w14:textId="77777777" w:rsidR="00000000" w:rsidRDefault="007C71EE">
      <w:pPr>
        <w:pStyle w:val="ac"/>
        <w:rPr>
          <w:rtl/>
        </w:rPr>
      </w:pPr>
      <w:r>
        <w:rPr>
          <w:rFonts w:hint="eastAsia"/>
          <w:rtl/>
        </w:rPr>
        <w:t>אברהם</w:t>
      </w:r>
      <w:r>
        <w:rPr>
          <w:rtl/>
        </w:rPr>
        <w:t xml:space="preserve"> בורג (העבודה-מימד):</w:t>
      </w:r>
    </w:p>
    <w:p w14:paraId="4FB38353" w14:textId="77777777" w:rsidR="00000000" w:rsidRDefault="007C71EE">
      <w:pPr>
        <w:pStyle w:val="a"/>
        <w:rPr>
          <w:rtl/>
        </w:rPr>
      </w:pPr>
    </w:p>
    <w:p w14:paraId="34C1E9E9" w14:textId="77777777" w:rsidR="00000000" w:rsidRDefault="007C71EE">
      <w:pPr>
        <w:pStyle w:val="a"/>
        <w:rPr>
          <w:rFonts w:hint="cs"/>
          <w:rtl/>
        </w:rPr>
      </w:pPr>
      <w:r>
        <w:rPr>
          <w:rFonts w:hint="cs"/>
          <w:rtl/>
        </w:rPr>
        <w:t>בבקשה.</w:t>
      </w:r>
    </w:p>
    <w:p w14:paraId="0E37528F" w14:textId="77777777" w:rsidR="00000000" w:rsidRDefault="007C71EE">
      <w:pPr>
        <w:pStyle w:val="a"/>
        <w:rPr>
          <w:rFonts w:hint="cs"/>
          <w:rtl/>
        </w:rPr>
      </w:pPr>
    </w:p>
    <w:p w14:paraId="7B66F34A" w14:textId="77777777" w:rsidR="00000000" w:rsidRDefault="007C71EE">
      <w:pPr>
        <w:pStyle w:val="ad"/>
        <w:rPr>
          <w:rtl/>
        </w:rPr>
      </w:pPr>
      <w:r>
        <w:rPr>
          <w:rtl/>
        </w:rPr>
        <w:t>היו"ר משה כחלון:</w:t>
      </w:r>
    </w:p>
    <w:p w14:paraId="379058B1" w14:textId="77777777" w:rsidR="00000000" w:rsidRDefault="007C71EE">
      <w:pPr>
        <w:pStyle w:val="a"/>
        <w:rPr>
          <w:rtl/>
        </w:rPr>
      </w:pPr>
    </w:p>
    <w:p w14:paraId="37A74D0D" w14:textId="77777777" w:rsidR="00000000" w:rsidRDefault="007C71EE">
      <w:pPr>
        <w:pStyle w:val="a"/>
        <w:rPr>
          <w:rFonts w:hint="cs"/>
          <w:rtl/>
        </w:rPr>
      </w:pPr>
      <w:r>
        <w:rPr>
          <w:rFonts w:hint="cs"/>
          <w:rtl/>
        </w:rPr>
        <w:t>זה משהו חדש. חבר הכנסת דני יתום, בבק</w:t>
      </w:r>
      <w:r>
        <w:rPr>
          <w:rFonts w:hint="cs"/>
          <w:rtl/>
        </w:rPr>
        <w:t>שה.</w:t>
      </w:r>
    </w:p>
    <w:p w14:paraId="2843C1E4" w14:textId="77777777" w:rsidR="00000000" w:rsidRDefault="007C71EE">
      <w:pPr>
        <w:pStyle w:val="a"/>
        <w:rPr>
          <w:rFonts w:hint="cs"/>
          <w:rtl/>
        </w:rPr>
      </w:pPr>
    </w:p>
    <w:p w14:paraId="4A721D52" w14:textId="77777777" w:rsidR="00000000" w:rsidRDefault="007C71EE">
      <w:pPr>
        <w:pStyle w:val="Speaker"/>
        <w:rPr>
          <w:rtl/>
        </w:rPr>
      </w:pPr>
      <w:bookmarkStart w:id="941" w:name="FS000001053T27_05_2003_07_02_08C"/>
      <w:bookmarkStart w:id="942" w:name="FS000001045T27_05_2003_07_02_20"/>
      <w:bookmarkEnd w:id="941"/>
      <w:bookmarkEnd w:id="942"/>
      <w:r>
        <w:rPr>
          <w:rFonts w:hint="eastAsia"/>
          <w:rtl/>
        </w:rPr>
        <w:t>דני</w:t>
      </w:r>
      <w:r>
        <w:rPr>
          <w:rtl/>
        </w:rPr>
        <w:t xml:space="preserve"> יתום (העבודה-מימד):</w:t>
      </w:r>
    </w:p>
    <w:p w14:paraId="16DBB64C" w14:textId="77777777" w:rsidR="00000000" w:rsidRDefault="007C71EE">
      <w:pPr>
        <w:pStyle w:val="a"/>
        <w:rPr>
          <w:rFonts w:hint="cs"/>
          <w:rtl/>
        </w:rPr>
      </w:pPr>
    </w:p>
    <w:p w14:paraId="05ED3D7B" w14:textId="77777777" w:rsidR="00000000" w:rsidRDefault="007C71EE">
      <w:pPr>
        <w:pStyle w:val="a"/>
        <w:rPr>
          <w:rFonts w:hint="cs"/>
          <w:rtl/>
        </w:rPr>
      </w:pPr>
      <w:r>
        <w:rPr>
          <w:rFonts w:hint="cs"/>
          <w:rtl/>
        </w:rPr>
        <w:t>אדוני היושב-ראש, גברת קפלן, חברותי וחברי חברי הכנסת, חברי מתן וילנאי שנכנס זה עתה למליאה, בוקר טוב לכולם. אנחנו עוסקים בתוכנית שאינני מכנה אותה תוכנית הבראה כלכלית, אלא רשימה אקראית של גזירות כלכליות. והרי מה שקורה - - -</w:t>
      </w:r>
    </w:p>
    <w:p w14:paraId="795C502D" w14:textId="77777777" w:rsidR="00000000" w:rsidRDefault="007C71EE">
      <w:pPr>
        <w:pStyle w:val="a"/>
        <w:rPr>
          <w:rFonts w:hint="cs"/>
          <w:rtl/>
        </w:rPr>
      </w:pPr>
    </w:p>
    <w:p w14:paraId="657CCCE6" w14:textId="77777777" w:rsidR="00000000" w:rsidRDefault="007C71EE">
      <w:pPr>
        <w:pStyle w:val="a"/>
        <w:rPr>
          <w:rFonts w:hint="cs"/>
          <w:rtl/>
        </w:rPr>
      </w:pPr>
      <w:r>
        <w:rPr>
          <w:rFonts w:hint="cs"/>
          <w:rtl/>
        </w:rPr>
        <w:t>אדונ</w:t>
      </w:r>
      <w:r>
        <w:rPr>
          <w:rFonts w:hint="cs"/>
          <w:rtl/>
        </w:rPr>
        <w:t>י היושב-ראש, אולי תגן עלי מפני חברי ומפני חברי האחר?</w:t>
      </w:r>
    </w:p>
    <w:p w14:paraId="7FCD8BD0" w14:textId="77777777" w:rsidR="00000000" w:rsidRDefault="007C71EE">
      <w:pPr>
        <w:pStyle w:val="ac"/>
        <w:rPr>
          <w:rtl/>
        </w:rPr>
      </w:pPr>
    </w:p>
    <w:p w14:paraId="0B7998DC" w14:textId="77777777" w:rsidR="00000000" w:rsidRDefault="007C71EE">
      <w:pPr>
        <w:pStyle w:val="ac"/>
        <w:rPr>
          <w:rtl/>
        </w:rPr>
      </w:pPr>
      <w:r>
        <w:rPr>
          <w:rFonts w:hint="eastAsia"/>
          <w:rtl/>
        </w:rPr>
        <w:t>אברהם</w:t>
      </w:r>
      <w:r>
        <w:rPr>
          <w:rtl/>
        </w:rPr>
        <w:t xml:space="preserve"> בורג (העבודה-מימד):</w:t>
      </w:r>
    </w:p>
    <w:p w14:paraId="52E9F1C8" w14:textId="77777777" w:rsidR="00000000" w:rsidRDefault="007C71EE">
      <w:pPr>
        <w:pStyle w:val="a"/>
        <w:rPr>
          <w:rFonts w:hint="cs"/>
          <w:rtl/>
        </w:rPr>
      </w:pPr>
    </w:p>
    <w:p w14:paraId="73ED78E5" w14:textId="77777777" w:rsidR="00000000" w:rsidRDefault="007C71EE">
      <w:pPr>
        <w:pStyle w:val="a"/>
        <w:rPr>
          <w:rFonts w:hint="cs"/>
          <w:rtl/>
        </w:rPr>
      </w:pPr>
      <w:r>
        <w:rPr>
          <w:rFonts w:hint="cs"/>
          <w:rtl/>
        </w:rPr>
        <w:t>חבר הכנסת יתום, אם ייקבע תקדים שאסור לשוחח באולם ולהפריע לך, הכנסת לא תגיע לשום מקום. אתה תדבר, ואנחנו בשלנו.</w:t>
      </w:r>
    </w:p>
    <w:p w14:paraId="7843D0F7" w14:textId="77777777" w:rsidR="00000000" w:rsidRDefault="007C71EE">
      <w:pPr>
        <w:pStyle w:val="a"/>
        <w:rPr>
          <w:rFonts w:hint="cs"/>
          <w:rtl/>
        </w:rPr>
      </w:pPr>
    </w:p>
    <w:p w14:paraId="5CB48399" w14:textId="77777777" w:rsidR="00000000" w:rsidRDefault="007C71EE">
      <w:pPr>
        <w:pStyle w:val="SpeakerCon"/>
        <w:rPr>
          <w:rtl/>
        </w:rPr>
      </w:pPr>
      <w:bookmarkStart w:id="943" w:name="FS000001045T27_05_2003_07_04_54C"/>
      <w:bookmarkEnd w:id="943"/>
      <w:r>
        <w:rPr>
          <w:rtl/>
        </w:rPr>
        <w:t>דני יתום (העבודה-מימד):</w:t>
      </w:r>
    </w:p>
    <w:p w14:paraId="142965C4" w14:textId="77777777" w:rsidR="00000000" w:rsidRDefault="007C71EE">
      <w:pPr>
        <w:pStyle w:val="a"/>
        <w:rPr>
          <w:rtl/>
        </w:rPr>
      </w:pPr>
    </w:p>
    <w:p w14:paraId="1331DA3C" w14:textId="77777777" w:rsidR="00000000" w:rsidRDefault="007C71EE">
      <w:pPr>
        <w:pStyle w:val="a"/>
        <w:rPr>
          <w:rFonts w:hint="cs"/>
          <w:rtl/>
        </w:rPr>
      </w:pPr>
      <w:r>
        <w:rPr>
          <w:rFonts w:hint="cs"/>
          <w:rtl/>
        </w:rPr>
        <w:t>אתה יודע מה, בסדר גמור, מאה אחוז. אני ל</w:t>
      </w:r>
      <w:r>
        <w:rPr>
          <w:rFonts w:hint="cs"/>
          <w:rtl/>
        </w:rPr>
        <w:t>א רגיל לזה אומנם. אני רגיל לדבר כאשר מקשיבים.</w:t>
      </w:r>
    </w:p>
    <w:p w14:paraId="7A8DF4F4" w14:textId="77777777" w:rsidR="00000000" w:rsidRDefault="007C71EE">
      <w:pPr>
        <w:pStyle w:val="a"/>
        <w:rPr>
          <w:rFonts w:hint="cs"/>
          <w:rtl/>
        </w:rPr>
      </w:pPr>
    </w:p>
    <w:p w14:paraId="32FB2795" w14:textId="77777777" w:rsidR="00000000" w:rsidRDefault="007C71EE">
      <w:pPr>
        <w:pStyle w:val="ac"/>
        <w:rPr>
          <w:rtl/>
        </w:rPr>
      </w:pPr>
      <w:r>
        <w:rPr>
          <w:rFonts w:hint="eastAsia"/>
          <w:rtl/>
        </w:rPr>
        <w:t>חמי</w:t>
      </w:r>
      <w:r>
        <w:rPr>
          <w:rtl/>
        </w:rPr>
        <w:t xml:space="preserve"> דורון (שינוי):</w:t>
      </w:r>
    </w:p>
    <w:p w14:paraId="682A4B2E" w14:textId="77777777" w:rsidR="00000000" w:rsidRDefault="007C71EE">
      <w:pPr>
        <w:pStyle w:val="a"/>
        <w:rPr>
          <w:rFonts w:hint="cs"/>
          <w:rtl/>
        </w:rPr>
      </w:pPr>
    </w:p>
    <w:p w14:paraId="39930B90" w14:textId="77777777" w:rsidR="00000000" w:rsidRDefault="007C71EE">
      <w:pPr>
        <w:pStyle w:val="a"/>
        <w:rPr>
          <w:rFonts w:hint="cs"/>
          <w:rtl/>
        </w:rPr>
      </w:pPr>
      <w:r>
        <w:rPr>
          <w:rFonts w:hint="cs"/>
          <w:rtl/>
        </w:rPr>
        <w:t>אנחנו מוצאים אותך - - -</w:t>
      </w:r>
    </w:p>
    <w:p w14:paraId="592F63B6" w14:textId="77777777" w:rsidR="00000000" w:rsidRDefault="007C71EE">
      <w:pPr>
        <w:pStyle w:val="a"/>
        <w:rPr>
          <w:rFonts w:hint="cs"/>
          <w:rtl/>
        </w:rPr>
      </w:pPr>
    </w:p>
    <w:p w14:paraId="0A111323" w14:textId="77777777" w:rsidR="00000000" w:rsidRDefault="007C71EE">
      <w:pPr>
        <w:pStyle w:val="ad"/>
        <w:rPr>
          <w:rtl/>
        </w:rPr>
      </w:pPr>
      <w:r>
        <w:rPr>
          <w:rtl/>
        </w:rPr>
        <w:t>היו"ר משה כחלון:</w:t>
      </w:r>
    </w:p>
    <w:p w14:paraId="4C17ED45" w14:textId="77777777" w:rsidR="00000000" w:rsidRDefault="007C71EE">
      <w:pPr>
        <w:pStyle w:val="a"/>
        <w:rPr>
          <w:rtl/>
        </w:rPr>
      </w:pPr>
    </w:p>
    <w:p w14:paraId="4CF65BD0" w14:textId="77777777" w:rsidR="00000000" w:rsidRDefault="007C71EE">
      <w:pPr>
        <w:pStyle w:val="a"/>
        <w:rPr>
          <w:rFonts w:hint="cs"/>
          <w:rtl/>
        </w:rPr>
      </w:pPr>
      <w:r>
        <w:rPr>
          <w:rFonts w:hint="cs"/>
          <w:rtl/>
        </w:rPr>
        <w:t>חבר הכנסת דורון, כל זמן שזה היה בתוך המשפחה לא התערבתי.</w:t>
      </w:r>
    </w:p>
    <w:p w14:paraId="222D1C0C" w14:textId="77777777" w:rsidR="00000000" w:rsidRDefault="007C71EE">
      <w:pPr>
        <w:pStyle w:val="a"/>
        <w:rPr>
          <w:rFonts w:hint="cs"/>
          <w:rtl/>
        </w:rPr>
      </w:pPr>
    </w:p>
    <w:p w14:paraId="3799B7E6" w14:textId="77777777" w:rsidR="00000000" w:rsidRDefault="007C71EE">
      <w:pPr>
        <w:pStyle w:val="SpeakerCon"/>
        <w:rPr>
          <w:rtl/>
        </w:rPr>
      </w:pPr>
      <w:bookmarkStart w:id="944" w:name="FS000001045T27_05_2003_07_06_42C"/>
      <w:bookmarkEnd w:id="944"/>
      <w:r>
        <w:rPr>
          <w:rtl/>
        </w:rPr>
        <w:t>דני יתום (העבודה-מימד):</w:t>
      </w:r>
    </w:p>
    <w:p w14:paraId="1F30CD98" w14:textId="77777777" w:rsidR="00000000" w:rsidRDefault="007C71EE">
      <w:pPr>
        <w:pStyle w:val="a"/>
        <w:rPr>
          <w:rtl/>
        </w:rPr>
      </w:pPr>
    </w:p>
    <w:p w14:paraId="2E4C0E4C" w14:textId="77777777" w:rsidR="00000000" w:rsidRDefault="007C71EE">
      <w:pPr>
        <w:pStyle w:val="a"/>
        <w:rPr>
          <w:rFonts w:hint="cs"/>
          <w:rtl/>
        </w:rPr>
      </w:pPr>
      <w:r>
        <w:rPr>
          <w:rFonts w:hint="cs"/>
          <w:rtl/>
        </w:rPr>
        <w:t>זו רשימה של גזירות כלכליות, שאין בה חזון, אין בה תוכנית כוללת, ה</w:t>
      </w:r>
      <w:r>
        <w:rPr>
          <w:rFonts w:hint="cs"/>
          <w:rtl/>
        </w:rPr>
        <w:t>יא לא תביא לא להבראת המשק ולא לצמיחתו. שימו לב מה קרה לתוכנית הזאת מאז היא הונחה בפעם הראשונה על שולחן הכנסת לקריאה ראשונה ועד עצם היום הזה.</w:t>
      </w:r>
    </w:p>
    <w:p w14:paraId="36CD376D" w14:textId="77777777" w:rsidR="00000000" w:rsidRDefault="007C71EE">
      <w:pPr>
        <w:pStyle w:val="a"/>
        <w:rPr>
          <w:rFonts w:hint="cs"/>
          <w:rtl/>
        </w:rPr>
      </w:pPr>
    </w:p>
    <w:p w14:paraId="79D424D0" w14:textId="77777777" w:rsidR="00000000" w:rsidRDefault="007C71EE">
      <w:pPr>
        <w:pStyle w:val="a"/>
        <w:rPr>
          <w:rFonts w:hint="cs"/>
          <w:rtl/>
        </w:rPr>
      </w:pPr>
      <w:r>
        <w:rPr>
          <w:rFonts w:hint="cs"/>
          <w:rtl/>
        </w:rPr>
        <w:t>רבים רבים מקרב חברי הבית הזה, ולא רק מקרב חברי הבית הזה אלא גם רבים בציבור, יצאו בהפגנות ובטענות קשות כנגד רשימת ה</w:t>
      </w:r>
      <w:r>
        <w:rPr>
          <w:rFonts w:hint="cs"/>
          <w:rtl/>
        </w:rPr>
        <w:t>גזירות הכלכליות. רבים זועקים זעקות שבר על כך שמדובר בתוכנית שתגדע את מטה לחמם. ואם כל כך הרבה אנשים, מכל הגילים, מכל העדות, מכל הדתות, כל כך הרבה אנשים יוצאים כנגד רשימת הגזירות הכלכליות, אני מציע שלא נתעלם מקולם ולא נתעלם מזעקתם. פירושו של דבר שיש דברים ב</w:t>
      </w:r>
      <w:r>
        <w:rPr>
          <w:rFonts w:hint="cs"/>
          <w:rtl/>
        </w:rPr>
        <w:t>גו, והדברים זועקים לשמים.</w:t>
      </w:r>
    </w:p>
    <w:p w14:paraId="5A95460F" w14:textId="77777777" w:rsidR="00000000" w:rsidRDefault="007C71EE">
      <w:pPr>
        <w:pStyle w:val="a"/>
        <w:rPr>
          <w:rFonts w:hint="cs"/>
          <w:rtl/>
        </w:rPr>
      </w:pPr>
    </w:p>
    <w:p w14:paraId="2BAD8917" w14:textId="77777777" w:rsidR="00000000" w:rsidRDefault="007C71EE">
      <w:pPr>
        <w:pStyle w:val="a"/>
        <w:rPr>
          <w:rFonts w:hint="cs"/>
          <w:rtl/>
        </w:rPr>
      </w:pPr>
      <w:r>
        <w:rPr>
          <w:rFonts w:hint="cs"/>
          <w:rtl/>
        </w:rPr>
        <w:t>התוכנית, או זו המכונה תוכנית, יש בה פגיעות בכל שכבות האוכלוסייה. התוכנית הזאת איננה פוסחת כמעט על אף אחת מהשכבות, למעט העשירונים העליונים. הרשימה הזאת, רשימת הגזירות, אכן עושה חסד עם העשירונים העליונים, אבל פוגעת הפעם לא רק בשכבו</w:t>
      </w:r>
      <w:r>
        <w:rPr>
          <w:rFonts w:hint="cs"/>
          <w:rtl/>
        </w:rPr>
        <w:t>ת החלשות, אלא גם במעמד הביניים, אותו מעמד שעמד מאחורי בחירתם של 15 חברי הכנסת של שינוי, חמי דורון ו=14 חברים נוספים; אותו מעמד שבשמו נכנסתם לכנסת על מנת לייצג אותו, ובהמשך דברי אני אציג עד כמה המעמד הזה, מעמד הביניים, נפגע ומצטרף לאותו מעמד, המעמד החלש, הש</w:t>
      </w:r>
      <w:r>
        <w:rPr>
          <w:rFonts w:hint="cs"/>
          <w:rtl/>
        </w:rPr>
        <w:t xml:space="preserve">כבות החלשות, שבמשך שנים ארוכות כמעט כל תוכנית ותוכנית שתכליתה היתה להבריא את המשק הביאה להחלשתו, כשהוא היה חלש ממילא גם קודם לכן. </w:t>
      </w:r>
    </w:p>
    <w:p w14:paraId="3B70F074" w14:textId="77777777" w:rsidR="00000000" w:rsidRDefault="007C71EE">
      <w:pPr>
        <w:pStyle w:val="a"/>
        <w:rPr>
          <w:rFonts w:hint="cs"/>
          <w:rtl/>
        </w:rPr>
      </w:pPr>
    </w:p>
    <w:p w14:paraId="76C55559" w14:textId="77777777" w:rsidR="00000000" w:rsidRDefault="007C71EE">
      <w:pPr>
        <w:pStyle w:val="a"/>
        <w:rPr>
          <w:rFonts w:hint="cs"/>
          <w:rtl/>
        </w:rPr>
      </w:pPr>
      <w:r>
        <w:rPr>
          <w:rFonts w:hint="cs"/>
          <w:rtl/>
        </w:rPr>
        <w:t>כמה נתונים. בין דצמבר 2001 לאוגוסט 2002 קיצצה הממשלה שלוש פעמים את תקציב המדינה. לפי דברי האוצר, הקיצוץ הזה עמד על 30  מיליא</w:t>
      </w:r>
      <w:r>
        <w:rPr>
          <w:rFonts w:hint="cs"/>
          <w:rtl/>
        </w:rPr>
        <w:t xml:space="preserve">רד שקלים. היעד המרכזי של אותם קיצוצים בין דצמבר 2001 לאוגוסט 2002 היה רשת הביטחון הסוציאלי, והנפגעים העיקריים היו בעלי ההכנסות הנמוכות. מה שקרה אז היו דברים כמו אי-עדכון של מרבית קצבאות הביטוח הלאומי, קיצוץ עמוק בקצבת הבטחת הכנסה, קיצוץ כללי בקצבת הילדים, </w:t>
      </w:r>
      <w:r>
        <w:rPr>
          <w:rFonts w:hint="cs"/>
          <w:rtl/>
        </w:rPr>
        <w:t>קיצוץ בדמי אבטלה והחמרה בתנאי הזכאות לדמי אבטלה, קיצוץ בקצבת זיקנה. אבל באותה שנה או במחציתה של השנה לא הסתפקה הממשלה רק באלה, אלא היא פגעה בעצמאות המוסד לביטוח לאומי בכך שהיא הכפיפה אותו, או את חשב המוסד לחשב משרד האוצר. אבל היו עוד שתי פגיעות במעוטי ההכנ</w:t>
      </w:r>
      <w:r>
        <w:rPr>
          <w:rFonts w:hint="cs"/>
          <w:rtl/>
        </w:rPr>
        <w:t xml:space="preserve">סה: אי-עדכון שכר המינימום והעלאת המע"מ  ל=18%. </w:t>
      </w:r>
    </w:p>
    <w:p w14:paraId="0B6834EA" w14:textId="77777777" w:rsidR="00000000" w:rsidRDefault="007C71EE">
      <w:pPr>
        <w:pStyle w:val="a"/>
        <w:rPr>
          <w:rFonts w:hint="cs"/>
          <w:rtl/>
        </w:rPr>
      </w:pPr>
    </w:p>
    <w:p w14:paraId="37C2B8F8" w14:textId="77777777" w:rsidR="00000000" w:rsidRDefault="007C71EE">
      <w:pPr>
        <w:pStyle w:val="a"/>
        <w:rPr>
          <w:rFonts w:hint="cs"/>
          <w:rtl/>
        </w:rPr>
      </w:pPr>
      <w:r>
        <w:rPr>
          <w:rFonts w:hint="cs"/>
          <w:rtl/>
        </w:rPr>
        <w:t>בגל הקיצוצים הנוכחי, חבר הכנסת חמי דורון, הנפגע העיקרי הוא מעמד הביניים. התוכנית מערערת את היציבות של מקום התעסוקה המרכזי של המעמד הבינוני, מנגנון המדינה, הרשויות המקומיות והשירותים הממלכתיים, קרי חינוך, ברי</w:t>
      </w:r>
      <w:r>
        <w:rPr>
          <w:rFonts w:hint="cs"/>
          <w:rtl/>
        </w:rPr>
        <w:t xml:space="preserve">אות ורווחה. </w:t>
      </w:r>
    </w:p>
    <w:p w14:paraId="443ED244" w14:textId="77777777" w:rsidR="00000000" w:rsidRDefault="007C71EE">
      <w:pPr>
        <w:pStyle w:val="a"/>
        <w:rPr>
          <w:rFonts w:hint="cs"/>
          <w:rtl/>
        </w:rPr>
      </w:pPr>
    </w:p>
    <w:p w14:paraId="3915622E" w14:textId="77777777" w:rsidR="00000000" w:rsidRDefault="007C71EE">
      <w:pPr>
        <w:pStyle w:val="a"/>
        <w:rPr>
          <w:rFonts w:hint="cs"/>
          <w:rtl/>
        </w:rPr>
      </w:pPr>
      <w:r>
        <w:rPr>
          <w:rFonts w:hint="cs"/>
          <w:rtl/>
        </w:rPr>
        <w:t xml:space="preserve">הפגיעה העיקרית תהיה דווקא בנשות המעמד הבינוני, שהרי מחצית מכלל הנשים שעובדות בישראל מועסקות בשירותים הציבוריים, והן מהוות שני-שלישים מכלל המועסקים בענף זה. </w:t>
      </w:r>
    </w:p>
    <w:p w14:paraId="046452A2" w14:textId="77777777" w:rsidR="00000000" w:rsidRDefault="007C71EE">
      <w:pPr>
        <w:pStyle w:val="a"/>
        <w:rPr>
          <w:rFonts w:hint="cs"/>
          <w:rtl/>
        </w:rPr>
      </w:pPr>
    </w:p>
    <w:p w14:paraId="17C2D51D" w14:textId="77777777" w:rsidR="00000000" w:rsidRDefault="007C71EE">
      <w:pPr>
        <w:pStyle w:val="a"/>
        <w:rPr>
          <w:rFonts w:hint="cs"/>
          <w:rtl/>
        </w:rPr>
      </w:pPr>
      <w:r>
        <w:rPr>
          <w:rFonts w:hint="cs"/>
          <w:rtl/>
        </w:rPr>
        <w:t>תוכנית ה"הבראה", במרכאות כפולות ומכופלות, פוגעת במשפחה הטיפוסית של המעמד הבינוני, מש</w:t>
      </w:r>
      <w:r>
        <w:rPr>
          <w:rFonts w:hint="cs"/>
          <w:rtl/>
        </w:rPr>
        <w:t xml:space="preserve">פחה שבה שני בני-הזוג עובדים. הפגיעה היא בתעסוקה, בשכר, בפנסיה, בחינוך הילדים, בסיעוד הקשישים. </w:t>
      </w:r>
    </w:p>
    <w:p w14:paraId="28767F38" w14:textId="77777777" w:rsidR="00000000" w:rsidRDefault="007C71EE">
      <w:pPr>
        <w:pStyle w:val="a"/>
        <w:rPr>
          <w:rFonts w:hint="cs"/>
          <w:rtl/>
        </w:rPr>
      </w:pPr>
    </w:p>
    <w:p w14:paraId="64FB5E55" w14:textId="77777777" w:rsidR="00000000" w:rsidRDefault="007C71EE">
      <w:pPr>
        <w:pStyle w:val="a"/>
        <w:rPr>
          <w:rFonts w:hint="cs"/>
          <w:rtl/>
        </w:rPr>
      </w:pPr>
      <w:r>
        <w:rPr>
          <w:rFonts w:hint="cs"/>
          <w:rtl/>
        </w:rPr>
        <w:t xml:space="preserve">הפגיעות האלה חמורות שבעתיים מכיוון שאין חלופות תעסוקתיות היום, על רקע המיתון הכבד. התוצאה תהיה ערעור הביטחון הכלכלי של מרבית הציבור במדינת ישראל. </w:t>
      </w:r>
    </w:p>
    <w:p w14:paraId="1A5EDEAA" w14:textId="77777777" w:rsidR="00000000" w:rsidRDefault="007C71EE">
      <w:pPr>
        <w:pStyle w:val="a"/>
        <w:rPr>
          <w:rFonts w:hint="cs"/>
          <w:rtl/>
        </w:rPr>
      </w:pPr>
    </w:p>
    <w:p w14:paraId="4490D5EE" w14:textId="77777777" w:rsidR="00000000" w:rsidRDefault="007C71EE">
      <w:pPr>
        <w:pStyle w:val="a"/>
        <w:rPr>
          <w:rFonts w:hint="cs"/>
          <w:rtl/>
        </w:rPr>
      </w:pPr>
      <w:r>
        <w:rPr>
          <w:rFonts w:hint="cs"/>
          <w:rtl/>
        </w:rPr>
        <w:t>כיצד אפשר לק</w:t>
      </w:r>
      <w:r>
        <w:rPr>
          <w:rFonts w:hint="cs"/>
          <w:rtl/>
        </w:rPr>
        <w:t xml:space="preserve">רוא לתוכנית הזאת תוכנית הבראה? לעתים נדמה לי שמחייכים אלינו חיוך שטני מכיוון מי שעומדים מאחורי התוכנית המכונה תוכנית ההבראה. </w:t>
      </w:r>
    </w:p>
    <w:p w14:paraId="036BF1D1" w14:textId="77777777" w:rsidR="00000000" w:rsidRDefault="007C71EE">
      <w:pPr>
        <w:pStyle w:val="a"/>
        <w:rPr>
          <w:rFonts w:hint="cs"/>
          <w:rtl/>
        </w:rPr>
      </w:pPr>
    </w:p>
    <w:p w14:paraId="5F28970C" w14:textId="77777777" w:rsidR="00000000" w:rsidRDefault="007C71EE">
      <w:pPr>
        <w:pStyle w:val="a"/>
        <w:rPr>
          <w:rFonts w:hint="cs"/>
          <w:rtl/>
        </w:rPr>
      </w:pPr>
      <w:r>
        <w:rPr>
          <w:rFonts w:hint="cs"/>
          <w:rtl/>
        </w:rPr>
        <w:t>בגל הקיצוצים הנוכחי מוצגים חלק גדול מאוד מעובדי השירותים הציבוריים ככאלה שהם מיותרים, שניתן לוותר על השירותים שלהם. משפחות רבות ב</w:t>
      </w:r>
      <w:r>
        <w:rPr>
          <w:rFonts w:hint="cs"/>
          <w:rtl/>
        </w:rPr>
        <w:t xml:space="preserve">מעמד הבינוני תתקשינה לשמור על המעמד הנוכחי, וכתוצאה מכך, אולי זאת המטרה, יצטמק המעמד הבינוני, אבל יגדל מאוד היקף השכבות החלשות. ואז ייתכן, חבר הכנסת חמי דורון, שלמפלגת שינוי כבר לא יהיה את מי לייצג, מכיוון שהתוכנית הזאת בעצם מחסלת את המעמד הבינוני. </w:t>
      </w:r>
    </w:p>
    <w:p w14:paraId="33378313" w14:textId="77777777" w:rsidR="00000000" w:rsidRDefault="007C71EE">
      <w:pPr>
        <w:pStyle w:val="a"/>
        <w:rPr>
          <w:rFonts w:hint="cs"/>
          <w:rtl/>
        </w:rPr>
      </w:pPr>
    </w:p>
    <w:p w14:paraId="73AC2FF7" w14:textId="77777777" w:rsidR="00000000" w:rsidRDefault="007C71EE">
      <w:pPr>
        <w:pStyle w:val="ac"/>
        <w:rPr>
          <w:rtl/>
        </w:rPr>
      </w:pPr>
      <w:r>
        <w:rPr>
          <w:rFonts w:hint="eastAsia"/>
          <w:rtl/>
        </w:rPr>
        <w:t>חמי</w:t>
      </w:r>
      <w:r>
        <w:rPr>
          <w:rtl/>
        </w:rPr>
        <w:t xml:space="preserve"> ד</w:t>
      </w:r>
      <w:r>
        <w:rPr>
          <w:rtl/>
        </w:rPr>
        <w:t>ורון (שינוי):</w:t>
      </w:r>
    </w:p>
    <w:p w14:paraId="2FB8FC2F" w14:textId="77777777" w:rsidR="00000000" w:rsidRDefault="007C71EE">
      <w:pPr>
        <w:pStyle w:val="a"/>
        <w:rPr>
          <w:rFonts w:hint="cs"/>
          <w:rtl/>
        </w:rPr>
      </w:pPr>
    </w:p>
    <w:p w14:paraId="66AF6ED0" w14:textId="77777777" w:rsidR="00000000" w:rsidRDefault="007C71EE">
      <w:pPr>
        <w:pStyle w:val="a"/>
        <w:rPr>
          <w:rFonts w:hint="cs"/>
          <w:rtl/>
        </w:rPr>
      </w:pPr>
      <w:r>
        <w:rPr>
          <w:rFonts w:hint="cs"/>
          <w:rtl/>
        </w:rPr>
        <w:t>כפי הנראה בבחירות הבאות אנחנו נתחלף במיקום שלנו - אנחנו נהיה המפלגה השנייה בגודלה.</w:t>
      </w:r>
    </w:p>
    <w:p w14:paraId="733B164C" w14:textId="77777777" w:rsidR="00000000" w:rsidRDefault="007C71EE">
      <w:pPr>
        <w:pStyle w:val="a"/>
        <w:rPr>
          <w:rFonts w:hint="cs"/>
          <w:rtl/>
        </w:rPr>
      </w:pPr>
    </w:p>
    <w:p w14:paraId="3CD361AA" w14:textId="77777777" w:rsidR="00000000" w:rsidRDefault="007C71EE">
      <w:pPr>
        <w:pStyle w:val="ac"/>
        <w:rPr>
          <w:rtl/>
        </w:rPr>
      </w:pPr>
      <w:r>
        <w:rPr>
          <w:rFonts w:hint="eastAsia"/>
          <w:rtl/>
        </w:rPr>
        <w:t>אברהם</w:t>
      </w:r>
      <w:r>
        <w:rPr>
          <w:rtl/>
        </w:rPr>
        <w:t xml:space="preserve"> בורג (העבודה-מימד):</w:t>
      </w:r>
    </w:p>
    <w:p w14:paraId="14567A92" w14:textId="77777777" w:rsidR="00000000" w:rsidRDefault="007C71EE">
      <w:pPr>
        <w:pStyle w:val="a"/>
        <w:rPr>
          <w:rFonts w:hint="cs"/>
          <w:rtl/>
        </w:rPr>
      </w:pPr>
    </w:p>
    <w:p w14:paraId="54A8F546" w14:textId="77777777" w:rsidR="00000000" w:rsidRDefault="007C71EE">
      <w:pPr>
        <w:pStyle w:val="a"/>
        <w:rPr>
          <w:rFonts w:hint="cs"/>
          <w:rtl/>
        </w:rPr>
      </w:pPr>
      <w:r>
        <w:rPr>
          <w:rFonts w:hint="cs"/>
          <w:rtl/>
        </w:rPr>
        <w:t>אם זאת התוכנית שלכם, אתם מוכנים לקחת את פרס?</w:t>
      </w:r>
    </w:p>
    <w:p w14:paraId="70D66E25" w14:textId="77777777" w:rsidR="00000000" w:rsidRDefault="007C71EE">
      <w:pPr>
        <w:pStyle w:val="a"/>
        <w:rPr>
          <w:rFonts w:hint="cs"/>
          <w:rtl/>
        </w:rPr>
      </w:pPr>
    </w:p>
    <w:p w14:paraId="6D4C7AF9" w14:textId="77777777" w:rsidR="00000000" w:rsidRDefault="007C71EE">
      <w:pPr>
        <w:pStyle w:val="SpeakerCon"/>
        <w:rPr>
          <w:rtl/>
        </w:rPr>
      </w:pPr>
      <w:bookmarkStart w:id="945" w:name="FS000001045T27_05_2003_06_31_27"/>
      <w:bookmarkStart w:id="946" w:name="FS000001045T27_05_2003_06_31_32C"/>
      <w:bookmarkEnd w:id="945"/>
      <w:bookmarkEnd w:id="946"/>
      <w:r>
        <w:rPr>
          <w:rtl/>
        </w:rPr>
        <w:t>דני יתום (העבודה-מימד):</w:t>
      </w:r>
    </w:p>
    <w:p w14:paraId="2A169446" w14:textId="77777777" w:rsidR="00000000" w:rsidRDefault="007C71EE">
      <w:pPr>
        <w:pStyle w:val="a"/>
        <w:rPr>
          <w:rtl/>
        </w:rPr>
      </w:pPr>
    </w:p>
    <w:p w14:paraId="3F4317F9" w14:textId="77777777" w:rsidR="00000000" w:rsidRDefault="007C71EE">
      <w:pPr>
        <w:pStyle w:val="a"/>
        <w:rPr>
          <w:rFonts w:hint="cs"/>
          <w:rtl/>
        </w:rPr>
      </w:pPr>
      <w:r>
        <w:rPr>
          <w:rFonts w:hint="cs"/>
          <w:rtl/>
        </w:rPr>
        <w:t>אתם תהיו המפלגה השנייה בגודלה, אבל כנראה לא בטווח הזמן המיי</w:t>
      </w:r>
      <w:r>
        <w:rPr>
          <w:rFonts w:hint="cs"/>
          <w:rtl/>
        </w:rPr>
        <w:t>די, ואולי כאשר יבוא המשיח. מי שעומד בראש המינהלת להקמת הגדר, שעליה אני אדבר עוד מעט, זה אדם שחבר הכנסת מתן וילנאי מכיר אותו היטב. שמו נצח משיח, ואין השם שלו מעיד אלא על תהליך בניית הגדר. הגדר הזאת תסתיים או כאשר נגיע אל ימי הנצח, או כאשר יגיע המשיח רכוב על</w:t>
      </w:r>
      <w:r>
        <w:rPr>
          <w:rFonts w:hint="cs"/>
          <w:rtl/>
        </w:rPr>
        <w:t xml:space="preserve"> חמור לבן; זאת על-פי קצב בנייתה של הגדר היום על-ידי ממשלת ישראל. </w:t>
      </w:r>
    </w:p>
    <w:p w14:paraId="0BFB7D6F" w14:textId="77777777" w:rsidR="00000000" w:rsidRDefault="007C71EE">
      <w:pPr>
        <w:pStyle w:val="a"/>
        <w:rPr>
          <w:rFonts w:hint="cs"/>
          <w:rtl/>
        </w:rPr>
      </w:pPr>
    </w:p>
    <w:p w14:paraId="4A07B3DC" w14:textId="77777777" w:rsidR="00000000" w:rsidRDefault="007C71EE">
      <w:pPr>
        <w:pStyle w:val="ac"/>
        <w:rPr>
          <w:rtl/>
        </w:rPr>
      </w:pPr>
      <w:r>
        <w:rPr>
          <w:rFonts w:hint="eastAsia"/>
          <w:rtl/>
        </w:rPr>
        <w:t>אברהם</w:t>
      </w:r>
      <w:r>
        <w:rPr>
          <w:rtl/>
        </w:rPr>
        <w:t xml:space="preserve"> בורג (העבודה-מימד):</w:t>
      </w:r>
    </w:p>
    <w:p w14:paraId="248BE307" w14:textId="77777777" w:rsidR="00000000" w:rsidRDefault="007C71EE">
      <w:pPr>
        <w:pStyle w:val="a"/>
        <w:rPr>
          <w:rFonts w:hint="cs"/>
          <w:rtl/>
        </w:rPr>
      </w:pPr>
    </w:p>
    <w:p w14:paraId="259150CC" w14:textId="77777777" w:rsidR="00000000" w:rsidRDefault="007C71EE">
      <w:pPr>
        <w:pStyle w:val="a"/>
        <w:rPr>
          <w:rFonts w:hint="cs"/>
          <w:rtl/>
        </w:rPr>
      </w:pPr>
      <w:r>
        <w:rPr>
          <w:rFonts w:hint="cs"/>
          <w:rtl/>
        </w:rPr>
        <w:t xml:space="preserve">חמורים כבר יש. </w:t>
      </w:r>
    </w:p>
    <w:p w14:paraId="52D56000" w14:textId="77777777" w:rsidR="00000000" w:rsidRDefault="007C71EE">
      <w:pPr>
        <w:pStyle w:val="a"/>
        <w:rPr>
          <w:rFonts w:hint="cs"/>
          <w:rtl/>
        </w:rPr>
      </w:pPr>
    </w:p>
    <w:p w14:paraId="5ED0BB30" w14:textId="77777777" w:rsidR="00000000" w:rsidRDefault="007C71EE">
      <w:pPr>
        <w:pStyle w:val="SpeakerCon"/>
        <w:rPr>
          <w:rtl/>
        </w:rPr>
      </w:pPr>
      <w:bookmarkStart w:id="947" w:name="FS000001045T27_05_2003_06_34_01C"/>
      <w:bookmarkEnd w:id="947"/>
      <w:r>
        <w:rPr>
          <w:rtl/>
        </w:rPr>
        <w:t>דני יתום (העבודה-מימד):</w:t>
      </w:r>
    </w:p>
    <w:p w14:paraId="08A9FC74" w14:textId="77777777" w:rsidR="00000000" w:rsidRDefault="007C71EE">
      <w:pPr>
        <w:pStyle w:val="a"/>
        <w:rPr>
          <w:rtl/>
        </w:rPr>
      </w:pPr>
    </w:p>
    <w:p w14:paraId="7C46A3B6" w14:textId="77777777" w:rsidR="00000000" w:rsidRDefault="007C71EE">
      <w:pPr>
        <w:pStyle w:val="a"/>
        <w:rPr>
          <w:rFonts w:hint="cs"/>
          <w:rtl/>
        </w:rPr>
      </w:pPr>
      <w:r>
        <w:rPr>
          <w:rFonts w:hint="cs"/>
          <w:rtl/>
        </w:rPr>
        <w:t xml:space="preserve">חמורים יש, אני יודע. </w:t>
      </w:r>
    </w:p>
    <w:p w14:paraId="3D037873" w14:textId="77777777" w:rsidR="00000000" w:rsidRDefault="007C71EE">
      <w:pPr>
        <w:pStyle w:val="a"/>
        <w:rPr>
          <w:rFonts w:hint="cs"/>
          <w:rtl/>
        </w:rPr>
      </w:pPr>
    </w:p>
    <w:p w14:paraId="4930AD04" w14:textId="77777777" w:rsidR="00000000" w:rsidRDefault="007C71EE">
      <w:pPr>
        <w:pStyle w:val="a"/>
        <w:rPr>
          <w:rFonts w:hint="cs"/>
          <w:rtl/>
        </w:rPr>
      </w:pPr>
      <w:r>
        <w:rPr>
          <w:rFonts w:hint="cs"/>
          <w:rtl/>
        </w:rPr>
        <w:t>תראו לקראת מה אנחנו הולכים, לקראת איזו חברה אנחנו הולכים: חברה שבה רק ישראלים שמשתייכים לעשירונים</w:t>
      </w:r>
      <w:r>
        <w:rPr>
          <w:rFonts w:hint="cs"/>
          <w:rtl/>
        </w:rPr>
        <w:t xml:space="preserve"> הגבוהים ייתפסו כאזרחים ראויים ומועילים. שני העשירונים הגבוהים </w:t>
      </w:r>
      <w:r>
        <w:rPr>
          <w:rtl/>
        </w:rPr>
        <w:t>–</w:t>
      </w:r>
      <w:r>
        <w:rPr>
          <w:rFonts w:hint="cs"/>
          <w:rtl/>
        </w:rPr>
        <w:t xml:space="preserve"> לא זו בלבד שהם היחידים שיצליחו לשמור על המעמד שלהם, אלא שיצליחו אף לחזק אותו אם נביא בחשבון אכן את האצת הרפורמה במס. </w:t>
      </w:r>
    </w:p>
    <w:p w14:paraId="6B6A591A" w14:textId="77777777" w:rsidR="00000000" w:rsidRDefault="007C71EE">
      <w:pPr>
        <w:pStyle w:val="a"/>
        <w:rPr>
          <w:rFonts w:hint="cs"/>
          <w:rtl/>
        </w:rPr>
      </w:pPr>
    </w:p>
    <w:p w14:paraId="69E934CD" w14:textId="77777777" w:rsidR="00000000" w:rsidRDefault="007C71EE">
      <w:pPr>
        <w:pStyle w:val="a"/>
        <w:rPr>
          <w:rFonts w:hint="cs"/>
          <w:rtl/>
        </w:rPr>
      </w:pPr>
      <w:r>
        <w:rPr>
          <w:rFonts w:hint="cs"/>
          <w:rtl/>
        </w:rPr>
        <w:t>שר האוצר הודיע שקצב יישום הרפורמה במס יואץ. הבכירים שמשתכרים משכורות גבו</w:t>
      </w:r>
      <w:r>
        <w:rPr>
          <w:rFonts w:hint="cs"/>
          <w:rtl/>
        </w:rPr>
        <w:t>הות, צפויים לקבל כתוצאה מכך בתוך פרק זמן קצר תוספת נטו לשכר החודשי בסביבות 2,000 שקלים. המורה הוותיקה, שחרב הפיטורים מעל ראשה, אמורה לקבל תוספת חודשית של 140 שקלים בלבד. היכן השוויון? היכן הצדק? כיצד אנחנו מתכוונים להמשיך ולפתח כאן חברה שיש בה סולידריות, ש</w:t>
      </w:r>
      <w:r>
        <w:rPr>
          <w:rFonts w:hint="cs"/>
          <w:rtl/>
        </w:rPr>
        <w:t xml:space="preserve">יש בה מוטיבציה? </w:t>
      </w:r>
    </w:p>
    <w:p w14:paraId="329B8E24" w14:textId="77777777" w:rsidR="00000000" w:rsidRDefault="007C71EE">
      <w:pPr>
        <w:pStyle w:val="a"/>
        <w:rPr>
          <w:rFonts w:hint="cs"/>
          <w:rtl/>
        </w:rPr>
      </w:pPr>
    </w:p>
    <w:p w14:paraId="14A8C39D" w14:textId="77777777" w:rsidR="00000000" w:rsidRDefault="007C71EE">
      <w:pPr>
        <w:pStyle w:val="ad"/>
        <w:rPr>
          <w:rtl/>
        </w:rPr>
      </w:pPr>
      <w:r>
        <w:rPr>
          <w:rtl/>
        </w:rPr>
        <w:t>היו"ר משה כחלון:</w:t>
      </w:r>
    </w:p>
    <w:p w14:paraId="29650AEB" w14:textId="77777777" w:rsidR="00000000" w:rsidRDefault="007C71EE">
      <w:pPr>
        <w:pStyle w:val="a"/>
        <w:rPr>
          <w:rtl/>
        </w:rPr>
      </w:pPr>
    </w:p>
    <w:p w14:paraId="2460ABA5" w14:textId="77777777" w:rsidR="00000000" w:rsidRDefault="007C71EE">
      <w:pPr>
        <w:pStyle w:val="a"/>
        <w:rPr>
          <w:rFonts w:hint="cs"/>
          <w:rtl/>
        </w:rPr>
      </w:pPr>
      <w:r>
        <w:rPr>
          <w:rFonts w:hint="cs"/>
          <w:rtl/>
        </w:rPr>
        <w:t xml:space="preserve">חבר הכנסת יתום, זמנך תם, אני מבקש לסיים. </w:t>
      </w:r>
    </w:p>
    <w:p w14:paraId="2BA59D5A" w14:textId="77777777" w:rsidR="00000000" w:rsidRDefault="007C71EE">
      <w:pPr>
        <w:pStyle w:val="a"/>
        <w:rPr>
          <w:rFonts w:hint="cs"/>
          <w:rtl/>
        </w:rPr>
      </w:pPr>
    </w:p>
    <w:p w14:paraId="0B925952" w14:textId="77777777" w:rsidR="00000000" w:rsidRDefault="007C71EE">
      <w:pPr>
        <w:pStyle w:val="SpeakerCon"/>
        <w:rPr>
          <w:rtl/>
        </w:rPr>
      </w:pPr>
      <w:bookmarkStart w:id="948" w:name="FS000001045T27_05_2003_06_38_08C"/>
      <w:bookmarkEnd w:id="948"/>
      <w:r>
        <w:rPr>
          <w:rtl/>
        </w:rPr>
        <w:t>דני יתום (העבודה-מימד):</w:t>
      </w:r>
    </w:p>
    <w:p w14:paraId="0879472E" w14:textId="77777777" w:rsidR="00000000" w:rsidRDefault="007C71EE">
      <w:pPr>
        <w:pStyle w:val="a"/>
        <w:rPr>
          <w:rtl/>
        </w:rPr>
      </w:pPr>
    </w:p>
    <w:p w14:paraId="2FAC5F84" w14:textId="77777777" w:rsidR="00000000" w:rsidRDefault="007C71EE">
      <w:pPr>
        <w:pStyle w:val="a"/>
        <w:rPr>
          <w:rFonts w:hint="cs"/>
          <w:rtl/>
        </w:rPr>
      </w:pPr>
      <w:r>
        <w:rPr>
          <w:rFonts w:hint="cs"/>
          <w:rtl/>
        </w:rPr>
        <w:t>כבר?</w:t>
      </w:r>
    </w:p>
    <w:p w14:paraId="02D92073" w14:textId="77777777" w:rsidR="00000000" w:rsidRDefault="007C71EE">
      <w:pPr>
        <w:pStyle w:val="a"/>
        <w:rPr>
          <w:rFonts w:hint="cs"/>
          <w:rtl/>
        </w:rPr>
      </w:pPr>
    </w:p>
    <w:p w14:paraId="5EBE98EB" w14:textId="77777777" w:rsidR="00000000" w:rsidRDefault="007C71EE">
      <w:pPr>
        <w:pStyle w:val="ac"/>
        <w:rPr>
          <w:rtl/>
        </w:rPr>
      </w:pPr>
      <w:r>
        <w:rPr>
          <w:rFonts w:hint="eastAsia"/>
          <w:rtl/>
        </w:rPr>
        <w:t>חמי</w:t>
      </w:r>
      <w:r>
        <w:rPr>
          <w:rtl/>
        </w:rPr>
        <w:t xml:space="preserve"> דורון (שינוי):</w:t>
      </w:r>
    </w:p>
    <w:p w14:paraId="50FD519B" w14:textId="77777777" w:rsidR="00000000" w:rsidRDefault="007C71EE">
      <w:pPr>
        <w:pStyle w:val="a"/>
        <w:rPr>
          <w:rFonts w:hint="cs"/>
          <w:rtl/>
        </w:rPr>
      </w:pPr>
    </w:p>
    <w:p w14:paraId="213076CF" w14:textId="77777777" w:rsidR="00000000" w:rsidRDefault="007C71EE">
      <w:pPr>
        <w:pStyle w:val="a"/>
        <w:rPr>
          <w:rFonts w:hint="cs"/>
          <w:rtl/>
        </w:rPr>
      </w:pPr>
      <w:r>
        <w:rPr>
          <w:rFonts w:hint="cs"/>
          <w:rtl/>
        </w:rPr>
        <w:t xml:space="preserve">הזמן עובר מהר כשנהנים. </w:t>
      </w:r>
    </w:p>
    <w:p w14:paraId="5B4AB252" w14:textId="77777777" w:rsidR="00000000" w:rsidRDefault="007C71EE">
      <w:pPr>
        <w:pStyle w:val="a"/>
        <w:rPr>
          <w:rFonts w:hint="cs"/>
          <w:rtl/>
        </w:rPr>
      </w:pPr>
    </w:p>
    <w:p w14:paraId="5BA7ECCC" w14:textId="77777777" w:rsidR="00000000" w:rsidRDefault="007C71EE">
      <w:pPr>
        <w:pStyle w:val="SpeakerCon"/>
        <w:rPr>
          <w:rtl/>
        </w:rPr>
      </w:pPr>
      <w:bookmarkStart w:id="949" w:name="FS000001045T27_05_2003_06_38_27C"/>
      <w:bookmarkEnd w:id="949"/>
      <w:r>
        <w:rPr>
          <w:rtl/>
        </w:rPr>
        <w:t>דני יתום (העבודה-מימד):</w:t>
      </w:r>
    </w:p>
    <w:p w14:paraId="5434355C" w14:textId="77777777" w:rsidR="00000000" w:rsidRDefault="007C71EE">
      <w:pPr>
        <w:pStyle w:val="a"/>
        <w:rPr>
          <w:rtl/>
        </w:rPr>
      </w:pPr>
    </w:p>
    <w:p w14:paraId="71EFEFCC" w14:textId="77777777" w:rsidR="00000000" w:rsidRDefault="007C71EE">
      <w:pPr>
        <w:pStyle w:val="a"/>
        <w:rPr>
          <w:rFonts w:hint="cs"/>
          <w:rtl/>
        </w:rPr>
      </w:pPr>
      <w:r>
        <w:rPr>
          <w:rFonts w:hint="cs"/>
          <w:rtl/>
        </w:rPr>
        <w:t>אני רוצה לסיים, ברשותך, במלים ספורות על הפנסיה, ואני אחסוך מכם היום את הנאום</w:t>
      </w:r>
      <w:r>
        <w:rPr>
          <w:rFonts w:hint="cs"/>
          <w:rtl/>
        </w:rPr>
        <w:t xml:space="preserve"> הארוך שהכנתי על מפת הדרכים ועל הגדר. </w:t>
      </w:r>
    </w:p>
    <w:p w14:paraId="1CCF5C19" w14:textId="77777777" w:rsidR="00000000" w:rsidRDefault="007C71EE">
      <w:pPr>
        <w:pStyle w:val="a"/>
        <w:rPr>
          <w:rFonts w:hint="cs"/>
          <w:rtl/>
        </w:rPr>
      </w:pPr>
    </w:p>
    <w:p w14:paraId="5A0CEFA4" w14:textId="77777777" w:rsidR="00000000" w:rsidRDefault="007C71EE">
      <w:pPr>
        <w:pStyle w:val="a"/>
        <w:rPr>
          <w:rFonts w:hint="cs"/>
          <w:rtl/>
        </w:rPr>
      </w:pPr>
      <w:r>
        <w:rPr>
          <w:rFonts w:hint="cs"/>
          <w:rtl/>
        </w:rPr>
        <w:t>פנסיה היא מאפיין חשוב מאוד-מאוד של המעמד הבינוני דווקא. הרי לעשירים יש אמצעים עצמיים להתקיים בגיל פרישה. העניים יכולים להסתמך רק על קצבת הזיקנה של המוסד לביטוח לאומי. המעמד הבינוני הוא זה ששם את מבטחו בקרן הפנסיה שלו</w:t>
      </w:r>
      <w:r>
        <w:rPr>
          <w:rFonts w:hint="cs"/>
          <w:rtl/>
        </w:rPr>
        <w:t xml:space="preserve">. ומה מציעה לו הממשלה עכשיו? צעדים שיערערו את הביטחון של המבוטחים בקרנות הפנסיה במגזר הפרטי ובמגזר הציבורי. במלים פשוטות, המדינה מבקשת לצמצם את המחויבויות שלה לביטחונן הכלכלי של משפחות המעמד הבינוני בהגיען לגיל פרישה. </w:t>
      </w:r>
    </w:p>
    <w:p w14:paraId="3D524823" w14:textId="77777777" w:rsidR="00000000" w:rsidRDefault="007C71EE">
      <w:pPr>
        <w:pStyle w:val="a"/>
        <w:rPr>
          <w:rFonts w:hint="cs"/>
          <w:rtl/>
        </w:rPr>
      </w:pPr>
    </w:p>
    <w:p w14:paraId="18A62D3A" w14:textId="77777777" w:rsidR="00000000" w:rsidRDefault="007C71EE">
      <w:pPr>
        <w:pStyle w:val="a"/>
        <w:rPr>
          <w:rFonts w:hint="cs"/>
          <w:rtl/>
        </w:rPr>
      </w:pPr>
      <w:r>
        <w:rPr>
          <w:rFonts w:hint="cs"/>
          <w:rtl/>
        </w:rPr>
        <w:t xml:space="preserve">אני חושב, שהתוכנית הזאת,  אף שהוצאו </w:t>
      </w:r>
      <w:r>
        <w:rPr>
          <w:rFonts w:hint="cs"/>
          <w:rtl/>
        </w:rPr>
        <w:t xml:space="preserve">ממנה כבר כמה מרכיבים קשים ורעים, היא תוכנית גרועה ביותר וצריך יהיה להצביע נגדה. </w:t>
      </w:r>
    </w:p>
    <w:p w14:paraId="3A21BAA0" w14:textId="77777777" w:rsidR="00000000" w:rsidRDefault="007C71EE">
      <w:pPr>
        <w:pStyle w:val="a"/>
        <w:rPr>
          <w:rFonts w:hint="cs"/>
          <w:rtl/>
        </w:rPr>
      </w:pPr>
    </w:p>
    <w:p w14:paraId="3B015A93" w14:textId="77777777" w:rsidR="00000000" w:rsidRDefault="007C71EE">
      <w:pPr>
        <w:pStyle w:val="a"/>
        <w:rPr>
          <w:rFonts w:hint="cs"/>
          <w:rtl/>
        </w:rPr>
      </w:pPr>
      <w:r>
        <w:rPr>
          <w:rFonts w:hint="cs"/>
          <w:rtl/>
        </w:rPr>
        <w:t>לסיום, אני מבקש לקרוא לכל אזרח ואזרחית במדינת ישראל שלא להישאר אדישים לעתיד הכלכלי שלנו ושל ילדינו ולהצטרף לצעדת המחאה של מטה המאבק המשותף החברתי-הפוליטי נגד התוכנית הכלכלית.</w:t>
      </w:r>
      <w:r>
        <w:rPr>
          <w:rFonts w:hint="cs"/>
          <w:rtl/>
        </w:rPr>
        <w:t xml:space="preserve"> ההפגנה תתקיים ביום רביעי הקרוב, קרי מחר. הצעדה תחל בשעה 16:00 ברחבת "נזכור" שבין התחנה המרכזית החדשה ל"בנייני האומה" בירושלים, ותסתיים בהפגנה מול הכנסת. אל תיתנו לממשלה לקבור את מדינת הרווחה והצטרפו אלינו בניסיון להצילה. תודה. </w:t>
      </w:r>
    </w:p>
    <w:p w14:paraId="3DFC9A0F" w14:textId="77777777" w:rsidR="00000000" w:rsidRDefault="007C71EE">
      <w:pPr>
        <w:pStyle w:val="a"/>
        <w:rPr>
          <w:rFonts w:hint="cs"/>
          <w:rtl/>
        </w:rPr>
      </w:pPr>
    </w:p>
    <w:p w14:paraId="1EAF176E" w14:textId="77777777" w:rsidR="00000000" w:rsidRDefault="007C71EE">
      <w:pPr>
        <w:pStyle w:val="ad"/>
        <w:rPr>
          <w:rtl/>
        </w:rPr>
      </w:pPr>
      <w:r>
        <w:rPr>
          <w:rtl/>
        </w:rPr>
        <w:t>היו"ר משה כחלון:</w:t>
      </w:r>
    </w:p>
    <w:p w14:paraId="3E22929B" w14:textId="77777777" w:rsidR="00000000" w:rsidRDefault="007C71EE">
      <w:pPr>
        <w:pStyle w:val="a"/>
        <w:rPr>
          <w:rtl/>
        </w:rPr>
      </w:pPr>
    </w:p>
    <w:p w14:paraId="4F5F0E43" w14:textId="77777777" w:rsidR="00000000" w:rsidRDefault="007C71EE">
      <w:pPr>
        <w:pStyle w:val="a"/>
        <w:rPr>
          <w:rFonts w:hint="cs"/>
          <w:rtl/>
        </w:rPr>
      </w:pPr>
      <w:r>
        <w:rPr>
          <w:rFonts w:hint="cs"/>
          <w:rtl/>
        </w:rPr>
        <w:t>תודה רבה</w:t>
      </w:r>
      <w:r>
        <w:rPr>
          <w:rFonts w:hint="cs"/>
          <w:rtl/>
        </w:rPr>
        <w:t xml:space="preserve">. חבר הכנסת מתן וילנאי, בבקשה. </w:t>
      </w:r>
    </w:p>
    <w:p w14:paraId="0CB304E6" w14:textId="77777777" w:rsidR="00000000" w:rsidRDefault="007C71EE">
      <w:pPr>
        <w:pStyle w:val="a"/>
        <w:rPr>
          <w:rFonts w:hint="cs"/>
          <w:rtl/>
        </w:rPr>
      </w:pPr>
    </w:p>
    <w:p w14:paraId="4ACF95E4" w14:textId="77777777" w:rsidR="00000000" w:rsidRDefault="007C71EE">
      <w:pPr>
        <w:pStyle w:val="Speaker"/>
        <w:rPr>
          <w:rtl/>
        </w:rPr>
      </w:pPr>
      <w:bookmarkStart w:id="950" w:name="FS000001067T27_05_2003_06_44_47"/>
      <w:bookmarkEnd w:id="950"/>
    </w:p>
    <w:p w14:paraId="18B6175C" w14:textId="77777777" w:rsidR="00000000" w:rsidRDefault="007C71EE">
      <w:pPr>
        <w:pStyle w:val="Speaker"/>
        <w:rPr>
          <w:rtl/>
        </w:rPr>
      </w:pPr>
      <w:r>
        <w:rPr>
          <w:rFonts w:hint="eastAsia"/>
          <w:rtl/>
        </w:rPr>
        <w:t>מתן</w:t>
      </w:r>
      <w:r>
        <w:rPr>
          <w:rtl/>
        </w:rPr>
        <w:t xml:space="preserve"> וילנאי (העבודה-מימד):</w:t>
      </w:r>
    </w:p>
    <w:p w14:paraId="1CAADB7F" w14:textId="77777777" w:rsidR="00000000" w:rsidRDefault="007C71EE">
      <w:pPr>
        <w:pStyle w:val="a"/>
        <w:rPr>
          <w:rFonts w:hint="cs"/>
          <w:rtl/>
        </w:rPr>
      </w:pPr>
    </w:p>
    <w:p w14:paraId="61B35E04" w14:textId="77777777" w:rsidR="00000000" w:rsidRDefault="007C71EE">
      <w:pPr>
        <w:pStyle w:val="a"/>
        <w:rPr>
          <w:rFonts w:hint="cs"/>
          <w:rtl/>
        </w:rPr>
      </w:pPr>
      <w:r>
        <w:rPr>
          <w:rFonts w:hint="cs"/>
          <w:rtl/>
        </w:rPr>
        <w:t>כבוד היושב-ראש, חברי חברי הכנסת, בוקר טוב.</w:t>
      </w:r>
      <w:r>
        <w:rPr>
          <w:rtl/>
        </w:rPr>
        <w:t xml:space="preserve"> </w:t>
      </w:r>
      <w:r>
        <w:rPr>
          <w:rFonts w:hint="cs"/>
          <w:rtl/>
        </w:rPr>
        <w:t xml:space="preserve">אנחנו יושבים ודנים פה שעות ארוכות בתוכנית הכלכלית החדשה, ולפי הערכתי אנחנו בעצם דנים באין-תוכנית הכלכלית, כי בסופו של דבר אין פה תוכנית. אני אתייחס לזה </w:t>
      </w:r>
      <w:r>
        <w:rPr>
          <w:rFonts w:hint="cs"/>
          <w:rtl/>
        </w:rPr>
        <w:t xml:space="preserve">בכמה מלים מאוחר יותר. </w:t>
      </w:r>
    </w:p>
    <w:p w14:paraId="392AB936" w14:textId="77777777" w:rsidR="00000000" w:rsidRDefault="007C71EE">
      <w:pPr>
        <w:pStyle w:val="a"/>
        <w:rPr>
          <w:rFonts w:hint="cs"/>
          <w:rtl/>
        </w:rPr>
      </w:pPr>
    </w:p>
    <w:p w14:paraId="37102CD3" w14:textId="77777777" w:rsidR="00000000" w:rsidRDefault="007C71EE">
      <w:pPr>
        <w:pStyle w:val="a"/>
        <w:rPr>
          <w:rFonts w:hint="cs"/>
          <w:rtl/>
        </w:rPr>
      </w:pPr>
      <w:r>
        <w:rPr>
          <w:rFonts w:hint="cs"/>
          <w:rtl/>
        </w:rPr>
        <w:t>אני רוצה להתחיל בדברים היסודיים שהביאו אותנו למקום שאנחנו הגענו אליו. מדינת ישראל, במשך למעלה משנתיים וחצי, נמצאת במה שנקרא אינתיפאדה חדשה בינינו לבין הפלסטינים. זאת לא באמת אינתיפאדה, כי המהות של אינתיפאדה היא התקוממות עממית של המו</w:t>
      </w:r>
      <w:r>
        <w:rPr>
          <w:rFonts w:hint="cs"/>
          <w:rtl/>
        </w:rPr>
        <w:t xml:space="preserve">נים ברחובות. זה לא מה שקורה כאן. אלא זאת התקפת טרור מתואמת של ארגונים פלסטיניים שונים, אשר מיועדת לשבש את החיים ואת השגרה במדינת ישראל. מתקפת הטרור הזאת שמה לעצמה ליעד לא את כוחות הביטחון שלנו </w:t>
      </w:r>
      <w:r>
        <w:rPr>
          <w:rtl/>
        </w:rPr>
        <w:t>–</w:t>
      </w:r>
      <w:r>
        <w:rPr>
          <w:rFonts w:hint="cs"/>
          <w:rtl/>
        </w:rPr>
        <w:t xml:space="preserve"> הם חזקים,  הצבא, המשטרה, קהילת המודיעין. לא הטרור יכריע אותם.</w:t>
      </w:r>
      <w:r>
        <w:rPr>
          <w:rFonts w:hint="cs"/>
          <w:rtl/>
        </w:rPr>
        <w:t xml:space="preserve"> היא שמה לעצמה למטרה את החברה הישראלית, את שגרת החיים שלנו, לא בקווי הגבול, לא ביהודה, שומרון ועזה, אלא בכל פינה ובכל מקום. ולזה אנחנו מחפשים את המענה. </w:t>
      </w:r>
    </w:p>
    <w:p w14:paraId="02947D30" w14:textId="77777777" w:rsidR="00000000" w:rsidRDefault="007C71EE">
      <w:pPr>
        <w:pStyle w:val="a"/>
        <w:rPr>
          <w:rFonts w:hint="cs"/>
          <w:rtl/>
        </w:rPr>
      </w:pPr>
    </w:p>
    <w:p w14:paraId="15934872" w14:textId="77777777" w:rsidR="00000000" w:rsidRDefault="007C71EE">
      <w:pPr>
        <w:pStyle w:val="a"/>
        <w:rPr>
          <w:rFonts w:hint="cs"/>
          <w:rtl/>
        </w:rPr>
      </w:pPr>
      <w:r>
        <w:rPr>
          <w:rFonts w:hint="cs"/>
          <w:rtl/>
        </w:rPr>
        <w:t>ממשלת ישראל, בשנתיים האחרונות באופן קבוע עוסקת בדבר אחד, בהפעלת עוצמה צבאית על מנת להכניע את הטרור. אי</w:t>
      </w:r>
      <w:r>
        <w:rPr>
          <w:rFonts w:hint="cs"/>
          <w:rtl/>
        </w:rPr>
        <w:t>ן ספק שצריך להפעיל עוצמה צבאית על מנת להילחם בטרור, להגן על עצמנו ולגרום לכך שפגיעות הטרור תהיינה מצומצמות ככל שניתן. אבל באותה עת עצמה צריך להבין, שבהפעלת כוח גרידא אי-אפשר יהיה להגיע לשום דבר, ועל מנת להתקדם ולייצב את היחסים בינינו לבין הפלסטינים, בין נה</w:t>
      </w:r>
      <w:r>
        <w:rPr>
          <w:rFonts w:hint="cs"/>
          <w:rtl/>
        </w:rPr>
        <w:t xml:space="preserve">ר הירדן לבין חוף הים התיכון, צריך לפעול פעולות נוספות. </w:t>
      </w:r>
    </w:p>
    <w:p w14:paraId="4E4F051F" w14:textId="77777777" w:rsidR="00000000" w:rsidRDefault="007C71EE">
      <w:pPr>
        <w:pStyle w:val="a"/>
        <w:rPr>
          <w:rFonts w:hint="cs"/>
          <w:rtl/>
        </w:rPr>
      </w:pPr>
    </w:p>
    <w:p w14:paraId="48846096" w14:textId="77777777" w:rsidR="00000000" w:rsidRDefault="007C71EE">
      <w:pPr>
        <w:pStyle w:val="a"/>
        <w:rPr>
          <w:rFonts w:hint="cs"/>
          <w:rtl/>
        </w:rPr>
      </w:pPr>
      <w:r>
        <w:rPr>
          <w:rFonts w:hint="cs"/>
          <w:rtl/>
        </w:rPr>
        <w:t xml:space="preserve">רק לאחרונה, ממש בימים האחרונים, לאחר תקופה ארוכה חדר הדבר הזה לתודעתם של מנהיגי הממשלה שלנו והתחילו לעסוק גם בהליך המדיני. מאוחר, לא ממש כפי שצריך, אבל מוטב שהתחילו. עוד לא ברור לאן זה הולך, לעת עתה </w:t>
      </w:r>
      <w:r>
        <w:rPr>
          <w:rFonts w:hint="cs"/>
          <w:rtl/>
        </w:rPr>
        <w:t>בדיבורים. אני מקווה שזה יעבור גם לשלב המעשים, אבל הכיוון הוא נכון. הדבר המרכזי הוא ההבנה שצריך להילחם בטרור ולהבין שזה לא ייגמר במלחמה. רק ישיבה סביב שולחן הדיונים תגרום לכך שנצא מהמשבר העמוק שאנחנו נמצאים בו עם הפלסטינים במשך שנתיים וחצי, שהוא קצה של קרחו</w:t>
      </w:r>
      <w:r>
        <w:rPr>
          <w:rFonts w:hint="cs"/>
          <w:rtl/>
        </w:rPr>
        <w:t xml:space="preserve">ן שהחל להיווצר מאז שבו אבות אבותינו לארץ הזאת, לפני למעלה מ=120 שנה. </w:t>
      </w:r>
    </w:p>
    <w:p w14:paraId="197A2AAB" w14:textId="77777777" w:rsidR="00000000" w:rsidRDefault="007C71EE">
      <w:pPr>
        <w:pStyle w:val="a"/>
        <w:rPr>
          <w:rFonts w:hint="cs"/>
          <w:rtl/>
        </w:rPr>
      </w:pPr>
    </w:p>
    <w:p w14:paraId="7EC3A33B" w14:textId="77777777" w:rsidR="00000000" w:rsidRDefault="007C71EE">
      <w:pPr>
        <w:pStyle w:val="a"/>
        <w:rPr>
          <w:rFonts w:hint="cs"/>
          <w:rtl/>
        </w:rPr>
      </w:pPr>
      <w:r>
        <w:rPr>
          <w:rFonts w:hint="cs"/>
          <w:rtl/>
        </w:rPr>
        <w:t>אני אומר את כל הדברים האלה מכיוון שמה שעומד היום למבחן זה עוצמתה של החברה הישראלית. החברה נפגעת באופן קבוע מאירועי הטרור האלה, ואחד המרכיבים העיקריים בלחימה בטרור הוא עוצמתה של החברה הז</w:t>
      </w:r>
      <w:r>
        <w:rPr>
          <w:rFonts w:hint="cs"/>
          <w:rtl/>
        </w:rPr>
        <w:t>את. אכן, בסך הכול היא עמדה בזה, עומדת בזה בכבוד. אני חושב שכאשר זה התחיל באוקטובר 2000, היה איזה חשש לגבי העוצמה שלנו, היתה אשליה בצד השני כאילו הישראלים הם חלשים ולא יעמדו במתקפות טרור כאלה. זו ללא ספק היתה הטעות האסטרטגית של ערפאת ומרעיו, שהחליטו לנקוט א</w:t>
      </w:r>
      <w:r>
        <w:rPr>
          <w:rFonts w:hint="cs"/>
          <w:rtl/>
        </w:rPr>
        <w:t xml:space="preserve">ת הדרך שהם נוקטים. החברה הזאת הוכיחה את עצמה. </w:t>
      </w:r>
    </w:p>
    <w:p w14:paraId="325A08B8" w14:textId="77777777" w:rsidR="00000000" w:rsidRDefault="007C71EE">
      <w:pPr>
        <w:pStyle w:val="a"/>
        <w:rPr>
          <w:rFonts w:hint="cs"/>
          <w:rtl/>
        </w:rPr>
      </w:pPr>
    </w:p>
    <w:p w14:paraId="430D3F1B" w14:textId="77777777" w:rsidR="00000000" w:rsidRDefault="007C71EE">
      <w:pPr>
        <w:pStyle w:val="a"/>
        <w:rPr>
          <w:rFonts w:hint="cs"/>
          <w:rtl/>
        </w:rPr>
      </w:pPr>
      <w:r>
        <w:rPr>
          <w:rFonts w:hint="cs"/>
          <w:rtl/>
        </w:rPr>
        <w:t>אבל ממשלת ישראל, בתוכנית הכלכלית שלה, שהיא הרביעית או החמישית מאז אני זוכר את השנתיים האחרונות, ממרס 2001, ויכול להיות שאני טועה וזה כבר יותר, חייבת לזכור, שמרקם החיים כאן הוא מרכיב יסודי בכוחנו לעמוד בהתמודד</w:t>
      </w:r>
      <w:r>
        <w:rPr>
          <w:rFonts w:hint="cs"/>
          <w:rtl/>
        </w:rPr>
        <w:t>ות שבה אנחנו צריכים לעמוד. ריבוי התוכניות מצביע על זה שאין תוכנית. אי-אפשר לנהל ועד-בית כשכל שלושה-ארבעה חודשים שולפים תוכנית חדשה ואומרים לך: אתה חייב לתמוך בה, אין בלתה, אנחנו על סף תהום. שר האוצר מיטיב ממני לתאר את זה, ואין טעם שאני אכנס למלים האלה. בעו</w:t>
      </w:r>
      <w:r>
        <w:rPr>
          <w:rFonts w:hint="cs"/>
          <w:rtl/>
        </w:rPr>
        <w:t xml:space="preserve">ד ארבעה חודשים פעם נוספת, וארבעה חודשים לאחר מכן פעם נוספת. זה רק מצביע עד כמה אין פה באמת חזון, אין פה יעדים, אין פה תפיסה עמוקה שהיתה צריכה לראות את החברה בישראל וממנה לגזור את התוכניות. </w:t>
      </w:r>
    </w:p>
    <w:p w14:paraId="6E3AB47D" w14:textId="77777777" w:rsidR="00000000" w:rsidRDefault="007C71EE">
      <w:pPr>
        <w:pStyle w:val="a"/>
        <w:rPr>
          <w:rFonts w:hint="cs"/>
          <w:rtl/>
        </w:rPr>
      </w:pPr>
    </w:p>
    <w:p w14:paraId="5D2B1CC4" w14:textId="77777777" w:rsidR="00000000" w:rsidRDefault="007C71EE">
      <w:pPr>
        <w:pStyle w:val="a"/>
        <w:rPr>
          <w:rFonts w:hint="cs"/>
          <w:rtl/>
        </w:rPr>
      </w:pPr>
      <w:r>
        <w:rPr>
          <w:rFonts w:hint="cs"/>
          <w:rtl/>
        </w:rPr>
        <w:t>אני חושש שיש, וכנראה יש, תפיסת עולם ימנית אשר מטילה על מגזר קטן ב</w:t>
      </w:r>
      <w:r>
        <w:rPr>
          <w:rFonts w:hint="cs"/>
          <w:rtl/>
        </w:rPr>
        <w:t xml:space="preserve">חברה להרים ולקדם את הכול -  זה אלה שיש להם - ולפגוע בכל האחרים הרבים, אלה שיש להם פחות או שאין להם בכלל, ולהשאיר אותם לגורלם. זאת לא החברה שאנחנו התכוונו לה כאשר אבות אבותינו הגיעו לכאן, ליצור ולבנות כאן. לא זאת החברה שתעמוד בהתמודדויות האמיתיות אשר עדיין </w:t>
      </w:r>
      <w:r>
        <w:rPr>
          <w:rFonts w:hint="cs"/>
          <w:rtl/>
        </w:rPr>
        <w:t xml:space="preserve">מצפות לנו, ואין לי ספק שעדיין מצפות לנו התמודדויות נוספות. </w:t>
      </w:r>
    </w:p>
    <w:p w14:paraId="59FB60B2" w14:textId="77777777" w:rsidR="00000000" w:rsidRDefault="007C71EE">
      <w:pPr>
        <w:pStyle w:val="a"/>
        <w:rPr>
          <w:rFonts w:hint="cs"/>
          <w:rtl/>
        </w:rPr>
      </w:pPr>
    </w:p>
    <w:p w14:paraId="1BB9702C" w14:textId="77777777" w:rsidR="00000000" w:rsidRDefault="007C71EE">
      <w:pPr>
        <w:pStyle w:val="a"/>
        <w:rPr>
          <w:rFonts w:hint="cs"/>
          <w:rtl/>
        </w:rPr>
      </w:pPr>
      <w:r>
        <w:rPr>
          <w:rFonts w:hint="cs"/>
          <w:rtl/>
        </w:rPr>
        <w:t xml:space="preserve">לכן, הפגם היסודי בתוכנית הזאת, מעבר לסעיף כזה או אחר, הוא חוסר ההבנה הבסיסי לגבי עוצמת החברה בישראל, חוסר הרצון להתוות חזון ולקבוע יעדים ולסכם דרך שלאורה כולנו פועלים. </w:t>
      </w:r>
    </w:p>
    <w:p w14:paraId="341103DA" w14:textId="77777777" w:rsidR="00000000" w:rsidRDefault="007C71EE">
      <w:pPr>
        <w:pStyle w:val="a"/>
        <w:rPr>
          <w:rFonts w:hint="cs"/>
          <w:rtl/>
        </w:rPr>
      </w:pPr>
    </w:p>
    <w:p w14:paraId="0BCDA10F" w14:textId="77777777" w:rsidR="00000000" w:rsidRDefault="007C71EE">
      <w:pPr>
        <w:pStyle w:val="a"/>
        <w:rPr>
          <w:rFonts w:hint="cs"/>
          <w:rtl/>
        </w:rPr>
      </w:pPr>
      <w:r>
        <w:rPr>
          <w:rFonts w:hint="cs"/>
          <w:rtl/>
        </w:rPr>
        <w:t xml:space="preserve">אין לי ספק שהתוכנית הזאת </w:t>
      </w:r>
      <w:r>
        <w:rPr>
          <w:rFonts w:hint="cs"/>
          <w:rtl/>
        </w:rPr>
        <w:t>תאושר, מכיוון שהרוב בבית הזה, העמוס פה עד לעייפה כרגע בכיסאות ריקים, יתמוך בתוכנית. לקואליציה יש העוצמה שלה, 68 חברי כנסת פלוס מינוס, אולי דומה יותר למינוס, והתוכנית הזאת תעבור. זה דבר די ברור. אבל די ברור לי גם, שבתוך זמן קצר בצורה מדהימה יתברר שחסר, שצרי</w:t>
      </w:r>
      <w:r>
        <w:rPr>
          <w:rFonts w:hint="cs"/>
          <w:rtl/>
        </w:rPr>
        <w:t xml:space="preserve">ך עוד הפעם, ונמצא את עצמנו סביב אוגוסט-ספטמבר עוסקים בתוכנית נוספת, וכך הלאה. </w:t>
      </w:r>
    </w:p>
    <w:p w14:paraId="6AA86E46" w14:textId="77777777" w:rsidR="00000000" w:rsidRDefault="007C71EE">
      <w:pPr>
        <w:pStyle w:val="a"/>
        <w:rPr>
          <w:rFonts w:hint="cs"/>
          <w:rtl/>
        </w:rPr>
      </w:pPr>
    </w:p>
    <w:p w14:paraId="5A9B6B9D" w14:textId="77777777" w:rsidR="00000000" w:rsidRDefault="007C71EE">
      <w:pPr>
        <w:pStyle w:val="a"/>
        <w:rPr>
          <w:rFonts w:hint="cs"/>
          <w:rtl/>
        </w:rPr>
      </w:pPr>
      <w:r>
        <w:rPr>
          <w:rFonts w:hint="cs"/>
          <w:rtl/>
        </w:rPr>
        <w:t xml:space="preserve">לכן אני קורא קודם כול לבנות תוכנית אמיתית, שקוראת את הכתובות על הקיר </w:t>
      </w:r>
      <w:r>
        <w:rPr>
          <w:rtl/>
        </w:rPr>
        <w:t>–</w:t>
      </w:r>
      <w:r>
        <w:rPr>
          <w:rFonts w:hint="cs"/>
          <w:rtl/>
        </w:rPr>
        <w:t xml:space="preserve"> לא פוליטית, לא במקום שיש איש כזה זה נראה כך ובמקום שיש איש אחר זה נראה אחרת. אני קורא מכאן, למשל, להתיר א</w:t>
      </w:r>
      <w:r>
        <w:rPr>
          <w:rFonts w:hint="cs"/>
          <w:rtl/>
        </w:rPr>
        <w:t>ת הגזירות הנוראיות שנופלות על יישובי הערבה, מעין-גדי בואכה אילת, שלוש מועצות אזוריות - תמר, הערבה התיכונה וחבל אילות, כאשר בשל כספים קטנים ברמה הממשלתית הולכים לפגוע שם בחקלאים, שלולא הם כל השטח הזה היה פרוץ ונטוש ולא היו בו אנשים שלנו. זו דוגמה למידה מסוי</w:t>
      </w:r>
      <w:r>
        <w:rPr>
          <w:rFonts w:hint="cs"/>
          <w:rtl/>
        </w:rPr>
        <w:t>מת של רוע-לב ושל קשיחות אשר תורמת לאוצר המדינה בשוליים ופוגעת במאות משפחות שזו פרנסתן, שהן היחידות שנאחזות בחבל הארץ הזה לאורך  השבר הסורי-אפריקני מעין-גדי דרומה.</w:t>
      </w:r>
    </w:p>
    <w:p w14:paraId="177C4D5D" w14:textId="77777777" w:rsidR="00000000" w:rsidRDefault="007C71EE">
      <w:pPr>
        <w:pStyle w:val="a"/>
        <w:rPr>
          <w:rFonts w:hint="cs"/>
          <w:rtl/>
        </w:rPr>
      </w:pPr>
    </w:p>
    <w:p w14:paraId="16B0AEC5" w14:textId="77777777" w:rsidR="00000000" w:rsidRDefault="007C71EE">
      <w:pPr>
        <w:pStyle w:val="a"/>
        <w:rPr>
          <w:rFonts w:hint="cs"/>
          <w:rtl/>
        </w:rPr>
      </w:pPr>
      <w:r>
        <w:rPr>
          <w:rFonts w:hint="cs"/>
          <w:rtl/>
        </w:rPr>
        <w:t xml:space="preserve">ומלה על התרבות הישראלית. החברה הישראלית, חלק מהעוצמה שלה הוא לא רק ביצירה של דברים פיננסיים </w:t>
      </w:r>
      <w:r>
        <w:rPr>
          <w:rFonts w:hint="cs"/>
          <w:rtl/>
        </w:rPr>
        <w:t xml:space="preserve">שאפשר לחוש בהם אלא גם ביצירה התרבותית המקורית. בעצם המכנה המשותף שמאחד את תושבי הבית הזה ומאחד את החברה הישראלית בכלל הוא היצירה הישראלית המקורית. גם היא, כספים גדולים לכל אחד ואחד מאתנו, כספים קטנים ברמה של המדינה, נפגעת בעשרות-מיליוני שקלים, אף שללא ספק </w:t>
      </w:r>
      <w:r>
        <w:rPr>
          <w:rFonts w:hint="cs"/>
          <w:rtl/>
        </w:rPr>
        <w:t xml:space="preserve">יש מקורות לתת את המשאבים האלה, וצריך אותם כחלק מחיזוקה של מדינת ישראל, כחלק מהעוצמה החברתית שלנו, כחלק מהעוצמה התרבותית שלנו. </w:t>
      </w:r>
    </w:p>
    <w:p w14:paraId="132D8812" w14:textId="77777777" w:rsidR="00000000" w:rsidRDefault="007C71EE">
      <w:pPr>
        <w:pStyle w:val="a"/>
        <w:rPr>
          <w:rFonts w:hint="cs"/>
          <w:rtl/>
        </w:rPr>
      </w:pPr>
    </w:p>
    <w:p w14:paraId="54C9DF79" w14:textId="77777777" w:rsidR="00000000" w:rsidRDefault="007C71EE">
      <w:pPr>
        <w:pStyle w:val="a"/>
        <w:rPr>
          <w:rFonts w:hint="cs"/>
          <w:rtl/>
        </w:rPr>
      </w:pPr>
      <w:r>
        <w:rPr>
          <w:rFonts w:hint="cs"/>
          <w:rtl/>
        </w:rPr>
        <w:t>תמיד היתה גאוותנו על כך שאנחנו צרכני תרבות, אנחנו יוצרי תרבות, יש לנו כוחות מדהימים בתחום הזה. לא הכשרונות הם הדבר שחסר במדינה ה</w:t>
      </w:r>
      <w:r>
        <w:rPr>
          <w:rFonts w:hint="cs"/>
          <w:rtl/>
        </w:rPr>
        <w:t>זאת. מה שחסר זה העזרה לכשרונות האלה לפרוח על מנת לחזק אותנו כחברה יהודית-ישראלית דמוקרטית-ציונית בארץ-ישראל. וגם המשאבים לזה צריכים להימצא. אין בעיה למצוא אותם. יש איזו קהות-חושים ושרירות-לב גם בנושא החשוב הזה.</w:t>
      </w:r>
    </w:p>
    <w:p w14:paraId="5F8F02FE" w14:textId="77777777" w:rsidR="00000000" w:rsidRDefault="007C71EE">
      <w:pPr>
        <w:pStyle w:val="a"/>
        <w:rPr>
          <w:rFonts w:hint="cs"/>
          <w:rtl/>
        </w:rPr>
      </w:pPr>
    </w:p>
    <w:p w14:paraId="0C72A28B" w14:textId="77777777" w:rsidR="00000000" w:rsidRDefault="007C71EE">
      <w:pPr>
        <w:pStyle w:val="a"/>
        <w:rPr>
          <w:rFonts w:hint="cs"/>
          <w:rtl/>
        </w:rPr>
      </w:pPr>
      <w:r>
        <w:rPr>
          <w:rFonts w:hint="cs"/>
          <w:rtl/>
        </w:rPr>
        <w:t>ההתמודדות עם הטרור דורשת דבר נוסף. מעבר ללחי</w:t>
      </w:r>
      <w:r>
        <w:rPr>
          <w:rFonts w:hint="cs"/>
          <w:rtl/>
        </w:rPr>
        <w:t xml:space="preserve">מה, מצד אחד, ומעבר לחיזוקה של החברה שהוא חלק מהלחימה, והתקציב הזה לא עושה טובה עם העניין הזה, ומעבר למשא-ומתן בינינו לבין הפלסטינים שבסופו של דבר יגיע </w:t>
      </w:r>
      <w:r>
        <w:rPr>
          <w:rtl/>
        </w:rPr>
        <w:t>–</w:t>
      </w:r>
      <w:r>
        <w:rPr>
          <w:rFonts w:hint="cs"/>
          <w:rtl/>
        </w:rPr>
        <w:t xml:space="preserve"> הוא יכול להגיע החודש, הוא יכול להגיע בעוד חודשיים, הוא יכול להגיע בעוד חמש שנים. הוא יגיע כי אין בלתו, </w:t>
      </w:r>
      <w:r>
        <w:rPr>
          <w:rFonts w:hint="cs"/>
          <w:rtl/>
        </w:rPr>
        <w:t xml:space="preserve">וככל שיקדם ייטב </w:t>
      </w:r>
      <w:r>
        <w:rPr>
          <w:rtl/>
        </w:rPr>
        <w:t>–</w:t>
      </w:r>
      <w:r>
        <w:rPr>
          <w:rFonts w:hint="cs"/>
          <w:rtl/>
        </w:rPr>
        <w:t xml:space="preserve"> יש נושא ההפרדה בינינו לבין הפלסטינים, נושא שגם דובר בו רבות ויש בו יותר מתפיסה אחת גם בבית הזה. אבל יש דבר אחד ברור ומובהק, להתוות את הקו בינינו לביניהם. מה שנקרא היום בסלנג הישראלי "הגדר". אני הייתי אלוף פיקוד הדרום כאשר פרסנו את התוכנית</w:t>
      </w:r>
      <w:r>
        <w:rPr>
          <w:rFonts w:hint="cs"/>
          <w:rtl/>
        </w:rPr>
        <w:t>.</w:t>
      </w:r>
    </w:p>
    <w:p w14:paraId="24D260ED" w14:textId="77777777" w:rsidR="00000000" w:rsidRDefault="007C71EE">
      <w:pPr>
        <w:pStyle w:val="a"/>
        <w:rPr>
          <w:rFonts w:hint="cs"/>
          <w:rtl/>
        </w:rPr>
      </w:pPr>
    </w:p>
    <w:p w14:paraId="35DD20F1" w14:textId="77777777" w:rsidR="00000000" w:rsidRDefault="007C71EE">
      <w:pPr>
        <w:pStyle w:val="ad"/>
        <w:rPr>
          <w:rtl/>
        </w:rPr>
      </w:pPr>
      <w:r>
        <w:rPr>
          <w:rtl/>
        </w:rPr>
        <w:t>היו"ר משה כחלון:</w:t>
      </w:r>
    </w:p>
    <w:p w14:paraId="7F4583E8" w14:textId="77777777" w:rsidR="00000000" w:rsidRDefault="007C71EE">
      <w:pPr>
        <w:pStyle w:val="a"/>
        <w:rPr>
          <w:rtl/>
        </w:rPr>
      </w:pPr>
    </w:p>
    <w:p w14:paraId="28E24AA0" w14:textId="77777777" w:rsidR="00000000" w:rsidRDefault="007C71EE">
      <w:pPr>
        <w:pStyle w:val="a"/>
        <w:rPr>
          <w:rFonts w:hint="cs"/>
          <w:rtl/>
        </w:rPr>
      </w:pPr>
      <w:r>
        <w:rPr>
          <w:rFonts w:hint="cs"/>
          <w:rtl/>
        </w:rPr>
        <w:t>חבר הכנסת וילנאי, זמנך תם. אני מבקש שתסיים את דבריך. אתה כבר בזליגה אבל אני מניח שחבר הכנסת בורג ייתן לך מזמנו.</w:t>
      </w:r>
    </w:p>
    <w:p w14:paraId="0C55B2F8" w14:textId="77777777" w:rsidR="00000000" w:rsidRDefault="007C71EE">
      <w:pPr>
        <w:pStyle w:val="a"/>
        <w:rPr>
          <w:rFonts w:hint="cs"/>
          <w:rtl/>
        </w:rPr>
      </w:pPr>
    </w:p>
    <w:p w14:paraId="4EBF9B93" w14:textId="77777777" w:rsidR="00000000" w:rsidRDefault="007C71EE">
      <w:pPr>
        <w:pStyle w:val="SpeakerCon"/>
        <w:rPr>
          <w:rtl/>
        </w:rPr>
      </w:pPr>
      <w:bookmarkStart w:id="951" w:name="FS000001067T27_05_2003_07_34_04C"/>
      <w:bookmarkEnd w:id="951"/>
      <w:r>
        <w:rPr>
          <w:rtl/>
        </w:rPr>
        <w:t>מתן וילנאי (העבודה-מימד):</w:t>
      </w:r>
    </w:p>
    <w:p w14:paraId="27C03B2F" w14:textId="77777777" w:rsidR="00000000" w:rsidRDefault="007C71EE">
      <w:pPr>
        <w:pStyle w:val="a"/>
        <w:rPr>
          <w:rtl/>
        </w:rPr>
      </w:pPr>
    </w:p>
    <w:p w14:paraId="14AB3951" w14:textId="77777777" w:rsidR="00000000" w:rsidRDefault="007C71EE">
      <w:pPr>
        <w:pStyle w:val="a"/>
        <w:rPr>
          <w:rFonts w:hint="cs"/>
          <w:rtl/>
        </w:rPr>
      </w:pPr>
      <w:r>
        <w:rPr>
          <w:rFonts w:hint="cs"/>
          <w:rtl/>
        </w:rPr>
        <w:t>כאשר פרסנו מחדש את הכוחות מעזה החוצה והקמנו גדר לאורך "הקו הירוק", אשר מגינה על תושבי הנגב המער</w:t>
      </w:r>
      <w:r>
        <w:rPr>
          <w:rFonts w:hint="cs"/>
          <w:rtl/>
        </w:rPr>
        <w:t xml:space="preserve">בי, ובעצם מגינה על כל תושבי מדינת ישראל, וכתוצאה ממנה לא יצאו מחבלים מתאבדים מעזה, כאשר משטחי יהודה ושומרון יצאו עשרות רבות, כאשר הפוטנציאל האמיתי נמצא בעזה </w:t>
      </w:r>
      <w:r>
        <w:rPr>
          <w:rtl/>
        </w:rPr>
        <w:t>–</w:t>
      </w:r>
      <w:r>
        <w:rPr>
          <w:rFonts w:hint="cs"/>
          <w:rtl/>
        </w:rPr>
        <w:t xml:space="preserve"> גם הגדר הזאת שהוחלט להקימה </w:t>
      </w:r>
      <w:r>
        <w:rPr>
          <w:rtl/>
        </w:rPr>
        <w:t>–</w:t>
      </w:r>
      <w:r>
        <w:rPr>
          <w:rFonts w:hint="cs"/>
          <w:rtl/>
        </w:rPr>
        <w:t xml:space="preserve"> לא ברור אם היא כן מוקמת או לא מוקמת </w:t>
      </w:r>
      <w:r>
        <w:rPr>
          <w:rtl/>
        </w:rPr>
        <w:t>–</w:t>
      </w:r>
      <w:r>
        <w:rPr>
          <w:rFonts w:hint="cs"/>
          <w:rtl/>
        </w:rPr>
        <w:t xml:space="preserve"> התוואי פתאום מקיף את כל יישובי</w:t>
      </w:r>
      <w:r>
        <w:rPr>
          <w:rFonts w:hint="cs"/>
          <w:rtl/>
        </w:rPr>
        <w:t xml:space="preserve"> מערב השומרון פנימה עם עשרות-אלפי, אם לא יותר מזה, פלסטינים שמסופחים אלינו, וכל מיני תרגילים שאינם מיועדים לקדם את העניין אלא רק לשבש אותו ולהשתמש בצורה צינית בנושא של הפרדה בינינו לבינם. אני מסתפק בדברים האלה. תודה רבה.</w:t>
      </w:r>
    </w:p>
    <w:p w14:paraId="07C29798" w14:textId="77777777" w:rsidR="00000000" w:rsidRDefault="007C71EE">
      <w:pPr>
        <w:pStyle w:val="a"/>
        <w:rPr>
          <w:rFonts w:hint="cs"/>
          <w:rtl/>
        </w:rPr>
      </w:pPr>
    </w:p>
    <w:p w14:paraId="4F3E5A6A" w14:textId="77777777" w:rsidR="00000000" w:rsidRDefault="007C71EE">
      <w:pPr>
        <w:pStyle w:val="a"/>
        <w:rPr>
          <w:rFonts w:hint="cs"/>
          <w:rtl/>
        </w:rPr>
      </w:pPr>
      <w:r>
        <w:rPr>
          <w:rFonts w:hint="cs"/>
          <w:rtl/>
        </w:rPr>
        <w:t>סליחה, אני צריך להזמין את כולכם, א</w:t>
      </w:r>
      <w:r>
        <w:rPr>
          <w:rFonts w:hint="cs"/>
          <w:rtl/>
        </w:rPr>
        <w:t>זרחים ואזרחיות של מדינת ישראל, לא להישאר אדישים לעתיד הכלכלי שלנו ושל ילדינו, להצטרף לצעדת המחאה של מטה המאבק המשותף החברתי-הפוליטי נגד התוכנית הכלכלית, שתתקיים ביום רביעי הקרוב, מחר. הצעדה תחל בשעה 16:00 ברחבת "נזכור" מול התחנה המרכזית החדשה בירושלים ותסת</w:t>
      </w:r>
      <w:r>
        <w:rPr>
          <w:rFonts w:hint="cs"/>
          <w:rtl/>
        </w:rPr>
        <w:t>יים בהפגנה מול הכנסת: התיתנו לממשלה לקבור את מדינת הרווחה? הצטרפו אלינו בניסיון להציל את המדינה. תודה רבה לכם.</w:t>
      </w:r>
    </w:p>
    <w:p w14:paraId="261F7731" w14:textId="77777777" w:rsidR="00000000" w:rsidRDefault="007C71EE">
      <w:pPr>
        <w:pStyle w:val="a"/>
        <w:rPr>
          <w:rFonts w:hint="cs"/>
          <w:rtl/>
        </w:rPr>
      </w:pPr>
    </w:p>
    <w:p w14:paraId="202C4EBF" w14:textId="77777777" w:rsidR="00000000" w:rsidRDefault="007C71EE">
      <w:pPr>
        <w:pStyle w:val="ad"/>
        <w:rPr>
          <w:rtl/>
        </w:rPr>
      </w:pPr>
      <w:r>
        <w:rPr>
          <w:rtl/>
        </w:rPr>
        <w:t>היו"ר משה כחלון:</w:t>
      </w:r>
    </w:p>
    <w:p w14:paraId="5ED5B4D9" w14:textId="77777777" w:rsidR="00000000" w:rsidRDefault="007C71EE">
      <w:pPr>
        <w:pStyle w:val="a"/>
        <w:rPr>
          <w:rtl/>
        </w:rPr>
      </w:pPr>
    </w:p>
    <w:p w14:paraId="4787E344" w14:textId="77777777" w:rsidR="00000000" w:rsidRDefault="007C71EE">
      <w:pPr>
        <w:pStyle w:val="a"/>
        <w:rPr>
          <w:rFonts w:hint="cs"/>
          <w:rtl/>
        </w:rPr>
      </w:pPr>
      <w:r>
        <w:rPr>
          <w:rFonts w:hint="cs"/>
          <w:rtl/>
        </w:rPr>
        <w:t>תודה רבה. חבר הכנסת אברהם בורג, אני אמור לסיים אתך את התורנות.</w:t>
      </w:r>
    </w:p>
    <w:p w14:paraId="432679E6" w14:textId="77777777" w:rsidR="00000000" w:rsidRDefault="007C71EE">
      <w:pPr>
        <w:pStyle w:val="a"/>
        <w:rPr>
          <w:rFonts w:hint="cs"/>
          <w:rtl/>
        </w:rPr>
      </w:pPr>
    </w:p>
    <w:p w14:paraId="361F505C" w14:textId="77777777" w:rsidR="00000000" w:rsidRDefault="007C71EE">
      <w:pPr>
        <w:pStyle w:val="Speaker"/>
        <w:rPr>
          <w:rtl/>
        </w:rPr>
      </w:pPr>
      <w:bookmarkStart w:id="952" w:name="FS000000434T27_05_2003_07_38_58"/>
      <w:bookmarkEnd w:id="952"/>
      <w:r>
        <w:rPr>
          <w:rFonts w:hint="eastAsia"/>
          <w:rtl/>
        </w:rPr>
        <w:t>אברהם</w:t>
      </w:r>
      <w:r>
        <w:rPr>
          <w:rtl/>
        </w:rPr>
        <w:t xml:space="preserve"> בורג (העבודה-מימד):</w:t>
      </w:r>
    </w:p>
    <w:p w14:paraId="6A5AB129" w14:textId="77777777" w:rsidR="00000000" w:rsidRDefault="007C71EE">
      <w:pPr>
        <w:pStyle w:val="a"/>
        <w:rPr>
          <w:rFonts w:hint="cs"/>
          <w:rtl/>
        </w:rPr>
      </w:pPr>
    </w:p>
    <w:p w14:paraId="344B66A2" w14:textId="77777777" w:rsidR="00000000" w:rsidRDefault="007C71EE">
      <w:pPr>
        <w:pStyle w:val="a"/>
        <w:rPr>
          <w:rFonts w:hint="cs"/>
          <w:rtl/>
        </w:rPr>
      </w:pPr>
      <w:r>
        <w:rPr>
          <w:rFonts w:hint="cs"/>
          <w:rtl/>
        </w:rPr>
        <w:t>אדוני היושב-ראש, כנסת נכבדה, חברי ה</w:t>
      </w:r>
      <w:r>
        <w:rPr>
          <w:rFonts w:hint="cs"/>
          <w:rtl/>
        </w:rPr>
        <w:t>כנסת, בהמשך לסדרה מהלילה, של "מדינת ישראל, ממדינת רווחה למדינת סעד", אני מבקש לפתוח פרק נוסף.</w:t>
      </w:r>
    </w:p>
    <w:p w14:paraId="4BAD2E8A" w14:textId="77777777" w:rsidR="00000000" w:rsidRDefault="007C71EE">
      <w:pPr>
        <w:pStyle w:val="a"/>
        <w:rPr>
          <w:rFonts w:hint="cs"/>
          <w:rtl/>
        </w:rPr>
      </w:pPr>
    </w:p>
    <w:p w14:paraId="4DDF4E3B" w14:textId="77777777" w:rsidR="00000000" w:rsidRDefault="007C71EE">
      <w:pPr>
        <w:pStyle w:val="a"/>
        <w:rPr>
          <w:rFonts w:hint="cs"/>
          <w:rtl/>
        </w:rPr>
      </w:pPr>
      <w:r>
        <w:rPr>
          <w:rFonts w:hint="cs"/>
          <w:rtl/>
        </w:rPr>
        <w:t>כאשר הונחה התוכנית הכלכלית על השולחן לפני כמה שבועות, בין שאר הפרקים שהובלעו בה הכריזה ממשלת ישראל מלחמה. ממשלת ישראל הכריזה מלחמה על עקרות-הבית במדינת ישראל, בכ</w:t>
      </w:r>
      <w:r>
        <w:rPr>
          <w:rFonts w:hint="cs"/>
          <w:rtl/>
        </w:rPr>
        <w:t>ל זאת אויב ראוי. זה לא איזה דבר שיש בו פחות מסכנה קיומית למדינת ישראל, ועם אויב צריך להילחם כמו שצריך. זה מגזר טפילי-פרזיטי, לא פרודוקטיבי, לא תורם דבר וחצי דבר למדינת ישראל. זה מגזר שהגיע הזמן לטפל בו. עד עכשיו הוא נעלם מן המסכים, הוא התחמק. בכל זאת מדובר</w:t>
      </w:r>
      <w:r>
        <w:rPr>
          <w:rFonts w:hint="cs"/>
          <w:rtl/>
        </w:rPr>
        <w:t xml:space="preserve"> כאן ברשת לא מבוטלת של כמה עשרות-אלפי, או מאות-אלפי נשים בישראל. הגיע הזמן שהממשלה הזאת, שבכל זאת הבטיחה לנו שלום וביטחון, תגן על החברה הישראלית מפני אויבי העם והמעמד, עקרות-הבית בישראל. </w:t>
      </w:r>
    </w:p>
    <w:p w14:paraId="0AC90F12" w14:textId="77777777" w:rsidR="00000000" w:rsidRDefault="007C71EE">
      <w:pPr>
        <w:pStyle w:val="a"/>
        <w:rPr>
          <w:rFonts w:hint="cs"/>
          <w:rtl/>
        </w:rPr>
      </w:pPr>
    </w:p>
    <w:p w14:paraId="5E53CCA6" w14:textId="77777777" w:rsidR="00000000" w:rsidRDefault="007C71EE">
      <w:pPr>
        <w:pStyle w:val="a"/>
        <w:rPr>
          <w:rtl/>
        </w:rPr>
      </w:pPr>
      <w:r>
        <w:rPr>
          <w:rFonts w:hint="cs"/>
          <w:rtl/>
        </w:rPr>
        <w:t>כמו שראיתי באחד הסטיקרים על אחת המכוניות: "תודה על השלום, סחתיין על</w:t>
      </w:r>
      <w:r>
        <w:rPr>
          <w:rFonts w:hint="cs"/>
          <w:rtl/>
        </w:rPr>
        <w:t xml:space="preserve"> הביטחון". מה נגיד? "תיסלם על עקרות-הבית", החליטה ממשלת ישראל להטיל מס של 84 שקלים שעקרות-הבית תשלמנה, מס חדש שלא היה עד היום.</w:t>
      </w:r>
    </w:p>
    <w:p w14:paraId="4FDEF577" w14:textId="77777777" w:rsidR="00000000" w:rsidRDefault="007C71EE">
      <w:pPr>
        <w:pStyle w:val="a"/>
        <w:rPr>
          <w:rFonts w:hint="cs"/>
          <w:rtl/>
        </w:rPr>
      </w:pPr>
    </w:p>
    <w:p w14:paraId="377BA50E" w14:textId="77777777" w:rsidR="00000000" w:rsidRDefault="007C71EE">
      <w:pPr>
        <w:pStyle w:val="a"/>
        <w:rPr>
          <w:rFonts w:hint="cs"/>
          <w:rtl/>
        </w:rPr>
      </w:pPr>
      <w:r>
        <w:rPr>
          <w:rFonts w:hint="cs"/>
          <w:rtl/>
        </w:rPr>
        <w:t>זאת אומרת, היא לא עובדת, היא לא מפרנסת, לא סופרים אותה בשום דבר ועניין, אבל מס היא צריכה לשלם בכל זאת, מס בריאות. אני מניח שבן-א</w:t>
      </w:r>
      <w:r>
        <w:rPr>
          <w:rFonts w:hint="cs"/>
          <w:rtl/>
        </w:rPr>
        <w:t>דם שלא עובד והוא כל היום בבית הוא חולה. בן-אדם שלא עובד וכל היום בבית והוא חולה צריך לשלם מס. מה זאת אומרת, לא ניקח מס מחולים? אז ממי ניקח?</w:t>
      </w:r>
    </w:p>
    <w:p w14:paraId="1D77E739" w14:textId="77777777" w:rsidR="00000000" w:rsidRDefault="007C71EE">
      <w:pPr>
        <w:pStyle w:val="a"/>
        <w:rPr>
          <w:rFonts w:hint="cs"/>
          <w:rtl/>
        </w:rPr>
      </w:pPr>
    </w:p>
    <w:p w14:paraId="1BEE4715" w14:textId="77777777" w:rsidR="00000000" w:rsidRDefault="007C71EE">
      <w:pPr>
        <w:pStyle w:val="a"/>
        <w:rPr>
          <w:rFonts w:hint="cs"/>
          <w:rtl/>
        </w:rPr>
      </w:pPr>
      <w:r>
        <w:rPr>
          <w:rFonts w:hint="cs"/>
          <w:rtl/>
        </w:rPr>
        <w:t>אני מוכרח להגיד שאני פשוט לא מבין. בואו נתחיל עם איזו הגדרה שוביניסטית. יש הנחה     שעקרת-בית לא עובדת. כמה פעמים ר</w:t>
      </w:r>
      <w:r>
        <w:rPr>
          <w:rFonts w:hint="cs"/>
          <w:rtl/>
        </w:rPr>
        <w:t>איתם את "ארצ'י בנקר" הישראלי מגיע הביתה אחרי שישב במשרד, חצי יום פטפט עם האנשים שלו, רבע יום חיזר אחרי המזכירות שלו, שלושת-רבעי הזמן יצא לפגישות מיותרות ולא עשה דבר וחצי דבר מלבד להזיז ניירות מצד לצד, ובאותו הזמן אשתו בבית עבדה, רחצה, הכינה את הילדים, בישל</w:t>
      </w:r>
      <w:r>
        <w:rPr>
          <w:rFonts w:hint="cs"/>
          <w:rtl/>
        </w:rPr>
        <w:t>ה, עשתה ספונג'ה, הזיזה מלמעלה ועד למטה, עבודות ששוברות גב ושוברות ידיים ושוברות את הנפש, עבודות קשות. לא פשוט לעשות את כל העבודות האלה.</w:t>
      </w:r>
    </w:p>
    <w:p w14:paraId="1F29AE26" w14:textId="77777777" w:rsidR="00000000" w:rsidRDefault="007C71EE">
      <w:pPr>
        <w:pStyle w:val="a"/>
        <w:rPr>
          <w:rFonts w:hint="cs"/>
          <w:rtl/>
        </w:rPr>
      </w:pPr>
    </w:p>
    <w:p w14:paraId="1D0AA027" w14:textId="77777777" w:rsidR="00000000" w:rsidRDefault="007C71EE">
      <w:pPr>
        <w:pStyle w:val="ac"/>
        <w:rPr>
          <w:rtl/>
        </w:rPr>
      </w:pPr>
      <w:r>
        <w:rPr>
          <w:rFonts w:hint="eastAsia"/>
          <w:rtl/>
        </w:rPr>
        <w:t>קריאה</w:t>
      </w:r>
      <w:r>
        <w:rPr>
          <w:rtl/>
        </w:rPr>
        <w:t>:</w:t>
      </w:r>
    </w:p>
    <w:p w14:paraId="3BAEC26C" w14:textId="77777777" w:rsidR="00000000" w:rsidRDefault="007C71EE">
      <w:pPr>
        <w:pStyle w:val="a"/>
        <w:rPr>
          <w:rFonts w:hint="cs"/>
          <w:rtl/>
        </w:rPr>
      </w:pPr>
    </w:p>
    <w:p w14:paraId="3A65834D" w14:textId="77777777" w:rsidR="00000000" w:rsidRDefault="007C71EE">
      <w:pPr>
        <w:pStyle w:val="a"/>
        <w:rPr>
          <w:rFonts w:hint="cs"/>
          <w:rtl/>
        </w:rPr>
      </w:pPr>
      <w:r>
        <w:rPr>
          <w:rFonts w:hint="cs"/>
          <w:rtl/>
        </w:rPr>
        <w:t>- - -</w:t>
      </w:r>
    </w:p>
    <w:p w14:paraId="636AE12F" w14:textId="77777777" w:rsidR="00000000" w:rsidRDefault="007C71EE">
      <w:pPr>
        <w:pStyle w:val="a"/>
        <w:rPr>
          <w:rFonts w:hint="cs"/>
          <w:rtl/>
        </w:rPr>
      </w:pPr>
    </w:p>
    <w:p w14:paraId="164DBB77" w14:textId="77777777" w:rsidR="00000000" w:rsidRDefault="007C71EE">
      <w:pPr>
        <w:pStyle w:val="SpeakerCon"/>
        <w:rPr>
          <w:rtl/>
        </w:rPr>
      </w:pPr>
      <w:bookmarkStart w:id="953" w:name="FS000000434T27_05_2003_07_55_40C"/>
      <w:bookmarkEnd w:id="953"/>
      <w:r>
        <w:rPr>
          <w:rtl/>
        </w:rPr>
        <w:t>אברהם בורג (העבודה-מימד):</w:t>
      </w:r>
    </w:p>
    <w:p w14:paraId="3F1D9394" w14:textId="77777777" w:rsidR="00000000" w:rsidRDefault="007C71EE">
      <w:pPr>
        <w:pStyle w:val="a"/>
        <w:rPr>
          <w:rtl/>
        </w:rPr>
      </w:pPr>
    </w:p>
    <w:p w14:paraId="6CB37C50" w14:textId="77777777" w:rsidR="00000000" w:rsidRDefault="007C71EE">
      <w:pPr>
        <w:pStyle w:val="a"/>
        <w:rPr>
          <w:rFonts w:hint="cs"/>
          <w:rtl/>
        </w:rPr>
      </w:pPr>
      <w:r>
        <w:rPr>
          <w:rFonts w:hint="cs"/>
          <w:rtl/>
        </w:rPr>
        <w:t xml:space="preserve">כל משימה שמטילים עלי אני ממלא בכנסת הזאת. </w:t>
      </w:r>
    </w:p>
    <w:p w14:paraId="3CB50A50" w14:textId="77777777" w:rsidR="00000000" w:rsidRDefault="007C71EE">
      <w:pPr>
        <w:pStyle w:val="a"/>
        <w:rPr>
          <w:rFonts w:hint="cs"/>
          <w:rtl/>
        </w:rPr>
      </w:pPr>
    </w:p>
    <w:p w14:paraId="085985A5" w14:textId="77777777" w:rsidR="00000000" w:rsidRDefault="007C71EE">
      <w:pPr>
        <w:pStyle w:val="a"/>
        <w:rPr>
          <w:rFonts w:hint="cs"/>
          <w:rtl/>
        </w:rPr>
      </w:pPr>
      <w:r>
        <w:rPr>
          <w:rFonts w:hint="cs"/>
          <w:rtl/>
        </w:rPr>
        <w:t>גומר את כל היום הזה, מגיע ארצ'י ב</w:t>
      </w:r>
      <w:r>
        <w:rPr>
          <w:rFonts w:hint="cs"/>
          <w:rtl/>
        </w:rPr>
        <w:t xml:space="preserve">נקר הישראלי הביתה, מתיישב בכורסה הנוחה על-יד הטלוויזיה, שם את הרגליים על הדרגש ממול, נוחר קלות עד שאשתו תגיש לו את האוכל. שואלת אותו: איך היה, אומר: היה מאוד קשה במשרד, ואת בטח לא עשית כלום. </w:t>
      </w:r>
    </w:p>
    <w:p w14:paraId="6D68B19A" w14:textId="77777777" w:rsidR="00000000" w:rsidRDefault="007C71EE">
      <w:pPr>
        <w:pStyle w:val="a"/>
        <w:rPr>
          <w:rFonts w:hint="cs"/>
          <w:rtl/>
        </w:rPr>
      </w:pPr>
    </w:p>
    <w:p w14:paraId="647256A8" w14:textId="77777777" w:rsidR="00000000" w:rsidRDefault="007C71EE">
      <w:pPr>
        <w:pStyle w:val="a"/>
        <w:rPr>
          <w:rFonts w:hint="cs"/>
          <w:rtl/>
        </w:rPr>
      </w:pPr>
      <w:r>
        <w:rPr>
          <w:rFonts w:hint="cs"/>
          <w:rtl/>
        </w:rPr>
        <w:t>עקרת-בית זה עבודה יותר קשה ממה שמרבית בעליהן של עקרות-הבית עושי</w:t>
      </w:r>
      <w:r>
        <w:rPr>
          <w:rFonts w:hint="cs"/>
          <w:rtl/>
        </w:rPr>
        <w:t>ם. צריך להכיר בעבודתה של עקרת-הבית כחלק מהעומס הכלכלי של המשפחה ומהנטל הכלכלי של המשפחה. לא אחת עקרת-הבית היא זאת שמאפשרת לבעל לצאת לעבודה, ולא אחת היא זאת שגם עוסקת בחינוך הילדים ובגידולם, שלא לדבר על משק-הבית במובן הכי ראשוני של המלה. במקום לתגמל את האשה</w:t>
      </w:r>
      <w:r>
        <w:rPr>
          <w:rFonts w:hint="cs"/>
          <w:rtl/>
        </w:rPr>
        <w:t xml:space="preserve"> הזאת, במקום לטפח אותה, במקום לעודד אותה למשל לצאת לעבודה, קודם כול נעניש אותה, ואחרי שנעניש אותה נראה איך היא תגיב.</w:t>
      </w:r>
    </w:p>
    <w:p w14:paraId="117352A9" w14:textId="77777777" w:rsidR="00000000" w:rsidRDefault="007C71EE">
      <w:pPr>
        <w:pStyle w:val="a"/>
        <w:rPr>
          <w:rFonts w:hint="cs"/>
          <w:rtl/>
        </w:rPr>
      </w:pPr>
    </w:p>
    <w:p w14:paraId="1036D8E4" w14:textId="77777777" w:rsidR="00000000" w:rsidRDefault="007C71EE">
      <w:pPr>
        <w:pStyle w:val="a"/>
        <w:rPr>
          <w:rFonts w:hint="cs"/>
          <w:rtl/>
        </w:rPr>
      </w:pPr>
      <w:r>
        <w:rPr>
          <w:rFonts w:hint="cs"/>
          <w:rtl/>
        </w:rPr>
        <w:t>זה חלק ממדיניות שלמה שבנימין נתניהו קרא לה "קטרים". עכשיו רתמו את האשה לרכבת של הממשלה. הצמיחה של כלכלת ישראל תגיע מעקרות-הבית. אני לא יוד</w:t>
      </w:r>
      <w:r>
        <w:rPr>
          <w:rFonts w:hint="cs"/>
          <w:rtl/>
        </w:rPr>
        <w:t>ע איזו מסילה צריך בשביל זה. אני לא יודע אילו עקרונות צריך בשביל זה. אני לא יודע איזו רכבת ישראל צריך בשביל זה. הקונדוקטור מטומטם. אין לי מסקנה אחרת.</w:t>
      </w:r>
    </w:p>
    <w:p w14:paraId="232B5ED9" w14:textId="77777777" w:rsidR="00000000" w:rsidRDefault="007C71EE">
      <w:pPr>
        <w:pStyle w:val="a"/>
        <w:rPr>
          <w:rFonts w:hint="cs"/>
          <w:rtl/>
        </w:rPr>
      </w:pPr>
    </w:p>
    <w:p w14:paraId="51E27144" w14:textId="77777777" w:rsidR="00000000" w:rsidRDefault="007C71EE">
      <w:pPr>
        <w:pStyle w:val="a"/>
        <w:rPr>
          <w:rFonts w:hint="cs"/>
          <w:rtl/>
        </w:rPr>
      </w:pPr>
      <w:r>
        <w:rPr>
          <w:rFonts w:hint="cs"/>
          <w:rtl/>
        </w:rPr>
        <w:t>עכשיו אני אומר, או.קיי., מצאנו את האויבת הזאת שעד היום משכה את המשק הישראלי למטה, לא נתנה לו להמריא, לא נת</w:t>
      </w:r>
      <w:r>
        <w:rPr>
          <w:rFonts w:hint="cs"/>
          <w:rtl/>
        </w:rPr>
        <w:t>נה לו לצמוח, ממש בטונדה על הרגליים. החלטנו למסות אותה. עכשיו צריך להקים מנגנון גבייה. איך זה יעבוד, אדוני היושב-ראש? נגיד, הורידו את זה מ=84 שקלים ל=70 שקלים. מצפים להכניס כ=300 מיליון שקל מהסעיף הזה. נכון? כמה עקרות-בית יש בישראל שאמורים לנקום בהן? כמה? א</w:t>
      </w:r>
      <w:r>
        <w:rPr>
          <w:rFonts w:hint="cs"/>
          <w:rtl/>
        </w:rPr>
        <w:t>ני לא יודע. יש הרבה. נכון? חלק נמצאות, אני מניח, ברחוב החרדי, חלק נמצאות ברחוב הערבי וחלק נמצאות בשאר רחובות ישראל. אני יודע איך זה יעבוד: יקימו מנגנון גבייה שעלות הקמתו והפעלתו היא       כ=1.5 מיליארד שקל בשנה כדי לגבות 330 מיליון שקל בשנה. אז איפה השכל?</w:t>
      </w:r>
    </w:p>
    <w:p w14:paraId="77200DA6" w14:textId="77777777" w:rsidR="00000000" w:rsidRDefault="007C71EE">
      <w:pPr>
        <w:pStyle w:val="a"/>
        <w:rPr>
          <w:rFonts w:hint="cs"/>
          <w:rtl/>
        </w:rPr>
      </w:pPr>
    </w:p>
    <w:p w14:paraId="23B8923E" w14:textId="77777777" w:rsidR="00000000" w:rsidRDefault="007C71EE">
      <w:pPr>
        <w:pStyle w:val="ac"/>
        <w:rPr>
          <w:rtl/>
        </w:rPr>
      </w:pPr>
      <w:r>
        <w:rPr>
          <w:rFonts w:hint="eastAsia"/>
          <w:rtl/>
        </w:rPr>
        <w:t>חמי</w:t>
      </w:r>
      <w:r>
        <w:rPr>
          <w:rtl/>
        </w:rPr>
        <w:t xml:space="preserve"> דורון (שינוי):</w:t>
      </w:r>
    </w:p>
    <w:p w14:paraId="7ACF0E97" w14:textId="77777777" w:rsidR="00000000" w:rsidRDefault="007C71EE">
      <w:pPr>
        <w:pStyle w:val="a"/>
        <w:rPr>
          <w:rFonts w:hint="cs"/>
          <w:rtl/>
        </w:rPr>
      </w:pPr>
    </w:p>
    <w:p w14:paraId="746FAE4A" w14:textId="77777777" w:rsidR="00000000" w:rsidRDefault="007C71EE">
      <w:pPr>
        <w:pStyle w:val="a"/>
        <w:rPr>
          <w:rFonts w:hint="cs"/>
          <w:rtl/>
        </w:rPr>
      </w:pPr>
      <w:r>
        <w:rPr>
          <w:rFonts w:hint="cs"/>
          <w:rtl/>
        </w:rPr>
        <w:t>- - -</w:t>
      </w:r>
    </w:p>
    <w:p w14:paraId="7B7E3B66" w14:textId="77777777" w:rsidR="00000000" w:rsidRDefault="007C71EE">
      <w:pPr>
        <w:pStyle w:val="a"/>
        <w:rPr>
          <w:rFonts w:hint="cs"/>
          <w:rtl/>
        </w:rPr>
      </w:pPr>
    </w:p>
    <w:p w14:paraId="34B9B543" w14:textId="77777777" w:rsidR="00000000" w:rsidRDefault="007C71EE">
      <w:pPr>
        <w:pStyle w:val="SpeakerCon"/>
        <w:rPr>
          <w:rtl/>
        </w:rPr>
      </w:pPr>
      <w:bookmarkStart w:id="954" w:name="FS000000434T27_05_2003_08_03_14C"/>
      <w:bookmarkEnd w:id="954"/>
      <w:r>
        <w:rPr>
          <w:rtl/>
        </w:rPr>
        <w:t>אברהם בורג (העבודה-מימד):</w:t>
      </w:r>
    </w:p>
    <w:p w14:paraId="536B92E5" w14:textId="77777777" w:rsidR="00000000" w:rsidRDefault="007C71EE">
      <w:pPr>
        <w:pStyle w:val="a"/>
        <w:rPr>
          <w:rtl/>
        </w:rPr>
      </w:pPr>
    </w:p>
    <w:p w14:paraId="60EF46F0" w14:textId="77777777" w:rsidR="00000000" w:rsidRDefault="007C71EE">
      <w:pPr>
        <w:pStyle w:val="a"/>
        <w:rPr>
          <w:rFonts w:hint="cs"/>
          <w:rtl/>
        </w:rPr>
      </w:pPr>
      <w:r>
        <w:rPr>
          <w:rFonts w:hint="cs"/>
          <w:rtl/>
        </w:rPr>
        <w:t xml:space="preserve">נכון, ובטח גם יעסיקו. חבר הכנסת דורון, אני רציתי להגיע לשלב הבא. אני מניח שאם הממשלה חכמה, במנגנון הגבייה יעסיקו עקרות-בית לא מועסקות. אבל אם במנגנון הגבייה יעסיקו עקרות-בית לא מועסקות, אז הן מועסקות. </w:t>
      </w:r>
      <w:r>
        <w:rPr>
          <w:rFonts w:hint="cs"/>
          <w:rtl/>
        </w:rPr>
        <w:t xml:space="preserve">אז אם הן מועסקות אז ממי יגבו? איך שאתה לא מסתכל על זה, אפילו חבר הכנסת דורון שמגן כאן, הייתי אומר, בגופו ובנפשו, בחירוף נפש מגן כאן על המדיניות הכלכלית הנאורה של הממשלה, יגיד שיש יסודות מובנים של טמטום בסעיף הזה. במלים אחרות, אני צודק. </w:t>
      </w:r>
    </w:p>
    <w:p w14:paraId="568146AB" w14:textId="77777777" w:rsidR="00000000" w:rsidRDefault="007C71EE">
      <w:pPr>
        <w:pStyle w:val="a"/>
        <w:rPr>
          <w:color w:val="0000FF"/>
          <w:szCs w:val="28"/>
          <w:rtl/>
        </w:rPr>
      </w:pPr>
    </w:p>
    <w:p w14:paraId="3880F406" w14:textId="77777777" w:rsidR="00000000" w:rsidRDefault="007C71EE">
      <w:pPr>
        <w:pStyle w:val="a"/>
        <w:rPr>
          <w:rFonts w:hint="cs"/>
          <w:rtl/>
        </w:rPr>
      </w:pPr>
      <w:r>
        <w:rPr>
          <w:rFonts w:hint="cs"/>
          <w:rtl/>
        </w:rPr>
        <w:t>עכשיו, אחרי שסגרנו</w:t>
      </w:r>
      <w:r>
        <w:rPr>
          <w:rFonts w:hint="cs"/>
          <w:rtl/>
        </w:rPr>
        <w:t xml:space="preserve"> את הדבר הזה, אני מבקש לפתוח פרק שישמש אותי בפרקי העתיד. דיברו כאן שני אקספרטים ביטחוניים מהמדרגה הראשונה </w:t>
      </w:r>
      <w:r>
        <w:rPr>
          <w:rtl/>
        </w:rPr>
        <w:t>–</w:t>
      </w:r>
      <w:r>
        <w:rPr>
          <w:rFonts w:hint="cs"/>
          <w:rtl/>
        </w:rPr>
        <w:t xml:space="preserve"> חבר הכנסת דני יתום, שהוא מייצג כאן את קבלני הגדר לדורותיהם, בסך הכול יש חזון למדינת ישראל, זה לא שחסר חזון למדינת ישראל, וחבר הכנסת וילנאי, באמת אבי</w:t>
      </w:r>
      <w:r>
        <w:rPr>
          <w:rFonts w:hint="cs"/>
          <w:rtl/>
        </w:rPr>
        <w:t xml:space="preserve">רי הביטחון, שמדינת ישראל חבה להם רבות ואזרחי ישראל כנ"ל, </w:t>
      </w:r>
      <w:bookmarkStart w:id="955" w:name="FS000000434T27_05_2003_17_26_42"/>
      <w:bookmarkEnd w:id="955"/>
      <w:r>
        <w:rPr>
          <w:rFonts w:hint="cs"/>
          <w:rtl/>
        </w:rPr>
        <w:t xml:space="preserve">ואפילו עקרות-בית כמוני חייבים לכם משהו. יגידו לנו </w:t>
      </w:r>
      <w:r>
        <w:rPr>
          <w:rtl/>
        </w:rPr>
        <w:t>–</w:t>
      </w:r>
      <w:r>
        <w:rPr>
          <w:rFonts w:hint="cs"/>
          <w:rtl/>
        </w:rPr>
        <w:t xml:space="preserve"> אני מקווה שאני לא טועה בתור הדיוט, בתור אדם שרק שירת את שירותו הצבאי הבסיסי פחות או יותר, והוא לא נמנה עם אליטת השליטים הגנרלים של מדינת ישראל, סתם</w:t>
      </w:r>
      <w:r>
        <w:rPr>
          <w:rFonts w:hint="cs"/>
          <w:rtl/>
        </w:rPr>
        <w:t xml:space="preserve"> אזרח מן השורה.</w:t>
      </w:r>
    </w:p>
    <w:p w14:paraId="461E6538" w14:textId="77777777" w:rsidR="00000000" w:rsidRDefault="007C71EE">
      <w:pPr>
        <w:pStyle w:val="a"/>
        <w:rPr>
          <w:rFonts w:hint="cs"/>
          <w:rtl/>
        </w:rPr>
      </w:pPr>
    </w:p>
    <w:p w14:paraId="171DE36C" w14:textId="77777777" w:rsidR="00000000" w:rsidRDefault="007C71EE">
      <w:pPr>
        <w:pStyle w:val="ac"/>
        <w:rPr>
          <w:rtl/>
        </w:rPr>
      </w:pPr>
      <w:bookmarkStart w:id="956" w:name="FS000001067T27_05_2003_17_27_40"/>
      <w:bookmarkEnd w:id="956"/>
      <w:r>
        <w:rPr>
          <w:rFonts w:hint="eastAsia"/>
          <w:rtl/>
        </w:rPr>
        <w:t>מתן</w:t>
      </w:r>
      <w:r>
        <w:rPr>
          <w:rtl/>
        </w:rPr>
        <w:t xml:space="preserve"> וילנאי (העבודה-מימד):</w:t>
      </w:r>
    </w:p>
    <w:p w14:paraId="70AA640C" w14:textId="77777777" w:rsidR="00000000" w:rsidRDefault="007C71EE">
      <w:pPr>
        <w:pStyle w:val="a"/>
        <w:rPr>
          <w:rFonts w:hint="cs"/>
          <w:rtl/>
        </w:rPr>
      </w:pPr>
    </w:p>
    <w:p w14:paraId="53CD1AF1" w14:textId="77777777" w:rsidR="00000000" w:rsidRDefault="007C71EE">
      <w:pPr>
        <w:pStyle w:val="a"/>
        <w:rPr>
          <w:rFonts w:hint="cs"/>
          <w:rtl/>
        </w:rPr>
      </w:pPr>
      <w:r>
        <w:rPr>
          <w:rFonts w:hint="cs"/>
          <w:rtl/>
        </w:rPr>
        <w:t>- - -</w:t>
      </w:r>
    </w:p>
    <w:p w14:paraId="7E8F6FAE" w14:textId="77777777" w:rsidR="00000000" w:rsidRDefault="007C71EE">
      <w:pPr>
        <w:pStyle w:val="a"/>
        <w:rPr>
          <w:rFonts w:hint="cs"/>
          <w:rtl/>
        </w:rPr>
      </w:pPr>
    </w:p>
    <w:p w14:paraId="5FBC6823" w14:textId="77777777" w:rsidR="00000000" w:rsidRDefault="007C71EE">
      <w:pPr>
        <w:pStyle w:val="SpeakerCon"/>
        <w:rPr>
          <w:rtl/>
        </w:rPr>
      </w:pPr>
      <w:bookmarkStart w:id="957" w:name="FS000001067T27_05_2003_17_27_43C"/>
      <w:bookmarkStart w:id="958" w:name="FS000000434T27_05_2003_17_49_32C"/>
      <w:bookmarkEnd w:id="957"/>
      <w:bookmarkEnd w:id="958"/>
      <w:r>
        <w:rPr>
          <w:rFonts w:hint="eastAsia"/>
          <w:rtl/>
        </w:rPr>
        <w:t>אברהם</w:t>
      </w:r>
      <w:r>
        <w:rPr>
          <w:rtl/>
        </w:rPr>
        <w:t xml:space="preserve"> בורג (העבודה-מימד):</w:t>
      </w:r>
    </w:p>
    <w:p w14:paraId="59F3DF5B" w14:textId="77777777" w:rsidR="00000000" w:rsidRDefault="007C71EE">
      <w:pPr>
        <w:pStyle w:val="a"/>
        <w:rPr>
          <w:rFonts w:hint="eastAsia"/>
          <w:rtl/>
        </w:rPr>
      </w:pPr>
    </w:p>
    <w:p w14:paraId="7BCC7B53" w14:textId="77777777" w:rsidR="00000000" w:rsidRDefault="007C71EE">
      <w:pPr>
        <w:pStyle w:val="a"/>
        <w:rPr>
          <w:rFonts w:hint="cs"/>
          <w:rtl/>
        </w:rPr>
      </w:pPr>
      <w:r>
        <w:rPr>
          <w:rFonts w:hint="cs"/>
          <w:rtl/>
        </w:rPr>
        <w:t xml:space="preserve">היה גם קמב"ץ אצלך. </w:t>
      </w:r>
    </w:p>
    <w:p w14:paraId="6EA4141D" w14:textId="77777777" w:rsidR="00000000" w:rsidRDefault="007C71EE">
      <w:pPr>
        <w:pStyle w:val="a"/>
        <w:rPr>
          <w:rFonts w:hint="cs"/>
          <w:rtl/>
        </w:rPr>
      </w:pPr>
    </w:p>
    <w:p w14:paraId="27A48B35" w14:textId="77777777" w:rsidR="00000000" w:rsidRDefault="007C71EE">
      <w:pPr>
        <w:pStyle w:val="a"/>
        <w:rPr>
          <w:rFonts w:hint="cs"/>
          <w:rtl/>
        </w:rPr>
      </w:pPr>
      <w:r>
        <w:rPr>
          <w:rFonts w:hint="cs"/>
          <w:rtl/>
        </w:rPr>
        <w:t>אני קראתי בעיתון שהיתה מלחמה בעירק. אני לא יודע בדיוק על מה היא היתה, אני לא יודע בדיוק מה קרה שם, ציפו שם לכל מיני דברים. עד שהספקתי להבין מה קרה, נגמרה המל</w:t>
      </w:r>
      <w:r>
        <w:rPr>
          <w:rFonts w:hint="cs"/>
          <w:rtl/>
        </w:rPr>
        <w:t xml:space="preserve">חמה. לא יודע מי היה נגד מי, לא יודע בדיוק, ראיתי שהפילו איזה פסל באיזה מקום. היתה מלחמה, נפל פסל, נגמרה המלחמה. אני יודע שמדינת ישראל הרבה שנים </w:t>
      </w:r>
      <w:r>
        <w:rPr>
          <w:rtl/>
        </w:rPr>
        <w:t>–</w:t>
      </w:r>
      <w:r>
        <w:rPr>
          <w:rFonts w:hint="cs"/>
          <w:rtl/>
        </w:rPr>
        <w:t xml:space="preserve"> אני לא אגיד עשרות שנים, אבל 15-20 שנה לפחות ראתה בחזית המזרחית את האתגר הכי גדול שלנו </w:t>
      </w:r>
      <w:r>
        <w:rPr>
          <w:rtl/>
        </w:rPr>
        <w:t>–</w:t>
      </w:r>
      <w:r>
        <w:rPr>
          <w:rFonts w:hint="cs"/>
          <w:rtl/>
        </w:rPr>
        <w:t xml:space="preserve"> טק"קים, פק"קים, מק"קים</w:t>
      </w:r>
      <w:r>
        <w:rPr>
          <w:rFonts w:hint="cs"/>
          <w:rtl/>
        </w:rPr>
        <w:t xml:space="preserve">, מכל הסוגים שבעולם, אין </w:t>
      </w:r>
      <w:r>
        <w:rPr>
          <w:rFonts w:hint="cs"/>
        </w:rPr>
        <w:t>H</w:t>
      </w:r>
      <w:r>
        <w:rPr>
          <w:rFonts w:hint="cs"/>
          <w:rtl/>
        </w:rPr>
        <w:t xml:space="preserve"> אחד שלא היינו אצלו, באנו וביקרנו ושמנו מוטות סימון, כל מה שאתם רוצים, כל מערך העוצמה של מדינת ישראל בתקציבים שאושרו בכנסת הוכוון נגד מה שנקרא החזית המזרחית. אמת, הרמב"ם?</w:t>
      </w:r>
    </w:p>
    <w:p w14:paraId="6E7D2EAB" w14:textId="77777777" w:rsidR="00000000" w:rsidRDefault="007C71EE">
      <w:pPr>
        <w:pStyle w:val="a"/>
        <w:rPr>
          <w:rFonts w:hint="cs"/>
          <w:rtl/>
        </w:rPr>
      </w:pPr>
    </w:p>
    <w:p w14:paraId="53743BB9" w14:textId="77777777" w:rsidR="00000000" w:rsidRDefault="007C71EE">
      <w:pPr>
        <w:pStyle w:val="ac"/>
        <w:rPr>
          <w:rtl/>
        </w:rPr>
      </w:pPr>
      <w:r>
        <w:rPr>
          <w:rFonts w:hint="eastAsia"/>
          <w:rtl/>
        </w:rPr>
        <w:t>דני</w:t>
      </w:r>
      <w:r>
        <w:rPr>
          <w:rtl/>
        </w:rPr>
        <w:t xml:space="preserve"> יתום (העבודה-מימד):</w:t>
      </w:r>
    </w:p>
    <w:p w14:paraId="2D240DBD" w14:textId="77777777" w:rsidR="00000000" w:rsidRDefault="007C71EE">
      <w:pPr>
        <w:pStyle w:val="a"/>
        <w:rPr>
          <w:rFonts w:hint="cs"/>
          <w:rtl/>
        </w:rPr>
      </w:pPr>
    </w:p>
    <w:p w14:paraId="5B2FC3DB" w14:textId="77777777" w:rsidR="00000000" w:rsidRDefault="007C71EE">
      <w:pPr>
        <w:pStyle w:val="a"/>
        <w:rPr>
          <w:rFonts w:hint="cs"/>
          <w:rtl/>
        </w:rPr>
      </w:pPr>
      <w:r>
        <w:rPr>
          <w:rFonts w:hint="cs"/>
          <w:rtl/>
        </w:rPr>
        <w:t>נכון ויציב.</w:t>
      </w:r>
    </w:p>
    <w:p w14:paraId="52798B3D" w14:textId="77777777" w:rsidR="00000000" w:rsidRDefault="007C71EE">
      <w:pPr>
        <w:pStyle w:val="a"/>
        <w:rPr>
          <w:rFonts w:hint="cs"/>
          <w:rtl/>
        </w:rPr>
      </w:pPr>
    </w:p>
    <w:p w14:paraId="1BDF8578" w14:textId="77777777" w:rsidR="00000000" w:rsidRDefault="007C71EE">
      <w:pPr>
        <w:pStyle w:val="SpeakerCon"/>
        <w:rPr>
          <w:rtl/>
        </w:rPr>
      </w:pPr>
      <w:bookmarkStart w:id="959" w:name="FS000000434T27_05_2003_17_37_36C"/>
      <w:bookmarkEnd w:id="959"/>
      <w:r>
        <w:rPr>
          <w:rtl/>
        </w:rPr>
        <w:t>אברהם בורג (העבודה-מ</w:t>
      </w:r>
      <w:r>
        <w:rPr>
          <w:rtl/>
        </w:rPr>
        <w:t>ימד):</w:t>
      </w:r>
    </w:p>
    <w:p w14:paraId="69100C0E" w14:textId="77777777" w:rsidR="00000000" w:rsidRDefault="007C71EE">
      <w:pPr>
        <w:pStyle w:val="a"/>
        <w:rPr>
          <w:rtl/>
        </w:rPr>
      </w:pPr>
    </w:p>
    <w:p w14:paraId="27AB6F85" w14:textId="77777777" w:rsidR="00000000" w:rsidRDefault="007C71EE">
      <w:pPr>
        <w:pStyle w:val="a"/>
        <w:rPr>
          <w:rFonts w:hint="cs"/>
          <w:rtl/>
        </w:rPr>
      </w:pPr>
      <w:r>
        <w:rPr>
          <w:rFonts w:hint="cs"/>
          <w:rtl/>
        </w:rPr>
        <w:t xml:space="preserve">אסטרטגיית החזית המזרחית </w:t>
      </w:r>
      <w:r>
        <w:rPr>
          <w:rtl/>
        </w:rPr>
        <w:t>–</w:t>
      </w:r>
      <w:r>
        <w:rPr>
          <w:rFonts w:hint="cs"/>
          <w:rtl/>
        </w:rPr>
        <w:t xml:space="preserve"> לא סוריה, החזית המזרחית </w:t>
      </w:r>
      <w:r>
        <w:rPr>
          <w:rtl/>
        </w:rPr>
        <w:t>–</w:t>
      </w:r>
      <w:r>
        <w:rPr>
          <w:rFonts w:hint="cs"/>
          <w:rtl/>
        </w:rPr>
        <w:t xml:space="preserve"> היתה עילת העילות לבניית מערך הכוח, ההכנות האסטרטגיות והטקטיות, ומכאן תקציב הביטחון. </w:t>
      </w:r>
    </w:p>
    <w:p w14:paraId="76E21382" w14:textId="77777777" w:rsidR="00000000" w:rsidRDefault="007C71EE">
      <w:pPr>
        <w:pStyle w:val="a"/>
        <w:rPr>
          <w:rFonts w:hint="cs"/>
          <w:rtl/>
        </w:rPr>
      </w:pPr>
    </w:p>
    <w:p w14:paraId="5A136C65" w14:textId="77777777" w:rsidR="00000000" w:rsidRDefault="007C71EE">
      <w:pPr>
        <w:pStyle w:val="ac"/>
        <w:rPr>
          <w:rtl/>
        </w:rPr>
      </w:pPr>
      <w:r>
        <w:rPr>
          <w:rFonts w:hint="eastAsia"/>
          <w:rtl/>
        </w:rPr>
        <w:t>מתן</w:t>
      </w:r>
      <w:r>
        <w:rPr>
          <w:rtl/>
        </w:rPr>
        <w:t xml:space="preserve"> וילנאי (העבודה-מימד):</w:t>
      </w:r>
    </w:p>
    <w:p w14:paraId="3632366F" w14:textId="77777777" w:rsidR="00000000" w:rsidRDefault="007C71EE">
      <w:pPr>
        <w:pStyle w:val="a"/>
        <w:rPr>
          <w:rFonts w:hint="cs"/>
          <w:rtl/>
        </w:rPr>
      </w:pPr>
    </w:p>
    <w:p w14:paraId="3F5F0EB3" w14:textId="77777777" w:rsidR="00000000" w:rsidRDefault="007C71EE">
      <w:pPr>
        <w:pStyle w:val="a"/>
        <w:rPr>
          <w:rFonts w:hint="cs"/>
          <w:rtl/>
        </w:rPr>
      </w:pPr>
      <w:r>
        <w:rPr>
          <w:rFonts w:hint="cs"/>
          <w:rtl/>
        </w:rPr>
        <w:t>ללא ספק.</w:t>
      </w:r>
    </w:p>
    <w:p w14:paraId="3CC3C2B8" w14:textId="77777777" w:rsidR="00000000" w:rsidRDefault="007C71EE">
      <w:pPr>
        <w:pStyle w:val="a"/>
        <w:rPr>
          <w:rFonts w:hint="cs"/>
          <w:rtl/>
        </w:rPr>
      </w:pPr>
    </w:p>
    <w:p w14:paraId="3D11D094" w14:textId="77777777" w:rsidR="00000000" w:rsidRDefault="007C71EE">
      <w:pPr>
        <w:pStyle w:val="SpeakerCon"/>
        <w:rPr>
          <w:rtl/>
        </w:rPr>
      </w:pPr>
      <w:bookmarkStart w:id="960" w:name="FS000000434T27_05_2003_17_48_05C"/>
      <w:bookmarkEnd w:id="960"/>
      <w:r>
        <w:rPr>
          <w:rFonts w:hint="eastAsia"/>
          <w:rtl/>
        </w:rPr>
        <w:t>אברהם</w:t>
      </w:r>
      <w:r>
        <w:rPr>
          <w:rtl/>
        </w:rPr>
        <w:t xml:space="preserve"> בורג (העבודה-מימד):</w:t>
      </w:r>
    </w:p>
    <w:p w14:paraId="6F7B9F65" w14:textId="77777777" w:rsidR="00000000" w:rsidRDefault="007C71EE">
      <w:pPr>
        <w:pStyle w:val="a"/>
        <w:rPr>
          <w:rFonts w:hint="cs"/>
          <w:rtl/>
        </w:rPr>
      </w:pPr>
    </w:p>
    <w:p w14:paraId="749ED987" w14:textId="77777777" w:rsidR="00000000" w:rsidRDefault="007C71EE">
      <w:pPr>
        <w:pStyle w:val="a"/>
        <w:rPr>
          <w:rFonts w:hint="cs"/>
          <w:rtl/>
        </w:rPr>
      </w:pPr>
      <w:r>
        <w:rPr>
          <w:rFonts w:hint="cs"/>
          <w:rtl/>
        </w:rPr>
        <w:t>לפי התוכנית האמריקנית, לפחות שנה עד שנה וחצי עד</w:t>
      </w:r>
      <w:r>
        <w:rPr>
          <w:rFonts w:hint="cs"/>
          <w:rtl/>
        </w:rPr>
        <w:t xml:space="preserve"> שתהיינה בחירות בעירק, כלומר בערך כשתהיינה בחירות פנימיות במפלגת העבודה, חבר הכנסת דורון, באותה עת תהיינה בחירות שוליות גם בעירק. עד אז הבטיח הנשיא בוש - - -</w:t>
      </w:r>
    </w:p>
    <w:p w14:paraId="0D0C095B" w14:textId="77777777" w:rsidR="00000000" w:rsidRDefault="007C71EE">
      <w:pPr>
        <w:pStyle w:val="a"/>
        <w:rPr>
          <w:rFonts w:hint="cs"/>
          <w:rtl/>
        </w:rPr>
      </w:pPr>
    </w:p>
    <w:p w14:paraId="21CF9E89" w14:textId="77777777" w:rsidR="00000000" w:rsidRDefault="007C71EE">
      <w:pPr>
        <w:pStyle w:val="ac"/>
        <w:rPr>
          <w:rtl/>
        </w:rPr>
      </w:pPr>
      <w:r>
        <w:rPr>
          <w:rFonts w:hint="eastAsia"/>
          <w:rtl/>
        </w:rPr>
        <w:t>חמי</w:t>
      </w:r>
      <w:r>
        <w:rPr>
          <w:rtl/>
        </w:rPr>
        <w:t xml:space="preserve"> דורון (שינוי):</w:t>
      </w:r>
    </w:p>
    <w:p w14:paraId="3501A345" w14:textId="77777777" w:rsidR="00000000" w:rsidRDefault="007C71EE">
      <w:pPr>
        <w:pStyle w:val="a"/>
        <w:rPr>
          <w:rFonts w:hint="cs"/>
          <w:rtl/>
        </w:rPr>
      </w:pPr>
    </w:p>
    <w:p w14:paraId="1AE15C12" w14:textId="77777777" w:rsidR="00000000" w:rsidRDefault="007C71EE">
      <w:pPr>
        <w:pStyle w:val="a"/>
        <w:rPr>
          <w:rFonts w:hint="cs"/>
          <w:rtl/>
        </w:rPr>
      </w:pPr>
      <w:r>
        <w:rPr>
          <w:rFonts w:hint="cs"/>
          <w:rtl/>
        </w:rPr>
        <w:t>יהיו בחירות פנימיות במפלגת העבודה?</w:t>
      </w:r>
    </w:p>
    <w:p w14:paraId="5295D563" w14:textId="77777777" w:rsidR="00000000" w:rsidRDefault="007C71EE">
      <w:pPr>
        <w:pStyle w:val="a"/>
        <w:rPr>
          <w:rFonts w:hint="cs"/>
          <w:rtl/>
        </w:rPr>
      </w:pPr>
    </w:p>
    <w:p w14:paraId="59280F4E" w14:textId="77777777" w:rsidR="00000000" w:rsidRDefault="007C71EE">
      <w:pPr>
        <w:pStyle w:val="SpeakerCon"/>
        <w:rPr>
          <w:rtl/>
        </w:rPr>
      </w:pPr>
      <w:bookmarkStart w:id="961" w:name="FS000001067T27_05_2003_17_30_41C"/>
      <w:bookmarkStart w:id="962" w:name="FS000000434T27_05_2003_17_30_49"/>
      <w:bookmarkEnd w:id="961"/>
      <w:bookmarkEnd w:id="962"/>
      <w:r>
        <w:rPr>
          <w:rFonts w:hint="eastAsia"/>
          <w:rtl/>
        </w:rPr>
        <w:t>אברהם</w:t>
      </w:r>
      <w:r>
        <w:rPr>
          <w:rtl/>
        </w:rPr>
        <w:t xml:space="preserve"> בורג (העבודה-מימד):</w:t>
      </w:r>
    </w:p>
    <w:p w14:paraId="70E00317" w14:textId="77777777" w:rsidR="00000000" w:rsidRDefault="007C71EE">
      <w:pPr>
        <w:pStyle w:val="a"/>
        <w:rPr>
          <w:rFonts w:hint="cs"/>
          <w:rtl/>
        </w:rPr>
      </w:pPr>
    </w:p>
    <w:p w14:paraId="5CE38ECD" w14:textId="77777777" w:rsidR="00000000" w:rsidRDefault="007C71EE">
      <w:pPr>
        <w:pStyle w:val="a"/>
        <w:rPr>
          <w:rFonts w:hint="cs"/>
          <w:rtl/>
        </w:rPr>
      </w:pPr>
      <w:r>
        <w:rPr>
          <w:rFonts w:hint="cs"/>
          <w:rtl/>
        </w:rPr>
        <w:t>אדוני, אני אמר</w:t>
      </w:r>
      <w:r>
        <w:rPr>
          <w:rFonts w:hint="cs"/>
          <w:rtl/>
        </w:rPr>
        <w:t>תי שהעיתוי יהיה באותו זמן.</w:t>
      </w:r>
    </w:p>
    <w:p w14:paraId="20EA3BA5" w14:textId="77777777" w:rsidR="00000000" w:rsidRDefault="007C71EE">
      <w:pPr>
        <w:pStyle w:val="a"/>
        <w:rPr>
          <w:rFonts w:hint="cs"/>
          <w:rtl/>
        </w:rPr>
      </w:pPr>
    </w:p>
    <w:p w14:paraId="54FEF55E" w14:textId="77777777" w:rsidR="00000000" w:rsidRDefault="007C71EE">
      <w:pPr>
        <w:pStyle w:val="ad"/>
        <w:rPr>
          <w:rFonts w:hint="cs"/>
          <w:rtl/>
        </w:rPr>
      </w:pPr>
      <w:r>
        <w:rPr>
          <w:rFonts w:hint="cs"/>
          <w:rtl/>
        </w:rPr>
        <w:t>היו"ר משה כחלון:</w:t>
      </w:r>
    </w:p>
    <w:p w14:paraId="5417FB7A" w14:textId="77777777" w:rsidR="00000000" w:rsidRDefault="007C71EE">
      <w:pPr>
        <w:pStyle w:val="a"/>
        <w:rPr>
          <w:rFonts w:hint="cs"/>
          <w:rtl/>
        </w:rPr>
      </w:pPr>
    </w:p>
    <w:p w14:paraId="3717597A" w14:textId="77777777" w:rsidR="00000000" w:rsidRDefault="007C71EE">
      <w:pPr>
        <w:pStyle w:val="a"/>
        <w:rPr>
          <w:rFonts w:hint="cs"/>
          <w:rtl/>
        </w:rPr>
      </w:pPr>
      <w:r>
        <w:rPr>
          <w:rFonts w:hint="cs"/>
          <w:rtl/>
        </w:rPr>
        <w:t>חבר הכנסת דורון, חבר הכנסת בורג אופטימי, למה אתה מקלקל לו?</w:t>
      </w:r>
    </w:p>
    <w:p w14:paraId="15D07537" w14:textId="77777777" w:rsidR="00000000" w:rsidRDefault="007C71EE">
      <w:pPr>
        <w:pStyle w:val="a"/>
        <w:rPr>
          <w:rFonts w:hint="cs"/>
          <w:rtl/>
        </w:rPr>
      </w:pPr>
    </w:p>
    <w:p w14:paraId="792D74ED" w14:textId="77777777" w:rsidR="00000000" w:rsidRDefault="007C71EE">
      <w:pPr>
        <w:pStyle w:val="SpeakerCon"/>
        <w:rPr>
          <w:rtl/>
        </w:rPr>
      </w:pPr>
      <w:bookmarkStart w:id="963" w:name="FS000000434T27_05_2003_17_31_32C"/>
      <w:bookmarkEnd w:id="963"/>
      <w:r>
        <w:rPr>
          <w:rtl/>
        </w:rPr>
        <w:t>אברהם בורג (העבודה-מימד):</w:t>
      </w:r>
    </w:p>
    <w:p w14:paraId="5FEB9FE8" w14:textId="77777777" w:rsidR="00000000" w:rsidRDefault="007C71EE">
      <w:pPr>
        <w:pStyle w:val="a"/>
        <w:rPr>
          <w:rtl/>
        </w:rPr>
      </w:pPr>
    </w:p>
    <w:p w14:paraId="6D627234" w14:textId="77777777" w:rsidR="00000000" w:rsidRDefault="007C71EE">
      <w:pPr>
        <w:pStyle w:val="a"/>
        <w:rPr>
          <w:rFonts w:hint="cs"/>
          <w:rtl/>
        </w:rPr>
      </w:pPr>
      <w:r>
        <w:rPr>
          <w:rFonts w:hint="cs"/>
          <w:rtl/>
        </w:rPr>
        <w:t xml:space="preserve">בואו נגיד: תומכי סדאם חוסיין בונים על לוח הזמנים של פרס, כי יש לינקג' בין הבחירות האלה. עכשיו הבטיחה ארצות-הברית של אמריקה </w:t>
      </w:r>
      <w:r>
        <w:rPr>
          <w:rFonts w:hint="cs"/>
          <w:rtl/>
        </w:rPr>
        <w:t>שהיא לא הולכת - - -</w:t>
      </w:r>
    </w:p>
    <w:p w14:paraId="74C41672" w14:textId="77777777" w:rsidR="00000000" w:rsidRDefault="007C71EE">
      <w:pPr>
        <w:pStyle w:val="a"/>
        <w:rPr>
          <w:rFonts w:hint="cs"/>
          <w:rtl/>
        </w:rPr>
      </w:pPr>
    </w:p>
    <w:p w14:paraId="219E0070" w14:textId="77777777" w:rsidR="00000000" w:rsidRDefault="007C71EE">
      <w:pPr>
        <w:pStyle w:val="ac"/>
        <w:rPr>
          <w:rtl/>
        </w:rPr>
      </w:pPr>
      <w:r>
        <w:rPr>
          <w:rFonts w:hint="eastAsia"/>
          <w:rtl/>
        </w:rPr>
        <w:t>דני</w:t>
      </w:r>
      <w:r>
        <w:rPr>
          <w:rtl/>
        </w:rPr>
        <w:t xml:space="preserve"> יתום (העבודה-מימד):</w:t>
      </w:r>
    </w:p>
    <w:p w14:paraId="45838741" w14:textId="77777777" w:rsidR="00000000" w:rsidRDefault="007C71EE">
      <w:pPr>
        <w:pStyle w:val="a"/>
        <w:rPr>
          <w:rFonts w:hint="cs"/>
          <w:rtl/>
        </w:rPr>
      </w:pPr>
    </w:p>
    <w:p w14:paraId="61E895CA" w14:textId="77777777" w:rsidR="00000000" w:rsidRDefault="007C71EE">
      <w:pPr>
        <w:pStyle w:val="a"/>
        <w:rPr>
          <w:rFonts w:hint="cs"/>
          <w:rtl/>
        </w:rPr>
      </w:pPr>
      <w:r>
        <w:rPr>
          <w:rFonts w:hint="cs"/>
          <w:rtl/>
        </w:rPr>
        <w:t>פרס צופה בטלוויזיה עכשיו.</w:t>
      </w:r>
    </w:p>
    <w:p w14:paraId="32C743AB" w14:textId="77777777" w:rsidR="00000000" w:rsidRDefault="007C71EE">
      <w:pPr>
        <w:pStyle w:val="a"/>
        <w:rPr>
          <w:rFonts w:hint="cs"/>
          <w:rtl/>
        </w:rPr>
      </w:pPr>
    </w:p>
    <w:p w14:paraId="217BD66F" w14:textId="77777777" w:rsidR="00000000" w:rsidRDefault="007C71EE">
      <w:pPr>
        <w:pStyle w:val="SpeakerCon"/>
        <w:rPr>
          <w:rtl/>
        </w:rPr>
      </w:pPr>
      <w:bookmarkStart w:id="964" w:name="FS000000434T27_05_2003_17_33_10C"/>
      <w:bookmarkEnd w:id="964"/>
      <w:r>
        <w:rPr>
          <w:rtl/>
        </w:rPr>
        <w:t>אברהם בורג (העבודה-מימד):</w:t>
      </w:r>
    </w:p>
    <w:p w14:paraId="26DE159A" w14:textId="77777777" w:rsidR="00000000" w:rsidRDefault="007C71EE">
      <w:pPr>
        <w:pStyle w:val="a"/>
        <w:rPr>
          <w:rFonts w:hint="cs"/>
          <w:rtl/>
        </w:rPr>
      </w:pPr>
    </w:p>
    <w:p w14:paraId="30EF6E0B" w14:textId="77777777" w:rsidR="00000000" w:rsidRDefault="007C71EE">
      <w:pPr>
        <w:pStyle w:val="a"/>
        <w:rPr>
          <w:rFonts w:hint="cs"/>
          <w:rtl/>
        </w:rPr>
      </w:pPr>
      <w:r>
        <w:rPr>
          <w:rFonts w:hint="cs"/>
          <w:rtl/>
        </w:rPr>
        <w:t>מה זאת אומרת בדיוק עכשיו? הוא כל הזמן צופה בטלוויזיה. עכשיו. היו מספרים על אחד מראשי הממשלה לשעבר של מדינת ישראל, נוחם עדן, שהיה פרנואיד לא קטן וגם סבל משיג</w:t>
      </w:r>
      <w:r>
        <w:rPr>
          <w:rFonts w:hint="cs"/>
          <w:rtl/>
        </w:rPr>
        <w:t xml:space="preserve">עון רדיפה לא מבוטל, שבסוף החדשות, כשחיים יבין ודליה מזור סידרו את הניירות ודיברו ביניהם עד שהמצלמה יצאה החוצה </w:t>
      </w:r>
      <w:r>
        <w:rPr>
          <w:rtl/>
        </w:rPr>
        <w:t>–</w:t>
      </w:r>
      <w:r>
        <w:rPr>
          <w:rFonts w:hint="cs"/>
          <w:rtl/>
        </w:rPr>
        <w:t xml:space="preserve"> הוא בבית היה בטוח שהם באולפן מדברים עליו. או. קיי.? יש מי שצופים בנו מראשי הממשלה הפוטנציאליים של מדינת ישראל.</w:t>
      </w:r>
    </w:p>
    <w:p w14:paraId="6C5D5F34" w14:textId="77777777" w:rsidR="00000000" w:rsidRDefault="007C71EE">
      <w:pPr>
        <w:pStyle w:val="a"/>
        <w:rPr>
          <w:rFonts w:hint="cs"/>
          <w:rtl/>
        </w:rPr>
      </w:pPr>
    </w:p>
    <w:p w14:paraId="551A4B78" w14:textId="77777777" w:rsidR="00000000" w:rsidRDefault="007C71EE">
      <w:pPr>
        <w:pStyle w:val="a"/>
        <w:ind w:firstLine="0"/>
        <w:rPr>
          <w:rFonts w:hint="cs"/>
          <w:rtl/>
        </w:rPr>
      </w:pPr>
      <w:r>
        <w:rPr>
          <w:rFonts w:hint="cs"/>
          <w:rtl/>
        </w:rPr>
        <w:tab/>
        <w:t>עכשיו, הבטיחה ארצות-הברית של אמ</w:t>
      </w:r>
      <w:r>
        <w:rPr>
          <w:rFonts w:hint="cs"/>
          <w:rtl/>
        </w:rPr>
        <w:t xml:space="preserve">ריקה שלפני הבחירות בעירק, או הבחירות לראשות מפלגת העבודה </w:t>
      </w:r>
      <w:r>
        <w:rPr>
          <w:rtl/>
        </w:rPr>
        <w:t>–</w:t>
      </w:r>
      <w:r>
        <w:rPr>
          <w:rFonts w:hint="cs"/>
          <w:rtl/>
        </w:rPr>
        <w:t xml:space="preserve"> המאוחר מבין השניים </w:t>
      </w:r>
      <w:r>
        <w:rPr>
          <w:rtl/>
        </w:rPr>
        <w:t>–</w:t>
      </w:r>
      <w:r>
        <w:rPr>
          <w:rFonts w:hint="cs"/>
          <w:rtl/>
        </w:rPr>
        <w:t xml:space="preserve"> היא לא עוזבת את האזור. יש לפחות שנה וחצי של נוכחות אמריקנית בעירק, ואין לכן איום מעירק, ועל גבול סוריה, ולכן גם האיום הסורי פחות.</w:t>
      </w:r>
    </w:p>
    <w:p w14:paraId="6CCE24EA" w14:textId="77777777" w:rsidR="00000000" w:rsidRDefault="007C71EE">
      <w:pPr>
        <w:pStyle w:val="a"/>
        <w:ind w:firstLine="0"/>
        <w:rPr>
          <w:rFonts w:hint="cs"/>
          <w:rtl/>
        </w:rPr>
      </w:pPr>
    </w:p>
    <w:p w14:paraId="3B6B1B8C" w14:textId="77777777" w:rsidR="00000000" w:rsidRDefault="007C71EE">
      <w:pPr>
        <w:pStyle w:val="ad"/>
        <w:rPr>
          <w:rFonts w:hint="cs"/>
          <w:rtl/>
        </w:rPr>
      </w:pPr>
      <w:r>
        <w:rPr>
          <w:rFonts w:hint="cs"/>
          <w:rtl/>
        </w:rPr>
        <w:t>היו"ר משה</w:t>
      </w:r>
      <w:bookmarkStart w:id="965" w:name="FS000000431T27_05_2003_08_56_41"/>
      <w:bookmarkEnd w:id="965"/>
      <w:r>
        <w:rPr>
          <w:rFonts w:hint="cs"/>
          <w:rtl/>
        </w:rPr>
        <w:t xml:space="preserve"> כחלון:</w:t>
      </w:r>
    </w:p>
    <w:p w14:paraId="170C8B20" w14:textId="77777777" w:rsidR="00000000" w:rsidRDefault="007C71EE">
      <w:pPr>
        <w:pStyle w:val="a"/>
        <w:ind w:firstLine="0"/>
        <w:rPr>
          <w:rFonts w:hint="cs"/>
          <w:u w:val="single"/>
          <w:rtl/>
        </w:rPr>
      </w:pPr>
    </w:p>
    <w:p w14:paraId="5742061E" w14:textId="77777777" w:rsidR="00000000" w:rsidRDefault="007C71EE">
      <w:pPr>
        <w:pStyle w:val="a"/>
        <w:ind w:firstLine="0"/>
        <w:rPr>
          <w:rFonts w:hint="cs"/>
          <w:rtl/>
        </w:rPr>
      </w:pPr>
      <w:r>
        <w:rPr>
          <w:rFonts w:hint="cs"/>
          <w:rtl/>
        </w:rPr>
        <w:tab/>
        <w:t>חבר הכנסת בורג, זמנך תם.</w:t>
      </w:r>
    </w:p>
    <w:p w14:paraId="1AF18F48" w14:textId="77777777" w:rsidR="00000000" w:rsidRDefault="007C71EE">
      <w:pPr>
        <w:jc w:val="both"/>
        <w:rPr>
          <w:rtl/>
        </w:rPr>
      </w:pPr>
    </w:p>
    <w:p w14:paraId="40128397" w14:textId="77777777" w:rsidR="00000000" w:rsidRDefault="007C71EE">
      <w:pPr>
        <w:pStyle w:val="SpeakerCon"/>
        <w:rPr>
          <w:rFonts w:hint="cs"/>
          <w:rtl/>
        </w:rPr>
      </w:pPr>
      <w:bookmarkStart w:id="966" w:name="FS000000434T27_05_2003_08_56_10"/>
      <w:bookmarkEnd w:id="966"/>
      <w:r>
        <w:rPr>
          <w:rtl/>
        </w:rPr>
        <w:t>אברהם בורג (העבודה-מימד):</w:t>
      </w:r>
    </w:p>
    <w:p w14:paraId="214F07CE" w14:textId="77777777" w:rsidR="00000000" w:rsidRDefault="007C71EE">
      <w:pPr>
        <w:pStyle w:val="a"/>
        <w:rPr>
          <w:rFonts w:hint="cs"/>
          <w:rtl/>
        </w:rPr>
      </w:pPr>
    </w:p>
    <w:p w14:paraId="6FEB3C68" w14:textId="77777777" w:rsidR="00000000" w:rsidRDefault="007C71EE">
      <w:pPr>
        <w:pStyle w:val="a"/>
        <w:rPr>
          <w:rFonts w:hint="cs"/>
          <w:rtl/>
        </w:rPr>
      </w:pPr>
      <w:r>
        <w:rPr>
          <w:rFonts w:hint="cs"/>
          <w:rtl/>
        </w:rPr>
        <w:t>אני מסיים. הם פשוט הפריעו לי, ויש לי זמן פציעות.</w:t>
      </w:r>
    </w:p>
    <w:p w14:paraId="2E794211" w14:textId="77777777" w:rsidR="00000000" w:rsidRDefault="007C71EE">
      <w:pPr>
        <w:pStyle w:val="a"/>
        <w:rPr>
          <w:rFonts w:hint="cs"/>
          <w:rtl/>
        </w:rPr>
      </w:pPr>
    </w:p>
    <w:p w14:paraId="7CE84962" w14:textId="77777777" w:rsidR="00000000" w:rsidRDefault="007C71EE">
      <w:pPr>
        <w:pStyle w:val="ac"/>
        <w:rPr>
          <w:rtl/>
        </w:rPr>
      </w:pPr>
      <w:r>
        <w:rPr>
          <w:rFonts w:hint="eastAsia"/>
          <w:rtl/>
        </w:rPr>
        <w:t>חמי</w:t>
      </w:r>
      <w:r>
        <w:rPr>
          <w:rtl/>
        </w:rPr>
        <w:t xml:space="preserve"> דורון (שינוי):</w:t>
      </w:r>
    </w:p>
    <w:p w14:paraId="7654322E" w14:textId="77777777" w:rsidR="00000000" w:rsidRDefault="007C71EE">
      <w:pPr>
        <w:pStyle w:val="a"/>
        <w:rPr>
          <w:rFonts w:hint="cs"/>
          <w:rtl/>
        </w:rPr>
      </w:pPr>
    </w:p>
    <w:p w14:paraId="1715F909" w14:textId="77777777" w:rsidR="00000000" w:rsidRDefault="007C71EE">
      <w:pPr>
        <w:pStyle w:val="a"/>
        <w:rPr>
          <w:rFonts w:hint="cs"/>
          <w:rtl/>
        </w:rPr>
      </w:pPr>
      <w:r>
        <w:rPr>
          <w:rFonts w:hint="cs"/>
          <w:rtl/>
        </w:rPr>
        <w:t>אז מה אתה מציע? לקצץ עוד 2 מיליארדי שקל בתקציב הביטחון?</w:t>
      </w:r>
    </w:p>
    <w:p w14:paraId="40FF9E85" w14:textId="77777777" w:rsidR="00000000" w:rsidRDefault="007C71EE">
      <w:pPr>
        <w:pStyle w:val="a"/>
        <w:rPr>
          <w:rFonts w:hint="cs"/>
          <w:rtl/>
        </w:rPr>
      </w:pPr>
    </w:p>
    <w:p w14:paraId="29711C66" w14:textId="77777777" w:rsidR="00000000" w:rsidRDefault="007C71EE">
      <w:pPr>
        <w:pStyle w:val="SpeakerCon"/>
        <w:rPr>
          <w:rtl/>
        </w:rPr>
      </w:pPr>
      <w:bookmarkStart w:id="967" w:name="FS000000434T27_05_2003_18_27_20"/>
      <w:bookmarkEnd w:id="967"/>
      <w:r>
        <w:rPr>
          <w:rFonts w:hint="eastAsia"/>
          <w:rtl/>
        </w:rPr>
        <w:t>אברהם</w:t>
      </w:r>
      <w:r>
        <w:rPr>
          <w:rtl/>
        </w:rPr>
        <w:t xml:space="preserve"> בורג (העבודה-מימד):</w:t>
      </w:r>
    </w:p>
    <w:p w14:paraId="735B44DA" w14:textId="77777777" w:rsidR="00000000" w:rsidRDefault="007C71EE">
      <w:pPr>
        <w:pStyle w:val="a"/>
        <w:rPr>
          <w:rFonts w:hint="cs"/>
          <w:rtl/>
        </w:rPr>
      </w:pPr>
    </w:p>
    <w:p w14:paraId="0F6D4A32" w14:textId="77777777" w:rsidR="00000000" w:rsidRDefault="007C71EE">
      <w:pPr>
        <w:pStyle w:val="a"/>
        <w:rPr>
          <w:rFonts w:hint="cs"/>
          <w:rtl/>
        </w:rPr>
      </w:pPr>
      <w:r>
        <w:rPr>
          <w:rFonts w:hint="cs"/>
          <w:rtl/>
        </w:rPr>
        <w:t xml:space="preserve">2 מיליארדי דולר. אמת ויציב ונכון וקיים. ללא חיוך </w:t>
      </w:r>
      <w:r>
        <w:rPr>
          <w:rtl/>
        </w:rPr>
        <w:t>–</w:t>
      </w:r>
      <w:r>
        <w:rPr>
          <w:rFonts w:hint="cs"/>
          <w:rtl/>
        </w:rPr>
        <w:t xml:space="preserve"> זו שעה כזאת שמחייכים אבל</w:t>
      </w:r>
      <w:r>
        <w:rPr>
          <w:rFonts w:hint="cs"/>
          <w:rtl/>
        </w:rPr>
        <w:t xml:space="preserve"> </w:t>
      </w:r>
      <w:r>
        <w:rPr>
          <w:rtl/>
        </w:rPr>
        <w:t>–</w:t>
      </w:r>
      <w:r>
        <w:rPr>
          <w:rFonts w:hint="cs"/>
          <w:rtl/>
        </w:rPr>
        <w:t xml:space="preserve"> המבנה האסטרטגי של מדינת ישראל השתנה לחלוטין </w:t>
      </w:r>
      <w:r>
        <w:rPr>
          <w:rtl/>
        </w:rPr>
        <w:t>–</w:t>
      </w:r>
      <w:r>
        <w:rPr>
          <w:rFonts w:hint="cs"/>
          <w:rtl/>
        </w:rPr>
        <w:t xml:space="preserve"> אפס מהשינוי האסטרטגי האזורי בא לידי ביטוי בתוכנית הכלכלית הזאת. ובמקום שעירק והשינויים שלה יהיו הסופגים הגדולים של השינויים הכלכליים בישראל, אם לא רוצים לגעת בשטחים, עקרת-הבית הישראלית הוכרזה כאויב העם והמעמ</w:t>
      </w:r>
      <w:r>
        <w:rPr>
          <w:rFonts w:hint="cs"/>
          <w:rtl/>
        </w:rPr>
        <w:t>ד עם נפילת עירק, כי הרי בסופו של דבר עם ישראל בלי אויב לא יכול להתקיים. תודה רבה.</w:t>
      </w:r>
    </w:p>
    <w:p w14:paraId="6EC42253" w14:textId="77777777" w:rsidR="00000000" w:rsidRDefault="007C71EE">
      <w:pPr>
        <w:pStyle w:val="a"/>
        <w:rPr>
          <w:rFonts w:hint="cs"/>
          <w:rtl/>
        </w:rPr>
      </w:pPr>
    </w:p>
    <w:p w14:paraId="7565B2E6" w14:textId="77777777" w:rsidR="00000000" w:rsidRDefault="007C71EE">
      <w:pPr>
        <w:pStyle w:val="ad"/>
        <w:rPr>
          <w:rFonts w:hint="cs"/>
          <w:rtl/>
        </w:rPr>
      </w:pPr>
      <w:r>
        <w:rPr>
          <w:rFonts w:hint="cs"/>
          <w:rtl/>
        </w:rPr>
        <w:t>היו"ר משה כחלון:</w:t>
      </w:r>
    </w:p>
    <w:p w14:paraId="598D1F5C" w14:textId="77777777" w:rsidR="00000000" w:rsidRDefault="007C71EE">
      <w:pPr>
        <w:pStyle w:val="a"/>
        <w:rPr>
          <w:rFonts w:hint="cs"/>
          <w:rtl/>
        </w:rPr>
      </w:pPr>
    </w:p>
    <w:p w14:paraId="15F8E55D" w14:textId="77777777" w:rsidR="00000000" w:rsidRDefault="007C71EE">
      <w:pPr>
        <w:pStyle w:val="a"/>
        <w:rPr>
          <w:rFonts w:hint="cs"/>
          <w:rtl/>
        </w:rPr>
      </w:pPr>
      <w:r>
        <w:rPr>
          <w:rFonts w:hint="cs"/>
          <w:rtl/>
        </w:rPr>
        <w:t>תודה רבה. חברת הכנסת קולט אביטל, בבקשה.</w:t>
      </w:r>
    </w:p>
    <w:p w14:paraId="0883EB91" w14:textId="77777777" w:rsidR="00000000" w:rsidRDefault="007C71EE">
      <w:pPr>
        <w:pStyle w:val="ad"/>
        <w:rPr>
          <w:rFonts w:hint="cs"/>
          <w:rtl/>
        </w:rPr>
      </w:pPr>
    </w:p>
    <w:p w14:paraId="47F0D7CB" w14:textId="77777777" w:rsidR="00000000" w:rsidRDefault="007C71EE">
      <w:pPr>
        <w:pStyle w:val="Speaker"/>
        <w:rPr>
          <w:rtl/>
        </w:rPr>
      </w:pPr>
      <w:bookmarkStart w:id="968" w:name="FS000000431T27_05_2003_09_00_13"/>
      <w:bookmarkEnd w:id="968"/>
      <w:r>
        <w:rPr>
          <w:rFonts w:hint="eastAsia"/>
          <w:rtl/>
        </w:rPr>
        <w:t>קולט</w:t>
      </w:r>
      <w:r>
        <w:rPr>
          <w:rtl/>
        </w:rPr>
        <w:t xml:space="preserve"> אביטל (העבודה-מימד):</w:t>
      </w:r>
    </w:p>
    <w:p w14:paraId="7D935079" w14:textId="77777777" w:rsidR="00000000" w:rsidRDefault="007C71EE">
      <w:pPr>
        <w:pStyle w:val="a"/>
        <w:rPr>
          <w:rtl/>
        </w:rPr>
      </w:pPr>
    </w:p>
    <w:p w14:paraId="178327F9" w14:textId="77777777" w:rsidR="00000000" w:rsidRDefault="007C71EE">
      <w:pPr>
        <w:pStyle w:val="a"/>
        <w:rPr>
          <w:rFonts w:hint="cs"/>
          <w:rtl/>
        </w:rPr>
      </w:pPr>
      <w:r>
        <w:rPr>
          <w:rFonts w:hint="cs"/>
          <w:rtl/>
        </w:rPr>
        <w:t xml:space="preserve">אדוני היושב-ראש, חברי  חברי הכנסת, בוקר טוב. אני יצאתי בסוף השבוע לחו"ל מטעם קרן היסוד </w:t>
      </w:r>
      <w:r>
        <w:rPr>
          <w:rFonts w:hint="cs"/>
          <w:rtl/>
        </w:rPr>
        <w:t xml:space="preserve">ליומיים, כדי לנסות להתרים יהודים, להשלים את התקציב החסר למדינה. כשאני יוצאת לחו"ל והמטוס מתחיל להתרחק מהארץ, הרחק מהרדיו ומהטלוויזיה,  אני מנסה לפעמים לתפוס פרספקטיבה, אני מנסה לראות את הדברים קצת בפרופורציה. ככל שהתרחק המטוס מחופי הארץ התמלאתי יותר ויותר </w:t>
      </w:r>
      <w:r>
        <w:rPr>
          <w:rFonts w:hint="cs"/>
          <w:rtl/>
        </w:rPr>
        <w:t xml:space="preserve">חרדה על מה שעובר עלינו, אבל בעיקר, על עתידה של החברה הישראלית. </w:t>
      </w:r>
    </w:p>
    <w:p w14:paraId="1DA1323B" w14:textId="77777777" w:rsidR="00000000" w:rsidRDefault="007C71EE">
      <w:pPr>
        <w:pStyle w:val="a"/>
        <w:rPr>
          <w:rFonts w:hint="cs"/>
          <w:rtl/>
        </w:rPr>
      </w:pPr>
    </w:p>
    <w:p w14:paraId="4C10D2CE" w14:textId="77777777" w:rsidR="00000000" w:rsidRDefault="007C71EE">
      <w:pPr>
        <w:pStyle w:val="a"/>
        <w:rPr>
          <w:rFonts w:hint="cs"/>
          <w:rtl/>
        </w:rPr>
      </w:pPr>
      <w:r>
        <w:rPr>
          <w:rFonts w:hint="cs"/>
          <w:rtl/>
        </w:rPr>
        <w:t>כשאתה יוצא לחו"ל ואתה מנסה להתרים יהודים, אתה מנסה להגיד: תראו מה עשינו במדינה, תראו איך היא צמחה, תראו איזה מוסדות הקמנו, תראו מה שהצלחנו לעשות במשך 55 שנים; ואתה מנסה לדבר מתוך פרספקטיבה הי</w:t>
      </w:r>
      <w:r>
        <w:rPr>
          <w:rFonts w:hint="cs"/>
          <w:rtl/>
        </w:rPr>
        <w:t xml:space="preserve">סטורית, מנסה לבוא גם בשם הגאווה שממלאת אותך על הישגים לא מבוטלים. הפעם אני באה בשם אותם הישגים, אבל התלבטתי, כי לא ידעתי מה להגיד לאותם יהודים שלהם אני אומרת: הפסקנו לתת, ואנחנו גוזלים מהגמלאים. אבל אתם, יהודים טובים, תהיו אלה שתיתנו. </w:t>
      </w:r>
    </w:p>
    <w:p w14:paraId="3C740CB7" w14:textId="77777777" w:rsidR="00000000" w:rsidRDefault="007C71EE">
      <w:pPr>
        <w:pStyle w:val="a"/>
        <w:rPr>
          <w:rFonts w:hint="cs"/>
          <w:rtl/>
        </w:rPr>
      </w:pPr>
    </w:p>
    <w:p w14:paraId="4B18A731" w14:textId="77777777" w:rsidR="00000000" w:rsidRDefault="007C71EE">
      <w:pPr>
        <w:pStyle w:val="a"/>
        <w:rPr>
          <w:rFonts w:hint="cs"/>
          <w:rtl/>
        </w:rPr>
      </w:pPr>
      <w:r>
        <w:rPr>
          <w:rFonts w:hint="cs"/>
          <w:rtl/>
        </w:rPr>
        <w:t>רציתי לבוא בשם כל א</w:t>
      </w:r>
      <w:r>
        <w:rPr>
          <w:rFonts w:hint="cs"/>
          <w:rtl/>
        </w:rPr>
        <w:t>ותן נשים - כשהכנסת נבחרה מחדש, חשבתי שאולי אזכה לכבוד להיות יושבת-ראש הוועדה למעמד האשה, אבל בליכוד הסבירו לי: לא. זה ציבור מאוד חשוב לנו, וחברת הכנסת גילה גמליאל, שיש לה ניסיון רב מאוד בנושא מעמד האשה, היא תנהל את הוועדה הזאת. מילאתי פי מים עד שהתחלתי לרא</w:t>
      </w:r>
      <w:r>
        <w:rPr>
          <w:rFonts w:hint="cs"/>
          <w:rtl/>
        </w:rPr>
        <w:t xml:space="preserve">ות מה עושים לאותן נשים. אנחנו עם ההישגים המפוארים בתחום מעמד האשה, עושים לא רק לאותן עקרות-בית, שעליהן דיבר קודם חבר הכנסת בורג. מי יישא בנטל הגזירות הכלכליות, מי ייפגע ראשון והכי הרבה? כמובן, ציבור הנשים. </w:t>
      </w:r>
    </w:p>
    <w:p w14:paraId="0BD2CD0F" w14:textId="77777777" w:rsidR="00000000" w:rsidRDefault="007C71EE">
      <w:pPr>
        <w:pStyle w:val="a"/>
        <w:rPr>
          <w:rFonts w:hint="cs"/>
          <w:rtl/>
        </w:rPr>
      </w:pPr>
    </w:p>
    <w:p w14:paraId="31116C27" w14:textId="77777777" w:rsidR="00000000" w:rsidRDefault="007C71EE">
      <w:pPr>
        <w:pStyle w:val="a"/>
        <w:rPr>
          <w:rFonts w:hint="cs"/>
          <w:rtl/>
        </w:rPr>
      </w:pPr>
      <w:r>
        <w:rPr>
          <w:rFonts w:hint="cs"/>
          <w:rtl/>
        </w:rPr>
        <w:t>חשבתי שאבוא בשם העולים; זה נושא שאני מטפלת בו כל</w:t>
      </w:r>
      <w:r>
        <w:rPr>
          <w:rFonts w:hint="cs"/>
          <w:rtl/>
        </w:rPr>
        <w:t xml:space="preserve"> הזמן. הרי בסך הכול אנחנו באים ליהודים ואומרים: יש כאן אחריות משותפת. אנחנו אומרים לכם: אנחנו קולטים עלייה, אתם שותפים שלנו, אין סיבה שתשבו בלוקסמבורג, בבלגיה, במקומות אחרים. אנחנו הנושאים בנטל ואתם יושבים פה. זו אחריות משותפת. מה יכולתי להגיד? שאנחנו היום</w:t>
      </w:r>
      <w:r>
        <w:rPr>
          <w:rFonts w:hint="cs"/>
          <w:rtl/>
        </w:rPr>
        <w:t xml:space="preserve"> מקצצים בשם פילוסופיה משונה את הדברים שנתנו לעולים. </w:t>
      </w:r>
    </w:p>
    <w:p w14:paraId="046ED463" w14:textId="77777777" w:rsidR="00000000" w:rsidRDefault="007C71EE">
      <w:pPr>
        <w:pStyle w:val="a"/>
        <w:rPr>
          <w:rFonts w:hint="cs"/>
          <w:rtl/>
        </w:rPr>
      </w:pPr>
    </w:p>
    <w:p w14:paraId="2AD680A1" w14:textId="77777777" w:rsidR="00000000" w:rsidRDefault="007C71EE">
      <w:pPr>
        <w:pStyle w:val="a"/>
        <w:rPr>
          <w:rFonts w:hint="cs"/>
          <w:rtl/>
        </w:rPr>
      </w:pPr>
      <w:r>
        <w:rPr>
          <w:rFonts w:hint="cs"/>
          <w:rtl/>
        </w:rPr>
        <w:t>בסך הכול אני קוראת בעיתון בשם שר מאוד חברתי, השר שטרית, את הפילוסופיה החדשה הזאת. הוא אומר: התגלמות הציונות היא לא לעזור לעולים החדשים, ואכן, אנחנו מקצצים את סל הקליטה, ולא רק מקצצים מהעולים ומאלה שנמצא</w:t>
      </w:r>
      <w:r>
        <w:rPr>
          <w:rFonts w:hint="cs"/>
          <w:rtl/>
        </w:rPr>
        <w:t xml:space="preserve">ים אתנו ומאלה שיבואו את מה שהבטחנו, אנחנו גם מקצצים רטרואקטיבית, כי אנחנו אומרים להם: אתם הגעתם לארץ, ואנחנו התחייבנו שבמשך 15 שנים מיום עלייתכם אתם תוכלו ליהנות מדבר אחד: מענק דיור. גם את מענק הדיור אנחנו מקצצים לעולים רטרואקטיבית. </w:t>
      </w:r>
    </w:p>
    <w:p w14:paraId="02116FD7" w14:textId="77777777" w:rsidR="00000000" w:rsidRDefault="007C71EE">
      <w:pPr>
        <w:pStyle w:val="a"/>
        <w:rPr>
          <w:rFonts w:hint="cs"/>
          <w:rtl/>
        </w:rPr>
      </w:pPr>
    </w:p>
    <w:p w14:paraId="71FC4C4A" w14:textId="77777777" w:rsidR="00000000" w:rsidRDefault="007C71EE">
      <w:pPr>
        <w:pStyle w:val="a"/>
        <w:rPr>
          <w:rFonts w:hint="cs"/>
          <w:rtl/>
        </w:rPr>
      </w:pPr>
      <w:r>
        <w:rPr>
          <w:rFonts w:hint="cs"/>
          <w:rtl/>
        </w:rPr>
        <w:t xml:space="preserve">ראש הממשלה אומר שאחד </w:t>
      </w:r>
      <w:r>
        <w:rPr>
          <w:rFonts w:hint="cs"/>
          <w:rtl/>
        </w:rPr>
        <w:t xml:space="preserve">הדברים החשובים שהממשלה רוצה לעשות הוא לעודד עלייה, ואני שואלת, לאיזו חברה אנחנו רוצים להביא עולים? לאיזה סוג של מחויבות אנחנו מביאים אותם כשהבטחנו להם לקלוט אותם ולעזור להם? </w:t>
      </w:r>
    </w:p>
    <w:p w14:paraId="7707B422" w14:textId="77777777" w:rsidR="00000000" w:rsidRDefault="007C71EE">
      <w:pPr>
        <w:pStyle w:val="a"/>
        <w:rPr>
          <w:rFonts w:hint="cs"/>
          <w:rtl/>
        </w:rPr>
      </w:pPr>
    </w:p>
    <w:p w14:paraId="7D9679DA" w14:textId="77777777" w:rsidR="00000000" w:rsidRDefault="007C71EE">
      <w:pPr>
        <w:pStyle w:val="a"/>
        <w:rPr>
          <w:rFonts w:hint="cs"/>
          <w:rtl/>
        </w:rPr>
      </w:pPr>
      <w:r>
        <w:rPr>
          <w:rFonts w:hint="cs"/>
          <w:rtl/>
        </w:rPr>
        <w:t>אני כבר לא מדברת על כך שמדינות אחרות בעולם נאבקות היום כדי לזכות ולמשוך את היהוד</w:t>
      </w:r>
      <w:r>
        <w:rPr>
          <w:rFonts w:hint="cs"/>
          <w:rtl/>
        </w:rPr>
        <w:t xml:space="preserve">ים אליהן. קשה לנו להתחרות עם קנדה, קשה לנו להתחרות עם גרמניה </w:t>
      </w:r>
      <w:r>
        <w:rPr>
          <w:rtl/>
        </w:rPr>
        <w:t>–</w:t>
      </w:r>
      <w:r>
        <w:rPr>
          <w:rFonts w:hint="cs"/>
          <w:rtl/>
        </w:rPr>
        <w:t xml:space="preserve"> בימים אלה 195,000 יהודים, במקום לעלות לישראל מרוסיה עולים לגרמניה. </w:t>
      </w:r>
    </w:p>
    <w:p w14:paraId="10CDA9FE" w14:textId="77777777" w:rsidR="00000000" w:rsidRDefault="007C71EE">
      <w:pPr>
        <w:pStyle w:val="a"/>
        <w:rPr>
          <w:rFonts w:hint="cs"/>
          <w:rtl/>
        </w:rPr>
      </w:pPr>
    </w:p>
    <w:p w14:paraId="3CFF2A40" w14:textId="77777777" w:rsidR="00000000" w:rsidRDefault="007C71EE">
      <w:pPr>
        <w:pStyle w:val="a"/>
        <w:rPr>
          <w:rFonts w:hint="cs"/>
          <w:rtl/>
        </w:rPr>
      </w:pPr>
      <w:r>
        <w:rPr>
          <w:rFonts w:hint="cs"/>
          <w:rtl/>
        </w:rPr>
        <w:t>אני שואלת, בשם איזה היגיון ואיזה צדק חברתי אנחנו באים ודופקים, ממש עושקים את כל אותם אנשים שרצינו להביא לארץ? באיזה היגיון א</w:t>
      </w:r>
      <w:r>
        <w:rPr>
          <w:rFonts w:hint="cs"/>
          <w:rtl/>
        </w:rPr>
        <w:t>נחנו עושקים גמלאים שעד עכשיו חיו, שומו שמים, מ=1,700 שקל בחודש; אנחנו כל פעם שוחקים את הקצבה האומללה הזאת, כל פעם מורידים אותה, פה ב=2%. אתמול בלילה הקשבתי לנאום של חבר הכנסת רן כהן, שהרבה לדבר, גזירה אחרי גזירה, מה אנחנו עושים לגמלאים, והוא שאל, ואני שואל</w:t>
      </w:r>
      <w:r>
        <w:rPr>
          <w:rFonts w:hint="cs"/>
          <w:rtl/>
        </w:rPr>
        <w:t xml:space="preserve">ת כאן הבוקר </w:t>
      </w:r>
      <w:r>
        <w:rPr>
          <w:rtl/>
        </w:rPr>
        <w:t>–</w:t>
      </w:r>
      <w:r>
        <w:rPr>
          <w:rFonts w:hint="cs"/>
          <w:rtl/>
        </w:rPr>
        <w:t xml:space="preserve"> מה עשו לכם הגמלאים? בשם אילו ערכים אתם מדברים כשאתם באים לאנשים שהקימו את המדינה הזאת, שעבדו בזיעת אפם, שכל מה שנשאר להם הוא 1,700 שקל </w:t>
      </w:r>
      <w:r>
        <w:rPr>
          <w:rtl/>
        </w:rPr>
        <w:t>–</w:t>
      </w:r>
      <w:r>
        <w:rPr>
          <w:rFonts w:hint="cs"/>
          <w:rtl/>
        </w:rPr>
        <w:t xml:space="preserve"> נשאר להם קודם, כי היום זה כבר הרבה פחות </w:t>
      </w:r>
      <w:r>
        <w:rPr>
          <w:rtl/>
        </w:rPr>
        <w:t>–</w:t>
      </w:r>
      <w:r>
        <w:rPr>
          <w:rFonts w:hint="cs"/>
          <w:rtl/>
        </w:rPr>
        <w:t xml:space="preserve">  בחודש, שמהם הם היו צריכים לשאול את עצמם מה ייקנו קודם: תרופה, </w:t>
      </w:r>
      <w:r>
        <w:rPr>
          <w:rFonts w:hint="cs"/>
          <w:rtl/>
        </w:rPr>
        <w:t xml:space="preserve">לחם, חלב, או שמא ישלמו את שכר הדירה. מה יישאר להם מזה? בשם איזה צדק ואיזו פילוסופיה חברתית אתם עושקים אותם? </w:t>
      </w:r>
    </w:p>
    <w:p w14:paraId="24049CD6" w14:textId="77777777" w:rsidR="00000000" w:rsidRDefault="007C71EE">
      <w:pPr>
        <w:pStyle w:val="a"/>
        <w:rPr>
          <w:rFonts w:hint="cs"/>
          <w:rtl/>
        </w:rPr>
      </w:pPr>
    </w:p>
    <w:p w14:paraId="6001916F" w14:textId="77777777" w:rsidR="00000000" w:rsidRDefault="007C71EE">
      <w:pPr>
        <w:pStyle w:val="a"/>
        <w:rPr>
          <w:rFonts w:hint="cs"/>
          <w:rtl/>
        </w:rPr>
      </w:pPr>
      <w:r>
        <w:rPr>
          <w:rFonts w:hint="cs"/>
          <w:rtl/>
        </w:rPr>
        <w:t xml:space="preserve">בשם איזו פילוסופיה חברתית אתם באים לנכים, שעמדו כאן 80 יום בשביתת רעב, ומהם אתם לוקחים את הכסף. מהיכן יוכלו לקחת כסף וממה יוכלו להתקיים? </w:t>
      </w:r>
    </w:p>
    <w:p w14:paraId="37354B68" w14:textId="77777777" w:rsidR="00000000" w:rsidRDefault="007C71EE">
      <w:pPr>
        <w:pStyle w:val="a"/>
        <w:rPr>
          <w:rFonts w:hint="cs"/>
          <w:rtl/>
        </w:rPr>
      </w:pPr>
    </w:p>
    <w:p w14:paraId="129AA6D5" w14:textId="77777777" w:rsidR="00000000" w:rsidRDefault="007C71EE">
      <w:pPr>
        <w:pStyle w:val="a"/>
        <w:rPr>
          <w:rFonts w:hint="cs"/>
          <w:rtl/>
        </w:rPr>
      </w:pPr>
      <w:r>
        <w:rPr>
          <w:rFonts w:hint="cs"/>
          <w:rtl/>
        </w:rPr>
        <w:t>כשאתם ע</w:t>
      </w:r>
      <w:r>
        <w:rPr>
          <w:rFonts w:hint="cs"/>
          <w:rtl/>
        </w:rPr>
        <w:t xml:space="preserve">ושקים את האנשים האלה, את החברה הישראלית כולה, איך אתם מצפים שיהודים יעלו לישראל? איך אתם מצפים שיהודים בעולם יתגייסו ויסייעו למדינת ישראל? אני אומרת לך, אדוני היושב-ראש, יש הרבה נושאים שהייתי יכולה לדבר עליהם הבוקר </w:t>
      </w:r>
      <w:r>
        <w:rPr>
          <w:rtl/>
        </w:rPr>
        <w:t>–</w:t>
      </w:r>
      <w:r>
        <w:rPr>
          <w:rFonts w:hint="cs"/>
          <w:rtl/>
        </w:rPr>
        <w:t xml:space="preserve"> לא רק על הגמלאים, ולא רק על הנכים, ולא </w:t>
      </w:r>
      <w:r>
        <w:rPr>
          <w:rFonts w:hint="cs"/>
          <w:rtl/>
        </w:rPr>
        <w:t xml:space="preserve">רק על הנשים, ולא רק על העולים החדשים. אני אומרת, אנחנו פשוט עושים עוול לכל החברה הישראלית; אנחנו בסך הכול עוזרים לעשירים להתעשר, אנחנו הורסים לא רק את המוסדות המפוארים שהקמנו, לא רק את החברה הישראלית כולה, אנחנו הורסים גם את אלה שמנסים לעזור לנו. </w:t>
      </w:r>
    </w:p>
    <w:p w14:paraId="51FEE8E2" w14:textId="77777777" w:rsidR="00000000" w:rsidRDefault="007C71EE">
      <w:pPr>
        <w:pStyle w:val="a"/>
        <w:rPr>
          <w:rFonts w:hint="cs"/>
          <w:rtl/>
        </w:rPr>
      </w:pPr>
    </w:p>
    <w:p w14:paraId="3B390616" w14:textId="77777777" w:rsidR="00000000" w:rsidRDefault="007C71EE">
      <w:pPr>
        <w:pStyle w:val="a"/>
        <w:rPr>
          <w:rFonts w:hint="cs"/>
          <w:rtl/>
        </w:rPr>
      </w:pPr>
      <w:r>
        <w:rPr>
          <w:rFonts w:hint="cs"/>
          <w:rtl/>
        </w:rPr>
        <w:t>אני קור</w:t>
      </w:r>
      <w:r>
        <w:rPr>
          <w:rFonts w:hint="cs"/>
          <w:rtl/>
        </w:rPr>
        <w:t xml:space="preserve">את לכל אזרחי מדינת ישראל: אל תיתנו למצעד האיוולת הזה לעבור, אל תיתנו לגזירות הכלכליות האלה לעבור. אני מתארת לי, שעם הרוב שיש לממשלה הזאת בכנסת, התוכנית הכלכלית הזאת תעבור, ואלה לא הגזירות האחרונות. </w:t>
      </w:r>
    </w:p>
    <w:p w14:paraId="15AB479F" w14:textId="77777777" w:rsidR="00000000" w:rsidRDefault="007C71EE">
      <w:pPr>
        <w:pStyle w:val="a"/>
        <w:rPr>
          <w:rFonts w:hint="cs"/>
          <w:rtl/>
        </w:rPr>
      </w:pPr>
    </w:p>
    <w:p w14:paraId="66E75921" w14:textId="77777777" w:rsidR="00000000" w:rsidRDefault="007C71EE">
      <w:pPr>
        <w:pStyle w:val="a"/>
        <w:rPr>
          <w:rFonts w:hint="cs"/>
          <w:rtl/>
        </w:rPr>
      </w:pPr>
      <w:r>
        <w:rPr>
          <w:rFonts w:hint="cs"/>
          <w:rtl/>
        </w:rPr>
        <w:t>השר לשעבר וילנאי דיבר קודם על כך שזאת הפעם הרביעית או הח</w:t>
      </w:r>
      <w:r>
        <w:rPr>
          <w:rFonts w:hint="cs"/>
          <w:rtl/>
        </w:rPr>
        <w:t>מישית השנה שאנחנו מדברים על גזירות כלכליות; לפי הידוע לי, נערי האוצר, שרק רוצים להיות יעילים, כבר מכינים את התוכנית הבאה. אני קוראת לציבור כולו, אדוני היושב-ראש, לאלה ששומעים אותנו, לאלה שצופים בנו הבוקר: אנא הצטרפו אלינו למאבק הזה, שלא יסתיים, לא עם ההצבע</w:t>
      </w:r>
      <w:r>
        <w:rPr>
          <w:rFonts w:hint="cs"/>
          <w:rtl/>
        </w:rPr>
        <w:t xml:space="preserve">ה היום, ולא עם ההצבעה מחר; אנא הצטרפו אלינו מחר למצעד של כל החברה הישראלית, של כל הארגונים הכלכליים, של כל האופוזיציה שבפעם הראשונה עובדת יחד באמת, מרחבת "בנייני האומה" ועד הכנסת. אנחנו חייבים להראות לממשלה הזאת שהעם הזה פשוט לא יקבל את זה. </w:t>
      </w:r>
    </w:p>
    <w:p w14:paraId="545333EF" w14:textId="77777777" w:rsidR="00000000" w:rsidRDefault="007C71EE">
      <w:pPr>
        <w:pStyle w:val="a"/>
        <w:rPr>
          <w:rFonts w:hint="cs"/>
          <w:rtl/>
        </w:rPr>
      </w:pPr>
    </w:p>
    <w:p w14:paraId="16FC35B6" w14:textId="77777777" w:rsidR="00000000" w:rsidRDefault="007C71EE">
      <w:pPr>
        <w:pStyle w:val="a"/>
        <w:rPr>
          <w:rFonts w:hint="cs"/>
          <w:rtl/>
        </w:rPr>
      </w:pPr>
      <w:r>
        <w:rPr>
          <w:rFonts w:hint="cs"/>
          <w:rtl/>
        </w:rPr>
        <w:t>לפני כמה ימים</w:t>
      </w:r>
      <w:r>
        <w:rPr>
          <w:rFonts w:hint="cs"/>
          <w:rtl/>
        </w:rPr>
        <w:t xml:space="preserve">  עברתי ברחובות ירושלים וראיתי ססמאות שהדביקו אנשים צעירים </w:t>
      </w:r>
      <w:r>
        <w:rPr>
          <w:rtl/>
        </w:rPr>
        <w:t>–</w:t>
      </w:r>
      <w:r>
        <w:rPr>
          <w:rFonts w:hint="cs"/>
          <w:rtl/>
        </w:rPr>
        <w:t xml:space="preserve"> ככל הנראה, כך אני מאמינה </w:t>
      </w:r>
      <w:r>
        <w:rPr>
          <w:rtl/>
        </w:rPr>
        <w:t>–</w:t>
      </w:r>
      <w:r>
        <w:rPr>
          <w:rFonts w:hint="cs"/>
          <w:rtl/>
        </w:rPr>
        <w:t xml:space="preserve"> שביבי עושה טרור כלכלי. אף-על-פי שהמלה הזאת חזקה ואף-על-פי שהייתי פעם יושבת-ראש ועדת האתיקה, אני רוצה להגיד שאי-אפשר לתאר את מה שקורה במדינה הזאת, אלא במלים  טרור כלכלי,</w:t>
      </w:r>
      <w:r>
        <w:rPr>
          <w:rFonts w:hint="cs"/>
          <w:rtl/>
        </w:rPr>
        <w:t xml:space="preserve"> שצריך להתקומם ולהילחם נגדו. תודה רבה.</w:t>
      </w:r>
    </w:p>
    <w:p w14:paraId="64A55172" w14:textId="77777777" w:rsidR="00000000" w:rsidRDefault="007C71EE">
      <w:pPr>
        <w:pStyle w:val="a"/>
        <w:rPr>
          <w:rFonts w:hint="cs"/>
          <w:rtl/>
        </w:rPr>
      </w:pPr>
    </w:p>
    <w:p w14:paraId="35326372" w14:textId="77777777" w:rsidR="00000000" w:rsidRDefault="007C71EE">
      <w:pPr>
        <w:pStyle w:val="ad"/>
        <w:rPr>
          <w:rtl/>
        </w:rPr>
      </w:pPr>
    </w:p>
    <w:p w14:paraId="691DEEDE" w14:textId="77777777" w:rsidR="00000000" w:rsidRDefault="007C71EE">
      <w:pPr>
        <w:pStyle w:val="ad"/>
        <w:rPr>
          <w:rFonts w:hint="cs"/>
          <w:rtl/>
        </w:rPr>
      </w:pPr>
      <w:r>
        <w:rPr>
          <w:rFonts w:hint="cs"/>
          <w:rtl/>
        </w:rPr>
        <w:t>היו"ר נסים דהן:</w:t>
      </w:r>
    </w:p>
    <w:p w14:paraId="3C61AE6A" w14:textId="77777777" w:rsidR="00000000" w:rsidRDefault="007C71EE">
      <w:pPr>
        <w:pStyle w:val="a"/>
        <w:ind w:firstLine="26"/>
        <w:rPr>
          <w:rFonts w:hint="cs"/>
          <w:rtl/>
        </w:rPr>
      </w:pPr>
    </w:p>
    <w:p w14:paraId="0A6CE457" w14:textId="77777777" w:rsidR="00000000" w:rsidRDefault="007C71EE">
      <w:pPr>
        <w:pStyle w:val="a"/>
        <w:ind w:firstLine="26"/>
        <w:rPr>
          <w:rFonts w:hint="cs"/>
          <w:rtl/>
        </w:rPr>
      </w:pPr>
      <w:r>
        <w:rPr>
          <w:rFonts w:hint="cs"/>
          <w:rtl/>
        </w:rPr>
        <w:tab/>
        <w:t>תודה לך, גברתי. בוקר טוב לכל עם ישראל בבית ובוקר טוב לחברי הכנסת. חבר הכנסת יעקב מרגי, בבקשה. אחריו - חבר הכנסת הרב יצחק כהן.</w:t>
      </w:r>
    </w:p>
    <w:p w14:paraId="0E808A31" w14:textId="77777777" w:rsidR="00000000" w:rsidRDefault="007C71EE">
      <w:pPr>
        <w:pStyle w:val="a"/>
        <w:ind w:firstLine="26"/>
        <w:rPr>
          <w:rFonts w:hint="cs"/>
          <w:rtl/>
        </w:rPr>
      </w:pPr>
    </w:p>
    <w:p w14:paraId="74423032" w14:textId="77777777" w:rsidR="00000000" w:rsidRDefault="007C71EE">
      <w:pPr>
        <w:pStyle w:val="Speaker"/>
        <w:rPr>
          <w:rtl/>
        </w:rPr>
      </w:pPr>
      <w:bookmarkStart w:id="969" w:name="FS000001056T27_05_2003_09_44_57"/>
      <w:bookmarkEnd w:id="969"/>
      <w:r>
        <w:rPr>
          <w:rFonts w:hint="eastAsia"/>
          <w:rtl/>
        </w:rPr>
        <w:t>יעקב</w:t>
      </w:r>
      <w:r>
        <w:rPr>
          <w:rtl/>
        </w:rPr>
        <w:t xml:space="preserve"> מרגי (ש"ס):</w:t>
      </w:r>
    </w:p>
    <w:p w14:paraId="2A3FE96C" w14:textId="77777777" w:rsidR="00000000" w:rsidRDefault="007C71EE">
      <w:pPr>
        <w:pStyle w:val="a"/>
        <w:rPr>
          <w:rFonts w:hint="cs"/>
          <w:rtl/>
        </w:rPr>
      </w:pPr>
    </w:p>
    <w:p w14:paraId="70EAA66E" w14:textId="77777777" w:rsidR="00000000" w:rsidRDefault="007C71EE">
      <w:pPr>
        <w:pStyle w:val="a"/>
        <w:rPr>
          <w:rFonts w:hint="cs"/>
          <w:rtl/>
        </w:rPr>
      </w:pPr>
      <w:r>
        <w:rPr>
          <w:rFonts w:hint="cs"/>
          <w:rtl/>
        </w:rPr>
        <w:t>אדוני היושב-ראש, חברי חברי הכנסת, בוקר טוב לכל עם יש</w:t>
      </w:r>
      <w:r>
        <w:rPr>
          <w:rFonts w:hint="cs"/>
          <w:rtl/>
        </w:rPr>
        <w:t xml:space="preserve">ראל. </w:t>
      </w:r>
    </w:p>
    <w:p w14:paraId="74FFADC3" w14:textId="77777777" w:rsidR="00000000" w:rsidRDefault="007C71EE">
      <w:pPr>
        <w:pStyle w:val="a"/>
        <w:rPr>
          <w:rFonts w:hint="cs"/>
          <w:rtl/>
        </w:rPr>
      </w:pPr>
    </w:p>
    <w:p w14:paraId="0FBA0FF3" w14:textId="77777777" w:rsidR="00000000" w:rsidRDefault="007C71EE">
      <w:pPr>
        <w:pStyle w:val="a"/>
        <w:rPr>
          <w:rFonts w:hint="cs"/>
          <w:rtl/>
        </w:rPr>
      </w:pPr>
      <w:r>
        <w:rPr>
          <w:rFonts w:hint="cs"/>
          <w:rtl/>
        </w:rPr>
        <w:t>ברצוני להפנות את תשומת לבכם לכמה עובדות בתוכנית כלכלית זו. התוכנית הזאת מביאה לשחיקה בסיוע למעוטי המשאבים, חסרי הדיור. מאז קום המדינה ראו עצמן ממשלות ישראל אחראיות להבטחת קורת גג למרבית הישראלים. סיוע זה ניתן בשלוש דרכים עיקריות: 1. משכנתה ממשלתית ל</w:t>
      </w:r>
      <w:r>
        <w:rPr>
          <w:rFonts w:hint="cs"/>
          <w:rtl/>
        </w:rPr>
        <w:t>זוגות צעירים; 2. השתתפות בשכר דירה למשפחות הזקוקות לפתרון דיור וכן לעולים החדשים; 3. מימון ממשלתי בדיור הציבורי. משנות ה=90 תקציבי הסיוע הולכים ומצטמצמים, ובתוכנית זו הממשלה לראשונה חותרת להפסיק את תוכנית הסיוע של משרד הבינוי והשיכון, ומפנה את העולים ואת ה</w:t>
      </w:r>
      <w:r>
        <w:rPr>
          <w:rFonts w:hint="cs"/>
          <w:rtl/>
        </w:rPr>
        <w:t xml:space="preserve">זוגות הצעירים לשוק המשכנתאות הפרטי. ב=1998 המליצה ועדת-גדיש על עדכון המשכנתאות, אך לצערי הרב ההבטחות וההטבות של ועדת-גדיש לקבוצות החלשות ביותר לא החזיקו מעמד זמן רב, והקיצוצים התקציביים של השנתיים האחרונות פגעו בהן קשות. באפריל 2002 הופחתו המשכנתאות ב=4%, </w:t>
      </w:r>
      <w:r>
        <w:rPr>
          <w:rFonts w:hint="cs"/>
          <w:rtl/>
        </w:rPr>
        <w:t xml:space="preserve">ובתוכנית הזאת, הנקראת "תוכנית להבראת כלכלת ישראל", מוצע לבטל כליל את מרכיב המענק במשכנתאות הממשלתיות. תוכנית זו תגרום לכך שישראלים מעוטי יכולת לא יוכלו להגיע לבעלות על דירה; ראו את תופעת ההומלסים, שמתרבה, ואת תופעת מימוש המשכנתאות על-ידי הבנקים. </w:t>
      </w:r>
    </w:p>
    <w:p w14:paraId="7002855D" w14:textId="77777777" w:rsidR="00000000" w:rsidRDefault="007C71EE">
      <w:pPr>
        <w:pStyle w:val="a"/>
        <w:rPr>
          <w:rFonts w:hint="cs"/>
          <w:rtl/>
        </w:rPr>
      </w:pPr>
    </w:p>
    <w:p w14:paraId="2BC32172" w14:textId="77777777" w:rsidR="00000000" w:rsidRDefault="007C71EE">
      <w:pPr>
        <w:pStyle w:val="a"/>
        <w:rPr>
          <w:rFonts w:hint="cs"/>
          <w:rtl/>
        </w:rPr>
      </w:pPr>
      <w:r>
        <w:rPr>
          <w:rFonts w:hint="cs"/>
          <w:rtl/>
        </w:rPr>
        <w:t>נושא כוא</w:t>
      </w:r>
      <w:r>
        <w:rPr>
          <w:rFonts w:hint="cs"/>
          <w:rtl/>
        </w:rPr>
        <w:t xml:space="preserve">ב נוסף בתוכנית הזאת: הממשלה משלמת פחות, והחולים משלמים יותר. חוק ביטוח בריאות ממלכתי משנת 1994 היה נקודת שיא בתולדות מערכת הבריאות במדינה. והנה, בעשר השנים שחלפו מאז נחקק חוק ביטוח בריאות ממלכתי נרשמה נסיגה חמורה: סל השירותים אינו ממומן במלואו, ולכן נפגעו </w:t>
      </w:r>
      <w:r>
        <w:rPr>
          <w:rFonts w:hint="cs"/>
          <w:rtl/>
        </w:rPr>
        <w:t xml:space="preserve">השוויוניות והנגישות של סל הבריאות. הממשלה מסרבת לממן את מלוא עלות סל שירותי הבריאות, ולאחרונה הקפיאה את עדכון סל הבריאות. התוצאה הישירה היא עלייה בהוצאת משקי הבית על בריאות תוך  גידול בפערים, במיוחד מאז 1997. </w:t>
      </w:r>
    </w:p>
    <w:p w14:paraId="77E6D22D" w14:textId="77777777" w:rsidR="00000000" w:rsidRDefault="007C71EE">
      <w:pPr>
        <w:pStyle w:val="a"/>
        <w:rPr>
          <w:rFonts w:hint="cs"/>
          <w:rtl/>
        </w:rPr>
      </w:pPr>
    </w:p>
    <w:p w14:paraId="6D19F84A" w14:textId="77777777" w:rsidR="00000000" w:rsidRDefault="007C71EE">
      <w:pPr>
        <w:pStyle w:val="a"/>
        <w:rPr>
          <w:rFonts w:hint="cs"/>
          <w:rtl/>
        </w:rPr>
      </w:pPr>
      <w:r>
        <w:rPr>
          <w:rFonts w:hint="cs"/>
          <w:rtl/>
        </w:rPr>
        <w:t xml:space="preserve">בתחום החינוך: יום חינוך ארוך, חזון שהיה </w:t>
      </w:r>
      <w:r>
        <w:rPr>
          <w:rtl/>
        </w:rPr>
        <w:t>–</w:t>
      </w:r>
      <w:r>
        <w:rPr>
          <w:rFonts w:hint="cs"/>
          <w:rtl/>
        </w:rPr>
        <w:t xml:space="preserve"> הול</w:t>
      </w:r>
      <w:r>
        <w:rPr>
          <w:rFonts w:hint="cs"/>
          <w:rtl/>
        </w:rPr>
        <w:t>ך ונעלם. חוק יום חינוך ארוך מ=1990 היה הבטחה גדולה לישראלים: הוא נועד לשמש איזון לחינוך האפור שהתפתח בשכונות מבוססות. החוק נועד לאפשר שעות לימוד והעשרה לבתי-ספר באזורים מבוססים פחות. לא רק שהחוק מעולם לא מומן במלואו בידי הממשלה, אלא שבשנים 1990--1995 הוקצב</w:t>
      </w:r>
      <w:r>
        <w:rPr>
          <w:rFonts w:hint="cs"/>
          <w:rtl/>
        </w:rPr>
        <w:t>ו לחוק פחות מ=50% משעות ההוראה המובטחות. עתה מציעה התוכנית להבראת כלכלת ישראל המרה של המשאבים מתוכנית יום חינוך ארוך לתוכנית העשרה בפנימיות-יום. זאת אומרת, מכה אנושה נוספת לשכבות החלשות. בשנים האחרונות גדל תקציב שעות התקן במדינה ב=2%, בזמן שאוכלוסיית התלמי</w:t>
      </w:r>
      <w:r>
        <w:rPr>
          <w:rFonts w:hint="cs"/>
          <w:rtl/>
        </w:rPr>
        <w:t xml:space="preserve">דים גדלה ב=10%. התוצאה הישירה: פחות שעות הוראה לתלמיד. </w:t>
      </w:r>
    </w:p>
    <w:p w14:paraId="1857171C" w14:textId="77777777" w:rsidR="00000000" w:rsidRDefault="007C71EE">
      <w:pPr>
        <w:pStyle w:val="a"/>
        <w:rPr>
          <w:rFonts w:hint="cs"/>
          <w:rtl/>
        </w:rPr>
      </w:pPr>
    </w:p>
    <w:p w14:paraId="601E5A1F" w14:textId="77777777" w:rsidR="00000000" w:rsidRDefault="007C71EE">
      <w:pPr>
        <w:pStyle w:val="a"/>
        <w:rPr>
          <w:rFonts w:hint="cs"/>
          <w:rtl/>
        </w:rPr>
      </w:pPr>
      <w:r>
        <w:rPr>
          <w:rFonts w:hint="cs"/>
          <w:rtl/>
        </w:rPr>
        <w:t>התוכנית הזאת, הנקראת התוכנית להבראת כלכלת ישראל, מחסלת את רשת הביטחון הסוציאלי של אזרחי ישראל. כמה נקודות בתחום הקצבאות: במענק האבטלה, פעם העובד הפריש אחוז מסוים מהביטוח לאומי כביטוח אבטלה - קוצץ ביד</w:t>
      </w:r>
      <w:r>
        <w:rPr>
          <w:rFonts w:hint="cs"/>
          <w:rtl/>
        </w:rPr>
        <w:t>י הממשלה טרם תוכנית זו ב=30% ויותר.  מ=2003 דמי האבטלה אינם זכות מובטחת ואף לא תחליף זמני והוגן לשכר. מקבלי דמי האבטלה בתחילת שנות ה=90 נחשבו לאזרחים הגונים הממצים את זכויותיהם, ובעת אבטלה הם מתוארים על-ידי האוצר כנטל על כלכלת ישראל. אותם מובטלים בעל כורחם</w:t>
      </w:r>
      <w:r>
        <w:rPr>
          <w:rFonts w:hint="cs"/>
          <w:rtl/>
        </w:rPr>
        <w:t xml:space="preserve">, לו היה להם סעד משפטי בחוק, היה להם לתבוע את המדינה על מחדלי הכלכלה, שהביאה אותם למשבר התעסוקתי והכלכלי; במקום לכבד אותם ואת פוליסת דמי האבטלה ששילמו במרוצת השנים שעבדו, הם הפכו </w:t>
      </w:r>
      <w:r>
        <w:rPr>
          <w:rtl/>
        </w:rPr>
        <w:t>–</w:t>
      </w:r>
      <w:r>
        <w:rPr>
          <w:rFonts w:hint="cs"/>
          <w:rtl/>
        </w:rPr>
        <w:t xml:space="preserve"> אליבא דפקידי האוצר </w:t>
      </w:r>
      <w:r>
        <w:rPr>
          <w:rtl/>
        </w:rPr>
        <w:t>–</w:t>
      </w:r>
      <w:r>
        <w:rPr>
          <w:rFonts w:hint="cs"/>
          <w:rtl/>
        </w:rPr>
        <w:t xml:space="preserve"> נטל כלכלי. רבותי, חברי הכנסת, קצבת הבטחת  הכנסה היא שק</w:t>
      </w:r>
      <w:r>
        <w:rPr>
          <w:rFonts w:hint="cs"/>
          <w:rtl/>
        </w:rPr>
        <w:t xml:space="preserve"> איגרוף של נערי האוצר. קיצוצים והטבות למקבלי הבטחת הכנסה - - -</w:t>
      </w:r>
    </w:p>
    <w:p w14:paraId="07744602" w14:textId="77777777" w:rsidR="00000000" w:rsidRDefault="007C71EE">
      <w:pPr>
        <w:pStyle w:val="a"/>
        <w:rPr>
          <w:rFonts w:hint="cs"/>
          <w:rtl/>
        </w:rPr>
      </w:pPr>
    </w:p>
    <w:p w14:paraId="12AE800A" w14:textId="77777777" w:rsidR="00000000" w:rsidRDefault="007C71EE">
      <w:pPr>
        <w:pStyle w:val="ac"/>
        <w:rPr>
          <w:rtl/>
        </w:rPr>
      </w:pPr>
      <w:r>
        <w:rPr>
          <w:rFonts w:hint="eastAsia"/>
          <w:rtl/>
        </w:rPr>
        <w:t>יצחק</w:t>
      </w:r>
      <w:r>
        <w:rPr>
          <w:rtl/>
        </w:rPr>
        <w:t xml:space="preserve"> כהן (ש"ס):</w:t>
      </w:r>
    </w:p>
    <w:p w14:paraId="4B72B3C8" w14:textId="77777777" w:rsidR="00000000" w:rsidRDefault="007C71EE">
      <w:pPr>
        <w:pStyle w:val="a"/>
        <w:rPr>
          <w:rFonts w:hint="cs"/>
          <w:rtl/>
        </w:rPr>
      </w:pPr>
    </w:p>
    <w:p w14:paraId="0A67E9AF" w14:textId="77777777" w:rsidR="00000000" w:rsidRDefault="007C71EE">
      <w:pPr>
        <w:pStyle w:val="a"/>
        <w:rPr>
          <w:rFonts w:hint="cs"/>
          <w:rtl/>
        </w:rPr>
      </w:pPr>
      <w:r>
        <w:rPr>
          <w:rFonts w:hint="cs"/>
          <w:rtl/>
        </w:rPr>
        <w:t>אל תדבר על פקידי האוצר, זה בסדר גמור כי הם עושים מה שהממשלה אומרים להם לעשות. הממשלה מושחתת, היא אומרת להם מה לעשות, ולהם אין ברירה.</w:t>
      </w:r>
    </w:p>
    <w:p w14:paraId="4F7C92E0" w14:textId="77777777" w:rsidR="00000000" w:rsidRDefault="007C71EE">
      <w:pPr>
        <w:pStyle w:val="a"/>
        <w:rPr>
          <w:rFonts w:hint="cs"/>
          <w:rtl/>
        </w:rPr>
      </w:pPr>
    </w:p>
    <w:p w14:paraId="791B6CF8" w14:textId="77777777" w:rsidR="00000000" w:rsidRDefault="007C71EE">
      <w:pPr>
        <w:pStyle w:val="SpeakerCon"/>
        <w:rPr>
          <w:rtl/>
        </w:rPr>
      </w:pPr>
      <w:bookmarkStart w:id="970" w:name="FS000001056T27_05_2003_10_34_12C"/>
      <w:bookmarkEnd w:id="970"/>
      <w:r>
        <w:rPr>
          <w:rtl/>
        </w:rPr>
        <w:t>יעקב מרגי (ש"ס):</w:t>
      </w:r>
    </w:p>
    <w:p w14:paraId="2C305EE1" w14:textId="77777777" w:rsidR="00000000" w:rsidRDefault="007C71EE">
      <w:pPr>
        <w:pStyle w:val="a"/>
        <w:rPr>
          <w:rtl/>
        </w:rPr>
      </w:pPr>
    </w:p>
    <w:p w14:paraId="56B4B015" w14:textId="77777777" w:rsidR="00000000" w:rsidRDefault="007C71EE">
      <w:pPr>
        <w:pStyle w:val="a"/>
        <w:rPr>
          <w:rFonts w:hint="cs"/>
          <w:rtl/>
        </w:rPr>
      </w:pPr>
      <w:r>
        <w:rPr>
          <w:rFonts w:hint="cs"/>
          <w:rtl/>
        </w:rPr>
        <w:t xml:space="preserve">אני לתומי חשבתי שהשרים </w:t>
      </w:r>
      <w:r>
        <w:rPr>
          <w:rFonts w:hint="cs"/>
          <w:rtl/>
        </w:rPr>
        <w:t>לא יודעים מה לעשות, הפקידים מנחים אותם.</w:t>
      </w:r>
    </w:p>
    <w:p w14:paraId="6CD4075E" w14:textId="77777777" w:rsidR="00000000" w:rsidRDefault="007C71EE">
      <w:pPr>
        <w:pStyle w:val="a"/>
        <w:rPr>
          <w:rFonts w:hint="cs"/>
          <w:rtl/>
        </w:rPr>
      </w:pPr>
    </w:p>
    <w:p w14:paraId="1D2B9703" w14:textId="77777777" w:rsidR="00000000" w:rsidRDefault="007C71EE">
      <w:pPr>
        <w:pStyle w:val="ac"/>
        <w:rPr>
          <w:rtl/>
        </w:rPr>
      </w:pPr>
      <w:bookmarkStart w:id="971" w:name="FS000000580T27_05_2003_10_35_06"/>
      <w:bookmarkEnd w:id="971"/>
      <w:r>
        <w:rPr>
          <w:rFonts w:hint="eastAsia"/>
          <w:rtl/>
        </w:rPr>
        <w:t>יצחק</w:t>
      </w:r>
      <w:r>
        <w:rPr>
          <w:rtl/>
        </w:rPr>
        <w:t xml:space="preserve"> כהן (ש"ס):</w:t>
      </w:r>
    </w:p>
    <w:p w14:paraId="2C4D1D4A" w14:textId="77777777" w:rsidR="00000000" w:rsidRDefault="007C71EE">
      <w:pPr>
        <w:pStyle w:val="a"/>
        <w:rPr>
          <w:rFonts w:hint="cs"/>
          <w:rtl/>
        </w:rPr>
      </w:pPr>
    </w:p>
    <w:p w14:paraId="25697980" w14:textId="77777777" w:rsidR="00000000" w:rsidRDefault="007C71EE">
      <w:pPr>
        <w:pStyle w:val="a"/>
        <w:rPr>
          <w:rFonts w:hint="cs"/>
          <w:rtl/>
        </w:rPr>
      </w:pPr>
      <w:r>
        <w:rPr>
          <w:rFonts w:hint="cs"/>
          <w:rtl/>
        </w:rPr>
        <w:t>ממשלה מושחתת.</w:t>
      </w:r>
    </w:p>
    <w:p w14:paraId="5A66E044" w14:textId="77777777" w:rsidR="00000000" w:rsidRDefault="007C71EE">
      <w:pPr>
        <w:pStyle w:val="a"/>
        <w:rPr>
          <w:rFonts w:hint="cs"/>
          <w:rtl/>
        </w:rPr>
      </w:pPr>
    </w:p>
    <w:p w14:paraId="37B67675" w14:textId="77777777" w:rsidR="00000000" w:rsidRDefault="007C71EE">
      <w:pPr>
        <w:pStyle w:val="SpeakerCon"/>
        <w:rPr>
          <w:rtl/>
        </w:rPr>
      </w:pPr>
      <w:bookmarkStart w:id="972" w:name="FS000000580T27_05_2003_10_35_17C"/>
      <w:bookmarkStart w:id="973" w:name="FS000001056T27_05_2003_10_35_30"/>
      <w:bookmarkEnd w:id="972"/>
      <w:bookmarkEnd w:id="973"/>
      <w:r>
        <w:rPr>
          <w:rtl/>
        </w:rPr>
        <w:t>יעקב מרגי (ש"ס):</w:t>
      </w:r>
    </w:p>
    <w:p w14:paraId="6DEB339A" w14:textId="77777777" w:rsidR="00000000" w:rsidRDefault="007C71EE">
      <w:pPr>
        <w:pStyle w:val="a"/>
        <w:rPr>
          <w:rtl/>
        </w:rPr>
      </w:pPr>
    </w:p>
    <w:p w14:paraId="732797A0" w14:textId="77777777" w:rsidR="00000000" w:rsidRDefault="007C71EE">
      <w:pPr>
        <w:pStyle w:val="a"/>
        <w:rPr>
          <w:rFonts w:hint="cs"/>
          <w:rtl/>
        </w:rPr>
      </w:pPr>
      <w:r>
        <w:rPr>
          <w:rFonts w:hint="cs"/>
          <w:rtl/>
        </w:rPr>
        <w:t>מקבל את ההערה שלך כסגן שר האוצר.</w:t>
      </w:r>
    </w:p>
    <w:p w14:paraId="50F0B88E" w14:textId="77777777" w:rsidR="00000000" w:rsidRDefault="007C71EE">
      <w:pPr>
        <w:pStyle w:val="a"/>
        <w:rPr>
          <w:rFonts w:hint="cs"/>
          <w:rtl/>
        </w:rPr>
      </w:pPr>
    </w:p>
    <w:p w14:paraId="3DE4FAED" w14:textId="77777777" w:rsidR="00000000" w:rsidRDefault="007C71EE">
      <w:pPr>
        <w:pStyle w:val="ac"/>
        <w:rPr>
          <w:rtl/>
        </w:rPr>
      </w:pPr>
      <w:bookmarkStart w:id="974" w:name="FS000001056T27_05_2003_10_35_56C"/>
      <w:bookmarkStart w:id="975" w:name="FS000000580T27_05_2003_10_36_13"/>
      <w:bookmarkEnd w:id="974"/>
      <w:bookmarkEnd w:id="975"/>
      <w:r>
        <w:rPr>
          <w:rFonts w:hint="eastAsia"/>
          <w:rtl/>
        </w:rPr>
        <w:t>יצחק</w:t>
      </w:r>
      <w:r>
        <w:rPr>
          <w:rtl/>
        </w:rPr>
        <w:t xml:space="preserve"> כהן (ש"ס):</w:t>
      </w:r>
    </w:p>
    <w:p w14:paraId="147B19B0" w14:textId="77777777" w:rsidR="00000000" w:rsidRDefault="007C71EE">
      <w:pPr>
        <w:pStyle w:val="a"/>
        <w:rPr>
          <w:rFonts w:hint="cs"/>
          <w:rtl/>
        </w:rPr>
      </w:pPr>
    </w:p>
    <w:p w14:paraId="51952245" w14:textId="77777777" w:rsidR="00000000" w:rsidRDefault="007C71EE">
      <w:pPr>
        <w:pStyle w:val="a"/>
        <w:rPr>
          <w:rFonts w:hint="cs"/>
          <w:rtl/>
        </w:rPr>
      </w:pPr>
      <w:r>
        <w:rPr>
          <w:rFonts w:hint="cs"/>
          <w:rtl/>
        </w:rPr>
        <w:t>ממשלה מושחתת. אין להם מה לעשות, הם צריכים לדבר.</w:t>
      </w:r>
    </w:p>
    <w:p w14:paraId="615086C8" w14:textId="77777777" w:rsidR="00000000" w:rsidRDefault="007C71EE">
      <w:pPr>
        <w:pStyle w:val="a"/>
        <w:rPr>
          <w:rFonts w:hint="cs"/>
          <w:rtl/>
        </w:rPr>
      </w:pPr>
    </w:p>
    <w:p w14:paraId="694F9F10" w14:textId="77777777" w:rsidR="00000000" w:rsidRDefault="007C71EE">
      <w:pPr>
        <w:pStyle w:val="SpeakerCon"/>
        <w:rPr>
          <w:rtl/>
        </w:rPr>
      </w:pPr>
      <w:bookmarkStart w:id="976" w:name="FS000001056T27_05_2003_10_36_39"/>
      <w:bookmarkEnd w:id="976"/>
      <w:r>
        <w:rPr>
          <w:rFonts w:hint="eastAsia"/>
          <w:rtl/>
        </w:rPr>
        <w:t>יעקב</w:t>
      </w:r>
      <w:r>
        <w:rPr>
          <w:rtl/>
        </w:rPr>
        <w:t xml:space="preserve"> מרגי (ש"ס):</w:t>
      </w:r>
    </w:p>
    <w:p w14:paraId="2E96250C" w14:textId="77777777" w:rsidR="00000000" w:rsidRDefault="007C71EE">
      <w:pPr>
        <w:pStyle w:val="a"/>
        <w:rPr>
          <w:rFonts w:hint="cs"/>
          <w:rtl/>
        </w:rPr>
      </w:pPr>
    </w:p>
    <w:p w14:paraId="5117F6FB" w14:textId="77777777" w:rsidR="00000000" w:rsidRDefault="007C71EE">
      <w:pPr>
        <w:pStyle w:val="a"/>
        <w:rPr>
          <w:rFonts w:hint="cs"/>
          <w:rtl/>
        </w:rPr>
      </w:pPr>
      <w:r>
        <w:rPr>
          <w:rFonts w:hint="cs"/>
          <w:rtl/>
        </w:rPr>
        <w:t>כנראה לגבי הממשלה הנוכחית אתה צודק. בממשלה הנוכ</w:t>
      </w:r>
      <w:r>
        <w:rPr>
          <w:rFonts w:hint="cs"/>
          <w:rtl/>
        </w:rPr>
        <w:t>חית זו כנראה אטימות לב של שרי האוצר.</w:t>
      </w:r>
    </w:p>
    <w:p w14:paraId="1F6AC8D0" w14:textId="77777777" w:rsidR="00000000" w:rsidRDefault="007C71EE">
      <w:pPr>
        <w:pStyle w:val="a"/>
        <w:rPr>
          <w:rFonts w:hint="cs"/>
          <w:rtl/>
        </w:rPr>
      </w:pPr>
    </w:p>
    <w:p w14:paraId="5EA68DEE" w14:textId="77777777" w:rsidR="00000000" w:rsidRDefault="007C71EE">
      <w:pPr>
        <w:pStyle w:val="ad"/>
        <w:rPr>
          <w:rtl/>
        </w:rPr>
      </w:pPr>
    </w:p>
    <w:p w14:paraId="369FD068" w14:textId="77777777" w:rsidR="00000000" w:rsidRDefault="007C71EE">
      <w:pPr>
        <w:pStyle w:val="ad"/>
        <w:rPr>
          <w:rtl/>
        </w:rPr>
      </w:pPr>
      <w:r>
        <w:rPr>
          <w:rtl/>
        </w:rPr>
        <w:t>היו"ר נסים דהן:</w:t>
      </w:r>
    </w:p>
    <w:p w14:paraId="2C0B03AB" w14:textId="77777777" w:rsidR="00000000" w:rsidRDefault="007C71EE">
      <w:pPr>
        <w:pStyle w:val="a"/>
        <w:rPr>
          <w:rtl/>
        </w:rPr>
      </w:pPr>
    </w:p>
    <w:p w14:paraId="3D988173" w14:textId="77777777" w:rsidR="00000000" w:rsidRDefault="007C71EE">
      <w:pPr>
        <w:pStyle w:val="a"/>
        <w:rPr>
          <w:rFonts w:hint="cs"/>
          <w:rtl/>
        </w:rPr>
      </w:pPr>
      <w:r>
        <w:rPr>
          <w:rFonts w:hint="cs"/>
          <w:rtl/>
        </w:rPr>
        <w:t>תדייק יותר, נערי האוצר מציעים הצעות, ומי שמקבל אותן זו הממשלה. אז צריך לבוא בטענות לממשלה שקיבלה את ההצעות של נערי האוצר.</w:t>
      </w:r>
    </w:p>
    <w:p w14:paraId="1EAAF9D0" w14:textId="77777777" w:rsidR="00000000" w:rsidRDefault="007C71EE">
      <w:pPr>
        <w:pStyle w:val="a"/>
        <w:rPr>
          <w:rFonts w:hint="cs"/>
          <w:rtl/>
        </w:rPr>
      </w:pPr>
    </w:p>
    <w:p w14:paraId="203E5CA8" w14:textId="77777777" w:rsidR="00000000" w:rsidRDefault="007C71EE">
      <w:pPr>
        <w:pStyle w:val="SpeakerCon"/>
        <w:rPr>
          <w:rtl/>
        </w:rPr>
      </w:pPr>
      <w:bookmarkStart w:id="977" w:name="FS000001056T27_05_2003_10_38_26"/>
      <w:bookmarkEnd w:id="977"/>
      <w:r>
        <w:rPr>
          <w:rFonts w:hint="eastAsia"/>
          <w:rtl/>
        </w:rPr>
        <w:t>יעקב</w:t>
      </w:r>
      <w:r>
        <w:rPr>
          <w:rtl/>
        </w:rPr>
        <w:t xml:space="preserve"> מרגי (ש"ס):</w:t>
      </w:r>
    </w:p>
    <w:p w14:paraId="1375666F" w14:textId="77777777" w:rsidR="00000000" w:rsidRDefault="007C71EE">
      <w:pPr>
        <w:pStyle w:val="a"/>
        <w:rPr>
          <w:rFonts w:hint="cs"/>
          <w:rtl/>
        </w:rPr>
      </w:pPr>
    </w:p>
    <w:p w14:paraId="19E77C28" w14:textId="77777777" w:rsidR="00000000" w:rsidRDefault="007C71EE">
      <w:pPr>
        <w:pStyle w:val="a"/>
        <w:rPr>
          <w:rFonts w:hint="cs"/>
          <w:rtl/>
        </w:rPr>
      </w:pPr>
      <w:r>
        <w:rPr>
          <w:rFonts w:hint="cs"/>
          <w:rtl/>
        </w:rPr>
        <w:t>לו יהי כן. בכל מקרה, הניתוח לא הצליח, והחולה כנראה גם ימות.</w:t>
      </w:r>
      <w:r>
        <w:rPr>
          <w:rFonts w:hint="cs"/>
          <w:rtl/>
        </w:rPr>
        <w:t xml:space="preserve"> </w:t>
      </w:r>
    </w:p>
    <w:p w14:paraId="6092B71D" w14:textId="77777777" w:rsidR="00000000" w:rsidRDefault="007C71EE">
      <w:pPr>
        <w:pStyle w:val="a"/>
        <w:rPr>
          <w:rFonts w:hint="cs"/>
          <w:rtl/>
        </w:rPr>
      </w:pPr>
    </w:p>
    <w:p w14:paraId="7787B04B" w14:textId="77777777" w:rsidR="00000000" w:rsidRDefault="007C71EE">
      <w:pPr>
        <w:pStyle w:val="a"/>
        <w:rPr>
          <w:rFonts w:hint="cs"/>
          <w:rtl/>
        </w:rPr>
      </w:pPr>
      <w:r>
        <w:rPr>
          <w:rFonts w:hint="cs"/>
          <w:rtl/>
        </w:rPr>
        <w:t>הקיצוץ בקצבאות הבטחת הכנסה, בין 20% ל=23%, הפך קצבה זו מקצבת קיום לקצבת תת-קיום.</w:t>
      </w:r>
    </w:p>
    <w:p w14:paraId="2B832881" w14:textId="77777777" w:rsidR="00000000" w:rsidRDefault="007C71EE">
      <w:pPr>
        <w:pStyle w:val="a"/>
        <w:rPr>
          <w:rFonts w:hint="cs"/>
          <w:rtl/>
        </w:rPr>
      </w:pPr>
    </w:p>
    <w:p w14:paraId="61B5AF0F" w14:textId="77777777" w:rsidR="00000000" w:rsidRDefault="007C71EE">
      <w:pPr>
        <w:pStyle w:val="a"/>
        <w:rPr>
          <w:rFonts w:hint="cs"/>
          <w:rtl/>
        </w:rPr>
      </w:pPr>
      <w:r>
        <w:rPr>
          <w:rFonts w:hint="cs"/>
          <w:rtl/>
        </w:rPr>
        <w:t xml:space="preserve"> הגדילו לעשות בקיצוץ האכזרי בקצבאות הילדים. שני גלי קיצוצים, ב=2002 וב=2003, שמו קץ לקצבאות הילדים כמקור הכנסה למשפחות ברוכות הילדים. השוואת סכום הקצבה לכל ילד משיתה אסון </w:t>
      </w:r>
      <w:r>
        <w:rPr>
          <w:rFonts w:hint="cs"/>
          <w:rtl/>
        </w:rPr>
        <w:t>כלכלי על משפחות ברוכות ילדים. מה שנעשה במדינה מאז כניסתו של חוק הלפרט, זה דה-לגיטימציה של הדבר הכי טוב והכי חשוב של העם היהודי; כמאמר בעל ההגדה: "עמלנו, אלו הבנים". כל מי שמדבר במדינה הזאת על הילד השני נחשב כמשית עוד נטל כלכלי על המדינה. מה לעשות? יש חברים</w:t>
      </w:r>
      <w:r>
        <w:rPr>
          <w:rFonts w:hint="cs"/>
          <w:rtl/>
        </w:rPr>
        <w:t xml:space="preserve"> בבית זה - - -</w:t>
      </w:r>
    </w:p>
    <w:p w14:paraId="1209B642" w14:textId="77777777" w:rsidR="00000000" w:rsidRDefault="007C71EE">
      <w:pPr>
        <w:pStyle w:val="a"/>
        <w:rPr>
          <w:rFonts w:hint="cs"/>
          <w:rtl/>
        </w:rPr>
      </w:pPr>
    </w:p>
    <w:p w14:paraId="19A1B35B" w14:textId="77777777" w:rsidR="00000000" w:rsidRDefault="007C71EE">
      <w:pPr>
        <w:pStyle w:val="ac"/>
        <w:rPr>
          <w:rtl/>
        </w:rPr>
      </w:pPr>
      <w:r>
        <w:rPr>
          <w:rFonts w:hint="eastAsia"/>
          <w:rtl/>
        </w:rPr>
        <w:t>חמי</w:t>
      </w:r>
      <w:r>
        <w:rPr>
          <w:rtl/>
        </w:rPr>
        <w:t xml:space="preserve"> דורון (שינוי):</w:t>
      </w:r>
    </w:p>
    <w:p w14:paraId="6B6A786E" w14:textId="77777777" w:rsidR="00000000" w:rsidRDefault="007C71EE">
      <w:pPr>
        <w:pStyle w:val="a"/>
        <w:rPr>
          <w:rFonts w:hint="cs"/>
          <w:rtl/>
        </w:rPr>
      </w:pPr>
    </w:p>
    <w:p w14:paraId="6E9B1403" w14:textId="77777777" w:rsidR="00000000" w:rsidRDefault="007C71EE">
      <w:pPr>
        <w:pStyle w:val="a"/>
        <w:rPr>
          <w:rFonts w:hint="cs"/>
          <w:rtl/>
        </w:rPr>
      </w:pPr>
      <w:r>
        <w:rPr>
          <w:rFonts w:hint="cs"/>
          <w:rtl/>
        </w:rPr>
        <w:t>הילד החמישי, לא השני. יצרתם מצב - - -</w:t>
      </w:r>
    </w:p>
    <w:p w14:paraId="4E5BA143" w14:textId="77777777" w:rsidR="00000000" w:rsidRDefault="007C71EE">
      <w:pPr>
        <w:pStyle w:val="a"/>
        <w:rPr>
          <w:rFonts w:hint="cs"/>
          <w:rtl/>
        </w:rPr>
      </w:pPr>
    </w:p>
    <w:p w14:paraId="2C467004" w14:textId="77777777" w:rsidR="00000000" w:rsidRDefault="007C71EE">
      <w:pPr>
        <w:pStyle w:val="SpeakerCon"/>
        <w:rPr>
          <w:rtl/>
        </w:rPr>
      </w:pPr>
      <w:bookmarkStart w:id="978" w:name="FS000001056T27_05_2003_10_43_51C"/>
      <w:bookmarkEnd w:id="978"/>
      <w:r>
        <w:rPr>
          <w:rtl/>
        </w:rPr>
        <w:t>יעקב מרגי (ש"ס):</w:t>
      </w:r>
    </w:p>
    <w:p w14:paraId="254419C7" w14:textId="77777777" w:rsidR="00000000" w:rsidRDefault="007C71EE">
      <w:pPr>
        <w:pStyle w:val="a"/>
        <w:rPr>
          <w:rtl/>
        </w:rPr>
      </w:pPr>
    </w:p>
    <w:p w14:paraId="409DB658" w14:textId="77777777" w:rsidR="00000000" w:rsidRDefault="007C71EE">
      <w:pPr>
        <w:pStyle w:val="a"/>
        <w:rPr>
          <w:rFonts w:hint="cs"/>
          <w:rtl/>
        </w:rPr>
      </w:pPr>
      <w:r>
        <w:rPr>
          <w:rFonts w:hint="cs"/>
          <w:rtl/>
        </w:rPr>
        <w:t>תבדוק את התוכנית. חמי, אתה אמור להיות אינטליגנט. תקרא את החומר בנושא קצבאות הילדים ותראה שהפגיעה היא כבר מהילד השני.</w:t>
      </w:r>
    </w:p>
    <w:p w14:paraId="7D6919A5" w14:textId="77777777" w:rsidR="00000000" w:rsidRDefault="007C71EE">
      <w:pPr>
        <w:pStyle w:val="a"/>
        <w:rPr>
          <w:rFonts w:hint="cs"/>
          <w:rtl/>
        </w:rPr>
      </w:pPr>
    </w:p>
    <w:p w14:paraId="4409BA50" w14:textId="77777777" w:rsidR="00000000" w:rsidRDefault="007C71EE">
      <w:pPr>
        <w:pStyle w:val="ad"/>
        <w:rPr>
          <w:rtl/>
        </w:rPr>
      </w:pPr>
      <w:r>
        <w:rPr>
          <w:rtl/>
        </w:rPr>
        <w:t>היו"ר נסים דהן:</w:t>
      </w:r>
    </w:p>
    <w:p w14:paraId="443D7424" w14:textId="77777777" w:rsidR="00000000" w:rsidRDefault="007C71EE">
      <w:pPr>
        <w:pStyle w:val="a"/>
        <w:rPr>
          <w:rFonts w:hint="cs"/>
          <w:rtl/>
        </w:rPr>
      </w:pPr>
    </w:p>
    <w:p w14:paraId="049D6432" w14:textId="77777777" w:rsidR="00000000" w:rsidRDefault="007C71EE">
      <w:pPr>
        <w:pStyle w:val="a"/>
        <w:rPr>
          <w:rFonts w:hint="cs"/>
          <w:rtl/>
        </w:rPr>
      </w:pPr>
      <w:r>
        <w:rPr>
          <w:rFonts w:hint="cs"/>
          <w:rtl/>
        </w:rPr>
        <w:t>חבר הכנסת חמי דורון. את הווי</w:t>
      </w:r>
      <w:r>
        <w:rPr>
          <w:rFonts w:hint="cs"/>
          <w:rtl/>
        </w:rPr>
        <w:t>כוח תנהלו בוועדה. במליאה נותנים לחברי הכנסת להתבטא. אפשר הערת ביניים, אפשר קריאה, אבל לא ויכוח. ויכוח מנהלים בוועדה, אדוני. יש לך שם מלוא ההזדמנות לעשות את זה.</w:t>
      </w:r>
    </w:p>
    <w:p w14:paraId="251980D9" w14:textId="77777777" w:rsidR="00000000" w:rsidRDefault="007C71EE">
      <w:pPr>
        <w:pStyle w:val="a"/>
        <w:rPr>
          <w:rFonts w:hint="cs"/>
          <w:rtl/>
        </w:rPr>
      </w:pPr>
    </w:p>
    <w:p w14:paraId="5E70BE86" w14:textId="77777777" w:rsidR="00000000" w:rsidRDefault="007C71EE">
      <w:pPr>
        <w:pStyle w:val="SpeakerCon"/>
        <w:rPr>
          <w:rtl/>
        </w:rPr>
      </w:pPr>
      <w:bookmarkStart w:id="979" w:name="FS000001056T27_05_2003_10_47_45"/>
      <w:bookmarkEnd w:id="979"/>
      <w:r>
        <w:rPr>
          <w:rFonts w:hint="eastAsia"/>
          <w:rtl/>
        </w:rPr>
        <w:t>יעקב</w:t>
      </w:r>
      <w:r>
        <w:rPr>
          <w:rtl/>
        </w:rPr>
        <w:t xml:space="preserve"> מרגי (ש"ס):</w:t>
      </w:r>
    </w:p>
    <w:p w14:paraId="264A15A4" w14:textId="77777777" w:rsidR="00000000" w:rsidRDefault="007C71EE">
      <w:pPr>
        <w:pStyle w:val="a"/>
        <w:rPr>
          <w:rFonts w:hint="cs"/>
          <w:rtl/>
        </w:rPr>
      </w:pPr>
    </w:p>
    <w:p w14:paraId="032CEAD5" w14:textId="77777777" w:rsidR="00000000" w:rsidRDefault="007C71EE">
      <w:pPr>
        <w:pStyle w:val="a"/>
        <w:rPr>
          <w:rFonts w:hint="cs"/>
          <w:rtl/>
        </w:rPr>
      </w:pPr>
      <w:r>
        <w:rPr>
          <w:rFonts w:hint="cs"/>
          <w:rtl/>
        </w:rPr>
        <w:t xml:space="preserve">חברי, חבר הכנסת חמי דורון, יש חברים בבית הזה שהנושא הדמוגרפי במדינה לא מטריד </w:t>
      </w:r>
      <w:r>
        <w:rPr>
          <w:rFonts w:hint="cs"/>
          <w:rtl/>
        </w:rPr>
        <w:t xml:space="preserve">אותם, הוא משני. או שהם חושבים שאנחנו צריכים לחקות את הסינים </w:t>
      </w:r>
      <w:r>
        <w:rPr>
          <w:rtl/>
        </w:rPr>
        <w:t>–</w:t>
      </w:r>
      <w:r>
        <w:rPr>
          <w:rFonts w:hint="cs"/>
          <w:rtl/>
        </w:rPr>
        <w:t xml:space="preserve"> די בילד אחד; הרי אם העובדים בארץ הם סינים, למה לא נפעל כמוהם גם בנושא הילודה? אבל היה איזה זמר, שאותן אליטות גיחכו כשהוא חיבר את השיר "ילדים זה שמחה, ילדים זה ברכה", ואני מחזק את דבריו. אבל לצער</w:t>
      </w:r>
      <w:r>
        <w:rPr>
          <w:rFonts w:hint="cs"/>
          <w:rtl/>
        </w:rPr>
        <w:t xml:space="preserve">י הרב אני מרגיש שלגבי אותם חברים בבית זה יש שני סוגי ילדים: יש ילדים חרדים ומזרחיים </w:t>
      </w:r>
      <w:r>
        <w:rPr>
          <w:rtl/>
        </w:rPr>
        <w:t>–</w:t>
      </w:r>
      <w:r>
        <w:rPr>
          <w:rFonts w:hint="cs"/>
          <w:rtl/>
        </w:rPr>
        <w:t xml:space="preserve"> זה לא לגיטימי, ילדים אחרים זה לגיטימי. רבותי, ילדים הם לא אות קלון, ילדים הם התלמידים שלנו, הם הדורות הבאים שלנו, הם החיילים שלנו, הם הסטודנטים שלנו. אני מבין היום את שר </w:t>
      </w:r>
      <w:r>
        <w:rPr>
          <w:rFonts w:hint="cs"/>
          <w:rtl/>
        </w:rPr>
        <w:t xml:space="preserve">הפנים פורז. הוא מוטרד מהמאזן הדמוגרפי של המדינה; הוא לא מוכן להעלות את יהודי אתיופיה, כי אין כסף להעלות אותם.  </w:t>
      </w:r>
    </w:p>
    <w:p w14:paraId="6D398DF8" w14:textId="77777777" w:rsidR="00000000" w:rsidRDefault="007C71EE">
      <w:pPr>
        <w:pStyle w:val="a"/>
        <w:rPr>
          <w:rFonts w:hint="cs"/>
          <w:rtl/>
        </w:rPr>
      </w:pPr>
    </w:p>
    <w:p w14:paraId="540863D2" w14:textId="77777777" w:rsidR="00000000" w:rsidRDefault="007C71EE">
      <w:pPr>
        <w:pStyle w:val="ac"/>
        <w:rPr>
          <w:rtl/>
        </w:rPr>
      </w:pPr>
      <w:r>
        <w:rPr>
          <w:rFonts w:hint="eastAsia"/>
          <w:rtl/>
        </w:rPr>
        <w:t>יצחק</w:t>
      </w:r>
      <w:r>
        <w:rPr>
          <w:rtl/>
        </w:rPr>
        <w:t xml:space="preserve"> כהן (ש"ס):</w:t>
      </w:r>
    </w:p>
    <w:p w14:paraId="60EA6274" w14:textId="77777777" w:rsidR="00000000" w:rsidRDefault="007C71EE">
      <w:pPr>
        <w:pStyle w:val="a"/>
        <w:rPr>
          <w:rFonts w:hint="cs"/>
          <w:rtl/>
        </w:rPr>
      </w:pPr>
    </w:p>
    <w:p w14:paraId="1ACFDCF3" w14:textId="77777777" w:rsidR="00000000" w:rsidRDefault="007C71EE">
      <w:pPr>
        <w:pStyle w:val="a"/>
        <w:rPr>
          <w:rFonts w:hint="cs"/>
          <w:rtl/>
        </w:rPr>
      </w:pPr>
      <w:r>
        <w:rPr>
          <w:rFonts w:hint="cs"/>
          <w:rtl/>
        </w:rPr>
        <w:t>יש לו בעיה עם הצבע. הוא מוכן להעלות גויים לבנים, גויים שחורים הוא לא רוצה להעלות.</w:t>
      </w:r>
    </w:p>
    <w:p w14:paraId="335C23D4" w14:textId="77777777" w:rsidR="00000000" w:rsidRDefault="007C71EE">
      <w:pPr>
        <w:pStyle w:val="a"/>
        <w:rPr>
          <w:rFonts w:hint="cs"/>
          <w:rtl/>
        </w:rPr>
      </w:pPr>
    </w:p>
    <w:p w14:paraId="70D755C7" w14:textId="77777777" w:rsidR="00000000" w:rsidRDefault="007C71EE">
      <w:pPr>
        <w:pStyle w:val="ad"/>
        <w:rPr>
          <w:rtl/>
        </w:rPr>
      </w:pPr>
      <w:r>
        <w:rPr>
          <w:rFonts w:hint="eastAsia"/>
          <w:rtl/>
        </w:rPr>
        <w:t>היו</w:t>
      </w:r>
      <w:r>
        <w:rPr>
          <w:rtl/>
        </w:rPr>
        <w:t>"ר נסים דהן:</w:t>
      </w:r>
    </w:p>
    <w:p w14:paraId="1002A45D" w14:textId="77777777" w:rsidR="00000000" w:rsidRDefault="007C71EE">
      <w:pPr>
        <w:pStyle w:val="a"/>
        <w:rPr>
          <w:rFonts w:hint="cs"/>
          <w:rtl/>
        </w:rPr>
      </w:pPr>
    </w:p>
    <w:p w14:paraId="50683B02" w14:textId="77777777" w:rsidR="00000000" w:rsidRDefault="007C71EE">
      <w:pPr>
        <w:pStyle w:val="a"/>
        <w:rPr>
          <w:rFonts w:hint="cs"/>
          <w:rtl/>
        </w:rPr>
      </w:pPr>
      <w:r>
        <w:rPr>
          <w:rFonts w:hint="cs"/>
          <w:rtl/>
        </w:rPr>
        <w:t>תסמוך על מרגי, הוא יגיע גם</w:t>
      </w:r>
      <w:r>
        <w:rPr>
          <w:rFonts w:hint="cs"/>
          <w:rtl/>
        </w:rPr>
        <w:t xml:space="preserve"> לצבעים.</w:t>
      </w:r>
    </w:p>
    <w:p w14:paraId="49AC908C" w14:textId="77777777" w:rsidR="00000000" w:rsidRDefault="007C71EE">
      <w:pPr>
        <w:pStyle w:val="a"/>
        <w:rPr>
          <w:rFonts w:hint="cs"/>
          <w:rtl/>
        </w:rPr>
      </w:pPr>
    </w:p>
    <w:p w14:paraId="7C321602" w14:textId="77777777" w:rsidR="00000000" w:rsidRDefault="007C71EE">
      <w:pPr>
        <w:pStyle w:val="SpeakerCon"/>
        <w:rPr>
          <w:rtl/>
        </w:rPr>
      </w:pPr>
      <w:bookmarkStart w:id="980" w:name="FS000001056T27_05_2003_16_22_41"/>
      <w:bookmarkEnd w:id="980"/>
      <w:r>
        <w:rPr>
          <w:rFonts w:hint="eastAsia"/>
          <w:rtl/>
        </w:rPr>
        <w:t>יעקב</w:t>
      </w:r>
      <w:r>
        <w:rPr>
          <w:rtl/>
        </w:rPr>
        <w:t xml:space="preserve"> מרגי (ש"ס):</w:t>
      </w:r>
    </w:p>
    <w:p w14:paraId="2883520C" w14:textId="77777777" w:rsidR="00000000" w:rsidRDefault="007C71EE">
      <w:pPr>
        <w:pStyle w:val="a"/>
        <w:rPr>
          <w:rFonts w:hint="cs"/>
          <w:rtl/>
        </w:rPr>
      </w:pPr>
    </w:p>
    <w:p w14:paraId="50EF71FF" w14:textId="77777777" w:rsidR="00000000" w:rsidRDefault="007C71EE">
      <w:pPr>
        <w:pStyle w:val="a"/>
        <w:rPr>
          <w:rFonts w:hint="cs"/>
          <w:rtl/>
        </w:rPr>
      </w:pPr>
      <w:r>
        <w:rPr>
          <w:rFonts w:hint="cs"/>
          <w:rtl/>
        </w:rPr>
        <w:t>ילדים הם נטל כלכלי, אבל כנראה שגידול חתולים אינו עולה למדינה הרבה כסף, או בכלל כלום, קצת פסולת ברחובות, אבל בסך הכול זה לא עולה למדינה הרבה, אז כדאי שיהיו כאן שכירי חרב לעתיד במדינה. תינתן אזרחות לשחקני הכדורגל והכדורסל הזרים, ל</w:t>
      </w:r>
      <w:r>
        <w:rPr>
          <w:rFonts w:hint="cs"/>
          <w:rtl/>
        </w:rPr>
        <w:t xml:space="preserve">ילדי עובדים זרים, למסתננות ממצרים. לי יש הצעה לשר הפנים: הוא צריך רק להוריד את מסך השנאה והביטול של אוכלוסייה שלמה, ואז יראה שיש פתרון גם בלי גיוס שכירי חרב; רק נעודד את עם ישראל ללדת את ילדי ישראל, את הדורות הבאים שלנו. </w:t>
      </w:r>
    </w:p>
    <w:p w14:paraId="0CF52319" w14:textId="77777777" w:rsidR="00000000" w:rsidRDefault="007C71EE">
      <w:pPr>
        <w:pStyle w:val="a"/>
        <w:rPr>
          <w:rFonts w:hint="cs"/>
          <w:rtl/>
        </w:rPr>
      </w:pPr>
    </w:p>
    <w:p w14:paraId="3350394B" w14:textId="77777777" w:rsidR="00000000" w:rsidRDefault="007C71EE">
      <w:pPr>
        <w:pStyle w:val="a"/>
        <w:rPr>
          <w:rFonts w:hint="cs"/>
          <w:rtl/>
        </w:rPr>
      </w:pPr>
      <w:r>
        <w:rPr>
          <w:rFonts w:hint="cs"/>
          <w:rtl/>
        </w:rPr>
        <w:t>רבותי, תוכנית זו קוברת את מדינת ה</w:t>
      </w:r>
      <w:r>
        <w:rPr>
          <w:rFonts w:hint="cs"/>
          <w:rtl/>
        </w:rPr>
        <w:t xml:space="preserve">רווחה. אנחנו נקים פה מדינה המנותקת מהעם שלה ומהמציאות הכלכלית בה. ממשלה שבעטה בתחילת ימיה בתורת ישראל, בועטת היום בתוכנית הזאת בעם ישראל, ומחר היא תבעט כפי ששמענו בארץ-ישראל. ממשלה זו נשענת על אלה שהדפיסו פעם סטיקרים על המכוניות: ארץ-ישראל לעם ישראל על-פי </w:t>
      </w:r>
      <w:r>
        <w:rPr>
          <w:rFonts w:hint="cs"/>
          <w:rtl/>
        </w:rPr>
        <w:t xml:space="preserve">תורת ישראל. מכל שלושת הסעיפים, אחד מהם לא נותר. משום-מה לא מוכנים להוציא את האף החוצה, לא שומעים את קולם. </w:t>
      </w:r>
    </w:p>
    <w:p w14:paraId="27B2C977" w14:textId="77777777" w:rsidR="00000000" w:rsidRDefault="007C71EE">
      <w:pPr>
        <w:pStyle w:val="a"/>
        <w:rPr>
          <w:rFonts w:hint="cs"/>
          <w:rtl/>
        </w:rPr>
      </w:pPr>
    </w:p>
    <w:p w14:paraId="10E79E32" w14:textId="77777777" w:rsidR="00000000" w:rsidRDefault="007C71EE">
      <w:pPr>
        <w:pStyle w:val="a"/>
        <w:rPr>
          <w:rFonts w:hint="cs"/>
          <w:rtl/>
        </w:rPr>
      </w:pPr>
      <w:r>
        <w:rPr>
          <w:rFonts w:hint="cs"/>
          <w:rtl/>
        </w:rPr>
        <w:t xml:space="preserve">לסיום, אין לנו אמון בתוכנית זו, כי חוץ מלהכות בחלשים אין בה כלום. הייתי שמח אם בתוכנית זו היו מוכנסים כמה סעיפים </w:t>
      </w:r>
      <w:r>
        <w:rPr>
          <w:rtl/>
        </w:rPr>
        <w:t>–</w:t>
      </w:r>
      <w:r>
        <w:rPr>
          <w:rFonts w:hint="cs"/>
          <w:rtl/>
        </w:rPr>
        <w:t xml:space="preserve"> צווי חירום למובטלים, הכרזה על המש</w:t>
      </w:r>
      <w:r>
        <w:rPr>
          <w:rFonts w:hint="cs"/>
          <w:rtl/>
        </w:rPr>
        <w:t xml:space="preserve">ק כמשק בשעת-חירום, ביטול כל מכסות העובדים הזרים, יצירת 300,000 מקומות עבודה. האם יש בבית זה קוסם שיוכל להסביר לי איך תוכנית זו מביאה 300,000 מקומות עבודה? </w:t>
      </w:r>
    </w:p>
    <w:p w14:paraId="20AC8DFA" w14:textId="77777777" w:rsidR="00000000" w:rsidRDefault="007C71EE">
      <w:pPr>
        <w:pStyle w:val="a"/>
        <w:rPr>
          <w:rFonts w:hint="cs"/>
          <w:rtl/>
        </w:rPr>
      </w:pPr>
    </w:p>
    <w:p w14:paraId="16CF70F0" w14:textId="77777777" w:rsidR="00000000" w:rsidRDefault="007C71EE">
      <w:pPr>
        <w:pStyle w:val="a"/>
        <w:rPr>
          <w:rFonts w:hint="cs"/>
          <w:rtl/>
        </w:rPr>
      </w:pPr>
      <w:r>
        <w:rPr>
          <w:rFonts w:hint="cs"/>
          <w:rtl/>
        </w:rPr>
        <w:t xml:space="preserve">העוקץ הוא המזימה הגדולה של קרנות הפנסיה. המאבק של האוצר מול ההסתדרות על קרנות הפנסיה מזכיר את אותה </w:t>
      </w:r>
      <w:r>
        <w:rPr>
          <w:rFonts w:hint="cs"/>
          <w:rtl/>
        </w:rPr>
        <w:t xml:space="preserve">כבשה שנכנסה למלכודת: מצד אחד האריה הרעב, שרוצה לטרוף אותה, ומצד שני השועל שרוצה לחסל אותה. </w:t>
      </w:r>
      <w:r>
        <w:rPr>
          <w:rFonts w:hint="eastAsia"/>
          <w:rtl/>
        </w:rPr>
        <w:t>כנראה</w:t>
      </w:r>
      <w:r>
        <w:rPr>
          <w:rtl/>
        </w:rPr>
        <w:t xml:space="preserve"> העטינים הדשנים </w:t>
      </w:r>
      <w:r>
        <w:rPr>
          <w:rFonts w:hint="eastAsia"/>
          <w:rtl/>
        </w:rPr>
        <w:t>של</w:t>
      </w:r>
      <w:r>
        <w:rPr>
          <w:rtl/>
        </w:rPr>
        <w:t xml:space="preserve"> קרנות הפנסיה ה</w:t>
      </w:r>
      <w:r>
        <w:rPr>
          <w:rFonts w:hint="cs"/>
          <w:rtl/>
        </w:rPr>
        <w:t>ם</w:t>
      </w:r>
      <w:r>
        <w:rPr>
          <w:rtl/>
        </w:rPr>
        <w:t xml:space="preserve"> מקור הכוח של ההסתדרות ומקור תקוותו של האוצר להגדלת הכנסות</w:t>
      </w:r>
      <w:r>
        <w:rPr>
          <w:rFonts w:hint="cs"/>
          <w:rtl/>
        </w:rPr>
        <w:t xml:space="preserve"> במסווה של העלאת גיל הפרישה ושימוש בהון קרנות הפנסיה למימוש גחמותיו.</w:t>
      </w:r>
      <w:r>
        <w:rPr>
          <w:rtl/>
        </w:rPr>
        <w:t xml:space="preserve"> </w:t>
      </w:r>
    </w:p>
    <w:p w14:paraId="2F2C54BF" w14:textId="77777777" w:rsidR="00000000" w:rsidRDefault="007C71EE">
      <w:pPr>
        <w:pStyle w:val="a"/>
        <w:rPr>
          <w:rFonts w:hint="cs"/>
          <w:rtl/>
        </w:rPr>
      </w:pPr>
    </w:p>
    <w:p w14:paraId="52BBE7A5" w14:textId="77777777" w:rsidR="00000000" w:rsidRDefault="007C71EE">
      <w:pPr>
        <w:pStyle w:val="a"/>
        <w:rPr>
          <w:rFonts w:hint="cs"/>
        </w:rPr>
      </w:pPr>
      <w:r>
        <w:rPr>
          <w:rFonts w:hint="cs"/>
          <w:rtl/>
        </w:rPr>
        <w:t>שיא החוצפה של העשור הפרלמנטרי הזה הוא התוכנית הזאת. במקום להגדיר אותה כתוכנית להבראת כלכלת ישראל, היה צריך להגדיר אותה: המזימה הגדולה של האוצר ועשירי ישראל. אני מקווה שאזרחי ישראל יתפכחו ויצאו יחד אתנו ביום ד' הקרוב להפגנה שתתחיל מול "בנייני האומה" ותמש</w:t>
      </w:r>
      <w:r>
        <w:rPr>
          <w:rFonts w:hint="cs"/>
          <w:rtl/>
        </w:rPr>
        <w:t>יך בתהלוכה עד משכן הכנסת. תודה רבה, אדוני היושב-ראש.</w:t>
      </w:r>
    </w:p>
    <w:p w14:paraId="0DB290FE" w14:textId="77777777" w:rsidR="00000000" w:rsidRDefault="007C71EE">
      <w:pPr>
        <w:pStyle w:val="a"/>
      </w:pPr>
    </w:p>
    <w:p w14:paraId="167110E8" w14:textId="77777777" w:rsidR="00000000" w:rsidRDefault="007C71EE">
      <w:pPr>
        <w:pStyle w:val="ad"/>
        <w:rPr>
          <w:rtl/>
        </w:rPr>
      </w:pPr>
      <w:r>
        <w:rPr>
          <w:rtl/>
        </w:rPr>
        <w:t>היו"ר נסים דהן:</w:t>
      </w:r>
    </w:p>
    <w:p w14:paraId="0AA24357" w14:textId="77777777" w:rsidR="00000000" w:rsidRDefault="007C71EE">
      <w:pPr>
        <w:pStyle w:val="a"/>
        <w:rPr>
          <w:rtl/>
        </w:rPr>
      </w:pPr>
    </w:p>
    <w:p w14:paraId="0DFE16C8" w14:textId="77777777" w:rsidR="00000000" w:rsidRDefault="007C71EE">
      <w:pPr>
        <w:pStyle w:val="a"/>
        <w:rPr>
          <w:rFonts w:hint="cs"/>
          <w:rtl/>
        </w:rPr>
      </w:pPr>
      <w:r>
        <w:rPr>
          <w:rFonts w:hint="cs"/>
          <w:rtl/>
        </w:rPr>
        <w:t>תודה רבה, חבר הכנסת מרגי. חבר הכנסת הרב יצחק כהן, בבקשה. עשר דקות לרשותך. אחרי חבר הכנסת כהן - חבר הכנסת ג'מאל זחאלקה .</w:t>
      </w:r>
    </w:p>
    <w:p w14:paraId="67BCB6A5" w14:textId="77777777" w:rsidR="00000000" w:rsidRDefault="007C71EE">
      <w:pPr>
        <w:pStyle w:val="a"/>
        <w:rPr>
          <w:rFonts w:hint="cs"/>
          <w:rtl/>
        </w:rPr>
      </w:pPr>
    </w:p>
    <w:p w14:paraId="4DB7B66D" w14:textId="77777777" w:rsidR="00000000" w:rsidRDefault="007C71EE">
      <w:pPr>
        <w:pStyle w:val="ac"/>
        <w:rPr>
          <w:rtl/>
        </w:rPr>
      </w:pPr>
      <w:bookmarkStart w:id="981" w:name="FS000000580T27_05_2003_11_25_10"/>
      <w:bookmarkEnd w:id="981"/>
      <w:r>
        <w:rPr>
          <w:rFonts w:hint="eastAsia"/>
          <w:rtl/>
        </w:rPr>
        <w:t>יצחק</w:t>
      </w:r>
      <w:r>
        <w:rPr>
          <w:rtl/>
        </w:rPr>
        <w:t xml:space="preserve"> כהן (ש"ס):</w:t>
      </w:r>
    </w:p>
    <w:p w14:paraId="1BDE4F50" w14:textId="77777777" w:rsidR="00000000" w:rsidRDefault="007C71EE">
      <w:pPr>
        <w:pStyle w:val="a"/>
        <w:rPr>
          <w:rFonts w:hint="cs"/>
          <w:rtl/>
        </w:rPr>
      </w:pPr>
    </w:p>
    <w:p w14:paraId="3A957020" w14:textId="77777777" w:rsidR="00000000" w:rsidRDefault="007C71EE">
      <w:pPr>
        <w:pStyle w:val="a"/>
        <w:rPr>
          <w:rFonts w:hint="cs"/>
          <w:rtl/>
        </w:rPr>
      </w:pPr>
      <w:r>
        <w:rPr>
          <w:rFonts w:hint="cs"/>
          <w:rtl/>
        </w:rPr>
        <w:t>אם הוא יהיה כאן.</w:t>
      </w:r>
    </w:p>
    <w:p w14:paraId="11FB6115" w14:textId="77777777" w:rsidR="00000000" w:rsidRDefault="007C71EE">
      <w:pPr>
        <w:pStyle w:val="ad"/>
        <w:rPr>
          <w:rFonts w:hint="cs"/>
          <w:rtl/>
        </w:rPr>
      </w:pPr>
    </w:p>
    <w:p w14:paraId="73C813DB" w14:textId="77777777" w:rsidR="00000000" w:rsidRDefault="007C71EE">
      <w:pPr>
        <w:pStyle w:val="ad"/>
        <w:rPr>
          <w:rtl/>
        </w:rPr>
      </w:pPr>
      <w:r>
        <w:rPr>
          <w:rtl/>
        </w:rPr>
        <w:t>היו"ר נסים דהן:</w:t>
      </w:r>
    </w:p>
    <w:p w14:paraId="5DAE9F5C" w14:textId="77777777" w:rsidR="00000000" w:rsidRDefault="007C71EE">
      <w:pPr>
        <w:pStyle w:val="a"/>
        <w:rPr>
          <w:rtl/>
        </w:rPr>
      </w:pPr>
    </w:p>
    <w:p w14:paraId="0F246E5B" w14:textId="77777777" w:rsidR="00000000" w:rsidRDefault="007C71EE">
      <w:pPr>
        <w:pStyle w:val="a"/>
        <w:rPr>
          <w:rFonts w:hint="cs"/>
          <w:rtl/>
        </w:rPr>
      </w:pPr>
      <w:r>
        <w:rPr>
          <w:rFonts w:hint="cs"/>
          <w:rtl/>
        </w:rPr>
        <w:t>מקבל, אדוני,</w:t>
      </w:r>
      <w:r>
        <w:rPr>
          <w:rFonts w:hint="cs"/>
          <w:rtl/>
        </w:rPr>
        <w:t xml:space="preserve"> גם את הזמן שלו תוכל לקבל, 20 דקות.</w:t>
      </w:r>
    </w:p>
    <w:p w14:paraId="03AA5C0C" w14:textId="77777777" w:rsidR="00000000" w:rsidRDefault="007C71EE">
      <w:pPr>
        <w:pStyle w:val="Speaker"/>
        <w:rPr>
          <w:rFonts w:hint="cs"/>
          <w:rtl/>
        </w:rPr>
      </w:pPr>
      <w:bookmarkStart w:id="982" w:name="FS000000580T27_05_2003_11_27_47"/>
    </w:p>
    <w:p w14:paraId="3999FAAC" w14:textId="77777777" w:rsidR="00000000" w:rsidRDefault="007C71EE">
      <w:pPr>
        <w:pStyle w:val="Speaker"/>
        <w:rPr>
          <w:rtl/>
        </w:rPr>
      </w:pPr>
      <w:r>
        <w:rPr>
          <w:rFonts w:hint="eastAsia"/>
          <w:rtl/>
        </w:rPr>
        <w:t>יצחק</w:t>
      </w:r>
      <w:r>
        <w:rPr>
          <w:rtl/>
        </w:rPr>
        <w:t xml:space="preserve"> כהן (ש"ס):</w:t>
      </w:r>
    </w:p>
    <w:p w14:paraId="633268CE" w14:textId="77777777" w:rsidR="00000000" w:rsidRDefault="007C71EE">
      <w:pPr>
        <w:pStyle w:val="a"/>
        <w:rPr>
          <w:rFonts w:hint="cs"/>
          <w:rtl/>
        </w:rPr>
      </w:pPr>
    </w:p>
    <w:bookmarkEnd w:id="982"/>
    <w:p w14:paraId="1FEB9C40" w14:textId="77777777" w:rsidR="00000000" w:rsidRDefault="007C71EE">
      <w:pPr>
        <w:pStyle w:val="a"/>
        <w:rPr>
          <w:rFonts w:hint="cs"/>
          <w:rtl/>
        </w:rPr>
      </w:pPr>
      <w:r>
        <w:rPr>
          <w:rFonts w:hint="cs"/>
          <w:rtl/>
        </w:rPr>
        <w:t>כבוד היושב-ראש, חברי חברי הכנסת, עם ישראל קם ליום חדש, אבל בלי לשים לב אתמול זרק ראש הממשלה אריאל שרון לחלל האוויר משפט שמשום-מה עבר בלי לעורר סערה כלשהי, או שעדיין מי ששמע את המשפט שרוי בהלם, ועדיין לא</w:t>
      </w:r>
      <w:r>
        <w:rPr>
          <w:rFonts w:hint="cs"/>
          <w:rtl/>
        </w:rPr>
        <w:t xml:space="preserve"> עיכל את הדברים. אתמול אמר אריאל שרון  דבר שלמעשה מבטא אמירה אחת. הוא אמר לציבור בישראל ובעולם, שאני, אריאל שרון, משך  30 ומשהו השנים האחרונות נכשלתי כישלון חרוץ בכך שהובלתי את העם הזה למלחמות מיותרות, לכיבוש משחית, להשחתה של מיליארדי דולרים, להטעיית דור ש</w:t>
      </w:r>
      <w:r>
        <w:rPr>
          <w:rFonts w:hint="cs"/>
          <w:rtl/>
        </w:rPr>
        <w:t xml:space="preserve">לם, דורות שלמים של צעירים, וזה עובר ככה. אמר: סליחה, טעיתי. </w:t>
      </w:r>
    </w:p>
    <w:p w14:paraId="2CD60EEE" w14:textId="77777777" w:rsidR="00000000" w:rsidRDefault="007C71EE">
      <w:pPr>
        <w:pStyle w:val="a"/>
        <w:rPr>
          <w:rFonts w:hint="cs"/>
          <w:rtl/>
        </w:rPr>
      </w:pPr>
    </w:p>
    <w:p w14:paraId="2B078579" w14:textId="77777777" w:rsidR="00000000" w:rsidRDefault="007C71EE">
      <w:pPr>
        <w:pStyle w:val="a"/>
        <w:rPr>
          <w:rFonts w:hint="cs"/>
          <w:rtl/>
        </w:rPr>
      </w:pPr>
      <w:r>
        <w:rPr>
          <w:rFonts w:hint="cs"/>
          <w:rtl/>
        </w:rPr>
        <w:t xml:space="preserve">מורי ורבותי, בפרשת עגל הזהב יש פסוק שמי שקורא אותו קורא אותו ברצף, אבל בוא נשים לב </w:t>
      </w:r>
      <w:r>
        <w:rPr>
          <w:rtl/>
        </w:rPr>
        <w:t>–</w:t>
      </w:r>
      <w:r>
        <w:rPr>
          <w:rFonts w:hint="cs"/>
          <w:rtl/>
        </w:rPr>
        <w:t xml:space="preserve"> כתוב שם: "וישכימו ממחרת ויעלו עלות ויגשו שלמים וישב העם לאכל ושתו ויקמו לצחק". עולה היא דבר עיקרי למזבח, משכי</w:t>
      </w:r>
      <w:r>
        <w:rPr>
          <w:rFonts w:hint="cs"/>
          <w:rtl/>
        </w:rPr>
        <w:t>מים מתוך מסירות נפש - רעיון עיוועים, רעיון של עגל הזהב; אחרי העולה מגיעים השלמים, פה גם מקריב הקורבן נהנה, בסוף ישבו לאכול ולשתות, רק הם אוכלים, הפכו מושחתים, בסוף ויקומו לצחק. זורקים את הרעיון, לא משנה כמה קורבנות זה גבה בכל התקופה, כמה בחורים נפלו בקרבות</w:t>
      </w:r>
      <w:r>
        <w:rPr>
          <w:rFonts w:hint="cs"/>
          <w:rtl/>
        </w:rPr>
        <w:t xml:space="preserve">, לא משנה מה קרה לציבור ענק, לא משנה מה קרה למיליארדי דולרים שנשפכו לריק </w:t>
      </w:r>
      <w:r>
        <w:rPr>
          <w:rtl/>
        </w:rPr>
        <w:t>–</w:t>
      </w:r>
      <w:r>
        <w:rPr>
          <w:rFonts w:hint="cs"/>
          <w:rtl/>
        </w:rPr>
        <w:t xml:space="preserve"> קם ראש ממשלה ואומר: הגענו לשלב של "ויקומו לצחק". הכיבוש משחית, אתם רוצים לשלוט על עם זר? </w:t>
      </w:r>
    </w:p>
    <w:p w14:paraId="5A983199" w14:textId="77777777" w:rsidR="00000000" w:rsidRDefault="007C71EE">
      <w:pPr>
        <w:pStyle w:val="a"/>
        <w:rPr>
          <w:rFonts w:hint="cs"/>
          <w:rtl/>
        </w:rPr>
      </w:pPr>
    </w:p>
    <w:p w14:paraId="1BB38EBB" w14:textId="77777777" w:rsidR="00000000" w:rsidRDefault="007C71EE">
      <w:pPr>
        <w:pStyle w:val="a"/>
        <w:rPr>
          <w:rFonts w:hint="cs"/>
          <w:rtl/>
        </w:rPr>
      </w:pPr>
      <w:r>
        <w:rPr>
          <w:rFonts w:hint="cs"/>
          <w:rtl/>
        </w:rPr>
        <w:t>יש לי פה  הנאום של ראש הממשלה אחרי הסכמי אוסלו. בכל התקופה שהיה נוח לו פוליטית לנצל - או ה</w:t>
      </w:r>
      <w:r>
        <w:rPr>
          <w:rFonts w:hint="cs"/>
          <w:rtl/>
        </w:rPr>
        <w:t>אמירה של ראש הממשלה על מלחמת לבנון, שהיא היתה מהמוצדקות במלחמות ישראל. אתה זוכר שהוא אמר את זה?</w:t>
      </w:r>
    </w:p>
    <w:p w14:paraId="52774EBC" w14:textId="77777777" w:rsidR="00000000" w:rsidRDefault="007C71EE">
      <w:pPr>
        <w:pStyle w:val="a"/>
        <w:rPr>
          <w:rFonts w:hint="cs"/>
          <w:rtl/>
        </w:rPr>
      </w:pPr>
    </w:p>
    <w:p w14:paraId="461461FB" w14:textId="77777777" w:rsidR="00000000" w:rsidRDefault="007C71EE">
      <w:pPr>
        <w:pStyle w:val="ac"/>
        <w:rPr>
          <w:rtl/>
        </w:rPr>
      </w:pPr>
      <w:bookmarkStart w:id="983" w:name="FS000001045T27_05_2003_11_37_02"/>
      <w:bookmarkEnd w:id="983"/>
      <w:r>
        <w:rPr>
          <w:rFonts w:hint="eastAsia"/>
          <w:rtl/>
        </w:rPr>
        <w:t>דני</w:t>
      </w:r>
      <w:r>
        <w:rPr>
          <w:rtl/>
        </w:rPr>
        <w:t xml:space="preserve"> יתום (העבודה-מימד):</w:t>
      </w:r>
    </w:p>
    <w:p w14:paraId="16FFB24D" w14:textId="77777777" w:rsidR="00000000" w:rsidRDefault="007C71EE">
      <w:pPr>
        <w:pStyle w:val="a"/>
        <w:rPr>
          <w:rFonts w:hint="cs"/>
          <w:rtl/>
        </w:rPr>
      </w:pPr>
    </w:p>
    <w:p w14:paraId="6A67FED3" w14:textId="77777777" w:rsidR="00000000" w:rsidRDefault="007C71EE">
      <w:pPr>
        <w:pStyle w:val="a"/>
        <w:rPr>
          <w:rFonts w:hint="cs"/>
          <w:rtl/>
        </w:rPr>
      </w:pPr>
      <w:r>
        <w:rPr>
          <w:rFonts w:hint="cs"/>
          <w:rtl/>
        </w:rPr>
        <w:t>איך אפשר לשכוח.</w:t>
      </w:r>
    </w:p>
    <w:p w14:paraId="32A7D01A" w14:textId="77777777" w:rsidR="00000000" w:rsidRDefault="007C71EE">
      <w:pPr>
        <w:pStyle w:val="a"/>
        <w:rPr>
          <w:rFonts w:hint="cs"/>
          <w:rtl/>
        </w:rPr>
      </w:pPr>
    </w:p>
    <w:p w14:paraId="6AE73B0D" w14:textId="77777777" w:rsidR="00000000" w:rsidRDefault="007C71EE">
      <w:pPr>
        <w:pStyle w:val="SpeakerCon"/>
        <w:rPr>
          <w:rtl/>
        </w:rPr>
      </w:pPr>
      <w:bookmarkStart w:id="984" w:name="FS000000580T27_05_2003_11_37_32"/>
      <w:bookmarkEnd w:id="984"/>
      <w:r>
        <w:rPr>
          <w:rFonts w:hint="eastAsia"/>
          <w:rtl/>
        </w:rPr>
        <w:t>יצחק</w:t>
      </w:r>
      <w:r>
        <w:rPr>
          <w:rtl/>
        </w:rPr>
        <w:t xml:space="preserve"> כהן (ש"ס):</w:t>
      </w:r>
    </w:p>
    <w:p w14:paraId="43D1581C" w14:textId="77777777" w:rsidR="00000000" w:rsidRDefault="007C71EE">
      <w:pPr>
        <w:pStyle w:val="a"/>
        <w:rPr>
          <w:rFonts w:hint="cs"/>
          <w:rtl/>
        </w:rPr>
      </w:pPr>
    </w:p>
    <w:p w14:paraId="512E03B6" w14:textId="77777777" w:rsidR="00000000" w:rsidRDefault="007C71EE">
      <w:pPr>
        <w:pStyle w:val="a"/>
        <w:rPr>
          <w:rFonts w:hint="cs"/>
          <w:rtl/>
        </w:rPr>
      </w:pPr>
      <w:r>
        <w:rPr>
          <w:rFonts w:hint="cs"/>
          <w:rtl/>
        </w:rPr>
        <w:t xml:space="preserve">היום קם ראש ממשלה ואומר: הגענו לשלב של "ויקומו לצחק". כל זה היה מיותר, כל זה לא היה נכון, כל זה היה </w:t>
      </w:r>
      <w:r>
        <w:rPr>
          <w:rFonts w:hint="cs"/>
          <w:rtl/>
        </w:rPr>
        <w:t xml:space="preserve">טעות איומה. מותר למנהיג להודות בטעות. מנחם בגין ז"ל, כשחש בתחושה פנימית שהוא טעה, קם, התפטר הלך הביתה, התבודד, התייסר עם הטעות עד יומו האחרון. פה יש ראש ממשלה שאומר: טעינו, נו אז מה, אז נהרגו אלפי בחורים, אז מה, נשפכו אלפי דולרים ביהודה ובשומרון, הכול ירד </w:t>
      </w:r>
      <w:r>
        <w:rPr>
          <w:rFonts w:hint="cs"/>
          <w:rtl/>
        </w:rPr>
        <w:t xml:space="preserve">לטמיון, אז מה, הקמנו גופי טרור עם מוטיבציה של מתאבדים, אז מה. נכנסנו ללבנון ובמשך 20  שנה נפלו שם בחורים, אז מה. טעינו, הכיבוש משחית. בוקר טוב אליהו, הכיבוש משחית, לך הביתה. אני לא רוצה להגיד מה עושה ביפן מנהיג שמרגיש שטעה בסדר גודל הרבה יותר קטן. פה אמר, </w:t>
      </w:r>
      <w:r>
        <w:rPr>
          <w:rFonts w:hint="cs"/>
          <w:rtl/>
        </w:rPr>
        <w:t xml:space="preserve">אז מה אם אמר, ראש הממשלה אמר שטעינו. טעית? לך הביתה. </w:t>
      </w:r>
    </w:p>
    <w:p w14:paraId="6D513947" w14:textId="77777777" w:rsidR="00000000" w:rsidRDefault="007C71EE">
      <w:pPr>
        <w:pStyle w:val="a"/>
        <w:rPr>
          <w:rFonts w:hint="cs"/>
          <w:rtl/>
        </w:rPr>
      </w:pPr>
    </w:p>
    <w:p w14:paraId="600F42AA" w14:textId="77777777" w:rsidR="00000000" w:rsidRDefault="007C71EE">
      <w:pPr>
        <w:pStyle w:val="a"/>
        <w:rPr>
          <w:rFonts w:hint="cs"/>
          <w:rtl/>
        </w:rPr>
      </w:pPr>
      <w:r>
        <w:rPr>
          <w:rFonts w:hint="cs"/>
          <w:rtl/>
        </w:rPr>
        <w:t xml:space="preserve">מורי ורבותי, אני מאוד מאוד מקווה שהגדר הזאת, שעולה 10 מיליוני שקל לקילומטר, תהיה גדר בתוואי כזה שלא יצטרכו להזיז אותה, שלא יצטרכו להגיד: סליחה טעינו. כמו שכביש חוצה-ישראל אינו נוגע אפילו במילימטר ב"קו </w:t>
      </w:r>
      <w:r>
        <w:rPr>
          <w:rFonts w:hint="cs"/>
          <w:rtl/>
        </w:rPr>
        <w:t>הירוק" - בזמנו קראו לזה "הקו השחור", וזה היה לפני 1992 - כי שם יש אנשי עסקים, לא פוליטיקאים שמובילים את העם בכחש. יש שם אנשי עסקים צופי עתיד. כביש חוצה-ישראל לא נוגע במילימטר ב"קו הירוק", וזה היה ב=1992, לא כשהלך לכל מיקרופון וצעק: בחורים, תתפסו כל גבעה, כ</w:t>
      </w:r>
      <w:r>
        <w:rPr>
          <w:rFonts w:hint="cs"/>
          <w:rtl/>
        </w:rPr>
        <w:t xml:space="preserve">ל גבעה שתתפסו היא שלכם, רוצו על הגבעות, תפסו גבעות. בושה וחרפה, זו מנהיגות? זו חרפה, זו הונאה, זו שחיתות. </w:t>
      </w:r>
    </w:p>
    <w:p w14:paraId="447D66EC" w14:textId="77777777" w:rsidR="00000000" w:rsidRDefault="007C71EE">
      <w:pPr>
        <w:pStyle w:val="a"/>
        <w:rPr>
          <w:rFonts w:hint="cs"/>
          <w:rtl/>
        </w:rPr>
      </w:pPr>
    </w:p>
    <w:p w14:paraId="19E24C8B" w14:textId="77777777" w:rsidR="00000000" w:rsidRDefault="007C71EE">
      <w:pPr>
        <w:pStyle w:val="a"/>
        <w:rPr>
          <w:rFonts w:hint="cs"/>
          <w:rtl/>
        </w:rPr>
      </w:pPr>
      <w:r>
        <w:rPr>
          <w:rFonts w:hint="cs"/>
          <w:rtl/>
        </w:rPr>
        <w:t>מורי ורבותי, זו לא תוכנית כלכלית, מה שמונח פה על השולחן; זו השקפת עולם של שינוי, של מפד"ל. מישהו פעם ראה בהסכם קואליציוני שחותמים לפגוע בילדים? זה מ</w:t>
      </w:r>
      <w:r>
        <w:rPr>
          <w:rFonts w:hint="cs"/>
          <w:rtl/>
        </w:rPr>
        <w:t xml:space="preserve">ה שיש לחתום עליו בהסכם הקואליציוני של מפד"ל ושינוי. להרעיב ילדים, אלה קווי היסוד של הממשלה? אדוני היושב-ראש. אבל, ברוך השם, יש לנו ציבור חכם, יש לנו ציבור חכם, והציבור החכם הזה רואה את הקולות ושומע ועובר על התוכנית ורואה כמה שהיא מושחתת. </w:t>
      </w:r>
    </w:p>
    <w:p w14:paraId="199F3E0D" w14:textId="77777777" w:rsidR="00000000" w:rsidRDefault="007C71EE">
      <w:pPr>
        <w:pStyle w:val="a"/>
        <w:rPr>
          <w:rFonts w:hint="cs"/>
          <w:rtl/>
        </w:rPr>
      </w:pPr>
    </w:p>
    <w:p w14:paraId="0D1C2C20" w14:textId="77777777" w:rsidR="00000000" w:rsidRDefault="007C71EE">
      <w:pPr>
        <w:pStyle w:val="a"/>
        <w:rPr>
          <w:rFonts w:hint="cs"/>
          <w:rtl/>
        </w:rPr>
      </w:pPr>
      <w:r>
        <w:rPr>
          <w:rFonts w:hint="cs"/>
          <w:rtl/>
        </w:rPr>
        <w:t>אציין כמה נקודות</w:t>
      </w:r>
      <w:r>
        <w:rPr>
          <w:rFonts w:hint="cs"/>
          <w:rtl/>
        </w:rPr>
        <w:t>.  משרד השיכון החליט לבטל את המענקים לזכאים רוכשי דירות. וכי יש לך, דני, משהו יותר אנטי-כלכלי מהחלטה מטומטמת כזאת? הלוא המענקים האלה זירזו את הצעירים לרכוש דירות. וכשרוכשים דירות, לא צריך להגיד לך שקבלנים בונים דירות - - -</w:t>
      </w:r>
    </w:p>
    <w:p w14:paraId="0CD59255" w14:textId="77777777" w:rsidR="00000000" w:rsidRDefault="007C71EE">
      <w:pPr>
        <w:pStyle w:val="a"/>
        <w:rPr>
          <w:rFonts w:hint="cs"/>
          <w:rtl/>
        </w:rPr>
      </w:pPr>
    </w:p>
    <w:p w14:paraId="785B7E06" w14:textId="77777777" w:rsidR="00000000" w:rsidRDefault="007C71EE">
      <w:pPr>
        <w:pStyle w:val="ac"/>
        <w:rPr>
          <w:rtl/>
        </w:rPr>
      </w:pPr>
      <w:bookmarkStart w:id="985" w:name="FS000001045T27_05_2003_11_44_48"/>
      <w:bookmarkEnd w:id="985"/>
    </w:p>
    <w:p w14:paraId="68FEA064" w14:textId="77777777" w:rsidR="00000000" w:rsidRDefault="007C71EE">
      <w:pPr>
        <w:pStyle w:val="ac"/>
        <w:rPr>
          <w:rtl/>
        </w:rPr>
      </w:pPr>
      <w:r>
        <w:rPr>
          <w:rFonts w:hint="eastAsia"/>
          <w:rtl/>
        </w:rPr>
        <w:t>דני</w:t>
      </w:r>
      <w:r>
        <w:rPr>
          <w:rtl/>
        </w:rPr>
        <w:t xml:space="preserve"> יתום (העבודה-מימד):</w:t>
      </w:r>
    </w:p>
    <w:p w14:paraId="0B5C120B" w14:textId="77777777" w:rsidR="00000000" w:rsidRDefault="007C71EE">
      <w:pPr>
        <w:pStyle w:val="a"/>
        <w:ind w:firstLine="0"/>
        <w:rPr>
          <w:rFonts w:hint="cs"/>
          <w:rtl/>
        </w:rPr>
      </w:pPr>
    </w:p>
    <w:p w14:paraId="662CF12F" w14:textId="77777777" w:rsidR="00000000" w:rsidRDefault="007C71EE">
      <w:pPr>
        <w:pStyle w:val="a"/>
        <w:rPr>
          <w:rFonts w:hint="cs"/>
          <w:rtl/>
        </w:rPr>
      </w:pPr>
      <w:r>
        <w:rPr>
          <w:rFonts w:hint="cs"/>
          <w:rtl/>
        </w:rPr>
        <w:t>יכול ל</w:t>
      </w:r>
      <w:r>
        <w:rPr>
          <w:rFonts w:hint="cs"/>
          <w:rtl/>
        </w:rPr>
        <w:t>היות שחלק גדול מנבחרי הקואליציה אף פעם לא היו זוגות צעירים.</w:t>
      </w:r>
    </w:p>
    <w:p w14:paraId="652D72F6" w14:textId="77777777" w:rsidR="00000000" w:rsidRDefault="007C71EE">
      <w:pPr>
        <w:pStyle w:val="a"/>
        <w:rPr>
          <w:rFonts w:hint="cs"/>
          <w:rtl/>
        </w:rPr>
      </w:pPr>
    </w:p>
    <w:p w14:paraId="1BA02DDF" w14:textId="77777777" w:rsidR="00000000" w:rsidRDefault="007C71EE">
      <w:pPr>
        <w:pStyle w:val="SpeakerCon"/>
        <w:rPr>
          <w:rFonts w:hint="cs"/>
          <w:rtl/>
        </w:rPr>
      </w:pPr>
      <w:bookmarkStart w:id="986" w:name="FS000001045T27_05_2003_11_45_04C"/>
      <w:bookmarkStart w:id="987" w:name="FS000000580T27_05_2003_11_45_19"/>
      <w:bookmarkEnd w:id="986"/>
      <w:bookmarkEnd w:id="987"/>
      <w:r>
        <w:rPr>
          <w:rFonts w:hint="eastAsia"/>
          <w:rtl/>
        </w:rPr>
        <w:t>יצחק</w:t>
      </w:r>
      <w:r>
        <w:rPr>
          <w:rtl/>
        </w:rPr>
        <w:t xml:space="preserve"> כהן (ש"ס):</w:t>
      </w:r>
    </w:p>
    <w:p w14:paraId="6B0C8A11" w14:textId="77777777" w:rsidR="00000000" w:rsidRDefault="007C71EE">
      <w:pPr>
        <w:pStyle w:val="a"/>
        <w:rPr>
          <w:rtl/>
        </w:rPr>
      </w:pPr>
    </w:p>
    <w:p w14:paraId="5B19A802" w14:textId="77777777" w:rsidR="00000000" w:rsidRDefault="007C71EE">
      <w:pPr>
        <w:pStyle w:val="a"/>
        <w:ind w:firstLine="720"/>
        <w:rPr>
          <w:rFonts w:hint="cs"/>
          <w:rtl/>
        </w:rPr>
      </w:pPr>
      <w:r>
        <w:rPr>
          <w:rFonts w:hint="cs"/>
          <w:rtl/>
        </w:rPr>
        <w:t xml:space="preserve">הם רצו על הגבעות, כנראה, והיום אומרים: טעינו, תצאו משם. </w:t>
      </w:r>
    </w:p>
    <w:p w14:paraId="024F3C0F" w14:textId="77777777" w:rsidR="00000000" w:rsidRDefault="007C71EE">
      <w:pPr>
        <w:pStyle w:val="a"/>
        <w:ind w:firstLine="720"/>
        <w:rPr>
          <w:rFonts w:hint="cs"/>
          <w:rtl/>
        </w:rPr>
      </w:pPr>
    </w:p>
    <w:p w14:paraId="34BFAB12" w14:textId="77777777" w:rsidR="00000000" w:rsidRDefault="007C71EE">
      <w:pPr>
        <w:pStyle w:val="a"/>
        <w:ind w:firstLine="720"/>
        <w:rPr>
          <w:rFonts w:hint="cs"/>
          <w:rtl/>
        </w:rPr>
      </w:pPr>
      <w:r>
        <w:rPr>
          <w:rFonts w:hint="cs"/>
          <w:rtl/>
        </w:rPr>
        <w:t xml:space="preserve">יש לך משהו יותר אנטי-כלכלי, תוכנית כלכלית? </w:t>
      </w:r>
    </w:p>
    <w:p w14:paraId="38129E0B" w14:textId="77777777" w:rsidR="00000000" w:rsidRDefault="007C71EE">
      <w:pPr>
        <w:pStyle w:val="a"/>
        <w:rPr>
          <w:rFonts w:hint="cs"/>
          <w:rtl/>
        </w:rPr>
      </w:pPr>
    </w:p>
    <w:p w14:paraId="3D45E7EF" w14:textId="77777777" w:rsidR="00000000" w:rsidRDefault="007C71EE">
      <w:pPr>
        <w:pStyle w:val="ac"/>
        <w:rPr>
          <w:rtl/>
        </w:rPr>
      </w:pPr>
      <w:r>
        <w:rPr>
          <w:rFonts w:hint="eastAsia"/>
          <w:rtl/>
        </w:rPr>
        <w:t>שר</w:t>
      </w:r>
      <w:r>
        <w:rPr>
          <w:rtl/>
        </w:rPr>
        <w:t xml:space="preserve"> הבינוי והשיכון אפי איתם:</w:t>
      </w:r>
    </w:p>
    <w:p w14:paraId="3DDF90CB" w14:textId="77777777" w:rsidR="00000000" w:rsidRDefault="007C71EE">
      <w:pPr>
        <w:pStyle w:val="a"/>
        <w:rPr>
          <w:rFonts w:hint="cs"/>
          <w:rtl/>
        </w:rPr>
      </w:pPr>
    </w:p>
    <w:p w14:paraId="44C294D6" w14:textId="77777777" w:rsidR="00000000" w:rsidRDefault="007C71EE">
      <w:pPr>
        <w:pStyle w:val="a"/>
        <w:rPr>
          <w:rFonts w:hint="cs"/>
          <w:rtl/>
        </w:rPr>
      </w:pPr>
      <w:r>
        <w:rPr>
          <w:rFonts w:hint="cs"/>
          <w:rtl/>
        </w:rPr>
        <w:t>מי שהזדקן היה צעיר פעם.</w:t>
      </w:r>
    </w:p>
    <w:p w14:paraId="77D4AE74" w14:textId="77777777" w:rsidR="00000000" w:rsidRDefault="007C71EE">
      <w:pPr>
        <w:pStyle w:val="a"/>
        <w:rPr>
          <w:rFonts w:hint="cs"/>
          <w:rtl/>
        </w:rPr>
      </w:pPr>
    </w:p>
    <w:p w14:paraId="35359ABE" w14:textId="77777777" w:rsidR="00000000" w:rsidRDefault="007C71EE">
      <w:pPr>
        <w:pStyle w:val="SpeakerCon"/>
        <w:rPr>
          <w:rtl/>
        </w:rPr>
      </w:pPr>
      <w:bookmarkStart w:id="988" w:name="FS000000580T27_05_2003_11_46_43"/>
      <w:bookmarkEnd w:id="988"/>
      <w:r>
        <w:rPr>
          <w:rFonts w:hint="eastAsia"/>
          <w:rtl/>
        </w:rPr>
        <w:t>יצחק</w:t>
      </w:r>
      <w:r>
        <w:rPr>
          <w:rtl/>
        </w:rPr>
        <w:t xml:space="preserve"> כהן (ש"ס):</w:t>
      </w:r>
    </w:p>
    <w:p w14:paraId="647E3593" w14:textId="77777777" w:rsidR="00000000" w:rsidRDefault="007C71EE">
      <w:pPr>
        <w:pStyle w:val="a"/>
        <w:rPr>
          <w:rFonts w:hint="cs"/>
          <w:rtl/>
        </w:rPr>
      </w:pPr>
    </w:p>
    <w:p w14:paraId="58DA3E57" w14:textId="77777777" w:rsidR="00000000" w:rsidRDefault="007C71EE">
      <w:pPr>
        <w:pStyle w:val="a"/>
        <w:ind w:firstLine="720"/>
        <w:rPr>
          <w:rFonts w:hint="cs"/>
          <w:rtl/>
        </w:rPr>
      </w:pPr>
      <w:r>
        <w:rPr>
          <w:rFonts w:hint="cs"/>
          <w:rtl/>
        </w:rPr>
        <w:t>לבטל</w:t>
      </w:r>
      <w:r>
        <w:rPr>
          <w:rFonts w:hint="cs"/>
          <w:rtl/>
        </w:rPr>
        <w:t xml:space="preserve"> מענקים ובאותה נשימה </w:t>
      </w:r>
      <w:r>
        <w:rPr>
          <w:rtl/>
        </w:rPr>
        <w:t>–</w:t>
      </w:r>
      <w:r>
        <w:rPr>
          <w:rFonts w:hint="cs"/>
          <w:rtl/>
        </w:rPr>
        <w:t xml:space="preserve"> בדוח מבקר המדינה בעמוד 400 - - -</w:t>
      </w:r>
    </w:p>
    <w:p w14:paraId="479665B3" w14:textId="77777777" w:rsidR="00000000" w:rsidRDefault="007C71EE">
      <w:pPr>
        <w:pStyle w:val="a"/>
        <w:rPr>
          <w:rFonts w:hint="cs"/>
          <w:rtl/>
        </w:rPr>
      </w:pPr>
    </w:p>
    <w:p w14:paraId="6FC8528D" w14:textId="77777777" w:rsidR="00000000" w:rsidRDefault="007C71EE">
      <w:pPr>
        <w:pStyle w:val="ad"/>
        <w:rPr>
          <w:rtl/>
        </w:rPr>
      </w:pPr>
      <w:r>
        <w:rPr>
          <w:rFonts w:hint="eastAsia"/>
          <w:rtl/>
        </w:rPr>
        <w:t>היו</w:t>
      </w:r>
      <w:r>
        <w:rPr>
          <w:rtl/>
        </w:rPr>
        <w:t>"ר נסים דהן:</w:t>
      </w:r>
    </w:p>
    <w:p w14:paraId="7313D2D8" w14:textId="77777777" w:rsidR="00000000" w:rsidRDefault="007C71EE">
      <w:pPr>
        <w:pStyle w:val="a"/>
        <w:rPr>
          <w:rFonts w:hint="cs"/>
          <w:rtl/>
        </w:rPr>
      </w:pPr>
    </w:p>
    <w:p w14:paraId="5A8CB0C3" w14:textId="77777777" w:rsidR="00000000" w:rsidRDefault="007C71EE">
      <w:pPr>
        <w:pStyle w:val="a"/>
        <w:rPr>
          <w:rFonts w:hint="cs"/>
          <w:rtl/>
        </w:rPr>
      </w:pPr>
      <w:r>
        <w:rPr>
          <w:rFonts w:hint="cs"/>
          <w:rtl/>
        </w:rPr>
        <w:t>חבר הכנסת דני יתום מכיר כמה חברי קואליציה שנולדו גדולים.</w:t>
      </w:r>
    </w:p>
    <w:p w14:paraId="62661243" w14:textId="77777777" w:rsidR="00000000" w:rsidRDefault="007C71EE">
      <w:pPr>
        <w:pStyle w:val="a"/>
        <w:rPr>
          <w:rFonts w:hint="cs"/>
          <w:rtl/>
        </w:rPr>
      </w:pPr>
    </w:p>
    <w:p w14:paraId="00D783FD" w14:textId="77777777" w:rsidR="00000000" w:rsidRDefault="007C71EE">
      <w:pPr>
        <w:pStyle w:val="ac"/>
        <w:rPr>
          <w:rtl/>
        </w:rPr>
      </w:pPr>
      <w:bookmarkStart w:id="989" w:name="FS000001045T27_05_2003_11_48_10"/>
      <w:r>
        <w:rPr>
          <w:rFonts w:hint="eastAsia"/>
          <w:rtl/>
        </w:rPr>
        <w:t>דני</w:t>
      </w:r>
      <w:r>
        <w:rPr>
          <w:rtl/>
        </w:rPr>
        <w:t xml:space="preserve"> יתום (העבודה-מימד):</w:t>
      </w:r>
    </w:p>
    <w:p w14:paraId="66EF26BF" w14:textId="77777777" w:rsidR="00000000" w:rsidRDefault="007C71EE">
      <w:pPr>
        <w:pStyle w:val="a"/>
        <w:rPr>
          <w:rFonts w:hint="cs"/>
          <w:rtl/>
        </w:rPr>
      </w:pPr>
    </w:p>
    <w:bookmarkEnd w:id="989"/>
    <w:p w14:paraId="7FAE632C" w14:textId="77777777" w:rsidR="00000000" w:rsidRDefault="007C71EE">
      <w:pPr>
        <w:pStyle w:val="a"/>
        <w:rPr>
          <w:rFonts w:hint="cs"/>
          <w:rtl/>
        </w:rPr>
      </w:pPr>
      <w:r>
        <w:rPr>
          <w:rFonts w:hint="cs"/>
          <w:rtl/>
        </w:rPr>
        <w:t>לא היו זקוקים להטבות שניתנו בעבר לזוגות צעירים. לא היו זקוקים, לכן נותנים ידם לכך שזה יבוטל היום.</w:t>
      </w:r>
    </w:p>
    <w:p w14:paraId="601F88F7" w14:textId="77777777" w:rsidR="00000000" w:rsidRDefault="007C71EE">
      <w:pPr>
        <w:pStyle w:val="a"/>
        <w:rPr>
          <w:rFonts w:hint="cs"/>
          <w:rtl/>
        </w:rPr>
      </w:pPr>
    </w:p>
    <w:p w14:paraId="34D660D8" w14:textId="77777777" w:rsidR="00000000" w:rsidRDefault="007C71EE">
      <w:pPr>
        <w:pStyle w:val="SpeakerCon"/>
        <w:rPr>
          <w:rtl/>
        </w:rPr>
      </w:pPr>
      <w:r>
        <w:rPr>
          <w:rFonts w:hint="eastAsia"/>
          <w:rtl/>
        </w:rPr>
        <w:t>יצחק</w:t>
      </w:r>
      <w:r>
        <w:rPr>
          <w:rtl/>
        </w:rPr>
        <w:t xml:space="preserve"> כהן (ש"ס):</w:t>
      </w:r>
    </w:p>
    <w:p w14:paraId="1F4E14A3" w14:textId="77777777" w:rsidR="00000000" w:rsidRDefault="007C71EE">
      <w:pPr>
        <w:pStyle w:val="a"/>
        <w:rPr>
          <w:rFonts w:hint="cs"/>
          <w:rtl/>
        </w:rPr>
      </w:pPr>
    </w:p>
    <w:p w14:paraId="117A86B6" w14:textId="77777777" w:rsidR="00000000" w:rsidRDefault="007C71EE">
      <w:pPr>
        <w:pStyle w:val="a"/>
        <w:rPr>
          <w:rFonts w:hint="cs"/>
          <w:rtl/>
        </w:rPr>
      </w:pPr>
      <w:r>
        <w:rPr>
          <w:rFonts w:hint="cs"/>
          <w:rtl/>
        </w:rPr>
        <w:t>זה לא בעבר, זה בהווה. ביטלו להם את זה בהווה.</w:t>
      </w:r>
    </w:p>
    <w:p w14:paraId="248EB143" w14:textId="77777777" w:rsidR="00000000" w:rsidRDefault="007C71EE">
      <w:pPr>
        <w:pStyle w:val="a"/>
        <w:rPr>
          <w:rFonts w:hint="cs"/>
          <w:rtl/>
        </w:rPr>
      </w:pPr>
    </w:p>
    <w:p w14:paraId="11331336" w14:textId="77777777" w:rsidR="00000000" w:rsidRDefault="007C71EE">
      <w:pPr>
        <w:pStyle w:val="ad"/>
        <w:rPr>
          <w:rtl/>
        </w:rPr>
      </w:pPr>
      <w:r>
        <w:rPr>
          <w:rtl/>
        </w:rPr>
        <w:t>היו"ר נסים דהן:</w:t>
      </w:r>
    </w:p>
    <w:p w14:paraId="6F74B71C" w14:textId="77777777" w:rsidR="00000000" w:rsidRDefault="007C71EE">
      <w:pPr>
        <w:pStyle w:val="a"/>
        <w:rPr>
          <w:rtl/>
        </w:rPr>
      </w:pPr>
    </w:p>
    <w:p w14:paraId="6BA1ABB9" w14:textId="77777777" w:rsidR="00000000" w:rsidRDefault="007C71EE">
      <w:pPr>
        <w:pStyle w:val="a"/>
        <w:rPr>
          <w:rFonts w:hint="cs"/>
          <w:rtl/>
        </w:rPr>
      </w:pPr>
      <w:r>
        <w:rPr>
          <w:rFonts w:hint="cs"/>
          <w:rtl/>
        </w:rPr>
        <w:t>אז הם לא יודעים את הערך.</w:t>
      </w:r>
    </w:p>
    <w:p w14:paraId="3445D078" w14:textId="77777777" w:rsidR="00000000" w:rsidRDefault="007C71EE">
      <w:pPr>
        <w:pStyle w:val="a"/>
        <w:rPr>
          <w:rFonts w:hint="cs"/>
          <w:rtl/>
        </w:rPr>
      </w:pPr>
    </w:p>
    <w:p w14:paraId="755B5399" w14:textId="77777777" w:rsidR="00000000" w:rsidRDefault="007C71EE">
      <w:pPr>
        <w:pStyle w:val="SpeakerCon"/>
        <w:rPr>
          <w:rtl/>
        </w:rPr>
      </w:pPr>
      <w:bookmarkStart w:id="990" w:name="FS000000580T27_05_2003_11_50_49"/>
      <w:bookmarkEnd w:id="990"/>
      <w:r>
        <w:rPr>
          <w:rFonts w:hint="eastAsia"/>
          <w:rtl/>
        </w:rPr>
        <w:t>יצחק</w:t>
      </w:r>
      <w:r>
        <w:rPr>
          <w:rtl/>
        </w:rPr>
        <w:t xml:space="preserve"> כהן (ש"ס):</w:t>
      </w:r>
    </w:p>
    <w:p w14:paraId="4BA303C6" w14:textId="77777777" w:rsidR="00000000" w:rsidRDefault="007C71EE">
      <w:pPr>
        <w:pStyle w:val="a"/>
        <w:rPr>
          <w:rFonts w:hint="cs"/>
          <w:rtl/>
        </w:rPr>
      </w:pPr>
    </w:p>
    <w:p w14:paraId="47D4B20C" w14:textId="77777777" w:rsidR="00000000" w:rsidRDefault="007C71EE">
      <w:pPr>
        <w:pStyle w:val="a"/>
        <w:rPr>
          <w:rFonts w:hint="cs"/>
          <w:rtl/>
        </w:rPr>
      </w:pPr>
      <w:r>
        <w:rPr>
          <w:rFonts w:hint="cs"/>
          <w:rtl/>
        </w:rPr>
        <w:t>כך כותב מבקר המדינה בדוח השנתי 53ב, עמוד 400 - הוא מעלה את ההסכם המושחת בדבר רכישת דירות לסוכנות היהודית בידי הממשלה. הממשלה קיבלה הח</w:t>
      </w:r>
      <w:r>
        <w:rPr>
          <w:rFonts w:hint="cs"/>
          <w:rtl/>
        </w:rPr>
        <w:t xml:space="preserve">לטות אחדות שעניינן מכירת דירות לשיכון הציבורי למתגוררים בהן בהנחות גדולות. המטרה היתה, בין היתר, להיטיב עם הדיירים הוותיקים בשיכון הציבורי ולהופכם לבעלי דירות משלהם. הממשלה קבעה, בין השאר, שהתמורה שתתקבל תשמש למימון רכישת דירות לנזקקים; בפועל </w:t>
      </w:r>
      <w:r>
        <w:rPr>
          <w:rtl/>
        </w:rPr>
        <w:t>–</w:t>
      </w:r>
      <w:r>
        <w:rPr>
          <w:rFonts w:hint="cs"/>
          <w:rtl/>
        </w:rPr>
        <w:t xml:space="preserve"> מטרה זו לא </w:t>
      </w:r>
      <w:r>
        <w:rPr>
          <w:rFonts w:hint="cs"/>
          <w:rtl/>
        </w:rPr>
        <w:t xml:space="preserve"> הושגה. למרבה הפלא, פתאום, למי עומדים להעביר 2.5 מיליארדי שקל מהמבצע הזה? לסוכנות. מישהו חלם בסוכנות שיהיה חוק הדיור הציבורי ושיקבלו 2.5 מיליארדי שקל, כשבאותה נשימה מבטלים 800 מיליון ש"ח מענקים לעניים, לחיילים משוחררים, לזוגות צעירים, שזה היה הסיכוי היחיד </w:t>
      </w:r>
      <w:r>
        <w:rPr>
          <w:rFonts w:hint="cs"/>
          <w:rtl/>
        </w:rPr>
        <w:t xml:space="preserve">שלהם לרכוש דירה? </w:t>
      </w:r>
    </w:p>
    <w:p w14:paraId="45BF5E82" w14:textId="77777777" w:rsidR="00000000" w:rsidRDefault="007C71EE">
      <w:pPr>
        <w:pStyle w:val="a"/>
        <w:rPr>
          <w:rFonts w:hint="cs"/>
          <w:rtl/>
        </w:rPr>
      </w:pPr>
    </w:p>
    <w:p w14:paraId="59998D7F" w14:textId="77777777" w:rsidR="00000000" w:rsidRDefault="007C71EE">
      <w:pPr>
        <w:pStyle w:val="a"/>
        <w:rPr>
          <w:rFonts w:hint="cs"/>
          <w:rtl/>
        </w:rPr>
      </w:pPr>
      <w:r>
        <w:rPr>
          <w:rFonts w:hint="cs"/>
          <w:rtl/>
        </w:rPr>
        <w:t xml:space="preserve">לדעתי, זה דוח חמור מאוד, שדורש  גם חקירת גורמים מוסמכים יותר. כך הוא כותב ומעיר, כי אומנם הסכומים הכלולים בהסכם, שמהם נגזר הסבסוד, נקבעו בהסכמה בין הממשלה לבין הסוכנות. תחשיב שנכלל בהודעות הסוכנות התבסס על סקר שאחת מהנחותיו היתה, שמדובר </w:t>
      </w:r>
      <w:r>
        <w:rPr>
          <w:rFonts w:hint="cs"/>
          <w:rtl/>
        </w:rPr>
        <w:t xml:space="preserve">בדירות הנמכרות ממוכר מרצון לקונה מרצון. אולם לא הובא בחשבון שדירות הסוכנות היו תפוסות, ולא היה זה מעשי לפנותן מדייריהן. לכן שוויין היה עשוי להיות נמוך בעשרות אחוזים מהסכומים שמתקבלים בעדן </w:t>
      </w:r>
      <w:r>
        <w:rPr>
          <w:rtl/>
        </w:rPr>
        <w:t>–</w:t>
      </w:r>
      <w:r>
        <w:rPr>
          <w:rFonts w:hint="cs"/>
          <w:rtl/>
        </w:rPr>
        <w:t xml:space="preserve"> הן לא הוצעו בשוק החופשי. מישהו פה ניצל הזדמנות, קפץ על ההזדמנות הז</w:t>
      </w:r>
      <w:r>
        <w:rPr>
          <w:rFonts w:hint="cs"/>
          <w:rtl/>
        </w:rPr>
        <w:t xml:space="preserve">את, עשה הסכם </w:t>
      </w:r>
      <w:r>
        <w:rPr>
          <w:rtl/>
        </w:rPr>
        <w:t>–</w:t>
      </w:r>
      <w:r>
        <w:rPr>
          <w:rFonts w:hint="cs"/>
          <w:rtl/>
        </w:rPr>
        <w:t xml:space="preserve"> לא אלאה אתכם בכל דוח מבקר המדינה, והעביר 2.5 מיליארדי שקל לסוכנות. זו  נקודה אחת.</w:t>
      </w:r>
    </w:p>
    <w:p w14:paraId="72D62D08" w14:textId="77777777" w:rsidR="00000000" w:rsidRDefault="007C71EE">
      <w:pPr>
        <w:pStyle w:val="a"/>
        <w:rPr>
          <w:rFonts w:hint="cs"/>
          <w:rtl/>
        </w:rPr>
      </w:pPr>
    </w:p>
    <w:p w14:paraId="1D8A7B54" w14:textId="77777777" w:rsidR="00000000" w:rsidRDefault="007C71EE">
      <w:pPr>
        <w:pStyle w:val="a"/>
        <w:rPr>
          <w:rFonts w:hint="cs"/>
          <w:rtl/>
        </w:rPr>
      </w:pPr>
      <w:r>
        <w:rPr>
          <w:rFonts w:hint="cs"/>
          <w:rtl/>
        </w:rPr>
        <w:t xml:space="preserve">נקודה שנייה </w:t>
      </w:r>
      <w:r>
        <w:rPr>
          <w:rtl/>
        </w:rPr>
        <w:t>–</w:t>
      </w:r>
      <w:r>
        <w:rPr>
          <w:rFonts w:hint="cs"/>
          <w:rtl/>
        </w:rPr>
        <w:t xml:space="preserve"> הנחות מס ביישובים. לא יעלה על הדעת שמבטלים הנחת מס ביישובים בערבה ונותנים </w:t>
      </w:r>
      <w:r>
        <w:rPr>
          <w:rtl/>
        </w:rPr>
        <w:t>–</w:t>
      </w:r>
      <w:r>
        <w:rPr>
          <w:rFonts w:hint="cs"/>
          <w:rtl/>
        </w:rPr>
        <w:t xml:space="preserve"> למי? לכפר-ורדים. תושבי כפר-ורדים המיליארדרים צריכים 13.5% הנחה במס. </w:t>
      </w:r>
      <w:r>
        <w:rPr>
          <w:rFonts w:hint="cs"/>
          <w:rtl/>
        </w:rPr>
        <w:t xml:space="preserve">למה? </w:t>
      </w:r>
    </w:p>
    <w:p w14:paraId="64A9FCE3" w14:textId="77777777" w:rsidR="00000000" w:rsidRDefault="007C71EE">
      <w:pPr>
        <w:pStyle w:val="a"/>
        <w:rPr>
          <w:rFonts w:hint="cs"/>
          <w:rtl/>
        </w:rPr>
      </w:pPr>
    </w:p>
    <w:p w14:paraId="68577338" w14:textId="77777777" w:rsidR="00000000" w:rsidRDefault="007C71EE">
      <w:pPr>
        <w:pStyle w:val="ac"/>
        <w:rPr>
          <w:rtl/>
        </w:rPr>
      </w:pPr>
      <w:r>
        <w:rPr>
          <w:rFonts w:hint="eastAsia"/>
          <w:rtl/>
        </w:rPr>
        <w:t>מתן</w:t>
      </w:r>
      <w:r>
        <w:rPr>
          <w:rtl/>
        </w:rPr>
        <w:t xml:space="preserve"> וילנאי (העבודה-מימד):</w:t>
      </w:r>
    </w:p>
    <w:p w14:paraId="7DEC149D" w14:textId="77777777" w:rsidR="00000000" w:rsidRDefault="007C71EE">
      <w:pPr>
        <w:pStyle w:val="a"/>
        <w:ind w:firstLine="0"/>
        <w:rPr>
          <w:rFonts w:hint="cs"/>
          <w:rtl/>
        </w:rPr>
      </w:pPr>
    </w:p>
    <w:p w14:paraId="64DFD31A" w14:textId="77777777" w:rsidR="00000000" w:rsidRDefault="007C71EE">
      <w:pPr>
        <w:pStyle w:val="a"/>
        <w:rPr>
          <w:rFonts w:hint="cs"/>
          <w:rtl/>
        </w:rPr>
      </w:pPr>
      <w:r>
        <w:rPr>
          <w:rFonts w:hint="cs"/>
          <w:rtl/>
        </w:rPr>
        <w:t>אחרי זה אומרים שחסר כסף.</w:t>
      </w:r>
    </w:p>
    <w:p w14:paraId="79B28740" w14:textId="77777777" w:rsidR="00000000" w:rsidRDefault="007C71EE">
      <w:pPr>
        <w:pStyle w:val="a"/>
        <w:rPr>
          <w:rFonts w:hint="cs"/>
          <w:rtl/>
        </w:rPr>
      </w:pPr>
    </w:p>
    <w:p w14:paraId="50FB974A" w14:textId="77777777" w:rsidR="00000000" w:rsidRDefault="007C71EE">
      <w:pPr>
        <w:pStyle w:val="ac"/>
        <w:rPr>
          <w:rtl/>
        </w:rPr>
      </w:pPr>
      <w:r>
        <w:rPr>
          <w:rFonts w:hint="eastAsia"/>
          <w:rtl/>
        </w:rPr>
        <w:t>יצחק</w:t>
      </w:r>
      <w:r>
        <w:rPr>
          <w:rtl/>
        </w:rPr>
        <w:t xml:space="preserve"> כהן (ש"ס):</w:t>
      </w:r>
    </w:p>
    <w:p w14:paraId="5EE7C13B" w14:textId="77777777" w:rsidR="00000000" w:rsidRDefault="007C71EE">
      <w:pPr>
        <w:pStyle w:val="a"/>
        <w:rPr>
          <w:rFonts w:hint="cs"/>
          <w:rtl/>
        </w:rPr>
      </w:pPr>
    </w:p>
    <w:p w14:paraId="7BECDBFB" w14:textId="77777777" w:rsidR="00000000" w:rsidRDefault="007C71EE">
      <w:pPr>
        <w:pStyle w:val="a"/>
        <w:rPr>
          <w:rFonts w:hint="cs"/>
          <w:rtl/>
        </w:rPr>
      </w:pPr>
      <w:r>
        <w:rPr>
          <w:rFonts w:hint="cs"/>
          <w:rtl/>
        </w:rPr>
        <w:t xml:space="preserve">לערבה זה אפס, ולכפר-ורדים זה 13.5%. למה? </w:t>
      </w:r>
    </w:p>
    <w:p w14:paraId="48C02D6F" w14:textId="77777777" w:rsidR="00000000" w:rsidRDefault="007C71EE">
      <w:pPr>
        <w:pStyle w:val="a"/>
        <w:rPr>
          <w:rFonts w:hint="cs"/>
          <w:rtl/>
        </w:rPr>
      </w:pPr>
    </w:p>
    <w:p w14:paraId="0F9BE1E8" w14:textId="77777777" w:rsidR="00000000" w:rsidRDefault="007C71EE">
      <w:pPr>
        <w:pStyle w:val="ac"/>
        <w:rPr>
          <w:rtl/>
        </w:rPr>
      </w:pPr>
      <w:r>
        <w:rPr>
          <w:rFonts w:hint="eastAsia"/>
          <w:rtl/>
        </w:rPr>
        <w:t>יעקב</w:t>
      </w:r>
      <w:r>
        <w:rPr>
          <w:rtl/>
        </w:rPr>
        <w:t xml:space="preserve"> מרגי (ש"ס):</w:t>
      </w:r>
    </w:p>
    <w:p w14:paraId="6A3627F1" w14:textId="77777777" w:rsidR="00000000" w:rsidRDefault="007C71EE">
      <w:pPr>
        <w:pStyle w:val="a"/>
        <w:rPr>
          <w:rFonts w:hint="cs"/>
          <w:rtl/>
        </w:rPr>
      </w:pPr>
    </w:p>
    <w:p w14:paraId="3AA73E44" w14:textId="77777777" w:rsidR="00000000" w:rsidRDefault="007C71EE">
      <w:pPr>
        <w:pStyle w:val="a"/>
        <w:rPr>
          <w:rFonts w:hint="cs"/>
          <w:rtl/>
        </w:rPr>
      </w:pPr>
      <w:r>
        <w:rPr>
          <w:rFonts w:hint="cs"/>
          <w:rtl/>
        </w:rPr>
        <w:t>זה אחרי קריית-גת.</w:t>
      </w:r>
    </w:p>
    <w:p w14:paraId="3D0C77E4" w14:textId="77777777" w:rsidR="00000000" w:rsidRDefault="007C71EE">
      <w:pPr>
        <w:pStyle w:val="a"/>
        <w:rPr>
          <w:rFonts w:hint="cs"/>
          <w:rtl/>
        </w:rPr>
      </w:pPr>
    </w:p>
    <w:p w14:paraId="226040B8" w14:textId="77777777" w:rsidR="00000000" w:rsidRDefault="007C71EE">
      <w:pPr>
        <w:pStyle w:val="SpeakerCon"/>
        <w:rPr>
          <w:rtl/>
        </w:rPr>
      </w:pPr>
      <w:r>
        <w:rPr>
          <w:rFonts w:hint="eastAsia"/>
          <w:rtl/>
        </w:rPr>
        <w:t>יצחק</w:t>
      </w:r>
      <w:r>
        <w:rPr>
          <w:rtl/>
        </w:rPr>
        <w:t xml:space="preserve"> כהן (ש"ס):</w:t>
      </w:r>
    </w:p>
    <w:p w14:paraId="619F92FB" w14:textId="77777777" w:rsidR="00000000" w:rsidRDefault="007C71EE">
      <w:pPr>
        <w:pStyle w:val="a"/>
        <w:ind w:firstLine="0"/>
        <w:rPr>
          <w:rFonts w:hint="cs"/>
          <w:rtl/>
        </w:rPr>
      </w:pPr>
    </w:p>
    <w:p w14:paraId="41D6939B" w14:textId="77777777" w:rsidR="00000000" w:rsidRDefault="007C71EE">
      <w:pPr>
        <w:pStyle w:val="a"/>
        <w:rPr>
          <w:rFonts w:hint="cs"/>
          <w:rtl/>
        </w:rPr>
      </w:pPr>
      <w:r>
        <w:rPr>
          <w:rFonts w:hint="cs"/>
          <w:rtl/>
        </w:rPr>
        <w:t xml:space="preserve">על זה נאמר: בשביל זה יש חברים. </w:t>
      </w:r>
    </w:p>
    <w:p w14:paraId="5FE974C7" w14:textId="77777777" w:rsidR="00000000" w:rsidRDefault="007C71EE">
      <w:pPr>
        <w:pStyle w:val="a"/>
        <w:rPr>
          <w:rFonts w:hint="cs"/>
          <w:rtl/>
        </w:rPr>
      </w:pPr>
    </w:p>
    <w:p w14:paraId="1A31DD79" w14:textId="77777777" w:rsidR="00000000" w:rsidRDefault="007C71EE">
      <w:pPr>
        <w:pStyle w:val="a"/>
        <w:rPr>
          <w:rFonts w:hint="cs"/>
          <w:rtl/>
        </w:rPr>
      </w:pPr>
      <w:r>
        <w:rPr>
          <w:rFonts w:hint="cs"/>
          <w:rtl/>
        </w:rPr>
        <w:t xml:space="preserve">אבטלה </w:t>
      </w:r>
      <w:r>
        <w:rPr>
          <w:rtl/>
        </w:rPr>
        <w:t>–</w:t>
      </w:r>
      <w:r>
        <w:rPr>
          <w:rFonts w:hint="cs"/>
          <w:rtl/>
        </w:rPr>
        <w:t xml:space="preserve"> כל בר בי רב, כל ילד יודע, שכל עובד זר אחד</w:t>
      </w:r>
      <w:r>
        <w:rPr>
          <w:rFonts w:hint="cs"/>
          <w:rtl/>
        </w:rPr>
        <w:t xml:space="preserve"> שווה שני ישראלים מובטלים. בשביל מה לעשות כל מיני תוכניות </w:t>
      </w:r>
      <w:r>
        <w:rPr>
          <w:rtl/>
        </w:rPr>
        <w:t>–</w:t>
      </w:r>
      <w:r>
        <w:rPr>
          <w:rFonts w:hint="cs"/>
          <w:rtl/>
        </w:rPr>
        <w:t xml:space="preserve"> ויסקונסין - כל מיני תוכניות מסובכות? 300,000 עובדים זרים, זו בעיית האבטלה של עם ישראל. אז מה עושים כולם? מדברים על זה ולא עושים שום דבר. עד כדי כך מגיע האבסורד </w:t>
      </w:r>
      <w:r>
        <w:rPr>
          <w:rtl/>
        </w:rPr>
        <w:t>–</w:t>
      </w:r>
      <w:r>
        <w:rPr>
          <w:rFonts w:hint="cs"/>
          <w:rtl/>
        </w:rPr>
        <w:t xml:space="preserve"> אולי לא הוא, אלא הבנים שלו </w:t>
      </w:r>
      <w:r>
        <w:rPr>
          <w:rtl/>
        </w:rPr>
        <w:t>–</w:t>
      </w:r>
      <w:r>
        <w:rPr>
          <w:rFonts w:hint="cs"/>
          <w:rtl/>
        </w:rPr>
        <w:t xml:space="preserve"> בחווה</w:t>
      </w:r>
      <w:r>
        <w:rPr>
          <w:rFonts w:hint="cs"/>
          <w:rtl/>
        </w:rPr>
        <w:t xml:space="preserve"> שלו מועסקים עובדים זרים. כאשר מעבר לגבעה בשדרות יש לפחות 100 מובטלים שהיו מוכנים לעבוד בחווה שלו. צביעות. </w:t>
      </w:r>
    </w:p>
    <w:p w14:paraId="060A2302" w14:textId="77777777" w:rsidR="00000000" w:rsidRDefault="007C71EE">
      <w:pPr>
        <w:pStyle w:val="a"/>
        <w:rPr>
          <w:rFonts w:hint="cs"/>
          <w:rtl/>
        </w:rPr>
      </w:pPr>
    </w:p>
    <w:p w14:paraId="4DEDB21B" w14:textId="77777777" w:rsidR="00000000" w:rsidRDefault="007C71EE">
      <w:pPr>
        <w:pStyle w:val="a"/>
        <w:rPr>
          <w:rFonts w:hint="cs"/>
          <w:rtl/>
        </w:rPr>
      </w:pPr>
      <w:r>
        <w:rPr>
          <w:rFonts w:hint="cs"/>
          <w:rtl/>
        </w:rPr>
        <w:t xml:space="preserve">איחוד רשויות </w:t>
      </w:r>
      <w:r>
        <w:rPr>
          <w:rtl/>
        </w:rPr>
        <w:t>–</w:t>
      </w:r>
      <w:r>
        <w:rPr>
          <w:rFonts w:hint="cs"/>
          <w:rtl/>
        </w:rPr>
        <w:t xml:space="preserve"> לכאורה זה היה צריך להיות רעיון מצוין, זה דבר טוב, דבר חשוב, אבל מה? כשמניחים את התוכנית על שולחן  חברי הכנסת, רואים שכפר-ורדים לא מת</w:t>
      </w:r>
      <w:r>
        <w:rPr>
          <w:rFonts w:hint="cs"/>
          <w:rtl/>
        </w:rPr>
        <w:t>אחדת עם מעלות-תרשיחא; סביון לא מתאחדת עם אור-יהודה; עומר לא מתאחדת עם באר-שבע, וקראנו למה, מדוע. אומר שר בכיר משינוי: זו לא אינטגרציה. הוא מנסה לעטוף את הגזענות במלים: זה איחוד כספי, איחוד כלכלי. אם נאחד את עומר עם באר-שבע, נהרוס את עומר. אם נאחד את כפר-ור</w:t>
      </w:r>
      <w:r>
        <w:rPr>
          <w:rFonts w:hint="cs"/>
          <w:rtl/>
        </w:rPr>
        <w:t>דים עם מעלות-תרשיחא, האופי והמבנה של כפר-ורדים ישתנה; אם חלילה נאחד את נווה-מונוסון ואת סביון עם אור-יהודה - זה לא מתאחד, זה כמו חמצן ושמן, זו תרכובת שלא מתאחדת.</w:t>
      </w:r>
    </w:p>
    <w:p w14:paraId="32D6A05C" w14:textId="77777777" w:rsidR="00000000" w:rsidRDefault="007C71EE">
      <w:pPr>
        <w:pStyle w:val="a"/>
        <w:rPr>
          <w:rFonts w:hint="cs"/>
          <w:rtl/>
        </w:rPr>
      </w:pPr>
    </w:p>
    <w:p w14:paraId="6ED2A822" w14:textId="77777777" w:rsidR="00000000" w:rsidRDefault="007C71EE">
      <w:pPr>
        <w:pStyle w:val="ac"/>
        <w:rPr>
          <w:rtl/>
        </w:rPr>
      </w:pPr>
      <w:r>
        <w:rPr>
          <w:rFonts w:hint="eastAsia"/>
          <w:rtl/>
        </w:rPr>
        <w:t>דני</w:t>
      </w:r>
      <w:r>
        <w:rPr>
          <w:rtl/>
        </w:rPr>
        <w:t xml:space="preserve"> יתום (העבודה-מימד):</w:t>
      </w:r>
    </w:p>
    <w:p w14:paraId="228921D4" w14:textId="77777777" w:rsidR="00000000" w:rsidRDefault="007C71EE">
      <w:pPr>
        <w:pStyle w:val="a"/>
        <w:rPr>
          <w:rFonts w:hint="cs"/>
          <w:rtl/>
        </w:rPr>
      </w:pPr>
    </w:p>
    <w:p w14:paraId="01E39710" w14:textId="77777777" w:rsidR="00000000" w:rsidRDefault="007C71EE">
      <w:pPr>
        <w:pStyle w:val="a"/>
        <w:rPr>
          <w:rFonts w:hint="cs"/>
          <w:rtl/>
        </w:rPr>
      </w:pPr>
      <w:r>
        <w:rPr>
          <w:rFonts w:hint="cs"/>
          <w:rtl/>
        </w:rPr>
        <w:t>מים ושמן.</w:t>
      </w:r>
    </w:p>
    <w:p w14:paraId="1326FA83" w14:textId="77777777" w:rsidR="00000000" w:rsidRDefault="007C71EE">
      <w:pPr>
        <w:pStyle w:val="a"/>
        <w:rPr>
          <w:rFonts w:hint="cs"/>
          <w:rtl/>
        </w:rPr>
      </w:pPr>
    </w:p>
    <w:p w14:paraId="596521D2" w14:textId="77777777" w:rsidR="00000000" w:rsidRDefault="007C71EE">
      <w:pPr>
        <w:pStyle w:val="SpeakerCon"/>
        <w:rPr>
          <w:rtl/>
        </w:rPr>
      </w:pPr>
      <w:r>
        <w:rPr>
          <w:rFonts w:hint="eastAsia"/>
          <w:rtl/>
        </w:rPr>
        <w:t>יצחק</w:t>
      </w:r>
      <w:r>
        <w:rPr>
          <w:rtl/>
        </w:rPr>
        <w:t xml:space="preserve"> כהן (ש"ס):</w:t>
      </w:r>
    </w:p>
    <w:p w14:paraId="17CF68E8" w14:textId="77777777" w:rsidR="00000000" w:rsidRDefault="007C71EE">
      <w:pPr>
        <w:pStyle w:val="a"/>
        <w:rPr>
          <w:rFonts w:hint="cs"/>
          <w:rtl/>
        </w:rPr>
      </w:pPr>
    </w:p>
    <w:p w14:paraId="0AF84A2D" w14:textId="77777777" w:rsidR="00000000" w:rsidRDefault="007C71EE">
      <w:pPr>
        <w:pStyle w:val="a"/>
        <w:rPr>
          <w:rFonts w:hint="cs"/>
          <w:rtl/>
        </w:rPr>
      </w:pPr>
      <w:r>
        <w:rPr>
          <w:rFonts w:hint="cs"/>
          <w:rtl/>
        </w:rPr>
        <w:t>חמצן ושמן, זה פיצוץ כשהם נפגשים. זו גזענ</w:t>
      </w:r>
      <w:r>
        <w:rPr>
          <w:rFonts w:hint="cs"/>
          <w:rtl/>
        </w:rPr>
        <w:t>ות.</w:t>
      </w:r>
    </w:p>
    <w:p w14:paraId="7242552B" w14:textId="77777777" w:rsidR="00000000" w:rsidRDefault="007C71EE">
      <w:pPr>
        <w:pStyle w:val="a"/>
        <w:rPr>
          <w:rFonts w:hint="cs"/>
          <w:rtl/>
        </w:rPr>
      </w:pPr>
    </w:p>
    <w:p w14:paraId="75CA54FE" w14:textId="77777777" w:rsidR="00000000" w:rsidRDefault="007C71EE">
      <w:pPr>
        <w:pStyle w:val="a"/>
        <w:rPr>
          <w:rFonts w:hint="cs"/>
          <w:rtl/>
        </w:rPr>
      </w:pPr>
      <w:r>
        <w:rPr>
          <w:rFonts w:hint="cs"/>
          <w:rtl/>
        </w:rPr>
        <w:t xml:space="preserve">נושא הפנסיה </w:t>
      </w:r>
      <w:r>
        <w:rPr>
          <w:rtl/>
        </w:rPr>
        <w:t>–</w:t>
      </w:r>
      <w:r>
        <w:rPr>
          <w:rFonts w:hint="cs"/>
          <w:rtl/>
        </w:rPr>
        <w:t xml:space="preserve"> זו תוכנית לא של הקדנציה הזאת, אלא של הקדנציה שעברה. זו תוכנית שביסודה באה להציל מיליון וחצי בעלי חשבונות בקרנות הפנסיה, שקרנות הפנסיה שלהם הגיעו לעבר פי-פחת. כמו שהממשלה נטלה אחריות במשבר הבנקים, היא היתה חייבת ליטול אחריות גם על קרנות ה</w:t>
      </w:r>
      <w:r>
        <w:rPr>
          <w:rFonts w:hint="cs"/>
          <w:rtl/>
        </w:rPr>
        <w:t xml:space="preserve">פנסיה, כי מדובר בכמעט מיליון אזרחים. מיליון וחצי בעלי חשבונות זה דבר ענק. מדובר על 140 מיליארד שקל גירעונות. אבל אני לא מכיר מודל כלכלי שמנתק בין סמכות לאחריות. אם נוטלים אחריות, נותנים באופן אוטומטי את הסמכות. אבל בדרך להטיל עוד מסים, בלי שום קשר לתוכנית </w:t>
      </w:r>
      <w:r>
        <w:rPr>
          <w:rFonts w:hint="cs"/>
          <w:rtl/>
        </w:rPr>
        <w:t xml:space="preserve">עצמה, להטיל מסים על העמיתים, על הפנסיונרים, להטיל מסים על קבוצה אחרת? פנסיה תקציבית - 2% זה מס. תקרא לזה איך שאתה רוצה, זה מס וזה הרסני, וזה לא קשור לתוכנית ההצלה של קרנות הפנסיה. </w:t>
      </w:r>
    </w:p>
    <w:p w14:paraId="6E2B9692" w14:textId="77777777" w:rsidR="00000000" w:rsidRDefault="007C71EE">
      <w:pPr>
        <w:pStyle w:val="a"/>
        <w:rPr>
          <w:rFonts w:hint="cs"/>
          <w:rtl/>
        </w:rPr>
      </w:pPr>
    </w:p>
    <w:p w14:paraId="193C5A73" w14:textId="77777777" w:rsidR="00000000" w:rsidRDefault="007C71EE">
      <w:pPr>
        <w:pStyle w:val="a"/>
        <w:rPr>
          <w:rFonts w:hint="cs"/>
          <w:rtl/>
        </w:rPr>
      </w:pPr>
      <w:r>
        <w:rPr>
          <w:rFonts w:hint="cs"/>
          <w:rtl/>
        </w:rPr>
        <w:t>לסיום, כפי שאמרתי, זו לא תוכנית כלכלית, זו תוכנית של ממשלה אטומה, שסימנה ל</w:t>
      </w:r>
      <w:r>
        <w:rPr>
          <w:rFonts w:hint="cs"/>
          <w:rtl/>
        </w:rPr>
        <w:t xml:space="preserve">ה </w:t>
      </w:r>
      <w:r>
        <w:rPr>
          <w:rtl/>
        </w:rPr>
        <w:t>–</w:t>
      </w:r>
      <w:r>
        <w:rPr>
          <w:rFonts w:hint="cs"/>
          <w:rtl/>
        </w:rPr>
        <w:t xml:space="preserve"> דני, תשמע טוב. בשואה האיומה באירופה נחרב עולם התורה, נשרפו ישיבות וראשי ישיבות. מנהיגי העם בעת הקמת המדינה הבינו שבארץ-ישראל, במרכזה, הדבר החשוב יותר זה להקים מחדש את עולם התורה, והשקיעו בזה. היתה זכות למדינה הזאת להחזיק את עולם התורה. באה הממשלה באופן</w:t>
      </w:r>
      <w:r>
        <w:rPr>
          <w:rFonts w:hint="cs"/>
          <w:rtl/>
        </w:rPr>
        <w:t xml:space="preserve"> מוזר עם יוסף  </w:t>
      </w:r>
      <w:r>
        <w:rPr>
          <w:rtl/>
        </w:rPr>
        <w:t>–</w:t>
      </w:r>
      <w:r>
        <w:rPr>
          <w:rFonts w:hint="cs"/>
          <w:rtl/>
        </w:rPr>
        <w:t xml:space="preserve"> זה היה אותו יהודי שנלחם בבית-המקדש, כשהרומאים פחדו להיכנס פנימה לקודש הקודשים. מצאו אחד בשם יוסי משיתא, שאמר: אני מוכן להיכנס. התנאי היה: מה שתוציא </w:t>
      </w:r>
      <w:r>
        <w:rPr>
          <w:rtl/>
        </w:rPr>
        <w:t>–</w:t>
      </w:r>
      <w:r>
        <w:rPr>
          <w:rFonts w:hint="cs"/>
          <w:rtl/>
        </w:rPr>
        <w:t xml:space="preserve"> שלך הוא. הוא נכנס לקודש הקודשים והוציא את המנורה. הרומאים ראו את יופיה של המנורה, ואמרו: </w:t>
      </w:r>
      <w:r>
        <w:rPr>
          <w:rFonts w:hint="cs"/>
          <w:rtl/>
        </w:rPr>
        <w:t>לא. זה מיקח טעות. תיכנס, תיקח משהו אחר, זה מיקח טעות. אז נפל לו האסימון. אחרי שהבין את החורבן שעשה נפל לו האסימון, ואמר, די לי שהכעסתי את מורי פעם אחת, והוא לא רצה להיכנס שוב. הם הרגו אותו. להרוס את קודש הקודשים? להחריב במודע את עולם התורה, לפגוע בכל מה שק</w:t>
      </w:r>
      <w:r>
        <w:rPr>
          <w:rFonts w:hint="cs"/>
          <w:rtl/>
        </w:rPr>
        <w:t>שור מסביב, גם המעטפת של עולם התורה; שלא ירכשו דירות, נפגע בקצבאות הילדים שלהם, נעשה הכול כדי להרוס את עולם התורה, זה לא ילך. היתה זכות למדינה להחזיק את עולם התורה, היום, חלילה וחס, היא הולכת לאבד את הזכות הזאת.</w:t>
      </w:r>
    </w:p>
    <w:p w14:paraId="3B66A78C" w14:textId="77777777" w:rsidR="00000000" w:rsidRDefault="007C71EE">
      <w:pPr>
        <w:pStyle w:val="a"/>
        <w:rPr>
          <w:rFonts w:hint="cs"/>
          <w:rtl/>
        </w:rPr>
      </w:pPr>
    </w:p>
    <w:p w14:paraId="6C36816B" w14:textId="77777777" w:rsidR="00000000" w:rsidRDefault="007C71EE">
      <w:pPr>
        <w:pStyle w:val="a"/>
        <w:rPr>
          <w:rFonts w:hint="cs"/>
          <w:rtl/>
        </w:rPr>
      </w:pPr>
      <w:r>
        <w:rPr>
          <w:rFonts w:hint="cs"/>
          <w:rtl/>
        </w:rPr>
        <w:t xml:space="preserve">אסיים כמו שמסיים הכוהן בברכת כוהנים: השקיפה </w:t>
      </w:r>
      <w:r>
        <w:rPr>
          <w:rFonts w:hint="cs"/>
          <w:rtl/>
        </w:rPr>
        <w:t xml:space="preserve">ממרום קודשך מהשמים וברך את עמך, את ישראל, את האדמה שנתת לנו כאשר נשבעת לאבותינו, ארץ זבת חלב ודבש. </w:t>
      </w:r>
    </w:p>
    <w:p w14:paraId="020FE4BB" w14:textId="77777777" w:rsidR="00000000" w:rsidRDefault="007C71EE">
      <w:pPr>
        <w:pStyle w:val="a"/>
        <w:rPr>
          <w:rFonts w:hint="cs"/>
          <w:rtl/>
        </w:rPr>
      </w:pPr>
    </w:p>
    <w:p w14:paraId="36C67AFA" w14:textId="77777777" w:rsidR="00000000" w:rsidRDefault="007C71EE">
      <w:pPr>
        <w:pStyle w:val="a"/>
        <w:rPr>
          <w:rFonts w:hint="cs"/>
          <w:rtl/>
        </w:rPr>
      </w:pPr>
      <w:r>
        <w:rPr>
          <w:rFonts w:hint="cs"/>
          <w:rtl/>
        </w:rPr>
        <w:t>לסיום, אני רוצה לומר לכולם, כל אלה שמאזינים לנו בבית, ומאזינים לנו כרגע מאות אלפים, שביום רביעי ב=16:30 תצא מ"בנייני האומה" תהלוכת מחאה נגד התוכנית הכלכלית</w:t>
      </w:r>
      <w:r>
        <w:rPr>
          <w:rFonts w:hint="cs"/>
          <w:rtl/>
        </w:rPr>
        <w:t>, ואני קורא לכל אזרחי המדינה להפגין נגד התוכנית הזאת, שפוגעת פגיעה אנושה בכל האוכלוסייה, מלבד אוכלוסייה אחת: שני העשירונים העליונים. תודה, אדוני.</w:t>
      </w:r>
    </w:p>
    <w:p w14:paraId="7768A6A1" w14:textId="77777777" w:rsidR="00000000" w:rsidRDefault="007C71EE">
      <w:pPr>
        <w:pStyle w:val="a"/>
        <w:rPr>
          <w:rFonts w:hint="cs"/>
          <w:rtl/>
        </w:rPr>
      </w:pPr>
    </w:p>
    <w:p w14:paraId="04CD6F38" w14:textId="77777777" w:rsidR="00000000" w:rsidRDefault="007C71EE">
      <w:pPr>
        <w:pStyle w:val="ad"/>
        <w:rPr>
          <w:rtl/>
        </w:rPr>
      </w:pPr>
      <w:r>
        <w:rPr>
          <w:rFonts w:hint="cs"/>
          <w:rtl/>
        </w:rPr>
        <w:t xml:space="preserve">היו"ר </w:t>
      </w:r>
      <w:r>
        <w:rPr>
          <w:rFonts w:hint="eastAsia"/>
          <w:rtl/>
        </w:rPr>
        <w:t>נסים</w:t>
      </w:r>
      <w:r>
        <w:rPr>
          <w:rtl/>
        </w:rPr>
        <w:t xml:space="preserve"> דהן:</w:t>
      </w:r>
    </w:p>
    <w:p w14:paraId="58306D37" w14:textId="77777777" w:rsidR="00000000" w:rsidRDefault="007C71EE">
      <w:pPr>
        <w:pStyle w:val="a"/>
        <w:rPr>
          <w:rFonts w:hint="cs"/>
          <w:rtl/>
        </w:rPr>
      </w:pPr>
    </w:p>
    <w:p w14:paraId="54DAC7D2" w14:textId="77777777" w:rsidR="00000000" w:rsidRDefault="007C71EE">
      <w:pPr>
        <w:pStyle w:val="a"/>
        <w:rPr>
          <w:rFonts w:hint="cs"/>
          <w:rtl/>
        </w:rPr>
      </w:pPr>
      <w:r>
        <w:rPr>
          <w:rFonts w:hint="cs"/>
          <w:rtl/>
        </w:rPr>
        <w:t>אני מזמין את חבר הכנסת דני יתום במקום חבר הכנסת זחאלקה; 20 דקות, בבקשה.</w:t>
      </w:r>
    </w:p>
    <w:p w14:paraId="6830B241" w14:textId="77777777" w:rsidR="00000000" w:rsidRDefault="007C71EE">
      <w:pPr>
        <w:pStyle w:val="a"/>
        <w:rPr>
          <w:rFonts w:hint="cs"/>
          <w:rtl/>
        </w:rPr>
      </w:pPr>
    </w:p>
    <w:p w14:paraId="2F336831" w14:textId="77777777" w:rsidR="00000000" w:rsidRDefault="007C71EE">
      <w:pPr>
        <w:pStyle w:val="Speaker"/>
        <w:rPr>
          <w:rtl/>
        </w:rPr>
      </w:pPr>
      <w:r>
        <w:rPr>
          <w:rFonts w:hint="eastAsia"/>
          <w:rtl/>
        </w:rPr>
        <w:t>דני</w:t>
      </w:r>
      <w:r>
        <w:rPr>
          <w:rtl/>
        </w:rPr>
        <w:t xml:space="preserve"> יתום (העבודה-מי</w:t>
      </w:r>
      <w:r>
        <w:rPr>
          <w:rtl/>
        </w:rPr>
        <w:t>מד):</w:t>
      </w:r>
    </w:p>
    <w:p w14:paraId="6230EDF3" w14:textId="77777777" w:rsidR="00000000" w:rsidRDefault="007C71EE">
      <w:pPr>
        <w:pStyle w:val="a"/>
        <w:rPr>
          <w:rFonts w:hint="cs"/>
          <w:rtl/>
        </w:rPr>
      </w:pPr>
    </w:p>
    <w:p w14:paraId="0A256E6E" w14:textId="77777777" w:rsidR="00000000" w:rsidRDefault="007C71EE">
      <w:pPr>
        <w:pStyle w:val="a"/>
        <w:rPr>
          <w:rFonts w:hint="cs"/>
          <w:rtl/>
        </w:rPr>
      </w:pPr>
      <w:r>
        <w:rPr>
          <w:rFonts w:hint="cs"/>
          <w:rtl/>
        </w:rPr>
        <w:t xml:space="preserve">אדוני יושב-ראש הישיבה, אדוני השר איתם, חברי חברי הכנסת, אני פונה גם למי שצופים בנו עכשיו ומביטים בעבודת הבית הזה באמצעות מסך הטלוויזיה ומאחל לכל עם ישראל בוקר טוב, בוקר טוב ומבורך, ושיהיה רק טוב. </w:t>
      </w:r>
    </w:p>
    <w:p w14:paraId="590A1BB2" w14:textId="77777777" w:rsidR="00000000" w:rsidRDefault="007C71EE">
      <w:pPr>
        <w:pStyle w:val="a"/>
        <w:rPr>
          <w:rFonts w:hint="cs"/>
          <w:rtl/>
        </w:rPr>
      </w:pPr>
    </w:p>
    <w:p w14:paraId="73D55C2B" w14:textId="77777777" w:rsidR="00000000" w:rsidRDefault="007C71EE">
      <w:pPr>
        <w:pStyle w:val="a"/>
        <w:rPr>
          <w:rFonts w:hint="cs"/>
          <w:rtl/>
        </w:rPr>
      </w:pPr>
      <w:r>
        <w:rPr>
          <w:rFonts w:hint="cs"/>
          <w:rtl/>
        </w:rPr>
        <w:t>בהמשך לדברי מלפני פחות משעה, אני מבקש לגעת בנתון נוס</w:t>
      </w:r>
      <w:r>
        <w:rPr>
          <w:rFonts w:hint="cs"/>
          <w:rtl/>
        </w:rPr>
        <w:t>ף. שר האוצר טוען, וזה מה הבסיס לחלק גדול מטיעוניו, שאין כסף בקופה. והוא עמד כאן ואמר לנו: רבותי, כאשר במשק בית אין כסף, צריך לחסוך, צריך לגרוע, אי-אפשר ללכת כל יום לקולנוע, צריך ללכת פחות למסעדות, צריך להדק את החגורה. זו היתה קריאתו של שר האוצר, וכל כך למה</w:t>
      </w:r>
      <w:r>
        <w:rPr>
          <w:rFonts w:hint="cs"/>
          <w:rtl/>
        </w:rPr>
        <w:t xml:space="preserve">? מכיוון שאין כסף בקופה, הקופה ריקה. על כך תרשו לי לחלוק ולומר, שלדעתי הדברים האלה אינם נכונים. </w:t>
      </w:r>
    </w:p>
    <w:p w14:paraId="5B3DDC06" w14:textId="77777777" w:rsidR="00000000" w:rsidRDefault="007C71EE">
      <w:pPr>
        <w:pStyle w:val="a"/>
        <w:rPr>
          <w:rFonts w:hint="cs"/>
          <w:rtl/>
        </w:rPr>
      </w:pPr>
    </w:p>
    <w:p w14:paraId="6F2EBC80" w14:textId="77777777" w:rsidR="00000000" w:rsidRDefault="007C71EE">
      <w:pPr>
        <w:pStyle w:val="a"/>
        <w:rPr>
          <w:rFonts w:hint="cs"/>
          <w:rtl/>
        </w:rPr>
      </w:pPr>
      <w:r>
        <w:rPr>
          <w:rFonts w:hint="cs"/>
          <w:rtl/>
        </w:rPr>
        <w:t>אם נסרוק סריקה מהירה את מה שיכול להיות בקופה, אם אכן סדר העדיפויות של השר בנימין נתניהו, שר האוצר, היה סדר העדיפויות הנכון, הרי היינו מגלים, חברי מש"ס, מרגי ו</w:t>
      </w:r>
      <w:r>
        <w:rPr>
          <w:rFonts w:hint="cs"/>
          <w:rtl/>
        </w:rPr>
        <w:t xml:space="preserve">כהן, היינו מגלים את הסכומים הבאים, שהם בלתי מבוטלים בעליל </w:t>
      </w:r>
      <w:r>
        <w:rPr>
          <w:rtl/>
        </w:rPr>
        <w:t>–</w:t>
      </w:r>
      <w:r>
        <w:rPr>
          <w:rFonts w:hint="cs"/>
          <w:rtl/>
        </w:rPr>
        <w:t xml:space="preserve"> 2.5 מיליארדי שקל שמתוקצבים למימון הורדת המס, אותה הורדה שתיטיב עם מי? בעיקר עם הבכירים. עוד 1.5 מיליארד שקל, אדוני השר איתם, שמתוקצבים להורדת דמי הביטוח הלאומי שבהם חייבים המעסיקים. מיליארד וחצי ש</w:t>
      </w:r>
      <w:r>
        <w:rPr>
          <w:rFonts w:hint="cs"/>
          <w:rtl/>
        </w:rPr>
        <w:t xml:space="preserve">קל, ועוד מיליארד שקל שמופנים למימון עודף מעבר לתוכניות של תקציבים מוניציפליים בבנייה ציבורית למגורים ביהודה, שומרון וחבל עזה. </w:t>
      </w:r>
    </w:p>
    <w:p w14:paraId="6F027109" w14:textId="77777777" w:rsidR="00000000" w:rsidRDefault="007C71EE">
      <w:pPr>
        <w:pStyle w:val="a"/>
        <w:rPr>
          <w:rFonts w:hint="cs"/>
          <w:rtl/>
        </w:rPr>
      </w:pPr>
    </w:p>
    <w:p w14:paraId="4BB74DE5" w14:textId="77777777" w:rsidR="00000000" w:rsidRDefault="007C71EE">
      <w:pPr>
        <w:pStyle w:val="a"/>
        <w:rPr>
          <w:rFonts w:hint="cs"/>
          <w:rtl/>
        </w:rPr>
      </w:pPr>
      <w:r>
        <w:rPr>
          <w:rFonts w:hint="cs"/>
          <w:rtl/>
        </w:rPr>
        <w:t xml:space="preserve">אבל, זה לא הכול. אני מציע לחשוב כפי שנאמר קודם לכן על גודלו של תקציב הביטחון. אני בא משם, מתן בא משם, איתם בא משם, שלושתנו ביחד </w:t>
      </w:r>
      <w:r>
        <w:rPr>
          <w:rFonts w:hint="cs"/>
          <w:rtl/>
        </w:rPr>
        <w:t>שירתנו ביחד למעלה מ=100 שנות שירות צבאי, אנחנו יודעים על מה אנחנו מדברים. תקציב ביטחון שהיקפו למעלה מ=40 מיליארד שקל מתוך תקציב מדינה - - -</w:t>
      </w:r>
    </w:p>
    <w:p w14:paraId="52342C1F" w14:textId="77777777" w:rsidR="00000000" w:rsidRDefault="007C71EE">
      <w:pPr>
        <w:pStyle w:val="ad"/>
        <w:rPr>
          <w:rFonts w:hint="cs"/>
          <w:rtl/>
        </w:rPr>
      </w:pPr>
    </w:p>
    <w:p w14:paraId="368D8A9D" w14:textId="77777777" w:rsidR="00000000" w:rsidRDefault="007C71EE">
      <w:pPr>
        <w:pStyle w:val="ad"/>
        <w:rPr>
          <w:rtl/>
        </w:rPr>
      </w:pPr>
      <w:r>
        <w:rPr>
          <w:rFonts w:hint="eastAsia"/>
          <w:rtl/>
        </w:rPr>
        <w:t>היו</w:t>
      </w:r>
      <w:r>
        <w:rPr>
          <w:rtl/>
        </w:rPr>
        <w:t>"ר נסים דהן:</w:t>
      </w:r>
    </w:p>
    <w:p w14:paraId="6F0B6B58" w14:textId="77777777" w:rsidR="00000000" w:rsidRDefault="007C71EE">
      <w:pPr>
        <w:pStyle w:val="a"/>
        <w:rPr>
          <w:rFonts w:hint="cs"/>
          <w:rtl/>
        </w:rPr>
      </w:pPr>
    </w:p>
    <w:p w14:paraId="242205A8" w14:textId="77777777" w:rsidR="00000000" w:rsidRDefault="007C71EE">
      <w:pPr>
        <w:pStyle w:val="a"/>
        <w:rPr>
          <w:rFonts w:hint="cs"/>
          <w:rtl/>
        </w:rPr>
      </w:pPr>
      <w:r>
        <w:rPr>
          <w:rFonts w:hint="cs"/>
          <w:rtl/>
        </w:rPr>
        <w:t>למען הדיוק ההיסטורי, חבר הכנסת כהן בא משם, מרגי בא משם.</w:t>
      </w:r>
    </w:p>
    <w:p w14:paraId="483FCD15" w14:textId="77777777" w:rsidR="00000000" w:rsidRDefault="007C71EE">
      <w:pPr>
        <w:pStyle w:val="a"/>
        <w:rPr>
          <w:rFonts w:hint="cs"/>
          <w:rtl/>
        </w:rPr>
      </w:pPr>
    </w:p>
    <w:p w14:paraId="52AB6A4E" w14:textId="77777777" w:rsidR="00000000" w:rsidRDefault="007C71EE">
      <w:pPr>
        <w:pStyle w:val="SpeakerCon"/>
        <w:rPr>
          <w:rtl/>
        </w:rPr>
      </w:pPr>
      <w:r>
        <w:rPr>
          <w:rFonts w:hint="eastAsia"/>
          <w:rtl/>
        </w:rPr>
        <w:t>דני</w:t>
      </w:r>
      <w:r>
        <w:rPr>
          <w:rtl/>
        </w:rPr>
        <w:t xml:space="preserve"> יתום (העבודה-מימד):</w:t>
      </w:r>
    </w:p>
    <w:p w14:paraId="151A1DB6" w14:textId="77777777" w:rsidR="00000000" w:rsidRDefault="007C71EE">
      <w:pPr>
        <w:pStyle w:val="a"/>
        <w:rPr>
          <w:rFonts w:hint="cs"/>
          <w:rtl/>
        </w:rPr>
      </w:pPr>
    </w:p>
    <w:p w14:paraId="25F28DC2" w14:textId="77777777" w:rsidR="00000000" w:rsidRDefault="007C71EE">
      <w:pPr>
        <w:pStyle w:val="a"/>
        <w:rPr>
          <w:rFonts w:hint="cs"/>
          <w:rtl/>
        </w:rPr>
      </w:pPr>
      <w:r>
        <w:rPr>
          <w:rFonts w:hint="cs"/>
          <w:rtl/>
        </w:rPr>
        <w:t xml:space="preserve">גם חמי דורון בא </w:t>
      </w:r>
      <w:r>
        <w:rPr>
          <w:rFonts w:hint="cs"/>
          <w:rtl/>
        </w:rPr>
        <w:t xml:space="preserve">משם ודהן בא משם; אני מדבר על מי שעשו למעלה מ=30 שנה שירות צבאי. זה כל אחד משלושתנו. ביחד אספנו או צברנו 100 שנות ניסיון ביטחוני. אנחנו מכירים </w:t>
      </w:r>
      <w:r>
        <w:rPr>
          <w:rtl/>
        </w:rPr>
        <w:t>–</w:t>
      </w:r>
      <w:r>
        <w:rPr>
          <w:rFonts w:hint="cs"/>
          <w:rtl/>
        </w:rPr>
        <w:t xml:space="preserve"> אני לא רוצה לדבר בשם האחרים </w:t>
      </w:r>
      <w:r>
        <w:rPr>
          <w:rtl/>
        </w:rPr>
        <w:t>–</w:t>
      </w:r>
      <w:r>
        <w:rPr>
          <w:rFonts w:hint="cs"/>
          <w:rtl/>
        </w:rPr>
        <w:t xml:space="preserve"> אני מכיר לפרטי פרטים את התוכניות של הצבא. במשך ארבע שנים שימשתי ראש אגף התכנון של </w:t>
      </w:r>
      <w:r>
        <w:rPr>
          <w:rFonts w:hint="cs"/>
          <w:rtl/>
        </w:rPr>
        <w:t xml:space="preserve">צה"ל. מתן שימש ראש אגף כוח האדם וסגן רמטכ"ל. אפי איתם שימש כמעט בכל התפקידים הבכירים בדרגת תת-אלוף, כך שכולנו מכירים את רזי תקציב הביטחון. </w:t>
      </w:r>
    </w:p>
    <w:p w14:paraId="65351F9E" w14:textId="77777777" w:rsidR="00000000" w:rsidRDefault="007C71EE">
      <w:pPr>
        <w:pStyle w:val="a"/>
        <w:rPr>
          <w:rFonts w:hint="cs"/>
          <w:rtl/>
        </w:rPr>
      </w:pPr>
    </w:p>
    <w:p w14:paraId="420AEFED" w14:textId="77777777" w:rsidR="00000000" w:rsidRDefault="007C71EE">
      <w:pPr>
        <w:pStyle w:val="a"/>
        <w:rPr>
          <w:rFonts w:hint="cs"/>
          <w:rtl/>
        </w:rPr>
      </w:pPr>
      <w:r>
        <w:rPr>
          <w:rFonts w:hint="cs"/>
          <w:rtl/>
        </w:rPr>
        <w:t>נכון, היו שנים קשות מאוד במדינת ישראל, שנים שבהן היינו צריכים להפנות חלק גדול מאוד מהתוצר הלאומי הגולמי על מנת להבט</w:t>
      </w:r>
      <w:r>
        <w:rPr>
          <w:rFonts w:hint="cs"/>
          <w:rtl/>
        </w:rPr>
        <w:t>יח את ביטחוננו ואת עצם קיומנו כאן. אמת, הסכנה עדיין לא חלפה, אבל אסור לנו להיות עיוורים ולא לראות את מה שקורה היום בעולם כולו ובמזרח התיכון. יש איום גדול, מבחינתנו הוא איום ישן, וזה איום הטרור. אבל, כדי לארגן את היכולות שלנו להתמודד עם איום הטרור מחד גיסא,</w:t>
      </w:r>
      <w:r>
        <w:rPr>
          <w:rFonts w:hint="cs"/>
          <w:rtl/>
        </w:rPr>
        <w:t xml:space="preserve"> ולהבטיח שנהיה מסוגלים להגן על עצם קיומה של מדינת ישראל מאידך גיסא, אנחנו חייבים להביט לא רק על תחום הביטחון. </w:t>
      </w:r>
    </w:p>
    <w:p w14:paraId="38A336C8" w14:textId="77777777" w:rsidR="00000000" w:rsidRDefault="007C71EE">
      <w:pPr>
        <w:pStyle w:val="a"/>
        <w:rPr>
          <w:rFonts w:hint="cs"/>
          <w:rtl/>
        </w:rPr>
      </w:pPr>
    </w:p>
    <w:p w14:paraId="68796EC5" w14:textId="77777777" w:rsidR="00000000" w:rsidRDefault="007C71EE">
      <w:pPr>
        <w:pStyle w:val="a"/>
        <w:rPr>
          <w:rFonts w:hint="cs"/>
          <w:rtl/>
        </w:rPr>
      </w:pPr>
      <w:r>
        <w:rPr>
          <w:rFonts w:hint="cs"/>
          <w:rtl/>
        </w:rPr>
        <w:t>כבר אמר מי שאמר, שחוסנה של חברה וחוסנה של מדינה הוא בעצם מכפלה של הביטחון, הכלכלה, החברה, החינוך והתרבות. ואם אחד מהמרכיבים האלה יורד, התוצאה של</w:t>
      </w:r>
      <w:r>
        <w:rPr>
          <w:rFonts w:hint="cs"/>
          <w:rtl/>
        </w:rPr>
        <w:t xml:space="preserve"> כל המכפלה פוחתת. ואם אחד המרכיבים יורד אבל מרכיב אחר עולה כתוצאה מכך, התוצאה של המכפלה יכולה להיות רק גבוהה יותר. אני חושב שצודק האוצר בכך שהוא מנסה לקצץ קיצוץ, קטן אומנם, בתקציב הביטחון, ואני מציע שנסתכל פעמים נוספות על התקציב הזה, לא מכיוון שחלילה הביטח</w:t>
      </w:r>
      <w:r>
        <w:rPr>
          <w:rFonts w:hint="cs"/>
          <w:rtl/>
        </w:rPr>
        <w:t xml:space="preserve">ון איננו חשוב. הוא חשוב ועוד איך, אלא מכיוון שאסור לנו להחליש לא את הכלכלה ולא את החברה, ואסור לנו בשום פנים ואופן  להביא לכך שבאלה ינבעו סדקים. </w:t>
      </w:r>
    </w:p>
    <w:p w14:paraId="159B6CC9" w14:textId="77777777" w:rsidR="00000000" w:rsidRDefault="007C71EE">
      <w:pPr>
        <w:pStyle w:val="a"/>
        <w:rPr>
          <w:rFonts w:hint="cs"/>
          <w:rtl/>
        </w:rPr>
      </w:pPr>
    </w:p>
    <w:p w14:paraId="06A9201B" w14:textId="77777777" w:rsidR="00000000" w:rsidRDefault="007C71EE">
      <w:pPr>
        <w:pStyle w:val="a"/>
        <w:rPr>
          <w:rFonts w:hint="cs"/>
          <w:rtl/>
        </w:rPr>
      </w:pPr>
      <w:r>
        <w:rPr>
          <w:rFonts w:hint="cs"/>
          <w:rtl/>
        </w:rPr>
        <w:t>במזרח התיכון הדברים קשורים זה בזה, המצב המדיני משפיע על המצב הביטחוני, שמשפיע על המצב הכלכלי. וכבר אמר לשמחתי</w:t>
      </w:r>
      <w:r>
        <w:rPr>
          <w:rFonts w:hint="cs"/>
          <w:rtl/>
        </w:rPr>
        <w:t xml:space="preserve"> שר האוצר, ואמר גם ראש הממשלה כאשר הוא ניסה לשכנע את שריו לקבל את מפת הדרכים, אמרו השניים </w:t>
      </w:r>
      <w:r>
        <w:rPr>
          <w:rtl/>
        </w:rPr>
        <w:t>–</w:t>
      </w:r>
      <w:r>
        <w:rPr>
          <w:rFonts w:hint="cs"/>
          <w:rtl/>
        </w:rPr>
        <w:t xml:space="preserve"> האחד במסגרת הדיונים על תוכנית ההבראה, או זו שמכונה תוכנית הבראה, והאחר במסגרת הדיונים על מפת הדרכים </w:t>
      </w:r>
      <w:r>
        <w:rPr>
          <w:rtl/>
        </w:rPr>
        <w:t>–</w:t>
      </w:r>
      <w:r>
        <w:rPr>
          <w:rFonts w:hint="cs"/>
          <w:rtl/>
        </w:rPr>
        <w:t xml:space="preserve"> שיהיה קשה עד בלתי אפשרי לצאת מן השבר הכלכלי ומן השבר החברתי אל</w:t>
      </w:r>
      <w:r>
        <w:rPr>
          <w:rFonts w:hint="cs"/>
          <w:rtl/>
        </w:rPr>
        <w:t xml:space="preserve">א אם כן יהיו שינויים מפליגים לטובה בתמונת המזרח התיכון בשני מרכיביו העיקרים:  האחד זה המרכיב הביטחוני, והשני זה המרכיב המדיני. </w:t>
      </w:r>
    </w:p>
    <w:p w14:paraId="2141716B" w14:textId="77777777" w:rsidR="00000000" w:rsidRDefault="007C71EE">
      <w:pPr>
        <w:pStyle w:val="a"/>
        <w:rPr>
          <w:rFonts w:hint="cs"/>
          <w:rtl/>
        </w:rPr>
      </w:pPr>
    </w:p>
    <w:p w14:paraId="66A8E5E4" w14:textId="77777777" w:rsidR="00000000" w:rsidRDefault="007C71EE">
      <w:pPr>
        <w:pStyle w:val="a"/>
        <w:rPr>
          <w:rFonts w:hint="cs"/>
          <w:rtl/>
        </w:rPr>
      </w:pPr>
      <w:r>
        <w:rPr>
          <w:rFonts w:hint="cs"/>
          <w:rtl/>
        </w:rPr>
        <w:t>מפת הדרכים, שאומצה על-ידי ממשלת ישראל אף שאפי איתם הצביעה נגדה, ועוד כמה מחברי הממשלה, יכולה להיות בסיס לתחילת השינוי המיוחל, ש</w:t>
      </w:r>
      <w:r>
        <w:rPr>
          <w:rFonts w:hint="cs"/>
          <w:rtl/>
        </w:rPr>
        <w:t>יבטיח גם עתיד טוב יותר במדינת ישראל. נכון, זו לא המפה שלה ייחלנו, זה לא הילד שלו פיללנו, אבל אילו היו מצביעי הימין ואילו היו תומכי הימין לפני עשר שנים ולפני חמש שנים בעלי יכולת הסתכלות ארוכת טווח ולא קצרת טווח, לא היינו מגיעים לרגע הזה שבו ממשלה ימנית מאמצ</w:t>
      </w:r>
      <w:r>
        <w:rPr>
          <w:rFonts w:hint="cs"/>
          <w:rtl/>
        </w:rPr>
        <w:t xml:space="preserve">ת תוכנית שאליבא דחלק מחבריה היא גרועה יותר מתוכנית אוסלו. ואלה אותם אנשים שצעקו: להעמיד את פושעי אוסלו לדין. אלה אותם אנשים שצעקו שתוכנית אוסלו עלולה להמיט חורבן על מדינת ישראל. הם אותם אנשים שאימצו עכשיו תוכנית שעל-פי חבריהם הקרובים היא יותר גרועה למדינת </w:t>
      </w:r>
      <w:r>
        <w:rPr>
          <w:rFonts w:hint="cs"/>
          <w:rtl/>
        </w:rPr>
        <w:t xml:space="preserve">ישראל מתוכנית אוסלו. </w:t>
      </w:r>
    </w:p>
    <w:p w14:paraId="78885BBA" w14:textId="77777777" w:rsidR="00000000" w:rsidRDefault="007C71EE">
      <w:pPr>
        <w:pStyle w:val="a"/>
        <w:rPr>
          <w:rFonts w:hint="cs"/>
          <w:rtl/>
        </w:rPr>
      </w:pPr>
    </w:p>
    <w:p w14:paraId="2233F119" w14:textId="77777777" w:rsidR="00000000" w:rsidRDefault="007C71EE">
      <w:pPr>
        <w:pStyle w:val="a"/>
        <w:rPr>
          <w:rFonts w:hint="cs"/>
          <w:rtl/>
        </w:rPr>
      </w:pPr>
      <w:r>
        <w:rPr>
          <w:rFonts w:hint="cs"/>
          <w:rtl/>
        </w:rPr>
        <w:t xml:space="preserve">ואני אומר את הדברים האלה, כי אילו אנשי הימין, אילו מי שהיו ברחובות, שעמדו על המרפסת, שיצאו בהפגנות, ושהיום מנהיגים את מדינת ישראל גם במישור המדיני וגם במישור הכלכלי, היו בעלי חזון ויכולת להסתכל קדימה, הרי שבהחלט יכול להיות שבסיוע של </w:t>
      </w:r>
      <w:r>
        <w:rPr>
          <w:rFonts w:hint="cs"/>
          <w:rtl/>
        </w:rPr>
        <w:t>הימין, או אפילו לא בסיוע של הימין, אלא בכך שהימין לא היה מפריע, היינו יכולים להמשיך תחת הנהגתו של יצחק רבין, זכרו לברכה, את התהליך, או היינו יכולים להמשיך את המשא-ומתן ואת הדיאלוג עם העם הפלסטיני, זה שהתחיל להתפתח פעם נוספת בקמפ-דייוויד, ולהגיע לתוצאות יות</w:t>
      </w:r>
      <w:r>
        <w:rPr>
          <w:rFonts w:hint="cs"/>
          <w:rtl/>
        </w:rPr>
        <w:t xml:space="preserve">ר טובות ממפת הדרכים. </w:t>
      </w:r>
    </w:p>
    <w:p w14:paraId="3DB50FBE" w14:textId="77777777" w:rsidR="00000000" w:rsidRDefault="007C71EE">
      <w:pPr>
        <w:pStyle w:val="a"/>
        <w:rPr>
          <w:rFonts w:hint="cs"/>
          <w:rtl/>
        </w:rPr>
      </w:pPr>
    </w:p>
    <w:p w14:paraId="6629C6AF" w14:textId="77777777" w:rsidR="00000000" w:rsidRDefault="007C71EE">
      <w:pPr>
        <w:pStyle w:val="a"/>
        <w:rPr>
          <w:rFonts w:hint="cs"/>
          <w:rtl/>
        </w:rPr>
      </w:pPr>
      <w:r>
        <w:rPr>
          <w:rFonts w:hint="cs"/>
          <w:rtl/>
        </w:rPr>
        <w:t>אני חושב שמי שקראו קריאות גנאי אז, שהובילו תהלוכות אז, אלה צריכים להסתכל במראה ולומר לעצמם: טעינו - ולבקש סליחה ומחילה ממי שהובילו את הדיאלוג בינינו לבין הפלסטינים, את הדיאלוג בינינו לבין הסורים ואת הדיאלוג בינינו לבין הירדנים, שהניב</w:t>
      </w:r>
      <w:r>
        <w:rPr>
          <w:rFonts w:hint="cs"/>
          <w:rtl/>
        </w:rPr>
        <w:t xml:space="preserve"> אומנם בסופו של דבר את הסכם השלום השני בין ישראל למדינה ערבית כלשהי.</w:t>
      </w:r>
    </w:p>
    <w:p w14:paraId="6BB81F88" w14:textId="77777777" w:rsidR="00000000" w:rsidRDefault="007C71EE">
      <w:pPr>
        <w:pStyle w:val="a"/>
        <w:rPr>
          <w:rFonts w:hint="cs"/>
          <w:rtl/>
        </w:rPr>
      </w:pPr>
    </w:p>
    <w:p w14:paraId="119E9D32" w14:textId="77777777" w:rsidR="00000000" w:rsidRDefault="007C71EE">
      <w:pPr>
        <w:pStyle w:val="a"/>
        <w:rPr>
          <w:rFonts w:hint="cs"/>
          <w:rtl/>
        </w:rPr>
      </w:pPr>
      <w:r>
        <w:rPr>
          <w:rFonts w:hint="cs"/>
          <w:rtl/>
        </w:rPr>
        <w:t xml:space="preserve">סוף סוף אני שומע את אריק שרון </w:t>
      </w:r>
      <w:r>
        <w:rPr>
          <w:rtl/>
        </w:rPr>
        <w:t>–</w:t>
      </w:r>
      <w:r>
        <w:rPr>
          <w:rFonts w:hint="cs"/>
          <w:rtl/>
        </w:rPr>
        <w:t xml:space="preserve"> מי היה מעלה על דעתו  - אומר לחבריו בסיעת הליכוד: האם אתם באמת מתכוונים להמשיך לשלוט בעם אחר? אלה אותם פלסטינים, 3.5 מיליוני פלסטינים. היום מתגוררים בשטחים</w:t>
      </w:r>
      <w:r>
        <w:rPr>
          <w:rFonts w:hint="cs"/>
          <w:rtl/>
        </w:rPr>
        <w:t xml:space="preserve"> 3.5 מיליוני פלסטינים, ויש כ=250,000 ישראלים טובים, רבים מהם מוכרים לי באופן אישי, שמתגוררים בשטחי יהודה, שומרון וחבל עזה. בעוד 10 שנים או 12 שנים מספר התושבים הפלסטינים, חבר הכנסת הרב יצחק כהן, מספר התושבים הפלסטינים בעוד 12 שנה יהיה 7 מיליונים, לא 3.5 מי</w:t>
      </w:r>
      <w:r>
        <w:rPr>
          <w:rFonts w:hint="cs"/>
          <w:rtl/>
        </w:rPr>
        <w:t>ליונים. מה אנחנו עושים שם? האם אנחנו מתכוונים לדאוג לפרנסתם? לכלכלתם? לייצר להם מקורות תעסוקה? לבנות להם קרנות פנסיה? להשקיע מיליארד שקלים או דולרים כדי לסייע לרשות הפלסטינית? אם אנחנו נישאר שם, הרי ניתבע, יתבעו מאתנו לדאוג לרווחתה, לחינוכה, לשלומה ולביטחו</w:t>
      </w:r>
      <w:r>
        <w:rPr>
          <w:rFonts w:hint="cs"/>
          <w:rtl/>
        </w:rPr>
        <w:t xml:space="preserve">נה של אותה אוכלוסייה. </w:t>
      </w:r>
    </w:p>
    <w:p w14:paraId="0D013327" w14:textId="77777777" w:rsidR="00000000" w:rsidRDefault="007C71EE">
      <w:pPr>
        <w:pStyle w:val="a"/>
        <w:rPr>
          <w:rFonts w:hint="cs"/>
          <w:rtl/>
        </w:rPr>
      </w:pPr>
    </w:p>
    <w:p w14:paraId="02140430" w14:textId="77777777" w:rsidR="00000000" w:rsidRDefault="007C71EE">
      <w:pPr>
        <w:pStyle w:val="a"/>
        <w:rPr>
          <w:rFonts w:hint="cs"/>
          <w:rtl/>
        </w:rPr>
      </w:pPr>
      <w:r>
        <w:rPr>
          <w:rFonts w:hint="cs"/>
          <w:rtl/>
        </w:rPr>
        <w:t>לכן אני אומר: כל עוד אנחנו יכולים לעשות זאת בלי שילחצו עלינו, כל עוד אנחנו יכולים  לעשות זאת שלא כמי שכפאו שד, בואו ניתן סיכוי לדיאלוג הזה, לטובתנו, לא לטובת הפלסטינים; את טובתי אני מחפש, את טובת אחי ואחיותי אני מחפש, ולא את טובתם ש</w:t>
      </w:r>
      <w:r>
        <w:rPr>
          <w:rFonts w:hint="cs"/>
          <w:rtl/>
        </w:rPr>
        <w:t xml:space="preserve">ל הפלסטינים. אנחנו רוצים להגיע להיפרדות מהפלסטינים, אנחנו מעדיפים להיפרד מהפלסטינים בדרך של משא-ומתן. </w:t>
      </w:r>
    </w:p>
    <w:p w14:paraId="54F14E92" w14:textId="77777777" w:rsidR="00000000" w:rsidRDefault="007C71EE">
      <w:pPr>
        <w:pStyle w:val="a"/>
        <w:rPr>
          <w:rFonts w:hint="cs"/>
          <w:rtl/>
        </w:rPr>
      </w:pPr>
    </w:p>
    <w:p w14:paraId="48602C87" w14:textId="77777777" w:rsidR="00000000" w:rsidRDefault="007C71EE">
      <w:pPr>
        <w:pStyle w:val="a"/>
        <w:rPr>
          <w:rFonts w:hint="cs"/>
          <w:rtl/>
        </w:rPr>
      </w:pPr>
      <w:r>
        <w:rPr>
          <w:rFonts w:hint="cs"/>
          <w:rtl/>
        </w:rPr>
        <w:t xml:space="preserve">הרי מה אמורה להיות תוצאתו של משא-ומתן כזה, בוודאי ובוודאי על רקע ההצבעה הטרייה לפני יומיים של ממשלת ישראל? התוצאה אמורה להיות מדינה לפלסטינים לצד מדינת </w:t>
      </w:r>
      <w:r>
        <w:rPr>
          <w:rFonts w:hint="cs"/>
          <w:rtl/>
        </w:rPr>
        <w:t xml:space="preserve">ישראל. מדינת ישראל היא מדינת העם היהודי, היא מדינה ששום ממשלה שלה לעולם לא תכיר בטענות הפלסטינים לשוב למדינת ישראל. לא תהיה ממשלה בישראל לא היום ולא בעוד מאה שנה שתסכים לקבל את התביעה הפלסטינית לזכות שיבה לשטחי ארץ-ישראל ולשטחי מדינת ישראל. </w:t>
      </w:r>
    </w:p>
    <w:p w14:paraId="2C9920B2" w14:textId="77777777" w:rsidR="00000000" w:rsidRDefault="007C71EE">
      <w:pPr>
        <w:pStyle w:val="a"/>
        <w:rPr>
          <w:rFonts w:hint="cs"/>
          <w:rtl/>
        </w:rPr>
      </w:pPr>
    </w:p>
    <w:p w14:paraId="0988047D" w14:textId="77777777" w:rsidR="00000000" w:rsidRDefault="007C71EE">
      <w:pPr>
        <w:pStyle w:val="a"/>
        <w:rPr>
          <w:rFonts w:hint="cs"/>
          <w:rtl/>
        </w:rPr>
      </w:pPr>
      <w:r>
        <w:rPr>
          <w:rFonts w:hint="cs"/>
          <w:rtl/>
        </w:rPr>
        <w:t>אבל, ברור לגמ</w:t>
      </w:r>
      <w:r>
        <w:rPr>
          <w:rFonts w:hint="cs"/>
          <w:rtl/>
        </w:rPr>
        <w:t xml:space="preserve">רי שהמשמעות של מה שהחלה הממשלה אתמול או שלשום לעשות היא היפרדות מהפלסטינים, מדינה לפלסטינים, תחילה בגבולות זמניים, ולאחר מכן בגבולות של קבע. חשוב מאוד שנתחיל להפנים את העובדה שאנחנו הולכים לקראת היפרדות מהפלסטינים. חשוב שנפנים את העובדה גם מההיבט הכלכלי - </w:t>
      </w:r>
      <w:r>
        <w:rPr>
          <w:rFonts w:hint="cs"/>
          <w:rtl/>
        </w:rPr>
        <w:t>שאנחנו עומדים לעבור תהליך קשה, כואב, לא פשוט, של עזיבת חלק גדול משטחי יהודה, שומרון ועזה. ומבחינה כלכלית משמע שצריך להבטיח בראייה ארוכת טווח, בראייה אסטרטגית, שלא נשקיע ולא נפנה תקציבי עתק, אלא רק את שנדרש כדי שלא נצטרך לאחר מכן לבכות על מיליארדי הדולרים ש</w:t>
      </w:r>
      <w:r>
        <w:rPr>
          <w:rFonts w:hint="cs"/>
          <w:rtl/>
        </w:rPr>
        <w:t xml:space="preserve">נטמנו באדמה כאבן שאין לה הופכין. </w:t>
      </w:r>
    </w:p>
    <w:p w14:paraId="4220EF40" w14:textId="77777777" w:rsidR="00000000" w:rsidRDefault="007C71EE">
      <w:pPr>
        <w:pStyle w:val="a"/>
        <w:rPr>
          <w:rFonts w:hint="cs"/>
          <w:rtl/>
        </w:rPr>
      </w:pPr>
    </w:p>
    <w:p w14:paraId="04873ACD" w14:textId="77777777" w:rsidR="00000000" w:rsidRDefault="007C71EE">
      <w:pPr>
        <w:pStyle w:val="a"/>
        <w:rPr>
          <w:rFonts w:hint="cs"/>
          <w:rtl/>
        </w:rPr>
      </w:pPr>
      <w:r>
        <w:rPr>
          <w:rFonts w:hint="cs"/>
          <w:rtl/>
        </w:rPr>
        <w:t xml:space="preserve">אני רוצה לומר עוד כמה דברים על התוכנית הכלכלית. התוכנית הכלכלית מבטלת בעצם </w:t>
      </w:r>
      <w:r>
        <w:rPr>
          <w:rtl/>
        </w:rPr>
        <w:t>–</w:t>
      </w:r>
      <w:r>
        <w:rPr>
          <w:rFonts w:hint="cs"/>
          <w:rtl/>
        </w:rPr>
        <w:t xml:space="preserve"> לא יודע למה אני מתבלבל כל פעם וקורא לה תוכנית, היא הרי לא תוכנית, היא רשימה של גזירות שלב רע עומד מאחוריה, שיד גסה ורגל גסה כתבו אותה. אבל אני ר</w:t>
      </w:r>
      <w:r>
        <w:rPr>
          <w:rFonts w:hint="cs"/>
          <w:rtl/>
        </w:rPr>
        <w:t>וצה לומר לכם, המשק הולך ומידרדר - - -</w:t>
      </w:r>
    </w:p>
    <w:p w14:paraId="52E78810" w14:textId="77777777" w:rsidR="00000000" w:rsidRDefault="007C71EE">
      <w:pPr>
        <w:pStyle w:val="a"/>
        <w:rPr>
          <w:rFonts w:hint="cs"/>
          <w:rtl/>
        </w:rPr>
      </w:pPr>
    </w:p>
    <w:p w14:paraId="175BB37E" w14:textId="77777777" w:rsidR="00000000" w:rsidRDefault="007C71EE">
      <w:pPr>
        <w:pStyle w:val="ad"/>
        <w:rPr>
          <w:rtl/>
        </w:rPr>
      </w:pPr>
      <w:r>
        <w:rPr>
          <w:rFonts w:hint="eastAsia"/>
          <w:rtl/>
        </w:rPr>
        <w:t>היו</w:t>
      </w:r>
      <w:r>
        <w:rPr>
          <w:rtl/>
        </w:rPr>
        <w:t>"ר נסים דהן:</w:t>
      </w:r>
    </w:p>
    <w:p w14:paraId="3401AEE8" w14:textId="77777777" w:rsidR="00000000" w:rsidRDefault="007C71EE">
      <w:pPr>
        <w:pStyle w:val="a"/>
        <w:rPr>
          <w:rFonts w:hint="cs"/>
          <w:rtl/>
        </w:rPr>
      </w:pPr>
    </w:p>
    <w:p w14:paraId="3F9FD4B8" w14:textId="77777777" w:rsidR="00000000" w:rsidRDefault="007C71EE">
      <w:pPr>
        <w:pStyle w:val="a"/>
        <w:rPr>
          <w:rFonts w:hint="cs"/>
          <w:rtl/>
        </w:rPr>
      </w:pPr>
      <w:r>
        <w:rPr>
          <w:rFonts w:hint="cs"/>
          <w:rtl/>
        </w:rPr>
        <w:t xml:space="preserve">לא צריך להאשים את הכותב, אלא את מי שקיבל את התוכנית. הכותבים עשו מלאכתם נאמנה, פקידי האוצר, זה התפקיד שלהם. השרים שהצביעו בעד </w:t>
      </w:r>
      <w:r>
        <w:rPr>
          <w:rtl/>
        </w:rPr>
        <w:t>–</w:t>
      </w:r>
      <w:r>
        <w:rPr>
          <w:rFonts w:hint="cs"/>
          <w:rtl/>
        </w:rPr>
        <w:t xml:space="preserve"> הם האשמים. לא כדאי לשחרר אותם מאחריות ולהאשים את פקידי האוצר. </w:t>
      </w:r>
    </w:p>
    <w:p w14:paraId="71B079E5" w14:textId="77777777" w:rsidR="00000000" w:rsidRDefault="007C71EE">
      <w:pPr>
        <w:pStyle w:val="a"/>
        <w:rPr>
          <w:rFonts w:hint="cs"/>
          <w:rtl/>
        </w:rPr>
      </w:pPr>
    </w:p>
    <w:p w14:paraId="1A414B57" w14:textId="77777777" w:rsidR="00000000" w:rsidRDefault="007C71EE">
      <w:pPr>
        <w:pStyle w:val="SpeakerCon"/>
        <w:rPr>
          <w:rtl/>
        </w:rPr>
      </w:pPr>
    </w:p>
    <w:p w14:paraId="55F419E7" w14:textId="77777777" w:rsidR="00000000" w:rsidRDefault="007C71EE">
      <w:pPr>
        <w:pStyle w:val="SpeakerCon"/>
        <w:rPr>
          <w:rtl/>
        </w:rPr>
      </w:pPr>
      <w:r>
        <w:rPr>
          <w:rFonts w:hint="eastAsia"/>
          <w:rtl/>
        </w:rPr>
        <w:t>דני</w:t>
      </w:r>
      <w:r>
        <w:rPr>
          <w:rtl/>
        </w:rPr>
        <w:t xml:space="preserve"> יתו</w:t>
      </w:r>
      <w:r>
        <w:rPr>
          <w:rtl/>
        </w:rPr>
        <w:t>ם (העבודה-מימד):</w:t>
      </w:r>
    </w:p>
    <w:p w14:paraId="10928FD5" w14:textId="77777777" w:rsidR="00000000" w:rsidRDefault="007C71EE">
      <w:pPr>
        <w:pStyle w:val="a"/>
        <w:rPr>
          <w:rFonts w:hint="cs"/>
          <w:rtl/>
        </w:rPr>
      </w:pPr>
    </w:p>
    <w:p w14:paraId="61A49AD8" w14:textId="77777777" w:rsidR="00000000" w:rsidRDefault="007C71EE">
      <w:pPr>
        <w:pStyle w:val="a"/>
        <w:rPr>
          <w:rFonts w:hint="cs"/>
          <w:rtl/>
        </w:rPr>
      </w:pPr>
      <w:r>
        <w:rPr>
          <w:rFonts w:hint="cs"/>
          <w:rtl/>
        </w:rPr>
        <w:t xml:space="preserve">אני לא מאשים את פקידי האוצר, אלא את אלה שאולי הוליכו שולל את הממשלה והשפיעו  עליה לקבל את התוכנית. אלמלא מדיניות הרווחה ורשת הביטחון הסוציאלי שהיתה פרוסה במשך שנים מאז קמה המדינה, היו עלולים ילדים שעלו ארצה </w:t>
      </w:r>
      <w:r>
        <w:rPr>
          <w:rtl/>
        </w:rPr>
        <w:t>–</w:t>
      </w:r>
      <w:r>
        <w:rPr>
          <w:rFonts w:hint="cs"/>
          <w:rtl/>
        </w:rPr>
        <w:t xml:space="preserve"> לא כולנו ילידי הארץ הזאת, חבר</w:t>
      </w:r>
      <w:r>
        <w:rPr>
          <w:rFonts w:hint="cs"/>
          <w:rtl/>
        </w:rPr>
        <w:t>י הכנסת מרגי וכהן, הרי לא כולנו ילידי הארץ הזאת; אני גאה בכך שאני דור חמישי במדינת ישראל, אבל אני גאה להיות אח למי שהם דור ראשון בארץ, דור שני בארץ. אלמלא מדיניות הרווחה, אלמלא רשת הביטחון הסוציאלי, היו מתקשים ילדים רכים בשנים שעלו מארצות מצוקה להתפתח ולהפ</w:t>
      </w:r>
      <w:r>
        <w:rPr>
          <w:rFonts w:hint="cs"/>
          <w:rtl/>
        </w:rPr>
        <w:t xml:space="preserve">וך לאזרחים מועילים. מה היה קורה לילד שאול מופזיאן, שאול מופז,  שעלה מאירן, אלמלא רשת הביטחון הסוציאלי? ומה היה קורה לילד משה קצב, אלמלא רשת הביטחון הסוציאלי ומדיניות הרווחה והחמלה שגילתה הממשלה, ומה היה קורה לילד מאיר שטרית, שעלה ממרוקו? </w:t>
      </w:r>
    </w:p>
    <w:p w14:paraId="02D540B7" w14:textId="77777777" w:rsidR="00000000" w:rsidRDefault="007C71EE">
      <w:pPr>
        <w:pStyle w:val="a"/>
        <w:rPr>
          <w:rFonts w:hint="cs"/>
          <w:rtl/>
        </w:rPr>
      </w:pPr>
    </w:p>
    <w:p w14:paraId="4A2063B4" w14:textId="77777777" w:rsidR="00000000" w:rsidRDefault="007C71EE">
      <w:pPr>
        <w:pStyle w:val="ac"/>
        <w:rPr>
          <w:rtl/>
        </w:rPr>
      </w:pPr>
      <w:bookmarkStart w:id="991" w:name="FS000001056T27_05_2003_12_57_29"/>
      <w:r>
        <w:rPr>
          <w:rFonts w:hint="eastAsia"/>
          <w:rtl/>
        </w:rPr>
        <w:t>יעקב</w:t>
      </w:r>
      <w:r>
        <w:rPr>
          <w:rtl/>
        </w:rPr>
        <w:t xml:space="preserve"> מרגי (ש"ס):</w:t>
      </w:r>
    </w:p>
    <w:p w14:paraId="579DC536" w14:textId="77777777" w:rsidR="00000000" w:rsidRDefault="007C71EE">
      <w:pPr>
        <w:pStyle w:val="a"/>
        <w:rPr>
          <w:rFonts w:hint="cs"/>
          <w:rtl/>
        </w:rPr>
      </w:pPr>
    </w:p>
    <w:bookmarkEnd w:id="991"/>
    <w:p w14:paraId="5AA38AC6" w14:textId="77777777" w:rsidR="00000000" w:rsidRDefault="007C71EE">
      <w:pPr>
        <w:pStyle w:val="a"/>
        <w:rPr>
          <w:rFonts w:hint="cs"/>
          <w:rtl/>
        </w:rPr>
      </w:pPr>
      <w:r>
        <w:rPr>
          <w:rFonts w:hint="cs"/>
          <w:rtl/>
        </w:rPr>
        <w:t>שכח, אל תזכיר לו.</w:t>
      </w:r>
    </w:p>
    <w:p w14:paraId="4F0FA5D2" w14:textId="77777777" w:rsidR="00000000" w:rsidRDefault="007C71EE">
      <w:pPr>
        <w:pStyle w:val="a"/>
        <w:rPr>
          <w:rFonts w:hint="cs"/>
          <w:rtl/>
        </w:rPr>
      </w:pPr>
    </w:p>
    <w:p w14:paraId="2659459A" w14:textId="77777777" w:rsidR="00000000" w:rsidRDefault="007C71EE">
      <w:pPr>
        <w:pStyle w:val="SpeakerCon"/>
        <w:rPr>
          <w:rtl/>
        </w:rPr>
      </w:pPr>
      <w:r>
        <w:rPr>
          <w:rFonts w:hint="eastAsia"/>
          <w:rtl/>
        </w:rPr>
        <w:t>דני</w:t>
      </w:r>
      <w:r>
        <w:rPr>
          <w:rtl/>
        </w:rPr>
        <w:t xml:space="preserve"> יתום (העבודה-מימד):</w:t>
      </w:r>
    </w:p>
    <w:p w14:paraId="49CFF664" w14:textId="77777777" w:rsidR="00000000" w:rsidRDefault="007C71EE">
      <w:pPr>
        <w:pStyle w:val="a"/>
        <w:rPr>
          <w:rFonts w:hint="cs"/>
          <w:rtl/>
        </w:rPr>
      </w:pPr>
    </w:p>
    <w:p w14:paraId="4A2C452D" w14:textId="77777777" w:rsidR="00000000" w:rsidRDefault="007C71EE">
      <w:pPr>
        <w:pStyle w:val="a"/>
        <w:rPr>
          <w:rFonts w:hint="cs"/>
          <w:rtl/>
        </w:rPr>
      </w:pPr>
      <w:r>
        <w:rPr>
          <w:rFonts w:hint="cs"/>
          <w:rtl/>
        </w:rPr>
        <w:t xml:space="preserve">האם אתם חושבים שהילדים האלה וחברים רבים שלהם היו מצליחים לשרוד את הימים הקשים שבהם מדינת ישראל קלטה 600,000 עד מיליון עולים, בשעה שסך התושבים של המדינה עמד על 600,000 או מיליון במהלך שנות ה=50. אני עוד זוכר את </w:t>
      </w:r>
      <w:r>
        <w:rPr>
          <w:rFonts w:hint="cs"/>
          <w:rtl/>
        </w:rPr>
        <w:t>מחנות העולים, את האוהלים שבהם התגוררו ילדים שעלו מתימן, שעלו מאלג'יר, ממרוקו, מאירן, וגם מארצות אירופה לאחר התופת של השואה הנוראה שהמיטה עלינו החיה הנאצית. להם, לאותם ילדים, שאול מופז, מאיר שטרית, משה קצב ואחרים, המדינה נתנה סיכוי. נכון, זו לא רק המדינה, ה</w:t>
      </w:r>
      <w:r>
        <w:rPr>
          <w:rFonts w:hint="cs"/>
          <w:rtl/>
        </w:rPr>
        <w:t xml:space="preserve">ם עשו זאת כי הם ברוכי כשרונות, אבל מי יודע להיכן היו מגיעים אלמלא מדיניות הממשלה של אז. </w:t>
      </w:r>
    </w:p>
    <w:p w14:paraId="1F66A9F0" w14:textId="77777777" w:rsidR="00000000" w:rsidRDefault="007C71EE">
      <w:pPr>
        <w:pStyle w:val="a"/>
        <w:rPr>
          <w:rFonts w:hint="cs"/>
          <w:rtl/>
        </w:rPr>
      </w:pPr>
    </w:p>
    <w:p w14:paraId="409226D1" w14:textId="77777777" w:rsidR="00000000" w:rsidRDefault="007C71EE">
      <w:pPr>
        <w:pStyle w:val="a"/>
        <w:rPr>
          <w:rFonts w:hint="cs"/>
          <w:rtl/>
        </w:rPr>
      </w:pPr>
      <w:r>
        <w:rPr>
          <w:rFonts w:hint="cs"/>
          <w:rtl/>
        </w:rPr>
        <w:t>מדיניות הממשלה שהיתה תקפה, או שהיתה תקפה עד עצם התוכנית הכלכלית הזאת, היתה מדיניות אחרת. מי היה עוזר להם? מי היה מסייע להם? מי היה מסייע להם לדלג על פני הקשיים הכלכלי</w:t>
      </w:r>
      <w:r>
        <w:rPr>
          <w:rFonts w:hint="cs"/>
          <w:rtl/>
        </w:rPr>
        <w:t>ים? אף לא אחד מהם הגיע ממשפחה עשירה, אף לא אחד מהם הגיע ממשפחה מבוססת. אני שומע בהתרגשות כאשר הם מספרים על ילדותם, על המאבקים שהיו להם, אבל ספק גדול בעיני אם הם היו מסוגלים להגיע לעמדות ההשפעה שאליהן הם הגיעו אלמלא המדיניות התומכת של הממשלה על כל מוסדותיה.</w:t>
      </w:r>
      <w:r>
        <w:rPr>
          <w:rFonts w:hint="cs"/>
          <w:rtl/>
        </w:rPr>
        <w:t xml:space="preserve"> ואני פונה אליהם ואני שואל אותם: תגידו, אתם שכחתם את מה שעבר עליכם? היום אתם מוכנים לתת ידכם להשמטת הבסיס שעליו ניתן להמשיך לפתח אנשים, ילדים שבאים ממשפחות מצוקה, כדי שבסופו של דבר ירכשו השכלה ויהיו אזרחים מועילים, טובים ותורמים במדינת ישראל. אינני מבין את</w:t>
      </w:r>
      <w:r>
        <w:rPr>
          <w:rFonts w:hint="cs"/>
          <w:rtl/>
        </w:rPr>
        <w:t xml:space="preserve"> רוע הגזירה, אינני מבין את רוע הלב </w:t>
      </w:r>
      <w:r>
        <w:rPr>
          <w:rtl/>
        </w:rPr>
        <w:t>–</w:t>
      </w:r>
      <w:r>
        <w:rPr>
          <w:rFonts w:hint="cs"/>
          <w:rtl/>
        </w:rPr>
        <w:t xml:space="preserve"> זה יותר מרוע לב </w:t>
      </w:r>
      <w:r>
        <w:rPr>
          <w:rtl/>
        </w:rPr>
        <w:t>–</w:t>
      </w:r>
      <w:r>
        <w:rPr>
          <w:rFonts w:hint="cs"/>
          <w:rtl/>
        </w:rPr>
        <w:t xml:space="preserve"> זה מין גבהות לב. כאילו שיושבים בממשלה מי שיודעים יותר טוב ממאות אלפי אנשים, ממיליוני אנשים שמצביעים בידיים וברגליים נגד התוכנית הכלכלית; כאילו הם יודעים טוב יותר על מה מדובר. </w:t>
      </w:r>
    </w:p>
    <w:p w14:paraId="41E7F678" w14:textId="77777777" w:rsidR="00000000" w:rsidRDefault="007C71EE">
      <w:pPr>
        <w:pStyle w:val="a"/>
        <w:rPr>
          <w:rFonts w:hint="cs"/>
          <w:rtl/>
        </w:rPr>
      </w:pPr>
    </w:p>
    <w:p w14:paraId="7AE72B90" w14:textId="77777777" w:rsidR="00000000" w:rsidRDefault="007C71EE">
      <w:pPr>
        <w:pStyle w:val="a"/>
        <w:rPr>
          <w:rFonts w:hint="cs"/>
          <w:rtl/>
        </w:rPr>
      </w:pPr>
      <w:r>
        <w:rPr>
          <w:rFonts w:hint="cs"/>
          <w:rtl/>
        </w:rPr>
        <w:t>אם התוכנית הכלכלית, או א</w:t>
      </w:r>
      <w:r>
        <w:rPr>
          <w:rFonts w:hint="cs"/>
          <w:rtl/>
        </w:rPr>
        <w:t xml:space="preserve">ם רשימת הגזירות הכלכליות, היתה כל כך אטרקטיבית, לא היינו מסוגלים להוציא אלפים ועשרות אלפים לרחובות, לא היינו רואים כאן את נציגי המסכנים, את נציגי השכבות החלשות עומדים ומפגינים ודמעות בעיניהם, מכיוון שהתוכנית הזאת או הגזירות הללו קורעות לנו את הלב, אבל להם </w:t>
      </w:r>
      <w:r>
        <w:rPr>
          <w:rFonts w:hint="cs"/>
          <w:rtl/>
        </w:rPr>
        <w:t>הן גודעות את הענף היחיד שעליו הם יושבים.</w:t>
      </w:r>
    </w:p>
    <w:p w14:paraId="117F2894" w14:textId="77777777" w:rsidR="00000000" w:rsidRDefault="007C71EE">
      <w:pPr>
        <w:pStyle w:val="a"/>
        <w:ind w:firstLine="0"/>
        <w:rPr>
          <w:rFonts w:hint="cs"/>
          <w:rtl/>
        </w:rPr>
      </w:pPr>
    </w:p>
    <w:p w14:paraId="56447395" w14:textId="77777777" w:rsidR="00000000" w:rsidRDefault="007C71EE">
      <w:pPr>
        <w:pStyle w:val="a"/>
        <w:rPr>
          <w:rFonts w:hint="cs"/>
          <w:rtl/>
        </w:rPr>
      </w:pPr>
      <w:r>
        <w:rPr>
          <w:rFonts w:hint="cs"/>
          <w:rtl/>
        </w:rPr>
        <w:t xml:space="preserve">במי פוגעת התוכנית הזאת? בעשירים? לא. בשכבות החלשות? כן. במעמד הביניים? כן. כבר אמרתי קודם, שמעמד הביניים יהפוך להיות שכבות חלשות, חלק ממעמד העשירים ירד ויידרדר לכיוון מעמד הביניים. </w:t>
      </w:r>
    </w:p>
    <w:p w14:paraId="1B12EF5A" w14:textId="77777777" w:rsidR="00000000" w:rsidRDefault="007C71EE">
      <w:pPr>
        <w:pStyle w:val="a"/>
        <w:rPr>
          <w:rFonts w:hint="cs"/>
          <w:rtl/>
        </w:rPr>
      </w:pPr>
    </w:p>
    <w:p w14:paraId="40750977" w14:textId="77777777" w:rsidR="00000000" w:rsidRDefault="007C71EE">
      <w:pPr>
        <w:pStyle w:val="a"/>
        <w:rPr>
          <w:rFonts w:hint="cs"/>
          <w:rtl/>
        </w:rPr>
      </w:pPr>
      <w:r>
        <w:rPr>
          <w:rFonts w:hint="cs"/>
          <w:rtl/>
        </w:rPr>
        <w:t>סדר העדיפויות שגוי. סדר העדיפוי</w:t>
      </w:r>
      <w:r>
        <w:rPr>
          <w:rFonts w:hint="cs"/>
          <w:rtl/>
        </w:rPr>
        <w:t>ות מעוות. אנחנו חייבים לחזק את החינוך, את התשתיות. הנה, יושב כאן שר התשתיות לשעבר, שר השיכון היום, וגם בשיכון יש תשתיות. צריך לחזק את התשתיות, להביא לכך שייוצרו עוד מקורות פרנסה. הרי אנחנו הולכים להגדיל את היקף המובטלים מ=281,000, מספר שיא של כל הזמנים. אנ</w:t>
      </w:r>
      <w:r>
        <w:rPr>
          <w:rFonts w:hint="cs"/>
          <w:rtl/>
        </w:rPr>
        <w:t>חנו לא רוצים להגיע לשיאים האלה. אנחנו רוצים להגיע לשיאים בספורט, אנחנו רוצים להגיע לשיאים בתרבות, אנחנו רוצים להגיע לשיאים בחינוך, אנחנו לא רוצים להגיע לשיאים באבטלה. 281,000 מובטלים. לפי תחזית האוצר מספר המובטלים יחצה את קו ה=300,000 עוד השנה. האבטלה עומד</w:t>
      </w:r>
      <w:r>
        <w:rPr>
          <w:rFonts w:hint="cs"/>
          <w:rtl/>
        </w:rPr>
        <w:t xml:space="preserve">ת על  10.8%. זה היקף אבטלה שבמדינות אירופיות, בשוק האירופי המשותף, לא מקובל לחלוטין. </w:t>
      </w:r>
    </w:p>
    <w:p w14:paraId="64F8F5CA" w14:textId="77777777" w:rsidR="00000000" w:rsidRDefault="007C71EE">
      <w:pPr>
        <w:pStyle w:val="a"/>
        <w:rPr>
          <w:rFonts w:hint="cs"/>
          <w:rtl/>
        </w:rPr>
      </w:pPr>
    </w:p>
    <w:p w14:paraId="3DFA453D" w14:textId="77777777" w:rsidR="00000000" w:rsidRDefault="007C71EE">
      <w:pPr>
        <w:pStyle w:val="a"/>
        <w:rPr>
          <w:rFonts w:hint="cs"/>
          <w:rtl/>
        </w:rPr>
      </w:pPr>
      <w:r>
        <w:rPr>
          <w:rFonts w:hint="cs"/>
          <w:rtl/>
        </w:rPr>
        <w:t>לסיום, אני משוכנע שאסור לתת יד לתוכנית הזאת. יצאו ממנה חלקים מעוותים, אבל עדיין נותרו בה לא מעט חלקים שאסור בשום פנים ואופן שכל מי שלב פועם בקרבו ומוח קודח בראשו ייתן יד</w:t>
      </w:r>
      <w:r>
        <w:rPr>
          <w:rFonts w:hint="cs"/>
          <w:rtl/>
        </w:rPr>
        <w:t>ו, על-ידי הצבעה, לקידומה, אלא להיפך - יש להתנגד לה. תודה.</w:t>
      </w:r>
    </w:p>
    <w:p w14:paraId="453EFC7E" w14:textId="77777777" w:rsidR="00000000" w:rsidRDefault="007C71EE">
      <w:pPr>
        <w:pStyle w:val="a"/>
        <w:ind w:firstLine="0"/>
        <w:rPr>
          <w:rFonts w:hint="cs"/>
          <w:rtl/>
        </w:rPr>
      </w:pPr>
    </w:p>
    <w:p w14:paraId="1C69449E" w14:textId="77777777" w:rsidR="00000000" w:rsidRDefault="007C71EE">
      <w:pPr>
        <w:pStyle w:val="ad"/>
        <w:rPr>
          <w:rtl/>
        </w:rPr>
      </w:pPr>
      <w:r>
        <w:rPr>
          <w:rtl/>
        </w:rPr>
        <w:t>היו"ר נסים דהן:</w:t>
      </w:r>
    </w:p>
    <w:p w14:paraId="0D7A28E2" w14:textId="77777777" w:rsidR="00000000" w:rsidRDefault="007C71EE">
      <w:pPr>
        <w:pStyle w:val="a"/>
        <w:rPr>
          <w:rtl/>
        </w:rPr>
      </w:pPr>
    </w:p>
    <w:p w14:paraId="227F2485" w14:textId="77777777" w:rsidR="00000000" w:rsidRDefault="007C71EE">
      <w:pPr>
        <w:pStyle w:val="a"/>
        <w:rPr>
          <w:rFonts w:hint="cs"/>
          <w:rtl/>
        </w:rPr>
      </w:pPr>
      <w:r>
        <w:rPr>
          <w:rFonts w:hint="cs"/>
          <w:rtl/>
        </w:rPr>
        <w:t>תודה רבה. חבר הכנסת טלב אלסאנע - לא נמצא. חבר הכנסת מתן וילנאי, 20 דקות לרשותך, בבקשה. אחריו - חבר הכנסת אבשלום וילן.</w:t>
      </w:r>
    </w:p>
    <w:p w14:paraId="02A8C18F" w14:textId="77777777" w:rsidR="00000000" w:rsidRDefault="007C71EE">
      <w:pPr>
        <w:pStyle w:val="a"/>
        <w:rPr>
          <w:rFonts w:hint="cs"/>
          <w:rtl/>
        </w:rPr>
      </w:pPr>
    </w:p>
    <w:p w14:paraId="1F164A1E" w14:textId="77777777" w:rsidR="00000000" w:rsidRDefault="007C71EE">
      <w:pPr>
        <w:pStyle w:val="Speaker"/>
        <w:rPr>
          <w:rtl/>
        </w:rPr>
      </w:pPr>
      <w:bookmarkStart w:id="992" w:name="FS000001067T27_05_2003_08_11_12"/>
      <w:bookmarkEnd w:id="992"/>
      <w:r>
        <w:rPr>
          <w:rFonts w:hint="eastAsia"/>
          <w:rtl/>
        </w:rPr>
        <w:t>מתן</w:t>
      </w:r>
      <w:r>
        <w:rPr>
          <w:rtl/>
        </w:rPr>
        <w:t xml:space="preserve"> וילנאי (העבודה-מימד):</w:t>
      </w:r>
    </w:p>
    <w:p w14:paraId="35261919" w14:textId="77777777" w:rsidR="00000000" w:rsidRDefault="007C71EE">
      <w:pPr>
        <w:pStyle w:val="a"/>
        <w:rPr>
          <w:rFonts w:hint="cs"/>
          <w:rtl/>
        </w:rPr>
      </w:pPr>
    </w:p>
    <w:p w14:paraId="119DA768" w14:textId="77777777" w:rsidR="00000000" w:rsidRDefault="007C71EE">
      <w:pPr>
        <w:pStyle w:val="a"/>
        <w:rPr>
          <w:rFonts w:hint="cs"/>
          <w:rtl/>
        </w:rPr>
      </w:pPr>
      <w:r>
        <w:rPr>
          <w:rFonts w:hint="cs"/>
          <w:rtl/>
        </w:rPr>
        <w:t>כבוד היושב-ראש, כנסת נכבדה, אני רו</w:t>
      </w:r>
      <w:r>
        <w:rPr>
          <w:rFonts w:hint="cs"/>
          <w:rtl/>
        </w:rPr>
        <w:t xml:space="preserve">צה לומר כמה דברים טובים על ה"אין תוכנית" הכלכלית הזאת, כי גם את זה צריך להגיד. יש בה כמה אלמנטים, לא רבים, שהם חשובים, ואני שמח שבסופו של דבר מעזים להתמודד אתם. </w:t>
      </w:r>
    </w:p>
    <w:p w14:paraId="682BF3A8" w14:textId="77777777" w:rsidR="00000000" w:rsidRDefault="007C71EE">
      <w:pPr>
        <w:pStyle w:val="a"/>
        <w:rPr>
          <w:rFonts w:hint="cs"/>
          <w:rtl/>
        </w:rPr>
      </w:pPr>
    </w:p>
    <w:p w14:paraId="792F5AAE" w14:textId="77777777" w:rsidR="00000000" w:rsidRDefault="007C71EE">
      <w:pPr>
        <w:pStyle w:val="a"/>
        <w:rPr>
          <w:rFonts w:hint="cs"/>
          <w:rtl/>
        </w:rPr>
      </w:pPr>
      <w:r>
        <w:rPr>
          <w:rFonts w:hint="cs"/>
          <w:rtl/>
        </w:rPr>
        <w:t>הדבר הראשון הוא קבלת העיקרון של הקטנת גודלו של הסקטור הציבורי כצורך שיביא לצמצום בהוצאות הממש</w:t>
      </w:r>
      <w:r>
        <w:rPr>
          <w:rFonts w:hint="cs"/>
          <w:rtl/>
        </w:rPr>
        <w:t xml:space="preserve">לה. אין מנוס מהפחת השכר במגזר הציבורי לאחר שהיתה פגיעה בסקטור הפרטי בתוכניות הקודמות. </w:t>
      </w:r>
    </w:p>
    <w:p w14:paraId="28B6BF92" w14:textId="77777777" w:rsidR="00000000" w:rsidRDefault="007C71EE">
      <w:pPr>
        <w:pStyle w:val="a"/>
        <w:rPr>
          <w:rFonts w:hint="cs"/>
          <w:rtl/>
        </w:rPr>
      </w:pPr>
    </w:p>
    <w:p w14:paraId="05E00F59" w14:textId="77777777" w:rsidR="00000000" w:rsidRDefault="007C71EE">
      <w:pPr>
        <w:pStyle w:val="a"/>
        <w:rPr>
          <w:rFonts w:hint="cs"/>
          <w:rtl/>
        </w:rPr>
      </w:pPr>
      <w:r>
        <w:rPr>
          <w:rFonts w:hint="cs"/>
          <w:rtl/>
        </w:rPr>
        <w:t>הדבר השני הוא הפחתת המס על העבודה, שבסופו של דבר אמורה לעודד צמיחה ולהגדיל את ההכנסות ממס. זה לא נעשה מספיק, אבל זה נעשה. במקביל לזה הגדלת המס על ההון. המהלך הזה , של ה</w:t>
      </w:r>
      <w:r>
        <w:rPr>
          <w:rFonts w:hint="cs"/>
          <w:rtl/>
        </w:rPr>
        <w:t>מקביליות הזאת, הוא נכון וצריך להמשיך אתו.</w:t>
      </w:r>
    </w:p>
    <w:p w14:paraId="7FB96B7F" w14:textId="77777777" w:rsidR="00000000" w:rsidRDefault="007C71EE">
      <w:pPr>
        <w:pStyle w:val="a"/>
        <w:rPr>
          <w:rFonts w:hint="cs"/>
          <w:rtl/>
        </w:rPr>
      </w:pPr>
    </w:p>
    <w:p w14:paraId="075DE0C0" w14:textId="77777777" w:rsidR="00000000" w:rsidRDefault="007C71EE">
      <w:pPr>
        <w:pStyle w:val="a"/>
        <w:rPr>
          <w:rFonts w:hint="cs"/>
          <w:rtl/>
        </w:rPr>
      </w:pPr>
      <w:r>
        <w:rPr>
          <w:rFonts w:hint="cs"/>
          <w:rtl/>
        </w:rPr>
        <w:t>הדבר השלישי הוא כלל הניסיון להתמודד עם הנושא של שוק העבודה, של העובדים הזרים, של תשלומי ההעברה בצורה כזאת שיוכלו לעודד אוכלוסיות לחזור למעגל העבודה, אבל כל זה במידה הנכונה ולא בצורה שפוגעת במי שאין להם סיכוי לחזור</w:t>
      </w:r>
      <w:r>
        <w:rPr>
          <w:rFonts w:hint="cs"/>
          <w:rtl/>
        </w:rPr>
        <w:t xml:space="preserve"> למעגל העבודה, אבל הפגיעה בהם פשוט מורידה אותם הרבה מתחת לרמת החיים שלה הם היו רגילים.</w:t>
      </w:r>
    </w:p>
    <w:p w14:paraId="3783D1BC" w14:textId="77777777" w:rsidR="00000000" w:rsidRDefault="007C71EE">
      <w:pPr>
        <w:pStyle w:val="a"/>
        <w:rPr>
          <w:rFonts w:hint="cs"/>
          <w:rtl/>
        </w:rPr>
      </w:pPr>
    </w:p>
    <w:p w14:paraId="5711E4AC" w14:textId="77777777" w:rsidR="00000000" w:rsidRDefault="007C71EE">
      <w:pPr>
        <w:pStyle w:val="a"/>
        <w:rPr>
          <w:rFonts w:hint="cs"/>
          <w:rtl/>
        </w:rPr>
      </w:pPr>
      <w:r>
        <w:rPr>
          <w:rFonts w:hint="cs"/>
          <w:rtl/>
        </w:rPr>
        <w:t xml:space="preserve">אני רוצה להעיר שתי הערות נוספות; האחת נוגעת לקשר המובהק והישיר בין הסכסוך שלנו עם הפלסטינים לבין המצב הכלכלי, שמשפיע ישירות על המצב החברתי. לצערי, בכל הניירות של האוצר </w:t>
      </w:r>
      <w:r>
        <w:rPr>
          <w:rFonts w:hint="cs"/>
          <w:rtl/>
        </w:rPr>
        <w:t xml:space="preserve">מופיע במלים ספורות, שנעלמות בתוך עשרות אלפי המלים, שיש קשר מובהק בין העימות לבין המצב הכלכלי. עד לפני זמן קצר הממשלה לא הכירה בזה כלל, וכך זה היה גם במסמכים. רק בהחלטות של השבוע הזה התברר שאכן יש קשר בין המצב הכלכלי לעימות עם הפלסטינים. אובדן 30 מיליארדים </w:t>
      </w:r>
      <w:r>
        <w:rPr>
          <w:rFonts w:hint="cs"/>
          <w:rtl/>
        </w:rPr>
        <w:t xml:space="preserve">בתוצר במשך השנתיים-וחצי האלה, שאם הם היו עומדים לרשותנו, המציאות היתה נראית אחרת לחלוטין. ולכן אני קורא עוד הפעם לכל מי שעושה תוכנית, לקבוע את הנחות היסוד, לקרוא את הכתובות על הקיר, לא להיבהל, בצורה פשוטה וברורה, כדי שלא להידרש כל פעם לתוכנית חדשה. </w:t>
      </w:r>
    </w:p>
    <w:p w14:paraId="647E9058" w14:textId="77777777" w:rsidR="00000000" w:rsidRDefault="007C71EE">
      <w:pPr>
        <w:pStyle w:val="a"/>
        <w:rPr>
          <w:rFonts w:hint="cs"/>
          <w:rtl/>
        </w:rPr>
      </w:pPr>
    </w:p>
    <w:p w14:paraId="66747574" w14:textId="77777777" w:rsidR="00000000" w:rsidRDefault="007C71EE">
      <w:pPr>
        <w:pStyle w:val="a"/>
        <w:rPr>
          <w:rFonts w:hint="cs"/>
          <w:rtl/>
        </w:rPr>
      </w:pPr>
      <w:r>
        <w:rPr>
          <w:rFonts w:hint="cs"/>
          <w:rtl/>
        </w:rPr>
        <w:t xml:space="preserve">הדבר </w:t>
      </w:r>
      <w:r>
        <w:rPr>
          <w:rFonts w:hint="cs"/>
          <w:rtl/>
        </w:rPr>
        <w:t xml:space="preserve">האחרון הוא הנושא של החזית החברתית. אנחנו נמצאים במצב של שינוי אסטרטגי רחב במזרח התיכון לאחר סיום המלחמה בעירק ותחילת הפרק הקשה של האמריקנים ביצירת שלטון חדש שם; אני נזהר מלהגיד את המלה דמוקרטיה, אבל שלטון מסוג אחר. זה תהליך מסובך, וארצות-הברית מתחילה לחוש </w:t>
      </w:r>
      <w:r>
        <w:rPr>
          <w:rFonts w:hint="cs"/>
          <w:rtl/>
        </w:rPr>
        <w:t>אותו, להתמודד אתו ולגלות שהקרב הצבאי היה בסופו של דבר החלק הפשוט שבעניין.</w:t>
      </w:r>
    </w:p>
    <w:p w14:paraId="1CCADC27" w14:textId="77777777" w:rsidR="00000000" w:rsidRDefault="007C71EE">
      <w:pPr>
        <w:pStyle w:val="a"/>
        <w:rPr>
          <w:rFonts w:hint="cs"/>
          <w:rtl/>
        </w:rPr>
      </w:pPr>
    </w:p>
    <w:p w14:paraId="2D6C850F" w14:textId="77777777" w:rsidR="00000000" w:rsidRDefault="007C71EE">
      <w:pPr>
        <w:pStyle w:val="a"/>
        <w:rPr>
          <w:rFonts w:hint="cs"/>
          <w:rtl/>
        </w:rPr>
      </w:pPr>
      <w:r>
        <w:rPr>
          <w:rFonts w:hint="cs"/>
          <w:rtl/>
        </w:rPr>
        <w:t>אבל באותה עת עצמה שהחזית המזרחית נעלמה, מופיעה אצלנו החזית החברתית, צועקת לשמים. בשנות ה=50 קיצץ בן-גוריון ביד רמה בתקציב הביטחון על מנת לאפשר את קליטת העלייה, שחבר הכנסת דני יתום ה</w:t>
      </w:r>
      <w:r>
        <w:rPr>
          <w:rFonts w:hint="cs"/>
          <w:rtl/>
        </w:rPr>
        <w:t>זכירה לפני כמה דקות. ללא זה מדינת ישראל היתה נראית אחרת. היום בצה"ל מחלקים תלושים לחיילים רעבים או לבני משפחותיהם. בפעם הקודמת סיפרתי על אבא שדיבר אתי כאן מחוץ לכנסת על כך שבניו ובנותיו לא באים מהשירות הצבאי הביתה לחופשות שבת, כי בצבא יש להם מה לאכול ובבית</w:t>
      </w:r>
      <w:r>
        <w:rPr>
          <w:rFonts w:hint="cs"/>
          <w:rtl/>
        </w:rPr>
        <w:t xml:space="preserve"> לא. אותו צבא עצמו, שמחלק את התלושים האלה, לא מבין - הוא לא צריך, אלה שמעליו צריכים להבין - שצריך להוריד את המנה הנדרשת מתקציב הביטחון, על מנת לחזק את החלשים בחברה. </w:t>
      </w:r>
    </w:p>
    <w:p w14:paraId="37394F77" w14:textId="77777777" w:rsidR="00000000" w:rsidRDefault="007C71EE">
      <w:pPr>
        <w:pStyle w:val="a"/>
        <w:rPr>
          <w:rFonts w:hint="cs"/>
          <w:rtl/>
        </w:rPr>
      </w:pPr>
    </w:p>
    <w:p w14:paraId="2CAA58DB" w14:textId="77777777" w:rsidR="00000000" w:rsidRDefault="007C71EE">
      <w:pPr>
        <w:pStyle w:val="a"/>
        <w:rPr>
          <w:rFonts w:hint="cs"/>
          <w:rtl/>
        </w:rPr>
      </w:pPr>
      <w:r>
        <w:rPr>
          <w:rFonts w:hint="cs"/>
          <w:rtl/>
        </w:rPr>
        <w:t>יש קשר מובהק בין הדברים. אסור שיהיה צוות טנק ברמת-הגולן שאביו של איש צוות אחד מרוויח 400,</w:t>
      </w:r>
      <w:r>
        <w:rPr>
          <w:rFonts w:hint="cs"/>
          <w:rtl/>
        </w:rPr>
        <w:t>000 שקל - ויש כאלה - ואביו של איש צוות שני מרוויח 4,000 שקל - וכמובן יש גם כאלה. ברור לחלוטין שזה הביטחון האמיתי, הצוות הזה שם. לכן איזון נכון, חלוקת נטל נכונה של המשאבים היא  אחד המרכיבים העיקריים שמחזקים את החברה הישראלית. ובתוכנית הזאת, שקודם  ציינתי כמ</w:t>
      </w:r>
      <w:r>
        <w:rPr>
          <w:rFonts w:hint="cs"/>
          <w:rtl/>
        </w:rPr>
        <w:t xml:space="preserve">ה נקודות לזכותה, הדבר הזה לא מופיע. </w:t>
      </w:r>
    </w:p>
    <w:p w14:paraId="1E1F8E1F" w14:textId="77777777" w:rsidR="00000000" w:rsidRDefault="007C71EE">
      <w:pPr>
        <w:pStyle w:val="a"/>
        <w:rPr>
          <w:rFonts w:hint="cs"/>
          <w:rtl/>
        </w:rPr>
      </w:pPr>
    </w:p>
    <w:p w14:paraId="3B9BF675" w14:textId="77777777" w:rsidR="00000000" w:rsidRDefault="007C71EE">
      <w:pPr>
        <w:pStyle w:val="a"/>
        <w:rPr>
          <w:rFonts w:hint="cs"/>
          <w:rtl/>
        </w:rPr>
      </w:pPr>
      <w:r>
        <w:rPr>
          <w:rFonts w:hint="cs"/>
          <w:rtl/>
        </w:rPr>
        <w:t xml:space="preserve">לכן, זו אינה תוכנית שאפשר לתמוך בה. זו אינה תוכנית, מכיוון שכפי שאמרנו קודם אין מסר ברור, אין הגדרה של איך תיראה החברה הישראלית, מה אנחנו מצפים ממנה. ובמקום שהתוכנית תתמוך בזה, היא רק מפריעה לקיומה של חברה חזקה במדינת </w:t>
      </w:r>
      <w:r>
        <w:rPr>
          <w:rFonts w:hint="cs"/>
          <w:rtl/>
        </w:rPr>
        <w:t xml:space="preserve">ישראל, שעומדת במבחן היומיומי כרגע של המלחמה בטרור. זה לא מבחן של כוחות הביטחון, אלא מבחן של החברה כולה, ואנחנו צריכים לעזור לה ולא להפריע לה במבחן הזה. תודה רבה. </w:t>
      </w:r>
    </w:p>
    <w:p w14:paraId="694AAD02" w14:textId="77777777" w:rsidR="00000000" w:rsidRDefault="007C71EE">
      <w:pPr>
        <w:pStyle w:val="a"/>
        <w:rPr>
          <w:rFonts w:hint="cs"/>
          <w:rtl/>
        </w:rPr>
      </w:pPr>
    </w:p>
    <w:p w14:paraId="70DC2301" w14:textId="77777777" w:rsidR="00000000" w:rsidRDefault="007C71EE">
      <w:pPr>
        <w:pStyle w:val="ad"/>
        <w:rPr>
          <w:rtl/>
        </w:rPr>
      </w:pPr>
      <w:r>
        <w:rPr>
          <w:rtl/>
        </w:rPr>
        <w:t>היו"ר נסים דהן:</w:t>
      </w:r>
    </w:p>
    <w:p w14:paraId="4837D22D" w14:textId="77777777" w:rsidR="00000000" w:rsidRDefault="007C71EE">
      <w:pPr>
        <w:pStyle w:val="a"/>
        <w:rPr>
          <w:rtl/>
        </w:rPr>
      </w:pPr>
    </w:p>
    <w:p w14:paraId="2086E915" w14:textId="77777777" w:rsidR="00000000" w:rsidRDefault="007C71EE">
      <w:pPr>
        <w:pStyle w:val="a"/>
        <w:rPr>
          <w:rFonts w:hint="cs"/>
          <w:rtl/>
        </w:rPr>
      </w:pPr>
      <w:r>
        <w:rPr>
          <w:rFonts w:hint="cs"/>
          <w:rtl/>
        </w:rPr>
        <w:t>חבר הכנסת אבשלום וילן, בבקשה, 20 דקות.</w:t>
      </w:r>
    </w:p>
    <w:p w14:paraId="72A89135" w14:textId="77777777" w:rsidR="00000000" w:rsidRDefault="007C71EE">
      <w:pPr>
        <w:pStyle w:val="a"/>
        <w:rPr>
          <w:rFonts w:hint="cs"/>
          <w:rtl/>
        </w:rPr>
      </w:pPr>
    </w:p>
    <w:p w14:paraId="47D7A281" w14:textId="77777777" w:rsidR="00000000" w:rsidRDefault="007C71EE">
      <w:pPr>
        <w:pStyle w:val="Speaker"/>
        <w:rPr>
          <w:rtl/>
        </w:rPr>
      </w:pPr>
      <w:bookmarkStart w:id="993" w:name="FS000000505T27_05_2003_08_43_31"/>
      <w:bookmarkEnd w:id="993"/>
      <w:r>
        <w:rPr>
          <w:rFonts w:hint="eastAsia"/>
          <w:rtl/>
        </w:rPr>
        <w:t>אבשלום</w:t>
      </w:r>
      <w:r>
        <w:rPr>
          <w:rtl/>
        </w:rPr>
        <w:t xml:space="preserve"> וילן (מרצ):</w:t>
      </w:r>
    </w:p>
    <w:p w14:paraId="3681F945" w14:textId="77777777" w:rsidR="00000000" w:rsidRDefault="007C71EE">
      <w:pPr>
        <w:pStyle w:val="a"/>
        <w:rPr>
          <w:rFonts w:hint="cs"/>
          <w:rtl/>
        </w:rPr>
      </w:pPr>
    </w:p>
    <w:p w14:paraId="33448DB4" w14:textId="77777777" w:rsidR="00000000" w:rsidRDefault="007C71EE">
      <w:pPr>
        <w:pStyle w:val="a"/>
        <w:rPr>
          <w:rFonts w:hint="cs"/>
          <w:rtl/>
        </w:rPr>
      </w:pPr>
      <w:r>
        <w:rPr>
          <w:rFonts w:hint="cs"/>
          <w:rtl/>
        </w:rPr>
        <w:t>כבוד היושב-ראש,</w:t>
      </w:r>
      <w:r>
        <w:rPr>
          <w:rFonts w:hint="cs"/>
          <w:rtl/>
        </w:rPr>
        <w:t xml:space="preserve"> רבותי חברי הכנסת, בוקר טוב כבוד השר - - - </w:t>
      </w:r>
    </w:p>
    <w:p w14:paraId="67FD10B9" w14:textId="77777777" w:rsidR="00000000" w:rsidRDefault="007C71EE">
      <w:pPr>
        <w:pStyle w:val="a"/>
        <w:rPr>
          <w:rFonts w:hint="cs"/>
          <w:rtl/>
        </w:rPr>
      </w:pPr>
    </w:p>
    <w:p w14:paraId="72777D58" w14:textId="77777777" w:rsidR="00000000" w:rsidRDefault="007C71EE">
      <w:pPr>
        <w:pStyle w:val="ad"/>
        <w:rPr>
          <w:rtl/>
        </w:rPr>
      </w:pPr>
      <w:r>
        <w:rPr>
          <w:rtl/>
        </w:rPr>
        <w:t>היו"ר נסים דהן:</w:t>
      </w:r>
    </w:p>
    <w:p w14:paraId="6D1087A3" w14:textId="77777777" w:rsidR="00000000" w:rsidRDefault="007C71EE">
      <w:pPr>
        <w:pStyle w:val="a"/>
        <w:rPr>
          <w:rtl/>
        </w:rPr>
      </w:pPr>
    </w:p>
    <w:p w14:paraId="2E305CFF" w14:textId="77777777" w:rsidR="00000000" w:rsidRDefault="007C71EE">
      <w:pPr>
        <w:pStyle w:val="a"/>
        <w:rPr>
          <w:rFonts w:hint="cs"/>
          <w:rtl/>
        </w:rPr>
      </w:pPr>
      <w:r>
        <w:rPr>
          <w:rFonts w:hint="cs"/>
          <w:rtl/>
        </w:rPr>
        <w:t>בוקר טוב גם לך ולכל עם ישראל.</w:t>
      </w:r>
    </w:p>
    <w:p w14:paraId="106C61F4" w14:textId="77777777" w:rsidR="00000000" w:rsidRDefault="007C71EE">
      <w:pPr>
        <w:pStyle w:val="a"/>
        <w:rPr>
          <w:rtl/>
        </w:rPr>
      </w:pPr>
    </w:p>
    <w:p w14:paraId="28F693C6" w14:textId="77777777" w:rsidR="00000000" w:rsidRDefault="007C71EE">
      <w:pPr>
        <w:pStyle w:val="a"/>
        <w:rPr>
          <w:rFonts w:hint="cs"/>
          <w:rtl/>
        </w:rPr>
      </w:pPr>
    </w:p>
    <w:p w14:paraId="168FED5F" w14:textId="77777777" w:rsidR="00000000" w:rsidRDefault="007C71EE">
      <w:pPr>
        <w:pStyle w:val="SpeakerCon"/>
        <w:rPr>
          <w:rtl/>
        </w:rPr>
      </w:pPr>
      <w:bookmarkStart w:id="994" w:name="FS000000505T27_05_2003_08_43_57C"/>
      <w:bookmarkEnd w:id="994"/>
      <w:r>
        <w:rPr>
          <w:rtl/>
        </w:rPr>
        <w:t>אבשלום וילן (מרצ):</w:t>
      </w:r>
    </w:p>
    <w:p w14:paraId="2A921235" w14:textId="77777777" w:rsidR="00000000" w:rsidRDefault="007C71EE">
      <w:pPr>
        <w:pStyle w:val="a"/>
        <w:rPr>
          <w:rtl/>
        </w:rPr>
      </w:pPr>
    </w:p>
    <w:p w14:paraId="40D133AD" w14:textId="77777777" w:rsidR="00000000" w:rsidRDefault="007C71EE">
      <w:pPr>
        <w:pStyle w:val="a"/>
        <w:rPr>
          <w:rFonts w:hint="cs"/>
          <w:rtl/>
        </w:rPr>
      </w:pPr>
      <w:r>
        <w:rPr>
          <w:rFonts w:hint="cs"/>
          <w:rtl/>
        </w:rPr>
        <w:t xml:space="preserve">תראו, כאשר עם ישראל מסתכל על הדיון הזה, ואפילו כאשר עוברים על עיתוני הבוקר ורואים את ההסברים - תסלחו לי על הביטוי </w:t>
      </w:r>
      <w:r>
        <w:rPr>
          <w:rtl/>
        </w:rPr>
        <w:t>–</w:t>
      </w:r>
      <w:r>
        <w:rPr>
          <w:rFonts w:hint="cs"/>
          <w:rtl/>
        </w:rPr>
        <w:t xml:space="preserve"> הלא-כל-כך אינטליגנטיים של </w:t>
      </w:r>
      <w:r>
        <w:rPr>
          <w:rFonts w:hint="cs"/>
          <w:rtl/>
        </w:rPr>
        <w:t xml:space="preserve">מהות ההסתייגויות ועל מה בעצם נערך הדיון, אז אני חושב שאולי היה צריך להקדים, דווקא בשעה זו שאזרחי ישראל מתעוררים, ולהסביר במה דברים אמורים. </w:t>
      </w:r>
    </w:p>
    <w:p w14:paraId="34B84512" w14:textId="77777777" w:rsidR="00000000" w:rsidRDefault="007C71EE">
      <w:pPr>
        <w:pStyle w:val="a"/>
        <w:rPr>
          <w:rFonts w:hint="cs"/>
          <w:rtl/>
        </w:rPr>
      </w:pPr>
    </w:p>
    <w:p w14:paraId="1C3E997C" w14:textId="77777777" w:rsidR="00000000" w:rsidRDefault="007C71EE">
      <w:pPr>
        <w:pStyle w:val="ad"/>
        <w:rPr>
          <w:rtl/>
        </w:rPr>
      </w:pPr>
      <w:r>
        <w:rPr>
          <w:rtl/>
        </w:rPr>
        <w:t>היו"ר נסים דהן:</w:t>
      </w:r>
    </w:p>
    <w:p w14:paraId="2892EAA3" w14:textId="77777777" w:rsidR="00000000" w:rsidRDefault="007C71EE">
      <w:pPr>
        <w:pStyle w:val="a"/>
        <w:rPr>
          <w:rtl/>
        </w:rPr>
      </w:pPr>
    </w:p>
    <w:p w14:paraId="274038B9" w14:textId="77777777" w:rsidR="00000000" w:rsidRDefault="007C71EE">
      <w:pPr>
        <w:pStyle w:val="a"/>
        <w:rPr>
          <w:rFonts w:hint="cs"/>
          <w:rtl/>
        </w:rPr>
      </w:pPr>
      <w:r>
        <w:rPr>
          <w:rFonts w:hint="cs"/>
          <w:rtl/>
        </w:rPr>
        <w:t>בבקשה, הבמה לרשותך.</w:t>
      </w:r>
    </w:p>
    <w:p w14:paraId="65CCCBF3" w14:textId="77777777" w:rsidR="00000000" w:rsidRDefault="007C71EE">
      <w:pPr>
        <w:pStyle w:val="a"/>
        <w:rPr>
          <w:rFonts w:hint="cs"/>
          <w:rtl/>
        </w:rPr>
      </w:pPr>
    </w:p>
    <w:p w14:paraId="7CB912B3" w14:textId="77777777" w:rsidR="00000000" w:rsidRDefault="007C71EE">
      <w:pPr>
        <w:pStyle w:val="SpeakerCon"/>
        <w:rPr>
          <w:rtl/>
        </w:rPr>
      </w:pPr>
      <w:bookmarkStart w:id="995" w:name="FS000000505T27_05_2003_08_45_18C"/>
      <w:bookmarkEnd w:id="995"/>
      <w:r>
        <w:rPr>
          <w:rtl/>
        </w:rPr>
        <w:t>אבשלום וילן (מרצ):</w:t>
      </w:r>
    </w:p>
    <w:p w14:paraId="630F4CAB" w14:textId="77777777" w:rsidR="00000000" w:rsidRDefault="007C71EE">
      <w:pPr>
        <w:pStyle w:val="a"/>
        <w:rPr>
          <w:rtl/>
        </w:rPr>
      </w:pPr>
    </w:p>
    <w:p w14:paraId="5CFD2ED6" w14:textId="77777777" w:rsidR="00000000" w:rsidRDefault="007C71EE">
      <w:pPr>
        <w:pStyle w:val="a"/>
        <w:rPr>
          <w:rFonts w:hint="cs"/>
          <w:rtl/>
        </w:rPr>
      </w:pPr>
      <w:r>
        <w:rPr>
          <w:rFonts w:hint="cs"/>
          <w:rtl/>
        </w:rPr>
        <w:t>התוכנית הכלכלית הזאת בעצם אינה עוד תוכנית כלכלית. במשך הש</w:t>
      </w:r>
      <w:r>
        <w:rPr>
          <w:rFonts w:hint="cs"/>
          <w:rtl/>
        </w:rPr>
        <w:t>נתיים האחרונות הוצגו לכנסת ואושרו כארבע תוכניות חירום כלכליות, נוסף על תקציב המדינה, שעבר מדי שנה בשנה. מה שקורה הפעם הוא, ששני שרי האוצר שלנו - שר האוצר הרשמי מר בנימין נתניהו ושר האוצר הבלתי-רשמי מאיר שטרית - בעצם מובילים תוכנית שהיא בבחינת שינוי סדרי בר</w:t>
      </w:r>
      <w:r>
        <w:rPr>
          <w:rFonts w:hint="cs"/>
          <w:rtl/>
        </w:rPr>
        <w:t xml:space="preserve">אשית. </w:t>
      </w:r>
    </w:p>
    <w:p w14:paraId="77FAA51A" w14:textId="77777777" w:rsidR="00000000" w:rsidRDefault="007C71EE">
      <w:pPr>
        <w:pStyle w:val="a"/>
        <w:rPr>
          <w:rFonts w:hint="cs"/>
          <w:rtl/>
        </w:rPr>
      </w:pPr>
    </w:p>
    <w:p w14:paraId="659CBCB8" w14:textId="77777777" w:rsidR="00000000" w:rsidRDefault="007C71EE">
      <w:pPr>
        <w:pStyle w:val="a"/>
        <w:rPr>
          <w:rFonts w:hint="cs"/>
          <w:rtl/>
        </w:rPr>
      </w:pPr>
      <w:r>
        <w:rPr>
          <w:rFonts w:hint="cs"/>
          <w:rtl/>
        </w:rPr>
        <w:t>לפני שאגע בתוכנית, אני אומר שאופוזיציה מאוד רחבה משמשת כאן פה לגמלאים, לנכים, לילדים ולכל אותן שכבות מאוד רחבות בציבור שנפגעות פגיעה ישירה מהתוכנית. אין לנו ברירה, אם אנחנו רוצים להביא למודעות ציבורית במה דברים אמורים, אלא לנקוט תרגיל פרלמנטרי שפיר</w:t>
      </w:r>
      <w:r>
        <w:rPr>
          <w:rFonts w:hint="cs"/>
          <w:rtl/>
        </w:rPr>
        <w:t xml:space="preserve">ושו הארכת הדיון, שפירושו הגשת הסתייגויות סתמיות לשם דיבור, כדי שנוכל להציג את הנתונים עצמם. ראיתי בכל העיתונים שמסבירים, אבל זו הרי טכניקה. אבל לעזאזל, בואו נתחיל לדבר על המהויות, והמהויות הן מאוד מאוד בעייתיות. </w:t>
      </w:r>
    </w:p>
    <w:p w14:paraId="4900DCCC" w14:textId="77777777" w:rsidR="00000000" w:rsidRDefault="007C71EE">
      <w:pPr>
        <w:pStyle w:val="a"/>
        <w:rPr>
          <w:rFonts w:hint="cs"/>
          <w:rtl/>
        </w:rPr>
      </w:pPr>
    </w:p>
    <w:p w14:paraId="412364E9" w14:textId="77777777" w:rsidR="00000000" w:rsidRDefault="007C71EE">
      <w:pPr>
        <w:pStyle w:val="a"/>
        <w:rPr>
          <w:rFonts w:hint="cs"/>
          <w:rtl/>
        </w:rPr>
      </w:pPr>
      <w:r>
        <w:rPr>
          <w:rFonts w:hint="cs"/>
          <w:rtl/>
        </w:rPr>
        <w:t>בואו ניקח לדוגמה, אדוני היושב-ראש, את הפגנ</w:t>
      </w:r>
      <w:r>
        <w:rPr>
          <w:rFonts w:hint="cs"/>
          <w:rtl/>
        </w:rPr>
        <w:t>ת הנכים. מדוע יושבים הנכים בחוץ ומפגינים? הרי כולם זוכרים איך בתוכנית הקודמת ישבו הנכים ושבתו 78 יום בחוץ. ובאישור התוכנית הכלכלית הקודמת, שגם היא נפלה בערך במועד זה, אנחנו - אז האופוזיציה, מרצ - נקטנו שיטה  ובה דרשנו הצבעה שמית על כל הסתייגות והסתייגות. ב</w:t>
      </w:r>
      <w:r>
        <w:rPr>
          <w:rFonts w:hint="cs"/>
          <w:rtl/>
        </w:rPr>
        <w:t>סופו של דבר הצלחנו להכריח את ראש הממשלה אריאל שרון לשבת עם הנכים ולמצוא פתרון למשבר. תמורת הירידה מהפיליבסטר הסתיימה בעצם שביתת הנכים.</w:t>
      </w:r>
    </w:p>
    <w:p w14:paraId="05E32094" w14:textId="77777777" w:rsidR="00000000" w:rsidRDefault="007C71EE">
      <w:pPr>
        <w:pStyle w:val="a"/>
        <w:rPr>
          <w:rFonts w:hint="cs"/>
          <w:rtl/>
        </w:rPr>
      </w:pPr>
    </w:p>
    <w:p w14:paraId="756590C0" w14:textId="77777777" w:rsidR="00000000" w:rsidRDefault="007C71EE">
      <w:pPr>
        <w:pStyle w:val="a"/>
        <w:rPr>
          <w:rFonts w:hint="cs"/>
          <w:rtl/>
        </w:rPr>
      </w:pPr>
      <w:r>
        <w:rPr>
          <w:rFonts w:hint="cs"/>
          <w:rtl/>
        </w:rPr>
        <w:t xml:space="preserve">האוצר מילא אז אחר הוראות הממשלה, ואת רוב בעיות הנכים - לא אכנס כאן לפירוט - פתרו. לא את כולן, את רובן. מה באו עכשיו שני </w:t>
      </w:r>
      <w:r>
        <w:rPr>
          <w:rFonts w:hint="cs"/>
          <w:rtl/>
        </w:rPr>
        <w:t xml:space="preserve">שרי האוצר והציעו? שכל אותם סיכומים, לא ייגעו בהם. מה כן יעשו? יצמידו את כל הכספים המגיעים לנכים למדד המחירים לצרכן, ולא לשכר הממוצע במשק. נשמע מאוד מסובך, נכון? אבל כל ילד יודע שבמדינת ישראל מאז מלחמת יום הכיפורים, מ=1973 ועד היום, במשך 30 השנים האחרונות, </w:t>
      </w:r>
      <w:r>
        <w:rPr>
          <w:rFonts w:hint="cs"/>
          <w:rtl/>
        </w:rPr>
        <w:t xml:space="preserve">מדד השכר הממוצע במשק עלה ב=47% יותר ממדד המחירים לצרכן. מה זה אומר? שמי שצמוד למדד השכר הממוצע רמת חייו עלתה ב=50%, פי אחד-וחצי, מרמת חייו של מי שהכנסתו היתה צמודה למדד המחירים לצרכן.. </w:t>
      </w:r>
    </w:p>
    <w:p w14:paraId="546EFE6D" w14:textId="77777777" w:rsidR="00000000" w:rsidRDefault="007C71EE">
      <w:pPr>
        <w:pStyle w:val="a"/>
        <w:rPr>
          <w:rFonts w:hint="cs"/>
          <w:rtl/>
        </w:rPr>
      </w:pPr>
    </w:p>
    <w:p w14:paraId="41236BFF" w14:textId="77777777" w:rsidR="00000000" w:rsidRDefault="007C71EE">
      <w:pPr>
        <w:pStyle w:val="a"/>
        <w:rPr>
          <w:rFonts w:hint="cs"/>
          <w:rtl/>
        </w:rPr>
      </w:pPr>
      <w:r>
        <w:rPr>
          <w:rFonts w:hint="cs"/>
          <w:rtl/>
        </w:rPr>
        <w:t>מה פירושו של דבר? באים ואומרים לנכים, ולא רק לנכים, גם לילדים, גם לזק</w:t>
      </w:r>
      <w:r>
        <w:rPr>
          <w:rFonts w:hint="cs"/>
          <w:rtl/>
        </w:rPr>
        <w:t>נים, בקיצור כל הקצבאות של הביטוח הלאומי, שעשו עמן תרגיל קטן - הצמידו אותן למדד המחירים לצרכן. אני לא יודע אם אתה יודע, השר אפי איתם, אם אתה כלכלן במקצועך, אני מניח שלא, אבל אתה הצבעת נגד התוכנית הכלכלית. אני לא יודע אם בכלל נערך דיון רציני בממשלה על המשמעו</w:t>
      </w:r>
      <w:r>
        <w:rPr>
          <w:rFonts w:hint="cs"/>
          <w:rtl/>
        </w:rPr>
        <w:t xml:space="preserve">ת של שחיקת קצבאות הביטוח הלאומי כאשר באים ואומרים: נעשה רק תרגיל אחד - נצמיד אותן למדד המחירים לצרכן במקום לשכר הממוצע במשק. </w:t>
      </w:r>
    </w:p>
    <w:p w14:paraId="06F2EBA9" w14:textId="77777777" w:rsidR="00000000" w:rsidRDefault="007C71EE">
      <w:pPr>
        <w:pStyle w:val="a"/>
        <w:rPr>
          <w:rFonts w:hint="cs"/>
          <w:rtl/>
        </w:rPr>
      </w:pPr>
    </w:p>
    <w:p w14:paraId="30475397" w14:textId="77777777" w:rsidR="00000000" w:rsidRDefault="007C71EE">
      <w:pPr>
        <w:pStyle w:val="a"/>
        <w:rPr>
          <w:rFonts w:hint="cs"/>
          <w:rtl/>
        </w:rPr>
      </w:pPr>
      <w:r>
        <w:rPr>
          <w:rFonts w:hint="cs"/>
          <w:rtl/>
        </w:rPr>
        <w:t>אתה יודע, עד שנות ה=70 - אמר את זה השר שטרית - כמעט שלא היו תשלומי העברה,  המדיניות הסוציאלית היתה במקום אחר, אבל אז, כאשר בסוף ש</w:t>
      </w:r>
      <w:r>
        <w:rPr>
          <w:rFonts w:hint="cs"/>
          <w:rtl/>
        </w:rPr>
        <w:t xml:space="preserve">נות ה=60, בתחילת שנות ה=70,  התחילו להכניס את כל המערכות האלה, כל העולם המערבי הבין, שאם לא רוצים לפגוע בשכבות החלשות בחברה, חייבים להצמיד אותן למדד שיבטא את העלייה ברמת החיים, ולא למדד שישחק את רמת החיים. </w:t>
      </w:r>
    </w:p>
    <w:p w14:paraId="3B5E8D3D" w14:textId="77777777" w:rsidR="00000000" w:rsidRDefault="007C71EE">
      <w:pPr>
        <w:pStyle w:val="a"/>
        <w:rPr>
          <w:rFonts w:hint="cs"/>
          <w:rtl/>
        </w:rPr>
      </w:pPr>
    </w:p>
    <w:p w14:paraId="355D3EA5" w14:textId="77777777" w:rsidR="00000000" w:rsidRDefault="007C71EE">
      <w:pPr>
        <w:pStyle w:val="a"/>
        <w:rPr>
          <w:rFonts w:hint="cs"/>
          <w:rtl/>
        </w:rPr>
      </w:pPr>
      <w:r>
        <w:rPr>
          <w:rFonts w:hint="cs"/>
          <w:rtl/>
        </w:rPr>
        <w:t>אנחנו, כחברה, לא מתביישים? אתם בממשלה נתתם יד, ו</w:t>
      </w:r>
      <w:r>
        <w:rPr>
          <w:rFonts w:hint="cs"/>
          <w:rtl/>
        </w:rPr>
        <w:t xml:space="preserve">אתם מביאים את זה עכשיו לפני הכנסת, להצעה שפירושה לקחת את הדפוקים של החברה הישראלית, קרי אלה שנאלצים לחיות מתשלומי העברה, קרי אלה שנאלצים לחיות על קצבאות - הרי היו לנו בלי סוף ויכוחים עם החרדים על נושא קצבאות הילדים ועל נושא חוק הלפרט. אמרנו אז לחרדים, שמי </w:t>
      </w:r>
      <w:r>
        <w:rPr>
          <w:rFonts w:hint="cs"/>
          <w:rtl/>
        </w:rPr>
        <w:t xml:space="preserve">שיוביל את חוק הלפרט, שהוא מנוגד לכל היגיון כלכלי, סופו שיחטוף את זה בפרצוף, וזה אכן קרה. </w:t>
      </w:r>
    </w:p>
    <w:p w14:paraId="5538FF7B" w14:textId="77777777" w:rsidR="00000000" w:rsidRDefault="007C71EE">
      <w:pPr>
        <w:pStyle w:val="a"/>
        <w:rPr>
          <w:rFonts w:hint="cs"/>
          <w:rtl/>
        </w:rPr>
      </w:pPr>
    </w:p>
    <w:p w14:paraId="06ADECBA" w14:textId="77777777" w:rsidR="00000000" w:rsidRDefault="007C71EE">
      <w:pPr>
        <w:pStyle w:val="a"/>
        <w:rPr>
          <w:rFonts w:hint="cs"/>
          <w:rtl/>
        </w:rPr>
      </w:pPr>
      <w:r>
        <w:rPr>
          <w:rFonts w:hint="cs"/>
          <w:rtl/>
        </w:rPr>
        <w:t xml:space="preserve">אבל פה באים ואומרים שאת קצבאות הילדים שוחקים לחלוטין.  פעם אחת משנים להם את המדד, אבל פעם שנייה בכלל מביאים אותם למצב כזה שמי שכבר יש לו משפחה ברוכת ילדים </w:t>
      </w:r>
      <w:r>
        <w:rPr>
          <w:rtl/>
        </w:rPr>
        <w:t>–</w:t>
      </w:r>
      <w:r>
        <w:rPr>
          <w:rFonts w:hint="cs"/>
          <w:rtl/>
        </w:rPr>
        <w:t xml:space="preserve"> מי שיש ל</w:t>
      </w:r>
      <w:r>
        <w:rPr>
          <w:rFonts w:hint="cs"/>
          <w:rtl/>
        </w:rPr>
        <w:t xml:space="preserve">ו 18  ילדים מורידים לו למעלה מ=4,000 שקל בחודש במכה, ומה רוצים שהמשפחה הזאת תעשה? ממה היא תקנה מזון לילדיה? הרי יש פה עיוות נורא. </w:t>
      </w:r>
    </w:p>
    <w:p w14:paraId="595F4348" w14:textId="77777777" w:rsidR="00000000" w:rsidRDefault="007C71EE">
      <w:pPr>
        <w:pStyle w:val="a"/>
        <w:rPr>
          <w:rFonts w:hint="cs"/>
          <w:rtl/>
        </w:rPr>
      </w:pPr>
    </w:p>
    <w:p w14:paraId="36A50556" w14:textId="77777777" w:rsidR="00000000" w:rsidRDefault="007C71EE">
      <w:pPr>
        <w:pStyle w:val="a"/>
        <w:rPr>
          <w:rFonts w:hint="cs"/>
          <w:rtl/>
        </w:rPr>
      </w:pPr>
      <w:r>
        <w:rPr>
          <w:rFonts w:hint="cs"/>
          <w:rtl/>
        </w:rPr>
        <w:t>הצענו לשנות את חוק הלפרט והצענו להתאים את המענקים לילד הראשון, השני, השלישי וכו', כמקובל בכל מדינות העולם המתקדם, כמו שהיה א</w:t>
      </w:r>
      <w:r>
        <w:rPr>
          <w:rFonts w:hint="cs"/>
          <w:rtl/>
        </w:rPr>
        <w:t xml:space="preserve">צלנו עד לפני שנתיים. זה כן. יש בעיה כספית? מורידים בשוליים, מורידים קצת יותר, אבל כיסוח כזה טוטלי? מה יעשו המשפחות האלה? הרי האבסורד של הביטוח הלאומי זועק לשמים. </w:t>
      </w:r>
    </w:p>
    <w:p w14:paraId="73CA8875" w14:textId="77777777" w:rsidR="00000000" w:rsidRDefault="007C71EE">
      <w:pPr>
        <w:pStyle w:val="a"/>
        <w:rPr>
          <w:rFonts w:hint="cs"/>
          <w:rtl/>
        </w:rPr>
      </w:pPr>
    </w:p>
    <w:p w14:paraId="3BE1F700" w14:textId="77777777" w:rsidR="00000000" w:rsidRDefault="007C71EE">
      <w:pPr>
        <w:pStyle w:val="a"/>
        <w:rPr>
          <w:rFonts w:hint="cs"/>
          <w:rtl/>
        </w:rPr>
      </w:pPr>
      <w:r>
        <w:rPr>
          <w:rFonts w:hint="cs"/>
          <w:rtl/>
        </w:rPr>
        <w:t>בסופו של דבר, אדוני היושב-ראש, הרי מה תעשה מדינת ישראל? היא פוגעת עכשיו פגיעה אנושה, לפי דעת</w:t>
      </w:r>
      <w:r>
        <w:rPr>
          <w:rFonts w:hint="cs"/>
          <w:rtl/>
        </w:rPr>
        <w:t xml:space="preserve">י בסדר גודל של 300,000 משפחות ויותר. מה יקרה עם אותם אנשים, עם אותם ילדים? בתי-הספר אוטומטית ירדו ברמתם. עומס הבעיות הסוציאליות שיהיו בבתיהם יהיה כזה שאנחנו בעצם מגדלים - בהחלטה מודעת של הממשלה והכנסת - את הדור הבא של הנחשלים בחברה הישראלית. ואז, בעוד חמש </w:t>
      </w:r>
      <w:r>
        <w:rPr>
          <w:rFonts w:hint="cs"/>
          <w:rtl/>
        </w:rPr>
        <w:t xml:space="preserve">או עשר שנים יבואו לכאן וידרשו הוצאות גדולות יותר עבור טעוני טיפוח ובעיות של חינוך, והם לא יגיעו לאוניברסיטה וחס וחלילה יידרדרו לפשע. בסופו של דבר העומס הסוציאלי על המדינה יגדל ולא יקטן. </w:t>
      </w:r>
    </w:p>
    <w:p w14:paraId="66CD96A3" w14:textId="77777777" w:rsidR="00000000" w:rsidRDefault="007C71EE">
      <w:pPr>
        <w:pStyle w:val="a"/>
        <w:rPr>
          <w:rFonts w:hint="cs"/>
          <w:rtl/>
        </w:rPr>
      </w:pPr>
    </w:p>
    <w:p w14:paraId="7818CAAC" w14:textId="77777777" w:rsidR="00000000" w:rsidRDefault="007C71EE">
      <w:pPr>
        <w:pStyle w:val="a"/>
        <w:rPr>
          <w:rFonts w:hint="cs"/>
          <w:rtl/>
        </w:rPr>
      </w:pPr>
      <w:r>
        <w:rPr>
          <w:rFonts w:hint="cs"/>
          <w:rtl/>
        </w:rPr>
        <w:t>זה קורה כאשר מדינה מאבדת את הסולידריות החברתית שלה. זה קורה כאשר, אד</w:t>
      </w:r>
      <w:r>
        <w:rPr>
          <w:rFonts w:hint="cs"/>
          <w:rtl/>
        </w:rPr>
        <w:t xml:space="preserve">וני היושב-ראש, ממשלה מביאה תרגיל חשבונאי כאילו תמים, שאומר בסך הכול שנצמיד את כל הקצבאות למדד המחירים לצרכן ולא לשכר הממוצע במשק. ואז, חותכים בתוך עשר שנים, פשוט שוחקים אותן. </w:t>
      </w:r>
    </w:p>
    <w:p w14:paraId="6A24120E" w14:textId="77777777" w:rsidR="00000000" w:rsidRDefault="007C71EE">
      <w:pPr>
        <w:pStyle w:val="a"/>
        <w:rPr>
          <w:rFonts w:hint="cs"/>
          <w:rtl/>
        </w:rPr>
      </w:pPr>
    </w:p>
    <w:p w14:paraId="04D5A0BF" w14:textId="77777777" w:rsidR="00000000" w:rsidRDefault="007C71EE">
      <w:pPr>
        <w:pStyle w:val="a"/>
        <w:rPr>
          <w:rFonts w:hint="cs"/>
          <w:rtl/>
        </w:rPr>
      </w:pPr>
      <w:r>
        <w:rPr>
          <w:rFonts w:hint="cs"/>
          <w:rtl/>
        </w:rPr>
        <w:t xml:space="preserve">בואו פעם אחת נסביר לציבור איך נולדו תשלומי ההעברה. אומרים כלכלי האוצר, עומד שר </w:t>
      </w:r>
      <w:r>
        <w:rPr>
          <w:rFonts w:hint="cs"/>
          <w:rtl/>
        </w:rPr>
        <w:t>האוצר ובדמגוגיה הזולה שלו, ובגסות הרוח שלו וביהירות האופיינית לו מביא את משל השמן והרזה. בוועדת הכספים הוא גם השתמש בי - עשינו פחות או יותר את אותו מסלול, באותן שנים. הוא סיפר את הסיפור שהיינו מחזיקים "גמלים", כלומר אדם  רזה החזיק בנשיאת פצוע, מה שנקרא "גמ</w:t>
      </w:r>
      <w:r>
        <w:rPr>
          <w:rFonts w:hint="cs"/>
          <w:rtl/>
        </w:rPr>
        <w:t>ל"  בלשון העם, על כתפיו, אדם שמן. כך קורה שהמשק המסכן, הסקטור הפרטי הרזה, לא מסוגל להחזיק את הסקטור הציבורי הכל-כך שמן.</w:t>
      </w:r>
    </w:p>
    <w:p w14:paraId="128463F4" w14:textId="77777777" w:rsidR="00000000" w:rsidRDefault="007C71EE">
      <w:pPr>
        <w:pStyle w:val="a"/>
        <w:rPr>
          <w:rFonts w:hint="cs"/>
          <w:rtl/>
        </w:rPr>
      </w:pPr>
    </w:p>
    <w:p w14:paraId="7BFB53B1" w14:textId="77777777" w:rsidR="00000000" w:rsidRDefault="007C71EE">
      <w:pPr>
        <w:pStyle w:val="a"/>
        <w:rPr>
          <w:rFonts w:hint="cs"/>
          <w:rtl/>
        </w:rPr>
      </w:pPr>
      <w:r>
        <w:rPr>
          <w:rFonts w:hint="cs"/>
          <w:rtl/>
        </w:rPr>
        <w:t>אני לא רוצה להתווכח עם מר נתניהו. כבר התפרסמו בלי סוף נתונים - שגם המספרים שהוא משתמש בהם  כאילו הסקטור הציבורי בישראל הוא 55% והפרטי ה</w:t>
      </w:r>
      <w:r>
        <w:rPr>
          <w:rFonts w:hint="cs"/>
          <w:rtl/>
        </w:rPr>
        <w:t>וא 45%, גם הם אינם מדויקים. אבל אפילו נלך למספרים שלו, הרי הוא אומר לנו שבעצם הוא רוצה שינוי משמעותי. מה הוא עושה בדרך? הוא מחליט שהסקטור "השמן", ה=55%, מורכב ברובו מהוצאות ביטחון, שאין לשום מדינה מערבית. מה אומר נתניהו: לא נכון מה שאומרים כל הכלכלים בארץ,</w:t>
      </w:r>
      <w:r>
        <w:rPr>
          <w:rFonts w:hint="cs"/>
          <w:rtl/>
        </w:rPr>
        <w:t xml:space="preserve"> מימין ומשמאל, לרבות אפילו ראש הממשלה אריאל שרון, דבר שכל ילד יודע, שבלי שינוי במצב המדיני יהיה קשה מאוד לצאת מהמצב הכלכלי-החברתי ולשנות מגמה. נתניהו אומר שזו איננה  אקסיומה, עובדה שהיו מדינות במלחמה שהצליחו להגדיל את כלכלתן, והוא נותן לדוגמה את דרום-קוריא</w:t>
      </w:r>
      <w:r>
        <w:rPr>
          <w:rFonts w:hint="cs"/>
          <w:rtl/>
        </w:rPr>
        <w:t xml:space="preserve">ה. נו, באמת. </w:t>
      </w:r>
    </w:p>
    <w:p w14:paraId="73C69526" w14:textId="77777777" w:rsidR="00000000" w:rsidRDefault="007C71EE">
      <w:pPr>
        <w:pStyle w:val="a"/>
        <w:rPr>
          <w:rFonts w:hint="cs"/>
          <w:rtl/>
        </w:rPr>
      </w:pPr>
    </w:p>
    <w:p w14:paraId="2454C9B8" w14:textId="77777777" w:rsidR="00000000" w:rsidRDefault="007C71EE">
      <w:pPr>
        <w:pStyle w:val="a"/>
        <w:rPr>
          <w:rFonts w:hint="cs"/>
          <w:rtl/>
        </w:rPr>
      </w:pPr>
      <w:r>
        <w:rPr>
          <w:rFonts w:hint="cs"/>
          <w:rtl/>
        </w:rPr>
        <w:t xml:space="preserve">בשנות ה=60 היתה דרום-קוריאה אחת המדינות הנחשלות ביותר בעולם מבחינה כלכלית. היום, מבחינת גודל התוצר שלה, דרום-קוריאה נמצאת במקום ה=12 בעולם. עם זאת, התוצר הגולמי לנפש בדרום-קוריאה הוא יותר נמוך. מדובר באוכלוסייה גדולה, אוכלוסייה מאוד עמלנית, </w:t>
      </w:r>
      <w:r>
        <w:rPr>
          <w:rFonts w:hint="cs"/>
          <w:rtl/>
        </w:rPr>
        <w:t xml:space="preserve">אבל איזה מלחמה בדיוק יש לה עם צפון-קוריאה? יש לה מתיחות. זה שוק פתוח. זה עם חרוץ ועמלני שבמשך 30 שנה יצר מערכת לתפארת. </w:t>
      </w:r>
    </w:p>
    <w:p w14:paraId="63CB5582" w14:textId="77777777" w:rsidR="00000000" w:rsidRDefault="007C71EE">
      <w:pPr>
        <w:pStyle w:val="a"/>
        <w:rPr>
          <w:rFonts w:hint="cs"/>
          <w:rtl/>
        </w:rPr>
      </w:pPr>
    </w:p>
    <w:p w14:paraId="0A9C48E0" w14:textId="77777777" w:rsidR="00000000" w:rsidRDefault="007C71EE">
      <w:pPr>
        <w:pStyle w:val="a"/>
        <w:rPr>
          <w:rFonts w:hint="cs"/>
          <w:rtl/>
        </w:rPr>
      </w:pPr>
      <w:r>
        <w:rPr>
          <w:rFonts w:hint="cs"/>
          <w:rtl/>
        </w:rPr>
        <w:t>אני מוכן לקחת את המספרים של דרום-קוריאה ולהוכיח למר נתניהו, שעם כל הפערים שקיימים שם ובעצם העובדה שמשנות ה=60 הם עברו התפתחות כלכלית מו</w:t>
      </w:r>
      <w:r>
        <w:rPr>
          <w:rFonts w:hint="cs"/>
          <w:rtl/>
        </w:rPr>
        <w:t>אצת ואדירה, בשנות ה=60 הם היו באחד המקומות הנמוכים בעולם, בעשירייה התחתונה. ישראל  ב=1948 היתה המדינה המערבית השוויונית ביותר מבחינת הפערים הכלכליים בין אנשיה. בסוף שנות ה=70, על-פי כל פרמטר,  עדיין היינו מדינה שוויונית. איך התפתחה מערכת אדירה כזאת של תשלו</w:t>
      </w:r>
      <w:r>
        <w:rPr>
          <w:rFonts w:hint="cs"/>
          <w:rtl/>
        </w:rPr>
        <w:t xml:space="preserve">מי העברה? </w:t>
      </w:r>
    </w:p>
    <w:p w14:paraId="28A47B63" w14:textId="77777777" w:rsidR="00000000" w:rsidRDefault="007C71EE">
      <w:pPr>
        <w:pStyle w:val="a"/>
        <w:rPr>
          <w:rFonts w:hint="cs"/>
          <w:rtl/>
        </w:rPr>
      </w:pPr>
    </w:p>
    <w:p w14:paraId="491E5FC7" w14:textId="77777777" w:rsidR="00000000" w:rsidRDefault="007C71EE">
      <w:pPr>
        <w:pStyle w:val="a"/>
        <w:rPr>
          <w:rFonts w:hint="cs"/>
          <w:rtl/>
        </w:rPr>
      </w:pPr>
      <w:r>
        <w:rPr>
          <w:rFonts w:hint="cs"/>
          <w:rtl/>
        </w:rPr>
        <w:t xml:space="preserve">נוצר פה מבנה משק שהפערים - ואני אחזור על זה בכל נאום, כי זה לב העניין - הפערים בין העשירון העליון לעשירון התחתון הם 1 ל=13. אחרי ארצות-הברית זאת המדינה עם האי-שוויון הגדול ביותר. לאחר שהתפתחה פה רשת שלמה של תשלומי העברה, הפערים הפכו ל=1 ל=6.7, </w:t>
      </w:r>
      <w:r>
        <w:rPr>
          <w:rFonts w:hint="cs"/>
          <w:rtl/>
        </w:rPr>
        <w:t>קרוב ל=1 ל=7. מה שעושה תוכנית נתניהו הזאת, והוא איננו מדבר עליה - כשהוא אומר השמן והרזה והוא מספר לכם את הסיפור על ה"גמלים" ועל סחיבת פצוע מאולתר ואיך רזה נושא שמן, הוא לא אומר את האמת. הוא לא אומר שהבעיה מתחילה כאשר המבנה הוא לא נכון, כאשר הפערים בשכר במד</w:t>
      </w:r>
      <w:r>
        <w:rPr>
          <w:rFonts w:hint="cs"/>
          <w:rtl/>
        </w:rPr>
        <w:t xml:space="preserve">ינת ישראל הם 1 ל=13, ואם הוא לא יוצר רשת של תשלומי העברה מסודרת, הוא מגדיל את הפערים מ=1 ל=6.7, כפי שזה היום, והתוכנית הזאת תוביל אותם ל=1 ל=8. </w:t>
      </w:r>
    </w:p>
    <w:p w14:paraId="2D4D34D4" w14:textId="77777777" w:rsidR="00000000" w:rsidRDefault="007C71EE">
      <w:pPr>
        <w:pStyle w:val="a"/>
        <w:rPr>
          <w:rFonts w:hint="cs"/>
          <w:rtl/>
        </w:rPr>
      </w:pPr>
    </w:p>
    <w:p w14:paraId="05F07333" w14:textId="77777777" w:rsidR="00000000" w:rsidRDefault="007C71EE">
      <w:pPr>
        <w:pStyle w:val="a"/>
        <w:rPr>
          <w:rFonts w:hint="cs"/>
          <w:rtl/>
        </w:rPr>
      </w:pPr>
      <w:r>
        <w:rPr>
          <w:rFonts w:hint="cs"/>
          <w:rtl/>
        </w:rPr>
        <w:t>מישהו פעם חשב מה זה אומר מבחינה ביטחונית? מישהו חשב ברצינות - ממשלת העוז וההדר, ראינו את הדיון אתמול בסיעת הלי</w:t>
      </w:r>
      <w:r>
        <w:rPr>
          <w:rFonts w:hint="cs"/>
          <w:rtl/>
        </w:rPr>
        <w:t>כוד, שמענו את הקולות. כל חברי הכנסת הקיצונים והמתלהמים, כולם עוקפים במין מצעד מבוזה, בזה אחר זה, את ראש הממשלה ומתחרים מי יותר קיצוני, מי יותר מתלהם, מי יותר ימשיך את מלחמות "הלנצח תאכל חרב" האלה. ראינו בסיעת הליכוד, אחרי שגמרו להתלהם, שאף אחד לא שאל את עצ</w:t>
      </w:r>
      <w:r>
        <w:rPr>
          <w:rFonts w:hint="cs"/>
          <w:rtl/>
        </w:rPr>
        <w:t>מו את השאלה המאוד פשוטה: אם באמת נגזר, וכנראה שייגזר עלינו לחיות עוד כמה שנים עד שנגיע להסדר, וגם לאחר שנגיע להסדר עדיין יהיו מספיק איומים על מדינת ישראל והחברה הישראלית - מישהו נתן לעצמו דין-וחשבון מה פירושו של דבר להחזיק סולידריות בתוך חברה ישראלית, כאשר</w:t>
      </w:r>
      <w:r>
        <w:rPr>
          <w:rFonts w:hint="cs"/>
          <w:rtl/>
        </w:rPr>
        <w:t xml:space="preserve"> הפערים הכלכליים בה כל כך גדולים? </w:t>
      </w:r>
    </w:p>
    <w:p w14:paraId="74801842" w14:textId="77777777" w:rsidR="00000000" w:rsidRDefault="007C71EE">
      <w:pPr>
        <w:pStyle w:val="a"/>
        <w:rPr>
          <w:rFonts w:hint="cs"/>
          <w:rtl/>
        </w:rPr>
      </w:pPr>
    </w:p>
    <w:p w14:paraId="712F86AC" w14:textId="77777777" w:rsidR="00000000" w:rsidRDefault="007C71EE">
      <w:pPr>
        <w:pStyle w:val="a"/>
        <w:rPr>
          <w:rFonts w:hint="cs"/>
          <w:rtl/>
        </w:rPr>
      </w:pPr>
      <w:r>
        <w:rPr>
          <w:rFonts w:hint="cs"/>
          <w:rtl/>
        </w:rPr>
        <w:t>היתה פרשת תת-אלוף אבי מזרחי, קראנו על זה לפני שבוע בעיתונים. אני לא רוצה להיכנס לפרשה עצמה, אבל מה עשה מפקד אוגדה מצטיין בצה"ל? הלך ודאג שתורמים פרטיים יעבירו לחשבונות הבנק של חייליו שנמצאים במצוקה 500 דולר שי לחג, כדי ש</w:t>
      </w:r>
      <w:r>
        <w:rPr>
          <w:rFonts w:hint="cs"/>
          <w:rtl/>
        </w:rPr>
        <w:t>משפחותיהם יוכלו להתקיים. תראה לאן הגענו. בזה עוסק מפקד אוגדה מצטיין בצה"ל. מי שלא מבין שבתוכנית הזאת שמוביל נתניהו לא יהיה רק מפקד אוגדה אחד כזה, אלא כמה כאלה - ואני  מקווה שיעשו את זה בצורה מסודרת ולא בצורה לא מוצלחת כפי שעשה תת-אלוף אבי מזרחי, מלא כוונות</w:t>
      </w:r>
      <w:r>
        <w:rPr>
          <w:rFonts w:hint="cs"/>
          <w:rtl/>
        </w:rPr>
        <w:t xml:space="preserve"> טובות - הרי אנחנו נהפוך את הצבא לחברת סעד, ללשכת סעד. </w:t>
      </w:r>
    </w:p>
    <w:p w14:paraId="474E6780" w14:textId="77777777" w:rsidR="00000000" w:rsidRDefault="007C71EE">
      <w:pPr>
        <w:pStyle w:val="a"/>
        <w:rPr>
          <w:rFonts w:hint="cs"/>
          <w:rtl/>
        </w:rPr>
      </w:pPr>
    </w:p>
    <w:p w14:paraId="25E56C73" w14:textId="77777777" w:rsidR="00000000" w:rsidRDefault="007C71EE">
      <w:pPr>
        <w:pStyle w:val="a"/>
        <w:rPr>
          <w:rFonts w:hint="cs"/>
          <w:rtl/>
        </w:rPr>
      </w:pPr>
      <w:r>
        <w:rPr>
          <w:rFonts w:hint="cs"/>
          <w:rtl/>
        </w:rPr>
        <w:t>צריך להבין מה זה אומר לגבי מערך המילואים. אנשים יצליחו לשרת 30  ו=40 יום בשנה כפי שהם משרתים עכשיו, כאשר יהיו כאלה שיבואו ממצוקה כלכלית נוראית וכאלה שיהיה להם הכול, וזה יחזיק מעמד וזה יחזיק מים? ונמש</w:t>
      </w:r>
      <w:r>
        <w:rPr>
          <w:rFonts w:hint="cs"/>
          <w:rtl/>
        </w:rPr>
        <w:t xml:space="preserve">יך לראות את שרשרת ההבל הזאת של חברי ליכוד שנפגעו מכך שהדיון לא הגיע קודם לסיעה ואחרי זה לממשלה? ולאחר מכן פה ביום רביעי בלילה ישבו כמו מריונטות וירימו ויורידו את היד בלי להבין מה הם עושים? </w:t>
      </w:r>
    </w:p>
    <w:p w14:paraId="6D7E2E2C" w14:textId="77777777" w:rsidR="00000000" w:rsidRDefault="007C71EE">
      <w:pPr>
        <w:pStyle w:val="a"/>
        <w:rPr>
          <w:rFonts w:hint="cs"/>
          <w:rtl/>
        </w:rPr>
      </w:pPr>
    </w:p>
    <w:p w14:paraId="1CBE493E" w14:textId="77777777" w:rsidR="00000000" w:rsidRDefault="007C71EE">
      <w:pPr>
        <w:pStyle w:val="a"/>
        <w:rPr>
          <w:rFonts w:hint="cs"/>
          <w:rtl/>
        </w:rPr>
      </w:pPr>
      <w:r>
        <w:rPr>
          <w:rFonts w:hint="cs"/>
          <w:rtl/>
        </w:rPr>
        <w:t xml:space="preserve">אדוני היושב-ראש, ראינו היום בעיתונים מודעות אבל של יישובי הערבה. </w:t>
      </w:r>
      <w:r>
        <w:rPr>
          <w:rFonts w:hint="cs"/>
          <w:rtl/>
        </w:rPr>
        <w:t>אתה, אדוני היושב-ראש, חבר ועדת הכספים, וראית. מדובר ב=1,000 משפחות בכל הערבה. מתוכן 450 משפחות חקלאים שמייצאות 60% מהתוצרת החקלאית של ישראל בתחום הירקות ועוד אחוז קצת יותר קטן בתחום הפרחים. באים ופוגעים בהם במצח נחושה. לאחר הסכם הצלחנו לבטל בוועדת הכספים א</w:t>
      </w:r>
      <w:r>
        <w:rPr>
          <w:rFonts w:hint="cs"/>
          <w:rtl/>
        </w:rPr>
        <w:t>ת עליית מחירי המים המליחים שבהם הם משתמשים לגידול, אבל מטילים עליהם היטל על ייבוא עובדים זרים, כאילו שמישהו אחר מוכן לעבוד שם, של עוד 8%. מבטלים להם גם את הטבות המס בשיעור של 11%. אחרי זה רוצים שבערבה ישבו אנשים. צריך לזכור שהמרחק של היישובים האלה מבאר-שבע</w:t>
      </w:r>
      <w:r>
        <w:rPr>
          <w:rFonts w:hint="cs"/>
          <w:rtl/>
        </w:rPr>
        <w:t xml:space="preserve"> הוא 150 ק"מ, ומאילת - 120 ק"מ. כל ממשלות ישראל, ללא הבדל בין ימין לשמאל, שהקימו את מפעל ההתיישבות הזה משנת 1959 ועד היום - מצפצפים. </w:t>
      </w:r>
    </w:p>
    <w:p w14:paraId="4B0CA1B8" w14:textId="77777777" w:rsidR="00000000" w:rsidRDefault="007C71EE">
      <w:pPr>
        <w:pStyle w:val="a"/>
        <w:rPr>
          <w:rFonts w:hint="cs"/>
          <w:rtl/>
        </w:rPr>
      </w:pPr>
    </w:p>
    <w:p w14:paraId="3EA4F3A6" w14:textId="77777777" w:rsidR="00000000" w:rsidRDefault="007C71EE">
      <w:pPr>
        <w:pStyle w:val="a"/>
        <w:rPr>
          <w:rFonts w:hint="cs"/>
          <w:rtl/>
        </w:rPr>
      </w:pPr>
      <w:r>
        <w:rPr>
          <w:rFonts w:hint="cs"/>
          <w:rtl/>
        </w:rPr>
        <w:t>בוועדת הכספים היה רגע של חסד ביום חמישי בלילה. כמה חברי קואליציה הבינו את גודל הבושה ואמרו שזה באמת מאוד לא בסדר, ולכן הצ</w:t>
      </w:r>
      <w:r>
        <w:rPr>
          <w:rFonts w:hint="cs"/>
          <w:rtl/>
        </w:rPr>
        <w:t>טרפו אלינו להסתייגות שהציגה חברת הכנסת אורית נוקד, והצלחנו להחזיר את הטבת המס ל=450 המשפחות ולשלוש המועצות האזוריות, ביחד 1,000 משפחות. אבל אז קראו מייד את כל חברי הקואליציה למסדר המפקד בחדרו של היושב-ראש. הגיעו אנשי האוצר, הגיע הרס"ר הפלוגתי, יושב-ראש הקו</w:t>
      </w:r>
      <w:r>
        <w:rPr>
          <w:rFonts w:hint="cs"/>
          <w:rtl/>
        </w:rPr>
        <w:t xml:space="preserve">אליציה חבר הכנסת גדעון סער, ובתוך רבע שעה היתה התיישרות כללית. מגיעים לרוויזיה, כולם משנים את הצבעתם, העיקר לא לפחד מגדעון סער כלל. בסופו של דבר את מי דפקו? את יישובי הערבה. </w:t>
      </w:r>
    </w:p>
    <w:p w14:paraId="5923FF0B" w14:textId="77777777" w:rsidR="00000000" w:rsidRDefault="007C71EE">
      <w:pPr>
        <w:pStyle w:val="a"/>
        <w:rPr>
          <w:rFonts w:hint="cs"/>
          <w:rtl/>
        </w:rPr>
      </w:pPr>
    </w:p>
    <w:p w14:paraId="54FC3DBC" w14:textId="77777777" w:rsidR="00000000" w:rsidRDefault="007C71EE">
      <w:pPr>
        <w:pStyle w:val="a"/>
        <w:rPr>
          <w:rFonts w:hint="cs"/>
          <w:rtl/>
        </w:rPr>
      </w:pPr>
      <w:r>
        <w:rPr>
          <w:rFonts w:hint="cs"/>
          <w:rtl/>
        </w:rPr>
        <w:t>עכשיו אני שואל אותך, אדוני היושב-ראש, הרי זה חטא על פשע, כי כולם יודעים שנעשה פה</w:t>
      </w:r>
      <w:r>
        <w:rPr>
          <w:rFonts w:hint="cs"/>
          <w:rtl/>
        </w:rPr>
        <w:t xml:space="preserve"> עוול. ואם לא הצליחו למצוא את הפתרון הטכני, לא היו מסוגלים לתת התחייבות שעד הבאת התוכנית הזאת למליאה יימצא הפתרון הטכני - הרי אני מתאר לי, בלי להיכנס לוויכוחים פוליטיים, שאם זה רק היה נוגע לא במי שיש קונסנזוס כללי לגביהם, שהם לא משתוללים והם לא מתלהמים והם</w:t>
      </w:r>
      <w:r>
        <w:rPr>
          <w:rFonts w:hint="cs"/>
          <w:rtl/>
        </w:rPr>
        <w:t xml:space="preserve"> לא שורפים צמיגים והם לא עושים הפגנות מול ביתו של ראש הממשלה, אני מניח שאם היה מדובר ביקיריו של ראש הממשלה מההתנחלויות ביש"ע, כבר מזמן החגיגה היתה בעיצומה וכבר מזמן היו מוצאים את הפתרון וכבר מזמן היו מכופפים את האוצר ואת התקציב. </w:t>
      </w:r>
    </w:p>
    <w:p w14:paraId="6BD92EFC" w14:textId="77777777" w:rsidR="00000000" w:rsidRDefault="007C71EE">
      <w:pPr>
        <w:pStyle w:val="a"/>
        <w:rPr>
          <w:rFonts w:hint="cs"/>
          <w:rtl/>
        </w:rPr>
      </w:pPr>
    </w:p>
    <w:p w14:paraId="05EC63A6" w14:textId="77777777" w:rsidR="00000000" w:rsidRDefault="007C71EE">
      <w:pPr>
        <w:pStyle w:val="a"/>
        <w:rPr>
          <w:rFonts w:hint="cs"/>
          <w:rtl/>
        </w:rPr>
      </w:pPr>
      <w:r>
        <w:rPr>
          <w:rFonts w:hint="cs"/>
          <w:rtl/>
        </w:rPr>
        <w:t xml:space="preserve">אבל מה לעשות, יושבות 450 </w:t>
      </w:r>
      <w:r>
        <w:rPr>
          <w:rFonts w:hint="cs"/>
          <w:rtl/>
        </w:rPr>
        <w:t>משפחות בלב הנגב, בערבה, מקום שאיש כמעט אינו מוכן לגור שם, בחום של 45 מעלות חצי שנה ויותר, ומה לעשות שהן גם מייצאות ב=600 מיליון דולר בשנה ומייצבות את הכלכלה הישראלית. אבל יש רק בעיה, הם אנשים טובים והם עסוקים בעבודה. כפי שנאמר צדיק ורע לו רשע וטוב לו. לרשע</w:t>
      </w:r>
      <w:r>
        <w:rPr>
          <w:rFonts w:hint="cs"/>
          <w:rtl/>
        </w:rPr>
        <w:t xml:space="preserve">ים יש מי שידאג, לצדיקים בקושי. </w:t>
      </w:r>
    </w:p>
    <w:p w14:paraId="58B79292" w14:textId="77777777" w:rsidR="00000000" w:rsidRDefault="007C71EE">
      <w:pPr>
        <w:pStyle w:val="a"/>
        <w:rPr>
          <w:rFonts w:hint="cs"/>
          <w:rtl/>
        </w:rPr>
      </w:pPr>
    </w:p>
    <w:p w14:paraId="157EDEE2" w14:textId="77777777" w:rsidR="00000000" w:rsidRDefault="007C71EE">
      <w:pPr>
        <w:pStyle w:val="a"/>
        <w:rPr>
          <w:rFonts w:hint="cs"/>
          <w:rtl/>
        </w:rPr>
      </w:pPr>
      <w:r>
        <w:rPr>
          <w:rFonts w:hint="cs"/>
          <w:rtl/>
        </w:rPr>
        <w:t xml:space="preserve">אני מקווה, אדוני היושב-ראש, שההסתייגות שהוגשה בשמנו ובשם חברים נוספים תעבור במליאה הזאת, ולפחות את העוול הקטן, אבל הכל-כך בלתי צודק הזה, ליישובי הערבה נצליח לתקן. </w:t>
      </w:r>
    </w:p>
    <w:p w14:paraId="3F393089" w14:textId="77777777" w:rsidR="00000000" w:rsidRDefault="007C71EE">
      <w:pPr>
        <w:pStyle w:val="a"/>
        <w:rPr>
          <w:rFonts w:hint="cs"/>
          <w:rtl/>
        </w:rPr>
      </w:pPr>
    </w:p>
    <w:p w14:paraId="1007C699" w14:textId="77777777" w:rsidR="00000000" w:rsidRDefault="007C71EE">
      <w:pPr>
        <w:pStyle w:val="ad"/>
        <w:rPr>
          <w:rtl/>
        </w:rPr>
      </w:pPr>
      <w:r>
        <w:rPr>
          <w:rtl/>
        </w:rPr>
        <w:t>היו"ר נסים דהן:</w:t>
      </w:r>
    </w:p>
    <w:p w14:paraId="155A925C" w14:textId="77777777" w:rsidR="00000000" w:rsidRDefault="007C71EE">
      <w:pPr>
        <w:pStyle w:val="a"/>
        <w:rPr>
          <w:rtl/>
        </w:rPr>
      </w:pPr>
    </w:p>
    <w:p w14:paraId="4EAD7E6E" w14:textId="77777777" w:rsidR="00000000" w:rsidRDefault="007C71EE">
      <w:pPr>
        <w:pStyle w:val="a"/>
        <w:rPr>
          <w:rFonts w:hint="cs"/>
          <w:rtl/>
        </w:rPr>
      </w:pPr>
      <w:r>
        <w:rPr>
          <w:rFonts w:hint="cs"/>
          <w:rtl/>
        </w:rPr>
        <w:t xml:space="preserve">תודה רבה. </w:t>
      </w:r>
    </w:p>
    <w:p w14:paraId="70D825D6" w14:textId="77777777" w:rsidR="00000000" w:rsidRDefault="007C71EE">
      <w:pPr>
        <w:pStyle w:val="a"/>
        <w:rPr>
          <w:rFonts w:hint="cs"/>
          <w:rtl/>
        </w:rPr>
      </w:pPr>
    </w:p>
    <w:p w14:paraId="2F3087D1" w14:textId="77777777" w:rsidR="00000000" w:rsidRDefault="007C71EE">
      <w:pPr>
        <w:pStyle w:val="SpeakerCon"/>
        <w:rPr>
          <w:rtl/>
        </w:rPr>
      </w:pPr>
      <w:bookmarkStart w:id="996" w:name="FS000000505T27_05_2003_09_41_42C"/>
      <w:bookmarkEnd w:id="996"/>
      <w:r>
        <w:rPr>
          <w:rtl/>
        </w:rPr>
        <w:t>אבשלום וילן (מרצ):</w:t>
      </w:r>
    </w:p>
    <w:p w14:paraId="73D7272D" w14:textId="77777777" w:rsidR="00000000" w:rsidRDefault="007C71EE">
      <w:pPr>
        <w:pStyle w:val="a"/>
        <w:rPr>
          <w:rtl/>
        </w:rPr>
      </w:pPr>
    </w:p>
    <w:p w14:paraId="2006E9C7" w14:textId="77777777" w:rsidR="00000000" w:rsidRDefault="007C71EE">
      <w:pPr>
        <w:pStyle w:val="a"/>
        <w:rPr>
          <w:rFonts w:hint="cs"/>
          <w:rtl/>
        </w:rPr>
      </w:pPr>
      <w:r>
        <w:rPr>
          <w:rFonts w:hint="cs"/>
          <w:rtl/>
        </w:rPr>
        <w:t>יש לי עוד</w:t>
      </w:r>
      <w:r>
        <w:rPr>
          <w:rFonts w:hint="cs"/>
          <w:rtl/>
        </w:rPr>
        <w:t xml:space="preserve"> הרבה מאוד לומר על התוכנית הזאת.</w:t>
      </w:r>
    </w:p>
    <w:p w14:paraId="444337A8" w14:textId="77777777" w:rsidR="00000000" w:rsidRDefault="007C71EE">
      <w:pPr>
        <w:pStyle w:val="a"/>
        <w:rPr>
          <w:rFonts w:hint="cs"/>
          <w:rtl/>
        </w:rPr>
      </w:pPr>
    </w:p>
    <w:p w14:paraId="61BB02FE" w14:textId="77777777" w:rsidR="00000000" w:rsidRDefault="007C71EE">
      <w:pPr>
        <w:pStyle w:val="ad"/>
        <w:rPr>
          <w:rtl/>
        </w:rPr>
      </w:pPr>
      <w:r>
        <w:rPr>
          <w:rtl/>
        </w:rPr>
        <w:t>היו"ר נסים דהן:</w:t>
      </w:r>
    </w:p>
    <w:p w14:paraId="5E6EB7BE" w14:textId="77777777" w:rsidR="00000000" w:rsidRDefault="007C71EE">
      <w:pPr>
        <w:pStyle w:val="a"/>
        <w:rPr>
          <w:rtl/>
        </w:rPr>
      </w:pPr>
    </w:p>
    <w:p w14:paraId="588BDC53" w14:textId="77777777" w:rsidR="00000000" w:rsidRDefault="007C71EE">
      <w:pPr>
        <w:pStyle w:val="a"/>
        <w:rPr>
          <w:rFonts w:hint="cs"/>
          <w:rtl/>
        </w:rPr>
      </w:pPr>
      <w:r>
        <w:rPr>
          <w:rFonts w:hint="cs"/>
          <w:rtl/>
        </w:rPr>
        <w:t>אתה יכול להמשיך, יש לך עוד שלוש דקות ועשרים שניות.</w:t>
      </w:r>
    </w:p>
    <w:p w14:paraId="08903000" w14:textId="77777777" w:rsidR="00000000" w:rsidRDefault="007C71EE">
      <w:pPr>
        <w:pStyle w:val="a"/>
        <w:rPr>
          <w:rFonts w:hint="cs"/>
          <w:rtl/>
        </w:rPr>
      </w:pPr>
    </w:p>
    <w:p w14:paraId="1E8E2D4B" w14:textId="77777777" w:rsidR="00000000" w:rsidRDefault="007C71EE">
      <w:pPr>
        <w:pStyle w:val="SpeakerCon"/>
        <w:rPr>
          <w:rtl/>
        </w:rPr>
      </w:pPr>
      <w:bookmarkStart w:id="997" w:name="FS000000505T27_05_2003_09_42_10C"/>
      <w:bookmarkEnd w:id="997"/>
      <w:r>
        <w:rPr>
          <w:rtl/>
        </w:rPr>
        <w:t>אבשלום וילן (מרצ):</w:t>
      </w:r>
    </w:p>
    <w:p w14:paraId="4F6C600D" w14:textId="77777777" w:rsidR="00000000" w:rsidRDefault="007C71EE">
      <w:pPr>
        <w:pStyle w:val="a"/>
        <w:rPr>
          <w:rtl/>
        </w:rPr>
      </w:pPr>
    </w:p>
    <w:p w14:paraId="0BADA958" w14:textId="77777777" w:rsidR="00000000" w:rsidRDefault="007C71EE">
      <w:pPr>
        <w:pStyle w:val="a"/>
        <w:rPr>
          <w:rFonts w:hint="cs"/>
          <w:rtl/>
        </w:rPr>
      </w:pPr>
      <w:r>
        <w:rPr>
          <w:rFonts w:hint="cs"/>
          <w:rtl/>
        </w:rPr>
        <w:t>אז בשלוש דקות ועשרים שניות אני אגע גם בנושא נוסף.</w:t>
      </w:r>
    </w:p>
    <w:p w14:paraId="2046478C" w14:textId="77777777" w:rsidR="00000000" w:rsidRDefault="007C71EE">
      <w:pPr>
        <w:pStyle w:val="a"/>
        <w:rPr>
          <w:rFonts w:hint="cs"/>
          <w:rtl/>
        </w:rPr>
      </w:pPr>
    </w:p>
    <w:p w14:paraId="433390A3" w14:textId="77777777" w:rsidR="00000000" w:rsidRDefault="007C71EE">
      <w:pPr>
        <w:pStyle w:val="ad"/>
        <w:rPr>
          <w:rtl/>
        </w:rPr>
      </w:pPr>
      <w:r>
        <w:rPr>
          <w:rtl/>
        </w:rPr>
        <w:t>היו"ר נסים דהן:</w:t>
      </w:r>
    </w:p>
    <w:p w14:paraId="2C40A1B2" w14:textId="77777777" w:rsidR="00000000" w:rsidRDefault="007C71EE">
      <w:pPr>
        <w:pStyle w:val="a"/>
        <w:rPr>
          <w:rtl/>
        </w:rPr>
      </w:pPr>
    </w:p>
    <w:p w14:paraId="4687F365" w14:textId="77777777" w:rsidR="00000000" w:rsidRDefault="007C71EE">
      <w:pPr>
        <w:pStyle w:val="a"/>
        <w:rPr>
          <w:rFonts w:hint="cs"/>
          <w:rtl/>
        </w:rPr>
      </w:pPr>
      <w:r>
        <w:rPr>
          <w:rFonts w:hint="cs"/>
          <w:rtl/>
        </w:rPr>
        <w:t>בבקשה, הזמן הוא שלך, אדוני.</w:t>
      </w:r>
    </w:p>
    <w:p w14:paraId="68913957" w14:textId="77777777" w:rsidR="00000000" w:rsidRDefault="007C71EE">
      <w:pPr>
        <w:pStyle w:val="a"/>
        <w:rPr>
          <w:rFonts w:hint="cs"/>
          <w:rtl/>
        </w:rPr>
      </w:pPr>
    </w:p>
    <w:p w14:paraId="26519BAB" w14:textId="77777777" w:rsidR="00000000" w:rsidRDefault="007C71EE">
      <w:pPr>
        <w:pStyle w:val="SpeakerCon"/>
        <w:rPr>
          <w:rtl/>
        </w:rPr>
      </w:pPr>
      <w:bookmarkStart w:id="998" w:name="FS000000505T27_05_2003_09_42_34C"/>
      <w:bookmarkEnd w:id="998"/>
      <w:r>
        <w:rPr>
          <w:rtl/>
        </w:rPr>
        <w:t>אבשלום וילן (מרצ):</w:t>
      </w:r>
    </w:p>
    <w:p w14:paraId="23CDB987" w14:textId="77777777" w:rsidR="00000000" w:rsidRDefault="007C71EE">
      <w:pPr>
        <w:pStyle w:val="a"/>
        <w:rPr>
          <w:rtl/>
        </w:rPr>
      </w:pPr>
    </w:p>
    <w:p w14:paraId="265331AF" w14:textId="77777777" w:rsidR="00000000" w:rsidRDefault="007C71EE">
      <w:pPr>
        <w:pStyle w:val="a"/>
        <w:rPr>
          <w:rFonts w:hint="cs"/>
          <w:rtl/>
        </w:rPr>
      </w:pPr>
      <w:r>
        <w:rPr>
          <w:rFonts w:hint="cs"/>
          <w:rtl/>
        </w:rPr>
        <w:t>אחרי שדיברנו קצת</w:t>
      </w:r>
      <w:r>
        <w:rPr>
          <w:rFonts w:hint="cs"/>
          <w:rtl/>
        </w:rPr>
        <w:t xml:space="preserve"> על הביטוח הלאומי וקצת על מה שקורה לערבה, אני רוצה לדבר, במסגרת המקרו, בעצם על השאלה לאן מובילה אותנו התוכנית הכלכלית הזאת. נחזור שוב למשל השמן והרזה - באים ואומרים שכל מה שהמדינה נוגעת בו הוא רע, כל מה שהמדינה תיפטר ממנו הוא טוב. ואני שואל: מדוע? הרי אם ה</w:t>
      </w:r>
      <w:r>
        <w:rPr>
          <w:rFonts w:hint="cs"/>
          <w:rtl/>
        </w:rPr>
        <w:t xml:space="preserve">תוכנית היא כולה אידיאולוגיה ואינה פרקטית ופרגמטית במישור הכלכלי, הרי כבר היינו בסרט הזה. </w:t>
      </w:r>
    </w:p>
    <w:p w14:paraId="60A5BE8B" w14:textId="77777777" w:rsidR="00000000" w:rsidRDefault="007C71EE">
      <w:pPr>
        <w:pStyle w:val="a"/>
        <w:rPr>
          <w:rFonts w:hint="cs"/>
          <w:rtl/>
        </w:rPr>
      </w:pPr>
    </w:p>
    <w:p w14:paraId="518BCEA2" w14:textId="77777777" w:rsidR="00000000" w:rsidRDefault="007C71EE">
      <w:pPr>
        <w:pStyle w:val="a"/>
        <w:rPr>
          <w:rFonts w:hint="cs"/>
          <w:rtl/>
        </w:rPr>
      </w:pPr>
      <w:r>
        <w:rPr>
          <w:rFonts w:hint="cs"/>
          <w:rtl/>
        </w:rPr>
        <w:t>אני מזכירך, אדוני היושב-ראש, שכאשר שמחה ארליך ז"ל היה שר האוצר, הוא גם הגיע למשרד האוצר עטוף אידיאולוגיה. ומה קרה? הוא דיבר אז על שווייץ של המזרח התיכון ועל ניוד שער</w:t>
      </w:r>
      <w:r>
        <w:rPr>
          <w:rFonts w:hint="cs"/>
          <w:rtl/>
        </w:rPr>
        <w:t xml:space="preserve">י המטבע ועל ביטול כל שיטות מפא"י וכו'. אבל בין 1974 ל=1977 במדיניות כלכלית שהובלה בידי פרופסור מיכאל ברונו, שבעצם הוציאה את ישראל בחזרה לצמיחה, איבדנו כתוצאה מהמדיניות חסרת האחריות, רוויית האידיאולוגיה של שמחה ארליך ז"ל וחבריו, כמעט שמונה שנות תוצר, שבעצם </w:t>
      </w:r>
      <w:r>
        <w:rPr>
          <w:rFonts w:hint="cs"/>
          <w:rtl/>
        </w:rPr>
        <w:t>שלא רק שהיינו בצמיחה, אלא הגענו לסחרור של 400% אינפלציה.</w:t>
      </w:r>
    </w:p>
    <w:p w14:paraId="7B830B84" w14:textId="77777777" w:rsidR="00000000" w:rsidRDefault="007C71EE">
      <w:pPr>
        <w:pStyle w:val="a"/>
        <w:rPr>
          <w:rFonts w:hint="cs"/>
          <w:rtl/>
        </w:rPr>
      </w:pPr>
    </w:p>
    <w:p w14:paraId="6D5DD205" w14:textId="77777777" w:rsidR="00000000" w:rsidRDefault="007C71EE">
      <w:pPr>
        <w:pStyle w:val="a"/>
        <w:rPr>
          <w:rFonts w:hint="cs"/>
          <w:rtl/>
        </w:rPr>
      </w:pPr>
      <w:r>
        <w:rPr>
          <w:rFonts w:hint="cs"/>
          <w:rtl/>
        </w:rPr>
        <w:t>ממה אני חושש עכשיו? אני חושש שמה שיקרה פה עכשיו יהיה, שבשם האידיאולוגיה יובילו שורה של מהלכי הפרטה, שהציבור בכלל אינו מבין אותם, שיגרמו נזק כלכלי כבד. אני אתן שתי דוגמאות לכך.</w:t>
      </w:r>
    </w:p>
    <w:p w14:paraId="434EE873" w14:textId="77777777" w:rsidR="00000000" w:rsidRDefault="007C71EE">
      <w:pPr>
        <w:pStyle w:val="a"/>
        <w:rPr>
          <w:rFonts w:hint="cs"/>
          <w:rtl/>
        </w:rPr>
      </w:pPr>
    </w:p>
    <w:p w14:paraId="45386D80" w14:textId="77777777" w:rsidR="00000000" w:rsidRDefault="007C71EE">
      <w:pPr>
        <w:pStyle w:val="a"/>
        <w:rPr>
          <w:rFonts w:hint="cs"/>
          <w:rtl/>
        </w:rPr>
      </w:pPr>
      <w:r>
        <w:rPr>
          <w:rFonts w:hint="cs"/>
          <w:rtl/>
        </w:rPr>
        <w:t xml:space="preserve"> הפרטת "אל על" - כבר </w:t>
      </w:r>
      <w:r>
        <w:rPr>
          <w:rFonts w:hint="cs"/>
          <w:rtl/>
        </w:rPr>
        <w:t xml:space="preserve">למעלה מעשר שנים, ליתר דיוק מ=1994, יש החלטה ברורה להפריט את חברת "אל על". זה לא הסתייע מכל מיני סיבות. אבל כאשר אתה רוצה להפריט חברה, צריך לעשות את זה בעיתוי הנכון. יש הסכמה כללית שאת "אל על", המוביל הלאומי, צריך להפריט. בוחרים בעיתוי הכי לא מתאים, הכי לא </w:t>
      </w:r>
      <w:r>
        <w:rPr>
          <w:rFonts w:hint="cs"/>
          <w:rtl/>
        </w:rPr>
        <w:t xml:space="preserve">נכון - להפריט את "אל על" עד סוף החודש הזה. ומדוע? מסיבה מאוד פשוטה: משום ששר התחבורה איווט ליברמן ושר האוצר בנימין נתניהו רוויי אידיאולוגיה והם אינם בודקים בכלל את המספרים הכלכליים. </w:t>
      </w:r>
    </w:p>
    <w:p w14:paraId="20CDACA8" w14:textId="77777777" w:rsidR="00000000" w:rsidRDefault="007C71EE">
      <w:pPr>
        <w:pStyle w:val="a"/>
        <w:rPr>
          <w:rFonts w:hint="cs"/>
          <w:rtl/>
        </w:rPr>
      </w:pPr>
    </w:p>
    <w:p w14:paraId="0D6564C1" w14:textId="77777777" w:rsidR="00000000" w:rsidRDefault="007C71EE">
      <w:pPr>
        <w:pStyle w:val="a"/>
        <w:rPr>
          <w:rFonts w:hint="cs"/>
          <w:rtl/>
        </w:rPr>
      </w:pPr>
      <w:r>
        <w:rPr>
          <w:rFonts w:hint="cs"/>
          <w:rtl/>
        </w:rPr>
        <w:t>מביאים לנו את הדוגמה של "בריטיש איירווייס". שם הכינו את ההפרטה שמונה שני</w:t>
      </w:r>
      <w:r>
        <w:rPr>
          <w:rFonts w:hint="cs"/>
          <w:rtl/>
        </w:rPr>
        <w:t xml:space="preserve">ם, גמרו את כל ההסכמים עם העובדים, וההפרטה הצליחה. הם לא מביאים לנו את הדוגמה של כל חברות התעופה הגדולות  דוגמת "סוויס אייר", דוגמת "סבנה" שהתמוטטה ודוגמאות אחרות שההפרטה שם לא הצליחה, כי היא לא הוכנה כמו שצריך. לא מספרים לנו שענקי התעופה האמריקנית כולם על </w:t>
      </w:r>
      <w:r>
        <w:rPr>
          <w:rFonts w:hint="cs"/>
          <w:rtl/>
        </w:rPr>
        <w:t xml:space="preserve">הקרשים ונהנים מסיוע ממשלתי של מיליארדים כתוצאה מהמשבר העולמי בתעופה לאחר אירועי 11 בספטמבר. אבל פה יש ממשלה אידיאולוגית, היא תפריט את "אל על" בתוך חודשיים. </w:t>
      </w:r>
    </w:p>
    <w:p w14:paraId="05D6EAAD" w14:textId="77777777" w:rsidR="00000000" w:rsidRDefault="007C71EE">
      <w:pPr>
        <w:pStyle w:val="a"/>
        <w:rPr>
          <w:rFonts w:hint="cs"/>
          <w:rtl/>
        </w:rPr>
      </w:pPr>
    </w:p>
    <w:p w14:paraId="20F5A8EB" w14:textId="77777777" w:rsidR="00000000" w:rsidRDefault="007C71EE">
      <w:pPr>
        <w:pStyle w:val="a"/>
        <w:rPr>
          <w:rFonts w:hint="cs"/>
          <w:rtl/>
        </w:rPr>
      </w:pPr>
      <w:r>
        <w:rPr>
          <w:rFonts w:hint="cs"/>
          <w:rtl/>
        </w:rPr>
        <w:t>אני מודיע פה לפרוטוקול, שבשנה הבאה ממשלת ישראל תזרים מאות מיליוני דולרים כדי להחזיק את "אל על", יש</w:t>
      </w:r>
      <w:r>
        <w:rPr>
          <w:rFonts w:hint="cs"/>
          <w:rtl/>
        </w:rPr>
        <w:t xml:space="preserve"> לה לשם כך מניית זהב, לא תהיה הפרטה רצינית, יהיה מה  שנקרא בשפת העם חארטה-ברתה. זה מהסיבה הכלכלית ולא כיוון  שלא רוצים. שוק התעופה ילך וירד, האיומים עליו לא פסקו. אין אפשרות בנתונים הקיימים להפריט את "אל על" מהבחינה הכלכלית, והם יודעים את זה. </w:t>
      </w:r>
    </w:p>
    <w:p w14:paraId="0B5E1072" w14:textId="77777777" w:rsidR="00000000" w:rsidRDefault="007C71EE">
      <w:pPr>
        <w:pStyle w:val="a"/>
        <w:rPr>
          <w:rFonts w:hint="cs"/>
          <w:rtl/>
        </w:rPr>
      </w:pPr>
    </w:p>
    <w:p w14:paraId="32A9AD6C" w14:textId="77777777" w:rsidR="00000000" w:rsidRDefault="007C71EE">
      <w:pPr>
        <w:pStyle w:val="a"/>
        <w:rPr>
          <w:rFonts w:hint="cs"/>
          <w:rtl/>
        </w:rPr>
      </w:pPr>
      <w:r>
        <w:rPr>
          <w:rFonts w:hint="cs"/>
          <w:rtl/>
        </w:rPr>
        <w:t>אבל את זה ה</w:t>
      </w:r>
      <w:r>
        <w:rPr>
          <w:rFonts w:hint="cs"/>
          <w:rtl/>
        </w:rPr>
        <w:t>ם עושים עוד בגלוי, מה שהם עושים בסמוי זה את ההפרטה של רשות השידור. בנימין נתניהו החליט להיפטר  מרשות השידור. יש הצעות שפוצלו אתמול - הסעיף הראשון בסדר-היום אתמול היה פיצול של נושאי התקשורת ורשות השידור לוועדת הכלכלה - ובזה בעצם רוצים לחסל את "קול ישראל", א</w:t>
      </w:r>
      <w:r>
        <w:rPr>
          <w:rFonts w:hint="cs"/>
          <w:rtl/>
        </w:rPr>
        <w:t xml:space="preserve">ת הרדיו, את רשת ב' ואת רשת ג', לתת לפרטיים, שחלקם מחזיקים תחנות רדיו אזוריות, להקים תחנות רדיו ארציות, לקחת נפח גדול מנפח הפרסום שעליו עובד הרדיו ובעצם לסרס לחלוטין את השידור הציבורי ולהוריד אותו מהמשחק. </w:t>
      </w:r>
    </w:p>
    <w:p w14:paraId="326ED111" w14:textId="77777777" w:rsidR="00000000" w:rsidRDefault="007C71EE">
      <w:pPr>
        <w:pStyle w:val="a"/>
        <w:rPr>
          <w:rFonts w:hint="cs"/>
          <w:rtl/>
        </w:rPr>
      </w:pPr>
    </w:p>
    <w:p w14:paraId="605741EE" w14:textId="77777777" w:rsidR="00000000" w:rsidRDefault="007C71EE">
      <w:pPr>
        <w:pStyle w:val="a"/>
        <w:rPr>
          <w:rFonts w:hint="cs"/>
          <w:rtl/>
        </w:rPr>
      </w:pPr>
      <w:r>
        <w:rPr>
          <w:rFonts w:hint="cs"/>
          <w:rtl/>
        </w:rPr>
        <w:t>בנימין נתניהו הביא הצעה להקטין את האגרה -  מי לא ר</w:t>
      </w:r>
      <w:r>
        <w:rPr>
          <w:rFonts w:hint="cs"/>
          <w:rtl/>
        </w:rPr>
        <w:t xml:space="preserve">וצה להקטין את האגרה -   </w:t>
      </w:r>
      <w:r>
        <w:rPr>
          <w:rtl/>
        </w:rPr>
        <w:br/>
      </w:r>
      <w:r>
        <w:rPr>
          <w:rFonts w:hint="cs"/>
          <w:rtl/>
        </w:rPr>
        <w:t>ב=60% בשנה. מה פירושו של דבר? למוטט את הערוץ הראשון ולסגור אותו. מה הוא רוצה? תחנות פרטיות שהוא יכתיב להן. לאחר דין-ודברים הצלחנו להוריד את האגרה בצורה מושכלת, מסודרת, כמה אחוזים כל שנה, הורדה של 32% במהלך שלוש-ארבע שנים, שבהן הרשו</w:t>
      </w:r>
      <w:r>
        <w:rPr>
          <w:rFonts w:hint="cs"/>
          <w:rtl/>
        </w:rPr>
        <w:t xml:space="preserve">ת תיערך ותתכונן ותתחיל באמת להיות יעילה. </w:t>
      </w:r>
    </w:p>
    <w:p w14:paraId="0E892F9D" w14:textId="77777777" w:rsidR="00000000" w:rsidRDefault="007C71EE">
      <w:pPr>
        <w:pStyle w:val="a"/>
        <w:rPr>
          <w:rFonts w:hint="cs"/>
          <w:rtl/>
        </w:rPr>
      </w:pPr>
    </w:p>
    <w:p w14:paraId="3FF45FF2" w14:textId="77777777" w:rsidR="00000000" w:rsidRDefault="007C71EE">
      <w:pPr>
        <w:pStyle w:val="a"/>
        <w:rPr>
          <w:rFonts w:hint="cs"/>
          <w:rtl/>
        </w:rPr>
      </w:pPr>
      <w:r>
        <w:rPr>
          <w:rFonts w:hint="cs"/>
          <w:rtl/>
        </w:rPr>
        <w:t xml:space="preserve">אני אומר לך, אדוני היושב-ראש, שיש כאן כוונת מכוון מאוד ברורה. שר האוצר הזה רוצה להפריט כל מה שזז. הוא רק שוכח שיש מה שנקרא מוצר ציבורי,  ומוצר ציבורי על-פי הגדרה הוא יותר יעיל כאשר הוא בידי הציבור ולא בידי גורמים </w:t>
      </w:r>
      <w:r>
        <w:rPr>
          <w:rFonts w:hint="cs"/>
          <w:rtl/>
        </w:rPr>
        <w:t xml:space="preserve">פרטיים. אבל הוא ינסה להפריט את הכול. </w:t>
      </w:r>
    </w:p>
    <w:p w14:paraId="1D118C73" w14:textId="77777777" w:rsidR="00000000" w:rsidRDefault="007C71EE">
      <w:pPr>
        <w:pStyle w:val="a"/>
        <w:rPr>
          <w:rFonts w:hint="cs"/>
          <w:rtl/>
        </w:rPr>
      </w:pPr>
    </w:p>
    <w:p w14:paraId="4545E0D5" w14:textId="77777777" w:rsidR="00000000" w:rsidRDefault="007C71EE">
      <w:pPr>
        <w:pStyle w:val="a"/>
        <w:rPr>
          <w:rFonts w:hint="cs"/>
          <w:rtl/>
        </w:rPr>
      </w:pPr>
      <w:r>
        <w:rPr>
          <w:rFonts w:hint="cs"/>
          <w:rtl/>
        </w:rPr>
        <w:t xml:space="preserve">אנחנו, עוד לפני שנכנסנו למצב הזה, כבר משלמים את מחיר ההפרטה המפורסמת של מרגרט תאצ'ר ומרגרט ביבי מתחיל לשלם את המחירים עוד לפני שהביא תוצאה כלכלית אחת. תראו את ההפגנות שיהיו היום. יש כמעט 11% אבטלה. </w:t>
      </w:r>
    </w:p>
    <w:p w14:paraId="24CF290B" w14:textId="77777777" w:rsidR="00000000" w:rsidRDefault="007C71EE">
      <w:pPr>
        <w:pStyle w:val="a"/>
        <w:rPr>
          <w:rFonts w:hint="cs"/>
          <w:rtl/>
        </w:rPr>
      </w:pPr>
    </w:p>
    <w:p w14:paraId="3A66406C" w14:textId="77777777" w:rsidR="00000000" w:rsidRDefault="007C71EE">
      <w:pPr>
        <w:pStyle w:val="a"/>
        <w:rPr>
          <w:rFonts w:hint="cs"/>
          <w:rtl/>
        </w:rPr>
      </w:pPr>
      <w:r>
        <w:rPr>
          <w:rFonts w:hint="cs"/>
          <w:rtl/>
        </w:rPr>
        <w:t>הדוגמה השלישית הי</w:t>
      </w:r>
      <w:r>
        <w:rPr>
          <w:rFonts w:hint="cs"/>
          <w:rtl/>
        </w:rPr>
        <w:t>א קרנות הפנסיה. יש הבדל בין לטפל בגירעון האקטוארי לבין השתלטות בחקיקה ראשית על קופות הפנסיה. אתה יודע שבצרפת, בגרמניה ובבלגיה נערכו בסוף השבוע הזה הפגנות סוערות. חצי  מיליון בני אדם צעדו ברחובות פריס, כאשר ממשלת צרפת מנסה לשנות שם את חוקי הפנסיה. אצלנו הית</w:t>
      </w:r>
      <w:r>
        <w:rPr>
          <w:rFonts w:hint="cs"/>
          <w:rtl/>
        </w:rPr>
        <w:t xml:space="preserve">ה הידברות. או.קיי. מנהלי הקרנות סרחו. נו, אז אחרי שכבר כולם מושחתים והם כולם סרחו והכול, מדובר על כסף שאינו בטל בשישים, אלא בטל בעשרת אלפים לעומת היקף הבעיה. אם על היקף בעיה כזה לא יושבים עם הגורמים האחראים ולא מקיימים דיון ציבורי רציני עם כל המומחים בארץ </w:t>
      </w:r>
      <w:r>
        <w:rPr>
          <w:rFonts w:hint="cs"/>
          <w:rtl/>
        </w:rPr>
        <w:t>לנושא הפנסיה, שמספר המומחים לו הוא כאצבעות יד אחת, לא יותר מזה, וחושבים ברצינות כיצד להביא פתרון מוסכם בלי לפגוע בעמיתים, איזה מין הצעה זאת? תקראו בדפים שלכם. איזה מין מדינה זאת שבה העובד יוסיף עכשיו 2% לפנסיה והמעסיק 1%? בכל מדינות העולם זה חצי-חצי כמו שא</w:t>
      </w:r>
      <w:r>
        <w:rPr>
          <w:rFonts w:hint="cs"/>
          <w:rtl/>
        </w:rPr>
        <w:t>צלנו. זה נקרא הפרטה? זה נקרא להקל על המעסיקים ולדפוק את השכירים.</w:t>
      </w:r>
    </w:p>
    <w:p w14:paraId="7FC23643" w14:textId="77777777" w:rsidR="00000000" w:rsidRDefault="007C71EE">
      <w:pPr>
        <w:pStyle w:val="a"/>
        <w:rPr>
          <w:rFonts w:hint="cs"/>
          <w:rtl/>
        </w:rPr>
      </w:pPr>
    </w:p>
    <w:p w14:paraId="58A8B009" w14:textId="77777777" w:rsidR="00000000" w:rsidRDefault="007C71EE">
      <w:pPr>
        <w:pStyle w:val="ac"/>
        <w:rPr>
          <w:rtl/>
        </w:rPr>
      </w:pPr>
      <w:r>
        <w:rPr>
          <w:rFonts w:hint="eastAsia"/>
          <w:rtl/>
        </w:rPr>
        <w:t>חמי</w:t>
      </w:r>
      <w:r>
        <w:rPr>
          <w:rtl/>
        </w:rPr>
        <w:t xml:space="preserve"> דורון (שינוי):</w:t>
      </w:r>
    </w:p>
    <w:p w14:paraId="5A76214F" w14:textId="77777777" w:rsidR="00000000" w:rsidRDefault="007C71EE">
      <w:pPr>
        <w:pStyle w:val="a"/>
        <w:rPr>
          <w:rFonts w:hint="cs"/>
          <w:rtl/>
        </w:rPr>
      </w:pPr>
    </w:p>
    <w:p w14:paraId="00E8BDF4" w14:textId="77777777" w:rsidR="00000000" w:rsidRDefault="007C71EE">
      <w:pPr>
        <w:pStyle w:val="a"/>
        <w:rPr>
          <w:rFonts w:hint="cs"/>
          <w:rtl/>
        </w:rPr>
      </w:pPr>
      <w:r>
        <w:rPr>
          <w:rFonts w:hint="cs"/>
          <w:rtl/>
        </w:rPr>
        <w:t>מה המצב היום בקרנות הפנסיה, חבר הכנסת וילן?</w:t>
      </w:r>
    </w:p>
    <w:p w14:paraId="7BCBDC7B" w14:textId="77777777" w:rsidR="00000000" w:rsidRDefault="007C71EE">
      <w:pPr>
        <w:pStyle w:val="a"/>
        <w:rPr>
          <w:rFonts w:hint="cs"/>
          <w:rtl/>
        </w:rPr>
      </w:pPr>
    </w:p>
    <w:p w14:paraId="56D64648" w14:textId="77777777" w:rsidR="00000000" w:rsidRDefault="007C71EE">
      <w:pPr>
        <w:pStyle w:val="ad"/>
        <w:rPr>
          <w:rtl/>
        </w:rPr>
      </w:pPr>
      <w:r>
        <w:rPr>
          <w:rtl/>
        </w:rPr>
        <w:t>היו"ר נסים דהן:</w:t>
      </w:r>
    </w:p>
    <w:p w14:paraId="7553173D" w14:textId="77777777" w:rsidR="00000000" w:rsidRDefault="007C71EE">
      <w:pPr>
        <w:pStyle w:val="a"/>
        <w:rPr>
          <w:rtl/>
        </w:rPr>
      </w:pPr>
    </w:p>
    <w:p w14:paraId="0FAF6C42" w14:textId="77777777" w:rsidR="00000000" w:rsidRDefault="007C71EE">
      <w:pPr>
        <w:pStyle w:val="a"/>
        <w:rPr>
          <w:rFonts w:hint="cs"/>
          <w:rtl/>
        </w:rPr>
      </w:pPr>
      <w:r>
        <w:rPr>
          <w:rFonts w:hint="cs"/>
          <w:rtl/>
        </w:rPr>
        <w:t xml:space="preserve">חבר הכנסת חמי דורון, עוד מעט יגיע התור שלך ותוכל לענות כמה שאתה רוצה. לא עושים עכשיו ויכוח. זאת לא ועדה. </w:t>
      </w:r>
    </w:p>
    <w:p w14:paraId="57D8E56F" w14:textId="77777777" w:rsidR="00000000" w:rsidRDefault="007C71EE">
      <w:pPr>
        <w:pStyle w:val="SpeakerCon"/>
        <w:rPr>
          <w:rFonts w:hint="cs"/>
          <w:rtl/>
        </w:rPr>
      </w:pPr>
      <w:bookmarkStart w:id="999" w:name="FS000000505T27_05_2003_08_25_35C"/>
      <w:bookmarkEnd w:id="999"/>
    </w:p>
    <w:p w14:paraId="36E6BBC6" w14:textId="77777777" w:rsidR="00000000" w:rsidRDefault="007C71EE">
      <w:pPr>
        <w:pStyle w:val="SpeakerCon"/>
        <w:rPr>
          <w:rtl/>
        </w:rPr>
      </w:pPr>
      <w:r>
        <w:rPr>
          <w:rtl/>
        </w:rPr>
        <w:t>א</w:t>
      </w:r>
      <w:r>
        <w:rPr>
          <w:rtl/>
        </w:rPr>
        <w:t>בשלום וילן (מרצ):</w:t>
      </w:r>
    </w:p>
    <w:p w14:paraId="4CBE7CB6" w14:textId="77777777" w:rsidR="00000000" w:rsidRDefault="007C71EE">
      <w:pPr>
        <w:pStyle w:val="a"/>
        <w:rPr>
          <w:rtl/>
        </w:rPr>
      </w:pPr>
    </w:p>
    <w:p w14:paraId="42C32D88" w14:textId="77777777" w:rsidR="00000000" w:rsidRDefault="007C71EE">
      <w:pPr>
        <w:pStyle w:val="a"/>
        <w:rPr>
          <w:rFonts w:hint="cs"/>
          <w:rtl/>
        </w:rPr>
      </w:pPr>
      <w:r>
        <w:rPr>
          <w:rFonts w:hint="cs"/>
          <w:rtl/>
        </w:rPr>
        <w:t xml:space="preserve">כמה הטבות מהממשלה הוא מקבל, שיפוי מעסיקים, אתה יודע? </w:t>
      </w:r>
    </w:p>
    <w:p w14:paraId="54B684F5" w14:textId="77777777" w:rsidR="00000000" w:rsidRDefault="007C71EE">
      <w:pPr>
        <w:pStyle w:val="a"/>
        <w:rPr>
          <w:rFonts w:hint="cs"/>
          <w:rtl/>
        </w:rPr>
      </w:pPr>
    </w:p>
    <w:p w14:paraId="7917A0F0" w14:textId="77777777" w:rsidR="00000000" w:rsidRDefault="007C71EE">
      <w:pPr>
        <w:pStyle w:val="a"/>
        <w:rPr>
          <w:rFonts w:hint="cs"/>
          <w:rtl/>
        </w:rPr>
      </w:pPr>
      <w:r>
        <w:rPr>
          <w:rFonts w:hint="cs"/>
          <w:rtl/>
        </w:rPr>
        <w:t>נשארו עוד יומיים תמימים, ואני מקווה שביומיים האלה תתעשת הקואליציה המוזרה הזאת ותבין, שלהיות "רובוטריק" או מריונטה, שמרימה או מורידה את היד ללא הסבר, ללא חשיבה וללא הבנה, זה לא הכי מכ</w:t>
      </w:r>
      <w:r>
        <w:rPr>
          <w:rFonts w:hint="cs"/>
          <w:rtl/>
        </w:rPr>
        <w:t xml:space="preserve">ובד בעולם. אתם נבחרתם כדי לייצג את הציבור הישראלי. התוכנית הזאת עברה בממשלה, היא כנראה תעבור גם בכנסת, אבל יש כמה נושאים עקרוניים שביכולתכם, רבותי חברי הקואליציה, לשנות ולהציל את כבודכם האבוד. תודה. </w:t>
      </w:r>
    </w:p>
    <w:p w14:paraId="1A8613A5" w14:textId="77777777" w:rsidR="00000000" w:rsidRDefault="007C71EE">
      <w:pPr>
        <w:pStyle w:val="a"/>
        <w:rPr>
          <w:rFonts w:hint="cs"/>
          <w:rtl/>
        </w:rPr>
      </w:pPr>
    </w:p>
    <w:p w14:paraId="24AC6F8B" w14:textId="77777777" w:rsidR="00000000" w:rsidRDefault="007C71EE">
      <w:pPr>
        <w:pStyle w:val="ad"/>
        <w:rPr>
          <w:rtl/>
        </w:rPr>
      </w:pPr>
      <w:r>
        <w:rPr>
          <w:rtl/>
        </w:rPr>
        <w:t>היו"ר נסים דהן:</w:t>
      </w:r>
    </w:p>
    <w:p w14:paraId="063FEFBB" w14:textId="77777777" w:rsidR="00000000" w:rsidRDefault="007C71EE">
      <w:pPr>
        <w:pStyle w:val="a"/>
        <w:rPr>
          <w:rtl/>
        </w:rPr>
      </w:pPr>
    </w:p>
    <w:p w14:paraId="5DDC904E" w14:textId="77777777" w:rsidR="00000000" w:rsidRDefault="007C71EE">
      <w:pPr>
        <w:pStyle w:val="a"/>
        <w:rPr>
          <w:rFonts w:hint="cs"/>
          <w:rtl/>
        </w:rPr>
      </w:pPr>
      <w:r>
        <w:rPr>
          <w:rFonts w:hint="cs"/>
          <w:rtl/>
        </w:rPr>
        <w:t>תודה. חבר הכנסת ג'מאל זחאלקה, בבקשה, 2</w:t>
      </w:r>
      <w:r>
        <w:rPr>
          <w:rFonts w:hint="cs"/>
          <w:rtl/>
        </w:rPr>
        <w:t xml:space="preserve">0 דקות לרשותך. </w:t>
      </w:r>
    </w:p>
    <w:p w14:paraId="7198E317" w14:textId="77777777" w:rsidR="00000000" w:rsidRDefault="007C71EE">
      <w:pPr>
        <w:pStyle w:val="a"/>
        <w:rPr>
          <w:rFonts w:hint="cs"/>
          <w:rtl/>
        </w:rPr>
      </w:pPr>
    </w:p>
    <w:p w14:paraId="114CD2A2" w14:textId="77777777" w:rsidR="00000000" w:rsidRDefault="007C71EE">
      <w:pPr>
        <w:pStyle w:val="Speaker"/>
        <w:rPr>
          <w:rtl/>
        </w:rPr>
      </w:pPr>
      <w:bookmarkStart w:id="1000" w:name="FS000000505T27_05_2003_08_28_40C"/>
      <w:bookmarkStart w:id="1001" w:name="FS000001061T27_05_2003_08_28_52"/>
      <w:bookmarkEnd w:id="1000"/>
      <w:bookmarkEnd w:id="1001"/>
      <w:r>
        <w:rPr>
          <w:rFonts w:hint="eastAsia"/>
          <w:rtl/>
        </w:rPr>
        <w:t>ג</w:t>
      </w:r>
      <w:r>
        <w:rPr>
          <w:rtl/>
        </w:rPr>
        <w:t>'מאל זחאלקה (בל"ד):</w:t>
      </w:r>
    </w:p>
    <w:p w14:paraId="4B394C45" w14:textId="77777777" w:rsidR="00000000" w:rsidRDefault="007C71EE">
      <w:pPr>
        <w:pStyle w:val="a"/>
        <w:rPr>
          <w:rFonts w:hint="cs"/>
          <w:rtl/>
        </w:rPr>
      </w:pPr>
    </w:p>
    <w:p w14:paraId="702FCE7A" w14:textId="77777777" w:rsidR="00000000" w:rsidRDefault="007C71EE">
      <w:pPr>
        <w:pStyle w:val="a"/>
        <w:rPr>
          <w:rFonts w:hint="cs"/>
          <w:rtl/>
        </w:rPr>
      </w:pPr>
      <w:r>
        <w:rPr>
          <w:rFonts w:hint="cs"/>
          <w:rtl/>
        </w:rPr>
        <w:t>אולי חבר הכנסת דהאמשה ידבר לפני?</w:t>
      </w:r>
    </w:p>
    <w:p w14:paraId="75110F3C" w14:textId="77777777" w:rsidR="00000000" w:rsidRDefault="007C71EE">
      <w:pPr>
        <w:pStyle w:val="a"/>
        <w:rPr>
          <w:rFonts w:hint="cs"/>
          <w:rtl/>
        </w:rPr>
      </w:pPr>
    </w:p>
    <w:p w14:paraId="2A8266D0" w14:textId="77777777" w:rsidR="00000000" w:rsidRDefault="007C71EE">
      <w:pPr>
        <w:pStyle w:val="ad"/>
        <w:rPr>
          <w:rtl/>
        </w:rPr>
      </w:pPr>
      <w:r>
        <w:rPr>
          <w:rtl/>
        </w:rPr>
        <w:t>היו"ר נסים דהן:</w:t>
      </w:r>
    </w:p>
    <w:p w14:paraId="67AEF055" w14:textId="77777777" w:rsidR="00000000" w:rsidRDefault="007C71EE">
      <w:pPr>
        <w:pStyle w:val="a"/>
        <w:rPr>
          <w:rtl/>
        </w:rPr>
      </w:pPr>
    </w:p>
    <w:p w14:paraId="3D46E49D" w14:textId="77777777" w:rsidR="00000000" w:rsidRDefault="007C71EE">
      <w:pPr>
        <w:pStyle w:val="a"/>
        <w:rPr>
          <w:rFonts w:hint="cs"/>
          <w:rtl/>
        </w:rPr>
      </w:pPr>
      <w:r>
        <w:rPr>
          <w:rFonts w:hint="cs"/>
          <w:rtl/>
        </w:rPr>
        <w:t xml:space="preserve">חבר הכנסת דהאמשה, אתה אפילו לא רשום. </w:t>
      </w:r>
    </w:p>
    <w:p w14:paraId="63BD3EEA" w14:textId="77777777" w:rsidR="00000000" w:rsidRDefault="007C71EE">
      <w:pPr>
        <w:pStyle w:val="a"/>
        <w:rPr>
          <w:rFonts w:hint="cs"/>
          <w:rtl/>
        </w:rPr>
      </w:pPr>
    </w:p>
    <w:p w14:paraId="6E2375B7" w14:textId="77777777" w:rsidR="00000000" w:rsidRDefault="007C71EE">
      <w:pPr>
        <w:pStyle w:val="ac"/>
        <w:rPr>
          <w:rtl/>
        </w:rPr>
      </w:pPr>
    </w:p>
    <w:p w14:paraId="6167DE19" w14:textId="77777777" w:rsidR="00000000" w:rsidRDefault="007C71EE">
      <w:pPr>
        <w:pStyle w:val="ac"/>
        <w:rPr>
          <w:rtl/>
        </w:rPr>
      </w:pPr>
      <w:r>
        <w:rPr>
          <w:rFonts w:hint="eastAsia"/>
          <w:rtl/>
        </w:rPr>
        <w:t>עבד</w:t>
      </w:r>
      <w:r>
        <w:rPr>
          <w:rtl/>
        </w:rPr>
        <w:t>-אלמאלכ דהאמשה (רע"ם):</w:t>
      </w:r>
    </w:p>
    <w:p w14:paraId="68C03F38" w14:textId="77777777" w:rsidR="00000000" w:rsidRDefault="007C71EE">
      <w:pPr>
        <w:pStyle w:val="a"/>
        <w:rPr>
          <w:rFonts w:hint="cs"/>
          <w:rtl/>
        </w:rPr>
      </w:pPr>
    </w:p>
    <w:p w14:paraId="324634E4" w14:textId="77777777" w:rsidR="00000000" w:rsidRDefault="007C71EE">
      <w:pPr>
        <w:pStyle w:val="a"/>
        <w:rPr>
          <w:rFonts w:hint="cs"/>
          <w:rtl/>
        </w:rPr>
      </w:pPr>
      <w:r>
        <w:rPr>
          <w:rFonts w:hint="cs"/>
          <w:rtl/>
        </w:rPr>
        <w:t>הוזמנתי כדת וכדין, אבל אם הזמנת את ג'מאל זחאלקה...</w:t>
      </w:r>
    </w:p>
    <w:p w14:paraId="4A67D7BC" w14:textId="77777777" w:rsidR="00000000" w:rsidRDefault="007C71EE">
      <w:pPr>
        <w:pStyle w:val="a"/>
        <w:rPr>
          <w:rFonts w:hint="cs"/>
          <w:rtl/>
        </w:rPr>
      </w:pPr>
    </w:p>
    <w:p w14:paraId="0CCC1706" w14:textId="77777777" w:rsidR="00000000" w:rsidRDefault="007C71EE">
      <w:pPr>
        <w:pStyle w:val="ad"/>
        <w:rPr>
          <w:rtl/>
        </w:rPr>
      </w:pPr>
      <w:r>
        <w:rPr>
          <w:rtl/>
        </w:rPr>
        <w:t>היו"ר נסים דהן:</w:t>
      </w:r>
    </w:p>
    <w:p w14:paraId="0C9BFED9" w14:textId="77777777" w:rsidR="00000000" w:rsidRDefault="007C71EE">
      <w:pPr>
        <w:pStyle w:val="a"/>
        <w:rPr>
          <w:rtl/>
        </w:rPr>
      </w:pPr>
    </w:p>
    <w:p w14:paraId="578C911D" w14:textId="77777777" w:rsidR="00000000" w:rsidRDefault="007C71EE">
      <w:pPr>
        <w:pStyle w:val="a"/>
        <w:rPr>
          <w:rFonts w:hint="cs"/>
          <w:rtl/>
        </w:rPr>
      </w:pPr>
      <w:r>
        <w:rPr>
          <w:rFonts w:hint="cs"/>
          <w:rtl/>
        </w:rPr>
        <w:t>מה זה כבודו הוזמן כדת וכדין? ע</w:t>
      </w:r>
      <w:r>
        <w:rPr>
          <w:rFonts w:hint="cs"/>
          <w:rtl/>
        </w:rPr>
        <w:t xml:space="preserve">ל-ידי מי? חוץ מהיושב-ראש, אני לא מכיר אף אחד אחר שמזמין לשולחן. לסיבוב הבא יש עוד זמן. אתה רשום בסיבוב הבא. בבקשה. </w:t>
      </w:r>
    </w:p>
    <w:p w14:paraId="46A7EDE9" w14:textId="77777777" w:rsidR="00000000" w:rsidRDefault="007C71EE">
      <w:pPr>
        <w:pStyle w:val="a"/>
        <w:rPr>
          <w:rFonts w:hint="cs"/>
          <w:rtl/>
        </w:rPr>
      </w:pPr>
    </w:p>
    <w:p w14:paraId="335EDE75" w14:textId="77777777" w:rsidR="00000000" w:rsidRDefault="007C71EE">
      <w:pPr>
        <w:pStyle w:val="SpeakerCon"/>
        <w:rPr>
          <w:rtl/>
        </w:rPr>
      </w:pPr>
      <w:bookmarkStart w:id="1002" w:name="FS000001061T27_05_2003_08_30_19C"/>
      <w:bookmarkEnd w:id="1002"/>
      <w:r>
        <w:rPr>
          <w:rtl/>
        </w:rPr>
        <w:t>ג'מאל זחאלקה (בל"ד):</w:t>
      </w:r>
    </w:p>
    <w:p w14:paraId="59890E09" w14:textId="77777777" w:rsidR="00000000" w:rsidRDefault="007C71EE">
      <w:pPr>
        <w:pStyle w:val="a"/>
        <w:rPr>
          <w:rtl/>
        </w:rPr>
      </w:pPr>
    </w:p>
    <w:p w14:paraId="79EC5FCF" w14:textId="77777777" w:rsidR="00000000" w:rsidRDefault="007C71EE">
      <w:pPr>
        <w:pStyle w:val="a"/>
        <w:rPr>
          <w:rFonts w:hint="cs"/>
          <w:rtl/>
        </w:rPr>
      </w:pPr>
      <w:r>
        <w:rPr>
          <w:rFonts w:hint="cs"/>
          <w:rtl/>
        </w:rPr>
        <w:t>אדוני היושב-ראש, רבותי שני חברי הכנסת, בוקר טוב.</w:t>
      </w:r>
      <w:r>
        <w:rPr>
          <w:rtl/>
        </w:rPr>
        <w:t xml:space="preserve"> </w:t>
      </w:r>
      <w:r>
        <w:rPr>
          <w:rFonts w:hint="cs"/>
          <w:rtl/>
        </w:rPr>
        <w:t>התוכנית הכלכלית שאנחנו נדרשים לאשרה בקריאה שנייה ושלישית פוגעת, כידו</w:t>
      </w:r>
      <w:r>
        <w:rPr>
          <w:rFonts w:hint="cs"/>
          <w:rtl/>
        </w:rPr>
        <w:t>ע, במגזרים שונים, בשכבות רחבות באוכלוסייה ובחברה בישראל. אבל הפגיעה הזאת היא פגיעה דיפרנציאלית, כלומר היא לא פוגעת במידה שווה באותן שכבות שבהן היא פוגעת, אלא במקומות מסוימים הפגיעה יותר קשה. אני רוצה להתמקד במה שעושה התוכנית הזאת ומדיניות הממשלה שעומדת מאח</w:t>
      </w:r>
      <w:r>
        <w:rPr>
          <w:rFonts w:hint="cs"/>
          <w:rtl/>
        </w:rPr>
        <w:t xml:space="preserve">וריה למצב הסוציו-אקונומי של האוכלוסייה הערבית ושל הציבור הערבי בארץ. </w:t>
      </w:r>
    </w:p>
    <w:p w14:paraId="7C2481A8" w14:textId="77777777" w:rsidR="00000000" w:rsidRDefault="007C71EE">
      <w:pPr>
        <w:pStyle w:val="a"/>
        <w:rPr>
          <w:rFonts w:hint="cs"/>
          <w:rtl/>
        </w:rPr>
      </w:pPr>
    </w:p>
    <w:p w14:paraId="1F8EF4CE" w14:textId="77777777" w:rsidR="00000000" w:rsidRDefault="007C71EE">
      <w:pPr>
        <w:pStyle w:val="a"/>
        <w:rPr>
          <w:rFonts w:hint="cs"/>
          <w:rtl/>
        </w:rPr>
      </w:pPr>
      <w:r>
        <w:rPr>
          <w:rFonts w:hint="cs"/>
          <w:rtl/>
        </w:rPr>
        <w:t>לפני כן יש לי הערה מרכזית הקשורה לדיון שהתנהל סביב התוכנית הכלכלית. התוכנית הוכנה, הוגשה לכנסת לקריאה ראשונה, היתה הצבעה והיא הועברה לוועדות. מה זה ועדות? זה ועדת הכספים. סעיפים מעטים מ</w:t>
      </w:r>
      <w:r>
        <w:rPr>
          <w:rFonts w:hint="cs"/>
          <w:rtl/>
        </w:rPr>
        <w:t>מנה הועברו לוועדות משותפות של ועדת הכספים וועדות אחרות, אבל זה בטל בשישים. המאסה העיקרית, יותר מ=98% מהתוכנית הכלכלית, נדונה בוועדת הכספים. ועדת הכספים דנה, שמעה, היה דיון מרתוני של 20 שעות, אומרים שהיו דרמות ובסופו של דבר הוכנסו שינויים רבים. היה פיצול של</w:t>
      </w:r>
      <w:r>
        <w:rPr>
          <w:rFonts w:hint="cs"/>
          <w:rtl/>
        </w:rPr>
        <w:t xml:space="preserve"> חלקים מהתוכנית הכלכלית, החלקים האלה הופרדו ולא הוגשו היום להמשך החקיקה בכנסת. </w:t>
      </w:r>
    </w:p>
    <w:p w14:paraId="4A525688" w14:textId="77777777" w:rsidR="00000000" w:rsidRDefault="007C71EE">
      <w:pPr>
        <w:pStyle w:val="a"/>
        <w:rPr>
          <w:rFonts w:hint="cs"/>
          <w:rtl/>
        </w:rPr>
      </w:pPr>
    </w:p>
    <w:p w14:paraId="53CE7520" w14:textId="77777777" w:rsidR="00000000" w:rsidRDefault="007C71EE">
      <w:pPr>
        <w:pStyle w:val="a"/>
        <w:rPr>
          <w:rFonts w:hint="cs"/>
          <w:rtl/>
        </w:rPr>
      </w:pPr>
      <w:r>
        <w:rPr>
          <w:rFonts w:hint="cs"/>
          <w:rtl/>
        </w:rPr>
        <w:t>מטבע הדברים, אדוני היושב-ראש, בוועדות מתנהל שיג ושיח, ואם יש מקום שבו חבר הכנסת יכול להשפיע על ההחלטות, זה דווקא בוועדות. פה בכנסת אנחנו נואמים, שומעים אחד את השני ומצביעים. ב</w:t>
      </w:r>
      <w:r>
        <w:rPr>
          <w:rFonts w:hint="cs"/>
          <w:rtl/>
        </w:rPr>
        <w:t xml:space="preserve">וועדות שומעים יותר, ואם יש מקום שאפשר בו להשפיע ולשנות משהו בתוכנית הכלכלית, זה הוועדות. עובדה, השינויים הוכנסו בוועדת הכספים. </w:t>
      </w:r>
    </w:p>
    <w:p w14:paraId="32701EAC" w14:textId="77777777" w:rsidR="00000000" w:rsidRDefault="007C71EE">
      <w:pPr>
        <w:pStyle w:val="a"/>
        <w:rPr>
          <w:rFonts w:hint="cs"/>
          <w:rtl/>
        </w:rPr>
      </w:pPr>
    </w:p>
    <w:p w14:paraId="1255825B" w14:textId="77777777" w:rsidR="00000000" w:rsidRDefault="007C71EE">
      <w:pPr>
        <w:pStyle w:val="a"/>
        <w:rPr>
          <w:rFonts w:hint="cs"/>
          <w:rtl/>
        </w:rPr>
      </w:pPr>
      <w:r>
        <w:rPr>
          <w:rFonts w:hint="cs"/>
          <w:rtl/>
        </w:rPr>
        <w:t>בוועדת הכספים אין נציג לחברי הכנסת הערבים. אין. אנחנו ראינו במו עינינו איך ועדת הכספים דנה בסעיפים השונים ומתחשבת, אומנם לא מספ</w:t>
      </w:r>
      <w:r>
        <w:rPr>
          <w:rFonts w:hint="cs"/>
          <w:rtl/>
        </w:rPr>
        <w:t>יק ולא במידה הדרושה והראויה, בדרישות של מגזרים שונים, של קבוצות שונות, של קבוצות לחץ, של גורמים, של מומחים, למעט האוכלוסייה הערבית שלא היתה שם. קולה לא נשמע. למה? כשהרכיבו את הוועדות בכנסת - אין נציג ערבי בוועדת הכספים. למה אין? כי החלוקה היא חלוקה מספרית,</w:t>
      </w:r>
      <w:r>
        <w:rPr>
          <w:rFonts w:hint="cs"/>
          <w:rtl/>
        </w:rPr>
        <w:t xml:space="preserve"> כלומר רק סיעות שיש להן יותר מחמישה חברי כנסת נכנסות לוועדת הכספים. כשחילקו את הוועדות עבדו לפי קריטריונים מספריים, זה נכון, אבל ראינו במקומות רבים ובוועדות רבות שהוכנסו שינויים שאינם קשורים לקריטריונים המספריים המפורסמים. אני חושב שהיה מקום ועדיין יש מקום</w:t>
      </w:r>
      <w:r>
        <w:rPr>
          <w:rFonts w:hint="cs"/>
          <w:rtl/>
        </w:rPr>
        <w:t xml:space="preserve"> שיהיה ייצוג של הסיעות הערביות בוועדת הכספים. </w:t>
      </w:r>
    </w:p>
    <w:p w14:paraId="757696AD" w14:textId="77777777" w:rsidR="00000000" w:rsidRDefault="007C71EE">
      <w:pPr>
        <w:pStyle w:val="a"/>
        <w:rPr>
          <w:rFonts w:hint="cs"/>
          <w:rtl/>
        </w:rPr>
      </w:pPr>
    </w:p>
    <w:p w14:paraId="617F5ED6" w14:textId="77777777" w:rsidR="00000000" w:rsidRDefault="007C71EE">
      <w:pPr>
        <w:pStyle w:val="a"/>
        <w:rPr>
          <w:rFonts w:hint="cs"/>
          <w:rtl/>
        </w:rPr>
      </w:pPr>
      <w:r>
        <w:rPr>
          <w:rFonts w:hint="cs"/>
          <w:rtl/>
        </w:rPr>
        <w:t xml:space="preserve">האוכלוסיה הערבית סובלת מתת-ייצוג בכל התחומים, ובמיוחד בצמתים החשובים של קבלת ההחלטות. יש צמתים שאנחנו לא חושבים שנגיע אליהם: ממשלה, שרים וכן הלאה, אבל ועדה של הכנסת, ריבונו של עולם, זה דבר גדול? זה יותר מדי? </w:t>
      </w:r>
      <w:r>
        <w:rPr>
          <w:rFonts w:hint="cs"/>
          <w:rtl/>
        </w:rPr>
        <w:t xml:space="preserve">זאת בעיה שאפשר לפתור ללא קושי רב. לכן, פניתי ליושב-ראש הכנסת, פניתי ליושב-ראש הקואליציה, ליושב-ראש האופוזיציה וליושב-ראש ועדת הכספים בדרישה שתימצא דרך לכך שיהיה ייצוג הולם לאוכלוסייה הערבית באמצעות חברי הכנסת הערבים בוועדת הכספים של הכנסת, כך שלפחות קולנו </w:t>
      </w:r>
      <w:r>
        <w:rPr>
          <w:rFonts w:hint="cs"/>
          <w:rtl/>
        </w:rPr>
        <w:t xml:space="preserve">יישמע בזמן קבלת ההחלטות בוועדת הכספים. זאת אולי הוועדה היחידה בכנסת שיש לה שיניים ואפשרות להשפיע באופן ישיר על מדיניות, על תקצוב ועל דברים אחרים. זאת ועדה עם שיניים. </w:t>
      </w:r>
    </w:p>
    <w:p w14:paraId="6E661879" w14:textId="77777777" w:rsidR="00000000" w:rsidRDefault="007C71EE">
      <w:pPr>
        <w:pStyle w:val="a"/>
        <w:rPr>
          <w:rFonts w:hint="cs"/>
          <w:rtl/>
        </w:rPr>
      </w:pPr>
    </w:p>
    <w:p w14:paraId="5DC5C6E7" w14:textId="77777777" w:rsidR="00000000" w:rsidRDefault="007C71EE">
      <w:pPr>
        <w:pStyle w:val="a"/>
        <w:rPr>
          <w:rFonts w:hint="cs"/>
          <w:rtl/>
        </w:rPr>
      </w:pPr>
      <w:r>
        <w:rPr>
          <w:rFonts w:hint="cs"/>
          <w:rtl/>
        </w:rPr>
        <w:t>המצב שתיארתי כאן נעשה יותר חמור או נראה יותר חמור או מתבלט בחומרתו כאשר אנחנו מסתכלים אי</w:t>
      </w:r>
      <w:r>
        <w:rPr>
          <w:rFonts w:hint="cs"/>
          <w:rtl/>
        </w:rPr>
        <w:t>ך משפיעה התוכנית הכלכלית על האוכלוסייה הערבית בישראל. משקי הבית הערביים בארץ הם 13.5% ממשקי הבית בישראל בכלל, אבל בעשירון התחתון מהווים משקי הבית הערביים 46.5%, כלומר פי שלושה-וחצי מהאחוז באוכלוסייה נמצאים בעשירון התחתון. כמעט מחצית העשירון התחתון הוא מהאו</w:t>
      </w:r>
      <w:r>
        <w:rPr>
          <w:rFonts w:hint="cs"/>
          <w:rtl/>
        </w:rPr>
        <w:t>כלוסייה הערבית. לפי הסטטיסטיקות הרשמיות שפורסמו, מחצית מהילדים מתחת לקו העוני הם ערבים. כמעט כל משקי הבית הערביים נמצאים בארבעת העשירונים התחתונים. כלומר, זאת אוכלוסייה ענייה, והתוכנית הזאת פוגעת בעיקר באוכלוסייה החלשה. האוכלוסייה הערבית, מבחינה כלכלית, הי</w:t>
      </w:r>
      <w:r>
        <w:rPr>
          <w:rFonts w:hint="cs"/>
          <w:rtl/>
        </w:rPr>
        <w:t xml:space="preserve">א אוכלוסייה חלשה, ולדעתי בעיקר בגלל מדיניות של הזנחה ושל אפליה. </w:t>
      </w:r>
    </w:p>
    <w:p w14:paraId="076C69F5" w14:textId="77777777" w:rsidR="00000000" w:rsidRDefault="007C71EE">
      <w:pPr>
        <w:pStyle w:val="a"/>
        <w:rPr>
          <w:rFonts w:hint="cs"/>
          <w:rtl/>
        </w:rPr>
      </w:pPr>
      <w:r>
        <w:rPr>
          <w:rFonts w:hint="cs"/>
          <w:rtl/>
        </w:rPr>
        <w:tab/>
      </w:r>
    </w:p>
    <w:p w14:paraId="65298DE7" w14:textId="77777777" w:rsidR="00000000" w:rsidRDefault="007C71EE">
      <w:pPr>
        <w:pStyle w:val="a"/>
        <w:rPr>
          <w:rFonts w:hint="cs"/>
          <w:rtl/>
        </w:rPr>
      </w:pPr>
      <w:r>
        <w:rPr>
          <w:rFonts w:hint="cs"/>
          <w:rtl/>
        </w:rPr>
        <w:t>נסתכל על ההשפעות של התוכנית הכלכלית הזאת למשל בנושא האבטלה. אומרים: אנחנו הולכים לעשות פיטורים המוניים, התוכנית הזאת תביא לסגירת מפעלים. בקיצור, לפי כל התחזיות של כל כלכלן אובייקטיבי שקראתי</w:t>
      </w:r>
      <w:r>
        <w:rPr>
          <w:rFonts w:hint="cs"/>
          <w:rtl/>
        </w:rPr>
        <w:t xml:space="preserve"> בתקופה האחרונה, יש כמעט קונסנזוס שהאבטלה תגדל. ראינו את קצב גידול האבטלה המדאיג בארץ -  המספרים לא משקפים אותו </w:t>
      </w:r>
      <w:r>
        <w:rPr>
          <w:rtl/>
        </w:rPr>
        <w:t>–</w:t>
      </w:r>
      <w:r>
        <w:rPr>
          <w:rFonts w:hint="cs"/>
          <w:rtl/>
        </w:rPr>
        <w:t xml:space="preserve"> ובאילו תחומים יש יותר אבטלה. ראינו את הקפיצה האדירה של אחוז המובטלים בסקטור הערבי בשנים האחרונות. אם אנחנו לוקחים את שנת 1996 כנקודת מוצא, היה</w:t>
      </w:r>
      <w:r>
        <w:rPr>
          <w:rFonts w:hint="cs"/>
          <w:rtl/>
        </w:rPr>
        <w:t xml:space="preserve"> שוויון באבטלה. ברוך השם, כולם היו מובטלים באותה מידה. מ=1996 אנחנו רואים היפרדות, כלומר קצב גידול האבטלה אצל העובדים הערבים היה הרבה הרבה יותר גדול, כך שהיום אחוז האבטלה הוא כמעט פי-שניים מהממוצע הארצי. 25 מוקדי האבטלה הראשיים בארץ הם ברחוב הערבי. מה תעשה</w:t>
      </w:r>
      <w:r>
        <w:rPr>
          <w:rFonts w:hint="cs"/>
          <w:rtl/>
        </w:rPr>
        <w:t xml:space="preserve"> התוכנית הזאת? תביא יותר אבטלה. יישוב מוכה אבטלה יהיה עוד יותר מוכה אבטלה. אלה שתי מכות על הראש, לא מכה אחת. </w:t>
      </w:r>
    </w:p>
    <w:p w14:paraId="0635D613" w14:textId="77777777" w:rsidR="00000000" w:rsidRDefault="007C71EE">
      <w:pPr>
        <w:pStyle w:val="a"/>
        <w:rPr>
          <w:rFonts w:hint="cs"/>
          <w:rtl/>
        </w:rPr>
      </w:pPr>
    </w:p>
    <w:p w14:paraId="5A6253BE" w14:textId="77777777" w:rsidR="00000000" w:rsidRDefault="007C71EE">
      <w:pPr>
        <w:pStyle w:val="a"/>
        <w:rPr>
          <w:rFonts w:hint="cs"/>
          <w:rtl/>
        </w:rPr>
      </w:pPr>
      <w:r>
        <w:rPr>
          <w:rFonts w:hint="cs"/>
          <w:rtl/>
        </w:rPr>
        <w:t>אדוני היושב-ראש, עובד ערבי שיפוטר מעבודתו יהיה לו קשה מאוד למצוא עבודה היום. מאוד קשה. אנחנו עומדים בפני מצב של אבטלה מבנית בפריפריה בכלל ובמיוחד</w:t>
      </w:r>
      <w:r>
        <w:rPr>
          <w:rFonts w:hint="cs"/>
          <w:rtl/>
        </w:rPr>
        <w:t xml:space="preserve"> ברחוב הערבי. הציבור הזה לא יכול לחזור לעבודות מסורתיות שעבד בהן, ולא אפשרו לו להשתלב בעבודות החדשות שיש. אפילו אם יעבור המשבר הכלכלי, עדיין תישאר רמת אבטלה גבוהה, אבל זאת לא מכה משמים. אפשר לטפל בה. יש הרבה מקומות בעולם שבהם מסיבות אחרות ובתנאים אחרים נוצ</w:t>
      </w:r>
      <w:r>
        <w:rPr>
          <w:rFonts w:hint="cs"/>
          <w:rtl/>
        </w:rPr>
        <w:t xml:space="preserve">ר מצב של אבטלה מבנית. יש דרכים לטפל באבטלה מבנית ויש כמה שלבים בטיפול באבטלה. השלב שלא עשו עד עכשיו ליישובים הערביים בארץ נקרא טיפול נקודתי. </w:t>
      </w:r>
    </w:p>
    <w:p w14:paraId="09338CC0" w14:textId="77777777" w:rsidR="00000000" w:rsidRDefault="007C71EE">
      <w:pPr>
        <w:pStyle w:val="a"/>
        <w:rPr>
          <w:rtl/>
        </w:rPr>
      </w:pPr>
    </w:p>
    <w:p w14:paraId="19AB445F" w14:textId="77777777" w:rsidR="00000000" w:rsidRDefault="007C71EE">
      <w:pPr>
        <w:pStyle w:val="a"/>
        <w:rPr>
          <w:rFonts w:hint="cs"/>
          <w:rtl/>
        </w:rPr>
      </w:pPr>
      <w:r>
        <w:rPr>
          <w:rFonts w:hint="cs"/>
          <w:rtl/>
        </w:rPr>
        <w:t>כשעלה אחוז האבטלה בכמה עיירות בדרום - ועיני לא צרה בהן, אני חושב שהגיע להן - הזדעקה הממשלה ועשתה טיפול נקודתי: עז</w:t>
      </w:r>
      <w:r>
        <w:rPr>
          <w:rFonts w:hint="cs"/>
          <w:rtl/>
        </w:rPr>
        <w:t xml:space="preserve">רה למפעל שעומד לקרוס, עודדה יזם כדי שיפתח מפעל ועוד. נעשו צעדים אמיתיים ונקודתיים בשביל למנוע את השתוללות האבטלה באותו יישוב. אף יישוב ערבי לא זכה לטיפול נקודתי. </w:t>
      </w:r>
    </w:p>
    <w:p w14:paraId="5A6AA0D7" w14:textId="77777777" w:rsidR="00000000" w:rsidRDefault="007C71EE">
      <w:pPr>
        <w:pStyle w:val="a"/>
        <w:rPr>
          <w:rFonts w:hint="cs"/>
          <w:rtl/>
        </w:rPr>
      </w:pPr>
    </w:p>
    <w:p w14:paraId="47A93803" w14:textId="77777777" w:rsidR="00000000" w:rsidRDefault="007C71EE">
      <w:pPr>
        <w:pStyle w:val="a"/>
        <w:rPr>
          <w:rFonts w:hint="cs"/>
          <w:rtl/>
        </w:rPr>
      </w:pPr>
      <w:r>
        <w:rPr>
          <w:rFonts w:hint="cs"/>
          <w:rtl/>
        </w:rPr>
        <w:t>הכשרה מקצועית היא אחת הדרכים החשובות ביותר לטפל באבטלה, כלומר להכשיר אנשים להתאים את עצמם לצ</w:t>
      </w:r>
      <w:r>
        <w:rPr>
          <w:rFonts w:hint="cs"/>
          <w:rtl/>
        </w:rPr>
        <w:t>ורכי המשק השונים. איפה יש דברים כאלה בתוכנית הכלכלית? התוכנית הכלכלית מגבירה את האבטלה אבל לא עושה שום דבר בשביל להילחם בה. כלומר, זאת תוכנית לא מאוזנת. היא חושבת כלכלה במונחים תאצ'ריסטיים של ביבי נתניהו ובית-המדרש שממנו הוא בא - אבל הוא לא חשב על האדם. מה</w:t>
      </w:r>
      <w:r>
        <w:rPr>
          <w:rFonts w:hint="cs"/>
          <w:rtl/>
        </w:rPr>
        <w:t xml:space="preserve"> קורה לאדם? היא קובעת יעדים כלכליים בלבד, יעד גירעון ויעד אינפלציה. אין בה יעד של תעסוקה או יעד של מלחמה באבטלה או רף אבטלה שממנו אסור לעלות. בלי זה אנחנו מובלים לקטסטרופה חברתית-כלכלית. </w:t>
      </w:r>
    </w:p>
    <w:p w14:paraId="41D6B81C" w14:textId="77777777" w:rsidR="00000000" w:rsidRDefault="007C71EE">
      <w:pPr>
        <w:pStyle w:val="a"/>
        <w:rPr>
          <w:rFonts w:hint="cs"/>
          <w:rtl/>
        </w:rPr>
      </w:pPr>
    </w:p>
    <w:p w14:paraId="6561EF06" w14:textId="77777777" w:rsidR="00000000" w:rsidRDefault="007C71EE">
      <w:pPr>
        <w:pStyle w:val="a"/>
        <w:rPr>
          <w:rFonts w:hint="cs"/>
          <w:rtl/>
        </w:rPr>
      </w:pPr>
      <w:r>
        <w:rPr>
          <w:rFonts w:hint="cs"/>
          <w:rtl/>
        </w:rPr>
        <w:t>קראתי אתמול בעיתון שהשר אורלב אמר שצריך לעשות תוכנית חירום למען צמי</w:t>
      </w:r>
      <w:r>
        <w:rPr>
          <w:rFonts w:hint="cs"/>
          <w:rtl/>
        </w:rPr>
        <w:t xml:space="preserve">חה והגברת התעסוקה. אני תומך בו, אך האם הוא מוכן ללכת על זה באמת? אני חושב שזה רעיון שצריך לממש אותו. אנחנו זקוקים היום לא לתוכנית שתגביר אבטלה אלא לתוכנית שתצמצם אבטלה. </w:t>
      </w:r>
    </w:p>
    <w:p w14:paraId="791BA5BF" w14:textId="77777777" w:rsidR="00000000" w:rsidRDefault="007C71EE">
      <w:pPr>
        <w:pStyle w:val="a"/>
        <w:rPr>
          <w:rFonts w:hint="cs"/>
          <w:rtl/>
        </w:rPr>
      </w:pPr>
    </w:p>
    <w:p w14:paraId="34B29828" w14:textId="77777777" w:rsidR="00000000" w:rsidRDefault="007C71EE">
      <w:pPr>
        <w:pStyle w:val="a"/>
        <w:rPr>
          <w:rFonts w:hint="cs"/>
          <w:rtl/>
        </w:rPr>
      </w:pPr>
      <w:r>
        <w:rPr>
          <w:rFonts w:hint="cs"/>
          <w:rtl/>
        </w:rPr>
        <w:t>כמה זמן עוד יש לי, אדוני היושב-ראש?</w:t>
      </w:r>
    </w:p>
    <w:p w14:paraId="42841577" w14:textId="77777777" w:rsidR="00000000" w:rsidRDefault="007C71EE">
      <w:pPr>
        <w:pStyle w:val="a"/>
        <w:rPr>
          <w:rFonts w:hint="cs"/>
          <w:rtl/>
        </w:rPr>
      </w:pPr>
    </w:p>
    <w:p w14:paraId="60385563" w14:textId="77777777" w:rsidR="00000000" w:rsidRDefault="007C71EE">
      <w:pPr>
        <w:pStyle w:val="ad"/>
        <w:rPr>
          <w:rtl/>
        </w:rPr>
      </w:pPr>
      <w:r>
        <w:rPr>
          <w:rtl/>
        </w:rPr>
        <w:t>היו"ר נסים דהן:</w:t>
      </w:r>
    </w:p>
    <w:p w14:paraId="6C30AB07" w14:textId="77777777" w:rsidR="00000000" w:rsidRDefault="007C71EE">
      <w:pPr>
        <w:pStyle w:val="a"/>
        <w:rPr>
          <w:rtl/>
        </w:rPr>
      </w:pPr>
    </w:p>
    <w:p w14:paraId="221E133F" w14:textId="77777777" w:rsidR="00000000" w:rsidRDefault="007C71EE">
      <w:pPr>
        <w:pStyle w:val="a"/>
        <w:rPr>
          <w:rFonts w:hint="cs"/>
          <w:rtl/>
        </w:rPr>
      </w:pPr>
      <w:r>
        <w:rPr>
          <w:rFonts w:hint="cs"/>
          <w:rtl/>
        </w:rPr>
        <w:t>עוד שבע דקות, אבל אתה לא חייב ל</w:t>
      </w:r>
      <w:r>
        <w:rPr>
          <w:rFonts w:hint="cs"/>
          <w:rtl/>
        </w:rPr>
        <w:t xml:space="preserve">דבר בכל הזמן שנותר לך. </w:t>
      </w:r>
    </w:p>
    <w:p w14:paraId="76D51A58" w14:textId="77777777" w:rsidR="00000000" w:rsidRDefault="007C71EE">
      <w:pPr>
        <w:pStyle w:val="a"/>
        <w:rPr>
          <w:rFonts w:hint="cs"/>
          <w:rtl/>
        </w:rPr>
      </w:pPr>
    </w:p>
    <w:p w14:paraId="6860A697" w14:textId="77777777" w:rsidR="00000000" w:rsidRDefault="007C71EE">
      <w:pPr>
        <w:pStyle w:val="SpeakerCon"/>
        <w:rPr>
          <w:rtl/>
        </w:rPr>
      </w:pPr>
      <w:bookmarkStart w:id="1003" w:name="FS000001061T27_05_2003_08_52_23C"/>
      <w:bookmarkEnd w:id="1003"/>
      <w:r>
        <w:rPr>
          <w:rtl/>
        </w:rPr>
        <w:t>ג'מאל זחאלקה (בל"ד):</w:t>
      </w:r>
    </w:p>
    <w:p w14:paraId="5EE3DC2D" w14:textId="77777777" w:rsidR="00000000" w:rsidRDefault="007C71EE">
      <w:pPr>
        <w:pStyle w:val="a"/>
        <w:rPr>
          <w:rtl/>
        </w:rPr>
      </w:pPr>
    </w:p>
    <w:p w14:paraId="668284B6" w14:textId="77777777" w:rsidR="00000000" w:rsidRDefault="007C71EE">
      <w:pPr>
        <w:pStyle w:val="a"/>
        <w:rPr>
          <w:rFonts w:hint="cs"/>
          <w:rtl/>
        </w:rPr>
      </w:pPr>
      <w:r>
        <w:rPr>
          <w:rFonts w:hint="cs"/>
          <w:rtl/>
        </w:rPr>
        <w:t>רציתי להיכנס לנושא חדש לגמרי, שקשור לעניין הזה. אני חושב שצריך להיעשות טיפול מהיר, טיפול משולב, טיפול לטווח קצר שלדעתי צריך להיות גם טיפול נקודתי: ללכת ליישוב כמו עין-מאהל, ללכת ליישוב כמו כפר-מנדא ולמצוא פתרו</w:t>
      </w:r>
      <w:r>
        <w:rPr>
          <w:rFonts w:hint="cs"/>
          <w:rtl/>
        </w:rPr>
        <w:t xml:space="preserve">נות תעסוקה כדי שהאבטלה לא תעלה על 25%. ריבונו של עולם, בארץ מזדעקים כשזה מתקרב ל=7%, 8%, 9% או 10%, אבל בכפרים הערביים האבטלה משתוללת. אחר כך יגידו שהם לא רוצים לעבוד, גם את זה יגידו. אי-אפשר למצוא עבודה, וגם מצמצמים את דמי האבטלה והבטחת ההכנסה, ומקשים על </w:t>
      </w:r>
      <w:r>
        <w:rPr>
          <w:rFonts w:hint="cs"/>
          <w:rtl/>
        </w:rPr>
        <w:t xml:space="preserve">האנשים. מה רוצים מהם? מכל צד חונקים אותם. לא רוצים דמי אבטלה, רוצים עבודה. אנשים ברובם המכריע, 99% מהאנשים שאני מכיר רוצים לעבוד. הם לא רוצים דמי אבטלה, לפחות אלה שיכולים לעבוד. </w:t>
      </w:r>
    </w:p>
    <w:p w14:paraId="382A1634" w14:textId="77777777" w:rsidR="00000000" w:rsidRDefault="007C71EE">
      <w:pPr>
        <w:pStyle w:val="a"/>
        <w:rPr>
          <w:rFonts w:hint="cs"/>
          <w:rtl/>
        </w:rPr>
      </w:pPr>
    </w:p>
    <w:p w14:paraId="41A2ABCC" w14:textId="77777777" w:rsidR="00000000" w:rsidRDefault="007C71EE">
      <w:pPr>
        <w:pStyle w:val="a"/>
        <w:rPr>
          <w:rFonts w:hint="cs"/>
          <w:rtl/>
        </w:rPr>
      </w:pPr>
      <w:r>
        <w:rPr>
          <w:rFonts w:hint="cs"/>
          <w:rtl/>
        </w:rPr>
        <w:t xml:space="preserve">אדוני היושב-ראש, לפני שנים מספר הכריזה הממשלה על תוכנית 4 המיליארדים לפיתוח </w:t>
      </w:r>
      <w:r>
        <w:rPr>
          <w:rFonts w:hint="cs"/>
          <w:rtl/>
        </w:rPr>
        <w:t>המגזר הערבי. קורה משהו מוזר בכנסת. בכל פעם שאני מגיש שאילתא לשר ושואל אותו: מתי מתכוון משרדך לפעול למען הקמת מפעלים תעשייתיים או אזורי תעשייה ביישובים הערביים, אני מקבל תשובה מנומקת כאן מעל הדוכן. הוא אומר: תוכנית 4 המיליארדים.</w:t>
      </w:r>
    </w:p>
    <w:p w14:paraId="18A581F6" w14:textId="77777777" w:rsidR="00000000" w:rsidRDefault="007C71EE">
      <w:pPr>
        <w:pStyle w:val="a"/>
        <w:rPr>
          <w:rtl/>
        </w:rPr>
      </w:pPr>
    </w:p>
    <w:p w14:paraId="20776D78" w14:textId="77777777" w:rsidR="00000000" w:rsidRDefault="007C71EE">
      <w:pPr>
        <w:pStyle w:val="a"/>
        <w:rPr>
          <w:rFonts w:hint="cs"/>
          <w:rtl/>
        </w:rPr>
      </w:pPr>
      <w:r>
        <w:rPr>
          <w:rFonts w:hint="cs"/>
          <w:rtl/>
        </w:rPr>
        <w:t>זאת התוכנית שעלותה 4 מיליאר</w:t>
      </w:r>
      <w:r>
        <w:rPr>
          <w:rFonts w:hint="cs"/>
          <w:rtl/>
        </w:rPr>
        <w:t>די שקלים. תיכף מישהו יאמין שהיו שם באמת 4 מיליארדי שקלים. האמת היא שהיו 2 מיליארדי שקלים תקציב רגיל, שממילא קיבלו אותו, ו=2 מיליארדים נוספים שנפרסו על ארבע שנים, מיליארד שקל כל שנה. זאת תוכנית יפה ומסודרת. כל פעם שאנחנו שואלים: מה אתם עושים, אומרים לנו: יש</w:t>
      </w:r>
      <w:r>
        <w:rPr>
          <w:rFonts w:hint="cs"/>
          <w:rtl/>
        </w:rPr>
        <w:t xml:space="preserve"> תוכנית 4 המיליארדים ואנחנו פועלים. </w:t>
      </w:r>
    </w:p>
    <w:p w14:paraId="20AF69CA" w14:textId="77777777" w:rsidR="00000000" w:rsidRDefault="007C71EE">
      <w:pPr>
        <w:pStyle w:val="a"/>
        <w:rPr>
          <w:rFonts w:hint="cs"/>
          <w:rtl/>
        </w:rPr>
      </w:pPr>
    </w:p>
    <w:p w14:paraId="047A3205" w14:textId="77777777" w:rsidR="00000000" w:rsidRDefault="007C71EE">
      <w:pPr>
        <w:pStyle w:val="a"/>
        <w:rPr>
          <w:rFonts w:hint="cs"/>
          <w:rtl/>
        </w:rPr>
      </w:pPr>
      <w:r>
        <w:rPr>
          <w:rFonts w:hint="cs"/>
          <w:rtl/>
        </w:rPr>
        <w:t>אני רוצה להגיד את האמת, כי כנראה הממשלה החדשה לא שמעה או לא קראה או שהשרים לא יודעים שהתוכנית הזאת מתה. היא מתה. אף אחד לא עשה לה הספדים אבל היא מתה. אפשר שמישהו ימות בלי שמישהו יספיד אותו. לא כל מת זוכה להספד והתוכנית</w:t>
      </w:r>
      <w:r>
        <w:rPr>
          <w:rFonts w:hint="cs"/>
          <w:rtl/>
        </w:rPr>
        <w:t xml:space="preserve"> הזאת מתה. אתה מסתכל על התוכנית הכלכלית, על התקציב של השנה, ואין כלום. זה שקר. זה פשוט התאדה. </w:t>
      </w:r>
    </w:p>
    <w:p w14:paraId="5EDD8FCE" w14:textId="77777777" w:rsidR="00000000" w:rsidRDefault="007C71EE">
      <w:pPr>
        <w:pStyle w:val="a"/>
        <w:rPr>
          <w:rFonts w:hint="cs"/>
          <w:rtl/>
        </w:rPr>
      </w:pPr>
    </w:p>
    <w:p w14:paraId="74E2AF32" w14:textId="77777777" w:rsidR="00000000" w:rsidRDefault="007C71EE">
      <w:pPr>
        <w:pStyle w:val="a"/>
        <w:rPr>
          <w:rFonts w:hint="cs"/>
          <w:rtl/>
        </w:rPr>
      </w:pPr>
      <w:r>
        <w:rPr>
          <w:rFonts w:hint="cs"/>
          <w:rtl/>
        </w:rPr>
        <w:t>אני חושב שהרבה אנשים שהצהירו הצהרות, דיברו על תוכנית ועל דף חדש, צריכים לבלוע את הניירות ולחזור בהם מהמלים שהם אמרו. ראש הממשלה אומר שהוא רוצה לפתוח דף חדש עם ה</w:t>
      </w:r>
      <w:r>
        <w:rPr>
          <w:rFonts w:hint="cs"/>
          <w:rtl/>
        </w:rPr>
        <w:t>אוכלוסייה הערבית בנושא הזה. זה הדף החדש? להמית ולסגור לגמרי את תוכנית 4 המיליארדים המסכנה שהיתה? לא רק שהיא מתה, אבל שוב עומדים פה על הדוכן ומדברים בשמה, כאילו אנשים לא יודעים לקרוא מספרים. למי שמעוניין אני אספק מספרים ואוכיח באותות ובמופתים.</w:t>
      </w:r>
    </w:p>
    <w:p w14:paraId="3767F771" w14:textId="77777777" w:rsidR="00000000" w:rsidRDefault="007C71EE">
      <w:pPr>
        <w:pStyle w:val="a"/>
        <w:rPr>
          <w:rFonts w:hint="cs"/>
          <w:rtl/>
        </w:rPr>
      </w:pPr>
    </w:p>
    <w:p w14:paraId="2A8C81A5" w14:textId="77777777" w:rsidR="00000000" w:rsidRDefault="007C71EE">
      <w:pPr>
        <w:pStyle w:val="ac"/>
        <w:rPr>
          <w:rtl/>
        </w:rPr>
      </w:pPr>
      <w:r>
        <w:rPr>
          <w:rFonts w:hint="eastAsia"/>
          <w:rtl/>
        </w:rPr>
        <w:t>דניאל</w:t>
      </w:r>
      <w:r>
        <w:rPr>
          <w:rtl/>
        </w:rPr>
        <w:t xml:space="preserve"> בנלולו</w:t>
      </w:r>
      <w:r>
        <w:rPr>
          <w:rtl/>
        </w:rPr>
        <w:t xml:space="preserve"> (הליכוד):</w:t>
      </w:r>
    </w:p>
    <w:p w14:paraId="6B565761" w14:textId="77777777" w:rsidR="00000000" w:rsidRDefault="007C71EE">
      <w:pPr>
        <w:pStyle w:val="a"/>
        <w:rPr>
          <w:rFonts w:hint="cs"/>
          <w:rtl/>
        </w:rPr>
      </w:pPr>
    </w:p>
    <w:p w14:paraId="6A63062B" w14:textId="77777777" w:rsidR="00000000" w:rsidRDefault="007C71EE">
      <w:pPr>
        <w:pStyle w:val="a"/>
        <w:rPr>
          <w:rFonts w:hint="cs"/>
          <w:rtl/>
        </w:rPr>
      </w:pPr>
      <w:r>
        <w:rPr>
          <w:rFonts w:hint="cs"/>
          <w:rtl/>
        </w:rPr>
        <w:t xml:space="preserve">אתה משתמש באותות ובמופתים? כייף לשמוע את זה ממך. </w:t>
      </w:r>
    </w:p>
    <w:p w14:paraId="73F0890B" w14:textId="77777777" w:rsidR="00000000" w:rsidRDefault="007C71EE">
      <w:pPr>
        <w:pStyle w:val="a"/>
        <w:rPr>
          <w:rFonts w:hint="cs"/>
          <w:rtl/>
        </w:rPr>
      </w:pPr>
    </w:p>
    <w:p w14:paraId="6DC65AA3" w14:textId="77777777" w:rsidR="00000000" w:rsidRDefault="007C71EE">
      <w:pPr>
        <w:pStyle w:val="SpeakerCon"/>
        <w:rPr>
          <w:rtl/>
        </w:rPr>
      </w:pPr>
      <w:bookmarkStart w:id="1004" w:name="FS000001061T27_05_2003_09_14_51C"/>
      <w:bookmarkEnd w:id="1004"/>
      <w:r>
        <w:rPr>
          <w:rtl/>
        </w:rPr>
        <w:t>ג'מאל זחאלקה (בל"ד):</w:t>
      </w:r>
    </w:p>
    <w:p w14:paraId="6D9011ED" w14:textId="77777777" w:rsidR="00000000" w:rsidRDefault="007C71EE">
      <w:pPr>
        <w:pStyle w:val="a"/>
        <w:rPr>
          <w:rtl/>
        </w:rPr>
      </w:pPr>
    </w:p>
    <w:p w14:paraId="4B0CB4E5" w14:textId="77777777" w:rsidR="00000000" w:rsidRDefault="007C71EE">
      <w:pPr>
        <w:pStyle w:val="a"/>
        <w:rPr>
          <w:rFonts w:hint="cs"/>
          <w:rtl/>
        </w:rPr>
      </w:pPr>
      <w:r>
        <w:rPr>
          <w:rFonts w:hint="cs"/>
          <w:rtl/>
        </w:rPr>
        <w:t xml:space="preserve">תודה רבה. תודה, אדוני. בוקר טוב בשעת בוקר מוקדמת. </w:t>
      </w:r>
    </w:p>
    <w:p w14:paraId="4184A283" w14:textId="77777777" w:rsidR="00000000" w:rsidRDefault="007C71EE">
      <w:pPr>
        <w:pStyle w:val="a"/>
        <w:rPr>
          <w:rFonts w:hint="cs"/>
          <w:rtl/>
        </w:rPr>
      </w:pPr>
    </w:p>
    <w:p w14:paraId="185B55F5" w14:textId="77777777" w:rsidR="00000000" w:rsidRDefault="007C71EE">
      <w:pPr>
        <w:pStyle w:val="ad"/>
        <w:rPr>
          <w:rtl/>
        </w:rPr>
      </w:pPr>
      <w:r>
        <w:rPr>
          <w:rtl/>
        </w:rPr>
        <w:t>היו"ר נסים דהן:</w:t>
      </w:r>
    </w:p>
    <w:p w14:paraId="02FD4DBB" w14:textId="77777777" w:rsidR="00000000" w:rsidRDefault="007C71EE">
      <w:pPr>
        <w:pStyle w:val="a"/>
        <w:rPr>
          <w:rtl/>
        </w:rPr>
      </w:pPr>
    </w:p>
    <w:p w14:paraId="4A9BBB7A" w14:textId="77777777" w:rsidR="00000000" w:rsidRDefault="007C71EE">
      <w:pPr>
        <w:pStyle w:val="a"/>
        <w:rPr>
          <w:rFonts w:hint="cs"/>
          <w:rtl/>
        </w:rPr>
      </w:pPr>
      <w:r>
        <w:rPr>
          <w:rFonts w:hint="cs"/>
          <w:rtl/>
        </w:rPr>
        <w:t xml:space="preserve">בוקר טוב, חבר הכנסת. ברוך הבא. </w:t>
      </w:r>
    </w:p>
    <w:p w14:paraId="5374082B" w14:textId="77777777" w:rsidR="00000000" w:rsidRDefault="007C71EE">
      <w:pPr>
        <w:pStyle w:val="a"/>
        <w:rPr>
          <w:rFonts w:hint="cs"/>
          <w:rtl/>
        </w:rPr>
      </w:pPr>
    </w:p>
    <w:p w14:paraId="256A4A17" w14:textId="77777777" w:rsidR="00000000" w:rsidRDefault="007C71EE">
      <w:pPr>
        <w:pStyle w:val="SpeakerCon"/>
        <w:rPr>
          <w:rtl/>
        </w:rPr>
      </w:pPr>
      <w:bookmarkStart w:id="1005" w:name="FS000001061T27_05_2003_09_15_18C"/>
      <w:bookmarkEnd w:id="1005"/>
      <w:r>
        <w:rPr>
          <w:rtl/>
        </w:rPr>
        <w:t>ג'מאל זחאלקה (בל"ד):</w:t>
      </w:r>
    </w:p>
    <w:p w14:paraId="79A9207B" w14:textId="77777777" w:rsidR="00000000" w:rsidRDefault="007C71EE">
      <w:pPr>
        <w:pStyle w:val="a"/>
        <w:rPr>
          <w:rtl/>
        </w:rPr>
      </w:pPr>
    </w:p>
    <w:p w14:paraId="684FFD80" w14:textId="77777777" w:rsidR="00000000" w:rsidRDefault="007C71EE">
      <w:pPr>
        <w:pStyle w:val="a"/>
        <w:rPr>
          <w:rFonts w:hint="cs"/>
          <w:rtl/>
        </w:rPr>
      </w:pPr>
      <w:r>
        <w:rPr>
          <w:rFonts w:hint="cs"/>
          <w:rtl/>
        </w:rPr>
        <w:t>אחד הדברים האיומים ביותר שקורים הוא כשאומרים: י</w:t>
      </w:r>
      <w:r>
        <w:rPr>
          <w:rFonts w:hint="cs"/>
          <w:rtl/>
        </w:rPr>
        <w:t>חס שווה ללא שווים, כלומר, למי שמשתכר 10,000 שקל ולמי שמשתכר 3,000 שקל, אתה מקצץ לכל אחד 1,000 שקל. זה בסדר או לא? שוויון. אבל זה אותו הדבר? זה לא אותו הדבר. *</w:t>
      </w:r>
    </w:p>
    <w:p w14:paraId="5FBD0A37" w14:textId="77777777" w:rsidR="00000000" w:rsidRDefault="007C71EE">
      <w:pPr>
        <w:pStyle w:val="a"/>
        <w:rPr>
          <w:rtl/>
        </w:rPr>
      </w:pPr>
      <w:r>
        <w:rPr>
          <w:rtl/>
        </w:rPr>
        <w:br w:type="page"/>
      </w:r>
    </w:p>
    <w:p w14:paraId="723DBD57" w14:textId="77777777" w:rsidR="00000000" w:rsidRDefault="007C71EE">
      <w:pPr>
        <w:pStyle w:val="a"/>
        <w:rPr>
          <w:rFonts w:hint="cs"/>
          <w:color w:val="0000FF"/>
          <w:szCs w:val="28"/>
          <w:rtl/>
        </w:rPr>
      </w:pPr>
      <w:r>
        <w:rPr>
          <w:rFonts w:hint="cs"/>
          <w:color w:val="0000FF"/>
          <w:szCs w:val="28"/>
          <w:rtl/>
        </w:rPr>
        <w:t>*(המשך דברי ג'מאל זחאלקה)</w:t>
      </w:r>
    </w:p>
    <w:p w14:paraId="459598E2" w14:textId="77777777" w:rsidR="00000000" w:rsidRDefault="007C71EE">
      <w:pPr>
        <w:pStyle w:val="a"/>
        <w:rPr>
          <w:rtl/>
        </w:rPr>
      </w:pPr>
    </w:p>
    <w:p w14:paraId="1716EDB2" w14:textId="77777777" w:rsidR="00000000" w:rsidRDefault="007C71EE">
      <w:pPr>
        <w:pStyle w:val="a"/>
        <w:rPr>
          <w:rtl/>
        </w:rPr>
      </w:pPr>
    </w:p>
    <w:p w14:paraId="65A9861A" w14:textId="77777777" w:rsidR="00000000" w:rsidRDefault="007C71EE">
      <w:pPr>
        <w:pStyle w:val="a"/>
        <w:rPr>
          <w:rtl/>
        </w:rPr>
      </w:pPr>
    </w:p>
    <w:p w14:paraId="338A7561" w14:textId="77777777" w:rsidR="00000000" w:rsidRDefault="007C71EE">
      <w:pPr>
        <w:pStyle w:val="a"/>
        <w:rPr>
          <w:rtl/>
        </w:rPr>
      </w:pPr>
    </w:p>
    <w:p w14:paraId="61C5CD39" w14:textId="77777777" w:rsidR="00000000" w:rsidRDefault="007C71EE">
      <w:pPr>
        <w:pStyle w:val="a"/>
        <w:rPr>
          <w:rFonts w:hint="cs"/>
          <w:rtl/>
        </w:rPr>
      </w:pPr>
    </w:p>
    <w:p w14:paraId="7C5EEC61" w14:textId="77777777" w:rsidR="00000000" w:rsidRDefault="007C71EE">
      <w:pPr>
        <w:pStyle w:val="Manager"/>
        <w:rPr>
          <w:rtl/>
        </w:rPr>
      </w:pPr>
    </w:p>
    <w:p w14:paraId="609F3BEC" w14:textId="77777777" w:rsidR="00000000" w:rsidRDefault="007C71EE">
      <w:pPr>
        <w:pStyle w:val="a"/>
        <w:ind w:firstLine="720"/>
        <w:rPr>
          <w:rFonts w:hint="cs"/>
          <w:rtl/>
        </w:rPr>
      </w:pPr>
      <w:r>
        <w:rPr>
          <w:rFonts w:hint="cs"/>
          <w:rtl/>
        </w:rPr>
        <w:t>אני רוצה לדבר על תקצוב הרשויות המקומיות בנושא התשתיות ועל מה שק</w:t>
      </w:r>
      <w:r>
        <w:rPr>
          <w:rFonts w:hint="cs"/>
          <w:rtl/>
        </w:rPr>
        <w:t>רה בעניין הזה. אדוני היושב-ראש, לפי ועדות ממשלתיות ולא-ממשלתיות, מומחים וחוקרים, היישובים הערביים זקוקים ל=30 מיליארד ש"ח כדי לסגור את הפער ולהגיע לשוויון עם הממוצע הארצי מבחינת תשתיות. אני מדבר על כבישים, על ביוב, על בתי-ספר וכו' וכו'. ולכן, היישובים האלה</w:t>
      </w:r>
      <w:r>
        <w:rPr>
          <w:rFonts w:hint="cs"/>
          <w:rtl/>
        </w:rPr>
        <w:t xml:space="preserve"> זקוקים לתקציבי פיתוח. יש יישובים שנמצאים, נגיד, ברמת פיתוח סבירה, ואם אתה מקצץ להם את תקציב הפיתוח, אומנם הם יסבלו קצת, אבל לא יקרה להם כלום. אבל, כשאתה בא ואומר: אני מקצץ ומבטל לגמרי את ההשתתפות הממשלתית בתקציב הפיתוח של הרשויות המקומיות, במי זה פוגע? במ</w:t>
      </w:r>
      <w:r>
        <w:rPr>
          <w:rFonts w:hint="cs"/>
          <w:rtl/>
        </w:rPr>
        <w:t xml:space="preserve">י זה פוגע? אני אומר לכם, ובאחריות, שהפגיעה הזאת היא בעיקר </w:t>
      </w:r>
      <w:r>
        <w:rPr>
          <w:rtl/>
        </w:rPr>
        <w:t>–</w:t>
      </w:r>
      <w:r>
        <w:rPr>
          <w:rFonts w:hint="cs"/>
          <w:rtl/>
        </w:rPr>
        <w:t xml:space="preserve"> ב=90% - ביישובים הערביים שמשוועים לפיתוח. </w:t>
      </w:r>
    </w:p>
    <w:p w14:paraId="57CAC225" w14:textId="77777777" w:rsidR="00000000" w:rsidRDefault="007C71EE">
      <w:pPr>
        <w:pStyle w:val="a"/>
        <w:ind w:firstLine="0"/>
        <w:rPr>
          <w:rFonts w:hint="cs"/>
          <w:rtl/>
        </w:rPr>
      </w:pPr>
    </w:p>
    <w:p w14:paraId="1886F77C" w14:textId="77777777" w:rsidR="00000000" w:rsidRDefault="007C71EE">
      <w:pPr>
        <w:pStyle w:val="a"/>
        <w:ind w:firstLine="0"/>
        <w:rPr>
          <w:rFonts w:hint="cs"/>
          <w:rtl/>
        </w:rPr>
      </w:pPr>
      <w:r>
        <w:rPr>
          <w:rFonts w:hint="cs"/>
          <w:rtl/>
        </w:rPr>
        <w:tab/>
        <w:t xml:space="preserve">מקצצים את תקציב האיזון. מה זה קיצוץ בתקציב האיזון? איזו רשות מקומית זקוקה לתקציב איזון? </w:t>
      </w:r>
      <w:r>
        <w:rPr>
          <w:rtl/>
        </w:rPr>
        <w:t>–</w:t>
      </w:r>
      <w:r>
        <w:rPr>
          <w:rFonts w:hint="cs"/>
          <w:rtl/>
        </w:rPr>
        <w:t xml:space="preserve"> רשות מקומית חלשה, שנמצאת בפריפריה, שאין בה מפעלים תעשייתיים ו</w:t>
      </w:r>
      <w:r>
        <w:rPr>
          <w:rFonts w:hint="cs"/>
          <w:rtl/>
        </w:rPr>
        <w:t xml:space="preserve">מקומות תיירות. אלה המקומות שזקוקים לתקציבי איזון. מקצצים בחצי, ומי נפגע? נפגעות בעיקר </w:t>
      </w:r>
      <w:r>
        <w:rPr>
          <w:rtl/>
        </w:rPr>
        <w:t>–</w:t>
      </w:r>
      <w:r>
        <w:rPr>
          <w:rFonts w:hint="cs"/>
          <w:rtl/>
        </w:rPr>
        <w:t xml:space="preserve"> אומנם לא רק, אבל בעיקר </w:t>
      </w:r>
      <w:r>
        <w:rPr>
          <w:rtl/>
        </w:rPr>
        <w:t>–</w:t>
      </w:r>
      <w:r>
        <w:rPr>
          <w:rFonts w:hint="cs"/>
          <w:rtl/>
        </w:rPr>
        <w:t xml:space="preserve"> הרשויות המקומיות הערביות, כי יש יישובים בארץ שאין להם תקציבי איזון, כלומר, תקציבם מאוזן ללא תקציב האיזון הנוסף מהממשלה, ואם יישוב זקוק לתקציב א</w:t>
      </w:r>
      <w:r>
        <w:rPr>
          <w:rFonts w:hint="cs"/>
          <w:rtl/>
        </w:rPr>
        <w:t xml:space="preserve">יזון של 5% מתקציבו הרגיל, ומקצצים לו בחצי, הוא נפגע ב=2.5%; אבל אם יישוב זקוק ל=40% תקציב איזון </w:t>
      </w:r>
      <w:r>
        <w:rPr>
          <w:rtl/>
        </w:rPr>
        <w:t>–</w:t>
      </w:r>
      <w:r>
        <w:rPr>
          <w:rFonts w:hint="cs"/>
          <w:rtl/>
        </w:rPr>
        <w:t xml:space="preserve"> וזה מצבם של רוב היישובים הערביים </w:t>
      </w:r>
      <w:r>
        <w:rPr>
          <w:rtl/>
        </w:rPr>
        <w:t>–</w:t>
      </w:r>
      <w:r>
        <w:rPr>
          <w:rFonts w:hint="cs"/>
          <w:rtl/>
        </w:rPr>
        <w:t xml:space="preserve"> ומקצצים לו בחצי, מה יקרה? </w:t>
      </w:r>
      <w:r>
        <w:rPr>
          <w:rtl/>
        </w:rPr>
        <w:t>–</w:t>
      </w:r>
      <w:r>
        <w:rPr>
          <w:rFonts w:hint="cs"/>
          <w:rtl/>
        </w:rPr>
        <w:t xml:space="preserve"> יש ירידה של 20% בתקציב האיזון, ואז אותו יישוב נמצא בבעיה קשה ביותר מבחינה תקציבית. כלומר, במקום</w:t>
      </w:r>
      <w:r>
        <w:rPr>
          <w:rFonts w:hint="cs"/>
          <w:rtl/>
        </w:rPr>
        <w:t xml:space="preserve"> לחשוב איך לסגור את הפערים, איך לעשות אפליה מתקנת, מקצצים.</w:t>
      </w:r>
    </w:p>
    <w:p w14:paraId="0CD1150F" w14:textId="77777777" w:rsidR="00000000" w:rsidRDefault="007C71EE">
      <w:pPr>
        <w:pStyle w:val="a"/>
        <w:ind w:firstLine="0"/>
        <w:rPr>
          <w:rFonts w:hint="cs"/>
          <w:rtl/>
        </w:rPr>
      </w:pPr>
    </w:p>
    <w:p w14:paraId="4C219F17" w14:textId="77777777" w:rsidR="00000000" w:rsidRDefault="007C71EE">
      <w:pPr>
        <w:pStyle w:val="a"/>
        <w:ind w:firstLine="0"/>
        <w:rPr>
          <w:rFonts w:hint="cs"/>
          <w:rtl/>
        </w:rPr>
      </w:pPr>
      <w:r>
        <w:rPr>
          <w:rFonts w:hint="cs"/>
          <w:rtl/>
        </w:rPr>
        <w:tab/>
        <w:t>מתי אפשר לסגור את הפער הזה של 30 מיליארד ש"ח בתשתיות? מתי יהיו התשתיות באום-אל-פחם ובכפר-קרע כמו התשתיות בפרדס-חנה? אני לא רוצה לדבר על מקומות אחרים. מתי? מבחינה זו אנחנו לא רואים אפילו את האור ב</w:t>
      </w:r>
      <w:r>
        <w:rPr>
          <w:rFonts w:hint="cs"/>
          <w:rtl/>
        </w:rPr>
        <w:t xml:space="preserve">קצה המנהרה. הממשלה הזאת אינה תורמת כדי להתחיל </w:t>
      </w:r>
      <w:r>
        <w:rPr>
          <w:rtl/>
        </w:rPr>
        <w:t>–</w:t>
      </w:r>
      <w:r>
        <w:rPr>
          <w:rFonts w:hint="cs"/>
          <w:rtl/>
        </w:rPr>
        <w:t xml:space="preserve"> אני לא אומר שזה יקרה מחר </w:t>
      </w:r>
      <w:r>
        <w:rPr>
          <w:rtl/>
        </w:rPr>
        <w:t>–</w:t>
      </w:r>
      <w:r>
        <w:rPr>
          <w:rFonts w:hint="cs"/>
          <w:rtl/>
        </w:rPr>
        <w:t xml:space="preserve"> באיזו תוכנית שתתפרס על פני כמה שנים. גם את זה אנחנו לא רואים. </w:t>
      </w:r>
    </w:p>
    <w:p w14:paraId="40E10980" w14:textId="77777777" w:rsidR="00000000" w:rsidRDefault="007C71EE">
      <w:pPr>
        <w:pStyle w:val="a"/>
        <w:ind w:firstLine="0"/>
        <w:rPr>
          <w:rFonts w:hint="cs"/>
          <w:rtl/>
        </w:rPr>
      </w:pPr>
    </w:p>
    <w:p w14:paraId="14364CAB" w14:textId="77777777" w:rsidR="00000000" w:rsidRDefault="007C71EE">
      <w:pPr>
        <w:pStyle w:val="ad"/>
        <w:rPr>
          <w:rtl/>
        </w:rPr>
      </w:pPr>
      <w:r>
        <w:rPr>
          <w:rtl/>
        </w:rPr>
        <w:t>היו"ר מיכאל נודלמן:</w:t>
      </w:r>
    </w:p>
    <w:p w14:paraId="0227F572" w14:textId="77777777" w:rsidR="00000000" w:rsidRDefault="007C71EE">
      <w:pPr>
        <w:pStyle w:val="a"/>
        <w:rPr>
          <w:rtl/>
        </w:rPr>
      </w:pPr>
    </w:p>
    <w:p w14:paraId="51FFC82A" w14:textId="77777777" w:rsidR="00000000" w:rsidRDefault="007C71EE">
      <w:pPr>
        <w:pStyle w:val="a"/>
        <w:rPr>
          <w:rFonts w:hint="cs"/>
          <w:rtl/>
        </w:rPr>
      </w:pPr>
      <w:r>
        <w:rPr>
          <w:rFonts w:hint="cs"/>
          <w:rtl/>
        </w:rPr>
        <w:t>תסיים, בבקשה.</w:t>
      </w:r>
    </w:p>
    <w:p w14:paraId="5CAEE47A" w14:textId="77777777" w:rsidR="00000000" w:rsidRDefault="007C71EE">
      <w:pPr>
        <w:pStyle w:val="a"/>
        <w:rPr>
          <w:rFonts w:hint="cs"/>
          <w:rtl/>
        </w:rPr>
      </w:pPr>
    </w:p>
    <w:p w14:paraId="3C7FF868" w14:textId="77777777" w:rsidR="00000000" w:rsidRDefault="007C71EE">
      <w:pPr>
        <w:pStyle w:val="SpeakerCon"/>
        <w:rPr>
          <w:rtl/>
        </w:rPr>
      </w:pPr>
      <w:bookmarkStart w:id="1006" w:name="FS000001061T27_05_2003_11_32_54"/>
      <w:bookmarkStart w:id="1007" w:name="FS000001061T27_05_2003_11_32_57C"/>
      <w:bookmarkEnd w:id="1006"/>
      <w:bookmarkEnd w:id="1007"/>
      <w:r>
        <w:rPr>
          <w:rtl/>
        </w:rPr>
        <w:t>ג'מאל זחאלקה (בל"ד):</w:t>
      </w:r>
    </w:p>
    <w:p w14:paraId="146990B1" w14:textId="77777777" w:rsidR="00000000" w:rsidRDefault="007C71EE">
      <w:pPr>
        <w:pStyle w:val="a"/>
        <w:rPr>
          <w:rtl/>
        </w:rPr>
      </w:pPr>
    </w:p>
    <w:p w14:paraId="30E080C9" w14:textId="77777777" w:rsidR="00000000" w:rsidRDefault="007C71EE">
      <w:pPr>
        <w:pStyle w:val="a"/>
        <w:rPr>
          <w:rFonts w:hint="cs"/>
          <w:rtl/>
        </w:rPr>
      </w:pPr>
      <w:bookmarkStart w:id="1008" w:name="FS000001061T27_05_2003_08_53_59"/>
      <w:bookmarkEnd w:id="1008"/>
      <w:r>
        <w:rPr>
          <w:rFonts w:hint="cs"/>
          <w:rtl/>
        </w:rPr>
        <w:t>אדוני היושב-ראש, לפני שאני מסיים אני רוצה להציע הצעה, ותרשה</w:t>
      </w:r>
      <w:r>
        <w:rPr>
          <w:rFonts w:hint="cs"/>
          <w:rtl/>
        </w:rPr>
        <w:t xml:space="preserve"> לי להגיד אותה אפילו אם תיתן לי עוד שתי דקות.</w:t>
      </w:r>
    </w:p>
    <w:p w14:paraId="2FB9787C" w14:textId="77777777" w:rsidR="00000000" w:rsidRDefault="007C71EE">
      <w:pPr>
        <w:pStyle w:val="a"/>
        <w:rPr>
          <w:rFonts w:hint="cs"/>
          <w:rtl/>
        </w:rPr>
      </w:pPr>
    </w:p>
    <w:p w14:paraId="7950023D" w14:textId="77777777" w:rsidR="00000000" w:rsidRDefault="007C71EE">
      <w:pPr>
        <w:pStyle w:val="ad"/>
        <w:rPr>
          <w:rtl/>
        </w:rPr>
      </w:pPr>
      <w:r>
        <w:rPr>
          <w:rtl/>
        </w:rPr>
        <w:t>היו"ר מיכאל נודלמן:</w:t>
      </w:r>
    </w:p>
    <w:p w14:paraId="0D72CC29" w14:textId="77777777" w:rsidR="00000000" w:rsidRDefault="007C71EE">
      <w:pPr>
        <w:pStyle w:val="a"/>
        <w:rPr>
          <w:rtl/>
        </w:rPr>
      </w:pPr>
    </w:p>
    <w:p w14:paraId="080EE6E3" w14:textId="77777777" w:rsidR="00000000" w:rsidRDefault="007C71EE">
      <w:pPr>
        <w:pStyle w:val="a"/>
        <w:rPr>
          <w:rFonts w:hint="cs"/>
          <w:rtl/>
        </w:rPr>
      </w:pPr>
      <w:r>
        <w:rPr>
          <w:rFonts w:hint="cs"/>
          <w:rtl/>
        </w:rPr>
        <w:t>בבקשה.</w:t>
      </w:r>
    </w:p>
    <w:p w14:paraId="3EBC4976" w14:textId="77777777" w:rsidR="00000000" w:rsidRDefault="007C71EE">
      <w:pPr>
        <w:pStyle w:val="a"/>
        <w:rPr>
          <w:rFonts w:hint="cs"/>
          <w:rtl/>
        </w:rPr>
      </w:pPr>
    </w:p>
    <w:p w14:paraId="585B1A25" w14:textId="77777777" w:rsidR="00000000" w:rsidRDefault="007C71EE">
      <w:pPr>
        <w:pStyle w:val="SpeakerCon"/>
        <w:rPr>
          <w:rtl/>
        </w:rPr>
      </w:pPr>
      <w:bookmarkStart w:id="1009" w:name="FS000001061T27_05_2003_08_54_28C"/>
      <w:bookmarkEnd w:id="1009"/>
      <w:r>
        <w:rPr>
          <w:rtl/>
        </w:rPr>
        <w:t>ג'מאל זחאלקה (בל"ד):</w:t>
      </w:r>
    </w:p>
    <w:p w14:paraId="3A06D4F5" w14:textId="77777777" w:rsidR="00000000" w:rsidRDefault="007C71EE">
      <w:pPr>
        <w:pStyle w:val="a"/>
        <w:rPr>
          <w:rtl/>
        </w:rPr>
      </w:pPr>
    </w:p>
    <w:p w14:paraId="33249AD7" w14:textId="77777777" w:rsidR="00000000" w:rsidRDefault="007C71EE">
      <w:pPr>
        <w:pStyle w:val="a"/>
        <w:rPr>
          <w:rFonts w:hint="cs"/>
          <w:rtl/>
        </w:rPr>
      </w:pPr>
      <w:r>
        <w:rPr>
          <w:rFonts w:hint="cs"/>
          <w:rtl/>
        </w:rPr>
        <w:t>אני רוצה להביא בחשבון את מה שהממשלה חושבת ואומרת. בואו נאמין לרגע לממשלה. אומנם זה קשה לפעמים, אבל בואו נאמין לה. יש מצב כלכלי קשה, אין תקציב, והממשלה אומרת ש</w:t>
      </w:r>
      <w:r>
        <w:rPr>
          <w:rFonts w:hint="cs"/>
          <w:rtl/>
        </w:rPr>
        <w:t xml:space="preserve">היא רוצה להשיג שוויון לאזרחים הערבים בארץ. יש לי כמה הצעות שאפשר ליישם אותן בלי שיעלו פרוטה אחת למשלם המסים, בלי שיעלו פרוטה אחת או גרוש אחד לממשלה, כלומר, הצעות שעוזרות או מעודדות שוויון, שמגבירות את השוויון, בלי שיעלו כסף. יש חיה כזאת. </w:t>
      </w:r>
    </w:p>
    <w:p w14:paraId="1E54E9CC" w14:textId="77777777" w:rsidR="00000000" w:rsidRDefault="007C71EE">
      <w:pPr>
        <w:pStyle w:val="a"/>
        <w:rPr>
          <w:rFonts w:hint="cs"/>
          <w:rtl/>
        </w:rPr>
      </w:pPr>
    </w:p>
    <w:p w14:paraId="3A99F9B9" w14:textId="77777777" w:rsidR="00000000" w:rsidRDefault="007C71EE">
      <w:pPr>
        <w:pStyle w:val="a"/>
        <w:rPr>
          <w:rFonts w:hint="cs"/>
          <w:rtl/>
        </w:rPr>
      </w:pPr>
      <w:r>
        <w:rPr>
          <w:rFonts w:hint="cs"/>
          <w:rtl/>
        </w:rPr>
        <w:t>למשל, לא יעלה למ</w:t>
      </w:r>
      <w:r>
        <w:rPr>
          <w:rFonts w:hint="cs"/>
          <w:rtl/>
        </w:rPr>
        <w:t>משלה אפילו פרוטה אחת אם היא תכריז שהיא מכירה בכפרים הלא-מוכרים, וכך במכה אחת היא תפתור את בעייתם של 100,000 אנשים. זה טעון רק הכרזה ממשלתית. זה לא יעלה כסף. אני אומר עכשיו, אתם לא יודעים מה זה יעשה, ואיזה הד יהיה לזה. אם יש כוונה אמיתית, בבקשה, אני מציע לכ</w:t>
      </w:r>
      <w:r>
        <w:rPr>
          <w:rFonts w:hint="cs"/>
          <w:rtl/>
        </w:rPr>
        <w:t xml:space="preserve">ם הצעה שלא עולה כסף </w:t>
      </w:r>
      <w:r>
        <w:rPr>
          <w:rtl/>
        </w:rPr>
        <w:t>–</w:t>
      </w:r>
      <w:r>
        <w:rPr>
          <w:rFonts w:hint="cs"/>
          <w:rtl/>
        </w:rPr>
        <w:t xml:space="preserve"> כפרים לא-מוכרים. </w:t>
      </w:r>
    </w:p>
    <w:p w14:paraId="400DF40A" w14:textId="77777777" w:rsidR="00000000" w:rsidRDefault="007C71EE">
      <w:pPr>
        <w:pStyle w:val="a"/>
        <w:rPr>
          <w:rFonts w:hint="cs"/>
          <w:rtl/>
        </w:rPr>
      </w:pPr>
    </w:p>
    <w:p w14:paraId="7258088F" w14:textId="77777777" w:rsidR="00000000" w:rsidRDefault="007C71EE">
      <w:pPr>
        <w:pStyle w:val="a"/>
        <w:rPr>
          <w:rFonts w:hint="cs"/>
          <w:rtl/>
        </w:rPr>
      </w:pPr>
      <w:r>
        <w:rPr>
          <w:rFonts w:hint="cs"/>
          <w:rtl/>
        </w:rPr>
        <w:t xml:space="preserve">לא יעלה כסף </w:t>
      </w:r>
      <w:r>
        <w:rPr>
          <w:rtl/>
        </w:rPr>
        <w:t>–</w:t>
      </w:r>
      <w:r>
        <w:rPr>
          <w:rFonts w:hint="cs"/>
          <w:rtl/>
        </w:rPr>
        <w:t xml:space="preserve"> או תהיה עלות שאפשר ממש להתעלם ממנה </w:t>
      </w:r>
      <w:r>
        <w:rPr>
          <w:rtl/>
        </w:rPr>
        <w:t>–</w:t>
      </w:r>
      <w:r>
        <w:rPr>
          <w:rFonts w:hint="cs"/>
          <w:rtl/>
        </w:rPr>
        <w:t xml:space="preserve"> להכין תוכניות מיתאר, ואנשים יוכלו לבנות את ביתם בלי שיחששו שהוא ייהרס למחרת היום, או שישלמו קנסות בלתי אפשריים. זה לא יעלה כסף להסדיר מחדש את נושא תחום השיפוט של הכ</w:t>
      </w:r>
      <w:r>
        <w:rPr>
          <w:rFonts w:hint="cs"/>
          <w:rtl/>
        </w:rPr>
        <w:t>פרים הערביים. זה לא יעלה כסף. אפשר - - -</w:t>
      </w:r>
    </w:p>
    <w:p w14:paraId="364D497D" w14:textId="77777777" w:rsidR="00000000" w:rsidRDefault="007C71EE">
      <w:pPr>
        <w:pStyle w:val="a"/>
        <w:rPr>
          <w:rFonts w:hint="cs"/>
          <w:rtl/>
        </w:rPr>
      </w:pPr>
    </w:p>
    <w:p w14:paraId="4E091DD8" w14:textId="77777777" w:rsidR="00000000" w:rsidRDefault="007C71EE">
      <w:pPr>
        <w:pStyle w:val="ad"/>
        <w:rPr>
          <w:rtl/>
        </w:rPr>
      </w:pPr>
      <w:r>
        <w:rPr>
          <w:rtl/>
        </w:rPr>
        <w:t>היו"ר מיכאל נודלמן:</w:t>
      </w:r>
    </w:p>
    <w:p w14:paraId="4ECAD4B7" w14:textId="77777777" w:rsidR="00000000" w:rsidRDefault="007C71EE">
      <w:pPr>
        <w:pStyle w:val="a"/>
        <w:rPr>
          <w:rtl/>
        </w:rPr>
      </w:pPr>
    </w:p>
    <w:p w14:paraId="564F43E0" w14:textId="77777777" w:rsidR="00000000" w:rsidRDefault="007C71EE">
      <w:pPr>
        <w:pStyle w:val="a"/>
        <w:rPr>
          <w:rFonts w:hint="cs"/>
          <w:rtl/>
        </w:rPr>
      </w:pPr>
      <w:r>
        <w:rPr>
          <w:rFonts w:hint="cs"/>
          <w:rtl/>
        </w:rPr>
        <w:t>אני מבקש לסיים.</w:t>
      </w:r>
    </w:p>
    <w:p w14:paraId="39EBC895" w14:textId="77777777" w:rsidR="00000000" w:rsidRDefault="007C71EE">
      <w:pPr>
        <w:pStyle w:val="a"/>
        <w:rPr>
          <w:rFonts w:hint="cs"/>
          <w:rtl/>
        </w:rPr>
      </w:pPr>
    </w:p>
    <w:p w14:paraId="257ADEA9" w14:textId="77777777" w:rsidR="00000000" w:rsidRDefault="007C71EE">
      <w:pPr>
        <w:pStyle w:val="SpeakerCon"/>
        <w:rPr>
          <w:rtl/>
        </w:rPr>
      </w:pPr>
      <w:bookmarkStart w:id="1010" w:name="FS000001061T27_05_2003_09_02_26C"/>
      <w:bookmarkEnd w:id="1010"/>
      <w:r>
        <w:rPr>
          <w:rtl/>
        </w:rPr>
        <w:t>ג'מאל זחאלקה (בל"ד):</w:t>
      </w:r>
    </w:p>
    <w:p w14:paraId="75BCCDC3" w14:textId="77777777" w:rsidR="00000000" w:rsidRDefault="007C71EE">
      <w:pPr>
        <w:pStyle w:val="a"/>
        <w:rPr>
          <w:rtl/>
        </w:rPr>
      </w:pPr>
    </w:p>
    <w:p w14:paraId="672E9FE8" w14:textId="77777777" w:rsidR="00000000" w:rsidRDefault="007C71EE">
      <w:pPr>
        <w:pStyle w:val="a"/>
        <w:ind w:firstLine="0"/>
        <w:rPr>
          <w:rFonts w:hint="cs"/>
          <w:rtl/>
        </w:rPr>
      </w:pPr>
      <w:r>
        <w:rPr>
          <w:rFonts w:hint="cs"/>
          <w:rtl/>
        </w:rPr>
        <w:tab/>
        <w:t xml:space="preserve">מה שאני רוצה להגיד </w:t>
      </w:r>
      <w:r>
        <w:rPr>
          <w:rtl/>
        </w:rPr>
        <w:t>–</w:t>
      </w:r>
      <w:r>
        <w:rPr>
          <w:rFonts w:hint="cs"/>
          <w:rtl/>
        </w:rPr>
        <w:t xml:space="preserve"> וכדאי שגם חברי הכנסת משינוי ישמעו את זה </w:t>
      </w:r>
      <w:r>
        <w:rPr>
          <w:rtl/>
        </w:rPr>
        <w:t>–</w:t>
      </w:r>
      <w:r>
        <w:rPr>
          <w:rFonts w:hint="cs"/>
          <w:rtl/>
        </w:rPr>
        <w:t xml:space="preserve"> הוא שלא הכול עומד על כסף, במיוחד במצב של האוכלוסייה הערבית. יש הרבה בעיות כאלה. אפשר לפתור</w:t>
      </w:r>
      <w:r>
        <w:rPr>
          <w:rFonts w:hint="cs"/>
          <w:rtl/>
        </w:rPr>
        <w:t xml:space="preserve"> אותן אפילו במסגרת הנוקשה של הקיצוצים שהממשלה הזאת העמידה בפנינו. </w:t>
      </w:r>
    </w:p>
    <w:p w14:paraId="02B9810B" w14:textId="77777777" w:rsidR="00000000" w:rsidRDefault="007C71EE">
      <w:pPr>
        <w:pStyle w:val="a"/>
        <w:ind w:firstLine="0"/>
        <w:rPr>
          <w:rFonts w:hint="cs"/>
          <w:rtl/>
        </w:rPr>
      </w:pPr>
    </w:p>
    <w:p w14:paraId="21983CD8" w14:textId="77777777" w:rsidR="00000000" w:rsidRDefault="007C71EE">
      <w:pPr>
        <w:pStyle w:val="a"/>
        <w:ind w:firstLine="720"/>
        <w:rPr>
          <w:rFonts w:hint="cs"/>
          <w:rtl/>
        </w:rPr>
      </w:pPr>
      <w:r>
        <w:rPr>
          <w:rFonts w:hint="cs"/>
          <w:rtl/>
        </w:rPr>
        <w:t>אני לא מאמין לממשלה כשהיא אומרת שאין כסף. אני אומר שיש. השאלה איך מחלקים אותו, איך מחלקים את העוגה. לא יכול להיות מצב שבו האוכלוסייה הערבית, שהיא אוכלוסייה עובדת ותורמת את חלקה לבניית המשא</w:t>
      </w:r>
      <w:r>
        <w:rPr>
          <w:rFonts w:hint="cs"/>
          <w:rtl/>
        </w:rPr>
        <w:t>בים הציבוריים, תהיה שותפה מלאה ביצירת המשאבים, אבל בחלוקתם היא שותפה זעירה וזניחה ובשוליים. תודה רבה.</w:t>
      </w:r>
    </w:p>
    <w:p w14:paraId="6862E6A3" w14:textId="77777777" w:rsidR="00000000" w:rsidRDefault="007C71EE">
      <w:pPr>
        <w:pStyle w:val="a"/>
        <w:ind w:firstLine="0"/>
        <w:rPr>
          <w:rFonts w:hint="cs"/>
          <w:rtl/>
        </w:rPr>
      </w:pPr>
    </w:p>
    <w:p w14:paraId="3536E697" w14:textId="77777777" w:rsidR="00000000" w:rsidRDefault="007C71EE">
      <w:pPr>
        <w:pStyle w:val="ad"/>
        <w:rPr>
          <w:rtl/>
        </w:rPr>
      </w:pPr>
      <w:r>
        <w:rPr>
          <w:rtl/>
        </w:rPr>
        <w:t>היו"ר מיכאל נודלמן:</w:t>
      </w:r>
    </w:p>
    <w:p w14:paraId="1638ED80" w14:textId="77777777" w:rsidR="00000000" w:rsidRDefault="007C71EE">
      <w:pPr>
        <w:pStyle w:val="a"/>
        <w:rPr>
          <w:rtl/>
        </w:rPr>
      </w:pPr>
    </w:p>
    <w:p w14:paraId="20FBF549" w14:textId="77777777" w:rsidR="00000000" w:rsidRDefault="007C71EE">
      <w:pPr>
        <w:pStyle w:val="a"/>
        <w:rPr>
          <w:rFonts w:hint="cs"/>
          <w:rtl/>
        </w:rPr>
      </w:pPr>
      <w:r>
        <w:rPr>
          <w:rFonts w:hint="cs"/>
          <w:rtl/>
        </w:rPr>
        <w:t xml:space="preserve">תודה רבה. חבר הכנסת חמי דורון, בבקשה, ואחריו </w:t>
      </w:r>
      <w:r>
        <w:rPr>
          <w:rtl/>
        </w:rPr>
        <w:t>–</w:t>
      </w:r>
      <w:r>
        <w:rPr>
          <w:rFonts w:hint="cs"/>
          <w:rtl/>
        </w:rPr>
        <w:t xml:space="preserve"> חבר הכנסת עמרם מצנע. 15 דקות לרשותך, ואני מבקש לעמוד בזמן.</w:t>
      </w:r>
    </w:p>
    <w:p w14:paraId="7CFDA451" w14:textId="77777777" w:rsidR="00000000" w:rsidRDefault="007C71EE">
      <w:pPr>
        <w:pStyle w:val="a"/>
        <w:rPr>
          <w:rFonts w:hint="cs"/>
          <w:rtl/>
        </w:rPr>
      </w:pPr>
    </w:p>
    <w:p w14:paraId="2995BD79" w14:textId="77777777" w:rsidR="00000000" w:rsidRDefault="007C71EE">
      <w:pPr>
        <w:pStyle w:val="Speaker"/>
        <w:rPr>
          <w:rtl/>
        </w:rPr>
      </w:pPr>
      <w:bookmarkStart w:id="1011" w:name="FS000001053T27_05_2003_09_05_33"/>
      <w:bookmarkEnd w:id="1011"/>
      <w:r>
        <w:rPr>
          <w:rFonts w:hint="eastAsia"/>
          <w:rtl/>
        </w:rPr>
        <w:t>חמי</w:t>
      </w:r>
      <w:r>
        <w:rPr>
          <w:rtl/>
        </w:rPr>
        <w:t xml:space="preserve"> דורון (שינוי):</w:t>
      </w:r>
    </w:p>
    <w:p w14:paraId="7092A325" w14:textId="77777777" w:rsidR="00000000" w:rsidRDefault="007C71EE">
      <w:pPr>
        <w:pStyle w:val="a"/>
        <w:rPr>
          <w:rFonts w:hint="cs"/>
          <w:rtl/>
        </w:rPr>
      </w:pPr>
    </w:p>
    <w:p w14:paraId="4489BAA0" w14:textId="77777777" w:rsidR="00000000" w:rsidRDefault="007C71EE">
      <w:pPr>
        <w:pStyle w:val="a"/>
        <w:rPr>
          <w:rFonts w:hint="cs"/>
          <w:rtl/>
        </w:rPr>
      </w:pPr>
      <w:r>
        <w:rPr>
          <w:rFonts w:hint="cs"/>
          <w:rtl/>
        </w:rPr>
        <w:t>אדוני</w:t>
      </w:r>
      <w:r>
        <w:rPr>
          <w:rFonts w:hint="cs"/>
          <w:rtl/>
        </w:rPr>
        <w:t xml:space="preserve"> היושב-ראש, חברי הכנסת, בוקר טוב -  גם לצופים בבית. אני חייב לומר שזו שעה מעניינת מאוד לשאת דברים במליאה - כשאני מניח שבשעה הזאת חלק גדול מחברי הכנסת קמים, הולכים לאכול באיזה "בופה" טוב, ואנחנו כאן על משמרתנו, כמו בטירונות בצבא. </w:t>
      </w:r>
    </w:p>
    <w:p w14:paraId="72C97373" w14:textId="77777777" w:rsidR="00000000" w:rsidRDefault="007C71EE">
      <w:pPr>
        <w:pStyle w:val="a"/>
        <w:rPr>
          <w:rFonts w:hint="cs"/>
          <w:rtl/>
        </w:rPr>
      </w:pPr>
    </w:p>
    <w:p w14:paraId="355EEF20" w14:textId="77777777" w:rsidR="00000000" w:rsidRDefault="007C71EE">
      <w:pPr>
        <w:pStyle w:val="a"/>
        <w:rPr>
          <w:rFonts w:hint="cs"/>
          <w:rtl/>
        </w:rPr>
      </w:pPr>
      <w:r>
        <w:rPr>
          <w:rFonts w:hint="cs"/>
          <w:rtl/>
        </w:rPr>
        <w:t>קראתי הבוקר בעיתון, שהתרג</w:t>
      </w:r>
      <w:r>
        <w:rPr>
          <w:rFonts w:hint="cs"/>
          <w:rtl/>
        </w:rPr>
        <w:t xml:space="preserve">יל הזה של ליל הדיונים עולה לכנסת 100,000 שקל. אם מדברים על חסכונות, הרי התרגיל של האופוזיציה - ובכל זמן נתון היו כאן בערך שלושה או ארבעה חברי אופוזיציה, כי הם אלה שביקשו את הדיון הארוך הזה </w:t>
      </w:r>
      <w:r>
        <w:rPr>
          <w:rtl/>
        </w:rPr>
        <w:t>–</w:t>
      </w:r>
      <w:r>
        <w:rPr>
          <w:rFonts w:hint="cs"/>
          <w:rtl/>
        </w:rPr>
        <w:t xml:space="preserve"> עולה 100,000 שקל ללילה. אני מקווה שתביאו את זה בחשבון בשני הלילות</w:t>
      </w:r>
      <w:r>
        <w:rPr>
          <w:rFonts w:hint="cs"/>
          <w:rtl/>
        </w:rPr>
        <w:t xml:space="preserve"> הבאים, כדי שלא נגמור את העניין הזה כמעט ב=100,000 דולר רק בשביל לעשות פיליבסטר.</w:t>
      </w:r>
    </w:p>
    <w:p w14:paraId="16086B48" w14:textId="77777777" w:rsidR="00000000" w:rsidRDefault="007C71EE">
      <w:pPr>
        <w:pStyle w:val="a"/>
        <w:rPr>
          <w:rFonts w:hint="cs"/>
          <w:rtl/>
        </w:rPr>
      </w:pPr>
    </w:p>
    <w:p w14:paraId="5C0855AA" w14:textId="77777777" w:rsidR="00000000" w:rsidRDefault="007C71EE">
      <w:pPr>
        <w:pStyle w:val="a"/>
        <w:rPr>
          <w:rFonts w:hint="cs"/>
          <w:rtl/>
        </w:rPr>
      </w:pPr>
      <w:r>
        <w:rPr>
          <w:rFonts w:hint="cs"/>
          <w:rtl/>
        </w:rPr>
        <w:t>במסגרת ההסתייגויות שלי לתוכנית - - -</w:t>
      </w:r>
    </w:p>
    <w:p w14:paraId="46CB308D" w14:textId="77777777" w:rsidR="00000000" w:rsidRDefault="007C71EE">
      <w:pPr>
        <w:pStyle w:val="a"/>
        <w:rPr>
          <w:rFonts w:hint="cs"/>
          <w:rtl/>
        </w:rPr>
      </w:pPr>
    </w:p>
    <w:p w14:paraId="7C126A3C" w14:textId="77777777" w:rsidR="00000000" w:rsidRDefault="007C71EE">
      <w:pPr>
        <w:pStyle w:val="ac"/>
        <w:rPr>
          <w:rtl/>
        </w:rPr>
      </w:pPr>
      <w:r>
        <w:rPr>
          <w:rFonts w:hint="eastAsia"/>
          <w:rtl/>
        </w:rPr>
        <w:t>ג</w:t>
      </w:r>
      <w:r>
        <w:rPr>
          <w:rtl/>
        </w:rPr>
        <w:t>'מאל זחאלקה (בל"ד):</w:t>
      </w:r>
    </w:p>
    <w:p w14:paraId="698277E8" w14:textId="77777777" w:rsidR="00000000" w:rsidRDefault="007C71EE">
      <w:pPr>
        <w:pStyle w:val="a"/>
        <w:rPr>
          <w:rFonts w:hint="cs"/>
          <w:rtl/>
        </w:rPr>
      </w:pPr>
    </w:p>
    <w:p w14:paraId="4D3EDFB7" w14:textId="77777777" w:rsidR="00000000" w:rsidRDefault="007C71EE">
      <w:pPr>
        <w:pStyle w:val="a"/>
        <w:rPr>
          <w:rFonts w:hint="cs"/>
          <w:rtl/>
        </w:rPr>
      </w:pPr>
      <w:r>
        <w:rPr>
          <w:rFonts w:hint="cs"/>
          <w:rtl/>
        </w:rPr>
        <w:t>האם אדוני מציע לצמצם? הרי גם כל יום עבודה של הכנסת עולה כסף. אתה מציע לצמצם את העבודה בכנסת? אתה מציע שלא נבוא בכל</w:t>
      </w:r>
      <w:r>
        <w:rPr>
          <w:rFonts w:hint="cs"/>
          <w:rtl/>
        </w:rPr>
        <w:t xml:space="preserve">ל? מה אתה מציע? נדמה לי שאתם הצעתם להגדיל את מספר ימי העבודה. </w:t>
      </w:r>
    </w:p>
    <w:p w14:paraId="0019408F" w14:textId="77777777" w:rsidR="00000000" w:rsidRDefault="007C71EE">
      <w:pPr>
        <w:pStyle w:val="a"/>
        <w:rPr>
          <w:rtl/>
        </w:rPr>
      </w:pPr>
    </w:p>
    <w:p w14:paraId="63CE4F97" w14:textId="77777777" w:rsidR="00000000" w:rsidRDefault="007C71EE">
      <w:pPr>
        <w:pStyle w:val="a"/>
        <w:rPr>
          <w:rFonts w:hint="cs"/>
          <w:rtl/>
        </w:rPr>
      </w:pPr>
    </w:p>
    <w:p w14:paraId="7CD0430C" w14:textId="77777777" w:rsidR="00000000" w:rsidRDefault="007C71EE">
      <w:pPr>
        <w:pStyle w:val="SpeakerCon"/>
        <w:rPr>
          <w:rtl/>
        </w:rPr>
      </w:pPr>
      <w:bookmarkStart w:id="1012" w:name="FS000001053T27_05_2003_09_15_55C"/>
      <w:bookmarkEnd w:id="1012"/>
      <w:r>
        <w:rPr>
          <w:rtl/>
        </w:rPr>
        <w:t>חמי דורון (שינוי):</w:t>
      </w:r>
    </w:p>
    <w:p w14:paraId="5CA9201D" w14:textId="77777777" w:rsidR="00000000" w:rsidRDefault="007C71EE">
      <w:pPr>
        <w:pStyle w:val="a"/>
        <w:rPr>
          <w:rtl/>
        </w:rPr>
      </w:pPr>
    </w:p>
    <w:p w14:paraId="5F41E302" w14:textId="77777777" w:rsidR="00000000" w:rsidRDefault="007C71EE">
      <w:pPr>
        <w:pStyle w:val="a"/>
        <w:rPr>
          <w:rFonts w:hint="cs"/>
          <w:rtl/>
        </w:rPr>
      </w:pPr>
      <w:r>
        <w:rPr>
          <w:rFonts w:hint="cs"/>
          <w:rtl/>
        </w:rPr>
        <w:t>את ימי העבודה הפרודוקטיביים, אדוני, ולא ימים - - -</w:t>
      </w:r>
    </w:p>
    <w:p w14:paraId="7DAEA1D5" w14:textId="77777777" w:rsidR="00000000" w:rsidRDefault="007C71EE">
      <w:pPr>
        <w:pStyle w:val="a"/>
        <w:rPr>
          <w:rFonts w:hint="cs"/>
          <w:rtl/>
        </w:rPr>
      </w:pPr>
    </w:p>
    <w:p w14:paraId="2F836DFA" w14:textId="77777777" w:rsidR="00000000" w:rsidRDefault="007C71EE">
      <w:pPr>
        <w:pStyle w:val="ac"/>
        <w:rPr>
          <w:rtl/>
        </w:rPr>
      </w:pPr>
      <w:r>
        <w:rPr>
          <w:rFonts w:hint="eastAsia"/>
          <w:rtl/>
        </w:rPr>
        <w:t>ג</w:t>
      </w:r>
      <w:r>
        <w:rPr>
          <w:rtl/>
        </w:rPr>
        <w:t>'מאל זחאלקה (בל"ד):</w:t>
      </w:r>
    </w:p>
    <w:p w14:paraId="601EE490" w14:textId="77777777" w:rsidR="00000000" w:rsidRDefault="007C71EE">
      <w:pPr>
        <w:pStyle w:val="a"/>
        <w:rPr>
          <w:rFonts w:hint="cs"/>
          <w:rtl/>
        </w:rPr>
      </w:pPr>
    </w:p>
    <w:p w14:paraId="1C3352DD" w14:textId="77777777" w:rsidR="00000000" w:rsidRDefault="007C71EE">
      <w:pPr>
        <w:pStyle w:val="a"/>
        <w:rPr>
          <w:rFonts w:hint="cs"/>
          <w:rtl/>
        </w:rPr>
      </w:pPr>
      <w:r>
        <w:rPr>
          <w:rFonts w:hint="cs"/>
          <w:rtl/>
        </w:rPr>
        <w:t>אין פרודוקטיביים.</w:t>
      </w:r>
    </w:p>
    <w:p w14:paraId="77FEA6FF" w14:textId="77777777" w:rsidR="00000000" w:rsidRDefault="007C71EE">
      <w:pPr>
        <w:pStyle w:val="a"/>
        <w:rPr>
          <w:rFonts w:hint="cs"/>
          <w:rtl/>
        </w:rPr>
      </w:pPr>
    </w:p>
    <w:p w14:paraId="7F59861C" w14:textId="77777777" w:rsidR="00000000" w:rsidRDefault="007C71EE">
      <w:pPr>
        <w:pStyle w:val="SpeakerCon"/>
        <w:rPr>
          <w:rtl/>
        </w:rPr>
      </w:pPr>
      <w:bookmarkStart w:id="1013" w:name="FS000001053T27_05_2003_09_16_36C"/>
      <w:bookmarkEnd w:id="1013"/>
      <w:r>
        <w:rPr>
          <w:rtl/>
        </w:rPr>
        <w:t>חמי דורון (שינוי):</w:t>
      </w:r>
    </w:p>
    <w:p w14:paraId="287ADB95" w14:textId="77777777" w:rsidR="00000000" w:rsidRDefault="007C71EE">
      <w:pPr>
        <w:pStyle w:val="a"/>
        <w:rPr>
          <w:rtl/>
        </w:rPr>
      </w:pPr>
    </w:p>
    <w:p w14:paraId="0C469CE7" w14:textId="77777777" w:rsidR="00000000" w:rsidRDefault="007C71EE">
      <w:pPr>
        <w:pStyle w:val="a"/>
        <w:rPr>
          <w:rFonts w:hint="cs"/>
          <w:rtl/>
        </w:rPr>
      </w:pPr>
      <w:r>
        <w:rPr>
          <w:rFonts w:hint="cs"/>
          <w:rtl/>
        </w:rPr>
        <w:t>כן, יש פרודוקטיביים.</w:t>
      </w:r>
    </w:p>
    <w:p w14:paraId="0BFDFF1F" w14:textId="77777777" w:rsidR="00000000" w:rsidRDefault="007C71EE">
      <w:pPr>
        <w:pStyle w:val="a"/>
        <w:rPr>
          <w:rFonts w:hint="cs"/>
          <w:rtl/>
        </w:rPr>
      </w:pPr>
    </w:p>
    <w:p w14:paraId="2A30FA64" w14:textId="77777777" w:rsidR="00000000" w:rsidRDefault="007C71EE">
      <w:pPr>
        <w:pStyle w:val="ac"/>
        <w:rPr>
          <w:rtl/>
        </w:rPr>
      </w:pPr>
      <w:r>
        <w:rPr>
          <w:rFonts w:hint="eastAsia"/>
          <w:rtl/>
        </w:rPr>
        <w:t>ג</w:t>
      </w:r>
      <w:r>
        <w:rPr>
          <w:rtl/>
        </w:rPr>
        <w:t>'מאל זחאלקה (בל"ד):</w:t>
      </w:r>
    </w:p>
    <w:p w14:paraId="340295A9" w14:textId="77777777" w:rsidR="00000000" w:rsidRDefault="007C71EE">
      <w:pPr>
        <w:pStyle w:val="a"/>
        <w:rPr>
          <w:rFonts w:hint="cs"/>
          <w:rtl/>
        </w:rPr>
      </w:pPr>
    </w:p>
    <w:p w14:paraId="62344B3C" w14:textId="77777777" w:rsidR="00000000" w:rsidRDefault="007C71EE">
      <w:pPr>
        <w:pStyle w:val="a"/>
        <w:rPr>
          <w:rFonts w:hint="cs"/>
          <w:rtl/>
        </w:rPr>
      </w:pPr>
      <w:r>
        <w:rPr>
          <w:rFonts w:hint="cs"/>
          <w:rtl/>
        </w:rPr>
        <w:t>- - -</w:t>
      </w:r>
    </w:p>
    <w:p w14:paraId="0B372AA5" w14:textId="77777777" w:rsidR="00000000" w:rsidRDefault="007C71EE">
      <w:pPr>
        <w:pStyle w:val="a"/>
        <w:rPr>
          <w:rFonts w:hint="cs"/>
          <w:rtl/>
        </w:rPr>
      </w:pPr>
    </w:p>
    <w:p w14:paraId="5E6BBA5B" w14:textId="77777777" w:rsidR="00000000" w:rsidRDefault="007C71EE">
      <w:pPr>
        <w:pStyle w:val="SpeakerCon"/>
        <w:rPr>
          <w:rtl/>
        </w:rPr>
      </w:pPr>
      <w:bookmarkStart w:id="1014" w:name="FS000001053T27_05_2003_09_16_54C"/>
      <w:bookmarkEnd w:id="1014"/>
      <w:r>
        <w:rPr>
          <w:rtl/>
        </w:rPr>
        <w:t>חמי דור</w:t>
      </w:r>
      <w:r>
        <w:rPr>
          <w:rtl/>
        </w:rPr>
        <w:t>ון (שינוי):</w:t>
      </w:r>
    </w:p>
    <w:p w14:paraId="65D91AA9" w14:textId="77777777" w:rsidR="00000000" w:rsidRDefault="007C71EE">
      <w:pPr>
        <w:pStyle w:val="a"/>
        <w:rPr>
          <w:rtl/>
        </w:rPr>
      </w:pPr>
    </w:p>
    <w:p w14:paraId="54E0AAEC" w14:textId="77777777" w:rsidR="00000000" w:rsidRDefault="007C71EE">
      <w:pPr>
        <w:pStyle w:val="a"/>
        <w:rPr>
          <w:rFonts w:hint="cs"/>
          <w:rtl/>
        </w:rPr>
      </w:pPr>
      <w:r>
        <w:rPr>
          <w:rFonts w:hint="cs"/>
          <w:rtl/>
        </w:rPr>
        <w:t>בוודאי. אנחנו מאוד פרודוקטיביים כשמדברים על תיקון של חמציץ, ומלים נוספות מהסוג הזה.</w:t>
      </w:r>
    </w:p>
    <w:p w14:paraId="4A09FE4B" w14:textId="77777777" w:rsidR="00000000" w:rsidRDefault="007C71EE">
      <w:pPr>
        <w:pStyle w:val="a"/>
        <w:rPr>
          <w:rFonts w:hint="cs"/>
          <w:rtl/>
        </w:rPr>
      </w:pPr>
    </w:p>
    <w:p w14:paraId="7C6D65EC" w14:textId="77777777" w:rsidR="00000000" w:rsidRDefault="007C71EE">
      <w:pPr>
        <w:pStyle w:val="ac"/>
        <w:rPr>
          <w:rtl/>
        </w:rPr>
      </w:pPr>
      <w:r>
        <w:rPr>
          <w:rFonts w:hint="eastAsia"/>
          <w:rtl/>
        </w:rPr>
        <w:t>ג</w:t>
      </w:r>
      <w:r>
        <w:rPr>
          <w:rtl/>
        </w:rPr>
        <w:t>'מאל זחאלקה (בל"ד):</w:t>
      </w:r>
    </w:p>
    <w:p w14:paraId="0BEC1768" w14:textId="77777777" w:rsidR="00000000" w:rsidRDefault="007C71EE">
      <w:pPr>
        <w:pStyle w:val="a"/>
        <w:rPr>
          <w:rFonts w:hint="cs"/>
          <w:rtl/>
        </w:rPr>
      </w:pPr>
    </w:p>
    <w:p w14:paraId="7B4AB03E" w14:textId="77777777" w:rsidR="00000000" w:rsidRDefault="007C71EE">
      <w:pPr>
        <w:pStyle w:val="a"/>
        <w:rPr>
          <w:rFonts w:hint="cs"/>
          <w:rtl/>
        </w:rPr>
      </w:pPr>
      <w:r>
        <w:rPr>
          <w:rFonts w:hint="cs"/>
          <w:rtl/>
        </w:rPr>
        <w:t>זה האבסורד של הממשלה הזאת.</w:t>
      </w:r>
    </w:p>
    <w:p w14:paraId="7B5834F4" w14:textId="77777777" w:rsidR="00000000" w:rsidRDefault="007C71EE">
      <w:pPr>
        <w:pStyle w:val="a"/>
        <w:rPr>
          <w:rFonts w:hint="cs"/>
          <w:rtl/>
        </w:rPr>
      </w:pPr>
    </w:p>
    <w:p w14:paraId="01F46D5B" w14:textId="77777777" w:rsidR="00000000" w:rsidRDefault="007C71EE">
      <w:pPr>
        <w:pStyle w:val="SpeakerCon"/>
        <w:rPr>
          <w:rtl/>
        </w:rPr>
      </w:pPr>
      <w:bookmarkStart w:id="1015" w:name="FS000001053T27_05_2003_09_18_19C"/>
      <w:bookmarkEnd w:id="1015"/>
      <w:r>
        <w:rPr>
          <w:rtl/>
        </w:rPr>
        <w:t>חמי דורון (שינוי):</w:t>
      </w:r>
    </w:p>
    <w:p w14:paraId="1913E127" w14:textId="77777777" w:rsidR="00000000" w:rsidRDefault="007C71EE">
      <w:pPr>
        <w:pStyle w:val="a"/>
        <w:rPr>
          <w:rtl/>
        </w:rPr>
      </w:pPr>
    </w:p>
    <w:p w14:paraId="2AB14547" w14:textId="77777777" w:rsidR="00000000" w:rsidRDefault="007C71EE">
      <w:pPr>
        <w:pStyle w:val="a"/>
        <w:rPr>
          <w:rFonts w:hint="cs"/>
          <w:rtl/>
        </w:rPr>
      </w:pPr>
      <w:r>
        <w:rPr>
          <w:rFonts w:hint="cs"/>
          <w:rtl/>
        </w:rPr>
        <w:t xml:space="preserve">בסדר. במידה מסוימת אני מרגיש אפילו קצת נבוך כשאני צריך להגן על כלל התוכנית הכלכלית, שלא </w:t>
      </w:r>
      <w:r>
        <w:rPr>
          <w:rFonts w:hint="cs"/>
          <w:rtl/>
        </w:rPr>
        <w:t>עם כולה אני מסכים, ויש הרבה דברים שבהם אני לא רואה עין בעין עם האוצר, אבל צריך גם להביא בחשבון כמה דברים. בשעות הבוקר המוקדמות שמעתי גם אותך, אדוני, וגם חברי כנסת נוספים שמדברים על הנושא של מענקי איזון בעיריות, על המצב במגזר הציבורי מבחינת הרשויות המקומיות</w:t>
      </w:r>
      <w:r>
        <w:rPr>
          <w:rFonts w:hint="cs"/>
          <w:rtl/>
        </w:rPr>
        <w:t>, ואני רוצה לומר שהקיצוץ ברשויות המקומיות הוא לא קיצוץ בכלל. מפילים שוב את הנטל על תושבי הערים. שוב מעלים את הארנונה, מתוך מגמה לכסות את ההפסדים שהם תולדה של בזבוז, של הפקרות ושל סיאוב בתוך המערכות העירוניות.</w:t>
      </w:r>
    </w:p>
    <w:p w14:paraId="6DBB706F" w14:textId="77777777" w:rsidR="00000000" w:rsidRDefault="007C71EE">
      <w:pPr>
        <w:pStyle w:val="a"/>
        <w:rPr>
          <w:rFonts w:hint="cs"/>
          <w:rtl/>
        </w:rPr>
      </w:pPr>
    </w:p>
    <w:p w14:paraId="4AD542A4" w14:textId="77777777" w:rsidR="00000000" w:rsidRDefault="007C71EE">
      <w:pPr>
        <w:pStyle w:val="a"/>
        <w:rPr>
          <w:rFonts w:hint="cs"/>
          <w:rtl/>
        </w:rPr>
      </w:pPr>
      <w:r>
        <w:rPr>
          <w:rFonts w:hint="cs"/>
          <w:rtl/>
        </w:rPr>
        <w:tab/>
        <w:t xml:space="preserve">הרי על מה אנחנו מדברים? מדברים על מצבים שבהם </w:t>
      </w:r>
      <w:r>
        <w:rPr>
          <w:rFonts w:hint="cs"/>
          <w:rtl/>
        </w:rPr>
        <w:t>רוב הרשויות המקומיות, כאשר אנחנו בודקים את תקציבן -  עלויות השכר בתוך התקציבים המקומיים האלה הן בין 45% ל=60%. נדיר למצוא 45%. ברוב המקומות אנחנו מוצאים עלויות שכר של 55%, של 58% ושל 60%, ואז מובן שיש התפתחות הולכת וגדלה של הגירעון, ובכל שנת תקציב מגיע ראש</w:t>
      </w:r>
      <w:r>
        <w:rPr>
          <w:rFonts w:hint="cs"/>
          <w:rtl/>
        </w:rPr>
        <w:t xml:space="preserve"> הרשות ורושם שבמסגרת התקציב שהוא עורך יהיה תיקון ותהיה הבראה והקטנה בתקן כוח-אדם. וראה זה פלא, במשך השנה תקן כוח-האדם, מספר המועסקים ברשויות המקומיות,  רק הולך וגדל. זה פטנט מיוחד במדינת ישראל, שאתה מצהיר על הקטנת כוח-האדם בתחילת השנה, עם הגשת התקציב, ואתה</w:t>
      </w:r>
      <w:r>
        <w:rPr>
          <w:rFonts w:hint="cs"/>
          <w:rtl/>
        </w:rPr>
        <w:t xml:space="preserve"> גומר עם גידול בכוח האדם. </w:t>
      </w:r>
    </w:p>
    <w:p w14:paraId="726A7234" w14:textId="77777777" w:rsidR="00000000" w:rsidRDefault="007C71EE">
      <w:pPr>
        <w:pStyle w:val="a"/>
        <w:rPr>
          <w:rFonts w:hint="cs"/>
          <w:rtl/>
        </w:rPr>
      </w:pPr>
    </w:p>
    <w:p w14:paraId="78AC32EB" w14:textId="77777777" w:rsidR="00000000" w:rsidRDefault="007C71EE">
      <w:pPr>
        <w:pStyle w:val="a"/>
        <w:rPr>
          <w:rFonts w:hint="cs"/>
          <w:rtl/>
        </w:rPr>
      </w:pPr>
      <w:r>
        <w:rPr>
          <w:rFonts w:hint="cs"/>
          <w:rtl/>
        </w:rPr>
        <w:t>אני יכול להביא מספרים מכמה ערים, אבל אני נורא מחבב את עיריית ראשון-לציון, ולכן לגביה אתן מספרים ממש מדויקים. למשל, בשנה האחרונה התקבלו לעבודה 403 עובדים חדשים בעירייה. זו רשות שנמצאת בגירעון, רשות שיש לה בעיות תקציביות, בעיות של</w:t>
      </w:r>
      <w:r>
        <w:rPr>
          <w:rFonts w:hint="cs"/>
          <w:rtl/>
        </w:rPr>
        <w:t xml:space="preserve"> תזרים מזומנים, והיא נורא לוחצת על העלאה בארנונה. מעניין למה. היא לא חיה בעולם שאין בו אף אחד, בעולם ריק או בוואקום. זו רשות שנחשבת לרשות עשירה באופן יחסי, רשות שיש לה הרבה מאוד כסף באופן יחסי, ועדיין יש לה גירעון מצטבר גבוה, עם הלוואות רבות </w:t>
      </w:r>
      <w:r>
        <w:rPr>
          <w:rtl/>
        </w:rPr>
        <w:t>–</w:t>
      </w:r>
      <w:r>
        <w:rPr>
          <w:rFonts w:hint="cs"/>
          <w:rtl/>
        </w:rPr>
        <w:t xml:space="preserve"> אני לא רוצה </w:t>
      </w:r>
      <w:r>
        <w:rPr>
          <w:rFonts w:hint="cs"/>
          <w:rtl/>
        </w:rPr>
        <w:t xml:space="preserve">לנקוב במספר מדויק, אבל מדובר במאות מיליוני שקלים; לא עשרות מיליוני שקלים, אלא מאות מיליוני שקלים. והדברים בדוקים. מה שאני אומר </w:t>
      </w:r>
      <w:r>
        <w:rPr>
          <w:rtl/>
        </w:rPr>
        <w:t>–</w:t>
      </w:r>
      <w:r>
        <w:rPr>
          <w:rFonts w:hint="cs"/>
          <w:rtl/>
        </w:rPr>
        <w:t xml:space="preserve"> בדוק, מופיע בספרי התקציב. כל אחד יכול לקרוא.</w:t>
      </w:r>
    </w:p>
    <w:p w14:paraId="012A4F4C" w14:textId="77777777" w:rsidR="00000000" w:rsidRDefault="007C71EE">
      <w:pPr>
        <w:pStyle w:val="a"/>
        <w:rPr>
          <w:rFonts w:hint="cs"/>
          <w:rtl/>
        </w:rPr>
      </w:pPr>
    </w:p>
    <w:p w14:paraId="4F30B5B4" w14:textId="77777777" w:rsidR="00000000" w:rsidRDefault="007C71EE">
      <w:pPr>
        <w:pStyle w:val="a"/>
        <w:rPr>
          <w:rFonts w:hint="cs"/>
          <w:rtl/>
        </w:rPr>
      </w:pPr>
      <w:r>
        <w:rPr>
          <w:rFonts w:hint="cs"/>
          <w:rtl/>
        </w:rPr>
        <w:t>אבל לא רק זאת. אני בא בטענות היום גם למשרד האוצר וגם למשרד הפנים, אשר אינם אוכפים</w:t>
      </w:r>
      <w:r>
        <w:rPr>
          <w:rFonts w:hint="cs"/>
          <w:rtl/>
        </w:rPr>
        <w:t xml:space="preserve"> את החוק ואינם מממשים את הזכויות שיש להם לגבי הרשויות המקומיות, וזאת למה? כי על האזרחים ה"טיפשים", על אלה שיהיו פרה חולבת, אפשר תמיד להטיל עוד 3% ארנונה. </w:t>
      </w:r>
    </w:p>
    <w:p w14:paraId="1AB7A2D8" w14:textId="77777777" w:rsidR="00000000" w:rsidRDefault="007C71EE">
      <w:pPr>
        <w:pStyle w:val="a"/>
        <w:rPr>
          <w:rFonts w:hint="cs"/>
          <w:rtl/>
        </w:rPr>
      </w:pPr>
    </w:p>
    <w:p w14:paraId="11EEFF5B" w14:textId="77777777" w:rsidR="00000000" w:rsidRDefault="007C71EE">
      <w:pPr>
        <w:pStyle w:val="a"/>
        <w:rPr>
          <w:rFonts w:hint="cs"/>
          <w:rtl/>
        </w:rPr>
      </w:pPr>
      <w:r>
        <w:rPr>
          <w:rFonts w:hint="cs"/>
          <w:rtl/>
        </w:rPr>
        <w:t>אדוני היושב-ראש, ב=1998 היתה החלטה של ממשלת ישראל בדבר העלאת הארנונה. העלאת הארנונה החריגה בשנת 1998</w:t>
      </w:r>
      <w:r>
        <w:rPr>
          <w:rFonts w:hint="cs"/>
          <w:rtl/>
        </w:rPr>
        <w:t xml:space="preserve"> באה לאחר שהממשלה קבעה, שההעלאה הזאת מאושרת בתנאי שתיערך תוכנית הבראה ברשויות המקומיות. מישהו בדק אם היא נערכה? היא לא נערכה. </w:t>
      </w:r>
    </w:p>
    <w:p w14:paraId="18C6F318" w14:textId="77777777" w:rsidR="00000000" w:rsidRDefault="007C71EE">
      <w:pPr>
        <w:pStyle w:val="a"/>
        <w:rPr>
          <w:rFonts w:hint="cs"/>
          <w:rtl/>
        </w:rPr>
      </w:pPr>
    </w:p>
    <w:p w14:paraId="23689991" w14:textId="77777777" w:rsidR="00000000" w:rsidRDefault="007C71EE">
      <w:pPr>
        <w:pStyle w:val="a"/>
        <w:ind w:firstLine="0"/>
        <w:rPr>
          <w:rFonts w:hint="cs"/>
          <w:rtl/>
        </w:rPr>
      </w:pPr>
      <w:r>
        <w:rPr>
          <w:rFonts w:hint="cs"/>
          <w:rtl/>
        </w:rPr>
        <w:tab/>
        <w:t xml:space="preserve">אחד מחברי הכנסת סיפר לנו פה בסביבות השעה 04:00, שהוא הקטין את עלות השכר אצלו בעיר </w:t>
      </w:r>
      <w:r>
        <w:rPr>
          <w:rtl/>
        </w:rPr>
        <w:t>–</w:t>
      </w:r>
      <w:r>
        <w:rPr>
          <w:rFonts w:hint="cs"/>
          <w:rtl/>
        </w:rPr>
        <w:t xml:space="preserve"> הוא היה ראש עיר </w:t>
      </w:r>
      <w:r>
        <w:rPr>
          <w:rtl/>
        </w:rPr>
        <w:t>–</w:t>
      </w:r>
      <w:r>
        <w:rPr>
          <w:rFonts w:hint="cs"/>
          <w:rtl/>
        </w:rPr>
        <w:t xml:space="preserve"> ל=38%, אבל אחרי שנה היא ג</w:t>
      </w:r>
      <w:r>
        <w:rPr>
          <w:rFonts w:hint="cs"/>
          <w:rtl/>
        </w:rPr>
        <w:t>דלה ל=45%. שאלתי אותו מדוע. הוא אמר לי: היא קטנה כי יצאו אנשים לחופשה ללא תשלום. יופי של תרגיל. כדי להראות תוכנית הבראה לכאורה, מוציאים עובדים לשנת חופשה ללא תשלום, חוסכים כסף, ואז אומרים: הנה, הבראנו את העיר, הקטנו את עלות השכר ל=38%. חוזרים אותם עובדים א</w:t>
      </w:r>
      <w:r>
        <w:rPr>
          <w:rFonts w:hint="cs"/>
          <w:rtl/>
        </w:rPr>
        <w:t xml:space="preserve">חרי שנה </w:t>
      </w:r>
      <w:r>
        <w:rPr>
          <w:rtl/>
        </w:rPr>
        <w:t>–</w:t>
      </w:r>
      <w:r>
        <w:rPr>
          <w:rFonts w:hint="cs"/>
          <w:rtl/>
        </w:rPr>
        <w:t xml:space="preserve"> חזרנו ל=48%. כל הכבוד. פתרנו את הבעיה? </w:t>
      </w:r>
      <w:r>
        <w:rPr>
          <w:rtl/>
        </w:rPr>
        <w:t>–</w:t>
      </w:r>
      <w:r>
        <w:rPr>
          <w:rFonts w:hint="cs"/>
          <w:rtl/>
        </w:rPr>
        <w:t xml:space="preserve"> לא. משרד האוצר בדק את זה? נראה שלא, כי עובדה שאנחנו נמצאים היום בשנת 2003, וחוזרים ומדברים שוב על כך שיהיה ביטול של מענקי איזון; מדברים על כך שמי שיסבלו שוב אלה תושבי העיר, שיצטרכו לשלם ארנונה יותר גבוהה.</w:t>
      </w:r>
    </w:p>
    <w:p w14:paraId="7ED80BD7" w14:textId="77777777" w:rsidR="00000000" w:rsidRDefault="007C71EE">
      <w:pPr>
        <w:pStyle w:val="a"/>
        <w:ind w:firstLine="0"/>
        <w:rPr>
          <w:rFonts w:hint="cs"/>
          <w:rtl/>
        </w:rPr>
      </w:pPr>
    </w:p>
    <w:p w14:paraId="414B31D7" w14:textId="77777777" w:rsidR="00000000" w:rsidRDefault="007C71EE">
      <w:pPr>
        <w:pStyle w:val="a"/>
        <w:ind w:firstLine="0"/>
        <w:rPr>
          <w:rFonts w:hint="cs"/>
          <w:rtl/>
        </w:rPr>
      </w:pPr>
      <w:r>
        <w:rPr>
          <w:rFonts w:hint="cs"/>
          <w:rtl/>
        </w:rPr>
        <w:tab/>
        <w:t xml:space="preserve">רבותי, אנחנו מתקרבים לנקודה שבה תושבי הערים יפסיקו לשלם ארנונה. יהיה מרי מסים, פשוט מרי מסים. הרי אנחנו יודעים שארנונה היא מס. אנחנו לא מקבלים שום שירות מהותי תמורת הארנונה, וברוב המקומות </w:t>
      </w:r>
      <w:r>
        <w:rPr>
          <w:rtl/>
        </w:rPr>
        <w:t>–</w:t>
      </w:r>
      <w:r>
        <w:rPr>
          <w:rFonts w:hint="cs"/>
          <w:rtl/>
        </w:rPr>
        <w:t xml:space="preserve"> מי שיבדוק יראה שהארנונה הולכת לכיסוי השכר של עובדי העירייה, וגם </w:t>
      </w:r>
      <w:r>
        <w:rPr>
          <w:rFonts w:hint="cs"/>
          <w:rtl/>
        </w:rPr>
        <w:t>זה לא מספיק. גם זה לא מספיק.</w:t>
      </w:r>
    </w:p>
    <w:p w14:paraId="7CC3CCF5" w14:textId="77777777" w:rsidR="00000000" w:rsidRDefault="007C71EE">
      <w:pPr>
        <w:pStyle w:val="a"/>
        <w:ind w:firstLine="0"/>
        <w:rPr>
          <w:rFonts w:hint="cs"/>
          <w:rtl/>
        </w:rPr>
      </w:pPr>
    </w:p>
    <w:p w14:paraId="7E9ADA9F" w14:textId="77777777" w:rsidR="00000000" w:rsidRDefault="007C71EE">
      <w:pPr>
        <w:pStyle w:val="a"/>
        <w:ind w:firstLine="0"/>
        <w:rPr>
          <w:rFonts w:hint="cs"/>
          <w:rtl/>
        </w:rPr>
      </w:pPr>
      <w:r>
        <w:rPr>
          <w:rFonts w:hint="cs"/>
          <w:rtl/>
        </w:rPr>
        <w:tab/>
        <w:t>לא יכול להיות מצב שברשויות המקומיות יהיו הסכמי שכר פרטיים, מקומיים. כשהבאתי, כבר לפני שלוש שנים, למשרדו של יובל רכלבסקי,</w:t>
      </w:r>
      <w:r>
        <w:rPr>
          <w:rtl/>
        </w:rPr>
        <w:t xml:space="preserve"> </w:t>
      </w:r>
      <w:r>
        <w:rPr>
          <w:rFonts w:hint="cs"/>
          <w:rtl/>
        </w:rPr>
        <w:t>יחד עם חבר מועצה נוסף, מערכת שלמה של ניירת שמוכיחה שראש רשות עושה דברים לא חוקיים מבחינת נורמות השכר, הס</w:t>
      </w:r>
      <w:r>
        <w:rPr>
          <w:rFonts w:hint="cs"/>
          <w:rtl/>
        </w:rPr>
        <w:t xml:space="preserve">כמי השכר והסכמי הפרישה </w:t>
      </w:r>
      <w:r>
        <w:rPr>
          <w:rtl/>
        </w:rPr>
        <w:t>–</w:t>
      </w:r>
      <w:r>
        <w:rPr>
          <w:rFonts w:hint="cs"/>
          <w:rtl/>
        </w:rPr>
        <w:t xml:space="preserve"> מה עושים אז במשרד הממונה על השכר? הם שולחים מכתב לעירייה, ולעירייה נדרשים חודשיים לענות לו, ושוב מכתב. יופי, שלוש שנים מתכתבים, אדוני היושב-ראש, אבל לפתור את הבעיה </w:t>
      </w:r>
      <w:r>
        <w:rPr>
          <w:rtl/>
        </w:rPr>
        <w:t>–</w:t>
      </w:r>
      <w:r>
        <w:rPr>
          <w:rFonts w:hint="cs"/>
          <w:rtl/>
        </w:rPr>
        <w:t xml:space="preserve"> לא פותרים. </w:t>
      </w:r>
    </w:p>
    <w:p w14:paraId="15C1FD46" w14:textId="77777777" w:rsidR="00000000" w:rsidRDefault="007C71EE">
      <w:pPr>
        <w:pStyle w:val="a"/>
        <w:ind w:firstLine="0"/>
        <w:rPr>
          <w:rFonts w:hint="cs"/>
          <w:rtl/>
        </w:rPr>
      </w:pPr>
    </w:p>
    <w:p w14:paraId="4E1E357A" w14:textId="77777777" w:rsidR="00000000" w:rsidRDefault="007C71EE">
      <w:pPr>
        <w:pStyle w:val="a"/>
        <w:ind w:firstLine="0"/>
        <w:rPr>
          <w:rFonts w:hint="cs"/>
          <w:rtl/>
        </w:rPr>
      </w:pPr>
      <w:r>
        <w:rPr>
          <w:rFonts w:hint="cs"/>
          <w:rtl/>
        </w:rPr>
        <w:tab/>
        <w:t xml:space="preserve">איך יכול להיות שאדם בן 47 פורש מרשות מקומית לפנסיה </w:t>
      </w:r>
      <w:r>
        <w:rPr>
          <w:rtl/>
        </w:rPr>
        <w:t>–</w:t>
      </w:r>
      <w:r>
        <w:rPr>
          <w:rFonts w:hint="cs"/>
          <w:rtl/>
        </w:rPr>
        <w:t xml:space="preserve"> בן 47 </w:t>
      </w:r>
      <w:r>
        <w:rPr>
          <w:rtl/>
        </w:rPr>
        <w:t>–</w:t>
      </w:r>
      <w:r>
        <w:rPr>
          <w:rFonts w:hint="cs"/>
          <w:rtl/>
        </w:rPr>
        <w:t xml:space="preserve"> ומקבל כמעט 70% פנסיה </w:t>
      </w:r>
      <w:r>
        <w:rPr>
          <w:rtl/>
        </w:rPr>
        <w:t>–</w:t>
      </w:r>
      <w:r>
        <w:rPr>
          <w:rFonts w:hint="cs"/>
          <w:rtl/>
        </w:rPr>
        <w:t xml:space="preserve"> 68.8%. </w:t>
      </w:r>
    </w:p>
    <w:p w14:paraId="77F67B5C" w14:textId="77777777" w:rsidR="00000000" w:rsidRDefault="007C71EE">
      <w:pPr>
        <w:pStyle w:val="a"/>
        <w:ind w:firstLine="0"/>
        <w:rPr>
          <w:rFonts w:hint="cs"/>
          <w:rtl/>
        </w:rPr>
      </w:pPr>
    </w:p>
    <w:p w14:paraId="45E763CB" w14:textId="77777777" w:rsidR="00000000" w:rsidRDefault="007C71EE">
      <w:pPr>
        <w:pStyle w:val="ac"/>
        <w:rPr>
          <w:rtl/>
        </w:rPr>
      </w:pPr>
      <w:r>
        <w:rPr>
          <w:rFonts w:hint="eastAsia"/>
          <w:rtl/>
        </w:rPr>
        <w:t>ג</w:t>
      </w:r>
      <w:r>
        <w:rPr>
          <w:rtl/>
        </w:rPr>
        <w:t>'מאל זחאלקה (בל"ד):</w:t>
      </w:r>
    </w:p>
    <w:p w14:paraId="58EC47D3" w14:textId="77777777" w:rsidR="00000000" w:rsidRDefault="007C71EE">
      <w:pPr>
        <w:pStyle w:val="a"/>
        <w:rPr>
          <w:rFonts w:hint="cs"/>
          <w:rtl/>
        </w:rPr>
      </w:pPr>
    </w:p>
    <w:p w14:paraId="7B8C44C3" w14:textId="77777777" w:rsidR="00000000" w:rsidRDefault="007C71EE">
      <w:pPr>
        <w:pStyle w:val="a"/>
        <w:rPr>
          <w:rFonts w:hint="cs"/>
          <w:rtl/>
        </w:rPr>
      </w:pPr>
      <w:r>
        <w:rPr>
          <w:rFonts w:hint="cs"/>
          <w:rtl/>
        </w:rPr>
        <w:t>ראש העיר יכול לענות לך?  - - -</w:t>
      </w:r>
    </w:p>
    <w:p w14:paraId="4F36E83F" w14:textId="77777777" w:rsidR="00000000" w:rsidRDefault="007C71EE">
      <w:pPr>
        <w:pStyle w:val="a"/>
        <w:rPr>
          <w:rFonts w:hint="cs"/>
          <w:rtl/>
        </w:rPr>
      </w:pPr>
    </w:p>
    <w:p w14:paraId="08789906" w14:textId="77777777" w:rsidR="00000000" w:rsidRDefault="007C71EE">
      <w:pPr>
        <w:pStyle w:val="SpeakerCon"/>
        <w:rPr>
          <w:rtl/>
        </w:rPr>
      </w:pPr>
      <w:bookmarkStart w:id="1016" w:name="FS000001053T27_05_2003_09_49_01C"/>
      <w:bookmarkEnd w:id="1016"/>
      <w:r>
        <w:rPr>
          <w:rtl/>
        </w:rPr>
        <w:t>חמי דורון (שינוי):</w:t>
      </w:r>
    </w:p>
    <w:p w14:paraId="15933062" w14:textId="77777777" w:rsidR="00000000" w:rsidRDefault="007C71EE">
      <w:pPr>
        <w:pStyle w:val="a"/>
        <w:rPr>
          <w:rtl/>
        </w:rPr>
      </w:pPr>
    </w:p>
    <w:p w14:paraId="4AB3D1BA" w14:textId="77777777" w:rsidR="00000000" w:rsidRDefault="007C71EE">
      <w:pPr>
        <w:pStyle w:val="a"/>
        <w:rPr>
          <w:rFonts w:hint="cs"/>
          <w:rtl/>
        </w:rPr>
      </w:pPr>
      <w:r>
        <w:rPr>
          <w:rFonts w:hint="cs"/>
          <w:rtl/>
        </w:rPr>
        <w:t>נכון, אדוני, זה סימפטום שעובר בכל הרשויות המקומיות.</w:t>
      </w:r>
    </w:p>
    <w:p w14:paraId="6F81BA43" w14:textId="77777777" w:rsidR="00000000" w:rsidRDefault="007C71EE">
      <w:pPr>
        <w:pStyle w:val="a"/>
        <w:rPr>
          <w:rFonts w:hint="cs"/>
          <w:rtl/>
        </w:rPr>
      </w:pPr>
    </w:p>
    <w:p w14:paraId="5ED3998B" w14:textId="77777777" w:rsidR="00000000" w:rsidRDefault="007C71EE">
      <w:pPr>
        <w:pStyle w:val="ac"/>
        <w:rPr>
          <w:rtl/>
        </w:rPr>
      </w:pPr>
      <w:r>
        <w:rPr>
          <w:rFonts w:hint="eastAsia"/>
          <w:rtl/>
        </w:rPr>
        <w:t>ג</w:t>
      </w:r>
      <w:r>
        <w:rPr>
          <w:rtl/>
        </w:rPr>
        <w:t>'מאל זחאלקה (בל"ד):</w:t>
      </w:r>
    </w:p>
    <w:p w14:paraId="76B6576A" w14:textId="77777777" w:rsidR="00000000" w:rsidRDefault="007C71EE">
      <w:pPr>
        <w:pStyle w:val="a"/>
        <w:rPr>
          <w:rFonts w:hint="cs"/>
          <w:rtl/>
        </w:rPr>
      </w:pPr>
    </w:p>
    <w:p w14:paraId="4C446941" w14:textId="77777777" w:rsidR="00000000" w:rsidRDefault="007C71EE">
      <w:pPr>
        <w:pStyle w:val="a"/>
        <w:rPr>
          <w:rFonts w:hint="cs"/>
          <w:rtl/>
        </w:rPr>
      </w:pPr>
      <w:r>
        <w:rPr>
          <w:rFonts w:hint="cs"/>
          <w:rtl/>
        </w:rPr>
        <w:t>- - - אולי ראש העיר צודק?</w:t>
      </w:r>
    </w:p>
    <w:p w14:paraId="7786C43E" w14:textId="77777777" w:rsidR="00000000" w:rsidRDefault="007C71EE">
      <w:pPr>
        <w:pStyle w:val="a"/>
        <w:rPr>
          <w:rFonts w:hint="cs"/>
          <w:rtl/>
        </w:rPr>
      </w:pPr>
    </w:p>
    <w:p w14:paraId="0823725E" w14:textId="77777777" w:rsidR="00000000" w:rsidRDefault="007C71EE">
      <w:pPr>
        <w:pStyle w:val="SpeakerCon"/>
        <w:rPr>
          <w:rtl/>
        </w:rPr>
      </w:pPr>
      <w:bookmarkStart w:id="1017" w:name="FS000001053T27_05_2003_09_50_04C"/>
      <w:bookmarkEnd w:id="1017"/>
      <w:r>
        <w:rPr>
          <w:rtl/>
        </w:rPr>
        <w:t>חמי דורון (שינוי):</w:t>
      </w:r>
    </w:p>
    <w:p w14:paraId="52E72CBB" w14:textId="77777777" w:rsidR="00000000" w:rsidRDefault="007C71EE">
      <w:pPr>
        <w:pStyle w:val="a"/>
        <w:rPr>
          <w:rtl/>
        </w:rPr>
      </w:pPr>
    </w:p>
    <w:p w14:paraId="09ABDEB3" w14:textId="77777777" w:rsidR="00000000" w:rsidRDefault="007C71EE">
      <w:pPr>
        <w:pStyle w:val="a"/>
        <w:rPr>
          <w:rFonts w:hint="cs"/>
          <w:rtl/>
        </w:rPr>
      </w:pPr>
      <w:r>
        <w:rPr>
          <w:rFonts w:hint="cs"/>
          <w:rtl/>
        </w:rPr>
        <w:t xml:space="preserve">דווקא מתוך הדברים </w:t>
      </w:r>
      <w:r>
        <w:rPr>
          <w:rFonts w:hint="cs"/>
          <w:rtl/>
        </w:rPr>
        <w:t>שאמר מי שהיה פה קודם, אני רואה שאכן זו מחלה כואבת ורעה חולה בכל הרשויות המקומיות, ולא סתם הרשויות המקומיות כולן בגירעונות, ובגירעונות גדולים. למה? כי צריך חיילים ליום הבחירות. בשביל זה מקבלים עובדים חדשים: כי ביום הבחירות צריכים חיילים שיבואו ויצביעו, שירי</w:t>
      </w:r>
      <w:r>
        <w:rPr>
          <w:rFonts w:hint="cs"/>
          <w:rtl/>
        </w:rPr>
        <w:t xml:space="preserve">צו את המערכת. בגלל זה, זו הסיבה לקבלת העובדים. ואילו תרגילים עושים בשביל להימנע ממכרזים, חס וחלילה, ברשויות המקומיות. </w:t>
      </w:r>
    </w:p>
    <w:p w14:paraId="218B278F" w14:textId="77777777" w:rsidR="00000000" w:rsidRDefault="007C71EE">
      <w:pPr>
        <w:pStyle w:val="a"/>
        <w:rPr>
          <w:rFonts w:hint="cs"/>
          <w:rtl/>
        </w:rPr>
      </w:pPr>
    </w:p>
    <w:p w14:paraId="72796B11" w14:textId="77777777" w:rsidR="00000000" w:rsidRDefault="007C71EE">
      <w:pPr>
        <w:pStyle w:val="a"/>
        <w:rPr>
          <w:rFonts w:hint="cs"/>
          <w:rtl/>
        </w:rPr>
      </w:pPr>
      <w:r>
        <w:rPr>
          <w:rFonts w:hint="cs"/>
          <w:rtl/>
        </w:rPr>
        <w:t>ובאים ובוכים פה על כך שמקצצים ברשויות המקומיות. אדוני, הקיצוץ ברשויות המקומיות לא מספיק. משרד האוצר היה צריך להפעיל את המערכת שאומרת, שמ</w:t>
      </w:r>
      <w:r>
        <w:rPr>
          <w:rFonts w:hint="cs"/>
          <w:rtl/>
        </w:rPr>
        <w:t>י שמפר את החוק ומשלם כספים שהוא לא צריך לשלם - - -</w:t>
      </w:r>
    </w:p>
    <w:p w14:paraId="370D6E60" w14:textId="77777777" w:rsidR="00000000" w:rsidRDefault="007C71EE">
      <w:pPr>
        <w:pStyle w:val="a"/>
        <w:rPr>
          <w:rFonts w:hint="cs"/>
          <w:rtl/>
        </w:rPr>
      </w:pPr>
    </w:p>
    <w:p w14:paraId="195034D1" w14:textId="77777777" w:rsidR="00000000" w:rsidRDefault="007C71EE">
      <w:pPr>
        <w:pStyle w:val="ac"/>
        <w:rPr>
          <w:rtl/>
        </w:rPr>
      </w:pPr>
      <w:r>
        <w:rPr>
          <w:rFonts w:hint="eastAsia"/>
          <w:rtl/>
        </w:rPr>
        <w:t>ג</w:t>
      </w:r>
      <w:r>
        <w:rPr>
          <w:rtl/>
        </w:rPr>
        <w:t>'מאל זחאלקה (בל"ד):</w:t>
      </w:r>
    </w:p>
    <w:p w14:paraId="3506E488" w14:textId="77777777" w:rsidR="00000000" w:rsidRDefault="007C71EE">
      <w:pPr>
        <w:pStyle w:val="a"/>
        <w:rPr>
          <w:rFonts w:hint="cs"/>
          <w:rtl/>
        </w:rPr>
      </w:pPr>
    </w:p>
    <w:p w14:paraId="647A0E7E" w14:textId="77777777" w:rsidR="00000000" w:rsidRDefault="007C71EE">
      <w:pPr>
        <w:pStyle w:val="a"/>
        <w:rPr>
          <w:rFonts w:hint="cs"/>
          <w:rtl/>
        </w:rPr>
      </w:pPr>
      <w:r>
        <w:rPr>
          <w:rFonts w:hint="cs"/>
          <w:rtl/>
        </w:rPr>
        <w:t>אתה לא רוצה ארנונה. מה אתה רוצה, להשבית את העיריות?</w:t>
      </w:r>
    </w:p>
    <w:p w14:paraId="398AF6DA" w14:textId="77777777" w:rsidR="00000000" w:rsidRDefault="007C71EE">
      <w:pPr>
        <w:pStyle w:val="a"/>
        <w:rPr>
          <w:rFonts w:hint="cs"/>
          <w:rtl/>
        </w:rPr>
      </w:pPr>
    </w:p>
    <w:p w14:paraId="232CE56F" w14:textId="77777777" w:rsidR="00000000" w:rsidRDefault="007C71EE">
      <w:pPr>
        <w:pStyle w:val="SpeakerCon"/>
        <w:rPr>
          <w:rtl/>
        </w:rPr>
      </w:pPr>
      <w:bookmarkStart w:id="1018" w:name="FS000001053T27_05_2003_09_55_03C"/>
      <w:bookmarkEnd w:id="1018"/>
      <w:r>
        <w:rPr>
          <w:rtl/>
        </w:rPr>
        <w:t>חמי דורון (שינוי):</w:t>
      </w:r>
    </w:p>
    <w:p w14:paraId="0C6A9DCE" w14:textId="77777777" w:rsidR="00000000" w:rsidRDefault="007C71EE">
      <w:pPr>
        <w:pStyle w:val="a"/>
        <w:rPr>
          <w:rtl/>
        </w:rPr>
      </w:pPr>
    </w:p>
    <w:p w14:paraId="7134B070" w14:textId="77777777" w:rsidR="00000000" w:rsidRDefault="007C71EE">
      <w:pPr>
        <w:pStyle w:val="a"/>
        <w:rPr>
          <w:rFonts w:hint="cs"/>
          <w:rtl/>
        </w:rPr>
      </w:pPr>
      <w:r>
        <w:rPr>
          <w:rFonts w:hint="cs"/>
          <w:rtl/>
        </w:rPr>
        <w:t>משרד האוצר היה צריך לנכות את הסכומים האלה, פשוט לנכות את הסכומים האלה מתשלומי ההעברה, ואז היו לומדים. משרד הא</w:t>
      </w:r>
      <w:r>
        <w:rPr>
          <w:rFonts w:hint="cs"/>
          <w:rtl/>
        </w:rPr>
        <w:t>וצר היה צריך לבוא ולהפעיל את המחויבות האישית של אותם חברי מועצה שמצביעים על הוצאות כספיות בלתי חוקיות בעליל, כשהם יודעים שזה בלתי חוקי, כשנאמר להם שזה בלתי חוקי, ולמרות זאת הם עושים את זה. לכן, אם פעם אחת ראש עיר וחברי מועצה יצטרכו לשלם מכיסם את מה שהם עוש</w:t>
      </w:r>
      <w:r>
        <w:rPr>
          <w:rFonts w:hint="cs"/>
          <w:rtl/>
        </w:rPr>
        <w:t xml:space="preserve">ים </w:t>
      </w:r>
      <w:r>
        <w:rPr>
          <w:rtl/>
        </w:rPr>
        <w:t>–</w:t>
      </w:r>
      <w:r>
        <w:rPr>
          <w:rFonts w:hint="cs"/>
          <w:rtl/>
        </w:rPr>
        <w:t xml:space="preserve"> באותו רגע תיפסק החגיגה הזאת ברשויות המקומיות ובאותו רגע יתחילו לנהל מערכת תקציבית מסודרת. </w:t>
      </w:r>
    </w:p>
    <w:p w14:paraId="0D61B945" w14:textId="77777777" w:rsidR="00000000" w:rsidRDefault="007C71EE">
      <w:pPr>
        <w:pStyle w:val="a"/>
        <w:rPr>
          <w:rFonts w:hint="cs"/>
          <w:rtl/>
        </w:rPr>
      </w:pPr>
    </w:p>
    <w:p w14:paraId="790D33DA" w14:textId="77777777" w:rsidR="00000000" w:rsidRDefault="007C71EE">
      <w:pPr>
        <w:pStyle w:val="a"/>
        <w:rPr>
          <w:rFonts w:hint="cs"/>
          <w:rtl/>
        </w:rPr>
      </w:pPr>
      <w:r>
        <w:rPr>
          <w:rFonts w:hint="cs"/>
          <w:rtl/>
        </w:rPr>
        <w:t xml:space="preserve">והאמינו לי, ברגע שינהלו מערכת תקציבית אמיתית ומסודרת, חבר הכנסת זחאלקה, לא יהיה צורך במענקי איזון, ולא יצטרכו להעמיס בלי סוף כל מיני אגרות שימציאו, ולא יצטרכו </w:t>
      </w:r>
      <w:r>
        <w:rPr>
          <w:rFonts w:hint="cs"/>
          <w:rtl/>
        </w:rPr>
        <w:t>להעמיס על הארנונה, כי אתה יודע טוב מאוד כמה ארנונה משלמים במגזר הערבי. אתה יודע טוב מאוד שאנשים לא משלמים ארנונה. מה הפלא שאתם באים אחר כך בטענות? אבל יש ערים שבהן - - -</w:t>
      </w:r>
    </w:p>
    <w:p w14:paraId="0A8B1D59" w14:textId="77777777" w:rsidR="00000000" w:rsidRDefault="007C71EE">
      <w:pPr>
        <w:pStyle w:val="a"/>
        <w:rPr>
          <w:rFonts w:hint="cs"/>
          <w:rtl/>
        </w:rPr>
      </w:pPr>
    </w:p>
    <w:p w14:paraId="15F18938" w14:textId="77777777" w:rsidR="00000000" w:rsidRDefault="007C71EE">
      <w:pPr>
        <w:pStyle w:val="ac"/>
        <w:rPr>
          <w:rtl/>
        </w:rPr>
      </w:pPr>
      <w:r>
        <w:rPr>
          <w:rFonts w:hint="eastAsia"/>
          <w:rtl/>
        </w:rPr>
        <w:t>עבד</w:t>
      </w:r>
      <w:r>
        <w:rPr>
          <w:rtl/>
        </w:rPr>
        <w:t>-אלמאלכ דהאמשה (רע"ם):</w:t>
      </w:r>
    </w:p>
    <w:p w14:paraId="6E29F16C" w14:textId="77777777" w:rsidR="00000000" w:rsidRDefault="007C71EE">
      <w:pPr>
        <w:pStyle w:val="a"/>
        <w:rPr>
          <w:rFonts w:hint="cs"/>
          <w:rtl/>
        </w:rPr>
      </w:pPr>
    </w:p>
    <w:p w14:paraId="5A1FB265" w14:textId="77777777" w:rsidR="00000000" w:rsidRDefault="007C71EE">
      <w:pPr>
        <w:pStyle w:val="a"/>
        <w:rPr>
          <w:rFonts w:hint="cs"/>
          <w:rtl/>
        </w:rPr>
      </w:pPr>
      <w:r>
        <w:rPr>
          <w:rFonts w:hint="cs"/>
          <w:rtl/>
        </w:rPr>
        <w:t xml:space="preserve">יש להם תעשייה? יש להם מסחר? </w:t>
      </w:r>
    </w:p>
    <w:p w14:paraId="0D0BB7C4" w14:textId="77777777" w:rsidR="00000000" w:rsidRDefault="007C71EE">
      <w:pPr>
        <w:pStyle w:val="a"/>
        <w:rPr>
          <w:rFonts w:hint="cs"/>
          <w:rtl/>
        </w:rPr>
      </w:pPr>
    </w:p>
    <w:p w14:paraId="1595A356" w14:textId="77777777" w:rsidR="00000000" w:rsidRDefault="007C71EE">
      <w:pPr>
        <w:pStyle w:val="SpeakerCon"/>
        <w:rPr>
          <w:rtl/>
        </w:rPr>
      </w:pPr>
      <w:bookmarkStart w:id="1019" w:name="FS000001053T27_05_2003_09_59_38C"/>
      <w:bookmarkEnd w:id="1019"/>
      <w:r>
        <w:rPr>
          <w:rtl/>
        </w:rPr>
        <w:t>חמי דורון (שינוי):</w:t>
      </w:r>
    </w:p>
    <w:p w14:paraId="28A7D882" w14:textId="77777777" w:rsidR="00000000" w:rsidRDefault="007C71EE">
      <w:pPr>
        <w:pStyle w:val="a"/>
        <w:rPr>
          <w:rtl/>
        </w:rPr>
      </w:pPr>
    </w:p>
    <w:p w14:paraId="4A29CAE4" w14:textId="77777777" w:rsidR="00000000" w:rsidRDefault="007C71EE">
      <w:pPr>
        <w:pStyle w:val="a"/>
        <w:rPr>
          <w:rFonts w:hint="cs"/>
          <w:rtl/>
        </w:rPr>
      </w:pPr>
      <w:r>
        <w:rPr>
          <w:rFonts w:hint="cs"/>
          <w:rtl/>
        </w:rPr>
        <w:t xml:space="preserve">יש ערים </w:t>
      </w:r>
      <w:r>
        <w:rPr>
          <w:rFonts w:hint="cs"/>
          <w:rtl/>
        </w:rPr>
        <w:t xml:space="preserve">שבהן הארנונה המשולמת היא גבוהה, היא בלתי הגיונית, היא בלתי אפשרית, וזה ימוטט עסקים </w:t>
      </w:r>
      <w:r>
        <w:rPr>
          <w:rtl/>
        </w:rPr>
        <w:t>–</w:t>
      </w:r>
      <w:r>
        <w:rPr>
          <w:rFonts w:hint="cs"/>
          <w:rtl/>
        </w:rPr>
        <w:t xml:space="preserve"> פשוט ימוטט עסקים, כי ברגע שאתה תעלה עוד ב=3.2%  את הארנונה למי שיש לו 1,500 או 2,000 מטר, אתה מעלה לו את הארנונה באלפי שקלים בחודש. המסקנה, התוצאה הישירה: אותו עסק ייסגר. </w:t>
      </w:r>
      <w:r>
        <w:rPr>
          <w:rFonts w:hint="cs"/>
          <w:rtl/>
        </w:rPr>
        <w:t>אז יש שתי אפשרויות: אפשרות אחת, שהוא יסגור את הכול וילך הביתה, ואז יש לנו עוד כמה מובטלים. זו, כנראה, שיטה טובה  לשיטתכם; האפשרות האחרת היא שהוא יעבור לאיזה מקום אחר, ליישוב חקלאי שבו גם הבנייה לא חוקית וגם הארנונה תהיה ממש בטלה בשישים. אז מה? שוב יהיה מצב</w:t>
      </w:r>
      <w:r>
        <w:rPr>
          <w:rFonts w:hint="cs"/>
          <w:rtl/>
        </w:rPr>
        <w:t xml:space="preserve"> של אבטלה, כי באותה עיר שממנה יצא העסק, תהיה אבטלה.</w:t>
      </w:r>
    </w:p>
    <w:p w14:paraId="40597A99" w14:textId="77777777" w:rsidR="00000000" w:rsidRDefault="007C71EE">
      <w:pPr>
        <w:pStyle w:val="a"/>
        <w:rPr>
          <w:rFonts w:hint="cs"/>
          <w:rtl/>
        </w:rPr>
      </w:pPr>
    </w:p>
    <w:p w14:paraId="43C11D64" w14:textId="77777777" w:rsidR="00000000" w:rsidRDefault="007C71EE">
      <w:pPr>
        <w:pStyle w:val="a"/>
        <w:rPr>
          <w:rFonts w:hint="cs"/>
          <w:rtl/>
        </w:rPr>
      </w:pPr>
      <w:r>
        <w:rPr>
          <w:rFonts w:hint="cs"/>
          <w:rtl/>
        </w:rPr>
        <w:t xml:space="preserve">לכן, אני חושב שבמקרה הזה שר האוצר צריך לבוא היום לרשויות המקומיות ולומר להן בצורה הברורה ביותר: רבותי, החגיגה של הרשויות המקומיות חייבת להסתיים; החגיגה שבה מקבלים עובדים ללא הפסקה </w:t>
      </w:r>
      <w:r>
        <w:rPr>
          <w:rtl/>
        </w:rPr>
        <w:t>–</w:t>
      </w:r>
      <w:r>
        <w:rPr>
          <w:rFonts w:hint="cs"/>
          <w:rtl/>
        </w:rPr>
        <w:t xml:space="preserve"> חייבת להסתיים; החגיגה</w:t>
      </w:r>
      <w:r>
        <w:rPr>
          <w:rFonts w:hint="cs"/>
          <w:rtl/>
        </w:rPr>
        <w:t xml:space="preserve"> שבה חברי המועצות המקומיות, ראשי הרשויות, נותנים כספים להסכמי פרישה בלתי חוקיים </w:t>
      </w:r>
      <w:r>
        <w:rPr>
          <w:rtl/>
        </w:rPr>
        <w:t>–</w:t>
      </w:r>
      <w:r>
        <w:rPr>
          <w:rFonts w:hint="cs"/>
          <w:rtl/>
        </w:rPr>
        <w:t xml:space="preserve"> חייבת להסתיים, כי אם לא, מי שיצטרכו לשלם הם התושבים. </w:t>
      </w:r>
    </w:p>
    <w:p w14:paraId="62916F0D" w14:textId="77777777" w:rsidR="00000000" w:rsidRDefault="007C71EE">
      <w:pPr>
        <w:pStyle w:val="a"/>
        <w:ind w:firstLine="0"/>
        <w:rPr>
          <w:rFonts w:hint="cs"/>
          <w:rtl/>
        </w:rPr>
      </w:pPr>
    </w:p>
    <w:p w14:paraId="005E2AE1" w14:textId="77777777" w:rsidR="00000000" w:rsidRDefault="007C71EE">
      <w:pPr>
        <w:pStyle w:val="a"/>
        <w:ind w:firstLine="0"/>
        <w:rPr>
          <w:rFonts w:hint="cs"/>
          <w:rtl/>
        </w:rPr>
      </w:pPr>
    </w:p>
    <w:p w14:paraId="379FB575" w14:textId="77777777" w:rsidR="00000000" w:rsidRDefault="007C71EE">
      <w:pPr>
        <w:pStyle w:val="a"/>
        <w:rPr>
          <w:rFonts w:hint="cs"/>
          <w:rtl/>
        </w:rPr>
      </w:pPr>
      <w:r>
        <w:rPr>
          <w:rFonts w:hint="cs"/>
          <w:rtl/>
        </w:rPr>
        <w:t>הרי אתם יודעים, התושבים לא משלמים. מה יקרה? נגיע מהר מאוד למצב שבו תושבים יפסיקו לשלם ארנונה. אם היתה ארנונה של 65%  ל</w:t>
      </w:r>
      <w:r>
        <w:rPr>
          <w:rFonts w:hint="cs"/>
          <w:rtl/>
        </w:rPr>
        <w:t>אזורי תעשייה ו=45%  למגורים, תמהיל סביר כדי להחזיק עיר - היום זה הפוך.</w:t>
      </w:r>
    </w:p>
    <w:p w14:paraId="05011A6F" w14:textId="77777777" w:rsidR="00000000" w:rsidRDefault="007C71EE">
      <w:pPr>
        <w:pStyle w:val="a"/>
        <w:ind w:firstLine="0"/>
        <w:rPr>
          <w:rFonts w:hint="cs"/>
          <w:rtl/>
        </w:rPr>
      </w:pPr>
    </w:p>
    <w:p w14:paraId="165FB66B" w14:textId="77777777" w:rsidR="00000000" w:rsidRDefault="007C71EE">
      <w:pPr>
        <w:pStyle w:val="ac"/>
        <w:rPr>
          <w:rtl/>
        </w:rPr>
      </w:pPr>
      <w:r>
        <w:rPr>
          <w:rFonts w:hint="eastAsia"/>
          <w:rtl/>
        </w:rPr>
        <w:t>ג</w:t>
      </w:r>
      <w:r>
        <w:rPr>
          <w:rtl/>
        </w:rPr>
        <w:t>'מאל זחאלקה (בל"ד):</w:t>
      </w:r>
    </w:p>
    <w:p w14:paraId="70E5F325" w14:textId="77777777" w:rsidR="00000000" w:rsidRDefault="007C71EE">
      <w:pPr>
        <w:pStyle w:val="a"/>
        <w:rPr>
          <w:rFonts w:hint="cs"/>
          <w:rtl/>
        </w:rPr>
      </w:pPr>
    </w:p>
    <w:p w14:paraId="40ADCF33" w14:textId="77777777" w:rsidR="00000000" w:rsidRDefault="007C71EE">
      <w:pPr>
        <w:pStyle w:val="a"/>
        <w:rPr>
          <w:rFonts w:hint="cs"/>
          <w:rtl/>
        </w:rPr>
      </w:pPr>
      <w:r>
        <w:rPr>
          <w:rFonts w:hint="cs"/>
          <w:rtl/>
        </w:rPr>
        <w:t>לא ביישובים הערביים. שישלמו באזורי התעשייה. אני הולך על-פי ההיגיון שלך.</w:t>
      </w:r>
    </w:p>
    <w:p w14:paraId="66F29BA3" w14:textId="77777777" w:rsidR="00000000" w:rsidRDefault="007C71EE">
      <w:pPr>
        <w:pStyle w:val="a"/>
        <w:ind w:firstLine="0"/>
        <w:rPr>
          <w:rFonts w:hint="cs"/>
          <w:rtl/>
        </w:rPr>
      </w:pPr>
    </w:p>
    <w:p w14:paraId="04499A54" w14:textId="77777777" w:rsidR="00000000" w:rsidRDefault="007C71EE">
      <w:pPr>
        <w:pStyle w:val="SpeakerCon"/>
        <w:rPr>
          <w:rtl/>
        </w:rPr>
      </w:pPr>
      <w:bookmarkStart w:id="1020" w:name="FS000001053T27_05_2003_13_37_58"/>
      <w:bookmarkStart w:id="1021" w:name="FS000001053T27_05_2003_13_38_00C"/>
      <w:bookmarkEnd w:id="1020"/>
      <w:bookmarkEnd w:id="1021"/>
      <w:r>
        <w:rPr>
          <w:rtl/>
        </w:rPr>
        <w:t>חמי דורון (שינוי):</w:t>
      </w:r>
    </w:p>
    <w:p w14:paraId="16B24164" w14:textId="77777777" w:rsidR="00000000" w:rsidRDefault="007C71EE">
      <w:pPr>
        <w:pStyle w:val="a"/>
        <w:rPr>
          <w:rtl/>
        </w:rPr>
      </w:pPr>
    </w:p>
    <w:p w14:paraId="4F8347A2" w14:textId="77777777" w:rsidR="00000000" w:rsidRDefault="007C71EE">
      <w:pPr>
        <w:pStyle w:val="a"/>
        <w:rPr>
          <w:rFonts w:hint="cs"/>
          <w:rtl/>
        </w:rPr>
      </w:pPr>
      <w:bookmarkStart w:id="1022" w:name="FS000001053T27_05_2003_08_53_30"/>
      <w:bookmarkEnd w:id="1022"/>
      <w:r>
        <w:rPr>
          <w:rFonts w:hint="cs"/>
          <w:rtl/>
        </w:rPr>
        <w:t xml:space="preserve">אני לא מתכוון להתמודד אתך, כי זה על חשבון זמני, וחבל לי על הזמן. </w:t>
      </w:r>
    </w:p>
    <w:p w14:paraId="7A5FF56E" w14:textId="77777777" w:rsidR="00000000" w:rsidRDefault="007C71EE">
      <w:pPr>
        <w:pStyle w:val="a"/>
        <w:rPr>
          <w:rFonts w:hint="cs"/>
          <w:rtl/>
        </w:rPr>
      </w:pPr>
    </w:p>
    <w:p w14:paraId="4E576629" w14:textId="77777777" w:rsidR="00000000" w:rsidRDefault="007C71EE">
      <w:pPr>
        <w:pStyle w:val="a"/>
        <w:rPr>
          <w:rFonts w:hint="cs"/>
          <w:rtl/>
        </w:rPr>
      </w:pPr>
      <w:r>
        <w:rPr>
          <w:rFonts w:hint="cs"/>
          <w:rtl/>
        </w:rPr>
        <w:t>הי</w:t>
      </w:r>
      <w:r>
        <w:rPr>
          <w:rFonts w:hint="cs"/>
          <w:rtl/>
        </w:rPr>
        <w:t>ום אנו מגיעים למצב הפוך. התוצאה הישירה היא, שברגע שיש לנו גידול באבטלה, ויותר ויותר משפחות יוצאות ממעגל העבודה, הדבר הראשון שאנשים מפסיקים לשלם הוא ארנונה. אנשים מתחילים להגיע לוועדות ההנחות. רק אתמול ראיתי פרוטוקולים של ועדות הארנונה - 60%  הנחה, 70%  הנח</w:t>
      </w:r>
      <w:r>
        <w:rPr>
          <w:rFonts w:hint="cs"/>
          <w:rtl/>
        </w:rPr>
        <w:t>ה. אתם יודעים מה, מחצית האנשים לא היו זכאים להנחה, אבל גם פה קיים משחק פוליטי. אין דין ואין דיין.</w:t>
      </w:r>
    </w:p>
    <w:p w14:paraId="09F70DA3" w14:textId="77777777" w:rsidR="00000000" w:rsidRDefault="007C71EE">
      <w:pPr>
        <w:pStyle w:val="a"/>
        <w:rPr>
          <w:rFonts w:hint="cs"/>
          <w:rtl/>
        </w:rPr>
      </w:pPr>
    </w:p>
    <w:p w14:paraId="65D2D86A" w14:textId="77777777" w:rsidR="00000000" w:rsidRDefault="007C71EE">
      <w:pPr>
        <w:pStyle w:val="a"/>
        <w:rPr>
          <w:rFonts w:hint="cs"/>
          <w:rtl/>
        </w:rPr>
      </w:pPr>
      <w:r>
        <w:rPr>
          <w:rFonts w:hint="cs"/>
          <w:rtl/>
        </w:rPr>
        <w:t>כמי שבא מהרשויות המקומיות, כמי שבמשך עשר שנים כיהן כחבר מועצת עיר, אני אומר שהרשויות המקומיות היום מסואבות ומופקרות, מתנהלות בצורה מופקרת, מנוהלות בצורה מופק</w:t>
      </w:r>
      <w:r>
        <w:rPr>
          <w:rFonts w:hint="cs"/>
          <w:rtl/>
        </w:rPr>
        <w:t>רת, ולכן אין שום סיבה להגדיל את הארנונה של התושבים. יש צורך בהתייעלות אמיתית, יש צורך בתוכניות הבראה אמיתיות, יש צורך בכך שחברי מועצת העיר יפסיקו לחשוב כי בהרמת ידיים קלה - כי מדובר בכסף ציבורי - הם פותרים לעצמם את הבעיות לבחירות הבאות, ומבטיחים עוד קצת שנ</w:t>
      </w:r>
      <w:r>
        <w:rPr>
          <w:rFonts w:hint="cs"/>
          <w:rtl/>
        </w:rPr>
        <w:t xml:space="preserve">ות שלטון. זה חייב להיפסק. </w:t>
      </w:r>
    </w:p>
    <w:p w14:paraId="64C54F2B" w14:textId="77777777" w:rsidR="00000000" w:rsidRDefault="007C71EE">
      <w:pPr>
        <w:pStyle w:val="a"/>
        <w:rPr>
          <w:rFonts w:hint="cs"/>
          <w:rtl/>
        </w:rPr>
      </w:pPr>
    </w:p>
    <w:p w14:paraId="007B1DB6" w14:textId="77777777" w:rsidR="00000000" w:rsidRDefault="007C71EE">
      <w:pPr>
        <w:pStyle w:val="a"/>
        <w:rPr>
          <w:rFonts w:hint="cs"/>
          <w:rtl/>
        </w:rPr>
      </w:pPr>
      <w:r>
        <w:rPr>
          <w:rFonts w:hint="cs"/>
          <w:rtl/>
        </w:rPr>
        <w:t>בכוחם של מי להפסיק את זה? שר האוצר ושר הפנים. אם שני השרים האלה לא ייקחו את העניינים לידיים ולא יפעילו את מה שהם צריכים להפעיל, את מה שהחוק נתן להם להפעיל, המצב לא ישתנה. לא יכול להיות מצב שבו תקציב עירייה יאושר על-ידי משרד הפני</w:t>
      </w:r>
      <w:r>
        <w:rPr>
          <w:rFonts w:hint="cs"/>
          <w:rtl/>
        </w:rPr>
        <w:t>ם שנה וחצי לאחר ששנת התקציב הסתיימה. איפה הפיקוח? לא יכול להיות שמצד אחד עיר תקבל פרס על ניהול כספי תקין, ומצד שני יוצא דוח קטלני על הרשות המקומית, דוח  שהוצא על-ידי לשכת רואי-החשבון. איך ייתכן דבר כזה, איך העסק הזה עובד, אני לא מבין. זה עשר שנים אני לא מב</w:t>
      </w:r>
      <w:r>
        <w:rPr>
          <w:rFonts w:hint="cs"/>
          <w:rtl/>
        </w:rPr>
        <w:t>ין את העניין הזה, אבל בכל זאת, כפי שאמר ראש עירייה מסוים, הכלבים נובחים - והשיירה עוברת. הכנסת צריכה לדאוג שהשיירה לא תעבור, שהכלבים לא ינבחו סתם. צריך לעשות את מה שצריך לעשות, כלומר פיקוח מדויק ונכון, כפי שהחוק מאפשר.</w:t>
      </w:r>
    </w:p>
    <w:p w14:paraId="0E2F709D" w14:textId="77777777" w:rsidR="00000000" w:rsidRDefault="007C71EE">
      <w:pPr>
        <w:pStyle w:val="a"/>
        <w:rPr>
          <w:rFonts w:hint="cs"/>
          <w:rtl/>
        </w:rPr>
      </w:pPr>
    </w:p>
    <w:p w14:paraId="4CFFF1EE" w14:textId="77777777" w:rsidR="00000000" w:rsidRDefault="007C71EE">
      <w:pPr>
        <w:pStyle w:val="a"/>
        <w:rPr>
          <w:rFonts w:hint="cs"/>
          <w:rtl/>
        </w:rPr>
      </w:pPr>
      <w:r>
        <w:rPr>
          <w:rFonts w:hint="cs"/>
          <w:rtl/>
        </w:rPr>
        <w:t>מעבר לכך, שמענו הרבה על קרנות הפנסיה</w:t>
      </w:r>
      <w:r>
        <w:rPr>
          <w:rFonts w:hint="cs"/>
          <w:rtl/>
        </w:rPr>
        <w:t>. דווקא הבוקר יש כתבה יוצאת מן הכלל בעיתון על השחיתויות בקרנות הפנסיה. לפני כחודשיים הגשתי הצעה לסדר-היום על מה שקורה בקרן הפנסיה "מבטחים". ההצעה עברה לדיון בוועדת הכספים, והבוקר יש כבר דוח חדש על קרן "מקפת", המדבר על הוצאות ובזבוז אלפי דולרים על קשקושים ו</w:t>
      </w:r>
      <w:r>
        <w:rPr>
          <w:rFonts w:hint="cs"/>
          <w:rtl/>
        </w:rPr>
        <w:t>בזבוזים של מנהלי הקרנות. מי מינה את מנהלי הקרנות, מי מנהל את הקרנות - אותם אלה שמייללים היום על הפגיעה בקרנות הפנסיה. מי שחיסל את קרנות הפנסיה הם אלה שמנהלים אותן. מי מנהל את קרנות הפנסיה? ההסתדרות, רבותי. מה לעשות, זו המציאות הכואבת.</w:t>
      </w:r>
    </w:p>
    <w:p w14:paraId="11F113F7" w14:textId="77777777" w:rsidR="00000000" w:rsidRDefault="007C71EE">
      <w:pPr>
        <w:pStyle w:val="a"/>
        <w:ind w:firstLine="0"/>
        <w:rPr>
          <w:rFonts w:hint="cs"/>
          <w:rtl/>
        </w:rPr>
      </w:pPr>
    </w:p>
    <w:p w14:paraId="68979417" w14:textId="77777777" w:rsidR="00000000" w:rsidRDefault="007C71EE">
      <w:pPr>
        <w:pStyle w:val="ac"/>
        <w:rPr>
          <w:rtl/>
        </w:rPr>
      </w:pPr>
      <w:r>
        <w:rPr>
          <w:rFonts w:hint="eastAsia"/>
          <w:rtl/>
        </w:rPr>
        <w:t>חיים</w:t>
      </w:r>
      <w:r>
        <w:rPr>
          <w:rtl/>
        </w:rPr>
        <w:t xml:space="preserve"> אורון (מרצ):</w:t>
      </w:r>
    </w:p>
    <w:p w14:paraId="1A191A63" w14:textId="77777777" w:rsidR="00000000" w:rsidRDefault="007C71EE">
      <w:pPr>
        <w:pStyle w:val="a"/>
        <w:rPr>
          <w:rFonts w:hint="cs"/>
          <w:rtl/>
        </w:rPr>
      </w:pPr>
    </w:p>
    <w:p w14:paraId="50160E3F" w14:textId="77777777" w:rsidR="00000000" w:rsidRDefault="007C71EE">
      <w:pPr>
        <w:pStyle w:val="a"/>
        <w:rPr>
          <w:rFonts w:hint="cs"/>
          <w:rtl/>
        </w:rPr>
      </w:pPr>
      <w:r>
        <w:rPr>
          <w:rFonts w:hint="cs"/>
          <w:rtl/>
        </w:rPr>
        <w:t>כ</w:t>
      </w:r>
      <w:r>
        <w:rPr>
          <w:rFonts w:hint="cs"/>
          <w:rtl/>
        </w:rPr>
        <w:t>ך גם בצרפת?</w:t>
      </w:r>
    </w:p>
    <w:p w14:paraId="792D6F42" w14:textId="77777777" w:rsidR="00000000" w:rsidRDefault="007C71EE">
      <w:pPr>
        <w:pStyle w:val="a"/>
        <w:ind w:firstLine="0"/>
        <w:rPr>
          <w:rFonts w:hint="cs"/>
          <w:rtl/>
        </w:rPr>
      </w:pPr>
    </w:p>
    <w:p w14:paraId="5F123827" w14:textId="77777777" w:rsidR="00000000" w:rsidRDefault="007C71EE">
      <w:pPr>
        <w:pStyle w:val="SpeakerCon"/>
        <w:rPr>
          <w:rtl/>
        </w:rPr>
      </w:pPr>
      <w:bookmarkStart w:id="1023" w:name="FS000001053T27_05_2003_09_03_05C"/>
      <w:bookmarkEnd w:id="1023"/>
      <w:r>
        <w:rPr>
          <w:rFonts w:hint="eastAsia"/>
          <w:rtl/>
        </w:rPr>
        <w:t>חמי</w:t>
      </w:r>
      <w:r>
        <w:rPr>
          <w:rtl/>
        </w:rPr>
        <w:t xml:space="preserve"> דורון (שינוי):</w:t>
      </w:r>
    </w:p>
    <w:p w14:paraId="59010FB3" w14:textId="77777777" w:rsidR="00000000" w:rsidRDefault="007C71EE">
      <w:pPr>
        <w:pStyle w:val="a"/>
        <w:rPr>
          <w:rFonts w:hint="cs"/>
          <w:rtl/>
        </w:rPr>
      </w:pPr>
    </w:p>
    <w:p w14:paraId="18C43693" w14:textId="77777777" w:rsidR="00000000" w:rsidRDefault="007C71EE">
      <w:pPr>
        <w:pStyle w:val="a"/>
        <w:rPr>
          <w:rFonts w:hint="cs"/>
          <w:rtl/>
        </w:rPr>
      </w:pPr>
      <w:r>
        <w:rPr>
          <w:rFonts w:hint="cs"/>
          <w:rtl/>
        </w:rPr>
        <w:t>גם בצרפת קרנות הפנסיה בפשיטת רגל?</w:t>
      </w:r>
    </w:p>
    <w:p w14:paraId="3A6E5223" w14:textId="77777777" w:rsidR="00000000" w:rsidRDefault="007C71EE">
      <w:pPr>
        <w:pStyle w:val="a"/>
        <w:ind w:firstLine="0"/>
        <w:rPr>
          <w:rFonts w:hint="cs"/>
          <w:rtl/>
        </w:rPr>
      </w:pPr>
    </w:p>
    <w:p w14:paraId="3551CD0D" w14:textId="77777777" w:rsidR="00000000" w:rsidRDefault="007C71EE">
      <w:pPr>
        <w:pStyle w:val="ac"/>
        <w:rPr>
          <w:rtl/>
        </w:rPr>
      </w:pPr>
      <w:r>
        <w:rPr>
          <w:rFonts w:hint="eastAsia"/>
          <w:rtl/>
        </w:rPr>
        <w:t>חיים</w:t>
      </w:r>
      <w:r>
        <w:rPr>
          <w:rtl/>
        </w:rPr>
        <w:t xml:space="preserve"> אורון (מרצ):</w:t>
      </w:r>
    </w:p>
    <w:p w14:paraId="1E343860" w14:textId="77777777" w:rsidR="00000000" w:rsidRDefault="007C71EE">
      <w:pPr>
        <w:pStyle w:val="a"/>
        <w:rPr>
          <w:rFonts w:hint="cs"/>
          <w:rtl/>
        </w:rPr>
      </w:pPr>
    </w:p>
    <w:p w14:paraId="54638DBF" w14:textId="77777777" w:rsidR="00000000" w:rsidRDefault="007C71EE">
      <w:pPr>
        <w:pStyle w:val="a"/>
        <w:rPr>
          <w:rFonts w:hint="cs"/>
          <w:rtl/>
        </w:rPr>
      </w:pPr>
      <w:r>
        <w:rPr>
          <w:rFonts w:hint="cs"/>
          <w:rtl/>
        </w:rPr>
        <w:t>כן.</w:t>
      </w:r>
    </w:p>
    <w:p w14:paraId="0A41AE2F" w14:textId="77777777" w:rsidR="00000000" w:rsidRDefault="007C71EE">
      <w:pPr>
        <w:pStyle w:val="a"/>
        <w:ind w:firstLine="0"/>
        <w:rPr>
          <w:rFonts w:hint="cs"/>
          <w:rtl/>
        </w:rPr>
      </w:pPr>
    </w:p>
    <w:p w14:paraId="14C3F3BB" w14:textId="77777777" w:rsidR="00000000" w:rsidRDefault="007C71EE">
      <w:pPr>
        <w:pStyle w:val="SpeakerCon"/>
        <w:rPr>
          <w:rtl/>
        </w:rPr>
      </w:pPr>
      <w:bookmarkStart w:id="1024" w:name="FS000001053T27_05_2003_09_03_30C"/>
      <w:bookmarkEnd w:id="1024"/>
      <w:r>
        <w:rPr>
          <w:rFonts w:hint="eastAsia"/>
          <w:rtl/>
        </w:rPr>
        <w:t>חמי</w:t>
      </w:r>
      <w:r>
        <w:rPr>
          <w:rtl/>
        </w:rPr>
        <w:t xml:space="preserve"> דורון (שינוי):</w:t>
      </w:r>
    </w:p>
    <w:p w14:paraId="3C69F851" w14:textId="77777777" w:rsidR="00000000" w:rsidRDefault="007C71EE">
      <w:pPr>
        <w:pStyle w:val="a"/>
        <w:rPr>
          <w:rFonts w:hint="cs"/>
          <w:rtl/>
        </w:rPr>
      </w:pPr>
    </w:p>
    <w:p w14:paraId="48681BC9" w14:textId="77777777" w:rsidR="00000000" w:rsidRDefault="007C71EE">
      <w:pPr>
        <w:pStyle w:val="a"/>
        <w:rPr>
          <w:rFonts w:hint="cs"/>
          <w:rtl/>
        </w:rPr>
      </w:pPr>
      <w:r>
        <w:rPr>
          <w:rFonts w:hint="cs"/>
          <w:rtl/>
        </w:rPr>
        <w:t>זה אומר שאנחנו צריכים ללמוד את הדברים הרעים?</w:t>
      </w:r>
    </w:p>
    <w:p w14:paraId="5CFEB81F" w14:textId="77777777" w:rsidR="00000000" w:rsidRDefault="007C71EE">
      <w:pPr>
        <w:pStyle w:val="a"/>
        <w:ind w:firstLine="0"/>
        <w:rPr>
          <w:rFonts w:hint="cs"/>
          <w:rtl/>
        </w:rPr>
      </w:pPr>
    </w:p>
    <w:p w14:paraId="32EA6FC1" w14:textId="77777777" w:rsidR="00000000" w:rsidRDefault="007C71EE">
      <w:pPr>
        <w:pStyle w:val="ac"/>
        <w:rPr>
          <w:rtl/>
        </w:rPr>
      </w:pPr>
      <w:r>
        <w:rPr>
          <w:rFonts w:hint="eastAsia"/>
          <w:rtl/>
        </w:rPr>
        <w:t>חיים</w:t>
      </w:r>
      <w:r>
        <w:rPr>
          <w:rtl/>
        </w:rPr>
        <w:t xml:space="preserve"> אורון (מרצ):</w:t>
      </w:r>
    </w:p>
    <w:p w14:paraId="66CE0791" w14:textId="77777777" w:rsidR="00000000" w:rsidRDefault="007C71EE">
      <w:pPr>
        <w:pStyle w:val="a"/>
        <w:rPr>
          <w:rFonts w:hint="cs"/>
          <w:rtl/>
        </w:rPr>
      </w:pPr>
    </w:p>
    <w:p w14:paraId="09053852" w14:textId="77777777" w:rsidR="00000000" w:rsidRDefault="007C71EE">
      <w:pPr>
        <w:pStyle w:val="a"/>
        <w:rPr>
          <w:rFonts w:hint="cs"/>
          <w:rtl/>
        </w:rPr>
      </w:pPr>
      <w:r>
        <w:rPr>
          <w:rFonts w:hint="cs"/>
          <w:rtl/>
        </w:rPr>
        <w:t>שם אין הסתדרות. אולי יש בעיה אחרת?</w:t>
      </w:r>
    </w:p>
    <w:p w14:paraId="284E51D2" w14:textId="77777777" w:rsidR="00000000" w:rsidRDefault="007C71EE">
      <w:pPr>
        <w:pStyle w:val="a"/>
        <w:ind w:firstLine="0"/>
        <w:rPr>
          <w:rFonts w:hint="cs"/>
          <w:rtl/>
        </w:rPr>
      </w:pPr>
    </w:p>
    <w:p w14:paraId="5FA5A953" w14:textId="77777777" w:rsidR="00000000" w:rsidRDefault="007C71EE">
      <w:pPr>
        <w:pStyle w:val="SpeakerCon"/>
        <w:rPr>
          <w:rtl/>
        </w:rPr>
      </w:pPr>
      <w:bookmarkStart w:id="1025" w:name="FS000001053T27_05_2003_09_04_05C"/>
      <w:bookmarkEnd w:id="1025"/>
      <w:r>
        <w:rPr>
          <w:rFonts w:hint="eastAsia"/>
          <w:rtl/>
        </w:rPr>
        <w:t>חמי</w:t>
      </w:r>
      <w:r>
        <w:rPr>
          <w:rtl/>
        </w:rPr>
        <w:t xml:space="preserve"> דורון (שינוי):</w:t>
      </w:r>
    </w:p>
    <w:p w14:paraId="715DAC4B" w14:textId="77777777" w:rsidR="00000000" w:rsidRDefault="007C71EE">
      <w:pPr>
        <w:pStyle w:val="a"/>
        <w:rPr>
          <w:rFonts w:hint="cs"/>
          <w:rtl/>
        </w:rPr>
      </w:pPr>
    </w:p>
    <w:p w14:paraId="31A79C9A" w14:textId="77777777" w:rsidR="00000000" w:rsidRDefault="007C71EE">
      <w:pPr>
        <w:pStyle w:val="a"/>
        <w:rPr>
          <w:rFonts w:hint="cs"/>
          <w:rtl/>
        </w:rPr>
      </w:pPr>
      <w:r>
        <w:rPr>
          <w:rFonts w:hint="cs"/>
          <w:rtl/>
        </w:rPr>
        <w:t>הבעיה האמיתית היא במינו</w:t>
      </w:r>
      <w:r>
        <w:rPr>
          <w:rFonts w:hint="cs"/>
          <w:rtl/>
        </w:rPr>
        <w:t>י מנהלים כושלים.</w:t>
      </w:r>
    </w:p>
    <w:p w14:paraId="062F9465" w14:textId="77777777" w:rsidR="00000000" w:rsidRDefault="007C71EE">
      <w:pPr>
        <w:pStyle w:val="a"/>
        <w:ind w:firstLine="0"/>
        <w:rPr>
          <w:rFonts w:hint="cs"/>
          <w:rtl/>
        </w:rPr>
      </w:pPr>
    </w:p>
    <w:p w14:paraId="6A5C8F00" w14:textId="77777777" w:rsidR="00000000" w:rsidRDefault="007C71EE">
      <w:pPr>
        <w:pStyle w:val="ac"/>
        <w:rPr>
          <w:rtl/>
        </w:rPr>
      </w:pPr>
      <w:r>
        <w:rPr>
          <w:rFonts w:hint="eastAsia"/>
          <w:rtl/>
        </w:rPr>
        <w:t>חיים</w:t>
      </w:r>
      <w:r>
        <w:rPr>
          <w:rtl/>
        </w:rPr>
        <w:t xml:space="preserve"> אורון (מרצ):</w:t>
      </w:r>
    </w:p>
    <w:p w14:paraId="7BE6E88F" w14:textId="77777777" w:rsidR="00000000" w:rsidRDefault="007C71EE">
      <w:pPr>
        <w:pStyle w:val="a"/>
        <w:rPr>
          <w:rFonts w:hint="cs"/>
          <w:rtl/>
        </w:rPr>
      </w:pPr>
    </w:p>
    <w:p w14:paraId="6474B5ED" w14:textId="77777777" w:rsidR="00000000" w:rsidRDefault="007C71EE">
      <w:pPr>
        <w:pStyle w:val="a"/>
        <w:rPr>
          <w:rFonts w:hint="cs"/>
          <w:rtl/>
        </w:rPr>
      </w:pPr>
      <w:r>
        <w:rPr>
          <w:rFonts w:hint="cs"/>
          <w:rtl/>
        </w:rPr>
        <w:t>אפשר להפריע לך לדקה?</w:t>
      </w:r>
    </w:p>
    <w:p w14:paraId="6C74283A" w14:textId="77777777" w:rsidR="00000000" w:rsidRDefault="007C71EE">
      <w:pPr>
        <w:pStyle w:val="a"/>
        <w:ind w:firstLine="0"/>
        <w:rPr>
          <w:rtl/>
        </w:rPr>
      </w:pPr>
    </w:p>
    <w:p w14:paraId="3F381ED3" w14:textId="77777777" w:rsidR="00000000" w:rsidRDefault="007C71EE">
      <w:pPr>
        <w:pStyle w:val="a"/>
        <w:ind w:firstLine="0"/>
        <w:rPr>
          <w:rFonts w:hint="cs"/>
          <w:rtl/>
        </w:rPr>
      </w:pPr>
    </w:p>
    <w:p w14:paraId="670351E7" w14:textId="77777777" w:rsidR="00000000" w:rsidRDefault="007C71EE">
      <w:pPr>
        <w:pStyle w:val="SpeakerCon"/>
        <w:rPr>
          <w:rtl/>
        </w:rPr>
      </w:pPr>
      <w:bookmarkStart w:id="1026" w:name="FS000001053T27_05_2003_09_04_39C"/>
      <w:bookmarkEnd w:id="1026"/>
      <w:r>
        <w:rPr>
          <w:rFonts w:hint="eastAsia"/>
          <w:rtl/>
        </w:rPr>
        <w:t>חמי</w:t>
      </w:r>
      <w:r>
        <w:rPr>
          <w:rtl/>
        </w:rPr>
        <w:t xml:space="preserve"> דורון (שינוי):</w:t>
      </w:r>
    </w:p>
    <w:p w14:paraId="0569EF2D" w14:textId="77777777" w:rsidR="00000000" w:rsidRDefault="007C71EE">
      <w:pPr>
        <w:pStyle w:val="a"/>
        <w:rPr>
          <w:rFonts w:hint="cs"/>
          <w:rtl/>
        </w:rPr>
      </w:pPr>
    </w:p>
    <w:p w14:paraId="4C09462C" w14:textId="77777777" w:rsidR="00000000" w:rsidRDefault="007C71EE">
      <w:pPr>
        <w:pStyle w:val="a"/>
        <w:rPr>
          <w:rFonts w:hint="cs"/>
          <w:rtl/>
        </w:rPr>
      </w:pPr>
      <w:r>
        <w:rPr>
          <w:rFonts w:hint="cs"/>
          <w:rtl/>
        </w:rPr>
        <w:t>לא, הכול על חשבוני. לא הפרעתי לך כשדיברת, חבר הכנסת אורון, הקשבתי קשב רב לדבריך. כאשר ניסיתי קודם לעשות שמח, אמרו לי שאסור לדבר. יושב-ראש הישיבה הקודם אמר לי: בוועדה תתווכח, כא</w:t>
      </w:r>
      <w:r>
        <w:rPr>
          <w:rFonts w:hint="cs"/>
          <w:rtl/>
        </w:rPr>
        <w:t>ן אתה לא יכול לדבר, אז שתקתי. לכן אני מבקש: תכבד אותי.</w:t>
      </w:r>
    </w:p>
    <w:p w14:paraId="1AD5E200" w14:textId="77777777" w:rsidR="00000000" w:rsidRDefault="007C71EE">
      <w:pPr>
        <w:pStyle w:val="a"/>
        <w:ind w:firstLine="0"/>
        <w:rPr>
          <w:rFonts w:hint="cs"/>
          <w:rtl/>
        </w:rPr>
      </w:pPr>
    </w:p>
    <w:p w14:paraId="1A4BCF94" w14:textId="77777777" w:rsidR="00000000" w:rsidRDefault="007C71EE">
      <w:pPr>
        <w:pStyle w:val="ac"/>
        <w:rPr>
          <w:rtl/>
        </w:rPr>
      </w:pPr>
      <w:r>
        <w:rPr>
          <w:rFonts w:hint="eastAsia"/>
          <w:rtl/>
        </w:rPr>
        <w:t>חיים</w:t>
      </w:r>
      <w:r>
        <w:rPr>
          <w:rtl/>
        </w:rPr>
        <w:t xml:space="preserve"> אורון (מרצ):</w:t>
      </w:r>
    </w:p>
    <w:p w14:paraId="69670F5E" w14:textId="77777777" w:rsidR="00000000" w:rsidRDefault="007C71EE">
      <w:pPr>
        <w:pStyle w:val="a"/>
        <w:rPr>
          <w:rFonts w:hint="cs"/>
          <w:rtl/>
        </w:rPr>
      </w:pPr>
    </w:p>
    <w:p w14:paraId="31C5889A" w14:textId="77777777" w:rsidR="00000000" w:rsidRDefault="007C71EE">
      <w:pPr>
        <w:pStyle w:val="a"/>
        <w:rPr>
          <w:rFonts w:hint="cs"/>
          <w:rtl/>
        </w:rPr>
      </w:pPr>
      <w:r>
        <w:rPr>
          <w:rFonts w:hint="cs"/>
          <w:rtl/>
        </w:rPr>
        <w:t>נניח שמנהלי הקרנות לקחו מיליארד, מה עם 9 המיליארדים האחרים?</w:t>
      </w:r>
    </w:p>
    <w:p w14:paraId="021654AA" w14:textId="77777777" w:rsidR="00000000" w:rsidRDefault="007C71EE">
      <w:pPr>
        <w:pStyle w:val="a"/>
        <w:ind w:firstLine="0"/>
        <w:rPr>
          <w:rFonts w:hint="cs"/>
          <w:rtl/>
        </w:rPr>
      </w:pPr>
    </w:p>
    <w:p w14:paraId="2DBAB3A2" w14:textId="77777777" w:rsidR="00000000" w:rsidRDefault="007C71EE">
      <w:pPr>
        <w:pStyle w:val="SpeakerCon"/>
        <w:rPr>
          <w:rtl/>
        </w:rPr>
      </w:pPr>
      <w:bookmarkStart w:id="1027" w:name="FS000001053T27_05_2003_09_06_27C"/>
      <w:bookmarkEnd w:id="1027"/>
      <w:r>
        <w:rPr>
          <w:rtl/>
        </w:rPr>
        <w:t>חמי דורון (שינוי):</w:t>
      </w:r>
    </w:p>
    <w:p w14:paraId="6E8A1855" w14:textId="77777777" w:rsidR="00000000" w:rsidRDefault="007C71EE">
      <w:pPr>
        <w:pStyle w:val="a"/>
        <w:rPr>
          <w:rtl/>
        </w:rPr>
      </w:pPr>
    </w:p>
    <w:p w14:paraId="42D4547D" w14:textId="77777777" w:rsidR="00000000" w:rsidRDefault="007C71EE">
      <w:pPr>
        <w:pStyle w:val="a"/>
        <w:rPr>
          <w:rFonts w:hint="cs"/>
          <w:rtl/>
        </w:rPr>
      </w:pPr>
      <w:r>
        <w:rPr>
          <w:rFonts w:hint="cs"/>
          <w:rtl/>
        </w:rPr>
        <w:t>הבעיה היא, חבר הכנסת אורון, שלא מדובר במיליארד. הניהול לא נכון, הניהול כושל, הוא נעשה בחוסר הבנה  של</w:t>
      </w:r>
      <w:r>
        <w:rPr>
          <w:rFonts w:hint="cs"/>
          <w:rtl/>
        </w:rPr>
        <w:t xml:space="preserve"> התהליכים האקטואריים. אני בא מהתחום הזה, אדוני, ולכן אני אומר לך, שאם מישהו לא מבין מהם התהליכים האקטואריים, מה קורה בלוחות התמותה, מה קורה כאשר נותנים מעבר למה שמגיע, כאשר אנשים מקבלים תוספות שכר שבוע לפני שהם יוצאים לפנסיה, כדי להגדיל את הפנסיה שלהם ב=2,</w:t>
      </w:r>
      <w:r>
        <w:rPr>
          <w:rFonts w:hint="cs"/>
          <w:rtl/>
        </w:rPr>
        <w:t>000 שקלים - אלה הסכמים שההסתדרות חתמה עליהם ברשות הנמלים. זה מה שגורם לגירעון של עשרות מיליארדים.</w:t>
      </w:r>
    </w:p>
    <w:p w14:paraId="66BA108E" w14:textId="77777777" w:rsidR="00000000" w:rsidRDefault="007C71EE">
      <w:pPr>
        <w:pStyle w:val="a"/>
        <w:ind w:firstLine="0"/>
        <w:rPr>
          <w:rFonts w:hint="cs"/>
          <w:rtl/>
        </w:rPr>
      </w:pPr>
    </w:p>
    <w:p w14:paraId="0B1A0CED" w14:textId="77777777" w:rsidR="00000000" w:rsidRDefault="007C71EE">
      <w:pPr>
        <w:pStyle w:val="ac"/>
        <w:rPr>
          <w:rtl/>
        </w:rPr>
      </w:pPr>
      <w:r>
        <w:rPr>
          <w:rFonts w:hint="eastAsia"/>
          <w:rtl/>
        </w:rPr>
        <w:t>חיים</w:t>
      </w:r>
      <w:r>
        <w:rPr>
          <w:rtl/>
        </w:rPr>
        <w:t xml:space="preserve"> אורון (מרצ):</w:t>
      </w:r>
    </w:p>
    <w:p w14:paraId="016EA4D0" w14:textId="77777777" w:rsidR="00000000" w:rsidRDefault="007C71EE">
      <w:pPr>
        <w:pStyle w:val="a"/>
        <w:rPr>
          <w:rFonts w:hint="cs"/>
          <w:rtl/>
        </w:rPr>
      </w:pPr>
    </w:p>
    <w:p w14:paraId="0CB56255" w14:textId="77777777" w:rsidR="00000000" w:rsidRDefault="007C71EE">
      <w:pPr>
        <w:pStyle w:val="a"/>
        <w:rPr>
          <w:rFonts w:hint="cs"/>
          <w:rtl/>
        </w:rPr>
      </w:pPr>
      <w:r>
        <w:rPr>
          <w:rFonts w:hint="cs"/>
          <w:rtl/>
        </w:rPr>
        <w:t>אתה רוצה לומר שפרופסור אביה ספיבק ופרופסור דן שפרינצק לא מבינים באקטואריה. רק אתה מבין באקטואריה.</w:t>
      </w:r>
    </w:p>
    <w:p w14:paraId="258A1526" w14:textId="77777777" w:rsidR="00000000" w:rsidRDefault="007C71EE">
      <w:pPr>
        <w:pStyle w:val="a"/>
        <w:ind w:firstLine="0"/>
        <w:rPr>
          <w:rFonts w:hint="cs"/>
          <w:rtl/>
        </w:rPr>
      </w:pPr>
    </w:p>
    <w:p w14:paraId="3D5A0F9C" w14:textId="77777777" w:rsidR="00000000" w:rsidRDefault="007C71EE">
      <w:pPr>
        <w:pStyle w:val="ad"/>
        <w:rPr>
          <w:rtl/>
        </w:rPr>
      </w:pPr>
      <w:r>
        <w:rPr>
          <w:rtl/>
        </w:rPr>
        <w:t>היו"ר מיכאל נודלמן:</w:t>
      </w:r>
    </w:p>
    <w:p w14:paraId="4315A9BA" w14:textId="77777777" w:rsidR="00000000" w:rsidRDefault="007C71EE">
      <w:pPr>
        <w:pStyle w:val="a"/>
        <w:rPr>
          <w:rtl/>
        </w:rPr>
      </w:pPr>
    </w:p>
    <w:p w14:paraId="311D22D5" w14:textId="77777777" w:rsidR="00000000" w:rsidRDefault="007C71EE">
      <w:pPr>
        <w:pStyle w:val="a"/>
        <w:rPr>
          <w:rFonts w:hint="cs"/>
          <w:rtl/>
        </w:rPr>
      </w:pPr>
      <w:r>
        <w:rPr>
          <w:rFonts w:hint="cs"/>
          <w:rtl/>
        </w:rPr>
        <w:t>חבר הכנסת עבד-אלמא</w:t>
      </w:r>
      <w:r>
        <w:rPr>
          <w:rFonts w:hint="cs"/>
          <w:rtl/>
        </w:rPr>
        <w:t>לכ דהאמשה, עשר דקות, ואחריו - חבר הכנסת עמרם מצנע.</w:t>
      </w:r>
    </w:p>
    <w:p w14:paraId="45CE0C30" w14:textId="77777777" w:rsidR="00000000" w:rsidRDefault="007C71EE">
      <w:pPr>
        <w:pStyle w:val="a"/>
        <w:ind w:firstLine="0"/>
        <w:rPr>
          <w:rFonts w:hint="cs"/>
          <w:rtl/>
        </w:rPr>
      </w:pPr>
    </w:p>
    <w:p w14:paraId="0CB659DE" w14:textId="77777777" w:rsidR="00000000" w:rsidRDefault="007C71EE">
      <w:pPr>
        <w:pStyle w:val="Speaker"/>
        <w:rPr>
          <w:rtl/>
        </w:rPr>
      </w:pPr>
      <w:bookmarkStart w:id="1028" w:name="FS000000550T27_05_2003_09_17_47"/>
      <w:bookmarkEnd w:id="1028"/>
      <w:r>
        <w:rPr>
          <w:rFonts w:hint="eastAsia"/>
          <w:rtl/>
        </w:rPr>
        <w:t>עבד</w:t>
      </w:r>
      <w:r>
        <w:rPr>
          <w:rtl/>
        </w:rPr>
        <w:t>-אלמאלכ דהאמשה (רע"ם):</w:t>
      </w:r>
    </w:p>
    <w:p w14:paraId="4AA2579D" w14:textId="77777777" w:rsidR="00000000" w:rsidRDefault="007C71EE">
      <w:pPr>
        <w:pStyle w:val="a"/>
        <w:rPr>
          <w:rFonts w:hint="cs"/>
          <w:rtl/>
        </w:rPr>
      </w:pPr>
    </w:p>
    <w:p w14:paraId="51080431" w14:textId="77777777" w:rsidR="00000000" w:rsidRDefault="007C71EE">
      <w:pPr>
        <w:pStyle w:val="a"/>
        <w:rPr>
          <w:rFonts w:hint="cs"/>
          <w:rtl/>
        </w:rPr>
      </w:pPr>
      <w:r>
        <w:rPr>
          <w:rFonts w:hint="cs"/>
          <w:rtl/>
        </w:rPr>
        <w:t xml:space="preserve">כבוד היושב-ראש, חברי חברי הכנסת, ממשלה אין, גם שר האוצר אין, אפילו ועדת הכספים אין. </w:t>
      </w:r>
    </w:p>
    <w:p w14:paraId="3B95A3B1" w14:textId="77777777" w:rsidR="00000000" w:rsidRDefault="007C71EE">
      <w:pPr>
        <w:pStyle w:val="a"/>
        <w:rPr>
          <w:rFonts w:hint="cs"/>
          <w:rtl/>
        </w:rPr>
      </w:pPr>
    </w:p>
    <w:p w14:paraId="76B5999C" w14:textId="77777777" w:rsidR="00000000" w:rsidRDefault="007C71EE">
      <w:pPr>
        <w:pStyle w:val="a"/>
        <w:rPr>
          <w:rFonts w:hint="cs"/>
          <w:rtl/>
        </w:rPr>
      </w:pPr>
      <w:r>
        <w:rPr>
          <w:rFonts w:hint="cs"/>
          <w:rtl/>
        </w:rPr>
        <w:t xml:space="preserve">קודמי דיבר על ניהול כושל. איני יודע אם אפשר לומר על התוכנית הכלכלית בלשון המעטה, כי היא רק </w:t>
      </w:r>
      <w:r>
        <w:rPr>
          <w:rFonts w:hint="cs"/>
          <w:rtl/>
        </w:rPr>
        <w:t>תוצאה של ניהול כושל. אני חושב שיש כאן ניהול פושע, לא רק ניהול כושל. כאשר התוכנית הכלכלית מקצצת לשכבות החלשות בכוונת מכוון ובאופן דורסני, על-פי השקפת עולם דרוויניסטית, מחזקת את בעלי ההון, מורידה להם מסים ומרוששת את השכבות החלשות, איך אפשר לתאר את זה אם לא כ</w:t>
      </w:r>
      <w:r>
        <w:rPr>
          <w:rFonts w:hint="cs"/>
          <w:rtl/>
        </w:rPr>
        <w:t xml:space="preserve">ניהול פושע. </w:t>
      </w:r>
    </w:p>
    <w:p w14:paraId="2FD2ED7C" w14:textId="77777777" w:rsidR="00000000" w:rsidRDefault="007C71EE">
      <w:pPr>
        <w:pStyle w:val="a"/>
        <w:rPr>
          <w:rFonts w:hint="cs"/>
          <w:rtl/>
        </w:rPr>
      </w:pPr>
    </w:p>
    <w:p w14:paraId="49ED729B" w14:textId="77777777" w:rsidR="00000000" w:rsidRDefault="007C71EE">
      <w:pPr>
        <w:pStyle w:val="a"/>
        <w:rPr>
          <w:rFonts w:hint="cs"/>
          <w:rtl/>
        </w:rPr>
      </w:pPr>
      <w:r>
        <w:rPr>
          <w:rFonts w:hint="cs"/>
          <w:rtl/>
        </w:rPr>
        <w:t>אביא רק שתיים-שלוש דוגמאות, הואיל ואני מוגבל מאוד בזמן ואיני רוצה לריב עם היושב-ראש. ניקח כדוגמה את הנשים: מהי תוחלת החיים הממוצעת של נשים? נדמה לי 70-71 שנים. נשים יכלו לפרוש בגיל 60, אבל ממחר בבוקר או ממחר בערב, לאחר שהתוכנית הזאת תאושר, נש</w:t>
      </w:r>
      <w:r>
        <w:rPr>
          <w:rFonts w:hint="cs"/>
          <w:rtl/>
        </w:rPr>
        <w:t>ים לא תוכלנה לפרוש לפני גיל 67. מה יש לנתניהו, מה יש לממשלת ישראל נגד נשים? מעלים את גיל הפרישה בשבע שנים תמימות. נשאר להן לחיות אחר כך שלוש-ארבע שנים בממוצע. נשים שעבדו כל חייהן, שגידלו אותנו, שנושאות בעול החברתי הכבד - למה לא לתת להן לחיות, לתת להן ליהנו</w:t>
      </w:r>
      <w:r>
        <w:rPr>
          <w:rFonts w:hint="cs"/>
          <w:rtl/>
        </w:rPr>
        <w:t>ת  בשבע, עשר השנים האחרונות לחייהן? נשים אלה תרמו גם לקרנות, גם לפנסיה, גם לביטוח הלאומי, אדוני שר האוצר שאיננו. מאיפה באים כספי הביטוח הלאומי, אם לא מכולנו. הנשים העובדות משלמות ביטוח לאומי. אלו שרצו יכלו לפרוש בגיל 60. אם יש נשים חרוצות שרוצות להמשיך לעב</w:t>
      </w:r>
      <w:r>
        <w:rPr>
          <w:rFonts w:hint="cs"/>
          <w:rtl/>
        </w:rPr>
        <w:t>וד, אף אחד לא מונע מהן, אבל כאן התוכנית באה לכפות עליהן, אם הן רוצות להתפרנס, עבודה עד גיל 67. רק לאחר מכן תוכלנה ליהנות מזכויות הפנסיה שלהן.</w:t>
      </w:r>
    </w:p>
    <w:p w14:paraId="355285DE" w14:textId="77777777" w:rsidR="00000000" w:rsidRDefault="007C71EE">
      <w:pPr>
        <w:pStyle w:val="a"/>
        <w:rPr>
          <w:rFonts w:hint="cs"/>
          <w:rtl/>
        </w:rPr>
      </w:pPr>
    </w:p>
    <w:p w14:paraId="39E65C28" w14:textId="77777777" w:rsidR="00000000" w:rsidRDefault="007C71EE">
      <w:pPr>
        <w:pStyle w:val="a"/>
        <w:rPr>
          <w:rFonts w:hint="cs"/>
          <w:rtl/>
        </w:rPr>
      </w:pPr>
      <w:r>
        <w:rPr>
          <w:rFonts w:hint="cs"/>
          <w:rtl/>
        </w:rPr>
        <w:t>אני חושב שאין דוגמה יותר מנקרת את העין, המראה עד כמה התוכנית הזאת דורסנית ופושעת - אולי הדוגמה של משפחות מרובות י</w:t>
      </w:r>
      <w:r>
        <w:rPr>
          <w:rFonts w:hint="cs"/>
          <w:rtl/>
        </w:rPr>
        <w:t>לדים. גם כאן התוכנית דורסת את המשפחות. אלה שיסבלו יותר הם אלה שיש להם יותר ילדים. כנראה במדינה שלנו לא רוצים ילדים, לא רוצים להתברך בדור הצעיר. זו השקפת שינוי ושר האוצר, אשר אומרת שהחזקים יחיו והחלשים מיותרים. מי צריך אותם, מי צריך ילדים? אם התוכנית הזאת ת</w:t>
      </w:r>
      <w:r>
        <w:rPr>
          <w:rFonts w:hint="cs"/>
          <w:rtl/>
        </w:rPr>
        <w:t>עבור, משפחה עם עשרה ילדים</w:t>
      </w:r>
      <w:r>
        <w:rPr>
          <w:rtl/>
        </w:rPr>
        <w:t xml:space="preserve"> </w:t>
      </w:r>
      <w:r>
        <w:rPr>
          <w:rFonts w:hint="cs"/>
          <w:rtl/>
        </w:rPr>
        <w:t>תקבל 1,180 שקלים בחודש. 1,180 שקלים בחודש לעשרה ילדים, זה מה שיישאר מקצבאות הילדים. היום מקבלת 70%  מן הסכום הזה משפחה עם שני ילדים. שני הילדים הראשונים מקבלים את זה.</w:t>
      </w:r>
    </w:p>
    <w:p w14:paraId="556A4172" w14:textId="77777777" w:rsidR="00000000" w:rsidRDefault="007C71EE">
      <w:pPr>
        <w:pStyle w:val="a"/>
        <w:rPr>
          <w:rFonts w:hint="cs"/>
          <w:rtl/>
        </w:rPr>
      </w:pPr>
    </w:p>
    <w:p w14:paraId="685DA73A" w14:textId="77777777" w:rsidR="00000000" w:rsidRDefault="007C71EE">
      <w:pPr>
        <w:pStyle w:val="a"/>
        <w:rPr>
          <w:rFonts w:hint="cs"/>
          <w:rtl/>
        </w:rPr>
      </w:pPr>
      <w:r>
        <w:rPr>
          <w:rFonts w:hint="cs"/>
          <w:rtl/>
        </w:rPr>
        <w:t>אנחנו מכירים את המצב הכלכלי שאנחנו חיים בו. אני לא רוצה לדבר ע</w:t>
      </w:r>
      <w:r>
        <w:rPr>
          <w:rFonts w:hint="cs"/>
          <w:rtl/>
        </w:rPr>
        <w:t>ל המשפחות הערביות המרוששות מכל כיוון. אם נדבר על אבטלה, 20 היישובים המובילים הם ערביים, ומספר כל היישובים הערביים המובילים מגיע ל=25. אם מדברים על עוני, כל ילד שני במגזר הערבי הוא עני. בממוצע הארצי מדובר בכל ילד שלישי, או משהו קרוב לכך.</w:t>
      </w:r>
    </w:p>
    <w:p w14:paraId="6BE53CBA" w14:textId="77777777" w:rsidR="00000000" w:rsidRDefault="007C71EE">
      <w:pPr>
        <w:pStyle w:val="a"/>
        <w:rPr>
          <w:rFonts w:hint="cs"/>
          <w:rtl/>
        </w:rPr>
      </w:pPr>
    </w:p>
    <w:p w14:paraId="5457918C" w14:textId="77777777" w:rsidR="00000000" w:rsidRDefault="007C71EE">
      <w:pPr>
        <w:pStyle w:val="a"/>
        <w:rPr>
          <w:rFonts w:hint="cs"/>
          <w:rtl/>
        </w:rPr>
      </w:pPr>
      <w:r>
        <w:rPr>
          <w:rFonts w:hint="cs"/>
          <w:rtl/>
        </w:rPr>
        <w:t>אני לא רוצה להמשיך</w:t>
      </w:r>
      <w:r>
        <w:rPr>
          <w:rFonts w:hint="cs"/>
          <w:rtl/>
        </w:rPr>
        <w:t xml:space="preserve"> בדוגמאות האלה. אני רוצה לכבד את פרק הזמן שהיושב-ראש עומד עליו. שמעתי כמה דיברו דוברים קודמים. זה שהיה לפני דיבר לפחות 20 דקות, אני רוצה לדבר 15 דקות, משהו באמצע. אעבור לשפה הערבית.</w:t>
      </w:r>
    </w:p>
    <w:p w14:paraId="3E7789F1" w14:textId="77777777" w:rsidR="00000000" w:rsidRDefault="007C71EE">
      <w:pPr>
        <w:pStyle w:val="a"/>
        <w:rPr>
          <w:rFonts w:hint="cs"/>
          <w:rtl/>
        </w:rPr>
      </w:pPr>
    </w:p>
    <w:p w14:paraId="0AF3B37A" w14:textId="77777777" w:rsidR="00000000" w:rsidRDefault="007C71EE">
      <w:pPr>
        <w:pStyle w:val="a"/>
        <w:rPr>
          <w:rFonts w:hint="cs"/>
          <w:rtl/>
        </w:rPr>
      </w:pPr>
      <w:r>
        <w:rPr>
          <w:rFonts w:hint="cs"/>
          <w:rtl/>
        </w:rPr>
        <w:t>(נושא דברים בשפה הערבית; להלן תרגומם לעברית:</w:t>
      </w:r>
    </w:p>
    <w:p w14:paraId="42390964" w14:textId="77777777" w:rsidR="00000000" w:rsidRDefault="007C71EE">
      <w:pPr>
        <w:pStyle w:val="a"/>
        <w:rPr>
          <w:rFonts w:hint="cs"/>
          <w:rtl/>
        </w:rPr>
      </w:pPr>
    </w:p>
    <w:p w14:paraId="212A1267" w14:textId="77777777" w:rsidR="00000000" w:rsidRDefault="007C71EE">
      <w:pPr>
        <w:pStyle w:val="a"/>
        <w:rPr>
          <w:rFonts w:hint="cs"/>
          <w:rtl/>
        </w:rPr>
      </w:pPr>
      <w:r>
        <w:rPr>
          <w:rFonts w:hint="cs"/>
          <w:rtl/>
        </w:rPr>
        <w:t>בשם האל הרחמן והרחום, האחים</w:t>
      </w:r>
      <w:r>
        <w:rPr>
          <w:rFonts w:hint="cs"/>
          <w:rtl/>
        </w:rPr>
        <w:t xml:space="preserve"> הצופים והמאזינים, כפי שציינתי קודם, הנושא הוא התוכנית הכלכלית החדשה, או כפי שמכנים אותה שר האוצר והסגניו </w:t>
      </w:r>
      <w:r>
        <w:rPr>
          <w:rtl/>
        </w:rPr>
        <w:t>–</w:t>
      </w:r>
      <w:r>
        <w:rPr>
          <w:rFonts w:hint="cs"/>
          <w:rtl/>
        </w:rPr>
        <w:t xml:space="preserve"> התוכנית להבראת המשק. אמרתי שהתוכנית הזאת לא רק שלא מבריאה את המשק, אלא זו תוכנית</w:t>
      </w:r>
      <w:r>
        <w:rPr>
          <w:rFonts w:hint="cs"/>
        </w:rPr>
        <w:t xml:space="preserve"> </w:t>
      </w:r>
      <w:r>
        <w:rPr>
          <w:rFonts w:hint="cs"/>
          <w:rtl/>
        </w:rPr>
        <w:t xml:space="preserve"> כושלת עד כדי כך, שביכולתנו לכנותה "תוכנית פושעת". אמרתי "פושעת", ש</w:t>
      </w:r>
      <w:r>
        <w:rPr>
          <w:rFonts w:hint="cs"/>
          <w:rtl/>
        </w:rPr>
        <w:t>כן היא פושעת באופן מיוחד כלפי השכבות החלשות בחברה. דיברתי בפרט על ציבור הנשים. האמהות הנכבדות והטובות האלה נושאות בכל הנטל החברתי, מחנכות את הילדים ומבצעות את כל מטלות הבית, ואז הן עובדות שעות נוספות על חשבון בריאותן וזמנן, שבו היו מסוגלות לעשות כל דבר אחר</w:t>
      </w:r>
      <w:r>
        <w:rPr>
          <w:rFonts w:hint="cs"/>
          <w:rtl/>
        </w:rPr>
        <w:t xml:space="preserve"> לו אפשר זאת המשק. הן עובדות שעות ארוכות וימים ארוכים כדי לעזור במימון משק הבית ובהעמדתו על רגליו. עד עכשיו יכלו נשים אלו לקבל ביטוחי זיקנה בגיל 60. התוכנית הפושעת החדשה אומרת שכל אשה תקבל קצבת זיקנה רק בהיותה בת 67 ומעלה. אם תוחלת החיים בארץ נעה בין 70 ל-</w:t>
      </w:r>
      <w:r>
        <w:rPr>
          <w:rFonts w:hint="cs"/>
          <w:rtl/>
        </w:rPr>
        <w:t>71, משמע שתוכנית זו אומרת לנשים: אתן תעבדו במשך כל חייכן, עד גיל 67, ועד אז אינכן זכאיות לקבל קצבאות זיקנה;  מפרי חסכונותיכן, וממה שנתתן לחברה תיהנו רק בשלוש, ארבע השנים האחרונות לחייכן. שאלה לי: מה תעשה האשה שאין ביכולתה לעבוד עד גיל 67 או שאינה רוצה בכך?</w:t>
      </w:r>
      <w:r>
        <w:rPr>
          <w:rFonts w:hint="cs"/>
          <w:rtl/>
        </w:rPr>
        <w:t xml:space="preserve"> האם לא מגיע לה לחיות בשנים האחרונות לחייה בנוחות ולקבל את הקצבאות כחוק? עד לרגע זה הקצבאות הגיעו לנשים אלה לפי החוק.</w:t>
      </w:r>
    </w:p>
    <w:p w14:paraId="6610C16C" w14:textId="77777777" w:rsidR="00000000" w:rsidRDefault="007C71EE">
      <w:pPr>
        <w:pStyle w:val="a"/>
        <w:rPr>
          <w:rFonts w:hint="cs"/>
          <w:rtl/>
        </w:rPr>
      </w:pPr>
    </w:p>
    <w:p w14:paraId="2BD93B6E" w14:textId="77777777" w:rsidR="00000000" w:rsidRDefault="007C71EE">
      <w:pPr>
        <w:pStyle w:val="a"/>
        <w:rPr>
          <w:rFonts w:hint="cs"/>
          <w:rtl/>
        </w:rPr>
      </w:pPr>
      <w:r>
        <w:rPr>
          <w:rFonts w:hint="cs"/>
          <w:rtl/>
        </w:rPr>
        <w:t>כעת באה התוכנית הפושעת הזאת לשנות את החוק ולמנוע מהנשים לקבל קצבאות זיקנה לפני גיל 67. כך היא עושה גם בנוגע לגברים. נתניהו ואנשי משרד האו</w:t>
      </w:r>
      <w:r>
        <w:rPr>
          <w:rFonts w:hint="cs"/>
          <w:rtl/>
        </w:rPr>
        <w:t>צר רוצים כנראה לטעון שיש שוויון. הם אומרים: כן, אנחנו עשינו שוויון, הנשים רוצות שישוו ביניהן לבין הגברים, אז החלנו על כולם את גיל 67, וראוי לציין שהגברים היו מקבלים את קצבאות הזיקנה בגיל 65.</w:t>
      </w:r>
    </w:p>
    <w:p w14:paraId="47C9B3B7" w14:textId="77777777" w:rsidR="00000000" w:rsidRDefault="007C71EE">
      <w:pPr>
        <w:pStyle w:val="a"/>
        <w:rPr>
          <w:rFonts w:hint="cs"/>
          <w:rtl/>
        </w:rPr>
      </w:pPr>
    </w:p>
    <w:p w14:paraId="20005BA2" w14:textId="77777777" w:rsidR="00000000" w:rsidRDefault="007C71EE">
      <w:pPr>
        <w:pStyle w:val="a"/>
        <w:rPr>
          <w:rFonts w:hint="cs"/>
          <w:rtl/>
        </w:rPr>
      </w:pPr>
      <w:r>
        <w:rPr>
          <w:rFonts w:hint="cs"/>
          <w:rtl/>
        </w:rPr>
        <w:t>הצבעתי על דוגמה אחרת בתוכנית הזאת, שאנו יוכלים לכנותה גם תוקפנות</w:t>
      </w:r>
      <w:r>
        <w:rPr>
          <w:rFonts w:hint="cs"/>
          <w:rtl/>
        </w:rPr>
        <w:t xml:space="preserve"> פושעת נגד המשפחות העניות </w:t>
      </w:r>
      <w:r>
        <w:rPr>
          <w:rtl/>
        </w:rPr>
        <w:t>–</w:t>
      </w:r>
      <w:r>
        <w:rPr>
          <w:rFonts w:hint="cs"/>
          <w:rtl/>
        </w:rPr>
        <w:t xml:space="preserve"> נושא קצבאות הילדים. עד עכשיו כל משפחה שיש בה שני ילדים היתה מקבלת סכום הנע בין 1,000 ל-1,100 שקל כקצבאות לילדים. אם התוכנית הזאת תתבצע כמות שהיא, ורפורמות אלה יצאו לפועל כפי שרוצים שר האוצר וסגניו, הרי שלאחר סיום התוכנית הזאת, כ</w:t>
      </w:r>
      <w:r>
        <w:rPr>
          <w:rFonts w:hint="cs"/>
          <w:rtl/>
        </w:rPr>
        <w:t>לומר, בעוד חמש שנים בקירוב, משפחה בת עשרה ילדים תקבל מה שמשפחה בת שני ילדים מקבלת כעת; כלומר משפחה בת עשרה ילדים תקבל עבור כל עשרת הילדים רק 1,100 שקל מדי חודש. משמע שגם בנושא זה יש שינויים. לא נכנה זאת "שינוייים" כי אם "תוקפנות פושעת" נגד הילדים ונגד המשפ</w:t>
      </w:r>
      <w:r>
        <w:rPr>
          <w:rFonts w:hint="cs"/>
          <w:rtl/>
        </w:rPr>
        <w:t xml:space="preserve">חות העניות. </w:t>
      </w:r>
    </w:p>
    <w:p w14:paraId="48C81BC2" w14:textId="77777777" w:rsidR="00000000" w:rsidRDefault="007C71EE">
      <w:pPr>
        <w:pStyle w:val="a"/>
        <w:rPr>
          <w:rFonts w:hint="cs"/>
          <w:rtl/>
        </w:rPr>
      </w:pPr>
    </w:p>
    <w:p w14:paraId="3FDDCD60" w14:textId="77777777" w:rsidR="00000000" w:rsidRDefault="007C71EE">
      <w:pPr>
        <w:pStyle w:val="a"/>
        <w:rPr>
          <w:rFonts w:hint="cs"/>
          <w:rtl/>
        </w:rPr>
      </w:pPr>
      <w:r>
        <w:rPr>
          <w:rFonts w:hint="cs"/>
          <w:rtl/>
        </w:rPr>
        <w:t>הצבעתי על כך ששינויים אלה פוגעים בפרט במגזר הערבי, שהוא המגזר העני, שעומד בתחתית סולם העדיפויות של כל ממשלות ישראל ושל הממשלה הנוכחית. המגזר הערבי הוא המגזר המוביל את מצעד הערים והכפרים הסובלים משיעור האבטלה הגבוה ביותר. 25 הערים והכפרים הראש</w:t>
      </w:r>
      <w:r>
        <w:rPr>
          <w:rFonts w:hint="cs"/>
          <w:rtl/>
        </w:rPr>
        <w:t xml:space="preserve">ונים המובילים את שיירת האבטלה, כולם ערביים, ורק לאחר 25 אלה באים הכפרים או הערים היהודיים. זאת תוצאה של תוכנית כלכלית ברורה, כמובן, ושל יחס כלכלי מכוון. </w:t>
      </w:r>
    </w:p>
    <w:p w14:paraId="3B1CA4EE" w14:textId="77777777" w:rsidR="00000000" w:rsidRDefault="007C71EE">
      <w:pPr>
        <w:pStyle w:val="a"/>
        <w:rPr>
          <w:rFonts w:hint="cs"/>
          <w:rtl/>
        </w:rPr>
      </w:pPr>
    </w:p>
    <w:p w14:paraId="54F01C1F" w14:textId="77777777" w:rsidR="00000000" w:rsidRDefault="007C71EE">
      <w:pPr>
        <w:pStyle w:val="a"/>
        <w:rPr>
          <w:rFonts w:hint="cs"/>
          <w:rtl/>
        </w:rPr>
      </w:pPr>
      <w:r>
        <w:rPr>
          <w:rFonts w:hint="cs"/>
          <w:rtl/>
        </w:rPr>
        <w:t xml:space="preserve">נוסף על כך, הצבעתי על נושא העוני ועל כך שכל ילד ערבי שני נמצא מתחת לקו העוני, בעוד שהממוצע בארץ עומד </w:t>
      </w:r>
      <w:r>
        <w:rPr>
          <w:rFonts w:hint="cs"/>
          <w:rtl/>
        </w:rPr>
        <w:t>על כל ילד שלישי.</w:t>
      </w:r>
    </w:p>
    <w:p w14:paraId="1A73AD0D" w14:textId="77777777" w:rsidR="00000000" w:rsidRDefault="007C71EE">
      <w:pPr>
        <w:pStyle w:val="a"/>
        <w:rPr>
          <w:rFonts w:hint="cs"/>
          <w:rtl/>
        </w:rPr>
      </w:pPr>
    </w:p>
    <w:p w14:paraId="62C292C1" w14:textId="77777777" w:rsidR="00000000" w:rsidRDefault="007C71EE">
      <w:pPr>
        <w:pStyle w:val="a"/>
        <w:rPr>
          <w:rFonts w:hint="cs"/>
          <w:rtl/>
        </w:rPr>
      </w:pPr>
      <w:r>
        <w:rPr>
          <w:rFonts w:hint="cs"/>
          <w:rtl/>
        </w:rPr>
        <w:t xml:space="preserve">בקיצור, התוכנית היא פשע נגד כולם, אבל היא פוגעת בראש ובראשונה בשכבות העניות, ויותר מכול </w:t>
      </w:r>
      <w:r>
        <w:rPr>
          <w:rtl/>
        </w:rPr>
        <w:t>–</w:t>
      </w:r>
      <w:r>
        <w:rPr>
          <w:rFonts w:hint="cs"/>
          <w:rtl/>
        </w:rPr>
        <w:t xml:space="preserve"> באוכלוסייה הערבית בארץ.</w:t>
      </w:r>
    </w:p>
    <w:p w14:paraId="5D84D772" w14:textId="77777777" w:rsidR="00000000" w:rsidRDefault="007C71EE">
      <w:pPr>
        <w:pStyle w:val="a"/>
        <w:rPr>
          <w:rFonts w:hint="cs"/>
          <w:rtl/>
        </w:rPr>
      </w:pPr>
    </w:p>
    <w:p w14:paraId="4C4A0861" w14:textId="77777777" w:rsidR="00000000" w:rsidRDefault="007C71EE">
      <w:pPr>
        <w:pStyle w:val="a"/>
        <w:rPr>
          <w:rFonts w:hint="cs"/>
          <w:rtl/>
        </w:rPr>
      </w:pPr>
      <w:r>
        <w:rPr>
          <w:rFonts w:hint="cs"/>
          <w:rtl/>
        </w:rPr>
        <w:t>אני מצטער על הזמן הדוחק ועל כך שנבצר ממני לפרט יותר. תודה רבה לכם ושלום עליכם ורחמי האל.)</w:t>
      </w:r>
    </w:p>
    <w:p w14:paraId="4F305485" w14:textId="77777777" w:rsidR="00000000" w:rsidRDefault="007C71EE">
      <w:pPr>
        <w:pStyle w:val="a"/>
        <w:ind w:firstLine="0"/>
        <w:rPr>
          <w:rFonts w:hint="cs"/>
          <w:rtl/>
        </w:rPr>
      </w:pPr>
    </w:p>
    <w:p w14:paraId="0C273FA5" w14:textId="77777777" w:rsidR="00000000" w:rsidRDefault="007C71EE">
      <w:pPr>
        <w:pStyle w:val="ad"/>
        <w:rPr>
          <w:rtl/>
        </w:rPr>
      </w:pPr>
      <w:r>
        <w:rPr>
          <w:rtl/>
        </w:rPr>
        <w:t>היו"ר מיכאל נודלמן:</w:t>
      </w:r>
    </w:p>
    <w:p w14:paraId="58C161CD" w14:textId="77777777" w:rsidR="00000000" w:rsidRDefault="007C71EE">
      <w:pPr>
        <w:pStyle w:val="a"/>
        <w:rPr>
          <w:rtl/>
        </w:rPr>
      </w:pPr>
    </w:p>
    <w:p w14:paraId="0DD1CC8B" w14:textId="77777777" w:rsidR="00000000" w:rsidRDefault="007C71EE">
      <w:pPr>
        <w:pStyle w:val="a"/>
        <w:rPr>
          <w:rFonts w:hint="cs"/>
          <w:rtl/>
        </w:rPr>
      </w:pPr>
      <w:r>
        <w:rPr>
          <w:rFonts w:hint="cs"/>
          <w:rtl/>
        </w:rPr>
        <w:t>תודה רבה. ח</w:t>
      </w:r>
      <w:r>
        <w:rPr>
          <w:rFonts w:hint="cs"/>
          <w:rtl/>
        </w:rPr>
        <w:t xml:space="preserve">בר הכנסת עמרם מצנע, אחריו - חבר הכנסת בייגה שוחט, ואחריו </w:t>
      </w:r>
      <w:r>
        <w:rPr>
          <w:rtl/>
        </w:rPr>
        <w:t>–</w:t>
      </w:r>
      <w:r>
        <w:rPr>
          <w:rFonts w:hint="cs"/>
          <w:rtl/>
        </w:rPr>
        <w:t xml:space="preserve"> חבר הכנסת חיים אורון.</w:t>
      </w:r>
    </w:p>
    <w:p w14:paraId="44A0A685" w14:textId="77777777" w:rsidR="00000000" w:rsidRDefault="007C71EE">
      <w:pPr>
        <w:pStyle w:val="a"/>
        <w:ind w:firstLine="0"/>
        <w:rPr>
          <w:rtl/>
        </w:rPr>
      </w:pPr>
    </w:p>
    <w:p w14:paraId="622114BB" w14:textId="77777777" w:rsidR="00000000" w:rsidRDefault="007C71EE">
      <w:pPr>
        <w:pStyle w:val="a"/>
        <w:ind w:firstLine="0"/>
        <w:rPr>
          <w:rFonts w:hint="cs"/>
          <w:rtl/>
        </w:rPr>
      </w:pPr>
    </w:p>
    <w:p w14:paraId="2A2530A9" w14:textId="77777777" w:rsidR="00000000" w:rsidRDefault="007C71EE">
      <w:pPr>
        <w:pStyle w:val="Speaker"/>
        <w:rPr>
          <w:rtl/>
        </w:rPr>
      </w:pPr>
      <w:bookmarkStart w:id="1029" w:name="FS000001042T27_05_2003_09_29_14"/>
      <w:bookmarkEnd w:id="1029"/>
      <w:r>
        <w:rPr>
          <w:rFonts w:hint="eastAsia"/>
          <w:rtl/>
        </w:rPr>
        <w:t>עמרם</w:t>
      </w:r>
      <w:r>
        <w:rPr>
          <w:rtl/>
        </w:rPr>
        <w:t xml:space="preserve"> מצנע (העבודה-מימד):</w:t>
      </w:r>
    </w:p>
    <w:p w14:paraId="6FC89E5B" w14:textId="77777777" w:rsidR="00000000" w:rsidRDefault="007C71EE">
      <w:pPr>
        <w:pStyle w:val="a"/>
        <w:rPr>
          <w:rFonts w:hint="cs"/>
          <w:rtl/>
        </w:rPr>
      </w:pPr>
    </w:p>
    <w:p w14:paraId="7E6FF686" w14:textId="77777777" w:rsidR="00000000" w:rsidRDefault="007C71EE">
      <w:pPr>
        <w:pStyle w:val="a"/>
        <w:rPr>
          <w:rFonts w:hint="cs"/>
          <w:rtl/>
        </w:rPr>
      </w:pPr>
      <w:r>
        <w:rPr>
          <w:rFonts w:hint="cs"/>
          <w:rtl/>
        </w:rPr>
        <w:t>אדוני היושב-ראש, כנסת נכבדה, בקול גדול ורם ובזעקת שבר יצאה הממשלה החדשה עם תוכנית כלכלית. לא נדמו הדי הבחירות, והממשלה הביאה בפנינו תוכנית, אישרה א</w:t>
      </w:r>
      <w:r>
        <w:rPr>
          <w:rFonts w:hint="cs"/>
          <w:rtl/>
        </w:rPr>
        <w:t>ותה בממשלה ברוב גדול, ומאז אנחנו שואלים את עצמנו מה קרה לכל נבואות הזעם, לתוכנית שהוצגה בפני הציבור הישראלי. אנחנו נמצאים היום זמן רב לאחר מכן, והתוכנית שמוצגת בפנינו שונה בתכלית השינוי מהתוכנית שהוצגה. אנו עדים לשביתות רבות ולהרבה לחצים, ואתה יכול לשאול א</w:t>
      </w:r>
      <w:r>
        <w:rPr>
          <w:rFonts w:hint="cs"/>
          <w:rtl/>
        </w:rPr>
        <w:t>ת עצמך, מה בסופו של דבר נשאר מכל התוכנית הגדולה הזאת.</w:t>
      </w:r>
    </w:p>
    <w:p w14:paraId="2851816B" w14:textId="77777777" w:rsidR="00000000" w:rsidRDefault="007C71EE">
      <w:pPr>
        <w:pStyle w:val="a"/>
        <w:rPr>
          <w:rFonts w:hint="cs"/>
          <w:rtl/>
        </w:rPr>
      </w:pPr>
    </w:p>
    <w:p w14:paraId="59DEC0C2" w14:textId="77777777" w:rsidR="00000000" w:rsidRDefault="007C71EE">
      <w:pPr>
        <w:pStyle w:val="a"/>
        <w:rPr>
          <w:rFonts w:hint="cs"/>
          <w:rtl/>
        </w:rPr>
      </w:pPr>
      <w:r>
        <w:rPr>
          <w:rFonts w:hint="cs"/>
          <w:rtl/>
        </w:rPr>
        <w:t>קודם כול, נשארו כל הגזירות החברתיות הקשות שמוטלות על הציבור הישראלי. קודם כול, יש כניעה מוחלטת לקבוצות לחץ שהצליחו להוציא מהתוכנית  את הדברים שקשורים בסגנים ברשויות מקומיות, למשל, באיחוד רשויות מקומיות</w:t>
      </w:r>
      <w:r>
        <w:rPr>
          <w:rFonts w:hint="cs"/>
          <w:rtl/>
        </w:rPr>
        <w:t xml:space="preserve"> ודברים נוספים - ועוד אדבר עוד מעט, חמי, על ההתקפה שלוחת הרסן שלך על הרשויות המקומיות, לא אשאר חייב.</w:t>
      </w:r>
    </w:p>
    <w:p w14:paraId="5195B8FA" w14:textId="77777777" w:rsidR="00000000" w:rsidRDefault="007C71EE">
      <w:pPr>
        <w:pStyle w:val="a"/>
        <w:ind w:firstLine="0"/>
        <w:rPr>
          <w:rFonts w:hint="cs"/>
          <w:rtl/>
        </w:rPr>
      </w:pPr>
    </w:p>
    <w:p w14:paraId="77E63B3D" w14:textId="77777777" w:rsidR="00000000" w:rsidRDefault="007C71EE">
      <w:pPr>
        <w:pStyle w:val="ac"/>
        <w:rPr>
          <w:rtl/>
        </w:rPr>
      </w:pPr>
      <w:r>
        <w:rPr>
          <w:rFonts w:hint="eastAsia"/>
          <w:rtl/>
        </w:rPr>
        <w:t>חמי</w:t>
      </w:r>
      <w:r>
        <w:rPr>
          <w:rtl/>
        </w:rPr>
        <w:t xml:space="preserve"> דורון (שינוי):</w:t>
      </w:r>
    </w:p>
    <w:p w14:paraId="567B8CFE" w14:textId="77777777" w:rsidR="00000000" w:rsidRDefault="007C71EE">
      <w:pPr>
        <w:pStyle w:val="a"/>
        <w:rPr>
          <w:rFonts w:hint="cs"/>
          <w:rtl/>
        </w:rPr>
      </w:pPr>
    </w:p>
    <w:p w14:paraId="5CDCD399" w14:textId="77777777" w:rsidR="00000000" w:rsidRDefault="007C71EE">
      <w:pPr>
        <w:pStyle w:val="a"/>
        <w:rPr>
          <w:rFonts w:hint="cs"/>
          <w:rtl/>
        </w:rPr>
      </w:pPr>
      <w:r>
        <w:rPr>
          <w:rFonts w:hint="cs"/>
          <w:rtl/>
        </w:rPr>
        <w:t>- - -</w:t>
      </w:r>
    </w:p>
    <w:p w14:paraId="1EAE80EE" w14:textId="77777777" w:rsidR="00000000" w:rsidRDefault="007C71EE">
      <w:pPr>
        <w:pStyle w:val="a"/>
        <w:ind w:firstLine="0"/>
        <w:rPr>
          <w:rFonts w:hint="cs"/>
          <w:rtl/>
        </w:rPr>
      </w:pPr>
    </w:p>
    <w:p w14:paraId="2794F6F7" w14:textId="77777777" w:rsidR="00000000" w:rsidRDefault="007C71EE">
      <w:pPr>
        <w:pStyle w:val="SpeakerCon"/>
        <w:rPr>
          <w:rtl/>
        </w:rPr>
      </w:pPr>
      <w:bookmarkStart w:id="1030" w:name="FS000001042T27_05_2003_09_32_28C"/>
      <w:bookmarkEnd w:id="1030"/>
      <w:r>
        <w:rPr>
          <w:rtl/>
        </w:rPr>
        <w:t>עמרם מצנע (העבודה-מימד):</w:t>
      </w:r>
    </w:p>
    <w:p w14:paraId="18D326AB" w14:textId="77777777" w:rsidR="00000000" w:rsidRDefault="007C71EE">
      <w:pPr>
        <w:pStyle w:val="a"/>
        <w:rPr>
          <w:rtl/>
        </w:rPr>
      </w:pPr>
    </w:p>
    <w:p w14:paraId="777F25CA" w14:textId="77777777" w:rsidR="00000000" w:rsidRDefault="007C71EE">
      <w:pPr>
        <w:pStyle w:val="a"/>
        <w:rPr>
          <w:rFonts w:hint="cs"/>
          <w:rtl/>
        </w:rPr>
      </w:pPr>
      <w:r>
        <w:rPr>
          <w:rFonts w:hint="cs"/>
          <w:rtl/>
        </w:rPr>
        <w:t xml:space="preserve">התוכנית שהתיימרה להציג פריסה רחבה מאוד של טיפול הוליסטי בכל תחום ובכל מקום, מוצגת בפנינו היום, בסופו </w:t>
      </w:r>
      <w:r>
        <w:rPr>
          <w:rFonts w:hint="cs"/>
          <w:rtl/>
        </w:rPr>
        <w:t>של דבר, ככלי ריק. אין בה שום בשורה, אין בה שום סיכוי, אין בה שום אמירה שמחר בבוקר לא יוטלו גזירות נוספות. נהפוך הוא: כבר קראנו בעיתונים שהממשלה מתכוונת מייד לאחר אישור התוכנית, להחיל קיצוצים נוספים של מעל מיליארד שקל, והם באים כתוצאה מכך שחלקים מתוך התוכני</w:t>
      </w:r>
      <w:r>
        <w:rPr>
          <w:rFonts w:hint="cs"/>
          <w:rtl/>
        </w:rPr>
        <w:t xml:space="preserve">ת שהיו ראויים לא רק לדיון אלא גם לביצוע, בעצם נעלמו ממנה. אנחנו נמצאים היום כאן, בעצם עומדים, בפני אישור תוכנית שלא תביא לשום בשורה, לא תביא לשום תנופה כלכלית. לא תביא לשום שינוי במצב שאליו הגענו. </w:t>
      </w:r>
    </w:p>
    <w:p w14:paraId="63D9B503" w14:textId="77777777" w:rsidR="00000000" w:rsidRDefault="007C71EE">
      <w:pPr>
        <w:pStyle w:val="a"/>
        <w:rPr>
          <w:rFonts w:hint="cs"/>
          <w:rtl/>
        </w:rPr>
      </w:pPr>
    </w:p>
    <w:p w14:paraId="32020D08" w14:textId="77777777" w:rsidR="00000000" w:rsidRDefault="007C71EE">
      <w:pPr>
        <w:pStyle w:val="a"/>
        <w:rPr>
          <w:rFonts w:hint="cs"/>
          <w:rtl/>
        </w:rPr>
      </w:pPr>
      <w:r>
        <w:rPr>
          <w:rFonts w:hint="cs"/>
          <w:rtl/>
        </w:rPr>
        <w:t xml:space="preserve">אבל אני, ברשותכם, רוצה לפתוח בכמה מלים </w:t>
      </w:r>
      <w:r>
        <w:rPr>
          <w:rtl/>
        </w:rPr>
        <w:t>–</w:t>
      </w:r>
      <w:r>
        <w:rPr>
          <w:rFonts w:hint="cs"/>
          <w:rtl/>
        </w:rPr>
        <w:t xml:space="preserve"> אי-אפשר בלי - על</w:t>
      </w:r>
      <w:r>
        <w:rPr>
          <w:rFonts w:hint="cs"/>
          <w:rtl/>
        </w:rPr>
        <w:t xml:space="preserve"> המהפכה המדינית הגדולה שבתוכה אנחנו נמצאים. כי השבוע נפל דבר בישראל. סוף-סוף ירד האסימון, סוף-סוף הבין גם מי שעומד כל כך הרבה שנים בראש תנופת ארץ-ישראל השלמה וההתנחלויות, שהגענו אל קצה היכולת. הגענו אל קצה היכולת לקיים ולהרים את כל הדגלים שאנו רוצים בהם. ה</w:t>
      </w:r>
      <w:r>
        <w:rPr>
          <w:rFonts w:hint="cs"/>
          <w:rtl/>
        </w:rPr>
        <w:t xml:space="preserve">ממשלה החליטה לאמץ את מפת הדרכים, ועל כך אני, כמובן, מברך. </w:t>
      </w:r>
    </w:p>
    <w:p w14:paraId="13BAB6B0" w14:textId="77777777" w:rsidR="00000000" w:rsidRDefault="007C71EE">
      <w:pPr>
        <w:pStyle w:val="a"/>
        <w:rPr>
          <w:rFonts w:hint="cs"/>
          <w:rtl/>
        </w:rPr>
      </w:pPr>
    </w:p>
    <w:p w14:paraId="7CFF3C0D" w14:textId="77777777" w:rsidR="00000000" w:rsidRDefault="007C71EE">
      <w:pPr>
        <w:pStyle w:val="a"/>
        <w:rPr>
          <w:rFonts w:hint="cs"/>
          <w:rtl/>
        </w:rPr>
      </w:pPr>
      <w:r>
        <w:rPr>
          <w:rFonts w:hint="cs"/>
          <w:rtl/>
        </w:rPr>
        <w:t xml:space="preserve">ראש הממשלה הגדיל לעשות כאשר אתמול, בהופעתו בפני סיעת הליכוד, הוסיף, אמר והשתמש במונחים שאפילו עמיתים שלי, ידידים שלי, שמדברים על הצורך האמיתי להיפרד מאשליות, להיפרד מחלום ארץ-ישראל הגדולה והשלמה, </w:t>
      </w:r>
      <w:r>
        <w:rPr>
          <w:rFonts w:hint="cs"/>
          <w:rtl/>
        </w:rPr>
        <w:t>להיפרד מהמציאות הזאת שאנו חיים בה, לא העזו להשתמש במלים אלה: הכיבוש משחית, הכיבוש בלתי אפשרי, אי-אפשר לכבוש 3.5 מיליוני פלסטינים ולהמשיך ולהתנהג כפי שאנחנו מתנהגים.</w:t>
      </w:r>
    </w:p>
    <w:p w14:paraId="66AFAED0" w14:textId="77777777" w:rsidR="00000000" w:rsidRDefault="007C71EE">
      <w:pPr>
        <w:pStyle w:val="a"/>
        <w:rPr>
          <w:rFonts w:hint="cs"/>
          <w:rtl/>
        </w:rPr>
      </w:pPr>
    </w:p>
    <w:p w14:paraId="7CD25792" w14:textId="77777777" w:rsidR="00000000" w:rsidRDefault="007C71EE">
      <w:pPr>
        <w:pStyle w:val="a"/>
        <w:rPr>
          <w:rFonts w:hint="cs"/>
          <w:rtl/>
        </w:rPr>
      </w:pPr>
      <w:r>
        <w:rPr>
          <w:rFonts w:hint="cs"/>
          <w:rtl/>
        </w:rPr>
        <w:t xml:space="preserve">אתמול נפל דבר. אינני יודע אם ראש הממשלה אכן מתכוון למה שהוא אומר. אינני יודע אם אלה אינן, </w:t>
      </w:r>
      <w:r>
        <w:rPr>
          <w:rFonts w:hint="cs"/>
          <w:rtl/>
        </w:rPr>
        <w:t>עוד הפעם, מלים שבסופו של דבר לא יביאו למעשים. אני מוכרח לומר שאני מאוד סקפטי. אבל, גם אני וגם חברי ובוודאי כולנו במפלגת העבודה, בהחלט מברכים - לפחות על האמירות. מברכים על האמירה ועל המשמעות הנובעת מכך, שסוף-סוף גם הימין במדינת ישראל מכיר בעובדה שאנחנו חייב</w:t>
      </w:r>
      <w:r>
        <w:rPr>
          <w:rFonts w:hint="cs"/>
          <w:rtl/>
        </w:rPr>
        <w:t>ים להיפרד מאשליות, מכיר בעובדה שהמציאות הכלכלית שאנחנו חיים בה בשנים האחרונות נובעת בראש ובראשונה מהעדר אופק מדיני, מהעדר אור בקצה המנהרה, מהעדר הסיכוי שאפשר יהיה לפתור את הבעיות שלנו בדרך שלום.</w:t>
      </w:r>
    </w:p>
    <w:p w14:paraId="2C767F77" w14:textId="77777777" w:rsidR="00000000" w:rsidRDefault="007C71EE">
      <w:pPr>
        <w:pStyle w:val="a"/>
        <w:rPr>
          <w:rFonts w:hint="cs"/>
          <w:rtl/>
        </w:rPr>
      </w:pPr>
    </w:p>
    <w:p w14:paraId="5904C2C8" w14:textId="77777777" w:rsidR="00000000" w:rsidRDefault="007C71EE">
      <w:pPr>
        <w:pStyle w:val="a"/>
        <w:rPr>
          <w:rFonts w:hint="cs"/>
          <w:rtl/>
        </w:rPr>
      </w:pPr>
      <w:r>
        <w:rPr>
          <w:rFonts w:hint="cs"/>
          <w:rtl/>
        </w:rPr>
        <w:t>אתה שואל את עצמך - כשאתה רואה את הכותרות הגדולות בעיתונים הב</w:t>
      </w:r>
      <w:r>
        <w:rPr>
          <w:rFonts w:hint="cs"/>
          <w:rtl/>
        </w:rPr>
        <w:t>וקר - למה בעצם זה לקח כל כך הרבה זמן; למה בעצם עברנו את כל הדרך הארוכה הזאת, עם כמעט ריסוק של הכלכלה הישראלית והריסוק הגדול ביותר, של החברה הישראלית, כאשר אנחנו נותנים עדיפות לתפיסת עולם שעברה מהעולם.</w:t>
      </w:r>
    </w:p>
    <w:p w14:paraId="26B16898" w14:textId="77777777" w:rsidR="00000000" w:rsidRDefault="007C71EE">
      <w:pPr>
        <w:pStyle w:val="a"/>
        <w:rPr>
          <w:rFonts w:hint="cs"/>
          <w:rtl/>
        </w:rPr>
      </w:pPr>
    </w:p>
    <w:p w14:paraId="7F06654F" w14:textId="77777777" w:rsidR="00000000" w:rsidRDefault="007C71EE">
      <w:pPr>
        <w:pStyle w:val="a"/>
        <w:rPr>
          <w:rFonts w:hint="cs"/>
          <w:rtl/>
        </w:rPr>
      </w:pPr>
      <w:r>
        <w:rPr>
          <w:rFonts w:hint="cs"/>
          <w:rtl/>
        </w:rPr>
        <w:t>בעצם, צריך לומר כאן, היום ועכשיו, שדרכה של מפלגת העבוד</w:t>
      </w:r>
      <w:r>
        <w:rPr>
          <w:rFonts w:hint="cs"/>
          <w:rtl/>
        </w:rPr>
        <w:t>ה ניצחה; צריך לעמוד כאן, באולם הזה, ולומר סליחה על ההתקפות חסרות הרסן על מי שפתחו בעצם את תהליך השלום בהסכמי אוסלו. צריך לעמוד כאן היום, להתבייש ולומר: כן, הדרך הזאת היא הדרך הנכונה. מי שקרא למנהיגי מפלגת העבודה בוגדים, מי שניסה לטרפד כל הסכם, כל אפשרות לפ</w:t>
      </w:r>
      <w:r>
        <w:rPr>
          <w:rFonts w:hint="cs"/>
          <w:rtl/>
        </w:rPr>
        <w:t xml:space="preserve">שרה, כל דרך להתפשרות עם המציאות שבה אנחנו חיים - אני חושב שאנו חייבים כאן והיום להודות על כך. </w:t>
      </w:r>
    </w:p>
    <w:p w14:paraId="33697C97" w14:textId="77777777" w:rsidR="00000000" w:rsidRDefault="007C71EE">
      <w:pPr>
        <w:pStyle w:val="a"/>
        <w:rPr>
          <w:rFonts w:hint="cs"/>
          <w:rtl/>
        </w:rPr>
      </w:pPr>
    </w:p>
    <w:p w14:paraId="70DD6E1E" w14:textId="77777777" w:rsidR="00000000" w:rsidRDefault="007C71EE">
      <w:pPr>
        <w:pStyle w:val="a"/>
        <w:rPr>
          <w:rFonts w:hint="cs"/>
          <w:rtl/>
        </w:rPr>
      </w:pPr>
      <w:r>
        <w:rPr>
          <w:rFonts w:hint="cs"/>
          <w:rtl/>
        </w:rPr>
        <w:t xml:space="preserve">ואכן, באמת, אין אפשרות לשלוט על 3.5 מיליוני פלסטינים. אין אפשרות להחזיק בשטחים שאכן יש לנו זכות היסטורית עליהם, אבל גרים בהם 3.5 מיליוני פלסטינים. </w:t>
      </w:r>
    </w:p>
    <w:p w14:paraId="79D656C0" w14:textId="77777777" w:rsidR="00000000" w:rsidRDefault="007C71EE">
      <w:pPr>
        <w:pStyle w:val="a"/>
        <w:rPr>
          <w:rFonts w:hint="cs"/>
          <w:rtl/>
        </w:rPr>
      </w:pPr>
    </w:p>
    <w:p w14:paraId="2ECB0CA5" w14:textId="77777777" w:rsidR="00000000" w:rsidRDefault="007C71EE">
      <w:pPr>
        <w:pStyle w:val="a"/>
        <w:rPr>
          <w:rFonts w:hint="cs"/>
          <w:rtl/>
        </w:rPr>
      </w:pPr>
      <w:r>
        <w:rPr>
          <w:rFonts w:hint="cs"/>
          <w:rtl/>
        </w:rPr>
        <w:t xml:space="preserve">הדבר החמור </w:t>
      </w:r>
      <w:r>
        <w:rPr>
          <w:rFonts w:hint="cs"/>
          <w:rtl/>
        </w:rPr>
        <w:t>מכול הוא, שאנחנו ממשיכים גם היום, גם אחרי שהדברים האלה נאמרו, לעשות סדר עדיפויות כלכלי-חברתי מעוות שבו אנחנו מעדיפים את המתנחלים, את ההתנחלויות, את ההשקעות בתשתיות בשטחים, על פני שובתי הרעב כאן, על פני הנכים, על פני עיירות הפיתוח, על פני העיירות הנמצאות בפ</w:t>
      </w:r>
      <w:r>
        <w:rPr>
          <w:rFonts w:hint="cs"/>
          <w:rtl/>
        </w:rPr>
        <w:t xml:space="preserve">ריפריה ודברים רבים נוספים. </w:t>
      </w:r>
    </w:p>
    <w:p w14:paraId="3EB0EA63" w14:textId="77777777" w:rsidR="00000000" w:rsidRDefault="007C71EE">
      <w:pPr>
        <w:pStyle w:val="a"/>
        <w:rPr>
          <w:rFonts w:hint="cs"/>
          <w:rtl/>
        </w:rPr>
      </w:pPr>
    </w:p>
    <w:p w14:paraId="241CA6A4" w14:textId="77777777" w:rsidR="00000000" w:rsidRDefault="007C71EE">
      <w:pPr>
        <w:pStyle w:val="a"/>
        <w:rPr>
          <w:rFonts w:hint="cs"/>
          <w:rtl/>
        </w:rPr>
      </w:pPr>
      <w:r>
        <w:rPr>
          <w:rFonts w:hint="cs"/>
          <w:rtl/>
        </w:rPr>
        <w:t xml:space="preserve">יש לנו, אכן, זכות על ארץ-ישראל, אבל הכיבוש הזה משחית. ראינו את זה לאורך הזמן, ראינו את זה בפרשת ארבעת חיילי המג"ב שהתעללו בפלסטינים וראינו את זה בכל מקום. בעצם הכיבוש שולל את הזכות המוסרית שבבסיס קיומה של מדינת ישראל. </w:t>
      </w:r>
    </w:p>
    <w:p w14:paraId="7A31B0C6" w14:textId="77777777" w:rsidR="00000000" w:rsidRDefault="007C71EE">
      <w:pPr>
        <w:pStyle w:val="a"/>
        <w:rPr>
          <w:rFonts w:hint="cs"/>
          <w:rtl/>
        </w:rPr>
      </w:pPr>
    </w:p>
    <w:p w14:paraId="5F579BE8" w14:textId="77777777" w:rsidR="00000000" w:rsidRDefault="007C71EE">
      <w:pPr>
        <w:pStyle w:val="a"/>
        <w:rPr>
          <w:rFonts w:hint="cs"/>
          <w:rtl/>
        </w:rPr>
      </w:pPr>
      <w:r>
        <w:rPr>
          <w:rFonts w:hint="cs"/>
          <w:rtl/>
        </w:rPr>
        <w:t>את הדבר</w:t>
      </w:r>
      <w:r>
        <w:rPr>
          <w:rFonts w:hint="cs"/>
          <w:rtl/>
        </w:rPr>
        <w:t xml:space="preserve">ים האלה צריך לומר. היום, כשאנחנו דנים בתוכנית הכלכלית, אין כל ספק - וזה נאמר ביותר ממלים, יותר ממשפטים ויותר מפעם אחת - שבסופו של דבר המפתח העיקרי ליכולת שלנו להתמודד עם הבעיות הכלכליות, זה שינוי גורף, אסטרטגי, בסדרי העדיפויות שלנו כאן, במקום הזה. </w:t>
      </w:r>
    </w:p>
    <w:p w14:paraId="3F04F669" w14:textId="77777777" w:rsidR="00000000" w:rsidRDefault="007C71EE">
      <w:pPr>
        <w:pStyle w:val="a"/>
        <w:rPr>
          <w:rFonts w:hint="cs"/>
          <w:rtl/>
        </w:rPr>
      </w:pPr>
    </w:p>
    <w:p w14:paraId="3C6DFFE6" w14:textId="77777777" w:rsidR="00000000" w:rsidRDefault="007C71EE">
      <w:pPr>
        <w:pStyle w:val="a"/>
        <w:rPr>
          <w:rFonts w:hint="cs"/>
          <w:rtl/>
        </w:rPr>
      </w:pPr>
      <w:r>
        <w:rPr>
          <w:rFonts w:hint="cs"/>
          <w:rtl/>
        </w:rPr>
        <w:t>יש לנו</w:t>
      </w:r>
      <w:r>
        <w:rPr>
          <w:rFonts w:hint="cs"/>
          <w:rtl/>
        </w:rPr>
        <w:t xml:space="preserve"> זכות על ארץ-ישראל, אבל נגמר לנו הכסף. יש לנו זכות על המקומות האלה שבהם נמצאים השורשים שלנו, אבל אין לנו יכולת אמיתית לעשות את זה, להשקיע, להרחיב ולשנות את סדרי העדיפויות. בכל חלקה טובה במדינה, בחברה הישראלית, אנחנו משלמים מחיר כבר מאוד מאוד. </w:t>
      </w:r>
    </w:p>
    <w:p w14:paraId="62FEE7A7" w14:textId="77777777" w:rsidR="00000000" w:rsidRDefault="007C71EE">
      <w:pPr>
        <w:pStyle w:val="a"/>
        <w:rPr>
          <w:rFonts w:hint="cs"/>
          <w:rtl/>
        </w:rPr>
      </w:pPr>
    </w:p>
    <w:p w14:paraId="6809EE59" w14:textId="77777777" w:rsidR="00000000" w:rsidRDefault="007C71EE">
      <w:pPr>
        <w:pStyle w:val="a"/>
        <w:rPr>
          <w:rFonts w:hint="cs"/>
          <w:rtl/>
        </w:rPr>
      </w:pPr>
      <w:r>
        <w:rPr>
          <w:rFonts w:hint="cs"/>
          <w:rtl/>
        </w:rPr>
        <w:t xml:space="preserve">אם העיקרון </w:t>
      </w:r>
      <w:r>
        <w:rPr>
          <w:rFonts w:hint="cs"/>
          <w:rtl/>
        </w:rPr>
        <w:t>כבר נקבע על-ידי הממשלה שלשום ועל-ידי ראש הממשלה אתמול, אם העיקרון כבר נקבע, האמת היא שמה שאנחנו צריכים היום לקבוע זה רק את המחיר - אם עושים פרפראזה על מה שאמר בעבר סופר ידוע. המחיר הוא זה שאנחנו צריכים לקבוע אותו, המחיר הוא מחיר של דמים שאפשר לעצור ולהפסיק</w:t>
      </w:r>
      <w:r>
        <w:rPr>
          <w:rFonts w:hint="cs"/>
          <w:rtl/>
        </w:rPr>
        <w:t>, והמחיר הוא מחירה של החברה הישראלית - אותה חברה שהיום עומדת ומפגינה כנגד התוכנית הכלכלית הבלתי-אפשרית. אפשר לדבר על העיוותים בתוכנית מכל מיני כיוונים ומכל מיני זוויות. הדבר המרכזי הוא שאין בתוכנית הזאת שום מסר, שום חזון, שום סיכוי להניף חזרה את מנופי הצמי</w:t>
      </w:r>
      <w:r>
        <w:rPr>
          <w:rFonts w:hint="cs"/>
          <w:rtl/>
        </w:rPr>
        <w:t xml:space="preserve">חה הכלכלית. </w:t>
      </w:r>
    </w:p>
    <w:p w14:paraId="6009AFC3" w14:textId="77777777" w:rsidR="00000000" w:rsidRDefault="007C71EE">
      <w:pPr>
        <w:pStyle w:val="a"/>
        <w:rPr>
          <w:rFonts w:hint="cs"/>
          <w:rtl/>
        </w:rPr>
      </w:pPr>
    </w:p>
    <w:p w14:paraId="6EA8A71A" w14:textId="77777777" w:rsidR="00000000" w:rsidRDefault="007C71EE">
      <w:pPr>
        <w:pStyle w:val="a"/>
        <w:rPr>
          <w:rFonts w:hint="cs"/>
          <w:rtl/>
        </w:rPr>
      </w:pPr>
      <w:r>
        <w:rPr>
          <w:rFonts w:hint="cs"/>
          <w:rtl/>
        </w:rPr>
        <w:t>דיבר כאן חבר הכנסת חמי דורון על נושא הרשויות המקומיות, ואני רוצה לומר על זה מלה. אני בא משם. הייתי קרוב לעשר שנים ראש עיר של אחת משלוש הערים הגדולות בארץ, עיר שמתגאה בכך שבשש-שבע השנים האחרונות התקציב שלה מאוזן. כן, זה אפשרי, למרות הפרעות הממ</w:t>
      </w:r>
      <w:r>
        <w:rPr>
          <w:rFonts w:hint="cs"/>
          <w:rtl/>
        </w:rPr>
        <w:t xml:space="preserve">שלה. </w:t>
      </w:r>
    </w:p>
    <w:p w14:paraId="571F736D" w14:textId="77777777" w:rsidR="00000000" w:rsidRDefault="007C71EE">
      <w:pPr>
        <w:pStyle w:val="a"/>
        <w:rPr>
          <w:rFonts w:hint="cs"/>
          <w:rtl/>
        </w:rPr>
      </w:pPr>
    </w:p>
    <w:p w14:paraId="6C9BF47C" w14:textId="77777777" w:rsidR="00000000" w:rsidRDefault="007C71EE">
      <w:pPr>
        <w:pStyle w:val="a"/>
        <w:rPr>
          <w:rFonts w:hint="cs"/>
          <w:rtl/>
        </w:rPr>
      </w:pPr>
      <w:r>
        <w:rPr>
          <w:rFonts w:hint="cs"/>
          <w:rtl/>
        </w:rPr>
        <w:t>אני רוצה לומר לכם שהאוצר צריך למשוך את ידיו מלנסות ולקבוע לרשויות המקומיות כל צעד שהן עושות. במקום לקבוע כמה מעלים ארנונה, מתי מותר להעלות ארנונה, שיניחו את זה לרשויות המקומיות. ראש הרשות המקומית וחברי מועצת העיר נבחרים על-ידי הציבור, והם צריכים לתת</w:t>
      </w:r>
      <w:r>
        <w:rPr>
          <w:rFonts w:hint="cs"/>
          <w:rtl/>
        </w:rPr>
        <w:t xml:space="preserve"> דין-וחשבון בפני הציבור שבוחר אותם גם בנושא של העלאות במסים וגם בנושא של ניהול נכון ובקרה נכונה של המערכת התקציבית. היום, ראש רשות בעצם נמצא בסד שבו ההכנסות נקבעות בצורה ברורה וחד-משמעית; ההוצאות שלו, ברובן, הן הוצאות קשיחות שנקבעות גם הן, בסופו של דבר, על</w:t>
      </w:r>
      <w:r>
        <w:rPr>
          <w:rFonts w:hint="cs"/>
          <w:rtl/>
        </w:rPr>
        <w:t>-ידי המערכת הממשלתית, השלטון המרכזי, ובכך בעצם פוגעים ביכולת של הרשות המקומית לעשות איזה תהליך שבו מקצצים בהוצאות וכמובן מגדילים את ההכנסות.</w:t>
      </w:r>
    </w:p>
    <w:p w14:paraId="35FF3BB9" w14:textId="77777777" w:rsidR="00000000" w:rsidRDefault="007C71EE">
      <w:pPr>
        <w:pStyle w:val="a"/>
        <w:rPr>
          <w:rFonts w:hint="cs"/>
          <w:rtl/>
        </w:rPr>
      </w:pPr>
    </w:p>
    <w:p w14:paraId="1BA2F9A8" w14:textId="77777777" w:rsidR="00000000" w:rsidRDefault="007C71EE">
      <w:pPr>
        <w:pStyle w:val="ad"/>
        <w:rPr>
          <w:rFonts w:hint="cs"/>
          <w:rtl/>
        </w:rPr>
      </w:pPr>
    </w:p>
    <w:p w14:paraId="56506684" w14:textId="77777777" w:rsidR="00000000" w:rsidRDefault="007C71EE">
      <w:pPr>
        <w:pStyle w:val="ad"/>
        <w:rPr>
          <w:rFonts w:hint="cs"/>
          <w:rtl/>
        </w:rPr>
      </w:pPr>
    </w:p>
    <w:p w14:paraId="6579B08A" w14:textId="77777777" w:rsidR="00000000" w:rsidRDefault="007C71EE">
      <w:pPr>
        <w:pStyle w:val="ad"/>
        <w:rPr>
          <w:rtl/>
        </w:rPr>
      </w:pPr>
      <w:r>
        <w:rPr>
          <w:rtl/>
        </w:rPr>
        <w:t>היו"ר מיכאל נודלמן:</w:t>
      </w:r>
    </w:p>
    <w:p w14:paraId="08768F21" w14:textId="77777777" w:rsidR="00000000" w:rsidRDefault="007C71EE">
      <w:pPr>
        <w:pStyle w:val="a"/>
        <w:rPr>
          <w:rtl/>
        </w:rPr>
      </w:pPr>
    </w:p>
    <w:p w14:paraId="475D952B" w14:textId="77777777" w:rsidR="00000000" w:rsidRDefault="007C71EE">
      <w:pPr>
        <w:pStyle w:val="a"/>
        <w:rPr>
          <w:rFonts w:hint="cs"/>
          <w:rtl/>
        </w:rPr>
      </w:pPr>
      <w:r>
        <w:rPr>
          <w:rFonts w:hint="cs"/>
          <w:rtl/>
        </w:rPr>
        <w:t>נא לסיים.</w:t>
      </w:r>
    </w:p>
    <w:p w14:paraId="6C306497" w14:textId="77777777" w:rsidR="00000000" w:rsidRDefault="007C71EE">
      <w:pPr>
        <w:pStyle w:val="a"/>
        <w:ind w:firstLine="0"/>
        <w:rPr>
          <w:rFonts w:hint="cs"/>
          <w:rtl/>
        </w:rPr>
      </w:pPr>
    </w:p>
    <w:p w14:paraId="178FEA1F" w14:textId="77777777" w:rsidR="00000000" w:rsidRDefault="007C71EE">
      <w:pPr>
        <w:pStyle w:val="Speaker"/>
        <w:rPr>
          <w:rtl/>
        </w:rPr>
      </w:pPr>
      <w:bookmarkStart w:id="1031" w:name="FS000001042T27_05_2003_10_04_10"/>
      <w:bookmarkEnd w:id="1031"/>
      <w:r>
        <w:rPr>
          <w:rFonts w:hint="eastAsia"/>
          <w:rtl/>
        </w:rPr>
        <w:t>עמרם</w:t>
      </w:r>
      <w:r>
        <w:rPr>
          <w:rtl/>
        </w:rPr>
        <w:t xml:space="preserve"> מצנע (העבודה-מימד):</w:t>
      </w:r>
    </w:p>
    <w:p w14:paraId="07156515" w14:textId="77777777" w:rsidR="00000000" w:rsidRDefault="007C71EE">
      <w:pPr>
        <w:pStyle w:val="a"/>
        <w:rPr>
          <w:rFonts w:hint="cs"/>
          <w:rtl/>
        </w:rPr>
      </w:pPr>
    </w:p>
    <w:p w14:paraId="5AD3847C" w14:textId="77777777" w:rsidR="00000000" w:rsidRDefault="007C71EE">
      <w:pPr>
        <w:pStyle w:val="a"/>
        <w:rPr>
          <w:rFonts w:hint="cs"/>
          <w:rtl/>
        </w:rPr>
      </w:pPr>
      <w:r>
        <w:rPr>
          <w:rFonts w:hint="cs"/>
          <w:rtl/>
        </w:rPr>
        <w:t xml:space="preserve">אני חושב שאת הדברים האלה צריך, כמובן, לשנות. </w:t>
      </w:r>
    </w:p>
    <w:p w14:paraId="7F8E692D" w14:textId="77777777" w:rsidR="00000000" w:rsidRDefault="007C71EE">
      <w:pPr>
        <w:pStyle w:val="a"/>
        <w:rPr>
          <w:rFonts w:hint="cs"/>
          <w:rtl/>
        </w:rPr>
      </w:pPr>
    </w:p>
    <w:p w14:paraId="1565E547" w14:textId="77777777" w:rsidR="00000000" w:rsidRDefault="007C71EE">
      <w:pPr>
        <w:pStyle w:val="a"/>
        <w:rPr>
          <w:rFonts w:hint="cs"/>
          <w:rtl/>
        </w:rPr>
      </w:pPr>
      <w:r>
        <w:rPr>
          <w:rFonts w:hint="cs"/>
          <w:rtl/>
        </w:rPr>
        <w:t>אני רוצ</w:t>
      </w:r>
      <w:r>
        <w:rPr>
          <w:rFonts w:hint="cs"/>
          <w:rtl/>
        </w:rPr>
        <w:t>ה לומר עוד דבר. הלוא בעצם מה שאוכל בנו בכל פה זה גם הביורוקרטיה. מגדילים את הממשלה מ=18 שרים ומשרדים ל=22 שרים ושישה סגני שרים, כאשר היתה הבטחה ערב הבחירות שזה לא יקרה, ואתם כאן, ממשלת ישראל, שלא מצליחה לנהל את המדינה כמו שצריך - -</w:t>
      </w:r>
    </w:p>
    <w:p w14:paraId="01198713" w14:textId="77777777" w:rsidR="00000000" w:rsidRDefault="007C71EE">
      <w:pPr>
        <w:pStyle w:val="a"/>
        <w:rPr>
          <w:rFonts w:hint="cs"/>
          <w:rtl/>
        </w:rPr>
      </w:pPr>
    </w:p>
    <w:p w14:paraId="4B5F92CF" w14:textId="77777777" w:rsidR="00000000" w:rsidRDefault="007C71EE">
      <w:pPr>
        <w:pStyle w:val="ad"/>
        <w:rPr>
          <w:rtl/>
        </w:rPr>
      </w:pPr>
      <w:r>
        <w:rPr>
          <w:rtl/>
        </w:rPr>
        <w:t>היו"ר מיכאל נודלמן:</w:t>
      </w:r>
    </w:p>
    <w:p w14:paraId="2C8FDDCD" w14:textId="77777777" w:rsidR="00000000" w:rsidRDefault="007C71EE">
      <w:pPr>
        <w:pStyle w:val="a"/>
        <w:rPr>
          <w:rtl/>
        </w:rPr>
      </w:pPr>
    </w:p>
    <w:p w14:paraId="263CD52B" w14:textId="77777777" w:rsidR="00000000" w:rsidRDefault="007C71EE">
      <w:pPr>
        <w:pStyle w:val="a"/>
        <w:rPr>
          <w:rFonts w:hint="cs"/>
          <w:rtl/>
        </w:rPr>
      </w:pPr>
      <w:r>
        <w:rPr>
          <w:rFonts w:hint="cs"/>
          <w:rtl/>
        </w:rPr>
        <w:t>תס</w:t>
      </w:r>
      <w:r>
        <w:rPr>
          <w:rFonts w:hint="cs"/>
          <w:rtl/>
        </w:rPr>
        <w:t xml:space="preserve">יים בבקשה. </w:t>
      </w:r>
    </w:p>
    <w:p w14:paraId="06CAA858" w14:textId="77777777" w:rsidR="00000000" w:rsidRDefault="007C71EE">
      <w:pPr>
        <w:pStyle w:val="a"/>
        <w:rPr>
          <w:rFonts w:hint="cs"/>
          <w:rtl/>
        </w:rPr>
      </w:pPr>
    </w:p>
    <w:p w14:paraId="27A8E3A7" w14:textId="77777777" w:rsidR="00000000" w:rsidRDefault="007C71EE">
      <w:pPr>
        <w:pStyle w:val="SpeakerCon"/>
        <w:rPr>
          <w:rtl/>
        </w:rPr>
      </w:pPr>
      <w:bookmarkStart w:id="1032" w:name="FS000001042T27_05_2003_10_06_19C"/>
      <w:bookmarkEnd w:id="1032"/>
      <w:r>
        <w:rPr>
          <w:rtl/>
        </w:rPr>
        <w:t>עמרם מצנע (העבודה-מימד):</w:t>
      </w:r>
    </w:p>
    <w:p w14:paraId="1532538A" w14:textId="77777777" w:rsidR="00000000" w:rsidRDefault="007C71EE">
      <w:pPr>
        <w:pStyle w:val="a"/>
        <w:rPr>
          <w:rtl/>
        </w:rPr>
      </w:pPr>
    </w:p>
    <w:p w14:paraId="46BB8EC1" w14:textId="77777777" w:rsidR="00000000" w:rsidRDefault="007C71EE">
      <w:pPr>
        <w:pStyle w:val="a"/>
        <w:rPr>
          <w:rFonts w:hint="cs"/>
          <w:rtl/>
        </w:rPr>
      </w:pPr>
      <w:r>
        <w:rPr>
          <w:rFonts w:hint="cs"/>
          <w:rtl/>
        </w:rPr>
        <w:t>- - מטיפים לרשויות המקומיות כיצד לנהל את ענייניהן. אני רוצה לומר לכם ולקבוע באופן חד-משמעי: הממשלה לא רק שאיננה עוזרת, היא מפריעה. היא מפריעה בפרויקטי ענק שיכולים לספק מקומות עבודה ויכולים לספק כסף לתקציבי העיריות ולת</w:t>
      </w:r>
      <w:r>
        <w:rPr>
          <w:rFonts w:hint="cs"/>
          <w:rtl/>
        </w:rPr>
        <w:t>קציבי המדינה. הממשלה צריכה להקל, לפתוח את כל צווארי הבקבוק של המערכות הביורוקרטיות ולאפשר למשקיעים, ליזמים, להשקיע גם בתשתיות ובדברים אחרים. אולי הדוגמה הטובה ביותר - - -</w:t>
      </w:r>
    </w:p>
    <w:p w14:paraId="24604FBE" w14:textId="77777777" w:rsidR="00000000" w:rsidRDefault="007C71EE">
      <w:pPr>
        <w:pStyle w:val="a"/>
        <w:rPr>
          <w:rFonts w:hint="cs"/>
          <w:rtl/>
        </w:rPr>
      </w:pPr>
    </w:p>
    <w:p w14:paraId="1DDFE665" w14:textId="77777777" w:rsidR="00000000" w:rsidRDefault="007C71EE">
      <w:pPr>
        <w:pStyle w:val="ad"/>
        <w:rPr>
          <w:rtl/>
        </w:rPr>
      </w:pPr>
      <w:r>
        <w:rPr>
          <w:rtl/>
        </w:rPr>
        <w:t>היו"ר מיכאל נודלמן:</w:t>
      </w:r>
    </w:p>
    <w:p w14:paraId="31967746" w14:textId="77777777" w:rsidR="00000000" w:rsidRDefault="007C71EE">
      <w:pPr>
        <w:pStyle w:val="a"/>
        <w:rPr>
          <w:rtl/>
        </w:rPr>
      </w:pPr>
    </w:p>
    <w:p w14:paraId="746A9650" w14:textId="77777777" w:rsidR="00000000" w:rsidRDefault="007C71EE">
      <w:pPr>
        <w:pStyle w:val="a"/>
        <w:rPr>
          <w:rFonts w:hint="cs"/>
          <w:rtl/>
        </w:rPr>
      </w:pPr>
      <w:r>
        <w:rPr>
          <w:rFonts w:hint="cs"/>
          <w:rtl/>
        </w:rPr>
        <w:t>אני מבקש, חבר הכנסת מצנע. יש יושב-ראש ישיבה ששלוש פעמים ביקש: ת</w:t>
      </w:r>
      <w:r>
        <w:rPr>
          <w:rFonts w:hint="cs"/>
          <w:rtl/>
        </w:rPr>
        <w:t>סיים, בבקשה. אתה לא שומע? הזמן עבר. בשלוש דקות אתה עובר את הזמן. אם מישהו מהחברים רוצה לתת לך כמה דקות, חמש דקות, אני אקבל. בבקשה.</w:t>
      </w:r>
    </w:p>
    <w:p w14:paraId="38156BC1" w14:textId="77777777" w:rsidR="00000000" w:rsidRDefault="007C71EE">
      <w:pPr>
        <w:pStyle w:val="a"/>
        <w:rPr>
          <w:rFonts w:hint="cs"/>
          <w:rtl/>
        </w:rPr>
      </w:pPr>
    </w:p>
    <w:p w14:paraId="28D3AC26" w14:textId="77777777" w:rsidR="00000000" w:rsidRDefault="007C71EE">
      <w:pPr>
        <w:pStyle w:val="SpeakerCon"/>
        <w:rPr>
          <w:rtl/>
        </w:rPr>
      </w:pPr>
      <w:bookmarkStart w:id="1033" w:name="FS000001042T27_05_2003_10_09_29C"/>
      <w:bookmarkEnd w:id="1033"/>
      <w:r>
        <w:rPr>
          <w:rtl/>
        </w:rPr>
        <w:t>עמרם מצנע (העבודה-מימד):</w:t>
      </w:r>
    </w:p>
    <w:p w14:paraId="5B7FE9E5" w14:textId="77777777" w:rsidR="00000000" w:rsidRDefault="007C71EE">
      <w:pPr>
        <w:pStyle w:val="a"/>
        <w:rPr>
          <w:rtl/>
        </w:rPr>
      </w:pPr>
    </w:p>
    <w:p w14:paraId="553CE9F4" w14:textId="77777777" w:rsidR="00000000" w:rsidRDefault="007C71EE">
      <w:pPr>
        <w:pStyle w:val="a"/>
        <w:rPr>
          <w:rFonts w:hint="cs"/>
          <w:rtl/>
        </w:rPr>
      </w:pPr>
      <w:r>
        <w:rPr>
          <w:rFonts w:hint="cs"/>
          <w:rtl/>
        </w:rPr>
        <w:t>אני אסיים ורק אומר שאני רוצה לקרוא לכל אזרח ואזרחית במדינת ישראל לא להישאר אדישים לעתיד הכלכלי שלנ</w:t>
      </w:r>
      <w:r>
        <w:rPr>
          <w:rFonts w:hint="cs"/>
          <w:rtl/>
        </w:rPr>
        <w:t>ו ושל ילדינו ולהצטרף לצעדת המחאה של מטה המאבק המשותף, החברתי-הפוליטי, נגד התוכנית הכלכלית. הצעדה הזאת תתקיים ביום רביעי הקרוב. היא תתחיל בשעה 16:00 ברחבת "נזכור" שבין התחנה המרכזית החדשה ל"בנייני האומה" בירושלים ותסתיים בהפגנה מול הכנסת. אתם, האזרחים היושב</w:t>
      </w:r>
      <w:r>
        <w:rPr>
          <w:rFonts w:hint="cs"/>
          <w:rtl/>
        </w:rPr>
        <w:t xml:space="preserve">ים בבית וצופים בנו כאן הבוקר, אל תיתנו לממשלה לקבור את מדיניות הרווחה ותצטרפו להפגנה, לצעדה, ביום רביעי אחר הצהריים. תודה רבה. </w:t>
      </w:r>
    </w:p>
    <w:p w14:paraId="1CE827D5" w14:textId="77777777" w:rsidR="00000000" w:rsidRDefault="007C71EE">
      <w:pPr>
        <w:pStyle w:val="a"/>
        <w:rPr>
          <w:rFonts w:hint="cs"/>
          <w:rtl/>
        </w:rPr>
      </w:pPr>
    </w:p>
    <w:p w14:paraId="114CE954" w14:textId="77777777" w:rsidR="00000000" w:rsidRDefault="007C71EE">
      <w:pPr>
        <w:pStyle w:val="ad"/>
        <w:rPr>
          <w:rtl/>
        </w:rPr>
      </w:pPr>
      <w:r>
        <w:rPr>
          <w:rtl/>
        </w:rPr>
        <w:t>היו"ר מיכאל נודלמן:</w:t>
      </w:r>
    </w:p>
    <w:p w14:paraId="4E9FF1EA" w14:textId="77777777" w:rsidR="00000000" w:rsidRDefault="007C71EE">
      <w:pPr>
        <w:pStyle w:val="a"/>
        <w:rPr>
          <w:rtl/>
        </w:rPr>
      </w:pPr>
    </w:p>
    <w:p w14:paraId="691072E6" w14:textId="77777777" w:rsidR="00000000" w:rsidRDefault="007C71EE">
      <w:pPr>
        <w:pStyle w:val="a"/>
        <w:rPr>
          <w:rFonts w:hint="cs"/>
          <w:rtl/>
        </w:rPr>
      </w:pPr>
      <w:r>
        <w:rPr>
          <w:rFonts w:hint="cs"/>
          <w:rtl/>
        </w:rPr>
        <w:t>תודה רבה. חבר הכנסת בייגה שוחט. הסיעה נתנה לך 20 דקות, בבקשה.</w:t>
      </w:r>
    </w:p>
    <w:p w14:paraId="3714DA0A" w14:textId="77777777" w:rsidR="00000000" w:rsidRDefault="007C71EE">
      <w:pPr>
        <w:pStyle w:val="a"/>
        <w:rPr>
          <w:rFonts w:hint="cs"/>
          <w:rtl/>
        </w:rPr>
      </w:pPr>
    </w:p>
    <w:p w14:paraId="35FD8E78" w14:textId="77777777" w:rsidR="00000000" w:rsidRDefault="007C71EE">
      <w:pPr>
        <w:pStyle w:val="Speaker"/>
        <w:rPr>
          <w:rtl/>
        </w:rPr>
      </w:pPr>
      <w:bookmarkStart w:id="1034" w:name="FS000000459T27_05_2003_09_41_24"/>
      <w:bookmarkEnd w:id="1034"/>
      <w:r>
        <w:rPr>
          <w:rFonts w:hint="eastAsia"/>
          <w:rtl/>
        </w:rPr>
        <w:t>אברהם</w:t>
      </w:r>
      <w:r>
        <w:rPr>
          <w:rtl/>
        </w:rPr>
        <w:t xml:space="preserve"> בייגה שוחט (העבודה-מימד):</w:t>
      </w:r>
    </w:p>
    <w:p w14:paraId="5B4F6D74" w14:textId="77777777" w:rsidR="00000000" w:rsidRDefault="007C71EE">
      <w:pPr>
        <w:pStyle w:val="a"/>
        <w:rPr>
          <w:rtl/>
        </w:rPr>
      </w:pPr>
    </w:p>
    <w:p w14:paraId="1126EF82" w14:textId="77777777" w:rsidR="00000000" w:rsidRDefault="007C71EE">
      <w:pPr>
        <w:pStyle w:val="a"/>
        <w:rPr>
          <w:rFonts w:hint="cs"/>
          <w:rtl/>
        </w:rPr>
      </w:pPr>
      <w:r>
        <w:rPr>
          <w:rFonts w:hint="cs"/>
          <w:rtl/>
        </w:rPr>
        <w:t>בוקר טוב ל</w:t>
      </w:r>
      <w:r>
        <w:rPr>
          <w:rFonts w:hint="cs"/>
          <w:rtl/>
        </w:rPr>
        <w:t>כם, בוקר טוב, אדוני היושב-ראש, כמנהג עיתונאות הבוקר, לקחתי קטע עיתון שהופיע הבוקר,  ובזה אפתח את דברי.</w:t>
      </w:r>
    </w:p>
    <w:p w14:paraId="1DBF0514" w14:textId="77777777" w:rsidR="00000000" w:rsidRDefault="007C71EE">
      <w:pPr>
        <w:pStyle w:val="a"/>
        <w:rPr>
          <w:rFonts w:hint="cs"/>
          <w:rtl/>
        </w:rPr>
      </w:pPr>
    </w:p>
    <w:p w14:paraId="4432823E" w14:textId="77777777" w:rsidR="00000000" w:rsidRDefault="007C71EE">
      <w:pPr>
        <w:pStyle w:val="a"/>
        <w:rPr>
          <w:rFonts w:hint="cs"/>
          <w:rtl/>
        </w:rPr>
      </w:pPr>
      <w:r>
        <w:rPr>
          <w:rFonts w:hint="cs"/>
          <w:rtl/>
        </w:rPr>
        <w:t xml:space="preserve">לצערי הרב, פורסמה היום באחד העיתונים מודעת אבל של ההתיישבות בערבה. המודעה הזאת אומרת שבעצם - אדוני ממלא-מקום ראש הממשלה, בוקר טוב לך - - - </w:t>
      </w:r>
    </w:p>
    <w:p w14:paraId="60BB6448" w14:textId="77777777" w:rsidR="00000000" w:rsidRDefault="007C71EE">
      <w:pPr>
        <w:pStyle w:val="a"/>
        <w:rPr>
          <w:rFonts w:hint="cs"/>
          <w:rtl/>
        </w:rPr>
      </w:pPr>
    </w:p>
    <w:p w14:paraId="1002FD3E"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5DB9FA41" w14:textId="77777777" w:rsidR="00000000" w:rsidRDefault="007C71EE">
      <w:pPr>
        <w:pStyle w:val="a"/>
        <w:rPr>
          <w:rFonts w:hint="cs"/>
          <w:rtl/>
        </w:rPr>
      </w:pPr>
    </w:p>
    <w:p w14:paraId="42C27B6F" w14:textId="77777777" w:rsidR="00000000" w:rsidRDefault="007C71EE">
      <w:pPr>
        <w:pStyle w:val="a"/>
        <w:rPr>
          <w:rFonts w:hint="cs"/>
          <w:rtl/>
        </w:rPr>
      </w:pPr>
      <w:r>
        <w:rPr>
          <w:rFonts w:hint="cs"/>
          <w:rtl/>
        </w:rPr>
        <w:t>בוקר טוב, שר האוצר לשעבר.</w:t>
      </w:r>
    </w:p>
    <w:p w14:paraId="3A0639C6" w14:textId="77777777" w:rsidR="00000000" w:rsidRDefault="007C71EE">
      <w:pPr>
        <w:pStyle w:val="a"/>
        <w:rPr>
          <w:rFonts w:hint="cs"/>
          <w:rtl/>
        </w:rPr>
      </w:pPr>
    </w:p>
    <w:p w14:paraId="1BE342B7" w14:textId="77777777" w:rsidR="00000000" w:rsidRDefault="007C71EE">
      <w:pPr>
        <w:pStyle w:val="SpeakerCon"/>
        <w:rPr>
          <w:rtl/>
        </w:rPr>
      </w:pPr>
      <w:bookmarkStart w:id="1035" w:name="FS000000459T27_05_2003_09_44_29C"/>
      <w:bookmarkEnd w:id="1035"/>
      <w:r>
        <w:rPr>
          <w:rtl/>
        </w:rPr>
        <w:t>אברהם בייגה שוחט (העבודה-מימד):</w:t>
      </w:r>
    </w:p>
    <w:p w14:paraId="78831B87" w14:textId="77777777" w:rsidR="00000000" w:rsidRDefault="007C71EE">
      <w:pPr>
        <w:pStyle w:val="a"/>
        <w:rPr>
          <w:rtl/>
        </w:rPr>
      </w:pPr>
    </w:p>
    <w:p w14:paraId="58C3FAF5" w14:textId="77777777" w:rsidR="00000000" w:rsidRDefault="007C71EE">
      <w:pPr>
        <w:pStyle w:val="a"/>
        <w:rPr>
          <w:rFonts w:hint="cs"/>
          <w:rtl/>
        </w:rPr>
      </w:pPr>
      <w:r>
        <w:rPr>
          <w:rFonts w:hint="cs"/>
          <w:rtl/>
        </w:rPr>
        <w:t>- - - ההתיישבות בערבה, שהחלה ב=1959 בצורה מסיבית, ובשנת 2003 ממשלת ישראל מחסלת אותה וקוברת אותה, הצריכה מודעת אבל, אדוני, מאוד עצובה.</w:t>
      </w:r>
    </w:p>
    <w:p w14:paraId="717F7F03" w14:textId="77777777" w:rsidR="00000000" w:rsidRDefault="007C71EE">
      <w:pPr>
        <w:pStyle w:val="a"/>
        <w:rPr>
          <w:rFonts w:hint="cs"/>
          <w:rtl/>
        </w:rPr>
      </w:pPr>
    </w:p>
    <w:p w14:paraId="43389984"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w:t>
      </w:r>
      <w:r>
        <w:rPr>
          <w:rtl/>
        </w:rPr>
        <w:t xml:space="preserve"> אולמרט:</w:t>
      </w:r>
    </w:p>
    <w:p w14:paraId="6D662781" w14:textId="77777777" w:rsidR="00000000" w:rsidRDefault="007C71EE">
      <w:pPr>
        <w:pStyle w:val="a"/>
        <w:rPr>
          <w:rFonts w:hint="cs"/>
          <w:rtl/>
        </w:rPr>
      </w:pPr>
    </w:p>
    <w:p w14:paraId="030675CE" w14:textId="77777777" w:rsidR="00000000" w:rsidRDefault="007C71EE">
      <w:pPr>
        <w:pStyle w:val="a"/>
        <w:rPr>
          <w:rFonts w:hint="cs"/>
          <w:rtl/>
        </w:rPr>
      </w:pPr>
      <w:r>
        <w:rPr>
          <w:rFonts w:hint="cs"/>
          <w:rtl/>
        </w:rPr>
        <w:t>למה המודעה הזאת? אתה יודע על מה הם מתלוננים?</w:t>
      </w:r>
    </w:p>
    <w:p w14:paraId="29E20FB7" w14:textId="77777777" w:rsidR="00000000" w:rsidRDefault="007C71EE">
      <w:pPr>
        <w:pStyle w:val="a"/>
        <w:rPr>
          <w:rFonts w:hint="cs"/>
          <w:rtl/>
        </w:rPr>
      </w:pPr>
    </w:p>
    <w:p w14:paraId="6081BBF1" w14:textId="77777777" w:rsidR="00000000" w:rsidRDefault="007C71EE">
      <w:pPr>
        <w:pStyle w:val="SpeakerCon"/>
        <w:rPr>
          <w:rtl/>
        </w:rPr>
      </w:pPr>
      <w:bookmarkStart w:id="1036" w:name="FS000000459T27_05_2003_09_45_59C"/>
      <w:bookmarkEnd w:id="1036"/>
      <w:r>
        <w:rPr>
          <w:rFonts w:hint="eastAsia"/>
          <w:rtl/>
        </w:rPr>
        <w:t>אברהם</w:t>
      </w:r>
      <w:r>
        <w:rPr>
          <w:rtl/>
        </w:rPr>
        <w:t xml:space="preserve"> בייגה שוחט (העבודה-מימד):</w:t>
      </w:r>
    </w:p>
    <w:p w14:paraId="6C1402EF" w14:textId="77777777" w:rsidR="00000000" w:rsidRDefault="007C71EE">
      <w:pPr>
        <w:pStyle w:val="a"/>
        <w:rPr>
          <w:rFonts w:hint="cs"/>
          <w:rtl/>
        </w:rPr>
      </w:pPr>
    </w:p>
    <w:p w14:paraId="56C18ABA" w14:textId="77777777" w:rsidR="00000000" w:rsidRDefault="007C71EE">
      <w:pPr>
        <w:pStyle w:val="a"/>
        <w:rPr>
          <w:rFonts w:hint="cs"/>
          <w:rtl/>
        </w:rPr>
      </w:pPr>
      <w:r>
        <w:rPr>
          <w:rFonts w:hint="cs"/>
          <w:rtl/>
        </w:rPr>
        <w:t>אני אגיד לך מייד. אהוד, האם העלית בדעתך שאני אגיד שיש מודעה ולא אגיד אף מלה למה היא נכתבה? אני חשבתי שאנחנו מכירים קצת יותר טוב.</w:t>
      </w:r>
    </w:p>
    <w:p w14:paraId="59F3DDCE" w14:textId="77777777" w:rsidR="00000000" w:rsidRDefault="007C71EE">
      <w:pPr>
        <w:pStyle w:val="a"/>
        <w:rPr>
          <w:rFonts w:hint="cs"/>
          <w:rtl/>
        </w:rPr>
      </w:pPr>
    </w:p>
    <w:p w14:paraId="7B9118AD"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w:t>
      </w:r>
      <w:r>
        <w:rPr>
          <w:rtl/>
        </w:rPr>
        <w:t>ט:</w:t>
      </w:r>
    </w:p>
    <w:p w14:paraId="086C93D2" w14:textId="77777777" w:rsidR="00000000" w:rsidRDefault="007C71EE">
      <w:pPr>
        <w:pStyle w:val="a"/>
        <w:rPr>
          <w:rFonts w:hint="cs"/>
          <w:rtl/>
        </w:rPr>
      </w:pPr>
    </w:p>
    <w:p w14:paraId="486F9337" w14:textId="77777777" w:rsidR="00000000" w:rsidRDefault="007C71EE">
      <w:pPr>
        <w:pStyle w:val="a"/>
        <w:rPr>
          <w:rFonts w:hint="cs"/>
          <w:rtl/>
        </w:rPr>
      </w:pPr>
      <w:r>
        <w:rPr>
          <w:rFonts w:hint="cs"/>
          <w:rtl/>
        </w:rPr>
        <w:t xml:space="preserve">לי אין ספק. ראיתי סימני שאלה על הפנים של חבר הכנסת הרצוג. </w:t>
      </w:r>
    </w:p>
    <w:p w14:paraId="7B6F7A19" w14:textId="77777777" w:rsidR="00000000" w:rsidRDefault="007C71EE">
      <w:pPr>
        <w:pStyle w:val="a"/>
        <w:rPr>
          <w:rFonts w:hint="cs"/>
          <w:rtl/>
        </w:rPr>
      </w:pPr>
    </w:p>
    <w:p w14:paraId="7EABF81B" w14:textId="77777777" w:rsidR="00000000" w:rsidRDefault="007C71EE">
      <w:pPr>
        <w:pStyle w:val="SpeakerCon"/>
        <w:rPr>
          <w:rtl/>
        </w:rPr>
      </w:pPr>
      <w:bookmarkStart w:id="1037" w:name="FS000000459T27_05_2003_09_48_30C"/>
      <w:bookmarkEnd w:id="1037"/>
    </w:p>
    <w:p w14:paraId="265A1AB9" w14:textId="77777777" w:rsidR="00000000" w:rsidRDefault="007C71EE">
      <w:pPr>
        <w:pStyle w:val="SpeakerCon"/>
        <w:rPr>
          <w:rtl/>
        </w:rPr>
      </w:pPr>
      <w:r>
        <w:rPr>
          <w:rFonts w:hint="eastAsia"/>
          <w:rtl/>
        </w:rPr>
        <w:t>אברהם</w:t>
      </w:r>
      <w:r>
        <w:rPr>
          <w:rtl/>
        </w:rPr>
        <w:t xml:space="preserve"> בייגה שוחט (העבודה-מימד):</w:t>
      </w:r>
    </w:p>
    <w:p w14:paraId="69BFE8DF" w14:textId="77777777" w:rsidR="00000000" w:rsidRDefault="007C71EE">
      <w:pPr>
        <w:pStyle w:val="a"/>
        <w:rPr>
          <w:rFonts w:hint="cs"/>
          <w:rtl/>
        </w:rPr>
      </w:pPr>
    </w:p>
    <w:p w14:paraId="02559FA9" w14:textId="77777777" w:rsidR="00000000" w:rsidRDefault="007C71EE">
      <w:pPr>
        <w:pStyle w:val="a"/>
        <w:rPr>
          <w:rFonts w:hint="cs"/>
          <w:rtl/>
        </w:rPr>
      </w:pPr>
      <w:r>
        <w:rPr>
          <w:rFonts w:hint="cs"/>
          <w:rtl/>
        </w:rPr>
        <w:t>אני רוצה להגיד לך הערה של הבוקר. בעניין סימני השאלה על הפנים, אני חושב שכל מי ששייך היום לסיעת הליכוד מסתובב וסימן שאלה ותימהון מרוח על פניו. לא אלה שדיברו, ל</w:t>
      </w:r>
      <w:r>
        <w:rPr>
          <w:rFonts w:hint="cs"/>
          <w:rtl/>
        </w:rPr>
        <w:t>א דוד לוי, גילה גמליאל וסגנית השר לשעבר, ששם היו גם קצת חשבונות אישיים. אני גם אתייחס לזה. אלא השתיקה האיומה של אנשים שבהינף יד כל תפיסת עולמם חרבה וקרסה. אז סימני השאלה נמצאים על פניהם ולא בשום מקום אחר.</w:t>
      </w:r>
    </w:p>
    <w:p w14:paraId="29DAD868" w14:textId="77777777" w:rsidR="00000000" w:rsidRDefault="007C71EE">
      <w:pPr>
        <w:pStyle w:val="a"/>
        <w:rPr>
          <w:rFonts w:hint="cs"/>
          <w:rtl/>
        </w:rPr>
      </w:pPr>
    </w:p>
    <w:p w14:paraId="4BACE899" w14:textId="77777777" w:rsidR="00000000" w:rsidRDefault="007C71EE">
      <w:pPr>
        <w:pStyle w:val="a"/>
        <w:rPr>
          <w:rFonts w:hint="cs"/>
          <w:rtl/>
        </w:rPr>
      </w:pPr>
      <w:r>
        <w:rPr>
          <w:rFonts w:hint="cs"/>
          <w:rtl/>
        </w:rPr>
        <w:t>ובכן, אדוני ממלא-מקום יחיד לראש הממשלה, כפי שאנחנו</w:t>
      </w:r>
      <w:r>
        <w:rPr>
          <w:rFonts w:hint="cs"/>
          <w:rtl/>
        </w:rPr>
        <w:t xml:space="preserve"> רגילים להגיד: יחיד, ברצוני להגיד לך מה קרה.</w:t>
      </w:r>
    </w:p>
    <w:p w14:paraId="436405C1" w14:textId="77777777" w:rsidR="00000000" w:rsidRDefault="007C71EE">
      <w:pPr>
        <w:pStyle w:val="a"/>
        <w:rPr>
          <w:rFonts w:hint="cs"/>
          <w:rtl/>
        </w:rPr>
      </w:pPr>
    </w:p>
    <w:p w14:paraId="6F3DA496"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2AE008C7" w14:textId="77777777" w:rsidR="00000000" w:rsidRDefault="007C71EE">
      <w:pPr>
        <w:pStyle w:val="a"/>
        <w:rPr>
          <w:rFonts w:hint="cs"/>
          <w:rtl/>
        </w:rPr>
      </w:pPr>
    </w:p>
    <w:p w14:paraId="6FBD7E8D" w14:textId="77777777" w:rsidR="00000000" w:rsidRDefault="007C71EE">
      <w:pPr>
        <w:pStyle w:val="a"/>
        <w:rPr>
          <w:rFonts w:hint="cs"/>
          <w:rtl/>
        </w:rPr>
      </w:pPr>
      <w:r>
        <w:rPr>
          <w:rFonts w:hint="cs"/>
          <w:rtl/>
        </w:rPr>
        <w:t xml:space="preserve">אל תשכח את - - - </w:t>
      </w:r>
    </w:p>
    <w:p w14:paraId="53ACD345" w14:textId="77777777" w:rsidR="00000000" w:rsidRDefault="007C71EE">
      <w:pPr>
        <w:pStyle w:val="a"/>
        <w:rPr>
          <w:rFonts w:hint="cs"/>
          <w:rtl/>
        </w:rPr>
      </w:pPr>
    </w:p>
    <w:p w14:paraId="2831D536" w14:textId="77777777" w:rsidR="00000000" w:rsidRDefault="007C71EE">
      <w:pPr>
        <w:pStyle w:val="SpeakerCon"/>
        <w:rPr>
          <w:rtl/>
        </w:rPr>
      </w:pPr>
      <w:bookmarkStart w:id="1038" w:name="FS000000459T27_05_2003_09_54_46C"/>
      <w:bookmarkEnd w:id="1038"/>
      <w:r>
        <w:rPr>
          <w:rFonts w:hint="eastAsia"/>
          <w:rtl/>
        </w:rPr>
        <w:t>אברהם</w:t>
      </w:r>
      <w:r>
        <w:rPr>
          <w:rtl/>
        </w:rPr>
        <w:t xml:space="preserve"> בייגה שוחט (העבודה-מימד):</w:t>
      </w:r>
    </w:p>
    <w:p w14:paraId="1ACD359D" w14:textId="77777777" w:rsidR="00000000" w:rsidRDefault="007C71EE">
      <w:pPr>
        <w:pStyle w:val="a"/>
        <w:rPr>
          <w:rFonts w:hint="cs"/>
          <w:rtl/>
        </w:rPr>
      </w:pPr>
    </w:p>
    <w:p w14:paraId="4D8E75F7" w14:textId="77777777" w:rsidR="00000000" w:rsidRDefault="007C71EE">
      <w:pPr>
        <w:pStyle w:val="a"/>
        <w:rPr>
          <w:rFonts w:hint="cs"/>
          <w:rtl/>
        </w:rPr>
      </w:pPr>
      <w:r>
        <w:rPr>
          <w:rFonts w:hint="cs"/>
          <w:rtl/>
        </w:rPr>
        <w:t xml:space="preserve">את היחיד. חס וחלילה. </w:t>
      </w:r>
    </w:p>
    <w:p w14:paraId="6D506BD4" w14:textId="77777777" w:rsidR="00000000" w:rsidRDefault="007C71EE">
      <w:pPr>
        <w:pStyle w:val="a"/>
        <w:rPr>
          <w:rFonts w:hint="cs"/>
          <w:rtl/>
        </w:rPr>
      </w:pPr>
    </w:p>
    <w:p w14:paraId="4145A1D2" w14:textId="77777777" w:rsidR="00000000" w:rsidRDefault="007C71EE">
      <w:pPr>
        <w:pStyle w:val="ac"/>
        <w:rPr>
          <w:rtl/>
        </w:rPr>
      </w:pPr>
      <w:r>
        <w:rPr>
          <w:rFonts w:hint="eastAsia"/>
          <w:rtl/>
        </w:rPr>
        <w:t>חיים</w:t>
      </w:r>
      <w:r>
        <w:rPr>
          <w:rtl/>
        </w:rPr>
        <w:t xml:space="preserve"> אורון (מרצ):</w:t>
      </w:r>
    </w:p>
    <w:p w14:paraId="275DCE3B" w14:textId="77777777" w:rsidR="00000000" w:rsidRDefault="007C71EE">
      <w:pPr>
        <w:pStyle w:val="a"/>
        <w:rPr>
          <w:rFonts w:hint="cs"/>
          <w:rtl/>
        </w:rPr>
      </w:pPr>
    </w:p>
    <w:p w14:paraId="54BD7836" w14:textId="77777777" w:rsidR="00000000" w:rsidRDefault="007C71EE">
      <w:pPr>
        <w:pStyle w:val="a"/>
        <w:rPr>
          <w:rFonts w:hint="cs"/>
          <w:rtl/>
        </w:rPr>
      </w:pPr>
      <w:r>
        <w:rPr>
          <w:rFonts w:hint="cs"/>
          <w:rtl/>
        </w:rPr>
        <w:t>אתה יודע מה זה יחיד שאינו מיוחד.</w:t>
      </w:r>
    </w:p>
    <w:p w14:paraId="03B9941A" w14:textId="77777777" w:rsidR="00000000" w:rsidRDefault="007C71EE">
      <w:pPr>
        <w:pStyle w:val="a"/>
        <w:rPr>
          <w:rFonts w:hint="cs"/>
          <w:rtl/>
        </w:rPr>
      </w:pPr>
    </w:p>
    <w:p w14:paraId="01734CD1" w14:textId="77777777" w:rsidR="00000000" w:rsidRDefault="007C71EE">
      <w:pPr>
        <w:pStyle w:val="SpeakerCon"/>
        <w:rPr>
          <w:rtl/>
        </w:rPr>
      </w:pPr>
      <w:bookmarkStart w:id="1039" w:name="FS000000459T27_05_2003_09_55_37C"/>
      <w:bookmarkEnd w:id="1039"/>
      <w:r>
        <w:rPr>
          <w:rFonts w:hint="eastAsia"/>
          <w:rtl/>
        </w:rPr>
        <w:t>אברהם</w:t>
      </w:r>
      <w:r>
        <w:rPr>
          <w:rtl/>
        </w:rPr>
        <w:t xml:space="preserve"> בייגה שוחט (העבודה-מימד):</w:t>
      </w:r>
    </w:p>
    <w:p w14:paraId="3F569736" w14:textId="77777777" w:rsidR="00000000" w:rsidRDefault="007C71EE">
      <w:pPr>
        <w:pStyle w:val="a"/>
        <w:rPr>
          <w:rFonts w:hint="cs"/>
          <w:rtl/>
        </w:rPr>
      </w:pPr>
    </w:p>
    <w:p w14:paraId="77F3CFAD" w14:textId="77777777" w:rsidR="00000000" w:rsidRDefault="007C71EE">
      <w:pPr>
        <w:pStyle w:val="a"/>
        <w:rPr>
          <w:rFonts w:hint="cs"/>
          <w:rtl/>
        </w:rPr>
      </w:pPr>
      <w:r>
        <w:rPr>
          <w:rFonts w:hint="cs"/>
          <w:rtl/>
        </w:rPr>
        <w:t>את זה לא</w:t>
      </w:r>
      <w:r>
        <w:rPr>
          <w:rFonts w:hint="cs"/>
          <w:rtl/>
        </w:rPr>
        <w:t xml:space="preserve"> אמרתי. </w:t>
      </w:r>
    </w:p>
    <w:p w14:paraId="5F731C14" w14:textId="77777777" w:rsidR="00000000" w:rsidRDefault="007C71EE">
      <w:pPr>
        <w:pStyle w:val="a"/>
        <w:rPr>
          <w:rFonts w:hint="cs"/>
          <w:rtl/>
        </w:rPr>
      </w:pPr>
    </w:p>
    <w:p w14:paraId="5E090B66" w14:textId="77777777" w:rsidR="00000000" w:rsidRDefault="007C71EE">
      <w:pPr>
        <w:pStyle w:val="a"/>
        <w:rPr>
          <w:rFonts w:hint="cs"/>
          <w:rtl/>
        </w:rPr>
      </w:pPr>
      <w:r>
        <w:rPr>
          <w:rFonts w:hint="cs"/>
          <w:rtl/>
        </w:rPr>
        <w:t>ידידי היקר אהוד אולמרט, המודעה הזאת נכתבה והיא מודעה עצובה. לא הרבה אנשים יושבים לאורך הבקעה, מעין-גדי בואכה אילות, דרך נאות-הכיכר, חצבה, עין-יהב, פארן, גרופית, יהל ושאר היישובים שלא הזכרתי, לא הרבה נפשות, 2,000 נפש, 3,000 נפש, מקיימים את חייהם ב</w:t>
      </w:r>
      <w:r>
        <w:rPr>
          <w:rFonts w:hint="cs"/>
          <w:rtl/>
        </w:rPr>
        <w:t>מאמץ עצום, בדרך כלל בחקלאות, קצת בתיירות, קצת בשירותים, מייצאים בהיקף של כ=500 מיליון שקל בשנה, פלפלים, מלונים, פרחים. באמת, אם מישהו מבטא את הציונות האמיתית, לא המשיחית, לא הווירטואלית הזאת שקרסה ביום ראשון כמגדל קלפים, אלא את הציונות האמיתית - אלה הם האנ</w:t>
      </w:r>
      <w:r>
        <w:rPr>
          <w:rFonts w:hint="cs"/>
          <w:rtl/>
        </w:rPr>
        <w:t xml:space="preserve">שים.     </w:t>
      </w:r>
    </w:p>
    <w:p w14:paraId="1C07239F" w14:textId="77777777" w:rsidR="00000000" w:rsidRDefault="007C71EE">
      <w:pPr>
        <w:pStyle w:val="a"/>
        <w:rPr>
          <w:rFonts w:hint="cs"/>
          <w:rtl/>
        </w:rPr>
      </w:pPr>
    </w:p>
    <w:p w14:paraId="58EE3CE3" w14:textId="77777777" w:rsidR="00000000" w:rsidRDefault="007C71EE">
      <w:pPr>
        <w:pStyle w:val="a"/>
        <w:rPr>
          <w:rFonts w:hint="cs"/>
          <w:rtl/>
        </w:rPr>
      </w:pPr>
      <w:r>
        <w:rPr>
          <w:rFonts w:hint="cs"/>
          <w:rtl/>
        </w:rPr>
        <w:t xml:space="preserve">ומה עשתה להם ממשלת ישראל בתוכנית הזאת? כמעט בכל תחום של חייהם פגעו, וגורמים לכך שהם לא יוכלו להתקיים. מענקים לבנייה, דבר מאוד מצומצם, ממש מצומצם, עשרות בודדות של יחידות דיור בשנה - גם זה לא. אין עוד מענקים לבנייה. וזה לא שיש תחליף בשיעורי ריבית </w:t>
      </w:r>
      <w:r>
        <w:rPr>
          <w:rFonts w:hint="cs"/>
          <w:rtl/>
        </w:rPr>
        <w:t>או בדרך אחרת, אלא מי שהולך לבנות בית בחצבה, בפארן, הוא צריך לשלם הרבה יותר כסף, כי למדינה אין כסף לבנות בערבה את הבתים האלה.</w:t>
      </w:r>
    </w:p>
    <w:p w14:paraId="46A2BE29" w14:textId="77777777" w:rsidR="00000000" w:rsidRDefault="007C71EE">
      <w:pPr>
        <w:pStyle w:val="a"/>
        <w:rPr>
          <w:rFonts w:hint="cs"/>
          <w:rtl/>
        </w:rPr>
      </w:pPr>
    </w:p>
    <w:p w14:paraId="6C6601BC" w14:textId="77777777" w:rsidR="00000000" w:rsidRDefault="007C71EE">
      <w:pPr>
        <w:pStyle w:val="a"/>
        <w:rPr>
          <w:rFonts w:hint="cs"/>
          <w:rtl/>
        </w:rPr>
      </w:pPr>
      <w:r>
        <w:rPr>
          <w:rFonts w:hint="cs"/>
          <w:rtl/>
        </w:rPr>
        <w:t>משנות ה=60 היתה הקלה במס הכנסה ליישובי הערבה, לפני שנות ה=60, ובצדק, שכן אמרו האנשים האלה: כדי להגיע לבית-חולים צריכים לנסוע 150 ק</w:t>
      </w:r>
      <w:r>
        <w:rPr>
          <w:rFonts w:hint="cs"/>
          <w:rtl/>
        </w:rPr>
        <w:t xml:space="preserve">ילומטר, כדי להסיע את ילדיהם הם צריכים לנסוע עשרות רבות של קילומטרים, לראות רופא מקצועי צריך לנסוע לבאר-שבע. אמרו: ניתן להם הקלה מסוימת במס הכנסה - לא אלפים, לא עשרות אלפים, מאות בודדות של שקלים. </w:t>
      </w:r>
    </w:p>
    <w:p w14:paraId="205D7725" w14:textId="77777777" w:rsidR="00000000" w:rsidRDefault="007C71EE">
      <w:pPr>
        <w:pStyle w:val="a"/>
        <w:rPr>
          <w:rFonts w:hint="cs"/>
          <w:rtl/>
        </w:rPr>
      </w:pPr>
    </w:p>
    <w:p w14:paraId="3CB08502" w14:textId="77777777" w:rsidR="00000000" w:rsidRDefault="007C71EE">
      <w:pPr>
        <w:pStyle w:val="a"/>
        <w:rPr>
          <w:rFonts w:hint="cs"/>
          <w:rtl/>
        </w:rPr>
      </w:pPr>
      <w:r>
        <w:rPr>
          <w:rFonts w:hint="cs"/>
          <w:rtl/>
        </w:rPr>
        <w:t>באה הממשלה ובטירוף מוחלט מוציאה את כל היישובים שנמצאים מעין</w:t>
      </w:r>
      <w:r>
        <w:rPr>
          <w:rFonts w:hint="cs"/>
          <w:rtl/>
        </w:rPr>
        <w:t>-גדי עד אילת - לא כולל אילת, כי את אילת השאירו, ובצדק - ממפת ההקלות. מה קרה, הם התקרבו למרכז הארץ? יפה מאוד שהשאירו את הר הנגב, וטוב עשו, שדה-בוקר, משאבי-שדה, רביבים. זה בסדר. אבל איזו ממשלה, איך קרה שישבת בישיבת ממשלה, הסתכלת וראית שלוקחים את יישובי הערבה</w:t>
      </w:r>
      <w:r>
        <w:rPr>
          <w:rFonts w:hint="cs"/>
          <w:rtl/>
        </w:rPr>
        <w:t xml:space="preserve"> ומוציאים אותם מהתמיכה הקטנה למי שיש רווחים, שיהיו לו עוד כמה אלפי שקלים, כי החיים שם פי כמה יותר יקרים?</w:t>
      </w:r>
    </w:p>
    <w:p w14:paraId="5AEB6AE7" w14:textId="77777777" w:rsidR="00000000" w:rsidRDefault="007C71EE">
      <w:pPr>
        <w:pStyle w:val="a"/>
        <w:rPr>
          <w:rFonts w:hint="cs"/>
          <w:rtl/>
        </w:rPr>
      </w:pPr>
    </w:p>
    <w:p w14:paraId="1470FD35" w14:textId="77777777" w:rsidR="00000000" w:rsidRDefault="007C71EE">
      <w:pPr>
        <w:pStyle w:val="a"/>
        <w:rPr>
          <w:rFonts w:hint="cs"/>
          <w:rtl/>
        </w:rPr>
      </w:pPr>
      <w:r>
        <w:rPr>
          <w:rFonts w:hint="cs"/>
          <w:rtl/>
        </w:rPr>
        <w:t>גם בעניין העובדים הזרים. אני בעד טיפול קשה, קשיח בעובדים הזרים, ללא צל של ספק. זו בעיה קשה שצריך לטפל בה, להתמודד אתה ולהקטין באופן משמעותי את מספר הע</w:t>
      </w:r>
      <w:r>
        <w:rPr>
          <w:rFonts w:hint="cs"/>
          <w:rtl/>
        </w:rPr>
        <w:t xml:space="preserve">ובדים הזרים. אבל לממשלה יש גם הזכות להפעיל שכל ולהפעיל מדיניות.  </w:t>
      </w:r>
    </w:p>
    <w:p w14:paraId="4DAE9333" w14:textId="77777777" w:rsidR="00000000" w:rsidRDefault="007C71EE">
      <w:pPr>
        <w:pStyle w:val="a"/>
        <w:rPr>
          <w:rFonts w:hint="cs"/>
          <w:rtl/>
        </w:rPr>
      </w:pPr>
    </w:p>
    <w:p w14:paraId="3D51E72A"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0A1E15B8" w14:textId="77777777" w:rsidR="00000000" w:rsidRDefault="007C71EE">
      <w:pPr>
        <w:pStyle w:val="a"/>
        <w:rPr>
          <w:rFonts w:hint="cs"/>
          <w:rtl/>
        </w:rPr>
      </w:pPr>
    </w:p>
    <w:p w14:paraId="3F33F70E" w14:textId="77777777" w:rsidR="00000000" w:rsidRDefault="007C71EE">
      <w:pPr>
        <w:pStyle w:val="a"/>
        <w:rPr>
          <w:rFonts w:hint="cs"/>
          <w:rtl/>
        </w:rPr>
      </w:pPr>
      <w:r>
        <w:rPr>
          <w:rFonts w:hint="cs"/>
          <w:rtl/>
        </w:rPr>
        <w:t>בעניין העובדים הזרים - - -</w:t>
      </w:r>
    </w:p>
    <w:p w14:paraId="4799AB4D" w14:textId="77777777" w:rsidR="00000000" w:rsidRDefault="007C71EE">
      <w:pPr>
        <w:pStyle w:val="a"/>
        <w:rPr>
          <w:rFonts w:hint="cs"/>
          <w:rtl/>
        </w:rPr>
      </w:pPr>
    </w:p>
    <w:p w14:paraId="6D4D934B" w14:textId="77777777" w:rsidR="00000000" w:rsidRDefault="007C71EE">
      <w:pPr>
        <w:pStyle w:val="SpeakerCon"/>
        <w:rPr>
          <w:rtl/>
        </w:rPr>
      </w:pPr>
      <w:bookmarkStart w:id="1040" w:name="FS000000459T27_05_2003_10_11_38C"/>
      <w:bookmarkEnd w:id="1040"/>
      <w:r>
        <w:rPr>
          <w:rtl/>
        </w:rPr>
        <w:t>אברהם בייגה שוחט (העבודה-מימד):</w:t>
      </w:r>
    </w:p>
    <w:p w14:paraId="54189AC8" w14:textId="77777777" w:rsidR="00000000" w:rsidRDefault="007C71EE">
      <w:pPr>
        <w:pStyle w:val="a"/>
        <w:rPr>
          <w:rtl/>
        </w:rPr>
      </w:pPr>
    </w:p>
    <w:p w14:paraId="4EF6D248" w14:textId="77777777" w:rsidR="00000000" w:rsidRDefault="007C71EE">
      <w:pPr>
        <w:pStyle w:val="a"/>
        <w:rPr>
          <w:rFonts w:hint="cs"/>
          <w:rtl/>
        </w:rPr>
      </w:pPr>
      <w:r>
        <w:rPr>
          <w:rFonts w:hint="cs"/>
          <w:rtl/>
        </w:rPr>
        <w:t xml:space="preserve">אני יודע בדיוק מה החליטו. הורידו </w:t>
      </w:r>
      <w:r>
        <w:t xml:space="preserve">flat </w:t>
      </w:r>
      <w:r>
        <w:rPr>
          <w:rFonts w:hint="cs"/>
          <w:rtl/>
        </w:rPr>
        <w:t xml:space="preserve"> על כולם, במקום 15% -  8% על כל המערכת, דבר שהוא </w:t>
      </w:r>
      <w:r>
        <w:rPr>
          <w:rFonts w:hint="cs"/>
          <w:rtl/>
        </w:rPr>
        <w:t xml:space="preserve">לא נכון, לדעתי. היו שני מגזרים שבהם היה צריך להיות טיפול דיפרנציאלי, ואני אוסיף לזה גם טיפול דיפרנציאלי טריטוריאלי, כי זה אחרת אם אתה מוריד מחקלאי באזור המרכז, שיש לו כמה אופציות קשות, לא תמיד הן מושגות, ולכן צריך לתת לו טיפול גם על הבסיס המקצועי של עבודה </w:t>
      </w:r>
      <w:r>
        <w:rPr>
          <w:rFonts w:hint="cs"/>
          <w:rtl/>
        </w:rPr>
        <w:t>בחקלאות, שקשה מאוד להשיג לה אנשים. אבל לקחת ולהתייחס לערבה - דרך אגב, גם לבקעה מבחינתי.</w:t>
      </w:r>
    </w:p>
    <w:p w14:paraId="6DEDF603" w14:textId="77777777" w:rsidR="00000000" w:rsidRDefault="007C71EE">
      <w:pPr>
        <w:pStyle w:val="a"/>
        <w:rPr>
          <w:rFonts w:hint="cs"/>
          <w:rtl/>
        </w:rPr>
      </w:pPr>
    </w:p>
    <w:p w14:paraId="5D03B378"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7208EF76" w14:textId="77777777" w:rsidR="00000000" w:rsidRDefault="007C71EE">
      <w:pPr>
        <w:pStyle w:val="a"/>
        <w:rPr>
          <w:rFonts w:hint="cs"/>
          <w:rtl/>
        </w:rPr>
      </w:pPr>
    </w:p>
    <w:p w14:paraId="5BD77F25" w14:textId="77777777" w:rsidR="00000000" w:rsidRDefault="007C71EE">
      <w:pPr>
        <w:pStyle w:val="a"/>
        <w:rPr>
          <w:rFonts w:hint="cs"/>
          <w:rtl/>
        </w:rPr>
      </w:pPr>
      <w:r>
        <w:rPr>
          <w:rFonts w:hint="cs"/>
          <w:rtl/>
        </w:rPr>
        <w:t xml:space="preserve">לא רצית לשמוע את ההערה שלי בנושא המגזר החקלאי. בעניין העסקת עובדים זרים יש הקלה די משמעותית. </w:t>
      </w:r>
    </w:p>
    <w:p w14:paraId="7535A340" w14:textId="77777777" w:rsidR="00000000" w:rsidRDefault="007C71EE">
      <w:pPr>
        <w:pStyle w:val="a"/>
        <w:rPr>
          <w:rFonts w:hint="cs"/>
          <w:rtl/>
        </w:rPr>
      </w:pPr>
    </w:p>
    <w:p w14:paraId="25C4D546" w14:textId="77777777" w:rsidR="00000000" w:rsidRDefault="007C71EE">
      <w:pPr>
        <w:pStyle w:val="SpeakerCon"/>
        <w:rPr>
          <w:rtl/>
        </w:rPr>
      </w:pPr>
      <w:bookmarkStart w:id="1041" w:name="FS000000459T27_05_2003_10_15_42C"/>
      <w:bookmarkEnd w:id="1041"/>
      <w:r>
        <w:rPr>
          <w:rFonts w:hint="eastAsia"/>
          <w:rtl/>
        </w:rPr>
        <w:t>אברהם</w:t>
      </w:r>
      <w:r>
        <w:rPr>
          <w:rtl/>
        </w:rPr>
        <w:t xml:space="preserve"> בייגה שוחט (העבודה-מימד):</w:t>
      </w:r>
    </w:p>
    <w:p w14:paraId="0B369E32" w14:textId="77777777" w:rsidR="00000000" w:rsidRDefault="007C71EE">
      <w:pPr>
        <w:pStyle w:val="a"/>
        <w:rPr>
          <w:rFonts w:hint="cs"/>
          <w:rtl/>
        </w:rPr>
      </w:pPr>
    </w:p>
    <w:p w14:paraId="495FADBE" w14:textId="77777777" w:rsidR="00000000" w:rsidRDefault="007C71EE">
      <w:pPr>
        <w:pStyle w:val="a"/>
        <w:rPr>
          <w:rFonts w:hint="cs"/>
          <w:rtl/>
        </w:rPr>
      </w:pPr>
      <w:r>
        <w:rPr>
          <w:rFonts w:hint="cs"/>
          <w:rtl/>
        </w:rPr>
        <w:t xml:space="preserve">אדוני השר, אני מתייחס לספר שמונח פה על השולחן. אני לא מקבל את ההערה. </w:t>
      </w:r>
    </w:p>
    <w:p w14:paraId="76993A19" w14:textId="77777777" w:rsidR="00000000" w:rsidRDefault="007C71EE">
      <w:pPr>
        <w:pStyle w:val="a"/>
        <w:rPr>
          <w:rFonts w:hint="cs"/>
          <w:rtl/>
        </w:rPr>
      </w:pPr>
    </w:p>
    <w:p w14:paraId="6F56B662" w14:textId="77777777" w:rsidR="00000000" w:rsidRDefault="007C71EE">
      <w:pPr>
        <w:pStyle w:val="ac"/>
        <w:rPr>
          <w:rtl/>
        </w:rPr>
      </w:pPr>
      <w:r>
        <w:rPr>
          <w:rFonts w:hint="eastAsia"/>
          <w:rtl/>
        </w:rPr>
        <w:t>חיים</w:t>
      </w:r>
      <w:r>
        <w:rPr>
          <w:rtl/>
        </w:rPr>
        <w:t xml:space="preserve"> אורון (מרצ):</w:t>
      </w:r>
    </w:p>
    <w:p w14:paraId="6C9FBD9E" w14:textId="77777777" w:rsidR="00000000" w:rsidRDefault="007C71EE">
      <w:pPr>
        <w:pStyle w:val="a"/>
        <w:rPr>
          <w:rFonts w:hint="cs"/>
          <w:rtl/>
        </w:rPr>
      </w:pPr>
    </w:p>
    <w:p w14:paraId="473A4584" w14:textId="77777777" w:rsidR="00000000" w:rsidRDefault="007C71EE">
      <w:pPr>
        <w:pStyle w:val="a"/>
        <w:rPr>
          <w:rFonts w:hint="cs"/>
          <w:rtl/>
        </w:rPr>
      </w:pPr>
      <w:r>
        <w:rPr>
          <w:rFonts w:hint="cs"/>
          <w:rtl/>
        </w:rPr>
        <w:t xml:space="preserve">הוא מתכוון לכמויות.   </w:t>
      </w:r>
    </w:p>
    <w:p w14:paraId="2189C12E" w14:textId="77777777" w:rsidR="00000000" w:rsidRDefault="007C71EE">
      <w:pPr>
        <w:pStyle w:val="a"/>
        <w:rPr>
          <w:rFonts w:hint="cs"/>
          <w:rtl/>
        </w:rPr>
      </w:pPr>
    </w:p>
    <w:p w14:paraId="3CC4CE96" w14:textId="77777777" w:rsidR="00000000" w:rsidRDefault="007C71EE">
      <w:pPr>
        <w:pStyle w:val="SpeakerCon"/>
        <w:rPr>
          <w:rtl/>
        </w:rPr>
      </w:pPr>
      <w:bookmarkStart w:id="1042" w:name="FS000000459T27_05_2003_10_16_49C"/>
      <w:bookmarkEnd w:id="1042"/>
      <w:r>
        <w:rPr>
          <w:rtl/>
        </w:rPr>
        <w:t>אברהם בייגה שוחט (העבודה-מימד):</w:t>
      </w:r>
    </w:p>
    <w:p w14:paraId="65363844" w14:textId="77777777" w:rsidR="00000000" w:rsidRDefault="007C71EE">
      <w:pPr>
        <w:pStyle w:val="a"/>
        <w:rPr>
          <w:rtl/>
        </w:rPr>
      </w:pPr>
    </w:p>
    <w:p w14:paraId="6C19787E" w14:textId="77777777" w:rsidR="00000000" w:rsidRDefault="007C71EE">
      <w:pPr>
        <w:pStyle w:val="a"/>
        <w:rPr>
          <w:rFonts w:hint="cs"/>
          <w:rtl/>
        </w:rPr>
      </w:pPr>
      <w:r>
        <w:rPr>
          <w:rFonts w:hint="cs"/>
          <w:rtl/>
        </w:rPr>
        <w:t xml:space="preserve">יש ספר שמונח פה להצבעה. רצית לשנות, יכולת לבוא לוועדת הכספים ולשנות את הדברים בזמן תהליך החקיקה. </w:t>
      </w:r>
    </w:p>
    <w:p w14:paraId="28307A47" w14:textId="77777777" w:rsidR="00000000" w:rsidRDefault="007C71EE">
      <w:pPr>
        <w:pStyle w:val="a"/>
        <w:rPr>
          <w:rFonts w:hint="cs"/>
          <w:rtl/>
        </w:rPr>
      </w:pPr>
    </w:p>
    <w:p w14:paraId="66CFBD0C" w14:textId="77777777" w:rsidR="00000000" w:rsidRDefault="007C71EE">
      <w:pPr>
        <w:pStyle w:val="ac"/>
        <w:rPr>
          <w:rtl/>
        </w:rPr>
      </w:pPr>
      <w:r>
        <w:rPr>
          <w:rFonts w:hint="eastAsia"/>
          <w:rtl/>
        </w:rPr>
        <w:t>חיים</w:t>
      </w:r>
      <w:r>
        <w:rPr>
          <w:rtl/>
        </w:rPr>
        <w:t xml:space="preserve"> אור</w:t>
      </w:r>
      <w:r>
        <w:rPr>
          <w:rtl/>
        </w:rPr>
        <w:t>ון (מרצ):</w:t>
      </w:r>
    </w:p>
    <w:p w14:paraId="4A946B99" w14:textId="77777777" w:rsidR="00000000" w:rsidRDefault="007C71EE">
      <w:pPr>
        <w:pStyle w:val="a"/>
        <w:rPr>
          <w:rFonts w:hint="cs"/>
          <w:rtl/>
        </w:rPr>
      </w:pPr>
    </w:p>
    <w:p w14:paraId="3AF0982F" w14:textId="77777777" w:rsidR="00000000" w:rsidRDefault="007C71EE">
      <w:pPr>
        <w:pStyle w:val="a"/>
        <w:rPr>
          <w:rFonts w:hint="cs"/>
          <w:rtl/>
        </w:rPr>
      </w:pPr>
      <w:r>
        <w:rPr>
          <w:rFonts w:hint="cs"/>
          <w:rtl/>
        </w:rPr>
        <w:t xml:space="preserve">הוא מתכוון לכמויות, לאישורים, לא להיטלים. </w:t>
      </w:r>
    </w:p>
    <w:p w14:paraId="3B0B277B" w14:textId="77777777" w:rsidR="00000000" w:rsidRDefault="007C71EE">
      <w:pPr>
        <w:pStyle w:val="a"/>
        <w:rPr>
          <w:rFonts w:hint="cs"/>
          <w:rtl/>
        </w:rPr>
      </w:pPr>
    </w:p>
    <w:p w14:paraId="35F65C72" w14:textId="77777777" w:rsidR="00000000" w:rsidRDefault="007C71EE">
      <w:pPr>
        <w:pStyle w:val="SpeakerCon"/>
        <w:rPr>
          <w:rtl/>
        </w:rPr>
      </w:pPr>
      <w:bookmarkStart w:id="1043" w:name="FS000000459T27_05_2003_10_17_50C"/>
      <w:bookmarkEnd w:id="1043"/>
      <w:r>
        <w:rPr>
          <w:rFonts w:hint="eastAsia"/>
          <w:rtl/>
        </w:rPr>
        <w:t>אברהם</w:t>
      </w:r>
      <w:r>
        <w:rPr>
          <w:rtl/>
        </w:rPr>
        <w:t xml:space="preserve"> בייגה שוחט (העבודה-מימד):</w:t>
      </w:r>
    </w:p>
    <w:p w14:paraId="4745552F" w14:textId="77777777" w:rsidR="00000000" w:rsidRDefault="007C71EE">
      <w:pPr>
        <w:pStyle w:val="a"/>
        <w:rPr>
          <w:rFonts w:hint="cs"/>
          <w:rtl/>
        </w:rPr>
      </w:pPr>
    </w:p>
    <w:p w14:paraId="49E1C8C3" w14:textId="77777777" w:rsidR="00000000" w:rsidRDefault="007C71EE">
      <w:pPr>
        <w:pStyle w:val="a"/>
        <w:rPr>
          <w:rFonts w:hint="cs"/>
          <w:rtl/>
        </w:rPr>
      </w:pPr>
      <w:r>
        <w:rPr>
          <w:rFonts w:hint="cs"/>
          <w:rtl/>
        </w:rPr>
        <w:t xml:space="preserve">אני לא מדבר על האישורים. </w:t>
      </w:r>
    </w:p>
    <w:p w14:paraId="75DFAEC3" w14:textId="77777777" w:rsidR="00000000" w:rsidRDefault="007C71EE">
      <w:pPr>
        <w:pStyle w:val="a"/>
        <w:rPr>
          <w:rFonts w:hint="cs"/>
          <w:rtl/>
        </w:rPr>
      </w:pPr>
    </w:p>
    <w:p w14:paraId="21406B73"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3F66D0F3" w14:textId="77777777" w:rsidR="00000000" w:rsidRDefault="007C71EE">
      <w:pPr>
        <w:pStyle w:val="a"/>
        <w:rPr>
          <w:rFonts w:hint="cs"/>
          <w:rtl/>
        </w:rPr>
      </w:pPr>
    </w:p>
    <w:p w14:paraId="666AE0A1" w14:textId="77777777" w:rsidR="00000000" w:rsidRDefault="007C71EE">
      <w:pPr>
        <w:pStyle w:val="a"/>
        <w:rPr>
          <w:rFonts w:hint="cs"/>
          <w:rtl/>
        </w:rPr>
      </w:pPr>
      <w:r>
        <w:rPr>
          <w:rFonts w:hint="cs"/>
          <w:rtl/>
        </w:rPr>
        <w:t>- - - שכחתי שכשחבר כנסת עולה על הדוכן, שום כוח בעולם לא יצליח לשנות את ההחלטה שלו - - - הוא לא ישמע,</w:t>
      </w:r>
      <w:r>
        <w:rPr>
          <w:rFonts w:hint="cs"/>
          <w:rtl/>
        </w:rPr>
        <w:t xml:space="preserve"> הוא לא יאזין. </w:t>
      </w:r>
    </w:p>
    <w:p w14:paraId="2D385EF9" w14:textId="77777777" w:rsidR="00000000" w:rsidRDefault="007C71EE">
      <w:pPr>
        <w:pStyle w:val="a"/>
        <w:ind w:firstLine="0"/>
        <w:rPr>
          <w:rFonts w:hint="cs"/>
          <w:rtl/>
        </w:rPr>
      </w:pPr>
    </w:p>
    <w:p w14:paraId="66A0522B" w14:textId="77777777" w:rsidR="00000000" w:rsidRDefault="007C71EE">
      <w:pPr>
        <w:pStyle w:val="SpeakerCon"/>
        <w:rPr>
          <w:rtl/>
        </w:rPr>
      </w:pPr>
      <w:bookmarkStart w:id="1044" w:name="FS000000459T27_05_2003_09_32_38"/>
      <w:bookmarkEnd w:id="1044"/>
      <w:r>
        <w:rPr>
          <w:rtl/>
        </w:rPr>
        <w:t>אברהם בייגה שוחט (העבודה-מימד):</w:t>
      </w:r>
    </w:p>
    <w:p w14:paraId="2F7D220D" w14:textId="77777777" w:rsidR="00000000" w:rsidRDefault="007C71EE">
      <w:pPr>
        <w:pStyle w:val="a"/>
        <w:rPr>
          <w:rFonts w:hint="cs"/>
          <w:rtl/>
        </w:rPr>
      </w:pPr>
    </w:p>
    <w:p w14:paraId="6E900BCF" w14:textId="77777777" w:rsidR="00000000" w:rsidRDefault="007C71EE">
      <w:pPr>
        <w:pStyle w:val="a"/>
        <w:rPr>
          <w:rFonts w:hint="cs"/>
          <w:rtl/>
        </w:rPr>
      </w:pPr>
      <w:r>
        <w:rPr>
          <w:rFonts w:hint="cs"/>
          <w:rtl/>
        </w:rPr>
        <w:t>אהוד, אני פשוט לא מקבל את ההערה שלך. אתה לא תלמד אותי.</w:t>
      </w:r>
    </w:p>
    <w:p w14:paraId="27220228" w14:textId="77777777" w:rsidR="00000000" w:rsidRDefault="007C71EE">
      <w:pPr>
        <w:pStyle w:val="a"/>
        <w:ind w:firstLine="0"/>
        <w:rPr>
          <w:rFonts w:hint="cs"/>
          <w:rtl/>
        </w:rPr>
      </w:pPr>
    </w:p>
    <w:p w14:paraId="5EB9790B" w14:textId="77777777" w:rsidR="00000000" w:rsidRDefault="007C71EE">
      <w:pPr>
        <w:pStyle w:val="ac"/>
        <w:rPr>
          <w:rtl/>
        </w:rPr>
      </w:pPr>
      <w:r>
        <w:rPr>
          <w:rFonts w:hint="eastAsia"/>
          <w:rtl/>
        </w:rPr>
        <w:t>חיים</w:t>
      </w:r>
      <w:r>
        <w:rPr>
          <w:rtl/>
        </w:rPr>
        <w:t xml:space="preserve"> אורון (מרצ):</w:t>
      </w:r>
    </w:p>
    <w:p w14:paraId="0C6583E6" w14:textId="77777777" w:rsidR="00000000" w:rsidRDefault="007C71EE">
      <w:pPr>
        <w:pStyle w:val="a"/>
        <w:rPr>
          <w:rFonts w:hint="cs"/>
          <w:rtl/>
        </w:rPr>
      </w:pPr>
    </w:p>
    <w:p w14:paraId="2D81CD6C" w14:textId="77777777" w:rsidR="00000000" w:rsidRDefault="007C71EE">
      <w:pPr>
        <w:pStyle w:val="a"/>
        <w:rPr>
          <w:rFonts w:hint="cs"/>
          <w:rtl/>
        </w:rPr>
      </w:pPr>
      <w:r>
        <w:rPr>
          <w:rFonts w:hint="cs"/>
          <w:rtl/>
        </w:rPr>
        <w:t>השר אולמרט, בתקופה שלא היית כאן זה השתנה.</w:t>
      </w:r>
    </w:p>
    <w:p w14:paraId="67B26AEB" w14:textId="77777777" w:rsidR="00000000" w:rsidRDefault="007C71EE">
      <w:pPr>
        <w:pStyle w:val="a"/>
        <w:ind w:firstLine="0"/>
        <w:rPr>
          <w:rFonts w:hint="cs"/>
          <w:rtl/>
        </w:rPr>
      </w:pPr>
    </w:p>
    <w:p w14:paraId="42BCAC89" w14:textId="77777777" w:rsidR="00000000" w:rsidRDefault="007C71EE">
      <w:pPr>
        <w:pStyle w:val="SpeakerCon"/>
        <w:rPr>
          <w:rtl/>
        </w:rPr>
      </w:pPr>
      <w:bookmarkStart w:id="1045" w:name="FS000000459T27_05_2003_09_34_22C"/>
      <w:bookmarkEnd w:id="1045"/>
      <w:r>
        <w:rPr>
          <w:rtl/>
        </w:rPr>
        <w:t>אברהם בייגה שוחט (העבודה-מימד):</w:t>
      </w:r>
    </w:p>
    <w:p w14:paraId="5B33E493" w14:textId="77777777" w:rsidR="00000000" w:rsidRDefault="007C71EE">
      <w:pPr>
        <w:pStyle w:val="a"/>
        <w:rPr>
          <w:rtl/>
        </w:rPr>
      </w:pPr>
    </w:p>
    <w:p w14:paraId="70D4CF50" w14:textId="77777777" w:rsidR="00000000" w:rsidRDefault="007C71EE">
      <w:pPr>
        <w:pStyle w:val="a"/>
        <w:rPr>
          <w:rFonts w:hint="cs"/>
          <w:rtl/>
        </w:rPr>
      </w:pPr>
      <w:r>
        <w:rPr>
          <w:rFonts w:hint="cs"/>
          <w:rtl/>
        </w:rPr>
        <w:t>אני לא מקבל את ההערה שלך.</w:t>
      </w:r>
    </w:p>
    <w:p w14:paraId="2F223031" w14:textId="77777777" w:rsidR="00000000" w:rsidRDefault="007C71EE">
      <w:pPr>
        <w:pStyle w:val="a"/>
        <w:ind w:firstLine="0"/>
        <w:rPr>
          <w:rFonts w:hint="cs"/>
          <w:rtl/>
        </w:rPr>
      </w:pPr>
    </w:p>
    <w:p w14:paraId="4D9F92A7" w14:textId="77777777" w:rsidR="00000000" w:rsidRDefault="007C71EE">
      <w:pPr>
        <w:pStyle w:val="ad"/>
        <w:rPr>
          <w:rtl/>
        </w:rPr>
      </w:pPr>
      <w:r>
        <w:rPr>
          <w:rtl/>
        </w:rPr>
        <w:t>היו"ר מיכאל נודלמן:</w:t>
      </w:r>
    </w:p>
    <w:p w14:paraId="7DC9FC1D" w14:textId="77777777" w:rsidR="00000000" w:rsidRDefault="007C71EE">
      <w:pPr>
        <w:pStyle w:val="a"/>
        <w:rPr>
          <w:rtl/>
        </w:rPr>
      </w:pPr>
    </w:p>
    <w:p w14:paraId="48D9D082" w14:textId="77777777" w:rsidR="00000000" w:rsidRDefault="007C71EE">
      <w:pPr>
        <w:pStyle w:val="a"/>
        <w:rPr>
          <w:rFonts w:hint="cs"/>
          <w:rtl/>
        </w:rPr>
      </w:pPr>
      <w:r>
        <w:rPr>
          <w:rFonts w:hint="cs"/>
          <w:rtl/>
        </w:rPr>
        <w:t>בייגה י</w:t>
      </w:r>
      <w:r>
        <w:rPr>
          <w:rFonts w:hint="cs"/>
          <w:rtl/>
        </w:rPr>
        <w:t>כול לענות לבד.</w:t>
      </w:r>
    </w:p>
    <w:p w14:paraId="6720DB53" w14:textId="77777777" w:rsidR="00000000" w:rsidRDefault="007C71EE">
      <w:pPr>
        <w:pStyle w:val="a"/>
        <w:ind w:firstLine="0"/>
        <w:rPr>
          <w:rFonts w:hint="cs"/>
          <w:rtl/>
        </w:rPr>
      </w:pPr>
    </w:p>
    <w:p w14:paraId="728ADFA8" w14:textId="77777777" w:rsidR="00000000" w:rsidRDefault="007C71EE">
      <w:pPr>
        <w:pStyle w:val="SpeakerCon"/>
        <w:rPr>
          <w:rtl/>
        </w:rPr>
      </w:pPr>
      <w:bookmarkStart w:id="1046" w:name="FS000000459T27_05_2003_09_35_03C"/>
      <w:bookmarkEnd w:id="1046"/>
      <w:r>
        <w:rPr>
          <w:rtl/>
        </w:rPr>
        <w:t>אברהם בייגה שוחט (העבודה-מימד):</w:t>
      </w:r>
    </w:p>
    <w:p w14:paraId="54B32E6F" w14:textId="77777777" w:rsidR="00000000" w:rsidRDefault="007C71EE">
      <w:pPr>
        <w:pStyle w:val="a"/>
        <w:rPr>
          <w:rtl/>
        </w:rPr>
      </w:pPr>
    </w:p>
    <w:p w14:paraId="790942A5" w14:textId="77777777" w:rsidR="00000000" w:rsidRDefault="007C71EE">
      <w:pPr>
        <w:pStyle w:val="a"/>
        <w:rPr>
          <w:rFonts w:hint="cs"/>
          <w:rtl/>
        </w:rPr>
      </w:pPr>
      <w:r>
        <w:rPr>
          <w:rFonts w:hint="cs"/>
          <w:rtl/>
        </w:rPr>
        <w:t>תאמין לי, אני מכיר את החומר ואני יודע במה מדובר. זה לא היה אבסורד אם ממשלת ישראל היתה באה ואומרת, שעל עובד חקלאי בערבה, בחבל-אשכול אל מול רצועת-עזה ובגוש-קטיף, במקומות האלה ההיטל לא יהיה 8% אלא יהיה 3%. לא ה</w:t>
      </w:r>
      <w:r>
        <w:rPr>
          <w:rFonts w:hint="cs"/>
          <w:rtl/>
        </w:rPr>
        <w:t>יה קורה שום אסון. וזאת אם אתם רוצים שתישאר שם חקלאות. אין אלטרנטיבה של מציאת עובדים ישראלים שם.</w:t>
      </w:r>
    </w:p>
    <w:p w14:paraId="734EAA7A" w14:textId="77777777" w:rsidR="00000000" w:rsidRDefault="007C71EE">
      <w:pPr>
        <w:pStyle w:val="a"/>
        <w:ind w:firstLine="0"/>
        <w:rPr>
          <w:rFonts w:hint="cs"/>
          <w:rtl/>
        </w:rPr>
      </w:pPr>
    </w:p>
    <w:p w14:paraId="2BEEF1F3" w14:textId="77777777" w:rsidR="00000000" w:rsidRDefault="007C71EE">
      <w:pPr>
        <w:pStyle w:val="ac"/>
        <w:rPr>
          <w:rtl/>
        </w:rPr>
      </w:pPr>
      <w:r>
        <w:rPr>
          <w:rFonts w:hint="eastAsia"/>
          <w:rtl/>
        </w:rPr>
        <w:t>אורית</w:t>
      </w:r>
      <w:r>
        <w:rPr>
          <w:rtl/>
        </w:rPr>
        <w:t xml:space="preserve"> נוקד (העבודה-מימד):</w:t>
      </w:r>
    </w:p>
    <w:p w14:paraId="08C4B2D9" w14:textId="77777777" w:rsidR="00000000" w:rsidRDefault="007C71EE">
      <w:pPr>
        <w:pStyle w:val="a"/>
        <w:rPr>
          <w:rFonts w:hint="cs"/>
          <w:rtl/>
        </w:rPr>
      </w:pPr>
    </w:p>
    <w:p w14:paraId="7D0DF1D1" w14:textId="77777777" w:rsidR="00000000" w:rsidRDefault="007C71EE">
      <w:pPr>
        <w:pStyle w:val="a"/>
        <w:rPr>
          <w:rFonts w:hint="cs"/>
          <w:rtl/>
        </w:rPr>
      </w:pPr>
      <w:r>
        <w:rPr>
          <w:rFonts w:hint="cs"/>
          <w:rtl/>
        </w:rPr>
        <w:t xml:space="preserve">אדוני השר, אם אתה מסכים לזה </w:t>
      </w:r>
      <w:r>
        <w:rPr>
          <w:rtl/>
        </w:rPr>
        <w:t>–</w:t>
      </w:r>
      <w:r>
        <w:rPr>
          <w:rFonts w:hint="cs"/>
          <w:rtl/>
        </w:rPr>
        <w:t xml:space="preserve"> אני הגשתי הסתייגות ותוכל להצטרף לזה.</w:t>
      </w:r>
    </w:p>
    <w:p w14:paraId="1B02C79A" w14:textId="77777777" w:rsidR="00000000" w:rsidRDefault="007C71EE">
      <w:pPr>
        <w:pStyle w:val="a"/>
        <w:ind w:firstLine="0"/>
        <w:rPr>
          <w:rFonts w:hint="cs"/>
          <w:rtl/>
        </w:rPr>
      </w:pPr>
    </w:p>
    <w:p w14:paraId="54B02F58" w14:textId="77777777" w:rsidR="00000000" w:rsidRDefault="007C71EE">
      <w:pPr>
        <w:pStyle w:val="SpeakerCon"/>
        <w:rPr>
          <w:rtl/>
        </w:rPr>
      </w:pPr>
      <w:bookmarkStart w:id="1047" w:name="FS000000459T27_05_2003_09_37_56C"/>
      <w:bookmarkEnd w:id="1047"/>
      <w:r>
        <w:rPr>
          <w:rtl/>
        </w:rPr>
        <w:t>אברהם בייגה שוחט (העבודה-מימד):</w:t>
      </w:r>
    </w:p>
    <w:p w14:paraId="061518FE" w14:textId="77777777" w:rsidR="00000000" w:rsidRDefault="007C71EE">
      <w:pPr>
        <w:pStyle w:val="a"/>
        <w:rPr>
          <w:rtl/>
        </w:rPr>
      </w:pPr>
    </w:p>
    <w:p w14:paraId="726C6977" w14:textId="77777777" w:rsidR="00000000" w:rsidRDefault="007C71EE">
      <w:pPr>
        <w:pStyle w:val="a"/>
        <w:rPr>
          <w:rFonts w:hint="cs"/>
          <w:rtl/>
        </w:rPr>
      </w:pPr>
      <w:r>
        <w:rPr>
          <w:rFonts w:hint="cs"/>
          <w:rtl/>
        </w:rPr>
        <w:t>עכשיו, כשאתה לוקח את כל החבילה,</w:t>
      </w:r>
      <w:r>
        <w:rPr>
          <w:rFonts w:hint="cs"/>
          <w:rtl/>
        </w:rPr>
        <w:t xml:space="preserve"> אתה רואה את החקלאי במצוקה, כששנה אחת הוא מרוויח - וזה תלוי בשער החליפין, אם היתה שנה טובה מבחינת היחס של היורו מול הדולר, וזה תלוי בשווקים - ובשנה השנייה מפסידים את המכנסיים, כשאין יכולת לשתול מחדש ולזרוע מחדש. האנשים האלה חיים ככה שנה אחרי שנה, עשרות שני</w:t>
      </w:r>
      <w:r>
        <w:rPr>
          <w:rFonts w:hint="cs"/>
          <w:rtl/>
        </w:rPr>
        <w:t>ם, והם רוצים שילדיהם ימשיכו לחיות שם. אז באה הממשלה, בקהות חושים, בחוסר הבנה, ומרסקת את העניין, ופונה מהערבה לכלל המערכת הפריפריאלית.</w:t>
      </w:r>
    </w:p>
    <w:p w14:paraId="4416E5FA" w14:textId="77777777" w:rsidR="00000000" w:rsidRDefault="007C71EE">
      <w:pPr>
        <w:pStyle w:val="a"/>
        <w:rPr>
          <w:rFonts w:hint="cs"/>
          <w:rtl/>
        </w:rPr>
      </w:pPr>
    </w:p>
    <w:p w14:paraId="3D818974" w14:textId="77777777" w:rsidR="00000000" w:rsidRDefault="007C71EE">
      <w:pPr>
        <w:pStyle w:val="a"/>
        <w:rPr>
          <w:rFonts w:hint="cs"/>
          <w:rtl/>
        </w:rPr>
      </w:pPr>
      <w:r>
        <w:rPr>
          <w:rFonts w:hint="cs"/>
          <w:rtl/>
        </w:rPr>
        <w:t>ממשלות ישראל, גם בתקופת ממשלות הליכוד, נקטו מדיניות שבאה לחזק את הפריפריה, ובצדק. מדינה לא צריכה לקיים מדיניות כדי לפתח א</w:t>
      </w:r>
      <w:r>
        <w:rPr>
          <w:rFonts w:hint="cs"/>
          <w:rtl/>
        </w:rPr>
        <w:t>ת חולות ראשון-לציון, או את רעננה. תאמין לי, זה מסתדר לבד. כוחות השוק עושים את זה באופן יוצא מן הכלל. אבל יש כמה דברים קטנים שמטבע הדברים עשו ממשלות ישראל, כדי שבכרמיאל, בבית-שאן, בערד ובדימונה אנשים יגורו, יקבלו הקלה במס הכנסה בסכום לא גדול, יקבלו מענק לדי</w:t>
      </w:r>
      <w:r>
        <w:rPr>
          <w:rFonts w:hint="cs"/>
          <w:rtl/>
        </w:rPr>
        <w:t>ור. מה דחף את האנשים לבוא? עמדתי על ערש בנייתה של עיר וראיתי איך אנשים הגיעו. חלקם הגיעו כי דרך המשכנתה וההלוואה העומדת הם יכלו להגיע לדירה. הם לא יכלו להגיע לזה במרכז הארץ. זה היה רע למדינה? תאמין לי, האנשים האלה, מבחינת השקעת כספם, עשו את הטעות האפשרית ה</w:t>
      </w:r>
      <w:r>
        <w:rPr>
          <w:rFonts w:hint="cs"/>
          <w:rtl/>
        </w:rPr>
        <w:t>כי גדולה, כי הדירה שלהם נשארה שווה בדיוק כמו שהיא היתה שווה לפני 30 שנה. מי שהשקיע במאמץ במרכז הארץ הרוויח גם כסף. אז באה הממשלה, מורידה את ההלוואות העומדות ומורידה את כל היתרונות.</w:t>
      </w:r>
    </w:p>
    <w:p w14:paraId="2D82F49E" w14:textId="77777777" w:rsidR="00000000" w:rsidRDefault="007C71EE">
      <w:pPr>
        <w:pStyle w:val="a"/>
        <w:rPr>
          <w:rFonts w:hint="cs"/>
          <w:rtl/>
        </w:rPr>
      </w:pPr>
    </w:p>
    <w:p w14:paraId="13EF2432" w14:textId="77777777" w:rsidR="00000000" w:rsidRDefault="007C71EE">
      <w:pPr>
        <w:pStyle w:val="a"/>
        <w:rPr>
          <w:rFonts w:hint="cs"/>
          <w:rtl/>
        </w:rPr>
      </w:pPr>
      <w:r>
        <w:rPr>
          <w:rFonts w:hint="cs"/>
          <w:rtl/>
        </w:rPr>
        <w:t>הממשלה הזאת מדברת על יישוב הארץ, אבל מאז יום ראשון אני כבר לא יודע. אני כב</w:t>
      </w:r>
      <w:r>
        <w:rPr>
          <w:rFonts w:hint="cs"/>
          <w:rtl/>
        </w:rPr>
        <w:t>ר לא יודע. אני לא יודע אם שילה וענתות זה כבר לא ארץ-ישראל. אולי גם דימונה וקריית-שמונה זה כבר לא ארץ-ישראל. אני כבר לא יודע עם מי אני מדבר. אני כבר לא יודע מה זה שטחים כבושים. האם הגדה היא שטחים כבושים, אדוני ממלא-מקום יחיד לראש הממשלה? זה שטחים כבושים? אם</w:t>
      </w:r>
      <w:r>
        <w:rPr>
          <w:rFonts w:hint="cs"/>
          <w:rtl/>
        </w:rPr>
        <w:t xml:space="preserve"> זה שטחים כבושים </w:t>
      </w:r>
      <w:r>
        <w:rPr>
          <w:rtl/>
        </w:rPr>
        <w:t>–</w:t>
      </w:r>
      <w:r>
        <w:rPr>
          <w:rFonts w:hint="cs"/>
          <w:rtl/>
        </w:rPr>
        <w:t xml:space="preserve"> מאוד אשמח לשמוע ממך.</w:t>
      </w:r>
    </w:p>
    <w:p w14:paraId="584C60FD" w14:textId="77777777" w:rsidR="00000000" w:rsidRDefault="007C71EE">
      <w:pPr>
        <w:pStyle w:val="a"/>
        <w:rPr>
          <w:rFonts w:hint="cs"/>
          <w:rtl/>
        </w:rPr>
      </w:pPr>
    </w:p>
    <w:p w14:paraId="0531A70D" w14:textId="77777777" w:rsidR="00000000" w:rsidRDefault="007C71EE">
      <w:pPr>
        <w:pStyle w:val="a"/>
        <w:rPr>
          <w:rFonts w:hint="cs"/>
          <w:rtl/>
        </w:rPr>
      </w:pPr>
      <w:r>
        <w:rPr>
          <w:rFonts w:hint="cs"/>
          <w:rtl/>
        </w:rPr>
        <w:t>כפי שאמרתי, לא הפחידו אותי אתמול הדיבורים של דוד לוי, שיש לו חשבון,  של נעמי בלומנטל שיש לה חשבון בריבוע, ושל גילה גמליאל שדיברה בגסות ובחוסר ניסיון. מה שהפחיד אותי - זו השתיקה; השתיקה של לימור לבנת, השתיקה שלך, השת</w:t>
      </w:r>
      <w:r>
        <w:rPr>
          <w:rFonts w:hint="cs"/>
          <w:rtl/>
        </w:rPr>
        <w:t>יקה של צחי הנגבי. השתיקות האלה היו הרבה יותר חמורות מהדיבורים, הרבה יותר חמורות מהדיבורים. הולכתם שולל עם שלם.</w:t>
      </w:r>
    </w:p>
    <w:p w14:paraId="5CE248BB" w14:textId="77777777" w:rsidR="00000000" w:rsidRDefault="007C71EE">
      <w:pPr>
        <w:pStyle w:val="a"/>
        <w:rPr>
          <w:rFonts w:hint="cs"/>
          <w:rtl/>
        </w:rPr>
      </w:pPr>
    </w:p>
    <w:p w14:paraId="700D11CF" w14:textId="77777777" w:rsidR="00000000" w:rsidRDefault="007C71EE">
      <w:pPr>
        <w:pStyle w:val="ac"/>
        <w:rPr>
          <w:rtl/>
        </w:rPr>
      </w:pPr>
      <w:r>
        <w:rPr>
          <w:rFonts w:hint="eastAsia"/>
          <w:rtl/>
        </w:rPr>
        <w:t>אורית</w:t>
      </w:r>
      <w:r>
        <w:rPr>
          <w:rtl/>
        </w:rPr>
        <w:t xml:space="preserve"> נוקד (העבודה-מימד):</w:t>
      </w:r>
    </w:p>
    <w:p w14:paraId="40713746" w14:textId="77777777" w:rsidR="00000000" w:rsidRDefault="007C71EE">
      <w:pPr>
        <w:pStyle w:val="a"/>
        <w:rPr>
          <w:rFonts w:hint="cs"/>
          <w:rtl/>
        </w:rPr>
      </w:pPr>
    </w:p>
    <w:p w14:paraId="526242AF" w14:textId="77777777" w:rsidR="00000000" w:rsidRDefault="007C71EE">
      <w:pPr>
        <w:pStyle w:val="a"/>
        <w:rPr>
          <w:rFonts w:hint="cs"/>
          <w:rtl/>
        </w:rPr>
      </w:pPr>
      <w:r>
        <w:rPr>
          <w:rFonts w:hint="cs"/>
          <w:rtl/>
        </w:rPr>
        <w:t>והם ממשיכים להוליך שולל.</w:t>
      </w:r>
    </w:p>
    <w:p w14:paraId="1EA50DA4" w14:textId="77777777" w:rsidR="00000000" w:rsidRDefault="007C71EE">
      <w:pPr>
        <w:pStyle w:val="a"/>
        <w:ind w:firstLine="0"/>
        <w:rPr>
          <w:rFonts w:hint="cs"/>
          <w:rtl/>
        </w:rPr>
      </w:pPr>
    </w:p>
    <w:p w14:paraId="3D090CCB" w14:textId="77777777" w:rsidR="00000000" w:rsidRDefault="007C71EE">
      <w:pPr>
        <w:pStyle w:val="SpeakerCon"/>
        <w:rPr>
          <w:rtl/>
        </w:rPr>
      </w:pPr>
      <w:bookmarkStart w:id="1048" w:name="FS000000459T27_05_2003_09_47_22C"/>
      <w:bookmarkEnd w:id="1048"/>
      <w:r>
        <w:rPr>
          <w:rtl/>
        </w:rPr>
        <w:t>אברהם בייגה שוחט (העבודה-מימד):</w:t>
      </w:r>
    </w:p>
    <w:p w14:paraId="1F3C94C6" w14:textId="77777777" w:rsidR="00000000" w:rsidRDefault="007C71EE">
      <w:pPr>
        <w:pStyle w:val="a"/>
        <w:rPr>
          <w:rtl/>
        </w:rPr>
      </w:pPr>
    </w:p>
    <w:p w14:paraId="72243F47" w14:textId="77777777" w:rsidR="00000000" w:rsidRDefault="007C71EE">
      <w:pPr>
        <w:pStyle w:val="a"/>
        <w:rPr>
          <w:rFonts w:hint="cs"/>
          <w:rtl/>
        </w:rPr>
      </w:pPr>
      <w:r>
        <w:rPr>
          <w:rFonts w:hint="cs"/>
          <w:rtl/>
        </w:rPr>
        <w:t>לא חודש, לא חודשיים, עשרות שנים הולכתם שולל עם שלם. אמרתם:</w:t>
      </w:r>
      <w:r>
        <w:rPr>
          <w:rFonts w:hint="cs"/>
          <w:rtl/>
        </w:rPr>
        <w:t xml:space="preserve"> זה שלנו, ענתות, שילה, בית-אל, חברון, בית-לחם, קבר-רחל. לחמת שיזיזו את הגבול, שקבר-רחל יהיה אצלנו. רחל אמנו, שומו שמים.  איפה אתה היום? יש לך אחריות מיניסטריאלית על-פי חוק-יסוד: הממשלה למה שהתקבל בממשלה. אתה לא יכול לתלות את המעיל בגרדרובה ולהגיד: אני לא ש</w:t>
      </w:r>
      <w:r>
        <w:rPr>
          <w:rFonts w:hint="cs"/>
          <w:rtl/>
        </w:rPr>
        <w:t xml:space="preserve">ם. אתה שם עם כל הכתמים. אז תעלה לבמה ותגיד: אלה שטחים כבושים. תגיד את זה, אל תברח מזה. </w:t>
      </w:r>
    </w:p>
    <w:p w14:paraId="739C6E57" w14:textId="77777777" w:rsidR="00000000" w:rsidRDefault="007C71EE">
      <w:pPr>
        <w:pStyle w:val="a"/>
        <w:rPr>
          <w:rFonts w:hint="cs"/>
          <w:rtl/>
        </w:rPr>
      </w:pPr>
    </w:p>
    <w:p w14:paraId="53420101" w14:textId="77777777" w:rsidR="00000000" w:rsidRDefault="007C71EE">
      <w:pPr>
        <w:pStyle w:val="a"/>
        <w:rPr>
          <w:rFonts w:hint="cs"/>
          <w:rtl/>
        </w:rPr>
      </w:pPr>
      <w:r>
        <w:rPr>
          <w:rFonts w:hint="cs"/>
          <w:rtl/>
        </w:rPr>
        <w:t>אני כועס עליך. למה? לא כי לך יש בעיה. אני כועס עליך כי לעם ישראל יש בעיה עם האמירות שהיו כל השנים. אני מאוד כועס. אני כועס עליך כי אם את מפת הדרכים - - -</w:t>
      </w:r>
    </w:p>
    <w:p w14:paraId="262D77E1" w14:textId="77777777" w:rsidR="00000000" w:rsidRDefault="007C71EE">
      <w:pPr>
        <w:pStyle w:val="a"/>
        <w:ind w:firstLine="0"/>
        <w:rPr>
          <w:rFonts w:hint="cs"/>
          <w:rtl/>
        </w:rPr>
      </w:pPr>
    </w:p>
    <w:p w14:paraId="395CB786"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w:t>
      </w:r>
      <w:r>
        <w:rPr>
          <w:rtl/>
        </w:rPr>
        <w:t>המסחר והתעסוקה אהוד אולמרט:</w:t>
      </w:r>
    </w:p>
    <w:p w14:paraId="34F95FC7" w14:textId="77777777" w:rsidR="00000000" w:rsidRDefault="007C71EE">
      <w:pPr>
        <w:pStyle w:val="a"/>
        <w:rPr>
          <w:rFonts w:hint="cs"/>
          <w:rtl/>
        </w:rPr>
      </w:pPr>
    </w:p>
    <w:p w14:paraId="5DDC35CD" w14:textId="77777777" w:rsidR="00000000" w:rsidRDefault="007C71EE">
      <w:pPr>
        <w:pStyle w:val="a"/>
        <w:rPr>
          <w:rFonts w:hint="cs"/>
          <w:rtl/>
        </w:rPr>
      </w:pPr>
      <w:r>
        <w:rPr>
          <w:rFonts w:hint="cs"/>
          <w:rtl/>
        </w:rPr>
        <w:t>אתה פשוט אומר דברים לא אחראיים.</w:t>
      </w:r>
    </w:p>
    <w:p w14:paraId="6408D183" w14:textId="77777777" w:rsidR="00000000" w:rsidRDefault="007C71EE">
      <w:pPr>
        <w:pStyle w:val="a"/>
        <w:ind w:firstLine="0"/>
        <w:rPr>
          <w:rFonts w:hint="cs"/>
          <w:rtl/>
        </w:rPr>
      </w:pPr>
    </w:p>
    <w:p w14:paraId="415A78D7" w14:textId="77777777" w:rsidR="00000000" w:rsidRDefault="007C71EE">
      <w:pPr>
        <w:pStyle w:val="SpeakerCon"/>
        <w:rPr>
          <w:rtl/>
        </w:rPr>
      </w:pPr>
      <w:bookmarkStart w:id="1049" w:name="FS000000459T27_05_2003_09_49_48C"/>
      <w:bookmarkEnd w:id="1049"/>
      <w:r>
        <w:rPr>
          <w:rtl/>
        </w:rPr>
        <w:t>אברהם בייגה שוחט (העבודה-מימד):</w:t>
      </w:r>
    </w:p>
    <w:p w14:paraId="46DA994F" w14:textId="77777777" w:rsidR="00000000" w:rsidRDefault="007C71EE">
      <w:pPr>
        <w:pStyle w:val="a"/>
        <w:rPr>
          <w:rtl/>
        </w:rPr>
      </w:pPr>
    </w:p>
    <w:p w14:paraId="4B38574C" w14:textId="77777777" w:rsidR="00000000" w:rsidRDefault="007C71EE">
      <w:pPr>
        <w:pStyle w:val="a"/>
        <w:rPr>
          <w:rFonts w:hint="cs"/>
          <w:rtl/>
        </w:rPr>
      </w:pPr>
      <w:r>
        <w:rPr>
          <w:rFonts w:hint="cs"/>
          <w:rtl/>
        </w:rPr>
        <w:t>קודם אמרת שיש לך הערה אחת וזהו. תעמוד בדבריך.</w:t>
      </w:r>
    </w:p>
    <w:p w14:paraId="4B79D227" w14:textId="77777777" w:rsidR="00000000" w:rsidRDefault="007C71EE">
      <w:pPr>
        <w:pStyle w:val="a"/>
        <w:ind w:firstLine="0"/>
        <w:rPr>
          <w:rFonts w:hint="cs"/>
          <w:rtl/>
        </w:rPr>
      </w:pPr>
    </w:p>
    <w:p w14:paraId="1B801051"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1AFEA75B" w14:textId="77777777" w:rsidR="00000000" w:rsidRDefault="007C71EE">
      <w:pPr>
        <w:pStyle w:val="a"/>
        <w:rPr>
          <w:rFonts w:hint="cs"/>
          <w:rtl/>
        </w:rPr>
      </w:pPr>
    </w:p>
    <w:p w14:paraId="3666FCD1" w14:textId="77777777" w:rsidR="00000000" w:rsidRDefault="007C71EE">
      <w:pPr>
        <w:pStyle w:val="a"/>
        <w:rPr>
          <w:rFonts w:hint="cs"/>
          <w:rtl/>
        </w:rPr>
      </w:pPr>
      <w:r>
        <w:rPr>
          <w:rFonts w:hint="cs"/>
          <w:rtl/>
        </w:rPr>
        <w:t xml:space="preserve">את כל זה אתה אומר לי, ואתה לא רוצה לשמוע אותי? </w:t>
      </w:r>
    </w:p>
    <w:p w14:paraId="27FD9E97" w14:textId="77777777" w:rsidR="00000000" w:rsidRDefault="007C71EE">
      <w:pPr>
        <w:pStyle w:val="a"/>
        <w:ind w:firstLine="0"/>
        <w:rPr>
          <w:rFonts w:hint="cs"/>
          <w:rtl/>
        </w:rPr>
      </w:pPr>
    </w:p>
    <w:p w14:paraId="47B9D754" w14:textId="77777777" w:rsidR="00000000" w:rsidRDefault="007C71EE">
      <w:pPr>
        <w:pStyle w:val="SpeakerCon"/>
        <w:rPr>
          <w:rtl/>
        </w:rPr>
      </w:pPr>
      <w:bookmarkStart w:id="1050" w:name="FS000000459T27_05_2003_09_50_22C"/>
      <w:bookmarkEnd w:id="1050"/>
      <w:r>
        <w:rPr>
          <w:rtl/>
        </w:rPr>
        <w:t>אברהם בייגה שוחט (העבודה</w:t>
      </w:r>
      <w:r>
        <w:rPr>
          <w:rtl/>
        </w:rPr>
        <w:t>-מימד):</w:t>
      </w:r>
    </w:p>
    <w:p w14:paraId="3F868E81" w14:textId="77777777" w:rsidR="00000000" w:rsidRDefault="007C71EE">
      <w:pPr>
        <w:pStyle w:val="a"/>
        <w:rPr>
          <w:rtl/>
        </w:rPr>
      </w:pPr>
    </w:p>
    <w:p w14:paraId="2815AE4D" w14:textId="77777777" w:rsidR="00000000" w:rsidRDefault="007C71EE">
      <w:pPr>
        <w:pStyle w:val="a"/>
        <w:rPr>
          <w:rFonts w:hint="cs"/>
          <w:rtl/>
        </w:rPr>
      </w:pPr>
      <w:r>
        <w:rPr>
          <w:rFonts w:hint="cs"/>
          <w:rtl/>
        </w:rPr>
        <w:t xml:space="preserve">אתה אמרת לי. תשמע, אני לקחתי אותך ברצינות, אהוד. אתה אמרת: בייגה, תן לי, הערה אחרונה. נתתי. </w:t>
      </w:r>
    </w:p>
    <w:p w14:paraId="62CC85BB" w14:textId="77777777" w:rsidR="00000000" w:rsidRDefault="007C71EE">
      <w:pPr>
        <w:pStyle w:val="a"/>
        <w:ind w:firstLine="0"/>
        <w:rPr>
          <w:rFonts w:hint="cs"/>
          <w:rtl/>
        </w:rPr>
      </w:pPr>
    </w:p>
    <w:p w14:paraId="5B3334E4"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5681067D" w14:textId="77777777" w:rsidR="00000000" w:rsidRDefault="007C71EE">
      <w:pPr>
        <w:pStyle w:val="a"/>
        <w:rPr>
          <w:rFonts w:hint="cs"/>
          <w:rtl/>
        </w:rPr>
      </w:pPr>
    </w:p>
    <w:p w14:paraId="2EE2C653" w14:textId="77777777" w:rsidR="00000000" w:rsidRDefault="007C71EE">
      <w:pPr>
        <w:pStyle w:val="a"/>
        <w:rPr>
          <w:rFonts w:hint="cs"/>
          <w:rtl/>
        </w:rPr>
      </w:pPr>
      <w:r>
        <w:rPr>
          <w:rFonts w:hint="cs"/>
          <w:rtl/>
        </w:rPr>
        <w:t>אתה מדבר על ארץ-ישראל?</w:t>
      </w:r>
    </w:p>
    <w:p w14:paraId="4CDF1A9E" w14:textId="77777777" w:rsidR="00000000" w:rsidRDefault="007C71EE">
      <w:pPr>
        <w:pStyle w:val="a"/>
        <w:ind w:firstLine="0"/>
        <w:rPr>
          <w:rFonts w:hint="cs"/>
          <w:rtl/>
        </w:rPr>
      </w:pPr>
    </w:p>
    <w:p w14:paraId="260D0FA5" w14:textId="77777777" w:rsidR="00000000" w:rsidRDefault="007C71EE">
      <w:pPr>
        <w:pStyle w:val="SpeakerCon"/>
        <w:rPr>
          <w:rtl/>
        </w:rPr>
      </w:pPr>
      <w:bookmarkStart w:id="1051" w:name="FS000000459T27_05_2003_09_50_59C"/>
      <w:bookmarkEnd w:id="1051"/>
      <w:r>
        <w:rPr>
          <w:rtl/>
        </w:rPr>
        <w:t>אברהם בייגה שוחט (העבודה-מימד):</w:t>
      </w:r>
    </w:p>
    <w:p w14:paraId="5E1DE429" w14:textId="77777777" w:rsidR="00000000" w:rsidRDefault="007C71EE">
      <w:pPr>
        <w:pStyle w:val="a"/>
        <w:rPr>
          <w:rtl/>
        </w:rPr>
      </w:pPr>
    </w:p>
    <w:p w14:paraId="3BC6F414" w14:textId="77777777" w:rsidR="00000000" w:rsidRDefault="007C71EE">
      <w:pPr>
        <w:pStyle w:val="a"/>
        <w:rPr>
          <w:rFonts w:hint="cs"/>
          <w:rtl/>
        </w:rPr>
      </w:pPr>
      <w:r>
        <w:rPr>
          <w:rFonts w:hint="cs"/>
          <w:rtl/>
        </w:rPr>
        <w:t>אני מדבר על הכול, כי הכול מתערבב. גם התוכנית הכלכלית שא</w:t>
      </w:r>
      <w:r>
        <w:rPr>
          <w:rFonts w:hint="cs"/>
          <w:rtl/>
        </w:rPr>
        <w:t>נחנו דנים בה - - -</w:t>
      </w:r>
    </w:p>
    <w:p w14:paraId="5A8E6E6B" w14:textId="77777777" w:rsidR="00000000" w:rsidRDefault="007C71EE">
      <w:pPr>
        <w:pStyle w:val="a"/>
        <w:ind w:firstLine="0"/>
        <w:rPr>
          <w:rFonts w:hint="cs"/>
          <w:rtl/>
        </w:rPr>
      </w:pPr>
    </w:p>
    <w:p w14:paraId="252EDFD5" w14:textId="77777777" w:rsidR="00000000" w:rsidRDefault="007C71EE">
      <w:pPr>
        <w:pStyle w:val="a"/>
        <w:ind w:firstLine="0"/>
        <w:rPr>
          <w:rFonts w:hint="cs"/>
          <w:rtl/>
        </w:rPr>
      </w:pPr>
    </w:p>
    <w:p w14:paraId="124DA382" w14:textId="77777777" w:rsidR="00000000" w:rsidRDefault="007C71EE">
      <w:pPr>
        <w:pStyle w:val="a"/>
        <w:ind w:firstLine="0"/>
        <w:rPr>
          <w:rFonts w:hint="cs"/>
          <w:rtl/>
        </w:rPr>
      </w:pPr>
    </w:p>
    <w:p w14:paraId="47865D63"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08B96A6C" w14:textId="77777777" w:rsidR="00000000" w:rsidRDefault="007C71EE">
      <w:pPr>
        <w:pStyle w:val="a"/>
        <w:rPr>
          <w:rFonts w:hint="cs"/>
          <w:rtl/>
        </w:rPr>
      </w:pPr>
    </w:p>
    <w:p w14:paraId="4C346157" w14:textId="77777777" w:rsidR="00000000" w:rsidRDefault="007C71EE">
      <w:pPr>
        <w:pStyle w:val="a"/>
        <w:rPr>
          <w:rFonts w:hint="cs"/>
          <w:rtl/>
        </w:rPr>
      </w:pPr>
      <w:r>
        <w:rPr>
          <w:rFonts w:hint="cs"/>
          <w:rtl/>
        </w:rPr>
        <w:t>בייגה, אם אתה מוכן לוותר על שטח מסוים, האם זה הופך אותו שטח לשטח של עם אחר?</w:t>
      </w:r>
    </w:p>
    <w:p w14:paraId="1087119D" w14:textId="77777777" w:rsidR="00000000" w:rsidRDefault="007C71EE">
      <w:pPr>
        <w:pStyle w:val="a"/>
        <w:ind w:firstLine="0"/>
        <w:rPr>
          <w:rFonts w:hint="cs"/>
          <w:rtl/>
        </w:rPr>
      </w:pPr>
    </w:p>
    <w:p w14:paraId="28BB60B2" w14:textId="77777777" w:rsidR="00000000" w:rsidRDefault="007C71EE">
      <w:pPr>
        <w:pStyle w:val="SpeakerCon"/>
        <w:rPr>
          <w:rtl/>
        </w:rPr>
      </w:pPr>
      <w:bookmarkStart w:id="1052" w:name="FS000000459T27_05_2003_09_51_38C"/>
      <w:bookmarkEnd w:id="1052"/>
      <w:r>
        <w:rPr>
          <w:rtl/>
        </w:rPr>
        <w:t>אברהם בייגה שוחט (העבודה-מימד):</w:t>
      </w:r>
    </w:p>
    <w:p w14:paraId="37794A08" w14:textId="77777777" w:rsidR="00000000" w:rsidRDefault="007C71EE">
      <w:pPr>
        <w:pStyle w:val="a"/>
        <w:rPr>
          <w:rtl/>
        </w:rPr>
      </w:pPr>
    </w:p>
    <w:p w14:paraId="4319E5AE" w14:textId="77777777" w:rsidR="00000000" w:rsidRDefault="007C71EE">
      <w:pPr>
        <w:pStyle w:val="a"/>
        <w:rPr>
          <w:rFonts w:hint="cs"/>
          <w:rtl/>
        </w:rPr>
      </w:pPr>
      <w:r>
        <w:rPr>
          <w:rFonts w:hint="cs"/>
          <w:rtl/>
        </w:rPr>
        <w:t>לא, לא, שטח כבוש.</w:t>
      </w:r>
    </w:p>
    <w:p w14:paraId="538D16B5" w14:textId="77777777" w:rsidR="00000000" w:rsidRDefault="007C71EE">
      <w:pPr>
        <w:pStyle w:val="a"/>
        <w:ind w:firstLine="0"/>
        <w:rPr>
          <w:rFonts w:hint="cs"/>
          <w:rtl/>
        </w:rPr>
      </w:pPr>
    </w:p>
    <w:p w14:paraId="66ACF711"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148F34CD" w14:textId="77777777" w:rsidR="00000000" w:rsidRDefault="007C71EE">
      <w:pPr>
        <w:pStyle w:val="a"/>
        <w:rPr>
          <w:rFonts w:hint="cs"/>
          <w:rtl/>
        </w:rPr>
      </w:pPr>
    </w:p>
    <w:p w14:paraId="54E945FB" w14:textId="77777777" w:rsidR="00000000" w:rsidRDefault="007C71EE">
      <w:pPr>
        <w:pStyle w:val="a"/>
        <w:rPr>
          <w:rFonts w:hint="cs"/>
          <w:rtl/>
        </w:rPr>
      </w:pPr>
      <w:r>
        <w:rPr>
          <w:rFonts w:hint="cs"/>
          <w:rtl/>
        </w:rPr>
        <w:t>הוא לא שטח כבוש.</w:t>
      </w:r>
    </w:p>
    <w:p w14:paraId="142EA027" w14:textId="77777777" w:rsidR="00000000" w:rsidRDefault="007C71EE">
      <w:pPr>
        <w:pStyle w:val="a"/>
        <w:ind w:firstLine="0"/>
        <w:rPr>
          <w:rFonts w:hint="cs"/>
          <w:rtl/>
        </w:rPr>
      </w:pPr>
    </w:p>
    <w:p w14:paraId="5BC2B635" w14:textId="77777777" w:rsidR="00000000" w:rsidRDefault="007C71EE">
      <w:pPr>
        <w:pStyle w:val="SpeakerCon"/>
        <w:rPr>
          <w:rtl/>
        </w:rPr>
      </w:pPr>
      <w:bookmarkStart w:id="1053" w:name="FS000000459T27_05_2003_09_51_47C"/>
      <w:bookmarkEnd w:id="1053"/>
      <w:r>
        <w:rPr>
          <w:rtl/>
        </w:rPr>
        <w:t>אברהם</w:t>
      </w:r>
      <w:r>
        <w:rPr>
          <w:rtl/>
        </w:rPr>
        <w:t xml:space="preserve"> בייגה שוחט (העבודה-מימד):</w:t>
      </w:r>
    </w:p>
    <w:p w14:paraId="57D4F861" w14:textId="77777777" w:rsidR="00000000" w:rsidRDefault="007C71EE">
      <w:pPr>
        <w:pStyle w:val="a"/>
        <w:rPr>
          <w:rtl/>
        </w:rPr>
      </w:pPr>
    </w:p>
    <w:p w14:paraId="20497503" w14:textId="77777777" w:rsidR="00000000" w:rsidRDefault="007C71EE">
      <w:pPr>
        <w:pStyle w:val="a"/>
        <w:rPr>
          <w:rFonts w:hint="cs"/>
          <w:rtl/>
        </w:rPr>
      </w:pPr>
      <w:r>
        <w:rPr>
          <w:rFonts w:hint="cs"/>
          <w:rtl/>
        </w:rPr>
        <w:t>זה מה שאמר ראש הממשלה. זה מה שראש הממשלה אמר. עזוב, המלה היא דבר חשוב.</w:t>
      </w:r>
    </w:p>
    <w:p w14:paraId="3D1AAA6A" w14:textId="77777777" w:rsidR="00000000" w:rsidRDefault="007C71EE">
      <w:pPr>
        <w:pStyle w:val="a"/>
        <w:ind w:firstLine="0"/>
        <w:rPr>
          <w:rtl/>
        </w:rPr>
      </w:pPr>
    </w:p>
    <w:p w14:paraId="4308726F" w14:textId="77777777" w:rsidR="00000000" w:rsidRDefault="007C71EE">
      <w:pPr>
        <w:pStyle w:val="a"/>
        <w:ind w:firstLine="0"/>
        <w:rPr>
          <w:rFonts w:hint="cs"/>
          <w:rtl/>
        </w:rPr>
      </w:pPr>
    </w:p>
    <w:p w14:paraId="361AE291"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4072B123" w14:textId="77777777" w:rsidR="00000000" w:rsidRDefault="007C71EE">
      <w:pPr>
        <w:pStyle w:val="a"/>
        <w:rPr>
          <w:rFonts w:hint="cs"/>
          <w:rtl/>
        </w:rPr>
      </w:pPr>
    </w:p>
    <w:p w14:paraId="0B026B1A" w14:textId="77777777" w:rsidR="00000000" w:rsidRDefault="007C71EE">
      <w:pPr>
        <w:pStyle w:val="a"/>
        <w:rPr>
          <w:rFonts w:hint="cs"/>
          <w:rtl/>
        </w:rPr>
      </w:pPr>
      <w:r>
        <w:rPr>
          <w:rFonts w:hint="cs"/>
          <w:rtl/>
        </w:rPr>
        <w:t>גם השמיעה התקלקלה לכם?</w:t>
      </w:r>
    </w:p>
    <w:p w14:paraId="76D380AF" w14:textId="77777777" w:rsidR="00000000" w:rsidRDefault="007C71EE">
      <w:pPr>
        <w:pStyle w:val="a"/>
        <w:ind w:firstLine="0"/>
        <w:rPr>
          <w:rFonts w:hint="cs"/>
          <w:rtl/>
        </w:rPr>
      </w:pPr>
    </w:p>
    <w:p w14:paraId="2AFCBB47" w14:textId="77777777" w:rsidR="00000000" w:rsidRDefault="007C71EE">
      <w:pPr>
        <w:pStyle w:val="SpeakerCon"/>
        <w:rPr>
          <w:rtl/>
        </w:rPr>
      </w:pPr>
      <w:bookmarkStart w:id="1054" w:name="FS000000459T27_05_2003_09_52_19C"/>
      <w:bookmarkEnd w:id="1054"/>
      <w:r>
        <w:rPr>
          <w:rtl/>
        </w:rPr>
        <w:t>אברהם בייגה שוחט (העבודה-מימד):</w:t>
      </w:r>
    </w:p>
    <w:p w14:paraId="3CA95674" w14:textId="77777777" w:rsidR="00000000" w:rsidRDefault="007C71EE">
      <w:pPr>
        <w:pStyle w:val="a"/>
        <w:rPr>
          <w:rtl/>
        </w:rPr>
      </w:pPr>
    </w:p>
    <w:p w14:paraId="47667ACE" w14:textId="77777777" w:rsidR="00000000" w:rsidRDefault="007C71EE">
      <w:pPr>
        <w:pStyle w:val="a"/>
        <w:rPr>
          <w:rFonts w:hint="cs"/>
          <w:rtl/>
        </w:rPr>
      </w:pPr>
      <w:r>
        <w:rPr>
          <w:rFonts w:hint="cs"/>
          <w:rtl/>
        </w:rPr>
        <w:t>הוא אמר: שטחים כבושים. הוא אמר: שטחים כבושים.</w:t>
      </w:r>
    </w:p>
    <w:p w14:paraId="4182026F" w14:textId="77777777" w:rsidR="00000000" w:rsidRDefault="007C71EE">
      <w:pPr>
        <w:pStyle w:val="a"/>
        <w:ind w:firstLine="0"/>
        <w:rPr>
          <w:rFonts w:hint="cs"/>
          <w:rtl/>
        </w:rPr>
      </w:pPr>
    </w:p>
    <w:p w14:paraId="33A42EBF"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3CA227BC" w14:textId="77777777" w:rsidR="00000000" w:rsidRDefault="007C71EE">
      <w:pPr>
        <w:pStyle w:val="a"/>
        <w:rPr>
          <w:rFonts w:hint="cs"/>
          <w:rtl/>
        </w:rPr>
      </w:pPr>
    </w:p>
    <w:p w14:paraId="33DB22AD" w14:textId="77777777" w:rsidR="00000000" w:rsidRDefault="007C71EE">
      <w:pPr>
        <w:pStyle w:val="a"/>
        <w:rPr>
          <w:rFonts w:hint="cs"/>
          <w:rtl/>
        </w:rPr>
      </w:pPr>
      <w:r>
        <w:rPr>
          <w:rFonts w:hint="cs"/>
          <w:rtl/>
        </w:rPr>
        <w:t>גם השמיעה התקלקלה לכם. מילא שהתבונה נעלמה כלא היתה, אבל גם השמיעה? גם השמיעה?</w:t>
      </w:r>
    </w:p>
    <w:p w14:paraId="78CE1658" w14:textId="77777777" w:rsidR="00000000" w:rsidRDefault="007C71EE">
      <w:pPr>
        <w:pStyle w:val="a"/>
        <w:ind w:firstLine="0"/>
        <w:rPr>
          <w:rFonts w:hint="cs"/>
          <w:rtl/>
        </w:rPr>
      </w:pPr>
    </w:p>
    <w:p w14:paraId="153C2376" w14:textId="77777777" w:rsidR="00000000" w:rsidRDefault="007C71EE">
      <w:pPr>
        <w:pStyle w:val="ac"/>
        <w:rPr>
          <w:rtl/>
        </w:rPr>
      </w:pPr>
      <w:r>
        <w:rPr>
          <w:rFonts w:hint="eastAsia"/>
          <w:rtl/>
        </w:rPr>
        <w:t>חיים</w:t>
      </w:r>
      <w:r>
        <w:rPr>
          <w:rtl/>
        </w:rPr>
        <w:t xml:space="preserve"> אורון (מרצ):</w:t>
      </w:r>
    </w:p>
    <w:p w14:paraId="3F291226" w14:textId="77777777" w:rsidR="00000000" w:rsidRDefault="007C71EE">
      <w:pPr>
        <w:pStyle w:val="a"/>
        <w:rPr>
          <w:rFonts w:hint="cs"/>
          <w:rtl/>
        </w:rPr>
      </w:pPr>
    </w:p>
    <w:p w14:paraId="25AA230F" w14:textId="77777777" w:rsidR="00000000" w:rsidRDefault="007C71EE">
      <w:pPr>
        <w:pStyle w:val="a"/>
        <w:rPr>
          <w:rFonts w:hint="cs"/>
          <w:rtl/>
        </w:rPr>
      </w:pPr>
      <w:r>
        <w:rPr>
          <w:rFonts w:hint="cs"/>
          <w:rtl/>
        </w:rPr>
        <w:t>אהוד, אהוד.</w:t>
      </w:r>
    </w:p>
    <w:p w14:paraId="0B0FB578" w14:textId="77777777" w:rsidR="00000000" w:rsidRDefault="007C71EE">
      <w:pPr>
        <w:pStyle w:val="a"/>
        <w:ind w:firstLine="0"/>
        <w:rPr>
          <w:rFonts w:hint="cs"/>
          <w:rtl/>
        </w:rPr>
      </w:pPr>
    </w:p>
    <w:p w14:paraId="74B166DA" w14:textId="77777777" w:rsidR="00000000" w:rsidRDefault="007C71EE">
      <w:pPr>
        <w:pStyle w:val="ac"/>
        <w:rPr>
          <w:rtl/>
        </w:rPr>
      </w:pPr>
      <w:r>
        <w:rPr>
          <w:rFonts w:hint="eastAsia"/>
          <w:rtl/>
        </w:rPr>
        <w:t>זהבה</w:t>
      </w:r>
      <w:r>
        <w:rPr>
          <w:rtl/>
        </w:rPr>
        <w:t xml:space="preserve"> גלאון (מרצ):</w:t>
      </w:r>
    </w:p>
    <w:p w14:paraId="54C3A41E" w14:textId="77777777" w:rsidR="00000000" w:rsidRDefault="007C71EE">
      <w:pPr>
        <w:pStyle w:val="a"/>
        <w:rPr>
          <w:rFonts w:hint="cs"/>
          <w:rtl/>
        </w:rPr>
      </w:pPr>
    </w:p>
    <w:p w14:paraId="707BF487" w14:textId="77777777" w:rsidR="00000000" w:rsidRDefault="007C71EE">
      <w:pPr>
        <w:pStyle w:val="a"/>
        <w:ind w:left="719" w:firstLine="0"/>
        <w:rPr>
          <w:rFonts w:hint="cs"/>
          <w:rtl/>
        </w:rPr>
      </w:pPr>
      <w:r>
        <w:rPr>
          <w:rFonts w:hint="cs"/>
          <w:rtl/>
        </w:rPr>
        <w:t>- - -</w:t>
      </w:r>
    </w:p>
    <w:p w14:paraId="5E60D2E1" w14:textId="77777777" w:rsidR="00000000" w:rsidRDefault="007C71EE">
      <w:pPr>
        <w:pStyle w:val="a"/>
        <w:ind w:firstLine="0"/>
        <w:rPr>
          <w:rFonts w:hint="cs"/>
          <w:rtl/>
        </w:rPr>
      </w:pPr>
    </w:p>
    <w:p w14:paraId="4386FB0C"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2C59D81F" w14:textId="77777777" w:rsidR="00000000" w:rsidRDefault="007C71EE">
      <w:pPr>
        <w:pStyle w:val="a"/>
        <w:rPr>
          <w:rFonts w:hint="cs"/>
          <w:rtl/>
        </w:rPr>
      </w:pPr>
    </w:p>
    <w:p w14:paraId="0DC4F229" w14:textId="77777777" w:rsidR="00000000" w:rsidRDefault="007C71EE">
      <w:pPr>
        <w:pStyle w:val="a"/>
        <w:rPr>
          <w:rFonts w:hint="cs"/>
          <w:rtl/>
        </w:rPr>
      </w:pPr>
      <w:r>
        <w:rPr>
          <w:rFonts w:hint="cs"/>
          <w:rtl/>
        </w:rPr>
        <w:t>זהבה, הרי את יודעת שזו דמגוגיה לשמה. זה בסדר.</w:t>
      </w:r>
    </w:p>
    <w:p w14:paraId="578ABAA7" w14:textId="77777777" w:rsidR="00000000" w:rsidRDefault="007C71EE">
      <w:pPr>
        <w:pStyle w:val="a"/>
        <w:ind w:firstLine="0"/>
        <w:rPr>
          <w:rFonts w:hint="cs"/>
          <w:rtl/>
        </w:rPr>
      </w:pPr>
    </w:p>
    <w:p w14:paraId="00277582" w14:textId="77777777" w:rsidR="00000000" w:rsidRDefault="007C71EE">
      <w:pPr>
        <w:pStyle w:val="ac"/>
        <w:rPr>
          <w:rtl/>
        </w:rPr>
      </w:pPr>
      <w:r>
        <w:rPr>
          <w:rFonts w:hint="eastAsia"/>
          <w:rtl/>
        </w:rPr>
        <w:t>זהבה</w:t>
      </w:r>
      <w:r>
        <w:rPr>
          <w:rtl/>
        </w:rPr>
        <w:t xml:space="preserve"> גלאון (מרצ):</w:t>
      </w:r>
    </w:p>
    <w:p w14:paraId="04D3B1BB" w14:textId="77777777" w:rsidR="00000000" w:rsidRDefault="007C71EE">
      <w:pPr>
        <w:pStyle w:val="a"/>
        <w:rPr>
          <w:rFonts w:hint="cs"/>
          <w:rtl/>
        </w:rPr>
      </w:pPr>
    </w:p>
    <w:p w14:paraId="4855FA92" w14:textId="77777777" w:rsidR="00000000" w:rsidRDefault="007C71EE">
      <w:pPr>
        <w:pStyle w:val="a"/>
        <w:rPr>
          <w:rFonts w:hint="cs"/>
          <w:rtl/>
        </w:rPr>
      </w:pPr>
      <w:r>
        <w:rPr>
          <w:rFonts w:hint="cs"/>
          <w:rtl/>
        </w:rPr>
        <w:t>זו לא דמגוגיה.</w:t>
      </w:r>
    </w:p>
    <w:p w14:paraId="257A9EA0" w14:textId="77777777" w:rsidR="00000000" w:rsidRDefault="007C71EE">
      <w:pPr>
        <w:pStyle w:val="a"/>
        <w:ind w:firstLine="0"/>
        <w:rPr>
          <w:rFonts w:hint="cs"/>
          <w:rtl/>
        </w:rPr>
      </w:pPr>
    </w:p>
    <w:p w14:paraId="6C241CD1" w14:textId="77777777" w:rsidR="00000000" w:rsidRDefault="007C71EE">
      <w:pPr>
        <w:pStyle w:val="SpeakerCon"/>
        <w:rPr>
          <w:rtl/>
        </w:rPr>
      </w:pPr>
      <w:bookmarkStart w:id="1055" w:name="FS000000459T27_05_2003_09_53_44C"/>
      <w:bookmarkEnd w:id="1055"/>
      <w:r>
        <w:rPr>
          <w:rtl/>
        </w:rPr>
        <w:t>אברהם בייגה שוחט (העבודה-מימד):</w:t>
      </w:r>
    </w:p>
    <w:p w14:paraId="40725CB6" w14:textId="77777777" w:rsidR="00000000" w:rsidRDefault="007C71EE">
      <w:pPr>
        <w:pStyle w:val="a"/>
        <w:rPr>
          <w:rtl/>
        </w:rPr>
      </w:pPr>
    </w:p>
    <w:p w14:paraId="7E5B8369" w14:textId="77777777" w:rsidR="00000000" w:rsidRDefault="007C71EE">
      <w:pPr>
        <w:pStyle w:val="a"/>
        <w:rPr>
          <w:rFonts w:hint="cs"/>
          <w:rtl/>
        </w:rPr>
      </w:pPr>
      <w:r>
        <w:rPr>
          <w:rFonts w:hint="cs"/>
          <w:rtl/>
        </w:rPr>
        <w:t>זו לא דמגוגיה.</w:t>
      </w:r>
    </w:p>
    <w:p w14:paraId="17CD566C" w14:textId="77777777" w:rsidR="00000000" w:rsidRDefault="007C71EE">
      <w:pPr>
        <w:pStyle w:val="a"/>
        <w:ind w:firstLine="0"/>
        <w:rPr>
          <w:rFonts w:hint="cs"/>
          <w:rtl/>
        </w:rPr>
      </w:pPr>
    </w:p>
    <w:p w14:paraId="3B7929B4" w14:textId="77777777" w:rsidR="00000000" w:rsidRDefault="007C71EE">
      <w:pPr>
        <w:pStyle w:val="ac"/>
        <w:rPr>
          <w:rtl/>
        </w:rPr>
      </w:pPr>
      <w:r>
        <w:rPr>
          <w:rFonts w:hint="eastAsia"/>
          <w:rtl/>
        </w:rPr>
        <w:t>זהבה</w:t>
      </w:r>
      <w:r>
        <w:rPr>
          <w:rtl/>
        </w:rPr>
        <w:t xml:space="preserve"> גלאון (מרצ):</w:t>
      </w:r>
    </w:p>
    <w:p w14:paraId="3241A845" w14:textId="77777777" w:rsidR="00000000" w:rsidRDefault="007C71EE">
      <w:pPr>
        <w:pStyle w:val="a"/>
        <w:rPr>
          <w:rFonts w:hint="cs"/>
          <w:rtl/>
        </w:rPr>
      </w:pPr>
    </w:p>
    <w:p w14:paraId="1BE13CA8" w14:textId="77777777" w:rsidR="00000000" w:rsidRDefault="007C71EE">
      <w:pPr>
        <w:pStyle w:val="a"/>
        <w:rPr>
          <w:rFonts w:hint="cs"/>
          <w:rtl/>
        </w:rPr>
      </w:pPr>
      <w:r>
        <w:rPr>
          <w:rFonts w:hint="cs"/>
          <w:rtl/>
        </w:rPr>
        <w:t>אהוד, אני נותנת לך את הקרדיט כשר רציני. האם זה לא שטח כבוש? ראש הממשלה אמר שזה שטח כבוש.</w:t>
      </w:r>
    </w:p>
    <w:p w14:paraId="2AE0A77D" w14:textId="77777777" w:rsidR="00000000" w:rsidRDefault="007C71EE">
      <w:pPr>
        <w:pStyle w:val="a"/>
        <w:ind w:firstLine="0"/>
        <w:rPr>
          <w:rtl/>
        </w:rPr>
      </w:pPr>
    </w:p>
    <w:p w14:paraId="07863191" w14:textId="77777777" w:rsidR="00000000" w:rsidRDefault="007C71EE">
      <w:pPr>
        <w:pStyle w:val="a"/>
        <w:ind w:firstLine="0"/>
        <w:rPr>
          <w:rFonts w:hint="cs"/>
          <w:rtl/>
        </w:rPr>
      </w:pPr>
    </w:p>
    <w:p w14:paraId="42284245"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1D832C8E" w14:textId="77777777" w:rsidR="00000000" w:rsidRDefault="007C71EE">
      <w:pPr>
        <w:pStyle w:val="a"/>
        <w:rPr>
          <w:rFonts w:hint="cs"/>
          <w:rtl/>
        </w:rPr>
      </w:pPr>
    </w:p>
    <w:p w14:paraId="4C51151C" w14:textId="77777777" w:rsidR="00000000" w:rsidRDefault="007C71EE">
      <w:pPr>
        <w:pStyle w:val="a"/>
        <w:rPr>
          <w:rFonts w:hint="cs"/>
          <w:rtl/>
        </w:rPr>
      </w:pPr>
      <w:r>
        <w:rPr>
          <w:rFonts w:hint="cs"/>
          <w:rtl/>
        </w:rPr>
        <w:t>איפה אנחנו יושבים? בש</w:t>
      </w:r>
      <w:r>
        <w:rPr>
          <w:rFonts w:hint="cs"/>
          <w:rtl/>
        </w:rPr>
        <w:t xml:space="preserve">ילה? קבר-רחל זה שטח כבוש? </w:t>
      </w:r>
    </w:p>
    <w:p w14:paraId="5DA39EA0" w14:textId="77777777" w:rsidR="00000000" w:rsidRDefault="007C71EE">
      <w:pPr>
        <w:pStyle w:val="a"/>
        <w:ind w:firstLine="0"/>
        <w:rPr>
          <w:rFonts w:hint="cs"/>
          <w:rtl/>
        </w:rPr>
      </w:pPr>
    </w:p>
    <w:p w14:paraId="69093697" w14:textId="77777777" w:rsidR="00000000" w:rsidRDefault="007C71EE">
      <w:pPr>
        <w:pStyle w:val="ac"/>
        <w:rPr>
          <w:rtl/>
        </w:rPr>
      </w:pPr>
      <w:r>
        <w:rPr>
          <w:rFonts w:hint="eastAsia"/>
          <w:rtl/>
        </w:rPr>
        <w:t>זהבה</w:t>
      </w:r>
      <w:r>
        <w:rPr>
          <w:rtl/>
        </w:rPr>
        <w:t xml:space="preserve"> גלאון (מרצ):</w:t>
      </w:r>
    </w:p>
    <w:p w14:paraId="21803039" w14:textId="77777777" w:rsidR="00000000" w:rsidRDefault="007C71EE">
      <w:pPr>
        <w:pStyle w:val="a"/>
        <w:rPr>
          <w:rFonts w:hint="cs"/>
          <w:rtl/>
        </w:rPr>
      </w:pPr>
    </w:p>
    <w:p w14:paraId="4DC6CDBA" w14:textId="77777777" w:rsidR="00000000" w:rsidRDefault="007C71EE">
      <w:pPr>
        <w:pStyle w:val="a"/>
        <w:ind w:left="719" w:firstLine="0"/>
        <w:rPr>
          <w:rFonts w:hint="cs"/>
          <w:rtl/>
        </w:rPr>
      </w:pPr>
      <w:r>
        <w:rPr>
          <w:rFonts w:hint="cs"/>
          <w:rtl/>
        </w:rPr>
        <w:t>- - -</w:t>
      </w:r>
    </w:p>
    <w:p w14:paraId="5ECF3C4C" w14:textId="77777777" w:rsidR="00000000" w:rsidRDefault="007C71EE">
      <w:pPr>
        <w:pStyle w:val="a"/>
        <w:ind w:firstLine="0"/>
        <w:rPr>
          <w:rFonts w:hint="cs"/>
          <w:rtl/>
        </w:rPr>
      </w:pPr>
    </w:p>
    <w:p w14:paraId="4F4926BF" w14:textId="77777777" w:rsidR="00000000" w:rsidRDefault="007C71EE">
      <w:pPr>
        <w:pStyle w:val="ac"/>
        <w:rPr>
          <w:rtl/>
        </w:rPr>
      </w:pPr>
      <w:r>
        <w:rPr>
          <w:rFonts w:hint="eastAsia"/>
          <w:rtl/>
        </w:rPr>
        <w:t>חיים</w:t>
      </w:r>
      <w:r>
        <w:rPr>
          <w:rtl/>
        </w:rPr>
        <w:t xml:space="preserve"> אורון (מרצ):</w:t>
      </w:r>
    </w:p>
    <w:p w14:paraId="44603FE2" w14:textId="77777777" w:rsidR="00000000" w:rsidRDefault="007C71EE">
      <w:pPr>
        <w:pStyle w:val="a"/>
        <w:rPr>
          <w:rFonts w:hint="cs"/>
          <w:rtl/>
        </w:rPr>
      </w:pPr>
    </w:p>
    <w:p w14:paraId="3B7F9A6B" w14:textId="77777777" w:rsidR="00000000" w:rsidRDefault="007C71EE">
      <w:pPr>
        <w:pStyle w:val="a"/>
        <w:rPr>
          <w:rFonts w:hint="cs"/>
          <w:rtl/>
        </w:rPr>
      </w:pPr>
      <w:r>
        <w:rPr>
          <w:rFonts w:hint="cs"/>
          <w:rtl/>
        </w:rPr>
        <w:t>אהוד, תיזהר, בעוד שנה - - -</w:t>
      </w:r>
    </w:p>
    <w:p w14:paraId="2953C221" w14:textId="77777777" w:rsidR="00000000" w:rsidRDefault="007C71EE">
      <w:pPr>
        <w:pStyle w:val="a"/>
        <w:ind w:firstLine="0"/>
        <w:rPr>
          <w:rFonts w:hint="cs"/>
          <w:rtl/>
        </w:rPr>
      </w:pPr>
    </w:p>
    <w:p w14:paraId="0D4B3BDE"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1A4458E4" w14:textId="77777777" w:rsidR="00000000" w:rsidRDefault="007C71EE">
      <w:pPr>
        <w:pStyle w:val="a"/>
        <w:rPr>
          <w:rFonts w:hint="cs"/>
          <w:rtl/>
        </w:rPr>
      </w:pPr>
    </w:p>
    <w:p w14:paraId="4B12E0DE" w14:textId="77777777" w:rsidR="00000000" w:rsidRDefault="007C71EE">
      <w:pPr>
        <w:pStyle w:val="a"/>
        <w:rPr>
          <w:rFonts w:hint="cs"/>
          <w:rtl/>
        </w:rPr>
      </w:pPr>
      <w:r>
        <w:rPr>
          <w:rFonts w:hint="cs"/>
          <w:rtl/>
        </w:rPr>
        <w:t>מאז ששמעתי את אהוד ברק אומר שלעולם עם ישראל לא יעזוב את בית-אל  - - -</w:t>
      </w:r>
    </w:p>
    <w:p w14:paraId="2E498DC6" w14:textId="77777777" w:rsidR="00000000" w:rsidRDefault="007C71EE">
      <w:pPr>
        <w:pStyle w:val="a"/>
        <w:ind w:firstLine="0"/>
        <w:rPr>
          <w:rFonts w:hint="cs"/>
          <w:rtl/>
        </w:rPr>
      </w:pPr>
    </w:p>
    <w:p w14:paraId="56D0B8B3" w14:textId="77777777" w:rsidR="00000000" w:rsidRDefault="007C71EE">
      <w:pPr>
        <w:pStyle w:val="SpeakerCon"/>
        <w:rPr>
          <w:rtl/>
        </w:rPr>
      </w:pPr>
      <w:bookmarkStart w:id="1056" w:name="FS000000459T27_05_2003_09_55_39C"/>
      <w:bookmarkEnd w:id="1056"/>
      <w:r>
        <w:rPr>
          <w:rtl/>
        </w:rPr>
        <w:t>אברהם בייגה שוחט (העבודה-מימד):</w:t>
      </w:r>
    </w:p>
    <w:p w14:paraId="204A87B7" w14:textId="77777777" w:rsidR="00000000" w:rsidRDefault="007C71EE">
      <w:pPr>
        <w:pStyle w:val="a"/>
        <w:rPr>
          <w:rtl/>
        </w:rPr>
      </w:pPr>
    </w:p>
    <w:p w14:paraId="66454567" w14:textId="77777777" w:rsidR="00000000" w:rsidRDefault="007C71EE">
      <w:pPr>
        <w:pStyle w:val="a"/>
        <w:rPr>
          <w:rFonts w:hint="cs"/>
          <w:rtl/>
        </w:rPr>
      </w:pPr>
      <w:r>
        <w:rPr>
          <w:rFonts w:hint="cs"/>
          <w:rtl/>
        </w:rPr>
        <w:t>אהוד, אהו</w:t>
      </w:r>
      <w:r>
        <w:rPr>
          <w:rFonts w:hint="cs"/>
          <w:rtl/>
        </w:rPr>
        <w:t xml:space="preserve">ד. </w:t>
      </w:r>
    </w:p>
    <w:p w14:paraId="0A847D07" w14:textId="77777777" w:rsidR="00000000" w:rsidRDefault="007C71EE">
      <w:pPr>
        <w:pStyle w:val="a"/>
        <w:ind w:firstLine="0"/>
        <w:rPr>
          <w:rFonts w:hint="cs"/>
          <w:rtl/>
        </w:rPr>
      </w:pPr>
    </w:p>
    <w:p w14:paraId="17BD2BA5" w14:textId="77777777" w:rsidR="00000000" w:rsidRDefault="007C71EE">
      <w:pPr>
        <w:pStyle w:val="ac"/>
        <w:rPr>
          <w:rtl/>
        </w:rPr>
      </w:pPr>
      <w:r>
        <w:rPr>
          <w:rFonts w:hint="eastAsia"/>
          <w:rtl/>
        </w:rPr>
        <w:t>זהבה</w:t>
      </w:r>
      <w:r>
        <w:rPr>
          <w:rtl/>
        </w:rPr>
        <w:t xml:space="preserve"> גלאון (מרצ):</w:t>
      </w:r>
    </w:p>
    <w:p w14:paraId="4F4011F6" w14:textId="77777777" w:rsidR="00000000" w:rsidRDefault="007C71EE">
      <w:pPr>
        <w:pStyle w:val="a"/>
        <w:rPr>
          <w:rFonts w:hint="cs"/>
          <w:rtl/>
        </w:rPr>
      </w:pPr>
    </w:p>
    <w:p w14:paraId="67FDECF9" w14:textId="77777777" w:rsidR="00000000" w:rsidRDefault="007C71EE">
      <w:pPr>
        <w:pStyle w:val="a"/>
        <w:rPr>
          <w:rFonts w:hint="cs"/>
          <w:rtl/>
        </w:rPr>
      </w:pPr>
      <w:r>
        <w:rPr>
          <w:rFonts w:hint="cs"/>
          <w:rtl/>
        </w:rPr>
        <w:t>תראה איפה אהוד ברק. תראה איפה אהוד ברק ואיפה אהוד אולמרט.</w:t>
      </w:r>
    </w:p>
    <w:p w14:paraId="1378E7CC" w14:textId="77777777" w:rsidR="00000000" w:rsidRDefault="007C71EE">
      <w:pPr>
        <w:pStyle w:val="a"/>
        <w:ind w:firstLine="0"/>
        <w:rPr>
          <w:rFonts w:hint="cs"/>
          <w:rtl/>
        </w:rPr>
      </w:pPr>
    </w:p>
    <w:p w14:paraId="206140B2" w14:textId="77777777" w:rsidR="00000000" w:rsidRDefault="007C71EE">
      <w:pPr>
        <w:pStyle w:val="ad"/>
        <w:rPr>
          <w:rtl/>
        </w:rPr>
      </w:pPr>
      <w:r>
        <w:rPr>
          <w:rtl/>
        </w:rPr>
        <w:t>היו"ר מיכאל נודלמן:</w:t>
      </w:r>
    </w:p>
    <w:p w14:paraId="4DFBC05C" w14:textId="77777777" w:rsidR="00000000" w:rsidRDefault="007C71EE">
      <w:pPr>
        <w:pStyle w:val="a"/>
        <w:rPr>
          <w:rtl/>
        </w:rPr>
      </w:pPr>
    </w:p>
    <w:p w14:paraId="4E0F5F24" w14:textId="77777777" w:rsidR="00000000" w:rsidRDefault="007C71EE">
      <w:pPr>
        <w:pStyle w:val="a"/>
        <w:rPr>
          <w:rFonts w:hint="cs"/>
          <w:rtl/>
        </w:rPr>
      </w:pPr>
      <w:r>
        <w:rPr>
          <w:rFonts w:hint="cs"/>
          <w:rtl/>
        </w:rPr>
        <w:t>חברי הכנסת, חברי הכנסת.</w:t>
      </w:r>
    </w:p>
    <w:p w14:paraId="3EC1BA20" w14:textId="77777777" w:rsidR="00000000" w:rsidRDefault="007C71EE">
      <w:pPr>
        <w:pStyle w:val="a"/>
        <w:ind w:firstLine="0"/>
        <w:rPr>
          <w:rFonts w:hint="cs"/>
          <w:rtl/>
        </w:rPr>
      </w:pPr>
    </w:p>
    <w:p w14:paraId="290E337F" w14:textId="77777777" w:rsidR="00000000" w:rsidRDefault="007C71EE">
      <w:pPr>
        <w:pStyle w:val="SpeakerCon"/>
        <w:rPr>
          <w:rtl/>
        </w:rPr>
      </w:pPr>
      <w:bookmarkStart w:id="1057" w:name="FS000000459T27_05_2003_09_56_06C"/>
      <w:bookmarkEnd w:id="1057"/>
      <w:r>
        <w:rPr>
          <w:rtl/>
        </w:rPr>
        <w:t>אברהם בייגה שוחט (העבודה-מימד):</w:t>
      </w:r>
    </w:p>
    <w:p w14:paraId="20DA48C2" w14:textId="77777777" w:rsidR="00000000" w:rsidRDefault="007C71EE">
      <w:pPr>
        <w:pStyle w:val="a"/>
        <w:rPr>
          <w:rtl/>
        </w:rPr>
      </w:pPr>
    </w:p>
    <w:p w14:paraId="71260819" w14:textId="77777777" w:rsidR="00000000" w:rsidRDefault="007C71EE">
      <w:pPr>
        <w:pStyle w:val="a"/>
        <w:rPr>
          <w:rFonts w:hint="cs"/>
          <w:rtl/>
        </w:rPr>
      </w:pPr>
      <w:r>
        <w:rPr>
          <w:rFonts w:hint="cs"/>
          <w:rtl/>
        </w:rPr>
        <w:t>אדוני השר, לא מקובל ששר קורא קריאות ביניים.</w:t>
      </w:r>
    </w:p>
    <w:p w14:paraId="5B11AE2D" w14:textId="77777777" w:rsidR="00000000" w:rsidRDefault="007C71EE">
      <w:pPr>
        <w:pStyle w:val="a"/>
        <w:ind w:firstLine="0"/>
        <w:rPr>
          <w:rFonts w:hint="cs"/>
          <w:rtl/>
        </w:rPr>
      </w:pPr>
    </w:p>
    <w:p w14:paraId="5053E15E"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3CF9B801" w14:textId="77777777" w:rsidR="00000000" w:rsidRDefault="007C71EE">
      <w:pPr>
        <w:pStyle w:val="a"/>
        <w:rPr>
          <w:rFonts w:hint="cs"/>
          <w:rtl/>
        </w:rPr>
      </w:pPr>
    </w:p>
    <w:p w14:paraId="5314C492" w14:textId="77777777" w:rsidR="00000000" w:rsidRDefault="007C71EE">
      <w:pPr>
        <w:pStyle w:val="a"/>
        <w:rPr>
          <w:rFonts w:hint="cs"/>
          <w:rtl/>
        </w:rPr>
      </w:pPr>
      <w:r>
        <w:rPr>
          <w:rFonts w:hint="cs"/>
          <w:rtl/>
        </w:rPr>
        <w:t>מה?</w:t>
      </w:r>
    </w:p>
    <w:p w14:paraId="5EC5F672" w14:textId="77777777" w:rsidR="00000000" w:rsidRDefault="007C71EE">
      <w:pPr>
        <w:pStyle w:val="a"/>
        <w:ind w:firstLine="0"/>
        <w:rPr>
          <w:rFonts w:hint="cs"/>
          <w:rtl/>
        </w:rPr>
      </w:pPr>
    </w:p>
    <w:p w14:paraId="6B8C5259" w14:textId="77777777" w:rsidR="00000000" w:rsidRDefault="007C71EE">
      <w:pPr>
        <w:pStyle w:val="SpeakerCon"/>
        <w:rPr>
          <w:rFonts w:hint="cs"/>
          <w:rtl/>
        </w:rPr>
      </w:pPr>
      <w:bookmarkStart w:id="1058" w:name="FS000000459T27_05_2003_09_56_22C"/>
      <w:bookmarkEnd w:id="1058"/>
    </w:p>
    <w:p w14:paraId="013FFF7F" w14:textId="77777777" w:rsidR="00000000" w:rsidRDefault="007C71EE">
      <w:pPr>
        <w:pStyle w:val="SpeakerCon"/>
        <w:rPr>
          <w:rFonts w:hint="cs"/>
          <w:rtl/>
        </w:rPr>
      </w:pPr>
    </w:p>
    <w:p w14:paraId="0F3952A1" w14:textId="77777777" w:rsidR="00000000" w:rsidRDefault="007C71EE">
      <w:pPr>
        <w:pStyle w:val="SpeakerCon"/>
        <w:rPr>
          <w:rFonts w:hint="cs"/>
          <w:rtl/>
        </w:rPr>
      </w:pPr>
    </w:p>
    <w:p w14:paraId="25239367" w14:textId="77777777" w:rsidR="00000000" w:rsidRDefault="007C71EE">
      <w:pPr>
        <w:pStyle w:val="SpeakerCon"/>
        <w:rPr>
          <w:rFonts w:hint="cs"/>
          <w:rtl/>
        </w:rPr>
      </w:pPr>
    </w:p>
    <w:p w14:paraId="60DA9C23" w14:textId="77777777" w:rsidR="00000000" w:rsidRDefault="007C71EE">
      <w:pPr>
        <w:pStyle w:val="SpeakerCon"/>
        <w:rPr>
          <w:rtl/>
        </w:rPr>
      </w:pPr>
      <w:r>
        <w:rPr>
          <w:rtl/>
        </w:rPr>
        <w:t>אברהם בייגה שוחט (העבודה-מימד):</w:t>
      </w:r>
    </w:p>
    <w:p w14:paraId="3DA4D85F" w14:textId="77777777" w:rsidR="00000000" w:rsidRDefault="007C71EE">
      <w:pPr>
        <w:pStyle w:val="a"/>
        <w:rPr>
          <w:rtl/>
        </w:rPr>
      </w:pPr>
    </w:p>
    <w:p w14:paraId="780D9B03" w14:textId="77777777" w:rsidR="00000000" w:rsidRDefault="007C71EE">
      <w:pPr>
        <w:pStyle w:val="a"/>
        <w:rPr>
          <w:rFonts w:hint="cs"/>
          <w:rtl/>
        </w:rPr>
      </w:pPr>
      <w:r>
        <w:rPr>
          <w:rFonts w:hint="cs"/>
          <w:rtl/>
        </w:rPr>
        <w:t>לא מקובל ששר קורא קריאות ביניים. יש כללים בעניין. אלא אם כן אתה רוצה להיות חבר כנסת. אם כך, לך תשב ליד ידידך רוני בר-און, שניכם תטכסו עצה איך להציל את עמדי, ואז תוכל לקרוא קריאות ביניים. עזוב אותי עכשיו, אל תקרא קריאות בינ</w:t>
      </w:r>
      <w:r>
        <w:rPr>
          <w:rFonts w:hint="cs"/>
          <w:rtl/>
        </w:rPr>
        <w:t xml:space="preserve">יים. </w:t>
      </w:r>
    </w:p>
    <w:p w14:paraId="3D00AE83" w14:textId="77777777" w:rsidR="00000000" w:rsidRDefault="007C71EE">
      <w:pPr>
        <w:pStyle w:val="a"/>
        <w:ind w:firstLine="0"/>
        <w:rPr>
          <w:rFonts w:hint="cs"/>
          <w:rtl/>
        </w:rPr>
      </w:pPr>
    </w:p>
    <w:p w14:paraId="5E33AB22"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7F39257E" w14:textId="77777777" w:rsidR="00000000" w:rsidRDefault="007C71EE">
      <w:pPr>
        <w:pStyle w:val="a"/>
        <w:rPr>
          <w:rFonts w:hint="cs"/>
          <w:rtl/>
        </w:rPr>
      </w:pPr>
    </w:p>
    <w:p w14:paraId="4E60536D" w14:textId="77777777" w:rsidR="00000000" w:rsidRDefault="007C71EE">
      <w:pPr>
        <w:pStyle w:val="a"/>
        <w:rPr>
          <w:rFonts w:hint="cs"/>
          <w:rtl/>
        </w:rPr>
      </w:pPr>
      <w:r>
        <w:rPr>
          <w:rFonts w:hint="cs"/>
          <w:rtl/>
        </w:rPr>
        <w:t>כחבר הכנסת וכשר הגבתי על המשנה ההיסטורית והאידיאולוגית שאתה משמיע. אני מבטיח לך שאאזין עכשיו ליתר דבריך באותה מידה של רצינות שבה אתה אומר את הדברים.</w:t>
      </w:r>
    </w:p>
    <w:p w14:paraId="606D51CA" w14:textId="77777777" w:rsidR="00000000" w:rsidRDefault="007C71EE">
      <w:pPr>
        <w:pStyle w:val="a"/>
        <w:ind w:firstLine="0"/>
        <w:rPr>
          <w:rFonts w:hint="cs"/>
          <w:rtl/>
        </w:rPr>
      </w:pPr>
    </w:p>
    <w:p w14:paraId="5CE7A060" w14:textId="77777777" w:rsidR="00000000" w:rsidRDefault="007C71EE">
      <w:pPr>
        <w:pStyle w:val="SpeakerCon"/>
        <w:rPr>
          <w:rtl/>
        </w:rPr>
      </w:pPr>
      <w:bookmarkStart w:id="1059" w:name="FS000000459T27_05_2003_09_58_27C"/>
      <w:bookmarkEnd w:id="1059"/>
      <w:r>
        <w:rPr>
          <w:rtl/>
        </w:rPr>
        <w:t>אברהם בייגה שוחט (העבודה-מימד):</w:t>
      </w:r>
    </w:p>
    <w:p w14:paraId="3D007597" w14:textId="77777777" w:rsidR="00000000" w:rsidRDefault="007C71EE">
      <w:pPr>
        <w:pStyle w:val="a"/>
        <w:rPr>
          <w:rtl/>
        </w:rPr>
      </w:pPr>
    </w:p>
    <w:p w14:paraId="55ABFF37" w14:textId="77777777" w:rsidR="00000000" w:rsidRDefault="007C71EE">
      <w:pPr>
        <w:pStyle w:val="a"/>
        <w:rPr>
          <w:rFonts w:hint="cs"/>
          <w:rtl/>
        </w:rPr>
      </w:pPr>
      <w:r>
        <w:rPr>
          <w:rFonts w:hint="cs"/>
          <w:rtl/>
        </w:rPr>
        <w:t xml:space="preserve">מאה אחוז, אין בעיה. </w:t>
      </w:r>
    </w:p>
    <w:p w14:paraId="426AC742" w14:textId="77777777" w:rsidR="00000000" w:rsidRDefault="007C71EE">
      <w:pPr>
        <w:pStyle w:val="a"/>
        <w:ind w:firstLine="0"/>
        <w:rPr>
          <w:rFonts w:hint="cs"/>
          <w:rtl/>
        </w:rPr>
      </w:pPr>
    </w:p>
    <w:p w14:paraId="156B067F" w14:textId="77777777" w:rsidR="00000000" w:rsidRDefault="007C71EE">
      <w:pPr>
        <w:pStyle w:val="ac"/>
        <w:rPr>
          <w:rtl/>
        </w:rPr>
      </w:pPr>
      <w:r>
        <w:rPr>
          <w:rFonts w:hint="eastAsia"/>
          <w:rtl/>
        </w:rPr>
        <w:t>רונ</w:t>
      </w:r>
      <w:r>
        <w:rPr>
          <w:rFonts w:hint="eastAsia"/>
          <w:rtl/>
        </w:rPr>
        <w:t>י</w:t>
      </w:r>
      <w:r>
        <w:rPr>
          <w:rtl/>
        </w:rPr>
        <w:t xml:space="preserve"> בר-און (הליכוד):</w:t>
      </w:r>
    </w:p>
    <w:p w14:paraId="45E4EF9B" w14:textId="77777777" w:rsidR="00000000" w:rsidRDefault="007C71EE">
      <w:pPr>
        <w:pStyle w:val="a"/>
        <w:rPr>
          <w:rFonts w:hint="cs"/>
          <w:rtl/>
        </w:rPr>
      </w:pPr>
    </w:p>
    <w:p w14:paraId="7AC8F35C" w14:textId="77777777" w:rsidR="00000000" w:rsidRDefault="007C71EE">
      <w:pPr>
        <w:pStyle w:val="a"/>
        <w:rPr>
          <w:rFonts w:hint="cs"/>
          <w:rtl/>
        </w:rPr>
      </w:pPr>
      <w:r>
        <w:rPr>
          <w:rFonts w:hint="cs"/>
          <w:rtl/>
        </w:rPr>
        <w:t xml:space="preserve">בייגה, בין לא-מקובל להזוי אנו מעדיפים את הלא-מקובל.  מה שאתה עושה זה דבר הזוי. אתם מתנפלים על מה שאמר אתמול שרון? אתם? </w:t>
      </w:r>
    </w:p>
    <w:p w14:paraId="0A2CF966" w14:textId="77777777" w:rsidR="00000000" w:rsidRDefault="007C71EE">
      <w:pPr>
        <w:pStyle w:val="a"/>
        <w:ind w:firstLine="0"/>
        <w:rPr>
          <w:rFonts w:hint="cs"/>
          <w:rtl/>
        </w:rPr>
      </w:pPr>
    </w:p>
    <w:p w14:paraId="7A6883F6" w14:textId="77777777" w:rsidR="00000000" w:rsidRDefault="007C71EE">
      <w:pPr>
        <w:pStyle w:val="SpeakerCon"/>
        <w:rPr>
          <w:rtl/>
        </w:rPr>
      </w:pPr>
      <w:bookmarkStart w:id="1060" w:name="FS000000459T27_05_2003_09_59_26C"/>
      <w:bookmarkEnd w:id="1060"/>
      <w:r>
        <w:rPr>
          <w:rtl/>
        </w:rPr>
        <w:t>אברהם בייגה שוחט (העבודה-מימד):</w:t>
      </w:r>
    </w:p>
    <w:p w14:paraId="169B6044" w14:textId="77777777" w:rsidR="00000000" w:rsidRDefault="007C71EE">
      <w:pPr>
        <w:pStyle w:val="a"/>
        <w:rPr>
          <w:rtl/>
        </w:rPr>
      </w:pPr>
    </w:p>
    <w:p w14:paraId="61C8D9C2" w14:textId="77777777" w:rsidR="00000000" w:rsidRDefault="007C71EE">
      <w:pPr>
        <w:pStyle w:val="a"/>
        <w:rPr>
          <w:rFonts w:hint="cs"/>
          <w:rtl/>
        </w:rPr>
      </w:pPr>
      <w:r>
        <w:rPr>
          <w:rFonts w:hint="cs"/>
          <w:rtl/>
        </w:rPr>
        <w:t>אני שמח על מה שהוא אמר.</w:t>
      </w:r>
    </w:p>
    <w:p w14:paraId="7156C522" w14:textId="77777777" w:rsidR="00000000" w:rsidRDefault="007C71EE">
      <w:pPr>
        <w:pStyle w:val="a"/>
        <w:ind w:firstLine="0"/>
        <w:rPr>
          <w:rFonts w:hint="cs"/>
          <w:rtl/>
        </w:rPr>
      </w:pPr>
    </w:p>
    <w:p w14:paraId="28D5AB81" w14:textId="77777777" w:rsidR="00000000" w:rsidRDefault="007C71EE">
      <w:pPr>
        <w:pStyle w:val="ac"/>
        <w:rPr>
          <w:rtl/>
        </w:rPr>
      </w:pPr>
      <w:r>
        <w:rPr>
          <w:rFonts w:hint="eastAsia"/>
          <w:rtl/>
        </w:rPr>
        <w:t>רוני</w:t>
      </w:r>
      <w:r>
        <w:rPr>
          <w:rtl/>
        </w:rPr>
        <w:t xml:space="preserve"> בר-און (הליכוד):</w:t>
      </w:r>
    </w:p>
    <w:p w14:paraId="28213AF9" w14:textId="77777777" w:rsidR="00000000" w:rsidRDefault="007C71EE">
      <w:pPr>
        <w:pStyle w:val="a"/>
        <w:rPr>
          <w:rFonts w:hint="cs"/>
          <w:rtl/>
        </w:rPr>
      </w:pPr>
    </w:p>
    <w:p w14:paraId="1DE02465" w14:textId="77777777" w:rsidR="00000000" w:rsidRDefault="007C71EE">
      <w:pPr>
        <w:pStyle w:val="a"/>
        <w:rPr>
          <w:rFonts w:hint="cs"/>
          <w:rtl/>
        </w:rPr>
      </w:pPr>
      <w:r>
        <w:rPr>
          <w:rFonts w:hint="cs"/>
          <w:rtl/>
        </w:rPr>
        <w:t>אתם רוצים לעשות אינוונטר מההיסטורי</w:t>
      </w:r>
      <w:r>
        <w:rPr>
          <w:rFonts w:hint="cs"/>
          <w:rtl/>
        </w:rPr>
        <w:t>ה ולראות מה אמרה גולדה ומה אמר רבין?</w:t>
      </w:r>
    </w:p>
    <w:p w14:paraId="3AE10A89" w14:textId="77777777" w:rsidR="00000000" w:rsidRDefault="007C71EE">
      <w:pPr>
        <w:pStyle w:val="a"/>
        <w:ind w:firstLine="0"/>
        <w:rPr>
          <w:rFonts w:hint="cs"/>
          <w:rtl/>
        </w:rPr>
      </w:pPr>
    </w:p>
    <w:p w14:paraId="665E0D6C" w14:textId="77777777" w:rsidR="00000000" w:rsidRDefault="007C71EE">
      <w:pPr>
        <w:pStyle w:val="SpeakerCon"/>
        <w:rPr>
          <w:rtl/>
        </w:rPr>
      </w:pPr>
      <w:bookmarkStart w:id="1061" w:name="FS000000459T27_05_2003_09_59_54C"/>
      <w:bookmarkEnd w:id="1061"/>
      <w:r>
        <w:rPr>
          <w:rtl/>
        </w:rPr>
        <w:t>אברהם בייגה שוחט (העבודה-מימד):</w:t>
      </w:r>
    </w:p>
    <w:p w14:paraId="4135D867" w14:textId="77777777" w:rsidR="00000000" w:rsidRDefault="007C71EE">
      <w:pPr>
        <w:pStyle w:val="a"/>
        <w:rPr>
          <w:rtl/>
        </w:rPr>
      </w:pPr>
    </w:p>
    <w:p w14:paraId="49BBBE09" w14:textId="77777777" w:rsidR="00000000" w:rsidRDefault="007C71EE">
      <w:pPr>
        <w:pStyle w:val="a"/>
        <w:rPr>
          <w:rFonts w:hint="cs"/>
          <w:rtl/>
        </w:rPr>
      </w:pPr>
      <w:r>
        <w:rPr>
          <w:rFonts w:hint="cs"/>
          <w:rtl/>
        </w:rPr>
        <w:t>רוני, רוני.</w:t>
      </w:r>
    </w:p>
    <w:p w14:paraId="42763836" w14:textId="77777777" w:rsidR="00000000" w:rsidRDefault="007C71EE">
      <w:pPr>
        <w:pStyle w:val="a"/>
        <w:ind w:firstLine="0"/>
        <w:rPr>
          <w:rFonts w:hint="cs"/>
          <w:rtl/>
        </w:rPr>
      </w:pPr>
    </w:p>
    <w:p w14:paraId="4C573A65" w14:textId="77777777" w:rsidR="00000000" w:rsidRDefault="007C71EE">
      <w:pPr>
        <w:pStyle w:val="ac"/>
        <w:rPr>
          <w:rtl/>
        </w:rPr>
      </w:pPr>
      <w:r>
        <w:rPr>
          <w:rFonts w:hint="eastAsia"/>
          <w:rtl/>
        </w:rPr>
        <w:t>רוני</w:t>
      </w:r>
      <w:r>
        <w:rPr>
          <w:rtl/>
        </w:rPr>
        <w:t xml:space="preserve"> בר-און (הליכוד):</w:t>
      </w:r>
    </w:p>
    <w:p w14:paraId="4968192C" w14:textId="77777777" w:rsidR="00000000" w:rsidRDefault="007C71EE">
      <w:pPr>
        <w:pStyle w:val="a"/>
        <w:rPr>
          <w:rFonts w:hint="cs"/>
          <w:rtl/>
        </w:rPr>
      </w:pPr>
    </w:p>
    <w:p w14:paraId="399A76B7" w14:textId="77777777" w:rsidR="00000000" w:rsidRDefault="007C71EE">
      <w:pPr>
        <w:pStyle w:val="a"/>
        <w:rPr>
          <w:rFonts w:hint="cs"/>
          <w:rtl/>
        </w:rPr>
      </w:pPr>
      <w:r>
        <w:rPr>
          <w:rFonts w:hint="cs"/>
          <w:rtl/>
        </w:rPr>
        <w:t>מה אתם צועקים 30 שנה?</w:t>
      </w:r>
    </w:p>
    <w:p w14:paraId="75C91A20" w14:textId="77777777" w:rsidR="00000000" w:rsidRDefault="007C71EE">
      <w:pPr>
        <w:pStyle w:val="a"/>
        <w:ind w:firstLine="0"/>
        <w:rPr>
          <w:rFonts w:hint="cs"/>
          <w:rtl/>
        </w:rPr>
      </w:pPr>
    </w:p>
    <w:p w14:paraId="3EFC410D" w14:textId="77777777" w:rsidR="00000000" w:rsidRDefault="007C71EE">
      <w:pPr>
        <w:pStyle w:val="ac"/>
        <w:rPr>
          <w:rtl/>
        </w:rPr>
      </w:pPr>
      <w:r>
        <w:rPr>
          <w:rFonts w:hint="eastAsia"/>
          <w:rtl/>
        </w:rPr>
        <w:t>חיים</w:t>
      </w:r>
      <w:r>
        <w:rPr>
          <w:rtl/>
        </w:rPr>
        <w:t xml:space="preserve"> אורון (מרצ):</w:t>
      </w:r>
    </w:p>
    <w:p w14:paraId="6E585A46" w14:textId="77777777" w:rsidR="00000000" w:rsidRDefault="007C71EE">
      <w:pPr>
        <w:pStyle w:val="a"/>
        <w:rPr>
          <w:rFonts w:hint="cs"/>
          <w:rtl/>
        </w:rPr>
      </w:pPr>
    </w:p>
    <w:p w14:paraId="4E8C255E" w14:textId="77777777" w:rsidR="00000000" w:rsidRDefault="007C71EE">
      <w:pPr>
        <w:pStyle w:val="a"/>
        <w:rPr>
          <w:rFonts w:hint="cs"/>
          <w:rtl/>
        </w:rPr>
      </w:pPr>
      <w:r>
        <w:rPr>
          <w:rFonts w:hint="cs"/>
          <w:rtl/>
        </w:rPr>
        <w:t>אתה צודק, גם גולדה.</w:t>
      </w:r>
    </w:p>
    <w:p w14:paraId="71825D63" w14:textId="77777777" w:rsidR="00000000" w:rsidRDefault="007C71EE">
      <w:pPr>
        <w:pStyle w:val="a"/>
        <w:ind w:firstLine="0"/>
        <w:rPr>
          <w:rFonts w:hint="cs"/>
          <w:rtl/>
        </w:rPr>
      </w:pPr>
    </w:p>
    <w:p w14:paraId="3145A1CA" w14:textId="77777777" w:rsidR="00000000" w:rsidRDefault="007C71EE">
      <w:pPr>
        <w:pStyle w:val="SpeakerCon"/>
        <w:rPr>
          <w:rtl/>
        </w:rPr>
      </w:pPr>
      <w:bookmarkStart w:id="1062" w:name="FS000000459T27_05_2003_10_00_21C"/>
      <w:bookmarkEnd w:id="1062"/>
      <w:r>
        <w:rPr>
          <w:rtl/>
        </w:rPr>
        <w:t>אברהם בייגה שוחט (העבודה-מימד):</w:t>
      </w:r>
    </w:p>
    <w:p w14:paraId="575CA1EA" w14:textId="77777777" w:rsidR="00000000" w:rsidRDefault="007C71EE">
      <w:pPr>
        <w:pStyle w:val="a"/>
        <w:rPr>
          <w:rtl/>
        </w:rPr>
      </w:pPr>
    </w:p>
    <w:p w14:paraId="17BC7E8E" w14:textId="77777777" w:rsidR="00000000" w:rsidRDefault="007C71EE">
      <w:pPr>
        <w:pStyle w:val="a"/>
        <w:rPr>
          <w:rFonts w:hint="cs"/>
          <w:rtl/>
        </w:rPr>
      </w:pPr>
      <w:r>
        <w:rPr>
          <w:rFonts w:hint="cs"/>
          <w:rtl/>
        </w:rPr>
        <w:t>רוני, זה נורא פשוט. זה נורא פשוט.</w:t>
      </w:r>
    </w:p>
    <w:p w14:paraId="354FBA52" w14:textId="77777777" w:rsidR="00000000" w:rsidRDefault="007C71EE">
      <w:pPr>
        <w:pStyle w:val="a"/>
        <w:ind w:firstLine="0"/>
        <w:rPr>
          <w:rFonts w:hint="cs"/>
          <w:rtl/>
        </w:rPr>
      </w:pPr>
    </w:p>
    <w:p w14:paraId="4EABA020" w14:textId="77777777" w:rsidR="00000000" w:rsidRDefault="007C71EE">
      <w:pPr>
        <w:pStyle w:val="ad"/>
        <w:rPr>
          <w:rtl/>
        </w:rPr>
      </w:pPr>
      <w:r>
        <w:rPr>
          <w:rtl/>
        </w:rPr>
        <w:t>היו"ר מיכאל נודלמן</w:t>
      </w:r>
      <w:r>
        <w:rPr>
          <w:rtl/>
        </w:rPr>
        <w:t>:</w:t>
      </w:r>
    </w:p>
    <w:p w14:paraId="292AB847" w14:textId="77777777" w:rsidR="00000000" w:rsidRDefault="007C71EE">
      <w:pPr>
        <w:pStyle w:val="a"/>
        <w:rPr>
          <w:rtl/>
        </w:rPr>
      </w:pPr>
    </w:p>
    <w:p w14:paraId="66EC4EA9" w14:textId="77777777" w:rsidR="00000000" w:rsidRDefault="007C71EE">
      <w:pPr>
        <w:pStyle w:val="a"/>
        <w:rPr>
          <w:rFonts w:hint="cs"/>
          <w:rtl/>
        </w:rPr>
      </w:pPr>
      <w:r>
        <w:rPr>
          <w:rFonts w:hint="cs"/>
          <w:rtl/>
        </w:rPr>
        <w:t>גמרנו, גמרנו. תנו לבייגה לסיים.</w:t>
      </w:r>
    </w:p>
    <w:p w14:paraId="1292A58E" w14:textId="77777777" w:rsidR="00000000" w:rsidRDefault="007C71EE">
      <w:pPr>
        <w:pStyle w:val="a"/>
        <w:ind w:firstLine="0"/>
        <w:rPr>
          <w:rFonts w:hint="cs"/>
          <w:rtl/>
        </w:rPr>
      </w:pPr>
    </w:p>
    <w:p w14:paraId="1EE5EB3D" w14:textId="77777777" w:rsidR="00000000" w:rsidRDefault="007C71EE">
      <w:pPr>
        <w:pStyle w:val="SpeakerCon"/>
        <w:rPr>
          <w:rtl/>
        </w:rPr>
      </w:pPr>
      <w:bookmarkStart w:id="1063" w:name="FS000000459T27_05_2003_10_00_44C"/>
      <w:bookmarkEnd w:id="1063"/>
      <w:r>
        <w:rPr>
          <w:rtl/>
        </w:rPr>
        <w:t>אברהם בייגה שוחט (העבודה-מימד):</w:t>
      </w:r>
    </w:p>
    <w:p w14:paraId="757E54E7" w14:textId="77777777" w:rsidR="00000000" w:rsidRDefault="007C71EE">
      <w:pPr>
        <w:pStyle w:val="a"/>
        <w:rPr>
          <w:rtl/>
        </w:rPr>
      </w:pPr>
    </w:p>
    <w:p w14:paraId="0A8C28A5" w14:textId="77777777" w:rsidR="00000000" w:rsidRDefault="007C71EE">
      <w:pPr>
        <w:pStyle w:val="a"/>
        <w:rPr>
          <w:rFonts w:hint="cs"/>
          <w:rtl/>
        </w:rPr>
      </w:pPr>
      <w:r>
        <w:rPr>
          <w:rFonts w:hint="cs"/>
          <w:rtl/>
        </w:rPr>
        <w:t>תיכף אקשור לך את זה עם התוכנית הכלכלית. אריק שרון הפנים מאוד את העניין של קשר בין כלכלה ובין תהליך מדיני. אני הבנתי, מתוך קריאה בעיתונים, שבישיבת הממשלה, באחד הארגומנטים שהוא הביא בפני המ</w:t>
      </w:r>
      <w:r>
        <w:rPr>
          <w:rFonts w:hint="cs"/>
          <w:rtl/>
        </w:rPr>
        <w:t xml:space="preserve">משלה הוא אמר: אין תקומה לכלכלת ישראל בלי תהליך מדיני. הוא אמר את זה. מה הטענה שלי? </w:t>
      </w:r>
    </w:p>
    <w:p w14:paraId="3DFFE5D5" w14:textId="77777777" w:rsidR="00000000" w:rsidRDefault="007C71EE">
      <w:pPr>
        <w:pStyle w:val="a"/>
        <w:ind w:firstLine="0"/>
        <w:rPr>
          <w:rFonts w:hint="cs"/>
          <w:rtl/>
        </w:rPr>
      </w:pPr>
    </w:p>
    <w:p w14:paraId="1D20F672" w14:textId="77777777" w:rsidR="00000000" w:rsidRDefault="007C71EE">
      <w:pPr>
        <w:pStyle w:val="ac"/>
        <w:rPr>
          <w:rtl/>
        </w:rPr>
      </w:pPr>
      <w:r>
        <w:rPr>
          <w:rFonts w:hint="eastAsia"/>
          <w:rtl/>
        </w:rPr>
        <w:t>דניאל</w:t>
      </w:r>
      <w:r>
        <w:rPr>
          <w:rtl/>
        </w:rPr>
        <w:t xml:space="preserve"> בנלולו (הליכוד):</w:t>
      </w:r>
    </w:p>
    <w:p w14:paraId="149B33A1" w14:textId="77777777" w:rsidR="00000000" w:rsidRDefault="007C71EE">
      <w:pPr>
        <w:pStyle w:val="a"/>
        <w:rPr>
          <w:rFonts w:hint="cs"/>
          <w:rtl/>
        </w:rPr>
      </w:pPr>
    </w:p>
    <w:p w14:paraId="21187484" w14:textId="77777777" w:rsidR="00000000" w:rsidRDefault="007C71EE">
      <w:pPr>
        <w:pStyle w:val="a"/>
        <w:rPr>
          <w:rFonts w:hint="cs"/>
          <w:rtl/>
        </w:rPr>
      </w:pPr>
      <w:r>
        <w:rPr>
          <w:rFonts w:hint="cs"/>
          <w:rtl/>
        </w:rPr>
        <w:t>הוא אמר את זה?</w:t>
      </w:r>
    </w:p>
    <w:p w14:paraId="423ABB4D" w14:textId="77777777" w:rsidR="00000000" w:rsidRDefault="007C71EE">
      <w:pPr>
        <w:pStyle w:val="a"/>
        <w:ind w:firstLine="0"/>
        <w:rPr>
          <w:rFonts w:hint="cs"/>
          <w:rtl/>
        </w:rPr>
      </w:pPr>
    </w:p>
    <w:p w14:paraId="62306086" w14:textId="77777777" w:rsidR="00000000" w:rsidRDefault="007C71EE">
      <w:pPr>
        <w:pStyle w:val="SpeakerCon"/>
        <w:rPr>
          <w:rtl/>
        </w:rPr>
      </w:pPr>
      <w:bookmarkStart w:id="1064" w:name="FS000000459T27_05_2003_10_01_56C"/>
      <w:bookmarkEnd w:id="1064"/>
      <w:r>
        <w:rPr>
          <w:rtl/>
        </w:rPr>
        <w:t>אברהם בייגה שוחט (העבודה-מימד):</w:t>
      </w:r>
    </w:p>
    <w:p w14:paraId="74F3CF91" w14:textId="77777777" w:rsidR="00000000" w:rsidRDefault="007C71EE">
      <w:pPr>
        <w:pStyle w:val="a"/>
        <w:rPr>
          <w:rtl/>
        </w:rPr>
      </w:pPr>
    </w:p>
    <w:p w14:paraId="486ED42D" w14:textId="77777777" w:rsidR="00000000" w:rsidRDefault="007C71EE">
      <w:pPr>
        <w:pStyle w:val="a"/>
        <w:rPr>
          <w:rFonts w:hint="cs"/>
          <w:rtl/>
        </w:rPr>
      </w:pPr>
      <w:r>
        <w:rPr>
          <w:rFonts w:hint="cs"/>
          <w:rtl/>
        </w:rPr>
        <w:t xml:space="preserve">הוא אמר שהכלכלה לא תוכל לפרוץ קדימה ולהשתנות בלי תהליך מדיני; משהו כזה. ואני שואל: למה גררו אותנו </w:t>
      </w:r>
      <w:r>
        <w:rPr>
          <w:rFonts w:hint="cs"/>
          <w:rtl/>
        </w:rPr>
        <w:t>לחצי השנה הזאת? למה היה צריך להגיע ל=287,000 מובטלים? למה היה צריך להגיד, כמו שאמר ביבי נתניהו: שלוש פסיעות מהתהום? למה היה צריך להביא לזה שאין משקיעים? למה היה צריך להביא לזה שכל המערכת מזועזעת?  למה אנחנו צריכים לשלם ריביות גדולות בחוץ-לארץ? אם הוא ידע א</w:t>
      </w:r>
      <w:r>
        <w:rPr>
          <w:rFonts w:hint="cs"/>
          <w:rtl/>
        </w:rPr>
        <w:t>ת המסקנה הזאת, הוא היה צריך להביא את ההחלטה הזאת לפני חצי שנה. הוא היה צריך להסכים - - -</w:t>
      </w:r>
    </w:p>
    <w:p w14:paraId="5ECEAEC4" w14:textId="77777777" w:rsidR="00000000" w:rsidRDefault="007C71EE">
      <w:pPr>
        <w:pStyle w:val="a"/>
        <w:ind w:firstLine="0"/>
        <w:rPr>
          <w:rFonts w:hint="cs"/>
          <w:rtl/>
        </w:rPr>
      </w:pPr>
    </w:p>
    <w:p w14:paraId="3A138F0A" w14:textId="77777777" w:rsidR="00000000" w:rsidRDefault="007C71EE">
      <w:pPr>
        <w:pStyle w:val="ac"/>
        <w:rPr>
          <w:rtl/>
        </w:rPr>
      </w:pPr>
      <w:r>
        <w:rPr>
          <w:rFonts w:hint="eastAsia"/>
          <w:rtl/>
        </w:rPr>
        <w:t>רוני</w:t>
      </w:r>
      <w:r>
        <w:rPr>
          <w:rtl/>
        </w:rPr>
        <w:t xml:space="preserve"> בר-און (הליכוד):</w:t>
      </w:r>
    </w:p>
    <w:p w14:paraId="1B633373" w14:textId="77777777" w:rsidR="00000000" w:rsidRDefault="007C71EE">
      <w:pPr>
        <w:pStyle w:val="a"/>
        <w:rPr>
          <w:rFonts w:hint="cs"/>
          <w:rtl/>
        </w:rPr>
      </w:pPr>
    </w:p>
    <w:p w14:paraId="47B97AD3" w14:textId="77777777" w:rsidR="00000000" w:rsidRDefault="007C71EE">
      <w:pPr>
        <w:pStyle w:val="a"/>
        <w:rPr>
          <w:rFonts w:hint="cs"/>
          <w:rtl/>
        </w:rPr>
      </w:pPr>
      <w:r>
        <w:rPr>
          <w:rFonts w:hint="cs"/>
          <w:rtl/>
        </w:rPr>
        <w:t>ולכם אין שום חלק בדבר הזה?</w:t>
      </w:r>
    </w:p>
    <w:p w14:paraId="31A9C566" w14:textId="77777777" w:rsidR="00000000" w:rsidRDefault="007C71EE">
      <w:pPr>
        <w:pStyle w:val="a"/>
        <w:ind w:firstLine="0"/>
        <w:rPr>
          <w:rFonts w:hint="cs"/>
          <w:rtl/>
        </w:rPr>
      </w:pPr>
    </w:p>
    <w:p w14:paraId="59069E3D" w14:textId="77777777" w:rsidR="00000000" w:rsidRDefault="007C71EE">
      <w:pPr>
        <w:pStyle w:val="SpeakerCon"/>
        <w:rPr>
          <w:rtl/>
        </w:rPr>
      </w:pPr>
      <w:bookmarkStart w:id="1065" w:name="FS000000459T27_05_2003_10_03_18C"/>
      <w:bookmarkEnd w:id="1065"/>
      <w:r>
        <w:rPr>
          <w:rtl/>
        </w:rPr>
        <w:t>אברהם בייגה שוחט (העבודה-מימד):</w:t>
      </w:r>
    </w:p>
    <w:p w14:paraId="6DF16F3C" w14:textId="77777777" w:rsidR="00000000" w:rsidRDefault="007C71EE">
      <w:pPr>
        <w:pStyle w:val="a"/>
        <w:rPr>
          <w:rtl/>
        </w:rPr>
      </w:pPr>
    </w:p>
    <w:p w14:paraId="62455245" w14:textId="77777777" w:rsidR="00000000" w:rsidRDefault="007C71EE">
      <w:pPr>
        <w:pStyle w:val="a"/>
        <w:rPr>
          <w:rFonts w:hint="cs"/>
          <w:rtl/>
        </w:rPr>
      </w:pPr>
      <w:r>
        <w:rPr>
          <w:rFonts w:hint="cs"/>
          <w:rtl/>
        </w:rPr>
        <w:t xml:space="preserve">רוני, הוא היה צריך להסכים למה שאמר לו מצנע. מה מצנע אמר לו? הוא אמר לו: אין בעיה, </w:t>
      </w:r>
      <w:r>
        <w:rPr>
          <w:rFonts w:hint="cs"/>
          <w:rtl/>
        </w:rPr>
        <w:t>תאמץ את מפת הדרכים, תוריד התנחלויות בלתי חוקיות, ואנחנו בממשלה.</w:t>
      </w:r>
    </w:p>
    <w:p w14:paraId="18721C7A" w14:textId="77777777" w:rsidR="00000000" w:rsidRDefault="007C71EE">
      <w:pPr>
        <w:pStyle w:val="a"/>
        <w:ind w:firstLine="0"/>
        <w:rPr>
          <w:rtl/>
        </w:rPr>
      </w:pPr>
    </w:p>
    <w:p w14:paraId="6CBB2E03" w14:textId="77777777" w:rsidR="00000000" w:rsidRDefault="007C71EE">
      <w:pPr>
        <w:pStyle w:val="a"/>
        <w:ind w:firstLine="0"/>
        <w:rPr>
          <w:rFonts w:hint="cs"/>
          <w:rtl/>
        </w:rPr>
      </w:pPr>
    </w:p>
    <w:p w14:paraId="63E1240C" w14:textId="77777777" w:rsidR="00000000" w:rsidRDefault="007C71EE">
      <w:pPr>
        <w:pStyle w:val="ac"/>
        <w:rPr>
          <w:rtl/>
        </w:rPr>
      </w:pPr>
      <w:r>
        <w:rPr>
          <w:rFonts w:hint="eastAsia"/>
          <w:rtl/>
        </w:rPr>
        <w:t>רוני</w:t>
      </w:r>
      <w:r>
        <w:rPr>
          <w:rtl/>
        </w:rPr>
        <w:t xml:space="preserve"> בר-און (הליכוד):</w:t>
      </w:r>
    </w:p>
    <w:p w14:paraId="4F30BD0C" w14:textId="77777777" w:rsidR="00000000" w:rsidRDefault="007C71EE">
      <w:pPr>
        <w:pStyle w:val="a"/>
        <w:rPr>
          <w:rFonts w:hint="cs"/>
          <w:rtl/>
        </w:rPr>
      </w:pPr>
    </w:p>
    <w:p w14:paraId="1BD1434A" w14:textId="77777777" w:rsidR="00000000" w:rsidRDefault="007C71EE">
      <w:pPr>
        <w:pStyle w:val="a"/>
        <w:rPr>
          <w:rFonts w:hint="cs"/>
          <w:rtl/>
        </w:rPr>
      </w:pPr>
      <w:r>
        <w:rPr>
          <w:rFonts w:hint="cs"/>
          <w:rtl/>
        </w:rPr>
        <w:t xml:space="preserve">אתם לא הסכמתם עם מצנע. </w:t>
      </w:r>
    </w:p>
    <w:p w14:paraId="460F1DC3" w14:textId="77777777" w:rsidR="00000000" w:rsidRDefault="007C71EE">
      <w:pPr>
        <w:pStyle w:val="a"/>
        <w:ind w:firstLine="0"/>
        <w:rPr>
          <w:rFonts w:hint="cs"/>
          <w:rtl/>
        </w:rPr>
      </w:pPr>
    </w:p>
    <w:p w14:paraId="4CF59E4D" w14:textId="77777777" w:rsidR="00000000" w:rsidRDefault="007C71EE">
      <w:pPr>
        <w:pStyle w:val="SpeakerCon"/>
        <w:rPr>
          <w:rtl/>
        </w:rPr>
      </w:pPr>
      <w:bookmarkStart w:id="1066" w:name="FS000000459T27_05_2003_10_03_49C"/>
      <w:bookmarkEnd w:id="1066"/>
      <w:r>
        <w:rPr>
          <w:rtl/>
        </w:rPr>
        <w:t>אברהם בייגה שוחט (העבודה-מימד):</w:t>
      </w:r>
    </w:p>
    <w:p w14:paraId="05C6CF5C" w14:textId="77777777" w:rsidR="00000000" w:rsidRDefault="007C71EE">
      <w:pPr>
        <w:pStyle w:val="a"/>
        <w:rPr>
          <w:rtl/>
        </w:rPr>
      </w:pPr>
    </w:p>
    <w:p w14:paraId="370DB8AA" w14:textId="77777777" w:rsidR="00000000" w:rsidRDefault="007C71EE">
      <w:pPr>
        <w:pStyle w:val="a"/>
        <w:rPr>
          <w:rFonts w:hint="cs"/>
          <w:rtl/>
        </w:rPr>
      </w:pPr>
      <w:r>
        <w:rPr>
          <w:rFonts w:hint="cs"/>
          <w:rtl/>
        </w:rPr>
        <w:t>אבל הוא לא היה מוכן להגיד את זה.</w:t>
      </w:r>
    </w:p>
    <w:p w14:paraId="24722D19" w14:textId="77777777" w:rsidR="00000000" w:rsidRDefault="007C71EE">
      <w:pPr>
        <w:pStyle w:val="a"/>
        <w:ind w:firstLine="0"/>
        <w:rPr>
          <w:rFonts w:hint="cs"/>
          <w:rtl/>
        </w:rPr>
      </w:pPr>
    </w:p>
    <w:p w14:paraId="4B38DBAB" w14:textId="77777777" w:rsidR="00000000" w:rsidRDefault="007C71EE">
      <w:pPr>
        <w:pStyle w:val="ac"/>
        <w:rPr>
          <w:rtl/>
        </w:rPr>
      </w:pPr>
      <w:r>
        <w:rPr>
          <w:rFonts w:hint="eastAsia"/>
          <w:rtl/>
        </w:rPr>
        <w:t>רוני</w:t>
      </w:r>
      <w:r>
        <w:rPr>
          <w:rtl/>
        </w:rPr>
        <w:t xml:space="preserve"> בר-און (הליכוד):</w:t>
      </w:r>
    </w:p>
    <w:p w14:paraId="5F5002D0" w14:textId="77777777" w:rsidR="00000000" w:rsidRDefault="007C71EE">
      <w:pPr>
        <w:pStyle w:val="a"/>
        <w:rPr>
          <w:rFonts w:hint="cs"/>
          <w:rtl/>
        </w:rPr>
      </w:pPr>
    </w:p>
    <w:p w14:paraId="1B88E1A5" w14:textId="77777777" w:rsidR="00000000" w:rsidRDefault="007C71EE">
      <w:pPr>
        <w:pStyle w:val="a"/>
        <w:rPr>
          <w:rFonts w:hint="cs"/>
          <w:rtl/>
        </w:rPr>
      </w:pPr>
      <w:r>
        <w:rPr>
          <w:rFonts w:hint="cs"/>
          <w:rtl/>
        </w:rPr>
        <w:t>מה אתם עושים? תשאל את מצנע.</w:t>
      </w:r>
    </w:p>
    <w:p w14:paraId="6D4548FC" w14:textId="77777777" w:rsidR="00000000" w:rsidRDefault="007C71EE">
      <w:pPr>
        <w:pStyle w:val="a"/>
        <w:ind w:firstLine="0"/>
        <w:rPr>
          <w:rFonts w:hint="cs"/>
          <w:rtl/>
        </w:rPr>
      </w:pPr>
    </w:p>
    <w:p w14:paraId="160DE7C8" w14:textId="77777777" w:rsidR="00000000" w:rsidRDefault="007C71EE">
      <w:pPr>
        <w:pStyle w:val="SpeakerCon"/>
        <w:rPr>
          <w:rtl/>
        </w:rPr>
      </w:pPr>
      <w:bookmarkStart w:id="1067" w:name="FS000000459T27_05_2003_10_04_09C"/>
      <w:bookmarkEnd w:id="1067"/>
      <w:r>
        <w:rPr>
          <w:rtl/>
        </w:rPr>
        <w:t>אברהם בייגה שוחט (העבוד</w:t>
      </w:r>
      <w:r>
        <w:rPr>
          <w:rtl/>
        </w:rPr>
        <w:t>ה-מימד):</w:t>
      </w:r>
    </w:p>
    <w:p w14:paraId="2E819D6D" w14:textId="77777777" w:rsidR="00000000" w:rsidRDefault="007C71EE">
      <w:pPr>
        <w:pStyle w:val="a"/>
        <w:rPr>
          <w:rtl/>
        </w:rPr>
      </w:pPr>
    </w:p>
    <w:p w14:paraId="3D813A29" w14:textId="77777777" w:rsidR="00000000" w:rsidRDefault="007C71EE">
      <w:pPr>
        <w:pStyle w:val="a"/>
        <w:rPr>
          <w:rFonts w:hint="cs"/>
          <w:rtl/>
        </w:rPr>
      </w:pPr>
      <w:r>
        <w:rPr>
          <w:rFonts w:hint="cs"/>
          <w:rtl/>
        </w:rPr>
        <w:t xml:space="preserve">הוא לא היה מוכן להגיד את זה. </w:t>
      </w:r>
    </w:p>
    <w:p w14:paraId="21A10F63" w14:textId="77777777" w:rsidR="00000000" w:rsidRDefault="007C71EE">
      <w:pPr>
        <w:pStyle w:val="a"/>
        <w:ind w:firstLine="0"/>
        <w:rPr>
          <w:rFonts w:hint="cs"/>
          <w:rtl/>
        </w:rPr>
      </w:pPr>
    </w:p>
    <w:p w14:paraId="3AD8104C" w14:textId="77777777" w:rsidR="00000000" w:rsidRDefault="007C71EE">
      <w:pPr>
        <w:pStyle w:val="ac"/>
        <w:rPr>
          <w:rtl/>
        </w:rPr>
      </w:pPr>
      <w:r>
        <w:rPr>
          <w:rFonts w:hint="eastAsia"/>
          <w:rtl/>
        </w:rPr>
        <w:t>דניאל</w:t>
      </w:r>
      <w:r>
        <w:rPr>
          <w:rtl/>
        </w:rPr>
        <w:t xml:space="preserve"> בנלולו (הליכוד):</w:t>
      </w:r>
    </w:p>
    <w:p w14:paraId="0DF60A74" w14:textId="77777777" w:rsidR="00000000" w:rsidRDefault="007C71EE">
      <w:pPr>
        <w:pStyle w:val="a"/>
        <w:rPr>
          <w:rFonts w:hint="cs"/>
          <w:rtl/>
        </w:rPr>
      </w:pPr>
    </w:p>
    <w:p w14:paraId="32FBCBA0" w14:textId="77777777" w:rsidR="00000000" w:rsidRDefault="007C71EE">
      <w:pPr>
        <w:pStyle w:val="a"/>
        <w:rPr>
          <w:rFonts w:hint="cs"/>
          <w:rtl/>
        </w:rPr>
      </w:pPr>
      <w:r>
        <w:rPr>
          <w:rFonts w:hint="cs"/>
          <w:rtl/>
        </w:rPr>
        <w:t>חבר הכנסת שוחט, אתה ישבת פה כשר האוצר. מה עשית?</w:t>
      </w:r>
    </w:p>
    <w:p w14:paraId="00BF778B" w14:textId="77777777" w:rsidR="00000000" w:rsidRDefault="007C71EE">
      <w:pPr>
        <w:pStyle w:val="a"/>
        <w:ind w:firstLine="0"/>
        <w:rPr>
          <w:rFonts w:hint="cs"/>
          <w:rtl/>
        </w:rPr>
      </w:pPr>
    </w:p>
    <w:p w14:paraId="4C59CEBC" w14:textId="77777777" w:rsidR="00000000" w:rsidRDefault="007C71EE">
      <w:pPr>
        <w:pStyle w:val="SpeakerCon"/>
        <w:rPr>
          <w:rtl/>
        </w:rPr>
      </w:pPr>
      <w:bookmarkStart w:id="1068" w:name="FS000000459T27_05_2003_10_04_41C"/>
      <w:bookmarkEnd w:id="1068"/>
      <w:r>
        <w:rPr>
          <w:rtl/>
        </w:rPr>
        <w:t>אברהם בייגה שוחט (העבודה-מימד):</w:t>
      </w:r>
    </w:p>
    <w:p w14:paraId="2C5CE7D4" w14:textId="77777777" w:rsidR="00000000" w:rsidRDefault="007C71EE">
      <w:pPr>
        <w:pStyle w:val="a"/>
        <w:rPr>
          <w:rtl/>
        </w:rPr>
      </w:pPr>
    </w:p>
    <w:p w14:paraId="033673AE" w14:textId="77777777" w:rsidR="00000000" w:rsidRDefault="007C71EE">
      <w:pPr>
        <w:pStyle w:val="a"/>
        <w:rPr>
          <w:rFonts w:hint="cs"/>
          <w:rtl/>
        </w:rPr>
      </w:pPr>
      <w:r>
        <w:rPr>
          <w:rFonts w:hint="cs"/>
          <w:rtl/>
        </w:rPr>
        <w:t>אביא לך רשימה. חבר הכנסת בנלולו, סיכמנו שתהיה בינינו שיחה ואגיד לך בדיוק מה היה. אמלא את חובתי. דרך אגב, באהב</w:t>
      </w:r>
      <w:r>
        <w:rPr>
          <w:rFonts w:hint="cs"/>
          <w:rtl/>
        </w:rPr>
        <w:t xml:space="preserve">ה ובשמחה נשב שעה, שעה וחצי, נדבר. בסדר. אני גם מברך אותך על זה שהצלחת לשלוף את עניין בית-החולים באשדוד מהחלטת הממשלה, ויקום לנו, לתפארת עם ישראל, בית-חולים באשדוד עם 300 מיטות, כך נדמה לי, עם כל הדברים, ובא לציון גואל, והמערכת תתאושש. זה הישג יפה מבחינתך. </w:t>
      </w:r>
      <w:r>
        <w:rPr>
          <w:rFonts w:hint="cs"/>
          <w:rtl/>
        </w:rPr>
        <w:t>כל הכבוד לך.</w:t>
      </w:r>
    </w:p>
    <w:p w14:paraId="5B008E82" w14:textId="77777777" w:rsidR="00000000" w:rsidRDefault="007C71EE">
      <w:pPr>
        <w:pStyle w:val="a"/>
        <w:rPr>
          <w:rFonts w:hint="cs"/>
          <w:rtl/>
        </w:rPr>
      </w:pPr>
    </w:p>
    <w:p w14:paraId="3F680931" w14:textId="77777777" w:rsidR="00000000" w:rsidRDefault="007C71EE">
      <w:pPr>
        <w:pStyle w:val="a"/>
        <w:rPr>
          <w:rFonts w:hint="cs"/>
          <w:rtl/>
        </w:rPr>
      </w:pPr>
      <w:r>
        <w:rPr>
          <w:rFonts w:hint="cs"/>
          <w:rtl/>
        </w:rPr>
        <w:t>לכן, הקשר הזה הוא ברור לחלוטין, ואנחנו יודעים במה מדובר.</w:t>
      </w:r>
    </w:p>
    <w:p w14:paraId="15355FDD" w14:textId="77777777" w:rsidR="00000000" w:rsidRDefault="007C71EE">
      <w:pPr>
        <w:pStyle w:val="a"/>
        <w:rPr>
          <w:rFonts w:hint="cs"/>
          <w:rtl/>
        </w:rPr>
      </w:pPr>
    </w:p>
    <w:p w14:paraId="3BAB6A91" w14:textId="77777777" w:rsidR="00000000" w:rsidRDefault="007C71EE">
      <w:pPr>
        <w:pStyle w:val="a"/>
        <w:rPr>
          <w:rFonts w:hint="cs"/>
          <w:rtl/>
        </w:rPr>
      </w:pPr>
      <w:r>
        <w:rPr>
          <w:rFonts w:hint="cs"/>
          <w:rtl/>
        </w:rPr>
        <w:t>אני צריך לסיים?</w:t>
      </w:r>
    </w:p>
    <w:p w14:paraId="3A2408E1" w14:textId="77777777" w:rsidR="00000000" w:rsidRDefault="007C71EE">
      <w:pPr>
        <w:pStyle w:val="a"/>
        <w:ind w:firstLine="0"/>
        <w:rPr>
          <w:rFonts w:hint="cs"/>
          <w:rtl/>
        </w:rPr>
      </w:pPr>
    </w:p>
    <w:p w14:paraId="13756F2A" w14:textId="77777777" w:rsidR="00000000" w:rsidRDefault="007C71EE">
      <w:pPr>
        <w:pStyle w:val="ad"/>
        <w:rPr>
          <w:rtl/>
        </w:rPr>
      </w:pPr>
      <w:r>
        <w:rPr>
          <w:rtl/>
        </w:rPr>
        <w:t>היו"ר מיכאל נודלמן:</w:t>
      </w:r>
    </w:p>
    <w:p w14:paraId="1B36666B" w14:textId="77777777" w:rsidR="00000000" w:rsidRDefault="007C71EE">
      <w:pPr>
        <w:pStyle w:val="a"/>
        <w:rPr>
          <w:rtl/>
        </w:rPr>
      </w:pPr>
    </w:p>
    <w:p w14:paraId="1103C747" w14:textId="77777777" w:rsidR="00000000" w:rsidRDefault="007C71EE">
      <w:pPr>
        <w:pStyle w:val="a"/>
        <w:rPr>
          <w:rFonts w:hint="cs"/>
          <w:rtl/>
        </w:rPr>
      </w:pPr>
      <w:r>
        <w:rPr>
          <w:rFonts w:hint="cs"/>
          <w:rtl/>
        </w:rPr>
        <w:t xml:space="preserve">כן. </w:t>
      </w:r>
    </w:p>
    <w:p w14:paraId="5900AF4E" w14:textId="77777777" w:rsidR="00000000" w:rsidRDefault="007C71EE">
      <w:pPr>
        <w:pStyle w:val="a"/>
        <w:ind w:firstLine="0"/>
        <w:rPr>
          <w:rFonts w:hint="cs"/>
          <w:rtl/>
        </w:rPr>
      </w:pPr>
    </w:p>
    <w:p w14:paraId="0A522C3D" w14:textId="77777777" w:rsidR="00000000" w:rsidRDefault="007C71EE">
      <w:pPr>
        <w:pStyle w:val="SpeakerCon"/>
        <w:rPr>
          <w:rFonts w:hint="cs"/>
          <w:rtl/>
        </w:rPr>
      </w:pPr>
      <w:bookmarkStart w:id="1069" w:name="FS000000459T27_05_2003_10_06_09C"/>
      <w:bookmarkEnd w:id="1069"/>
    </w:p>
    <w:p w14:paraId="0D77DF07" w14:textId="77777777" w:rsidR="00000000" w:rsidRDefault="007C71EE">
      <w:pPr>
        <w:pStyle w:val="SpeakerCon"/>
        <w:rPr>
          <w:rFonts w:hint="cs"/>
          <w:rtl/>
        </w:rPr>
      </w:pPr>
    </w:p>
    <w:p w14:paraId="4AB3D23B" w14:textId="77777777" w:rsidR="00000000" w:rsidRDefault="007C71EE">
      <w:pPr>
        <w:pStyle w:val="SpeakerCon"/>
        <w:rPr>
          <w:rFonts w:hint="cs"/>
          <w:rtl/>
        </w:rPr>
      </w:pPr>
    </w:p>
    <w:p w14:paraId="6F94EE3C" w14:textId="77777777" w:rsidR="00000000" w:rsidRDefault="007C71EE">
      <w:pPr>
        <w:pStyle w:val="SpeakerCon"/>
        <w:rPr>
          <w:rtl/>
        </w:rPr>
      </w:pPr>
      <w:r>
        <w:rPr>
          <w:rtl/>
        </w:rPr>
        <w:t>אברהם בייגה שוחט (העבודה-מימד):</w:t>
      </w:r>
    </w:p>
    <w:p w14:paraId="3F84549B" w14:textId="77777777" w:rsidR="00000000" w:rsidRDefault="007C71EE">
      <w:pPr>
        <w:pStyle w:val="a"/>
        <w:rPr>
          <w:rtl/>
        </w:rPr>
      </w:pPr>
    </w:p>
    <w:p w14:paraId="52AE8BDC" w14:textId="77777777" w:rsidR="00000000" w:rsidRDefault="007C71EE">
      <w:pPr>
        <w:pStyle w:val="a"/>
        <w:rPr>
          <w:rFonts w:hint="cs"/>
          <w:rtl/>
        </w:rPr>
      </w:pPr>
      <w:r>
        <w:rPr>
          <w:rFonts w:hint="cs"/>
          <w:rtl/>
        </w:rPr>
        <w:t>אני רוצה לחזור ולומר שהיום אנחנו מדברים בתוכנית שככל הנראה תאושר במהלך סוף השבוע, אם לא ביום רביעי, אז ב</w:t>
      </w:r>
      <w:r>
        <w:rPr>
          <w:rFonts w:hint="cs"/>
          <w:rtl/>
        </w:rPr>
        <w:t>יום חמישי, ואם לא ביום חמישי, אז ביום שישי. אבל בסופו של דבר התוכנית תאושר.</w:t>
      </w:r>
    </w:p>
    <w:p w14:paraId="0D3850B0" w14:textId="77777777" w:rsidR="00000000" w:rsidRDefault="007C71EE">
      <w:pPr>
        <w:pStyle w:val="a"/>
        <w:rPr>
          <w:rFonts w:hint="cs"/>
          <w:rtl/>
        </w:rPr>
      </w:pPr>
    </w:p>
    <w:p w14:paraId="447C3AA4" w14:textId="77777777" w:rsidR="00000000" w:rsidRDefault="007C71EE">
      <w:pPr>
        <w:pStyle w:val="a"/>
        <w:rPr>
          <w:rFonts w:hint="cs"/>
          <w:rtl/>
        </w:rPr>
      </w:pPr>
      <w:r>
        <w:rPr>
          <w:rFonts w:hint="cs"/>
          <w:rtl/>
        </w:rPr>
        <w:t xml:space="preserve">התוכנית הזאת היא תוכנית גרועה במרכיביה. היא תוכנית ששוברת כללים. אדוני השר, היא תוכנית שיש בה משום הריסה של רקמות מאוד עדינות של מערכות יחסים בינינו ובין עצמנו, בין הפרט והמדינה, </w:t>
      </w:r>
      <w:r>
        <w:rPr>
          <w:rFonts w:hint="cs"/>
          <w:rtl/>
        </w:rPr>
        <w:t xml:space="preserve">בין הפנסיונר והמדינה, בין ההסתדרות והמדינה. לשמחתי הרבה, נושא השכר, בצורה כזאת או אחרת, נפתר בהסכמה. אבל נושא הפנסיה, שגם שם היה צריך לעשות שינויים, ומקובל עלי שהיו צריכים להיעשות שינויים, הוא נושא שיוכרע בלי שיקול דעת, בהצבעה חפוזה. הבעיה בדברים האלה היא </w:t>
      </w:r>
      <w:r>
        <w:rPr>
          <w:rFonts w:hint="cs"/>
          <w:rtl/>
        </w:rPr>
        <w:t>שאנחנו נראה אותם ואת השפעתם, לצערי הרב, בטווחים של שנים ולא בטווחים מיידיים.</w:t>
      </w:r>
    </w:p>
    <w:p w14:paraId="6CE28316" w14:textId="77777777" w:rsidR="00000000" w:rsidRDefault="007C71EE">
      <w:pPr>
        <w:pStyle w:val="a"/>
        <w:rPr>
          <w:rFonts w:hint="cs"/>
          <w:rtl/>
        </w:rPr>
      </w:pPr>
    </w:p>
    <w:p w14:paraId="48CBD735" w14:textId="77777777" w:rsidR="00000000" w:rsidRDefault="007C71EE">
      <w:pPr>
        <w:pStyle w:val="a"/>
        <w:rPr>
          <w:rFonts w:hint="cs"/>
          <w:rtl/>
        </w:rPr>
      </w:pPr>
      <w:r>
        <w:rPr>
          <w:rFonts w:hint="cs"/>
          <w:rtl/>
        </w:rPr>
        <w:t xml:space="preserve">אני מניח </w:t>
      </w:r>
      <w:r>
        <w:rPr>
          <w:rtl/>
        </w:rPr>
        <w:t>–</w:t>
      </w:r>
      <w:r>
        <w:rPr>
          <w:rFonts w:hint="cs"/>
          <w:rtl/>
        </w:rPr>
        <w:t xml:space="preserve"> ודעתי אינה היחידה, אלא גם מומחים בשוק ההון אומרים זאת </w:t>
      </w:r>
      <w:r>
        <w:rPr>
          <w:rtl/>
        </w:rPr>
        <w:t>–</w:t>
      </w:r>
      <w:r>
        <w:rPr>
          <w:rFonts w:hint="cs"/>
          <w:rtl/>
        </w:rPr>
        <w:t xml:space="preserve"> שחוסר האמון של המפקיד בקרן פנסיה יהיה עכשיו טוטלי. התשואות לא ברורות. הביטחון מפוקפק. לכן, תהיה בריחה מהחיסכון </w:t>
      </w:r>
      <w:r>
        <w:rPr>
          <w:rFonts w:hint="cs"/>
          <w:rtl/>
        </w:rPr>
        <w:t>ארוך-הטווח והיציב ביותר במדינת ישראל, ואלה קרנות הפנסיה. כל הדברים האחרים, מטבע הדברים, הם יותר קצרים. יש נקודות יציאה. אנשים לא ידאגו לעתידם. המערכת הזאת היא מערכת שיש לה חשיבות בצד החיסכון, בצד הביטחון הסוציאלי לאדם עם הגיעו לגיל פרישה. בתנאים שנוצרו, וע</w:t>
      </w:r>
      <w:r>
        <w:rPr>
          <w:rFonts w:hint="cs"/>
          <w:rtl/>
        </w:rPr>
        <w:t xml:space="preserve">ם הסרת רשת הביטחון הממשלתית </w:t>
      </w:r>
      <w:r>
        <w:rPr>
          <w:rtl/>
        </w:rPr>
        <w:t>–</w:t>
      </w:r>
      <w:r>
        <w:rPr>
          <w:rFonts w:hint="cs"/>
          <w:rtl/>
        </w:rPr>
        <w:t xml:space="preserve"> אף שאפשר היה לעשות את זה תוך הליכה לשוק ההון </w:t>
      </w:r>
      <w:r>
        <w:rPr>
          <w:rtl/>
        </w:rPr>
        <w:t>–</w:t>
      </w:r>
      <w:r>
        <w:rPr>
          <w:rFonts w:hint="cs"/>
          <w:rtl/>
        </w:rPr>
        <w:t xml:space="preserve"> זה דבר חמור ביותר. תודה רבה.</w:t>
      </w:r>
    </w:p>
    <w:p w14:paraId="4F0BDB9A" w14:textId="77777777" w:rsidR="00000000" w:rsidRDefault="007C71EE">
      <w:pPr>
        <w:pStyle w:val="a"/>
        <w:ind w:firstLine="0"/>
        <w:rPr>
          <w:rFonts w:hint="cs"/>
          <w:rtl/>
        </w:rPr>
      </w:pPr>
    </w:p>
    <w:p w14:paraId="14F48A80" w14:textId="77777777" w:rsidR="00000000" w:rsidRDefault="007C71EE">
      <w:pPr>
        <w:pStyle w:val="ad"/>
        <w:rPr>
          <w:rtl/>
        </w:rPr>
      </w:pPr>
      <w:r>
        <w:rPr>
          <w:rtl/>
        </w:rPr>
        <w:t>היו"ר מיכאל נודלמן:</w:t>
      </w:r>
    </w:p>
    <w:p w14:paraId="04720507" w14:textId="77777777" w:rsidR="00000000" w:rsidRDefault="007C71EE">
      <w:pPr>
        <w:pStyle w:val="a"/>
        <w:rPr>
          <w:rtl/>
        </w:rPr>
      </w:pPr>
    </w:p>
    <w:p w14:paraId="25379DAF" w14:textId="77777777" w:rsidR="00000000" w:rsidRDefault="007C71EE">
      <w:pPr>
        <w:pStyle w:val="a"/>
        <w:rPr>
          <w:rFonts w:hint="cs"/>
          <w:rtl/>
        </w:rPr>
      </w:pPr>
      <w:r>
        <w:rPr>
          <w:rFonts w:hint="cs"/>
          <w:rtl/>
        </w:rPr>
        <w:t xml:space="preserve">תודה. חבר הכנסת חיים אורון. אחריו </w:t>
      </w:r>
      <w:r>
        <w:rPr>
          <w:rtl/>
        </w:rPr>
        <w:t>–</w:t>
      </w:r>
      <w:r>
        <w:rPr>
          <w:rFonts w:hint="cs"/>
          <w:rtl/>
        </w:rPr>
        <w:t xml:space="preserve"> חברת הכנסת אורית נוקד. אחריה </w:t>
      </w:r>
      <w:r>
        <w:rPr>
          <w:rtl/>
        </w:rPr>
        <w:t>–</w:t>
      </w:r>
      <w:r>
        <w:rPr>
          <w:rFonts w:hint="cs"/>
          <w:rtl/>
        </w:rPr>
        <w:t xml:space="preserve"> חבר הכנסת אחמד טיבי. לרשותך עשר דקות.</w:t>
      </w:r>
    </w:p>
    <w:p w14:paraId="61A908A1" w14:textId="77777777" w:rsidR="00000000" w:rsidRDefault="007C71EE">
      <w:pPr>
        <w:pStyle w:val="a"/>
        <w:ind w:firstLine="0"/>
        <w:rPr>
          <w:rFonts w:hint="cs"/>
          <w:rtl/>
        </w:rPr>
      </w:pPr>
    </w:p>
    <w:p w14:paraId="2CBD0253" w14:textId="77777777" w:rsidR="00000000" w:rsidRDefault="007C71EE">
      <w:pPr>
        <w:pStyle w:val="Speaker"/>
        <w:rPr>
          <w:rtl/>
        </w:rPr>
      </w:pPr>
      <w:bookmarkStart w:id="1070" w:name="FS000001065T27_05_2003_10_10_33"/>
      <w:bookmarkEnd w:id="1070"/>
      <w:r>
        <w:rPr>
          <w:rFonts w:hint="eastAsia"/>
          <w:rtl/>
        </w:rPr>
        <w:t>חיים</w:t>
      </w:r>
      <w:r>
        <w:rPr>
          <w:rtl/>
        </w:rPr>
        <w:t xml:space="preserve"> אורון (מרצ):</w:t>
      </w:r>
    </w:p>
    <w:p w14:paraId="6A0EEAF7" w14:textId="77777777" w:rsidR="00000000" w:rsidRDefault="007C71EE">
      <w:pPr>
        <w:pStyle w:val="a"/>
        <w:rPr>
          <w:rFonts w:hint="cs"/>
          <w:rtl/>
        </w:rPr>
      </w:pPr>
    </w:p>
    <w:p w14:paraId="5958E424" w14:textId="77777777" w:rsidR="00000000" w:rsidRDefault="007C71EE">
      <w:pPr>
        <w:pStyle w:val="a"/>
        <w:rPr>
          <w:rFonts w:hint="cs"/>
          <w:rtl/>
        </w:rPr>
      </w:pPr>
      <w:r>
        <w:rPr>
          <w:rFonts w:hint="cs"/>
          <w:rtl/>
        </w:rPr>
        <w:t xml:space="preserve">15 </w:t>
      </w:r>
      <w:r>
        <w:rPr>
          <w:rFonts w:hint="cs"/>
          <w:rtl/>
        </w:rPr>
        <w:t xml:space="preserve">דקות. אריה האן, נכון שיש לי 15 דקות? </w:t>
      </w:r>
    </w:p>
    <w:p w14:paraId="42350DD2" w14:textId="77777777" w:rsidR="00000000" w:rsidRDefault="007C71EE">
      <w:pPr>
        <w:pStyle w:val="a"/>
        <w:ind w:firstLine="0"/>
        <w:rPr>
          <w:rFonts w:hint="cs"/>
          <w:rtl/>
        </w:rPr>
      </w:pPr>
    </w:p>
    <w:p w14:paraId="08601BD7" w14:textId="77777777" w:rsidR="00000000" w:rsidRDefault="007C71EE">
      <w:pPr>
        <w:pStyle w:val="ad"/>
        <w:rPr>
          <w:rtl/>
        </w:rPr>
      </w:pPr>
      <w:r>
        <w:rPr>
          <w:rtl/>
        </w:rPr>
        <w:t>היו"ר מיכאל נודלמן:</w:t>
      </w:r>
    </w:p>
    <w:p w14:paraId="6A18C5D1" w14:textId="77777777" w:rsidR="00000000" w:rsidRDefault="007C71EE">
      <w:pPr>
        <w:pStyle w:val="a"/>
        <w:rPr>
          <w:rtl/>
        </w:rPr>
      </w:pPr>
    </w:p>
    <w:p w14:paraId="5369E467" w14:textId="77777777" w:rsidR="00000000" w:rsidRDefault="007C71EE">
      <w:pPr>
        <w:pStyle w:val="a"/>
        <w:rPr>
          <w:rFonts w:hint="cs"/>
          <w:rtl/>
        </w:rPr>
      </w:pPr>
      <w:r>
        <w:rPr>
          <w:rFonts w:hint="cs"/>
          <w:rtl/>
        </w:rPr>
        <w:t>אצלי כתוב עשר דקות.</w:t>
      </w:r>
    </w:p>
    <w:p w14:paraId="206C1877" w14:textId="77777777" w:rsidR="00000000" w:rsidRDefault="007C71EE">
      <w:pPr>
        <w:pStyle w:val="a"/>
        <w:ind w:firstLine="0"/>
        <w:rPr>
          <w:rtl/>
        </w:rPr>
      </w:pPr>
    </w:p>
    <w:p w14:paraId="6DF346EC" w14:textId="77777777" w:rsidR="00000000" w:rsidRDefault="007C71EE">
      <w:pPr>
        <w:pStyle w:val="a"/>
        <w:ind w:firstLine="0"/>
        <w:rPr>
          <w:rFonts w:hint="cs"/>
          <w:rtl/>
        </w:rPr>
      </w:pPr>
    </w:p>
    <w:p w14:paraId="28F4C6B2" w14:textId="77777777" w:rsidR="00000000" w:rsidRDefault="007C71EE">
      <w:pPr>
        <w:pStyle w:val="SpeakerCon"/>
        <w:rPr>
          <w:rFonts w:hint="cs"/>
          <w:rtl/>
        </w:rPr>
      </w:pPr>
      <w:bookmarkStart w:id="1071" w:name="FS000001065T27_05_2003_10_11_38C"/>
      <w:bookmarkEnd w:id="1071"/>
      <w:r>
        <w:rPr>
          <w:rtl/>
        </w:rPr>
        <w:t>חיים אורון (מרצ):</w:t>
      </w:r>
    </w:p>
    <w:p w14:paraId="517750FD" w14:textId="77777777" w:rsidR="00000000" w:rsidRDefault="007C71EE">
      <w:pPr>
        <w:pStyle w:val="SpeakerCon"/>
        <w:rPr>
          <w:rFonts w:hint="cs"/>
          <w:rtl/>
        </w:rPr>
      </w:pPr>
    </w:p>
    <w:p w14:paraId="696AC7D5" w14:textId="77777777" w:rsidR="00000000" w:rsidRDefault="007C71EE">
      <w:pPr>
        <w:pStyle w:val="a"/>
        <w:rPr>
          <w:rFonts w:hint="cs"/>
          <w:rtl/>
        </w:rPr>
      </w:pPr>
      <w:r>
        <w:rPr>
          <w:rFonts w:hint="cs"/>
          <w:rtl/>
        </w:rPr>
        <w:t xml:space="preserve">חילקו את הזמן של גפני ביני ובין בייגה. </w:t>
      </w:r>
    </w:p>
    <w:p w14:paraId="408132FC" w14:textId="77777777" w:rsidR="00000000" w:rsidRDefault="007C71EE">
      <w:pPr>
        <w:pStyle w:val="a"/>
        <w:ind w:firstLine="0"/>
        <w:rPr>
          <w:rFonts w:hint="cs"/>
          <w:rtl/>
        </w:rPr>
      </w:pPr>
    </w:p>
    <w:p w14:paraId="378DCA02" w14:textId="77777777" w:rsidR="00000000" w:rsidRDefault="007C71EE">
      <w:pPr>
        <w:pStyle w:val="ac"/>
        <w:rPr>
          <w:rtl/>
        </w:rPr>
      </w:pPr>
      <w:r>
        <w:rPr>
          <w:rFonts w:hint="eastAsia"/>
          <w:rtl/>
        </w:rPr>
        <w:t>מזכיר</w:t>
      </w:r>
      <w:r>
        <w:rPr>
          <w:rtl/>
        </w:rPr>
        <w:t xml:space="preserve"> הכנסת אריה האן:</w:t>
      </w:r>
    </w:p>
    <w:p w14:paraId="558B8E1C" w14:textId="77777777" w:rsidR="00000000" w:rsidRDefault="007C71EE">
      <w:pPr>
        <w:pStyle w:val="a"/>
        <w:rPr>
          <w:rFonts w:hint="cs"/>
          <w:rtl/>
        </w:rPr>
      </w:pPr>
    </w:p>
    <w:p w14:paraId="65D7AAC7" w14:textId="77777777" w:rsidR="00000000" w:rsidRDefault="007C71EE">
      <w:pPr>
        <w:pStyle w:val="a"/>
        <w:rPr>
          <w:rFonts w:hint="cs"/>
          <w:rtl/>
        </w:rPr>
      </w:pPr>
      <w:r>
        <w:rPr>
          <w:rFonts w:hint="cs"/>
          <w:rtl/>
        </w:rPr>
        <w:t>ראשית, כתוב: עשר דקות. אפשרי לתת לו 15 דקות. אפשרי.</w:t>
      </w:r>
    </w:p>
    <w:p w14:paraId="1DBF6FA2" w14:textId="77777777" w:rsidR="00000000" w:rsidRDefault="007C71EE">
      <w:pPr>
        <w:pStyle w:val="a"/>
        <w:rPr>
          <w:rFonts w:hint="cs"/>
          <w:rtl/>
        </w:rPr>
      </w:pPr>
    </w:p>
    <w:p w14:paraId="542A5D70" w14:textId="77777777" w:rsidR="00000000" w:rsidRDefault="007C71EE">
      <w:pPr>
        <w:pStyle w:val="SpeakerCon"/>
        <w:rPr>
          <w:rtl/>
        </w:rPr>
      </w:pPr>
      <w:bookmarkStart w:id="1072" w:name="FS000001065T27_05_2003_10_11_57C"/>
      <w:bookmarkEnd w:id="1072"/>
      <w:r>
        <w:rPr>
          <w:rtl/>
        </w:rPr>
        <w:t>חיים אורון (מרצ):</w:t>
      </w:r>
    </w:p>
    <w:p w14:paraId="784F6561" w14:textId="77777777" w:rsidR="00000000" w:rsidRDefault="007C71EE">
      <w:pPr>
        <w:pStyle w:val="a"/>
        <w:rPr>
          <w:rtl/>
        </w:rPr>
      </w:pPr>
    </w:p>
    <w:p w14:paraId="18F13652" w14:textId="77777777" w:rsidR="00000000" w:rsidRDefault="007C71EE">
      <w:pPr>
        <w:pStyle w:val="a"/>
        <w:rPr>
          <w:rFonts w:hint="cs"/>
          <w:rtl/>
        </w:rPr>
      </w:pPr>
      <w:r>
        <w:rPr>
          <w:rFonts w:hint="cs"/>
          <w:rtl/>
        </w:rPr>
        <w:t>אדוני היושב-ראש, חב</w:t>
      </w:r>
      <w:r>
        <w:rPr>
          <w:rFonts w:hint="cs"/>
          <w:rtl/>
        </w:rPr>
        <w:t xml:space="preserve">רי הכנסת, אני רוצה להתייחס בדברי בסיבוב הזה לשלושה נושאים. הנושא הראשון </w:t>
      </w:r>
      <w:r>
        <w:rPr>
          <w:rtl/>
        </w:rPr>
        <w:t>–</w:t>
      </w:r>
      <w:r>
        <w:rPr>
          <w:rFonts w:hint="cs"/>
          <w:rtl/>
        </w:rPr>
        <w:t xml:space="preserve"> נושא הערבה; הנושא השני </w:t>
      </w:r>
      <w:r>
        <w:rPr>
          <w:rtl/>
        </w:rPr>
        <w:t>–</w:t>
      </w:r>
      <w:r>
        <w:rPr>
          <w:rFonts w:hint="cs"/>
          <w:rtl/>
        </w:rPr>
        <w:t xml:space="preserve"> האם באמת שונתה התוכנית, כפי שאמר חבר הכנסת מצנע;  הנושא השלישי </w:t>
      </w:r>
      <w:r>
        <w:rPr>
          <w:rtl/>
        </w:rPr>
        <w:t>–</w:t>
      </w:r>
      <w:r>
        <w:rPr>
          <w:rFonts w:hint="cs"/>
          <w:rtl/>
        </w:rPr>
        <w:t xml:space="preserve"> הקשר שבין הנושא המדיני לנושא שבו אנחנו עוסקים.</w:t>
      </w:r>
    </w:p>
    <w:p w14:paraId="78BDB9D5" w14:textId="77777777" w:rsidR="00000000" w:rsidRDefault="007C71EE">
      <w:pPr>
        <w:pStyle w:val="a"/>
        <w:rPr>
          <w:rFonts w:hint="cs"/>
          <w:rtl/>
        </w:rPr>
      </w:pPr>
    </w:p>
    <w:p w14:paraId="218F1C9D" w14:textId="77777777" w:rsidR="00000000" w:rsidRDefault="007C71EE">
      <w:pPr>
        <w:pStyle w:val="a"/>
        <w:rPr>
          <w:rFonts w:hint="cs"/>
          <w:rtl/>
        </w:rPr>
      </w:pPr>
      <w:r>
        <w:rPr>
          <w:rFonts w:hint="cs"/>
          <w:rtl/>
        </w:rPr>
        <w:t xml:space="preserve">אני חי בנגב כמעט 40 שנה ואני חושב שאני מכיר </w:t>
      </w:r>
      <w:r>
        <w:rPr>
          <w:rFonts w:hint="cs"/>
          <w:rtl/>
        </w:rPr>
        <w:t>את הנגב טוב. אדוני השר וממלא-מקום ראש הממשלה, הנגב ספג מכות רבות במשך תקופות ארוכות. הנגב נמצא במצב מאוד מאוד קשה. בתוך הדיון הזה, קטע מתוך המציאות בנגב לא עולה על פני השטח. היא מאוד מאוד חמורה. יצא לי לשוחח פעם עם שר המסחר, התעשייה והתעסוקה, וממלא-מקום רא</w:t>
      </w:r>
      <w:r>
        <w:rPr>
          <w:rFonts w:hint="cs"/>
          <w:rtl/>
        </w:rPr>
        <w:t>ש הממשלה, על קטע מאוד משמעותי במה שקורה בנגב, והוא קשור לפתרון בעיית הבדואים. אבל אני לא רוצה להיגרר עכשיו לנושא הזה, שהוא כבד בפני עצמו.</w:t>
      </w:r>
    </w:p>
    <w:p w14:paraId="0A496CCF" w14:textId="77777777" w:rsidR="00000000" w:rsidRDefault="007C71EE">
      <w:pPr>
        <w:pStyle w:val="a"/>
        <w:rPr>
          <w:rFonts w:hint="cs"/>
          <w:rtl/>
        </w:rPr>
      </w:pPr>
    </w:p>
    <w:p w14:paraId="3DDFF666" w14:textId="77777777" w:rsidR="00000000" w:rsidRDefault="007C71EE">
      <w:pPr>
        <w:pStyle w:val="a"/>
        <w:rPr>
          <w:rFonts w:hint="cs"/>
          <w:rtl/>
        </w:rPr>
      </w:pPr>
      <w:r>
        <w:rPr>
          <w:rFonts w:hint="cs"/>
          <w:rtl/>
        </w:rPr>
        <w:t xml:space="preserve">חבר הכנסת בר-און, יש לכם אפשרות לתקן זאת בסך הכול בקלות, אם תחליטו הפעם לא להיות כל כך גיבורים. יש הסתייגות של אורית </w:t>
      </w:r>
      <w:r>
        <w:rPr>
          <w:rFonts w:hint="cs"/>
          <w:rtl/>
        </w:rPr>
        <w:t>נוקד. יש הסתייגות שלי. אגלה לך סוד, יש אפילו הסתייגות של חבר הכנסת רצאבי וחברת הכנסת פולישוק. אני רוצה לראות איך תצביעו עליה.</w:t>
      </w:r>
    </w:p>
    <w:p w14:paraId="53FC7F8B" w14:textId="77777777" w:rsidR="00000000" w:rsidRDefault="007C71EE">
      <w:pPr>
        <w:pStyle w:val="a"/>
        <w:ind w:firstLine="0"/>
        <w:rPr>
          <w:rFonts w:hint="cs"/>
          <w:rtl/>
        </w:rPr>
      </w:pPr>
    </w:p>
    <w:p w14:paraId="18B5E532" w14:textId="77777777" w:rsidR="00000000" w:rsidRDefault="007C71EE">
      <w:pPr>
        <w:pStyle w:val="ac"/>
        <w:rPr>
          <w:rtl/>
        </w:rPr>
      </w:pPr>
      <w:r>
        <w:rPr>
          <w:rFonts w:hint="eastAsia"/>
          <w:rtl/>
        </w:rPr>
        <w:t>רוני</w:t>
      </w:r>
      <w:r>
        <w:rPr>
          <w:rtl/>
        </w:rPr>
        <w:t xml:space="preserve"> בר-און (הליכוד):</w:t>
      </w:r>
    </w:p>
    <w:p w14:paraId="15265FA5" w14:textId="77777777" w:rsidR="00000000" w:rsidRDefault="007C71EE">
      <w:pPr>
        <w:pStyle w:val="a"/>
        <w:rPr>
          <w:rFonts w:hint="cs"/>
          <w:rtl/>
        </w:rPr>
      </w:pPr>
    </w:p>
    <w:p w14:paraId="7C30046B" w14:textId="77777777" w:rsidR="00000000" w:rsidRDefault="007C71EE">
      <w:pPr>
        <w:pStyle w:val="a"/>
        <w:rPr>
          <w:rFonts w:hint="cs"/>
          <w:rtl/>
        </w:rPr>
      </w:pPr>
      <w:r>
        <w:rPr>
          <w:rFonts w:hint="cs"/>
          <w:rtl/>
        </w:rPr>
        <w:t>איך אפשר למצוא את זה?</w:t>
      </w:r>
    </w:p>
    <w:p w14:paraId="59268803" w14:textId="77777777" w:rsidR="00000000" w:rsidRDefault="007C71EE">
      <w:pPr>
        <w:pStyle w:val="a"/>
        <w:ind w:firstLine="0"/>
        <w:rPr>
          <w:rFonts w:hint="cs"/>
          <w:rtl/>
        </w:rPr>
      </w:pPr>
    </w:p>
    <w:p w14:paraId="363CC0C5" w14:textId="77777777" w:rsidR="00000000" w:rsidRDefault="007C71EE">
      <w:pPr>
        <w:pStyle w:val="SpeakerCon"/>
        <w:rPr>
          <w:rtl/>
        </w:rPr>
      </w:pPr>
      <w:bookmarkStart w:id="1073" w:name="FS000001065T27_05_2003_10_19_34C"/>
      <w:bookmarkEnd w:id="1073"/>
      <w:r>
        <w:rPr>
          <w:rtl/>
        </w:rPr>
        <w:t>חיים אורון (מרצ):</w:t>
      </w:r>
    </w:p>
    <w:p w14:paraId="53BC0BB3" w14:textId="77777777" w:rsidR="00000000" w:rsidRDefault="007C71EE">
      <w:pPr>
        <w:pStyle w:val="a"/>
        <w:rPr>
          <w:rtl/>
        </w:rPr>
      </w:pPr>
    </w:p>
    <w:p w14:paraId="7019AC77" w14:textId="77777777" w:rsidR="00000000" w:rsidRDefault="007C71EE">
      <w:pPr>
        <w:pStyle w:val="a"/>
        <w:rPr>
          <w:rFonts w:hint="cs"/>
          <w:rtl/>
        </w:rPr>
      </w:pPr>
      <w:r>
        <w:rPr>
          <w:rFonts w:hint="cs"/>
          <w:rtl/>
        </w:rPr>
        <w:t xml:space="preserve">אתן לך את העמוד המדויק. </w:t>
      </w:r>
    </w:p>
    <w:p w14:paraId="23FA344A" w14:textId="77777777" w:rsidR="00000000" w:rsidRDefault="007C71EE">
      <w:pPr>
        <w:pStyle w:val="a"/>
        <w:ind w:firstLine="0"/>
        <w:rPr>
          <w:rFonts w:hint="cs"/>
          <w:rtl/>
        </w:rPr>
      </w:pPr>
    </w:p>
    <w:p w14:paraId="50B4B374" w14:textId="77777777" w:rsidR="00000000" w:rsidRDefault="007C71EE">
      <w:pPr>
        <w:pStyle w:val="ac"/>
        <w:rPr>
          <w:rtl/>
        </w:rPr>
      </w:pPr>
      <w:r>
        <w:rPr>
          <w:rFonts w:hint="eastAsia"/>
          <w:rtl/>
        </w:rPr>
        <w:t>רוני</w:t>
      </w:r>
      <w:r>
        <w:rPr>
          <w:rtl/>
        </w:rPr>
        <w:t xml:space="preserve"> בר-און (הליכוד):</w:t>
      </w:r>
    </w:p>
    <w:p w14:paraId="3F55484D" w14:textId="77777777" w:rsidR="00000000" w:rsidRDefault="007C71EE">
      <w:pPr>
        <w:pStyle w:val="a"/>
        <w:rPr>
          <w:rFonts w:hint="cs"/>
          <w:rtl/>
        </w:rPr>
      </w:pPr>
    </w:p>
    <w:p w14:paraId="45C37FAC" w14:textId="77777777" w:rsidR="00000000" w:rsidRDefault="007C71EE">
      <w:pPr>
        <w:pStyle w:val="a"/>
        <w:rPr>
          <w:rFonts w:hint="cs"/>
          <w:rtl/>
        </w:rPr>
      </w:pPr>
      <w:r>
        <w:rPr>
          <w:rFonts w:hint="cs"/>
          <w:rtl/>
        </w:rPr>
        <w:t>עשיתם קרקס כזה.</w:t>
      </w:r>
    </w:p>
    <w:p w14:paraId="7805D12F" w14:textId="77777777" w:rsidR="00000000" w:rsidRDefault="007C71EE">
      <w:pPr>
        <w:pStyle w:val="a"/>
        <w:ind w:firstLine="0"/>
        <w:rPr>
          <w:rFonts w:hint="cs"/>
          <w:rtl/>
        </w:rPr>
      </w:pPr>
    </w:p>
    <w:p w14:paraId="1236E0E7" w14:textId="77777777" w:rsidR="00000000" w:rsidRDefault="007C71EE">
      <w:pPr>
        <w:pStyle w:val="SpeakerCon"/>
        <w:rPr>
          <w:rFonts w:hint="cs"/>
          <w:rtl/>
        </w:rPr>
      </w:pPr>
      <w:bookmarkStart w:id="1074" w:name="FS000001065T27_05_2003_10_19_52C"/>
      <w:bookmarkEnd w:id="1074"/>
    </w:p>
    <w:p w14:paraId="5E5EB5E3" w14:textId="77777777" w:rsidR="00000000" w:rsidRDefault="007C71EE">
      <w:pPr>
        <w:pStyle w:val="SpeakerCon"/>
        <w:rPr>
          <w:rFonts w:hint="cs"/>
          <w:rtl/>
        </w:rPr>
      </w:pPr>
    </w:p>
    <w:p w14:paraId="7274B99A" w14:textId="77777777" w:rsidR="00000000" w:rsidRDefault="007C71EE">
      <w:pPr>
        <w:pStyle w:val="SpeakerCon"/>
        <w:rPr>
          <w:rFonts w:hint="cs"/>
          <w:rtl/>
        </w:rPr>
      </w:pPr>
    </w:p>
    <w:p w14:paraId="0301379E" w14:textId="77777777" w:rsidR="00000000" w:rsidRDefault="007C71EE">
      <w:pPr>
        <w:pStyle w:val="SpeakerCon"/>
        <w:rPr>
          <w:rFonts w:hint="cs"/>
          <w:rtl/>
        </w:rPr>
      </w:pPr>
    </w:p>
    <w:p w14:paraId="60BF66D0" w14:textId="77777777" w:rsidR="00000000" w:rsidRDefault="007C71EE">
      <w:pPr>
        <w:pStyle w:val="SpeakerCon"/>
        <w:rPr>
          <w:rtl/>
        </w:rPr>
      </w:pPr>
      <w:r>
        <w:rPr>
          <w:rtl/>
        </w:rPr>
        <w:t>חיים אורון (מרצ):</w:t>
      </w:r>
    </w:p>
    <w:p w14:paraId="29D81F2B" w14:textId="77777777" w:rsidR="00000000" w:rsidRDefault="007C71EE">
      <w:pPr>
        <w:pStyle w:val="a"/>
        <w:rPr>
          <w:rtl/>
        </w:rPr>
      </w:pPr>
    </w:p>
    <w:p w14:paraId="63308AC9" w14:textId="77777777" w:rsidR="00000000" w:rsidRDefault="007C71EE">
      <w:pPr>
        <w:pStyle w:val="a"/>
        <w:rPr>
          <w:rFonts w:hint="cs"/>
          <w:rtl/>
        </w:rPr>
      </w:pPr>
      <w:r>
        <w:rPr>
          <w:rFonts w:hint="cs"/>
          <w:rtl/>
        </w:rPr>
        <w:t>אתן לך את העמוד המדויק. האמן לי, חבר הכנסת בר-און, הקרקס שאנחנו עושים בדיון פה הוא בדיחה לעומת הקרקס שאתם עשיתם כשהנחתם על שולחן הכנסת הצעת חוק של 100 נושאים כבדים מאין כמותם. כשישבנו בוועדת הכספים אתה היית פעם, בדיוק אחד, אבל בישי</w:t>
      </w:r>
      <w:r>
        <w:rPr>
          <w:rFonts w:hint="cs"/>
          <w:rtl/>
        </w:rPr>
        <w:t xml:space="preserve">בות ישבה כמעט רק האופוזיציה. והיושב-ראש, כל הכבוד לו, וחבר הכנסת דני בנלולו כל הכבוד לו. אבל בזה נגמרת הרשימה. ואתה מדבר על קרקס? ככה מביאים תוכנית כלכלית? ככה מביאים רפורמות? </w:t>
      </w:r>
    </w:p>
    <w:p w14:paraId="58493CE0" w14:textId="77777777" w:rsidR="00000000" w:rsidRDefault="007C71EE">
      <w:pPr>
        <w:pStyle w:val="a"/>
        <w:rPr>
          <w:rFonts w:hint="cs"/>
          <w:rtl/>
        </w:rPr>
      </w:pPr>
    </w:p>
    <w:p w14:paraId="0CB140E2" w14:textId="77777777" w:rsidR="00000000" w:rsidRDefault="007C71EE">
      <w:pPr>
        <w:pStyle w:val="a"/>
        <w:rPr>
          <w:rFonts w:hint="cs"/>
          <w:rtl/>
        </w:rPr>
      </w:pPr>
      <w:r>
        <w:rPr>
          <w:rFonts w:hint="cs"/>
          <w:rtl/>
        </w:rPr>
        <w:t>אז, בבקשה, יש לך אפשרות לתקן. זה מאוד פשוט. תצביעו בעד ההסתייגות שעברה בוועדה.</w:t>
      </w:r>
      <w:r>
        <w:rPr>
          <w:rFonts w:hint="cs"/>
          <w:rtl/>
        </w:rPr>
        <w:t xml:space="preserve"> דני בנלולו יגיד לך שבוועדה היא עברה. עזבו, שזה גם קצת ייראה. נתיבות כן, ואין לי בעיה עם נתיבות. שדרות כן, ואין לי בעיה עם שדרות. אופקים כן, ואין לי בעיה עם אופקים. ופארן לא? ואילות לא? ויוטבתה לא? ועין-יהב לא? ועין-גדי לא? תגידו למה? תסבירו את זה למישהו. </w:t>
      </w:r>
      <w:r>
        <w:rPr>
          <w:rFonts w:hint="cs"/>
          <w:rtl/>
        </w:rPr>
        <w:t>כי מישהו באוצר אמר, ומצאו את הטריק של 13%? ואז, אם זה לא יהיה 13% - שמו 13%. קצת הדר. תעשו את זה קצת אלגנטי. זה בסדר. מה לעשות? בעין-יהב אין חברי מרכז, ואגב, גם לא של מרצ; שיהיה ברור לגמרי.  בפארן אין חברי מרכז. אני אומר את זה, כי זה מבטא את מה שקורה פה, ב</w:t>
      </w:r>
      <w:r>
        <w:rPr>
          <w:rFonts w:hint="cs"/>
          <w:rtl/>
        </w:rPr>
        <w:t>דיון הזה.</w:t>
      </w:r>
    </w:p>
    <w:p w14:paraId="0712D9F9" w14:textId="77777777" w:rsidR="00000000" w:rsidRDefault="007C71EE">
      <w:pPr>
        <w:pStyle w:val="a"/>
        <w:ind w:firstLine="0"/>
        <w:rPr>
          <w:rFonts w:hint="cs"/>
          <w:rtl/>
        </w:rPr>
      </w:pPr>
    </w:p>
    <w:p w14:paraId="7940DDF3" w14:textId="77777777" w:rsidR="00000000" w:rsidRDefault="007C71EE">
      <w:pPr>
        <w:pStyle w:val="ac"/>
        <w:rPr>
          <w:rtl/>
        </w:rPr>
      </w:pPr>
      <w:r>
        <w:rPr>
          <w:rFonts w:hint="eastAsia"/>
          <w:rtl/>
        </w:rPr>
        <w:t>דניאל</w:t>
      </w:r>
      <w:r>
        <w:rPr>
          <w:rtl/>
        </w:rPr>
        <w:t xml:space="preserve"> בנלולו (הליכוד):</w:t>
      </w:r>
    </w:p>
    <w:p w14:paraId="488FB1D5" w14:textId="77777777" w:rsidR="00000000" w:rsidRDefault="007C71EE">
      <w:pPr>
        <w:pStyle w:val="a"/>
        <w:rPr>
          <w:rFonts w:hint="cs"/>
          <w:rtl/>
        </w:rPr>
      </w:pPr>
    </w:p>
    <w:p w14:paraId="4BA60A46" w14:textId="77777777" w:rsidR="00000000" w:rsidRDefault="007C71EE">
      <w:pPr>
        <w:pStyle w:val="a"/>
        <w:rPr>
          <w:rFonts w:hint="cs"/>
          <w:rtl/>
        </w:rPr>
      </w:pPr>
      <w:r>
        <w:rPr>
          <w:rFonts w:hint="cs"/>
          <w:rtl/>
        </w:rPr>
        <w:t>חבר הכנסת אורון, בסוף עוד תגיד שכל התוכנית בנויה על חברי מרכז.</w:t>
      </w:r>
    </w:p>
    <w:p w14:paraId="3BE50DBA" w14:textId="77777777" w:rsidR="00000000" w:rsidRDefault="007C71EE">
      <w:pPr>
        <w:pStyle w:val="a"/>
        <w:ind w:firstLine="0"/>
        <w:rPr>
          <w:rFonts w:hint="cs"/>
          <w:rtl/>
        </w:rPr>
      </w:pPr>
    </w:p>
    <w:p w14:paraId="5D4C5A6E" w14:textId="77777777" w:rsidR="00000000" w:rsidRDefault="007C71EE">
      <w:pPr>
        <w:pStyle w:val="SpeakerCon"/>
        <w:rPr>
          <w:rtl/>
        </w:rPr>
      </w:pPr>
      <w:bookmarkStart w:id="1075" w:name="FS000001065T27_05_2003_10_23_30C"/>
      <w:bookmarkEnd w:id="1075"/>
      <w:r>
        <w:rPr>
          <w:rtl/>
        </w:rPr>
        <w:t>חיים אורון (מרצ):</w:t>
      </w:r>
    </w:p>
    <w:p w14:paraId="55362133" w14:textId="77777777" w:rsidR="00000000" w:rsidRDefault="007C71EE">
      <w:pPr>
        <w:pStyle w:val="a"/>
        <w:rPr>
          <w:rtl/>
        </w:rPr>
      </w:pPr>
    </w:p>
    <w:p w14:paraId="18A4894E" w14:textId="77777777" w:rsidR="00000000" w:rsidRDefault="007C71EE">
      <w:pPr>
        <w:pStyle w:val="a"/>
        <w:rPr>
          <w:rFonts w:hint="cs"/>
          <w:rtl/>
        </w:rPr>
      </w:pPr>
      <w:r>
        <w:rPr>
          <w:rFonts w:hint="cs"/>
          <w:rtl/>
        </w:rPr>
        <w:t xml:space="preserve">אני הולך להגיד לך מה קורה בתוכנית, וחבל שחבר הכנסת עמרם מצנע יצא. </w:t>
      </w:r>
    </w:p>
    <w:p w14:paraId="7B343EC3" w14:textId="77777777" w:rsidR="00000000" w:rsidRDefault="007C71EE">
      <w:pPr>
        <w:pStyle w:val="a"/>
        <w:ind w:firstLine="0"/>
        <w:rPr>
          <w:rFonts w:hint="cs"/>
          <w:rtl/>
        </w:rPr>
      </w:pPr>
    </w:p>
    <w:p w14:paraId="1E58BF58" w14:textId="77777777" w:rsidR="00000000" w:rsidRDefault="007C71EE">
      <w:pPr>
        <w:pStyle w:val="ac"/>
        <w:rPr>
          <w:rtl/>
        </w:rPr>
      </w:pPr>
      <w:r>
        <w:rPr>
          <w:rFonts w:hint="eastAsia"/>
          <w:rtl/>
        </w:rPr>
        <w:t>אורית</w:t>
      </w:r>
      <w:r>
        <w:rPr>
          <w:rtl/>
        </w:rPr>
        <w:t xml:space="preserve"> נוקד (העבודה-מימד):</w:t>
      </w:r>
    </w:p>
    <w:p w14:paraId="4DB15A3A" w14:textId="77777777" w:rsidR="00000000" w:rsidRDefault="007C71EE">
      <w:pPr>
        <w:pStyle w:val="a"/>
        <w:rPr>
          <w:rFonts w:hint="cs"/>
          <w:rtl/>
        </w:rPr>
      </w:pPr>
    </w:p>
    <w:p w14:paraId="27DF32F2" w14:textId="77777777" w:rsidR="00000000" w:rsidRDefault="007C71EE">
      <w:pPr>
        <w:pStyle w:val="a"/>
        <w:rPr>
          <w:rFonts w:hint="cs"/>
          <w:rtl/>
        </w:rPr>
      </w:pPr>
      <w:r>
        <w:rPr>
          <w:rFonts w:hint="cs"/>
          <w:rtl/>
        </w:rPr>
        <w:t>לא יושב בדיון הזה נציג של הממשלה.</w:t>
      </w:r>
    </w:p>
    <w:p w14:paraId="38B23984" w14:textId="77777777" w:rsidR="00000000" w:rsidRDefault="007C71EE">
      <w:pPr>
        <w:pStyle w:val="a"/>
        <w:ind w:firstLine="0"/>
        <w:rPr>
          <w:rFonts w:hint="cs"/>
          <w:rtl/>
        </w:rPr>
      </w:pPr>
    </w:p>
    <w:p w14:paraId="2855615C" w14:textId="77777777" w:rsidR="00000000" w:rsidRDefault="007C71EE">
      <w:pPr>
        <w:pStyle w:val="SpeakerCon"/>
        <w:rPr>
          <w:rtl/>
        </w:rPr>
      </w:pPr>
      <w:bookmarkStart w:id="1076" w:name="FS000001065T27_05_2003_10_24_00C"/>
      <w:bookmarkEnd w:id="1076"/>
      <w:r>
        <w:rPr>
          <w:rtl/>
        </w:rPr>
        <w:t>חיים אור</w:t>
      </w:r>
      <w:r>
        <w:rPr>
          <w:rtl/>
        </w:rPr>
        <w:t>ון (מרצ):</w:t>
      </w:r>
    </w:p>
    <w:p w14:paraId="6E84C92E" w14:textId="77777777" w:rsidR="00000000" w:rsidRDefault="007C71EE">
      <w:pPr>
        <w:pStyle w:val="a"/>
        <w:rPr>
          <w:rtl/>
        </w:rPr>
      </w:pPr>
    </w:p>
    <w:p w14:paraId="7726E3D7" w14:textId="77777777" w:rsidR="00000000" w:rsidRDefault="007C71EE">
      <w:pPr>
        <w:pStyle w:val="a"/>
        <w:rPr>
          <w:rFonts w:hint="cs"/>
          <w:rtl/>
        </w:rPr>
      </w:pPr>
      <w:r>
        <w:rPr>
          <w:rFonts w:hint="cs"/>
          <w:rtl/>
        </w:rPr>
        <w:t>אני לא צריך את הממשלה. הממשלה איננה פה. עמרם מצנע יצא לרגע. הוא יחזור תיכף. אני בטוח.</w:t>
      </w:r>
    </w:p>
    <w:p w14:paraId="29FFB24E" w14:textId="77777777" w:rsidR="00000000" w:rsidRDefault="007C71EE">
      <w:pPr>
        <w:pStyle w:val="a"/>
        <w:rPr>
          <w:rFonts w:hint="cs"/>
          <w:rtl/>
        </w:rPr>
      </w:pPr>
    </w:p>
    <w:p w14:paraId="51683646" w14:textId="77777777" w:rsidR="00000000" w:rsidRDefault="007C71EE">
      <w:pPr>
        <w:pStyle w:val="a"/>
        <w:rPr>
          <w:rFonts w:hint="cs"/>
          <w:rtl/>
        </w:rPr>
      </w:pPr>
      <w:r>
        <w:rPr>
          <w:rFonts w:hint="cs"/>
          <w:rtl/>
        </w:rPr>
        <w:t xml:space="preserve"> אמר חבר הכנסת מצנע: מה נשאר מהתוכנית? אני רוצה לדווח לחבר הכנסת מצנע ולציבור המקשיבים בכנסת ומחוצה לה, שהקנקן בעיקרו נשאר. הקנקן בעיקרו נשאר. שר האוצר, בתמיכ</w:t>
      </w:r>
      <w:r>
        <w:rPr>
          <w:rFonts w:hint="cs"/>
          <w:rtl/>
        </w:rPr>
        <w:t>ה מוחלטת של שינוי, מבצעים מהפכה חברתית במדינת ישראל. זה נשאר בזכותו של שר האוצר, בזכותם של אנשי שינוי שרוצים את זה. קצבאות ילדים קוצצו בצורה שהיא לא מתקבלת. קצבאות הביטוח הלאומי קוצצו כדי לצמצם את מדיניות הרווחה הישראלית. מענקי המשכנתאות בוטלו, למי שזכאי ל</w:t>
      </w:r>
      <w:r>
        <w:rPr>
          <w:rFonts w:hint="cs"/>
          <w:rtl/>
        </w:rPr>
        <w:t xml:space="preserve">הן, כמובן, לפריפריה. במי פוגעים? בהם פוגעים, ב=800 מיליון שקל.  אין יותר הלוואות לשיכון. וזה בהינף אחד, בלי שום אבחנה. גם זה, אדוני יושב-ראש ועדת הכנסת, קורה. </w:t>
      </w:r>
    </w:p>
    <w:p w14:paraId="25F6F066" w14:textId="77777777" w:rsidR="00000000" w:rsidRDefault="007C71EE">
      <w:pPr>
        <w:pStyle w:val="a"/>
        <w:rPr>
          <w:rFonts w:hint="cs"/>
          <w:rtl/>
        </w:rPr>
      </w:pPr>
    </w:p>
    <w:p w14:paraId="0D715226" w14:textId="77777777" w:rsidR="00000000" w:rsidRDefault="007C71EE">
      <w:pPr>
        <w:pStyle w:val="a"/>
        <w:rPr>
          <w:rFonts w:hint="cs"/>
          <w:rtl/>
        </w:rPr>
      </w:pPr>
      <w:r>
        <w:rPr>
          <w:rFonts w:hint="cs"/>
          <w:rtl/>
        </w:rPr>
        <w:t xml:space="preserve">יש פרק שלם על ביטול המשכנתאות בנגב. אפשר להוציא אותו עוד עכשיו. אם אתה רוצה את מראה המקום, אתן </w:t>
      </w:r>
      <w:r>
        <w:rPr>
          <w:rFonts w:hint="cs"/>
          <w:rtl/>
        </w:rPr>
        <w:t>לך את מראה המקום. יש שם הסתייגות שלי. אתה יכול להצביע אתי ואז זה יתבטל. ויקבלו 30,000, 40,000, 50,000 שקל מענק, מי שיחיה עשר שנים בנגב, בבאר-שבע, באופקים ובשדרות.</w:t>
      </w:r>
    </w:p>
    <w:p w14:paraId="4F692E28" w14:textId="77777777" w:rsidR="00000000" w:rsidRDefault="007C71EE">
      <w:pPr>
        <w:pStyle w:val="a"/>
        <w:ind w:firstLine="0"/>
        <w:rPr>
          <w:rFonts w:hint="cs"/>
          <w:rtl/>
        </w:rPr>
      </w:pPr>
    </w:p>
    <w:p w14:paraId="111C90C5" w14:textId="77777777" w:rsidR="00000000" w:rsidRDefault="007C71EE">
      <w:pPr>
        <w:pStyle w:val="ac"/>
        <w:rPr>
          <w:rtl/>
        </w:rPr>
      </w:pPr>
      <w:r>
        <w:rPr>
          <w:rFonts w:hint="eastAsia"/>
          <w:rtl/>
        </w:rPr>
        <w:t>רוני</w:t>
      </w:r>
      <w:r>
        <w:rPr>
          <w:rtl/>
        </w:rPr>
        <w:t xml:space="preserve"> בר-און (הליכוד):</w:t>
      </w:r>
    </w:p>
    <w:p w14:paraId="0FEAA00C" w14:textId="77777777" w:rsidR="00000000" w:rsidRDefault="007C71EE">
      <w:pPr>
        <w:pStyle w:val="a"/>
        <w:rPr>
          <w:rFonts w:hint="cs"/>
          <w:rtl/>
        </w:rPr>
      </w:pPr>
    </w:p>
    <w:p w14:paraId="370AB4F7" w14:textId="77777777" w:rsidR="00000000" w:rsidRDefault="007C71EE">
      <w:pPr>
        <w:pStyle w:val="a"/>
        <w:rPr>
          <w:rFonts w:hint="cs"/>
          <w:rtl/>
        </w:rPr>
      </w:pPr>
      <w:r>
        <w:rPr>
          <w:rFonts w:hint="cs"/>
          <w:rtl/>
        </w:rPr>
        <w:t>ג'ומס, אני שואל אותך: האם אתה חושב שכאשר אני אשתכנע ממה שאתה אומר, אנ</w:t>
      </w:r>
      <w:r>
        <w:rPr>
          <w:rFonts w:hint="cs"/>
          <w:rtl/>
        </w:rPr>
        <w:t>י מסוגל לאתר את ההסתייגות שלך בין 10,000 ההסתייגויות, ועוד להצביע? בוא נתחלף.</w:t>
      </w:r>
    </w:p>
    <w:p w14:paraId="30CD41F2" w14:textId="77777777" w:rsidR="00000000" w:rsidRDefault="007C71EE">
      <w:pPr>
        <w:pStyle w:val="a"/>
        <w:ind w:firstLine="0"/>
        <w:rPr>
          <w:rFonts w:hint="cs"/>
          <w:rtl/>
        </w:rPr>
      </w:pPr>
    </w:p>
    <w:p w14:paraId="4D67AF10" w14:textId="77777777" w:rsidR="00000000" w:rsidRDefault="007C71EE">
      <w:pPr>
        <w:pStyle w:val="SpeakerCon"/>
        <w:rPr>
          <w:rtl/>
        </w:rPr>
      </w:pPr>
      <w:bookmarkStart w:id="1077" w:name="FS000001065T27_05_2003_10_27_35C"/>
      <w:bookmarkEnd w:id="1077"/>
      <w:r>
        <w:rPr>
          <w:rtl/>
        </w:rPr>
        <w:t>חיים אורון (מרצ):</w:t>
      </w:r>
    </w:p>
    <w:p w14:paraId="1DB3E3F6" w14:textId="77777777" w:rsidR="00000000" w:rsidRDefault="007C71EE">
      <w:pPr>
        <w:pStyle w:val="a"/>
        <w:rPr>
          <w:rtl/>
        </w:rPr>
      </w:pPr>
    </w:p>
    <w:p w14:paraId="193D2478" w14:textId="77777777" w:rsidR="00000000" w:rsidRDefault="007C71EE">
      <w:pPr>
        <w:pStyle w:val="a"/>
        <w:rPr>
          <w:rFonts w:hint="cs"/>
          <w:rtl/>
        </w:rPr>
      </w:pPr>
      <w:r>
        <w:rPr>
          <w:rFonts w:hint="cs"/>
          <w:rtl/>
        </w:rPr>
        <w:t>חבר הכנסת בר-און, אני כבר עונה לך.</w:t>
      </w:r>
    </w:p>
    <w:p w14:paraId="59ACC9BD" w14:textId="77777777" w:rsidR="00000000" w:rsidRDefault="007C71EE">
      <w:pPr>
        <w:pStyle w:val="a"/>
        <w:ind w:firstLine="0"/>
        <w:rPr>
          <w:rFonts w:hint="cs"/>
          <w:rtl/>
        </w:rPr>
      </w:pPr>
    </w:p>
    <w:p w14:paraId="54C42FB3" w14:textId="77777777" w:rsidR="00000000" w:rsidRDefault="007C71EE">
      <w:pPr>
        <w:pStyle w:val="ac"/>
        <w:rPr>
          <w:rtl/>
        </w:rPr>
      </w:pPr>
      <w:r>
        <w:rPr>
          <w:rFonts w:hint="eastAsia"/>
          <w:rtl/>
        </w:rPr>
        <w:t>רוני</w:t>
      </w:r>
      <w:r>
        <w:rPr>
          <w:rtl/>
        </w:rPr>
        <w:t xml:space="preserve"> בר-און (הליכוד):</w:t>
      </w:r>
    </w:p>
    <w:p w14:paraId="0566D048" w14:textId="77777777" w:rsidR="00000000" w:rsidRDefault="007C71EE">
      <w:pPr>
        <w:pStyle w:val="a"/>
        <w:rPr>
          <w:rFonts w:hint="cs"/>
          <w:rtl/>
        </w:rPr>
      </w:pPr>
    </w:p>
    <w:p w14:paraId="5450FCFF" w14:textId="77777777" w:rsidR="00000000" w:rsidRDefault="007C71EE">
      <w:pPr>
        <w:pStyle w:val="a"/>
        <w:rPr>
          <w:rFonts w:hint="cs"/>
          <w:rtl/>
        </w:rPr>
      </w:pPr>
      <w:r>
        <w:rPr>
          <w:rFonts w:hint="cs"/>
          <w:rtl/>
        </w:rPr>
        <w:t xml:space="preserve">אתה יודע לעשות את זה? אם אתה יודע לעשות את זה </w:t>
      </w:r>
      <w:r>
        <w:rPr>
          <w:rtl/>
        </w:rPr>
        <w:t>–</w:t>
      </w:r>
      <w:r>
        <w:rPr>
          <w:rFonts w:hint="cs"/>
          <w:rtl/>
        </w:rPr>
        <w:t xml:space="preserve"> למד אותי.</w:t>
      </w:r>
    </w:p>
    <w:p w14:paraId="4206AE3C" w14:textId="77777777" w:rsidR="00000000" w:rsidRDefault="007C71EE">
      <w:pPr>
        <w:pStyle w:val="a"/>
        <w:ind w:firstLine="0"/>
        <w:rPr>
          <w:rFonts w:hint="cs"/>
          <w:rtl/>
        </w:rPr>
      </w:pPr>
    </w:p>
    <w:p w14:paraId="15570758" w14:textId="77777777" w:rsidR="00000000" w:rsidRDefault="007C71EE">
      <w:pPr>
        <w:pStyle w:val="SpeakerCon"/>
        <w:rPr>
          <w:rtl/>
        </w:rPr>
      </w:pPr>
      <w:bookmarkStart w:id="1078" w:name="FS000001065T27_05_2003_10_27_59C"/>
      <w:bookmarkEnd w:id="1078"/>
      <w:r>
        <w:rPr>
          <w:rtl/>
        </w:rPr>
        <w:t>חיים אורון (מרצ):</w:t>
      </w:r>
    </w:p>
    <w:p w14:paraId="46C182C0" w14:textId="77777777" w:rsidR="00000000" w:rsidRDefault="007C71EE">
      <w:pPr>
        <w:pStyle w:val="a"/>
        <w:rPr>
          <w:rtl/>
        </w:rPr>
      </w:pPr>
    </w:p>
    <w:p w14:paraId="08C1DA0B" w14:textId="77777777" w:rsidR="00000000" w:rsidRDefault="007C71EE">
      <w:pPr>
        <w:pStyle w:val="a"/>
        <w:rPr>
          <w:rFonts w:hint="cs"/>
          <w:rtl/>
        </w:rPr>
      </w:pPr>
      <w:r>
        <w:rPr>
          <w:rFonts w:hint="cs"/>
          <w:rtl/>
        </w:rPr>
        <w:t>אני כבר עונה לך, ואני</w:t>
      </w:r>
      <w:r>
        <w:rPr>
          <w:rFonts w:hint="cs"/>
          <w:rtl/>
        </w:rPr>
        <w:t xml:space="preserve"> אומר לך איך זה יהיה.  תבוא אלי אחר כך, אראה לך את ספר ההסתייגויות אצלי. בראש כל הסתייגות כתוב הנושא. אני מתחייב פה מעל הדוכן, שכל פעם שיצביעו </w:t>
      </w:r>
      <w:r>
        <w:rPr>
          <w:rtl/>
        </w:rPr>
        <w:t>–</w:t>
      </w:r>
      <w:r>
        <w:rPr>
          <w:rFonts w:hint="cs"/>
          <w:rtl/>
        </w:rPr>
        <w:t xml:space="preserve"> אצעק מה הנושא. ואתם כולכם תדעו על מה מצביעים.</w:t>
      </w:r>
    </w:p>
    <w:p w14:paraId="0FD686C1" w14:textId="77777777" w:rsidR="00000000" w:rsidRDefault="007C71EE">
      <w:pPr>
        <w:pStyle w:val="a"/>
        <w:rPr>
          <w:rFonts w:hint="cs"/>
          <w:rtl/>
        </w:rPr>
      </w:pPr>
    </w:p>
    <w:p w14:paraId="33FC5AC7" w14:textId="77777777" w:rsidR="00000000" w:rsidRDefault="007C71EE">
      <w:pPr>
        <w:pStyle w:val="ac"/>
        <w:rPr>
          <w:rtl/>
        </w:rPr>
      </w:pPr>
      <w:r>
        <w:rPr>
          <w:rtl/>
        </w:rPr>
        <w:t>רוני בר-און (הליכוד):</w:t>
      </w:r>
    </w:p>
    <w:p w14:paraId="733354C3" w14:textId="77777777" w:rsidR="00000000" w:rsidRDefault="007C71EE">
      <w:pPr>
        <w:pStyle w:val="a"/>
        <w:rPr>
          <w:rtl/>
        </w:rPr>
      </w:pPr>
    </w:p>
    <w:p w14:paraId="1347C031" w14:textId="77777777" w:rsidR="00000000" w:rsidRDefault="007C71EE">
      <w:pPr>
        <w:pStyle w:val="a"/>
        <w:rPr>
          <w:rFonts w:hint="cs"/>
          <w:rtl/>
        </w:rPr>
      </w:pPr>
      <w:r>
        <w:rPr>
          <w:rFonts w:hint="cs"/>
          <w:rtl/>
        </w:rPr>
        <w:t>אני מבין שבשביל זה נצטרך לשבת פה שלושה חו</w:t>
      </w:r>
      <w:r>
        <w:rPr>
          <w:rFonts w:hint="cs"/>
          <w:rtl/>
        </w:rPr>
        <w:t>דשים.</w:t>
      </w:r>
    </w:p>
    <w:p w14:paraId="42A4DB50" w14:textId="77777777" w:rsidR="00000000" w:rsidRDefault="007C71EE">
      <w:pPr>
        <w:pStyle w:val="a"/>
        <w:ind w:firstLine="0"/>
        <w:rPr>
          <w:rFonts w:hint="cs"/>
          <w:rtl/>
        </w:rPr>
      </w:pPr>
    </w:p>
    <w:p w14:paraId="497E58CA" w14:textId="77777777" w:rsidR="00000000" w:rsidRDefault="007C71EE">
      <w:pPr>
        <w:pStyle w:val="SpeakerCon"/>
        <w:rPr>
          <w:rtl/>
        </w:rPr>
      </w:pPr>
      <w:bookmarkStart w:id="1079" w:name="FS000001065T27_05_2003_09_56_54"/>
      <w:bookmarkEnd w:id="1079"/>
      <w:r>
        <w:rPr>
          <w:rFonts w:hint="eastAsia"/>
          <w:rtl/>
        </w:rPr>
        <w:t>חיים</w:t>
      </w:r>
      <w:r>
        <w:rPr>
          <w:rtl/>
        </w:rPr>
        <w:t xml:space="preserve"> אורון (מרצ):</w:t>
      </w:r>
    </w:p>
    <w:p w14:paraId="0F21173A" w14:textId="77777777" w:rsidR="00000000" w:rsidRDefault="007C71EE">
      <w:pPr>
        <w:pStyle w:val="a"/>
        <w:rPr>
          <w:rFonts w:hint="cs"/>
          <w:rtl/>
        </w:rPr>
      </w:pPr>
    </w:p>
    <w:p w14:paraId="0384B762" w14:textId="77777777" w:rsidR="00000000" w:rsidRDefault="007C71EE">
      <w:pPr>
        <w:pStyle w:val="a"/>
        <w:rPr>
          <w:rFonts w:hint="cs"/>
          <w:rtl/>
        </w:rPr>
      </w:pPr>
      <w:r>
        <w:rPr>
          <w:rFonts w:hint="cs"/>
          <w:rtl/>
        </w:rPr>
        <w:t>יכול להיות. עד שתתקנו את העוול.</w:t>
      </w:r>
    </w:p>
    <w:p w14:paraId="157BDDA1" w14:textId="77777777" w:rsidR="00000000" w:rsidRDefault="007C71EE">
      <w:pPr>
        <w:pStyle w:val="a"/>
        <w:ind w:firstLine="0"/>
        <w:rPr>
          <w:rFonts w:hint="cs"/>
          <w:rtl/>
        </w:rPr>
      </w:pPr>
    </w:p>
    <w:p w14:paraId="4BF237B7" w14:textId="77777777" w:rsidR="00000000" w:rsidRDefault="007C71EE">
      <w:pPr>
        <w:pStyle w:val="ac"/>
        <w:rPr>
          <w:rtl/>
        </w:rPr>
      </w:pPr>
      <w:r>
        <w:rPr>
          <w:rFonts w:hint="eastAsia"/>
          <w:rtl/>
        </w:rPr>
        <w:t>רוני</w:t>
      </w:r>
      <w:r>
        <w:rPr>
          <w:rtl/>
        </w:rPr>
        <w:t xml:space="preserve"> בר-און (הליכוד):</w:t>
      </w:r>
    </w:p>
    <w:p w14:paraId="2650333C" w14:textId="77777777" w:rsidR="00000000" w:rsidRDefault="007C71EE">
      <w:pPr>
        <w:pStyle w:val="a"/>
        <w:rPr>
          <w:rFonts w:hint="cs"/>
          <w:rtl/>
        </w:rPr>
      </w:pPr>
    </w:p>
    <w:p w14:paraId="6DCA50C6" w14:textId="77777777" w:rsidR="00000000" w:rsidRDefault="007C71EE">
      <w:pPr>
        <w:pStyle w:val="a"/>
        <w:rPr>
          <w:rFonts w:hint="cs"/>
          <w:rtl/>
        </w:rPr>
      </w:pPr>
      <w:r>
        <w:rPr>
          <w:rFonts w:hint="cs"/>
          <w:rtl/>
        </w:rPr>
        <w:t>אתה חושב שזה רציני?</w:t>
      </w:r>
    </w:p>
    <w:p w14:paraId="05899CD1" w14:textId="77777777" w:rsidR="00000000" w:rsidRDefault="007C71EE">
      <w:pPr>
        <w:pStyle w:val="SpeakerCon"/>
        <w:rPr>
          <w:rFonts w:hint="cs"/>
          <w:rtl/>
        </w:rPr>
      </w:pPr>
      <w:bookmarkStart w:id="1080" w:name="FS000001065T27_05_2003_09_57_53C"/>
      <w:bookmarkEnd w:id="1080"/>
    </w:p>
    <w:p w14:paraId="0B51AC29" w14:textId="77777777" w:rsidR="00000000" w:rsidRDefault="007C71EE">
      <w:pPr>
        <w:pStyle w:val="ac"/>
        <w:rPr>
          <w:rtl/>
        </w:rPr>
      </w:pPr>
      <w:r>
        <w:rPr>
          <w:rFonts w:hint="eastAsia"/>
          <w:rtl/>
        </w:rPr>
        <w:t>מל פולישוק</w:t>
      </w:r>
      <w:r>
        <w:rPr>
          <w:rtl/>
        </w:rPr>
        <w:t>-בלוך (שינוי):</w:t>
      </w:r>
    </w:p>
    <w:p w14:paraId="57465724" w14:textId="77777777" w:rsidR="00000000" w:rsidRDefault="007C71EE">
      <w:pPr>
        <w:pStyle w:val="a"/>
        <w:rPr>
          <w:rFonts w:hint="cs"/>
          <w:rtl/>
        </w:rPr>
      </w:pPr>
    </w:p>
    <w:p w14:paraId="4089ED66" w14:textId="77777777" w:rsidR="00000000" w:rsidRDefault="007C71EE">
      <w:pPr>
        <w:pStyle w:val="a"/>
        <w:rPr>
          <w:rFonts w:hint="cs"/>
          <w:rtl/>
        </w:rPr>
      </w:pPr>
      <w:r>
        <w:rPr>
          <w:rFonts w:hint="cs"/>
          <w:rtl/>
        </w:rPr>
        <w:t>מול כל תיקון יהיה תיקון? איזה מין דבר זה?</w:t>
      </w:r>
    </w:p>
    <w:p w14:paraId="06653C6C" w14:textId="77777777" w:rsidR="00000000" w:rsidRDefault="007C71EE">
      <w:pPr>
        <w:pStyle w:val="a"/>
        <w:rPr>
          <w:rFonts w:hint="cs"/>
          <w:rtl/>
        </w:rPr>
      </w:pPr>
    </w:p>
    <w:p w14:paraId="74CBB0F4" w14:textId="77777777" w:rsidR="00000000" w:rsidRDefault="007C71EE">
      <w:pPr>
        <w:pStyle w:val="SpeakerCon"/>
        <w:rPr>
          <w:rtl/>
        </w:rPr>
      </w:pPr>
      <w:r>
        <w:rPr>
          <w:rtl/>
        </w:rPr>
        <w:t>חיים אורון (מרצ):</w:t>
      </w:r>
    </w:p>
    <w:p w14:paraId="455089E9" w14:textId="77777777" w:rsidR="00000000" w:rsidRDefault="007C71EE">
      <w:pPr>
        <w:pStyle w:val="a"/>
        <w:rPr>
          <w:rtl/>
        </w:rPr>
      </w:pPr>
    </w:p>
    <w:p w14:paraId="3DC7807E" w14:textId="77777777" w:rsidR="00000000" w:rsidRDefault="007C71EE">
      <w:pPr>
        <w:pStyle w:val="a"/>
        <w:rPr>
          <w:rFonts w:hint="cs"/>
          <w:rtl/>
        </w:rPr>
      </w:pPr>
      <w:r>
        <w:rPr>
          <w:rFonts w:hint="cs"/>
          <w:rtl/>
        </w:rPr>
        <w:t>אל תדאגי, במקום ארבעה - - -</w:t>
      </w:r>
    </w:p>
    <w:p w14:paraId="29993B3D" w14:textId="77777777" w:rsidR="00000000" w:rsidRDefault="007C71EE">
      <w:pPr>
        <w:pStyle w:val="a"/>
        <w:ind w:firstLine="0"/>
        <w:rPr>
          <w:rFonts w:hint="cs"/>
          <w:rtl/>
        </w:rPr>
      </w:pPr>
    </w:p>
    <w:p w14:paraId="7682685A" w14:textId="77777777" w:rsidR="00000000" w:rsidRDefault="007C71EE">
      <w:pPr>
        <w:pStyle w:val="ac"/>
        <w:rPr>
          <w:rtl/>
        </w:rPr>
      </w:pPr>
      <w:r>
        <w:rPr>
          <w:rFonts w:hint="eastAsia"/>
          <w:rtl/>
        </w:rPr>
        <w:t>מל פולישוק</w:t>
      </w:r>
      <w:r>
        <w:rPr>
          <w:rtl/>
        </w:rPr>
        <w:t>-בלוך (שינוי):</w:t>
      </w:r>
    </w:p>
    <w:p w14:paraId="03EA32B2" w14:textId="77777777" w:rsidR="00000000" w:rsidRDefault="007C71EE">
      <w:pPr>
        <w:pStyle w:val="a"/>
        <w:rPr>
          <w:rFonts w:hint="cs"/>
          <w:rtl/>
        </w:rPr>
      </w:pPr>
    </w:p>
    <w:p w14:paraId="4AA77CA7" w14:textId="77777777" w:rsidR="00000000" w:rsidRDefault="007C71EE">
      <w:pPr>
        <w:pStyle w:val="a"/>
        <w:rPr>
          <w:rFonts w:hint="cs"/>
          <w:rtl/>
        </w:rPr>
      </w:pPr>
      <w:r>
        <w:rPr>
          <w:rFonts w:hint="cs"/>
          <w:rtl/>
        </w:rPr>
        <w:t>למה שמתם א</w:t>
      </w:r>
      <w:r>
        <w:rPr>
          <w:rFonts w:hint="cs"/>
          <w:rtl/>
        </w:rPr>
        <w:t>ת זה בתקציב? לעשות הצגה, לעשות צחוק מאתנו?</w:t>
      </w:r>
    </w:p>
    <w:p w14:paraId="1665F008" w14:textId="77777777" w:rsidR="00000000" w:rsidRDefault="007C71EE">
      <w:pPr>
        <w:pStyle w:val="a"/>
        <w:ind w:firstLine="0"/>
        <w:rPr>
          <w:rFonts w:hint="cs"/>
          <w:rtl/>
        </w:rPr>
      </w:pPr>
    </w:p>
    <w:p w14:paraId="5FB622D2" w14:textId="77777777" w:rsidR="00000000" w:rsidRDefault="007C71EE">
      <w:pPr>
        <w:pStyle w:val="SpeakerCon"/>
        <w:rPr>
          <w:rtl/>
        </w:rPr>
      </w:pPr>
      <w:bookmarkStart w:id="1081" w:name="FS000001065T27_05_2003_09_59_00C"/>
      <w:bookmarkEnd w:id="1081"/>
      <w:r>
        <w:rPr>
          <w:rtl/>
        </w:rPr>
        <w:t>חיים אורון (מרצ):</w:t>
      </w:r>
    </w:p>
    <w:p w14:paraId="6962A9CE" w14:textId="77777777" w:rsidR="00000000" w:rsidRDefault="007C71EE">
      <w:pPr>
        <w:pStyle w:val="a"/>
        <w:rPr>
          <w:rtl/>
        </w:rPr>
      </w:pPr>
    </w:p>
    <w:p w14:paraId="091923AC" w14:textId="77777777" w:rsidR="00000000" w:rsidRDefault="007C71EE">
      <w:pPr>
        <w:pStyle w:val="a"/>
        <w:rPr>
          <w:rFonts w:hint="cs"/>
          <w:rtl/>
        </w:rPr>
      </w:pPr>
      <w:r>
        <w:rPr>
          <w:rFonts w:hint="cs"/>
          <w:rtl/>
        </w:rPr>
        <w:t>אני רוצה לדווח לך, לא תחסכי לעצמך, במקום ארבע, שלוש ירד - - -</w:t>
      </w:r>
    </w:p>
    <w:p w14:paraId="247A3D2D" w14:textId="77777777" w:rsidR="00000000" w:rsidRDefault="007C71EE">
      <w:pPr>
        <w:pStyle w:val="a"/>
        <w:ind w:firstLine="0"/>
        <w:rPr>
          <w:rFonts w:hint="cs"/>
          <w:rtl/>
        </w:rPr>
      </w:pPr>
    </w:p>
    <w:p w14:paraId="0089A9F7" w14:textId="77777777" w:rsidR="00000000" w:rsidRDefault="007C71EE">
      <w:pPr>
        <w:pStyle w:val="ac"/>
        <w:rPr>
          <w:rtl/>
        </w:rPr>
      </w:pPr>
      <w:r>
        <w:rPr>
          <w:rFonts w:hint="eastAsia"/>
          <w:rtl/>
        </w:rPr>
        <w:t>מל פולישוק</w:t>
      </w:r>
      <w:r>
        <w:rPr>
          <w:rtl/>
        </w:rPr>
        <w:t>-בלוך (שינוי):</w:t>
      </w:r>
    </w:p>
    <w:p w14:paraId="3C4A0833" w14:textId="77777777" w:rsidR="00000000" w:rsidRDefault="007C71EE">
      <w:pPr>
        <w:pStyle w:val="a"/>
        <w:rPr>
          <w:rFonts w:hint="cs"/>
          <w:rtl/>
        </w:rPr>
      </w:pPr>
    </w:p>
    <w:p w14:paraId="7F297174" w14:textId="77777777" w:rsidR="00000000" w:rsidRDefault="007C71EE">
      <w:pPr>
        <w:pStyle w:val="a"/>
        <w:rPr>
          <w:rFonts w:hint="cs"/>
          <w:rtl/>
        </w:rPr>
      </w:pPr>
      <w:r>
        <w:rPr>
          <w:rFonts w:hint="cs"/>
          <w:rtl/>
        </w:rPr>
        <w:t>לא הבנתי.</w:t>
      </w:r>
    </w:p>
    <w:p w14:paraId="73F26E24" w14:textId="77777777" w:rsidR="00000000" w:rsidRDefault="007C71EE">
      <w:pPr>
        <w:pStyle w:val="a"/>
        <w:ind w:firstLine="0"/>
        <w:rPr>
          <w:rFonts w:hint="cs"/>
          <w:rtl/>
        </w:rPr>
      </w:pPr>
    </w:p>
    <w:p w14:paraId="367856C9" w14:textId="77777777" w:rsidR="00000000" w:rsidRDefault="007C71EE">
      <w:pPr>
        <w:pStyle w:val="SpeakerCon"/>
        <w:rPr>
          <w:rtl/>
        </w:rPr>
      </w:pPr>
      <w:bookmarkStart w:id="1082" w:name="FS000001065T27_05_2003_09_59_49C"/>
      <w:bookmarkEnd w:id="1082"/>
      <w:r>
        <w:rPr>
          <w:rFonts w:hint="eastAsia"/>
          <w:rtl/>
        </w:rPr>
        <w:t>חיים</w:t>
      </w:r>
      <w:r>
        <w:rPr>
          <w:rtl/>
        </w:rPr>
        <w:t xml:space="preserve"> אורון (מרצ):</w:t>
      </w:r>
    </w:p>
    <w:p w14:paraId="41A632AA" w14:textId="77777777" w:rsidR="00000000" w:rsidRDefault="007C71EE">
      <w:pPr>
        <w:pStyle w:val="a"/>
        <w:rPr>
          <w:rFonts w:hint="cs"/>
          <w:rtl/>
        </w:rPr>
      </w:pPr>
    </w:p>
    <w:p w14:paraId="1FF26ED7" w14:textId="77777777" w:rsidR="00000000" w:rsidRDefault="007C71EE">
      <w:pPr>
        <w:pStyle w:val="a"/>
        <w:rPr>
          <w:rFonts w:hint="cs"/>
          <w:rtl/>
        </w:rPr>
      </w:pPr>
      <w:r>
        <w:rPr>
          <w:rFonts w:hint="cs"/>
          <w:rtl/>
        </w:rPr>
        <w:t>במקום ארבע, שלוש וכו', נוריד. אני אסביר לך אחר כך. אבל את לא תוכלי לברוח מ</w:t>
      </w:r>
      <w:r>
        <w:rPr>
          <w:rFonts w:hint="cs"/>
          <w:rtl/>
        </w:rPr>
        <w:t xml:space="preserve">ההצבעה על ביטול המשכנתאות בנגב ומההצבעה על ביטול הטבות מס בערבה, כי יהיה ברור לגמרי, חברת הכנסת פולישוק, מתי מצביעים על זה. לא תוכלי לברוח כי לא ידעת. אני מתחייב ליידע אותך כל פעם על מה מצביעים. </w:t>
      </w:r>
    </w:p>
    <w:p w14:paraId="3292E1BB" w14:textId="77777777" w:rsidR="00000000" w:rsidRDefault="007C71EE">
      <w:pPr>
        <w:pStyle w:val="a"/>
        <w:ind w:firstLine="0"/>
        <w:rPr>
          <w:rFonts w:hint="cs"/>
          <w:rtl/>
        </w:rPr>
      </w:pPr>
    </w:p>
    <w:p w14:paraId="47EAA28B" w14:textId="77777777" w:rsidR="00000000" w:rsidRDefault="007C71EE">
      <w:pPr>
        <w:pStyle w:val="ac"/>
        <w:rPr>
          <w:rtl/>
        </w:rPr>
      </w:pPr>
    </w:p>
    <w:p w14:paraId="0F6A7FA6" w14:textId="77777777" w:rsidR="00000000" w:rsidRDefault="007C71EE">
      <w:pPr>
        <w:pStyle w:val="ac"/>
        <w:rPr>
          <w:rtl/>
        </w:rPr>
      </w:pPr>
      <w:r>
        <w:rPr>
          <w:rFonts w:hint="eastAsia"/>
          <w:rtl/>
        </w:rPr>
        <w:t>מל פולישוק</w:t>
      </w:r>
      <w:r>
        <w:rPr>
          <w:rtl/>
        </w:rPr>
        <w:t>-בלוך (שינוי):</w:t>
      </w:r>
    </w:p>
    <w:p w14:paraId="03AFABEB" w14:textId="77777777" w:rsidR="00000000" w:rsidRDefault="007C71EE">
      <w:pPr>
        <w:pStyle w:val="a"/>
        <w:rPr>
          <w:rFonts w:hint="cs"/>
          <w:rtl/>
        </w:rPr>
      </w:pPr>
    </w:p>
    <w:p w14:paraId="05631B16" w14:textId="77777777" w:rsidR="00000000" w:rsidRDefault="007C71EE">
      <w:pPr>
        <w:pStyle w:val="a"/>
        <w:rPr>
          <w:rFonts w:hint="cs"/>
          <w:rtl/>
        </w:rPr>
      </w:pPr>
      <w:r>
        <w:rPr>
          <w:rFonts w:hint="cs"/>
          <w:rtl/>
        </w:rPr>
        <w:t>אין צורך, אני מכירה כל מלה.</w:t>
      </w:r>
    </w:p>
    <w:p w14:paraId="4612BDC2" w14:textId="77777777" w:rsidR="00000000" w:rsidRDefault="007C71EE">
      <w:pPr>
        <w:pStyle w:val="a"/>
        <w:ind w:firstLine="0"/>
        <w:rPr>
          <w:rFonts w:hint="cs"/>
          <w:rtl/>
        </w:rPr>
      </w:pPr>
    </w:p>
    <w:p w14:paraId="5806A01B" w14:textId="77777777" w:rsidR="00000000" w:rsidRDefault="007C71EE">
      <w:pPr>
        <w:pStyle w:val="SpeakerCon"/>
        <w:rPr>
          <w:rtl/>
        </w:rPr>
      </w:pPr>
      <w:bookmarkStart w:id="1083" w:name="FS000001065T27_05_2003_10_01_59C"/>
      <w:bookmarkEnd w:id="1083"/>
      <w:r>
        <w:rPr>
          <w:rtl/>
        </w:rPr>
        <w:t>חיי</w:t>
      </w:r>
      <w:r>
        <w:rPr>
          <w:rtl/>
        </w:rPr>
        <w:t>ם אורון (מרצ):</w:t>
      </w:r>
    </w:p>
    <w:p w14:paraId="1139037A" w14:textId="77777777" w:rsidR="00000000" w:rsidRDefault="007C71EE">
      <w:pPr>
        <w:pStyle w:val="a"/>
        <w:rPr>
          <w:rtl/>
        </w:rPr>
      </w:pPr>
    </w:p>
    <w:p w14:paraId="534726BA" w14:textId="77777777" w:rsidR="00000000" w:rsidRDefault="007C71EE">
      <w:pPr>
        <w:pStyle w:val="a"/>
        <w:rPr>
          <w:rFonts w:hint="cs"/>
          <w:rtl/>
        </w:rPr>
      </w:pPr>
      <w:r>
        <w:rPr>
          <w:rFonts w:hint="cs"/>
          <w:rtl/>
        </w:rPr>
        <w:t>אז אם את מכירה, אל תגידי שאת לא יודעת, כי חבר הכנסת בר-און אמר שהוא לא יודע.</w:t>
      </w:r>
    </w:p>
    <w:p w14:paraId="6BA58B61" w14:textId="77777777" w:rsidR="00000000" w:rsidRDefault="007C71EE">
      <w:pPr>
        <w:pStyle w:val="a"/>
        <w:ind w:firstLine="0"/>
        <w:rPr>
          <w:rFonts w:hint="cs"/>
          <w:rtl/>
        </w:rPr>
      </w:pPr>
    </w:p>
    <w:p w14:paraId="48E0F1F6" w14:textId="77777777" w:rsidR="00000000" w:rsidRDefault="007C71EE">
      <w:pPr>
        <w:pStyle w:val="ac"/>
        <w:rPr>
          <w:rtl/>
        </w:rPr>
      </w:pPr>
      <w:r>
        <w:rPr>
          <w:rFonts w:hint="eastAsia"/>
          <w:rtl/>
        </w:rPr>
        <w:t>רוני</w:t>
      </w:r>
      <w:r>
        <w:rPr>
          <w:rtl/>
        </w:rPr>
        <w:t xml:space="preserve"> בר-און (הליכוד):</w:t>
      </w:r>
    </w:p>
    <w:p w14:paraId="78AF4F98" w14:textId="77777777" w:rsidR="00000000" w:rsidRDefault="007C71EE">
      <w:pPr>
        <w:pStyle w:val="a"/>
        <w:rPr>
          <w:rFonts w:hint="cs"/>
          <w:rtl/>
        </w:rPr>
      </w:pPr>
    </w:p>
    <w:p w14:paraId="788D6344" w14:textId="77777777" w:rsidR="00000000" w:rsidRDefault="007C71EE">
      <w:pPr>
        <w:pStyle w:val="a"/>
        <w:rPr>
          <w:rFonts w:hint="cs"/>
          <w:rtl/>
        </w:rPr>
      </w:pPr>
      <w:r>
        <w:rPr>
          <w:rFonts w:hint="cs"/>
          <w:rtl/>
        </w:rPr>
        <w:t>אני מסיים ולא אפריע לך עוד. אתם שופכים את מי האמבט עם התינוק.</w:t>
      </w:r>
    </w:p>
    <w:p w14:paraId="63261B04" w14:textId="77777777" w:rsidR="00000000" w:rsidRDefault="007C71EE">
      <w:pPr>
        <w:pStyle w:val="a"/>
        <w:ind w:firstLine="0"/>
        <w:rPr>
          <w:rFonts w:hint="cs"/>
          <w:rtl/>
        </w:rPr>
      </w:pPr>
    </w:p>
    <w:p w14:paraId="47E75746" w14:textId="77777777" w:rsidR="00000000" w:rsidRDefault="007C71EE">
      <w:pPr>
        <w:pStyle w:val="SpeakerCon"/>
        <w:rPr>
          <w:rtl/>
        </w:rPr>
      </w:pPr>
      <w:bookmarkStart w:id="1084" w:name="FS000001065T27_05_2003_10_03_46C"/>
      <w:bookmarkEnd w:id="1084"/>
      <w:r>
        <w:rPr>
          <w:rtl/>
        </w:rPr>
        <w:t>חיים אורון (מרצ):</w:t>
      </w:r>
    </w:p>
    <w:p w14:paraId="110BE4B6" w14:textId="77777777" w:rsidR="00000000" w:rsidRDefault="007C71EE">
      <w:pPr>
        <w:pStyle w:val="a"/>
        <w:rPr>
          <w:rtl/>
        </w:rPr>
      </w:pPr>
    </w:p>
    <w:p w14:paraId="1051CA26" w14:textId="77777777" w:rsidR="00000000" w:rsidRDefault="007C71EE">
      <w:pPr>
        <w:pStyle w:val="a"/>
        <w:rPr>
          <w:rFonts w:hint="cs"/>
          <w:rtl/>
        </w:rPr>
      </w:pPr>
      <w:r>
        <w:rPr>
          <w:rFonts w:hint="cs"/>
          <w:rtl/>
        </w:rPr>
        <w:t>האמן לי, חבר הכנסת ב-און, אני מאוד לא אוהב את האמירה הזאת</w:t>
      </w:r>
      <w:r>
        <w:rPr>
          <w:rFonts w:hint="cs"/>
          <w:rtl/>
        </w:rPr>
        <w:t>. עמדו פה פעם על הדוכן - - -</w:t>
      </w:r>
    </w:p>
    <w:p w14:paraId="2CC4D7D7" w14:textId="77777777" w:rsidR="00000000" w:rsidRDefault="007C71EE">
      <w:pPr>
        <w:pStyle w:val="a"/>
        <w:ind w:firstLine="0"/>
        <w:rPr>
          <w:rFonts w:hint="cs"/>
          <w:rtl/>
        </w:rPr>
      </w:pPr>
    </w:p>
    <w:p w14:paraId="16992A40" w14:textId="77777777" w:rsidR="00000000" w:rsidRDefault="007C71EE">
      <w:pPr>
        <w:pStyle w:val="ac"/>
        <w:rPr>
          <w:rtl/>
        </w:rPr>
      </w:pPr>
      <w:r>
        <w:rPr>
          <w:rFonts w:hint="eastAsia"/>
          <w:rtl/>
        </w:rPr>
        <w:t>רוני</w:t>
      </w:r>
      <w:r>
        <w:rPr>
          <w:rtl/>
        </w:rPr>
        <w:t xml:space="preserve"> בר-און (הליכוד):</w:t>
      </w:r>
    </w:p>
    <w:p w14:paraId="0CF6963F" w14:textId="77777777" w:rsidR="00000000" w:rsidRDefault="007C71EE">
      <w:pPr>
        <w:pStyle w:val="a"/>
        <w:rPr>
          <w:rFonts w:hint="cs"/>
          <w:rtl/>
        </w:rPr>
      </w:pPr>
    </w:p>
    <w:p w14:paraId="6AEE9CD1" w14:textId="77777777" w:rsidR="00000000" w:rsidRDefault="007C71EE">
      <w:pPr>
        <w:pStyle w:val="a"/>
        <w:rPr>
          <w:rFonts w:hint="cs"/>
          <w:rtl/>
        </w:rPr>
      </w:pPr>
      <w:r>
        <w:rPr>
          <w:rFonts w:hint="cs"/>
          <w:rtl/>
        </w:rPr>
        <w:t>זה לא יעזור. שתי עוולות לא עושות צדק אחד.</w:t>
      </w:r>
    </w:p>
    <w:p w14:paraId="5F02E507" w14:textId="77777777" w:rsidR="00000000" w:rsidRDefault="007C71EE">
      <w:pPr>
        <w:pStyle w:val="a"/>
        <w:ind w:firstLine="0"/>
        <w:rPr>
          <w:rFonts w:hint="cs"/>
          <w:rtl/>
        </w:rPr>
      </w:pPr>
    </w:p>
    <w:p w14:paraId="0D1914FD" w14:textId="77777777" w:rsidR="00000000" w:rsidRDefault="007C71EE">
      <w:pPr>
        <w:pStyle w:val="SpeakerCon"/>
        <w:rPr>
          <w:rtl/>
        </w:rPr>
      </w:pPr>
      <w:bookmarkStart w:id="1085" w:name="FS000001065T27_05_2003_10_04_22C"/>
      <w:bookmarkEnd w:id="1085"/>
      <w:r>
        <w:rPr>
          <w:rtl/>
        </w:rPr>
        <w:t>חיים אורון (מרצ):</w:t>
      </w:r>
    </w:p>
    <w:p w14:paraId="1646E06A" w14:textId="77777777" w:rsidR="00000000" w:rsidRDefault="007C71EE">
      <w:pPr>
        <w:pStyle w:val="a"/>
        <w:rPr>
          <w:rtl/>
        </w:rPr>
      </w:pPr>
    </w:p>
    <w:p w14:paraId="381C0652" w14:textId="77777777" w:rsidR="00000000" w:rsidRDefault="007C71EE">
      <w:pPr>
        <w:pStyle w:val="a"/>
        <w:rPr>
          <w:rFonts w:hint="cs"/>
          <w:rtl/>
        </w:rPr>
      </w:pPr>
      <w:r>
        <w:rPr>
          <w:rFonts w:hint="cs"/>
          <w:rtl/>
        </w:rPr>
        <w:t>סליחה, חבר הכנסת בר-און, אני מוכרח להגיד בצניעות הראויה, אני מקווה: יש בבית הזה כללי משחק שבתוכם יש המרכיב הפרלמנטרי, זה שאנחנו עוסקים בו עכש</w:t>
      </w:r>
      <w:r>
        <w:rPr>
          <w:rFonts w:hint="cs"/>
          <w:rtl/>
        </w:rPr>
        <w:t>יו, אבל בסוף, בתוך הספר הזה של 10,000 ההסתייגויות, יש 40 ,50 ,60 הסתייגויות, שאתה תדע בדיוק מתי מצביעים עליהן. כולם ידעו מתי מצביעים עליהן. אתה תצטרך לבוא ולומר לך ולבוחריך: אני לחצתי על הכפתורים בצורה הזאת. וזה מה שיהיה. האמן לי, שאת הבר הזה אנחנו נצליח ל</w:t>
      </w:r>
      <w:r>
        <w:rPr>
          <w:rFonts w:hint="cs"/>
          <w:rtl/>
        </w:rPr>
        <w:t>הפריד מן התבן כאשר נגיע להצבעה.</w:t>
      </w:r>
    </w:p>
    <w:p w14:paraId="262B3A07" w14:textId="77777777" w:rsidR="00000000" w:rsidRDefault="007C71EE">
      <w:pPr>
        <w:pStyle w:val="a"/>
        <w:ind w:firstLine="0"/>
        <w:rPr>
          <w:rFonts w:hint="cs"/>
          <w:rtl/>
        </w:rPr>
      </w:pPr>
    </w:p>
    <w:p w14:paraId="635DE7E5" w14:textId="77777777" w:rsidR="00000000" w:rsidRDefault="007C71EE">
      <w:pPr>
        <w:pStyle w:val="ac"/>
        <w:rPr>
          <w:rtl/>
        </w:rPr>
      </w:pPr>
      <w:r>
        <w:rPr>
          <w:rFonts w:hint="eastAsia"/>
          <w:rtl/>
        </w:rPr>
        <w:t>רוני</w:t>
      </w:r>
      <w:r>
        <w:rPr>
          <w:rtl/>
        </w:rPr>
        <w:t xml:space="preserve"> בר-און (הליכוד):</w:t>
      </w:r>
    </w:p>
    <w:p w14:paraId="249635BA" w14:textId="77777777" w:rsidR="00000000" w:rsidRDefault="007C71EE">
      <w:pPr>
        <w:pStyle w:val="a"/>
        <w:rPr>
          <w:rFonts w:hint="cs"/>
          <w:rtl/>
        </w:rPr>
      </w:pPr>
    </w:p>
    <w:p w14:paraId="3197EBE0" w14:textId="77777777" w:rsidR="00000000" w:rsidRDefault="007C71EE">
      <w:pPr>
        <w:pStyle w:val="a"/>
        <w:rPr>
          <w:rFonts w:hint="cs"/>
          <w:rtl/>
        </w:rPr>
      </w:pPr>
      <w:r>
        <w:rPr>
          <w:rFonts w:hint="cs"/>
          <w:rtl/>
        </w:rPr>
        <w:t>עוד משפט אחד: אתה רוצה לריב עם השומר או אתה רוצה לאכול את הענבים? אתה רוצה את ההסתייגות שלך בעניין פארן ובעניין חצבה ובעניין הערבה, שאני אשקול אותה על בסיס העובדות ואחליט את ההחלטה המצפונית שלי ואסתכל</w:t>
      </w:r>
      <w:r>
        <w:rPr>
          <w:rFonts w:hint="cs"/>
          <w:rtl/>
        </w:rPr>
        <w:t xml:space="preserve"> בפני בוחרי, שאני אצביע בעד או נגד ההסתייגות? אתה לא יכול באופן מובנה להשתמש בקרקס הזה של 10,000 הסתייגויות.</w:t>
      </w:r>
    </w:p>
    <w:p w14:paraId="2C40B8E8" w14:textId="77777777" w:rsidR="00000000" w:rsidRDefault="007C71EE">
      <w:pPr>
        <w:pStyle w:val="a"/>
        <w:ind w:firstLine="0"/>
        <w:rPr>
          <w:rFonts w:hint="cs"/>
          <w:rtl/>
        </w:rPr>
      </w:pPr>
    </w:p>
    <w:p w14:paraId="4A026F87" w14:textId="77777777" w:rsidR="00000000" w:rsidRDefault="007C71EE">
      <w:pPr>
        <w:pStyle w:val="SpeakerCon"/>
        <w:rPr>
          <w:rtl/>
        </w:rPr>
      </w:pPr>
      <w:bookmarkStart w:id="1086" w:name="FS000001065T27_05_2003_10_09_25C"/>
      <w:bookmarkEnd w:id="1086"/>
    </w:p>
    <w:p w14:paraId="5A7D6050" w14:textId="77777777" w:rsidR="00000000" w:rsidRDefault="007C71EE">
      <w:pPr>
        <w:pStyle w:val="SpeakerCon"/>
        <w:rPr>
          <w:rtl/>
        </w:rPr>
      </w:pPr>
      <w:r>
        <w:rPr>
          <w:rtl/>
        </w:rPr>
        <w:t>חיים אורון (מרצ):</w:t>
      </w:r>
    </w:p>
    <w:p w14:paraId="16E4C7D7" w14:textId="77777777" w:rsidR="00000000" w:rsidRDefault="007C71EE">
      <w:pPr>
        <w:pStyle w:val="a"/>
        <w:rPr>
          <w:rtl/>
        </w:rPr>
      </w:pPr>
    </w:p>
    <w:p w14:paraId="61D3305C" w14:textId="77777777" w:rsidR="00000000" w:rsidRDefault="007C71EE">
      <w:pPr>
        <w:pStyle w:val="a"/>
        <w:rPr>
          <w:rFonts w:hint="cs"/>
          <w:rtl/>
        </w:rPr>
      </w:pPr>
      <w:r>
        <w:rPr>
          <w:rFonts w:hint="cs"/>
          <w:rtl/>
        </w:rPr>
        <w:t>אדוני, האדם האחרון שאתה יכול לבוא אליו בטענה הזאת, זה אלי. כי רק אתמול בבוקר, אני הצעתי בוועדה שלך: בואו נקבע דיון לכל פרק. בו</w:t>
      </w:r>
      <w:r>
        <w:rPr>
          <w:rFonts w:hint="cs"/>
          <w:rtl/>
        </w:rPr>
        <w:t>או נצביע בסוף כל פרק, ואז יהיה ברור שעכשיו מדברים רק על הטבות במס הכנסה. והיושב-ראש, כפי שמקובל, יבוא ויאמר: זה הנושא של הפרק על-פי קביעתה של ועדת הכנסת. ובתום שעתיים או שלוש שעות של דיון, מחליטים שעליו מצביעים. כל מי שישב ידע זאת. אתם אמרתם שאי-אפשר, מדבר</w:t>
      </w:r>
      <w:r>
        <w:rPr>
          <w:rFonts w:hint="cs"/>
          <w:rtl/>
        </w:rPr>
        <w:t>ים על הכול ומצביעים ביחד. עכשיו אתה בא אלי בטענות, למה מדברים על הכול ולמה מצביעים ביחד? תחליטו. אתם מנהלים את זה פה עכשיו. אם היו מצביעים על כל סעיף בנפרד, כמו שביקשתי אתמול בבוקר, העניין היה נפתר. ומלי פולישוק ואתה הייתם יודעים בדיוק באיזה עמוד מופיעה כל</w:t>
      </w:r>
      <w:r>
        <w:rPr>
          <w:rFonts w:hint="cs"/>
          <w:rtl/>
        </w:rPr>
        <w:t xml:space="preserve"> הסתייגות.</w:t>
      </w:r>
    </w:p>
    <w:p w14:paraId="7DF32E88" w14:textId="77777777" w:rsidR="00000000" w:rsidRDefault="007C71EE">
      <w:pPr>
        <w:pStyle w:val="a"/>
        <w:ind w:firstLine="0"/>
        <w:rPr>
          <w:rFonts w:hint="cs"/>
          <w:rtl/>
        </w:rPr>
      </w:pPr>
    </w:p>
    <w:p w14:paraId="754D13EF" w14:textId="77777777" w:rsidR="00000000" w:rsidRDefault="007C71EE">
      <w:pPr>
        <w:pStyle w:val="ac"/>
        <w:rPr>
          <w:rtl/>
        </w:rPr>
      </w:pPr>
      <w:r>
        <w:rPr>
          <w:rFonts w:hint="eastAsia"/>
          <w:rtl/>
        </w:rPr>
        <w:t>אורית</w:t>
      </w:r>
      <w:r>
        <w:rPr>
          <w:rtl/>
        </w:rPr>
        <w:t xml:space="preserve"> נוקד (העבודה-מימד):</w:t>
      </w:r>
    </w:p>
    <w:p w14:paraId="2902B3D5" w14:textId="77777777" w:rsidR="00000000" w:rsidRDefault="007C71EE">
      <w:pPr>
        <w:pStyle w:val="a"/>
        <w:rPr>
          <w:rFonts w:hint="cs"/>
          <w:rtl/>
        </w:rPr>
      </w:pPr>
    </w:p>
    <w:p w14:paraId="67B9BD88" w14:textId="77777777" w:rsidR="00000000" w:rsidRDefault="007C71EE">
      <w:pPr>
        <w:pStyle w:val="a"/>
        <w:rPr>
          <w:rFonts w:hint="cs"/>
          <w:rtl/>
        </w:rPr>
      </w:pPr>
      <w:r>
        <w:rPr>
          <w:rFonts w:hint="cs"/>
          <w:rtl/>
        </w:rPr>
        <w:t>חבר הכנסת בר-און, כשאני אדבר אני אתן לך בדיוק את כל הסעיפים.</w:t>
      </w:r>
    </w:p>
    <w:p w14:paraId="5BA8EB5D" w14:textId="77777777" w:rsidR="00000000" w:rsidRDefault="007C71EE">
      <w:pPr>
        <w:pStyle w:val="a"/>
        <w:ind w:firstLine="0"/>
        <w:rPr>
          <w:rFonts w:hint="cs"/>
          <w:rtl/>
        </w:rPr>
      </w:pPr>
    </w:p>
    <w:p w14:paraId="7A5A2A45" w14:textId="77777777" w:rsidR="00000000" w:rsidRDefault="007C71EE">
      <w:pPr>
        <w:pStyle w:val="ac"/>
        <w:rPr>
          <w:rtl/>
        </w:rPr>
      </w:pPr>
      <w:r>
        <w:rPr>
          <w:rFonts w:hint="eastAsia"/>
          <w:rtl/>
        </w:rPr>
        <w:t>אברהם</w:t>
      </w:r>
      <w:r>
        <w:rPr>
          <w:rtl/>
        </w:rPr>
        <w:t xml:space="preserve"> בורג (העבודה-מימד):</w:t>
      </w:r>
    </w:p>
    <w:p w14:paraId="701490F3" w14:textId="77777777" w:rsidR="00000000" w:rsidRDefault="007C71EE">
      <w:pPr>
        <w:pStyle w:val="a"/>
        <w:rPr>
          <w:rFonts w:hint="cs"/>
          <w:rtl/>
        </w:rPr>
      </w:pPr>
    </w:p>
    <w:p w14:paraId="6009AC17" w14:textId="77777777" w:rsidR="00000000" w:rsidRDefault="007C71EE">
      <w:pPr>
        <w:pStyle w:val="a"/>
        <w:rPr>
          <w:rFonts w:hint="cs"/>
          <w:rtl/>
        </w:rPr>
      </w:pPr>
      <w:r>
        <w:rPr>
          <w:rFonts w:hint="cs"/>
          <w:rtl/>
        </w:rPr>
        <w:t>היא תיתן לך גם עוד כמה סעיפים.</w:t>
      </w:r>
    </w:p>
    <w:p w14:paraId="6E1BEB42" w14:textId="77777777" w:rsidR="00000000" w:rsidRDefault="007C71EE">
      <w:pPr>
        <w:pStyle w:val="a"/>
        <w:ind w:firstLine="0"/>
        <w:rPr>
          <w:rFonts w:hint="cs"/>
          <w:rtl/>
        </w:rPr>
      </w:pPr>
    </w:p>
    <w:p w14:paraId="401D3B50" w14:textId="77777777" w:rsidR="00000000" w:rsidRDefault="007C71EE">
      <w:pPr>
        <w:pStyle w:val="SpeakerCon"/>
        <w:rPr>
          <w:rtl/>
        </w:rPr>
      </w:pPr>
      <w:bookmarkStart w:id="1087" w:name="FS000001065T27_05_2003_10_12_33C"/>
      <w:bookmarkEnd w:id="1087"/>
      <w:r>
        <w:rPr>
          <w:rFonts w:hint="eastAsia"/>
          <w:rtl/>
        </w:rPr>
        <w:t>חיים</w:t>
      </w:r>
      <w:r>
        <w:rPr>
          <w:rtl/>
        </w:rPr>
        <w:t xml:space="preserve"> אורון (מרצ):</w:t>
      </w:r>
    </w:p>
    <w:p w14:paraId="3C793B1D" w14:textId="77777777" w:rsidR="00000000" w:rsidRDefault="007C71EE">
      <w:pPr>
        <w:pStyle w:val="a"/>
        <w:rPr>
          <w:rFonts w:hint="cs"/>
          <w:rtl/>
        </w:rPr>
      </w:pPr>
    </w:p>
    <w:p w14:paraId="11DD9337" w14:textId="77777777" w:rsidR="00000000" w:rsidRDefault="007C71EE">
      <w:pPr>
        <w:pStyle w:val="a"/>
        <w:rPr>
          <w:rFonts w:hint="cs"/>
          <w:rtl/>
        </w:rPr>
      </w:pPr>
      <w:r>
        <w:rPr>
          <w:rFonts w:hint="cs"/>
          <w:rtl/>
        </w:rPr>
        <w:t>אדוני, העיקר אל תעלה לאף אחד את הסעיף פה. אדוני יושב-ראש הכנסת לשעבר, אל תעלה</w:t>
      </w:r>
      <w:r>
        <w:rPr>
          <w:rFonts w:hint="cs"/>
          <w:rtl/>
        </w:rPr>
        <w:t xml:space="preserve"> לאף אחד את הסעיף ותן לי להתקדם, כי היושב-ראש מאוד קשוח והוא יוריד אותי בתום 15 דקות.</w:t>
      </w:r>
    </w:p>
    <w:p w14:paraId="7C6569FC" w14:textId="77777777" w:rsidR="00000000" w:rsidRDefault="007C71EE">
      <w:pPr>
        <w:pStyle w:val="a"/>
        <w:ind w:firstLine="0"/>
        <w:rPr>
          <w:rFonts w:hint="cs"/>
          <w:rtl/>
        </w:rPr>
      </w:pPr>
    </w:p>
    <w:p w14:paraId="599FF3EA" w14:textId="77777777" w:rsidR="00000000" w:rsidRDefault="007C71EE">
      <w:pPr>
        <w:pStyle w:val="ad"/>
        <w:rPr>
          <w:rtl/>
        </w:rPr>
      </w:pPr>
      <w:r>
        <w:rPr>
          <w:rFonts w:hint="eastAsia"/>
          <w:rtl/>
        </w:rPr>
        <w:t>היו</w:t>
      </w:r>
      <w:r>
        <w:rPr>
          <w:rtl/>
        </w:rPr>
        <w:t>"ר מיכאל נודלמן:</w:t>
      </w:r>
    </w:p>
    <w:p w14:paraId="685D2C26" w14:textId="77777777" w:rsidR="00000000" w:rsidRDefault="007C71EE">
      <w:pPr>
        <w:pStyle w:val="a"/>
        <w:rPr>
          <w:rFonts w:hint="cs"/>
          <w:rtl/>
        </w:rPr>
      </w:pPr>
    </w:p>
    <w:p w14:paraId="5973AD55" w14:textId="77777777" w:rsidR="00000000" w:rsidRDefault="007C71EE">
      <w:pPr>
        <w:pStyle w:val="a"/>
        <w:rPr>
          <w:rFonts w:hint="cs"/>
          <w:rtl/>
        </w:rPr>
      </w:pPr>
      <w:r>
        <w:rPr>
          <w:rFonts w:hint="cs"/>
          <w:rtl/>
        </w:rPr>
        <w:t>יש לך חמש דקות ובגלל הוויכוח אני נותן לך עוד שלוש דקות. בסך הכול שמונה דקות.</w:t>
      </w:r>
    </w:p>
    <w:p w14:paraId="45CD7590" w14:textId="77777777" w:rsidR="00000000" w:rsidRDefault="007C71EE">
      <w:pPr>
        <w:pStyle w:val="a"/>
        <w:ind w:firstLine="0"/>
        <w:rPr>
          <w:rFonts w:hint="cs"/>
          <w:rtl/>
        </w:rPr>
      </w:pPr>
    </w:p>
    <w:p w14:paraId="7623ED6D" w14:textId="77777777" w:rsidR="00000000" w:rsidRDefault="007C71EE">
      <w:pPr>
        <w:pStyle w:val="ac"/>
        <w:rPr>
          <w:rtl/>
        </w:rPr>
      </w:pPr>
      <w:bookmarkStart w:id="1088" w:name="FS000001065T27_05_2003_10_13_51C"/>
      <w:bookmarkEnd w:id="1088"/>
      <w:r>
        <w:rPr>
          <w:rFonts w:hint="eastAsia"/>
          <w:rtl/>
        </w:rPr>
        <w:t>רוני</w:t>
      </w:r>
      <w:r>
        <w:rPr>
          <w:rtl/>
        </w:rPr>
        <w:t xml:space="preserve"> בר-און (הליכוד):</w:t>
      </w:r>
    </w:p>
    <w:p w14:paraId="5B585FD0" w14:textId="77777777" w:rsidR="00000000" w:rsidRDefault="007C71EE">
      <w:pPr>
        <w:pStyle w:val="a"/>
        <w:rPr>
          <w:rFonts w:hint="cs"/>
          <w:rtl/>
        </w:rPr>
      </w:pPr>
    </w:p>
    <w:p w14:paraId="68609A15" w14:textId="77777777" w:rsidR="00000000" w:rsidRDefault="007C71EE">
      <w:pPr>
        <w:pStyle w:val="a"/>
        <w:rPr>
          <w:rFonts w:hint="cs"/>
          <w:rtl/>
        </w:rPr>
      </w:pPr>
      <w:r>
        <w:rPr>
          <w:rFonts w:hint="cs"/>
          <w:rtl/>
        </w:rPr>
        <w:t>אתה יכול לתת לו את הזמן שלי.</w:t>
      </w:r>
    </w:p>
    <w:p w14:paraId="5D040A91" w14:textId="77777777" w:rsidR="00000000" w:rsidRDefault="007C71EE">
      <w:pPr>
        <w:pStyle w:val="SpeakerCon"/>
        <w:rPr>
          <w:rFonts w:hint="cs"/>
          <w:rtl/>
        </w:rPr>
      </w:pPr>
    </w:p>
    <w:p w14:paraId="7F164EF0" w14:textId="77777777" w:rsidR="00000000" w:rsidRDefault="007C71EE">
      <w:pPr>
        <w:pStyle w:val="SpeakerCon"/>
        <w:rPr>
          <w:rtl/>
        </w:rPr>
      </w:pPr>
      <w:r>
        <w:rPr>
          <w:rFonts w:hint="eastAsia"/>
          <w:rtl/>
        </w:rPr>
        <w:t>חיים</w:t>
      </w:r>
      <w:r>
        <w:rPr>
          <w:rtl/>
        </w:rPr>
        <w:t xml:space="preserve"> אורון (מרצ):</w:t>
      </w:r>
    </w:p>
    <w:p w14:paraId="15DF4D78" w14:textId="77777777" w:rsidR="00000000" w:rsidRDefault="007C71EE">
      <w:pPr>
        <w:pStyle w:val="a"/>
        <w:rPr>
          <w:rFonts w:hint="cs"/>
          <w:rtl/>
        </w:rPr>
      </w:pPr>
    </w:p>
    <w:p w14:paraId="32ABA6DF" w14:textId="77777777" w:rsidR="00000000" w:rsidRDefault="007C71EE">
      <w:pPr>
        <w:pStyle w:val="a"/>
        <w:rPr>
          <w:rFonts w:hint="cs"/>
          <w:rtl/>
        </w:rPr>
      </w:pPr>
      <w:r>
        <w:rPr>
          <w:rFonts w:hint="cs"/>
          <w:rtl/>
        </w:rPr>
        <w:t xml:space="preserve">אדוני היושב-ראש, אני רוצה להגיע לנקודה השלישית, ובקיצור. פה, אני אעשה את זה מאוד בזהירות, וחבל שחבר הכנסת בייגה שוחט, ידידי, לא נמצא כאן. אני בדיון הזה אומר בכל הכנות, שאני מתחבר רק לאדם אחד, אני מתחבר לאשכול. </w:t>
      </w:r>
    </w:p>
    <w:p w14:paraId="7E2D8E47" w14:textId="77777777" w:rsidR="00000000" w:rsidRDefault="007C71EE">
      <w:pPr>
        <w:pStyle w:val="a"/>
        <w:ind w:firstLine="0"/>
        <w:rPr>
          <w:rFonts w:hint="cs"/>
          <w:rtl/>
        </w:rPr>
      </w:pPr>
    </w:p>
    <w:p w14:paraId="34B82EC2" w14:textId="77777777" w:rsidR="00000000" w:rsidRDefault="007C71EE">
      <w:pPr>
        <w:pStyle w:val="ac"/>
        <w:rPr>
          <w:rtl/>
        </w:rPr>
      </w:pPr>
      <w:r>
        <w:rPr>
          <w:rFonts w:hint="eastAsia"/>
          <w:rtl/>
        </w:rPr>
        <w:t>יצחק</w:t>
      </w:r>
      <w:r>
        <w:rPr>
          <w:rtl/>
        </w:rPr>
        <w:t xml:space="preserve"> הרצוג (העבודה-מימד):</w:t>
      </w:r>
    </w:p>
    <w:p w14:paraId="18E690C9" w14:textId="77777777" w:rsidR="00000000" w:rsidRDefault="007C71EE">
      <w:pPr>
        <w:pStyle w:val="a"/>
        <w:rPr>
          <w:rFonts w:hint="cs"/>
          <w:rtl/>
        </w:rPr>
      </w:pPr>
    </w:p>
    <w:p w14:paraId="604D2D5C" w14:textId="77777777" w:rsidR="00000000" w:rsidRDefault="007C71EE">
      <w:pPr>
        <w:pStyle w:val="a"/>
        <w:rPr>
          <w:rFonts w:hint="cs"/>
          <w:rtl/>
        </w:rPr>
      </w:pPr>
      <w:r>
        <w:rPr>
          <w:rFonts w:hint="cs"/>
          <w:rtl/>
        </w:rPr>
        <w:t>מגיעה לו תודה ע</w:t>
      </w:r>
      <w:r>
        <w:rPr>
          <w:rFonts w:hint="cs"/>
          <w:rtl/>
        </w:rPr>
        <w:t>ל הרבה דברים.</w:t>
      </w:r>
    </w:p>
    <w:p w14:paraId="0BD2010F" w14:textId="77777777" w:rsidR="00000000" w:rsidRDefault="007C71EE">
      <w:pPr>
        <w:pStyle w:val="a"/>
        <w:ind w:firstLine="0"/>
        <w:rPr>
          <w:rFonts w:hint="cs"/>
          <w:rtl/>
        </w:rPr>
      </w:pPr>
    </w:p>
    <w:p w14:paraId="127F5FBD" w14:textId="77777777" w:rsidR="00000000" w:rsidRDefault="007C71EE">
      <w:pPr>
        <w:pStyle w:val="SpeakerCon"/>
        <w:rPr>
          <w:rtl/>
        </w:rPr>
      </w:pPr>
      <w:bookmarkStart w:id="1089" w:name="FS000001065T27_05_2003_10_15_29C"/>
      <w:bookmarkEnd w:id="1089"/>
      <w:r>
        <w:rPr>
          <w:rFonts w:hint="eastAsia"/>
          <w:rtl/>
        </w:rPr>
        <w:t>חיים</w:t>
      </w:r>
      <w:r>
        <w:rPr>
          <w:rtl/>
        </w:rPr>
        <w:t xml:space="preserve"> אורון (מרצ):</w:t>
      </w:r>
    </w:p>
    <w:p w14:paraId="3B888D7B" w14:textId="77777777" w:rsidR="00000000" w:rsidRDefault="007C71EE">
      <w:pPr>
        <w:pStyle w:val="a"/>
        <w:rPr>
          <w:rFonts w:hint="cs"/>
          <w:rtl/>
        </w:rPr>
      </w:pPr>
    </w:p>
    <w:p w14:paraId="00A88DE4" w14:textId="77777777" w:rsidR="00000000" w:rsidRDefault="007C71EE">
      <w:pPr>
        <w:pStyle w:val="a"/>
        <w:rPr>
          <w:rFonts w:hint="cs"/>
          <w:rtl/>
        </w:rPr>
      </w:pPr>
      <w:r>
        <w:rPr>
          <w:rFonts w:hint="cs"/>
          <w:rtl/>
        </w:rPr>
        <w:t xml:space="preserve">אני מתחבר לאשכול, שבשבועות הראשונים לאחר מלחמת ששת הימים העביר החלטה בממשלה, ובגין היה בה, ואמר את מה שכעבור 36 שנה אומרים האחרים. אם מותר מלה אחת להגיד לכתובתנו, חבר הכנסת בורג, אנחנו, כולל אתה, אמרנו את זה לאורך כל אותן </w:t>
      </w:r>
      <w:r>
        <w:rPr>
          <w:rFonts w:hint="cs"/>
          <w:rtl/>
        </w:rPr>
        <w:t xml:space="preserve">36 שנה. לא כולם. אני לא רוצה לפתוח את הוויכוח הזה עכשיו, מי בכל זאת הקים את קריית-ארבע ומי הקים את קדום ומי הקים את עופרה. איזו תחרות בין המחנות בתוך מפלגת העבודה. וכשנכתוב את הפרק הזה בהיסטוריה של עם ישראל, ללא ספק אחריותו של מי שהיום הוא ראש הממשלה עולה </w:t>
      </w:r>
      <w:r>
        <w:rPr>
          <w:rFonts w:hint="cs"/>
          <w:rtl/>
        </w:rPr>
        <w:t xml:space="preserve">עשרות מונים, מאות מונים. אבל גם להם יש  החלק שלהם. </w:t>
      </w:r>
    </w:p>
    <w:p w14:paraId="5D580E03" w14:textId="77777777" w:rsidR="00000000" w:rsidRDefault="007C71EE">
      <w:pPr>
        <w:pStyle w:val="a"/>
        <w:rPr>
          <w:rFonts w:hint="cs"/>
          <w:rtl/>
        </w:rPr>
      </w:pPr>
    </w:p>
    <w:p w14:paraId="161E6D0C" w14:textId="77777777" w:rsidR="00000000" w:rsidRDefault="007C71EE">
      <w:pPr>
        <w:pStyle w:val="a"/>
        <w:rPr>
          <w:rFonts w:hint="cs"/>
          <w:rtl/>
        </w:rPr>
      </w:pPr>
      <w:r>
        <w:rPr>
          <w:rFonts w:hint="cs"/>
          <w:rtl/>
        </w:rPr>
        <w:t>זה לא ויכוח, אדוני היושב-ראש, בשביל לומר למישהו: אמרנו לכם. זה לא ויכוח בשביל לומר: אנחנו צדקנו ואתם טעיתם. בוויכוח הזה אנחנו צדקנו, ויש ויכוחים שאולי צדקנו פחות. אני מרגיש שהוויכוח לא הסתיים. כששמענו את</w:t>
      </w:r>
      <w:r>
        <w:rPr>
          <w:rFonts w:hint="cs"/>
          <w:rtl/>
        </w:rPr>
        <w:t xml:space="preserve"> הערותיו של ממלא-מקום ראש הממשלה, הוויכוח לא הסתיים. אין לי עניין בהכרעה בוויכוח אידיאולוגי ביני ובינו. את המחיר  של המשך העדר ההכרעה בוויכוח הזה אנחנו נמשיך לשלם בשנים הקרובות. </w:t>
      </w:r>
    </w:p>
    <w:p w14:paraId="284A3024" w14:textId="77777777" w:rsidR="00000000" w:rsidRDefault="007C71EE">
      <w:pPr>
        <w:pStyle w:val="a"/>
        <w:rPr>
          <w:rFonts w:hint="cs"/>
          <w:rtl/>
        </w:rPr>
      </w:pPr>
    </w:p>
    <w:p w14:paraId="41259332" w14:textId="77777777" w:rsidR="00000000" w:rsidRDefault="007C71EE">
      <w:pPr>
        <w:pStyle w:val="a"/>
        <w:rPr>
          <w:rFonts w:hint="cs"/>
          <w:rtl/>
        </w:rPr>
      </w:pPr>
      <w:r>
        <w:rPr>
          <w:rFonts w:hint="cs"/>
          <w:rtl/>
        </w:rPr>
        <w:t>הלוואי שהייתי מאמין, שמה שהתקבל ביום ראשון, על שני חלקיו, וחשוב שהתקבל -  קב</w:t>
      </w:r>
      <w:r>
        <w:rPr>
          <w:rFonts w:hint="cs"/>
          <w:rtl/>
        </w:rPr>
        <w:t xml:space="preserve">לת מפת הדרכים ו=14 הסתייגויות; חבר הכנסת בר-און, שני החלקים האלה של ההחלטה לא יכולים לדור ביחד. זה אש ומים. הסתירה מובנית בתוך התהליך הזה. היות שהיא מובנית בתוך התהליך הזה, זה רחוק מאוד מלהיות מוכרע, איזה חלק בהחלטה הסותרת הזאת ינצח.  </w:t>
      </w:r>
    </w:p>
    <w:p w14:paraId="598CAEE4" w14:textId="77777777" w:rsidR="00000000" w:rsidRDefault="007C71EE">
      <w:pPr>
        <w:pStyle w:val="a"/>
        <w:rPr>
          <w:rFonts w:hint="cs"/>
          <w:rtl/>
        </w:rPr>
      </w:pPr>
    </w:p>
    <w:p w14:paraId="051E56D8" w14:textId="77777777" w:rsidR="00000000" w:rsidRDefault="007C71EE">
      <w:pPr>
        <w:pStyle w:val="a"/>
        <w:rPr>
          <w:rFonts w:hint="cs"/>
          <w:rtl/>
        </w:rPr>
      </w:pPr>
      <w:r>
        <w:rPr>
          <w:rFonts w:hint="cs"/>
          <w:rtl/>
        </w:rPr>
        <w:t>אנחנו פה, אדוני היו</w:t>
      </w:r>
      <w:r>
        <w:rPr>
          <w:rFonts w:hint="cs"/>
          <w:rtl/>
        </w:rPr>
        <w:t xml:space="preserve">שב-ראש, לא בשביל להיות פרשנים, אנחנו פה לא בשביל להסביר. אנחנו פה בשביל להיאבק, לקחת אחריות, אחריות מאוד קשה. ולפעמים, על האחריות הזאת משלמים מחירים, כולל מחירים אלקטורליים. אנחנו שילמנו מחיר קשה מאוד על העמדות הללו בבחירות האחרונות. יכול להיות שאם הן היו </w:t>
      </w:r>
      <w:r>
        <w:rPr>
          <w:rFonts w:hint="cs"/>
          <w:rtl/>
        </w:rPr>
        <w:t xml:space="preserve">מתקיימות עכשיו המחירים היו אחרים. מה אמרו לנו המצביעים? כולל מצביעים שלנו לשעבר: עזבו, אין עם מי לדבר, אין על מה לדבר. עכשיו זה זמן של לתת בראש. הם מצאו כתובת טובה לתת בראש. טומי לפיד נתן מצוין בראש. אריק שרון נתן מצוין בראש. </w:t>
      </w:r>
    </w:p>
    <w:p w14:paraId="77F6532A" w14:textId="77777777" w:rsidR="00000000" w:rsidRDefault="007C71EE">
      <w:pPr>
        <w:pStyle w:val="a"/>
        <w:rPr>
          <w:rFonts w:hint="cs"/>
          <w:rtl/>
        </w:rPr>
      </w:pPr>
    </w:p>
    <w:p w14:paraId="3FE16306" w14:textId="77777777" w:rsidR="00000000" w:rsidRDefault="007C71EE">
      <w:pPr>
        <w:pStyle w:val="a"/>
        <w:rPr>
          <w:rFonts w:hint="cs"/>
          <w:rtl/>
        </w:rPr>
      </w:pPr>
      <w:r>
        <w:rPr>
          <w:rFonts w:hint="cs"/>
          <w:rtl/>
        </w:rPr>
        <w:t>ופתאום, מתברר עכשיו, כשמדברי</w:t>
      </w:r>
      <w:r>
        <w:rPr>
          <w:rFonts w:hint="cs"/>
          <w:rtl/>
        </w:rPr>
        <w:t xml:space="preserve">ם, שיש טרור ואין ברירה, צריך להילחם בטרור אבל ידברו כשיש טרור. מה לעשות? ופתאום התברר, מה לא אמרו לכתובתנו? מה לא אמרו לכתובתו של כל אחד מאתנו? באילו מלים קראו לנו? מה אמרו לנו כשאמרנו: אלה שטחים כבושים. אלה שטחים כבושים כחלק מהמולדת, זה חלק מהמולדת וצריך </w:t>
      </w:r>
      <w:r>
        <w:rPr>
          <w:rFonts w:hint="cs"/>
          <w:rtl/>
        </w:rPr>
        <w:t xml:space="preserve">להיפרד ממנו. לא כי הפלסטינים רוצים, לא כי העולם לוחץ, לא כין אין ברירה. כי אנחנו לא יכולים ולא רוצים להיות שם. </w:t>
      </w:r>
    </w:p>
    <w:p w14:paraId="44A0C541" w14:textId="77777777" w:rsidR="00000000" w:rsidRDefault="007C71EE">
      <w:pPr>
        <w:pStyle w:val="a"/>
        <w:rPr>
          <w:rFonts w:hint="cs"/>
          <w:rtl/>
        </w:rPr>
      </w:pPr>
    </w:p>
    <w:p w14:paraId="66BC33EA" w14:textId="77777777" w:rsidR="00000000" w:rsidRDefault="007C71EE">
      <w:pPr>
        <w:pStyle w:val="a"/>
        <w:rPr>
          <w:rFonts w:hint="cs"/>
          <w:rtl/>
        </w:rPr>
      </w:pPr>
      <w:r>
        <w:rPr>
          <w:rFonts w:hint="cs"/>
          <w:rtl/>
        </w:rPr>
        <w:t>זה כל הוויכוח. מהיום השביעי של מלחמת ששת הימים. הוא לא פסק ליום אחד. היו בו עליות וירידות, היו בו תנועות לכל הכיוונים. אבל כשאתה מסתכל על מה שק</w:t>
      </w:r>
      <w:r>
        <w:rPr>
          <w:rFonts w:hint="cs"/>
          <w:rtl/>
        </w:rPr>
        <w:t>רה בשנים הללו ועל המחיר הנורא שלא היה כמותו בתולדות הציונות, ואני לא רוצה להגיד יותר מהמלה הזאת, שאנחנו משלמים על אותן 36 שנות עיוורון. אם הן מתחילות להסתיים, ואני לא בטוח אם יש סיכוי שהן הולכות להסתיים, אז יכול להיות שזאת התמורה היחידה שהיתה לאותם אנשים ש</w:t>
      </w:r>
      <w:r>
        <w:rPr>
          <w:rFonts w:hint="cs"/>
          <w:rtl/>
        </w:rPr>
        <w:t>נמצאים במאבק הזה כבר 36 שנה, ואולי זאת הסיבה היחידה שהם נמצאים על הדוכן הזה. יש הרבה סיבות נוספות, אבל אם צריך להגיד סיבה אחת שממצה את הכול - בגרעין, בליבה של העניין - זה המאבק על הנושא הזה, על הפסקת הכיבוש, על סוף הכיבוש, שיאפשר לקיים פה מדינת ישראל אחרת.</w:t>
      </w:r>
      <w:r>
        <w:rPr>
          <w:rFonts w:hint="cs"/>
          <w:rtl/>
        </w:rPr>
        <w:t xml:space="preserve"> וכל זמן שמתקיים הכיבוש הזה, זה לא ניתן.</w:t>
      </w:r>
    </w:p>
    <w:p w14:paraId="5D208806" w14:textId="77777777" w:rsidR="00000000" w:rsidRDefault="007C71EE">
      <w:pPr>
        <w:pStyle w:val="ad"/>
        <w:rPr>
          <w:rtl/>
        </w:rPr>
      </w:pPr>
      <w:r>
        <w:rPr>
          <w:rtl/>
        </w:rPr>
        <w:br/>
        <w:t>היו"ר מיכאל נודלמן:</w:t>
      </w:r>
    </w:p>
    <w:p w14:paraId="440F3D39" w14:textId="77777777" w:rsidR="00000000" w:rsidRDefault="007C71EE">
      <w:pPr>
        <w:pStyle w:val="a"/>
        <w:rPr>
          <w:rtl/>
        </w:rPr>
      </w:pPr>
    </w:p>
    <w:p w14:paraId="17AC94E4" w14:textId="77777777" w:rsidR="00000000" w:rsidRDefault="007C71EE">
      <w:pPr>
        <w:pStyle w:val="a"/>
        <w:rPr>
          <w:rFonts w:hint="cs"/>
          <w:rtl/>
        </w:rPr>
      </w:pPr>
      <w:r>
        <w:rPr>
          <w:rFonts w:hint="cs"/>
          <w:rtl/>
        </w:rPr>
        <w:t xml:space="preserve">תודה. חברת הכנסת אורית נוקד. אחריה </w:t>
      </w:r>
      <w:r>
        <w:rPr>
          <w:rtl/>
        </w:rPr>
        <w:t>–</w:t>
      </w:r>
      <w:r>
        <w:rPr>
          <w:rFonts w:hint="cs"/>
          <w:rtl/>
        </w:rPr>
        <w:t xml:space="preserve"> חבר הכנסת אחמד טיבי, אחריו </w:t>
      </w:r>
      <w:r>
        <w:rPr>
          <w:rtl/>
        </w:rPr>
        <w:t>–</w:t>
      </w:r>
      <w:r>
        <w:rPr>
          <w:rFonts w:hint="cs"/>
          <w:rtl/>
        </w:rPr>
        <w:t xml:space="preserve"> חבר הכנסת עזמי בשארה, ואחריו </w:t>
      </w:r>
      <w:r>
        <w:rPr>
          <w:rtl/>
        </w:rPr>
        <w:t>–</w:t>
      </w:r>
      <w:r>
        <w:rPr>
          <w:rFonts w:hint="cs"/>
          <w:rtl/>
        </w:rPr>
        <w:t xml:space="preserve"> חבר הכנסת דוד טל. בבקשה, עשר דקות.</w:t>
      </w:r>
    </w:p>
    <w:p w14:paraId="52D8B8DB" w14:textId="77777777" w:rsidR="00000000" w:rsidRDefault="007C71EE">
      <w:pPr>
        <w:pStyle w:val="Speaker"/>
        <w:rPr>
          <w:rtl/>
        </w:rPr>
      </w:pPr>
      <w:r>
        <w:rPr>
          <w:rtl/>
        </w:rPr>
        <w:br/>
      </w:r>
      <w:bookmarkStart w:id="1090" w:name="FS000000865T27_05_2003_09_53_02"/>
      <w:bookmarkEnd w:id="1090"/>
      <w:r>
        <w:rPr>
          <w:rtl/>
        </w:rPr>
        <w:t>אורית נוקד (העבודה-מימד):</w:t>
      </w:r>
    </w:p>
    <w:p w14:paraId="5F389514" w14:textId="77777777" w:rsidR="00000000" w:rsidRDefault="007C71EE">
      <w:pPr>
        <w:pStyle w:val="a"/>
        <w:rPr>
          <w:rtl/>
        </w:rPr>
      </w:pPr>
    </w:p>
    <w:p w14:paraId="18BC1335" w14:textId="77777777" w:rsidR="00000000" w:rsidRDefault="007C71EE">
      <w:pPr>
        <w:pStyle w:val="a"/>
        <w:rPr>
          <w:rFonts w:hint="cs"/>
          <w:rtl/>
        </w:rPr>
      </w:pPr>
      <w:r>
        <w:rPr>
          <w:rFonts w:hint="cs"/>
          <w:rtl/>
        </w:rPr>
        <w:t>אדוני היושב-ראש, חברי הכנסת, בראש</w:t>
      </w:r>
      <w:r>
        <w:rPr>
          <w:rFonts w:hint="cs"/>
          <w:rtl/>
        </w:rPr>
        <w:t>ית דברי אני רוצה לברך את ראש הממשלה והממשלה על ההחלטה לקבל את מפת הדרכים. אני משוכנעת, שככל שאנחנו נתקדם בתהליך המדיני, כן ייטב מצבנו הכלכלי.</w:t>
      </w:r>
    </w:p>
    <w:p w14:paraId="0239A429" w14:textId="77777777" w:rsidR="00000000" w:rsidRDefault="007C71EE">
      <w:pPr>
        <w:pStyle w:val="a"/>
        <w:rPr>
          <w:rFonts w:hint="cs"/>
          <w:rtl/>
        </w:rPr>
      </w:pPr>
    </w:p>
    <w:p w14:paraId="785B6C71" w14:textId="77777777" w:rsidR="00000000" w:rsidRDefault="007C71EE">
      <w:pPr>
        <w:pStyle w:val="a"/>
        <w:rPr>
          <w:rFonts w:hint="cs"/>
          <w:rtl/>
        </w:rPr>
      </w:pPr>
      <w:r>
        <w:rPr>
          <w:rFonts w:hint="cs"/>
          <w:rtl/>
        </w:rPr>
        <w:t>כמו כן, אני מנצלת את ההזדמנות הזאת ואני רוצה לשבח את השר פורז, שהשכיל, בעוד מועד, למנוע שביתה של הרשויות המקומיות</w:t>
      </w:r>
      <w:r>
        <w:rPr>
          <w:rFonts w:hint="cs"/>
          <w:rtl/>
        </w:rPr>
        <w:t xml:space="preserve"> בכך שמנע את איחוד רשויות בכפייה על-ידי חקיקה חד-צדדית - כפי שהיתה הכוונה בתחילה - ואפשר לרשויות השונות להשמיע את דברן בצורה מסודרת, עניינית וממצה.</w:t>
      </w:r>
    </w:p>
    <w:p w14:paraId="665C2A0E" w14:textId="77777777" w:rsidR="00000000" w:rsidRDefault="007C71EE">
      <w:pPr>
        <w:pStyle w:val="a"/>
        <w:rPr>
          <w:rFonts w:hint="cs"/>
          <w:rtl/>
        </w:rPr>
      </w:pPr>
    </w:p>
    <w:p w14:paraId="78C6475B" w14:textId="77777777" w:rsidR="00000000" w:rsidRDefault="007C71EE">
      <w:pPr>
        <w:pStyle w:val="a"/>
        <w:rPr>
          <w:rFonts w:hint="cs"/>
          <w:rtl/>
        </w:rPr>
      </w:pPr>
      <w:r>
        <w:rPr>
          <w:rFonts w:hint="cs"/>
          <w:rtl/>
        </w:rPr>
        <w:t>אדוני היושב-ראש, התוכנית הכלכלית שמונחת כאן ועומדת לקריאה שנייה ושלישית, פוגעת בכולם - בנשים, בילדים, בקשיש</w:t>
      </w:r>
      <w:r>
        <w:rPr>
          <w:rFonts w:hint="cs"/>
          <w:rtl/>
        </w:rPr>
        <w:t xml:space="preserve">ים, בחקלאים, במעמד הביניים. התוכנית, לדאבוני, פוגעת בתרבות, בחינוך, בהתיישבות, באזורי הפריפריה, בערביי ישראל, ועוד. אין ספק כי התוכנית הזאת תביא לכך שהעני ימשיך להיות עני, מעמד הביניים ייחלש, ואילו העשירים יתעשרו. </w:t>
      </w:r>
    </w:p>
    <w:p w14:paraId="69AC59F4" w14:textId="77777777" w:rsidR="00000000" w:rsidRDefault="007C71EE">
      <w:pPr>
        <w:pStyle w:val="a"/>
        <w:rPr>
          <w:rFonts w:hint="cs"/>
          <w:rtl/>
        </w:rPr>
      </w:pPr>
    </w:p>
    <w:p w14:paraId="1403D510" w14:textId="77777777" w:rsidR="00000000" w:rsidRDefault="007C71EE">
      <w:pPr>
        <w:pStyle w:val="a"/>
        <w:rPr>
          <w:rFonts w:hint="cs"/>
          <w:rtl/>
        </w:rPr>
      </w:pPr>
      <w:r>
        <w:rPr>
          <w:rFonts w:hint="cs"/>
          <w:rtl/>
        </w:rPr>
        <w:t>הבוקר ברצוני להתמקד בפגיעה בפריפריה ובהת</w:t>
      </w:r>
      <w:r>
        <w:rPr>
          <w:rFonts w:hint="cs"/>
          <w:rtl/>
        </w:rPr>
        <w:t>יישבות בערבה. יישובי הערבה ממלאים באומץ ובתחושת שליחות את מצוות יישוב הארץ. הם אלו אשר נטלו ונוטלים על עצמם משימות כגון הפרחת הנגב, שמירת האדמות ועיבודן ויצירת חיים קהילתיים עשירים במחוזה הדרומי של מדינת ישראל. אלו אותם יישובים ואותם אנשים אשר התוכנית הכלכ</w:t>
      </w:r>
      <w:r>
        <w:rPr>
          <w:rFonts w:hint="cs"/>
          <w:rtl/>
        </w:rPr>
        <w:t>לית תמנע מהם את היכולת להמשיך את מפעל חייהם, לפתח עבור מדינת ישראל כולה את הנגב והערבה.</w:t>
      </w:r>
    </w:p>
    <w:p w14:paraId="72117E1B" w14:textId="77777777" w:rsidR="00000000" w:rsidRDefault="007C71EE">
      <w:pPr>
        <w:pStyle w:val="a"/>
        <w:rPr>
          <w:rFonts w:hint="cs"/>
          <w:rtl/>
        </w:rPr>
      </w:pPr>
    </w:p>
    <w:p w14:paraId="241FD3F6" w14:textId="77777777" w:rsidR="00000000" w:rsidRDefault="007C71EE">
      <w:pPr>
        <w:pStyle w:val="a"/>
        <w:rPr>
          <w:rFonts w:hint="cs"/>
          <w:rtl/>
        </w:rPr>
      </w:pPr>
      <w:r>
        <w:rPr>
          <w:rFonts w:hint="cs"/>
          <w:rtl/>
        </w:rPr>
        <w:t>לפני כ=50 שנה הם הגיעו לשם - כמה עשרות אנשים צעירים - להתיישב בחלק הרחוק ביותר והקשה ביותר שהותירה בידם המדינה הצעירה לאחר מלחמת השחרור שלה. הם לא חיפשו עושר, הם לא חי</w:t>
      </w:r>
      <w:r>
        <w:rPr>
          <w:rFonts w:hint="cs"/>
          <w:rtl/>
        </w:rPr>
        <w:t>פשו רווחה או תנאים מועדפים, אלא את טעם החיים של עם שלמד במשך אלפי שנים, שללא אדמה תחת רגליו, לא תהיה לו ריבונות לעולם.</w:t>
      </w:r>
    </w:p>
    <w:p w14:paraId="74134B79" w14:textId="77777777" w:rsidR="00000000" w:rsidRDefault="007C71EE">
      <w:pPr>
        <w:pStyle w:val="a"/>
        <w:rPr>
          <w:rFonts w:hint="cs"/>
          <w:rtl/>
        </w:rPr>
      </w:pPr>
    </w:p>
    <w:p w14:paraId="23434942" w14:textId="77777777" w:rsidR="00000000" w:rsidRDefault="007C71EE">
      <w:pPr>
        <w:pStyle w:val="a"/>
        <w:rPr>
          <w:rFonts w:hint="cs"/>
          <w:rtl/>
        </w:rPr>
      </w:pPr>
      <w:r>
        <w:rPr>
          <w:rFonts w:hint="cs"/>
          <w:rtl/>
        </w:rPr>
        <w:t>בנגב הרחוק הזה מעולם לא ישבו אנשים דרך קבע, אלא אם היתה מאחוריהם ממלכה. גם להם היתה בתחילה ממשלה שרצתה והאמינה באחיזה היהודית בנגב הריק,</w:t>
      </w:r>
      <w:r>
        <w:rPr>
          <w:rFonts w:hint="cs"/>
          <w:rtl/>
        </w:rPr>
        <w:t xml:space="preserve"> ששטחו היה למעלה ממחצית שטחה של  מדינת ישראל. </w:t>
      </w:r>
    </w:p>
    <w:p w14:paraId="675E3CD2" w14:textId="77777777" w:rsidR="00000000" w:rsidRDefault="007C71EE">
      <w:pPr>
        <w:pStyle w:val="a"/>
        <w:rPr>
          <w:rFonts w:hint="cs"/>
          <w:rtl/>
        </w:rPr>
      </w:pPr>
    </w:p>
    <w:p w14:paraId="255027F2" w14:textId="77777777" w:rsidR="00000000" w:rsidRDefault="007C71EE">
      <w:pPr>
        <w:pStyle w:val="a"/>
        <w:rPr>
          <w:rFonts w:hint="cs"/>
          <w:rtl/>
        </w:rPr>
      </w:pPr>
      <w:r>
        <w:rPr>
          <w:rFonts w:hint="cs"/>
          <w:rtl/>
        </w:rPr>
        <w:t>אותם מתיישבים היו מפוכחים דיים  לדעת שמהר מאוד ימצאו עצמם לבד. מודעות זו הולידה את היצר, את הכשרון ואת הנחישות לרכוש מהר יכולת להקים בית בלב הישימון האכזרי הזה, ללא עזרת אף אחד. את הצלחתם הם חולקים היום עם כו</w:t>
      </w:r>
      <w:r>
        <w:rPr>
          <w:rFonts w:hint="cs"/>
          <w:rtl/>
        </w:rPr>
        <w:t>לנו. יש בנגב הרחוק והצחיח יישובים היוצרים אדמה ומחזיקים בה בשל היותה בבת-עינה של הריבונות היהודית המחודשת. ביישובים אלה גדל כבר דור שלישי, תוך קיום אורח חיים מודרני, צומח ומתחדש.</w:t>
      </w:r>
    </w:p>
    <w:p w14:paraId="0F1938B9" w14:textId="77777777" w:rsidR="00000000" w:rsidRDefault="007C71EE">
      <w:pPr>
        <w:pStyle w:val="a"/>
        <w:rPr>
          <w:rFonts w:hint="cs"/>
          <w:rtl/>
        </w:rPr>
      </w:pPr>
    </w:p>
    <w:p w14:paraId="55A1C176" w14:textId="77777777" w:rsidR="00000000" w:rsidRDefault="007C71EE">
      <w:pPr>
        <w:pStyle w:val="a"/>
        <w:rPr>
          <w:rFonts w:hint="cs"/>
          <w:rtl/>
        </w:rPr>
      </w:pPr>
      <w:r>
        <w:rPr>
          <w:rFonts w:hint="cs"/>
          <w:rtl/>
        </w:rPr>
        <w:t>הכול שם יקר יותר. כל מה שעולה לנו - עולה שם בערבה 30% יותר; והם אינם מתלונני</w:t>
      </w:r>
      <w:r>
        <w:rPr>
          <w:rFonts w:hint="cs"/>
          <w:rtl/>
        </w:rPr>
        <w:t xml:space="preserve">ם - לא בימי החורף הפרוץ לרוחות מקפיאות ולא בקיץ, שאף אחד מאתנו אפילו לא יודע אפס קצהו של להטו. </w:t>
      </w:r>
    </w:p>
    <w:p w14:paraId="3987A4CF" w14:textId="77777777" w:rsidR="00000000" w:rsidRDefault="007C71EE">
      <w:pPr>
        <w:pStyle w:val="a"/>
        <w:rPr>
          <w:rFonts w:hint="cs"/>
          <w:rtl/>
        </w:rPr>
      </w:pPr>
    </w:p>
    <w:p w14:paraId="23CA63FB" w14:textId="77777777" w:rsidR="00000000" w:rsidRDefault="007C71EE">
      <w:pPr>
        <w:pStyle w:val="a"/>
        <w:rPr>
          <w:rFonts w:hint="cs"/>
          <w:rtl/>
        </w:rPr>
      </w:pPr>
      <w:r>
        <w:rPr>
          <w:rFonts w:hint="cs"/>
          <w:rtl/>
        </w:rPr>
        <w:t>כולנו מדברים על חשיבותו של הנגב. למרביתנו, הנגב הוא באר-שבע. מעטים יודעים שבאר-שבע היא מרכז הארץ, והמרחק ממנה לאילת הוא כמו המרחק ממנה למטולה; מעטים מבינים ויו</w:t>
      </w:r>
      <w:r>
        <w:rPr>
          <w:rFonts w:hint="cs"/>
          <w:rtl/>
        </w:rPr>
        <w:t xml:space="preserve">דעים משמעותו של המרחק ממרכז הארץ עבור היושבים בלבה של השממה; מעטים מבינים מה הנטל שלוקחים על עצמם המתיישבים באזור רחוק ומנותק כמו הנגב הרחוק. טעם חייהם הוא שליחותם לקיים מרחבים אלה עבור העם היהודי. </w:t>
      </w:r>
    </w:p>
    <w:p w14:paraId="266A524D" w14:textId="77777777" w:rsidR="00000000" w:rsidRDefault="007C71EE">
      <w:pPr>
        <w:pStyle w:val="a"/>
        <w:rPr>
          <w:rFonts w:hint="cs"/>
          <w:rtl/>
        </w:rPr>
      </w:pPr>
    </w:p>
    <w:p w14:paraId="57E41DB3" w14:textId="77777777" w:rsidR="00000000" w:rsidRDefault="007C71EE">
      <w:pPr>
        <w:pStyle w:val="a"/>
        <w:rPr>
          <w:rFonts w:hint="cs"/>
          <w:rtl/>
        </w:rPr>
      </w:pPr>
      <w:r>
        <w:rPr>
          <w:rFonts w:hint="cs"/>
          <w:rtl/>
        </w:rPr>
        <w:t>עוד יותר מכך. תושבי הערבה באו מבתים מסודרים. הם יכלו לחי</w:t>
      </w:r>
      <w:r>
        <w:rPr>
          <w:rFonts w:hint="cs"/>
          <w:rtl/>
        </w:rPr>
        <w:t>ות חיים טובים כמונו במרכז הארץ ובעריה. תושבי הערבה חיים בה מתוך בחירה וחירות, אבל אינם בטוחים שגם בניהם ובני בניהם ימשיכו אחריהם, אם לא תינתן להם האפשרות לחיות שם בכבוד.</w:t>
      </w:r>
    </w:p>
    <w:p w14:paraId="6554520A" w14:textId="77777777" w:rsidR="00000000" w:rsidRDefault="007C71EE">
      <w:pPr>
        <w:pStyle w:val="a"/>
        <w:rPr>
          <w:rFonts w:hint="cs"/>
          <w:rtl/>
        </w:rPr>
      </w:pPr>
    </w:p>
    <w:p w14:paraId="6EDC26B1" w14:textId="77777777" w:rsidR="00000000" w:rsidRDefault="007C71EE">
      <w:pPr>
        <w:pStyle w:val="a"/>
        <w:rPr>
          <w:rFonts w:hint="cs"/>
          <w:rtl/>
        </w:rPr>
      </w:pPr>
      <w:r>
        <w:rPr>
          <w:rFonts w:hint="cs"/>
          <w:rtl/>
        </w:rPr>
        <w:t>וזה המקום להביא ציטוט מדבריו של חבר קיבוץ יוטבתה, דובי הלמן, כפי שנאמרו בישיבת ועדת ה</w:t>
      </w:r>
      <w:r>
        <w:rPr>
          <w:rFonts w:hint="cs"/>
          <w:rtl/>
        </w:rPr>
        <w:t>כספים לפני כשבוע: "בעוד כמה שבועות תחוסל בצורה צינית החקלאות הימית במפרץ אילת, שהיא אחד המפעלים הגדולים שהקמנו בנגב כדי להחיות את המרחב הריק הזה. היום אתם מתכוונים להשוות את המס המוטל עלינו למס המוטל עליכם, אבל לא להשוות את עלות החיים שלנו לעלות החיים שלכם</w:t>
      </w:r>
      <w:r>
        <w:rPr>
          <w:rFonts w:hint="cs"/>
          <w:rtl/>
        </w:rPr>
        <w:t>; היום אתם מתכוונים להעלות את מחיר המים, שבעזרתם אנו שומרים עבורכם על אדמתכם; היום אתם מתכוונים להרוס כל מה שבנינו עבורכם, ואתם משלים עצמכם שתוכלו לחיות לבטח גם אם מרבית הארץ הזאת לא תהיה מיושבת על-ידי היהודים. אתם משלים את עצמכם שמספיקים לכם גבולות וצבא ח</w:t>
      </w:r>
      <w:r>
        <w:rPr>
          <w:rFonts w:hint="cs"/>
          <w:rtl/>
        </w:rPr>
        <w:t>זק שישמור עליכם בעריכם הצפופות".</w:t>
      </w:r>
    </w:p>
    <w:p w14:paraId="0EC54512" w14:textId="77777777" w:rsidR="00000000" w:rsidRDefault="007C71EE">
      <w:pPr>
        <w:pStyle w:val="a"/>
        <w:rPr>
          <w:rFonts w:hint="cs"/>
          <w:rtl/>
        </w:rPr>
      </w:pPr>
    </w:p>
    <w:p w14:paraId="40F78540" w14:textId="77777777" w:rsidR="00000000" w:rsidRDefault="007C71EE">
      <w:pPr>
        <w:pStyle w:val="a"/>
        <w:rPr>
          <w:rFonts w:hint="cs"/>
          <w:rtl/>
        </w:rPr>
      </w:pPr>
      <w:r>
        <w:rPr>
          <w:rFonts w:hint="cs"/>
          <w:rtl/>
        </w:rPr>
        <w:t>"ובכן, תטילו את המסים, תייקרו את המים, תעבירו מן העולם את החקלאות הישראלית. תשלו את עצמכם כי הישועה תבוא מכלכלה חדשה וסהרורית, תשלו את עצמכם כי אתם קונים לכם ביטחון וחוסן כלכלי על-ידי צמצומה של מדינת ישראל. לא תהיה זו הפעם</w:t>
      </w:r>
      <w:r>
        <w:rPr>
          <w:rFonts w:hint="cs"/>
          <w:rtl/>
        </w:rPr>
        <w:t xml:space="preserve"> הראשונה שעם ישראל ויתר במו-ידיו על חירותו וריבונותו תמורת האשליה שהחיים הקלים הם גם החיים הטובים."</w:t>
      </w:r>
    </w:p>
    <w:p w14:paraId="72BFCD8D" w14:textId="77777777" w:rsidR="00000000" w:rsidRDefault="007C71EE">
      <w:pPr>
        <w:pStyle w:val="a"/>
        <w:rPr>
          <w:rFonts w:hint="cs"/>
          <w:rtl/>
        </w:rPr>
      </w:pPr>
    </w:p>
    <w:p w14:paraId="433D8A3E" w14:textId="77777777" w:rsidR="00000000" w:rsidRDefault="007C71EE">
      <w:pPr>
        <w:pStyle w:val="a"/>
        <w:rPr>
          <w:rFonts w:hint="cs"/>
          <w:rtl/>
        </w:rPr>
      </w:pPr>
      <w:r>
        <w:rPr>
          <w:rFonts w:hint="cs"/>
          <w:rtl/>
        </w:rPr>
        <w:t>"אין כאן ימין או שמאל; אין כאן חוכמה כלכלית מול אידיאולוגיה אחרת; אין כאן מצב קשה שיש לו רק פתרונות כואבים הכרחיים מסוג זה שאתם מציעים. יש כאן שכחת עצמנו ו</w:t>
      </w:r>
      <w:r>
        <w:rPr>
          <w:rFonts w:hint="cs"/>
          <w:rtl/>
        </w:rPr>
        <w:t>אי-הבנת מה עיקר ומה טפל בדרכו של העם היהודי לריבונות ועצמאות".</w:t>
      </w:r>
    </w:p>
    <w:p w14:paraId="2AED3548" w14:textId="77777777" w:rsidR="00000000" w:rsidRDefault="007C71EE">
      <w:pPr>
        <w:pStyle w:val="a"/>
        <w:rPr>
          <w:rFonts w:hint="cs"/>
          <w:rtl/>
        </w:rPr>
      </w:pPr>
    </w:p>
    <w:p w14:paraId="6921CCF1" w14:textId="77777777" w:rsidR="00000000" w:rsidRDefault="007C71EE">
      <w:pPr>
        <w:pStyle w:val="a"/>
        <w:rPr>
          <w:rFonts w:hint="cs"/>
          <w:rtl/>
        </w:rPr>
      </w:pPr>
      <w:r>
        <w:rPr>
          <w:rFonts w:hint="cs"/>
          <w:rtl/>
        </w:rPr>
        <w:t xml:space="preserve">"הייתי יכול להזכיר לכם שביטול רעיון ההקלות במס או חוק הנגב, מתייחס לאוכלוסייה קטנה והסכומים אינם גדולים. הייתי יכול לבקש את חסדכם למנוע פגיעה בנו. אינני יכול לעשות דברים מועילים אלה ללא מעילה </w:t>
      </w:r>
      <w:r>
        <w:rPr>
          <w:rFonts w:hint="cs"/>
          <w:rtl/>
        </w:rPr>
        <w:t>באמת הפנימית שלי. אינני מבקש לעצמי מאומה ואיני רוצה לחיות מחסדי אף אחד. לא נעזוב את משמרתנו גם כאשר אתם מפנים לשליחותנו גב. ספק אם נוכל להנחיל עיקשותנו זו לדורות הבאים אחרינו."</w:t>
      </w:r>
    </w:p>
    <w:p w14:paraId="50C025D2" w14:textId="77777777" w:rsidR="00000000" w:rsidRDefault="007C71EE">
      <w:pPr>
        <w:pStyle w:val="a"/>
        <w:rPr>
          <w:rFonts w:hint="cs"/>
          <w:rtl/>
        </w:rPr>
      </w:pPr>
    </w:p>
    <w:p w14:paraId="7677D52F" w14:textId="77777777" w:rsidR="00000000" w:rsidRDefault="007C71EE">
      <w:pPr>
        <w:pStyle w:val="a"/>
        <w:rPr>
          <w:rFonts w:hint="cs"/>
          <w:rtl/>
        </w:rPr>
      </w:pPr>
      <w:r>
        <w:rPr>
          <w:rFonts w:hint="cs"/>
          <w:rtl/>
        </w:rPr>
        <w:t>ומכאן אני אומרת, אדוני היושב-ראש וחברי הכנסת, התוכנית הכלכלית פוגעת ביישובי הע</w:t>
      </w:r>
      <w:r>
        <w:rPr>
          <w:rFonts w:hint="cs"/>
          <w:rtl/>
        </w:rPr>
        <w:t>רבה ובכלל ההתיישבות בפריפריה בהיבטים נוספים. ביטול מענק הדיור יגרום לכך שצעירים לא יגיעו להתגורר באזורים הללו ויישארו בהם רק הוותיקים. יתירה מכך, הצעירים שכבר לקחו משכנתאות, החליטו לעבור להתגורר בפריפריה והניחו שיזכו לקבל הטבות מס - ייפגעו משום שלא יוכלו ל</w:t>
      </w:r>
      <w:r>
        <w:rPr>
          <w:rFonts w:hint="cs"/>
          <w:rtl/>
        </w:rPr>
        <w:t xml:space="preserve">שלם את העלויות הגבוהות. </w:t>
      </w:r>
    </w:p>
    <w:p w14:paraId="6E3A5B7D" w14:textId="77777777" w:rsidR="00000000" w:rsidRDefault="007C71EE">
      <w:pPr>
        <w:pStyle w:val="a"/>
        <w:rPr>
          <w:rFonts w:hint="cs"/>
          <w:rtl/>
        </w:rPr>
      </w:pPr>
    </w:p>
    <w:p w14:paraId="4FD4CE82" w14:textId="77777777" w:rsidR="00000000" w:rsidRDefault="007C71EE">
      <w:pPr>
        <w:pStyle w:val="a"/>
        <w:rPr>
          <w:rFonts w:hint="cs"/>
          <w:rtl/>
        </w:rPr>
      </w:pPr>
      <w:r>
        <w:rPr>
          <w:rFonts w:hint="cs"/>
          <w:rtl/>
        </w:rPr>
        <w:t>רוני, אני רואה שאתה מגלה סימני יציאה, אבל אני בדיוק מגיעה לסעיפים של ההסתייגויות, שתוכל להתמקד בהן.</w:t>
      </w:r>
    </w:p>
    <w:p w14:paraId="3203340F" w14:textId="77777777" w:rsidR="00000000" w:rsidRDefault="007C71EE">
      <w:pPr>
        <w:pStyle w:val="ac"/>
        <w:rPr>
          <w:rtl/>
        </w:rPr>
      </w:pPr>
      <w:r>
        <w:rPr>
          <w:rtl/>
        </w:rPr>
        <w:br/>
        <w:t>רוני בר-און (הליכוד):</w:t>
      </w:r>
    </w:p>
    <w:p w14:paraId="3FF0ED54" w14:textId="77777777" w:rsidR="00000000" w:rsidRDefault="007C71EE">
      <w:pPr>
        <w:pStyle w:val="a"/>
        <w:rPr>
          <w:rtl/>
        </w:rPr>
      </w:pPr>
    </w:p>
    <w:p w14:paraId="18CD8D1B" w14:textId="77777777" w:rsidR="00000000" w:rsidRDefault="007C71EE">
      <w:pPr>
        <w:pStyle w:val="a"/>
        <w:rPr>
          <w:rFonts w:hint="cs"/>
          <w:rtl/>
        </w:rPr>
      </w:pPr>
      <w:r>
        <w:rPr>
          <w:rFonts w:hint="cs"/>
          <w:rtl/>
        </w:rPr>
        <w:t>- - - אפילו התקרבתי - לא רק לראות, גם לשמוע.</w:t>
      </w:r>
    </w:p>
    <w:p w14:paraId="20AAF344" w14:textId="77777777" w:rsidR="00000000" w:rsidRDefault="007C71EE">
      <w:pPr>
        <w:pStyle w:val="SpeakerCon"/>
        <w:rPr>
          <w:rtl/>
        </w:rPr>
      </w:pPr>
      <w:r>
        <w:rPr>
          <w:rtl/>
        </w:rPr>
        <w:br/>
      </w:r>
      <w:bookmarkStart w:id="1091" w:name="FS000000865T27_05_2003_10_20_32C"/>
      <w:bookmarkEnd w:id="1091"/>
      <w:r>
        <w:rPr>
          <w:rFonts w:hint="cs"/>
          <w:rtl/>
        </w:rPr>
        <w:br/>
      </w:r>
      <w:r>
        <w:rPr>
          <w:rtl/>
        </w:rPr>
        <w:br/>
        <w:t>אורית נוקד (העבודה-מימד):</w:t>
      </w:r>
    </w:p>
    <w:p w14:paraId="594342DB" w14:textId="77777777" w:rsidR="00000000" w:rsidRDefault="007C71EE">
      <w:pPr>
        <w:pStyle w:val="a"/>
        <w:rPr>
          <w:rtl/>
        </w:rPr>
      </w:pPr>
    </w:p>
    <w:p w14:paraId="0468AC85" w14:textId="77777777" w:rsidR="00000000" w:rsidRDefault="007C71EE">
      <w:pPr>
        <w:pStyle w:val="a"/>
        <w:rPr>
          <w:rFonts w:hint="cs"/>
          <w:rtl/>
        </w:rPr>
      </w:pPr>
      <w:r>
        <w:rPr>
          <w:rFonts w:hint="cs"/>
          <w:rtl/>
        </w:rPr>
        <w:t>אני חושבת שאין מקום לבטל את הנח</w:t>
      </w:r>
      <w:r>
        <w:rPr>
          <w:rFonts w:hint="cs"/>
          <w:rtl/>
        </w:rPr>
        <w:t>ות המס לפריפריה, ועל אחת כמה וכמה כשמדובר ביישובי הערבה, אך אם כבר מחליטים לעשות זאת בטרם קירבו את הפריפריה למרכז, כי אז יש לעשות זאת בצורה מדורגת.</w:t>
      </w:r>
    </w:p>
    <w:p w14:paraId="3EAF1F71" w14:textId="77777777" w:rsidR="00000000" w:rsidRDefault="007C71EE">
      <w:pPr>
        <w:pStyle w:val="a"/>
        <w:rPr>
          <w:rFonts w:hint="cs"/>
          <w:rtl/>
        </w:rPr>
      </w:pPr>
    </w:p>
    <w:p w14:paraId="5F560392" w14:textId="77777777" w:rsidR="00000000" w:rsidRDefault="007C71EE">
      <w:pPr>
        <w:pStyle w:val="a"/>
        <w:rPr>
          <w:rFonts w:hint="cs"/>
          <w:rtl/>
        </w:rPr>
      </w:pPr>
      <w:r>
        <w:rPr>
          <w:rFonts w:hint="cs"/>
          <w:rtl/>
        </w:rPr>
        <w:t>היבט נוסף בעל משמעות רבה, קשור בהחלטה להטיל מס מעסיקים על עובדים זרים בחקלאות, ואני, אגב, מקבלת את ההחלטה ל</w:t>
      </w:r>
      <w:r>
        <w:rPr>
          <w:rFonts w:hint="cs"/>
          <w:rtl/>
        </w:rPr>
        <w:t>הטיל באמת מס על המעסיקים עובדים זרים. אני חושבת שזה באמת נכון, זה יקטין את האבטלה, ואם יינתן התמריץ המתאים - יוסיף עובדים ישראלים.</w:t>
      </w:r>
    </w:p>
    <w:p w14:paraId="01D3E9DC" w14:textId="77777777" w:rsidR="00000000" w:rsidRDefault="007C71EE">
      <w:pPr>
        <w:pStyle w:val="a"/>
        <w:rPr>
          <w:rFonts w:hint="cs"/>
          <w:rtl/>
        </w:rPr>
      </w:pPr>
    </w:p>
    <w:p w14:paraId="39BF4D07" w14:textId="77777777" w:rsidR="00000000" w:rsidRDefault="007C71EE">
      <w:pPr>
        <w:pStyle w:val="a"/>
        <w:rPr>
          <w:rFonts w:hint="cs"/>
          <w:rtl/>
        </w:rPr>
      </w:pPr>
      <w:r>
        <w:rPr>
          <w:rFonts w:hint="cs"/>
          <w:rtl/>
        </w:rPr>
        <w:t>אבל, ברצוני להזכירכם, כי יישובי הפריפריה בכלל והערבה בפרט מבוססים בראש ובראשונה על חקלאות. עקב חוסר בידיים עובדות נאלצים החק</w:t>
      </w:r>
      <w:r>
        <w:rPr>
          <w:rFonts w:hint="cs"/>
          <w:rtl/>
        </w:rPr>
        <w:t>לאים באזורים המרוחקים להסתמך על עובדים זרים. עובדים אלו הם חלק בלתי נפרד מתפקודו היומיומי של החקלאי ומיכולתו להתפרנס בכבוד.</w:t>
      </w:r>
    </w:p>
    <w:p w14:paraId="7AFAD08C" w14:textId="77777777" w:rsidR="00000000" w:rsidRDefault="007C71EE">
      <w:pPr>
        <w:pStyle w:val="a"/>
        <w:rPr>
          <w:rFonts w:hint="cs"/>
          <w:rtl/>
        </w:rPr>
      </w:pPr>
    </w:p>
    <w:p w14:paraId="031F74E3" w14:textId="77777777" w:rsidR="00000000" w:rsidRDefault="007C71EE">
      <w:pPr>
        <w:pStyle w:val="a"/>
        <w:rPr>
          <w:rFonts w:hint="cs"/>
          <w:rtl/>
        </w:rPr>
      </w:pPr>
      <w:r>
        <w:rPr>
          <w:rFonts w:hint="cs"/>
          <w:rtl/>
        </w:rPr>
        <w:t>גזירות האוצר יוצרות נטל כבד ביותר על החקלאים, מונעות מהם לקיים את משקיהם, וזאת על אף היותם מגזר יצרני שלכל הדעות יש לפתחו.</w:t>
      </w:r>
    </w:p>
    <w:p w14:paraId="68D3DCD6" w14:textId="77777777" w:rsidR="00000000" w:rsidRDefault="007C71EE">
      <w:pPr>
        <w:pStyle w:val="a"/>
        <w:rPr>
          <w:rFonts w:hint="cs"/>
          <w:rtl/>
        </w:rPr>
      </w:pPr>
    </w:p>
    <w:p w14:paraId="22CBFCAD" w14:textId="77777777" w:rsidR="00000000" w:rsidRDefault="007C71EE">
      <w:pPr>
        <w:pStyle w:val="a"/>
        <w:rPr>
          <w:rFonts w:hint="cs"/>
          <w:rtl/>
        </w:rPr>
      </w:pPr>
      <w:r>
        <w:rPr>
          <w:rFonts w:hint="cs"/>
          <w:rtl/>
        </w:rPr>
        <w:t>אני אכן</w:t>
      </w:r>
      <w:r>
        <w:rPr>
          <w:rFonts w:hint="cs"/>
          <w:rtl/>
        </w:rPr>
        <w:t xml:space="preserve"> הגשתי הסתייגות בפרק י', העוסק בעובדים זרים: הסתייגות לסעיף 44(א) והסתייגות לסעיף 45(ב), ואני מניחה שאם תקרא אותן, קרוב לוודאי תסכים אתי. </w:t>
      </w:r>
    </w:p>
    <w:p w14:paraId="06A937CB" w14:textId="77777777" w:rsidR="00000000" w:rsidRDefault="007C71EE">
      <w:pPr>
        <w:pStyle w:val="a"/>
        <w:rPr>
          <w:rFonts w:hint="cs"/>
          <w:rtl/>
        </w:rPr>
      </w:pPr>
    </w:p>
    <w:p w14:paraId="24CE0A0A" w14:textId="77777777" w:rsidR="00000000" w:rsidRDefault="007C71EE">
      <w:pPr>
        <w:pStyle w:val="a"/>
        <w:rPr>
          <w:rFonts w:hint="cs"/>
          <w:rtl/>
        </w:rPr>
      </w:pPr>
      <w:r>
        <w:rPr>
          <w:rFonts w:hint="cs"/>
          <w:rtl/>
        </w:rPr>
        <w:t>בוועדת הכספים, בדיון שהתקיים בנושא ביטול הטבות המס ליישובים, היה קונסנזוס שאסור לפגוע ביישובי הערבה. חשוב באמת לציין</w:t>
      </w:r>
      <w:r>
        <w:rPr>
          <w:rFonts w:hint="cs"/>
          <w:rtl/>
        </w:rPr>
        <w:t xml:space="preserve"> שיישובי הערבה קיבלו הטבות במס כבר משנות ה=60. הגשתי הסתייגות לסעיף 55(4) לתוכנית בפרק ט', העוסק במס הכנסה - אגב, פרק ט' עדיין לא הונח בפנינו - ודרשתי שלא יפגעו בהטבה הקיימת, העומדת כיום על 11%. במהלך ההצבעה בוועדה, שהתקיימה ביום חמישי בערב, עד הבוקר של יו</w:t>
      </w:r>
      <w:r>
        <w:rPr>
          <w:rFonts w:hint="cs"/>
          <w:rtl/>
        </w:rPr>
        <w:t>ם שישי, הסתייגותי התקבלה, אולם הקואליציה דרשה רוויזיה. לאחר שעברה סדרת חינוך בהנהגתו של חבר הכנסת גדעון סער, שעשה עבודתו נאמנה, נאלצו חברי הכנסת של הקואליציה להצביע נגד, ובכך נפלה ההסתייגות. בכוונתי להעלות הסתייגות זאת שוב בקריאה השנייה, בשל חשיבותה של ההת</w:t>
      </w:r>
      <w:r>
        <w:rPr>
          <w:rFonts w:hint="cs"/>
          <w:rtl/>
        </w:rPr>
        <w:t xml:space="preserve">יישבות בערבה למדינת ישראל. </w:t>
      </w:r>
    </w:p>
    <w:p w14:paraId="0F63EA51" w14:textId="77777777" w:rsidR="00000000" w:rsidRDefault="007C71EE">
      <w:pPr>
        <w:pStyle w:val="a"/>
        <w:rPr>
          <w:rFonts w:hint="cs"/>
          <w:rtl/>
        </w:rPr>
      </w:pPr>
    </w:p>
    <w:p w14:paraId="0720E040" w14:textId="77777777" w:rsidR="00000000" w:rsidRDefault="007C71EE">
      <w:pPr>
        <w:pStyle w:val="a"/>
        <w:rPr>
          <w:rFonts w:hint="cs"/>
          <w:rtl/>
        </w:rPr>
      </w:pPr>
      <w:r>
        <w:rPr>
          <w:rFonts w:hint="cs"/>
          <w:rtl/>
        </w:rPr>
        <w:t>עידוד ההתיישבות בערבה היה בסדר-היום הלאומי של כל ממשלות ישראל לדורותיהן. לכן אני חוזרת ופונה אליכם ומבקשת את תמיכתכם בהסתייגותי, שכן עלותה שולית וערכה החברתי, הציוני והאידיאולוגי רב ביותר.</w:t>
      </w:r>
    </w:p>
    <w:p w14:paraId="13479AEB" w14:textId="77777777" w:rsidR="00000000" w:rsidRDefault="007C71EE">
      <w:pPr>
        <w:pStyle w:val="a"/>
        <w:rPr>
          <w:rFonts w:hint="cs"/>
          <w:rtl/>
        </w:rPr>
      </w:pPr>
    </w:p>
    <w:p w14:paraId="3D0EEE88" w14:textId="77777777" w:rsidR="00000000" w:rsidRDefault="007C71EE">
      <w:pPr>
        <w:pStyle w:val="a"/>
        <w:rPr>
          <w:rFonts w:hint="cs"/>
          <w:rtl/>
        </w:rPr>
      </w:pPr>
      <w:r>
        <w:rPr>
          <w:rFonts w:hint="cs"/>
          <w:rtl/>
        </w:rPr>
        <w:t>אני רוצה לסכם בקריאה של כל אחד ואחד מ</w:t>
      </w:r>
      <w:r>
        <w:rPr>
          <w:rFonts w:hint="cs"/>
          <w:rtl/>
        </w:rPr>
        <w:t>אנשי האופוזיציה שעולה לדוכן הזה, וקוראת לכל אזרח ואזרחית במדינת ישראל, לא להישאר אדיש לעתיד הכלכלי שלנו ושל ילדינו. אני מזמינה אתכם להצטרף לצעדת המחאה של מטה המאבק המשותף החברתי-הפוליטי נגד התוכנית הכלכלית, שתתקיים ביום רביעי הקרוב. הצעדה תחל בשעה 16:00 בר</w:t>
      </w:r>
      <w:r>
        <w:rPr>
          <w:rFonts w:hint="cs"/>
          <w:rtl/>
        </w:rPr>
        <w:t xml:space="preserve">חבת "נזכור", ותסתיים בהפגנה מול הכנסת. אל תיתנו לממשלה לקבור את מדינת הרווחה. הצטרפו אלינו בניסיון להציל אותה. </w:t>
      </w:r>
    </w:p>
    <w:p w14:paraId="00E1A3FD" w14:textId="77777777" w:rsidR="00000000" w:rsidRDefault="007C71EE">
      <w:pPr>
        <w:pStyle w:val="a"/>
        <w:ind w:firstLine="0"/>
        <w:rPr>
          <w:rFonts w:hint="cs"/>
          <w:rtl/>
        </w:rPr>
      </w:pPr>
    </w:p>
    <w:p w14:paraId="6B5CC672" w14:textId="77777777" w:rsidR="00000000" w:rsidRDefault="007C71EE">
      <w:pPr>
        <w:pStyle w:val="ad"/>
        <w:rPr>
          <w:rtl/>
        </w:rPr>
      </w:pPr>
      <w:r>
        <w:rPr>
          <w:rtl/>
        </w:rPr>
        <w:t>היו"ר מיכאל נודלמן:</w:t>
      </w:r>
    </w:p>
    <w:p w14:paraId="613603B1" w14:textId="77777777" w:rsidR="00000000" w:rsidRDefault="007C71EE">
      <w:pPr>
        <w:pStyle w:val="a"/>
        <w:rPr>
          <w:rtl/>
        </w:rPr>
      </w:pPr>
    </w:p>
    <w:p w14:paraId="7038817A" w14:textId="77777777" w:rsidR="00000000" w:rsidRDefault="007C71EE">
      <w:pPr>
        <w:pStyle w:val="a"/>
        <w:rPr>
          <w:rFonts w:hint="cs"/>
          <w:rtl/>
        </w:rPr>
      </w:pPr>
      <w:r>
        <w:rPr>
          <w:rFonts w:hint="cs"/>
          <w:rtl/>
        </w:rPr>
        <w:t>תודה. חבר הכנסת אחמד טיבי - אינו נוכח. חבר הכנסת ג'מאל זחאלקה, אחריו - חבר הכנסת דוד טל, ואחריו - חבר הכנסת אמנון כהן.</w:t>
      </w:r>
    </w:p>
    <w:p w14:paraId="42CC1FE7" w14:textId="77777777" w:rsidR="00000000" w:rsidRDefault="007C71EE">
      <w:pPr>
        <w:pStyle w:val="a"/>
        <w:ind w:firstLine="0"/>
        <w:rPr>
          <w:rFonts w:hint="cs"/>
          <w:rtl/>
        </w:rPr>
      </w:pPr>
    </w:p>
    <w:p w14:paraId="2BF0C10D" w14:textId="77777777" w:rsidR="00000000" w:rsidRDefault="007C71EE">
      <w:pPr>
        <w:pStyle w:val="Speaker"/>
        <w:rPr>
          <w:rtl/>
        </w:rPr>
      </w:pPr>
      <w:bookmarkStart w:id="1092" w:name="FS000001061T27_05_2003_10_18_20"/>
      <w:bookmarkEnd w:id="1092"/>
      <w:r>
        <w:rPr>
          <w:rFonts w:hint="eastAsia"/>
          <w:rtl/>
        </w:rPr>
        <w:t>ג</w:t>
      </w:r>
      <w:r>
        <w:rPr>
          <w:rtl/>
        </w:rPr>
        <w:t>'</w:t>
      </w:r>
      <w:r>
        <w:rPr>
          <w:rtl/>
        </w:rPr>
        <w:t>מאל זחאלקה (בל"ד):</w:t>
      </w:r>
    </w:p>
    <w:p w14:paraId="4E2AEB49" w14:textId="77777777" w:rsidR="00000000" w:rsidRDefault="007C71EE">
      <w:pPr>
        <w:pStyle w:val="a"/>
        <w:rPr>
          <w:rFonts w:hint="cs"/>
          <w:rtl/>
        </w:rPr>
      </w:pPr>
    </w:p>
    <w:p w14:paraId="5F912802" w14:textId="77777777" w:rsidR="00000000" w:rsidRDefault="007C71EE">
      <w:pPr>
        <w:pStyle w:val="a"/>
        <w:rPr>
          <w:rFonts w:hint="cs"/>
          <w:rtl/>
        </w:rPr>
      </w:pPr>
      <w:r>
        <w:rPr>
          <w:rFonts w:hint="cs"/>
          <w:rtl/>
        </w:rPr>
        <w:t>אדוני היושב-ראש, חברי וחברות הכנסת, אני רואה שיש רק חברות כנסת היום. זו הפעם הראשונה שזה קורה. זה נדיר, דרך אגב.</w:t>
      </w:r>
    </w:p>
    <w:p w14:paraId="5EB8C26C" w14:textId="77777777" w:rsidR="00000000" w:rsidRDefault="007C71EE">
      <w:pPr>
        <w:pStyle w:val="a"/>
        <w:ind w:firstLine="0"/>
        <w:rPr>
          <w:rFonts w:hint="cs"/>
          <w:rtl/>
        </w:rPr>
      </w:pPr>
    </w:p>
    <w:p w14:paraId="71078013" w14:textId="77777777" w:rsidR="00000000" w:rsidRDefault="007C71EE">
      <w:pPr>
        <w:pStyle w:val="ac"/>
        <w:rPr>
          <w:rtl/>
        </w:rPr>
      </w:pPr>
      <w:r>
        <w:rPr>
          <w:rFonts w:hint="eastAsia"/>
          <w:rtl/>
        </w:rPr>
        <w:t>אורית</w:t>
      </w:r>
      <w:r>
        <w:rPr>
          <w:rtl/>
        </w:rPr>
        <w:t xml:space="preserve"> נוקד (העבודה-מימד):</w:t>
      </w:r>
    </w:p>
    <w:p w14:paraId="47C946BF" w14:textId="77777777" w:rsidR="00000000" w:rsidRDefault="007C71EE">
      <w:pPr>
        <w:pStyle w:val="a"/>
        <w:rPr>
          <w:rFonts w:hint="cs"/>
          <w:rtl/>
        </w:rPr>
      </w:pPr>
    </w:p>
    <w:p w14:paraId="0FABF252" w14:textId="77777777" w:rsidR="00000000" w:rsidRDefault="007C71EE">
      <w:pPr>
        <w:pStyle w:val="a"/>
        <w:rPr>
          <w:rFonts w:hint="cs"/>
          <w:rtl/>
        </w:rPr>
      </w:pPr>
      <w:r>
        <w:rPr>
          <w:rFonts w:hint="cs"/>
          <w:rtl/>
        </w:rPr>
        <w:t>צריך עוד.</w:t>
      </w:r>
    </w:p>
    <w:p w14:paraId="527BDA9A" w14:textId="77777777" w:rsidR="00000000" w:rsidRDefault="007C71EE">
      <w:pPr>
        <w:pStyle w:val="a"/>
        <w:ind w:firstLine="0"/>
        <w:rPr>
          <w:rFonts w:hint="cs"/>
          <w:rtl/>
        </w:rPr>
      </w:pPr>
    </w:p>
    <w:p w14:paraId="747E233A" w14:textId="77777777" w:rsidR="00000000" w:rsidRDefault="007C71EE">
      <w:pPr>
        <w:pStyle w:val="SpeakerCon"/>
        <w:rPr>
          <w:rtl/>
        </w:rPr>
      </w:pPr>
      <w:bookmarkStart w:id="1093" w:name="FS000001061T27_05_2003_10_18_46C"/>
      <w:bookmarkEnd w:id="1093"/>
    </w:p>
    <w:p w14:paraId="261A6DBF" w14:textId="77777777" w:rsidR="00000000" w:rsidRDefault="007C71EE">
      <w:pPr>
        <w:pStyle w:val="SpeakerCon"/>
        <w:rPr>
          <w:rtl/>
        </w:rPr>
      </w:pPr>
      <w:r>
        <w:rPr>
          <w:rtl/>
        </w:rPr>
        <w:t>ג'מאל זחאלקה (בל"ד):</w:t>
      </w:r>
    </w:p>
    <w:p w14:paraId="5EF0EDA9" w14:textId="77777777" w:rsidR="00000000" w:rsidRDefault="007C71EE">
      <w:pPr>
        <w:pStyle w:val="a"/>
        <w:rPr>
          <w:rtl/>
        </w:rPr>
      </w:pPr>
    </w:p>
    <w:p w14:paraId="5BDA4BDA" w14:textId="77777777" w:rsidR="00000000" w:rsidRDefault="007C71EE">
      <w:pPr>
        <w:pStyle w:val="a"/>
        <w:rPr>
          <w:rFonts w:hint="cs"/>
          <w:rtl/>
        </w:rPr>
      </w:pPr>
      <w:r>
        <w:rPr>
          <w:rFonts w:hint="cs"/>
          <w:rtl/>
        </w:rPr>
        <w:t xml:space="preserve">כן, צריך עוד,  אבל נדיר שאפשר להגיד גבירותי חברות הכנסת, בלי </w:t>
      </w:r>
      <w:r>
        <w:rPr>
          <w:rFonts w:hint="cs"/>
          <w:rtl/>
        </w:rPr>
        <w:t>להשתמש בלשון זכר.</w:t>
      </w:r>
    </w:p>
    <w:p w14:paraId="609CD3C5" w14:textId="77777777" w:rsidR="00000000" w:rsidRDefault="007C71EE">
      <w:pPr>
        <w:pStyle w:val="a"/>
        <w:ind w:firstLine="0"/>
        <w:rPr>
          <w:rFonts w:hint="cs"/>
          <w:rtl/>
        </w:rPr>
      </w:pPr>
    </w:p>
    <w:p w14:paraId="7B7503C8" w14:textId="77777777" w:rsidR="00000000" w:rsidRDefault="007C71EE">
      <w:pPr>
        <w:pStyle w:val="ac"/>
        <w:rPr>
          <w:rtl/>
        </w:rPr>
      </w:pPr>
      <w:r>
        <w:rPr>
          <w:rFonts w:hint="eastAsia"/>
          <w:rtl/>
        </w:rPr>
        <w:t>חיים</w:t>
      </w:r>
      <w:r>
        <w:rPr>
          <w:rtl/>
        </w:rPr>
        <w:t xml:space="preserve"> כץ (הליכוד):</w:t>
      </w:r>
    </w:p>
    <w:p w14:paraId="531EF9FB" w14:textId="77777777" w:rsidR="00000000" w:rsidRDefault="007C71EE">
      <w:pPr>
        <w:pStyle w:val="a"/>
        <w:rPr>
          <w:rFonts w:hint="cs"/>
          <w:rtl/>
        </w:rPr>
      </w:pPr>
    </w:p>
    <w:p w14:paraId="6668E26E" w14:textId="77777777" w:rsidR="00000000" w:rsidRDefault="007C71EE">
      <w:pPr>
        <w:pStyle w:val="a"/>
        <w:rPr>
          <w:rFonts w:hint="cs"/>
          <w:rtl/>
        </w:rPr>
      </w:pPr>
      <w:r>
        <w:rPr>
          <w:rFonts w:hint="cs"/>
          <w:rtl/>
        </w:rPr>
        <w:t>למה רק חברות הכנסת?</w:t>
      </w:r>
    </w:p>
    <w:p w14:paraId="60C38467" w14:textId="77777777" w:rsidR="00000000" w:rsidRDefault="007C71EE">
      <w:pPr>
        <w:pStyle w:val="a"/>
        <w:ind w:firstLine="0"/>
        <w:rPr>
          <w:rFonts w:hint="cs"/>
          <w:rtl/>
        </w:rPr>
      </w:pPr>
    </w:p>
    <w:p w14:paraId="47BB5994" w14:textId="77777777" w:rsidR="00000000" w:rsidRDefault="007C71EE">
      <w:pPr>
        <w:pStyle w:val="SpeakerCon"/>
        <w:rPr>
          <w:rtl/>
        </w:rPr>
      </w:pPr>
      <w:bookmarkStart w:id="1094" w:name="FS000001061T27_05_2003_10_19_16C"/>
      <w:bookmarkEnd w:id="1094"/>
      <w:r>
        <w:rPr>
          <w:rtl/>
        </w:rPr>
        <w:t>ג'מאל זחאלקה (בל"ד):</w:t>
      </w:r>
    </w:p>
    <w:p w14:paraId="79686DC3" w14:textId="77777777" w:rsidR="00000000" w:rsidRDefault="007C71EE">
      <w:pPr>
        <w:pStyle w:val="a"/>
        <w:rPr>
          <w:rtl/>
        </w:rPr>
      </w:pPr>
    </w:p>
    <w:p w14:paraId="3647BA5E" w14:textId="77777777" w:rsidR="00000000" w:rsidRDefault="007C71EE">
      <w:pPr>
        <w:pStyle w:val="a"/>
        <w:rPr>
          <w:rFonts w:hint="cs"/>
          <w:rtl/>
        </w:rPr>
      </w:pPr>
      <w:r>
        <w:rPr>
          <w:rFonts w:hint="cs"/>
          <w:rtl/>
        </w:rPr>
        <w:t xml:space="preserve">אתה היית בחוץ. אתה לא נחשב. </w:t>
      </w:r>
    </w:p>
    <w:p w14:paraId="78C56A9B" w14:textId="77777777" w:rsidR="00000000" w:rsidRDefault="007C71EE">
      <w:pPr>
        <w:pStyle w:val="a"/>
        <w:ind w:firstLine="0"/>
        <w:rPr>
          <w:rFonts w:hint="cs"/>
          <w:rtl/>
        </w:rPr>
      </w:pPr>
    </w:p>
    <w:p w14:paraId="4897C0EE" w14:textId="77777777" w:rsidR="00000000" w:rsidRDefault="007C71EE">
      <w:pPr>
        <w:pStyle w:val="ac"/>
        <w:rPr>
          <w:rtl/>
        </w:rPr>
      </w:pPr>
      <w:r>
        <w:rPr>
          <w:rFonts w:hint="eastAsia"/>
          <w:rtl/>
        </w:rPr>
        <w:t>חיים</w:t>
      </w:r>
      <w:r>
        <w:rPr>
          <w:rtl/>
        </w:rPr>
        <w:t xml:space="preserve"> כץ (הליכוד):</w:t>
      </w:r>
    </w:p>
    <w:p w14:paraId="00D157C9" w14:textId="77777777" w:rsidR="00000000" w:rsidRDefault="007C71EE">
      <w:pPr>
        <w:pStyle w:val="a"/>
        <w:rPr>
          <w:rFonts w:hint="cs"/>
          <w:rtl/>
        </w:rPr>
      </w:pPr>
    </w:p>
    <w:p w14:paraId="7A216E04" w14:textId="77777777" w:rsidR="00000000" w:rsidRDefault="007C71EE">
      <w:pPr>
        <w:pStyle w:val="a"/>
        <w:rPr>
          <w:rFonts w:hint="cs"/>
          <w:rtl/>
        </w:rPr>
      </w:pPr>
      <w:r>
        <w:rPr>
          <w:rFonts w:hint="cs"/>
          <w:rtl/>
        </w:rPr>
        <w:t xml:space="preserve">אני לא נחשב? </w:t>
      </w:r>
    </w:p>
    <w:p w14:paraId="6F8691E7" w14:textId="77777777" w:rsidR="00000000" w:rsidRDefault="007C71EE">
      <w:pPr>
        <w:pStyle w:val="a"/>
        <w:ind w:firstLine="0"/>
        <w:rPr>
          <w:rFonts w:hint="cs"/>
          <w:rtl/>
        </w:rPr>
      </w:pPr>
    </w:p>
    <w:p w14:paraId="18983971" w14:textId="77777777" w:rsidR="00000000" w:rsidRDefault="007C71EE">
      <w:pPr>
        <w:pStyle w:val="SpeakerCon"/>
        <w:rPr>
          <w:rtl/>
        </w:rPr>
      </w:pPr>
      <w:bookmarkStart w:id="1095" w:name="FS000001061T27_05_2003_10_19_29C"/>
      <w:bookmarkEnd w:id="1095"/>
      <w:r>
        <w:rPr>
          <w:rtl/>
        </w:rPr>
        <w:t>ג'מאל זחאלקה (בל"ד):</w:t>
      </w:r>
    </w:p>
    <w:p w14:paraId="22E05488" w14:textId="77777777" w:rsidR="00000000" w:rsidRDefault="007C71EE">
      <w:pPr>
        <w:pStyle w:val="a"/>
        <w:rPr>
          <w:rtl/>
        </w:rPr>
      </w:pPr>
    </w:p>
    <w:p w14:paraId="1317ACE4" w14:textId="77777777" w:rsidR="00000000" w:rsidRDefault="007C71EE">
      <w:pPr>
        <w:pStyle w:val="a"/>
        <w:rPr>
          <w:rFonts w:hint="cs"/>
          <w:rtl/>
        </w:rPr>
      </w:pPr>
      <w:r>
        <w:rPr>
          <w:rFonts w:hint="cs"/>
          <w:rtl/>
        </w:rPr>
        <w:t>לא, מאחורי הקו אתה לא נמצא בכנסת. כך קבע היושב-ראש.  כשאתה שם אתה לא נמצא באולם.</w:t>
      </w:r>
    </w:p>
    <w:p w14:paraId="0E50653F" w14:textId="77777777" w:rsidR="00000000" w:rsidRDefault="007C71EE">
      <w:pPr>
        <w:pStyle w:val="a"/>
        <w:ind w:firstLine="0"/>
        <w:rPr>
          <w:rFonts w:hint="cs"/>
          <w:rtl/>
        </w:rPr>
      </w:pPr>
    </w:p>
    <w:p w14:paraId="3D48E120" w14:textId="77777777" w:rsidR="00000000" w:rsidRDefault="007C71EE">
      <w:pPr>
        <w:pStyle w:val="ad"/>
        <w:rPr>
          <w:rtl/>
        </w:rPr>
      </w:pPr>
      <w:r>
        <w:rPr>
          <w:rtl/>
        </w:rPr>
        <w:t>היו"ר מ</w:t>
      </w:r>
      <w:r>
        <w:rPr>
          <w:rtl/>
        </w:rPr>
        <w:t>יכאל נודלמן:</w:t>
      </w:r>
    </w:p>
    <w:p w14:paraId="2FF16E27" w14:textId="77777777" w:rsidR="00000000" w:rsidRDefault="007C71EE">
      <w:pPr>
        <w:pStyle w:val="a"/>
        <w:rPr>
          <w:rtl/>
        </w:rPr>
      </w:pPr>
    </w:p>
    <w:p w14:paraId="5C1BACBA" w14:textId="77777777" w:rsidR="00000000" w:rsidRDefault="007C71EE">
      <w:pPr>
        <w:pStyle w:val="a"/>
        <w:rPr>
          <w:rFonts w:hint="cs"/>
          <w:rtl/>
        </w:rPr>
      </w:pPr>
      <w:r>
        <w:rPr>
          <w:rFonts w:hint="cs"/>
          <w:rtl/>
        </w:rPr>
        <w:t xml:space="preserve">חבר הכנסת כץ, הוא חשב שגם יושב-ראש הישיבה אינו חבר הכנסת. אבל מה לעשות, אני שותק. </w:t>
      </w:r>
    </w:p>
    <w:p w14:paraId="2CBE3E41" w14:textId="77777777" w:rsidR="00000000" w:rsidRDefault="007C71EE">
      <w:pPr>
        <w:pStyle w:val="a"/>
        <w:ind w:firstLine="0"/>
        <w:rPr>
          <w:rFonts w:hint="cs"/>
          <w:rtl/>
        </w:rPr>
      </w:pPr>
    </w:p>
    <w:p w14:paraId="1966FF8F" w14:textId="77777777" w:rsidR="00000000" w:rsidRDefault="007C71EE">
      <w:pPr>
        <w:pStyle w:val="SpeakerCon"/>
        <w:rPr>
          <w:rtl/>
        </w:rPr>
      </w:pPr>
      <w:bookmarkStart w:id="1096" w:name="FS000001061T27_05_2003_10_20_12C"/>
      <w:bookmarkEnd w:id="1096"/>
      <w:r>
        <w:rPr>
          <w:rtl/>
        </w:rPr>
        <w:t>ג'מאל זחאלקה (בל"ד):</w:t>
      </w:r>
    </w:p>
    <w:p w14:paraId="1F66D06A" w14:textId="77777777" w:rsidR="00000000" w:rsidRDefault="007C71EE">
      <w:pPr>
        <w:pStyle w:val="a"/>
        <w:rPr>
          <w:rtl/>
        </w:rPr>
      </w:pPr>
    </w:p>
    <w:p w14:paraId="46564694" w14:textId="77777777" w:rsidR="00000000" w:rsidRDefault="007C71EE">
      <w:pPr>
        <w:pStyle w:val="a"/>
        <w:rPr>
          <w:rFonts w:hint="cs"/>
          <w:rtl/>
        </w:rPr>
      </w:pPr>
      <w:r>
        <w:rPr>
          <w:rFonts w:hint="cs"/>
          <w:rtl/>
        </w:rPr>
        <w:t>לא, אמרתי, אדוני היושב-ראש, בנפרד. גבירותי חברות הכנסת ואדוני חבר הכנסת.  הנה עוד חברת כנסת. חברות הכנסת משכימות קום. זה ההסבר היחיד שיש</w:t>
      </w:r>
      <w:r>
        <w:rPr>
          <w:rFonts w:hint="cs"/>
          <w:rtl/>
        </w:rPr>
        <w:t xml:space="preserve"> לי. </w:t>
      </w:r>
    </w:p>
    <w:p w14:paraId="76DE6DF5" w14:textId="77777777" w:rsidR="00000000" w:rsidRDefault="007C71EE">
      <w:pPr>
        <w:pStyle w:val="a"/>
        <w:ind w:firstLine="0"/>
        <w:rPr>
          <w:rFonts w:hint="cs"/>
          <w:rtl/>
        </w:rPr>
      </w:pPr>
    </w:p>
    <w:p w14:paraId="4E2D5A2C" w14:textId="77777777" w:rsidR="00000000" w:rsidRDefault="007C71EE">
      <w:pPr>
        <w:pStyle w:val="ac"/>
        <w:rPr>
          <w:rtl/>
        </w:rPr>
      </w:pPr>
      <w:r>
        <w:rPr>
          <w:rFonts w:hint="eastAsia"/>
          <w:rtl/>
        </w:rPr>
        <w:t>אורית</w:t>
      </w:r>
      <w:r>
        <w:rPr>
          <w:rtl/>
        </w:rPr>
        <w:t xml:space="preserve"> נוקד (העבודה-מימד):</w:t>
      </w:r>
    </w:p>
    <w:p w14:paraId="3CE921BA" w14:textId="77777777" w:rsidR="00000000" w:rsidRDefault="007C71EE">
      <w:pPr>
        <w:pStyle w:val="a"/>
        <w:rPr>
          <w:rFonts w:hint="cs"/>
          <w:rtl/>
        </w:rPr>
      </w:pPr>
    </w:p>
    <w:p w14:paraId="56BFAAF2" w14:textId="77777777" w:rsidR="00000000" w:rsidRDefault="007C71EE">
      <w:pPr>
        <w:pStyle w:val="a"/>
        <w:rPr>
          <w:rFonts w:hint="cs"/>
          <w:rtl/>
        </w:rPr>
      </w:pPr>
      <w:r>
        <w:rPr>
          <w:rFonts w:hint="cs"/>
          <w:rtl/>
        </w:rPr>
        <w:t xml:space="preserve">הן חיילות טובות. </w:t>
      </w:r>
    </w:p>
    <w:p w14:paraId="120DDF9B" w14:textId="77777777" w:rsidR="00000000" w:rsidRDefault="007C71EE">
      <w:pPr>
        <w:pStyle w:val="a"/>
        <w:ind w:firstLine="0"/>
        <w:rPr>
          <w:rFonts w:hint="cs"/>
          <w:rtl/>
        </w:rPr>
      </w:pPr>
    </w:p>
    <w:p w14:paraId="3948010B" w14:textId="77777777" w:rsidR="00000000" w:rsidRDefault="007C71EE">
      <w:pPr>
        <w:pStyle w:val="SpeakerCon"/>
        <w:rPr>
          <w:rtl/>
        </w:rPr>
      </w:pPr>
      <w:bookmarkStart w:id="1097" w:name="FS000001061T27_05_2003_10_21_18C"/>
      <w:bookmarkEnd w:id="1097"/>
      <w:r>
        <w:rPr>
          <w:rtl/>
        </w:rPr>
        <w:t>ג'מאל זחאלקה (בל"ד):</w:t>
      </w:r>
    </w:p>
    <w:p w14:paraId="1A5CE4A1" w14:textId="77777777" w:rsidR="00000000" w:rsidRDefault="007C71EE">
      <w:pPr>
        <w:pStyle w:val="a"/>
        <w:ind w:firstLine="0"/>
        <w:rPr>
          <w:rFonts w:hint="cs"/>
          <w:rtl/>
        </w:rPr>
      </w:pPr>
    </w:p>
    <w:p w14:paraId="78BBC1F6" w14:textId="77777777" w:rsidR="00000000" w:rsidRDefault="007C71EE">
      <w:pPr>
        <w:pStyle w:val="a"/>
        <w:rPr>
          <w:rFonts w:hint="cs"/>
          <w:rtl/>
        </w:rPr>
      </w:pPr>
      <w:r>
        <w:rPr>
          <w:rFonts w:hint="cs"/>
          <w:rtl/>
        </w:rPr>
        <w:t xml:space="preserve">פעמים מספר העליתי את הנושא של היעדים הכלכליים שהם משוללים יעדים חברתיים. כלומר, הממשלה קובעת יעדים כלכליים ואינה קובעת יעדים חברתיים. מה שקורה, היעדים הכלכליים האלה  במקרים רבים או </w:t>
      </w:r>
      <w:r>
        <w:rPr>
          <w:rFonts w:hint="cs"/>
          <w:rtl/>
        </w:rPr>
        <w:t>ברוב המקרים, ובמקרה הזה על אחת כמה וכמה, מושגים על חשבון יעדים חברתיים, על חשבון אנשים עובדים, על חשבון נכים, על חשבון תלמידים, על חשבון החינוך, הרשויות המקומיות ויעדים חברתיים אחרים.</w:t>
      </w:r>
    </w:p>
    <w:p w14:paraId="560CF386" w14:textId="77777777" w:rsidR="00000000" w:rsidRDefault="007C71EE">
      <w:pPr>
        <w:pStyle w:val="a"/>
        <w:rPr>
          <w:rFonts w:hint="cs"/>
          <w:rtl/>
        </w:rPr>
      </w:pPr>
    </w:p>
    <w:p w14:paraId="49E750F1" w14:textId="77777777" w:rsidR="00000000" w:rsidRDefault="007C71EE">
      <w:pPr>
        <w:pStyle w:val="a"/>
        <w:rPr>
          <w:rFonts w:hint="cs"/>
          <w:rtl/>
        </w:rPr>
      </w:pPr>
      <w:r>
        <w:rPr>
          <w:rFonts w:hint="cs"/>
          <w:rtl/>
        </w:rPr>
        <w:t>ביקשתי, אדוני היושב-ראש, מיחידת המחקר והמידע בכנסת להכין  תחקיר, דוח, ע</w:t>
      </w:r>
      <w:r>
        <w:rPr>
          <w:rFonts w:hint="cs"/>
          <w:rtl/>
        </w:rPr>
        <w:t>ל הנושא הזה, ואקרא כמה משפטים ממנו. חלק מהדברים אמרתי קודם לכן, אבל אני מסתמך עכשיו על חוות דעת מקצועית של אחת ממחלקות הכנסת, שמן הסתם ביססה את הדברים על אנשים למודי ניסיון שיודעים מה קורה בעולם בתחום הזה. לפי בקשתי, הוכן מסמך רקע כלכלי לדיון בנושא טיפול ב</w:t>
      </w:r>
      <w:r>
        <w:rPr>
          <w:rFonts w:hint="cs"/>
          <w:rtl/>
        </w:rPr>
        <w:t>בעיות האבטלה באמצעות קביעת יעדי אבטלה. לפי הדוח הזה, מסתבר שמדינות מתוקנות, מדינות שיש בהן מצב כלכלי הרבה יותר טוב מאשר פה, שיש בהן התפתחות כלכלית מואצת, מיישמות את הכלי הזה של יעדים חברתיים.  מסתבר, לא כפי שחושבים אנשי שינוי, ולא כמו שחושבת הממשלה, שזה דו</w:t>
      </w:r>
      <w:r>
        <w:rPr>
          <w:rFonts w:hint="cs"/>
          <w:rtl/>
        </w:rPr>
        <w:t>וקא מכשיר שעוזר לכלכלה, ובסופו של דבר הוא טוב לאנשים וטוב לכלכלה. יש דבר כזה.</w:t>
      </w:r>
    </w:p>
    <w:p w14:paraId="4A1911A8" w14:textId="77777777" w:rsidR="00000000" w:rsidRDefault="007C71EE">
      <w:pPr>
        <w:pStyle w:val="a"/>
        <w:rPr>
          <w:rFonts w:hint="cs"/>
          <w:rtl/>
        </w:rPr>
      </w:pPr>
    </w:p>
    <w:p w14:paraId="3EC72748" w14:textId="77777777" w:rsidR="00000000" w:rsidRDefault="007C71EE">
      <w:pPr>
        <w:pStyle w:val="a"/>
        <w:rPr>
          <w:rFonts w:hint="cs"/>
          <w:rtl/>
        </w:rPr>
      </w:pPr>
      <w:r>
        <w:rPr>
          <w:rFonts w:hint="cs"/>
          <w:rtl/>
        </w:rPr>
        <w:t xml:space="preserve">בדוח הזה, בחלק הכללי שבו, מתייחסים למדיניות הזאת באירופה, ונאמר כך: "במרס 2000 התכנסה בליסבון ועידה משותפת של מדינות אירופה. היא קבעה, בין השאר, כמה יעדים בנושא התעסוקה, שמטרתם </w:t>
      </w:r>
      <w:r>
        <w:rPr>
          <w:rFonts w:hint="cs"/>
          <w:rtl/>
        </w:rPr>
        <w:t>להעלות בכ=10% את שיעור התעסוקה במדינות אירופה עד שנת 2010. בישראל לא נהוג לקבוע יעדים חברתיים כלשהם. הממשלה מסתפקת בקביעת יעדים כלכליים: יעדי אינפלציה ויעד גירעון, ובאמצעותם היא מנסה לייצב את הכלכלה ואת המחירים".</w:t>
      </w:r>
    </w:p>
    <w:p w14:paraId="793AD968" w14:textId="77777777" w:rsidR="00000000" w:rsidRDefault="007C71EE">
      <w:pPr>
        <w:pStyle w:val="a"/>
        <w:rPr>
          <w:rFonts w:hint="cs"/>
          <w:rtl/>
        </w:rPr>
      </w:pPr>
    </w:p>
    <w:p w14:paraId="61B36C55" w14:textId="77777777" w:rsidR="00000000" w:rsidRDefault="007C71EE">
      <w:pPr>
        <w:pStyle w:val="a"/>
        <w:rPr>
          <w:rFonts w:hint="cs"/>
          <w:rtl/>
        </w:rPr>
      </w:pPr>
      <w:r>
        <w:rPr>
          <w:rFonts w:hint="cs"/>
          <w:rtl/>
        </w:rPr>
        <w:t xml:space="preserve">אנחנו אמורים לאשר תוכנית כלכלית שכל כולה, </w:t>
      </w:r>
      <w:r>
        <w:rPr>
          <w:rFonts w:hint="cs"/>
          <w:rtl/>
        </w:rPr>
        <w:t>מתחילתה עד סופה, מיועדת להשיג את שני היעדים  הכלכליים שהאוצר, שר האוצר והממשלה רוצים בהם, והם ייצוב הגירעון וייצוב האינפלציה. כאילו זה חזות הכול. מהלכים עלינו אימים, שאם לא נעשה כך ולא נעשה כך ולא נעשה כך, האינפלציה תשתולל. ואם לא נעשה את הצעדים האלה והאלה</w:t>
      </w:r>
      <w:r>
        <w:rPr>
          <w:rFonts w:hint="cs"/>
          <w:rtl/>
        </w:rPr>
        <w:t xml:space="preserve">, הגירעון יהיה בלתי נסבל. עוסקים בשעות נוספות של דמגוגיה - - - </w:t>
      </w:r>
    </w:p>
    <w:p w14:paraId="3B4FD4F7" w14:textId="77777777" w:rsidR="00000000" w:rsidRDefault="007C71EE">
      <w:pPr>
        <w:pStyle w:val="a"/>
        <w:ind w:firstLine="0"/>
        <w:rPr>
          <w:rFonts w:hint="cs"/>
          <w:rtl/>
        </w:rPr>
      </w:pPr>
    </w:p>
    <w:p w14:paraId="00A9EAA4" w14:textId="77777777" w:rsidR="00000000" w:rsidRDefault="007C71EE">
      <w:pPr>
        <w:pStyle w:val="ad"/>
        <w:rPr>
          <w:rtl/>
        </w:rPr>
      </w:pPr>
      <w:r>
        <w:rPr>
          <w:rtl/>
        </w:rPr>
        <w:t>היו"ר מיכאל נודלמן:</w:t>
      </w:r>
    </w:p>
    <w:p w14:paraId="119B4011" w14:textId="77777777" w:rsidR="00000000" w:rsidRDefault="007C71EE">
      <w:pPr>
        <w:pStyle w:val="a"/>
        <w:rPr>
          <w:rtl/>
        </w:rPr>
      </w:pPr>
    </w:p>
    <w:p w14:paraId="0BF57F48" w14:textId="77777777" w:rsidR="00000000" w:rsidRDefault="007C71EE">
      <w:pPr>
        <w:pStyle w:val="a"/>
        <w:rPr>
          <w:rFonts w:hint="cs"/>
          <w:rtl/>
        </w:rPr>
      </w:pPr>
      <w:r>
        <w:rPr>
          <w:rFonts w:hint="cs"/>
          <w:rtl/>
        </w:rPr>
        <w:t>זה מקרו-כלכלה.</w:t>
      </w:r>
    </w:p>
    <w:p w14:paraId="6420A77C" w14:textId="77777777" w:rsidR="00000000" w:rsidRDefault="007C71EE">
      <w:pPr>
        <w:pStyle w:val="a"/>
        <w:ind w:firstLine="0"/>
        <w:rPr>
          <w:rFonts w:hint="cs"/>
          <w:rtl/>
        </w:rPr>
      </w:pPr>
    </w:p>
    <w:p w14:paraId="53C63CB0" w14:textId="77777777" w:rsidR="00000000" w:rsidRDefault="007C71EE">
      <w:pPr>
        <w:pStyle w:val="SpeakerCon"/>
        <w:rPr>
          <w:rtl/>
        </w:rPr>
      </w:pPr>
      <w:bookmarkStart w:id="1098" w:name="FS000001061T27_05_2003_10_28_28C"/>
      <w:bookmarkEnd w:id="1098"/>
      <w:r>
        <w:rPr>
          <w:rtl/>
        </w:rPr>
        <w:t>ג'מאל זחאלקה (בל"ד):</w:t>
      </w:r>
    </w:p>
    <w:p w14:paraId="77131F06" w14:textId="77777777" w:rsidR="00000000" w:rsidRDefault="007C71EE">
      <w:pPr>
        <w:pStyle w:val="a"/>
        <w:rPr>
          <w:rtl/>
        </w:rPr>
      </w:pPr>
    </w:p>
    <w:p w14:paraId="339A2962" w14:textId="77777777" w:rsidR="00000000" w:rsidRDefault="007C71EE">
      <w:pPr>
        <w:pStyle w:val="a"/>
        <w:rPr>
          <w:rFonts w:hint="cs"/>
          <w:rtl/>
        </w:rPr>
      </w:pPr>
      <w:r>
        <w:rPr>
          <w:rFonts w:hint="cs"/>
          <w:rtl/>
        </w:rPr>
        <w:t>בסדר, מקרו-כלכלה. עוסקים בשעות נוספות של דמגוגיה כלכלית וחברתית. בכל דבר אומרים שאנחנו על פי תהום, ואם לא נעשה כך, הכול יתמוטט. מנסי</w:t>
      </w:r>
      <w:r>
        <w:rPr>
          <w:rFonts w:hint="cs"/>
          <w:rtl/>
        </w:rPr>
        <w:t xml:space="preserve">ם להפחיד את האנשים.  </w:t>
      </w:r>
    </w:p>
    <w:p w14:paraId="3C326659" w14:textId="77777777" w:rsidR="00000000" w:rsidRDefault="007C71EE">
      <w:pPr>
        <w:pStyle w:val="a"/>
        <w:rPr>
          <w:rFonts w:hint="cs"/>
          <w:rtl/>
        </w:rPr>
      </w:pPr>
    </w:p>
    <w:p w14:paraId="748D44B0" w14:textId="77777777" w:rsidR="00000000" w:rsidRDefault="007C71EE">
      <w:pPr>
        <w:pStyle w:val="a"/>
        <w:rPr>
          <w:rFonts w:hint="cs"/>
          <w:rtl/>
        </w:rPr>
      </w:pPr>
      <w:r>
        <w:rPr>
          <w:rFonts w:hint="cs"/>
          <w:rtl/>
        </w:rPr>
        <w:t>דרך אגב, אין שום כלכלן שחושב כך חוץ מגאון הדור ביבי נתניהו. גם כשיש מצב כלכלי קשה, וגם אם נניח העוגה מצטמקת, השאלה איך עושים את החלוקה מחדש. אנחנו רואים שכל הפעולות וכל הצעדים שהממשלה מציעה בתוכניתה  מגבירים את האבטלה. לא רק שהם מגבי</w:t>
      </w:r>
      <w:r>
        <w:rPr>
          <w:rFonts w:hint="cs"/>
          <w:rtl/>
        </w:rPr>
        <w:t>רים את האבטלה, אלא הממשלה מייצרת סוגי אבטלה חדשים. כשהיא מגבירה את האבטלה, היא מצמצמת את דמי האבטלה.  כלומר, אנחנו במצב שהממשלה מביאה את כולנו למים עמוקים, ואומרים לכולם: תקפצו למים. מי שיודע לשחות - יכול לעבור את הבריכה, ומי שלא יודע לשחות - יטבע.  הם אינ</w:t>
      </w:r>
      <w:r>
        <w:rPr>
          <w:rFonts w:hint="cs"/>
          <w:rtl/>
        </w:rPr>
        <w:t xml:space="preserve">ם חושבים שאפילו אם צריך להיכנס למים העמוקים, אפשר ללמד את האנשים לשחות, ולא צריך לזרוק אותם למים העמוקים לפני שמלמדים אותם לשחות.  זה בדיוק המצב. כל הזמן מתארים את האנשים שפוטרו מעבודתם ומחפשים עבודה ולא מצליחים למצוא, כפרזיטים מקבלי דמי אבטלה. </w:t>
      </w:r>
    </w:p>
    <w:p w14:paraId="6A910467" w14:textId="77777777" w:rsidR="00000000" w:rsidRDefault="007C71EE">
      <w:pPr>
        <w:pStyle w:val="a"/>
        <w:rPr>
          <w:rFonts w:hint="cs"/>
          <w:rtl/>
        </w:rPr>
      </w:pPr>
    </w:p>
    <w:p w14:paraId="5862D5FB" w14:textId="77777777" w:rsidR="00000000" w:rsidRDefault="007C71EE">
      <w:pPr>
        <w:pStyle w:val="a"/>
        <w:rPr>
          <w:rFonts w:hint="cs"/>
          <w:rtl/>
        </w:rPr>
      </w:pPr>
      <w:r>
        <w:rPr>
          <w:rFonts w:hint="cs"/>
          <w:rtl/>
        </w:rPr>
        <w:t xml:space="preserve">דרך אגב, </w:t>
      </w:r>
      <w:r>
        <w:rPr>
          <w:rFonts w:hint="cs"/>
          <w:rtl/>
        </w:rPr>
        <w:t xml:space="preserve">הכסף הזה הוא מהציבור. כל אחד מאתנו משלם דמי ביטוח לאומי. מאין באים דמי אבטלה?  מהביטוח הלאומי. מאין בא הכסף?  כל עובד שילם אותו.   זו עזרה הדדית של העובדים זה לזה, בסופו של דבר.  הממשלה איננה תורמת לזה פרוטה אחת מכיסה. זה שקר ודמגוגיה.    </w:t>
      </w:r>
    </w:p>
    <w:p w14:paraId="62B7F3F8" w14:textId="77777777" w:rsidR="00000000" w:rsidRDefault="007C71EE">
      <w:pPr>
        <w:pStyle w:val="a"/>
        <w:rPr>
          <w:rFonts w:hint="cs"/>
          <w:rtl/>
        </w:rPr>
      </w:pPr>
    </w:p>
    <w:p w14:paraId="46175F9D" w14:textId="77777777" w:rsidR="00000000" w:rsidRDefault="007C71EE">
      <w:pPr>
        <w:pStyle w:val="a"/>
        <w:rPr>
          <w:rtl/>
        </w:rPr>
      </w:pPr>
      <w:r>
        <w:rPr>
          <w:rFonts w:hint="cs"/>
          <w:rtl/>
        </w:rPr>
        <w:t>אני מסכים רק לד</w:t>
      </w:r>
      <w:r>
        <w:rPr>
          <w:rFonts w:hint="cs"/>
          <w:rtl/>
        </w:rPr>
        <w:t xml:space="preserve">בר אחד שצריך לעשות, אבל אין עושים אותו. מדברים עליו הרבה אבל אין עושים אותו: הכשרה מקצועית.  אני יודע שבמדינות אחרות, למשל בדנמרק, אין דמי אבטלה סתם. כל מי שמובטל מסיבה כלשהי, עובר הכשרה מקצועית, כדי שיוכל להסתדר בשוק העבודה המשתנה. היום אנחנו נמצאים במצב </w:t>
      </w:r>
      <w:r>
        <w:rPr>
          <w:rFonts w:hint="cs"/>
          <w:rtl/>
        </w:rPr>
        <w:t xml:space="preserve">ששוק העבודה משתנה בקצב מדהים. משרה שהיית צריך להיות בשבילה בעל תעודת בגרות לפני עשר שנים, היום אתה צריך לפחות </w:t>
      </w:r>
      <w:r>
        <w:rPr>
          <w:rFonts w:hint="cs"/>
        </w:rPr>
        <w:t>B</w:t>
      </w:r>
      <w:r>
        <w:t>.A.</w:t>
      </w:r>
      <w:r>
        <w:rPr>
          <w:rFonts w:hint="cs"/>
          <w:rtl/>
        </w:rPr>
        <w:t>.</w:t>
      </w:r>
    </w:p>
    <w:p w14:paraId="09BBE0CE" w14:textId="77777777" w:rsidR="00000000" w:rsidRDefault="007C71EE">
      <w:pPr>
        <w:pStyle w:val="a"/>
        <w:ind w:firstLine="0"/>
        <w:rPr>
          <w:rtl/>
        </w:rPr>
      </w:pPr>
    </w:p>
    <w:p w14:paraId="07ABFF5A" w14:textId="77777777" w:rsidR="00000000" w:rsidRDefault="007C71EE">
      <w:pPr>
        <w:pStyle w:val="ac"/>
        <w:rPr>
          <w:rtl/>
        </w:rPr>
      </w:pPr>
      <w:r>
        <w:rPr>
          <w:rFonts w:hint="eastAsia"/>
          <w:rtl/>
        </w:rPr>
        <w:t>משה</w:t>
      </w:r>
      <w:r>
        <w:rPr>
          <w:rtl/>
        </w:rPr>
        <w:t xml:space="preserve"> גפני (יהדות התורה):</w:t>
      </w:r>
    </w:p>
    <w:p w14:paraId="6C6FE23B" w14:textId="77777777" w:rsidR="00000000" w:rsidRDefault="007C71EE">
      <w:pPr>
        <w:pStyle w:val="a"/>
        <w:rPr>
          <w:rFonts w:hint="cs"/>
          <w:rtl/>
        </w:rPr>
      </w:pPr>
    </w:p>
    <w:p w14:paraId="1B46D6AA" w14:textId="77777777" w:rsidR="00000000" w:rsidRDefault="007C71EE">
      <w:pPr>
        <w:pStyle w:val="a"/>
        <w:rPr>
          <w:rFonts w:hint="cs"/>
          <w:rtl/>
        </w:rPr>
      </w:pPr>
      <w:r>
        <w:rPr>
          <w:rFonts w:hint="cs"/>
          <w:rtl/>
        </w:rPr>
        <w:t xml:space="preserve">אתה ממש צודק, אבל איפה שר התעסוקה? </w:t>
      </w:r>
    </w:p>
    <w:p w14:paraId="07A5FA86" w14:textId="77777777" w:rsidR="00000000" w:rsidRDefault="007C71EE">
      <w:pPr>
        <w:pStyle w:val="a"/>
        <w:ind w:firstLine="0"/>
        <w:rPr>
          <w:rFonts w:hint="cs"/>
          <w:rtl/>
        </w:rPr>
      </w:pPr>
    </w:p>
    <w:p w14:paraId="05889417" w14:textId="77777777" w:rsidR="00000000" w:rsidRDefault="007C71EE">
      <w:pPr>
        <w:pStyle w:val="SpeakerCon"/>
        <w:rPr>
          <w:rtl/>
        </w:rPr>
      </w:pPr>
      <w:bookmarkStart w:id="1099" w:name="FS000001061T27_05_2003_10_38_48C"/>
      <w:bookmarkEnd w:id="1099"/>
      <w:r>
        <w:rPr>
          <w:rtl/>
        </w:rPr>
        <w:t>ג'מאל זחאלקה (בל"ד):</w:t>
      </w:r>
    </w:p>
    <w:p w14:paraId="63A5ECAD" w14:textId="77777777" w:rsidR="00000000" w:rsidRDefault="007C71EE">
      <w:pPr>
        <w:pStyle w:val="a"/>
        <w:rPr>
          <w:rtl/>
        </w:rPr>
      </w:pPr>
    </w:p>
    <w:p w14:paraId="6F759D22" w14:textId="77777777" w:rsidR="00000000" w:rsidRDefault="007C71EE">
      <w:pPr>
        <w:pStyle w:val="a"/>
        <w:rPr>
          <w:rFonts w:hint="cs"/>
          <w:rtl/>
        </w:rPr>
      </w:pPr>
      <w:r>
        <w:rPr>
          <w:rFonts w:hint="cs"/>
          <w:rtl/>
        </w:rPr>
        <w:t>הוא בארץ, לשם שינוי.  תפסו אותו בארץ, ראו אותו. עיתונאי</w:t>
      </w:r>
      <w:r>
        <w:rPr>
          <w:rFonts w:hint="cs"/>
          <w:rtl/>
        </w:rPr>
        <w:t xml:space="preserve">ם אחדים צילמו אותו בארץ. אתה יכול להיות  - - - </w:t>
      </w:r>
    </w:p>
    <w:p w14:paraId="0E1A1DF6" w14:textId="77777777" w:rsidR="00000000" w:rsidRDefault="007C71EE">
      <w:pPr>
        <w:pStyle w:val="a"/>
        <w:ind w:firstLine="0"/>
        <w:rPr>
          <w:rFonts w:hint="cs"/>
          <w:rtl/>
        </w:rPr>
      </w:pPr>
    </w:p>
    <w:p w14:paraId="1AFC1C8B" w14:textId="77777777" w:rsidR="00000000" w:rsidRDefault="007C71EE">
      <w:pPr>
        <w:pStyle w:val="ac"/>
        <w:rPr>
          <w:rtl/>
        </w:rPr>
      </w:pPr>
      <w:r>
        <w:rPr>
          <w:rFonts w:hint="eastAsia"/>
          <w:rtl/>
        </w:rPr>
        <w:t>משה</w:t>
      </w:r>
      <w:r>
        <w:rPr>
          <w:rtl/>
        </w:rPr>
        <w:t xml:space="preserve"> גפני (יהדות התורה):</w:t>
      </w:r>
    </w:p>
    <w:p w14:paraId="54DFC07C" w14:textId="77777777" w:rsidR="00000000" w:rsidRDefault="007C71EE">
      <w:pPr>
        <w:pStyle w:val="a"/>
        <w:rPr>
          <w:rFonts w:hint="cs"/>
          <w:rtl/>
        </w:rPr>
      </w:pPr>
    </w:p>
    <w:p w14:paraId="26E83389" w14:textId="77777777" w:rsidR="00000000" w:rsidRDefault="007C71EE">
      <w:pPr>
        <w:pStyle w:val="a"/>
        <w:rPr>
          <w:rFonts w:hint="cs"/>
          <w:rtl/>
        </w:rPr>
      </w:pPr>
      <w:r>
        <w:rPr>
          <w:rFonts w:hint="cs"/>
          <w:rtl/>
        </w:rPr>
        <w:t>הוא בחופשת מולדת?</w:t>
      </w:r>
    </w:p>
    <w:p w14:paraId="350DC41F" w14:textId="77777777" w:rsidR="00000000" w:rsidRDefault="007C71EE">
      <w:pPr>
        <w:pStyle w:val="a"/>
        <w:ind w:firstLine="0"/>
        <w:rPr>
          <w:rFonts w:hint="cs"/>
          <w:rtl/>
        </w:rPr>
      </w:pPr>
    </w:p>
    <w:p w14:paraId="6C299953" w14:textId="77777777" w:rsidR="00000000" w:rsidRDefault="007C71EE">
      <w:pPr>
        <w:pStyle w:val="SpeakerCon"/>
        <w:rPr>
          <w:rtl/>
        </w:rPr>
      </w:pPr>
      <w:bookmarkStart w:id="1100" w:name="FS000001061T27_05_2003_10_39_22C"/>
      <w:bookmarkEnd w:id="1100"/>
      <w:r>
        <w:rPr>
          <w:rtl/>
        </w:rPr>
        <w:t>ג'מאל זחאלקה (בל"ד):</w:t>
      </w:r>
    </w:p>
    <w:p w14:paraId="12EBEA9C" w14:textId="77777777" w:rsidR="00000000" w:rsidRDefault="007C71EE">
      <w:pPr>
        <w:pStyle w:val="a"/>
        <w:rPr>
          <w:rtl/>
        </w:rPr>
      </w:pPr>
    </w:p>
    <w:p w14:paraId="7F94140C" w14:textId="77777777" w:rsidR="00000000" w:rsidRDefault="007C71EE">
      <w:pPr>
        <w:pStyle w:val="a"/>
        <w:rPr>
          <w:rFonts w:hint="cs"/>
          <w:rtl/>
        </w:rPr>
      </w:pPr>
      <w:r>
        <w:rPr>
          <w:rFonts w:hint="cs"/>
          <w:rtl/>
        </w:rPr>
        <w:t xml:space="preserve">כן, בחופשת מולדת.   </w:t>
      </w:r>
    </w:p>
    <w:p w14:paraId="6ED20518" w14:textId="77777777" w:rsidR="00000000" w:rsidRDefault="007C71EE">
      <w:pPr>
        <w:pStyle w:val="a"/>
        <w:rPr>
          <w:rFonts w:hint="cs"/>
          <w:rtl/>
        </w:rPr>
      </w:pPr>
    </w:p>
    <w:p w14:paraId="0A1A69ED" w14:textId="77777777" w:rsidR="00000000" w:rsidRDefault="007C71EE">
      <w:pPr>
        <w:pStyle w:val="a"/>
        <w:rPr>
          <w:rFonts w:hint="cs"/>
          <w:rtl/>
        </w:rPr>
      </w:pPr>
      <w:r>
        <w:rPr>
          <w:rFonts w:hint="cs"/>
          <w:rtl/>
        </w:rPr>
        <w:t xml:space="preserve">זה המצב. אין עושים הכשרה מקצועית, אלא מצמצמים אותה. לא נותנים דמי אבטלה, אין עבודה, אז מה רוצים מהאנשים?  </w:t>
      </w:r>
    </w:p>
    <w:p w14:paraId="325E547B" w14:textId="77777777" w:rsidR="00000000" w:rsidRDefault="007C71EE">
      <w:pPr>
        <w:pStyle w:val="a"/>
        <w:rPr>
          <w:rFonts w:hint="cs"/>
          <w:rtl/>
        </w:rPr>
      </w:pPr>
    </w:p>
    <w:p w14:paraId="67DBD30A" w14:textId="77777777" w:rsidR="00000000" w:rsidRDefault="007C71EE">
      <w:pPr>
        <w:pStyle w:val="a"/>
        <w:rPr>
          <w:rFonts w:hint="cs"/>
          <w:rtl/>
        </w:rPr>
      </w:pPr>
      <w:r>
        <w:rPr>
          <w:rFonts w:hint="cs"/>
          <w:rtl/>
        </w:rPr>
        <w:t>המצב חמור א</w:t>
      </w:r>
      <w:r>
        <w:rPr>
          <w:rFonts w:hint="cs"/>
          <w:rtl/>
        </w:rPr>
        <w:t>ם מביאים בחשבון לא רק את התוכנית הכלכלית עצמה, אדוני היושב-ראש, אלא גם את כוונות האוצר, את המדיניות שעומדת מאחורי התוכנית הכלכלית הזאת. זאת תוכנית כלכלית שאינה שליפות מהמותן. היא מבטאת משנה כלכלית סדורה. קראו לה המשנה התאצ'ריסטית. תאמינו לי, מרגרט תאצ'ר לא</w:t>
      </w:r>
      <w:r>
        <w:rPr>
          <w:rFonts w:hint="cs"/>
          <w:rtl/>
        </w:rPr>
        <w:t xml:space="preserve"> העזה לעשות דברים שביבי נתניהו עושה, בצורה כל כך דורסנית, לא מתחשבת, לא מביאה בחשבון את האסונות שהיא משאירה מאחוריה. אנחנו נשמעים לפעמים כמוכיחים בשער, אבל הציבור ירגיש עוד מעט על בשרו את הנזקים העצומים, הבלתי-הפיכים וארוכי הטווח של התוכנית הכלכלית הזאת. </w:t>
      </w:r>
    </w:p>
    <w:p w14:paraId="773C1719" w14:textId="77777777" w:rsidR="00000000" w:rsidRDefault="007C71EE">
      <w:pPr>
        <w:pStyle w:val="a"/>
        <w:rPr>
          <w:rFonts w:hint="cs"/>
          <w:rtl/>
        </w:rPr>
      </w:pPr>
    </w:p>
    <w:p w14:paraId="574F0C92" w14:textId="77777777" w:rsidR="00000000" w:rsidRDefault="007C71EE">
      <w:pPr>
        <w:pStyle w:val="a"/>
        <w:rPr>
          <w:rFonts w:hint="cs"/>
          <w:rtl/>
        </w:rPr>
      </w:pPr>
      <w:r>
        <w:rPr>
          <w:rFonts w:hint="cs"/>
          <w:rtl/>
        </w:rPr>
        <w:t>אדוני היושב-ראש, אני רוצה להציע, ואני אזום יחד עם חברי הצעה, לעשות שינוי ולקבוע יעדים חברתיים נוסף על היעדים הכלכליים. לא יכול להיות במצב הנוכחי, שיבואו אלינו כל יום ויאמרו: אנחנו רוצים אינפלציה כזאת, וגירעון כזה, ולתכנן, ולקצץ פה ולקצץ שם,  ויקרה מה שיקר</w:t>
      </w:r>
      <w:r>
        <w:rPr>
          <w:rFonts w:hint="cs"/>
          <w:rtl/>
        </w:rPr>
        <w:t>ה עם האבטלה.  הכול תחת שליטה חוץ מהאבטלה, חוץ מהתעסוקה של האנשים, חוץ מהעניינים החברתיים. צריך לקבוע יעדים חברתיים נוסף על היעדים הכלכליים. כך אפשר ליצור איזונים. אחרת תיווצרנה קטסטרופות, לשמחתה של מפלגה כמו שינוי.</w:t>
      </w:r>
    </w:p>
    <w:p w14:paraId="0EA22BDD" w14:textId="77777777" w:rsidR="00000000" w:rsidRDefault="007C71EE">
      <w:pPr>
        <w:pStyle w:val="a"/>
        <w:ind w:firstLine="0"/>
        <w:rPr>
          <w:rFonts w:hint="cs"/>
          <w:rtl/>
        </w:rPr>
      </w:pPr>
    </w:p>
    <w:p w14:paraId="7E796332" w14:textId="77777777" w:rsidR="00000000" w:rsidRDefault="007C71EE">
      <w:pPr>
        <w:pStyle w:val="ad"/>
        <w:rPr>
          <w:rtl/>
        </w:rPr>
      </w:pPr>
      <w:r>
        <w:rPr>
          <w:rtl/>
        </w:rPr>
        <w:t>היו"ר מיכאל נודלמן:</w:t>
      </w:r>
    </w:p>
    <w:p w14:paraId="11DF71EC" w14:textId="77777777" w:rsidR="00000000" w:rsidRDefault="007C71EE">
      <w:pPr>
        <w:pStyle w:val="a"/>
        <w:rPr>
          <w:rtl/>
        </w:rPr>
      </w:pPr>
    </w:p>
    <w:p w14:paraId="44222ED8" w14:textId="77777777" w:rsidR="00000000" w:rsidRDefault="007C71EE">
      <w:pPr>
        <w:pStyle w:val="a"/>
        <w:rPr>
          <w:rFonts w:hint="cs"/>
          <w:rtl/>
        </w:rPr>
      </w:pPr>
      <w:r>
        <w:rPr>
          <w:rFonts w:hint="cs"/>
          <w:rtl/>
        </w:rPr>
        <w:t>תודה רבה.   חבר הכנ</w:t>
      </w:r>
      <w:r>
        <w:rPr>
          <w:rFonts w:hint="cs"/>
          <w:rtl/>
        </w:rPr>
        <w:t xml:space="preserve">סת עמיר פרץ, בבקשה.  אחריו - חבר הכנסת אמנון כהן, חבר הכנסת יאיר פרץ  וחבר הכנסת משה גפני.   לרשותך עשר דקות. </w:t>
      </w:r>
    </w:p>
    <w:p w14:paraId="6E6BF294" w14:textId="77777777" w:rsidR="00000000" w:rsidRDefault="007C71EE">
      <w:pPr>
        <w:pStyle w:val="a"/>
        <w:ind w:firstLine="0"/>
        <w:rPr>
          <w:rFonts w:hint="cs"/>
          <w:rtl/>
        </w:rPr>
      </w:pPr>
    </w:p>
    <w:p w14:paraId="3E45F700" w14:textId="77777777" w:rsidR="00000000" w:rsidRDefault="007C71EE">
      <w:pPr>
        <w:pStyle w:val="Speaker"/>
        <w:rPr>
          <w:rtl/>
        </w:rPr>
      </w:pPr>
      <w:bookmarkStart w:id="1101" w:name="FS000000557T27_05_2003_10_43_47"/>
      <w:bookmarkEnd w:id="1101"/>
      <w:r>
        <w:rPr>
          <w:rFonts w:hint="eastAsia"/>
          <w:rtl/>
        </w:rPr>
        <w:t>עמיר</w:t>
      </w:r>
      <w:r>
        <w:rPr>
          <w:rtl/>
        </w:rPr>
        <w:t xml:space="preserve"> פרץ (עם אחד):</w:t>
      </w:r>
    </w:p>
    <w:p w14:paraId="1D218FBF" w14:textId="77777777" w:rsidR="00000000" w:rsidRDefault="007C71EE">
      <w:pPr>
        <w:pStyle w:val="a"/>
        <w:rPr>
          <w:rFonts w:hint="cs"/>
          <w:rtl/>
        </w:rPr>
      </w:pPr>
    </w:p>
    <w:p w14:paraId="2B945693" w14:textId="77777777" w:rsidR="00000000" w:rsidRDefault="007C71EE">
      <w:pPr>
        <w:pStyle w:val="a"/>
        <w:rPr>
          <w:rFonts w:hint="cs"/>
          <w:rtl/>
        </w:rPr>
      </w:pPr>
      <w:r>
        <w:rPr>
          <w:rFonts w:hint="cs"/>
          <w:rtl/>
        </w:rPr>
        <w:t xml:space="preserve">אדוני היושב-ראש, חברי הכנסת, גברתי יושבת-ראש האופוזיציה - - - </w:t>
      </w:r>
    </w:p>
    <w:p w14:paraId="74CA041D" w14:textId="77777777" w:rsidR="00000000" w:rsidRDefault="007C71EE">
      <w:pPr>
        <w:pStyle w:val="a"/>
        <w:ind w:firstLine="0"/>
        <w:rPr>
          <w:rFonts w:hint="cs"/>
          <w:rtl/>
        </w:rPr>
      </w:pPr>
    </w:p>
    <w:p w14:paraId="050CCE04" w14:textId="77777777" w:rsidR="00000000" w:rsidRDefault="007C71EE">
      <w:pPr>
        <w:pStyle w:val="ac"/>
        <w:rPr>
          <w:rtl/>
        </w:rPr>
      </w:pPr>
      <w:r>
        <w:rPr>
          <w:rFonts w:hint="eastAsia"/>
          <w:rtl/>
        </w:rPr>
        <w:t>דליה</w:t>
      </w:r>
      <w:r>
        <w:rPr>
          <w:rtl/>
        </w:rPr>
        <w:t xml:space="preserve"> איציק (העבודה-מימד):</w:t>
      </w:r>
    </w:p>
    <w:p w14:paraId="57481E22" w14:textId="77777777" w:rsidR="00000000" w:rsidRDefault="007C71EE">
      <w:pPr>
        <w:pStyle w:val="a"/>
        <w:rPr>
          <w:rFonts w:hint="cs"/>
          <w:rtl/>
        </w:rPr>
      </w:pPr>
    </w:p>
    <w:p w14:paraId="04B8DE6A" w14:textId="77777777" w:rsidR="00000000" w:rsidRDefault="007C71EE">
      <w:pPr>
        <w:pStyle w:val="a"/>
        <w:rPr>
          <w:rFonts w:hint="cs"/>
          <w:rtl/>
        </w:rPr>
      </w:pPr>
      <w:r>
        <w:rPr>
          <w:rFonts w:hint="cs"/>
          <w:rtl/>
        </w:rPr>
        <w:t xml:space="preserve">אדוני, יש הפגנה מאוד גדולה בחוץ. </w:t>
      </w:r>
      <w:r>
        <w:rPr>
          <w:rFonts w:hint="cs"/>
          <w:rtl/>
        </w:rPr>
        <w:t>היא כנראה מאוד מצליחה.</w:t>
      </w:r>
    </w:p>
    <w:p w14:paraId="433936BD" w14:textId="77777777" w:rsidR="00000000" w:rsidRDefault="007C71EE">
      <w:pPr>
        <w:pStyle w:val="a"/>
        <w:ind w:firstLine="0"/>
        <w:rPr>
          <w:rFonts w:hint="cs"/>
          <w:rtl/>
        </w:rPr>
      </w:pPr>
    </w:p>
    <w:p w14:paraId="04F5CD47" w14:textId="77777777" w:rsidR="00000000" w:rsidRDefault="007C71EE">
      <w:pPr>
        <w:pStyle w:val="SpeakerCon"/>
        <w:rPr>
          <w:rtl/>
        </w:rPr>
      </w:pPr>
      <w:bookmarkStart w:id="1102" w:name="FS000000557T27_05_2003_10_44_39C"/>
      <w:bookmarkEnd w:id="1102"/>
      <w:r>
        <w:rPr>
          <w:rtl/>
        </w:rPr>
        <w:t>עמיר פרץ (עם אחד):</w:t>
      </w:r>
    </w:p>
    <w:p w14:paraId="64D0BD63" w14:textId="77777777" w:rsidR="00000000" w:rsidRDefault="007C71EE">
      <w:pPr>
        <w:pStyle w:val="a"/>
        <w:rPr>
          <w:rtl/>
        </w:rPr>
      </w:pPr>
    </w:p>
    <w:p w14:paraId="36FE5954" w14:textId="77777777" w:rsidR="00000000" w:rsidRDefault="007C71EE">
      <w:pPr>
        <w:pStyle w:val="a"/>
        <w:rPr>
          <w:rFonts w:hint="cs"/>
          <w:rtl/>
        </w:rPr>
      </w:pPr>
      <w:r>
        <w:rPr>
          <w:rFonts w:hint="cs"/>
          <w:rtl/>
        </w:rPr>
        <w:t xml:space="preserve">כן, אנחנו מעודדים אותם מכאן. יש לנו מסר למפגינים. </w:t>
      </w:r>
    </w:p>
    <w:p w14:paraId="56B5C79A" w14:textId="77777777" w:rsidR="00000000" w:rsidRDefault="007C71EE">
      <w:pPr>
        <w:pStyle w:val="a"/>
        <w:rPr>
          <w:rFonts w:hint="cs"/>
          <w:rtl/>
        </w:rPr>
      </w:pPr>
    </w:p>
    <w:p w14:paraId="16B741DA" w14:textId="77777777" w:rsidR="00000000" w:rsidRDefault="007C71EE">
      <w:pPr>
        <w:pStyle w:val="a"/>
        <w:rPr>
          <w:rFonts w:hint="cs"/>
          <w:rtl/>
        </w:rPr>
      </w:pPr>
      <w:r>
        <w:rPr>
          <w:rFonts w:hint="cs"/>
          <w:rtl/>
        </w:rPr>
        <w:t>חברי חברי הכנסת, אנחנו מתחילים את יומו השני של הדיון בכנסת, אבל מה שמצער, שככל שהזמן נוקף אנחנו הולכים ומתקרבים ליומו השלישי של הדיון בכנסת. היום השלישי, מחר, י</w:t>
      </w:r>
      <w:r>
        <w:rPr>
          <w:rFonts w:hint="cs"/>
          <w:rtl/>
        </w:rPr>
        <w:t>היה יום  בו יסתיים אחד הפרקים העצובים ביותר של כנסת ישראל. אני לא אומר זאת כניסיון להלל ולשבח את מה שהתרחש בכנסות קודמות. אני נמצא כאן כבר הרבה זמן, לא כמו יוסי שריד, אבל אני נמצא כאן די זמן כדי לומר  שכשישבת בכנסת והצבעת על חבר כנסת ממפלגה מסוימת, ידעת שח</w:t>
      </w:r>
      <w:r>
        <w:rPr>
          <w:rFonts w:hint="cs"/>
          <w:rtl/>
        </w:rPr>
        <w:t>בר הכנסת הזה מזוהה עם נושא מסוים, הוא בא בגללו, הוא בא בשבילו, הוא נלחם עבורו. ידעת שאיש מסוים מזוהה עם ערי פיתוח, ידעתי שאיש מסוים מזוהה עם נושאים של חקלאות, ידעת שאיש מסוים מזוהה עם נושאים של תעשייה זעירה. ידעת שמישהו עוסק בענייני שלום, מישהו עוסק בעניינ</w:t>
      </w:r>
      <w:r>
        <w:rPr>
          <w:rFonts w:hint="cs"/>
          <w:rtl/>
        </w:rPr>
        <w:t>י ביטחון. היתה התמחות של אנשים. אנשים ידעו מי מבין יותר בכל נושא ונושא. היום, לצערי הרב, הכנסת נראית ככזאת שכולם עוסקים בכול, ולצערי, אנחנו נראים כמי שחלק גדול מחברי הכנסת אינם עוסקים בשום דבר, אלא באים כדי לייצר את התופעה החדשה של מכונת ההצבעות האוטומטית.</w:t>
      </w:r>
      <w:r>
        <w:rPr>
          <w:rFonts w:hint="cs"/>
          <w:rtl/>
        </w:rPr>
        <w:t xml:space="preserve"> </w:t>
      </w:r>
    </w:p>
    <w:p w14:paraId="0F66190C" w14:textId="77777777" w:rsidR="00000000" w:rsidRDefault="007C71EE">
      <w:pPr>
        <w:pStyle w:val="a"/>
        <w:rPr>
          <w:rFonts w:hint="cs"/>
          <w:rtl/>
        </w:rPr>
      </w:pPr>
    </w:p>
    <w:p w14:paraId="5ADB9476" w14:textId="77777777" w:rsidR="00000000" w:rsidRDefault="007C71EE">
      <w:pPr>
        <w:pStyle w:val="a"/>
        <w:rPr>
          <w:rFonts w:hint="cs"/>
          <w:rtl/>
        </w:rPr>
      </w:pPr>
      <w:r>
        <w:rPr>
          <w:rFonts w:hint="cs"/>
          <w:rtl/>
        </w:rPr>
        <w:t>זה דבר קשה מאוד. הרי לא ייתכן שבאחת התוכניות הדרמטיות ביותר, המשמעותיות ביותר, אנחנו יודעים מה הסיכויים להעביר הסתייגות אחת בכנסת,  כאשר אפילו בשביל הבושה, בשביל להראות מראה של דמוקרטיה, היה צריך שיתקיים פה איזשהו דיון אמיתי על מה שקורה לכנסת שלנו.</w:t>
      </w:r>
    </w:p>
    <w:p w14:paraId="34DB4810" w14:textId="77777777" w:rsidR="00000000" w:rsidRDefault="007C71EE">
      <w:pPr>
        <w:pStyle w:val="a"/>
        <w:rPr>
          <w:rFonts w:hint="cs"/>
          <w:rtl/>
        </w:rPr>
      </w:pPr>
    </w:p>
    <w:p w14:paraId="5B685571" w14:textId="77777777" w:rsidR="00000000" w:rsidRDefault="007C71EE">
      <w:pPr>
        <w:pStyle w:val="a"/>
        <w:rPr>
          <w:rFonts w:hint="cs"/>
          <w:rtl/>
        </w:rPr>
      </w:pPr>
      <w:r>
        <w:rPr>
          <w:rFonts w:hint="cs"/>
          <w:rtl/>
        </w:rPr>
        <w:t>אני</w:t>
      </w:r>
      <w:r>
        <w:rPr>
          <w:rFonts w:hint="cs"/>
          <w:rtl/>
        </w:rPr>
        <w:t xml:space="preserve"> חושב שמחר בלילה, לאחר שיסתיימו ההצבעות, כאשר יסתיימו, נתעורר למדינה אחרת - מדינה שהאדם איבד בה את מעמדו, מכיוון שכל המלים היפות על זכויות הפרט, על חופש הפרט, על זכותו של האדם להתמודד על נפשו, על צרכיו, הן אמירות בטלות ברגע שלאדם אין יכולת לכלכל את עצמו. א</w:t>
      </w:r>
      <w:r>
        <w:rPr>
          <w:rFonts w:hint="cs"/>
          <w:rtl/>
        </w:rPr>
        <w:t>ין לאדם היכולת לבוא ולתבוע לעצמו אותן זכויות בסיסיות כפי שמדברים עליהן גבוהה גבוהה. מה שמתרחש כאן הוא שבשיטה מאוד מתוחכמת, בדרך של הגדלת המצוקה של אותן שכבות, שאמורות לנהל את מסע ההתקוממות הגדול ביותר שהיה אי-פעם במדינה הזאת, הן יהפכו  לקבוצות אנוסות שנאבק</w:t>
      </w:r>
      <w:r>
        <w:rPr>
          <w:rFonts w:hint="cs"/>
          <w:rtl/>
        </w:rPr>
        <w:t xml:space="preserve">ות בחיי היום-יום שלהן על פת הלחם, שבודקות  כל יום איך הן יכולות להרים את הראש. </w:t>
      </w:r>
    </w:p>
    <w:p w14:paraId="4CA2C2C4" w14:textId="77777777" w:rsidR="00000000" w:rsidRDefault="007C71EE">
      <w:pPr>
        <w:pStyle w:val="a"/>
        <w:rPr>
          <w:rFonts w:hint="cs"/>
          <w:rtl/>
        </w:rPr>
      </w:pPr>
    </w:p>
    <w:p w14:paraId="1B16B691" w14:textId="77777777" w:rsidR="00000000" w:rsidRDefault="007C71EE">
      <w:pPr>
        <w:pStyle w:val="a"/>
        <w:rPr>
          <w:rFonts w:hint="cs"/>
          <w:rtl/>
        </w:rPr>
      </w:pPr>
      <w:r>
        <w:rPr>
          <w:rFonts w:hint="cs"/>
          <w:rtl/>
        </w:rPr>
        <w:t>לצערי, אנחנו רואים שיש פה העברה מאוד גדולה, מאוד מסיבית, של הון גדול של מדינת ישראל, של רכוש גדול של מדינת ישראל, ואט-אט אנחנו רואים כיצד קבוצה קטנה, מאוד מסומנת, מאוד ידועה מ</w:t>
      </w:r>
      <w:r>
        <w:rPr>
          <w:rFonts w:hint="cs"/>
          <w:rtl/>
        </w:rPr>
        <w:t xml:space="preserve">ראש, הולכת ומשתלטת על ההון הזה. </w:t>
      </w:r>
    </w:p>
    <w:p w14:paraId="51669897" w14:textId="77777777" w:rsidR="00000000" w:rsidRDefault="007C71EE">
      <w:pPr>
        <w:pStyle w:val="a"/>
        <w:rPr>
          <w:rFonts w:hint="cs"/>
          <w:rtl/>
        </w:rPr>
      </w:pPr>
    </w:p>
    <w:p w14:paraId="67F8B05F" w14:textId="77777777" w:rsidR="00000000" w:rsidRDefault="007C71EE">
      <w:pPr>
        <w:pStyle w:val="a"/>
        <w:rPr>
          <w:rFonts w:hint="cs"/>
          <w:rtl/>
        </w:rPr>
      </w:pPr>
      <w:r>
        <w:rPr>
          <w:rFonts w:hint="cs"/>
          <w:rtl/>
        </w:rPr>
        <w:t xml:space="preserve">אני אומר בפעם הראשונה, אינני נוהג לתקוף פקידי אוצר, אבל התוכנית הכלכלית הזאת היא אומנם רוחו של ביבי אבל מעשה ידיהם של פקידי אוצר מסוימים. זו הפעם הראשונה שאוכל לומר שפקידי האוצר יכולים לסמן לעצמם </w:t>
      </w:r>
      <w:r>
        <w:rPr>
          <w:rFonts w:hint="cs"/>
        </w:rPr>
        <w:t>V</w:t>
      </w:r>
      <w:r>
        <w:rPr>
          <w:rFonts w:hint="cs"/>
          <w:rtl/>
        </w:rPr>
        <w:t xml:space="preserve"> גדול שהם קבעו גם את המדי</w:t>
      </w:r>
      <w:r>
        <w:rPr>
          <w:rFonts w:hint="cs"/>
          <w:rtl/>
        </w:rPr>
        <w:t xml:space="preserve">ניות. הם לא רק יישמו אותה. זו הפעם הראשונה שאפשר לומר שהממונה על התקציבים בישראל, שאמור להיות פקיד, ואמור לקבל מדיניות ולתכנן מדיניות,  בפעם הראשונה אני יכול לומר  - - - </w:t>
      </w:r>
    </w:p>
    <w:p w14:paraId="4A930C58" w14:textId="77777777" w:rsidR="00000000" w:rsidRDefault="007C71EE">
      <w:pPr>
        <w:pStyle w:val="a"/>
        <w:ind w:firstLine="0"/>
        <w:rPr>
          <w:rFonts w:hint="cs"/>
          <w:rtl/>
        </w:rPr>
      </w:pPr>
    </w:p>
    <w:p w14:paraId="064D7206" w14:textId="77777777" w:rsidR="00000000" w:rsidRDefault="007C71EE">
      <w:pPr>
        <w:pStyle w:val="ac"/>
        <w:rPr>
          <w:rtl/>
        </w:rPr>
      </w:pPr>
      <w:r>
        <w:rPr>
          <w:rFonts w:hint="eastAsia"/>
          <w:rtl/>
        </w:rPr>
        <w:t>אמנון</w:t>
      </w:r>
      <w:r>
        <w:rPr>
          <w:rtl/>
        </w:rPr>
        <w:t xml:space="preserve"> כהן (ש"ס):</w:t>
      </w:r>
    </w:p>
    <w:p w14:paraId="641C12CA" w14:textId="77777777" w:rsidR="00000000" w:rsidRDefault="007C71EE">
      <w:pPr>
        <w:pStyle w:val="a"/>
        <w:rPr>
          <w:rFonts w:hint="cs"/>
          <w:rtl/>
        </w:rPr>
      </w:pPr>
    </w:p>
    <w:p w14:paraId="2409BB95" w14:textId="77777777" w:rsidR="00000000" w:rsidRDefault="007C71EE">
      <w:pPr>
        <w:pStyle w:val="a"/>
        <w:rPr>
          <w:rFonts w:hint="cs"/>
          <w:rtl/>
        </w:rPr>
      </w:pPr>
      <w:r>
        <w:rPr>
          <w:rFonts w:hint="cs"/>
          <w:rtl/>
        </w:rPr>
        <w:t>אדוני היושב-ראש, למה אין פה נציג הממשלה?</w:t>
      </w:r>
    </w:p>
    <w:p w14:paraId="246E01B2" w14:textId="77777777" w:rsidR="00000000" w:rsidRDefault="007C71EE">
      <w:pPr>
        <w:pStyle w:val="a"/>
        <w:ind w:firstLine="0"/>
        <w:rPr>
          <w:rFonts w:hint="cs"/>
          <w:rtl/>
        </w:rPr>
      </w:pPr>
    </w:p>
    <w:p w14:paraId="2B43D6D7" w14:textId="77777777" w:rsidR="00000000" w:rsidRDefault="007C71EE">
      <w:pPr>
        <w:pStyle w:val="ad"/>
        <w:rPr>
          <w:rtl/>
        </w:rPr>
      </w:pPr>
      <w:r>
        <w:rPr>
          <w:rtl/>
        </w:rPr>
        <w:t>היו"ר מיכאל נודלמן:</w:t>
      </w:r>
    </w:p>
    <w:p w14:paraId="6495D364" w14:textId="77777777" w:rsidR="00000000" w:rsidRDefault="007C71EE">
      <w:pPr>
        <w:pStyle w:val="a"/>
        <w:rPr>
          <w:rtl/>
        </w:rPr>
      </w:pPr>
    </w:p>
    <w:p w14:paraId="62DB82A3" w14:textId="77777777" w:rsidR="00000000" w:rsidRDefault="007C71EE">
      <w:pPr>
        <w:pStyle w:val="a"/>
        <w:rPr>
          <w:rFonts w:hint="cs"/>
          <w:rtl/>
        </w:rPr>
      </w:pPr>
      <w:r>
        <w:rPr>
          <w:rFonts w:hint="cs"/>
          <w:rtl/>
        </w:rPr>
        <w:t>יש,</w:t>
      </w:r>
      <w:r>
        <w:rPr>
          <w:rFonts w:hint="cs"/>
          <w:rtl/>
        </w:rPr>
        <w:t xml:space="preserve"> הוא יצא.  הוא היה פה ויצא. </w:t>
      </w:r>
    </w:p>
    <w:p w14:paraId="1A2F82DB" w14:textId="77777777" w:rsidR="00000000" w:rsidRDefault="007C71EE">
      <w:pPr>
        <w:pStyle w:val="a"/>
        <w:ind w:firstLine="0"/>
        <w:rPr>
          <w:rFonts w:hint="cs"/>
          <w:rtl/>
        </w:rPr>
      </w:pPr>
    </w:p>
    <w:p w14:paraId="2BBBC4A8" w14:textId="77777777" w:rsidR="00000000" w:rsidRDefault="007C71EE">
      <w:pPr>
        <w:pStyle w:val="ac"/>
        <w:rPr>
          <w:rtl/>
        </w:rPr>
      </w:pPr>
      <w:r>
        <w:rPr>
          <w:rFonts w:hint="eastAsia"/>
          <w:rtl/>
        </w:rPr>
        <w:t>ג</w:t>
      </w:r>
      <w:r>
        <w:rPr>
          <w:rtl/>
        </w:rPr>
        <w:t>'מאל זחאלקה (בל"ד):</w:t>
      </w:r>
    </w:p>
    <w:p w14:paraId="5D74243E" w14:textId="77777777" w:rsidR="00000000" w:rsidRDefault="007C71EE">
      <w:pPr>
        <w:pStyle w:val="a"/>
        <w:rPr>
          <w:rFonts w:hint="cs"/>
          <w:rtl/>
        </w:rPr>
      </w:pPr>
    </w:p>
    <w:p w14:paraId="4B9F35BD" w14:textId="77777777" w:rsidR="00000000" w:rsidRDefault="007C71EE">
      <w:pPr>
        <w:pStyle w:val="a"/>
        <w:rPr>
          <w:rFonts w:hint="cs"/>
          <w:rtl/>
        </w:rPr>
      </w:pPr>
      <w:r>
        <w:rPr>
          <w:rFonts w:hint="cs"/>
          <w:rtl/>
        </w:rPr>
        <w:t>אנחנו מציעים שתכריז על הפסקה עד שיגיע.</w:t>
      </w:r>
    </w:p>
    <w:p w14:paraId="35DD7DFC" w14:textId="77777777" w:rsidR="00000000" w:rsidRDefault="007C71EE">
      <w:pPr>
        <w:pStyle w:val="ad"/>
        <w:rPr>
          <w:rtl/>
        </w:rPr>
      </w:pPr>
    </w:p>
    <w:p w14:paraId="0D36FCB9" w14:textId="77777777" w:rsidR="00000000" w:rsidRDefault="007C71EE">
      <w:pPr>
        <w:pStyle w:val="ad"/>
        <w:rPr>
          <w:rtl/>
        </w:rPr>
      </w:pPr>
      <w:r>
        <w:rPr>
          <w:rtl/>
        </w:rPr>
        <w:t>היו"ר מיכאל נודלמן:</w:t>
      </w:r>
    </w:p>
    <w:p w14:paraId="118A0653" w14:textId="77777777" w:rsidR="00000000" w:rsidRDefault="007C71EE">
      <w:pPr>
        <w:pStyle w:val="a"/>
        <w:rPr>
          <w:rtl/>
        </w:rPr>
      </w:pPr>
    </w:p>
    <w:p w14:paraId="77214BB5" w14:textId="77777777" w:rsidR="00000000" w:rsidRDefault="007C71EE">
      <w:pPr>
        <w:pStyle w:val="a"/>
        <w:rPr>
          <w:rFonts w:hint="cs"/>
          <w:rtl/>
        </w:rPr>
      </w:pPr>
      <w:r>
        <w:rPr>
          <w:rFonts w:hint="cs"/>
          <w:rtl/>
        </w:rPr>
        <w:t>הוא לא מדבר אל השר ואתה לא מדבר אל השר.</w:t>
      </w:r>
    </w:p>
    <w:p w14:paraId="53624960" w14:textId="77777777" w:rsidR="00000000" w:rsidRDefault="007C71EE">
      <w:pPr>
        <w:pStyle w:val="a"/>
        <w:ind w:firstLine="0"/>
        <w:rPr>
          <w:rFonts w:hint="cs"/>
          <w:rtl/>
        </w:rPr>
      </w:pPr>
    </w:p>
    <w:p w14:paraId="7CA5D3FE" w14:textId="77777777" w:rsidR="00000000" w:rsidRDefault="007C71EE">
      <w:pPr>
        <w:pStyle w:val="ac"/>
        <w:rPr>
          <w:rtl/>
        </w:rPr>
      </w:pPr>
      <w:r>
        <w:rPr>
          <w:rFonts w:hint="eastAsia"/>
          <w:rtl/>
        </w:rPr>
        <w:t>יוסי</w:t>
      </w:r>
      <w:r>
        <w:rPr>
          <w:rtl/>
        </w:rPr>
        <w:t xml:space="preserve"> שריד (מרצ):</w:t>
      </w:r>
    </w:p>
    <w:p w14:paraId="00C2BB9A" w14:textId="77777777" w:rsidR="00000000" w:rsidRDefault="007C71EE">
      <w:pPr>
        <w:pStyle w:val="a"/>
        <w:rPr>
          <w:rFonts w:hint="cs"/>
          <w:rtl/>
        </w:rPr>
      </w:pPr>
    </w:p>
    <w:p w14:paraId="49A3AE07" w14:textId="77777777" w:rsidR="00000000" w:rsidRDefault="007C71EE">
      <w:pPr>
        <w:pStyle w:val="a"/>
        <w:rPr>
          <w:rFonts w:hint="cs"/>
          <w:rtl/>
        </w:rPr>
      </w:pPr>
      <w:r>
        <w:rPr>
          <w:rFonts w:hint="cs"/>
          <w:rtl/>
        </w:rPr>
        <w:t xml:space="preserve">חבר הכנסת עמיר פרץ רגיל לדבר אל הממשלה שאיננה. </w:t>
      </w:r>
    </w:p>
    <w:p w14:paraId="27582D65" w14:textId="77777777" w:rsidR="00000000" w:rsidRDefault="007C71EE">
      <w:pPr>
        <w:pStyle w:val="a"/>
        <w:ind w:firstLine="0"/>
        <w:rPr>
          <w:rFonts w:hint="cs"/>
          <w:rtl/>
        </w:rPr>
      </w:pPr>
    </w:p>
    <w:p w14:paraId="7CD23B61" w14:textId="77777777" w:rsidR="00000000" w:rsidRDefault="007C71EE">
      <w:pPr>
        <w:pStyle w:val="SpeakerCon"/>
        <w:rPr>
          <w:rtl/>
        </w:rPr>
      </w:pPr>
      <w:bookmarkStart w:id="1103" w:name="FS000000557T27_05_2003_10_54_34C"/>
      <w:bookmarkEnd w:id="1103"/>
      <w:r>
        <w:rPr>
          <w:rtl/>
        </w:rPr>
        <w:t>עמיר פרץ (עם אחד):</w:t>
      </w:r>
    </w:p>
    <w:p w14:paraId="283CE137" w14:textId="77777777" w:rsidR="00000000" w:rsidRDefault="007C71EE">
      <w:pPr>
        <w:pStyle w:val="a"/>
        <w:rPr>
          <w:rtl/>
        </w:rPr>
      </w:pPr>
    </w:p>
    <w:p w14:paraId="4298C0E4" w14:textId="77777777" w:rsidR="00000000" w:rsidRDefault="007C71EE">
      <w:pPr>
        <w:pStyle w:val="a"/>
        <w:rPr>
          <w:rFonts w:hint="cs"/>
          <w:rtl/>
        </w:rPr>
      </w:pPr>
      <w:r>
        <w:rPr>
          <w:rFonts w:hint="cs"/>
          <w:rtl/>
        </w:rPr>
        <w:t>נכון, אין ממשלה</w:t>
      </w:r>
      <w:r>
        <w:rPr>
          <w:rFonts w:hint="cs"/>
          <w:rtl/>
        </w:rPr>
        <w:t xml:space="preserve">. פעם היא היתה חירשת, פעם היא היתה אילמת, עכשיו היא נעלמת. זה לא נורא. מה אתה כל כך מתרגש מכך? מה קרה, חברי אמנון כהן? מה החידוש הגדול בזה שממשלה לא מקשיבה? ואם הם יושבים כאן, הם מקשיבים? </w:t>
      </w:r>
    </w:p>
    <w:p w14:paraId="792CB05C" w14:textId="77777777" w:rsidR="00000000" w:rsidRDefault="007C71EE">
      <w:pPr>
        <w:pStyle w:val="a"/>
        <w:ind w:firstLine="0"/>
        <w:rPr>
          <w:rFonts w:hint="cs"/>
          <w:rtl/>
        </w:rPr>
      </w:pPr>
    </w:p>
    <w:p w14:paraId="4276A8D7" w14:textId="77777777" w:rsidR="00000000" w:rsidRDefault="007C71EE">
      <w:pPr>
        <w:pStyle w:val="ac"/>
        <w:rPr>
          <w:rtl/>
        </w:rPr>
      </w:pPr>
      <w:r>
        <w:rPr>
          <w:rFonts w:hint="eastAsia"/>
          <w:rtl/>
        </w:rPr>
        <w:t>אמנון</w:t>
      </w:r>
      <w:r>
        <w:rPr>
          <w:rtl/>
        </w:rPr>
        <w:t xml:space="preserve"> כהן (ש"ס):</w:t>
      </w:r>
    </w:p>
    <w:p w14:paraId="5D381DD7" w14:textId="77777777" w:rsidR="00000000" w:rsidRDefault="007C71EE">
      <w:pPr>
        <w:pStyle w:val="a"/>
        <w:rPr>
          <w:rFonts w:hint="cs"/>
          <w:rtl/>
        </w:rPr>
      </w:pPr>
    </w:p>
    <w:p w14:paraId="4CDDA3DC" w14:textId="77777777" w:rsidR="00000000" w:rsidRDefault="007C71EE">
      <w:pPr>
        <w:pStyle w:val="a"/>
        <w:rPr>
          <w:rFonts w:hint="cs"/>
          <w:rtl/>
        </w:rPr>
      </w:pPr>
      <w:r>
        <w:rPr>
          <w:rFonts w:hint="cs"/>
          <w:rtl/>
        </w:rPr>
        <w:t xml:space="preserve">כבוד אלמנטרי לכנסת. </w:t>
      </w:r>
    </w:p>
    <w:p w14:paraId="6DE41832" w14:textId="77777777" w:rsidR="00000000" w:rsidRDefault="007C71EE">
      <w:pPr>
        <w:pStyle w:val="a"/>
        <w:rPr>
          <w:rFonts w:hint="cs"/>
          <w:rtl/>
        </w:rPr>
      </w:pPr>
    </w:p>
    <w:p w14:paraId="628117DE" w14:textId="77777777" w:rsidR="00000000" w:rsidRDefault="007C71EE">
      <w:pPr>
        <w:pStyle w:val="SpeakerCon"/>
        <w:rPr>
          <w:rtl/>
        </w:rPr>
      </w:pPr>
      <w:bookmarkStart w:id="1104" w:name="FS000000557T27_05_2003_15_43_55C"/>
      <w:bookmarkEnd w:id="1104"/>
      <w:r>
        <w:rPr>
          <w:rtl/>
        </w:rPr>
        <w:t>עמיר פרץ (עם אחד):</w:t>
      </w:r>
    </w:p>
    <w:p w14:paraId="0D7D9A76" w14:textId="77777777" w:rsidR="00000000" w:rsidRDefault="007C71EE">
      <w:pPr>
        <w:pStyle w:val="a"/>
        <w:rPr>
          <w:rtl/>
        </w:rPr>
      </w:pPr>
    </w:p>
    <w:p w14:paraId="269B492E" w14:textId="77777777" w:rsidR="00000000" w:rsidRDefault="007C71EE">
      <w:pPr>
        <w:pStyle w:val="a"/>
        <w:rPr>
          <w:rFonts w:hint="cs"/>
          <w:rtl/>
        </w:rPr>
      </w:pPr>
      <w:r>
        <w:rPr>
          <w:rFonts w:hint="cs"/>
          <w:rtl/>
        </w:rPr>
        <w:t>אתה יו</w:t>
      </w:r>
      <w:r>
        <w:rPr>
          <w:rFonts w:hint="cs"/>
          <w:rtl/>
        </w:rPr>
        <w:t xml:space="preserve">דע, מי שמוחל על כבודו, כבודו מחול, אבל מי שמוחל על כבודה של ממשלה או של כנסת, כבודן אינו מחול. אני מקווה שהכנסת שלנו תשמור על כבודה עם נוכחות של שר, בלי נוכחות של שר. </w:t>
      </w:r>
    </w:p>
    <w:p w14:paraId="2E5338E9" w14:textId="77777777" w:rsidR="00000000" w:rsidRDefault="007C71EE">
      <w:pPr>
        <w:pStyle w:val="a"/>
        <w:rPr>
          <w:rFonts w:hint="cs"/>
          <w:rtl/>
        </w:rPr>
      </w:pPr>
    </w:p>
    <w:p w14:paraId="49BB1C42" w14:textId="77777777" w:rsidR="00000000" w:rsidRDefault="007C71EE">
      <w:pPr>
        <w:pStyle w:val="a"/>
        <w:rPr>
          <w:rFonts w:hint="cs"/>
          <w:rtl/>
        </w:rPr>
      </w:pPr>
      <w:r>
        <w:rPr>
          <w:rFonts w:hint="cs"/>
          <w:rtl/>
        </w:rPr>
        <w:t>מה שאותי מדאיג זה העובדה, שאף שכולם לא מקשיבים, בסוף הם מצביעים. הם לא מקשיבים ומצביעים</w:t>
      </w:r>
      <w:r>
        <w:rPr>
          <w:rFonts w:hint="cs"/>
          <w:rtl/>
        </w:rPr>
        <w:t xml:space="preserve">. הרי זאת הטרגדיה הגדולה. </w:t>
      </w:r>
    </w:p>
    <w:p w14:paraId="2A37F31C" w14:textId="77777777" w:rsidR="00000000" w:rsidRDefault="007C71EE">
      <w:pPr>
        <w:pStyle w:val="a"/>
        <w:rPr>
          <w:rFonts w:hint="cs"/>
          <w:rtl/>
        </w:rPr>
      </w:pPr>
    </w:p>
    <w:p w14:paraId="3F763890" w14:textId="77777777" w:rsidR="00000000" w:rsidRDefault="007C71EE">
      <w:pPr>
        <w:pStyle w:val="ac"/>
        <w:rPr>
          <w:rtl/>
        </w:rPr>
      </w:pPr>
      <w:r>
        <w:rPr>
          <w:rFonts w:hint="eastAsia"/>
          <w:rtl/>
        </w:rPr>
        <w:t>אמנון</w:t>
      </w:r>
      <w:r>
        <w:rPr>
          <w:rtl/>
        </w:rPr>
        <w:t xml:space="preserve"> כהן (ש"ס):</w:t>
      </w:r>
    </w:p>
    <w:p w14:paraId="3564B96A" w14:textId="77777777" w:rsidR="00000000" w:rsidRDefault="007C71EE">
      <w:pPr>
        <w:pStyle w:val="a"/>
        <w:rPr>
          <w:rFonts w:hint="cs"/>
          <w:rtl/>
        </w:rPr>
      </w:pPr>
    </w:p>
    <w:p w14:paraId="7429EDD3" w14:textId="77777777" w:rsidR="00000000" w:rsidRDefault="007C71EE">
      <w:pPr>
        <w:pStyle w:val="a"/>
        <w:rPr>
          <w:rFonts w:hint="cs"/>
          <w:rtl/>
        </w:rPr>
      </w:pPr>
      <w:r>
        <w:rPr>
          <w:rFonts w:hint="cs"/>
          <w:rtl/>
        </w:rPr>
        <w:t xml:space="preserve">ממשלה אטומה, כבודו. </w:t>
      </w:r>
    </w:p>
    <w:p w14:paraId="07959B16" w14:textId="77777777" w:rsidR="00000000" w:rsidRDefault="007C71EE">
      <w:pPr>
        <w:pStyle w:val="a"/>
        <w:rPr>
          <w:rFonts w:hint="cs"/>
          <w:rtl/>
        </w:rPr>
      </w:pPr>
    </w:p>
    <w:p w14:paraId="116B4FF8" w14:textId="77777777" w:rsidR="00000000" w:rsidRDefault="007C71EE">
      <w:pPr>
        <w:pStyle w:val="SpeakerCon"/>
        <w:rPr>
          <w:rtl/>
        </w:rPr>
      </w:pPr>
      <w:bookmarkStart w:id="1105" w:name="FS000000557T27_05_2003_10_36_00C"/>
      <w:bookmarkEnd w:id="1105"/>
      <w:r>
        <w:rPr>
          <w:rtl/>
        </w:rPr>
        <w:t>עמיר פרץ (עם אחד):</w:t>
      </w:r>
    </w:p>
    <w:p w14:paraId="5CE7A0AD" w14:textId="77777777" w:rsidR="00000000" w:rsidRDefault="007C71EE">
      <w:pPr>
        <w:pStyle w:val="a"/>
        <w:rPr>
          <w:rtl/>
        </w:rPr>
      </w:pPr>
    </w:p>
    <w:p w14:paraId="3D0C06E8" w14:textId="77777777" w:rsidR="00000000" w:rsidRDefault="007C71EE">
      <w:pPr>
        <w:pStyle w:val="a"/>
        <w:rPr>
          <w:rFonts w:hint="cs"/>
          <w:rtl/>
        </w:rPr>
      </w:pPr>
      <w:r>
        <w:rPr>
          <w:rFonts w:hint="cs"/>
          <w:rtl/>
        </w:rPr>
        <w:t xml:space="preserve">אתמול דיברתי כאן על כך שהממשלה מבצעת אונס קשה ביותר של ערכים בסיסיים ביותר. זכויות האדם לא נבחנות רק בזכות להפגין, בזכות לצעוק, בזכות לבוא ולומר את דבריך. זכויות האדם </w:t>
      </w:r>
      <w:r>
        <w:rPr>
          <w:rtl/>
        </w:rPr>
        <w:t>–</w:t>
      </w:r>
      <w:r>
        <w:rPr>
          <w:rFonts w:hint="cs"/>
          <w:rtl/>
        </w:rPr>
        <w:t xml:space="preserve"> המבחן המרכזי שלהן הוא גם ביכולת שלך להגן עליהן, ובמדינה שאין בה חוקה יש לנו בעיה קשה מאוד. אם היתה לנו חבילה של חוקי-יסוד - אני מניח שהיום אפילו חברי החרדים, שבעבר כל כך התנגדו לחוקי-יסוד, יודעים שאם היינו מוצאים דרך לעשות הצבעה רטרואקטיבית ולהעביר את חוק</w:t>
      </w:r>
      <w:r>
        <w:rPr>
          <w:rFonts w:hint="cs"/>
          <w:rtl/>
        </w:rPr>
        <w:t xml:space="preserve">-יסוד: זכויות חברתיות, חברי חבר הכנסת גפני היה יכול לצעוד בצעדים יותר בטוחים לבית-המשפט העליון כשהוא נאבק על זכותו של הילד לקבל את הקצבה שלו. אני כך מאמין. </w:t>
      </w:r>
    </w:p>
    <w:p w14:paraId="1171C801" w14:textId="77777777" w:rsidR="00000000" w:rsidRDefault="007C71EE">
      <w:pPr>
        <w:pStyle w:val="a"/>
        <w:rPr>
          <w:rFonts w:hint="cs"/>
          <w:rtl/>
        </w:rPr>
      </w:pPr>
    </w:p>
    <w:p w14:paraId="55127A0C" w14:textId="77777777" w:rsidR="00000000" w:rsidRDefault="007C71EE">
      <w:pPr>
        <w:pStyle w:val="a"/>
        <w:rPr>
          <w:rFonts w:hint="cs"/>
          <w:rtl/>
        </w:rPr>
      </w:pPr>
      <w:r>
        <w:rPr>
          <w:rFonts w:hint="cs"/>
          <w:rtl/>
        </w:rPr>
        <w:t>אני הבנתי את החרדה שפקדה את חברי הכנסת מהמפלגות החרדיות אז מפאת פרשנותו של בית-המשפט, אבל מסתבר של</w:t>
      </w:r>
      <w:r>
        <w:rPr>
          <w:rFonts w:hint="cs"/>
          <w:rtl/>
        </w:rPr>
        <w:t>א צריך פרשנות, חבר הכנסת גפני. הממשלה את הפרשנות שממנה חששת הפכה לתוכנית עבודה. מה לך שתחשוש מפרשנותו של בית-משפט עליון, כשיש לך ממשלה שהפכה את כל אותן חרדות קשות שלך לתוכנית עבודה, לחלק מהמדיניות הממשלתית? הרי לך שאתה היום במצב שאולי דווקא בית-המשפט היה ז</w:t>
      </w:r>
      <w:r>
        <w:rPr>
          <w:rFonts w:hint="cs"/>
          <w:rtl/>
        </w:rPr>
        <w:t xml:space="preserve">ה שמוציא אותך מציפורניה של הממשלה בישראל, כי אם היה לנו חוק-יסוד: זכויות חברתיות היום, מצבנו היה שונה לחלוטין, שונה לחלוטין. </w:t>
      </w:r>
    </w:p>
    <w:p w14:paraId="40E0F43A" w14:textId="77777777" w:rsidR="00000000" w:rsidRDefault="007C71EE">
      <w:pPr>
        <w:pStyle w:val="a"/>
        <w:rPr>
          <w:rFonts w:hint="cs"/>
          <w:rtl/>
        </w:rPr>
      </w:pPr>
    </w:p>
    <w:p w14:paraId="1106350F" w14:textId="77777777" w:rsidR="00000000" w:rsidRDefault="007C71EE">
      <w:pPr>
        <w:pStyle w:val="ac"/>
        <w:rPr>
          <w:rtl/>
        </w:rPr>
      </w:pPr>
      <w:r>
        <w:rPr>
          <w:rFonts w:hint="eastAsia"/>
          <w:rtl/>
        </w:rPr>
        <w:t>משה</w:t>
      </w:r>
      <w:r>
        <w:rPr>
          <w:rtl/>
        </w:rPr>
        <w:t xml:space="preserve"> גפני (יהדות התורה):</w:t>
      </w:r>
    </w:p>
    <w:p w14:paraId="362E27B6" w14:textId="77777777" w:rsidR="00000000" w:rsidRDefault="007C71EE">
      <w:pPr>
        <w:pStyle w:val="a"/>
        <w:rPr>
          <w:rFonts w:hint="cs"/>
          <w:rtl/>
        </w:rPr>
      </w:pPr>
    </w:p>
    <w:p w14:paraId="23B651DA" w14:textId="77777777" w:rsidR="00000000" w:rsidRDefault="007C71EE">
      <w:pPr>
        <w:pStyle w:val="a"/>
        <w:rPr>
          <w:rFonts w:hint="cs"/>
          <w:rtl/>
        </w:rPr>
      </w:pPr>
      <w:r>
        <w:rPr>
          <w:rFonts w:hint="cs"/>
          <w:rtl/>
        </w:rPr>
        <w:t>אבל את הממשלה אפשר להחליף, ואני מקווה שנחליף מהר. את בית-המשפט העליון אי-אפשר להחליף, אפילו יושב-ראש הכנ</w:t>
      </w:r>
      <w:r>
        <w:rPr>
          <w:rFonts w:hint="cs"/>
          <w:rtl/>
        </w:rPr>
        <w:t xml:space="preserve">סת לא מצליח. </w:t>
      </w:r>
    </w:p>
    <w:p w14:paraId="246EDEC8" w14:textId="77777777" w:rsidR="00000000" w:rsidRDefault="007C71EE">
      <w:pPr>
        <w:pStyle w:val="a"/>
        <w:rPr>
          <w:rFonts w:hint="cs"/>
          <w:rtl/>
        </w:rPr>
      </w:pPr>
    </w:p>
    <w:p w14:paraId="4C65562D" w14:textId="77777777" w:rsidR="00000000" w:rsidRDefault="007C71EE">
      <w:pPr>
        <w:pStyle w:val="SpeakerCon"/>
        <w:rPr>
          <w:rtl/>
        </w:rPr>
      </w:pPr>
      <w:bookmarkStart w:id="1106" w:name="FS000000557T27_05_2003_10_39_33C"/>
      <w:bookmarkEnd w:id="1106"/>
      <w:r>
        <w:rPr>
          <w:rtl/>
        </w:rPr>
        <w:t>עמיר פרץ (עם אחד):</w:t>
      </w:r>
    </w:p>
    <w:p w14:paraId="66A7ED0A" w14:textId="77777777" w:rsidR="00000000" w:rsidRDefault="007C71EE">
      <w:pPr>
        <w:pStyle w:val="a"/>
        <w:rPr>
          <w:rtl/>
        </w:rPr>
      </w:pPr>
    </w:p>
    <w:p w14:paraId="533D79AA" w14:textId="77777777" w:rsidR="00000000" w:rsidRDefault="007C71EE">
      <w:pPr>
        <w:pStyle w:val="a"/>
        <w:rPr>
          <w:rFonts w:hint="cs"/>
          <w:rtl/>
        </w:rPr>
      </w:pPr>
      <w:r>
        <w:rPr>
          <w:rFonts w:hint="cs"/>
          <w:rtl/>
        </w:rPr>
        <w:t xml:space="preserve">אני מסתייג מדבריך. </w:t>
      </w:r>
    </w:p>
    <w:p w14:paraId="78715136" w14:textId="77777777" w:rsidR="00000000" w:rsidRDefault="007C71EE">
      <w:pPr>
        <w:pStyle w:val="a"/>
        <w:rPr>
          <w:rFonts w:hint="cs"/>
          <w:rtl/>
        </w:rPr>
      </w:pPr>
    </w:p>
    <w:p w14:paraId="2E457862" w14:textId="77777777" w:rsidR="00000000" w:rsidRDefault="007C71EE">
      <w:pPr>
        <w:pStyle w:val="ac"/>
        <w:rPr>
          <w:rtl/>
        </w:rPr>
      </w:pPr>
    </w:p>
    <w:p w14:paraId="3A281381" w14:textId="77777777" w:rsidR="00000000" w:rsidRDefault="007C71EE">
      <w:pPr>
        <w:pStyle w:val="ac"/>
        <w:rPr>
          <w:rtl/>
        </w:rPr>
      </w:pPr>
      <w:r>
        <w:rPr>
          <w:rFonts w:hint="eastAsia"/>
          <w:rtl/>
        </w:rPr>
        <w:t>משה</w:t>
      </w:r>
      <w:r>
        <w:rPr>
          <w:rtl/>
        </w:rPr>
        <w:t xml:space="preserve"> גפני (יהדות התורה):</w:t>
      </w:r>
    </w:p>
    <w:p w14:paraId="2E8115C7" w14:textId="77777777" w:rsidR="00000000" w:rsidRDefault="007C71EE">
      <w:pPr>
        <w:pStyle w:val="a"/>
        <w:rPr>
          <w:rFonts w:hint="cs"/>
          <w:rtl/>
        </w:rPr>
      </w:pPr>
    </w:p>
    <w:p w14:paraId="292D4BEF" w14:textId="77777777" w:rsidR="00000000" w:rsidRDefault="007C71EE">
      <w:pPr>
        <w:pStyle w:val="a"/>
        <w:rPr>
          <w:rFonts w:hint="cs"/>
          <w:rtl/>
        </w:rPr>
      </w:pPr>
      <w:r>
        <w:rPr>
          <w:rFonts w:hint="cs"/>
          <w:rtl/>
        </w:rPr>
        <w:t xml:space="preserve">את הממשלה נחליף, בעזרת השם. </w:t>
      </w:r>
    </w:p>
    <w:p w14:paraId="49C6E518" w14:textId="77777777" w:rsidR="00000000" w:rsidRDefault="007C71EE">
      <w:pPr>
        <w:pStyle w:val="a"/>
        <w:rPr>
          <w:rFonts w:hint="cs"/>
          <w:rtl/>
        </w:rPr>
      </w:pPr>
    </w:p>
    <w:p w14:paraId="6E4F9851" w14:textId="77777777" w:rsidR="00000000" w:rsidRDefault="007C71EE">
      <w:pPr>
        <w:pStyle w:val="SpeakerCon"/>
        <w:rPr>
          <w:rtl/>
        </w:rPr>
      </w:pPr>
      <w:bookmarkStart w:id="1107" w:name="FS000000557T27_05_2003_10_39_58C"/>
      <w:bookmarkEnd w:id="1107"/>
      <w:r>
        <w:rPr>
          <w:rtl/>
        </w:rPr>
        <w:t>עמיר פרץ (עם אחד):</w:t>
      </w:r>
    </w:p>
    <w:p w14:paraId="7E934A04" w14:textId="77777777" w:rsidR="00000000" w:rsidRDefault="007C71EE">
      <w:pPr>
        <w:pStyle w:val="a"/>
        <w:rPr>
          <w:rtl/>
        </w:rPr>
      </w:pPr>
    </w:p>
    <w:p w14:paraId="738B7F8D" w14:textId="77777777" w:rsidR="00000000" w:rsidRDefault="007C71EE">
      <w:pPr>
        <w:pStyle w:val="a"/>
        <w:rPr>
          <w:rFonts w:hint="cs"/>
          <w:rtl/>
        </w:rPr>
      </w:pPr>
      <w:r>
        <w:rPr>
          <w:rFonts w:hint="cs"/>
          <w:rtl/>
        </w:rPr>
        <w:t xml:space="preserve">אני חושב שבית-המשפט העליון עושה את מלאכתו. </w:t>
      </w:r>
    </w:p>
    <w:p w14:paraId="49A9270E" w14:textId="77777777" w:rsidR="00000000" w:rsidRDefault="007C71EE">
      <w:pPr>
        <w:pStyle w:val="a"/>
        <w:rPr>
          <w:rFonts w:hint="cs"/>
          <w:rtl/>
        </w:rPr>
      </w:pPr>
    </w:p>
    <w:p w14:paraId="794C0E09" w14:textId="77777777" w:rsidR="00000000" w:rsidRDefault="007C71EE">
      <w:pPr>
        <w:pStyle w:val="ac"/>
        <w:rPr>
          <w:rtl/>
        </w:rPr>
      </w:pPr>
      <w:r>
        <w:rPr>
          <w:rFonts w:hint="eastAsia"/>
          <w:rtl/>
        </w:rPr>
        <w:t>משה</w:t>
      </w:r>
      <w:r>
        <w:rPr>
          <w:rtl/>
        </w:rPr>
        <w:t xml:space="preserve"> גפני (יהדות התורה):</w:t>
      </w:r>
    </w:p>
    <w:p w14:paraId="75C37A2F" w14:textId="77777777" w:rsidR="00000000" w:rsidRDefault="007C71EE">
      <w:pPr>
        <w:pStyle w:val="a"/>
        <w:rPr>
          <w:rFonts w:hint="cs"/>
          <w:rtl/>
        </w:rPr>
      </w:pPr>
    </w:p>
    <w:p w14:paraId="67335448" w14:textId="77777777" w:rsidR="00000000" w:rsidRDefault="007C71EE">
      <w:pPr>
        <w:pStyle w:val="a"/>
        <w:rPr>
          <w:rFonts w:hint="cs"/>
          <w:rtl/>
        </w:rPr>
      </w:pPr>
      <w:r>
        <w:rPr>
          <w:rFonts w:hint="cs"/>
          <w:rtl/>
        </w:rPr>
        <w:t xml:space="preserve">בסדר, אין לי טענות. אנחנו מתכוונים ללכת לבג"ץ. </w:t>
      </w:r>
    </w:p>
    <w:p w14:paraId="37354E0F" w14:textId="77777777" w:rsidR="00000000" w:rsidRDefault="007C71EE">
      <w:pPr>
        <w:pStyle w:val="a"/>
        <w:rPr>
          <w:rFonts w:hint="cs"/>
          <w:rtl/>
        </w:rPr>
      </w:pPr>
    </w:p>
    <w:p w14:paraId="1300719D" w14:textId="77777777" w:rsidR="00000000" w:rsidRDefault="007C71EE">
      <w:pPr>
        <w:pStyle w:val="SpeakerCon"/>
        <w:rPr>
          <w:rtl/>
        </w:rPr>
      </w:pPr>
      <w:bookmarkStart w:id="1108" w:name="FS000000557T27_05_2003_10_41_14C"/>
      <w:bookmarkEnd w:id="1108"/>
      <w:r>
        <w:rPr>
          <w:rtl/>
        </w:rPr>
        <w:t xml:space="preserve">עמיר </w:t>
      </w:r>
      <w:r>
        <w:rPr>
          <w:rtl/>
        </w:rPr>
        <w:t>פרץ (עם אחד):</w:t>
      </w:r>
    </w:p>
    <w:p w14:paraId="1313578C" w14:textId="77777777" w:rsidR="00000000" w:rsidRDefault="007C71EE">
      <w:pPr>
        <w:pStyle w:val="a"/>
        <w:rPr>
          <w:rtl/>
        </w:rPr>
      </w:pPr>
    </w:p>
    <w:p w14:paraId="68126295" w14:textId="77777777" w:rsidR="00000000" w:rsidRDefault="007C71EE">
      <w:pPr>
        <w:pStyle w:val="a"/>
        <w:rPr>
          <w:rFonts w:hint="cs"/>
          <w:rtl/>
        </w:rPr>
      </w:pPr>
      <w:r>
        <w:rPr>
          <w:rFonts w:hint="cs"/>
          <w:rtl/>
        </w:rPr>
        <w:t xml:space="preserve">יפה, אני לא מציע שנשפוט את בית-המשפט העליון רק כשההחלטה נוחה לנו </w:t>
      </w:r>
      <w:r>
        <w:rPr>
          <w:rtl/>
        </w:rPr>
        <w:t>–</w:t>
      </w:r>
      <w:r>
        <w:rPr>
          <w:rFonts w:hint="cs"/>
          <w:rtl/>
        </w:rPr>
        <w:t xml:space="preserve"> לא. ולכן, אתה יודע מה? אני הייתי שמח אם בית-המשפט העליון היה מרחיב את סמכויותיו. למשל, הממשלה הביאה הצעה לקצץ לקשישים סיעודיים את הקצבה שלהם ב=50%, נכון? כולם ידעו שזאת עז. מ</w:t>
      </w:r>
      <w:r>
        <w:rPr>
          <w:rFonts w:hint="cs"/>
          <w:rtl/>
        </w:rPr>
        <w:t>ישהו פה לא ידע שזאת עז? מישהו לא ידע שהכניסו את זה בתקציב כדי להתמקח? ואחר כך יופיע לנו שר האוצר, גיבור החלשים, ויגיד: הנה, ביטלתי, החזרתי להם את המטפלת, הם יוכלו לאכול, הם יוכלו לשתות, הם יקבלו תרופה. אבל, אני שואל אותך, למי יש זכות במדינה הזאת לקחת 107,0</w:t>
      </w:r>
      <w:r>
        <w:rPr>
          <w:rFonts w:hint="cs"/>
          <w:rtl/>
        </w:rPr>
        <w:t xml:space="preserve">00 קשישים ולהשתמש בהם כעז, ולדעת שהם במשך שלושה חודשים חיים בחרדה, כי הם עומדים לאבד את המטפלת שלהם? מה זה, זה לא שימוש אלים בתהליך חקיקה כנגד קבוצות? </w:t>
      </w:r>
    </w:p>
    <w:p w14:paraId="245CEE55" w14:textId="77777777" w:rsidR="00000000" w:rsidRDefault="007C71EE">
      <w:pPr>
        <w:pStyle w:val="a"/>
        <w:rPr>
          <w:rFonts w:hint="cs"/>
          <w:rtl/>
        </w:rPr>
      </w:pPr>
    </w:p>
    <w:p w14:paraId="1C30048E" w14:textId="77777777" w:rsidR="00000000" w:rsidRDefault="007C71EE">
      <w:pPr>
        <w:pStyle w:val="a"/>
        <w:rPr>
          <w:rFonts w:hint="cs"/>
          <w:rtl/>
        </w:rPr>
      </w:pPr>
      <w:r>
        <w:rPr>
          <w:rFonts w:hint="cs"/>
          <w:rtl/>
        </w:rPr>
        <w:t>שיטת העזים צריכה להיות שיטה שבכל פעם שממשלה מוציאה סעיף מתוך תקציב, צריך לשים עליה אות קלון, כי אז נחשפ</w:t>
      </w:r>
      <w:r>
        <w:rPr>
          <w:rFonts w:hint="cs"/>
          <w:rtl/>
        </w:rPr>
        <w:t xml:space="preserve">ת השיטה כולה והשימוש הבוטה שלה באוכלוסיות חלשות שמוצאות את עצמן נאבקות על הזכות שלהן להתקיים.  </w:t>
      </w:r>
    </w:p>
    <w:p w14:paraId="792B6E9C" w14:textId="77777777" w:rsidR="00000000" w:rsidRDefault="007C71EE">
      <w:pPr>
        <w:pStyle w:val="a"/>
        <w:rPr>
          <w:rFonts w:hint="cs"/>
          <w:rtl/>
        </w:rPr>
      </w:pPr>
    </w:p>
    <w:p w14:paraId="123F4B43" w14:textId="77777777" w:rsidR="00000000" w:rsidRDefault="007C71EE">
      <w:pPr>
        <w:pStyle w:val="a"/>
        <w:rPr>
          <w:rFonts w:hint="cs"/>
          <w:rtl/>
        </w:rPr>
      </w:pPr>
      <w:r>
        <w:rPr>
          <w:rFonts w:hint="cs"/>
          <w:rtl/>
        </w:rPr>
        <w:t>ואני אתמול התרעתי, חבר הכנסת גפני, על מה שיקרה לשוק. הממשלה חושבת שכולם מאמינים לה, וטוענת שההסתדרות, הגוף הזה, לא יודע מה לעשות, לא יודע לנהל. אני הזהרתי מפני</w:t>
      </w:r>
      <w:r>
        <w:rPr>
          <w:rFonts w:hint="cs"/>
          <w:rtl/>
        </w:rPr>
        <w:t xml:space="preserve"> אי-אמון שיש לעמיתים, והבוקר אנחנו מתעוררים לכותרות ענק </w:t>
      </w:r>
      <w:r>
        <w:rPr>
          <w:rtl/>
        </w:rPr>
        <w:t>–</w:t>
      </w:r>
      <w:r>
        <w:rPr>
          <w:rFonts w:hint="cs"/>
          <w:rtl/>
        </w:rPr>
        <w:t xml:space="preserve"> אדוני היושב-ראש, לא ציבור העובדים שמזוהה עם ההסתדרות הודיע שאם תוכנית הפנסיה תעבור הוא יעזוב. לא, "אמדוקס", פאר היצירה בכלכלה הישראלית, מודיעה היום, שאם תוכנית הפנסיה תעבור כפי שהיא, היא מוציאה את כ</w:t>
      </w:r>
      <w:r>
        <w:rPr>
          <w:rFonts w:hint="cs"/>
          <w:rtl/>
        </w:rPr>
        <w:t xml:space="preserve">ל 4,000 העובדים שלה. את כולם. </w:t>
      </w:r>
    </w:p>
    <w:p w14:paraId="21371518" w14:textId="77777777" w:rsidR="00000000" w:rsidRDefault="007C71EE">
      <w:pPr>
        <w:pStyle w:val="a"/>
        <w:rPr>
          <w:rFonts w:hint="cs"/>
          <w:rtl/>
        </w:rPr>
      </w:pPr>
    </w:p>
    <w:p w14:paraId="593105B2" w14:textId="77777777" w:rsidR="00000000" w:rsidRDefault="007C71EE">
      <w:pPr>
        <w:pStyle w:val="a"/>
        <w:rPr>
          <w:rFonts w:hint="cs"/>
          <w:rtl/>
        </w:rPr>
      </w:pPr>
      <w:r>
        <w:rPr>
          <w:rFonts w:hint="cs"/>
          <w:rtl/>
        </w:rPr>
        <w:t>אז מה יגידו עכשיו? ההסתדרות? זאת לא ההסתדרות. אבל אנחנו אומרים לממשלה: שימי לב, בגלל הטירוף שאחז בה להילחם בהסתדרות, בגלל האובססיה שבה נתפסה בכל דבר שמזוהה עם כוח ארגוני שיכול גם להגיד לא, שיכול לדרוש להתאזן, שיכול לומר לשים</w:t>
      </w:r>
      <w:r>
        <w:rPr>
          <w:rFonts w:hint="cs"/>
          <w:rtl/>
        </w:rPr>
        <w:t xml:space="preserve"> לב, כי ערך האדם הוא גם דבר חשוב כשמדברים על תוכנית כלכלית - מה תגידו עכשיו לאנשי "אמדוקס"? שהם גם מההסתדרות?</w:t>
      </w:r>
    </w:p>
    <w:p w14:paraId="48B45E8C" w14:textId="77777777" w:rsidR="00000000" w:rsidRDefault="007C71EE">
      <w:pPr>
        <w:pStyle w:val="a"/>
        <w:rPr>
          <w:rFonts w:hint="cs"/>
          <w:rtl/>
        </w:rPr>
      </w:pPr>
    </w:p>
    <w:p w14:paraId="4A9BF561" w14:textId="77777777" w:rsidR="00000000" w:rsidRDefault="007C71EE">
      <w:pPr>
        <w:pStyle w:val="a"/>
        <w:rPr>
          <w:rFonts w:hint="cs"/>
          <w:rtl/>
        </w:rPr>
      </w:pPr>
      <w:r>
        <w:rPr>
          <w:rFonts w:hint="cs"/>
          <w:rtl/>
        </w:rPr>
        <w:t>אז אם מישהו היה זקוק לאיתות, למה אסור לתוכנית הפנסיה הזאת לעבור, אני פונה שוב לחברי הכנסת ואומר שיש לי הסתייגות שאומרת, שאת כל פרק הפנסיה נעביר ל</w:t>
      </w:r>
      <w:r>
        <w:rPr>
          <w:rFonts w:hint="cs"/>
          <w:rtl/>
        </w:rPr>
        <w:t>וועדה בראשות מאיר שמגר, ואני מתחייב מראש לקבל כל החלטה שלה. אני מבקש, אם הממשלה מצביעה נגד שמגר, שהכנסת תצביע בעד שמגר, כדי שכולנו נוכל לישון בשקט, שכולנו נוכל להיות בטוחים ששינוי כל כך דרמטי עשינו בזהירות הראויה ובאחריות הראויה. ומה שמתרחש כאן, זה חוסר אח</w:t>
      </w:r>
      <w:r>
        <w:rPr>
          <w:rFonts w:hint="cs"/>
          <w:rtl/>
        </w:rPr>
        <w:t xml:space="preserve">ריות לאומי. </w:t>
      </w:r>
    </w:p>
    <w:p w14:paraId="5C215FE1" w14:textId="77777777" w:rsidR="00000000" w:rsidRDefault="007C71EE">
      <w:pPr>
        <w:pStyle w:val="a"/>
        <w:rPr>
          <w:rFonts w:hint="cs"/>
          <w:rtl/>
        </w:rPr>
      </w:pPr>
    </w:p>
    <w:p w14:paraId="07682C2F" w14:textId="77777777" w:rsidR="00000000" w:rsidRDefault="007C71EE">
      <w:pPr>
        <w:pStyle w:val="ad"/>
        <w:rPr>
          <w:rtl/>
        </w:rPr>
      </w:pPr>
      <w:r>
        <w:rPr>
          <w:rtl/>
        </w:rPr>
        <w:t>היו"ר מיכאל נודלמן:</w:t>
      </w:r>
    </w:p>
    <w:p w14:paraId="4273BAB3" w14:textId="77777777" w:rsidR="00000000" w:rsidRDefault="007C71EE">
      <w:pPr>
        <w:pStyle w:val="a"/>
        <w:rPr>
          <w:rtl/>
        </w:rPr>
      </w:pPr>
    </w:p>
    <w:p w14:paraId="6CCE44A2" w14:textId="77777777" w:rsidR="00000000" w:rsidRDefault="007C71EE">
      <w:pPr>
        <w:pStyle w:val="a"/>
        <w:rPr>
          <w:rFonts w:hint="cs"/>
          <w:rtl/>
        </w:rPr>
      </w:pPr>
      <w:r>
        <w:rPr>
          <w:rFonts w:hint="cs"/>
          <w:rtl/>
        </w:rPr>
        <w:t xml:space="preserve">תודה רבה. חבר הכנסת אמנון כהן, ואחריו </w:t>
      </w:r>
      <w:r>
        <w:rPr>
          <w:rtl/>
        </w:rPr>
        <w:t>–</w:t>
      </w:r>
      <w:r>
        <w:rPr>
          <w:rFonts w:hint="cs"/>
          <w:rtl/>
        </w:rPr>
        <w:t xml:space="preserve"> חברי הכנסת יאיר פרץ ומשה גפני. </w:t>
      </w:r>
    </w:p>
    <w:p w14:paraId="402BF25D" w14:textId="77777777" w:rsidR="00000000" w:rsidRDefault="007C71EE">
      <w:pPr>
        <w:pStyle w:val="a"/>
        <w:rPr>
          <w:rFonts w:hint="cs"/>
          <w:rtl/>
        </w:rPr>
      </w:pPr>
    </w:p>
    <w:p w14:paraId="70FDA8D5" w14:textId="77777777" w:rsidR="00000000" w:rsidRDefault="007C71EE">
      <w:pPr>
        <w:pStyle w:val="Speaker"/>
        <w:rPr>
          <w:rtl/>
        </w:rPr>
      </w:pPr>
      <w:bookmarkStart w:id="1109" w:name="FS000000495T27_05_2003_15_45_23"/>
      <w:bookmarkEnd w:id="1109"/>
      <w:r>
        <w:rPr>
          <w:rFonts w:hint="eastAsia"/>
          <w:rtl/>
        </w:rPr>
        <w:t>אמנון</w:t>
      </w:r>
      <w:r>
        <w:rPr>
          <w:rtl/>
        </w:rPr>
        <w:t xml:space="preserve"> כהן (ש"ס):</w:t>
      </w:r>
    </w:p>
    <w:p w14:paraId="4E42E56B" w14:textId="77777777" w:rsidR="00000000" w:rsidRDefault="007C71EE">
      <w:pPr>
        <w:pStyle w:val="a"/>
        <w:rPr>
          <w:rFonts w:hint="cs"/>
          <w:rtl/>
        </w:rPr>
      </w:pPr>
    </w:p>
    <w:p w14:paraId="77682564" w14:textId="77777777" w:rsidR="00000000" w:rsidRDefault="007C71EE">
      <w:pPr>
        <w:pStyle w:val="a"/>
        <w:rPr>
          <w:rFonts w:hint="cs"/>
          <w:rtl/>
        </w:rPr>
      </w:pPr>
      <w:bookmarkStart w:id="1110" w:name="FS000000495T27_05_2003_10_48_49"/>
      <w:bookmarkEnd w:id="1110"/>
      <w:r>
        <w:rPr>
          <w:rFonts w:hint="cs"/>
          <w:rtl/>
        </w:rPr>
        <w:t>אולי כבודו יזמין את נציג הממשלה?</w:t>
      </w:r>
    </w:p>
    <w:p w14:paraId="716F6044" w14:textId="77777777" w:rsidR="00000000" w:rsidRDefault="007C71EE">
      <w:pPr>
        <w:pStyle w:val="a"/>
        <w:rPr>
          <w:rFonts w:hint="cs"/>
          <w:rtl/>
        </w:rPr>
      </w:pPr>
    </w:p>
    <w:p w14:paraId="58CD031E" w14:textId="77777777" w:rsidR="00000000" w:rsidRDefault="007C71EE">
      <w:pPr>
        <w:pStyle w:val="ad"/>
        <w:rPr>
          <w:rtl/>
        </w:rPr>
      </w:pPr>
      <w:r>
        <w:rPr>
          <w:rtl/>
        </w:rPr>
        <w:t>היו"ר מיכאל נודלמן:</w:t>
      </w:r>
    </w:p>
    <w:p w14:paraId="4BFD7DD3" w14:textId="77777777" w:rsidR="00000000" w:rsidRDefault="007C71EE">
      <w:pPr>
        <w:pStyle w:val="a"/>
        <w:rPr>
          <w:rtl/>
        </w:rPr>
      </w:pPr>
    </w:p>
    <w:p w14:paraId="56D0DF05" w14:textId="77777777" w:rsidR="00000000" w:rsidRDefault="007C71EE">
      <w:pPr>
        <w:pStyle w:val="a"/>
        <w:rPr>
          <w:rFonts w:hint="cs"/>
          <w:rtl/>
        </w:rPr>
      </w:pPr>
      <w:r>
        <w:rPr>
          <w:rFonts w:hint="cs"/>
          <w:rtl/>
        </w:rPr>
        <w:t xml:space="preserve">שר התעשייה והמסחר אמר שהוא יבוא לפה. הוא היה פה. </w:t>
      </w:r>
    </w:p>
    <w:p w14:paraId="260894B7" w14:textId="77777777" w:rsidR="00000000" w:rsidRDefault="007C71EE">
      <w:pPr>
        <w:pStyle w:val="a"/>
        <w:rPr>
          <w:rFonts w:hint="cs"/>
          <w:rtl/>
        </w:rPr>
      </w:pPr>
    </w:p>
    <w:p w14:paraId="323DF86A" w14:textId="77777777" w:rsidR="00000000" w:rsidRDefault="007C71EE">
      <w:pPr>
        <w:pStyle w:val="SpeakerCon"/>
        <w:rPr>
          <w:rtl/>
        </w:rPr>
      </w:pPr>
      <w:bookmarkStart w:id="1111" w:name="FS000000495T27_05_2003_10_51_29C"/>
      <w:bookmarkEnd w:id="1111"/>
      <w:r>
        <w:rPr>
          <w:rtl/>
        </w:rPr>
        <w:t>אמנון כהן (ש"ס):</w:t>
      </w:r>
    </w:p>
    <w:p w14:paraId="0E6FBC60" w14:textId="77777777" w:rsidR="00000000" w:rsidRDefault="007C71EE">
      <w:pPr>
        <w:pStyle w:val="a"/>
        <w:rPr>
          <w:rtl/>
        </w:rPr>
      </w:pPr>
    </w:p>
    <w:p w14:paraId="6F9A5563" w14:textId="77777777" w:rsidR="00000000" w:rsidRDefault="007C71EE">
      <w:pPr>
        <w:pStyle w:val="a"/>
        <w:rPr>
          <w:rFonts w:hint="cs"/>
          <w:rtl/>
        </w:rPr>
      </w:pPr>
      <w:r>
        <w:rPr>
          <w:rFonts w:hint="cs"/>
          <w:rtl/>
        </w:rPr>
        <w:t>הוא ממ</w:t>
      </w:r>
      <w:r>
        <w:rPr>
          <w:rFonts w:hint="cs"/>
          <w:rtl/>
        </w:rPr>
        <w:t>לא-מקום ראש-הממשלה, הוא צריך לשמוע מה אנחנו אומרים, איך הוא ישמע?</w:t>
      </w:r>
    </w:p>
    <w:p w14:paraId="0ECA9EBE" w14:textId="77777777" w:rsidR="00000000" w:rsidRDefault="007C71EE">
      <w:pPr>
        <w:pStyle w:val="a"/>
        <w:rPr>
          <w:rFonts w:hint="cs"/>
          <w:rtl/>
        </w:rPr>
      </w:pPr>
    </w:p>
    <w:p w14:paraId="0E38A888" w14:textId="77777777" w:rsidR="00000000" w:rsidRDefault="007C71EE">
      <w:pPr>
        <w:pStyle w:val="ad"/>
        <w:rPr>
          <w:rtl/>
        </w:rPr>
      </w:pPr>
      <w:r>
        <w:rPr>
          <w:rtl/>
        </w:rPr>
        <w:t>היו"ר מיכאל נודלמן:</w:t>
      </w:r>
    </w:p>
    <w:p w14:paraId="2EA62427" w14:textId="77777777" w:rsidR="00000000" w:rsidRDefault="007C71EE">
      <w:pPr>
        <w:pStyle w:val="a"/>
        <w:rPr>
          <w:rtl/>
        </w:rPr>
      </w:pPr>
    </w:p>
    <w:p w14:paraId="36C5AF3B" w14:textId="77777777" w:rsidR="00000000" w:rsidRDefault="007C71EE">
      <w:pPr>
        <w:pStyle w:val="a"/>
        <w:rPr>
          <w:rFonts w:hint="cs"/>
          <w:rtl/>
        </w:rPr>
      </w:pPr>
      <w:r>
        <w:rPr>
          <w:rFonts w:hint="cs"/>
          <w:rtl/>
        </w:rPr>
        <w:t xml:space="preserve">לפני שאתה הגעת, הוא היה פה ויצא. </w:t>
      </w:r>
    </w:p>
    <w:p w14:paraId="58E033B6" w14:textId="77777777" w:rsidR="00000000" w:rsidRDefault="007C71EE">
      <w:pPr>
        <w:pStyle w:val="a"/>
        <w:rPr>
          <w:rFonts w:hint="cs"/>
          <w:rtl/>
        </w:rPr>
      </w:pPr>
    </w:p>
    <w:p w14:paraId="2C2CBFAF" w14:textId="77777777" w:rsidR="00000000" w:rsidRDefault="007C71EE">
      <w:pPr>
        <w:pStyle w:val="SpeakerCon"/>
        <w:rPr>
          <w:rtl/>
        </w:rPr>
      </w:pPr>
      <w:bookmarkStart w:id="1112" w:name="FS000000495T27_05_2003_10_51_52C"/>
      <w:bookmarkEnd w:id="1112"/>
      <w:r>
        <w:rPr>
          <w:rtl/>
        </w:rPr>
        <w:t>אמנון כהן (ש"ס):</w:t>
      </w:r>
    </w:p>
    <w:p w14:paraId="4BC26BFF" w14:textId="77777777" w:rsidR="00000000" w:rsidRDefault="007C71EE">
      <w:pPr>
        <w:pStyle w:val="a"/>
        <w:rPr>
          <w:rtl/>
        </w:rPr>
      </w:pPr>
    </w:p>
    <w:p w14:paraId="7CB60427" w14:textId="77777777" w:rsidR="00000000" w:rsidRDefault="007C71EE">
      <w:pPr>
        <w:pStyle w:val="a"/>
        <w:rPr>
          <w:rFonts w:hint="cs"/>
          <w:rtl/>
        </w:rPr>
      </w:pPr>
      <w:r>
        <w:rPr>
          <w:rFonts w:hint="cs"/>
          <w:rtl/>
        </w:rPr>
        <w:t xml:space="preserve">אולי אפשר לחכות שייכנס, אדוני המזכיר, ואנחנו נעשה הפסקה לכמה דקות? כי אני רוצה שהוא ישמע את מה שאני אומר ויעביר את </w:t>
      </w:r>
      <w:r>
        <w:rPr>
          <w:rFonts w:hint="cs"/>
          <w:rtl/>
        </w:rPr>
        <w:t xml:space="preserve">בקשתנו לממשלה. </w:t>
      </w:r>
    </w:p>
    <w:p w14:paraId="6DCA494C" w14:textId="77777777" w:rsidR="00000000" w:rsidRDefault="007C71EE">
      <w:pPr>
        <w:pStyle w:val="a"/>
        <w:rPr>
          <w:rtl/>
        </w:rPr>
      </w:pPr>
    </w:p>
    <w:p w14:paraId="046ACFA4" w14:textId="77777777" w:rsidR="00000000" w:rsidRDefault="007C71EE">
      <w:pPr>
        <w:pStyle w:val="a"/>
        <w:rPr>
          <w:rFonts w:hint="cs"/>
          <w:rtl/>
        </w:rPr>
      </w:pPr>
    </w:p>
    <w:p w14:paraId="10AC70C4" w14:textId="77777777" w:rsidR="00000000" w:rsidRDefault="007C71EE">
      <w:pPr>
        <w:pStyle w:val="ad"/>
        <w:rPr>
          <w:rtl/>
        </w:rPr>
      </w:pPr>
      <w:r>
        <w:rPr>
          <w:rtl/>
        </w:rPr>
        <w:t>היו"ר מיכאל נודלמן:</w:t>
      </w:r>
    </w:p>
    <w:p w14:paraId="426ECCCB" w14:textId="77777777" w:rsidR="00000000" w:rsidRDefault="007C71EE">
      <w:pPr>
        <w:pStyle w:val="a"/>
        <w:rPr>
          <w:rtl/>
        </w:rPr>
      </w:pPr>
    </w:p>
    <w:p w14:paraId="2FB36D6D" w14:textId="77777777" w:rsidR="00000000" w:rsidRDefault="007C71EE">
      <w:pPr>
        <w:pStyle w:val="a"/>
        <w:rPr>
          <w:rFonts w:hint="cs"/>
          <w:rtl/>
        </w:rPr>
      </w:pPr>
      <w:r>
        <w:rPr>
          <w:rFonts w:hint="cs"/>
          <w:rtl/>
        </w:rPr>
        <w:t xml:space="preserve">לא. יש לך עשר  דקות. </w:t>
      </w:r>
    </w:p>
    <w:p w14:paraId="1179B4BC" w14:textId="77777777" w:rsidR="00000000" w:rsidRDefault="007C71EE">
      <w:pPr>
        <w:pStyle w:val="a"/>
        <w:rPr>
          <w:rFonts w:hint="cs"/>
          <w:rtl/>
        </w:rPr>
      </w:pPr>
    </w:p>
    <w:p w14:paraId="05174460" w14:textId="77777777" w:rsidR="00000000" w:rsidRDefault="007C71EE">
      <w:pPr>
        <w:pStyle w:val="SpeakerCon"/>
        <w:rPr>
          <w:rtl/>
        </w:rPr>
      </w:pPr>
      <w:bookmarkStart w:id="1113" w:name="FS000000495T27_05_2003_10_52_53C"/>
      <w:bookmarkEnd w:id="1113"/>
      <w:r>
        <w:rPr>
          <w:rtl/>
        </w:rPr>
        <w:t>אמנון כהן (ש"ס):</w:t>
      </w:r>
    </w:p>
    <w:p w14:paraId="68A6D391" w14:textId="77777777" w:rsidR="00000000" w:rsidRDefault="007C71EE">
      <w:pPr>
        <w:pStyle w:val="a"/>
        <w:rPr>
          <w:rtl/>
        </w:rPr>
      </w:pPr>
    </w:p>
    <w:p w14:paraId="630F4075" w14:textId="77777777" w:rsidR="00000000" w:rsidRDefault="007C71EE">
      <w:pPr>
        <w:pStyle w:val="a"/>
        <w:rPr>
          <w:rFonts w:hint="cs"/>
          <w:rtl/>
        </w:rPr>
      </w:pPr>
      <w:r>
        <w:rPr>
          <w:rFonts w:hint="cs"/>
          <w:rtl/>
        </w:rPr>
        <w:t xml:space="preserve">אדוני היושב-ראש, חברי חברי הכנסת, הממשלה והעומד בראשה היום אטומים ונטולי רגישות חברתית. </w:t>
      </w:r>
    </w:p>
    <w:p w14:paraId="5B28C017" w14:textId="77777777" w:rsidR="00000000" w:rsidRDefault="007C71EE">
      <w:pPr>
        <w:pStyle w:val="a"/>
        <w:rPr>
          <w:rFonts w:hint="cs"/>
          <w:rtl/>
        </w:rPr>
      </w:pPr>
    </w:p>
    <w:p w14:paraId="455E084C" w14:textId="77777777" w:rsidR="00000000" w:rsidRDefault="007C71EE">
      <w:pPr>
        <w:pStyle w:val="ac"/>
        <w:rPr>
          <w:rtl/>
        </w:rPr>
      </w:pPr>
      <w:r>
        <w:rPr>
          <w:rFonts w:hint="eastAsia"/>
          <w:rtl/>
        </w:rPr>
        <w:t>ג</w:t>
      </w:r>
      <w:r>
        <w:rPr>
          <w:rtl/>
        </w:rPr>
        <w:t>'מאל זחאלקה (בל"ד):</w:t>
      </w:r>
    </w:p>
    <w:p w14:paraId="43713290" w14:textId="77777777" w:rsidR="00000000" w:rsidRDefault="007C71EE">
      <w:pPr>
        <w:pStyle w:val="a"/>
        <w:rPr>
          <w:rFonts w:hint="cs"/>
          <w:rtl/>
        </w:rPr>
      </w:pPr>
    </w:p>
    <w:p w14:paraId="68AD87D1" w14:textId="77777777" w:rsidR="00000000" w:rsidRDefault="007C71EE">
      <w:pPr>
        <w:pStyle w:val="a"/>
        <w:rPr>
          <w:rFonts w:hint="cs"/>
          <w:rtl/>
        </w:rPr>
      </w:pPr>
      <w:r>
        <w:rPr>
          <w:rFonts w:hint="cs"/>
          <w:rtl/>
        </w:rPr>
        <w:t>אתה רוצה לבקש שנציג הממשלה יבוא?</w:t>
      </w:r>
    </w:p>
    <w:p w14:paraId="64403E08" w14:textId="77777777" w:rsidR="00000000" w:rsidRDefault="007C71EE">
      <w:pPr>
        <w:pStyle w:val="a"/>
        <w:rPr>
          <w:rFonts w:hint="cs"/>
          <w:rtl/>
        </w:rPr>
      </w:pPr>
    </w:p>
    <w:p w14:paraId="0F98A255" w14:textId="77777777" w:rsidR="00000000" w:rsidRDefault="007C71EE">
      <w:pPr>
        <w:pStyle w:val="SpeakerCon"/>
        <w:rPr>
          <w:rtl/>
        </w:rPr>
      </w:pPr>
      <w:bookmarkStart w:id="1114" w:name="FS000000495T27_05_2003_10_53_35C"/>
      <w:bookmarkEnd w:id="1114"/>
      <w:r>
        <w:rPr>
          <w:rtl/>
        </w:rPr>
        <w:t>אמנון כהן (ש"ס):</w:t>
      </w:r>
    </w:p>
    <w:p w14:paraId="6D986028" w14:textId="77777777" w:rsidR="00000000" w:rsidRDefault="007C71EE">
      <w:pPr>
        <w:pStyle w:val="a"/>
        <w:rPr>
          <w:rtl/>
        </w:rPr>
      </w:pPr>
    </w:p>
    <w:p w14:paraId="09ADD11A" w14:textId="77777777" w:rsidR="00000000" w:rsidRDefault="007C71EE">
      <w:pPr>
        <w:pStyle w:val="a"/>
        <w:rPr>
          <w:rFonts w:hint="cs"/>
          <w:rtl/>
        </w:rPr>
      </w:pPr>
      <w:r>
        <w:rPr>
          <w:rFonts w:hint="cs"/>
          <w:rtl/>
        </w:rPr>
        <w:t>אני ביקשתי ש</w:t>
      </w:r>
      <w:r>
        <w:rPr>
          <w:rFonts w:hint="cs"/>
          <w:rtl/>
        </w:rPr>
        <w:t xml:space="preserve">לוש פעמים. </w:t>
      </w:r>
    </w:p>
    <w:p w14:paraId="6C3B7B94" w14:textId="77777777" w:rsidR="00000000" w:rsidRDefault="007C71EE">
      <w:pPr>
        <w:pStyle w:val="a"/>
        <w:rPr>
          <w:rFonts w:hint="cs"/>
          <w:rtl/>
        </w:rPr>
      </w:pPr>
    </w:p>
    <w:p w14:paraId="4100D241" w14:textId="77777777" w:rsidR="00000000" w:rsidRDefault="007C71EE">
      <w:pPr>
        <w:pStyle w:val="ac"/>
        <w:rPr>
          <w:rtl/>
        </w:rPr>
      </w:pPr>
      <w:r>
        <w:rPr>
          <w:rFonts w:hint="eastAsia"/>
          <w:rtl/>
        </w:rPr>
        <w:t>ג</w:t>
      </w:r>
      <w:r>
        <w:rPr>
          <w:rtl/>
        </w:rPr>
        <w:t>'מאל זחאלקה (בל"ד):</w:t>
      </w:r>
    </w:p>
    <w:p w14:paraId="578EDA42" w14:textId="77777777" w:rsidR="00000000" w:rsidRDefault="007C71EE">
      <w:pPr>
        <w:pStyle w:val="a"/>
        <w:rPr>
          <w:rFonts w:hint="cs"/>
          <w:rtl/>
        </w:rPr>
      </w:pPr>
    </w:p>
    <w:p w14:paraId="1E57FD3B" w14:textId="77777777" w:rsidR="00000000" w:rsidRDefault="007C71EE">
      <w:pPr>
        <w:pStyle w:val="a"/>
        <w:rPr>
          <w:rFonts w:hint="cs"/>
          <w:rtl/>
        </w:rPr>
      </w:pPr>
      <w:r>
        <w:rPr>
          <w:rFonts w:hint="cs"/>
          <w:rtl/>
        </w:rPr>
        <w:t xml:space="preserve">היה סיכום, שאם לא יהיה נציג ממשלה, הישיבה תופסק. היה סיכום כזה, אומנם בעל-פה ולא בכתב, אבל זה הסיכום. </w:t>
      </w:r>
    </w:p>
    <w:p w14:paraId="309A7F73" w14:textId="77777777" w:rsidR="00000000" w:rsidRDefault="007C71EE">
      <w:pPr>
        <w:pStyle w:val="a"/>
        <w:rPr>
          <w:rFonts w:hint="cs"/>
          <w:rtl/>
        </w:rPr>
      </w:pPr>
    </w:p>
    <w:p w14:paraId="32182F67" w14:textId="77777777" w:rsidR="00000000" w:rsidRDefault="007C71EE">
      <w:pPr>
        <w:pStyle w:val="ad"/>
        <w:rPr>
          <w:rtl/>
        </w:rPr>
      </w:pPr>
      <w:r>
        <w:rPr>
          <w:rtl/>
        </w:rPr>
        <w:t>היו"ר מיכאל נודלמן:</w:t>
      </w:r>
    </w:p>
    <w:p w14:paraId="64DF46FA" w14:textId="77777777" w:rsidR="00000000" w:rsidRDefault="007C71EE">
      <w:pPr>
        <w:pStyle w:val="a"/>
        <w:rPr>
          <w:rtl/>
        </w:rPr>
      </w:pPr>
    </w:p>
    <w:p w14:paraId="64B2C660" w14:textId="77777777" w:rsidR="00000000" w:rsidRDefault="007C71EE">
      <w:pPr>
        <w:pStyle w:val="a"/>
        <w:rPr>
          <w:rFonts w:hint="cs"/>
          <w:rtl/>
        </w:rPr>
      </w:pPr>
      <w:r>
        <w:rPr>
          <w:rFonts w:hint="cs"/>
          <w:rtl/>
        </w:rPr>
        <w:t xml:space="preserve">לא, זה תלוי ביושב-ראש. השר נמצא בבניין. </w:t>
      </w:r>
    </w:p>
    <w:p w14:paraId="39713DBF" w14:textId="77777777" w:rsidR="00000000" w:rsidRDefault="007C71EE">
      <w:pPr>
        <w:pStyle w:val="a"/>
        <w:rPr>
          <w:rFonts w:hint="cs"/>
          <w:rtl/>
        </w:rPr>
      </w:pPr>
    </w:p>
    <w:p w14:paraId="485A9F4E" w14:textId="77777777" w:rsidR="00000000" w:rsidRDefault="007C71EE">
      <w:pPr>
        <w:pStyle w:val="SpeakerCon"/>
        <w:rPr>
          <w:rtl/>
        </w:rPr>
      </w:pPr>
      <w:bookmarkStart w:id="1115" w:name="FS000000495T27_05_2003_10_54_25C"/>
      <w:bookmarkEnd w:id="1115"/>
      <w:r>
        <w:rPr>
          <w:rtl/>
        </w:rPr>
        <w:t>אמנון כהן (ש"ס):</w:t>
      </w:r>
    </w:p>
    <w:p w14:paraId="579E41C9" w14:textId="77777777" w:rsidR="00000000" w:rsidRDefault="007C71EE">
      <w:pPr>
        <w:pStyle w:val="a"/>
        <w:rPr>
          <w:rtl/>
        </w:rPr>
      </w:pPr>
    </w:p>
    <w:p w14:paraId="6D4E9CAD" w14:textId="77777777" w:rsidR="00000000" w:rsidRDefault="007C71EE">
      <w:pPr>
        <w:pStyle w:val="a"/>
        <w:rPr>
          <w:rFonts w:hint="cs"/>
          <w:rtl/>
        </w:rPr>
      </w:pPr>
      <w:r>
        <w:rPr>
          <w:rFonts w:hint="cs"/>
          <w:rtl/>
        </w:rPr>
        <w:t>הוא צריך להיות בדיונים, מה זאת אומרת</w:t>
      </w:r>
      <w:r>
        <w:rPr>
          <w:rFonts w:hint="cs"/>
          <w:rtl/>
        </w:rPr>
        <w:t xml:space="preserve"> הוא בבניין? הוא בבניין בניו-יורק או פה?</w:t>
      </w:r>
    </w:p>
    <w:p w14:paraId="7BDD7ED2" w14:textId="77777777" w:rsidR="00000000" w:rsidRDefault="007C71EE">
      <w:pPr>
        <w:pStyle w:val="a"/>
        <w:rPr>
          <w:rFonts w:hint="cs"/>
          <w:rtl/>
        </w:rPr>
      </w:pPr>
    </w:p>
    <w:p w14:paraId="7B5746BB" w14:textId="77777777" w:rsidR="00000000" w:rsidRDefault="007C71EE">
      <w:pPr>
        <w:pStyle w:val="ac"/>
        <w:rPr>
          <w:rtl/>
        </w:rPr>
      </w:pPr>
      <w:r>
        <w:rPr>
          <w:rFonts w:hint="eastAsia"/>
          <w:rtl/>
        </w:rPr>
        <w:t>יוסי</w:t>
      </w:r>
      <w:r>
        <w:rPr>
          <w:rtl/>
        </w:rPr>
        <w:t xml:space="preserve"> שריד (מרצ):</w:t>
      </w:r>
    </w:p>
    <w:p w14:paraId="5E416B4B" w14:textId="77777777" w:rsidR="00000000" w:rsidRDefault="007C71EE">
      <w:pPr>
        <w:pStyle w:val="a"/>
        <w:rPr>
          <w:rFonts w:hint="cs"/>
          <w:rtl/>
        </w:rPr>
      </w:pPr>
    </w:p>
    <w:p w14:paraId="0EBE03BA" w14:textId="77777777" w:rsidR="00000000" w:rsidRDefault="007C71EE">
      <w:pPr>
        <w:pStyle w:val="a"/>
        <w:rPr>
          <w:rFonts w:hint="cs"/>
          <w:rtl/>
        </w:rPr>
      </w:pPr>
      <w:r>
        <w:rPr>
          <w:rFonts w:hint="cs"/>
          <w:rtl/>
        </w:rPr>
        <w:t xml:space="preserve">אין ישיבת ממשלה ויש ברוך השם עודף שרים, אז אין שום סיבה שלא יהיה פה נציג. </w:t>
      </w:r>
    </w:p>
    <w:p w14:paraId="2AA1A421" w14:textId="77777777" w:rsidR="00000000" w:rsidRDefault="007C71EE">
      <w:pPr>
        <w:pStyle w:val="a"/>
        <w:rPr>
          <w:rFonts w:hint="cs"/>
          <w:rtl/>
        </w:rPr>
      </w:pPr>
    </w:p>
    <w:p w14:paraId="16224A40" w14:textId="77777777" w:rsidR="00000000" w:rsidRDefault="007C71EE">
      <w:pPr>
        <w:pStyle w:val="ad"/>
        <w:rPr>
          <w:rtl/>
        </w:rPr>
      </w:pPr>
      <w:r>
        <w:rPr>
          <w:rtl/>
        </w:rPr>
        <w:t>היו"ר מיכאל נודלמן:</w:t>
      </w:r>
    </w:p>
    <w:p w14:paraId="3C873EEF" w14:textId="77777777" w:rsidR="00000000" w:rsidRDefault="007C71EE">
      <w:pPr>
        <w:pStyle w:val="a"/>
        <w:rPr>
          <w:rtl/>
        </w:rPr>
      </w:pPr>
    </w:p>
    <w:p w14:paraId="2B862DD1" w14:textId="77777777" w:rsidR="00000000" w:rsidRDefault="007C71EE">
      <w:pPr>
        <w:pStyle w:val="a"/>
        <w:rPr>
          <w:rFonts w:hint="cs"/>
          <w:rtl/>
        </w:rPr>
      </w:pPr>
      <w:r>
        <w:rPr>
          <w:rFonts w:hint="cs"/>
          <w:rtl/>
        </w:rPr>
        <w:t xml:space="preserve">הוא היה פה. </w:t>
      </w:r>
    </w:p>
    <w:p w14:paraId="55988058" w14:textId="77777777" w:rsidR="00000000" w:rsidRDefault="007C71EE">
      <w:pPr>
        <w:pStyle w:val="a"/>
        <w:rPr>
          <w:rtl/>
        </w:rPr>
      </w:pPr>
    </w:p>
    <w:p w14:paraId="56808C81" w14:textId="77777777" w:rsidR="00000000" w:rsidRDefault="007C71EE">
      <w:pPr>
        <w:pStyle w:val="a"/>
        <w:rPr>
          <w:rFonts w:hint="cs"/>
          <w:rtl/>
        </w:rPr>
      </w:pPr>
    </w:p>
    <w:p w14:paraId="1C9B1738" w14:textId="77777777" w:rsidR="00000000" w:rsidRDefault="007C71EE">
      <w:pPr>
        <w:pStyle w:val="ac"/>
        <w:rPr>
          <w:rtl/>
        </w:rPr>
      </w:pPr>
      <w:r>
        <w:rPr>
          <w:rFonts w:hint="eastAsia"/>
          <w:rtl/>
        </w:rPr>
        <w:t>ג</w:t>
      </w:r>
      <w:r>
        <w:rPr>
          <w:rtl/>
        </w:rPr>
        <w:t>'מאל זחאלקה (בל"ד):</w:t>
      </w:r>
    </w:p>
    <w:p w14:paraId="04D67778" w14:textId="77777777" w:rsidR="00000000" w:rsidRDefault="007C71EE">
      <w:pPr>
        <w:pStyle w:val="a"/>
        <w:rPr>
          <w:rFonts w:hint="cs"/>
          <w:rtl/>
        </w:rPr>
      </w:pPr>
    </w:p>
    <w:p w14:paraId="32B1EBF2" w14:textId="77777777" w:rsidR="00000000" w:rsidRDefault="007C71EE">
      <w:pPr>
        <w:pStyle w:val="a"/>
        <w:rPr>
          <w:rFonts w:hint="cs"/>
          <w:rtl/>
        </w:rPr>
      </w:pPr>
      <w:r>
        <w:rPr>
          <w:rFonts w:hint="cs"/>
          <w:rtl/>
        </w:rPr>
        <w:t xml:space="preserve">יש שר שמקבל משכורת מפני  שהוא יושב פה. </w:t>
      </w:r>
    </w:p>
    <w:p w14:paraId="6EB562FA" w14:textId="77777777" w:rsidR="00000000" w:rsidRDefault="007C71EE">
      <w:pPr>
        <w:pStyle w:val="a"/>
        <w:rPr>
          <w:rFonts w:hint="cs"/>
          <w:rtl/>
        </w:rPr>
      </w:pPr>
    </w:p>
    <w:p w14:paraId="3FA2F646" w14:textId="77777777" w:rsidR="00000000" w:rsidRDefault="007C71EE">
      <w:pPr>
        <w:pStyle w:val="SpeakerCon"/>
        <w:rPr>
          <w:rtl/>
        </w:rPr>
      </w:pPr>
      <w:bookmarkStart w:id="1116" w:name="FS000000495T27_05_2003_10_56_33C"/>
      <w:bookmarkEnd w:id="1116"/>
      <w:r>
        <w:rPr>
          <w:rtl/>
        </w:rPr>
        <w:t>אמנון כהן (ש"ס):</w:t>
      </w:r>
    </w:p>
    <w:p w14:paraId="69CEB32B" w14:textId="77777777" w:rsidR="00000000" w:rsidRDefault="007C71EE">
      <w:pPr>
        <w:pStyle w:val="a"/>
        <w:rPr>
          <w:rtl/>
        </w:rPr>
      </w:pPr>
    </w:p>
    <w:p w14:paraId="39BC6D5C" w14:textId="77777777" w:rsidR="00000000" w:rsidRDefault="007C71EE">
      <w:pPr>
        <w:pStyle w:val="a"/>
        <w:rPr>
          <w:rFonts w:hint="cs"/>
          <w:rtl/>
        </w:rPr>
      </w:pPr>
      <w:r>
        <w:rPr>
          <w:rFonts w:hint="cs"/>
          <w:rtl/>
        </w:rPr>
        <w:t>נכו</w:t>
      </w:r>
      <w:r>
        <w:rPr>
          <w:rFonts w:hint="cs"/>
          <w:rtl/>
        </w:rPr>
        <w:t xml:space="preserve">ן, תוספת שכר. </w:t>
      </w:r>
    </w:p>
    <w:p w14:paraId="0CBC3C1D" w14:textId="77777777" w:rsidR="00000000" w:rsidRDefault="007C71EE">
      <w:pPr>
        <w:pStyle w:val="a"/>
        <w:rPr>
          <w:rFonts w:hint="cs"/>
          <w:rtl/>
        </w:rPr>
      </w:pPr>
    </w:p>
    <w:p w14:paraId="2C5AE846" w14:textId="77777777" w:rsidR="00000000" w:rsidRDefault="007C71EE">
      <w:pPr>
        <w:pStyle w:val="a"/>
        <w:rPr>
          <w:rFonts w:hint="cs"/>
          <w:rtl/>
        </w:rPr>
      </w:pPr>
      <w:r>
        <w:rPr>
          <w:rFonts w:hint="cs"/>
          <w:rtl/>
        </w:rPr>
        <w:t>אני רוצה לציין שמשרד האוצר ושר האוצר רצו להוריד את נטל המס. כשלעצמו, זה דבר מאוד מבורך, אבל הורדת נטל המס למעשה מיטיבה עם האוכלוסיות החזקות, האוכלוסיות שמרוויחות מעל 20,000 שקל בחודש. להן באמת מורד נטל המס, אבל מה קורה עם האוכלוסיות החלשות?</w:t>
      </w:r>
      <w:r>
        <w:rPr>
          <w:rFonts w:hint="cs"/>
          <w:rtl/>
        </w:rPr>
        <w:t xml:space="preserve"> הן אפילו לא מגיעות לדרגת המס שהזכאות הזאת מתייחסת אליה. </w:t>
      </w:r>
    </w:p>
    <w:p w14:paraId="368D80B3" w14:textId="77777777" w:rsidR="00000000" w:rsidRDefault="007C71EE">
      <w:pPr>
        <w:pStyle w:val="a"/>
        <w:rPr>
          <w:rFonts w:hint="cs"/>
          <w:rtl/>
        </w:rPr>
      </w:pPr>
    </w:p>
    <w:p w14:paraId="6D8F2080" w14:textId="77777777" w:rsidR="00000000" w:rsidRDefault="007C71EE">
      <w:pPr>
        <w:pStyle w:val="a"/>
        <w:rPr>
          <w:rFonts w:hint="cs"/>
          <w:rtl/>
        </w:rPr>
      </w:pPr>
      <w:r>
        <w:rPr>
          <w:rFonts w:hint="cs"/>
          <w:rtl/>
        </w:rPr>
        <w:t>האוכלוסיות האלה - לא שיש להן הנחה במס, ההיפך הוא הנכון, מעלים להן את תשלומי הארנונה וגם את תשלומי המים, מקצצים להן בקצבאות הילדים ומורידים להן את המענקים לרכישת דירה. היום אין זכות לזוג צעיר במדינה</w:t>
      </w:r>
      <w:r>
        <w:rPr>
          <w:rFonts w:hint="cs"/>
          <w:rtl/>
        </w:rPr>
        <w:t xml:space="preserve"> לקבל מענק לרכישת דירה. השאלה היא, מה יעשו הצעירים שסיימו את הצבא. </w:t>
      </w:r>
    </w:p>
    <w:p w14:paraId="26DEC7A9" w14:textId="77777777" w:rsidR="00000000" w:rsidRDefault="007C71EE">
      <w:pPr>
        <w:pStyle w:val="a"/>
        <w:rPr>
          <w:rFonts w:hint="cs"/>
          <w:rtl/>
        </w:rPr>
      </w:pPr>
    </w:p>
    <w:p w14:paraId="4B9E6D4B" w14:textId="77777777" w:rsidR="00000000" w:rsidRDefault="007C71EE">
      <w:pPr>
        <w:pStyle w:val="ac"/>
        <w:rPr>
          <w:rtl/>
        </w:rPr>
      </w:pPr>
      <w:r>
        <w:rPr>
          <w:rFonts w:hint="eastAsia"/>
          <w:rtl/>
        </w:rPr>
        <w:t>מרינה</w:t>
      </w:r>
      <w:r>
        <w:rPr>
          <w:rtl/>
        </w:rPr>
        <w:t xml:space="preserve"> סולודקין (הליכוד):</w:t>
      </w:r>
    </w:p>
    <w:p w14:paraId="17D3BA5A" w14:textId="77777777" w:rsidR="00000000" w:rsidRDefault="007C71EE">
      <w:pPr>
        <w:pStyle w:val="a"/>
        <w:rPr>
          <w:rFonts w:hint="cs"/>
          <w:rtl/>
        </w:rPr>
      </w:pPr>
    </w:p>
    <w:p w14:paraId="30A0DBF3" w14:textId="77777777" w:rsidR="00000000" w:rsidRDefault="007C71EE">
      <w:pPr>
        <w:pStyle w:val="a"/>
        <w:rPr>
          <w:rFonts w:hint="cs"/>
          <w:rtl/>
        </w:rPr>
      </w:pPr>
      <w:r>
        <w:rPr>
          <w:rFonts w:hint="cs"/>
          <w:rtl/>
        </w:rPr>
        <w:t>מה עם העולים?</w:t>
      </w:r>
    </w:p>
    <w:p w14:paraId="2622B72C" w14:textId="77777777" w:rsidR="00000000" w:rsidRDefault="007C71EE">
      <w:pPr>
        <w:pStyle w:val="a"/>
        <w:rPr>
          <w:rFonts w:hint="cs"/>
          <w:rtl/>
        </w:rPr>
      </w:pPr>
    </w:p>
    <w:p w14:paraId="1CD9C7D0" w14:textId="77777777" w:rsidR="00000000" w:rsidRDefault="007C71EE">
      <w:pPr>
        <w:pStyle w:val="SpeakerCon"/>
        <w:rPr>
          <w:rtl/>
        </w:rPr>
      </w:pPr>
      <w:bookmarkStart w:id="1117" w:name="FS000000495T27_05_2003_10_58_42C"/>
      <w:bookmarkEnd w:id="1117"/>
      <w:r>
        <w:rPr>
          <w:rtl/>
        </w:rPr>
        <w:t>אמנון כהן (ש"ס):</w:t>
      </w:r>
    </w:p>
    <w:p w14:paraId="69D32C35" w14:textId="77777777" w:rsidR="00000000" w:rsidRDefault="007C71EE">
      <w:pPr>
        <w:pStyle w:val="a"/>
        <w:rPr>
          <w:rtl/>
        </w:rPr>
      </w:pPr>
    </w:p>
    <w:p w14:paraId="6553EF8D" w14:textId="77777777" w:rsidR="00000000" w:rsidRDefault="007C71EE">
      <w:pPr>
        <w:pStyle w:val="a"/>
        <w:rPr>
          <w:rFonts w:hint="cs"/>
          <w:rtl/>
        </w:rPr>
      </w:pPr>
      <w:r>
        <w:rPr>
          <w:rFonts w:hint="cs"/>
          <w:rtl/>
        </w:rPr>
        <w:t>עוד מעט אני אגיע גם לעולים. את יושבת, חברתי הנכבדה, בקואליציה וצריכה לחשוב איך את צריכה להצביע כאשר גם לעולים חדשים מורידים את ה</w:t>
      </w:r>
      <w:r>
        <w:rPr>
          <w:rFonts w:hint="cs"/>
          <w:rtl/>
        </w:rPr>
        <w:t xml:space="preserve">מענקים לרכישת הדירה. </w:t>
      </w:r>
    </w:p>
    <w:p w14:paraId="6019EF8E" w14:textId="77777777" w:rsidR="00000000" w:rsidRDefault="007C71EE">
      <w:pPr>
        <w:pStyle w:val="a"/>
        <w:rPr>
          <w:rFonts w:hint="cs"/>
          <w:rtl/>
        </w:rPr>
      </w:pPr>
    </w:p>
    <w:p w14:paraId="5E07F3AD" w14:textId="77777777" w:rsidR="00000000" w:rsidRDefault="007C71EE">
      <w:pPr>
        <w:pStyle w:val="ac"/>
        <w:rPr>
          <w:rtl/>
        </w:rPr>
      </w:pPr>
      <w:r>
        <w:rPr>
          <w:rFonts w:hint="eastAsia"/>
          <w:rtl/>
        </w:rPr>
        <w:t>עסאם</w:t>
      </w:r>
      <w:r>
        <w:rPr>
          <w:rtl/>
        </w:rPr>
        <w:t xml:space="preserve"> מח'ול (חד"ש-תע"ל):</w:t>
      </w:r>
    </w:p>
    <w:p w14:paraId="721C0C8F" w14:textId="77777777" w:rsidR="00000000" w:rsidRDefault="007C71EE">
      <w:pPr>
        <w:pStyle w:val="a"/>
        <w:rPr>
          <w:rFonts w:hint="cs"/>
          <w:rtl/>
        </w:rPr>
      </w:pPr>
    </w:p>
    <w:p w14:paraId="391ACC8D" w14:textId="77777777" w:rsidR="00000000" w:rsidRDefault="007C71EE">
      <w:pPr>
        <w:pStyle w:val="a"/>
        <w:rPr>
          <w:rFonts w:hint="cs"/>
          <w:rtl/>
        </w:rPr>
      </w:pPr>
      <w:r>
        <w:rPr>
          <w:rFonts w:hint="cs"/>
          <w:rtl/>
        </w:rPr>
        <w:t>היא מצביעה עם העולים לשלטון.</w:t>
      </w:r>
    </w:p>
    <w:p w14:paraId="542607C7" w14:textId="77777777" w:rsidR="00000000" w:rsidRDefault="007C71EE">
      <w:pPr>
        <w:pStyle w:val="a"/>
        <w:rPr>
          <w:rFonts w:hint="cs"/>
          <w:rtl/>
        </w:rPr>
      </w:pPr>
    </w:p>
    <w:p w14:paraId="52052CDE" w14:textId="77777777" w:rsidR="00000000" w:rsidRDefault="007C71EE">
      <w:pPr>
        <w:pStyle w:val="ac"/>
        <w:rPr>
          <w:rtl/>
        </w:rPr>
      </w:pPr>
      <w:r>
        <w:rPr>
          <w:rFonts w:hint="eastAsia"/>
          <w:rtl/>
        </w:rPr>
        <w:t>מרינה</w:t>
      </w:r>
      <w:r>
        <w:rPr>
          <w:rtl/>
        </w:rPr>
        <w:t xml:space="preserve"> סולודקין (הליכוד):</w:t>
      </w:r>
    </w:p>
    <w:p w14:paraId="2B9716BE" w14:textId="77777777" w:rsidR="00000000" w:rsidRDefault="007C71EE">
      <w:pPr>
        <w:pStyle w:val="a"/>
        <w:rPr>
          <w:rFonts w:hint="cs"/>
          <w:rtl/>
        </w:rPr>
      </w:pPr>
    </w:p>
    <w:p w14:paraId="5E50458C" w14:textId="77777777" w:rsidR="00000000" w:rsidRDefault="007C71EE">
      <w:pPr>
        <w:pStyle w:val="a"/>
        <w:rPr>
          <w:rFonts w:hint="cs"/>
          <w:rtl/>
        </w:rPr>
      </w:pPr>
      <w:r>
        <w:rPr>
          <w:rFonts w:hint="cs"/>
          <w:rtl/>
        </w:rPr>
        <w:t>הצבעתי - - -</w:t>
      </w:r>
    </w:p>
    <w:p w14:paraId="4888F37C" w14:textId="77777777" w:rsidR="00000000" w:rsidRDefault="007C71EE">
      <w:pPr>
        <w:pStyle w:val="a"/>
        <w:rPr>
          <w:rtl/>
        </w:rPr>
      </w:pPr>
    </w:p>
    <w:p w14:paraId="48F1BDE7" w14:textId="77777777" w:rsidR="00000000" w:rsidRDefault="007C71EE">
      <w:pPr>
        <w:pStyle w:val="a"/>
        <w:rPr>
          <w:rFonts w:hint="cs"/>
          <w:rtl/>
        </w:rPr>
      </w:pPr>
    </w:p>
    <w:p w14:paraId="7D0F294C" w14:textId="77777777" w:rsidR="00000000" w:rsidRDefault="007C71EE">
      <w:pPr>
        <w:pStyle w:val="SpeakerCon"/>
        <w:rPr>
          <w:rtl/>
        </w:rPr>
      </w:pPr>
      <w:bookmarkStart w:id="1118" w:name="FS000000495T27_05_2003_10_59_31C"/>
      <w:bookmarkEnd w:id="1118"/>
      <w:r>
        <w:rPr>
          <w:rtl/>
        </w:rPr>
        <w:t>אמנון כהן (ש"ס):</w:t>
      </w:r>
    </w:p>
    <w:p w14:paraId="49B03568" w14:textId="77777777" w:rsidR="00000000" w:rsidRDefault="007C71EE">
      <w:pPr>
        <w:pStyle w:val="a"/>
        <w:rPr>
          <w:rtl/>
        </w:rPr>
      </w:pPr>
    </w:p>
    <w:p w14:paraId="07FDA6BC" w14:textId="77777777" w:rsidR="00000000" w:rsidRDefault="007C71EE">
      <w:pPr>
        <w:pStyle w:val="a"/>
        <w:rPr>
          <w:rFonts w:hint="cs"/>
          <w:rtl/>
        </w:rPr>
      </w:pPr>
      <w:r>
        <w:rPr>
          <w:rFonts w:hint="cs"/>
          <w:rtl/>
        </w:rPr>
        <w:t>נכון, והבנתי שהיום אנחנו מקיימים איזה דיון בנושא הזה. אבל אני חושב שנהיה במצב מאוד-מאוד קשה אם לא נאפשר לא לעולים ולא ל</w:t>
      </w:r>
      <w:r>
        <w:rPr>
          <w:rFonts w:hint="cs"/>
          <w:rtl/>
        </w:rPr>
        <w:t xml:space="preserve">זוגות צעירים לפחות פעם אחת להגיע לדירה משלהם במדינת ישראל. </w:t>
      </w:r>
    </w:p>
    <w:p w14:paraId="28F22682" w14:textId="77777777" w:rsidR="00000000" w:rsidRDefault="007C71EE">
      <w:pPr>
        <w:pStyle w:val="a"/>
        <w:rPr>
          <w:color w:val="0000FF"/>
          <w:szCs w:val="28"/>
          <w:rtl/>
        </w:rPr>
      </w:pPr>
    </w:p>
    <w:p w14:paraId="6CBC0325" w14:textId="77777777" w:rsidR="00000000" w:rsidRDefault="007C71EE">
      <w:pPr>
        <w:pStyle w:val="a"/>
        <w:ind w:firstLine="0"/>
        <w:rPr>
          <w:rFonts w:hint="cs"/>
          <w:rtl/>
        </w:rPr>
      </w:pPr>
      <w:r>
        <w:rPr>
          <w:rFonts w:hint="cs"/>
          <w:rtl/>
        </w:rPr>
        <w:tab/>
        <w:t>זאת לאחר ששר האוצר לשעבר כבר העלה את מס ערך מוסף.  מי משלם מס ערך מוסף? אותן שכבות חלשות, אותם אנשים שעורכים קניות יומיומיות. עליהם זה משפיע מאוד. פעם נוספת פוגעים בשכבות החלשות בלי למצמץ.</w:t>
      </w:r>
    </w:p>
    <w:p w14:paraId="03D18BF2" w14:textId="77777777" w:rsidR="00000000" w:rsidRDefault="007C71EE">
      <w:pPr>
        <w:pStyle w:val="a"/>
        <w:ind w:firstLine="0"/>
        <w:rPr>
          <w:rFonts w:hint="cs"/>
          <w:rtl/>
        </w:rPr>
      </w:pPr>
    </w:p>
    <w:p w14:paraId="18F26CCD" w14:textId="77777777" w:rsidR="00000000" w:rsidRDefault="007C71EE">
      <w:pPr>
        <w:pStyle w:val="a"/>
        <w:ind w:firstLine="0"/>
        <w:rPr>
          <w:rFonts w:hint="cs"/>
          <w:rtl/>
        </w:rPr>
      </w:pPr>
      <w:r>
        <w:rPr>
          <w:rFonts w:hint="cs"/>
          <w:rtl/>
        </w:rPr>
        <w:tab/>
        <w:t>דיב</w:t>
      </w:r>
      <w:r>
        <w:rPr>
          <w:rFonts w:hint="cs"/>
          <w:rtl/>
        </w:rPr>
        <w:t>רו גם על הבעיה הדמוגרפית. פחות ופחות עולים למדינת ישראל, הבעיה הדמוגרפית קיימת, ומה עושים כדי לעודד ילודה? מקצצים במענקי הלידה. כמובן, מענקי הלידה לא יפגעו באלה שגרים ברמת-אביב ג' ובהרצלייה-פיתוח, כי שם מגדלים ילד אחד, שני חתולים וארבעה כלבים. שאר האנשים ש</w:t>
      </w:r>
      <w:r>
        <w:rPr>
          <w:rFonts w:hint="cs"/>
          <w:rtl/>
        </w:rPr>
        <w:t>רוצים להביא ילדים לעולם ולאזן את המצב הדמוגרפי, כמצוות הקדוש-ברוך-הוא "פרו ורבו" -  מורידים להם את מענק הלידה, או מקצצים אותו בצורה משמעותית ביותר.</w:t>
      </w:r>
    </w:p>
    <w:p w14:paraId="2744BC8E" w14:textId="77777777" w:rsidR="00000000" w:rsidRDefault="007C71EE">
      <w:pPr>
        <w:pStyle w:val="a"/>
        <w:ind w:firstLine="0"/>
        <w:rPr>
          <w:rFonts w:hint="cs"/>
          <w:rtl/>
        </w:rPr>
      </w:pPr>
    </w:p>
    <w:p w14:paraId="13026363" w14:textId="77777777" w:rsidR="00000000" w:rsidRDefault="007C71EE">
      <w:pPr>
        <w:pStyle w:val="a"/>
        <w:ind w:firstLine="0"/>
        <w:rPr>
          <w:rFonts w:hint="cs"/>
          <w:rtl/>
        </w:rPr>
      </w:pPr>
      <w:r>
        <w:rPr>
          <w:rFonts w:hint="cs"/>
          <w:rtl/>
        </w:rPr>
        <w:tab/>
        <w:t xml:space="preserve">אינני יודע לאן רוצה להגיע הממשלה הזאת. דיברנו על קליטת העלייה, ואנחנו שומעים ששר הפנים הכריז שהוא לא רוצה </w:t>
      </w:r>
      <w:r>
        <w:rPr>
          <w:rFonts w:hint="cs"/>
          <w:rtl/>
        </w:rPr>
        <w:t>להביא את כל העולים לארץ-ישראל. יש עולים ששווים יותר, ויש עולים ששווים פחות. אם הוא אמן, אם הוא עשיר - לא חשוב אם הוא יהודי או לא יהודי, העיקר שהוא עשיר -   הוא יכול להיות גם גוי, זה לא משנה, נהפוך אותו ליהודי, והכול יהיה בסדר.</w:t>
      </w:r>
    </w:p>
    <w:p w14:paraId="5DAB9199" w14:textId="77777777" w:rsidR="00000000" w:rsidRDefault="007C71EE">
      <w:pPr>
        <w:pStyle w:val="a"/>
        <w:ind w:firstLine="0"/>
        <w:rPr>
          <w:rFonts w:hint="cs"/>
          <w:rtl/>
        </w:rPr>
      </w:pPr>
    </w:p>
    <w:p w14:paraId="19FD831C" w14:textId="77777777" w:rsidR="00000000" w:rsidRDefault="007C71EE">
      <w:pPr>
        <w:pStyle w:val="ac"/>
        <w:rPr>
          <w:rtl/>
        </w:rPr>
      </w:pPr>
      <w:r>
        <w:rPr>
          <w:rFonts w:hint="eastAsia"/>
          <w:rtl/>
        </w:rPr>
        <w:t>מרינה</w:t>
      </w:r>
      <w:r>
        <w:rPr>
          <w:rtl/>
        </w:rPr>
        <w:t xml:space="preserve"> סולודקין (הליכוד):</w:t>
      </w:r>
    </w:p>
    <w:p w14:paraId="2D9B8B8F" w14:textId="77777777" w:rsidR="00000000" w:rsidRDefault="007C71EE">
      <w:pPr>
        <w:pStyle w:val="a"/>
        <w:rPr>
          <w:rFonts w:hint="cs"/>
          <w:rtl/>
        </w:rPr>
      </w:pPr>
    </w:p>
    <w:p w14:paraId="4345C43E" w14:textId="77777777" w:rsidR="00000000" w:rsidRDefault="007C71EE">
      <w:pPr>
        <w:pStyle w:val="a"/>
        <w:rPr>
          <w:rFonts w:hint="cs"/>
          <w:rtl/>
        </w:rPr>
      </w:pPr>
      <w:r>
        <w:rPr>
          <w:rFonts w:hint="cs"/>
          <w:rtl/>
        </w:rPr>
        <w:t>תש</w:t>
      </w:r>
      <w:r>
        <w:rPr>
          <w:rFonts w:hint="cs"/>
          <w:rtl/>
        </w:rPr>
        <w:t>אל אותו מה עם היהודים מקזחסטן ומאוזבקיסטן.</w:t>
      </w:r>
    </w:p>
    <w:p w14:paraId="66864973" w14:textId="77777777" w:rsidR="00000000" w:rsidRDefault="007C71EE">
      <w:pPr>
        <w:pStyle w:val="a"/>
        <w:ind w:firstLine="0"/>
        <w:rPr>
          <w:rFonts w:hint="cs"/>
          <w:rtl/>
        </w:rPr>
      </w:pPr>
    </w:p>
    <w:p w14:paraId="48BCB331" w14:textId="77777777" w:rsidR="00000000" w:rsidRDefault="007C71EE">
      <w:pPr>
        <w:pStyle w:val="SpeakerCon"/>
        <w:rPr>
          <w:rtl/>
        </w:rPr>
      </w:pPr>
      <w:bookmarkStart w:id="1119" w:name="FS000000495T27_05_2003_15_47_38"/>
      <w:bookmarkStart w:id="1120" w:name="FS000000495T27_05_2003_15_47_39C"/>
      <w:bookmarkEnd w:id="1119"/>
      <w:bookmarkEnd w:id="1120"/>
      <w:r>
        <w:rPr>
          <w:rtl/>
        </w:rPr>
        <w:t>אמנון כהן (ש"ס):</w:t>
      </w:r>
    </w:p>
    <w:p w14:paraId="0A3346A8" w14:textId="77777777" w:rsidR="00000000" w:rsidRDefault="007C71EE">
      <w:pPr>
        <w:pStyle w:val="a"/>
        <w:rPr>
          <w:rtl/>
        </w:rPr>
      </w:pPr>
    </w:p>
    <w:p w14:paraId="6C2A4510" w14:textId="77777777" w:rsidR="00000000" w:rsidRDefault="007C71EE">
      <w:pPr>
        <w:pStyle w:val="a"/>
        <w:rPr>
          <w:rFonts w:hint="cs"/>
          <w:rtl/>
        </w:rPr>
      </w:pPr>
      <w:bookmarkStart w:id="1121" w:name="FS000000495T27_05_2003_10_46_09"/>
      <w:bookmarkEnd w:id="1121"/>
      <w:r>
        <w:rPr>
          <w:rFonts w:hint="cs"/>
          <w:rtl/>
        </w:rPr>
        <w:t>יהודים הפסיקו להגיע מקזחסטן ומאוזבקיסטן. הממשלה הקודמת החליטה להעלות את שארית הפליטה מאירופה, שחלק גדול מבני משפחותיהם נמצאים בארץ. רצו לאחד את המשפחות שלהם, יודעים שהם יהודים, אולי הם צריכים לע</w:t>
      </w:r>
      <w:r>
        <w:rPr>
          <w:rFonts w:hint="cs"/>
          <w:rtl/>
        </w:rPr>
        <w:t>בור תהליכים מסוימים; ועכשיו אומרים: לא כל החלטת ממשלה אנחנו רוצים לקיים. יש החלטות ממשלה ששר רוצה לקיים ומקיים, ויש החלטות ממשלות שלא מתאימות לשר או שאינו רוצה לקיים, והוא לא מקיים. גם כאן המצב אבסורדי, המצב של איפה ואיפה חוגג, ושר בממשלה לא מבצע את החלטות</w:t>
      </w:r>
      <w:r>
        <w:rPr>
          <w:rFonts w:hint="cs"/>
          <w:rtl/>
        </w:rPr>
        <w:t xml:space="preserve"> הממשלה.</w:t>
      </w:r>
    </w:p>
    <w:p w14:paraId="2CA87332" w14:textId="77777777" w:rsidR="00000000" w:rsidRDefault="007C71EE">
      <w:pPr>
        <w:pStyle w:val="a"/>
        <w:rPr>
          <w:rFonts w:hint="cs"/>
          <w:rtl/>
        </w:rPr>
      </w:pPr>
    </w:p>
    <w:p w14:paraId="55580CB8" w14:textId="77777777" w:rsidR="00000000" w:rsidRDefault="007C71EE">
      <w:pPr>
        <w:pStyle w:val="a"/>
        <w:rPr>
          <w:rFonts w:hint="cs"/>
          <w:rtl/>
        </w:rPr>
      </w:pPr>
      <w:r>
        <w:rPr>
          <w:rFonts w:hint="cs"/>
          <w:rtl/>
        </w:rPr>
        <w:t xml:space="preserve">אנחנו יודעים, כמובן, שיש קיצוץ נרחב מאוד בתרופות לעולים חדשים ולוותיקים. אנחנו מוחים על כך. צריך לשים לב לכך שכאשר אנשים חולים ואין להם כסף לרכוש תרופות, קשישים רבים מאוד נפטרים בטרם עת. </w:t>
      </w:r>
    </w:p>
    <w:p w14:paraId="2DECDA98" w14:textId="77777777" w:rsidR="00000000" w:rsidRDefault="007C71EE">
      <w:pPr>
        <w:pStyle w:val="a"/>
        <w:ind w:firstLine="0"/>
        <w:rPr>
          <w:rFonts w:hint="cs"/>
          <w:rtl/>
        </w:rPr>
      </w:pPr>
    </w:p>
    <w:p w14:paraId="728AB456" w14:textId="77777777" w:rsidR="00000000" w:rsidRDefault="007C71EE">
      <w:pPr>
        <w:pStyle w:val="ac"/>
        <w:rPr>
          <w:rtl/>
        </w:rPr>
      </w:pPr>
      <w:r>
        <w:rPr>
          <w:rFonts w:hint="eastAsia"/>
          <w:rtl/>
        </w:rPr>
        <w:t>חיים</w:t>
      </w:r>
      <w:r>
        <w:rPr>
          <w:rtl/>
        </w:rPr>
        <w:t xml:space="preserve"> כץ (הליכוד):</w:t>
      </w:r>
    </w:p>
    <w:p w14:paraId="4E352D25" w14:textId="77777777" w:rsidR="00000000" w:rsidRDefault="007C71EE">
      <w:pPr>
        <w:pStyle w:val="a"/>
        <w:rPr>
          <w:rFonts w:hint="cs"/>
          <w:rtl/>
        </w:rPr>
      </w:pPr>
    </w:p>
    <w:p w14:paraId="6911BF7A" w14:textId="77777777" w:rsidR="00000000" w:rsidRDefault="007C71EE">
      <w:pPr>
        <w:pStyle w:val="a"/>
        <w:rPr>
          <w:rFonts w:hint="cs"/>
          <w:rtl/>
        </w:rPr>
      </w:pPr>
      <w:r>
        <w:rPr>
          <w:rFonts w:hint="cs"/>
          <w:rtl/>
        </w:rPr>
        <w:t>אם קשישים נפטרים בטרם עת, קרנות הפנסיה</w:t>
      </w:r>
      <w:r>
        <w:rPr>
          <w:rFonts w:hint="cs"/>
          <w:rtl/>
        </w:rPr>
        <w:t xml:space="preserve"> לא צריכות לשלם להם, וזה מאזן את המצב האקטוארי שלהן.</w:t>
      </w:r>
    </w:p>
    <w:p w14:paraId="68EB9FC2" w14:textId="77777777" w:rsidR="00000000" w:rsidRDefault="007C71EE">
      <w:pPr>
        <w:pStyle w:val="a"/>
        <w:ind w:firstLine="0"/>
        <w:rPr>
          <w:rFonts w:hint="cs"/>
          <w:rtl/>
        </w:rPr>
      </w:pPr>
    </w:p>
    <w:p w14:paraId="325CB9A8" w14:textId="77777777" w:rsidR="00000000" w:rsidRDefault="007C71EE">
      <w:pPr>
        <w:pStyle w:val="a"/>
        <w:ind w:firstLine="0"/>
        <w:rPr>
          <w:rFonts w:hint="cs"/>
          <w:rtl/>
        </w:rPr>
      </w:pPr>
    </w:p>
    <w:p w14:paraId="2A4B3641" w14:textId="77777777" w:rsidR="00000000" w:rsidRDefault="007C71EE">
      <w:pPr>
        <w:pStyle w:val="SpeakerCon"/>
        <w:rPr>
          <w:rtl/>
        </w:rPr>
      </w:pPr>
      <w:bookmarkStart w:id="1122" w:name="FS000000495T27_05_2003_10_49_49C"/>
      <w:bookmarkEnd w:id="1122"/>
      <w:r>
        <w:rPr>
          <w:rtl/>
        </w:rPr>
        <w:t>אמנון כהן (ש"ס):</w:t>
      </w:r>
    </w:p>
    <w:p w14:paraId="226D1563" w14:textId="77777777" w:rsidR="00000000" w:rsidRDefault="007C71EE">
      <w:pPr>
        <w:pStyle w:val="a"/>
        <w:rPr>
          <w:rtl/>
        </w:rPr>
      </w:pPr>
    </w:p>
    <w:p w14:paraId="4DDA2C2A" w14:textId="77777777" w:rsidR="00000000" w:rsidRDefault="007C71EE">
      <w:pPr>
        <w:pStyle w:val="a"/>
        <w:rPr>
          <w:rFonts w:hint="cs"/>
          <w:rtl/>
        </w:rPr>
      </w:pPr>
      <w:r>
        <w:rPr>
          <w:rFonts w:hint="cs"/>
          <w:rtl/>
        </w:rPr>
        <w:t>זה המצב. זה ה"דיל". אנחנו אומרים שאותם אנשים שילמו במיטב כספם כל חייהם לביטוח הלאומי בשביל הפנסיה שלהם. הם ציפו לכך שלעת זיקנה הכסף יספיק להם כדי לחיות בכבוד, אך גם את זה מונעים מאותם</w:t>
      </w:r>
      <w:r>
        <w:rPr>
          <w:rFonts w:hint="cs"/>
          <w:rtl/>
        </w:rPr>
        <w:t xml:space="preserve"> אנשים. </w:t>
      </w:r>
    </w:p>
    <w:p w14:paraId="45DD1FC0" w14:textId="77777777" w:rsidR="00000000" w:rsidRDefault="007C71EE">
      <w:pPr>
        <w:pStyle w:val="a"/>
        <w:rPr>
          <w:rFonts w:hint="cs"/>
          <w:rtl/>
        </w:rPr>
      </w:pPr>
    </w:p>
    <w:p w14:paraId="4F17D015" w14:textId="77777777" w:rsidR="00000000" w:rsidRDefault="007C71EE">
      <w:pPr>
        <w:pStyle w:val="a"/>
        <w:rPr>
          <w:rFonts w:hint="cs"/>
          <w:rtl/>
        </w:rPr>
      </w:pPr>
      <w:r>
        <w:rPr>
          <w:rFonts w:hint="cs"/>
          <w:rtl/>
        </w:rPr>
        <w:t>ציינו גם את הנושא של מענקים לרוכשי דירות, לעולים, לסטודנטים ולחיילים משוחררים. כל זה - אין. מילא, אם הורידו את המענקים, לפחות היו מורידים את שכר הדירה, או  שמינהל מקרקעי ישראל היה מוריד את ההיטלים, כדי שאפשר יהיה להגיע לדירה בלי מענקים של הממשלה.</w:t>
      </w:r>
      <w:r>
        <w:rPr>
          <w:rFonts w:hint="cs"/>
          <w:rtl/>
        </w:rPr>
        <w:t xml:space="preserve"> אין זכות לא לעולים, לא לחיילים משוחררים ולא לאנשים קשי-יום להגיע לבית במדינת היהודים.</w:t>
      </w:r>
    </w:p>
    <w:p w14:paraId="5F968C78" w14:textId="77777777" w:rsidR="00000000" w:rsidRDefault="007C71EE">
      <w:pPr>
        <w:pStyle w:val="a"/>
        <w:rPr>
          <w:rFonts w:hint="cs"/>
          <w:rtl/>
        </w:rPr>
      </w:pPr>
    </w:p>
    <w:p w14:paraId="2D97C571" w14:textId="77777777" w:rsidR="00000000" w:rsidRDefault="007C71EE">
      <w:pPr>
        <w:pStyle w:val="a"/>
        <w:rPr>
          <w:rFonts w:hint="cs"/>
          <w:rtl/>
        </w:rPr>
      </w:pPr>
      <w:r>
        <w:rPr>
          <w:rFonts w:hint="cs"/>
          <w:rtl/>
        </w:rPr>
        <w:t>אתמול התבשרתי כי גם ברשות לשיקום האסיר מקצצים כ=2 מיליוני שקל. הרי מדובר במוסד חשוב מאוד, המטפל באוכלוסיות חלשות אשר מעדו, והיום הם חולים, נרקומנים או אלכוהוליסטים, אול</w:t>
      </w:r>
      <w:r>
        <w:rPr>
          <w:rFonts w:hint="cs"/>
          <w:rtl/>
        </w:rPr>
        <w:t xml:space="preserve">י בגלל המצב הביטחוני, הכלכלי והחברתי הקשה. הרשות הזאת מנסה לשקם אותם איכשהו, אבל אין תקציב כדי להכניס אותם לתוכניות גמילה. הבנתי שהוסטלים שנפתחו למענם עומדים להיסגר. </w:t>
      </w:r>
    </w:p>
    <w:p w14:paraId="327E3E78" w14:textId="77777777" w:rsidR="00000000" w:rsidRDefault="007C71EE">
      <w:pPr>
        <w:pStyle w:val="a"/>
        <w:rPr>
          <w:rFonts w:hint="cs"/>
          <w:rtl/>
        </w:rPr>
      </w:pPr>
    </w:p>
    <w:p w14:paraId="302F40D6" w14:textId="77777777" w:rsidR="00000000" w:rsidRDefault="007C71EE">
      <w:pPr>
        <w:pStyle w:val="a"/>
        <w:rPr>
          <w:rFonts w:hint="cs"/>
          <w:rtl/>
        </w:rPr>
      </w:pPr>
      <w:r>
        <w:rPr>
          <w:rFonts w:hint="cs"/>
          <w:rtl/>
        </w:rPr>
        <w:t xml:space="preserve">למה אנחנו מצפים - אותו איש, אותו ילד, אותו בוגר נרקומן, אנחנו יודעים מה הוא מסוגל לעשות </w:t>
      </w:r>
      <w:r>
        <w:rPr>
          <w:rFonts w:hint="cs"/>
          <w:rtl/>
        </w:rPr>
        <w:t>כדי לקבל את הסם שלו. כאשר המוסד הזה מתמודד מולו ורוצה לתת לו תנאים, כדי להוציא אותו ממעגל הסמים - המדינה לא מאפשרת. המדינה דוחפת אותו בן-אדם חולה בחזרה למעגל הפשע. שימשיך לשדוד, שימשיך לעשות דברים שליליים, והנזק שייגרם כתוצאה מכך יהיה הרבה יותר גדול מאשר ל</w:t>
      </w:r>
      <w:r>
        <w:rPr>
          <w:rFonts w:hint="cs"/>
          <w:rtl/>
        </w:rPr>
        <w:t>החזיק אותו בהוסטל או בבית-סוהר.</w:t>
      </w:r>
    </w:p>
    <w:p w14:paraId="1FD710E9" w14:textId="77777777" w:rsidR="00000000" w:rsidRDefault="007C71EE">
      <w:pPr>
        <w:pStyle w:val="a"/>
        <w:rPr>
          <w:rFonts w:hint="cs"/>
          <w:rtl/>
        </w:rPr>
      </w:pPr>
    </w:p>
    <w:p w14:paraId="18B072D8" w14:textId="77777777" w:rsidR="00000000" w:rsidRDefault="007C71EE">
      <w:pPr>
        <w:pStyle w:val="a"/>
        <w:rPr>
          <w:rFonts w:hint="cs"/>
          <w:rtl/>
        </w:rPr>
      </w:pPr>
      <w:r>
        <w:rPr>
          <w:rFonts w:hint="cs"/>
          <w:rtl/>
        </w:rPr>
        <w:t>שוב ושוב מוכיחה הממשלה את תפיסתה הדרוויניסטית: רק החזק ישרוד, רק לטובים ביותר יש כאן זכות קיום. האוצר טוען כי תשלומי ההעברה הגבוהים יצרו תמריץ שלילי ליציאה לעבודה, לכן פעל נמרצות לקצץ אותם. אני מברך על כך, אבל אם אתם מקצצים</w:t>
      </w:r>
      <w:r>
        <w:rPr>
          <w:rFonts w:hint="cs"/>
          <w:rtl/>
        </w:rPr>
        <w:t xml:space="preserve"> בצד אחד - איפה העבודה? נמצאים כאן 300,000 עובדים זרים. אם היו מתפנים מקומות עבודה, הייתם יכולים לומר למובטלים ללכת לעבוד. אין שום יוזמה לבניית מפעלים בפריפריה. בדימונה יש 15%-18% אבטלה. אנשים רוצים לעבוד, אבל מפעלים נסגרים זה אחר זה. מורידים את התקציבים, </w:t>
      </w:r>
      <w:r>
        <w:rPr>
          <w:rFonts w:hint="cs"/>
          <w:rtl/>
        </w:rPr>
        <w:t>לא נותנים דמי אבטלה, לא נותנים הבטחת הכנסה. אנשים רוצים לעבוד, אבל אין מקומות עבודה.</w:t>
      </w:r>
    </w:p>
    <w:p w14:paraId="443284C9" w14:textId="77777777" w:rsidR="00000000" w:rsidRDefault="007C71EE">
      <w:pPr>
        <w:pStyle w:val="a"/>
        <w:rPr>
          <w:rFonts w:hint="cs"/>
          <w:rtl/>
        </w:rPr>
      </w:pPr>
    </w:p>
    <w:p w14:paraId="611CF553" w14:textId="77777777" w:rsidR="00000000" w:rsidRDefault="007C71EE">
      <w:pPr>
        <w:pStyle w:val="a"/>
        <w:rPr>
          <w:rFonts w:hint="cs"/>
          <w:rtl/>
        </w:rPr>
      </w:pPr>
      <w:r>
        <w:rPr>
          <w:rFonts w:hint="cs"/>
          <w:rtl/>
        </w:rPr>
        <w:t>לפני שהממשלה גוזרת גזירות קשות, היא צריכה לתת לאנשים אופציה, כדי שתהיה להם אלטרנטיבה של יציאה לעבודה. אני רוצה לפנות לראש הממשלה ולממשלתו  שאינה עוצרת באור אדום, בין שמדו</w:t>
      </w:r>
      <w:r>
        <w:rPr>
          <w:rFonts w:hint="cs"/>
          <w:rtl/>
        </w:rPr>
        <w:t>בר בתוכניות כלכליות בין שמדובר במפת הדרכים שעליה התבשרנו השבוע: כולנו יודעים מה קורה למי שאינו עוצר באדום - הוא נפגע והמכונית מתרסקת.</w:t>
      </w:r>
    </w:p>
    <w:p w14:paraId="2EFC56FB" w14:textId="77777777" w:rsidR="00000000" w:rsidRDefault="007C71EE">
      <w:pPr>
        <w:pStyle w:val="a"/>
        <w:rPr>
          <w:rFonts w:hint="cs"/>
          <w:rtl/>
        </w:rPr>
      </w:pPr>
    </w:p>
    <w:p w14:paraId="21A1AF41" w14:textId="77777777" w:rsidR="00000000" w:rsidRDefault="007C71EE">
      <w:pPr>
        <w:pStyle w:val="a"/>
        <w:rPr>
          <w:rFonts w:hint="cs"/>
          <w:rtl/>
        </w:rPr>
      </w:pPr>
      <w:r>
        <w:rPr>
          <w:rFonts w:hint="cs"/>
          <w:rtl/>
        </w:rPr>
        <w:t>אדוני ראש הממשלה, אל תיתן למדינת ישראל להתרסק, כי אין לנו מדינה אחרת תחתיה. עצור בטרם תעבור, עצור בטרם ייגזרו גזירות שעלי</w:t>
      </w:r>
      <w:r>
        <w:rPr>
          <w:rFonts w:hint="cs"/>
          <w:rtl/>
        </w:rPr>
        <w:t>הן תשלם המדינה מחיר יקר. עצור את ההידרדרות הצפויה למשק בגלל תוכנית כלכלית שכזאת. עצור את מכת ההתאבדויות של אנשים במצוקה. תן לאזרחי מדינת ישראל מעט חיי שקט, חיי שלווה, חיים של עבודה ופרנסה טובה.</w:t>
      </w:r>
    </w:p>
    <w:p w14:paraId="52CD22CF" w14:textId="77777777" w:rsidR="00000000" w:rsidRDefault="007C71EE">
      <w:pPr>
        <w:pStyle w:val="a"/>
        <w:ind w:firstLine="0"/>
        <w:rPr>
          <w:rFonts w:hint="cs"/>
          <w:rtl/>
        </w:rPr>
      </w:pPr>
    </w:p>
    <w:p w14:paraId="22BD4301" w14:textId="77777777" w:rsidR="00000000" w:rsidRDefault="007C71EE">
      <w:pPr>
        <w:pStyle w:val="ad"/>
        <w:rPr>
          <w:rtl/>
        </w:rPr>
      </w:pPr>
      <w:r>
        <w:rPr>
          <w:rtl/>
        </w:rPr>
        <w:t>היו"ר מיכאל נודלמן:</w:t>
      </w:r>
    </w:p>
    <w:p w14:paraId="51C0551B" w14:textId="77777777" w:rsidR="00000000" w:rsidRDefault="007C71EE">
      <w:pPr>
        <w:pStyle w:val="a"/>
        <w:rPr>
          <w:rtl/>
        </w:rPr>
      </w:pPr>
    </w:p>
    <w:p w14:paraId="5A8DBB2F" w14:textId="77777777" w:rsidR="00000000" w:rsidRDefault="007C71EE">
      <w:pPr>
        <w:pStyle w:val="a"/>
        <w:rPr>
          <w:rFonts w:hint="cs"/>
          <w:rtl/>
        </w:rPr>
      </w:pPr>
      <w:r>
        <w:rPr>
          <w:rFonts w:hint="cs"/>
          <w:rtl/>
        </w:rPr>
        <w:t>תודה רבה. חבר הכנסת יאיר פרץ, ואחריו - ח</w:t>
      </w:r>
      <w:r>
        <w:rPr>
          <w:rFonts w:hint="cs"/>
          <w:rtl/>
        </w:rPr>
        <w:t>בר הכנסת משה גפני. אני מבקש לעמוד בזמן.</w:t>
      </w:r>
    </w:p>
    <w:p w14:paraId="0A52D3C4" w14:textId="77777777" w:rsidR="00000000" w:rsidRDefault="007C71EE">
      <w:pPr>
        <w:pStyle w:val="a"/>
        <w:ind w:firstLine="0"/>
        <w:rPr>
          <w:rFonts w:hint="cs"/>
          <w:rtl/>
        </w:rPr>
      </w:pPr>
    </w:p>
    <w:p w14:paraId="2692C9F1" w14:textId="77777777" w:rsidR="00000000" w:rsidRDefault="007C71EE">
      <w:pPr>
        <w:pStyle w:val="Speaker"/>
        <w:rPr>
          <w:rtl/>
        </w:rPr>
      </w:pPr>
      <w:bookmarkStart w:id="1123" w:name="FS000000501T27_05_2003_11_02_20"/>
      <w:bookmarkEnd w:id="1123"/>
      <w:r>
        <w:rPr>
          <w:rFonts w:hint="eastAsia"/>
          <w:rtl/>
        </w:rPr>
        <w:t>יאיר</w:t>
      </w:r>
      <w:r>
        <w:rPr>
          <w:rtl/>
        </w:rPr>
        <w:t xml:space="preserve"> פרץ (ש"ס):</w:t>
      </w:r>
    </w:p>
    <w:p w14:paraId="6859DDD1" w14:textId="77777777" w:rsidR="00000000" w:rsidRDefault="007C71EE">
      <w:pPr>
        <w:pStyle w:val="a"/>
        <w:rPr>
          <w:rFonts w:hint="cs"/>
          <w:rtl/>
        </w:rPr>
      </w:pPr>
    </w:p>
    <w:p w14:paraId="5A9F8EC3" w14:textId="77777777" w:rsidR="00000000" w:rsidRDefault="007C71EE">
      <w:pPr>
        <w:pStyle w:val="a"/>
        <w:rPr>
          <w:rFonts w:hint="cs"/>
          <w:rtl/>
        </w:rPr>
      </w:pPr>
      <w:r>
        <w:rPr>
          <w:rFonts w:hint="cs"/>
          <w:rtl/>
        </w:rPr>
        <w:t>אדוני היושב-ראש, אדוני השר, ממלא-מקום ראש הממשלה, ממשלת ישראל הניחה בפני חברי הכנסת את התוכנית להבראת כלכלת ישראל. אדוני היושב-ראש, מי שמתבונן, מי שעיניו בראשו, רואה שזו לא תוכנית להבראת כלכלת ישראל</w:t>
      </w:r>
      <w:r>
        <w:rPr>
          <w:rFonts w:hint="cs"/>
          <w:rtl/>
        </w:rPr>
        <w:t xml:space="preserve"> - זו תוכנית להריסה של מדינת ישראל כמדינת רווחה. </w:t>
      </w:r>
    </w:p>
    <w:p w14:paraId="3634C800" w14:textId="77777777" w:rsidR="00000000" w:rsidRDefault="007C71EE">
      <w:pPr>
        <w:pStyle w:val="a"/>
        <w:rPr>
          <w:rFonts w:hint="cs"/>
          <w:rtl/>
        </w:rPr>
      </w:pPr>
    </w:p>
    <w:p w14:paraId="21E976D4" w14:textId="77777777" w:rsidR="00000000" w:rsidRDefault="007C71EE">
      <w:pPr>
        <w:pStyle w:val="a"/>
        <w:ind w:firstLine="720"/>
        <w:rPr>
          <w:rFonts w:hint="cs"/>
          <w:rtl/>
        </w:rPr>
      </w:pPr>
      <w:r>
        <w:rPr>
          <w:rFonts w:hint="cs"/>
          <w:rtl/>
        </w:rPr>
        <w:t xml:space="preserve">הרבה אנשים הרבו להאשים את סיעתי, סיעת ש"ס, שהיא מנציחה את העוני. ואני שואל: תנועה וסיעה שעשתה מאז הקמתה, שנלחמה ונאבקה למען השכבות החלשות, הקימה רשת מעונות יום בעיירות פיתוח, דאגה לאותן אמהות שלא היתה להן </w:t>
      </w:r>
      <w:r>
        <w:rPr>
          <w:rFonts w:hint="cs"/>
          <w:rtl/>
        </w:rPr>
        <w:t xml:space="preserve">אפשרות כספית לשים את ילדיהן במעון ולצאת לעבודה כדי לעזור בפרנסת המשפחה, לאפשר לאותם עניים, נזקקים, גמלאים, שיהיו בתי-תמחוי כדי שיוכלו לאכול בהם ארוחה חמה ביום, לאפשר לאותם ילדים שהוריהם אינם משתכרים והם חיים מהכנסה מינימלית של קצבת ילדים או קצבת נכות לקבל </w:t>
      </w:r>
      <w:r>
        <w:rPr>
          <w:rFonts w:hint="cs"/>
          <w:rtl/>
        </w:rPr>
        <w:t xml:space="preserve">ארוחה חמה, לזה קוראים הנצחת העוני? </w:t>
      </w:r>
    </w:p>
    <w:p w14:paraId="148059CB" w14:textId="77777777" w:rsidR="00000000" w:rsidRDefault="007C71EE">
      <w:pPr>
        <w:pStyle w:val="a"/>
        <w:ind w:firstLine="720"/>
        <w:rPr>
          <w:rFonts w:hint="cs"/>
          <w:rtl/>
        </w:rPr>
      </w:pPr>
    </w:p>
    <w:p w14:paraId="1B016BC2" w14:textId="77777777" w:rsidR="00000000" w:rsidRDefault="007C71EE">
      <w:pPr>
        <w:pStyle w:val="a"/>
        <w:ind w:firstLine="720"/>
        <w:rPr>
          <w:rFonts w:hint="cs"/>
          <w:rtl/>
        </w:rPr>
      </w:pPr>
      <w:r>
        <w:rPr>
          <w:rFonts w:hint="cs"/>
          <w:rtl/>
        </w:rPr>
        <w:t>אוי לאותן עיניים שרואות היום את המחזות, שמדינת ישראל בתקציבה, שגם הוא קוצץ, לצערי הרב, מקימה בתי-תמחוי במדינת ישראל. ולזה לא קוראים היום הנצחת העוני. היום זה באישור ממשלתי. נותנים את כל הלגיטימציה על מנת להמשיך ולתת לאו</w:t>
      </w:r>
      <w:r>
        <w:rPr>
          <w:rFonts w:hint="cs"/>
          <w:rtl/>
        </w:rPr>
        <w:t xml:space="preserve">תם אנשים שהיו במעמד מסוים והשתכרו ופרנסו את משפחותיהם בדוחק, וקיבלו את הסיוע מכל מיני קרנות שיצרו התנועות החברתיות, אנחנו הופכים היום את אותם אנשים לעניים, את ילדיהם אנחנו שולחים לפחי האשפה לנבור ולחפש מזון. ואני שואל, אדוני השר, עד אנה? </w:t>
      </w:r>
    </w:p>
    <w:p w14:paraId="208FAEFF" w14:textId="77777777" w:rsidR="00000000" w:rsidRDefault="007C71EE">
      <w:pPr>
        <w:pStyle w:val="a"/>
        <w:ind w:firstLine="720"/>
        <w:rPr>
          <w:rFonts w:hint="cs"/>
          <w:rtl/>
        </w:rPr>
      </w:pPr>
    </w:p>
    <w:p w14:paraId="433924FC" w14:textId="77777777" w:rsidR="00000000" w:rsidRDefault="007C71EE">
      <w:pPr>
        <w:pStyle w:val="a"/>
        <w:ind w:firstLine="720"/>
        <w:rPr>
          <w:rFonts w:hint="cs"/>
          <w:rtl/>
        </w:rPr>
      </w:pPr>
      <w:r>
        <w:rPr>
          <w:rFonts w:hint="cs"/>
          <w:rtl/>
        </w:rPr>
        <w:t>צר לי עד מאוד שב</w:t>
      </w:r>
      <w:r>
        <w:rPr>
          <w:rFonts w:hint="cs"/>
          <w:rtl/>
        </w:rPr>
        <w:t>בית הזה יושבים אנשים שמפרשים את דברי התורה באופן מילולי. כתוב: כי תראה את חמור שונאך רובץ תחת משאו, עזוב תעזוב עמו - האופן לעזור לו זה בעצם לעזוב אותו. לצערי הרב, ממשלת ישראל ועמיתי מהליכוד, שמאז ראש הממשלה המנוח מנחם בגין, שהניף את הדגל החברתי, שהיום עמית</w:t>
      </w:r>
      <w:r>
        <w:rPr>
          <w:rFonts w:hint="cs"/>
          <w:rtl/>
        </w:rPr>
        <w:t>י מהליכוד הורידו לחצי התורן, נטשו את השכבות החלשות, נטשו את עיירות הפיתוח, גזרו גזירות שהציבור לא יכול לעמוד בהן.</w:t>
      </w:r>
    </w:p>
    <w:p w14:paraId="024CA1CE" w14:textId="77777777" w:rsidR="00000000" w:rsidRDefault="007C71EE">
      <w:pPr>
        <w:pStyle w:val="a"/>
        <w:ind w:firstLine="720"/>
        <w:rPr>
          <w:rFonts w:hint="cs"/>
          <w:rtl/>
        </w:rPr>
      </w:pPr>
    </w:p>
    <w:p w14:paraId="50E80F89" w14:textId="77777777" w:rsidR="00000000" w:rsidRDefault="007C71EE">
      <w:pPr>
        <w:pStyle w:val="a"/>
        <w:ind w:firstLine="720"/>
        <w:rPr>
          <w:rFonts w:hint="cs"/>
          <w:rtl/>
        </w:rPr>
      </w:pPr>
      <w:r>
        <w:rPr>
          <w:rFonts w:hint="cs"/>
          <w:rtl/>
        </w:rPr>
        <w:t xml:space="preserve"> בואו נתבונן בכמה סעיפים קטנים בתוכנית הכלכלית. היום הולכים להטיל מס בריאות של 75 שקלים על עקרות בית. מפה תבוא הישועה לתקציב, להבראת הכלכלה ה</w:t>
      </w:r>
      <w:r>
        <w:rPr>
          <w:rFonts w:hint="cs"/>
          <w:rtl/>
        </w:rPr>
        <w:t xml:space="preserve">ישראלית? 75 שקלים לאותה אשה שמקבלת קצבת זיקנה או גמלה או כל דבר אחר. הולכים להטיל עליה מס של 75 שקלים, כאשר זה מאוד משמעותי לגביה. זה יכול להיות בשביל רכישת תרופות וזה יכול להיות בשביל דבר אחר. </w:t>
      </w:r>
    </w:p>
    <w:p w14:paraId="71A8E159" w14:textId="77777777" w:rsidR="00000000" w:rsidRDefault="007C71EE">
      <w:pPr>
        <w:pStyle w:val="a"/>
        <w:ind w:firstLine="720"/>
        <w:rPr>
          <w:rFonts w:hint="cs"/>
          <w:rtl/>
        </w:rPr>
      </w:pPr>
    </w:p>
    <w:p w14:paraId="76D9F75C" w14:textId="77777777" w:rsidR="00000000" w:rsidRDefault="007C71EE">
      <w:pPr>
        <w:pStyle w:val="a"/>
        <w:ind w:firstLine="720"/>
        <w:rPr>
          <w:rFonts w:hint="cs"/>
          <w:rtl/>
        </w:rPr>
      </w:pPr>
      <w:r>
        <w:rPr>
          <w:rFonts w:hint="cs"/>
          <w:rtl/>
        </w:rPr>
        <w:t>מאידך גיסא הולכים לתת הטבת מס, להוריד את דרגת המס ל=35%, ושם</w:t>
      </w:r>
      <w:r>
        <w:rPr>
          <w:rFonts w:hint="cs"/>
          <w:rtl/>
        </w:rPr>
        <w:t xml:space="preserve"> למעשה יש קרוב ל=2.5 מיליארדי שקל. אדוני השר, 2.5 מיליארדי שקל ניתן לחסוך על-ידי כך שלא נוריד את אותה מדרגת מס. מי נהנה מאותה מדרגת מס? האם השכבות החלשות? האם מקבלי קצבאות הנכות? האם מקבלי שכר המינימום? לא. מי שיקבל את ההטבה במס זה העשירונים העליונים, אנשי</w:t>
      </w:r>
      <w:r>
        <w:rPr>
          <w:rFonts w:hint="cs"/>
          <w:rtl/>
        </w:rPr>
        <w:t xml:space="preserve">ם שמשתכרים 30,000 ו=35,000 שקל בחודש. לכן אני שואל: האם זו תוכנית להבראת כלכלת ישראל? </w:t>
      </w:r>
    </w:p>
    <w:p w14:paraId="22F37125" w14:textId="77777777" w:rsidR="00000000" w:rsidRDefault="007C71EE">
      <w:pPr>
        <w:pStyle w:val="a"/>
        <w:ind w:firstLine="720"/>
        <w:rPr>
          <w:rFonts w:hint="cs"/>
          <w:rtl/>
        </w:rPr>
      </w:pPr>
    </w:p>
    <w:p w14:paraId="7048617E" w14:textId="77777777" w:rsidR="00000000" w:rsidRDefault="007C71EE">
      <w:pPr>
        <w:pStyle w:val="a"/>
        <w:ind w:firstLine="720"/>
        <w:rPr>
          <w:rFonts w:hint="cs"/>
          <w:rtl/>
        </w:rPr>
      </w:pPr>
      <w:r>
        <w:rPr>
          <w:rFonts w:hint="cs"/>
          <w:rtl/>
        </w:rPr>
        <w:t>דבר נוסף -  המשנה לשר האוצר, השר שטרית, טוען, שילכו לעבוד. אני שואל, כאדם שמכיר את המערכת של שירות התעסוקה מקרוב: האם יש מקומות עבודה במדינת ישראל? לצערי הרב, לא. מגיעו</w:t>
      </w:r>
      <w:r>
        <w:rPr>
          <w:rFonts w:hint="cs"/>
          <w:rtl/>
        </w:rPr>
        <w:t>ת אלי פניות רבות מאנשים צעירים שמוכנים לעבוד בכל עבודה. במקום שהממשלה תרכז היום מאמץ על מנת להתמודד עם הבעיה של העובדים הזרים - יש לנו קרוב=ל-300,000 עובדים זרים במדינת ישראל שלוקחים עבודות שהרבה ישראלים היו שמחים לעבוד בהן. נכון שזה כוח עבודה זול, נכון שז</w:t>
      </w:r>
      <w:r>
        <w:rPr>
          <w:rFonts w:hint="cs"/>
          <w:rtl/>
        </w:rPr>
        <w:t xml:space="preserve">ה מאפשר לאותם מעסיקים להשתכר, אבל צריך להיאבק בדבר הזה. מזה נוכל להביא מקומות עבודה נוספים, נשקיע בתשתיות, בחינוך. </w:t>
      </w:r>
    </w:p>
    <w:p w14:paraId="23D122CD" w14:textId="77777777" w:rsidR="00000000" w:rsidRDefault="007C71EE">
      <w:pPr>
        <w:pStyle w:val="a"/>
        <w:ind w:firstLine="720"/>
        <w:rPr>
          <w:rFonts w:hint="cs"/>
          <w:rtl/>
        </w:rPr>
      </w:pPr>
    </w:p>
    <w:p w14:paraId="2930C80C" w14:textId="77777777" w:rsidR="00000000" w:rsidRDefault="007C71EE">
      <w:pPr>
        <w:pStyle w:val="a"/>
        <w:ind w:firstLine="720"/>
        <w:rPr>
          <w:rFonts w:hint="cs"/>
          <w:rtl/>
        </w:rPr>
      </w:pPr>
      <w:r>
        <w:rPr>
          <w:rFonts w:hint="cs"/>
          <w:rtl/>
        </w:rPr>
        <w:t>זו תוכנית להבראה כלכלית ולא התוכנית להפיל את כל הגזירות על השכבות החלשות, על אלה שאין להן? אני שואל, עד אנה, אדוני השר?</w:t>
      </w:r>
    </w:p>
    <w:p w14:paraId="4F774954" w14:textId="77777777" w:rsidR="00000000" w:rsidRDefault="007C71EE">
      <w:pPr>
        <w:pStyle w:val="a"/>
        <w:ind w:firstLine="720"/>
        <w:rPr>
          <w:rFonts w:hint="cs"/>
          <w:rtl/>
        </w:rPr>
      </w:pPr>
    </w:p>
    <w:p w14:paraId="2E44F49B" w14:textId="77777777" w:rsidR="00000000" w:rsidRDefault="007C71EE">
      <w:pPr>
        <w:pStyle w:val="a"/>
        <w:ind w:firstLine="720"/>
        <w:rPr>
          <w:rFonts w:hint="cs"/>
          <w:rtl/>
        </w:rPr>
      </w:pPr>
      <w:r>
        <w:rPr>
          <w:rFonts w:hint="cs"/>
          <w:rtl/>
        </w:rPr>
        <w:t>תוכניות רבות - שימ</w:t>
      </w:r>
      <w:r>
        <w:rPr>
          <w:rFonts w:hint="cs"/>
          <w:rtl/>
        </w:rPr>
        <w:t>ו לב, בשנתיים וחצי האחרונות כל הממשלות שהיו לנו, הממשלה הקודמת שהיינו חברים בה והממשלה הנוכחית, הניחו בפנינו חמש תוכניות כלכליות. בכל פעם עמד כאן שר האוצר  ואמר, שאם לא נאשר את התוכנית הכלכלית תהיה קטסטרופה במשק, אנחנו על סף תהום, תהיה הידרדרות. אבל תראו א</w:t>
      </w:r>
      <w:r>
        <w:rPr>
          <w:rFonts w:hint="cs"/>
          <w:rtl/>
        </w:rPr>
        <w:t>יזה פלא, אישרנו את התוכנית, עוברים כמה חודשים ושוב שר האוצר עולה על הדוכן הזה ואומר: רבותי, זהו, זו התהום, זה הקו האדום. ועוד תוכנית, ועוד תוכנית, וכל זה על גבם של אותם ילדים, על גבם של אותם נכים, על גבן של המשפחות החד-הוריות, על גבם של אותם מקבלי קצבאות י</w:t>
      </w:r>
      <w:r>
        <w:rPr>
          <w:rFonts w:hint="cs"/>
          <w:rtl/>
        </w:rPr>
        <w:t>לדים. על אלה המדינה רוצה להיבנות? על אלה הממשלה רוצה להיבנות?</w:t>
      </w:r>
    </w:p>
    <w:p w14:paraId="2668B707" w14:textId="77777777" w:rsidR="00000000" w:rsidRDefault="007C71EE">
      <w:pPr>
        <w:pStyle w:val="a"/>
        <w:ind w:firstLine="720"/>
        <w:rPr>
          <w:rFonts w:hint="cs"/>
          <w:rtl/>
        </w:rPr>
      </w:pPr>
    </w:p>
    <w:p w14:paraId="1A423D6B" w14:textId="77777777" w:rsidR="00000000" w:rsidRDefault="007C71EE">
      <w:pPr>
        <w:pStyle w:val="a"/>
        <w:ind w:firstLine="720"/>
        <w:rPr>
          <w:rFonts w:hint="cs"/>
          <w:rtl/>
        </w:rPr>
      </w:pPr>
      <w:r>
        <w:rPr>
          <w:rFonts w:hint="cs"/>
          <w:rtl/>
        </w:rPr>
        <w:t>ואם עסקינן בקצבאות ילדים, למה הממשלה לא בחרה להטיל מס על קצבאות הילדים? כלומר, להשאיר את הקצבאות באותה דרגה ולהטיל מס. כך יהיה מבחן הכנסה. אם חבר הכנסת יאיר פרץ משתכר משכורת גבוהה והוא זכאי לקצ</w:t>
      </w:r>
      <w:r>
        <w:rPr>
          <w:rFonts w:hint="cs"/>
          <w:rtl/>
        </w:rPr>
        <w:t xml:space="preserve">בה, שיטילו מס על אותה קצבה. אז אני יודע שאני לוקח מאנשים שיכולים לעמוד בזה ולא מאנשים שלא יכולים לשלם. אז אותם אנשים שנזקקים לאותה קצבה יזכו לאותה קצבה בצדק וביושר. </w:t>
      </w:r>
    </w:p>
    <w:p w14:paraId="7A3AFC59" w14:textId="77777777" w:rsidR="00000000" w:rsidRDefault="007C71EE">
      <w:pPr>
        <w:pStyle w:val="a"/>
        <w:ind w:firstLine="720"/>
        <w:rPr>
          <w:rFonts w:hint="cs"/>
          <w:rtl/>
        </w:rPr>
      </w:pPr>
    </w:p>
    <w:p w14:paraId="43EFD14D" w14:textId="77777777" w:rsidR="00000000" w:rsidRDefault="007C71EE">
      <w:pPr>
        <w:pStyle w:val="a"/>
        <w:ind w:firstLine="720"/>
        <w:rPr>
          <w:rFonts w:hint="cs"/>
          <w:rtl/>
        </w:rPr>
      </w:pPr>
      <w:r>
        <w:rPr>
          <w:rFonts w:hint="cs"/>
          <w:rtl/>
        </w:rPr>
        <w:t>לכן, אדוני היושב-ראש, מה שנותר לי לומר בצער רב הוא, שחבל מאוד שדווקא ממשלה כזאת, ממשלה של</w:t>
      </w:r>
      <w:r>
        <w:rPr>
          <w:rFonts w:hint="cs"/>
          <w:rtl/>
        </w:rPr>
        <w:t>אורך הרבה שנים, שחבריה מהליכוד - אני מכיר אותם מקרוב - לא קמים ומקימים קול זעקה ואומרים לראש הממשלה: אנחנו נושאים את הדגל החברתי. הליכוד נשא לאורך שנים את הדגל החברתי, והיום אנחנו לא נוריד אותו לחצי התורן. אנחנו רוצים להמשיך ולהיאבק למען אותן אוכלוסיות חלש</w:t>
      </w:r>
      <w:r>
        <w:rPr>
          <w:rFonts w:hint="cs"/>
          <w:rtl/>
        </w:rPr>
        <w:t>ות, למען אותם תושבי עיירות פיתוח שבחרו בליכוד, שהעלו אותו לשלטון לאורך כל השנים מאז 1977, מאז המהפך ועד היום הזה. אותם אנשים שאתם מכים בהם חזק, אותם אנשים הם שהעלו אתכם לשלטון.</w:t>
      </w:r>
    </w:p>
    <w:p w14:paraId="623D5142" w14:textId="77777777" w:rsidR="00000000" w:rsidRDefault="007C71EE">
      <w:pPr>
        <w:pStyle w:val="a"/>
        <w:ind w:firstLine="720"/>
        <w:rPr>
          <w:rFonts w:hint="cs"/>
          <w:rtl/>
        </w:rPr>
      </w:pPr>
    </w:p>
    <w:p w14:paraId="65634C75" w14:textId="77777777" w:rsidR="00000000" w:rsidRDefault="007C71EE">
      <w:pPr>
        <w:pStyle w:val="a"/>
        <w:ind w:firstLine="720"/>
        <w:rPr>
          <w:rFonts w:hint="cs"/>
          <w:rtl/>
        </w:rPr>
      </w:pPr>
      <w:r>
        <w:rPr>
          <w:rFonts w:hint="cs"/>
          <w:rtl/>
        </w:rPr>
        <w:t>לכן, אדוני היושב-ראש, מה שנותר לי הוא לקרוא לחברי מכל סיעות הבית, ובפרט מהליכו</w:t>
      </w:r>
      <w:r>
        <w:rPr>
          <w:rFonts w:hint="cs"/>
          <w:rtl/>
        </w:rPr>
        <w:t xml:space="preserve">ד, לקום ולהתנגד לתוכנית הכלכלית ולהעביר את הגזירות האלה מן העולם ולאפשר לאותן משפחות נזקקות, לאותם ילדים בסיכון, שיוכלו באמת לחיות במדינת רווחה בצורה נאותה ומכובדת, כפי שתורתנו הקדושה מצווה אותנו לשמור על כבודו של האדם, על כבודו של הילד. בזה נוכל לבשר לעם </w:t>
      </w:r>
      <w:r>
        <w:rPr>
          <w:rFonts w:hint="cs"/>
          <w:rtl/>
        </w:rPr>
        <w:t xml:space="preserve">ישראל שזו הבשורה האמיתית שנוכל לתת לו. תודה רבה. </w:t>
      </w:r>
    </w:p>
    <w:p w14:paraId="2D790B88" w14:textId="77777777" w:rsidR="00000000" w:rsidRDefault="007C71EE">
      <w:pPr>
        <w:pStyle w:val="a"/>
        <w:ind w:firstLine="720"/>
        <w:rPr>
          <w:rFonts w:hint="cs"/>
          <w:rtl/>
        </w:rPr>
      </w:pPr>
    </w:p>
    <w:p w14:paraId="17BC30E2" w14:textId="77777777" w:rsidR="00000000" w:rsidRDefault="007C71EE">
      <w:pPr>
        <w:pStyle w:val="ad"/>
        <w:rPr>
          <w:rtl/>
        </w:rPr>
      </w:pPr>
      <w:r>
        <w:rPr>
          <w:rtl/>
        </w:rPr>
        <w:t>היו"ר מיכאל נודלמן:</w:t>
      </w:r>
    </w:p>
    <w:p w14:paraId="29AC04BA" w14:textId="77777777" w:rsidR="00000000" w:rsidRDefault="007C71EE">
      <w:pPr>
        <w:pStyle w:val="a"/>
        <w:rPr>
          <w:rtl/>
        </w:rPr>
      </w:pPr>
    </w:p>
    <w:p w14:paraId="473E1701" w14:textId="77777777" w:rsidR="00000000" w:rsidRDefault="007C71EE">
      <w:pPr>
        <w:pStyle w:val="a"/>
        <w:rPr>
          <w:color w:val="0000FF"/>
          <w:szCs w:val="28"/>
          <w:rtl/>
        </w:rPr>
      </w:pPr>
      <w:r>
        <w:rPr>
          <w:rFonts w:hint="cs"/>
          <w:rtl/>
        </w:rPr>
        <w:t xml:space="preserve">תודה רבה. חבר הכנסת משה גפני, אחריו - חברת הכנסת מל פולישוק-בלוך, ואחריה </w:t>
      </w:r>
      <w:r>
        <w:rPr>
          <w:rtl/>
        </w:rPr>
        <w:t>–</w:t>
      </w:r>
      <w:r>
        <w:rPr>
          <w:rFonts w:hint="cs"/>
          <w:rtl/>
        </w:rPr>
        <w:t xml:space="preserve"> חבר הכנסת איוב קרא.</w:t>
      </w:r>
    </w:p>
    <w:p w14:paraId="34056D7C" w14:textId="77777777" w:rsidR="00000000" w:rsidRDefault="007C71EE">
      <w:pPr>
        <w:pStyle w:val="Speaker"/>
        <w:rPr>
          <w:rtl/>
        </w:rPr>
      </w:pPr>
    </w:p>
    <w:p w14:paraId="4F460C02" w14:textId="77777777" w:rsidR="00000000" w:rsidRDefault="007C71EE">
      <w:pPr>
        <w:pStyle w:val="Speaker"/>
        <w:rPr>
          <w:rtl/>
        </w:rPr>
      </w:pPr>
      <w:r>
        <w:rPr>
          <w:rtl/>
        </w:rPr>
        <w:t>משה גפני (יהדות התורה):</w:t>
      </w:r>
    </w:p>
    <w:p w14:paraId="4D477A06" w14:textId="77777777" w:rsidR="00000000" w:rsidRDefault="007C71EE">
      <w:pPr>
        <w:pStyle w:val="a"/>
        <w:rPr>
          <w:rtl/>
        </w:rPr>
      </w:pPr>
    </w:p>
    <w:p w14:paraId="4A211517" w14:textId="77777777" w:rsidR="00000000" w:rsidRDefault="007C71EE">
      <w:pPr>
        <w:pStyle w:val="a"/>
        <w:rPr>
          <w:rFonts w:hint="cs"/>
          <w:rtl/>
        </w:rPr>
      </w:pPr>
      <w:r>
        <w:rPr>
          <w:rFonts w:hint="cs"/>
          <w:rtl/>
        </w:rPr>
        <w:t>אדוני היושב-ראש, רבותי חברי הכנסת, אדוני שר התעשייה, המסחר והתע</w:t>
      </w:r>
      <w:r>
        <w:rPr>
          <w:rFonts w:hint="cs"/>
          <w:rtl/>
        </w:rPr>
        <w:t>סוקה וממלא-מקום ראש הממשלה, אני מקדם אותך בברכת ברוך הבא.</w:t>
      </w:r>
    </w:p>
    <w:p w14:paraId="7232F62F" w14:textId="77777777" w:rsidR="00000000" w:rsidRDefault="007C71EE">
      <w:pPr>
        <w:pStyle w:val="a"/>
        <w:rPr>
          <w:rFonts w:hint="cs"/>
          <w:rtl/>
        </w:rPr>
      </w:pPr>
    </w:p>
    <w:p w14:paraId="281B5952" w14:textId="77777777" w:rsidR="00000000" w:rsidRDefault="007C71EE">
      <w:pPr>
        <w:pStyle w:val="ac"/>
        <w:rPr>
          <w:rtl/>
        </w:rPr>
      </w:pPr>
      <w:r>
        <w:rPr>
          <w:rFonts w:hint="eastAsia"/>
          <w:rtl/>
        </w:rPr>
        <w:t>קריאה</w:t>
      </w:r>
      <w:r>
        <w:rPr>
          <w:rtl/>
        </w:rPr>
        <w:t>:</w:t>
      </w:r>
    </w:p>
    <w:p w14:paraId="3C3E5629" w14:textId="77777777" w:rsidR="00000000" w:rsidRDefault="007C71EE">
      <w:pPr>
        <w:pStyle w:val="a"/>
        <w:rPr>
          <w:rFonts w:hint="cs"/>
          <w:rtl/>
        </w:rPr>
      </w:pPr>
    </w:p>
    <w:p w14:paraId="3E7C45A7" w14:textId="77777777" w:rsidR="00000000" w:rsidRDefault="007C71EE">
      <w:pPr>
        <w:pStyle w:val="a"/>
        <w:ind w:firstLine="0"/>
        <w:rPr>
          <w:rFonts w:hint="cs"/>
          <w:rtl/>
        </w:rPr>
      </w:pPr>
      <w:r>
        <w:rPr>
          <w:rFonts w:hint="cs"/>
          <w:rtl/>
        </w:rPr>
        <w:tab/>
        <w:t xml:space="preserve">ודרך צלחה. </w:t>
      </w:r>
    </w:p>
    <w:p w14:paraId="4088DA94" w14:textId="77777777" w:rsidR="00000000" w:rsidRDefault="007C71EE">
      <w:pPr>
        <w:pStyle w:val="a"/>
        <w:rPr>
          <w:rFonts w:hint="cs"/>
          <w:rtl/>
        </w:rPr>
      </w:pPr>
    </w:p>
    <w:p w14:paraId="5D364178" w14:textId="77777777" w:rsidR="00000000" w:rsidRDefault="007C71EE">
      <w:pPr>
        <w:pStyle w:val="SpeakerCon"/>
        <w:rPr>
          <w:rtl/>
        </w:rPr>
      </w:pPr>
      <w:bookmarkStart w:id="1124" w:name="FS000000526T27_05_2003_10_50_13C"/>
      <w:bookmarkEnd w:id="1124"/>
      <w:r>
        <w:rPr>
          <w:rtl/>
        </w:rPr>
        <w:t>משה גפני (יהדות התורה):</w:t>
      </w:r>
    </w:p>
    <w:p w14:paraId="057A9368" w14:textId="77777777" w:rsidR="00000000" w:rsidRDefault="007C71EE">
      <w:pPr>
        <w:pStyle w:val="a"/>
        <w:rPr>
          <w:rtl/>
        </w:rPr>
      </w:pPr>
    </w:p>
    <w:p w14:paraId="4A75A518" w14:textId="77777777" w:rsidR="00000000" w:rsidRDefault="007C71EE">
      <w:pPr>
        <w:pStyle w:val="a"/>
        <w:rPr>
          <w:rFonts w:hint="cs"/>
          <w:rtl/>
        </w:rPr>
      </w:pPr>
      <w:r>
        <w:rPr>
          <w:rFonts w:hint="cs"/>
          <w:rtl/>
        </w:rPr>
        <w:t xml:space="preserve">כן, כנראה. </w:t>
      </w:r>
    </w:p>
    <w:p w14:paraId="1E4B58EC" w14:textId="77777777" w:rsidR="00000000" w:rsidRDefault="007C71EE">
      <w:pPr>
        <w:pStyle w:val="a"/>
        <w:rPr>
          <w:rFonts w:hint="cs"/>
          <w:rtl/>
        </w:rPr>
      </w:pPr>
    </w:p>
    <w:p w14:paraId="4B9F08FC" w14:textId="77777777" w:rsidR="00000000" w:rsidRDefault="007C71EE">
      <w:pPr>
        <w:pStyle w:val="a"/>
        <w:rPr>
          <w:rFonts w:hint="cs"/>
          <w:rtl/>
        </w:rPr>
      </w:pPr>
      <w:r>
        <w:rPr>
          <w:rFonts w:hint="cs"/>
          <w:rtl/>
        </w:rPr>
        <w:t>אנחנו מאוד התגעגענו אליך. פה במליאת הכנסת, זמן רב שאלו חברים רבים איפה אולמרט. אנחנו סברנו, ראשית, שאדריכל הקואליציה היפה הזאת יהיה פה בש</w:t>
      </w:r>
      <w:r>
        <w:rPr>
          <w:rFonts w:hint="cs"/>
          <w:rtl/>
        </w:rPr>
        <w:t>ביל לקטוף את פירות הניצחון, כדי לראות איך הקואליציה הזאת מתפקדת. בכל זאת, ידך רב לך בעניין הזה של קואליציית הליכוד, שינוי, מפד"ל, האיחוד הלאומי, זריקת החרדים החוצה. זה בסדר, היית צריך להיות פה ולקטוף את פירות הניצחון, ואנחנו מאוד התפלאנו שלא היית.</w:t>
      </w:r>
    </w:p>
    <w:p w14:paraId="2F288EAE" w14:textId="77777777" w:rsidR="00000000" w:rsidRDefault="007C71EE">
      <w:pPr>
        <w:pStyle w:val="a"/>
        <w:rPr>
          <w:rFonts w:hint="cs"/>
          <w:rtl/>
        </w:rPr>
      </w:pPr>
    </w:p>
    <w:p w14:paraId="41F6689A" w14:textId="77777777" w:rsidR="00000000" w:rsidRDefault="007C71EE">
      <w:pPr>
        <w:pStyle w:val="a"/>
        <w:rPr>
          <w:rFonts w:hint="cs"/>
          <w:rtl/>
        </w:rPr>
      </w:pPr>
      <w:r>
        <w:rPr>
          <w:rFonts w:hint="cs"/>
          <w:rtl/>
        </w:rPr>
        <w:t>גם בגלל</w:t>
      </w:r>
      <w:r>
        <w:rPr>
          <w:rFonts w:hint="cs"/>
          <w:rtl/>
        </w:rPr>
        <w:t xml:space="preserve"> דבר נוסף לא הבנו למה לא היית, כאשר אתה היום, נדמה לי, גם שר התעסוקה, וכאשר האבטלה עולה ב=20,000 מובטלים נוספים </w:t>
      </w:r>
      <w:r>
        <w:rPr>
          <w:rtl/>
        </w:rPr>
        <w:t>–</w:t>
      </w:r>
      <w:r>
        <w:rPr>
          <w:rFonts w:hint="cs"/>
          <w:rtl/>
        </w:rPr>
        <w:t xml:space="preserve"> והמשמעות של העניין היא שעוד 20,000 משפחות קמות בבוקר לשום דבר, לכלום </w:t>
      </w:r>
      <w:r>
        <w:rPr>
          <w:rtl/>
        </w:rPr>
        <w:t>–</w:t>
      </w:r>
      <w:r>
        <w:rPr>
          <w:rFonts w:hint="cs"/>
          <w:rtl/>
        </w:rPr>
        <w:t xml:space="preserve"> אתה כשר התעסוקה, שמופקד על העניין, לפחות תהיה כאן, אל תטייל בעולם. אבל </w:t>
      </w:r>
      <w:r>
        <w:rPr>
          <w:rFonts w:hint="cs"/>
          <w:rtl/>
        </w:rPr>
        <w:t>אני מעריך שאתה תשמע לי כמו ששמעת לי בעבר, ואתה תמשיך לנסוע, והמובטלים כאן ימשיכו לזעוק.</w:t>
      </w:r>
    </w:p>
    <w:p w14:paraId="2517A90C" w14:textId="77777777" w:rsidR="00000000" w:rsidRDefault="007C71EE">
      <w:pPr>
        <w:pStyle w:val="a"/>
        <w:rPr>
          <w:rFonts w:hint="cs"/>
          <w:rtl/>
        </w:rPr>
      </w:pPr>
    </w:p>
    <w:p w14:paraId="17BD07AE" w14:textId="77777777" w:rsidR="00000000" w:rsidRDefault="007C71EE">
      <w:pPr>
        <w:pStyle w:val="a"/>
        <w:rPr>
          <w:rFonts w:hint="cs"/>
          <w:rtl/>
        </w:rPr>
      </w:pPr>
      <w:r>
        <w:rPr>
          <w:rFonts w:hint="cs"/>
          <w:rtl/>
        </w:rPr>
        <w:t xml:space="preserve"> אבל, אדוני השר אולמרט, אנחנו נמצאים כאן בבניין שהוא עגול - לא רואים את זה מבחוץ - - -</w:t>
      </w:r>
    </w:p>
    <w:p w14:paraId="49DC5B47" w14:textId="77777777" w:rsidR="00000000" w:rsidRDefault="007C71EE">
      <w:pPr>
        <w:pStyle w:val="a"/>
        <w:rPr>
          <w:rFonts w:hint="cs"/>
          <w:rtl/>
        </w:rPr>
      </w:pPr>
    </w:p>
    <w:p w14:paraId="25A68E0F"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01A49212" w14:textId="77777777" w:rsidR="00000000" w:rsidRDefault="007C71EE">
      <w:pPr>
        <w:pStyle w:val="a"/>
        <w:rPr>
          <w:rFonts w:hint="cs"/>
          <w:rtl/>
        </w:rPr>
      </w:pPr>
    </w:p>
    <w:p w14:paraId="21846DFE" w14:textId="77777777" w:rsidR="00000000" w:rsidRDefault="007C71EE">
      <w:pPr>
        <w:pStyle w:val="a"/>
        <w:rPr>
          <w:rFonts w:hint="cs"/>
          <w:rtl/>
        </w:rPr>
      </w:pPr>
      <w:r>
        <w:rPr>
          <w:rFonts w:hint="cs"/>
          <w:rtl/>
        </w:rPr>
        <w:t>- - -</w:t>
      </w:r>
    </w:p>
    <w:p w14:paraId="707C7E9E" w14:textId="77777777" w:rsidR="00000000" w:rsidRDefault="007C71EE">
      <w:pPr>
        <w:pStyle w:val="a"/>
        <w:rPr>
          <w:rFonts w:hint="cs"/>
          <w:rtl/>
        </w:rPr>
      </w:pPr>
    </w:p>
    <w:p w14:paraId="73125477" w14:textId="77777777" w:rsidR="00000000" w:rsidRDefault="007C71EE">
      <w:pPr>
        <w:pStyle w:val="SpeakerCon"/>
        <w:rPr>
          <w:rtl/>
        </w:rPr>
      </w:pPr>
      <w:bookmarkStart w:id="1125" w:name="FS000000526T27_05_2003_10_58_32C"/>
      <w:bookmarkEnd w:id="1125"/>
      <w:r>
        <w:rPr>
          <w:rtl/>
        </w:rPr>
        <w:t>משה גפני (יהדות התורה):</w:t>
      </w:r>
    </w:p>
    <w:p w14:paraId="213F5264" w14:textId="77777777" w:rsidR="00000000" w:rsidRDefault="007C71EE">
      <w:pPr>
        <w:pStyle w:val="a"/>
        <w:rPr>
          <w:rtl/>
        </w:rPr>
      </w:pPr>
    </w:p>
    <w:p w14:paraId="1548953B" w14:textId="77777777" w:rsidR="00000000" w:rsidRDefault="007C71EE">
      <w:pPr>
        <w:pStyle w:val="a"/>
        <w:rPr>
          <w:rFonts w:hint="cs"/>
          <w:rtl/>
        </w:rPr>
      </w:pPr>
      <w:r>
        <w:rPr>
          <w:rFonts w:hint="cs"/>
          <w:rtl/>
        </w:rPr>
        <w:t xml:space="preserve">תאמין </w:t>
      </w:r>
      <w:r>
        <w:rPr>
          <w:rFonts w:hint="cs"/>
          <w:rtl/>
        </w:rPr>
        <w:t xml:space="preserve">לי, אני אומר מה שאני מתכוון. הבניין עגול. </w:t>
      </w:r>
    </w:p>
    <w:p w14:paraId="1C91B62D" w14:textId="77777777" w:rsidR="00000000" w:rsidRDefault="007C71EE">
      <w:pPr>
        <w:pStyle w:val="a"/>
        <w:rPr>
          <w:rFonts w:hint="cs"/>
          <w:rtl/>
        </w:rPr>
      </w:pPr>
    </w:p>
    <w:p w14:paraId="1D06A99A"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23A536D7" w14:textId="77777777" w:rsidR="00000000" w:rsidRDefault="007C71EE">
      <w:pPr>
        <w:pStyle w:val="a"/>
        <w:rPr>
          <w:rFonts w:hint="cs"/>
          <w:rtl/>
        </w:rPr>
      </w:pPr>
    </w:p>
    <w:p w14:paraId="14358AEF" w14:textId="77777777" w:rsidR="00000000" w:rsidRDefault="007C71EE">
      <w:pPr>
        <w:pStyle w:val="a"/>
        <w:rPr>
          <w:rFonts w:hint="cs"/>
          <w:rtl/>
        </w:rPr>
      </w:pPr>
      <w:r>
        <w:rPr>
          <w:rFonts w:hint="cs"/>
          <w:rtl/>
        </w:rPr>
        <w:t>לא קרה לך כבר שנים רבות שאמרת את מה שאתה חושב, אבל אם תעשה מאמץ, אולי תצליח.</w:t>
      </w:r>
    </w:p>
    <w:p w14:paraId="651FA879" w14:textId="77777777" w:rsidR="00000000" w:rsidRDefault="007C71EE">
      <w:pPr>
        <w:pStyle w:val="a"/>
        <w:rPr>
          <w:rFonts w:hint="cs"/>
          <w:rtl/>
        </w:rPr>
      </w:pPr>
    </w:p>
    <w:p w14:paraId="0A8F05E6" w14:textId="77777777" w:rsidR="00000000" w:rsidRDefault="007C71EE">
      <w:pPr>
        <w:pStyle w:val="SpeakerCon"/>
        <w:rPr>
          <w:rtl/>
        </w:rPr>
      </w:pPr>
      <w:bookmarkStart w:id="1126" w:name="FS000000526T27_05_2003_10_59_51C"/>
      <w:bookmarkEnd w:id="1126"/>
      <w:r>
        <w:rPr>
          <w:rtl/>
        </w:rPr>
        <w:t>משה גפני (יהדות התורה):</w:t>
      </w:r>
    </w:p>
    <w:p w14:paraId="2BE1F729" w14:textId="77777777" w:rsidR="00000000" w:rsidRDefault="007C71EE">
      <w:pPr>
        <w:pStyle w:val="a"/>
        <w:rPr>
          <w:rtl/>
        </w:rPr>
      </w:pPr>
    </w:p>
    <w:p w14:paraId="16D3B8FD" w14:textId="77777777" w:rsidR="00000000" w:rsidRDefault="007C71EE">
      <w:pPr>
        <w:pStyle w:val="a"/>
        <w:rPr>
          <w:rFonts w:hint="cs"/>
          <w:rtl/>
        </w:rPr>
      </w:pPr>
      <w:r>
        <w:rPr>
          <w:rFonts w:hint="cs"/>
          <w:rtl/>
        </w:rPr>
        <w:t>כל הזמן אני אומר - - -</w:t>
      </w:r>
    </w:p>
    <w:p w14:paraId="536C7443" w14:textId="77777777" w:rsidR="00000000" w:rsidRDefault="007C71EE">
      <w:pPr>
        <w:pStyle w:val="a"/>
        <w:rPr>
          <w:rFonts w:hint="cs"/>
          <w:rtl/>
        </w:rPr>
      </w:pPr>
    </w:p>
    <w:p w14:paraId="02B50A95"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76639A3E" w14:textId="77777777" w:rsidR="00000000" w:rsidRDefault="007C71EE">
      <w:pPr>
        <w:pStyle w:val="a"/>
        <w:rPr>
          <w:rFonts w:hint="cs"/>
          <w:rtl/>
        </w:rPr>
      </w:pPr>
    </w:p>
    <w:p w14:paraId="66212B7E" w14:textId="77777777" w:rsidR="00000000" w:rsidRDefault="007C71EE">
      <w:pPr>
        <w:pStyle w:val="a"/>
        <w:rPr>
          <w:rFonts w:hint="cs"/>
          <w:rtl/>
        </w:rPr>
      </w:pPr>
      <w:r>
        <w:rPr>
          <w:rFonts w:hint="cs"/>
          <w:rtl/>
        </w:rPr>
        <w:t>אתה</w:t>
      </w:r>
      <w:r>
        <w:rPr>
          <w:rFonts w:hint="cs"/>
          <w:rtl/>
        </w:rPr>
        <w:t xml:space="preserve"> אחד האנשים הבודדים בכנסת שלא חושבים את מה שהם אומרים ולא אומרים את מה שהם חושבים.</w:t>
      </w:r>
    </w:p>
    <w:p w14:paraId="218E71FE" w14:textId="77777777" w:rsidR="00000000" w:rsidRDefault="007C71EE">
      <w:pPr>
        <w:pStyle w:val="a"/>
        <w:rPr>
          <w:rFonts w:hint="cs"/>
          <w:rtl/>
        </w:rPr>
      </w:pPr>
    </w:p>
    <w:p w14:paraId="70B7E25B" w14:textId="77777777" w:rsidR="00000000" w:rsidRDefault="007C71EE">
      <w:pPr>
        <w:pStyle w:val="SpeakerCon"/>
        <w:rPr>
          <w:rtl/>
        </w:rPr>
      </w:pPr>
      <w:bookmarkStart w:id="1127" w:name="FS000000526T27_05_2003_11_02_25C"/>
      <w:bookmarkEnd w:id="1127"/>
      <w:r>
        <w:rPr>
          <w:rtl/>
        </w:rPr>
        <w:t>משה גפני (יהדות התורה):</w:t>
      </w:r>
    </w:p>
    <w:p w14:paraId="5973A907" w14:textId="77777777" w:rsidR="00000000" w:rsidRDefault="007C71EE">
      <w:pPr>
        <w:pStyle w:val="a"/>
        <w:rPr>
          <w:rtl/>
        </w:rPr>
      </w:pPr>
    </w:p>
    <w:p w14:paraId="45286801" w14:textId="77777777" w:rsidR="00000000" w:rsidRDefault="007C71EE">
      <w:pPr>
        <w:pStyle w:val="a"/>
        <w:rPr>
          <w:rFonts w:hint="cs"/>
          <w:rtl/>
        </w:rPr>
      </w:pPr>
      <w:r>
        <w:rPr>
          <w:rFonts w:hint="cs"/>
          <w:rtl/>
        </w:rPr>
        <w:t xml:space="preserve">זה לא חשוב, אתה יכול להגיד את זה. בלאו הכי אתה לא תהיה פה עוד מעט, אתה נוסע לחוץ-לארץ. אז מה זה משנה מה אתה אומר? </w:t>
      </w:r>
    </w:p>
    <w:p w14:paraId="3A2ACEDF" w14:textId="77777777" w:rsidR="00000000" w:rsidRDefault="007C71EE">
      <w:pPr>
        <w:pStyle w:val="a"/>
        <w:rPr>
          <w:rFonts w:hint="cs"/>
          <w:rtl/>
        </w:rPr>
      </w:pPr>
    </w:p>
    <w:p w14:paraId="174F190E"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w:t>
      </w:r>
      <w:r>
        <w:rPr>
          <w:rtl/>
        </w:rPr>
        <w:t xml:space="preserve"> אולמרט:</w:t>
      </w:r>
    </w:p>
    <w:p w14:paraId="5080F1F8" w14:textId="77777777" w:rsidR="00000000" w:rsidRDefault="007C71EE">
      <w:pPr>
        <w:pStyle w:val="a"/>
        <w:rPr>
          <w:rFonts w:hint="cs"/>
          <w:rtl/>
        </w:rPr>
      </w:pPr>
    </w:p>
    <w:p w14:paraId="7DCFA6A9" w14:textId="77777777" w:rsidR="00000000" w:rsidRDefault="007C71EE">
      <w:pPr>
        <w:pStyle w:val="a"/>
        <w:rPr>
          <w:rFonts w:hint="cs"/>
          <w:rtl/>
        </w:rPr>
      </w:pPr>
      <w:r>
        <w:rPr>
          <w:rFonts w:hint="cs"/>
          <w:rtl/>
        </w:rPr>
        <w:t>אבל תמשיך בזה.</w:t>
      </w:r>
    </w:p>
    <w:p w14:paraId="22398CFE" w14:textId="77777777" w:rsidR="00000000" w:rsidRDefault="007C71EE">
      <w:pPr>
        <w:pStyle w:val="a"/>
        <w:rPr>
          <w:rFonts w:hint="cs"/>
          <w:rtl/>
        </w:rPr>
      </w:pPr>
    </w:p>
    <w:p w14:paraId="14E2BFD2" w14:textId="77777777" w:rsidR="00000000" w:rsidRDefault="007C71EE">
      <w:pPr>
        <w:pStyle w:val="SpeakerCon"/>
        <w:rPr>
          <w:rtl/>
        </w:rPr>
      </w:pPr>
      <w:bookmarkStart w:id="1128" w:name="FS000000526T27_05_2003_11_03_19C"/>
      <w:bookmarkEnd w:id="1128"/>
      <w:r>
        <w:rPr>
          <w:rtl/>
        </w:rPr>
        <w:t>משה גפני (יהדות התורה):</w:t>
      </w:r>
    </w:p>
    <w:p w14:paraId="59E5A312" w14:textId="77777777" w:rsidR="00000000" w:rsidRDefault="007C71EE">
      <w:pPr>
        <w:pStyle w:val="a"/>
        <w:rPr>
          <w:rtl/>
        </w:rPr>
      </w:pPr>
    </w:p>
    <w:p w14:paraId="59ADC3D4" w14:textId="77777777" w:rsidR="00000000" w:rsidRDefault="007C71EE">
      <w:pPr>
        <w:pStyle w:val="a"/>
        <w:rPr>
          <w:rFonts w:hint="cs"/>
          <w:rtl/>
        </w:rPr>
      </w:pPr>
      <w:r>
        <w:rPr>
          <w:rFonts w:hint="cs"/>
          <w:rtl/>
        </w:rPr>
        <w:t>מה זה אני אמשיך? אני אומר את האמת, כפי שאמרתי כל הזמן. אני מציע שלא תמשוך אותי בלשוני. אל תמשוך אותי בלשוני, כי אני אגיד עוד אמת.</w:t>
      </w:r>
    </w:p>
    <w:p w14:paraId="7A3E7122" w14:textId="77777777" w:rsidR="00000000" w:rsidRDefault="007C71EE">
      <w:pPr>
        <w:pStyle w:val="a"/>
        <w:rPr>
          <w:rFonts w:hint="cs"/>
          <w:rtl/>
        </w:rPr>
      </w:pPr>
    </w:p>
    <w:p w14:paraId="48870C61"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7FF2B5C8" w14:textId="77777777" w:rsidR="00000000" w:rsidRDefault="007C71EE">
      <w:pPr>
        <w:pStyle w:val="a"/>
        <w:rPr>
          <w:rFonts w:hint="cs"/>
          <w:rtl/>
        </w:rPr>
      </w:pPr>
    </w:p>
    <w:p w14:paraId="1D34C3FA" w14:textId="77777777" w:rsidR="00000000" w:rsidRDefault="007C71EE">
      <w:pPr>
        <w:pStyle w:val="a"/>
        <w:rPr>
          <w:rFonts w:hint="cs"/>
          <w:rtl/>
        </w:rPr>
      </w:pPr>
      <w:r>
        <w:rPr>
          <w:rFonts w:hint="cs"/>
          <w:rtl/>
        </w:rPr>
        <w:t>הרבנים שלך, שיש להם יותר שכל מאשר</w:t>
      </w:r>
      <w:r>
        <w:rPr>
          <w:rFonts w:hint="cs"/>
          <w:rtl/>
        </w:rPr>
        <w:t xml:space="preserve"> לך, היו שותפים שלי הרבה מאוד שנים, והם לא מצטערים לרגע אחד.</w:t>
      </w:r>
    </w:p>
    <w:p w14:paraId="0C4F0D4A" w14:textId="77777777" w:rsidR="00000000" w:rsidRDefault="007C71EE">
      <w:pPr>
        <w:pStyle w:val="a"/>
        <w:rPr>
          <w:rFonts w:hint="cs"/>
          <w:rtl/>
        </w:rPr>
      </w:pPr>
    </w:p>
    <w:p w14:paraId="4FBD7D97" w14:textId="77777777" w:rsidR="00000000" w:rsidRDefault="007C71EE">
      <w:pPr>
        <w:pStyle w:val="SpeakerCon"/>
        <w:rPr>
          <w:rtl/>
        </w:rPr>
      </w:pPr>
      <w:bookmarkStart w:id="1129" w:name="FS000000526T27_05_2003_11_04_47C"/>
      <w:bookmarkEnd w:id="1129"/>
      <w:r>
        <w:rPr>
          <w:rtl/>
        </w:rPr>
        <w:t>משה גפני (יהדות התורה):</w:t>
      </w:r>
    </w:p>
    <w:p w14:paraId="3387DC0E" w14:textId="77777777" w:rsidR="00000000" w:rsidRDefault="007C71EE">
      <w:pPr>
        <w:pStyle w:val="a"/>
        <w:rPr>
          <w:rtl/>
        </w:rPr>
      </w:pPr>
    </w:p>
    <w:p w14:paraId="7E11C286" w14:textId="77777777" w:rsidR="00000000" w:rsidRDefault="007C71EE">
      <w:pPr>
        <w:pStyle w:val="a"/>
        <w:rPr>
          <w:rFonts w:hint="cs"/>
          <w:rtl/>
        </w:rPr>
      </w:pPr>
      <w:r>
        <w:rPr>
          <w:rFonts w:hint="cs"/>
          <w:rtl/>
        </w:rPr>
        <w:t>יכול להיות - - -</w:t>
      </w:r>
    </w:p>
    <w:p w14:paraId="0A608CCA" w14:textId="77777777" w:rsidR="00000000" w:rsidRDefault="007C71EE">
      <w:pPr>
        <w:pStyle w:val="a"/>
        <w:rPr>
          <w:rFonts w:hint="cs"/>
          <w:rtl/>
        </w:rPr>
      </w:pPr>
    </w:p>
    <w:p w14:paraId="3505C978"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3A0EE140" w14:textId="77777777" w:rsidR="00000000" w:rsidRDefault="007C71EE">
      <w:pPr>
        <w:pStyle w:val="a"/>
        <w:rPr>
          <w:rFonts w:hint="cs"/>
          <w:rtl/>
        </w:rPr>
      </w:pPr>
    </w:p>
    <w:p w14:paraId="67E43A3A" w14:textId="77777777" w:rsidR="00000000" w:rsidRDefault="007C71EE">
      <w:pPr>
        <w:pStyle w:val="a"/>
        <w:rPr>
          <w:rFonts w:hint="cs"/>
          <w:rtl/>
        </w:rPr>
      </w:pPr>
      <w:r>
        <w:rPr>
          <w:rFonts w:hint="cs"/>
          <w:rtl/>
        </w:rPr>
        <w:t>רגע אחד הם לא מצטערים.</w:t>
      </w:r>
    </w:p>
    <w:p w14:paraId="399AA514" w14:textId="77777777" w:rsidR="00000000" w:rsidRDefault="007C71EE">
      <w:pPr>
        <w:pStyle w:val="a"/>
        <w:rPr>
          <w:rFonts w:hint="cs"/>
          <w:rtl/>
        </w:rPr>
      </w:pPr>
    </w:p>
    <w:p w14:paraId="7CBBBA37" w14:textId="77777777" w:rsidR="00000000" w:rsidRDefault="007C71EE">
      <w:pPr>
        <w:pStyle w:val="SpeakerCon"/>
        <w:rPr>
          <w:rtl/>
        </w:rPr>
      </w:pPr>
      <w:bookmarkStart w:id="1130" w:name="FS000000526T27_05_2003_11_05_09C"/>
      <w:bookmarkEnd w:id="1130"/>
      <w:r>
        <w:rPr>
          <w:rtl/>
        </w:rPr>
        <w:t>משה גפני (יהדות התורה):</w:t>
      </w:r>
    </w:p>
    <w:p w14:paraId="48E3DAE6" w14:textId="77777777" w:rsidR="00000000" w:rsidRDefault="007C71EE">
      <w:pPr>
        <w:pStyle w:val="a"/>
        <w:rPr>
          <w:rtl/>
        </w:rPr>
      </w:pPr>
    </w:p>
    <w:p w14:paraId="68517A66" w14:textId="77777777" w:rsidR="00000000" w:rsidRDefault="007C71EE">
      <w:pPr>
        <w:pStyle w:val="a"/>
        <w:rPr>
          <w:rFonts w:hint="cs"/>
          <w:rtl/>
        </w:rPr>
      </w:pPr>
      <w:r>
        <w:rPr>
          <w:rFonts w:hint="cs"/>
          <w:rtl/>
        </w:rPr>
        <w:t>יכול להיות, אבל אני מודיע לך, יכול להיות שיש לך השפעה על הרבנ</w:t>
      </w:r>
      <w:r>
        <w:rPr>
          <w:rFonts w:hint="cs"/>
          <w:rtl/>
        </w:rPr>
        <w:t>ים שלי יותר ממני - - -</w:t>
      </w:r>
    </w:p>
    <w:p w14:paraId="18D19AE3" w14:textId="77777777" w:rsidR="00000000" w:rsidRDefault="007C71EE">
      <w:pPr>
        <w:pStyle w:val="a"/>
        <w:rPr>
          <w:rFonts w:hint="cs"/>
          <w:rtl/>
        </w:rPr>
      </w:pPr>
    </w:p>
    <w:p w14:paraId="3C2FA54C"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0AE51C3F" w14:textId="77777777" w:rsidR="00000000" w:rsidRDefault="007C71EE">
      <w:pPr>
        <w:pStyle w:val="a"/>
        <w:rPr>
          <w:rFonts w:hint="cs"/>
          <w:rtl/>
        </w:rPr>
      </w:pPr>
    </w:p>
    <w:p w14:paraId="127942E1" w14:textId="77777777" w:rsidR="00000000" w:rsidRDefault="007C71EE">
      <w:pPr>
        <w:pStyle w:val="a"/>
        <w:rPr>
          <w:rFonts w:hint="cs"/>
          <w:rtl/>
        </w:rPr>
      </w:pPr>
      <w:r>
        <w:rPr>
          <w:rFonts w:hint="cs"/>
          <w:rtl/>
        </w:rPr>
        <w:t>לא, יש להם יותר שכל, זה הכול.</w:t>
      </w:r>
    </w:p>
    <w:p w14:paraId="510768BC" w14:textId="77777777" w:rsidR="00000000" w:rsidRDefault="007C71EE">
      <w:pPr>
        <w:pStyle w:val="a"/>
        <w:rPr>
          <w:rFonts w:hint="cs"/>
          <w:rtl/>
        </w:rPr>
      </w:pPr>
    </w:p>
    <w:p w14:paraId="2449DA93" w14:textId="77777777" w:rsidR="00000000" w:rsidRDefault="007C71EE">
      <w:pPr>
        <w:pStyle w:val="SpeakerCon"/>
        <w:rPr>
          <w:rtl/>
        </w:rPr>
      </w:pPr>
      <w:bookmarkStart w:id="1131" w:name="FS000000526T27_05_2003_11_05_52C"/>
      <w:bookmarkEnd w:id="1131"/>
      <w:r>
        <w:rPr>
          <w:rtl/>
        </w:rPr>
        <w:t>משה גפני (יהדות התורה):</w:t>
      </w:r>
    </w:p>
    <w:p w14:paraId="405310EB" w14:textId="77777777" w:rsidR="00000000" w:rsidRDefault="007C71EE">
      <w:pPr>
        <w:pStyle w:val="a"/>
        <w:rPr>
          <w:rtl/>
        </w:rPr>
      </w:pPr>
    </w:p>
    <w:p w14:paraId="4DBCE734" w14:textId="77777777" w:rsidR="00000000" w:rsidRDefault="007C71EE">
      <w:pPr>
        <w:pStyle w:val="a"/>
        <w:rPr>
          <w:rFonts w:hint="cs"/>
          <w:rtl/>
        </w:rPr>
      </w:pPr>
      <w:r>
        <w:rPr>
          <w:rFonts w:hint="cs"/>
          <w:rtl/>
        </w:rPr>
        <w:t xml:space="preserve">יכול להיות, יכול להיות, אבל אני מודיע לך, שאם אני הייתי מתמודד בפריימריס בליכוד, לא הייתי מגיע למקום ה=32 בטריק. </w:t>
      </w:r>
    </w:p>
    <w:p w14:paraId="62FE9BF1" w14:textId="77777777" w:rsidR="00000000" w:rsidRDefault="007C71EE">
      <w:pPr>
        <w:pStyle w:val="a"/>
        <w:rPr>
          <w:rFonts w:hint="cs"/>
          <w:rtl/>
        </w:rPr>
      </w:pPr>
    </w:p>
    <w:p w14:paraId="5CB15586"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w:t>
      </w:r>
      <w:r>
        <w:rPr>
          <w:rtl/>
        </w:rPr>
        <w:t>תעסוקה אהוד אולמרט:</w:t>
      </w:r>
    </w:p>
    <w:p w14:paraId="1A2AE1E1" w14:textId="77777777" w:rsidR="00000000" w:rsidRDefault="007C71EE">
      <w:pPr>
        <w:pStyle w:val="a"/>
        <w:rPr>
          <w:rFonts w:hint="cs"/>
          <w:rtl/>
        </w:rPr>
      </w:pPr>
    </w:p>
    <w:p w14:paraId="7A28334D" w14:textId="77777777" w:rsidR="00000000" w:rsidRDefault="007C71EE">
      <w:pPr>
        <w:pStyle w:val="a"/>
        <w:rPr>
          <w:rFonts w:hint="cs"/>
          <w:rtl/>
        </w:rPr>
      </w:pPr>
      <w:r>
        <w:rPr>
          <w:rFonts w:hint="cs"/>
          <w:rtl/>
        </w:rPr>
        <w:t xml:space="preserve">זה משום שהייתי שותף שלכם. </w:t>
      </w:r>
    </w:p>
    <w:p w14:paraId="73450482" w14:textId="77777777" w:rsidR="00000000" w:rsidRDefault="007C71EE">
      <w:pPr>
        <w:pStyle w:val="a"/>
        <w:rPr>
          <w:rFonts w:hint="cs"/>
          <w:rtl/>
        </w:rPr>
      </w:pPr>
    </w:p>
    <w:p w14:paraId="39CAF307" w14:textId="77777777" w:rsidR="00000000" w:rsidRDefault="007C71EE">
      <w:pPr>
        <w:pStyle w:val="SpeakerCon"/>
        <w:rPr>
          <w:rtl/>
        </w:rPr>
      </w:pPr>
      <w:bookmarkStart w:id="1132" w:name="FS000000526T27_05_2003_11_07_18C"/>
      <w:bookmarkEnd w:id="1132"/>
      <w:r>
        <w:rPr>
          <w:rtl/>
        </w:rPr>
        <w:t>משה גפני (יהדות התורה):</w:t>
      </w:r>
    </w:p>
    <w:p w14:paraId="39DA1A80" w14:textId="77777777" w:rsidR="00000000" w:rsidRDefault="007C71EE">
      <w:pPr>
        <w:pStyle w:val="a"/>
        <w:rPr>
          <w:rtl/>
        </w:rPr>
      </w:pPr>
    </w:p>
    <w:p w14:paraId="7F377ADC" w14:textId="77777777" w:rsidR="00000000" w:rsidRDefault="007C71EE">
      <w:pPr>
        <w:pStyle w:val="a"/>
        <w:rPr>
          <w:rFonts w:hint="cs"/>
          <w:rtl/>
        </w:rPr>
      </w:pPr>
      <w:r>
        <w:rPr>
          <w:rFonts w:hint="cs"/>
          <w:rtl/>
        </w:rPr>
        <w:t>יכול להיות, יכול להיות, מאה אחוז. אנחנו באמת מתנצלים על שתי קדנציות שכפינו אותך על תושבי ירושלים.</w:t>
      </w:r>
    </w:p>
    <w:p w14:paraId="0E714C60" w14:textId="77777777" w:rsidR="00000000" w:rsidRDefault="007C71EE">
      <w:pPr>
        <w:pStyle w:val="a"/>
        <w:rPr>
          <w:rFonts w:hint="cs"/>
          <w:rtl/>
        </w:rPr>
      </w:pPr>
    </w:p>
    <w:p w14:paraId="2B8BBB7E"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2AA4A897" w14:textId="77777777" w:rsidR="00000000" w:rsidRDefault="007C71EE">
      <w:pPr>
        <w:pStyle w:val="a"/>
        <w:rPr>
          <w:rFonts w:hint="cs"/>
          <w:rtl/>
        </w:rPr>
      </w:pPr>
    </w:p>
    <w:p w14:paraId="09E47E34" w14:textId="77777777" w:rsidR="00000000" w:rsidRDefault="007C71EE">
      <w:pPr>
        <w:pStyle w:val="a"/>
        <w:rPr>
          <w:rFonts w:hint="cs"/>
          <w:rtl/>
        </w:rPr>
      </w:pPr>
      <w:r>
        <w:rPr>
          <w:rFonts w:hint="cs"/>
          <w:rtl/>
        </w:rPr>
        <w:t>לא כפיתם שום דבר.</w:t>
      </w:r>
    </w:p>
    <w:p w14:paraId="1DCA4019" w14:textId="77777777" w:rsidR="00000000" w:rsidRDefault="007C71EE">
      <w:pPr>
        <w:pStyle w:val="a"/>
        <w:rPr>
          <w:rFonts w:hint="cs"/>
          <w:rtl/>
        </w:rPr>
      </w:pPr>
    </w:p>
    <w:p w14:paraId="7309C330" w14:textId="77777777" w:rsidR="00000000" w:rsidRDefault="007C71EE">
      <w:pPr>
        <w:pStyle w:val="SpeakerCon"/>
        <w:rPr>
          <w:rtl/>
        </w:rPr>
      </w:pPr>
      <w:bookmarkStart w:id="1133" w:name="FS000000526T27_05_2003_11_07_59C"/>
      <w:bookmarkEnd w:id="1133"/>
      <w:r>
        <w:rPr>
          <w:rtl/>
        </w:rPr>
        <w:t>משה גפני (יהדות התורה):</w:t>
      </w:r>
    </w:p>
    <w:p w14:paraId="58920CE9" w14:textId="77777777" w:rsidR="00000000" w:rsidRDefault="007C71EE">
      <w:pPr>
        <w:pStyle w:val="a"/>
        <w:rPr>
          <w:rtl/>
        </w:rPr>
      </w:pPr>
    </w:p>
    <w:p w14:paraId="760625E0" w14:textId="77777777" w:rsidR="00000000" w:rsidRDefault="007C71EE">
      <w:pPr>
        <w:pStyle w:val="a"/>
        <w:rPr>
          <w:rFonts w:hint="cs"/>
          <w:rtl/>
        </w:rPr>
      </w:pPr>
      <w:r>
        <w:rPr>
          <w:rFonts w:hint="cs"/>
          <w:rtl/>
        </w:rPr>
        <w:t>כפינו אותך על תושבי ירושלים שתי קדנציות, ואנחנו מתנצלים בפני תושבי ירושלים על כך.</w:t>
      </w:r>
    </w:p>
    <w:p w14:paraId="64E7FD68" w14:textId="77777777" w:rsidR="00000000" w:rsidRDefault="007C71EE">
      <w:pPr>
        <w:pStyle w:val="a"/>
        <w:rPr>
          <w:rFonts w:hint="cs"/>
          <w:rtl/>
        </w:rPr>
      </w:pPr>
    </w:p>
    <w:p w14:paraId="32F16283"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715D0C5C" w14:textId="77777777" w:rsidR="00000000" w:rsidRDefault="007C71EE">
      <w:pPr>
        <w:pStyle w:val="a"/>
        <w:rPr>
          <w:rFonts w:hint="cs"/>
          <w:rtl/>
        </w:rPr>
      </w:pPr>
    </w:p>
    <w:p w14:paraId="19B01E49" w14:textId="77777777" w:rsidR="00000000" w:rsidRDefault="007C71EE">
      <w:pPr>
        <w:pStyle w:val="a"/>
        <w:rPr>
          <w:rFonts w:hint="cs"/>
          <w:rtl/>
        </w:rPr>
      </w:pPr>
      <w:r>
        <w:rPr>
          <w:rFonts w:hint="cs"/>
          <w:rtl/>
        </w:rPr>
        <w:t>לא כפיתם שום דבר. ניצחתי בירושלים על אפך ועל חמתך, למרות האינטריגות שלך.</w:t>
      </w:r>
    </w:p>
    <w:p w14:paraId="1486898C" w14:textId="77777777" w:rsidR="00000000" w:rsidRDefault="007C71EE">
      <w:pPr>
        <w:pStyle w:val="a"/>
        <w:rPr>
          <w:rFonts w:hint="cs"/>
          <w:rtl/>
        </w:rPr>
      </w:pPr>
    </w:p>
    <w:p w14:paraId="08578E17" w14:textId="77777777" w:rsidR="00000000" w:rsidRDefault="007C71EE">
      <w:pPr>
        <w:pStyle w:val="SpeakerCon"/>
        <w:rPr>
          <w:rtl/>
        </w:rPr>
      </w:pPr>
      <w:bookmarkStart w:id="1134" w:name="FS000000526T27_05_2003_11_08_55C"/>
      <w:bookmarkEnd w:id="1134"/>
      <w:r>
        <w:rPr>
          <w:rtl/>
        </w:rPr>
        <w:t>משה גפני (יהדות התורה):</w:t>
      </w:r>
    </w:p>
    <w:p w14:paraId="21F2ADBF" w14:textId="77777777" w:rsidR="00000000" w:rsidRDefault="007C71EE">
      <w:pPr>
        <w:pStyle w:val="a"/>
        <w:rPr>
          <w:rtl/>
        </w:rPr>
      </w:pPr>
    </w:p>
    <w:p w14:paraId="7600445C" w14:textId="77777777" w:rsidR="00000000" w:rsidRDefault="007C71EE">
      <w:pPr>
        <w:pStyle w:val="a"/>
        <w:rPr>
          <w:rFonts w:hint="cs"/>
          <w:rtl/>
        </w:rPr>
      </w:pPr>
      <w:r>
        <w:rPr>
          <w:rFonts w:hint="cs"/>
          <w:rtl/>
        </w:rPr>
        <w:t>ניצחת בירושלים - - -</w:t>
      </w:r>
    </w:p>
    <w:p w14:paraId="034B84AC" w14:textId="77777777" w:rsidR="00000000" w:rsidRDefault="007C71EE">
      <w:pPr>
        <w:pStyle w:val="a"/>
        <w:rPr>
          <w:rFonts w:hint="cs"/>
          <w:rtl/>
        </w:rPr>
      </w:pPr>
    </w:p>
    <w:p w14:paraId="032D68B8" w14:textId="77777777" w:rsidR="00000000" w:rsidRDefault="007C71EE">
      <w:pPr>
        <w:pStyle w:val="ac"/>
        <w:rPr>
          <w:rtl/>
        </w:rPr>
      </w:pPr>
      <w:r>
        <w:rPr>
          <w:rFonts w:hint="eastAsia"/>
          <w:rtl/>
        </w:rPr>
        <w:t>שר</w:t>
      </w:r>
      <w:r>
        <w:rPr>
          <w:rtl/>
        </w:rPr>
        <w:t xml:space="preserve"> התעשיי</w:t>
      </w:r>
      <w:r>
        <w:rPr>
          <w:rtl/>
        </w:rPr>
        <w:t>ה</w:t>
      </w:r>
      <w:r>
        <w:rPr>
          <w:rFonts w:hint="cs"/>
          <w:rtl/>
        </w:rPr>
        <w:t>,</w:t>
      </w:r>
      <w:r>
        <w:rPr>
          <w:rtl/>
        </w:rPr>
        <w:t xml:space="preserve"> המסחר והתעסוקה אהוד אולמרט:</w:t>
      </w:r>
    </w:p>
    <w:p w14:paraId="00171119" w14:textId="77777777" w:rsidR="00000000" w:rsidRDefault="007C71EE">
      <w:pPr>
        <w:pStyle w:val="a"/>
        <w:rPr>
          <w:rFonts w:hint="cs"/>
          <w:rtl/>
        </w:rPr>
      </w:pPr>
    </w:p>
    <w:p w14:paraId="0FF7A3AD" w14:textId="77777777" w:rsidR="00000000" w:rsidRDefault="007C71EE">
      <w:pPr>
        <w:pStyle w:val="a"/>
        <w:rPr>
          <w:rFonts w:hint="cs"/>
          <w:rtl/>
        </w:rPr>
      </w:pPr>
      <w:r>
        <w:rPr>
          <w:rFonts w:hint="cs"/>
          <w:rtl/>
        </w:rPr>
        <w:t>ולמרות האינטריגות שלך.</w:t>
      </w:r>
    </w:p>
    <w:p w14:paraId="2A4EED85" w14:textId="77777777" w:rsidR="00000000" w:rsidRDefault="007C71EE">
      <w:pPr>
        <w:pStyle w:val="a"/>
        <w:rPr>
          <w:rtl/>
        </w:rPr>
      </w:pPr>
    </w:p>
    <w:p w14:paraId="30FACE2E" w14:textId="77777777" w:rsidR="00000000" w:rsidRDefault="007C71EE">
      <w:pPr>
        <w:pStyle w:val="a"/>
        <w:rPr>
          <w:rFonts w:hint="cs"/>
          <w:rtl/>
        </w:rPr>
      </w:pPr>
    </w:p>
    <w:p w14:paraId="20C495FA" w14:textId="77777777" w:rsidR="00000000" w:rsidRDefault="007C71EE">
      <w:pPr>
        <w:pStyle w:val="SpeakerCon"/>
        <w:rPr>
          <w:rtl/>
        </w:rPr>
      </w:pPr>
      <w:bookmarkStart w:id="1135" w:name="FS000000526T27_05_2003_11_09_48C"/>
      <w:bookmarkEnd w:id="1135"/>
      <w:r>
        <w:rPr>
          <w:rtl/>
        </w:rPr>
        <w:t>משה גפני (יהדות התורה):</w:t>
      </w:r>
    </w:p>
    <w:p w14:paraId="30BA5470" w14:textId="77777777" w:rsidR="00000000" w:rsidRDefault="007C71EE">
      <w:pPr>
        <w:pStyle w:val="a"/>
        <w:rPr>
          <w:rtl/>
        </w:rPr>
      </w:pPr>
    </w:p>
    <w:p w14:paraId="77462480" w14:textId="77777777" w:rsidR="00000000" w:rsidRDefault="007C71EE">
      <w:pPr>
        <w:pStyle w:val="a"/>
        <w:rPr>
          <w:rFonts w:hint="cs"/>
          <w:rtl/>
        </w:rPr>
      </w:pPr>
      <w:r>
        <w:rPr>
          <w:rFonts w:hint="cs"/>
          <w:rtl/>
        </w:rPr>
        <w:t>ניצחת בירושלים - - -</w:t>
      </w:r>
    </w:p>
    <w:p w14:paraId="58F33E35" w14:textId="77777777" w:rsidR="00000000" w:rsidRDefault="007C71EE">
      <w:pPr>
        <w:pStyle w:val="a"/>
        <w:rPr>
          <w:rFonts w:hint="cs"/>
          <w:rtl/>
        </w:rPr>
      </w:pPr>
    </w:p>
    <w:p w14:paraId="06A64CE7" w14:textId="77777777" w:rsidR="00000000" w:rsidRDefault="007C71EE">
      <w:pPr>
        <w:pStyle w:val="ad"/>
        <w:rPr>
          <w:rtl/>
        </w:rPr>
      </w:pPr>
      <w:r>
        <w:rPr>
          <w:rtl/>
        </w:rPr>
        <w:t>היו"ר מיכאל נודלמן:</w:t>
      </w:r>
    </w:p>
    <w:p w14:paraId="34E0DEA2" w14:textId="77777777" w:rsidR="00000000" w:rsidRDefault="007C71EE">
      <w:pPr>
        <w:pStyle w:val="a"/>
        <w:rPr>
          <w:rtl/>
        </w:rPr>
      </w:pPr>
    </w:p>
    <w:p w14:paraId="31C9C6D7" w14:textId="77777777" w:rsidR="00000000" w:rsidRDefault="007C71EE">
      <w:pPr>
        <w:pStyle w:val="a"/>
        <w:rPr>
          <w:rFonts w:hint="cs"/>
          <w:rtl/>
        </w:rPr>
      </w:pPr>
      <w:r>
        <w:rPr>
          <w:rFonts w:hint="cs"/>
          <w:rtl/>
        </w:rPr>
        <w:t>אבל זה לא הנושא, חברי הכנסת. זה לא נושא הוויכוח היום.</w:t>
      </w:r>
    </w:p>
    <w:p w14:paraId="24DE05B7" w14:textId="77777777" w:rsidR="00000000" w:rsidRDefault="007C71EE">
      <w:pPr>
        <w:pStyle w:val="a"/>
        <w:rPr>
          <w:rFonts w:hint="cs"/>
          <w:rtl/>
        </w:rPr>
      </w:pPr>
    </w:p>
    <w:p w14:paraId="748E0EA0" w14:textId="77777777" w:rsidR="00000000" w:rsidRDefault="007C71EE">
      <w:pPr>
        <w:pStyle w:val="ac"/>
        <w:rPr>
          <w:rtl/>
        </w:rPr>
      </w:pPr>
      <w:r>
        <w:rPr>
          <w:rFonts w:hint="eastAsia"/>
          <w:rtl/>
        </w:rPr>
        <w:t>איוב</w:t>
      </w:r>
      <w:r>
        <w:rPr>
          <w:rtl/>
        </w:rPr>
        <w:t xml:space="preserve"> קרא (הליכוד):</w:t>
      </w:r>
    </w:p>
    <w:p w14:paraId="08D40577" w14:textId="77777777" w:rsidR="00000000" w:rsidRDefault="007C71EE">
      <w:pPr>
        <w:pStyle w:val="a"/>
        <w:rPr>
          <w:rFonts w:hint="cs"/>
          <w:rtl/>
        </w:rPr>
      </w:pPr>
    </w:p>
    <w:p w14:paraId="48E26B17" w14:textId="77777777" w:rsidR="00000000" w:rsidRDefault="007C71EE">
      <w:pPr>
        <w:pStyle w:val="a"/>
        <w:rPr>
          <w:rFonts w:hint="cs"/>
          <w:rtl/>
        </w:rPr>
      </w:pPr>
      <w:r>
        <w:rPr>
          <w:rFonts w:hint="cs"/>
          <w:rtl/>
        </w:rPr>
        <w:t>הנושא הוא התוכנית הכלכלית.</w:t>
      </w:r>
    </w:p>
    <w:p w14:paraId="3133286C" w14:textId="77777777" w:rsidR="00000000" w:rsidRDefault="007C71EE">
      <w:pPr>
        <w:pStyle w:val="a"/>
        <w:rPr>
          <w:rFonts w:hint="cs"/>
          <w:rtl/>
        </w:rPr>
      </w:pPr>
    </w:p>
    <w:p w14:paraId="12A293A0" w14:textId="77777777" w:rsidR="00000000" w:rsidRDefault="007C71EE">
      <w:pPr>
        <w:pStyle w:val="ad"/>
        <w:rPr>
          <w:rtl/>
        </w:rPr>
      </w:pPr>
      <w:r>
        <w:rPr>
          <w:rtl/>
        </w:rPr>
        <w:t>היו"ר מיכאל נודלמן:</w:t>
      </w:r>
    </w:p>
    <w:p w14:paraId="0206132E" w14:textId="77777777" w:rsidR="00000000" w:rsidRDefault="007C71EE">
      <w:pPr>
        <w:pStyle w:val="a"/>
        <w:rPr>
          <w:rtl/>
        </w:rPr>
      </w:pPr>
    </w:p>
    <w:p w14:paraId="3E1A8C13" w14:textId="77777777" w:rsidR="00000000" w:rsidRDefault="007C71EE">
      <w:pPr>
        <w:pStyle w:val="a"/>
        <w:rPr>
          <w:rFonts w:hint="cs"/>
          <w:rtl/>
        </w:rPr>
      </w:pPr>
      <w:r>
        <w:rPr>
          <w:rFonts w:hint="cs"/>
          <w:rtl/>
        </w:rPr>
        <w:t>הנושא ה</w:t>
      </w:r>
      <w:r>
        <w:rPr>
          <w:rFonts w:hint="cs"/>
          <w:rtl/>
        </w:rPr>
        <w:t>וא התוכנית הכלכלית. בבקשה.</w:t>
      </w:r>
    </w:p>
    <w:p w14:paraId="1B7C8FDF" w14:textId="77777777" w:rsidR="00000000" w:rsidRDefault="007C71EE">
      <w:pPr>
        <w:pStyle w:val="a"/>
        <w:rPr>
          <w:rFonts w:hint="cs"/>
          <w:rtl/>
        </w:rPr>
      </w:pPr>
    </w:p>
    <w:p w14:paraId="14A815C3" w14:textId="77777777" w:rsidR="00000000" w:rsidRDefault="007C71EE">
      <w:pPr>
        <w:pStyle w:val="SpeakerCon"/>
        <w:rPr>
          <w:rtl/>
        </w:rPr>
      </w:pPr>
      <w:bookmarkStart w:id="1136" w:name="FS000000526T27_05_2003_11_11_13C"/>
      <w:bookmarkEnd w:id="1136"/>
      <w:r>
        <w:rPr>
          <w:rtl/>
        </w:rPr>
        <w:t>משה גפני (יהדות התורה):</w:t>
      </w:r>
    </w:p>
    <w:p w14:paraId="0F5792B7" w14:textId="77777777" w:rsidR="00000000" w:rsidRDefault="007C71EE">
      <w:pPr>
        <w:pStyle w:val="a"/>
        <w:rPr>
          <w:rtl/>
        </w:rPr>
      </w:pPr>
    </w:p>
    <w:p w14:paraId="2DA424CA" w14:textId="77777777" w:rsidR="00000000" w:rsidRDefault="007C71EE">
      <w:pPr>
        <w:pStyle w:val="a"/>
        <w:ind w:firstLine="0"/>
        <w:rPr>
          <w:rFonts w:hint="cs"/>
          <w:rtl/>
        </w:rPr>
      </w:pPr>
      <w:r>
        <w:rPr>
          <w:rFonts w:hint="cs"/>
          <w:rtl/>
        </w:rPr>
        <w:tab/>
        <w:t>ועוד איך זה שייך. תיכף תראה. אנחנו, יהדות התורה, קיבלנו בירושלים שבעה מנדטים, כשהמפלגה שלך קיבלה בקושי שלושה.</w:t>
      </w:r>
    </w:p>
    <w:p w14:paraId="0D24169A" w14:textId="77777777" w:rsidR="00000000" w:rsidRDefault="007C71EE">
      <w:pPr>
        <w:pStyle w:val="a"/>
        <w:ind w:firstLine="0"/>
        <w:rPr>
          <w:rFonts w:hint="cs"/>
          <w:rtl/>
        </w:rPr>
      </w:pPr>
    </w:p>
    <w:p w14:paraId="3C83D4C8"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2886D765" w14:textId="77777777" w:rsidR="00000000" w:rsidRDefault="007C71EE">
      <w:pPr>
        <w:pStyle w:val="a"/>
        <w:rPr>
          <w:rFonts w:hint="cs"/>
          <w:rtl/>
        </w:rPr>
      </w:pPr>
    </w:p>
    <w:p w14:paraId="58021641" w14:textId="77777777" w:rsidR="00000000" w:rsidRDefault="007C71EE">
      <w:pPr>
        <w:pStyle w:val="a"/>
        <w:rPr>
          <w:rFonts w:hint="cs"/>
          <w:rtl/>
        </w:rPr>
      </w:pPr>
      <w:r>
        <w:rPr>
          <w:rFonts w:hint="cs"/>
          <w:rtl/>
        </w:rPr>
        <w:t>איך תסביר את זה שקיבלנו 64% מהקולות - - -</w:t>
      </w:r>
    </w:p>
    <w:p w14:paraId="631CB046" w14:textId="77777777" w:rsidR="00000000" w:rsidRDefault="007C71EE">
      <w:pPr>
        <w:pStyle w:val="a"/>
        <w:rPr>
          <w:rFonts w:hint="cs"/>
          <w:rtl/>
        </w:rPr>
      </w:pPr>
    </w:p>
    <w:p w14:paraId="5EA36683" w14:textId="77777777" w:rsidR="00000000" w:rsidRDefault="007C71EE">
      <w:pPr>
        <w:pStyle w:val="SpeakerCon"/>
        <w:rPr>
          <w:rtl/>
        </w:rPr>
      </w:pPr>
      <w:bookmarkStart w:id="1137" w:name="FS000000526T27_05_2003_11_13_03C"/>
      <w:bookmarkEnd w:id="1137"/>
      <w:r>
        <w:rPr>
          <w:rtl/>
        </w:rPr>
        <w:t>משה גפנ</w:t>
      </w:r>
      <w:r>
        <w:rPr>
          <w:rtl/>
        </w:rPr>
        <w:t>י (יהדות התורה):</w:t>
      </w:r>
    </w:p>
    <w:p w14:paraId="3DA09DCF" w14:textId="77777777" w:rsidR="00000000" w:rsidRDefault="007C71EE">
      <w:pPr>
        <w:pStyle w:val="a"/>
        <w:rPr>
          <w:rtl/>
        </w:rPr>
      </w:pPr>
    </w:p>
    <w:p w14:paraId="55D2EF75" w14:textId="77777777" w:rsidR="00000000" w:rsidRDefault="007C71EE">
      <w:pPr>
        <w:pStyle w:val="a"/>
        <w:rPr>
          <w:rFonts w:hint="cs"/>
          <w:rtl/>
        </w:rPr>
      </w:pPr>
      <w:r>
        <w:rPr>
          <w:rFonts w:hint="cs"/>
          <w:rtl/>
        </w:rPr>
        <w:t xml:space="preserve">משום שהחרדים הצביעו עבורך. </w:t>
      </w:r>
    </w:p>
    <w:p w14:paraId="18392C81" w14:textId="77777777" w:rsidR="00000000" w:rsidRDefault="007C71EE">
      <w:pPr>
        <w:pStyle w:val="a"/>
        <w:rPr>
          <w:rFonts w:hint="cs"/>
          <w:rtl/>
        </w:rPr>
      </w:pPr>
    </w:p>
    <w:p w14:paraId="646D11E6"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475497DF" w14:textId="77777777" w:rsidR="00000000" w:rsidRDefault="007C71EE">
      <w:pPr>
        <w:pStyle w:val="a"/>
        <w:rPr>
          <w:rFonts w:hint="cs"/>
          <w:rtl/>
        </w:rPr>
      </w:pPr>
    </w:p>
    <w:p w14:paraId="13530E65" w14:textId="77777777" w:rsidR="00000000" w:rsidRDefault="007C71EE">
      <w:pPr>
        <w:pStyle w:val="a"/>
        <w:rPr>
          <w:rFonts w:hint="cs"/>
          <w:rtl/>
        </w:rPr>
      </w:pPr>
      <w:r>
        <w:rPr>
          <w:rFonts w:hint="cs"/>
          <w:rtl/>
        </w:rPr>
        <w:t>20% יש לכם.</w:t>
      </w:r>
    </w:p>
    <w:p w14:paraId="745BFDFF" w14:textId="77777777" w:rsidR="00000000" w:rsidRDefault="007C71EE">
      <w:pPr>
        <w:pStyle w:val="a"/>
        <w:rPr>
          <w:rFonts w:hint="cs"/>
          <w:rtl/>
        </w:rPr>
      </w:pPr>
    </w:p>
    <w:p w14:paraId="082C2084" w14:textId="77777777" w:rsidR="00000000" w:rsidRDefault="007C71EE">
      <w:pPr>
        <w:pStyle w:val="SpeakerCon"/>
        <w:rPr>
          <w:rtl/>
        </w:rPr>
      </w:pPr>
      <w:bookmarkStart w:id="1138" w:name="FS000000526T27_05_2003_11_13_36C"/>
      <w:bookmarkEnd w:id="1138"/>
      <w:r>
        <w:rPr>
          <w:rtl/>
        </w:rPr>
        <w:t>משה גפני (יהדות התורה):</w:t>
      </w:r>
    </w:p>
    <w:p w14:paraId="1FE82B9E" w14:textId="77777777" w:rsidR="00000000" w:rsidRDefault="007C71EE">
      <w:pPr>
        <w:pStyle w:val="a"/>
        <w:rPr>
          <w:rtl/>
        </w:rPr>
      </w:pPr>
    </w:p>
    <w:p w14:paraId="28DE00B3" w14:textId="77777777" w:rsidR="00000000" w:rsidRDefault="007C71EE">
      <w:pPr>
        <w:pStyle w:val="a"/>
        <w:rPr>
          <w:rFonts w:hint="cs"/>
          <w:rtl/>
        </w:rPr>
      </w:pPr>
      <w:r>
        <w:rPr>
          <w:rFonts w:hint="cs"/>
          <w:rtl/>
        </w:rPr>
        <w:t>בסדר, אנחנו נראה גם בבחירות האלה כמה יש לנו, אבל זה לא משנה. מה זה משנה? מאה אחוז - - -</w:t>
      </w:r>
    </w:p>
    <w:p w14:paraId="67CDA49F" w14:textId="77777777" w:rsidR="00000000" w:rsidRDefault="007C71EE">
      <w:pPr>
        <w:pStyle w:val="a"/>
        <w:rPr>
          <w:rtl/>
        </w:rPr>
      </w:pPr>
    </w:p>
    <w:p w14:paraId="5731608C" w14:textId="77777777" w:rsidR="00000000" w:rsidRDefault="007C71EE">
      <w:pPr>
        <w:pStyle w:val="a"/>
        <w:rPr>
          <w:rFonts w:hint="cs"/>
          <w:rtl/>
        </w:rPr>
      </w:pPr>
    </w:p>
    <w:p w14:paraId="1C51AD35"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046E95A3" w14:textId="77777777" w:rsidR="00000000" w:rsidRDefault="007C71EE">
      <w:pPr>
        <w:pStyle w:val="a"/>
        <w:rPr>
          <w:rFonts w:hint="cs"/>
          <w:rtl/>
        </w:rPr>
      </w:pPr>
    </w:p>
    <w:p w14:paraId="216F375A" w14:textId="77777777" w:rsidR="00000000" w:rsidRDefault="007C71EE">
      <w:pPr>
        <w:pStyle w:val="a"/>
        <w:rPr>
          <w:rFonts w:hint="cs"/>
          <w:rtl/>
        </w:rPr>
      </w:pPr>
      <w:r>
        <w:rPr>
          <w:rFonts w:hint="cs"/>
          <w:rtl/>
        </w:rPr>
        <w:t>העובדות לא חשובות.</w:t>
      </w:r>
    </w:p>
    <w:p w14:paraId="42AB46D2" w14:textId="77777777" w:rsidR="00000000" w:rsidRDefault="007C71EE">
      <w:pPr>
        <w:pStyle w:val="a"/>
        <w:rPr>
          <w:rFonts w:hint="cs"/>
          <w:rtl/>
        </w:rPr>
      </w:pPr>
    </w:p>
    <w:p w14:paraId="3FC8B8EF" w14:textId="77777777" w:rsidR="00000000" w:rsidRDefault="007C71EE">
      <w:pPr>
        <w:pStyle w:val="SpeakerCon"/>
        <w:rPr>
          <w:rtl/>
        </w:rPr>
      </w:pPr>
      <w:bookmarkStart w:id="1139" w:name="FS000000526T27_05_2003_11_14_25C"/>
      <w:bookmarkEnd w:id="1139"/>
      <w:r>
        <w:rPr>
          <w:rtl/>
        </w:rPr>
        <w:t>משה גפני (יהדות התורה):</w:t>
      </w:r>
    </w:p>
    <w:p w14:paraId="126B9014" w14:textId="77777777" w:rsidR="00000000" w:rsidRDefault="007C71EE">
      <w:pPr>
        <w:pStyle w:val="a"/>
        <w:rPr>
          <w:rtl/>
        </w:rPr>
      </w:pPr>
    </w:p>
    <w:p w14:paraId="43830E48" w14:textId="77777777" w:rsidR="00000000" w:rsidRDefault="007C71EE">
      <w:pPr>
        <w:pStyle w:val="a"/>
        <w:rPr>
          <w:rFonts w:hint="cs"/>
          <w:rtl/>
        </w:rPr>
      </w:pPr>
      <w:r>
        <w:rPr>
          <w:rFonts w:hint="cs"/>
          <w:rtl/>
        </w:rPr>
        <w:t xml:space="preserve">אחד הדברים שהקדוש-ברוך-הוא שונא הוא מי שלא מכיר בטובתו של חברו, ואתה עונה על הקטגוריה הזאת, זה הכול. זה בסדר גמור. </w:t>
      </w:r>
    </w:p>
    <w:p w14:paraId="15C7B0C8" w14:textId="77777777" w:rsidR="00000000" w:rsidRDefault="007C71EE">
      <w:pPr>
        <w:pStyle w:val="a"/>
        <w:rPr>
          <w:rFonts w:hint="cs"/>
          <w:rtl/>
        </w:rPr>
      </w:pPr>
    </w:p>
    <w:p w14:paraId="28D5AD38" w14:textId="77777777" w:rsidR="00000000" w:rsidRDefault="007C71EE">
      <w:pPr>
        <w:pStyle w:val="ad"/>
        <w:rPr>
          <w:rtl/>
        </w:rPr>
      </w:pPr>
      <w:r>
        <w:rPr>
          <w:rtl/>
        </w:rPr>
        <w:t>היו"ר מיכאל נודלמן:</w:t>
      </w:r>
    </w:p>
    <w:p w14:paraId="2862F88A" w14:textId="77777777" w:rsidR="00000000" w:rsidRDefault="007C71EE">
      <w:pPr>
        <w:pStyle w:val="a"/>
        <w:rPr>
          <w:rtl/>
        </w:rPr>
      </w:pPr>
    </w:p>
    <w:p w14:paraId="77E58CA3" w14:textId="77777777" w:rsidR="00000000" w:rsidRDefault="007C71EE">
      <w:pPr>
        <w:pStyle w:val="a"/>
        <w:rPr>
          <w:rFonts w:hint="cs"/>
          <w:rtl/>
        </w:rPr>
      </w:pPr>
      <w:r>
        <w:rPr>
          <w:rFonts w:hint="cs"/>
          <w:rtl/>
        </w:rPr>
        <w:t xml:space="preserve">חבר הכנסת גפני, כל הוויכוחים האלה הם על חשבון הזמן שלך. </w:t>
      </w:r>
    </w:p>
    <w:p w14:paraId="3C51467F" w14:textId="77777777" w:rsidR="00000000" w:rsidRDefault="007C71EE">
      <w:pPr>
        <w:pStyle w:val="a"/>
        <w:rPr>
          <w:rFonts w:hint="cs"/>
          <w:rtl/>
        </w:rPr>
      </w:pPr>
    </w:p>
    <w:p w14:paraId="150A4497"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w:t>
      </w:r>
      <w:r>
        <w:rPr>
          <w:rtl/>
        </w:rPr>
        <w:t>סחר והתעסוקה אהוד אולמרט:</w:t>
      </w:r>
    </w:p>
    <w:p w14:paraId="45F60F26" w14:textId="77777777" w:rsidR="00000000" w:rsidRDefault="007C71EE">
      <w:pPr>
        <w:pStyle w:val="a"/>
        <w:rPr>
          <w:rFonts w:hint="cs"/>
          <w:rtl/>
        </w:rPr>
      </w:pPr>
    </w:p>
    <w:p w14:paraId="0BB00AC9" w14:textId="77777777" w:rsidR="00000000" w:rsidRDefault="007C71EE">
      <w:pPr>
        <w:pStyle w:val="a"/>
        <w:rPr>
          <w:rFonts w:hint="cs"/>
          <w:rtl/>
        </w:rPr>
      </w:pPr>
      <w:r>
        <w:rPr>
          <w:rFonts w:hint="cs"/>
          <w:rtl/>
        </w:rPr>
        <w:t>גפני, הקדוש-ברוך-הוא קודם כול שונא צבועים כמוך העושים מעשה זמרי ומבקשים שכר כפנחס.</w:t>
      </w:r>
    </w:p>
    <w:p w14:paraId="7B9A7CA9" w14:textId="77777777" w:rsidR="00000000" w:rsidRDefault="007C71EE">
      <w:pPr>
        <w:pStyle w:val="a"/>
        <w:rPr>
          <w:rFonts w:hint="cs"/>
          <w:rtl/>
        </w:rPr>
      </w:pPr>
    </w:p>
    <w:p w14:paraId="70AD4FB6" w14:textId="77777777" w:rsidR="00000000" w:rsidRDefault="007C71EE">
      <w:pPr>
        <w:pStyle w:val="SpeakerCon"/>
        <w:rPr>
          <w:rtl/>
        </w:rPr>
      </w:pPr>
      <w:bookmarkStart w:id="1140" w:name="FS000000526T27_05_2003_11_16_25C"/>
      <w:bookmarkEnd w:id="1140"/>
      <w:r>
        <w:rPr>
          <w:rtl/>
        </w:rPr>
        <w:t>משה גפני (יהדות התורה):</w:t>
      </w:r>
    </w:p>
    <w:p w14:paraId="43D7DDBF" w14:textId="77777777" w:rsidR="00000000" w:rsidRDefault="007C71EE">
      <w:pPr>
        <w:pStyle w:val="a"/>
        <w:rPr>
          <w:rtl/>
        </w:rPr>
      </w:pPr>
    </w:p>
    <w:p w14:paraId="4B62C021" w14:textId="77777777" w:rsidR="00000000" w:rsidRDefault="007C71EE">
      <w:pPr>
        <w:pStyle w:val="a"/>
        <w:rPr>
          <w:rFonts w:hint="cs"/>
          <w:rtl/>
        </w:rPr>
      </w:pPr>
      <w:r>
        <w:rPr>
          <w:rFonts w:hint="cs"/>
          <w:rtl/>
        </w:rPr>
        <w:t>מאה אחוז, מאה אחוז, בסדר, אני לפחות אומר את העובדות.</w:t>
      </w:r>
    </w:p>
    <w:p w14:paraId="2671805D" w14:textId="77777777" w:rsidR="00000000" w:rsidRDefault="007C71EE">
      <w:pPr>
        <w:pStyle w:val="a"/>
        <w:rPr>
          <w:rFonts w:hint="cs"/>
          <w:rtl/>
        </w:rPr>
      </w:pPr>
    </w:p>
    <w:p w14:paraId="6B564979"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684D910E" w14:textId="77777777" w:rsidR="00000000" w:rsidRDefault="007C71EE">
      <w:pPr>
        <w:pStyle w:val="a"/>
        <w:rPr>
          <w:rFonts w:hint="cs"/>
          <w:rtl/>
        </w:rPr>
      </w:pPr>
    </w:p>
    <w:p w14:paraId="02C2A7B9" w14:textId="77777777" w:rsidR="00000000" w:rsidRDefault="007C71EE">
      <w:pPr>
        <w:pStyle w:val="a"/>
        <w:rPr>
          <w:rFonts w:hint="cs"/>
          <w:rtl/>
        </w:rPr>
      </w:pPr>
      <w:r>
        <w:rPr>
          <w:rFonts w:hint="cs"/>
          <w:rtl/>
        </w:rPr>
        <w:t xml:space="preserve">אמרתי לך, הקדוש-ברוך=הוא </w:t>
      </w:r>
      <w:r>
        <w:rPr>
          <w:rFonts w:hint="cs"/>
          <w:rtl/>
        </w:rPr>
        <w:t>שונא אנשים שעושים מעשה זמרי ומבקשים שכר כפנחס, ואתה ראש וראשון בהם.</w:t>
      </w:r>
    </w:p>
    <w:p w14:paraId="00A90B53" w14:textId="77777777" w:rsidR="00000000" w:rsidRDefault="007C71EE">
      <w:pPr>
        <w:pStyle w:val="a"/>
        <w:rPr>
          <w:rFonts w:hint="cs"/>
          <w:rtl/>
        </w:rPr>
      </w:pPr>
    </w:p>
    <w:p w14:paraId="70241B96" w14:textId="77777777" w:rsidR="00000000" w:rsidRDefault="007C71EE">
      <w:pPr>
        <w:pStyle w:val="SpeakerCon"/>
        <w:rPr>
          <w:rtl/>
        </w:rPr>
      </w:pPr>
      <w:bookmarkStart w:id="1141" w:name="FS000000526T27_05_2003_11_17_13C"/>
      <w:bookmarkEnd w:id="1141"/>
      <w:r>
        <w:rPr>
          <w:rtl/>
        </w:rPr>
        <w:t>משה גפני (יהדות התורה):</w:t>
      </w:r>
    </w:p>
    <w:p w14:paraId="34432F51" w14:textId="77777777" w:rsidR="00000000" w:rsidRDefault="007C71EE">
      <w:pPr>
        <w:pStyle w:val="a"/>
        <w:rPr>
          <w:rtl/>
        </w:rPr>
      </w:pPr>
    </w:p>
    <w:p w14:paraId="107AF764" w14:textId="77777777" w:rsidR="00000000" w:rsidRDefault="007C71EE">
      <w:pPr>
        <w:pStyle w:val="a"/>
        <w:rPr>
          <w:rFonts w:hint="cs"/>
          <w:rtl/>
        </w:rPr>
      </w:pPr>
      <w:r>
        <w:rPr>
          <w:rFonts w:hint="cs"/>
          <w:rtl/>
        </w:rPr>
        <w:t>מאה אחוז.</w:t>
      </w:r>
    </w:p>
    <w:p w14:paraId="58717D4F" w14:textId="77777777" w:rsidR="00000000" w:rsidRDefault="007C71EE">
      <w:pPr>
        <w:pStyle w:val="a"/>
        <w:rPr>
          <w:rFonts w:hint="cs"/>
          <w:rtl/>
        </w:rPr>
      </w:pPr>
    </w:p>
    <w:p w14:paraId="14E13291"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1E5DA99D" w14:textId="77777777" w:rsidR="00000000" w:rsidRDefault="007C71EE">
      <w:pPr>
        <w:pStyle w:val="a"/>
        <w:rPr>
          <w:rFonts w:hint="cs"/>
          <w:rtl/>
        </w:rPr>
      </w:pPr>
    </w:p>
    <w:p w14:paraId="0A40A3B6" w14:textId="77777777" w:rsidR="00000000" w:rsidRDefault="007C71EE">
      <w:pPr>
        <w:pStyle w:val="a"/>
        <w:rPr>
          <w:rFonts w:hint="cs"/>
          <w:rtl/>
        </w:rPr>
      </w:pPr>
      <w:r>
        <w:rPr>
          <w:rFonts w:hint="cs"/>
          <w:rtl/>
        </w:rPr>
        <w:t>אבל מה זה חשוב? הרי זו פוזה.</w:t>
      </w:r>
    </w:p>
    <w:p w14:paraId="6CD52F04" w14:textId="77777777" w:rsidR="00000000" w:rsidRDefault="007C71EE">
      <w:pPr>
        <w:pStyle w:val="a"/>
        <w:rPr>
          <w:rFonts w:hint="cs"/>
          <w:rtl/>
        </w:rPr>
      </w:pPr>
    </w:p>
    <w:p w14:paraId="4979AB9B" w14:textId="77777777" w:rsidR="00000000" w:rsidRDefault="007C71EE">
      <w:pPr>
        <w:pStyle w:val="SpeakerCon"/>
        <w:rPr>
          <w:rtl/>
        </w:rPr>
      </w:pPr>
      <w:bookmarkStart w:id="1142" w:name="FS000000526T27_05_2003_11_17_41C"/>
      <w:bookmarkEnd w:id="1142"/>
      <w:r>
        <w:rPr>
          <w:rtl/>
        </w:rPr>
        <w:t>משה גפני (יהדות התורה):</w:t>
      </w:r>
    </w:p>
    <w:p w14:paraId="5BB93C96" w14:textId="77777777" w:rsidR="00000000" w:rsidRDefault="007C71EE">
      <w:pPr>
        <w:pStyle w:val="a"/>
        <w:rPr>
          <w:rtl/>
        </w:rPr>
      </w:pPr>
    </w:p>
    <w:p w14:paraId="6C563A2E" w14:textId="77777777" w:rsidR="00000000" w:rsidRDefault="007C71EE">
      <w:pPr>
        <w:pStyle w:val="a"/>
        <w:rPr>
          <w:rFonts w:hint="cs"/>
          <w:rtl/>
        </w:rPr>
      </w:pPr>
      <w:r>
        <w:rPr>
          <w:rFonts w:hint="cs"/>
          <w:rtl/>
        </w:rPr>
        <w:t>סיימנו?</w:t>
      </w:r>
    </w:p>
    <w:p w14:paraId="4302E1EF" w14:textId="77777777" w:rsidR="00000000" w:rsidRDefault="007C71EE">
      <w:pPr>
        <w:pStyle w:val="a"/>
        <w:rPr>
          <w:rFonts w:hint="cs"/>
          <w:rtl/>
        </w:rPr>
      </w:pPr>
    </w:p>
    <w:p w14:paraId="60A264F7"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51083B16" w14:textId="77777777" w:rsidR="00000000" w:rsidRDefault="007C71EE">
      <w:pPr>
        <w:pStyle w:val="a"/>
        <w:rPr>
          <w:rFonts w:hint="cs"/>
          <w:rtl/>
        </w:rPr>
      </w:pPr>
    </w:p>
    <w:p w14:paraId="43CF8F49" w14:textId="77777777" w:rsidR="00000000" w:rsidRDefault="007C71EE">
      <w:pPr>
        <w:pStyle w:val="a"/>
        <w:rPr>
          <w:rFonts w:hint="cs"/>
          <w:rtl/>
        </w:rPr>
      </w:pPr>
      <w:r>
        <w:rPr>
          <w:rFonts w:hint="cs"/>
          <w:rtl/>
        </w:rPr>
        <w:t>אתה ה</w:t>
      </w:r>
      <w:r>
        <w:rPr>
          <w:rFonts w:hint="cs"/>
          <w:rtl/>
        </w:rPr>
        <w:t xml:space="preserve">תחלת. </w:t>
      </w:r>
    </w:p>
    <w:p w14:paraId="0CB8CAA0" w14:textId="77777777" w:rsidR="00000000" w:rsidRDefault="007C71EE">
      <w:pPr>
        <w:pStyle w:val="a"/>
        <w:rPr>
          <w:rFonts w:hint="cs"/>
          <w:rtl/>
        </w:rPr>
      </w:pPr>
    </w:p>
    <w:p w14:paraId="28420D34" w14:textId="77777777" w:rsidR="00000000" w:rsidRDefault="007C71EE">
      <w:pPr>
        <w:pStyle w:val="SpeakerCon"/>
        <w:rPr>
          <w:rtl/>
        </w:rPr>
      </w:pPr>
      <w:bookmarkStart w:id="1143" w:name="FS000000526T27_05_2003_11_17_53C"/>
      <w:bookmarkEnd w:id="1143"/>
      <w:r>
        <w:rPr>
          <w:rtl/>
        </w:rPr>
        <w:t>משה גפני (יהדות התורה):</w:t>
      </w:r>
    </w:p>
    <w:p w14:paraId="09015CC2" w14:textId="77777777" w:rsidR="00000000" w:rsidRDefault="007C71EE">
      <w:pPr>
        <w:pStyle w:val="a"/>
        <w:rPr>
          <w:rtl/>
        </w:rPr>
      </w:pPr>
    </w:p>
    <w:p w14:paraId="1450424A" w14:textId="77777777" w:rsidR="00000000" w:rsidRDefault="007C71EE">
      <w:pPr>
        <w:pStyle w:val="a"/>
        <w:rPr>
          <w:rFonts w:hint="cs"/>
          <w:rtl/>
        </w:rPr>
      </w:pPr>
      <w:r>
        <w:rPr>
          <w:rFonts w:hint="cs"/>
          <w:rtl/>
        </w:rPr>
        <w:t>אני קידמתי אותך בברכת ברוך הבא. אמרתי - - -</w:t>
      </w:r>
    </w:p>
    <w:p w14:paraId="660BD31E" w14:textId="77777777" w:rsidR="00000000" w:rsidRDefault="007C71EE">
      <w:pPr>
        <w:pStyle w:val="a"/>
        <w:rPr>
          <w:rFonts w:hint="cs"/>
          <w:rtl/>
        </w:rPr>
      </w:pPr>
    </w:p>
    <w:p w14:paraId="6EAF159D" w14:textId="77777777" w:rsidR="00000000" w:rsidRDefault="007C71EE">
      <w:pPr>
        <w:pStyle w:val="ac"/>
        <w:rPr>
          <w:rtl/>
        </w:rPr>
      </w:pPr>
      <w:r>
        <w:rPr>
          <w:rFonts w:hint="eastAsia"/>
          <w:rtl/>
        </w:rPr>
        <w:t>אברהם</w:t>
      </w:r>
      <w:r>
        <w:rPr>
          <w:rtl/>
        </w:rPr>
        <w:t xml:space="preserve"> בורג (העבודה-מימד):</w:t>
      </w:r>
    </w:p>
    <w:p w14:paraId="4DDD2191" w14:textId="77777777" w:rsidR="00000000" w:rsidRDefault="007C71EE">
      <w:pPr>
        <w:pStyle w:val="a"/>
        <w:rPr>
          <w:rFonts w:hint="cs"/>
          <w:rtl/>
        </w:rPr>
      </w:pPr>
    </w:p>
    <w:p w14:paraId="375DA97E" w14:textId="77777777" w:rsidR="00000000" w:rsidRDefault="007C71EE">
      <w:pPr>
        <w:pStyle w:val="a"/>
        <w:rPr>
          <w:rFonts w:hint="cs"/>
          <w:rtl/>
        </w:rPr>
      </w:pPr>
      <w:r>
        <w:rPr>
          <w:rFonts w:hint="cs"/>
          <w:rtl/>
        </w:rPr>
        <w:t>על מה אתם רבים?</w:t>
      </w:r>
    </w:p>
    <w:p w14:paraId="1F3C1D3E" w14:textId="77777777" w:rsidR="00000000" w:rsidRDefault="007C71EE">
      <w:pPr>
        <w:pStyle w:val="a"/>
        <w:rPr>
          <w:rFonts w:hint="cs"/>
          <w:rtl/>
        </w:rPr>
      </w:pPr>
    </w:p>
    <w:p w14:paraId="603A9E86"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43E07410" w14:textId="77777777" w:rsidR="00000000" w:rsidRDefault="007C71EE">
      <w:pPr>
        <w:pStyle w:val="a"/>
        <w:rPr>
          <w:rFonts w:hint="cs"/>
          <w:rtl/>
        </w:rPr>
      </w:pPr>
    </w:p>
    <w:p w14:paraId="14D16D8C" w14:textId="77777777" w:rsidR="00000000" w:rsidRDefault="007C71EE">
      <w:pPr>
        <w:pStyle w:val="a"/>
        <w:rPr>
          <w:rFonts w:hint="cs"/>
          <w:rtl/>
        </w:rPr>
      </w:pPr>
      <w:r>
        <w:rPr>
          <w:rFonts w:hint="cs"/>
          <w:rtl/>
        </w:rPr>
        <w:t>זה נקרא לריב? זה עוד - - -</w:t>
      </w:r>
    </w:p>
    <w:p w14:paraId="41643E45" w14:textId="77777777" w:rsidR="00000000" w:rsidRDefault="007C71EE">
      <w:pPr>
        <w:pStyle w:val="a"/>
        <w:rPr>
          <w:rFonts w:hint="cs"/>
          <w:rtl/>
        </w:rPr>
      </w:pPr>
    </w:p>
    <w:p w14:paraId="3DB5AF90" w14:textId="77777777" w:rsidR="00000000" w:rsidRDefault="007C71EE">
      <w:pPr>
        <w:pStyle w:val="ac"/>
        <w:rPr>
          <w:rtl/>
        </w:rPr>
      </w:pPr>
      <w:r>
        <w:rPr>
          <w:rFonts w:hint="eastAsia"/>
          <w:rtl/>
        </w:rPr>
        <w:t>אברהם</w:t>
      </w:r>
      <w:r>
        <w:rPr>
          <w:rtl/>
        </w:rPr>
        <w:t xml:space="preserve"> בורג (העבודה-מימד):</w:t>
      </w:r>
    </w:p>
    <w:p w14:paraId="7E1D00A0" w14:textId="77777777" w:rsidR="00000000" w:rsidRDefault="007C71EE">
      <w:pPr>
        <w:pStyle w:val="a"/>
        <w:rPr>
          <w:rFonts w:hint="cs"/>
          <w:rtl/>
        </w:rPr>
      </w:pPr>
    </w:p>
    <w:p w14:paraId="39ADE7BF" w14:textId="77777777" w:rsidR="00000000" w:rsidRDefault="007C71EE">
      <w:pPr>
        <w:pStyle w:val="a"/>
        <w:rPr>
          <w:rFonts w:hint="cs"/>
          <w:rtl/>
        </w:rPr>
      </w:pPr>
      <w:r>
        <w:rPr>
          <w:rFonts w:hint="cs"/>
          <w:rtl/>
        </w:rPr>
        <w:t xml:space="preserve">אה, זו אהבה? </w:t>
      </w:r>
    </w:p>
    <w:p w14:paraId="5FA05A55" w14:textId="77777777" w:rsidR="00000000" w:rsidRDefault="007C71EE">
      <w:pPr>
        <w:pStyle w:val="a"/>
        <w:rPr>
          <w:rFonts w:hint="cs"/>
          <w:rtl/>
        </w:rPr>
      </w:pPr>
    </w:p>
    <w:p w14:paraId="25B667D1" w14:textId="77777777" w:rsidR="00000000" w:rsidRDefault="007C71EE">
      <w:pPr>
        <w:pStyle w:val="SpeakerCon"/>
        <w:rPr>
          <w:rtl/>
        </w:rPr>
      </w:pPr>
      <w:bookmarkStart w:id="1144" w:name="FS000000526T27_05_2003_11_19_10C"/>
      <w:bookmarkEnd w:id="1144"/>
      <w:r>
        <w:rPr>
          <w:rtl/>
        </w:rPr>
        <w:t>משה גפני (יהדות התורה):</w:t>
      </w:r>
    </w:p>
    <w:p w14:paraId="61B976D8" w14:textId="77777777" w:rsidR="00000000" w:rsidRDefault="007C71EE">
      <w:pPr>
        <w:pStyle w:val="a"/>
        <w:rPr>
          <w:rtl/>
        </w:rPr>
      </w:pPr>
    </w:p>
    <w:p w14:paraId="231125F8" w14:textId="77777777" w:rsidR="00000000" w:rsidRDefault="007C71EE">
      <w:pPr>
        <w:pStyle w:val="a"/>
        <w:rPr>
          <w:rFonts w:hint="cs"/>
          <w:rtl/>
        </w:rPr>
      </w:pPr>
      <w:r>
        <w:rPr>
          <w:rFonts w:hint="cs"/>
          <w:rtl/>
        </w:rPr>
        <w:t>אדוני היושב-ראש, אני מבקש.</w:t>
      </w:r>
    </w:p>
    <w:p w14:paraId="63EA6B57" w14:textId="77777777" w:rsidR="00000000" w:rsidRDefault="007C71EE">
      <w:pPr>
        <w:pStyle w:val="a"/>
        <w:rPr>
          <w:rFonts w:hint="cs"/>
          <w:rtl/>
        </w:rPr>
      </w:pPr>
    </w:p>
    <w:p w14:paraId="3324D70D" w14:textId="77777777" w:rsidR="00000000" w:rsidRDefault="007C71EE">
      <w:pPr>
        <w:pStyle w:val="ac"/>
        <w:rPr>
          <w:rtl/>
        </w:rPr>
      </w:pPr>
      <w:r>
        <w:rPr>
          <w:rFonts w:hint="eastAsia"/>
          <w:rtl/>
        </w:rPr>
        <w:t>אברהם</w:t>
      </w:r>
      <w:r>
        <w:rPr>
          <w:rtl/>
        </w:rPr>
        <w:t xml:space="preserve"> בורג (העבודה-מימד):</w:t>
      </w:r>
    </w:p>
    <w:p w14:paraId="275ADD86" w14:textId="77777777" w:rsidR="00000000" w:rsidRDefault="007C71EE">
      <w:pPr>
        <w:pStyle w:val="a"/>
        <w:rPr>
          <w:rFonts w:hint="cs"/>
          <w:rtl/>
        </w:rPr>
      </w:pPr>
    </w:p>
    <w:p w14:paraId="63F12250" w14:textId="77777777" w:rsidR="00000000" w:rsidRDefault="007C71EE">
      <w:pPr>
        <w:pStyle w:val="a"/>
        <w:rPr>
          <w:rFonts w:hint="cs"/>
          <w:rtl/>
        </w:rPr>
      </w:pPr>
      <w:r>
        <w:rPr>
          <w:rFonts w:hint="cs"/>
          <w:rtl/>
        </w:rPr>
        <w:t xml:space="preserve">שאני אגיד לחיים מילר? </w:t>
      </w:r>
    </w:p>
    <w:p w14:paraId="34BE3F97" w14:textId="77777777" w:rsidR="00000000" w:rsidRDefault="007C71EE">
      <w:pPr>
        <w:pStyle w:val="ad"/>
        <w:rPr>
          <w:rFonts w:hint="cs"/>
          <w:rtl/>
        </w:rPr>
      </w:pPr>
    </w:p>
    <w:p w14:paraId="019A463F"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16858FD1" w14:textId="77777777" w:rsidR="00000000" w:rsidRDefault="007C71EE">
      <w:pPr>
        <w:pStyle w:val="a"/>
        <w:rPr>
          <w:rFonts w:hint="cs"/>
          <w:rtl/>
        </w:rPr>
      </w:pPr>
    </w:p>
    <w:p w14:paraId="1CEB0FDC" w14:textId="77777777" w:rsidR="00000000" w:rsidRDefault="007C71EE">
      <w:pPr>
        <w:pStyle w:val="a"/>
        <w:rPr>
          <w:rFonts w:hint="cs"/>
          <w:rtl/>
        </w:rPr>
      </w:pPr>
      <w:r>
        <w:rPr>
          <w:rFonts w:hint="cs"/>
          <w:rtl/>
        </w:rPr>
        <w:t>שמע, לו חיים מילר היה פה, מה שהוא היה אומר על גפני - - -</w:t>
      </w:r>
    </w:p>
    <w:p w14:paraId="00CC1C1E" w14:textId="77777777" w:rsidR="00000000" w:rsidRDefault="007C71EE">
      <w:pPr>
        <w:pStyle w:val="a"/>
        <w:rPr>
          <w:rFonts w:hint="cs"/>
          <w:rtl/>
        </w:rPr>
      </w:pPr>
    </w:p>
    <w:p w14:paraId="315F54AC" w14:textId="77777777" w:rsidR="00000000" w:rsidRDefault="007C71EE">
      <w:pPr>
        <w:pStyle w:val="ad"/>
        <w:rPr>
          <w:rtl/>
        </w:rPr>
      </w:pPr>
      <w:r>
        <w:rPr>
          <w:rtl/>
        </w:rPr>
        <w:t>היו"ר מיכאל נודלמן:</w:t>
      </w:r>
    </w:p>
    <w:p w14:paraId="31401B4C" w14:textId="77777777" w:rsidR="00000000" w:rsidRDefault="007C71EE">
      <w:pPr>
        <w:pStyle w:val="a"/>
        <w:rPr>
          <w:rtl/>
        </w:rPr>
      </w:pPr>
    </w:p>
    <w:p w14:paraId="036400EA" w14:textId="77777777" w:rsidR="00000000" w:rsidRDefault="007C71EE">
      <w:pPr>
        <w:pStyle w:val="a"/>
        <w:rPr>
          <w:rFonts w:hint="cs"/>
          <w:rtl/>
        </w:rPr>
      </w:pPr>
      <w:r>
        <w:rPr>
          <w:rFonts w:hint="cs"/>
          <w:rtl/>
        </w:rPr>
        <w:t>השר אולמרט, זה לא מקובל.</w:t>
      </w:r>
    </w:p>
    <w:p w14:paraId="2E83BD5E" w14:textId="77777777" w:rsidR="00000000" w:rsidRDefault="007C71EE">
      <w:pPr>
        <w:pStyle w:val="ac"/>
        <w:rPr>
          <w:rFonts w:hint="cs"/>
          <w:rtl/>
        </w:rPr>
      </w:pPr>
    </w:p>
    <w:p w14:paraId="0F048702" w14:textId="77777777" w:rsidR="00000000" w:rsidRDefault="007C71EE">
      <w:pPr>
        <w:pStyle w:val="ac"/>
        <w:rPr>
          <w:rtl/>
        </w:rPr>
      </w:pPr>
      <w:r>
        <w:rPr>
          <w:rFonts w:hint="eastAsia"/>
          <w:rtl/>
        </w:rPr>
        <w:t>אברהם</w:t>
      </w:r>
      <w:r>
        <w:rPr>
          <w:rtl/>
        </w:rPr>
        <w:t xml:space="preserve"> בורג (העבודה-מימד):</w:t>
      </w:r>
    </w:p>
    <w:p w14:paraId="3BBC129F" w14:textId="77777777" w:rsidR="00000000" w:rsidRDefault="007C71EE">
      <w:pPr>
        <w:pStyle w:val="a"/>
        <w:rPr>
          <w:rFonts w:hint="cs"/>
          <w:rtl/>
        </w:rPr>
      </w:pPr>
    </w:p>
    <w:p w14:paraId="39232EC3" w14:textId="77777777" w:rsidR="00000000" w:rsidRDefault="007C71EE">
      <w:pPr>
        <w:pStyle w:val="a"/>
        <w:rPr>
          <w:rFonts w:hint="cs"/>
          <w:rtl/>
        </w:rPr>
      </w:pPr>
      <w:r>
        <w:rPr>
          <w:rFonts w:hint="cs"/>
          <w:rtl/>
        </w:rPr>
        <w:t>ומ</w:t>
      </w:r>
      <w:r>
        <w:rPr>
          <w:rFonts w:hint="cs"/>
          <w:rtl/>
        </w:rPr>
        <w:t>ה שהוא היה אומר עליו - - -</w:t>
      </w:r>
    </w:p>
    <w:p w14:paraId="15C5AFE1" w14:textId="77777777" w:rsidR="00000000" w:rsidRDefault="007C71EE">
      <w:pPr>
        <w:pStyle w:val="ac"/>
        <w:rPr>
          <w:rtl/>
        </w:rPr>
      </w:pPr>
    </w:p>
    <w:p w14:paraId="5BF917B0" w14:textId="77777777" w:rsidR="00000000" w:rsidRDefault="007C71EE">
      <w:pPr>
        <w:pStyle w:val="ac"/>
        <w:rPr>
          <w:rFonts w:hint="cs"/>
          <w:rtl/>
        </w:rPr>
      </w:pPr>
    </w:p>
    <w:p w14:paraId="7E0EA9AE" w14:textId="77777777" w:rsidR="00000000" w:rsidRDefault="007C71EE">
      <w:pPr>
        <w:pStyle w:val="ad"/>
        <w:rPr>
          <w:rtl/>
        </w:rPr>
      </w:pPr>
      <w:r>
        <w:rPr>
          <w:rtl/>
        </w:rPr>
        <w:t>היו"ר מיכאל נודלמן:</w:t>
      </w:r>
    </w:p>
    <w:p w14:paraId="139063E3" w14:textId="77777777" w:rsidR="00000000" w:rsidRDefault="007C71EE">
      <w:pPr>
        <w:pStyle w:val="a"/>
        <w:rPr>
          <w:rtl/>
        </w:rPr>
      </w:pPr>
    </w:p>
    <w:p w14:paraId="2554AFB1" w14:textId="77777777" w:rsidR="00000000" w:rsidRDefault="007C71EE">
      <w:pPr>
        <w:pStyle w:val="a"/>
        <w:rPr>
          <w:rFonts w:hint="cs"/>
          <w:rtl/>
        </w:rPr>
      </w:pPr>
      <w:r>
        <w:rPr>
          <w:rFonts w:hint="cs"/>
          <w:rtl/>
        </w:rPr>
        <w:t>אדוני השר, כל הוויכוחים האלה הם על חשבונו של חבר הכנסת גפני.</w:t>
      </w:r>
    </w:p>
    <w:p w14:paraId="3CE4E3EE" w14:textId="77777777" w:rsidR="00000000" w:rsidRDefault="007C71EE">
      <w:pPr>
        <w:pStyle w:val="a"/>
        <w:rPr>
          <w:rFonts w:hint="cs"/>
          <w:rtl/>
        </w:rPr>
      </w:pPr>
    </w:p>
    <w:p w14:paraId="3408F801" w14:textId="77777777" w:rsidR="00000000" w:rsidRDefault="007C71EE">
      <w:pPr>
        <w:pStyle w:val="SpeakerCon"/>
        <w:rPr>
          <w:rtl/>
        </w:rPr>
      </w:pPr>
      <w:bookmarkStart w:id="1145" w:name="FS000000526T27_05_2003_11_24_03C"/>
      <w:bookmarkEnd w:id="1145"/>
      <w:r>
        <w:rPr>
          <w:rtl/>
        </w:rPr>
        <w:t>משה גפני (יהדות התורה):</w:t>
      </w:r>
    </w:p>
    <w:p w14:paraId="571F1055" w14:textId="77777777" w:rsidR="00000000" w:rsidRDefault="007C71EE">
      <w:pPr>
        <w:pStyle w:val="a"/>
        <w:rPr>
          <w:rtl/>
        </w:rPr>
      </w:pPr>
    </w:p>
    <w:p w14:paraId="5DC28224" w14:textId="77777777" w:rsidR="00000000" w:rsidRDefault="007C71EE">
      <w:pPr>
        <w:pStyle w:val="a"/>
        <w:rPr>
          <w:rFonts w:hint="cs"/>
          <w:rtl/>
        </w:rPr>
      </w:pPr>
      <w:r>
        <w:rPr>
          <w:rFonts w:hint="cs"/>
          <w:rtl/>
        </w:rPr>
        <w:t>לא, ממש לא, לא הייתי אומר כלום.</w:t>
      </w:r>
    </w:p>
    <w:p w14:paraId="0A078330" w14:textId="77777777" w:rsidR="00000000" w:rsidRDefault="007C71EE">
      <w:pPr>
        <w:pStyle w:val="a"/>
        <w:rPr>
          <w:rFonts w:hint="cs"/>
          <w:rtl/>
        </w:rPr>
      </w:pPr>
    </w:p>
    <w:p w14:paraId="5D406F53" w14:textId="77777777" w:rsidR="00000000" w:rsidRDefault="007C71EE">
      <w:pPr>
        <w:pStyle w:val="ac"/>
        <w:rPr>
          <w:rtl/>
        </w:rPr>
      </w:pPr>
      <w:r>
        <w:rPr>
          <w:rFonts w:hint="eastAsia"/>
          <w:rtl/>
        </w:rPr>
        <w:t>אברהם</w:t>
      </w:r>
      <w:r>
        <w:rPr>
          <w:rtl/>
        </w:rPr>
        <w:t xml:space="preserve"> בורג (העבודה-מימד):</w:t>
      </w:r>
    </w:p>
    <w:p w14:paraId="0BFBA769" w14:textId="77777777" w:rsidR="00000000" w:rsidRDefault="007C71EE">
      <w:pPr>
        <w:pStyle w:val="a"/>
        <w:rPr>
          <w:rFonts w:hint="cs"/>
          <w:rtl/>
        </w:rPr>
      </w:pPr>
    </w:p>
    <w:p w14:paraId="50521BF8" w14:textId="77777777" w:rsidR="00000000" w:rsidRDefault="007C71EE">
      <w:pPr>
        <w:pStyle w:val="a"/>
        <w:rPr>
          <w:rFonts w:hint="cs"/>
          <w:rtl/>
        </w:rPr>
      </w:pPr>
      <w:r>
        <w:rPr>
          <w:rFonts w:hint="cs"/>
          <w:rtl/>
        </w:rPr>
        <w:t>לא היית אומר כלום - - -</w:t>
      </w:r>
    </w:p>
    <w:p w14:paraId="7907D51A" w14:textId="77777777" w:rsidR="00000000" w:rsidRDefault="007C71EE">
      <w:pPr>
        <w:pStyle w:val="a"/>
        <w:rPr>
          <w:rFonts w:hint="cs"/>
          <w:rtl/>
        </w:rPr>
      </w:pPr>
    </w:p>
    <w:p w14:paraId="3C8748BF" w14:textId="77777777" w:rsidR="00000000" w:rsidRDefault="007C71EE">
      <w:pPr>
        <w:pStyle w:val="ad"/>
        <w:rPr>
          <w:rtl/>
        </w:rPr>
      </w:pPr>
      <w:r>
        <w:rPr>
          <w:rtl/>
        </w:rPr>
        <w:t>היו"ר מיכאל נודלמן:</w:t>
      </w:r>
    </w:p>
    <w:p w14:paraId="2CFE9C6F" w14:textId="77777777" w:rsidR="00000000" w:rsidRDefault="007C71EE">
      <w:pPr>
        <w:pStyle w:val="a"/>
        <w:rPr>
          <w:rtl/>
        </w:rPr>
      </w:pPr>
    </w:p>
    <w:p w14:paraId="3EC40805" w14:textId="77777777" w:rsidR="00000000" w:rsidRDefault="007C71EE">
      <w:pPr>
        <w:pStyle w:val="a"/>
        <w:rPr>
          <w:rFonts w:hint="cs"/>
          <w:rtl/>
        </w:rPr>
      </w:pPr>
      <w:r>
        <w:rPr>
          <w:rFonts w:hint="cs"/>
          <w:rtl/>
        </w:rPr>
        <w:t>זה על חשבונו.</w:t>
      </w:r>
    </w:p>
    <w:p w14:paraId="01747C6A" w14:textId="77777777" w:rsidR="00000000" w:rsidRDefault="007C71EE">
      <w:pPr>
        <w:pStyle w:val="a"/>
        <w:rPr>
          <w:rFonts w:hint="cs"/>
          <w:rtl/>
        </w:rPr>
      </w:pPr>
    </w:p>
    <w:p w14:paraId="6CD5A4C1" w14:textId="77777777" w:rsidR="00000000" w:rsidRDefault="007C71EE">
      <w:pPr>
        <w:pStyle w:val="SpeakerCon"/>
        <w:rPr>
          <w:rtl/>
        </w:rPr>
      </w:pPr>
      <w:bookmarkStart w:id="1146" w:name="FS000000526T27_05_2003_11_24_37C"/>
      <w:bookmarkEnd w:id="1146"/>
      <w:r>
        <w:rPr>
          <w:rtl/>
        </w:rPr>
        <w:t>משה גפני (יהדות התורה):</w:t>
      </w:r>
    </w:p>
    <w:p w14:paraId="5B1E6D6F" w14:textId="77777777" w:rsidR="00000000" w:rsidRDefault="007C71EE">
      <w:pPr>
        <w:pStyle w:val="a"/>
        <w:rPr>
          <w:rtl/>
        </w:rPr>
      </w:pPr>
    </w:p>
    <w:p w14:paraId="3959214D" w14:textId="77777777" w:rsidR="00000000" w:rsidRDefault="007C71EE">
      <w:pPr>
        <w:pStyle w:val="a"/>
        <w:rPr>
          <w:rFonts w:hint="cs"/>
          <w:rtl/>
        </w:rPr>
      </w:pPr>
      <w:r>
        <w:rPr>
          <w:rFonts w:hint="cs"/>
          <w:rtl/>
        </w:rPr>
        <w:t xml:space="preserve">לא, עכשיו זה על חשבונו, עכשיו הוא מפריע לי. </w:t>
      </w:r>
    </w:p>
    <w:p w14:paraId="2B5F68FB" w14:textId="77777777" w:rsidR="00000000" w:rsidRDefault="007C71EE">
      <w:pPr>
        <w:pStyle w:val="a"/>
        <w:rPr>
          <w:rFonts w:hint="cs"/>
          <w:rtl/>
        </w:rPr>
      </w:pPr>
    </w:p>
    <w:p w14:paraId="064B2F24" w14:textId="77777777" w:rsidR="00000000" w:rsidRDefault="007C71EE">
      <w:pPr>
        <w:pStyle w:val="ac"/>
        <w:rPr>
          <w:rtl/>
        </w:rPr>
      </w:pPr>
      <w:r>
        <w:rPr>
          <w:rFonts w:hint="eastAsia"/>
          <w:rtl/>
        </w:rPr>
        <w:t>שר</w:t>
      </w:r>
      <w:r>
        <w:rPr>
          <w:rtl/>
        </w:rPr>
        <w:t xml:space="preserve"> התעשייה</w:t>
      </w:r>
      <w:r>
        <w:rPr>
          <w:rFonts w:hint="cs"/>
          <w:rtl/>
        </w:rPr>
        <w:t>,</w:t>
      </w:r>
      <w:r>
        <w:rPr>
          <w:rtl/>
        </w:rPr>
        <w:t xml:space="preserve"> המסחר והתעסוקה אהוד אולמרט:</w:t>
      </w:r>
    </w:p>
    <w:p w14:paraId="0D5C3646" w14:textId="77777777" w:rsidR="00000000" w:rsidRDefault="007C71EE">
      <w:pPr>
        <w:pStyle w:val="a"/>
        <w:rPr>
          <w:rFonts w:hint="cs"/>
          <w:rtl/>
        </w:rPr>
      </w:pPr>
    </w:p>
    <w:p w14:paraId="259AC5C4" w14:textId="77777777" w:rsidR="00000000" w:rsidRDefault="007C71EE">
      <w:pPr>
        <w:pStyle w:val="a"/>
        <w:rPr>
          <w:rFonts w:hint="cs"/>
          <w:rtl/>
        </w:rPr>
      </w:pPr>
      <w:r>
        <w:rPr>
          <w:rFonts w:hint="cs"/>
          <w:rtl/>
        </w:rPr>
        <w:t xml:space="preserve">ממילא אין לו מה לומר, זה בסדר. </w:t>
      </w:r>
    </w:p>
    <w:p w14:paraId="3DA1BBBB" w14:textId="77777777" w:rsidR="00000000" w:rsidRDefault="007C71EE">
      <w:pPr>
        <w:pStyle w:val="a"/>
        <w:rPr>
          <w:rFonts w:hint="cs"/>
          <w:rtl/>
        </w:rPr>
      </w:pPr>
    </w:p>
    <w:p w14:paraId="00ABD260" w14:textId="77777777" w:rsidR="00000000" w:rsidRDefault="007C71EE">
      <w:pPr>
        <w:pStyle w:val="ad"/>
        <w:rPr>
          <w:rtl/>
        </w:rPr>
      </w:pPr>
      <w:r>
        <w:rPr>
          <w:rtl/>
        </w:rPr>
        <w:t>היו"ר מיכאל נודלמן:</w:t>
      </w:r>
    </w:p>
    <w:p w14:paraId="5AB24D65" w14:textId="77777777" w:rsidR="00000000" w:rsidRDefault="007C71EE">
      <w:pPr>
        <w:pStyle w:val="a"/>
        <w:rPr>
          <w:rtl/>
        </w:rPr>
      </w:pPr>
    </w:p>
    <w:p w14:paraId="054FEF17" w14:textId="77777777" w:rsidR="00000000" w:rsidRDefault="007C71EE">
      <w:pPr>
        <w:pStyle w:val="a"/>
        <w:rPr>
          <w:rFonts w:hint="cs"/>
          <w:rtl/>
        </w:rPr>
      </w:pPr>
      <w:r>
        <w:rPr>
          <w:rFonts w:hint="cs"/>
          <w:rtl/>
        </w:rPr>
        <w:t>בסדר, אני אוסיף לך שתי דקות.</w:t>
      </w:r>
    </w:p>
    <w:p w14:paraId="66940AAA" w14:textId="77777777" w:rsidR="00000000" w:rsidRDefault="007C71EE">
      <w:pPr>
        <w:pStyle w:val="a"/>
        <w:rPr>
          <w:rFonts w:hint="cs"/>
          <w:rtl/>
        </w:rPr>
      </w:pPr>
    </w:p>
    <w:p w14:paraId="5869F645" w14:textId="77777777" w:rsidR="00000000" w:rsidRDefault="007C71EE">
      <w:pPr>
        <w:pStyle w:val="SpeakerCon"/>
        <w:rPr>
          <w:rtl/>
        </w:rPr>
      </w:pPr>
      <w:bookmarkStart w:id="1147" w:name="FS000000526T27_05_2003_11_25_29C"/>
      <w:bookmarkEnd w:id="1147"/>
      <w:r>
        <w:rPr>
          <w:rtl/>
        </w:rPr>
        <w:t>משה גפני (יהדות התורה):</w:t>
      </w:r>
    </w:p>
    <w:p w14:paraId="74199F16" w14:textId="77777777" w:rsidR="00000000" w:rsidRDefault="007C71EE">
      <w:pPr>
        <w:pStyle w:val="a"/>
        <w:rPr>
          <w:rtl/>
        </w:rPr>
      </w:pPr>
    </w:p>
    <w:p w14:paraId="15F91006" w14:textId="77777777" w:rsidR="00000000" w:rsidRDefault="007C71EE">
      <w:pPr>
        <w:pStyle w:val="a"/>
        <w:rPr>
          <w:rFonts w:hint="cs"/>
          <w:rtl/>
        </w:rPr>
      </w:pPr>
      <w:r>
        <w:rPr>
          <w:rFonts w:hint="cs"/>
          <w:rtl/>
        </w:rPr>
        <w:t xml:space="preserve">התוכנית הכלכלית </w:t>
      </w:r>
      <w:r>
        <w:rPr>
          <w:rtl/>
        </w:rPr>
        <w:t>–</w:t>
      </w:r>
      <w:r>
        <w:rPr>
          <w:rFonts w:hint="cs"/>
          <w:rtl/>
        </w:rPr>
        <w:t xml:space="preserve"> בעצם לא התוכנית</w:t>
      </w:r>
      <w:r>
        <w:rPr>
          <w:rFonts w:hint="cs"/>
          <w:rtl/>
        </w:rPr>
        <w:t xml:space="preserve"> הכלכלית, אלא האסופה של הגזירות הכלכליות </w:t>
      </w:r>
      <w:r>
        <w:rPr>
          <w:rtl/>
        </w:rPr>
        <w:t>–</w:t>
      </w:r>
      <w:r>
        <w:rPr>
          <w:rFonts w:hint="cs"/>
          <w:rtl/>
        </w:rPr>
        <w:t xml:space="preserve"> שמביאה הממשלה לכנסת איננה תוכנית. מאחוריה עומד דבר נורא פשוט, ואם אנחנו נבחן </w:t>
      </w:r>
      <w:r>
        <w:rPr>
          <w:rtl/>
        </w:rPr>
        <w:t>–</w:t>
      </w:r>
      <w:r>
        <w:rPr>
          <w:rFonts w:hint="cs"/>
          <w:rtl/>
        </w:rPr>
        <w:t xml:space="preserve"> ואני מתכוון לעשות את זה תיכף ומייד </w:t>
      </w:r>
      <w:r>
        <w:rPr>
          <w:rtl/>
        </w:rPr>
        <w:t>–</w:t>
      </w:r>
      <w:r>
        <w:rPr>
          <w:rFonts w:hint="cs"/>
          <w:rtl/>
        </w:rPr>
        <w:t xml:space="preserve"> אחת לאחת את הגזירות הכלכליות באסופה הזאת,  נראה שעומדת כאן מדיניות שבאה להעשיר את העשירים, להפוך </w:t>
      </w:r>
      <w:r>
        <w:rPr>
          <w:rFonts w:hint="cs"/>
          <w:rtl/>
        </w:rPr>
        <w:t xml:space="preserve">את המעמד הבינוני לעני ולהפוך את העניים ליותר עניים; מדיניות קפיטליסטית </w:t>
      </w:r>
      <w:r>
        <w:rPr>
          <w:rtl/>
        </w:rPr>
        <w:t>–</w:t>
      </w:r>
      <w:r>
        <w:rPr>
          <w:rFonts w:hint="cs"/>
          <w:rtl/>
        </w:rPr>
        <w:t xml:space="preserve"> מה שארצות-הברית לא היתה עושה; מדיניות חברתית קלוקלת, כושלת שאין בה לא צמיחה, לא תעסוקה, לא תקווה, לא חזון. </w:t>
      </w:r>
    </w:p>
    <w:p w14:paraId="0EE86191" w14:textId="77777777" w:rsidR="00000000" w:rsidRDefault="007C71EE">
      <w:pPr>
        <w:pStyle w:val="a"/>
        <w:rPr>
          <w:rFonts w:hint="cs"/>
          <w:rtl/>
        </w:rPr>
      </w:pPr>
    </w:p>
    <w:p w14:paraId="03F3B1AD" w14:textId="77777777" w:rsidR="00000000" w:rsidRDefault="007C71EE">
      <w:pPr>
        <w:pStyle w:val="a"/>
        <w:rPr>
          <w:rFonts w:hint="cs"/>
          <w:rtl/>
        </w:rPr>
      </w:pPr>
      <w:r>
        <w:rPr>
          <w:rFonts w:hint="cs"/>
          <w:rtl/>
        </w:rPr>
        <w:t>אני רוצה להביא כמה דוגמאות. אני יכול לבקש, אדוני היושב-ראש, ששר מהממשלה יש</w:t>
      </w:r>
      <w:r>
        <w:rPr>
          <w:rFonts w:hint="cs"/>
          <w:rtl/>
        </w:rPr>
        <w:t>ב כאן או שאין דבר כזה?</w:t>
      </w:r>
    </w:p>
    <w:p w14:paraId="36F3DD97" w14:textId="77777777" w:rsidR="00000000" w:rsidRDefault="007C71EE">
      <w:pPr>
        <w:pStyle w:val="a"/>
        <w:rPr>
          <w:rFonts w:hint="cs"/>
          <w:rtl/>
        </w:rPr>
      </w:pPr>
    </w:p>
    <w:p w14:paraId="4488B5FC" w14:textId="77777777" w:rsidR="00000000" w:rsidRDefault="007C71EE">
      <w:pPr>
        <w:pStyle w:val="ad"/>
        <w:rPr>
          <w:rtl/>
        </w:rPr>
      </w:pPr>
      <w:r>
        <w:rPr>
          <w:rtl/>
        </w:rPr>
        <w:t>היו"ר מיכאל נודלמן:</w:t>
      </w:r>
    </w:p>
    <w:p w14:paraId="4BBA4D01" w14:textId="77777777" w:rsidR="00000000" w:rsidRDefault="007C71EE">
      <w:pPr>
        <w:pStyle w:val="a"/>
        <w:rPr>
          <w:rtl/>
        </w:rPr>
      </w:pPr>
    </w:p>
    <w:p w14:paraId="4528EBA4" w14:textId="77777777" w:rsidR="00000000" w:rsidRDefault="007C71EE">
      <w:pPr>
        <w:pStyle w:val="a"/>
        <w:rPr>
          <w:rFonts w:hint="cs"/>
          <w:rtl/>
        </w:rPr>
      </w:pPr>
      <w:r>
        <w:rPr>
          <w:rFonts w:hint="cs"/>
          <w:rtl/>
        </w:rPr>
        <w:t>עכשיו - - -</w:t>
      </w:r>
    </w:p>
    <w:p w14:paraId="4DE4C8F8" w14:textId="77777777" w:rsidR="00000000" w:rsidRDefault="007C71EE">
      <w:pPr>
        <w:pStyle w:val="a"/>
        <w:rPr>
          <w:rFonts w:hint="cs"/>
          <w:rtl/>
        </w:rPr>
      </w:pPr>
    </w:p>
    <w:p w14:paraId="5CFEBC7E" w14:textId="77777777" w:rsidR="00000000" w:rsidRDefault="007C71EE">
      <w:pPr>
        <w:pStyle w:val="SpeakerCon"/>
        <w:rPr>
          <w:rtl/>
        </w:rPr>
      </w:pPr>
      <w:bookmarkStart w:id="1148" w:name="FS000000526T27_05_2003_11_30_20C"/>
      <w:bookmarkEnd w:id="1148"/>
      <w:r>
        <w:rPr>
          <w:rtl/>
        </w:rPr>
        <w:t>משה גפני (יהדות התורה):</w:t>
      </w:r>
    </w:p>
    <w:p w14:paraId="339204EB" w14:textId="77777777" w:rsidR="00000000" w:rsidRDefault="007C71EE">
      <w:pPr>
        <w:pStyle w:val="a"/>
        <w:rPr>
          <w:rtl/>
        </w:rPr>
      </w:pPr>
    </w:p>
    <w:p w14:paraId="03D3685E" w14:textId="77777777" w:rsidR="00000000" w:rsidRDefault="007C71EE">
      <w:pPr>
        <w:pStyle w:val="a"/>
        <w:rPr>
          <w:rFonts w:hint="cs"/>
          <w:rtl/>
        </w:rPr>
      </w:pPr>
      <w:r>
        <w:rPr>
          <w:rFonts w:hint="cs"/>
          <w:rtl/>
        </w:rPr>
        <w:t>לא, אני ראיתי ששר התעשייה, המסחר והתעסוקה יצא.</w:t>
      </w:r>
    </w:p>
    <w:p w14:paraId="60578C14" w14:textId="77777777" w:rsidR="00000000" w:rsidRDefault="007C71EE">
      <w:pPr>
        <w:pStyle w:val="a"/>
        <w:rPr>
          <w:rFonts w:hint="cs"/>
          <w:rtl/>
        </w:rPr>
      </w:pPr>
    </w:p>
    <w:p w14:paraId="19A5C25F" w14:textId="77777777" w:rsidR="00000000" w:rsidRDefault="007C71EE">
      <w:pPr>
        <w:pStyle w:val="ad"/>
        <w:rPr>
          <w:rtl/>
        </w:rPr>
      </w:pPr>
      <w:r>
        <w:rPr>
          <w:rtl/>
        </w:rPr>
        <w:t>היו"ר מיכאל נודלמן:</w:t>
      </w:r>
    </w:p>
    <w:p w14:paraId="071E6798" w14:textId="77777777" w:rsidR="00000000" w:rsidRDefault="007C71EE">
      <w:pPr>
        <w:pStyle w:val="a"/>
        <w:rPr>
          <w:rtl/>
        </w:rPr>
      </w:pPr>
    </w:p>
    <w:p w14:paraId="3478E4B9" w14:textId="77777777" w:rsidR="00000000" w:rsidRDefault="007C71EE">
      <w:pPr>
        <w:pStyle w:val="a"/>
        <w:rPr>
          <w:rFonts w:hint="cs"/>
          <w:rtl/>
        </w:rPr>
      </w:pPr>
      <w:r>
        <w:rPr>
          <w:rFonts w:hint="cs"/>
          <w:rtl/>
        </w:rPr>
        <w:t xml:space="preserve">בסדר, אתם בוויכוחים. לא כל כך חשוב. </w:t>
      </w:r>
    </w:p>
    <w:p w14:paraId="1CEB5105" w14:textId="77777777" w:rsidR="00000000" w:rsidRDefault="007C71EE">
      <w:pPr>
        <w:pStyle w:val="a"/>
        <w:rPr>
          <w:rFonts w:hint="cs"/>
          <w:rtl/>
        </w:rPr>
      </w:pPr>
    </w:p>
    <w:p w14:paraId="0A8FEF0E" w14:textId="77777777" w:rsidR="00000000" w:rsidRDefault="007C71EE">
      <w:pPr>
        <w:pStyle w:val="SpeakerCon"/>
        <w:rPr>
          <w:rtl/>
        </w:rPr>
      </w:pPr>
      <w:bookmarkStart w:id="1149" w:name="FS000000526T27_05_2003_11_30_49C"/>
      <w:bookmarkEnd w:id="1149"/>
      <w:r>
        <w:rPr>
          <w:rtl/>
        </w:rPr>
        <w:t>משה גפני (יהדות התורה):</w:t>
      </w:r>
    </w:p>
    <w:p w14:paraId="4ED2B571" w14:textId="77777777" w:rsidR="00000000" w:rsidRDefault="007C71EE">
      <w:pPr>
        <w:pStyle w:val="a"/>
        <w:rPr>
          <w:rtl/>
        </w:rPr>
      </w:pPr>
    </w:p>
    <w:p w14:paraId="0487833A" w14:textId="77777777" w:rsidR="00000000" w:rsidRDefault="007C71EE">
      <w:pPr>
        <w:pStyle w:val="a"/>
        <w:rPr>
          <w:rFonts w:hint="cs"/>
          <w:rtl/>
        </w:rPr>
      </w:pPr>
      <w:r>
        <w:rPr>
          <w:rFonts w:hint="cs"/>
          <w:rtl/>
        </w:rPr>
        <w:t xml:space="preserve">לא נעים לו? </w:t>
      </w:r>
    </w:p>
    <w:p w14:paraId="5DC1ED02" w14:textId="77777777" w:rsidR="00000000" w:rsidRDefault="007C71EE">
      <w:pPr>
        <w:pStyle w:val="a"/>
        <w:rPr>
          <w:rFonts w:hint="cs"/>
          <w:rtl/>
        </w:rPr>
      </w:pPr>
    </w:p>
    <w:p w14:paraId="73AE549E" w14:textId="77777777" w:rsidR="00000000" w:rsidRDefault="007C71EE">
      <w:pPr>
        <w:pStyle w:val="ac"/>
        <w:rPr>
          <w:rtl/>
        </w:rPr>
      </w:pPr>
      <w:r>
        <w:rPr>
          <w:rFonts w:hint="eastAsia"/>
          <w:rtl/>
        </w:rPr>
        <w:t>מרינה</w:t>
      </w:r>
      <w:r>
        <w:rPr>
          <w:rtl/>
        </w:rPr>
        <w:t xml:space="preserve"> סולודקין (הליכוד):</w:t>
      </w:r>
    </w:p>
    <w:p w14:paraId="01F12B03" w14:textId="77777777" w:rsidR="00000000" w:rsidRDefault="007C71EE">
      <w:pPr>
        <w:pStyle w:val="a"/>
        <w:rPr>
          <w:rFonts w:hint="cs"/>
          <w:rtl/>
        </w:rPr>
      </w:pPr>
    </w:p>
    <w:p w14:paraId="1C0BBE13" w14:textId="77777777" w:rsidR="00000000" w:rsidRDefault="007C71EE">
      <w:pPr>
        <w:pStyle w:val="a"/>
        <w:rPr>
          <w:rFonts w:hint="cs"/>
          <w:rtl/>
        </w:rPr>
      </w:pPr>
      <w:r>
        <w:rPr>
          <w:rFonts w:hint="cs"/>
          <w:rtl/>
        </w:rPr>
        <w:t>א</w:t>
      </w:r>
      <w:r>
        <w:rPr>
          <w:rFonts w:hint="cs"/>
          <w:rtl/>
        </w:rPr>
        <w:t>נחנו כאן.</w:t>
      </w:r>
    </w:p>
    <w:p w14:paraId="0987AA49" w14:textId="77777777" w:rsidR="00000000" w:rsidRDefault="007C71EE">
      <w:pPr>
        <w:pStyle w:val="a"/>
        <w:rPr>
          <w:rFonts w:hint="cs"/>
          <w:rtl/>
        </w:rPr>
      </w:pPr>
    </w:p>
    <w:p w14:paraId="349C72A9" w14:textId="77777777" w:rsidR="00000000" w:rsidRDefault="007C71EE">
      <w:pPr>
        <w:pStyle w:val="SpeakerCon"/>
        <w:rPr>
          <w:rtl/>
        </w:rPr>
      </w:pPr>
      <w:bookmarkStart w:id="1150" w:name="FS000000526T27_05_2003_11_31_09C"/>
      <w:bookmarkEnd w:id="1150"/>
      <w:r>
        <w:rPr>
          <w:rtl/>
        </w:rPr>
        <w:t>משה גפני (יהדות התורה):</w:t>
      </w:r>
    </w:p>
    <w:p w14:paraId="70E78373" w14:textId="77777777" w:rsidR="00000000" w:rsidRDefault="007C71EE">
      <w:pPr>
        <w:pStyle w:val="a"/>
        <w:rPr>
          <w:rtl/>
        </w:rPr>
      </w:pPr>
    </w:p>
    <w:p w14:paraId="7CAACC9B" w14:textId="77777777" w:rsidR="00000000" w:rsidRDefault="007C71EE">
      <w:pPr>
        <w:pStyle w:val="a"/>
        <w:rPr>
          <w:rFonts w:hint="cs"/>
          <w:rtl/>
        </w:rPr>
      </w:pPr>
      <w:r>
        <w:rPr>
          <w:rFonts w:hint="cs"/>
          <w:rtl/>
        </w:rPr>
        <w:t xml:space="preserve">כן, זה בסדר. תאמיני לי, זה כבוד בשבילי </w:t>
      </w:r>
      <w:r>
        <w:rPr>
          <w:rtl/>
        </w:rPr>
        <w:t>–</w:t>
      </w:r>
      <w:r>
        <w:rPr>
          <w:rFonts w:hint="cs"/>
          <w:rtl/>
        </w:rPr>
        <w:t xml:space="preserve"> יותר כבוד ממשהו אחר. </w:t>
      </w:r>
    </w:p>
    <w:p w14:paraId="3F786400" w14:textId="77777777" w:rsidR="00000000" w:rsidRDefault="007C71EE">
      <w:pPr>
        <w:pStyle w:val="a"/>
        <w:rPr>
          <w:rFonts w:hint="cs"/>
          <w:rtl/>
        </w:rPr>
      </w:pPr>
    </w:p>
    <w:p w14:paraId="08A11A10" w14:textId="77777777" w:rsidR="00000000" w:rsidRDefault="007C71EE">
      <w:pPr>
        <w:pStyle w:val="a"/>
        <w:rPr>
          <w:rFonts w:hint="cs"/>
          <w:rtl/>
        </w:rPr>
      </w:pPr>
      <w:r>
        <w:rPr>
          <w:rFonts w:hint="cs"/>
          <w:rtl/>
        </w:rPr>
        <w:t xml:space="preserve">התוכנית הזאת, שפוגעת בנכים, פוגעת בקשישים, פוגעת במשפחות ברוכות ילדים, פוגעת במשפחות חד-הוריות, פוגעת בכל מי שנמצא בעשירונים התחתונים בחברה מבחינה כלכלית </w:t>
      </w:r>
      <w:r>
        <w:rPr>
          <w:rtl/>
        </w:rPr>
        <w:t>–</w:t>
      </w:r>
      <w:r>
        <w:rPr>
          <w:rFonts w:hint="cs"/>
          <w:rtl/>
        </w:rPr>
        <w:t xml:space="preserve"> </w:t>
      </w:r>
      <w:r>
        <w:rPr>
          <w:rFonts w:hint="cs"/>
          <w:rtl/>
        </w:rPr>
        <w:t xml:space="preserve">אותה תוכנית נותנת 3 מיליארדים ו=400 מיליון שקל לעשירים; נותנת מיליארד ו=800 מיליון שקל  מס מעסיקים לעשירים;  מביאה את תקרת מס הבריאות, שהעשירים לא ישלמו; נותנת בלי שתהיה שום צמיחה. אגב, בשם של התוכנית לא מופיעה המלה "צמיחה",  אין,  כיוון שאין צמיחה. </w:t>
      </w:r>
    </w:p>
    <w:p w14:paraId="277184EC" w14:textId="77777777" w:rsidR="00000000" w:rsidRDefault="007C71EE">
      <w:pPr>
        <w:pStyle w:val="a"/>
        <w:rPr>
          <w:rFonts w:hint="cs"/>
          <w:rtl/>
        </w:rPr>
      </w:pPr>
    </w:p>
    <w:p w14:paraId="4905128C" w14:textId="77777777" w:rsidR="00000000" w:rsidRDefault="007C71EE">
      <w:pPr>
        <w:pStyle w:val="a"/>
        <w:rPr>
          <w:rFonts w:hint="cs"/>
          <w:rtl/>
        </w:rPr>
      </w:pPr>
      <w:r>
        <w:rPr>
          <w:rFonts w:hint="cs"/>
          <w:rtl/>
        </w:rPr>
        <w:t>לא ר</w:t>
      </w:r>
      <w:r>
        <w:rPr>
          <w:rFonts w:hint="cs"/>
          <w:rtl/>
        </w:rPr>
        <w:t xml:space="preserve">ק זה, אנחנו גם רואים מה קורה היום בפועל. הרי אם  הבורסה עולה באמת, כמו שמתהדרים ראשי האוצר, והדולר יורד והשקל מתחזק, הצריכה היתה צריכה לעלות. אנחנו רואים איך במקביל הצריכה יורדת. אנחנו רואים איך מספר המובטלים עולה </w:t>
      </w:r>
      <w:r>
        <w:rPr>
          <w:rtl/>
        </w:rPr>
        <w:t>–</w:t>
      </w:r>
      <w:r>
        <w:rPr>
          <w:rFonts w:hint="cs"/>
          <w:rtl/>
        </w:rPr>
        <w:t xml:space="preserve"> עוד מעט הוא כבר מגיע ל=300,000. איך קורה</w:t>
      </w:r>
      <w:r>
        <w:rPr>
          <w:rFonts w:hint="cs"/>
          <w:rtl/>
        </w:rPr>
        <w:t xml:space="preserve"> דבר כזה? איך הפטנט הזה עובד? אם מצב שוק ההון אכן הולך ומשתפר, למה אנחנו לא יוצאים מהמיתון?</w:t>
      </w:r>
    </w:p>
    <w:p w14:paraId="62A56344" w14:textId="77777777" w:rsidR="00000000" w:rsidRDefault="007C71EE">
      <w:pPr>
        <w:pStyle w:val="a"/>
        <w:rPr>
          <w:rFonts w:hint="cs"/>
          <w:rtl/>
        </w:rPr>
      </w:pPr>
    </w:p>
    <w:p w14:paraId="7DDE22CF" w14:textId="77777777" w:rsidR="00000000" w:rsidRDefault="007C71EE">
      <w:pPr>
        <w:pStyle w:val="a"/>
        <w:ind w:firstLine="0"/>
        <w:rPr>
          <w:rFonts w:hint="cs"/>
          <w:rtl/>
        </w:rPr>
      </w:pPr>
      <w:r>
        <w:rPr>
          <w:rFonts w:hint="cs"/>
          <w:rtl/>
        </w:rPr>
        <w:tab/>
        <w:t xml:space="preserve">התשובה נורא פשוטה: נכון, מי שיש לו כסף לשחק בבורסה ומי שיש לו אפשרות לפעול בשוק ההון יהיה יותר עשיר, אבל מי שצריך לקנות מוצרי יסוד </w:t>
      </w:r>
      <w:r>
        <w:rPr>
          <w:rtl/>
        </w:rPr>
        <w:t>–</w:t>
      </w:r>
      <w:r>
        <w:rPr>
          <w:rFonts w:hint="cs"/>
          <w:rtl/>
        </w:rPr>
        <w:t xml:space="preserve"> לא יקנה. מפעלי תעשייה ייסגרו </w:t>
      </w:r>
      <w:r>
        <w:rPr>
          <w:rFonts w:hint="cs"/>
          <w:rtl/>
        </w:rPr>
        <w:t>כיוון שלא יהיה עבור מי לעבוד, והאבטלה תלך ותגדל. זה לא מעניין אף אחד. צריך לתת לעשירים ולהפוך את העניים לעניים יותר.</w:t>
      </w:r>
    </w:p>
    <w:p w14:paraId="4DEA49BF" w14:textId="77777777" w:rsidR="00000000" w:rsidRDefault="007C71EE">
      <w:pPr>
        <w:pStyle w:val="a"/>
        <w:ind w:firstLine="0"/>
        <w:rPr>
          <w:rFonts w:hint="cs"/>
          <w:rtl/>
        </w:rPr>
      </w:pPr>
    </w:p>
    <w:p w14:paraId="301C099E" w14:textId="77777777" w:rsidR="00000000" w:rsidRDefault="007C71EE">
      <w:pPr>
        <w:pStyle w:val="a"/>
        <w:ind w:firstLine="0"/>
        <w:rPr>
          <w:rFonts w:hint="cs"/>
          <w:rtl/>
        </w:rPr>
      </w:pPr>
      <w:r>
        <w:rPr>
          <w:rFonts w:hint="cs"/>
          <w:rtl/>
        </w:rPr>
        <w:tab/>
        <w:t>אביא לכם דוגמה; דוגמה קטנה, אבל דוגמה. החליטו לבטל את הטבות המס ביישובים בפריפריה. ישבנו בוועדת הכספים, וחבר הכנסת חיים אורון, אני לא חשו</w:t>
      </w:r>
      <w:r>
        <w:rPr>
          <w:rFonts w:hint="cs"/>
          <w:rtl/>
        </w:rPr>
        <w:t xml:space="preserve">ד שאני גר בערבה התיכונה, ואני ביקשתי, כמו רבים מחברי, שישאירו בערבה התיכונה את הטבות המס </w:t>
      </w:r>
      <w:r>
        <w:rPr>
          <w:rtl/>
        </w:rPr>
        <w:t>–</w:t>
      </w:r>
      <w:r>
        <w:rPr>
          <w:rFonts w:hint="cs"/>
          <w:rtl/>
        </w:rPr>
        <w:t xml:space="preserve"> יקטינו אותן, אבל ישאירו. </w:t>
      </w:r>
    </w:p>
    <w:p w14:paraId="3EA9B516" w14:textId="77777777" w:rsidR="00000000" w:rsidRDefault="007C71EE">
      <w:pPr>
        <w:pStyle w:val="a"/>
        <w:ind w:firstLine="0"/>
        <w:rPr>
          <w:rFonts w:hint="cs"/>
          <w:rtl/>
        </w:rPr>
      </w:pPr>
    </w:p>
    <w:p w14:paraId="0F94D9CC" w14:textId="77777777" w:rsidR="00000000" w:rsidRDefault="007C71EE">
      <w:pPr>
        <w:pStyle w:val="ac"/>
        <w:rPr>
          <w:rtl/>
        </w:rPr>
      </w:pPr>
      <w:r>
        <w:rPr>
          <w:rFonts w:hint="eastAsia"/>
          <w:rtl/>
        </w:rPr>
        <w:t>אברהם</w:t>
      </w:r>
      <w:r>
        <w:rPr>
          <w:rtl/>
        </w:rPr>
        <w:t xml:space="preserve"> בורג (העבודה-מימד):</w:t>
      </w:r>
    </w:p>
    <w:p w14:paraId="5C74218D" w14:textId="77777777" w:rsidR="00000000" w:rsidRDefault="007C71EE">
      <w:pPr>
        <w:pStyle w:val="a"/>
        <w:rPr>
          <w:rFonts w:hint="cs"/>
          <w:rtl/>
        </w:rPr>
      </w:pPr>
    </w:p>
    <w:p w14:paraId="6E381222" w14:textId="77777777" w:rsidR="00000000" w:rsidRDefault="007C71EE">
      <w:pPr>
        <w:pStyle w:val="a"/>
        <w:rPr>
          <w:rFonts w:hint="cs"/>
          <w:rtl/>
        </w:rPr>
      </w:pPr>
      <w:r>
        <w:rPr>
          <w:rFonts w:hint="cs"/>
          <w:rtl/>
        </w:rPr>
        <w:t>וגם את העובדים הזרים.</w:t>
      </w:r>
    </w:p>
    <w:p w14:paraId="781CA27A" w14:textId="77777777" w:rsidR="00000000" w:rsidRDefault="007C71EE">
      <w:pPr>
        <w:pStyle w:val="a"/>
        <w:rPr>
          <w:rFonts w:hint="cs"/>
          <w:rtl/>
        </w:rPr>
      </w:pPr>
    </w:p>
    <w:p w14:paraId="7D921389" w14:textId="77777777" w:rsidR="00000000" w:rsidRDefault="007C71EE">
      <w:pPr>
        <w:pStyle w:val="SpeakerCon"/>
        <w:rPr>
          <w:rtl/>
        </w:rPr>
      </w:pPr>
      <w:bookmarkStart w:id="1151" w:name="FS000000526T27_05_2003_11_41_32C"/>
      <w:bookmarkEnd w:id="1151"/>
      <w:r>
        <w:rPr>
          <w:rtl/>
        </w:rPr>
        <w:t>משה גפני (יהדות התורה):</w:t>
      </w:r>
    </w:p>
    <w:p w14:paraId="68045A4A" w14:textId="77777777" w:rsidR="00000000" w:rsidRDefault="007C71EE">
      <w:pPr>
        <w:pStyle w:val="a"/>
        <w:rPr>
          <w:rtl/>
        </w:rPr>
      </w:pPr>
    </w:p>
    <w:p w14:paraId="0A08BBE7" w14:textId="77777777" w:rsidR="00000000" w:rsidRDefault="007C71EE">
      <w:pPr>
        <w:pStyle w:val="a"/>
        <w:rPr>
          <w:rFonts w:hint="cs"/>
          <w:rtl/>
        </w:rPr>
      </w:pPr>
      <w:r>
        <w:rPr>
          <w:rFonts w:hint="cs"/>
          <w:rtl/>
        </w:rPr>
        <w:t>עזוב את העובדים הזרים, על זה נדבר בפעם אחרת. עכשיו אני מדבר קוד</w:t>
      </w:r>
      <w:r>
        <w:rPr>
          <w:rFonts w:hint="cs"/>
          <w:rtl/>
        </w:rPr>
        <w:t>ם כול על הטבות המס. והיתה הצבעה וההצעה התקבלה. בסדר, סוף-סוף דבר הגיוני, בערבה התיכונה יהיו הטבות מס. הרי בכל אופן יושבים שם ציונים מושבעים. זה חבל ארץ שכולם אומרים שצריך ליישב אותו. כנראה, אף אחד מהם לא הצביע ליהדות התורה, אבל אני, כדרכי, פועל בשביל כולם,</w:t>
      </w:r>
      <w:r>
        <w:rPr>
          <w:rFonts w:hint="cs"/>
          <w:rtl/>
        </w:rPr>
        <w:t xml:space="preserve">  יחד עם חברי. קורא יושב-ראש הקואליציה לחברי הקואליציה הסוררים </w:t>
      </w:r>
      <w:r>
        <w:rPr>
          <w:rtl/>
        </w:rPr>
        <w:t>–</w:t>
      </w:r>
      <w:r>
        <w:rPr>
          <w:rFonts w:hint="cs"/>
          <w:rtl/>
        </w:rPr>
        <w:t xml:space="preserve"> אלה שהצביעו באופן הגיוני, וזה התקבל - לבוא לחדר של יושב-ראש ועדת הכספים. אני לא יודע מה היה בפנים, אבל כנראה,  כמו תמיד,  הוא הלך ואמר לרובוטים - - -</w:t>
      </w:r>
    </w:p>
    <w:p w14:paraId="0C1D396E" w14:textId="77777777" w:rsidR="00000000" w:rsidRDefault="007C71EE">
      <w:pPr>
        <w:pStyle w:val="a"/>
        <w:rPr>
          <w:rFonts w:hint="cs"/>
          <w:rtl/>
        </w:rPr>
      </w:pPr>
    </w:p>
    <w:p w14:paraId="5830E064" w14:textId="77777777" w:rsidR="00000000" w:rsidRDefault="007C71EE">
      <w:pPr>
        <w:pStyle w:val="ac"/>
        <w:rPr>
          <w:rtl/>
        </w:rPr>
      </w:pPr>
      <w:r>
        <w:rPr>
          <w:rFonts w:hint="eastAsia"/>
          <w:rtl/>
        </w:rPr>
        <w:t>יצחק</w:t>
      </w:r>
      <w:r>
        <w:rPr>
          <w:rtl/>
        </w:rPr>
        <w:t xml:space="preserve"> וקנין (ש"ס):</w:t>
      </w:r>
    </w:p>
    <w:p w14:paraId="661D3557" w14:textId="77777777" w:rsidR="00000000" w:rsidRDefault="007C71EE">
      <w:pPr>
        <w:pStyle w:val="a"/>
        <w:rPr>
          <w:rFonts w:hint="cs"/>
          <w:rtl/>
        </w:rPr>
      </w:pPr>
    </w:p>
    <w:p w14:paraId="099442B8" w14:textId="77777777" w:rsidR="00000000" w:rsidRDefault="007C71EE">
      <w:pPr>
        <w:pStyle w:val="a"/>
        <w:rPr>
          <w:rFonts w:hint="cs"/>
          <w:rtl/>
        </w:rPr>
      </w:pPr>
      <w:r>
        <w:rPr>
          <w:rFonts w:hint="cs"/>
          <w:rtl/>
        </w:rPr>
        <w:t>- - -</w:t>
      </w:r>
    </w:p>
    <w:p w14:paraId="17D046D7" w14:textId="77777777" w:rsidR="00000000" w:rsidRDefault="007C71EE">
      <w:pPr>
        <w:pStyle w:val="a"/>
        <w:rPr>
          <w:rFonts w:hint="cs"/>
          <w:rtl/>
        </w:rPr>
      </w:pPr>
    </w:p>
    <w:p w14:paraId="2C3A7036" w14:textId="77777777" w:rsidR="00000000" w:rsidRDefault="007C71EE">
      <w:pPr>
        <w:pStyle w:val="SpeakerCon"/>
        <w:rPr>
          <w:rtl/>
        </w:rPr>
      </w:pPr>
      <w:bookmarkStart w:id="1152" w:name="FS000000526T27_05_2003_11_44_46C"/>
      <w:bookmarkEnd w:id="1152"/>
      <w:r>
        <w:rPr>
          <w:rtl/>
        </w:rPr>
        <w:t>משה גפני (יהדו</w:t>
      </w:r>
      <w:r>
        <w:rPr>
          <w:rtl/>
        </w:rPr>
        <w:t>ת התורה):</w:t>
      </w:r>
    </w:p>
    <w:p w14:paraId="58EF93BE" w14:textId="77777777" w:rsidR="00000000" w:rsidRDefault="007C71EE">
      <w:pPr>
        <w:pStyle w:val="a"/>
        <w:rPr>
          <w:rtl/>
        </w:rPr>
      </w:pPr>
    </w:p>
    <w:p w14:paraId="7A03CED7" w14:textId="77777777" w:rsidR="00000000" w:rsidRDefault="007C71EE">
      <w:pPr>
        <w:pStyle w:val="a"/>
        <w:rPr>
          <w:rFonts w:hint="cs"/>
          <w:rtl/>
        </w:rPr>
      </w:pPr>
      <w:r>
        <w:rPr>
          <w:rFonts w:hint="cs"/>
          <w:rtl/>
        </w:rPr>
        <w:t>אגב, בעוד כמה חודשים יתחרטו חברי הליכוד על הימים האלה. חברי הכנסת החדשים לא מבינים עכשיו מה הם עושים. אני מבין שהם בקואליציה והם צריכים לשמור על הקואליציה שלהם, אבל קצת שרירים, רבותי. אתם לא יכולים להתנהג כמו נמושות. יש דברים הגיוניים, עם כל הכב</w:t>
      </w:r>
      <w:r>
        <w:rPr>
          <w:rFonts w:hint="cs"/>
          <w:rtl/>
        </w:rPr>
        <w:t>וד לפקידי האוצר. הרי הימים האלה ייזכרו לכם לדיראון עולם.</w:t>
      </w:r>
    </w:p>
    <w:p w14:paraId="7F2300BE" w14:textId="77777777" w:rsidR="00000000" w:rsidRDefault="007C71EE">
      <w:pPr>
        <w:pStyle w:val="SpeakerCon"/>
        <w:rPr>
          <w:rFonts w:hint="cs"/>
          <w:b w:val="0"/>
          <w:bCs w:val="0"/>
          <w:u w:val="none"/>
          <w:rtl/>
        </w:rPr>
      </w:pPr>
    </w:p>
    <w:p w14:paraId="7CE075ED" w14:textId="77777777" w:rsidR="00000000" w:rsidRDefault="007C71EE">
      <w:pPr>
        <w:pStyle w:val="ac"/>
        <w:rPr>
          <w:rtl/>
        </w:rPr>
      </w:pPr>
      <w:r>
        <w:rPr>
          <w:rFonts w:hint="eastAsia"/>
          <w:rtl/>
        </w:rPr>
        <w:t>אברהם</w:t>
      </w:r>
      <w:r>
        <w:rPr>
          <w:rtl/>
        </w:rPr>
        <w:t xml:space="preserve"> בורג (העבודה-מימד):</w:t>
      </w:r>
    </w:p>
    <w:p w14:paraId="4A18FD82" w14:textId="77777777" w:rsidR="00000000" w:rsidRDefault="007C71EE">
      <w:pPr>
        <w:pStyle w:val="a"/>
        <w:rPr>
          <w:rFonts w:hint="cs"/>
          <w:rtl/>
        </w:rPr>
      </w:pPr>
    </w:p>
    <w:p w14:paraId="3BC23A2B" w14:textId="77777777" w:rsidR="00000000" w:rsidRDefault="007C71EE">
      <w:pPr>
        <w:pStyle w:val="a"/>
        <w:rPr>
          <w:rFonts w:hint="cs"/>
          <w:rtl/>
        </w:rPr>
      </w:pPr>
      <w:r>
        <w:rPr>
          <w:rFonts w:hint="cs"/>
          <w:rtl/>
        </w:rPr>
        <w:t>הם יהיו יותר רגועים.</w:t>
      </w:r>
    </w:p>
    <w:p w14:paraId="253E6A93" w14:textId="77777777" w:rsidR="00000000" w:rsidRDefault="007C71EE">
      <w:pPr>
        <w:pStyle w:val="a"/>
        <w:rPr>
          <w:rFonts w:hint="cs"/>
          <w:rtl/>
        </w:rPr>
      </w:pPr>
    </w:p>
    <w:p w14:paraId="668B52E8" w14:textId="77777777" w:rsidR="00000000" w:rsidRDefault="007C71EE">
      <w:pPr>
        <w:pStyle w:val="SpeakerCon"/>
        <w:rPr>
          <w:rtl/>
        </w:rPr>
      </w:pPr>
      <w:bookmarkStart w:id="1153" w:name="FS000000526T27_05_2003_11_02_43C"/>
      <w:bookmarkEnd w:id="1153"/>
      <w:r>
        <w:rPr>
          <w:rtl/>
        </w:rPr>
        <w:t>משה גפני (יהדות התורה):</w:t>
      </w:r>
    </w:p>
    <w:p w14:paraId="09F86F64" w14:textId="77777777" w:rsidR="00000000" w:rsidRDefault="007C71EE">
      <w:pPr>
        <w:pStyle w:val="a"/>
        <w:rPr>
          <w:rtl/>
        </w:rPr>
      </w:pPr>
    </w:p>
    <w:p w14:paraId="1AD61264" w14:textId="77777777" w:rsidR="00000000" w:rsidRDefault="007C71EE">
      <w:pPr>
        <w:pStyle w:val="a"/>
        <w:rPr>
          <w:rFonts w:hint="cs"/>
          <w:rtl/>
        </w:rPr>
      </w:pPr>
      <w:r>
        <w:rPr>
          <w:rFonts w:hint="cs"/>
          <w:rtl/>
        </w:rPr>
        <w:t>לא, לא. תאמין לי, אני מכיר רבים מחברי הליכוד שאתה תראה בעוד זמן  לא רב מתנהגים אחרת, מתנהגים על-פי מצפונם.</w:t>
      </w:r>
    </w:p>
    <w:p w14:paraId="218C4F9C" w14:textId="77777777" w:rsidR="00000000" w:rsidRDefault="007C71EE">
      <w:pPr>
        <w:pStyle w:val="a"/>
        <w:rPr>
          <w:rFonts w:hint="cs"/>
          <w:rtl/>
        </w:rPr>
      </w:pPr>
    </w:p>
    <w:p w14:paraId="1ED6DFE0" w14:textId="77777777" w:rsidR="00000000" w:rsidRDefault="007C71EE">
      <w:pPr>
        <w:pStyle w:val="ac"/>
        <w:rPr>
          <w:rtl/>
        </w:rPr>
      </w:pPr>
      <w:r>
        <w:rPr>
          <w:rFonts w:hint="eastAsia"/>
          <w:rtl/>
        </w:rPr>
        <w:t>אברהם</w:t>
      </w:r>
      <w:r>
        <w:rPr>
          <w:rtl/>
        </w:rPr>
        <w:t xml:space="preserve"> בורג (העבו</w:t>
      </w:r>
      <w:r>
        <w:rPr>
          <w:rtl/>
        </w:rPr>
        <w:t>דה-מימד):</w:t>
      </w:r>
    </w:p>
    <w:p w14:paraId="345763CD" w14:textId="77777777" w:rsidR="00000000" w:rsidRDefault="007C71EE">
      <w:pPr>
        <w:pStyle w:val="a"/>
        <w:rPr>
          <w:rFonts w:hint="cs"/>
          <w:rtl/>
        </w:rPr>
      </w:pPr>
    </w:p>
    <w:p w14:paraId="179C77A2" w14:textId="77777777" w:rsidR="00000000" w:rsidRDefault="007C71EE">
      <w:pPr>
        <w:pStyle w:val="a"/>
        <w:rPr>
          <w:rFonts w:hint="cs"/>
          <w:rtl/>
        </w:rPr>
      </w:pPr>
      <w:r>
        <w:rPr>
          <w:rFonts w:hint="cs"/>
          <w:rtl/>
        </w:rPr>
        <w:t>- - -</w:t>
      </w:r>
    </w:p>
    <w:p w14:paraId="68A63241" w14:textId="77777777" w:rsidR="00000000" w:rsidRDefault="007C71EE">
      <w:pPr>
        <w:pStyle w:val="a"/>
        <w:rPr>
          <w:rFonts w:hint="cs"/>
          <w:rtl/>
        </w:rPr>
      </w:pPr>
    </w:p>
    <w:p w14:paraId="4AE2CE7D" w14:textId="77777777" w:rsidR="00000000" w:rsidRDefault="007C71EE">
      <w:pPr>
        <w:pStyle w:val="SpeakerCon"/>
        <w:rPr>
          <w:rtl/>
        </w:rPr>
      </w:pPr>
      <w:bookmarkStart w:id="1154" w:name="FS000000526T27_05_2003_11_03_36C"/>
      <w:bookmarkEnd w:id="1154"/>
      <w:r>
        <w:rPr>
          <w:rtl/>
        </w:rPr>
        <w:t>משה גפני (יהדות התורה):</w:t>
      </w:r>
    </w:p>
    <w:p w14:paraId="7A187A4E" w14:textId="77777777" w:rsidR="00000000" w:rsidRDefault="007C71EE">
      <w:pPr>
        <w:pStyle w:val="a"/>
        <w:rPr>
          <w:rtl/>
        </w:rPr>
      </w:pPr>
    </w:p>
    <w:p w14:paraId="18190DEE" w14:textId="77777777" w:rsidR="00000000" w:rsidRDefault="007C71EE">
      <w:pPr>
        <w:pStyle w:val="a"/>
        <w:rPr>
          <w:rFonts w:hint="cs"/>
          <w:rtl/>
        </w:rPr>
      </w:pPr>
      <w:r>
        <w:rPr>
          <w:rFonts w:hint="cs"/>
          <w:rtl/>
        </w:rPr>
        <w:t xml:space="preserve">נכון. </w:t>
      </w:r>
    </w:p>
    <w:p w14:paraId="1438263A" w14:textId="77777777" w:rsidR="00000000" w:rsidRDefault="007C71EE">
      <w:pPr>
        <w:pStyle w:val="a"/>
        <w:rPr>
          <w:rFonts w:hint="cs"/>
          <w:rtl/>
        </w:rPr>
      </w:pPr>
    </w:p>
    <w:p w14:paraId="491F2C7A" w14:textId="77777777" w:rsidR="00000000" w:rsidRDefault="007C71EE">
      <w:pPr>
        <w:pStyle w:val="ac"/>
        <w:rPr>
          <w:rtl/>
        </w:rPr>
      </w:pPr>
      <w:r>
        <w:rPr>
          <w:rFonts w:hint="eastAsia"/>
          <w:rtl/>
        </w:rPr>
        <w:t>יצחק</w:t>
      </w:r>
      <w:r>
        <w:rPr>
          <w:rtl/>
        </w:rPr>
        <w:t xml:space="preserve"> כהן (ש"ס):</w:t>
      </w:r>
    </w:p>
    <w:p w14:paraId="4BFA2102" w14:textId="77777777" w:rsidR="00000000" w:rsidRDefault="007C71EE">
      <w:pPr>
        <w:pStyle w:val="a"/>
        <w:rPr>
          <w:rFonts w:hint="cs"/>
          <w:rtl/>
        </w:rPr>
      </w:pPr>
    </w:p>
    <w:p w14:paraId="55D117A7" w14:textId="77777777" w:rsidR="00000000" w:rsidRDefault="007C71EE">
      <w:pPr>
        <w:pStyle w:val="a"/>
        <w:rPr>
          <w:rFonts w:hint="cs"/>
          <w:rtl/>
        </w:rPr>
      </w:pPr>
      <w:r>
        <w:rPr>
          <w:rFonts w:hint="cs"/>
          <w:rtl/>
        </w:rPr>
        <w:t>בוקר טוב, מוישה.</w:t>
      </w:r>
    </w:p>
    <w:p w14:paraId="518537E9" w14:textId="77777777" w:rsidR="00000000" w:rsidRDefault="007C71EE">
      <w:pPr>
        <w:pStyle w:val="a"/>
        <w:rPr>
          <w:rFonts w:hint="cs"/>
          <w:rtl/>
        </w:rPr>
      </w:pPr>
    </w:p>
    <w:p w14:paraId="7EBEC21A" w14:textId="77777777" w:rsidR="00000000" w:rsidRDefault="007C71EE">
      <w:pPr>
        <w:pStyle w:val="SpeakerCon"/>
        <w:rPr>
          <w:rtl/>
        </w:rPr>
      </w:pPr>
      <w:bookmarkStart w:id="1155" w:name="FS000000526T27_05_2003_11_03_59C"/>
      <w:bookmarkEnd w:id="1155"/>
      <w:r>
        <w:rPr>
          <w:rtl/>
        </w:rPr>
        <w:t>משה גפני (יהדות התורה):</w:t>
      </w:r>
    </w:p>
    <w:p w14:paraId="77296530" w14:textId="77777777" w:rsidR="00000000" w:rsidRDefault="007C71EE">
      <w:pPr>
        <w:pStyle w:val="a"/>
        <w:rPr>
          <w:rtl/>
        </w:rPr>
      </w:pPr>
    </w:p>
    <w:p w14:paraId="0A1BEB7C" w14:textId="77777777" w:rsidR="00000000" w:rsidRDefault="007C71EE">
      <w:pPr>
        <w:pStyle w:val="a"/>
        <w:ind w:firstLine="720"/>
        <w:rPr>
          <w:rFonts w:hint="cs"/>
          <w:rtl/>
        </w:rPr>
      </w:pPr>
      <w:r>
        <w:rPr>
          <w:rFonts w:hint="cs"/>
          <w:rtl/>
        </w:rPr>
        <w:t xml:space="preserve">בוקר אור. עכשיו אני מדבר על ועדת הכספים. חבר הכנסת אברום בורג, כדאי לך לשמוע. </w:t>
      </w:r>
    </w:p>
    <w:p w14:paraId="6C25B010" w14:textId="77777777" w:rsidR="00000000" w:rsidRDefault="007C71EE">
      <w:pPr>
        <w:pStyle w:val="a"/>
        <w:ind w:firstLine="720"/>
        <w:rPr>
          <w:rFonts w:hint="cs"/>
          <w:rtl/>
        </w:rPr>
      </w:pPr>
    </w:p>
    <w:p w14:paraId="7CE0429B" w14:textId="77777777" w:rsidR="00000000" w:rsidRDefault="007C71EE">
      <w:pPr>
        <w:pStyle w:val="a"/>
        <w:ind w:firstLine="720"/>
        <w:rPr>
          <w:rFonts w:hint="cs"/>
          <w:rtl/>
        </w:rPr>
      </w:pPr>
      <w:r>
        <w:rPr>
          <w:rFonts w:hint="cs"/>
          <w:rtl/>
        </w:rPr>
        <w:t>ואז חוזרים חברי הקואליציה פנימה וחוזרים בהם מהצבעתם, לרבות שני חב</w:t>
      </w:r>
      <w:r>
        <w:rPr>
          <w:rFonts w:hint="cs"/>
          <w:rtl/>
        </w:rPr>
        <w:t xml:space="preserve">רי שינוי, מצביעים נגד והערבה התיכונה יצאה. משולל כל היגיון - טוב. הייתי בטוח שהפעילו עליהם מכבש מפני שהמצב הכלכלי מאוד קשה ואין ברירה. אפילו מעניים, אפילו מכאלה שבאמת מגיע להם לוקחים - בסדר. דקה אחרי זה מגיעות להצבעה הטבות מס לכפר-ורדים. כפר-ורדים הוא כפר </w:t>
      </w:r>
      <w:r>
        <w:rPr>
          <w:rFonts w:hint="cs"/>
          <w:rtl/>
        </w:rPr>
        <w:t xml:space="preserve">עשיר, כולם יודעים. סטף ורטהיימר שם הוא הפטרון של שינוי. </w:t>
      </w:r>
    </w:p>
    <w:p w14:paraId="42682A9F" w14:textId="77777777" w:rsidR="00000000" w:rsidRDefault="007C71EE">
      <w:pPr>
        <w:pStyle w:val="a"/>
        <w:ind w:firstLine="720"/>
        <w:rPr>
          <w:rFonts w:hint="cs"/>
          <w:rtl/>
        </w:rPr>
      </w:pPr>
    </w:p>
    <w:p w14:paraId="3137E869" w14:textId="77777777" w:rsidR="00000000" w:rsidRDefault="007C71EE">
      <w:pPr>
        <w:pStyle w:val="ac"/>
        <w:rPr>
          <w:rtl/>
        </w:rPr>
      </w:pPr>
      <w:r>
        <w:rPr>
          <w:rFonts w:hint="eastAsia"/>
          <w:rtl/>
        </w:rPr>
        <w:t>מל</w:t>
      </w:r>
      <w:r>
        <w:rPr>
          <w:rtl/>
        </w:rPr>
        <w:t xml:space="preserve"> פולישוק-בלוך (שינוי):</w:t>
      </w:r>
    </w:p>
    <w:p w14:paraId="48DBC508" w14:textId="77777777" w:rsidR="00000000" w:rsidRDefault="007C71EE">
      <w:pPr>
        <w:pStyle w:val="a"/>
        <w:rPr>
          <w:rFonts w:hint="cs"/>
          <w:rtl/>
        </w:rPr>
      </w:pPr>
    </w:p>
    <w:p w14:paraId="3222A949" w14:textId="77777777" w:rsidR="00000000" w:rsidRDefault="007C71EE">
      <w:pPr>
        <w:pStyle w:val="a"/>
        <w:rPr>
          <w:rFonts w:hint="cs"/>
          <w:rtl/>
        </w:rPr>
      </w:pPr>
      <w:r>
        <w:rPr>
          <w:rFonts w:hint="cs"/>
          <w:rtl/>
        </w:rPr>
        <w:t>הוא גר בנהרייה.</w:t>
      </w:r>
    </w:p>
    <w:p w14:paraId="76C52624" w14:textId="77777777" w:rsidR="00000000" w:rsidRDefault="007C71EE">
      <w:pPr>
        <w:pStyle w:val="a"/>
        <w:rPr>
          <w:rFonts w:hint="cs"/>
          <w:rtl/>
        </w:rPr>
      </w:pPr>
    </w:p>
    <w:p w14:paraId="04551E01" w14:textId="77777777" w:rsidR="00000000" w:rsidRDefault="007C71EE">
      <w:pPr>
        <w:pStyle w:val="SpeakerCon"/>
        <w:rPr>
          <w:rtl/>
        </w:rPr>
      </w:pPr>
      <w:bookmarkStart w:id="1156" w:name="FS000000526T27_05_2003_11_08_44C"/>
      <w:bookmarkEnd w:id="1156"/>
    </w:p>
    <w:p w14:paraId="506CC7A2" w14:textId="77777777" w:rsidR="00000000" w:rsidRDefault="007C71EE">
      <w:pPr>
        <w:pStyle w:val="SpeakerCon"/>
        <w:rPr>
          <w:rtl/>
        </w:rPr>
      </w:pPr>
      <w:r>
        <w:rPr>
          <w:rFonts w:hint="eastAsia"/>
          <w:rtl/>
        </w:rPr>
        <w:t>משה</w:t>
      </w:r>
      <w:r>
        <w:rPr>
          <w:rtl/>
        </w:rPr>
        <w:t xml:space="preserve"> גפני (יהדות התורה):</w:t>
      </w:r>
    </w:p>
    <w:p w14:paraId="78335F53" w14:textId="77777777" w:rsidR="00000000" w:rsidRDefault="007C71EE">
      <w:pPr>
        <w:pStyle w:val="a"/>
        <w:rPr>
          <w:rFonts w:hint="cs"/>
          <w:rtl/>
        </w:rPr>
      </w:pPr>
    </w:p>
    <w:p w14:paraId="65DCEC4F" w14:textId="77777777" w:rsidR="00000000" w:rsidRDefault="007C71EE">
      <w:pPr>
        <w:pStyle w:val="a"/>
        <w:rPr>
          <w:rFonts w:hint="cs"/>
          <w:rtl/>
        </w:rPr>
      </w:pPr>
      <w:r>
        <w:rPr>
          <w:rFonts w:hint="cs"/>
          <w:rtl/>
        </w:rPr>
        <w:t xml:space="preserve">מה זה משנה. כפר-ורדים זה הוא. אגב, את יכולה אולי להגיד לי על מי אמר טומי לפיד זנב? סתם, אני פשוט ראיתי בעיתון. </w:t>
      </w:r>
    </w:p>
    <w:p w14:paraId="676287F6" w14:textId="77777777" w:rsidR="00000000" w:rsidRDefault="007C71EE">
      <w:pPr>
        <w:pStyle w:val="a"/>
        <w:rPr>
          <w:rFonts w:hint="cs"/>
          <w:rtl/>
        </w:rPr>
      </w:pPr>
    </w:p>
    <w:p w14:paraId="4A06CC79" w14:textId="77777777" w:rsidR="00000000" w:rsidRDefault="007C71EE">
      <w:pPr>
        <w:pStyle w:val="ac"/>
        <w:rPr>
          <w:rtl/>
        </w:rPr>
      </w:pPr>
      <w:r>
        <w:rPr>
          <w:rFonts w:hint="eastAsia"/>
          <w:rtl/>
        </w:rPr>
        <w:t>אברהם</w:t>
      </w:r>
      <w:r>
        <w:rPr>
          <w:rtl/>
        </w:rPr>
        <w:t xml:space="preserve"> בורג (העבו</w:t>
      </w:r>
      <w:r>
        <w:rPr>
          <w:rtl/>
        </w:rPr>
        <w:t>דה-מימד):</w:t>
      </w:r>
    </w:p>
    <w:p w14:paraId="01DF0B36" w14:textId="77777777" w:rsidR="00000000" w:rsidRDefault="007C71EE">
      <w:pPr>
        <w:pStyle w:val="a"/>
        <w:rPr>
          <w:rFonts w:hint="cs"/>
          <w:rtl/>
        </w:rPr>
      </w:pPr>
    </w:p>
    <w:p w14:paraId="64BDD482" w14:textId="77777777" w:rsidR="00000000" w:rsidRDefault="007C71EE">
      <w:pPr>
        <w:pStyle w:val="a"/>
        <w:rPr>
          <w:rFonts w:hint="cs"/>
          <w:rtl/>
        </w:rPr>
      </w:pPr>
      <w:r>
        <w:rPr>
          <w:rFonts w:hint="cs"/>
          <w:rtl/>
        </w:rPr>
        <w:t xml:space="preserve">האדמו"ר טומי לפיד. </w:t>
      </w:r>
    </w:p>
    <w:p w14:paraId="618E5A6A" w14:textId="77777777" w:rsidR="00000000" w:rsidRDefault="007C71EE">
      <w:pPr>
        <w:pStyle w:val="a"/>
        <w:rPr>
          <w:rFonts w:hint="cs"/>
          <w:rtl/>
        </w:rPr>
      </w:pPr>
    </w:p>
    <w:p w14:paraId="2D2F8786" w14:textId="77777777" w:rsidR="00000000" w:rsidRDefault="007C71EE">
      <w:pPr>
        <w:pStyle w:val="ac"/>
        <w:rPr>
          <w:rtl/>
        </w:rPr>
      </w:pPr>
      <w:r>
        <w:rPr>
          <w:rtl/>
        </w:rPr>
        <w:t>מל פולישוק-בלוך (שינוי):</w:t>
      </w:r>
    </w:p>
    <w:p w14:paraId="136EF28E" w14:textId="77777777" w:rsidR="00000000" w:rsidRDefault="007C71EE">
      <w:pPr>
        <w:pStyle w:val="a"/>
        <w:rPr>
          <w:rtl/>
        </w:rPr>
      </w:pPr>
    </w:p>
    <w:p w14:paraId="225BE105" w14:textId="77777777" w:rsidR="00000000" w:rsidRDefault="007C71EE">
      <w:pPr>
        <w:pStyle w:val="a"/>
        <w:rPr>
          <w:rFonts w:hint="cs"/>
          <w:rtl/>
        </w:rPr>
      </w:pPr>
      <w:r>
        <w:rPr>
          <w:rFonts w:hint="cs"/>
          <w:rtl/>
        </w:rPr>
        <w:t>- - -</w:t>
      </w:r>
    </w:p>
    <w:p w14:paraId="39D42F78" w14:textId="77777777" w:rsidR="00000000" w:rsidRDefault="007C71EE">
      <w:pPr>
        <w:pStyle w:val="a"/>
        <w:rPr>
          <w:rFonts w:hint="cs"/>
          <w:rtl/>
        </w:rPr>
      </w:pPr>
    </w:p>
    <w:p w14:paraId="1C2DE058" w14:textId="77777777" w:rsidR="00000000" w:rsidRDefault="007C71EE">
      <w:pPr>
        <w:pStyle w:val="ac"/>
        <w:rPr>
          <w:rtl/>
        </w:rPr>
      </w:pPr>
      <w:r>
        <w:rPr>
          <w:rFonts w:hint="eastAsia"/>
          <w:rtl/>
        </w:rPr>
        <w:t>אברהם</w:t>
      </w:r>
      <w:r>
        <w:rPr>
          <w:rtl/>
        </w:rPr>
        <w:t xml:space="preserve"> בורג (העבודה-מימד):</w:t>
      </w:r>
    </w:p>
    <w:p w14:paraId="270449F7" w14:textId="77777777" w:rsidR="00000000" w:rsidRDefault="007C71EE">
      <w:pPr>
        <w:pStyle w:val="a"/>
        <w:rPr>
          <w:rFonts w:hint="cs"/>
          <w:rtl/>
        </w:rPr>
      </w:pPr>
    </w:p>
    <w:p w14:paraId="6A9652D5" w14:textId="77777777" w:rsidR="00000000" w:rsidRDefault="007C71EE">
      <w:pPr>
        <w:pStyle w:val="SpeakerCon"/>
        <w:ind w:firstLine="720"/>
        <w:rPr>
          <w:rFonts w:hint="cs"/>
          <w:b w:val="0"/>
          <w:bCs w:val="0"/>
          <w:u w:val="none"/>
          <w:rtl/>
        </w:rPr>
      </w:pPr>
      <w:r>
        <w:rPr>
          <w:rFonts w:hint="cs"/>
          <w:b w:val="0"/>
          <w:bCs w:val="0"/>
          <w:u w:val="none"/>
          <w:rtl/>
        </w:rPr>
        <w:t xml:space="preserve">שמעתי שהכתירו אותו בסיעה בתור אדמו"ר. </w:t>
      </w:r>
      <w:bookmarkStart w:id="1157" w:name="FS000000526T27_05_2003_11_12_21C"/>
      <w:bookmarkEnd w:id="1157"/>
    </w:p>
    <w:p w14:paraId="23F4A7DF" w14:textId="77777777" w:rsidR="00000000" w:rsidRDefault="007C71EE">
      <w:pPr>
        <w:pStyle w:val="SpeakerCon"/>
        <w:rPr>
          <w:rFonts w:hint="cs"/>
          <w:b w:val="0"/>
          <w:bCs w:val="0"/>
          <w:u w:val="none"/>
          <w:rtl/>
        </w:rPr>
      </w:pPr>
    </w:p>
    <w:p w14:paraId="7BD8DE77" w14:textId="77777777" w:rsidR="00000000" w:rsidRDefault="007C71EE">
      <w:pPr>
        <w:pStyle w:val="SpeakerCon"/>
        <w:rPr>
          <w:rFonts w:hint="cs"/>
          <w:rtl/>
        </w:rPr>
      </w:pPr>
    </w:p>
    <w:p w14:paraId="49DB6DDF" w14:textId="77777777" w:rsidR="00000000" w:rsidRDefault="007C71EE">
      <w:pPr>
        <w:pStyle w:val="SpeakerCon"/>
        <w:rPr>
          <w:rtl/>
        </w:rPr>
      </w:pPr>
      <w:r>
        <w:rPr>
          <w:rFonts w:hint="eastAsia"/>
          <w:rtl/>
        </w:rPr>
        <w:t>משה</w:t>
      </w:r>
      <w:r>
        <w:rPr>
          <w:rtl/>
        </w:rPr>
        <w:t xml:space="preserve"> גפני (יהדות התורה):</w:t>
      </w:r>
    </w:p>
    <w:p w14:paraId="0212DA8F" w14:textId="77777777" w:rsidR="00000000" w:rsidRDefault="007C71EE">
      <w:pPr>
        <w:pStyle w:val="a"/>
        <w:rPr>
          <w:rtl/>
        </w:rPr>
      </w:pPr>
    </w:p>
    <w:p w14:paraId="28574B8F" w14:textId="77777777" w:rsidR="00000000" w:rsidRDefault="007C71EE">
      <w:pPr>
        <w:pStyle w:val="a"/>
        <w:rPr>
          <w:rFonts w:hint="cs"/>
          <w:rtl/>
        </w:rPr>
      </w:pPr>
      <w:r>
        <w:rPr>
          <w:rFonts w:hint="cs"/>
          <w:rtl/>
        </w:rPr>
        <w:t>באמת?</w:t>
      </w:r>
    </w:p>
    <w:p w14:paraId="37FA7BDA" w14:textId="77777777" w:rsidR="00000000" w:rsidRDefault="007C71EE">
      <w:pPr>
        <w:pStyle w:val="a"/>
        <w:rPr>
          <w:rFonts w:hint="cs"/>
          <w:rtl/>
        </w:rPr>
      </w:pPr>
    </w:p>
    <w:p w14:paraId="1F6E2EF1" w14:textId="77777777" w:rsidR="00000000" w:rsidRDefault="007C71EE">
      <w:pPr>
        <w:pStyle w:val="ac"/>
        <w:rPr>
          <w:rtl/>
        </w:rPr>
      </w:pPr>
      <w:r>
        <w:rPr>
          <w:rFonts w:hint="eastAsia"/>
          <w:rtl/>
        </w:rPr>
        <w:t>אברהם</w:t>
      </w:r>
      <w:r>
        <w:rPr>
          <w:rtl/>
        </w:rPr>
        <w:t xml:space="preserve"> בורג (העבודה-מימד):</w:t>
      </w:r>
    </w:p>
    <w:p w14:paraId="610B97BC" w14:textId="77777777" w:rsidR="00000000" w:rsidRDefault="007C71EE">
      <w:pPr>
        <w:pStyle w:val="a"/>
        <w:rPr>
          <w:rFonts w:hint="cs"/>
          <w:rtl/>
        </w:rPr>
      </w:pPr>
    </w:p>
    <w:p w14:paraId="14C8EC61" w14:textId="77777777" w:rsidR="00000000" w:rsidRDefault="007C71EE">
      <w:pPr>
        <w:pStyle w:val="a"/>
        <w:rPr>
          <w:rFonts w:hint="cs"/>
          <w:rtl/>
        </w:rPr>
      </w:pPr>
      <w:r>
        <w:rPr>
          <w:rFonts w:hint="cs"/>
          <w:rtl/>
        </w:rPr>
        <w:t>היה כתוב שחבר הכנסת חמי דורון אמר לו: אתה לא האדמו"ר שלנו - - -</w:t>
      </w:r>
    </w:p>
    <w:p w14:paraId="7B20F9FC" w14:textId="77777777" w:rsidR="00000000" w:rsidRDefault="007C71EE">
      <w:pPr>
        <w:pStyle w:val="a"/>
        <w:rPr>
          <w:rFonts w:hint="cs"/>
          <w:rtl/>
        </w:rPr>
      </w:pPr>
    </w:p>
    <w:p w14:paraId="3B2333F4" w14:textId="77777777" w:rsidR="00000000" w:rsidRDefault="007C71EE">
      <w:pPr>
        <w:pStyle w:val="SpeakerCon"/>
        <w:rPr>
          <w:rtl/>
        </w:rPr>
      </w:pPr>
      <w:bookmarkStart w:id="1158" w:name="FS000000526T27_05_2003_11_13_58C"/>
      <w:bookmarkEnd w:id="1158"/>
      <w:r>
        <w:rPr>
          <w:rtl/>
        </w:rPr>
        <w:t>משה גפני (יהדות התורה):</w:t>
      </w:r>
    </w:p>
    <w:p w14:paraId="508CF7C6" w14:textId="77777777" w:rsidR="00000000" w:rsidRDefault="007C71EE">
      <w:pPr>
        <w:pStyle w:val="a"/>
        <w:rPr>
          <w:rtl/>
        </w:rPr>
      </w:pPr>
    </w:p>
    <w:p w14:paraId="4B0A427E" w14:textId="77777777" w:rsidR="00000000" w:rsidRDefault="007C71EE">
      <w:pPr>
        <w:pStyle w:val="a"/>
        <w:rPr>
          <w:rFonts w:hint="cs"/>
          <w:rtl/>
        </w:rPr>
      </w:pPr>
      <w:r>
        <w:rPr>
          <w:rFonts w:hint="cs"/>
          <w:rtl/>
        </w:rPr>
        <w:t>חמי דורון אמר לו שהוא לא האדמו"ר? זה פשוט כפירה בעיקר.</w:t>
      </w:r>
    </w:p>
    <w:p w14:paraId="63A5B443" w14:textId="77777777" w:rsidR="00000000" w:rsidRDefault="007C71EE">
      <w:pPr>
        <w:pStyle w:val="a"/>
        <w:rPr>
          <w:rFonts w:hint="cs"/>
          <w:rtl/>
        </w:rPr>
      </w:pPr>
    </w:p>
    <w:p w14:paraId="67015C08" w14:textId="77777777" w:rsidR="00000000" w:rsidRDefault="007C71EE">
      <w:pPr>
        <w:pStyle w:val="ac"/>
        <w:rPr>
          <w:rtl/>
        </w:rPr>
      </w:pPr>
      <w:r>
        <w:rPr>
          <w:rFonts w:hint="eastAsia"/>
          <w:rtl/>
        </w:rPr>
        <w:t>חיים</w:t>
      </w:r>
      <w:r>
        <w:rPr>
          <w:rtl/>
        </w:rPr>
        <w:t xml:space="preserve"> אורון (מרצ):</w:t>
      </w:r>
    </w:p>
    <w:p w14:paraId="3A349C1D" w14:textId="77777777" w:rsidR="00000000" w:rsidRDefault="007C71EE">
      <w:pPr>
        <w:pStyle w:val="a"/>
        <w:rPr>
          <w:rFonts w:hint="cs"/>
          <w:rtl/>
        </w:rPr>
      </w:pPr>
    </w:p>
    <w:p w14:paraId="0F55CC05" w14:textId="77777777" w:rsidR="00000000" w:rsidRDefault="007C71EE">
      <w:pPr>
        <w:pStyle w:val="a"/>
        <w:rPr>
          <w:rFonts w:hint="cs"/>
          <w:rtl/>
        </w:rPr>
      </w:pPr>
      <w:r>
        <w:rPr>
          <w:rFonts w:hint="cs"/>
          <w:rtl/>
        </w:rPr>
        <w:t>מה עניין הזנבות לפה?</w:t>
      </w:r>
    </w:p>
    <w:p w14:paraId="69809A3B" w14:textId="77777777" w:rsidR="00000000" w:rsidRDefault="007C71EE">
      <w:pPr>
        <w:pStyle w:val="a"/>
        <w:rPr>
          <w:rFonts w:hint="cs"/>
          <w:rtl/>
        </w:rPr>
      </w:pPr>
    </w:p>
    <w:p w14:paraId="05A9AF0A" w14:textId="77777777" w:rsidR="00000000" w:rsidRDefault="007C71EE">
      <w:pPr>
        <w:pStyle w:val="SpeakerCon"/>
        <w:rPr>
          <w:rtl/>
        </w:rPr>
      </w:pPr>
      <w:bookmarkStart w:id="1159" w:name="FS000000526T27_05_2003_11_15_51C"/>
      <w:bookmarkEnd w:id="1159"/>
      <w:r>
        <w:rPr>
          <w:rFonts w:hint="eastAsia"/>
          <w:rtl/>
        </w:rPr>
        <w:t>משה</w:t>
      </w:r>
      <w:r>
        <w:rPr>
          <w:rtl/>
        </w:rPr>
        <w:t xml:space="preserve"> גפני (יהדות התורה):</w:t>
      </w:r>
    </w:p>
    <w:p w14:paraId="59ACD1CC" w14:textId="77777777" w:rsidR="00000000" w:rsidRDefault="007C71EE">
      <w:pPr>
        <w:pStyle w:val="a"/>
        <w:rPr>
          <w:rFonts w:hint="cs"/>
          <w:rtl/>
        </w:rPr>
      </w:pPr>
    </w:p>
    <w:p w14:paraId="55F95DAB" w14:textId="77777777" w:rsidR="00000000" w:rsidRDefault="007C71EE">
      <w:pPr>
        <w:pStyle w:val="a"/>
        <w:rPr>
          <w:rFonts w:hint="cs"/>
          <w:rtl/>
        </w:rPr>
      </w:pPr>
      <w:r>
        <w:rPr>
          <w:rFonts w:hint="cs"/>
          <w:rtl/>
        </w:rPr>
        <w:t>עניין אותי על מי הוא אמר זנב, מפני שראיתי שאת חמי דורון החליפו בוועדה המשותפת של ועדת החוץ והביטחון ווועדת ה</w:t>
      </w:r>
      <w:r>
        <w:rPr>
          <w:rFonts w:hint="cs"/>
          <w:rtl/>
        </w:rPr>
        <w:t xml:space="preserve">כספים ושמו במקומו את אילן ליבוביץ. </w:t>
      </w:r>
    </w:p>
    <w:p w14:paraId="5A8B4BCD" w14:textId="77777777" w:rsidR="00000000" w:rsidRDefault="007C71EE">
      <w:pPr>
        <w:pStyle w:val="a"/>
        <w:rPr>
          <w:rFonts w:hint="cs"/>
          <w:rtl/>
        </w:rPr>
      </w:pPr>
    </w:p>
    <w:p w14:paraId="2CE7D9C8" w14:textId="77777777" w:rsidR="00000000" w:rsidRDefault="007C71EE">
      <w:pPr>
        <w:pStyle w:val="ac"/>
        <w:rPr>
          <w:rtl/>
        </w:rPr>
      </w:pPr>
    </w:p>
    <w:p w14:paraId="559A8D1F" w14:textId="77777777" w:rsidR="00000000" w:rsidRDefault="007C71EE">
      <w:pPr>
        <w:pStyle w:val="ac"/>
        <w:rPr>
          <w:rtl/>
        </w:rPr>
      </w:pPr>
      <w:r>
        <w:rPr>
          <w:rFonts w:hint="eastAsia"/>
          <w:rtl/>
        </w:rPr>
        <w:t>אברהם</w:t>
      </w:r>
      <w:r>
        <w:rPr>
          <w:rtl/>
        </w:rPr>
        <w:t xml:space="preserve"> בורג (העבודה-מימד):</w:t>
      </w:r>
    </w:p>
    <w:p w14:paraId="2524B255" w14:textId="77777777" w:rsidR="00000000" w:rsidRDefault="007C71EE">
      <w:pPr>
        <w:pStyle w:val="a"/>
        <w:rPr>
          <w:rFonts w:hint="cs"/>
          <w:rtl/>
        </w:rPr>
      </w:pPr>
    </w:p>
    <w:p w14:paraId="0BDA3914" w14:textId="77777777" w:rsidR="00000000" w:rsidRDefault="007C71EE">
      <w:pPr>
        <w:pStyle w:val="a"/>
        <w:rPr>
          <w:rFonts w:hint="cs"/>
          <w:rtl/>
        </w:rPr>
      </w:pPr>
      <w:r>
        <w:rPr>
          <w:rFonts w:hint="cs"/>
          <w:rtl/>
        </w:rPr>
        <w:t>מתי היית פעם אחרונה בערבה?</w:t>
      </w:r>
    </w:p>
    <w:p w14:paraId="4DCC71B5" w14:textId="77777777" w:rsidR="00000000" w:rsidRDefault="007C71EE">
      <w:pPr>
        <w:pStyle w:val="a"/>
        <w:rPr>
          <w:rFonts w:hint="cs"/>
          <w:rtl/>
        </w:rPr>
      </w:pPr>
    </w:p>
    <w:p w14:paraId="3733047F" w14:textId="77777777" w:rsidR="00000000" w:rsidRDefault="007C71EE">
      <w:pPr>
        <w:pStyle w:val="SpeakerCon"/>
        <w:rPr>
          <w:rtl/>
        </w:rPr>
      </w:pPr>
      <w:bookmarkStart w:id="1160" w:name="FS000000526T27_05_2003_11_17_06C"/>
      <w:bookmarkEnd w:id="1160"/>
      <w:r>
        <w:rPr>
          <w:rtl/>
        </w:rPr>
        <w:t>משה גפני (יהדות התורה):</w:t>
      </w:r>
    </w:p>
    <w:p w14:paraId="3B404A83" w14:textId="77777777" w:rsidR="00000000" w:rsidRDefault="007C71EE">
      <w:pPr>
        <w:pStyle w:val="a"/>
        <w:rPr>
          <w:rtl/>
        </w:rPr>
      </w:pPr>
    </w:p>
    <w:p w14:paraId="2C775D48" w14:textId="77777777" w:rsidR="00000000" w:rsidRDefault="007C71EE">
      <w:pPr>
        <w:pStyle w:val="a"/>
        <w:rPr>
          <w:rFonts w:hint="cs"/>
          <w:rtl/>
        </w:rPr>
      </w:pPr>
      <w:r>
        <w:rPr>
          <w:rFonts w:hint="cs"/>
          <w:rtl/>
        </w:rPr>
        <w:t>לפני ארבעה חודשים.</w:t>
      </w:r>
    </w:p>
    <w:p w14:paraId="7A4256E3" w14:textId="77777777" w:rsidR="00000000" w:rsidRDefault="007C71EE">
      <w:pPr>
        <w:pStyle w:val="a"/>
        <w:rPr>
          <w:rFonts w:hint="cs"/>
          <w:rtl/>
        </w:rPr>
      </w:pPr>
    </w:p>
    <w:p w14:paraId="5E0C4A75" w14:textId="77777777" w:rsidR="00000000" w:rsidRDefault="007C71EE">
      <w:pPr>
        <w:pStyle w:val="ac"/>
        <w:rPr>
          <w:rtl/>
        </w:rPr>
      </w:pPr>
      <w:r>
        <w:rPr>
          <w:rFonts w:hint="eastAsia"/>
          <w:rtl/>
        </w:rPr>
        <w:t>אברהם</w:t>
      </w:r>
      <w:r>
        <w:rPr>
          <w:rtl/>
        </w:rPr>
        <w:t xml:space="preserve"> בורג (העבודה-מימד):</w:t>
      </w:r>
    </w:p>
    <w:p w14:paraId="18915E6C" w14:textId="77777777" w:rsidR="00000000" w:rsidRDefault="007C71EE">
      <w:pPr>
        <w:pStyle w:val="a"/>
        <w:rPr>
          <w:rFonts w:hint="cs"/>
          <w:rtl/>
        </w:rPr>
      </w:pPr>
    </w:p>
    <w:p w14:paraId="1BE008A3" w14:textId="77777777" w:rsidR="00000000" w:rsidRDefault="007C71EE">
      <w:pPr>
        <w:pStyle w:val="a"/>
        <w:rPr>
          <w:rFonts w:hint="cs"/>
          <w:rtl/>
        </w:rPr>
      </w:pPr>
      <w:r>
        <w:rPr>
          <w:rFonts w:hint="cs"/>
          <w:rtl/>
        </w:rPr>
        <w:t xml:space="preserve">בכניסה לערבה יש שלט גדול: הערבה בלי זבובים. יש לי הרגשה שגם פה יש ענייני זבובים. </w:t>
      </w:r>
    </w:p>
    <w:p w14:paraId="7CB81FEA" w14:textId="77777777" w:rsidR="00000000" w:rsidRDefault="007C71EE">
      <w:pPr>
        <w:pStyle w:val="a"/>
        <w:rPr>
          <w:rFonts w:hint="cs"/>
          <w:rtl/>
        </w:rPr>
      </w:pPr>
    </w:p>
    <w:p w14:paraId="3EAD57E2" w14:textId="77777777" w:rsidR="00000000" w:rsidRDefault="007C71EE">
      <w:pPr>
        <w:pStyle w:val="SpeakerCon"/>
        <w:rPr>
          <w:rtl/>
        </w:rPr>
      </w:pPr>
      <w:bookmarkStart w:id="1161" w:name="FS000000526T27_05_2003_11_18_08C"/>
      <w:bookmarkEnd w:id="1161"/>
      <w:r>
        <w:rPr>
          <w:rtl/>
        </w:rPr>
        <w:t>משה גפני</w:t>
      </w:r>
      <w:r>
        <w:rPr>
          <w:rtl/>
        </w:rPr>
        <w:t xml:space="preserve"> (יהדות התורה):</w:t>
      </w:r>
    </w:p>
    <w:p w14:paraId="1B1146F4" w14:textId="77777777" w:rsidR="00000000" w:rsidRDefault="007C71EE">
      <w:pPr>
        <w:pStyle w:val="a"/>
        <w:rPr>
          <w:rtl/>
        </w:rPr>
      </w:pPr>
    </w:p>
    <w:p w14:paraId="00DBCDEB" w14:textId="77777777" w:rsidR="00000000" w:rsidRDefault="007C71EE">
      <w:pPr>
        <w:pStyle w:val="a"/>
        <w:rPr>
          <w:rFonts w:hint="cs"/>
          <w:rtl/>
        </w:rPr>
      </w:pPr>
      <w:r>
        <w:rPr>
          <w:rFonts w:hint="cs"/>
          <w:rtl/>
        </w:rPr>
        <w:t xml:space="preserve">נכון, אנחנו נבדוק את זה אחרי זה. </w:t>
      </w:r>
    </w:p>
    <w:p w14:paraId="0B776A98" w14:textId="77777777" w:rsidR="00000000" w:rsidRDefault="007C71EE">
      <w:pPr>
        <w:pStyle w:val="a"/>
        <w:rPr>
          <w:rFonts w:hint="cs"/>
          <w:rtl/>
        </w:rPr>
      </w:pPr>
    </w:p>
    <w:p w14:paraId="7F4101DD" w14:textId="77777777" w:rsidR="00000000" w:rsidRDefault="007C71EE">
      <w:pPr>
        <w:pStyle w:val="ad"/>
        <w:rPr>
          <w:rtl/>
        </w:rPr>
      </w:pPr>
      <w:r>
        <w:rPr>
          <w:rtl/>
        </w:rPr>
        <w:t>היו"ר מיכאל נודלמן:</w:t>
      </w:r>
    </w:p>
    <w:p w14:paraId="7BF16CE9" w14:textId="77777777" w:rsidR="00000000" w:rsidRDefault="007C71EE">
      <w:pPr>
        <w:pStyle w:val="a"/>
        <w:rPr>
          <w:rtl/>
        </w:rPr>
      </w:pPr>
    </w:p>
    <w:p w14:paraId="77EC2558" w14:textId="77777777" w:rsidR="00000000" w:rsidRDefault="007C71EE">
      <w:pPr>
        <w:pStyle w:val="a"/>
        <w:rPr>
          <w:rFonts w:hint="cs"/>
          <w:rtl/>
        </w:rPr>
      </w:pPr>
      <w:r>
        <w:rPr>
          <w:rFonts w:hint="cs"/>
          <w:rtl/>
        </w:rPr>
        <w:t xml:space="preserve">חברי הכנסת, מספיק עם שטויות. </w:t>
      </w:r>
    </w:p>
    <w:p w14:paraId="3961A72B" w14:textId="77777777" w:rsidR="00000000" w:rsidRDefault="007C71EE">
      <w:pPr>
        <w:pStyle w:val="a"/>
        <w:rPr>
          <w:rFonts w:hint="cs"/>
          <w:rtl/>
        </w:rPr>
      </w:pPr>
    </w:p>
    <w:p w14:paraId="7256DC62" w14:textId="77777777" w:rsidR="00000000" w:rsidRDefault="007C71EE">
      <w:pPr>
        <w:pStyle w:val="ac"/>
        <w:rPr>
          <w:rtl/>
        </w:rPr>
      </w:pPr>
      <w:r>
        <w:rPr>
          <w:rFonts w:hint="eastAsia"/>
          <w:rtl/>
        </w:rPr>
        <w:t>חיים</w:t>
      </w:r>
      <w:r>
        <w:rPr>
          <w:rtl/>
        </w:rPr>
        <w:t xml:space="preserve"> אורון (מרצ):</w:t>
      </w:r>
    </w:p>
    <w:p w14:paraId="09518B8C" w14:textId="77777777" w:rsidR="00000000" w:rsidRDefault="007C71EE">
      <w:pPr>
        <w:pStyle w:val="a"/>
        <w:rPr>
          <w:rFonts w:hint="cs"/>
          <w:rtl/>
        </w:rPr>
      </w:pPr>
    </w:p>
    <w:p w14:paraId="18633BB9" w14:textId="77777777" w:rsidR="00000000" w:rsidRDefault="007C71EE">
      <w:pPr>
        <w:pStyle w:val="a"/>
        <w:rPr>
          <w:rFonts w:hint="cs"/>
          <w:rtl/>
        </w:rPr>
      </w:pPr>
      <w:r>
        <w:rPr>
          <w:rFonts w:hint="cs"/>
          <w:rtl/>
        </w:rPr>
        <w:t xml:space="preserve">המושג הוא לא ערבה בלי זבובים, המושג הוא - ערבה נקייה. </w:t>
      </w:r>
    </w:p>
    <w:p w14:paraId="31F6F516" w14:textId="77777777" w:rsidR="00000000" w:rsidRDefault="007C71EE">
      <w:pPr>
        <w:pStyle w:val="a"/>
        <w:rPr>
          <w:rFonts w:hint="cs"/>
          <w:rtl/>
        </w:rPr>
      </w:pPr>
    </w:p>
    <w:p w14:paraId="6A250E67" w14:textId="77777777" w:rsidR="00000000" w:rsidRDefault="007C71EE">
      <w:pPr>
        <w:pStyle w:val="ad"/>
        <w:rPr>
          <w:rtl/>
        </w:rPr>
      </w:pPr>
      <w:r>
        <w:rPr>
          <w:rtl/>
        </w:rPr>
        <w:t>היו"ר מיכאל נודלמן:</w:t>
      </w:r>
    </w:p>
    <w:p w14:paraId="2AA67536" w14:textId="77777777" w:rsidR="00000000" w:rsidRDefault="007C71EE">
      <w:pPr>
        <w:pStyle w:val="a"/>
        <w:rPr>
          <w:rtl/>
        </w:rPr>
      </w:pPr>
    </w:p>
    <w:p w14:paraId="4EEB72C1" w14:textId="77777777" w:rsidR="00000000" w:rsidRDefault="007C71EE">
      <w:pPr>
        <w:pStyle w:val="a"/>
        <w:rPr>
          <w:rFonts w:hint="cs"/>
          <w:rtl/>
        </w:rPr>
      </w:pPr>
      <w:r>
        <w:rPr>
          <w:rFonts w:hint="cs"/>
          <w:rtl/>
        </w:rPr>
        <w:t>חברי הכנסת, תנו לחבר הכנסת גפני לסיים. אחר כך תדברו בפרו</w:t>
      </w:r>
      <w:r>
        <w:rPr>
          <w:rFonts w:hint="cs"/>
          <w:rtl/>
        </w:rPr>
        <w:t>זדור.</w:t>
      </w:r>
    </w:p>
    <w:p w14:paraId="399E43A9" w14:textId="77777777" w:rsidR="00000000" w:rsidRDefault="007C71EE">
      <w:pPr>
        <w:pStyle w:val="a"/>
        <w:rPr>
          <w:rFonts w:hint="cs"/>
          <w:rtl/>
        </w:rPr>
      </w:pPr>
    </w:p>
    <w:p w14:paraId="0796734E" w14:textId="77777777" w:rsidR="00000000" w:rsidRDefault="007C71EE">
      <w:pPr>
        <w:pStyle w:val="ac"/>
        <w:rPr>
          <w:rtl/>
        </w:rPr>
      </w:pPr>
      <w:r>
        <w:rPr>
          <w:rFonts w:hint="eastAsia"/>
          <w:rtl/>
        </w:rPr>
        <w:t>חיים</w:t>
      </w:r>
      <w:r>
        <w:rPr>
          <w:rtl/>
        </w:rPr>
        <w:t xml:space="preserve"> אורון (מרצ):</w:t>
      </w:r>
    </w:p>
    <w:p w14:paraId="31D220B3" w14:textId="77777777" w:rsidR="00000000" w:rsidRDefault="007C71EE">
      <w:pPr>
        <w:pStyle w:val="a"/>
        <w:rPr>
          <w:rFonts w:hint="cs"/>
          <w:rtl/>
        </w:rPr>
      </w:pPr>
    </w:p>
    <w:p w14:paraId="653D30B1" w14:textId="77777777" w:rsidR="00000000" w:rsidRDefault="007C71EE">
      <w:pPr>
        <w:pStyle w:val="a"/>
        <w:rPr>
          <w:rFonts w:hint="cs"/>
          <w:rtl/>
        </w:rPr>
      </w:pPr>
      <w:r>
        <w:rPr>
          <w:rFonts w:hint="cs"/>
          <w:rtl/>
        </w:rPr>
        <w:t xml:space="preserve">אדוני היושב-ראש, זה מאוד מעניין. סיפור קצר.  </w:t>
      </w:r>
    </w:p>
    <w:p w14:paraId="7781E2F2" w14:textId="77777777" w:rsidR="00000000" w:rsidRDefault="007C71EE">
      <w:pPr>
        <w:pStyle w:val="a"/>
        <w:rPr>
          <w:rFonts w:hint="cs"/>
          <w:rtl/>
        </w:rPr>
      </w:pPr>
    </w:p>
    <w:p w14:paraId="4CEC464A" w14:textId="77777777" w:rsidR="00000000" w:rsidRDefault="007C71EE">
      <w:pPr>
        <w:pStyle w:val="ad"/>
        <w:rPr>
          <w:rtl/>
        </w:rPr>
      </w:pPr>
      <w:r>
        <w:rPr>
          <w:rtl/>
        </w:rPr>
        <w:t>היו"ר מיכאל נודלמן:</w:t>
      </w:r>
    </w:p>
    <w:p w14:paraId="1F515FC6" w14:textId="77777777" w:rsidR="00000000" w:rsidRDefault="007C71EE">
      <w:pPr>
        <w:pStyle w:val="a"/>
        <w:rPr>
          <w:rtl/>
        </w:rPr>
      </w:pPr>
    </w:p>
    <w:p w14:paraId="0FD3EF12" w14:textId="77777777" w:rsidR="00000000" w:rsidRDefault="007C71EE">
      <w:pPr>
        <w:pStyle w:val="a"/>
        <w:rPr>
          <w:rFonts w:hint="cs"/>
          <w:rtl/>
        </w:rPr>
      </w:pPr>
      <w:r>
        <w:rPr>
          <w:rFonts w:hint="cs"/>
          <w:rtl/>
        </w:rPr>
        <w:t>זה לא מעניין אותי. אחר כך אהיה בפרוזדור, אני מוכן לשמוע את כל הדברים. פה אין דברים כאלה.</w:t>
      </w:r>
    </w:p>
    <w:p w14:paraId="50874B99" w14:textId="77777777" w:rsidR="00000000" w:rsidRDefault="007C71EE">
      <w:pPr>
        <w:pStyle w:val="a"/>
        <w:rPr>
          <w:rFonts w:hint="cs"/>
          <w:rtl/>
        </w:rPr>
      </w:pPr>
    </w:p>
    <w:p w14:paraId="716C000D" w14:textId="77777777" w:rsidR="00000000" w:rsidRDefault="007C71EE">
      <w:pPr>
        <w:pStyle w:val="ac"/>
        <w:rPr>
          <w:rtl/>
        </w:rPr>
      </w:pPr>
      <w:r>
        <w:rPr>
          <w:rFonts w:hint="eastAsia"/>
          <w:rtl/>
        </w:rPr>
        <w:t>חיים</w:t>
      </w:r>
      <w:r>
        <w:rPr>
          <w:rtl/>
        </w:rPr>
        <w:t xml:space="preserve"> אורון (מרצ):</w:t>
      </w:r>
    </w:p>
    <w:p w14:paraId="574AD9E6" w14:textId="77777777" w:rsidR="00000000" w:rsidRDefault="007C71EE">
      <w:pPr>
        <w:pStyle w:val="a"/>
        <w:rPr>
          <w:rFonts w:hint="cs"/>
          <w:rtl/>
        </w:rPr>
      </w:pPr>
    </w:p>
    <w:p w14:paraId="6D962B09" w14:textId="77777777" w:rsidR="00000000" w:rsidRDefault="007C71EE">
      <w:pPr>
        <w:pStyle w:val="a"/>
        <w:rPr>
          <w:rFonts w:hint="cs"/>
          <w:rtl/>
        </w:rPr>
      </w:pPr>
      <w:r>
        <w:rPr>
          <w:rFonts w:hint="cs"/>
          <w:rtl/>
        </w:rPr>
        <w:t>זה לא ערבה בלי זבובים, זה ערבה נקייה. מרססים זבובים מ</w:t>
      </w:r>
      <w:r>
        <w:rPr>
          <w:rFonts w:hint="cs"/>
          <w:rtl/>
        </w:rPr>
        <w:t>סורסים ועל-ידי זה מעקרים - - -</w:t>
      </w:r>
    </w:p>
    <w:p w14:paraId="34FDFA59" w14:textId="77777777" w:rsidR="00000000" w:rsidRDefault="007C71EE">
      <w:pPr>
        <w:pStyle w:val="a"/>
        <w:rPr>
          <w:rFonts w:hint="cs"/>
          <w:rtl/>
        </w:rPr>
      </w:pPr>
    </w:p>
    <w:p w14:paraId="0E79E866" w14:textId="77777777" w:rsidR="00000000" w:rsidRDefault="007C71EE">
      <w:pPr>
        <w:pStyle w:val="SpeakerCon"/>
        <w:rPr>
          <w:rtl/>
        </w:rPr>
      </w:pPr>
      <w:bookmarkStart w:id="1162" w:name="FS000000526T27_05_2003_11_24_45C"/>
      <w:bookmarkEnd w:id="1162"/>
      <w:r>
        <w:rPr>
          <w:rFonts w:hint="eastAsia"/>
          <w:rtl/>
        </w:rPr>
        <w:t>משה</w:t>
      </w:r>
      <w:r>
        <w:rPr>
          <w:rtl/>
        </w:rPr>
        <w:t xml:space="preserve"> גפני (יהדות התורה):</w:t>
      </w:r>
    </w:p>
    <w:p w14:paraId="75D55024" w14:textId="77777777" w:rsidR="00000000" w:rsidRDefault="007C71EE">
      <w:pPr>
        <w:pStyle w:val="a"/>
        <w:rPr>
          <w:rFonts w:hint="cs"/>
          <w:rtl/>
        </w:rPr>
      </w:pPr>
    </w:p>
    <w:p w14:paraId="13707309" w14:textId="77777777" w:rsidR="00000000" w:rsidRDefault="007C71EE">
      <w:pPr>
        <w:pStyle w:val="a"/>
        <w:rPr>
          <w:rFonts w:hint="cs"/>
          <w:rtl/>
        </w:rPr>
      </w:pPr>
      <w:r>
        <w:rPr>
          <w:rFonts w:hint="cs"/>
          <w:rtl/>
        </w:rPr>
        <w:t xml:space="preserve">מה שאני מבקש לומר, אדוני היושב-ראש, ובזה אני רוצה לסכם את הדברים שלי. אתה רואה לאורך כל התוכנית, שאתה לוקח מעניים, אתה לוקח מהקשישים, אתה לוקח מהנכים, אתה לוקח מכולם, מאלה שאין להם יכולת להתנגד, אין </w:t>
      </w:r>
      <w:r>
        <w:rPr>
          <w:rFonts w:hint="cs"/>
          <w:rtl/>
        </w:rPr>
        <w:t xml:space="preserve">להם פטרונים כאן במליאת הכנסת שיכולים להגן עליהם, על כל פנים לא האמיצים. בעוד שלעשירים יש פה פטרונים. לכפר-ורדים יש פטרון, פטרון ידוע. לבעלי ההון יש פה פטרונים. הם יושבים במשרד האוצר. </w:t>
      </w:r>
    </w:p>
    <w:p w14:paraId="5BF9E0C8" w14:textId="77777777" w:rsidR="00000000" w:rsidRDefault="007C71EE">
      <w:pPr>
        <w:pStyle w:val="a"/>
        <w:rPr>
          <w:rFonts w:hint="cs"/>
          <w:rtl/>
        </w:rPr>
      </w:pPr>
    </w:p>
    <w:p w14:paraId="1C31418F" w14:textId="77777777" w:rsidR="00000000" w:rsidRDefault="007C71EE">
      <w:pPr>
        <w:pStyle w:val="a"/>
        <w:rPr>
          <w:rFonts w:hint="cs"/>
          <w:rtl/>
        </w:rPr>
      </w:pPr>
      <w:r>
        <w:rPr>
          <w:rFonts w:hint="cs"/>
          <w:rtl/>
        </w:rPr>
        <w:t>ממשלה רעה, בלי חמלה, אטומה. אני אומר לכם, שינוי לא מעניינת אותי. בלאו ה</w:t>
      </w:r>
      <w:r>
        <w:rPr>
          <w:rFonts w:hint="cs"/>
          <w:rtl/>
        </w:rPr>
        <w:t>כי זו תופעה חולפת. אבל הליכוד, אתם תתחרטו על הימים האלה, איך אפשרתם לאולמרט ולחבריו לעשות את המעשה הבוגדני הזה בתושבים, באזרחים, במי שבאמת אכפת לו ממדינת ישראל, ולא כאלה עשירים, שבעים, שלא מעניינים אותם העניים.  תודה רבה.</w:t>
      </w:r>
    </w:p>
    <w:p w14:paraId="28ACC9D1" w14:textId="77777777" w:rsidR="00000000" w:rsidRDefault="007C71EE">
      <w:pPr>
        <w:pStyle w:val="a"/>
        <w:rPr>
          <w:rFonts w:hint="cs"/>
          <w:rtl/>
        </w:rPr>
      </w:pPr>
    </w:p>
    <w:p w14:paraId="07C7199E" w14:textId="77777777" w:rsidR="00000000" w:rsidRDefault="007C71EE">
      <w:pPr>
        <w:pStyle w:val="a"/>
        <w:rPr>
          <w:rFonts w:hint="cs"/>
          <w:rtl/>
        </w:rPr>
      </w:pPr>
    </w:p>
    <w:p w14:paraId="7C2E68D5" w14:textId="77777777" w:rsidR="00000000" w:rsidRDefault="007C71EE">
      <w:pPr>
        <w:pStyle w:val="a"/>
        <w:rPr>
          <w:rFonts w:hint="cs"/>
          <w:rtl/>
        </w:rPr>
      </w:pPr>
    </w:p>
    <w:p w14:paraId="1B78BA8D" w14:textId="77777777" w:rsidR="00000000" w:rsidRDefault="007C71EE">
      <w:pPr>
        <w:pStyle w:val="ad"/>
        <w:rPr>
          <w:rtl/>
        </w:rPr>
      </w:pPr>
      <w:r>
        <w:rPr>
          <w:rFonts w:hint="eastAsia"/>
          <w:rtl/>
        </w:rPr>
        <w:t>היו</w:t>
      </w:r>
      <w:r>
        <w:rPr>
          <w:rtl/>
        </w:rPr>
        <w:t>"ר מיכאל נודלמן:</w:t>
      </w:r>
    </w:p>
    <w:p w14:paraId="019980C7" w14:textId="77777777" w:rsidR="00000000" w:rsidRDefault="007C71EE">
      <w:pPr>
        <w:pStyle w:val="a"/>
        <w:rPr>
          <w:rFonts w:hint="cs"/>
          <w:rtl/>
        </w:rPr>
      </w:pPr>
    </w:p>
    <w:p w14:paraId="78EE05B1" w14:textId="77777777" w:rsidR="00000000" w:rsidRDefault="007C71EE">
      <w:pPr>
        <w:pStyle w:val="a"/>
        <w:rPr>
          <w:rFonts w:hint="cs"/>
          <w:rtl/>
        </w:rPr>
      </w:pPr>
      <w:r>
        <w:rPr>
          <w:rFonts w:hint="cs"/>
          <w:rtl/>
        </w:rPr>
        <w:t xml:space="preserve">תודה רבה. </w:t>
      </w:r>
      <w:r>
        <w:rPr>
          <w:rFonts w:hint="cs"/>
          <w:rtl/>
        </w:rPr>
        <w:t xml:space="preserve">חברת הכנסת מלי פולישוק-בלוך, בבקשה. אחריה </w:t>
      </w:r>
      <w:r>
        <w:rPr>
          <w:rtl/>
        </w:rPr>
        <w:t>–</w:t>
      </w:r>
      <w:r>
        <w:rPr>
          <w:rFonts w:hint="cs"/>
          <w:rtl/>
        </w:rPr>
        <w:t xml:space="preserve"> חבר הכנסת איוב קרא. </w:t>
      </w:r>
      <w:bookmarkStart w:id="1163" w:name="FS000001047T27_05_2003_11_29_24"/>
      <w:bookmarkEnd w:id="1163"/>
    </w:p>
    <w:p w14:paraId="5E5D485E" w14:textId="77777777" w:rsidR="00000000" w:rsidRDefault="007C71EE">
      <w:pPr>
        <w:pStyle w:val="a"/>
        <w:rPr>
          <w:rFonts w:hint="cs"/>
          <w:rtl/>
        </w:rPr>
      </w:pPr>
    </w:p>
    <w:p w14:paraId="3BAE2746" w14:textId="77777777" w:rsidR="00000000" w:rsidRDefault="007C71EE">
      <w:pPr>
        <w:pStyle w:val="a"/>
        <w:rPr>
          <w:rFonts w:hint="cs"/>
          <w:rtl/>
        </w:rPr>
      </w:pPr>
      <w:r>
        <w:rPr>
          <w:rFonts w:hint="cs"/>
          <w:rtl/>
        </w:rPr>
        <w:t xml:space="preserve">חבר הכנסת כהן, אני מבקש, תשב בשקט. אתה נכנסת ואחרי זה התחיל פה בלגן. </w:t>
      </w:r>
    </w:p>
    <w:p w14:paraId="23257C34" w14:textId="77777777" w:rsidR="00000000" w:rsidRDefault="007C71EE">
      <w:pPr>
        <w:pStyle w:val="a"/>
        <w:rPr>
          <w:rFonts w:hint="cs"/>
          <w:rtl/>
        </w:rPr>
      </w:pPr>
    </w:p>
    <w:p w14:paraId="701A8D36" w14:textId="77777777" w:rsidR="00000000" w:rsidRDefault="007C71EE">
      <w:pPr>
        <w:pStyle w:val="ac"/>
        <w:rPr>
          <w:rtl/>
        </w:rPr>
      </w:pPr>
      <w:r>
        <w:rPr>
          <w:rFonts w:hint="eastAsia"/>
          <w:rtl/>
        </w:rPr>
        <w:t>יצחק</w:t>
      </w:r>
      <w:r>
        <w:rPr>
          <w:rtl/>
        </w:rPr>
        <w:t xml:space="preserve"> כהן (ש"ס):</w:t>
      </w:r>
    </w:p>
    <w:p w14:paraId="45A844E8" w14:textId="77777777" w:rsidR="00000000" w:rsidRDefault="007C71EE">
      <w:pPr>
        <w:pStyle w:val="a"/>
        <w:rPr>
          <w:rFonts w:hint="cs"/>
          <w:rtl/>
        </w:rPr>
      </w:pPr>
    </w:p>
    <w:p w14:paraId="63684E86" w14:textId="77777777" w:rsidR="00000000" w:rsidRDefault="007C71EE">
      <w:pPr>
        <w:pStyle w:val="a"/>
        <w:rPr>
          <w:rFonts w:hint="cs"/>
          <w:rtl/>
        </w:rPr>
      </w:pPr>
      <w:r>
        <w:rPr>
          <w:rFonts w:hint="cs"/>
          <w:rtl/>
        </w:rPr>
        <w:t xml:space="preserve">כל הלילה הייתי פה, פרופסור נודלמן.  </w:t>
      </w:r>
    </w:p>
    <w:p w14:paraId="33994724" w14:textId="77777777" w:rsidR="00000000" w:rsidRDefault="007C71EE">
      <w:pPr>
        <w:pStyle w:val="a"/>
        <w:rPr>
          <w:rFonts w:hint="cs"/>
          <w:rtl/>
        </w:rPr>
      </w:pPr>
    </w:p>
    <w:p w14:paraId="1A4B0F77" w14:textId="77777777" w:rsidR="00000000" w:rsidRDefault="007C71EE">
      <w:pPr>
        <w:pStyle w:val="ad"/>
        <w:rPr>
          <w:rtl/>
        </w:rPr>
      </w:pPr>
      <w:r>
        <w:rPr>
          <w:rtl/>
        </w:rPr>
        <w:t>היו"ר מיכאל נודלמן:</w:t>
      </w:r>
    </w:p>
    <w:p w14:paraId="4C9D0479" w14:textId="77777777" w:rsidR="00000000" w:rsidRDefault="007C71EE">
      <w:pPr>
        <w:pStyle w:val="a"/>
        <w:rPr>
          <w:rtl/>
        </w:rPr>
      </w:pPr>
    </w:p>
    <w:p w14:paraId="3EC1714C" w14:textId="77777777" w:rsidR="00000000" w:rsidRDefault="007C71EE">
      <w:pPr>
        <w:pStyle w:val="a"/>
        <w:rPr>
          <w:rFonts w:hint="cs"/>
          <w:rtl/>
        </w:rPr>
      </w:pPr>
      <w:r>
        <w:rPr>
          <w:rFonts w:hint="cs"/>
          <w:rtl/>
        </w:rPr>
        <w:t xml:space="preserve">אבל אתה כל הזמן עושה מה שלא צריך לעשות. תן </w:t>
      </w:r>
      <w:r>
        <w:rPr>
          <w:rFonts w:hint="cs"/>
          <w:rtl/>
        </w:rPr>
        <w:t>לי לנהל את הישיבה.</w:t>
      </w:r>
    </w:p>
    <w:p w14:paraId="1E243432" w14:textId="77777777" w:rsidR="00000000" w:rsidRDefault="007C71EE">
      <w:pPr>
        <w:pStyle w:val="a"/>
        <w:rPr>
          <w:rFonts w:hint="cs"/>
          <w:rtl/>
        </w:rPr>
      </w:pPr>
    </w:p>
    <w:p w14:paraId="6DF335DB" w14:textId="77777777" w:rsidR="00000000" w:rsidRDefault="007C71EE">
      <w:pPr>
        <w:pStyle w:val="ac"/>
        <w:rPr>
          <w:rtl/>
        </w:rPr>
      </w:pPr>
      <w:r>
        <w:rPr>
          <w:rFonts w:hint="eastAsia"/>
          <w:rtl/>
        </w:rPr>
        <w:t>אברהם</w:t>
      </w:r>
      <w:r>
        <w:rPr>
          <w:rtl/>
        </w:rPr>
        <w:t xml:space="preserve"> בורג (העבודה-מימד):</w:t>
      </w:r>
    </w:p>
    <w:p w14:paraId="26660EA4" w14:textId="77777777" w:rsidR="00000000" w:rsidRDefault="007C71EE">
      <w:pPr>
        <w:pStyle w:val="a"/>
        <w:rPr>
          <w:rFonts w:hint="cs"/>
          <w:rtl/>
        </w:rPr>
      </w:pPr>
    </w:p>
    <w:p w14:paraId="344C7BA0" w14:textId="77777777" w:rsidR="00000000" w:rsidRDefault="007C71EE">
      <w:pPr>
        <w:pStyle w:val="a"/>
        <w:rPr>
          <w:rFonts w:hint="cs"/>
          <w:rtl/>
        </w:rPr>
      </w:pPr>
      <w:r>
        <w:rPr>
          <w:rFonts w:hint="cs"/>
          <w:rtl/>
        </w:rPr>
        <w:t>תוציא אותו.</w:t>
      </w:r>
    </w:p>
    <w:p w14:paraId="752F7EFD" w14:textId="77777777" w:rsidR="00000000" w:rsidRDefault="007C71EE">
      <w:pPr>
        <w:pStyle w:val="a"/>
        <w:rPr>
          <w:rFonts w:hint="cs"/>
          <w:rtl/>
        </w:rPr>
      </w:pPr>
    </w:p>
    <w:p w14:paraId="3A27B642" w14:textId="77777777" w:rsidR="00000000" w:rsidRDefault="007C71EE">
      <w:pPr>
        <w:pStyle w:val="ad"/>
        <w:rPr>
          <w:rtl/>
        </w:rPr>
      </w:pPr>
      <w:r>
        <w:rPr>
          <w:rtl/>
        </w:rPr>
        <w:t>היו"ר מיכאל נודלמן:</w:t>
      </w:r>
    </w:p>
    <w:p w14:paraId="2087CFAE" w14:textId="77777777" w:rsidR="00000000" w:rsidRDefault="007C71EE">
      <w:pPr>
        <w:pStyle w:val="a"/>
        <w:rPr>
          <w:rtl/>
        </w:rPr>
      </w:pPr>
    </w:p>
    <w:p w14:paraId="1537078D" w14:textId="77777777" w:rsidR="00000000" w:rsidRDefault="007C71EE">
      <w:pPr>
        <w:pStyle w:val="a"/>
        <w:rPr>
          <w:rFonts w:hint="cs"/>
          <w:rtl/>
        </w:rPr>
      </w:pPr>
      <w:r>
        <w:rPr>
          <w:rFonts w:hint="cs"/>
          <w:rtl/>
        </w:rPr>
        <w:t>אנחנו חברים, אבל ככה אי-אפשר.</w:t>
      </w:r>
    </w:p>
    <w:p w14:paraId="7B296EAE" w14:textId="77777777" w:rsidR="00000000" w:rsidRDefault="007C71EE">
      <w:pPr>
        <w:pStyle w:val="a"/>
        <w:rPr>
          <w:rFonts w:hint="cs"/>
          <w:rtl/>
        </w:rPr>
      </w:pPr>
    </w:p>
    <w:p w14:paraId="7F880DD5" w14:textId="77777777" w:rsidR="00000000" w:rsidRDefault="007C71EE">
      <w:pPr>
        <w:pStyle w:val="Speaker"/>
        <w:rPr>
          <w:rtl/>
        </w:rPr>
      </w:pPr>
      <w:bookmarkStart w:id="1164" w:name="FS000001047T27_05_2003_11_32_21C"/>
      <w:bookmarkEnd w:id="1164"/>
      <w:r>
        <w:rPr>
          <w:rtl/>
        </w:rPr>
        <w:t>מל פולישוק-בלוך (שינוי):</w:t>
      </w:r>
    </w:p>
    <w:p w14:paraId="218791B4" w14:textId="77777777" w:rsidR="00000000" w:rsidRDefault="007C71EE">
      <w:pPr>
        <w:pStyle w:val="a"/>
        <w:rPr>
          <w:rtl/>
        </w:rPr>
      </w:pPr>
    </w:p>
    <w:p w14:paraId="68ED5A77" w14:textId="77777777" w:rsidR="00000000" w:rsidRDefault="007C71EE">
      <w:pPr>
        <w:pStyle w:val="a"/>
        <w:rPr>
          <w:rFonts w:hint="cs"/>
          <w:rtl/>
        </w:rPr>
      </w:pPr>
      <w:r>
        <w:rPr>
          <w:rFonts w:hint="cs"/>
          <w:rtl/>
        </w:rPr>
        <w:t xml:space="preserve">אדוני היושב-ראש, כנסת נכבדה, חבר הכנסת גפני, כאחת שחברה בשינוי 22 שנה אולי כדאי שתקשיב לנציגת התופעה החולפת הזאת. כבר </w:t>
      </w:r>
      <w:r>
        <w:rPr>
          <w:rFonts w:hint="cs"/>
          <w:rtl/>
        </w:rPr>
        <w:t>22 שנה אני שומעת את המשפט הזה. שינוי זה שינוי, מה לעשות.</w:t>
      </w:r>
    </w:p>
    <w:p w14:paraId="74B46A48" w14:textId="77777777" w:rsidR="00000000" w:rsidRDefault="007C71EE">
      <w:pPr>
        <w:pStyle w:val="a"/>
        <w:rPr>
          <w:rFonts w:hint="cs"/>
          <w:rtl/>
        </w:rPr>
      </w:pPr>
    </w:p>
    <w:p w14:paraId="485E514E" w14:textId="77777777" w:rsidR="00000000" w:rsidRDefault="007C71EE">
      <w:pPr>
        <w:pStyle w:val="ac"/>
        <w:rPr>
          <w:rtl/>
        </w:rPr>
      </w:pPr>
      <w:r>
        <w:rPr>
          <w:rFonts w:hint="eastAsia"/>
          <w:rtl/>
        </w:rPr>
        <w:t>אברהם</w:t>
      </w:r>
      <w:r>
        <w:rPr>
          <w:rtl/>
        </w:rPr>
        <w:t xml:space="preserve"> רביץ (יהדות התורה):</w:t>
      </w:r>
    </w:p>
    <w:p w14:paraId="6561EEA2" w14:textId="77777777" w:rsidR="00000000" w:rsidRDefault="007C71EE">
      <w:pPr>
        <w:pStyle w:val="a"/>
        <w:rPr>
          <w:rFonts w:hint="cs"/>
          <w:rtl/>
        </w:rPr>
      </w:pPr>
    </w:p>
    <w:p w14:paraId="790C99C2" w14:textId="77777777" w:rsidR="00000000" w:rsidRDefault="007C71EE">
      <w:pPr>
        <w:pStyle w:val="a"/>
        <w:rPr>
          <w:rFonts w:hint="cs"/>
          <w:rtl/>
        </w:rPr>
      </w:pPr>
      <w:r>
        <w:rPr>
          <w:rFonts w:hint="cs"/>
          <w:rtl/>
        </w:rPr>
        <w:t>- - -</w:t>
      </w:r>
    </w:p>
    <w:p w14:paraId="7373B0AB" w14:textId="77777777" w:rsidR="00000000" w:rsidRDefault="007C71EE">
      <w:pPr>
        <w:pStyle w:val="a"/>
        <w:rPr>
          <w:rFonts w:hint="cs"/>
          <w:rtl/>
        </w:rPr>
      </w:pPr>
    </w:p>
    <w:p w14:paraId="384D8070" w14:textId="77777777" w:rsidR="00000000" w:rsidRDefault="007C71EE">
      <w:pPr>
        <w:pStyle w:val="SpeakerCon"/>
        <w:rPr>
          <w:rtl/>
        </w:rPr>
      </w:pPr>
      <w:bookmarkStart w:id="1165" w:name="FS000001047T27_05_2003_11_34_27C"/>
      <w:bookmarkEnd w:id="1165"/>
      <w:r>
        <w:rPr>
          <w:rtl/>
        </w:rPr>
        <w:t>מל פולישוק-בלוך (שינוי):</w:t>
      </w:r>
    </w:p>
    <w:p w14:paraId="10452D52" w14:textId="77777777" w:rsidR="00000000" w:rsidRDefault="007C71EE">
      <w:pPr>
        <w:pStyle w:val="a"/>
        <w:rPr>
          <w:rtl/>
        </w:rPr>
      </w:pPr>
    </w:p>
    <w:p w14:paraId="48E85417" w14:textId="77777777" w:rsidR="00000000" w:rsidRDefault="007C71EE">
      <w:pPr>
        <w:pStyle w:val="a"/>
        <w:rPr>
          <w:rFonts w:hint="cs"/>
          <w:rtl/>
        </w:rPr>
      </w:pPr>
      <w:r>
        <w:rPr>
          <w:rFonts w:hint="cs"/>
          <w:rtl/>
        </w:rPr>
        <w:t>אדוני, אני מברכת אותך שבאת, אבל תן לי, בבקשה, לדבר.</w:t>
      </w:r>
    </w:p>
    <w:p w14:paraId="13EEE421" w14:textId="77777777" w:rsidR="00000000" w:rsidRDefault="007C71EE">
      <w:pPr>
        <w:pStyle w:val="a"/>
        <w:rPr>
          <w:rFonts w:hint="cs"/>
          <w:rtl/>
        </w:rPr>
      </w:pPr>
    </w:p>
    <w:p w14:paraId="4EB27D6F" w14:textId="77777777" w:rsidR="00000000" w:rsidRDefault="007C71EE">
      <w:pPr>
        <w:pStyle w:val="a"/>
        <w:rPr>
          <w:rFonts w:hint="cs"/>
          <w:rtl/>
        </w:rPr>
      </w:pPr>
      <w:r>
        <w:rPr>
          <w:rFonts w:hint="cs"/>
          <w:rtl/>
        </w:rPr>
        <w:t xml:space="preserve">אנחנו מקיימים דיון ממושך על תוכנית שכבר הוכרעה בוועדות הכנסת. </w:t>
      </w:r>
    </w:p>
    <w:p w14:paraId="3082F50D" w14:textId="77777777" w:rsidR="00000000" w:rsidRDefault="007C71EE">
      <w:pPr>
        <w:pStyle w:val="a"/>
        <w:rPr>
          <w:rFonts w:hint="cs"/>
          <w:rtl/>
        </w:rPr>
      </w:pPr>
    </w:p>
    <w:p w14:paraId="2AFFB284" w14:textId="77777777" w:rsidR="00000000" w:rsidRDefault="007C71EE">
      <w:pPr>
        <w:pStyle w:val="ac"/>
        <w:rPr>
          <w:rtl/>
        </w:rPr>
      </w:pPr>
      <w:r>
        <w:rPr>
          <w:rFonts w:hint="eastAsia"/>
          <w:rtl/>
        </w:rPr>
        <w:t>אברהם</w:t>
      </w:r>
      <w:r>
        <w:rPr>
          <w:rtl/>
        </w:rPr>
        <w:t xml:space="preserve"> בורג (העבודה-מי</w:t>
      </w:r>
      <w:r>
        <w:rPr>
          <w:rtl/>
        </w:rPr>
        <w:t>מד):</w:t>
      </w:r>
    </w:p>
    <w:p w14:paraId="2E702DAC" w14:textId="77777777" w:rsidR="00000000" w:rsidRDefault="007C71EE">
      <w:pPr>
        <w:pStyle w:val="a"/>
        <w:rPr>
          <w:rFonts w:hint="cs"/>
          <w:rtl/>
        </w:rPr>
      </w:pPr>
    </w:p>
    <w:p w14:paraId="2094F069" w14:textId="77777777" w:rsidR="00000000" w:rsidRDefault="007C71EE">
      <w:pPr>
        <w:pStyle w:val="a"/>
        <w:rPr>
          <w:rFonts w:hint="cs"/>
          <w:rtl/>
        </w:rPr>
      </w:pPr>
      <w:r>
        <w:rPr>
          <w:rFonts w:hint="cs"/>
          <w:rtl/>
        </w:rPr>
        <w:t>אלי, לא גמרנו את קריאות הביניים מקודם מפני שהיושב-ראש לא נתן לנו.</w:t>
      </w:r>
    </w:p>
    <w:p w14:paraId="0CD7A638" w14:textId="77777777" w:rsidR="00000000" w:rsidRDefault="007C71EE">
      <w:pPr>
        <w:pStyle w:val="a"/>
        <w:rPr>
          <w:rFonts w:hint="cs"/>
          <w:rtl/>
        </w:rPr>
      </w:pPr>
    </w:p>
    <w:p w14:paraId="48105D0D" w14:textId="77777777" w:rsidR="00000000" w:rsidRDefault="007C71EE">
      <w:pPr>
        <w:pStyle w:val="ad"/>
        <w:rPr>
          <w:rtl/>
        </w:rPr>
      </w:pPr>
      <w:r>
        <w:rPr>
          <w:rtl/>
        </w:rPr>
        <w:t>היו"ר אלי בן-מנחם:</w:t>
      </w:r>
    </w:p>
    <w:p w14:paraId="36CEAA18" w14:textId="77777777" w:rsidR="00000000" w:rsidRDefault="007C71EE">
      <w:pPr>
        <w:pStyle w:val="a"/>
        <w:rPr>
          <w:rtl/>
        </w:rPr>
      </w:pPr>
    </w:p>
    <w:p w14:paraId="3160238D" w14:textId="77777777" w:rsidR="00000000" w:rsidRDefault="007C71EE">
      <w:pPr>
        <w:pStyle w:val="a"/>
        <w:rPr>
          <w:rFonts w:hint="cs"/>
          <w:rtl/>
        </w:rPr>
      </w:pPr>
      <w:r>
        <w:rPr>
          <w:rFonts w:hint="cs"/>
          <w:rtl/>
        </w:rPr>
        <w:t xml:space="preserve">זה מתחיל הכול מחדש, עזוב. מה שהיה היה. בוקר טוב. חבר הכנסת טל, אני מבקש ממך לשבת. בבקשה, חברת הכנסת מלי. </w:t>
      </w:r>
    </w:p>
    <w:p w14:paraId="5040A0FA" w14:textId="77777777" w:rsidR="00000000" w:rsidRDefault="007C71EE">
      <w:pPr>
        <w:pStyle w:val="a"/>
        <w:rPr>
          <w:rFonts w:hint="cs"/>
          <w:rtl/>
        </w:rPr>
      </w:pPr>
    </w:p>
    <w:p w14:paraId="5A6C7EF8" w14:textId="77777777" w:rsidR="00000000" w:rsidRDefault="007C71EE">
      <w:pPr>
        <w:pStyle w:val="ac"/>
        <w:rPr>
          <w:rtl/>
        </w:rPr>
      </w:pPr>
      <w:r>
        <w:rPr>
          <w:rFonts w:hint="eastAsia"/>
          <w:rtl/>
        </w:rPr>
        <w:t>משה</w:t>
      </w:r>
      <w:r>
        <w:rPr>
          <w:rtl/>
        </w:rPr>
        <w:t xml:space="preserve"> גפני (יהדות התורה):</w:t>
      </w:r>
    </w:p>
    <w:p w14:paraId="0F4FDC5E" w14:textId="77777777" w:rsidR="00000000" w:rsidRDefault="007C71EE">
      <w:pPr>
        <w:pStyle w:val="a"/>
        <w:rPr>
          <w:rFonts w:hint="cs"/>
          <w:rtl/>
        </w:rPr>
      </w:pPr>
    </w:p>
    <w:p w14:paraId="05C5C7B0" w14:textId="77777777" w:rsidR="00000000" w:rsidRDefault="007C71EE">
      <w:pPr>
        <w:pStyle w:val="a"/>
        <w:rPr>
          <w:rFonts w:hint="cs"/>
          <w:rtl/>
        </w:rPr>
      </w:pPr>
      <w:r>
        <w:rPr>
          <w:rFonts w:hint="cs"/>
          <w:rtl/>
        </w:rPr>
        <w:t>כשאת היית בשינוי, איפה היה טומי</w:t>
      </w:r>
      <w:r>
        <w:rPr>
          <w:rFonts w:hint="cs"/>
          <w:rtl/>
        </w:rPr>
        <w:t xml:space="preserve"> לפיד לפני 22 שנה?</w:t>
      </w:r>
    </w:p>
    <w:p w14:paraId="0F8A4DA2" w14:textId="77777777" w:rsidR="00000000" w:rsidRDefault="007C71EE">
      <w:pPr>
        <w:pStyle w:val="a"/>
        <w:rPr>
          <w:rFonts w:hint="cs"/>
          <w:rtl/>
        </w:rPr>
      </w:pPr>
    </w:p>
    <w:p w14:paraId="47D0F726" w14:textId="77777777" w:rsidR="00000000" w:rsidRDefault="007C71EE">
      <w:pPr>
        <w:pStyle w:val="SpeakerCon"/>
        <w:rPr>
          <w:rtl/>
        </w:rPr>
      </w:pPr>
      <w:bookmarkStart w:id="1166" w:name="FS000001047T27_05_2003_11_43_43C"/>
      <w:bookmarkEnd w:id="1166"/>
      <w:r>
        <w:rPr>
          <w:rtl/>
        </w:rPr>
        <w:t>מל פולישוק-בלוך (שינוי):</w:t>
      </w:r>
    </w:p>
    <w:p w14:paraId="36A64898" w14:textId="77777777" w:rsidR="00000000" w:rsidRDefault="007C71EE">
      <w:pPr>
        <w:pStyle w:val="a"/>
        <w:rPr>
          <w:rtl/>
        </w:rPr>
      </w:pPr>
    </w:p>
    <w:p w14:paraId="243BB641" w14:textId="77777777" w:rsidR="00000000" w:rsidRDefault="007C71EE">
      <w:pPr>
        <w:pStyle w:val="a"/>
        <w:rPr>
          <w:rFonts w:hint="cs"/>
          <w:rtl/>
        </w:rPr>
      </w:pPr>
      <w:r>
        <w:rPr>
          <w:rFonts w:hint="cs"/>
          <w:rtl/>
        </w:rPr>
        <w:t xml:space="preserve">זה לא רוולנטי כרגע. </w:t>
      </w:r>
    </w:p>
    <w:p w14:paraId="21CB9696" w14:textId="77777777" w:rsidR="00000000" w:rsidRDefault="007C71EE">
      <w:pPr>
        <w:pStyle w:val="a"/>
        <w:rPr>
          <w:rFonts w:hint="cs"/>
          <w:rtl/>
        </w:rPr>
      </w:pPr>
    </w:p>
    <w:p w14:paraId="1A5CAA19" w14:textId="77777777" w:rsidR="00000000" w:rsidRDefault="007C71EE">
      <w:pPr>
        <w:pStyle w:val="a"/>
        <w:rPr>
          <w:rFonts w:hint="cs"/>
          <w:rtl/>
        </w:rPr>
      </w:pPr>
      <w:r>
        <w:rPr>
          <w:rFonts w:hint="cs"/>
          <w:rtl/>
        </w:rPr>
        <w:t xml:space="preserve">אמרתי כבר פעמים מספר מעל הבמה הזאת, שאני מסכימה עם עקרונות התוכנית ואני נאלצת לבלוע סעיפים מסוימים שכמובן אינם לרוחי. </w:t>
      </w:r>
    </w:p>
    <w:p w14:paraId="6FF63DFF" w14:textId="77777777" w:rsidR="00000000" w:rsidRDefault="007C71EE">
      <w:pPr>
        <w:pStyle w:val="a"/>
        <w:rPr>
          <w:rFonts w:hint="cs"/>
          <w:rtl/>
        </w:rPr>
      </w:pPr>
    </w:p>
    <w:p w14:paraId="54B55353" w14:textId="77777777" w:rsidR="00000000" w:rsidRDefault="007C71EE">
      <w:pPr>
        <w:pStyle w:val="ac"/>
        <w:rPr>
          <w:rtl/>
        </w:rPr>
      </w:pPr>
      <w:r>
        <w:rPr>
          <w:rFonts w:hint="eastAsia"/>
          <w:rtl/>
        </w:rPr>
        <w:t>אברהם</w:t>
      </w:r>
      <w:r>
        <w:rPr>
          <w:rtl/>
        </w:rPr>
        <w:t xml:space="preserve"> בורג (העבודה-מימד):</w:t>
      </w:r>
    </w:p>
    <w:p w14:paraId="4B4A8260" w14:textId="77777777" w:rsidR="00000000" w:rsidRDefault="007C71EE">
      <w:pPr>
        <w:pStyle w:val="a"/>
        <w:rPr>
          <w:rFonts w:hint="cs"/>
          <w:rtl/>
        </w:rPr>
      </w:pPr>
    </w:p>
    <w:p w14:paraId="047873F2" w14:textId="77777777" w:rsidR="00000000" w:rsidRDefault="007C71EE">
      <w:pPr>
        <w:pStyle w:val="a"/>
        <w:rPr>
          <w:rFonts w:hint="cs"/>
          <w:rtl/>
        </w:rPr>
      </w:pPr>
      <w:r>
        <w:rPr>
          <w:rFonts w:hint="cs"/>
          <w:rtl/>
        </w:rPr>
        <w:t>כמו.</w:t>
      </w:r>
    </w:p>
    <w:p w14:paraId="1C04C0F1" w14:textId="77777777" w:rsidR="00000000" w:rsidRDefault="007C71EE">
      <w:pPr>
        <w:pStyle w:val="a"/>
        <w:rPr>
          <w:rFonts w:hint="cs"/>
          <w:rtl/>
        </w:rPr>
      </w:pPr>
    </w:p>
    <w:p w14:paraId="7D6A8F99" w14:textId="77777777" w:rsidR="00000000" w:rsidRDefault="007C71EE">
      <w:pPr>
        <w:pStyle w:val="SpeakerCon"/>
        <w:rPr>
          <w:rtl/>
        </w:rPr>
      </w:pPr>
      <w:bookmarkStart w:id="1167" w:name="FS000001047T27_05_2003_11_44_47C"/>
      <w:bookmarkEnd w:id="1167"/>
      <w:r>
        <w:rPr>
          <w:rFonts w:hint="eastAsia"/>
          <w:rtl/>
        </w:rPr>
        <w:t>מל</w:t>
      </w:r>
      <w:r>
        <w:rPr>
          <w:rtl/>
        </w:rPr>
        <w:t xml:space="preserve"> פולישוק-בלוך (שינוי):</w:t>
      </w:r>
    </w:p>
    <w:p w14:paraId="7C13EDAB" w14:textId="77777777" w:rsidR="00000000" w:rsidRDefault="007C71EE">
      <w:pPr>
        <w:pStyle w:val="a"/>
        <w:rPr>
          <w:rFonts w:hint="cs"/>
          <w:rtl/>
        </w:rPr>
      </w:pPr>
    </w:p>
    <w:p w14:paraId="2391BA86" w14:textId="77777777" w:rsidR="00000000" w:rsidRDefault="007C71EE">
      <w:pPr>
        <w:pStyle w:val="a"/>
        <w:rPr>
          <w:rFonts w:hint="cs"/>
          <w:rtl/>
        </w:rPr>
      </w:pPr>
      <w:r>
        <w:rPr>
          <w:rFonts w:hint="cs"/>
          <w:rtl/>
        </w:rPr>
        <w:t>בבקשה. סע</w:t>
      </w:r>
      <w:r>
        <w:rPr>
          <w:rFonts w:hint="cs"/>
          <w:rtl/>
        </w:rPr>
        <w:t xml:space="preserve">יפים שפוגעים בנשים, סעיפים שהוצאו מהתוכנית כמו סגני ראשי עיר, שבלחץ פוליטי הוצאו מהתוכנית. </w:t>
      </w:r>
    </w:p>
    <w:p w14:paraId="28AD74D5" w14:textId="77777777" w:rsidR="00000000" w:rsidRDefault="007C71EE">
      <w:pPr>
        <w:pStyle w:val="a"/>
        <w:rPr>
          <w:rFonts w:hint="cs"/>
          <w:rtl/>
        </w:rPr>
      </w:pPr>
    </w:p>
    <w:p w14:paraId="2167D42A" w14:textId="77777777" w:rsidR="00000000" w:rsidRDefault="007C71EE">
      <w:pPr>
        <w:pStyle w:val="ac"/>
        <w:rPr>
          <w:rtl/>
        </w:rPr>
      </w:pPr>
      <w:r>
        <w:rPr>
          <w:rFonts w:hint="eastAsia"/>
          <w:rtl/>
        </w:rPr>
        <w:t>דוד</w:t>
      </w:r>
      <w:r>
        <w:rPr>
          <w:rtl/>
        </w:rPr>
        <w:t xml:space="preserve"> טל (עם אחד):</w:t>
      </w:r>
    </w:p>
    <w:p w14:paraId="27431F5C" w14:textId="77777777" w:rsidR="00000000" w:rsidRDefault="007C71EE">
      <w:pPr>
        <w:pStyle w:val="a"/>
        <w:rPr>
          <w:rFonts w:hint="cs"/>
          <w:rtl/>
        </w:rPr>
      </w:pPr>
    </w:p>
    <w:p w14:paraId="5516C691" w14:textId="77777777" w:rsidR="00000000" w:rsidRDefault="007C71EE">
      <w:pPr>
        <w:pStyle w:val="a"/>
        <w:rPr>
          <w:rFonts w:hint="cs"/>
          <w:rtl/>
        </w:rPr>
      </w:pPr>
      <w:r>
        <w:rPr>
          <w:rFonts w:hint="cs"/>
          <w:rtl/>
        </w:rPr>
        <w:t>יש לך אפשרות להגיש הסתייגות. אם גברתי תגיש הסתייגות, אני אתמוך בה.</w:t>
      </w:r>
    </w:p>
    <w:p w14:paraId="65CC80B7" w14:textId="77777777" w:rsidR="00000000" w:rsidRDefault="007C71EE">
      <w:pPr>
        <w:pStyle w:val="a"/>
        <w:rPr>
          <w:rFonts w:hint="cs"/>
          <w:rtl/>
        </w:rPr>
      </w:pPr>
    </w:p>
    <w:p w14:paraId="7172D6BA" w14:textId="77777777" w:rsidR="00000000" w:rsidRDefault="007C71EE">
      <w:pPr>
        <w:pStyle w:val="SpeakerCon"/>
        <w:rPr>
          <w:rtl/>
        </w:rPr>
      </w:pPr>
      <w:bookmarkStart w:id="1168" w:name="FS000001047T27_05_2003_11_46_41C"/>
      <w:bookmarkEnd w:id="1168"/>
      <w:r>
        <w:rPr>
          <w:rFonts w:hint="eastAsia"/>
          <w:rtl/>
        </w:rPr>
        <w:t>מל</w:t>
      </w:r>
      <w:r>
        <w:rPr>
          <w:rFonts w:hint="cs"/>
          <w:rtl/>
        </w:rPr>
        <w:t>י</w:t>
      </w:r>
      <w:r>
        <w:rPr>
          <w:rtl/>
        </w:rPr>
        <w:t xml:space="preserve"> פולישוק-בלוך (שינוי):</w:t>
      </w:r>
    </w:p>
    <w:p w14:paraId="5DA48D23" w14:textId="77777777" w:rsidR="00000000" w:rsidRDefault="007C71EE">
      <w:pPr>
        <w:pStyle w:val="a"/>
        <w:rPr>
          <w:rFonts w:hint="cs"/>
          <w:rtl/>
        </w:rPr>
      </w:pPr>
    </w:p>
    <w:p w14:paraId="0CC76364" w14:textId="77777777" w:rsidR="00000000" w:rsidRDefault="007C71EE">
      <w:pPr>
        <w:pStyle w:val="a"/>
        <w:rPr>
          <w:rFonts w:hint="cs"/>
          <w:rtl/>
        </w:rPr>
      </w:pPr>
      <w:r>
        <w:rPr>
          <w:rFonts w:hint="cs"/>
          <w:rtl/>
        </w:rPr>
        <w:t>הגשתי, אדוני, לא הסתייגות, הגשתי הצעת חוק לפני שבו</w:t>
      </w:r>
      <w:r>
        <w:rPr>
          <w:rFonts w:hint="cs"/>
          <w:rtl/>
        </w:rPr>
        <w:t xml:space="preserve">ע שאומרת שיהיה רק סגן ראש עיר אחד בשכר. וכן קיצוץ מימון מפלגות, אדוני, ואני מקווה שגם המפלגה שלך תסכים לקיצוץ מימון מפלגות. </w:t>
      </w:r>
    </w:p>
    <w:p w14:paraId="583CA77A" w14:textId="77777777" w:rsidR="00000000" w:rsidRDefault="007C71EE">
      <w:pPr>
        <w:pStyle w:val="a"/>
        <w:rPr>
          <w:rFonts w:hint="cs"/>
          <w:rtl/>
        </w:rPr>
      </w:pPr>
    </w:p>
    <w:p w14:paraId="29F1DD58" w14:textId="77777777" w:rsidR="00000000" w:rsidRDefault="007C71EE">
      <w:pPr>
        <w:pStyle w:val="ac"/>
        <w:rPr>
          <w:rtl/>
        </w:rPr>
      </w:pPr>
      <w:r>
        <w:rPr>
          <w:rFonts w:hint="eastAsia"/>
          <w:rtl/>
        </w:rPr>
        <w:t>אברהם</w:t>
      </w:r>
      <w:r>
        <w:rPr>
          <w:rtl/>
        </w:rPr>
        <w:t xml:space="preserve"> בורג (העבודה-מימד):</w:t>
      </w:r>
    </w:p>
    <w:p w14:paraId="3EC553A2" w14:textId="77777777" w:rsidR="00000000" w:rsidRDefault="007C71EE">
      <w:pPr>
        <w:pStyle w:val="a"/>
        <w:rPr>
          <w:rFonts w:hint="cs"/>
          <w:rtl/>
        </w:rPr>
      </w:pPr>
    </w:p>
    <w:p w14:paraId="33263F73" w14:textId="77777777" w:rsidR="00000000" w:rsidRDefault="007C71EE">
      <w:pPr>
        <w:pStyle w:val="a"/>
        <w:rPr>
          <w:rFonts w:hint="cs"/>
          <w:rtl/>
        </w:rPr>
      </w:pPr>
      <w:r>
        <w:rPr>
          <w:rFonts w:hint="cs"/>
          <w:rtl/>
        </w:rPr>
        <w:t>אם תבקשי פטור מחובת הנחה ויאפשרו לך להעלות את הצעת החוק כאן, אפשר לאחד את הצעת החוק - - -</w:t>
      </w:r>
    </w:p>
    <w:p w14:paraId="5D5CF132" w14:textId="77777777" w:rsidR="00000000" w:rsidRDefault="007C71EE">
      <w:pPr>
        <w:pStyle w:val="a"/>
        <w:rPr>
          <w:rFonts w:hint="cs"/>
          <w:rtl/>
        </w:rPr>
      </w:pPr>
    </w:p>
    <w:p w14:paraId="519E03DF" w14:textId="77777777" w:rsidR="00000000" w:rsidRDefault="007C71EE">
      <w:pPr>
        <w:pStyle w:val="SpeakerCon"/>
        <w:rPr>
          <w:rtl/>
        </w:rPr>
      </w:pPr>
      <w:bookmarkStart w:id="1169" w:name="FS000001047T27_05_2003_11_51_00C"/>
      <w:bookmarkEnd w:id="1169"/>
      <w:r>
        <w:rPr>
          <w:rFonts w:hint="eastAsia"/>
          <w:rtl/>
        </w:rPr>
        <w:t>מל</w:t>
      </w:r>
      <w:r>
        <w:rPr>
          <w:rtl/>
        </w:rPr>
        <w:t xml:space="preserve"> פולישוק-ב</w:t>
      </w:r>
      <w:r>
        <w:rPr>
          <w:rtl/>
        </w:rPr>
        <w:t>לוך (שינוי):</w:t>
      </w:r>
    </w:p>
    <w:p w14:paraId="360773C1" w14:textId="77777777" w:rsidR="00000000" w:rsidRDefault="007C71EE">
      <w:pPr>
        <w:pStyle w:val="a"/>
        <w:rPr>
          <w:rFonts w:hint="cs"/>
          <w:rtl/>
        </w:rPr>
      </w:pPr>
    </w:p>
    <w:p w14:paraId="56F0829C" w14:textId="77777777" w:rsidR="00000000" w:rsidRDefault="007C71EE">
      <w:pPr>
        <w:pStyle w:val="a"/>
        <w:rPr>
          <w:rFonts w:hint="cs"/>
          <w:rtl/>
        </w:rPr>
      </w:pPr>
      <w:r>
        <w:rPr>
          <w:rFonts w:hint="cs"/>
          <w:rtl/>
        </w:rPr>
        <w:t>אני אשמח ללמוד ממך את הלכות הכנסת, אדוני היושב-ראש לשעבר. אכן יש לי מה ללמוד.</w:t>
      </w:r>
    </w:p>
    <w:p w14:paraId="63CF9028" w14:textId="77777777" w:rsidR="00000000" w:rsidRDefault="007C71EE">
      <w:pPr>
        <w:pStyle w:val="a"/>
        <w:rPr>
          <w:rFonts w:hint="cs"/>
          <w:rtl/>
        </w:rPr>
      </w:pPr>
    </w:p>
    <w:p w14:paraId="2CDA478B" w14:textId="77777777" w:rsidR="00000000" w:rsidRDefault="007C71EE">
      <w:pPr>
        <w:pStyle w:val="a"/>
        <w:rPr>
          <w:rFonts w:hint="cs"/>
          <w:rtl/>
        </w:rPr>
      </w:pPr>
      <w:r>
        <w:rPr>
          <w:rFonts w:hint="cs"/>
          <w:rtl/>
        </w:rPr>
        <w:t>ובכל זאת, התוכנית הזאת יש לה עקרונות יסוד שרק הם יצילו את המשק. אנחנו מדברים על פחות קצבאות ויותר פרנסה; פחות כספי חלוקה ויותר תמורה ותפוקה; פחות עובדים זרים, יותר</w:t>
      </w:r>
      <w:r>
        <w:rPr>
          <w:rFonts w:hint="cs"/>
          <w:rtl/>
        </w:rPr>
        <w:t xml:space="preserve"> עובדים ישראלים; פחות מיסוי, יותר תמריץ לעבוד </w:t>
      </w:r>
      <w:r>
        <w:rPr>
          <w:rtl/>
        </w:rPr>
        <w:t>–</w:t>
      </w:r>
      <w:r>
        <w:rPr>
          <w:rFonts w:hint="cs"/>
          <w:rtl/>
        </w:rPr>
        <w:t xml:space="preserve"> וכל זה, בסופו של תהליך, יותר כסף בקופה ופחות עוני במדינת ישראל.</w:t>
      </w:r>
    </w:p>
    <w:p w14:paraId="4CF76062" w14:textId="77777777" w:rsidR="00000000" w:rsidRDefault="007C71EE">
      <w:pPr>
        <w:pStyle w:val="a"/>
        <w:rPr>
          <w:rFonts w:hint="cs"/>
          <w:rtl/>
        </w:rPr>
      </w:pPr>
    </w:p>
    <w:p w14:paraId="493974FB" w14:textId="77777777" w:rsidR="00000000" w:rsidRDefault="007C71EE">
      <w:pPr>
        <w:pStyle w:val="ac"/>
        <w:rPr>
          <w:rtl/>
        </w:rPr>
      </w:pPr>
      <w:r>
        <w:rPr>
          <w:rFonts w:hint="eastAsia"/>
          <w:rtl/>
        </w:rPr>
        <w:t>דוד</w:t>
      </w:r>
      <w:r>
        <w:rPr>
          <w:rtl/>
        </w:rPr>
        <w:t xml:space="preserve"> טל (עם אחד):</w:t>
      </w:r>
    </w:p>
    <w:p w14:paraId="3C4991CF" w14:textId="77777777" w:rsidR="00000000" w:rsidRDefault="007C71EE">
      <w:pPr>
        <w:pStyle w:val="a"/>
        <w:rPr>
          <w:rFonts w:hint="cs"/>
          <w:rtl/>
        </w:rPr>
      </w:pPr>
    </w:p>
    <w:p w14:paraId="6D6B76C2" w14:textId="77777777" w:rsidR="00000000" w:rsidRDefault="007C71EE">
      <w:pPr>
        <w:pStyle w:val="a"/>
        <w:rPr>
          <w:rFonts w:hint="cs"/>
          <w:rtl/>
        </w:rPr>
      </w:pPr>
      <w:r>
        <w:rPr>
          <w:rFonts w:hint="cs"/>
          <w:rtl/>
        </w:rPr>
        <w:t>אמרו לנו את זה בחמש הדקות האחרונות.</w:t>
      </w:r>
    </w:p>
    <w:p w14:paraId="4EB7D208" w14:textId="77777777" w:rsidR="00000000" w:rsidRDefault="007C71EE">
      <w:pPr>
        <w:pStyle w:val="a"/>
        <w:rPr>
          <w:rFonts w:hint="cs"/>
          <w:rtl/>
        </w:rPr>
      </w:pPr>
    </w:p>
    <w:p w14:paraId="7D0169EC" w14:textId="77777777" w:rsidR="00000000" w:rsidRDefault="007C71EE">
      <w:pPr>
        <w:pStyle w:val="SpeakerCon"/>
        <w:rPr>
          <w:rtl/>
        </w:rPr>
      </w:pPr>
      <w:bookmarkStart w:id="1170" w:name="FS000001047T27_05_2003_11_57_37C"/>
      <w:bookmarkEnd w:id="1170"/>
    </w:p>
    <w:p w14:paraId="3A498DF4" w14:textId="77777777" w:rsidR="00000000" w:rsidRDefault="007C71EE">
      <w:pPr>
        <w:pStyle w:val="SpeakerCon"/>
        <w:rPr>
          <w:rFonts w:hint="cs"/>
          <w:rtl/>
        </w:rPr>
      </w:pPr>
      <w:r>
        <w:rPr>
          <w:rFonts w:hint="eastAsia"/>
          <w:rtl/>
        </w:rPr>
        <w:t>מל</w:t>
      </w:r>
      <w:r>
        <w:rPr>
          <w:rtl/>
        </w:rPr>
        <w:t xml:space="preserve"> פולישוק-בלוך (שינוי):</w:t>
      </w:r>
    </w:p>
    <w:p w14:paraId="32D79000" w14:textId="77777777" w:rsidR="00000000" w:rsidRDefault="007C71EE">
      <w:pPr>
        <w:pStyle w:val="SpeakerCon"/>
        <w:rPr>
          <w:rFonts w:hint="cs"/>
          <w:rtl/>
        </w:rPr>
      </w:pPr>
    </w:p>
    <w:p w14:paraId="12BC18FC" w14:textId="77777777" w:rsidR="00000000" w:rsidRDefault="007C71EE">
      <w:pPr>
        <w:pStyle w:val="a"/>
        <w:rPr>
          <w:rFonts w:hint="cs"/>
          <w:rtl/>
        </w:rPr>
      </w:pPr>
      <w:r>
        <w:rPr>
          <w:rFonts w:hint="cs"/>
          <w:rtl/>
        </w:rPr>
        <w:t xml:space="preserve">בכל זה, חברי חברי הכנסת, לא די. אם לא נשלב ואם לא נעבור מייד </w:t>
      </w:r>
      <w:r>
        <w:rPr>
          <w:rFonts w:hint="cs"/>
          <w:rtl/>
        </w:rPr>
        <w:t xml:space="preserve">לתוכנית צמיחה עניינית, מעשית, לא עשינו דבר. תוכנית הצמיחה הנכונה היא זאת שמשקיעה בתשתית, שמשקיעה בתשתית ההון האנושי, בפוטנציאל האדיר היחיד שיש לנו, פוטנציאל שטרם מימשנו אותו. </w:t>
      </w:r>
    </w:p>
    <w:p w14:paraId="55172BE0" w14:textId="77777777" w:rsidR="00000000" w:rsidRDefault="007C71EE">
      <w:pPr>
        <w:pStyle w:val="a"/>
        <w:rPr>
          <w:rFonts w:hint="cs"/>
          <w:rtl/>
        </w:rPr>
      </w:pPr>
    </w:p>
    <w:p w14:paraId="74FB1048" w14:textId="77777777" w:rsidR="00000000" w:rsidRDefault="007C71EE">
      <w:pPr>
        <w:pStyle w:val="a"/>
        <w:rPr>
          <w:rFonts w:hint="cs"/>
          <w:rtl/>
        </w:rPr>
      </w:pPr>
      <w:r>
        <w:rPr>
          <w:rFonts w:hint="cs"/>
          <w:rtl/>
        </w:rPr>
        <w:t>אני פונה מכאן לראש הממשלה, ולצערי הרב שר התמ"ת לא נשאר לשמוע את דברי, אני אעביר</w:t>
      </w:r>
      <w:r>
        <w:rPr>
          <w:rFonts w:hint="cs"/>
          <w:rtl/>
        </w:rPr>
        <w:t xml:space="preserve"> לו אותם בדרך אחרת - - -</w:t>
      </w:r>
    </w:p>
    <w:p w14:paraId="5EAC872D" w14:textId="77777777" w:rsidR="00000000" w:rsidRDefault="007C71EE">
      <w:pPr>
        <w:pStyle w:val="a"/>
        <w:rPr>
          <w:rFonts w:hint="cs"/>
          <w:rtl/>
        </w:rPr>
      </w:pPr>
    </w:p>
    <w:p w14:paraId="1BCAAE47" w14:textId="77777777" w:rsidR="00000000" w:rsidRDefault="007C71EE">
      <w:pPr>
        <w:pStyle w:val="ac"/>
        <w:rPr>
          <w:rtl/>
        </w:rPr>
      </w:pPr>
      <w:r>
        <w:rPr>
          <w:rFonts w:hint="eastAsia"/>
          <w:rtl/>
        </w:rPr>
        <w:t>יצחק</w:t>
      </w:r>
      <w:r>
        <w:rPr>
          <w:rtl/>
        </w:rPr>
        <w:t xml:space="preserve"> כהן (ש"ס):</w:t>
      </w:r>
    </w:p>
    <w:p w14:paraId="498CA6F8" w14:textId="77777777" w:rsidR="00000000" w:rsidRDefault="007C71EE">
      <w:pPr>
        <w:pStyle w:val="a"/>
        <w:rPr>
          <w:rFonts w:hint="cs"/>
          <w:rtl/>
        </w:rPr>
      </w:pPr>
    </w:p>
    <w:p w14:paraId="33EE5561" w14:textId="77777777" w:rsidR="00000000" w:rsidRDefault="007C71EE">
      <w:pPr>
        <w:pStyle w:val="a"/>
        <w:rPr>
          <w:rFonts w:hint="cs"/>
          <w:rtl/>
        </w:rPr>
      </w:pPr>
      <w:r>
        <w:rPr>
          <w:rFonts w:hint="cs"/>
          <w:rtl/>
        </w:rPr>
        <w:t>הוא יצא לחו"ל.</w:t>
      </w:r>
    </w:p>
    <w:p w14:paraId="594E498C" w14:textId="77777777" w:rsidR="00000000" w:rsidRDefault="007C71EE">
      <w:pPr>
        <w:pStyle w:val="a"/>
        <w:ind w:firstLine="0"/>
        <w:rPr>
          <w:rFonts w:hint="cs"/>
          <w:rtl/>
        </w:rPr>
      </w:pPr>
    </w:p>
    <w:p w14:paraId="2B685B80" w14:textId="77777777" w:rsidR="00000000" w:rsidRDefault="007C71EE">
      <w:pPr>
        <w:pStyle w:val="SpeakerCon"/>
        <w:rPr>
          <w:rtl/>
        </w:rPr>
      </w:pPr>
      <w:bookmarkStart w:id="1171" w:name="FS000001047T27_05_2003_17_05_46C"/>
      <w:bookmarkEnd w:id="1171"/>
      <w:r>
        <w:rPr>
          <w:rtl/>
        </w:rPr>
        <w:t>מל פולישוק-בלוך (שינוי):</w:t>
      </w:r>
    </w:p>
    <w:p w14:paraId="5D8AF698" w14:textId="77777777" w:rsidR="00000000" w:rsidRDefault="007C71EE">
      <w:pPr>
        <w:pStyle w:val="a"/>
        <w:rPr>
          <w:rtl/>
        </w:rPr>
      </w:pPr>
    </w:p>
    <w:p w14:paraId="37230ECB" w14:textId="77777777" w:rsidR="00000000" w:rsidRDefault="007C71EE">
      <w:pPr>
        <w:pStyle w:val="a"/>
        <w:rPr>
          <w:rFonts w:hint="cs"/>
          <w:rtl/>
        </w:rPr>
      </w:pPr>
      <w:r>
        <w:rPr>
          <w:rFonts w:hint="cs"/>
          <w:rtl/>
        </w:rPr>
        <w:t xml:space="preserve">אולי. אני מבקשת מראש הממשלה ומהשרים לקבוע מדיניות שלפיה ענף ההיי-טק, המדע והטכנולוגיה הוא הענף הכלכלי המוביל של מדינת ישראל. הכרזה בלבד, כמובן, אינה מספיקה, וצריכים לנקוט </w:t>
      </w:r>
      <w:r>
        <w:rPr>
          <w:rFonts w:hint="cs"/>
          <w:rtl/>
        </w:rPr>
        <w:t>צעדים אופרטיביים.</w:t>
      </w:r>
    </w:p>
    <w:p w14:paraId="56FB58F6" w14:textId="77777777" w:rsidR="00000000" w:rsidRDefault="007C71EE">
      <w:pPr>
        <w:pStyle w:val="a"/>
        <w:rPr>
          <w:rFonts w:hint="cs"/>
          <w:rtl/>
        </w:rPr>
      </w:pPr>
    </w:p>
    <w:p w14:paraId="0390BFB2" w14:textId="77777777" w:rsidR="00000000" w:rsidRDefault="007C71EE">
      <w:pPr>
        <w:pStyle w:val="a"/>
        <w:rPr>
          <w:rFonts w:hint="cs"/>
          <w:rtl/>
        </w:rPr>
      </w:pPr>
      <w:r>
        <w:rPr>
          <w:rFonts w:hint="cs"/>
          <w:rtl/>
        </w:rPr>
        <w:t>ברשותכם, אני רוצה לפרט את התוכנית שגובשה והוצעה על-ידי ועדת המדע והטכנולוגיה של הכנסת, בסיוע מומחים מקצועיים ומובילים מהתעשייה, מהאקדמיה ומהמגזר הציבורי. אנחנו מציעים, כי רבע מהתקציב הממשלתי לתשתיות כבישים ומסילות ברזל, כמיליארד שקל, יופ</w:t>
      </w:r>
      <w:r>
        <w:rPr>
          <w:rFonts w:hint="cs"/>
          <w:rtl/>
        </w:rPr>
        <w:t>נה לתשתיות ההון האנושי באמצעות תשתיות ההיי-טק. אנחנו מציעים הצעה, שאם היא תבוצע בכללותה, היא תחזיר לעבודה כ=20,000 אנשי היי-טק שהיום הם מובטלים, ועוד מספר כפול מזה של אנשים שנותנים שירותים שונים לעובדי ההיי-טק; סך הכול למעלה מ=50,000 איש, עובדים, שיכולים ל</w:t>
      </w:r>
      <w:r>
        <w:rPr>
          <w:rFonts w:hint="cs"/>
          <w:rtl/>
        </w:rPr>
        <w:t>חזור לעבודה כבר השנה.</w:t>
      </w:r>
    </w:p>
    <w:p w14:paraId="6316B979" w14:textId="77777777" w:rsidR="00000000" w:rsidRDefault="007C71EE">
      <w:pPr>
        <w:pStyle w:val="a"/>
        <w:rPr>
          <w:rFonts w:hint="cs"/>
          <w:rtl/>
        </w:rPr>
      </w:pPr>
    </w:p>
    <w:p w14:paraId="79D63E6E" w14:textId="77777777" w:rsidR="00000000" w:rsidRDefault="007C71EE">
      <w:pPr>
        <w:pStyle w:val="a"/>
        <w:rPr>
          <w:rFonts w:hint="cs"/>
          <w:rtl/>
        </w:rPr>
      </w:pPr>
      <w:r>
        <w:rPr>
          <w:rFonts w:hint="cs"/>
          <w:rtl/>
        </w:rPr>
        <w:t>אנחנו מציעים חלוקה כספית כזאת: 250 מיליון שקל לתגבור פעולות המדען הראשי במשרד התמ"ס, לעידוד היצוא של תעשיות ההיי-טק המייצרות ומשווקות מוצרים בני-מכירה; 150 מיליון שקל לעידוד פעילותן של קרנות הון סיכון, להשקעה בטכנולוגיה ומוצרי היי-טק</w:t>
      </w:r>
      <w:r>
        <w:rPr>
          <w:rFonts w:hint="cs"/>
          <w:rtl/>
        </w:rPr>
        <w:t xml:space="preserve"> בעלי פוטנציאל מוכח, וכאן אנחנו מדברים על מנגנון השקעה של דולר מול דולר; חצי מיליארד שקל לפרויקטים לאומיים בתחום התקשוב של טכנולוגיית המידע, ה=</w:t>
      </w:r>
      <w:r>
        <w:rPr>
          <w:rFonts w:hint="cs"/>
        </w:rPr>
        <w:t>T</w:t>
      </w:r>
      <w:r>
        <w:rPr>
          <w:rFonts w:hint="cs"/>
          <w:rtl/>
        </w:rPr>
        <w:t>.</w:t>
      </w:r>
      <w:r>
        <w:rPr>
          <w:rFonts w:hint="cs"/>
        </w:rPr>
        <w:t>I</w:t>
      </w:r>
      <w:r>
        <w:rPr>
          <w:rFonts w:hint="cs"/>
          <w:rtl/>
        </w:rPr>
        <w:t xml:space="preserve">, בשיטת </w:t>
      </w:r>
      <w:r>
        <w:rPr>
          <w:b/>
          <w:bCs/>
        </w:rPr>
        <w:t>BOT</w:t>
      </w:r>
      <w:r>
        <w:rPr>
          <w:rFonts w:hint="cs"/>
          <w:rtl/>
        </w:rPr>
        <w:t>, באמצעות חברות בין-לאומיות, שיש להן סניפים מקומיים, באמצעות עובדים ישראלים בלבד, ואני מדגישה: עובד</w:t>
      </w:r>
      <w:r>
        <w:rPr>
          <w:rFonts w:hint="cs"/>
          <w:rtl/>
        </w:rPr>
        <w:t xml:space="preserve">ים ישראלים בלבד. אנחנו מדברים על כך שתשתית ההיי-טק תבוצע על-ידי עובדים ישראלים, לעומת תשתית הכבישים, שגם היא חשובה, תבוצע על-ידי עובדים שיובאו מסין. </w:t>
      </w:r>
    </w:p>
    <w:p w14:paraId="2B25FC3F" w14:textId="77777777" w:rsidR="00000000" w:rsidRDefault="007C71EE">
      <w:pPr>
        <w:pStyle w:val="a"/>
        <w:rPr>
          <w:rFonts w:hint="cs"/>
          <w:rtl/>
        </w:rPr>
      </w:pPr>
    </w:p>
    <w:p w14:paraId="6B4AC125" w14:textId="77777777" w:rsidR="00000000" w:rsidRDefault="007C71EE">
      <w:pPr>
        <w:pStyle w:val="a"/>
        <w:rPr>
          <w:rFonts w:hint="cs"/>
          <w:rtl/>
        </w:rPr>
      </w:pPr>
      <w:r>
        <w:rPr>
          <w:rFonts w:hint="cs"/>
          <w:rtl/>
        </w:rPr>
        <w:t>אנחנו מדברים על 100 מיליון שקל לשילוב מובטלי היי-טק בתחומי החינוך, בבתי-ספר, על-ידי הכשרה מקצועית, כדי לת</w:t>
      </w:r>
      <w:r>
        <w:rPr>
          <w:rFonts w:hint="cs"/>
          <w:rtl/>
        </w:rPr>
        <w:t>ת שוויון הזדמנויות. הרבה מאוד חברי כנסת מדברים על המסכנים בפריפריות, על האנשים בבקעה, על חרדים. ובכן, באמצעות ההכשרה לתחום הזה, לתחום ההיי-טק והמדע, אנחנו יכולים לשלב אוכלוסיות של חרדים, לשלב אוכלוסיות של ערבים, לשלב אוכלוסיות שנמצאות בפריפריה. אנחנו מכווצ</w:t>
      </w:r>
      <w:r>
        <w:rPr>
          <w:rFonts w:hint="cs"/>
          <w:rtl/>
        </w:rPr>
        <w:t>ים את המדינה למשק אחד, יעיל ואופרטיבי.</w:t>
      </w:r>
    </w:p>
    <w:p w14:paraId="2DE0947D" w14:textId="77777777" w:rsidR="00000000" w:rsidRDefault="007C71EE">
      <w:pPr>
        <w:pStyle w:val="a"/>
        <w:ind w:firstLine="0"/>
        <w:rPr>
          <w:rFonts w:hint="cs"/>
          <w:rtl/>
        </w:rPr>
      </w:pPr>
    </w:p>
    <w:p w14:paraId="1BAD568E" w14:textId="77777777" w:rsidR="00000000" w:rsidRDefault="007C71EE">
      <w:pPr>
        <w:pStyle w:val="ac"/>
        <w:rPr>
          <w:rtl/>
        </w:rPr>
      </w:pPr>
      <w:r>
        <w:rPr>
          <w:rFonts w:hint="eastAsia"/>
          <w:rtl/>
        </w:rPr>
        <w:t>משה</w:t>
      </w:r>
      <w:r>
        <w:rPr>
          <w:rtl/>
        </w:rPr>
        <w:t xml:space="preserve"> גפני (יהדות התורה):</w:t>
      </w:r>
    </w:p>
    <w:p w14:paraId="63DE4293" w14:textId="77777777" w:rsidR="00000000" w:rsidRDefault="007C71EE">
      <w:pPr>
        <w:pStyle w:val="a"/>
        <w:rPr>
          <w:rFonts w:hint="cs"/>
          <w:rtl/>
        </w:rPr>
      </w:pPr>
    </w:p>
    <w:p w14:paraId="60ACFC0F" w14:textId="77777777" w:rsidR="00000000" w:rsidRDefault="007C71EE">
      <w:pPr>
        <w:pStyle w:val="a"/>
        <w:rPr>
          <w:rFonts w:hint="cs"/>
          <w:rtl/>
        </w:rPr>
      </w:pPr>
      <w:r>
        <w:rPr>
          <w:rFonts w:hint="cs"/>
          <w:rtl/>
        </w:rPr>
        <w:t>איך החרדים יצאו לעבוד? להצטרף ל=300,000 המובטלים?</w:t>
      </w:r>
    </w:p>
    <w:p w14:paraId="674EB28C" w14:textId="77777777" w:rsidR="00000000" w:rsidRDefault="007C71EE">
      <w:pPr>
        <w:pStyle w:val="a"/>
        <w:ind w:firstLine="0"/>
        <w:rPr>
          <w:rFonts w:hint="cs"/>
          <w:rtl/>
        </w:rPr>
      </w:pPr>
    </w:p>
    <w:p w14:paraId="5124A2AA" w14:textId="77777777" w:rsidR="00000000" w:rsidRDefault="007C71EE">
      <w:pPr>
        <w:pStyle w:val="SpeakerCon"/>
        <w:rPr>
          <w:rtl/>
        </w:rPr>
      </w:pPr>
      <w:bookmarkStart w:id="1172" w:name="FS000001047T27_05_2003_11_27_54C"/>
      <w:bookmarkEnd w:id="1172"/>
      <w:r>
        <w:rPr>
          <w:rtl/>
        </w:rPr>
        <w:t>מל פולישוק-בלוך (שינוי):</w:t>
      </w:r>
    </w:p>
    <w:p w14:paraId="05812CA0" w14:textId="77777777" w:rsidR="00000000" w:rsidRDefault="007C71EE">
      <w:pPr>
        <w:pStyle w:val="a"/>
        <w:rPr>
          <w:rtl/>
        </w:rPr>
      </w:pPr>
    </w:p>
    <w:p w14:paraId="4799B9EF" w14:textId="77777777" w:rsidR="00000000" w:rsidRDefault="007C71EE">
      <w:pPr>
        <w:pStyle w:val="a"/>
        <w:rPr>
          <w:rFonts w:hint="cs"/>
          <w:rtl/>
        </w:rPr>
      </w:pPr>
      <w:r>
        <w:rPr>
          <w:rFonts w:hint="cs"/>
          <w:rtl/>
        </w:rPr>
        <w:t>חבר הכנסת גפני, בעוד שעה יש לי פגישה עם גברת נכבדה, חרדית, שרוצה ביחד אתי, לא לצעוק כמוך, אלא לעשות פעולות כדי באמ</w:t>
      </w:r>
      <w:r>
        <w:rPr>
          <w:rFonts w:hint="cs"/>
          <w:rtl/>
        </w:rPr>
        <w:t xml:space="preserve">ת לשלב אנשים מהמגזר החרדי בעולם ההיי-טק. השלב הראשון, אדוני, הוא להכשיר אותם לעבודה. השלב השני </w:t>
      </w:r>
      <w:r>
        <w:rPr>
          <w:rtl/>
        </w:rPr>
        <w:t>–</w:t>
      </w:r>
      <w:r>
        <w:rPr>
          <w:rFonts w:hint="cs"/>
          <w:rtl/>
        </w:rPr>
        <w:t xml:space="preserve"> לייצר מקומות עבודה. </w:t>
      </w:r>
    </w:p>
    <w:p w14:paraId="6F7EEE6C" w14:textId="77777777" w:rsidR="00000000" w:rsidRDefault="007C71EE">
      <w:pPr>
        <w:pStyle w:val="a"/>
        <w:ind w:firstLine="0"/>
        <w:rPr>
          <w:rFonts w:hint="cs"/>
          <w:rtl/>
        </w:rPr>
      </w:pPr>
    </w:p>
    <w:p w14:paraId="738D94F3" w14:textId="77777777" w:rsidR="00000000" w:rsidRDefault="007C71EE">
      <w:pPr>
        <w:pStyle w:val="ac"/>
        <w:rPr>
          <w:rtl/>
        </w:rPr>
      </w:pPr>
      <w:r>
        <w:rPr>
          <w:rFonts w:hint="eastAsia"/>
          <w:rtl/>
        </w:rPr>
        <w:t>משה</w:t>
      </w:r>
      <w:r>
        <w:rPr>
          <w:rtl/>
        </w:rPr>
        <w:t xml:space="preserve"> גפני (יהדות התורה):</w:t>
      </w:r>
    </w:p>
    <w:p w14:paraId="199827E3" w14:textId="77777777" w:rsidR="00000000" w:rsidRDefault="007C71EE">
      <w:pPr>
        <w:pStyle w:val="a"/>
        <w:rPr>
          <w:rFonts w:hint="cs"/>
          <w:rtl/>
        </w:rPr>
      </w:pPr>
    </w:p>
    <w:p w14:paraId="7D3F01CF" w14:textId="77777777" w:rsidR="00000000" w:rsidRDefault="007C71EE">
      <w:pPr>
        <w:pStyle w:val="a"/>
        <w:rPr>
          <w:rFonts w:hint="cs"/>
          <w:rtl/>
        </w:rPr>
      </w:pPr>
      <w:r>
        <w:rPr>
          <w:rFonts w:hint="cs"/>
          <w:rtl/>
        </w:rPr>
        <w:t>אני יודע - - -</w:t>
      </w:r>
    </w:p>
    <w:p w14:paraId="753553F0" w14:textId="77777777" w:rsidR="00000000" w:rsidRDefault="007C71EE">
      <w:pPr>
        <w:pStyle w:val="a"/>
        <w:ind w:firstLine="0"/>
        <w:rPr>
          <w:rFonts w:hint="cs"/>
          <w:rtl/>
        </w:rPr>
      </w:pPr>
    </w:p>
    <w:p w14:paraId="19E21434" w14:textId="77777777" w:rsidR="00000000" w:rsidRDefault="007C71EE">
      <w:pPr>
        <w:pStyle w:val="SpeakerCon"/>
        <w:rPr>
          <w:rtl/>
        </w:rPr>
      </w:pPr>
      <w:bookmarkStart w:id="1173" w:name="FS000001047T27_05_2003_11_28_38C"/>
      <w:bookmarkEnd w:id="1173"/>
      <w:r>
        <w:rPr>
          <w:rtl/>
        </w:rPr>
        <w:t>מל פולישוק-בלוך (שינוי):</w:t>
      </w:r>
    </w:p>
    <w:p w14:paraId="112DC5AB" w14:textId="77777777" w:rsidR="00000000" w:rsidRDefault="007C71EE">
      <w:pPr>
        <w:pStyle w:val="a"/>
        <w:rPr>
          <w:rtl/>
        </w:rPr>
      </w:pPr>
    </w:p>
    <w:p w14:paraId="2404DC22" w14:textId="77777777" w:rsidR="00000000" w:rsidRDefault="007C71EE">
      <w:pPr>
        <w:pStyle w:val="a"/>
        <w:rPr>
          <w:rFonts w:hint="cs"/>
          <w:rtl/>
        </w:rPr>
      </w:pPr>
      <w:r>
        <w:rPr>
          <w:rFonts w:hint="cs"/>
          <w:rtl/>
        </w:rPr>
        <w:t>אם אתה תקשיב במקום לצעוק, אתה תשמע את התוכנית שלי ותראה איך 50,000 מקו</w:t>
      </w:r>
      <w:r>
        <w:rPr>
          <w:rFonts w:hint="cs"/>
          <w:rtl/>
        </w:rPr>
        <w:t>מות עבודה - - -</w:t>
      </w:r>
    </w:p>
    <w:p w14:paraId="697DC1DE" w14:textId="77777777" w:rsidR="00000000" w:rsidRDefault="007C71EE">
      <w:pPr>
        <w:pStyle w:val="a"/>
        <w:ind w:firstLine="0"/>
        <w:rPr>
          <w:rFonts w:hint="cs"/>
          <w:rtl/>
        </w:rPr>
      </w:pPr>
    </w:p>
    <w:p w14:paraId="1883405C" w14:textId="77777777" w:rsidR="00000000" w:rsidRDefault="007C71EE">
      <w:pPr>
        <w:pStyle w:val="ad"/>
        <w:rPr>
          <w:rtl/>
        </w:rPr>
      </w:pPr>
      <w:r>
        <w:rPr>
          <w:rtl/>
        </w:rPr>
        <w:t>היו"ר אלי בן-מנחם:</w:t>
      </w:r>
    </w:p>
    <w:p w14:paraId="7E48D3AC" w14:textId="77777777" w:rsidR="00000000" w:rsidRDefault="007C71EE">
      <w:pPr>
        <w:pStyle w:val="a"/>
        <w:rPr>
          <w:rtl/>
        </w:rPr>
      </w:pPr>
    </w:p>
    <w:p w14:paraId="4AED6DE9" w14:textId="77777777" w:rsidR="00000000" w:rsidRDefault="007C71EE">
      <w:pPr>
        <w:pStyle w:val="a"/>
        <w:rPr>
          <w:rFonts w:hint="cs"/>
          <w:rtl/>
        </w:rPr>
      </w:pPr>
      <w:r>
        <w:rPr>
          <w:rFonts w:hint="cs"/>
          <w:rtl/>
        </w:rPr>
        <w:t>סליחה, רגע, חברת הכנסת מלי פולישוק. במקרה הייתי אצל הגברת החרדית, שמחזיקה פה מפעל, שמלמדת שם, והיא עושה פעילות נהדרת, עם חבר'ה צעירים, חרדים וחרדיות.</w:t>
      </w:r>
    </w:p>
    <w:p w14:paraId="119E6A60" w14:textId="77777777" w:rsidR="00000000" w:rsidRDefault="007C71EE">
      <w:pPr>
        <w:pStyle w:val="a"/>
        <w:ind w:firstLine="0"/>
        <w:rPr>
          <w:rFonts w:hint="cs"/>
          <w:rtl/>
        </w:rPr>
      </w:pPr>
    </w:p>
    <w:p w14:paraId="0563997B" w14:textId="77777777" w:rsidR="00000000" w:rsidRDefault="007C71EE">
      <w:pPr>
        <w:pStyle w:val="ac"/>
        <w:rPr>
          <w:rtl/>
        </w:rPr>
      </w:pPr>
      <w:r>
        <w:rPr>
          <w:rFonts w:hint="eastAsia"/>
          <w:rtl/>
        </w:rPr>
        <w:t>משה</w:t>
      </w:r>
      <w:r>
        <w:rPr>
          <w:rtl/>
        </w:rPr>
        <w:t xml:space="preserve"> גפני (יהדות התורה):</w:t>
      </w:r>
    </w:p>
    <w:p w14:paraId="5903A46D" w14:textId="77777777" w:rsidR="00000000" w:rsidRDefault="007C71EE">
      <w:pPr>
        <w:pStyle w:val="a"/>
        <w:rPr>
          <w:rFonts w:hint="cs"/>
          <w:rtl/>
        </w:rPr>
      </w:pPr>
    </w:p>
    <w:p w14:paraId="7BC7D1E5" w14:textId="77777777" w:rsidR="00000000" w:rsidRDefault="007C71EE">
      <w:pPr>
        <w:pStyle w:val="a"/>
        <w:rPr>
          <w:rFonts w:hint="cs"/>
          <w:rtl/>
        </w:rPr>
      </w:pPr>
      <w:r>
        <w:rPr>
          <w:rFonts w:hint="cs"/>
          <w:rtl/>
        </w:rPr>
        <w:t>נכון, נכון.</w:t>
      </w:r>
    </w:p>
    <w:p w14:paraId="3BCC3866" w14:textId="77777777" w:rsidR="00000000" w:rsidRDefault="007C71EE">
      <w:pPr>
        <w:pStyle w:val="a"/>
        <w:ind w:firstLine="0"/>
        <w:rPr>
          <w:rFonts w:hint="cs"/>
          <w:rtl/>
        </w:rPr>
      </w:pPr>
    </w:p>
    <w:p w14:paraId="249C84C9" w14:textId="77777777" w:rsidR="00000000" w:rsidRDefault="007C71EE">
      <w:pPr>
        <w:pStyle w:val="ac"/>
        <w:rPr>
          <w:rtl/>
        </w:rPr>
      </w:pPr>
      <w:r>
        <w:rPr>
          <w:rFonts w:hint="eastAsia"/>
          <w:rtl/>
        </w:rPr>
        <w:t>אברהם</w:t>
      </w:r>
      <w:r>
        <w:rPr>
          <w:rtl/>
        </w:rPr>
        <w:t xml:space="preserve"> בורג (העבודה-מימד):</w:t>
      </w:r>
    </w:p>
    <w:p w14:paraId="239EE3CB" w14:textId="77777777" w:rsidR="00000000" w:rsidRDefault="007C71EE">
      <w:pPr>
        <w:pStyle w:val="a"/>
        <w:rPr>
          <w:rFonts w:hint="cs"/>
          <w:rtl/>
        </w:rPr>
      </w:pPr>
    </w:p>
    <w:p w14:paraId="2195B53F" w14:textId="77777777" w:rsidR="00000000" w:rsidRDefault="007C71EE">
      <w:pPr>
        <w:pStyle w:val="a"/>
        <w:rPr>
          <w:rFonts w:hint="cs"/>
          <w:rtl/>
        </w:rPr>
      </w:pPr>
      <w:r>
        <w:rPr>
          <w:rFonts w:hint="cs"/>
          <w:rtl/>
        </w:rPr>
        <w:t xml:space="preserve">זה </w:t>
      </w:r>
      <w:r>
        <w:rPr>
          <w:rFonts w:hint="cs"/>
          <w:rtl/>
        </w:rPr>
        <w:t>ל=400. מה עם שאר ה=80,000?</w:t>
      </w:r>
    </w:p>
    <w:p w14:paraId="0756E4D7" w14:textId="77777777" w:rsidR="00000000" w:rsidRDefault="007C71EE">
      <w:pPr>
        <w:pStyle w:val="a"/>
        <w:rPr>
          <w:rFonts w:hint="cs"/>
          <w:rtl/>
        </w:rPr>
      </w:pPr>
    </w:p>
    <w:p w14:paraId="2B95D35D" w14:textId="77777777" w:rsidR="00000000" w:rsidRDefault="007C71EE">
      <w:pPr>
        <w:pStyle w:val="ad"/>
        <w:rPr>
          <w:rtl/>
        </w:rPr>
      </w:pPr>
      <w:r>
        <w:rPr>
          <w:rtl/>
        </w:rPr>
        <w:t>היו"ר אלי בן-מנחם:</w:t>
      </w:r>
    </w:p>
    <w:p w14:paraId="2DDA66A9" w14:textId="77777777" w:rsidR="00000000" w:rsidRDefault="007C71EE">
      <w:pPr>
        <w:pStyle w:val="a"/>
        <w:rPr>
          <w:rtl/>
        </w:rPr>
      </w:pPr>
    </w:p>
    <w:p w14:paraId="2EA12D00" w14:textId="77777777" w:rsidR="00000000" w:rsidRDefault="007C71EE">
      <w:pPr>
        <w:pStyle w:val="a"/>
        <w:rPr>
          <w:rFonts w:hint="cs"/>
          <w:rtl/>
        </w:rPr>
      </w:pPr>
      <w:r>
        <w:rPr>
          <w:rFonts w:hint="cs"/>
          <w:rtl/>
        </w:rPr>
        <w:t xml:space="preserve">מדובר בהרבה מאוד אנשים צעירים. אני מברך על כך והלוואי שירבו כאלה. </w:t>
      </w:r>
    </w:p>
    <w:p w14:paraId="7848170A" w14:textId="77777777" w:rsidR="00000000" w:rsidRDefault="007C71EE">
      <w:pPr>
        <w:pStyle w:val="a"/>
        <w:ind w:firstLine="0"/>
        <w:rPr>
          <w:rFonts w:hint="cs"/>
          <w:rtl/>
        </w:rPr>
      </w:pPr>
    </w:p>
    <w:p w14:paraId="00A8C3C3" w14:textId="77777777" w:rsidR="00000000" w:rsidRDefault="007C71EE">
      <w:pPr>
        <w:pStyle w:val="ac"/>
        <w:rPr>
          <w:rtl/>
        </w:rPr>
      </w:pPr>
      <w:r>
        <w:rPr>
          <w:rFonts w:hint="eastAsia"/>
          <w:rtl/>
        </w:rPr>
        <w:t>משה</w:t>
      </w:r>
      <w:r>
        <w:rPr>
          <w:rtl/>
        </w:rPr>
        <w:t xml:space="preserve"> גפני (יהדות התורה):</w:t>
      </w:r>
    </w:p>
    <w:p w14:paraId="656ABD52" w14:textId="77777777" w:rsidR="00000000" w:rsidRDefault="007C71EE">
      <w:pPr>
        <w:pStyle w:val="a"/>
        <w:rPr>
          <w:rFonts w:hint="cs"/>
          <w:rtl/>
        </w:rPr>
      </w:pPr>
    </w:p>
    <w:p w14:paraId="4AEDD672" w14:textId="77777777" w:rsidR="00000000" w:rsidRDefault="007C71EE">
      <w:pPr>
        <w:pStyle w:val="a"/>
        <w:rPr>
          <w:rFonts w:hint="cs"/>
          <w:rtl/>
        </w:rPr>
      </w:pPr>
      <w:r>
        <w:rPr>
          <w:rFonts w:hint="cs"/>
          <w:rtl/>
        </w:rPr>
        <w:t>הם יטענו שהחרדים לא עובדים.</w:t>
      </w:r>
    </w:p>
    <w:p w14:paraId="2148A8AF" w14:textId="77777777" w:rsidR="00000000" w:rsidRDefault="007C71EE">
      <w:pPr>
        <w:pStyle w:val="a"/>
        <w:ind w:firstLine="0"/>
        <w:rPr>
          <w:rFonts w:hint="cs"/>
          <w:rtl/>
        </w:rPr>
      </w:pPr>
    </w:p>
    <w:p w14:paraId="7B7C102C" w14:textId="77777777" w:rsidR="00000000" w:rsidRDefault="007C71EE">
      <w:pPr>
        <w:pStyle w:val="SpeakerCon"/>
        <w:rPr>
          <w:rtl/>
        </w:rPr>
      </w:pPr>
      <w:bookmarkStart w:id="1174" w:name="FS000001047T27_05_2003_11_30_36C"/>
      <w:bookmarkEnd w:id="1174"/>
      <w:r>
        <w:rPr>
          <w:rtl/>
        </w:rPr>
        <w:t>מל פולישוק-בלוך (שינוי):</w:t>
      </w:r>
    </w:p>
    <w:p w14:paraId="61855694" w14:textId="77777777" w:rsidR="00000000" w:rsidRDefault="007C71EE">
      <w:pPr>
        <w:pStyle w:val="a"/>
        <w:rPr>
          <w:rtl/>
        </w:rPr>
      </w:pPr>
    </w:p>
    <w:p w14:paraId="53574980" w14:textId="77777777" w:rsidR="00000000" w:rsidRDefault="007C71EE">
      <w:pPr>
        <w:pStyle w:val="a"/>
        <w:rPr>
          <w:rFonts w:hint="cs"/>
          <w:rtl/>
        </w:rPr>
      </w:pPr>
      <w:r>
        <w:rPr>
          <w:rFonts w:hint="cs"/>
          <w:rtl/>
        </w:rPr>
        <w:t>לא, לא, לא. אם היית מקשיב לנו ולא רק מדבר לא לעניין, היית שו</w:t>
      </w:r>
      <w:r>
        <w:rPr>
          <w:rFonts w:hint="cs"/>
          <w:rtl/>
        </w:rPr>
        <w:t>מע שאני מדברת על תוכנית שתחזיר 50,000 איש לעבודה ותייצר מקומות עבודה. אם תקשיב, תשמע איך.</w:t>
      </w:r>
    </w:p>
    <w:p w14:paraId="56AB9641" w14:textId="77777777" w:rsidR="00000000" w:rsidRDefault="007C71EE">
      <w:pPr>
        <w:pStyle w:val="a"/>
        <w:rPr>
          <w:rFonts w:hint="cs"/>
          <w:rtl/>
        </w:rPr>
      </w:pPr>
    </w:p>
    <w:p w14:paraId="0FB024E4" w14:textId="77777777" w:rsidR="00000000" w:rsidRDefault="007C71EE">
      <w:pPr>
        <w:pStyle w:val="a"/>
        <w:rPr>
          <w:rFonts w:hint="cs"/>
          <w:rtl/>
        </w:rPr>
      </w:pPr>
      <w:r>
        <w:rPr>
          <w:rFonts w:hint="cs"/>
          <w:rtl/>
        </w:rPr>
        <w:t>אנחנו מדברים על כך שצעירים שכבר נכנסו לעולם ההיי-טק ורוצים להמשיך ולהכשיר את עצמם, וללמוד לימודים אקדמיים מוגברים ונוספים, יוחזרו - - -</w:t>
      </w:r>
    </w:p>
    <w:p w14:paraId="7383FA2B" w14:textId="77777777" w:rsidR="00000000" w:rsidRDefault="007C71EE">
      <w:pPr>
        <w:pStyle w:val="a"/>
        <w:ind w:firstLine="0"/>
        <w:rPr>
          <w:rtl/>
        </w:rPr>
      </w:pPr>
    </w:p>
    <w:p w14:paraId="29213E6E" w14:textId="77777777" w:rsidR="00000000" w:rsidRDefault="007C71EE">
      <w:pPr>
        <w:pStyle w:val="a"/>
        <w:ind w:firstLine="0"/>
        <w:rPr>
          <w:rFonts w:hint="cs"/>
          <w:rtl/>
        </w:rPr>
      </w:pPr>
    </w:p>
    <w:p w14:paraId="7B64D0B5" w14:textId="77777777" w:rsidR="00000000" w:rsidRDefault="007C71EE">
      <w:pPr>
        <w:pStyle w:val="ac"/>
        <w:rPr>
          <w:rtl/>
        </w:rPr>
      </w:pPr>
      <w:r>
        <w:rPr>
          <w:rFonts w:hint="eastAsia"/>
          <w:rtl/>
        </w:rPr>
        <w:t>משה</w:t>
      </w:r>
      <w:r>
        <w:rPr>
          <w:rtl/>
        </w:rPr>
        <w:t xml:space="preserve"> גפני (יהדות התורה):</w:t>
      </w:r>
    </w:p>
    <w:p w14:paraId="65A7AC48" w14:textId="77777777" w:rsidR="00000000" w:rsidRDefault="007C71EE">
      <w:pPr>
        <w:pStyle w:val="a"/>
        <w:rPr>
          <w:rFonts w:hint="cs"/>
          <w:rtl/>
        </w:rPr>
      </w:pPr>
    </w:p>
    <w:p w14:paraId="6C894229" w14:textId="77777777" w:rsidR="00000000" w:rsidRDefault="007C71EE">
      <w:pPr>
        <w:pStyle w:val="a"/>
        <w:ind w:left="719" w:firstLine="0"/>
        <w:rPr>
          <w:rFonts w:hint="cs"/>
          <w:rtl/>
        </w:rPr>
      </w:pPr>
      <w:r>
        <w:rPr>
          <w:rFonts w:hint="cs"/>
          <w:rtl/>
        </w:rPr>
        <w:t xml:space="preserve">- </w:t>
      </w:r>
      <w:r>
        <w:rPr>
          <w:rFonts w:hint="cs"/>
          <w:rtl/>
        </w:rPr>
        <w:t>- -</w:t>
      </w:r>
    </w:p>
    <w:p w14:paraId="68BC1055" w14:textId="77777777" w:rsidR="00000000" w:rsidRDefault="007C71EE">
      <w:pPr>
        <w:pStyle w:val="a"/>
        <w:ind w:firstLine="0"/>
        <w:rPr>
          <w:rFonts w:hint="cs"/>
          <w:rtl/>
        </w:rPr>
      </w:pPr>
    </w:p>
    <w:p w14:paraId="11CB8D62" w14:textId="77777777" w:rsidR="00000000" w:rsidRDefault="007C71EE">
      <w:pPr>
        <w:pStyle w:val="SpeakerCon"/>
        <w:rPr>
          <w:rtl/>
        </w:rPr>
      </w:pPr>
      <w:bookmarkStart w:id="1175" w:name="FS000001047T27_05_2003_11_31_28C"/>
      <w:bookmarkEnd w:id="1175"/>
      <w:r>
        <w:rPr>
          <w:rtl/>
        </w:rPr>
        <w:t>מל פולישוק-בלוך (שינוי):</w:t>
      </w:r>
    </w:p>
    <w:p w14:paraId="48FBAFC9" w14:textId="77777777" w:rsidR="00000000" w:rsidRDefault="007C71EE">
      <w:pPr>
        <w:pStyle w:val="a"/>
        <w:rPr>
          <w:rtl/>
        </w:rPr>
      </w:pPr>
    </w:p>
    <w:p w14:paraId="7A937AEC" w14:textId="77777777" w:rsidR="00000000" w:rsidRDefault="007C71EE">
      <w:pPr>
        <w:pStyle w:val="a"/>
        <w:rPr>
          <w:rFonts w:hint="cs"/>
          <w:rtl/>
        </w:rPr>
      </w:pPr>
      <w:r>
        <w:rPr>
          <w:rFonts w:hint="cs"/>
          <w:rtl/>
        </w:rPr>
        <w:t>אדון גפני, חבר הכנסת גפני. אולי תאזין פעם אחת? אני מדברת על עניינים לא מפלגתיים.</w:t>
      </w:r>
    </w:p>
    <w:p w14:paraId="06DFA5D3" w14:textId="77777777" w:rsidR="00000000" w:rsidRDefault="007C71EE">
      <w:pPr>
        <w:pStyle w:val="a"/>
        <w:ind w:firstLine="0"/>
        <w:rPr>
          <w:rFonts w:hint="cs"/>
          <w:rtl/>
        </w:rPr>
      </w:pPr>
    </w:p>
    <w:p w14:paraId="4CE94D51" w14:textId="77777777" w:rsidR="00000000" w:rsidRDefault="007C71EE">
      <w:pPr>
        <w:pStyle w:val="ad"/>
        <w:rPr>
          <w:rtl/>
        </w:rPr>
      </w:pPr>
      <w:r>
        <w:rPr>
          <w:rtl/>
        </w:rPr>
        <w:t>היו"ר אלי בן-מנחם:</w:t>
      </w:r>
    </w:p>
    <w:p w14:paraId="2D480913" w14:textId="77777777" w:rsidR="00000000" w:rsidRDefault="007C71EE">
      <w:pPr>
        <w:pStyle w:val="a"/>
        <w:rPr>
          <w:rtl/>
        </w:rPr>
      </w:pPr>
    </w:p>
    <w:p w14:paraId="3F90DFEA" w14:textId="77777777" w:rsidR="00000000" w:rsidRDefault="007C71EE">
      <w:pPr>
        <w:pStyle w:val="a"/>
        <w:rPr>
          <w:rFonts w:hint="cs"/>
          <w:rtl/>
        </w:rPr>
      </w:pPr>
      <w:r>
        <w:rPr>
          <w:rFonts w:hint="cs"/>
          <w:rtl/>
        </w:rPr>
        <w:t>חבר הכנסת גפני, את כל מה שאתה מדבר עכשיו אני מוריד מהזמן שלך. אתה צריך לדבר.</w:t>
      </w:r>
    </w:p>
    <w:p w14:paraId="33EAEED2" w14:textId="77777777" w:rsidR="00000000" w:rsidRDefault="007C71EE">
      <w:pPr>
        <w:pStyle w:val="a"/>
        <w:ind w:firstLine="0"/>
        <w:rPr>
          <w:rFonts w:hint="cs"/>
          <w:rtl/>
        </w:rPr>
      </w:pPr>
    </w:p>
    <w:p w14:paraId="56D8CDD2" w14:textId="77777777" w:rsidR="00000000" w:rsidRDefault="007C71EE">
      <w:pPr>
        <w:pStyle w:val="ac"/>
        <w:rPr>
          <w:rtl/>
        </w:rPr>
      </w:pPr>
      <w:r>
        <w:rPr>
          <w:rFonts w:hint="eastAsia"/>
          <w:rtl/>
        </w:rPr>
        <w:t>משה</w:t>
      </w:r>
      <w:r>
        <w:rPr>
          <w:rtl/>
        </w:rPr>
        <w:t xml:space="preserve"> גפני (יהדות התורה):</w:t>
      </w:r>
    </w:p>
    <w:p w14:paraId="565CE1D5" w14:textId="77777777" w:rsidR="00000000" w:rsidRDefault="007C71EE">
      <w:pPr>
        <w:pStyle w:val="a"/>
        <w:rPr>
          <w:rFonts w:hint="cs"/>
          <w:rtl/>
        </w:rPr>
      </w:pPr>
    </w:p>
    <w:p w14:paraId="44507B79" w14:textId="77777777" w:rsidR="00000000" w:rsidRDefault="007C71EE">
      <w:pPr>
        <w:pStyle w:val="a"/>
        <w:rPr>
          <w:rFonts w:hint="cs"/>
          <w:rtl/>
        </w:rPr>
      </w:pPr>
      <w:r>
        <w:rPr>
          <w:rFonts w:hint="cs"/>
          <w:rtl/>
        </w:rPr>
        <w:t>אני מתנצל, אדוני היו</w:t>
      </w:r>
      <w:r>
        <w:rPr>
          <w:rFonts w:hint="cs"/>
          <w:rtl/>
        </w:rPr>
        <w:t>שב-ראש.</w:t>
      </w:r>
    </w:p>
    <w:p w14:paraId="5E9DBBA7" w14:textId="77777777" w:rsidR="00000000" w:rsidRDefault="007C71EE">
      <w:pPr>
        <w:pStyle w:val="a"/>
        <w:ind w:firstLine="0"/>
        <w:rPr>
          <w:rFonts w:hint="cs"/>
          <w:rtl/>
        </w:rPr>
      </w:pPr>
    </w:p>
    <w:p w14:paraId="6434E8AE" w14:textId="77777777" w:rsidR="00000000" w:rsidRDefault="007C71EE">
      <w:pPr>
        <w:pStyle w:val="SpeakerCon"/>
        <w:rPr>
          <w:rtl/>
        </w:rPr>
      </w:pPr>
      <w:bookmarkStart w:id="1176" w:name="FS000001047T27_05_2003_11_32_02C"/>
      <w:bookmarkEnd w:id="1176"/>
      <w:r>
        <w:rPr>
          <w:rtl/>
        </w:rPr>
        <w:t>מל פולישוק-בלוך (שינוי):</w:t>
      </w:r>
    </w:p>
    <w:p w14:paraId="5CCF5472" w14:textId="77777777" w:rsidR="00000000" w:rsidRDefault="007C71EE">
      <w:pPr>
        <w:pStyle w:val="a"/>
        <w:rPr>
          <w:rtl/>
        </w:rPr>
      </w:pPr>
    </w:p>
    <w:p w14:paraId="18E76F36" w14:textId="77777777" w:rsidR="00000000" w:rsidRDefault="007C71EE">
      <w:pPr>
        <w:pStyle w:val="a"/>
        <w:rPr>
          <w:rFonts w:hint="cs"/>
          <w:rtl/>
        </w:rPr>
      </w:pPr>
      <w:r>
        <w:rPr>
          <w:rFonts w:hint="cs"/>
          <w:rtl/>
        </w:rPr>
        <w:t>תקשיב, פעם אחת תקשיב לדברים אחרים, ולא רק לעניינים מפלגתיים ולהתנגחות בין מפלגות. פעם אחת תקשיב למשהו ענייני. זה לא יזיק לך.</w:t>
      </w:r>
    </w:p>
    <w:p w14:paraId="01A21D46" w14:textId="77777777" w:rsidR="00000000" w:rsidRDefault="007C71EE">
      <w:pPr>
        <w:pStyle w:val="a"/>
        <w:ind w:firstLine="0"/>
        <w:rPr>
          <w:rFonts w:hint="cs"/>
          <w:rtl/>
        </w:rPr>
      </w:pPr>
    </w:p>
    <w:p w14:paraId="4349B1D0" w14:textId="77777777" w:rsidR="00000000" w:rsidRDefault="007C71EE">
      <w:pPr>
        <w:pStyle w:val="ac"/>
        <w:rPr>
          <w:rtl/>
        </w:rPr>
      </w:pPr>
      <w:r>
        <w:rPr>
          <w:rFonts w:hint="eastAsia"/>
          <w:rtl/>
        </w:rPr>
        <w:t>אברהם</w:t>
      </w:r>
      <w:r>
        <w:rPr>
          <w:rtl/>
        </w:rPr>
        <w:t xml:space="preserve"> בורג (העבודה-מימד):</w:t>
      </w:r>
    </w:p>
    <w:p w14:paraId="7D3758EB" w14:textId="77777777" w:rsidR="00000000" w:rsidRDefault="007C71EE">
      <w:pPr>
        <w:pStyle w:val="a"/>
        <w:rPr>
          <w:rFonts w:hint="cs"/>
          <w:rtl/>
        </w:rPr>
      </w:pPr>
    </w:p>
    <w:p w14:paraId="4F5B2B4D" w14:textId="77777777" w:rsidR="00000000" w:rsidRDefault="007C71EE">
      <w:pPr>
        <w:pStyle w:val="a"/>
        <w:rPr>
          <w:rFonts w:hint="cs"/>
          <w:rtl/>
        </w:rPr>
      </w:pPr>
      <w:r>
        <w:rPr>
          <w:rFonts w:hint="cs"/>
          <w:rtl/>
        </w:rPr>
        <w:t>הוא מדבר אתך על תעסוקה של חרדים.</w:t>
      </w:r>
    </w:p>
    <w:p w14:paraId="77991398" w14:textId="77777777" w:rsidR="00000000" w:rsidRDefault="007C71EE">
      <w:pPr>
        <w:pStyle w:val="a"/>
        <w:ind w:firstLine="0"/>
        <w:rPr>
          <w:rFonts w:hint="cs"/>
          <w:rtl/>
        </w:rPr>
      </w:pPr>
    </w:p>
    <w:p w14:paraId="46919A44" w14:textId="77777777" w:rsidR="00000000" w:rsidRDefault="007C71EE">
      <w:pPr>
        <w:pStyle w:val="SpeakerCon"/>
        <w:rPr>
          <w:rtl/>
        </w:rPr>
      </w:pPr>
      <w:bookmarkStart w:id="1177" w:name="FS000001047T27_05_2003_11_33_09C"/>
      <w:bookmarkEnd w:id="1177"/>
      <w:r>
        <w:rPr>
          <w:rtl/>
        </w:rPr>
        <w:t>מל פולישוק-בלוך (שינוי):</w:t>
      </w:r>
    </w:p>
    <w:p w14:paraId="5AD7F9D8" w14:textId="77777777" w:rsidR="00000000" w:rsidRDefault="007C71EE">
      <w:pPr>
        <w:pStyle w:val="a"/>
        <w:rPr>
          <w:rtl/>
        </w:rPr>
      </w:pPr>
    </w:p>
    <w:p w14:paraId="2A98B6D3" w14:textId="77777777" w:rsidR="00000000" w:rsidRDefault="007C71EE">
      <w:pPr>
        <w:pStyle w:val="a"/>
        <w:rPr>
          <w:rFonts w:hint="cs"/>
          <w:rtl/>
        </w:rPr>
      </w:pPr>
      <w:r>
        <w:rPr>
          <w:rFonts w:hint="cs"/>
          <w:rtl/>
        </w:rPr>
        <w:t>גם אני מ</w:t>
      </w:r>
      <w:r>
        <w:rPr>
          <w:rFonts w:hint="cs"/>
          <w:rtl/>
        </w:rPr>
        <w:t>דברת על תעסוקה של חרדים, וכדאי שתקשיב איך עושים את זה.</w:t>
      </w:r>
    </w:p>
    <w:p w14:paraId="3FAA90F2" w14:textId="77777777" w:rsidR="00000000" w:rsidRDefault="007C71EE">
      <w:pPr>
        <w:pStyle w:val="a"/>
        <w:ind w:firstLine="0"/>
        <w:rPr>
          <w:rFonts w:hint="cs"/>
          <w:rtl/>
        </w:rPr>
      </w:pPr>
    </w:p>
    <w:p w14:paraId="0D877B05" w14:textId="77777777" w:rsidR="00000000" w:rsidRDefault="007C71EE">
      <w:pPr>
        <w:pStyle w:val="ad"/>
        <w:rPr>
          <w:rtl/>
        </w:rPr>
      </w:pPr>
      <w:r>
        <w:rPr>
          <w:rtl/>
        </w:rPr>
        <w:t>היו"ר אלי בן-מנחם:</w:t>
      </w:r>
    </w:p>
    <w:p w14:paraId="21871FE6" w14:textId="77777777" w:rsidR="00000000" w:rsidRDefault="007C71EE">
      <w:pPr>
        <w:pStyle w:val="a"/>
        <w:rPr>
          <w:rtl/>
        </w:rPr>
      </w:pPr>
    </w:p>
    <w:p w14:paraId="57DF6D0E" w14:textId="77777777" w:rsidR="00000000" w:rsidRDefault="007C71EE">
      <w:pPr>
        <w:pStyle w:val="a"/>
        <w:rPr>
          <w:rFonts w:hint="cs"/>
          <w:rtl/>
        </w:rPr>
      </w:pPr>
      <w:r>
        <w:rPr>
          <w:rFonts w:hint="cs"/>
          <w:rtl/>
        </w:rPr>
        <w:t>חבר הכנסת בורג, אתה צריך לדבר אחרי איוב קרא.</w:t>
      </w:r>
    </w:p>
    <w:p w14:paraId="31679C43" w14:textId="77777777" w:rsidR="00000000" w:rsidRDefault="007C71EE">
      <w:pPr>
        <w:pStyle w:val="a"/>
        <w:ind w:firstLine="0"/>
        <w:rPr>
          <w:rFonts w:hint="cs"/>
          <w:rtl/>
        </w:rPr>
      </w:pPr>
    </w:p>
    <w:p w14:paraId="6EE27893" w14:textId="77777777" w:rsidR="00000000" w:rsidRDefault="007C71EE">
      <w:pPr>
        <w:pStyle w:val="ac"/>
        <w:rPr>
          <w:rtl/>
        </w:rPr>
      </w:pPr>
      <w:r>
        <w:rPr>
          <w:rFonts w:hint="eastAsia"/>
          <w:rtl/>
        </w:rPr>
        <w:t>אברהם</w:t>
      </w:r>
      <w:r>
        <w:rPr>
          <w:rtl/>
        </w:rPr>
        <w:t xml:space="preserve"> בורג (העבודה-מימד):</w:t>
      </w:r>
    </w:p>
    <w:p w14:paraId="01388F20" w14:textId="77777777" w:rsidR="00000000" w:rsidRDefault="007C71EE">
      <w:pPr>
        <w:pStyle w:val="a"/>
        <w:rPr>
          <w:rFonts w:hint="cs"/>
          <w:rtl/>
        </w:rPr>
      </w:pPr>
    </w:p>
    <w:p w14:paraId="71D76B81" w14:textId="77777777" w:rsidR="00000000" w:rsidRDefault="007C71EE">
      <w:pPr>
        <w:pStyle w:val="a"/>
        <w:rPr>
          <w:rFonts w:hint="cs"/>
          <w:rtl/>
        </w:rPr>
      </w:pPr>
      <w:r>
        <w:rPr>
          <w:rFonts w:hint="cs"/>
          <w:rtl/>
        </w:rPr>
        <w:t>למה החרדים אשמים בעניין ההיי-טק?</w:t>
      </w:r>
    </w:p>
    <w:p w14:paraId="70442C7F" w14:textId="77777777" w:rsidR="00000000" w:rsidRDefault="007C71EE">
      <w:pPr>
        <w:pStyle w:val="a"/>
        <w:ind w:firstLine="0"/>
        <w:rPr>
          <w:rtl/>
        </w:rPr>
      </w:pPr>
    </w:p>
    <w:p w14:paraId="026BFA74" w14:textId="77777777" w:rsidR="00000000" w:rsidRDefault="007C71EE">
      <w:pPr>
        <w:pStyle w:val="a"/>
        <w:ind w:firstLine="0"/>
        <w:rPr>
          <w:rFonts w:hint="cs"/>
          <w:rtl/>
        </w:rPr>
      </w:pPr>
    </w:p>
    <w:p w14:paraId="0373E06D" w14:textId="77777777" w:rsidR="00000000" w:rsidRDefault="007C71EE">
      <w:pPr>
        <w:pStyle w:val="SpeakerCon"/>
        <w:rPr>
          <w:rtl/>
        </w:rPr>
      </w:pPr>
      <w:bookmarkStart w:id="1178" w:name="FS000001047T27_05_2003_11_33_45C"/>
      <w:bookmarkEnd w:id="1178"/>
      <w:r>
        <w:rPr>
          <w:rtl/>
        </w:rPr>
        <w:t>מל פולישוק-בלוך (שינוי):</w:t>
      </w:r>
    </w:p>
    <w:p w14:paraId="0F75767E" w14:textId="77777777" w:rsidR="00000000" w:rsidRDefault="007C71EE">
      <w:pPr>
        <w:pStyle w:val="a"/>
        <w:rPr>
          <w:rtl/>
        </w:rPr>
      </w:pPr>
    </w:p>
    <w:p w14:paraId="284F6F6C" w14:textId="77777777" w:rsidR="00000000" w:rsidRDefault="007C71EE">
      <w:pPr>
        <w:pStyle w:val="a"/>
        <w:rPr>
          <w:rFonts w:hint="cs"/>
          <w:rtl/>
        </w:rPr>
      </w:pPr>
      <w:r>
        <w:rPr>
          <w:rFonts w:hint="cs"/>
          <w:rtl/>
        </w:rPr>
        <w:t>אם אתם תקשיבו, תראו איך אנחנו מייצרים פה מקומו</w:t>
      </w:r>
      <w:r>
        <w:rPr>
          <w:rFonts w:hint="cs"/>
          <w:rtl/>
        </w:rPr>
        <w:t xml:space="preserve">ת עבודה. אבל אתם לא מוכנים להקשיב. </w:t>
      </w:r>
    </w:p>
    <w:p w14:paraId="0A723A8C" w14:textId="77777777" w:rsidR="00000000" w:rsidRDefault="007C71EE">
      <w:pPr>
        <w:pStyle w:val="a"/>
        <w:ind w:firstLine="0"/>
        <w:rPr>
          <w:rFonts w:hint="cs"/>
          <w:rtl/>
        </w:rPr>
      </w:pPr>
    </w:p>
    <w:p w14:paraId="5B3CC072" w14:textId="77777777" w:rsidR="00000000" w:rsidRDefault="007C71EE">
      <w:pPr>
        <w:pStyle w:val="ac"/>
        <w:rPr>
          <w:rtl/>
        </w:rPr>
      </w:pPr>
      <w:r>
        <w:rPr>
          <w:rFonts w:hint="eastAsia"/>
          <w:rtl/>
        </w:rPr>
        <w:t>משה</w:t>
      </w:r>
      <w:r>
        <w:rPr>
          <w:rtl/>
        </w:rPr>
        <w:t xml:space="preserve"> גפני (יהדות התורה):</w:t>
      </w:r>
    </w:p>
    <w:p w14:paraId="44AFC4B8" w14:textId="77777777" w:rsidR="00000000" w:rsidRDefault="007C71EE">
      <w:pPr>
        <w:pStyle w:val="a"/>
        <w:rPr>
          <w:rFonts w:hint="cs"/>
          <w:rtl/>
        </w:rPr>
      </w:pPr>
    </w:p>
    <w:p w14:paraId="261AAD33" w14:textId="77777777" w:rsidR="00000000" w:rsidRDefault="007C71EE">
      <w:pPr>
        <w:pStyle w:val="a"/>
        <w:rPr>
          <w:rFonts w:hint="cs"/>
          <w:rtl/>
        </w:rPr>
      </w:pPr>
      <w:r>
        <w:rPr>
          <w:rFonts w:hint="cs"/>
          <w:rtl/>
        </w:rPr>
        <w:t>בבקשה. דיברת על נשים חרדיות.</w:t>
      </w:r>
    </w:p>
    <w:p w14:paraId="687335A6" w14:textId="77777777" w:rsidR="00000000" w:rsidRDefault="007C71EE">
      <w:pPr>
        <w:pStyle w:val="a"/>
        <w:ind w:firstLine="0"/>
        <w:rPr>
          <w:rFonts w:hint="cs"/>
          <w:rtl/>
        </w:rPr>
      </w:pPr>
    </w:p>
    <w:p w14:paraId="26DDFD05" w14:textId="77777777" w:rsidR="00000000" w:rsidRDefault="007C71EE">
      <w:pPr>
        <w:pStyle w:val="SpeakerCon"/>
        <w:rPr>
          <w:rtl/>
        </w:rPr>
      </w:pPr>
      <w:bookmarkStart w:id="1179" w:name="FS000001047T27_05_2003_11_34_06C"/>
      <w:bookmarkEnd w:id="1179"/>
      <w:r>
        <w:rPr>
          <w:rtl/>
        </w:rPr>
        <w:t>מל פולישוק-בלוך (שינוי):</w:t>
      </w:r>
    </w:p>
    <w:p w14:paraId="2D4068E2" w14:textId="77777777" w:rsidR="00000000" w:rsidRDefault="007C71EE">
      <w:pPr>
        <w:pStyle w:val="a"/>
        <w:rPr>
          <w:rtl/>
        </w:rPr>
      </w:pPr>
    </w:p>
    <w:p w14:paraId="1B046532" w14:textId="77777777" w:rsidR="00000000" w:rsidRDefault="007C71EE">
      <w:pPr>
        <w:pStyle w:val="a"/>
        <w:rPr>
          <w:rFonts w:hint="cs"/>
          <w:rtl/>
        </w:rPr>
      </w:pPr>
      <w:r>
        <w:rPr>
          <w:rFonts w:hint="cs"/>
          <w:rtl/>
        </w:rPr>
        <w:t>ובכן, אנחנו מדברים על כך שסטודנטים - - -</w:t>
      </w:r>
    </w:p>
    <w:p w14:paraId="12AAE065" w14:textId="77777777" w:rsidR="00000000" w:rsidRDefault="007C71EE">
      <w:pPr>
        <w:pStyle w:val="a"/>
        <w:ind w:firstLine="0"/>
        <w:rPr>
          <w:rFonts w:hint="cs"/>
          <w:rtl/>
        </w:rPr>
      </w:pPr>
    </w:p>
    <w:p w14:paraId="406F4321" w14:textId="77777777" w:rsidR="00000000" w:rsidRDefault="007C71EE">
      <w:pPr>
        <w:pStyle w:val="ac"/>
        <w:rPr>
          <w:rtl/>
        </w:rPr>
      </w:pPr>
      <w:r>
        <w:rPr>
          <w:rFonts w:hint="eastAsia"/>
          <w:rtl/>
        </w:rPr>
        <w:t>אברהם</w:t>
      </w:r>
      <w:r>
        <w:rPr>
          <w:rtl/>
        </w:rPr>
        <w:t xml:space="preserve"> בורג (העבודה-מימד):</w:t>
      </w:r>
    </w:p>
    <w:p w14:paraId="076F2AEC" w14:textId="77777777" w:rsidR="00000000" w:rsidRDefault="007C71EE">
      <w:pPr>
        <w:pStyle w:val="a"/>
        <w:rPr>
          <w:rFonts w:hint="cs"/>
          <w:rtl/>
        </w:rPr>
      </w:pPr>
    </w:p>
    <w:p w14:paraId="4ECE62B8" w14:textId="77777777" w:rsidR="00000000" w:rsidRDefault="007C71EE">
      <w:pPr>
        <w:pStyle w:val="a"/>
        <w:rPr>
          <w:rFonts w:hint="cs"/>
          <w:rtl/>
        </w:rPr>
      </w:pPr>
      <w:r>
        <w:rPr>
          <w:rFonts w:hint="cs"/>
          <w:rtl/>
        </w:rPr>
        <w:t>כשהחרדים התעסקו עם היי-טק - - -</w:t>
      </w:r>
    </w:p>
    <w:p w14:paraId="5EAE1584" w14:textId="77777777" w:rsidR="00000000" w:rsidRDefault="007C71EE">
      <w:pPr>
        <w:pStyle w:val="a"/>
        <w:ind w:firstLine="0"/>
        <w:rPr>
          <w:rFonts w:hint="cs"/>
          <w:rtl/>
        </w:rPr>
      </w:pPr>
    </w:p>
    <w:p w14:paraId="577C5FA3" w14:textId="77777777" w:rsidR="00000000" w:rsidRDefault="007C71EE">
      <w:pPr>
        <w:pStyle w:val="ad"/>
        <w:rPr>
          <w:rtl/>
        </w:rPr>
      </w:pPr>
      <w:r>
        <w:rPr>
          <w:rtl/>
        </w:rPr>
        <w:t>היו"ר אלי בן-מנחם:</w:t>
      </w:r>
    </w:p>
    <w:p w14:paraId="596DE5A0" w14:textId="77777777" w:rsidR="00000000" w:rsidRDefault="007C71EE">
      <w:pPr>
        <w:pStyle w:val="a"/>
        <w:rPr>
          <w:rtl/>
        </w:rPr>
      </w:pPr>
    </w:p>
    <w:p w14:paraId="680F1D2A" w14:textId="77777777" w:rsidR="00000000" w:rsidRDefault="007C71EE">
      <w:pPr>
        <w:pStyle w:val="a"/>
        <w:rPr>
          <w:rFonts w:hint="cs"/>
          <w:rtl/>
        </w:rPr>
      </w:pPr>
      <w:r>
        <w:rPr>
          <w:rFonts w:hint="cs"/>
          <w:rtl/>
        </w:rPr>
        <w:t xml:space="preserve">רבותי, אני נאלץ </w:t>
      </w:r>
      <w:r>
        <w:rPr>
          <w:rFonts w:hint="cs"/>
          <w:rtl/>
        </w:rPr>
        <w:t xml:space="preserve">להוסיף לה את הזמן שאתם מפריעים לה. זמנה הולך ואוזל ואתם מפריעים לה. זה בא על חשבון הזמן שלכם. </w:t>
      </w:r>
    </w:p>
    <w:p w14:paraId="26DEBFA2" w14:textId="77777777" w:rsidR="00000000" w:rsidRDefault="007C71EE">
      <w:pPr>
        <w:pStyle w:val="a"/>
        <w:ind w:firstLine="0"/>
        <w:rPr>
          <w:rFonts w:hint="cs"/>
          <w:rtl/>
        </w:rPr>
      </w:pPr>
    </w:p>
    <w:p w14:paraId="4A6A687E" w14:textId="77777777" w:rsidR="00000000" w:rsidRDefault="007C71EE">
      <w:pPr>
        <w:pStyle w:val="ac"/>
        <w:rPr>
          <w:rtl/>
        </w:rPr>
      </w:pPr>
      <w:r>
        <w:rPr>
          <w:rFonts w:hint="eastAsia"/>
          <w:rtl/>
        </w:rPr>
        <w:t>אברהם</w:t>
      </w:r>
      <w:r>
        <w:rPr>
          <w:rtl/>
        </w:rPr>
        <w:t xml:space="preserve"> בורג (העבודה-מימד):</w:t>
      </w:r>
    </w:p>
    <w:p w14:paraId="6F377DEA" w14:textId="77777777" w:rsidR="00000000" w:rsidRDefault="007C71EE">
      <w:pPr>
        <w:pStyle w:val="a"/>
        <w:rPr>
          <w:rFonts w:hint="cs"/>
          <w:rtl/>
        </w:rPr>
      </w:pPr>
    </w:p>
    <w:p w14:paraId="3EE67989" w14:textId="77777777" w:rsidR="00000000" w:rsidRDefault="007C71EE">
      <w:pPr>
        <w:pStyle w:val="a"/>
        <w:rPr>
          <w:rFonts w:hint="cs"/>
          <w:rtl/>
        </w:rPr>
      </w:pPr>
      <w:r>
        <w:rPr>
          <w:rFonts w:hint="cs"/>
          <w:rtl/>
        </w:rPr>
        <w:t>כמה שצריך, אדוני היושב-ראש.</w:t>
      </w:r>
    </w:p>
    <w:p w14:paraId="2AD15C9B" w14:textId="77777777" w:rsidR="00000000" w:rsidRDefault="007C71EE">
      <w:pPr>
        <w:pStyle w:val="a"/>
        <w:ind w:firstLine="0"/>
        <w:rPr>
          <w:rFonts w:hint="cs"/>
          <w:rtl/>
        </w:rPr>
      </w:pPr>
    </w:p>
    <w:p w14:paraId="3CDA6600" w14:textId="77777777" w:rsidR="00000000" w:rsidRDefault="007C71EE">
      <w:pPr>
        <w:pStyle w:val="SpeakerCon"/>
        <w:rPr>
          <w:rtl/>
        </w:rPr>
      </w:pPr>
      <w:bookmarkStart w:id="1180" w:name="FS000001047T27_05_2003_11_35_20C"/>
      <w:bookmarkEnd w:id="1180"/>
      <w:r>
        <w:rPr>
          <w:rtl/>
        </w:rPr>
        <w:t>מל פולישוק-בלוך (שינוי):</w:t>
      </w:r>
    </w:p>
    <w:p w14:paraId="2187D09D" w14:textId="77777777" w:rsidR="00000000" w:rsidRDefault="007C71EE">
      <w:pPr>
        <w:pStyle w:val="a"/>
        <w:rPr>
          <w:rtl/>
        </w:rPr>
      </w:pPr>
    </w:p>
    <w:p w14:paraId="725ADCDE" w14:textId="77777777" w:rsidR="00000000" w:rsidRDefault="007C71EE">
      <w:pPr>
        <w:pStyle w:val="a"/>
        <w:rPr>
          <w:rFonts w:hint="cs"/>
          <w:rtl/>
        </w:rPr>
      </w:pPr>
      <w:r>
        <w:rPr>
          <w:rFonts w:hint="cs"/>
          <w:rtl/>
        </w:rPr>
        <w:t>יש פה כל כך הרבה רעש.</w:t>
      </w:r>
    </w:p>
    <w:p w14:paraId="22D81594" w14:textId="77777777" w:rsidR="00000000" w:rsidRDefault="007C71EE">
      <w:pPr>
        <w:pStyle w:val="a"/>
        <w:ind w:firstLine="0"/>
        <w:rPr>
          <w:rFonts w:hint="cs"/>
          <w:rtl/>
        </w:rPr>
      </w:pPr>
    </w:p>
    <w:p w14:paraId="56C09C04" w14:textId="77777777" w:rsidR="00000000" w:rsidRDefault="007C71EE">
      <w:pPr>
        <w:pStyle w:val="ad"/>
        <w:rPr>
          <w:rtl/>
        </w:rPr>
      </w:pPr>
      <w:r>
        <w:rPr>
          <w:rtl/>
        </w:rPr>
        <w:t>היו”ר אלי בן-מנחם:</w:t>
      </w:r>
    </w:p>
    <w:p w14:paraId="362E29B5" w14:textId="77777777" w:rsidR="00000000" w:rsidRDefault="007C71EE">
      <w:pPr>
        <w:pStyle w:val="a"/>
        <w:rPr>
          <w:rtl/>
        </w:rPr>
      </w:pPr>
    </w:p>
    <w:p w14:paraId="2402DFF2" w14:textId="77777777" w:rsidR="00000000" w:rsidRDefault="007C71EE">
      <w:pPr>
        <w:pStyle w:val="a"/>
        <w:rPr>
          <w:rFonts w:hint="cs"/>
          <w:rtl/>
        </w:rPr>
      </w:pPr>
      <w:r>
        <w:rPr>
          <w:rFonts w:hint="cs"/>
          <w:rtl/>
        </w:rPr>
        <w:t>שלא ישעמם. הציבור אומר שהכנסת ריקה.</w:t>
      </w:r>
    </w:p>
    <w:p w14:paraId="1D55FC91" w14:textId="77777777" w:rsidR="00000000" w:rsidRDefault="007C71EE">
      <w:pPr>
        <w:pStyle w:val="a"/>
        <w:ind w:firstLine="0"/>
        <w:rPr>
          <w:rFonts w:hint="cs"/>
          <w:rtl/>
        </w:rPr>
      </w:pPr>
    </w:p>
    <w:p w14:paraId="06C6FC41" w14:textId="77777777" w:rsidR="00000000" w:rsidRDefault="007C71EE">
      <w:pPr>
        <w:pStyle w:val="SpeakerCon"/>
        <w:rPr>
          <w:rtl/>
        </w:rPr>
      </w:pPr>
      <w:bookmarkStart w:id="1181" w:name="FS000001047T27_05_2003_11_35_40C"/>
      <w:bookmarkEnd w:id="1181"/>
      <w:r>
        <w:rPr>
          <w:rtl/>
        </w:rPr>
        <w:t>מל פולישוק-בלוך (שינוי):</w:t>
      </w:r>
    </w:p>
    <w:p w14:paraId="1AC7F839" w14:textId="77777777" w:rsidR="00000000" w:rsidRDefault="007C71EE">
      <w:pPr>
        <w:pStyle w:val="a"/>
        <w:rPr>
          <w:rtl/>
        </w:rPr>
      </w:pPr>
    </w:p>
    <w:p w14:paraId="048A5570" w14:textId="77777777" w:rsidR="00000000" w:rsidRDefault="007C71EE">
      <w:pPr>
        <w:pStyle w:val="a"/>
        <w:rPr>
          <w:rFonts w:hint="cs"/>
          <w:rtl/>
        </w:rPr>
      </w:pPr>
      <w:r>
        <w:rPr>
          <w:rFonts w:hint="cs"/>
          <w:rtl/>
        </w:rPr>
        <w:t>בסדר, אין לי בעיה. רק שזה לא יהיה על חשבוני. חוץ מזה אין לי בעיה.</w:t>
      </w:r>
    </w:p>
    <w:p w14:paraId="49FC5C0A" w14:textId="77777777" w:rsidR="00000000" w:rsidRDefault="007C71EE">
      <w:pPr>
        <w:pStyle w:val="a"/>
        <w:ind w:firstLine="0"/>
        <w:rPr>
          <w:rFonts w:hint="cs"/>
          <w:rtl/>
        </w:rPr>
      </w:pPr>
    </w:p>
    <w:p w14:paraId="7163C7DE" w14:textId="77777777" w:rsidR="00000000" w:rsidRDefault="007C71EE">
      <w:pPr>
        <w:pStyle w:val="ad"/>
        <w:rPr>
          <w:rFonts w:hint="cs"/>
          <w:rtl/>
        </w:rPr>
      </w:pPr>
    </w:p>
    <w:p w14:paraId="1BF7807E" w14:textId="77777777" w:rsidR="00000000" w:rsidRDefault="007C71EE">
      <w:pPr>
        <w:pStyle w:val="ad"/>
        <w:rPr>
          <w:rtl/>
        </w:rPr>
      </w:pPr>
      <w:r>
        <w:rPr>
          <w:rtl/>
        </w:rPr>
        <w:t>היו”ר אלי בן-מנחם:</w:t>
      </w:r>
    </w:p>
    <w:p w14:paraId="01092A88" w14:textId="77777777" w:rsidR="00000000" w:rsidRDefault="007C71EE">
      <w:pPr>
        <w:pStyle w:val="a"/>
        <w:rPr>
          <w:rtl/>
        </w:rPr>
      </w:pPr>
    </w:p>
    <w:p w14:paraId="57B16531" w14:textId="77777777" w:rsidR="00000000" w:rsidRDefault="007C71EE">
      <w:pPr>
        <w:pStyle w:val="a"/>
        <w:rPr>
          <w:rFonts w:hint="cs"/>
          <w:rtl/>
        </w:rPr>
      </w:pPr>
      <w:r>
        <w:rPr>
          <w:rFonts w:hint="cs"/>
          <w:rtl/>
        </w:rPr>
        <w:t>מאה אחוז. אוסיף לך את הדקה.</w:t>
      </w:r>
    </w:p>
    <w:p w14:paraId="4B83F513" w14:textId="77777777" w:rsidR="00000000" w:rsidRDefault="007C71EE">
      <w:pPr>
        <w:pStyle w:val="a"/>
        <w:ind w:firstLine="0"/>
        <w:rPr>
          <w:rFonts w:hint="cs"/>
          <w:rtl/>
        </w:rPr>
      </w:pPr>
    </w:p>
    <w:p w14:paraId="205DAAE7" w14:textId="77777777" w:rsidR="00000000" w:rsidRDefault="007C71EE">
      <w:pPr>
        <w:pStyle w:val="SpeakerCon"/>
        <w:rPr>
          <w:rtl/>
        </w:rPr>
      </w:pPr>
      <w:bookmarkStart w:id="1182" w:name="FS000001047T27_05_2003_11_36_01C"/>
      <w:bookmarkEnd w:id="1182"/>
      <w:r>
        <w:rPr>
          <w:rtl/>
        </w:rPr>
        <w:t>מל פולישוק-בלוך (שינוי):</w:t>
      </w:r>
    </w:p>
    <w:p w14:paraId="447220F5" w14:textId="77777777" w:rsidR="00000000" w:rsidRDefault="007C71EE">
      <w:pPr>
        <w:pStyle w:val="a"/>
        <w:rPr>
          <w:rtl/>
        </w:rPr>
      </w:pPr>
    </w:p>
    <w:p w14:paraId="696723F4" w14:textId="77777777" w:rsidR="00000000" w:rsidRDefault="007C71EE">
      <w:pPr>
        <w:pStyle w:val="a"/>
        <w:rPr>
          <w:rFonts w:hint="cs"/>
          <w:rtl/>
        </w:rPr>
      </w:pPr>
      <w:r>
        <w:rPr>
          <w:rFonts w:hint="cs"/>
          <w:rtl/>
        </w:rPr>
        <w:t>אני יכולה לעמוד פה גם עוד חצי שעה.</w:t>
      </w:r>
    </w:p>
    <w:p w14:paraId="34DB3663" w14:textId="77777777" w:rsidR="00000000" w:rsidRDefault="007C71EE">
      <w:pPr>
        <w:pStyle w:val="a"/>
        <w:rPr>
          <w:rFonts w:hint="cs"/>
          <w:rtl/>
        </w:rPr>
      </w:pPr>
    </w:p>
    <w:p w14:paraId="58C23946" w14:textId="77777777" w:rsidR="00000000" w:rsidRDefault="007C71EE">
      <w:pPr>
        <w:pStyle w:val="ad"/>
        <w:rPr>
          <w:rtl/>
        </w:rPr>
      </w:pPr>
      <w:r>
        <w:rPr>
          <w:rtl/>
        </w:rPr>
        <w:t>היו”ר אלי בן-מנחם:</w:t>
      </w:r>
    </w:p>
    <w:p w14:paraId="2E1C0CF2" w14:textId="77777777" w:rsidR="00000000" w:rsidRDefault="007C71EE">
      <w:pPr>
        <w:pStyle w:val="a"/>
        <w:rPr>
          <w:rtl/>
        </w:rPr>
      </w:pPr>
    </w:p>
    <w:p w14:paraId="05296394" w14:textId="77777777" w:rsidR="00000000" w:rsidRDefault="007C71EE">
      <w:pPr>
        <w:pStyle w:val="a"/>
        <w:rPr>
          <w:rFonts w:hint="cs"/>
          <w:rtl/>
        </w:rPr>
      </w:pPr>
      <w:r>
        <w:rPr>
          <w:rFonts w:hint="cs"/>
          <w:rtl/>
        </w:rPr>
        <w:t>רבותי, תאפשרו לחברת הכנסת פול</w:t>
      </w:r>
      <w:r>
        <w:rPr>
          <w:rFonts w:hint="cs"/>
          <w:rtl/>
        </w:rPr>
        <w:t>ישוק להמשיך לדבר. בבקשה.</w:t>
      </w:r>
    </w:p>
    <w:p w14:paraId="1FDDD911" w14:textId="77777777" w:rsidR="00000000" w:rsidRDefault="007C71EE">
      <w:pPr>
        <w:pStyle w:val="a"/>
        <w:ind w:firstLine="0"/>
        <w:rPr>
          <w:rFonts w:hint="cs"/>
          <w:rtl/>
        </w:rPr>
      </w:pPr>
    </w:p>
    <w:p w14:paraId="1CDD32C6" w14:textId="77777777" w:rsidR="00000000" w:rsidRDefault="007C71EE">
      <w:pPr>
        <w:pStyle w:val="SpeakerCon"/>
        <w:rPr>
          <w:rtl/>
        </w:rPr>
      </w:pPr>
      <w:bookmarkStart w:id="1183" w:name="FS000001047T27_05_2003_11_36_17C"/>
      <w:bookmarkEnd w:id="1183"/>
      <w:r>
        <w:rPr>
          <w:rtl/>
        </w:rPr>
        <w:t>מל פולישוק-בלוך (שינוי):</w:t>
      </w:r>
    </w:p>
    <w:p w14:paraId="6CF1A859" w14:textId="77777777" w:rsidR="00000000" w:rsidRDefault="007C71EE">
      <w:pPr>
        <w:pStyle w:val="a"/>
        <w:rPr>
          <w:rtl/>
        </w:rPr>
      </w:pPr>
    </w:p>
    <w:p w14:paraId="0DD4570B" w14:textId="77777777" w:rsidR="00000000" w:rsidRDefault="007C71EE">
      <w:pPr>
        <w:pStyle w:val="a"/>
        <w:rPr>
          <w:rFonts w:hint="cs"/>
          <w:rtl/>
        </w:rPr>
      </w:pPr>
      <w:r>
        <w:rPr>
          <w:rFonts w:hint="cs"/>
          <w:rtl/>
        </w:rPr>
        <w:t>בחור צעיר, בחורה צעירה, שנפלטו מתחום ההיי-טק, יושבים בבית ומקבלים דמי אבטלה. מכיוון שהם קיבלו משכורות גבוהות, הם ב"טופ" של דמי האבטלה. מדובר על 6,000-7,000 שקל בחודש. בחצי שנה של דמי אבטלה אנחנו יכולים לת</w:t>
      </w:r>
      <w:r>
        <w:rPr>
          <w:rFonts w:hint="cs"/>
          <w:rtl/>
        </w:rPr>
        <w:t>ת להם כסף לתואר שלם באוניברסיטה. התוצאה של זה היא שהחבר'ה האלה נשארים בארץ, לא מחפשים מקומות עבודה מעבר לים. התוצאה של זה היא שהם נשארים לעסוק בתחום הזה, שבו הם הוכשרו בעבר. ואנחנו יוצאים נשכרים. אנחנו לא מבזבזים את דמי האבטלה שלנו בשביל לעודד בטלה בבית. א</w:t>
      </w:r>
      <w:r>
        <w:rPr>
          <w:rFonts w:hint="cs"/>
          <w:rtl/>
        </w:rPr>
        <w:t>נחנו יכולים לנצל אותם משאבים מועטים שיש לנו כדי לייצר מקומות עבודה, כדי לייצר הכשרה נוספת של עובדים ולדאוג לכך שהמשק יתפתח וגם החברה הישראלית.</w:t>
      </w:r>
    </w:p>
    <w:p w14:paraId="261C0C73" w14:textId="77777777" w:rsidR="00000000" w:rsidRDefault="007C71EE">
      <w:pPr>
        <w:pStyle w:val="a"/>
        <w:rPr>
          <w:rFonts w:hint="cs"/>
          <w:rtl/>
        </w:rPr>
      </w:pPr>
    </w:p>
    <w:p w14:paraId="1D166E3F" w14:textId="77777777" w:rsidR="00000000" w:rsidRDefault="007C71EE">
      <w:pPr>
        <w:pStyle w:val="a"/>
        <w:rPr>
          <w:rFonts w:hint="cs"/>
          <w:rtl/>
        </w:rPr>
      </w:pPr>
      <w:r>
        <w:rPr>
          <w:rFonts w:hint="cs"/>
          <w:rtl/>
        </w:rPr>
        <w:t>אני רוצה לעבור לסעיף הבא. אני רוצה לחזור על דבר אחד, לטובת אלה שפחות הקשיבו. דיברתי על פעילות המדען הראשי, שמייצ</w:t>
      </w:r>
      <w:r>
        <w:rPr>
          <w:rFonts w:hint="cs"/>
          <w:rtl/>
        </w:rPr>
        <w:t xml:space="preserve">רת אלפי מקומות עבודה באמצעות פיתוח תעשיות שמייצרות פה בארץ. קרנות הון סיכון, שמביאות דולר מול דולר, מביאות הנה הון גם מיזמים מקומיים וגם מחוץ-לארץ להשקעה בטכנולוגיה ובמחקר ופיתוח. אנחנו מדברים על פרויקטים לאומיים שבעצם משדרגים את המחשוב הלא-ממש ברמה גבוהה </w:t>
      </w:r>
      <w:r>
        <w:rPr>
          <w:rFonts w:hint="cs"/>
          <w:rtl/>
        </w:rPr>
        <w:t>שיש לנו היום בסקטור הציבורי, מחשוב של בתי-חולים, מחשוב של ממשל זמין, כל הפרויקטים של בתי-המשפט, כל הפרויקטים האלה יועילו לאזרח שנתקל בביורוקרטיה נוראה, שקשה לו להגיע למשרדי הממשלה. הוא יוכל לעשות זאת מביתו.</w:t>
      </w:r>
    </w:p>
    <w:p w14:paraId="009031E5" w14:textId="77777777" w:rsidR="00000000" w:rsidRDefault="007C71EE">
      <w:pPr>
        <w:pStyle w:val="a"/>
        <w:ind w:firstLine="0"/>
        <w:rPr>
          <w:rFonts w:hint="cs"/>
          <w:rtl/>
        </w:rPr>
      </w:pPr>
    </w:p>
    <w:p w14:paraId="36D6CAD9" w14:textId="77777777" w:rsidR="00000000" w:rsidRDefault="007C71EE">
      <w:pPr>
        <w:pStyle w:val="ad"/>
        <w:rPr>
          <w:rtl/>
        </w:rPr>
      </w:pPr>
      <w:r>
        <w:rPr>
          <w:rtl/>
        </w:rPr>
        <w:t>היו”ר אלי בן-מנחם:</w:t>
      </w:r>
    </w:p>
    <w:p w14:paraId="6930CA90" w14:textId="77777777" w:rsidR="00000000" w:rsidRDefault="007C71EE">
      <w:pPr>
        <w:pStyle w:val="a"/>
        <w:rPr>
          <w:rtl/>
        </w:rPr>
      </w:pPr>
    </w:p>
    <w:p w14:paraId="0FD7D28D" w14:textId="77777777" w:rsidR="00000000" w:rsidRDefault="007C71EE">
      <w:pPr>
        <w:pStyle w:val="a"/>
        <w:rPr>
          <w:rFonts w:hint="cs"/>
          <w:rtl/>
        </w:rPr>
      </w:pPr>
      <w:r>
        <w:rPr>
          <w:rFonts w:hint="cs"/>
          <w:rtl/>
        </w:rPr>
        <w:t>חברת הכנסת פולישוק, זמנך תם.</w:t>
      </w:r>
      <w:r>
        <w:rPr>
          <w:rFonts w:hint="cs"/>
          <w:rtl/>
        </w:rPr>
        <w:t xml:space="preserve"> אני מוסיף לך שתי דקות.</w:t>
      </w:r>
    </w:p>
    <w:p w14:paraId="65B535B3" w14:textId="77777777" w:rsidR="00000000" w:rsidRDefault="007C71EE">
      <w:pPr>
        <w:pStyle w:val="a"/>
        <w:ind w:firstLine="0"/>
        <w:rPr>
          <w:rtl/>
        </w:rPr>
      </w:pPr>
    </w:p>
    <w:p w14:paraId="73DA02FE" w14:textId="77777777" w:rsidR="00000000" w:rsidRDefault="007C71EE">
      <w:pPr>
        <w:pStyle w:val="a"/>
        <w:ind w:firstLine="0"/>
        <w:rPr>
          <w:rFonts w:hint="cs"/>
          <w:rtl/>
        </w:rPr>
      </w:pPr>
    </w:p>
    <w:p w14:paraId="0DB1CADB" w14:textId="77777777" w:rsidR="00000000" w:rsidRDefault="007C71EE">
      <w:pPr>
        <w:pStyle w:val="SpeakerCon"/>
        <w:rPr>
          <w:rtl/>
        </w:rPr>
      </w:pPr>
      <w:bookmarkStart w:id="1184" w:name="FS000001047T27_05_2003_11_40_18C"/>
      <w:bookmarkEnd w:id="1184"/>
      <w:r>
        <w:rPr>
          <w:rtl/>
        </w:rPr>
        <w:t>מל פולישוק-בלוך (שינוי):</w:t>
      </w:r>
    </w:p>
    <w:p w14:paraId="78BFDB58" w14:textId="77777777" w:rsidR="00000000" w:rsidRDefault="007C71EE">
      <w:pPr>
        <w:pStyle w:val="a"/>
        <w:rPr>
          <w:rtl/>
        </w:rPr>
      </w:pPr>
    </w:p>
    <w:p w14:paraId="734EAA1D" w14:textId="77777777" w:rsidR="00000000" w:rsidRDefault="007C71EE">
      <w:pPr>
        <w:pStyle w:val="a"/>
        <w:rPr>
          <w:rFonts w:hint="cs"/>
          <w:rtl/>
        </w:rPr>
      </w:pPr>
      <w:r>
        <w:rPr>
          <w:rFonts w:hint="cs"/>
          <w:rtl/>
        </w:rPr>
        <w:t>שלוש דקות.</w:t>
      </w:r>
    </w:p>
    <w:p w14:paraId="2BE11126" w14:textId="77777777" w:rsidR="00000000" w:rsidRDefault="007C71EE">
      <w:pPr>
        <w:pStyle w:val="a"/>
        <w:ind w:firstLine="0"/>
        <w:rPr>
          <w:rFonts w:hint="cs"/>
          <w:rtl/>
        </w:rPr>
      </w:pPr>
    </w:p>
    <w:p w14:paraId="745BA6F5" w14:textId="77777777" w:rsidR="00000000" w:rsidRDefault="007C71EE">
      <w:pPr>
        <w:pStyle w:val="ac"/>
        <w:rPr>
          <w:rtl/>
        </w:rPr>
      </w:pPr>
      <w:r>
        <w:rPr>
          <w:rFonts w:hint="eastAsia"/>
          <w:rtl/>
        </w:rPr>
        <w:t>נסים</w:t>
      </w:r>
      <w:r>
        <w:rPr>
          <w:rtl/>
        </w:rPr>
        <w:t xml:space="preserve"> זאב (ש"ס):</w:t>
      </w:r>
    </w:p>
    <w:p w14:paraId="7B210222" w14:textId="77777777" w:rsidR="00000000" w:rsidRDefault="007C71EE">
      <w:pPr>
        <w:pStyle w:val="a"/>
        <w:rPr>
          <w:rFonts w:hint="cs"/>
          <w:rtl/>
        </w:rPr>
      </w:pPr>
    </w:p>
    <w:p w14:paraId="3C5BB961" w14:textId="77777777" w:rsidR="00000000" w:rsidRDefault="007C71EE">
      <w:pPr>
        <w:pStyle w:val="a"/>
        <w:rPr>
          <w:rFonts w:hint="cs"/>
          <w:rtl/>
        </w:rPr>
      </w:pPr>
      <w:r>
        <w:rPr>
          <w:rFonts w:hint="cs"/>
          <w:rtl/>
        </w:rPr>
        <w:t>מגיע לה שתתחשב בה.</w:t>
      </w:r>
    </w:p>
    <w:p w14:paraId="25E38ECA" w14:textId="77777777" w:rsidR="00000000" w:rsidRDefault="007C71EE">
      <w:pPr>
        <w:pStyle w:val="a"/>
        <w:ind w:firstLine="0"/>
        <w:rPr>
          <w:rFonts w:hint="cs"/>
          <w:rtl/>
        </w:rPr>
      </w:pPr>
    </w:p>
    <w:p w14:paraId="25E998FA" w14:textId="77777777" w:rsidR="00000000" w:rsidRDefault="007C71EE">
      <w:pPr>
        <w:pStyle w:val="ad"/>
        <w:rPr>
          <w:rtl/>
        </w:rPr>
      </w:pPr>
      <w:r>
        <w:rPr>
          <w:rtl/>
        </w:rPr>
        <w:t>היו”ר אלי בן-מנחם:</w:t>
      </w:r>
    </w:p>
    <w:p w14:paraId="0D9E6E23" w14:textId="77777777" w:rsidR="00000000" w:rsidRDefault="007C71EE">
      <w:pPr>
        <w:pStyle w:val="a"/>
        <w:rPr>
          <w:rtl/>
        </w:rPr>
      </w:pPr>
    </w:p>
    <w:p w14:paraId="11F3FADA" w14:textId="77777777" w:rsidR="00000000" w:rsidRDefault="007C71EE">
      <w:pPr>
        <w:pStyle w:val="a"/>
        <w:rPr>
          <w:rFonts w:hint="cs"/>
          <w:rtl/>
        </w:rPr>
      </w:pPr>
      <w:r>
        <w:rPr>
          <w:rFonts w:hint="cs"/>
          <w:rtl/>
        </w:rPr>
        <w:t>רבותי, אני מבקש.</w:t>
      </w:r>
    </w:p>
    <w:p w14:paraId="57EB3145" w14:textId="77777777" w:rsidR="00000000" w:rsidRDefault="007C71EE">
      <w:pPr>
        <w:pStyle w:val="a"/>
        <w:ind w:firstLine="0"/>
        <w:rPr>
          <w:rFonts w:hint="cs"/>
          <w:rtl/>
        </w:rPr>
      </w:pPr>
    </w:p>
    <w:p w14:paraId="74CE071E" w14:textId="77777777" w:rsidR="00000000" w:rsidRDefault="007C71EE">
      <w:pPr>
        <w:pStyle w:val="ac"/>
        <w:rPr>
          <w:rtl/>
        </w:rPr>
      </w:pPr>
      <w:r>
        <w:rPr>
          <w:rFonts w:hint="eastAsia"/>
          <w:rtl/>
        </w:rPr>
        <w:t>משה</w:t>
      </w:r>
      <w:r>
        <w:rPr>
          <w:rtl/>
        </w:rPr>
        <w:t xml:space="preserve"> גפני (יהדות התורה):</w:t>
      </w:r>
    </w:p>
    <w:p w14:paraId="1EF40F0C" w14:textId="77777777" w:rsidR="00000000" w:rsidRDefault="007C71EE">
      <w:pPr>
        <w:pStyle w:val="a"/>
        <w:rPr>
          <w:rFonts w:hint="cs"/>
          <w:rtl/>
        </w:rPr>
      </w:pPr>
    </w:p>
    <w:p w14:paraId="13F210A9" w14:textId="77777777" w:rsidR="00000000" w:rsidRDefault="007C71EE">
      <w:pPr>
        <w:pStyle w:val="a"/>
        <w:rPr>
          <w:rFonts w:hint="cs"/>
          <w:rtl/>
        </w:rPr>
      </w:pPr>
      <w:r>
        <w:rPr>
          <w:rFonts w:hint="cs"/>
          <w:rtl/>
        </w:rPr>
        <w:t>יש לי אלייך רק שאלה אחת.</w:t>
      </w:r>
    </w:p>
    <w:p w14:paraId="4875D9F1" w14:textId="77777777" w:rsidR="00000000" w:rsidRDefault="007C71EE">
      <w:pPr>
        <w:pStyle w:val="a"/>
        <w:ind w:firstLine="0"/>
        <w:rPr>
          <w:rFonts w:hint="cs"/>
          <w:rtl/>
        </w:rPr>
      </w:pPr>
    </w:p>
    <w:p w14:paraId="6C36D561" w14:textId="77777777" w:rsidR="00000000" w:rsidRDefault="007C71EE">
      <w:pPr>
        <w:pStyle w:val="SpeakerCon"/>
        <w:rPr>
          <w:rtl/>
        </w:rPr>
      </w:pPr>
      <w:bookmarkStart w:id="1185" w:name="FS000001047T27_05_2003_11_40_50C"/>
      <w:bookmarkEnd w:id="1185"/>
      <w:r>
        <w:rPr>
          <w:rtl/>
        </w:rPr>
        <w:t>מל פולישוק-בלוך (שינוי):</w:t>
      </w:r>
    </w:p>
    <w:p w14:paraId="0EA4DA7C" w14:textId="77777777" w:rsidR="00000000" w:rsidRDefault="007C71EE">
      <w:pPr>
        <w:pStyle w:val="a"/>
        <w:rPr>
          <w:rtl/>
        </w:rPr>
      </w:pPr>
    </w:p>
    <w:p w14:paraId="655E7E6B" w14:textId="77777777" w:rsidR="00000000" w:rsidRDefault="007C71EE">
      <w:pPr>
        <w:pStyle w:val="a"/>
        <w:rPr>
          <w:rFonts w:hint="cs"/>
          <w:rtl/>
        </w:rPr>
      </w:pPr>
      <w:r>
        <w:rPr>
          <w:rFonts w:hint="cs"/>
          <w:rtl/>
        </w:rPr>
        <w:t>רק שנייה אחת. זה על חשבון זמני. אני מבקש</w:t>
      </w:r>
      <w:r>
        <w:rPr>
          <w:rFonts w:hint="cs"/>
          <w:rtl/>
        </w:rPr>
        <w:t>ת.</w:t>
      </w:r>
    </w:p>
    <w:p w14:paraId="7524B1A0" w14:textId="77777777" w:rsidR="00000000" w:rsidRDefault="007C71EE">
      <w:pPr>
        <w:pStyle w:val="a"/>
        <w:ind w:firstLine="0"/>
        <w:rPr>
          <w:rFonts w:hint="cs"/>
          <w:rtl/>
        </w:rPr>
      </w:pPr>
    </w:p>
    <w:p w14:paraId="1BBF3067" w14:textId="77777777" w:rsidR="00000000" w:rsidRDefault="007C71EE">
      <w:pPr>
        <w:pStyle w:val="ad"/>
        <w:rPr>
          <w:rtl/>
        </w:rPr>
      </w:pPr>
      <w:r>
        <w:rPr>
          <w:rtl/>
        </w:rPr>
        <w:t>היו”ר אלי בן-מנחם:</w:t>
      </w:r>
    </w:p>
    <w:p w14:paraId="10B09AD7" w14:textId="77777777" w:rsidR="00000000" w:rsidRDefault="007C71EE">
      <w:pPr>
        <w:pStyle w:val="a"/>
        <w:rPr>
          <w:rtl/>
        </w:rPr>
      </w:pPr>
    </w:p>
    <w:p w14:paraId="6230DF27" w14:textId="77777777" w:rsidR="00000000" w:rsidRDefault="007C71EE">
      <w:pPr>
        <w:pStyle w:val="a"/>
        <w:rPr>
          <w:rFonts w:hint="cs"/>
          <w:rtl/>
        </w:rPr>
      </w:pPr>
      <w:r>
        <w:rPr>
          <w:rFonts w:hint="cs"/>
          <w:rtl/>
        </w:rPr>
        <w:t>כשהיא תסיים - - -</w:t>
      </w:r>
    </w:p>
    <w:p w14:paraId="07EDCC17" w14:textId="77777777" w:rsidR="00000000" w:rsidRDefault="007C71EE">
      <w:pPr>
        <w:pStyle w:val="a"/>
        <w:ind w:firstLine="0"/>
        <w:rPr>
          <w:rFonts w:hint="cs"/>
          <w:rtl/>
        </w:rPr>
      </w:pPr>
    </w:p>
    <w:p w14:paraId="48BB3791" w14:textId="77777777" w:rsidR="00000000" w:rsidRDefault="007C71EE">
      <w:pPr>
        <w:pStyle w:val="SpeakerCon"/>
        <w:rPr>
          <w:rtl/>
        </w:rPr>
      </w:pPr>
      <w:bookmarkStart w:id="1186" w:name="FS000001047T27_05_2003_11_41_12C"/>
      <w:bookmarkEnd w:id="1186"/>
      <w:r>
        <w:rPr>
          <w:rtl/>
        </w:rPr>
        <w:t>מל פולישוק-בלוך (שינוי):</w:t>
      </w:r>
    </w:p>
    <w:p w14:paraId="514F8BC5" w14:textId="77777777" w:rsidR="00000000" w:rsidRDefault="007C71EE">
      <w:pPr>
        <w:pStyle w:val="a"/>
        <w:rPr>
          <w:rtl/>
        </w:rPr>
      </w:pPr>
    </w:p>
    <w:p w14:paraId="73B1D317" w14:textId="77777777" w:rsidR="00000000" w:rsidRDefault="007C71EE">
      <w:pPr>
        <w:pStyle w:val="a"/>
        <w:rPr>
          <w:rFonts w:hint="cs"/>
          <w:rtl/>
        </w:rPr>
      </w:pPr>
      <w:r>
        <w:rPr>
          <w:rFonts w:hint="cs"/>
          <w:rtl/>
        </w:rPr>
        <w:t xml:space="preserve">אני אסיים. אם הוא ייתן לי זמן </w:t>
      </w:r>
      <w:r>
        <w:rPr>
          <w:rtl/>
        </w:rPr>
        <w:t>–</w:t>
      </w:r>
      <w:r>
        <w:rPr>
          <w:rFonts w:hint="cs"/>
          <w:rtl/>
        </w:rPr>
        <w:t xml:space="preserve"> בשמחה רבה.</w:t>
      </w:r>
    </w:p>
    <w:p w14:paraId="07FC00FC" w14:textId="77777777" w:rsidR="00000000" w:rsidRDefault="007C71EE">
      <w:pPr>
        <w:pStyle w:val="a"/>
        <w:rPr>
          <w:rFonts w:hint="cs"/>
          <w:rtl/>
        </w:rPr>
      </w:pPr>
    </w:p>
    <w:p w14:paraId="69BE7F1D" w14:textId="77777777" w:rsidR="00000000" w:rsidRDefault="007C71EE">
      <w:pPr>
        <w:pStyle w:val="a"/>
        <w:rPr>
          <w:rFonts w:hint="cs"/>
          <w:rtl/>
        </w:rPr>
      </w:pPr>
      <w:r>
        <w:rPr>
          <w:rFonts w:hint="cs"/>
          <w:rtl/>
        </w:rPr>
        <w:t>הסעיף האחרון שאני מדברת עליו הוא עוד כ=100 מיליון שקל לפיתוח טכנולוגיות עתידיות, שאנחנו יכולים להוביל אותן בעולם, ובמקרה הזה זה באמת "מציון תצא</w:t>
      </w:r>
      <w:r>
        <w:rPr>
          <w:rFonts w:hint="cs"/>
          <w:rtl/>
        </w:rPr>
        <w:t xml:space="preserve"> תורה", של ננו-טכנולוגיה, ביו-טכנולוגיה. תראו מה עושות אוניברסיטאות. אם ניתן להן תזרים נוסף, תראו איזו מהפכה תהיה.</w:t>
      </w:r>
    </w:p>
    <w:p w14:paraId="4C1F64E2" w14:textId="77777777" w:rsidR="00000000" w:rsidRDefault="007C71EE">
      <w:pPr>
        <w:pStyle w:val="a"/>
        <w:rPr>
          <w:rFonts w:hint="cs"/>
          <w:rtl/>
        </w:rPr>
      </w:pPr>
    </w:p>
    <w:p w14:paraId="6B6E1AC6" w14:textId="77777777" w:rsidR="00000000" w:rsidRDefault="007C71EE">
      <w:pPr>
        <w:pStyle w:val="a"/>
        <w:rPr>
          <w:rFonts w:hint="cs"/>
          <w:rtl/>
        </w:rPr>
      </w:pPr>
      <w:r>
        <w:rPr>
          <w:rFonts w:hint="cs"/>
          <w:rtl/>
        </w:rPr>
        <w:t>הממשלה מקבלת את השקעתה כבר בתוך שנה. יהיו המסים שהחברות האלה ישלמו והמסים שהמועסקים ישלמו. כבר בתוך שנה זה חוזר. אנחנו מחזירים לעבודה 50,000</w:t>
      </w:r>
      <w:r>
        <w:rPr>
          <w:rFonts w:hint="cs"/>
          <w:rtl/>
        </w:rPr>
        <w:t xml:space="preserve"> איש. אנחנו שמים דגש בעבודה ישראלית ולא בעבודה זרה. </w:t>
      </w:r>
    </w:p>
    <w:p w14:paraId="7A06149D" w14:textId="77777777" w:rsidR="00000000" w:rsidRDefault="007C71EE">
      <w:pPr>
        <w:pStyle w:val="a"/>
        <w:rPr>
          <w:rFonts w:hint="cs"/>
          <w:rtl/>
        </w:rPr>
      </w:pPr>
    </w:p>
    <w:p w14:paraId="5651C072" w14:textId="77777777" w:rsidR="00000000" w:rsidRDefault="007C71EE">
      <w:pPr>
        <w:pStyle w:val="a"/>
        <w:rPr>
          <w:rFonts w:hint="cs"/>
          <w:rtl/>
        </w:rPr>
      </w:pPr>
      <w:r>
        <w:rPr>
          <w:rFonts w:hint="cs"/>
          <w:rtl/>
        </w:rPr>
        <w:t>כמו שאמרתי, אין לי שום דבר נגד כבישים. צריך לעשות את זה, אבל פניתי למנכ"ל מע"צ וקיבלתי תוכנית עבודה של מע"צ. גם אם כל התוכניות של מע"צ יאושרו, לא יגיעו לכסף שהממשלה הקציבה להם בשנה זאת ובשנה הבאה. כך שי</w:t>
      </w:r>
      <w:r>
        <w:rPr>
          <w:rFonts w:hint="cs"/>
          <w:rtl/>
        </w:rPr>
        <w:t>ש כסף בקופה וצריך לנתב אותו לדבר הנכון.</w:t>
      </w:r>
    </w:p>
    <w:p w14:paraId="1950C788" w14:textId="77777777" w:rsidR="00000000" w:rsidRDefault="007C71EE">
      <w:pPr>
        <w:pStyle w:val="a"/>
        <w:rPr>
          <w:rFonts w:hint="cs"/>
          <w:rtl/>
        </w:rPr>
      </w:pPr>
    </w:p>
    <w:p w14:paraId="4B037862" w14:textId="77777777" w:rsidR="00000000" w:rsidRDefault="007C71EE">
      <w:pPr>
        <w:pStyle w:val="a"/>
        <w:rPr>
          <w:rFonts w:hint="cs"/>
          <w:rtl/>
        </w:rPr>
      </w:pPr>
      <w:r>
        <w:rPr>
          <w:rFonts w:hint="cs"/>
          <w:rtl/>
        </w:rPr>
        <w:t>אני רוצה לסיים ולומר, שבחודשיים האחרונים, בערך מאז התחלתי לכהן בתפקיד יושבת-ראש ועדת המדע והטכנולוגיה, אני משתדלת להכיר, ללמוד ולפגוש אנשים מהתחום הזה, כדי ללמוד מהמקצוענים. אני פוגשת אנשים נהדרים, מוכשרים, טובים, ש</w:t>
      </w:r>
      <w:r>
        <w:rPr>
          <w:rFonts w:hint="cs"/>
          <w:rtl/>
        </w:rPr>
        <w:t>יש להם המון רצון טוב לפעול ביחד עם הממשלה, עם הכנסת, לתת יד אחת, כדי באמת להציל את המשק. עוד לא פגשתי אחד שיאמר שהתוכנית הזאת היא לא בת-ביצוע והיא לא התוכנית הנכונה. אחד לא אמר זאת. להיפך. כולם מברכים על זה, כולם אומרים: זה מה שצריך לעשות. וגם חברי כנסת, ו</w:t>
      </w:r>
      <w:r>
        <w:rPr>
          <w:rFonts w:hint="cs"/>
          <w:rtl/>
        </w:rPr>
        <w:t xml:space="preserve">גם שרי ממשלה. </w:t>
      </w:r>
    </w:p>
    <w:p w14:paraId="5F2E287B" w14:textId="77777777" w:rsidR="00000000" w:rsidRDefault="007C71EE">
      <w:pPr>
        <w:pStyle w:val="a"/>
        <w:rPr>
          <w:rFonts w:hint="cs"/>
          <w:rtl/>
        </w:rPr>
      </w:pPr>
    </w:p>
    <w:p w14:paraId="08D3F192" w14:textId="77777777" w:rsidR="00000000" w:rsidRDefault="007C71EE">
      <w:pPr>
        <w:pStyle w:val="a"/>
        <w:rPr>
          <w:rFonts w:hint="cs"/>
          <w:rtl/>
        </w:rPr>
      </w:pPr>
      <w:r>
        <w:rPr>
          <w:rFonts w:hint="cs"/>
          <w:rtl/>
        </w:rPr>
        <w:t>לכן, אני אומרת כך: בואו נשים בצד את המחלוקות, נתחיל לעבוד על הביצוע, נעשה תוכנית צמיחה אמיתית, נציל את המשק, נציל את מדינת ישראל, ולא נצטרך להיות עדים להפגנות של אלה שבאמת אין להם ואין לנו יכולת לעזור להם, כי כבר אין כסף בקופה. תודה רבה.</w:t>
      </w:r>
    </w:p>
    <w:p w14:paraId="45E71D52" w14:textId="77777777" w:rsidR="00000000" w:rsidRDefault="007C71EE">
      <w:pPr>
        <w:pStyle w:val="a"/>
        <w:rPr>
          <w:rFonts w:hint="cs"/>
          <w:rtl/>
        </w:rPr>
      </w:pPr>
    </w:p>
    <w:p w14:paraId="4E5C9DDE" w14:textId="77777777" w:rsidR="00000000" w:rsidRDefault="007C71EE">
      <w:pPr>
        <w:pStyle w:val="ac"/>
        <w:rPr>
          <w:rtl/>
        </w:rPr>
      </w:pPr>
      <w:r>
        <w:rPr>
          <w:rFonts w:hint="eastAsia"/>
          <w:rtl/>
        </w:rPr>
        <w:t>מ</w:t>
      </w:r>
      <w:r>
        <w:rPr>
          <w:rFonts w:hint="eastAsia"/>
          <w:rtl/>
        </w:rPr>
        <w:t>שה</w:t>
      </w:r>
      <w:r>
        <w:rPr>
          <w:rtl/>
        </w:rPr>
        <w:t xml:space="preserve"> גפני (יהדות התורה):</w:t>
      </w:r>
    </w:p>
    <w:p w14:paraId="522127A3" w14:textId="77777777" w:rsidR="00000000" w:rsidRDefault="007C71EE">
      <w:pPr>
        <w:pStyle w:val="a"/>
        <w:rPr>
          <w:rFonts w:hint="cs"/>
          <w:rtl/>
        </w:rPr>
      </w:pPr>
    </w:p>
    <w:p w14:paraId="5CFA77D2" w14:textId="77777777" w:rsidR="00000000" w:rsidRDefault="007C71EE">
      <w:pPr>
        <w:pStyle w:val="a"/>
        <w:rPr>
          <w:rFonts w:hint="cs"/>
          <w:rtl/>
        </w:rPr>
      </w:pPr>
      <w:r>
        <w:rPr>
          <w:rFonts w:hint="cs"/>
          <w:rtl/>
        </w:rPr>
        <w:t>אדוני היושב-ראש, אני רוצה לשאול אותה שאלה.</w:t>
      </w:r>
    </w:p>
    <w:p w14:paraId="0FD3AACE" w14:textId="77777777" w:rsidR="00000000" w:rsidRDefault="007C71EE">
      <w:pPr>
        <w:pStyle w:val="a"/>
        <w:ind w:firstLine="0"/>
        <w:rPr>
          <w:rFonts w:hint="cs"/>
          <w:rtl/>
        </w:rPr>
      </w:pPr>
    </w:p>
    <w:p w14:paraId="464C4972" w14:textId="77777777" w:rsidR="00000000" w:rsidRDefault="007C71EE">
      <w:pPr>
        <w:pStyle w:val="ad"/>
        <w:rPr>
          <w:rtl/>
        </w:rPr>
      </w:pPr>
      <w:r>
        <w:rPr>
          <w:rtl/>
        </w:rPr>
        <w:t>היו”ר אלי בן-מנחם:</w:t>
      </w:r>
    </w:p>
    <w:p w14:paraId="77AA857C" w14:textId="77777777" w:rsidR="00000000" w:rsidRDefault="007C71EE">
      <w:pPr>
        <w:pStyle w:val="a"/>
        <w:rPr>
          <w:rtl/>
        </w:rPr>
      </w:pPr>
    </w:p>
    <w:p w14:paraId="63CFD58A" w14:textId="77777777" w:rsidR="00000000" w:rsidRDefault="007C71EE">
      <w:pPr>
        <w:pStyle w:val="a"/>
        <w:rPr>
          <w:rFonts w:hint="cs"/>
          <w:rtl/>
        </w:rPr>
      </w:pPr>
      <w:r>
        <w:rPr>
          <w:rFonts w:hint="cs"/>
          <w:rtl/>
        </w:rPr>
        <w:t>תודה לחברת הכנסת מלי פולישוק. אני מזמין את חבר הכנסת איוב קרא. אני מבקש ממך, משה גפני. חברת הכנסת פולישוק יורדת מהבמה ותוכל לשאול אותה בנימוס כמה שאלות שתרצה, בצד. בבקש</w:t>
      </w:r>
      <w:r>
        <w:rPr>
          <w:rFonts w:hint="cs"/>
          <w:rtl/>
        </w:rPr>
        <w:t>ה.</w:t>
      </w:r>
    </w:p>
    <w:p w14:paraId="373FF3C3" w14:textId="77777777" w:rsidR="00000000" w:rsidRDefault="007C71EE">
      <w:pPr>
        <w:pStyle w:val="a"/>
        <w:rPr>
          <w:rFonts w:hint="cs"/>
          <w:rtl/>
        </w:rPr>
      </w:pPr>
    </w:p>
    <w:p w14:paraId="2B775782" w14:textId="77777777" w:rsidR="00000000" w:rsidRDefault="007C71EE">
      <w:pPr>
        <w:pStyle w:val="ac"/>
        <w:rPr>
          <w:rtl/>
        </w:rPr>
      </w:pPr>
      <w:r>
        <w:rPr>
          <w:rFonts w:hint="eastAsia"/>
          <w:rtl/>
        </w:rPr>
        <w:t>דוד</w:t>
      </w:r>
      <w:r>
        <w:rPr>
          <w:rtl/>
        </w:rPr>
        <w:t xml:space="preserve"> טל (עם אחד):</w:t>
      </w:r>
    </w:p>
    <w:p w14:paraId="1C64DDA3" w14:textId="77777777" w:rsidR="00000000" w:rsidRDefault="007C71EE">
      <w:pPr>
        <w:pStyle w:val="a"/>
        <w:rPr>
          <w:rFonts w:hint="cs"/>
          <w:rtl/>
        </w:rPr>
      </w:pPr>
    </w:p>
    <w:p w14:paraId="64976DA9" w14:textId="77777777" w:rsidR="00000000" w:rsidRDefault="007C71EE">
      <w:pPr>
        <w:pStyle w:val="a"/>
        <w:rPr>
          <w:rFonts w:hint="cs"/>
          <w:rtl/>
        </w:rPr>
      </w:pPr>
      <w:r>
        <w:rPr>
          <w:rFonts w:hint="cs"/>
          <w:rtl/>
        </w:rPr>
        <w:t>יש הרבה זמן. למה לא לנצל את הבמה?</w:t>
      </w:r>
    </w:p>
    <w:p w14:paraId="2056D61F" w14:textId="77777777" w:rsidR="00000000" w:rsidRDefault="007C71EE">
      <w:pPr>
        <w:pStyle w:val="a"/>
        <w:ind w:firstLine="0"/>
        <w:rPr>
          <w:rFonts w:hint="cs"/>
          <w:rtl/>
        </w:rPr>
      </w:pPr>
    </w:p>
    <w:p w14:paraId="3E61220D" w14:textId="77777777" w:rsidR="00000000" w:rsidRDefault="007C71EE">
      <w:pPr>
        <w:pStyle w:val="ac"/>
        <w:rPr>
          <w:rtl/>
        </w:rPr>
      </w:pPr>
      <w:r>
        <w:rPr>
          <w:rFonts w:hint="eastAsia"/>
          <w:rtl/>
        </w:rPr>
        <w:t>משה</w:t>
      </w:r>
      <w:r>
        <w:rPr>
          <w:rtl/>
        </w:rPr>
        <w:t xml:space="preserve"> גפני (יהדות התורה):</w:t>
      </w:r>
    </w:p>
    <w:p w14:paraId="2F642ECE" w14:textId="77777777" w:rsidR="00000000" w:rsidRDefault="007C71EE">
      <w:pPr>
        <w:pStyle w:val="a"/>
        <w:rPr>
          <w:rFonts w:hint="cs"/>
          <w:rtl/>
        </w:rPr>
      </w:pPr>
    </w:p>
    <w:p w14:paraId="316465C2" w14:textId="77777777" w:rsidR="00000000" w:rsidRDefault="007C71EE">
      <w:pPr>
        <w:pStyle w:val="a"/>
        <w:rPr>
          <w:rFonts w:hint="cs"/>
          <w:rtl/>
        </w:rPr>
      </w:pPr>
      <w:r>
        <w:rPr>
          <w:rFonts w:hint="cs"/>
          <w:rtl/>
        </w:rPr>
        <w:t>איפה כל ההצעות שלך בתוכנית הכלכלית? איפה? אלה הצעות טובות מאוד. איפה?</w:t>
      </w:r>
    </w:p>
    <w:p w14:paraId="73A0A3E8" w14:textId="77777777" w:rsidR="00000000" w:rsidRDefault="007C71EE">
      <w:pPr>
        <w:pStyle w:val="a"/>
        <w:ind w:firstLine="0"/>
        <w:rPr>
          <w:rFonts w:hint="cs"/>
          <w:rtl/>
        </w:rPr>
      </w:pPr>
    </w:p>
    <w:p w14:paraId="74BCF2B7" w14:textId="77777777" w:rsidR="00000000" w:rsidRDefault="007C71EE">
      <w:pPr>
        <w:pStyle w:val="SpeakerCon"/>
        <w:rPr>
          <w:rtl/>
        </w:rPr>
      </w:pPr>
      <w:bookmarkStart w:id="1187" w:name="FS000001047T27_05_2003_11_47_39C"/>
      <w:bookmarkEnd w:id="1187"/>
      <w:r>
        <w:rPr>
          <w:rtl/>
        </w:rPr>
        <w:t>מל פולישוק-בלוך (שינוי):</w:t>
      </w:r>
    </w:p>
    <w:p w14:paraId="0FB84501" w14:textId="77777777" w:rsidR="00000000" w:rsidRDefault="007C71EE">
      <w:pPr>
        <w:pStyle w:val="a"/>
        <w:rPr>
          <w:rtl/>
        </w:rPr>
      </w:pPr>
    </w:p>
    <w:p w14:paraId="2B3BE7D8" w14:textId="77777777" w:rsidR="00000000" w:rsidRDefault="007C71EE">
      <w:pPr>
        <w:pStyle w:val="a"/>
        <w:rPr>
          <w:rFonts w:hint="cs"/>
          <w:rtl/>
        </w:rPr>
      </w:pPr>
      <w:r>
        <w:rPr>
          <w:rFonts w:hint="cs"/>
          <w:rtl/>
        </w:rPr>
        <w:t>תתמוך בהסתייגות שלי.</w:t>
      </w:r>
    </w:p>
    <w:p w14:paraId="343A10F4" w14:textId="77777777" w:rsidR="00000000" w:rsidRDefault="007C71EE">
      <w:pPr>
        <w:pStyle w:val="a"/>
        <w:ind w:firstLine="0"/>
        <w:rPr>
          <w:rFonts w:hint="cs"/>
          <w:rtl/>
        </w:rPr>
      </w:pPr>
    </w:p>
    <w:p w14:paraId="32A91F0F" w14:textId="77777777" w:rsidR="00000000" w:rsidRDefault="007C71EE">
      <w:pPr>
        <w:pStyle w:val="ad"/>
        <w:rPr>
          <w:rtl/>
        </w:rPr>
      </w:pPr>
      <w:r>
        <w:rPr>
          <w:rtl/>
        </w:rPr>
        <w:t>היו”ר אלי בן-מנחם:</w:t>
      </w:r>
    </w:p>
    <w:p w14:paraId="1D1941B1" w14:textId="77777777" w:rsidR="00000000" w:rsidRDefault="007C71EE">
      <w:pPr>
        <w:pStyle w:val="a"/>
        <w:rPr>
          <w:rtl/>
        </w:rPr>
      </w:pPr>
    </w:p>
    <w:p w14:paraId="6CF9E277" w14:textId="77777777" w:rsidR="00000000" w:rsidRDefault="007C71EE">
      <w:pPr>
        <w:pStyle w:val="a"/>
        <w:rPr>
          <w:rFonts w:hint="cs"/>
          <w:rtl/>
        </w:rPr>
      </w:pPr>
      <w:r>
        <w:rPr>
          <w:rFonts w:hint="cs"/>
          <w:rtl/>
        </w:rPr>
        <w:t>אתה לא חייב לצעוק. היא כבר לידך. את</w:t>
      </w:r>
      <w:r>
        <w:rPr>
          <w:rFonts w:hint="cs"/>
          <w:rtl/>
        </w:rPr>
        <w:t xml:space="preserve">ה יכול לשאול אותה בשקט. </w:t>
      </w:r>
    </w:p>
    <w:p w14:paraId="4971CDCA" w14:textId="77777777" w:rsidR="00000000" w:rsidRDefault="007C71EE">
      <w:pPr>
        <w:pStyle w:val="a"/>
        <w:ind w:firstLine="0"/>
        <w:rPr>
          <w:rtl/>
        </w:rPr>
      </w:pPr>
    </w:p>
    <w:p w14:paraId="2DF0A137" w14:textId="77777777" w:rsidR="00000000" w:rsidRDefault="007C71EE">
      <w:pPr>
        <w:pStyle w:val="a"/>
        <w:ind w:firstLine="0"/>
        <w:rPr>
          <w:rFonts w:hint="cs"/>
          <w:rtl/>
        </w:rPr>
      </w:pPr>
    </w:p>
    <w:p w14:paraId="036584DD" w14:textId="77777777" w:rsidR="00000000" w:rsidRDefault="007C71EE">
      <w:pPr>
        <w:pStyle w:val="ac"/>
        <w:rPr>
          <w:rtl/>
        </w:rPr>
      </w:pPr>
      <w:r>
        <w:rPr>
          <w:rFonts w:hint="eastAsia"/>
          <w:rtl/>
        </w:rPr>
        <w:t>משה</w:t>
      </w:r>
      <w:r>
        <w:rPr>
          <w:rtl/>
        </w:rPr>
        <w:t xml:space="preserve"> גפני (יהדות התורה):</w:t>
      </w:r>
    </w:p>
    <w:p w14:paraId="68A6C981" w14:textId="77777777" w:rsidR="00000000" w:rsidRDefault="007C71EE">
      <w:pPr>
        <w:pStyle w:val="a"/>
        <w:rPr>
          <w:rFonts w:hint="cs"/>
          <w:rtl/>
        </w:rPr>
      </w:pPr>
    </w:p>
    <w:p w14:paraId="618D550B" w14:textId="77777777" w:rsidR="00000000" w:rsidRDefault="007C71EE">
      <w:pPr>
        <w:pStyle w:val="a"/>
        <w:rPr>
          <w:rFonts w:hint="cs"/>
          <w:rtl/>
        </w:rPr>
      </w:pPr>
      <w:r>
        <w:rPr>
          <w:rFonts w:hint="cs"/>
          <w:rtl/>
        </w:rPr>
        <w:t>איפה זה?</w:t>
      </w:r>
    </w:p>
    <w:p w14:paraId="06047884" w14:textId="77777777" w:rsidR="00000000" w:rsidRDefault="007C71EE">
      <w:pPr>
        <w:pStyle w:val="a"/>
        <w:ind w:firstLine="0"/>
        <w:rPr>
          <w:rFonts w:hint="cs"/>
          <w:rtl/>
        </w:rPr>
      </w:pPr>
    </w:p>
    <w:p w14:paraId="74901A8B" w14:textId="77777777" w:rsidR="00000000" w:rsidRDefault="007C71EE">
      <w:pPr>
        <w:pStyle w:val="ac"/>
        <w:rPr>
          <w:rtl/>
        </w:rPr>
      </w:pPr>
      <w:r>
        <w:rPr>
          <w:rFonts w:hint="eastAsia"/>
          <w:rtl/>
        </w:rPr>
        <w:t>חיים</w:t>
      </w:r>
      <w:r>
        <w:rPr>
          <w:rtl/>
        </w:rPr>
        <w:t xml:space="preserve"> אורון (מרצ):</w:t>
      </w:r>
    </w:p>
    <w:p w14:paraId="57574859" w14:textId="77777777" w:rsidR="00000000" w:rsidRDefault="007C71EE">
      <w:pPr>
        <w:pStyle w:val="a"/>
        <w:rPr>
          <w:rFonts w:hint="cs"/>
          <w:rtl/>
        </w:rPr>
      </w:pPr>
    </w:p>
    <w:p w14:paraId="4A7F4FEE" w14:textId="77777777" w:rsidR="00000000" w:rsidRDefault="007C71EE">
      <w:pPr>
        <w:pStyle w:val="a"/>
        <w:rPr>
          <w:rFonts w:hint="cs"/>
          <w:rtl/>
        </w:rPr>
      </w:pPr>
      <w:r>
        <w:rPr>
          <w:rFonts w:hint="cs"/>
          <w:rtl/>
        </w:rPr>
        <w:t>אנחנו תומכים בהסתייגות שלך, אבל את הרי תורידי אותה. את תורידי אותה.</w:t>
      </w:r>
    </w:p>
    <w:p w14:paraId="112A2FE3" w14:textId="77777777" w:rsidR="00000000" w:rsidRDefault="007C71EE">
      <w:pPr>
        <w:pStyle w:val="a"/>
        <w:ind w:firstLine="0"/>
        <w:rPr>
          <w:rFonts w:hint="cs"/>
          <w:rtl/>
        </w:rPr>
      </w:pPr>
    </w:p>
    <w:p w14:paraId="1A7BC373" w14:textId="77777777" w:rsidR="00000000" w:rsidRDefault="007C71EE">
      <w:pPr>
        <w:pStyle w:val="ad"/>
        <w:rPr>
          <w:rtl/>
        </w:rPr>
      </w:pPr>
      <w:r>
        <w:rPr>
          <w:rtl/>
        </w:rPr>
        <w:t>היו”ר אלי בן-מנחם:</w:t>
      </w:r>
    </w:p>
    <w:p w14:paraId="1905DE28" w14:textId="77777777" w:rsidR="00000000" w:rsidRDefault="007C71EE">
      <w:pPr>
        <w:pStyle w:val="a"/>
        <w:rPr>
          <w:rtl/>
        </w:rPr>
      </w:pPr>
    </w:p>
    <w:p w14:paraId="11287409" w14:textId="77777777" w:rsidR="00000000" w:rsidRDefault="007C71EE">
      <w:pPr>
        <w:pStyle w:val="a"/>
        <w:rPr>
          <w:rFonts w:hint="cs"/>
          <w:rtl/>
        </w:rPr>
      </w:pPr>
      <w:r>
        <w:rPr>
          <w:rFonts w:hint="cs"/>
          <w:rtl/>
        </w:rPr>
        <w:t xml:space="preserve">חבר הכנסת איוב קרא, יש לך עשר דקות. בבקשה. אחריו </w:t>
      </w:r>
      <w:r>
        <w:rPr>
          <w:rtl/>
        </w:rPr>
        <w:t>–</w:t>
      </w:r>
      <w:r>
        <w:rPr>
          <w:rFonts w:hint="cs"/>
          <w:rtl/>
        </w:rPr>
        <w:t xml:space="preserve"> חבר הכנסת אברום בורג. חבר הכנסת פינ</w:t>
      </w:r>
      <w:r>
        <w:rPr>
          <w:rFonts w:hint="cs"/>
          <w:rtl/>
        </w:rPr>
        <w:t>ס-פז, אני מבקש. חבר הכנסת יצחק כהן, אתה יכול לשבת.</w:t>
      </w:r>
    </w:p>
    <w:p w14:paraId="57F82608" w14:textId="77777777" w:rsidR="00000000" w:rsidRDefault="007C71EE">
      <w:pPr>
        <w:pStyle w:val="a"/>
        <w:ind w:firstLine="0"/>
        <w:rPr>
          <w:rFonts w:hint="cs"/>
          <w:rtl/>
        </w:rPr>
      </w:pPr>
    </w:p>
    <w:p w14:paraId="65D7D38D" w14:textId="77777777" w:rsidR="00000000" w:rsidRDefault="007C71EE">
      <w:pPr>
        <w:pStyle w:val="Speaker"/>
        <w:rPr>
          <w:rtl/>
        </w:rPr>
      </w:pPr>
      <w:bookmarkStart w:id="1188" w:name="FS000000475T27_05_2003_11_49_06"/>
      <w:bookmarkEnd w:id="1188"/>
      <w:r>
        <w:rPr>
          <w:rFonts w:hint="eastAsia"/>
          <w:rtl/>
        </w:rPr>
        <w:t>איוב</w:t>
      </w:r>
      <w:r>
        <w:rPr>
          <w:rtl/>
        </w:rPr>
        <w:t xml:space="preserve"> קרא (הליכוד):</w:t>
      </w:r>
    </w:p>
    <w:p w14:paraId="23DBAF7A" w14:textId="77777777" w:rsidR="00000000" w:rsidRDefault="007C71EE">
      <w:pPr>
        <w:pStyle w:val="a"/>
        <w:rPr>
          <w:rFonts w:hint="cs"/>
          <w:rtl/>
        </w:rPr>
      </w:pPr>
    </w:p>
    <w:p w14:paraId="3DE79A56" w14:textId="77777777" w:rsidR="00000000" w:rsidRDefault="007C71EE">
      <w:pPr>
        <w:pStyle w:val="a"/>
        <w:rPr>
          <w:rFonts w:hint="cs"/>
          <w:rtl/>
        </w:rPr>
      </w:pPr>
      <w:r>
        <w:rPr>
          <w:rFonts w:hint="cs"/>
          <w:rtl/>
        </w:rPr>
        <w:t>הרב גפני, אני לקחתי אותך כרב. אם הייתי מקים קואליציה לא הייתי עוזב אותך בחוץ.</w:t>
      </w:r>
    </w:p>
    <w:p w14:paraId="7918A5DD" w14:textId="77777777" w:rsidR="00000000" w:rsidRDefault="007C71EE">
      <w:pPr>
        <w:pStyle w:val="a"/>
        <w:ind w:firstLine="0"/>
        <w:rPr>
          <w:rFonts w:hint="cs"/>
          <w:rtl/>
        </w:rPr>
      </w:pPr>
    </w:p>
    <w:p w14:paraId="419FFA35" w14:textId="77777777" w:rsidR="00000000" w:rsidRDefault="007C71EE">
      <w:pPr>
        <w:pStyle w:val="ac"/>
        <w:rPr>
          <w:rtl/>
        </w:rPr>
      </w:pPr>
      <w:r>
        <w:rPr>
          <w:rFonts w:hint="eastAsia"/>
          <w:rtl/>
        </w:rPr>
        <w:t>משה</w:t>
      </w:r>
      <w:r>
        <w:rPr>
          <w:rtl/>
        </w:rPr>
        <w:t xml:space="preserve"> גפני (יהדות התורה):</w:t>
      </w:r>
    </w:p>
    <w:p w14:paraId="314EA4E3" w14:textId="77777777" w:rsidR="00000000" w:rsidRDefault="007C71EE">
      <w:pPr>
        <w:pStyle w:val="a"/>
        <w:rPr>
          <w:rFonts w:hint="cs"/>
          <w:rtl/>
        </w:rPr>
      </w:pPr>
    </w:p>
    <w:p w14:paraId="311865F1" w14:textId="77777777" w:rsidR="00000000" w:rsidRDefault="007C71EE">
      <w:pPr>
        <w:pStyle w:val="a"/>
        <w:rPr>
          <w:rFonts w:hint="cs"/>
          <w:rtl/>
        </w:rPr>
      </w:pPr>
      <w:r>
        <w:rPr>
          <w:rFonts w:hint="cs"/>
          <w:rtl/>
        </w:rPr>
        <w:t>אני יודע. אני יודע.</w:t>
      </w:r>
    </w:p>
    <w:p w14:paraId="100BA15A" w14:textId="77777777" w:rsidR="00000000" w:rsidRDefault="007C71EE">
      <w:pPr>
        <w:pStyle w:val="a"/>
        <w:ind w:firstLine="0"/>
        <w:rPr>
          <w:rFonts w:hint="cs"/>
          <w:rtl/>
        </w:rPr>
      </w:pPr>
    </w:p>
    <w:p w14:paraId="2939A229" w14:textId="77777777" w:rsidR="00000000" w:rsidRDefault="007C71EE">
      <w:pPr>
        <w:pStyle w:val="SpeakerCon"/>
        <w:rPr>
          <w:rtl/>
        </w:rPr>
      </w:pPr>
      <w:bookmarkStart w:id="1189" w:name="FS000000475T27_05_2003_11_49_28C"/>
      <w:bookmarkEnd w:id="1189"/>
      <w:r>
        <w:rPr>
          <w:rtl/>
        </w:rPr>
        <w:t>איוב קרא (הליכוד):</w:t>
      </w:r>
    </w:p>
    <w:p w14:paraId="230EB5AB" w14:textId="77777777" w:rsidR="00000000" w:rsidRDefault="007C71EE">
      <w:pPr>
        <w:pStyle w:val="a"/>
        <w:rPr>
          <w:rtl/>
        </w:rPr>
      </w:pPr>
    </w:p>
    <w:p w14:paraId="065C327F" w14:textId="77777777" w:rsidR="00000000" w:rsidRDefault="007C71EE">
      <w:pPr>
        <w:pStyle w:val="a"/>
        <w:rPr>
          <w:rFonts w:hint="cs"/>
          <w:rtl/>
        </w:rPr>
      </w:pPr>
      <w:r>
        <w:rPr>
          <w:rFonts w:hint="cs"/>
          <w:rtl/>
        </w:rPr>
        <w:t>כך שלך אין בעיה אתי. כך גם לרב יצחק כהן</w:t>
      </w:r>
      <w:r>
        <w:rPr>
          <w:rFonts w:hint="cs"/>
          <w:rtl/>
        </w:rPr>
        <w:t>, שהצטרפתי להסתייגויות שלו.</w:t>
      </w:r>
    </w:p>
    <w:p w14:paraId="1A09EFA8" w14:textId="77777777" w:rsidR="00000000" w:rsidRDefault="007C71EE">
      <w:pPr>
        <w:pStyle w:val="a"/>
        <w:rPr>
          <w:rFonts w:hint="cs"/>
          <w:rtl/>
        </w:rPr>
      </w:pPr>
    </w:p>
    <w:p w14:paraId="0A3BB862" w14:textId="77777777" w:rsidR="00000000" w:rsidRDefault="007C71EE">
      <w:pPr>
        <w:pStyle w:val="a"/>
        <w:rPr>
          <w:rFonts w:hint="cs"/>
          <w:rtl/>
        </w:rPr>
      </w:pPr>
      <w:r>
        <w:rPr>
          <w:rFonts w:hint="cs"/>
          <w:rtl/>
        </w:rPr>
        <w:t>אדוני היושב-ראש, כנסת נכבדה, יש הסכמה בבית הזה, ולא שמעתי כהוא זה שהתוכנית הזאת היא לא תוכנית של אין ברירה. עוד לא שמעתי תוכנית אלטרנטיבית מאלה שמתנגדים לתוכנית הזאת. עוד לא שמעתי דבר שיביא את הישועה, או את הבשורה הטובה, בכל מה</w:t>
      </w:r>
      <w:r>
        <w:rPr>
          <w:rFonts w:hint="cs"/>
          <w:rtl/>
        </w:rPr>
        <w:t xml:space="preserve"> שקשור לחלשים.</w:t>
      </w:r>
    </w:p>
    <w:p w14:paraId="301D2B7E" w14:textId="77777777" w:rsidR="00000000" w:rsidRDefault="007C71EE">
      <w:pPr>
        <w:pStyle w:val="a"/>
        <w:rPr>
          <w:rFonts w:hint="cs"/>
          <w:rtl/>
        </w:rPr>
      </w:pPr>
    </w:p>
    <w:p w14:paraId="6A1A5AD6" w14:textId="77777777" w:rsidR="00000000" w:rsidRDefault="007C71EE">
      <w:pPr>
        <w:pStyle w:val="a"/>
        <w:rPr>
          <w:rFonts w:hint="cs"/>
          <w:rtl/>
        </w:rPr>
      </w:pPr>
      <w:r>
        <w:rPr>
          <w:rFonts w:hint="cs"/>
          <w:rtl/>
        </w:rPr>
        <w:t xml:space="preserve">בפתח דברי אני מברך את ראשי הרשויות הדרוזיות, ראש מועצת יאנוח-ג'ת וראש מועצת  בית-ג'ן, שהגיעו מרחוק כדי להשתתף בדיון. </w:t>
      </w:r>
    </w:p>
    <w:p w14:paraId="101BAA53" w14:textId="77777777" w:rsidR="00000000" w:rsidRDefault="007C71EE">
      <w:pPr>
        <w:pStyle w:val="a"/>
        <w:rPr>
          <w:rFonts w:hint="cs"/>
          <w:rtl/>
        </w:rPr>
      </w:pPr>
    </w:p>
    <w:p w14:paraId="1061D8D2" w14:textId="77777777" w:rsidR="00000000" w:rsidRDefault="007C71EE">
      <w:pPr>
        <w:pStyle w:val="a"/>
        <w:rPr>
          <w:rFonts w:hint="cs"/>
          <w:rtl/>
        </w:rPr>
      </w:pPr>
      <w:r>
        <w:rPr>
          <w:rFonts w:hint="cs"/>
          <w:rtl/>
        </w:rPr>
        <w:t xml:space="preserve">לבי גם עם האחרים שנמצאים באוהל מחאה מול משרד ראש הממשלה. אלה ברובם ראשי רשויות, קצינים בכירים, שתרמו את היקר להם והקריבו </w:t>
      </w:r>
      <w:r>
        <w:rPr>
          <w:rFonts w:hint="cs"/>
          <w:rtl/>
        </w:rPr>
        <w:t>דם יקר למדינת ישראל. גם הם בקטגוריה של החלשים, ואיש לא בא ומנסה לפתור את בעייתם. אני אומר זאת בריש גלי. זאת מכיוון שכנראה טוב למדינה הזאת להתעסק עם אנשים שאולי קוראים תיגר עליה, והיא עוזבת את שלום הבית, לצערי הרב, ועוזבת את האנשים הלויאליים, את האנשים הנאמ</w:t>
      </w:r>
      <w:r>
        <w:rPr>
          <w:rFonts w:hint="cs"/>
          <w:rtl/>
        </w:rPr>
        <w:t xml:space="preserve">נים, את האנשים המסורים שרוצים בהמשך קיומה. מתפנים לשבת ולחתום על הסכמים דמיוניים, על הזיות, שאני לא יודע מה יצא מהם. לא רחוק מאתנו פה לא חותמים על הסכם פשוט, שעולה רק כמה מיליונים, עם אנשים שבעצם לפני קום המדינה דאגו לתקומתה, לעצמאותה, לביטחונה. אני מקווה </w:t>
      </w:r>
      <w:r>
        <w:rPr>
          <w:rFonts w:hint="cs"/>
          <w:rtl/>
        </w:rPr>
        <w:t>שדברי ייפלו על אוזניים קשובות בכל משרדי הממשלה, ובמיוחד על אוזניו הקשובות של שר הפנים.</w:t>
      </w:r>
    </w:p>
    <w:p w14:paraId="14C79947" w14:textId="77777777" w:rsidR="00000000" w:rsidRDefault="007C71EE">
      <w:pPr>
        <w:pStyle w:val="a"/>
        <w:rPr>
          <w:rFonts w:hint="cs"/>
          <w:rtl/>
        </w:rPr>
      </w:pPr>
    </w:p>
    <w:p w14:paraId="484FF9FB" w14:textId="77777777" w:rsidR="00000000" w:rsidRDefault="007C71EE">
      <w:pPr>
        <w:pStyle w:val="a"/>
        <w:rPr>
          <w:rFonts w:hint="cs"/>
          <w:rtl/>
        </w:rPr>
      </w:pPr>
      <w:r>
        <w:rPr>
          <w:rFonts w:hint="cs"/>
          <w:rtl/>
        </w:rPr>
        <w:t>לבי גם עם המפגינים הללו, שנמצאים בחוץ, ואין לי ספק שיש מן הצדק בזעם שלהם. אבל, כמו שאמרתי, זו תוכנית אין ברירה. צריך לראות אותה בפרספקטיבה הזאת. אני גדלתי בין החלשים הל</w:t>
      </w:r>
      <w:r>
        <w:rPr>
          <w:rFonts w:hint="cs"/>
          <w:rtl/>
        </w:rPr>
        <w:t>לו והייתי לאורך כל הדרך במשא-ומתן עם החלשים הללו, אדוני היושב-ראש. אני חושב שגם אתה נמנה עם השכבות הללו. אין לי ספק שכשאנחנו חושבים מה צריך לעשות במצב הנוכחי, במצב הכלכלי-החברתי במדינת ישראל, אני מגיע למסקנה שאין ברירה. זה החל בשלהי הממשלה הקודמת, ממשלת בר</w:t>
      </w:r>
      <w:r>
        <w:rPr>
          <w:rFonts w:hint="cs"/>
          <w:rtl/>
        </w:rPr>
        <w:t xml:space="preserve">ק, וזה נמשך עד היום בהידרדרות, בגירעון התקציבי של מדינת ישראל, ביתרות מטבע החוץ. </w:t>
      </w:r>
    </w:p>
    <w:p w14:paraId="3F35ED12" w14:textId="77777777" w:rsidR="00000000" w:rsidRDefault="007C71EE">
      <w:pPr>
        <w:pStyle w:val="a"/>
        <w:rPr>
          <w:rFonts w:hint="cs"/>
          <w:rtl/>
        </w:rPr>
      </w:pPr>
    </w:p>
    <w:p w14:paraId="12D4B20B" w14:textId="77777777" w:rsidR="00000000" w:rsidRDefault="007C71EE">
      <w:pPr>
        <w:pStyle w:val="a"/>
        <w:rPr>
          <w:rFonts w:hint="cs"/>
          <w:rtl/>
        </w:rPr>
      </w:pPr>
      <w:r>
        <w:rPr>
          <w:rFonts w:hint="cs"/>
          <w:rtl/>
        </w:rPr>
        <w:t>בעצם הכלכלה כולה קורסת ואי-אפשר להמשיך להוציא. מדינת ישראל היא כמו חברה. צריך לאזן אותה. אחרת גם האשראי העולמי שלנו לא יהיה. צריך להבין את זה. מי שלא מבין את המשמעות, לא מבי</w:t>
      </w:r>
      <w:r>
        <w:rPr>
          <w:rFonts w:hint="cs"/>
          <w:rtl/>
        </w:rPr>
        <w:t xml:space="preserve">ן גם כלכלה. מי שניהל חברות יודע שבסוף שנה צריך להביא לאיזון, והאיזון הזה לא קיים זה כמה שנים. </w:t>
      </w:r>
    </w:p>
    <w:p w14:paraId="04BF160F" w14:textId="77777777" w:rsidR="00000000" w:rsidRDefault="007C71EE">
      <w:pPr>
        <w:pStyle w:val="a"/>
        <w:rPr>
          <w:rFonts w:hint="cs"/>
          <w:rtl/>
        </w:rPr>
      </w:pPr>
    </w:p>
    <w:p w14:paraId="31BDEA8F" w14:textId="77777777" w:rsidR="00000000" w:rsidRDefault="007C71EE">
      <w:pPr>
        <w:pStyle w:val="a"/>
        <w:rPr>
          <w:rFonts w:hint="cs"/>
          <w:rtl/>
        </w:rPr>
      </w:pPr>
      <w:r>
        <w:rPr>
          <w:rFonts w:hint="cs"/>
          <w:rtl/>
        </w:rPr>
        <w:t>אגיד לכם למה, כי המגזר היצרני, לצערי הרב, נמצא במצוקה קשה. אין תיירות. אם מחר בבוקר תהיה תיירות ויגיעו לפה תיירים, מיליון תיירים, כמו שהיה פעם, זה יקטין את הגיר</w:t>
      </w:r>
      <w:r>
        <w:rPr>
          <w:rFonts w:hint="cs"/>
          <w:rtl/>
        </w:rPr>
        <w:t xml:space="preserve">עון. אם המגזר החקלאי יתחיל להתאושש </w:t>
      </w:r>
      <w:r>
        <w:rPr>
          <w:rtl/>
        </w:rPr>
        <w:t>–</w:t>
      </w:r>
      <w:r>
        <w:rPr>
          <w:rFonts w:hint="cs"/>
          <w:rtl/>
        </w:rPr>
        <w:t xml:space="preserve"> נקטין את הגירעון. אם המצב יימשך כמו שהוא היום, הרב מלכיאור, לא יעזור, גם גאון הדור לא יוכל להושיע. אנחנו מבינים את זה, ועל זה יש קונסנזוס. מצב המדינה קשה. הכלכלה העולמית בקריסה. זה לא רק בישראל. זה משליך, כמובן, עלינו ו</w:t>
      </w:r>
      <w:r>
        <w:rPr>
          <w:rFonts w:hint="cs"/>
          <w:rtl/>
        </w:rPr>
        <w:t>על הממשלה.</w:t>
      </w:r>
    </w:p>
    <w:p w14:paraId="5DDC30C3" w14:textId="77777777" w:rsidR="00000000" w:rsidRDefault="007C71EE">
      <w:pPr>
        <w:pStyle w:val="a"/>
        <w:rPr>
          <w:rFonts w:hint="cs"/>
          <w:rtl/>
        </w:rPr>
      </w:pPr>
    </w:p>
    <w:p w14:paraId="6347873F" w14:textId="77777777" w:rsidR="00000000" w:rsidRDefault="007C71EE">
      <w:pPr>
        <w:pStyle w:val="a"/>
        <w:rPr>
          <w:rFonts w:hint="cs"/>
          <w:rtl/>
        </w:rPr>
      </w:pPr>
      <w:r>
        <w:rPr>
          <w:rFonts w:hint="cs"/>
          <w:rtl/>
        </w:rPr>
        <w:t>היתה לי הזכות להוביל מהלך שקשור לשכבות החלשות, אדוני היושב-ראש, שעלה 250 מיליון שקל. ראיתי חובה לעצמי, דווקא בראייה שלי נגד הממשלה, שהטלת מס על עובדים זרים היא בחזקת אסון. למה? כי בעיני צריך לפגוע, או להביא למיגור תופעת העובדים הזרים הלא-חוקיים</w:t>
      </w:r>
      <w:r>
        <w:rPr>
          <w:rFonts w:hint="cs"/>
          <w:rtl/>
        </w:rPr>
        <w:t>, קודם כול. כל עוד לא מיגרנו את תופעת העובדים הלא-חוקיים, אנחנו לא יכולים ללכת ולהטיל מס. מה אנחנו עושים במצב כזה?  אנחנו בעצם מעודדים את ההעסקה הבלתי-לגלית. לכן, ניהלתי משא-ומתן. רצו להטיל 15%. אני עמדתי על כך שיש להוריד את זה.</w:t>
      </w:r>
    </w:p>
    <w:p w14:paraId="4A1C76FE" w14:textId="77777777" w:rsidR="00000000" w:rsidRDefault="007C71EE">
      <w:pPr>
        <w:pStyle w:val="a"/>
        <w:ind w:firstLine="0"/>
        <w:rPr>
          <w:rFonts w:hint="cs"/>
          <w:rtl/>
        </w:rPr>
      </w:pPr>
    </w:p>
    <w:p w14:paraId="410DD8D2" w14:textId="77777777" w:rsidR="00000000" w:rsidRDefault="007C71EE">
      <w:pPr>
        <w:pStyle w:val="ac"/>
        <w:rPr>
          <w:rtl/>
        </w:rPr>
      </w:pPr>
      <w:r>
        <w:rPr>
          <w:rFonts w:hint="eastAsia"/>
          <w:rtl/>
        </w:rPr>
        <w:t>דוד</w:t>
      </w:r>
      <w:r>
        <w:rPr>
          <w:rtl/>
        </w:rPr>
        <w:t xml:space="preserve"> טל (עם אחד):</w:t>
      </w:r>
    </w:p>
    <w:p w14:paraId="4B43D55E" w14:textId="77777777" w:rsidR="00000000" w:rsidRDefault="007C71EE">
      <w:pPr>
        <w:pStyle w:val="a"/>
        <w:rPr>
          <w:rFonts w:hint="cs"/>
          <w:rtl/>
        </w:rPr>
      </w:pPr>
    </w:p>
    <w:p w14:paraId="045D5244" w14:textId="77777777" w:rsidR="00000000" w:rsidRDefault="007C71EE">
      <w:pPr>
        <w:pStyle w:val="a"/>
        <w:rPr>
          <w:rFonts w:hint="cs"/>
          <w:rtl/>
        </w:rPr>
      </w:pPr>
      <w:r>
        <w:rPr>
          <w:rFonts w:hint="cs"/>
          <w:rtl/>
        </w:rPr>
        <w:t>עם מי ני</w:t>
      </w:r>
      <w:r>
        <w:rPr>
          <w:rFonts w:hint="cs"/>
          <w:rtl/>
        </w:rPr>
        <w:t>הלת משא-ומתן?</w:t>
      </w:r>
    </w:p>
    <w:p w14:paraId="0B29A963" w14:textId="77777777" w:rsidR="00000000" w:rsidRDefault="007C71EE">
      <w:pPr>
        <w:pStyle w:val="a"/>
        <w:ind w:firstLine="0"/>
        <w:rPr>
          <w:rFonts w:hint="cs"/>
          <w:rtl/>
        </w:rPr>
      </w:pPr>
    </w:p>
    <w:p w14:paraId="5853F4A9" w14:textId="77777777" w:rsidR="00000000" w:rsidRDefault="007C71EE">
      <w:pPr>
        <w:pStyle w:val="SpeakerCon"/>
        <w:rPr>
          <w:rtl/>
        </w:rPr>
      </w:pPr>
      <w:bookmarkStart w:id="1190" w:name="FS000000475T27_05_2003_11_59_03C"/>
      <w:bookmarkEnd w:id="1190"/>
      <w:r>
        <w:rPr>
          <w:rtl/>
        </w:rPr>
        <w:t>איוב קרא (הליכוד):</w:t>
      </w:r>
    </w:p>
    <w:p w14:paraId="27DDCBFE" w14:textId="77777777" w:rsidR="00000000" w:rsidRDefault="007C71EE">
      <w:pPr>
        <w:pStyle w:val="a"/>
        <w:rPr>
          <w:rtl/>
        </w:rPr>
      </w:pPr>
    </w:p>
    <w:p w14:paraId="02E78587" w14:textId="77777777" w:rsidR="00000000" w:rsidRDefault="007C71EE">
      <w:pPr>
        <w:pStyle w:val="a"/>
        <w:rPr>
          <w:rFonts w:hint="cs"/>
          <w:rtl/>
        </w:rPr>
      </w:pPr>
      <w:r>
        <w:rPr>
          <w:rFonts w:hint="cs"/>
          <w:rtl/>
        </w:rPr>
        <w:t>עם כל מיני גורמים בממשלה.</w:t>
      </w:r>
    </w:p>
    <w:p w14:paraId="06FA2CA4" w14:textId="77777777" w:rsidR="00000000" w:rsidRDefault="007C71EE">
      <w:pPr>
        <w:pStyle w:val="a"/>
        <w:ind w:firstLine="0"/>
        <w:rPr>
          <w:rFonts w:hint="cs"/>
          <w:rtl/>
        </w:rPr>
      </w:pPr>
    </w:p>
    <w:p w14:paraId="468F4395" w14:textId="77777777" w:rsidR="00000000" w:rsidRDefault="007C71EE">
      <w:pPr>
        <w:pStyle w:val="ac"/>
        <w:rPr>
          <w:rtl/>
        </w:rPr>
      </w:pPr>
      <w:r>
        <w:rPr>
          <w:rFonts w:hint="eastAsia"/>
          <w:rtl/>
        </w:rPr>
        <w:t>דוד</w:t>
      </w:r>
      <w:r>
        <w:rPr>
          <w:rtl/>
        </w:rPr>
        <w:t xml:space="preserve"> טל (עם אחד):</w:t>
      </w:r>
    </w:p>
    <w:p w14:paraId="012077DA" w14:textId="77777777" w:rsidR="00000000" w:rsidRDefault="007C71EE">
      <w:pPr>
        <w:pStyle w:val="a"/>
        <w:rPr>
          <w:rFonts w:hint="cs"/>
          <w:rtl/>
        </w:rPr>
      </w:pPr>
    </w:p>
    <w:p w14:paraId="55A28A62" w14:textId="77777777" w:rsidR="00000000" w:rsidRDefault="007C71EE">
      <w:pPr>
        <w:pStyle w:val="a"/>
        <w:rPr>
          <w:rFonts w:hint="cs"/>
          <w:rtl/>
        </w:rPr>
      </w:pPr>
      <w:r>
        <w:rPr>
          <w:rFonts w:hint="cs"/>
          <w:rtl/>
        </w:rPr>
        <w:t>בממשלה?</w:t>
      </w:r>
    </w:p>
    <w:p w14:paraId="57A3C78A" w14:textId="77777777" w:rsidR="00000000" w:rsidRDefault="007C71EE">
      <w:pPr>
        <w:pStyle w:val="a"/>
        <w:ind w:firstLine="0"/>
        <w:rPr>
          <w:rFonts w:hint="cs"/>
          <w:rtl/>
        </w:rPr>
      </w:pPr>
    </w:p>
    <w:p w14:paraId="412ADAB1" w14:textId="77777777" w:rsidR="00000000" w:rsidRDefault="007C71EE">
      <w:pPr>
        <w:pStyle w:val="SpeakerCon"/>
        <w:rPr>
          <w:rtl/>
        </w:rPr>
      </w:pPr>
      <w:bookmarkStart w:id="1191" w:name="FS000000475T27_05_2003_11_59_13C"/>
      <w:bookmarkEnd w:id="1191"/>
      <w:r>
        <w:rPr>
          <w:rtl/>
        </w:rPr>
        <w:t>איוב קרא (הליכוד):</w:t>
      </w:r>
    </w:p>
    <w:p w14:paraId="24147ECF" w14:textId="77777777" w:rsidR="00000000" w:rsidRDefault="007C71EE">
      <w:pPr>
        <w:pStyle w:val="a"/>
        <w:rPr>
          <w:rtl/>
        </w:rPr>
      </w:pPr>
    </w:p>
    <w:p w14:paraId="4151A21E" w14:textId="77777777" w:rsidR="00000000" w:rsidRDefault="007C71EE">
      <w:pPr>
        <w:pStyle w:val="a"/>
        <w:rPr>
          <w:rFonts w:hint="cs"/>
          <w:rtl/>
        </w:rPr>
      </w:pPr>
      <w:r>
        <w:rPr>
          <w:rFonts w:hint="cs"/>
          <w:rtl/>
        </w:rPr>
        <w:t xml:space="preserve">כן. </w:t>
      </w:r>
    </w:p>
    <w:p w14:paraId="73C52758" w14:textId="77777777" w:rsidR="00000000" w:rsidRDefault="007C71EE">
      <w:pPr>
        <w:pStyle w:val="a"/>
        <w:ind w:firstLine="0"/>
        <w:rPr>
          <w:rFonts w:hint="cs"/>
          <w:rtl/>
        </w:rPr>
      </w:pPr>
    </w:p>
    <w:p w14:paraId="6D8361FD" w14:textId="77777777" w:rsidR="00000000" w:rsidRDefault="007C71EE">
      <w:pPr>
        <w:pStyle w:val="ac"/>
        <w:rPr>
          <w:rtl/>
        </w:rPr>
      </w:pPr>
      <w:r>
        <w:rPr>
          <w:rFonts w:hint="eastAsia"/>
          <w:rtl/>
        </w:rPr>
        <w:t>דוד</w:t>
      </w:r>
      <w:r>
        <w:rPr>
          <w:rtl/>
        </w:rPr>
        <w:t xml:space="preserve"> טל (עם אחד):</w:t>
      </w:r>
    </w:p>
    <w:p w14:paraId="64530D09" w14:textId="77777777" w:rsidR="00000000" w:rsidRDefault="007C71EE">
      <w:pPr>
        <w:pStyle w:val="a"/>
        <w:rPr>
          <w:rFonts w:hint="cs"/>
          <w:rtl/>
        </w:rPr>
      </w:pPr>
    </w:p>
    <w:p w14:paraId="61280249" w14:textId="77777777" w:rsidR="00000000" w:rsidRDefault="007C71EE">
      <w:pPr>
        <w:pStyle w:val="a"/>
        <w:rPr>
          <w:rFonts w:hint="cs"/>
          <w:rtl/>
        </w:rPr>
      </w:pPr>
      <w:r>
        <w:rPr>
          <w:rFonts w:hint="cs"/>
          <w:rtl/>
        </w:rPr>
        <w:t>ככה זה? כל אחד ניהל משא-ומתן?</w:t>
      </w:r>
    </w:p>
    <w:p w14:paraId="56EC9990" w14:textId="77777777" w:rsidR="00000000" w:rsidRDefault="007C71EE">
      <w:pPr>
        <w:pStyle w:val="a"/>
        <w:ind w:firstLine="0"/>
        <w:rPr>
          <w:rFonts w:hint="cs"/>
          <w:rtl/>
        </w:rPr>
      </w:pPr>
    </w:p>
    <w:p w14:paraId="4DCC0A7E" w14:textId="77777777" w:rsidR="00000000" w:rsidRDefault="007C71EE">
      <w:pPr>
        <w:pStyle w:val="SpeakerCon"/>
        <w:rPr>
          <w:rtl/>
        </w:rPr>
      </w:pPr>
      <w:bookmarkStart w:id="1192" w:name="FS000000475T27_05_2003_11_59_24C"/>
      <w:bookmarkEnd w:id="1192"/>
      <w:r>
        <w:rPr>
          <w:rtl/>
        </w:rPr>
        <w:t>איוב קרא (הליכוד):</w:t>
      </w:r>
    </w:p>
    <w:p w14:paraId="27BB742B" w14:textId="77777777" w:rsidR="00000000" w:rsidRDefault="007C71EE">
      <w:pPr>
        <w:pStyle w:val="a"/>
        <w:rPr>
          <w:rtl/>
        </w:rPr>
      </w:pPr>
    </w:p>
    <w:p w14:paraId="5D645AC7" w14:textId="77777777" w:rsidR="00000000" w:rsidRDefault="007C71EE">
      <w:pPr>
        <w:pStyle w:val="a"/>
        <w:rPr>
          <w:rFonts w:hint="cs"/>
          <w:rtl/>
        </w:rPr>
      </w:pPr>
      <w:r>
        <w:rPr>
          <w:rFonts w:hint="cs"/>
          <w:rtl/>
        </w:rPr>
        <w:t>נכון, כי זה קרוב ללבי.</w:t>
      </w:r>
    </w:p>
    <w:p w14:paraId="6DFB773B" w14:textId="77777777" w:rsidR="00000000" w:rsidRDefault="007C71EE">
      <w:pPr>
        <w:pStyle w:val="a"/>
        <w:ind w:firstLine="0"/>
        <w:rPr>
          <w:rFonts w:hint="cs"/>
          <w:rtl/>
        </w:rPr>
      </w:pPr>
    </w:p>
    <w:p w14:paraId="631A04B3" w14:textId="77777777" w:rsidR="00000000" w:rsidRDefault="007C71EE">
      <w:pPr>
        <w:pStyle w:val="ad"/>
        <w:rPr>
          <w:rtl/>
        </w:rPr>
      </w:pPr>
      <w:r>
        <w:rPr>
          <w:rtl/>
        </w:rPr>
        <w:t>היו”ר אלי בן-מנחם:</w:t>
      </w:r>
    </w:p>
    <w:p w14:paraId="78332103" w14:textId="77777777" w:rsidR="00000000" w:rsidRDefault="007C71EE">
      <w:pPr>
        <w:pStyle w:val="a"/>
        <w:rPr>
          <w:rtl/>
        </w:rPr>
      </w:pPr>
    </w:p>
    <w:p w14:paraId="5C86760F" w14:textId="77777777" w:rsidR="00000000" w:rsidRDefault="007C71EE">
      <w:pPr>
        <w:pStyle w:val="a"/>
        <w:rPr>
          <w:rFonts w:hint="cs"/>
          <w:rtl/>
        </w:rPr>
      </w:pPr>
      <w:r>
        <w:rPr>
          <w:rFonts w:hint="cs"/>
          <w:rtl/>
        </w:rPr>
        <w:t>חבר הכנסת טל, תמיד זה כך. את</w:t>
      </w:r>
      <w:r>
        <w:rPr>
          <w:rFonts w:hint="cs"/>
          <w:rtl/>
        </w:rPr>
        <w:t>ה יודע. מי כמוך יודע.</w:t>
      </w:r>
    </w:p>
    <w:p w14:paraId="2D6C14F6" w14:textId="77777777" w:rsidR="00000000" w:rsidRDefault="007C71EE">
      <w:pPr>
        <w:pStyle w:val="a"/>
        <w:ind w:firstLine="0"/>
        <w:rPr>
          <w:rFonts w:hint="cs"/>
          <w:rtl/>
        </w:rPr>
      </w:pPr>
    </w:p>
    <w:p w14:paraId="266CF058" w14:textId="77777777" w:rsidR="00000000" w:rsidRDefault="007C71EE">
      <w:pPr>
        <w:pStyle w:val="SpeakerCon"/>
        <w:rPr>
          <w:rtl/>
        </w:rPr>
      </w:pPr>
      <w:bookmarkStart w:id="1193" w:name="FS000000475T27_05_2003_11_59_48C"/>
      <w:bookmarkEnd w:id="1193"/>
      <w:r>
        <w:rPr>
          <w:rtl/>
        </w:rPr>
        <w:t>איוב קרא (הליכוד):</w:t>
      </w:r>
    </w:p>
    <w:p w14:paraId="3C4D24AE" w14:textId="77777777" w:rsidR="00000000" w:rsidRDefault="007C71EE">
      <w:pPr>
        <w:pStyle w:val="a"/>
        <w:rPr>
          <w:rtl/>
        </w:rPr>
      </w:pPr>
    </w:p>
    <w:p w14:paraId="7684F057" w14:textId="77777777" w:rsidR="00000000" w:rsidRDefault="007C71EE">
      <w:pPr>
        <w:pStyle w:val="a"/>
        <w:rPr>
          <w:rFonts w:hint="cs"/>
          <w:rtl/>
        </w:rPr>
      </w:pPr>
      <w:r>
        <w:rPr>
          <w:rFonts w:hint="cs"/>
          <w:rtl/>
        </w:rPr>
        <w:t>עם כל הכבוד, דוד טל, אם היית אתה מנהל משא-ומתן, לא היית מגיע אפילו להורדה של 1%. היתה לי הזכות להוריד זאת מ=15% ל=8%.</w:t>
      </w:r>
    </w:p>
    <w:p w14:paraId="65051E3B" w14:textId="77777777" w:rsidR="00000000" w:rsidRDefault="007C71EE">
      <w:pPr>
        <w:pStyle w:val="a"/>
        <w:ind w:firstLine="0"/>
        <w:rPr>
          <w:rFonts w:hint="cs"/>
          <w:rtl/>
        </w:rPr>
      </w:pPr>
    </w:p>
    <w:p w14:paraId="1065BB8B" w14:textId="77777777" w:rsidR="00000000" w:rsidRDefault="007C71EE">
      <w:pPr>
        <w:pStyle w:val="ac"/>
        <w:rPr>
          <w:rtl/>
        </w:rPr>
      </w:pPr>
      <w:r>
        <w:rPr>
          <w:rFonts w:hint="eastAsia"/>
          <w:rtl/>
        </w:rPr>
        <w:t>דוד</w:t>
      </w:r>
      <w:r>
        <w:rPr>
          <w:rtl/>
        </w:rPr>
        <w:t xml:space="preserve"> טל (עם אחד):</w:t>
      </w:r>
    </w:p>
    <w:p w14:paraId="29D86B82" w14:textId="77777777" w:rsidR="00000000" w:rsidRDefault="007C71EE">
      <w:pPr>
        <w:pStyle w:val="a"/>
        <w:rPr>
          <w:rFonts w:hint="cs"/>
          <w:rtl/>
        </w:rPr>
      </w:pPr>
    </w:p>
    <w:p w14:paraId="6EA133EA" w14:textId="77777777" w:rsidR="00000000" w:rsidRDefault="007C71EE">
      <w:pPr>
        <w:pStyle w:val="a"/>
        <w:rPr>
          <w:rFonts w:hint="cs"/>
          <w:rtl/>
        </w:rPr>
      </w:pPr>
      <w:r>
        <w:rPr>
          <w:rFonts w:hint="cs"/>
          <w:rtl/>
        </w:rPr>
        <w:t>אתה צודק, כי גם אם הייתי מנהל משא-ומתן על הורדת מספר הסגנים בעיריות, ודאי של</w:t>
      </w:r>
      <w:r>
        <w:rPr>
          <w:rFonts w:hint="cs"/>
          <w:rtl/>
        </w:rPr>
        <w:t>א הייתי מצליח כמו עוזי כהן. אבל חבריך, חברי מרכז, קובעים פה את המדיניות של הבית הזה, ובסופו של דבר את התקציב של המדינה.</w:t>
      </w:r>
    </w:p>
    <w:p w14:paraId="3951821B" w14:textId="77777777" w:rsidR="00000000" w:rsidRDefault="007C71EE">
      <w:pPr>
        <w:pStyle w:val="a"/>
        <w:ind w:firstLine="0"/>
        <w:rPr>
          <w:rFonts w:hint="cs"/>
          <w:rtl/>
        </w:rPr>
      </w:pPr>
    </w:p>
    <w:p w14:paraId="06F92772" w14:textId="77777777" w:rsidR="00000000" w:rsidRDefault="007C71EE">
      <w:pPr>
        <w:pStyle w:val="SpeakerCon"/>
        <w:rPr>
          <w:rtl/>
        </w:rPr>
      </w:pPr>
      <w:bookmarkStart w:id="1194" w:name="FS000000475T27_05_2003_12_00_58C"/>
      <w:bookmarkEnd w:id="1194"/>
      <w:r>
        <w:rPr>
          <w:rtl/>
        </w:rPr>
        <w:t>איוב קרא (הליכוד):</w:t>
      </w:r>
    </w:p>
    <w:p w14:paraId="1F6AE787" w14:textId="77777777" w:rsidR="00000000" w:rsidRDefault="007C71EE">
      <w:pPr>
        <w:pStyle w:val="a"/>
        <w:rPr>
          <w:rtl/>
        </w:rPr>
      </w:pPr>
    </w:p>
    <w:p w14:paraId="6340F8D6" w14:textId="77777777" w:rsidR="00000000" w:rsidRDefault="007C71EE">
      <w:pPr>
        <w:pStyle w:val="a"/>
        <w:rPr>
          <w:rFonts w:hint="cs"/>
          <w:rtl/>
        </w:rPr>
      </w:pPr>
      <w:r>
        <w:rPr>
          <w:rFonts w:hint="cs"/>
          <w:rtl/>
        </w:rPr>
        <w:t>אפשר לחשוב שבש"ס הרבנים לא קובעים את זה. הרי הם קובעים את הרשימה והם גם קובעים פה. עם כל הכבוד, רבנים קובעים לכם אי</w:t>
      </w:r>
      <w:r>
        <w:rPr>
          <w:rFonts w:hint="cs"/>
          <w:rtl/>
        </w:rPr>
        <w:t xml:space="preserve">ך להצביע. אומרים לכם בטלפון איך להצביע. זה אבסורד יותר גדול. אבל זו לא הבעיה. </w:t>
      </w:r>
    </w:p>
    <w:p w14:paraId="4E971EEE" w14:textId="77777777" w:rsidR="00000000" w:rsidRDefault="007C71EE">
      <w:pPr>
        <w:pStyle w:val="a"/>
        <w:rPr>
          <w:rFonts w:hint="cs"/>
          <w:rtl/>
        </w:rPr>
      </w:pPr>
    </w:p>
    <w:p w14:paraId="168A6D9A" w14:textId="77777777" w:rsidR="00000000" w:rsidRDefault="007C71EE">
      <w:pPr>
        <w:pStyle w:val="a"/>
        <w:rPr>
          <w:rFonts w:hint="cs"/>
          <w:rtl/>
        </w:rPr>
      </w:pPr>
      <w:r>
        <w:rPr>
          <w:rFonts w:hint="cs"/>
          <w:rtl/>
        </w:rPr>
        <w:t>הבעיה שלי היא שאני הלכתי, בכמה סעיפים מרכזיים, למשא-ומתן, כי חשבתי שצריך לעשות צדק, במיוחד בכל מה שקשור לחקלאות. החקלאים נמצאים במצוקה קשה. הצלחנו להוריד את זה ל=8%. הממשלה עמד</w:t>
      </w:r>
      <w:r>
        <w:rPr>
          <w:rFonts w:hint="cs"/>
          <w:rtl/>
        </w:rPr>
        <w:t>ה על כך שזה יהיה 9%. אני עמדתי על כך שזה יהיה 8%, ולכולם. מעבר לכך, הגשתי הסתייגות, ומחר נצביע עליה, האומרת שלגבי החקלאות יש להוריד זאת לאפס אחוז.</w:t>
      </w:r>
    </w:p>
    <w:p w14:paraId="579B57F4" w14:textId="77777777" w:rsidR="00000000" w:rsidRDefault="007C71EE">
      <w:pPr>
        <w:pStyle w:val="a"/>
        <w:ind w:firstLine="0"/>
        <w:rPr>
          <w:rtl/>
        </w:rPr>
      </w:pPr>
    </w:p>
    <w:p w14:paraId="7D8A0F84" w14:textId="77777777" w:rsidR="00000000" w:rsidRDefault="007C71EE">
      <w:pPr>
        <w:pStyle w:val="a"/>
        <w:ind w:firstLine="0"/>
        <w:rPr>
          <w:rFonts w:hint="cs"/>
          <w:rtl/>
        </w:rPr>
      </w:pPr>
    </w:p>
    <w:p w14:paraId="34824007" w14:textId="77777777" w:rsidR="00000000" w:rsidRDefault="007C71EE">
      <w:pPr>
        <w:pStyle w:val="ac"/>
        <w:rPr>
          <w:rtl/>
        </w:rPr>
      </w:pPr>
      <w:r>
        <w:rPr>
          <w:rFonts w:hint="eastAsia"/>
          <w:rtl/>
        </w:rPr>
        <w:t>דוד</w:t>
      </w:r>
      <w:r>
        <w:rPr>
          <w:rtl/>
        </w:rPr>
        <w:t xml:space="preserve"> טל (עם אחד):</w:t>
      </w:r>
    </w:p>
    <w:p w14:paraId="03DF16CD" w14:textId="77777777" w:rsidR="00000000" w:rsidRDefault="007C71EE">
      <w:pPr>
        <w:pStyle w:val="a"/>
        <w:rPr>
          <w:rFonts w:hint="cs"/>
          <w:rtl/>
        </w:rPr>
      </w:pPr>
    </w:p>
    <w:p w14:paraId="207A6A2D" w14:textId="77777777" w:rsidR="00000000" w:rsidRDefault="007C71EE">
      <w:pPr>
        <w:pStyle w:val="a"/>
        <w:rPr>
          <w:rFonts w:hint="cs"/>
          <w:rtl/>
        </w:rPr>
      </w:pPr>
      <w:r>
        <w:rPr>
          <w:rFonts w:hint="cs"/>
          <w:rtl/>
        </w:rPr>
        <w:t>ל=3%.</w:t>
      </w:r>
    </w:p>
    <w:p w14:paraId="13480090" w14:textId="77777777" w:rsidR="00000000" w:rsidRDefault="007C71EE">
      <w:pPr>
        <w:pStyle w:val="a"/>
        <w:ind w:firstLine="0"/>
        <w:rPr>
          <w:rFonts w:hint="cs"/>
          <w:rtl/>
        </w:rPr>
      </w:pPr>
    </w:p>
    <w:p w14:paraId="4C4A6157" w14:textId="77777777" w:rsidR="00000000" w:rsidRDefault="007C71EE">
      <w:pPr>
        <w:pStyle w:val="SpeakerCon"/>
        <w:rPr>
          <w:rtl/>
        </w:rPr>
      </w:pPr>
      <w:bookmarkStart w:id="1195" w:name="FS000000475T27_05_2003_12_02_37C"/>
      <w:bookmarkEnd w:id="1195"/>
      <w:r>
        <w:rPr>
          <w:rtl/>
        </w:rPr>
        <w:t>איוב קרא (הליכוד):</w:t>
      </w:r>
    </w:p>
    <w:p w14:paraId="5C8515F4" w14:textId="77777777" w:rsidR="00000000" w:rsidRDefault="007C71EE">
      <w:pPr>
        <w:pStyle w:val="a"/>
        <w:rPr>
          <w:rtl/>
        </w:rPr>
      </w:pPr>
    </w:p>
    <w:p w14:paraId="78A81930" w14:textId="77777777" w:rsidR="00000000" w:rsidRDefault="007C71EE">
      <w:pPr>
        <w:pStyle w:val="a"/>
        <w:rPr>
          <w:rFonts w:hint="cs"/>
          <w:rtl/>
        </w:rPr>
      </w:pPr>
      <w:r>
        <w:rPr>
          <w:rFonts w:hint="cs"/>
          <w:rtl/>
        </w:rPr>
        <w:t xml:space="preserve">לאפס אחוז. אני הגשתי את זה. לא אתה. </w:t>
      </w:r>
    </w:p>
    <w:p w14:paraId="63DB47B0" w14:textId="77777777" w:rsidR="00000000" w:rsidRDefault="007C71EE">
      <w:pPr>
        <w:pStyle w:val="a"/>
        <w:ind w:firstLine="0"/>
        <w:rPr>
          <w:rFonts w:hint="cs"/>
          <w:rtl/>
        </w:rPr>
      </w:pPr>
    </w:p>
    <w:p w14:paraId="6E5A1183" w14:textId="77777777" w:rsidR="00000000" w:rsidRDefault="007C71EE">
      <w:pPr>
        <w:pStyle w:val="ac"/>
        <w:rPr>
          <w:rtl/>
        </w:rPr>
      </w:pPr>
      <w:r>
        <w:rPr>
          <w:rFonts w:hint="eastAsia"/>
          <w:rtl/>
        </w:rPr>
        <w:t>דוד</w:t>
      </w:r>
      <w:r>
        <w:rPr>
          <w:rtl/>
        </w:rPr>
        <w:t xml:space="preserve"> טל (עם אחד):</w:t>
      </w:r>
    </w:p>
    <w:p w14:paraId="105EC1FC" w14:textId="77777777" w:rsidR="00000000" w:rsidRDefault="007C71EE">
      <w:pPr>
        <w:pStyle w:val="a"/>
        <w:rPr>
          <w:rFonts w:hint="cs"/>
          <w:rtl/>
        </w:rPr>
      </w:pPr>
    </w:p>
    <w:p w14:paraId="1E448989" w14:textId="77777777" w:rsidR="00000000" w:rsidRDefault="007C71EE">
      <w:pPr>
        <w:pStyle w:val="a"/>
        <w:rPr>
          <w:rFonts w:hint="cs"/>
          <w:rtl/>
        </w:rPr>
      </w:pPr>
      <w:r>
        <w:rPr>
          <w:rFonts w:hint="cs"/>
          <w:rtl/>
        </w:rPr>
        <w:t>וחבריך</w:t>
      </w:r>
      <w:r>
        <w:rPr>
          <w:rFonts w:hint="cs"/>
          <w:rtl/>
        </w:rPr>
        <w:t xml:space="preserve"> יתמכו בזה?</w:t>
      </w:r>
    </w:p>
    <w:p w14:paraId="465D0DF5" w14:textId="77777777" w:rsidR="00000000" w:rsidRDefault="007C71EE">
      <w:pPr>
        <w:pStyle w:val="a"/>
        <w:ind w:firstLine="0"/>
        <w:rPr>
          <w:rFonts w:hint="cs"/>
          <w:rtl/>
        </w:rPr>
      </w:pPr>
    </w:p>
    <w:p w14:paraId="7AED4AE3" w14:textId="77777777" w:rsidR="00000000" w:rsidRDefault="007C71EE">
      <w:pPr>
        <w:pStyle w:val="SpeakerCon"/>
        <w:rPr>
          <w:rtl/>
        </w:rPr>
      </w:pPr>
      <w:bookmarkStart w:id="1196" w:name="FS000000475T27_05_2003_12_02_57C"/>
      <w:bookmarkEnd w:id="1196"/>
      <w:r>
        <w:rPr>
          <w:rtl/>
        </w:rPr>
        <w:t>איוב קרא (הליכוד):</w:t>
      </w:r>
    </w:p>
    <w:p w14:paraId="7C5EF354" w14:textId="77777777" w:rsidR="00000000" w:rsidRDefault="007C71EE">
      <w:pPr>
        <w:pStyle w:val="a"/>
        <w:rPr>
          <w:rtl/>
        </w:rPr>
      </w:pPr>
    </w:p>
    <w:p w14:paraId="61A9C9EF" w14:textId="77777777" w:rsidR="00000000" w:rsidRDefault="007C71EE">
      <w:pPr>
        <w:pStyle w:val="a"/>
        <w:rPr>
          <w:rFonts w:hint="cs"/>
          <w:rtl/>
        </w:rPr>
      </w:pPr>
      <w:r>
        <w:rPr>
          <w:rFonts w:hint="cs"/>
          <w:rtl/>
        </w:rPr>
        <w:t>אני הגשתי את ההסתייגות. אני אחראי לעצמי. אני חבר פרלמנט בזכות עצמי. נבחרתי ברשימה הארצית, לא בזכות רבנים ולא בזכות אף אחד.</w:t>
      </w:r>
    </w:p>
    <w:p w14:paraId="49B4CFBB" w14:textId="77777777" w:rsidR="00000000" w:rsidRDefault="007C71EE">
      <w:pPr>
        <w:pStyle w:val="a"/>
        <w:ind w:firstLine="0"/>
        <w:rPr>
          <w:rFonts w:hint="cs"/>
          <w:rtl/>
        </w:rPr>
      </w:pPr>
    </w:p>
    <w:p w14:paraId="38922714" w14:textId="77777777" w:rsidR="00000000" w:rsidRDefault="007C71EE">
      <w:pPr>
        <w:pStyle w:val="ac"/>
        <w:rPr>
          <w:rtl/>
        </w:rPr>
      </w:pPr>
      <w:r>
        <w:rPr>
          <w:rFonts w:hint="eastAsia"/>
          <w:rtl/>
        </w:rPr>
        <w:t>דוד</w:t>
      </w:r>
      <w:r>
        <w:rPr>
          <w:rtl/>
        </w:rPr>
        <w:t xml:space="preserve"> טל (עם אחד):</w:t>
      </w:r>
    </w:p>
    <w:p w14:paraId="59F2048E" w14:textId="77777777" w:rsidR="00000000" w:rsidRDefault="007C71EE">
      <w:pPr>
        <w:pStyle w:val="a"/>
        <w:rPr>
          <w:rFonts w:hint="cs"/>
          <w:rtl/>
        </w:rPr>
      </w:pPr>
    </w:p>
    <w:p w14:paraId="34A590B5" w14:textId="77777777" w:rsidR="00000000" w:rsidRDefault="007C71EE">
      <w:pPr>
        <w:pStyle w:val="a"/>
        <w:rPr>
          <w:rFonts w:hint="cs"/>
          <w:rtl/>
        </w:rPr>
      </w:pPr>
      <w:r>
        <w:rPr>
          <w:rFonts w:hint="cs"/>
          <w:rtl/>
        </w:rPr>
        <w:t>וגם לא בזכות אריק שרון?</w:t>
      </w:r>
    </w:p>
    <w:p w14:paraId="4EAD306B" w14:textId="77777777" w:rsidR="00000000" w:rsidRDefault="007C71EE">
      <w:pPr>
        <w:pStyle w:val="a"/>
        <w:ind w:firstLine="0"/>
        <w:rPr>
          <w:rFonts w:hint="cs"/>
          <w:rtl/>
        </w:rPr>
      </w:pPr>
    </w:p>
    <w:p w14:paraId="65274958" w14:textId="77777777" w:rsidR="00000000" w:rsidRDefault="007C71EE">
      <w:pPr>
        <w:pStyle w:val="SpeakerCon"/>
        <w:rPr>
          <w:rtl/>
        </w:rPr>
      </w:pPr>
      <w:bookmarkStart w:id="1197" w:name="FS000000475T27_05_2003_12_03_28C"/>
      <w:bookmarkEnd w:id="1197"/>
      <w:r>
        <w:rPr>
          <w:rtl/>
        </w:rPr>
        <w:t>איוב קרא (הליכוד):</w:t>
      </w:r>
    </w:p>
    <w:p w14:paraId="2F3591F5" w14:textId="77777777" w:rsidR="00000000" w:rsidRDefault="007C71EE">
      <w:pPr>
        <w:pStyle w:val="a"/>
        <w:rPr>
          <w:rtl/>
        </w:rPr>
      </w:pPr>
    </w:p>
    <w:p w14:paraId="352D2771" w14:textId="77777777" w:rsidR="00000000" w:rsidRDefault="007C71EE">
      <w:pPr>
        <w:pStyle w:val="a"/>
        <w:rPr>
          <w:rFonts w:hint="cs"/>
          <w:rtl/>
        </w:rPr>
      </w:pPr>
      <w:r>
        <w:rPr>
          <w:rFonts w:hint="cs"/>
          <w:rtl/>
        </w:rPr>
        <w:t>לא בזכות אריק שרון. כן.</w:t>
      </w:r>
    </w:p>
    <w:p w14:paraId="204EDFD0" w14:textId="77777777" w:rsidR="00000000" w:rsidRDefault="007C71EE">
      <w:pPr>
        <w:pStyle w:val="a"/>
        <w:ind w:firstLine="0"/>
        <w:rPr>
          <w:rFonts w:hint="cs"/>
          <w:rtl/>
        </w:rPr>
      </w:pPr>
    </w:p>
    <w:p w14:paraId="0CECE62A" w14:textId="77777777" w:rsidR="00000000" w:rsidRDefault="007C71EE">
      <w:pPr>
        <w:pStyle w:val="ac"/>
        <w:rPr>
          <w:rtl/>
        </w:rPr>
      </w:pPr>
      <w:r>
        <w:rPr>
          <w:rFonts w:hint="eastAsia"/>
          <w:rtl/>
        </w:rPr>
        <w:t>דוד</w:t>
      </w:r>
      <w:r>
        <w:rPr>
          <w:rtl/>
        </w:rPr>
        <w:t xml:space="preserve"> טל (עם </w:t>
      </w:r>
      <w:r>
        <w:rPr>
          <w:rtl/>
        </w:rPr>
        <w:t>אחד):</w:t>
      </w:r>
    </w:p>
    <w:p w14:paraId="77468430" w14:textId="77777777" w:rsidR="00000000" w:rsidRDefault="007C71EE">
      <w:pPr>
        <w:pStyle w:val="a"/>
        <w:rPr>
          <w:rFonts w:hint="cs"/>
          <w:rtl/>
        </w:rPr>
      </w:pPr>
    </w:p>
    <w:p w14:paraId="674A28B6" w14:textId="77777777" w:rsidR="00000000" w:rsidRDefault="007C71EE">
      <w:pPr>
        <w:pStyle w:val="a"/>
        <w:rPr>
          <w:rFonts w:hint="cs"/>
          <w:rtl/>
        </w:rPr>
      </w:pPr>
      <w:r>
        <w:rPr>
          <w:rFonts w:hint="cs"/>
          <w:rtl/>
        </w:rPr>
        <w:t xml:space="preserve">ממש כך. </w:t>
      </w:r>
    </w:p>
    <w:p w14:paraId="2308B0F3" w14:textId="77777777" w:rsidR="00000000" w:rsidRDefault="007C71EE">
      <w:pPr>
        <w:pStyle w:val="a"/>
        <w:ind w:firstLine="0"/>
        <w:rPr>
          <w:rFonts w:hint="cs"/>
          <w:rtl/>
        </w:rPr>
      </w:pPr>
    </w:p>
    <w:p w14:paraId="1F792429" w14:textId="77777777" w:rsidR="00000000" w:rsidRDefault="007C71EE">
      <w:pPr>
        <w:pStyle w:val="ad"/>
        <w:rPr>
          <w:rtl/>
        </w:rPr>
      </w:pPr>
      <w:r>
        <w:rPr>
          <w:rtl/>
        </w:rPr>
        <w:t>היו”ר אלי בן-מנחם:</w:t>
      </w:r>
    </w:p>
    <w:p w14:paraId="056CF01F" w14:textId="77777777" w:rsidR="00000000" w:rsidRDefault="007C71EE">
      <w:pPr>
        <w:pStyle w:val="a"/>
        <w:rPr>
          <w:rtl/>
        </w:rPr>
      </w:pPr>
    </w:p>
    <w:p w14:paraId="3F4483B8" w14:textId="77777777" w:rsidR="00000000" w:rsidRDefault="007C71EE">
      <w:pPr>
        <w:pStyle w:val="a"/>
        <w:rPr>
          <w:rFonts w:hint="cs"/>
          <w:rtl/>
        </w:rPr>
      </w:pPr>
      <w:r>
        <w:rPr>
          <w:rFonts w:hint="cs"/>
          <w:rtl/>
        </w:rPr>
        <w:t>רק בזכות אריק שרון, חבר הכנסת איוב קרא. תפסיקו. חבר הכנסת טל.</w:t>
      </w:r>
    </w:p>
    <w:p w14:paraId="427DF4FF" w14:textId="77777777" w:rsidR="00000000" w:rsidRDefault="007C71EE">
      <w:pPr>
        <w:pStyle w:val="a"/>
        <w:ind w:firstLine="0"/>
        <w:rPr>
          <w:rFonts w:hint="cs"/>
          <w:rtl/>
        </w:rPr>
      </w:pPr>
    </w:p>
    <w:p w14:paraId="752CBB97" w14:textId="77777777" w:rsidR="00000000" w:rsidRDefault="007C71EE">
      <w:pPr>
        <w:pStyle w:val="SpeakerCon"/>
        <w:rPr>
          <w:rtl/>
        </w:rPr>
      </w:pPr>
      <w:bookmarkStart w:id="1198" w:name="FS000000475T27_05_2003_12_03_54C"/>
      <w:bookmarkEnd w:id="1198"/>
      <w:r>
        <w:rPr>
          <w:rtl/>
        </w:rPr>
        <w:t>איוב קרא (הליכוד):</w:t>
      </w:r>
    </w:p>
    <w:p w14:paraId="502591B5" w14:textId="77777777" w:rsidR="00000000" w:rsidRDefault="007C71EE">
      <w:pPr>
        <w:pStyle w:val="a"/>
        <w:rPr>
          <w:rtl/>
        </w:rPr>
      </w:pPr>
    </w:p>
    <w:p w14:paraId="4C539E5A" w14:textId="77777777" w:rsidR="00000000" w:rsidRDefault="007C71EE">
      <w:pPr>
        <w:pStyle w:val="a"/>
        <w:rPr>
          <w:rFonts w:hint="cs"/>
          <w:rtl/>
        </w:rPr>
      </w:pPr>
      <w:r>
        <w:rPr>
          <w:rFonts w:hint="cs"/>
          <w:rtl/>
        </w:rPr>
        <w:t>חבר הכנסת דוד טל, אני נבחרתי בזכות חברי המרכז ובברכת רבנים טובים וחשובים.</w:t>
      </w:r>
    </w:p>
    <w:p w14:paraId="3EEEB51E" w14:textId="77777777" w:rsidR="00000000" w:rsidRDefault="007C71EE">
      <w:pPr>
        <w:pStyle w:val="a"/>
        <w:ind w:firstLine="0"/>
        <w:rPr>
          <w:rtl/>
        </w:rPr>
      </w:pPr>
    </w:p>
    <w:p w14:paraId="66A7123E" w14:textId="77777777" w:rsidR="00000000" w:rsidRDefault="007C71EE">
      <w:pPr>
        <w:pStyle w:val="a"/>
        <w:ind w:firstLine="0"/>
        <w:rPr>
          <w:rFonts w:hint="cs"/>
          <w:rtl/>
        </w:rPr>
      </w:pPr>
    </w:p>
    <w:p w14:paraId="3273C644" w14:textId="77777777" w:rsidR="00000000" w:rsidRDefault="007C71EE">
      <w:pPr>
        <w:pStyle w:val="ad"/>
        <w:rPr>
          <w:rtl/>
        </w:rPr>
      </w:pPr>
      <w:r>
        <w:rPr>
          <w:rtl/>
        </w:rPr>
        <w:t>היו”ר אלי בן-מנחם:</w:t>
      </w:r>
    </w:p>
    <w:p w14:paraId="1E89EE34" w14:textId="77777777" w:rsidR="00000000" w:rsidRDefault="007C71EE">
      <w:pPr>
        <w:pStyle w:val="a"/>
        <w:rPr>
          <w:rtl/>
        </w:rPr>
      </w:pPr>
    </w:p>
    <w:p w14:paraId="2C841004" w14:textId="77777777" w:rsidR="00000000" w:rsidRDefault="007C71EE">
      <w:pPr>
        <w:pStyle w:val="a"/>
        <w:rPr>
          <w:rFonts w:hint="cs"/>
          <w:rtl/>
        </w:rPr>
      </w:pPr>
      <w:r>
        <w:rPr>
          <w:rFonts w:hint="cs"/>
          <w:rtl/>
        </w:rPr>
        <w:t>חבר הכנסת איוב קרא, לידיעתך, חבר הכנסת ד</w:t>
      </w:r>
      <w:r>
        <w:rPr>
          <w:rFonts w:hint="cs"/>
          <w:rtl/>
        </w:rPr>
        <w:t>וד טל נבחר ברשימת עם אחד. אתה עדיין זוכר לו את התקופה שהוא היה בש"ס.</w:t>
      </w:r>
    </w:p>
    <w:p w14:paraId="61673C19" w14:textId="77777777" w:rsidR="00000000" w:rsidRDefault="007C71EE">
      <w:pPr>
        <w:pStyle w:val="a"/>
        <w:ind w:firstLine="0"/>
        <w:rPr>
          <w:rFonts w:hint="cs"/>
          <w:rtl/>
        </w:rPr>
      </w:pPr>
    </w:p>
    <w:p w14:paraId="50797255" w14:textId="77777777" w:rsidR="00000000" w:rsidRDefault="007C71EE">
      <w:pPr>
        <w:pStyle w:val="SpeakerCon"/>
        <w:rPr>
          <w:rtl/>
        </w:rPr>
      </w:pPr>
      <w:bookmarkStart w:id="1199" w:name="FS000000475T27_05_2003_12_04_33C"/>
      <w:bookmarkEnd w:id="1199"/>
      <w:r>
        <w:rPr>
          <w:rtl/>
        </w:rPr>
        <w:t>איוב קרא (הליכוד):</w:t>
      </w:r>
    </w:p>
    <w:p w14:paraId="5E240C41" w14:textId="77777777" w:rsidR="00000000" w:rsidRDefault="007C71EE">
      <w:pPr>
        <w:pStyle w:val="a"/>
        <w:rPr>
          <w:rtl/>
        </w:rPr>
      </w:pPr>
    </w:p>
    <w:p w14:paraId="27F7109A" w14:textId="77777777" w:rsidR="00000000" w:rsidRDefault="007C71EE">
      <w:pPr>
        <w:pStyle w:val="a"/>
        <w:rPr>
          <w:rFonts w:hint="cs"/>
          <w:rtl/>
        </w:rPr>
      </w:pPr>
      <w:r>
        <w:rPr>
          <w:rFonts w:hint="cs"/>
          <w:rtl/>
        </w:rPr>
        <w:t>נכון. אבל הוא רצה להיבחר על-ידי חברי המרכז.</w:t>
      </w:r>
    </w:p>
    <w:p w14:paraId="4C44A881" w14:textId="77777777" w:rsidR="00000000" w:rsidRDefault="007C71EE">
      <w:pPr>
        <w:pStyle w:val="a"/>
        <w:ind w:firstLine="0"/>
        <w:rPr>
          <w:rFonts w:hint="cs"/>
          <w:rtl/>
        </w:rPr>
      </w:pPr>
    </w:p>
    <w:p w14:paraId="01013E6D" w14:textId="77777777" w:rsidR="00000000" w:rsidRDefault="007C71EE">
      <w:pPr>
        <w:pStyle w:val="ad"/>
        <w:rPr>
          <w:rtl/>
        </w:rPr>
      </w:pPr>
      <w:r>
        <w:rPr>
          <w:rtl/>
        </w:rPr>
        <w:t>היו”ר אלי בן-מנחם:</w:t>
      </w:r>
    </w:p>
    <w:p w14:paraId="27C47BBE" w14:textId="77777777" w:rsidR="00000000" w:rsidRDefault="007C71EE">
      <w:pPr>
        <w:pStyle w:val="a"/>
        <w:rPr>
          <w:rtl/>
        </w:rPr>
      </w:pPr>
    </w:p>
    <w:p w14:paraId="37CBFEF1" w14:textId="77777777" w:rsidR="00000000" w:rsidRDefault="007C71EE">
      <w:pPr>
        <w:pStyle w:val="a"/>
        <w:rPr>
          <w:rFonts w:hint="cs"/>
          <w:rtl/>
        </w:rPr>
      </w:pPr>
      <w:r>
        <w:rPr>
          <w:rFonts w:hint="cs"/>
          <w:rtl/>
        </w:rPr>
        <w:t>הוא מייצג היום מפלגה אחרת והוא נבחר כפי שאתה נבחרת.</w:t>
      </w:r>
    </w:p>
    <w:p w14:paraId="28003D81" w14:textId="77777777" w:rsidR="00000000" w:rsidRDefault="007C71EE">
      <w:pPr>
        <w:pStyle w:val="a"/>
        <w:ind w:firstLine="0"/>
        <w:rPr>
          <w:rFonts w:hint="cs"/>
          <w:rtl/>
        </w:rPr>
      </w:pPr>
    </w:p>
    <w:p w14:paraId="2C4446D8" w14:textId="77777777" w:rsidR="00000000" w:rsidRDefault="007C71EE">
      <w:pPr>
        <w:pStyle w:val="SpeakerCon"/>
        <w:rPr>
          <w:rtl/>
        </w:rPr>
      </w:pPr>
      <w:bookmarkStart w:id="1200" w:name="FS000000475T27_05_2003_12_04_53C"/>
      <w:bookmarkEnd w:id="1200"/>
      <w:r>
        <w:rPr>
          <w:rtl/>
        </w:rPr>
        <w:t>איוב קרא (הליכוד):</w:t>
      </w:r>
    </w:p>
    <w:p w14:paraId="525EA329" w14:textId="77777777" w:rsidR="00000000" w:rsidRDefault="007C71EE">
      <w:pPr>
        <w:pStyle w:val="a"/>
        <w:rPr>
          <w:rtl/>
        </w:rPr>
      </w:pPr>
    </w:p>
    <w:p w14:paraId="13A63BCE" w14:textId="77777777" w:rsidR="00000000" w:rsidRDefault="007C71EE">
      <w:pPr>
        <w:pStyle w:val="a"/>
        <w:rPr>
          <w:rFonts w:hint="cs"/>
          <w:rtl/>
        </w:rPr>
      </w:pPr>
      <w:r>
        <w:rPr>
          <w:rFonts w:hint="cs"/>
          <w:rtl/>
        </w:rPr>
        <w:t>הוא גם רצה להיבחר על-ידי חבר</w:t>
      </w:r>
      <w:r>
        <w:rPr>
          <w:rFonts w:hint="cs"/>
          <w:rtl/>
        </w:rPr>
        <w:t>י מרכז הליכוד, אבל זה לא הסתדר לו. אבל לא חשוב.</w:t>
      </w:r>
    </w:p>
    <w:p w14:paraId="6B51147E" w14:textId="77777777" w:rsidR="00000000" w:rsidRDefault="007C71EE">
      <w:pPr>
        <w:pStyle w:val="a"/>
        <w:ind w:firstLine="0"/>
        <w:rPr>
          <w:rFonts w:hint="cs"/>
          <w:rtl/>
        </w:rPr>
      </w:pPr>
    </w:p>
    <w:p w14:paraId="208C0AA1" w14:textId="77777777" w:rsidR="00000000" w:rsidRDefault="007C71EE">
      <w:pPr>
        <w:pStyle w:val="ac"/>
        <w:rPr>
          <w:rtl/>
        </w:rPr>
      </w:pPr>
      <w:r>
        <w:rPr>
          <w:rFonts w:hint="eastAsia"/>
          <w:rtl/>
        </w:rPr>
        <w:t>דוד</w:t>
      </w:r>
      <w:r>
        <w:rPr>
          <w:rtl/>
        </w:rPr>
        <w:t xml:space="preserve"> טל (עם אחד):</w:t>
      </w:r>
    </w:p>
    <w:p w14:paraId="378088D9" w14:textId="77777777" w:rsidR="00000000" w:rsidRDefault="007C71EE">
      <w:pPr>
        <w:pStyle w:val="a"/>
        <w:rPr>
          <w:rFonts w:hint="cs"/>
          <w:rtl/>
        </w:rPr>
      </w:pPr>
    </w:p>
    <w:p w14:paraId="590EB5D0" w14:textId="77777777" w:rsidR="00000000" w:rsidRDefault="007C71EE">
      <w:pPr>
        <w:pStyle w:val="a"/>
        <w:rPr>
          <w:rFonts w:hint="cs"/>
          <w:rtl/>
        </w:rPr>
      </w:pPr>
      <w:r>
        <w:rPr>
          <w:rFonts w:hint="cs"/>
          <w:rtl/>
        </w:rPr>
        <w:t>רציתי לעבור לאגודה, לדגל התורה, אבל לא רצו לקבל אותי.</w:t>
      </w:r>
    </w:p>
    <w:p w14:paraId="2461C342" w14:textId="77777777" w:rsidR="00000000" w:rsidRDefault="007C71EE">
      <w:pPr>
        <w:pStyle w:val="a"/>
        <w:ind w:firstLine="0"/>
        <w:rPr>
          <w:rFonts w:hint="cs"/>
          <w:rtl/>
        </w:rPr>
      </w:pPr>
    </w:p>
    <w:p w14:paraId="558C7485" w14:textId="77777777" w:rsidR="00000000" w:rsidRDefault="007C71EE">
      <w:pPr>
        <w:pStyle w:val="SpeakerCon"/>
        <w:rPr>
          <w:rtl/>
        </w:rPr>
      </w:pPr>
      <w:bookmarkStart w:id="1201" w:name="FS000000475T27_05_2003_12_05_27C"/>
      <w:bookmarkEnd w:id="1201"/>
      <w:r>
        <w:rPr>
          <w:rtl/>
        </w:rPr>
        <w:t>איוב קרא (הליכוד):</w:t>
      </w:r>
    </w:p>
    <w:p w14:paraId="085EFF57" w14:textId="77777777" w:rsidR="00000000" w:rsidRDefault="007C71EE">
      <w:pPr>
        <w:pStyle w:val="a"/>
        <w:rPr>
          <w:rtl/>
        </w:rPr>
      </w:pPr>
    </w:p>
    <w:p w14:paraId="3F766B19" w14:textId="77777777" w:rsidR="00000000" w:rsidRDefault="007C71EE">
      <w:pPr>
        <w:pStyle w:val="a"/>
        <w:rPr>
          <w:rFonts w:hint="cs"/>
          <w:rtl/>
        </w:rPr>
      </w:pPr>
      <w:r>
        <w:rPr>
          <w:rFonts w:hint="cs"/>
          <w:rtl/>
        </w:rPr>
        <w:t>אני רוצה לומר לכם, חברים, שאני מקווה שבהסתייגות הזאת נצליח לעזור לחקלאים. אני, בכל אופן,  אפעל בכל מאודי כדי שהדבר</w:t>
      </w:r>
      <w:r>
        <w:rPr>
          <w:rFonts w:hint="cs"/>
          <w:rtl/>
        </w:rPr>
        <w:t xml:space="preserve"> הזה יקרה.</w:t>
      </w:r>
    </w:p>
    <w:p w14:paraId="3CF7644A" w14:textId="77777777" w:rsidR="00000000" w:rsidRDefault="007C71EE">
      <w:pPr>
        <w:pStyle w:val="a"/>
        <w:ind w:firstLine="0"/>
        <w:rPr>
          <w:rFonts w:hint="cs"/>
          <w:rtl/>
        </w:rPr>
      </w:pPr>
    </w:p>
    <w:p w14:paraId="79CF4C49" w14:textId="77777777" w:rsidR="00000000" w:rsidRDefault="007C71EE">
      <w:pPr>
        <w:pStyle w:val="ad"/>
        <w:rPr>
          <w:rtl/>
        </w:rPr>
      </w:pPr>
      <w:r>
        <w:rPr>
          <w:rtl/>
        </w:rPr>
        <w:t>היו”ר אלי בן-מנחם:</w:t>
      </w:r>
    </w:p>
    <w:p w14:paraId="20AE91D2" w14:textId="77777777" w:rsidR="00000000" w:rsidRDefault="007C71EE">
      <w:pPr>
        <w:pStyle w:val="a"/>
        <w:rPr>
          <w:rtl/>
        </w:rPr>
      </w:pPr>
    </w:p>
    <w:p w14:paraId="641CDE28" w14:textId="77777777" w:rsidR="00000000" w:rsidRDefault="007C71EE">
      <w:pPr>
        <w:pStyle w:val="a"/>
        <w:rPr>
          <w:rFonts w:hint="cs"/>
          <w:rtl/>
        </w:rPr>
      </w:pPr>
      <w:r>
        <w:rPr>
          <w:rFonts w:hint="cs"/>
          <w:rtl/>
        </w:rPr>
        <w:t>תעשה לובי בקרב חברי הכנסת של הליכוד.</w:t>
      </w:r>
    </w:p>
    <w:p w14:paraId="42839F90" w14:textId="77777777" w:rsidR="00000000" w:rsidRDefault="007C71EE">
      <w:pPr>
        <w:pStyle w:val="a"/>
        <w:ind w:firstLine="0"/>
        <w:rPr>
          <w:rFonts w:hint="cs"/>
          <w:rtl/>
        </w:rPr>
      </w:pPr>
    </w:p>
    <w:p w14:paraId="4E8D3AE4" w14:textId="77777777" w:rsidR="00000000" w:rsidRDefault="007C71EE">
      <w:pPr>
        <w:pStyle w:val="SpeakerCon"/>
        <w:rPr>
          <w:rtl/>
        </w:rPr>
      </w:pPr>
      <w:bookmarkStart w:id="1202" w:name="FS000000475T27_05_2003_12_05_52C"/>
      <w:bookmarkEnd w:id="1202"/>
      <w:r>
        <w:rPr>
          <w:rtl/>
        </w:rPr>
        <w:t>איוב קרא (הליכוד):</w:t>
      </w:r>
    </w:p>
    <w:p w14:paraId="1B192608" w14:textId="77777777" w:rsidR="00000000" w:rsidRDefault="007C71EE">
      <w:pPr>
        <w:pStyle w:val="a"/>
        <w:rPr>
          <w:rtl/>
        </w:rPr>
      </w:pPr>
    </w:p>
    <w:p w14:paraId="2ED4B548" w14:textId="77777777" w:rsidR="00000000" w:rsidRDefault="007C71EE">
      <w:pPr>
        <w:pStyle w:val="a"/>
        <w:rPr>
          <w:rFonts w:hint="cs"/>
          <w:rtl/>
        </w:rPr>
      </w:pPr>
      <w:r>
        <w:rPr>
          <w:rFonts w:hint="cs"/>
          <w:rtl/>
        </w:rPr>
        <w:t>נעשה ונפעל. יש לי גם הבטחות מחברי קואליציה שהם יתמכו בזה. יחד עם כמה חברים מהאופוזיציה, הגשנו את ההסתייגות הזאת. אני הולך עליה, כי אני חושב שזה צדק. אחרת, נמשיך לראות</w:t>
      </w:r>
      <w:r>
        <w:rPr>
          <w:rFonts w:hint="cs"/>
          <w:rtl/>
        </w:rPr>
        <w:t xml:space="preserve"> את האסונות בקרב החקלאים. וזה דבר שלא יקרה במדינת ישראל.</w:t>
      </w:r>
    </w:p>
    <w:p w14:paraId="313B63B9" w14:textId="77777777" w:rsidR="00000000" w:rsidRDefault="007C71EE">
      <w:pPr>
        <w:pStyle w:val="a"/>
        <w:rPr>
          <w:rFonts w:hint="cs"/>
          <w:rtl/>
        </w:rPr>
      </w:pPr>
    </w:p>
    <w:p w14:paraId="4E6D7E82" w14:textId="77777777" w:rsidR="00000000" w:rsidRDefault="007C71EE">
      <w:pPr>
        <w:pStyle w:val="a"/>
        <w:rPr>
          <w:rFonts w:hint="cs"/>
          <w:rtl/>
        </w:rPr>
      </w:pPr>
      <w:r>
        <w:rPr>
          <w:rFonts w:hint="cs"/>
          <w:rtl/>
        </w:rPr>
        <w:t>בנושא קצבאות הזיקנה הצלחנו להביא למצב שקצבאות הזיקנה לא יוקפאו. זה היה גם תוצאה מלחצים שהפעלנו בתוך הקואליציה.</w:t>
      </w:r>
    </w:p>
    <w:p w14:paraId="599B13F2" w14:textId="77777777" w:rsidR="00000000" w:rsidRDefault="007C71EE">
      <w:pPr>
        <w:pStyle w:val="a"/>
        <w:rPr>
          <w:rFonts w:hint="cs"/>
          <w:rtl/>
        </w:rPr>
      </w:pPr>
    </w:p>
    <w:p w14:paraId="2D591923" w14:textId="77777777" w:rsidR="00000000" w:rsidRDefault="007C71EE">
      <w:pPr>
        <w:pStyle w:val="a"/>
        <w:rPr>
          <w:rFonts w:hint="cs"/>
          <w:rtl/>
        </w:rPr>
      </w:pPr>
      <w:r>
        <w:rPr>
          <w:rFonts w:hint="cs"/>
          <w:rtl/>
        </w:rPr>
        <w:t>אדוני היושב-ראש, כנסת נכבדה, בנושא המשכנתאות הגשתי הסתייגות, שלדעתי היא הוגנת. היא מדב</w:t>
      </w:r>
      <w:r>
        <w:rPr>
          <w:rFonts w:hint="cs"/>
          <w:rtl/>
        </w:rPr>
        <w:t>רת על כך שביישובי הפריפריה ימשיכו ליהנות מאותן משכנתאות. זו דעתי וכך צריך לפעול. כי מה הולידו חכמים - - -</w:t>
      </w:r>
    </w:p>
    <w:p w14:paraId="4E260E9C" w14:textId="77777777" w:rsidR="00000000" w:rsidRDefault="007C71EE">
      <w:pPr>
        <w:pStyle w:val="a"/>
        <w:ind w:firstLine="0"/>
        <w:rPr>
          <w:rFonts w:hint="cs"/>
          <w:rtl/>
        </w:rPr>
      </w:pPr>
    </w:p>
    <w:p w14:paraId="250B47AC" w14:textId="77777777" w:rsidR="00000000" w:rsidRDefault="007C71EE">
      <w:pPr>
        <w:pStyle w:val="ac"/>
        <w:rPr>
          <w:rtl/>
        </w:rPr>
      </w:pPr>
      <w:r>
        <w:rPr>
          <w:rFonts w:hint="eastAsia"/>
          <w:rtl/>
        </w:rPr>
        <w:t>דוד</w:t>
      </w:r>
      <w:r>
        <w:rPr>
          <w:rtl/>
        </w:rPr>
        <w:t xml:space="preserve"> טל (עם אחד):</w:t>
      </w:r>
    </w:p>
    <w:p w14:paraId="3CC95286" w14:textId="77777777" w:rsidR="00000000" w:rsidRDefault="007C71EE">
      <w:pPr>
        <w:pStyle w:val="a"/>
        <w:rPr>
          <w:rFonts w:hint="cs"/>
          <w:rtl/>
        </w:rPr>
      </w:pPr>
    </w:p>
    <w:p w14:paraId="126FABA2" w14:textId="77777777" w:rsidR="00000000" w:rsidRDefault="007C71EE">
      <w:pPr>
        <w:pStyle w:val="a"/>
        <w:rPr>
          <w:rFonts w:hint="cs"/>
          <w:rtl/>
        </w:rPr>
      </w:pPr>
      <w:r>
        <w:rPr>
          <w:rFonts w:hint="cs"/>
          <w:rtl/>
        </w:rPr>
        <w:t>מה הועילו, מה הועילו חכמים.</w:t>
      </w:r>
    </w:p>
    <w:p w14:paraId="61182E3B" w14:textId="77777777" w:rsidR="00000000" w:rsidRDefault="007C71EE">
      <w:pPr>
        <w:pStyle w:val="a"/>
        <w:ind w:firstLine="0"/>
        <w:rPr>
          <w:rFonts w:hint="cs"/>
          <w:rtl/>
        </w:rPr>
      </w:pPr>
    </w:p>
    <w:p w14:paraId="77B2791A" w14:textId="77777777" w:rsidR="00000000" w:rsidRDefault="007C71EE">
      <w:pPr>
        <w:pStyle w:val="SpeakerCon"/>
        <w:rPr>
          <w:rtl/>
        </w:rPr>
      </w:pPr>
      <w:bookmarkStart w:id="1203" w:name="FS000000475T27_05_2003_12_08_01C"/>
      <w:bookmarkEnd w:id="1203"/>
      <w:r>
        <w:rPr>
          <w:rtl/>
        </w:rPr>
        <w:t>איוב קרא (הליכוד):</w:t>
      </w:r>
    </w:p>
    <w:p w14:paraId="14DCDB53" w14:textId="77777777" w:rsidR="00000000" w:rsidRDefault="007C71EE">
      <w:pPr>
        <w:pStyle w:val="a"/>
        <w:rPr>
          <w:rtl/>
        </w:rPr>
      </w:pPr>
    </w:p>
    <w:p w14:paraId="77D6C2CF" w14:textId="77777777" w:rsidR="00000000" w:rsidRDefault="007C71EE">
      <w:pPr>
        <w:pStyle w:val="a"/>
        <w:rPr>
          <w:rFonts w:hint="cs"/>
          <w:rtl/>
        </w:rPr>
      </w:pPr>
      <w:r>
        <w:rPr>
          <w:rFonts w:hint="cs"/>
          <w:rtl/>
        </w:rPr>
        <w:t>מה הועילו, מה הולידו, זה כבר אותו דבר. דוד טל, העיקר הכוונה.</w:t>
      </w:r>
    </w:p>
    <w:p w14:paraId="04FC803B" w14:textId="77777777" w:rsidR="00000000" w:rsidRDefault="007C71EE">
      <w:pPr>
        <w:pStyle w:val="a"/>
        <w:rPr>
          <w:rFonts w:hint="cs"/>
          <w:rtl/>
        </w:rPr>
      </w:pPr>
    </w:p>
    <w:p w14:paraId="65D002D1" w14:textId="77777777" w:rsidR="00000000" w:rsidRDefault="007C71EE">
      <w:pPr>
        <w:pStyle w:val="a"/>
        <w:rPr>
          <w:rFonts w:hint="cs"/>
          <w:rtl/>
        </w:rPr>
      </w:pPr>
      <w:r>
        <w:rPr>
          <w:rFonts w:hint="cs"/>
          <w:rtl/>
        </w:rPr>
        <w:t>אני רוצה לומר לך: מה</w:t>
      </w:r>
      <w:r>
        <w:rPr>
          <w:rFonts w:hint="cs"/>
          <w:rtl/>
        </w:rPr>
        <w:t xml:space="preserve"> הועילו חכמים, אם איש מעלות, שרוצה לגור במעלות, לא יקבל משכנתה? הוא ינהר לאזור תל-אביב ואנחנו נקיים מדינה עם שתי גדות לירקון, במקום עם שתי גדות לירדן.</w:t>
      </w:r>
    </w:p>
    <w:p w14:paraId="7808EC48" w14:textId="77777777" w:rsidR="00000000" w:rsidRDefault="007C71EE">
      <w:pPr>
        <w:pStyle w:val="a"/>
        <w:ind w:firstLine="0"/>
        <w:rPr>
          <w:rFonts w:hint="cs"/>
          <w:rtl/>
        </w:rPr>
      </w:pPr>
    </w:p>
    <w:p w14:paraId="095D76A1" w14:textId="77777777" w:rsidR="00000000" w:rsidRDefault="007C71EE">
      <w:pPr>
        <w:pStyle w:val="ac"/>
        <w:rPr>
          <w:rtl/>
        </w:rPr>
      </w:pPr>
      <w:r>
        <w:rPr>
          <w:rFonts w:hint="eastAsia"/>
          <w:rtl/>
        </w:rPr>
        <w:t>דוד</w:t>
      </w:r>
      <w:r>
        <w:rPr>
          <w:rtl/>
        </w:rPr>
        <w:t xml:space="preserve"> טל (עם אחד):</w:t>
      </w:r>
    </w:p>
    <w:p w14:paraId="619CA453" w14:textId="77777777" w:rsidR="00000000" w:rsidRDefault="007C71EE">
      <w:pPr>
        <w:pStyle w:val="a"/>
        <w:rPr>
          <w:rFonts w:hint="cs"/>
          <w:rtl/>
        </w:rPr>
      </w:pPr>
    </w:p>
    <w:p w14:paraId="5158F9F0" w14:textId="77777777" w:rsidR="00000000" w:rsidRDefault="007C71EE">
      <w:pPr>
        <w:pStyle w:val="a"/>
        <w:rPr>
          <w:rFonts w:hint="cs"/>
          <w:rtl/>
        </w:rPr>
      </w:pPr>
      <w:r>
        <w:rPr>
          <w:rFonts w:hint="cs"/>
          <w:rtl/>
        </w:rPr>
        <w:t>החלום הזה נגוז.</w:t>
      </w:r>
    </w:p>
    <w:p w14:paraId="5D795AB5" w14:textId="77777777" w:rsidR="00000000" w:rsidRDefault="007C71EE">
      <w:pPr>
        <w:pStyle w:val="a"/>
        <w:ind w:firstLine="0"/>
        <w:rPr>
          <w:rFonts w:hint="cs"/>
          <w:rtl/>
        </w:rPr>
      </w:pPr>
    </w:p>
    <w:p w14:paraId="1399A886" w14:textId="77777777" w:rsidR="00000000" w:rsidRDefault="007C71EE">
      <w:pPr>
        <w:pStyle w:val="SpeakerCon"/>
        <w:rPr>
          <w:rtl/>
        </w:rPr>
      </w:pPr>
      <w:bookmarkStart w:id="1204" w:name="FS000000475T27_05_2003_12_09_01C"/>
      <w:bookmarkEnd w:id="1204"/>
      <w:r>
        <w:rPr>
          <w:rtl/>
        </w:rPr>
        <w:t>איוב קרא (הליכוד):</w:t>
      </w:r>
    </w:p>
    <w:p w14:paraId="08E2DD32" w14:textId="77777777" w:rsidR="00000000" w:rsidRDefault="007C71EE">
      <w:pPr>
        <w:pStyle w:val="a"/>
        <w:rPr>
          <w:rtl/>
        </w:rPr>
      </w:pPr>
    </w:p>
    <w:p w14:paraId="024C89B4" w14:textId="77777777" w:rsidR="00000000" w:rsidRDefault="007C71EE">
      <w:pPr>
        <w:pStyle w:val="a"/>
        <w:rPr>
          <w:rFonts w:hint="cs"/>
          <w:rtl/>
        </w:rPr>
      </w:pPr>
      <w:r>
        <w:rPr>
          <w:rFonts w:hint="cs"/>
          <w:rtl/>
        </w:rPr>
        <w:t>אמרתי.</w:t>
      </w:r>
    </w:p>
    <w:p w14:paraId="4D4B7D41" w14:textId="77777777" w:rsidR="00000000" w:rsidRDefault="007C71EE">
      <w:pPr>
        <w:pStyle w:val="a"/>
        <w:ind w:firstLine="0"/>
        <w:rPr>
          <w:rFonts w:hint="cs"/>
          <w:rtl/>
        </w:rPr>
      </w:pPr>
    </w:p>
    <w:p w14:paraId="64110FAA" w14:textId="77777777" w:rsidR="00000000" w:rsidRDefault="007C71EE">
      <w:pPr>
        <w:pStyle w:val="ad"/>
        <w:rPr>
          <w:rtl/>
        </w:rPr>
      </w:pPr>
      <w:r>
        <w:rPr>
          <w:rtl/>
        </w:rPr>
        <w:t>היו”ר אלי בן-מנחם:</w:t>
      </w:r>
    </w:p>
    <w:p w14:paraId="7D92D08F" w14:textId="77777777" w:rsidR="00000000" w:rsidRDefault="007C71EE">
      <w:pPr>
        <w:pStyle w:val="a"/>
        <w:rPr>
          <w:rtl/>
        </w:rPr>
      </w:pPr>
    </w:p>
    <w:p w14:paraId="0457FC0F" w14:textId="77777777" w:rsidR="00000000" w:rsidRDefault="007C71EE">
      <w:pPr>
        <w:pStyle w:val="a"/>
        <w:rPr>
          <w:rFonts w:hint="cs"/>
          <w:rtl/>
        </w:rPr>
      </w:pPr>
      <w:r>
        <w:rPr>
          <w:rFonts w:hint="cs"/>
          <w:rtl/>
        </w:rPr>
        <w:t>חבר הכנסת איוב קרא, א</w:t>
      </w:r>
      <w:r>
        <w:rPr>
          <w:rFonts w:hint="cs"/>
          <w:rtl/>
        </w:rPr>
        <w:t>ותו איש ממעלות שלא יוכל לקנות דירה במעלות, כי הוא לא מקבל משכנתה, בחיים לא יוכל לגור בתל-אביב. הבעיה היא שאנחנו רוצים למשוך אוכלוסיות לאזורים החלשים.</w:t>
      </w:r>
    </w:p>
    <w:p w14:paraId="3E6D7389" w14:textId="77777777" w:rsidR="00000000" w:rsidRDefault="007C71EE">
      <w:pPr>
        <w:pStyle w:val="a"/>
        <w:ind w:firstLine="0"/>
        <w:rPr>
          <w:rFonts w:hint="cs"/>
          <w:rtl/>
        </w:rPr>
      </w:pPr>
    </w:p>
    <w:p w14:paraId="07F62F6E" w14:textId="77777777" w:rsidR="00000000" w:rsidRDefault="007C71EE">
      <w:pPr>
        <w:pStyle w:val="SpeakerCon"/>
        <w:rPr>
          <w:rtl/>
        </w:rPr>
      </w:pPr>
      <w:bookmarkStart w:id="1205" w:name="FS000000475T27_05_2003_12_09_34C"/>
      <w:bookmarkEnd w:id="1205"/>
      <w:r>
        <w:rPr>
          <w:rtl/>
        </w:rPr>
        <w:t>איוב קרא (הליכוד):</w:t>
      </w:r>
    </w:p>
    <w:p w14:paraId="0A864E94" w14:textId="77777777" w:rsidR="00000000" w:rsidRDefault="007C71EE">
      <w:pPr>
        <w:pStyle w:val="a"/>
        <w:rPr>
          <w:rtl/>
        </w:rPr>
      </w:pPr>
    </w:p>
    <w:p w14:paraId="5D813F68" w14:textId="77777777" w:rsidR="00000000" w:rsidRDefault="007C71EE">
      <w:pPr>
        <w:pStyle w:val="a"/>
        <w:rPr>
          <w:rFonts w:hint="cs"/>
          <w:rtl/>
        </w:rPr>
      </w:pPr>
      <w:r>
        <w:rPr>
          <w:rFonts w:hint="cs"/>
          <w:rtl/>
        </w:rPr>
        <w:t>נכון.</w:t>
      </w:r>
    </w:p>
    <w:p w14:paraId="426A6919" w14:textId="77777777" w:rsidR="00000000" w:rsidRDefault="007C71EE">
      <w:pPr>
        <w:pStyle w:val="a"/>
        <w:ind w:firstLine="0"/>
        <w:rPr>
          <w:rFonts w:hint="cs"/>
          <w:rtl/>
        </w:rPr>
      </w:pPr>
    </w:p>
    <w:p w14:paraId="074EC8A4" w14:textId="77777777" w:rsidR="00000000" w:rsidRDefault="007C71EE">
      <w:pPr>
        <w:pStyle w:val="ad"/>
        <w:rPr>
          <w:rtl/>
        </w:rPr>
      </w:pPr>
      <w:r>
        <w:rPr>
          <w:rtl/>
        </w:rPr>
        <w:t>היו”ר אלי בן-מנחם:</w:t>
      </w:r>
    </w:p>
    <w:p w14:paraId="7473E5E9" w14:textId="77777777" w:rsidR="00000000" w:rsidRDefault="007C71EE">
      <w:pPr>
        <w:pStyle w:val="a"/>
        <w:rPr>
          <w:rtl/>
        </w:rPr>
      </w:pPr>
    </w:p>
    <w:p w14:paraId="1D480D8A" w14:textId="77777777" w:rsidR="00000000" w:rsidRDefault="007C71EE">
      <w:pPr>
        <w:pStyle w:val="a"/>
        <w:rPr>
          <w:rFonts w:hint="cs"/>
          <w:rtl/>
        </w:rPr>
      </w:pPr>
      <w:r>
        <w:rPr>
          <w:rFonts w:hint="cs"/>
          <w:rtl/>
        </w:rPr>
        <w:t>זה הפוך ממה שאתה אומר. ולא שיהיה מצב שהם יבואו לתל-אביב. א</w:t>
      </w:r>
      <w:r>
        <w:rPr>
          <w:rFonts w:hint="cs"/>
          <w:rtl/>
        </w:rPr>
        <w:t>תה יודע כמה עולה לגור בתל-אביב?</w:t>
      </w:r>
    </w:p>
    <w:p w14:paraId="703C1E34" w14:textId="77777777" w:rsidR="00000000" w:rsidRDefault="007C71EE">
      <w:pPr>
        <w:pStyle w:val="a"/>
        <w:ind w:firstLine="0"/>
        <w:rPr>
          <w:rFonts w:hint="cs"/>
          <w:rtl/>
        </w:rPr>
      </w:pPr>
    </w:p>
    <w:p w14:paraId="4D5F9E23" w14:textId="77777777" w:rsidR="00000000" w:rsidRDefault="007C71EE">
      <w:pPr>
        <w:pStyle w:val="SpeakerCon"/>
        <w:rPr>
          <w:rtl/>
        </w:rPr>
      </w:pPr>
      <w:bookmarkStart w:id="1206" w:name="FS000000475T27_05_2003_12_09_54C"/>
      <w:bookmarkEnd w:id="1206"/>
      <w:r>
        <w:rPr>
          <w:rtl/>
        </w:rPr>
        <w:t>איוב קרא (הליכוד):</w:t>
      </w:r>
    </w:p>
    <w:p w14:paraId="68427842" w14:textId="77777777" w:rsidR="00000000" w:rsidRDefault="007C71EE">
      <w:pPr>
        <w:pStyle w:val="a"/>
        <w:rPr>
          <w:rtl/>
        </w:rPr>
      </w:pPr>
    </w:p>
    <w:p w14:paraId="590C6A1F" w14:textId="77777777" w:rsidR="00000000" w:rsidRDefault="007C71EE">
      <w:pPr>
        <w:pStyle w:val="a"/>
        <w:rPr>
          <w:rFonts w:hint="cs"/>
          <w:rtl/>
        </w:rPr>
      </w:pPr>
      <w:r>
        <w:rPr>
          <w:rFonts w:hint="cs"/>
          <w:rtl/>
        </w:rPr>
        <w:t>אבל אני אומר שאם תהיה לו משכנתה - - -</w:t>
      </w:r>
    </w:p>
    <w:p w14:paraId="4C50018D" w14:textId="77777777" w:rsidR="00000000" w:rsidRDefault="007C71EE">
      <w:pPr>
        <w:pStyle w:val="a"/>
        <w:ind w:firstLine="0"/>
        <w:rPr>
          <w:rFonts w:hint="cs"/>
          <w:rtl/>
        </w:rPr>
      </w:pPr>
    </w:p>
    <w:p w14:paraId="34585358" w14:textId="77777777" w:rsidR="00000000" w:rsidRDefault="007C71EE">
      <w:pPr>
        <w:pStyle w:val="ad"/>
        <w:rPr>
          <w:rtl/>
        </w:rPr>
      </w:pPr>
      <w:r>
        <w:rPr>
          <w:rtl/>
        </w:rPr>
        <w:t>היו”ר אלי בן-מנחם:</w:t>
      </w:r>
    </w:p>
    <w:p w14:paraId="3B8217A2" w14:textId="77777777" w:rsidR="00000000" w:rsidRDefault="007C71EE">
      <w:pPr>
        <w:pStyle w:val="a"/>
        <w:rPr>
          <w:rtl/>
        </w:rPr>
      </w:pPr>
    </w:p>
    <w:p w14:paraId="08D17254" w14:textId="77777777" w:rsidR="00000000" w:rsidRDefault="007C71EE">
      <w:pPr>
        <w:pStyle w:val="a"/>
        <w:rPr>
          <w:rFonts w:hint="cs"/>
          <w:rtl/>
        </w:rPr>
      </w:pPr>
      <w:r>
        <w:rPr>
          <w:rFonts w:hint="cs"/>
          <w:rtl/>
        </w:rPr>
        <w:t>האם אדם במעמד בינוני יכול לקנות בית היום? זה קשה מאוד. ולא רק היום. אני לא מתכוון, חס וחלילה, לאיש כזה או אחר בממשלה.</w:t>
      </w:r>
    </w:p>
    <w:p w14:paraId="661BB723" w14:textId="77777777" w:rsidR="00000000" w:rsidRDefault="007C71EE">
      <w:pPr>
        <w:pStyle w:val="a"/>
        <w:ind w:firstLine="0"/>
        <w:rPr>
          <w:rFonts w:hint="cs"/>
          <w:rtl/>
        </w:rPr>
      </w:pPr>
    </w:p>
    <w:p w14:paraId="504DA383" w14:textId="77777777" w:rsidR="00000000" w:rsidRDefault="007C71EE">
      <w:pPr>
        <w:pStyle w:val="SpeakerCon"/>
        <w:rPr>
          <w:rtl/>
        </w:rPr>
      </w:pPr>
      <w:bookmarkStart w:id="1207" w:name="FS000000475T27_05_2003_12_10_23C"/>
      <w:bookmarkEnd w:id="1207"/>
      <w:r>
        <w:rPr>
          <w:rtl/>
        </w:rPr>
        <w:t>איוב קרא (הליכוד):</w:t>
      </w:r>
    </w:p>
    <w:p w14:paraId="4D86C4B6" w14:textId="77777777" w:rsidR="00000000" w:rsidRDefault="007C71EE">
      <w:pPr>
        <w:pStyle w:val="a"/>
        <w:rPr>
          <w:rtl/>
        </w:rPr>
      </w:pPr>
    </w:p>
    <w:p w14:paraId="46355814" w14:textId="77777777" w:rsidR="00000000" w:rsidRDefault="007C71EE">
      <w:pPr>
        <w:pStyle w:val="a"/>
        <w:rPr>
          <w:rFonts w:hint="cs"/>
          <w:rtl/>
        </w:rPr>
      </w:pPr>
      <w:r>
        <w:rPr>
          <w:rFonts w:hint="cs"/>
          <w:rtl/>
        </w:rPr>
        <w:t>אדוני</w:t>
      </w:r>
      <w:r>
        <w:rPr>
          <w:rFonts w:hint="cs"/>
          <w:rtl/>
        </w:rPr>
        <w:t xml:space="preserve"> היושב-ראש, אמרתי שהגשתי הסתייגות כדי שהוא יישאר במעלות - - </w:t>
      </w:r>
    </w:p>
    <w:p w14:paraId="0780C891" w14:textId="77777777" w:rsidR="00000000" w:rsidRDefault="007C71EE">
      <w:pPr>
        <w:pStyle w:val="a"/>
        <w:rPr>
          <w:rFonts w:hint="cs"/>
          <w:rtl/>
        </w:rPr>
      </w:pPr>
    </w:p>
    <w:p w14:paraId="729B1939" w14:textId="77777777" w:rsidR="00000000" w:rsidRDefault="007C71EE">
      <w:pPr>
        <w:pStyle w:val="ad"/>
        <w:rPr>
          <w:rtl/>
        </w:rPr>
      </w:pPr>
      <w:r>
        <w:rPr>
          <w:rtl/>
        </w:rPr>
        <w:t>היו”ר אלי בן-מנחם:</w:t>
      </w:r>
    </w:p>
    <w:p w14:paraId="4323828A" w14:textId="77777777" w:rsidR="00000000" w:rsidRDefault="007C71EE">
      <w:pPr>
        <w:pStyle w:val="a"/>
        <w:rPr>
          <w:rtl/>
        </w:rPr>
      </w:pPr>
    </w:p>
    <w:p w14:paraId="4453B216" w14:textId="77777777" w:rsidR="00000000" w:rsidRDefault="007C71EE">
      <w:pPr>
        <w:pStyle w:val="a"/>
        <w:rPr>
          <w:rFonts w:hint="cs"/>
          <w:rtl/>
        </w:rPr>
      </w:pPr>
      <w:r>
        <w:rPr>
          <w:rFonts w:hint="cs"/>
          <w:rtl/>
        </w:rPr>
        <w:t>נכון.</w:t>
      </w:r>
    </w:p>
    <w:p w14:paraId="59E3DA8B" w14:textId="77777777" w:rsidR="00000000" w:rsidRDefault="007C71EE">
      <w:pPr>
        <w:pStyle w:val="a"/>
        <w:ind w:firstLine="0"/>
        <w:rPr>
          <w:rFonts w:hint="cs"/>
          <w:rtl/>
        </w:rPr>
      </w:pPr>
    </w:p>
    <w:p w14:paraId="1543FD8F" w14:textId="77777777" w:rsidR="00000000" w:rsidRDefault="007C71EE">
      <w:pPr>
        <w:pStyle w:val="SpeakerCon"/>
        <w:rPr>
          <w:rtl/>
        </w:rPr>
      </w:pPr>
      <w:bookmarkStart w:id="1208" w:name="FS000000475T27_05_2003_12_10_38C"/>
      <w:bookmarkEnd w:id="1208"/>
      <w:r>
        <w:rPr>
          <w:rtl/>
        </w:rPr>
        <w:t>איוב קרא (הליכוד):</w:t>
      </w:r>
    </w:p>
    <w:p w14:paraId="6C632279" w14:textId="77777777" w:rsidR="00000000" w:rsidRDefault="007C71EE">
      <w:pPr>
        <w:pStyle w:val="a"/>
        <w:rPr>
          <w:rtl/>
        </w:rPr>
      </w:pPr>
    </w:p>
    <w:p w14:paraId="322E7FC2" w14:textId="77777777" w:rsidR="00000000" w:rsidRDefault="007C71EE">
      <w:pPr>
        <w:pStyle w:val="a"/>
        <w:rPr>
          <w:rFonts w:hint="cs"/>
          <w:rtl/>
        </w:rPr>
      </w:pPr>
      <w:r>
        <w:rPr>
          <w:rFonts w:hint="cs"/>
          <w:rtl/>
        </w:rPr>
        <w:t>- - ויישאר בקריית-שמונה, ויוכל לבנות בית. אני קורא לבית הזה להתאחד סביב ההסתייגות הזאת, כי לדעתי זה הוגן. אנשים שהם חלשים ובפריפריה צריכים להמשיך ל</w:t>
      </w:r>
      <w:r>
        <w:rPr>
          <w:rFonts w:hint="cs"/>
          <w:rtl/>
        </w:rPr>
        <w:t xml:space="preserve">קבל את ההטבות הללו, כי גם ככה אנשים לא ששים ללכת ולגור במקומות הללו. </w:t>
      </w:r>
    </w:p>
    <w:p w14:paraId="3CE7FC6F" w14:textId="77777777" w:rsidR="00000000" w:rsidRDefault="007C71EE">
      <w:pPr>
        <w:pStyle w:val="a"/>
        <w:rPr>
          <w:rFonts w:hint="cs"/>
          <w:rtl/>
        </w:rPr>
      </w:pPr>
    </w:p>
    <w:p w14:paraId="2ACC08B0" w14:textId="77777777" w:rsidR="00000000" w:rsidRDefault="007C71EE">
      <w:pPr>
        <w:pStyle w:val="a"/>
        <w:rPr>
          <w:rFonts w:hint="cs"/>
          <w:rtl/>
        </w:rPr>
      </w:pPr>
      <w:r>
        <w:rPr>
          <w:rFonts w:hint="cs"/>
          <w:rtl/>
        </w:rPr>
        <w:t>בנושא קרנות הפנסיה, אדוני, אני יכול לבשר לך, שאני אצביע כמו שיצביע חיים כץ בנושא הזה.</w:t>
      </w:r>
    </w:p>
    <w:p w14:paraId="70762406" w14:textId="77777777" w:rsidR="00000000" w:rsidRDefault="007C71EE">
      <w:pPr>
        <w:pStyle w:val="ad"/>
        <w:rPr>
          <w:rtl/>
        </w:rPr>
      </w:pPr>
      <w:r>
        <w:rPr>
          <w:rtl/>
        </w:rPr>
        <w:br/>
        <w:t>היו"ר אלי בן-מנחם:</w:t>
      </w:r>
    </w:p>
    <w:p w14:paraId="7F50DD15" w14:textId="77777777" w:rsidR="00000000" w:rsidRDefault="007C71EE">
      <w:pPr>
        <w:pStyle w:val="a"/>
        <w:rPr>
          <w:rFonts w:hint="cs"/>
          <w:rtl/>
        </w:rPr>
      </w:pPr>
    </w:p>
    <w:p w14:paraId="5C3E65D7" w14:textId="77777777" w:rsidR="00000000" w:rsidRDefault="007C71EE">
      <w:pPr>
        <w:pStyle w:val="a"/>
        <w:rPr>
          <w:rFonts w:hint="cs"/>
          <w:rtl/>
        </w:rPr>
      </w:pPr>
      <w:r>
        <w:rPr>
          <w:rFonts w:hint="cs"/>
          <w:rtl/>
        </w:rPr>
        <w:t>חבר הכנסת איוב קרא, קח בחשבון שזמנך הולך ומסתיים.</w:t>
      </w:r>
    </w:p>
    <w:p w14:paraId="60D5C2A5" w14:textId="77777777" w:rsidR="00000000" w:rsidRDefault="007C71EE">
      <w:pPr>
        <w:pStyle w:val="SpeakerCon"/>
        <w:rPr>
          <w:rFonts w:hint="cs"/>
          <w:rtl/>
        </w:rPr>
      </w:pPr>
      <w:r>
        <w:rPr>
          <w:rtl/>
        </w:rPr>
        <w:br/>
      </w:r>
      <w:bookmarkStart w:id="1209" w:name="FS000000475T27_05_2003_11_36_24"/>
      <w:bookmarkEnd w:id="1209"/>
      <w:r>
        <w:rPr>
          <w:rtl/>
        </w:rPr>
        <w:t>איוב קרא (הליכוד):</w:t>
      </w:r>
    </w:p>
    <w:p w14:paraId="0399101B" w14:textId="77777777" w:rsidR="00000000" w:rsidRDefault="007C71EE">
      <w:pPr>
        <w:pStyle w:val="a"/>
        <w:rPr>
          <w:rFonts w:hint="cs"/>
          <w:rtl/>
        </w:rPr>
      </w:pPr>
    </w:p>
    <w:p w14:paraId="220B9F52" w14:textId="77777777" w:rsidR="00000000" w:rsidRDefault="007C71EE">
      <w:pPr>
        <w:pStyle w:val="a"/>
        <w:rPr>
          <w:rFonts w:hint="cs"/>
          <w:rtl/>
        </w:rPr>
      </w:pPr>
      <w:r>
        <w:rPr>
          <w:rFonts w:hint="cs"/>
          <w:rtl/>
        </w:rPr>
        <w:t>בנושא ק</w:t>
      </w:r>
      <w:r>
        <w:rPr>
          <w:rFonts w:hint="cs"/>
          <w:rtl/>
        </w:rPr>
        <w:t>צבאות הילדים ניהלנו משא-ומתן, ואני שמח שהגענו למצב של פריסה של שבע שנים בנושא קצבאות הילדים. מעבר לכך, יש לי הצעה והסתייגות לגבי דירוג הקצבאות הללו, ואני אעלה אותה מחר להצבעה.</w:t>
      </w:r>
    </w:p>
    <w:p w14:paraId="32EBD984" w14:textId="77777777" w:rsidR="00000000" w:rsidRDefault="007C71EE">
      <w:pPr>
        <w:pStyle w:val="a"/>
        <w:rPr>
          <w:rFonts w:hint="cs"/>
          <w:rtl/>
        </w:rPr>
      </w:pPr>
    </w:p>
    <w:p w14:paraId="1D0476CB" w14:textId="77777777" w:rsidR="00000000" w:rsidRDefault="007C71EE">
      <w:pPr>
        <w:pStyle w:val="a"/>
        <w:rPr>
          <w:rFonts w:hint="cs"/>
          <w:rtl/>
        </w:rPr>
      </w:pPr>
      <w:r>
        <w:rPr>
          <w:rFonts w:hint="cs"/>
          <w:rtl/>
        </w:rPr>
        <w:t>אדוני היושב-ראש, ברשותך, אי-אפשר לומר שהתוכנית הזאת הרת-אסון, כי בסך הכול יש בה</w:t>
      </w:r>
      <w:r>
        <w:rPr>
          <w:rFonts w:hint="cs"/>
          <w:rtl/>
        </w:rPr>
        <w:t xml:space="preserve"> גם דברים שלדעתי בסופו של דבר יביאו למצב הרבה יותר טוב.</w:t>
      </w:r>
    </w:p>
    <w:p w14:paraId="4F4E1B6B" w14:textId="77777777" w:rsidR="00000000" w:rsidRDefault="007C71EE">
      <w:pPr>
        <w:pStyle w:val="ac"/>
        <w:rPr>
          <w:rtl/>
        </w:rPr>
      </w:pPr>
      <w:r>
        <w:rPr>
          <w:rtl/>
        </w:rPr>
        <w:br/>
        <w:t>דוד טל (עם אחד):</w:t>
      </w:r>
    </w:p>
    <w:p w14:paraId="027EB144" w14:textId="77777777" w:rsidR="00000000" w:rsidRDefault="007C71EE">
      <w:pPr>
        <w:pStyle w:val="a"/>
        <w:rPr>
          <w:rtl/>
        </w:rPr>
      </w:pPr>
    </w:p>
    <w:p w14:paraId="51632590" w14:textId="77777777" w:rsidR="00000000" w:rsidRDefault="007C71EE">
      <w:pPr>
        <w:pStyle w:val="a"/>
        <w:rPr>
          <w:rFonts w:hint="cs"/>
          <w:rtl/>
        </w:rPr>
      </w:pPr>
      <w:r>
        <w:rPr>
          <w:rFonts w:hint="cs"/>
          <w:rtl/>
        </w:rPr>
        <w:t>אדוני יכול להצביע רק על מנוע צמיחה אחד שיש בתוכנית? איזה מחולל אחד, אחד רק.</w:t>
      </w:r>
    </w:p>
    <w:p w14:paraId="63A4F76E" w14:textId="77777777" w:rsidR="00000000" w:rsidRDefault="007C71EE">
      <w:pPr>
        <w:pStyle w:val="SpeakerCon"/>
        <w:rPr>
          <w:rtl/>
        </w:rPr>
      </w:pPr>
      <w:r>
        <w:rPr>
          <w:rtl/>
        </w:rPr>
        <w:br/>
      </w:r>
      <w:bookmarkStart w:id="1210" w:name="FS000000475T27_05_2003_11_39_08C"/>
      <w:bookmarkEnd w:id="1210"/>
      <w:r>
        <w:rPr>
          <w:rtl/>
        </w:rPr>
        <w:t>איוב קרא (הליכוד):</w:t>
      </w:r>
    </w:p>
    <w:p w14:paraId="4AB519F1" w14:textId="77777777" w:rsidR="00000000" w:rsidRDefault="007C71EE">
      <w:pPr>
        <w:pStyle w:val="a"/>
        <w:rPr>
          <w:rtl/>
        </w:rPr>
      </w:pPr>
    </w:p>
    <w:p w14:paraId="20B10A5E" w14:textId="77777777" w:rsidR="00000000" w:rsidRDefault="007C71EE">
      <w:pPr>
        <w:pStyle w:val="a"/>
        <w:rPr>
          <w:rFonts w:hint="cs"/>
          <w:rtl/>
        </w:rPr>
      </w:pPr>
      <w:r>
        <w:rPr>
          <w:rFonts w:hint="cs"/>
          <w:rtl/>
        </w:rPr>
        <w:t>כן, אני יכול לומר לך. בקצב הנוכחי בעליית מספר העובדים הזרים, אם נמשיך ונביא למצב שהז</w:t>
      </w:r>
      <w:r>
        <w:rPr>
          <w:rFonts w:hint="cs"/>
          <w:rtl/>
        </w:rPr>
        <w:t>רים יכתיבו לנו את קצב המשק פה, ואנשים, אלה שרק יצאו לעבוד - אנחנו נהיה במצוקה קשה מאוד. הממשלה הזאת הקימה מינהלת למיגור תופעת העובדים הזרים, והיא פועלת, ואלפים מדי חודש - - -</w:t>
      </w:r>
    </w:p>
    <w:p w14:paraId="42E78D7E" w14:textId="77777777" w:rsidR="00000000" w:rsidRDefault="007C71EE">
      <w:pPr>
        <w:pStyle w:val="ad"/>
        <w:rPr>
          <w:rtl/>
        </w:rPr>
      </w:pPr>
      <w:r>
        <w:rPr>
          <w:rtl/>
        </w:rPr>
        <w:br/>
        <w:t>היו"ר אלי בן-מנחם:</w:t>
      </w:r>
    </w:p>
    <w:p w14:paraId="482BF057" w14:textId="77777777" w:rsidR="00000000" w:rsidRDefault="007C71EE">
      <w:pPr>
        <w:pStyle w:val="a"/>
        <w:rPr>
          <w:rtl/>
        </w:rPr>
      </w:pPr>
    </w:p>
    <w:p w14:paraId="58B02414" w14:textId="77777777" w:rsidR="00000000" w:rsidRDefault="007C71EE">
      <w:pPr>
        <w:pStyle w:val="a"/>
        <w:rPr>
          <w:rFonts w:hint="cs"/>
          <w:rtl/>
        </w:rPr>
      </w:pPr>
      <w:r>
        <w:rPr>
          <w:rFonts w:hint="cs"/>
          <w:rtl/>
        </w:rPr>
        <w:t>חבר הכנסת איוב קרא, אני מבקש לסיים.</w:t>
      </w:r>
    </w:p>
    <w:p w14:paraId="7864F15F" w14:textId="77777777" w:rsidR="00000000" w:rsidRDefault="007C71EE">
      <w:pPr>
        <w:pStyle w:val="ac"/>
        <w:rPr>
          <w:rFonts w:hint="cs"/>
          <w:rtl/>
        </w:rPr>
      </w:pPr>
    </w:p>
    <w:p w14:paraId="538CCF1C" w14:textId="77777777" w:rsidR="00000000" w:rsidRDefault="007C71EE">
      <w:pPr>
        <w:pStyle w:val="ac"/>
        <w:rPr>
          <w:rtl/>
        </w:rPr>
      </w:pPr>
      <w:r>
        <w:rPr>
          <w:rtl/>
        </w:rPr>
        <w:br/>
        <w:t>דוד טל (עם אחד):</w:t>
      </w:r>
    </w:p>
    <w:p w14:paraId="5BF239EA" w14:textId="77777777" w:rsidR="00000000" w:rsidRDefault="007C71EE">
      <w:pPr>
        <w:pStyle w:val="a"/>
        <w:rPr>
          <w:rFonts w:hint="cs"/>
          <w:rtl/>
        </w:rPr>
      </w:pPr>
    </w:p>
    <w:p w14:paraId="76A4B08E" w14:textId="77777777" w:rsidR="00000000" w:rsidRDefault="007C71EE">
      <w:pPr>
        <w:pStyle w:val="a"/>
        <w:rPr>
          <w:rFonts w:hint="cs"/>
          <w:rtl/>
        </w:rPr>
      </w:pPr>
      <w:r>
        <w:rPr>
          <w:rFonts w:hint="cs"/>
          <w:rtl/>
        </w:rPr>
        <w:t xml:space="preserve">- - </w:t>
      </w:r>
      <w:r>
        <w:rPr>
          <w:rFonts w:hint="cs"/>
          <w:rtl/>
        </w:rPr>
        <w:t xml:space="preserve">- לפני חודשיים חתם על 50,000 עובדים. </w:t>
      </w:r>
    </w:p>
    <w:p w14:paraId="27161CAB" w14:textId="77777777" w:rsidR="00000000" w:rsidRDefault="007C71EE">
      <w:pPr>
        <w:pStyle w:val="SpeakerCon"/>
        <w:rPr>
          <w:rtl/>
        </w:rPr>
      </w:pPr>
      <w:r>
        <w:rPr>
          <w:rtl/>
        </w:rPr>
        <w:br/>
      </w:r>
      <w:bookmarkStart w:id="1211" w:name="FS000000475T27_05_2003_11_41_28C"/>
      <w:bookmarkEnd w:id="1211"/>
      <w:r>
        <w:rPr>
          <w:rtl/>
        </w:rPr>
        <w:t>איוב קרא (הליכוד):</w:t>
      </w:r>
    </w:p>
    <w:p w14:paraId="165680F3" w14:textId="77777777" w:rsidR="00000000" w:rsidRDefault="007C71EE">
      <w:pPr>
        <w:pStyle w:val="a"/>
        <w:rPr>
          <w:rtl/>
        </w:rPr>
      </w:pPr>
    </w:p>
    <w:p w14:paraId="0F9D9FEE" w14:textId="77777777" w:rsidR="00000000" w:rsidRDefault="007C71EE">
      <w:pPr>
        <w:pStyle w:val="a"/>
        <w:rPr>
          <w:rFonts w:hint="cs"/>
          <w:rtl/>
        </w:rPr>
      </w:pPr>
      <w:r>
        <w:rPr>
          <w:rFonts w:hint="cs"/>
          <w:rtl/>
        </w:rPr>
        <w:t>אנחנו יודעים שמדי חודש, כמיליארד דולר יוצאים ממדינת ישראל למדינות העולם - שכר של עובדים זרים.</w:t>
      </w:r>
    </w:p>
    <w:p w14:paraId="2D0D2309" w14:textId="77777777" w:rsidR="00000000" w:rsidRDefault="007C71EE">
      <w:pPr>
        <w:pStyle w:val="ac"/>
        <w:rPr>
          <w:rtl/>
        </w:rPr>
      </w:pPr>
      <w:r>
        <w:rPr>
          <w:rtl/>
        </w:rPr>
        <w:br/>
        <w:t>דוד טל (עם אחד):</w:t>
      </w:r>
    </w:p>
    <w:p w14:paraId="6C05E53C" w14:textId="77777777" w:rsidR="00000000" w:rsidRDefault="007C71EE">
      <w:pPr>
        <w:pStyle w:val="a"/>
        <w:rPr>
          <w:rtl/>
        </w:rPr>
      </w:pPr>
    </w:p>
    <w:p w14:paraId="39382E40" w14:textId="77777777" w:rsidR="00000000" w:rsidRDefault="007C71EE">
      <w:pPr>
        <w:pStyle w:val="a"/>
        <w:rPr>
          <w:rFonts w:hint="cs"/>
          <w:rtl/>
        </w:rPr>
      </w:pPr>
      <w:r>
        <w:rPr>
          <w:rFonts w:hint="cs"/>
          <w:rtl/>
        </w:rPr>
        <w:t>אז איפה - - -</w:t>
      </w:r>
    </w:p>
    <w:p w14:paraId="3B53260A" w14:textId="77777777" w:rsidR="00000000" w:rsidRDefault="007C71EE">
      <w:pPr>
        <w:pStyle w:val="SpeakerCon"/>
        <w:rPr>
          <w:rtl/>
        </w:rPr>
      </w:pPr>
      <w:r>
        <w:rPr>
          <w:rtl/>
        </w:rPr>
        <w:br/>
      </w:r>
      <w:bookmarkStart w:id="1212" w:name="FS000000475T27_05_2003_11_42_21C"/>
      <w:bookmarkEnd w:id="1212"/>
      <w:r>
        <w:rPr>
          <w:rtl/>
        </w:rPr>
        <w:t>איוב קרא (הליכוד):</w:t>
      </w:r>
    </w:p>
    <w:p w14:paraId="7FE730D6" w14:textId="77777777" w:rsidR="00000000" w:rsidRDefault="007C71EE">
      <w:pPr>
        <w:pStyle w:val="a"/>
        <w:rPr>
          <w:rtl/>
        </w:rPr>
      </w:pPr>
    </w:p>
    <w:p w14:paraId="63496E76" w14:textId="77777777" w:rsidR="00000000" w:rsidRDefault="007C71EE">
      <w:pPr>
        <w:pStyle w:val="a"/>
        <w:rPr>
          <w:rFonts w:hint="cs"/>
          <w:rtl/>
        </w:rPr>
      </w:pPr>
      <w:r>
        <w:rPr>
          <w:rFonts w:hint="cs"/>
          <w:rtl/>
        </w:rPr>
        <w:t>אי-אפשר לנהל כך כלכלה, ופה הבעיה. אנחנו הקמנו מינ</w:t>
      </w:r>
      <w:r>
        <w:rPr>
          <w:rFonts w:hint="cs"/>
          <w:rtl/>
        </w:rPr>
        <w:t>הלת לטובת העניין הזה - ועל-פי התוכנית הכלכלית היא מקבלת גיבוי וגושפנקה בכל הפעילות שלה.</w:t>
      </w:r>
    </w:p>
    <w:p w14:paraId="131F944A" w14:textId="77777777" w:rsidR="00000000" w:rsidRDefault="007C71EE">
      <w:pPr>
        <w:pStyle w:val="a"/>
        <w:rPr>
          <w:rFonts w:hint="cs"/>
          <w:rtl/>
        </w:rPr>
      </w:pPr>
    </w:p>
    <w:p w14:paraId="3D88922E" w14:textId="77777777" w:rsidR="00000000" w:rsidRDefault="007C71EE">
      <w:pPr>
        <w:pStyle w:val="a"/>
        <w:rPr>
          <w:rFonts w:hint="cs"/>
          <w:rtl/>
        </w:rPr>
      </w:pPr>
      <w:r>
        <w:rPr>
          <w:rFonts w:hint="cs"/>
          <w:rtl/>
        </w:rPr>
        <w:t>מעבר לכך, אנחנו מפסיקים את בריחת ההון - בורח מפה הון גם של קבלנים, גם של חברות ישראליות, ומתחילים להשקיע בחוץ-לארץ - -</w:t>
      </w:r>
    </w:p>
    <w:p w14:paraId="3B5CCA80" w14:textId="77777777" w:rsidR="00000000" w:rsidRDefault="007C71EE">
      <w:pPr>
        <w:pStyle w:val="ac"/>
        <w:rPr>
          <w:rtl/>
        </w:rPr>
      </w:pPr>
      <w:r>
        <w:rPr>
          <w:rtl/>
        </w:rPr>
        <w:br/>
        <w:t>דוד טל (עם אחד):</w:t>
      </w:r>
    </w:p>
    <w:p w14:paraId="71D15788" w14:textId="77777777" w:rsidR="00000000" w:rsidRDefault="007C71EE">
      <w:pPr>
        <w:pStyle w:val="a"/>
        <w:rPr>
          <w:rtl/>
        </w:rPr>
      </w:pPr>
    </w:p>
    <w:p w14:paraId="0717DDBE" w14:textId="77777777" w:rsidR="00000000" w:rsidRDefault="007C71EE">
      <w:pPr>
        <w:pStyle w:val="a"/>
        <w:rPr>
          <w:rFonts w:hint="cs"/>
          <w:rtl/>
        </w:rPr>
      </w:pPr>
      <w:r>
        <w:rPr>
          <w:rFonts w:hint="cs"/>
          <w:rtl/>
        </w:rPr>
        <w:t>איפה המנוע שמחולל צמיחה?</w:t>
      </w:r>
    </w:p>
    <w:p w14:paraId="39A273B4" w14:textId="77777777" w:rsidR="00000000" w:rsidRDefault="007C71EE">
      <w:pPr>
        <w:pStyle w:val="SpeakerCon"/>
        <w:rPr>
          <w:rtl/>
        </w:rPr>
      </w:pPr>
      <w:r>
        <w:rPr>
          <w:rtl/>
        </w:rPr>
        <w:br/>
      </w:r>
      <w:bookmarkStart w:id="1213" w:name="FS000000475T27_05_2003_11_44_16C"/>
      <w:bookmarkEnd w:id="1213"/>
      <w:r>
        <w:rPr>
          <w:rtl/>
        </w:rPr>
        <w:t>איו</w:t>
      </w:r>
      <w:r>
        <w:rPr>
          <w:rtl/>
        </w:rPr>
        <w:t>ב קרא (הליכוד):</w:t>
      </w:r>
    </w:p>
    <w:p w14:paraId="283D8447" w14:textId="77777777" w:rsidR="00000000" w:rsidRDefault="007C71EE">
      <w:pPr>
        <w:pStyle w:val="a"/>
        <w:rPr>
          <w:rtl/>
        </w:rPr>
      </w:pPr>
    </w:p>
    <w:p w14:paraId="5B0860FF" w14:textId="77777777" w:rsidR="00000000" w:rsidRDefault="007C71EE">
      <w:pPr>
        <w:pStyle w:val="a"/>
        <w:rPr>
          <w:rFonts w:hint="cs"/>
          <w:rtl/>
        </w:rPr>
      </w:pPr>
      <w:r>
        <w:rPr>
          <w:rFonts w:hint="cs"/>
          <w:rtl/>
        </w:rPr>
        <w:t>- - הדבר הזה לא מוסיף לנו בריאות, לא מוסיף לנו - - -</w:t>
      </w:r>
    </w:p>
    <w:p w14:paraId="6B7E023B" w14:textId="77777777" w:rsidR="00000000" w:rsidRDefault="007C71EE">
      <w:pPr>
        <w:pStyle w:val="ad"/>
        <w:rPr>
          <w:rtl/>
        </w:rPr>
      </w:pPr>
      <w:r>
        <w:rPr>
          <w:rtl/>
        </w:rPr>
        <w:br/>
        <w:t>היו"ר אלי בן-מנחם:</w:t>
      </w:r>
    </w:p>
    <w:p w14:paraId="5C288B57" w14:textId="77777777" w:rsidR="00000000" w:rsidRDefault="007C71EE">
      <w:pPr>
        <w:pStyle w:val="a"/>
        <w:rPr>
          <w:rtl/>
        </w:rPr>
      </w:pPr>
    </w:p>
    <w:p w14:paraId="1A7676D4" w14:textId="77777777" w:rsidR="00000000" w:rsidRDefault="007C71EE">
      <w:pPr>
        <w:pStyle w:val="a"/>
        <w:rPr>
          <w:rFonts w:hint="cs"/>
          <w:rtl/>
        </w:rPr>
      </w:pPr>
      <w:r>
        <w:rPr>
          <w:rFonts w:hint="cs"/>
          <w:rtl/>
        </w:rPr>
        <w:t>חבר הכנסת טל, תשאל אותו גם אתה תיכף - הוא כבר סיים מזמן את הזמן המוקצב לו. אני מבקש שתסיים.</w:t>
      </w:r>
    </w:p>
    <w:p w14:paraId="4DB95DE9" w14:textId="77777777" w:rsidR="00000000" w:rsidRDefault="007C71EE">
      <w:pPr>
        <w:pStyle w:val="SpeakerCon"/>
        <w:rPr>
          <w:rtl/>
        </w:rPr>
      </w:pPr>
      <w:r>
        <w:rPr>
          <w:rtl/>
        </w:rPr>
        <w:br/>
      </w:r>
      <w:bookmarkStart w:id="1214" w:name="FS000000475T27_05_2003_11_45_19C"/>
      <w:bookmarkEnd w:id="1214"/>
      <w:r>
        <w:rPr>
          <w:rtl/>
        </w:rPr>
        <w:t>איוב קרא (הליכוד):</w:t>
      </w:r>
    </w:p>
    <w:p w14:paraId="5B5484A4" w14:textId="77777777" w:rsidR="00000000" w:rsidRDefault="007C71EE">
      <w:pPr>
        <w:pStyle w:val="a"/>
        <w:rPr>
          <w:rtl/>
        </w:rPr>
      </w:pPr>
    </w:p>
    <w:p w14:paraId="54716EFA" w14:textId="77777777" w:rsidR="00000000" w:rsidRDefault="007C71EE">
      <w:pPr>
        <w:pStyle w:val="a"/>
        <w:rPr>
          <w:rFonts w:hint="cs"/>
          <w:rtl/>
        </w:rPr>
      </w:pPr>
      <w:r>
        <w:rPr>
          <w:rFonts w:hint="cs"/>
          <w:rtl/>
        </w:rPr>
        <w:t xml:space="preserve">אדוני היושב-ראש, רק כמה מלים. </w:t>
      </w:r>
    </w:p>
    <w:p w14:paraId="1EBB6023" w14:textId="77777777" w:rsidR="00000000" w:rsidRDefault="007C71EE">
      <w:pPr>
        <w:pStyle w:val="ac"/>
        <w:rPr>
          <w:rtl/>
        </w:rPr>
      </w:pPr>
      <w:r>
        <w:rPr>
          <w:rtl/>
        </w:rPr>
        <w:br/>
        <w:t>דוד טל (עם אחד):</w:t>
      </w:r>
    </w:p>
    <w:p w14:paraId="1563E719" w14:textId="77777777" w:rsidR="00000000" w:rsidRDefault="007C71EE">
      <w:pPr>
        <w:pStyle w:val="a"/>
        <w:rPr>
          <w:rtl/>
        </w:rPr>
      </w:pPr>
    </w:p>
    <w:p w14:paraId="34A56F64" w14:textId="77777777" w:rsidR="00000000" w:rsidRDefault="007C71EE">
      <w:pPr>
        <w:pStyle w:val="a"/>
        <w:rPr>
          <w:rFonts w:hint="cs"/>
          <w:rtl/>
        </w:rPr>
      </w:pPr>
      <w:r>
        <w:rPr>
          <w:rFonts w:hint="cs"/>
          <w:rtl/>
        </w:rPr>
        <w:t>הו</w:t>
      </w:r>
      <w:r>
        <w:rPr>
          <w:rFonts w:hint="cs"/>
          <w:rtl/>
        </w:rPr>
        <w:t>א אומר דברים חשובים - - -</w:t>
      </w:r>
    </w:p>
    <w:p w14:paraId="49AF29D7" w14:textId="77777777" w:rsidR="00000000" w:rsidRDefault="007C71EE">
      <w:pPr>
        <w:pStyle w:val="ad"/>
        <w:rPr>
          <w:rtl/>
        </w:rPr>
      </w:pPr>
      <w:r>
        <w:rPr>
          <w:rtl/>
        </w:rPr>
        <w:br/>
        <w:t>היו"ר אלי בן-מנחם:</w:t>
      </w:r>
    </w:p>
    <w:p w14:paraId="5FE50721" w14:textId="77777777" w:rsidR="00000000" w:rsidRDefault="007C71EE">
      <w:pPr>
        <w:pStyle w:val="a"/>
        <w:rPr>
          <w:rtl/>
        </w:rPr>
      </w:pPr>
    </w:p>
    <w:p w14:paraId="704F57A6" w14:textId="77777777" w:rsidR="00000000" w:rsidRDefault="007C71EE">
      <w:pPr>
        <w:pStyle w:val="a"/>
        <w:rPr>
          <w:rFonts w:hint="cs"/>
          <w:rtl/>
        </w:rPr>
      </w:pPr>
      <w:r>
        <w:rPr>
          <w:rFonts w:hint="cs"/>
          <w:rtl/>
        </w:rPr>
        <w:t>אז תשמע אותו בצד עוד דקה.</w:t>
      </w:r>
    </w:p>
    <w:p w14:paraId="2EE27344" w14:textId="77777777" w:rsidR="00000000" w:rsidRDefault="007C71EE">
      <w:pPr>
        <w:pStyle w:val="SpeakerCon"/>
        <w:rPr>
          <w:rtl/>
        </w:rPr>
      </w:pPr>
      <w:r>
        <w:rPr>
          <w:rtl/>
        </w:rPr>
        <w:br/>
      </w:r>
      <w:bookmarkStart w:id="1215" w:name="FS000000475T27_05_2003_11_46_05C"/>
      <w:bookmarkEnd w:id="1215"/>
      <w:r>
        <w:rPr>
          <w:rtl/>
        </w:rPr>
        <w:t>איוב קרא (הליכוד):</w:t>
      </w:r>
    </w:p>
    <w:p w14:paraId="406CCA33" w14:textId="77777777" w:rsidR="00000000" w:rsidRDefault="007C71EE">
      <w:pPr>
        <w:pStyle w:val="a"/>
        <w:rPr>
          <w:rtl/>
        </w:rPr>
      </w:pPr>
    </w:p>
    <w:p w14:paraId="2895DFD8" w14:textId="77777777" w:rsidR="00000000" w:rsidRDefault="007C71EE">
      <w:pPr>
        <w:pStyle w:val="a"/>
        <w:rPr>
          <w:rFonts w:hint="cs"/>
          <w:rtl/>
        </w:rPr>
      </w:pPr>
      <w:r>
        <w:rPr>
          <w:rFonts w:hint="cs"/>
          <w:rtl/>
        </w:rPr>
        <w:t xml:space="preserve">הבעיה שלי, דוד טל, זה לא רק החלשים. אני רוצה עסקים שתהיה בהם צמיחה כדי שיקלטו עובדים, והורדת המיסוי נבעה מראייה שאנחנו רוצים שאנשים ועסקים לא יקרסו; שיוכלו להביא </w:t>
      </w:r>
      <w:r>
        <w:rPr>
          <w:rFonts w:hint="cs"/>
          <w:rtl/>
        </w:rPr>
        <w:t>למצב שיעסיקו אנשים, שתתחיל צמיחה.</w:t>
      </w:r>
    </w:p>
    <w:p w14:paraId="18B928BA" w14:textId="77777777" w:rsidR="00000000" w:rsidRDefault="007C71EE">
      <w:pPr>
        <w:pStyle w:val="ac"/>
        <w:rPr>
          <w:rtl/>
        </w:rPr>
      </w:pPr>
      <w:r>
        <w:rPr>
          <w:rtl/>
        </w:rPr>
        <w:br/>
        <w:t>דוד טל (עם אחד):</w:t>
      </w:r>
    </w:p>
    <w:p w14:paraId="125C3772" w14:textId="77777777" w:rsidR="00000000" w:rsidRDefault="007C71EE">
      <w:pPr>
        <w:pStyle w:val="a"/>
        <w:rPr>
          <w:rtl/>
        </w:rPr>
      </w:pPr>
    </w:p>
    <w:p w14:paraId="76C7DC04" w14:textId="77777777" w:rsidR="00000000" w:rsidRDefault="007C71EE">
      <w:pPr>
        <w:pStyle w:val="a"/>
        <w:rPr>
          <w:rFonts w:hint="cs"/>
          <w:rtl/>
        </w:rPr>
      </w:pPr>
      <w:r>
        <w:rPr>
          <w:rFonts w:hint="cs"/>
          <w:rtl/>
        </w:rPr>
        <w:t>- - - מיליארד שקל - - -</w:t>
      </w:r>
    </w:p>
    <w:p w14:paraId="6C5069DB" w14:textId="77777777" w:rsidR="00000000" w:rsidRDefault="007C71EE">
      <w:pPr>
        <w:pStyle w:val="ad"/>
        <w:rPr>
          <w:rtl/>
        </w:rPr>
      </w:pPr>
      <w:r>
        <w:rPr>
          <w:rtl/>
        </w:rPr>
        <w:br/>
        <w:t>היו"ר אלי בן-מנחם:</w:t>
      </w:r>
    </w:p>
    <w:p w14:paraId="63F9DFAE" w14:textId="77777777" w:rsidR="00000000" w:rsidRDefault="007C71EE">
      <w:pPr>
        <w:pStyle w:val="a"/>
        <w:rPr>
          <w:rtl/>
        </w:rPr>
      </w:pPr>
    </w:p>
    <w:p w14:paraId="0407106C" w14:textId="77777777" w:rsidR="00000000" w:rsidRDefault="007C71EE">
      <w:pPr>
        <w:pStyle w:val="a"/>
        <w:rPr>
          <w:rFonts w:hint="cs"/>
          <w:rtl/>
        </w:rPr>
      </w:pPr>
      <w:r>
        <w:rPr>
          <w:rFonts w:hint="cs"/>
          <w:rtl/>
        </w:rPr>
        <w:t>תודה לחבר הכנסת קרא.</w:t>
      </w:r>
    </w:p>
    <w:p w14:paraId="1E0DBC87" w14:textId="77777777" w:rsidR="00000000" w:rsidRDefault="007C71EE">
      <w:pPr>
        <w:pStyle w:val="SpeakerCon"/>
        <w:rPr>
          <w:rFonts w:hint="cs"/>
          <w:rtl/>
        </w:rPr>
      </w:pPr>
      <w:bookmarkStart w:id="1216" w:name="FS000000475T27_05_2003_11_47_38C"/>
      <w:bookmarkEnd w:id="1216"/>
    </w:p>
    <w:p w14:paraId="100650DA" w14:textId="77777777" w:rsidR="00000000" w:rsidRDefault="007C71EE">
      <w:pPr>
        <w:pStyle w:val="SpeakerCon"/>
        <w:rPr>
          <w:rtl/>
        </w:rPr>
      </w:pPr>
      <w:r>
        <w:rPr>
          <w:rtl/>
        </w:rPr>
        <w:t>איוב קרא (הליכוד):</w:t>
      </w:r>
    </w:p>
    <w:p w14:paraId="5D586B73" w14:textId="77777777" w:rsidR="00000000" w:rsidRDefault="007C71EE">
      <w:pPr>
        <w:pStyle w:val="a"/>
        <w:rPr>
          <w:rtl/>
        </w:rPr>
      </w:pPr>
    </w:p>
    <w:p w14:paraId="241EF3B8" w14:textId="77777777" w:rsidR="00000000" w:rsidRDefault="007C71EE">
      <w:pPr>
        <w:pStyle w:val="a"/>
        <w:rPr>
          <w:rFonts w:hint="cs"/>
          <w:rtl/>
        </w:rPr>
      </w:pPr>
      <w:r>
        <w:rPr>
          <w:rFonts w:hint="cs"/>
          <w:rtl/>
        </w:rPr>
        <w:t>אל תשכח שגם היתה הורדה של אגרת רשות הרישוי, שהיא עול כבד על החלשים - זו גם הטבה.</w:t>
      </w:r>
    </w:p>
    <w:p w14:paraId="5278A49F" w14:textId="77777777" w:rsidR="00000000" w:rsidRDefault="007C71EE">
      <w:pPr>
        <w:pStyle w:val="a"/>
        <w:rPr>
          <w:rFonts w:hint="cs"/>
          <w:rtl/>
        </w:rPr>
      </w:pPr>
    </w:p>
    <w:p w14:paraId="79504C3D" w14:textId="77777777" w:rsidR="00000000" w:rsidRDefault="007C71EE">
      <w:pPr>
        <w:pStyle w:val="a"/>
        <w:rPr>
          <w:rFonts w:hint="cs"/>
          <w:rtl/>
        </w:rPr>
      </w:pPr>
      <w:r>
        <w:rPr>
          <w:rFonts w:hint="cs"/>
          <w:rtl/>
        </w:rPr>
        <w:t>לכן, אדוני היושב-ראש, בראייה הזאת,</w:t>
      </w:r>
      <w:r>
        <w:rPr>
          <w:rFonts w:hint="cs"/>
          <w:rtl/>
        </w:rPr>
        <w:t xml:space="preserve"> אני חוזר למה שאמר מנחם בגין, זיכרונו לברכה,  שהוא - לבו עם החלשים. ואני - לבי עם החלשים, גם אם אני בקואליציה, ואני הולך עם מה שטוב לחלשים, אבל בד בבד אני שומר את האופציה לשמור את הקיים. אחרת, החלשים,  גם את המעט שנותר לא יקבלו בסופו של דבר. לכן, זו תוכנית</w:t>
      </w:r>
      <w:r>
        <w:rPr>
          <w:rFonts w:hint="cs"/>
          <w:rtl/>
        </w:rPr>
        <w:t xml:space="preserve"> אין-ברירה. צריך לקיים אותה וצריך לתמוך בה, אבל לנסות לתקן בה מה שאפשר לתקן כדי שכולם בסופו של דבר יקבלו את הבשורה שהם מייחלים לה. תודה רבה.</w:t>
      </w:r>
    </w:p>
    <w:p w14:paraId="1889B041" w14:textId="77777777" w:rsidR="00000000" w:rsidRDefault="007C71EE">
      <w:pPr>
        <w:pStyle w:val="ad"/>
        <w:rPr>
          <w:rtl/>
        </w:rPr>
      </w:pPr>
      <w:r>
        <w:rPr>
          <w:rtl/>
        </w:rPr>
        <w:br/>
        <w:t>היו"ר אלי בן-מנחם:</w:t>
      </w:r>
    </w:p>
    <w:p w14:paraId="753B7D42" w14:textId="77777777" w:rsidR="00000000" w:rsidRDefault="007C71EE">
      <w:pPr>
        <w:pStyle w:val="a"/>
        <w:rPr>
          <w:rtl/>
        </w:rPr>
      </w:pPr>
    </w:p>
    <w:p w14:paraId="06415068" w14:textId="77777777" w:rsidR="00000000" w:rsidRDefault="007C71EE">
      <w:pPr>
        <w:pStyle w:val="a"/>
        <w:rPr>
          <w:rFonts w:hint="cs"/>
          <w:rtl/>
        </w:rPr>
      </w:pPr>
      <w:r>
        <w:rPr>
          <w:rFonts w:hint="cs"/>
          <w:rtl/>
        </w:rPr>
        <w:t>תודה לחבר הכנסת איוב קרא. אני מזמין את חבר הכנסת נסים זאב. בבקשה, מוקצבות לך עשר דקות. אני מבק</w:t>
      </w:r>
      <w:r>
        <w:rPr>
          <w:rFonts w:hint="cs"/>
          <w:rtl/>
        </w:rPr>
        <w:t>ש לעמוד בזמן.</w:t>
      </w:r>
    </w:p>
    <w:p w14:paraId="12B649FA" w14:textId="77777777" w:rsidR="00000000" w:rsidRDefault="007C71EE">
      <w:pPr>
        <w:pStyle w:val="Speaker"/>
        <w:rPr>
          <w:rtl/>
        </w:rPr>
      </w:pPr>
      <w:bookmarkStart w:id="1217" w:name="FS000000490T27_05_2003_11_51_56"/>
      <w:bookmarkEnd w:id="1217"/>
      <w:r>
        <w:rPr>
          <w:rtl/>
        </w:rPr>
        <w:br/>
        <w:t>נסים זאב (ש"ס):</w:t>
      </w:r>
    </w:p>
    <w:p w14:paraId="7640A507" w14:textId="77777777" w:rsidR="00000000" w:rsidRDefault="007C71EE">
      <w:pPr>
        <w:pStyle w:val="a"/>
        <w:rPr>
          <w:rtl/>
        </w:rPr>
      </w:pPr>
    </w:p>
    <w:p w14:paraId="2907FA00" w14:textId="77777777" w:rsidR="00000000" w:rsidRDefault="007C71EE">
      <w:pPr>
        <w:pStyle w:val="a"/>
        <w:rPr>
          <w:rFonts w:hint="cs"/>
          <w:rtl/>
        </w:rPr>
      </w:pPr>
      <w:r>
        <w:rPr>
          <w:rFonts w:hint="cs"/>
          <w:rtl/>
        </w:rPr>
        <w:t>אדוני היושב-ראש, כנסת נכבדה, אמש בחצות התחלתי בקריאת תהילים בפסוק: "ה' הצילה נפשי משפת שקר מלשון רמיה".</w:t>
      </w:r>
    </w:p>
    <w:p w14:paraId="320EA09A" w14:textId="77777777" w:rsidR="00000000" w:rsidRDefault="007C71EE">
      <w:pPr>
        <w:pStyle w:val="a"/>
        <w:rPr>
          <w:rFonts w:hint="cs"/>
        </w:rPr>
      </w:pPr>
    </w:p>
    <w:p w14:paraId="7633FC2C" w14:textId="77777777" w:rsidR="00000000" w:rsidRDefault="007C71EE">
      <w:pPr>
        <w:pStyle w:val="a"/>
        <w:rPr>
          <w:rFonts w:hint="cs"/>
          <w:rtl/>
        </w:rPr>
      </w:pPr>
      <w:r>
        <w:rPr>
          <w:rFonts w:hint="cs"/>
          <w:rtl/>
        </w:rPr>
        <w:t>ממשלת תעתועים מהתלת ומשקרת לעם. ומכיוון שאתמול קראתי את כל שמות המתאבדים - לא השיעים, לא מ"הג'יהאד האסלאמי" ולא מה"חמאס</w:t>
      </w:r>
      <w:r>
        <w:rPr>
          <w:rFonts w:hint="cs"/>
          <w:rtl/>
        </w:rPr>
        <w:t>"; יהודים שבגלל קשיים כלכליים, שהממשלה הזאת לא דואגת להם והגיעו למצב של חובות ולא ראו שום מענה, שום  תקווה, החליטו להתאבד.</w:t>
      </w:r>
    </w:p>
    <w:p w14:paraId="435E2815" w14:textId="77777777" w:rsidR="00000000" w:rsidRDefault="007C71EE">
      <w:pPr>
        <w:pStyle w:val="a"/>
        <w:rPr>
          <w:rFonts w:hint="cs"/>
          <w:rtl/>
        </w:rPr>
      </w:pPr>
    </w:p>
    <w:p w14:paraId="0E349076" w14:textId="77777777" w:rsidR="00000000" w:rsidRDefault="007C71EE">
      <w:pPr>
        <w:pStyle w:val="a"/>
        <w:rPr>
          <w:rFonts w:hint="cs"/>
          <w:rtl/>
        </w:rPr>
      </w:pPr>
      <w:r>
        <w:rPr>
          <w:rFonts w:hint="cs"/>
          <w:rtl/>
        </w:rPr>
        <w:t>היום אני רוצה לדבר קצת על מפת הדרכים, ולכן אני אתחיל בפרק מספר יהושע, להזכיר לראש הממשלה מי נתן לעם ישראל את ארץ-ישראל. ואם הוא מדבר</w:t>
      </w:r>
      <w:r>
        <w:rPr>
          <w:rFonts w:hint="cs"/>
          <w:rtl/>
        </w:rPr>
        <w:t xml:space="preserve"> על כיבוש, אז צריך לזכור שהכיבוש לא החל מהיום. "ויהי אחרי מות משה עבד ה' ויאמר ה' אל יהושע בן נון משרת משה לאמר: משה עבדי מת ועתה קום עבר את הירדן הזה אתה וכל העם הזה אל הארץ אשר אנכי נתן להם לבני ישראל" - סליחה, חברת הכנסת איציק, שומעים אותך הרבה יותר משא</w:t>
      </w:r>
      <w:r>
        <w:rPr>
          <w:rFonts w:hint="cs"/>
          <w:rtl/>
        </w:rPr>
        <w:t xml:space="preserve">ני נשמע. </w:t>
      </w:r>
    </w:p>
    <w:p w14:paraId="1196C8C0" w14:textId="77777777" w:rsidR="00000000" w:rsidRDefault="007C71EE">
      <w:pPr>
        <w:pStyle w:val="ac"/>
        <w:rPr>
          <w:rtl/>
        </w:rPr>
      </w:pPr>
      <w:r>
        <w:rPr>
          <w:rtl/>
        </w:rPr>
        <w:br/>
        <w:t>דליה איציק (העבודה-מימד):</w:t>
      </w:r>
    </w:p>
    <w:p w14:paraId="60A024F8" w14:textId="77777777" w:rsidR="00000000" w:rsidRDefault="007C71EE">
      <w:pPr>
        <w:pStyle w:val="a"/>
        <w:rPr>
          <w:rtl/>
        </w:rPr>
      </w:pPr>
    </w:p>
    <w:p w14:paraId="7AB73946" w14:textId="77777777" w:rsidR="00000000" w:rsidRDefault="007C71EE">
      <w:pPr>
        <w:pStyle w:val="a"/>
        <w:rPr>
          <w:rFonts w:hint="cs"/>
          <w:rtl/>
        </w:rPr>
      </w:pPr>
      <w:r>
        <w:rPr>
          <w:rFonts w:hint="cs"/>
          <w:rtl/>
        </w:rPr>
        <w:t xml:space="preserve">אתה צודק. אני מאוד מתנצלת. </w:t>
      </w:r>
    </w:p>
    <w:p w14:paraId="621D23F2" w14:textId="77777777" w:rsidR="00000000" w:rsidRDefault="007C71EE">
      <w:pPr>
        <w:pStyle w:val="ad"/>
        <w:rPr>
          <w:rtl/>
        </w:rPr>
      </w:pPr>
      <w:r>
        <w:rPr>
          <w:rtl/>
        </w:rPr>
        <w:br/>
      </w:r>
      <w:bookmarkStart w:id="1218" w:name="FS000000490T27_05_2003_11_56_39C"/>
      <w:bookmarkEnd w:id="1218"/>
      <w:r>
        <w:rPr>
          <w:rtl/>
        </w:rPr>
        <w:t>היו"ר אלי בן-מנחם:</w:t>
      </w:r>
    </w:p>
    <w:p w14:paraId="12F8DBF3" w14:textId="77777777" w:rsidR="00000000" w:rsidRDefault="007C71EE">
      <w:pPr>
        <w:pStyle w:val="a"/>
        <w:rPr>
          <w:rFonts w:hint="cs"/>
          <w:rtl/>
        </w:rPr>
      </w:pPr>
    </w:p>
    <w:p w14:paraId="701AB55E" w14:textId="77777777" w:rsidR="00000000" w:rsidRDefault="007C71EE">
      <w:pPr>
        <w:pStyle w:val="a"/>
        <w:rPr>
          <w:rFonts w:hint="cs"/>
          <w:rtl/>
        </w:rPr>
      </w:pPr>
      <w:r>
        <w:rPr>
          <w:rFonts w:hint="cs"/>
          <w:rtl/>
        </w:rPr>
        <w:t>חבר הכנסת נסים זאב, אני מבקש שתתרחק טיפה מהמיקרופון כדי שישמעו אותך יותר טוב.</w:t>
      </w:r>
    </w:p>
    <w:p w14:paraId="4BACCAEA" w14:textId="77777777" w:rsidR="00000000" w:rsidRDefault="007C71EE">
      <w:pPr>
        <w:pStyle w:val="SpeakerCon"/>
        <w:rPr>
          <w:rtl/>
        </w:rPr>
      </w:pPr>
      <w:r>
        <w:rPr>
          <w:rtl/>
        </w:rPr>
        <w:br/>
      </w:r>
      <w:bookmarkStart w:id="1219" w:name="FS000000490T27_05_2003_11_57_13C"/>
      <w:bookmarkEnd w:id="1219"/>
      <w:r>
        <w:rPr>
          <w:rtl/>
        </w:rPr>
        <w:t>נסים זאב (ש"ס):</w:t>
      </w:r>
    </w:p>
    <w:p w14:paraId="3EF13EE9" w14:textId="77777777" w:rsidR="00000000" w:rsidRDefault="007C71EE">
      <w:pPr>
        <w:pStyle w:val="a"/>
        <w:rPr>
          <w:rtl/>
        </w:rPr>
      </w:pPr>
    </w:p>
    <w:p w14:paraId="48074A8F" w14:textId="77777777" w:rsidR="00000000" w:rsidRDefault="007C71EE">
      <w:pPr>
        <w:pStyle w:val="a"/>
        <w:rPr>
          <w:rFonts w:hint="cs"/>
          <w:rtl/>
        </w:rPr>
      </w:pPr>
      <w:r>
        <w:rPr>
          <w:rFonts w:hint="cs"/>
          <w:rtl/>
        </w:rPr>
        <w:t xml:space="preserve">פשוט היא היתה  כל כך בתוך - - - חשבתי שלא שומעים אותי. </w:t>
      </w:r>
    </w:p>
    <w:p w14:paraId="5AC42897" w14:textId="77777777" w:rsidR="00000000" w:rsidRDefault="007C71EE">
      <w:pPr>
        <w:pStyle w:val="ac"/>
        <w:rPr>
          <w:rtl/>
        </w:rPr>
      </w:pPr>
      <w:r>
        <w:rPr>
          <w:rtl/>
        </w:rPr>
        <w:br/>
        <w:t>דליה איציק (העבו</w:t>
      </w:r>
      <w:r>
        <w:rPr>
          <w:rtl/>
        </w:rPr>
        <w:t>דה-מימד):</w:t>
      </w:r>
    </w:p>
    <w:p w14:paraId="3255FE20" w14:textId="77777777" w:rsidR="00000000" w:rsidRDefault="007C71EE">
      <w:pPr>
        <w:pStyle w:val="a"/>
        <w:rPr>
          <w:rtl/>
        </w:rPr>
      </w:pPr>
    </w:p>
    <w:p w14:paraId="2802E03A" w14:textId="77777777" w:rsidR="00000000" w:rsidRDefault="007C71EE">
      <w:pPr>
        <w:pStyle w:val="a"/>
        <w:rPr>
          <w:rFonts w:hint="cs"/>
          <w:rtl/>
        </w:rPr>
      </w:pPr>
      <w:r>
        <w:rPr>
          <w:rFonts w:hint="cs"/>
          <w:rtl/>
        </w:rPr>
        <w:t xml:space="preserve">הוא רצה להתגבר על קולי. </w:t>
      </w:r>
    </w:p>
    <w:p w14:paraId="1160D94E" w14:textId="77777777" w:rsidR="00000000" w:rsidRDefault="007C71EE">
      <w:pPr>
        <w:pStyle w:val="SpeakerCon"/>
        <w:rPr>
          <w:rtl/>
        </w:rPr>
      </w:pPr>
      <w:bookmarkStart w:id="1220" w:name="FS000000490T27_05_2003_11_58_03C"/>
      <w:bookmarkEnd w:id="1220"/>
      <w:r>
        <w:rPr>
          <w:rtl/>
        </w:rPr>
        <w:br/>
        <w:t>נסים זאב (ש"ס):</w:t>
      </w:r>
    </w:p>
    <w:p w14:paraId="4B7D3CB5" w14:textId="77777777" w:rsidR="00000000" w:rsidRDefault="007C71EE">
      <w:pPr>
        <w:pStyle w:val="a"/>
        <w:rPr>
          <w:rtl/>
        </w:rPr>
      </w:pPr>
    </w:p>
    <w:p w14:paraId="1E8ECE83" w14:textId="77777777" w:rsidR="00000000" w:rsidRDefault="007C71EE">
      <w:pPr>
        <w:pStyle w:val="a"/>
        <w:rPr>
          <w:rFonts w:hint="cs"/>
          <w:rtl/>
        </w:rPr>
      </w:pPr>
      <w:r>
        <w:rPr>
          <w:rFonts w:hint="cs"/>
          <w:rtl/>
        </w:rPr>
        <w:t>"כל מקום אשר תדרך כף רגלכם בו לכם נתתיו כאשר דברתי אל משה. מהמדבר והלבנון הזה ועד הנהר הגדול נהר פרת כל ארץ החתים ועד הים הגדול מבוא השמש יהיה גבולכם. לא יתיצב איש לפניך כל ימי חייך כאשר הייתי עם משה אה</w:t>
      </w:r>
      <w:r>
        <w:rPr>
          <w:rFonts w:hint="cs"/>
          <w:rtl/>
        </w:rPr>
        <w:t>יה עמך לא ארפך ולא אעזבך. חזק ואמץ כי אתה תנחיל את העם הזה את הארץ אשר נשבעתי לאבותם לתת להם. רק חזק ואמץ מאד לשמר לעשות ככל התורה אשר צוך משה עבדי אל תסור ממנו ימין ושמאל למען תשכיל בכל אשר תלך. לא ימוש ספר התורה הזה מפיך והגית בו יומם ולילה למען תשמר לעש</w:t>
      </w:r>
      <w:r>
        <w:rPr>
          <w:rFonts w:hint="cs"/>
          <w:rtl/>
        </w:rPr>
        <w:t>ות ככל הכתוב בו כי אז תצליח את דרכך ואז תשכיל. הלוא צויתיך חזק ואמץ אל תערץ ואל תחת כי עמך ה' אלהיך בכל אשר תלך".</w:t>
      </w:r>
    </w:p>
    <w:p w14:paraId="67953A80" w14:textId="77777777" w:rsidR="00000000" w:rsidRDefault="007C71EE">
      <w:pPr>
        <w:pStyle w:val="a"/>
        <w:rPr>
          <w:rFonts w:hint="cs"/>
          <w:rtl/>
        </w:rPr>
      </w:pPr>
    </w:p>
    <w:p w14:paraId="62F22234" w14:textId="77777777" w:rsidR="00000000" w:rsidRDefault="007C71EE">
      <w:pPr>
        <w:pStyle w:val="a"/>
        <w:rPr>
          <w:rFonts w:hint="cs"/>
          <w:rtl/>
        </w:rPr>
      </w:pPr>
      <w:r>
        <w:rPr>
          <w:rFonts w:hint="cs"/>
          <w:rtl/>
        </w:rPr>
        <w:t>אדוני היושב-ראש, קיבלנו בתדהמה את החלטת הממשלה על אישור מפת הדרכים, שלדעת כל המומחים, הדיפלומטים בארץ ובעולם, היא תוכנית הרבה יותר גרועה מהסכ</w:t>
      </w:r>
      <w:r>
        <w:rPr>
          <w:rFonts w:hint="cs"/>
          <w:rtl/>
        </w:rPr>
        <w:t xml:space="preserve">מי אוסלו. יש בה ויתורים מרחיקי-לכת, ואשר במשך כל השנים האחרונות - מאז הסכמי אוסלו - הותקפו בחריפות </w:t>
      </w:r>
      <w:r>
        <w:rPr>
          <w:rtl/>
        </w:rPr>
        <w:br/>
      </w:r>
      <w:r>
        <w:rPr>
          <w:rFonts w:hint="cs"/>
          <w:rtl/>
        </w:rPr>
        <w:t xml:space="preserve">על-ידי שרון בעצמו והליכוד, שהבטיחו לעם שהם לא ייסוגו מההתנחלויות, ועכשיו מוליכים את העם שולל. </w:t>
      </w:r>
    </w:p>
    <w:p w14:paraId="7E171FB2" w14:textId="77777777" w:rsidR="00000000" w:rsidRDefault="007C71EE">
      <w:pPr>
        <w:pStyle w:val="a"/>
        <w:rPr>
          <w:rFonts w:hint="cs"/>
          <w:rtl/>
        </w:rPr>
      </w:pPr>
    </w:p>
    <w:p w14:paraId="5827E4B3" w14:textId="77777777" w:rsidR="00000000" w:rsidRDefault="007C71EE">
      <w:pPr>
        <w:pStyle w:val="a"/>
        <w:rPr>
          <w:rFonts w:hint="cs"/>
          <w:rtl/>
        </w:rPr>
      </w:pPr>
      <w:r>
        <w:rPr>
          <w:rFonts w:hint="cs"/>
          <w:rtl/>
        </w:rPr>
        <w:t>אתמול ראש הממשלה - - -</w:t>
      </w:r>
    </w:p>
    <w:p w14:paraId="0D7D9CBE" w14:textId="77777777" w:rsidR="00000000" w:rsidRDefault="007C71EE">
      <w:pPr>
        <w:pStyle w:val="ac"/>
        <w:rPr>
          <w:rtl/>
        </w:rPr>
      </w:pPr>
      <w:r>
        <w:rPr>
          <w:rtl/>
        </w:rPr>
        <w:br/>
        <w:t>עבד-אלמאלכ דהאמשה (רע"ם):</w:t>
      </w:r>
    </w:p>
    <w:p w14:paraId="26F2E637" w14:textId="77777777" w:rsidR="00000000" w:rsidRDefault="007C71EE">
      <w:pPr>
        <w:pStyle w:val="a"/>
        <w:rPr>
          <w:rtl/>
        </w:rPr>
      </w:pPr>
    </w:p>
    <w:p w14:paraId="4F768081" w14:textId="77777777" w:rsidR="00000000" w:rsidRDefault="007C71EE">
      <w:pPr>
        <w:pStyle w:val="a"/>
        <w:rPr>
          <w:rFonts w:hint="cs"/>
          <w:rtl/>
        </w:rPr>
      </w:pPr>
      <w:r>
        <w:rPr>
          <w:rFonts w:hint="cs"/>
          <w:rtl/>
        </w:rPr>
        <w:t xml:space="preserve">שרון כבר </w:t>
      </w:r>
      <w:r>
        <w:rPr>
          <w:rFonts w:hint="cs"/>
          <w:rtl/>
        </w:rPr>
        <w:t>לא מבין במפת הדרכים?</w:t>
      </w:r>
    </w:p>
    <w:p w14:paraId="102CBB5E" w14:textId="77777777" w:rsidR="00000000" w:rsidRDefault="007C71EE">
      <w:pPr>
        <w:pStyle w:val="SpeakerCon"/>
        <w:rPr>
          <w:rtl/>
        </w:rPr>
      </w:pPr>
      <w:r>
        <w:rPr>
          <w:rtl/>
        </w:rPr>
        <w:br/>
      </w:r>
      <w:bookmarkStart w:id="1221" w:name="FS000000490T27_05_2003_12_05_41C"/>
      <w:bookmarkEnd w:id="1221"/>
      <w:r>
        <w:rPr>
          <w:rtl/>
        </w:rPr>
        <w:t>נסים זאב (ש"ס):</w:t>
      </w:r>
    </w:p>
    <w:p w14:paraId="1F1CCB35" w14:textId="77777777" w:rsidR="00000000" w:rsidRDefault="007C71EE">
      <w:pPr>
        <w:pStyle w:val="a"/>
        <w:rPr>
          <w:rtl/>
        </w:rPr>
      </w:pPr>
    </w:p>
    <w:p w14:paraId="2EAC83BA" w14:textId="77777777" w:rsidR="00000000" w:rsidRDefault="007C71EE">
      <w:pPr>
        <w:pStyle w:val="a"/>
        <w:rPr>
          <w:rFonts w:hint="cs"/>
          <w:rtl/>
        </w:rPr>
      </w:pPr>
      <w:r>
        <w:rPr>
          <w:rFonts w:hint="cs"/>
          <w:rtl/>
        </w:rPr>
        <w:t xml:space="preserve">הוא מבין טוב מאוד, אבל הוא לא יכול לתעתע בעם. הוא היה צריך לומר את מה שהוא עושה עכשיו לפני הבחירות - - </w:t>
      </w:r>
    </w:p>
    <w:p w14:paraId="2B463763" w14:textId="77777777" w:rsidR="00000000" w:rsidRDefault="007C71EE">
      <w:pPr>
        <w:pStyle w:val="ac"/>
        <w:rPr>
          <w:rtl/>
        </w:rPr>
      </w:pPr>
      <w:r>
        <w:rPr>
          <w:rtl/>
        </w:rPr>
        <w:br/>
        <w:t>עבד-אלמאלכ דהאמשה (רע"ם):</w:t>
      </w:r>
    </w:p>
    <w:p w14:paraId="3FC78903" w14:textId="77777777" w:rsidR="00000000" w:rsidRDefault="007C71EE">
      <w:pPr>
        <w:pStyle w:val="a"/>
        <w:rPr>
          <w:rtl/>
        </w:rPr>
      </w:pPr>
    </w:p>
    <w:p w14:paraId="64E00CD5" w14:textId="77777777" w:rsidR="00000000" w:rsidRDefault="007C71EE">
      <w:pPr>
        <w:pStyle w:val="a"/>
        <w:rPr>
          <w:rFonts w:hint="cs"/>
          <w:rtl/>
        </w:rPr>
      </w:pPr>
      <w:r>
        <w:rPr>
          <w:rFonts w:hint="cs"/>
          <w:rtl/>
        </w:rPr>
        <w:t>הוא אומר.</w:t>
      </w:r>
    </w:p>
    <w:p w14:paraId="025931EE" w14:textId="77777777" w:rsidR="00000000" w:rsidRDefault="007C71EE">
      <w:pPr>
        <w:pStyle w:val="SpeakerCon"/>
        <w:rPr>
          <w:rtl/>
        </w:rPr>
      </w:pPr>
      <w:r>
        <w:rPr>
          <w:rtl/>
        </w:rPr>
        <w:br/>
      </w:r>
      <w:bookmarkStart w:id="1222" w:name="FS000000490T27_05_2003_12_06_26C"/>
      <w:bookmarkEnd w:id="1222"/>
      <w:r>
        <w:rPr>
          <w:rtl/>
        </w:rPr>
        <w:t>נסים זאב (ש"ס):</w:t>
      </w:r>
    </w:p>
    <w:p w14:paraId="32DD362D" w14:textId="77777777" w:rsidR="00000000" w:rsidRDefault="007C71EE">
      <w:pPr>
        <w:pStyle w:val="a"/>
        <w:rPr>
          <w:rtl/>
        </w:rPr>
      </w:pPr>
    </w:p>
    <w:p w14:paraId="6B743776" w14:textId="77777777" w:rsidR="00000000" w:rsidRDefault="007C71EE">
      <w:pPr>
        <w:pStyle w:val="a"/>
        <w:rPr>
          <w:rFonts w:hint="cs"/>
          <w:rtl/>
        </w:rPr>
      </w:pPr>
      <w:r>
        <w:rPr>
          <w:rFonts w:hint="cs"/>
          <w:rtl/>
        </w:rPr>
        <w:t>- - שהעם ידע את האמת - -</w:t>
      </w:r>
    </w:p>
    <w:p w14:paraId="648095E9" w14:textId="77777777" w:rsidR="00000000" w:rsidRDefault="007C71EE">
      <w:pPr>
        <w:pStyle w:val="ac"/>
        <w:rPr>
          <w:rtl/>
        </w:rPr>
      </w:pPr>
      <w:r>
        <w:rPr>
          <w:rtl/>
        </w:rPr>
        <w:br/>
        <w:t>עבד-אלמאלכ דהאמשה (רע"ם):</w:t>
      </w:r>
    </w:p>
    <w:p w14:paraId="34040927" w14:textId="77777777" w:rsidR="00000000" w:rsidRDefault="007C71EE">
      <w:pPr>
        <w:pStyle w:val="a"/>
        <w:rPr>
          <w:rFonts w:hint="cs"/>
          <w:rtl/>
        </w:rPr>
      </w:pPr>
    </w:p>
    <w:p w14:paraId="19DFDA2A" w14:textId="77777777" w:rsidR="00000000" w:rsidRDefault="007C71EE">
      <w:pPr>
        <w:pStyle w:val="a"/>
        <w:rPr>
          <w:rFonts w:hint="cs"/>
          <w:rtl/>
        </w:rPr>
      </w:pPr>
      <w:r>
        <w:rPr>
          <w:rFonts w:hint="cs"/>
          <w:rtl/>
        </w:rPr>
        <w:t xml:space="preserve">הוא </w:t>
      </w:r>
      <w:r>
        <w:rPr>
          <w:rFonts w:hint="cs"/>
          <w:rtl/>
        </w:rPr>
        <w:t>אמר לפני הבחירות - - -</w:t>
      </w:r>
    </w:p>
    <w:p w14:paraId="3BC12B30" w14:textId="77777777" w:rsidR="00000000" w:rsidRDefault="007C71EE">
      <w:pPr>
        <w:pStyle w:val="SpeakerCon"/>
        <w:rPr>
          <w:rtl/>
        </w:rPr>
      </w:pPr>
      <w:bookmarkStart w:id="1223" w:name="FS000000490T27_05_2003_12_07_22C"/>
      <w:bookmarkEnd w:id="1223"/>
      <w:r>
        <w:rPr>
          <w:rtl/>
        </w:rPr>
        <w:br/>
        <w:t>נסים זאב (ש"ס):</w:t>
      </w:r>
    </w:p>
    <w:p w14:paraId="7CA2B789" w14:textId="77777777" w:rsidR="00000000" w:rsidRDefault="007C71EE">
      <w:pPr>
        <w:pStyle w:val="a"/>
        <w:rPr>
          <w:rtl/>
        </w:rPr>
      </w:pPr>
    </w:p>
    <w:p w14:paraId="09680094" w14:textId="77777777" w:rsidR="00000000" w:rsidRDefault="007C71EE">
      <w:pPr>
        <w:pStyle w:val="a"/>
        <w:rPr>
          <w:rFonts w:hint="cs"/>
          <w:rtl/>
        </w:rPr>
      </w:pPr>
      <w:r>
        <w:rPr>
          <w:rFonts w:hint="cs"/>
          <w:rtl/>
        </w:rPr>
        <w:t>- - הוא לא יכול לתעתע בעם, הוא לא יכול לשקר לעם - -</w:t>
      </w:r>
    </w:p>
    <w:p w14:paraId="75EAE057" w14:textId="77777777" w:rsidR="00000000" w:rsidRDefault="007C71EE">
      <w:pPr>
        <w:pStyle w:val="ac"/>
        <w:rPr>
          <w:rtl/>
        </w:rPr>
      </w:pPr>
      <w:r>
        <w:rPr>
          <w:rtl/>
        </w:rPr>
        <w:br/>
        <w:t>עבד-אלמאלכ דהאמשה (רע"ם):</w:t>
      </w:r>
    </w:p>
    <w:p w14:paraId="4EAD5ABF" w14:textId="77777777" w:rsidR="00000000" w:rsidRDefault="007C71EE">
      <w:pPr>
        <w:pStyle w:val="a"/>
        <w:rPr>
          <w:rtl/>
        </w:rPr>
      </w:pPr>
    </w:p>
    <w:p w14:paraId="6B7F3603" w14:textId="77777777" w:rsidR="00000000" w:rsidRDefault="007C71EE">
      <w:pPr>
        <w:pStyle w:val="a"/>
        <w:rPr>
          <w:rFonts w:hint="cs"/>
          <w:rtl/>
        </w:rPr>
      </w:pPr>
      <w:r>
        <w:rPr>
          <w:rFonts w:hint="cs"/>
          <w:rtl/>
        </w:rPr>
        <w:t>הוא הלך למרכז הליכוד - - -</w:t>
      </w:r>
    </w:p>
    <w:p w14:paraId="0A480F1F" w14:textId="77777777" w:rsidR="00000000" w:rsidRDefault="007C71EE">
      <w:pPr>
        <w:pStyle w:val="SpeakerCon"/>
        <w:rPr>
          <w:rtl/>
        </w:rPr>
      </w:pPr>
      <w:r>
        <w:rPr>
          <w:rtl/>
        </w:rPr>
        <w:br/>
      </w:r>
      <w:bookmarkStart w:id="1224" w:name="FS000000490T27_05_2003_12_07_54C"/>
      <w:bookmarkEnd w:id="1224"/>
      <w:r>
        <w:rPr>
          <w:rtl/>
        </w:rPr>
        <w:t>נסים זאב (ש"ס):</w:t>
      </w:r>
    </w:p>
    <w:p w14:paraId="0978DFD2" w14:textId="77777777" w:rsidR="00000000" w:rsidRDefault="007C71EE">
      <w:pPr>
        <w:pStyle w:val="a"/>
        <w:rPr>
          <w:rtl/>
        </w:rPr>
      </w:pPr>
    </w:p>
    <w:p w14:paraId="7D2F40AB" w14:textId="77777777" w:rsidR="00000000" w:rsidRDefault="007C71EE">
      <w:pPr>
        <w:pStyle w:val="a"/>
        <w:rPr>
          <w:rFonts w:hint="cs"/>
          <w:rtl/>
        </w:rPr>
      </w:pPr>
      <w:r>
        <w:rPr>
          <w:rFonts w:hint="cs"/>
          <w:rtl/>
        </w:rPr>
        <w:t>- - ולבוא פה לעשות בדיוק את ההיפך, אז שלא יהיו לו תלונות כלפי ערפאת - -</w:t>
      </w:r>
    </w:p>
    <w:p w14:paraId="18D0E7F8" w14:textId="77777777" w:rsidR="00000000" w:rsidRDefault="007C71EE">
      <w:pPr>
        <w:pStyle w:val="ac"/>
        <w:rPr>
          <w:rFonts w:hint="cs"/>
          <w:rtl/>
        </w:rPr>
      </w:pPr>
    </w:p>
    <w:p w14:paraId="215FD4B6" w14:textId="77777777" w:rsidR="00000000" w:rsidRDefault="007C71EE">
      <w:pPr>
        <w:pStyle w:val="ac"/>
        <w:rPr>
          <w:rFonts w:hint="cs"/>
          <w:rtl/>
        </w:rPr>
      </w:pPr>
    </w:p>
    <w:p w14:paraId="747005C2" w14:textId="77777777" w:rsidR="00000000" w:rsidRDefault="007C71EE">
      <w:pPr>
        <w:pStyle w:val="ac"/>
        <w:rPr>
          <w:rtl/>
        </w:rPr>
      </w:pPr>
      <w:r>
        <w:rPr>
          <w:rtl/>
        </w:rPr>
        <w:br/>
        <w:t>עבד-אלמאלכ דהאמ</w:t>
      </w:r>
      <w:r>
        <w:rPr>
          <w:rtl/>
        </w:rPr>
        <w:t>שה (רע"ם):</w:t>
      </w:r>
    </w:p>
    <w:p w14:paraId="0899D3CC" w14:textId="77777777" w:rsidR="00000000" w:rsidRDefault="007C71EE">
      <w:pPr>
        <w:pStyle w:val="a"/>
        <w:rPr>
          <w:rtl/>
        </w:rPr>
      </w:pPr>
    </w:p>
    <w:p w14:paraId="105EF761" w14:textId="77777777" w:rsidR="00000000" w:rsidRDefault="007C71EE">
      <w:pPr>
        <w:pStyle w:val="a"/>
        <w:rPr>
          <w:rFonts w:hint="cs"/>
          <w:rtl/>
        </w:rPr>
      </w:pPr>
      <w:r>
        <w:rPr>
          <w:rFonts w:hint="cs"/>
          <w:rtl/>
        </w:rPr>
        <w:t>- - -</w:t>
      </w:r>
    </w:p>
    <w:p w14:paraId="2644F58B" w14:textId="77777777" w:rsidR="00000000" w:rsidRDefault="007C71EE">
      <w:pPr>
        <w:pStyle w:val="SpeakerCon"/>
        <w:rPr>
          <w:rtl/>
        </w:rPr>
      </w:pPr>
      <w:r>
        <w:rPr>
          <w:rtl/>
        </w:rPr>
        <w:br/>
      </w:r>
      <w:bookmarkStart w:id="1225" w:name="FS000000490T27_05_2003_12_08_19C"/>
      <w:bookmarkEnd w:id="1225"/>
      <w:r>
        <w:rPr>
          <w:rtl/>
        </w:rPr>
        <w:t>נסים זאב (ש"ס):</w:t>
      </w:r>
    </w:p>
    <w:p w14:paraId="3E8C9CE7" w14:textId="77777777" w:rsidR="00000000" w:rsidRDefault="007C71EE">
      <w:pPr>
        <w:pStyle w:val="a"/>
        <w:rPr>
          <w:rtl/>
        </w:rPr>
      </w:pPr>
    </w:p>
    <w:p w14:paraId="336C27BB" w14:textId="77777777" w:rsidR="00000000" w:rsidRDefault="007C71EE">
      <w:pPr>
        <w:pStyle w:val="a"/>
        <w:rPr>
          <w:rFonts w:hint="cs"/>
          <w:rtl/>
        </w:rPr>
      </w:pPr>
      <w:r>
        <w:rPr>
          <w:rFonts w:hint="cs"/>
          <w:rtl/>
        </w:rPr>
        <w:t>- - ערפאת שקרן בן שקרן, אבל ראש הממשלה מאמץ את - - -</w:t>
      </w:r>
    </w:p>
    <w:p w14:paraId="573CF44B" w14:textId="77777777" w:rsidR="00000000" w:rsidRDefault="007C71EE">
      <w:pPr>
        <w:pStyle w:val="ad"/>
        <w:rPr>
          <w:rtl/>
        </w:rPr>
      </w:pPr>
      <w:r>
        <w:rPr>
          <w:rtl/>
        </w:rPr>
        <w:br/>
        <w:t>היו"ר אלי בן-מנחם:</w:t>
      </w:r>
    </w:p>
    <w:p w14:paraId="5874C666" w14:textId="77777777" w:rsidR="00000000" w:rsidRDefault="007C71EE">
      <w:pPr>
        <w:pStyle w:val="a"/>
        <w:rPr>
          <w:rtl/>
        </w:rPr>
      </w:pPr>
    </w:p>
    <w:p w14:paraId="12EC1924" w14:textId="77777777" w:rsidR="00000000" w:rsidRDefault="007C71EE">
      <w:pPr>
        <w:pStyle w:val="a"/>
        <w:rPr>
          <w:rFonts w:hint="cs"/>
          <w:rtl/>
        </w:rPr>
      </w:pPr>
      <w:r>
        <w:rPr>
          <w:rFonts w:hint="cs"/>
          <w:rtl/>
        </w:rPr>
        <w:t xml:space="preserve">סליחה. חבר הכנסת נסים זאב, אני מבקש ממך - - - </w:t>
      </w:r>
    </w:p>
    <w:p w14:paraId="068D24A4" w14:textId="77777777" w:rsidR="00000000" w:rsidRDefault="007C71EE">
      <w:pPr>
        <w:pStyle w:val="SpeakerCon"/>
        <w:rPr>
          <w:rtl/>
        </w:rPr>
      </w:pPr>
      <w:r>
        <w:rPr>
          <w:rtl/>
        </w:rPr>
        <w:br/>
      </w:r>
      <w:bookmarkStart w:id="1226" w:name="FS000000490T27_05_2003_12_09_02C"/>
      <w:bookmarkEnd w:id="1226"/>
      <w:r>
        <w:rPr>
          <w:rtl/>
        </w:rPr>
        <w:t>נסים זאב (ש"ס):</w:t>
      </w:r>
    </w:p>
    <w:p w14:paraId="6FC361A5" w14:textId="77777777" w:rsidR="00000000" w:rsidRDefault="007C71EE">
      <w:pPr>
        <w:pStyle w:val="a"/>
        <w:rPr>
          <w:rtl/>
        </w:rPr>
      </w:pPr>
    </w:p>
    <w:p w14:paraId="3585EE61" w14:textId="77777777" w:rsidR="00000000" w:rsidRDefault="007C71EE">
      <w:pPr>
        <w:pStyle w:val="a"/>
        <w:rPr>
          <w:rFonts w:hint="cs"/>
          <w:rtl/>
        </w:rPr>
      </w:pPr>
      <w:r>
        <w:rPr>
          <w:rFonts w:hint="cs"/>
          <w:rtl/>
        </w:rPr>
        <w:t xml:space="preserve">דיברתי על ערפאת. על ערפאת דיברתי. </w:t>
      </w:r>
    </w:p>
    <w:p w14:paraId="6E16C764" w14:textId="77777777" w:rsidR="00000000" w:rsidRDefault="007C71EE">
      <w:pPr>
        <w:pStyle w:val="ad"/>
        <w:rPr>
          <w:rtl/>
        </w:rPr>
      </w:pPr>
      <w:r>
        <w:rPr>
          <w:rtl/>
        </w:rPr>
        <w:br/>
        <w:t>היו"ר אלי בן-מנחם:</w:t>
      </w:r>
    </w:p>
    <w:p w14:paraId="7AEC4475" w14:textId="77777777" w:rsidR="00000000" w:rsidRDefault="007C71EE">
      <w:pPr>
        <w:pStyle w:val="a"/>
        <w:rPr>
          <w:rtl/>
        </w:rPr>
      </w:pPr>
    </w:p>
    <w:p w14:paraId="550B2388" w14:textId="77777777" w:rsidR="00000000" w:rsidRDefault="007C71EE">
      <w:pPr>
        <w:pStyle w:val="a"/>
        <w:rPr>
          <w:rFonts w:hint="cs"/>
          <w:rtl/>
        </w:rPr>
      </w:pPr>
      <w:r>
        <w:rPr>
          <w:rFonts w:hint="cs"/>
          <w:rtl/>
        </w:rPr>
        <w:t xml:space="preserve">ראש הממשלה לא נמצא כאן - </w:t>
      </w:r>
      <w:r>
        <w:rPr>
          <w:rFonts w:hint="cs"/>
          <w:rtl/>
        </w:rPr>
        <w:t>-</w:t>
      </w:r>
    </w:p>
    <w:p w14:paraId="275EE8F5" w14:textId="77777777" w:rsidR="00000000" w:rsidRDefault="007C71EE">
      <w:pPr>
        <w:pStyle w:val="SpeakerCon"/>
        <w:rPr>
          <w:rtl/>
        </w:rPr>
      </w:pPr>
      <w:r>
        <w:rPr>
          <w:rtl/>
        </w:rPr>
        <w:br/>
      </w:r>
      <w:bookmarkStart w:id="1227" w:name="FS000000490T27_05_2003_12_09_46C"/>
      <w:bookmarkEnd w:id="1227"/>
      <w:r>
        <w:rPr>
          <w:rtl/>
        </w:rPr>
        <w:t>נסים זאב (ש"ס):</w:t>
      </w:r>
    </w:p>
    <w:p w14:paraId="7F1BBC97" w14:textId="77777777" w:rsidR="00000000" w:rsidRDefault="007C71EE">
      <w:pPr>
        <w:pStyle w:val="a"/>
        <w:rPr>
          <w:rtl/>
        </w:rPr>
      </w:pPr>
    </w:p>
    <w:p w14:paraId="661EF8E5" w14:textId="77777777" w:rsidR="00000000" w:rsidRDefault="007C71EE">
      <w:pPr>
        <w:pStyle w:val="a"/>
        <w:rPr>
          <w:rFonts w:hint="cs"/>
          <w:rtl/>
        </w:rPr>
      </w:pPr>
      <w:r>
        <w:rPr>
          <w:rFonts w:hint="cs"/>
          <w:rtl/>
        </w:rPr>
        <w:t>על ערפאת דיברתי.</w:t>
      </w:r>
    </w:p>
    <w:p w14:paraId="4D3F55C3" w14:textId="77777777" w:rsidR="00000000" w:rsidRDefault="007C71EE">
      <w:pPr>
        <w:pStyle w:val="ad"/>
        <w:rPr>
          <w:rtl/>
        </w:rPr>
      </w:pPr>
      <w:r>
        <w:rPr>
          <w:rtl/>
        </w:rPr>
        <w:br/>
        <w:t>היו"ר אלי בן-מנחם:</w:t>
      </w:r>
    </w:p>
    <w:p w14:paraId="11C9FB40" w14:textId="77777777" w:rsidR="00000000" w:rsidRDefault="007C71EE">
      <w:pPr>
        <w:pStyle w:val="a"/>
        <w:rPr>
          <w:rtl/>
        </w:rPr>
      </w:pPr>
    </w:p>
    <w:p w14:paraId="0CB87ED3" w14:textId="77777777" w:rsidR="00000000" w:rsidRDefault="007C71EE">
      <w:pPr>
        <w:pStyle w:val="a"/>
        <w:rPr>
          <w:rFonts w:hint="cs"/>
          <w:rtl/>
        </w:rPr>
      </w:pPr>
      <w:r>
        <w:rPr>
          <w:rFonts w:hint="cs"/>
          <w:rtl/>
        </w:rPr>
        <w:t>- - אתה דיברת קודם על ראש הממשלה ואמרת שהוא שיקר.</w:t>
      </w:r>
    </w:p>
    <w:p w14:paraId="1CE61D73" w14:textId="77777777" w:rsidR="00000000" w:rsidRDefault="007C71EE">
      <w:pPr>
        <w:pStyle w:val="SpeakerCon"/>
        <w:rPr>
          <w:rtl/>
        </w:rPr>
      </w:pPr>
      <w:r>
        <w:rPr>
          <w:rtl/>
        </w:rPr>
        <w:br/>
      </w:r>
      <w:bookmarkStart w:id="1228" w:name="FS000000490T27_05_2003_12_10_07C"/>
      <w:bookmarkEnd w:id="1228"/>
      <w:r>
        <w:rPr>
          <w:rtl/>
        </w:rPr>
        <w:t>נסים זאב (ש"ס):</w:t>
      </w:r>
    </w:p>
    <w:p w14:paraId="4304927A" w14:textId="77777777" w:rsidR="00000000" w:rsidRDefault="007C71EE">
      <w:pPr>
        <w:pStyle w:val="a"/>
        <w:rPr>
          <w:rtl/>
        </w:rPr>
      </w:pPr>
    </w:p>
    <w:p w14:paraId="21743A06" w14:textId="77777777" w:rsidR="00000000" w:rsidRDefault="007C71EE">
      <w:pPr>
        <w:pStyle w:val="a"/>
        <w:rPr>
          <w:rFonts w:hint="cs"/>
          <w:rtl/>
        </w:rPr>
      </w:pPr>
      <w:r>
        <w:rPr>
          <w:rFonts w:hint="cs"/>
          <w:rtl/>
        </w:rPr>
        <w:t>אז תשמע טוב. אתה, כיושב-ראש, חייב להקשיב טוב.</w:t>
      </w:r>
    </w:p>
    <w:p w14:paraId="02E2BAA5" w14:textId="77777777" w:rsidR="00000000" w:rsidRDefault="007C71EE">
      <w:pPr>
        <w:pStyle w:val="ad"/>
        <w:rPr>
          <w:rtl/>
        </w:rPr>
      </w:pPr>
      <w:r>
        <w:rPr>
          <w:rtl/>
        </w:rPr>
        <w:br/>
        <w:t>היו"ר אלי בן-מנחם:</w:t>
      </w:r>
    </w:p>
    <w:p w14:paraId="4F1F03D6" w14:textId="77777777" w:rsidR="00000000" w:rsidRDefault="007C71EE">
      <w:pPr>
        <w:pStyle w:val="a"/>
        <w:rPr>
          <w:rtl/>
        </w:rPr>
      </w:pPr>
    </w:p>
    <w:p w14:paraId="73E315EA" w14:textId="77777777" w:rsidR="00000000" w:rsidRDefault="007C71EE">
      <w:pPr>
        <w:pStyle w:val="a"/>
        <w:rPr>
          <w:rFonts w:hint="cs"/>
          <w:rtl/>
        </w:rPr>
      </w:pPr>
      <w:r>
        <w:rPr>
          <w:rFonts w:hint="cs"/>
          <w:rtl/>
        </w:rPr>
        <w:t>אני שומע טוב. אתה אולי לא שם לב למה שאתה אומר.</w:t>
      </w:r>
    </w:p>
    <w:p w14:paraId="69CC956F" w14:textId="77777777" w:rsidR="00000000" w:rsidRDefault="007C71EE">
      <w:pPr>
        <w:pStyle w:val="SpeakerCon"/>
        <w:rPr>
          <w:rtl/>
        </w:rPr>
      </w:pPr>
      <w:r>
        <w:rPr>
          <w:rtl/>
        </w:rPr>
        <w:br/>
      </w:r>
      <w:bookmarkStart w:id="1229" w:name="FS000000490T27_05_2003_12_10_41C"/>
      <w:bookmarkEnd w:id="1229"/>
      <w:r>
        <w:rPr>
          <w:rtl/>
        </w:rPr>
        <w:t>נסים זאב (ש"ס):</w:t>
      </w:r>
    </w:p>
    <w:p w14:paraId="688DC506" w14:textId="77777777" w:rsidR="00000000" w:rsidRDefault="007C71EE">
      <w:pPr>
        <w:pStyle w:val="a"/>
        <w:rPr>
          <w:rtl/>
        </w:rPr>
      </w:pPr>
    </w:p>
    <w:p w14:paraId="21CC6121" w14:textId="77777777" w:rsidR="00000000" w:rsidRDefault="007C71EE">
      <w:pPr>
        <w:pStyle w:val="a"/>
        <w:rPr>
          <w:rFonts w:hint="cs"/>
          <w:rtl/>
        </w:rPr>
      </w:pPr>
      <w:r>
        <w:rPr>
          <w:rFonts w:hint="cs"/>
          <w:rtl/>
        </w:rPr>
        <w:t xml:space="preserve">אז אולי תאמר מה אני אמרתי. </w:t>
      </w:r>
    </w:p>
    <w:p w14:paraId="38B702AF" w14:textId="77777777" w:rsidR="00000000" w:rsidRDefault="007C71EE">
      <w:pPr>
        <w:pStyle w:val="ad"/>
        <w:rPr>
          <w:rtl/>
        </w:rPr>
      </w:pPr>
      <w:r>
        <w:rPr>
          <w:rtl/>
        </w:rPr>
        <w:br/>
        <w:t>היו"ר אלי בן-מנחם:</w:t>
      </w:r>
    </w:p>
    <w:p w14:paraId="5FEEC94A" w14:textId="77777777" w:rsidR="00000000" w:rsidRDefault="007C71EE">
      <w:pPr>
        <w:pStyle w:val="a"/>
        <w:rPr>
          <w:rtl/>
        </w:rPr>
      </w:pPr>
    </w:p>
    <w:p w14:paraId="66AD144A" w14:textId="77777777" w:rsidR="00000000" w:rsidRDefault="007C71EE">
      <w:pPr>
        <w:pStyle w:val="a"/>
        <w:rPr>
          <w:rFonts w:hint="cs"/>
          <w:rtl/>
        </w:rPr>
      </w:pPr>
      <w:r>
        <w:rPr>
          <w:rFonts w:hint="cs"/>
          <w:rtl/>
        </w:rPr>
        <w:t xml:space="preserve">אתה אמרת שראש הממשלה שיקר. אני מבקש ממך להיות קצת יותר מנומס, זה הכול. </w:t>
      </w:r>
    </w:p>
    <w:p w14:paraId="18F0571E" w14:textId="77777777" w:rsidR="00000000" w:rsidRDefault="007C71EE">
      <w:pPr>
        <w:pStyle w:val="SpeakerCon"/>
        <w:rPr>
          <w:rFonts w:hint="cs"/>
          <w:rtl/>
        </w:rPr>
      </w:pPr>
      <w:r>
        <w:rPr>
          <w:rtl/>
        </w:rPr>
        <w:br/>
      </w:r>
      <w:bookmarkStart w:id="1230" w:name="FS000000490T27_05_2003_12_10_59C"/>
      <w:bookmarkEnd w:id="1230"/>
      <w:r>
        <w:rPr>
          <w:rtl/>
        </w:rPr>
        <w:t>נסים זאב (ש"ס):</w:t>
      </w:r>
    </w:p>
    <w:p w14:paraId="574AD384" w14:textId="77777777" w:rsidR="00000000" w:rsidRDefault="007C71EE">
      <w:pPr>
        <w:pStyle w:val="SpeakerCon"/>
        <w:rPr>
          <w:rFonts w:hint="cs"/>
          <w:rtl/>
        </w:rPr>
      </w:pPr>
    </w:p>
    <w:p w14:paraId="6CA162F1" w14:textId="77777777" w:rsidR="00000000" w:rsidRDefault="007C71EE">
      <w:pPr>
        <w:pStyle w:val="SpeakerCon"/>
        <w:rPr>
          <w:rFonts w:hint="cs"/>
          <w:b w:val="0"/>
          <w:bCs w:val="0"/>
          <w:u w:val="none"/>
          <w:rtl/>
        </w:rPr>
      </w:pPr>
      <w:r>
        <w:rPr>
          <w:rFonts w:hint="cs"/>
          <w:u w:val="none"/>
          <w:rtl/>
        </w:rPr>
        <w:tab/>
      </w:r>
      <w:r>
        <w:rPr>
          <w:rFonts w:hint="cs"/>
          <w:b w:val="0"/>
          <w:bCs w:val="0"/>
          <w:u w:val="none"/>
          <w:rtl/>
        </w:rPr>
        <w:t>אני אמרתי שראש הממשלה - -</w:t>
      </w:r>
    </w:p>
    <w:p w14:paraId="065D9849" w14:textId="77777777" w:rsidR="00000000" w:rsidRDefault="007C71EE">
      <w:pPr>
        <w:pStyle w:val="ad"/>
        <w:rPr>
          <w:rtl/>
        </w:rPr>
      </w:pPr>
      <w:r>
        <w:rPr>
          <w:rtl/>
        </w:rPr>
        <w:br/>
        <w:t>היו"ר אלי בן-מנחם:</w:t>
      </w:r>
    </w:p>
    <w:p w14:paraId="4FA7EF2D" w14:textId="77777777" w:rsidR="00000000" w:rsidRDefault="007C71EE">
      <w:pPr>
        <w:pStyle w:val="a"/>
        <w:rPr>
          <w:rtl/>
        </w:rPr>
      </w:pPr>
    </w:p>
    <w:p w14:paraId="788F7633" w14:textId="77777777" w:rsidR="00000000" w:rsidRDefault="007C71EE">
      <w:pPr>
        <w:pStyle w:val="a"/>
        <w:rPr>
          <w:rFonts w:hint="cs"/>
          <w:rtl/>
        </w:rPr>
      </w:pPr>
      <w:r>
        <w:rPr>
          <w:rFonts w:hint="cs"/>
          <w:rtl/>
        </w:rPr>
        <w:t>ראש הממשלה לא אמר דברים הפוכים, אני לא מגן ראש הממשלה כאן ואני לא מ</w:t>
      </w:r>
      <w:r>
        <w:rPr>
          <w:rFonts w:hint="cs"/>
          <w:rtl/>
        </w:rPr>
        <w:t xml:space="preserve">הסיעה שלו. </w:t>
      </w:r>
    </w:p>
    <w:p w14:paraId="32B66F19" w14:textId="77777777" w:rsidR="00000000" w:rsidRDefault="007C71EE">
      <w:pPr>
        <w:pStyle w:val="SpeakerCon"/>
        <w:rPr>
          <w:rtl/>
        </w:rPr>
      </w:pPr>
      <w:r>
        <w:rPr>
          <w:rtl/>
        </w:rPr>
        <w:br/>
      </w:r>
      <w:bookmarkStart w:id="1231" w:name="FS000000490T27_05_2003_12_12_06C"/>
      <w:bookmarkEnd w:id="1231"/>
      <w:r>
        <w:rPr>
          <w:rtl/>
        </w:rPr>
        <w:t>נסים זאב (ש"ס):</w:t>
      </w:r>
    </w:p>
    <w:p w14:paraId="1BD0F391" w14:textId="77777777" w:rsidR="00000000" w:rsidRDefault="007C71EE">
      <w:pPr>
        <w:pStyle w:val="a"/>
        <w:rPr>
          <w:rtl/>
        </w:rPr>
      </w:pPr>
    </w:p>
    <w:p w14:paraId="3A1CC137" w14:textId="77777777" w:rsidR="00000000" w:rsidRDefault="007C71EE">
      <w:pPr>
        <w:pStyle w:val="a"/>
        <w:rPr>
          <w:rFonts w:hint="cs"/>
          <w:rtl/>
        </w:rPr>
      </w:pPr>
      <w:r>
        <w:rPr>
          <w:rFonts w:hint="cs"/>
          <w:rtl/>
        </w:rPr>
        <w:t xml:space="preserve">- - כן, משקר לעם. ראש הממשלה מתעתע בעם. זו ממשלת תעתועים - הוליכו את העם שולל. </w:t>
      </w:r>
    </w:p>
    <w:p w14:paraId="7C2D3604" w14:textId="77777777" w:rsidR="00000000" w:rsidRDefault="007C71EE">
      <w:pPr>
        <w:pStyle w:val="a"/>
        <w:rPr>
          <w:rFonts w:hint="cs"/>
          <w:rtl/>
        </w:rPr>
      </w:pPr>
    </w:p>
    <w:p w14:paraId="6D7E2BE4" w14:textId="77777777" w:rsidR="00000000" w:rsidRDefault="007C71EE">
      <w:pPr>
        <w:pStyle w:val="a"/>
        <w:rPr>
          <w:rFonts w:hint="cs"/>
          <w:rtl/>
        </w:rPr>
      </w:pPr>
      <w:r>
        <w:rPr>
          <w:rFonts w:hint="cs"/>
          <w:rtl/>
        </w:rPr>
        <w:t>עכשיו, הסיבה היא שיש 3.5 מיליוני פלסטינים ואנחנו לא יכולים לשלוט על הפלסטינים, הכיבוש הוא דבר רע - -</w:t>
      </w:r>
    </w:p>
    <w:p w14:paraId="1C66AE29" w14:textId="77777777" w:rsidR="00000000" w:rsidRDefault="007C71EE">
      <w:pPr>
        <w:pStyle w:val="ac"/>
        <w:rPr>
          <w:rtl/>
        </w:rPr>
      </w:pPr>
      <w:r>
        <w:rPr>
          <w:rtl/>
        </w:rPr>
        <w:br/>
        <w:t>עבד-אלמאלכ דהאמשה (רע"ם):</w:t>
      </w:r>
    </w:p>
    <w:p w14:paraId="2A3416C4" w14:textId="77777777" w:rsidR="00000000" w:rsidRDefault="007C71EE">
      <w:pPr>
        <w:pStyle w:val="a"/>
        <w:rPr>
          <w:rtl/>
        </w:rPr>
      </w:pPr>
    </w:p>
    <w:p w14:paraId="2B5A15B3" w14:textId="77777777" w:rsidR="00000000" w:rsidRDefault="007C71EE">
      <w:pPr>
        <w:pStyle w:val="a"/>
        <w:rPr>
          <w:rFonts w:hint="cs"/>
          <w:rtl/>
        </w:rPr>
      </w:pPr>
      <w:r>
        <w:rPr>
          <w:rFonts w:hint="cs"/>
          <w:rtl/>
        </w:rPr>
        <w:t>זה לא נכון?</w:t>
      </w:r>
    </w:p>
    <w:p w14:paraId="39FF4C38" w14:textId="77777777" w:rsidR="00000000" w:rsidRDefault="007C71EE">
      <w:pPr>
        <w:pStyle w:val="SpeakerCon"/>
        <w:rPr>
          <w:rtl/>
        </w:rPr>
      </w:pPr>
      <w:r>
        <w:rPr>
          <w:rtl/>
        </w:rPr>
        <w:br/>
      </w:r>
      <w:bookmarkStart w:id="1232" w:name="FS000000490T27_05_2003_12_13_48C"/>
      <w:bookmarkEnd w:id="1232"/>
      <w:r>
        <w:rPr>
          <w:rtl/>
        </w:rPr>
        <w:t>נסי</w:t>
      </w:r>
      <w:r>
        <w:rPr>
          <w:rtl/>
        </w:rPr>
        <w:t>ם זאב (ש"ס):</w:t>
      </w:r>
    </w:p>
    <w:p w14:paraId="121BD22B" w14:textId="77777777" w:rsidR="00000000" w:rsidRDefault="007C71EE">
      <w:pPr>
        <w:pStyle w:val="a"/>
        <w:rPr>
          <w:rtl/>
        </w:rPr>
      </w:pPr>
    </w:p>
    <w:p w14:paraId="505A7C95" w14:textId="77777777" w:rsidR="00000000" w:rsidRDefault="007C71EE">
      <w:pPr>
        <w:pStyle w:val="a"/>
        <w:rPr>
          <w:rFonts w:hint="cs"/>
          <w:rtl/>
        </w:rPr>
      </w:pPr>
      <w:r>
        <w:rPr>
          <w:rFonts w:hint="cs"/>
          <w:rtl/>
        </w:rPr>
        <w:t xml:space="preserve">- - אני מאמין לאידיאולוגיה שלו, הוא מאמין במה שהוא מאמין, אבל תאמר את זה לפני הבחירות. </w:t>
      </w:r>
    </w:p>
    <w:p w14:paraId="3A6A4C7A" w14:textId="77777777" w:rsidR="00000000" w:rsidRDefault="007C71EE">
      <w:pPr>
        <w:pStyle w:val="ac"/>
        <w:rPr>
          <w:rtl/>
        </w:rPr>
      </w:pPr>
      <w:r>
        <w:rPr>
          <w:rtl/>
        </w:rPr>
        <w:br/>
        <w:t>עבד-אלמאלכ דהאמשה (רע"ם):</w:t>
      </w:r>
    </w:p>
    <w:p w14:paraId="1B04B0D3" w14:textId="77777777" w:rsidR="00000000" w:rsidRDefault="007C71EE">
      <w:pPr>
        <w:pStyle w:val="a"/>
        <w:rPr>
          <w:rtl/>
        </w:rPr>
      </w:pPr>
    </w:p>
    <w:p w14:paraId="1E005397" w14:textId="77777777" w:rsidR="00000000" w:rsidRDefault="007C71EE">
      <w:pPr>
        <w:pStyle w:val="a"/>
        <w:rPr>
          <w:rFonts w:hint="cs"/>
          <w:rtl/>
        </w:rPr>
      </w:pPr>
      <w:r>
        <w:rPr>
          <w:rFonts w:hint="cs"/>
          <w:rtl/>
        </w:rPr>
        <w:t xml:space="preserve">הוא אמר לפני הבחירות - מדינה פלסטינית - - - </w:t>
      </w:r>
    </w:p>
    <w:p w14:paraId="0D937F88" w14:textId="77777777" w:rsidR="00000000" w:rsidRDefault="007C71EE">
      <w:pPr>
        <w:pStyle w:val="SpeakerCon"/>
        <w:rPr>
          <w:rtl/>
        </w:rPr>
      </w:pPr>
      <w:r>
        <w:rPr>
          <w:rtl/>
        </w:rPr>
        <w:br/>
      </w:r>
      <w:bookmarkStart w:id="1233" w:name="FS000000490T27_05_2003_12_14_52C"/>
      <w:bookmarkEnd w:id="1233"/>
      <w:r>
        <w:rPr>
          <w:rtl/>
        </w:rPr>
        <w:t>נסים זאב (ש"ס):</w:t>
      </w:r>
    </w:p>
    <w:p w14:paraId="6E90364E" w14:textId="77777777" w:rsidR="00000000" w:rsidRDefault="007C71EE">
      <w:pPr>
        <w:pStyle w:val="a"/>
        <w:rPr>
          <w:rtl/>
        </w:rPr>
      </w:pPr>
    </w:p>
    <w:p w14:paraId="2D804D7E" w14:textId="77777777" w:rsidR="00000000" w:rsidRDefault="007C71EE">
      <w:pPr>
        <w:pStyle w:val="a"/>
        <w:rPr>
          <w:rFonts w:hint="cs"/>
          <w:rtl/>
        </w:rPr>
      </w:pPr>
      <w:r>
        <w:rPr>
          <w:rFonts w:hint="cs"/>
          <w:rtl/>
        </w:rPr>
        <w:t>הוא היה צריך לומר - ואני אגיד לך בדיוק מה הוא אמר בקווי היסוד ש</w:t>
      </w:r>
      <w:r>
        <w:rPr>
          <w:rFonts w:hint="cs"/>
          <w:rtl/>
        </w:rPr>
        <w:t xml:space="preserve">לו. </w:t>
      </w:r>
    </w:p>
    <w:p w14:paraId="2E2997B1" w14:textId="77777777" w:rsidR="00000000" w:rsidRDefault="007C71EE">
      <w:pPr>
        <w:pStyle w:val="a"/>
        <w:rPr>
          <w:rFonts w:hint="cs"/>
          <w:rtl/>
        </w:rPr>
      </w:pPr>
    </w:p>
    <w:p w14:paraId="0CAD2EA1" w14:textId="77777777" w:rsidR="00000000" w:rsidRDefault="007C71EE">
      <w:pPr>
        <w:pStyle w:val="a"/>
        <w:rPr>
          <w:rFonts w:hint="cs"/>
          <w:rtl/>
        </w:rPr>
      </w:pPr>
      <w:r>
        <w:rPr>
          <w:rFonts w:hint="cs"/>
          <w:rtl/>
        </w:rPr>
        <w:t>אז מה עושים כאן? לא מעודדים ילודה, תוקפים את המשפחות ברוכות הילדים - -</w:t>
      </w:r>
    </w:p>
    <w:p w14:paraId="6AE29B58" w14:textId="77777777" w:rsidR="00000000" w:rsidRDefault="007C71EE">
      <w:pPr>
        <w:pStyle w:val="ac"/>
        <w:rPr>
          <w:rtl/>
        </w:rPr>
      </w:pPr>
      <w:r>
        <w:rPr>
          <w:rtl/>
        </w:rPr>
        <w:br/>
        <w:t>עבד-אלמאלכ דהאמשה (רע"ם):</w:t>
      </w:r>
    </w:p>
    <w:p w14:paraId="126E7C67" w14:textId="77777777" w:rsidR="00000000" w:rsidRDefault="007C71EE">
      <w:pPr>
        <w:pStyle w:val="a"/>
        <w:rPr>
          <w:rtl/>
        </w:rPr>
      </w:pPr>
    </w:p>
    <w:p w14:paraId="33A73198" w14:textId="77777777" w:rsidR="00000000" w:rsidRDefault="007C71EE">
      <w:pPr>
        <w:pStyle w:val="a"/>
        <w:rPr>
          <w:rFonts w:hint="cs"/>
          <w:rtl/>
        </w:rPr>
      </w:pPr>
      <w:r>
        <w:rPr>
          <w:rFonts w:hint="cs"/>
          <w:rtl/>
        </w:rPr>
        <w:t xml:space="preserve">זה כן, אני מסכים אתך. </w:t>
      </w:r>
    </w:p>
    <w:p w14:paraId="30265435" w14:textId="77777777" w:rsidR="00000000" w:rsidRDefault="007C71EE">
      <w:pPr>
        <w:pStyle w:val="SpeakerCon"/>
        <w:rPr>
          <w:rFonts w:hint="cs"/>
          <w:rtl/>
        </w:rPr>
      </w:pPr>
    </w:p>
    <w:p w14:paraId="497953BD" w14:textId="77777777" w:rsidR="00000000" w:rsidRDefault="007C71EE">
      <w:pPr>
        <w:pStyle w:val="SpeakerCon"/>
        <w:rPr>
          <w:rFonts w:hint="cs"/>
          <w:rtl/>
        </w:rPr>
      </w:pPr>
    </w:p>
    <w:p w14:paraId="4E8E555F" w14:textId="77777777" w:rsidR="00000000" w:rsidRDefault="007C71EE">
      <w:pPr>
        <w:pStyle w:val="SpeakerCon"/>
        <w:rPr>
          <w:rFonts w:hint="cs"/>
          <w:rtl/>
        </w:rPr>
      </w:pPr>
    </w:p>
    <w:p w14:paraId="456E03F0" w14:textId="77777777" w:rsidR="00000000" w:rsidRDefault="007C71EE">
      <w:pPr>
        <w:pStyle w:val="SpeakerCon"/>
        <w:rPr>
          <w:rtl/>
        </w:rPr>
      </w:pPr>
      <w:r>
        <w:rPr>
          <w:rtl/>
        </w:rPr>
        <w:br/>
      </w:r>
      <w:bookmarkStart w:id="1234" w:name="FS000000490T27_05_2003_12_15_59C"/>
      <w:bookmarkEnd w:id="1234"/>
      <w:r>
        <w:rPr>
          <w:rtl/>
        </w:rPr>
        <w:t>נסים זאב (ש"ס):</w:t>
      </w:r>
    </w:p>
    <w:p w14:paraId="2899F3A4" w14:textId="77777777" w:rsidR="00000000" w:rsidRDefault="007C71EE">
      <w:pPr>
        <w:pStyle w:val="a"/>
        <w:rPr>
          <w:rtl/>
        </w:rPr>
      </w:pPr>
    </w:p>
    <w:p w14:paraId="3524B22C" w14:textId="77777777" w:rsidR="00000000" w:rsidRDefault="007C71EE">
      <w:pPr>
        <w:pStyle w:val="a"/>
        <w:rPr>
          <w:rFonts w:hint="cs"/>
          <w:rtl/>
        </w:rPr>
      </w:pPr>
      <w:r>
        <w:rPr>
          <w:rFonts w:hint="cs"/>
          <w:rtl/>
        </w:rPr>
        <w:t>- - ויוצרים פה מצב שבעוד חמש שנים גם פה תהיה מדינה פלסטינית. היום היא דו-לאומית - גם ב"קו הירוק" של מדינת י</w:t>
      </w:r>
      <w:r>
        <w:rPr>
          <w:rFonts w:hint="cs"/>
          <w:rtl/>
        </w:rPr>
        <w:t>שראל.</w:t>
      </w:r>
    </w:p>
    <w:p w14:paraId="5BD4026C" w14:textId="77777777" w:rsidR="00000000" w:rsidRDefault="007C71EE">
      <w:pPr>
        <w:pStyle w:val="ac"/>
        <w:rPr>
          <w:rtl/>
        </w:rPr>
      </w:pPr>
      <w:r>
        <w:rPr>
          <w:rtl/>
        </w:rPr>
        <w:br/>
        <w:t>עבד-אלמאלכ דהאמשה (רע"ם):</w:t>
      </w:r>
    </w:p>
    <w:p w14:paraId="6F6DCB2A" w14:textId="77777777" w:rsidR="00000000" w:rsidRDefault="007C71EE">
      <w:pPr>
        <w:pStyle w:val="a"/>
        <w:rPr>
          <w:rtl/>
        </w:rPr>
      </w:pPr>
    </w:p>
    <w:p w14:paraId="6217F39B" w14:textId="77777777" w:rsidR="00000000" w:rsidRDefault="007C71EE">
      <w:pPr>
        <w:pStyle w:val="a"/>
        <w:rPr>
          <w:rFonts w:hint="cs"/>
          <w:rtl/>
        </w:rPr>
      </w:pPr>
      <w:r>
        <w:rPr>
          <w:rFonts w:hint="cs"/>
          <w:rtl/>
        </w:rPr>
        <w:t>אל תגזים, אל תגזים.</w:t>
      </w:r>
    </w:p>
    <w:p w14:paraId="4BE96A22" w14:textId="77777777" w:rsidR="00000000" w:rsidRDefault="007C71EE">
      <w:pPr>
        <w:pStyle w:val="SpeakerCon"/>
        <w:rPr>
          <w:rtl/>
        </w:rPr>
      </w:pPr>
      <w:r>
        <w:rPr>
          <w:rtl/>
        </w:rPr>
        <w:br/>
      </w:r>
      <w:bookmarkStart w:id="1235" w:name="FS000000490T27_05_2003_12_16_49C"/>
      <w:bookmarkEnd w:id="1235"/>
      <w:r>
        <w:rPr>
          <w:rtl/>
        </w:rPr>
        <w:t>נסים זאב (ש"ס):</w:t>
      </w:r>
    </w:p>
    <w:p w14:paraId="5499789C" w14:textId="77777777" w:rsidR="00000000" w:rsidRDefault="007C71EE">
      <w:pPr>
        <w:pStyle w:val="a"/>
        <w:rPr>
          <w:rtl/>
        </w:rPr>
      </w:pPr>
    </w:p>
    <w:p w14:paraId="1EB4E5D8" w14:textId="77777777" w:rsidR="00000000" w:rsidRDefault="007C71EE">
      <w:pPr>
        <w:pStyle w:val="a"/>
        <w:rPr>
          <w:rFonts w:hint="cs"/>
          <w:rtl/>
        </w:rPr>
      </w:pPr>
      <w:r>
        <w:rPr>
          <w:rFonts w:hint="cs"/>
          <w:rtl/>
        </w:rPr>
        <w:t xml:space="preserve">אני לא מגזים. </w:t>
      </w:r>
    </w:p>
    <w:p w14:paraId="1CE25BE6" w14:textId="77777777" w:rsidR="00000000" w:rsidRDefault="007C71EE">
      <w:pPr>
        <w:pStyle w:val="ac"/>
        <w:rPr>
          <w:rtl/>
        </w:rPr>
      </w:pPr>
      <w:r>
        <w:rPr>
          <w:rtl/>
        </w:rPr>
        <w:br/>
        <w:t>עבד-אלמאלכ דהאמשה (רע"ם):</w:t>
      </w:r>
    </w:p>
    <w:p w14:paraId="32EC4486" w14:textId="77777777" w:rsidR="00000000" w:rsidRDefault="007C71EE">
      <w:pPr>
        <w:pStyle w:val="a"/>
        <w:rPr>
          <w:rtl/>
        </w:rPr>
      </w:pPr>
    </w:p>
    <w:p w14:paraId="2D0D8479" w14:textId="77777777" w:rsidR="00000000" w:rsidRDefault="007C71EE">
      <w:pPr>
        <w:pStyle w:val="a"/>
        <w:rPr>
          <w:rFonts w:hint="cs"/>
          <w:rtl/>
        </w:rPr>
      </w:pPr>
      <w:r>
        <w:rPr>
          <w:rFonts w:hint="cs"/>
          <w:rtl/>
        </w:rPr>
        <w:t>אנחנו נמצאים בכנסת - - -</w:t>
      </w:r>
    </w:p>
    <w:p w14:paraId="7A9FEDD8" w14:textId="77777777" w:rsidR="00000000" w:rsidRDefault="007C71EE">
      <w:pPr>
        <w:pStyle w:val="SpeakerCon"/>
        <w:rPr>
          <w:rtl/>
        </w:rPr>
      </w:pPr>
      <w:r>
        <w:rPr>
          <w:rtl/>
        </w:rPr>
        <w:br/>
      </w:r>
      <w:bookmarkStart w:id="1236" w:name="FS000000490T27_05_2003_12_17_17C"/>
      <w:bookmarkEnd w:id="1236"/>
      <w:r>
        <w:rPr>
          <w:rtl/>
        </w:rPr>
        <w:t>נסים זאב (ש"ס):</w:t>
      </w:r>
    </w:p>
    <w:p w14:paraId="64747A24" w14:textId="77777777" w:rsidR="00000000" w:rsidRDefault="007C71EE">
      <w:pPr>
        <w:pStyle w:val="a"/>
        <w:rPr>
          <w:rtl/>
        </w:rPr>
      </w:pPr>
    </w:p>
    <w:p w14:paraId="637EAEE3" w14:textId="77777777" w:rsidR="00000000" w:rsidRDefault="007C71EE">
      <w:pPr>
        <w:pStyle w:val="a"/>
        <w:rPr>
          <w:rFonts w:hint="cs"/>
          <w:rtl/>
        </w:rPr>
      </w:pPr>
      <w:r>
        <w:rPr>
          <w:rFonts w:hint="cs"/>
          <w:rtl/>
        </w:rPr>
        <w:t>אז תהיה מדינה דו-לאומית. ראש הממשלה כבר מוותר על זכות השיבה. היום מדברים על 50,000 - זה רק בתיאורי</w:t>
      </w:r>
      <w:r>
        <w:rPr>
          <w:rFonts w:hint="cs"/>
          <w:rtl/>
        </w:rPr>
        <w:t>ה. מי יוותר לך, אדוני ראש הממשלה - -</w:t>
      </w:r>
    </w:p>
    <w:p w14:paraId="0E082551" w14:textId="77777777" w:rsidR="00000000" w:rsidRDefault="007C71EE">
      <w:pPr>
        <w:pStyle w:val="ac"/>
        <w:rPr>
          <w:rtl/>
        </w:rPr>
      </w:pPr>
      <w:r>
        <w:rPr>
          <w:rtl/>
        </w:rPr>
        <w:br/>
        <w:t>מיכאל מלכיאור (העבודה-מימד):</w:t>
      </w:r>
    </w:p>
    <w:p w14:paraId="698C48A6" w14:textId="77777777" w:rsidR="00000000" w:rsidRDefault="007C71EE">
      <w:pPr>
        <w:pStyle w:val="a"/>
        <w:rPr>
          <w:rtl/>
        </w:rPr>
      </w:pPr>
    </w:p>
    <w:p w14:paraId="45CBF94C" w14:textId="77777777" w:rsidR="00000000" w:rsidRDefault="007C71EE">
      <w:pPr>
        <w:pStyle w:val="a"/>
        <w:rPr>
          <w:rFonts w:hint="cs"/>
          <w:rtl/>
        </w:rPr>
      </w:pPr>
      <w:r>
        <w:rPr>
          <w:rFonts w:hint="cs"/>
          <w:rtl/>
        </w:rPr>
        <w:t>מתי ראש הממשלה דיבר על זה?</w:t>
      </w:r>
    </w:p>
    <w:p w14:paraId="3D27AF27" w14:textId="77777777" w:rsidR="00000000" w:rsidRDefault="007C71EE">
      <w:pPr>
        <w:pStyle w:val="SpeakerCon"/>
        <w:rPr>
          <w:rtl/>
        </w:rPr>
      </w:pPr>
      <w:r>
        <w:rPr>
          <w:rtl/>
        </w:rPr>
        <w:br/>
      </w:r>
      <w:bookmarkStart w:id="1237" w:name="FS000000490T27_05_2003_12_18_31C"/>
      <w:bookmarkEnd w:id="1237"/>
      <w:r>
        <w:rPr>
          <w:rtl/>
        </w:rPr>
        <w:t>נסים זאב (ש"ס):</w:t>
      </w:r>
    </w:p>
    <w:p w14:paraId="36773D24" w14:textId="77777777" w:rsidR="00000000" w:rsidRDefault="007C71EE">
      <w:pPr>
        <w:pStyle w:val="a"/>
        <w:rPr>
          <w:rtl/>
        </w:rPr>
      </w:pPr>
    </w:p>
    <w:p w14:paraId="17715CFB" w14:textId="77777777" w:rsidR="00000000" w:rsidRDefault="007C71EE">
      <w:pPr>
        <w:pStyle w:val="a"/>
        <w:rPr>
          <w:rFonts w:hint="cs"/>
          <w:rtl/>
        </w:rPr>
      </w:pPr>
      <w:r>
        <w:rPr>
          <w:rFonts w:hint="cs"/>
          <w:rtl/>
        </w:rPr>
        <w:t>- - אם אתה לא שם את זה כתנאי - ואני מביא הצעת חוק, ואני רוצה לראות שראש הממשלה יתמוך בהצעת החוק שלי - נגד זכות השיבה. ופה המבחן של ראש הממשלה -</w:t>
      </w:r>
      <w:r>
        <w:rPr>
          <w:rFonts w:hint="cs"/>
          <w:rtl/>
        </w:rPr>
        <w:t xml:space="preserve"> האם הוא באמת ימנע את כניסתם של הפלסטינים לשטחי מדינת ישראל. </w:t>
      </w:r>
    </w:p>
    <w:p w14:paraId="7308C6EC" w14:textId="77777777" w:rsidR="00000000" w:rsidRDefault="007C71EE">
      <w:pPr>
        <w:pStyle w:val="SpeakerCon"/>
        <w:rPr>
          <w:rFonts w:hint="cs"/>
          <w:b w:val="0"/>
          <w:bCs w:val="0"/>
          <w:u w:val="none"/>
          <w:rtl/>
        </w:rPr>
      </w:pPr>
    </w:p>
    <w:p w14:paraId="32C43F5A" w14:textId="77777777" w:rsidR="00000000" w:rsidRDefault="007C71EE">
      <w:pPr>
        <w:pStyle w:val="SpeakerCon"/>
        <w:rPr>
          <w:b w:val="0"/>
          <w:bCs w:val="0"/>
          <w:u w:val="none"/>
        </w:rPr>
      </w:pPr>
      <w:r>
        <w:rPr>
          <w:rFonts w:hint="cs"/>
          <w:b w:val="0"/>
          <w:bCs w:val="0"/>
          <w:u w:val="none"/>
          <w:rtl/>
        </w:rPr>
        <w:tab/>
        <w:t>אז אי-אפשר לעשות טרנספר לאוכלוסייה של מאות אלפים בשטחים, לעקור אותם מבתיהם - לאיזו טרגדיה הוא מוביל את העם הזה?</w:t>
      </w:r>
    </w:p>
    <w:p w14:paraId="2DBF1DAA" w14:textId="77777777" w:rsidR="00000000" w:rsidRDefault="007C71EE">
      <w:pPr>
        <w:pStyle w:val="a"/>
        <w:rPr>
          <w:rFonts w:hint="cs"/>
          <w:color w:val="0000FF"/>
          <w:szCs w:val="28"/>
          <w:rtl/>
        </w:rPr>
      </w:pPr>
    </w:p>
    <w:p w14:paraId="17E1BE8E" w14:textId="77777777" w:rsidR="00000000" w:rsidRDefault="007C71EE">
      <w:pPr>
        <w:pStyle w:val="a"/>
        <w:rPr>
          <w:rFonts w:hint="cs"/>
          <w:rtl/>
        </w:rPr>
      </w:pPr>
      <w:r>
        <w:rPr>
          <w:rFonts w:hint="cs"/>
          <w:rtl/>
        </w:rPr>
        <w:t>אנחנו באמת יכולים להכיר בפסיפס כזה של ריבונות: במקום שיש יהודי, ישלטו יהודים. ב</w:t>
      </w:r>
      <w:r>
        <w:rPr>
          <w:rFonts w:hint="cs"/>
          <w:rtl/>
        </w:rPr>
        <w:t xml:space="preserve">מקום שיש ערבים, תן להם אוטונומיה. אל תיתן להם נשק, אל תיתן להם את החרב להכות בנו. כי הם הוכיחו את עצמם כלא-נאמנים. </w:t>
      </w:r>
    </w:p>
    <w:p w14:paraId="4A57FF1D" w14:textId="77777777" w:rsidR="00000000" w:rsidRDefault="007C71EE">
      <w:pPr>
        <w:pStyle w:val="a"/>
        <w:rPr>
          <w:rFonts w:hint="cs"/>
          <w:rtl/>
        </w:rPr>
      </w:pPr>
    </w:p>
    <w:p w14:paraId="2CE2D7D9" w14:textId="77777777" w:rsidR="00000000" w:rsidRDefault="007C71EE">
      <w:pPr>
        <w:pStyle w:val="a"/>
        <w:rPr>
          <w:rFonts w:hint="cs"/>
          <w:rtl/>
        </w:rPr>
      </w:pPr>
      <w:r>
        <w:rPr>
          <w:rFonts w:hint="cs"/>
          <w:rtl/>
        </w:rPr>
        <w:t>ואנחנו מכירים מה זה שלטון ערבי. היום יש ערפאת, מחר אבו-מאזן, ואבו-מאזן לא יכול לשלוט בשטח. הטרור הוא שמכתיב היום את השטח, לא אבו-מאזן ולא ד</w:t>
      </w:r>
      <w:r>
        <w:rPr>
          <w:rFonts w:hint="cs"/>
          <w:rtl/>
        </w:rPr>
        <w:t>חלאן, ובוודאי אם נשחרר את ברגותי, גם זה יעזור הרבה.</w:t>
      </w:r>
    </w:p>
    <w:p w14:paraId="157F7148" w14:textId="77777777" w:rsidR="00000000" w:rsidRDefault="007C71EE">
      <w:pPr>
        <w:pStyle w:val="a"/>
        <w:rPr>
          <w:rFonts w:hint="cs"/>
          <w:rtl/>
        </w:rPr>
      </w:pPr>
    </w:p>
    <w:p w14:paraId="55299BA4" w14:textId="77777777" w:rsidR="00000000" w:rsidRDefault="007C71EE">
      <w:pPr>
        <w:pStyle w:val="ac"/>
        <w:rPr>
          <w:rtl/>
        </w:rPr>
      </w:pPr>
      <w:r>
        <w:rPr>
          <w:rFonts w:hint="eastAsia"/>
          <w:rtl/>
        </w:rPr>
        <w:t>דוד</w:t>
      </w:r>
      <w:r>
        <w:rPr>
          <w:rtl/>
        </w:rPr>
        <w:t xml:space="preserve"> טל (עם אחד):</w:t>
      </w:r>
    </w:p>
    <w:p w14:paraId="3844BD2B" w14:textId="77777777" w:rsidR="00000000" w:rsidRDefault="007C71EE">
      <w:pPr>
        <w:pStyle w:val="a"/>
        <w:rPr>
          <w:rFonts w:hint="cs"/>
          <w:rtl/>
        </w:rPr>
      </w:pPr>
    </w:p>
    <w:p w14:paraId="4019E540" w14:textId="77777777" w:rsidR="00000000" w:rsidRDefault="007C71EE">
      <w:pPr>
        <w:pStyle w:val="a"/>
        <w:rPr>
          <w:rFonts w:hint="cs"/>
          <w:rtl/>
        </w:rPr>
      </w:pPr>
      <w:r>
        <w:rPr>
          <w:rFonts w:hint="cs"/>
          <w:rtl/>
        </w:rPr>
        <w:t>מה רע בברגותי?</w:t>
      </w:r>
    </w:p>
    <w:p w14:paraId="3C7C9ECB" w14:textId="77777777" w:rsidR="00000000" w:rsidRDefault="007C71EE">
      <w:pPr>
        <w:pStyle w:val="a"/>
        <w:rPr>
          <w:rFonts w:hint="cs"/>
          <w:rtl/>
        </w:rPr>
      </w:pPr>
    </w:p>
    <w:p w14:paraId="13E4A3B8" w14:textId="77777777" w:rsidR="00000000" w:rsidRDefault="007C71EE">
      <w:pPr>
        <w:pStyle w:val="ac"/>
        <w:rPr>
          <w:rtl/>
        </w:rPr>
      </w:pPr>
      <w:r>
        <w:rPr>
          <w:rFonts w:hint="eastAsia"/>
          <w:rtl/>
        </w:rPr>
        <w:t>עבד</w:t>
      </w:r>
      <w:r>
        <w:rPr>
          <w:rtl/>
        </w:rPr>
        <w:t>-אלמאלכ דהאמשה (רע"ם):</w:t>
      </w:r>
    </w:p>
    <w:p w14:paraId="456998BE" w14:textId="77777777" w:rsidR="00000000" w:rsidRDefault="007C71EE">
      <w:pPr>
        <w:pStyle w:val="a"/>
        <w:rPr>
          <w:rFonts w:hint="cs"/>
          <w:rtl/>
        </w:rPr>
      </w:pPr>
    </w:p>
    <w:p w14:paraId="7F159520" w14:textId="77777777" w:rsidR="00000000" w:rsidRDefault="007C71EE">
      <w:pPr>
        <w:pStyle w:val="a"/>
        <w:rPr>
          <w:rFonts w:hint="cs"/>
          <w:rtl/>
        </w:rPr>
      </w:pPr>
      <w:r>
        <w:rPr>
          <w:rFonts w:hint="cs"/>
          <w:rtl/>
        </w:rPr>
        <w:t>כן. ברגותי עכשיו עושה משא-ומתן.</w:t>
      </w:r>
    </w:p>
    <w:p w14:paraId="7A06E03C" w14:textId="77777777" w:rsidR="00000000" w:rsidRDefault="007C71EE">
      <w:pPr>
        <w:pStyle w:val="a"/>
        <w:rPr>
          <w:rFonts w:hint="cs"/>
          <w:rtl/>
        </w:rPr>
      </w:pPr>
    </w:p>
    <w:p w14:paraId="74D5687C" w14:textId="77777777" w:rsidR="00000000" w:rsidRDefault="007C71EE">
      <w:pPr>
        <w:pStyle w:val="SpeakerCon"/>
        <w:rPr>
          <w:rtl/>
        </w:rPr>
      </w:pPr>
      <w:bookmarkStart w:id="1238" w:name="FS000001042T27_05_2003_11_53_39C"/>
      <w:bookmarkStart w:id="1239" w:name="FS000001042T27_05_2003_11_53_48C"/>
      <w:bookmarkStart w:id="1240" w:name="FS000000490T27_05_2003_11_58_21"/>
      <w:bookmarkEnd w:id="1238"/>
      <w:bookmarkEnd w:id="1239"/>
      <w:bookmarkEnd w:id="1240"/>
      <w:r>
        <w:rPr>
          <w:rtl/>
        </w:rPr>
        <w:t>נסים זאב (ש"ס):</w:t>
      </w:r>
    </w:p>
    <w:p w14:paraId="3A1665A4" w14:textId="77777777" w:rsidR="00000000" w:rsidRDefault="007C71EE">
      <w:pPr>
        <w:pStyle w:val="a"/>
        <w:rPr>
          <w:rtl/>
        </w:rPr>
      </w:pPr>
    </w:p>
    <w:p w14:paraId="08462384" w14:textId="77777777" w:rsidR="00000000" w:rsidRDefault="007C71EE">
      <w:pPr>
        <w:pStyle w:val="a"/>
        <w:rPr>
          <w:rFonts w:hint="cs"/>
          <w:rtl/>
        </w:rPr>
      </w:pPr>
      <w:r>
        <w:rPr>
          <w:rFonts w:hint="cs"/>
          <w:rtl/>
        </w:rPr>
        <w:t>הממשלה הזאת הבטיחה הבטחות למען אחדות העם - כמה אכפת לה מאחדות העם - תוך קירוב לבבות בין כל א</w:t>
      </w:r>
      <w:r>
        <w:rPr>
          <w:rFonts w:hint="cs"/>
          <w:rtl/>
        </w:rPr>
        <w:t xml:space="preserve">זרחי המדינה - היא מקרבת את האזרחים - טיפוח הסובלנות, המתינות, הכבוד לזולת, למען איחוי הקרעים בעם, מתן תקווה לעתיד, שיהיה טוב יותר לכל אזרחי המדינה.  הקואליציה הזאת חרתה על דגלה את המאבק נגד חלקים גדולים של העם פה, בישראל. </w:t>
      </w:r>
    </w:p>
    <w:p w14:paraId="05CD37C1" w14:textId="77777777" w:rsidR="00000000" w:rsidRDefault="007C71EE">
      <w:pPr>
        <w:pStyle w:val="a"/>
        <w:rPr>
          <w:rFonts w:hint="cs"/>
          <w:rtl/>
        </w:rPr>
      </w:pPr>
    </w:p>
    <w:p w14:paraId="2CE08E74" w14:textId="77777777" w:rsidR="00000000" w:rsidRDefault="007C71EE">
      <w:pPr>
        <w:pStyle w:val="a"/>
        <w:rPr>
          <w:rFonts w:hint="cs"/>
          <w:rtl/>
        </w:rPr>
      </w:pPr>
      <w:r>
        <w:rPr>
          <w:rFonts w:hint="cs"/>
          <w:rtl/>
        </w:rPr>
        <w:t>הממשלה גם מבטיחה רבות, שמדינת יש</w:t>
      </w:r>
      <w:r>
        <w:rPr>
          <w:rFonts w:hint="cs"/>
          <w:rtl/>
        </w:rPr>
        <w:t xml:space="preserve">ראל תמשיך להיות מדינה יהודית ודמוקרטית, מעודדת עלייה. מה עם האתיופים שמחכים חודשים רבים? האם שר הפנים הוא האיש המוסמך לקבוע איזה סוג של יהודים יעלו למדינת ישראל? אם הרב הראשי לישראל אומר: יהודי פלאשמורה יכולים לעלות לארץ-ישראל והם יהודים לא פחות מכל יהודי </w:t>
      </w:r>
      <w:r>
        <w:rPr>
          <w:rFonts w:hint="cs"/>
          <w:rtl/>
        </w:rPr>
        <w:t>אחר פה - בינתיים 30 ילדים מתו במחלות שם - אז מה אומר שר הפנים? אם אנחנו נשחרר פה את המחנה הזה, יבואו עוד רבים וטובים וירצו עוד לעלות לארץ-ישראל. יש לנו עקרונות או אין לנו עקרונות? אם אנחנו לא רוצים את השחורים, תגידו במפורש: אנחנו לא רוצים אוכלוסייה דלה, לא</w:t>
      </w:r>
      <w:r>
        <w:rPr>
          <w:rFonts w:hint="cs"/>
          <w:rtl/>
        </w:rPr>
        <w:t xml:space="preserve"> רוצים אוכלוסייה נזקקת, לא רוצים את השחורים פה, בארץ-ישראל ונבין אתכם. </w:t>
      </w:r>
    </w:p>
    <w:p w14:paraId="3DC5B97B" w14:textId="77777777" w:rsidR="00000000" w:rsidRDefault="007C71EE">
      <w:pPr>
        <w:pStyle w:val="a"/>
        <w:rPr>
          <w:rFonts w:hint="cs"/>
          <w:rtl/>
        </w:rPr>
      </w:pPr>
    </w:p>
    <w:p w14:paraId="65696625" w14:textId="77777777" w:rsidR="00000000" w:rsidRDefault="007C71EE">
      <w:pPr>
        <w:pStyle w:val="ac"/>
        <w:rPr>
          <w:rtl/>
        </w:rPr>
      </w:pPr>
      <w:r>
        <w:rPr>
          <w:rFonts w:hint="eastAsia"/>
          <w:rtl/>
        </w:rPr>
        <w:t>אברהם</w:t>
      </w:r>
      <w:r>
        <w:rPr>
          <w:rtl/>
        </w:rPr>
        <w:t xml:space="preserve"> בורג (העבודה-מימד):</w:t>
      </w:r>
    </w:p>
    <w:p w14:paraId="178077B4" w14:textId="77777777" w:rsidR="00000000" w:rsidRDefault="007C71EE">
      <w:pPr>
        <w:pStyle w:val="a"/>
        <w:rPr>
          <w:rFonts w:hint="cs"/>
          <w:rtl/>
        </w:rPr>
      </w:pPr>
    </w:p>
    <w:p w14:paraId="367CFB33" w14:textId="77777777" w:rsidR="00000000" w:rsidRDefault="007C71EE">
      <w:pPr>
        <w:pStyle w:val="a"/>
        <w:rPr>
          <w:rFonts w:hint="cs"/>
          <w:rtl/>
        </w:rPr>
      </w:pPr>
      <w:r>
        <w:rPr>
          <w:rFonts w:hint="cs"/>
          <w:rtl/>
        </w:rPr>
        <w:t>אתה בעד להעלות את הפלאשמורה? לא שמעתי.</w:t>
      </w:r>
    </w:p>
    <w:p w14:paraId="73BD9FF4" w14:textId="77777777" w:rsidR="00000000" w:rsidRDefault="007C71EE">
      <w:pPr>
        <w:pStyle w:val="a"/>
        <w:rPr>
          <w:rFonts w:hint="cs"/>
          <w:rtl/>
        </w:rPr>
      </w:pPr>
    </w:p>
    <w:p w14:paraId="4CAE37F8" w14:textId="77777777" w:rsidR="00000000" w:rsidRDefault="007C71EE">
      <w:pPr>
        <w:pStyle w:val="SpeakerCon"/>
        <w:rPr>
          <w:rtl/>
        </w:rPr>
      </w:pPr>
      <w:bookmarkStart w:id="1241" w:name="FS000000490T27_05_2003_12_04_32C"/>
      <w:bookmarkEnd w:id="1241"/>
      <w:r>
        <w:rPr>
          <w:rtl/>
        </w:rPr>
        <w:t>נסים זאב (ש"ס):</w:t>
      </w:r>
    </w:p>
    <w:p w14:paraId="52A60753" w14:textId="77777777" w:rsidR="00000000" w:rsidRDefault="007C71EE">
      <w:pPr>
        <w:pStyle w:val="a"/>
        <w:rPr>
          <w:rtl/>
        </w:rPr>
      </w:pPr>
    </w:p>
    <w:p w14:paraId="4673DA03" w14:textId="77777777" w:rsidR="00000000" w:rsidRDefault="007C71EE">
      <w:pPr>
        <w:pStyle w:val="a"/>
        <w:rPr>
          <w:rFonts w:hint="cs"/>
          <w:rtl/>
        </w:rPr>
      </w:pPr>
      <w:r>
        <w:rPr>
          <w:rFonts w:hint="cs"/>
          <w:rtl/>
        </w:rPr>
        <w:t xml:space="preserve">איך אתה מבין? את זה לא צריך לשמוע. בוודאי. </w:t>
      </w:r>
    </w:p>
    <w:p w14:paraId="657F7D47" w14:textId="77777777" w:rsidR="00000000" w:rsidRDefault="007C71EE">
      <w:pPr>
        <w:pStyle w:val="a"/>
        <w:rPr>
          <w:rFonts w:hint="cs"/>
          <w:rtl/>
        </w:rPr>
      </w:pPr>
    </w:p>
    <w:p w14:paraId="66F604FA" w14:textId="77777777" w:rsidR="00000000" w:rsidRDefault="007C71EE">
      <w:pPr>
        <w:pStyle w:val="ac"/>
        <w:rPr>
          <w:rtl/>
        </w:rPr>
      </w:pPr>
      <w:r>
        <w:rPr>
          <w:rFonts w:hint="eastAsia"/>
          <w:rtl/>
        </w:rPr>
        <w:t>אברהם</w:t>
      </w:r>
      <w:r>
        <w:rPr>
          <w:rtl/>
        </w:rPr>
        <w:t xml:space="preserve"> בורג (העבודה-מימד):</w:t>
      </w:r>
    </w:p>
    <w:p w14:paraId="0729D226" w14:textId="77777777" w:rsidR="00000000" w:rsidRDefault="007C71EE">
      <w:pPr>
        <w:pStyle w:val="a"/>
        <w:rPr>
          <w:rFonts w:hint="cs"/>
          <w:rtl/>
        </w:rPr>
      </w:pPr>
    </w:p>
    <w:p w14:paraId="6A6FC1C9" w14:textId="77777777" w:rsidR="00000000" w:rsidRDefault="007C71EE">
      <w:pPr>
        <w:pStyle w:val="a"/>
        <w:rPr>
          <w:rFonts w:hint="cs"/>
          <w:rtl/>
        </w:rPr>
      </w:pPr>
      <w:r>
        <w:rPr>
          <w:rFonts w:hint="cs"/>
          <w:rtl/>
        </w:rPr>
        <w:t>אתה מודע - בהתאם למדיניות ש</w:t>
      </w:r>
      <w:r>
        <w:rPr>
          <w:rFonts w:hint="cs"/>
          <w:rtl/>
        </w:rPr>
        <w:t>ל ועדת-סבן, שהיתה בזמנה?</w:t>
      </w:r>
    </w:p>
    <w:p w14:paraId="5C6A2EE2" w14:textId="77777777" w:rsidR="00000000" w:rsidRDefault="007C71EE">
      <w:pPr>
        <w:pStyle w:val="SpeakerCon"/>
        <w:rPr>
          <w:rFonts w:hint="cs"/>
          <w:rtl/>
        </w:rPr>
      </w:pPr>
      <w:bookmarkStart w:id="1242" w:name="FS000000490T27_05_2003_12_05_25C"/>
      <w:bookmarkEnd w:id="1242"/>
    </w:p>
    <w:p w14:paraId="70957F65" w14:textId="77777777" w:rsidR="00000000" w:rsidRDefault="007C71EE">
      <w:pPr>
        <w:pStyle w:val="ad"/>
        <w:rPr>
          <w:rtl/>
        </w:rPr>
      </w:pPr>
      <w:r>
        <w:rPr>
          <w:rtl/>
        </w:rPr>
        <w:t>היו"ר אלי בן-מנחם:</w:t>
      </w:r>
    </w:p>
    <w:p w14:paraId="32454A17" w14:textId="77777777" w:rsidR="00000000" w:rsidRDefault="007C71EE">
      <w:pPr>
        <w:pStyle w:val="a"/>
        <w:rPr>
          <w:rtl/>
        </w:rPr>
      </w:pPr>
    </w:p>
    <w:p w14:paraId="27382CB3" w14:textId="77777777" w:rsidR="00000000" w:rsidRDefault="007C71EE">
      <w:pPr>
        <w:pStyle w:val="a"/>
        <w:rPr>
          <w:rFonts w:hint="cs"/>
          <w:rtl/>
        </w:rPr>
      </w:pPr>
      <w:r>
        <w:rPr>
          <w:rFonts w:hint="cs"/>
          <w:rtl/>
        </w:rPr>
        <w:t xml:space="preserve">חבר הכנסת אברום בורג, אתה תיכף עולה לדבר והוא, זמנו אזל. נשארה לו חצי דקה - - - שתסיים. </w:t>
      </w:r>
    </w:p>
    <w:p w14:paraId="3117886C" w14:textId="77777777" w:rsidR="00000000" w:rsidRDefault="007C71EE">
      <w:pPr>
        <w:pStyle w:val="a"/>
        <w:rPr>
          <w:rFonts w:hint="cs"/>
          <w:rtl/>
        </w:rPr>
      </w:pPr>
    </w:p>
    <w:p w14:paraId="6ED97651" w14:textId="77777777" w:rsidR="00000000" w:rsidRDefault="007C71EE">
      <w:pPr>
        <w:pStyle w:val="SpeakerCon"/>
        <w:rPr>
          <w:rtl/>
        </w:rPr>
      </w:pPr>
      <w:r>
        <w:rPr>
          <w:rtl/>
        </w:rPr>
        <w:t>נסים זאב (ש"ס):</w:t>
      </w:r>
    </w:p>
    <w:p w14:paraId="279CEE86" w14:textId="77777777" w:rsidR="00000000" w:rsidRDefault="007C71EE">
      <w:pPr>
        <w:pStyle w:val="a"/>
        <w:rPr>
          <w:rtl/>
        </w:rPr>
      </w:pPr>
    </w:p>
    <w:p w14:paraId="4A775023" w14:textId="77777777" w:rsidR="00000000" w:rsidRDefault="007C71EE">
      <w:pPr>
        <w:pStyle w:val="a"/>
        <w:rPr>
          <w:rFonts w:hint="cs"/>
          <w:rtl/>
        </w:rPr>
      </w:pPr>
      <w:r>
        <w:rPr>
          <w:rFonts w:hint="cs"/>
          <w:rtl/>
        </w:rPr>
        <w:t>הממשלה תפעל לקידום שכבות רחבות בעם, לצמצום הפערים, להעלאת רמת החיים של השכבות החלשות תוך קידום ערי הפית</w:t>
      </w:r>
      <w:r>
        <w:rPr>
          <w:rFonts w:hint="cs"/>
          <w:rtl/>
        </w:rPr>
        <w:t>וח - ואנחנו רואים מה עשו לערי הפיתוח ואנחנו רואים מה עשו למשפחות ברוכות ילדים; וכשסעיף 16 אומר במפורש: תפעל לשיפור של ממש למשפחות ברוכות ילדים - האם יש שקר יותר גדול מזה? מה ראש הממשלה חושב? שהעם פה מטומטם? לקחו את הלחם של הילדים.</w:t>
      </w:r>
    </w:p>
    <w:p w14:paraId="5E4A372A" w14:textId="77777777" w:rsidR="00000000" w:rsidRDefault="007C71EE">
      <w:pPr>
        <w:pStyle w:val="a"/>
        <w:rPr>
          <w:rFonts w:hint="cs"/>
          <w:rtl/>
        </w:rPr>
      </w:pPr>
    </w:p>
    <w:p w14:paraId="6033280A" w14:textId="77777777" w:rsidR="00000000" w:rsidRDefault="007C71EE">
      <w:pPr>
        <w:pStyle w:val="ad"/>
        <w:rPr>
          <w:rtl/>
        </w:rPr>
      </w:pPr>
      <w:r>
        <w:rPr>
          <w:rtl/>
        </w:rPr>
        <w:t>היו"ר אלי בן-מנחם:</w:t>
      </w:r>
    </w:p>
    <w:p w14:paraId="2593E30C" w14:textId="77777777" w:rsidR="00000000" w:rsidRDefault="007C71EE">
      <w:pPr>
        <w:pStyle w:val="a"/>
        <w:rPr>
          <w:rtl/>
        </w:rPr>
      </w:pPr>
    </w:p>
    <w:p w14:paraId="357A0DEA" w14:textId="77777777" w:rsidR="00000000" w:rsidRDefault="007C71EE">
      <w:pPr>
        <w:pStyle w:val="a"/>
        <w:rPr>
          <w:rFonts w:hint="cs"/>
          <w:rtl/>
        </w:rPr>
      </w:pPr>
      <w:r>
        <w:rPr>
          <w:rFonts w:hint="cs"/>
          <w:rtl/>
        </w:rPr>
        <w:t xml:space="preserve">חבר </w:t>
      </w:r>
      <w:r>
        <w:rPr>
          <w:rFonts w:hint="cs"/>
          <w:rtl/>
        </w:rPr>
        <w:t xml:space="preserve">הכנסת זאב, אני מבקש שתסיים. </w:t>
      </w:r>
      <w:bookmarkStart w:id="1243" w:name="FS000000490T27_05_2003_12_10_23C"/>
      <w:bookmarkEnd w:id="1243"/>
    </w:p>
    <w:p w14:paraId="26749995" w14:textId="77777777" w:rsidR="00000000" w:rsidRDefault="007C71EE">
      <w:pPr>
        <w:pStyle w:val="SpeakerCon"/>
        <w:rPr>
          <w:rFonts w:hint="cs"/>
          <w:rtl/>
        </w:rPr>
      </w:pPr>
    </w:p>
    <w:p w14:paraId="6234BF38" w14:textId="77777777" w:rsidR="00000000" w:rsidRDefault="007C71EE">
      <w:pPr>
        <w:pStyle w:val="SpeakerCon"/>
        <w:rPr>
          <w:rtl/>
        </w:rPr>
      </w:pPr>
      <w:r>
        <w:rPr>
          <w:rFonts w:hint="eastAsia"/>
          <w:rtl/>
        </w:rPr>
        <w:t>נסים</w:t>
      </w:r>
      <w:r>
        <w:rPr>
          <w:rtl/>
        </w:rPr>
        <w:t xml:space="preserve"> זאב (ש"ס):</w:t>
      </w:r>
    </w:p>
    <w:p w14:paraId="1C98BC3C" w14:textId="77777777" w:rsidR="00000000" w:rsidRDefault="007C71EE">
      <w:pPr>
        <w:pStyle w:val="a"/>
        <w:rPr>
          <w:rtl/>
        </w:rPr>
      </w:pPr>
    </w:p>
    <w:p w14:paraId="2A7A0B10" w14:textId="77777777" w:rsidR="00000000" w:rsidRDefault="007C71EE">
      <w:pPr>
        <w:pStyle w:val="a"/>
        <w:rPr>
          <w:rFonts w:hint="cs"/>
          <w:rtl/>
        </w:rPr>
      </w:pPr>
      <w:r>
        <w:rPr>
          <w:rFonts w:hint="cs"/>
          <w:rtl/>
        </w:rPr>
        <w:t>אם נער בן 14 היה צריך להתאבד מפני שאין לחם בבית - - -</w:t>
      </w:r>
    </w:p>
    <w:p w14:paraId="2707204F" w14:textId="77777777" w:rsidR="00000000" w:rsidRDefault="007C71EE">
      <w:pPr>
        <w:pStyle w:val="a"/>
        <w:rPr>
          <w:rFonts w:hint="cs"/>
          <w:rtl/>
        </w:rPr>
      </w:pPr>
    </w:p>
    <w:p w14:paraId="576F32B7" w14:textId="77777777" w:rsidR="00000000" w:rsidRDefault="007C71EE">
      <w:pPr>
        <w:pStyle w:val="ad"/>
        <w:rPr>
          <w:rtl/>
        </w:rPr>
      </w:pPr>
      <w:r>
        <w:rPr>
          <w:rtl/>
        </w:rPr>
        <w:t>היו"ר אלי בן-מנחם:</w:t>
      </w:r>
    </w:p>
    <w:p w14:paraId="5FF98346" w14:textId="77777777" w:rsidR="00000000" w:rsidRDefault="007C71EE">
      <w:pPr>
        <w:pStyle w:val="a"/>
        <w:rPr>
          <w:rtl/>
        </w:rPr>
      </w:pPr>
    </w:p>
    <w:p w14:paraId="022E0ABF" w14:textId="77777777" w:rsidR="00000000" w:rsidRDefault="007C71EE">
      <w:pPr>
        <w:pStyle w:val="a"/>
        <w:rPr>
          <w:rFonts w:hint="cs"/>
          <w:rtl/>
        </w:rPr>
      </w:pPr>
      <w:r>
        <w:rPr>
          <w:rFonts w:hint="cs"/>
          <w:rtl/>
        </w:rPr>
        <w:t xml:space="preserve">חבר הכנסת זאב, נסים, סליחה, אתה רוצה שאני אסגור לך את המיקרופון? אני מדבר אליך, אתה תקשיב לי. ביקשתי ממך לסיים, תסיים בבקשה. </w:t>
      </w:r>
    </w:p>
    <w:p w14:paraId="3B5EED98" w14:textId="77777777" w:rsidR="00000000" w:rsidRDefault="007C71EE">
      <w:pPr>
        <w:pStyle w:val="a"/>
        <w:rPr>
          <w:rFonts w:hint="cs"/>
          <w:rtl/>
        </w:rPr>
      </w:pPr>
    </w:p>
    <w:p w14:paraId="43CDC081" w14:textId="77777777" w:rsidR="00000000" w:rsidRDefault="007C71EE">
      <w:pPr>
        <w:pStyle w:val="SpeakerCon"/>
        <w:rPr>
          <w:rtl/>
        </w:rPr>
      </w:pPr>
      <w:bookmarkStart w:id="1244" w:name="FS000000490T27_05_2003_12_11_40C"/>
      <w:bookmarkEnd w:id="1244"/>
      <w:r>
        <w:rPr>
          <w:rtl/>
        </w:rPr>
        <w:t>נסים זא</w:t>
      </w:r>
      <w:r>
        <w:rPr>
          <w:rtl/>
        </w:rPr>
        <w:t>ב (ש"ס):</w:t>
      </w:r>
    </w:p>
    <w:p w14:paraId="475EEF00" w14:textId="77777777" w:rsidR="00000000" w:rsidRDefault="007C71EE">
      <w:pPr>
        <w:pStyle w:val="a"/>
        <w:rPr>
          <w:rtl/>
        </w:rPr>
      </w:pPr>
    </w:p>
    <w:p w14:paraId="2003C08C" w14:textId="77777777" w:rsidR="00000000" w:rsidRDefault="007C71EE">
      <w:pPr>
        <w:pStyle w:val="a"/>
        <w:rPr>
          <w:rFonts w:hint="cs"/>
          <w:rtl/>
        </w:rPr>
      </w:pPr>
      <w:r>
        <w:rPr>
          <w:rFonts w:hint="cs"/>
          <w:rtl/>
        </w:rPr>
        <w:t>ולכן - - - שהמסרים שלנו ברורים. העם לא ישתוק. אם ראש הממשלה חושב שהכול נסגר בתוך הממשלה ובתוך הבית - הוא טועה. הציבור, יש לו מה לומר.</w:t>
      </w:r>
    </w:p>
    <w:p w14:paraId="4AFE83C4" w14:textId="77777777" w:rsidR="00000000" w:rsidRDefault="007C71EE">
      <w:pPr>
        <w:pStyle w:val="a"/>
        <w:rPr>
          <w:rFonts w:hint="cs"/>
          <w:rtl/>
        </w:rPr>
      </w:pPr>
    </w:p>
    <w:p w14:paraId="2111C5EE" w14:textId="77777777" w:rsidR="00000000" w:rsidRDefault="007C71EE">
      <w:pPr>
        <w:pStyle w:val="ad"/>
        <w:rPr>
          <w:rtl/>
        </w:rPr>
      </w:pPr>
    </w:p>
    <w:p w14:paraId="41E2F921" w14:textId="77777777" w:rsidR="00000000" w:rsidRDefault="007C71EE">
      <w:pPr>
        <w:pStyle w:val="ad"/>
        <w:rPr>
          <w:rtl/>
        </w:rPr>
      </w:pPr>
      <w:r>
        <w:rPr>
          <w:rtl/>
        </w:rPr>
        <w:t>היו"ר אלי בן-מנחם:</w:t>
      </w:r>
    </w:p>
    <w:p w14:paraId="3B7C2D46" w14:textId="77777777" w:rsidR="00000000" w:rsidRDefault="007C71EE">
      <w:pPr>
        <w:pStyle w:val="a"/>
        <w:rPr>
          <w:rtl/>
        </w:rPr>
      </w:pPr>
    </w:p>
    <w:p w14:paraId="25E19872" w14:textId="77777777" w:rsidR="00000000" w:rsidRDefault="007C71EE">
      <w:pPr>
        <w:pStyle w:val="a"/>
        <w:rPr>
          <w:rFonts w:hint="cs"/>
          <w:rtl/>
        </w:rPr>
      </w:pPr>
      <w:r>
        <w:rPr>
          <w:rFonts w:hint="cs"/>
          <w:rtl/>
        </w:rPr>
        <w:t xml:space="preserve">חבר הכנסת אברהם בורג, בבקשה. אחריו - חבר הכנסת מיכאל מלכיאור. </w:t>
      </w:r>
    </w:p>
    <w:p w14:paraId="5AA201DD" w14:textId="77777777" w:rsidR="00000000" w:rsidRDefault="007C71EE">
      <w:pPr>
        <w:pStyle w:val="a"/>
        <w:rPr>
          <w:rFonts w:hint="cs"/>
          <w:rtl/>
        </w:rPr>
      </w:pPr>
    </w:p>
    <w:p w14:paraId="142E5AD2" w14:textId="77777777" w:rsidR="00000000" w:rsidRDefault="007C71EE">
      <w:pPr>
        <w:pStyle w:val="Speaker"/>
        <w:rPr>
          <w:rtl/>
        </w:rPr>
      </w:pPr>
      <w:bookmarkStart w:id="1245" w:name="FS000000434T27_05_2003_12_12_58"/>
      <w:bookmarkEnd w:id="1245"/>
      <w:r>
        <w:rPr>
          <w:rFonts w:hint="eastAsia"/>
          <w:rtl/>
        </w:rPr>
        <w:t>אברהם</w:t>
      </w:r>
      <w:r>
        <w:rPr>
          <w:rtl/>
        </w:rPr>
        <w:t xml:space="preserve"> בורג (העבודה-מימד):</w:t>
      </w:r>
    </w:p>
    <w:p w14:paraId="515EF478" w14:textId="77777777" w:rsidR="00000000" w:rsidRDefault="007C71EE">
      <w:pPr>
        <w:pStyle w:val="a"/>
        <w:rPr>
          <w:rFonts w:hint="cs"/>
          <w:rtl/>
        </w:rPr>
      </w:pPr>
    </w:p>
    <w:p w14:paraId="42D572B0" w14:textId="77777777" w:rsidR="00000000" w:rsidRDefault="007C71EE">
      <w:pPr>
        <w:pStyle w:val="a"/>
        <w:rPr>
          <w:rFonts w:hint="cs"/>
          <w:rtl/>
        </w:rPr>
      </w:pPr>
      <w:r>
        <w:rPr>
          <w:rFonts w:hint="cs"/>
          <w:rtl/>
        </w:rPr>
        <w:t>אדוני היושב-ראש, כנסת נכבדה, אני הכנתי לעצמי למסגרת הדיון הזאת - כי יש כמה שלבים לדבר - הרבה מאוד דברים לדבר עליהם: על התוכנית הזאת שאמר עליה שר האוצר שאין בלתה והנה יש בלתה, על זה שבכלל התהליך הכלכלי לא נסק בגלל הדיון בכנסת אלא בגלל תהליך השלום שמתחדש בי</w:t>
      </w:r>
      <w:r>
        <w:rPr>
          <w:rFonts w:hint="cs"/>
          <w:rtl/>
        </w:rPr>
        <w:t>מים אלו - לתקוותנו, אני מקווה, לא להוותנו - על האכזריות שיש בתוכנית הזאת, חוסר רגישות מוחלט שחבר כנסת - - -</w:t>
      </w:r>
    </w:p>
    <w:p w14:paraId="119DB4A3" w14:textId="77777777" w:rsidR="00000000" w:rsidRDefault="007C71EE">
      <w:pPr>
        <w:pStyle w:val="a"/>
        <w:rPr>
          <w:rFonts w:hint="cs"/>
          <w:rtl/>
        </w:rPr>
      </w:pPr>
    </w:p>
    <w:p w14:paraId="6A279DDD" w14:textId="77777777" w:rsidR="00000000" w:rsidRDefault="007C71EE">
      <w:pPr>
        <w:pStyle w:val="ac"/>
        <w:rPr>
          <w:rtl/>
        </w:rPr>
      </w:pPr>
      <w:r>
        <w:rPr>
          <w:rFonts w:hint="eastAsia"/>
          <w:rtl/>
        </w:rPr>
        <w:t>עבד</w:t>
      </w:r>
      <w:r>
        <w:rPr>
          <w:rtl/>
        </w:rPr>
        <w:t>-אלמאלכ דהאמשה (רע"ם):</w:t>
      </w:r>
    </w:p>
    <w:p w14:paraId="0CE02086" w14:textId="77777777" w:rsidR="00000000" w:rsidRDefault="007C71EE">
      <w:pPr>
        <w:pStyle w:val="a"/>
        <w:rPr>
          <w:rFonts w:hint="cs"/>
          <w:rtl/>
        </w:rPr>
      </w:pPr>
    </w:p>
    <w:p w14:paraId="0D4C641D" w14:textId="77777777" w:rsidR="00000000" w:rsidRDefault="007C71EE">
      <w:pPr>
        <w:pStyle w:val="a"/>
        <w:rPr>
          <w:rFonts w:hint="cs"/>
          <w:rtl/>
        </w:rPr>
      </w:pPr>
      <w:r>
        <w:rPr>
          <w:rFonts w:hint="cs"/>
          <w:rtl/>
        </w:rPr>
        <w:t>אתה בטוח שזה אכן מתחדש?</w:t>
      </w:r>
    </w:p>
    <w:p w14:paraId="46A95F30" w14:textId="77777777" w:rsidR="00000000" w:rsidRDefault="007C71EE">
      <w:pPr>
        <w:pStyle w:val="a"/>
        <w:rPr>
          <w:rFonts w:hint="cs"/>
          <w:rtl/>
        </w:rPr>
      </w:pPr>
    </w:p>
    <w:p w14:paraId="6AB5862F" w14:textId="77777777" w:rsidR="00000000" w:rsidRDefault="007C71EE">
      <w:pPr>
        <w:pStyle w:val="SpeakerCon"/>
        <w:rPr>
          <w:rtl/>
        </w:rPr>
      </w:pPr>
      <w:bookmarkStart w:id="1246" w:name="FS000000434T27_05_2003_12_15_35C"/>
      <w:bookmarkEnd w:id="1246"/>
      <w:r>
        <w:rPr>
          <w:rtl/>
        </w:rPr>
        <w:t>אברהם בורג (העבודה-מימד):</w:t>
      </w:r>
    </w:p>
    <w:p w14:paraId="50E9996E" w14:textId="77777777" w:rsidR="00000000" w:rsidRDefault="007C71EE">
      <w:pPr>
        <w:pStyle w:val="a"/>
        <w:rPr>
          <w:rtl/>
        </w:rPr>
      </w:pPr>
    </w:p>
    <w:p w14:paraId="2CB0016E" w14:textId="77777777" w:rsidR="00000000" w:rsidRDefault="007C71EE">
      <w:pPr>
        <w:pStyle w:val="a"/>
        <w:rPr>
          <w:rFonts w:hint="cs"/>
          <w:rtl/>
        </w:rPr>
      </w:pPr>
      <w:r>
        <w:rPr>
          <w:rFonts w:hint="cs"/>
          <w:rtl/>
        </w:rPr>
        <w:t xml:space="preserve">לתקוותנו, אמרתי, חבר הכנסת דהאמשה. אני לא יודע. </w:t>
      </w:r>
    </w:p>
    <w:p w14:paraId="7733A516" w14:textId="77777777" w:rsidR="00000000" w:rsidRDefault="007C71EE">
      <w:pPr>
        <w:pStyle w:val="a"/>
        <w:rPr>
          <w:rFonts w:hint="cs"/>
          <w:rtl/>
        </w:rPr>
      </w:pPr>
    </w:p>
    <w:p w14:paraId="13512BD0" w14:textId="77777777" w:rsidR="00000000" w:rsidRDefault="007C71EE">
      <w:pPr>
        <w:pStyle w:val="a"/>
        <w:rPr>
          <w:rFonts w:hint="cs"/>
          <w:rtl/>
        </w:rPr>
      </w:pPr>
      <w:r>
        <w:rPr>
          <w:rFonts w:hint="cs"/>
          <w:rtl/>
        </w:rPr>
        <w:t>אבל אני מבקש, ברשו</w:t>
      </w:r>
      <w:r>
        <w:rPr>
          <w:rFonts w:hint="cs"/>
          <w:rtl/>
        </w:rPr>
        <w:t>תך, אדוני - ויש לי עוד הרבה מאוד דברים לעסוק בהם - אני מבקש לחזור על נושא אחד שדיברתי עליו בלילה משום שבשעה הזאת, אני חושב, הוא רלוונטי לחלק מן הצופים שלנו. הרבה מן הצופים שואלים את עצמם: מה אתם עושים פה בכלל? את מי אתם מייצגים? על מה אתם מדברים? למה המאסה</w:t>
      </w:r>
      <w:r>
        <w:rPr>
          <w:rFonts w:hint="cs"/>
          <w:rtl/>
        </w:rPr>
        <w:t xml:space="preserve"> הכל-כך גדולה של הדיבורים? </w:t>
      </w:r>
    </w:p>
    <w:p w14:paraId="2C0A96EA" w14:textId="77777777" w:rsidR="00000000" w:rsidRDefault="007C71EE">
      <w:pPr>
        <w:pStyle w:val="a"/>
        <w:rPr>
          <w:rFonts w:hint="cs"/>
          <w:rtl/>
        </w:rPr>
      </w:pPr>
    </w:p>
    <w:p w14:paraId="2D4C6C5F" w14:textId="77777777" w:rsidR="00000000" w:rsidRDefault="007C71EE">
      <w:pPr>
        <w:pStyle w:val="a"/>
        <w:rPr>
          <w:rFonts w:hint="cs"/>
          <w:rtl/>
        </w:rPr>
      </w:pPr>
      <w:r>
        <w:rPr>
          <w:rFonts w:hint="cs"/>
          <w:rtl/>
        </w:rPr>
        <w:t xml:space="preserve">אני אגיד דבר כזה: לממשלה יש כוח כמעט אין-סופי. הממשלה היא הרקולס שאי-אפשר כמעט לעמוד בפניו. יש לה תקנונים וחוקים ורוב וקואליציות ומערכי שכנוע כאלה ואחרים - כמעט אי-אפשר לעמוד בפניה. לאופוזיציה, שלא אחת מייצגת את רוב העם ברחוב, </w:t>
      </w:r>
      <w:r>
        <w:rPr>
          <w:rFonts w:hint="cs"/>
          <w:rtl/>
        </w:rPr>
        <w:t>שאיננו רוב העם הפוליטי -  וכאן, בקואליציית הנפגעים מהתוכנית הזאת ודאי שהאופוזיציה מייצגת את רוב העם - יש רק כלים פרלמנטריים: לדבר, לזעוק, להצביע ולנסות לשנות, אין לנו כלים אחרים. אנחנו לא רוצים מרד, אנחנו לא רוצים הפיכה, אנחנו רוצים את הדיון הדמוקרטי, ובדי</w:t>
      </w:r>
      <w:r>
        <w:rPr>
          <w:rFonts w:hint="cs"/>
          <w:rtl/>
        </w:rPr>
        <w:t>ון הדמוקרטי הזה אלה הכלים שיש לנו.</w:t>
      </w:r>
    </w:p>
    <w:p w14:paraId="67E6386C" w14:textId="77777777" w:rsidR="00000000" w:rsidRDefault="007C71EE">
      <w:pPr>
        <w:pStyle w:val="a"/>
        <w:rPr>
          <w:rFonts w:hint="cs"/>
          <w:rtl/>
        </w:rPr>
      </w:pPr>
    </w:p>
    <w:p w14:paraId="060F851E" w14:textId="77777777" w:rsidR="00000000" w:rsidRDefault="007C71EE">
      <w:pPr>
        <w:pStyle w:val="a"/>
        <w:rPr>
          <w:rFonts w:hint="cs"/>
          <w:rtl/>
        </w:rPr>
      </w:pPr>
      <w:r>
        <w:rPr>
          <w:rFonts w:hint="cs"/>
          <w:rtl/>
        </w:rPr>
        <w:t>אני אתן דוגמה אחת למאבק שאני חושב שעליו הבית יכול וצריך להתכנס. אולי הוא יהיה הפרי של עמלה של האופוזיציה: קרה לממשלת ישראל הנוכחית דבר נורא ואיום. כמעט, כמעט - לא לגמרי, ברוך השם - כמעט נגמרו לה האויבים. אין כמעט אויבים.</w:t>
      </w:r>
      <w:r>
        <w:rPr>
          <w:rFonts w:hint="cs"/>
          <w:rtl/>
        </w:rPr>
        <w:t xml:space="preserve"> 20 שנה בנינו את האויב בחזית המזרחית. כל תקציב הביטחון וכל האסטרטגיה של מדינת ישראל וכל הטקטיקה של חילות הצבא - הכול על החזית המזרחית. לא סוריה - עירק ואחריה אירן. קראתי בעיתון - אני לא יודע אם זה מדויק, אדוני היושב-ראש - שהיתה לאחרונה איזו מלחמה בעירק ואי</w:t>
      </w:r>
      <w:r>
        <w:rPr>
          <w:rFonts w:hint="cs"/>
          <w:rtl/>
        </w:rPr>
        <w:t>ן יותר עירק. כך קראתי. לא הספקתי - זה היה כל כך צ'יק-צ'ק, כל האיום הזה, שלא הספקתי. אבל הבנתי. קמתי יום אחד בבוקר והסתבר לי שאין חזית מזרחית. אין חזית מזרחית - אפשר לחסוך בתקציב הביטחון. לא עלינו, אם הגרוע מכול יקרה ועוד יהיה שלום עם הרשות הפלסטינית, אפילו</w:t>
      </w:r>
      <w:r>
        <w:rPr>
          <w:rFonts w:hint="cs"/>
          <w:rtl/>
        </w:rPr>
        <w:t xml:space="preserve"> החזית המזרחית הקרובה כבר תהיה פחות מאיימת. </w:t>
      </w:r>
    </w:p>
    <w:p w14:paraId="1C72895F" w14:textId="77777777" w:rsidR="00000000" w:rsidRDefault="007C71EE">
      <w:pPr>
        <w:pStyle w:val="a"/>
        <w:rPr>
          <w:rFonts w:hint="cs"/>
          <w:rtl/>
        </w:rPr>
      </w:pPr>
    </w:p>
    <w:p w14:paraId="710CC133" w14:textId="77777777" w:rsidR="00000000" w:rsidRDefault="007C71EE">
      <w:pPr>
        <w:pStyle w:val="a"/>
        <w:rPr>
          <w:rFonts w:hint="cs"/>
          <w:rtl/>
        </w:rPr>
      </w:pPr>
      <w:r>
        <w:rPr>
          <w:rFonts w:hint="cs"/>
          <w:rtl/>
        </w:rPr>
        <w:t>במצב כזה ממשלת ישראל יכולה לחסוך מיליארדים של שקלים מתקציב הביטחון לפני כל שיקול דעת. לפחות שנתיים יהיו האמריקנים בעירק על גבול סוריה. לא תהיה משם מלחמה, ואני מניח שהבחירות בעירק יהיו סמוך לבחירות הפנימיות במפל</w:t>
      </w:r>
      <w:r>
        <w:rPr>
          <w:rFonts w:hint="cs"/>
          <w:rtl/>
        </w:rPr>
        <w:t>גת העבודה. זאת אומרת: זה נותן לנו פרק זמן די ארוך להיערך לנושא הזה.</w:t>
      </w:r>
    </w:p>
    <w:p w14:paraId="115CAA81" w14:textId="77777777" w:rsidR="00000000" w:rsidRDefault="007C71EE">
      <w:pPr>
        <w:pStyle w:val="a"/>
        <w:rPr>
          <w:rFonts w:hint="cs"/>
          <w:rtl/>
        </w:rPr>
      </w:pPr>
    </w:p>
    <w:p w14:paraId="2B05DCC6" w14:textId="77777777" w:rsidR="00000000" w:rsidRDefault="007C71EE">
      <w:pPr>
        <w:pStyle w:val="ac"/>
        <w:rPr>
          <w:rtl/>
        </w:rPr>
      </w:pPr>
      <w:r>
        <w:rPr>
          <w:rFonts w:hint="eastAsia"/>
          <w:rtl/>
        </w:rPr>
        <w:t>עבד</w:t>
      </w:r>
      <w:r>
        <w:rPr>
          <w:rtl/>
        </w:rPr>
        <w:t>-אלמאלכ דהאמשה (רע"ם):</w:t>
      </w:r>
    </w:p>
    <w:p w14:paraId="1AF35D77" w14:textId="77777777" w:rsidR="00000000" w:rsidRDefault="007C71EE">
      <w:pPr>
        <w:pStyle w:val="a"/>
        <w:rPr>
          <w:rFonts w:hint="cs"/>
          <w:rtl/>
        </w:rPr>
      </w:pPr>
    </w:p>
    <w:p w14:paraId="0555674A" w14:textId="77777777" w:rsidR="00000000" w:rsidRDefault="007C71EE">
      <w:pPr>
        <w:pStyle w:val="a"/>
        <w:rPr>
          <w:rFonts w:hint="cs"/>
          <w:rtl/>
        </w:rPr>
      </w:pPr>
      <w:r>
        <w:rPr>
          <w:rFonts w:hint="cs"/>
          <w:rtl/>
        </w:rPr>
        <w:t>זה לא מוגבל בזמן.</w:t>
      </w:r>
    </w:p>
    <w:p w14:paraId="3868392E" w14:textId="77777777" w:rsidR="00000000" w:rsidRDefault="007C71EE">
      <w:pPr>
        <w:pStyle w:val="a"/>
        <w:rPr>
          <w:rFonts w:hint="cs"/>
          <w:rtl/>
        </w:rPr>
      </w:pPr>
    </w:p>
    <w:p w14:paraId="11667580" w14:textId="77777777" w:rsidR="00000000" w:rsidRDefault="007C71EE">
      <w:pPr>
        <w:pStyle w:val="SpeakerCon"/>
        <w:rPr>
          <w:rtl/>
        </w:rPr>
      </w:pPr>
      <w:bookmarkStart w:id="1247" w:name="FS000000434T27_05_2003_12_25_41C"/>
      <w:bookmarkEnd w:id="1247"/>
      <w:r>
        <w:rPr>
          <w:rtl/>
        </w:rPr>
        <w:t>אברהם בורג (העבודה-מימד):</w:t>
      </w:r>
    </w:p>
    <w:p w14:paraId="22B67689" w14:textId="77777777" w:rsidR="00000000" w:rsidRDefault="007C71EE">
      <w:pPr>
        <w:pStyle w:val="a"/>
        <w:rPr>
          <w:rtl/>
        </w:rPr>
      </w:pPr>
    </w:p>
    <w:p w14:paraId="4CEE20BD" w14:textId="77777777" w:rsidR="00000000" w:rsidRDefault="007C71EE">
      <w:pPr>
        <w:pStyle w:val="a"/>
        <w:rPr>
          <w:rFonts w:hint="cs"/>
          <w:rtl/>
        </w:rPr>
      </w:pPr>
      <w:r>
        <w:rPr>
          <w:rFonts w:hint="cs"/>
          <w:rtl/>
        </w:rPr>
        <w:t xml:space="preserve">גם אצלנו זה לא מוגבל בזמן, הנושא הזה. כל עוד אין בחירות בעבודה ובעירק והאמריקנים שם - אין איום. </w:t>
      </w:r>
    </w:p>
    <w:p w14:paraId="666ACAA0" w14:textId="77777777" w:rsidR="00000000" w:rsidRDefault="007C71EE">
      <w:pPr>
        <w:pStyle w:val="a"/>
        <w:rPr>
          <w:rFonts w:hint="cs"/>
          <w:rtl/>
        </w:rPr>
      </w:pPr>
    </w:p>
    <w:p w14:paraId="29EC3F68" w14:textId="77777777" w:rsidR="00000000" w:rsidRDefault="007C71EE">
      <w:pPr>
        <w:pStyle w:val="ac"/>
        <w:rPr>
          <w:rtl/>
        </w:rPr>
      </w:pPr>
      <w:r>
        <w:rPr>
          <w:rFonts w:hint="eastAsia"/>
          <w:rtl/>
        </w:rPr>
        <w:t>עבד</w:t>
      </w:r>
      <w:r>
        <w:rPr>
          <w:rtl/>
        </w:rPr>
        <w:t>-אלמאלכ דהאמש</w:t>
      </w:r>
      <w:r>
        <w:rPr>
          <w:rtl/>
        </w:rPr>
        <w:t>ה (רע"ם):</w:t>
      </w:r>
    </w:p>
    <w:p w14:paraId="6749461B" w14:textId="77777777" w:rsidR="00000000" w:rsidRDefault="007C71EE">
      <w:pPr>
        <w:pStyle w:val="a"/>
        <w:rPr>
          <w:rFonts w:hint="cs"/>
          <w:rtl/>
        </w:rPr>
      </w:pPr>
    </w:p>
    <w:p w14:paraId="01136509" w14:textId="77777777" w:rsidR="00000000" w:rsidRDefault="007C71EE">
      <w:pPr>
        <w:pStyle w:val="a"/>
        <w:rPr>
          <w:rFonts w:hint="cs"/>
          <w:rtl/>
        </w:rPr>
      </w:pPr>
      <w:r>
        <w:rPr>
          <w:rFonts w:hint="cs"/>
          <w:rtl/>
        </w:rPr>
        <w:t>אנחנו גם נבחר עירקים.</w:t>
      </w:r>
    </w:p>
    <w:p w14:paraId="6017BAF9" w14:textId="77777777" w:rsidR="00000000" w:rsidRDefault="007C71EE">
      <w:pPr>
        <w:pStyle w:val="a"/>
        <w:rPr>
          <w:rFonts w:hint="cs"/>
          <w:rtl/>
        </w:rPr>
      </w:pPr>
    </w:p>
    <w:p w14:paraId="096CBED9" w14:textId="77777777" w:rsidR="00000000" w:rsidRDefault="007C71EE">
      <w:pPr>
        <w:pStyle w:val="SpeakerCon"/>
        <w:rPr>
          <w:rtl/>
        </w:rPr>
      </w:pPr>
      <w:bookmarkStart w:id="1248" w:name="FS000000434T27_05_2003_12_27_42C"/>
      <w:bookmarkEnd w:id="1248"/>
      <w:r>
        <w:rPr>
          <w:rtl/>
        </w:rPr>
        <w:t>אברהם בורג (העבודה-מימד):</w:t>
      </w:r>
    </w:p>
    <w:p w14:paraId="2BE2485A" w14:textId="77777777" w:rsidR="00000000" w:rsidRDefault="007C71EE">
      <w:pPr>
        <w:pStyle w:val="a"/>
        <w:rPr>
          <w:rtl/>
        </w:rPr>
      </w:pPr>
    </w:p>
    <w:p w14:paraId="22FE5D0B" w14:textId="77777777" w:rsidR="00000000" w:rsidRDefault="007C71EE">
      <w:pPr>
        <w:pStyle w:val="a"/>
        <w:rPr>
          <w:rFonts w:hint="cs"/>
          <w:rtl/>
        </w:rPr>
      </w:pPr>
      <w:r>
        <w:rPr>
          <w:rFonts w:hint="cs"/>
          <w:rtl/>
        </w:rPr>
        <w:t xml:space="preserve">אין איום, אפשר לחסוך כסף. אפשר להקל על אזרחי ישראל. אבל מה עושה ממשלת ישראל, שהניחה את הצעת החוק הזאת כ"פוסט" מלחמת עירק? מוצאת לה אויבים בתוך החברה הישראלית. </w:t>
      </w:r>
    </w:p>
    <w:p w14:paraId="13443941" w14:textId="77777777" w:rsidR="00000000" w:rsidRDefault="007C71EE">
      <w:pPr>
        <w:pStyle w:val="a"/>
        <w:rPr>
          <w:rFonts w:hint="cs"/>
          <w:rtl/>
        </w:rPr>
      </w:pPr>
    </w:p>
    <w:p w14:paraId="3B552650" w14:textId="77777777" w:rsidR="00000000" w:rsidRDefault="007C71EE">
      <w:pPr>
        <w:pStyle w:val="ac"/>
        <w:rPr>
          <w:rtl/>
        </w:rPr>
      </w:pPr>
      <w:r>
        <w:rPr>
          <w:rFonts w:hint="eastAsia"/>
          <w:rtl/>
        </w:rPr>
        <w:t>מיכאל</w:t>
      </w:r>
      <w:r>
        <w:rPr>
          <w:rtl/>
        </w:rPr>
        <w:t xml:space="preserve"> מלכיאור (העבודה-מימד):</w:t>
      </w:r>
    </w:p>
    <w:p w14:paraId="4CABB1A4" w14:textId="77777777" w:rsidR="00000000" w:rsidRDefault="007C71EE">
      <w:pPr>
        <w:pStyle w:val="a"/>
        <w:rPr>
          <w:rFonts w:hint="cs"/>
          <w:rtl/>
        </w:rPr>
      </w:pPr>
    </w:p>
    <w:p w14:paraId="71CAAD9A" w14:textId="77777777" w:rsidR="00000000" w:rsidRDefault="007C71EE">
      <w:pPr>
        <w:pStyle w:val="a"/>
        <w:rPr>
          <w:rFonts w:hint="cs"/>
          <w:rtl/>
        </w:rPr>
      </w:pPr>
      <w:r>
        <w:rPr>
          <w:rFonts w:hint="cs"/>
          <w:rtl/>
        </w:rPr>
        <w:t>גם פ</w:t>
      </w:r>
      <w:r>
        <w:rPr>
          <w:rFonts w:hint="cs"/>
          <w:rtl/>
        </w:rPr>
        <w:t xml:space="preserve">ה העירקים קובעים. </w:t>
      </w:r>
    </w:p>
    <w:p w14:paraId="0772E2A9" w14:textId="77777777" w:rsidR="00000000" w:rsidRDefault="007C71EE">
      <w:pPr>
        <w:pStyle w:val="a"/>
        <w:rPr>
          <w:rFonts w:hint="cs"/>
          <w:rtl/>
        </w:rPr>
      </w:pPr>
    </w:p>
    <w:p w14:paraId="5D6E2EA8" w14:textId="77777777" w:rsidR="00000000" w:rsidRDefault="007C71EE">
      <w:pPr>
        <w:pStyle w:val="SpeakerCon"/>
        <w:rPr>
          <w:rtl/>
        </w:rPr>
      </w:pPr>
      <w:bookmarkStart w:id="1249" w:name="FS000000434T27_05_2003_12_28_26C"/>
      <w:bookmarkEnd w:id="1249"/>
      <w:r>
        <w:rPr>
          <w:rtl/>
        </w:rPr>
        <w:t>אברהם בורג (העבודה-מימד):</w:t>
      </w:r>
    </w:p>
    <w:p w14:paraId="6700C4E3" w14:textId="77777777" w:rsidR="00000000" w:rsidRDefault="007C71EE">
      <w:pPr>
        <w:pStyle w:val="a"/>
        <w:rPr>
          <w:rtl/>
        </w:rPr>
      </w:pPr>
    </w:p>
    <w:p w14:paraId="238E1AD9" w14:textId="77777777" w:rsidR="00000000" w:rsidRDefault="007C71EE">
      <w:pPr>
        <w:pStyle w:val="a"/>
        <w:rPr>
          <w:rFonts w:hint="cs"/>
          <w:rtl/>
        </w:rPr>
      </w:pPr>
      <w:r>
        <w:rPr>
          <w:rFonts w:hint="cs"/>
          <w:rtl/>
        </w:rPr>
        <w:t>הנה, האויב מספר אחת של ממשלת ישראל, אדוני היושב-ראש, עקרת-הבית הישראלית. איזה אויב. איזו סכנת נפשות. עוד רגע, עוד רגע, תקום עקרת-הבית הרשעית הזאת על ממשלת ישראל ועל כלכלת ישראל להשמידן. כשיש אויב מהסוג הזה, וד</w:t>
      </w:r>
      <w:r>
        <w:rPr>
          <w:rFonts w:hint="cs"/>
          <w:rtl/>
        </w:rPr>
        <w:t xml:space="preserve">אי שממשלת ישראל חייבת להיערך כנגדו. מייד נערכה ממשלת ישראל עם כל כוחותיה, עם כל העוצמות שלה. ראש ממשלת ישראל לענייני כלכלה, בנימין - ביבי - נתניהו, עם גרפים ועם תצוגות ועם השר שלו לענייני משא-ומתן עם ההסתדרות, מאיר שטרית, שכנעו אותי שחייבים להכרית מן הארץ </w:t>
      </w:r>
      <w:r>
        <w:rPr>
          <w:rFonts w:hint="cs"/>
          <w:rtl/>
        </w:rPr>
        <w:t xml:space="preserve">את האיום הנורא הזה והטילו מס של 84 שקלים על עקרת-הבית. אלא מאי? בכל זאת שר האוצר שלנו, רחמן בן רחמן - ישראל רחמנים בני רחמנים - מרוב שנכמרו רחמיו על עקרת-הבית המסכנה הזאת, הוריד את זה ל=70 שקל. </w:t>
      </w:r>
    </w:p>
    <w:p w14:paraId="1DA8BD44" w14:textId="77777777" w:rsidR="00000000" w:rsidRDefault="007C71EE">
      <w:pPr>
        <w:pStyle w:val="a"/>
        <w:rPr>
          <w:rFonts w:hint="cs"/>
          <w:rtl/>
        </w:rPr>
      </w:pPr>
    </w:p>
    <w:p w14:paraId="6D71A9A6" w14:textId="77777777" w:rsidR="00000000" w:rsidRDefault="007C71EE">
      <w:pPr>
        <w:pStyle w:val="a"/>
        <w:rPr>
          <w:rFonts w:hint="cs"/>
          <w:rtl/>
        </w:rPr>
      </w:pPr>
      <w:r>
        <w:rPr>
          <w:rFonts w:hint="cs"/>
          <w:rtl/>
        </w:rPr>
        <w:t>קודם כול אני רוצה לקבוע, שמי שקבע שצריך להילחם בעקרת-הבית הו</w:t>
      </w:r>
      <w:r>
        <w:rPr>
          <w:rFonts w:hint="cs"/>
          <w:rtl/>
        </w:rPr>
        <w:t>א תלמידו המובהק של ארצ'י באנקר. הוא "מייל שובניסט" מגעיל. בא הגבר הישראלי, עבד כל היום במשרד - זאת אומרת: הגיע בחצי שעה איחור כי היו לו סידורים - שתה קפה שלושת-רבעי שעה, קצת רכילות עם האנשים במשרד, הגיע הזמן להפסקת צהריים - מה, לא נצא לחטוף איזה סנדוויץ' ש</w:t>
      </w:r>
      <w:r>
        <w:rPr>
          <w:rFonts w:hint="cs"/>
          <w:rtl/>
        </w:rPr>
        <w:t xml:space="preserve">עה-שעתיים? חזר למשרד, היתה לו פגישה דחופה, סיכמו את הפגישה, עוד שניים-שלושה טלפונים, פה ושם הלך העירה לסידורים, חזר הביתה - בכל זאת היה יום עבודה קשה - מתיישב לו מול הטלוויזיה, רגליים על הספה, פותח את ערוץ=33, צופה בטלוויזיה. </w:t>
      </w:r>
    </w:p>
    <w:p w14:paraId="3C863E3D" w14:textId="77777777" w:rsidR="00000000" w:rsidRDefault="007C71EE">
      <w:pPr>
        <w:pStyle w:val="a"/>
        <w:rPr>
          <w:rFonts w:hint="cs"/>
          <w:rtl/>
        </w:rPr>
      </w:pPr>
    </w:p>
    <w:p w14:paraId="050E8A99" w14:textId="77777777" w:rsidR="00000000" w:rsidRDefault="007C71EE">
      <w:pPr>
        <w:pStyle w:val="a"/>
        <w:rPr>
          <w:rFonts w:hint="cs"/>
          <w:rtl/>
        </w:rPr>
      </w:pPr>
      <w:r>
        <w:rPr>
          <w:rFonts w:hint="cs"/>
          <w:rtl/>
        </w:rPr>
        <w:t>אשתו בינתיים, זאת שלא עובדת,</w:t>
      </w:r>
      <w:r>
        <w:rPr>
          <w:rFonts w:hint="cs"/>
          <w:rtl/>
        </w:rPr>
        <w:t xml:space="preserve"> זאת שלא מפרנסת, קמה לפניו בבוקר, הכינה על-פי רוב סנדוויצ'ים לילדים - זה לא המקרה אצלנו, לצערי, זה אני שמכין את הסנדוויצ'ים לילדים - בחרה להם בגדים, שלחה אותם לבית-הספר, עשתה ספונג'ה, ניקתה את הבית, עשתה פאנלים, בישלה לארצ'י שלה, הכינה את הכול. טיפלה בכל ה</w:t>
      </w:r>
      <w:r>
        <w:rPr>
          <w:rFonts w:hint="cs"/>
          <w:rtl/>
        </w:rPr>
        <w:t>בעיות המשפחתיות. הלכה לקופת-חולים, הביאה לו את הבדיקות, רצה לבנק לסדר את הדברים. לא עלינו, בוודאי היו גם שתיים-שלוש בעיות, גם זה עליה. היא יגעה, עייפה. הוא מגיע הביתה ושואל: איפה האוכל? היא צריכה לתת לו אוכל. היא נותנת לו אוכל. גמר לאכול, נרדם. קצת מנמנם א</w:t>
      </w:r>
      <w:r>
        <w:rPr>
          <w:rFonts w:hint="cs"/>
          <w:rtl/>
        </w:rPr>
        <w:t xml:space="preserve">חרי יום עבודה קשה. היא לא תוריד את הכלים ותרחץ אותם? נגמר היום, היא לא תביא לו את נעלי הבית, בכל זאת       בעל-הבית, המפרנס היחיד. אבל היא לא עובדת, היא לא מפרנסת. לכן צריך להטיל עליה מס. צריך להעניש אותה. </w:t>
      </w:r>
    </w:p>
    <w:p w14:paraId="19E7BA4B" w14:textId="77777777" w:rsidR="00000000" w:rsidRDefault="007C71EE">
      <w:pPr>
        <w:pStyle w:val="a"/>
        <w:ind w:firstLine="0"/>
        <w:rPr>
          <w:rFonts w:hint="cs"/>
          <w:rtl/>
        </w:rPr>
      </w:pPr>
    </w:p>
    <w:p w14:paraId="69E29740" w14:textId="77777777" w:rsidR="00000000" w:rsidRDefault="007C71EE">
      <w:pPr>
        <w:pStyle w:val="a"/>
        <w:ind w:firstLine="0"/>
        <w:rPr>
          <w:rFonts w:hint="cs"/>
          <w:rtl/>
        </w:rPr>
      </w:pPr>
      <w:r>
        <w:rPr>
          <w:rFonts w:hint="cs"/>
          <w:rtl/>
        </w:rPr>
        <w:tab/>
        <w:t>אחרי שאין מקצוע, אחרי שלא מוכנים להכיר בעקרת-הב</w:t>
      </w:r>
      <w:r>
        <w:rPr>
          <w:rFonts w:hint="cs"/>
          <w:rtl/>
        </w:rPr>
        <w:t>ית כמקצוע בישראל לכל דבר ועניין כחלק מההכנסות או מהקלה על פרנסת הבית, צריכים לגבות ממנה עכשיו 300 מיליון שקל. איך נגבה 300 מיליון, אדוני היושב-ראש? איך יגיעו לעקרת-הבית? איך ידעו איפה היא? מה, דרך תלוש המשכורת שאין לה? דרך המעסיק שאין לה? אני מניח שיקימו מ</w:t>
      </w:r>
      <w:r>
        <w:rPr>
          <w:rFonts w:hint="cs"/>
          <w:rtl/>
        </w:rPr>
        <w:t xml:space="preserve">נגנון. טבעי, נכון, אדוני היושב-ראש? עלות הקמת מנגנון סביר לגביית  </w:t>
      </w:r>
      <w:r>
        <w:rPr>
          <w:rFonts w:hint="cs"/>
        </w:rPr>
        <w:t>X</w:t>
      </w:r>
      <w:r>
        <w:rPr>
          <w:rFonts w:hint="cs"/>
          <w:rtl/>
        </w:rPr>
        <w:t xml:space="preserve"> רבבות שקלים כמסים כאלה יעלה מיליארד?  נשמע הגיוני שיקימו מנגנון במיליארד  כדי לגבות 300 מיליון. נכון?  סך הכול זה חיסכון, זו מדיניות כלכלית. אלא מאי? התוכנית נועדה לייצר מקומות עבודה. זה נ</w:t>
      </w:r>
      <w:r>
        <w:rPr>
          <w:rFonts w:hint="cs"/>
          <w:rtl/>
        </w:rPr>
        <w:t xml:space="preserve">אמר לנו, נכון, אדוני היושב-ראש?  את מי יעסיקו במנגנון? את עקרות-הבית. אבל אם יעסיקו את עקרות-הבית במנגנון, הן כבר לא עקרות-בית. אז לא צריך לגבות מהן. בשביל מה להקים מנגנון? </w:t>
      </w:r>
    </w:p>
    <w:p w14:paraId="34D16172" w14:textId="77777777" w:rsidR="00000000" w:rsidRDefault="007C71EE">
      <w:pPr>
        <w:pStyle w:val="a"/>
        <w:ind w:firstLine="0"/>
        <w:rPr>
          <w:rFonts w:hint="cs"/>
          <w:rtl/>
        </w:rPr>
      </w:pPr>
    </w:p>
    <w:p w14:paraId="5F941B2B" w14:textId="77777777" w:rsidR="00000000" w:rsidRDefault="007C71EE">
      <w:pPr>
        <w:pStyle w:val="ac"/>
        <w:rPr>
          <w:rtl/>
        </w:rPr>
      </w:pPr>
      <w:r>
        <w:rPr>
          <w:rFonts w:hint="eastAsia"/>
          <w:rtl/>
        </w:rPr>
        <w:t>אברהם</w:t>
      </w:r>
      <w:r>
        <w:rPr>
          <w:rtl/>
        </w:rPr>
        <w:t xml:space="preserve"> רביץ (יהדות התורה):</w:t>
      </w:r>
    </w:p>
    <w:p w14:paraId="4FE328C5" w14:textId="77777777" w:rsidR="00000000" w:rsidRDefault="007C71EE">
      <w:pPr>
        <w:pStyle w:val="a"/>
        <w:rPr>
          <w:rFonts w:hint="cs"/>
          <w:rtl/>
        </w:rPr>
      </w:pPr>
    </w:p>
    <w:p w14:paraId="589FF9D6" w14:textId="77777777" w:rsidR="00000000" w:rsidRDefault="007C71EE">
      <w:pPr>
        <w:pStyle w:val="a"/>
        <w:rPr>
          <w:rFonts w:hint="cs"/>
          <w:rtl/>
        </w:rPr>
      </w:pPr>
      <w:r>
        <w:rPr>
          <w:rFonts w:hint="cs"/>
          <w:rtl/>
        </w:rPr>
        <w:t>יש חברות גבייה.</w:t>
      </w:r>
    </w:p>
    <w:p w14:paraId="0C4072A4" w14:textId="77777777" w:rsidR="00000000" w:rsidRDefault="007C71EE">
      <w:pPr>
        <w:pStyle w:val="a"/>
        <w:ind w:firstLine="0"/>
        <w:rPr>
          <w:rFonts w:hint="cs"/>
          <w:rtl/>
        </w:rPr>
      </w:pPr>
    </w:p>
    <w:p w14:paraId="1F7AC6A3" w14:textId="77777777" w:rsidR="00000000" w:rsidRDefault="007C71EE">
      <w:pPr>
        <w:pStyle w:val="SpeakerCon"/>
        <w:rPr>
          <w:rtl/>
        </w:rPr>
      </w:pPr>
      <w:bookmarkStart w:id="1250" w:name="FS000000557T27_05_2003_12_01_58C"/>
      <w:bookmarkStart w:id="1251" w:name="FS000000434T27_05_2003_12_02_05"/>
      <w:bookmarkStart w:id="1252" w:name="FS000000434T27_05_2003_12_02_11C"/>
      <w:bookmarkEnd w:id="1250"/>
      <w:bookmarkEnd w:id="1251"/>
      <w:bookmarkEnd w:id="1252"/>
      <w:r>
        <w:rPr>
          <w:rtl/>
        </w:rPr>
        <w:t>אברהם בורג (העבודה-מימד):</w:t>
      </w:r>
    </w:p>
    <w:p w14:paraId="44231283" w14:textId="77777777" w:rsidR="00000000" w:rsidRDefault="007C71EE">
      <w:pPr>
        <w:rPr>
          <w:rFonts w:ascii="Arial" w:hAnsi="Arial" w:cs="Arial"/>
          <w:sz w:val="22"/>
          <w:szCs w:val="22"/>
          <w:rtl/>
          <w:lang w:eastAsia="he-IL"/>
        </w:rPr>
      </w:pPr>
    </w:p>
    <w:p w14:paraId="108A0761" w14:textId="77777777" w:rsidR="00000000" w:rsidRDefault="007C71EE">
      <w:pPr>
        <w:rPr>
          <w:rtl/>
        </w:rPr>
      </w:pPr>
    </w:p>
    <w:p w14:paraId="1A49DB46" w14:textId="77777777" w:rsidR="00000000" w:rsidRDefault="007C71EE">
      <w:pPr>
        <w:pStyle w:val="a"/>
        <w:rPr>
          <w:rFonts w:hint="cs"/>
          <w:rtl/>
        </w:rPr>
      </w:pPr>
      <w:r>
        <w:rPr>
          <w:rFonts w:hint="cs"/>
          <w:rtl/>
        </w:rPr>
        <w:t>חברות גבי</w:t>
      </w:r>
      <w:r>
        <w:rPr>
          <w:rFonts w:hint="cs"/>
          <w:rtl/>
        </w:rPr>
        <w:t>יה?   אה, מרכז הליכוד, אלפרון. זה נכון. לא חשבתי על זה. אולי נוסיף הסתייגות, אדוני היושב-ראש? עוד אפשר? הסתייגות - חברת גבייה אלפרון מעקרות-הבית.</w:t>
      </w:r>
    </w:p>
    <w:p w14:paraId="1E6DC767" w14:textId="77777777" w:rsidR="00000000" w:rsidRDefault="007C71EE">
      <w:pPr>
        <w:pStyle w:val="a"/>
        <w:ind w:firstLine="0"/>
        <w:rPr>
          <w:rFonts w:hint="cs"/>
          <w:rtl/>
        </w:rPr>
      </w:pPr>
    </w:p>
    <w:p w14:paraId="74876C05" w14:textId="77777777" w:rsidR="00000000" w:rsidRDefault="007C71EE">
      <w:pPr>
        <w:pStyle w:val="ad"/>
        <w:rPr>
          <w:rtl/>
        </w:rPr>
      </w:pPr>
      <w:r>
        <w:rPr>
          <w:rtl/>
        </w:rPr>
        <w:t>היו"ר אלי בן-מנחם:</w:t>
      </w:r>
    </w:p>
    <w:p w14:paraId="0A47DF1A" w14:textId="77777777" w:rsidR="00000000" w:rsidRDefault="007C71EE">
      <w:pPr>
        <w:pStyle w:val="a"/>
        <w:rPr>
          <w:rtl/>
        </w:rPr>
      </w:pPr>
    </w:p>
    <w:p w14:paraId="02468F7D" w14:textId="77777777" w:rsidR="00000000" w:rsidRDefault="007C71EE">
      <w:pPr>
        <w:pStyle w:val="a"/>
        <w:rPr>
          <w:rFonts w:hint="cs"/>
          <w:rtl/>
        </w:rPr>
      </w:pPr>
      <w:r>
        <w:rPr>
          <w:rFonts w:hint="cs"/>
          <w:rtl/>
        </w:rPr>
        <w:t>באישור יושב-ראש הכנסת.</w:t>
      </w:r>
    </w:p>
    <w:p w14:paraId="67FB53DF" w14:textId="77777777" w:rsidR="00000000" w:rsidRDefault="007C71EE">
      <w:pPr>
        <w:pStyle w:val="a"/>
        <w:ind w:firstLine="0"/>
        <w:rPr>
          <w:rFonts w:hint="cs"/>
          <w:rtl/>
        </w:rPr>
      </w:pPr>
    </w:p>
    <w:p w14:paraId="2FCD8B53" w14:textId="77777777" w:rsidR="00000000" w:rsidRDefault="007C71EE">
      <w:pPr>
        <w:pStyle w:val="SpeakerCon"/>
        <w:rPr>
          <w:rtl/>
        </w:rPr>
      </w:pPr>
      <w:bookmarkStart w:id="1253" w:name="FS000000434T27_05_2003_12_03_36C"/>
      <w:bookmarkEnd w:id="1253"/>
      <w:r>
        <w:rPr>
          <w:rtl/>
        </w:rPr>
        <w:t>אברהם בורג (העבודה-מימד):</w:t>
      </w:r>
    </w:p>
    <w:p w14:paraId="7B66BC8D" w14:textId="77777777" w:rsidR="00000000" w:rsidRDefault="007C71EE">
      <w:pPr>
        <w:pStyle w:val="a"/>
        <w:rPr>
          <w:rtl/>
        </w:rPr>
      </w:pPr>
    </w:p>
    <w:p w14:paraId="2F5C5F6A" w14:textId="77777777" w:rsidR="00000000" w:rsidRDefault="007C71EE">
      <w:pPr>
        <w:pStyle w:val="a"/>
        <w:rPr>
          <w:rFonts w:hint="cs"/>
          <w:rtl/>
        </w:rPr>
      </w:pPr>
      <w:r>
        <w:rPr>
          <w:rFonts w:hint="cs"/>
          <w:rtl/>
        </w:rPr>
        <w:t>באישור יושב-ראש הכנסת. במלים אחרות, מה</w:t>
      </w:r>
      <w:r>
        <w:rPr>
          <w:rFonts w:hint="cs"/>
          <w:rtl/>
        </w:rPr>
        <w:t xml:space="preserve"> שאני מבקש לומר, אדוני היושב-ראש, יש לממשלת ישראל מאין לספוג את התוכנית הכלכלית. אתם לא רוצים להפסיק את ההשקעה בשטחים? אגב, אתה יודע כמה כסף הושקע בשטחים מ=1967 - היום חוגגים את יום השנה - ועד היום? אדוני מוכן להמר? מישהו מוכן להמר על מספר?</w:t>
      </w:r>
    </w:p>
    <w:p w14:paraId="05C53875" w14:textId="77777777" w:rsidR="00000000" w:rsidRDefault="007C71EE">
      <w:pPr>
        <w:pStyle w:val="a"/>
        <w:ind w:firstLine="0"/>
        <w:rPr>
          <w:rFonts w:hint="cs"/>
          <w:rtl/>
        </w:rPr>
      </w:pPr>
    </w:p>
    <w:p w14:paraId="7A1396E6" w14:textId="77777777" w:rsidR="00000000" w:rsidRDefault="007C71EE">
      <w:pPr>
        <w:pStyle w:val="ac"/>
        <w:rPr>
          <w:rtl/>
        </w:rPr>
      </w:pPr>
      <w:r>
        <w:rPr>
          <w:rFonts w:hint="eastAsia"/>
          <w:rtl/>
        </w:rPr>
        <w:t>עבד</w:t>
      </w:r>
      <w:r>
        <w:rPr>
          <w:rtl/>
        </w:rPr>
        <w:t>-אלמאלכ דהא</w:t>
      </w:r>
      <w:r>
        <w:rPr>
          <w:rtl/>
        </w:rPr>
        <w:t>משה (רע"ם):</w:t>
      </w:r>
    </w:p>
    <w:p w14:paraId="5C90F0CF" w14:textId="77777777" w:rsidR="00000000" w:rsidRDefault="007C71EE">
      <w:pPr>
        <w:pStyle w:val="a"/>
        <w:rPr>
          <w:rFonts w:hint="cs"/>
          <w:rtl/>
        </w:rPr>
      </w:pPr>
    </w:p>
    <w:p w14:paraId="3F732DC2" w14:textId="77777777" w:rsidR="00000000" w:rsidRDefault="007C71EE">
      <w:pPr>
        <w:pStyle w:val="a"/>
        <w:rPr>
          <w:rFonts w:hint="cs"/>
          <w:rtl/>
        </w:rPr>
      </w:pPr>
      <w:r>
        <w:rPr>
          <w:rFonts w:hint="cs"/>
          <w:rtl/>
        </w:rPr>
        <w:t xml:space="preserve">60 מיליארד דולר. </w:t>
      </w:r>
    </w:p>
    <w:p w14:paraId="40AF4F48" w14:textId="77777777" w:rsidR="00000000" w:rsidRDefault="007C71EE">
      <w:pPr>
        <w:pStyle w:val="a"/>
        <w:ind w:firstLine="0"/>
        <w:rPr>
          <w:rFonts w:hint="cs"/>
          <w:rtl/>
        </w:rPr>
      </w:pPr>
    </w:p>
    <w:p w14:paraId="208154E6" w14:textId="77777777" w:rsidR="00000000" w:rsidRDefault="007C71EE">
      <w:pPr>
        <w:pStyle w:val="SpeakerCon"/>
        <w:rPr>
          <w:rtl/>
        </w:rPr>
      </w:pPr>
      <w:bookmarkStart w:id="1254" w:name="FS000000434T27_05_2003_12_04_29C"/>
      <w:bookmarkEnd w:id="1254"/>
      <w:r>
        <w:rPr>
          <w:rtl/>
        </w:rPr>
        <w:t>אברהם בורג (העבודה-מימד):</w:t>
      </w:r>
    </w:p>
    <w:p w14:paraId="1CA2C9EF" w14:textId="77777777" w:rsidR="00000000" w:rsidRDefault="007C71EE">
      <w:pPr>
        <w:pStyle w:val="a"/>
        <w:rPr>
          <w:rtl/>
        </w:rPr>
      </w:pPr>
    </w:p>
    <w:p w14:paraId="2C298927" w14:textId="77777777" w:rsidR="00000000" w:rsidRDefault="007C71EE">
      <w:pPr>
        <w:pStyle w:val="a"/>
        <w:rPr>
          <w:rFonts w:hint="cs"/>
          <w:rtl/>
        </w:rPr>
      </w:pPr>
      <w:r>
        <w:rPr>
          <w:rFonts w:hint="cs"/>
          <w:rtl/>
        </w:rPr>
        <w:t>65 מיליארד דולר. אני לא יודע כמה אפסים יש שם, ועוד בשקלים - על אחת כמה וכמה. לא רוצים להפסיק? בסדר, אידיאולוגיה זה אידיאולוגיה.  אומנם ראש הממשלה בשנתיים איחור הגיע למסקנה הנחרצת שלא טוב להיות כובש</w:t>
      </w:r>
      <w:r>
        <w:rPr>
          <w:rFonts w:hint="cs"/>
          <w:rtl/>
        </w:rPr>
        <w:t xml:space="preserve">ים, אבל הוא כבר שם. לא רוצים? בסדר. </w:t>
      </w:r>
    </w:p>
    <w:p w14:paraId="507F60E7" w14:textId="77777777" w:rsidR="00000000" w:rsidRDefault="007C71EE">
      <w:pPr>
        <w:pStyle w:val="a"/>
        <w:rPr>
          <w:rFonts w:hint="cs"/>
          <w:rtl/>
        </w:rPr>
      </w:pPr>
    </w:p>
    <w:p w14:paraId="41B55F8D" w14:textId="77777777" w:rsidR="00000000" w:rsidRDefault="007C71EE">
      <w:pPr>
        <w:pStyle w:val="a"/>
        <w:rPr>
          <w:rFonts w:hint="cs"/>
          <w:rtl/>
        </w:rPr>
      </w:pPr>
      <w:r>
        <w:rPr>
          <w:rFonts w:hint="cs"/>
          <w:rtl/>
        </w:rPr>
        <w:t>השינוי האסטרטגי של מדינת ישראל, שינוי תורת הלחימה, שינוי המצב הגיאופוליטי, הערבויות שלא היו כשהונח התקציב - כל הדברים האלה מאפשרים להקל מעט מעל אזרחי ישראל. אין ממשלה לדבר אתה.  ראש הממשלה בבונקר, לא רואים אותו. הוא עצ</w:t>
      </w:r>
      <w:r>
        <w:rPr>
          <w:rFonts w:hint="cs"/>
          <w:rtl/>
        </w:rPr>
        <w:t xml:space="preserve">וב, הוא נוגה, הוא מדוכדך, קשה לו. הכרעת החיים שלו.  ראש הממשלה לענייני כלכלה ביבי נתניהו, אני מניח שהוא באיזו מסיבה, מסיבת עיתונאים. יש לו איזו חגיגה גדולה. כל היום הוא במסיבות, אני רואה אותו.  הוא בוודאי לא ידבר עם עקרות-הבית. </w:t>
      </w:r>
    </w:p>
    <w:p w14:paraId="661F71B2" w14:textId="77777777" w:rsidR="00000000" w:rsidRDefault="007C71EE">
      <w:pPr>
        <w:pStyle w:val="a"/>
        <w:rPr>
          <w:rFonts w:hint="cs"/>
          <w:rtl/>
        </w:rPr>
      </w:pPr>
    </w:p>
    <w:p w14:paraId="5F59B2D2" w14:textId="77777777" w:rsidR="00000000" w:rsidRDefault="007C71EE">
      <w:pPr>
        <w:pStyle w:val="a"/>
        <w:rPr>
          <w:rFonts w:hint="cs"/>
          <w:rtl/>
        </w:rPr>
      </w:pPr>
      <w:r>
        <w:rPr>
          <w:rFonts w:hint="cs"/>
          <w:rtl/>
        </w:rPr>
        <w:t xml:space="preserve">כך נותר, אדוני היושב-ראש, </w:t>
      </w:r>
      <w:r>
        <w:rPr>
          <w:rFonts w:hint="cs"/>
          <w:rtl/>
        </w:rPr>
        <w:t xml:space="preserve">שסקטור אחרי סקטור אחרי סקטור נפגעים מתוכנית כלכלית של ממשלה שאין בה אנושיות. לכן האופוזיציה נאבקת. היא נאבקת בשביל עקרות-הבית, בשביל העניים, בשביל החסרים. לא רק מדינה לאלה שיש להם, אלא גם כנסת בעבור אלה שאין להם, ואין מי שישמיע את קולם. </w:t>
      </w:r>
    </w:p>
    <w:p w14:paraId="0F2E177B" w14:textId="77777777" w:rsidR="00000000" w:rsidRDefault="007C71EE">
      <w:pPr>
        <w:pStyle w:val="a"/>
        <w:rPr>
          <w:rFonts w:hint="cs"/>
          <w:rtl/>
        </w:rPr>
      </w:pPr>
    </w:p>
    <w:p w14:paraId="76478074" w14:textId="77777777" w:rsidR="00000000" w:rsidRDefault="007C71EE">
      <w:pPr>
        <w:pStyle w:val="a"/>
        <w:rPr>
          <w:rFonts w:hint="cs"/>
          <w:rtl/>
        </w:rPr>
      </w:pPr>
      <w:r>
        <w:rPr>
          <w:rFonts w:hint="cs"/>
          <w:rtl/>
        </w:rPr>
        <w:t>כל אלה, אדוני, וג</w:t>
      </w:r>
      <w:r>
        <w:rPr>
          <w:rFonts w:hint="cs"/>
          <w:rtl/>
        </w:rPr>
        <w:t xml:space="preserve">ם אתה וגם הכנסת כולה, בואו מחר, יום רביעי, בשעה 16:30, מ"בנייני האומה" יוצא מסע להצלת או לקבורת - תלוי מה תהיה התוצאה - המדיניות החברתית של מדינת ישראל. תצליח האופוזיציה במאבקיה, תכרה לה הממשלה אוזן - הצלנו את הרווחה ואת האנושיות הישראלית. לא תצליח - המסע </w:t>
      </w:r>
      <w:r>
        <w:rPr>
          <w:rFonts w:hint="cs"/>
          <w:rtl/>
        </w:rPr>
        <w:t xml:space="preserve">הוא תחילת הלוויה של מדינת הרווחה של ישראל. מחר ב=16:30, מ"בנייני האומה" עד משכן הכנסת, להביע את קול הרוב הישראלי שלא מיוצג על-ידי המיעוט הקואליציוני. תודה רבה. </w:t>
      </w:r>
    </w:p>
    <w:p w14:paraId="3017D9E1" w14:textId="77777777" w:rsidR="00000000" w:rsidRDefault="007C71EE">
      <w:pPr>
        <w:pStyle w:val="a"/>
        <w:ind w:firstLine="0"/>
        <w:rPr>
          <w:rFonts w:hint="cs"/>
          <w:rtl/>
        </w:rPr>
      </w:pPr>
    </w:p>
    <w:p w14:paraId="1E0E4A68" w14:textId="77777777" w:rsidR="00000000" w:rsidRDefault="007C71EE">
      <w:pPr>
        <w:pStyle w:val="ad"/>
        <w:rPr>
          <w:rtl/>
        </w:rPr>
      </w:pPr>
      <w:r>
        <w:rPr>
          <w:rtl/>
        </w:rPr>
        <w:t>היו"ר אלי בן-מנחם:</w:t>
      </w:r>
    </w:p>
    <w:p w14:paraId="25493E11" w14:textId="77777777" w:rsidR="00000000" w:rsidRDefault="007C71EE">
      <w:pPr>
        <w:pStyle w:val="a"/>
        <w:rPr>
          <w:rtl/>
        </w:rPr>
      </w:pPr>
    </w:p>
    <w:p w14:paraId="05DED431" w14:textId="77777777" w:rsidR="00000000" w:rsidRDefault="007C71EE">
      <w:pPr>
        <w:pStyle w:val="a"/>
        <w:rPr>
          <w:rFonts w:hint="cs"/>
          <w:rtl/>
        </w:rPr>
      </w:pPr>
      <w:r>
        <w:rPr>
          <w:rFonts w:hint="cs"/>
          <w:rtl/>
        </w:rPr>
        <w:t>תודה לחבר הכנסת אברהם בורג. חבר הכנסת מיכאל מלכיאור, ואחריו - חבר הכנסת מי</w:t>
      </w:r>
      <w:r>
        <w:rPr>
          <w:rFonts w:hint="cs"/>
          <w:rtl/>
        </w:rPr>
        <w:t xml:space="preserve">כאל איתן.  קחו את אברום בורג כדוגמה, הוא עשה את זה בדיוק בזמן, סיים בזמן. </w:t>
      </w:r>
    </w:p>
    <w:p w14:paraId="507F1040" w14:textId="77777777" w:rsidR="00000000" w:rsidRDefault="007C71EE">
      <w:pPr>
        <w:pStyle w:val="a"/>
        <w:ind w:firstLine="0"/>
        <w:rPr>
          <w:rFonts w:hint="cs"/>
          <w:rtl/>
        </w:rPr>
      </w:pPr>
    </w:p>
    <w:p w14:paraId="359F46C9" w14:textId="77777777" w:rsidR="00000000" w:rsidRDefault="007C71EE">
      <w:pPr>
        <w:pStyle w:val="Speaker"/>
        <w:rPr>
          <w:rtl/>
        </w:rPr>
      </w:pPr>
      <w:bookmarkStart w:id="1255" w:name="FS000000449T27_05_2003_12_09_33"/>
      <w:bookmarkEnd w:id="1255"/>
    </w:p>
    <w:p w14:paraId="3A6B5733" w14:textId="77777777" w:rsidR="00000000" w:rsidRDefault="007C71EE">
      <w:pPr>
        <w:pStyle w:val="Speaker"/>
        <w:rPr>
          <w:rtl/>
        </w:rPr>
      </w:pPr>
      <w:r>
        <w:rPr>
          <w:rFonts w:hint="eastAsia"/>
          <w:rtl/>
        </w:rPr>
        <w:t>מיכאל</w:t>
      </w:r>
      <w:r>
        <w:rPr>
          <w:rtl/>
        </w:rPr>
        <w:t xml:space="preserve"> מלכיאור (העבודה-מימד):</w:t>
      </w:r>
    </w:p>
    <w:p w14:paraId="42FD129F" w14:textId="77777777" w:rsidR="00000000" w:rsidRDefault="007C71EE">
      <w:pPr>
        <w:pStyle w:val="a"/>
        <w:rPr>
          <w:rFonts w:hint="cs"/>
          <w:rtl/>
        </w:rPr>
      </w:pPr>
    </w:p>
    <w:p w14:paraId="01C04877" w14:textId="77777777" w:rsidR="00000000" w:rsidRDefault="007C71EE">
      <w:pPr>
        <w:pStyle w:val="a"/>
        <w:rPr>
          <w:rFonts w:hint="cs"/>
          <w:rtl/>
        </w:rPr>
      </w:pPr>
      <w:r>
        <w:rPr>
          <w:rFonts w:hint="cs"/>
          <w:rtl/>
        </w:rPr>
        <w:t xml:space="preserve">כבוד היושב-ראש, כבוד עמיתי חברי הכנסת,  אני לא רוצה להתווכח עם עמיתי חבר הכנסת אברום בורג לגבי המלחמה נגד עקרות-הבית כי אני לגמרי מסכים אתו, אבל אני </w:t>
      </w:r>
      <w:r>
        <w:rPr>
          <w:rFonts w:hint="cs"/>
          <w:rtl/>
        </w:rPr>
        <w:t xml:space="preserve">רוצה לומר שהממשלה החליטה לעשות גם מלחמה נגד הזקן ומלחמה נגד הילד בישראל.  </w:t>
      </w:r>
    </w:p>
    <w:p w14:paraId="48A8A385" w14:textId="77777777" w:rsidR="00000000" w:rsidRDefault="007C71EE">
      <w:pPr>
        <w:pStyle w:val="a"/>
        <w:rPr>
          <w:rFonts w:hint="cs"/>
          <w:rtl/>
        </w:rPr>
      </w:pPr>
    </w:p>
    <w:p w14:paraId="0895F831" w14:textId="77777777" w:rsidR="00000000" w:rsidRDefault="007C71EE">
      <w:pPr>
        <w:pStyle w:val="a"/>
        <w:rPr>
          <w:rFonts w:hint="cs"/>
          <w:rtl/>
        </w:rPr>
      </w:pPr>
      <w:r>
        <w:rPr>
          <w:rFonts w:hint="cs"/>
          <w:rtl/>
        </w:rPr>
        <w:t xml:space="preserve">לגבי ילדים, זה דבר חמור במיוחד, כי יש לנו אחריות כוללת לילדים. יש לנו אחריות כוללת לשמור על זכויותיהם. זה הדור הבא, זה העתיד, זה הפרספקטיבה של מדינת ישראל. </w:t>
      </w:r>
    </w:p>
    <w:p w14:paraId="7C5F363B" w14:textId="77777777" w:rsidR="00000000" w:rsidRDefault="007C71EE">
      <w:pPr>
        <w:pStyle w:val="a"/>
        <w:rPr>
          <w:rFonts w:hint="cs"/>
          <w:rtl/>
        </w:rPr>
      </w:pPr>
    </w:p>
    <w:p w14:paraId="6BB06BBE" w14:textId="77777777" w:rsidR="00000000" w:rsidRDefault="007C71EE">
      <w:pPr>
        <w:pStyle w:val="a"/>
        <w:rPr>
          <w:rFonts w:hint="cs"/>
          <w:rtl/>
        </w:rPr>
      </w:pPr>
      <w:r>
        <w:rPr>
          <w:rFonts w:hint="cs"/>
          <w:rtl/>
        </w:rPr>
        <w:t>אני רוצה לצטט, קודם כו</w:t>
      </w:r>
      <w:r>
        <w:rPr>
          <w:rFonts w:hint="cs"/>
          <w:rtl/>
        </w:rPr>
        <w:t>ל, את מה שאמר שר הרווחה בוועדת הכספים. אני חושב שהוא קבע בצורה אמיצה, שבתוכנית הזאת יש השפעות חמורות ביותר על הילדים הישראלים. יהיו עשרות-אלפי ילדים שירדו מתחת לקו העוני, ואם נוסיף אותם לאותם מאות אלפים שכבר נמצאים מתחת לקו העוני, בסך הכול לפי נתוני הביטוח</w:t>
      </w:r>
      <w:r>
        <w:rPr>
          <w:rFonts w:hint="cs"/>
          <w:rtl/>
        </w:rPr>
        <w:t xml:space="preserve"> הלאומי ומשרד הרווחה, למעלה משליש מילדי ישראל יהיו מתחת לקו העוני, והם אפילו נדחקו עוד יותר מתחת לקו העוני. </w:t>
      </w:r>
    </w:p>
    <w:p w14:paraId="6A225108" w14:textId="77777777" w:rsidR="00000000" w:rsidRDefault="007C71EE">
      <w:pPr>
        <w:pStyle w:val="a"/>
        <w:rPr>
          <w:rFonts w:hint="cs"/>
          <w:rtl/>
        </w:rPr>
      </w:pPr>
    </w:p>
    <w:p w14:paraId="418B873C" w14:textId="77777777" w:rsidR="00000000" w:rsidRDefault="007C71EE">
      <w:pPr>
        <w:pStyle w:val="a"/>
        <w:rPr>
          <w:rFonts w:hint="cs"/>
          <w:rtl/>
        </w:rPr>
      </w:pPr>
      <w:r>
        <w:rPr>
          <w:rFonts w:hint="cs"/>
          <w:rtl/>
        </w:rPr>
        <w:t>מה החליטה ממשלת ישראל לעשות עם הבעיה החברתית החמורה הזאת?  איך היא החליטה לטפל בכך? היא החליטה לעשות תיקונים בביטוח הלאומי: לא מה שכתוב בהסכם הקוא</w:t>
      </w:r>
      <w:r>
        <w:rPr>
          <w:rFonts w:hint="cs"/>
          <w:rtl/>
        </w:rPr>
        <w:t>ליציוני, שצריכים להשוות את התנאים לכל הילדים, ועל זה אפשר להתווכח, אלא  את הקיצוץ החמור ביותר שעושים לאיזה מגזר בחברה הישראלית, עושים דווקא לילדים.</w:t>
      </w:r>
    </w:p>
    <w:p w14:paraId="20CFCEC8" w14:textId="77777777" w:rsidR="00000000" w:rsidRDefault="007C71EE">
      <w:pPr>
        <w:pStyle w:val="a"/>
        <w:rPr>
          <w:rFonts w:hint="cs"/>
          <w:rtl/>
        </w:rPr>
      </w:pPr>
    </w:p>
    <w:p w14:paraId="5F3C9B28" w14:textId="77777777" w:rsidR="00000000" w:rsidRDefault="007C71EE">
      <w:pPr>
        <w:pStyle w:val="a"/>
        <w:rPr>
          <w:rFonts w:hint="cs"/>
          <w:rtl/>
        </w:rPr>
      </w:pPr>
      <w:r>
        <w:rPr>
          <w:rFonts w:hint="cs"/>
          <w:rtl/>
        </w:rPr>
        <w:t xml:space="preserve">  הדבר הזה חמור עוד יותר כשבודקים את הבסיס של הרעיון של קצבאות הילדים. אדוני היושב-ראש, קצבאות הילדים הן לא</w:t>
      </w:r>
      <w:r>
        <w:rPr>
          <w:rFonts w:hint="cs"/>
          <w:rtl/>
        </w:rPr>
        <w:t xml:space="preserve"> רק תוספת הכנסה למשפחה, כפי שחושבים. הן מאפשרות ומבטיחות מצד מדינת ישראל שילדים לא ילכו לישון בלילה רעבים.   </w:t>
      </w:r>
    </w:p>
    <w:p w14:paraId="331938D4" w14:textId="77777777" w:rsidR="00000000" w:rsidRDefault="007C71EE">
      <w:pPr>
        <w:pStyle w:val="a"/>
        <w:rPr>
          <w:rFonts w:hint="cs"/>
          <w:rtl/>
        </w:rPr>
      </w:pPr>
    </w:p>
    <w:p w14:paraId="69A5FB0C" w14:textId="77777777" w:rsidR="00000000" w:rsidRDefault="007C71EE">
      <w:pPr>
        <w:pStyle w:val="a"/>
        <w:rPr>
          <w:rFonts w:hint="cs"/>
          <w:rtl/>
        </w:rPr>
      </w:pPr>
      <w:r>
        <w:rPr>
          <w:rFonts w:hint="cs"/>
          <w:rtl/>
        </w:rPr>
        <w:t>בשנת 1978 התקיים בבית-המשפט העליון דיון, ואז קבע השופט העליון חיים כהן, זכרו לברכה, שכידוע לא היה שופט חרדי, לגבי קצבאות הילדים, ש"אין הקצבה בגדר</w:t>
      </w:r>
      <w:r>
        <w:rPr>
          <w:rFonts w:hint="cs"/>
          <w:rtl/>
        </w:rPr>
        <w:t xml:space="preserve"> הכנסה של ההורים המבוטחים, אלא כסף נאמנות שהאם מופקדת על הוצאתו בעד הילדים ומטעמם".  </w:t>
      </w:r>
    </w:p>
    <w:p w14:paraId="1F9CF9FE" w14:textId="77777777" w:rsidR="00000000" w:rsidRDefault="007C71EE">
      <w:pPr>
        <w:pStyle w:val="a"/>
        <w:rPr>
          <w:rFonts w:hint="cs"/>
          <w:rtl/>
        </w:rPr>
      </w:pPr>
    </w:p>
    <w:p w14:paraId="642F37B3" w14:textId="77777777" w:rsidR="00000000" w:rsidRDefault="007C71EE">
      <w:pPr>
        <w:pStyle w:val="a"/>
        <w:rPr>
          <w:rFonts w:hint="cs"/>
          <w:rtl/>
        </w:rPr>
      </w:pPr>
      <w:r>
        <w:rPr>
          <w:rFonts w:hint="cs"/>
          <w:rtl/>
        </w:rPr>
        <w:t>בפרט היום, כשאנחנו יודעים שיש לנו כביכול דבר שנקרא חינוך חינם במדינת ישראל, אין שום ספק שהקביעה של השופט חיים כהן חשובה.  על בסיס זה כל העולם הנאור, כל העולם הדמוקרטי, ק</w:t>
      </w:r>
      <w:r>
        <w:rPr>
          <w:rFonts w:hint="cs"/>
          <w:rtl/>
        </w:rPr>
        <w:t xml:space="preserve">בע קצבאות ילדים. היום, לצערנו, אנחנו צריכים להוציא חלק גדול מקצבאות הילדים כדי  לכסות את ההוצאות לחינוך חינם, שכביכול יש לנו במדינת ישראל. </w:t>
      </w:r>
    </w:p>
    <w:p w14:paraId="0278B13D" w14:textId="77777777" w:rsidR="00000000" w:rsidRDefault="007C71EE">
      <w:pPr>
        <w:pStyle w:val="a"/>
        <w:rPr>
          <w:rFonts w:hint="cs"/>
          <w:rtl/>
        </w:rPr>
      </w:pPr>
    </w:p>
    <w:p w14:paraId="6B341127" w14:textId="77777777" w:rsidR="00000000" w:rsidRDefault="007C71EE">
      <w:pPr>
        <w:pStyle w:val="a"/>
        <w:rPr>
          <w:rFonts w:hint="cs"/>
          <w:rtl/>
        </w:rPr>
      </w:pPr>
      <w:r>
        <w:rPr>
          <w:rFonts w:hint="cs"/>
          <w:rtl/>
        </w:rPr>
        <w:t xml:space="preserve">לכן, בבסיס, יש פה, לדעתי, דבר לא לגיטימי. בצורה גורפת, לא בקיצוץ של 3%-4%, שתמיד זה מה שרוצים לפגוע במגזרים אחרים, </w:t>
      </w:r>
      <w:r>
        <w:rPr>
          <w:rFonts w:hint="cs"/>
          <w:rtl/>
        </w:rPr>
        <w:t xml:space="preserve">רוצים לפגוע במשפחות הגדולות ב=70% וב=80% מהכנסתן. </w:t>
      </w:r>
    </w:p>
    <w:p w14:paraId="4782F483" w14:textId="77777777" w:rsidR="00000000" w:rsidRDefault="007C71EE">
      <w:pPr>
        <w:pStyle w:val="a"/>
        <w:rPr>
          <w:rFonts w:hint="cs"/>
          <w:rtl/>
        </w:rPr>
      </w:pPr>
    </w:p>
    <w:p w14:paraId="05EB335D" w14:textId="77777777" w:rsidR="00000000" w:rsidRDefault="007C71EE">
      <w:pPr>
        <w:pStyle w:val="a"/>
        <w:rPr>
          <w:rFonts w:hint="cs"/>
          <w:rtl/>
        </w:rPr>
      </w:pPr>
      <w:r>
        <w:rPr>
          <w:rFonts w:hint="cs"/>
          <w:rtl/>
        </w:rPr>
        <w:t>עכשיו, בואו ונראה גם מבחינה כלכלית מה הדבר הזה. מבחינה כלכלית, מה זה נותן? אינני מדבר מבחינה אידיאולוגית או יהודית, אלא מבחינה כלכלית. לגופו של עניין, גם החיסכון הוא לא חיסכון נטו. ראשית, חלק גדול מההוצאו</w:t>
      </w:r>
      <w:r>
        <w:rPr>
          <w:rFonts w:hint="cs"/>
          <w:rtl/>
        </w:rPr>
        <w:t>ת שהמשפחה מקבלת מביטוח לאומי עבור הילדים חוזר למדינה. מוציאים כסף, ואז יש מסים - יש המסים העקיפים ויש מס ערך מוסף - ואז מייד כל הכסף הזה חוזר למדינת ישראל. זה לא יחזור. לא ייכנסו מסים, ואז לא ידעו למה הכול הלך. שנית, דבר ידוע בכלכלה הוא שבתקופה שיש מיתון ג</w:t>
      </w:r>
      <w:r>
        <w:rPr>
          <w:rFonts w:hint="cs"/>
          <w:rtl/>
        </w:rPr>
        <w:t>דול ויש בעיה של אבטלה חמורה, כשאתה הולך ומצמצם - זה לא העיתוי לקצץ. המשק, שמצוי באבטלה - הקיצוצים האלה רק יגבירו, לצערנו, את האבטלה.</w:t>
      </w:r>
    </w:p>
    <w:p w14:paraId="2B1E2E3C" w14:textId="77777777" w:rsidR="00000000" w:rsidRDefault="007C71EE">
      <w:pPr>
        <w:pStyle w:val="a"/>
        <w:rPr>
          <w:rFonts w:hint="cs"/>
          <w:rtl/>
        </w:rPr>
      </w:pPr>
    </w:p>
    <w:p w14:paraId="3FE07728" w14:textId="77777777" w:rsidR="00000000" w:rsidRDefault="007C71EE">
      <w:pPr>
        <w:pStyle w:val="a"/>
        <w:rPr>
          <w:rFonts w:hint="cs"/>
          <w:rtl/>
        </w:rPr>
      </w:pPr>
      <w:r>
        <w:rPr>
          <w:rFonts w:hint="cs"/>
          <w:rtl/>
        </w:rPr>
        <w:t>עכשיו, מה יקרה לאותן  משפחות? יש משפחות שהיום יכולות איכשהו להתקיים. עם שכר מינימום והבטחת הכנסה - זה יוצר אפשרות להתקיים.</w:t>
      </w:r>
      <w:r>
        <w:rPr>
          <w:rFonts w:hint="cs"/>
          <w:rtl/>
        </w:rPr>
        <w:t xml:space="preserve"> אבל, ברגע שהגזירות הנוראיות האלו ייפלו על המשפחות, הן לא יוכלו עוד להתקיים. בבת אחת אלפי משפחות ימצאו את עצמן בפני שוקת שבורה. השיקים יתחילו לחזור, חשבונות הבנק יוגבלו, ומייד לאחר מכן, כתוצאה מכך, תקרה התסיסה החברתית האיומה.</w:t>
      </w:r>
    </w:p>
    <w:p w14:paraId="21481EB0" w14:textId="77777777" w:rsidR="00000000" w:rsidRDefault="007C71EE">
      <w:pPr>
        <w:pStyle w:val="a"/>
        <w:rPr>
          <w:rFonts w:hint="cs"/>
          <w:rtl/>
        </w:rPr>
      </w:pPr>
    </w:p>
    <w:p w14:paraId="66CE01A7" w14:textId="77777777" w:rsidR="00000000" w:rsidRDefault="007C71EE">
      <w:pPr>
        <w:pStyle w:val="a"/>
        <w:rPr>
          <w:rFonts w:hint="cs"/>
          <w:rtl/>
        </w:rPr>
      </w:pPr>
      <w:r>
        <w:rPr>
          <w:rFonts w:hint="cs"/>
          <w:rtl/>
        </w:rPr>
        <w:t>אני חושב שגם הטיעון: שילכו לע</w:t>
      </w:r>
      <w:r>
        <w:rPr>
          <w:rFonts w:hint="cs"/>
          <w:rtl/>
        </w:rPr>
        <w:t>בוד יותר, הוא טיעון דמגוגי. הסיכוי למצוא עבודה במצב המשק היום כל כך קלוש. במקרה הטוב, יוכלו להצטרף למעגל המובטלים הרשומים בלשכות העבודה. גם אם בכל מיני תרגילים עושים כל מיני דברים כדי שהמספר ירד, עדיין לא ניתן לעשות תרגילים עם המציאות. כל מי שמכיר את המציא</w:t>
      </w:r>
      <w:r>
        <w:rPr>
          <w:rFonts w:hint="cs"/>
          <w:rtl/>
        </w:rPr>
        <w:t>ות, לצערנו, במדינת ישראל, רואה את הפגיעה החמורה ואת התוצאות האיומות.</w:t>
      </w:r>
    </w:p>
    <w:p w14:paraId="08225AF5" w14:textId="77777777" w:rsidR="00000000" w:rsidRDefault="007C71EE">
      <w:pPr>
        <w:pStyle w:val="a"/>
        <w:rPr>
          <w:rFonts w:hint="cs"/>
          <w:rtl/>
        </w:rPr>
      </w:pPr>
    </w:p>
    <w:p w14:paraId="29082313" w14:textId="77777777" w:rsidR="00000000" w:rsidRDefault="007C71EE">
      <w:pPr>
        <w:pStyle w:val="a"/>
        <w:rPr>
          <w:rFonts w:hint="cs"/>
          <w:rtl/>
        </w:rPr>
      </w:pPr>
      <w:r>
        <w:rPr>
          <w:rFonts w:hint="cs"/>
          <w:rtl/>
        </w:rPr>
        <w:t>יש עוד דבר. זה פוגע בשכבות החלשות, באזורים החלשים העניים יותר, בעיירות הפיתוח, במגזר הערבי, במגזר הבדואי ובמגזר הדרוזי. מה יקרה שם? כשלאנשים לא יהיה כסף ללכת לקנות, לא רק שהם ייפלו אל מת</w:t>
      </w:r>
      <w:r>
        <w:rPr>
          <w:rFonts w:hint="cs"/>
          <w:rtl/>
        </w:rPr>
        <w:t>חת לקו העוני, יקרסו וייפלו על הרשויות, אלא גם העסקים שהם מחזיקים, כמו בעלי המכולת, העסקים הקטנים - היתה מפלגה שאמרה שבשבילם היא נלחמת - האנשים האלה גם כן ייפלו. לא יהיה במה לשלם להם. החנויות ייפלו וגם העסקים הקטנים. לא יהיה מי שילך לקנות. פה אנחנו מגיעים ל</w:t>
      </w:r>
      <w:r>
        <w:rPr>
          <w:rFonts w:hint="cs"/>
          <w:rtl/>
        </w:rPr>
        <w:t xml:space="preserve">תגובת שרשרת, שתביא דבר נוראי לכלל המגזרים במדינת ישראל. </w:t>
      </w:r>
    </w:p>
    <w:p w14:paraId="383660FA" w14:textId="77777777" w:rsidR="00000000" w:rsidRDefault="007C71EE">
      <w:pPr>
        <w:pStyle w:val="a"/>
        <w:rPr>
          <w:rFonts w:hint="cs"/>
          <w:rtl/>
        </w:rPr>
      </w:pPr>
    </w:p>
    <w:p w14:paraId="19331ED4" w14:textId="77777777" w:rsidR="00000000" w:rsidRDefault="007C71EE">
      <w:pPr>
        <w:pStyle w:val="a"/>
        <w:rPr>
          <w:rFonts w:hint="cs"/>
          <w:rtl/>
        </w:rPr>
      </w:pPr>
      <w:r>
        <w:rPr>
          <w:rFonts w:hint="cs"/>
          <w:rtl/>
        </w:rPr>
        <w:t xml:space="preserve">יש לזה סכנות והשלכות גם במגזר הערבי. לפעמים, אנחנו לא מבינים למה יש נהירה לתנועות הכי קיצוניות, התנועות הדתיות אצל המוסלמים, כשאנחנו  יודעים שהרוב הגדול של המוסלמים אינם אנשים קיצוניים. יש שם אנשים </w:t>
      </w:r>
      <w:r>
        <w:rPr>
          <w:rFonts w:hint="cs"/>
          <w:rtl/>
        </w:rPr>
        <w:t>שהם הכי קיצוניים, והם תמיד ייכנסו לתוך החלל הזה. לדוגמה: יש עיירה בדואית מחוץ לבאר-שבע, תל-שבע, שחיים בה כ=15,000  אנשים. לפי המספרים הרשמיים יש 15% אבטלה בתל-שבע. בפורום להסכמה אזרחית עשינו בדיקה וסקר בתל-שבע מהי המציאות,  והגענו למסקנה שהמציאות היא שיש 6</w:t>
      </w:r>
      <w:r>
        <w:rPr>
          <w:rFonts w:hint="cs"/>
          <w:rtl/>
        </w:rPr>
        <w:t>9% אבטלה, כלומר 31% מהתושבים בגיל העבודה בתל-שבע עובדים וכל השאר מובטלים. בגלל מערכת החינוך שגם היא קורסת, בגלל חוסר השקעה בחינוך ובעתיד, כמעט כל הילדים שמגיעים לגיל 15-16 נפלטים ממערכת החינוך.</w:t>
      </w:r>
    </w:p>
    <w:p w14:paraId="593273D8" w14:textId="77777777" w:rsidR="00000000" w:rsidRDefault="007C71EE">
      <w:pPr>
        <w:pStyle w:val="a"/>
        <w:rPr>
          <w:rtl/>
        </w:rPr>
      </w:pPr>
    </w:p>
    <w:p w14:paraId="7F931495" w14:textId="77777777" w:rsidR="00000000" w:rsidRDefault="007C71EE">
      <w:pPr>
        <w:pStyle w:val="a"/>
        <w:rPr>
          <w:rFonts w:hint="cs"/>
          <w:rtl/>
        </w:rPr>
      </w:pPr>
    </w:p>
    <w:p w14:paraId="4889A6A4" w14:textId="77777777" w:rsidR="00000000" w:rsidRDefault="007C71EE">
      <w:pPr>
        <w:pStyle w:val="ad"/>
        <w:rPr>
          <w:rtl/>
        </w:rPr>
      </w:pPr>
      <w:r>
        <w:rPr>
          <w:rtl/>
        </w:rPr>
        <w:t>היו”ר אלי בן-מנחם:</w:t>
      </w:r>
    </w:p>
    <w:p w14:paraId="63CACDFF" w14:textId="77777777" w:rsidR="00000000" w:rsidRDefault="007C71EE">
      <w:pPr>
        <w:pStyle w:val="a"/>
        <w:rPr>
          <w:rtl/>
        </w:rPr>
      </w:pPr>
    </w:p>
    <w:p w14:paraId="764DA978" w14:textId="77777777" w:rsidR="00000000" w:rsidRDefault="007C71EE">
      <w:pPr>
        <w:pStyle w:val="a"/>
        <w:rPr>
          <w:rFonts w:hint="cs"/>
          <w:rtl/>
        </w:rPr>
      </w:pPr>
      <w:r>
        <w:rPr>
          <w:rFonts w:hint="cs"/>
          <w:rtl/>
        </w:rPr>
        <w:t>חבר הכנסת מלכיאור, זמנך הולך ואוזל.</w:t>
      </w:r>
    </w:p>
    <w:p w14:paraId="1C6B47C6" w14:textId="77777777" w:rsidR="00000000" w:rsidRDefault="007C71EE">
      <w:pPr>
        <w:pStyle w:val="a"/>
        <w:rPr>
          <w:rFonts w:hint="cs"/>
          <w:rtl/>
        </w:rPr>
      </w:pPr>
    </w:p>
    <w:p w14:paraId="5AAD2F0D" w14:textId="77777777" w:rsidR="00000000" w:rsidRDefault="007C71EE">
      <w:pPr>
        <w:pStyle w:val="SpeakerCon"/>
        <w:rPr>
          <w:rtl/>
        </w:rPr>
      </w:pPr>
      <w:bookmarkStart w:id="1256" w:name="FS000000449T27_05_2003_12_23_59C"/>
      <w:bookmarkEnd w:id="1256"/>
      <w:r>
        <w:rPr>
          <w:rtl/>
        </w:rPr>
        <w:t>מיכ</w:t>
      </w:r>
      <w:r>
        <w:rPr>
          <w:rtl/>
        </w:rPr>
        <w:t>אל מלכיאור (העבודה-מימד):</w:t>
      </w:r>
    </w:p>
    <w:p w14:paraId="40F2E16F" w14:textId="77777777" w:rsidR="00000000" w:rsidRDefault="007C71EE">
      <w:pPr>
        <w:pStyle w:val="a"/>
        <w:rPr>
          <w:rtl/>
        </w:rPr>
      </w:pPr>
    </w:p>
    <w:p w14:paraId="40BF45C0" w14:textId="77777777" w:rsidR="00000000" w:rsidRDefault="007C71EE">
      <w:pPr>
        <w:pStyle w:val="a"/>
        <w:rPr>
          <w:rFonts w:hint="cs"/>
          <w:rtl/>
        </w:rPr>
      </w:pPr>
      <w:r>
        <w:rPr>
          <w:rFonts w:hint="cs"/>
          <w:rtl/>
        </w:rPr>
        <w:t>אגמור בכמה משפטים.</w:t>
      </w:r>
    </w:p>
    <w:p w14:paraId="04E3BC35" w14:textId="77777777" w:rsidR="00000000" w:rsidRDefault="007C71EE">
      <w:pPr>
        <w:pStyle w:val="a"/>
        <w:rPr>
          <w:rFonts w:hint="cs"/>
          <w:rtl/>
        </w:rPr>
      </w:pPr>
    </w:p>
    <w:p w14:paraId="2FB7EE7C" w14:textId="77777777" w:rsidR="00000000" w:rsidRDefault="007C71EE">
      <w:pPr>
        <w:pStyle w:val="a"/>
        <w:rPr>
          <w:rFonts w:hint="cs"/>
          <w:rtl/>
        </w:rPr>
      </w:pPr>
      <w:r>
        <w:rPr>
          <w:rFonts w:hint="cs"/>
          <w:rtl/>
        </w:rPr>
        <w:t>מה התקווה של הילדים הללו? לאן בדיוק הם ילכו? מה העתיד שלהם? הם לא יכולים ללכת לקבל עבודה גם לא בשכר מינימום. גם להוריהם אין עבודה. מה האופציות? מה העתיד? מה מצפים מהם בחברה הישראלית? מה רוצים מהילדים הללו? אחר</w:t>
      </w:r>
      <w:r>
        <w:rPr>
          <w:rFonts w:hint="cs"/>
          <w:rtl/>
        </w:rPr>
        <w:t xml:space="preserve"> כך הם נכנסים לבאר-שבע, וחלק מהם, לצערנו, ייפלו לפשע, ואז יגנבו שם מכוניות, וזה מגביר את המתח בין יהודים לערבים בבאר-שבע. כל התוצאות של הדבר הזה ידועות מראש. אפשרות אחרת היא שהם ילכו לאיזו קבוצה קיצונית מאוד שתפרנס אותם, ואז אנחנו מתפלאים שהולכים לקיצוניות</w:t>
      </w:r>
      <w:r>
        <w:rPr>
          <w:rFonts w:hint="cs"/>
          <w:rtl/>
        </w:rPr>
        <w:t>. לכן, גם מבחינה חברתית וגם מבחינה כלכלית, הדבר הזה הוא איוולת מוחלטת.</w:t>
      </w:r>
    </w:p>
    <w:p w14:paraId="3E44CB7C" w14:textId="77777777" w:rsidR="00000000" w:rsidRDefault="007C71EE">
      <w:pPr>
        <w:pStyle w:val="a"/>
        <w:rPr>
          <w:rFonts w:hint="cs"/>
          <w:rtl/>
        </w:rPr>
      </w:pPr>
    </w:p>
    <w:p w14:paraId="703F35FA" w14:textId="77777777" w:rsidR="00000000" w:rsidRDefault="007C71EE">
      <w:pPr>
        <w:pStyle w:val="a"/>
        <w:rPr>
          <w:rFonts w:hint="cs"/>
          <w:rtl/>
        </w:rPr>
      </w:pPr>
      <w:r>
        <w:rPr>
          <w:rFonts w:hint="cs"/>
          <w:rtl/>
        </w:rPr>
        <w:t xml:space="preserve">לכן, כמסקנה מהדבר הזה אני רוצה מפה לחזור על הקריאה לכלל תושבי ישראל לבוא מחר בשעה 16:30 להפגין את דעת העם מול "בנייני האומה". נלך יחד לכנסת ישראל. זה מה שמותר לעשות במגבלות הדמוקרטיה, </w:t>
      </w:r>
      <w:r>
        <w:rPr>
          <w:rFonts w:hint="cs"/>
          <w:rtl/>
        </w:rPr>
        <w:t>וודאי שצריכים לפעול אך ורק במגבלות הדמוקרטיה. הפגנה מותרת ומחאה מותרת - מחאה מתוך הכנסת וגם מחוצה לה - כדי להגיד לממשלת ישראל: מספיק. אי-אפשר שגם הזקנים, גם הנשים וגם הילדים יהיו כולם אויבי העם. זה לא ילך עוד פה. אנחנו רוצים שינוי אמיתי, שינוי חברתי, שינוי</w:t>
      </w:r>
      <w:r>
        <w:rPr>
          <w:rFonts w:hint="cs"/>
          <w:rtl/>
        </w:rPr>
        <w:t xml:space="preserve"> יהודי, בשביל מדינת ישראל. תודה רבה.</w:t>
      </w:r>
    </w:p>
    <w:p w14:paraId="4406A12B" w14:textId="77777777" w:rsidR="00000000" w:rsidRDefault="007C71EE">
      <w:pPr>
        <w:pStyle w:val="a"/>
        <w:rPr>
          <w:rFonts w:hint="cs"/>
          <w:rtl/>
        </w:rPr>
      </w:pPr>
    </w:p>
    <w:p w14:paraId="4D61D772" w14:textId="77777777" w:rsidR="00000000" w:rsidRDefault="007C71EE">
      <w:pPr>
        <w:pStyle w:val="ad"/>
        <w:rPr>
          <w:rtl/>
        </w:rPr>
      </w:pPr>
      <w:r>
        <w:rPr>
          <w:rtl/>
        </w:rPr>
        <w:t>היו”ר אלי בן-מנחם:</w:t>
      </w:r>
    </w:p>
    <w:p w14:paraId="3D930EAD" w14:textId="77777777" w:rsidR="00000000" w:rsidRDefault="007C71EE">
      <w:pPr>
        <w:pStyle w:val="a"/>
        <w:rPr>
          <w:rtl/>
        </w:rPr>
      </w:pPr>
    </w:p>
    <w:p w14:paraId="4DA6C9A8" w14:textId="77777777" w:rsidR="00000000" w:rsidRDefault="007C71EE">
      <w:pPr>
        <w:pStyle w:val="a"/>
        <w:rPr>
          <w:rFonts w:hint="cs"/>
          <w:rtl/>
        </w:rPr>
      </w:pPr>
      <w:r>
        <w:rPr>
          <w:rFonts w:hint="cs"/>
          <w:rtl/>
        </w:rPr>
        <w:t>תודה רבה לחבר הכנסת מיכאל מלכיאור.</w:t>
      </w:r>
    </w:p>
    <w:p w14:paraId="1292FE76" w14:textId="77777777" w:rsidR="00000000" w:rsidRDefault="007C71EE">
      <w:pPr>
        <w:pStyle w:val="Subject"/>
        <w:rPr>
          <w:rtl/>
        </w:rPr>
      </w:pPr>
    </w:p>
    <w:p w14:paraId="2C38B2D6" w14:textId="77777777" w:rsidR="00000000" w:rsidRDefault="007C71EE">
      <w:pPr>
        <w:pStyle w:val="Subject"/>
        <w:rPr>
          <w:rFonts w:hint="cs"/>
          <w:rtl/>
        </w:rPr>
      </w:pPr>
      <w:bookmarkStart w:id="1257" w:name="CS11914FI0011914T27_05_2003_12_28_57"/>
      <w:bookmarkEnd w:id="1257"/>
      <w:r>
        <w:rPr>
          <w:rtl/>
        </w:rPr>
        <w:t>הצ</w:t>
      </w:r>
      <w:r>
        <w:rPr>
          <w:rFonts w:hint="cs"/>
          <w:rtl/>
        </w:rPr>
        <w:t xml:space="preserve">עת </w:t>
      </w:r>
      <w:r>
        <w:rPr>
          <w:rtl/>
        </w:rPr>
        <w:t>ח</w:t>
      </w:r>
      <w:r>
        <w:rPr>
          <w:rFonts w:hint="cs"/>
          <w:rtl/>
        </w:rPr>
        <w:t>וק-</w:t>
      </w:r>
      <w:r>
        <w:rPr>
          <w:rtl/>
        </w:rPr>
        <w:t>יסוד: משק המדינה (תיקון מס' 6)</w:t>
      </w:r>
    </w:p>
    <w:p w14:paraId="1631778A" w14:textId="77777777" w:rsidR="00000000" w:rsidRDefault="007C71EE">
      <w:pPr>
        <w:pStyle w:val="a"/>
        <w:rPr>
          <w:rFonts w:hint="cs"/>
          <w:rtl/>
        </w:rPr>
      </w:pPr>
      <w:r>
        <w:rPr>
          <w:rFonts w:hint="cs"/>
          <w:rtl/>
        </w:rPr>
        <w:t>[מס' מ/25; "דברי הכנסת", חוב' ו', עמ'  851; נספחות.]</w:t>
      </w:r>
    </w:p>
    <w:p w14:paraId="02C39AAA" w14:textId="77777777" w:rsidR="00000000" w:rsidRDefault="007C71EE">
      <w:pPr>
        <w:pStyle w:val="Subject"/>
        <w:rPr>
          <w:rFonts w:hint="cs"/>
          <w:rtl/>
        </w:rPr>
      </w:pPr>
      <w:r>
        <w:rPr>
          <w:rtl/>
        </w:rPr>
        <w:t>(ק</w:t>
      </w:r>
      <w:r>
        <w:rPr>
          <w:rFonts w:hint="cs"/>
          <w:rtl/>
        </w:rPr>
        <w:t>ריאה</w:t>
      </w:r>
      <w:r>
        <w:rPr>
          <w:rtl/>
        </w:rPr>
        <w:t xml:space="preserve"> שני</w:t>
      </w:r>
      <w:r>
        <w:rPr>
          <w:rFonts w:hint="cs"/>
          <w:rtl/>
        </w:rPr>
        <w:t>י</w:t>
      </w:r>
      <w:r>
        <w:rPr>
          <w:rtl/>
        </w:rPr>
        <w:t>ה וק</w:t>
      </w:r>
      <w:r>
        <w:rPr>
          <w:rFonts w:hint="cs"/>
          <w:rtl/>
        </w:rPr>
        <w:t xml:space="preserve">ריאה </w:t>
      </w:r>
      <w:r>
        <w:rPr>
          <w:rtl/>
        </w:rPr>
        <w:t>שלישית)</w:t>
      </w:r>
    </w:p>
    <w:p w14:paraId="251121B5" w14:textId="77777777" w:rsidR="00000000" w:rsidRDefault="007C71EE">
      <w:pPr>
        <w:pStyle w:val="a"/>
        <w:rPr>
          <w:rFonts w:hint="cs"/>
          <w:rtl/>
        </w:rPr>
      </w:pPr>
    </w:p>
    <w:p w14:paraId="1D46EE35" w14:textId="77777777" w:rsidR="00000000" w:rsidRDefault="007C71EE">
      <w:pPr>
        <w:pStyle w:val="a"/>
        <w:rPr>
          <w:rFonts w:hint="cs"/>
          <w:rtl/>
        </w:rPr>
      </w:pPr>
    </w:p>
    <w:p w14:paraId="452D1C61" w14:textId="77777777" w:rsidR="00000000" w:rsidRDefault="007C71EE">
      <w:pPr>
        <w:pStyle w:val="ad"/>
        <w:rPr>
          <w:rtl/>
        </w:rPr>
      </w:pPr>
      <w:r>
        <w:rPr>
          <w:rtl/>
        </w:rPr>
        <w:t>היו”ר אלי בן-מנחם:</w:t>
      </w:r>
    </w:p>
    <w:p w14:paraId="6EA686C2" w14:textId="77777777" w:rsidR="00000000" w:rsidRDefault="007C71EE">
      <w:pPr>
        <w:pStyle w:val="a"/>
        <w:rPr>
          <w:rtl/>
        </w:rPr>
      </w:pPr>
    </w:p>
    <w:p w14:paraId="058CB24C" w14:textId="77777777" w:rsidR="00000000" w:rsidRDefault="007C71EE">
      <w:pPr>
        <w:pStyle w:val="a"/>
        <w:rPr>
          <w:rFonts w:hint="cs"/>
          <w:rtl/>
        </w:rPr>
      </w:pPr>
      <w:r>
        <w:rPr>
          <w:rFonts w:hint="cs"/>
          <w:rtl/>
        </w:rPr>
        <w:t xml:space="preserve">אנחנו עוברים להצעת </w:t>
      </w:r>
      <w:r>
        <w:rPr>
          <w:rFonts w:hint="cs"/>
          <w:rtl/>
        </w:rPr>
        <w:t>חוק-יסוד: משק המדינה (תיקון מס' 6) - קריאה שנייה וקריאה שלישית. אני מזמין את ידידי, חבר הכנסת מיכאל איתן.</w:t>
      </w:r>
    </w:p>
    <w:p w14:paraId="01A0BDCB" w14:textId="77777777" w:rsidR="00000000" w:rsidRDefault="007C71EE">
      <w:pPr>
        <w:pStyle w:val="a"/>
        <w:rPr>
          <w:rFonts w:hint="cs"/>
          <w:rtl/>
        </w:rPr>
      </w:pPr>
    </w:p>
    <w:p w14:paraId="0E9DC05C" w14:textId="77777777" w:rsidR="00000000" w:rsidRDefault="007C71EE">
      <w:pPr>
        <w:pStyle w:val="ac"/>
        <w:rPr>
          <w:rtl/>
        </w:rPr>
      </w:pPr>
      <w:r>
        <w:rPr>
          <w:rFonts w:hint="eastAsia"/>
          <w:rtl/>
        </w:rPr>
        <w:t>דוד</w:t>
      </w:r>
      <w:r>
        <w:rPr>
          <w:rtl/>
        </w:rPr>
        <w:t xml:space="preserve"> טל (עם אחד):</w:t>
      </w:r>
    </w:p>
    <w:p w14:paraId="54E931F5" w14:textId="77777777" w:rsidR="00000000" w:rsidRDefault="007C71EE">
      <w:pPr>
        <w:pStyle w:val="a"/>
        <w:rPr>
          <w:rFonts w:hint="cs"/>
          <w:rtl/>
        </w:rPr>
      </w:pPr>
    </w:p>
    <w:p w14:paraId="112E739D" w14:textId="77777777" w:rsidR="00000000" w:rsidRDefault="007C71EE">
      <w:pPr>
        <w:pStyle w:val="a"/>
        <w:rPr>
          <w:rFonts w:hint="cs"/>
          <w:rtl/>
        </w:rPr>
      </w:pPr>
      <w:r>
        <w:rPr>
          <w:rFonts w:hint="cs"/>
          <w:rtl/>
        </w:rPr>
        <w:t>האם עדיין אפשר להגיש הסתייגויות?</w:t>
      </w:r>
    </w:p>
    <w:p w14:paraId="3E160389" w14:textId="77777777" w:rsidR="00000000" w:rsidRDefault="007C71EE">
      <w:pPr>
        <w:pStyle w:val="a"/>
        <w:rPr>
          <w:rFonts w:hint="cs"/>
          <w:rtl/>
        </w:rPr>
      </w:pPr>
    </w:p>
    <w:p w14:paraId="6D926CC4" w14:textId="77777777" w:rsidR="00000000" w:rsidRDefault="007C71EE">
      <w:pPr>
        <w:pStyle w:val="Speaker"/>
        <w:rPr>
          <w:rtl/>
        </w:rPr>
      </w:pPr>
      <w:bookmarkStart w:id="1258" w:name="FS000000462T27_05_2003_12_30_34"/>
      <w:bookmarkEnd w:id="1258"/>
      <w:r>
        <w:rPr>
          <w:rFonts w:hint="eastAsia"/>
          <w:rtl/>
        </w:rPr>
        <w:t>מיכאל</w:t>
      </w:r>
      <w:r>
        <w:rPr>
          <w:rtl/>
        </w:rPr>
        <w:t xml:space="preserve"> איתן (יו”ר ועדת החוקה, חוק ומשפט</w:t>
      </w:r>
      <w:r>
        <w:rPr>
          <w:rFonts w:hint="cs"/>
          <w:rtl/>
        </w:rPr>
        <w:t>)</w:t>
      </w:r>
      <w:r>
        <w:rPr>
          <w:rtl/>
        </w:rPr>
        <w:t>:</w:t>
      </w:r>
    </w:p>
    <w:p w14:paraId="25639EC7" w14:textId="77777777" w:rsidR="00000000" w:rsidRDefault="007C71EE">
      <w:pPr>
        <w:pStyle w:val="a"/>
        <w:rPr>
          <w:rFonts w:hint="cs"/>
          <w:rtl/>
        </w:rPr>
      </w:pPr>
    </w:p>
    <w:p w14:paraId="79CF10A1" w14:textId="77777777" w:rsidR="00000000" w:rsidRDefault="007C71EE">
      <w:pPr>
        <w:pStyle w:val="a"/>
        <w:rPr>
          <w:rFonts w:hint="cs"/>
          <w:rtl/>
        </w:rPr>
      </w:pPr>
      <w:r>
        <w:rPr>
          <w:rFonts w:hint="cs"/>
          <w:rtl/>
        </w:rPr>
        <w:t>יש גם הסתייגויות, אבל אתה כבר לא יכול להגיש בדקה הזאת.</w:t>
      </w:r>
    </w:p>
    <w:p w14:paraId="17BDF69D" w14:textId="77777777" w:rsidR="00000000" w:rsidRDefault="007C71EE">
      <w:pPr>
        <w:pStyle w:val="a"/>
        <w:rPr>
          <w:rFonts w:hint="cs"/>
          <w:rtl/>
        </w:rPr>
      </w:pPr>
    </w:p>
    <w:p w14:paraId="6DAA9DE7" w14:textId="77777777" w:rsidR="00000000" w:rsidRDefault="007C71EE">
      <w:pPr>
        <w:pStyle w:val="a"/>
        <w:rPr>
          <w:rFonts w:hint="cs"/>
          <w:rtl/>
        </w:rPr>
      </w:pPr>
      <w:r>
        <w:rPr>
          <w:rFonts w:hint="cs"/>
          <w:rtl/>
        </w:rPr>
        <w:t>דרך אגב, אני לא יודע איפה המסתייגים.</w:t>
      </w:r>
    </w:p>
    <w:p w14:paraId="4578A1F3" w14:textId="77777777" w:rsidR="00000000" w:rsidRDefault="007C71EE">
      <w:pPr>
        <w:pStyle w:val="a"/>
        <w:rPr>
          <w:rFonts w:hint="cs"/>
          <w:rtl/>
        </w:rPr>
      </w:pPr>
    </w:p>
    <w:p w14:paraId="3FE9CB02" w14:textId="77777777" w:rsidR="00000000" w:rsidRDefault="007C71EE">
      <w:pPr>
        <w:pStyle w:val="ad"/>
        <w:rPr>
          <w:rtl/>
        </w:rPr>
      </w:pPr>
      <w:r>
        <w:rPr>
          <w:rtl/>
        </w:rPr>
        <w:t>היו”ר אלי בן-מנחם:</w:t>
      </w:r>
    </w:p>
    <w:p w14:paraId="071DDC81" w14:textId="77777777" w:rsidR="00000000" w:rsidRDefault="007C71EE">
      <w:pPr>
        <w:pStyle w:val="a"/>
        <w:rPr>
          <w:rtl/>
        </w:rPr>
      </w:pPr>
    </w:p>
    <w:p w14:paraId="1FA0ED00" w14:textId="77777777" w:rsidR="00000000" w:rsidRDefault="007C71EE">
      <w:pPr>
        <w:pStyle w:val="a"/>
        <w:rPr>
          <w:rFonts w:hint="cs"/>
          <w:rtl/>
        </w:rPr>
      </w:pPr>
      <w:r>
        <w:rPr>
          <w:rFonts w:hint="cs"/>
          <w:rtl/>
        </w:rPr>
        <w:t>יכול להיות שמשום שהכניסו זאת לאמצע - - -</w:t>
      </w:r>
    </w:p>
    <w:p w14:paraId="7BB0CBF3" w14:textId="77777777" w:rsidR="00000000" w:rsidRDefault="007C71EE">
      <w:pPr>
        <w:pStyle w:val="a"/>
        <w:rPr>
          <w:rFonts w:hint="cs"/>
          <w:rtl/>
        </w:rPr>
      </w:pPr>
    </w:p>
    <w:p w14:paraId="488D16E6" w14:textId="77777777" w:rsidR="00000000" w:rsidRDefault="007C71EE">
      <w:pPr>
        <w:pStyle w:val="SpeakerCon"/>
        <w:rPr>
          <w:rtl/>
        </w:rPr>
      </w:pPr>
      <w:bookmarkStart w:id="1259" w:name="FS000000462T27_05_2003_12_31_21C"/>
      <w:bookmarkEnd w:id="1259"/>
      <w:r>
        <w:rPr>
          <w:rtl/>
        </w:rPr>
        <w:t>מיכאל איתן (יו”ר ועדת החוקה, חוק ומשפט):</w:t>
      </w:r>
    </w:p>
    <w:p w14:paraId="67B44580" w14:textId="77777777" w:rsidR="00000000" w:rsidRDefault="007C71EE">
      <w:pPr>
        <w:pStyle w:val="a"/>
        <w:rPr>
          <w:rtl/>
        </w:rPr>
      </w:pPr>
    </w:p>
    <w:p w14:paraId="09DB3870" w14:textId="77777777" w:rsidR="00000000" w:rsidRDefault="007C71EE">
      <w:pPr>
        <w:pStyle w:val="a"/>
        <w:rPr>
          <w:rFonts w:hint="cs"/>
          <w:rtl/>
        </w:rPr>
      </w:pPr>
      <w:r>
        <w:rPr>
          <w:rFonts w:hint="cs"/>
          <w:rtl/>
        </w:rPr>
        <w:t>כן. אני חושב שזה קצת לא הוגן כלפיהם.</w:t>
      </w:r>
    </w:p>
    <w:p w14:paraId="3A10DA9C" w14:textId="77777777" w:rsidR="00000000" w:rsidRDefault="007C71EE">
      <w:pPr>
        <w:pStyle w:val="a"/>
        <w:rPr>
          <w:rFonts w:hint="cs"/>
          <w:rtl/>
        </w:rPr>
      </w:pPr>
    </w:p>
    <w:p w14:paraId="339F55CF" w14:textId="77777777" w:rsidR="00000000" w:rsidRDefault="007C71EE">
      <w:pPr>
        <w:pStyle w:val="ad"/>
        <w:rPr>
          <w:rtl/>
        </w:rPr>
      </w:pPr>
      <w:r>
        <w:rPr>
          <w:rtl/>
        </w:rPr>
        <w:t>היו”ר אלי בן-מנחם:</w:t>
      </w:r>
    </w:p>
    <w:p w14:paraId="02ABB674" w14:textId="77777777" w:rsidR="00000000" w:rsidRDefault="007C71EE">
      <w:pPr>
        <w:pStyle w:val="a"/>
        <w:rPr>
          <w:rtl/>
        </w:rPr>
      </w:pPr>
    </w:p>
    <w:p w14:paraId="108321DD" w14:textId="77777777" w:rsidR="00000000" w:rsidRDefault="007C71EE">
      <w:pPr>
        <w:pStyle w:val="a"/>
        <w:rPr>
          <w:rFonts w:hint="cs"/>
          <w:rtl/>
        </w:rPr>
      </w:pPr>
      <w:r>
        <w:rPr>
          <w:rFonts w:hint="cs"/>
          <w:rtl/>
        </w:rPr>
        <w:t>אחרי שתדבר, תציע להזמין אותם או לדאוג לכך או לערוך הצבע</w:t>
      </w:r>
      <w:r>
        <w:rPr>
          <w:rFonts w:hint="cs"/>
          <w:rtl/>
        </w:rPr>
        <w:t>ה. מה שתציע - זה מה שאנחנו נקבל.</w:t>
      </w:r>
    </w:p>
    <w:p w14:paraId="11B6C4BA" w14:textId="77777777" w:rsidR="00000000" w:rsidRDefault="007C71EE">
      <w:pPr>
        <w:pStyle w:val="a"/>
        <w:rPr>
          <w:rFonts w:hint="cs"/>
          <w:rtl/>
        </w:rPr>
      </w:pPr>
    </w:p>
    <w:p w14:paraId="2BA5C8D9" w14:textId="77777777" w:rsidR="00000000" w:rsidRDefault="007C71EE">
      <w:pPr>
        <w:pStyle w:val="SpeakerCon"/>
        <w:rPr>
          <w:rtl/>
        </w:rPr>
      </w:pPr>
      <w:bookmarkStart w:id="1260" w:name="FS000000462T27_05_2003_12_32_05C"/>
      <w:bookmarkEnd w:id="1260"/>
      <w:r>
        <w:rPr>
          <w:rtl/>
        </w:rPr>
        <w:t>מיכאל איתן (יו”ר ועדת החוקה, חוק ומשפט):</w:t>
      </w:r>
    </w:p>
    <w:p w14:paraId="1216E5EE" w14:textId="77777777" w:rsidR="00000000" w:rsidRDefault="007C71EE">
      <w:pPr>
        <w:pStyle w:val="a"/>
        <w:rPr>
          <w:rtl/>
        </w:rPr>
      </w:pPr>
    </w:p>
    <w:p w14:paraId="137F9EAD" w14:textId="77777777" w:rsidR="00000000" w:rsidRDefault="007C71EE">
      <w:pPr>
        <w:pStyle w:val="a"/>
        <w:rPr>
          <w:rFonts w:hint="cs"/>
          <w:rtl/>
        </w:rPr>
      </w:pPr>
      <w:r>
        <w:rPr>
          <w:rFonts w:hint="cs"/>
          <w:rtl/>
        </w:rPr>
        <w:t>אלה מהם ששומעים אותי עכשיו, כשהם בחדרים, ודאי יעלו. אבל, אני לא מכיר מנגנון שבמסגרתו אפשר עכשיו להודיע לחברי כנסת שיש דיון ושהמסתייגים צריכים להיות פה. אני מרגיש קצת לא נוח, כי אני</w:t>
      </w:r>
      <w:r>
        <w:rPr>
          <w:rFonts w:hint="cs"/>
          <w:rtl/>
        </w:rPr>
        <w:t xml:space="preserve"> חושב שזה לא הוגן.</w:t>
      </w:r>
    </w:p>
    <w:p w14:paraId="21F703B4" w14:textId="77777777" w:rsidR="00000000" w:rsidRDefault="007C71EE">
      <w:pPr>
        <w:pStyle w:val="a"/>
        <w:rPr>
          <w:rtl/>
        </w:rPr>
      </w:pPr>
    </w:p>
    <w:p w14:paraId="1C55D45A" w14:textId="77777777" w:rsidR="00000000" w:rsidRDefault="007C71EE">
      <w:pPr>
        <w:pStyle w:val="a"/>
        <w:rPr>
          <w:rFonts w:hint="cs"/>
          <w:rtl/>
        </w:rPr>
      </w:pPr>
    </w:p>
    <w:p w14:paraId="23C050DF" w14:textId="77777777" w:rsidR="00000000" w:rsidRDefault="007C71EE">
      <w:pPr>
        <w:pStyle w:val="ad"/>
        <w:rPr>
          <w:rtl/>
        </w:rPr>
      </w:pPr>
      <w:r>
        <w:rPr>
          <w:rtl/>
        </w:rPr>
        <w:t>היו”ר אלי בן-מנחם:</w:t>
      </w:r>
    </w:p>
    <w:p w14:paraId="23EB3C20" w14:textId="77777777" w:rsidR="00000000" w:rsidRDefault="007C71EE">
      <w:pPr>
        <w:pStyle w:val="a"/>
        <w:rPr>
          <w:rtl/>
        </w:rPr>
      </w:pPr>
    </w:p>
    <w:p w14:paraId="126E6B8C" w14:textId="77777777" w:rsidR="00000000" w:rsidRDefault="007C71EE">
      <w:pPr>
        <w:pStyle w:val="a"/>
        <w:rPr>
          <w:rFonts w:hint="cs"/>
          <w:rtl/>
        </w:rPr>
      </w:pPr>
      <w:r>
        <w:rPr>
          <w:rFonts w:hint="cs"/>
          <w:rtl/>
        </w:rPr>
        <w:t>אתה צודק.</w:t>
      </w:r>
    </w:p>
    <w:p w14:paraId="31209E1F" w14:textId="77777777" w:rsidR="00000000" w:rsidRDefault="007C71EE">
      <w:pPr>
        <w:pStyle w:val="a"/>
        <w:rPr>
          <w:rFonts w:hint="cs"/>
          <w:rtl/>
        </w:rPr>
      </w:pPr>
    </w:p>
    <w:p w14:paraId="4B5ED0F2" w14:textId="77777777" w:rsidR="00000000" w:rsidRDefault="007C71EE">
      <w:pPr>
        <w:pStyle w:val="ac"/>
        <w:rPr>
          <w:rtl/>
        </w:rPr>
      </w:pPr>
      <w:r>
        <w:rPr>
          <w:rFonts w:hint="eastAsia"/>
          <w:rtl/>
        </w:rPr>
        <w:t>דוד</w:t>
      </w:r>
      <w:r>
        <w:rPr>
          <w:rtl/>
        </w:rPr>
        <w:t xml:space="preserve"> טל (עם אחד):</w:t>
      </w:r>
    </w:p>
    <w:p w14:paraId="0F82AAE9" w14:textId="77777777" w:rsidR="00000000" w:rsidRDefault="007C71EE">
      <w:pPr>
        <w:pStyle w:val="a"/>
        <w:rPr>
          <w:rFonts w:hint="cs"/>
          <w:rtl/>
        </w:rPr>
      </w:pPr>
    </w:p>
    <w:p w14:paraId="22E35BB4" w14:textId="77777777" w:rsidR="00000000" w:rsidRDefault="007C71EE">
      <w:pPr>
        <w:pStyle w:val="a"/>
        <w:rPr>
          <w:rFonts w:hint="cs"/>
          <w:rtl/>
        </w:rPr>
      </w:pPr>
      <w:r>
        <w:rPr>
          <w:rFonts w:hint="cs"/>
          <w:rtl/>
        </w:rPr>
        <w:t>אתה צודק.</w:t>
      </w:r>
    </w:p>
    <w:p w14:paraId="0741BE91" w14:textId="77777777" w:rsidR="00000000" w:rsidRDefault="007C71EE">
      <w:pPr>
        <w:pStyle w:val="a"/>
        <w:rPr>
          <w:rFonts w:hint="cs"/>
          <w:rtl/>
        </w:rPr>
      </w:pPr>
    </w:p>
    <w:p w14:paraId="003880AB" w14:textId="77777777" w:rsidR="00000000" w:rsidRDefault="007C71EE">
      <w:pPr>
        <w:pStyle w:val="SpeakerCon"/>
        <w:rPr>
          <w:rtl/>
        </w:rPr>
      </w:pPr>
      <w:bookmarkStart w:id="1261" w:name="FS000000462T27_05_2003_12_33_25C"/>
      <w:bookmarkEnd w:id="1261"/>
      <w:r>
        <w:rPr>
          <w:rtl/>
        </w:rPr>
        <w:t>מיכאל איתן (יו”ר ועדת החוקה, חוק ומשפט):</w:t>
      </w:r>
    </w:p>
    <w:p w14:paraId="12ACD83F" w14:textId="77777777" w:rsidR="00000000" w:rsidRDefault="007C71EE">
      <w:pPr>
        <w:pStyle w:val="a"/>
        <w:rPr>
          <w:rtl/>
        </w:rPr>
      </w:pPr>
    </w:p>
    <w:p w14:paraId="0BF09E3E" w14:textId="77777777" w:rsidR="00000000" w:rsidRDefault="007C71EE">
      <w:pPr>
        <w:pStyle w:val="a"/>
        <w:rPr>
          <w:rFonts w:hint="cs"/>
          <w:rtl/>
        </w:rPr>
      </w:pPr>
      <w:r>
        <w:rPr>
          <w:rFonts w:hint="cs"/>
          <w:rtl/>
        </w:rPr>
        <w:t>אני מציע כך: אני מוכן שימשיכו הדוברים, ובינתיים אעיר הערה אחת לוויכוח ההוא, שלא קשורה להצעת החוק. תמצאו ותחליטו מה שאתם רוצים להחליט.</w:t>
      </w:r>
    </w:p>
    <w:p w14:paraId="28F35898" w14:textId="77777777" w:rsidR="00000000" w:rsidRDefault="007C71EE">
      <w:pPr>
        <w:pStyle w:val="a"/>
        <w:rPr>
          <w:rFonts w:hint="cs"/>
          <w:rtl/>
        </w:rPr>
      </w:pPr>
    </w:p>
    <w:p w14:paraId="1A9A815D" w14:textId="77777777" w:rsidR="00000000" w:rsidRDefault="007C71EE">
      <w:pPr>
        <w:pStyle w:val="a"/>
        <w:rPr>
          <w:rFonts w:hint="cs"/>
          <w:rtl/>
        </w:rPr>
      </w:pPr>
      <w:r>
        <w:rPr>
          <w:rFonts w:hint="cs"/>
          <w:rtl/>
        </w:rPr>
        <w:t>בינתיים, אני רוצה להגיב על דבר אחד, ואני רוצה שהתגובה תהיה רצינית ולא דמגוגית פולמוסית, כי יש כאן, וזה טבעי, ואני גם משתמש הרבה בפולמוס ובווכחנות.</w:t>
      </w:r>
    </w:p>
    <w:p w14:paraId="3461970A" w14:textId="77777777" w:rsidR="00000000" w:rsidRDefault="007C71EE">
      <w:pPr>
        <w:pStyle w:val="a"/>
        <w:rPr>
          <w:rFonts w:hint="cs"/>
          <w:rtl/>
        </w:rPr>
      </w:pPr>
    </w:p>
    <w:p w14:paraId="1EEC34B3" w14:textId="77777777" w:rsidR="00000000" w:rsidRDefault="007C71EE">
      <w:pPr>
        <w:pStyle w:val="a"/>
        <w:rPr>
          <w:rFonts w:hint="cs"/>
          <w:rtl/>
        </w:rPr>
      </w:pPr>
    </w:p>
    <w:p w14:paraId="66AE773D" w14:textId="77777777" w:rsidR="00000000" w:rsidRDefault="007C71EE">
      <w:pPr>
        <w:pStyle w:val="a"/>
        <w:rPr>
          <w:rFonts w:hint="cs"/>
          <w:rtl/>
        </w:rPr>
      </w:pPr>
    </w:p>
    <w:p w14:paraId="4E21528D" w14:textId="77777777" w:rsidR="00000000" w:rsidRDefault="007C71EE">
      <w:pPr>
        <w:pStyle w:val="ac"/>
        <w:rPr>
          <w:rtl/>
        </w:rPr>
      </w:pPr>
      <w:r>
        <w:rPr>
          <w:rFonts w:hint="eastAsia"/>
          <w:rtl/>
        </w:rPr>
        <w:t>מיכאל</w:t>
      </w:r>
      <w:r>
        <w:rPr>
          <w:rtl/>
        </w:rPr>
        <w:t xml:space="preserve"> מלכיאור (העבודה-מימד):</w:t>
      </w:r>
    </w:p>
    <w:p w14:paraId="6F68BA92" w14:textId="77777777" w:rsidR="00000000" w:rsidRDefault="007C71EE">
      <w:pPr>
        <w:pStyle w:val="a"/>
        <w:rPr>
          <w:rFonts w:hint="cs"/>
          <w:rtl/>
        </w:rPr>
      </w:pPr>
    </w:p>
    <w:p w14:paraId="1FCA5A98" w14:textId="77777777" w:rsidR="00000000" w:rsidRDefault="007C71EE">
      <w:pPr>
        <w:pStyle w:val="a"/>
        <w:rPr>
          <w:rFonts w:hint="cs"/>
          <w:rtl/>
        </w:rPr>
      </w:pPr>
      <w:r>
        <w:rPr>
          <w:rFonts w:hint="cs"/>
          <w:rtl/>
        </w:rPr>
        <w:t>אנחנו מוקירים אותך על הצד הענייני ועל הצד הפולמוסי.</w:t>
      </w:r>
    </w:p>
    <w:p w14:paraId="31022DE5" w14:textId="77777777" w:rsidR="00000000" w:rsidRDefault="007C71EE">
      <w:pPr>
        <w:pStyle w:val="a"/>
        <w:rPr>
          <w:rFonts w:hint="cs"/>
          <w:rtl/>
        </w:rPr>
      </w:pPr>
    </w:p>
    <w:p w14:paraId="3BA77844" w14:textId="77777777" w:rsidR="00000000" w:rsidRDefault="007C71EE">
      <w:pPr>
        <w:pStyle w:val="SpeakerCon"/>
        <w:rPr>
          <w:rtl/>
        </w:rPr>
      </w:pPr>
      <w:bookmarkStart w:id="1262" w:name="FS000000462T27_05_2003_12_34_53C"/>
      <w:bookmarkEnd w:id="1262"/>
      <w:r>
        <w:rPr>
          <w:rtl/>
        </w:rPr>
        <w:t>מיכאל איתן (יו”ר ועדת</w:t>
      </w:r>
      <w:r>
        <w:rPr>
          <w:rtl/>
        </w:rPr>
        <w:t xml:space="preserve"> החוקה, חוק ומשפט):</w:t>
      </w:r>
    </w:p>
    <w:p w14:paraId="22BDACE2" w14:textId="77777777" w:rsidR="00000000" w:rsidRDefault="007C71EE">
      <w:pPr>
        <w:pStyle w:val="a"/>
        <w:rPr>
          <w:rtl/>
        </w:rPr>
      </w:pPr>
    </w:p>
    <w:p w14:paraId="619E2E52" w14:textId="77777777" w:rsidR="00000000" w:rsidRDefault="007C71EE">
      <w:pPr>
        <w:pStyle w:val="a"/>
        <w:rPr>
          <w:rFonts w:hint="cs"/>
          <w:rtl/>
        </w:rPr>
      </w:pPr>
      <w:r>
        <w:rPr>
          <w:rFonts w:hint="cs"/>
          <w:rtl/>
        </w:rPr>
        <w:t>אני רוצה להגיב יותר על משהו עקרוני במאבק נגד התוכנית הכלכלית. אנחנו במצב קשה מאוד מבחינה כלכלית, ועל זה אין ויכוח. אנשים מתאבדים בגלל בעיות כלכליות. אנשים נמצאים במצוקה. מצוקה זו נגרמה משום שהמשק שלנו נקלע למצוקה בגלל כל מיני סיבות, וכ</w:t>
      </w:r>
      <w:r>
        <w:rPr>
          <w:rFonts w:hint="cs"/>
          <w:rtl/>
        </w:rPr>
        <w:t>נראה התגובה לא היתה מספיק חזקה משום  שלא רצו לפגוע, לא רצו לחתוך וחשבו שאפשר יהיה לעבור את המשבר בקלות, ולהמשיך את השנים הטובות שבהן המשק צמח וחילקנו הרבה דברים שהמשק יכול היה לשאת כשהוא היה בצמיחה וברווחים גדולים. פתאום המשק מתכווץ, מוכרחים להתחיל לקצץ, ו</w:t>
      </w:r>
      <w:r>
        <w:rPr>
          <w:rFonts w:hint="cs"/>
          <w:rtl/>
        </w:rPr>
        <w:t>אז אמרו: אולי לא נקצץ. זה לקח זמן, ולא הגיבו מספיק. מפלגת העבודה היתה שותפה.</w:t>
      </w:r>
    </w:p>
    <w:p w14:paraId="0C63DFED" w14:textId="77777777" w:rsidR="00000000" w:rsidRDefault="007C71EE">
      <w:pPr>
        <w:pStyle w:val="a"/>
        <w:rPr>
          <w:rFonts w:hint="cs"/>
          <w:rtl/>
        </w:rPr>
      </w:pPr>
    </w:p>
    <w:p w14:paraId="6E923C4B" w14:textId="77777777" w:rsidR="00000000" w:rsidRDefault="007C71EE">
      <w:pPr>
        <w:pStyle w:val="ad"/>
        <w:rPr>
          <w:rtl/>
        </w:rPr>
      </w:pPr>
      <w:r>
        <w:rPr>
          <w:rtl/>
        </w:rPr>
        <w:t>היו”ר אלי בן-מנחם:</w:t>
      </w:r>
    </w:p>
    <w:p w14:paraId="7B200819" w14:textId="77777777" w:rsidR="00000000" w:rsidRDefault="007C71EE">
      <w:pPr>
        <w:pStyle w:val="a"/>
        <w:rPr>
          <w:rtl/>
        </w:rPr>
      </w:pPr>
    </w:p>
    <w:p w14:paraId="16E394DB" w14:textId="77777777" w:rsidR="00000000" w:rsidRDefault="007C71EE">
      <w:pPr>
        <w:pStyle w:val="a"/>
        <w:rPr>
          <w:rFonts w:hint="cs"/>
          <w:rtl/>
        </w:rPr>
      </w:pPr>
      <w:r>
        <w:rPr>
          <w:rFonts w:hint="cs"/>
          <w:rtl/>
        </w:rPr>
        <w:t>הערה - אחריך תעלה חברת הכנסת זהבה גלאון. ההערה נאמרה כדי שהיא תשמע.</w:t>
      </w:r>
    </w:p>
    <w:p w14:paraId="33D24D15" w14:textId="77777777" w:rsidR="00000000" w:rsidRDefault="007C71EE">
      <w:pPr>
        <w:pStyle w:val="a"/>
        <w:rPr>
          <w:rFonts w:hint="cs"/>
          <w:rtl/>
        </w:rPr>
      </w:pPr>
    </w:p>
    <w:p w14:paraId="25E3E8F6" w14:textId="77777777" w:rsidR="00000000" w:rsidRDefault="007C71EE">
      <w:pPr>
        <w:pStyle w:val="ac"/>
        <w:rPr>
          <w:rtl/>
        </w:rPr>
      </w:pPr>
      <w:r>
        <w:rPr>
          <w:rFonts w:hint="eastAsia"/>
          <w:rtl/>
        </w:rPr>
        <w:t>דוד</w:t>
      </w:r>
      <w:r>
        <w:rPr>
          <w:rtl/>
        </w:rPr>
        <w:t xml:space="preserve"> טל (עם אחד):</w:t>
      </w:r>
    </w:p>
    <w:p w14:paraId="336CE00A" w14:textId="77777777" w:rsidR="00000000" w:rsidRDefault="007C71EE">
      <w:pPr>
        <w:pStyle w:val="a"/>
        <w:rPr>
          <w:rFonts w:hint="cs"/>
          <w:rtl/>
        </w:rPr>
      </w:pPr>
    </w:p>
    <w:p w14:paraId="72DB9BB9" w14:textId="77777777" w:rsidR="00000000" w:rsidRDefault="007C71EE">
      <w:pPr>
        <w:pStyle w:val="a"/>
        <w:rPr>
          <w:rFonts w:hint="cs"/>
          <w:rtl/>
        </w:rPr>
      </w:pPr>
      <w:r>
        <w:rPr>
          <w:rFonts w:hint="cs"/>
          <w:rtl/>
        </w:rPr>
        <w:t>אם היא לא תהיה, אני אדבר.</w:t>
      </w:r>
    </w:p>
    <w:p w14:paraId="6DF1FBF8" w14:textId="77777777" w:rsidR="00000000" w:rsidRDefault="007C71EE">
      <w:pPr>
        <w:pStyle w:val="a"/>
        <w:rPr>
          <w:rtl/>
        </w:rPr>
      </w:pPr>
    </w:p>
    <w:p w14:paraId="775C4B5B" w14:textId="77777777" w:rsidR="00000000" w:rsidRDefault="007C71EE">
      <w:pPr>
        <w:pStyle w:val="a"/>
        <w:rPr>
          <w:rFonts w:hint="cs"/>
          <w:rtl/>
        </w:rPr>
      </w:pPr>
    </w:p>
    <w:p w14:paraId="2AC3E26A" w14:textId="77777777" w:rsidR="00000000" w:rsidRDefault="007C71EE">
      <w:pPr>
        <w:pStyle w:val="SpeakerCon"/>
        <w:rPr>
          <w:rtl/>
        </w:rPr>
      </w:pPr>
      <w:bookmarkStart w:id="1263" w:name="FS000000462T27_05_2003_12_38_04C"/>
      <w:bookmarkEnd w:id="1263"/>
      <w:r>
        <w:rPr>
          <w:rtl/>
        </w:rPr>
        <w:t>מיכאל איתן (יו”ר ועדת החוקה, חוק ומשפט):</w:t>
      </w:r>
    </w:p>
    <w:p w14:paraId="37D1B5D4" w14:textId="77777777" w:rsidR="00000000" w:rsidRDefault="007C71EE">
      <w:pPr>
        <w:pStyle w:val="a"/>
        <w:rPr>
          <w:rtl/>
        </w:rPr>
      </w:pPr>
    </w:p>
    <w:p w14:paraId="03395E23" w14:textId="77777777" w:rsidR="00000000" w:rsidRDefault="007C71EE">
      <w:pPr>
        <w:pStyle w:val="a"/>
        <w:rPr>
          <w:rFonts w:hint="cs"/>
          <w:rtl/>
        </w:rPr>
      </w:pPr>
      <w:r>
        <w:rPr>
          <w:rFonts w:hint="cs"/>
          <w:rtl/>
        </w:rPr>
        <w:t>ז</w:t>
      </w:r>
      <w:r>
        <w:rPr>
          <w:rFonts w:hint="cs"/>
          <w:rtl/>
        </w:rPr>
        <w:t>ו טענתי: ההפגנות והמחאות הן נגד הניסיון לשנות את המצב הקשה שבו אנחנו נמצאים. הצרות הצרורות האלה הן לא בגלל התוכנית הזאת. התוכנית הזאת עדיין לא נכנסה כלל לתוקף, והיא בגלל מצב קיים. כשאתם מביעים את המחאות ואת הכעסים, אני חושב שאתם צריכים לבוא עם תוכנית אלטרנ</w:t>
      </w:r>
      <w:r>
        <w:rPr>
          <w:rFonts w:hint="cs"/>
          <w:rtl/>
        </w:rPr>
        <w:t>טיבית. אין לכם תוכנית אלטרנטיבית. אתם אומרים: אל תקצצו פה -  איפה כן? אל תפגעו פה - איפה כן? אתם לא באים עם משהו קונסטרוקטיבי. אתם באים במחאה נגד ניסיון שהוא היום ניסיון חיוני לתקן את המצב הכלכלי שבו אנחנו נמצאים.</w:t>
      </w:r>
    </w:p>
    <w:p w14:paraId="4ADD0934" w14:textId="77777777" w:rsidR="00000000" w:rsidRDefault="007C71EE">
      <w:pPr>
        <w:pStyle w:val="a"/>
        <w:rPr>
          <w:rFonts w:hint="cs"/>
          <w:rtl/>
        </w:rPr>
      </w:pPr>
    </w:p>
    <w:p w14:paraId="1CB6FB58" w14:textId="77777777" w:rsidR="00000000" w:rsidRDefault="007C71EE">
      <w:pPr>
        <w:pStyle w:val="a"/>
        <w:rPr>
          <w:rFonts w:hint="cs"/>
          <w:rtl/>
        </w:rPr>
      </w:pPr>
      <w:r>
        <w:rPr>
          <w:rFonts w:hint="cs"/>
          <w:rtl/>
        </w:rPr>
        <w:t>אפשר לעבור עכשיו לחוק עצמו?</w:t>
      </w:r>
    </w:p>
    <w:p w14:paraId="32D51538" w14:textId="77777777" w:rsidR="00000000" w:rsidRDefault="007C71EE">
      <w:pPr>
        <w:pStyle w:val="a"/>
        <w:rPr>
          <w:rFonts w:hint="cs"/>
          <w:rtl/>
        </w:rPr>
      </w:pPr>
    </w:p>
    <w:p w14:paraId="339BCC4D" w14:textId="77777777" w:rsidR="00000000" w:rsidRDefault="007C71EE">
      <w:pPr>
        <w:pStyle w:val="ad"/>
        <w:rPr>
          <w:rtl/>
        </w:rPr>
      </w:pPr>
      <w:r>
        <w:rPr>
          <w:rtl/>
        </w:rPr>
        <w:t>היו”ר אלי בן</w:t>
      </w:r>
      <w:r>
        <w:rPr>
          <w:rtl/>
        </w:rPr>
        <w:t>-מנחם:</w:t>
      </w:r>
    </w:p>
    <w:p w14:paraId="7AF98055" w14:textId="77777777" w:rsidR="00000000" w:rsidRDefault="007C71EE">
      <w:pPr>
        <w:pStyle w:val="a"/>
        <w:rPr>
          <w:rtl/>
        </w:rPr>
      </w:pPr>
    </w:p>
    <w:p w14:paraId="50BD3F54" w14:textId="77777777" w:rsidR="00000000" w:rsidRDefault="007C71EE">
      <w:pPr>
        <w:pStyle w:val="a"/>
        <w:rPr>
          <w:rFonts w:hint="cs"/>
          <w:rtl/>
        </w:rPr>
      </w:pPr>
      <w:r>
        <w:rPr>
          <w:rFonts w:hint="cs"/>
          <w:rtl/>
        </w:rPr>
        <w:t>בבקשה.</w:t>
      </w:r>
    </w:p>
    <w:p w14:paraId="07335C80" w14:textId="77777777" w:rsidR="00000000" w:rsidRDefault="007C71EE">
      <w:pPr>
        <w:pStyle w:val="a"/>
        <w:rPr>
          <w:rFonts w:hint="cs"/>
          <w:rtl/>
        </w:rPr>
      </w:pPr>
    </w:p>
    <w:p w14:paraId="58704BF4" w14:textId="77777777" w:rsidR="00000000" w:rsidRDefault="007C71EE">
      <w:pPr>
        <w:pStyle w:val="ac"/>
        <w:rPr>
          <w:rtl/>
        </w:rPr>
      </w:pPr>
      <w:r>
        <w:rPr>
          <w:rFonts w:hint="eastAsia"/>
          <w:rtl/>
        </w:rPr>
        <w:t>דוד</w:t>
      </w:r>
      <w:r>
        <w:rPr>
          <w:rtl/>
        </w:rPr>
        <w:t xml:space="preserve"> טל (עם אחד):</w:t>
      </w:r>
    </w:p>
    <w:p w14:paraId="671EA4FB" w14:textId="77777777" w:rsidR="00000000" w:rsidRDefault="007C71EE">
      <w:pPr>
        <w:pStyle w:val="a"/>
        <w:rPr>
          <w:rFonts w:hint="cs"/>
          <w:rtl/>
        </w:rPr>
      </w:pPr>
    </w:p>
    <w:p w14:paraId="1DAC2D1E" w14:textId="77777777" w:rsidR="00000000" w:rsidRDefault="007C71EE">
      <w:pPr>
        <w:pStyle w:val="a"/>
        <w:rPr>
          <w:rFonts w:hint="cs"/>
          <w:rtl/>
        </w:rPr>
      </w:pPr>
      <w:r>
        <w:rPr>
          <w:rFonts w:hint="cs"/>
          <w:rtl/>
        </w:rPr>
        <w:t>יש לי שאלה.</w:t>
      </w:r>
    </w:p>
    <w:p w14:paraId="714B9C01" w14:textId="77777777" w:rsidR="00000000" w:rsidRDefault="007C71EE">
      <w:pPr>
        <w:pStyle w:val="a"/>
        <w:rPr>
          <w:rFonts w:hint="cs"/>
          <w:rtl/>
        </w:rPr>
      </w:pPr>
    </w:p>
    <w:p w14:paraId="7CACD6D5" w14:textId="77777777" w:rsidR="00000000" w:rsidRDefault="007C71EE">
      <w:pPr>
        <w:pStyle w:val="ad"/>
        <w:rPr>
          <w:rtl/>
        </w:rPr>
      </w:pPr>
      <w:r>
        <w:rPr>
          <w:rtl/>
        </w:rPr>
        <w:t>היו”ר אלי בן-מנחם:</w:t>
      </w:r>
    </w:p>
    <w:p w14:paraId="0DBAAEFB" w14:textId="77777777" w:rsidR="00000000" w:rsidRDefault="007C71EE">
      <w:pPr>
        <w:pStyle w:val="a"/>
        <w:rPr>
          <w:rtl/>
        </w:rPr>
      </w:pPr>
    </w:p>
    <w:p w14:paraId="4DD78190" w14:textId="77777777" w:rsidR="00000000" w:rsidRDefault="007C71EE">
      <w:pPr>
        <w:pStyle w:val="a"/>
        <w:rPr>
          <w:rFonts w:hint="cs"/>
          <w:rtl/>
        </w:rPr>
      </w:pPr>
      <w:r>
        <w:rPr>
          <w:rFonts w:hint="cs"/>
          <w:rtl/>
        </w:rPr>
        <w:t>אם חבר הכנסת מיכאל איתן מוכן, בבקשה.</w:t>
      </w:r>
    </w:p>
    <w:p w14:paraId="5F925BDC" w14:textId="77777777" w:rsidR="00000000" w:rsidRDefault="007C71EE">
      <w:pPr>
        <w:pStyle w:val="a"/>
        <w:rPr>
          <w:rFonts w:hint="cs"/>
          <w:rtl/>
        </w:rPr>
      </w:pPr>
    </w:p>
    <w:p w14:paraId="0CDAEC01" w14:textId="77777777" w:rsidR="00000000" w:rsidRDefault="007C71EE">
      <w:pPr>
        <w:pStyle w:val="SpeakerCon"/>
        <w:rPr>
          <w:rtl/>
        </w:rPr>
      </w:pPr>
      <w:bookmarkStart w:id="1264" w:name="FS000000462T27_05_2003_12_40_17C"/>
      <w:bookmarkEnd w:id="1264"/>
      <w:r>
        <w:rPr>
          <w:rtl/>
        </w:rPr>
        <w:t>מיכאל איתן (יו”ר ועדת החוקה, חוק ומשפט):</w:t>
      </w:r>
    </w:p>
    <w:p w14:paraId="459C971D" w14:textId="77777777" w:rsidR="00000000" w:rsidRDefault="007C71EE">
      <w:pPr>
        <w:pStyle w:val="a"/>
        <w:rPr>
          <w:rtl/>
        </w:rPr>
      </w:pPr>
    </w:p>
    <w:p w14:paraId="235E0895" w14:textId="77777777" w:rsidR="00000000" w:rsidRDefault="007C71EE">
      <w:pPr>
        <w:pStyle w:val="a"/>
        <w:rPr>
          <w:rFonts w:hint="cs"/>
          <w:rtl/>
        </w:rPr>
      </w:pPr>
      <w:r>
        <w:rPr>
          <w:rFonts w:hint="cs"/>
          <w:rtl/>
        </w:rPr>
        <w:t>יש לי הרושם שאני קצת מתגעגע לימים שבהם הייתי באופוזיציה וניהלתי את הפיליבסטר. עכשיו אני מושך פה את הזמן לטובת</w:t>
      </w:r>
      <w:r>
        <w:rPr>
          <w:rFonts w:hint="cs"/>
          <w:rtl/>
        </w:rPr>
        <w:t xml:space="preserve"> האופוזיציה.</w:t>
      </w:r>
    </w:p>
    <w:p w14:paraId="697BF5D2" w14:textId="77777777" w:rsidR="00000000" w:rsidRDefault="007C71EE">
      <w:pPr>
        <w:pStyle w:val="a"/>
        <w:rPr>
          <w:rFonts w:hint="cs"/>
          <w:rtl/>
        </w:rPr>
      </w:pPr>
    </w:p>
    <w:p w14:paraId="5392743F" w14:textId="77777777" w:rsidR="00000000" w:rsidRDefault="007C71EE">
      <w:pPr>
        <w:pStyle w:val="ad"/>
        <w:rPr>
          <w:rtl/>
        </w:rPr>
      </w:pPr>
      <w:r>
        <w:rPr>
          <w:rtl/>
        </w:rPr>
        <w:t>היו”ר אלי בן-מנחם:</w:t>
      </w:r>
    </w:p>
    <w:p w14:paraId="34827180" w14:textId="77777777" w:rsidR="00000000" w:rsidRDefault="007C71EE">
      <w:pPr>
        <w:pStyle w:val="a"/>
        <w:rPr>
          <w:rtl/>
        </w:rPr>
      </w:pPr>
    </w:p>
    <w:p w14:paraId="0B490276" w14:textId="77777777" w:rsidR="00000000" w:rsidRDefault="007C71EE">
      <w:pPr>
        <w:pStyle w:val="a"/>
        <w:rPr>
          <w:rFonts w:hint="cs"/>
          <w:rtl/>
        </w:rPr>
      </w:pPr>
      <w:r>
        <w:rPr>
          <w:rFonts w:hint="cs"/>
          <w:rtl/>
        </w:rPr>
        <w:t>לדעתי, אף אחד לא ישבור את השיא שאתה מחזיק.</w:t>
      </w:r>
    </w:p>
    <w:p w14:paraId="0AF01CDF" w14:textId="77777777" w:rsidR="00000000" w:rsidRDefault="007C71EE">
      <w:pPr>
        <w:pStyle w:val="a"/>
        <w:rPr>
          <w:rFonts w:hint="cs"/>
          <w:rtl/>
        </w:rPr>
      </w:pPr>
    </w:p>
    <w:p w14:paraId="38904CBC" w14:textId="77777777" w:rsidR="00000000" w:rsidRDefault="007C71EE">
      <w:pPr>
        <w:pStyle w:val="ac"/>
        <w:rPr>
          <w:rtl/>
        </w:rPr>
      </w:pPr>
      <w:r>
        <w:rPr>
          <w:rFonts w:hint="eastAsia"/>
          <w:rtl/>
        </w:rPr>
        <w:t>דוד</w:t>
      </w:r>
      <w:r>
        <w:rPr>
          <w:rtl/>
        </w:rPr>
        <w:t xml:space="preserve"> טל (עם אחד):</w:t>
      </w:r>
    </w:p>
    <w:p w14:paraId="12DCAB35" w14:textId="77777777" w:rsidR="00000000" w:rsidRDefault="007C71EE">
      <w:pPr>
        <w:pStyle w:val="a"/>
        <w:rPr>
          <w:rFonts w:hint="cs"/>
          <w:rtl/>
        </w:rPr>
      </w:pPr>
    </w:p>
    <w:p w14:paraId="36A0BABD" w14:textId="77777777" w:rsidR="00000000" w:rsidRDefault="007C71EE">
      <w:pPr>
        <w:pStyle w:val="a"/>
        <w:rPr>
          <w:rFonts w:hint="cs"/>
          <w:rtl/>
        </w:rPr>
      </w:pPr>
      <w:r>
        <w:rPr>
          <w:rFonts w:hint="cs"/>
          <w:rtl/>
        </w:rPr>
        <w:t>דיברת 14 שעות ברצף?</w:t>
      </w:r>
    </w:p>
    <w:p w14:paraId="4F28BE20" w14:textId="77777777" w:rsidR="00000000" w:rsidRDefault="007C71EE">
      <w:pPr>
        <w:pStyle w:val="a"/>
        <w:rPr>
          <w:rFonts w:hint="cs"/>
          <w:rtl/>
        </w:rPr>
      </w:pPr>
    </w:p>
    <w:p w14:paraId="6912A6D1" w14:textId="77777777" w:rsidR="00000000" w:rsidRDefault="007C71EE">
      <w:pPr>
        <w:pStyle w:val="a"/>
        <w:rPr>
          <w:rFonts w:hint="cs"/>
          <w:rtl/>
        </w:rPr>
      </w:pPr>
      <w:r>
        <w:rPr>
          <w:rFonts w:hint="cs"/>
          <w:rtl/>
        </w:rPr>
        <w:t>אתה אומר שהמצב הקיים הוא תוצאה של תיקונים אחרים של התוכניות הכלכליות והתקציביות השונות בשנתיים האחרונות, פעם אחר פעם. לא עלתה בידינו, לא הס</w:t>
      </w:r>
      <w:r>
        <w:rPr>
          <w:rFonts w:hint="cs"/>
          <w:rtl/>
        </w:rPr>
        <w:t>תייע, ודבר לא קרה. מי לידי יתקע  שהפעם זה יקרה? אנחנו שילמנו את המחיר פעם אחר פעם, והתוצאה: אין. לכן, יש ההפגנה.</w:t>
      </w:r>
    </w:p>
    <w:p w14:paraId="0B968DED" w14:textId="77777777" w:rsidR="00000000" w:rsidRDefault="007C71EE">
      <w:pPr>
        <w:pStyle w:val="a"/>
        <w:rPr>
          <w:rFonts w:hint="cs"/>
          <w:rtl/>
        </w:rPr>
      </w:pPr>
    </w:p>
    <w:p w14:paraId="29CF6317" w14:textId="77777777" w:rsidR="00000000" w:rsidRDefault="007C71EE">
      <w:pPr>
        <w:pStyle w:val="SpeakerCon"/>
        <w:rPr>
          <w:rtl/>
        </w:rPr>
      </w:pPr>
      <w:bookmarkStart w:id="1265" w:name="FS000000462T27_05_2003_12_42_38C"/>
      <w:bookmarkEnd w:id="1265"/>
      <w:r>
        <w:rPr>
          <w:rtl/>
        </w:rPr>
        <w:t>מיכאל איתן (יו”ר ועדת החוקה, חוק ומשפט):</w:t>
      </w:r>
    </w:p>
    <w:p w14:paraId="1419205B" w14:textId="77777777" w:rsidR="00000000" w:rsidRDefault="007C71EE">
      <w:pPr>
        <w:pStyle w:val="a"/>
        <w:rPr>
          <w:rtl/>
        </w:rPr>
      </w:pPr>
    </w:p>
    <w:p w14:paraId="22FB02F9" w14:textId="77777777" w:rsidR="00000000" w:rsidRDefault="007C71EE">
      <w:pPr>
        <w:pStyle w:val="a"/>
        <w:rPr>
          <w:rFonts w:hint="cs"/>
          <w:rtl/>
        </w:rPr>
      </w:pPr>
      <w:r>
        <w:rPr>
          <w:rFonts w:hint="cs"/>
          <w:rtl/>
        </w:rPr>
        <w:t>אתה צודק במאה אחוז, אבל אענה לך על זה. בשנת 2001 המשק שלנו נקלע למכה קשה בגלל בעיית האינתיפאדה, מפני</w:t>
      </w:r>
      <w:r>
        <w:rPr>
          <w:rFonts w:hint="cs"/>
          <w:rtl/>
        </w:rPr>
        <w:t xml:space="preserve"> שהאינתיפאדה השפיעה על המשק הישראלי </w:t>
      </w:r>
      <w:r>
        <w:rPr>
          <w:rtl/>
        </w:rPr>
        <w:t>–</w:t>
      </w:r>
      <w:r>
        <w:rPr>
          <w:rFonts w:hint="cs"/>
          <w:rtl/>
        </w:rPr>
        <w:t xml:space="preserve"> נושא התיירות ונושאים אחרים סבלו בגלל זה, וקיבלנו מכה נוספת - היה גם מיתון עולמי, ובנוסף הפגיעה המרכזית היתה בדברים שבהם אנחנו הרווחנו הרבה: תעשיות ההיי-טק והטכנולוגיה. ארבעת הגורמים האלה גרמו למשק שלנו מכה שבאה בתגובה.</w:t>
      </w:r>
    </w:p>
    <w:p w14:paraId="12ADE1FA" w14:textId="77777777" w:rsidR="00000000" w:rsidRDefault="007C71EE">
      <w:pPr>
        <w:pStyle w:val="a"/>
        <w:rPr>
          <w:rFonts w:hint="cs"/>
          <w:rtl/>
        </w:rPr>
      </w:pPr>
    </w:p>
    <w:p w14:paraId="33C2ED4B" w14:textId="77777777" w:rsidR="00000000" w:rsidRDefault="007C71EE">
      <w:pPr>
        <w:pStyle w:val="a"/>
        <w:rPr>
          <w:rFonts w:hint="cs"/>
          <w:rtl/>
        </w:rPr>
      </w:pPr>
      <w:r>
        <w:rPr>
          <w:rFonts w:hint="cs"/>
          <w:rtl/>
        </w:rPr>
        <w:t>חבר הכנסת דוד טל, אתה אומר: מיכאל איתן, אתה  אומר שהממשלה לא הצליחה בשלושה ניסיונות קודמים לייצב את המצב. מי לידי יתקע שעכשיו נצליח? אני אומר שאתה צודק, אבל אתן לך משל: אדם חולה הולך לניתוח, ושלוש פעמים הניתוח לא הצליח. האם הוא לא ילך לניתוח בפעם הרביעית</w:t>
      </w:r>
      <w:r>
        <w:rPr>
          <w:rFonts w:hint="cs"/>
          <w:rtl/>
        </w:rPr>
        <w:t xml:space="preserve"> ויגיד: עכשיו, אלך למות? אין לו ברירה.</w:t>
      </w:r>
    </w:p>
    <w:p w14:paraId="581615EF" w14:textId="77777777" w:rsidR="00000000" w:rsidRDefault="007C71EE">
      <w:pPr>
        <w:pStyle w:val="a"/>
        <w:rPr>
          <w:rFonts w:hint="cs"/>
          <w:rtl/>
        </w:rPr>
      </w:pPr>
    </w:p>
    <w:p w14:paraId="62545ACC" w14:textId="77777777" w:rsidR="00000000" w:rsidRDefault="007C71EE">
      <w:pPr>
        <w:pStyle w:val="ac"/>
        <w:rPr>
          <w:rtl/>
        </w:rPr>
      </w:pPr>
      <w:r>
        <w:rPr>
          <w:rFonts w:hint="eastAsia"/>
          <w:rtl/>
        </w:rPr>
        <w:t>דוד</w:t>
      </w:r>
      <w:r>
        <w:rPr>
          <w:rtl/>
        </w:rPr>
        <w:t xml:space="preserve"> טל (עם אחד):</w:t>
      </w:r>
    </w:p>
    <w:p w14:paraId="592C304E" w14:textId="77777777" w:rsidR="00000000" w:rsidRDefault="007C71EE">
      <w:pPr>
        <w:pStyle w:val="a"/>
        <w:rPr>
          <w:rFonts w:hint="cs"/>
          <w:rtl/>
        </w:rPr>
      </w:pPr>
    </w:p>
    <w:p w14:paraId="0F460545" w14:textId="77777777" w:rsidR="00000000" w:rsidRDefault="007C71EE">
      <w:pPr>
        <w:pStyle w:val="a"/>
        <w:rPr>
          <w:rFonts w:hint="cs"/>
          <w:rtl/>
        </w:rPr>
      </w:pPr>
      <w:r>
        <w:rPr>
          <w:rFonts w:hint="cs"/>
          <w:rtl/>
        </w:rPr>
        <w:t>לא, הוא יחליף את המנתח.</w:t>
      </w:r>
    </w:p>
    <w:p w14:paraId="0C44CEE2" w14:textId="77777777" w:rsidR="00000000" w:rsidRDefault="007C71EE">
      <w:pPr>
        <w:pStyle w:val="SubjectSub"/>
        <w:rPr>
          <w:rFonts w:hint="cs"/>
          <w:rtl/>
        </w:rPr>
      </w:pPr>
    </w:p>
    <w:p w14:paraId="46C16B06" w14:textId="77777777" w:rsidR="00000000" w:rsidRDefault="007C71EE">
      <w:pPr>
        <w:pStyle w:val="SpeakerCon"/>
        <w:rPr>
          <w:rtl/>
        </w:rPr>
      </w:pPr>
      <w:bookmarkStart w:id="1266" w:name="FS000000462T27_05_2003_12_45_47C"/>
      <w:bookmarkEnd w:id="1266"/>
      <w:r>
        <w:rPr>
          <w:rtl/>
        </w:rPr>
        <w:t>מיכאל איתן (יו”ר ועדת החוקה, חוק ומשפט):</w:t>
      </w:r>
    </w:p>
    <w:p w14:paraId="0533A47E" w14:textId="77777777" w:rsidR="00000000" w:rsidRDefault="007C71EE">
      <w:pPr>
        <w:pStyle w:val="a"/>
        <w:rPr>
          <w:rtl/>
        </w:rPr>
      </w:pPr>
    </w:p>
    <w:p w14:paraId="293A2B0D" w14:textId="77777777" w:rsidR="00000000" w:rsidRDefault="007C71EE">
      <w:pPr>
        <w:pStyle w:val="a"/>
        <w:rPr>
          <w:rFonts w:hint="cs"/>
          <w:rtl/>
        </w:rPr>
      </w:pPr>
      <w:r>
        <w:rPr>
          <w:rFonts w:hint="cs"/>
          <w:rtl/>
        </w:rPr>
        <w:t>עם כל הכבוד, גם הממשלה הנוכחית וגם התוכנית הנוכחית - הממשלה קיבלה עכשיו מנדט מהעם, והיא באה ואומרת: זו התוכנית שלנו. המדינה חזקה מכ</w:t>
      </w:r>
      <w:r>
        <w:rPr>
          <w:rFonts w:hint="cs"/>
          <w:rtl/>
        </w:rPr>
        <w:t>די שחס וחלילה בגלל התוכנית הזאת יקרו פה אסונות, אף שטבעי שהאופוזיציה תגיד את זה. יכול להיות שיהיה קשה, ובטוח יהיה קשה. גם היום קשה. יש תקווה, כמו בניתוח, שלאחר תקופה קשה יהיו התאוששות וצמיחה. צריך לנסות.</w:t>
      </w:r>
    </w:p>
    <w:p w14:paraId="37924AD2" w14:textId="77777777" w:rsidR="00000000" w:rsidRDefault="007C71EE">
      <w:pPr>
        <w:pStyle w:val="a"/>
        <w:rPr>
          <w:rFonts w:hint="cs"/>
          <w:rtl/>
        </w:rPr>
      </w:pPr>
    </w:p>
    <w:p w14:paraId="024D1D81" w14:textId="77777777" w:rsidR="00000000" w:rsidRDefault="007C71EE">
      <w:pPr>
        <w:pStyle w:val="a"/>
        <w:rPr>
          <w:rFonts w:hint="cs"/>
          <w:rtl/>
        </w:rPr>
      </w:pPr>
      <w:r>
        <w:rPr>
          <w:rFonts w:hint="cs"/>
          <w:rtl/>
        </w:rPr>
        <w:t>זה לגיטימי מצדך לבוא ולהגיד: אני מציע ניתוח אחר. את</w:t>
      </w:r>
      <w:r>
        <w:rPr>
          <w:rFonts w:hint="cs"/>
          <w:rtl/>
        </w:rPr>
        <w:t>ה לא יכול להגיד: אני לא מציע ניתוח. אני מציע שלא יעשו כלום. אני מציע שייתנו לכולם וימשיך  להיות טוב, כי זה לא יהיה.</w:t>
      </w:r>
    </w:p>
    <w:p w14:paraId="63718EB7" w14:textId="77777777" w:rsidR="00000000" w:rsidRDefault="007C71EE">
      <w:pPr>
        <w:pStyle w:val="a"/>
        <w:rPr>
          <w:rFonts w:hint="cs"/>
          <w:rtl/>
        </w:rPr>
      </w:pPr>
    </w:p>
    <w:p w14:paraId="167CECCF" w14:textId="77777777" w:rsidR="00000000" w:rsidRDefault="007C71EE">
      <w:pPr>
        <w:pStyle w:val="ac"/>
        <w:rPr>
          <w:rtl/>
        </w:rPr>
      </w:pPr>
      <w:r>
        <w:rPr>
          <w:rFonts w:hint="eastAsia"/>
          <w:rtl/>
        </w:rPr>
        <w:t>דוד</w:t>
      </w:r>
      <w:r>
        <w:rPr>
          <w:rtl/>
        </w:rPr>
        <w:t xml:space="preserve"> טל (עם אחד):</w:t>
      </w:r>
    </w:p>
    <w:p w14:paraId="51958203" w14:textId="77777777" w:rsidR="00000000" w:rsidRDefault="007C71EE">
      <w:pPr>
        <w:pStyle w:val="a"/>
        <w:rPr>
          <w:rFonts w:hint="cs"/>
          <w:rtl/>
        </w:rPr>
      </w:pPr>
    </w:p>
    <w:p w14:paraId="6FA98B7F" w14:textId="77777777" w:rsidR="00000000" w:rsidRDefault="007C71EE">
      <w:pPr>
        <w:pStyle w:val="a"/>
        <w:rPr>
          <w:rFonts w:hint="cs"/>
          <w:rtl/>
        </w:rPr>
      </w:pPr>
      <w:r>
        <w:rPr>
          <w:rFonts w:hint="cs"/>
          <w:rtl/>
        </w:rPr>
        <w:t>אני מסכים אתך.</w:t>
      </w:r>
    </w:p>
    <w:p w14:paraId="5659823E" w14:textId="77777777" w:rsidR="00000000" w:rsidRDefault="007C71EE">
      <w:pPr>
        <w:pStyle w:val="a"/>
        <w:rPr>
          <w:rFonts w:hint="cs"/>
          <w:rtl/>
        </w:rPr>
      </w:pPr>
    </w:p>
    <w:p w14:paraId="42E66F26" w14:textId="77777777" w:rsidR="00000000" w:rsidRDefault="007C71EE">
      <w:pPr>
        <w:pStyle w:val="SpeakerCon"/>
        <w:rPr>
          <w:rtl/>
        </w:rPr>
      </w:pPr>
      <w:bookmarkStart w:id="1267" w:name="FS000000462T27_05_2003_12_47_45C"/>
      <w:bookmarkEnd w:id="1267"/>
      <w:r>
        <w:rPr>
          <w:rtl/>
        </w:rPr>
        <w:t>מיכאל איתן (יו”ר ועדת החוקה, חוק ומשפט):</w:t>
      </w:r>
    </w:p>
    <w:p w14:paraId="1D42CA7E" w14:textId="77777777" w:rsidR="00000000" w:rsidRDefault="007C71EE">
      <w:pPr>
        <w:pStyle w:val="a"/>
        <w:rPr>
          <w:rtl/>
        </w:rPr>
      </w:pPr>
    </w:p>
    <w:p w14:paraId="265EF467" w14:textId="77777777" w:rsidR="00000000" w:rsidRDefault="007C71EE">
      <w:pPr>
        <w:pStyle w:val="a"/>
        <w:rPr>
          <w:rFonts w:hint="cs"/>
          <w:rtl/>
        </w:rPr>
      </w:pPr>
      <w:r>
        <w:rPr>
          <w:rFonts w:hint="cs"/>
          <w:rtl/>
        </w:rPr>
        <w:t>לגיטימי שתבואו ותגידו: יש לנו תוכנית ריאלית אלטרנטיבית.</w:t>
      </w:r>
    </w:p>
    <w:p w14:paraId="23D2E8D7" w14:textId="77777777" w:rsidR="00000000" w:rsidRDefault="007C71EE">
      <w:pPr>
        <w:pStyle w:val="ac"/>
        <w:rPr>
          <w:rFonts w:hint="cs"/>
          <w:rtl/>
        </w:rPr>
      </w:pPr>
    </w:p>
    <w:p w14:paraId="6D3B3647" w14:textId="77777777" w:rsidR="00000000" w:rsidRDefault="007C71EE">
      <w:pPr>
        <w:pStyle w:val="ac"/>
        <w:rPr>
          <w:rtl/>
        </w:rPr>
      </w:pPr>
      <w:r>
        <w:rPr>
          <w:rFonts w:hint="eastAsia"/>
          <w:rtl/>
        </w:rPr>
        <w:t>דוד</w:t>
      </w:r>
      <w:r>
        <w:rPr>
          <w:rtl/>
        </w:rPr>
        <w:t xml:space="preserve"> טל</w:t>
      </w:r>
      <w:r>
        <w:rPr>
          <w:rtl/>
        </w:rPr>
        <w:t xml:space="preserve"> (עם אחד):</w:t>
      </w:r>
    </w:p>
    <w:p w14:paraId="139E2826" w14:textId="77777777" w:rsidR="00000000" w:rsidRDefault="007C71EE">
      <w:pPr>
        <w:pStyle w:val="a"/>
        <w:rPr>
          <w:rFonts w:hint="cs"/>
          <w:rtl/>
        </w:rPr>
      </w:pPr>
    </w:p>
    <w:p w14:paraId="3576F214" w14:textId="77777777" w:rsidR="00000000" w:rsidRDefault="007C71EE">
      <w:pPr>
        <w:pStyle w:val="a"/>
        <w:rPr>
          <w:rFonts w:hint="cs"/>
          <w:rtl/>
        </w:rPr>
      </w:pPr>
      <w:r>
        <w:rPr>
          <w:rFonts w:hint="cs"/>
          <w:rtl/>
        </w:rPr>
        <w:t>נכון. את הקונספציה של האוצר - לשנות.</w:t>
      </w:r>
    </w:p>
    <w:p w14:paraId="2F31AC8D" w14:textId="77777777" w:rsidR="00000000" w:rsidRDefault="007C71EE">
      <w:pPr>
        <w:pStyle w:val="a"/>
        <w:rPr>
          <w:rFonts w:hint="cs"/>
          <w:rtl/>
        </w:rPr>
      </w:pPr>
    </w:p>
    <w:p w14:paraId="1FB57B69" w14:textId="77777777" w:rsidR="00000000" w:rsidRDefault="007C71EE">
      <w:pPr>
        <w:pStyle w:val="SpeakerCon"/>
        <w:rPr>
          <w:rtl/>
        </w:rPr>
      </w:pPr>
      <w:bookmarkStart w:id="1268" w:name="FS000000462T27_05_2003_12_47_46C"/>
      <w:bookmarkEnd w:id="1268"/>
      <w:r>
        <w:rPr>
          <w:rtl/>
        </w:rPr>
        <w:t>מיכאל איתן (יו”ר ועדת החוקה, חוק ומשפט):</w:t>
      </w:r>
    </w:p>
    <w:p w14:paraId="104C2AFD" w14:textId="77777777" w:rsidR="00000000" w:rsidRDefault="007C71EE">
      <w:pPr>
        <w:pStyle w:val="a"/>
        <w:rPr>
          <w:rtl/>
        </w:rPr>
      </w:pPr>
    </w:p>
    <w:p w14:paraId="5519D618" w14:textId="77777777" w:rsidR="00000000" w:rsidRDefault="007C71EE">
      <w:pPr>
        <w:pStyle w:val="a"/>
        <w:rPr>
          <w:rFonts w:hint="cs"/>
          <w:rtl/>
        </w:rPr>
      </w:pPr>
      <w:r>
        <w:rPr>
          <w:rFonts w:hint="cs"/>
          <w:rtl/>
        </w:rPr>
        <w:t xml:space="preserve">גם זה צריך להיות משהו שאפשר יהיה לשקול אותו בחלופות ולבדוק אותו. להגיד ולהמציא יש מאין זה קל מאוד, להגיד: טוב, יש לי תוכנית. התוכנית היא - יש היום אי-גבייה, ואנחנו </w:t>
      </w:r>
      <w:r>
        <w:rPr>
          <w:rFonts w:hint="cs"/>
          <w:rtl/>
        </w:rPr>
        <w:t>נגבה עוד 2 מיליארדים שלא גבינו עד היום. זה לא מקור הכנסה ודאי. זה לא מקור שאפשר לבנות עליו. זה לא שלא עשו מאמצים עד היום. אי-אפשר להצביע על זה כעל כסף ולומר: יש לי 2 המיליארדים עוד לפני שגביתי, ועכשיו אחלק אותם. קודם הוא מחלק, ואומר: אחר כך אגבה את 2 המילי</w:t>
      </w:r>
      <w:r>
        <w:rPr>
          <w:rFonts w:hint="cs"/>
          <w:rtl/>
        </w:rPr>
        <w:t>ארדים. זו לא הצעה אלטרנטיבית. אם היו או יש הצעות אלטרנטיביות, הן ראויות להצבעה ולדיון. אני לא חושב שהפתרון הוא רק להגיד לא.</w:t>
      </w:r>
    </w:p>
    <w:p w14:paraId="5B373AAC" w14:textId="77777777" w:rsidR="00000000" w:rsidRDefault="007C71EE">
      <w:pPr>
        <w:pStyle w:val="a"/>
        <w:rPr>
          <w:rFonts w:hint="cs"/>
          <w:rtl/>
        </w:rPr>
      </w:pPr>
    </w:p>
    <w:p w14:paraId="70D2BE29" w14:textId="77777777" w:rsidR="00000000" w:rsidRDefault="007C71EE">
      <w:pPr>
        <w:pStyle w:val="ac"/>
        <w:rPr>
          <w:rtl/>
        </w:rPr>
      </w:pPr>
      <w:r>
        <w:rPr>
          <w:rFonts w:hint="eastAsia"/>
          <w:rtl/>
        </w:rPr>
        <w:t>מיכאל</w:t>
      </w:r>
      <w:r>
        <w:rPr>
          <w:rtl/>
        </w:rPr>
        <w:t xml:space="preserve"> מלכיאור (העבודה-מימד):</w:t>
      </w:r>
    </w:p>
    <w:p w14:paraId="5FD61764" w14:textId="77777777" w:rsidR="00000000" w:rsidRDefault="007C71EE">
      <w:pPr>
        <w:pStyle w:val="a"/>
        <w:rPr>
          <w:rFonts w:hint="cs"/>
          <w:rtl/>
        </w:rPr>
      </w:pPr>
    </w:p>
    <w:p w14:paraId="334C31C5" w14:textId="77777777" w:rsidR="00000000" w:rsidRDefault="007C71EE">
      <w:pPr>
        <w:pStyle w:val="a"/>
        <w:rPr>
          <w:rFonts w:hint="cs"/>
          <w:rtl/>
        </w:rPr>
      </w:pPr>
      <w:r>
        <w:rPr>
          <w:rFonts w:hint="cs"/>
          <w:rtl/>
        </w:rPr>
        <w:t>מותר לשאול עוד שאלה?</w:t>
      </w:r>
    </w:p>
    <w:p w14:paraId="0D1E0F43" w14:textId="77777777" w:rsidR="00000000" w:rsidRDefault="007C71EE">
      <w:pPr>
        <w:pStyle w:val="a"/>
        <w:rPr>
          <w:rFonts w:hint="cs"/>
          <w:rtl/>
        </w:rPr>
      </w:pPr>
    </w:p>
    <w:p w14:paraId="553C35C3" w14:textId="77777777" w:rsidR="00000000" w:rsidRDefault="007C71EE">
      <w:pPr>
        <w:pStyle w:val="SpeakerCon"/>
        <w:rPr>
          <w:rtl/>
        </w:rPr>
      </w:pPr>
      <w:bookmarkStart w:id="1269" w:name="FS000000462T27_05_2003_12_50_28C"/>
      <w:bookmarkEnd w:id="1269"/>
      <w:r>
        <w:rPr>
          <w:rtl/>
        </w:rPr>
        <w:t>מיכאל איתן (יו”ר ועדת החוקה, חוק ומשפט):</w:t>
      </w:r>
    </w:p>
    <w:p w14:paraId="01E74B11" w14:textId="77777777" w:rsidR="00000000" w:rsidRDefault="007C71EE">
      <w:pPr>
        <w:pStyle w:val="a"/>
        <w:rPr>
          <w:rtl/>
        </w:rPr>
      </w:pPr>
    </w:p>
    <w:p w14:paraId="21377AC2" w14:textId="77777777" w:rsidR="00000000" w:rsidRDefault="007C71EE">
      <w:pPr>
        <w:pStyle w:val="a"/>
        <w:rPr>
          <w:rFonts w:hint="cs"/>
          <w:rtl/>
        </w:rPr>
      </w:pPr>
      <w:r>
        <w:rPr>
          <w:rFonts w:hint="cs"/>
          <w:rtl/>
        </w:rPr>
        <w:t>אני לא עושה פיליבסטר. באתי לכאן להגיש</w:t>
      </w:r>
      <w:r>
        <w:rPr>
          <w:rFonts w:hint="cs"/>
          <w:rtl/>
        </w:rPr>
        <w:t xml:space="preserve"> הצעת חוק.</w:t>
      </w:r>
    </w:p>
    <w:p w14:paraId="686D2511" w14:textId="77777777" w:rsidR="00000000" w:rsidRDefault="007C71EE">
      <w:pPr>
        <w:pStyle w:val="a"/>
        <w:rPr>
          <w:rFonts w:hint="cs"/>
          <w:rtl/>
        </w:rPr>
      </w:pPr>
    </w:p>
    <w:p w14:paraId="3E33DDAF" w14:textId="77777777" w:rsidR="00000000" w:rsidRDefault="007C71EE">
      <w:pPr>
        <w:pStyle w:val="ad"/>
        <w:rPr>
          <w:rtl/>
        </w:rPr>
      </w:pPr>
      <w:r>
        <w:rPr>
          <w:rtl/>
        </w:rPr>
        <w:t>היו”ר אלי בן-מנחם:</w:t>
      </w:r>
    </w:p>
    <w:p w14:paraId="66CC5A9D" w14:textId="77777777" w:rsidR="00000000" w:rsidRDefault="007C71EE">
      <w:pPr>
        <w:pStyle w:val="a"/>
        <w:rPr>
          <w:rtl/>
        </w:rPr>
      </w:pPr>
    </w:p>
    <w:p w14:paraId="48BD2349" w14:textId="77777777" w:rsidR="00000000" w:rsidRDefault="007C71EE">
      <w:pPr>
        <w:pStyle w:val="a"/>
        <w:rPr>
          <w:rFonts w:hint="cs"/>
          <w:rtl/>
        </w:rPr>
      </w:pPr>
      <w:r>
        <w:rPr>
          <w:rFonts w:hint="cs"/>
          <w:rtl/>
        </w:rPr>
        <w:t>חבר הכנסת מלכיאור, אני מציע: כאשר חבר הכנסת איתן יסיים, אם תרצו לשאול - ארשה לכם.</w:t>
      </w:r>
    </w:p>
    <w:p w14:paraId="1AFF70BA" w14:textId="77777777" w:rsidR="00000000" w:rsidRDefault="007C71EE">
      <w:pPr>
        <w:pStyle w:val="a"/>
        <w:rPr>
          <w:rFonts w:hint="cs"/>
          <w:rtl/>
        </w:rPr>
      </w:pPr>
    </w:p>
    <w:p w14:paraId="549454CE" w14:textId="77777777" w:rsidR="00000000" w:rsidRDefault="007C71EE">
      <w:pPr>
        <w:pStyle w:val="SpeakerCon"/>
        <w:rPr>
          <w:rtl/>
        </w:rPr>
      </w:pPr>
      <w:bookmarkStart w:id="1270" w:name="FS000000462T27_05_2003_12_51_06C"/>
      <w:bookmarkEnd w:id="1270"/>
      <w:r>
        <w:rPr>
          <w:rtl/>
        </w:rPr>
        <w:t>מיכאל איתן (יו”ר ועדת החוקה, חוק ומשפט):</w:t>
      </w:r>
    </w:p>
    <w:p w14:paraId="59863661" w14:textId="77777777" w:rsidR="00000000" w:rsidRDefault="007C71EE">
      <w:pPr>
        <w:pStyle w:val="a"/>
        <w:rPr>
          <w:rtl/>
        </w:rPr>
      </w:pPr>
    </w:p>
    <w:p w14:paraId="0CE11563" w14:textId="77777777" w:rsidR="00000000" w:rsidRDefault="007C71EE">
      <w:pPr>
        <w:pStyle w:val="a"/>
        <w:rPr>
          <w:rFonts w:hint="cs"/>
          <w:rtl/>
        </w:rPr>
      </w:pPr>
      <w:r>
        <w:rPr>
          <w:rFonts w:hint="cs"/>
          <w:rtl/>
        </w:rPr>
        <w:t>אני חושב שיש כאן הצעת חוק עקרונית מאוד שתעניין אתכם מאוד.</w:t>
      </w:r>
    </w:p>
    <w:p w14:paraId="31FE2AE4" w14:textId="77777777" w:rsidR="00000000" w:rsidRDefault="007C71EE">
      <w:pPr>
        <w:pStyle w:val="a"/>
        <w:rPr>
          <w:rFonts w:hint="cs"/>
          <w:rtl/>
        </w:rPr>
      </w:pPr>
    </w:p>
    <w:p w14:paraId="7EC041F1" w14:textId="77777777" w:rsidR="00000000" w:rsidRDefault="007C71EE">
      <w:pPr>
        <w:pStyle w:val="ac"/>
        <w:rPr>
          <w:rtl/>
        </w:rPr>
      </w:pPr>
      <w:r>
        <w:rPr>
          <w:rFonts w:hint="eastAsia"/>
          <w:rtl/>
        </w:rPr>
        <w:t>מיכאל</w:t>
      </w:r>
      <w:r>
        <w:rPr>
          <w:rtl/>
        </w:rPr>
        <w:t xml:space="preserve"> מלכיאור (העבודה-מימד):</w:t>
      </w:r>
    </w:p>
    <w:p w14:paraId="30AEC7F1" w14:textId="77777777" w:rsidR="00000000" w:rsidRDefault="007C71EE">
      <w:pPr>
        <w:pStyle w:val="a"/>
        <w:rPr>
          <w:rFonts w:hint="cs"/>
          <w:rtl/>
        </w:rPr>
      </w:pPr>
    </w:p>
    <w:p w14:paraId="3C393919" w14:textId="77777777" w:rsidR="00000000" w:rsidRDefault="007C71EE">
      <w:pPr>
        <w:pStyle w:val="a"/>
        <w:rPr>
          <w:rFonts w:hint="cs"/>
          <w:rtl/>
        </w:rPr>
      </w:pPr>
      <w:r>
        <w:rPr>
          <w:rFonts w:hint="cs"/>
          <w:rtl/>
        </w:rPr>
        <w:t>חשבתי שמדב</w:t>
      </w:r>
      <w:r>
        <w:rPr>
          <w:rFonts w:hint="cs"/>
          <w:rtl/>
        </w:rPr>
        <w:t>רים עד שיבואו המסתייגים, ורציתי לעזור לך.</w:t>
      </w:r>
    </w:p>
    <w:p w14:paraId="7A505808" w14:textId="77777777" w:rsidR="00000000" w:rsidRDefault="007C71EE">
      <w:pPr>
        <w:pStyle w:val="a"/>
        <w:rPr>
          <w:rFonts w:hint="cs"/>
          <w:rtl/>
        </w:rPr>
      </w:pPr>
    </w:p>
    <w:p w14:paraId="774E36F2" w14:textId="77777777" w:rsidR="00000000" w:rsidRDefault="007C71EE">
      <w:pPr>
        <w:pStyle w:val="SpeakerCon"/>
        <w:rPr>
          <w:rtl/>
        </w:rPr>
      </w:pPr>
      <w:bookmarkStart w:id="1271" w:name="FS000000462T27_05_2003_12_51_35C"/>
      <w:bookmarkEnd w:id="1271"/>
      <w:r>
        <w:rPr>
          <w:rtl/>
        </w:rPr>
        <w:t>מיכאל איתן (יו”ר ועדת החוקה, חוק ומשפט):</w:t>
      </w:r>
    </w:p>
    <w:p w14:paraId="0E9ECE7D" w14:textId="77777777" w:rsidR="00000000" w:rsidRDefault="007C71EE">
      <w:pPr>
        <w:pStyle w:val="a"/>
        <w:rPr>
          <w:rtl/>
        </w:rPr>
      </w:pPr>
    </w:p>
    <w:p w14:paraId="7D644C86" w14:textId="77777777" w:rsidR="00000000" w:rsidRDefault="007C71EE">
      <w:pPr>
        <w:pStyle w:val="a"/>
        <w:rPr>
          <w:rFonts w:hint="cs"/>
          <w:rtl/>
        </w:rPr>
      </w:pPr>
      <w:r>
        <w:rPr>
          <w:rFonts w:hint="cs"/>
          <w:rtl/>
        </w:rPr>
        <w:t>אני מושך את הזמן כמה שאני  יכול.</w:t>
      </w:r>
    </w:p>
    <w:p w14:paraId="0BD8BCF3" w14:textId="77777777" w:rsidR="00000000" w:rsidRDefault="007C71EE">
      <w:pPr>
        <w:pStyle w:val="a"/>
        <w:rPr>
          <w:rFonts w:hint="cs"/>
          <w:rtl/>
        </w:rPr>
      </w:pPr>
    </w:p>
    <w:p w14:paraId="14D56AF4" w14:textId="77777777" w:rsidR="00000000" w:rsidRDefault="007C71EE">
      <w:pPr>
        <w:pStyle w:val="ad"/>
        <w:rPr>
          <w:rtl/>
        </w:rPr>
      </w:pPr>
      <w:r>
        <w:rPr>
          <w:rtl/>
        </w:rPr>
        <w:t>היו”ר אלי בן-מנחם:</w:t>
      </w:r>
    </w:p>
    <w:p w14:paraId="5A74E0B7" w14:textId="77777777" w:rsidR="00000000" w:rsidRDefault="007C71EE">
      <w:pPr>
        <w:pStyle w:val="a"/>
        <w:rPr>
          <w:rtl/>
        </w:rPr>
      </w:pPr>
    </w:p>
    <w:p w14:paraId="50DDB0A9" w14:textId="77777777" w:rsidR="00000000" w:rsidRDefault="007C71EE">
      <w:pPr>
        <w:pStyle w:val="a"/>
        <w:rPr>
          <w:rFonts w:hint="cs"/>
          <w:rtl/>
        </w:rPr>
      </w:pPr>
      <w:r>
        <w:rPr>
          <w:rFonts w:hint="cs"/>
          <w:rtl/>
        </w:rPr>
        <w:t>חבר הכנסת מלכיאור, תשאיר זאת למזכירות הכנסת. ביקשתי את זה.</w:t>
      </w:r>
    </w:p>
    <w:p w14:paraId="63CF179D" w14:textId="77777777" w:rsidR="00000000" w:rsidRDefault="007C71EE">
      <w:pPr>
        <w:pStyle w:val="a"/>
        <w:rPr>
          <w:rFonts w:hint="cs"/>
          <w:rtl/>
        </w:rPr>
      </w:pPr>
    </w:p>
    <w:p w14:paraId="1AC9C22C" w14:textId="77777777" w:rsidR="00000000" w:rsidRDefault="007C71EE">
      <w:pPr>
        <w:pStyle w:val="SpeakerCon"/>
        <w:rPr>
          <w:rtl/>
        </w:rPr>
      </w:pPr>
      <w:bookmarkStart w:id="1272" w:name="FS000000462T27_05_2003_12_52_02C"/>
      <w:bookmarkEnd w:id="1272"/>
      <w:r>
        <w:rPr>
          <w:rtl/>
        </w:rPr>
        <w:t>מיכאל איתן (יו”ר ועדת החוקה, חוק ומשפט):</w:t>
      </w:r>
    </w:p>
    <w:p w14:paraId="492AC72F" w14:textId="77777777" w:rsidR="00000000" w:rsidRDefault="007C71EE">
      <w:pPr>
        <w:pStyle w:val="a"/>
        <w:rPr>
          <w:rtl/>
        </w:rPr>
      </w:pPr>
    </w:p>
    <w:p w14:paraId="09282E91" w14:textId="77777777" w:rsidR="00000000" w:rsidRDefault="007C71EE">
      <w:pPr>
        <w:pStyle w:val="a"/>
        <w:rPr>
          <w:rFonts w:hint="cs"/>
          <w:rtl/>
        </w:rPr>
      </w:pPr>
      <w:r>
        <w:rPr>
          <w:rFonts w:hint="cs"/>
          <w:rtl/>
        </w:rPr>
        <w:t>אני חושב שזה מג</w:t>
      </w:r>
      <w:r>
        <w:rPr>
          <w:rFonts w:hint="cs"/>
          <w:rtl/>
        </w:rPr>
        <w:t>יע להם, כי לא נקבעה שעה מדויקת להגשת הצעת החוק. יכול להיות שהמסתייג, מבחינתו, מחכה, והוא לא יודע שהצעת החוק עולה עכשיו. אני מחכה קצת לפחות לאלה שבמשכן, שיודעים והגישו הסתייגויות, כדי שיוכלו לעלות.</w:t>
      </w:r>
    </w:p>
    <w:p w14:paraId="658F3801" w14:textId="77777777" w:rsidR="00000000" w:rsidRDefault="007C71EE">
      <w:pPr>
        <w:pStyle w:val="a"/>
        <w:rPr>
          <w:rFonts w:hint="cs"/>
          <w:rtl/>
        </w:rPr>
      </w:pPr>
    </w:p>
    <w:p w14:paraId="42647B92" w14:textId="77777777" w:rsidR="00000000" w:rsidRDefault="007C71EE">
      <w:pPr>
        <w:pStyle w:val="ac"/>
        <w:rPr>
          <w:rtl/>
        </w:rPr>
      </w:pPr>
      <w:r>
        <w:rPr>
          <w:rFonts w:hint="eastAsia"/>
          <w:rtl/>
        </w:rPr>
        <w:t>מיכאל</w:t>
      </w:r>
      <w:r>
        <w:rPr>
          <w:rtl/>
        </w:rPr>
        <w:t xml:space="preserve"> מלכיאור (העבודה-מימד):</w:t>
      </w:r>
    </w:p>
    <w:p w14:paraId="23E55786" w14:textId="77777777" w:rsidR="00000000" w:rsidRDefault="007C71EE">
      <w:pPr>
        <w:pStyle w:val="a"/>
        <w:rPr>
          <w:rFonts w:hint="cs"/>
          <w:rtl/>
        </w:rPr>
      </w:pPr>
    </w:p>
    <w:p w14:paraId="305B6E19" w14:textId="77777777" w:rsidR="00000000" w:rsidRDefault="007C71EE">
      <w:pPr>
        <w:pStyle w:val="a"/>
        <w:rPr>
          <w:rFonts w:hint="cs"/>
          <w:rtl/>
        </w:rPr>
      </w:pPr>
      <w:r>
        <w:rPr>
          <w:rFonts w:hint="cs"/>
          <w:rtl/>
        </w:rPr>
        <w:t>לכן, רציתי לעזור.</w:t>
      </w:r>
    </w:p>
    <w:p w14:paraId="3E9B7452" w14:textId="77777777" w:rsidR="00000000" w:rsidRDefault="007C71EE">
      <w:pPr>
        <w:pStyle w:val="a"/>
        <w:rPr>
          <w:rFonts w:hint="cs"/>
          <w:rtl/>
        </w:rPr>
      </w:pPr>
    </w:p>
    <w:p w14:paraId="6CCA5351" w14:textId="77777777" w:rsidR="00000000" w:rsidRDefault="007C71EE">
      <w:pPr>
        <w:pStyle w:val="SpeakerCon"/>
        <w:rPr>
          <w:rtl/>
        </w:rPr>
      </w:pPr>
      <w:bookmarkStart w:id="1273" w:name="FS000000462T27_05_2003_12_52_06C"/>
      <w:bookmarkEnd w:id="1273"/>
      <w:r>
        <w:rPr>
          <w:rtl/>
        </w:rPr>
        <w:t>מיכאל אית</w:t>
      </w:r>
      <w:r>
        <w:rPr>
          <w:rtl/>
        </w:rPr>
        <w:t>ן (יו”ר ועדת החוקה, חוק ומשפט):</w:t>
      </w:r>
    </w:p>
    <w:p w14:paraId="28EB28FD" w14:textId="77777777" w:rsidR="00000000" w:rsidRDefault="007C71EE">
      <w:pPr>
        <w:pStyle w:val="a"/>
        <w:rPr>
          <w:rtl/>
        </w:rPr>
      </w:pPr>
    </w:p>
    <w:p w14:paraId="60902E60" w14:textId="77777777" w:rsidR="00000000" w:rsidRDefault="007C71EE">
      <w:pPr>
        <w:pStyle w:val="a"/>
        <w:rPr>
          <w:rFonts w:hint="cs"/>
          <w:rtl/>
        </w:rPr>
      </w:pPr>
      <w:r>
        <w:rPr>
          <w:rFonts w:hint="cs"/>
          <w:rtl/>
        </w:rPr>
        <w:t>אני מציע שתעזור. בטח יהיו לך גם הערות על החוק, ואענה לך על שאלות שתשאל בקשר להצעת החוק הזאת.</w:t>
      </w:r>
    </w:p>
    <w:p w14:paraId="1650091F" w14:textId="77777777" w:rsidR="00000000" w:rsidRDefault="007C71EE">
      <w:pPr>
        <w:pStyle w:val="a"/>
        <w:rPr>
          <w:rFonts w:hint="cs"/>
          <w:rtl/>
        </w:rPr>
      </w:pPr>
    </w:p>
    <w:p w14:paraId="177AA17D" w14:textId="77777777" w:rsidR="00000000" w:rsidRDefault="007C71EE">
      <w:pPr>
        <w:pStyle w:val="a"/>
        <w:rPr>
          <w:rFonts w:hint="cs"/>
          <w:rtl/>
        </w:rPr>
      </w:pPr>
      <w:r>
        <w:rPr>
          <w:rFonts w:hint="cs"/>
          <w:rtl/>
        </w:rPr>
        <w:t>לא מדובר בהצעת חוק רגילה. מדובר בתיקון לחוק-יסוד. התיקון אומר, שכאשר תהיה הצעת חוק, שלא הממשלה יזמה אותה אלא אחד מחברי הכנסת, והמ</w:t>
      </w:r>
      <w:r>
        <w:rPr>
          <w:rFonts w:hint="cs"/>
          <w:rtl/>
        </w:rPr>
        <w:t>משלה מתנגדת לה, והצעת החוק הזאת כרוכה בעלות תקציבית של יותר מ=5 מיליוני שקלים בשנה, על מנת שהיא תעבור היא צריכה תמיכה של יותר מ=50  חברי הכנסת בכל מהלך של החקיקה. יהיה אפשר להביא אותה בקריאה טרומית בכל רוב להכנה לקריאה ראשונה, אבל מקריאה ראשונה, קריאה שניי</w:t>
      </w:r>
      <w:r>
        <w:rPr>
          <w:rFonts w:hint="cs"/>
          <w:rtl/>
        </w:rPr>
        <w:t>ה וקריאה שלישית - החוק אומר שצריכים לתמוך בה לפחות 50 חברי הכנסת.</w:t>
      </w:r>
    </w:p>
    <w:p w14:paraId="5691E6DD" w14:textId="77777777" w:rsidR="00000000" w:rsidRDefault="007C71EE">
      <w:pPr>
        <w:pStyle w:val="a"/>
        <w:rPr>
          <w:rFonts w:hint="cs"/>
          <w:rtl/>
        </w:rPr>
      </w:pPr>
    </w:p>
    <w:p w14:paraId="36529DCD" w14:textId="77777777" w:rsidR="00000000" w:rsidRDefault="007C71EE">
      <w:pPr>
        <w:pStyle w:val="a"/>
        <w:rPr>
          <w:rFonts w:hint="cs"/>
          <w:rtl/>
        </w:rPr>
      </w:pPr>
      <w:r>
        <w:rPr>
          <w:rFonts w:hint="cs"/>
          <w:rtl/>
        </w:rPr>
        <w:t>החוק גם אומר, שלא רק בחוק עצמו, אלא גם אם יש חוק ומישהו הגיש הסתייגות לחוק וקבלתה תהיה כרוכה בהוצאה תקציבית - גם היא תצטרך לעבור ביותר מ=50.  כלומר, יכול להיות שיהיה מצב שיותר מ=50  יתמכו ו</w:t>
      </w:r>
      <w:r>
        <w:rPr>
          <w:rFonts w:hint="cs"/>
          <w:rtl/>
        </w:rPr>
        <w:t xml:space="preserve">זה לא יעבור, כי בצד השני עדיין יכולים להיות 50 וכמה. מול 51 יכולים להיות 59 בצד השני. כלומר, גם אם יש 51, 52 או 53 תומכים ועד 60 איש, זה עדיין לא מבטיח שהיא תתקבל. אבל, אם הקואליציה התרשלה והאופוזיציה הצליחה לגייס 50 וכמה איש, זה מראה שהצעת החוק הזאת באמת </w:t>
      </w:r>
      <w:r>
        <w:rPr>
          <w:rFonts w:hint="cs"/>
          <w:rtl/>
        </w:rPr>
        <w:t>רצינית. אם הקואליציה לא הביאה מספיק אנשים, הצעת החוק הזאת עוברת.</w:t>
      </w:r>
    </w:p>
    <w:p w14:paraId="1A7CA26F" w14:textId="77777777" w:rsidR="00000000" w:rsidRDefault="007C71EE">
      <w:pPr>
        <w:pStyle w:val="a"/>
        <w:rPr>
          <w:rFonts w:hint="cs"/>
          <w:rtl/>
        </w:rPr>
      </w:pPr>
    </w:p>
    <w:p w14:paraId="3A703173" w14:textId="77777777" w:rsidR="00000000" w:rsidRDefault="007C71EE">
      <w:pPr>
        <w:pStyle w:val="ac"/>
        <w:rPr>
          <w:rtl/>
        </w:rPr>
      </w:pPr>
      <w:r>
        <w:rPr>
          <w:rFonts w:hint="eastAsia"/>
          <w:rtl/>
        </w:rPr>
        <w:t>דוד</w:t>
      </w:r>
      <w:r>
        <w:rPr>
          <w:rtl/>
        </w:rPr>
        <w:t xml:space="preserve"> טל (עם אחד):</w:t>
      </w:r>
    </w:p>
    <w:p w14:paraId="7D25DA4C" w14:textId="77777777" w:rsidR="00000000" w:rsidRDefault="007C71EE">
      <w:pPr>
        <w:pStyle w:val="a"/>
        <w:rPr>
          <w:rFonts w:hint="cs"/>
          <w:rtl/>
        </w:rPr>
      </w:pPr>
    </w:p>
    <w:p w14:paraId="3034876D" w14:textId="77777777" w:rsidR="00000000" w:rsidRDefault="007C71EE">
      <w:pPr>
        <w:pStyle w:val="a"/>
        <w:rPr>
          <w:rFonts w:hint="cs"/>
          <w:rtl/>
        </w:rPr>
      </w:pPr>
      <w:r>
        <w:rPr>
          <w:rFonts w:hint="cs"/>
          <w:rtl/>
        </w:rPr>
        <w:t>למה לחוקק זאת בחוק-יסוד?</w:t>
      </w:r>
    </w:p>
    <w:p w14:paraId="6A3C3723" w14:textId="77777777" w:rsidR="00000000" w:rsidRDefault="007C71EE">
      <w:pPr>
        <w:pStyle w:val="a"/>
        <w:rPr>
          <w:rtl/>
        </w:rPr>
      </w:pPr>
    </w:p>
    <w:p w14:paraId="231C320D" w14:textId="77777777" w:rsidR="00000000" w:rsidRDefault="007C71EE">
      <w:pPr>
        <w:pStyle w:val="a"/>
        <w:rPr>
          <w:rFonts w:hint="cs"/>
          <w:rtl/>
        </w:rPr>
      </w:pPr>
    </w:p>
    <w:p w14:paraId="0BB8EBA0" w14:textId="77777777" w:rsidR="00000000" w:rsidRDefault="007C71EE">
      <w:pPr>
        <w:pStyle w:val="ad"/>
        <w:rPr>
          <w:rtl/>
        </w:rPr>
      </w:pPr>
      <w:r>
        <w:rPr>
          <w:rtl/>
        </w:rPr>
        <w:t>היו”ר אלי בן-מנחם:</w:t>
      </w:r>
    </w:p>
    <w:p w14:paraId="503416DE" w14:textId="77777777" w:rsidR="00000000" w:rsidRDefault="007C71EE">
      <w:pPr>
        <w:pStyle w:val="a"/>
        <w:rPr>
          <w:rtl/>
        </w:rPr>
      </w:pPr>
    </w:p>
    <w:p w14:paraId="795E0FE5" w14:textId="77777777" w:rsidR="00000000" w:rsidRDefault="007C71EE">
      <w:pPr>
        <w:pStyle w:val="a"/>
        <w:rPr>
          <w:rFonts w:hint="cs"/>
          <w:rtl/>
        </w:rPr>
      </w:pPr>
      <w:r>
        <w:rPr>
          <w:rFonts w:hint="cs"/>
          <w:rtl/>
        </w:rPr>
        <w:t>חבר הכנסת דוד טל, ביקשתי מכם לומר הערות כאשר חבר הכנסת מיכאל איתן יסיים.</w:t>
      </w:r>
    </w:p>
    <w:p w14:paraId="2894CECF" w14:textId="77777777" w:rsidR="00000000" w:rsidRDefault="007C71EE">
      <w:pPr>
        <w:pStyle w:val="a"/>
        <w:rPr>
          <w:rFonts w:hint="cs"/>
          <w:rtl/>
        </w:rPr>
      </w:pPr>
    </w:p>
    <w:p w14:paraId="6FCEB689" w14:textId="77777777" w:rsidR="00000000" w:rsidRDefault="007C71EE">
      <w:pPr>
        <w:pStyle w:val="ac"/>
        <w:rPr>
          <w:rtl/>
        </w:rPr>
      </w:pPr>
      <w:r>
        <w:rPr>
          <w:rFonts w:hint="eastAsia"/>
          <w:rtl/>
        </w:rPr>
        <w:t>דוד</w:t>
      </w:r>
      <w:r>
        <w:rPr>
          <w:rtl/>
        </w:rPr>
        <w:t xml:space="preserve"> טל (עם אחד):</w:t>
      </w:r>
    </w:p>
    <w:p w14:paraId="683D8FB7" w14:textId="77777777" w:rsidR="00000000" w:rsidRDefault="007C71EE">
      <w:pPr>
        <w:pStyle w:val="a"/>
        <w:rPr>
          <w:rFonts w:hint="cs"/>
          <w:rtl/>
        </w:rPr>
      </w:pPr>
    </w:p>
    <w:p w14:paraId="1CBF59B1" w14:textId="77777777" w:rsidR="00000000" w:rsidRDefault="007C71EE">
      <w:pPr>
        <w:pStyle w:val="a"/>
        <w:rPr>
          <w:rFonts w:hint="cs"/>
          <w:rtl/>
        </w:rPr>
      </w:pPr>
      <w:r>
        <w:rPr>
          <w:rFonts w:hint="cs"/>
          <w:rtl/>
        </w:rPr>
        <w:t>אבל זו הערה - - -</w:t>
      </w:r>
    </w:p>
    <w:p w14:paraId="73E09897" w14:textId="77777777" w:rsidR="00000000" w:rsidRDefault="007C71EE">
      <w:pPr>
        <w:pStyle w:val="a"/>
        <w:rPr>
          <w:rFonts w:hint="cs"/>
          <w:rtl/>
        </w:rPr>
      </w:pPr>
    </w:p>
    <w:p w14:paraId="0A4AC907" w14:textId="77777777" w:rsidR="00000000" w:rsidRDefault="007C71EE">
      <w:pPr>
        <w:pStyle w:val="ad"/>
        <w:rPr>
          <w:rtl/>
        </w:rPr>
      </w:pPr>
      <w:r>
        <w:rPr>
          <w:rtl/>
        </w:rPr>
        <w:t>היו”ר אלי בן-מ</w:t>
      </w:r>
      <w:r>
        <w:rPr>
          <w:rtl/>
        </w:rPr>
        <w:t>נחם:</w:t>
      </w:r>
    </w:p>
    <w:p w14:paraId="720EC1DE" w14:textId="77777777" w:rsidR="00000000" w:rsidRDefault="007C71EE">
      <w:pPr>
        <w:pStyle w:val="a"/>
        <w:rPr>
          <w:rtl/>
        </w:rPr>
      </w:pPr>
    </w:p>
    <w:p w14:paraId="3B3067EC" w14:textId="77777777" w:rsidR="00000000" w:rsidRDefault="007C71EE">
      <w:pPr>
        <w:pStyle w:val="a"/>
        <w:rPr>
          <w:rFonts w:hint="cs"/>
          <w:rtl/>
        </w:rPr>
      </w:pPr>
      <w:r>
        <w:rPr>
          <w:rFonts w:hint="cs"/>
          <w:rtl/>
        </w:rPr>
        <w:t>חבר הכנסת דוד טל, אני מבקש.</w:t>
      </w:r>
    </w:p>
    <w:p w14:paraId="4B0F8F64" w14:textId="77777777" w:rsidR="00000000" w:rsidRDefault="007C71EE">
      <w:pPr>
        <w:pStyle w:val="a"/>
        <w:rPr>
          <w:rFonts w:hint="cs"/>
          <w:rtl/>
        </w:rPr>
      </w:pPr>
    </w:p>
    <w:p w14:paraId="2EFCD42F" w14:textId="77777777" w:rsidR="00000000" w:rsidRDefault="007C71EE">
      <w:pPr>
        <w:pStyle w:val="SpeakerCon"/>
        <w:rPr>
          <w:rtl/>
        </w:rPr>
      </w:pPr>
      <w:bookmarkStart w:id="1274" w:name="FS000000462T27_05_2003_12_57_50C"/>
      <w:bookmarkEnd w:id="1274"/>
      <w:r>
        <w:rPr>
          <w:rtl/>
        </w:rPr>
        <w:t>מיכאל איתן (יו”ר ועדת החוקה, חוק ומשפט):</w:t>
      </w:r>
    </w:p>
    <w:p w14:paraId="3464D548" w14:textId="77777777" w:rsidR="00000000" w:rsidRDefault="007C71EE">
      <w:pPr>
        <w:pStyle w:val="a"/>
        <w:rPr>
          <w:rtl/>
        </w:rPr>
      </w:pPr>
    </w:p>
    <w:p w14:paraId="1B570C91" w14:textId="77777777" w:rsidR="00000000" w:rsidRDefault="007C71EE">
      <w:pPr>
        <w:pStyle w:val="a"/>
        <w:rPr>
          <w:rFonts w:hint="cs"/>
          <w:rtl/>
        </w:rPr>
      </w:pPr>
      <w:r>
        <w:rPr>
          <w:rFonts w:hint="cs"/>
          <w:rtl/>
        </w:rPr>
        <w:t>חבר הכנסת דוד טל, הצעת החוק הזאת באה להמשיך הוראת שעה שהיתה קיימת ועברה בכנסת הקודמת בתיאום עם מפלגת העבודה. ברמת העיקרון, להגבלת החקיקה התקציבית יש איזה  היגיון. מה זו הכנסת? הכנ</w:t>
      </w:r>
      <w:r>
        <w:rPr>
          <w:rFonts w:hint="cs"/>
          <w:rtl/>
        </w:rPr>
        <w:t>סת עומדת מול הרשות המבצעת. היא קובעת את תוכנית העבודה של הרשות המבצעת על-ידי חוק התקציב. בתחילת השנה הכנסת נותנת אישור לממשלה, לפי תוכנית עבודה, לבצע משימות על-פי סעיפי תקציב שהכנסת מאשרת. זה לא הגיוני שאחרי שהכנסת קובעת לממשלה תוכנית להוציא הוצאה כספית בס</w:t>
      </w:r>
      <w:r>
        <w:rPr>
          <w:rFonts w:hint="cs"/>
          <w:rtl/>
        </w:rPr>
        <w:t>כום מסוים, לגבות מסים מצד שני, על מנת לממן את ההוצאה, הכנסת באמצע השנה תבוא לממשלה ותגיד: באותו תקציב שאנחנו הכנו, אתם נדרשים לבצע א', ב', ג' וד'.</w:t>
      </w:r>
    </w:p>
    <w:p w14:paraId="7589CF3E" w14:textId="77777777" w:rsidR="00000000" w:rsidRDefault="007C71EE">
      <w:pPr>
        <w:pStyle w:val="a"/>
        <w:rPr>
          <w:rFonts w:hint="cs"/>
          <w:rtl/>
        </w:rPr>
      </w:pPr>
    </w:p>
    <w:p w14:paraId="42E0830C" w14:textId="77777777" w:rsidR="00000000" w:rsidRDefault="007C71EE">
      <w:pPr>
        <w:pStyle w:val="ac"/>
        <w:rPr>
          <w:rtl/>
        </w:rPr>
      </w:pPr>
      <w:r>
        <w:rPr>
          <w:rFonts w:hint="eastAsia"/>
          <w:rtl/>
        </w:rPr>
        <w:t>דוד</w:t>
      </w:r>
      <w:r>
        <w:rPr>
          <w:rtl/>
        </w:rPr>
        <w:t xml:space="preserve"> טל (עם אחד):</w:t>
      </w:r>
    </w:p>
    <w:p w14:paraId="3A103136" w14:textId="77777777" w:rsidR="00000000" w:rsidRDefault="007C71EE">
      <w:pPr>
        <w:pStyle w:val="a"/>
        <w:rPr>
          <w:rFonts w:hint="cs"/>
          <w:rtl/>
        </w:rPr>
      </w:pPr>
    </w:p>
    <w:p w14:paraId="1A3CB3E5" w14:textId="77777777" w:rsidR="00000000" w:rsidRDefault="007C71EE">
      <w:pPr>
        <w:pStyle w:val="a"/>
        <w:rPr>
          <w:rFonts w:hint="cs"/>
          <w:rtl/>
        </w:rPr>
      </w:pPr>
      <w:r>
        <w:rPr>
          <w:rFonts w:hint="cs"/>
          <w:rtl/>
        </w:rPr>
        <w:t>אפשר לקבוע שהתחולה תהיה שנה לאחר מכן.</w:t>
      </w:r>
    </w:p>
    <w:p w14:paraId="25CE126A" w14:textId="77777777" w:rsidR="00000000" w:rsidRDefault="007C71EE">
      <w:pPr>
        <w:pStyle w:val="a"/>
        <w:rPr>
          <w:rFonts w:hint="cs"/>
          <w:rtl/>
        </w:rPr>
      </w:pPr>
    </w:p>
    <w:p w14:paraId="6DA52527" w14:textId="77777777" w:rsidR="00000000" w:rsidRDefault="007C71EE">
      <w:pPr>
        <w:pStyle w:val="SpeakerCon"/>
        <w:rPr>
          <w:rtl/>
        </w:rPr>
      </w:pPr>
      <w:bookmarkStart w:id="1275" w:name="FS000000462T27_05_2003_13_00_45C"/>
      <w:bookmarkEnd w:id="1275"/>
      <w:r>
        <w:rPr>
          <w:rtl/>
        </w:rPr>
        <w:t>מיכאל איתן (יו”ר ועדת החוקה, חוק ומשפט):</w:t>
      </w:r>
    </w:p>
    <w:p w14:paraId="738F2F4B" w14:textId="77777777" w:rsidR="00000000" w:rsidRDefault="007C71EE">
      <w:pPr>
        <w:pStyle w:val="a"/>
        <w:rPr>
          <w:rtl/>
        </w:rPr>
      </w:pPr>
    </w:p>
    <w:p w14:paraId="57164043" w14:textId="77777777" w:rsidR="00000000" w:rsidRDefault="007C71EE">
      <w:pPr>
        <w:pStyle w:val="a"/>
        <w:rPr>
          <w:rFonts w:hint="cs"/>
          <w:rtl/>
        </w:rPr>
      </w:pPr>
      <w:r>
        <w:rPr>
          <w:rFonts w:hint="cs"/>
          <w:rtl/>
        </w:rPr>
        <w:t>יכול להיו</w:t>
      </w:r>
      <w:r>
        <w:rPr>
          <w:rFonts w:hint="cs"/>
          <w:rtl/>
        </w:rPr>
        <w:t>ת. גם זה פתרון.</w:t>
      </w:r>
    </w:p>
    <w:p w14:paraId="0BAC3976" w14:textId="77777777" w:rsidR="00000000" w:rsidRDefault="007C71EE">
      <w:pPr>
        <w:pStyle w:val="a"/>
        <w:rPr>
          <w:rFonts w:hint="cs"/>
          <w:rtl/>
        </w:rPr>
      </w:pPr>
    </w:p>
    <w:p w14:paraId="692525A7" w14:textId="77777777" w:rsidR="00000000" w:rsidRDefault="007C71EE">
      <w:pPr>
        <w:pStyle w:val="a"/>
        <w:rPr>
          <w:rFonts w:hint="cs"/>
          <w:rtl/>
        </w:rPr>
      </w:pPr>
      <w:r>
        <w:rPr>
          <w:rFonts w:hint="cs"/>
          <w:rtl/>
        </w:rPr>
        <w:t>דבר אחד יש בחוק הזה - יש בחוק הזה ממד של הקניית רצינות להרשאה התקציבית שהכנסת נותנת לממשלה לבצע עבודות במשך שנה על-פי התקציב שהכנסת קבעה. זה לא אומר שלא יכולים להיות שינויים. אבל השינויים יהיו לא ברוב מקרי של עשרה נגד חמישה, או 18. אם תהיה</w:t>
      </w:r>
      <w:r>
        <w:rPr>
          <w:rFonts w:hint="cs"/>
          <w:rtl/>
        </w:rPr>
        <w:t xml:space="preserve"> באמת בעיה רצינית ותהיה התגייסות, אפשר יהיה להתגבר גם על המכשול המספרי שהחוק הזה שם.</w:t>
      </w:r>
    </w:p>
    <w:p w14:paraId="512263F0" w14:textId="77777777" w:rsidR="00000000" w:rsidRDefault="007C71EE">
      <w:pPr>
        <w:pStyle w:val="a"/>
        <w:ind w:firstLine="0"/>
        <w:rPr>
          <w:rFonts w:hint="cs"/>
          <w:rtl/>
        </w:rPr>
      </w:pPr>
    </w:p>
    <w:p w14:paraId="2F60DA16" w14:textId="77777777" w:rsidR="00000000" w:rsidRDefault="007C71EE">
      <w:pPr>
        <w:pStyle w:val="a"/>
        <w:ind w:firstLine="0"/>
        <w:rPr>
          <w:rFonts w:hint="cs"/>
          <w:rtl/>
        </w:rPr>
      </w:pPr>
      <w:r>
        <w:rPr>
          <w:rFonts w:hint="cs"/>
          <w:rtl/>
        </w:rPr>
        <w:tab/>
        <w:t xml:space="preserve">אנחנו ביקשנו השוואה, לבדוק אם אנחנו שונים בעניין הזה ממה שמקובל בעולם. </w:t>
      </w:r>
    </w:p>
    <w:p w14:paraId="319B470C" w14:textId="77777777" w:rsidR="00000000" w:rsidRDefault="007C71EE">
      <w:pPr>
        <w:pStyle w:val="a"/>
        <w:ind w:firstLine="0"/>
        <w:rPr>
          <w:rFonts w:hint="cs"/>
          <w:rtl/>
        </w:rPr>
      </w:pPr>
    </w:p>
    <w:p w14:paraId="2D017505" w14:textId="77777777" w:rsidR="00000000" w:rsidRDefault="007C71EE">
      <w:pPr>
        <w:pStyle w:val="a"/>
        <w:ind w:firstLine="720"/>
        <w:rPr>
          <w:rFonts w:hint="cs"/>
          <w:rtl/>
        </w:rPr>
      </w:pPr>
      <w:r>
        <w:rPr>
          <w:rFonts w:hint="cs"/>
          <w:rtl/>
        </w:rPr>
        <w:t>זה חוק שהוא בעייתי מבחינת הגבלה מסוימת שיש על הליכי החקיקה בכנסת. אנחנו מאוד רגישים, במיוחד בימי</w:t>
      </w:r>
      <w:r>
        <w:rPr>
          <w:rFonts w:hint="cs"/>
          <w:rtl/>
        </w:rPr>
        <w:t>ם האלה, כאשר כל רשות חושבת שהיא יכולה ליטול לעצמה מעצמה, מכוחות עצמה, סמכויות להגביל את החלטות הבית הזה, להגביל את הרוב בבית הזה. אז אנחנו בהחלט גם רגישים. אנחנו לא סבורים שאנחנו כול יכולים. אבל, אנחנו סבורים, שאם שמים מגבלות על חקיקה, הן צריכות להיות מפור</w:t>
      </w:r>
      <w:r>
        <w:rPr>
          <w:rFonts w:hint="cs"/>
          <w:rtl/>
        </w:rPr>
        <w:t xml:space="preserve">שות, קבועות בחוק ולאחר בדיקה ועיון ולא במהלך חפוז. </w:t>
      </w:r>
    </w:p>
    <w:p w14:paraId="2BF31C9B" w14:textId="77777777" w:rsidR="00000000" w:rsidRDefault="007C71EE">
      <w:pPr>
        <w:pStyle w:val="a"/>
        <w:ind w:firstLine="720"/>
        <w:rPr>
          <w:rFonts w:hint="cs"/>
          <w:rtl/>
        </w:rPr>
      </w:pPr>
    </w:p>
    <w:p w14:paraId="289D2D58" w14:textId="77777777" w:rsidR="00000000" w:rsidRDefault="007C71EE">
      <w:pPr>
        <w:pStyle w:val="a"/>
        <w:ind w:firstLine="720"/>
        <w:rPr>
          <w:rFonts w:hint="cs"/>
          <w:rtl/>
        </w:rPr>
      </w:pPr>
      <w:r>
        <w:rPr>
          <w:rFonts w:hint="cs"/>
          <w:rtl/>
        </w:rPr>
        <w:t>לכן התנגדתי בכל תוקף, שהצעת החוק הזו תהיה חלק מהתוכנית להבראה כלכלית ותשולב, ויקימו ועדת משנה שתעביר כפי שרצו בהתחלה. אני נעמדתי על הרגליים האחוריות בשם חברי בוועדת החוקה וטענתי כי זהו שינוי בחוק-היסוד ה</w:t>
      </w:r>
      <w:r>
        <w:rPr>
          <w:rFonts w:hint="cs"/>
          <w:rtl/>
        </w:rPr>
        <w:t>מחייב מסלול חקיקה אחר לגמרי ומחייב כבוד ועיון בוועדת החוקה, שהיא הוועדה המוסמכת בבית הזה לשנות חוקי-יסוד. חברי הכנסת קיבלו את דעתי, ובמהלך הראשון הצלחנו להעביר את הדיון לוועדת החוקה.</w:t>
      </w:r>
    </w:p>
    <w:p w14:paraId="30E143F0" w14:textId="77777777" w:rsidR="00000000" w:rsidRDefault="007C71EE">
      <w:pPr>
        <w:pStyle w:val="a"/>
        <w:ind w:firstLine="0"/>
        <w:rPr>
          <w:rFonts w:hint="cs"/>
          <w:rtl/>
        </w:rPr>
      </w:pPr>
    </w:p>
    <w:p w14:paraId="4CF82627" w14:textId="77777777" w:rsidR="00000000" w:rsidRDefault="007C71EE">
      <w:pPr>
        <w:pStyle w:val="a"/>
        <w:ind w:firstLine="0"/>
        <w:rPr>
          <w:rFonts w:hint="cs"/>
          <w:rtl/>
        </w:rPr>
      </w:pPr>
      <w:r>
        <w:rPr>
          <w:rFonts w:hint="cs"/>
          <w:rtl/>
        </w:rPr>
        <w:tab/>
        <w:t>ועדת החוקה קיימה ארבעה דיונים רק בחוק הזה, אף שכבר יש לנו ניסיון וידע ס</w:t>
      </w:r>
      <w:r>
        <w:rPr>
          <w:rFonts w:hint="cs"/>
          <w:rtl/>
        </w:rPr>
        <w:t xml:space="preserve">ביב החוק הזה, כי הוא כבר עבר בהוראת שעה. </w:t>
      </w:r>
    </w:p>
    <w:p w14:paraId="66DC8972" w14:textId="77777777" w:rsidR="00000000" w:rsidRDefault="007C71EE">
      <w:pPr>
        <w:pStyle w:val="a"/>
        <w:ind w:firstLine="0"/>
        <w:rPr>
          <w:rFonts w:hint="cs"/>
          <w:rtl/>
        </w:rPr>
      </w:pPr>
    </w:p>
    <w:p w14:paraId="3591CE1B" w14:textId="77777777" w:rsidR="00000000" w:rsidRDefault="007C71EE">
      <w:pPr>
        <w:pStyle w:val="a"/>
        <w:ind w:firstLine="720"/>
        <w:rPr>
          <w:rFonts w:hint="cs"/>
          <w:rtl/>
        </w:rPr>
      </w:pPr>
      <w:r>
        <w:rPr>
          <w:rFonts w:hint="cs"/>
          <w:rtl/>
        </w:rPr>
        <w:t>אני אסביר אילו שינויים הכנסנו לעומת הצעת האוצר, על מנת לוודא שהחקיקה לא תהיה מוגזמת במידתה ותשמור על הסוברניות של הכנסת מול הרשות המבצעת.</w:t>
      </w:r>
    </w:p>
    <w:p w14:paraId="359CA6AB" w14:textId="77777777" w:rsidR="00000000" w:rsidRDefault="007C71EE">
      <w:pPr>
        <w:pStyle w:val="a"/>
        <w:ind w:firstLine="0"/>
        <w:rPr>
          <w:rFonts w:hint="cs"/>
          <w:rtl/>
        </w:rPr>
      </w:pPr>
    </w:p>
    <w:p w14:paraId="55B2C530" w14:textId="77777777" w:rsidR="00000000" w:rsidRDefault="007C71EE">
      <w:pPr>
        <w:pStyle w:val="a"/>
        <w:ind w:firstLine="0"/>
        <w:rPr>
          <w:rFonts w:hint="cs"/>
          <w:rtl/>
        </w:rPr>
      </w:pPr>
      <w:r>
        <w:rPr>
          <w:rFonts w:hint="cs"/>
          <w:rtl/>
        </w:rPr>
        <w:tab/>
        <w:t>דבר ראשון, אנחנו קבענו במהלך החקיקה, שהחוק יאמר כך: כל הוצאה תקציבית שהיא</w:t>
      </w:r>
      <w:r>
        <w:rPr>
          <w:rFonts w:hint="cs"/>
          <w:rtl/>
        </w:rPr>
        <w:t xml:space="preserve"> מעל ל=5 מיליוני שקל לשנה - סליחה, לפני שאגע בזה, דיברתי על העניין של ההשוואה. בדקנו מה קורה בעולם - האם הצעד הזה כאן הוא צעד קיצוני שאינו קיים במקומות אחרים בעולם. על-פי בדיקה שעשה מרכז המחקר והמידע של הכנסת, והם הופיעו בפני הוועדה, הסתבר שכמעט בכל העולם </w:t>
      </w:r>
      <w:r>
        <w:rPr>
          <w:rFonts w:hint="cs"/>
          <w:rtl/>
        </w:rPr>
        <w:t>המערבי - - -</w:t>
      </w:r>
    </w:p>
    <w:p w14:paraId="46439ED3" w14:textId="77777777" w:rsidR="00000000" w:rsidRDefault="007C71EE">
      <w:pPr>
        <w:pStyle w:val="a"/>
        <w:ind w:firstLine="0"/>
        <w:rPr>
          <w:rFonts w:hint="cs"/>
          <w:rtl/>
        </w:rPr>
      </w:pPr>
    </w:p>
    <w:p w14:paraId="2B30DD12" w14:textId="77777777" w:rsidR="00000000" w:rsidRDefault="007C71EE">
      <w:pPr>
        <w:pStyle w:val="ac"/>
        <w:rPr>
          <w:rtl/>
        </w:rPr>
      </w:pPr>
      <w:r>
        <w:rPr>
          <w:rFonts w:hint="eastAsia"/>
          <w:rtl/>
        </w:rPr>
        <w:t>מיכאל</w:t>
      </w:r>
      <w:r>
        <w:rPr>
          <w:rtl/>
        </w:rPr>
        <w:t xml:space="preserve"> מלכיאור (העבודה-מימד):</w:t>
      </w:r>
    </w:p>
    <w:p w14:paraId="0C9DBBE8" w14:textId="77777777" w:rsidR="00000000" w:rsidRDefault="007C71EE">
      <w:pPr>
        <w:pStyle w:val="a"/>
        <w:rPr>
          <w:rFonts w:hint="cs"/>
          <w:rtl/>
        </w:rPr>
      </w:pPr>
    </w:p>
    <w:p w14:paraId="1A3E67E2" w14:textId="77777777" w:rsidR="00000000" w:rsidRDefault="007C71EE">
      <w:pPr>
        <w:pStyle w:val="a"/>
        <w:ind w:firstLine="720"/>
        <w:rPr>
          <w:rFonts w:hint="cs"/>
          <w:rtl/>
        </w:rPr>
      </w:pPr>
      <w:r>
        <w:rPr>
          <w:rFonts w:hint="cs"/>
          <w:rtl/>
        </w:rPr>
        <w:t>יש אחדים.</w:t>
      </w:r>
    </w:p>
    <w:p w14:paraId="67241035" w14:textId="77777777" w:rsidR="00000000" w:rsidRDefault="007C71EE">
      <w:pPr>
        <w:pStyle w:val="a"/>
        <w:ind w:firstLine="0"/>
        <w:rPr>
          <w:rFonts w:hint="cs"/>
          <w:rtl/>
        </w:rPr>
      </w:pPr>
    </w:p>
    <w:p w14:paraId="6D8EA98D" w14:textId="77777777" w:rsidR="00000000" w:rsidRDefault="007C71EE">
      <w:pPr>
        <w:pStyle w:val="SpeakerCon"/>
        <w:rPr>
          <w:rtl/>
        </w:rPr>
      </w:pPr>
      <w:bookmarkStart w:id="1276" w:name="FS000000462T27_05_2003_12_31_40"/>
      <w:bookmarkEnd w:id="1276"/>
      <w:r>
        <w:rPr>
          <w:rFonts w:hint="eastAsia"/>
          <w:rtl/>
        </w:rPr>
        <w:t>מיכאל</w:t>
      </w:r>
      <w:r>
        <w:rPr>
          <w:rtl/>
        </w:rPr>
        <w:t xml:space="preserve"> איתן (יו”ר ועדת החוקה, חוק ומשפט):</w:t>
      </w:r>
    </w:p>
    <w:p w14:paraId="150B806F" w14:textId="77777777" w:rsidR="00000000" w:rsidRDefault="007C71EE">
      <w:pPr>
        <w:pStyle w:val="a"/>
        <w:rPr>
          <w:rFonts w:hint="cs"/>
          <w:rtl/>
        </w:rPr>
      </w:pPr>
    </w:p>
    <w:p w14:paraId="754ADFB0" w14:textId="77777777" w:rsidR="00000000" w:rsidRDefault="007C71EE">
      <w:pPr>
        <w:pStyle w:val="a"/>
        <w:rPr>
          <w:rFonts w:hint="cs"/>
          <w:rtl/>
        </w:rPr>
      </w:pPr>
      <w:r>
        <w:rPr>
          <w:rFonts w:hint="cs"/>
          <w:rtl/>
        </w:rPr>
        <w:t>כמעט בכל העולם המערבי יש מגבלות כאלה או אחרות על חקיקה פרטית. יש מקומות שהיא אסורה בכלל, אבל יש מקומות שהם יותר ליברליים.</w:t>
      </w:r>
    </w:p>
    <w:p w14:paraId="54745A13" w14:textId="77777777" w:rsidR="00000000" w:rsidRDefault="007C71EE">
      <w:pPr>
        <w:pStyle w:val="a"/>
        <w:rPr>
          <w:rFonts w:hint="cs"/>
          <w:rtl/>
        </w:rPr>
      </w:pPr>
    </w:p>
    <w:p w14:paraId="0EB05D8D" w14:textId="77777777" w:rsidR="00000000" w:rsidRDefault="007C71EE">
      <w:pPr>
        <w:pStyle w:val="a"/>
        <w:rPr>
          <w:rFonts w:hint="cs"/>
          <w:rtl/>
        </w:rPr>
      </w:pPr>
      <w:r>
        <w:rPr>
          <w:rFonts w:hint="cs"/>
          <w:rtl/>
        </w:rPr>
        <w:t>נקודה שנייה - כאשר רצינו לשמור על הר</w:t>
      </w:r>
      <w:r>
        <w:rPr>
          <w:rFonts w:hint="cs"/>
          <w:rtl/>
        </w:rPr>
        <w:t>יבונות של הכנסת במהלך החקיקה, הדבר הראשון שהתנגדנו לו בהצעת האוצר היה, שכאשר החוק הזה אומר הוצאה תקציבית מעל ל=5 מיליוני שקלים, מי יקבע מה זה מעל ל=5 מיליוני שקלים? בהצעת הממשלה נאמר שהאוצר קובע לפי קביעת שר האוצר. אנחנו כמובן לא הסכמנו לעניין הזה. אמרנו ש</w:t>
      </w:r>
      <w:r>
        <w:rPr>
          <w:rFonts w:hint="cs"/>
          <w:rtl/>
        </w:rPr>
        <w:t>אנחנו מוכנים להגביל, אבל לא ייתכן שאנחנו נסתמך על קביעות של צד מעוניין. ולכן, מוקד ההכרעה בהצעה המונחת לפניכם, שהושגה בפשרה גם עם אנשי מפלגת העבודה בוועדה, הוא הקביעה הסופית בדבר ההערכה - באותה ועדת כנסת שתדון בהצעת החוק.</w:t>
      </w:r>
    </w:p>
    <w:p w14:paraId="1F01AB1D" w14:textId="77777777" w:rsidR="00000000" w:rsidRDefault="007C71EE">
      <w:pPr>
        <w:pStyle w:val="a"/>
        <w:ind w:firstLine="0"/>
        <w:rPr>
          <w:rFonts w:hint="cs"/>
          <w:rtl/>
        </w:rPr>
      </w:pPr>
    </w:p>
    <w:p w14:paraId="1E0E368D" w14:textId="77777777" w:rsidR="00000000" w:rsidRDefault="007C71EE">
      <w:pPr>
        <w:pStyle w:val="ac"/>
        <w:rPr>
          <w:rtl/>
        </w:rPr>
      </w:pPr>
      <w:r>
        <w:rPr>
          <w:rFonts w:hint="eastAsia"/>
          <w:rtl/>
        </w:rPr>
        <w:t>דוד</w:t>
      </w:r>
      <w:r>
        <w:rPr>
          <w:rtl/>
        </w:rPr>
        <w:t xml:space="preserve"> טל (עם אחד):</w:t>
      </w:r>
    </w:p>
    <w:p w14:paraId="224F8FD9" w14:textId="77777777" w:rsidR="00000000" w:rsidRDefault="007C71EE">
      <w:pPr>
        <w:pStyle w:val="a"/>
        <w:rPr>
          <w:rFonts w:hint="cs"/>
          <w:rtl/>
        </w:rPr>
      </w:pPr>
    </w:p>
    <w:p w14:paraId="614E3C64" w14:textId="77777777" w:rsidR="00000000" w:rsidRDefault="007C71EE">
      <w:pPr>
        <w:pStyle w:val="a"/>
        <w:rPr>
          <w:rFonts w:hint="cs"/>
          <w:rtl/>
        </w:rPr>
      </w:pPr>
      <w:r>
        <w:rPr>
          <w:rFonts w:hint="cs"/>
          <w:rtl/>
        </w:rPr>
        <w:t>זה היה גם בהורא</w:t>
      </w:r>
      <w:r>
        <w:rPr>
          <w:rFonts w:hint="cs"/>
          <w:rtl/>
        </w:rPr>
        <w:t>ת השעה.</w:t>
      </w:r>
    </w:p>
    <w:p w14:paraId="116FA9E3" w14:textId="77777777" w:rsidR="00000000" w:rsidRDefault="007C71EE">
      <w:pPr>
        <w:pStyle w:val="a"/>
        <w:ind w:firstLine="0"/>
        <w:rPr>
          <w:rFonts w:hint="cs"/>
          <w:rtl/>
        </w:rPr>
      </w:pPr>
    </w:p>
    <w:p w14:paraId="03D52FFA" w14:textId="77777777" w:rsidR="00000000" w:rsidRDefault="007C71EE">
      <w:pPr>
        <w:pStyle w:val="SpeakerCon"/>
        <w:rPr>
          <w:rtl/>
        </w:rPr>
      </w:pPr>
      <w:bookmarkStart w:id="1277" w:name="FS000000462T27_05_2003_12_34_37C"/>
      <w:bookmarkEnd w:id="1277"/>
      <w:r>
        <w:rPr>
          <w:rFonts w:hint="eastAsia"/>
          <w:rtl/>
        </w:rPr>
        <w:t>מיכאל</w:t>
      </w:r>
      <w:r>
        <w:rPr>
          <w:rtl/>
        </w:rPr>
        <w:t xml:space="preserve"> איתן (יו”ר ועדת החוקה, חוק ומשפט):</w:t>
      </w:r>
    </w:p>
    <w:p w14:paraId="249E3A60" w14:textId="77777777" w:rsidR="00000000" w:rsidRDefault="007C71EE">
      <w:pPr>
        <w:pStyle w:val="a"/>
        <w:rPr>
          <w:rFonts w:hint="cs"/>
          <w:rtl/>
        </w:rPr>
      </w:pPr>
    </w:p>
    <w:p w14:paraId="65324353" w14:textId="77777777" w:rsidR="00000000" w:rsidRDefault="007C71EE">
      <w:pPr>
        <w:pStyle w:val="a"/>
        <w:rPr>
          <w:rFonts w:hint="cs"/>
          <w:rtl/>
        </w:rPr>
      </w:pPr>
      <w:r>
        <w:rPr>
          <w:rFonts w:hint="cs"/>
          <w:rtl/>
        </w:rPr>
        <w:t>אבל לא בהצעת החוק. האוצר רצה לשנות. הפרוצדורה תהיה כדלקמן: שר האוצר יגיש אומדן, הוועדה או אחד מחברי הוועדה יוכל להגיש אומדן נגדי, הוא לא יוכל להגיד סתם באוויר, והוועדה היא שתכריע איזה משני האומדנים הוא הנכ</w:t>
      </w:r>
      <w:r>
        <w:rPr>
          <w:rFonts w:hint="cs"/>
          <w:rtl/>
        </w:rPr>
        <w:t>ון לצורך קביעת ההסתייגות.</w:t>
      </w:r>
    </w:p>
    <w:p w14:paraId="544DA7CF" w14:textId="77777777" w:rsidR="00000000" w:rsidRDefault="007C71EE">
      <w:pPr>
        <w:pStyle w:val="a"/>
        <w:rPr>
          <w:rFonts w:hint="cs"/>
          <w:rtl/>
        </w:rPr>
      </w:pPr>
    </w:p>
    <w:p w14:paraId="422B962D" w14:textId="77777777" w:rsidR="00000000" w:rsidRDefault="007C71EE">
      <w:pPr>
        <w:pStyle w:val="a"/>
        <w:rPr>
          <w:rFonts w:hint="cs"/>
          <w:rtl/>
        </w:rPr>
      </w:pPr>
      <w:r>
        <w:rPr>
          <w:rFonts w:hint="cs"/>
          <w:rtl/>
        </w:rPr>
        <w:t>נקודה נוספת שבה נאבקנו בהצלחה, ואני מביא את זה בקונסנזוס, היא שהצעת החוק הזאת לא תהיה משוריינת כפי שביקש האוצר. האוצר דיבר על כך שעכשיו יש הוראת שעה ולכן הוא הביא את זה במסגרת כל הדברים כאן, משום שהוראת השעה עומד לפוג תוקפה. אנחנ</w:t>
      </w:r>
      <w:r>
        <w:rPr>
          <w:rFonts w:hint="cs"/>
          <w:rtl/>
        </w:rPr>
        <w:t>ו שמענו את פרופסור קלוד קליין, שהוא מומחה למשפט קונסטיטוציוני, והוא דיבר על כך, ואותי הוא שכנע בכל מאת האחוזים, שאי-אפשר לקחת חוק-יסוד ולחוקק אותו כהוראת שעה. יש כאן זילות של המושג הזה, ששמו חוק-יסוד. זה שימוש ציני במונח הוראת שעה. אם זה הוראת שעה, זה לא י</w:t>
      </w:r>
      <w:r>
        <w:rPr>
          <w:rFonts w:hint="cs"/>
          <w:rtl/>
        </w:rPr>
        <w:t>כול להיות חוק-יסוד; אם זה חוק-יסוד, זה לא יכול להיות הוראת שעה. אם אתה אומר: אני לא עושה חוק טוב, אל תקרא לו חוק-יסוד - אם אתה שלם עם מה שעשית וביצעת את החוק כהלכה, הוא לא צריך להיות הוראת שעה. אם הוא טוב השנה, הוא טוב גם בשנה הבאה.</w:t>
      </w:r>
    </w:p>
    <w:p w14:paraId="1D2D1E5B" w14:textId="77777777" w:rsidR="00000000" w:rsidRDefault="007C71EE">
      <w:pPr>
        <w:pStyle w:val="a"/>
        <w:rPr>
          <w:rFonts w:hint="cs"/>
          <w:rtl/>
        </w:rPr>
      </w:pPr>
    </w:p>
    <w:p w14:paraId="66F25303" w14:textId="77777777" w:rsidR="00000000" w:rsidRDefault="007C71EE">
      <w:pPr>
        <w:pStyle w:val="a"/>
        <w:rPr>
          <w:rFonts w:hint="cs"/>
          <w:rtl/>
        </w:rPr>
      </w:pPr>
      <w:r>
        <w:rPr>
          <w:rFonts w:hint="cs"/>
          <w:rtl/>
        </w:rPr>
        <w:t>אני מייד אסיים את הנקו</w:t>
      </w:r>
      <w:r>
        <w:rPr>
          <w:rFonts w:hint="cs"/>
          <w:rtl/>
        </w:rPr>
        <w:t xml:space="preserve">דה. הדבר הראשון שעשינו, קבענו שלא תהיה הוראת שעה. אבל, כן קבענו, ואני אומר את זה לפרוטוקול, שאנחנו לא משריינים את חוק-היסוד הזה. אנחנו רוצים אפשרות להעביר את חוק-היסוד הזה בחינה, ויכול להיות שאנחנו לא משריינים אותו ברוב מיוחד, אפשר יהיה לשנות אותו אם נסיק </w:t>
      </w:r>
      <w:r>
        <w:rPr>
          <w:rFonts w:hint="cs"/>
          <w:rtl/>
        </w:rPr>
        <w:t>כתוצאה מיישומו שצריך להכניס בו שינויים כלשהם. כלומר, זה לא שאנחנו לא נתנו מספיק את דעתנו ועשינו חוק כלאחר יד. לא. אנחנו הגענו למסקנה, השקענו את המחשבה, אבל המציאות, יש לה לפעמים כוח משלה. אנחנו רוצים שהחוק הזה ירוץ במתכונת הזאת לא משוריין, בניגוד לקביעת הא</w:t>
      </w:r>
      <w:r>
        <w:rPr>
          <w:rFonts w:hint="cs"/>
          <w:rtl/>
        </w:rPr>
        <w:t xml:space="preserve">וצר, כי אנחנו אומרים שאנחנו רוצים לראות איך חיים עם העניין הזה.     </w:t>
      </w:r>
    </w:p>
    <w:p w14:paraId="79677EA4" w14:textId="77777777" w:rsidR="00000000" w:rsidRDefault="007C71EE">
      <w:pPr>
        <w:pStyle w:val="a"/>
        <w:rPr>
          <w:rFonts w:hint="cs"/>
          <w:rtl/>
        </w:rPr>
      </w:pPr>
    </w:p>
    <w:p w14:paraId="127250A4" w14:textId="77777777" w:rsidR="00000000" w:rsidRDefault="007C71EE">
      <w:pPr>
        <w:pStyle w:val="a"/>
        <w:rPr>
          <w:rFonts w:hint="cs"/>
          <w:rtl/>
        </w:rPr>
      </w:pPr>
      <w:r>
        <w:rPr>
          <w:rFonts w:hint="cs"/>
          <w:rtl/>
        </w:rPr>
        <w:t xml:space="preserve">הנקודה השלישית, שהיתה חשובה לאנשי האופוזיציה: האוצר ביקש שהחוק ידבר על 55 חברים. כלומר, שהמינימום הנדרש יהיה 55, בניגוד להוראת השעה שנקבע בה 50. אני יכול לומר לכם, חברי חברי הכנסת, שהיה </w:t>
      </w:r>
      <w:r>
        <w:rPr>
          <w:rFonts w:hint="cs"/>
          <w:rtl/>
        </w:rPr>
        <w:t>על זה איזה מאבק והיו לחצים, ואני יכול לומר שאני באתי לוועדה וביקשתי את הסכמתה להתלכד על המספר 50, ותמורת זה להגיע להסכמה - כי אני אומר עוד הפעם, אני לא ביקשתי את זה מסיעות שהתנגדו בעבר לחוק. מי שהיה באופן עקרוני נגד החוק, בסדר, אני יכול להבין את זה. אבל סי</w:t>
      </w:r>
      <w:r>
        <w:rPr>
          <w:rFonts w:hint="cs"/>
          <w:rtl/>
        </w:rPr>
        <w:t>עת העבודה - אופיר פינס היה קודמי בתפקיד יושב-ראש ועדת החוקה, והוא הביא את החוק הזה. אמרתי: איך אתם יכולים היום להתנגד? אז הם אמרו: מעלים ל=55. אמרתי: בסדר, על מנת להשיג הסכמה רחבה נוריד את זה ל=50. הוועדה קיבלה את דעתי, וגם יושב-ראש הקואליציה, ואף שהאוצר נ</w:t>
      </w:r>
      <w:r>
        <w:rPr>
          <w:rFonts w:hint="cs"/>
          <w:rtl/>
        </w:rPr>
        <w:t>לחם בגבורה עד הדקה ה-90 שיהיה 55, אנחנו הורדנו את זה ל=50. אני חושב שהמספר 50 יש בו סמליות מסוימת, כי 50 זה פחות מהכוח של הקואליציה, נכון?</w:t>
      </w:r>
    </w:p>
    <w:p w14:paraId="468C6F2E" w14:textId="77777777" w:rsidR="00000000" w:rsidRDefault="007C71EE">
      <w:pPr>
        <w:pStyle w:val="a"/>
        <w:ind w:firstLine="0"/>
        <w:rPr>
          <w:rFonts w:hint="cs"/>
          <w:rtl/>
        </w:rPr>
      </w:pPr>
    </w:p>
    <w:p w14:paraId="14921C1E" w14:textId="77777777" w:rsidR="00000000" w:rsidRDefault="007C71EE">
      <w:pPr>
        <w:pStyle w:val="ad"/>
        <w:rPr>
          <w:rtl/>
        </w:rPr>
      </w:pPr>
      <w:r>
        <w:rPr>
          <w:rFonts w:hint="eastAsia"/>
          <w:rtl/>
        </w:rPr>
        <w:t>היו</w:t>
      </w:r>
      <w:r>
        <w:rPr>
          <w:rtl/>
        </w:rPr>
        <w:t>"ר אלי בן-מנחם:</w:t>
      </w:r>
    </w:p>
    <w:p w14:paraId="444D6DA9" w14:textId="77777777" w:rsidR="00000000" w:rsidRDefault="007C71EE">
      <w:pPr>
        <w:pStyle w:val="a"/>
        <w:rPr>
          <w:rFonts w:hint="cs"/>
          <w:rtl/>
        </w:rPr>
      </w:pPr>
    </w:p>
    <w:p w14:paraId="6974C02A" w14:textId="77777777" w:rsidR="00000000" w:rsidRDefault="007C71EE">
      <w:pPr>
        <w:pStyle w:val="a"/>
        <w:rPr>
          <w:rFonts w:hint="cs"/>
          <w:rtl/>
        </w:rPr>
      </w:pPr>
      <w:r>
        <w:rPr>
          <w:rFonts w:hint="cs"/>
          <w:rtl/>
        </w:rPr>
        <w:t>נכון.</w:t>
      </w:r>
    </w:p>
    <w:p w14:paraId="3EFCE7F2" w14:textId="77777777" w:rsidR="00000000" w:rsidRDefault="007C71EE">
      <w:pPr>
        <w:pStyle w:val="a"/>
        <w:ind w:firstLine="0"/>
        <w:rPr>
          <w:rFonts w:hint="cs"/>
          <w:rtl/>
        </w:rPr>
      </w:pPr>
    </w:p>
    <w:p w14:paraId="075AFCD8" w14:textId="77777777" w:rsidR="00000000" w:rsidRDefault="007C71EE">
      <w:pPr>
        <w:pStyle w:val="ac"/>
        <w:rPr>
          <w:rtl/>
        </w:rPr>
      </w:pPr>
      <w:r>
        <w:rPr>
          <w:rFonts w:hint="eastAsia"/>
          <w:rtl/>
        </w:rPr>
        <w:t>מיכאל</w:t>
      </w:r>
      <w:r>
        <w:rPr>
          <w:rtl/>
        </w:rPr>
        <w:t xml:space="preserve"> מלכיאור (העבודה-מימד):</w:t>
      </w:r>
    </w:p>
    <w:p w14:paraId="48A29A59" w14:textId="77777777" w:rsidR="00000000" w:rsidRDefault="007C71EE">
      <w:pPr>
        <w:pStyle w:val="a"/>
        <w:rPr>
          <w:rFonts w:hint="cs"/>
          <w:rtl/>
        </w:rPr>
      </w:pPr>
    </w:p>
    <w:p w14:paraId="210824CC" w14:textId="77777777" w:rsidR="00000000" w:rsidRDefault="007C71EE">
      <w:pPr>
        <w:pStyle w:val="a"/>
        <w:rPr>
          <w:rFonts w:hint="cs"/>
          <w:rtl/>
        </w:rPr>
      </w:pPr>
      <w:r>
        <w:rPr>
          <w:rFonts w:hint="cs"/>
          <w:rtl/>
        </w:rPr>
        <w:t>לא מחוקקים חוקים בגלל מצב נתון. האוצר רצה 55 כי הוא ראה שיש</w:t>
      </w:r>
      <w:r>
        <w:rPr>
          <w:rFonts w:hint="cs"/>
          <w:rtl/>
        </w:rPr>
        <w:t xml:space="preserve"> 62.</w:t>
      </w:r>
    </w:p>
    <w:p w14:paraId="50785F21" w14:textId="77777777" w:rsidR="00000000" w:rsidRDefault="007C71EE">
      <w:pPr>
        <w:pStyle w:val="a"/>
        <w:ind w:firstLine="0"/>
        <w:rPr>
          <w:rFonts w:hint="cs"/>
          <w:rtl/>
        </w:rPr>
      </w:pPr>
    </w:p>
    <w:p w14:paraId="34E65798" w14:textId="77777777" w:rsidR="00000000" w:rsidRDefault="007C71EE">
      <w:pPr>
        <w:pStyle w:val="ad"/>
        <w:rPr>
          <w:rtl/>
        </w:rPr>
      </w:pPr>
      <w:r>
        <w:rPr>
          <w:rFonts w:hint="eastAsia"/>
          <w:rtl/>
        </w:rPr>
        <w:t>היו</w:t>
      </w:r>
      <w:r>
        <w:rPr>
          <w:rtl/>
        </w:rPr>
        <w:t>"ר אלי בן-מנחם:</w:t>
      </w:r>
    </w:p>
    <w:p w14:paraId="03BB3D8F" w14:textId="77777777" w:rsidR="00000000" w:rsidRDefault="007C71EE">
      <w:pPr>
        <w:pStyle w:val="a"/>
        <w:rPr>
          <w:rFonts w:hint="cs"/>
          <w:rtl/>
        </w:rPr>
      </w:pPr>
    </w:p>
    <w:p w14:paraId="41355A89" w14:textId="77777777" w:rsidR="00000000" w:rsidRDefault="007C71EE">
      <w:pPr>
        <w:pStyle w:val="a"/>
        <w:rPr>
          <w:rFonts w:hint="cs"/>
          <w:rtl/>
        </w:rPr>
      </w:pPr>
      <w:r>
        <w:rPr>
          <w:rFonts w:hint="cs"/>
          <w:rtl/>
        </w:rPr>
        <w:t>חבר הכנסת מלכיאור, אני מבקש לאפשר לחבר הכנסת מיקי איתן לסיים. אני ביקשתי לא להעיר. הוא מסיים. תשאל אחר כך את השאלה שלך.</w:t>
      </w:r>
    </w:p>
    <w:p w14:paraId="36DF0D77" w14:textId="77777777" w:rsidR="00000000" w:rsidRDefault="007C71EE">
      <w:pPr>
        <w:pStyle w:val="a"/>
        <w:rPr>
          <w:rFonts w:hint="cs"/>
          <w:rtl/>
        </w:rPr>
      </w:pPr>
    </w:p>
    <w:p w14:paraId="261463F3" w14:textId="77777777" w:rsidR="00000000" w:rsidRDefault="007C71EE">
      <w:pPr>
        <w:pStyle w:val="SpeakerCon"/>
        <w:rPr>
          <w:rtl/>
        </w:rPr>
      </w:pPr>
      <w:bookmarkStart w:id="1278" w:name="FS000000462T27_05_2003_12_45_38"/>
      <w:bookmarkEnd w:id="1278"/>
      <w:r>
        <w:rPr>
          <w:rFonts w:hint="eastAsia"/>
          <w:rtl/>
        </w:rPr>
        <w:t>מיכאל</w:t>
      </w:r>
      <w:r>
        <w:rPr>
          <w:rtl/>
        </w:rPr>
        <w:t xml:space="preserve"> איתן (יו”ר ועדת החוקה, חוק ומשפט):</w:t>
      </w:r>
    </w:p>
    <w:p w14:paraId="774B3352" w14:textId="77777777" w:rsidR="00000000" w:rsidRDefault="007C71EE">
      <w:pPr>
        <w:pStyle w:val="a"/>
        <w:rPr>
          <w:rFonts w:hint="cs"/>
          <w:rtl/>
        </w:rPr>
      </w:pPr>
    </w:p>
    <w:p w14:paraId="1AFCCD06" w14:textId="77777777" w:rsidR="00000000" w:rsidRDefault="007C71EE">
      <w:pPr>
        <w:pStyle w:val="a"/>
        <w:rPr>
          <w:rFonts w:hint="cs"/>
          <w:rtl/>
        </w:rPr>
      </w:pPr>
      <w:r>
        <w:rPr>
          <w:rFonts w:hint="cs"/>
          <w:rtl/>
        </w:rPr>
        <w:t>אני מסכים אתך במאת האחוזים. ולכן, ההצעה שבאה לכאן היא אותה הצעה שהי</w:t>
      </w:r>
      <w:r>
        <w:rPr>
          <w:rFonts w:hint="cs"/>
          <w:rtl/>
        </w:rPr>
        <w:t>תה בחוק הקודם, בניגוד לרצון האוצר לשנות את המספר.</w:t>
      </w:r>
    </w:p>
    <w:p w14:paraId="6F5218F2" w14:textId="77777777" w:rsidR="00000000" w:rsidRDefault="007C71EE">
      <w:pPr>
        <w:pStyle w:val="a"/>
        <w:ind w:firstLine="0"/>
        <w:rPr>
          <w:rFonts w:hint="cs"/>
          <w:rtl/>
        </w:rPr>
      </w:pPr>
    </w:p>
    <w:p w14:paraId="3B93FDD7" w14:textId="77777777" w:rsidR="00000000" w:rsidRDefault="007C71EE">
      <w:pPr>
        <w:pStyle w:val="ac"/>
        <w:rPr>
          <w:rtl/>
        </w:rPr>
      </w:pPr>
      <w:r>
        <w:rPr>
          <w:rFonts w:hint="eastAsia"/>
          <w:rtl/>
        </w:rPr>
        <w:t>מיכאל</w:t>
      </w:r>
      <w:r>
        <w:rPr>
          <w:rtl/>
        </w:rPr>
        <w:t xml:space="preserve"> מלכיאור (העבודה-מימד):</w:t>
      </w:r>
    </w:p>
    <w:p w14:paraId="377DF9BF" w14:textId="77777777" w:rsidR="00000000" w:rsidRDefault="007C71EE">
      <w:pPr>
        <w:pStyle w:val="a"/>
        <w:rPr>
          <w:rFonts w:hint="cs"/>
          <w:rtl/>
        </w:rPr>
      </w:pPr>
    </w:p>
    <w:p w14:paraId="76E2E9A7" w14:textId="77777777" w:rsidR="00000000" w:rsidRDefault="007C71EE">
      <w:pPr>
        <w:pStyle w:val="a"/>
        <w:rPr>
          <w:rFonts w:hint="cs"/>
          <w:rtl/>
        </w:rPr>
      </w:pPr>
      <w:r>
        <w:rPr>
          <w:rFonts w:hint="cs"/>
          <w:rtl/>
        </w:rPr>
        <w:t>גם בחוק הקודם הם התחשבו. זה לא עושה את זה יותר נכון.</w:t>
      </w:r>
    </w:p>
    <w:p w14:paraId="7A2AA0A1" w14:textId="77777777" w:rsidR="00000000" w:rsidRDefault="007C71EE">
      <w:pPr>
        <w:pStyle w:val="a"/>
        <w:ind w:firstLine="0"/>
        <w:rPr>
          <w:rFonts w:hint="cs"/>
          <w:rtl/>
        </w:rPr>
      </w:pPr>
    </w:p>
    <w:p w14:paraId="50612F28" w14:textId="77777777" w:rsidR="00000000" w:rsidRDefault="007C71EE">
      <w:pPr>
        <w:pStyle w:val="SpeakerCon"/>
        <w:rPr>
          <w:rtl/>
        </w:rPr>
      </w:pPr>
      <w:bookmarkStart w:id="1279" w:name="FS000000462T27_05_2003_12_47_30C"/>
      <w:bookmarkEnd w:id="1279"/>
      <w:r>
        <w:rPr>
          <w:rtl/>
        </w:rPr>
        <w:t>מיכאל איתן (יו”ר ועדת החוקה, חוק ומשפט):</w:t>
      </w:r>
    </w:p>
    <w:p w14:paraId="3B5AF64F" w14:textId="77777777" w:rsidR="00000000" w:rsidRDefault="007C71EE">
      <w:pPr>
        <w:pStyle w:val="a"/>
        <w:rPr>
          <w:rtl/>
        </w:rPr>
      </w:pPr>
    </w:p>
    <w:p w14:paraId="2BA81A4E" w14:textId="77777777" w:rsidR="00000000" w:rsidRDefault="007C71EE">
      <w:pPr>
        <w:pStyle w:val="a"/>
        <w:rPr>
          <w:rFonts w:hint="cs"/>
          <w:rtl/>
        </w:rPr>
      </w:pPr>
      <w:r>
        <w:rPr>
          <w:rFonts w:hint="cs"/>
          <w:rtl/>
        </w:rPr>
        <w:t xml:space="preserve">מי זה הם? זה אתה. אתה ואופיר פינס. תראו, עם כל הכבוד, זו מלאכה מאוד קלה להגיד: </w:t>
      </w:r>
      <w:r>
        <w:rPr>
          <w:rFonts w:hint="cs"/>
          <w:rtl/>
        </w:rPr>
        <w:t>אני עכשיו באופוזיציה ואני מתכחש לכל מה שעשיתי כשהייתי בקואליציה. אז עשיתי טעות. אולי עכשיו אתה עושה טעות?</w:t>
      </w:r>
    </w:p>
    <w:p w14:paraId="6B05E180" w14:textId="77777777" w:rsidR="00000000" w:rsidRDefault="007C71EE">
      <w:pPr>
        <w:pStyle w:val="a"/>
        <w:rPr>
          <w:rFonts w:hint="cs"/>
          <w:rtl/>
        </w:rPr>
      </w:pPr>
    </w:p>
    <w:p w14:paraId="5BA8CA0F" w14:textId="77777777" w:rsidR="00000000" w:rsidRDefault="007C71EE">
      <w:pPr>
        <w:pStyle w:val="ac"/>
        <w:rPr>
          <w:rtl/>
        </w:rPr>
      </w:pPr>
      <w:r>
        <w:rPr>
          <w:rFonts w:hint="eastAsia"/>
          <w:rtl/>
        </w:rPr>
        <w:t>מיכאל</w:t>
      </w:r>
      <w:r>
        <w:rPr>
          <w:rtl/>
        </w:rPr>
        <w:t xml:space="preserve"> מלכיאור (העבודה-מימד):</w:t>
      </w:r>
    </w:p>
    <w:p w14:paraId="755C8447" w14:textId="77777777" w:rsidR="00000000" w:rsidRDefault="007C71EE">
      <w:pPr>
        <w:pStyle w:val="a"/>
        <w:rPr>
          <w:rFonts w:hint="cs"/>
          <w:rtl/>
        </w:rPr>
      </w:pPr>
    </w:p>
    <w:p w14:paraId="794B8808" w14:textId="77777777" w:rsidR="00000000" w:rsidRDefault="007C71EE">
      <w:pPr>
        <w:pStyle w:val="a"/>
        <w:rPr>
          <w:rFonts w:hint="cs"/>
          <w:rtl/>
        </w:rPr>
      </w:pPr>
      <w:r>
        <w:rPr>
          <w:rFonts w:hint="cs"/>
          <w:rtl/>
        </w:rPr>
        <w:t>אני חלקתי על זה גם אז.</w:t>
      </w:r>
    </w:p>
    <w:p w14:paraId="61AE9F01" w14:textId="77777777" w:rsidR="00000000" w:rsidRDefault="007C71EE">
      <w:pPr>
        <w:pStyle w:val="a"/>
        <w:ind w:firstLine="0"/>
        <w:rPr>
          <w:rFonts w:hint="cs"/>
          <w:rtl/>
        </w:rPr>
      </w:pPr>
    </w:p>
    <w:p w14:paraId="0316CC33" w14:textId="77777777" w:rsidR="00000000" w:rsidRDefault="007C71EE">
      <w:pPr>
        <w:pStyle w:val="ad"/>
        <w:rPr>
          <w:rtl/>
        </w:rPr>
      </w:pPr>
      <w:bookmarkStart w:id="1280" w:name="FS000000462T27_05_2003_12_48_32C"/>
      <w:bookmarkEnd w:id="1280"/>
      <w:r>
        <w:rPr>
          <w:rtl/>
        </w:rPr>
        <w:t>היו"ר אלי בן-מנחם:</w:t>
      </w:r>
    </w:p>
    <w:p w14:paraId="1CA4640C" w14:textId="77777777" w:rsidR="00000000" w:rsidRDefault="007C71EE">
      <w:pPr>
        <w:pStyle w:val="a"/>
        <w:rPr>
          <w:rtl/>
        </w:rPr>
      </w:pPr>
    </w:p>
    <w:p w14:paraId="699ED795" w14:textId="77777777" w:rsidR="00000000" w:rsidRDefault="007C71EE">
      <w:pPr>
        <w:pStyle w:val="a"/>
        <w:rPr>
          <w:rFonts w:hint="cs"/>
          <w:rtl/>
        </w:rPr>
      </w:pPr>
      <w:r>
        <w:rPr>
          <w:rFonts w:hint="cs"/>
          <w:rtl/>
        </w:rPr>
        <w:t>חבר הכנסת מלכיאור. חבר הכנסת איתן, אני מבקש שתסיים, כי יש לנו יום עמוס מאוד</w:t>
      </w:r>
      <w:r>
        <w:rPr>
          <w:rFonts w:hint="cs"/>
          <w:rtl/>
        </w:rPr>
        <w:t>.</w:t>
      </w:r>
    </w:p>
    <w:p w14:paraId="0DC15AF4" w14:textId="77777777" w:rsidR="00000000" w:rsidRDefault="007C71EE">
      <w:pPr>
        <w:pStyle w:val="SpeakerCon"/>
        <w:rPr>
          <w:rFonts w:hint="cs"/>
          <w:rtl/>
        </w:rPr>
      </w:pPr>
    </w:p>
    <w:p w14:paraId="4DCB04BA" w14:textId="77777777" w:rsidR="00000000" w:rsidRDefault="007C71EE">
      <w:pPr>
        <w:pStyle w:val="SpeakerCon"/>
        <w:rPr>
          <w:rtl/>
        </w:rPr>
      </w:pPr>
      <w:r>
        <w:rPr>
          <w:rFonts w:hint="eastAsia"/>
          <w:rtl/>
        </w:rPr>
        <w:t>מיכאל</w:t>
      </w:r>
      <w:r>
        <w:rPr>
          <w:rtl/>
        </w:rPr>
        <w:t xml:space="preserve"> איתן (יו”ר ועדת החוקה, חוק ומשפט):</w:t>
      </w:r>
    </w:p>
    <w:p w14:paraId="0081355B" w14:textId="77777777" w:rsidR="00000000" w:rsidRDefault="007C71EE">
      <w:pPr>
        <w:pStyle w:val="a"/>
        <w:rPr>
          <w:rFonts w:hint="cs"/>
          <w:rtl/>
        </w:rPr>
      </w:pPr>
    </w:p>
    <w:p w14:paraId="77E8991B" w14:textId="77777777" w:rsidR="00000000" w:rsidRDefault="007C71EE">
      <w:pPr>
        <w:pStyle w:val="a"/>
        <w:rPr>
          <w:rFonts w:hint="cs"/>
          <w:rtl/>
        </w:rPr>
      </w:pPr>
      <w:r>
        <w:rPr>
          <w:rFonts w:hint="cs"/>
          <w:rtl/>
        </w:rPr>
        <w:t xml:space="preserve"> למען האמת, אני כבר סיימתי. אני רוצה לומר הערה אחרונה - - -</w:t>
      </w:r>
    </w:p>
    <w:p w14:paraId="314691BA" w14:textId="77777777" w:rsidR="00000000" w:rsidRDefault="007C71EE">
      <w:pPr>
        <w:pStyle w:val="a"/>
        <w:ind w:firstLine="0"/>
        <w:rPr>
          <w:rFonts w:hint="cs"/>
          <w:rtl/>
        </w:rPr>
      </w:pPr>
    </w:p>
    <w:p w14:paraId="7B5167C1" w14:textId="77777777" w:rsidR="00000000" w:rsidRDefault="007C71EE">
      <w:pPr>
        <w:pStyle w:val="ac"/>
        <w:rPr>
          <w:rtl/>
        </w:rPr>
      </w:pPr>
      <w:r>
        <w:rPr>
          <w:rFonts w:hint="eastAsia"/>
          <w:rtl/>
        </w:rPr>
        <w:t>דוד</w:t>
      </w:r>
      <w:r>
        <w:rPr>
          <w:rtl/>
        </w:rPr>
        <w:t xml:space="preserve"> טל (עם אחד):</w:t>
      </w:r>
    </w:p>
    <w:p w14:paraId="7D06597C" w14:textId="77777777" w:rsidR="00000000" w:rsidRDefault="007C71EE">
      <w:pPr>
        <w:pStyle w:val="a"/>
        <w:rPr>
          <w:rFonts w:hint="cs"/>
          <w:rtl/>
        </w:rPr>
      </w:pPr>
    </w:p>
    <w:p w14:paraId="77A3EC58" w14:textId="77777777" w:rsidR="00000000" w:rsidRDefault="007C71EE">
      <w:pPr>
        <w:pStyle w:val="a"/>
        <w:rPr>
          <w:rFonts w:hint="cs"/>
          <w:rtl/>
        </w:rPr>
      </w:pPr>
      <w:r>
        <w:rPr>
          <w:rFonts w:hint="cs"/>
          <w:rtl/>
        </w:rPr>
        <w:t>אני מבקש לקיים הצבעה עכשיו על הנושא הזה.</w:t>
      </w:r>
    </w:p>
    <w:p w14:paraId="66AEE760" w14:textId="77777777" w:rsidR="00000000" w:rsidRDefault="007C71EE">
      <w:pPr>
        <w:pStyle w:val="a"/>
        <w:ind w:firstLine="0"/>
        <w:rPr>
          <w:rFonts w:hint="cs"/>
          <w:rtl/>
        </w:rPr>
      </w:pPr>
    </w:p>
    <w:p w14:paraId="5EEF2E02" w14:textId="77777777" w:rsidR="00000000" w:rsidRDefault="007C71EE">
      <w:pPr>
        <w:pStyle w:val="ad"/>
        <w:rPr>
          <w:rtl/>
        </w:rPr>
      </w:pPr>
      <w:r>
        <w:rPr>
          <w:rtl/>
        </w:rPr>
        <w:t>היו”ר אלי בן-מנחם:</w:t>
      </w:r>
    </w:p>
    <w:p w14:paraId="18C4DE4B" w14:textId="77777777" w:rsidR="00000000" w:rsidRDefault="007C71EE">
      <w:pPr>
        <w:pStyle w:val="a"/>
        <w:rPr>
          <w:rtl/>
        </w:rPr>
      </w:pPr>
    </w:p>
    <w:p w14:paraId="5390955F" w14:textId="77777777" w:rsidR="00000000" w:rsidRDefault="007C71EE">
      <w:pPr>
        <w:pStyle w:val="a"/>
        <w:rPr>
          <w:rFonts w:hint="cs"/>
          <w:rtl/>
        </w:rPr>
      </w:pPr>
      <w:r>
        <w:rPr>
          <w:rFonts w:hint="cs"/>
          <w:rtl/>
        </w:rPr>
        <w:t>ההצבעה תיערך מחר.</w:t>
      </w:r>
    </w:p>
    <w:p w14:paraId="6CBF4B34" w14:textId="77777777" w:rsidR="00000000" w:rsidRDefault="007C71EE">
      <w:pPr>
        <w:pStyle w:val="a"/>
        <w:ind w:firstLine="0"/>
        <w:rPr>
          <w:rFonts w:hint="cs"/>
          <w:rtl/>
        </w:rPr>
      </w:pPr>
    </w:p>
    <w:p w14:paraId="01B5071A" w14:textId="77777777" w:rsidR="00000000" w:rsidRDefault="007C71EE">
      <w:pPr>
        <w:pStyle w:val="SpeakerCon"/>
        <w:rPr>
          <w:rtl/>
        </w:rPr>
      </w:pPr>
      <w:bookmarkStart w:id="1281" w:name="FS000000462T27_05_2003_12_49_37C"/>
      <w:bookmarkEnd w:id="1281"/>
      <w:r>
        <w:rPr>
          <w:rtl/>
        </w:rPr>
        <w:t>מיכאל איתן (יו”ר ועדת החוקה, חוק ומשפט):</w:t>
      </w:r>
    </w:p>
    <w:p w14:paraId="18DE11A4" w14:textId="77777777" w:rsidR="00000000" w:rsidRDefault="007C71EE">
      <w:pPr>
        <w:pStyle w:val="a"/>
        <w:rPr>
          <w:rtl/>
        </w:rPr>
      </w:pPr>
    </w:p>
    <w:p w14:paraId="1A5785F7" w14:textId="77777777" w:rsidR="00000000" w:rsidRDefault="007C71EE">
      <w:pPr>
        <w:pStyle w:val="a"/>
        <w:rPr>
          <w:rFonts w:hint="cs"/>
          <w:rtl/>
        </w:rPr>
      </w:pPr>
      <w:r>
        <w:rPr>
          <w:rFonts w:hint="cs"/>
          <w:rtl/>
        </w:rPr>
        <w:t xml:space="preserve">אני רוצה </w:t>
      </w:r>
      <w:r>
        <w:rPr>
          <w:rFonts w:hint="cs"/>
          <w:rtl/>
        </w:rPr>
        <w:t>לסיים ולומר כך: אני חושב שזאת הצעת החוק טובה. אני אישית ניסיתי ליזום עוד לפני שנים מספר איזו בלימה או בקרה על העלויות התקציביות, מתוך ההיגיון הפרלמנטרי, שתפקידנו כמפקחים על הרשות המבצעת הוא מצד אחד לקבוע לה את התקציב, אבל מצד שני גם לכבד אותו ולהבין את האי</w:t>
      </w:r>
      <w:r>
        <w:rPr>
          <w:rFonts w:hint="cs"/>
          <w:rtl/>
        </w:rPr>
        <w:t xml:space="preserve">לוצים שלה במשך שנת תקציב. </w:t>
      </w:r>
    </w:p>
    <w:p w14:paraId="2ABB26DA" w14:textId="77777777" w:rsidR="00000000" w:rsidRDefault="007C71EE">
      <w:pPr>
        <w:pStyle w:val="a"/>
        <w:rPr>
          <w:rFonts w:hint="cs"/>
          <w:rtl/>
        </w:rPr>
      </w:pPr>
    </w:p>
    <w:p w14:paraId="68CE5608" w14:textId="77777777" w:rsidR="00000000" w:rsidRDefault="007C71EE">
      <w:pPr>
        <w:pStyle w:val="a"/>
        <w:rPr>
          <w:rFonts w:hint="cs"/>
          <w:rtl/>
        </w:rPr>
      </w:pPr>
      <w:r>
        <w:rPr>
          <w:rFonts w:hint="cs"/>
          <w:rtl/>
        </w:rPr>
        <w:t>נאמר לי, שיכול להיות שבעקבות החקיקה הזאת יצטרכו לשנות במידה מסוימת את תהליכי קביעת התקציב ולתת יותר שיניים לכנסת במהלכי קביעת התקציב, להשפיע יותר מכפי שנהוג היום. אני חושב שזה ראוי לבחינה, ואם יהיה צורך בכך, אני בטח אתן יד גם למ</w:t>
      </w:r>
      <w:r>
        <w:rPr>
          <w:rFonts w:hint="cs"/>
          <w:rtl/>
        </w:rPr>
        <w:t xml:space="preserve">הלך הזה, כמי שחושב שבמסגרת המאבק הזה בין שלוש הרשויות </w:t>
      </w:r>
      <w:r>
        <w:rPr>
          <w:rtl/>
        </w:rPr>
        <w:t>–</w:t>
      </w:r>
      <w:r>
        <w:rPr>
          <w:rFonts w:hint="cs"/>
          <w:rtl/>
        </w:rPr>
        <w:t xml:space="preserve"> השופטת, המחוקקת והמבצעת </w:t>
      </w:r>
      <w:r>
        <w:rPr>
          <w:rtl/>
        </w:rPr>
        <w:t>–</w:t>
      </w:r>
      <w:r>
        <w:rPr>
          <w:rFonts w:hint="cs"/>
          <w:rtl/>
        </w:rPr>
        <w:t xml:space="preserve"> אנחנו, כאנשי הרשות המחוקקת, צריכים לשמור בהחלט על מעמה של הכנסת כרשות מחוקקת. </w:t>
      </w:r>
    </w:p>
    <w:p w14:paraId="4EC74CC5" w14:textId="77777777" w:rsidR="00000000" w:rsidRDefault="007C71EE">
      <w:pPr>
        <w:pStyle w:val="a"/>
        <w:rPr>
          <w:rFonts w:hint="cs"/>
          <w:rtl/>
        </w:rPr>
      </w:pPr>
    </w:p>
    <w:p w14:paraId="4ED8EF91" w14:textId="77777777" w:rsidR="00000000" w:rsidRDefault="007C71EE">
      <w:pPr>
        <w:pStyle w:val="ad"/>
        <w:rPr>
          <w:rtl/>
        </w:rPr>
      </w:pPr>
      <w:r>
        <w:rPr>
          <w:rtl/>
        </w:rPr>
        <w:t>היו"ר אלי בן-מנחם:</w:t>
      </w:r>
    </w:p>
    <w:p w14:paraId="736B6AE2" w14:textId="77777777" w:rsidR="00000000" w:rsidRDefault="007C71EE">
      <w:pPr>
        <w:pStyle w:val="a"/>
        <w:rPr>
          <w:rtl/>
        </w:rPr>
      </w:pPr>
    </w:p>
    <w:p w14:paraId="7AF05ECD" w14:textId="77777777" w:rsidR="00000000" w:rsidRDefault="007C71EE">
      <w:pPr>
        <w:pStyle w:val="a"/>
        <w:rPr>
          <w:rFonts w:hint="cs"/>
          <w:rtl/>
        </w:rPr>
      </w:pPr>
      <w:r>
        <w:rPr>
          <w:rFonts w:hint="cs"/>
          <w:rtl/>
        </w:rPr>
        <w:t>תודה.</w:t>
      </w:r>
    </w:p>
    <w:p w14:paraId="7271E4AB" w14:textId="77777777" w:rsidR="00000000" w:rsidRDefault="007C71EE">
      <w:pPr>
        <w:pStyle w:val="ac"/>
        <w:rPr>
          <w:rFonts w:hint="cs"/>
          <w:rtl/>
        </w:rPr>
      </w:pPr>
    </w:p>
    <w:p w14:paraId="165E5A40" w14:textId="77777777" w:rsidR="00000000" w:rsidRDefault="007C71EE">
      <w:pPr>
        <w:pStyle w:val="ac"/>
        <w:rPr>
          <w:rtl/>
        </w:rPr>
      </w:pPr>
      <w:r>
        <w:rPr>
          <w:rFonts w:hint="eastAsia"/>
          <w:rtl/>
        </w:rPr>
        <w:t>דוד</w:t>
      </w:r>
      <w:r>
        <w:rPr>
          <w:rtl/>
        </w:rPr>
        <w:t xml:space="preserve"> טל (עם אחד):</w:t>
      </w:r>
    </w:p>
    <w:p w14:paraId="3CB912E8" w14:textId="77777777" w:rsidR="00000000" w:rsidRDefault="007C71EE">
      <w:pPr>
        <w:pStyle w:val="a"/>
        <w:rPr>
          <w:rFonts w:hint="cs"/>
          <w:rtl/>
        </w:rPr>
      </w:pPr>
    </w:p>
    <w:p w14:paraId="231716F7" w14:textId="77777777" w:rsidR="00000000" w:rsidRDefault="007C71EE">
      <w:pPr>
        <w:pStyle w:val="a"/>
        <w:rPr>
          <w:rFonts w:hint="cs"/>
          <w:rtl/>
        </w:rPr>
      </w:pPr>
      <w:r>
        <w:rPr>
          <w:rFonts w:hint="cs"/>
          <w:rtl/>
        </w:rPr>
        <w:t>אפשר לשאול שאלה?</w:t>
      </w:r>
    </w:p>
    <w:p w14:paraId="47D8BC8D" w14:textId="77777777" w:rsidR="00000000" w:rsidRDefault="007C71EE">
      <w:pPr>
        <w:pStyle w:val="a"/>
        <w:rPr>
          <w:rFonts w:hint="cs"/>
          <w:rtl/>
        </w:rPr>
      </w:pPr>
    </w:p>
    <w:p w14:paraId="60C63740" w14:textId="77777777" w:rsidR="00000000" w:rsidRDefault="007C71EE">
      <w:pPr>
        <w:pStyle w:val="ad"/>
        <w:rPr>
          <w:rtl/>
        </w:rPr>
      </w:pPr>
      <w:r>
        <w:rPr>
          <w:rtl/>
        </w:rPr>
        <w:t>היו"ר אלי בן-מנחם:</w:t>
      </w:r>
    </w:p>
    <w:p w14:paraId="2F427DC6" w14:textId="77777777" w:rsidR="00000000" w:rsidRDefault="007C71EE">
      <w:pPr>
        <w:pStyle w:val="a"/>
        <w:rPr>
          <w:rtl/>
        </w:rPr>
      </w:pPr>
    </w:p>
    <w:p w14:paraId="24DFE182" w14:textId="77777777" w:rsidR="00000000" w:rsidRDefault="007C71EE">
      <w:pPr>
        <w:pStyle w:val="a"/>
        <w:rPr>
          <w:rFonts w:hint="cs"/>
          <w:rtl/>
        </w:rPr>
      </w:pPr>
      <w:r>
        <w:rPr>
          <w:rFonts w:hint="cs"/>
          <w:rtl/>
        </w:rPr>
        <w:t>אני מבקש ממ</w:t>
      </w:r>
      <w:r>
        <w:rPr>
          <w:rFonts w:hint="cs"/>
          <w:rtl/>
        </w:rPr>
        <w:t>ך, חבר הכנסת טל, תשאל אותו, כי אנחנו פשוט רוצים - - -</w:t>
      </w:r>
    </w:p>
    <w:p w14:paraId="3BDB0421" w14:textId="77777777" w:rsidR="00000000" w:rsidRDefault="007C71EE">
      <w:pPr>
        <w:pStyle w:val="a"/>
        <w:rPr>
          <w:rFonts w:hint="cs"/>
          <w:rtl/>
        </w:rPr>
      </w:pPr>
    </w:p>
    <w:p w14:paraId="5C3A3FE7" w14:textId="77777777" w:rsidR="00000000" w:rsidRDefault="007C71EE">
      <w:pPr>
        <w:pStyle w:val="ac"/>
        <w:rPr>
          <w:rtl/>
        </w:rPr>
      </w:pPr>
      <w:r>
        <w:rPr>
          <w:rFonts w:hint="eastAsia"/>
          <w:rtl/>
        </w:rPr>
        <w:t>דוד</w:t>
      </w:r>
      <w:r>
        <w:rPr>
          <w:rtl/>
        </w:rPr>
        <w:t xml:space="preserve"> טל (עם אחד):</w:t>
      </w:r>
    </w:p>
    <w:p w14:paraId="41B2598F" w14:textId="77777777" w:rsidR="00000000" w:rsidRDefault="007C71EE">
      <w:pPr>
        <w:pStyle w:val="a"/>
        <w:rPr>
          <w:rFonts w:hint="cs"/>
          <w:rtl/>
        </w:rPr>
      </w:pPr>
    </w:p>
    <w:p w14:paraId="72229837" w14:textId="77777777" w:rsidR="00000000" w:rsidRDefault="007C71EE">
      <w:pPr>
        <w:pStyle w:val="a"/>
        <w:rPr>
          <w:rFonts w:hint="cs"/>
          <w:rtl/>
        </w:rPr>
      </w:pPr>
      <w:r>
        <w:rPr>
          <w:rFonts w:hint="cs"/>
          <w:rtl/>
        </w:rPr>
        <w:t xml:space="preserve">חבר הכנסת איתן, אם מקובלת עלינו הגישה כפי שאמרת </w:t>
      </w:r>
      <w:r>
        <w:rPr>
          <w:rtl/>
        </w:rPr>
        <w:t>–</w:t>
      </w:r>
      <w:r>
        <w:rPr>
          <w:rFonts w:hint="cs"/>
          <w:rtl/>
        </w:rPr>
        <w:t xml:space="preserve"> ואני נוטה לקבל את זה  - שאם הרשות המבצעת תכננה תקציב מסוים - היא לא יכולה לעשות את זה, כי אז או שנגיד שהתחולה תהיה בשנת התקציב הבאה, </w:t>
      </w:r>
      <w:r>
        <w:rPr>
          <w:rFonts w:hint="cs"/>
          <w:rtl/>
        </w:rPr>
        <w:t>או לחלופין אפשר לומר שלצד הצעת החוק שעוברת אני אגיד גם איפה ייגרע סכום זה וזה. כך גם לא עשיתי שום נזק לרשות המבצעת מבחינה כלכלית, ואז תבוא לידי ביטוי גם ההתגלמות של הדמוקרטיה של הבית הזה. אנחנו אומרים לרשות המבצעת: תעבירו את החוק הזה, אנחנו נתמוך בחוק הזה,</w:t>
      </w:r>
      <w:r>
        <w:rPr>
          <w:rFonts w:hint="cs"/>
          <w:rtl/>
        </w:rPr>
        <w:t xml:space="preserve"> תמורת סעיף זה וזה בחוק - - -</w:t>
      </w:r>
    </w:p>
    <w:p w14:paraId="34366AF2" w14:textId="77777777" w:rsidR="00000000" w:rsidRDefault="007C71EE">
      <w:pPr>
        <w:pStyle w:val="a"/>
        <w:rPr>
          <w:rFonts w:hint="cs"/>
          <w:rtl/>
        </w:rPr>
      </w:pPr>
    </w:p>
    <w:p w14:paraId="26B18E39" w14:textId="77777777" w:rsidR="00000000" w:rsidRDefault="007C71EE">
      <w:pPr>
        <w:pStyle w:val="SpeakerCon"/>
        <w:rPr>
          <w:rtl/>
        </w:rPr>
      </w:pPr>
      <w:bookmarkStart w:id="1282" w:name="FS000000462T27_05_2003_12_44_43"/>
      <w:bookmarkEnd w:id="1282"/>
      <w:r>
        <w:rPr>
          <w:rFonts w:hint="eastAsia"/>
          <w:rtl/>
        </w:rPr>
        <w:t>מיכאל</w:t>
      </w:r>
      <w:r>
        <w:rPr>
          <w:rtl/>
        </w:rPr>
        <w:t xml:space="preserve"> איתן (יו”ר ועדת החוקה, חוק ומשפט):</w:t>
      </w:r>
    </w:p>
    <w:p w14:paraId="04A9DF0D" w14:textId="77777777" w:rsidR="00000000" w:rsidRDefault="007C71EE">
      <w:pPr>
        <w:pStyle w:val="a"/>
        <w:rPr>
          <w:rFonts w:hint="cs"/>
          <w:rtl/>
        </w:rPr>
      </w:pPr>
    </w:p>
    <w:p w14:paraId="03DEADFF" w14:textId="77777777" w:rsidR="00000000" w:rsidRDefault="007C71EE">
      <w:pPr>
        <w:pStyle w:val="a"/>
        <w:rPr>
          <w:rFonts w:hint="cs"/>
          <w:rtl/>
        </w:rPr>
      </w:pPr>
      <w:r>
        <w:rPr>
          <w:rFonts w:hint="cs"/>
          <w:rtl/>
        </w:rPr>
        <w:t>אני העליתי את הנושא הזה. הנושא הזה עלה גם בוועדה. ההערות היו, שחברי הכנסת ייטו לציין תמיד את סעיף הרזרבה כסעיף שממנו ייקחו כספים ובעצם ירוקנו את כל העניין הזה מתוכן. אני אישית סבור שא</w:t>
      </w:r>
      <w:r>
        <w:rPr>
          <w:rFonts w:hint="cs"/>
          <w:rtl/>
        </w:rPr>
        <w:t>פשר למצוא נוסחה, שאדם שמציע הצעה תקציבית יצטרך להצביע על המקורות. זה קיים כבר היום כדרישה לא מהותית, כדרישה שאדם שמגיש היום הצעת חוק שיש לה עלות תקציבית, חייב לפרט בדברי ההסבר שלו את מקורות המימון. זה כבר קיים היום, אתה מודע לזה שהיום כל חבר כנסת חייב לפרט</w:t>
      </w:r>
      <w:r>
        <w:rPr>
          <w:rFonts w:hint="cs"/>
          <w:rtl/>
        </w:rPr>
        <w:t xml:space="preserve"> מה המקור התקציבי. </w:t>
      </w:r>
    </w:p>
    <w:p w14:paraId="10C5D2ED" w14:textId="77777777" w:rsidR="00000000" w:rsidRDefault="007C71EE">
      <w:pPr>
        <w:pStyle w:val="a"/>
        <w:rPr>
          <w:rFonts w:hint="cs"/>
          <w:rtl/>
        </w:rPr>
      </w:pPr>
    </w:p>
    <w:p w14:paraId="103985EC" w14:textId="77777777" w:rsidR="00000000" w:rsidRDefault="007C71EE">
      <w:pPr>
        <w:pStyle w:val="a"/>
        <w:rPr>
          <w:rFonts w:hint="cs"/>
          <w:rtl/>
        </w:rPr>
      </w:pPr>
      <w:r>
        <w:rPr>
          <w:rFonts w:hint="cs"/>
          <w:rtl/>
        </w:rPr>
        <w:t>אני חושב שיש מקום לשקול, אבל במהות כולנו מדברים על אותו דבר. כאן המהות אומרת שהחקיקה הפרטית לא תהיה כלאחר יד. היא לא סוגרת אותה, היא מאפשרת אותה. היא אומרת שהחקיקה תהיה לא כלאחר יד.</w:t>
      </w:r>
    </w:p>
    <w:p w14:paraId="09D36E94" w14:textId="77777777" w:rsidR="00000000" w:rsidRDefault="007C71EE">
      <w:pPr>
        <w:pStyle w:val="a"/>
        <w:rPr>
          <w:rFonts w:hint="cs"/>
          <w:rtl/>
        </w:rPr>
      </w:pPr>
    </w:p>
    <w:p w14:paraId="0F45CDF4" w14:textId="77777777" w:rsidR="00000000" w:rsidRDefault="007C71EE">
      <w:pPr>
        <w:pStyle w:val="a"/>
        <w:ind w:firstLine="0"/>
        <w:rPr>
          <w:rFonts w:hint="cs"/>
          <w:rtl/>
        </w:rPr>
      </w:pPr>
      <w:r>
        <w:rPr>
          <w:rFonts w:hint="cs"/>
          <w:rtl/>
        </w:rPr>
        <w:tab/>
        <w:t xml:space="preserve">גם להצעה שלך יש אולי חשיבות. היא גם לא סותרת. אפשר </w:t>
      </w:r>
      <w:r>
        <w:rPr>
          <w:rFonts w:hint="cs"/>
          <w:rtl/>
        </w:rPr>
        <w:t>לבוא ולהגיד, שאם מציעים הצעת חוק שיש בה עלות תקציבית מעל לסכום הקבוע כאן, והממשלה לא מסכימה, היא יכולה להיכנס לתוקף רק בשנת התקציב הבאה. אבל על זה אני יכול לענות לך: היכולת להפעיל תוכניות בשנת התקציב הבאה על בסיס התקציב הבא  - מסורה לכנסת. נגיד שהיום אני ר</w:t>
      </w:r>
      <w:r>
        <w:rPr>
          <w:rFonts w:hint="cs"/>
          <w:rtl/>
        </w:rPr>
        <w:t xml:space="preserve">וצה שיקימו </w:t>
      </w:r>
      <w:r>
        <w:rPr>
          <w:rtl/>
        </w:rPr>
        <w:t>–</w:t>
      </w:r>
      <w:r>
        <w:rPr>
          <w:rFonts w:hint="cs"/>
          <w:rtl/>
        </w:rPr>
        <w:t xml:space="preserve"> סתם כדוגמה </w:t>
      </w:r>
      <w:r>
        <w:rPr>
          <w:rtl/>
        </w:rPr>
        <w:t>–</w:t>
      </w:r>
      <w:r>
        <w:rPr>
          <w:rFonts w:hint="cs"/>
          <w:rtl/>
        </w:rPr>
        <w:t xml:space="preserve"> עוד חמישה בתי-חולים בעיר אשדוד, וצריך לזה מקור תקציבי. ואתה אומר, טוב, נעביר חוק כזה, ובתקציב של השנה הבאה יצטרכו להתאים. אז אני אומר, אדרבה, ממילא עד השנה הבאה לא יעשו שום דבר. בשנה הבאה יביאו את חוק התקציב, חברי הכנסת דוד טל ומי</w:t>
      </w:r>
      <w:r>
        <w:rPr>
          <w:rFonts w:hint="cs"/>
          <w:rtl/>
        </w:rPr>
        <w:t>כאל איתן, שחושבים שצריך לעשות את זה, יפעילו את כל הכוח הפוליטי שלהם ויגידו: אנחנו לא נתמוך בתקציב אם לא יהיה בתוכו אותו סעיף שמאפשר את הקמת חמשת בתי-החולים. זה בעצם המיקח וממכר שכל מיני מבינים גדולים בדמוקרטיה מנסים כאילו לתאר אותו כדבר מכוער, גועל נפש וכל</w:t>
      </w:r>
      <w:r>
        <w:rPr>
          <w:rFonts w:hint="cs"/>
          <w:rtl/>
        </w:rPr>
        <w:t xml:space="preserve"> מיני שטויות. זו המהות של הדמוקרטיה: פשרות, ויתורים, צרכים של כל מיני אנשים, להביא אותם לאיזה מכנה משותף של תוכנית עבודה של הממשלה, וזה בסופו של דבר השקלול של הצרכים כפי שהם באים לידי ביטוי על-ידי הכנסת שמייצגת את כל הציבור כולו.</w:t>
      </w:r>
    </w:p>
    <w:p w14:paraId="03FAC73C" w14:textId="77777777" w:rsidR="00000000" w:rsidRDefault="007C71EE">
      <w:pPr>
        <w:pStyle w:val="a"/>
        <w:ind w:firstLine="0"/>
        <w:rPr>
          <w:rFonts w:hint="cs"/>
          <w:rtl/>
        </w:rPr>
      </w:pPr>
    </w:p>
    <w:p w14:paraId="46BA081C" w14:textId="77777777" w:rsidR="00000000" w:rsidRDefault="007C71EE">
      <w:pPr>
        <w:pStyle w:val="ac"/>
        <w:rPr>
          <w:rtl/>
        </w:rPr>
      </w:pPr>
      <w:r>
        <w:rPr>
          <w:rFonts w:hint="eastAsia"/>
          <w:rtl/>
        </w:rPr>
        <w:t>אליעזר</w:t>
      </w:r>
      <w:r>
        <w:rPr>
          <w:rtl/>
        </w:rPr>
        <w:t xml:space="preserve"> כהן (האיחוד הלאומי</w:t>
      </w:r>
      <w:r>
        <w:rPr>
          <w:rtl/>
        </w:rPr>
        <w:t xml:space="preserve"> - ישראל ביתנו):</w:t>
      </w:r>
    </w:p>
    <w:p w14:paraId="69D606AA" w14:textId="77777777" w:rsidR="00000000" w:rsidRDefault="007C71EE">
      <w:pPr>
        <w:pStyle w:val="a"/>
        <w:rPr>
          <w:rFonts w:hint="cs"/>
          <w:rtl/>
        </w:rPr>
      </w:pPr>
    </w:p>
    <w:p w14:paraId="52CAA88F" w14:textId="77777777" w:rsidR="00000000" w:rsidRDefault="007C71EE">
      <w:pPr>
        <w:pStyle w:val="a"/>
        <w:rPr>
          <w:rFonts w:hint="cs"/>
          <w:rtl/>
        </w:rPr>
      </w:pPr>
      <w:r>
        <w:rPr>
          <w:rFonts w:hint="cs"/>
          <w:rtl/>
        </w:rPr>
        <w:t>- - -</w:t>
      </w:r>
    </w:p>
    <w:p w14:paraId="43B15901" w14:textId="77777777" w:rsidR="00000000" w:rsidRDefault="007C71EE">
      <w:pPr>
        <w:pStyle w:val="a"/>
        <w:rPr>
          <w:rFonts w:hint="cs"/>
          <w:rtl/>
        </w:rPr>
      </w:pPr>
    </w:p>
    <w:p w14:paraId="05B05A27" w14:textId="77777777" w:rsidR="00000000" w:rsidRDefault="007C71EE">
      <w:pPr>
        <w:pStyle w:val="SpeakerCon"/>
        <w:rPr>
          <w:rtl/>
        </w:rPr>
      </w:pPr>
      <w:bookmarkStart w:id="1283" w:name="FS000000462T27_05_2003_12_56_35C"/>
      <w:bookmarkEnd w:id="1283"/>
      <w:r>
        <w:rPr>
          <w:rtl/>
        </w:rPr>
        <w:t>מיכאל איתן (יו”ר ועדת החוקה, חוק ומשפט):</w:t>
      </w:r>
    </w:p>
    <w:p w14:paraId="597F3507" w14:textId="77777777" w:rsidR="00000000" w:rsidRDefault="007C71EE">
      <w:pPr>
        <w:pStyle w:val="a"/>
        <w:rPr>
          <w:rtl/>
        </w:rPr>
      </w:pPr>
    </w:p>
    <w:p w14:paraId="0022237D" w14:textId="77777777" w:rsidR="00000000" w:rsidRDefault="007C71EE">
      <w:pPr>
        <w:pStyle w:val="a"/>
        <w:rPr>
          <w:rFonts w:hint="cs"/>
          <w:rtl/>
        </w:rPr>
      </w:pPr>
      <w:r>
        <w:rPr>
          <w:rFonts w:hint="cs"/>
          <w:rtl/>
        </w:rPr>
        <w:t xml:space="preserve">אני עומד על רגל אחת, אני כבר לא יכול לעמוד יותר. אני עומד כמו חסידה. </w:t>
      </w:r>
    </w:p>
    <w:p w14:paraId="38B83300" w14:textId="77777777" w:rsidR="00000000" w:rsidRDefault="007C71EE">
      <w:pPr>
        <w:pStyle w:val="a"/>
        <w:rPr>
          <w:rFonts w:hint="cs"/>
          <w:rtl/>
        </w:rPr>
      </w:pPr>
    </w:p>
    <w:p w14:paraId="0D895082" w14:textId="77777777" w:rsidR="00000000" w:rsidRDefault="007C71EE">
      <w:pPr>
        <w:pStyle w:val="ad"/>
        <w:rPr>
          <w:rtl/>
        </w:rPr>
      </w:pPr>
      <w:r>
        <w:rPr>
          <w:rtl/>
        </w:rPr>
        <w:t>היו"ר אלי בן-מנחם:</w:t>
      </w:r>
    </w:p>
    <w:p w14:paraId="67E2545B" w14:textId="77777777" w:rsidR="00000000" w:rsidRDefault="007C71EE">
      <w:pPr>
        <w:pStyle w:val="a"/>
        <w:rPr>
          <w:rtl/>
        </w:rPr>
      </w:pPr>
    </w:p>
    <w:p w14:paraId="70CB0BAF" w14:textId="77777777" w:rsidR="00000000" w:rsidRDefault="007C71EE">
      <w:pPr>
        <w:pStyle w:val="a"/>
        <w:rPr>
          <w:rFonts w:hint="cs"/>
          <w:rtl/>
        </w:rPr>
      </w:pPr>
      <w:r>
        <w:rPr>
          <w:rFonts w:hint="cs"/>
          <w:rtl/>
        </w:rPr>
        <w:t xml:space="preserve">תודה רבה לחבר הכנסת מיכאל איתן. חבר הכנסת כהן, מי שרוצה לשאול אותו שאלות, ישאל אותו אחר כך. תזמין </w:t>
      </w:r>
      <w:r>
        <w:rPr>
          <w:rFonts w:hint="cs"/>
          <w:rtl/>
        </w:rPr>
        <w:t xml:space="preserve">אותו אליך, ומיקי איתן יענה לך בתענוג גדול. חבר הכנסת מיכאל איתן, סיימת? </w:t>
      </w:r>
    </w:p>
    <w:p w14:paraId="388C369B" w14:textId="77777777" w:rsidR="00000000" w:rsidRDefault="007C71EE">
      <w:pPr>
        <w:pStyle w:val="a"/>
        <w:rPr>
          <w:rFonts w:hint="cs"/>
          <w:rtl/>
        </w:rPr>
      </w:pPr>
    </w:p>
    <w:p w14:paraId="76179FDD" w14:textId="77777777" w:rsidR="00000000" w:rsidRDefault="007C71EE">
      <w:pPr>
        <w:pStyle w:val="SpeakerCon"/>
        <w:rPr>
          <w:rtl/>
        </w:rPr>
      </w:pPr>
      <w:bookmarkStart w:id="1284" w:name="FS000000462T27_05_2003_12_58_14C"/>
      <w:bookmarkEnd w:id="1284"/>
      <w:r>
        <w:rPr>
          <w:rtl/>
        </w:rPr>
        <w:t>מיכאל איתן (יו”ר ועדת החוקה, חוק ומשפט):</w:t>
      </w:r>
    </w:p>
    <w:p w14:paraId="035CCD09" w14:textId="77777777" w:rsidR="00000000" w:rsidRDefault="007C71EE">
      <w:pPr>
        <w:pStyle w:val="a"/>
        <w:rPr>
          <w:rtl/>
        </w:rPr>
      </w:pPr>
    </w:p>
    <w:p w14:paraId="1A328D8A" w14:textId="77777777" w:rsidR="00000000" w:rsidRDefault="007C71EE">
      <w:pPr>
        <w:pStyle w:val="a"/>
        <w:rPr>
          <w:rFonts w:hint="cs"/>
          <w:rtl/>
        </w:rPr>
      </w:pPr>
      <w:r>
        <w:rPr>
          <w:rFonts w:hint="cs"/>
          <w:rtl/>
        </w:rPr>
        <w:t>תודה רבה.</w:t>
      </w:r>
    </w:p>
    <w:p w14:paraId="206CB49C" w14:textId="77777777" w:rsidR="00000000" w:rsidRDefault="007C71EE">
      <w:pPr>
        <w:pStyle w:val="a"/>
        <w:rPr>
          <w:rFonts w:hint="cs"/>
          <w:rtl/>
        </w:rPr>
      </w:pPr>
    </w:p>
    <w:p w14:paraId="05599779" w14:textId="77777777" w:rsidR="00000000" w:rsidRDefault="007C71EE">
      <w:pPr>
        <w:pStyle w:val="ad"/>
        <w:rPr>
          <w:rtl/>
        </w:rPr>
      </w:pPr>
      <w:r>
        <w:rPr>
          <w:rtl/>
        </w:rPr>
        <w:t>היו"ר אלי בן-מנחם:</w:t>
      </w:r>
    </w:p>
    <w:p w14:paraId="5914A56B" w14:textId="77777777" w:rsidR="00000000" w:rsidRDefault="007C71EE">
      <w:pPr>
        <w:pStyle w:val="a"/>
        <w:rPr>
          <w:rtl/>
        </w:rPr>
      </w:pPr>
    </w:p>
    <w:p w14:paraId="081AD703" w14:textId="77777777" w:rsidR="00000000" w:rsidRDefault="007C71EE">
      <w:pPr>
        <w:pStyle w:val="a"/>
        <w:rPr>
          <w:rFonts w:hint="cs"/>
          <w:rtl/>
        </w:rPr>
      </w:pPr>
      <w:r>
        <w:rPr>
          <w:rFonts w:hint="cs"/>
          <w:rtl/>
        </w:rPr>
        <w:t xml:space="preserve">תודה, אני מודה לך.  </w:t>
      </w:r>
    </w:p>
    <w:p w14:paraId="08B7391A" w14:textId="77777777" w:rsidR="00000000" w:rsidRDefault="007C71EE">
      <w:pPr>
        <w:pStyle w:val="a"/>
        <w:rPr>
          <w:rFonts w:hint="cs"/>
          <w:rtl/>
        </w:rPr>
      </w:pPr>
    </w:p>
    <w:p w14:paraId="781657F5" w14:textId="77777777" w:rsidR="00000000" w:rsidRDefault="007C71EE">
      <w:pPr>
        <w:pStyle w:val="Subject"/>
        <w:rPr>
          <w:rFonts w:hint="cs"/>
          <w:u w:val="none"/>
          <w:rtl/>
        </w:rPr>
      </w:pPr>
    </w:p>
    <w:p w14:paraId="0C395714" w14:textId="77777777" w:rsidR="00000000" w:rsidRDefault="007C71EE">
      <w:pPr>
        <w:pStyle w:val="Subject"/>
        <w:rPr>
          <w:rFonts w:hint="cs"/>
          <w:rtl/>
        </w:rPr>
      </w:pPr>
      <w:r>
        <w:rPr>
          <w:rFonts w:hint="cs"/>
          <w:u w:val="none"/>
          <w:rtl/>
        </w:rPr>
        <w:t xml:space="preserve">הצעת חוק התוכנית להבראת כלכלת ישראל (תיקוני חקיקה </w:t>
      </w:r>
      <w:r>
        <w:rPr>
          <w:u w:val="none"/>
          <w:rtl/>
        </w:rPr>
        <w:br/>
      </w:r>
      <w:r>
        <w:rPr>
          <w:rFonts w:hint="cs"/>
          <w:u w:val="none"/>
          <w:rtl/>
        </w:rPr>
        <w:t>להשגת יעדי התקציב</w:t>
      </w:r>
      <w:r>
        <w:rPr>
          <w:rFonts w:hint="cs"/>
          <w:rtl/>
        </w:rPr>
        <w:t xml:space="preserve"> והמדיניות הכלכלית</w:t>
      </w:r>
      <w:r>
        <w:rPr>
          <w:rFonts w:hint="cs"/>
          <w:rtl/>
        </w:rPr>
        <w:t xml:space="preserve"> לשנות הכספים </w:t>
      </w:r>
      <w:r>
        <w:rPr>
          <w:rtl/>
        </w:rPr>
        <w:br/>
      </w:r>
      <w:r>
        <w:rPr>
          <w:rFonts w:hint="cs"/>
          <w:rtl/>
        </w:rPr>
        <w:t xml:space="preserve">2003 ו=2004), התשס"ג-2003; </w:t>
      </w:r>
      <w:r>
        <w:rPr>
          <w:rtl/>
        </w:rPr>
        <w:br/>
      </w:r>
      <w:r>
        <w:rPr>
          <w:rFonts w:hint="cs"/>
          <w:rtl/>
        </w:rPr>
        <w:t>הצעת חוק-יסוד: משק המדינה (תיקון מס' 6)</w:t>
      </w:r>
    </w:p>
    <w:p w14:paraId="0ECE6486" w14:textId="77777777" w:rsidR="00000000" w:rsidRDefault="007C71EE">
      <w:pPr>
        <w:pStyle w:val="Subject"/>
        <w:rPr>
          <w:rFonts w:hint="cs"/>
          <w:u w:val="none"/>
          <w:rtl/>
        </w:rPr>
      </w:pPr>
      <w:r>
        <w:rPr>
          <w:rFonts w:hint="cs"/>
          <w:u w:val="none"/>
          <w:rtl/>
        </w:rPr>
        <w:t>(קריאה שנייה וקריאה שלישית)</w:t>
      </w:r>
    </w:p>
    <w:p w14:paraId="1EF31C62" w14:textId="77777777" w:rsidR="00000000" w:rsidRDefault="007C71EE">
      <w:pPr>
        <w:pStyle w:val="ad"/>
        <w:rPr>
          <w:rFonts w:hint="cs"/>
          <w:rtl/>
        </w:rPr>
      </w:pPr>
    </w:p>
    <w:p w14:paraId="6F949BD0" w14:textId="77777777" w:rsidR="00000000" w:rsidRDefault="007C71EE">
      <w:pPr>
        <w:pStyle w:val="a"/>
        <w:rPr>
          <w:rFonts w:hint="cs"/>
          <w:rtl/>
        </w:rPr>
      </w:pPr>
    </w:p>
    <w:p w14:paraId="332A6DF4" w14:textId="77777777" w:rsidR="00000000" w:rsidRDefault="007C71EE">
      <w:pPr>
        <w:pStyle w:val="ad"/>
        <w:rPr>
          <w:rtl/>
        </w:rPr>
      </w:pPr>
      <w:r>
        <w:rPr>
          <w:rtl/>
        </w:rPr>
        <w:t>היו"ר אלי בן-מנחם:</w:t>
      </w:r>
    </w:p>
    <w:p w14:paraId="7DC8F8FC" w14:textId="77777777" w:rsidR="00000000" w:rsidRDefault="007C71EE">
      <w:pPr>
        <w:pStyle w:val="a"/>
        <w:rPr>
          <w:rFonts w:hint="cs"/>
          <w:rtl/>
        </w:rPr>
      </w:pPr>
    </w:p>
    <w:p w14:paraId="2204E977" w14:textId="77777777" w:rsidR="00000000" w:rsidRDefault="007C71EE">
      <w:pPr>
        <w:pStyle w:val="a"/>
        <w:rPr>
          <w:rFonts w:hint="cs"/>
          <w:rtl/>
        </w:rPr>
      </w:pPr>
    </w:p>
    <w:p w14:paraId="317D2EE8" w14:textId="77777777" w:rsidR="00000000" w:rsidRDefault="007C71EE">
      <w:pPr>
        <w:pStyle w:val="a"/>
        <w:rPr>
          <w:rFonts w:hint="cs"/>
          <w:rtl/>
        </w:rPr>
      </w:pPr>
      <w:r>
        <w:rPr>
          <w:rFonts w:hint="cs"/>
          <w:rtl/>
        </w:rPr>
        <w:t xml:space="preserve">בבקשה, חברת הכנסת זהבה גלאון, ואחריה </w:t>
      </w:r>
      <w:r>
        <w:rPr>
          <w:rtl/>
        </w:rPr>
        <w:t>–</w:t>
      </w:r>
      <w:r>
        <w:rPr>
          <w:rFonts w:hint="cs"/>
          <w:rtl/>
        </w:rPr>
        <w:t xml:space="preserve"> חבר הכנסת אברהם רביץ.</w:t>
      </w:r>
    </w:p>
    <w:p w14:paraId="2A7D485C" w14:textId="77777777" w:rsidR="00000000" w:rsidRDefault="007C71EE">
      <w:pPr>
        <w:pStyle w:val="a"/>
        <w:rPr>
          <w:rtl/>
        </w:rPr>
      </w:pPr>
    </w:p>
    <w:p w14:paraId="234DAF3D" w14:textId="77777777" w:rsidR="00000000" w:rsidRDefault="007C71EE">
      <w:pPr>
        <w:pStyle w:val="a"/>
        <w:rPr>
          <w:rFonts w:hint="cs"/>
          <w:rtl/>
        </w:rPr>
      </w:pPr>
    </w:p>
    <w:p w14:paraId="76488B60" w14:textId="77777777" w:rsidR="00000000" w:rsidRDefault="007C71EE">
      <w:pPr>
        <w:pStyle w:val="ac"/>
        <w:rPr>
          <w:rtl/>
        </w:rPr>
      </w:pPr>
      <w:r>
        <w:rPr>
          <w:rFonts w:hint="eastAsia"/>
          <w:rtl/>
        </w:rPr>
        <w:t>אליעזר</w:t>
      </w:r>
      <w:r>
        <w:rPr>
          <w:rtl/>
        </w:rPr>
        <w:t xml:space="preserve"> כהן (האיחוד הלאומי - ישראל ביתנו):</w:t>
      </w:r>
    </w:p>
    <w:p w14:paraId="5817E85F" w14:textId="77777777" w:rsidR="00000000" w:rsidRDefault="007C71EE">
      <w:pPr>
        <w:pStyle w:val="a"/>
        <w:rPr>
          <w:rFonts w:hint="cs"/>
          <w:rtl/>
        </w:rPr>
      </w:pPr>
    </w:p>
    <w:p w14:paraId="283A6027" w14:textId="77777777" w:rsidR="00000000" w:rsidRDefault="007C71EE">
      <w:pPr>
        <w:pStyle w:val="a"/>
        <w:rPr>
          <w:rFonts w:hint="cs"/>
          <w:rtl/>
        </w:rPr>
      </w:pPr>
      <w:r>
        <w:rPr>
          <w:rFonts w:hint="cs"/>
          <w:rtl/>
        </w:rPr>
        <w:t xml:space="preserve">אדוני היושב, כל </w:t>
      </w:r>
      <w:r>
        <w:rPr>
          <w:rFonts w:hint="cs"/>
          <w:rtl/>
        </w:rPr>
        <w:t xml:space="preserve">הנושא התעורר כאן - - - היה צריך להגביל את הנושא הזה בזמן, ואני </w:t>
      </w:r>
    </w:p>
    <w:p w14:paraId="62877143" w14:textId="77777777" w:rsidR="00000000" w:rsidRDefault="007C71EE">
      <w:pPr>
        <w:pStyle w:val="a"/>
        <w:ind w:firstLine="0"/>
        <w:rPr>
          <w:rFonts w:hint="cs"/>
          <w:rtl/>
        </w:rPr>
      </w:pPr>
      <w:r>
        <w:rPr>
          <w:rFonts w:hint="cs"/>
          <w:rtl/>
        </w:rPr>
        <w:t xml:space="preserve">מקווה שהוא הזכיר את זה, שהוא יוגבל בזמן. </w:t>
      </w:r>
    </w:p>
    <w:p w14:paraId="011100EB" w14:textId="77777777" w:rsidR="00000000" w:rsidRDefault="007C71EE">
      <w:pPr>
        <w:pStyle w:val="a"/>
        <w:ind w:firstLine="0"/>
        <w:rPr>
          <w:rFonts w:hint="cs"/>
          <w:rtl/>
        </w:rPr>
      </w:pPr>
    </w:p>
    <w:p w14:paraId="045CE83A" w14:textId="77777777" w:rsidR="00000000" w:rsidRDefault="007C71EE">
      <w:pPr>
        <w:pStyle w:val="ad"/>
        <w:rPr>
          <w:rtl/>
        </w:rPr>
      </w:pPr>
      <w:r>
        <w:rPr>
          <w:rtl/>
        </w:rPr>
        <w:t>היו"ר אלי בן-מנחם:</w:t>
      </w:r>
    </w:p>
    <w:p w14:paraId="7B45BD07" w14:textId="77777777" w:rsidR="00000000" w:rsidRDefault="007C71EE">
      <w:pPr>
        <w:pStyle w:val="a"/>
        <w:rPr>
          <w:rtl/>
        </w:rPr>
      </w:pPr>
    </w:p>
    <w:p w14:paraId="3D71B794" w14:textId="77777777" w:rsidR="00000000" w:rsidRDefault="007C71EE">
      <w:pPr>
        <w:pStyle w:val="a"/>
        <w:rPr>
          <w:rFonts w:hint="cs"/>
          <w:rtl/>
        </w:rPr>
      </w:pPr>
      <w:r>
        <w:rPr>
          <w:rFonts w:hint="cs"/>
          <w:rtl/>
        </w:rPr>
        <w:t>בבקשה, חברת הכנסת גלאון.</w:t>
      </w:r>
    </w:p>
    <w:p w14:paraId="4E9C70EC" w14:textId="77777777" w:rsidR="00000000" w:rsidRDefault="007C71EE">
      <w:pPr>
        <w:pStyle w:val="a"/>
        <w:rPr>
          <w:rFonts w:hint="cs"/>
          <w:rtl/>
        </w:rPr>
      </w:pPr>
    </w:p>
    <w:p w14:paraId="62A4E480" w14:textId="77777777" w:rsidR="00000000" w:rsidRDefault="007C71EE">
      <w:pPr>
        <w:pStyle w:val="Speaker"/>
        <w:rPr>
          <w:rtl/>
        </w:rPr>
      </w:pPr>
      <w:bookmarkStart w:id="1285" w:name="FS000000504T27_05_2003_13_00_41"/>
      <w:bookmarkEnd w:id="1285"/>
      <w:r>
        <w:rPr>
          <w:rFonts w:hint="eastAsia"/>
          <w:rtl/>
        </w:rPr>
        <w:t>זהבה</w:t>
      </w:r>
      <w:r>
        <w:rPr>
          <w:rtl/>
        </w:rPr>
        <w:t xml:space="preserve"> גלאון (מרצ):</w:t>
      </w:r>
    </w:p>
    <w:p w14:paraId="6ADEE960" w14:textId="77777777" w:rsidR="00000000" w:rsidRDefault="007C71EE">
      <w:pPr>
        <w:pStyle w:val="a"/>
        <w:rPr>
          <w:rFonts w:hint="cs"/>
          <w:rtl/>
        </w:rPr>
      </w:pPr>
    </w:p>
    <w:p w14:paraId="04ABF0C7" w14:textId="77777777" w:rsidR="00000000" w:rsidRDefault="007C71EE">
      <w:pPr>
        <w:pStyle w:val="a"/>
        <w:rPr>
          <w:rFonts w:hint="cs"/>
          <w:rtl/>
        </w:rPr>
      </w:pPr>
      <w:r>
        <w:rPr>
          <w:rFonts w:hint="cs"/>
          <w:rtl/>
        </w:rPr>
        <w:t>אדוני היושב-ראש, חברי חברי הכנסת, אומנם אנחנו כאן בדיון על התוכנית הכלכלית הרעה שמגי</w:t>
      </w:r>
      <w:r>
        <w:rPr>
          <w:rFonts w:hint="cs"/>
          <w:rtl/>
        </w:rPr>
        <w:t xml:space="preserve">שה הממשלה הזאת </w:t>
      </w:r>
      <w:r>
        <w:rPr>
          <w:rtl/>
        </w:rPr>
        <w:t>–</w:t>
      </w:r>
      <w:r>
        <w:rPr>
          <w:rFonts w:hint="cs"/>
          <w:rtl/>
        </w:rPr>
        <w:t xml:space="preserve"> חבר הכנסת מלכיאור, כמו שאני מכירה אותך, אין לי ספק שאתה תגלה עניין במה שאני הולכת לומר עכשיו.</w:t>
      </w:r>
    </w:p>
    <w:p w14:paraId="5340C128" w14:textId="77777777" w:rsidR="00000000" w:rsidRDefault="007C71EE">
      <w:pPr>
        <w:pStyle w:val="a"/>
        <w:rPr>
          <w:rFonts w:hint="cs"/>
          <w:rtl/>
        </w:rPr>
      </w:pPr>
    </w:p>
    <w:p w14:paraId="763F0494" w14:textId="77777777" w:rsidR="00000000" w:rsidRDefault="007C71EE">
      <w:pPr>
        <w:pStyle w:val="ac"/>
        <w:rPr>
          <w:rtl/>
        </w:rPr>
      </w:pPr>
      <w:r>
        <w:rPr>
          <w:rFonts w:hint="eastAsia"/>
          <w:rtl/>
        </w:rPr>
        <w:t>מיכאל</w:t>
      </w:r>
      <w:r>
        <w:rPr>
          <w:rtl/>
        </w:rPr>
        <w:t xml:space="preserve"> מלכיאור (העבודה-מימד):</w:t>
      </w:r>
    </w:p>
    <w:p w14:paraId="6A9F94EE" w14:textId="77777777" w:rsidR="00000000" w:rsidRDefault="007C71EE">
      <w:pPr>
        <w:pStyle w:val="a"/>
        <w:rPr>
          <w:rFonts w:hint="cs"/>
          <w:rtl/>
        </w:rPr>
      </w:pPr>
    </w:p>
    <w:p w14:paraId="07214F59" w14:textId="77777777" w:rsidR="00000000" w:rsidRDefault="007C71EE">
      <w:pPr>
        <w:pStyle w:val="a"/>
        <w:rPr>
          <w:rFonts w:hint="cs"/>
          <w:rtl/>
        </w:rPr>
      </w:pPr>
      <w:r>
        <w:rPr>
          <w:rFonts w:hint="cs"/>
          <w:rtl/>
        </w:rPr>
        <w:t>בשביל זה אני יושב פה.</w:t>
      </w:r>
    </w:p>
    <w:p w14:paraId="23EDB77D" w14:textId="77777777" w:rsidR="00000000" w:rsidRDefault="007C71EE">
      <w:pPr>
        <w:pStyle w:val="a"/>
        <w:rPr>
          <w:rFonts w:hint="cs"/>
          <w:rtl/>
        </w:rPr>
      </w:pPr>
    </w:p>
    <w:p w14:paraId="71A50C0D" w14:textId="77777777" w:rsidR="00000000" w:rsidRDefault="007C71EE">
      <w:pPr>
        <w:pStyle w:val="SpeakerCon"/>
        <w:rPr>
          <w:rtl/>
        </w:rPr>
      </w:pPr>
      <w:bookmarkStart w:id="1286" w:name="FS000000504T27_05_2003_13_01_28C"/>
      <w:bookmarkEnd w:id="1286"/>
      <w:r>
        <w:rPr>
          <w:rtl/>
        </w:rPr>
        <w:t>זהבה גלאון (מרצ):</w:t>
      </w:r>
    </w:p>
    <w:p w14:paraId="63CC402A" w14:textId="77777777" w:rsidR="00000000" w:rsidRDefault="007C71EE">
      <w:pPr>
        <w:pStyle w:val="a"/>
        <w:rPr>
          <w:rtl/>
        </w:rPr>
      </w:pPr>
    </w:p>
    <w:p w14:paraId="2DC66566" w14:textId="77777777" w:rsidR="00000000" w:rsidRDefault="007C71EE">
      <w:pPr>
        <w:pStyle w:val="a"/>
        <w:rPr>
          <w:rFonts w:hint="cs"/>
          <w:rtl/>
        </w:rPr>
      </w:pPr>
      <w:r>
        <w:rPr>
          <w:rFonts w:hint="cs"/>
          <w:rtl/>
        </w:rPr>
        <w:t>ברור. לכן, אני צריכה את תשומת הלב שלך.</w:t>
      </w:r>
    </w:p>
    <w:p w14:paraId="2F2CC13D" w14:textId="77777777" w:rsidR="00000000" w:rsidRDefault="007C71EE">
      <w:pPr>
        <w:pStyle w:val="a"/>
        <w:rPr>
          <w:rFonts w:hint="cs"/>
          <w:rtl/>
        </w:rPr>
      </w:pPr>
    </w:p>
    <w:p w14:paraId="62FE0A10" w14:textId="77777777" w:rsidR="00000000" w:rsidRDefault="007C71EE">
      <w:pPr>
        <w:pStyle w:val="a"/>
        <w:rPr>
          <w:rFonts w:hint="cs"/>
          <w:rtl/>
        </w:rPr>
      </w:pPr>
      <w:r>
        <w:rPr>
          <w:rFonts w:hint="cs"/>
          <w:rtl/>
        </w:rPr>
        <w:t>הדיון אמור להיות על התוכנית הכלכ</w:t>
      </w:r>
      <w:r>
        <w:rPr>
          <w:rFonts w:hint="cs"/>
          <w:rtl/>
        </w:rPr>
        <w:t>לית הרעה, אבל, אדוני היושב ראש, אני רוצה לנצל את ההזדמנות שאני עומדת כאן על הבמה ולהזהיר, ברמה של אזהרה דחופה - - -</w:t>
      </w:r>
    </w:p>
    <w:p w14:paraId="46D4FDE6" w14:textId="77777777" w:rsidR="00000000" w:rsidRDefault="007C71EE">
      <w:pPr>
        <w:pStyle w:val="a"/>
        <w:rPr>
          <w:rFonts w:hint="cs"/>
          <w:rtl/>
        </w:rPr>
      </w:pPr>
    </w:p>
    <w:p w14:paraId="741D4495" w14:textId="77777777" w:rsidR="00000000" w:rsidRDefault="007C71EE">
      <w:pPr>
        <w:pStyle w:val="ac"/>
        <w:rPr>
          <w:rtl/>
        </w:rPr>
      </w:pPr>
      <w:r>
        <w:rPr>
          <w:rFonts w:hint="eastAsia"/>
          <w:rtl/>
        </w:rPr>
        <w:t>מיכאל</w:t>
      </w:r>
      <w:r>
        <w:rPr>
          <w:rtl/>
        </w:rPr>
        <w:t xml:space="preserve"> איתן (יו”ר ועדת החוקה, חוק ומשפט):</w:t>
      </w:r>
    </w:p>
    <w:p w14:paraId="21DCF4C7" w14:textId="77777777" w:rsidR="00000000" w:rsidRDefault="007C71EE">
      <w:pPr>
        <w:pStyle w:val="a"/>
        <w:rPr>
          <w:rFonts w:hint="cs"/>
          <w:rtl/>
        </w:rPr>
      </w:pPr>
    </w:p>
    <w:p w14:paraId="34A73875" w14:textId="77777777" w:rsidR="00000000" w:rsidRDefault="007C71EE">
      <w:pPr>
        <w:pStyle w:val="a"/>
        <w:rPr>
          <w:rFonts w:hint="cs"/>
          <w:rtl/>
        </w:rPr>
      </w:pPr>
      <w:r>
        <w:rPr>
          <w:rFonts w:hint="cs"/>
          <w:rtl/>
        </w:rPr>
        <w:t>יש לך הסתייגויות להצעת החוק.</w:t>
      </w:r>
    </w:p>
    <w:p w14:paraId="0E2DA2E5" w14:textId="77777777" w:rsidR="00000000" w:rsidRDefault="007C71EE">
      <w:pPr>
        <w:pStyle w:val="a"/>
        <w:rPr>
          <w:rFonts w:hint="cs"/>
          <w:rtl/>
        </w:rPr>
      </w:pPr>
    </w:p>
    <w:p w14:paraId="07CEDC20" w14:textId="77777777" w:rsidR="00000000" w:rsidRDefault="007C71EE">
      <w:pPr>
        <w:pStyle w:val="SpeakerCon"/>
        <w:rPr>
          <w:rtl/>
        </w:rPr>
      </w:pPr>
      <w:bookmarkStart w:id="1287" w:name="FS000000504T27_05_2003_13_02_31C"/>
      <w:bookmarkEnd w:id="1287"/>
      <w:r>
        <w:rPr>
          <w:rtl/>
        </w:rPr>
        <w:t>זהבה גלאון (מרצ):</w:t>
      </w:r>
    </w:p>
    <w:p w14:paraId="25DF5C31" w14:textId="77777777" w:rsidR="00000000" w:rsidRDefault="007C71EE">
      <w:pPr>
        <w:pStyle w:val="a"/>
        <w:rPr>
          <w:rtl/>
        </w:rPr>
      </w:pPr>
    </w:p>
    <w:p w14:paraId="04E08FDB" w14:textId="77777777" w:rsidR="00000000" w:rsidRDefault="007C71EE">
      <w:pPr>
        <w:pStyle w:val="a"/>
        <w:rPr>
          <w:rFonts w:hint="cs"/>
          <w:rtl/>
        </w:rPr>
      </w:pPr>
      <w:r>
        <w:rPr>
          <w:rFonts w:hint="cs"/>
          <w:rtl/>
        </w:rPr>
        <w:t>אני יודעת, אני כבר עברתי נושא, חבר הכנסת איתן, ו</w:t>
      </w:r>
      <w:r>
        <w:rPr>
          <w:rFonts w:hint="cs"/>
          <w:rtl/>
        </w:rPr>
        <w:t xml:space="preserve">אני חושבת שגם אתה תתעניין במה שאני אומרת. אני רוצה להזהיר מפני נושא שיכול להתגלגל ככדור שלג. ולמה אני מתכוונת? היום מתפרסמים באתר האינטרנט </w:t>
      </w:r>
      <w:r>
        <w:t>Ynet</w:t>
      </w:r>
      <w:r>
        <w:rPr>
          <w:rFonts w:hint="cs"/>
          <w:rtl/>
        </w:rPr>
        <w:t xml:space="preserve"> דברים מפי רבני יש"ע, שזועמים ומאוכזבים מהחלטת הממשלה לאשר את תוכנית מפת הדרכים. </w:t>
      </w:r>
    </w:p>
    <w:p w14:paraId="35FB860C" w14:textId="77777777" w:rsidR="00000000" w:rsidRDefault="007C71EE">
      <w:pPr>
        <w:pStyle w:val="a"/>
        <w:rPr>
          <w:rFonts w:hint="cs"/>
          <w:rtl/>
        </w:rPr>
      </w:pPr>
    </w:p>
    <w:p w14:paraId="0D524AC3" w14:textId="77777777" w:rsidR="00000000" w:rsidRDefault="007C71EE">
      <w:pPr>
        <w:pStyle w:val="a"/>
        <w:rPr>
          <w:rFonts w:hint="cs"/>
          <w:rtl/>
        </w:rPr>
      </w:pPr>
      <w:r>
        <w:rPr>
          <w:rFonts w:hint="cs"/>
          <w:rtl/>
        </w:rPr>
        <w:t>אני יכולה לקבל את זה שהם מאוכז</w:t>
      </w:r>
      <w:r>
        <w:rPr>
          <w:rFonts w:hint="cs"/>
          <w:rtl/>
        </w:rPr>
        <w:t xml:space="preserve">בים, אני יכולה לקבל את זה שקשה להם. אני חייבת לומר במאמר מוסגר, שבין זה שראש הממשלה והממשלה קיבלו החלטה לאשר את תוכנית מפת הדרכים לבין זה שהיא תצא לפועל </w:t>
      </w:r>
      <w:r>
        <w:rPr>
          <w:rtl/>
        </w:rPr>
        <w:t>–</w:t>
      </w:r>
      <w:r>
        <w:rPr>
          <w:rFonts w:hint="cs"/>
          <w:rtl/>
        </w:rPr>
        <w:t xml:space="preserve"> נו, כבר אמרתי בהזדמנות אחרת, או שהפריץ ימות או שהכלב ימות, אבל משהו קורה כאן; יש כאן התרחשות. </w:t>
      </w:r>
    </w:p>
    <w:p w14:paraId="290ACA7F" w14:textId="77777777" w:rsidR="00000000" w:rsidRDefault="007C71EE">
      <w:pPr>
        <w:pStyle w:val="a"/>
        <w:rPr>
          <w:rFonts w:hint="cs"/>
          <w:rtl/>
        </w:rPr>
      </w:pPr>
    </w:p>
    <w:p w14:paraId="1E0731B2" w14:textId="77777777" w:rsidR="00000000" w:rsidRDefault="007C71EE">
      <w:pPr>
        <w:pStyle w:val="ac"/>
        <w:rPr>
          <w:rtl/>
        </w:rPr>
      </w:pPr>
      <w:r>
        <w:rPr>
          <w:rFonts w:hint="eastAsia"/>
          <w:rtl/>
        </w:rPr>
        <w:t>מיכאל</w:t>
      </w:r>
      <w:r>
        <w:rPr>
          <w:rtl/>
        </w:rPr>
        <w:t xml:space="preserve"> איתן (יו”ר ועדת החוקה, חוק ומשפט):</w:t>
      </w:r>
    </w:p>
    <w:p w14:paraId="150A3F0D" w14:textId="77777777" w:rsidR="00000000" w:rsidRDefault="007C71EE">
      <w:pPr>
        <w:pStyle w:val="a"/>
        <w:rPr>
          <w:rFonts w:hint="cs"/>
          <w:rtl/>
        </w:rPr>
      </w:pPr>
    </w:p>
    <w:p w14:paraId="452190D7" w14:textId="77777777" w:rsidR="00000000" w:rsidRDefault="007C71EE">
      <w:pPr>
        <w:pStyle w:val="a"/>
        <w:rPr>
          <w:rFonts w:hint="cs"/>
          <w:rtl/>
        </w:rPr>
      </w:pPr>
      <w:r>
        <w:rPr>
          <w:rFonts w:hint="cs"/>
          <w:rtl/>
        </w:rPr>
        <w:t>שהטרור ימות.</w:t>
      </w:r>
    </w:p>
    <w:p w14:paraId="33BE6E02" w14:textId="77777777" w:rsidR="00000000" w:rsidRDefault="007C71EE">
      <w:pPr>
        <w:pStyle w:val="a"/>
        <w:rPr>
          <w:rFonts w:hint="cs"/>
          <w:rtl/>
        </w:rPr>
      </w:pPr>
    </w:p>
    <w:p w14:paraId="2B8F1DC4" w14:textId="77777777" w:rsidR="00000000" w:rsidRDefault="007C71EE">
      <w:pPr>
        <w:pStyle w:val="SpeakerCon"/>
        <w:rPr>
          <w:rtl/>
        </w:rPr>
      </w:pPr>
      <w:bookmarkStart w:id="1288" w:name="FS000000504T27_05_2003_13_06_57C"/>
      <w:bookmarkEnd w:id="1288"/>
      <w:r>
        <w:rPr>
          <w:rtl/>
        </w:rPr>
        <w:t>זהבה גלאון (מרצ):</w:t>
      </w:r>
    </w:p>
    <w:p w14:paraId="2C75B648" w14:textId="77777777" w:rsidR="00000000" w:rsidRDefault="007C71EE">
      <w:pPr>
        <w:pStyle w:val="a"/>
        <w:rPr>
          <w:rtl/>
        </w:rPr>
      </w:pPr>
    </w:p>
    <w:p w14:paraId="3ADEA5F9" w14:textId="77777777" w:rsidR="00000000" w:rsidRDefault="007C71EE">
      <w:pPr>
        <w:pStyle w:val="a"/>
        <w:rPr>
          <w:rFonts w:hint="cs"/>
          <w:rtl/>
        </w:rPr>
      </w:pPr>
      <w:r>
        <w:rPr>
          <w:rFonts w:hint="cs"/>
          <w:rtl/>
        </w:rPr>
        <w:t xml:space="preserve">והטרור צריך למות. אין לנו מחלוקת על זה, חבר הכנסת איתן, ואין ספק שהרשות הפלסטינית צריכה לעשות מאמץ גובר והולך להיאבק בטרור. ממשלת ישראל צריכה לסייע לה בזה. </w:t>
      </w:r>
    </w:p>
    <w:p w14:paraId="0A9215AE" w14:textId="77777777" w:rsidR="00000000" w:rsidRDefault="007C71EE">
      <w:pPr>
        <w:pStyle w:val="a"/>
        <w:rPr>
          <w:rFonts w:hint="cs"/>
          <w:rtl/>
        </w:rPr>
      </w:pPr>
    </w:p>
    <w:p w14:paraId="21566DFC" w14:textId="77777777" w:rsidR="00000000" w:rsidRDefault="007C71EE">
      <w:pPr>
        <w:pStyle w:val="a"/>
        <w:rPr>
          <w:rFonts w:hint="cs"/>
          <w:rtl/>
        </w:rPr>
      </w:pPr>
      <w:r>
        <w:rPr>
          <w:rFonts w:hint="cs"/>
          <w:rtl/>
        </w:rPr>
        <w:t>אני רוצה לומר, שאני יכולה לר</w:t>
      </w:r>
      <w:r>
        <w:rPr>
          <w:rFonts w:hint="cs"/>
          <w:rtl/>
        </w:rPr>
        <w:t xml:space="preserve">אות אנשים מאוכזבים, אנשים כועסים, אבל אני לא יכולה לקבל </w:t>
      </w:r>
      <w:r>
        <w:rPr>
          <w:rtl/>
        </w:rPr>
        <w:t>–</w:t>
      </w:r>
      <w:r>
        <w:rPr>
          <w:rFonts w:hint="cs"/>
          <w:rtl/>
        </w:rPr>
        <w:t xml:space="preserve"> בעיקר לאור הניסיון המצטבר שיש לנו מימי אוסלו </w:t>
      </w:r>
      <w:r>
        <w:rPr>
          <w:rtl/>
        </w:rPr>
        <w:t>–</w:t>
      </w:r>
      <w:r>
        <w:rPr>
          <w:rFonts w:hint="cs"/>
          <w:rtl/>
        </w:rPr>
        <w:t xml:space="preserve"> שוועד רבני יש"ע או חלקים ממנו אומרים, שאם התוכנית תצא לפועל הם ישקלו להוציא נגדה פסק הלכה והם יקראו לחיילים לסרב לפקודה לפנות יישובים. </w:t>
      </w:r>
    </w:p>
    <w:p w14:paraId="0BC611C0" w14:textId="77777777" w:rsidR="00000000" w:rsidRDefault="007C71EE">
      <w:pPr>
        <w:pStyle w:val="a"/>
        <w:rPr>
          <w:rFonts w:hint="cs"/>
          <w:rtl/>
        </w:rPr>
      </w:pPr>
    </w:p>
    <w:p w14:paraId="48A3A4E0" w14:textId="77777777" w:rsidR="00000000" w:rsidRDefault="007C71EE">
      <w:pPr>
        <w:pStyle w:val="a"/>
        <w:rPr>
          <w:rFonts w:hint="cs"/>
          <w:rtl/>
        </w:rPr>
      </w:pPr>
      <w:r>
        <w:rPr>
          <w:rFonts w:hint="cs"/>
          <w:rtl/>
        </w:rPr>
        <w:t>עכשיו אני רוצה</w:t>
      </w:r>
      <w:r>
        <w:rPr>
          <w:rFonts w:hint="cs"/>
          <w:rtl/>
        </w:rPr>
        <w:t xml:space="preserve"> לומר, שהרב דב ליאור, מרבני יש"ע, אמר שאסור לוותר על ארץ-ישראל מבחינה הלכתית, ומדובר על ציווי אלוהי. חברי חברי הכנסת, חבר הכנסת מלכיאור, אני קוראת את הדברים ואני מודה שאני לא מאמינה - כאילו לא למדנו שום דבר ולא שכחנו שום דבר; כאילו לא קרה דבר בישראל, לא נפ</w:t>
      </w:r>
      <w:r>
        <w:rPr>
          <w:rFonts w:hint="cs"/>
          <w:rtl/>
        </w:rPr>
        <w:t>ל דבר בישראל. אותם רבנים - - -</w:t>
      </w:r>
    </w:p>
    <w:p w14:paraId="48F91312" w14:textId="77777777" w:rsidR="00000000" w:rsidRDefault="007C71EE">
      <w:pPr>
        <w:pStyle w:val="a"/>
        <w:rPr>
          <w:rFonts w:hint="cs"/>
          <w:rtl/>
        </w:rPr>
      </w:pPr>
    </w:p>
    <w:p w14:paraId="165D7062" w14:textId="77777777" w:rsidR="00000000" w:rsidRDefault="007C71EE">
      <w:pPr>
        <w:pStyle w:val="ac"/>
        <w:rPr>
          <w:rtl/>
        </w:rPr>
      </w:pPr>
      <w:r>
        <w:rPr>
          <w:rFonts w:hint="eastAsia"/>
          <w:rtl/>
        </w:rPr>
        <w:t>מיכאל</w:t>
      </w:r>
      <w:r>
        <w:rPr>
          <w:rtl/>
        </w:rPr>
        <w:t xml:space="preserve"> מלכיאור (העבודה-מימד):</w:t>
      </w:r>
    </w:p>
    <w:p w14:paraId="19AD2716" w14:textId="77777777" w:rsidR="00000000" w:rsidRDefault="007C71EE">
      <w:pPr>
        <w:pStyle w:val="a"/>
        <w:rPr>
          <w:rFonts w:hint="cs"/>
          <w:rtl/>
        </w:rPr>
      </w:pPr>
    </w:p>
    <w:p w14:paraId="22C13569" w14:textId="77777777" w:rsidR="00000000" w:rsidRDefault="007C71EE">
      <w:pPr>
        <w:pStyle w:val="a"/>
        <w:rPr>
          <w:rFonts w:hint="cs"/>
          <w:rtl/>
        </w:rPr>
      </w:pPr>
      <w:r>
        <w:rPr>
          <w:rFonts w:hint="cs"/>
          <w:rtl/>
        </w:rPr>
        <w:t>סליחה, אותו רב שהזכרת קרא לברוך גולדשטיין "קדוש כקדושי השואה".</w:t>
      </w:r>
    </w:p>
    <w:p w14:paraId="692ABC62" w14:textId="77777777" w:rsidR="00000000" w:rsidRDefault="007C71EE">
      <w:pPr>
        <w:pStyle w:val="a"/>
        <w:rPr>
          <w:rFonts w:hint="cs"/>
          <w:rtl/>
        </w:rPr>
      </w:pPr>
    </w:p>
    <w:p w14:paraId="2789E122" w14:textId="77777777" w:rsidR="00000000" w:rsidRDefault="007C71EE">
      <w:pPr>
        <w:pStyle w:val="SpeakerCon"/>
        <w:rPr>
          <w:rtl/>
        </w:rPr>
      </w:pPr>
      <w:bookmarkStart w:id="1289" w:name="FS000000504T27_05_2003_13_11_23C"/>
      <w:bookmarkEnd w:id="1289"/>
      <w:r>
        <w:rPr>
          <w:rtl/>
        </w:rPr>
        <w:t>זהבה גלאון (מרצ):</w:t>
      </w:r>
    </w:p>
    <w:p w14:paraId="6F8E8D8C" w14:textId="77777777" w:rsidR="00000000" w:rsidRDefault="007C71EE">
      <w:pPr>
        <w:pStyle w:val="a"/>
        <w:rPr>
          <w:rtl/>
        </w:rPr>
      </w:pPr>
    </w:p>
    <w:p w14:paraId="4AD9168A" w14:textId="77777777" w:rsidR="00000000" w:rsidRDefault="007C71EE">
      <w:pPr>
        <w:pStyle w:val="a"/>
        <w:rPr>
          <w:rFonts w:hint="cs"/>
          <w:rtl/>
        </w:rPr>
      </w:pPr>
      <w:r>
        <w:rPr>
          <w:rFonts w:hint="cs"/>
          <w:rtl/>
        </w:rPr>
        <w:t>נכון, נכון.</w:t>
      </w:r>
    </w:p>
    <w:p w14:paraId="05428E84" w14:textId="77777777" w:rsidR="00000000" w:rsidRDefault="007C71EE">
      <w:pPr>
        <w:pStyle w:val="a"/>
        <w:rPr>
          <w:rFonts w:hint="cs"/>
          <w:rtl/>
        </w:rPr>
      </w:pPr>
    </w:p>
    <w:p w14:paraId="65622462" w14:textId="77777777" w:rsidR="00000000" w:rsidRDefault="007C71EE">
      <w:pPr>
        <w:pStyle w:val="ac"/>
        <w:rPr>
          <w:rtl/>
        </w:rPr>
      </w:pPr>
      <w:r>
        <w:rPr>
          <w:rFonts w:hint="eastAsia"/>
          <w:rtl/>
        </w:rPr>
        <w:t>מיכאל</w:t>
      </w:r>
      <w:r>
        <w:rPr>
          <w:rtl/>
        </w:rPr>
        <w:t xml:space="preserve"> מלכיאור (העבודה-מימד):</w:t>
      </w:r>
    </w:p>
    <w:p w14:paraId="011AB9EB" w14:textId="77777777" w:rsidR="00000000" w:rsidRDefault="007C71EE">
      <w:pPr>
        <w:pStyle w:val="a"/>
        <w:rPr>
          <w:rFonts w:hint="cs"/>
          <w:rtl/>
        </w:rPr>
      </w:pPr>
    </w:p>
    <w:p w14:paraId="795B1893" w14:textId="77777777" w:rsidR="00000000" w:rsidRDefault="007C71EE">
      <w:pPr>
        <w:pStyle w:val="a"/>
        <w:rPr>
          <w:rFonts w:hint="cs"/>
          <w:rtl/>
        </w:rPr>
      </w:pPr>
      <w:r>
        <w:rPr>
          <w:rFonts w:hint="cs"/>
          <w:rtl/>
        </w:rPr>
        <w:t>אז את לא צריכה להתפלא כל כך.</w:t>
      </w:r>
    </w:p>
    <w:p w14:paraId="36CAC60D" w14:textId="77777777" w:rsidR="00000000" w:rsidRDefault="007C71EE">
      <w:pPr>
        <w:pStyle w:val="a"/>
        <w:rPr>
          <w:rFonts w:hint="cs"/>
          <w:rtl/>
        </w:rPr>
      </w:pPr>
    </w:p>
    <w:p w14:paraId="1C1CAF7A" w14:textId="77777777" w:rsidR="00000000" w:rsidRDefault="007C71EE">
      <w:pPr>
        <w:pStyle w:val="SpeakerCon"/>
        <w:rPr>
          <w:rtl/>
        </w:rPr>
      </w:pPr>
      <w:bookmarkStart w:id="1290" w:name="FS000000504T27_05_2003_13_11_38C"/>
      <w:bookmarkEnd w:id="1290"/>
    </w:p>
    <w:p w14:paraId="13848B21" w14:textId="77777777" w:rsidR="00000000" w:rsidRDefault="007C71EE">
      <w:pPr>
        <w:pStyle w:val="SpeakerCon"/>
        <w:rPr>
          <w:rtl/>
        </w:rPr>
      </w:pPr>
      <w:r>
        <w:rPr>
          <w:rtl/>
        </w:rPr>
        <w:t>זהבה גלאון (מרצ):</w:t>
      </w:r>
    </w:p>
    <w:p w14:paraId="5EDA201E" w14:textId="77777777" w:rsidR="00000000" w:rsidRDefault="007C71EE">
      <w:pPr>
        <w:pStyle w:val="a"/>
        <w:rPr>
          <w:rtl/>
        </w:rPr>
      </w:pPr>
    </w:p>
    <w:p w14:paraId="710F0267" w14:textId="77777777" w:rsidR="00000000" w:rsidRDefault="007C71EE">
      <w:pPr>
        <w:pStyle w:val="a"/>
        <w:rPr>
          <w:rFonts w:hint="cs"/>
          <w:rtl/>
        </w:rPr>
      </w:pPr>
      <w:r>
        <w:rPr>
          <w:rFonts w:hint="cs"/>
          <w:rtl/>
        </w:rPr>
        <w:t>נכון, אני לא צריכה</w:t>
      </w:r>
      <w:r>
        <w:rPr>
          <w:rFonts w:hint="cs"/>
          <w:rtl/>
        </w:rPr>
        <w:t xml:space="preserve"> להתפלא </w:t>
      </w:r>
      <w:r>
        <w:rPr>
          <w:rtl/>
        </w:rPr>
        <w:t>–</w:t>
      </w:r>
      <w:r>
        <w:rPr>
          <w:rFonts w:hint="cs"/>
          <w:rtl/>
        </w:rPr>
        <w:t xml:space="preserve"> אני ידעתי שאתה תגלה בזה עניין, חבר הכנסת מלכיאור </w:t>
      </w:r>
      <w:r>
        <w:rPr>
          <w:rtl/>
        </w:rPr>
        <w:t>–</w:t>
      </w:r>
      <w:r>
        <w:rPr>
          <w:rFonts w:hint="cs"/>
          <w:rtl/>
        </w:rPr>
        <w:t xml:space="preserve"> אבל למה אני כל כך נזעקת? כי הדבר הזה מסוכן. אנחנו מדברים על אותם רבנים </w:t>
      </w:r>
      <w:r>
        <w:rPr>
          <w:rtl/>
        </w:rPr>
        <w:t>–</w:t>
      </w:r>
      <w:r>
        <w:rPr>
          <w:rFonts w:hint="cs"/>
          <w:rtl/>
        </w:rPr>
        <w:t xml:space="preserve"> אתה נתת דוגמה מצוינת </w:t>
      </w:r>
      <w:r>
        <w:rPr>
          <w:rtl/>
        </w:rPr>
        <w:t>–</w:t>
      </w:r>
      <w:r>
        <w:rPr>
          <w:rFonts w:hint="cs"/>
          <w:rtl/>
        </w:rPr>
        <w:t xml:space="preserve"> שהתירו בזמנו את דמו של ראש הממשלה המנוח, יצחק רבין. אותם רבנים - - -</w:t>
      </w:r>
    </w:p>
    <w:p w14:paraId="67DC0BA6" w14:textId="77777777" w:rsidR="00000000" w:rsidRDefault="007C71EE">
      <w:pPr>
        <w:pStyle w:val="a"/>
        <w:rPr>
          <w:rFonts w:hint="cs"/>
          <w:rtl/>
        </w:rPr>
      </w:pPr>
    </w:p>
    <w:p w14:paraId="7FB7BE3C" w14:textId="77777777" w:rsidR="00000000" w:rsidRDefault="007C71EE">
      <w:pPr>
        <w:pStyle w:val="ad"/>
        <w:rPr>
          <w:rtl/>
        </w:rPr>
      </w:pPr>
      <w:r>
        <w:rPr>
          <w:rtl/>
        </w:rPr>
        <w:t>היו"ר אלי בן-מנחם:</w:t>
      </w:r>
    </w:p>
    <w:p w14:paraId="470A0952" w14:textId="77777777" w:rsidR="00000000" w:rsidRDefault="007C71EE">
      <w:pPr>
        <w:pStyle w:val="a"/>
        <w:rPr>
          <w:rtl/>
        </w:rPr>
      </w:pPr>
    </w:p>
    <w:p w14:paraId="67145CA3" w14:textId="77777777" w:rsidR="00000000" w:rsidRDefault="007C71EE">
      <w:pPr>
        <w:pStyle w:val="a"/>
        <w:rPr>
          <w:rFonts w:hint="cs"/>
          <w:rtl/>
        </w:rPr>
      </w:pPr>
      <w:r>
        <w:rPr>
          <w:rFonts w:hint="cs"/>
          <w:rtl/>
        </w:rPr>
        <w:t>גברתי סגנ</w:t>
      </w:r>
      <w:r>
        <w:rPr>
          <w:rFonts w:hint="cs"/>
          <w:rtl/>
        </w:rPr>
        <w:t>ית מזכיר הכנסת, רות קפלן, אני מבקש ממך לדאוג לכך שהשר התורן ייכנס לאולם. אני מבקש את זה כבר הרבה מאוד זמן. אני מבקש שנציג הממשלה ישב במליאה.</w:t>
      </w:r>
    </w:p>
    <w:p w14:paraId="1332CEDB" w14:textId="77777777" w:rsidR="00000000" w:rsidRDefault="007C71EE">
      <w:pPr>
        <w:pStyle w:val="a"/>
        <w:rPr>
          <w:rFonts w:hint="cs"/>
          <w:rtl/>
        </w:rPr>
      </w:pPr>
    </w:p>
    <w:p w14:paraId="1F3661C8" w14:textId="77777777" w:rsidR="00000000" w:rsidRDefault="007C71EE">
      <w:pPr>
        <w:pStyle w:val="SpeakerCon"/>
        <w:rPr>
          <w:rtl/>
        </w:rPr>
      </w:pPr>
      <w:bookmarkStart w:id="1291" w:name="FS000000504T27_05_2003_13_13_22C"/>
      <w:bookmarkEnd w:id="1291"/>
      <w:r>
        <w:rPr>
          <w:rtl/>
        </w:rPr>
        <w:t>זהבה גלאון (מרצ):</w:t>
      </w:r>
    </w:p>
    <w:p w14:paraId="0451EE4E" w14:textId="77777777" w:rsidR="00000000" w:rsidRDefault="007C71EE">
      <w:pPr>
        <w:pStyle w:val="a"/>
        <w:rPr>
          <w:rtl/>
        </w:rPr>
      </w:pPr>
    </w:p>
    <w:p w14:paraId="562FE619" w14:textId="77777777" w:rsidR="00000000" w:rsidRDefault="007C71EE">
      <w:pPr>
        <w:pStyle w:val="a"/>
        <w:rPr>
          <w:rFonts w:hint="cs"/>
          <w:rtl/>
        </w:rPr>
      </w:pPr>
      <w:r>
        <w:rPr>
          <w:rFonts w:hint="cs"/>
          <w:rtl/>
        </w:rPr>
        <w:t>אני מודה לאדוני היושב-ראש. אני רוצה לומר שהיה חשוב שיהיה כאן שר שישמע שהרבנים האלה, שאנחנו מדבר</w:t>
      </w:r>
      <w:r>
        <w:rPr>
          <w:rFonts w:hint="cs"/>
          <w:rtl/>
        </w:rPr>
        <w:t xml:space="preserve">ים עליהם, הם הפצצות המתקתקות המסוכנות מכולן. חברי חברי הכנסת, הפצצות האלה מתקתקות כבר שנים, ואף אחד מהרבנים האלה </w:t>
      </w:r>
      <w:r>
        <w:rPr>
          <w:rtl/>
        </w:rPr>
        <w:t>–</w:t>
      </w:r>
      <w:r>
        <w:rPr>
          <w:rFonts w:hint="cs"/>
          <w:rtl/>
        </w:rPr>
        <w:t xml:space="preserve"> וזה כל כך חמור, ולכן היום אני פונה מכאן ליועץ המשפטי לממשלה ואני מזהירה </w:t>
      </w:r>
      <w:r>
        <w:rPr>
          <w:rtl/>
        </w:rPr>
        <w:t>–</w:t>
      </w:r>
      <w:r>
        <w:rPr>
          <w:rFonts w:hint="cs"/>
          <w:rtl/>
        </w:rPr>
        <w:t xml:space="preserve"> אף אחד מהרבנים האלה שהתירו בזמנו את דמו של ראש הממשלה, לא נתן את הד</w:t>
      </w:r>
      <w:r>
        <w:rPr>
          <w:rFonts w:hint="cs"/>
          <w:rtl/>
        </w:rPr>
        <w:t xml:space="preserve">ין. הם הוציאו פסקי הלכה, והיום הם ממשיכים להוציא פסקי הלכה, והם מהלכים עלינו אימים, שאם ימסרו חלקים מארץ-ישראל ואם תצא לפועל תוכנית מפת הדרכים, הם יפרסמו </w:t>
      </w:r>
      <w:r>
        <w:rPr>
          <w:rtl/>
        </w:rPr>
        <w:t>–</w:t>
      </w:r>
      <w:r>
        <w:rPr>
          <w:rFonts w:hint="cs"/>
          <w:rtl/>
        </w:rPr>
        <w:t xml:space="preserve"> בכלל, הם מפרסמים הנחיות למדיניות לביטחון לאומי. </w:t>
      </w:r>
    </w:p>
    <w:p w14:paraId="069B3D07" w14:textId="77777777" w:rsidR="00000000" w:rsidRDefault="007C71EE">
      <w:pPr>
        <w:pStyle w:val="a"/>
        <w:rPr>
          <w:rFonts w:hint="cs"/>
          <w:rtl/>
        </w:rPr>
      </w:pPr>
    </w:p>
    <w:p w14:paraId="0C80F742" w14:textId="77777777" w:rsidR="00000000" w:rsidRDefault="007C71EE">
      <w:pPr>
        <w:pStyle w:val="a"/>
        <w:rPr>
          <w:rFonts w:hint="cs"/>
          <w:rtl/>
        </w:rPr>
      </w:pPr>
      <w:r>
        <w:rPr>
          <w:rFonts w:hint="cs"/>
          <w:rtl/>
        </w:rPr>
        <w:t>מה בין עיסוק במקצוע רבנות לאסטרטגיה מדינית, ביטחונ</w:t>
      </w:r>
      <w:r>
        <w:rPr>
          <w:rFonts w:hint="cs"/>
          <w:rtl/>
        </w:rPr>
        <w:t xml:space="preserve">ית, לאומית </w:t>
      </w:r>
      <w:r>
        <w:rPr>
          <w:rtl/>
        </w:rPr>
        <w:t>–</w:t>
      </w:r>
      <w:r>
        <w:rPr>
          <w:rFonts w:hint="cs"/>
          <w:rtl/>
        </w:rPr>
        <w:t xml:space="preserve"> אני לא מבינה. ולמה אני כל כך מודאגת? כי לאנשים האלה יש חסידים קנאים. האנשים האלה קוראים בדיוק בין השיטין ומבינים למה הרבנים שלהם מתכוונים. ולכן, על האנשים האלה, שהם מנהיגים רוחניים, מוטלת אחריות לא לתת לאנשים לשמוע הרהורים בין השיטין, אבל הם ל</w:t>
      </w:r>
      <w:r>
        <w:rPr>
          <w:rFonts w:hint="cs"/>
          <w:rtl/>
        </w:rPr>
        <w:t>א עושים את זה. ולמה שהם יעשו את זה? הרי אף אחד בממסד הפוליטי-המשפטי במדינת ישראל לא הפנים, כנראה, את הלקח מהטרגדיה של רצח רבין. האנשים האלה לא נתנו את הדין.</w:t>
      </w:r>
    </w:p>
    <w:p w14:paraId="4A9A5DEA" w14:textId="77777777" w:rsidR="00000000" w:rsidRDefault="007C71EE">
      <w:pPr>
        <w:pStyle w:val="a"/>
        <w:rPr>
          <w:color w:val="0000FF"/>
          <w:szCs w:val="28"/>
          <w:rtl/>
        </w:rPr>
      </w:pPr>
    </w:p>
    <w:p w14:paraId="1F11CA07" w14:textId="77777777" w:rsidR="00000000" w:rsidRDefault="007C71EE">
      <w:pPr>
        <w:pStyle w:val="a"/>
        <w:rPr>
          <w:rFonts w:hint="cs"/>
          <w:rtl/>
        </w:rPr>
      </w:pPr>
      <w:r>
        <w:rPr>
          <w:rFonts w:hint="cs"/>
          <w:rtl/>
        </w:rPr>
        <w:t>חברי חברי הכנסת, אני רוצה לקרוא לכם קטע מדוח ועדת החקירה הממלכתית בראשות השופט שמגר. זה קטע מעדותו</w:t>
      </w:r>
      <w:r>
        <w:rPr>
          <w:rFonts w:hint="cs"/>
          <w:rtl/>
        </w:rPr>
        <w:t xml:space="preserve"> של יגאל עמיר בחקירתו הראשונה. יגאל עמיר אמר לחוקרי השב"כ כדלקמן: "ללא פסק הלכה, או פסק דין רודף, שחלו על רבין, מפי מספר רבנים שאני יודע עליהם, הייתי מתקשה לרצוח. רצח כזה חייב להיות מגובה. אם לא היה לי גב לא הייתי פועל". זה יגאל עמיר, שמסביר במפורש איך הוא</w:t>
      </w:r>
      <w:r>
        <w:rPr>
          <w:rFonts w:hint="cs"/>
          <w:rtl/>
        </w:rPr>
        <w:t xml:space="preserve"> קיבל גיבוי מאותם פסקי הלכה, מאותם רבנים שהיום מרשים לעצמם אולי להלך עלינו אימים שהם יוציאו שוב פסקי הלכה. </w:t>
      </w:r>
    </w:p>
    <w:p w14:paraId="0880373A" w14:textId="77777777" w:rsidR="00000000" w:rsidRDefault="007C71EE">
      <w:pPr>
        <w:pStyle w:val="a"/>
        <w:rPr>
          <w:rFonts w:hint="cs"/>
          <w:rtl/>
        </w:rPr>
      </w:pPr>
    </w:p>
    <w:p w14:paraId="39D366E4" w14:textId="77777777" w:rsidR="00000000" w:rsidRDefault="007C71EE">
      <w:pPr>
        <w:pStyle w:val="a"/>
        <w:rPr>
          <w:rFonts w:hint="cs"/>
          <w:rtl/>
        </w:rPr>
      </w:pPr>
      <w:r>
        <w:rPr>
          <w:rFonts w:hint="cs"/>
          <w:rtl/>
        </w:rPr>
        <w:t>האנשים האלה, אותם רבנים שגיבו את יגאל עמיר, הם, רבותי, חברי חברי הכנסת, אדוני היושב-ראש, בעיני, נושאים באחריות פלילית ומוסרית לרצח ראש הממשלה המנוח</w:t>
      </w:r>
      <w:r>
        <w:rPr>
          <w:rFonts w:hint="cs"/>
          <w:rtl/>
        </w:rPr>
        <w:t xml:space="preserve"> יצחק רבין, לפחות כמוהו. אבל בניגוד לעמיר, מתוך כל מיני שיקולים, הם לא נעצרו, הם לא נשפטו, והדבר הנורא הוא שהם ממשיכים להלך עלינו אימים בפסקי הלכה.</w:t>
      </w:r>
    </w:p>
    <w:p w14:paraId="7E1F02DB" w14:textId="77777777" w:rsidR="00000000" w:rsidRDefault="007C71EE">
      <w:pPr>
        <w:pStyle w:val="a"/>
        <w:rPr>
          <w:rFonts w:hint="cs"/>
          <w:rtl/>
        </w:rPr>
      </w:pPr>
    </w:p>
    <w:p w14:paraId="06BD7716" w14:textId="77777777" w:rsidR="00000000" w:rsidRDefault="007C71EE">
      <w:pPr>
        <w:pStyle w:val="a"/>
        <w:rPr>
          <w:rFonts w:hint="cs"/>
          <w:rtl/>
        </w:rPr>
      </w:pPr>
      <w:r>
        <w:rPr>
          <w:rFonts w:hint="cs"/>
          <w:rtl/>
        </w:rPr>
        <w:t>חברי חברי הכנסת, אני יודעת שיש דילמה מאוד מאוד קשה בכל מה שנוגע לחופש הביטוי. אני מאלה שסבורים שצריך להשאיר</w:t>
      </w:r>
      <w:r>
        <w:rPr>
          <w:rFonts w:hint="cs"/>
          <w:rtl/>
        </w:rPr>
        <w:t xml:space="preserve"> לחופש הביטוי שוליים רחבים. אנשים במצוקה, הם חשים שמפעל חייהם קורס, כשהם שומעים את ראש הממשלה מדבר על "די לכיבוש" - בכלל, זו הססמה של "שלום עכשיו", די לכיבוש, ואנשים לא יכולים לחיות כל כך הרבה שנים בצורה כזאת. הם רואים לנגד עיניהם את מפעל חייהם </w:t>
      </w:r>
      <w:r>
        <w:rPr>
          <w:rtl/>
        </w:rPr>
        <w:t>–</w:t>
      </w:r>
      <w:r>
        <w:rPr>
          <w:rFonts w:hint="cs"/>
          <w:rtl/>
        </w:rPr>
        <w:t xml:space="preserve"> שאני מתנג</w:t>
      </w:r>
      <w:r>
        <w:rPr>
          <w:rFonts w:hint="cs"/>
          <w:rtl/>
        </w:rPr>
        <w:t xml:space="preserve">דת לו, שבעיני הוא הנורא מכול </w:t>
      </w:r>
      <w:r>
        <w:rPr>
          <w:rtl/>
        </w:rPr>
        <w:t>–</w:t>
      </w:r>
      <w:r>
        <w:rPr>
          <w:rFonts w:hint="cs"/>
          <w:rtl/>
        </w:rPr>
        <w:t xml:space="preserve"> מפעל ההתנחלויות קורס. מותר להגיד הכול. מותר לזעוק חמס. אבל אנחנו כבר ראינו איך מלים הפכו לאצבע על ההדק ואיך בנסיבות כאלה יש מלים שמתירות דם ויש מלים שצריך לאסור אותן.</w:t>
      </w:r>
    </w:p>
    <w:p w14:paraId="2D8E2D48" w14:textId="77777777" w:rsidR="00000000" w:rsidRDefault="007C71EE">
      <w:pPr>
        <w:pStyle w:val="a"/>
        <w:rPr>
          <w:rFonts w:hint="cs"/>
          <w:rtl/>
        </w:rPr>
      </w:pPr>
    </w:p>
    <w:p w14:paraId="426BF607" w14:textId="77777777" w:rsidR="00000000" w:rsidRDefault="007C71EE">
      <w:pPr>
        <w:pStyle w:val="a"/>
        <w:rPr>
          <w:rFonts w:hint="cs"/>
          <w:rtl/>
        </w:rPr>
      </w:pPr>
      <w:r>
        <w:rPr>
          <w:rFonts w:hint="cs"/>
          <w:rtl/>
        </w:rPr>
        <w:t>מי ששידל בהצלחה כל כך רבה, הייתי אומרת, לרצוח ראש ממשלה ב</w:t>
      </w:r>
      <w:r>
        <w:rPr>
          <w:rFonts w:hint="cs"/>
          <w:rtl/>
        </w:rPr>
        <w:t xml:space="preserve">ישראל בשל דרכו המדינית, והוא לא נענש כלל, יש סיבה להניח </w:t>
      </w:r>
      <w:r>
        <w:rPr>
          <w:rtl/>
        </w:rPr>
        <w:t>–</w:t>
      </w:r>
      <w:r>
        <w:rPr>
          <w:rFonts w:hint="cs"/>
          <w:rtl/>
        </w:rPr>
        <w:t xml:space="preserve"> ואני לא מזכירה את זה מחמת עינא בישא, ששום דבר לא יקרה וראש הממשלה ימשיך להיות בריא ושלם -  האם יש סיבה להניח שמי שניסה ועשה זאת פעם אחת, לא ישדל כעת לרצוח עוד ראש ממשלה? חברי חברי הכנסת, אני מזהירה.</w:t>
      </w:r>
      <w:r>
        <w:rPr>
          <w:rFonts w:hint="cs"/>
          <w:rtl/>
        </w:rPr>
        <w:t xml:space="preserve"> אני עומדת כאן ואני לא מדברת על התוכנית הכלכלית, שהיא רעה בעיני, כי אני חרדה. אני אומרת לכם שאני חרדה.</w:t>
      </w:r>
    </w:p>
    <w:p w14:paraId="42CA4056" w14:textId="77777777" w:rsidR="00000000" w:rsidRDefault="007C71EE">
      <w:pPr>
        <w:pStyle w:val="a"/>
        <w:rPr>
          <w:rFonts w:hint="cs"/>
          <w:rtl/>
        </w:rPr>
      </w:pPr>
    </w:p>
    <w:p w14:paraId="6412FC41" w14:textId="77777777" w:rsidR="00000000" w:rsidRDefault="007C71EE">
      <w:pPr>
        <w:pStyle w:val="a"/>
        <w:rPr>
          <w:rFonts w:hint="cs"/>
          <w:rtl/>
        </w:rPr>
      </w:pPr>
      <w:r>
        <w:rPr>
          <w:rFonts w:hint="cs"/>
          <w:rtl/>
        </w:rPr>
        <w:t>אני מסיימת את דברי, אדוני היושב-ראש, ואני פונה מכאן שוב ליועץ המשפטי לממשלה. דעת הרבנים היא כשמן למדורה. חברי חברי הכנסת, מי ששופך שמן לא יוכל אחר כך לר</w:t>
      </w:r>
      <w:r>
        <w:rPr>
          <w:rFonts w:hint="cs"/>
          <w:rtl/>
        </w:rPr>
        <w:t>חוץ בניקיון כפיו בטענה הנואלת שהוא לא הבעיר את המדורה. תודה רבה.</w:t>
      </w:r>
    </w:p>
    <w:p w14:paraId="476441B9" w14:textId="77777777" w:rsidR="00000000" w:rsidRDefault="007C71EE">
      <w:pPr>
        <w:pStyle w:val="a"/>
        <w:ind w:firstLine="0"/>
        <w:rPr>
          <w:rFonts w:hint="cs"/>
          <w:rtl/>
        </w:rPr>
      </w:pPr>
    </w:p>
    <w:p w14:paraId="6C3A3690" w14:textId="77777777" w:rsidR="00000000" w:rsidRDefault="007C71EE">
      <w:pPr>
        <w:pStyle w:val="ad"/>
        <w:rPr>
          <w:rtl/>
        </w:rPr>
      </w:pPr>
      <w:r>
        <w:rPr>
          <w:rtl/>
        </w:rPr>
        <w:t>היו"ר אלי בן-מנחם:</w:t>
      </w:r>
    </w:p>
    <w:p w14:paraId="104C22C8" w14:textId="77777777" w:rsidR="00000000" w:rsidRDefault="007C71EE">
      <w:pPr>
        <w:pStyle w:val="a"/>
        <w:rPr>
          <w:rtl/>
        </w:rPr>
      </w:pPr>
    </w:p>
    <w:p w14:paraId="53DF1EDC" w14:textId="77777777" w:rsidR="00000000" w:rsidRDefault="007C71EE">
      <w:pPr>
        <w:pStyle w:val="a"/>
        <w:rPr>
          <w:rFonts w:hint="cs"/>
          <w:rtl/>
        </w:rPr>
      </w:pPr>
      <w:r>
        <w:rPr>
          <w:rFonts w:hint="cs"/>
          <w:rtl/>
        </w:rPr>
        <w:t xml:space="preserve">תודה לחברת הכנסת זהבה גלאון. אני מזמין את חבר הכנסת אברהם רביץ. הוקצבו לך עשר דקות. אחריו </w:t>
      </w:r>
      <w:r>
        <w:rPr>
          <w:rtl/>
        </w:rPr>
        <w:t>–</w:t>
      </w:r>
      <w:r>
        <w:rPr>
          <w:rFonts w:hint="cs"/>
          <w:rtl/>
        </w:rPr>
        <w:t xml:space="preserve"> חבר הכנסת עסאם מח'ול.</w:t>
      </w:r>
    </w:p>
    <w:p w14:paraId="31AFAD59" w14:textId="77777777" w:rsidR="00000000" w:rsidRDefault="007C71EE">
      <w:pPr>
        <w:pStyle w:val="a"/>
        <w:rPr>
          <w:rtl/>
        </w:rPr>
      </w:pPr>
    </w:p>
    <w:p w14:paraId="3B99F77D" w14:textId="77777777" w:rsidR="00000000" w:rsidRDefault="007C71EE">
      <w:pPr>
        <w:pStyle w:val="ac"/>
        <w:rPr>
          <w:rtl/>
        </w:rPr>
      </w:pPr>
      <w:r>
        <w:rPr>
          <w:rFonts w:hint="eastAsia"/>
          <w:rtl/>
        </w:rPr>
        <w:t>מיכאל</w:t>
      </w:r>
      <w:r>
        <w:rPr>
          <w:rtl/>
        </w:rPr>
        <w:t xml:space="preserve"> מלכיאור (העבודה-מימד):</w:t>
      </w:r>
    </w:p>
    <w:p w14:paraId="1CB84D2E" w14:textId="77777777" w:rsidR="00000000" w:rsidRDefault="007C71EE">
      <w:pPr>
        <w:pStyle w:val="a"/>
        <w:rPr>
          <w:rFonts w:hint="cs"/>
          <w:rtl/>
        </w:rPr>
      </w:pPr>
    </w:p>
    <w:p w14:paraId="65759E39" w14:textId="77777777" w:rsidR="00000000" w:rsidRDefault="007C71EE">
      <w:pPr>
        <w:pStyle w:val="a"/>
        <w:rPr>
          <w:rFonts w:hint="cs"/>
          <w:rtl/>
        </w:rPr>
      </w:pPr>
      <w:r>
        <w:rPr>
          <w:rFonts w:hint="cs"/>
          <w:rtl/>
        </w:rPr>
        <w:t>אבל זה חל גם על הסרבנים מ</w:t>
      </w:r>
      <w:r>
        <w:rPr>
          <w:rFonts w:hint="cs"/>
          <w:rtl/>
        </w:rPr>
        <w:t>השמאל.</w:t>
      </w:r>
    </w:p>
    <w:p w14:paraId="6C43D99B" w14:textId="77777777" w:rsidR="00000000" w:rsidRDefault="007C71EE">
      <w:pPr>
        <w:pStyle w:val="a"/>
        <w:ind w:firstLine="0"/>
        <w:rPr>
          <w:rFonts w:hint="cs"/>
          <w:rtl/>
        </w:rPr>
      </w:pPr>
    </w:p>
    <w:p w14:paraId="01FFF48A" w14:textId="77777777" w:rsidR="00000000" w:rsidRDefault="007C71EE">
      <w:pPr>
        <w:pStyle w:val="SpeakerCon"/>
        <w:rPr>
          <w:rtl/>
        </w:rPr>
      </w:pPr>
      <w:bookmarkStart w:id="1292" w:name="FS000000504T27_05_2003_12_46_04"/>
      <w:bookmarkEnd w:id="1292"/>
      <w:r>
        <w:rPr>
          <w:rFonts w:hint="eastAsia"/>
          <w:rtl/>
        </w:rPr>
        <w:t>זהבה</w:t>
      </w:r>
      <w:r>
        <w:rPr>
          <w:rtl/>
        </w:rPr>
        <w:t xml:space="preserve"> גלאון (מרצ):</w:t>
      </w:r>
    </w:p>
    <w:p w14:paraId="535514E5" w14:textId="77777777" w:rsidR="00000000" w:rsidRDefault="007C71EE">
      <w:pPr>
        <w:pStyle w:val="a"/>
        <w:rPr>
          <w:rFonts w:hint="cs"/>
          <w:rtl/>
        </w:rPr>
      </w:pPr>
    </w:p>
    <w:p w14:paraId="020F68F8" w14:textId="77777777" w:rsidR="00000000" w:rsidRDefault="007C71EE">
      <w:pPr>
        <w:pStyle w:val="a"/>
        <w:rPr>
          <w:rFonts w:hint="cs"/>
          <w:rtl/>
        </w:rPr>
      </w:pPr>
      <w:r>
        <w:rPr>
          <w:rFonts w:hint="cs"/>
          <w:rtl/>
        </w:rPr>
        <w:t>הם הוציאו כתב הלכה? אני מדברת על פסק הלכה. אחר כך זה יהיה דין רודף על ראש הממשלה.</w:t>
      </w:r>
    </w:p>
    <w:p w14:paraId="243A990F" w14:textId="77777777" w:rsidR="00000000" w:rsidRDefault="007C71EE">
      <w:pPr>
        <w:pStyle w:val="a"/>
        <w:ind w:firstLine="0"/>
        <w:rPr>
          <w:rFonts w:hint="cs"/>
          <w:rtl/>
        </w:rPr>
      </w:pPr>
    </w:p>
    <w:p w14:paraId="770E994F" w14:textId="77777777" w:rsidR="00000000" w:rsidRDefault="007C71EE">
      <w:pPr>
        <w:pStyle w:val="ad"/>
        <w:rPr>
          <w:rtl/>
        </w:rPr>
      </w:pPr>
      <w:r>
        <w:rPr>
          <w:rtl/>
        </w:rPr>
        <w:t>היו"ר אלי בן-מנחם:</w:t>
      </w:r>
    </w:p>
    <w:p w14:paraId="061C59C6" w14:textId="77777777" w:rsidR="00000000" w:rsidRDefault="007C71EE">
      <w:pPr>
        <w:pStyle w:val="a"/>
        <w:rPr>
          <w:rtl/>
        </w:rPr>
      </w:pPr>
    </w:p>
    <w:p w14:paraId="08ACADF7" w14:textId="77777777" w:rsidR="00000000" w:rsidRDefault="007C71EE">
      <w:pPr>
        <w:pStyle w:val="a"/>
        <w:rPr>
          <w:rFonts w:hint="cs"/>
          <w:rtl/>
        </w:rPr>
      </w:pPr>
      <w:r>
        <w:rPr>
          <w:rFonts w:hint="cs"/>
          <w:rtl/>
        </w:rPr>
        <w:t>אדוני השר פורז, אתה תורן ואתה צריך להיות כאן במליאה. עם כל הכבוד, חובה על הממשלה להשתתף בדיון.</w:t>
      </w:r>
    </w:p>
    <w:p w14:paraId="639A9693" w14:textId="77777777" w:rsidR="00000000" w:rsidRDefault="007C71EE">
      <w:pPr>
        <w:pStyle w:val="a"/>
        <w:ind w:firstLine="0"/>
        <w:rPr>
          <w:rFonts w:hint="cs"/>
          <w:rtl/>
        </w:rPr>
      </w:pPr>
    </w:p>
    <w:p w14:paraId="3C8F67EF" w14:textId="77777777" w:rsidR="00000000" w:rsidRDefault="007C71EE">
      <w:pPr>
        <w:pStyle w:val="ac"/>
        <w:rPr>
          <w:rtl/>
        </w:rPr>
      </w:pPr>
      <w:r>
        <w:rPr>
          <w:rFonts w:hint="eastAsia"/>
          <w:rtl/>
        </w:rPr>
        <w:t>שר</w:t>
      </w:r>
      <w:r>
        <w:rPr>
          <w:rtl/>
        </w:rPr>
        <w:t xml:space="preserve"> הפנים אברהם פורז:</w:t>
      </w:r>
    </w:p>
    <w:p w14:paraId="64931031" w14:textId="77777777" w:rsidR="00000000" w:rsidRDefault="007C71EE">
      <w:pPr>
        <w:pStyle w:val="a"/>
        <w:rPr>
          <w:rFonts w:hint="cs"/>
          <w:rtl/>
        </w:rPr>
      </w:pPr>
    </w:p>
    <w:p w14:paraId="78E115DE" w14:textId="77777777" w:rsidR="00000000" w:rsidRDefault="007C71EE">
      <w:pPr>
        <w:pStyle w:val="a"/>
        <w:rPr>
          <w:rFonts w:hint="cs"/>
          <w:rtl/>
        </w:rPr>
      </w:pPr>
      <w:r>
        <w:rPr>
          <w:rFonts w:hint="cs"/>
          <w:rtl/>
        </w:rPr>
        <w:t xml:space="preserve">אתה סגן </w:t>
      </w:r>
      <w:r>
        <w:rPr>
          <w:rFonts w:hint="cs"/>
          <w:rtl/>
        </w:rPr>
        <w:t>יושב-ראש הכנסת? תדאג לזה שהמשמר יפתח את השער. נתקעתי חצי שעה בשער ולא נתנו לי להיכנס. תדאג לזה.</w:t>
      </w:r>
    </w:p>
    <w:p w14:paraId="6E10DF54" w14:textId="77777777" w:rsidR="00000000" w:rsidRDefault="007C71EE">
      <w:pPr>
        <w:pStyle w:val="a"/>
        <w:ind w:firstLine="0"/>
        <w:rPr>
          <w:rFonts w:hint="cs"/>
          <w:rtl/>
        </w:rPr>
      </w:pPr>
    </w:p>
    <w:p w14:paraId="1854991F" w14:textId="77777777" w:rsidR="00000000" w:rsidRDefault="007C71EE">
      <w:pPr>
        <w:pStyle w:val="ad"/>
        <w:rPr>
          <w:rtl/>
        </w:rPr>
      </w:pPr>
      <w:r>
        <w:rPr>
          <w:rtl/>
        </w:rPr>
        <w:t>היו"ר אלי בן-מנחם:</w:t>
      </w:r>
    </w:p>
    <w:p w14:paraId="0082FAA1" w14:textId="77777777" w:rsidR="00000000" w:rsidRDefault="007C71EE">
      <w:pPr>
        <w:pStyle w:val="a"/>
        <w:rPr>
          <w:rtl/>
        </w:rPr>
      </w:pPr>
    </w:p>
    <w:p w14:paraId="3BD5A717" w14:textId="77777777" w:rsidR="00000000" w:rsidRDefault="007C71EE">
      <w:pPr>
        <w:pStyle w:val="a"/>
        <w:rPr>
          <w:rFonts w:hint="cs"/>
          <w:rtl/>
        </w:rPr>
      </w:pPr>
      <w:r>
        <w:rPr>
          <w:rFonts w:hint="cs"/>
          <w:rtl/>
        </w:rPr>
        <w:t>לא זיהו אותך, השר פורז?</w:t>
      </w:r>
    </w:p>
    <w:p w14:paraId="0E77E478" w14:textId="77777777" w:rsidR="00000000" w:rsidRDefault="007C71EE">
      <w:pPr>
        <w:pStyle w:val="a"/>
        <w:ind w:firstLine="0"/>
        <w:rPr>
          <w:rFonts w:hint="cs"/>
          <w:rtl/>
        </w:rPr>
      </w:pPr>
    </w:p>
    <w:p w14:paraId="288476A2" w14:textId="77777777" w:rsidR="00000000" w:rsidRDefault="007C71EE">
      <w:pPr>
        <w:pStyle w:val="ac"/>
        <w:rPr>
          <w:rtl/>
        </w:rPr>
      </w:pPr>
      <w:r>
        <w:rPr>
          <w:rFonts w:hint="eastAsia"/>
          <w:rtl/>
        </w:rPr>
        <w:t>שר</w:t>
      </w:r>
      <w:r>
        <w:rPr>
          <w:rtl/>
        </w:rPr>
        <w:t xml:space="preserve"> הפנים אברהם פורז:</w:t>
      </w:r>
    </w:p>
    <w:p w14:paraId="7CC7F0AD" w14:textId="77777777" w:rsidR="00000000" w:rsidRDefault="007C71EE">
      <w:pPr>
        <w:pStyle w:val="a"/>
        <w:rPr>
          <w:rFonts w:hint="cs"/>
          <w:rtl/>
        </w:rPr>
      </w:pPr>
    </w:p>
    <w:p w14:paraId="1D691629" w14:textId="77777777" w:rsidR="00000000" w:rsidRDefault="007C71EE">
      <w:pPr>
        <w:pStyle w:val="a"/>
        <w:rPr>
          <w:rFonts w:hint="cs"/>
          <w:rtl/>
        </w:rPr>
      </w:pPr>
      <w:r>
        <w:rPr>
          <w:rFonts w:hint="cs"/>
          <w:rtl/>
        </w:rPr>
        <w:t>הגעתי לשער האחורי ובמשך חצי שעה לא נתנו לי להיכנס.</w:t>
      </w:r>
    </w:p>
    <w:p w14:paraId="6383D95E" w14:textId="77777777" w:rsidR="00000000" w:rsidRDefault="007C71EE">
      <w:pPr>
        <w:pStyle w:val="a"/>
        <w:ind w:firstLine="0"/>
        <w:rPr>
          <w:rFonts w:hint="cs"/>
          <w:rtl/>
        </w:rPr>
      </w:pPr>
    </w:p>
    <w:p w14:paraId="5436C702" w14:textId="77777777" w:rsidR="00000000" w:rsidRDefault="007C71EE">
      <w:pPr>
        <w:pStyle w:val="ad"/>
        <w:rPr>
          <w:rtl/>
        </w:rPr>
      </w:pPr>
      <w:r>
        <w:rPr>
          <w:rtl/>
        </w:rPr>
        <w:t>היו"ר אלי בן-מנחם:</w:t>
      </w:r>
    </w:p>
    <w:p w14:paraId="547D8C17" w14:textId="77777777" w:rsidR="00000000" w:rsidRDefault="007C71EE">
      <w:pPr>
        <w:pStyle w:val="a"/>
        <w:rPr>
          <w:rtl/>
        </w:rPr>
      </w:pPr>
    </w:p>
    <w:p w14:paraId="6F742B90" w14:textId="77777777" w:rsidR="00000000" w:rsidRDefault="007C71EE">
      <w:pPr>
        <w:pStyle w:val="a"/>
        <w:rPr>
          <w:rFonts w:hint="cs"/>
          <w:rtl/>
        </w:rPr>
      </w:pPr>
      <w:r>
        <w:rPr>
          <w:rFonts w:hint="cs"/>
          <w:rtl/>
        </w:rPr>
        <w:t>גם אני עברתי את זה ו</w:t>
      </w:r>
      <w:r>
        <w:rPr>
          <w:rFonts w:hint="cs"/>
          <w:rtl/>
        </w:rPr>
        <w:t>גם אחרים עברו את זה. היום הוא יום לא קל. או.קיי., בסדר. אתה כאן ותישאר אתנו.</w:t>
      </w:r>
    </w:p>
    <w:p w14:paraId="56B83204" w14:textId="77777777" w:rsidR="00000000" w:rsidRDefault="007C71EE">
      <w:pPr>
        <w:pStyle w:val="a"/>
        <w:ind w:firstLine="0"/>
        <w:rPr>
          <w:rFonts w:hint="cs"/>
          <w:rtl/>
        </w:rPr>
      </w:pPr>
    </w:p>
    <w:p w14:paraId="7363A349" w14:textId="77777777" w:rsidR="00000000" w:rsidRDefault="007C71EE">
      <w:pPr>
        <w:pStyle w:val="ac"/>
        <w:rPr>
          <w:rtl/>
        </w:rPr>
      </w:pPr>
      <w:r>
        <w:rPr>
          <w:rFonts w:hint="eastAsia"/>
          <w:rtl/>
        </w:rPr>
        <w:t>שר</w:t>
      </w:r>
      <w:r>
        <w:rPr>
          <w:rtl/>
        </w:rPr>
        <w:t xml:space="preserve"> הפנים אברהם פורז:</w:t>
      </w:r>
    </w:p>
    <w:p w14:paraId="507C0D92" w14:textId="77777777" w:rsidR="00000000" w:rsidRDefault="007C71EE">
      <w:pPr>
        <w:pStyle w:val="a"/>
        <w:rPr>
          <w:rFonts w:hint="cs"/>
          <w:rtl/>
        </w:rPr>
      </w:pPr>
    </w:p>
    <w:p w14:paraId="4221832A" w14:textId="77777777" w:rsidR="00000000" w:rsidRDefault="007C71EE">
      <w:pPr>
        <w:pStyle w:val="a"/>
        <w:rPr>
          <w:rFonts w:hint="cs"/>
          <w:rtl/>
        </w:rPr>
      </w:pPr>
      <w:r>
        <w:rPr>
          <w:rFonts w:hint="cs"/>
          <w:rtl/>
        </w:rPr>
        <w:t>נכון.</w:t>
      </w:r>
    </w:p>
    <w:p w14:paraId="1AB1B608" w14:textId="77777777" w:rsidR="00000000" w:rsidRDefault="007C71EE">
      <w:pPr>
        <w:pStyle w:val="a"/>
        <w:ind w:firstLine="0"/>
        <w:rPr>
          <w:rFonts w:hint="cs"/>
          <w:rtl/>
        </w:rPr>
      </w:pPr>
    </w:p>
    <w:p w14:paraId="2EA1073B" w14:textId="77777777" w:rsidR="00000000" w:rsidRDefault="007C71EE">
      <w:pPr>
        <w:pStyle w:val="ad"/>
        <w:rPr>
          <w:rtl/>
        </w:rPr>
      </w:pPr>
      <w:r>
        <w:rPr>
          <w:rtl/>
        </w:rPr>
        <w:t>היו"ר אלי בן-מנחם:</w:t>
      </w:r>
    </w:p>
    <w:p w14:paraId="729F305B" w14:textId="77777777" w:rsidR="00000000" w:rsidRDefault="007C71EE">
      <w:pPr>
        <w:pStyle w:val="a"/>
        <w:rPr>
          <w:rtl/>
        </w:rPr>
      </w:pPr>
    </w:p>
    <w:p w14:paraId="600F0FAA" w14:textId="77777777" w:rsidR="00000000" w:rsidRDefault="007C71EE">
      <w:pPr>
        <w:pStyle w:val="a"/>
        <w:rPr>
          <w:rFonts w:hint="cs"/>
          <w:rtl/>
        </w:rPr>
      </w:pPr>
      <w:r>
        <w:rPr>
          <w:rFonts w:hint="cs"/>
          <w:rtl/>
        </w:rPr>
        <w:t>חבר הכנסת רביץ, בבקשה.</w:t>
      </w:r>
    </w:p>
    <w:p w14:paraId="3CD8C94B" w14:textId="77777777" w:rsidR="00000000" w:rsidRDefault="007C71EE">
      <w:pPr>
        <w:pStyle w:val="a"/>
        <w:rPr>
          <w:rFonts w:hint="cs"/>
          <w:rtl/>
        </w:rPr>
      </w:pPr>
    </w:p>
    <w:p w14:paraId="63AF2899" w14:textId="77777777" w:rsidR="00000000" w:rsidRDefault="007C71EE">
      <w:pPr>
        <w:pStyle w:val="Speaker"/>
        <w:rPr>
          <w:rtl/>
        </w:rPr>
      </w:pPr>
      <w:bookmarkStart w:id="1293" w:name="FS000000531T27_05_2003_12_46_33"/>
      <w:bookmarkEnd w:id="1293"/>
      <w:r>
        <w:rPr>
          <w:rFonts w:hint="eastAsia"/>
          <w:rtl/>
        </w:rPr>
        <w:t>אברהם</w:t>
      </w:r>
      <w:r>
        <w:rPr>
          <w:rtl/>
        </w:rPr>
        <w:t xml:space="preserve"> רביץ (יהדות התורה):</w:t>
      </w:r>
    </w:p>
    <w:p w14:paraId="51B55411" w14:textId="77777777" w:rsidR="00000000" w:rsidRDefault="007C71EE">
      <w:pPr>
        <w:pStyle w:val="a"/>
        <w:rPr>
          <w:rFonts w:hint="cs"/>
          <w:rtl/>
        </w:rPr>
      </w:pPr>
    </w:p>
    <w:p w14:paraId="3466EBE4" w14:textId="77777777" w:rsidR="00000000" w:rsidRDefault="007C71EE">
      <w:pPr>
        <w:pStyle w:val="a"/>
        <w:rPr>
          <w:rFonts w:hint="cs"/>
          <w:rtl/>
        </w:rPr>
      </w:pPr>
      <w:r>
        <w:rPr>
          <w:rFonts w:hint="cs"/>
          <w:rtl/>
        </w:rPr>
        <w:t>חברת הכנסת גלאון, אם את שומעת אותי, אודה לך אם תוכלי להיכנס פנימה לרגע. רק לרג</w:t>
      </w:r>
      <w:r>
        <w:rPr>
          <w:rFonts w:hint="cs"/>
          <w:rtl/>
        </w:rPr>
        <w:t>ע. אני רוצה לדבר אלייך.</w:t>
      </w:r>
    </w:p>
    <w:p w14:paraId="6B7449E4" w14:textId="77777777" w:rsidR="00000000" w:rsidRDefault="007C71EE">
      <w:pPr>
        <w:pStyle w:val="a"/>
        <w:rPr>
          <w:rFonts w:hint="cs"/>
          <w:rtl/>
        </w:rPr>
      </w:pPr>
    </w:p>
    <w:p w14:paraId="67439547" w14:textId="77777777" w:rsidR="00000000" w:rsidRDefault="007C71EE">
      <w:pPr>
        <w:pStyle w:val="a"/>
        <w:rPr>
          <w:rFonts w:hint="cs"/>
          <w:rtl/>
        </w:rPr>
      </w:pPr>
      <w:r>
        <w:rPr>
          <w:rFonts w:hint="cs"/>
          <w:rtl/>
        </w:rPr>
        <w:t>אדוני היושב-ראש, חברי הכנסת, כמובן לא תכננתי לדבר במסגרת הזאת של התוכנית הכלכלית על הנושא שהעלתה חברת הכנסת גלאון. לפעמים מותר לעשות את מה שאני עושה עכשיו. אני לא נוהג להשתמש בשררה, או בכבוד שיש בלהיות רב בישראל. למדתי עשרות שנים ב</w:t>
      </w:r>
      <w:r>
        <w:rPr>
          <w:rFonts w:hint="cs"/>
          <w:rtl/>
        </w:rPr>
        <w:t xml:space="preserve">ישיבות. כתבתי חיבורים וחידושי תורה. אני מכיר את מכמני ההלכה, אם יורשה לי לומר, לא פחות טוב מאותם הרבנים שאת ציטטת אותם. לא הזכרת שמות. אבל אני יודע למה מכוון הדבר. </w:t>
      </w:r>
    </w:p>
    <w:p w14:paraId="26C2C2E6" w14:textId="77777777" w:rsidR="00000000" w:rsidRDefault="007C71EE">
      <w:pPr>
        <w:pStyle w:val="a"/>
        <w:rPr>
          <w:rFonts w:hint="cs"/>
          <w:rtl/>
        </w:rPr>
      </w:pPr>
    </w:p>
    <w:p w14:paraId="18BBBFEF" w14:textId="77777777" w:rsidR="00000000" w:rsidRDefault="007C71EE">
      <w:pPr>
        <w:pStyle w:val="a"/>
        <w:rPr>
          <w:rFonts w:hint="cs"/>
          <w:rtl/>
        </w:rPr>
      </w:pPr>
      <w:r>
        <w:rPr>
          <w:rFonts w:hint="cs"/>
          <w:rtl/>
        </w:rPr>
        <w:t>אני יכול לומר לך שאין דבר כזה, אין דבר כזה בכל עולם ההלכה, שמותר להסית, שמותר לכנות אדם בש</w:t>
      </w:r>
      <w:r>
        <w:rPr>
          <w:rFonts w:hint="cs"/>
          <w:rtl/>
        </w:rPr>
        <w:t>ם רודף, בוודאי לא במסגרות הקיימות שלנו, בדורנו, בכלל. אין דבר כזה.</w:t>
      </w:r>
    </w:p>
    <w:p w14:paraId="75BEE726" w14:textId="77777777" w:rsidR="00000000" w:rsidRDefault="007C71EE">
      <w:pPr>
        <w:pStyle w:val="a"/>
        <w:rPr>
          <w:rFonts w:hint="cs"/>
          <w:rtl/>
        </w:rPr>
      </w:pPr>
    </w:p>
    <w:p w14:paraId="37B686E7" w14:textId="77777777" w:rsidR="00000000" w:rsidRDefault="007C71EE">
      <w:pPr>
        <w:pStyle w:val="a"/>
        <w:rPr>
          <w:rFonts w:hint="cs"/>
          <w:rtl/>
        </w:rPr>
      </w:pPr>
      <w:r>
        <w:rPr>
          <w:rFonts w:hint="cs"/>
          <w:rtl/>
        </w:rPr>
        <w:t>אותם אנשים שמתיימרים לדבר בשם ההלכה עושים עוול, ראשית כול עוול אינטלקטואלי לתורה שהם למדו כל כך הרבה שנים. אין דבר כזה. זה סילוף, זיוף, שקר. אני חושב שחשוב שכולם ידעו את הדבר. זה מותר להם,</w:t>
      </w:r>
      <w:r>
        <w:rPr>
          <w:rFonts w:hint="cs"/>
          <w:rtl/>
        </w:rPr>
        <w:t xml:space="preserve"> אני יודע, במסגרת הפוליטיקה. הם פוליטיקאים. הם פוליטיקאים לטוב ולרע. אבל שלא יעזו, יש לנו אתם הרבה ויכוחים, שלא יעזו להשתמש בכתר ההלכה לצורך פוליטי כזה או אחר, כלשהו. את זה רציתי שאת תדעי. אני מצטער שאני משתמש בתואר שיש לי.</w:t>
      </w:r>
    </w:p>
    <w:p w14:paraId="70622D8C" w14:textId="77777777" w:rsidR="00000000" w:rsidRDefault="007C71EE">
      <w:pPr>
        <w:pStyle w:val="a"/>
        <w:ind w:firstLine="0"/>
        <w:rPr>
          <w:rFonts w:hint="cs"/>
          <w:rtl/>
        </w:rPr>
      </w:pPr>
    </w:p>
    <w:p w14:paraId="017A47B4" w14:textId="77777777" w:rsidR="00000000" w:rsidRDefault="007C71EE">
      <w:pPr>
        <w:pStyle w:val="ac"/>
        <w:rPr>
          <w:rtl/>
        </w:rPr>
      </w:pPr>
      <w:r>
        <w:rPr>
          <w:rFonts w:hint="eastAsia"/>
          <w:rtl/>
        </w:rPr>
        <w:t>זהבה</w:t>
      </w:r>
      <w:r>
        <w:rPr>
          <w:rtl/>
        </w:rPr>
        <w:t xml:space="preserve"> גלאון (מרצ):</w:t>
      </w:r>
    </w:p>
    <w:p w14:paraId="4B1D70F9" w14:textId="77777777" w:rsidR="00000000" w:rsidRDefault="007C71EE">
      <w:pPr>
        <w:pStyle w:val="a"/>
        <w:rPr>
          <w:rFonts w:hint="cs"/>
          <w:rtl/>
        </w:rPr>
      </w:pPr>
    </w:p>
    <w:p w14:paraId="4383DD38" w14:textId="77777777" w:rsidR="00000000" w:rsidRDefault="007C71EE">
      <w:pPr>
        <w:pStyle w:val="a"/>
        <w:rPr>
          <w:rFonts w:hint="cs"/>
          <w:rtl/>
        </w:rPr>
      </w:pPr>
      <w:r>
        <w:rPr>
          <w:rFonts w:hint="cs"/>
          <w:rtl/>
        </w:rPr>
        <w:t>תודה רבה לך.</w:t>
      </w:r>
      <w:r>
        <w:rPr>
          <w:rFonts w:hint="cs"/>
          <w:rtl/>
        </w:rPr>
        <w:t xml:space="preserve"> אני מודה לך על שקראת לי. תודה רבה לך.</w:t>
      </w:r>
    </w:p>
    <w:p w14:paraId="34CA8DB4" w14:textId="77777777" w:rsidR="00000000" w:rsidRDefault="007C71EE">
      <w:pPr>
        <w:pStyle w:val="a"/>
        <w:ind w:firstLine="0"/>
        <w:rPr>
          <w:rFonts w:hint="cs"/>
          <w:rtl/>
        </w:rPr>
      </w:pPr>
    </w:p>
    <w:p w14:paraId="59AAFC7E" w14:textId="77777777" w:rsidR="00000000" w:rsidRDefault="007C71EE">
      <w:pPr>
        <w:pStyle w:val="SpeakerCon"/>
        <w:rPr>
          <w:rtl/>
        </w:rPr>
      </w:pPr>
      <w:bookmarkStart w:id="1294" w:name="FS000000531T27_05_2003_12_51_59C"/>
      <w:bookmarkEnd w:id="1294"/>
      <w:r>
        <w:rPr>
          <w:rtl/>
        </w:rPr>
        <w:t>אברהם רביץ (יהדות התורה):</w:t>
      </w:r>
    </w:p>
    <w:p w14:paraId="0FA56044" w14:textId="77777777" w:rsidR="00000000" w:rsidRDefault="007C71EE">
      <w:pPr>
        <w:pStyle w:val="a"/>
        <w:rPr>
          <w:rtl/>
        </w:rPr>
      </w:pPr>
    </w:p>
    <w:p w14:paraId="566AD928" w14:textId="77777777" w:rsidR="00000000" w:rsidRDefault="007C71EE">
      <w:pPr>
        <w:pStyle w:val="a"/>
        <w:rPr>
          <w:rFonts w:hint="cs"/>
          <w:rtl/>
        </w:rPr>
      </w:pPr>
      <w:r>
        <w:rPr>
          <w:rFonts w:hint="cs"/>
          <w:rtl/>
        </w:rPr>
        <w:t>עכשיו, אדוני היושב-ראש, אני רוצה לדבר על כמה נושאים עוד לפני שאגיע לנושא הכלכלה, ככל שהזמן ירשה לי.</w:t>
      </w:r>
    </w:p>
    <w:p w14:paraId="5C19C62C" w14:textId="77777777" w:rsidR="00000000" w:rsidRDefault="007C71EE">
      <w:pPr>
        <w:pStyle w:val="a"/>
        <w:rPr>
          <w:rFonts w:hint="cs"/>
          <w:rtl/>
        </w:rPr>
      </w:pPr>
    </w:p>
    <w:p w14:paraId="63D45C60" w14:textId="77777777" w:rsidR="00000000" w:rsidRDefault="007C71EE">
      <w:pPr>
        <w:pStyle w:val="a"/>
        <w:rPr>
          <w:rFonts w:hint="cs"/>
          <w:rtl/>
        </w:rPr>
      </w:pPr>
      <w:r>
        <w:rPr>
          <w:rFonts w:hint="cs"/>
          <w:rtl/>
        </w:rPr>
        <w:t>ראשית, אני רוצה לומר משהו לידידי יושב-ראש ועדת החוקה, חוק ומשפט, חבר הכנסת מיקי איתן, לג</w:t>
      </w:r>
      <w:r>
        <w:rPr>
          <w:rFonts w:hint="cs"/>
          <w:rtl/>
        </w:rPr>
        <w:t xml:space="preserve">בי הצעת החוק שהצגת לפנינו. אתה יודע שאני משתתף שנים רבות, מאז היותי חבר הכנסת, בדיונים העוסקים בחוקה, ובמיוחד בחוקת יסוד, כמובן. אני רוצה לומר לך שטעות היתה בידך, בידי הוועדה בעצם, שהרי הוועדה הצביעה על כך, לתת לחוק הזה מעמד של חוק-יסוד. דווקא להיפך. החוק </w:t>
      </w:r>
      <w:r>
        <w:rPr>
          <w:rFonts w:hint="cs"/>
          <w:rtl/>
        </w:rPr>
        <w:t xml:space="preserve">הזה עצמו  לא עולה לראשונה בוועדה שלנו, ועוד חוקים הדומים לו. אני לא מדבר על החוקים המהותיים ביותר, שנוגעים בשורש חיינו. אז הטיעון לקבלת חוקים מסוימים, הטיעון הטוב והנכון, היה דווקא בארעיותם של חוקים שונים, למרות חוקי-יסוד. עם כל הכבוד לפרופסור </w:t>
      </w:r>
      <w:r>
        <w:rPr>
          <w:rtl/>
        </w:rPr>
        <w:t>–</w:t>
      </w:r>
      <w:r>
        <w:rPr>
          <w:rFonts w:hint="cs"/>
          <w:rtl/>
        </w:rPr>
        <w:t xml:space="preserve"> מה היה שמו</w:t>
      </w:r>
      <w:r>
        <w:rPr>
          <w:rFonts w:hint="cs"/>
          <w:rtl/>
        </w:rPr>
        <w:t xml:space="preserve"> של הפרופסור שהזכרת, שהופיע בפני הוועדה ואמר את הסברה הזאת שלא ראוי לתת לחוק-יסוד מעמד של חוק ארעי - - -</w:t>
      </w:r>
    </w:p>
    <w:p w14:paraId="64E8B945" w14:textId="77777777" w:rsidR="00000000" w:rsidRDefault="007C71EE">
      <w:pPr>
        <w:pStyle w:val="a"/>
        <w:rPr>
          <w:rFonts w:hint="cs"/>
          <w:rtl/>
        </w:rPr>
      </w:pPr>
    </w:p>
    <w:p w14:paraId="4F188992" w14:textId="77777777" w:rsidR="00000000" w:rsidRDefault="007C71EE">
      <w:pPr>
        <w:pStyle w:val="ac"/>
        <w:rPr>
          <w:rtl/>
        </w:rPr>
      </w:pPr>
      <w:r>
        <w:rPr>
          <w:rFonts w:hint="eastAsia"/>
          <w:rtl/>
        </w:rPr>
        <w:t>מיכאל</w:t>
      </w:r>
      <w:r>
        <w:rPr>
          <w:rtl/>
        </w:rPr>
        <w:t xml:space="preserve"> איתן (יו”ר ועדת החוקה, חוק ומשפט):</w:t>
      </w:r>
    </w:p>
    <w:p w14:paraId="7B628964" w14:textId="77777777" w:rsidR="00000000" w:rsidRDefault="007C71EE">
      <w:pPr>
        <w:pStyle w:val="a"/>
        <w:rPr>
          <w:rFonts w:hint="cs"/>
          <w:rtl/>
        </w:rPr>
      </w:pPr>
    </w:p>
    <w:p w14:paraId="0E3DBBFD" w14:textId="77777777" w:rsidR="00000000" w:rsidRDefault="007C71EE">
      <w:pPr>
        <w:pStyle w:val="a"/>
        <w:rPr>
          <w:rFonts w:hint="cs"/>
          <w:rtl/>
        </w:rPr>
      </w:pPr>
      <w:r>
        <w:rPr>
          <w:rFonts w:hint="cs"/>
          <w:rtl/>
        </w:rPr>
        <w:t>פרופסור קלוד קליין.</w:t>
      </w:r>
    </w:p>
    <w:p w14:paraId="716199B8" w14:textId="77777777" w:rsidR="00000000" w:rsidRDefault="007C71EE">
      <w:pPr>
        <w:pStyle w:val="a"/>
        <w:ind w:firstLine="0"/>
        <w:rPr>
          <w:rFonts w:hint="cs"/>
          <w:rtl/>
        </w:rPr>
      </w:pPr>
    </w:p>
    <w:p w14:paraId="48532C9E" w14:textId="77777777" w:rsidR="00000000" w:rsidRDefault="007C71EE">
      <w:pPr>
        <w:pStyle w:val="SpeakerCon"/>
        <w:rPr>
          <w:rtl/>
        </w:rPr>
      </w:pPr>
      <w:bookmarkStart w:id="1295" w:name="FS000000531T27_05_2003_12_54_57C"/>
      <w:bookmarkEnd w:id="1295"/>
      <w:r>
        <w:rPr>
          <w:rtl/>
        </w:rPr>
        <w:t>אברהם רביץ (יהדות התורה):</w:t>
      </w:r>
    </w:p>
    <w:p w14:paraId="39E37E25" w14:textId="77777777" w:rsidR="00000000" w:rsidRDefault="007C71EE">
      <w:pPr>
        <w:pStyle w:val="a"/>
        <w:rPr>
          <w:rtl/>
        </w:rPr>
      </w:pPr>
    </w:p>
    <w:p w14:paraId="676B15A0" w14:textId="77777777" w:rsidR="00000000" w:rsidRDefault="007C71EE">
      <w:pPr>
        <w:pStyle w:val="a"/>
        <w:rPr>
          <w:rFonts w:hint="cs"/>
          <w:rtl/>
        </w:rPr>
      </w:pPr>
      <w:r>
        <w:rPr>
          <w:rFonts w:hint="cs"/>
          <w:rtl/>
        </w:rPr>
        <w:t>כן, פרופסור קלוד קליין. נכון. דווקא בגלל הרצון של כמה חברי כ</w:t>
      </w:r>
      <w:r>
        <w:rPr>
          <w:rFonts w:hint="cs"/>
          <w:rtl/>
        </w:rPr>
        <w:t xml:space="preserve">נסת כן להעביר חוקים במסגרת חוק-יסוד, אמרנו: הבה ונבדוק את זה לאורך תקופה מסוימת, שנה, שנתיים, והיו הצעות של חמש שנים, ונבדוק לאורך התקופה איך זה עובד. לא ניתן לזה קיבוע לדורי דורות ולנצח נצחים, אלא ניתן לזה ארעיות. </w:t>
      </w:r>
    </w:p>
    <w:p w14:paraId="12298035" w14:textId="77777777" w:rsidR="00000000" w:rsidRDefault="007C71EE">
      <w:pPr>
        <w:pStyle w:val="a"/>
        <w:ind w:firstLine="0"/>
        <w:rPr>
          <w:rFonts w:hint="cs"/>
          <w:rtl/>
        </w:rPr>
      </w:pPr>
    </w:p>
    <w:p w14:paraId="5D282601" w14:textId="77777777" w:rsidR="00000000" w:rsidRDefault="007C71EE">
      <w:pPr>
        <w:pStyle w:val="ac"/>
        <w:rPr>
          <w:rtl/>
        </w:rPr>
      </w:pPr>
      <w:r>
        <w:rPr>
          <w:rFonts w:hint="eastAsia"/>
          <w:rtl/>
        </w:rPr>
        <w:t>מיכאל</w:t>
      </w:r>
      <w:r>
        <w:rPr>
          <w:rtl/>
        </w:rPr>
        <w:t xml:space="preserve"> איתן (יו”ר ועדת החוקה, חוק ומשפט)</w:t>
      </w:r>
      <w:r>
        <w:rPr>
          <w:rtl/>
        </w:rPr>
        <w:t>:</w:t>
      </w:r>
    </w:p>
    <w:p w14:paraId="6846C968" w14:textId="77777777" w:rsidR="00000000" w:rsidRDefault="007C71EE">
      <w:pPr>
        <w:pStyle w:val="a"/>
        <w:rPr>
          <w:rFonts w:hint="cs"/>
          <w:rtl/>
        </w:rPr>
      </w:pPr>
    </w:p>
    <w:p w14:paraId="7EA97AD6" w14:textId="77777777" w:rsidR="00000000" w:rsidRDefault="007C71EE">
      <w:pPr>
        <w:pStyle w:val="a"/>
        <w:rPr>
          <w:rFonts w:hint="cs"/>
          <w:rtl/>
        </w:rPr>
      </w:pPr>
      <w:r>
        <w:rPr>
          <w:rFonts w:hint="cs"/>
          <w:rtl/>
        </w:rPr>
        <w:t>אנחנו התנגדנו לשריון.</w:t>
      </w:r>
    </w:p>
    <w:p w14:paraId="46DA5EB3" w14:textId="77777777" w:rsidR="00000000" w:rsidRDefault="007C71EE">
      <w:pPr>
        <w:pStyle w:val="a"/>
        <w:ind w:firstLine="0"/>
        <w:rPr>
          <w:rFonts w:hint="cs"/>
          <w:rtl/>
        </w:rPr>
      </w:pPr>
    </w:p>
    <w:p w14:paraId="426FD5B7" w14:textId="77777777" w:rsidR="00000000" w:rsidRDefault="007C71EE">
      <w:pPr>
        <w:pStyle w:val="SpeakerCon"/>
        <w:rPr>
          <w:rtl/>
        </w:rPr>
      </w:pPr>
      <w:bookmarkStart w:id="1296" w:name="FS000000531T27_05_2003_12_55_53C"/>
      <w:bookmarkEnd w:id="1296"/>
      <w:r>
        <w:rPr>
          <w:rtl/>
        </w:rPr>
        <w:t>אברהם רביץ (יהדות התורה):</w:t>
      </w:r>
    </w:p>
    <w:p w14:paraId="57669B68" w14:textId="77777777" w:rsidR="00000000" w:rsidRDefault="007C71EE">
      <w:pPr>
        <w:pStyle w:val="a"/>
        <w:rPr>
          <w:rtl/>
        </w:rPr>
      </w:pPr>
    </w:p>
    <w:p w14:paraId="1664BB07" w14:textId="77777777" w:rsidR="00000000" w:rsidRDefault="007C71EE">
      <w:pPr>
        <w:pStyle w:val="a"/>
        <w:rPr>
          <w:rFonts w:hint="cs"/>
          <w:rtl/>
        </w:rPr>
      </w:pPr>
      <w:r>
        <w:rPr>
          <w:rFonts w:hint="cs"/>
          <w:rtl/>
        </w:rPr>
        <w:t>לא נתתם שריון. הבחנתי בזה. ודאי שלא נתתם שריון. אבל אתה יודע שגם לחוק-יסוד: כבוד האדם וחירותו אין שריון, כי אנחנו נאבקנו נגד השריון הזה. אבל מה אנחנו יכולים לעשות? שום דבר לא. זה לא מספיק טוב. אם באמת שו</w:t>
      </w:r>
      <w:r>
        <w:rPr>
          <w:rFonts w:hint="cs"/>
          <w:rtl/>
        </w:rPr>
        <w:t>פטי בית-המשפט העליון ידעו שהמחוקק קבע לחוק-היסוד שעת מבחן מלכתחילה, אני חושב שהגישה שלהם, במיוחד עם הבעיות הקיימות של הפרשנות, לעניין הזה תהיה הרבה יותר זהירה, והזהירות הזאת תיקבע כחלק מהחוק.</w:t>
      </w:r>
    </w:p>
    <w:p w14:paraId="3167B1A4" w14:textId="77777777" w:rsidR="00000000" w:rsidRDefault="007C71EE">
      <w:pPr>
        <w:pStyle w:val="a"/>
        <w:rPr>
          <w:rFonts w:hint="cs"/>
          <w:rtl/>
        </w:rPr>
      </w:pPr>
    </w:p>
    <w:p w14:paraId="7216BFF6" w14:textId="77777777" w:rsidR="00000000" w:rsidRDefault="007C71EE">
      <w:pPr>
        <w:pStyle w:val="a"/>
        <w:rPr>
          <w:rFonts w:hint="cs"/>
          <w:rtl/>
        </w:rPr>
      </w:pPr>
      <w:r>
        <w:rPr>
          <w:rFonts w:hint="cs"/>
          <w:rtl/>
        </w:rPr>
        <w:t>אני חושב שזה דבר לא טוב, הוא לא לימוד לחוקים אחרים, שיכול להיות</w:t>
      </w:r>
      <w:r>
        <w:rPr>
          <w:rFonts w:hint="cs"/>
          <w:rtl/>
        </w:rPr>
        <w:t xml:space="preserve"> שבמסגרת הפתרונות שאנחנו מחפשים, אנחנו נציע, כפי שהוצע בעבר, לעשות את חוקי-היסוד לתקופת מעבר, במפורש לתקופת מעבר, שתגרום לבטלות מאליה, אלא אם אנחנו מחדשים את זה וקובעים את זה כחוק-יסוד קבוע. לכן אני לא כל כך חסיד גדול של העניין הזה.</w:t>
      </w:r>
    </w:p>
    <w:p w14:paraId="6DCF22F8" w14:textId="77777777" w:rsidR="00000000" w:rsidRDefault="007C71EE">
      <w:pPr>
        <w:pStyle w:val="a"/>
        <w:rPr>
          <w:rFonts w:hint="cs"/>
          <w:rtl/>
        </w:rPr>
      </w:pPr>
    </w:p>
    <w:p w14:paraId="3E7D85CC" w14:textId="77777777" w:rsidR="00000000" w:rsidRDefault="007C71EE">
      <w:pPr>
        <w:pStyle w:val="a"/>
        <w:rPr>
          <w:rFonts w:hint="cs"/>
          <w:rtl/>
        </w:rPr>
      </w:pPr>
      <w:r>
        <w:rPr>
          <w:rFonts w:hint="cs"/>
          <w:rtl/>
        </w:rPr>
        <w:t>בכל זאת, זה בלתי אפשרי</w:t>
      </w:r>
      <w:r>
        <w:rPr>
          <w:rFonts w:hint="cs"/>
          <w:rtl/>
        </w:rPr>
        <w:t xml:space="preserve"> שלא להתייחס להחלטת הממשלה מאתמול גם אם אנחנו עוסקים בעניין כלכלי. הרי יש גם השלכה כלכלית לכל המדיניות שלנו, ואני מוכרח לחזור על משנתי ולומר לכם מה חסר לי במפת הדרכים. מה שחסר לי במפת הדרכים זה הדבר הפשוט ביותר. אנחנו יודעים שהבעיה העיקרית, המעשית, הפרקטית</w:t>
      </w:r>
      <w:r>
        <w:rPr>
          <w:rFonts w:hint="cs"/>
          <w:rtl/>
        </w:rPr>
        <w:t xml:space="preserve"> - מה שקורה ביהודה, שומרון ועזה, אנחנו יודעים שזה בממדים פי כמה וכמה יותר גדולים מאשר ימית. אנחנו לא עוסקים בימית ב', אנחנו עוסקים במשהו אחר לחלוטין. הכמות שאנחנו מדברים בה הופכת למין איכות כזאת, שאני לא רואה כיצד ממשלת ישראל, ולא חשוב איזו ממשלה זו תהיה, </w:t>
      </w:r>
      <w:r>
        <w:rPr>
          <w:rFonts w:hint="cs"/>
          <w:rtl/>
        </w:rPr>
        <w:t xml:space="preserve">תוכל להתמודד ולעשות מה שנקרא </w:t>
      </w:r>
      <w:r>
        <w:t>,</w:t>
      </w:r>
      <w:r>
        <w:rPr>
          <w:rFonts w:hint="cs"/>
        </w:rPr>
        <w:t>t</w:t>
      </w:r>
      <w:r>
        <w:t>o deliver the goods</w:t>
      </w:r>
      <w:r>
        <w:rPr>
          <w:rFonts w:hint="cs"/>
          <w:rtl/>
        </w:rPr>
        <w:t xml:space="preserve">  הרי הממשלה צריכה לעמוד אי-פעם מול בעיית ההתנחלויות. מה היא תעשה? </w:t>
      </w:r>
    </w:p>
    <w:p w14:paraId="7082A6C4" w14:textId="77777777" w:rsidR="00000000" w:rsidRDefault="007C71EE">
      <w:pPr>
        <w:pStyle w:val="a"/>
        <w:rPr>
          <w:rFonts w:hint="cs"/>
          <w:rtl/>
        </w:rPr>
      </w:pPr>
    </w:p>
    <w:p w14:paraId="5F44AE3A" w14:textId="77777777" w:rsidR="00000000" w:rsidRDefault="007C71EE">
      <w:pPr>
        <w:pStyle w:val="a"/>
        <w:rPr>
          <w:rFonts w:hint="cs"/>
          <w:rtl/>
        </w:rPr>
      </w:pPr>
      <w:r>
        <w:rPr>
          <w:rFonts w:hint="cs"/>
          <w:rtl/>
        </w:rPr>
        <w:t>הפלסטינים, גם הם צריכים להיות מעוניינים שממשלת ישראל תוכל לבצע את מפת הדרכים לפי פרשנות שלהם, נגיד. אנחנו אולי נצליח לשחק עם פרשנות. והתש</w:t>
      </w:r>
      <w:r>
        <w:rPr>
          <w:rFonts w:hint="cs"/>
          <w:rtl/>
        </w:rPr>
        <w:t>ובה על כך, חבר הכנסת עזמי בשארה, היא פשוטה, הרבה יותר פשוטה מכל תשובה אחרת. כאשר ממשלת ישראל תכניס למפת הדרכים סעיף שהוא קיים בתיאוריה, קיים במעשה, קיים במדינת ישראל, שיהודים יוכלו לגור בכל חבלי ארץ-ישראל, ואני אומר את זה במפורש ובלי כל קשר לשלטון שיהיה שם</w:t>
      </w:r>
      <w:r>
        <w:rPr>
          <w:rFonts w:hint="cs"/>
          <w:rtl/>
        </w:rPr>
        <w:t>, לשמו של השלטון, אפילו לצורת הדגל, רבותי, אם אנחנו מאמצים את הרעיון הזה, הוא רעיון שאף מדינה, אפילו אמריקה לא יכולה להתנגד לו. גם באמריקה יש גם כמה יהודים - - -</w:t>
      </w:r>
    </w:p>
    <w:p w14:paraId="68DCDF2E" w14:textId="77777777" w:rsidR="00000000" w:rsidRDefault="007C71EE">
      <w:pPr>
        <w:pStyle w:val="a"/>
        <w:ind w:firstLine="0"/>
        <w:rPr>
          <w:rFonts w:hint="cs"/>
          <w:rtl/>
        </w:rPr>
      </w:pPr>
    </w:p>
    <w:p w14:paraId="7C6AC811" w14:textId="77777777" w:rsidR="00000000" w:rsidRDefault="007C71EE">
      <w:pPr>
        <w:pStyle w:val="ad"/>
        <w:rPr>
          <w:rtl/>
        </w:rPr>
      </w:pPr>
      <w:r>
        <w:rPr>
          <w:rtl/>
        </w:rPr>
        <w:t>היו"ר אלי בן-מנחם:</w:t>
      </w:r>
    </w:p>
    <w:p w14:paraId="278A24A5" w14:textId="77777777" w:rsidR="00000000" w:rsidRDefault="007C71EE">
      <w:pPr>
        <w:pStyle w:val="a"/>
        <w:rPr>
          <w:rtl/>
        </w:rPr>
      </w:pPr>
    </w:p>
    <w:p w14:paraId="79AC9A24" w14:textId="77777777" w:rsidR="00000000" w:rsidRDefault="007C71EE">
      <w:pPr>
        <w:pStyle w:val="a"/>
        <w:rPr>
          <w:rFonts w:hint="cs"/>
          <w:rtl/>
        </w:rPr>
      </w:pPr>
      <w:r>
        <w:rPr>
          <w:rFonts w:hint="cs"/>
          <w:rtl/>
        </w:rPr>
        <w:t>חבר הכנסת רביץ, זמנך המוקצב אזל. אם אתה רוצה לדבר על קצבאות הילדים, קח לך</w:t>
      </w:r>
      <w:r>
        <w:rPr>
          <w:rFonts w:hint="cs"/>
          <w:rtl/>
        </w:rPr>
        <w:t xml:space="preserve"> עוד כמה משפטים בנושא הכלכלי.</w:t>
      </w:r>
    </w:p>
    <w:p w14:paraId="6DA24CDD" w14:textId="77777777" w:rsidR="00000000" w:rsidRDefault="007C71EE">
      <w:pPr>
        <w:pStyle w:val="a"/>
        <w:rPr>
          <w:rFonts w:hint="cs"/>
          <w:rtl/>
        </w:rPr>
      </w:pPr>
    </w:p>
    <w:p w14:paraId="066BA8CF" w14:textId="77777777" w:rsidR="00000000" w:rsidRDefault="007C71EE">
      <w:pPr>
        <w:pStyle w:val="SpeakerCon"/>
        <w:rPr>
          <w:rtl/>
        </w:rPr>
      </w:pPr>
      <w:bookmarkStart w:id="1297" w:name="FS000000531T27_05_2003_13_13_39"/>
      <w:bookmarkStart w:id="1298" w:name="FS000000531T27_05_2003_13_13_49C"/>
      <w:bookmarkEnd w:id="1297"/>
      <w:bookmarkEnd w:id="1298"/>
      <w:r>
        <w:rPr>
          <w:rtl/>
        </w:rPr>
        <w:t>אברהם רביץ (יהדות התורה):</w:t>
      </w:r>
    </w:p>
    <w:p w14:paraId="6B37BDAD" w14:textId="77777777" w:rsidR="00000000" w:rsidRDefault="007C71EE">
      <w:pPr>
        <w:pStyle w:val="a"/>
        <w:rPr>
          <w:rtl/>
        </w:rPr>
      </w:pPr>
    </w:p>
    <w:p w14:paraId="547483B1" w14:textId="77777777" w:rsidR="00000000" w:rsidRDefault="007C71EE">
      <w:pPr>
        <w:pStyle w:val="a"/>
        <w:rPr>
          <w:rFonts w:hint="cs"/>
          <w:rtl/>
        </w:rPr>
      </w:pPr>
      <w:r>
        <w:rPr>
          <w:rFonts w:hint="cs"/>
          <w:rtl/>
        </w:rPr>
        <w:t>אני מסיים את המשפט הזה כי זה באמצע משפט.</w:t>
      </w:r>
    </w:p>
    <w:p w14:paraId="14ED023B" w14:textId="77777777" w:rsidR="00000000" w:rsidRDefault="007C71EE">
      <w:pPr>
        <w:pStyle w:val="a"/>
        <w:rPr>
          <w:rFonts w:hint="cs"/>
          <w:rtl/>
        </w:rPr>
      </w:pPr>
    </w:p>
    <w:p w14:paraId="637B5E9C" w14:textId="77777777" w:rsidR="00000000" w:rsidRDefault="007C71EE">
      <w:pPr>
        <w:pStyle w:val="ac"/>
        <w:rPr>
          <w:rtl/>
        </w:rPr>
      </w:pPr>
      <w:r>
        <w:rPr>
          <w:rFonts w:hint="eastAsia"/>
          <w:rtl/>
        </w:rPr>
        <w:t>שר</w:t>
      </w:r>
      <w:r>
        <w:rPr>
          <w:rtl/>
        </w:rPr>
        <w:t xml:space="preserve"> הפנים אברהם פורז:</w:t>
      </w:r>
    </w:p>
    <w:p w14:paraId="0EE963F6" w14:textId="77777777" w:rsidR="00000000" w:rsidRDefault="007C71EE">
      <w:pPr>
        <w:pStyle w:val="a"/>
        <w:rPr>
          <w:rFonts w:hint="cs"/>
          <w:rtl/>
        </w:rPr>
      </w:pPr>
    </w:p>
    <w:p w14:paraId="2AAC8D50" w14:textId="77777777" w:rsidR="00000000" w:rsidRDefault="007C71EE">
      <w:pPr>
        <w:pStyle w:val="a"/>
        <w:rPr>
          <w:rFonts w:hint="cs"/>
          <w:rtl/>
        </w:rPr>
      </w:pPr>
      <w:r>
        <w:rPr>
          <w:rFonts w:hint="cs"/>
          <w:rtl/>
        </w:rPr>
        <w:t xml:space="preserve">חבר הכנסת רביץ, אולי אתה לא ציוני, אבל החזון הציוני הוא לא לחיות תחת שלטון זר. </w:t>
      </w:r>
    </w:p>
    <w:p w14:paraId="38B611B3" w14:textId="77777777" w:rsidR="00000000" w:rsidRDefault="007C71EE">
      <w:pPr>
        <w:pStyle w:val="a"/>
        <w:rPr>
          <w:rFonts w:hint="cs"/>
          <w:rtl/>
        </w:rPr>
      </w:pPr>
    </w:p>
    <w:p w14:paraId="3BD1DF7D" w14:textId="77777777" w:rsidR="00000000" w:rsidRDefault="007C71EE">
      <w:pPr>
        <w:pStyle w:val="SpeakerCon"/>
        <w:rPr>
          <w:rtl/>
        </w:rPr>
      </w:pPr>
      <w:bookmarkStart w:id="1299" w:name="FS000000531T27_05_2003_13_15_04C"/>
      <w:bookmarkEnd w:id="1299"/>
    </w:p>
    <w:p w14:paraId="7D77819E" w14:textId="77777777" w:rsidR="00000000" w:rsidRDefault="007C71EE">
      <w:pPr>
        <w:pStyle w:val="SpeakerCon"/>
        <w:rPr>
          <w:rtl/>
        </w:rPr>
      </w:pPr>
      <w:r>
        <w:rPr>
          <w:rtl/>
        </w:rPr>
        <w:t>אברהם רביץ (יהדות התורה):</w:t>
      </w:r>
    </w:p>
    <w:p w14:paraId="6CB487FA" w14:textId="77777777" w:rsidR="00000000" w:rsidRDefault="007C71EE">
      <w:pPr>
        <w:pStyle w:val="a"/>
        <w:rPr>
          <w:rtl/>
        </w:rPr>
      </w:pPr>
    </w:p>
    <w:p w14:paraId="64D16C24" w14:textId="77777777" w:rsidR="00000000" w:rsidRDefault="007C71EE">
      <w:pPr>
        <w:pStyle w:val="a"/>
        <w:rPr>
          <w:rFonts w:hint="cs"/>
          <w:rtl/>
        </w:rPr>
      </w:pPr>
      <w:r>
        <w:rPr>
          <w:rFonts w:hint="cs"/>
          <w:rtl/>
        </w:rPr>
        <w:t>יכול להיות שאני לא ציוני.</w:t>
      </w:r>
      <w:r>
        <w:rPr>
          <w:rFonts w:hint="cs"/>
          <w:rtl/>
        </w:rPr>
        <w:t xml:space="preserve"> אבל אתה יודע מה, אני יהודי. איך זה נראה בעיניך?  </w:t>
      </w:r>
    </w:p>
    <w:p w14:paraId="512E97B0" w14:textId="77777777" w:rsidR="00000000" w:rsidRDefault="007C71EE">
      <w:pPr>
        <w:pStyle w:val="a"/>
        <w:rPr>
          <w:rFonts w:hint="cs"/>
          <w:rtl/>
        </w:rPr>
      </w:pPr>
    </w:p>
    <w:p w14:paraId="037E2963" w14:textId="77777777" w:rsidR="00000000" w:rsidRDefault="007C71EE">
      <w:pPr>
        <w:pStyle w:val="ac"/>
        <w:rPr>
          <w:rtl/>
        </w:rPr>
      </w:pPr>
      <w:r>
        <w:rPr>
          <w:rFonts w:hint="eastAsia"/>
          <w:rtl/>
        </w:rPr>
        <w:t>שר</w:t>
      </w:r>
      <w:r>
        <w:rPr>
          <w:rtl/>
        </w:rPr>
        <w:t xml:space="preserve"> הפנים אברהם פורז:</w:t>
      </w:r>
    </w:p>
    <w:p w14:paraId="1A066467" w14:textId="77777777" w:rsidR="00000000" w:rsidRDefault="007C71EE">
      <w:pPr>
        <w:pStyle w:val="a"/>
        <w:rPr>
          <w:rFonts w:hint="cs"/>
          <w:rtl/>
        </w:rPr>
      </w:pPr>
    </w:p>
    <w:p w14:paraId="0246880E" w14:textId="77777777" w:rsidR="00000000" w:rsidRDefault="007C71EE">
      <w:pPr>
        <w:pStyle w:val="a"/>
        <w:rPr>
          <w:rFonts w:hint="cs"/>
          <w:rtl/>
        </w:rPr>
      </w:pPr>
      <w:r>
        <w:rPr>
          <w:rFonts w:hint="cs"/>
          <w:rtl/>
        </w:rPr>
        <w:t xml:space="preserve">יהודים חיים גם בפריס וגם ברומא. </w:t>
      </w:r>
    </w:p>
    <w:p w14:paraId="66DE433F" w14:textId="77777777" w:rsidR="00000000" w:rsidRDefault="007C71EE">
      <w:pPr>
        <w:pStyle w:val="a"/>
        <w:rPr>
          <w:rFonts w:hint="cs"/>
          <w:rtl/>
        </w:rPr>
      </w:pPr>
    </w:p>
    <w:p w14:paraId="77C6B0A3" w14:textId="77777777" w:rsidR="00000000" w:rsidRDefault="007C71EE">
      <w:pPr>
        <w:pStyle w:val="SpeakerCon"/>
        <w:rPr>
          <w:rtl/>
        </w:rPr>
      </w:pPr>
      <w:bookmarkStart w:id="1300" w:name="FS000000531T27_05_2003_13_16_24C"/>
      <w:bookmarkEnd w:id="1300"/>
      <w:r>
        <w:rPr>
          <w:rtl/>
        </w:rPr>
        <w:t>אברהם רביץ (יהדות התורה):</w:t>
      </w:r>
    </w:p>
    <w:p w14:paraId="1C734B83" w14:textId="77777777" w:rsidR="00000000" w:rsidRDefault="007C71EE">
      <w:pPr>
        <w:pStyle w:val="a"/>
        <w:rPr>
          <w:rtl/>
        </w:rPr>
      </w:pPr>
    </w:p>
    <w:p w14:paraId="0E24A275" w14:textId="77777777" w:rsidR="00000000" w:rsidRDefault="007C71EE">
      <w:pPr>
        <w:pStyle w:val="a"/>
        <w:rPr>
          <w:rFonts w:hint="cs"/>
          <w:rtl/>
        </w:rPr>
      </w:pPr>
      <w:r>
        <w:rPr>
          <w:rFonts w:hint="cs"/>
          <w:rtl/>
        </w:rPr>
        <w:t>אתה מכיר בי כיהודי?</w:t>
      </w:r>
    </w:p>
    <w:p w14:paraId="2E790905" w14:textId="77777777" w:rsidR="00000000" w:rsidRDefault="007C71EE">
      <w:pPr>
        <w:pStyle w:val="a"/>
        <w:rPr>
          <w:rFonts w:hint="cs"/>
          <w:rtl/>
        </w:rPr>
      </w:pPr>
    </w:p>
    <w:p w14:paraId="745BC63A" w14:textId="77777777" w:rsidR="00000000" w:rsidRDefault="007C71EE">
      <w:pPr>
        <w:pStyle w:val="ac"/>
        <w:rPr>
          <w:rtl/>
        </w:rPr>
      </w:pPr>
      <w:r>
        <w:rPr>
          <w:rFonts w:hint="eastAsia"/>
          <w:rtl/>
        </w:rPr>
        <w:t>שר</w:t>
      </w:r>
      <w:r>
        <w:rPr>
          <w:rtl/>
        </w:rPr>
        <w:t xml:space="preserve"> הפנים אברהם פורז:</w:t>
      </w:r>
    </w:p>
    <w:p w14:paraId="7FD08EDC" w14:textId="77777777" w:rsidR="00000000" w:rsidRDefault="007C71EE">
      <w:pPr>
        <w:pStyle w:val="a"/>
        <w:rPr>
          <w:rFonts w:hint="cs"/>
          <w:rtl/>
        </w:rPr>
      </w:pPr>
    </w:p>
    <w:p w14:paraId="7F058E6C" w14:textId="77777777" w:rsidR="00000000" w:rsidRDefault="007C71EE">
      <w:pPr>
        <w:pStyle w:val="a"/>
        <w:rPr>
          <w:rFonts w:hint="cs"/>
          <w:rtl/>
        </w:rPr>
      </w:pPr>
      <w:r>
        <w:rPr>
          <w:rFonts w:hint="cs"/>
          <w:rtl/>
        </w:rPr>
        <w:t xml:space="preserve">השאלה, אם אתה מכיר בי כיהודי. </w:t>
      </w:r>
    </w:p>
    <w:p w14:paraId="1335B2DC" w14:textId="77777777" w:rsidR="00000000" w:rsidRDefault="007C71EE">
      <w:pPr>
        <w:pStyle w:val="a"/>
        <w:rPr>
          <w:rFonts w:hint="cs"/>
          <w:rtl/>
        </w:rPr>
      </w:pPr>
    </w:p>
    <w:p w14:paraId="0E1B4B83" w14:textId="77777777" w:rsidR="00000000" w:rsidRDefault="007C71EE">
      <w:pPr>
        <w:pStyle w:val="SpeakerCon"/>
        <w:rPr>
          <w:rtl/>
        </w:rPr>
      </w:pPr>
      <w:bookmarkStart w:id="1301" w:name="FS000000531T27_05_2003_13_17_00C"/>
      <w:bookmarkEnd w:id="1301"/>
      <w:r>
        <w:rPr>
          <w:rtl/>
        </w:rPr>
        <w:t>אברהם רביץ (יהדות התורה):</w:t>
      </w:r>
    </w:p>
    <w:p w14:paraId="482C8CCC" w14:textId="77777777" w:rsidR="00000000" w:rsidRDefault="007C71EE">
      <w:pPr>
        <w:pStyle w:val="a"/>
        <w:rPr>
          <w:rtl/>
        </w:rPr>
      </w:pPr>
    </w:p>
    <w:p w14:paraId="70224E64" w14:textId="77777777" w:rsidR="00000000" w:rsidRDefault="007C71EE">
      <w:pPr>
        <w:pStyle w:val="a"/>
        <w:rPr>
          <w:rFonts w:hint="cs"/>
          <w:rtl/>
        </w:rPr>
      </w:pPr>
      <w:r>
        <w:rPr>
          <w:rFonts w:hint="cs"/>
          <w:rtl/>
        </w:rPr>
        <w:t>היום השאלה הפוכה. א</w:t>
      </w:r>
      <w:r>
        <w:rPr>
          <w:rFonts w:hint="cs"/>
          <w:rtl/>
        </w:rPr>
        <w:t>תה יושב בשלטון ואתה הוא המכיר.</w:t>
      </w:r>
    </w:p>
    <w:p w14:paraId="6F263BD3" w14:textId="77777777" w:rsidR="00000000" w:rsidRDefault="007C71EE">
      <w:pPr>
        <w:pStyle w:val="a"/>
        <w:rPr>
          <w:rFonts w:hint="cs"/>
          <w:rtl/>
        </w:rPr>
      </w:pPr>
    </w:p>
    <w:p w14:paraId="28D20444" w14:textId="77777777" w:rsidR="00000000" w:rsidRDefault="007C71EE">
      <w:pPr>
        <w:pStyle w:val="ac"/>
        <w:rPr>
          <w:rtl/>
        </w:rPr>
      </w:pPr>
      <w:r>
        <w:rPr>
          <w:rFonts w:hint="eastAsia"/>
          <w:rtl/>
        </w:rPr>
        <w:t>מיכאל</w:t>
      </w:r>
      <w:r>
        <w:rPr>
          <w:rtl/>
        </w:rPr>
        <w:t xml:space="preserve"> איתן (יו”ר ועדת החוקה, חוק ומשפט):</w:t>
      </w:r>
    </w:p>
    <w:p w14:paraId="1BFA6CDD" w14:textId="77777777" w:rsidR="00000000" w:rsidRDefault="007C71EE">
      <w:pPr>
        <w:pStyle w:val="a"/>
        <w:rPr>
          <w:rFonts w:hint="cs"/>
          <w:rtl/>
        </w:rPr>
      </w:pPr>
    </w:p>
    <w:p w14:paraId="712F0AB0" w14:textId="77777777" w:rsidR="00000000" w:rsidRDefault="007C71EE">
      <w:pPr>
        <w:pStyle w:val="a"/>
        <w:rPr>
          <w:rFonts w:hint="cs"/>
          <w:rtl/>
        </w:rPr>
      </w:pPr>
      <w:r>
        <w:rPr>
          <w:rFonts w:hint="cs"/>
          <w:rtl/>
        </w:rPr>
        <w:t xml:space="preserve">חבר הכנסת פורז, אני מוכן לוותר על כמה אלפי ציונים תמורת כמה אלפי יהודים כמו חבר הכנסת רביץ. הוא לחם להקמת המדינה, הוא לא דיבר. </w:t>
      </w:r>
    </w:p>
    <w:p w14:paraId="34B9E8D1" w14:textId="77777777" w:rsidR="00000000" w:rsidRDefault="007C71EE">
      <w:pPr>
        <w:pStyle w:val="a"/>
        <w:rPr>
          <w:rFonts w:hint="cs"/>
          <w:rtl/>
        </w:rPr>
      </w:pPr>
    </w:p>
    <w:p w14:paraId="5B255C89" w14:textId="77777777" w:rsidR="00000000" w:rsidRDefault="007C71EE">
      <w:pPr>
        <w:pStyle w:val="ac"/>
        <w:rPr>
          <w:rtl/>
        </w:rPr>
      </w:pPr>
      <w:r>
        <w:rPr>
          <w:rFonts w:hint="eastAsia"/>
          <w:rtl/>
        </w:rPr>
        <w:t>שר</w:t>
      </w:r>
      <w:r>
        <w:rPr>
          <w:rtl/>
        </w:rPr>
        <w:t xml:space="preserve"> הפנים אברהם פורז:</w:t>
      </w:r>
    </w:p>
    <w:p w14:paraId="435BDFF7" w14:textId="77777777" w:rsidR="00000000" w:rsidRDefault="007C71EE">
      <w:pPr>
        <w:pStyle w:val="a"/>
        <w:rPr>
          <w:rFonts w:hint="cs"/>
          <w:rtl/>
        </w:rPr>
      </w:pPr>
    </w:p>
    <w:p w14:paraId="36ABEBA9" w14:textId="77777777" w:rsidR="00000000" w:rsidRDefault="007C71EE">
      <w:pPr>
        <w:pStyle w:val="a"/>
        <w:rPr>
          <w:rFonts w:hint="cs"/>
          <w:rtl/>
        </w:rPr>
      </w:pPr>
      <w:r>
        <w:rPr>
          <w:rFonts w:hint="cs"/>
          <w:rtl/>
        </w:rPr>
        <w:t>אני יודע.</w:t>
      </w:r>
    </w:p>
    <w:p w14:paraId="7C7C7F91" w14:textId="77777777" w:rsidR="00000000" w:rsidRDefault="007C71EE">
      <w:pPr>
        <w:pStyle w:val="a"/>
        <w:rPr>
          <w:rFonts w:hint="cs"/>
          <w:rtl/>
        </w:rPr>
      </w:pPr>
    </w:p>
    <w:p w14:paraId="4F36E153" w14:textId="77777777" w:rsidR="00000000" w:rsidRDefault="007C71EE">
      <w:pPr>
        <w:pStyle w:val="ad"/>
        <w:rPr>
          <w:rtl/>
        </w:rPr>
      </w:pPr>
      <w:r>
        <w:rPr>
          <w:rtl/>
        </w:rPr>
        <w:t>היו”ר אלי בן-מנחם:</w:t>
      </w:r>
    </w:p>
    <w:p w14:paraId="076F0C8A" w14:textId="77777777" w:rsidR="00000000" w:rsidRDefault="007C71EE">
      <w:pPr>
        <w:pStyle w:val="a"/>
        <w:rPr>
          <w:rtl/>
        </w:rPr>
      </w:pPr>
    </w:p>
    <w:p w14:paraId="4A40C660" w14:textId="77777777" w:rsidR="00000000" w:rsidRDefault="007C71EE">
      <w:pPr>
        <w:pStyle w:val="a"/>
        <w:rPr>
          <w:rFonts w:hint="cs"/>
          <w:rtl/>
        </w:rPr>
      </w:pPr>
      <w:r>
        <w:rPr>
          <w:rFonts w:hint="cs"/>
          <w:rtl/>
        </w:rPr>
        <w:t xml:space="preserve">כולנו מסכימים. </w:t>
      </w:r>
    </w:p>
    <w:p w14:paraId="32072C37" w14:textId="77777777" w:rsidR="00000000" w:rsidRDefault="007C71EE">
      <w:pPr>
        <w:pStyle w:val="a"/>
        <w:rPr>
          <w:rFonts w:hint="cs"/>
          <w:rtl/>
        </w:rPr>
      </w:pPr>
    </w:p>
    <w:p w14:paraId="5837FD91" w14:textId="77777777" w:rsidR="00000000" w:rsidRDefault="007C71EE">
      <w:pPr>
        <w:pStyle w:val="SpeakerCon"/>
        <w:rPr>
          <w:rtl/>
        </w:rPr>
      </w:pPr>
      <w:bookmarkStart w:id="1302" w:name="FS000000531T27_05_2003_13_18_53C"/>
      <w:bookmarkEnd w:id="1302"/>
      <w:r>
        <w:rPr>
          <w:rtl/>
        </w:rPr>
        <w:t>אברהם רביץ (יהדות התורה):</w:t>
      </w:r>
    </w:p>
    <w:p w14:paraId="7707775E" w14:textId="77777777" w:rsidR="00000000" w:rsidRDefault="007C71EE">
      <w:pPr>
        <w:pStyle w:val="a"/>
        <w:rPr>
          <w:rtl/>
        </w:rPr>
      </w:pPr>
    </w:p>
    <w:p w14:paraId="747B4D3A" w14:textId="77777777" w:rsidR="00000000" w:rsidRDefault="007C71EE">
      <w:pPr>
        <w:pStyle w:val="a"/>
        <w:rPr>
          <w:rFonts w:hint="cs"/>
          <w:rtl/>
        </w:rPr>
      </w:pPr>
      <w:r>
        <w:rPr>
          <w:rFonts w:hint="cs"/>
          <w:rtl/>
        </w:rPr>
        <w:t>על כל פנים, זה דבר שצריך להתקבל באופן הזה, צריך להפנים את זה, צריך להכין את זה בעיקר מבחינה ביטחונית, איך מתגברים על הדבר הזה.</w:t>
      </w:r>
    </w:p>
    <w:p w14:paraId="394EA27B" w14:textId="77777777" w:rsidR="00000000" w:rsidRDefault="007C71EE">
      <w:pPr>
        <w:pStyle w:val="a"/>
        <w:rPr>
          <w:rFonts w:hint="cs"/>
          <w:rtl/>
        </w:rPr>
      </w:pPr>
    </w:p>
    <w:p w14:paraId="18BC1EA1" w14:textId="77777777" w:rsidR="00000000" w:rsidRDefault="007C71EE">
      <w:pPr>
        <w:pStyle w:val="a"/>
        <w:rPr>
          <w:rFonts w:hint="cs"/>
          <w:rtl/>
        </w:rPr>
      </w:pPr>
      <w:r>
        <w:rPr>
          <w:rFonts w:hint="cs"/>
          <w:rtl/>
        </w:rPr>
        <w:t>מכיוון שזמני חלף עבר והיושב-ראש בטובו נתן לי עוד דקה לדבר על הנושא עצמו, אני אגיד לכ</w:t>
      </w:r>
      <w:r>
        <w:rPr>
          <w:rFonts w:hint="cs"/>
          <w:rtl/>
        </w:rPr>
        <w:t xml:space="preserve">ם דבר אחד. יש לי רשימה ארוכה כאן אבל אני לא אשתמש בטוב לבך, אני אעלה רק דבר אחד. </w:t>
      </w:r>
    </w:p>
    <w:p w14:paraId="03EFC715" w14:textId="77777777" w:rsidR="00000000" w:rsidRDefault="007C71EE">
      <w:pPr>
        <w:pStyle w:val="a"/>
        <w:rPr>
          <w:rFonts w:hint="cs"/>
          <w:rtl/>
        </w:rPr>
      </w:pPr>
    </w:p>
    <w:p w14:paraId="20B513C6" w14:textId="77777777" w:rsidR="00000000" w:rsidRDefault="007C71EE">
      <w:pPr>
        <w:pStyle w:val="a"/>
        <w:rPr>
          <w:rFonts w:hint="cs"/>
          <w:rtl/>
        </w:rPr>
      </w:pPr>
      <w:r>
        <w:rPr>
          <w:rFonts w:hint="cs"/>
          <w:rtl/>
        </w:rPr>
        <w:t xml:space="preserve">חבר הכנסת מיקי איתן, אחד הדברים שגורמים לי לפריחה, אני לפעמים מאבד את עשתונותי בגללם, זה השקר, במיוחד שקר שבא מממשלה שאתה רוצה לסמוך עליה. אין לך ברירה, זאת הממשלה.  </w:t>
      </w:r>
    </w:p>
    <w:p w14:paraId="5DC44DAC" w14:textId="77777777" w:rsidR="00000000" w:rsidRDefault="007C71EE">
      <w:pPr>
        <w:pStyle w:val="a"/>
        <w:rPr>
          <w:rFonts w:hint="cs"/>
          <w:rtl/>
        </w:rPr>
      </w:pPr>
    </w:p>
    <w:p w14:paraId="4EE4A8E8" w14:textId="77777777" w:rsidR="00000000" w:rsidRDefault="007C71EE">
      <w:pPr>
        <w:pStyle w:val="a"/>
        <w:rPr>
          <w:rFonts w:hint="cs"/>
          <w:rtl/>
        </w:rPr>
      </w:pPr>
      <w:r>
        <w:rPr>
          <w:rFonts w:hint="cs"/>
          <w:rtl/>
        </w:rPr>
        <w:t xml:space="preserve">לגבי </w:t>
      </w:r>
      <w:r>
        <w:rPr>
          <w:rFonts w:hint="cs"/>
          <w:rtl/>
        </w:rPr>
        <w:t>קצבאות הילדים, הזכיר לי היושב-ראש, אומר רק סיפור מדהים. כולנו יודעים שהיתה כאן איזו פשרה, שבסופו של דבר גם שינוי קיבלה אותה. היא לא רצתה, היא עמדה על רגליה האחוריות, אבל היא קיבלה אותה, ואני התפלאתי מדוע היא קיבלה אותה. והנה התגלה לי הסוד. אני לא יודע אפיל</w:t>
      </w:r>
      <w:r>
        <w:rPr>
          <w:rFonts w:hint="cs"/>
          <w:rtl/>
        </w:rPr>
        <w:t xml:space="preserve">ו אם השר פורז יודע, אבל מישהו אחר שם כנראה כן יודע. </w:t>
      </w:r>
    </w:p>
    <w:p w14:paraId="3530BBED" w14:textId="77777777" w:rsidR="00000000" w:rsidRDefault="007C71EE">
      <w:pPr>
        <w:pStyle w:val="a"/>
        <w:rPr>
          <w:rFonts w:hint="cs"/>
          <w:rtl/>
        </w:rPr>
      </w:pPr>
    </w:p>
    <w:p w14:paraId="29A63F4D" w14:textId="77777777" w:rsidR="00000000" w:rsidRDefault="007C71EE">
      <w:pPr>
        <w:pStyle w:val="a"/>
        <w:rPr>
          <w:rFonts w:hint="cs"/>
          <w:rtl/>
        </w:rPr>
      </w:pPr>
      <w:r>
        <w:rPr>
          <w:rFonts w:hint="cs"/>
          <w:rtl/>
        </w:rPr>
        <w:t>הממשלה באה ואמרה כך: אנחנו נקל על גזירת קצבאות הילדים. ומה נעשה? במקום לפרוס זאת לארבע שנים, אנחנו נפרוס את זה לשבע שנים. אבל הם אמרו: בשנה הראשונה זה בלתי אפשרי כי בנינו על זה, אבל נעשה ככה: בשנה הראשו</w:t>
      </w:r>
      <w:r>
        <w:rPr>
          <w:rFonts w:hint="cs"/>
          <w:rtl/>
        </w:rPr>
        <w:t xml:space="preserve">נה תהיה המנה שלמה, ובכל שש השנים הבאות זה יחולק שווה. </w:t>
      </w:r>
    </w:p>
    <w:p w14:paraId="69D73C65" w14:textId="77777777" w:rsidR="00000000" w:rsidRDefault="007C71EE">
      <w:pPr>
        <w:pStyle w:val="a"/>
        <w:rPr>
          <w:rFonts w:hint="cs"/>
          <w:rtl/>
        </w:rPr>
      </w:pPr>
    </w:p>
    <w:p w14:paraId="0134DD37" w14:textId="77777777" w:rsidR="00000000" w:rsidRDefault="007C71EE">
      <w:pPr>
        <w:pStyle w:val="a"/>
        <w:rPr>
          <w:rFonts w:hint="cs"/>
          <w:rtl/>
        </w:rPr>
      </w:pPr>
      <w:r>
        <w:rPr>
          <w:rFonts w:hint="cs"/>
          <w:rtl/>
        </w:rPr>
        <w:t>אנחנו בכלל לא פרטנרים. כשמדברים על קצבאות ילדים או על דברים כאלה, אנחנו משתדלים לעמוד כעניים בפתח, שידברו אתנו. לפעמים כן מדברים, לפעמים לא מדברים. הם משחקים אתנו. הם נותנים לנו מנה אחת אפיים בגלל השנ</w:t>
      </w:r>
      <w:r>
        <w:rPr>
          <w:rFonts w:hint="cs"/>
          <w:rtl/>
        </w:rPr>
        <w:t>ים הטובות שעברנו, שבע השנים הטובות כביכול.</w:t>
      </w:r>
    </w:p>
    <w:p w14:paraId="64173762" w14:textId="77777777" w:rsidR="00000000" w:rsidRDefault="007C71EE">
      <w:pPr>
        <w:pStyle w:val="a"/>
        <w:rPr>
          <w:rFonts w:hint="cs"/>
          <w:rtl/>
        </w:rPr>
      </w:pPr>
    </w:p>
    <w:p w14:paraId="69B4917A" w14:textId="77777777" w:rsidR="00000000" w:rsidRDefault="007C71EE">
      <w:pPr>
        <w:pStyle w:val="a"/>
        <w:rPr>
          <w:rFonts w:hint="cs"/>
          <w:rtl/>
        </w:rPr>
      </w:pPr>
      <w:r>
        <w:rPr>
          <w:rFonts w:hint="cs"/>
          <w:rtl/>
        </w:rPr>
        <w:t>מה מתברר? הבוקר אני מקבל את הנייר הסודי. בכלל, הם עובדים עם ניירות סודיים. כדאי שתדע את זה, אדוני השר. ומה יש בניירות הסודיים? יש ככה: המנה הראשונה 27%, לא 25%, כי אם זו מנה ראשונה זה היה צריך להיות 25%. אחרי חצי</w:t>
      </w:r>
      <w:r>
        <w:rPr>
          <w:rFonts w:hint="cs"/>
          <w:rtl/>
        </w:rPr>
        <w:t xml:space="preserve"> שנה, בינואר, עוד 22%. </w:t>
      </w:r>
    </w:p>
    <w:p w14:paraId="4F3DE9AF" w14:textId="77777777" w:rsidR="00000000" w:rsidRDefault="007C71EE">
      <w:pPr>
        <w:pStyle w:val="a"/>
        <w:rPr>
          <w:rFonts w:hint="cs"/>
          <w:rtl/>
        </w:rPr>
      </w:pPr>
    </w:p>
    <w:p w14:paraId="153ABBCA" w14:textId="77777777" w:rsidR="00000000" w:rsidRDefault="007C71EE">
      <w:pPr>
        <w:pStyle w:val="ac"/>
        <w:rPr>
          <w:rtl/>
        </w:rPr>
      </w:pPr>
      <w:r>
        <w:rPr>
          <w:rFonts w:hint="eastAsia"/>
          <w:rtl/>
        </w:rPr>
        <w:t>שר</w:t>
      </w:r>
      <w:r>
        <w:rPr>
          <w:rtl/>
        </w:rPr>
        <w:t xml:space="preserve"> הפנים אברהם פורז:</w:t>
      </w:r>
    </w:p>
    <w:p w14:paraId="0942E65D" w14:textId="77777777" w:rsidR="00000000" w:rsidRDefault="007C71EE">
      <w:pPr>
        <w:pStyle w:val="a"/>
        <w:rPr>
          <w:rFonts w:hint="cs"/>
          <w:rtl/>
        </w:rPr>
      </w:pPr>
    </w:p>
    <w:p w14:paraId="668C372E" w14:textId="77777777" w:rsidR="00000000" w:rsidRDefault="007C71EE">
      <w:pPr>
        <w:pStyle w:val="a"/>
        <w:rPr>
          <w:rFonts w:hint="cs"/>
          <w:rtl/>
        </w:rPr>
      </w:pPr>
      <w:r>
        <w:rPr>
          <w:rFonts w:hint="cs"/>
          <w:rtl/>
        </w:rPr>
        <w:t>מה לעשות, אין כסף בקופה.</w:t>
      </w:r>
    </w:p>
    <w:p w14:paraId="2C2DBECC" w14:textId="77777777" w:rsidR="00000000" w:rsidRDefault="007C71EE">
      <w:pPr>
        <w:pStyle w:val="a"/>
        <w:rPr>
          <w:rFonts w:hint="cs"/>
          <w:rtl/>
        </w:rPr>
      </w:pPr>
    </w:p>
    <w:p w14:paraId="71FD5ED7" w14:textId="77777777" w:rsidR="00000000" w:rsidRDefault="007C71EE">
      <w:pPr>
        <w:pStyle w:val="SpeakerCon"/>
        <w:rPr>
          <w:rtl/>
        </w:rPr>
      </w:pPr>
      <w:bookmarkStart w:id="1303" w:name="FS000000531T27_05_2003_13_30_02C"/>
      <w:bookmarkEnd w:id="1303"/>
      <w:r>
        <w:rPr>
          <w:rFonts w:hint="eastAsia"/>
          <w:rtl/>
        </w:rPr>
        <w:t>אברהם</w:t>
      </w:r>
      <w:r>
        <w:rPr>
          <w:rtl/>
        </w:rPr>
        <w:t xml:space="preserve"> רביץ (יהדות התורה):</w:t>
      </w:r>
    </w:p>
    <w:p w14:paraId="202C49EE" w14:textId="77777777" w:rsidR="00000000" w:rsidRDefault="007C71EE">
      <w:pPr>
        <w:pStyle w:val="a"/>
        <w:rPr>
          <w:rFonts w:hint="cs"/>
          <w:rtl/>
        </w:rPr>
      </w:pPr>
    </w:p>
    <w:p w14:paraId="5E1CF19F" w14:textId="77777777" w:rsidR="00000000" w:rsidRDefault="007C71EE">
      <w:pPr>
        <w:pStyle w:val="a"/>
        <w:rPr>
          <w:rFonts w:hint="cs"/>
          <w:rtl/>
        </w:rPr>
      </w:pPr>
      <w:r>
        <w:rPr>
          <w:rFonts w:hint="cs"/>
          <w:rtl/>
        </w:rPr>
        <w:t xml:space="preserve">עזוב את ה"מה לעשות". שלא ישקרו לי מלכתחילה. אם אין כסף אז רק מהילדים לקחת? </w:t>
      </w:r>
    </w:p>
    <w:p w14:paraId="176E4984" w14:textId="77777777" w:rsidR="00000000" w:rsidRDefault="007C71EE">
      <w:pPr>
        <w:pStyle w:val="a"/>
        <w:rPr>
          <w:rFonts w:hint="cs"/>
          <w:rtl/>
        </w:rPr>
      </w:pPr>
    </w:p>
    <w:p w14:paraId="7D06FDE1" w14:textId="77777777" w:rsidR="00000000" w:rsidRDefault="007C71EE">
      <w:pPr>
        <w:pStyle w:val="a"/>
        <w:rPr>
          <w:rFonts w:hint="cs"/>
          <w:rtl/>
        </w:rPr>
      </w:pPr>
      <w:r>
        <w:rPr>
          <w:rFonts w:hint="cs"/>
          <w:rtl/>
        </w:rPr>
        <w:t>זאת אומרת, לקחו 50% מהקצבה הזאת והבינו שיש כאן עסק עם משפחות עניות. זה דבר נורא</w:t>
      </w:r>
      <w:r>
        <w:rPr>
          <w:rFonts w:hint="cs"/>
          <w:rtl/>
        </w:rPr>
        <w:t xml:space="preserve"> ואיום. בעיקר מה שנורא, אתה לא יודע איפה אתה עומד עם הממשלה. שקר. מותר לשקר? לא חראם לשקר? תאמרו לנו. הרי הגזירות הן גזירות נוראיות, בפרט למגזר שאני מייצג בכנסת.  תודה רבה, אדוני.</w:t>
      </w:r>
    </w:p>
    <w:p w14:paraId="10469208" w14:textId="77777777" w:rsidR="00000000" w:rsidRDefault="007C71EE">
      <w:pPr>
        <w:pStyle w:val="a"/>
        <w:rPr>
          <w:rFonts w:hint="cs"/>
          <w:rtl/>
        </w:rPr>
      </w:pPr>
    </w:p>
    <w:p w14:paraId="7E5D08F4" w14:textId="77777777" w:rsidR="00000000" w:rsidRDefault="007C71EE">
      <w:pPr>
        <w:pStyle w:val="ad"/>
        <w:rPr>
          <w:rtl/>
        </w:rPr>
      </w:pPr>
      <w:r>
        <w:rPr>
          <w:rtl/>
        </w:rPr>
        <w:t>היו"ר אלי בן-מנחם:</w:t>
      </w:r>
    </w:p>
    <w:p w14:paraId="522D86DB" w14:textId="77777777" w:rsidR="00000000" w:rsidRDefault="007C71EE">
      <w:pPr>
        <w:pStyle w:val="a"/>
        <w:rPr>
          <w:rtl/>
        </w:rPr>
      </w:pPr>
    </w:p>
    <w:p w14:paraId="379B501B" w14:textId="77777777" w:rsidR="00000000" w:rsidRDefault="007C71EE">
      <w:pPr>
        <w:pStyle w:val="a"/>
        <w:rPr>
          <w:rFonts w:hint="cs"/>
          <w:rtl/>
        </w:rPr>
      </w:pPr>
      <w:r>
        <w:rPr>
          <w:rFonts w:hint="cs"/>
          <w:rtl/>
        </w:rPr>
        <w:t xml:space="preserve">תודה רבה לחבר הכנסת אברהם רביץ. אני מזמין את חבר הכנסת </w:t>
      </w:r>
      <w:r>
        <w:rPr>
          <w:rFonts w:hint="cs"/>
          <w:rtl/>
        </w:rPr>
        <w:t xml:space="preserve">עסאם מח'ול, בבקשה. אחריו </w:t>
      </w:r>
      <w:r>
        <w:rPr>
          <w:rtl/>
        </w:rPr>
        <w:t>–</w:t>
      </w:r>
      <w:r>
        <w:rPr>
          <w:rFonts w:hint="cs"/>
          <w:rtl/>
        </w:rPr>
        <w:t xml:space="preserve"> חברת הכנסת דליה איציק. </w:t>
      </w:r>
    </w:p>
    <w:p w14:paraId="5C5CFFC3" w14:textId="77777777" w:rsidR="00000000" w:rsidRDefault="007C71EE">
      <w:pPr>
        <w:pStyle w:val="a"/>
        <w:rPr>
          <w:rFonts w:hint="cs"/>
          <w:rtl/>
        </w:rPr>
      </w:pPr>
    </w:p>
    <w:p w14:paraId="76CCC184" w14:textId="77777777" w:rsidR="00000000" w:rsidRDefault="007C71EE">
      <w:pPr>
        <w:pStyle w:val="ac"/>
        <w:rPr>
          <w:rtl/>
        </w:rPr>
      </w:pPr>
      <w:r>
        <w:rPr>
          <w:rFonts w:hint="eastAsia"/>
          <w:rtl/>
        </w:rPr>
        <w:t>עזמי</w:t>
      </w:r>
      <w:r>
        <w:rPr>
          <w:rtl/>
        </w:rPr>
        <w:t xml:space="preserve"> בשארה (בל"ד):</w:t>
      </w:r>
    </w:p>
    <w:p w14:paraId="2828D173" w14:textId="77777777" w:rsidR="00000000" w:rsidRDefault="007C71EE">
      <w:pPr>
        <w:pStyle w:val="a"/>
        <w:rPr>
          <w:rFonts w:hint="cs"/>
          <w:rtl/>
        </w:rPr>
      </w:pPr>
    </w:p>
    <w:p w14:paraId="40F80337" w14:textId="77777777" w:rsidR="00000000" w:rsidRDefault="007C71EE">
      <w:pPr>
        <w:pStyle w:val="a"/>
        <w:rPr>
          <w:rFonts w:hint="cs"/>
          <w:rtl/>
        </w:rPr>
      </w:pPr>
      <w:r>
        <w:rPr>
          <w:rFonts w:hint="cs"/>
          <w:rtl/>
        </w:rPr>
        <w:t>ואחריה, אדוני היושב-ראש?</w:t>
      </w:r>
    </w:p>
    <w:p w14:paraId="05A0380A" w14:textId="77777777" w:rsidR="00000000" w:rsidRDefault="007C71EE">
      <w:pPr>
        <w:pStyle w:val="a"/>
        <w:rPr>
          <w:rFonts w:hint="cs"/>
          <w:rtl/>
        </w:rPr>
      </w:pPr>
    </w:p>
    <w:p w14:paraId="6E92900D" w14:textId="77777777" w:rsidR="00000000" w:rsidRDefault="007C71EE">
      <w:pPr>
        <w:pStyle w:val="ad"/>
        <w:rPr>
          <w:rtl/>
        </w:rPr>
      </w:pPr>
      <w:r>
        <w:rPr>
          <w:rtl/>
        </w:rPr>
        <w:t>היו"ר אלי בן-מנחם:</w:t>
      </w:r>
    </w:p>
    <w:p w14:paraId="07AD3A50" w14:textId="77777777" w:rsidR="00000000" w:rsidRDefault="007C71EE">
      <w:pPr>
        <w:pStyle w:val="a"/>
        <w:rPr>
          <w:rtl/>
        </w:rPr>
      </w:pPr>
    </w:p>
    <w:p w14:paraId="1BA2BEA5" w14:textId="77777777" w:rsidR="00000000" w:rsidRDefault="007C71EE">
      <w:pPr>
        <w:pStyle w:val="a"/>
        <w:rPr>
          <w:rFonts w:hint="cs"/>
          <w:rtl/>
        </w:rPr>
      </w:pPr>
      <w:r>
        <w:rPr>
          <w:rFonts w:hint="cs"/>
          <w:rtl/>
        </w:rPr>
        <w:t xml:space="preserve">אחריה </w:t>
      </w:r>
      <w:r>
        <w:rPr>
          <w:rtl/>
        </w:rPr>
        <w:t>–</w:t>
      </w:r>
      <w:r>
        <w:rPr>
          <w:rFonts w:hint="cs"/>
          <w:rtl/>
        </w:rPr>
        <w:t xml:space="preserve"> חבר הכנסת שלמה בניזרי. אחרי חבר הכנסת בניזרי </w:t>
      </w:r>
      <w:r>
        <w:rPr>
          <w:rtl/>
        </w:rPr>
        <w:t>–</w:t>
      </w:r>
      <w:r>
        <w:rPr>
          <w:rFonts w:hint="cs"/>
          <w:rtl/>
        </w:rPr>
        <w:t xml:space="preserve"> חבר הכנסת עזמי בשארה. בבקשה, חבר הכנסת עסאם מח'ול. </w:t>
      </w:r>
    </w:p>
    <w:p w14:paraId="4D788087" w14:textId="77777777" w:rsidR="00000000" w:rsidRDefault="007C71EE">
      <w:pPr>
        <w:pStyle w:val="a"/>
        <w:rPr>
          <w:rFonts w:hint="cs"/>
          <w:rtl/>
        </w:rPr>
      </w:pPr>
    </w:p>
    <w:p w14:paraId="22E7AAEA" w14:textId="77777777" w:rsidR="00000000" w:rsidRDefault="007C71EE">
      <w:pPr>
        <w:pStyle w:val="Speaker"/>
        <w:rPr>
          <w:rtl/>
        </w:rPr>
      </w:pPr>
      <w:bookmarkStart w:id="1304" w:name="FS000000542T27_05_2003_13_34_45"/>
      <w:bookmarkEnd w:id="1304"/>
      <w:r>
        <w:rPr>
          <w:rFonts w:hint="eastAsia"/>
          <w:rtl/>
        </w:rPr>
        <w:t>עסאם</w:t>
      </w:r>
      <w:r>
        <w:rPr>
          <w:rtl/>
        </w:rPr>
        <w:t xml:space="preserve"> מח'ול (חד"ש-תע"ל):</w:t>
      </w:r>
    </w:p>
    <w:p w14:paraId="2C948DC1" w14:textId="77777777" w:rsidR="00000000" w:rsidRDefault="007C71EE">
      <w:pPr>
        <w:pStyle w:val="a"/>
        <w:rPr>
          <w:rFonts w:hint="cs"/>
          <w:rtl/>
        </w:rPr>
      </w:pPr>
    </w:p>
    <w:p w14:paraId="5A0EE82C" w14:textId="77777777" w:rsidR="00000000" w:rsidRDefault="007C71EE">
      <w:pPr>
        <w:pStyle w:val="a"/>
        <w:rPr>
          <w:rFonts w:hint="cs"/>
          <w:rtl/>
        </w:rPr>
      </w:pPr>
      <w:r>
        <w:rPr>
          <w:rFonts w:hint="cs"/>
          <w:rtl/>
        </w:rPr>
        <w:t>אדוני</w:t>
      </w:r>
      <w:r>
        <w:rPr>
          <w:rFonts w:hint="cs"/>
          <w:rtl/>
        </w:rPr>
        <w:t xml:space="preserve"> היושב-ראש, חברי הכנסת, אני אחזור על הטענה המרכזית שאני מעמיד בדיון בשאלת התוכנית הכלכלית. זו לא תוכנית כלכלית בעיקר, אלא זו שאלה יותר עמוקה, שאלה של אידיאולוגיה, של תפיסת עולם, תפיסת מקומן של הדמוקרטיה ושל זכויות הפרט בחברה הישראלית. זאת תוכנית שאמורה לחו</w:t>
      </w:r>
      <w:r>
        <w:rPr>
          <w:rFonts w:hint="cs"/>
          <w:rtl/>
        </w:rPr>
        <w:t>לל מהפך במבנה החברתי הישראלי, ולחולל מהפך במדיניות, במבנה הפוליטי בתוך המדינה הזאת. זאת שאלה של אידיאולוגיה, החלפת אידיאולוגיה, העמקת אידיאולוגיה פונדמנטליסטית של דריסת השכבות שנחשבות בעיני הממשלה הזאת ובעיני מי שמייצג את הממשלה הזאת כשכבות מיותרות, בעצם כ</w:t>
      </w:r>
      <w:r>
        <w:rPr>
          <w:rFonts w:hint="cs"/>
          <w:rtl/>
        </w:rPr>
        <w:t xml:space="preserve">שכבות לא רלוונטיות. </w:t>
      </w:r>
    </w:p>
    <w:p w14:paraId="08EDCFA2" w14:textId="77777777" w:rsidR="00000000" w:rsidRDefault="007C71EE">
      <w:pPr>
        <w:pStyle w:val="a"/>
        <w:ind w:firstLine="0"/>
        <w:rPr>
          <w:rFonts w:hint="cs"/>
          <w:rtl/>
        </w:rPr>
      </w:pPr>
    </w:p>
    <w:p w14:paraId="26431FB1" w14:textId="77777777" w:rsidR="00000000" w:rsidRDefault="007C71EE">
      <w:pPr>
        <w:pStyle w:val="a"/>
        <w:ind w:firstLine="0"/>
        <w:rPr>
          <w:rFonts w:hint="cs"/>
          <w:rtl/>
        </w:rPr>
      </w:pPr>
      <w:r>
        <w:rPr>
          <w:rFonts w:hint="cs"/>
          <w:rtl/>
        </w:rPr>
        <w:tab/>
        <w:t>בתכניות הקודמות שהביאה הממשלה הזאת בשנה האחרונה, היא סימנה בצורה חד-משמעית את שכבות המצוקה, בעלי ההכנסה הנמוכה, העובדים מקבלי שכר המינימום.</w:t>
      </w:r>
    </w:p>
    <w:p w14:paraId="782398B9" w14:textId="77777777" w:rsidR="00000000" w:rsidRDefault="007C71EE">
      <w:pPr>
        <w:pStyle w:val="a"/>
        <w:ind w:firstLine="0"/>
        <w:rPr>
          <w:rFonts w:hint="cs"/>
          <w:rtl/>
        </w:rPr>
      </w:pPr>
    </w:p>
    <w:p w14:paraId="08A6DFBB" w14:textId="77777777" w:rsidR="00000000" w:rsidRDefault="007C71EE">
      <w:pPr>
        <w:pStyle w:val="ad"/>
        <w:rPr>
          <w:rtl/>
        </w:rPr>
      </w:pPr>
      <w:r>
        <w:rPr>
          <w:rtl/>
        </w:rPr>
        <w:t>היו"ר אלי בן-מנחם:</w:t>
      </w:r>
    </w:p>
    <w:p w14:paraId="04E1B96B" w14:textId="77777777" w:rsidR="00000000" w:rsidRDefault="007C71EE">
      <w:pPr>
        <w:pStyle w:val="a"/>
        <w:rPr>
          <w:rtl/>
        </w:rPr>
      </w:pPr>
    </w:p>
    <w:p w14:paraId="6292DEFD" w14:textId="77777777" w:rsidR="00000000" w:rsidRDefault="007C71EE">
      <w:pPr>
        <w:pStyle w:val="a"/>
        <w:rPr>
          <w:rFonts w:hint="cs"/>
          <w:rtl/>
        </w:rPr>
      </w:pPr>
      <w:r>
        <w:rPr>
          <w:rFonts w:hint="cs"/>
          <w:rtl/>
        </w:rPr>
        <w:t>השר שוב נעלם. הוא הגיע והסביר לנו מה קרה. אם תוך חמש דקות הוא לא יהיה במ</w:t>
      </w:r>
      <w:r>
        <w:rPr>
          <w:rFonts w:hint="cs"/>
          <w:rtl/>
        </w:rPr>
        <w:t>ליאה, איאלץ לנעול את הישיבה. אני לא מוכן שהממשלה תזלזל במליאת הכנסת.</w:t>
      </w:r>
    </w:p>
    <w:p w14:paraId="378174B1" w14:textId="77777777" w:rsidR="00000000" w:rsidRDefault="007C71EE">
      <w:pPr>
        <w:pStyle w:val="a"/>
        <w:ind w:firstLine="0"/>
        <w:rPr>
          <w:rFonts w:hint="cs"/>
          <w:rtl/>
        </w:rPr>
      </w:pPr>
    </w:p>
    <w:p w14:paraId="7C666989" w14:textId="77777777" w:rsidR="00000000" w:rsidRDefault="007C71EE">
      <w:pPr>
        <w:pStyle w:val="SpeakerCon"/>
        <w:rPr>
          <w:rtl/>
        </w:rPr>
      </w:pPr>
      <w:bookmarkStart w:id="1305" w:name="FS000000542T27_05_2003_17_21_47"/>
      <w:bookmarkStart w:id="1306" w:name="FS000000542T27_05_2003_17_21_48C"/>
      <w:bookmarkEnd w:id="1305"/>
      <w:bookmarkEnd w:id="1306"/>
      <w:r>
        <w:rPr>
          <w:rtl/>
        </w:rPr>
        <w:t>עסאם מח'ול (חד"ש-תע"ל):</w:t>
      </w:r>
    </w:p>
    <w:p w14:paraId="7FEBB8A8" w14:textId="77777777" w:rsidR="00000000" w:rsidRDefault="007C71EE">
      <w:pPr>
        <w:pStyle w:val="a"/>
        <w:rPr>
          <w:rtl/>
        </w:rPr>
      </w:pPr>
    </w:p>
    <w:p w14:paraId="11180A08" w14:textId="77777777" w:rsidR="00000000" w:rsidRDefault="007C71EE">
      <w:pPr>
        <w:pStyle w:val="a"/>
        <w:rPr>
          <w:rFonts w:hint="cs"/>
          <w:rtl/>
        </w:rPr>
      </w:pPr>
      <w:bookmarkStart w:id="1307" w:name="FS000000542T27_05_2003_12_59_19"/>
      <w:bookmarkEnd w:id="1307"/>
      <w:r>
        <w:rPr>
          <w:rFonts w:hint="cs"/>
          <w:rtl/>
        </w:rPr>
        <w:t>הממשלה הזאת קבעה ששכבות המצוקה, העובדים הפשוטים, המובטלים, העניים, המשפחות החד-הוריות, הילדים של שכבות אלה והנשים, כולם מיותרים. הם לא רלוונטיים.</w:t>
      </w:r>
    </w:p>
    <w:p w14:paraId="62459844" w14:textId="77777777" w:rsidR="00000000" w:rsidRDefault="007C71EE">
      <w:pPr>
        <w:pStyle w:val="a"/>
        <w:rPr>
          <w:rFonts w:hint="cs"/>
          <w:rtl/>
        </w:rPr>
      </w:pPr>
    </w:p>
    <w:p w14:paraId="22EF4DDC" w14:textId="77777777" w:rsidR="00000000" w:rsidRDefault="007C71EE">
      <w:pPr>
        <w:pStyle w:val="a"/>
        <w:rPr>
          <w:rFonts w:hint="cs"/>
          <w:rtl/>
        </w:rPr>
      </w:pPr>
      <w:r>
        <w:rPr>
          <w:rFonts w:hint="cs"/>
          <w:rtl/>
        </w:rPr>
        <w:t>בתוכנית שהיא מ</w:t>
      </w:r>
      <w:r>
        <w:rPr>
          <w:rFonts w:hint="cs"/>
          <w:rtl/>
        </w:rPr>
        <w:t>ביאה לנו היום, היא קובעת שגם שכבות הביניים, מעמד הביניים שאותו אמור לייצג השר היוצא-נכנס-ויוצא, שר הפנים, גם הוא מעמד לא רלוונטי, או יהפוך לכזה בעיני הממשלה הזאת. גם הבית הזה והדמוקרטיה הופכים להיות פחות ופחות רלוונטיים עבור הממשלה הזאת.</w:t>
      </w:r>
    </w:p>
    <w:p w14:paraId="518AACA4" w14:textId="77777777" w:rsidR="00000000" w:rsidRDefault="007C71EE">
      <w:pPr>
        <w:pStyle w:val="a"/>
        <w:rPr>
          <w:rFonts w:hint="cs"/>
          <w:rtl/>
        </w:rPr>
      </w:pPr>
    </w:p>
    <w:p w14:paraId="500DE080" w14:textId="77777777" w:rsidR="00000000" w:rsidRDefault="007C71EE">
      <w:pPr>
        <w:pStyle w:val="a"/>
        <w:rPr>
          <w:rFonts w:hint="cs"/>
          <w:rtl/>
        </w:rPr>
      </w:pPr>
      <w:r>
        <w:rPr>
          <w:rFonts w:hint="cs"/>
          <w:rtl/>
        </w:rPr>
        <w:t>אני חושב שיש תהלי</w:t>
      </w:r>
      <w:r>
        <w:rPr>
          <w:rFonts w:hint="cs"/>
          <w:rtl/>
        </w:rPr>
        <w:t xml:space="preserve">ך מסוכן שאנחנו צריכים להתריע עליו כאן. אנחנו יודעים שלא כל מה שהממשלה הזאת רוצה, היא תשיג. לא מזמן ראש הממשלה והממשלה הזאת קבעו שהשלום, למשל, לא רלוונטי. הם קבעו שראש הרשות הפלסטינית יאסר ערפאת לא רלוונטי. הרי ציני לומר את הדברים האלה היום, כי הממשלה הזאת </w:t>
      </w:r>
      <w:r>
        <w:rPr>
          <w:rFonts w:hint="cs"/>
          <w:rtl/>
        </w:rPr>
        <w:t>גילתה בדרך הקשה, במחיר כבד, שההתפתחות לא תישק על פי רצונה.</w:t>
      </w:r>
    </w:p>
    <w:p w14:paraId="3F6A6EEF" w14:textId="77777777" w:rsidR="00000000" w:rsidRDefault="007C71EE">
      <w:pPr>
        <w:pStyle w:val="a"/>
        <w:rPr>
          <w:rFonts w:hint="cs"/>
          <w:rtl/>
        </w:rPr>
      </w:pPr>
    </w:p>
    <w:p w14:paraId="712E97E5" w14:textId="77777777" w:rsidR="00000000" w:rsidRDefault="007C71EE">
      <w:pPr>
        <w:pStyle w:val="a"/>
        <w:rPr>
          <w:rFonts w:hint="cs"/>
          <w:rtl/>
        </w:rPr>
      </w:pPr>
      <w:r>
        <w:rPr>
          <w:rFonts w:hint="cs"/>
          <w:rtl/>
        </w:rPr>
        <w:t>כל הקביעות בשנתיים האחרונות שולמו בדם רב של פלסטינים ושל ישראלים, בקריסה טוטלית של החברה הפלסטינית, אבל גם של החברה הישראלית; שולמו במטבע הקריסה המוסרית של החברה הישראלית.  הן שולמו לשווא, כי המדי</w:t>
      </w:r>
      <w:r>
        <w:rPr>
          <w:rFonts w:hint="cs"/>
          <w:rtl/>
        </w:rPr>
        <w:t>ניות של הממשלה הזאת פשטה את הרגל. המדיניות של פתרון כוחני, שביטא יותר מכל אחד אחר הרמטכ"ל בריאיון הראשון שלו לאחר שהתמנה. הוא קבע בצורה בוטה, שמטרת המלחמה שממשלת ישראל מנהלת נגד העם הפלסטיני, היא לחרות בתודעת כל ילד פלסטיני שאי-אפשר להתנגד לכיבוש הישראלי ו</w:t>
      </w:r>
      <w:r>
        <w:rPr>
          <w:rFonts w:hint="cs"/>
          <w:rtl/>
        </w:rPr>
        <w:t>להשיג הישגים. זו היתה הקביעה, זה היה המוטו של הממשלה הזאת. בגלל המוטו הזה שילמו שני העמים מחיר כבד של אלפי הרוגים ופצועים, של קריסה כוללת של הכלכלה. אנחנו משלמים את המחיר גם עכשיו בתוכנית הכלכלית הזאת, לאחר כמה תוכניות כלכליות קודמות שהביאו לנו.</w:t>
      </w:r>
    </w:p>
    <w:p w14:paraId="23861A90" w14:textId="77777777" w:rsidR="00000000" w:rsidRDefault="007C71EE">
      <w:pPr>
        <w:pStyle w:val="a"/>
        <w:rPr>
          <w:rFonts w:hint="cs"/>
          <w:rtl/>
        </w:rPr>
      </w:pPr>
    </w:p>
    <w:p w14:paraId="6AB5CF37" w14:textId="77777777" w:rsidR="00000000" w:rsidRDefault="007C71EE">
      <w:pPr>
        <w:pStyle w:val="a"/>
        <w:rPr>
          <w:rFonts w:hint="cs"/>
          <w:rtl/>
        </w:rPr>
      </w:pPr>
      <w:r>
        <w:rPr>
          <w:rFonts w:hint="cs"/>
          <w:rtl/>
        </w:rPr>
        <w:t>משרד האוצ</w:t>
      </w:r>
      <w:r>
        <w:rPr>
          <w:rFonts w:hint="cs"/>
          <w:rtl/>
        </w:rPr>
        <w:t>ר קבע, שעד אוגוסט 2002, העלות של המלחמה הזאת כדי לחרות בתודעת כל ילד פלסטיני שאי-אפשר להתנגד לכיבוש הישראלי - אז גם לא קראו לו כיבוש, השינוי הזה חל רק אתמול - הוא 50 מיליארד שקל. מאז עברו עוד כעשרה חודשים של מלחמה מסיבית נגד העם הפלסטיני, של תוקפנות אלימה,</w:t>
      </w:r>
      <w:r>
        <w:rPr>
          <w:rFonts w:hint="cs"/>
          <w:rtl/>
        </w:rPr>
        <w:t xml:space="preserve"> של דיכוי עם, של פשעי מלחמה, של מרדף אחר מתנדבים מארצות חוץ שבאים לחצוץ בין כדורי הצבא והטנקים הישראליים לבין הנשים הפלסטיניות, הילדים הפלסטינים ואזרחים אחרים. 50 מיליארד שקל, כדי לדכא את העם הפלסטיני ואת שאיפתו לעצמאות ולשחרור מהכיבוש. </w:t>
      </w:r>
    </w:p>
    <w:p w14:paraId="5BDB6711" w14:textId="77777777" w:rsidR="00000000" w:rsidRDefault="007C71EE">
      <w:pPr>
        <w:pStyle w:val="a"/>
        <w:rPr>
          <w:rFonts w:hint="cs"/>
          <w:rtl/>
        </w:rPr>
      </w:pPr>
    </w:p>
    <w:p w14:paraId="0B0DDB35" w14:textId="77777777" w:rsidR="00000000" w:rsidRDefault="007C71EE">
      <w:pPr>
        <w:pStyle w:val="a"/>
        <w:rPr>
          <w:rFonts w:hint="cs"/>
          <w:rtl/>
        </w:rPr>
      </w:pPr>
      <w:r>
        <w:rPr>
          <w:rFonts w:hint="cs"/>
          <w:rtl/>
        </w:rPr>
        <w:t>ב=10 מיליארדי שקל</w:t>
      </w:r>
      <w:r>
        <w:rPr>
          <w:rFonts w:hint="cs"/>
          <w:rtl/>
        </w:rPr>
        <w:t xml:space="preserve"> אפשר היה להקים מדינה פלסטינית ולהגיע לשלום צודק; אפשר היה לסיים את הכיבוש, לפרק את ההתנחלויות ולהחזיר את המתנחלים; אפשר היה להכיר באחריות לבעיית הפליטים ובפתרונה על בסיס החלטות האו"ם; אפשר היה לפתור את בעיית ירושלים על בסיס שתי בירות בעיר הזאת. 10 מיליארד</w:t>
      </w:r>
      <w:r>
        <w:rPr>
          <w:rFonts w:hint="cs"/>
          <w:rtl/>
        </w:rPr>
        <w:t>י שקל, זו עלות פתרון כזה, אולי 15 מיליארד שקל, אבל כדי לדכא, משלמים למעלה מ=70 מיליארד שקל.</w:t>
      </w:r>
    </w:p>
    <w:p w14:paraId="2D9F468A" w14:textId="77777777" w:rsidR="00000000" w:rsidRDefault="007C71EE">
      <w:pPr>
        <w:pStyle w:val="a"/>
        <w:rPr>
          <w:rFonts w:hint="cs"/>
          <w:rtl/>
        </w:rPr>
      </w:pPr>
    </w:p>
    <w:p w14:paraId="5261DE25" w14:textId="77777777" w:rsidR="00000000" w:rsidRDefault="007C71EE">
      <w:pPr>
        <w:pStyle w:val="a"/>
        <w:rPr>
          <w:rFonts w:hint="cs"/>
          <w:rtl/>
        </w:rPr>
      </w:pPr>
      <w:r>
        <w:rPr>
          <w:rFonts w:hint="cs"/>
          <w:rtl/>
        </w:rPr>
        <w:t>את 70 מיליארד השקל האלה גובים בצורה הברוטלית הזאת, במפת הדרכים החברתית הדורסנית שהממשלה הזאת מביאה לנו היום.</w:t>
      </w:r>
    </w:p>
    <w:p w14:paraId="0F940C42" w14:textId="77777777" w:rsidR="00000000" w:rsidRDefault="007C71EE">
      <w:pPr>
        <w:pStyle w:val="a"/>
        <w:rPr>
          <w:rFonts w:hint="cs"/>
          <w:rtl/>
        </w:rPr>
      </w:pPr>
    </w:p>
    <w:p w14:paraId="3DA6F926" w14:textId="77777777" w:rsidR="00000000" w:rsidRDefault="007C71EE">
      <w:pPr>
        <w:pStyle w:val="a"/>
        <w:rPr>
          <w:rFonts w:hint="cs"/>
          <w:rtl/>
        </w:rPr>
      </w:pPr>
      <w:r>
        <w:rPr>
          <w:rFonts w:hint="cs"/>
          <w:rtl/>
        </w:rPr>
        <w:t>אנחנו מודעים לכך שבפוליטיקה הישראלית יש שתי אסכולות מ</w:t>
      </w:r>
      <w:r>
        <w:rPr>
          <w:rFonts w:hint="cs"/>
          <w:rtl/>
        </w:rPr>
        <w:t>רכזיות. אסכולה אחת קובעת, שכדי לצאת מן המשבר הכולל של החברה הישראלית, שהוא גם משבר כלכלי, גם משבר חברתי, גם משבר מוסרי, גם משבר מדיני, גם משבר ביטחוני - צריך להפסיק את הכיבוש, את ההתנחלויות, את הכבישים העוקפים ואת גדרות ההפרדה שמטרתן לסרטט את גבולות המדינה</w:t>
      </w:r>
      <w:r>
        <w:rPr>
          <w:rFonts w:hint="cs"/>
          <w:rtl/>
        </w:rPr>
        <w:t xml:space="preserve"> הפלסטינית שעליה מדבר ראש הממשלה שרון, גם כאשר הוא מדבר על מפת הדרכים.</w:t>
      </w:r>
    </w:p>
    <w:p w14:paraId="49B0F0FC" w14:textId="77777777" w:rsidR="00000000" w:rsidRDefault="007C71EE">
      <w:pPr>
        <w:pStyle w:val="a"/>
        <w:rPr>
          <w:rFonts w:hint="cs"/>
          <w:rtl/>
        </w:rPr>
      </w:pPr>
    </w:p>
    <w:p w14:paraId="2419C6A5" w14:textId="77777777" w:rsidR="00000000" w:rsidRDefault="007C71EE">
      <w:pPr>
        <w:pStyle w:val="a"/>
        <w:rPr>
          <w:rFonts w:hint="cs"/>
          <w:rtl/>
        </w:rPr>
      </w:pPr>
      <w:r>
        <w:rPr>
          <w:rFonts w:hint="cs"/>
          <w:rtl/>
        </w:rPr>
        <w:t xml:space="preserve">המבחן האמיתי של האמירות של שרון הוא לא מה שאומר פיו, אלא מה שיעשו ידיו. חשוב שסוף-סוף נקבע על-ידי ראש ממשלת ישראל אריאל שרון, שישראל נמצאת בשטחים הפלסטיניים הכבושים ככובש, והכיבוש רע. </w:t>
      </w:r>
      <w:r>
        <w:rPr>
          <w:rFonts w:hint="cs"/>
          <w:rtl/>
        </w:rPr>
        <w:t>חשוב לחרות בתודעה הישראלית, שמה שמתרחש בגדה המערבית, בעזה ובמזרח-ירושלים הוא כיבוש רע. צריך לסיים את הכיבוש הזה.</w:t>
      </w:r>
    </w:p>
    <w:p w14:paraId="0BE66C48" w14:textId="77777777" w:rsidR="00000000" w:rsidRDefault="007C71EE">
      <w:pPr>
        <w:pStyle w:val="a"/>
        <w:rPr>
          <w:rFonts w:hint="cs"/>
          <w:rtl/>
        </w:rPr>
      </w:pPr>
    </w:p>
    <w:p w14:paraId="21D4AC72" w14:textId="77777777" w:rsidR="00000000" w:rsidRDefault="007C71EE">
      <w:pPr>
        <w:pStyle w:val="a"/>
        <w:rPr>
          <w:rFonts w:hint="cs"/>
          <w:rtl/>
        </w:rPr>
      </w:pPr>
      <w:r>
        <w:rPr>
          <w:rFonts w:hint="cs"/>
          <w:rtl/>
        </w:rPr>
        <w:t>לכן, אדוני היושב-ראש, גבולות המוצא ברורים: סיום הכיבוש, פירוק ההתנחלויות והחזרת המתנחלים, מדינה פלסטינית בגבולות 4 ביוני 1967. שום גבולות אחרי</w:t>
      </w:r>
      <w:r>
        <w:rPr>
          <w:rFonts w:hint="cs"/>
          <w:rtl/>
        </w:rPr>
        <w:t>ם. לב הסכסוך הוא לא גבולות יוני 1967, אלא ההזדמנות לפתרון. אנחנו קוראים להשתמש בהזדמנות זו לא למען העם הפלסטיני בלבד, אלא גם למען העם בישראל, גם למען השכבות החלשות שנדרסות ונרמסות על-ידי בעלי ההון. למען כולם צריך לקבל את פתרון השלום הצודק שאנחנו בחד"ש ובמק</w:t>
      </w:r>
      <w:r>
        <w:rPr>
          <w:rFonts w:hint="cs"/>
          <w:rtl/>
        </w:rPr>
        <w:t>"י סימנו גם כאשר היינו במדבר הפוליטי בישראל וגם בתוך העם הפלסטיני.</w:t>
      </w:r>
    </w:p>
    <w:p w14:paraId="76E86448" w14:textId="77777777" w:rsidR="00000000" w:rsidRDefault="007C71EE">
      <w:pPr>
        <w:pStyle w:val="a"/>
        <w:ind w:firstLine="0"/>
        <w:rPr>
          <w:rFonts w:hint="cs"/>
          <w:rtl/>
        </w:rPr>
      </w:pPr>
    </w:p>
    <w:p w14:paraId="4C5C1A50" w14:textId="77777777" w:rsidR="00000000" w:rsidRDefault="007C71EE">
      <w:pPr>
        <w:pStyle w:val="ad"/>
        <w:rPr>
          <w:rFonts w:hint="cs"/>
          <w:rtl/>
        </w:rPr>
      </w:pPr>
      <w:r>
        <w:rPr>
          <w:rtl/>
        </w:rPr>
        <w:t>היו"ר אלי בן-מנחם:</w:t>
      </w:r>
    </w:p>
    <w:p w14:paraId="046A4828" w14:textId="77777777" w:rsidR="00000000" w:rsidRDefault="007C71EE">
      <w:pPr>
        <w:pStyle w:val="a"/>
        <w:rPr>
          <w:rFonts w:hint="cs"/>
          <w:rtl/>
        </w:rPr>
      </w:pPr>
    </w:p>
    <w:p w14:paraId="7C5ED8E1" w14:textId="77777777" w:rsidR="00000000" w:rsidRDefault="007C71EE">
      <w:pPr>
        <w:pStyle w:val="a"/>
        <w:rPr>
          <w:rFonts w:hint="cs"/>
          <w:rtl/>
        </w:rPr>
      </w:pPr>
      <w:r>
        <w:rPr>
          <w:rFonts w:hint="cs"/>
          <w:rtl/>
        </w:rPr>
        <w:t xml:space="preserve">תודה לחבר הכנסת עסאם מח'ול. אני מזמין את חברת הכנסת דליה איציק. אחריה - חבר הכנסת שלמה בניזרי. חבר הכנסת יצחק וקנין יחליף את חבר הכנסת שלמה בניזרי. </w:t>
      </w:r>
    </w:p>
    <w:p w14:paraId="5DB33256" w14:textId="77777777" w:rsidR="00000000" w:rsidRDefault="007C71EE">
      <w:pPr>
        <w:pStyle w:val="a"/>
        <w:rPr>
          <w:color w:val="0000FF"/>
          <w:szCs w:val="28"/>
          <w:rtl/>
        </w:rPr>
      </w:pPr>
    </w:p>
    <w:p w14:paraId="3E9EFE29" w14:textId="77777777" w:rsidR="00000000" w:rsidRDefault="007C71EE">
      <w:pPr>
        <w:pStyle w:val="Speaker"/>
        <w:rPr>
          <w:rtl/>
        </w:rPr>
      </w:pPr>
      <w:bookmarkStart w:id="1308" w:name="FS000000433T27_05_2003_13_09_01"/>
      <w:bookmarkEnd w:id="1308"/>
      <w:r>
        <w:rPr>
          <w:rtl/>
        </w:rPr>
        <w:t>דליה איציק (העבודה</w:t>
      </w:r>
      <w:r>
        <w:rPr>
          <w:rtl/>
        </w:rPr>
        <w:t>-מימד):</w:t>
      </w:r>
    </w:p>
    <w:p w14:paraId="74893A77" w14:textId="77777777" w:rsidR="00000000" w:rsidRDefault="007C71EE">
      <w:pPr>
        <w:pStyle w:val="a"/>
        <w:rPr>
          <w:rFonts w:hint="cs"/>
          <w:rtl/>
        </w:rPr>
      </w:pPr>
    </w:p>
    <w:p w14:paraId="4F94E3B0" w14:textId="77777777" w:rsidR="00000000" w:rsidRDefault="007C71EE">
      <w:pPr>
        <w:pStyle w:val="a"/>
        <w:rPr>
          <w:rFonts w:hint="cs"/>
          <w:rtl/>
        </w:rPr>
      </w:pPr>
      <w:r>
        <w:rPr>
          <w:rFonts w:hint="cs"/>
          <w:rtl/>
        </w:rPr>
        <w:t>אדוני היושב-ראש, אדוני השר, חברי חברי הכנסת; אדוני השר, פתאום נפל לו האסימון, פתאום נפל לראש הממשלה האסימון, פתאום הוא מבין שיש קשר גורדי בין הביטחון לבין הכלכלה. פתאום הוא מבין שהם ירדו משמים כתאומים סיאמיים. והנה, ראש הממשלה עכשיו מסביר בסיעת הל</w:t>
      </w:r>
      <w:r>
        <w:rPr>
          <w:rFonts w:hint="cs"/>
          <w:rtl/>
        </w:rPr>
        <w:t xml:space="preserve">יכוד - וצריך לומר שהוא לגלג עליהם - אומר להם ראש הממשלה: מה, אתם לא מבינים? אי-אפשר לשפר את המשק, אי-אפשר לשפר את הכלכלה כי משקיעים לא באים למקום מסוכסך, כי משקיעים לא באים למקום שאין בו אווירה ידידותית, תומכת, לכלכלה. </w:t>
      </w:r>
    </w:p>
    <w:p w14:paraId="1DEFA58A" w14:textId="77777777" w:rsidR="00000000" w:rsidRDefault="007C71EE">
      <w:pPr>
        <w:pStyle w:val="a"/>
        <w:rPr>
          <w:rFonts w:hint="cs"/>
          <w:rtl/>
        </w:rPr>
      </w:pPr>
    </w:p>
    <w:p w14:paraId="0DAE675E" w14:textId="77777777" w:rsidR="00000000" w:rsidRDefault="007C71EE">
      <w:pPr>
        <w:pStyle w:val="a"/>
        <w:rPr>
          <w:rFonts w:hint="cs"/>
          <w:rtl/>
        </w:rPr>
      </w:pPr>
      <w:r>
        <w:rPr>
          <w:rFonts w:hint="cs"/>
          <w:rtl/>
        </w:rPr>
        <w:t>שנתיים וחצי, גם בהיותי שרה בממשלתו,</w:t>
      </w:r>
      <w:r>
        <w:rPr>
          <w:rFonts w:hint="cs"/>
          <w:rtl/>
        </w:rPr>
        <w:t xml:space="preserve"> הסברנו לו את זה פעם אחר פעם: אדוני ראש הממשלה - אלף תוכניות, אלף תוכניות לא יצליחו לכבות את הבעירה שהובערה כאן בשלוש השנים האחרונות. והנה אתמול מסביר ראש הממשלה - הסתכלתי בעיתון, חשבתי לעצמי: אולי זה מצנע? אולי זה פרס? שפשפתי את העיניים, אמרתי לעצמי: זה ל</w:t>
      </w:r>
      <w:r>
        <w:rPr>
          <w:rFonts w:hint="cs"/>
          <w:rtl/>
        </w:rPr>
        <w:t xml:space="preserve">א יכול להיות, אולי זה פרס? לא פרס - יוסי שריד. מדהים. מה קרה לו לאיש, אדוני השר? האם דיברת אתו בשבועות האחרונים? מה בדיוק קרה לו? האם זה שרון האחר? האם שרון השתנה, האם זה רק מס שפתיים? אני מודה שגם אותי הוא הצליח לבלבל. </w:t>
      </w:r>
    </w:p>
    <w:p w14:paraId="76C03884" w14:textId="77777777" w:rsidR="00000000" w:rsidRDefault="007C71EE">
      <w:pPr>
        <w:pStyle w:val="a"/>
        <w:rPr>
          <w:rFonts w:hint="cs"/>
          <w:rtl/>
        </w:rPr>
      </w:pPr>
    </w:p>
    <w:p w14:paraId="47452912" w14:textId="77777777" w:rsidR="00000000" w:rsidRDefault="007C71EE">
      <w:pPr>
        <w:pStyle w:val="a"/>
        <w:rPr>
          <w:rFonts w:hint="cs"/>
          <w:rtl/>
        </w:rPr>
      </w:pPr>
      <w:r>
        <w:rPr>
          <w:rFonts w:hint="cs"/>
          <w:rtl/>
        </w:rPr>
        <w:t>אדוני היושב-ראש, אומרת שינוי - ונמ</w:t>
      </w:r>
      <w:r>
        <w:rPr>
          <w:rFonts w:hint="cs"/>
          <w:rtl/>
        </w:rPr>
        <w:t xml:space="preserve">צא פה שר שאני מאוד מאוד מאוד מחשיבה ומעריכה, אני מודה, אחד מן הפרלמנטרים הטובים שיש לה למדינת ישראל - - - </w:t>
      </w:r>
    </w:p>
    <w:p w14:paraId="434580F7" w14:textId="77777777" w:rsidR="00000000" w:rsidRDefault="007C71EE">
      <w:pPr>
        <w:pStyle w:val="a"/>
        <w:rPr>
          <w:rFonts w:hint="cs"/>
          <w:rtl/>
        </w:rPr>
      </w:pPr>
    </w:p>
    <w:p w14:paraId="5C714D02" w14:textId="77777777" w:rsidR="00000000" w:rsidRDefault="007C71EE">
      <w:pPr>
        <w:pStyle w:val="ac"/>
        <w:rPr>
          <w:rtl/>
        </w:rPr>
      </w:pPr>
      <w:r>
        <w:rPr>
          <w:rFonts w:hint="eastAsia"/>
          <w:rtl/>
        </w:rPr>
        <w:t>שר</w:t>
      </w:r>
      <w:r>
        <w:rPr>
          <w:rtl/>
        </w:rPr>
        <w:t xml:space="preserve"> הפנים אברהם פורז:</w:t>
      </w:r>
    </w:p>
    <w:p w14:paraId="01A4384C" w14:textId="77777777" w:rsidR="00000000" w:rsidRDefault="007C71EE">
      <w:pPr>
        <w:pStyle w:val="a"/>
        <w:rPr>
          <w:rFonts w:hint="cs"/>
          <w:rtl/>
        </w:rPr>
      </w:pPr>
    </w:p>
    <w:p w14:paraId="141064AC" w14:textId="77777777" w:rsidR="00000000" w:rsidRDefault="007C71EE">
      <w:pPr>
        <w:pStyle w:val="a"/>
        <w:rPr>
          <w:rFonts w:hint="cs"/>
          <w:rtl/>
        </w:rPr>
      </w:pPr>
      <w:r>
        <w:rPr>
          <w:rFonts w:hint="cs"/>
          <w:rtl/>
        </w:rPr>
        <w:t xml:space="preserve">תודה רבה. </w:t>
      </w:r>
    </w:p>
    <w:p w14:paraId="53F2E2A4" w14:textId="77777777" w:rsidR="00000000" w:rsidRDefault="007C71EE">
      <w:pPr>
        <w:pStyle w:val="a"/>
        <w:rPr>
          <w:rFonts w:hint="cs"/>
          <w:rtl/>
        </w:rPr>
      </w:pPr>
    </w:p>
    <w:p w14:paraId="27ED8FD9" w14:textId="77777777" w:rsidR="00000000" w:rsidRDefault="007C71EE">
      <w:pPr>
        <w:pStyle w:val="SpeakerCon"/>
        <w:rPr>
          <w:rtl/>
        </w:rPr>
      </w:pPr>
      <w:bookmarkStart w:id="1309" w:name="FS000000433T27_05_2003_13_27_32C"/>
      <w:bookmarkEnd w:id="1309"/>
      <w:r>
        <w:rPr>
          <w:rtl/>
        </w:rPr>
        <w:t>דליה איציק (העבודה-מימד):</w:t>
      </w:r>
    </w:p>
    <w:p w14:paraId="5FB446F4" w14:textId="77777777" w:rsidR="00000000" w:rsidRDefault="007C71EE">
      <w:pPr>
        <w:pStyle w:val="a"/>
        <w:rPr>
          <w:rtl/>
        </w:rPr>
      </w:pPr>
    </w:p>
    <w:p w14:paraId="2212F7A7" w14:textId="77777777" w:rsidR="00000000" w:rsidRDefault="007C71EE">
      <w:pPr>
        <w:pStyle w:val="a"/>
        <w:rPr>
          <w:rFonts w:hint="cs"/>
          <w:rtl/>
        </w:rPr>
      </w:pPr>
      <w:r>
        <w:rPr>
          <w:rFonts w:hint="cs"/>
          <w:rtl/>
        </w:rPr>
        <w:t>אבל אני רוצה לומר לך, אדוני השר: אני מסתכלת עליכם, על שינוי, ואומרת לעצמי - אתה שר בממש</w:t>
      </w:r>
      <w:r>
        <w:rPr>
          <w:rFonts w:hint="cs"/>
          <w:rtl/>
        </w:rPr>
        <w:t xml:space="preserve">לה, הביאו לך תוכנית כלכלית. מה, לא היה לך מה להגיד? ככה, כלום, קיבלתם את זה, כזה ראה וקדש? זה הרי מדהים. מלה, משפט, משהו. </w:t>
      </w:r>
    </w:p>
    <w:p w14:paraId="4CB3828E" w14:textId="77777777" w:rsidR="00000000" w:rsidRDefault="007C71EE">
      <w:pPr>
        <w:pStyle w:val="a"/>
        <w:rPr>
          <w:rFonts w:hint="cs"/>
          <w:rtl/>
        </w:rPr>
      </w:pPr>
    </w:p>
    <w:p w14:paraId="1DA466F7" w14:textId="77777777" w:rsidR="00000000" w:rsidRDefault="007C71EE">
      <w:pPr>
        <w:pStyle w:val="ac"/>
        <w:rPr>
          <w:rtl/>
        </w:rPr>
      </w:pPr>
      <w:r>
        <w:rPr>
          <w:rFonts w:hint="eastAsia"/>
          <w:rtl/>
        </w:rPr>
        <w:t>שר</w:t>
      </w:r>
      <w:r>
        <w:rPr>
          <w:rtl/>
        </w:rPr>
        <w:t xml:space="preserve"> הפנים אברהם פורז:</w:t>
      </w:r>
    </w:p>
    <w:p w14:paraId="470EE25A" w14:textId="77777777" w:rsidR="00000000" w:rsidRDefault="007C71EE">
      <w:pPr>
        <w:pStyle w:val="a"/>
        <w:rPr>
          <w:rFonts w:hint="cs"/>
          <w:rtl/>
        </w:rPr>
      </w:pPr>
    </w:p>
    <w:p w14:paraId="210E819F" w14:textId="77777777" w:rsidR="00000000" w:rsidRDefault="007C71EE">
      <w:pPr>
        <w:pStyle w:val="a"/>
        <w:rPr>
          <w:rFonts w:hint="cs"/>
          <w:rtl/>
        </w:rPr>
      </w:pPr>
      <w:r>
        <w:rPr>
          <w:rFonts w:hint="cs"/>
          <w:rtl/>
        </w:rPr>
        <w:t xml:space="preserve">זה לא נכון, אגב, את טועה. </w:t>
      </w:r>
    </w:p>
    <w:p w14:paraId="448F6BF5" w14:textId="77777777" w:rsidR="00000000" w:rsidRDefault="007C71EE">
      <w:pPr>
        <w:pStyle w:val="a"/>
        <w:rPr>
          <w:rFonts w:hint="cs"/>
          <w:rtl/>
        </w:rPr>
      </w:pPr>
    </w:p>
    <w:p w14:paraId="4D2D5C83" w14:textId="77777777" w:rsidR="00000000" w:rsidRDefault="007C71EE">
      <w:pPr>
        <w:pStyle w:val="ac"/>
        <w:rPr>
          <w:rFonts w:hint="cs"/>
          <w:rtl/>
        </w:rPr>
      </w:pPr>
      <w:r>
        <w:rPr>
          <w:rFonts w:hint="eastAsia"/>
          <w:rtl/>
        </w:rPr>
        <w:t>מל</w:t>
      </w:r>
      <w:r>
        <w:rPr>
          <w:rtl/>
        </w:rPr>
        <w:t xml:space="preserve"> פולישוק-בלוך (שינוי):</w:t>
      </w:r>
    </w:p>
    <w:p w14:paraId="6042E481" w14:textId="77777777" w:rsidR="00000000" w:rsidRDefault="007C71EE">
      <w:pPr>
        <w:pStyle w:val="ac"/>
        <w:rPr>
          <w:rFonts w:hint="cs"/>
          <w:rtl/>
        </w:rPr>
      </w:pPr>
    </w:p>
    <w:p w14:paraId="01451DAE" w14:textId="77777777" w:rsidR="00000000" w:rsidRDefault="007C71EE">
      <w:pPr>
        <w:pStyle w:val="ac"/>
        <w:rPr>
          <w:rFonts w:hint="cs"/>
          <w:rtl/>
        </w:rPr>
      </w:pPr>
    </w:p>
    <w:p w14:paraId="53905681" w14:textId="77777777" w:rsidR="00000000" w:rsidRDefault="007C71EE">
      <w:pPr>
        <w:pStyle w:val="ac"/>
        <w:rPr>
          <w:rFonts w:hint="cs"/>
          <w:b w:val="0"/>
          <w:bCs w:val="0"/>
          <w:u w:val="none"/>
          <w:rtl/>
        </w:rPr>
      </w:pPr>
      <w:r>
        <w:rPr>
          <w:rFonts w:hint="cs"/>
          <w:b w:val="0"/>
          <w:bCs w:val="0"/>
          <w:u w:val="none"/>
          <w:rtl/>
        </w:rPr>
        <w:tab/>
        <w:t>את יודעת שזה לא נכון.</w:t>
      </w:r>
    </w:p>
    <w:p w14:paraId="635378D7" w14:textId="77777777" w:rsidR="00000000" w:rsidRDefault="007C71EE">
      <w:pPr>
        <w:pStyle w:val="SpeakerCon"/>
        <w:rPr>
          <w:rFonts w:hint="cs"/>
          <w:rtl/>
        </w:rPr>
      </w:pPr>
      <w:bookmarkStart w:id="1310" w:name="FS000000433T27_05_2003_13_22_30C"/>
      <w:bookmarkEnd w:id="1310"/>
    </w:p>
    <w:p w14:paraId="144FBD94" w14:textId="77777777" w:rsidR="00000000" w:rsidRDefault="007C71EE">
      <w:pPr>
        <w:pStyle w:val="SpeakerCon"/>
        <w:rPr>
          <w:rFonts w:hint="cs"/>
          <w:rtl/>
        </w:rPr>
      </w:pPr>
    </w:p>
    <w:p w14:paraId="522898B4" w14:textId="77777777" w:rsidR="00000000" w:rsidRDefault="007C71EE">
      <w:pPr>
        <w:pStyle w:val="SpeakerCon"/>
        <w:rPr>
          <w:rFonts w:hint="cs"/>
          <w:rtl/>
        </w:rPr>
      </w:pPr>
    </w:p>
    <w:p w14:paraId="7A77053B" w14:textId="77777777" w:rsidR="00000000" w:rsidRDefault="007C71EE">
      <w:pPr>
        <w:pStyle w:val="SpeakerCon"/>
        <w:rPr>
          <w:rtl/>
        </w:rPr>
      </w:pPr>
      <w:r>
        <w:rPr>
          <w:rtl/>
        </w:rPr>
        <w:t>דליה איציק (העבודה-מימד):</w:t>
      </w:r>
    </w:p>
    <w:p w14:paraId="4310B274" w14:textId="77777777" w:rsidR="00000000" w:rsidRDefault="007C71EE">
      <w:pPr>
        <w:pStyle w:val="a"/>
        <w:rPr>
          <w:rtl/>
        </w:rPr>
      </w:pPr>
    </w:p>
    <w:p w14:paraId="729AD618" w14:textId="77777777" w:rsidR="00000000" w:rsidRDefault="007C71EE">
      <w:pPr>
        <w:pStyle w:val="a"/>
        <w:rPr>
          <w:rFonts w:hint="cs"/>
          <w:rtl/>
        </w:rPr>
      </w:pPr>
      <w:r>
        <w:rPr>
          <w:rFonts w:hint="cs"/>
          <w:rtl/>
        </w:rPr>
        <w:t>וד</w:t>
      </w:r>
      <w:r>
        <w:rPr>
          <w:rFonts w:hint="cs"/>
          <w:rtl/>
        </w:rPr>
        <w:t xml:space="preserve">אי שזה נכון. רק אחרי שגיליתם שהמפד"ל רימתה אתכם, רק אז ניגשתם לעניין. </w:t>
      </w:r>
    </w:p>
    <w:p w14:paraId="39143B46" w14:textId="77777777" w:rsidR="00000000" w:rsidRDefault="007C71EE">
      <w:pPr>
        <w:pStyle w:val="a"/>
        <w:rPr>
          <w:rFonts w:hint="cs"/>
          <w:rtl/>
        </w:rPr>
      </w:pPr>
    </w:p>
    <w:p w14:paraId="5832BD47" w14:textId="77777777" w:rsidR="00000000" w:rsidRDefault="007C71EE">
      <w:pPr>
        <w:pStyle w:val="ac"/>
        <w:rPr>
          <w:rtl/>
        </w:rPr>
      </w:pPr>
      <w:r>
        <w:rPr>
          <w:rFonts w:hint="eastAsia"/>
          <w:rtl/>
        </w:rPr>
        <w:t>מל</w:t>
      </w:r>
      <w:r>
        <w:rPr>
          <w:rtl/>
        </w:rPr>
        <w:t xml:space="preserve"> פולישוק-בלוך (שינוי):</w:t>
      </w:r>
    </w:p>
    <w:p w14:paraId="2D942642" w14:textId="77777777" w:rsidR="00000000" w:rsidRDefault="007C71EE">
      <w:pPr>
        <w:pStyle w:val="a"/>
        <w:rPr>
          <w:rFonts w:hint="cs"/>
          <w:rtl/>
        </w:rPr>
      </w:pPr>
    </w:p>
    <w:p w14:paraId="278C872C" w14:textId="77777777" w:rsidR="00000000" w:rsidRDefault="007C71EE">
      <w:pPr>
        <w:pStyle w:val="a"/>
        <w:rPr>
          <w:rFonts w:hint="cs"/>
          <w:rtl/>
        </w:rPr>
      </w:pPr>
      <w:r>
        <w:rPr>
          <w:rFonts w:hint="cs"/>
          <w:rtl/>
        </w:rPr>
        <w:t>- - -</w:t>
      </w:r>
    </w:p>
    <w:p w14:paraId="552A6A9D" w14:textId="77777777" w:rsidR="00000000" w:rsidRDefault="007C71EE">
      <w:pPr>
        <w:pStyle w:val="a"/>
        <w:rPr>
          <w:rFonts w:hint="cs"/>
          <w:rtl/>
        </w:rPr>
      </w:pPr>
    </w:p>
    <w:p w14:paraId="5748FBC0" w14:textId="77777777" w:rsidR="00000000" w:rsidRDefault="007C71EE">
      <w:pPr>
        <w:pStyle w:val="SpeakerCon"/>
        <w:rPr>
          <w:rtl/>
        </w:rPr>
      </w:pPr>
      <w:bookmarkStart w:id="1311" w:name="FS000000433T27_05_2003_13_23_10C"/>
      <w:bookmarkEnd w:id="1311"/>
      <w:r>
        <w:rPr>
          <w:rtl/>
        </w:rPr>
        <w:t>דליה איציק (העבודה-מימד):</w:t>
      </w:r>
    </w:p>
    <w:p w14:paraId="25EED21D" w14:textId="77777777" w:rsidR="00000000" w:rsidRDefault="007C71EE">
      <w:pPr>
        <w:pStyle w:val="a"/>
        <w:rPr>
          <w:rtl/>
        </w:rPr>
      </w:pPr>
    </w:p>
    <w:p w14:paraId="55FF6273" w14:textId="77777777" w:rsidR="00000000" w:rsidRDefault="007C71EE">
      <w:pPr>
        <w:pStyle w:val="a"/>
        <w:rPr>
          <w:rFonts w:hint="cs"/>
          <w:rtl/>
        </w:rPr>
      </w:pPr>
      <w:r>
        <w:rPr>
          <w:rFonts w:hint="cs"/>
          <w:rtl/>
        </w:rPr>
        <w:t xml:space="preserve">השר פורז, אתה יודע שרק אחרי שגיליתם שהמפד"ל יחד עם נתניהו עשו לכם תרגילים, רק אז נדרשתם לעניין. </w:t>
      </w:r>
    </w:p>
    <w:p w14:paraId="4170AD4B" w14:textId="77777777" w:rsidR="00000000" w:rsidRDefault="007C71EE">
      <w:pPr>
        <w:pStyle w:val="a"/>
        <w:rPr>
          <w:rFonts w:hint="cs"/>
          <w:rtl/>
        </w:rPr>
      </w:pPr>
    </w:p>
    <w:p w14:paraId="1AB4F615" w14:textId="77777777" w:rsidR="00000000" w:rsidRDefault="007C71EE">
      <w:pPr>
        <w:pStyle w:val="ac"/>
        <w:rPr>
          <w:rtl/>
        </w:rPr>
      </w:pPr>
      <w:r>
        <w:rPr>
          <w:rFonts w:hint="eastAsia"/>
          <w:rtl/>
        </w:rPr>
        <w:t>שר</w:t>
      </w:r>
      <w:r>
        <w:rPr>
          <w:rtl/>
        </w:rPr>
        <w:t xml:space="preserve"> הפנים אברהם פורז:</w:t>
      </w:r>
    </w:p>
    <w:p w14:paraId="2B514352" w14:textId="77777777" w:rsidR="00000000" w:rsidRDefault="007C71EE">
      <w:pPr>
        <w:pStyle w:val="a"/>
        <w:rPr>
          <w:rFonts w:hint="cs"/>
          <w:rtl/>
        </w:rPr>
      </w:pPr>
    </w:p>
    <w:p w14:paraId="67906366" w14:textId="77777777" w:rsidR="00000000" w:rsidRDefault="007C71EE">
      <w:pPr>
        <w:pStyle w:val="a"/>
        <w:rPr>
          <w:rFonts w:hint="cs"/>
          <w:rtl/>
        </w:rPr>
      </w:pPr>
      <w:r>
        <w:rPr>
          <w:rFonts w:hint="cs"/>
          <w:rtl/>
        </w:rPr>
        <w:t>זה ה</w:t>
      </w:r>
      <w:r>
        <w:rPr>
          <w:rFonts w:hint="cs"/>
          <w:rtl/>
        </w:rPr>
        <w:t xml:space="preserve">יה בשלב השני כבר. בשלב הממשלה - - - </w:t>
      </w:r>
    </w:p>
    <w:p w14:paraId="29422C41" w14:textId="77777777" w:rsidR="00000000" w:rsidRDefault="007C71EE">
      <w:pPr>
        <w:pStyle w:val="a"/>
        <w:rPr>
          <w:rFonts w:hint="cs"/>
          <w:rtl/>
        </w:rPr>
      </w:pPr>
    </w:p>
    <w:p w14:paraId="6AA8782D" w14:textId="77777777" w:rsidR="00000000" w:rsidRDefault="007C71EE">
      <w:pPr>
        <w:pStyle w:val="SpeakerCon"/>
        <w:rPr>
          <w:rtl/>
        </w:rPr>
      </w:pPr>
      <w:bookmarkStart w:id="1312" w:name="FS000000433T27_05_2003_13_24_09C"/>
      <w:bookmarkEnd w:id="1312"/>
      <w:r>
        <w:rPr>
          <w:rtl/>
        </w:rPr>
        <w:t>דליה איציק (העבודה-מימד):</w:t>
      </w:r>
    </w:p>
    <w:p w14:paraId="5C1749E3" w14:textId="77777777" w:rsidR="00000000" w:rsidRDefault="007C71EE">
      <w:pPr>
        <w:pStyle w:val="a"/>
        <w:rPr>
          <w:rtl/>
        </w:rPr>
      </w:pPr>
    </w:p>
    <w:p w14:paraId="047A66C1" w14:textId="77777777" w:rsidR="00000000" w:rsidRDefault="007C71EE">
      <w:pPr>
        <w:pStyle w:val="a"/>
        <w:rPr>
          <w:rFonts w:hint="cs"/>
          <w:rtl/>
        </w:rPr>
      </w:pPr>
      <w:r>
        <w:rPr>
          <w:rFonts w:hint="cs"/>
          <w:rtl/>
        </w:rPr>
        <w:t xml:space="preserve">אני גם רוצה לשאול אותך: אומרים עליכם שאתם מייצגים את שכבת הביניים. מי אלה הפנסיונרים במדינת ישראל? מה, הם לא שכבת הביניים? </w:t>
      </w:r>
    </w:p>
    <w:p w14:paraId="66C4B30F" w14:textId="77777777" w:rsidR="00000000" w:rsidRDefault="007C71EE">
      <w:pPr>
        <w:pStyle w:val="a"/>
        <w:rPr>
          <w:rFonts w:hint="cs"/>
          <w:rtl/>
        </w:rPr>
      </w:pPr>
    </w:p>
    <w:p w14:paraId="23162217" w14:textId="77777777" w:rsidR="00000000" w:rsidRDefault="007C71EE">
      <w:pPr>
        <w:pStyle w:val="ac"/>
        <w:rPr>
          <w:rtl/>
        </w:rPr>
      </w:pPr>
      <w:r>
        <w:rPr>
          <w:rFonts w:hint="eastAsia"/>
          <w:rtl/>
        </w:rPr>
        <w:t>מיכאל</w:t>
      </w:r>
      <w:r>
        <w:rPr>
          <w:rtl/>
        </w:rPr>
        <w:t xml:space="preserve"> מלכיאור (העבודה-מימד):</w:t>
      </w:r>
    </w:p>
    <w:p w14:paraId="23268574" w14:textId="77777777" w:rsidR="00000000" w:rsidRDefault="007C71EE">
      <w:pPr>
        <w:pStyle w:val="a"/>
        <w:rPr>
          <w:rFonts w:hint="cs"/>
          <w:rtl/>
        </w:rPr>
      </w:pPr>
    </w:p>
    <w:p w14:paraId="17DA765B" w14:textId="77777777" w:rsidR="00000000" w:rsidRDefault="007C71EE">
      <w:pPr>
        <w:pStyle w:val="a"/>
        <w:rPr>
          <w:rFonts w:hint="cs"/>
          <w:rtl/>
        </w:rPr>
      </w:pPr>
      <w:r>
        <w:rPr>
          <w:rFonts w:hint="cs"/>
          <w:rtl/>
        </w:rPr>
        <w:t xml:space="preserve">לא. הם העניים. </w:t>
      </w:r>
    </w:p>
    <w:p w14:paraId="32FB31EA" w14:textId="77777777" w:rsidR="00000000" w:rsidRDefault="007C71EE">
      <w:pPr>
        <w:pStyle w:val="SpeakerCon"/>
        <w:rPr>
          <w:rFonts w:hint="cs"/>
          <w:rtl/>
        </w:rPr>
      </w:pPr>
      <w:bookmarkStart w:id="1313" w:name="FS000000433T27_05_2003_13_25_19C"/>
      <w:bookmarkEnd w:id="1313"/>
    </w:p>
    <w:p w14:paraId="69B6A1F7" w14:textId="77777777" w:rsidR="00000000" w:rsidRDefault="007C71EE">
      <w:pPr>
        <w:pStyle w:val="ac"/>
        <w:rPr>
          <w:rtl/>
        </w:rPr>
      </w:pPr>
      <w:r>
        <w:rPr>
          <w:rFonts w:hint="eastAsia"/>
          <w:rtl/>
        </w:rPr>
        <w:t>מל</w:t>
      </w:r>
      <w:r>
        <w:rPr>
          <w:rtl/>
        </w:rPr>
        <w:t xml:space="preserve"> פולישוק-בלוך (שי</w:t>
      </w:r>
      <w:r>
        <w:rPr>
          <w:rtl/>
        </w:rPr>
        <w:t>נוי):</w:t>
      </w:r>
    </w:p>
    <w:p w14:paraId="1E707745" w14:textId="77777777" w:rsidR="00000000" w:rsidRDefault="007C71EE">
      <w:pPr>
        <w:pStyle w:val="a"/>
        <w:rPr>
          <w:rFonts w:hint="cs"/>
          <w:rtl/>
        </w:rPr>
      </w:pPr>
    </w:p>
    <w:p w14:paraId="5B9C532E" w14:textId="77777777" w:rsidR="00000000" w:rsidRDefault="007C71EE">
      <w:pPr>
        <w:pStyle w:val="a"/>
        <w:rPr>
          <w:rFonts w:hint="cs"/>
          <w:rtl/>
        </w:rPr>
      </w:pPr>
      <w:r>
        <w:rPr>
          <w:rFonts w:hint="cs"/>
          <w:rtl/>
        </w:rPr>
        <w:t>- - -</w:t>
      </w:r>
    </w:p>
    <w:p w14:paraId="172FDFA2" w14:textId="77777777" w:rsidR="00000000" w:rsidRDefault="007C71EE">
      <w:pPr>
        <w:pStyle w:val="a"/>
        <w:rPr>
          <w:rFonts w:hint="cs"/>
          <w:rtl/>
        </w:rPr>
      </w:pPr>
    </w:p>
    <w:p w14:paraId="22A30E1D" w14:textId="77777777" w:rsidR="00000000" w:rsidRDefault="007C71EE">
      <w:pPr>
        <w:pStyle w:val="SpeakerCon"/>
        <w:rPr>
          <w:rtl/>
        </w:rPr>
      </w:pPr>
      <w:r>
        <w:rPr>
          <w:rtl/>
        </w:rPr>
        <w:t>דליה איציק (העבודה-מימד):</w:t>
      </w:r>
    </w:p>
    <w:p w14:paraId="64613437" w14:textId="77777777" w:rsidR="00000000" w:rsidRDefault="007C71EE">
      <w:pPr>
        <w:pStyle w:val="a"/>
        <w:rPr>
          <w:rtl/>
        </w:rPr>
      </w:pPr>
    </w:p>
    <w:p w14:paraId="001D1F57" w14:textId="77777777" w:rsidR="00000000" w:rsidRDefault="007C71EE">
      <w:pPr>
        <w:pStyle w:val="a"/>
        <w:rPr>
          <w:rFonts w:hint="cs"/>
          <w:rtl/>
        </w:rPr>
      </w:pPr>
      <w:r>
        <w:rPr>
          <w:rFonts w:hint="cs"/>
          <w:rtl/>
        </w:rPr>
        <w:t>העניים האמיתיים הם אלה שנוברים בפחי הזבל, המסכנים. להם אין פנסיה. מי שיש לו פנסיה, אלה אותם אנשים שהיו פעם שכבת ביניים, ועכשיו, בתוכנית הזאת, עושים אותם קצת יותר עניים. ואני, שחשבתי שאתם מתיימרים לייצג את שכבת הביני</w:t>
      </w:r>
      <w:r>
        <w:rPr>
          <w:rFonts w:hint="cs"/>
          <w:rtl/>
        </w:rPr>
        <w:t xml:space="preserve">ים - בסך הכול צריך להגיד עליכם שאתם מצמיחים שכבה חדשה של עניים חדשים במדינת ישראל. זו האמת. </w:t>
      </w:r>
    </w:p>
    <w:p w14:paraId="7847FBA8" w14:textId="77777777" w:rsidR="00000000" w:rsidRDefault="007C71EE">
      <w:pPr>
        <w:pStyle w:val="a"/>
        <w:rPr>
          <w:rFonts w:hint="cs"/>
          <w:rtl/>
        </w:rPr>
      </w:pPr>
    </w:p>
    <w:p w14:paraId="7C8E5EEE" w14:textId="77777777" w:rsidR="00000000" w:rsidRDefault="007C71EE">
      <w:pPr>
        <w:pStyle w:val="a"/>
        <w:rPr>
          <w:rFonts w:hint="cs"/>
          <w:rtl/>
        </w:rPr>
      </w:pPr>
      <w:r>
        <w:rPr>
          <w:rFonts w:hint="cs"/>
          <w:rtl/>
        </w:rPr>
        <w:t>פורז, אני הייתי אתך בכמה מקומות - בוועדת הכלכלה, בוועדה שניהלת, באמת, בחוכמה גדולה. ואני הייתי שרה כלכלית ולא מעט באתי אל ראש הממשלה ורבתי אתו על כמה דברים והצלחת</w:t>
      </w:r>
      <w:r>
        <w:rPr>
          <w:rFonts w:hint="cs"/>
          <w:rtl/>
        </w:rPr>
        <w:t xml:space="preserve">י לשנות. למשל, שכשמדברים על צמיחה, זה לא רק מלים, אלא שבאמת יהיו פרויקטים מוטי-צמיחה. אתה יודע כמוני, שבתוכנית הזאת, מה שלא יהיה, אין בעצם שום דבר שיצמיח פה משהו. לא נעים להגיד שחוץ מצמיחת מתאבדים בחודשים האחרונים, שמבכים את מר גורלם, המסכנים הללו, הממשלה </w:t>
      </w:r>
      <w:r>
        <w:rPr>
          <w:rFonts w:hint="cs"/>
          <w:rtl/>
        </w:rPr>
        <w:t xml:space="preserve">הזאת לא מצמיחה שום דבר. </w:t>
      </w:r>
    </w:p>
    <w:p w14:paraId="7CDCC545" w14:textId="77777777" w:rsidR="00000000" w:rsidRDefault="007C71EE">
      <w:pPr>
        <w:pStyle w:val="a"/>
        <w:rPr>
          <w:rFonts w:hint="cs"/>
          <w:rtl/>
        </w:rPr>
      </w:pPr>
    </w:p>
    <w:p w14:paraId="3C88EF2A" w14:textId="77777777" w:rsidR="00000000" w:rsidRDefault="007C71EE">
      <w:pPr>
        <w:pStyle w:val="a"/>
        <w:rPr>
          <w:rFonts w:hint="cs"/>
          <w:rtl/>
        </w:rPr>
      </w:pPr>
      <w:r>
        <w:rPr>
          <w:rFonts w:hint="cs"/>
          <w:rtl/>
        </w:rPr>
        <w:t>תראה, תסתכל. מדברים כל הזמן - - -</w:t>
      </w:r>
    </w:p>
    <w:p w14:paraId="6C4BE4EA" w14:textId="77777777" w:rsidR="00000000" w:rsidRDefault="007C71EE">
      <w:pPr>
        <w:pStyle w:val="a"/>
        <w:rPr>
          <w:rFonts w:hint="cs"/>
          <w:rtl/>
        </w:rPr>
      </w:pPr>
    </w:p>
    <w:p w14:paraId="3699C9DD" w14:textId="77777777" w:rsidR="00000000" w:rsidRDefault="007C71EE">
      <w:pPr>
        <w:pStyle w:val="ac"/>
        <w:rPr>
          <w:rFonts w:hint="cs"/>
          <w:rtl/>
        </w:rPr>
      </w:pPr>
      <w:r>
        <w:rPr>
          <w:rFonts w:hint="eastAsia"/>
          <w:rtl/>
        </w:rPr>
        <w:t>שר</w:t>
      </w:r>
      <w:r>
        <w:rPr>
          <w:rtl/>
        </w:rPr>
        <w:t xml:space="preserve"> הפנים אברהם פורז:</w:t>
      </w:r>
    </w:p>
    <w:p w14:paraId="44E1E9A5" w14:textId="77777777" w:rsidR="00000000" w:rsidRDefault="007C71EE">
      <w:pPr>
        <w:pStyle w:val="ac"/>
        <w:rPr>
          <w:rFonts w:hint="cs"/>
          <w:rtl/>
        </w:rPr>
      </w:pPr>
    </w:p>
    <w:p w14:paraId="29CD27EC" w14:textId="77777777" w:rsidR="00000000" w:rsidRDefault="007C71EE">
      <w:pPr>
        <w:pStyle w:val="ac"/>
        <w:rPr>
          <w:rFonts w:hint="cs"/>
          <w:rtl/>
        </w:rPr>
      </w:pPr>
    </w:p>
    <w:p w14:paraId="3E815F6D" w14:textId="77777777" w:rsidR="00000000" w:rsidRDefault="007C71EE">
      <w:pPr>
        <w:pStyle w:val="ac"/>
        <w:rPr>
          <w:rFonts w:hint="cs"/>
          <w:b w:val="0"/>
          <w:bCs w:val="0"/>
          <w:u w:val="none"/>
          <w:rtl/>
        </w:rPr>
      </w:pPr>
      <w:r>
        <w:rPr>
          <w:rFonts w:hint="cs"/>
          <w:b w:val="0"/>
          <w:bCs w:val="0"/>
          <w:u w:val="none"/>
          <w:rtl/>
        </w:rPr>
        <w:tab/>
        <w:t xml:space="preserve">הייתי מציע לא לקשור את זה. </w:t>
      </w:r>
    </w:p>
    <w:p w14:paraId="0436B883" w14:textId="77777777" w:rsidR="00000000" w:rsidRDefault="007C71EE">
      <w:pPr>
        <w:pStyle w:val="ac"/>
        <w:rPr>
          <w:rFonts w:hint="cs"/>
          <w:b w:val="0"/>
          <w:bCs w:val="0"/>
          <w:u w:val="none"/>
          <w:rtl/>
        </w:rPr>
      </w:pPr>
    </w:p>
    <w:p w14:paraId="425119E2" w14:textId="77777777" w:rsidR="00000000" w:rsidRDefault="007C71EE">
      <w:pPr>
        <w:pStyle w:val="ac"/>
        <w:rPr>
          <w:rFonts w:hint="cs"/>
          <w:b w:val="0"/>
          <w:bCs w:val="0"/>
          <w:u w:val="none"/>
          <w:rtl/>
        </w:rPr>
      </w:pPr>
    </w:p>
    <w:p w14:paraId="3C5AD7F5" w14:textId="77777777" w:rsidR="00000000" w:rsidRDefault="007C71EE">
      <w:pPr>
        <w:pStyle w:val="SpeakerCon"/>
        <w:rPr>
          <w:rtl/>
        </w:rPr>
      </w:pPr>
      <w:bookmarkStart w:id="1314" w:name="FS000000433T27_05_2003_13_31_36C"/>
      <w:bookmarkEnd w:id="1314"/>
      <w:r>
        <w:rPr>
          <w:rtl/>
        </w:rPr>
        <w:t>דליה איציק (העבודה-מימד):</w:t>
      </w:r>
    </w:p>
    <w:p w14:paraId="041B9837" w14:textId="77777777" w:rsidR="00000000" w:rsidRDefault="007C71EE">
      <w:pPr>
        <w:pStyle w:val="a"/>
        <w:rPr>
          <w:rtl/>
        </w:rPr>
      </w:pPr>
    </w:p>
    <w:p w14:paraId="31AB3106" w14:textId="77777777" w:rsidR="00000000" w:rsidRDefault="007C71EE">
      <w:pPr>
        <w:pStyle w:val="a"/>
        <w:rPr>
          <w:rFonts w:hint="cs"/>
          <w:rtl/>
        </w:rPr>
      </w:pPr>
      <w:r>
        <w:rPr>
          <w:rFonts w:hint="cs"/>
          <w:rtl/>
        </w:rPr>
        <w:t xml:space="preserve">למה שלא אקשור? </w:t>
      </w:r>
    </w:p>
    <w:p w14:paraId="0F84921E" w14:textId="77777777" w:rsidR="00000000" w:rsidRDefault="007C71EE">
      <w:pPr>
        <w:pStyle w:val="a"/>
        <w:rPr>
          <w:rFonts w:hint="cs"/>
          <w:rtl/>
        </w:rPr>
      </w:pPr>
    </w:p>
    <w:p w14:paraId="6BE641B1" w14:textId="77777777" w:rsidR="00000000" w:rsidRDefault="007C71EE">
      <w:pPr>
        <w:pStyle w:val="ac"/>
        <w:rPr>
          <w:rtl/>
        </w:rPr>
      </w:pPr>
      <w:r>
        <w:rPr>
          <w:rFonts w:hint="eastAsia"/>
          <w:rtl/>
        </w:rPr>
        <w:t>שר</w:t>
      </w:r>
      <w:r>
        <w:rPr>
          <w:rtl/>
        </w:rPr>
        <w:t xml:space="preserve"> הפנים אברהם פורז:</w:t>
      </w:r>
    </w:p>
    <w:p w14:paraId="7B73175D" w14:textId="77777777" w:rsidR="00000000" w:rsidRDefault="007C71EE">
      <w:pPr>
        <w:pStyle w:val="a"/>
        <w:rPr>
          <w:rFonts w:hint="cs"/>
          <w:rtl/>
        </w:rPr>
      </w:pPr>
    </w:p>
    <w:p w14:paraId="09543291" w14:textId="77777777" w:rsidR="00000000" w:rsidRDefault="007C71EE">
      <w:pPr>
        <w:pStyle w:val="a"/>
        <w:rPr>
          <w:rFonts w:hint="cs"/>
          <w:rtl/>
        </w:rPr>
      </w:pPr>
      <w:r>
        <w:rPr>
          <w:rFonts w:hint="cs"/>
          <w:rtl/>
        </w:rPr>
        <w:t>סטטיסטית אנשים לא מתאבדים - - -</w:t>
      </w:r>
    </w:p>
    <w:p w14:paraId="7E2487D0" w14:textId="77777777" w:rsidR="00000000" w:rsidRDefault="007C71EE">
      <w:pPr>
        <w:pStyle w:val="a"/>
        <w:rPr>
          <w:rFonts w:hint="cs"/>
          <w:rtl/>
        </w:rPr>
      </w:pPr>
    </w:p>
    <w:p w14:paraId="5A7B3E08" w14:textId="77777777" w:rsidR="00000000" w:rsidRDefault="007C71EE">
      <w:pPr>
        <w:pStyle w:val="SpeakerCon"/>
        <w:rPr>
          <w:rtl/>
        </w:rPr>
      </w:pPr>
      <w:bookmarkStart w:id="1315" w:name="FS000000433T27_05_2003_13_32_07C"/>
      <w:bookmarkEnd w:id="1315"/>
      <w:r>
        <w:rPr>
          <w:rtl/>
        </w:rPr>
        <w:t>דליה איציק (העבודה-מימד):</w:t>
      </w:r>
    </w:p>
    <w:p w14:paraId="4507A255" w14:textId="77777777" w:rsidR="00000000" w:rsidRDefault="007C71EE">
      <w:pPr>
        <w:pStyle w:val="a"/>
        <w:rPr>
          <w:rtl/>
        </w:rPr>
      </w:pPr>
    </w:p>
    <w:p w14:paraId="50EB6028" w14:textId="77777777" w:rsidR="00000000" w:rsidRDefault="007C71EE">
      <w:pPr>
        <w:pStyle w:val="a"/>
        <w:rPr>
          <w:rFonts w:hint="cs"/>
          <w:rtl/>
        </w:rPr>
      </w:pPr>
      <w:r>
        <w:rPr>
          <w:rFonts w:hint="cs"/>
          <w:rtl/>
        </w:rPr>
        <w:t>זה לא נכון. סטט</w:t>
      </w:r>
      <w:r>
        <w:rPr>
          <w:rFonts w:hint="cs"/>
          <w:rtl/>
        </w:rPr>
        <w:t xml:space="preserve">יסטית בחודשים האחרונים מתאבדים אנשים הרבה יותר וסטטיסטית יותר רע במדינת ישראל. זו לא המצאה שלי. </w:t>
      </w:r>
    </w:p>
    <w:p w14:paraId="70D4D118" w14:textId="77777777" w:rsidR="00000000" w:rsidRDefault="007C71EE">
      <w:pPr>
        <w:pStyle w:val="a"/>
        <w:rPr>
          <w:rFonts w:hint="cs"/>
          <w:rtl/>
        </w:rPr>
      </w:pPr>
    </w:p>
    <w:p w14:paraId="2F667B82" w14:textId="77777777" w:rsidR="00000000" w:rsidRDefault="007C71EE">
      <w:pPr>
        <w:pStyle w:val="ac"/>
        <w:rPr>
          <w:rtl/>
        </w:rPr>
      </w:pPr>
      <w:r>
        <w:rPr>
          <w:rFonts w:hint="eastAsia"/>
          <w:rtl/>
        </w:rPr>
        <w:t>שר</w:t>
      </w:r>
      <w:r>
        <w:rPr>
          <w:rtl/>
        </w:rPr>
        <w:t xml:space="preserve"> הפנים אברהם פורז:</w:t>
      </w:r>
    </w:p>
    <w:p w14:paraId="099CF263" w14:textId="77777777" w:rsidR="00000000" w:rsidRDefault="007C71EE">
      <w:pPr>
        <w:pStyle w:val="a"/>
        <w:rPr>
          <w:rFonts w:hint="cs"/>
          <w:rtl/>
        </w:rPr>
      </w:pPr>
    </w:p>
    <w:p w14:paraId="650B705E" w14:textId="77777777" w:rsidR="00000000" w:rsidRDefault="007C71EE">
      <w:pPr>
        <w:pStyle w:val="a"/>
        <w:rPr>
          <w:rFonts w:hint="cs"/>
          <w:rtl/>
        </w:rPr>
      </w:pPr>
      <w:r>
        <w:rPr>
          <w:rFonts w:hint="cs"/>
          <w:rtl/>
        </w:rPr>
        <w:t xml:space="preserve">פעם זה היה בגלל מאניה-דפרסיה. היום זה בגלל התוכנית הכלכלית. </w:t>
      </w:r>
    </w:p>
    <w:p w14:paraId="02E2AD07" w14:textId="77777777" w:rsidR="00000000" w:rsidRDefault="007C71EE">
      <w:pPr>
        <w:pStyle w:val="a"/>
        <w:rPr>
          <w:rFonts w:hint="cs"/>
          <w:rtl/>
        </w:rPr>
      </w:pPr>
    </w:p>
    <w:p w14:paraId="4D14A814" w14:textId="77777777" w:rsidR="00000000" w:rsidRDefault="007C71EE">
      <w:pPr>
        <w:pStyle w:val="ad"/>
        <w:rPr>
          <w:rtl/>
        </w:rPr>
      </w:pPr>
      <w:r>
        <w:rPr>
          <w:rtl/>
        </w:rPr>
        <w:t>היו"ר מוחמד ברכה:</w:t>
      </w:r>
    </w:p>
    <w:p w14:paraId="2C80EC7F" w14:textId="77777777" w:rsidR="00000000" w:rsidRDefault="007C71EE">
      <w:pPr>
        <w:pStyle w:val="a"/>
        <w:rPr>
          <w:rtl/>
        </w:rPr>
      </w:pPr>
    </w:p>
    <w:p w14:paraId="68FD9DD3" w14:textId="77777777" w:rsidR="00000000" w:rsidRDefault="007C71EE">
      <w:pPr>
        <w:pStyle w:val="a"/>
        <w:rPr>
          <w:rFonts w:hint="cs"/>
          <w:rtl/>
        </w:rPr>
      </w:pPr>
      <w:r>
        <w:rPr>
          <w:rFonts w:hint="cs"/>
          <w:rtl/>
        </w:rPr>
        <w:t xml:space="preserve">לא, אבל הרקע ברור. אני לא חושב שזה נתון לוויכוח. </w:t>
      </w:r>
    </w:p>
    <w:p w14:paraId="649C91C0" w14:textId="77777777" w:rsidR="00000000" w:rsidRDefault="007C71EE">
      <w:pPr>
        <w:pStyle w:val="a"/>
        <w:rPr>
          <w:rFonts w:hint="cs"/>
          <w:rtl/>
        </w:rPr>
      </w:pPr>
    </w:p>
    <w:p w14:paraId="65905461" w14:textId="77777777" w:rsidR="00000000" w:rsidRDefault="007C71EE">
      <w:pPr>
        <w:pStyle w:val="SpeakerCon"/>
        <w:rPr>
          <w:rtl/>
        </w:rPr>
      </w:pPr>
      <w:bookmarkStart w:id="1316" w:name="FS000000433T27_05_2003_13_39_08C"/>
      <w:bookmarkEnd w:id="1316"/>
      <w:r>
        <w:rPr>
          <w:rtl/>
        </w:rPr>
        <w:t>דליה</w:t>
      </w:r>
      <w:r>
        <w:rPr>
          <w:rtl/>
        </w:rPr>
        <w:t xml:space="preserve"> איציק (העבודה-מימד):</w:t>
      </w:r>
    </w:p>
    <w:p w14:paraId="6D020113" w14:textId="77777777" w:rsidR="00000000" w:rsidRDefault="007C71EE">
      <w:pPr>
        <w:pStyle w:val="a"/>
        <w:rPr>
          <w:rtl/>
        </w:rPr>
      </w:pPr>
    </w:p>
    <w:p w14:paraId="00F02F11" w14:textId="77777777" w:rsidR="00000000" w:rsidRDefault="007C71EE">
      <w:pPr>
        <w:pStyle w:val="a"/>
        <w:rPr>
          <w:rFonts w:hint="cs"/>
          <w:rtl/>
        </w:rPr>
      </w:pPr>
      <w:r>
        <w:rPr>
          <w:rFonts w:hint="cs"/>
          <w:rtl/>
        </w:rPr>
        <w:t xml:space="preserve">אה, ופתאום זה נהיה כל כך הרבה? מה זה, המצאה? הרי זה בכלל לא ויכוח שאנשים מתאבדים בגלל מצוקות כלכליות. </w:t>
      </w:r>
    </w:p>
    <w:p w14:paraId="194A47B7" w14:textId="77777777" w:rsidR="00000000" w:rsidRDefault="007C71EE">
      <w:pPr>
        <w:pStyle w:val="a"/>
        <w:rPr>
          <w:rFonts w:hint="cs"/>
          <w:rtl/>
        </w:rPr>
      </w:pPr>
    </w:p>
    <w:p w14:paraId="51ADF539" w14:textId="77777777" w:rsidR="00000000" w:rsidRDefault="007C71EE">
      <w:pPr>
        <w:pStyle w:val="ac"/>
        <w:rPr>
          <w:rtl/>
        </w:rPr>
      </w:pPr>
      <w:r>
        <w:rPr>
          <w:rFonts w:hint="eastAsia"/>
          <w:rtl/>
        </w:rPr>
        <w:t>שר</w:t>
      </w:r>
      <w:r>
        <w:rPr>
          <w:rtl/>
        </w:rPr>
        <w:t xml:space="preserve"> הפנים אברהם פורז:</w:t>
      </w:r>
    </w:p>
    <w:p w14:paraId="19A56476" w14:textId="77777777" w:rsidR="00000000" w:rsidRDefault="007C71EE">
      <w:pPr>
        <w:pStyle w:val="a"/>
        <w:rPr>
          <w:rFonts w:hint="cs"/>
          <w:rtl/>
        </w:rPr>
      </w:pPr>
    </w:p>
    <w:p w14:paraId="790BCF71" w14:textId="77777777" w:rsidR="00000000" w:rsidRDefault="007C71EE">
      <w:pPr>
        <w:pStyle w:val="a"/>
        <w:rPr>
          <w:rFonts w:hint="cs"/>
          <w:rtl/>
        </w:rPr>
      </w:pPr>
      <w:r>
        <w:rPr>
          <w:rFonts w:hint="cs"/>
          <w:rtl/>
        </w:rPr>
        <w:t>- - -</w:t>
      </w:r>
    </w:p>
    <w:p w14:paraId="55221451" w14:textId="77777777" w:rsidR="00000000" w:rsidRDefault="007C71EE">
      <w:pPr>
        <w:pStyle w:val="a"/>
        <w:rPr>
          <w:rtl/>
        </w:rPr>
      </w:pPr>
    </w:p>
    <w:p w14:paraId="1772416B" w14:textId="77777777" w:rsidR="00000000" w:rsidRDefault="007C71EE">
      <w:pPr>
        <w:pStyle w:val="a"/>
        <w:rPr>
          <w:rFonts w:hint="cs"/>
          <w:rtl/>
        </w:rPr>
      </w:pPr>
    </w:p>
    <w:p w14:paraId="15445F1F" w14:textId="77777777" w:rsidR="00000000" w:rsidRDefault="007C71EE">
      <w:pPr>
        <w:pStyle w:val="SpeakerCon"/>
        <w:rPr>
          <w:rtl/>
        </w:rPr>
      </w:pPr>
      <w:bookmarkStart w:id="1317" w:name="FS000000433T27_05_2003_13_40_17C"/>
      <w:bookmarkEnd w:id="1317"/>
      <w:r>
        <w:rPr>
          <w:rtl/>
        </w:rPr>
        <w:t>דליה איציק (העבודה-מימד):</w:t>
      </w:r>
    </w:p>
    <w:p w14:paraId="7B01D30B" w14:textId="77777777" w:rsidR="00000000" w:rsidRDefault="007C71EE">
      <w:pPr>
        <w:pStyle w:val="a"/>
        <w:rPr>
          <w:rtl/>
        </w:rPr>
      </w:pPr>
    </w:p>
    <w:p w14:paraId="100A4256" w14:textId="77777777" w:rsidR="00000000" w:rsidRDefault="007C71EE">
      <w:pPr>
        <w:pStyle w:val="a"/>
        <w:rPr>
          <w:rFonts w:hint="cs"/>
          <w:rtl/>
        </w:rPr>
      </w:pPr>
      <w:r>
        <w:rPr>
          <w:rFonts w:hint="cs"/>
          <w:rtl/>
        </w:rPr>
        <w:t>רק בדור הזה הם הרבה יותר. אז מה קרה פתאום? למה לוקחים יותר כדורים במדינה</w:t>
      </w:r>
      <w:r>
        <w:rPr>
          <w:rFonts w:hint="cs"/>
          <w:rtl/>
        </w:rPr>
        <w:t xml:space="preserve"> הזאת? אדוני השר, תסתכל מה עולה במדינה ואילו חברות מצליחות. אתה יודע אילו חברות מצליחות? חברות התרופות. אתה יודע למה? כי במדינת ישראל צריך לקחת הרבה תרופות כדי לשרוד במצב החדש שנוצר.</w:t>
      </w:r>
    </w:p>
    <w:p w14:paraId="749FA219" w14:textId="77777777" w:rsidR="00000000" w:rsidRDefault="007C71EE">
      <w:pPr>
        <w:pStyle w:val="a"/>
        <w:rPr>
          <w:rFonts w:hint="cs"/>
          <w:rtl/>
        </w:rPr>
      </w:pPr>
    </w:p>
    <w:p w14:paraId="2B1A9683" w14:textId="77777777" w:rsidR="00000000" w:rsidRDefault="007C71EE">
      <w:pPr>
        <w:pStyle w:val="ac"/>
        <w:rPr>
          <w:rFonts w:hint="cs"/>
          <w:rtl/>
        </w:rPr>
      </w:pPr>
      <w:r>
        <w:rPr>
          <w:rFonts w:hint="eastAsia"/>
          <w:rtl/>
        </w:rPr>
        <w:t>מל</w:t>
      </w:r>
      <w:r>
        <w:rPr>
          <w:rtl/>
        </w:rPr>
        <w:t xml:space="preserve"> פולישוק-בלוך (שינוי):</w:t>
      </w:r>
    </w:p>
    <w:p w14:paraId="360CFC21" w14:textId="77777777" w:rsidR="00000000" w:rsidRDefault="007C71EE">
      <w:pPr>
        <w:pStyle w:val="ac"/>
        <w:rPr>
          <w:rFonts w:hint="cs"/>
          <w:rtl/>
        </w:rPr>
      </w:pPr>
    </w:p>
    <w:p w14:paraId="2B313DFB" w14:textId="77777777" w:rsidR="00000000" w:rsidRDefault="007C71EE">
      <w:pPr>
        <w:pStyle w:val="ac"/>
        <w:rPr>
          <w:rFonts w:hint="cs"/>
          <w:rtl/>
        </w:rPr>
      </w:pPr>
    </w:p>
    <w:p w14:paraId="1B237E4F" w14:textId="77777777" w:rsidR="00000000" w:rsidRDefault="007C71EE">
      <w:pPr>
        <w:pStyle w:val="ac"/>
        <w:rPr>
          <w:rFonts w:hint="cs"/>
          <w:b w:val="0"/>
          <w:bCs w:val="0"/>
          <w:u w:val="none"/>
          <w:rtl/>
        </w:rPr>
      </w:pPr>
      <w:r>
        <w:rPr>
          <w:rFonts w:hint="cs"/>
          <w:b w:val="0"/>
          <w:bCs w:val="0"/>
          <w:u w:val="none"/>
          <w:rtl/>
        </w:rPr>
        <w:tab/>
        <w:t>יש דיון בשעה 13:00 - - -</w:t>
      </w:r>
    </w:p>
    <w:p w14:paraId="3BB1520C" w14:textId="77777777" w:rsidR="00000000" w:rsidRDefault="007C71EE">
      <w:pPr>
        <w:pStyle w:val="ac"/>
        <w:rPr>
          <w:rFonts w:hint="cs"/>
          <w:b w:val="0"/>
          <w:bCs w:val="0"/>
          <w:u w:val="none"/>
          <w:rtl/>
        </w:rPr>
      </w:pPr>
    </w:p>
    <w:p w14:paraId="1CA57CCA" w14:textId="77777777" w:rsidR="00000000" w:rsidRDefault="007C71EE">
      <w:pPr>
        <w:pStyle w:val="ac"/>
        <w:rPr>
          <w:rFonts w:hint="cs"/>
          <w:b w:val="0"/>
          <w:bCs w:val="0"/>
          <w:u w:val="none"/>
          <w:rtl/>
        </w:rPr>
      </w:pPr>
    </w:p>
    <w:p w14:paraId="13B1107A" w14:textId="77777777" w:rsidR="00000000" w:rsidRDefault="007C71EE">
      <w:pPr>
        <w:pStyle w:val="SpeakerCon"/>
        <w:rPr>
          <w:rtl/>
        </w:rPr>
      </w:pPr>
      <w:bookmarkStart w:id="1318" w:name="FS000000433T27_05_2003_13_42_05C"/>
      <w:bookmarkEnd w:id="1318"/>
      <w:r>
        <w:rPr>
          <w:rtl/>
        </w:rPr>
        <w:t>דליה איציק (העבוד</w:t>
      </w:r>
      <w:r>
        <w:rPr>
          <w:rtl/>
        </w:rPr>
        <w:t>ה-מימד):</w:t>
      </w:r>
    </w:p>
    <w:p w14:paraId="0AD1C98D" w14:textId="77777777" w:rsidR="00000000" w:rsidRDefault="007C71EE">
      <w:pPr>
        <w:pStyle w:val="a"/>
        <w:rPr>
          <w:rtl/>
        </w:rPr>
      </w:pPr>
    </w:p>
    <w:p w14:paraId="2D2DE6AA" w14:textId="77777777" w:rsidR="00000000" w:rsidRDefault="007C71EE">
      <w:pPr>
        <w:pStyle w:val="a"/>
        <w:rPr>
          <w:rFonts w:hint="cs"/>
          <w:rtl/>
        </w:rPr>
      </w:pPr>
      <w:r>
        <w:rPr>
          <w:rFonts w:hint="cs"/>
          <w:rtl/>
        </w:rPr>
        <w:t>ואני רוצה לשאול אותך, אדוני השר - - -</w:t>
      </w:r>
    </w:p>
    <w:p w14:paraId="54F6C353" w14:textId="77777777" w:rsidR="00000000" w:rsidRDefault="007C71EE">
      <w:pPr>
        <w:pStyle w:val="a"/>
        <w:rPr>
          <w:rFonts w:hint="cs"/>
          <w:rtl/>
        </w:rPr>
      </w:pPr>
    </w:p>
    <w:p w14:paraId="19B03081" w14:textId="77777777" w:rsidR="00000000" w:rsidRDefault="007C71EE">
      <w:pPr>
        <w:pStyle w:val="ac"/>
        <w:rPr>
          <w:rtl/>
        </w:rPr>
      </w:pPr>
      <w:r>
        <w:rPr>
          <w:rFonts w:hint="eastAsia"/>
          <w:rtl/>
        </w:rPr>
        <w:t>שר</w:t>
      </w:r>
      <w:r>
        <w:rPr>
          <w:rtl/>
        </w:rPr>
        <w:t xml:space="preserve"> הפנים אברהם פורז:</w:t>
      </w:r>
    </w:p>
    <w:p w14:paraId="1741872D" w14:textId="77777777" w:rsidR="00000000" w:rsidRDefault="007C71EE">
      <w:pPr>
        <w:pStyle w:val="a"/>
        <w:rPr>
          <w:rFonts w:hint="cs"/>
          <w:rtl/>
        </w:rPr>
      </w:pPr>
    </w:p>
    <w:p w14:paraId="47EB99AC" w14:textId="77777777" w:rsidR="00000000" w:rsidRDefault="007C71EE">
      <w:pPr>
        <w:pStyle w:val="a"/>
        <w:rPr>
          <w:rFonts w:hint="cs"/>
          <w:rtl/>
        </w:rPr>
      </w:pPr>
      <w:r>
        <w:rPr>
          <w:rFonts w:hint="cs"/>
          <w:rtl/>
        </w:rPr>
        <w:t>תיכף תגידי ש"ואליום" גם יקר.</w:t>
      </w:r>
    </w:p>
    <w:p w14:paraId="34732A89" w14:textId="77777777" w:rsidR="00000000" w:rsidRDefault="007C71EE">
      <w:pPr>
        <w:pStyle w:val="a"/>
        <w:rPr>
          <w:rFonts w:hint="cs"/>
          <w:rtl/>
        </w:rPr>
      </w:pPr>
    </w:p>
    <w:p w14:paraId="41339573" w14:textId="77777777" w:rsidR="00000000" w:rsidRDefault="007C71EE">
      <w:pPr>
        <w:pStyle w:val="SpeakerCon"/>
        <w:rPr>
          <w:rtl/>
        </w:rPr>
      </w:pPr>
      <w:bookmarkStart w:id="1319" w:name="FS000000433T27_05_2003_13_42_46C"/>
      <w:bookmarkEnd w:id="1319"/>
      <w:r>
        <w:rPr>
          <w:rtl/>
        </w:rPr>
        <w:t>דליה איציק (העבודה-מימד):</w:t>
      </w:r>
    </w:p>
    <w:p w14:paraId="72F921C9" w14:textId="77777777" w:rsidR="00000000" w:rsidRDefault="007C71EE">
      <w:pPr>
        <w:pStyle w:val="a"/>
        <w:rPr>
          <w:rtl/>
        </w:rPr>
      </w:pPr>
    </w:p>
    <w:p w14:paraId="5A920106" w14:textId="77777777" w:rsidR="00000000" w:rsidRDefault="007C71EE">
      <w:pPr>
        <w:pStyle w:val="a"/>
        <w:rPr>
          <w:rFonts w:hint="cs"/>
          <w:rtl/>
        </w:rPr>
      </w:pPr>
      <w:r>
        <w:rPr>
          <w:rFonts w:hint="cs"/>
          <w:rtl/>
        </w:rPr>
        <w:t>לצערי הרב גם זה יקר. הרי גם את מחירי התרופות העלו.</w:t>
      </w:r>
    </w:p>
    <w:p w14:paraId="2E3E1753" w14:textId="77777777" w:rsidR="00000000" w:rsidRDefault="007C71EE">
      <w:pPr>
        <w:pStyle w:val="a"/>
        <w:rPr>
          <w:rFonts w:hint="cs"/>
          <w:rtl/>
        </w:rPr>
      </w:pPr>
    </w:p>
    <w:p w14:paraId="1F11A452" w14:textId="77777777" w:rsidR="00000000" w:rsidRDefault="007C71EE">
      <w:pPr>
        <w:pStyle w:val="ac"/>
        <w:rPr>
          <w:rtl/>
        </w:rPr>
      </w:pPr>
      <w:r>
        <w:rPr>
          <w:rFonts w:hint="eastAsia"/>
          <w:rtl/>
        </w:rPr>
        <w:t>שר</w:t>
      </w:r>
      <w:r>
        <w:rPr>
          <w:rtl/>
        </w:rPr>
        <w:t xml:space="preserve"> הפנים אברהם פורז:</w:t>
      </w:r>
    </w:p>
    <w:p w14:paraId="02D9971D" w14:textId="77777777" w:rsidR="00000000" w:rsidRDefault="007C71EE">
      <w:pPr>
        <w:pStyle w:val="a"/>
        <w:rPr>
          <w:rFonts w:hint="cs"/>
          <w:rtl/>
        </w:rPr>
      </w:pPr>
    </w:p>
    <w:p w14:paraId="7086E549" w14:textId="77777777" w:rsidR="00000000" w:rsidRDefault="007C71EE">
      <w:pPr>
        <w:pStyle w:val="a"/>
        <w:rPr>
          <w:rFonts w:hint="cs"/>
          <w:rtl/>
        </w:rPr>
      </w:pPr>
      <w:r>
        <w:rPr>
          <w:rFonts w:hint="cs"/>
          <w:rtl/>
        </w:rPr>
        <w:t xml:space="preserve">להוזיל את ה"ואליום". </w:t>
      </w:r>
    </w:p>
    <w:p w14:paraId="021712BE" w14:textId="77777777" w:rsidR="00000000" w:rsidRDefault="007C71EE">
      <w:pPr>
        <w:pStyle w:val="a"/>
        <w:rPr>
          <w:rFonts w:hint="cs"/>
          <w:rtl/>
        </w:rPr>
      </w:pPr>
    </w:p>
    <w:p w14:paraId="4A36B8BF" w14:textId="77777777" w:rsidR="00000000" w:rsidRDefault="007C71EE">
      <w:pPr>
        <w:pStyle w:val="SpeakerCon"/>
        <w:rPr>
          <w:rtl/>
        </w:rPr>
      </w:pPr>
      <w:bookmarkStart w:id="1320" w:name="FS000000433T27_05_2003_13_43_11C"/>
      <w:bookmarkEnd w:id="1320"/>
      <w:r>
        <w:rPr>
          <w:rtl/>
        </w:rPr>
        <w:t>דליה איציק (העבודה-מימד):</w:t>
      </w:r>
    </w:p>
    <w:p w14:paraId="305A5A4C" w14:textId="77777777" w:rsidR="00000000" w:rsidRDefault="007C71EE">
      <w:pPr>
        <w:pStyle w:val="a"/>
        <w:rPr>
          <w:rtl/>
        </w:rPr>
      </w:pPr>
    </w:p>
    <w:p w14:paraId="1546D71A" w14:textId="77777777" w:rsidR="00000000" w:rsidRDefault="007C71EE">
      <w:pPr>
        <w:pStyle w:val="a"/>
        <w:rPr>
          <w:rFonts w:hint="cs"/>
          <w:rtl/>
        </w:rPr>
      </w:pPr>
      <w:r>
        <w:rPr>
          <w:rFonts w:hint="cs"/>
          <w:rtl/>
        </w:rPr>
        <w:t xml:space="preserve">אבל </w:t>
      </w:r>
      <w:r>
        <w:rPr>
          <w:rFonts w:hint="cs"/>
          <w:rtl/>
        </w:rPr>
        <w:t>אתה היית אתי פעם באופוזיציה ועברת מאז כברת דרך. אני זוכרת - אני מקווה שגם עכשיו יש לך דעות מוצקות בנושא המדיני. אתה יודע, היתה לי שמחה מהולה בעצב שלשום. בסך הכול באמת נפל דבר, דבר היסטורי. בא ראש ממשלה שרק לפני שלושה שבועות אמר  - אני יודעת - עזה זה מקום א</w:t>
      </w:r>
      <w:r>
        <w:rPr>
          <w:rFonts w:hint="cs"/>
          <w:rtl/>
        </w:rPr>
        <w:t xml:space="preserve">סטרטגי חשוב למדינת ישראל, והנה האיש מדבר לגמרי אחרת. ואתה אומר לעצמך: ניצחון אידיאולוגי שלי ושלך. בסך הכול אני צריכה מאוד לשמוח. מה רוצה איש ציבור? - שיאמצו את דרכו. והנה האיש מאמץ את דרכנו; את דרכך, צריך להגיד. </w:t>
      </w:r>
    </w:p>
    <w:p w14:paraId="59B6AA7B" w14:textId="77777777" w:rsidR="00000000" w:rsidRDefault="007C71EE">
      <w:pPr>
        <w:pStyle w:val="a"/>
        <w:rPr>
          <w:rFonts w:hint="cs"/>
          <w:rtl/>
        </w:rPr>
      </w:pPr>
    </w:p>
    <w:p w14:paraId="4FB706B3" w14:textId="77777777" w:rsidR="00000000" w:rsidRDefault="007C71EE">
      <w:pPr>
        <w:pStyle w:val="ac"/>
        <w:rPr>
          <w:rtl/>
        </w:rPr>
      </w:pPr>
      <w:r>
        <w:rPr>
          <w:rFonts w:hint="eastAsia"/>
          <w:rtl/>
        </w:rPr>
        <w:t>עזמי</w:t>
      </w:r>
      <w:r>
        <w:rPr>
          <w:rtl/>
        </w:rPr>
        <w:t xml:space="preserve"> בשארה (בל"ד):</w:t>
      </w:r>
    </w:p>
    <w:p w14:paraId="3B88EEF3" w14:textId="77777777" w:rsidR="00000000" w:rsidRDefault="007C71EE">
      <w:pPr>
        <w:pStyle w:val="a"/>
        <w:rPr>
          <w:rFonts w:hint="cs"/>
          <w:rtl/>
        </w:rPr>
      </w:pPr>
    </w:p>
    <w:p w14:paraId="0F43A5AA" w14:textId="77777777" w:rsidR="00000000" w:rsidRDefault="007C71EE">
      <w:pPr>
        <w:pStyle w:val="a"/>
        <w:rPr>
          <w:rFonts w:hint="cs"/>
          <w:rtl/>
        </w:rPr>
      </w:pPr>
      <w:r>
        <w:rPr>
          <w:rFonts w:hint="cs"/>
          <w:rtl/>
        </w:rPr>
        <w:t xml:space="preserve">אני לא חושב שהשר פורז </w:t>
      </w:r>
      <w:r>
        <w:rPr>
          <w:rFonts w:hint="cs"/>
          <w:rtl/>
        </w:rPr>
        <w:t>- - -</w:t>
      </w:r>
    </w:p>
    <w:p w14:paraId="313725E1" w14:textId="77777777" w:rsidR="00000000" w:rsidRDefault="007C71EE">
      <w:pPr>
        <w:pStyle w:val="a"/>
        <w:rPr>
          <w:rFonts w:hint="cs"/>
          <w:rtl/>
        </w:rPr>
      </w:pPr>
    </w:p>
    <w:p w14:paraId="2BB4E847" w14:textId="77777777" w:rsidR="00000000" w:rsidRDefault="007C71EE">
      <w:pPr>
        <w:pStyle w:val="ac"/>
        <w:rPr>
          <w:rtl/>
        </w:rPr>
      </w:pPr>
      <w:r>
        <w:rPr>
          <w:rFonts w:hint="eastAsia"/>
          <w:rtl/>
        </w:rPr>
        <w:t>שר</w:t>
      </w:r>
      <w:r>
        <w:rPr>
          <w:rtl/>
        </w:rPr>
        <w:t xml:space="preserve"> הפנים אברהם פורז:</w:t>
      </w:r>
    </w:p>
    <w:p w14:paraId="563FC6D4" w14:textId="77777777" w:rsidR="00000000" w:rsidRDefault="007C71EE">
      <w:pPr>
        <w:pStyle w:val="a"/>
        <w:rPr>
          <w:rFonts w:hint="cs"/>
          <w:rtl/>
        </w:rPr>
      </w:pPr>
    </w:p>
    <w:p w14:paraId="67BBA774" w14:textId="77777777" w:rsidR="00000000" w:rsidRDefault="007C71EE">
      <w:pPr>
        <w:pStyle w:val="a"/>
        <w:rPr>
          <w:rFonts w:hint="cs"/>
          <w:rtl/>
        </w:rPr>
      </w:pPr>
      <w:r>
        <w:rPr>
          <w:rFonts w:hint="cs"/>
          <w:rtl/>
        </w:rPr>
        <w:t>- - -</w:t>
      </w:r>
    </w:p>
    <w:p w14:paraId="2513F152" w14:textId="77777777" w:rsidR="00000000" w:rsidRDefault="007C71EE">
      <w:pPr>
        <w:pStyle w:val="a"/>
        <w:rPr>
          <w:rFonts w:hint="cs"/>
          <w:rtl/>
        </w:rPr>
      </w:pPr>
    </w:p>
    <w:p w14:paraId="091DAB03" w14:textId="77777777" w:rsidR="00000000" w:rsidRDefault="007C71EE">
      <w:pPr>
        <w:pStyle w:val="ad"/>
        <w:rPr>
          <w:rtl/>
        </w:rPr>
      </w:pPr>
      <w:r>
        <w:rPr>
          <w:rtl/>
        </w:rPr>
        <w:t>היו"ר מוחמד ברכה:</w:t>
      </w:r>
    </w:p>
    <w:p w14:paraId="52364BDC" w14:textId="77777777" w:rsidR="00000000" w:rsidRDefault="007C71EE">
      <w:pPr>
        <w:pStyle w:val="a"/>
        <w:rPr>
          <w:rtl/>
        </w:rPr>
      </w:pPr>
    </w:p>
    <w:p w14:paraId="0809127D" w14:textId="77777777" w:rsidR="00000000" w:rsidRDefault="007C71EE">
      <w:pPr>
        <w:pStyle w:val="a"/>
        <w:rPr>
          <w:rFonts w:hint="cs"/>
          <w:rtl/>
        </w:rPr>
      </w:pPr>
      <w:r>
        <w:rPr>
          <w:rFonts w:hint="cs"/>
          <w:rtl/>
        </w:rPr>
        <w:t xml:space="preserve">נדמה לי שבוש עזר לך לשכנע אותו, קצת. </w:t>
      </w:r>
    </w:p>
    <w:p w14:paraId="5F16F789" w14:textId="77777777" w:rsidR="00000000" w:rsidRDefault="007C71EE">
      <w:pPr>
        <w:pStyle w:val="a"/>
        <w:rPr>
          <w:rFonts w:hint="cs"/>
          <w:rtl/>
        </w:rPr>
      </w:pPr>
    </w:p>
    <w:p w14:paraId="0F233078" w14:textId="77777777" w:rsidR="00000000" w:rsidRDefault="007C71EE">
      <w:pPr>
        <w:pStyle w:val="ac"/>
        <w:rPr>
          <w:rtl/>
        </w:rPr>
      </w:pPr>
      <w:r>
        <w:rPr>
          <w:rFonts w:hint="eastAsia"/>
          <w:rtl/>
        </w:rPr>
        <w:t>שר</w:t>
      </w:r>
      <w:r>
        <w:rPr>
          <w:rtl/>
        </w:rPr>
        <w:t xml:space="preserve"> הפנים אברהם פורז:</w:t>
      </w:r>
    </w:p>
    <w:p w14:paraId="54071C12" w14:textId="77777777" w:rsidR="00000000" w:rsidRDefault="007C71EE">
      <w:pPr>
        <w:pStyle w:val="a"/>
        <w:rPr>
          <w:rFonts w:hint="cs"/>
          <w:rtl/>
        </w:rPr>
      </w:pPr>
    </w:p>
    <w:p w14:paraId="2FCCCC63" w14:textId="77777777" w:rsidR="00000000" w:rsidRDefault="007C71EE">
      <w:pPr>
        <w:pStyle w:val="a"/>
        <w:rPr>
          <w:rFonts w:hint="cs"/>
          <w:rtl/>
        </w:rPr>
      </w:pPr>
      <w:r>
        <w:rPr>
          <w:rFonts w:hint="cs"/>
          <w:rtl/>
        </w:rPr>
        <w:t>מי, בוש?</w:t>
      </w:r>
    </w:p>
    <w:p w14:paraId="5EC9B061" w14:textId="77777777" w:rsidR="00000000" w:rsidRDefault="007C71EE">
      <w:pPr>
        <w:pStyle w:val="a"/>
        <w:rPr>
          <w:rFonts w:hint="cs"/>
          <w:rtl/>
        </w:rPr>
      </w:pPr>
    </w:p>
    <w:p w14:paraId="7A805ED6" w14:textId="77777777" w:rsidR="00000000" w:rsidRDefault="007C71EE">
      <w:pPr>
        <w:pStyle w:val="ad"/>
        <w:rPr>
          <w:rtl/>
        </w:rPr>
      </w:pPr>
      <w:r>
        <w:rPr>
          <w:rtl/>
        </w:rPr>
        <w:t>היו"ר מוחמד ברכה:</w:t>
      </w:r>
    </w:p>
    <w:p w14:paraId="29C343A3" w14:textId="77777777" w:rsidR="00000000" w:rsidRDefault="007C71EE">
      <w:pPr>
        <w:pStyle w:val="a"/>
        <w:rPr>
          <w:rtl/>
        </w:rPr>
      </w:pPr>
    </w:p>
    <w:p w14:paraId="43067C7C" w14:textId="77777777" w:rsidR="00000000" w:rsidRDefault="007C71EE">
      <w:pPr>
        <w:pStyle w:val="a"/>
        <w:rPr>
          <w:rFonts w:hint="cs"/>
          <w:rtl/>
        </w:rPr>
      </w:pPr>
      <w:r>
        <w:rPr>
          <w:rFonts w:hint="cs"/>
          <w:rtl/>
        </w:rPr>
        <w:t xml:space="preserve">כן, קצת. קצת. </w:t>
      </w:r>
    </w:p>
    <w:p w14:paraId="6AE28AB2" w14:textId="77777777" w:rsidR="00000000" w:rsidRDefault="007C71EE">
      <w:pPr>
        <w:pStyle w:val="a"/>
        <w:rPr>
          <w:rFonts w:hint="cs"/>
          <w:rtl/>
        </w:rPr>
      </w:pPr>
    </w:p>
    <w:p w14:paraId="0FEFACDA" w14:textId="77777777" w:rsidR="00000000" w:rsidRDefault="007C71EE">
      <w:pPr>
        <w:pStyle w:val="ac"/>
        <w:rPr>
          <w:rtl/>
        </w:rPr>
      </w:pPr>
      <w:r>
        <w:rPr>
          <w:rFonts w:hint="eastAsia"/>
          <w:rtl/>
        </w:rPr>
        <w:t>שר</w:t>
      </w:r>
      <w:r>
        <w:rPr>
          <w:rtl/>
        </w:rPr>
        <w:t xml:space="preserve"> הפנים אברהם פורז:</w:t>
      </w:r>
    </w:p>
    <w:p w14:paraId="78C6E71B" w14:textId="77777777" w:rsidR="00000000" w:rsidRDefault="007C71EE">
      <w:pPr>
        <w:pStyle w:val="a"/>
        <w:rPr>
          <w:rFonts w:hint="cs"/>
          <w:rtl/>
        </w:rPr>
      </w:pPr>
    </w:p>
    <w:p w14:paraId="019CF4B1" w14:textId="77777777" w:rsidR="00000000" w:rsidRDefault="007C71EE">
      <w:pPr>
        <w:pStyle w:val="a"/>
        <w:rPr>
          <w:rFonts w:hint="cs"/>
          <w:rtl/>
        </w:rPr>
      </w:pPr>
      <w:r>
        <w:rPr>
          <w:rFonts w:hint="cs"/>
          <w:rtl/>
        </w:rPr>
        <w:t>תמיד טוב לקבל עזרה - - -</w:t>
      </w:r>
    </w:p>
    <w:p w14:paraId="7D63E3C4" w14:textId="77777777" w:rsidR="00000000" w:rsidRDefault="007C71EE">
      <w:pPr>
        <w:pStyle w:val="a"/>
        <w:rPr>
          <w:rFonts w:hint="cs"/>
          <w:rtl/>
        </w:rPr>
      </w:pPr>
    </w:p>
    <w:p w14:paraId="7C25E29E" w14:textId="77777777" w:rsidR="00000000" w:rsidRDefault="007C71EE">
      <w:pPr>
        <w:pStyle w:val="SpeakerCon"/>
        <w:rPr>
          <w:rtl/>
        </w:rPr>
      </w:pPr>
      <w:bookmarkStart w:id="1321" w:name="FS000000433T27_05_2003_13_48_40C"/>
      <w:bookmarkEnd w:id="1321"/>
      <w:r>
        <w:rPr>
          <w:rtl/>
        </w:rPr>
        <w:t>דליה איציק (העבודה-מימד):</w:t>
      </w:r>
    </w:p>
    <w:p w14:paraId="5473BBE9" w14:textId="77777777" w:rsidR="00000000" w:rsidRDefault="007C71EE">
      <w:pPr>
        <w:pStyle w:val="a"/>
        <w:rPr>
          <w:rFonts w:hint="cs"/>
          <w:rtl/>
        </w:rPr>
      </w:pPr>
    </w:p>
    <w:p w14:paraId="76FCC4DD" w14:textId="77777777" w:rsidR="00000000" w:rsidRDefault="007C71EE">
      <w:pPr>
        <w:pStyle w:val="a"/>
        <w:rPr>
          <w:rFonts w:hint="cs"/>
          <w:rtl/>
        </w:rPr>
      </w:pPr>
      <w:r>
        <w:rPr>
          <w:rFonts w:hint="cs"/>
          <w:rtl/>
        </w:rPr>
        <w:t>עכשיו, אדוני השר, למ</w:t>
      </w:r>
      <w:r>
        <w:rPr>
          <w:rFonts w:hint="cs"/>
          <w:rtl/>
        </w:rPr>
        <w:t xml:space="preserve">ה שמחה - הסברתי. למה עצב? אתה יודע, אני לא יכולה; לא יכולה - גם בשעה הגדולה הזאת - אני לא יכולה לסלוח לו ולחבריו על מה שהם עוללו לנו ואיך בסופה של הדרך הזאת, בהסתה פרמננטית, קבועה, מופרעת, פרועה, נרצח ראש ממשלה. על מה נרצח האיש ולמה? אלוהים, למה הוא נרצח? </w:t>
      </w:r>
      <w:r>
        <w:rPr>
          <w:rFonts w:hint="cs"/>
          <w:rtl/>
        </w:rPr>
        <w:t>מה הוא עשה? אני לא יכולה - אתה יודע, אתמול הבן שלי, הגדול, אומר לי: אמא, תגידי, היו באים עכשיו לרבין והיו אומרים לו את זה, מה הוא היה אומר? אמרתי לו: אני לא יודעת מה הוא היה אומר, אבל אני מוכרחה להגיד לך - הוא אומר: אבל את צריכה לשמוח. אמרתי לו: אני מודה ש</w:t>
      </w:r>
      <w:r>
        <w:rPr>
          <w:rFonts w:hint="cs"/>
          <w:rtl/>
        </w:rPr>
        <w:t xml:space="preserve">אני שמחה, אבל אני גם נורא עצובה. </w:t>
      </w:r>
    </w:p>
    <w:p w14:paraId="5A194FB7" w14:textId="77777777" w:rsidR="00000000" w:rsidRDefault="007C71EE">
      <w:pPr>
        <w:pStyle w:val="a"/>
        <w:rPr>
          <w:rFonts w:hint="cs"/>
          <w:rtl/>
        </w:rPr>
      </w:pPr>
    </w:p>
    <w:p w14:paraId="1813FC05" w14:textId="77777777" w:rsidR="00000000" w:rsidRDefault="007C71EE">
      <w:pPr>
        <w:pStyle w:val="a"/>
        <w:rPr>
          <w:rFonts w:hint="cs"/>
          <w:rtl/>
        </w:rPr>
      </w:pPr>
      <w:r>
        <w:rPr>
          <w:rFonts w:hint="cs"/>
          <w:rtl/>
        </w:rPr>
        <w:t>עכשיו, אני ראיתי אתמול שלטים - אני מניחה שזה גם יגיע אליך. אולי: פורז רוצח, פורז בוגד - ראיתי אתמול שלטים על חלק משריך - - -</w:t>
      </w:r>
    </w:p>
    <w:p w14:paraId="51B80BCE" w14:textId="77777777" w:rsidR="00000000" w:rsidRDefault="007C71EE">
      <w:pPr>
        <w:pStyle w:val="a"/>
        <w:rPr>
          <w:rFonts w:hint="cs"/>
          <w:rtl/>
        </w:rPr>
      </w:pPr>
    </w:p>
    <w:p w14:paraId="1CA9BC53" w14:textId="77777777" w:rsidR="00000000" w:rsidRDefault="007C71EE">
      <w:pPr>
        <w:pStyle w:val="ac"/>
        <w:rPr>
          <w:rtl/>
        </w:rPr>
      </w:pPr>
      <w:r>
        <w:rPr>
          <w:rFonts w:hint="eastAsia"/>
          <w:rtl/>
        </w:rPr>
        <w:t>שר</w:t>
      </w:r>
      <w:r>
        <w:rPr>
          <w:rtl/>
        </w:rPr>
        <w:t xml:space="preserve"> הפנים אברהם פורז:</w:t>
      </w:r>
    </w:p>
    <w:p w14:paraId="36AA7181" w14:textId="77777777" w:rsidR="00000000" w:rsidRDefault="007C71EE">
      <w:pPr>
        <w:pStyle w:val="a"/>
        <w:rPr>
          <w:rFonts w:hint="cs"/>
          <w:rtl/>
        </w:rPr>
      </w:pPr>
    </w:p>
    <w:p w14:paraId="43D121ED" w14:textId="77777777" w:rsidR="00000000" w:rsidRDefault="007C71EE">
      <w:pPr>
        <w:pStyle w:val="a"/>
        <w:rPr>
          <w:rFonts w:hint="cs"/>
          <w:rtl/>
        </w:rPr>
      </w:pPr>
      <w:r>
        <w:rPr>
          <w:rFonts w:hint="cs"/>
          <w:rtl/>
        </w:rPr>
        <w:t>פורז רוצח?</w:t>
      </w:r>
    </w:p>
    <w:p w14:paraId="490F668D" w14:textId="77777777" w:rsidR="00000000" w:rsidRDefault="007C71EE">
      <w:pPr>
        <w:pStyle w:val="a"/>
        <w:rPr>
          <w:rtl/>
        </w:rPr>
      </w:pPr>
    </w:p>
    <w:p w14:paraId="6EDE06D0" w14:textId="77777777" w:rsidR="00000000" w:rsidRDefault="007C71EE">
      <w:pPr>
        <w:pStyle w:val="a"/>
        <w:rPr>
          <w:rFonts w:hint="cs"/>
          <w:rtl/>
        </w:rPr>
      </w:pPr>
    </w:p>
    <w:p w14:paraId="56B8405D" w14:textId="77777777" w:rsidR="00000000" w:rsidRDefault="007C71EE">
      <w:pPr>
        <w:pStyle w:val="SpeakerCon"/>
        <w:rPr>
          <w:rtl/>
        </w:rPr>
      </w:pPr>
      <w:bookmarkStart w:id="1322" w:name="FS000000433T27_05_2003_13_52_38C"/>
      <w:bookmarkEnd w:id="1322"/>
      <w:r>
        <w:rPr>
          <w:rtl/>
        </w:rPr>
        <w:t>דליה איציק (העבודה-מימד):</w:t>
      </w:r>
    </w:p>
    <w:p w14:paraId="758A11B7" w14:textId="77777777" w:rsidR="00000000" w:rsidRDefault="007C71EE">
      <w:pPr>
        <w:pStyle w:val="a"/>
        <w:rPr>
          <w:rtl/>
        </w:rPr>
      </w:pPr>
    </w:p>
    <w:p w14:paraId="4CD682D4" w14:textId="77777777" w:rsidR="00000000" w:rsidRDefault="007C71EE">
      <w:pPr>
        <w:pStyle w:val="a"/>
        <w:rPr>
          <w:rFonts w:hint="cs"/>
          <w:rtl/>
        </w:rPr>
      </w:pPr>
      <w:r>
        <w:rPr>
          <w:rFonts w:hint="cs"/>
          <w:rtl/>
        </w:rPr>
        <w:t xml:space="preserve">חלק משריך בממשלה. אפי איתם בוגד, </w:t>
      </w:r>
      <w:r>
        <w:rPr>
          <w:rFonts w:hint="cs"/>
          <w:rtl/>
        </w:rPr>
        <w:t>ראיתי אתמול: בני אלון רוצח, ראיתי: ראש הממשלה, אבי אבות הבוגדים, נחבר אותך לרבין. אנחנו, אני מבטיחה לך, לא ניתן - - -</w:t>
      </w:r>
    </w:p>
    <w:p w14:paraId="5C65E7D7" w14:textId="77777777" w:rsidR="00000000" w:rsidRDefault="007C71EE">
      <w:pPr>
        <w:pStyle w:val="a"/>
        <w:rPr>
          <w:rFonts w:hint="cs"/>
          <w:rtl/>
        </w:rPr>
      </w:pPr>
    </w:p>
    <w:p w14:paraId="4C7C015D" w14:textId="77777777" w:rsidR="00000000" w:rsidRDefault="007C71EE">
      <w:pPr>
        <w:pStyle w:val="ac"/>
        <w:rPr>
          <w:rtl/>
        </w:rPr>
      </w:pPr>
      <w:r>
        <w:rPr>
          <w:rFonts w:hint="eastAsia"/>
          <w:rtl/>
        </w:rPr>
        <w:t>שר</w:t>
      </w:r>
      <w:r>
        <w:rPr>
          <w:rtl/>
        </w:rPr>
        <w:t xml:space="preserve"> הפנים אברהם פורז:</w:t>
      </w:r>
    </w:p>
    <w:p w14:paraId="4C4D39F5" w14:textId="77777777" w:rsidR="00000000" w:rsidRDefault="007C71EE">
      <w:pPr>
        <w:pStyle w:val="a"/>
        <w:rPr>
          <w:rFonts w:hint="cs"/>
          <w:rtl/>
        </w:rPr>
      </w:pPr>
    </w:p>
    <w:p w14:paraId="49B5386E" w14:textId="77777777" w:rsidR="00000000" w:rsidRDefault="007C71EE">
      <w:pPr>
        <w:pStyle w:val="a"/>
        <w:rPr>
          <w:rFonts w:hint="cs"/>
          <w:rtl/>
        </w:rPr>
      </w:pPr>
      <w:r>
        <w:rPr>
          <w:rFonts w:hint="cs"/>
          <w:rtl/>
        </w:rPr>
        <w:t>שלטים של מי הם היו?</w:t>
      </w:r>
    </w:p>
    <w:p w14:paraId="4842B84A" w14:textId="77777777" w:rsidR="00000000" w:rsidRDefault="007C71EE">
      <w:pPr>
        <w:pStyle w:val="a"/>
        <w:rPr>
          <w:rFonts w:hint="cs"/>
          <w:rtl/>
        </w:rPr>
      </w:pPr>
    </w:p>
    <w:p w14:paraId="42A4D10A" w14:textId="77777777" w:rsidR="00000000" w:rsidRDefault="007C71EE">
      <w:pPr>
        <w:pStyle w:val="SpeakerCon"/>
        <w:rPr>
          <w:rtl/>
        </w:rPr>
      </w:pPr>
      <w:bookmarkStart w:id="1323" w:name="FS000000433T27_05_2003_13_53_43C"/>
      <w:bookmarkEnd w:id="1323"/>
      <w:r>
        <w:rPr>
          <w:rtl/>
        </w:rPr>
        <w:t>דליה איציק (העבודה-מימד):</w:t>
      </w:r>
    </w:p>
    <w:p w14:paraId="47F44486" w14:textId="77777777" w:rsidR="00000000" w:rsidRDefault="007C71EE">
      <w:pPr>
        <w:pStyle w:val="a"/>
        <w:rPr>
          <w:rtl/>
        </w:rPr>
      </w:pPr>
    </w:p>
    <w:p w14:paraId="00F5A4FF" w14:textId="77777777" w:rsidR="00000000" w:rsidRDefault="007C71EE">
      <w:pPr>
        <w:pStyle w:val="a"/>
        <w:rPr>
          <w:rFonts w:hint="cs"/>
          <w:rtl/>
        </w:rPr>
      </w:pPr>
      <w:r>
        <w:rPr>
          <w:rFonts w:hint="cs"/>
          <w:rtl/>
        </w:rPr>
        <w:t>שלטים בחוצות העיר הזאת, הסתה, שקוראים ממש לרצח.</w:t>
      </w:r>
    </w:p>
    <w:p w14:paraId="6AC775B8" w14:textId="77777777" w:rsidR="00000000" w:rsidRDefault="007C71EE">
      <w:pPr>
        <w:pStyle w:val="a"/>
        <w:rPr>
          <w:rFonts w:hint="cs"/>
          <w:rtl/>
        </w:rPr>
      </w:pPr>
    </w:p>
    <w:p w14:paraId="00FBFEB2" w14:textId="77777777" w:rsidR="00000000" w:rsidRDefault="007C71EE">
      <w:pPr>
        <w:pStyle w:val="ac"/>
        <w:rPr>
          <w:rtl/>
        </w:rPr>
      </w:pPr>
      <w:r>
        <w:rPr>
          <w:rFonts w:hint="eastAsia"/>
          <w:rtl/>
        </w:rPr>
        <w:t>מיכאל</w:t>
      </w:r>
      <w:r>
        <w:rPr>
          <w:rtl/>
        </w:rPr>
        <w:t xml:space="preserve"> מלכיאור (העב</w:t>
      </w:r>
      <w:r>
        <w:rPr>
          <w:rtl/>
        </w:rPr>
        <w:t>ודה-מימד):</w:t>
      </w:r>
    </w:p>
    <w:p w14:paraId="5E66B26D" w14:textId="77777777" w:rsidR="00000000" w:rsidRDefault="007C71EE">
      <w:pPr>
        <w:pStyle w:val="a"/>
        <w:rPr>
          <w:rFonts w:hint="cs"/>
          <w:rtl/>
        </w:rPr>
      </w:pPr>
    </w:p>
    <w:p w14:paraId="24D7EF8B" w14:textId="77777777" w:rsidR="00000000" w:rsidRDefault="007C71EE">
      <w:pPr>
        <w:pStyle w:val="a"/>
        <w:rPr>
          <w:rFonts w:hint="cs"/>
          <w:rtl/>
        </w:rPr>
      </w:pPr>
      <w:r>
        <w:rPr>
          <w:rFonts w:hint="cs"/>
          <w:rtl/>
        </w:rPr>
        <w:t>שלטים או כתובות נאצה?</w:t>
      </w:r>
    </w:p>
    <w:p w14:paraId="0B0D74AD" w14:textId="77777777" w:rsidR="00000000" w:rsidRDefault="007C71EE">
      <w:pPr>
        <w:pStyle w:val="a"/>
        <w:rPr>
          <w:rFonts w:hint="cs"/>
          <w:rtl/>
        </w:rPr>
      </w:pPr>
    </w:p>
    <w:p w14:paraId="1E41C7C6" w14:textId="77777777" w:rsidR="00000000" w:rsidRDefault="007C71EE">
      <w:pPr>
        <w:pStyle w:val="SpeakerCon"/>
        <w:rPr>
          <w:rtl/>
        </w:rPr>
      </w:pPr>
      <w:bookmarkStart w:id="1324" w:name="FS000000433T27_05_2003_13_54_15C"/>
      <w:bookmarkEnd w:id="1324"/>
      <w:r>
        <w:rPr>
          <w:rtl/>
        </w:rPr>
        <w:t>דליה איציק (העבודה-מימד):</w:t>
      </w:r>
    </w:p>
    <w:p w14:paraId="5C99AFE0" w14:textId="77777777" w:rsidR="00000000" w:rsidRDefault="007C71EE">
      <w:pPr>
        <w:pStyle w:val="a"/>
        <w:rPr>
          <w:rtl/>
        </w:rPr>
      </w:pPr>
    </w:p>
    <w:p w14:paraId="0EFD0004" w14:textId="77777777" w:rsidR="00000000" w:rsidRDefault="007C71EE">
      <w:pPr>
        <w:pStyle w:val="a"/>
        <w:rPr>
          <w:rFonts w:hint="cs"/>
          <w:rtl/>
        </w:rPr>
      </w:pPr>
      <w:r>
        <w:rPr>
          <w:rFonts w:hint="cs"/>
          <w:rtl/>
        </w:rPr>
        <w:t xml:space="preserve">כתובות ושלטים. </w:t>
      </w:r>
    </w:p>
    <w:p w14:paraId="1AF6528D" w14:textId="77777777" w:rsidR="00000000" w:rsidRDefault="007C71EE">
      <w:pPr>
        <w:pStyle w:val="a"/>
        <w:rPr>
          <w:rFonts w:hint="cs"/>
          <w:rtl/>
        </w:rPr>
      </w:pPr>
    </w:p>
    <w:p w14:paraId="76C9AE6E" w14:textId="77777777" w:rsidR="00000000" w:rsidRDefault="007C71EE">
      <w:pPr>
        <w:pStyle w:val="ac"/>
        <w:rPr>
          <w:rtl/>
        </w:rPr>
      </w:pPr>
      <w:r>
        <w:rPr>
          <w:rFonts w:hint="eastAsia"/>
          <w:rtl/>
        </w:rPr>
        <w:t>שר</w:t>
      </w:r>
      <w:r>
        <w:rPr>
          <w:rtl/>
        </w:rPr>
        <w:t xml:space="preserve"> הפנים אברהם פורז:</w:t>
      </w:r>
    </w:p>
    <w:p w14:paraId="3235AF8B" w14:textId="77777777" w:rsidR="00000000" w:rsidRDefault="007C71EE">
      <w:pPr>
        <w:pStyle w:val="a"/>
        <w:rPr>
          <w:rFonts w:hint="cs"/>
          <w:rtl/>
        </w:rPr>
      </w:pPr>
    </w:p>
    <w:p w14:paraId="509C2B75" w14:textId="77777777" w:rsidR="00000000" w:rsidRDefault="007C71EE">
      <w:pPr>
        <w:pStyle w:val="a"/>
        <w:rPr>
          <w:rFonts w:hint="cs"/>
          <w:rtl/>
        </w:rPr>
      </w:pPr>
      <w:r>
        <w:rPr>
          <w:rFonts w:hint="cs"/>
          <w:rtl/>
        </w:rPr>
        <w:t xml:space="preserve">נגד הימין? </w:t>
      </w:r>
    </w:p>
    <w:p w14:paraId="123BF7AE" w14:textId="77777777" w:rsidR="00000000" w:rsidRDefault="007C71EE">
      <w:pPr>
        <w:pStyle w:val="a"/>
        <w:rPr>
          <w:rFonts w:hint="cs"/>
          <w:rtl/>
        </w:rPr>
      </w:pPr>
    </w:p>
    <w:p w14:paraId="21998F53" w14:textId="77777777" w:rsidR="00000000" w:rsidRDefault="007C71EE">
      <w:pPr>
        <w:pStyle w:val="ac"/>
        <w:rPr>
          <w:rtl/>
        </w:rPr>
      </w:pPr>
      <w:r>
        <w:rPr>
          <w:rFonts w:hint="eastAsia"/>
          <w:rtl/>
        </w:rPr>
        <w:t>מיכאל</w:t>
      </w:r>
      <w:r>
        <w:rPr>
          <w:rtl/>
        </w:rPr>
        <w:t xml:space="preserve"> מלכיאור (העבודה-מימד):</w:t>
      </w:r>
    </w:p>
    <w:p w14:paraId="1B1C3713" w14:textId="77777777" w:rsidR="00000000" w:rsidRDefault="007C71EE">
      <w:pPr>
        <w:pStyle w:val="a"/>
        <w:rPr>
          <w:rFonts w:hint="cs"/>
          <w:rtl/>
        </w:rPr>
      </w:pPr>
    </w:p>
    <w:p w14:paraId="2479982A" w14:textId="77777777" w:rsidR="00000000" w:rsidRDefault="007C71EE">
      <w:pPr>
        <w:pStyle w:val="a"/>
        <w:rPr>
          <w:rFonts w:hint="cs"/>
          <w:rtl/>
        </w:rPr>
      </w:pPr>
      <w:r>
        <w:rPr>
          <w:rFonts w:hint="cs"/>
          <w:rtl/>
        </w:rPr>
        <w:t xml:space="preserve">כן. </w:t>
      </w:r>
    </w:p>
    <w:p w14:paraId="67CF48F0" w14:textId="77777777" w:rsidR="00000000" w:rsidRDefault="007C71EE">
      <w:pPr>
        <w:pStyle w:val="a"/>
        <w:rPr>
          <w:rFonts w:hint="cs"/>
          <w:rtl/>
        </w:rPr>
      </w:pPr>
    </w:p>
    <w:p w14:paraId="162E1C8C" w14:textId="77777777" w:rsidR="00000000" w:rsidRDefault="007C71EE">
      <w:pPr>
        <w:pStyle w:val="ac"/>
        <w:rPr>
          <w:rtl/>
        </w:rPr>
      </w:pPr>
      <w:r>
        <w:rPr>
          <w:rFonts w:hint="eastAsia"/>
          <w:rtl/>
        </w:rPr>
        <w:t>שר</w:t>
      </w:r>
      <w:r>
        <w:rPr>
          <w:rtl/>
        </w:rPr>
        <w:t xml:space="preserve"> הפנים אברהם פורז:</w:t>
      </w:r>
    </w:p>
    <w:p w14:paraId="0209D5EB" w14:textId="77777777" w:rsidR="00000000" w:rsidRDefault="007C71EE">
      <w:pPr>
        <w:pStyle w:val="a"/>
        <w:rPr>
          <w:rFonts w:hint="cs"/>
          <w:rtl/>
        </w:rPr>
      </w:pPr>
    </w:p>
    <w:p w14:paraId="4E604E8B" w14:textId="77777777" w:rsidR="00000000" w:rsidRDefault="007C71EE">
      <w:pPr>
        <w:pStyle w:val="a"/>
        <w:rPr>
          <w:rFonts w:hint="cs"/>
          <w:rtl/>
        </w:rPr>
      </w:pPr>
      <w:r>
        <w:rPr>
          <w:rFonts w:hint="cs"/>
          <w:rtl/>
        </w:rPr>
        <w:t>גם הם לא מספיק טובים?</w:t>
      </w:r>
    </w:p>
    <w:p w14:paraId="5FB210D9" w14:textId="77777777" w:rsidR="00000000" w:rsidRDefault="007C71EE">
      <w:pPr>
        <w:pStyle w:val="a"/>
        <w:rPr>
          <w:rFonts w:hint="cs"/>
          <w:rtl/>
        </w:rPr>
      </w:pPr>
    </w:p>
    <w:p w14:paraId="4D3D4A52" w14:textId="77777777" w:rsidR="00000000" w:rsidRDefault="007C71EE">
      <w:pPr>
        <w:pStyle w:val="SpeakerCon"/>
        <w:rPr>
          <w:rtl/>
        </w:rPr>
      </w:pPr>
      <w:bookmarkStart w:id="1325" w:name="FS000000433T27_05_2003_13_55_30C"/>
      <w:bookmarkEnd w:id="1325"/>
      <w:r>
        <w:rPr>
          <w:rtl/>
        </w:rPr>
        <w:t>דליה איציק (העבודה-מימד):</w:t>
      </w:r>
    </w:p>
    <w:p w14:paraId="4358FE6F" w14:textId="77777777" w:rsidR="00000000" w:rsidRDefault="007C71EE">
      <w:pPr>
        <w:pStyle w:val="a"/>
        <w:rPr>
          <w:rtl/>
        </w:rPr>
      </w:pPr>
    </w:p>
    <w:p w14:paraId="4825CF93" w14:textId="77777777" w:rsidR="00000000" w:rsidRDefault="007C71EE">
      <w:pPr>
        <w:pStyle w:val="a"/>
        <w:rPr>
          <w:rFonts w:hint="cs"/>
          <w:rtl/>
        </w:rPr>
      </w:pPr>
      <w:r>
        <w:rPr>
          <w:rFonts w:hint="cs"/>
          <w:rtl/>
        </w:rPr>
        <w:t>גם הם כבר לא מספיק טובים. ואני יכו</w:t>
      </w:r>
      <w:r>
        <w:rPr>
          <w:rFonts w:hint="cs"/>
          <w:rtl/>
        </w:rPr>
        <w:t xml:space="preserve">לה להבטיח לך כאן ועכשיו, שאנחנו נעשה הכול לא לאפשר להם להרים ראש. אנחנו נעשה הכול ולא נתנהג כפי שהם נהגו בנו באותם ימים קשים. </w:t>
      </w:r>
    </w:p>
    <w:p w14:paraId="6D991FC7" w14:textId="77777777" w:rsidR="00000000" w:rsidRDefault="007C71EE">
      <w:pPr>
        <w:pStyle w:val="a"/>
        <w:rPr>
          <w:rFonts w:hint="cs"/>
          <w:rtl/>
        </w:rPr>
      </w:pPr>
    </w:p>
    <w:p w14:paraId="26650C48" w14:textId="77777777" w:rsidR="00000000" w:rsidRDefault="007C71EE">
      <w:pPr>
        <w:pStyle w:val="a"/>
        <w:rPr>
          <w:rFonts w:hint="cs"/>
          <w:rtl/>
        </w:rPr>
      </w:pPr>
      <w:r>
        <w:rPr>
          <w:rFonts w:hint="cs"/>
          <w:rtl/>
        </w:rPr>
        <w:t xml:space="preserve">הסתכלתי על ההצבעה. לימור לבנת - היא נמנעת. היא נמנעת. צחי הנגבי - הוא נמנע. פתאום אין לו מה להגיד. זה הכי מרגיז אותי. מילא, אתה </w:t>
      </w:r>
      <w:r>
        <w:rPr>
          <w:rFonts w:hint="cs"/>
          <w:rtl/>
        </w:rPr>
        <w:t>מתנגד. מילא, אתה בעד. מה, אין לך מה להגיד בסוגיה כל כך חשובה, היסטורית? היא נמנעת. אתה זוכר את האוהל שלה ליד משרד ראש הממשלה? אתה זוכר את ממלא-מקום ראש הממשלה, את אהוד אולמרט? אתה זוכר איך הוא הלך לגילה, שם, וחגג על הדם? אתה זוכר? אתה זוכר את היריות בגילה?</w:t>
      </w:r>
      <w:r>
        <w:rPr>
          <w:rFonts w:hint="cs"/>
          <w:rtl/>
        </w:rPr>
        <w:t xml:space="preserve"> אתה זוכר מה הם עשו לשמעון פרס עם האמא הערבייה שלו? איך אפשר לסלוח להם, אלוהים, איך אפשר לסלוח להם?</w:t>
      </w:r>
    </w:p>
    <w:p w14:paraId="0D94EAB8" w14:textId="77777777" w:rsidR="00000000" w:rsidRDefault="007C71EE">
      <w:pPr>
        <w:pStyle w:val="a"/>
        <w:rPr>
          <w:rFonts w:hint="cs"/>
          <w:rtl/>
        </w:rPr>
      </w:pPr>
    </w:p>
    <w:p w14:paraId="24FD500A" w14:textId="77777777" w:rsidR="00000000" w:rsidRDefault="007C71EE">
      <w:pPr>
        <w:pStyle w:val="ad"/>
        <w:rPr>
          <w:rtl/>
        </w:rPr>
      </w:pPr>
      <w:r>
        <w:rPr>
          <w:rtl/>
        </w:rPr>
        <w:t>היו"ר מוחמד ברכה:</w:t>
      </w:r>
    </w:p>
    <w:p w14:paraId="24F45624" w14:textId="77777777" w:rsidR="00000000" w:rsidRDefault="007C71EE">
      <w:pPr>
        <w:pStyle w:val="a"/>
        <w:rPr>
          <w:rtl/>
        </w:rPr>
      </w:pPr>
    </w:p>
    <w:p w14:paraId="4C9979FF" w14:textId="77777777" w:rsidR="00000000" w:rsidRDefault="007C71EE">
      <w:pPr>
        <w:pStyle w:val="a"/>
        <w:rPr>
          <w:rFonts w:hint="cs"/>
          <w:rtl/>
        </w:rPr>
      </w:pPr>
      <w:r>
        <w:rPr>
          <w:rFonts w:hint="cs"/>
          <w:rtl/>
        </w:rPr>
        <w:t xml:space="preserve">תשמעי, דליה. מניסיוני האישי, דווקא אמא ערבייה - ממש לא רע. בכלל לא. </w:t>
      </w:r>
    </w:p>
    <w:p w14:paraId="36E9FA16" w14:textId="77777777" w:rsidR="00000000" w:rsidRDefault="007C71EE">
      <w:pPr>
        <w:pStyle w:val="a"/>
        <w:rPr>
          <w:rFonts w:hint="cs"/>
          <w:rtl/>
        </w:rPr>
      </w:pPr>
    </w:p>
    <w:p w14:paraId="492BFEA6" w14:textId="77777777" w:rsidR="00000000" w:rsidRDefault="007C71EE">
      <w:pPr>
        <w:pStyle w:val="ac"/>
        <w:rPr>
          <w:rtl/>
        </w:rPr>
      </w:pPr>
      <w:r>
        <w:rPr>
          <w:rFonts w:hint="eastAsia"/>
          <w:rtl/>
        </w:rPr>
        <w:t>שר</w:t>
      </w:r>
      <w:r>
        <w:rPr>
          <w:rtl/>
        </w:rPr>
        <w:t xml:space="preserve"> הפנים אברהם פורז:</w:t>
      </w:r>
    </w:p>
    <w:p w14:paraId="37D50C48" w14:textId="77777777" w:rsidR="00000000" w:rsidRDefault="007C71EE">
      <w:pPr>
        <w:pStyle w:val="a"/>
        <w:rPr>
          <w:rFonts w:hint="cs"/>
          <w:rtl/>
        </w:rPr>
      </w:pPr>
    </w:p>
    <w:p w14:paraId="0345082B" w14:textId="77777777" w:rsidR="00000000" w:rsidRDefault="007C71EE">
      <w:pPr>
        <w:pStyle w:val="a"/>
        <w:rPr>
          <w:rFonts w:hint="cs"/>
          <w:rtl/>
        </w:rPr>
      </w:pPr>
      <w:r>
        <w:rPr>
          <w:rFonts w:hint="cs"/>
          <w:rtl/>
        </w:rPr>
        <w:t>- - -</w:t>
      </w:r>
    </w:p>
    <w:p w14:paraId="0A56FD37" w14:textId="77777777" w:rsidR="00000000" w:rsidRDefault="007C71EE">
      <w:pPr>
        <w:pStyle w:val="a"/>
        <w:rPr>
          <w:rFonts w:hint="cs"/>
          <w:rtl/>
        </w:rPr>
      </w:pPr>
    </w:p>
    <w:p w14:paraId="463CE52C" w14:textId="77777777" w:rsidR="00000000" w:rsidRDefault="007C71EE">
      <w:pPr>
        <w:pStyle w:val="SpeakerCon"/>
        <w:rPr>
          <w:rtl/>
        </w:rPr>
      </w:pPr>
      <w:bookmarkStart w:id="1326" w:name="FS000000433T27_05_2003_13_59_15C"/>
      <w:bookmarkEnd w:id="1326"/>
      <w:r>
        <w:rPr>
          <w:rtl/>
        </w:rPr>
        <w:t>דליה איציק (העבודה-מימד):</w:t>
      </w:r>
    </w:p>
    <w:p w14:paraId="2930B0AD" w14:textId="77777777" w:rsidR="00000000" w:rsidRDefault="007C71EE">
      <w:pPr>
        <w:pStyle w:val="a"/>
        <w:rPr>
          <w:rtl/>
        </w:rPr>
      </w:pPr>
    </w:p>
    <w:p w14:paraId="4BF6B663" w14:textId="77777777" w:rsidR="00000000" w:rsidRDefault="007C71EE">
      <w:pPr>
        <w:pStyle w:val="a"/>
        <w:rPr>
          <w:rFonts w:hint="cs"/>
          <w:rtl/>
        </w:rPr>
      </w:pPr>
      <w:r>
        <w:rPr>
          <w:rFonts w:hint="cs"/>
          <w:rtl/>
        </w:rPr>
        <w:t>אתה יודע ש</w:t>
      </w:r>
      <w:r>
        <w:rPr>
          <w:rFonts w:hint="cs"/>
          <w:rtl/>
        </w:rPr>
        <w:t>לפני  זמן-מה ניגש אחד העיתונאים לשמעון פרס במזנון ואומר לו: שמע, מר פרס, אני יכול לשאול אותך שאלה? אומר לו פרס: תשאל. אומר לו: אתה מבטיח שלא תיעלב? אומר לו פרס: אני יודע מה תשאל? איך אני יכול להבטיח לך מראש שאני לא איעלב? ובכל זאת, תשאל, הוא אומר. אומר לו:</w:t>
      </w:r>
      <w:r>
        <w:rPr>
          <w:rFonts w:hint="cs"/>
          <w:rtl/>
        </w:rPr>
        <w:t xml:space="preserve"> שמע, מרכלים - אני פשוט רציתי לבדוק אתך את הסיפור כי אני עיתונאי אחראי - אומרים עליך שלא מזמן היית במרוקו והתעניינת בקניית בית. אומר לו פרס: למה לא? הרי אמא שלי ערבייה.</w:t>
      </w:r>
    </w:p>
    <w:p w14:paraId="52BFD020" w14:textId="77777777" w:rsidR="00000000" w:rsidRDefault="007C71EE">
      <w:pPr>
        <w:pStyle w:val="a"/>
        <w:rPr>
          <w:rFonts w:hint="cs"/>
          <w:rtl/>
        </w:rPr>
      </w:pPr>
    </w:p>
    <w:p w14:paraId="23A04580" w14:textId="77777777" w:rsidR="00000000" w:rsidRDefault="007C71EE">
      <w:pPr>
        <w:pStyle w:val="a"/>
        <w:rPr>
          <w:rFonts w:hint="cs"/>
          <w:rtl/>
        </w:rPr>
      </w:pPr>
      <w:r>
        <w:rPr>
          <w:rFonts w:hint="cs"/>
          <w:rtl/>
        </w:rPr>
        <w:t>וההמצאה הזאת קנתה לה שביתה רק בין אותם אנשים שפרנסו את ההסתה, ושאלף פעמים יגידו לנו של</w:t>
      </w:r>
      <w:r>
        <w:rPr>
          <w:rFonts w:hint="cs"/>
          <w:rtl/>
        </w:rPr>
        <w:t xml:space="preserve">א הם גרמו ולא הם עשו. נכון, אולי הם לא התכוונו, אולי הם לא רצו את התוצאה - בטוח שהם לא רצו את התוצאה - אבל אין צל של ספק שההסתה הפרועה שלהם עשתה את מה שעשתה. </w:t>
      </w:r>
    </w:p>
    <w:p w14:paraId="56970C3A" w14:textId="77777777" w:rsidR="00000000" w:rsidRDefault="007C71EE">
      <w:pPr>
        <w:pStyle w:val="a"/>
        <w:rPr>
          <w:rFonts w:hint="cs"/>
          <w:rtl/>
        </w:rPr>
      </w:pPr>
    </w:p>
    <w:p w14:paraId="7BBCE6E8" w14:textId="77777777" w:rsidR="00000000" w:rsidRDefault="007C71EE">
      <w:pPr>
        <w:pStyle w:val="a"/>
        <w:rPr>
          <w:rFonts w:hint="cs"/>
          <w:rtl/>
        </w:rPr>
      </w:pPr>
      <w:r>
        <w:rPr>
          <w:rFonts w:hint="cs"/>
          <w:rtl/>
        </w:rPr>
        <w:t>אנחנו  לא נלביש את ראש הממשלה בבגדים  כאלה  ואחרים, ואנחנו לא נקרא לו: בוגד. אנחנו גם נשלח לו פר</w:t>
      </w:r>
      <w:r>
        <w:rPr>
          <w:rFonts w:hint="cs"/>
          <w:rtl/>
        </w:rPr>
        <w:t xml:space="preserve">חים יום יום כדי שימשיך בתהליך הזה וישנה את פניה של המדינה.  </w:t>
      </w:r>
    </w:p>
    <w:p w14:paraId="18F34A52" w14:textId="77777777" w:rsidR="00000000" w:rsidRDefault="007C71EE">
      <w:pPr>
        <w:pStyle w:val="a"/>
        <w:rPr>
          <w:rFonts w:hint="cs"/>
          <w:rtl/>
        </w:rPr>
      </w:pPr>
    </w:p>
    <w:p w14:paraId="4876DEF7" w14:textId="77777777" w:rsidR="00000000" w:rsidRDefault="007C71EE">
      <w:pPr>
        <w:pStyle w:val="a"/>
        <w:rPr>
          <w:rFonts w:hint="cs"/>
          <w:rtl/>
        </w:rPr>
      </w:pPr>
      <w:bookmarkStart w:id="1327" w:name="FS000000433T27_05_2003_17_26_40"/>
      <w:bookmarkStart w:id="1328" w:name="FS000000433T27_05_2003_17_26_41C"/>
      <w:bookmarkStart w:id="1329" w:name="FS000000433T27_05_2003_13_26_18"/>
      <w:bookmarkEnd w:id="1327"/>
      <w:bookmarkEnd w:id="1328"/>
      <w:bookmarkEnd w:id="1329"/>
      <w:r>
        <w:rPr>
          <w:rFonts w:hint="cs"/>
          <w:rtl/>
        </w:rPr>
        <w:t>אני רוצה להבטיח לך, פורז, שבני אלון לא יעזוב, ואני יכולה להבטיח לך שלימור לבנת לא תעזוב  וצחי הנגבי לא יעזוב. ראית אתמול איך הם התקפלו מהר מאוד.</w:t>
      </w:r>
    </w:p>
    <w:p w14:paraId="135485E5" w14:textId="77777777" w:rsidR="00000000" w:rsidRDefault="007C71EE">
      <w:pPr>
        <w:pStyle w:val="a"/>
        <w:rPr>
          <w:rFonts w:hint="cs"/>
          <w:rtl/>
        </w:rPr>
      </w:pPr>
    </w:p>
    <w:p w14:paraId="2CA165B4" w14:textId="77777777" w:rsidR="00000000" w:rsidRDefault="007C71EE">
      <w:pPr>
        <w:pStyle w:val="a"/>
        <w:rPr>
          <w:rFonts w:hint="cs"/>
          <w:rtl/>
        </w:rPr>
      </w:pPr>
    </w:p>
    <w:p w14:paraId="46C7771E" w14:textId="77777777" w:rsidR="00000000" w:rsidRDefault="007C71EE">
      <w:pPr>
        <w:pStyle w:val="a"/>
        <w:rPr>
          <w:rFonts w:hint="cs"/>
          <w:rtl/>
        </w:rPr>
      </w:pPr>
    </w:p>
    <w:p w14:paraId="6D3193BC" w14:textId="77777777" w:rsidR="00000000" w:rsidRDefault="007C71EE">
      <w:pPr>
        <w:pStyle w:val="ac"/>
        <w:rPr>
          <w:rtl/>
        </w:rPr>
      </w:pPr>
      <w:r>
        <w:rPr>
          <w:rFonts w:hint="eastAsia"/>
          <w:rtl/>
        </w:rPr>
        <w:t>שר</w:t>
      </w:r>
      <w:r>
        <w:rPr>
          <w:rtl/>
        </w:rPr>
        <w:t xml:space="preserve"> הפנים אברהם פורז:</w:t>
      </w:r>
    </w:p>
    <w:p w14:paraId="21FD8B56" w14:textId="77777777" w:rsidR="00000000" w:rsidRDefault="007C71EE">
      <w:pPr>
        <w:pStyle w:val="a"/>
        <w:rPr>
          <w:rFonts w:hint="cs"/>
          <w:rtl/>
        </w:rPr>
      </w:pPr>
    </w:p>
    <w:p w14:paraId="16D7156C" w14:textId="77777777" w:rsidR="00000000" w:rsidRDefault="007C71EE">
      <w:pPr>
        <w:pStyle w:val="a"/>
        <w:rPr>
          <w:rFonts w:hint="cs"/>
          <w:rtl/>
        </w:rPr>
      </w:pPr>
      <w:r>
        <w:rPr>
          <w:rFonts w:hint="cs"/>
          <w:rtl/>
        </w:rPr>
        <w:t>צריך לסדר עוד שולחן פנימ</w:t>
      </w:r>
      <w:r>
        <w:rPr>
          <w:rFonts w:hint="cs"/>
          <w:rtl/>
        </w:rPr>
        <w:t>י.</w:t>
      </w:r>
    </w:p>
    <w:p w14:paraId="545D8608" w14:textId="77777777" w:rsidR="00000000" w:rsidRDefault="007C71EE">
      <w:pPr>
        <w:pStyle w:val="a"/>
        <w:rPr>
          <w:rFonts w:hint="cs"/>
          <w:rtl/>
        </w:rPr>
      </w:pPr>
    </w:p>
    <w:p w14:paraId="22EBCAC8" w14:textId="77777777" w:rsidR="00000000" w:rsidRDefault="007C71EE">
      <w:pPr>
        <w:pStyle w:val="SpeakerCon"/>
        <w:rPr>
          <w:rtl/>
        </w:rPr>
      </w:pPr>
      <w:bookmarkStart w:id="1330" w:name="FS000000433T27_05_2003_13_27_53C"/>
      <w:bookmarkEnd w:id="1330"/>
      <w:r>
        <w:rPr>
          <w:rtl/>
        </w:rPr>
        <w:t>דליה איציק (העבודה-מימד):</w:t>
      </w:r>
    </w:p>
    <w:p w14:paraId="4ACF2762" w14:textId="77777777" w:rsidR="00000000" w:rsidRDefault="007C71EE">
      <w:pPr>
        <w:pStyle w:val="a"/>
        <w:rPr>
          <w:rtl/>
        </w:rPr>
      </w:pPr>
    </w:p>
    <w:p w14:paraId="0826B472" w14:textId="77777777" w:rsidR="00000000" w:rsidRDefault="007C71EE">
      <w:pPr>
        <w:pStyle w:val="a"/>
        <w:rPr>
          <w:rFonts w:hint="cs"/>
          <w:rtl/>
        </w:rPr>
      </w:pPr>
      <w:r>
        <w:rPr>
          <w:rFonts w:hint="cs"/>
          <w:rtl/>
        </w:rPr>
        <w:t xml:space="preserve">קראתי עשר פעמים את הרשימה של המינויים. </w:t>
      </w:r>
    </w:p>
    <w:p w14:paraId="4FE524B9" w14:textId="77777777" w:rsidR="00000000" w:rsidRDefault="007C71EE">
      <w:pPr>
        <w:pStyle w:val="a"/>
        <w:rPr>
          <w:rFonts w:hint="cs"/>
          <w:rtl/>
        </w:rPr>
      </w:pPr>
    </w:p>
    <w:p w14:paraId="24BEA699" w14:textId="77777777" w:rsidR="00000000" w:rsidRDefault="007C71EE">
      <w:pPr>
        <w:pStyle w:val="ad"/>
        <w:rPr>
          <w:rtl/>
        </w:rPr>
      </w:pPr>
      <w:r>
        <w:rPr>
          <w:rtl/>
        </w:rPr>
        <w:t>היו”ר אלי בן-מנחם:</w:t>
      </w:r>
    </w:p>
    <w:p w14:paraId="410A09CF" w14:textId="77777777" w:rsidR="00000000" w:rsidRDefault="007C71EE">
      <w:pPr>
        <w:pStyle w:val="a"/>
        <w:rPr>
          <w:rtl/>
        </w:rPr>
      </w:pPr>
    </w:p>
    <w:p w14:paraId="392715F4" w14:textId="77777777" w:rsidR="00000000" w:rsidRDefault="007C71EE">
      <w:pPr>
        <w:pStyle w:val="a"/>
        <w:rPr>
          <w:rFonts w:hint="cs"/>
          <w:rtl/>
        </w:rPr>
      </w:pPr>
      <w:r>
        <w:rPr>
          <w:rFonts w:hint="cs"/>
          <w:rtl/>
        </w:rPr>
        <w:t xml:space="preserve">אתם בסדר בעניין המדיני, אבל אתם חייבים להשתפר בעניין החברתי, זה לא מספיק.  </w:t>
      </w:r>
    </w:p>
    <w:p w14:paraId="2B81FD9F" w14:textId="77777777" w:rsidR="00000000" w:rsidRDefault="007C71EE">
      <w:pPr>
        <w:pStyle w:val="a"/>
        <w:rPr>
          <w:rFonts w:hint="cs"/>
          <w:rtl/>
        </w:rPr>
      </w:pPr>
    </w:p>
    <w:p w14:paraId="34EB7748" w14:textId="77777777" w:rsidR="00000000" w:rsidRDefault="007C71EE">
      <w:pPr>
        <w:pStyle w:val="SpeakerCon"/>
        <w:rPr>
          <w:rtl/>
        </w:rPr>
      </w:pPr>
      <w:bookmarkStart w:id="1331" w:name="FS000000433T27_05_2003_13_28_52C"/>
      <w:bookmarkEnd w:id="1331"/>
      <w:r>
        <w:rPr>
          <w:rtl/>
        </w:rPr>
        <w:t>דליה איציק (העבודה-מימד):</w:t>
      </w:r>
    </w:p>
    <w:p w14:paraId="484BD9AD" w14:textId="77777777" w:rsidR="00000000" w:rsidRDefault="007C71EE">
      <w:pPr>
        <w:pStyle w:val="a"/>
        <w:rPr>
          <w:rtl/>
        </w:rPr>
      </w:pPr>
    </w:p>
    <w:p w14:paraId="20EA977E" w14:textId="77777777" w:rsidR="00000000" w:rsidRDefault="007C71EE">
      <w:pPr>
        <w:pStyle w:val="a"/>
        <w:rPr>
          <w:rFonts w:hint="cs"/>
          <w:rtl/>
        </w:rPr>
      </w:pPr>
      <w:r>
        <w:rPr>
          <w:rFonts w:hint="cs"/>
          <w:rtl/>
        </w:rPr>
        <w:t>פורז, בינינו, אני לא רוצה לעשות אתך חשבון, כי אני מודה שיש ל</w:t>
      </w:r>
      <w:r>
        <w:rPr>
          <w:rFonts w:hint="cs"/>
          <w:rtl/>
        </w:rPr>
        <w:t>י איזה יחס אחר אליך, אבל נורא  הייתי רוצה לעשות חשבון עם יושב-ראש המפלגה שלך. למשל, הוא אמר:  אנחנו לא נהיה  הסמן השמאלי  בממשלה הזאת.  או-טו-טו, עוד לא פנינו ימינה או שמאלה, לא הספקנו לדבר והוא כבר היה בממשלה.</w:t>
      </w:r>
    </w:p>
    <w:p w14:paraId="62C287DA" w14:textId="77777777" w:rsidR="00000000" w:rsidRDefault="007C71EE">
      <w:pPr>
        <w:pStyle w:val="a"/>
        <w:rPr>
          <w:rFonts w:hint="cs"/>
          <w:rtl/>
        </w:rPr>
      </w:pPr>
    </w:p>
    <w:p w14:paraId="5BE2902F" w14:textId="77777777" w:rsidR="00000000" w:rsidRDefault="007C71EE">
      <w:pPr>
        <w:pStyle w:val="ac"/>
        <w:rPr>
          <w:rtl/>
        </w:rPr>
      </w:pPr>
      <w:r>
        <w:rPr>
          <w:rFonts w:hint="eastAsia"/>
          <w:rtl/>
        </w:rPr>
        <w:t>שר</w:t>
      </w:r>
      <w:r>
        <w:rPr>
          <w:rtl/>
        </w:rPr>
        <w:t xml:space="preserve"> הפנים אברהם פורז:</w:t>
      </w:r>
    </w:p>
    <w:p w14:paraId="1DC23AAF" w14:textId="77777777" w:rsidR="00000000" w:rsidRDefault="007C71EE">
      <w:pPr>
        <w:pStyle w:val="a"/>
        <w:rPr>
          <w:rFonts w:hint="cs"/>
          <w:rtl/>
        </w:rPr>
      </w:pPr>
    </w:p>
    <w:p w14:paraId="3F521CB9" w14:textId="77777777" w:rsidR="00000000" w:rsidRDefault="007C71EE">
      <w:pPr>
        <w:pStyle w:val="a"/>
        <w:rPr>
          <w:rFonts w:hint="cs"/>
          <w:rtl/>
        </w:rPr>
      </w:pPr>
      <w:r>
        <w:rPr>
          <w:rFonts w:hint="cs"/>
          <w:rtl/>
        </w:rPr>
        <w:t>הוא צודק. הסמן הוא - -</w:t>
      </w:r>
      <w:r>
        <w:rPr>
          <w:rFonts w:hint="cs"/>
          <w:rtl/>
        </w:rPr>
        <w:t xml:space="preserve"> -</w:t>
      </w:r>
    </w:p>
    <w:p w14:paraId="4C24B42E" w14:textId="77777777" w:rsidR="00000000" w:rsidRDefault="007C71EE">
      <w:pPr>
        <w:pStyle w:val="a"/>
        <w:rPr>
          <w:rFonts w:hint="cs"/>
          <w:rtl/>
        </w:rPr>
      </w:pPr>
    </w:p>
    <w:p w14:paraId="372133C9" w14:textId="77777777" w:rsidR="00000000" w:rsidRDefault="007C71EE">
      <w:pPr>
        <w:pStyle w:val="SpeakerCon"/>
        <w:rPr>
          <w:rtl/>
        </w:rPr>
      </w:pPr>
      <w:bookmarkStart w:id="1332" w:name="FS000000433T27_05_2003_13_30_51C"/>
      <w:bookmarkEnd w:id="1332"/>
      <w:r>
        <w:rPr>
          <w:rtl/>
        </w:rPr>
        <w:t>דליה איציק (העבודה-מימד):</w:t>
      </w:r>
    </w:p>
    <w:p w14:paraId="0FCC6F27" w14:textId="77777777" w:rsidR="00000000" w:rsidRDefault="007C71EE">
      <w:pPr>
        <w:pStyle w:val="a"/>
        <w:rPr>
          <w:rtl/>
        </w:rPr>
      </w:pPr>
    </w:p>
    <w:p w14:paraId="30D0E96F" w14:textId="77777777" w:rsidR="00000000" w:rsidRDefault="007C71EE">
      <w:pPr>
        <w:pStyle w:val="a"/>
        <w:rPr>
          <w:rFonts w:hint="cs"/>
          <w:rtl/>
        </w:rPr>
      </w:pPr>
      <w:r>
        <w:rPr>
          <w:rFonts w:hint="cs"/>
          <w:rtl/>
        </w:rPr>
        <w:t xml:space="preserve">הוא שרון, ידעתי שתהיה לך תשובה. </w:t>
      </w:r>
    </w:p>
    <w:p w14:paraId="59981EFD" w14:textId="77777777" w:rsidR="00000000" w:rsidRDefault="007C71EE">
      <w:pPr>
        <w:pStyle w:val="a"/>
        <w:rPr>
          <w:rFonts w:hint="cs"/>
          <w:rtl/>
        </w:rPr>
      </w:pPr>
    </w:p>
    <w:p w14:paraId="3BE9BDAE" w14:textId="77777777" w:rsidR="00000000" w:rsidRDefault="007C71EE">
      <w:pPr>
        <w:pStyle w:val="ac"/>
        <w:rPr>
          <w:rtl/>
        </w:rPr>
      </w:pPr>
      <w:r>
        <w:rPr>
          <w:rFonts w:hint="eastAsia"/>
          <w:rtl/>
        </w:rPr>
        <w:t>שר</w:t>
      </w:r>
      <w:r>
        <w:rPr>
          <w:rtl/>
        </w:rPr>
        <w:t xml:space="preserve"> הפנים אברהם פורז:</w:t>
      </w:r>
    </w:p>
    <w:p w14:paraId="111E9A06" w14:textId="77777777" w:rsidR="00000000" w:rsidRDefault="007C71EE">
      <w:pPr>
        <w:pStyle w:val="a"/>
        <w:rPr>
          <w:rFonts w:hint="cs"/>
          <w:rtl/>
        </w:rPr>
      </w:pPr>
    </w:p>
    <w:p w14:paraId="5E079B8A" w14:textId="77777777" w:rsidR="00000000" w:rsidRDefault="007C71EE">
      <w:pPr>
        <w:pStyle w:val="a"/>
        <w:rPr>
          <w:rFonts w:hint="cs"/>
          <w:rtl/>
        </w:rPr>
      </w:pPr>
      <w:r>
        <w:rPr>
          <w:rFonts w:hint="cs"/>
          <w:rtl/>
        </w:rPr>
        <w:t xml:space="preserve">אנחנו לא אמרנו "די לכיבוש". </w:t>
      </w:r>
    </w:p>
    <w:p w14:paraId="64E6E249" w14:textId="77777777" w:rsidR="00000000" w:rsidRDefault="007C71EE">
      <w:pPr>
        <w:pStyle w:val="a"/>
        <w:rPr>
          <w:rtl/>
        </w:rPr>
      </w:pPr>
    </w:p>
    <w:p w14:paraId="0883EC9B" w14:textId="77777777" w:rsidR="00000000" w:rsidRDefault="007C71EE">
      <w:pPr>
        <w:pStyle w:val="SpeakerCon"/>
        <w:rPr>
          <w:rtl/>
        </w:rPr>
      </w:pPr>
      <w:bookmarkStart w:id="1333" w:name="FS000000433T27_05_2003_13_33_56C"/>
      <w:bookmarkEnd w:id="1333"/>
      <w:r>
        <w:rPr>
          <w:rtl/>
        </w:rPr>
        <w:t>דליה איציק (העבודה-מימד):</w:t>
      </w:r>
    </w:p>
    <w:p w14:paraId="4818A0DE" w14:textId="77777777" w:rsidR="00000000" w:rsidRDefault="007C71EE">
      <w:pPr>
        <w:pStyle w:val="a"/>
        <w:rPr>
          <w:rtl/>
        </w:rPr>
      </w:pPr>
    </w:p>
    <w:p w14:paraId="73E04514" w14:textId="77777777" w:rsidR="00000000" w:rsidRDefault="007C71EE">
      <w:pPr>
        <w:pStyle w:val="a"/>
        <w:rPr>
          <w:rFonts w:hint="cs"/>
          <w:rtl/>
        </w:rPr>
      </w:pPr>
      <w:r>
        <w:rPr>
          <w:rFonts w:hint="cs"/>
          <w:rtl/>
        </w:rPr>
        <w:t>תראה, אני רוצה  שתעזור לי בדבר אחד. אני אומרת לך את זה על דעת כל הגורמים באופוזיציה.  נפסיק את כל הפיליבסטר, נצב</w:t>
      </w:r>
      <w:r>
        <w:rPr>
          <w:rFonts w:hint="cs"/>
          <w:rtl/>
        </w:rPr>
        <w:t xml:space="preserve">יע הצבעות אלקטרוניות, לא נטרטר פה אף אחד. אני בטוחה שיש לך המון עבודה במשרד והיית מאוד רוצה ללכת עכשיו אל המשרד. אני מוכנה לשחרר אותך, אבל בוא תעזור לי לעשות עסקה. אתה מסכים אתי שהתקנה על עקרות-הבית היא גזירה לא ראויה? </w:t>
      </w:r>
    </w:p>
    <w:p w14:paraId="7DC707B3" w14:textId="77777777" w:rsidR="00000000" w:rsidRDefault="007C71EE">
      <w:pPr>
        <w:pStyle w:val="a"/>
        <w:rPr>
          <w:rFonts w:hint="cs"/>
          <w:rtl/>
        </w:rPr>
      </w:pPr>
    </w:p>
    <w:p w14:paraId="577F4C8C" w14:textId="77777777" w:rsidR="00000000" w:rsidRDefault="007C71EE">
      <w:pPr>
        <w:pStyle w:val="ac"/>
        <w:rPr>
          <w:rtl/>
        </w:rPr>
      </w:pPr>
      <w:r>
        <w:rPr>
          <w:rFonts w:hint="eastAsia"/>
          <w:rtl/>
        </w:rPr>
        <w:t>שר</w:t>
      </w:r>
      <w:r>
        <w:rPr>
          <w:rtl/>
        </w:rPr>
        <w:t xml:space="preserve"> הפנים אברהם פורז:</w:t>
      </w:r>
    </w:p>
    <w:p w14:paraId="49A86DB3" w14:textId="77777777" w:rsidR="00000000" w:rsidRDefault="007C71EE">
      <w:pPr>
        <w:pStyle w:val="a"/>
        <w:rPr>
          <w:rFonts w:hint="cs"/>
          <w:rtl/>
        </w:rPr>
      </w:pPr>
    </w:p>
    <w:p w14:paraId="5D8559DF" w14:textId="77777777" w:rsidR="00000000" w:rsidRDefault="007C71EE">
      <w:pPr>
        <w:pStyle w:val="a"/>
        <w:rPr>
          <w:rFonts w:hint="cs"/>
          <w:rtl/>
        </w:rPr>
      </w:pPr>
      <w:r>
        <w:rPr>
          <w:rFonts w:hint="cs"/>
          <w:rtl/>
        </w:rPr>
        <w:t>זה המון כסף.</w:t>
      </w:r>
    </w:p>
    <w:p w14:paraId="5FD5A4CA" w14:textId="77777777" w:rsidR="00000000" w:rsidRDefault="007C71EE">
      <w:pPr>
        <w:pStyle w:val="a"/>
        <w:rPr>
          <w:rFonts w:hint="cs"/>
          <w:rtl/>
        </w:rPr>
      </w:pPr>
    </w:p>
    <w:p w14:paraId="221FBEFD" w14:textId="77777777" w:rsidR="00000000" w:rsidRDefault="007C71EE">
      <w:pPr>
        <w:pStyle w:val="SpeakerCon"/>
        <w:rPr>
          <w:rtl/>
        </w:rPr>
      </w:pPr>
      <w:bookmarkStart w:id="1334" w:name="FS000000433T27_05_2003_13_35_26C"/>
      <w:bookmarkEnd w:id="1334"/>
      <w:r>
        <w:rPr>
          <w:rtl/>
        </w:rPr>
        <w:t>דליה איציק (העבודה-מימד):</w:t>
      </w:r>
    </w:p>
    <w:p w14:paraId="36EEAF13" w14:textId="77777777" w:rsidR="00000000" w:rsidRDefault="007C71EE">
      <w:pPr>
        <w:pStyle w:val="a"/>
        <w:rPr>
          <w:rtl/>
        </w:rPr>
      </w:pPr>
    </w:p>
    <w:p w14:paraId="7DBF4A75" w14:textId="77777777" w:rsidR="00000000" w:rsidRDefault="007C71EE">
      <w:pPr>
        <w:pStyle w:val="a"/>
        <w:rPr>
          <w:rFonts w:hint="cs"/>
          <w:rtl/>
        </w:rPr>
      </w:pPr>
      <w:r>
        <w:rPr>
          <w:rFonts w:hint="cs"/>
          <w:rtl/>
        </w:rPr>
        <w:t xml:space="preserve">זה לא כל כך הרבה כסף. תחשוב שאני עוזי כהן. אני פחות מעוזי כהן מרעננה? תן לי אותו כבוד שאתה נותן לעוזי כהן. </w:t>
      </w:r>
    </w:p>
    <w:p w14:paraId="2E98738D" w14:textId="77777777" w:rsidR="00000000" w:rsidRDefault="007C71EE">
      <w:pPr>
        <w:pStyle w:val="a"/>
        <w:rPr>
          <w:rFonts w:hint="cs"/>
          <w:rtl/>
        </w:rPr>
      </w:pPr>
    </w:p>
    <w:p w14:paraId="2995A43E" w14:textId="77777777" w:rsidR="00000000" w:rsidRDefault="007C71EE">
      <w:pPr>
        <w:pStyle w:val="ac"/>
        <w:rPr>
          <w:rtl/>
        </w:rPr>
      </w:pPr>
      <w:r>
        <w:rPr>
          <w:rFonts w:hint="eastAsia"/>
          <w:rtl/>
        </w:rPr>
        <w:t>שר</w:t>
      </w:r>
      <w:r>
        <w:rPr>
          <w:rtl/>
        </w:rPr>
        <w:t xml:space="preserve"> הפנים אברהם פורז:</w:t>
      </w:r>
    </w:p>
    <w:p w14:paraId="6CCAA4F4" w14:textId="77777777" w:rsidR="00000000" w:rsidRDefault="007C71EE">
      <w:pPr>
        <w:pStyle w:val="a"/>
        <w:rPr>
          <w:rFonts w:hint="cs"/>
          <w:rtl/>
        </w:rPr>
      </w:pPr>
    </w:p>
    <w:p w14:paraId="35271AF4" w14:textId="77777777" w:rsidR="00000000" w:rsidRDefault="007C71EE">
      <w:pPr>
        <w:pStyle w:val="a"/>
        <w:rPr>
          <w:rFonts w:hint="cs"/>
          <w:rtl/>
        </w:rPr>
      </w:pPr>
      <w:r>
        <w:rPr>
          <w:rFonts w:hint="cs"/>
          <w:rtl/>
        </w:rPr>
        <w:t>אני לא נותן כבוד לעוזי כהן.</w:t>
      </w:r>
    </w:p>
    <w:p w14:paraId="3841D54A" w14:textId="77777777" w:rsidR="00000000" w:rsidRDefault="007C71EE">
      <w:pPr>
        <w:pStyle w:val="a"/>
        <w:rPr>
          <w:rFonts w:hint="cs"/>
          <w:rtl/>
        </w:rPr>
      </w:pPr>
    </w:p>
    <w:p w14:paraId="50A038C5" w14:textId="77777777" w:rsidR="00000000" w:rsidRDefault="007C71EE">
      <w:pPr>
        <w:pStyle w:val="SpeakerCon"/>
        <w:rPr>
          <w:rtl/>
        </w:rPr>
      </w:pPr>
      <w:bookmarkStart w:id="1335" w:name="FS000000433T27_05_2003_13_36_05C"/>
      <w:bookmarkEnd w:id="1335"/>
      <w:r>
        <w:rPr>
          <w:rtl/>
        </w:rPr>
        <w:t>דליה איציק (העבודה-מימד):</w:t>
      </w:r>
    </w:p>
    <w:p w14:paraId="2DAEC2F2" w14:textId="77777777" w:rsidR="00000000" w:rsidRDefault="007C71EE">
      <w:pPr>
        <w:pStyle w:val="a"/>
        <w:rPr>
          <w:rtl/>
        </w:rPr>
      </w:pPr>
    </w:p>
    <w:p w14:paraId="24798E8A" w14:textId="77777777" w:rsidR="00000000" w:rsidRDefault="007C71EE">
      <w:pPr>
        <w:pStyle w:val="a"/>
        <w:rPr>
          <w:rFonts w:hint="cs"/>
          <w:rtl/>
        </w:rPr>
      </w:pPr>
      <w:r>
        <w:rPr>
          <w:rFonts w:hint="cs"/>
          <w:rtl/>
        </w:rPr>
        <w:t xml:space="preserve">אבל עובדה שנתניהו נתן לו כבוד וגם נתן לו </w:t>
      </w:r>
      <w:r>
        <w:rPr>
          <w:rFonts w:hint="cs"/>
          <w:rtl/>
        </w:rPr>
        <w:t xml:space="preserve">כסף. אני מבקשת ממך משהו קצת שווה לבקשת עוזי כהן. יש לי קצת מעמד כמו עוזי כהן? כבד אותי. בשם 52 חברי הכנסת של האופוזיציה, אני מבקשת ממך להרים את הכדור. לך אל שר האוצר, תתווך בינינו לבין הקואליציה. </w:t>
      </w:r>
    </w:p>
    <w:p w14:paraId="665E08B1" w14:textId="77777777" w:rsidR="00000000" w:rsidRDefault="007C71EE">
      <w:pPr>
        <w:pStyle w:val="a"/>
        <w:rPr>
          <w:rFonts w:hint="cs"/>
          <w:rtl/>
        </w:rPr>
      </w:pPr>
    </w:p>
    <w:p w14:paraId="40804FDC" w14:textId="77777777" w:rsidR="00000000" w:rsidRDefault="007C71EE">
      <w:pPr>
        <w:pStyle w:val="a"/>
        <w:rPr>
          <w:rFonts w:hint="cs"/>
          <w:rtl/>
        </w:rPr>
      </w:pPr>
      <w:r>
        <w:rPr>
          <w:rFonts w:hint="cs"/>
          <w:rtl/>
        </w:rPr>
        <w:t>למה זה נכון? כי המס הזה הוא הכי רגרסיבי והכי נורא והוא נוג</w:t>
      </w:r>
      <w:r>
        <w:rPr>
          <w:rFonts w:hint="cs"/>
          <w:rtl/>
        </w:rPr>
        <w:t xml:space="preserve">ע בעיקר למרבית האוכלוסיות: לערביות שאין להן עבודה והן לא עובדות בחוץ כי האבטלה שם איומה, לחרדיות שלא עובדות מטעמים אחרים, אבל גם אם הן היו עובדות - אין להן עבודה; אני יודעת שחלקכם אוהבים לשנוא אותם. </w:t>
      </w:r>
    </w:p>
    <w:p w14:paraId="1584716F" w14:textId="77777777" w:rsidR="00000000" w:rsidRDefault="007C71EE">
      <w:pPr>
        <w:pStyle w:val="a"/>
        <w:rPr>
          <w:rFonts w:hint="cs"/>
          <w:rtl/>
        </w:rPr>
      </w:pPr>
    </w:p>
    <w:p w14:paraId="15005FE1" w14:textId="77777777" w:rsidR="00000000" w:rsidRDefault="007C71EE">
      <w:pPr>
        <w:pStyle w:val="ac"/>
        <w:rPr>
          <w:rtl/>
        </w:rPr>
      </w:pPr>
      <w:r>
        <w:rPr>
          <w:rFonts w:hint="eastAsia"/>
          <w:rtl/>
        </w:rPr>
        <w:t>שר</w:t>
      </w:r>
      <w:r>
        <w:rPr>
          <w:rtl/>
        </w:rPr>
        <w:t xml:space="preserve"> הפנים אברהם פורז:</w:t>
      </w:r>
    </w:p>
    <w:p w14:paraId="4A6B0930" w14:textId="77777777" w:rsidR="00000000" w:rsidRDefault="007C71EE">
      <w:pPr>
        <w:pStyle w:val="a"/>
        <w:rPr>
          <w:rFonts w:hint="cs"/>
          <w:rtl/>
        </w:rPr>
      </w:pPr>
    </w:p>
    <w:p w14:paraId="074C5719" w14:textId="77777777" w:rsidR="00000000" w:rsidRDefault="007C71EE">
      <w:pPr>
        <w:pStyle w:val="a"/>
        <w:rPr>
          <w:rFonts w:hint="cs"/>
          <w:rtl/>
        </w:rPr>
      </w:pPr>
      <w:r>
        <w:rPr>
          <w:rFonts w:hint="cs"/>
          <w:rtl/>
        </w:rPr>
        <w:t>הבעיה היא שהחרדיות עובדות, החרדים</w:t>
      </w:r>
      <w:r>
        <w:rPr>
          <w:rFonts w:hint="cs"/>
          <w:rtl/>
        </w:rPr>
        <w:t xml:space="preserve"> לא עובדים.</w:t>
      </w:r>
    </w:p>
    <w:p w14:paraId="16B619B3" w14:textId="77777777" w:rsidR="00000000" w:rsidRDefault="007C71EE">
      <w:pPr>
        <w:pStyle w:val="a"/>
        <w:rPr>
          <w:rtl/>
        </w:rPr>
      </w:pPr>
    </w:p>
    <w:p w14:paraId="6304A3AB" w14:textId="77777777" w:rsidR="00000000" w:rsidRDefault="007C71EE">
      <w:pPr>
        <w:pStyle w:val="a"/>
        <w:rPr>
          <w:rFonts w:hint="cs"/>
          <w:rtl/>
        </w:rPr>
      </w:pPr>
    </w:p>
    <w:p w14:paraId="4407C770" w14:textId="77777777" w:rsidR="00000000" w:rsidRDefault="007C71EE">
      <w:pPr>
        <w:pStyle w:val="SpeakerCon"/>
        <w:rPr>
          <w:rtl/>
        </w:rPr>
      </w:pPr>
      <w:bookmarkStart w:id="1336" w:name="FS000000433T27_05_2003_13_39_36C"/>
      <w:bookmarkEnd w:id="1336"/>
      <w:r>
        <w:rPr>
          <w:rtl/>
        </w:rPr>
        <w:t>דליה איציק (העבודה-מימד):</w:t>
      </w:r>
    </w:p>
    <w:p w14:paraId="797AF83D" w14:textId="77777777" w:rsidR="00000000" w:rsidRDefault="007C71EE">
      <w:pPr>
        <w:pStyle w:val="a"/>
        <w:rPr>
          <w:rtl/>
        </w:rPr>
      </w:pPr>
    </w:p>
    <w:p w14:paraId="7D923338" w14:textId="77777777" w:rsidR="00000000" w:rsidRDefault="007C71EE">
      <w:pPr>
        <w:pStyle w:val="a"/>
        <w:rPr>
          <w:rFonts w:hint="cs"/>
          <w:rtl/>
        </w:rPr>
      </w:pPr>
      <w:r>
        <w:rPr>
          <w:rFonts w:hint="cs"/>
          <w:rtl/>
        </w:rPr>
        <w:t>החרדים לא עובדים, אבל עד שתשנו אותם - אל תרעיבו אותם. יכול להיות שזה  ישתנה, אבל בינתיים אין להם אוכל. גם להם יש ילדים.</w:t>
      </w:r>
    </w:p>
    <w:p w14:paraId="6CC3DD4F" w14:textId="77777777" w:rsidR="00000000" w:rsidRDefault="007C71EE">
      <w:pPr>
        <w:pStyle w:val="a"/>
        <w:rPr>
          <w:rFonts w:hint="cs"/>
          <w:rtl/>
        </w:rPr>
      </w:pPr>
    </w:p>
    <w:p w14:paraId="310E042E" w14:textId="77777777" w:rsidR="00000000" w:rsidRDefault="007C71EE">
      <w:pPr>
        <w:pStyle w:val="ad"/>
        <w:rPr>
          <w:rtl/>
        </w:rPr>
      </w:pPr>
      <w:r>
        <w:rPr>
          <w:rtl/>
        </w:rPr>
        <w:t>היו”ר אלי בן-מנחם:</w:t>
      </w:r>
    </w:p>
    <w:p w14:paraId="01C32285" w14:textId="77777777" w:rsidR="00000000" w:rsidRDefault="007C71EE">
      <w:pPr>
        <w:pStyle w:val="a"/>
        <w:rPr>
          <w:rtl/>
        </w:rPr>
      </w:pPr>
    </w:p>
    <w:p w14:paraId="360FF892" w14:textId="77777777" w:rsidR="00000000" w:rsidRDefault="007C71EE">
      <w:pPr>
        <w:pStyle w:val="a"/>
        <w:rPr>
          <w:rFonts w:hint="cs"/>
          <w:rtl/>
        </w:rPr>
      </w:pPr>
      <w:r>
        <w:rPr>
          <w:rFonts w:hint="cs"/>
          <w:rtl/>
        </w:rPr>
        <w:t xml:space="preserve">ידידתי חברת הכנסת דליה איציק, כמה משפטים, כי זמנך המוקצב תם. </w:t>
      </w:r>
    </w:p>
    <w:p w14:paraId="1DBFD1FC" w14:textId="77777777" w:rsidR="00000000" w:rsidRDefault="007C71EE">
      <w:pPr>
        <w:pStyle w:val="a"/>
        <w:rPr>
          <w:rFonts w:hint="cs"/>
          <w:rtl/>
        </w:rPr>
      </w:pPr>
    </w:p>
    <w:p w14:paraId="62E76BF7" w14:textId="77777777" w:rsidR="00000000" w:rsidRDefault="007C71EE">
      <w:pPr>
        <w:pStyle w:val="SpeakerCon"/>
        <w:rPr>
          <w:rtl/>
        </w:rPr>
      </w:pPr>
      <w:bookmarkStart w:id="1337" w:name="FS000000433T27_05_2003_13_41_06C"/>
      <w:bookmarkEnd w:id="1337"/>
      <w:r>
        <w:rPr>
          <w:rtl/>
        </w:rPr>
        <w:t xml:space="preserve">דליה איציק </w:t>
      </w:r>
      <w:r>
        <w:rPr>
          <w:rtl/>
        </w:rPr>
        <w:t>(העבודה-מימד):</w:t>
      </w:r>
    </w:p>
    <w:p w14:paraId="6325BE24" w14:textId="77777777" w:rsidR="00000000" w:rsidRDefault="007C71EE">
      <w:pPr>
        <w:pStyle w:val="a"/>
        <w:rPr>
          <w:rtl/>
        </w:rPr>
      </w:pPr>
    </w:p>
    <w:p w14:paraId="39FC5BFF" w14:textId="77777777" w:rsidR="00000000" w:rsidRDefault="007C71EE">
      <w:pPr>
        <w:pStyle w:val="a"/>
        <w:rPr>
          <w:rFonts w:hint="cs"/>
          <w:rtl/>
        </w:rPr>
      </w:pPr>
      <w:r>
        <w:rPr>
          <w:rFonts w:hint="cs"/>
          <w:rtl/>
        </w:rPr>
        <w:t>אני מסיימת.</w:t>
      </w:r>
    </w:p>
    <w:p w14:paraId="21621536" w14:textId="77777777" w:rsidR="00000000" w:rsidRDefault="007C71EE">
      <w:pPr>
        <w:pStyle w:val="a"/>
        <w:rPr>
          <w:rFonts w:hint="cs"/>
          <w:rtl/>
        </w:rPr>
      </w:pPr>
    </w:p>
    <w:p w14:paraId="4AD48EB6" w14:textId="77777777" w:rsidR="00000000" w:rsidRDefault="007C71EE">
      <w:pPr>
        <w:pStyle w:val="a"/>
        <w:rPr>
          <w:rFonts w:hint="cs"/>
          <w:rtl/>
        </w:rPr>
      </w:pPr>
      <w:r>
        <w:rPr>
          <w:rFonts w:hint="cs"/>
          <w:rtl/>
        </w:rPr>
        <w:t>זה נוגע לעקרות בית שלא עובדות, חלקן חד-הוריות שאין להן סידור אחר.  בוא תסדר את זה אתי.</w:t>
      </w:r>
    </w:p>
    <w:p w14:paraId="5773AAA4" w14:textId="77777777" w:rsidR="00000000" w:rsidRDefault="007C71EE">
      <w:pPr>
        <w:pStyle w:val="a"/>
        <w:rPr>
          <w:rFonts w:hint="cs"/>
          <w:rtl/>
        </w:rPr>
      </w:pPr>
    </w:p>
    <w:p w14:paraId="0B663D35" w14:textId="77777777" w:rsidR="00000000" w:rsidRDefault="007C71EE">
      <w:pPr>
        <w:pStyle w:val="a"/>
        <w:rPr>
          <w:rFonts w:hint="cs"/>
          <w:rtl/>
        </w:rPr>
      </w:pPr>
      <w:r>
        <w:rPr>
          <w:rFonts w:hint="cs"/>
          <w:rtl/>
        </w:rPr>
        <w:t>אני אדליף לך פה מעל הבמה, ואל תספר את זה לאף אחד. דיברתי עם שר האוצר בנימין נתניהו. הזמנתי אותו לסיעות האופוזיציה, הזמנתי אותו לסיעת העבודה</w:t>
      </w:r>
      <w:r>
        <w:rPr>
          <w:rFonts w:hint="cs"/>
          <w:rtl/>
        </w:rPr>
        <w:t xml:space="preserve">, הוא לא הסכים לבוא. דיברתי עם הדובר שלו, הוא לא הסכים לבוא. אתה יודע למה הוא לא הסכים לבוא? כי יותר קל לקנות מודעות גדולות בעיתונים, כי שם אפשר לשקר ואפשר לספר סיפורים, יותר קשה להתעמת עם 52 חברי כנסת, שחלקם מבינים את התורה. אולי יכול היה להיות שיג ושיח, </w:t>
      </w:r>
      <w:r>
        <w:rPr>
          <w:rFonts w:hint="cs"/>
          <w:rtl/>
        </w:rPr>
        <w:t xml:space="preserve">דיון, ליבון ועיון ובסוף היתה מתגבשת  הסכמה, כמו שצריכה להתגבש הסכמה במצב נורמלי. אבל הוא לא רצה לבוא.  </w:t>
      </w:r>
    </w:p>
    <w:p w14:paraId="6C46D5BF" w14:textId="77777777" w:rsidR="00000000" w:rsidRDefault="007C71EE">
      <w:pPr>
        <w:pStyle w:val="a"/>
        <w:rPr>
          <w:rFonts w:hint="cs"/>
          <w:rtl/>
        </w:rPr>
      </w:pPr>
    </w:p>
    <w:p w14:paraId="7482E2C4" w14:textId="77777777" w:rsidR="00000000" w:rsidRDefault="007C71EE">
      <w:pPr>
        <w:pStyle w:val="a"/>
        <w:rPr>
          <w:rFonts w:hint="cs"/>
          <w:rtl/>
        </w:rPr>
      </w:pPr>
      <w:r>
        <w:rPr>
          <w:rFonts w:hint="cs"/>
          <w:rtl/>
        </w:rPr>
        <w:t>אני יכולה לספר לך יותר מזה. אתמול דיברתי עם מאיר שטרית. אמרתי לו:  שמע, מאיר, אני אומרת לך, תלכו אתנו להבנה. אין לנו עניין לטרטר אתכם, אין לנו עניין לע</w:t>
      </w:r>
      <w:r>
        <w:rPr>
          <w:rFonts w:hint="cs"/>
          <w:rtl/>
        </w:rPr>
        <w:t>שות פה פיליבסטר. אני זוכרת שכשהייתי בקואליציה, כמה כעסתי על מיקי איתן כשהוא טרטר אותנו פה. אני מניחה שעכשיו אתה לא בדיוק מאוהב בנו - - -</w:t>
      </w:r>
    </w:p>
    <w:p w14:paraId="5C426613" w14:textId="77777777" w:rsidR="00000000" w:rsidRDefault="007C71EE">
      <w:pPr>
        <w:pStyle w:val="a"/>
        <w:rPr>
          <w:rFonts w:hint="cs"/>
          <w:rtl/>
        </w:rPr>
      </w:pPr>
    </w:p>
    <w:p w14:paraId="7A52BDE4" w14:textId="77777777" w:rsidR="00000000" w:rsidRDefault="007C71EE">
      <w:pPr>
        <w:pStyle w:val="ac"/>
        <w:rPr>
          <w:rtl/>
        </w:rPr>
      </w:pPr>
      <w:r>
        <w:rPr>
          <w:rFonts w:hint="eastAsia"/>
          <w:rtl/>
        </w:rPr>
        <w:t>שר</w:t>
      </w:r>
      <w:r>
        <w:rPr>
          <w:rtl/>
        </w:rPr>
        <w:t xml:space="preserve"> הפנים אברהם פורז:</w:t>
      </w:r>
    </w:p>
    <w:p w14:paraId="534BCF9C" w14:textId="77777777" w:rsidR="00000000" w:rsidRDefault="007C71EE">
      <w:pPr>
        <w:pStyle w:val="a"/>
        <w:rPr>
          <w:rFonts w:hint="cs"/>
          <w:rtl/>
        </w:rPr>
      </w:pPr>
    </w:p>
    <w:p w14:paraId="1E687036" w14:textId="77777777" w:rsidR="00000000" w:rsidRDefault="007C71EE">
      <w:pPr>
        <w:pStyle w:val="a"/>
        <w:rPr>
          <w:rFonts w:hint="cs"/>
          <w:rtl/>
        </w:rPr>
      </w:pPr>
      <w:r>
        <w:rPr>
          <w:rFonts w:hint="cs"/>
          <w:rtl/>
        </w:rPr>
        <w:t>אבל אני נהנה.</w:t>
      </w:r>
    </w:p>
    <w:p w14:paraId="27A5879C" w14:textId="77777777" w:rsidR="00000000" w:rsidRDefault="007C71EE">
      <w:pPr>
        <w:pStyle w:val="a"/>
        <w:rPr>
          <w:rFonts w:hint="cs"/>
          <w:rtl/>
        </w:rPr>
      </w:pPr>
    </w:p>
    <w:p w14:paraId="145023CC" w14:textId="77777777" w:rsidR="00000000" w:rsidRDefault="007C71EE">
      <w:pPr>
        <w:pStyle w:val="SpeakerCon"/>
        <w:rPr>
          <w:rtl/>
        </w:rPr>
      </w:pPr>
      <w:bookmarkStart w:id="1338" w:name="FS000000433T27_05_2003_13_46_10C"/>
      <w:bookmarkEnd w:id="1338"/>
      <w:r>
        <w:rPr>
          <w:rtl/>
        </w:rPr>
        <w:t>דליה איציק (העבודה-מימד):</w:t>
      </w:r>
    </w:p>
    <w:p w14:paraId="6179FE75" w14:textId="77777777" w:rsidR="00000000" w:rsidRDefault="007C71EE">
      <w:pPr>
        <w:pStyle w:val="a"/>
        <w:rPr>
          <w:rtl/>
        </w:rPr>
      </w:pPr>
    </w:p>
    <w:p w14:paraId="2023B4EF" w14:textId="77777777" w:rsidR="00000000" w:rsidRDefault="007C71EE">
      <w:pPr>
        <w:pStyle w:val="a"/>
        <w:rPr>
          <w:rFonts w:hint="cs"/>
          <w:rtl/>
        </w:rPr>
      </w:pPr>
      <w:r>
        <w:rPr>
          <w:rFonts w:hint="cs"/>
          <w:rtl/>
        </w:rPr>
        <w:t>אם אתה נהנה, אז ניתן לך כמה ימים טובים.</w:t>
      </w:r>
    </w:p>
    <w:p w14:paraId="14E0F3EB" w14:textId="77777777" w:rsidR="00000000" w:rsidRDefault="007C71EE">
      <w:pPr>
        <w:pStyle w:val="a"/>
        <w:rPr>
          <w:rtl/>
        </w:rPr>
      </w:pPr>
    </w:p>
    <w:p w14:paraId="14FA2F9A" w14:textId="77777777" w:rsidR="00000000" w:rsidRDefault="007C71EE">
      <w:pPr>
        <w:pStyle w:val="a"/>
        <w:rPr>
          <w:rFonts w:hint="cs"/>
          <w:rtl/>
        </w:rPr>
      </w:pPr>
    </w:p>
    <w:p w14:paraId="5D00E762" w14:textId="77777777" w:rsidR="00000000" w:rsidRDefault="007C71EE">
      <w:pPr>
        <w:pStyle w:val="ac"/>
        <w:rPr>
          <w:rtl/>
        </w:rPr>
      </w:pPr>
      <w:r>
        <w:rPr>
          <w:rFonts w:hint="eastAsia"/>
          <w:rtl/>
        </w:rPr>
        <w:t>שר</w:t>
      </w:r>
      <w:r>
        <w:rPr>
          <w:rtl/>
        </w:rPr>
        <w:t xml:space="preserve"> הפנים אבר</w:t>
      </w:r>
      <w:r>
        <w:rPr>
          <w:rtl/>
        </w:rPr>
        <w:t>הם פורז:</w:t>
      </w:r>
    </w:p>
    <w:p w14:paraId="06B97C89" w14:textId="77777777" w:rsidR="00000000" w:rsidRDefault="007C71EE">
      <w:pPr>
        <w:pStyle w:val="a"/>
        <w:rPr>
          <w:rFonts w:hint="cs"/>
          <w:rtl/>
        </w:rPr>
      </w:pPr>
    </w:p>
    <w:p w14:paraId="14EB56C2" w14:textId="77777777" w:rsidR="00000000" w:rsidRDefault="007C71EE">
      <w:pPr>
        <w:pStyle w:val="a"/>
        <w:rPr>
          <w:rFonts w:hint="cs"/>
          <w:rtl/>
        </w:rPr>
      </w:pPr>
      <w:r>
        <w:rPr>
          <w:rFonts w:hint="cs"/>
          <w:rtl/>
        </w:rPr>
        <w:t>אם אני שומע אותך, איך את רוצה שאני לא איהנה?</w:t>
      </w:r>
    </w:p>
    <w:p w14:paraId="236C12CA" w14:textId="77777777" w:rsidR="00000000" w:rsidRDefault="007C71EE">
      <w:pPr>
        <w:pStyle w:val="a"/>
        <w:rPr>
          <w:rFonts w:hint="cs"/>
          <w:rtl/>
        </w:rPr>
      </w:pPr>
    </w:p>
    <w:p w14:paraId="04199FB6" w14:textId="77777777" w:rsidR="00000000" w:rsidRDefault="007C71EE">
      <w:pPr>
        <w:pStyle w:val="SpeakerCon"/>
        <w:rPr>
          <w:rtl/>
        </w:rPr>
      </w:pPr>
      <w:bookmarkStart w:id="1339" w:name="FS000000433T27_05_2003_13_47_02C"/>
      <w:bookmarkEnd w:id="1339"/>
      <w:r>
        <w:rPr>
          <w:rtl/>
        </w:rPr>
        <w:t>דליה איציק (העבודה-מימד):</w:t>
      </w:r>
    </w:p>
    <w:p w14:paraId="6610B1CD" w14:textId="77777777" w:rsidR="00000000" w:rsidRDefault="007C71EE">
      <w:pPr>
        <w:pStyle w:val="a"/>
        <w:rPr>
          <w:rtl/>
        </w:rPr>
      </w:pPr>
    </w:p>
    <w:p w14:paraId="2981F784" w14:textId="77777777" w:rsidR="00000000" w:rsidRDefault="007C71EE">
      <w:pPr>
        <w:pStyle w:val="a"/>
        <w:rPr>
          <w:rFonts w:hint="cs"/>
          <w:rtl/>
        </w:rPr>
      </w:pPr>
      <w:r>
        <w:rPr>
          <w:rFonts w:hint="cs"/>
          <w:rtl/>
        </w:rPr>
        <w:t>השר פורז, אני רוצה לבקש ממך שתרים את הכפפה. אני חושבת שהמס הזה לא מוצדק, הוא איום, אני חושבת שצריך לסלק את הגזירה הזאת. הנה, תראה,  לא אמרתי שום דבר שהוא בשמים, אלא דבר שאפש</w:t>
      </w:r>
      <w:r>
        <w:rPr>
          <w:rFonts w:hint="cs"/>
          <w:rtl/>
        </w:rPr>
        <w:t>ר לסיים אתו. אני מתחייבת כאן בפניך, בשם כל סיעות האופוזיציה, שאני אפעיל את כל כוחי   לשכנע אותן. לא שאלתי אותן, לא ביקשתי רשות, אבל אני אומרת לך,  אתה סוגר את זה, מחר בשעה 14:00 אנחנו מצביעים אלקטרונית, ובתוך שלוש שעות מסיימים את העניין. תודה רבה.</w:t>
      </w:r>
    </w:p>
    <w:p w14:paraId="7A0147F5" w14:textId="77777777" w:rsidR="00000000" w:rsidRDefault="007C71EE">
      <w:pPr>
        <w:pStyle w:val="a"/>
        <w:rPr>
          <w:rFonts w:hint="cs"/>
          <w:rtl/>
        </w:rPr>
      </w:pPr>
    </w:p>
    <w:p w14:paraId="1E328D5F" w14:textId="77777777" w:rsidR="00000000" w:rsidRDefault="007C71EE">
      <w:pPr>
        <w:pStyle w:val="ad"/>
        <w:rPr>
          <w:rtl/>
        </w:rPr>
      </w:pPr>
      <w:r>
        <w:rPr>
          <w:rtl/>
        </w:rPr>
        <w:t>היו”ר א</w:t>
      </w:r>
      <w:r>
        <w:rPr>
          <w:rtl/>
        </w:rPr>
        <w:t>לי בן-מנחם:</w:t>
      </w:r>
    </w:p>
    <w:p w14:paraId="146649A9" w14:textId="77777777" w:rsidR="00000000" w:rsidRDefault="007C71EE">
      <w:pPr>
        <w:pStyle w:val="a"/>
        <w:rPr>
          <w:rtl/>
        </w:rPr>
      </w:pPr>
    </w:p>
    <w:p w14:paraId="33248B32" w14:textId="77777777" w:rsidR="00000000" w:rsidRDefault="007C71EE">
      <w:pPr>
        <w:pStyle w:val="a"/>
        <w:rPr>
          <w:rFonts w:hint="cs"/>
          <w:rtl/>
        </w:rPr>
      </w:pPr>
      <w:r>
        <w:rPr>
          <w:rFonts w:hint="cs"/>
          <w:rtl/>
        </w:rPr>
        <w:t xml:space="preserve">תודה לחברת הכנסת דליה איציק. אני מזמין את חבר  הכנסת איציק וקנין - בבקשה, מוקצבות לך עשר דקות. אחריו </w:t>
      </w:r>
      <w:r>
        <w:rPr>
          <w:rtl/>
        </w:rPr>
        <w:t>–</w:t>
      </w:r>
      <w:r>
        <w:rPr>
          <w:rFonts w:hint="cs"/>
          <w:rtl/>
        </w:rPr>
        <w:t xml:space="preserve"> חבר הכנסת  עזמי בשארה.</w:t>
      </w:r>
    </w:p>
    <w:p w14:paraId="1BFCDCDA" w14:textId="77777777" w:rsidR="00000000" w:rsidRDefault="007C71EE">
      <w:pPr>
        <w:pStyle w:val="a"/>
        <w:rPr>
          <w:rFonts w:hint="cs"/>
          <w:rtl/>
        </w:rPr>
      </w:pPr>
    </w:p>
    <w:p w14:paraId="4EB148F2" w14:textId="77777777" w:rsidR="00000000" w:rsidRDefault="007C71EE">
      <w:pPr>
        <w:pStyle w:val="Speaker"/>
        <w:rPr>
          <w:rtl/>
        </w:rPr>
      </w:pPr>
      <w:bookmarkStart w:id="1340" w:name="FS000000488T27_05_2003_13_51_17"/>
      <w:bookmarkEnd w:id="1340"/>
      <w:r>
        <w:rPr>
          <w:rFonts w:hint="eastAsia"/>
          <w:rtl/>
        </w:rPr>
        <w:t>יצחק</w:t>
      </w:r>
      <w:r>
        <w:rPr>
          <w:rtl/>
        </w:rPr>
        <w:t xml:space="preserve"> וקנין (ש"ס):</w:t>
      </w:r>
    </w:p>
    <w:p w14:paraId="02485D23" w14:textId="77777777" w:rsidR="00000000" w:rsidRDefault="007C71EE">
      <w:pPr>
        <w:pStyle w:val="a"/>
        <w:rPr>
          <w:rFonts w:hint="cs"/>
          <w:rtl/>
        </w:rPr>
      </w:pPr>
    </w:p>
    <w:p w14:paraId="2D29A670" w14:textId="77777777" w:rsidR="00000000" w:rsidRDefault="007C71EE">
      <w:pPr>
        <w:pStyle w:val="a"/>
        <w:rPr>
          <w:rFonts w:hint="cs"/>
          <w:rtl/>
        </w:rPr>
      </w:pPr>
      <w:r>
        <w:rPr>
          <w:rFonts w:hint="cs"/>
          <w:rtl/>
        </w:rPr>
        <w:t>אדוני היושב-ראש, חברי חברי הכנסת, חברת הכנסת דליה איציק, ראשית, אני מסכים עם מה שאמרת בקשר למס. ס</w:t>
      </w:r>
      <w:r>
        <w:rPr>
          <w:rFonts w:hint="cs"/>
          <w:rtl/>
        </w:rPr>
        <w:t>יעת ש"ס תצביע אתכם ביחד, ואכן לא תעשה את הפיליבסטר הארוך הזה של הצבעות לתוך יום חמישי, אולי  גם יום שישי, ומי יודע אולי גם במוצאי שבת, אם תתקבל ההחלטה לבטל את המס על הנשים עקרות-הבית.</w:t>
      </w:r>
    </w:p>
    <w:p w14:paraId="31E2DC4D" w14:textId="77777777" w:rsidR="00000000" w:rsidRDefault="007C71EE">
      <w:pPr>
        <w:pStyle w:val="a"/>
        <w:rPr>
          <w:rFonts w:hint="cs"/>
          <w:rtl/>
        </w:rPr>
      </w:pPr>
    </w:p>
    <w:p w14:paraId="672A36A2" w14:textId="77777777" w:rsidR="00000000" w:rsidRDefault="007C71EE">
      <w:pPr>
        <w:pStyle w:val="ad"/>
        <w:rPr>
          <w:rtl/>
        </w:rPr>
      </w:pPr>
      <w:r>
        <w:rPr>
          <w:rtl/>
        </w:rPr>
        <w:t>היו”ר אלי בן-מנחם:</w:t>
      </w:r>
    </w:p>
    <w:p w14:paraId="597EDBB0" w14:textId="77777777" w:rsidR="00000000" w:rsidRDefault="007C71EE">
      <w:pPr>
        <w:pStyle w:val="a"/>
        <w:rPr>
          <w:rtl/>
        </w:rPr>
      </w:pPr>
    </w:p>
    <w:p w14:paraId="72BECBEC" w14:textId="77777777" w:rsidR="00000000" w:rsidRDefault="007C71EE">
      <w:pPr>
        <w:pStyle w:val="a"/>
        <w:rPr>
          <w:rFonts w:hint="cs"/>
          <w:rtl/>
        </w:rPr>
      </w:pPr>
      <w:r>
        <w:rPr>
          <w:rFonts w:hint="cs"/>
          <w:rtl/>
        </w:rPr>
        <w:t>אומרים שהן לא עובדות, אבל הן עובדות הרבה פעמים יותר</w:t>
      </w:r>
      <w:r>
        <w:rPr>
          <w:rFonts w:hint="cs"/>
          <w:rtl/>
        </w:rPr>
        <w:t xml:space="preserve"> מאלה שנחשבות לעובדות.</w:t>
      </w:r>
    </w:p>
    <w:p w14:paraId="1CA20689" w14:textId="77777777" w:rsidR="00000000" w:rsidRDefault="007C71EE">
      <w:pPr>
        <w:pStyle w:val="a"/>
        <w:rPr>
          <w:rFonts w:hint="cs"/>
          <w:rtl/>
        </w:rPr>
      </w:pPr>
    </w:p>
    <w:p w14:paraId="0EE17B88" w14:textId="77777777" w:rsidR="00000000" w:rsidRDefault="007C71EE">
      <w:pPr>
        <w:pStyle w:val="SpeakerCon"/>
        <w:rPr>
          <w:rtl/>
        </w:rPr>
      </w:pPr>
      <w:bookmarkStart w:id="1341" w:name="FS000000488T27_05_2003_14_00_20C"/>
      <w:bookmarkEnd w:id="1341"/>
      <w:r>
        <w:rPr>
          <w:rtl/>
        </w:rPr>
        <w:t>יצחק וקנין (ש"ס):</w:t>
      </w:r>
    </w:p>
    <w:p w14:paraId="7B4CC800" w14:textId="77777777" w:rsidR="00000000" w:rsidRDefault="007C71EE">
      <w:pPr>
        <w:pStyle w:val="a"/>
        <w:rPr>
          <w:rtl/>
        </w:rPr>
      </w:pPr>
    </w:p>
    <w:p w14:paraId="4BA19FA9" w14:textId="77777777" w:rsidR="00000000" w:rsidRDefault="007C71EE">
      <w:pPr>
        <w:pStyle w:val="a"/>
        <w:rPr>
          <w:rFonts w:hint="cs"/>
          <w:rtl/>
        </w:rPr>
      </w:pPr>
      <w:r>
        <w:rPr>
          <w:rFonts w:hint="cs"/>
          <w:rtl/>
        </w:rPr>
        <w:t>עקרות-הבית. אני בטוח שזו לא תהיה רק סיעת ש"ס אלא כל האופוזיציה תצביע, כמו שאמרה דליה, נגמור את העניין הזה במהירות ולא נעביר ליל שימורים  ארוך עד מוצאי שבת.</w:t>
      </w:r>
    </w:p>
    <w:p w14:paraId="1276F362" w14:textId="77777777" w:rsidR="00000000" w:rsidRDefault="007C71EE">
      <w:pPr>
        <w:pStyle w:val="a"/>
        <w:rPr>
          <w:rFonts w:hint="cs"/>
          <w:rtl/>
        </w:rPr>
      </w:pPr>
    </w:p>
    <w:p w14:paraId="7863BA09" w14:textId="77777777" w:rsidR="00000000" w:rsidRDefault="007C71EE">
      <w:pPr>
        <w:pStyle w:val="a"/>
        <w:rPr>
          <w:rFonts w:hint="cs"/>
          <w:rtl/>
        </w:rPr>
      </w:pPr>
      <w:r>
        <w:rPr>
          <w:rFonts w:hint="cs"/>
          <w:rtl/>
        </w:rPr>
        <w:t>דליה איציק, אני רוצה לחזק את דברייך. אתמול שמעתי  שהתנפל</w:t>
      </w:r>
      <w:r>
        <w:rPr>
          <w:rFonts w:hint="cs"/>
          <w:rtl/>
        </w:rPr>
        <w:t xml:space="preserve">ו עלייך על הדברים הקשים שאמרת. </w:t>
      </w:r>
    </w:p>
    <w:p w14:paraId="24E4D765" w14:textId="77777777" w:rsidR="00000000" w:rsidRDefault="007C71EE">
      <w:pPr>
        <w:pStyle w:val="a"/>
        <w:rPr>
          <w:rFonts w:hint="cs"/>
          <w:rtl/>
        </w:rPr>
      </w:pPr>
    </w:p>
    <w:p w14:paraId="7A27F55C" w14:textId="77777777" w:rsidR="00000000" w:rsidRDefault="007C71EE">
      <w:pPr>
        <w:pStyle w:val="ac"/>
        <w:rPr>
          <w:rtl/>
        </w:rPr>
      </w:pPr>
      <w:r>
        <w:rPr>
          <w:rFonts w:hint="eastAsia"/>
          <w:rtl/>
        </w:rPr>
        <w:t>דליה</w:t>
      </w:r>
      <w:r>
        <w:rPr>
          <w:rtl/>
        </w:rPr>
        <w:t xml:space="preserve"> איציק (העבודה-מימד):</w:t>
      </w:r>
    </w:p>
    <w:p w14:paraId="69FCC90C" w14:textId="77777777" w:rsidR="00000000" w:rsidRDefault="007C71EE">
      <w:pPr>
        <w:pStyle w:val="a"/>
        <w:rPr>
          <w:rFonts w:hint="cs"/>
          <w:rtl/>
        </w:rPr>
      </w:pPr>
    </w:p>
    <w:p w14:paraId="21B9D0AA" w14:textId="77777777" w:rsidR="00000000" w:rsidRDefault="007C71EE">
      <w:pPr>
        <w:pStyle w:val="a"/>
        <w:rPr>
          <w:rFonts w:hint="cs"/>
          <w:rtl/>
        </w:rPr>
      </w:pPr>
      <w:r>
        <w:rPr>
          <w:rFonts w:hint="cs"/>
          <w:rtl/>
        </w:rPr>
        <w:t>מי התנפל?</w:t>
      </w:r>
    </w:p>
    <w:p w14:paraId="7086D489" w14:textId="77777777" w:rsidR="00000000" w:rsidRDefault="007C71EE">
      <w:pPr>
        <w:pStyle w:val="a"/>
        <w:rPr>
          <w:rFonts w:hint="cs"/>
          <w:rtl/>
        </w:rPr>
      </w:pPr>
    </w:p>
    <w:p w14:paraId="7F94703F" w14:textId="77777777" w:rsidR="00000000" w:rsidRDefault="007C71EE">
      <w:pPr>
        <w:pStyle w:val="SpeakerCon"/>
        <w:rPr>
          <w:rtl/>
        </w:rPr>
      </w:pPr>
      <w:bookmarkStart w:id="1342" w:name="FS000000488T27_05_2003_14_01_42C"/>
      <w:bookmarkEnd w:id="1342"/>
      <w:r>
        <w:rPr>
          <w:rtl/>
        </w:rPr>
        <w:t>יצחק וקנין (ש"ס):</w:t>
      </w:r>
    </w:p>
    <w:p w14:paraId="7CA3110D" w14:textId="77777777" w:rsidR="00000000" w:rsidRDefault="007C71EE">
      <w:pPr>
        <w:pStyle w:val="a"/>
        <w:rPr>
          <w:rtl/>
        </w:rPr>
      </w:pPr>
    </w:p>
    <w:p w14:paraId="16D21CC8" w14:textId="77777777" w:rsidR="00000000" w:rsidRDefault="007C71EE">
      <w:pPr>
        <w:pStyle w:val="a"/>
        <w:rPr>
          <w:rFonts w:hint="cs"/>
          <w:rtl/>
        </w:rPr>
      </w:pPr>
      <w:r>
        <w:rPr>
          <w:rFonts w:hint="cs"/>
          <w:rtl/>
        </w:rPr>
        <w:t>בקשר לעניין של ההסתה נגד יצחק רבין, ואיך את מעלה את הדברים האלה דווקא עכשיו. רבותי, אני חייב לקרוא לכם את הדברים כפי שנאמרו מפי אריק שרון, ראש הממשלה, בהסכם אוסלו: "ש</w:t>
      </w:r>
      <w:r>
        <w:rPr>
          <w:rFonts w:hint="cs"/>
          <w:rtl/>
        </w:rPr>
        <w:t>ורש הרע נעוץ בהסכם שחתמה הממשלה עם פושעי המלחמה. אני יודע שיש ביניהם שמלגלגים על הכינוי הזה לראש אש"ף. לא צריך להיות חכם גדול, איש מדינה מבריק או איש מודיעין, כדי להבין את הדבר האלמנטרי, שברגע שיהודים לחצו את יד מפקד רוצחיהם במשך שנים וחתמו אתו על הסכם, אי</w:t>
      </w:r>
      <w:r>
        <w:rPr>
          <w:rFonts w:hint="cs"/>
          <w:rtl/>
        </w:rPr>
        <w:t>ן ההסכם הזה מבטיח אלא חיסולם  העצמי של היהודים". רבותי, אני לא אמשיך, זה נאמר בהצבעה על הסכם אוסלו.</w:t>
      </w:r>
    </w:p>
    <w:p w14:paraId="15A6DE47" w14:textId="77777777" w:rsidR="00000000" w:rsidRDefault="007C71EE">
      <w:pPr>
        <w:pStyle w:val="ac"/>
        <w:rPr>
          <w:rFonts w:hint="cs"/>
          <w:rtl/>
        </w:rPr>
      </w:pPr>
    </w:p>
    <w:p w14:paraId="3DAA176B" w14:textId="77777777" w:rsidR="00000000" w:rsidRDefault="007C71EE">
      <w:pPr>
        <w:pStyle w:val="ac"/>
        <w:rPr>
          <w:rtl/>
        </w:rPr>
      </w:pPr>
      <w:r>
        <w:rPr>
          <w:rFonts w:hint="eastAsia"/>
          <w:rtl/>
        </w:rPr>
        <w:t>דליה</w:t>
      </w:r>
      <w:r>
        <w:rPr>
          <w:rtl/>
        </w:rPr>
        <w:t xml:space="preserve"> איציק (העבודה-מימד):</w:t>
      </w:r>
    </w:p>
    <w:p w14:paraId="4151449B" w14:textId="77777777" w:rsidR="00000000" w:rsidRDefault="007C71EE">
      <w:pPr>
        <w:pStyle w:val="a"/>
        <w:rPr>
          <w:rFonts w:hint="cs"/>
          <w:rtl/>
        </w:rPr>
      </w:pPr>
    </w:p>
    <w:p w14:paraId="65C1B4E4" w14:textId="77777777" w:rsidR="00000000" w:rsidRDefault="007C71EE">
      <w:pPr>
        <w:pStyle w:val="a"/>
        <w:rPr>
          <w:rFonts w:hint="cs"/>
          <w:rtl/>
        </w:rPr>
      </w:pPr>
      <w:r>
        <w:rPr>
          <w:rFonts w:hint="cs"/>
          <w:rtl/>
        </w:rPr>
        <w:t>ממתי זה?</w:t>
      </w:r>
    </w:p>
    <w:p w14:paraId="53456CB6" w14:textId="77777777" w:rsidR="00000000" w:rsidRDefault="007C71EE">
      <w:pPr>
        <w:pStyle w:val="a"/>
        <w:rPr>
          <w:rFonts w:hint="cs"/>
          <w:rtl/>
        </w:rPr>
      </w:pPr>
    </w:p>
    <w:p w14:paraId="296872D0" w14:textId="77777777" w:rsidR="00000000" w:rsidRDefault="007C71EE">
      <w:pPr>
        <w:pStyle w:val="SpeakerCon"/>
        <w:rPr>
          <w:rtl/>
        </w:rPr>
      </w:pPr>
      <w:bookmarkStart w:id="1343" w:name="FS000000488T27_05_2003_14_08_09C"/>
      <w:bookmarkEnd w:id="1343"/>
      <w:r>
        <w:rPr>
          <w:rtl/>
        </w:rPr>
        <w:t>יצחק וקנין (ש"ס):</w:t>
      </w:r>
    </w:p>
    <w:p w14:paraId="2709503C" w14:textId="77777777" w:rsidR="00000000" w:rsidRDefault="007C71EE">
      <w:pPr>
        <w:pStyle w:val="a"/>
        <w:ind w:firstLine="0"/>
        <w:rPr>
          <w:rFonts w:hint="cs"/>
          <w:rtl/>
        </w:rPr>
      </w:pPr>
    </w:p>
    <w:p w14:paraId="2B57C9E4" w14:textId="77777777" w:rsidR="00000000" w:rsidRDefault="007C71EE">
      <w:pPr>
        <w:pStyle w:val="ac"/>
        <w:rPr>
          <w:rFonts w:hint="cs"/>
          <w:b w:val="0"/>
          <w:bCs w:val="0"/>
          <w:u w:val="none"/>
          <w:rtl/>
        </w:rPr>
      </w:pPr>
      <w:r>
        <w:rPr>
          <w:rFonts w:hint="cs"/>
          <w:u w:val="none"/>
          <w:rtl/>
        </w:rPr>
        <w:tab/>
      </w:r>
      <w:r>
        <w:rPr>
          <w:rFonts w:hint="cs"/>
          <w:b w:val="0"/>
          <w:bCs w:val="0"/>
          <w:u w:val="none"/>
          <w:rtl/>
        </w:rPr>
        <w:t xml:space="preserve">יותר מזה.  הוא אומר: "תראו לאן הגעתם במצעד העיוורים שלכם, בריצת האמוק להציל את </w:t>
      </w:r>
    </w:p>
    <w:p w14:paraId="61E8FD3A" w14:textId="77777777" w:rsidR="00000000" w:rsidRDefault="007C71EE">
      <w:pPr>
        <w:pStyle w:val="ac"/>
        <w:rPr>
          <w:rFonts w:hint="cs"/>
          <w:b w:val="0"/>
          <w:bCs w:val="0"/>
          <w:u w:val="none"/>
          <w:rtl/>
        </w:rPr>
      </w:pPr>
    </w:p>
    <w:p w14:paraId="42478C43" w14:textId="77777777" w:rsidR="00000000" w:rsidRDefault="007C71EE">
      <w:pPr>
        <w:pStyle w:val="ac"/>
        <w:rPr>
          <w:rFonts w:hint="cs"/>
          <w:b w:val="0"/>
          <w:bCs w:val="0"/>
          <w:u w:val="none"/>
          <w:rtl/>
        </w:rPr>
      </w:pPr>
      <w:r>
        <w:rPr>
          <w:rFonts w:hint="cs"/>
          <w:b w:val="0"/>
          <w:bCs w:val="0"/>
          <w:u w:val="none"/>
          <w:rtl/>
        </w:rPr>
        <w:t>בניין הקלפים הרעו</w:t>
      </w:r>
      <w:r>
        <w:rPr>
          <w:rFonts w:hint="cs"/>
          <w:b w:val="0"/>
          <w:bCs w:val="0"/>
          <w:u w:val="none"/>
          <w:rtl/>
        </w:rPr>
        <w:t>ע שבניתם". כך אומר אריק שרון, לא מישהו אחר.</w:t>
      </w:r>
    </w:p>
    <w:p w14:paraId="4DDCB949" w14:textId="77777777" w:rsidR="00000000" w:rsidRDefault="007C71EE">
      <w:pPr>
        <w:pStyle w:val="ac"/>
        <w:rPr>
          <w:rFonts w:hint="cs"/>
          <w:b w:val="0"/>
          <w:bCs w:val="0"/>
          <w:u w:val="none"/>
          <w:rtl/>
        </w:rPr>
      </w:pPr>
    </w:p>
    <w:p w14:paraId="27BD0248" w14:textId="77777777" w:rsidR="00000000" w:rsidRDefault="007C71EE">
      <w:pPr>
        <w:pStyle w:val="ac"/>
        <w:rPr>
          <w:rFonts w:hint="cs"/>
          <w:b w:val="0"/>
          <w:bCs w:val="0"/>
          <w:u w:val="none"/>
          <w:rtl/>
        </w:rPr>
      </w:pPr>
    </w:p>
    <w:p w14:paraId="190D590D" w14:textId="77777777" w:rsidR="00000000" w:rsidRDefault="007C71EE">
      <w:pPr>
        <w:pStyle w:val="ac"/>
        <w:spacing w:line="360" w:lineRule="auto"/>
        <w:rPr>
          <w:rFonts w:hint="cs"/>
          <w:b w:val="0"/>
          <w:bCs w:val="0"/>
          <w:u w:val="none"/>
          <w:rtl/>
        </w:rPr>
      </w:pPr>
      <w:r>
        <w:rPr>
          <w:rFonts w:hint="cs"/>
          <w:b w:val="0"/>
          <w:bCs w:val="0"/>
          <w:u w:val="none"/>
          <w:rtl/>
        </w:rPr>
        <w:tab/>
        <w:t>אני רוצה להגיד לכם עוד משהו. ההסכם, או יותר נכון מתווה בוש שלגביו נתקבלה החלטה השבוע בממשלה, הוא הרבה יותר קשה מהסכם אוסלו, כי פה יש החלטות ברורות. מתווה בוש מדבר על מהלכים ברורים עם הפלסטינים לגבי מדינה. זה ב</w:t>
      </w:r>
      <w:r>
        <w:rPr>
          <w:rFonts w:hint="cs"/>
          <w:b w:val="0"/>
          <w:bCs w:val="0"/>
          <w:u w:val="none"/>
          <w:rtl/>
        </w:rPr>
        <w:t xml:space="preserve">רור. מתי מתפנים? איזה חלקים מפנים? מה השטח הריבוני של המדינה הפלסטינית? </w:t>
      </w:r>
    </w:p>
    <w:p w14:paraId="301E19D8" w14:textId="77777777" w:rsidR="00000000" w:rsidRDefault="007C71EE">
      <w:pPr>
        <w:pStyle w:val="ac"/>
        <w:spacing w:line="360" w:lineRule="auto"/>
        <w:rPr>
          <w:rFonts w:hint="cs"/>
          <w:b w:val="0"/>
          <w:bCs w:val="0"/>
          <w:u w:val="none"/>
          <w:rtl/>
        </w:rPr>
      </w:pPr>
    </w:p>
    <w:p w14:paraId="0DD2504F" w14:textId="77777777" w:rsidR="00000000" w:rsidRDefault="007C71EE">
      <w:pPr>
        <w:pStyle w:val="ac"/>
        <w:spacing w:line="360" w:lineRule="auto"/>
        <w:rPr>
          <w:rFonts w:hint="cs"/>
          <w:b w:val="0"/>
          <w:bCs w:val="0"/>
          <w:u w:val="none"/>
          <w:rtl/>
        </w:rPr>
      </w:pPr>
      <w:r>
        <w:rPr>
          <w:rFonts w:hint="cs"/>
          <w:b w:val="0"/>
          <w:bCs w:val="0"/>
          <w:u w:val="none"/>
          <w:rtl/>
        </w:rPr>
        <w:tab/>
        <w:t xml:space="preserve">לכן אני אומר, חבל על דאבדין. אתמול יצא לי  לדבר בלילה ואמרתי לאחד מחברי מפלגת העבודה, אני חושב שלחבר הכנסת בורג, חבל על דאבדין. למה?  כי רצחו ראש ממשלה </w:t>
      </w:r>
      <w:r>
        <w:rPr>
          <w:b w:val="0"/>
          <w:bCs w:val="0"/>
          <w:u w:val="none"/>
          <w:rtl/>
        </w:rPr>
        <w:t>–</w:t>
      </w:r>
      <w:r>
        <w:rPr>
          <w:rFonts w:hint="cs"/>
          <w:b w:val="0"/>
          <w:bCs w:val="0"/>
          <w:u w:val="none"/>
          <w:rtl/>
        </w:rPr>
        <w:t xml:space="preserve"> על מה? </w:t>
      </w:r>
    </w:p>
    <w:p w14:paraId="585F9C32" w14:textId="77777777" w:rsidR="00000000" w:rsidRDefault="007C71EE">
      <w:pPr>
        <w:pStyle w:val="ac"/>
        <w:spacing w:line="360" w:lineRule="auto"/>
        <w:rPr>
          <w:rFonts w:hint="cs"/>
          <w:b w:val="0"/>
          <w:bCs w:val="0"/>
          <w:u w:val="none"/>
          <w:rtl/>
        </w:rPr>
      </w:pPr>
    </w:p>
    <w:p w14:paraId="66F81E87" w14:textId="77777777" w:rsidR="00000000" w:rsidRDefault="007C71EE">
      <w:pPr>
        <w:pStyle w:val="ac"/>
        <w:spacing w:line="360" w:lineRule="auto"/>
        <w:rPr>
          <w:rFonts w:hint="cs"/>
          <w:b w:val="0"/>
          <w:bCs w:val="0"/>
          <w:u w:val="none"/>
          <w:rtl/>
        </w:rPr>
      </w:pPr>
      <w:r>
        <w:rPr>
          <w:rFonts w:hint="cs"/>
          <w:b w:val="0"/>
          <w:bCs w:val="0"/>
          <w:u w:val="none"/>
          <w:rtl/>
        </w:rPr>
        <w:tab/>
        <w:t>יתירה מזאת, רבותי</w:t>
      </w:r>
      <w:r>
        <w:rPr>
          <w:rFonts w:hint="cs"/>
          <w:b w:val="0"/>
          <w:bCs w:val="0"/>
          <w:u w:val="none"/>
          <w:rtl/>
        </w:rPr>
        <w:t>, מי שזוכר, באותה תקופה בשנת 1992 סיעת ש"ס היתה חלק מהקואליציה, ויום יום וערב ערב היו הפגנות ליד ביתו של הרב עובדיה, הפגנות ליד בתיהם של  כל השרים  ושל כל חברי הכנסת. גם קרעו צמיגים. ידידי, חבר הכנסת הרב מלכיאור, אתה יודע מה עשו? שמו  קליעים ליד הבתים, כדו</w:t>
      </w:r>
      <w:r>
        <w:rPr>
          <w:rFonts w:hint="cs"/>
          <w:b w:val="0"/>
          <w:bCs w:val="0"/>
          <w:u w:val="none"/>
          <w:rtl/>
        </w:rPr>
        <w:t xml:space="preserve">רים חיים ליד הבתים,  צלבי קרס. </w:t>
      </w:r>
    </w:p>
    <w:p w14:paraId="57B7FE41" w14:textId="77777777" w:rsidR="00000000" w:rsidRDefault="007C71EE">
      <w:pPr>
        <w:pStyle w:val="ac"/>
        <w:spacing w:line="360" w:lineRule="auto"/>
        <w:rPr>
          <w:rFonts w:hint="cs"/>
          <w:b w:val="0"/>
          <w:bCs w:val="0"/>
          <w:u w:val="none"/>
          <w:rtl/>
        </w:rPr>
      </w:pPr>
    </w:p>
    <w:p w14:paraId="48A1DBF4" w14:textId="77777777" w:rsidR="00000000" w:rsidRDefault="007C71EE">
      <w:pPr>
        <w:pStyle w:val="ac"/>
        <w:spacing w:line="360" w:lineRule="auto"/>
        <w:rPr>
          <w:rFonts w:hint="cs"/>
          <w:b w:val="0"/>
          <w:bCs w:val="0"/>
          <w:u w:val="none"/>
          <w:rtl/>
        </w:rPr>
      </w:pPr>
      <w:r>
        <w:rPr>
          <w:rFonts w:hint="cs"/>
          <w:b w:val="0"/>
          <w:bCs w:val="0"/>
          <w:u w:val="none"/>
          <w:rtl/>
        </w:rPr>
        <w:tab/>
        <w:t>יש מהלך, ואני מברך על המהלך הזה, כי ראש הממשלה מבין שאין לו ברירה, אני מברך על המהלך. אבל אני שואל את אותו ימין שעמד בכל צומת והפגין נגד ראש הממשלה יצחק רבין, זיכרונו לברכה, עם הכאפייה על הראש, מי שזוכר את התמונות שראינו.</w:t>
      </w:r>
    </w:p>
    <w:p w14:paraId="047FFF67" w14:textId="77777777" w:rsidR="00000000" w:rsidRDefault="007C71EE">
      <w:pPr>
        <w:pStyle w:val="a"/>
        <w:rPr>
          <w:rFonts w:hint="cs"/>
          <w:rtl/>
        </w:rPr>
      </w:pPr>
    </w:p>
    <w:p w14:paraId="3D75CB24" w14:textId="77777777" w:rsidR="00000000" w:rsidRDefault="007C71EE">
      <w:pPr>
        <w:pStyle w:val="a"/>
        <w:rPr>
          <w:rFonts w:hint="cs"/>
          <w:rtl/>
        </w:rPr>
      </w:pPr>
      <w:r>
        <w:rPr>
          <w:rFonts w:hint="cs"/>
          <w:rtl/>
        </w:rPr>
        <w:t>זאת מציאות, שאתמול אמרתי לגביה שיש מצע למפלגה, מפלגה מקבלת החלטות, לפעמים החלטות קשות. מרכז הליכוד קיבל החלטות שהוא נגד מדינה פלסטינית, בטח ובטח האיחוד הלאומי, בטח ובטח המפד"ל. אבל, רבותי, תראו איך הכול יכול להשתנות בן-רגע, דהיינו, כל אותה תוכנית, כל אותו</w:t>
      </w:r>
      <w:r>
        <w:rPr>
          <w:rFonts w:hint="cs"/>
          <w:rtl/>
        </w:rPr>
        <w:t xml:space="preserve"> מצע שהמפלגה מציעה, בן-רגע נעלם כלא היה. </w:t>
      </w:r>
    </w:p>
    <w:p w14:paraId="6AFEEACF" w14:textId="77777777" w:rsidR="00000000" w:rsidRDefault="007C71EE">
      <w:pPr>
        <w:pStyle w:val="a"/>
        <w:rPr>
          <w:rFonts w:hint="cs"/>
          <w:rtl/>
        </w:rPr>
      </w:pPr>
    </w:p>
    <w:p w14:paraId="5082F305" w14:textId="77777777" w:rsidR="00000000" w:rsidRDefault="007C71EE">
      <w:pPr>
        <w:pStyle w:val="ac"/>
        <w:rPr>
          <w:rtl/>
        </w:rPr>
      </w:pPr>
      <w:r>
        <w:rPr>
          <w:rFonts w:hint="eastAsia"/>
          <w:rtl/>
        </w:rPr>
        <w:t>מיכאל</w:t>
      </w:r>
      <w:r>
        <w:rPr>
          <w:rtl/>
        </w:rPr>
        <w:t xml:space="preserve"> מלכיאור (העבודה-מימד):</w:t>
      </w:r>
    </w:p>
    <w:p w14:paraId="4AB1EF57" w14:textId="77777777" w:rsidR="00000000" w:rsidRDefault="007C71EE">
      <w:pPr>
        <w:pStyle w:val="a"/>
        <w:rPr>
          <w:rFonts w:hint="cs"/>
          <w:rtl/>
        </w:rPr>
      </w:pPr>
    </w:p>
    <w:p w14:paraId="2737C55B" w14:textId="77777777" w:rsidR="00000000" w:rsidRDefault="007C71EE">
      <w:pPr>
        <w:pStyle w:val="a"/>
        <w:rPr>
          <w:rFonts w:hint="cs"/>
          <w:rtl/>
        </w:rPr>
      </w:pPr>
      <w:r>
        <w:rPr>
          <w:rFonts w:hint="cs"/>
          <w:rtl/>
        </w:rPr>
        <w:t xml:space="preserve">כי יש מציאות. </w:t>
      </w:r>
    </w:p>
    <w:p w14:paraId="219B0B5A" w14:textId="77777777" w:rsidR="00000000" w:rsidRDefault="007C71EE">
      <w:pPr>
        <w:pStyle w:val="a"/>
        <w:rPr>
          <w:rFonts w:hint="cs"/>
          <w:rtl/>
        </w:rPr>
      </w:pPr>
    </w:p>
    <w:p w14:paraId="540F469F" w14:textId="77777777" w:rsidR="00000000" w:rsidRDefault="007C71EE">
      <w:pPr>
        <w:pStyle w:val="SpeakerCon"/>
        <w:rPr>
          <w:rtl/>
        </w:rPr>
      </w:pPr>
      <w:bookmarkStart w:id="1344" w:name="FS000000488T27_05_2003_17_33_23"/>
      <w:bookmarkStart w:id="1345" w:name="FS000000488T27_05_2003_17_33_25C"/>
      <w:bookmarkEnd w:id="1344"/>
      <w:bookmarkEnd w:id="1345"/>
      <w:r>
        <w:rPr>
          <w:rtl/>
        </w:rPr>
        <w:t>יצחק וקנין (ש"ס):</w:t>
      </w:r>
    </w:p>
    <w:p w14:paraId="6915342D" w14:textId="77777777" w:rsidR="00000000" w:rsidRDefault="007C71EE">
      <w:pPr>
        <w:pStyle w:val="a"/>
        <w:rPr>
          <w:rtl/>
        </w:rPr>
      </w:pPr>
    </w:p>
    <w:p w14:paraId="6D7F8A32" w14:textId="77777777" w:rsidR="00000000" w:rsidRDefault="007C71EE">
      <w:pPr>
        <w:pStyle w:val="a"/>
        <w:rPr>
          <w:rFonts w:hint="cs"/>
          <w:rtl/>
        </w:rPr>
      </w:pPr>
      <w:bookmarkStart w:id="1346" w:name="FS000000488T27_05_2003_13_37_01"/>
      <w:bookmarkEnd w:id="1346"/>
      <w:r>
        <w:rPr>
          <w:rFonts w:hint="cs"/>
          <w:rtl/>
        </w:rPr>
        <w:t>יש מציאות שמכתיבה את הדברים באופן הרבה יותר חזק מכל המצב. לכן אמרתי אתמול בלילה, שהתורה שלנו לא תשתנה בשום זמן, אחד מ=13 העיקרים. ואין לנו על מי להי</w:t>
      </w:r>
      <w:r>
        <w:rPr>
          <w:rFonts w:hint="cs"/>
          <w:rtl/>
        </w:rPr>
        <w:t xml:space="preserve">שען בתקופה כזאת, ידידי הרב רביץ, אלא רק על אבינו שבשמים. </w:t>
      </w:r>
    </w:p>
    <w:p w14:paraId="50E596ED" w14:textId="77777777" w:rsidR="00000000" w:rsidRDefault="007C71EE">
      <w:pPr>
        <w:pStyle w:val="a"/>
        <w:rPr>
          <w:rFonts w:hint="cs"/>
          <w:rtl/>
        </w:rPr>
      </w:pPr>
    </w:p>
    <w:p w14:paraId="12DBD831" w14:textId="77777777" w:rsidR="00000000" w:rsidRDefault="007C71EE">
      <w:pPr>
        <w:pStyle w:val="a"/>
        <w:rPr>
          <w:rFonts w:hint="cs"/>
          <w:rtl/>
        </w:rPr>
      </w:pPr>
      <w:r>
        <w:rPr>
          <w:rFonts w:hint="cs"/>
          <w:rtl/>
        </w:rPr>
        <w:t xml:space="preserve">אני חושב ששרון צודק במהלך שלו. אני חושב שהוא צודק. </w:t>
      </w:r>
    </w:p>
    <w:p w14:paraId="17019E54" w14:textId="77777777" w:rsidR="00000000" w:rsidRDefault="007C71EE">
      <w:pPr>
        <w:pStyle w:val="a"/>
        <w:rPr>
          <w:rFonts w:hint="cs"/>
          <w:rtl/>
        </w:rPr>
      </w:pPr>
    </w:p>
    <w:p w14:paraId="3423BDC7" w14:textId="77777777" w:rsidR="00000000" w:rsidRDefault="007C71EE">
      <w:pPr>
        <w:pStyle w:val="ac"/>
        <w:rPr>
          <w:rtl/>
        </w:rPr>
      </w:pPr>
      <w:r>
        <w:rPr>
          <w:rFonts w:hint="eastAsia"/>
          <w:rtl/>
        </w:rPr>
        <w:t>עזמי</w:t>
      </w:r>
      <w:r>
        <w:rPr>
          <w:rtl/>
        </w:rPr>
        <w:t xml:space="preserve"> בשארה (בל"ד):</w:t>
      </w:r>
    </w:p>
    <w:p w14:paraId="5A345D26" w14:textId="77777777" w:rsidR="00000000" w:rsidRDefault="007C71EE">
      <w:pPr>
        <w:pStyle w:val="a"/>
        <w:rPr>
          <w:rFonts w:hint="cs"/>
          <w:rtl/>
        </w:rPr>
      </w:pPr>
    </w:p>
    <w:p w14:paraId="25E65D30" w14:textId="77777777" w:rsidR="00000000" w:rsidRDefault="007C71EE">
      <w:pPr>
        <w:pStyle w:val="a"/>
        <w:rPr>
          <w:rFonts w:hint="cs"/>
          <w:rtl/>
        </w:rPr>
      </w:pPr>
      <w:r>
        <w:rPr>
          <w:rFonts w:hint="cs"/>
          <w:rtl/>
        </w:rPr>
        <w:t xml:space="preserve">חבריך לא חושבים ככה, לצערי. אתה היחיד שחושב כך. </w:t>
      </w:r>
    </w:p>
    <w:p w14:paraId="1191C0E0" w14:textId="77777777" w:rsidR="00000000" w:rsidRDefault="007C71EE">
      <w:pPr>
        <w:pStyle w:val="a"/>
        <w:rPr>
          <w:rFonts w:hint="cs"/>
          <w:rtl/>
        </w:rPr>
      </w:pPr>
    </w:p>
    <w:p w14:paraId="1FA0FAF6" w14:textId="77777777" w:rsidR="00000000" w:rsidRDefault="007C71EE">
      <w:pPr>
        <w:pStyle w:val="SpeakerCon"/>
        <w:rPr>
          <w:rtl/>
        </w:rPr>
      </w:pPr>
      <w:bookmarkStart w:id="1347" w:name="FS000000488T27_05_2003_13_39_33C"/>
      <w:bookmarkEnd w:id="1347"/>
      <w:r>
        <w:rPr>
          <w:rtl/>
        </w:rPr>
        <w:t>יצחק וקנין (ש"ס):</w:t>
      </w:r>
    </w:p>
    <w:p w14:paraId="7DC881EF" w14:textId="77777777" w:rsidR="00000000" w:rsidRDefault="007C71EE">
      <w:pPr>
        <w:pStyle w:val="a"/>
        <w:rPr>
          <w:rtl/>
        </w:rPr>
      </w:pPr>
    </w:p>
    <w:p w14:paraId="102DB479" w14:textId="77777777" w:rsidR="00000000" w:rsidRDefault="007C71EE">
      <w:pPr>
        <w:pStyle w:val="a"/>
        <w:rPr>
          <w:rFonts w:hint="cs"/>
          <w:rtl/>
        </w:rPr>
      </w:pPr>
      <w:r>
        <w:rPr>
          <w:rFonts w:hint="cs"/>
          <w:rtl/>
        </w:rPr>
        <w:t xml:space="preserve">אני אומר את האמת, רבותי. המציאות היא מציאות קשה. </w:t>
      </w:r>
    </w:p>
    <w:p w14:paraId="4471492B" w14:textId="77777777" w:rsidR="00000000" w:rsidRDefault="007C71EE">
      <w:pPr>
        <w:pStyle w:val="a"/>
        <w:rPr>
          <w:rFonts w:hint="cs"/>
          <w:rtl/>
        </w:rPr>
      </w:pPr>
    </w:p>
    <w:p w14:paraId="4910CDD6" w14:textId="77777777" w:rsidR="00000000" w:rsidRDefault="007C71EE">
      <w:pPr>
        <w:pStyle w:val="ad"/>
        <w:rPr>
          <w:rtl/>
        </w:rPr>
      </w:pPr>
      <w:r>
        <w:rPr>
          <w:rtl/>
        </w:rPr>
        <w:t>היו"</w:t>
      </w:r>
      <w:r>
        <w:rPr>
          <w:rtl/>
        </w:rPr>
        <w:t>ר אלי בן-מנחם:</w:t>
      </w:r>
    </w:p>
    <w:p w14:paraId="24B57511" w14:textId="77777777" w:rsidR="00000000" w:rsidRDefault="007C71EE">
      <w:pPr>
        <w:pStyle w:val="a"/>
        <w:rPr>
          <w:rtl/>
        </w:rPr>
      </w:pPr>
    </w:p>
    <w:p w14:paraId="6058DD59" w14:textId="77777777" w:rsidR="00000000" w:rsidRDefault="007C71EE">
      <w:pPr>
        <w:pStyle w:val="a"/>
        <w:rPr>
          <w:rFonts w:hint="cs"/>
          <w:rtl/>
        </w:rPr>
      </w:pPr>
      <w:r>
        <w:rPr>
          <w:rFonts w:hint="cs"/>
          <w:rtl/>
        </w:rPr>
        <w:t xml:space="preserve">חבר הכנסת בשארה, לדעתי הם יתמכו </w:t>
      </w:r>
      <w:r>
        <w:rPr>
          <w:rtl/>
        </w:rPr>
        <w:t>–</w:t>
      </w:r>
      <w:r>
        <w:rPr>
          <w:rFonts w:hint="cs"/>
          <w:rtl/>
        </w:rPr>
        <w:t xml:space="preserve"> רובם המוחלט. </w:t>
      </w:r>
    </w:p>
    <w:p w14:paraId="4C3086CF" w14:textId="77777777" w:rsidR="00000000" w:rsidRDefault="007C71EE">
      <w:pPr>
        <w:pStyle w:val="a"/>
        <w:rPr>
          <w:rFonts w:hint="cs"/>
          <w:rtl/>
        </w:rPr>
      </w:pPr>
    </w:p>
    <w:p w14:paraId="7CB0871E" w14:textId="77777777" w:rsidR="00000000" w:rsidRDefault="007C71EE">
      <w:pPr>
        <w:pStyle w:val="SpeakerCon"/>
        <w:rPr>
          <w:rtl/>
        </w:rPr>
      </w:pPr>
      <w:bookmarkStart w:id="1348" w:name="FS000000488T27_05_2003_13_39_59C"/>
      <w:bookmarkEnd w:id="1348"/>
      <w:r>
        <w:rPr>
          <w:rtl/>
        </w:rPr>
        <w:t>יצחק וקנין (ש"ס):</w:t>
      </w:r>
    </w:p>
    <w:p w14:paraId="1B3C7486" w14:textId="77777777" w:rsidR="00000000" w:rsidRDefault="007C71EE">
      <w:pPr>
        <w:pStyle w:val="a"/>
        <w:rPr>
          <w:rtl/>
        </w:rPr>
      </w:pPr>
    </w:p>
    <w:p w14:paraId="794EFE6F" w14:textId="77777777" w:rsidR="00000000" w:rsidRDefault="007C71EE">
      <w:pPr>
        <w:pStyle w:val="a"/>
        <w:rPr>
          <w:rFonts w:hint="cs"/>
          <w:rtl/>
        </w:rPr>
      </w:pPr>
      <w:r>
        <w:rPr>
          <w:rFonts w:hint="cs"/>
          <w:rtl/>
        </w:rPr>
        <w:t xml:space="preserve">מישהו צריך להבין את הדברים, רבותי. עובדה, אני בטח לא הייתי קיצוני כמו שרון, כמו אפי איתם, או כמו אנשי המפד"ל </w:t>
      </w:r>
      <w:r>
        <w:rPr>
          <w:rtl/>
        </w:rPr>
        <w:t>–</w:t>
      </w:r>
      <w:r>
        <w:rPr>
          <w:rFonts w:hint="cs"/>
          <w:rtl/>
        </w:rPr>
        <w:t xml:space="preserve"> בטוח שלא. אבל הם אלה שמעבירים החלטה בממשלה, אז מי אני הקטן שא</w:t>
      </w:r>
      <w:r>
        <w:rPr>
          <w:rFonts w:hint="cs"/>
          <w:rtl/>
        </w:rPr>
        <w:t xml:space="preserve">בוא ואתנגד? להיפך, אני אומר, הלוואי שיתקדמו הלאה. </w:t>
      </w:r>
    </w:p>
    <w:p w14:paraId="6683ECA5" w14:textId="77777777" w:rsidR="00000000" w:rsidRDefault="007C71EE">
      <w:pPr>
        <w:pStyle w:val="a"/>
        <w:rPr>
          <w:rtl/>
        </w:rPr>
      </w:pPr>
    </w:p>
    <w:p w14:paraId="6E1A6DC0" w14:textId="77777777" w:rsidR="00000000" w:rsidRDefault="007C71EE">
      <w:pPr>
        <w:pStyle w:val="a"/>
        <w:rPr>
          <w:rFonts w:hint="cs"/>
          <w:rtl/>
        </w:rPr>
      </w:pPr>
      <w:r>
        <w:rPr>
          <w:rFonts w:hint="cs"/>
          <w:rtl/>
        </w:rPr>
        <w:t>אבל, אני אומר ששלום לא יהיה, כי השלום לא תלוי באריק שרון, לא תלוי בביבי נתניהו או באפי איתם, או באיזה מדינאי, דגול ככל שיהיה. השלום תלוי בנו. קראנו את זה בפרשת השבוע, ואמרתי את זה אתמול. יש רצפט אחד ויחיד</w:t>
      </w:r>
      <w:r>
        <w:rPr>
          <w:rFonts w:hint="cs"/>
          <w:rtl/>
        </w:rPr>
        <w:t xml:space="preserve"> לשלום לעם הזה, ותאמינו לי שהוא לא תלוי בפלסטינים. הוא לא תלוי בערבים גם כן. הוא תלוי במה שקראנו בפרשה - אם בחוקותי תלכו ואת מצוותי תשמרו ועשיתם אותם, ונתתי שלום בארץ. זה הרצפט היחיד. אנחנו נגלגל פה עיניים ונדבר ונגיד דברים, ורבותי, לא יעזור לנו דבר. זה בק</w:t>
      </w:r>
      <w:r>
        <w:rPr>
          <w:rFonts w:hint="cs"/>
          <w:rtl/>
        </w:rPr>
        <w:t>טע של התהליך המדיני.</w:t>
      </w:r>
    </w:p>
    <w:p w14:paraId="06F1499A" w14:textId="77777777" w:rsidR="00000000" w:rsidRDefault="007C71EE">
      <w:pPr>
        <w:pStyle w:val="a"/>
        <w:rPr>
          <w:rFonts w:hint="cs"/>
          <w:rtl/>
        </w:rPr>
      </w:pPr>
    </w:p>
    <w:p w14:paraId="71A14D51" w14:textId="77777777" w:rsidR="00000000" w:rsidRDefault="007C71EE">
      <w:pPr>
        <w:pStyle w:val="a"/>
        <w:rPr>
          <w:rFonts w:hint="cs"/>
          <w:rtl/>
        </w:rPr>
      </w:pPr>
      <w:r>
        <w:rPr>
          <w:rFonts w:hint="cs"/>
          <w:rtl/>
        </w:rPr>
        <w:t xml:space="preserve">ידידי אברהם פורז אמר שיש איזו סטטיסטיקה לגבי המתאבדים. כל הזמן יש מתאבדים, אבל אני רוצה להגיד לך משהו שאולי לא חשבת עליו, ידידי אברהם פורז, ובאמת יש ידידות בינינו. אני בא מהמגזר שאולי רוב המתאבדים באו ממנו בשנים האחרונות </w:t>
      </w:r>
      <w:r>
        <w:rPr>
          <w:rtl/>
        </w:rPr>
        <w:t>–</w:t>
      </w:r>
      <w:r>
        <w:rPr>
          <w:rFonts w:hint="cs"/>
          <w:rtl/>
        </w:rPr>
        <w:t xml:space="preserve"> המגזר החקלא</w:t>
      </w:r>
      <w:r>
        <w:rPr>
          <w:rFonts w:hint="cs"/>
          <w:rtl/>
        </w:rPr>
        <w:t xml:space="preserve">י. אני אסביר לכם מה קורה לחקלאי פשוט. במושב שלי יש חקלאי שהתאבד. אני מכיר אותו באופן אישי. </w:t>
      </w:r>
    </w:p>
    <w:p w14:paraId="54201B5A" w14:textId="77777777" w:rsidR="00000000" w:rsidRDefault="007C71EE">
      <w:pPr>
        <w:pStyle w:val="a"/>
        <w:rPr>
          <w:rFonts w:hint="cs"/>
          <w:rtl/>
        </w:rPr>
      </w:pPr>
    </w:p>
    <w:p w14:paraId="6EC64082" w14:textId="77777777" w:rsidR="00000000" w:rsidRDefault="007C71EE">
      <w:pPr>
        <w:pStyle w:val="ad"/>
        <w:rPr>
          <w:rtl/>
        </w:rPr>
      </w:pPr>
      <w:r>
        <w:rPr>
          <w:rtl/>
        </w:rPr>
        <w:t>היו"ר אלי בן-מנחם:</w:t>
      </w:r>
    </w:p>
    <w:p w14:paraId="46A59BE2" w14:textId="77777777" w:rsidR="00000000" w:rsidRDefault="007C71EE">
      <w:pPr>
        <w:pStyle w:val="a"/>
        <w:rPr>
          <w:rtl/>
        </w:rPr>
      </w:pPr>
    </w:p>
    <w:p w14:paraId="5A5A133A" w14:textId="77777777" w:rsidR="00000000" w:rsidRDefault="007C71EE">
      <w:pPr>
        <w:pStyle w:val="a"/>
        <w:rPr>
          <w:rFonts w:hint="cs"/>
          <w:rtl/>
        </w:rPr>
      </w:pPr>
      <w:r>
        <w:rPr>
          <w:rFonts w:hint="cs"/>
          <w:rtl/>
        </w:rPr>
        <w:t xml:space="preserve">הכרת אותו. </w:t>
      </w:r>
    </w:p>
    <w:p w14:paraId="4CA08803" w14:textId="77777777" w:rsidR="00000000" w:rsidRDefault="007C71EE">
      <w:pPr>
        <w:pStyle w:val="a"/>
        <w:rPr>
          <w:rFonts w:hint="cs"/>
          <w:rtl/>
        </w:rPr>
      </w:pPr>
    </w:p>
    <w:p w14:paraId="458EC32A" w14:textId="77777777" w:rsidR="00000000" w:rsidRDefault="007C71EE">
      <w:pPr>
        <w:pStyle w:val="SpeakerCon"/>
        <w:rPr>
          <w:rtl/>
        </w:rPr>
      </w:pPr>
      <w:bookmarkStart w:id="1349" w:name="FS000000488T27_05_2003_13_42_57C"/>
      <w:bookmarkEnd w:id="1349"/>
      <w:r>
        <w:rPr>
          <w:rtl/>
        </w:rPr>
        <w:t>יצחק וקנין (ש"ס):</w:t>
      </w:r>
    </w:p>
    <w:p w14:paraId="10E20790" w14:textId="77777777" w:rsidR="00000000" w:rsidRDefault="007C71EE">
      <w:pPr>
        <w:pStyle w:val="a"/>
        <w:rPr>
          <w:rtl/>
        </w:rPr>
      </w:pPr>
    </w:p>
    <w:p w14:paraId="4A48E8F7" w14:textId="77777777" w:rsidR="00000000" w:rsidRDefault="007C71EE">
      <w:pPr>
        <w:pStyle w:val="a"/>
        <w:rPr>
          <w:rFonts w:hint="cs"/>
          <w:rtl/>
        </w:rPr>
      </w:pPr>
      <w:r>
        <w:rPr>
          <w:rFonts w:hint="cs"/>
          <w:rtl/>
        </w:rPr>
        <w:t xml:space="preserve">משנת 1989. רבותי, חקלאי יכול לגלגל את החממה שלו, לייצר </w:t>
      </w:r>
      <w:r>
        <w:rPr>
          <w:rtl/>
        </w:rPr>
        <w:t>–</w:t>
      </w:r>
      <w:r>
        <w:rPr>
          <w:rFonts w:hint="cs"/>
          <w:rtl/>
        </w:rPr>
        <w:t xml:space="preserve"> שנה ראשונה הוא לא מרוויח, הוא מפסיד, שנה שנייה הוא מפס</w:t>
      </w:r>
      <w:r>
        <w:rPr>
          <w:rFonts w:hint="cs"/>
          <w:rtl/>
        </w:rPr>
        <w:t xml:space="preserve">יד. הוא לא יכול להפסיק את עמל כפיו, את מה שהוא בנה בדם, ביזע ובדמעות, והוא מפסיד. </w:t>
      </w:r>
    </w:p>
    <w:p w14:paraId="6A1E3AC6" w14:textId="77777777" w:rsidR="00000000" w:rsidRDefault="007C71EE">
      <w:pPr>
        <w:pStyle w:val="a"/>
        <w:rPr>
          <w:rFonts w:hint="cs"/>
          <w:rtl/>
        </w:rPr>
      </w:pPr>
    </w:p>
    <w:p w14:paraId="24C19F1D" w14:textId="77777777" w:rsidR="00000000" w:rsidRDefault="007C71EE">
      <w:pPr>
        <w:pStyle w:val="a"/>
        <w:rPr>
          <w:rFonts w:hint="cs"/>
          <w:rtl/>
        </w:rPr>
      </w:pPr>
      <w:r>
        <w:rPr>
          <w:rFonts w:hint="cs"/>
          <w:rtl/>
        </w:rPr>
        <w:t xml:space="preserve">אבל, כאשר יש גזירות שהממשלה מוסיפה אותן, זה שובר אותו לגמרי. כאשר מבקשת הממשלה הנוכחית </w:t>
      </w:r>
      <w:r>
        <w:rPr>
          <w:rtl/>
        </w:rPr>
        <w:t>–</w:t>
      </w:r>
      <w:r>
        <w:rPr>
          <w:rFonts w:hint="cs"/>
          <w:rtl/>
        </w:rPr>
        <w:t xml:space="preserve"> ואמרתי את זה אתמול ואני חוזר ואומר את זה היום </w:t>
      </w:r>
      <w:r>
        <w:rPr>
          <w:rtl/>
        </w:rPr>
        <w:t>–</w:t>
      </w:r>
      <w:r>
        <w:rPr>
          <w:rFonts w:hint="cs"/>
          <w:rtl/>
        </w:rPr>
        <w:t xml:space="preserve"> להטיל מס על עובד זר, בחקלאות דווקא,</w:t>
      </w:r>
      <w:r>
        <w:rPr>
          <w:rFonts w:hint="cs"/>
          <w:rtl/>
        </w:rPr>
        <w:t xml:space="preserve"> רבותי, כאשר גם כך המצב קשה מאוד, גם כך בקושי אפשר להתקיים, כאשר חקלאי רואה שכל מה שהוא בנה בעשר אצבעות מתרסק ומתמוטט אל מול עיניו, זאת הברירה היחידה שנשארה לו. לא מפני שהוא הפסיד כסף, רבותי, אלא מפני שהוא רואה את הכול מתרסק. הוא רואה את כל היבול שהוא לא י</w:t>
      </w:r>
      <w:r>
        <w:rPr>
          <w:rFonts w:hint="cs"/>
          <w:rtl/>
        </w:rPr>
        <w:t xml:space="preserve">כול אפילו לקטוף, כי לא משתלם לו לקטוף אותו, והכסף שהוא מקבל עבורו לא מכסה לו את עלויות הקטיף, שלא לדבר על המים שגם אותם ייקרו. </w:t>
      </w:r>
    </w:p>
    <w:p w14:paraId="3301E591" w14:textId="77777777" w:rsidR="00000000" w:rsidRDefault="007C71EE">
      <w:pPr>
        <w:pStyle w:val="a"/>
        <w:rPr>
          <w:rFonts w:hint="cs"/>
          <w:rtl/>
        </w:rPr>
      </w:pPr>
    </w:p>
    <w:p w14:paraId="6AD0B0D5" w14:textId="77777777" w:rsidR="00000000" w:rsidRDefault="007C71EE">
      <w:pPr>
        <w:pStyle w:val="a"/>
        <w:rPr>
          <w:rFonts w:hint="cs"/>
          <w:rtl/>
        </w:rPr>
      </w:pPr>
      <w:r>
        <w:rPr>
          <w:rFonts w:hint="cs"/>
          <w:rtl/>
        </w:rPr>
        <w:t>אז אני בטוח שתמיד יהיו התאבדויות, זה לא דבר חדש, צודק ידידי השר אברהם פורז, אבל יש דברים, רבותי, שהם כחוט השערה ויכולים לגרום ל</w:t>
      </w:r>
      <w:r>
        <w:rPr>
          <w:rFonts w:hint="cs"/>
          <w:rtl/>
        </w:rPr>
        <w:t xml:space="preserve">כך שאדם ישים קץ לחייו כאשר הוא רואה את כל עמלו מתרסק ומתמוטט. </w:t>
      </w:r>
    </w:p>
    <w:p w14:paraId="631CCE51" w14:textId="77777777" w:rsidR="00000000" w:rsidRDefault="007C71EE">
      <w:pPr>
        <w:pStyle w:val="a"/>
        <w:rPr>
          <w:rFonts w:hint="cs"/>
          <w:rtl/>
        </w:rPr>
      </w:pPr>
    </w:p>
    <w:p w14:paraId="6323EBD7" w14:textId="77777777" w:rsidR="00000000" w:rsidRDefault="007C71EE">
      <w:pPr>
        <w:pStyle w:val="a"/>
        <w:rPr>
          <w:rFonts w:hint="cs"/>
          <w:rtl/>
        </w:rPr>
      </w:pPr>
      <w:r>
        <w:rPr>
          <w:rFonts w:hint="cs"/>
          <w:rtl/>
        </w:rPr>
        <w:t>רבותי, אני מזהיר שאנחנו בתקופה קשה מאוד, ואם לא נהיה רגישים, אדוני השר, נדבר גם על אותן שכבות שאתם כתנועה דיברתם עליהן, שכבות הביניים שאתם מייצגים אותן. אני אומר לך שגם שכבת הביניים תתרסק, ואנ</w:t>
      </w:r>
      <w:r>
        <w:rPr>
          <w:rFonts w:hint="cs"/>
          <w:rtl/>
        </w:rPr>
        <w:t>י אומר לך את זה מכל לבי.</w:t>
      </w:r>
    </w:p>
    <w:p w14:paraId="741B7EF4" w14:textId="77777777" w:rsidR="00000000" w:rsidRDefault="007C71EE">
      <w:pPr>
        <w:pStyle w:val="a"/>
        <w:rPr>
          <w:rFonts w:hint="cs"/>
          <w:rtl/>
        </w:rPr>
      </w:pPr>
      <w:r>
        <w:rPr>
          <w:rFonts w:hint="cs"/>
          <w:rtl/>
        </w:rPr>
        <w:t xml:space="preserve"> </w:t>
      </w:r>
    </w:p>
    <w:p w14:paraId="5DE24D67" w14:textId="77777777" w:rsidR="00000000" w:rsidRDefault="007C71EE">
      <w:pPr>
        <w:pStyle w:val="a"/>
        <w:rPr>
          <w:rFonts w:hint="cs"/>
          <w:rtl/>
        </w:rPr>
      </w:pPr>
      <w:r>
        <w:rPr>
          <w:rFonts w:hint="cs"/>
          <w:rtl/>
        </w:rPr>
        <w:t xml:space="preserve">זמני כבר תם. אני אומר לכם, רבותי, שהממשלה הזאת </w:t>
      </w:r>
      <w:r>
        <w:rPr>
          <w:rtl/>
        </w:rPr>
        <w:t>–</w:t>
      </w:r>
      <w:r>
        <w:rPr>
          <w:rFonts w:hint="cs"/>
          <w:rtl/>
        </w:rPr>
        <w:t xml:space="preserve"> חלק אמרו שהלב אצלה לא עובד. אני אומר שאין לה לב בכלל, כי אם היה לה לב, עוד היינו רואים איזו פעולה או איזו הטבה, איזה רצון לעשות משהו. אין פה רצון לעשות שום פעולה, שבאמת אולי תציל א</w:t>
      </w:r>
      <w:r>
        <w:rPr>
          <w:rFonts w:hint="cs"/>
          <w:rtl/>
        </w:rPr>
        <w:t xml:space="preserve">ת המשק הזה בדקה ה=99 שלו. </w:t>
      </w:r>
    </w:p>
    <w:p w14:paraId="4DC03E83" w14:textId="77777777" w:rsidR="00000000" w:rsidRDefault="007C71EE">
      <w:pPr>
        <w:pStyle w:val="a"/>
        <w:rPr>
          <w:rFonts w:hint="cs"/>
          <w:rtl/>
        </w:rPr>
      </w:pPr>
    </w:p>
    <w:p w14:paraId="632AF61D" w14:textId="77777777" w:rsidR="00000000" w:rsidRDefault="007C71EE">
      <w:pPr>
        <w:pStyle w:val="a"/>
        <w:rPr>
          <w:rFonts w:hint="cs"/>
          <w:rtl/>
        </w:rPr>
      </w:pPr>
      <w:r>
        <w:rPr>
          <w:rFonts w:hint="cs"/>
          <w:rtl/>
        </w:rPr>
        <w:t>לכן אני אומר, רבותי, שיש דברים שאסור לנו להבליג עליהם. אנחנו כחברה לא נוכל לתת יד לכך שיהיו משפחות, שלא את מה שהן מורחות על פרוסת הלחם לוקחים להן, אלא את פרוסת הלחם לוקחים להן בגזירות האלה. לכן, יפה שעה אחת קודם, רבותי. בואו נעש</w:t>
      </w:r>
      <w:r>
        <w:rPr>
          <w:rFonts w:hint="cs"/>
          <w:rtl/>
        </w:rPr>
        <w:t xml:space="preserve">ה חושבים ונציל מאות משפחות, דווקא משכבות הביניים, מקריסה מוחלטת. תודה. </w:t>
      </w:r>
    </w:p>
    <w:p w14:paraId="02309E2A" w14:textId="77777777" w:rsidR="00000000" w:rsidRDefault="007C71EE">
      <w:pPr>
        <w:pStyle w:val="a"/>
        <w:rPr>
          <w:rFonts w:hint="cs"/>
          <w:rtl/>
        </w:rPr>
      </w:pPr>
    </w:p>
    <w:p w14:paraId="1E306CC1" w14:textId="77777777" w:rsidR="00000000" w:rsidRDefault="007C71EE">
      <w:pPr>
        <w:pStyle w:val="ad"/>
        <w:rPr>
          <w:rtl/>
        </w:rPr>
      </w:pPr>
      <w:r>
        <w:rPr>
          <w:rtl/>
        </w:rPr>
        <w:t>היו"ר אלי בן-מנחם:</w:t>
      </w:r>
    </w:p>
    <w:p w14:paraId="42C8E422" w14:textId="77777777" w:rsidR="00000000" w:rsidRDefault="007C71EE">
      <w:pPr>
        <w:pStyle w:val="a"/>
        <w:rPr>
          <w:rtl/>
        </w:rPr>
      </w:pPr>
    </w:p>
    <w:p w14:paraId="2FE4C9CA" w14:textId="77777777" w:rsidR="00000000" w:rsidRDefault="007C71EE">
      <w:pPr>
        <w:pStyle w:val="a"/>
        <w:rPr>
          <w:rFonts w:hint="cs"/>
          <w:rtl/>
        </w:rPr>
      </w:pPr>
      <w:r>
        <w:rPr>
          <w:rFonts w:hint="cs"/>
          <w:rtl/>
        </w:rPr>
        <w:t>תודה לחבר הכנסת יצחק וקנין. אני מזמין את חבר הכנסת עזמי בשארה.</w:t>
      </w:r>
    </w:p>
    <w:p w14:paraId="771E1143" w14:textId="77777777" w:rsidR="00000000" w:rsidRDefault="007C71EE">
      <w:pPr>
        <w:pStyle w:val="a"/>
        <w:rPr>
          <w:rFonts w:hint="cs"/>
          <w:rtl/>
        </w:rPr>
      </w:pPr>
    </w:p>
    <w:p w14:paraId="57893119" w14:textId="77777777" w:rsidR="00000000" w:rsidRDefault="007C71EE">
      <w:pPr>
        <w:pStyle w:val="Speaker"/>
        <w:rPr>
          <w:rtl/>
        </w:rPr>
      </w:pPr>
      <w:bookmarkStart w:id="1350" w:name="FS000000558T27_05_2003_17_34_25"/>
      <w:bookmarkEnd w:id="1350"/>
      <w:r>
        <w:rPr>
          <w:rFonts w:hint="eastAsia"/>
          <w:rtl/>
        </w:rPr>
        <w:t>עזמי</w:t>
      </w:r>
      <w:r>
        <w:rPr>
          <w:rtl/>
        </w:rPr>
        <w:t xml:space="preserve"> בשארה (בל"ד):</w:t>
      </w:r>
    </w:p>
    <w:p w14:paraId="452D6C5D" w14:textId="77777777" w:rsidR="00000000" w:rsidRDefault="007C71EE">
      <w:pPr>
        <w:pStyle w:val="a"/>
        <w:rPr>
          <w:rFonts w:hint="cs"/>
          <w:rtl/>
        </w:rPr>
      </w:pPr>
    </w:p>
    <w:p w14:paraId="7AA31548" w14:textId="77777777" w:rsidR="00000000" w:rsidRDefault="007C71EE">
      <w:pPr>
        <w:pStyle w:val="a"/>
        <w:rPr>
          <w:rFonts w:hint="cs"/>
          <w:rtl/>
        </w:rPr>
      </w:pPr>
      <w:r>
        <w:rPr>
          <w:rFonts w:hint="cs"/>
          <w:rtl/>
        </w:rPr>
        <w:t>אדוני היושב-ראש, חברי הכנסת, אני חושב שביומיים האחרונים אנחנו ממש חיים בבלבול ש</w:t>
      </w:r>
      <w:r>
        <w:rPr>
          <w:rFonts w:hint="cs"/>
          <w:rtl/>
        </w:rPr>
        <w:t>ל מושגים, שלא רק נתניהו הכניס, אלא אגף התקציבים באוצר, שזה תריסר שנים עמל על ההצעות האידיאולוגיות האלה שמביא נתניהו כרפורמה למצב חירום. זה בעצם לא כל כך חירום. זה 12 שנה, 20 שנה, שהם עומדים על ההצעות האלה, ויש אנשים שמאמינים באידיאולוגיה הזאת במצבי חירום ו</w:t>
      </w:r>
      <w:r>
        <w:rPr>
          <w:rFonts w:hint="cs"/>
          <w:rtl/>
        </w:rPr>
        <w:t xml:space="preserve">שלא במצבי חירום. </w:t>
      </w:r>
    </w:p>
    <w:p w14:paraId="5D7461C4" w14:textId="77777777" w:rsidR="00000000" w:rsidRDefault="007C71EE">
      <w:pPr>
        <w:pStyle w:val="a"/>
        <w:rPr>
          <w:rFonts w:hint="cs"/>
          <w:rtl/>
        </w:rPr>
      </w:pPr>
    </w:p>
    <w:p w14:paraId="54D78AB9" w14:textId="77777777" w:rsidR="00000000" w:rsidRDefault="007C71EE">
      <w:pPr>
        <w:pStyle w:val="a"/>
        <w:rPr>
          <w:rFonts w:hint="cs"/>
          <w:rtl/>
        </w:rPr>
      </w:pPr>
      <w:r>
        <w:rPr>
          <w:rFonts w:hint="cs"/>
          <w:rtl/>
        </w:rPr>
        <w:t>הבלבול במושגים הוא ממש משווע וזועק לשמים, מכיוון שהפרספקטיבה היא לגמרי אידיאולוגית, ולדעתי מלאה דעות קדומות, ומכניסה לציבור אילו  קודים חיוביים וקודים שליליים. כולנו כבר יודעים שמגזר ציבורי הוא שמן והוא לא יצרני. תבדקו את זה טוב מאוד. קו</w:t>
      </w:r>
      <w:r>
        <w:rPr>
          <w:rFonts w:hint="cs"/>
          <w:rtl/>
        </w:rPr>
        <w:t>דם כול, האם הוא שמן יחסית למדינות אחרות בעולם, אם אתה מוריד את התקציבים הביטחוניים? שנית, הוא לא יצרני? במגזר הציבורי אין חברות ייצור? איפה התעשייה הצבאית? איפה התעשייה האווירית? איפה חברת החשמל?</w:t>
      </w:r>
    </w:p>
    <w:p w14:paraId="6BF1B1F9" w14:textId="77777777" w:rsidR="00000000" w:rsidRDefault="007C71EE">
      <w:pPr>
        <w:pStyle w:val="a"/>
        <w:rPr>
          <w:rFonts w:hint="cs"/>
          <w:rtl/>
        </w:rPr>
      </w:pPr>
    </w:p>
    <w:p w14:paraId="32458456" w14:textId="77777777" w:rsidR="00000000" w:rsidRDefault="007C71EE">
      <w:pPr>
        <w:pStyle w:val="a"/>
        <w:rPr>
          <w:rFonts w:hint="cs"/>
          <w:rtl/>
        </w:rPr>
      </w:pPr>
      <w:r>
        <w:rPr>
          <w:rFonts w:hint="cs"/>
          <w:rtl/>
        </w:rPr>
        <w:t>בדרך כלל במגזר הציבורי יש חלקים יצרניים מאוד. והמגזר הפרטי,</w:t>
      </w:r>
      <w:r>
        <w:rPr>
          <w:rFonts w:hint="cs"/>
          <w:rtl/>
        </w:rPr>
        <w:t xml:space="preserve"> הוא בדרך כלל יצרני ולא חי על חשבון הציבור? הבנקים זה מגזר יצרני? הבורסה היא יצרנית? הבנקים לא חיים על חשבון הציבור? מה זה השטויות האלה? ואנחנו צריכים לבלוע את זה, ואלה מתחילים להיות ממש מושגים, כאילו המגזר הפרטי הוא מגזר יצרני. רוב הדברים הלא-יצרניים נמצא</w:t>
      </w:r>
      <w:r>
        <w:rPr>
          <w:rFonts w:hint="cs"/>
          <w:rtl/>
        </w:rPr>
        <w:t xml:space="preserve">ים במגזר הפרטי, וגם רוב החברות שחיות על חשבון הציבור. יש בינינו שחושבים שבכלל זה תלוי בעיוותים מבניים בכלכלה, שהחברות האלה קיימות וחיות על חשבון הציבור. </w:t>
      </w:r>
    </w:p>
    <w:p w14:paraId="2FF299DB" w14:textId="77777777" w:rsidR="00000000" w:rsidRDefault="007C71EE">
      <w:pPr>
        <w:pStyle w:val="a"/>
        <w:rPr>
          <w:rFonts w:hint="cs"/>
          <w:rtl/>
        </w:rPr>
      </w:pPr>
    </w:p>
    <w:p w14:paraId="09052C65" w14:textId="77777777" w:rsidR="00000000" w:rsidRDefault="007C71EE">
      <w:pPr>
        <w:pStyle w:val="a"/>
        <w:rPr>
          <w:rFonts w:hint="cs"/>
          <w:rtl/>
        </w:rPr>
      </w:pPr>
      <w:r>
        <w:rPr>
          <w:rFonts w:hint="cs"/>
          <w:rtl/>
        </w:rPr>
        <w:t xml:space="preserve">אז קודם כול יש צורך, אם אנחנו לפחות חלוקים אידיאולוגית, או חלוקים על האופן שבו צריכה הכלכלה להיראות, </w:t>
      </w:r>
      <w:r>
        <w:rPr>
          <w:rFonts w:hint="cs"/>
          <w:rtl/>
        </w:rPr>
        <w:t xml:space="preserve">שנגיד את זה, במקום להטעות את הציבור ולהכניס עניינים שבמזג, שבמצב-רוח, כלפי תהליכים מסוימים שקורים בכלכלה. </w:t>
      </w:r>
    </w:p>
    <w:p w14:paraId="2684DD42" w14:textId="77777777" w:rsidR="00000000" w:rsidRDefault="007C71EE">
      <w:pPr>
        <w:pStyle w:val="a"/>
        <w:rPr>
          <w:rFonts w:hint="cs"/>
          <w:rtl/>
        </w:rPr>
      </w:pPr>
    </w:p>
    <w:p w14:paraId="5228FA27" w14:textId="77777777" w:rsidR="00000000" w:rsidRDefault="007C71EE">
      <w:pPr>
        <w:pStyle w:val="a"/>
        <w:rPr>
          <w:rFonts w:hint="cs"/>
          <w:rtl/>
        </w:rPr>
      </w:pPr>
      <w:r>
        <w:rPr>
          <w:rFonts w:hint="cs"/>
          <w:rtl/>
        </w:rPr>
        <w:t xml:space="preserve">גם הסיפור הזה של התאצ'ריזם, כאילו תאצ'ריזם זה הצלחה </w:t>
      </w:r>
      <w:r>
        <w:rPr>
          <w:rtl/>
        </w:rPr>
        <w:t>–</w:t>
      </w:r>
      <w:r>
        <w:rPr>
          <w:rFonts w:hint="cs"/>
          <w:rtl/>
        </w:rPr>
        <w:t xml:space="preserve"> יש אנשים שאומרים שהצמיחה בכלכלת אנגליה עכשיו היא תוצאה של 11 השנים של פעילות של תאצ'ר בהכאת הא</w:t>
      </w:r>
      <w:r>
        <w:rPr>
          <w:rFonts w:hint="cs"/>
          <w:rtl/>
        </w:rPr>
        <w:t>יגודים המקצועיים, בשבירתם, בתהליך ההפרטה שהיא עשתה ובהורדה במיסוי גם על ההון וגם על העבודה וכו'. יש אנשים שחושבים זאת, אבל אותם אנשים מזכירים, שאותה תאצ'ר גם גרמה לעוני בלתי נסבל, להידרדרות בשירותי הבריאות שנמשכת עד היום באנגליה, והיא אותה תאצ'ר שנפלה על כ</w:t>
      </w:r>
      <w:r>
        <w:rPr>
          <w:rFonts w:hint="cs"/>
          <w:rtl/>
        </w:rPr>
        <w:t xml:space="preserve">ך שהיא רצתה לכפות על החברה הבריטית מה שנקרא מס גולגולת, אם אתם זוכרים את מס הגולגולת שהיא רצתה להשית, במקום מס לפי מספר הדיירים בבית. על זה היא נפלה. </w:t>
      </w:r>
    </w:p>
    <w:p w14:paraId="09118775" w14:textId="77777777" w:rsidR="00000000" w:rsidRDefault="007C71EE">
      <w:pPr>
        <w:pStyle w:val="a"/>
        <w:rPr>
          <w:rFonts w:hint="cs"/>
          <w:rtl/>
        </w:rPr>
      </w:pPr>
    </w:p>
    <w:p w14:paraId="00864C74" w14:textId="77777777" w:rsidR="00000000" w:rsidRDefault="007C71EE">
      <w:pPr>
        <w:pStyle w:val="a"/>
        <w:rPr>
          <w:rFonts w:hint="cs"/>
          <w:rtl/>
        </w:rPr>
      </w:pPr>
      <w:r>
        <w:rPr>
          <w:rFonts w:hint="cs"/>
          <w:rtl/>
        </w:rPr>
        <w:t xml:space="preserve">תסתכלו על סדרת המסים שהאדונים מהאוצר ושר האוצר מביא - כנציגם הנאמן - שהם שמחים עליו כנראה מאוד - או הוא </w:t>
      </w:r>
      <w:r>
        <w:rPr>
          <w:rFonts w:hint="cs"/>
          <w:rtl/>
        </w:rPr>
        <w:t>שמח עליהם, אני לא יודע - תסתכלו על סדרת המסים שהוא מביא, ואתם תראו שהוא  יפסיד את הסולידריות של חלק גדול מהציבור הישראלי.</w:t>
      </w:r>
    </w:p>
    <w:p w14:paraId="3B2FB36A" w14:textId="77777777" w:rsidR="00000000" w:rsidRDefault="007C71EE">
      <w:pPr>
        <w:pStyle w:val="a"/>
        <w:rPr>
          <w:rFonts w:hint="cs"/>
          <w:rtl/>
        </w:rPr>
      </w:pPr>
    </w:p>
    <w:p w14:paraId="3002C8F8" w14:textId="77777777" w:rsidR="00000000" w:rsidRDefault="007C71EE">
      <w:pPr>
        <w:pStyle w:val="a"/>
        <w:rPr>
          <w:rFonts w:hint="cs"/>
          <w:rtl/>
        </w:rPr>
      </w:pPr>
      <w:r>
        <w:rPr>
          <w:rFonts w:hint="cs"/>
          <w:rtl/>
        </w:rPr>
        <w:t>אדוני היושב-ראש, יש עוד מיתוס שמפיצים כאילו המסים במדינת ישראל הם מעמסה גדולה יחסית. יחסית למה? יחסית למדינה שדוגלת במדיניות רווחה, ש</w:t>
      </w:r>
      <w:r>
        <w:rPr>
          <w:rFonts w:hint="cs"/>
          <w:rtl/>
        </w:rPr>
        <w:t xml:space="preserve">יעור המס מהתוצר הלאומי הגולמי בישראל נמוך משיעוריו במדינות אירופיות כמו הולנד ובלגיה ואוסטריה וגרמניה. </w:t>
      </w:r>
    </w:p>
    <w:p w14:paraId="75E4A0C4" w14:textId="77777777" w:rsidR="00000000" w:rsidRDefault="007C71EE">
      <w:pPr>
        <w:pStyle w:val="a"/>
        <w:rPr>
          <w:rFonts w:hint="cs"/>
          <w:rtl/>
        </w:rPr>
      </w:pPr>
    </w:p>
    <w:p w14:paraId="5EF874C4" w14:textId="77777777" w:rsidR="00000000" w:rsidRDefault="007C71EE">
      <w:pPr>
        <w:pStyle w:val="a"/>
        <w:rPr>
          <w:rFonts w:hint="cs"/>
          <w:rtl/>
        </w:rPr>
      </w:pPr>
      <w:r>
        <w:rPr>
          <w:rFonts w:hint="cs"/>
          <w:rtl/>
        </w:rPr>
        <w:t>השאלה לאיזו אוריינטציה אתה הולך. מה זו השאלה כמה מסים יש? השאלה מה אתה עושה במסים, איזו מדיניות כלכלית ואיזו מדיניות חברתית אתה מיישם ומה אתה רוצה.</w:t>
      </w:r>
    </w:p>
    <w:p w14:paraId="7CA45CE4" w14:textId="77777777" w:rsidR="00000000" w:rsidRDefault="007C71EE">
      <w:pPr>
        <w:pStyle w:val="a"/>
        <w:rPr>
          <w:rFonts w:hint="cs"/>
          <w:rtl/>
        </w:rPr>
      </w:pPr>
    </w:p>
    <w:p w14:paraId="488C80ED" w14:textId="77777777" w:rsidR="00000000" w:rsidRDefault="007C71EE">
      <w:pPr>
        <w:pStyle w:val="a"/>
        <w:rPr>
          <w:rFonts w:hint="cs"/>
          <w:rtl/>
        </w:rPr>
      </w:pPr>
      <w:r>
        <w:rPr>
          <w:rFonts w:hint="cs"/>
          <w:rtl/>
        </w:rPr>
        <w:t>40</w:t>
      </w:r>
      <w:r>
        <w:rPr>
          <w:rFonts w:hint="cs"/>
          <w:rtl/>
        </w:rPr>
        <w:t>% זה לא הרבה, רובם מסים ישירים. מדינת ישראל תשחק במסים הישירים הפרוגרסיביים, והיא תעלה בעצם את המעמסה שנופלת על העניים ועל כלל הציבור שאין לו הכנסה - שאלה המסים הבלתי-ישירים,  המסים הכי לא צודקים שיש.</w:t>
      </w:r>
    </w:p>
    <w:p w14:paraId="513AE5BA" w14:textId="77777777" w:rsidR="00000000" w:rsidRDefault="007C71EE">
      <w:pPr>
        <w:pStyle w:val="a"/>
        <w:rPr>
          <w:rFonts w:hint="cs"/>
          <w:rtl/>
        </w:rPr>
      </w:pPr>
    </w:p>
    <w:p w14:paraId="5B8C0468" w14:textId="77777777" w:rsidR="00000000" w:rsidRDefault="007C71EE">
      <w:pPr>
        <w:pStyle w:val="a"/>
        <w:rPr>
          <w:rFonts w:hint="cs"/>
          <w:rtl/>
        </w:rPr>
      </w:pPr>
      <w:r>
        <w:rPr>
          <w:rFonts w:hint="cs"/>
          <w:rtl/>
        </w:rPr>
        <w:t>אנחנו, אדוני, אם כך, לא חלוקים בשאלה אם יש מצב חירום א</w:t>
      </w:r>
      <w:r>
        <w:rPr>
          <w:rFonts w:hint="cs"/>
          <w:rtl/>
        </w:rPr>
        <w:t xml:space="preserve">ו לא, אם צריך לפתור אותו או לא, אלא אנחנו חלוקים בכל הנוגע לפרספקטיבה האידיאולוגית, לאן הולכים. </w:t>
      </w:r>
    </w:p>
    <w:p w14:paraId="259202F1" w14:textId="77777777" w:rsidR="00000000" w:rsidRDefault="007C71EE">
      <w:pPr>
        <w:pStyle w:val="a"/>
        <w:rPr>
          <w:rFonts w:hint="cs"/>
          <w:rtl/>
        </w:rPr>
      </w:pPr>
    </w:p>
    <w:p w14:paraId="6D87A65F" w14:textId="77777777" w:rsidR="00000000" w:rsidRDefault="007C71EE">
      <w:pPr>
        <w:pStyle w:val="a"/>
        <w:rPr>
          <w:rFonts w:hint="cs"/>
          <w:rtl/>
        </w:rPr>
      </w:pPr>
      <w:r>
        <w:rPr>
          <w:rFonts w:hint="cs"/>
          <w:rtl/>
        </w:rPr>
        <w:t xml:space="preserve">ואני רוצה להזכיר לאדוני היושב-ראש - שהוא ודומיו במפלגת העבודה אולי מייצגים את העמדה היותר קרובה אלי, לפחות, מבחינת הצדק החברתי - אבל היו אנשים במפלגת העבודה, </w:t>
      </w:r>
      <w:r>
        <w:rPr>
          <w:rFonts w:hint="cs"/>
          <w:rtl/>
        </w:rPr>
        <w:t xml:space="preserve">כמו אהוד ברק וכו', שדמו יותר למדיניות הכלכלית של נתניהו. מהבחינה הזאת אין חלוקה מפלגתית, החלוקה האידיאולוגית הזאת היא חוצה מפלגות. </w:t>
      </w:r>
    </w:p>
    <w:p w14:paraId="08068E04" w14:textId="77777777" w:rsidR="00000000" w:rsidRDefault="007C71EE">
      <w:pPr>
        <w:pStyle w:val="a"/>
        <w:rPr>
          <w:rFonts w:hint="cs"/>
          <w:rtl/>
        </w:rPr>
      </w:pPr>
    </w:p>
    <w:p w14:paraId="7E82DA89" w14:textId="77777777" w:rsidR="00000000" w:rsidRDefault="007C71EE">
      <w:pPr>
        <w:pStyle w:val="a"/>
        <w:rPr>
          <w:rFonts w:hint="cs"/>
          <w:rtl/>
        </w:rPr>
      </w:pPr>
      <w:r>
        <w:rPr>
          <w:rFonts w:hint="cs"/>
          <w:rtl/>
        </w:rPr>
        <w:t>בדיוק כפי ששמענו עכשיו את הסיפורים על מפת הדרכים של אדון, חבר הכנסת הידיד שלנו, מר וקנין, שביקר את הממשלה - כך לפחות זה נשמ</w:t>
      </w:r>
      <w:r>
        <w:rPr>
          <w:rFonts w:hint="cs"/>
          <w:rtl/>
        </w:rPr>
        <w:t>ע משמאל - נשמע מרענן שמישהו מש"ס סוף-סוף מזכיר לנו את הש"ס של המתינות המדינית, וכפי שאמר לי חבר הכנסת שכני, שיושב לידי במליאה: אם ש"ס היתה רוצה להרוויח, אם היא חוששת להפסיד אנשים מהליכוד והיא הולכת ימינה, היא כבר הפסידה אותם, אין לה כבר מה להפסיד יותר.</w:t>
      </w:r>
    </w:p>
    <w:p w14:paraId="7D06A49D" w14:textId="77777777" w:rsidR="00000000" w:rsidRDefault="007C71EE">
      <w:pPr>
        <w:pStyle w:val="a"/>
        <w:rPr>
          <w:rFonts w:hint="cs"/>
          <w:rtl/>
        </w:rPr>
      </w:pPr>
    </w:p>
    <w:p w14:paraId="02E61C24" w14:textId="77777777" w:rsidR="00000000" w:rsidRDefault="007C71EE">
      <w:pPr>
        <w:pStyle w:val="a"/>
        <w:rPr>
          <w:rFonts w:hint="cs"/>
          <w:rtl/>
        </w:rPr>
      </w:pPr>
      <w:r>
        <w:rPr>
          <w:rFonts w:hint="cs"/>
          <w:rtl/>
        </w:rPr>
        <w:t>אנ</w:t>
      </w:r>
      <w:r>
        <w:rPr>
          <w:rFonts w:hint="cs"/>
          <w:rtl/>
        </w:rPr>
        <w:t>י לא מבין את אנשי ש"ס, למה הם מתקיפים את שרון - והמפד"ל אפילו מימין - בקטע הזה של מפת הדרכים. לא מובן לי על איזו אסטרטגיה. אני חושב שהמנהיג שלהם, הנוכחי, מוביל אותם - - -</w:t>
      </w:r>
    </w:p>
    <w:p w14:paraId="50D2435B" w14:textId="77777777" w:rsidR="00000000" w:rsidRDefault="007C71EE">
      <w:pPr>
        <w:pStyle w:val="ac"/>
        <w:rPr>
          <w:rtl/>
        </w:rPr>
      </w:pPr>
      <w:r>
        <w:rPr>
          <w:rtl/>
        </w:rPr>
        <w:br/>
      </w:r>
      <w:r>
        <w:rPr>
          <w:rFonts w:hint="cs"/>
          <w:rtl/>
        </w:rPr>
        <w:br/>
      </w:r>
      <w:r>
        <w:rPr>
          <w:rtl/>
        </w:rPr>
        <w:br/>
        <w:t>שר הפנים אברהם פורז:</w:t>
      </w:r>
    </w:p>
    <w:p w14:paraId="2D6ECF55" w14:textId="77777777" w:rsidR="00000000" w:rsidRDefault="007C71EE">
      <w:pPr>
        <w:pStyle w:val="a"/>
        <w:rPr>
          <w:rtl/>
        </w:rPr>
      </w:pPr>
    </w:p>
    <w:p w14:paraId="0F14AF1F" w14:textId="77777777" w:rsidR="00000000" w:rsidRDefault="007C71EE">
      <w:pPr>
        <w:pStyle w:val="a"/>
        <w:rPr>
          <w:rFonts w:hint="cs"/>
          <w:rtl/>
        </w:rPr>
      </w:pPr>
      <w:r>
        <w:rPr>
          <w:rFonts w:hint="cs"/>
          <w:rtl/>
        </w:rPr>
        <w:t xml:space="preserve">אתה לא יודע שהציבור החרדי יותר ימין מהימין? זה במחקרים הוכח </w:t>
      </w:r>
      <w:r>
        <w:rPr>
          <w:rFonts w:hint="cs"/>
          <w:rtl/>
        </w:rPr>
        <w:t>- - - נטיות ימניות מאוד קיצוניות, יותר מהליכוד.</w:t>
      </w:r>
    </w:p>
    <w:p w14:paraId="278EF76E" w14:textId="77777777" w:rsidR="00000000" w:rsidRDefault="007C71EE">
      <w:pPr>
        <w:pStyle w:val="Speaker"/>
        <w:rPr>
          <w:rFonts w:hint="cs"/>
          <w:rtl/>
        </w:rPr>
      </w:pPr>
    </w:p>
    <w:p w14:paraId="32B6EF29" w14:textId="77777777" w:rsidR="00000000" w:rsidRDefault="007C71EE">
      <w:pPr>
        <w:pStyle w:val="SpeakerCon"/>
        <w:rPr>
          <w:rtl/>
        </w:rPr>
      </w:pPr>
      <w:bookmarkStart w:id="1351" w:name="FS000000558T27_05_2003_17_35_48"/>
      <w:bookmarkStart w:id="1352" w:name="FS000000558T27_05_2003_17_35_50C"/>
      <w:bookmarkEnd w:id="1351"/>
      <w:bookmarkEnd w:id="1352"/>
      <w:r>
        <w:rPr>
          <w:rtl/>
        </w:rPr>
        <w:t>עזמי בשארה (בל"ד):</w:t>
      </w:r>
    </w:p>
    <w:p w14:paraId="2F01B437" w14:textId="77777777" w:rsidR="00000000" w:rsidRDefault="007C71EE">
      <w:pPr>
        <w:pStyle w:val="a"/>
        <w:rPr>
          <w:rtl/>
        </w:rPr>
      </w:pPr>
    </w:p>
    <w:p w14:paraId="6F6B5DEC" w14:textId="77777777" w:rsidR="00000000" w:rsidRDefault="007C71EE">
      <w:pPr>
        <w:pStyle w:val="a"/>
        <w:rPr>
          <w:rFonts w:hint="cs"/>
          <w:rtl/>
        </w:rPr>
      </w:pPr>
      <w:bookmarkStart w:id="1353" w:name="FS000000558T27_05_2003_13_55_09"/>
      <w:bookmarkEnd w:id="1353"/>
      <w:r>
        <w:rPr>
          <w:rFonts w:hint="cs"/>
          <w:rtl/>
        </w:rPr>
        <w:t>אדוני השר פורז - - -</w:t>
      </w:r>
    </w:p>
    <w:p w14:paraId="04FF0C91" w14:textId="77777777" w:rsidR="00000000" w:rsidRDefault="007C71EE">
      <w:pPr>
        <w:pStyle w:val="ac"/>
        <w:rPr>
          <w:rtl/>
        </w:rPr>
      </w:pPr>
      <w:r>
        <w:rPr>
          <w:rtl/>
        </w:rPr>
        <w:br/>
        <w:t>שר הפנים אברהם פורז:</w:t>
      </w:r>
    </w:p>
    <w:p w14:paraId="4791C475" w14:textId="77777777" w:rsidR="00000000" w:rsidRDefault="007C71EE">
      <w:pPr>
        <w:pStyle w:val="a"/>
        <w:rPr>
          <w:rtl/>
        </w:rPr>
      </w:pPr>
    </w:p>
    <w:p w14:paraId="3E2A95AB" w14:textId="77777777" w:rsidR="00000000" w:rsidRDefault="007C71EE">
      <w:pPr>
        <w:pStyle w:val="a"/>
        <w:rPr>
          <w:rFonts w:hint="cs"/>
          <w:rtl/>
        </w:rPr>
      </w:pPr>
      <w:r>
        <w:rPr>
          <w:rFonts w:hint="cs"/>
          <w:rtl/>
        </w:rPr>
        <w:t>אני מציע לך לקרוא את ספרו של שחר אילן. אם אין לך תקציב, אני אתן לך אחד מתנה.</w:t>
      </w:r>
    </w:p>
    <w:p w14:paraId="02BCA0CF" w14:textId="77777777" w:rsidR="00000000" w:rsidRDefault="007C71EE">
      <w:pPr>
        <w:pStyle w:val="SpeakerCon"/>
        <w:rPr>
          <w:rtl/>
        </w:rPr>
      </w:pPr>
      <w:r>
        <w:rPr>
          <w:rtl/>
        </w:rPr>
        <w:br/>
      </w:r>
      <w:bookmarkStart w:id="1354" w:name="FS000000558T27_05_2003_13_56_33C"/>
      <w:bookmarkEnd w:id="1354"/>
      <w:r>
        <w:rPr>
          <w:rtl/>
        </w:rPr>
        <w:t>עזמי בשארה (בל"ד):</w:t>
      </w:r>
    </w:p>
    <w:p w14:paraId="1971D6F4" w14:textId="77777777" w:rsidR="00000000" w:rsidRDefault="007C71EE">
      <w:pPr>
        <w:pStyle w:val="a"/>
        <w:rPr>
          <w:rtl/>
        </w:rPr>
      </w:pPr>
    </w:p>
    <w:p w14:paraId="3F50197F" w14:textId="77777777" w:rsidR="00000000" w:rsidRDefault="007C71EE">
      <w:pPr>
        <w:pStyle w:val="a"/>
        <w:rPr>
          <w:rFonts w:hint="cs"/>
          <w:rtl/>
        </w:rPr>
      </w:pPr>
      <w:r>
        <w:rPr>
          <w:rFonts w:hint="cs"/>
          <w:rtl/>
        </w:rPr>
        <w:t xml:space="preserve">תודה, אדוני השר. </w:t>
      </w:r>
    </w:p>
    <w:p w14:paraId="7EEEF938" w14:textId="77777777" w:rsidR="00000000" w:rsidRDefault="007C71EE">
      <w:pPr>
        <w:pStyle w:val="a"/>
        <w:rPr>
          <w:rFonts w:hint="cs"/>
          <w:rtl/>
        </w:rPr>
      </w:pPr>
    </w:p>
    <w:p w14:paraId="30DBE29D" w14:textId="77777777" w:rsidR="00000000" w:rsidRDefault="007C71EE">
      <w:pPr>
        <w:pStyle w:val="a"/>
        <w:rPr>
          <w:rFonts w:hint="cs"/>
          <w:rtl/>
        </w:rPr>
      </w:pPr>
      <w:r>
        <w:rPr>
          <w:rFonts w:hint="cs"/>
          <w:rtl/>
        </w:rPr>
        <w:t>אדוני השר פורז, לדעתי, העד</w:t>
      </w:r>
      <w:r>
        <w:rPr>
          <w:rFonts w:hint="cs"/>
          <w:rtl/>
        </w:rPr>
        <w:t>ה החרדית - או לפחות נציגיה בכנסת - עשו לעצמם מעמד סמלי חיובי, כזה שאנשים כמוני ואנשים כמוך בעבר היו מוכנים לחיות אתם כתת-תרבות שמממשת מין מדיניות הלכה בתוכם - לא בכלל מדינת ישראל, אלא בתוכם - על-ידי כך שהם הפגינו מתינות מדינית ואחריות מדינית בכל השאלה של ה</w:t>
      </w:r>
      <w:r>
        <w:rPr>
          <w:rFonts w:hint="cs"/>
          <w:rtl/>
        </w:rPr>
        <w:t>שכנים והזר והאחר והגר. הם הסתמכו על איזו מסורת, ולפחות הם היו נגד משיחיות שקר - וזה היה  כל הזמן אצלם. קרה להם פתאום משהו. חלק מהעדה החרדית נהיה פתאום משיחי - אני יכול להגיד לך מאיזו השפעה זה בא - אבל כשהם נהיים ימין, הם נהיים מסוכנים מאוד, כי הם יורדים בד</w:t>
      </w:r>
      <w:r>
        <w:rPr>
          <w:rFonts w:hint="cs"/>
          <w:rtl/>
        </w:rPr>
        <w:t>יוק אל המשיחיות הכי מסוכנת שיש.</w:t>
      </w:r>
    </w:p>
    <w:p w14:paraId="7E9171E1" w14:textId="77777777" w:rsidR="00000000" w:rsidRDefault="007C71EE">
      <w:pPr>
        <w:pStyle w:val="a"/>
        <w:rPr>
          <w:rFonts w:hint="cs"/>
          <w:rtl/>
        </w:rPr>
      </w:pPr>
    </w:p>
    <w:p w14:paraId="2CCAC491" w14:textId="77777777" w:rsidR="00000000" w:rsidRDefault="007C71EE">
      <w:pPr>
        <w:pStyle w:val="a"/>
        <w:rPr>
          <w:rFonts w:hint="cs"/>
          <w:rtl/>
        </w:rPr>
      </w:pPr>
      <w:r>
        <w:rPr>
          <w:rFonts w:hint="cs"/>
          <w:rtl/>
        </w:rPr>
        <w:t xml:space="preserve">אבל, בדרך כלל </w:t>
      </w:r>
      <w:r>
        <w:rPr>
          <w:rtl/>
        </w:rPr>
        <w:t>–</w:t>
      </w:r>
      <w:r>
        <w:rPr>
          <w:rFonts w:hint="cs"/>
          <w:rtl/>
        </w:rPr>
        <w:t xml:space="preserve"> </w:t>
      </w:r>
      <w:r>
        <w:t xml:space="preserve">by definition </w:t>
      </w:r>
      <w:r>
        <w:rPr>
          <w:rFonts w:hint="cs"/>
          <w:rtl/>
        </w:rPr>
        <w:t>, לפחות המסורת של הרב שך ואחרים היתה אנטי-משיחית - לפחות משיחיות שקר - ונגד ראיית הציונות של עצמה כמממשת מצוות כשהיא מתנחלת. לא ראו בהתנחלות מצווה, לא ראו בזה, ולפחות - - -</w:t>
      </w:r>
    </w:p>
    <w:p w14:paraId="79E3C404" w14:textId="77777777" w:rsidR="00000000" w:rsidRDefault="007C71EE">
      <w:pPr>
        <w:pStyle w:val="ac"/>
        <w:rPr>
          <w:rFonts w:hint="cs"/>
          <w:rtl/>
        </w:rPr>
      </w:pPr>
      <w:r>
        <w:rPr>
          <w:rtl/>
        </w:rPr>
        <w:br/>
        <w:t>שר הפנים אברהם פורז</w:t>
      </w:r>
      <w:r>
        <w:rPr>
          <w:rtl/>
        </w:rPr>
        <w:t>:</w:t>
      </w:r>
    </w:p>
    <w:p w14:paraId="31E3C963" w14:textId="77777777" w:rsidR="00000000" w:rsidRDefault="007C71EE">
      <w:pPr>
        <w:pStyle w:val="ac"/>
        <w:rPr>
          <w:rFonts w:hint="cs"/>
          <w:rtl/>
        </w:rPr>
      </w:pPr>
    </w:p>
    <w:p w14:paraId="0AB19F3A" w14:textId="77777777" w:rsidR="00000000" w:rsidRDefault="007C71EE">
      <w:pPr>
        <w:pStyle w:val="ac"/>
        <w:rPr>
          <w:rFonts w:hint="cs"/>
          <w:b w:val="0"/>
          <w:bCs w:val="0"/>
          <w:u w:val="none"/>
          <w:rtl/>
        </w:rPr>
      </w:pPr>
      <w:r>
        <w:rPr>
          <w:rFonts w:hint="cs"/>
          <w:b w:val="0"/>
          <w:bCs w:val="0"/>
          <w:u w:val="none"/>
          <w:rtl/>
        </w:rPr>
        <w:tab/>
        <w:t>אבל תמיד - - -</w:t>
      </w:r>
    </w:p>
    <w:p w14:paraId="5B3639C1" w14:textId="77777777" w:rsidR="00000000" w:rsidRDefault="007C71EE">
      <w:pPr>
        <w:pStyle w:val="ac"/>
        <w:rPr>
          <w:rFonts w:hint="cs"/>
          <w:b w:val="0"/>
          <w:bCs w:val="0"/>
          <w:u w:val="none"/>
          <w:rtl/>
        </w:rPr>
      </w:pPr>
    </w:p>
    <w:p w14:paraId="4A52781B" w14:textId="77777777" w:rsidR="00000000" w:rsidRDefault="007C71EE">
      <w:pPr>
        <w:pStyle w:val="SpeakerCon"/>
        <w:rPr>
          <w:rtl/>
        </w:rPr>
      </w:pPr>
      <w:r>
        <w:rPr>
          <w:rtl/>
        </w:rPr>
        <w:br/>
      </w:r>
      <w:bookmarkStart w:id="1355" w:name="FS000000558T27_05_2003_14_07_12C"/>
      <w:bookmarkEnd w:id="1355"/>
      <w:r>
        <w:rPr>
          <w:rtl/>
        </w:rPr>
        <w:t>עזמי בשארה (בל"ד):</w:t>
      </w:r>
    </w:p>
    <w:p w14:paraId="58D6793A" w14:textId="77777777" w:rsidR="00000000" w:rsidRDefault="007C71EE">
      <w:pPr>
        <w:pStyle w:val="a"/>
        <w:rPr>
          <w:rtl/>
        </w:rPr>
      </w:pPr>
    </w:p>
    <w:p w14:paraId="36F5829C" w14:textId="77777777" w:rsidR="00000000" w:rsidRDefault="007C71EE">
      <w:pPr>
        <w:pStyle w:val="a"/>
        <w:rPr>
          <w:rFonts w:hint="cs"/>
          <w:rtl/>
        </w:rPr>
      </w:pPr>
      <w:r>
        <w:rPr>
          <w:rFonts w:hint="cs"/>
          <w:rtl/>
        </w:rPr>
        <w:t>אגב, ש"ס רחוקה מכל המסורת הזאת. ש"ס לא באה משם, ש"ס זה סיפור אחר.</w:t>
      </w:r>
    </w:p>
    <w:p w14:paraId="03A05AAA" w14:textId="77777777" w:rsidR="00000000" w:rsidRDefault="007C71EE">
      <w:pPr>
        <w:pStyle w:val="ac"/>
        <w:rPr>
          <w:rtl/>
        </w:rPr>
      </w:pPr>
      <w:r>
        <w:rPr>
          <w:rtl/>
        </w:rPr>
        <w:br/>
      </w:r>
      <w:r>
        <w:rPr>
          <w:rFonts w:hint="cs"/>
          <w:rtl/>
        </w:rPr>
        <w:br/>
      </w:r>
      <w:r>
        <w:rPr>
          <w:rtl/>
        </w:rPr>
        <w:br/>
        <w:t>שר הפנים אברהם פורז:</w:t>
      </w:r>
    </w:p>
    <w:p w14:paraId="39C2E3E1" w14:textId="77777777" w:rsidR="00000000" w:rsidRDefault="007C71EE">
      <w:pPr>
        <w:pStyle w:val="a"/>
        <w:rPr>
          <w:rtl/>
        </w:rPr>
      </w:pPr>
    </w:p>
    <w:p w14:paraId="04AD0A74" w14:textId="77777777" w:rsidR="00000000" w:rsidRDefault="007C71EE">
      <w:pPr>
        <w:pStyle w:val="a"/>
        <w:rPr>
          <w:rFonts w:hint="cs"/>
          <w:rtl/>
        </w:rPr>
      </w:pPr>
      <w:r>
        <w:rPr>
          <w:rFonts w:hint="cs"/>
          <w:rtl/>
        </w:rPr>
        <w:t>אבל נתנו תמיד גיבוי לימין, גם למפעל ההתנחלות.</w:t>
      </w:r>
    </w:p>
    <w:p w14:paraId="7D76C433" w14:textId="77777777" w:rsidR="00000000" w:rsidRDefault="007C71EE">
      <w:pPr>
        <w:pStyle w:val="SpeakerCon"/>
        <w:rPr>
          <w:rtl/>
        </w:rPr>
      </w:pPr>
      <w:r>
        <w:rPr>
          <w:rtl/>
        </w:rPr>
        <w:br/>
      </w:r>
      <w:bookmarkStart w:id="1356" w:name="FS000000558T27_05_2003_14_08_12C"/>
      <w:bookmarkEnd w:id="1356"/>
      <w:r>
        <w:rPr>
          <w:rtl/>
        </w:rPr>
        <w:t>עזמי בשארה (בל"ד):</w:t>
      </w:r>
    </w:p>
    <w:p w14:paraId="5051E458" w14:textId="77777777" w:rsidR="00000000" w:rsidRDefault="007C71EE">
      <w:pPr>
        <w:pStyle w:val="a"/>
        <w:rPr>
          <w:rtl/>
        </w:rPr>
      </w:pPr>
    </w:p>
    <w:p w14:paraId="70B1DBB5" w14:textId="77777777" w:rsidR="00000000" w:rsidRDefault="007C71EE">
      <w:pPr>
        <w:pStyle w:val="a"/>
        <w:rPr>
          <w:rFonts w:hint="cs"/>
          <w:rtl/>
        </w:rPr>
      </w:pPr>
      <w:r>
        <w:rPr>
          <w:rFonts w:hint="cs"/>
          <w:rtl/>
        </w:rPr>
        <w:t>לא תמיד. לא תמיד. היתה תקופה מסוימת - - -</w:t>
      </w:r>
    </w:p>
    <w:p w14:paraId="7246A37D" w14:textId="77777777" w:rsidR="00000000" w:rsidRDefault="007C71EE">
      <w:pPr>
        <w:pStyle w:val="ac"/>
        <w:rPr>
          <w:rtl/>
        </w:rPr>
      </w:pPr>
      <w:r>
        <w:rPr>
          <w:rtl/>
        </w:rPr>
        <w:br/>
        <w:t>שר הפנים אברהם</w:t>
      </w:r>
      <w:r>
        <w:rPr>
          <w:rtl/>
        </w:rPr>
        <w:t xml:space="preserve"> פורז:</w:t>
      </w:r>
    </w:p>
    <w:p w14:paraId="1AFAF29D" w14:textId="77777777" w:rsidR="00000000" w:rsidRDefault="007C71EE">
      <w:pPr>
        <w:pStyle w:val="a"/>
        <w:rPr>
          <w:rtl/>
        </w:rPr>
      </w:pPr>
    </w:p>
    <w:p w14:paraId="283A42C9" w14:textId="77777777" w:rsidR="00000000" w:rsidRDefault="007C71EE">
      <w:pPr>
        <w:pStyle w:val="a"/>
        <w:rPr>
          <w:rFonts w:hint="cs"/>
          <w:rtl/>
        </w:rPr>
      </w:pPr>
      <w:r>
        <w:rPr>
          <w:rFonts w:hint="cs"/>
          <w:rtl/>
        </w:rPr>
        <w:t>מאיפה באה - - -</w:t>
      </w:r>
    </w:p>
    <w:p w14:paraId="5E20D303" w14:textId="77777777" w:rsidR="00000000" w:rsidRDefault="007C71EE">
      <w:pPr>
        <w:pStyle w:val="SpeakerCon"/>
        <w:rPr>
          <w:rtl/>
        </w:rPr>
      </w:pPr>
      <w:r>
        <w:rPr>
          <w:rtl/>
        </w:rPr>
        <w:br/>
      </w:r>
      <w:bookmarkStart w:id="1357" w:name="FS000000558T27_05_2003_14_08_27C"/>
      <w:bookmarkEnd w:id="1357"/>
      <w:r>
        <w:rPr>
          <w:rtl/>
        </w:rPr>
        <w:t>עזמי בשארה (בל"ד):</w:t>
      </w:r>
    </w:p>
    <w:p w14:paraId="2C4C0A8F" w14:textId="77777777" w:rsidR="00000000" w:rsidRDefault="007C71EE">
      <w:pPr>
        <w:pStyle w:val="a"/>
        <w:rPr>
          <w:rtl/>
        </w:rPr>
      </w:pPr>
    </w:p>
    <w:p w14:paraId="7C3DDC13" w14:textId="77777777" w:rsidR="00000000" w:rsidRDefault="007C71EE">
      <w:pPr>
        <w:pStyle w:val="a"/>
        <w:rPr>
          <w:rFonts w:hint="cs"/>
          <w:rtl/>
        </w:rPr>
      </w:pPr>
      <w:r>
        <w:rPr>
          <w:rFonts w:hint="cs"/>
          <w:rtl/>
        </w:rPr>
        <w:t xml:space="preserve">אדוני השר פורז, הרי מפעל ההתנחלויות - לא התחיל אותו הימין. התחיל אותו שמעון פרס. מה אני רוצה להגיד לך? </w:t>
      </w:r>
    </w:p>
    <w:p w14:paraId="6C30B3B8" w14:textId="77777777" w:rsidR="00000000" w:rsidRDefault="007C71EE">
      <w:pPr>
        <w:pStyle w:val="ac"/>
        <w:rPr>
          <w:rtl/>
        </w:rPr>
      </w:pPr>
      <w:r>
        <w:rPr>
          <w:rtl/>
        </w:rPr>
        <w:br/>
        <w:t>שר הפנים אברהם פורז:</w:t>
      </w:r>
    </w:p>
    <w:p w14:paraId="236B8C90" w14:textId="77777777" w:rsidR="00000000" w:rsidRDefault="007C71EE">
      <w:pPr>
        <w:pStyle w:val="a"/>
        <w:rPr>
          <w:rtl/>
        </w:rPr>
      </w:pPr>
    </w:p>
    <w:p w14:paraId="6FFC2762" w14:textId="77777777" w:rsidR="00000000" w:rsidRDefault="007C71EE">
      <w:pPr>
        <w:pStyle w:val="a"/>
        <w:rPr>
          <w:rFonts w:hint="cs"/>
          <w:rtl/>
        </w:rPr>
      </w:pPr>
      <w:r>
        <w:rPr>
          <w:rFonts w:hint="cs"/>
          <w:rtl/>
        </w:rPr>
        <w:t>זה נכון.</w:t>
      </w:r>
    </w:p>
    <w:p w14:paraId="377FC7D9" w14:textId="77777777" w:rsidR="00000000" w:rsidRDefault="007C71EE">
      <w:pPr>
        <w:pStyle w:val="SpeakerCon"/>
        <w:rPr>
          <w:rtl/>
        </w:rPr>
      </w:pPr>
      <w:r>
        <w:rPr>
          <w:rtl/>
        </w:rPr>
        <w:br/>
      </w:r>
      <w:bookmarkStart w:id="1358" w:name="FS000000558T27_05_2003_14_09_20C"/>
      <w:bookmarkEnd w:id="1358"/>
      <w:r>
        <w:rPr>
          <w:rtl/>
        </w:rPr>
        <w:t>עזמי בשארה (בל"ד):</w:t>
      </w:r>
    </w:p>
    <w:p w14:paraId="3C22A361" w14:textId="77777777" w:rsidR="00000000" w:rsidRDefault="007C71EE">
      <w:pPr>
        <w:pStyle w:val="a"/>
        <w:rPr>
          <w:rFonts w:hint="cs"/>
          <w:rtl/>
        </w:rPr>
      </w:pPr>
    </w:p>
    <w:p w14:paraId="17E28806" w14:textId="77777777" w:rsidR="00000000" w:rsidRDefault="007C71EE">
      <w:pPr>
        <w:pStyle w:val="a"/>
        <w:rPr>
          <w:rFonts w:hint="cs"/>
          <w:rtl/>
        </w:rPr>
      </w:pPr>
      <w:r>
        <w:rPr>
          <w:rFonts w:hint="cs"/>
          <w:rtl/>
        </w:rPr>
        <w:t>במריבות שלו עם רבין. הימין התחיל את ההתנחלויות? מי שהת</w:t>
      </w:r>
      <w:r>
        <w:rPr>
          <w:rFonts w:hint="cs"/>
          <w:rtl/>
        </w:rPr>
        <w:t xml:space="preserve">חיל את ההתנחלויות - אתה זוכר את תקוע, אתה זוכר את ההתנחלויות האלה? </w:t>
      </w:r>
    </w:p>
    <w:p w14:paraId="6889021A" w14:textId="77777777" w:rsidR="00000000" w:rsidRDefault="007C71EE">
      <w:pPr>
        <w:pStyle w:val="ac"/>
        <w:rPr>
          <w:rtl/>
        </w:rPr>
      </w:pPr>
      <w:r>
        <w:rPr>
          <w:rtl/>
        </w:rPr>
        <w:br/>
        <w:t>שר הפנים אברהם פורז:</w:t>
      </w:r>
    </w:p>
    <w:p w14:paraId="6B229AED" w14:textId="77777777" w:rsidR="00000000" w:rsidRDefault="007C71EE">
      <w:pPr>
        <w:pStyle w:val="a"/>
        <w:rPr>
          <w:rtl/>
        </w:rPr>
      </w:pPr>
    </w:p>
    <w:p w14:paraId="299E5D20" w14:textId="77777777" w:rsidR="00000000" w:rsidRDefault="007C71EE">
      <w:pPr>
        <w:pStyle w:val="a"/>
        <w:rPr>
          <w:rFonts w:hint="cs"/>
          <w:rtl/>
        </w:rPr>
      </w:pPr>
      <w:r>
        <w:rPr>
          <w:rFonts w:hint="cs"/>
          <w:rtl/>
        </w:rPr>
        <w:t>לפני זה.</w:t>
      </w:r>
    </w:p>
    <w:p w14:paraId="3B67652C" w14:textId="77777777" w:rsidR="00000000" w:rsidRDefault="007C71EE">
      <w:pPr>
        <w:pStyle w:val="SpeakerCon"/>
        <w:rPr>
          <w:rtl/>
        </w:rPr>
      </w:pPr>
      <w:r>
        <w:rPr>
          <w:rtl/>
        </w:rPr>
        <w:br/>
      </w:r>
      <w:bookmarkStart w:id="1359" w:name="FS000000558T27_05_2003_14_10_50C"/>
      <w:bookmarkEnd w:id="1359"/>
      <w:r>
        <w:rPr>
          <w:rtl/>
        </w:rPr>
        <w:t>עזמי בשארה (בל"ד):</w:t>
      </w:r>
    </w:p>
    <w:p w14:paraId="08A12CF1" w14:textId="77777777" w:rsidR="00000000" w:rsidRDefault="007C71EE">
      <w:pPr>
        <w:pStyle w:val="a"/>
        <w:rPr>
          <w:rtl/>
        </w:rPr>
      </w:pPr>
    </w:p>
    <w:p w14:paraId="2A45D8DE" w14:textId="77777777" w:rsidR="00000000" w:rsidRDefault="007C71EE">
      <w:pPr>
        <w:pStyle w:val="a"/>
        <w:rPr>
          <w:rFonts w:hint="cs"/>
          <w:rtl/>
        </w:rPr>
      </w:pPr>
      <w:r>
        <w:rPr>
          <w:rFonts w:hint="cs"/>
          <w:rtl/>
        </w:rPr>
        <w:t xml:space="preserve">אני הייתי סטודנט באוניברסיטה והלכתי להפגין נגדם - אז שר הביטחון היה פרס, והוא פעל נגד ראש ממשלתו, רבין, בין 1973 ל=1977. </w:t>
      </w:r>
    </w:p>
    <w:p w14:paraId="549D82C8" w14:textId="77777777" w:rsidR="00000000" w:rsidRDefault="007C71EE">
      <w:pPr>
        <w:pStyle w:val="ac"/>
        <w:rPr>
          <w:rtl/>
        </w:rPr>
      </w:pPr>
      <w:r>
        <w:rPr>
          <w:rtl/>
        </w:rPr>
        <w:br/>
        <w:t>שר הפנים אבר</w:t>
      </w:r>
      <w:r>
        <w:rPr>
          <w:rtl/>
        </w:rPr>
        <w:t>הם פורז:</w:t>
      </w:r>
    </w:p>
    <w:p w14:paraId="39AF0D18" w14:textId="77777777" w:rsidR="00000000" w:rsidRDefault="007C71EE">
      <w:pPr>
        <w:pStyle w:val="a"/>
        <w:rPr>
          <w:rtl/>
        </w:rPr>
      </w:pPr>
    </w:p>
    <w:p w14:paraId="0B9634C7" w14:textId="77777777" w:rsidR="00000000" w:rsidRDefault="007C71EE">
      <w:pPr>
        <w:pStyle w:val="a"/>
        <w:rPr>
          <w:rFonts w:hint="cs"/>
          <w:rtl/>
        </w:rPr>
      </w:pPr>
      <w:r>
        <w:rPr>
          <w:rFonts w:hint="cs"/>
          <w:rtl/>
        </w:rPr>
        <w:t>עוד לפניו, יגאל אלון - - -</w:t>
      </w:r>
    </w:p>
    <w:p w14:paraId="1C736EB7" w14:textId="77777777" w:rsidR="00000000" w:rsidRDefault="007C71EE">
      <w:pPr>
        <w:pStyle w:val="SpeakerCon"/>
        <w:rPr>
          <w:rtl/>
        </w:rPr>
      </w:pPr>
      <w:bookmarkStart w:id="1360" w:name="FS000000558T27_05_2003_14_12_00C"/>
      <w:bookmarkEnd w:id="1360"/>
    </w:p>
    <w:p w14:paraId="136B33B5" w14:textId="77777777" w:rsidR="00000000" w:rsidRDefault="007C71EE">
      <w:pPr>
        <w:pStyle w:val="SpeakerCon"/>
        <w:rPr>
          <w:rtl/>
        </w:rPr>
      </w:pPr>
      <w:r>
        <w:rPr>
          <w:rtl/>
        </w:rPr>
        <w:br/>
      </w:r>
      <w:r>
        <w:rPr>
          <w:rtl/>
        </w:rPr>
        <w:br/>
        <w:t>עזמי בשארה (בל"ד):</w:t>
      </w:r>
    </w:p>
    <w:p w14:paraId="12AB5656" w14:textId="77777777" w:rsidR="00000000" w:rsidRDefault="007C71EE">
      <w:pPr>
        <w:pStyle w:val="a"/>
        <w:rPr>
          <w:rFonts w:hint="cs"/>
          <w:rtl/>
        </w:rPr>
      </w:pPr>
    </w:p>
    <w:p w14:paraId="521BE1D4" w14:textId="77777777" w:rsidR="00000000" w:rsidRDefault="007C71EE">
      <w:pPr>
        <w:pStyle w:val="a"/>
        <w:rPr>
          <w:rFonts w:hint="cs"/>
          <w:rtl/>
        </w:rPr>
      </w:pPr>
      <w:r>
        <w:rPr>
          <w:rFonts w:hint="cs"/>
          <w:rtl/>
        </w:rPr>
        <w:t>כן, ויגאל אלון, וכו'. ואני רוצה להזכיר לכם. אתה יותר מפוכח, כי אתה לא חדש בבית הזה, ויש לך מסורת אחרת מזו של אנשים שבאים משינוי וחושבים שפה הם ניצחו וגרמו לשרון לקבל את מפת הדרכים - -</w:t>
      </w:r>
    </w:p>
    <w:p w14:paraId="12B371E3" w14:textId="77777777" w:rsidR="00000000" w:rsidRDefault="007C71EE">
      <w:pPr>
        <w:pStyle w:val="ac"/>
        <w:rPr>
          <w:rtl/>
        </w:rPr>
      </w:pPr>
      <w:r>
        <w:rPr>
          <w:rtl/>
        </w:rPr>
        <w:br/>
        <w:t>שר הפנים אב</w:t>
      </w:r>
      <w:r>
        <w:rPr>
          <w:rtl/>
        </w:rPr>
        <w:t>רהם פורז:</w:t>
      </w:r>
    </w:p>
    <w:p w14:paraId="0924CC36" w14:textId="77777777" w:rsidR="00000000" w:rsidRDefault="007C71EE">
      <w:pPr>
        <w:pStyle w:val="a"/>
        <w:rPr>
          <w:rtl/>
        </w:rPr>
      </w:pPr>
    </w:p>
    <w:p w14:paraId="63BAF6AD" w14:textId="77777777" w:rsidR="00000000" w:rsidRDefault="007C71EE">
      <w:pPr>
        <w:pStyle w:val="a"/>
        <w:rPr>
          <w:rFonts w:hint="cs"/>
          <w:rtl/>
        </w:rPr>
      </w:pPr>
      <w:r>
        <w:rPr>
          <w:rFonts w:hint="cs"/>
          <w:rtl/>
        </w:rPr>
        <w:t xml:space="preserve">לא. </w:t>
      </w:r>
    </w:p>
    <w:p w14:paraId="16963A7E" w14:textId="77777777" w:rsidR="00000000" w:rsidRDefault="007C71EE">
      <w:pPr>
        <w:pStyle w:val="SpeakerCon"/>
        <w:rPr>
          <w:rtl/>
        </w:rPr>
      </w:pPr>
      <w:r>
        <w:rPr>
          <w:rtl/>
        </w:rPr>
        <w:br/>
      </w:r>
      <w:bookmarkStart w:id="1361" w:name="FS000000558T27_05_2003_14_13_41C"/>
      <w:bookmarkEnd w:id="1361"/>
      <w:r>
        <w:rPr>
          <w:rtl/>
        </w:rPr>
        <w:t>עזמי בשארה (בל"ד):</w:t>
      </w:r>
    </w:p>
    <w:p w14:paraId="1C4EBFFA" w14:textId="77777777" w:rsidR="00000000" w:rsidRDefault="007C71EE">
      <w:pPr>
        <w:pStyle w:val="a"/>
        <w:rPr>
          <w:rtl/>
        </w:rPr>
      </w:pPr>
    </w:p>
    <w:p w14:paraId="1427A93F" w14:textId="77777777" w:rsidR="00000000" w:rsidRDefault="007C71EE">
      <w:pPr>
        <w:pStyle w:val="a"/>
        <w:rPr>
          <w:rFonts w:hint="cs"/>
          <w:rtl/>
        </w:rPr>
      </w:pPr>
      <w:r>
        <w:rPr>
          <w:rFonts w:hint="cs"/>
          <w:rtl/>
        </w:rPr>
        <w:t xml:space="preserve">- - תכניס בהם קצת צניעות. </w:t>
      </w:r>
    </w:p>
    <w:p w14:paraId="50949E0B" w14:textId="77777777" w:rsidR="00000000" w:rsidRDefault="007C71EE">
      <w:pPr>
        <w:pStyle w:val="a"/>
        <w:rPr>
          <w:rFonts w:hint="cs"/>
          <w:rtl/>
        </w:rPr>
      </w:pPr>
    </w:p>
    <w:p w14:paraId="707FE2C3" w14:textId="77777777" w:rsidR="00000000" w:rsidRDefault="007C71EE">
      <w:pPr>
        <w:pStyle w:val="a"/>
        <w:rPr>
          <w:rFonts w:hint="cs"/>
          <w:rtl/>
        </w:rPr>
      </w:pPr>
      <w:r>
        <w:rPr>
          <w:rFonts w:hint="cs"/>
          <w:rtl/>
        </w:rPr>
        <w:t>שרון מדבר ככה כבר הרבה שנים. שרון מדבר ככה כבר הרבה שנים. הוא מדבר על ישות פלסטינית בגבולות תוכנית אלון - והוא מפא"יניק, הוא לא ליכודניק, שרון. כל חייו הוא חשב שצריך להיפרד מהפלסטינים - אי-אפ</w:t>
      </w:r>
      <w:r>
        <w:rPr>
          <w:rFonts w:hint="cs"/>
          <w:rtl/>
        </w:rPr>
        <w:t xml:space="preserve">שר לעשות את זה בטרנספר, צריך להקים ישות פוליטית פלסטינית. </w:t>
      </w:r>
    </w:p>
    <w:p w14:paraId="752B39B7" w14:textId="77777777" w:rsidR="00000000" w:rsidRDefault="007C71EE">
      <w:pPr>
        <w:pStyle w:val="a"/>
        <w:rPr>
          <w:rFonts w:hint="cs"/>
          <w:rtl/>
        </w:rPr>
      </w:pPr>
    </w:p>
    <w:p w14:paraId="16520A75" w14:textId="77777777" w:rsidR="00000000" w:rsidRDefault="007C71EE">
      <w:pPr>
        <w:pStyle w:val="a"/>
        <w:rPr>
          <w:rFonts w:hint="cs"/>
          <w:rtl/>
        </w:rPr>
      </w:pPr>
      <w:r>
        <w:rPr>
          <w:rFonts w:hint="cs"/>
          <w:rtl/>
        </w:rPr>
        <w:t>אנחנו לא רבים כבר על השאלה אם תהיה מדינה פלסטינית אם לאו. תהיה מדינה פלסטינית - אני לא צריך להגיד לך, דיברת על סקרים. 70% מהציבור הישראלי חושב שתהיה מדינה פלסטינית, לא צריך את שרון ולא צריך אף אחד</w:t>
      </w:r>
      <w:r>
        <w:rPr>
          <w:rFonts w:hint="cs"/>
          <w:rtl/>
        </w:rPr>
        <w:t xml:space="preserve">. זה כבר ניצח בציבור הישראלי - הימני והשמאלי. </w:t>
      </w:r>
    </w:p>
    <w:p w14:paraId="6467F069" w14:textId="77777777" w:rsidR="00000000" w:rsidRDefault="007C71EE">
      <w:pPr>
        <w:pStyle w:val="a"/>
        <w:rPr>
          <w:rFonts w:hint="cs"/>
          <w:rtl/>
        </w:rPr>
      </w:pPr>
    </w:p>
    <w:p w14:paraId="027ED80C" w14:textId="77777777" w:rsidR="00000000" w:rsidRDefault="007C71EE">
      <w:pPr>
        <w:pStyle w:val="a"/>
        <w:rPr>
          <w:rtl/>
        </w:rPr>
      </w:pPr>
      <w:r>
        <w:rPr>
          <w:rFonts w:hint="cs"/>
          <w:rtl/>
        </w:rPr>
        <w:t xml:space="preserve">אנחנו רבים על התנאים - האם מדינה פלסטינית כבנטוסטן, ב=40% מהשטחים, כפי ששרון גם היום רוצה - וככה הוא יפרש את מפת הדרכים, ולכן המאבק שלנו אתו לא נגמר; האם זה </w:t>
      </w:r>
      <w:r>
        <w:rPr>
          <w:rFonts w:hint="cs"/>
        </w:rPr>
        <w:t>VIABLE</w:t>
      </w:r>
      <w:r>
        <w:rPr>
          <w:rFonts w:hint="cs"/>
          <w:rtl/>
        </w:rPr>
        <w:t>, האם זה ילך, האם זה יצליח, האם זה לא יוביל ע</w:t>
      </w:r>
      <w:r>
        <w:rPr>
          <w:rFonts w:hint="cs"/>
          <w:rtl/>
        </w:rPr>
        <w:t xml:space="preserve">וד פעם לפיצוצים כמו שאוסלו הובילה בסוף? </w:t>
      </w:r>
    </w:p>
    <w:p w14:paraId="5732E70D" w14:textId="77777777" w:rsidR="00000000" w:rsidRDefault="007C71EE">
      <w:pPr>
        <w:pStyle w:val="a"/>
        <w:rPr>
          <w:rFonts w:hint="cs"/>
          <w:rtl/>
        </w:rPr>
      </w:pPr>
    </w:p>
    <w:p w14:paraId="56D6BB62" w14:textId="77777777" w:rsidR="00000000" w:rsidRDefault="007C71EE">
      <w:pPr>
        <w:pStyle w:val="a"/>
        <w:rPr>
          <w:rFonts w:hint="cs"/>
          <w:rtl/>
        </w:rPr>
      </w:pPr>
      <w:r>
        <w:rPr>
          <w:rFonts w:hint="cs"/>
          <w:rtl/>
        </w:rPr>
        <w:t xml:space="preserve">את מפת הדרכים הוא קיבל בשביל להקל על האמריקנים, בדיוק כפי ששמעון פרס אמר במאמר שלו לפני יומיים ב"ידיעות" </w:t>
      </w:r>
      <w:r>
        <w:rPr>
          <w:rtl/>
        </w:rPr>
        <w:t>–</w:t>
      </w:r>
      <w:r>
        <w:rPr>
          <w:rFonts w:hint="cs"/>
          <w:rtl/>
        </w:rPr>
        <w:t xml:space="preserve"> אני ראיתי אותו ב=</w:t>
      </w:r>
      <w:r>
        <w:rPr>
          <w:rFonts w:hint="cs"/>
        </w:rPr>
        <w:t>YNET</w:t>
      </w:r>
      <w:r>
        <w:rPr>
          <w:rFonts w:hint="cs"/>
          <w:rtl/>
        </w:rPr>
        <w:t xml:space="preserve"> - הוא ציטט את מטרניך, שאמר שאם יש משחק בשלושה - תהיה חלק מהשניים, לא מהאחד. תהיה אחד </w:t>
      </w:r>
      <w:r>
        <w:rPr>
          <w:rFonts w:hint="cs"/>
          <w:rtl/>
        </w:rPr>
        <w:t xml:space="preserve">מהשניים, לא מהאחד. אז שרון רוצה להיות אחד מהשניים, ארצות-הברית וישראל נגד הפלסטינים, בתיאום. לכן הוא חייב לקבל, בלי כחל ושרק ובלי </w:t>
      </w:r>
      <w:r>
        <w:rPr>
          <w:rFonts w:hint="cs"/>
        </w:rPr>
        <w:t>RESERVATIONS</w:t>
      </w:r>
      <w:r>
        <w:rPr>
          <w:rFonts w:hint="cs"/>
          <w:rtl/>
        </w:rPr>
        <w:t xml:space="preserve"> ובלי שטויות. הוא מקבל את זה עקרונית, אחר כך ידונו על ההסתייגויות. והוא מאחל, מייחל לכך שתהיה  בינו לבין האמריקנים</w:t>
      </w:r>
      <w:r>
        <w:rPr>
          <w:rFonts w:hint="cs"/>
          <w:rtl/>
        </w:rPr>
        <w:t xml:space="preserve"> הבנה לגבי התנאים. הוא חושב שהמזג בארצות-הברית קרוב יותר לישראל ולהבנתו - - -</w:t>
      </w:r>
    </w:p>
    <w:p w14:paraId="06DF9165" w14:textId="77777777" w:rsidR="00000000" w:rsidRDefault="007C71EE">
      <w:pPr>
        <w:pStyle w:val="ad"/>
        <w:rPr>
          <w:rtl/>
        </w:rPr>
      </w:pPr>
      <w:r>
        <w:rPr>
          <w:rtl/>
        </w:rPr>
        <w:br/>
      </w:r>
      <w:r>
        <w:rPr>
          <w:rFonts w:hint="cs"/>
          <w:rtl/>
        </w:rPr>
        <w:br/>
      </w:r>
      <w:r>
        <w:rPr>
          <w:rtl/>
        </w:rPr>
        <w:br/>
      </w:r>
      <w:r>
        <w:rPr>
          <w:rFonts w:hint="eastAsia"/>
          <w:rtl/>
        </w:rPr>
        <w:t>היו</w:t>
      </w:r>
      <w:r>
        <w:rPr>
          <w:rtl/>
        </w:rPr>
        <w:t>"ר אלי בן-מנחם:</w:t>
      </w:r>
    </w:p>
    <w:p w14:paraId="49D98DA8" w14:textId="77777777" w:rsidR="00000000" w:rsidRDefault="007C71EE">
      <w:pPr>
        <w:pStyle w:val="a"/>
        <w:rPr>
          <w:rFonts w:hint="cs"/>
          <w:rtl/>
        </w:rPr>
      </w:pPr>
    </w:p>
    <w:p w14:paraId="3A1C4830" w14:textId="77777777" w:rsidR="00000000" w:rsidRDefault="007C71EE">
      <w:pPr>
        <w:pStyle w:val="a"/>
        <w:rPr>
          <w:rFonts w:hint="cs"/>
          <w:rtl/>
        </w:rPr>
      </w:pPr>
      <w:r>
        <w:rPr>
          <w:rFonts w:hint="cs"/>
          <w:rtl/>
        </w:rPr>
        <w:t>חבר הכנסת בשארה, יש עוד דקה.</w:t>
      </w:r>
    </w:p>
    <w:p w14:paraId="6A0A3153" w14:textId="77777777" w:rsidR="00000000" w:rsidRDefault="007C71EE">
      <w:pPr>
        <w:pStyle w:val="SpeakerCon"/>
        <w:rPr>
          <w:rtl/>
        </w:rPr>
      </w:pPr>
      <w:r>
        <w:rPr>
          <w:rtl/>
        </w:rPr>
        <w:br/>
      </w:r>
      <w:bookmarkStart w:id="1362" w:name="FS000000558T27_05_2003_14_26_32C"/>
      <w:bookmarkEnd w:id="1362"/>
      <w:r>
        <w:rPr>
          <w:rtl/>
        </w:rPr>
        <w:t>עזמי בשארה (בל"ד):</w:t>
      </w:r>
    </w:p>
    <w:p w14:paraId="24133FD4" w14:textId="77777777" w:rsidR="00000000" w:rsidRDefault="007C71EE">
      <w:pPr>
        <w:pStyle w:val="a"/>
        <w:rPr>
          <w:rtl/>
        </w:rPr>
      </w:pPr>
    </w:p>
    <w:p w14:paraId="11847977" w14:textId="77777777" w:rsidR="00000000" w:rsidRDefault="007C71EE">
      <w:pPr>
        <w:pStyle w:val="a"/>
        <w:rPr>
          <w:rFonts w:hint="cs"/>
          <w:rtl/>
        </w:rPr>
      </w:pPr>
      <w:r>
        <w:rPr>
          <w:rFonts w:hint="cs"/>
          <w:rtl/>
        </w:rPr>
        <w:t xml:space="preserve">כן, אדוני, אני מסיים. </w:t>
      </w:r>
    </w:p>
    <w:p w14:paraId="22348EB8" w14:textId="77777777" w:rsidR="00000000" w:rsidRDefault="007C71EE">
      <w:pPr>
        <w:pStyle w:val="a"/>
        <w:rPr>
          <w:rFonts w:hint="cs"/>
          <w:rtl/>
        </w:rPr>
      </w:pPr>
    </w:p>
    <w:p w14:paraId="5553DD11" w14:textId="77777777" w:rsidR="00000000" w:rsidRDefault="007C71EE">
      <w:pPr>
        <w:pStyle w:val="a"/>
        <w:rPr>
          <w:rFonts w:hint="cs"/>
          <w:rtl/>
        </w:rPr>
      </w:pPr>
      <w:r>
        <w:rPr>
          <w:rFonts w:hint="cs"/>
          <w:rtl/>
        </w:rPr>
        <w:t>הוא קרוב יותר להבנתו את המאבק, את מה שמכונה המאבק בטרור, ולכן הוא מייחל לכך שלא י</w:t>
      </w:r>
      <w:r>
        <w:rPr>
          <w:rFonts w:hint="cs"/>
          <w:rtl/>
        </w:rPr>
        <w:t>ריבו על מה שנקרא פתרון הקבע. הוא חושב שהסיפור של דרכי הביניים קודם כול יפוספס וימוסמס, כמו מיצ'ל וטנט - האם הפלסטינים ביצעו את חלקם, לא ביצעו את חלקם; מורידים פה נקודת התנחלות - שהוא הקים, אגב, נגד נתניהו כשנתניהו היה ב"וואי" - או פה התנחלות לא חוקית, לא ל</w:t>
      </w:r>
      <w:r>
        <w:rPr>
          <w:rFonts w:hint="cs"/>
          <w:rtl/>
        </w:rPr>
        <w:t>פי החוק הבין-לאומי, אלא לפי החוק הישראלי. בדברים כאלה הוא ישחק, אבל כשנגיע לעיקר  נמצא את אותו שרון. צפוי לנו הרבה-הרבה-הרבה מאוד מאבק על זכות ההגדרה העצמית של העם הפלסטיני ועל נסיגה מהשטחים בגבולות 1967.</w:t>
      </w:r>
    </w:p>
    <w:p w14:paraId="0D54C62C" w14:textId="77777777" w:rsidR="00000000" w:rsidRDefault="007C71EE">
      <w:pPr>
        <w:pStyle w:val="a"/>
        <w:rPr>
          <w:rFonts w:hint="cs"/>
          <w:rtl/>
        </w:rPr>
      </w:pPr>
    </w:p>
    <w:p w14:paraId="0843362B" w14:textId="77777777" w:rsidR="00000000" w:rsidRDefault="007C71EE">
      <w:pPr>
        <w:pStyle w:val="a"/>
        <w:rPr>
          <w:rFonts w:hint="cs"/>
          <w:rtl/>
        </w:rPr>
      </w:pPr>
      <w:r>
        <w:rPr>
          <w:rFonts w:hint="cs"/>
          <w:rtl/>
        </w:rPr>
        <w:t>אדוני, רק תרשה לי הערה אחת לרב רביץ - ואני מאוד מכ</w:t>
      </w:r>
      <w:r>
        <w:rPr>
          <w:rFonts w:hint="cs"/>
          <w:rtl/>
        </w:rPr>
        <w:t xml:space="preserve">בד אותו - על זכותם של היהודים לגור בכל חבלי ארץ-ישראל כפתרון שלו לשאלת ההתנחלויות. זה לא פתרון. </w:t>
      </w:r>
    </w:p>
    <w:p w14:paraId="1581BB3B" w14:textId="77777777" w:rsidR="00000000" w:rsidRDefault="007C71EE">
      <w:pPr>
        <w:pStyle w:val="a"/>
        <w:rPr>
          <w:rFonts w:hint="cs"/>
          <w:rtl/>
        </w:rPr>
      </w:pPr>
    </w:p>
    <w:p w14:paraId="2CF89556" w14:textId="77777777" w:rsidR="00000000" w:rsidRDefault="007C71EE">
      <w:pPr>
        <w:pStyle w:val="a"/>
        <w:rPr>
          <w:rFonts w:hint="cs"/>
          <w:rtl/>
        </w:rPr>
      </w:pPr>
      <w:r>
        <w:rPr>
          <w:rFonts w:hint="cs"/>
          <w:rtl/>
        </w:rPr>
        <w:t>השאלה היא, אדוני חבר הכנסת רביץ - אם יהיה שלום ואם יהיו שתי מדינות, אני כפלסטיני או כבן-אדם שמחשיב את עצמו דמוקרט או ליברל, יכול להתנגד לכך שיהודים יגורו במדי</w:t>
      </w:r>
      <w:r>
        <w:rPr>
          <w:rFonts w:hint="cs"/>
          <w:rtl/>
        </w:rPr>
        <w:t>נה הפלסטינית בכל מקום שיחפצו? אני לא מתנגד לכך. אם הם יבואו כמתנחלים או כמהגרים לתוך המדינה הפלסטינית ויבקשו - מה זה מתנחלים? מתנחלים זה בצל הכידונים. הם באים בכידונים, הם באים בכוח הנשק, כופים את עצמם, מפקיעים אדמה או מפקיעים להם אדמה, ומושיבים אותם שם, ו</w:t>
      </w:r>
      <w:r>
        <w:rPr>
          <w:rFonts w:hint="cs"/>
          <w:rtl/>
        </w:rPr>
        <w:t xml:space="preserve">כו'. באים כקולוניאליסטים. רוצים לגור בתוך המדינה הפלסטינית, איך שאתה חושב שצריך - קרוב למקומות הקדושים, למקומות התורה, וכו', אני לא חושב שאף פלסטיני יתנגד לכך. אבל, כאזרחים ישראלים, הם יהיו בתוך השטחים כאזרחים ישראלים, כלומר לא תהיה ריבונות טריטוריאלית של </w:t>
      </w:r>
      <w:r>
        <w:rPr>
          <w:rFonts w:hint="cs"/>
          <w:rtl/>
        </w:rPr>
        <w:t>המדינה הפלסטינית? כלומר מדינה פלסטינית בלי ריבונות?</w:t>
      </w:r>
    </w:p>
    <w:p w14:paraId="5785C1FB" w14:textId="77777777" w:rsidR="00000000" w:rsidRDefault="007C71EE">
      <w:pPr>
        <w:pStyle w:val="a"/>
        <w:rPr>
          <w:rtl/>
        </w:rPr>
      </w:pPr>
    </w:p>
    <w:p w14:paraId="416FADCC" w14:textId="77777777" w:rsidR="00000000" w:rsidRDefault="007C71EE">
      <w:pPr>
        <w:pStyle w:val="a"/>
        <w:rPr>
          <w:rFonts w:hint="cs"/>
          <w:rtl/>
        </w:rPr>
      </w:pPr>
      <w:r>
        <w:rPr>
          <w:rFonts w:hint="cs"/>
          <w:rtl/>
        </w:rPr>
        <w:t xml:space="preserve">כלומר, תהיה לישראל ריבונות על </w:t>
      </w:r>
      <w:r>
        <w:rPr>
          <w:rFonts w:hint="cs"/>
        </w:rPr>
        <w:t>ENCLAVES</w:t>
      </w:r>
      <w:r>
        <w:rPr>
          <w:rFonts w:hint="cs"/>
          <w:rtl/>
        </w:rPr>
        <w:t xml:space="preserve"> כאלה, על מובלעות ישראליות בתוך השטחים - זו לא יכולה להיות מדינה, פשוט לא תהיה מדינה, אבל אם הם יהיו אזרחים פלסטינים - - -</w:t>
      </w:r>
    </w:p>
    <w:p w14:paraId="746B4F5C" w14:textId="77777777" w:rsidR="00000000" w:rsidRDefault="007C71EE">
      <w:pPr>
        <w:pStyle w:val="ac"/>
        <w:rPr>
          <w:rtl/>
        </w:rPr>
      </w:pPr>
      <w:r>
        <w:rPr>
          <w:rtl/>
        </w:rPr>
        <w:br/>
        <w:t>אברהם רביץ (יהדות התורה):</w:t>
      </w:r>
    </w:p>
    <w:p w14:paraId="53D07DF9" w14:textId="77777777" w:rsidR="00000000" w:rsidRDefault="007C71EE">
      <w:pPr>
        <w:pStyle w:val="a"/>
        <w:rPr>
          <w:rtl/>
        </w:rPr>
      </w:pPr>
    </w:p>
    <w:p w14:paraId="007D958C" w14:textId="77777777" w:rsidR="00000000" w:rsidRDefault="007C71EE">
      <w:pPr>
        <w:pStyle w:val="a"/>
        <w:rPr>
          <w:rFonts w:hint="cs"/>
          <w:rtl/>
        </w:rPr>
      </w:pPr>
      <w:r>
        <w:rPr>
          <w:rFonts w:hint="cs"/>
          <w:rtl/>
        </w:rPr>
        <w:t>עזמי, בעולם יש</w:t>
      </w:r>
      <w:r>
        <w:rPr>
          <w:rFonts w:hint="cs"/>
          <w:rtl/>
        </w:rPr>
        <w:t xml:space="preserve"> אזרחות כפולה.</w:t>
      </w:r>
    </w:p>
    <w:p w14:paraId="6CDED866" w14:textId="77777777" w:rsidR="00000000" w:rsidRDefault="007C71EE">
      <w:pPr>
        <w:pStyle w:val="ad"/>
        <w:rPr>
          <w:rtl/>
        </w:rPr>
      </w:pPr>
      <w:r>
        <w:rPr>
          <w:rtl/>
        </w:rPr>
        <w:br/>
        <w:t>היו"ר אלי בן-מנחם:</w:t>
      </w:r>
    </w:p>
    <w:p w14:paraId="3C20B844" w14:textId="77777777" w:rsidR="00000000" w:rsidRDefault="007C71EE">
      <w:pPr>
        <w:pStyle w:val="a"/>
        <w:rPr>
          <w:rtl/>
        </w:rPr>
      </w:pPr>
    </w:p>
    <w:p w14:paraId="4E49EDC8" w14:textId="77777777" w:rsidR="00000000" w:rsidRDefault="007C71EE">
      <w:pPr>
        <w:pStyle w:val="a"/>
        <w:rPr>
          <w:rFonts w:hint="cs"/>
          <w:rtl/>
        </w:rPr>
      </w:pPr>
      <w:r>
        <w:rPr>
          <w:rFonts w:hint="cs"/>
          <w:rtl/>
        </w:rPr>
        <w:t xml:space="preserve">חבר הכנסת רביץ, אנא ממך, תשאל את השאלה - הוא צריך לסיים. תשאל אותו, הוא יושב לידך. </w:t>
      </w:r>
    </w:p>
    <w:p w14:paraId="0533ECC6" w14:textId="77777777" w:rsidR="00000000" w:rsidRDefault="007C71EE">
      <w:pPr>
        <w:pStyle w:val="ac"/>
        <w:rPr>
          <w:rtl/>
        </w:rPr>
      </w:pPr>
      <w:r>
        <w:rPr>
          <w:rtl/>
        </w:rPr>
        <w:br/>
      </w:r>
      <w:bookmarkStart w:id="1363" w:name="FS000000558T27_05_2003_14_38_56C"/>
      <w:bookmarkEnd w:id="1363"/>
      <w:r>
        <w:rPr>
          <w:rtl/>
        </w:rPr>
        <w:t>אברהם רביץ (יהדות התורה):</w:t>
      </w:r>
    </w:p>
    <w:p w14:paraId="340F169C" w14:textId="77777777" w:rsidR="00000000" w:rsidRDefault="007C71EE">
      <w:pPr>
        <w:pStyle w:val="a"/>
        <w:rPr>
          <w:rFonts w:hint="cs"/>
          <w:rtl/>
        </w:rPr>
      </w:pPr>
    </w:p>
    <w:p w14:paraId="41E33EBB" w14:textId="77777777" w:rsidR="00000000" w:rsidRDefault="007C71EE">
      <w:pPr>
        <w:pStyle w:val="a"/>
        <w:rPr>
          <w:rFonts w:hint="cs"/>
          <w:rtl/>
        </w:rPr>
      </w:pPr>
      <w:r>
        <w:rPr>
          <w:rFonts w:hint="cs"/>
          <w:rtl/>
        </w:rPr>
        <w:t>בעולם יש אזרחות כפולה.</w:t>
      </w:r>
    </w:p>
    <w:p w14:paraId="45EA6087" w14:textId="77777777" w:rsidR="00000000" w:rsidRDefault="007C71EE">
      <w:pPr>
        <w:pStyle w:val="SpeakerCon"/>
        <w:rPr>
          <w:rtl/>
        </w:rPr>
      </w:pPr>
      <w:r>
        <w:rPr>
          <w:rtl/>
        </w:rPr>
        <w:br/>
      </w:r>
      <w:bookmarkStart w:id="1364" w:name="FS000000558T27_05_2003_14_40_08C"/>
      <w:bookmarkEnd w:id="1364"/>
      <w:r>
        <w:rPr>
          <w:rtl/>
        </w:rPr>
        <w:t>עזמי בשארה (בל"ד):</w:t>
      </w:r>
    </w:p>
    <w:p w14:paraId="4B85F7A7" w14:textId="77777777" w:rsidR="00000000" w:rsidRDefault="007C71EE">
      <w:pPr>
        <w:pStyle w:val="a"/>
        <w:rPr>
          <w:rtl/>
        </w:rPr>
      </w:pPr>
    </w:p>
    <w:p w14:paraId="6D7AAEFC" w14:textId="77777777" w:rsidR="00000000" w:rsidRDefault="007C71EE">
      <w:pPr>
        <w:pStyle w:val="a"/>
        <w:rPr>
          <w:rFonts w:hint="cs"/>
          <w:rtl/>
        </w:rPr>
      </w:pPr>
      <w:r>
        <w:rPr>
          <w:rFonts w:hint="cs"/>
          <w:rtl/>
        </w:rPr>
        <w:t>אזרחות כפולה - אז אזרחות פלסטינית וישראלית. על זה צריך לנהל משא-</w:t>
      </w:r>
      <w:r>
        <w:rPr>
          <w:rFonts w:hint="cs"/>
          <w:rtl/>
        </w:rPr>
        <w:t xml:space="preserve">ומתן, אבל בטוח לא ההתנחלויות האלה - הן לא הוקמו מתוך הזכות שדיברת עליה, אלא הוקמו מתוך הלוגיקה של הכיבוש ושלטון על עם אחר. לא מתוך הלוגיקה הזאת של אזרחות כפולה ושל קרבה למקומות הקדושים - שאין לי בעיה אתה, אין לי שום בעיה אתה - לא על קהילה יהודית שתמשיך את </w:t>
      </w:r>
      <w:r>
        <w:rPr>
          <w:rFonts w:hint="cs"/>
          <w:rtl/>
        </w:rPr>
        <w:t>הקהילה היהודית בחברון ולא שום דבר אחר. אין לנו בעיות עם הדברים האלה, אבל לא התנחלויות כחלק מהכיבוש ובצל הכיבוש. תודה רבה, אדוני.</w:t>
      </w:r>
    </w:p>
    <w:p w14:paraId="1697FA47" w14:textId="77777777" w:rsidR="00000000" w:rsidRDefault="007C71EE">
      <w:pPr>
        <w:pStyle w:val="ad"/>
        <w:rPr>
          <w:rtl/>
        </w:rPr>
      </w:pPr>
      <w:r>
        <w:rPr>
          <w:rtl/>
        </w:rPr>
        <w:br/>
        <w:t>היו"ר אלי בן-מנחם:</w:t>
      </w:r>
    </w:p>
    <w:p w14:paraId="5F692BAA" w14:textId="77777777" w:rsidR="00000000" w:rsidRDefault="007C71EE">
      <w:pPr>
        <w:pStyle w:val="a"/>
        <w:rPr>
          <w:rtl/>
        </w:rPr>
      </w:pPr>
    </w:p>
    <w:p w14:paraId="60BD0999" w14:textId="77777777" w:rsidR="00000000" w:rsidRDefault="007C71EE">
      <w:pPr>
        <w:pStyle w:val="a"/>
        <w:rPr>
          <w:rFonts w:hint="cs"/>
          <w:rtl/>
        </w:rPr>
      </w:pPr>
      <w:r>
        <w:rPr>
          <w:rFonts w:hint="cs"/>
          <w:rtl/>
        </w:rPr>
        <w:t>תודה לחבר הכנסת בשארה. חבר הכנסת טלב אלסאנע, ואחריו - חבר הכנסת רומן ברונפמן.</w:t>
      </w:r>
    </w:p>
    <w:p w14:paraId="4F26218D" w14:textId="77777777" w:rsidR="00000000" w:rsidRDefault="007C71EE">
      <w:pPr>
        <w:pStyle w:val="a"/>
        <w:rPr>
          <w:rFonts w:hint="cs"/>
          <w:rtl/>
        </w:rPr>
      </w:pPr>
    </w:p>
    <w:p w14:paraId="04E1F871" w14:textId="77777777" w:rsidR="00000000" w:rsidRDefault="007C71EE">
      <w:pPr>
        <w:pStyle w:val="a"/>
        <w:rPr>
          <w:color w:val="0000FF"/>
          <w:szCs w:val="28"/>
          <w:rtl/>
        </w:rPr>
      </w:pPr>
    </w:p>
    <w:p w14:paraId="6C04AED6" w14:textId="77777777" w:rsidR="00000000" w:rsidRDefault="007C71EE">
      <w:pPr>
        <w:pStyle w:val="Speaker"/>
        <w:rPr>
          <w:rtl/>
        </w:rPr>
      </w:pPr>
      <w:bookmarkStart w:id="1365" w:name="FS000000549T27_05_2003_14_28_58"/>
      <w:bookmarkEnd w:id="1365"/>
      <w:r>
        <w:rPr>
          <w:rtl/>
        </w:rPr>
        <w:t>טלב אלסאנע (רע"ם):</w:t>
      </w:r>
    </w:p>
    <w:p w14:paraId="0AB432E5" w14:textId="77777777" w:rsidR="00000000" w:rsidRDefault="007C71EE">
      <w:pPr>
        <w:pStyle w:val="a"/>
        <w:rPr>
          <w:rtl/>
        </w:rPr>
      </w:pPr>
    </w:p>
    <w:p w14:paraId="3E112514" w14:textId="77777777" w:rsidR="00000000" w:rsidRDefault="007C71EE">
      <w:pPr>
        <w:pStyle w:val="a"/>
        <w:rPr>
          <w:rFonts w:hint="cs"/>
          <w:rtl/>
        </w:rPr>
      </w:pPr>
      <w:r>
        <w:rPr>
          <w:rFonts w:hint="cs"/>
          <w:rtl/>
        </w:rPr>
        <w:t xml:space="preserve">אדוני </w:t>
      </w:r>
      <w:r>
        <w:rPr>
          <w:rFonts w:hint="cs"/>
          <w:rtl/>
        </w:rPr>
        <w:t xml:space="preserve">היושב-ראש, חברי הכנסת, כבוד השר, היום התפרסם בעיתון "הארץ", כי הופקדה בוועדה המחוזית לתכנון ולבנייה במחוז הדרום תוכנית להקמת 60 חוות של מתיישב בודד. המשמעות של הדבר הזה היא הקצאת אלפי דונמים למתיישבים בודדים. באופן עקרוני, שיטתי ועקבי כל החוות האלה מוקצות </w:t>
      </w:r>
      <w:r>
        <w:rPr>
          <w:rFonts w:hint="cs"/>
          <w:rtl/>
        </w:rPr>
        <w:t xml:space="preserve">לצעירים יהודים. אף חוות מתיישב בודד לא הוקצתה למתיישב מקרב האוכלוסייה הערבית הבדואית בנגב. המטרה היא בעצם לנסות לתפוס חזקה בשטח, מצד אחד, ולפנות את האוכלוסייה הבדואית, מצד שני. </w:t>
      </w:r>
    </w:p>
    <w:p w14:paraId="32C83859" w14:textId="77777777" w:rsidR="00000000" w:rsidRDefault="007C71EE">
      <w:pPr>
        <w:pStyle w:val="a"/>
        <w:rPr>
          <w:rFonts w:hint="cs"/>
          <w:rtl/>
        </w:rPr>
      </w:pPr>
    </w:p>
    <w:p w14:paraId="46267E21" w14:textId="77777777" w:rsidR="00000000" w:rsidRDefault="007C71EE">
      <w:pPr>
        <w:pStyle w:val="a"/>
        <w:rPr>
          <w:rFonts w:hint="cs"/>
          <w:rtl/>
        </w:rPr>
      </w:pPr>
      <w:r>
        <w:rPr>
          <w:rFonts w:hint="cs"/>
          <w:rtl/>
        </w:rPr>
        <w:t>מדינה שדואגת להקצות 60 חוות למתיישב בודד, אם אין באפשרותה לתכנן כמה יישובים ל</w:t>
      </w:r>
      <w:r>
        <w:rPr>
          <w:rFonts w:hint="cs"/>
          <w:rtl/>
        </w:rPr>
        <w:t xml:space="preserve">אזרחיה הערבים כדי לפתור את בעייתם, מדוע היא מוכנה להקצות כל כך הרבה שטחים לכל כך הרבה בודדים, עם המשמעויות וההשלכות של הדבר לגבי זכויות קנייניות והתביעות על האדמות ותביעות המינהל?  </w:t>
      </w:r>
    </w:p>
    <w:p w14:paraId="4DC1A2FC" w14:textId="77777777" w:rsidR="00000000" w:rsidRDefault="007C71EE">
      <w:pPr>
        <w:pStyle w:val="a"/>
        <w:rPr>
          <w:rFonts w:hint="cs"/>
          <w:rtl/>
        </w:rPr>
      </w:pPr>
    </w:p>
    <w:p w14:paraId="18968613" w14:textId="77777777" w:rsidR="00000000" w:rsidRDefault="007C71EE">
      <w:pPr>
        <w:pStyle w:val="a"/>
        <w:rPr>
          <w:rFonts w:hint="cs"/>
          <w:rtl/>
        </w:rPr>
      </w:pPr>
      <w:r>
        <w:rPr>
          <w:rFonts w:hint="cs"/>
          <w:rtl/>
        </w:rPr>
        <w:t xml:space="preserve">גם רשות שמורות הטבע והגנים הלאומיים מתנגדת לדבר הזה, ואף הגישה  בקשה לצו </w:t>
      </w:r>
      <w:r>
        <w:rPr>
          <w:rFonts w:hint="cs"/>
          <w:rtl/>
        </w:rPr>
        <w:t>בית-המשפט המחוזי בבאר-שבע, כי היא אומרת שהתופעה הזאת גורמת נזק לנוף ולטבע בדרום. אבל משיקולים פוליטיים עושים זאת.  מצד אחד, כן מיישבים, כן מקצים, ומצד שני, מפנים והורסים. זו מדיניות אפרטהייד, זו מדיניות לא שוויונית. זו מדיניות שמעבירה מסר כפול כלפי אזרחיה.</w:t>
      </w:r>
      <w:r>
        <w:rPr>
          <w:rFonts w:hint="cs"/>
          <w:rtl/>
        </w:rPr>
        <w:t xml:space="preserve"> מצד אחד, המדינה  אומרת: אנחנו ניתן לך מה שלא מגיע לך, ומצד שני, מעבירה מסר: אנחנו נשלול ממך את מה שמגיע לך. אי-אפשר לטפח דו-קיום ואי-אפשר לטפח אזרחות טובה כאשר בסוגיה מהותית של הזכות הקניינית היחס הוא יחס אחר לחלוטין, המושתת על מושגים שרחוקים מלהיות אופיי</w:t>
      </w:r>
      <w:r>
        <w:rPr>
          <w:rFonts w:hint="cs"/>
          <w:rtl/>
        </w:rPr>
        <w:t xml:space="preserve">ניים לאזרחות או לזכות קניין. </w:t>
      </w:r>
    </w:p>
    <w:p w14:paraId="61A24949" w14:textId="77777777" w:rsidR="00000000" w:rsidRDefault="007C71EE">
      <w:pPr>
        <w:pStyle w:val="a"/>
        <w:rPr>
          <w:rFonts w:hint="cs"/>
          <w:rtl/>
        </w:rPr>
      </w:pPr>
    </w:p>
    <w:p w14:paraId="29E2732D" w14:textId="77777777" w:rsidR="00000000" w:rsidRDefault="007C71EE">
      <w:pPr>
        <w:pStyle w:val="a"/>
        <w:rPr>
          <w:rFonts w:hint="cs"/>
          <w:rtl/>
        </w:rPr>
      </w:pPr>
      <w:r>
        <w:rPr>
          <w:rFonts w:hint="cs"/>
          <w:rtl/>
        </w:rPr>
        <w:t>אבל גם בעניין של היחס לאדם, היחס לאזרח, היחס הוא מוזר ותמוה. אנחנו לא באים לערער על חוק השבות וזכות היהודים לחזור למדינתם. אבל אנחנו באים לערער על הניסיון לשלול ממשפחות את איחוד המשפחות. זו זכות בסיסית, זכות אלמנטרית, שמשפחות</w:t>
      </w:r>
      <w:r>
        <w:rPr>
          <w:rFonts w:hint="cs"/>
          <w:rtl/>
        </w:rPr>
        <w:t xml:space="preserve"> יחיו ביחד. אף אחד אינו מתחתן עם מישהי כדי שהיא תחיה במדינה אחת והוא יחיה במדינה שנייה, והילדים יהיו קרועים בין שניהם, תלוי איפה נולדו. </w:t>
      </w:r>
    </w:p>
    <w:p w14:paraId="6F695046" w14:textId="77777777" w:rsidR="00000000" w:rsidRDefault="007C71EE">
      <w:pPr>
        <w:pStyle w:val="a"/>
        <w:rPr>
          <w:rFonts w:hint="cs"/>
          <w:rtl/>
        </w:rPr>
      </w:pPr>
    </w:p>
    <w:p w14:paraId="36397FD9" w14:textId="77777777" w:rsidR="00000000" w:rsidRDefault="007C71EE">
      <w:pPr>
        <w:pStyle w:val="a"/>
        <w:rPr>
          <w:rFonts w:hint="cs"/>
          <w:rtl/>
        </w:rPr>
      </w:pPr>
      <w:r>
        <w:rPr>
          <w:rFonts w:hint="cs"/>
          <w:rtl/>
        </w:rPr>
        <w:t>אני שואל אותך, כבוד שר הפנים: מדוע הליברליזם המצוין הזה כאשר מדובר בעובדים זרים, ואז אנחנו מדינה מאוד ליברלית, או כאשר</w:t>
      </w:r>
      <w:r>
        <w:rPr>
          <w:rFonts w:hint="cs"/>
          <w:rtl/>
        </w:rPr>
        <w:t xml:space="preserve"> מדובר בלסביות ובהומוסקסואלים, אנחנו מדינה מאוד ליברלית, אבל אנחנו מדינה שמתייחסת בצורה שלילית כשמדובר באזרחים הערבים? האם האזרחים הערבים לא חיו כאן וקשרו את גורלם עם גורל המדינה? האם לילדים שלהם שנולדו מתוך הנישואין אין הזכות להכרה ולשירותי בריאות ורווחה </w:t>
      </w:r>
      <w:r>
        <w:rPr>
          <w:rFonts w:hint="cs"/>
          <w:rtl/>
        </w:rPr>
        <w:t>כשאר אזרחי המדינה? אתה יודע שהרבה מקרב העולים החדשים אינם יהודים. אני לא יודע אם הם הגיעו על-פי חוק השבות. אני לא רוצה להיכנס להגדרה של מיהו יהודי. מספיק שאתם לא הגעתם להסכמה על כך. אבל לפחות אזרחי המדינה הערבים שהתחתנו עם נשים ולא למטרות פוליטיות, ולא למט</w:t>
      </w:r>
      <w:r>
        <w:rPr>
          <w:rFonts w:hint="cs"/>
          <w:rtl/>
        </w:rPr>
        <w:t xml:space="preserve">רות ביטחוניות, ולא למטרות דמוגרפיות, פשוט התחתנו כדי להתחתן, כמו שכל אחד רוצה להתחתן ולהקים תא משפחתי, והנישואין הם לא פיקטיביים, ויש להם ילדים  - מדוע להתעמר בהם? מדוע להתעלל בהם? מדוע למנוע מהם להיות ביחד? </w:t>
      </w:r>
    </w:p>
    <w:p w14:paraId="56EA6965" w14:textId="77777777" w:rsidR="00000000" w:rsidRDefault="007C71EE">
      <w:pPr>
        <w:pStyle w:val="a"/>
        <w:rPr>
          <w:rFonts w:hint="cs"/>
          <w:rtl/>
        </w:rPr>
      </w:pPr>
    </w:p>
    <w:p w14:paraId="79DA1F0E" w14:textId="77777777" w:rsidR="00000000" w:rsidRDefault="007C71EE">
      <w:pPr>
        <w:pStyle w:val="a"/>
        <w:rPr>
          <w:rFonts w:hint="cs"/>
          <w:rtl/>
        </w:rPr>
      </w:pPr>
      <w:r>
        <w:rPr>
          <w:rFonts w:hint="cs"/>
          <w:rtl/>
        </w:rPr>
        <w:t>איזו אמנה בין-לאומית מאפשרת למדינת ישראל למנוע</w:t>
      </w:r>
      <w:r>
        <w:rPr>
          <w:rFonts w:hint="cs"/>
          <w:rtl/>
        </w:rPr>
        <w:t xml:space="preserve"> איחוד משפחות? הרי כל האמנות הבין-לאומיות, בין שאושררו ובין שלא אושררו על-ידי מדינת ישראל, מקדשות את התא המשפחתי והזכות לאיחוד משפחות. </w:t>
      </w:r>
    </w:p>
    <w:p w14:paraId="3FE65459" w14:textId="77777777" w:rsidR="00000000" w:rsidRDefault="007C71EE">
      <w:pPr>
        <w:pStyle w:val="a"/>
        <w:rPr>
          <w:rFonts w:hint="cs"/>
          <w:rtl/>
        </w:rPr>
      </w:pPr>
    </w:p>
    <w:p w14:paraId="023EA258" w14:textId="77777777" w:rsidR="00000000" w:rsidRDefault="007C71EE">
      <w:pPr>
        <w:pStyle w:val="a"/>
        <w:rPr>
          <w:rFonts w:hint="cs"/>
          <w:rtl/>
        </w:rPr>
      </w:pPr>
      <w:r>
        <w:rPr>
          <w:rFonts w:hint="cs"/>
          <w:rtl/>
        </w:rPr>
        <w:t>מדינת ישראל, הכנסת, קיבלה את חוק-יסוד: כבוד האדם וחירותו. מה זאת אומרת כבוד האדם? זה סתם מושג, או שכבוד האדם זה גם זכוי</w:t>
      </w:r>
      <w:r>
        <w:rPr>
          <w:rFonts w:hint="cs"/>
          <w:rtl/>
        </w:rPr>
        <w:t xml:space="preserve">ות בסיסיות לאדם?  כששוללים ממנו את הפרנסה, פוגעים בכבודו; כששוללים ממנו את הזכות לקורת-גג, פוגעים בכבודו; וכששוללים ממנו את הזכות - - - </w:t>
      </w:r>
    </w:p>
    <w:p w14:paraId="37E6AC70" w14:textId="77777777" w:rsidR="00000000" w:rsidRDefault="007C71EE">
      <w:pPr>
        <w:pStyle w:val="a"/>
        <w:ind w:firstLine="0"/>
        <w:rPr>
          <w:rFonts w:hint="cs"/>
          <w:rtl/>
        </w:rPr>
      </w:pPr>
    </w:p>
    <w:p w14:paraId="27720D72" w14:textId="77777777" w:rsidR="00000000" w:rsidRDefault="007C71EE">
      <w:pPr>
        <w:pStyle w:val="ac"/>
        <w:rPr>
          <w:rtl/>
        </w:rPr>
      </w:pPr>
      <w:r>
        <w:rPr>
          <w:rFonts w:hint="eastAsia"/>
          <w:rtl/>
        </w:rPr>
        <w:t>עבד</w:t>
      </w:r>
      <w:r>
        <w:rPr>
          <w:rtl/>
        </w:rPr>
        <w:t>-אלמאלכ דהאמשה (רע"ם):</w:t>
      </w:r>
    </w:p>
    <w:p w14:paraId="5D7AA734" w14:textId="77777777" w:rsidR="00000000" w:rsidRDefault="007C71EE">
      <w:pPr>
        <w:pStyle w:val="a"/>
        <w:rPr>
          <w:rFonts w:hint="cs"/>
          <w:rtl/>
        </w:rPr>
      </w:pPr>
    </w:p>
    <w:p w14:paraId="456D5918" w14:textId="77777777" w:rsidR="00000000" w:rsidRDefault="007C71EE">
      <w:pPr>
        <w:pStyle w:val="a"/>
        <w:rPr>
          <w:rFonts w:hint="cs"/>
          <w:rtl/>
        </w:rPr>
      </w:pPr>
      <w:r>
        <w:rPr>
          <w:rFonts w:hint="cs"/>
          <w:rtl/>
        </w:rPr>
        <w:t>השר היה ממרצ, עכשיו הוא משינוי. לא שמת לב?</w:t>
      </w:r>
    </w:p>
    <w:p w14:paraId="0EFFDA71" w14:textId="77777777" w:rsidR="00000000" w:rsidRDefault="007C71EE">
      <w:pPr>
        <w:pStyle w:val="a"/>
        <w:ind w:firstLine="0"/>
        <w:rPr>
          <w:rFonts w:hint="cs"/>
          <w:rtl/>
        </w:rPr>
      </w:pPr>
    </w:p>
    <w:p w14:paraId="086BEA09" w14:textId="77777777" w:rsidR="00000000" w:rsidRDefault="007C71EE">
      <w:pPr>
        <w:pStyle w:val="SpeakerCon"/>
        <w:rPr>
          <w:rtl/>
        </w:rPr>
      </w:pPr>
      <w:bookmarkStart w:id="1366" w:name="FS000000549T27_05_2003_14_41_41C"/>
      <w:bookmarkEnd w:id="1366"/>
      <w:r>
        <w:rPr>
          <w:rtl/>
        </w:rPr>
        <w:t>טלב אלסאנע (רע"ם):</w:t>
      </w:r>
    </w:p>
    <w:p w14:paraId="2EFE0B9A" w14:textId="77777777" w:rsidR="00000000" w:rsidRDefault="007C71EE">
      <w:pPr>
        <w:pStyle w:val="a"/>
        <w:rPr>
          <w:rtl/>
        </w:rPr>
      </w:pPr>
    </w:p>
    <w:p w14:paraId="630FCC7D" w14:textId="77777777" w:rsidR="00000000" w:rsidRDefault="007C71EE">
      <w:pPr>
        <w:pStyle w:val="a"/>
        <w:rPr>
          <w:rFonts w:hint="cs"/>
          <w:rtl/>
        </w:rPr>
      </w:pPr>
      <w:r>
        <w:rPr>
          <w:rFonts w:hint="cs"/>
          <w:rtl/>
        </w:rPr>
        <w:t>שינוי משמעו לשנות ולהשתנות,</w:t>
      </w:r>
      <w:r>
        <w:rPr>
          <w:rFonts w:hint="cs"/>
          <w:rtl/>
        </w:rPr>
        <w:t xml:space="preserve"> או שינוי משמעותו לשנות את המצב הרע למצב טוב יותר? </w:t>
      </w:r>
    </w:p>
    <w:p w14:paraId="7024C46E" w14:textId="77777777" w:rsidR="00000000" w:rsidRDefault="007C71EE">
      <w:pPr>
        <w:pStyle w:val="a"/>
        <w:rPr>
          <w:rFonts w:hint="cs"/>
          <w:rtl/>
        </w:rPr>
      </w:pPr>
    </w:p>
    <w:p w14:paraId="4D9094D0" w14:textId="77777777" w:rsidR="00000000" w:rsidRDefault="007C71EE">
      <w:pPr>
        <w:pStyle w:val="a"/>
        <w:rPr>
          <w:rFonts w:hint="cs"/>
          <w:rtl/>
        </w:rPr>
      </w:pPr>
      <w:r>
        <w:rPr>
          <w:rFonts w:hint="cs"/>
          <w:rtl/>
        </w:rPr>
        <w:t>אבל חברי, חבר הכנסת דהאמשה, כשהושבעה הממשלה הזאת, ביום הראשון עליתי כאן ואמרתי, שאם יש דבר טוב בממשלה זה שר הפנים. אני מקווה שלא אתאכזב, כי את שאר השרים אני מכיר.  יכול להיות שיש שרים אחרים שיפתיעו לטובה</w:t>
      </w:r>
      <w:r>
        <w:rPr>
          <w:rFonts w:hint="cs"/>
          <w:rtl/>
        </w:rPr>
        <w:t xml:space="preserve">. עוד לא יצא לנו לבחון אותם, אבל לשר אברהם פורז ולשרה  יהודית נאות נתנו קרדיט עוד לפני שבחנו אותם, והיום זה המבחן האמיתי. </w:t>
      </w:r>
    </w:p>
    <w:p w14:paraId="3EA9DC49" w14:textId="77777777" w:rsidR="00000000" w:rsidRDefault="007C71EE">
      <w:pPr>
        <w:pStyle w:val="a"/>
        <w:rPr>
          <w:rFonts w:hint="cs"/>
          <w:rtl/>
        </w:rPr>
      </w:pPr>
    </w:p>
    <w:p w14:paraId="1574A581" w14:textId="77777777" w:rsidR="00000000" w:rsidRDefault="007C71EE">
      <w:pPr>
        <w:pStyle w:val="a"/>
        <w:rPr>
          <w:rFonts w:hint="cs"/>
          <w:rtl/>
        </w:rPr>
      </w:pPr>
      <w:r>
        <w:rPr>
          <w:rFonts w:hint="cs"/>
          <w:rtl/>
        </w:rPr>
        <w:t xml:space="preserve">יכול להיות שאתה שר אחד בתוך הממשלה, אבל גם כשאתה בעמדת מיעוט, אם העמדה צודקת צריך להוביל אותה, צריך להיאבק למענה. אם כל האנשים שהיו </w:t>
      </w:r>
      <w:r>
        <w:rPr>
          <w:rFonts w:hint="cs"/>
          <w:rtl/>
        </w:rPr>
        <w:t>במיעוט היו מוותרים על הדעות שלהם, העולם לא היה משתנה. היה פעם גליליאו שאמר שהעולם הוא עגול, בעוד כל השאר חשבו אחרת, וכמעט העמידו אותו לדין. אם הוא היה חוזר בו מדעתו, הדבר הזה היה תורם להתפתחות המדע? כל האנשים שבאו עם תיאוריות וגישות נכונות היו בהתחלה במיעו</w:t>
      </w:r>
      <w:r>
        <w:rPr>
          <w:rFonts w:hint="cs"/>
          <w:rtl/>
        </w:rPr>
        <w:t xml:space="preserve">ט. אפילו נביאים שבאו לכאן עם מסר דתי ושליחות אלוהית, נתקלו בהתנגדויות כי הם היו במיעוט. אבל הצדק צריך לנצח. זה שאתה במיעוט בתוך הממשלה, אם תבוא ותגיד לנו: אני לא יכול, יש החלטת ממשלה - זה לא נימוק. לכן, אם הדבר הזה צודק, הוא צריך להיות צודק.  </w:t>
      </w:r>
    </w:p>
    <w:p w14:paraId="36FDF631" w14:textId="77777777" w:rsidR="00000000" w:rsidRDefault="007C71EE">
      <w:pPr>
        <w:pStyle w:val="a"/>
        <w:rPr>
          <w:rFonts w:hint="cs"/>
          <w:rtl/>
        </w:rPr>
      </w:pPr>
    </w:p>
    <w:p w14:paraId="47DA95B5" w14:textId="77777777" w:rsidR="00000000" w:rsidRDefault="007C71EE">
      <w:pPr>
        <w:pStyle w:val="a"/>
        <w:rPr>
          <w:rFonts w:hint="cs"/>
          <w:rtl/>
        </w:rPr>
      </w:pPr>
      <w:r>
        <w:rPr>
          <w:rFonts w:hint="cs"/>
          <w:rtl/>
        </w:rPr>
        <w:t>אבל, אי-אפש</w:t>
      </w:r>
      <w:r>
        <w:rPr>
          <w:rFonts w:hint="cs"/>
          <w:rtl/>
        </w:rPr>
        <w:t>ר ללכת על דבר שהוא פופולרי מבחינת דעת הקהל בקרב העולים החדשים ולהגיד, אנחנו מעניקים אזרחות למי שמשרת בצבא, ואני מברך על זה שאתה מעניק אזרחות ואתה מגלה גישה ליברלית, גם לגבי עובדים זרים וגם לגבי אלה שבאו לכאן, ומשפחות שצריך לשמור על אחדותן,  אבל מצד שני, את</w:t>
      </w:r>
      <w:r>
        <w:rPr>
          <w:rFonts w:hint="cs"/>
          <w:rtl/>
        </w:rPr>
        <w:t xml:space="preserve">ה נוהג בכפילות. מדוע לנהוג בכפל מוסר? </w:t>
      </w:r>
    </w:p>
    <w:p w14:paraId="27AE2DC7" w14:textId="77777777" w:rsidR="00000000" w:rsidRDefault="007C71EE">
      <w:pPr>
        <w:pStyle w:val="a"/>
        <w:rPr>
          <w:rFonts w:hint="cs"/>
          <w:rtl/>
        </w:rPr>
      </w:pPr>
    </w:p>
    <w:p w14:paraId="601EE9C8" w14:textId="77777777" w:rsidR="00000000" w:rsidRDefault="007C71EE">
      <w:pPr>
        <w:pStyle w:val="a"/>
        <w:rPr>
          <w:rFonts w:hint="cs"/>
          <w:rtl/>
        </w:rPr>
      </w:pPr>
      <w:r>
        <w:rPr>
          <w:rFonts w:hint="cs"/>
          <w:rtl/>
        </w:rPr>
        <w:t>מדוע לא לנהוג באמות מידה ברורות? מדוע לא לגבש קריטריונים ברורים? זאת אומרת, אני רוצה להתחתן עם אזרחית שהגיעה לכאן, ואני רוצה לדעת מה הסיכויים שלי לקבל אישור לאיחוד משפחות.  האם רק אחרי שיתחתנו ויביאו ילדים יקבלו דחיי</w:t>
      </w:r>
      <w:r>
        <w:rPr>
          <w:rFonts w:hint="cs"/>
          <w:rtl/>
        </w:rPr>
        <w:t>ה? הקריטריונים צריכים להיות ברורים. זה עונש קשה מאוד ששוללים מבני משפחות להיות ביחד. בעונשין אומרים שאין מענישים אם לא מזהירים. צריך להזהיר אנשים. צריך להגיד להם מתי יקבלו ומתי לא יקבלו. צריך שאנשים ידעו מה מגיע להם ומה לא מגיע להם. לא להעמיד אותם בפני גזי</w:t>
      </w:r>
      <w:r>
        <w:rPr>
          <w:rFonts w:hint="cs"/>
          <w:rtl/>
        </w:rPr>
        <w:t>רה שהם לא יכולים לעמוד בה.  זה התפקיד.</w:t>
      </w:r>
    </w:p>
    <w:p w14:paraId="1CFB8A3B" w14:textId="77777777" w:rsidR="00000000" w:rsidRDefault="007C71EE">
      <w:pPr>
        <w:pStyle w:val="a"/>
        <w:rPr>
          <w:rFonts w:hint="cs"/>
          <w:rtl/>
        </w:rPr>
      </w:pPr>
    </w:p>
    <w:p w14:paraId="78F2B479" w14:textId="77777777" w:rsidR="00000000" w:rsidRDefault="007C71EE">
      <w:pPr>
        <w:pStyle w:val="a"/>
        <w:rPr>
          <w:rFonts w:hint="cs"/>
          <w:rtl/>
        </w:rPr>
      </w:pPr>
      <w:r>
        <w:rPr>
          <w:rFonts w:hint="cs"/>
          <w:rtl/>
        </w:rPr>
        <w:t>כבוד השר, אני חושב שבעניין הזה זו משימה חשובה, אסור להתייחס אליה בזלזול, אסור להתייחס אליה בקלות ראש ולהגיד שיש כבר החלטת ממשלה מזמנו של השר אלי ישי.  הוא טעה.</w:t>
      </w:r>
    </w:p>
    <w:p w14:paraId="12028B42" w14:textId="77777777" w:rsidR="00000000" w:rsidRDefault="007C71EE">
      <w:pPr>
        <w:pStyle w:val="a"/>
        <w:ind w:firstLine="0"/>
        <w:rPr>
          <w:rFonts w:hint="cs"/>
          <w:rtl/>
        </w:rPr>
      </w:pPr>
    </w:p>
    <w:p w14:paraId="06A51BDA" w14:textId="77777777" w:rsidR="00000000" w:rsidRDefault="007C71EE">
      <w:pPr>
        <w:pStyle w:val="ad"/>
        <w:rPr>
          <w:rtl/>
        </w:rPr>
      </w:pPr>
      <w:r>
        <w:rPr>
          <w:rtl/>
        </w:rPr>
        <w:t>היו”ר אלי בן-מנחם:</w:t>
      </w:r>
    </w:p>
    <w:p w14:paraId="072A2881" w14:textId="77777777" w:rsidR="00000000" w:rsidRDefault="007C71EE">
      <w:pPr>
        <w:pStyle w:val="a"/>
        <w:rPr>
          <w:rtl/>
        </w:rPr>
      </w:pPr>
    </w:p>
    <w:p w14:paraId="77609A14" w14:textId="77777777" w:rsidR="00000000" w:rsidRDefault="007C71EE">
      <w:pPr>
        <w:pStyle w:val="a"/>
        <w:rPr>
          <w:rFonts w:hint="cs"/>
          <w:rtl/>
        </w:rPr>
      </w:pPr>
      <w:r>
        <w:rPr>
          <w:rFonts w:hint="cs"/>
          <w:rtl/>
        </w:rPr>
        <w:t>חבר הכנסת טלב אלסאנע, זמנך המוקצב ה</w:t>
      </w:r>
      <w:r>
        <w:rPr>
          <w:rFonts w:hint="cs"/>
          <w:rtl/>
        </w:rPr>
        <w:t>ולך ואוזל, אנא ממך.</w:t>
      </w:r>
    </w:p>
    <w:p w14:paraId="5003DA77" w14:textId="77777777" w:rsidR="00000000" w:rsidRDefault="007C71EE">
      <w:pPr>
        <w:pStyle w:val="a"/>
        <w:ind w:firstLine="0"/>
        <w:rPr>
          <w:rFonts w:hint="cs"/>
          <w:rtl/>
        </w:rPr>
      </w:pPr>
    </w:p>
    <w:p w14:paraId="3EE0E1F8" w14:textId="77777777" w:rsidR="00000000" w:rsidRDefault="007C71EE">
      <w:pPr>
        <w:pStyle w:val="SpeakerCon"/>
        <w:rPr>
          <w:rtl/>
        </w:rPr>
      </w:pPr>
      <w:bookmarkStart w:id="1367" w:name="FS000000549T27_05_2003_14_49_42C"/>
      <w:bookmarkEnd w:id="1367"/>
      <w:r>
        <w:rPr>
          <w:rtl/>
        </w:rPr>
        <w:t>טלב אלסאנע (רע"ם):</w:t>
      </w:r>
    </w:p>
    <w:p w14:paraId="5449BFA8" w14:textId="77777777" w:rsidR="00000000" w:rsidRDefault="007C71EE">
      <w:pPr>
        <w:pStyle w:val="a"/>
        <w:rPr>
          <w:rtl/>
        </w:rPr>
      </w:pPr>
    </w:p>
    <w:p w14:paraId="2C4A84B2" w14:textId="77777777" w:rsidR="00000000" w:rsidRDefault="007C71EE">
      <w:pPr>
        <w:pStyle w:val="a"/>
        <w:rPr>
          <w:rFonts w:hint="cs"/>
          <w:rtl/>
        </w:rPr>
      </w:pPr>
      <w:r>
        <w:rPr>
          <w:rFonts w:hint="cs"/>
          <w:rtl/>
        </w:rPr>
        <w:t>כבוד היושב-ראש, שמעתי את חבר הכנסת וקנין שדיבר לפני מטעם סיעת ש"ס. אני שואל אותך, אדוני היושב-ראש: יש משהו מוזר במדינה. יש הרבה אנשים שמתלוננים על עוני ועל אבטלה, על מצוקה קשה, ובאותו זמן הם תומכים בהתנחלויות, הם תו</w:t>
      </w:r>
      <w:r>
        <w:rPr>
          <w:rFonts w:hint="cs"/>
          <w:rtl/>
        </w:rPr>
        <w:t>מכים בהמשך הכיבוש ומתנגדים לכל תהליך של שלום.   אני לא מצליח להבין זאת.</w:t>
      </w:r>
    </w:p>
    <w:p w14:paraId="41D17363" w14:textId="77777777" w:rsidR="00000000" w:rsidRDefault="007C71EE">
      <w:pPr>
        <w:pStyle w:val="a"/>
        <w:ind w:firstLine="0"/>
        <w:rPr>
          <w:rFonts w:hint="cs"/>
          <w:rtl/>
        </w:rPr>
      </w:pPr>
    </w:p>
    <w:p w14:paraId="1B4464D3" w14:textId="77777777" w:rsidR="00000000" w:rsidRDefault="007C71EE">
      <w:pPr>
        <w:pStyle w:val="ad"/>
        <w:rPr>
          <w:rtl/>
        </w:rPr>
      </w:pPr>
      <w:r>
        <w:rPr>
          <w:rtl/>
        </w:rPr>
        <w:t>היו”ר אלי בן-מנחם:</w:t>
      </w:r>
    </w:p>
    <w:p w14:paraId="29DCAD8C" w14:textId="77777777" w:rsidR="00000000" w:rsidRDefault="007C71EE">
      <w:pPr>
        <w:pStyle w:val="a"/>
        <w:rPr>
          <w:rtl/>
        </w:rPr>
      </w:pPr>
    </w:p>
    <w:p w14:paraId="11FAA4DC" w14:textId="77777777" w:rsidR="00000000" w:rsidRDefault="007C71EE">
      <w:pPr>
        <w:pStyle w:val="a"/>
        <w:rPr>
          <w:rFonts w:hint="cs"/>
          <w:rtl/>
        </w:rPr>
      </w:pPr>
      <w:r>
        <w:rPr>
          <w:rFonts w:hint="cs"/>
          <w:rtl/>
        </w:rPr>
        <w:t xml:space="preserve">חבר הכנסת וקנין לא אמר זאת. </w:t>
      </w:r>
    </w:p>
    <w:p w14:paraId="57934CF5" w14:textId="77777777" w:rsidR="00000000" w:rsidRDefault="007C71EE">
      <w:pPr>
        <w:pStyle w:val="a"/>
        <w:ind w:firstLine="0"/>
        <w:rPr>
          <w:rFonts w:hint="cs"/>
          <w:rtl/>
        </w:rPr>
      </w:pPr>
    </w:p>
    <w:p w14:paraId="48FC4651" w14:textId="77777777" w:rsidR="00000000" w:rsidRDefault="007C71EE">
      <w:pPr>
        <w:pStyle w:val="SpeakerCon"/>
        <w:rPr>
          <w:rtl/>
        </w:rPr>
      </w:pPr>
      <w:bookmarkStart w:id="1368" w:name="FS000000549T27_05_2003_14_50_32C"/>
      <w:bookmarkEnd w:id="1368"/>
      <w:r>
        <w:rPr>
          <w:rtl/>
        </w:rPr>
        <w:t>טלב אלסאנע (רע"ם):</w:t>
      </w:r>
    </w:p>
    <w:p w14:paraId="1122802C" w14:textId="77777777" w:rsidR="00000000" w:rsidRDefault="007C71EE">
      <w:pPr>
        <w:pStyle w:val="a"/>
        <w:rPr>
          <w:rtl/>
        </w:rPr>
      </w:pPr>
    </w:p>
    <w:p w14:paraId="739BDD4A" w14:textId="77777777" w:rsidR="00000000" w:rsidRDefault="007C71EE">
      <w:pPr>
        <w:pStyle w:val="a"/>
        <w:rPr>
          <w:rFonts w:hint="cs"/>
          <w:rtl/>
        </w:rPr>
      </w:pPr>
      <w:r>
        <w:rPr>
          <w:rFonts w:hint="cs"/>
          <w:rtl/>
        </w:rPr>
        <w:t>חבר הכנסת וקנין בהתחלה דיבר על מפת הדרכים ועל אישור מפת הדרכים, ועל זה   - - -</w:t>
      </w:r>
    </w:p>
    <w:p w14:paraId="3D8560C3" w14:textId="77777777" w:rsidR="00000000" w:rsidRDefault="007C71EE">
      <w:pPr>
        <w:pStyle w:val="a"/>
        <w:ind w:firstLine="0"/>
        <w:rPr>
          <w:rFonts w:hint="cs"/>
          <w:rtl/>
        </w:rPr>
      </w:pPr>
    </w:p>
    <w:p w14:paraId="40DDDC80" w14:textId="77777777" w:rsidR="00000000" w:rsidRDefault="007C71EE">
      <w:pPr>
        <w:pStyle w:val="ad"/>
        <w:rPr>
          <w:rtl/>
        </w:rPr>
      </w:pPr>
      <w:r>
        <w:rPr>
          <w:rtl/>
        </w:rPr>
        <w:t>היו”ר אלי בן-מנחם:</w:t>
      </w:r>
    </w:p>
    <w:p w14:paraId="1A60F52A" w14:textId="77777777" w:rsidR="00000000" w:rsidRDefault="007C71EE">
      <w:pPr>
        <w:pStyle w:val="a"/>
        <w:rPr>
          <w:rtl/>
        </w:rPr>
      </w:pPr>
    </w:p>
    <w:p w14:paraId="14AA1DDC" w14:textId="77777777" w:rsidR="00000000" w:rsidRDefault="007C71EE">
      <w:pPr>
        <w:pStyle w:val="a"/>
        <w:rPr>
          <w:rFonts w:hint="cs"/>
          <w:rtl/>
        </w:rPr>
      </w:pPr>
      <w:r>
        <w:rPr>
          <w:rFonts w:hint="cs"/>
          <w:rtl/>
        </w:rPr>
        <w:t>הוא אמר מה שא</w:t>
      </w:r>
      <w:r>
        <w:rPr>
          <w:rFonts w:hint="cs"/>
          <w:rtl/>
        </w:rPr>
        <w:t xml:space="preserve">מרה דליה איציק, שמפת הדרכים היא תוכנית יותר גרועה מהסכמי אוסלו, אבל דעתו האישית היא שהוא מאוד תומך בראש הממשלה בדרך הזאת. </w:t>
      </w:r>
    </w:p>
    <w:p w14:paraId="5D482CFA" w14:textId="77777777" w:rsidR="00000000" w:rsidRDefault="007C71EE">
      <w:pPr>
        <w:pStyle w:val="a"/>
        <w:ind w:firstLine="0"/>
        <w:rPr>
          <w:rFonts w:hint="cs"/>
          <w:rtl/>
        </w:rPr>
      </w:pPr>
    </w:p>
    <w:p w14:paraId="34F26B88" w14:textId="77777777" w:rsidR="00000000" w:rsidRDefault="007C71EE">
      <w:pPr>
        <w:pStyle w:val="SpeakerCon"/>
        <w:rPr>
          <w:rtl/>
        </w:rPr>
      </w:pPr>
      <w:bookmarkStart w:id="1369" w:name="FS000000549T27_05_2003_14_51_11C"/>
      <w:bookmarkEnd w:id="1369"/>
      <w:r>
        <w:rPr>
          <w:rtl/>
        </w:rPr>
        <w:t>טלב אל</w:t>
      </w:r>
      <w:r>
        <w:rPr>
          <w:rFonts w:hint="cs"/>
          <w:rtl/>
        </w:rPr>
        <w:t>ל</w:t>
      </w:r>
      <w:r>
        <w:rPr>
          <w:rtl/>
        </w:rPr>
        <w:t>סאנע (רע"ם):</w:t>
      </w:r>
    </w:p>
    <w:p w14:paraId="53140BC9" w14:textId="77777777" w:rsidR="00000000" w:rsidRDefault="007C71EE">
      <w:pPr>
        <w:pStyle w:val="a"/>
        <w:rPr>
          <w:rtl/>
        </w:rPr>
      </w:pPr>
    </w:p>
    <w:p w14:paraId="4314ED85" w14:textId="77777777" w:rsidR="00000000" w:rsidRDefault="007C71EE">
      <w:pPr>
        <w:pStyle w:val="a"/>
        <w:rPr>
          <w:rFonts w:hint="cs"/>
          <w:rtl/>
        </w:rPr>
      </w:pPr>
      <w:r>
        <w:rPr>
          <w:rFonts w:hint="cs"/>
          <w:rtl/>
        </w:rPr>
        <w:t xml:space="preserve">באיזה מובן יותר גרועה? </w:t>
      </w:r>
    </w:p>
    <w:p w14:paraId="14E8D672" w14:textId="77777777" w:rsidR="00000000" w:rsidRDefault="007C71EE">
      <w:pPr>
        <w:pStyle w:val="a"/>
        <w:ind w:firstLine="0"/>
        <w:rPr>
          <w:rFonts w:hint="cs"/>
          <w:rtl/>
        </w:rPr>
      </w:pPr>
    </w:p>
    <w:p w14:paraId="43777FB2" w14:textId="77777777" w:rsidR="00000000" w:rsidRDefault="007C71EE">
      <w:pPr>
        <w:pStyle w:val="ad"/>
        <w:rPr>
          <w:rtl/>
        </w:rPr>
      </w:pPr>
      <w:r>
        <w:rPr>
          <w:rtl/>
        </w:rPr>
        <w:t>היו”ר אלי בן-מנחם:</w:t>
      </w:r>
    </w:p>
    <w:p w14:paraId="5A6AB6EA" w14:textId="77777777" w:rsidR="00000000" w:rsidRDefault="007C71EE">
      <w:pPr>
        <w:pStyle w:val="a"/>
        <w:rPr>
          <w:rtl/>
        </w:rPr>
      </w:pPr>
    </w:p>
    <w:p w14:paraId="4AF81463" w14:textId="77777777" w:rsidR="00000000" w:rsidRDefault="007C71EE">
      <w:pPr>
        <w:pStyle w:val="a"/>
        <w:rPr>
          <w:rFonts w:hint="cs"/>
          <w:rtl/>
        </w:rPr>
      </w:pPr>
      <w:r>
        <w:rPr>
          <w:rFonts w:hint="cs"/>
          <w:rtl/>
        </w:rPr>
        <w:t>זה לא משנה.   בדעות שלו הוא מתון. חבר הכנסת וקנין הוא מאוד מתון.</w:t>
      </w:r>
    </w:p>
    <w:p w14:paraId="2A32EA97" w14:textId="77777777" w:rsidR="00000000" w:rsidRDefault="007C71EE">
      <w:pPr>
        <w:pStyle w:val="a"/>
        <w:ind w:firstLine="0"/>
        <w:rPr>
          <w:rFonts w:hint="cs"/>
          <w:rtl/>
        </w:rPr>
      </w:pPr>
    </w:p>
    <w:p w14:paraId="7E5E6769" w14:textId="77777777" w:rsidR="00000000" w:rsidRDefault="007C71EE">
      <w:pPr>
        <w:pStyle w:val="SpeakerCon"/>
        <w:rPr>
          <w:rtl/>
        </w:rPr>
      </w:pPr>
      <w:bookmarkStart w:id="1370" w:name="FS000000549T27_05_2003_14_51_30C"/>
      <w:bookmarkEnd w:id="1370"/>
      <w:r>
        <w:rPr>
          <w:rtl/>
        </w:rPr>
        <w:t>טלב אלסאנע (רע"ם):</w:t>
      </w:r>
    </w:p>
    <w:p w14:paraId="06B22F11" w14:textId="77777777" w:rsidR="00000000" w:rsidRDefault="007C71EE">
      <w:pPr>
        <w:pStyle w:val="a"/>
        <w:rPr>
          <w:rtl/>
        </w:rPr>
      </w:pPr>
    </w:p>
    <w:p w14:paraId="7CC465D4" w14:textId="77777777" w:rsidR="00000000" w:rsidRDefault="007C71EE">
      <w:pPr>
        <w:pStyle w:val="a"/>
        <w:rPr>
          <w:rFonts w:hint="cs"/>
          <w:rtl/>
        </w:rPr>
      </w:pPr>
      <w:r>
        <w:rPr>
          <w:rFonts w:hint="cs"/>
          <w:rtl/>
        </w:rPr>
        <w:t>תסתכל מה קורה: אם יש תוכנית שמקדמת את השלום, היא גרועה. אם יש תוכנית שתקדם את השלום טוב יותר, היא גרועה יותר. בעצם אנחנו מתייחסים למושגים שעניינם השלום כאל מלת גנאי, וכל דבר שיקדם את השלום הוא דבר גרוע, כשבכל העולם השפוי כל דבר שמקדם את</w:t>
      </w:r>
      <w:r>
        <w:rPr>
          <w:rFonts w:hint="cs"/>
          <w:rtl/>
        </w:rPr>
        <w:t xml:space="preserve"> השלום הוא דבר טוב.  החתירה  והשאיפה לשלום צריכות להיות דבר נעלה. הן לא דבר שצריך לעורר תחושה שלילית. אבל במצב הקיים, כשנעשית שטיפת מוח, הגישה היא שכאילו המלה שלום משמעותה ותרנות, כניעה,  בעוד שלדעתי שלום זה עוצמה, זה כוח. רק עם חזק יכול לעשות שלום. רק המנ</w:t>
      </w:r>
      <w:r>
        <w:rPr>
          <w:rFonts w:hint="cs"/>
          <w:rtl/>
        </w:rPr>
        <w:t xml:space="preserve">היג החזק יכול להוביל לשלום. להכריז מלחמות - כל אדם בודד יכול לבוא ולהכריז מלחמה. עמים חלשים יכריזו מלחמות. אבל להוביל לשלום, לדעתי צריך הרבה אמונה, הרבה כוח. </w:t>
      </w:r>
    </w:p>
    <w:p w14:paraId="1583813C" w14:textId="77777777" w:rsidR="00000000" w:rsidRDefault="007C71EE">
      <w:pPr>
        <w:pStyle w:val="a"/>
        <w:rPr>
          <w:rFonts w:hint="cs"/>
          <w:rtl/>
        </w:rPr>
      </w:pPr>
    </w:p>
    <w:p w14:paraId="7101A127" w14:textId="77777777" w:rsidR="00000000" w:rsidRDefault="007C71EE">
      <w:pPr>
        <w:pStyle w:val="a"/>
        <w:rPr>
          <w:rFonts w:hint="cs"/>
          <w:rtl/>
        </w:rPr>
      </w:pPr>
      <w:r>
        <w:rPr>
          <w:rFonts w:hint="cs"/>
          <w:rtl/>
        </w:rPr>
        <w:t>לכל דבר יש המחיר שלו. למלחמה יש המחיר שלה ולשלום יש המחיר שלו. המחיר של המלחמה, זה מה שאנחנו רוא</w:t>
      </w:r>
      <w:r>
        <w:rPr>
          <w:rFonts w:hint="cs"/>
          <w:rtl/>
        </w:rPr>
        <w:t xml:space="preserve">ים בתוכנית הכלכלית הזאת. המחיר של המלחמה, זה השביתות שיש בחוץ. המחיר של המלחמה, זה העוני והאבטלה שאנחנו סובלים מהם. אז אי-אפשר להגיד: אני בעד כיבוש, אני בעד מלחמה, ואני לא רוצה לשלם את המחיר של המלחמה. על מנת שלא לשלם את מחיר המלחמה, צריך לקדם את השלום. </w:t>
      </w:r>
    </w:p>
    <w:p w14:paraId="66904482" w14:textId="77777777" w:rsidR="00000000" w:rsidRDefault="007C71EE">
      <w:pPr>
        <w:pStyle w:val="a"/>
        <w:rPr>
          <w:rFonts w:hint="cs"/>
          <w:rtl/>
        </w:rPr>
      </w:pPr>
    </w:p>
    <w:p w14:paraId="47A12C6E" w14:textId="77777777" w:rsidR="00000000" w:rsidRDefault="007C71EE">
      <w:pPr>
        <w:pStyle w:val="a"/>
        <w:rPr>
          <w:rFonts w:hint="cs"/>
          <w:rtl/>
        </w:rPr>
      </w:pPr>
      <w:r>
        <w:rPr>
          <w:rFonts w:hint="cs"/>
          <w:rtl/>
        </w:rPr>
        <w:t xml:space="preserve">שלום משמעו עצמאות, חירות, שכנות טובה וכבוד הדדי בין מדינות; להפסיק להתייחס בצורה הפטרנליסטית לעם אחר. אי-אפשר להמשיך להתנהג לאבו-מאזן, למנהיגות הפלסטינית, כאילו שהם עובדים בממשלת ישראל. הממשל הצבאי ממשיך והמושל הצבאי קיים והוא נותן הוראות ופקודות למנהיגים </w:t>
      </w:r>
      <w:r>
        <w:rPr>
          <w:rFonts w:hint="cs"/>
          <w:rtl/>
        </w:rPr>
        <w:t>של הצד הפלסטיני. צריך להתייחס לעם הפלסטיני כאל עם, כמו אל העם בישראל - -</w:t>
      </w:r>
    </w:p>
    <w:p w14:paraId="0D3265CF" w14:textId="77777777" w:rsidR="00000000" w:rsidRDefault="007C71EE">
      <w:pPr>
        <w:pStyle w:val="a"/>
        <w:ind w:firstLine="0"/>
        <w:rPr>
          <w:rFonts w:hint="cs"/>
          <w:rtl/>
        </w:rPr>
      </w:pPr>
    </w:p>
    <w:p w14:paraId="6178749D" w14:textId="77777777" w:rsidR="00000000" w:rsidRDefault="007C71EE">
      <w:pPr>
        <w:pStyle w:val="ad"/>
        <w:rPr>
          <w:rtl/>
        </w:rPr>
      </w:pPr>
      <w:r>
        <w:rPr>
          <w:rtl/>
        </w:rPr>
        <w:t>היו"ר אלי בן-מנחם:</w:t>
      </w:r>
    </w:p>
    <w:p w14:paraId="651E90A3" w14:textId="77777777" w:rsidR="00000000" w:rsidRDefault="007C71EE">
      <w:pPr>
        <w:pStyle w:val="a"/>
        <w:rPr>
          <w:rtl/>
        </w:rPr>
      </w:pPr>
    </w:p>
    <w:p w14:paraId="609FA2BE" w14:textId="77777777" w:rsidR="00000000" w:rsidRDefault="007C71EE">
      <w:pPr>
        <w:pStyle w:val="a"/>
        <w:rPr>
          <w:rFonts w:hint="cs"/>
          <w:rtl/>
        </w:rPr>
      </w:pPr>
      <w:r>
        <w:rPr>
          <w:rFonts w:hint="cs"/>
          <w:rtl/>
        </w:rPr>
        <w:t>תודה לחבר הכנסת טלב אלסנע.</w:t>
      </w:r>
    </w:p>
    <w:p w14:paraId="67333195" w14:textId="77777777" w:rsidR="00000000" w:rsidRDefault="007C71EE">
      <w:pPr>
        <w:pStyle w:val="a"/>
        <w:ind w:firstLine="0"/>
        <w:rPr>
          <w:rFonts w:hint="cs"/>
          <w:rtl/>
        </w:rPr>
      </w:pPr>
    </w:p>
    <w:p w14:paraId="320203D0" w14:textId="77777777" w:rsidR="00000000" w:rsidRDefault="007C71EE">
      <w:pPr>
        <w:pStyle w:val="SpeakerCon"/>
        <w:rPr>
          <w:rtl/>
        </w:rPr>
      </w:pPr>
      <w:bookmarkStart w:id="1371" w:name="FS000000462T27_05_2003_14_02_17C"/>
      <w:bookmarkStart w:id="1372" w:name="FS000000549T27_05_2003_14_02_33"/>
      <w:bookmarkEnd w:id="1371"/>
      <w:bookmarkEnd w:id="1372"/>
      <w:r>
        <w:rPr>
          <w:rtl/>
        </w:rPr>
        <w:t>טלב אלסאנע (רע"ם):</w:t>
      </w:r>
    </w:p>
    <w:p w14:paraId="1258FE82" w14:textId="77777777" w:rsidR="00000000" w:rsidRDefault="007C71EE">
      <w:pPr>
        <w:pStyle w:val="a"/>
        <w:rPr>
          <w:rtl/>
        </w:rPr>
      </w:pPr>
    </w:p>
    <w:p w14:paraId="7B2880B0" w14:textId="77777777" w:rsidR="00000000" w:rsidRDefault="007C71EE">
      <w:pPr>
        <w:pStyle w:val="a"/>
        <w:rPr>
          <w:rFonts w:hint="cs"/>
          <w:rtl/>
        </w:rPr>
      </w:pPr>
      <w:r>
        <w:rPr>
          <w:rFonts w:hint="cs"/>
          <w:rtl/>
        </w:rPr>
        <w:t>- - לממשלתו, כמו אל ממשלת ישראל, לראש הממשלה, כאל ראש הממשלה בישראל. צריך שתהיה הדדיות ביחס. לדעתי, כשיפנימו הדדיו</w:t>
      </w:r>
      <w:r>
        <w:rPr>
          <w:rFonts w:hint="cs"/>
          <w:rtl/>
        </w:rPr>
        <w:t>ת ביחס והדדיות גם בזכויות הלאומיות, אז תיסלל הדרך לשלום. תודה רבה.</w:t>
      </w:r>
    </w:p>
    <w:p w14:paraId="5BDDDA5E" w14:textId="77777777" w:rsidR="00000000" w:rsidRDefault="007C71EE">
      <w:pPr>
        <w:pStyle w:val="a"/>
        <w:ind w:firstLine="0"/>
        <w:rPr>
          <w:rFonts w:hint="cs"/>
          <w:rtl/>
        </w:rPr>
      </w:pPr>
    </w:p>
    <w:p w14:paraId="690F40DB" w14:textId="77777777" w:rsidR="00000000" w:rsidRDefault="007C71EE">
      <w:pPr>
        <w:pStyle w:val="ad"/>
        <w:rPr>
          <w:rtl/>
        </w:rPr>
      </w:pPr>
      <w:r>
        <w:rPr>
          <w:rtl/>
        </w:rPr>
        <w:t>היו"ר אלי בן-מנחם:</w:t>
      </w:r>
    </w:p>
    <w:p w14:paraId="0938034E" w14:textId="77777777" w:rsidR="00000000" w:rsidRDefault="007C71EE">
      <w:pPr>
        <w:pStyle w:val="a"/>
        <w:rPr>
          <w:rtl/>
        </w:rPr>
      </w:pPr>
    </w:p>
    <w:p w14:paraId="44E37079" w14:textId="77777777" w:rsidR="00000000" w:rsidRDefault="007C71EE">
      <w:pPr>
        <w:pStyle w:val="a"/>
        <w:rPr>
          <w:rFonts w:hint="cs"/>
          <w:rtl/>
        </w:rPr>
      </w:pPr>
      <w:r>
        <w:rPr>
          <w:rFonts w:hint="cs"/>
          <w:rtl/>
        </w:rPr>
        <w:t>תודה לחבר הכנסת אלסאנע. אני מזמין את חבר הכנסת רומן ברונפמן. אחריו - חבר הכנסת אברהם רביץ.</w:t>
      </w:r>
    </w:p>
    <w:p w14:paraId="645EA114" w14:textId="77777777" w:rsidR="00000000" w:rsidRDefault="007C71EE">
      <w:pPr>
        <w:pStyle w:val="a"/>
        <w:ind w:firstLine="0"/>
        <w:rPr>
          <w:rFonts w:hint="cs"/>
          <w:rtl/>
        </w:rPr>
      </w:pPr>
    </w:p>
    <w:p w14:paraId="1D567547" w14:textId="77777777" w:rsidR="00000000" w:rsidRDefault="007C71EE">
      <w:pPr>
        <w:pStyle w:val="Speaker"/>
        <w:rPr>
          <w:rtl/>
        </w:rPr>
      </w:pPr>
      <w:bookmarkStart w:id="1373" w:name="FS000000552T27_05_2003_14_04_04"/>
      <w:bookmarkEnd w:id="1373"/>
      <w:r>
        <w:rPr>
          <w:rFonts w:hint="eastAsia"/>
          <w:rtl/>
        </w:rPr>
        <w:t>רומן</w:t>
      </w:r>
      <w:r>
        <w:rPr>
          <w:rtl/>
        </w:rPr>
        <w:t xml:space="preserve"> ברונפמן (מרצ):</w:t>
      </w:r>
    </w:p>
    <w:p w14:paraId="18DDE5AF" w14:textId="77777777" w:rsidR="00000000" w:rsidRDefault="007C71EE">
      <w:pPr>
        <w:pStyle w:val="a"/>
        <w:rPr>
          <w:rFonts w:hint="cs"/>
          <w:rtl/>
        </w:rPr>
      </w:pPr>
    </w:p>
    <w:p w14:paraId="13C12998" w14:textId="77777777" w:rsidR="00000000" w:rsidRDefault="007C71EE">
      <w:pPr>
        <w:pStyle w:val="a"/>
        <w:rPr>
          <w:rFonts w:hint="cs"/>
          <w:rtl/>
        </w:rPr>
      </w:pPr>
      <w:r>
        <w:rPr>
          <w:rFonts w:hint="cs"/>
          <w:rtl/>
        </w:rPr>
        <w:t>אדוני היושב-ראש, רבותי חברי הכנסת, זה לא מקרה שבדיון על</w:t>
      </w:r>
      <w:r>
        <w:rPr>
          <w:rFonts w:hint="cs"/>
          <w:rtl/>
        </w:rPr>
        <w:t xml:space="preserve"> התוכנית הכלכלית החדשה ועל הקיצוצים בתקציב, כל נואם, כמעט מכל סיעות הבית, בסופו של דבר מתחיל או מסיים את הנאום שלו בהתייחסות למפת הדרכים ולמשא-ומתן העתידי עם הפלסטינים. אם אנחנו רוצים או לא, כל מה שמתרחש אצלנו בחברה - - -</w:t>
      </w:r>
    </w:p>
    <w:p w14:paraId="7465567A" w14:textId="77777777" w:rsidR="00000000" w:rsidRDefault="007C71EE">
      <w:pPr>
        <w:pStyle w:val="a"/>
        <w:ind w:firstLine="0"/>
        <w:rPr>
          <w:rFonts w:hint="cs"/>
          <w:rtl/>
        </w:rPr>
      </w:pPr>
    </w:p>
    <w:p w14:paraId="6EB3713E" w14:textId="77777777" w:rsidR="00000000" w:rsidRDefault="007C71EE">
      <w:pPr>
        <w:pStyle w:val="ad"/>
        <w:rPr>
          <w:rtl/>
        </w:rPr>
      </w:pPr>
      <w:r>
        <w:rPr>
          <w:rtl/>
        </w:rPr>
        <w:t>היו"ר אלי בן-מנחם:</w:t>
      </w:r>
    </w:p>
    <w:p w14:paraId="750C3927" w14:textId="77777777" w:rsidR="00000000" w:rsidRDefault="007C71EE">
      <w:pPr>
        <w:pStyle w:val="a"/>
        <w:rPr>
          <w:rtl/>
        </w:rPr>
      </w:pPr>
    </w:p>
    <w:p w14:paraId="70F98114" w14:textId="77777777" w:rsidR="00000000" w:rsidRDefault="007C71EE">
      <w:pPr>
        <w:pStyle w:val="a"/>
        <w:rPr>
          <w:rFonts w:hint="cs"/>
          <w:rtl/>
        </w:rPr>
      </w:pPr>
      <w:r>
        <w:rPr>
          <w:rFonts w:hint="cs"/>
          <w:rtl/>
        </w:rPr>
        <w:t>השר פורז יוצא</w:t>
      </w:r>
      <w:r>
        <w:rPr>
          <w:rFonts w:hint="cs"/>
          <w:rtl/>
        </w:rPr>
        <w:t>.</w:t>
      </w:r>
    </w:p>
    <w:p w14:paraId="2ED9DC78" w14:textId="77777777" w:rsidR="00000000" w:rsidRDefault="007C71EE">
      <w:pPr>
        <w:pStyle w:val="a"/>
        <w:ind w:firstLine="0"/>
        <w:rPr>
          <w:rFonts w:hint="cs"/>
          <w:rtl/>
        </w:rPr>
      </w:pPr>
    </w:p>
    <w:p w14:paraId="76EBB956" w14:textId="77777777" w:rsidR="00000000" w:rsidRDefault="007C71EE">
      <w:pPr>
        <w:pStyle w:val="SpeakerCon"/>
        <w:rPr>
          <w:rtl/>
        </w:rPr>
      </w:pPr>
      <w:bookmarkStart w:id="1374" w:name="FS000000552T27_05_2003_14_05_34C"/>
      <w:bookmarkEnd w:id="1374"/>
      <w:r>
        <w:rPr>
          <w:rtl/>
        </w:rPr>
        <w:t>רומן ברונפמן (מרצ):</w:t>
      </w:r>
    </w:p>
    <w:p w14:paraId="4C321EF6" w14:textId="77777777" w:rsidR="00000000" w:rsidRDefault="007C71EE">
      <w:pPr>
        <w:pStyle w:val="a"/>
        <w:rPr>
          <w:rtl/>
        </w:rPr>
      </w:pPr>
    </w:p>
    <w:p w14:paraId="39DAB3FC" w14:textId="77777777" w:rsidR="00000000" w:rsidRDefault="007C71EE">
      <w:pPr>
        <w:pStyle w:val="a"/>
        <w:rPr>
          <w:rFonts w:hint="cs"/>
          <w:rtl/>
        </w:rPr>
      </w:pPr>
      <w:r>
        <w:rPr>
          <w:rFonts w:hint="cs"/>
          <w:rtl/>
        </w:rPr>
        <w:t>לא, זה בסדר. הוא מפגין נוכחות מאוד יפה ואפילו אמיצה. אז אפשר לברך את השר פורז על כך.</w:t>
      </w:r>
    </w:p>
    <w:p w14:paraId="1637A49D" w14:textId="77777777" w:rsidR="00000000" w:rsidRDefault="007C71EE">
      <w:pPr>
        <w:pStyle w:val="a"/>
        <w:ind w:firstLine="0"/>
        <w:rPr>
          <w:rFonts w:hint="cs"/>
          <w:rtl/>
        </w:rPr>
      </w:pPr>
    </w:p>
    <w:p w14:paraId="6FB2DB3F" w14:textId="77777777" w:rsidR="00000000" w:rsidRDefault="007C71EE">
      <w:pPr>
        <w:pStyle w:val="ac"/>
        <w:rPr>
          <w:rtl/>
        </w:rPr>
      </w:pPr>
      <w:r>
        <w:rPr>
          <w:rFonts w:hint="eastAsia"/>
          <w:rtl/>
        </w:rPr>
        <w:t>שר</w:t>
      </w:r>
      <w:r>
        <w:rPr>
          <w:rtl/>
        </w:rPr>
        <w:t xml:space="preserve"> הפנים אברהם פורז:</w:t>
      </w:r>
    </w:p>
    <w:p w14:paraId="3B91F347" w14:textId="77777777" w:rsidR="00000000" w:rsidRDefault="007C71EE">
      <w:pPr>
        <w:pStyle w:val="a"/>
        <w:rPr>
          <w:rFonts w:hint="cs"/>
          <w:rtl/>
        </w:rPr>
      </w:pPr>
    </w:p>
    <w:p w14:paraId="692EBA24" w14:textId="77777777" w:rsidR="00000000" w:rsidRDefault="007C71EE">
      <w:pPr>
        <w:pStyle w:val="a"/>
        <w:rPr>
          <w:rFonts w:hint="cs"/>
          <w:rtl/>
        </w:rPr>
      </w:pPr>
      <w:r>
        <w:rPr>
          <w:rFonts w:hint="cs"/>
          <w:rtl/>
        </w:rPr>
        <w:t>אני פה, אני לא הולך.</w:t>
      </w:r>
    </w:p>
    <w:p w14:paraId="40A7DEA1" w14:textId="77777777" w:rsidR="00000000" w:rsidRDefault="007C71EE">
      <w:pPr>
        <w:pStyle w:val="a"/>
        <w:ind w:firstLine="0"/>
        <w:rPr>
          <w:rFonts w:hint="cs"/>
          <w:rtl/>
        </w:rPr>
      </w:pPr>
    </w:p>
    <w:p w14:paraId="0314A161" w14:textId="77777777" w:rsidR="00000000" w:rsidRDefault="007C71EE">
      <w:pPr>
        <w:pStyle w:val="SpeakerCon"/>
        <w:rPr>
          <w:rtl/>
        </w:rPr>
      </w:pPr>
      <w:bookmarkStart w:id="1375" w:name="FS000000552T27_05_2003_14_06_13C"/>
      <w:bookmarkEnd w:id="1375"/>
      <w:r>
        <w:rPr>
          <w:rtl/>
        </w:rPr>
        <w:t>רומן ברונפמן (מרצ):</w:t>
      </w:r>
    </w:p>
    <w:p w14:paraId="497FC660" w14:textId="77777777" w:rsidR="00000000" w:rsidRDefault="007C71EE">
      <w:pPr>
        <w:pStyle w:val="a"/>
        <w:rPr>
          <w:rtl/>
        </w:rPr>
      </w:pPr>
    </w:p>
    <w:p w14:paraId="45EA3D4C" w14:textId="77777777" w:rsidR="00000000" w:rsidRDefault="007C71EE">
      <w:pPr>
        <w:pStyle w:val="a"/>
        <w:rPr>
          <w:rFonts w:hint="cs"/>
          <w:rtl/>
        </w:rPr>
      </w:pPr>
      <w:r>
        <w:rPr>
          <w:rFonts w:hint="cs"/>
          <w:rtl/>
        </w:rPr>
        <w:t>זה בסדר, אני לא אגיד שום דבר שלא שמעת ולא ידעת. לצערי, אני לא אחדש לך דבר בעשר הד</w:t>
      </w:r>
      <w:r>
        <w:rPr>
          <w:rFonts w:hint="cs"/>
          <w:rtl/>
        </w:rPr>
        <w:t>קות הקרובות.</w:t>
      </w:r>
    </w:p>
    <w:p w14:paraId="463E7715" w14:textId="77777777" w:rsidR="00000000" w:rsidRDefault="007C71EE">
      <w:pPr>
        <w:pStyle w:val="a"/>
        <w:ind w:firstLine="0"/>
        <w:rPr>
          <w:rFonts w:hint="cs"/>
          <w:rtl/>
        </w:rPr>
      </w:pPr>
    </w:p>
    <w:p w14:paraId="656B3EBD" w14:textId="77777777" w:rsidR="00000000" w:rsidRDefault="007C71EE">
      <w:pPr>
        <w:pStyle w:val="ac"/>
        <w:rPr>
          <w:rtl/>
        </w:rPr>
      </w:pPr>
      <w:r>
        <w:rPr>
          <w:rFonts w:hint="eastAsia"/>
          <w:rtl/>
        </w:rPr>
        <w:t>שר</w:t>
      </w:r>
      <w:r>
        <w:rPr>
          <w:rtl/>
        </w:rPr>
        <w:t xml:space="preserve"> הפנים אברהם פורז:</w:t>
      </w:r>
    </w:p>
    <w:p w14:paraId="5E52B7E4" w14:textId="77777777" w:rsidR="00000000" w:rsidRDefault="007C71EE">
      <w:pPr>
        <w:pStyle w:val="a"/>
        <w:rPr>
          <w:rFonts w:hint="cs"/>
          <w:rtl/>
        </w:rPr>
      </w:pPr>
    </w:p>
    <w:p w14:paraId="2665A0DD" w14:textId="77777777" w:rsidR="00000000" w:rsidRDefault="007C71EE">
      <w:pPr>
        <w:pStyle w:val="a"/>
        <w:rPr>
          <w:rFonts w:hint="cs"/>
          <w:rtl/>
        </w:rPr>
      </w:pPr>
      <w:r>
        <w:rPr>
          <w:rFonts w:hint="cs"/>
          <w:rtl/>
        </w:rPr>
        <w:t>אולי בכל זאת תחדש משהו?</w:t>
      </w:r>
    </w:p>
    <w:p w14:paraId="23D8FB81" w14:textId="77777777" w:rsidR="00000000" w:rsidRDefault="007C71EE">
      <w:pPr>
        <w:pStyle w:val="a"/>
        <w:ind w:firstLine="0"/>
        <w:rPr>
          <w:rFonts w:hint="cs"/>
          <w:rtl/>
        </w:rPr>
      </w:pPr>
    </w:p>
    <w:p w14:paraId="563546B3" w14:textId="77777777" w:rsidR="00000000" w:rsidRDefault="007C71EE">
      <w:pPr>
        <w:pStyle w:val="SpeakerCon"/>
        <w:rPr>
          <w:rtl/>
        </w:rPr>
      </w:pPr>
      <w:bookmarkStart w:id="1376" w:name="FS000000552T27_05_2003_14_06_46C"/>
      <w:bookmarkEnd w:id="1376"/>
      <w:r>
        <w:rPr>
          <w:rtl/>
        </w:rPr>
        <w:t>רומן ברונפמן (מרצ):</w:t>
      </w:r>
    </w:p>
    <w:p w14:paraId="54E61BC4" w14:textId="77777777" w:rsidR="00000000" w:rsidRDefault="007C71EE">
      <w:pPr>
        <w:pStyle w:val="a"/>
        <w:rPr>
          <w:rtl/>
        </w:rPr>
      </w:pPr>
    </w:p>
    <w:p w14:paraId="1AC406C5" w14:textId="77777777" w:rsidR="00000000" w:rsidRDefault="007C71EE">
      <w:pPr>
        <w:pStyle w:val="a"/>
        <w:rPr>
          <w:rFonts w:hint="cs"/>
          <w:rtl/>
        </w:rPr>
      </w:pPr>
      <w:r>
        <w:rPr>
          <w:rFonts w:hint="cs"/>
          <w:rtl/>
        </w:rPr>
        <w:t>אני לא מאמין. אבל יכול להיות שאני אגיד מלה טובה על המשרד שלך, אז תיזהר.</w:t>
      </w:r>
    </w:p>
    <w:p w14:paraId="6D4481DD" w14:textId="77777777" w:rsidR="00000000" w:rsidRDefault="007C71EE">
      <w:pPr>
        <w:pStyle w:val="a"/>
        <w:ind w:firstLine="0"/>
        <w:rPr>
          <w:rFonts w:hint="cs"/>
          <w:rtl/>
        </w:rPr>
      </w:pPr>
    </w:p>
    <w:p w14:paraId="7836F45E" w14:textId="77777777" w:rsidR="00000000" w:rsidRDefault="007C71EE">
      <w:pPr>
        <w:pStyle w:val="ac"/>
        <w:rPr>
          <w:rtl/>
        </w:rPr>
      </w:pPr>
      <w:r>
        <w:rPr>
          <w:rFonts w:hint="eastAsia"/>
          <w:rtl/>
        </w:rPr>
        <w:t>שר</w:t>
      </w:r>
      <w:r>
        <w:rPr>
          <w:rtl/>
        </w:rPr>
        <w:t xml:space="preserve"> הפנים אברהם פורז:</w:t>
      </w:r>
    </w:p>
    <w:p w14:paraId="6F49A85E" w14:textId="77777777" w:rsidR="00000000" w:rsidRDefault="007C71EE">
      <w:pPr>
        <w:pStyle w:val="a"/>
        <w:rPr>
          <w:rFonts w:hint="cs"/>
          <w:rtl/>
        </w:rPr>
      </w:pPr>
    </w:p>
    <w:p w14:paraId="77CCFF7A" w14:textId="77777777" w:rsidR="00000000" w:rsidRDefault="007C71EE">
      <w:pPr>
        <w:pStyle w:val="a"/>
        <w:rPr>
          <w:rFonts w:hint="cs"/>
          <w:rtl/>
        </w:rPr>
      </w:pPr>
      <w:r>
        <w:rPr>
          <w:rFonts w:hint="cs"/>
          <w:rtl/>
        </w:rPr>
        <w:t>תגיד מלה טובה עלי, מה על המשרד?</w:t>
      </w:r>
    </w:p>
    <w:p w14:paraId="0E71E9BA" w14:textId="77777777" w:rsidR="00000000" w:rsidRDefault="007C71EE">
      <w:pPr>
        <w:pStyle w:val="a"/>
        <w:ind w:firstLine="0"/>
        <w:rPr>
          <w:rFonts w:hint="cs"/>
          <w:rtl/>
        </w:rPr>
      </w:pPr>
    </w:p>
    <w:p w14:paraId="43204888" w14:textId="77777777" w:rsidR="00000000" w:rsidRDefault="007C71EE">
      <w:pPr>
        <w:pStyle w:val="SpeakerCon"/>
        <w:rPr>
          <w:rtl/>
        </w:rPr>
      </w:pPr>
      <w:bookmarkStart w:id="1377" w:name="FS000000552T27_05_2003_14_07_21C"/>
      <w:bookmarkEnd w:id="1377"/>
      <w:r>
        <w:rPr>
          <w:rFonts w:hint="eastAsia"/>
          <w:rtl/>
        </w:rPr>
        <w:t>רומן</w:t>
      </w:r>
      <w:r>
        <w:rPr>
          <w:rtl/>
        </w:rPr>
        <w:t xml:space="preserve"> ברונפמן (מרצ):</w:t>
      </w:r>
    </w:p>
    <w:p w14:paraId="488B5994" w14:textId="77777777" w:rsidR="00000000" w:rsidRDefault="007C71EE">
      <w:pPr>
        <w:pStyle w:val="a"/>
        <w:rPr>
          <w:rFonts w:hint="cs"/>
          <w:rtl/>
        </w:rPr>
      </w:pPr>
    </w:p>
    <w:p w14:paraId="24F86A3E" w14:textId="77777777" w:rsidR="00000000" w:rsidRDefault="007C71EE">
      <w:pPr>
        <w:pStyle w:val="a"/>
        <w:rPr>
          <w:rFonts w:hint="cs"/>
          <w:rtl/>
        </w:rPr>
      </w:pPr>
      <w:r>
        <w:rPr>
          <w:rFonts w:hint="cs"/>
          <w:rtl/>
        </w:rPr>
        <w:t>המשרד זה אתה ואתה זה המשר</w:t>
      </w:r>
      <w:r>
        <w:rPr>
          <w:rFonts w:hint="cs"/>
          <w:rtl/>
        </w:rPr>
        <w:t xml:space="preserve">ד. לפחות לשנים הקרובות. </w:t>
      </w:r>
    </w:p>
    <w:p w14:paraId="6910A071" w14:textId="77777777" w:rsidR="00000000" w:rsidRDefault="007C71EE">
      <w:pPr>
        <w:pStyle w:val="a"/>
        <w:rPr>
          <w:rFonts w:hint="cs"/>
          <w:rtl/>
        </w:rPr>
      </w:pPr>
    </w:p>
    <w:p w14:paraId="3DE7F9AD" w14:textId="77777777" w:rsidR="00000000" w:rsidRDefault="007C71EE">
      <w:pPr>
        <w:pStyle w:val="a"/>
        <w:rPr>
          <w:rFonts w:hint="cs"/>
          <w:rtl/>
        </w:rPr>
      </w:pPr>
      <w:r>
        <w:rPr>
          <w:rFonts w:hint="cs"/>
          <w:rtl/>
        </w:rPr>
        <w:t>שני הדברים קשורים זה לזה: המצב המדיני, הכיבוש המתמשך, השליטה בעם אחר. ד"ר בשארה, אני לא יודע אם שמעת שמשרד החוץ שוקל להוציא את המלה "כיבוש" מהאיסורים הסמנטיים שהיו נהוגים עד כה, בעקבות השימוש שעשה במלה זאת ראש הממשלה. זאת אומרת, ה</w:t>
      </w:r>
      <w:r>
        <w:rPr>
          <w:rFonts w:hint="cs"/>
          <w:rtl/>
        </w:rPr>
        <w:t xml:space="preserve">התקדמות הגיעה גם למעוז ההסברה הישראלי בחו"ל, והמלה כיבוש לא תהיה אסורה עוד לשימוש על-ידי הדיפלומטים הישראלים. זה במחקר, עוד אין החלטה, אבל המומחים הגדולים במשרד החוץ כבר יושבים וחושבים אם אפשר להשתמש במלה כיבוש או לא. זאת אומרת, השימוש במלה הוא שיגדיר לנו </w:t>
      </w:r>
      <w:r>
        <w:rPr>
          <w:rFonts w:hint="cs"/>
          <w:rtl/>
        </w:rPr>
        <w:t>אם הכיבוש קיים או לא קיים.</w:t>
      </w:r>
    </w:p>
    <w:p w14:paraId="07622789" w14:textId="77777777" w:rsidR="00000000" w:rsidRDefault="007C71EE">
      <w:pPr>
        <w:pStyle w:val="a"/>
        <w:ind w:firstLine="0"/>
        <w:rPr>
          <w:rFonts w:hint="cs"/>
          <w:rtl/>
        </w:rPr>
      </w:pPr>
    </w:p>
    <w:p w14:paraId="5B936366" w14:textId="77777777" w:rsidR="00000000" w:rsidRDefault="007C71EE">
      <w:pPr>
        <w:pStyle w:val="ac"/>
        <w:rPr>
          <w:rtl/>
        </w:rPr>
      </w:pPr>
    </w:p>
    <w:p w14:paraId="40591579" w14:textId="77777777" w:rsidR="00000000" w:rsidRDefault="007C71EE">
      <w:pPr>
        <w:pStyle w:val="ac"/>
        <w:rPr>
          <w:rtl/>
        </w:rPr>
      </w:pPr>
      <w:r>
        <w:rPr>
          <w:rFonts w:hint="eastAsia"/>
          <w:rtl/>
        </w:rPr>
        <w:t>עזמי</w:t>
      </w:r>
      <w:r>
        <w:rPr>
          <w:rtl/>
        </w:rPr>
        <w:t xml:space="preserve"> בשארה (בל"ד):</w:t>
      </w:r>
    </w:p>
    <w:p w14:paraId="34999F7F" w14:textId="77777777" w:rsidR="00000000" w:rsidRDefault="007C71EE">
      <w:pPr>
        <w:pStyle w:val="a"/>
        <w:rPr>
          <w:rFonts w:hint="cs"/>
          <w:rtl/>
        </w:rPr>
      </w:pPr>
    </w:p>
    <w:p w14:paraId="04888B21" w14:textId="77777777" w:rsidR="00000000" w:rsidRDefault="007C71EE">
      <w:pPr>
        <w:pStyle w:val="a"/>
        <w:rPr>
          <w:rFonts w:hint="cs"/>
          <w:rtl/>
        </w:rPr>
      </w:pPr>
      <w:r>
        <w:rPr>
          <w:rFonts w:hint="cs"/>
          <w:rtl/>
        </w:rPr>
        <w:t>אני מבטיח לך שהם לא יגידו "השטחים הכבושים".</w:t>
      </w:r>
    </w:p>
    <w:p w14:paraId="054E291D" w14:textId="77777777" w:rsidR="00000000" w:rsidRDefault="007C71EE">
      <w:pPr>
        <w:pStyle w:val="a"/>
        <w:ind w:firstLine="0"/>
        <w:rPr>
          <w:rFonts w:hint="cs"/>
          <w:rtl/>
        </w:rPr>
      </w:pPr>
    </w:p>
    <w:p w14:paraId="228BF2E3" w14:textId="77777777" w:rsidR="00000000" w:rsidRDefault="007C71EE">
      <w:pPr>
        <w:pStyle w:val="SpeakerCon"/>
        <w:rPr>
          <w:rtl/>
        </w:rPr>
      </w:pPr>
      <w:bookmarkStart w:id="1378" w:name="FS000000552T27_05_2003_14_12_04C"/>
      <w:bookmarkEnd w:id="1378"/>
      <w:r>
        <w:rPr>
          <w:rFonts w:hint="eastAsia"/>
          <w:rtl/>
        </w:rPr>
        <w:t>רומן</w:t>
      </w:r>
      <w:r>
        <w:rPr>
          <w:rtl/>
        </w:rPr>
        <w:t xml:space="preserve"> ברונפמן (מרצ):</w:t>
      </w:r>
    </w:p>
    <w:p w14:paraId="6DF1AE87" w14:textId="77777777" w:rsidR="00000000" w:rsidRDefault="007C71EE">
      <w:pPr>
        <w:pStyle w:val="a"/>
        <w:rPr>
          <w:rFonts w:hint="cs"/>
          <w:rtl/>
        </w:rPr>
      </w:pPr>
    </w:p>
    <w:p w14:paraId="6BC1567E" w14:textId="77777777" w:rsidR="00000000" w:rsidRDefault="007C71EE">
      <w:pPr>
        <w:pStyle w:val="a"/>
        <w:rPr>
          <w:rFonts w:hint="cs"/>
          <w:rtl/>
        </w:rPr>
      </w:pPr>
      <w:r>
        <w:rPr>
          <w:rFonts w:hint="cs"/>
          <w:rtl/>
        </w:rPr>
        <w:t>איך שלא יהיה, גם ראש הממשלה, שנבחר על-ידי הצד הימני של החברה הישראלית, למרות שטיפת המוח ולמרות השקר הגס שהרבה מאוד אנשי ימין מכל הגוונים ומכל</w:t>
      </w:r>
      <w:r>
        <w:rPr>
          <w:rFonts w:hint="cs"/>
          <w:rtl/>
        </w:rPr>
        <w:t xml:space="preserve"> העדות השתמשו בו, סוף-סוף אמר את האמת, את האמת שאנחנו אומרים זה 37 שנים, שהכיבוש הורג והכיבוש הורס, והוא הורס גם את הכלכלה הישראלית, וזה לא מוזר. </w:t>
      </w:r>
    </w:p>
    <w:p w14:paraId="73201DE0" w14:textId="77777777" w:rsidR="00000000" w:rsidRDefault="007C71EE">
      <w:pPr>
        <w:pStyle w:val="a"/>
        <w:rPr>
          <w:rFonts w:hint="cs"/>
          <w:rtl/>
        </w:rPr>
      </w:pPr>
    </w:p>
    <w:p w14:paraId="32270F30" w14:textId="77777777" w:rsidR="00000000" w:rsidRDefault="007C71EE">
      <w:pPr>
        <w:pStyle w:val="a"/>
        <w:rPr>
          <w:rFonts w:hint="cs"/>
          <w:rtl/>
        </w:rPr>
      </w:pPr>
      <w:r>
        <w:rPr>
          <w:rFonts w:hint="cs"/>
          <w:rtl/>
        </w:rPr>
        <w:t>כשאנחנו דנים על התוכנית הכלכלית, קודם כול אנחנו צריכים להתייחס לשורש הבעיה. שורש הבעיה הוא מלחמה שכפינו על ע</w:t>
      </w:r>
      <w:r>
        <w:rPr>
          <w:rFonts w:hint="cs"/>
          <w:rtl/>
        </w:rPr>
        <w:t>צמנו; לא מלחמה שכפו עלינו, אלא מלחמה שכפינו על עצמנו על-ידי כיבוש השטחים. אם יש אור בקצה המנהרה ואם באמת מפת הדרכים - טלב אלסאנע אמר את דבריו ויצא. זה גם כן אחד מהמנהגים הטובים של הבית: הוא נכנס, הוא אומר והוא יוצא.</w:t>
      </w:r>
    </w:p>
    <w:p w14:paraId="1F7E852C" w14:textId="77777777" w:rsidR="00000000" w:rsidRDefault="007C71EE">
      <w:pPr>
        <w:pStyle w:val="a"/>
        <w:ind w:firstLine="0"/>
        <w:rPr>
          <w:rFonts w:hint="cs"/>
          <w:rtl/>
        </w:rPr>
      </w:pPr>
    </w:p>
    <w:p w14:paraId="53C7AF91" w14:textId="77777777" w:rsidR="00000000" w:rsidRDefault="007C71EE">
      <w:pPr>
        <w:pStyle w:val="ac"/>
        <w:rPr>
          <w:rtl/>
        </w:rPr>
      </w:pPr>
      <w:r>
        <w:rPr>
          <w:rFonts w:hint="cs"/>
          <w:rtl/>
        </w:rPr>
        <w:t xml:space="preserve"> </w:t>
      </w:r>
      <w:r>
        <w:rPr>
          <w:rFonts w:hint="eastAsia"/>
          <w:rtl/>
        </w:rPr>
        <w:t>עבד</w:t>
      </w:r>
      <w:r>
        <w:rPr>
          <w:rtl/>
        </w:rPr>
        <w:t>-אלמאלכ דהאמשה (רע"ם):</w:t>
      </w:r>
    </w:p>
    <w:p w14:paraId="2EA72B90" w14:textId="77777777" w:rsidR="00000000" w:rsidRDefault="007C71EE">
      <w:pPr>
        <w:pStyle w:val="a"/>
        <w:rPr>
          <w:rFonts w:hint="cs"/>
          <w:rtl/>
        </w:rPr>
      </w:pPr>
    </w:p>
    <w:p w14:paraId="5E3EFDA4" w14:textId="77777777" w:rsidR="00000000" w:rsidRDefault="007C71EE">
      <w:pPr>
        <w:pStyle w:val="a"/>
        <w:rPr>
          <w:rFonts w:hint="cs"/>
          <w:rtl/>
        </w:rPr>
      </w:pPr>
      <w:r>
        <w:rPr>
          <w:rFonts w:hint="cs"/>
          <w:rtl/>
        </w:rPr>
        <w:t xml:space="preserve">אני  אייצג </w:t>
      </w:r>
      <w:r>
        <w:rPr>
          <w:rFonts w:hint="cs"/>
          <w:rtl/>
        </w:rPr>
        <w:t>אותו לעניין הזה.</w:t>
      </w:r>
    </w:p>
    <w:p w14:paraId="31955D9D" w14:textId="77777777" w:rsidR="00000000" w:rsidRDefault="007C71EE">
      <w:pPr>
        <w:pStyle w:val="a"/>
        <w:ind w:firstLine="0"/>
        <w:rPr>
          <w:rFonts w:hint="cs"/>
          <w:rtl/>
        </w:rPr>
      </w:pPr>
    </w:p>
    <w:p w14:paraId="4A350C21" w14:textId="77777777" w:rsidR="00000000" w:rsidRDefault="007C71EE">
      <w:pPr>
        <w:pStyle w:val="SpeakerCon"/>
        <w:rPr>
          <w:rtl/>
        </w:rPr>
      </w:pPr>
      <w:bookmarkStart w:id="1379" w:name="FS000000552T27_05_2003_14_12_28C"/>
      <w:bookmarkEnd w:id="1379"/>
      <w:r>
        <w:rPr>
          <w:rtl/>
        </w:rPr>
        <w:t>רומן ברונפמן (מרצ):</w:t>
      </w:r>
    </w:p>
    <w:p w14:paraId="701F1B63" w14:textId="77777777" w:rsidR="00000000" w:rsidRDefault="007C71EE">
      <w:pPr>
        <w:pStyle w:val="a"/>
        <w:rPr>
          <w:rtl/>
        </w:rPr>
      </w:pPr>
    </w:p>
    <w:p w14:paraId="746A9727" w14:textId="77777777" w:rsidR="00000000" w:rsidRDefault="007C71EE">
      <w:pPr>
        <w:pStyle w:val="a"/>
        <w:rPr>
          <w:rFonts w:hint="cs"/>
          <w:rtl/>
        </w:rPr>
      </w:pPr>
      <w:r>
        <w:rPr>
          <w:rFonts w:hint="cs"/>
          <w:rtl/>
        </w:rPr>
        <w:t xml:space="preserve">אתה תייצג אותו ותמסור לו גם את ההערה שלי, לפחות שיישאר כאן חמש דקות לפני וחמש דקות אחרי, כי יש איזו המשכיות. </w:t>
      </w:r>
    </w:p>
    <w:p w14:paraId="3835AC7A" w14:textId="77777777" w:rsidR="00000000" w:rsidRDefault="007C71EE">
      <w:pPr>
        <w:pStyle w:val="a"/>
        <w:rPr>
          <w:rFonts w:hint="cs"/>
          <w:rtl/>
        </w:rPr>
      </w:pPr>
    </w:p>
    <w:p w14:paraId="7E26A127" w14:textId="77777777" w:rsidR="00000000" w:rsidRDefault="007C71EE">
      <w:pPr>
        <w:pStyle w:val="a"/>
        <w:rPr>
          <w:rFonts w:hint="cs"/>
          <w:rtl/>
        </w:rPr>
      </w:pPr>
      <w:r>
        <w:rPr>
          <w:rFonts w:hint="cs"/>
          <w:rtl/>
        </w:rPr>
        <w:t>התוכנית גרועה או טובה - זה לא עניין אבסולוטי, זה עניין יחסי. זה תלוי באיזו נקודה אתה נמצא ומאיזו נקודת ראי</w:t>
      </w:r>
      <w:r>
        <w:rPr>
          <w:rFonts w:hint="cs"/>
          <w:rtl/>
        </w:rPr>
        <w:t xml:space="preserve">יה אתה מעריך את התוכנית. אז בשביל הימין הקיצוני והפאשיסטי של מדינת ישראל זו באמת תוכנית גרועה מאוד. למרכז, זו תוכנית פרגמטית. לשמאל הישראלי, זאת תוכנית מבטיחה. היא מבטיחה איזה תהליך, שיכול להיות, אנחנו לא בטוחים, אבל יכול להיות שבסיומו נשים קץ לכיבוש. </w:t>
      </w:r>
    </w:p>
    <w:p w14:paraId="2B015765" w14:textId="77777777" w:rsidR="00000000" w:rsidRDefault="007C71EE">
      <w:pPr>
        <w:pStyle w:val="a"/>
        <w:rPr>
          <w:rFonts w:hint="cs"/>
          <w:rtl/>
        </w:rPr>
      </w:pPr>
    </w:p>
    <w:p w14:paraId="6D828BD7" w14:textId="77777777" w:rsidR="00000000" w:rsidRDefault="007C71EE">
      <w:pPr>
        <w:pStyle w:val="a"/>
        <w:rPr>
          <w:rFonts w:hint="cs"/>
          <w:rtl/>
        </w:rPr>
      </w:pPr>
      <w:r>
        <w:rPr>
          <w:rFonts w:hint="cs"/>
          <w:rtl/>
        </w:rPr>
        <w:t>וכ</w:t>
      </w:r>
      <w:r>
        <w:rPr>
          <w:rFonts w:hint="cs"/>
          <w:rtl/>
        </w:rPr>
        <w:t>שאני אומר נשים קץ לכיבוש, אני בוודאי דואג ל=3.5 מיליוני פלסטינים. אבל אני חייב להגיד לכם, שאני דואג הרבה יותר ל=6.5 מיליוני ישראלים, כי אני חושב שעם כובש הורס קודם כול את עצמו - את הנורמות, את המוסר, את הכלכלה, את החינוך, את החברה, את השכנות הטובה, את הסול</w:t>
      </w:r>
      <w:r>
        <w:rPr>
          <w:rFonts w:hint="cs"/>
          <w:rtl/>
        </w:rPr>
        <w:t>ידריות הכלכלית. לכן, המלחמה נגד הכיבוש היא מלחמה בעד העם הישראלי.</w:t>
      </w:r>
    </w:p>
    <w:p w14:paraId="443BA241" w14:textId="77777777" w:rsidR="00000000" w:rsidRDefault="007C71EE">
      <w:pPr>
        <w:pStyle w:val="a"/>
        <w:rPr>
          <w:rFonts w:hint="cs"/>
          <w:rtl/>
        </w:rPr>
      </w:pPr>
    </w:p>
    <w:p w14:paraId="3ECC67DD" w14:textId="77777777" w:rsidR="00000000" w:rsidRDefault="007C71EE">
      <w:pPr>
        <w:pStyle w:val="a"/>
        <w:rPr>
          <w:rFonts w:hint="cs"/>
          <w:rtl/>
        </w:rPr>
      </w:pPr>
      <w:r>
        <w:rPr>
          <w:rFonts w:hint="cs"/>
          <w:rtl/>
        </w:rPr>
        <w:t>עכשיו, שתי מלים על התוכנית הכלכלית, ודווקא פה, השר פורז, אני לא אחדש לך, אבל אני אחדד לך דברים שאתה זכרת אולי בהיותך חבר הכנסת מן השורה ואולי גם לפני שהיית חבר הכנסת, אם הזיכרון שלך עדיין פ</w:t>
      </w:r>
      <w:r>
        <w:rPr>
          <w:rFonts w:hint="cs"/>
          <w:rtl/>
        </w:rPr>
        <w:t>ועל לכיוון הזה - -</w:t>
      </w:r>
    </w:p>
    <w:p w14:paraId="42B9515E" w14:textId="77777777" w:rsidR="00000000" w:rsidRDefault="007C71EE">
      <w:pPr>
        <w:pStyle w:val="a"/>
        <w:ind w:firstLine="0"/>
        <w:rPr>
          <w:rFonts w:hint="cs"/>
          <w:rtl/>
        </w:rPr>
      </w:pPr>
    </w:p>
    <w:p w14:paraId="5A7352F2" w14:textId="77777777" w:rsidR="00000000" w:rsidRDefault="007C71EE">
      <w:pPr>
        <w:pStyle w:val="ac"/>
        <w:rPr>
          <w:rtl/>
        </w:rPr>
      </w:pPr>
    </w:p>
    <w:p w14:paraId="1541F8EA" w14:textId="77777777" w:rsidR="00000000" w:rsidRDefault="007C71EE">
      <w:pPr>
        <w:pStyle w:val="ac"/>
        <w:rPr>
          <w:rtl/>
        </w:rPr>
      </w:pPr>
      <w:r>
        <w:rPr>
          <w:rFonts w:hint="eastAsia"/>
          <w:rtl/>
        </w:rPr>
        <w:t>שר</w:t>
      </w:r>
      <w:r>
        <w:rPr>
          <w:rtl/>
        </w:rPr>
        <w:t xml:space="preserve"> הפנים אברהם פורז:</w:t>
      </w:r>
    </w:p>
    <w:p w14:paraId="1EF6EB2C" w14:textId="77777777" w:rsidR="00000000" w:rsidRDefault="007C71EE">
      <w:pPr>
        <w:pStyle w:val="a"/>
        <w:rPr>
          <w:rFonts w:hint="cs"/>
          <w:rtl/>
        </w:rPr>
      </w:pPr>
    </w:p>
    <w:p w14:paraId="01A8B960" w14:textId="77777777" w:rsidR="00000000" w:rsidRDefault="007C71EE">
      <w:pPr>
        <w:pStyle w:val="a"/>
        <w:rPr>
          <w:rFonts w:hint="cs"/>
          <w:rtl/>
        </w:rPr>
      </w:pPr>
      <w:r>
        <w:rPr>
          <w:rFonts w:hint="cs"/>
          <w:rtl/>
        </w:rPr>
        <w:t>אתה חושב שנולדתי בשנת 1988?</w:t>
      </w:r>
    </w:p>
    <w:p w14:paraId="40DC48CE" w14:textId="77777777" w:rsidR="00000000" w:rsidRDefault="007C71EE">
      <w:pPr>
        <w:pStyle w:val="a"/>
        <w:ind w:firstLine="0"/>
        <w:rPr>
          <w:rFonts w:hint="cs"/>
          <w:rtl/>
        </w:rPr>
      </w:pPr>
    </w:p>
    <w:p w14:paraId="5DE1D1C4" w14:textId="77777777" w:rsidR="00000000" w:rsidRDefault="007C71EE">
      <w:pPr>
        <w:pStyle w:val="SpeakerCon"/>
        <w:rPr>
          <w:rtl/>
        </w:rPr>
      </w:pPr>
      <w:bookmarkStart w:id="1380" w:name="FS000000552T27_05_2003_14_18_46C"/>
      <w:bookmarkEnd w:id="1380"/>
      <w:r>
        <w:rPr>
          <w:rFonts w:hint="eastAsia"/>
          <w:rtl/>
        </w:rPr>
        <w:t>רומן</w:t>
      </w:r>
      <w:r>
        <w:rPr>
          <w:rtl/>
        </w:rPr>
        <w:t xml:space="preserve"> ברונפמן (מרצ):</w:t>
      </w:r>
    </w:p>
    <w:p w14:paraId="3B3923B8" w14:textId="77777777" w:rsidR="00000000" w:rsidRDefault="007C71EE">
      <w:pPr>
        <w:pStyle w:val="a"/>
        <w:rPr>
          <w:rFonts w:hint="cs"/>
          <w:rtl/>
        </w:rPr>
      </w:pPr>
    </w:p>
    <w:p w14:paraId="1A1C29AE" w14:textId="77777777" w:rsidR="00000000" w:rsidRDefault="007C71EE">
      <w:pPr>
        <w:pStyle w:val="a"/>
        <w:rPr>
          <w:rFonts w:hint="cs"/>
          <w:rtl/>
        </w:rPr>
      </w:pPr>
      <w:r>
        <w:rPr>
          <w:rFonts w:hint="cs"/>
          <w:rtl/>
        </w:rPr>
        <w:t>אתה נראה ככה. איך שלא יהיה, אתה, בתור אחד המנהיגים של מפלגת שינוי, במהלך מערכת הבחירות אימצתם וסיגלתם לעצמכם נחלה נוספת, שלא היתה לכם, והיא: שכבות הביניים הידועות.</w:t>
      </w:r>
      <w:r>
        <w:rPr>
          <w:rFonts w:hint="cs"/>
          <w:rtl/>
        </w:rPr>
        <w:t xml:space="preserve"> </w:t>
      </w:r>
    </w:p>
    <w:p w14:paraId="4577B7E6" w14:textId="77777777" w:rsidR="00000000" w:rsidRDefault="007C71EE">
      <w:pPr>
        <w:pStyle w:val="a"/>
        <w:ind w:firstLine="0"/>
        <w:rPr>
          <w:rFonts w:hint="cs"/>
          <w:rtl/>
        </w:rPr>
      </w:pPr>
    </w:p>
    <w:p w14:paraId="1CD6DB88" w14:textId="77777777" w:rsidR="00000000" w:rsidRDefault="007C71EE">
      <w:pPr>
        <w:pStyle w:val="ac"/>
        <w:rPr>
          <w:rtl/>
        </w:rPr>
      </w:pPr>
      <w:r>
        <w:rPr>
          <w:rFonts w:hint="eastAsia"/>
          <w:rtl/>
        </w:rPr>
        <w:t>שר</w:t>
      </w:r>
      <w:r>
        <w:rPr>
          <w:rtl/>
        </w:rPr>
        <w:t xml:space="preserve"> הפנים אברהם פורז:</w:t>
      </w:r>
    </w:p>
    <w:p w14:paraId="79B0B63C" w14:textId="77777777" w:rsidR="00000000" w:rsidRDefault="007C71EE">
      <w:pPr>
        <w:pStyle w:val="a"/>
        <w:rPr>
          <w:rFonts w:hint="cs"/>
          <w:rtl/>
        </w:rPr>
      </w:pPr>
    </w:p>
    <w:p w14:paraId="0B4C2718" w14:textId="77777777" w:rsidR="00000000" w:rsidRDefault="007C71EE">
      <w:pPr>
        <w:pStyle w:val="a"/>
        <w:rPr>
          <w:rFonts w:hint="cs"/>
          <w:rtl/>
        </w:rPr>
      </w:pPr>
      <w:r>
        <w:rPr>
          <w:rFonts w:hint="cs"/>
          <w:rtl/>
        </w:rPr>
        <w:t>זה תמיד היה בשינוי.</w:t>
      </w:r>
    </w:p>
    <w:p w14:paraId="03846A9C" w14:textId="77777777" w:rsidR="00000000" w:rsidRDefault="007C71EE">
      <w:pPr>
        <w:pStyle w:val="a"/>
        <w:ind w:firstLine="0"/>
        <w:rPr>
          <w:rFonts w:hint="cs"/>
          <w:rtl/>
        </w:rPr>
      </w:pPr>
    </w:p>
    <w:p w14:paraId="09FAA091" w14:textId="77777777" w:rsidR="00000000" w:rsidRDefault="007C71EE">
      <w:pPr>
        <w:pStyle w:val="SpeakerCon"/>
        <w:rPr>
          <w:rtl/>
        </w:rPr>
      </w:pPr>
      <w:bookmarkStart w:id="1381" w:name="FS000000552T27_05_2003_14_19_44C"/>
      <w:bookmarkEnd w:id="1381"/>
      <w:r>
        <w:rPr>
          <w:rFonts w:hint="eastAsia"/>
          <w:rtl/>
        </w:rPr>
        <w:t>רומן</w:t>
      </w:r>
      <w:r>
        <w:rPr>
          <w:rtl/>
        </w:rPr>
        <w:t xml:space="preserve"> ברונפמן (מרצ):</w:t>
      </w:r>
    </w:p>
    <w:p w14:paraId="6EEE8F7F" w14:textId="77777777" w:rsidR="00000000" w:rsidRDefault="007C71EE">
      <w:pPr>
        <w:pStyle w:val="a"/>
        <w:rPr>
          <w:rFonts w:hint="cs"/>
          <w:rtl/>
        </w:rPr>
      </w:pPr>
    </w:p>
    <w:p w14:paraId="5103FD83" w14:textId="77777777" w:rsidR="00000000" w:rsidRDefault="007C71EE">
      <w:pPr>
        <w:pStyle w:val="a"/>
        <w:rPr>
          <w:rFonts w:hint="cs"/>
          <w:rtl/>
        </w:rPr>
      </w:pPr>
      <w:r>
        <w:rPr>
          <w:rFonts w:hint="cs"/>
          <w:rtl/>
        </w:rPr>
        <w:t>נכון, אבל זה היה בעדיפות שלישית, רביעית, חמישית, ואילו במהלך מערכת הבחירות - הודות לכמה וכמה רעיונות לא רעים, אתם באמת</w:t>
      </w:r>
      <w:r>
        <w:rPr>
          <w:rtl/>
        </w:rPr>
        <w:t xml:space="preserve"> </w:t>
      </w:r>
      <w:r>
        <w:rPr>
          <w:rFonts w:hint="cs"/>
          <w:rtl/>
        </w:rPr>
        <w:t xml:space="preserve">פתחתם והרחבתם, ופתאום נהייתה לכם נישה נוספת. אבל הבעיה היא, שבינתיים, </w:t>
      </w:r>
      <w:r>
        <w:rPr>
          <w:rFonts w:hint="cs"/>
          <w:rtl/>
        </w:rPr>
        <w:t>עד כמה שאני יכול לשפוט, הנישה הזאת</w:t>
      </w:r>
      <w:r>
        <w:rPr>
          <w:rtl/>
        </w:rPr>
        <w:t xml:space="preserve"> </w:t>
      </w:r>
      <w:r>
        <w:rPr>
          <w:rFonts w:hint="cs"/>
          <w:rtl/>
        </w:rPr>
        <w:t>היא רק בשלב של מערכת הבחירות. אתם נתקעתם שם. ולמה אני מתכוון?</w:t>
      </w:r>
    </w:p>
    <w:p w14:paraId="21216687" w14:textId="77777777" w:rsidR="00000000" w:rsidRDefault="007C71EE">
      <w:pPr>
        <w:pStyle w:val="a"/>
        <w:ind w:firstLine="0"/>
        <w:rPr>
          <w:rFonts w:hint="cs"/>
          <w:rtl/>
        </w:rPr>
      </w:pPr>
    </w:p>
    <w:p w14:paraId="19671E04" w14:textId="77777777" w:rsidR="00000000" w:rsidRDefault="007C71EE">
      <w:pPr>
        <w:pStyle w:val="ac"/>
        <w:rPr>
          <w:rtl/>
        </w:rPr>
      </w:pPr>
      <w:r>
        <w:rPr>
          <w:rFonts w:hint="eastAsia"/>
          <w:rtl/>
        </w:rPr>
        <w:t>שר</w:t>
      </w:r>
      <w:r>
        <w:rPr>
          <w:rtl/>
        </w:rPr>
        <w:t xml:space="preserve"> הפנים אברהם פורז:</w:t>
      </w:r>
    </w:p>
    <w:p w14:paraId="23F7322E" w14:textId="77777777" w:rsidR="00000000" w:rsidRDefault="007C71EE">
      <w:pPr>
        <w:pStyle w:val="a"/>
        <w:rPr>
          <w:rFonts w:hint="cs"/>
          <w:rtl/>
        </w:rPr>
      </w:pPr>
    </w:p>
    <w:p w14:paraId="5D4CE76D" w14:textId="77777777" w:rsidR="00000000" w:rsidRDefault="007C71EE">
      <w:pPr>
        <w:pStyle w:val="a"/>
        <w:rPr>
          <w:rFonts w:hint="cs"/>
          <w:rtl/>
        </w:rPr>
      </w:pPr>
      <w:r>
        <w:rPr>
          <w:rFonts w:hint="cs"/>
          <w:rtl/>
        </w:rPr>
        <w:t>אין העלאת מסים. בכל תוכנית כלכלית היתה העלאת מסים.</w:t>
      </w:r>
    </w:p>
    <w:p w14:paraId="6A571CD5" w14:textId="77777777" w:rsidR="00000000" w:rsidRDefault="007C71EE">
      <w:pPr>
        <w:pStyle w:val="a"/>
        <w:ind w:firstLine="0"/>
        <w:rPr>
          <w:rFonts w:hint="cs"/>
          <w:rtl/>
        </w:rPr>
      </w:pPr>
    </w:p>
    <w:p w14:paraId="2AFA0839" w14:textId="77777777" w:rsidR="00000000" w:rsidRDefault="007C71EE">
      <w:pPr>
        <w:pStyle w:val="SpeakerCon"/>
        <w:rPr>
          <w:rtl/>
        </w:rPr>
      </w:pPr>
      <w:bookmarkStart w:id="1382" w:name="FS000000552T27_05_2003_14_21_23C"/>
      <w:bookmarkEnd w:id="1382"/>
      <w:r>
        <w:rPr>
          <w:rFonts w:hint="eastAsia"/>
          <w:rtl/>
        </w:rPr>
        <w:t>רומן</w:t>
      </w:r>
      <w:r>
        <w:rPr>
          <w:rtl/>
        </w:rPr>
        <w:t xml:space="preserve"> ברונפמן (מרצ):</w:t>
      </w:r>
    </w:p>
    <w:p w14:paraId="551A3B50" w14:textId="77777777" w:rsidR="00000000" w:rsidRDefault="007C71EE">
      <w:pPr>
        <w:pStyle w:val="a"/>
        <w:rPr>
          <w:rFonts w:hint="cs"/>
          <w:rtl/>
        </w:rPr>
      </w:pPr>
    </w:p>
    <w:p w14:paraId="6A624646" w14:textId="77777777" w:rsidR="00000000" w:rsidRDefault="007C71EE">
      <w:pPr>
        <w:pStyle w:val="a"/>
        <w:rPr>
          <w:rFonts w:hint="cs"/>
          <w:rtl/>
        </w:rPr>
      </w:pPr>
      <w:r>
        <w:rPr>
          <w:rFonts w:hint="cs"/>
          <w:rtl/>
        </w:rPr>
        <w:t>כן, אבל אתה יודע שבסופו של דבר, אם אנחנו צריכים לקדם את שכבות ה</w:t>
      </w:r>
      <w:r>
        <w:rPr>
          <w:rFonts w:hint="cs"/>
          <w:rtl/>
        </w:rPr>
        <w:t>ביניים, אז אנחנו צריכים להוריד את המסים.</w:t>
      </w:r>
    </w:p>
    <w:p w14:paraId="572EDFF1" w14:textId="77777777" w:rsidR="00000000" w:rsidRDefault="007C71EE">
      <w:pPr>
        <w:pStyle w:val="a"/>
        <w:ind w:firstLine="0"/>
        <w:rPr>
          <w:rFonts w:hint="cs"/>
          <w:rtl/>
        </w:rPr>
      </w:pPr>
    </w:p>
    <w:p w14:paraId="3C520BB3" w14:textId="77777777" w:rsidR="00000000" w:rsidRDefault="007C71EE">
      <w:pPr>
        <w:pStyle w:val="ac"/>
        <w:rPr>
          <w:rtl/>
        </w:rPr>
      </w:pPr>
      <w:r>
        <w:rPr>
          <w:rFonts w:hint="eastAsia"/>
          <w:rtl/>
        </w:rPr>
        <w:t>שר</w:t>
      </w:r>
      <w:r>
        <w:rPr>
          <w:rtl/>
        </w:rPr>
        <w:t xml:space="preserve"> הפנים אברהם פורז:</w:t>
      </w:r>
    </w:p>
    <w:p w14:paraId="3297A220" w14:textId="77777777" w:rsidR="00000000" w:rsidRDefault="007C71EE">
      <w:pPr>
        <w:pStyle w:val="a"/>
        <w:rPr>
          <w:rFonts w:hint="cs"/>
          <w:rtl/>
        </w:rPr>
      </w:pPr>
    </w:p>
    <w:p w14:paraId="7E338621" w14:textId="77777777" w:rsidR="00000000" w:rsidRDefault="007C71EE">
      <w:pPr>
        <w:pStyle w:val="a"/>
        <w:rPr>
          <w:rFonts w:hint="cs"/>
          <w:rtl/>
        </w:rPr>
      </w:pPr>
      <w:r>
        <w:rPr>
          <w:rFonts w:hint="cs"/>
          <w:rtl/>
        </w:rPr>
        <w:t>היחידים שנפגעים זה המגזר הציבורי, כולל התאגידים.</w:t>
      </w:r>
    </w:p>
    <w:p w14:paraId="19AD9E65" w14:textId="77777777" w:rsidR="00000000" w:rsidRDefault="007C71EE">
      <w:pPr>
        <w:pStyle w:val="a"/>
        <w:ind w:firstLine="0"/>
        <w:rPr>
          <w:rFonts w:hint="cs"/>
          <w:rtl/>
        </w:rPr>
      </w:pPr>
    </w:p>
    <w:p w14:paraId="34A24CA7" w14:textId="77777777" w:rsidR="00000000" w:rsidRDefault="007C71EE">
      <w:pPr>
        <w:pStyle w:val="SpeakerCon"/>
        <w:rPr>
          <w:rtl/>
        </w:rPr>
      </w:pPr>
      <w:bookmarkStart w:id="1383" w:name="FS000000552T27_05_2003_14_22_06C"/>
      <w:bookmarkEnd w:id="1383"/>
      <w:r>
        <w:rPr>
          <w:rFonts w:hint="eastAsia"/>
          <w:rtl/>
        </w:rPr>
        <w:t>רומן</w:t>
      </w:r>
      <w:r>
        <w:rPr>
          <w:rtl/>
        </w:rPr>
        <w:t xml:space="preserve"> ברונפמן (מרצ):</w:t>
      </w:r>
    </w:p>
    <w:p w14:paraId="516372D7" w14:textId="77777777" w:rsidR="00000000" w:rsidRDefault="007C71EE">
      <w:pPr>
        <w:pStyle w:val="a"/>
        <w:rPr>
          <w:rFonts w:hint="cs"/>
          <w:rtl/>
        </w:rPr>
      </w:pPr>
    </w:p>
    <w:p w14:paraId="6F398994" w14:textId="77777777" w:rsidR="00000000" w:rsidRDefault="007C71EE">
      <w:pPr>
        <w:pStyle w:val="a"/>
        <w:rPr>
          <w:rFonts w:hint="cs"/>
          <w:rtl/>
        </w:rPr>
      </w:pPr>
      <w:r>
        <w:rPr>
          <w:rFonts w:hint="cs"/>
          <w:rtl/>
        </w:rPr>
        <w:t>השר פורז, אתם עוד לא הפנמתם שאתם באמת מייצגים את שכבות הביניים. יותר מזה, אני יכול לחדד לך, שגם שכבות הביניים עוד לא הפני</w:t>
      </w:r>
      <w:r>
        <w:rPr>
          <w:rFonts w:hint="cs"/>
          <w:rtl/>
        </w:rPr>
        <w:t>מו שאתם מייצגים אותם.</w:t>
      </w:r>
    </w:p>
    <w:p w14:paraId="0D5FED0D" w14:textId="77777777" w:rsidR="00000000" w:rsidRDefault="007C71EE">
      <w:pPr>
        <w:pStyle w:val="a"/>
        <w:ind w:firstLine="0"/>
        <w:rPr>
          <w:rFonts w:hint="cs"/>
          <w:rtl/>
        </w:rPr>
      </w:pPr>
    </w:p>
    <w:p w14:paraId="3415CFFC" w14:textId="77777777" w:rsidR="00000000" w:rsidRDefault="007C71EE">
      <w:pPr>
        <w:pStyle w:val="ac"/>
        <w:rPr>
          <w:rtl/>
        </w:rPr>
      </w:pPr>
      <w:r>
        <w:rPr>
          <w:rFonts w:hint="eastAsia"/>
          <w:rtl/>
        </w:rPr>
        <w:t>שר</w:t>
      </w:r>
      <w:r>
        <w:rPr>
          <w:rtl/>
        </w:rPr>
        <w:t xml:space="preserve"> הפנים אברהם פורז:</w:t>
      </w:r>
    </w:p>
    <w:p w14:paraId="43D8BC3B" w14:textId="77777777" w:rsidR="00000000" w:rsidRDefault="007C71EE">
      <w:pPr>
        <w:pStyle w:val="a"/>
        <w:rPr>
          <w:rFonts w:hint="cs"/>
          <w:rtl/>
        </w:rPr>
      </w:pPr>
    </w:p>
    <w:p w14:paraId="6CB9FA6C" w14:textId="77777777" w:rsidR="00000000" w:rsidRDefault="007C71EE">
      <w:pPr>
        <w:pStyle w:val="a"/>
        <w:rPr>
          <w:rFonts w:hint="cs"/>
          <w:rtl/>
        </w:rPr>
      </w:pPr>
      <w:r>
        <w:rPr>
          <w:rFonts w:hint="cs"/>
          <w:rtl/>
        </w:rPr>
        <w:t>הפנימו, הפנימו.</w:t>
      </w:r>
    </w:p>
    <w:p w14:paraId="35C8FD04" w14:textId="77777777" w:rsidR="00000000" w:rsidRDefault="007C71EE">
      <w:pPr>
        <w:pStyle w:val="a"/>
        <w:ind w:firstLine="0"/>
        <w:rPr>
          <w:rFonts w:hint="cs"/>
          <w:rtl/>
        </w:rPr>
      </w:pPr>
    </w:p>
    <w:p w14:paraId="7A9F5EFC" w14:textId="77777777" w:rsidR="00000000" w:rsidRDefault="007C71EE">
      <w:pPr>
        <w:pStyle w:val="SpeakerCon"/>
        <w:rPr>
          <w:rtl/>
        </w:rPr>
      </w:pPr>
      <w:bookmarkStart w:id="1384" w:name="FS000000552T27_05_2003_14_22_45C"/>
      <w:bookmarkEnd w:id="1384"/>
      <w:r>
        <w:rPr>
          <w:rFonts w:hint="eastAsia"/>
          <w:rtl/>
        </w:rPr>
        <w:t>רומן</w:t>
      </w:r>
      <w:r>
        <w:rPr>
          <w:rtl/>
        </w:rPr>
        <w:t xml:space="preserve"> ברונפמן (מרצ):</w:t>
      </w:r>
    </w:p>
    <w:p w14:paraId="4F0BF643" w14:textId="77777777" w:rsidR="00000000" w:rsidRDefault="007C71EE">
      <w:pPr>
        <w:pStyle w:val="a"/>
        <w:rPr>
          <w:rFonts w:hint="cs"/>
          <w:rtl/>
        </w:rPr>
      </w:pPr>
    </w:p>
    <w:p w14:paraId="18F346FA" w14:textId="77777777" w:rsidR="00000000" w:rsidRDefault="007C71EE">
      <w:pPr>
        <w:pStyle w:val="a"/>
        <w:rPr>
          <w:rFonts w:hint="cs"/>
          <w:rtl/>
        </w:rPr>
      </w:pPr>
      <w:r>
        <w:rPr>
          <w:rFonts w:hint="cs"/>
          <w:rtl/>
        </w:rPr>
        <w:t>לכן הכעס עוד לא גדול. אבל אתה יודע כמוני, ואני יודע כמוך, שהנפגעים העיקריים של התוכנית הכלכלית הם שני סקטורים של החברה הישראלית: שכבות הביניים והאוכלוסייה שנמצאת על סף קו הע</w:t>
      </w:r>
      <w:r>
        <w:rPr>
          <w:rFonts w:hint="cs"/>
          <w:rtl/>
        </w:rPr>
        <w:t>וני. כי בסופו של דבר, התוכנית הכלכלית הזאת תעביר אוכלוסייה של כ=100,000 איש או 150,000 איש -  וזה בהערכות הכי הכי זהירות - אל מתחת לקו העוני.</w:t>
      </w:r>
    </w:p>
    <w:p w14:paraId="47F6A81B" w14:textId="77777777" w:rsidR="00000000" w:rsidRDefault="007C71EE">
      <w:pPr>
        <w:pStyle w:val="a"/>
        <w:ind w:firstLine="0"/>
        <w:rPr>
          <w:rFonts w:hint="cs"/>
          <w:rtl/>
        </w:rPr>
      </w:pPr>
    </w:p>
    <w:p w14:paraId="5C9BF1FE" w14:textId="77777777" w:rsidR="00000000" w:rsidRDefault="007C71EE">
      <w:pPr>
        <w:pStyle w:val="ac"/>
        <w:rPr>
          <w:rtl/>
        </w:rPr>
      </w:pPr>
      <w:r>
        <w:rPr>
          <w:rFonts w:hint="eastAsia"/>
          <w:rtl/>
        </w:rPr>
        <w:t>שר</w:t>
      </w:r>
      <w:r>
        <w:rPr>
          <w:rtl/>
        </w:rPr>
        <w:t xml:space="preserve"> הפנים אברהם פורז:</w:t>
      </w:r>
    </w:p>
    <w:p w14:paraId="659F8379" w14:textId="77777777" w:rsidR="00000000" w:rsidRDefault="007C71EE">
      <w:pPr>
        <w:pStyle w:val="a"/>
        <w:rPr>
          <w:rFonts w:hint="cs"/>
          <w:rtl/>
        </w:rPr>
      </w:pPr>
    </w:p>
    <w:p w14:paraId="3383AFDF" w14:textId="77777777" w:rsidR="00000000" w:rsidRDefault="007C71EE">
      <w:pPr>
        <w:pStyle w:val="a"/>
        <w:rPr>
          <w:rFonts w:hint="cs"/>
          <w:rtl/>
        </w:rPr>
      </w:pPr>
      <w:r>
        <w:rPr>
          <w:rFonts w:hint="cs"/>
          <w:rtl/>
        </w:rPr>
        <w:t>מה לעשות, אין כסף.</w:t>
      </w:r>
    </w:p>
    <w:p w14:paraId="5DFEBB9A" w14:textId="77777777" w:rsidR="00000000" w:rsidRDefault="007C71EE">
      <w:pPr>
        <w:pStyle w:val="a"/>
        <w:ind w:firstLine="0"/>
        <w:rPr>
          <w:rFonts w:hint="cs"/>
          <w:rtl/>
        </w:rPr>
      </w:pPr>
    </w:p>
    <w:p w14:paraId="106FE8A0" w14:textId="77777777" w:rsidR="00000000" w:rsidRDefault="007C71EE">
      <w:pPr>
        <w:pStyle w:val="SpeakerCon"/>
        <w:rPr>
          <w:rtl/>
        </w:rPr>
      </w:pPr>
      <w:bookmarkStart w:id="1385" w:name="FS000000552T27_05_2003_14_24_32C"/>
      <w:bookmarkEnd w:id="1385"/>
      <w:r>
        <w:rPr>
          <w:rFonts w:hint="eastAsia"/>
          <w:rtl/>
        </w:rPr>
        <w:t>רומן</w:t>
      </w:r>
      <w:r>
        <w:rPr>
          <w:rtl/>
        </w:rPr>
        <w:t xml:space="preserve"> ברונפמן (מרצ):</w:t>
      </w:r>
    </w:p>
    <w:p w14:paraId="303C0842" w14:textId="77777777" w:rsidR="00000000" w:rsidRDefault="007C71EE">
      <w:pPr>
        <w:pStyle w:val="a"/>
        <w:rPr>
          <w:rFonts w:hint="cs"/>
          <w:rtl/>
        </w:rPr>
      </w:pPr>
    </w:p>
    <w:p w14:paraId="0A15A66B" w14:textId="77777777" w:rsidR="00000000" w:rsidRDefault="007C71EE">
      <w:pPr>
        <w:pStyle w:val="a"/>
        <w:rPr>
          <w:rtl/>
        </w:rPr>
      </w:pPr>
      <w:r>
        <w:rPr>
          <w:rFonts w:hint="cs"/>
          <w:rtl/>
        </w:rPr>
        <w:t>ואני אגיד לך מה לעשות. אתה קיבלת בוודאי בדואר האיש</w:t>
      </w:r>
      <w:r>
        <w:rPr>
          <w:rFonts w:hint="cs"/>
          <w:rtl/>
        </w:rPr>
        <w:t>י שלך את "</w:t>
      </w:r>
      <w:r>
        <w:t>The Marker</w:t>
      </w:r>
      <w:r>
        <w:rPr>
          <w:rFonts w:hint="cs"/>
          <w:rtl/>
        </w:rPr>
        <w:t>", בהוצאת שוקן. אני יודע שאתה מנוי.</w:t>
      </w:r>
    </w:p>
    <w:p w14:paraId="7B9E138F" w14:textId="77777777" w:rsidR="00000000" w:rsidRDefault="007C71EE">
      <w:pPr>
        <w:pStyle w:val="a"/>
        <w:ind w:firstLine="0"/>
        <w:rPr>
          <w:rFonts w:hint="cs"/>
          <w:rtl/>
        </w:rPr>
      </w:pPr>
    </w:p>
    <w:p w14:paraId="7A615A18" w14:textId="77777777" w:rsidR="00000000" w:rsidRDefault="007C71EE">
      <w:pPr>
        <w:pStyle w:val="ac"/>
        <w:rPr>
          <w:rtl/>
        </w:rPr>
      </w:pPr>
      <w:r>
        <w:rPr>
          <w:rFonts w:hint="eastAsia"/>
          <w:rtl/>
        </w:rPr>
        <w:t>שר</w:t>
      </w:r>
      <w:r>
        <w:rPr>
          <w:rtl/>
        </w:rPr>
        <w:t xml:space="preserve"> הפנים אברהם פורז:</w:t>
      </w:r>
    </w:p>
    <w:p w14:paraId="03CA4262" w14:textId="77777777" w:rsidR="00000000" w:rsidRDefault="007C71EE">
      <w:pPr>
        <w:pStyle w:val="a"/>
        <w:rPr>
          <w:rFonts w:hint="cs"/>
          <w:rtl/>
        </w:rPr>
      </w:pPr>
    </w:p>
    <w:p w14:paraId="0161603A" w14:textId="77777777" w:rsidR="00000000" w:rsidRDefault="007C71EE">
      <w:pPr>
        <w:pStyle w:val="a"/>
        <w:rPr>
          <w:rFonts w:hint="cs"/>
          <w:rtl/>
        </w:rPr>
      </w:pPr>
      <w:r>
        <w:rPr>
          <w:rFonts w:hint="cs"/>
          <w:rtl/>
        </w:rPr>
        <w:t>קיבלתי. אני מנוי גם על "גלובס".</w:t>
      </w:r>
    </w:p>
    <w:p w14:paraId="0FB55482" w14:textId="77777777" w:rsidR="00000000" w:rsidRDefault="007C71EE">
      <w:pPr>
        <w:pStyle w:val="a"/>
        <w:ind w:firstLine="0"/>
        <w:rPr>
          <w:rFonts w:hint="cs"/>
          <w:rtl/>
        </w:rPr>
      </w:pPr>
    </w:p>
    <w:p w14:paraId="3A77C4FD" w14:textId="77777777" w:rsidR="00000000" w:rsidRDefault="007C71EE">
      <w:pPr>
        <w:pStyle w:val="SpeakerCon"/>
        <w:rPr>
          <w:rtl/>
        </w:rPr>
      </w:pPr>
      <w:bookmarkStart w:id="1386" w:name="FS000000552T27_05_2003_14_25_51C"/>
      <w:bookmarkEnd w:id="1386"/>
      <w:r>
        <w:rPr>
          <w:rFonts w:hint="eastAsia"/>
          <w:rtl/>
        </w:rPr>
        <w:t>רומן</w:t>
      </w:r>
      <w:r>
        <w:rPr>
          <w:rtl/>
        </w:rPr>
        <w:t xml:space="preserve"> ברונפמן (מרצ):</w:t>
      </w:r>
    </w:p>
    <w:p w14:paraId="1FCCE103" w14:textId="77777777" w:rsidR="00000000" w:rsidRDefault="007C71EE">
      <w:pPr>
        <w:pStyle w:val="a"/>
        <w:rPr>
          <w:rFonts w:hint="cs"/>
          <w:rtl/>
        </w:rPr>
      </w:pPr>
    </w:p>
    <w:p w14:paraId="11E0E9A3" w14:textId="77777777" w:rsidR="00000000" w:rsidRDefault="007C71EE">
      <w:pPr>
        <w:pStyle w:val="a"/>
        <w:rPr>
          <w:rFonts w:hint="cs"/>
          <w:rtl/>
        </w:rPr>
      </w:pPr>
      <w:r>
        <w:rPr>
          <w:rFonts w:hint="cs"/>
          <w:rtl/>
        </w:rPr>
        <w:t>אני פחות או יותר יודע על מה אתה יכול להיות מנוי. זה לא כזה שוני גדול, שאני לא אדע על מה אתה מנוי ועל מה לא. בגיליון לפני אח</w:t>
      </w:r>
      <w:r>
        <w:rPr>
          <w:rFonts w:hint="cs"/>
          <w:rtl/>
        </w:rPr>
        <w:t>רון - - -</w:t>
      </w:r>
    </w:p>
    <w:p w14:paraId="7C6FD8DE" w14:textId="77777777" w:rsidR="00000000" w:rsidRDefault="007C71EE">
      <w:pPr>
        <w:pStyle w:val="a"/>
        <w:ind w:firstLine="0"/>
        <w:rPr>
          <w:rFonts w:hint="cs"/>
          <w:rtl/>
        </w:rPr>
      </w:pPr>
    </w:p>
    <w:p w14:paraId="69DFC7DD" w14:textId="77777777" w:rsidR="00000000" w:rsidRDefault="007C71EE">
      <w:pPr>
        <w:pStyle w:val="ac"/>
        <w:rPr>
          <w:rtl/>
        </w:rPr>
      </w:pPr>
      <w:r>
        <w:rPr>
          <w:rFonts w:hint="eastAsia"/>
          <w:rtl/>
        </w:rPr>
        <w:t>שר</w:t>
      </w:r>
      <w:r>
        <w:rPr>
          <w:rtl/>
        </w:rPr>
        <w:t xml:space="preserve"> הפנים אברהם פורז:</w:t>
      </w:r>
    </w:p>
    <w:p w14:paraId="49035602" w14:textId="77777777" w:rsidR="00000000" w:rsidRDefault="007C71EE">
      <w:pPr>
        <w:pStyle w:val="a"/>
        <w:rPr>
          <w:rFonts w:hint="cs"/>
          <w:rtl/>
        </w:rPr>
      </w:pPr>
    </w:p>
    <w:p w14:paraId="200753B6" w14:textId="77777777" w:rsidR="00000000" w:rsidRDefault="007C71EE">
      <w:pPr>
        <w:pStyle w:val="a"/>
        <w:rPr>
          <w:rFonts w:hint="cs"/>
          <w:rtl/>
        </w:rPr>
      </w:pPr>
      <w:r>
        <w:rPr>
          <w:rFonts w:hint="cs"/>
          <w:rtl/>
        </w:rPr>
        <w:t>הכתבה על להרוג את המיליונרים? לרושש אותם?</w:t>
      </w:r>
    </w:p>
    <w:p w14:paraId="54231D72" w14:textId="77777777" w:rsidR="00000000" w:rsidRDefault="007C71EE">
      <w:pPr>
        <w:pStyle w:val="a"/>
        <w:ind w:firstLine="0"/>
        <w:rPr>
          <w:rFonts w:hint="cs"/>
          <w:rtl/>
        </w:rPr>
      </w:pPr>
    </w:p>
    <w:p w14:paraId="622D7E52" w14:textId="77777777" w:rsidR="00000000" w:rsidRDefault="007C71EE">
      <w:pPr>
        <w:pStyle w:val="SpeakerCon"/>
        <w:rPr>
          <w:rtl/>
        </w:rPr>
      </w:pPr>
      <w:bookmarkStart w:id="1387" w:name="FS000000552T27_05_2003_14_26_38C"/>
      <w:bookmarkEnd w:id="1387"/>
      <w:r>
        <w:rPr>
          <w:rFonts w:hint="eastAsia"/>
          <w:rtl/>
        </w:rPr>
        <w:t>רומן</w:t>
      </w:r>
      <w:r>
        <w:rPr>
          <w:rtl/>
        </w:rPr>
        <w:t xml:space="preserve"> ברונפמן (מרצ):</w:t>
      </w:r>
    </w:p>
    <w:p w14:paraId="0653FCD0" w14:textId="77777777" w:rsidR="00000000" w:rsidRDefault="007C71EE">
      <w:pPr>
        <w:pStyle w:val="a"/>
        <w:rPr>
          <w:rFonts w:hint="cs"/>
          <w:rtl/>
        </w:rPr>
      </w:pPr>
    </w:p>
    <w:p w14:paraId="5F16760D" w14:textId="77777777" w:rsidR="00000000" w:rsidRDefault="007C71EE">
      <w:pPr>
        <w:pStyle w:val="a"/>
        <w:rPr>
          <w:rFonts w:hint="cs"/>
          <w:rtl/>
        </w:rPr>
      </w:pPr>
      <w:r>
        <w:rPr>
          <w:rFonts w:hint="cs"/>
          <w:rtl/>
        </w:rPr>
        <w:t>כן, 500 משפחות. אני מציע לך אתגר. למה להרוג אותם? להתחבר אליהם כפי שאתם עושים. אבל לפני שאתם מתחברים אליהם, השר פורז, אני מציע כזה דבר, מחקר מאוד מתומצת: כמה מ</w:t>
      </w:r>
      <w:r>
        <w:rPr>
          <w:rFonts w:hint="cs"/>
          <w:rtl/>
        </w:rPr>
        <w:t>=500 המשפחות האלה שילמו מס הכנסה בשנים 2001 ו=2002 וכמה הן הכניסו לקופת המדינה?</w:t>
      </w:r>
    </w:p>
    <w:p w14:paraId="7BBBBD4A" w14:textId="77777777" w:rsidR="00000000" w:rsidRDefault="007C71EE">
      <w:pPr>
        <w:pStyle w:val="a"/>
        <w:rPr>
          <w:rFonts w:hint="cs"/>
          <w:rtl/>
        </w:rPr>
      </w:pPr>
    </w:p>
    <w:p w14:paraId="6C59C7A7" w14:textId="77777777" w:rsidR="00000000" w:rsidRDefault="007C71EE">
      <w:pPr>
        <w:pStyle w:val="ac"/>
        <w:rPr>
          <w:rtl/>
        </w:rPr>
      </w:pPr>
      <w:r>
        <w:rPr>
          <w:rtl/>
        </w:rPr>
        <w:t>שר הפנים אברהם פורז:</w:t>
      </w:r>
    </w:p>
    <w:p w14:paraId="4B4D309A" w14:textId="77777777" w:rsidR="00000000" w:rsidRDefault="007C71EE">
      <w:pPr>
        <w:pStyle w:val="a"/>
        <w:rPr>
          <w:rtl/>
        </w:rPr>
      </w:pPr>
    </w:p>
    <w:p w14:paraId="6B4E632D" w14:textId="77777777" w:rsidR="00000000" w:rsidRDefault="007C71EE">
      <w:pPr>
        <w:pStyle w:val="a"/>
        <w:rPr>
          <w:rFonts w:hint="cs"/>
          <w:rtl/>
        </w:rPr>
      </w:pPr>
      <w:r>
        <w:rPr>
          <w:rFonts w:hint="cs"/>
          <w:rtl/>
        </w:rPr>
        <w:t>הרבה כסף.</w:t>
      </w:r>
    </w:p>
    <w:p w14:paraId="393FB061" w14:textId="77777777" w:rsidR="00000000" w:rsidRDefault="007C71EE">
      <w:pPr>
        <w:pStyle w:val="a"/>
        <w:ind w:firstLine="0"/>
        <w:rPr>
          <w:rFonts w:hint="cs"/>
          <w:rtl/>
        </w:rPr>
      </w:pPr>
    </w:p>
    <w:p w14:paraId="5B5E5CF7" w14:textId="77777777" w:rsidR="00000000" w:rsidRDefault="007C71EE">
      <w:pPr>
        <w:pStyle w:val="SpeakerCon"/>
        <w:rPr>
          <w:rtl/>
        </w:rPr>
      </w:pPr>
      <w:bookmarkStart w:id="1388" w:name="FS000000552T27_05_2003_14_29_50C"/>
      <w:bookmarkEnd w:id="1388"/>
      <w:r>
        <w:rPr>
          <w:rtl/>
        </w:rPr>
        <w:t>רומן ברונפמן (מרצ):</w:t>
      </w:r>
    </w:p>
    <w:p w14:paraId="4E2166DE" w14:textId="77777777" w:rsidR="00000000" w:rsidRDefault="007C71EE">
      <w:pPr>
        <w:pStyle w:val="a"/>
        <w:rPr>
          <w:rtl/>
        </w:rPr>
      </w:pPr>
    </w:p>
    <w:p w14:paraId="72742524" w14:textId="77777777" w:rsidR="00000000" w:rsidRDefault="007C71EE">
      <w:pPr>
        <w:pStyle w:val="a"/>
        <w:rPr>
          <w:rFonts w:hint="cs"/>
          <w:rtl/>
        </w:rPr>
      </w:pPr>
      <w:r>
        <w:rPr>
          <w:rFonts w:hint="cs"/>
          <w:rtl/>
        </w:rPr>
        <w:t>או שכולן, ללא יוצא מן הכלל, הצליחו דרך חברות כאלה בחו"ל, כך שאף לא משפחה אחת שילמה מס הכנסה למדינת ישראל. את המחקר הזה אנ</w:t>
      </w:r>
      <w:r>
        <w:rPr>
          <w:rFonts w:hint="cs"/>
          <w:rtl/>
        </w:rPr>
        <w:t xml:space="preserve">י אפרסם על בימת הכנסת, ואני לא אתבייש, כי גדולי הכרישים של ההון הישראלי בסופו של דבר לא משלמים מס אמת. </w:t>
      </w:r>
    </w:p>
    <w:p w14:paraId="6CC1D5C1" w14:textId="77777777" w:rsidR="00000000" w:rsidRDefault="007C71EE">
      <w:pPr>
        <w:pStyle w:val="a"/>
        <w:rPr>
          <w:rFonts w:hint="cs"/>
          <w:rtl/>
        </w:rPr>
      </w:pPr>
    </w:p>
    <w:p w14:paraId="63323ABB" w14:textId="77777777" w:rsidR="00000000" w:rsidRDefault="007C71EE">
      <w:pPr>
        <w:pStyle w:val="a"/>
        <w:rPr>
          <w:rFonts w:hint="cs"/>
          <w:sz w:val="20"/>
          <w:szCs w:val="20"/>
          <w:rtl/>
          <w:lang w:eastAsia="en-US"/>
        </w:rPr>
      </w:pPr>
      <w:r>
        <w:rPr>
          <w:rFonts w:hint="cs"/>
          <w:rtl/>
        </w:rPr>
        <w:t xml:space="preserve">אתה אומר, בקופה אין כסף. </w:t>
      </w:r>
      <w:r>
        <w:rPr>
          <w:rFonts w:hint="cs"/>
          <w:sz w:val="20"/>
          <w:szCs w:val="20"/>
          <w:rtl/>
          <w:lang w:eastAsia="en-US"/>
        </w:rPr>
        <w:t>בוודאי, כי אתם הולכים בדרך הכי קלה. אתם הולכים למס משולם על שכבות הביניים, על הסקטור הציבורי שאותו הפכתם לשעיר לעזאזל, מורידים</w:t>
      </w:r>
      <w:r>
        <w:rPr>
          <w:rFonts w:hint="cs"/>
          <w:sz w:val="20"/>
          <w:szCs w:val="20"/>
          <w:rtl/>
          <w:lang w:eastAsia="en-US"/>
        </w:rPr>
        <w:t xml:space="preserve"> ממנו את כל מה שאפשר להוריד, מקצצים את כל התוכניות החברתיות, הורסים את המרקם החברתי, שגם כך הוא כמעט הרוס. ולמה תגיעו? ולמה תגיעו? הרי אתה אומר, אין כסף. אבל כש=100,000 או 150,000 אנשים נוספים יעברו אל מתחת קו העוני, אתם תצטרכו להשיג את הכסף בשביל להציל או</w:t>
      </w:r>
      <w:r>
        <w:rPr>
          <w:rFonts w:hint="cs"/>
          <w:sz w:val="20"/>
          <w:szCs w:val="20"/>
          <w:rtl/>
          <w:lang w:eastAsia="en-US"/>
        </w:rPr>
        <w:t>תם.</w:t>
      </w:r>
    </w:p>
    <w:p w14:paraId="19040E40" w14:textId="77777777" w:rsidR="00000000" w:rsidRDefault="007C71EE">
      <w:pPr>
        <w:pStyle w:val="a"/>
        <w:ind w:firstLine="0"/>
        <w:rPr>
          <w:rFonts w:hint="cs"/>
          <w:sz w:val="20"/>
          <w:szCs w:val="20"/>
          <w:rtl/>
          <w:lang w:eastAsia="en-US"/>
        </w:rPr>
      </w:pPr>
    </w:p>
    <w:p w14:paraId="4BA35975" w14:textId="77777777" w:rsidR="00000000" w:rsidRDefault="007C71EE">
      <w:pPr>
        <w:pStyle w:val="a"/>
        <w:ind w:firstLine="0"/>
        <w:rPr>
          <w:rFonts w:hint="cs"/>
          <w:sz w:val="20"/>
          <w:szCs w:val="20"/>
          <w:rtl/>
          <w:lang w:eastAsia="en-US"/>
        </w:rPr>
      </w:pPr>
      <w:r>
        <w:rPr>
          <w:rFonts w:hint="cs"/>
          <w:sz w:val="20"/>
          <w:szCs w:val="20"/>
          <w:rtl/>
          <w:lang w:eastAsia="en-US"/>
        </w:rPr>
        <w:tab/>
        <w:t>ועכשיו, אני אגיד משפט סופי ואחרון. הרי השביתה וההפגנה המתקיימות היום מחוץ לכותלי הכנסת מייצגות קהל שנפגע מאוד קשה מהתוכנית הכלכלית, אבל יש קהל שאינו מיוצג בהפגנה הזאת, וזה הקהל הכי חלש בחברה הישראלית, ואני אמנה את הסקטורים האלה, וזה לא מקרה שהסקטורים</w:t>
      </w:r>
      <w:r>
        <w:rPr>
          <w:rFonts w:hint="cs"/>
          <w:sz w:val="20"/>
          <w:szCs w:val="20"/>
          <w:rtl/>
          <w:lang w:eastAsia="en-US"/>
        </w:rPr>
        <w:t xml:space="preserve"> האלה מיוצגים כרגע פה, באולם הזה - הסקטור החרדי, הסקטור הערבי והסקטור של העולים. אלה שלושת הסקטורים שמצבם הכי קשה בחברה הישראלית, והם ייפגעו עוד יותר מהתוכנית הכלכלית. </w:t>
      </w:r>
    </w:p>
    <w:p w14:paraId="54ABBDC9" w14:textId="77777777" w:rsidR="00000000" w:rsidRDefault="007C71EE">
      <w:pPr>
        <w:pStyle w:val="a"/>
        <w:ind w:firstLine="0"/>
        <w:rPr>
          <w:rFonts w:hint="cs"/>
          <w:b/>
          <w:bCs/>
          <w:sz w:val="20"/>
          <w:szCs w:val="20"/>
          <w:rtl/>
          <w:lang w:eastAsia="en-US"/>
        </w:rPr>
      </w:pPr>
    </w:p>
    <w:p w14:paraId="5B9CB184" w14:textId="77777777" w:rsidR="00000000" w:rsidRDefault="007C71EE">
      <w:pPr>
        <w:pStyle w:val="ac"/>
        <w:rPr>
          <w:rtl/>
        </w:rPr>
      </w:pPr>
      <w:r>
        <w:rPr>
          <w:rFonts w:hint="eastAsia"/>
          <w:rtl/>
        </w:rPr>
        <w:t>קריאה</w:t>
      </w:r>
      <w:r>
        <w:rPr>
          <w:rtl/>
        </w:rPr>
        <w:t>:</w:t>
      </w:r>
    </w:p>
    <w:p w14:paraId="25530B91" w14:textId="77777777" w:rsidR="00000000" w:rsidRDefault="007C71EE">
      <w:pPr>
        <w:pStyle w:val="a"/>
        <w:rPr>
          <w:rFonts w:hint="cs"/>
          <w:rtl/>
        </w:rPr>
      </w:pPr>
    </w:p>
    <w:p w14:paraId="7DEF81C1" w14:textId="77777777" w:rsidR="00000000" w:rsidRDefault="007C71EE">
      <w:pPr>
        <w:pStyle w:val="a"/>
        <w:rPr>
          <w:rFonts w:hint="cs"/>
          <w:rtl/>
        </w:rPr>
      </w:pPr>
      <w:r>
        <w:rPr>
          <w:rFonts w:hint="cs"/>
          <w:rtl/>
        </w:rPr>
        <w:t>- - -</w:t>
      </w:r>
    </w:p>
    <w:p w14:paraId="6851BF46" w14:textId="77777777" w:rsidR="00000000" w:rsidRDefault="007C71EE">
      <w:pPr>
        <w:pStyle w:val="a"/>
        <w:rPr>
          <w:rFonts w:hint="cs"/>
          <w:rtl/>
        </w:rPr>
      </w:pPr>
    </w:p>
    <w:p w14:paraId="2323CB81" w14:textId="77777777" w:rsidR="00000000" w:rsidRDefault="007C71EE">
      <w:pPr>
        <w:pStyle w:val="SpeakerCon"/>
        <w:rPr>
          <w:rtl/>
        </w:rPr>
      </w:pPr>
      <w:bookmarkStart w:id="1389" w:name="FS000000552T27_05_2003_17_48_04"/>
      <w:bookmarkStart w:id="1390" w:name="FS000000552T27_05_2003_17_48_06C"/>
      <w:bookmarkEnd w:id="1389"/>
      <w:bookmarkEnd w:id="1390"/>
      <w:r>
        <w:rPr>
          <w:rtl/>
        </w:rPr>
        <w:t>רומן ברונפמן (מרצ):</w:t>
      </w:r>
    </w:p>
    <w:p w14:paraId="2F42DCFF" w14:textId="77777777" w:rsidR="00000000" w:rsidRDefault="007C71EE">
      <w:pPr>
        <w:pStyle w:val="a"/>
        <w:rPr>
          <w:rtl/>
        </w:rPr>
      </w:pPr>
    </w:p>
    <w:p w14:paraId="3324E0E7" w14:textId="77777777" w:rsidR="00000000" w:rsidRDefault="007C71EE">
      <w:pPr>
        <w:pStyle w:val="a"/>
        <w:rPr>
          <w:rFonts w:hint="cs"/>
          <w:rtl/>
        </w:rPr>
      </w:pPr>
      <w:bookmarkStart w:id="1391" w:name="FS000000504T27_05_2003_14_28_13C"/>
      <w:bookmarkStart w:id="1392" w:name="FS000000552T27_05_2003_14_28_27"/>
      <w:bookmarkEnd w:id="1391"/>
      <w:bookmarkEnd w:id="1392"/>
      <w:r>
        <w:rPr>
          <w:rFonts w:hint="cs"/>
          <w:rtl/>
        </w:rPr>
        <w:t xml:space="preserve">ופה אני יכול להסכים אתך -  אני חושב שאתה דיברת על </w:t>
      </w:r>
      <w:r>
        <w:rPr>
          <w:rFonts w:hint="cs"/>
          <w:rtl/>
        </w:rPr>
        <w:t xml:space="preserve">זה, עזמי, או טלב </w:t>
      </w:r>
      <w:r>
        <w:rPr>
          <w:rtl/>
        </w:rPr>
        <w:t>–</w:t>
      </w:r>
      <w:r>
        <w:rPr>
          <w:rFonts w:hint="cs"/>
          <w:rtl/>
        </w:rPr>
        <w:t xml:space="preserve"> שכאן יש תעלומה שממש קשה לי להבין אותה: איך השכבות האלה, שהן בסופו של דבר הכי נפגעות מעניין התהליך המדיני, ממשיכות בעקשנות, שלא להגיד בטיפשות גדולה, לתמוך במחנה הלאומי הימני, וגם במישרין, על-ידי התוכנית הכלכלית והמדיניות הכלכלית, וגם בעקי</w:t>
      </w:r>
      <w:r>
        <w:rPr>
          <w:rFonts w:hint="cs"/>
          <w:rtl/>
        </w:rPr>
        <w:t xml:space="preserve">פין, על-ידי המדיניות הבין-לאומית ומדיניות הכיבוש,  בסופו של דבר נדחפות יותר ויותר ויותר לפינה.  וזו האכזבה הגדולה ביותר וזה חוסר ההבנה שלי באופן אישי כלפי שתי האוכלוסיות האלה. </w:t>
      </w:r>
    </w:p>
    <w:p w14:paraId="28D4D596" w14:textId="77777777" w:rsidR="00000000" w:rsidRDefault="007C71EE">
      <w:pPr>
        <w:pStyle w:val="a"/>
        <w:rPr>
          <w:rFonts w:hint="cs"/>
          <w:rtl/>
        </w:rPr>
      </w:pPr>
    </w:p>
    <w:p w14:paraId="0812A2E7" w14:textId="77777777" w:rsidR="00000000" w:rsidRDefault="007C71EE">
      <w:pPr>
        <w:pStyle w:val="a"/>
        <w:rPr>
          <w:rFonts w:hint="cs"/>
          <w:rtl/>
        </w:rPr>
      </w:pPr>
      <w:r>
        <w:rPr>
          <w:rFonts w:hint="cs"/>
          <w:rtl/>
        </w:rPr>
        <w:t xml:space="preserve">ומי יודע, יכול להיות שהמהלכים האחרונים יעשו את שלהם. אתה יודע, ד"ר בשארה, אני </w:t>
      </w:r>
      <w:r>
        <w:rPr>
          <w:rFonts w:hint="cs"/>
          <w:rtl/>
        </w:rPr>
        <w:t xml:space="preserve">לא מאמין שבסופו של דבר תגיע הממשלה הנוכחית לאיזו נחלה, אבל זה שראש הממשלה מסיר סוף-סוף את עשן השקר וקורא לדברים בשמם </w:t>
      </w:r>
      <w:r>
        <w:rPr>
          <w:rtl/>
        </w:rPr>
        <w:t>–</w:t>
      </w:r>
      <w:r>
        <w:rPr>
          <w:rFonts w:hint="cs"/>
          <w:rtl/>
        </w:rPr>
        <w:t xml:space="preserve"> ועל זה בירכתי אותו -  יש לזה ערך מוסף אדיר, כי בסופו של דבר השקר מתפוגג, וכששקר מתפוגג, אתה יכול לצפות בסוף התהליך, לא לחתימת הסכם, אלא ל</w:t>
      </w:r>
      <w:r>
        <w:rPr>
          <w:rFonts w:hint="cs"/>
          <w:rtl/>
        </w:rPr>
        <w:t>הבנה של הציבור הישראלי את המציאות האמיתית, ואם הבנה כזאת תגיע,  באמצעות ממשלה זו או אחרת, יגיע גם ההסכם.</w:t>
      </w:r>
    </w:p>
    <w:p w14:paraId="4E002F5D" w14:textId="77777777" w:rsidR="00000000" w:rsidRDefault="007C71EE">
      <w:pPr>
        <w:pStyle w:val="a"/>
        <w:rPr>
          <w:rFonts w:hint="cs"/>
          <w:rtl/>
        </w:rPr>
      </w:pPr>
    </w:p>
    <w:p w14:paraId="7825EC82" w14:textId="77777777" w:rsidR="00000000" w:rsidRDefault="007C71EE">
      <w:pPr>
        <w:pStyle w:val="ad"/>
        <w:rPr>
          <w:rtl/>
        </w:rPr>
      </w:pPr>
      <w:r>
        <w:rPr>
          <w:rtl/>
        </w:rPr>
        <w:t>היו"ר אתי לבני:</w:t>
      </w:r>
    </w:p>
    <w:p w14:paraId="61EF1C61" w14:textId="77777777" w:rsidR="00000000" w:rsidRDefault="007C71EE">
      <w:pPr>
        <w:pStyle w:val="a"/>
        <w:rPr>
          <w:rtl/>
        </w:rPr>
      </w:pPr>
    </w:p>
    <w:p w14:paraId="2D209779" w14:textId="77777777" w:rsidR="00000000" w:rsidRDefault="007C71EE">
      <w:pPr>
        <w:pStyle w:val="a"/>
        <w:rPr>
          <w:rFonts w:hint="cs"/>
          <w:rtl/>
        </w:rPr>
      </w:pPr>
      <w:r>
        <w:rPr>
          <w:rFonts w:hint="cs"/>
          <w:rtl/>
        </w:rPr>
        <w:t>תודה רבה. חבר הכנסת אברהם רביץ, עשר דקות.</w:t>
      </w:r>
    </w:p>
    <w:p w14:paraId="565FB574" w14:textId="77777777" w:rsidR="00000000" w:rsidRDefault="007C71EE">
      <w:pPr>
        <w:pStyle w:val="a"/>
        <w:rPr>
          <w:rFonts w:hint="cs"/>
          <w:rtl/>
        </w:rPr>
      </w:pPr>
    </w:p>
    <w:p w14:paraId="30C0FB55" w14:textId="77777777" w:rsidR="00000000" w:rsidRDefault="007C71EE">
      <w:pPr>
        <w:pStyle w:val="ac"/>
        <w:rPr>
          <w:rtl/>
        </w:rPr>
      </w:pPr>
      <w:r>
        <w:rPr>
          <w:rFonts w:hint="eastAsia"/>
          <w:rtl/>
        </w:rPr>
        <w:t>מרינה</w:t>
      </w:r>
      <w:r>
        <w:rPr>
          <w:rtl/>
        </w:rPr>
        <w:t xml:space="preserve"> סולודקין (הליכוד):</w:t>
      </w:r>
    </w:p>
    <w:p w14:paraId="7676BDB3" w14:textId="77777777" w:rsidR="00000000" w:rsidRDefault="007C71EE">
      <w:pPr>
        <w:pStyle w:val="a"/>
        <w:rPr>
          <w:rFonts w:hint="cs"/>
          <w:rtl/>
        </w:rPr>
      </w:pPr>
    </w:p>
    <w:p w14:paraId="4458635B" w14:textId="77777777" w:rsidR="00000000" w:rsidRDefault="007C71EE">
      <w:pPr>
        <w:pStyle w:val="a"/>
        <w:rPr>
          <w:rFonts w:hint="cs"/>
          <w:rtl/>
        </w:rPr>
      </w:pPr>
      <w:r>
        <w:rPr>
          <w:rFonts w:hint="cs"/>
          <w:rtl/>
        </w:rPr>
        <w:t>ואחריו?</w:t>
      </w:r>
    </w:p>
    <w:p w14:paraId="0DE8601F" w14:textId="77777777" w:rsidR="00000000" w:rsidRDefault="007C71EE">
      <w:pPr>
        <w:pStyle w:val="a"/>
        <w:rPr>
          <w:rFonts w:hint="cs"/>
          <w:rtl/>
        </w:rPr>
      </w:pPr>
    </w:p>
    <w:p w14:paraId="26BC325F" w14:textId="77777777" w:rsidR="00000000" w:rsidRDefault="007C71EE">
      <w:pPr>
        <w:pStyle w:val="ad"/>
        <w:rPr>
          <w:rtl/>
        </w:rPr>
      </w:pPr>
      <w:r>
        <w:rPr>
          <w:rtl/>
        </w:rPr>
        <w:t>היו"ר אתי לבני:</w:t>
      </w:r>
    </w:p>
    <w:p w14:paraId="1CE52754" w14:textId="77777777" w:rsidR="00000000" w:rsidRDefault="007C71EE">
      <w:pPr>
        <w:pStyle w:val="a"/>
        <w:rPr>
          <w:rtl/>
        </w:rPr>
      </w:pPr>
    </w:p>
    <w:p w14:paraId="1E227990" w14:textId="77777777" w:rsidR="00000000" w:rsidRDefault="007C71EE">
      <w:pPr>
        <w:pStyle w:val="a"/>
        <w:rPr>
          <w:rFonts w:hint="cs"/>
          <w:rtl/>
        </w:rPr>
      </w:pPr>
      <w:r>
        <w:rPr>
          <w:rFonts w:hint="cs"/>
          <w:rtl/>
        </w:rPr>
        <w:t>חברת הכנסת מרינה סולודקין.</w:t>
      </w:r>
    </w:p>
    <w:p w14:paraId="2B9E5E0F" w14:textId="77777777" w:rsidR="00000000" w:rsidRDefault="007C71EE">
      <w:pPr>
        <w:pStyle w:val="a"/>
        <w:rPr>
          <w:rFonts w:hint="cs"/>
          <w:rtl/>
        </w:rPr>
      </w:pPr>
    </w:p>
    <w:p w14:paraId="758B29A2" w14:textId="77777777" w:rsidR="00000000" w:rsidRDefault="007C71EE">
      <w:pPr>
        <w:pStyle w:val="Speaker"/>
        <w:rPr>
          <w:rtl/>
        </w:rPr>
      </w:pPr>
      <w:bookmarkStart w:id="1393" w:name="FS000000531T27_05_2003_14_36_59"/>
      <w:bookmarkEnd w:id="1393"/>
      <w:r>
        <w:rPr>
          <w:rFonts w:hint="eastAsia"/>
          <w:rtl/>
        </w:rPr>
        <w:t>אברהם</w:t>
      </w:r>
      <w:r>
        <w:rPr>
          <w:rtl/>
        </w:rPr>
        <w:t xml:space="preserve"> רביץ</w:t>
      </w:r>
      <w:r>
        <w:rPr>
          <w:rtl/>
        </w:rPr>
        <w:t xml:space="preserve"> (יהדות התורה):</w:t>
      </w:r>
    </w:p>
    <w:p w14:paraId="76C910ED" w14:textId="77777777" w:rsidR="00000000" w:rsidRDefault="007C71EE">
      <w:pPr>
        <w:pStyle w:val="a"/>
        <w:rPr>
          <w:rFonts w:hint="cs"/>
          <w:rtl/>
        </w:rPr>
      </w:pPr>
    </w:p>
    <w:p w14:paraId="1A9B55A7" w14:textId="77777777" w:rsidR="00000000" w:rsidRDefault="007C71EE">
      <w:pPr>
        <w:pStyle w:val="a"/>
        <w:rPr>
          <w:rFonts w:hint="cs"/>
          <w:rtl/>
        </w:rPr>
      </w:pPr>
      <w:r>
        <w:rPr>
          <w:rFonts w:hint="cs"/>
          <w:rtl/>
        </w:rPr>
        <w:t xml:space="preserve">גברתי היושבת-ראש, חברי חברי הכנסת, אני רוצה להתייחס לדברי רומן ברונפמן </w:t>
      </w:r>
      <w:r>
        <w:rPr>
          <w:rtl/>
        </w:rPr>
        <w:t>–</w:t>
      </w:r>
      <w:r>
        <w:rPr>
          <w:rFonts w:hint="cs"/>
          <w:rtl/>
        </w:rPr>
        <w:t xml:space="preserve"> לסיפא של הדברים שלו </w:t>
      </w:r>
      <w:r>
        <w:rPr>
          <w:rtl/>
        </w:rPr>
        <w:t>–</w:t>
      </w:r>
      <w:r>
        <w:rPr>
          <w:rFonts w:hint="cs"/>
          <w:rtl/>
        </w:rPr>
        <w:t xml:space="preserve"> ולהסביר משהו שעדיין לא הסברתי. זה נכון, לאורך תקופה ארוכה מאוד אנחנו תמכנו בימין, כמעט באופן אוטומטי, וזה לא היה כיוון שאנחנו רואים עין בעין בכל</w:t>
      </w:r>
      <w:r>
        <w:rPr>
          <w:rFonts w:hint="cs"/>
          <w:rtl/>
        </w:rPr>
        <w:t xml:space="preserve"> נושא, כיוון שאנחנו רואים כל נושא כפי שהימין רואה אותו, אלא אתה יודע, אנחנו חיים בעולם שלם של ערכים רבים ושונים; וקורה גם לאדם בחייו הפרטיים, ובוודאי לאיש ציבור, שהוא חייב לבחור, בסדר העדיפויות שהוא מציב לעצמו, בערכים החשובים ביותר, להעמיד אותם בראש ולוותר</w:t>
      </w:r>
      <w:r>
        <w:rPr>
          <w:rFonts w:hint="cs"/>
          <w:rtl/>
        </w:rPr>
        <w:t xml:space="preserve"> לפעמים על ערכים אחרים. </w:t>
      </w:r>
    </w:p>
    <w:p w14:paraId="54319D64" w14:textId="77777777" w:rsidR="00000000" w:rsidRDefault="007C71EE">
      <w:pPr>
        <w:pStyle w:val="a"/>
        <w:rPr>
          <w:rFonts w:hint="cs"/>
          <w:rtl/>
        </w:rPr>
      </w:pPr>
    </w:p>
    <w:p w14:paraId="0E6FE83D" w14:textId="77777777" w:rsidR="00000000" w:rsidRDefault="007C71EE">
      <w:pPr>
        <w:pStyle w:val="a"/>
        <w:rPr>
          <w:rFonts w:hint="cs"/>
          <w:rtl/>
        </w:rPr>
      </w:pPr>
      <w:r>
        <w:rPr>
          <w:rFonts w:hint="cs"/>
          <w:rtl/>
        </w:rPr>
        <w:t>אנחנו חיינו תקופה ארוכה מאוד בהנחה שאכן בימין יש הערכה גדולה יותר לערכים המסורתיים, לערכים שבעינינו הם החשובים ביותר, וזה המשך קיומו של העם היהודי כבימים ימימה, לפי המסורת לאורך הדורות. ואני מוכרח לומר, לצערי הרב, שחל שינוי בעקבות</w:t>
      </w:r>
      <w:r>
        <w:rPr>
          <w:rFonts w:hint="cs"/>
          <w:rtl/>
        </w:rPr>
        <w:t xml:space="preserve"> הרכבה של הממשלה הזאת והבחירה של הליכוד להרכיב ממשלה כזאת, אשר מושפעת באורח טבעי ממפלגה שבעצם חרתה על דגלה את המלחמה ביהדות המקורית. </w:t>
      </w:r>
    </w:p>
    <w:p w14:paraId="762D16A4" w14:textId="77777777" w:rsidR="00000000" w:rsidRDefault="007C71EE">
      <w:pPr>
        <w:pStyle w:val="a"/>
        <w:rPr>
          <w:rFonts w:hint="cs"/>
          <w:rtl/>
        </w:rPr>
      </w:pPr>
    </w:p>
    <w:p w14:paraId="3ACA9168" w14:textId="77777777" w:rsidR="00000000" w:rsidRDefault="007C71EE">
      <w:pPr>
        <w:pStyle w:val="a"/>
        <w:rPr>
          <w:rFonts w:hint="cs"/>
          <w:rtl/>
        </w:rPr>
      </w:pPr>
      <w:r>
        <w:rPr>
          <w:rFonts w:hint="cs"/>
          <w:rtl/>
        </w:rPr>
        <w:t>אתה שאלת, פנית גם לשר פורז. הדבר הראשון שהוביל את שינוי בבחירות הקודמות וגם בבחירות האלה לא היה המעמד הבינוני -  זה בא לה</w:t>
      </w:r>
      <w:r>
        <w:rPr>
          <w:rFonts w:hint="cs"/>
          <w:rtl/>
        </w:rPr>
        <w:t xml:space="preserve">ם, נכון, צדקת </w:t>
      </w:r>
      <w:r>
        <w:rPr>
          <w:rtl/>
        </w:rPr>
        <w:t>–</w:t>
      </w:r>
      <w:r>
        <w:rPr>
          <w:rFonts w:hint="cs"/>
          <w:rtl/>
        </w:rPr>
        <w:t xml:space="preserve"> אלא המלחמה בחרדים, המלחמה ביהדות המקורית. והנה הליכוד בחר במודע </w:t>
      </w:r>
      <w:r>
        <w:rPr>
          <w:rtl/>
        </w:rPr>
        <w:t>–</w:t>
      </w:r>
      <w:r>
        <w:rPr>
          <w:rFonts w:hint="cs"/>
          <w:rtl/>
        </w:rPr>
        <w:t xml:space="preserve"> והיתה לו גם אפשרות אחרת </w:t>
      </w:r>
      <w:r>
        <w:rPr>
          <w:rtl/>
        </w:rPr>
        <w:t>–</w:t>
      </w:r>
      <w:r>
        <w:rPr>
          <w:rFonts w:hint="cs"/>
          <w:rtl/>
        </w:rPr>
        <w:t xml:space="preserve"> להקים ממשלה כזאת, שהוא ידע שהמחיר שהוא יצטרך לשלם בה הוא הצטרפות לאותו מאבק אידיאולוגי בראיית המשך קיומו של העם היהודי. </w:t>
      </w:r>
    </w:p>
    <w:p w14:paraId="08391821" w14:textId="77777777" w:rsidR="00000000" w:rsidRDefault="007C71EE">
      <w:pPr>
        <w:pStyle w:val="a"/>
        <w:rPr>
          <w:rFonts w:hint="cs"/>
          <w:rtl/>
        </w:rPr>
      </w:pPr>
    </w:p>
    <w:p w14:paraId="115F5932" w14:textId="77777777" w:rsidR="00000000" w:rsidRDefault="007C71EE">
      <w:pPr>
        <w:pStyle w:val="a"/>
        <w:rPr>
          <w:rFonts w:hint="cs"/>
          <w:rtl/>
        </w:rPr>
      </w:pPr>
      <w:r>
        <w:rPr>
          <w:rFonts w:hint="cs"/>
          <w:rtl/>
        </w:rPr>
        <w:t>אני יודע, יש לי ראיות שונו</w:t>
      </w:r>
      <w:r>
        <w:rPr>
          <w:rFonts w:hint="cs"/>
          <w:rtl/>
        </w:rPr>
        <w:t xml:space="preserve">ת, אבל באותה ראייה מסורתית שאפיינה את הליכוד לאורך השנים, יש כאן שינוי בסיסי לא רק בשינוי </w:t>
      </w:r>
      <w:r>
        <w:rPr>
          <w:rtl/>
        </w:rPr>
        <w:t>–</w:t>
      </w:r>
      <w:r>
        <w:rPr>
          <w:rFonts w:hint="cs"/>
          <w:rtl/>
        </w:rPr>
        <w:t xml:space="preserve"> זה לא נכון לומר כך </w:t>
      </w:r>
      <w:r>
        <w:rPr>
          <w:rtl/>
        </w:rPr>
        <w:t>–</w:t>
      </w:r>
      <w:r>
        <w:rPr>
          <w:rFonts w:hint="cs"/>
          <w:rtl/>
        </w:rPr>
        <w:t xml:space="preserve"> אלא אני מזהה את השינוי הזה גם בליכוד. אני מאוד רגיש ומאוד ער למסרים שעוברים משם לכאן,  ולבסוף מובן שזה משפיע גם על תקציב המדינה, על צורתו של תק</w:t>
      </w:r>
      <w:r>
        <w:rPr>
          <w:rFonts w:hint="cs"/>
          <w:rtl/>
        </w:rPr>
        <w:t>ציב המדינה, כאשר נאמרות אמירות מפורשות שפה צריך לעשות סדר, לרבות האמירה הזאת של ראש הממשלה, שלא נאמרה כל כך בפרהסיה, אבל היא נאמרה בפני ציבור: נכון, אני בחרתי בבחירה הזאת כיוון שלו הייתי הולך עם החרדים, לא הייתי יכול להעביר את התוכנית הכלכלית, וחשבתי שחייב</w:t>
      </w:r>
      <w:r>
        <w:rPr>
          <w:rFonts w:hint="cs"/>
          <w:rtl/>
        </w:rPr>
        <w:t xml:space="preserve">ים להעביר את התוכנית הכלכלית, ולכן אני עשיתי את הבחירה השנייה, בחרתי באפשרות השנייה שהיתה לי, וצירפתי את שינוי, במקום את הציבור האחר </w:t>
      </w:r>
      <w:r>
        <w:rPr>
          <w:rtl/>
        </w:rPr>
        <w:t>–</w:t>
      </w:r>
      <w:r>
        <w:rPr>
          <w:rFonts w:hint="cs"/>
          <w:rtl/>
        </w:rPr>
        <w:t xml:space="preserve"> וזה הציבור שהעלה אותו לשלטון לאורך כמה קדנציות. </w:t>
      </w:r>
    </w:p>
    <w:p w14:paraId="11ED9747" w14:textId="77777777" w:rsidR="00000000" w:rsidRDefault="007C71EE">
      <w:pPr>
        <w:pStyle w:val="a"/>
        <w:rPr>
          <w:rFonts w:hint="cs"/>
          <w:rtl/>
        </w:rPr>
      </w:pPr>
    </w:p>
    <w:p w14:paraId="62D1368A" w14:textId="77777777" w:rsidR="00000000" w:rsidRDefault="007C71EE">
      <w:pPr>
        <w:pStyle w:val="a"/>
        <w:rPr>
          <w:rFonts w:hint="cs"/>
          <w:rtl/>
        </w:rPr>
      </w:pPr>
      <w:r>
        <w:rPr>
          <w:rFonts w:hint="cs"/>
          <w:rtl/>
        </w:rPr>
        <w:t>בעניין הזה חל שינוי מפורש, כבוד השר גדעון עזרא - ואני אוהב ומעריך אותו,</w:t>
      </w:r>
      <w:r>
        <w:rPr>
          <w:rFonts w:hint="cs"/>
          <w:rtl/>
        </w:rPr>
        <w:t xml:space="preserve"> את הכנות שלו, וההערכה שלו והתשובות שלו טובות, אבל חל שינוי ונפל דבר בישראל, ואנחנו כיום יודעים שאנחנו לא יכולים עוד לסמוך, כמו בעבר, על הליכוד שהוא אכן ילווה אותנו. אנחנו מיעוט קטן, אבל מיעוט קשה שמתפרס, במידה זו או אחרת, בהשפעתו על ציבורים הרבה יותר גדול</w:t>
      </w:r>
      <w:r>
        <w:rPr>
          <w:rFonts w:hint="cs"/>
          <w:rtl/>
        </w:rPr>
        <w:t xml:space="preserve">ים. הדבר הזה השתנה </w:t>
      </w:r>
      <w:r>
        <w:rPr>
          <w:rtl/>
        </w:rPr>
        <w:t>–</w:t>
      </w:r>
      <w:r>
        <w:rPr>
          <w:rFonts w:hint="cs"/>
          <w:rtl/>
        </w:rPr>
        <w:t xml:space="preserve"> מבחינתך, אולי לטובה </w:t>
      </w:r>
      <w:r>
        <w:rPr>
          <w:rtl/>
        </w:rPr>
        <w:t>–</w:t>
      </w:r>
      <w:r>
        <w:rPr>
          <w:rFonts w:hint="cs"/>
          <w:rtl/>
        </w:rPr>
        <w:t xml:space="preserve"> אבל זה כבר לא אוטומטי כמו מה שהיה פעם, שהיינו קשורים בטבורנו בגלל אותו קשר פנימי של הרצון לשמור את המסורת היהודית לאורך כל השנים, וגם לשנים הבאות. אין לנו יותר ההרגשה שאנחנו יכולים לסמוך אוטומטית על הדבר הזה. </w:t>
      </w:r>
    </w:p>
    <w:p w14:paraId="0F262B5F" w14:textId="77777777" w:rsidR="00000000" w:rsidRDefault="007C71EE">
      <w:pPr>
        <w:pStyle w:val="a"/>
        <w:rPr>
          <w:rFonts w:hint="cs"/>
          <w:rtl/>
        </w:rPr>
      </w:pPr>
    </w:p>
    <w:p w14:paraId="465A89D1" w14:textId="77777777" w:rsidR="00000000" w:rsidRDefault="007C71EE">
      <w:pPr>
        <w:pStyle w:val="a"/>
        <w:ind w:firstLine="0"/>
        <w:rPr>
          <w:rFonts w:hint="cs"/>
          <w:rtl/>
        </w:rPr>
      </w:pPr>
      <w:r>
        <w:rPr>
          <w:rFonts w:hint="cs"/>
          <w:rtl/>
        </w:rPr>
        <w:tab/>
        <w:t>ג</w:t>
      </w:r>
      <w:r>
        <w:rPr>
          <w:rFonts w:hint="cs"/>
          <w:rtl/>
        </w:rPr>
        <w:t>ברתי היושבת-ראש, כמה זמן עוד נותר לי?</w:t>
      </w:r>
    </w:p>
    <w:p w14:paraId="1A65FA82" w14:textId="77777777" w:rsidR="00000000" w:rsidRDefault="007C71EE">
      <w:pPr>
        <w:pStyle w:val="a"/>
        <w:ind w:firstLine="0"/>
        <w:rPr>
          <w:rFonts w:hint="cs"/>
          <w:rtl/>
        </w:rPr>
      </w:pPr>
    </w:p>
    <w:p w14:paraId="55481010" w14:textId="77777777" w:rsidR="00000000" w:rsidRDefault="007C71EE">
      <w:pPr>
        <w:pStyle w:val="ad"/>
        <w:rPr>
          <w:rtl/>
        </w:rPr>
      </w:pPr>
      <w:r>
        <w:rPr>
          <w:rtl/>
        </w:rPr>
        <w:t>היו"ר אתי לבני:</w:t>
      </w:r>
    </w:p>
    <w:p w14:paraId="489D108D" w14:textId="77777777" w:rsidR="00000000" w:rsidRDefault="007C71EE">
      <w:pPr>
        <w:pStyle w:val="a"/>
        <w:rPr>
          <w:rtl/>
        </w:rPr>
      </w:pPr>
    </w:p>
    <w:p w14:paraId="4C90C9CA" w14:textId="77777777" w:rsidR="00000000" w:rsidRDefault="007C71EE">
      <w:pPr>
        <w:pStyle w:val="a"/>
        <w:rPr>
          <w:rFonts w:hint="cs"/>
          <w:rtl/>
        </w:rPr>
      </w:pPr>
      <w:r>
        <w:rPr>
          <w:rFonts w:hint="cs"/>
          <w:rtl/>
        </w:rPr>
        <w:t>נותרו לך קצת למעלה מארבע דקות.</w:t>
      </w:r>
    </w:p>
    <w:p w14:paraId="699A18AE" w14:textId="77777777" w:rsidR="00000000" w:rsidRDefault="007C71EE">
      <w:pPr>
        <w:pStyle w:val="a"/>
        <w:ind w:firstLine="0"/>
        <w:rPr>
          <w:rFonts w:hint="cs"/>
          <w:rtl/>
        </w:rPr>
      </w:pPr>
    </w:p>
    <w:p w14:paraId="57B1C44B" w14:textId="77777777" w:rsidR="00000000" w:rsidRDefault="007C71EE">
      <w:pPr>
        <w:pStyle w:val="SpeakerCon"/>
        <w:rPr>
          <w:rtl/>
        </w:rPr>
      </w:pPr>
      <w:bookmarkStart w:id="1394" w:name="FS000000531T27_05_2003_17_49_50"/>
      <w:bookmarkStart w:id="1395" w:name="FS000000531T27_05_2003_17_49_52C"/>
      <w:bookmarkEnd w:id="1394"/>
      <w:bookmarkEnd w:id="1395"/>
      <w:r>
        <w:rPr>
          <w:rtl/>
        </w:rPr>
        <w:t>אברהם רביץ (יהדות התורה):</w:t>
      </w:r>
    </w:p>
    <w:p w14:paraId="59C45F77" w14:textId="77777777" w:rsidR="00000000" w:rsidRDefault="007C71EE">
      <w:pPr>
        <w:pStyle w:val="a"/>
        <w:rPr>
          <w:rtl/>
        </w:rPr>
      </w:pPr>
    </w:p>
    <w:p w14:paraId="5D8F397C" w14:textId="77777777" w:rsidR="00000000" w:rsidRDefault="007C71EE">
      <w:pPr>
        <w:pStyle w:val="a"/>
        <w:rPr>
          <w:rFonts w:hint="cs"/>
          <w:rtl/>
        </w:rPr>
      </w:pPr>
      <w:bookmarkStart w:id="1396" w:name="FS000000531T27_05_2003_14_20_31"/>
      <w:bookmarkEnd w:id="1396"/>
      <w:r>
        <w:rPr>
          <w:rFonts w:hint="cs"/>
          <w:rtl/>
        </w:rPr>
        <w:t>תודה. אני רוצה לומר כמה מלים על התוכנית הכלכלית. למדתי אותה היטב, את זאת למדתי בתקופה שבה הייתי יושב-ראש ועדת הכספים. אני מכיר אותה היטב, ואנ</w:t>
      </w:r>
      <w:r>
        <w:rPr>
          <w:rFonts w:hint="cs"/>
          <w:rtl/>
        </w:rPr>
        <w:t>י יודע שלא אוכל לומר הרבה בארבע דקות, לכן אומר מלים כלליות.</w:t>
      </w:r>
    </w:p>
    <w:p w14:paraId="5A9D4168" w14:textId="77777777" w:rsidR="00000000" w:rsidRDefault="007C71EE">
      <w:pPr>
        <w:pStyle w:val="a"/>
        <w:rPr>
          <w:rFonts w:hint="cs"/>
          <w:rtl/>
        </w:rPr>
      </w:pPr>
    </w:p>
    <w:p w14:paraId="5DE31A2E" w14:textId="77777777" w:rsidR="00000000" w:rsidRDefault="007C71EE">
      <w:pPr>
        <w:pStyle w:val="a"/>
        <w:rPr>
          <w:rFonts w:hint="cs"/>
          <w:rtl/>
        </w:rPr>
      </w:pPr>
      <w:r>
        <w:rPr>
          <w:rFonts w:hint="cs"/>
          <w:rtl/>
        </w:rPr>
        <w:t xml:space="preserve">אני חושב שבגדול, התוכנית היא צו השעה; לאו דווקא התוכנית הזאת, אלא תוכנית כלכלית חדשה אשר חייבת לבוא. אני מודע מאוד לסכנות הכלכליות, אם לא תבוא תוכנית אחרת. אני פונה אל שר האוצר ואל הממשלה ואומר, </w:t>
      </w:r>
      <w:r>
        <w:rPr>
          <w:rFonts w:hint="cs"/>
          <w:rtl/>
        </w:rPr>
        <w:t>כי כל דבר צריך להיעשות בשום שכל ובמידה הנאותה, ויש להבין מה ניתן להעביר ומה לא ניתן, ולאילו נושאים צריך משך זמן הרבה יותר ארוך.</w:t>
      </w:r>
    </w:p>
    <w:p w14:paraId="6C704A06" w14:textId="77777777" w:rsidR="00000000" w:rsidRDefault="007C71EE">
      <w:pPr>
        <w:pStyle w:val="a"/>
        <w:rPr>
          <w:rFonts w:hint="cs"/>
          <w:rtl/>
        </w:rPr>
      </w:pPr>
    </w:p>
    <w:p w14:paraId="2AD4B6ED" w14:textId="77777777" w:rsidR="00000000" w:rsidRDefault="007C71EE">
      <w:pPr>
        <w:pStyle w:val="a"/>
        <w:rPr>
          <w:rFonts w:hint="cs"/>
          <w:rtl/>
        </w:rPr>
      </w:pPr>
      <w:r>
        <w:rPr>
          <w:rFonts w:hint="cs"/>
          <w:rtl/>
        </w:rPr>
        <w:t>יש בתוכנית הזאת חוסר התחשבות מוחלט, אין בה רחמים, אין התחשבות בדברים שאינם כל כך הרבה כסף, אבל היעדרם הוא אכזרי מאוד. אני  רוצה</w:t>
      </w:r>
      <w:r>
        <w:rPr>
          <w:rFonts w:hint="cs"/>
          <w:rtl/>
        </w:rPr>
        <w:t xml:space="preserve"> להתייחס לפגיעה הקטנה בשעת כיף שהיא הרבה יותר מכיף לקשישים במעונות-יום, שהם באים אליהם ושם מטפחים אותם ונותנים להם טיפ-טיפה של קשר עם העולם ואיזה שהוא טיפול פיזיותרפי; לא מי יודע מה, בסך הכול שעתיים בשבוע. אחרי ויכוחים גדולים, הסכימו לכרסם רק בשעה. אלה דבר</w:t>
      </w:r>
      <w:r>
        <w:rPr>
          <w:rFonts w:hint="cs"/>
          <w:rtl/>
        </w:rPr>
        <w:t>ים מדהימים.</w:t>
      </w:r>
    </w:p>
    <w:p w14:paraId="3D7A678F" w14:textId="77777777" w:rsidR="00000000" w:rsidRDefault="007C71EE">
      <w:pPr>
        <w:pStyle w:val="a"/>
        <w:rPr>
          <w:rFonts w:hint="cs"/>
          <w:rtl/>
        </w:rPr>
      </w:pPr>
    </w:p>
    <w:p w14:paraId="1BE39B0A" w14:textId="77777777" w:rsidR="00000000" w:rsidRDefault="007C71EE">
      <w:pPr>
        <w:pStyle w:val="a"/>
        <w:rPr>
          <w:rFonts w:hint="cs"/>
          <w:rtl/>
        </w:rPr>
      </w:pPr>
      <w:r>
        <w:rPr>
          <w:rFonts w:hint="cs"/>
          <w:rtl/>
        </w:rPr>
        <w:t xml:space="preserve">אני אומר לכם, כיושב-ראש ועדת הכספים העברתי תקציבים מספר, אבל את התוכנית הזאת לא הייתי מעביר, אלא בהסכם, בהבנה ואחרי לחץ על פקידי האוצר. בסך הכול אלה פקידי האוצר. </w:t>
      </w:r>
    </w:p>
    <w:p w14:paraId="05BF8A0E" w14:textId="77777777" w:rsidR="00000000" w:rsidRDefault="007C71EE">
      <w:pPr>
        <w:pStyle w:val="a"/>
        <w:rPr>
          <w:rFonts w:hint="cs"/>
          <w:rtl/>
        </w:rPr>
      </w:pPr>
    </w:p>
    <w:p w14:paraId="201FF023" w14:textId="77777777" w:rsidR="00000000" w:rsidRDefault="007C71EE">
      <w:pPr>
        <w:pStyle w:val="a"/>
        <w:rPr>
          <w:rFonts w:hint="cs"/>
          <w:rtl/>
        </w:rPr>
      </w:pPr>
      <w:r>
        <w:rPr>
          <w:rFonts w:hint="cs"/>
          <w:rtl/>
        </w:rPr>
        <w:t>לא עובדים בשיטות של "זבנג וגמרנו" כאשר צריכים לפגוע, למשל, בעקרות בית. זה דבר מ</w:t>
      </w:r>
      <w:r>
        <w:rPr>
          <w:rFonts w:hint="cs"/>
          <w:rtl/>
        </w:rPr>
        <w:t>דהים: איך יגבו מהן את 70 השקלים? הרי עקרות בית לא רשומות בשום מקום, הרי הן לא עובדות. הרי עובדות משלמות. יתחילו אנשים להסתובב בין הבתים, כדי לחפש איפה יש עקרת בית. יש כאלו שלא רשומות בכלל, למשל ידועות בציבור, אז הן לא תשלמנה? מה דעתך, חבר הכנסת דהאמשה. נשי</w:t>
      </w:r>
      <w:r>
        <w:rPr>
          <w:rFonts w:hint="cs"/>
          <w:rtl/>
        </w:rPr>
        <w:t>ם אלה בכלל לא קיימות. איך יגבו את 70 השקלים האומללים האלה מנשים שאינן עובדות? אם הן לא עובדות משום שבעליהן עובדים ומתפרנסים בכבוד, ואין צורך בעבודת שני אנשים במשפחה, אז הבעלים כבר משלמים מס הכנסה גבוה מאוד. מחפשים עוד 70 שקלים בחודש. איך יגבו את זה? אתם יו</w:t>
      </w:r>
      <w:r>
        <w:rPr>
          <w:rFonts w:hint="cs"/>
          <w:rtl/>
        </w:rPr>
        <w:t>דעים כמה תעלה הגבייה והמחקר על הגבייה? למה מכניסים את הציבור לרוח תזזית כזאת, כדי לגבות לא כל-כך הרבה כסף?</w:t>
      </w:r>
    </w:p>
    <w:p w14:paraId="044C3946" w14:textId="77777777" w:rsidR="00000000" w:rsidRDefault="007C71EE">
      <w:pPr>
        <w:pStyle w:val="a"/>
        <w:rPr>
          <w:rFonts w:hint="cs"/>
          <w:rtl/>
        </w:rPr>
      </w:pPr>
    </w:p>
    <w:p w14:paraId="7B3DDBA3" w14:textId="77777777" w:rsidR="00000000" w:rsidRDefault="007C71EE">
      <w:pPr>
        <w:pStyle w:val="a"/>
        <w:rPr>
          <w:rFonts w:hint="cs"/>
          <w:rtl/>
        </w:rPr>
      </w:pPr>
      <w:r>
        <w:rPr>
          <w:rFonts w:hint="cs"/>
          <w:rtl/>
        </w:rPr>
        <w:t>למה צריך עוד הפעם להתחיל עם הנכים? האם לא חווינו את החוויות הקשות האלה ליד פתח ביתנו כאן, בעת השביתה הגדולה שלהם? שוב, סעיף קנטרני שעוסק בכספים הקטנ</w:t>
      </w:r>
      <w:r>
        <w:rPr>
          <w:rFonts w:hint="cs"/>
          <w:rtl/>
        </w:rPr>
        <w:t>ים. הרי בכספים הגדולים לא נוגעים. הנכים, שנהיינו חברים שלהם כאן, מרגישים מושפלים.</w:t>
      </w:r>
    </w:p>
    <w:p w14:paraId="0F1FF8AD" w14:textId="77777777" w:rsidR="00000000" w:rsidRDefault="007C71EE">
      <w:pPr>
        <w:pStyle w:val="a"/>
        <w:rPr>
          <w:rFonts w:hint="cs"/>
          <w:rtl/>
        </w:rPr>
      </w:pPr>
    </w:p>
    <w:p w14:paraId="5893AD15" w14:textId="77777777" w:rsidR="00000000" w:rsidRDefault="007C71EE">
      <w:pPr>
        <w:pStyle w:val="a"/>
        <w:rPr>
          <w:rFonts w:hint="cs"/>
          <w:rtl/>
        </w:rPr>
      </w:pPr>
      <w:r>
        <w:rPr>
          <w:rFonts w:hint="cs"/>
          <w:rtl/>
        </w:rPr>
        <w:t>אני לא בעד העלאת מסים, אני בעד הפחתת מסים, אני חושב שזו הפילוסופיה הכלכלית הנכונה, אבל מדברים כאן על הוראת שעה. באמת יכול להיות יותר טוב בשנה הבאה, ואז לא יצטרכו תוכניות כאל</w:t>
      </w:r>
      <w:r>
        <w:rPr>
          <w:rFonts w:hint="cs"/>
          <w:rtl/>
        </w:rPr>
        <w:t xml:space="preserve">ה. אי-אפשר להעלות את המסים על עשירים אפילו ב=1%? אפילו מס ערך מוסף יותר סביר להעלות. יש מדינות בעולם שמס ערך מוסף בהן הוא 20%. </w:t>
      </w:r>
    </w:p>
    <w:p w14:paraId="3463ED39" w14:textId="77777777" w:rsidR="00000000" w:rsidRDefault="007C71EE">
      <w:pPr>
        <w:pStyle w:val="a"/>
        <w:rPr>
          <w:rFonts w:hint="cs"/>
          <w:rtl/>
        </w:rPr>
      </w:pPr>
    </w:p>
    <w:p w14:paraId="78908170" w14:textId="77777777" w:rsidR="00000000" w:rsidRDefault="007C71EE">
      <w:pPr>
        <w:pStyle w:val="a"/>
        <w:rPr>
          <w:rFonts w:hint="cs"/>
          <w:rtl/>
        </w:rPr>
      </w:pPr>
      <w:r>
        <w:rPr>
          <w:rFonts w:hint="cs"/>
          <w:rtl/>
        </w:rPr>
        <w:t>מבחינה שכלית, ברור שצריך לעשות תוכנית, אנחנו לא יכולים להמשיך כך. יש כאן לא חוסר שכל אלא חוסר רגש. צריך לעבוד גם ברגש, צריך לעב</w:t>
      </w:r>
      <w:r>
        <w:rPr>
          <w:rFonts w:hint="cs"/>
          <w:rtl/>
        </w:rPr>
        <w:t>וד עם ערכים. האם הדברים האלה אינם ערכים של חברה מתוקנת, במיוחד כאשר מדובר בחברה כמו שלנו שקיבצה לתוכה אנשים מוכים מכל העולם? האם יש עוד מדינה בעולם שרואה לעצמה משימה להביא אנשים? בהיסטוריה הרחוקה הרי כולנו היינו עם אחד. כל אלה שמגיעים  הם עניים. כמה מגיעים</w:t>
      </w:r>
      <w:r>
        <w:rPr>
          <w:rFonts w:hint="cs"/>
          <w:rtl/>
        </w:rPr>
        <w:t xml:space="preserve"> היום ממדינות הרווחה?</w:t>
      </w:r>
    </w:p>
    <w:p w14:paraId="5AC2AECE" w14:textId="77777777" w:rsidR="00000000" w:rsidRDefault="007C71EE">
      <w:pPr>
        <w:pStyle w:val="a"/>
        <w:rPr>
          <w:rFonts w:hint="cs"/>
          <w:rtl/>
        </w:rPr>
      </w:pPr>
    </w:p>
    <w:p w14:paraId="79B8FE42" w14:textId="77777777" w:rsidR="00000000" w:rsidRDefault="007C71EE">
      <w:pPr>
        <w:pStyle w:val="a"/>
        <w:rPr>
          <w:rFonts w:hint="cs"/>
          <w:rtl/>
        </w:rPr>
      </w:pPr>
      <w:r>
        <w:rPr>
          <w:rFonts w:hint="cs"/>
          <w:rtl/>
        </w:rPr>
        <w:t>אני לא רוצה לגזול את זמנם של חברי הכנסת. תהיה לי כנראה עוד הזדמנות אחת לדבר. תודה לך.</w:t>
      </w:r>
    </w:p>
    <w:p w14:paraId="48FF199F" w14:textId="77777777" w:rsidR="00000000" w:rsidRDefault="007C71EE">
      <w:pPr>
        <w:pStyle w:val="a"/>
        <w:ind w:firstLine="0"/>
        <w:rPr>
          <w:rFonts w:hint="cs"/>
          <w:rtl/>
        </w:rPr>
      </w:pPr>
    </w:p>
    <w:p w14:paraId="7D86B51C" w14:textId="77777777" w:rsidR="00000000" w:rsidRDefault="007C71EE">
      <w:pPr>
        <w:pStyle w:val="ad"/>
        <w:rPr>
          <w:rtl/>
        </w:rPr>
      </w:pPr>
      <w:r>
        <w:rPr>
          <w:rFonts w:hint="eastAsia"/>
          <w:rtl/>
        </w:rPr>
        <w:t>היו</w:t>
      </w:r>
      <w:r>
        <w:rPr>
          <w:rtl/>
        </w:rPr>
        <w:t>"ר אתי לבני:</w:t>
      </w:r>
    </w:p>
    <w:p w14:paraId="33DEF6E6" w14:textId="77777777" w:rsidR="00000000" w:rsidRDefault="007C71EE">
      <w:pPr>
        <w:pStyle w:val="a"/>
        <w:rPr>
          <w:rFonts w:hint="cs"/>
          <w:rtl/>
        </w:rPr>
      </w:pPr>
    </w:p>
    <w:p w14:paraId="0BB2959F" w14:textId="77777777" w:rsidR="00000000" w:rsidRDefault="007C71EE">
      <w:pPr>
        <w:pStyle w:val="a"/>
        <w:rPr>
          <w:rFonts w:hint="cs"/>
          <w:rtl/>
        </w:rPr>
      </w:pPr>
      <w:r>
        <w:rPr>
          <w:rFonts w:hint="cs"/>
          <w:rtl/>
        </w:rPr>
        <w:t>תודה רבה. חברת הקואליציה מרינה סולודקין.</w:t>
      </w:r>
    </w:p>
    <w:p w14:paraId="5D22B3DA" w14:textId="77777777" w:rsidR="00000000" w:rsidRDefault="007C71EE">
      <w:pPr>
        <w:pStyle w:val="a"/>
        <w:ind w:firstLine="0"/>
        <w:rPr>
          <w:rFonts w:hint="cs"/>
          <w:rtl/>
        </w:rPr>
      </w:pPr>
    </w:p>
    <w:p w14:paraId="175A89CA" w14:textId="77777777" w:rsidR="00000000" w:rsidRDefault="007C71EE">
      <w:pPr>
        <w:pStyle w:val="SpeakerCon"/>
        <w:rPr>
          <w:rtl/>
        </w:rPr>
      </w:pPr>
      <w:bookmarkStart w:id="1397" w:name="FS000000531T27_05_2003_14_38_48C"/>
      <w:bookmarkEnd w:id="1397"/>
      <w:r>
        <w:rPr>
          <w:rFonts w:hint="eastAsia"/>
          <w:rtl/>
        </w:rPr>
        <w:t>אברהם</w:t>
      </w:r>
      <w:r>
        <w:rPr>
          <w:rtl/>
        </w:rPr>
        <w:t xml:space="preserve"> רביץ (יהדות התורה):</w:t>
      </w:r>
    </w:p>
    <w:p w14:paraId="0764CAD3" w14:textId="77777777" w:rsidR="00000000" w:rsidRDefault="007C71EE">
      <w:pPr>
        <w:pStyle w:val="a"/>
        <w:rPr>
          <w:rFonts w:hint="cs"/>
          <w:rtl/>
        </w:rPr>
      </w:pPr>
    </w:p>
    <w:p w14:paraId="40C5BC38" w14:textId="77777777" w:rsidR="00000000" w:rsidRDefault="007C71EE">
      <w:pPr>
        <w:pStyle w:val="a"/>
        <w:rPr>
          <w:rFonts w:hint="cs"/>
          <w:rtl/>
        </w:rPr>
      </w:pPr>
      <w:r>
        <w:rPr>
          <w:rFonts w:hint="cs"/>
          <w:rtl/>
        </w:rPr>
        <w:t>למה זה תואר כזה חשוב, חברת קואליציה?</w:t>
      </w:r>
    </w:p>
    <w:p w14:paraId="7CD299B1" w14:textId="77777777" w:rsidR="00000000" w:rsidRDefault="007C71EE">
      <w:pPr>
        <w:pStyle w:val="a"/>
        <w:ind w:firstLine="0"/>
        <w:rPr>
          <w:rFonts w:hint="cs"/>
          <w:rtl/>
        </w:rPr>
      </w:pPr>
    </w:p>
    <w:p w14:paraId="365F03FA" w14:textId="77777777" w:rsidR="00000000" w:rsidRDefault="007C71EE">
      <w:pPr>
        <w:pStyle w:val="ad"/>
        <w:rPr>
          <w:rtl/>
        </w:rPr>
      </w:pPr>
      <w:r>
        <w:rPr>
          <w:rFonts w:hint="eastAsia"/>
          <w:rtl/>
        </w:rPr>
        <w:t>היו</w:t>
      </w:r>
      <w:r>
        <w:rPr>
          <w:rtl/>
        </w:rPr>
        <w:t>"ר אתי לבני:</w:t>
      </w:r>
    </w:p>
    <w:p w14:paraId="76285E37" w14:textId="77777777" w:rsidR="00000000" w:rsidRDefault="007C71EE">
      <w:pPr>
        <w:pStyle w:val="a"/>
        <w:rPr>
          <w:rFonts w:hint="cs"/>
          <w:rtl/>
        </w:rPr>
      </w:pPr>
    </w:p>
    <w:p w14:paraId="05B3605E" w14:textId="77777777" w:rsidR="00000000" w:rsidRDefault="007C71EE">
      <w:pPr>
        <w:pStyle w:val="a"/>
        <w:rPr>
          <w:rFonts w:hint="cs"/>
          <w:rtl/>
        </w:rPr>
      </w:pPr>
      <w:r>
        <w:rPr>
          <w:rFonts w:hint="cs"/>
          <w:rtl/>
        </w:rPr>
        <w:t>כי רש</w:t>
      </w:r>
      <w:r>
        <w:rPr>
          <w:rFonts w:hint="cs"/>
          <w:rtl/>
        </w:rPr>
        <w:t>ות הדיבור עברה מהאופוזיציה לקואליציה. עכשיו תור הקואליציה. אני חושבת שיותר כיף להיות חבר אופוזיציה, אפשר לתקוף.</w:t>
      </w:r>
    </w:p>
    <w:p w14:paraId="4D849757" w14:textId="77777777" w:rsidR="00000000" w:rsidRDefault="007C71EE">
      <w:pPr>
        <w:pStyle w:val="a"/>
        <w:ind w:firstLine="0"/>
        <w:rPr>
          <w:rFonts w:hint="cs"/>
          <w:rtl/>
        </w:rPr>
      </w:pPr>
    </w:p>
    <w:p w14:paraId="72AED059" w14:textId="77777777" w:rsidR="00000000" w:rsidRDefault="007C71EE">
      <w:pPr>
        <w:pStyle w:val="Speaker"/>
        <w:rPr>
          <w:rtl/>
        </w:rPr>
      </w:pPr>
      <w:bookmarkStart w:id="1398" w:name="FS000000533T27_05_2003_14_39_27"/>
      <w:bookmarkEnd w:id="1398"/>
      <w:r>
        <w:rPr>
          <w:rFonts w:hint="eastAsia"/>
          <w:rtl/>
        </w:rPr>
        <w:t>מרינה</w:t>
      </w:r>
      <w:r>
        <w:rPr>
          <w:rtl/>
        </w:rPr>
        <w:t xml:space="preserve"> סולודקין (הליכוד):</w:t>
      </w:r>
    </w:p>
    <w:p w14:paraId="377BEE2E" w14:textId="77777777" w:rsidR="00000000" w:rsidRDefault="007C71EE">
      <w:pPr>
        <w:pStyle w:val="a"/>
        <w:rPr>
          <w:rFonts w:hint="cs"/>
          <w:rtl/>
        </w:rPr>
      </w:pPr>
    </w:p>
    <w:p w14:paraId="286D1A54" w14:textId="77777777" w:rsidR="00000000" w:rsidRDefault="007C71EE">
      <w:pPr>
        <w:pStyle w:val="a"/>
        <w:rPr>
          <w:rFonts w:hint="cs"/>
          <w:rtl/>
        </w:rPr>
      </w:pPr>
      <w:r>
        <w:rPr>
          <w:rFonts w:hint="cs"/>
          <w:rtl/>
        </w:rPr>
        <w:t xml:space="preserve"> גברתי היושבת-ראש, אדוני השר המקשר בין הממשלה לכנסת, חברי כנסת נכבדים, תוכנית ההבראה הנוכחית לכלכלת ישראל היא התוכנית</w:t>
      </w:r>
      <w:r>
        <w:rPr>
          <w:rFonts w:hint="cs"/>
          <w:rtl/>
        </w:rPr>
        <w:t xml:space="preserve"> הרביעית ברציפות בשנתיים האחרונות. אני רוצה לומר לכם שאיני חושבת שזה מצב נורמלי. היה לנו תקציב 2002 עם קיצוצים אכזריים, היתה לנו תוכנית קיצוצים בתקציב 2003, תוכנית חירום כלכלית ועוד תוכנית כלכלית להבראת כלכלת ישראל. אני חושבת שזו טעות.</w:t>
      </w:r>
    </w:p>
    <w:p w14:paraId="7C97C428" w14:textId="77777777" w:rsidR="00000000" w:rsidRDefault="007C71EE">
      <w:pPr>
        <w:pStyle w:val="a"/>
        <w:rPr>
          <w:rFonts w:hint="cs"/>
          <w:rtl/>
        </w:rPr>
      </w:pPr>
    </w:p>
    <w:p w14:paraId="654D22D9" w14:textId="77777777" w:rsidR="00000000" w:rsidRDefault="007C71EE">
      <w:pPr>
        <w:pStyle w:val="a"/>
        <w:rPr>
          <w:rFonts w:hint="cs"/>
          <w:rtl/>
        </w:rPr>
      </w:pPr>
      <w:r>
        <w:rPr>
          <w:rFonts w:hint="cs"/>
          <w:rtl/>
        </w:rPr>
        <w:t>כבר ב=2001 אמרה ישר</w:t>
      </w:r>
      <w:r>
        <w:rPr>
          <w:rFonts w:hint="cs"/>
          <w:rtl/>
        </w:rPr>
        <w:t>אל בעלייה לפקידות הבכירה של האוצר, שעוד נשלם על הטעויות באבטלה, בהאטה, במשברים. אמרנו שאם אנחנו נמצאים במלחמה ב=2001, תקציב 2002 צריך להיות תקציב מלחמה עם הוצאות והכנסות כמו בזמן מלחמה.  היינו בעד מלווה מלחמה בזמן הזה. מ=2001 אמרנו  לפקידות הבכירה, כי בזמן</w:t>
      </w:r>
      <w:r>
        <w:rPr>
          <w:rFonts w:hint="cs"/>
          <w:rtl/>
        </w:rPr>
        <w:t xml:space="preserve"> של משבר כלכלי עולמי, בזמן של סכסוך צבאי מקומי, אנחנו צריכים לערוך קיצוצים דרסטיים במגזר הציבורי. מה שמענו אז מאנשים שיש להם גם שמות: שקודם כול עשירים סובלים יותר מדי בארץ שלנו. זהו ציטוט.</w:t>
      </w:r>
    </w:p>
    <w:p w14:paraId="5B3EC376" w14:textId="77777777" w:rsidR="00000000" w:rsidRDefault="007C71EE">
      <w:pPr>
        <w:pStyle w:val="a"/>
        <w:rPr>
          <w:rFonts w:hint="cs"/>
          <w:rtl/>
        </w:rPr>
      </w:pPr>
    </w:p>
    <w:p w14:paraId="11DD5D89" w14:textId="77777777" w:rsidR="00000000" w:rsidRDefault="007C71EE">
      <w:pPr>
        <w:pStyle w:val="a"/>
        <w:rPr>
          <w:rFonts w:hint="cs"/>
          <w:rtl/>
        </w:rPr>
      </w:pPr>
      <w:r>
        <w:rPr>
          <w:rFonts w:hint="cs"/>
          <w:rtl/>
        </w:rPr>
        <w:t>אחרי שנתיים הגענו למצב של גירעונות ותקציב כלכלי של חוסר ברירה, אתו</w:t>
      </w:r>
      <w:r>
        <w:rPr>
          <w:rFonts w:hint="cs"/>
          <w:rtl/>
        </w:rPr>
        <w:t xml:space="preserve"> אנו צריכים להתמודד. יש חלק בתקציב שאני מסכימה לו, ואני חושבת שזה גם מאוחר מדי - הקיצוצים בשכר הבכירים במגזר הציבורי והטיפול בעובדים הזרים בזמן האטה, זה נכון. אבל לא ראינו שמישהו הסיק מסקנות מטעויות שעשינו בשנתיים האחרונות. אני חושבת שהפקידות הבכירה באוצר </w:t>
      </w:r>
      <w:r>
        <w:rPr>
          <w:rFonts w:hint="cs"/>
          <w:rtl/>
        </w:rPr>
        <w:t xml:space="preserve">אחראית לעצות לא טובות ולא נכונות שניתנו וקוימו ב=2001, ב=2002 וב=2003. בישיבת הסיעה דיברתי על כך שצריכה להיות אחריות אישית לדברים האלה ושצריכים להסיק מסקנות. לא עשו את זה. </w:t>
      </w:r>
    </w:p>
    <w:p w14:paraId="745A182C" w14:textId="77777777" w:rsidR="00000000" w:rsidRDefault="007C71EE">
      <w:pPr>
        <w:pStyle w:val="a"/>
        <w:rPr>
          <w:rFonts w:hint="cs"/>
          <w:rtl/>
        </w:rPr>
      </w:pPr>
    </w:p>
    <w:p w14:paraId="3F5E5429" w14:textId="77777777" w:rsidR="00000000" w:rsidRDefault="007C71EE">
      <w:pPr>
        <w:pStyle w:val="a"/>
        <w:rPr>
          <w:rFonts w:hint="cs"/>
          <w:rtl/>
        </w:rPr>
      </w:pPr>
      <w:r>
        <w:rPr>
          <w:rFonts w:hint="cs"/>
          <w:rtl/>
        </w:rPr>
        <w:t>שמענו כאן הרבה מספסלי האופוזיציה שיש פגיעה בשכבות שונות, שזו לא הפגיעה הראשונה, שג</w:t>
      </w:r>
      <w:r>
        <w:rPr>
          <w:rFonts w:hint="cs"/>
          <w:rtl/>
        </w:rPr>
        <w:t>ם ב=2002 פגעו  בנשים, במשפחות חד-הוריות ובגמלאים. אני רוצה לדבר על העולים. נבחרתי על-ידי העולים, ואני אומרת שהפגיעה הכי קשה היא בעולים. הצעדים של משרד האוצר הם ביטול כל ההישגים וכל הזכויות שהיו לעולים במשך כל שנות ה=90, ההישגים של השרים יאיר צבן, יולי אדלש</w:t>
      </w:r>
      <w:r>
        <w:rPr>
          <w:rFonts w:hint="cs"/>
          <w:rtl/>
        </w:rPr>
        <w:t xml:space="preserve">טיין ואחרים. </w:t>
      </w:r>
    </w:p>
    <w:p w14:paraId="20CF6C42" w14:textId="77777777" w:rsidR="00000000" w:rsidRDefault="007C71EE">
      <w:pPr>
        <w:pStyle w:val="a"/>
        <w:rPr>
          <w:rFonts w:hint="cs"/>
          <w:rtl/>
        </w:rPr>
      </w:pPr>
    </w:p>
    <w:p w14:paraId="5078DEC4" w14:textId="77777777" w:rsidR="00000000" w:rsidRDefault="007C71EE">
      <w:pPr>
        <w:pStyle w:val="a"/>
        <w:rPr>
          <w:rFonts w:hint="cs"/>
          <w:rtl/>
        </w:rPr>
      </w:pPr>
      <w:r>
        <w:rPr>
          <w:rFonts w:hint="cs"/>
          <w:rtl/>
        </w:rPr>
        <w:t>הפגיעה הכי קשה היא ביטול המענקים במשכנתאות לעולים. דיברנו על זה בישיבות סיעת הליכוד, ואמרנו שיש עשרות אלפי עולים שהגיעו במחצית השנייה של שנות ה=90 ועוד לא מימשו את הזכויות שלהם למשכנתה של עולים. אחרי כל המשאים-ומתנים וגם פעילות מאוד חשובה של</w:t>
      </w:r>
      <w:r>
        <w:rPr>
          <w:rFonts w:hint="cs"/>
          <w:rtl/>
        </w:rPr>
        <w:t xml:space="preserve"> השרה ציפי לבני ושל הסוכנות היהודית - שבפעם הראשונה בתולדות המדינה פנתה לבית-משפט גבוה לצדק וטענה שכל התוכנית של הפגיעה במשכנתאות לעולים, ביטול המענקים, יש בה משום הפרת הסכמים והבטחות שמדינת ישראל נתנה ליהדות התפוצות. כי בזמן שאנשים מחליטים לעלות לארץ, מבט</w:t>
      </w:r>
      <w:r>
        <w:rPr>
          <w:rFonts w:hint="cs"/>
          <w:rtl/>
        </w:rPr>
        <w:t xml:space="preserve">יחים להם הבטחות. את ההבטחות האלה נתנו גם למי שהגיעו בשנות ה=90 מברית-המועצות ומארצות-הברית, וגם לאלה שהגיעו בזמן האחרון מארגנטינה, מאתיופיה וממדינות אחרות. </w:t>
      </w:r>
    </w:p>
    <w:p w14:paraId="4806E749" w14:textId="77777777" w:rsidR="00000000" w:rsidRDefault="007C71EE">
      <w:pPr>
        <w:pStyle w:val="a"/>
        <w:rPr>
          <w:rFonts w:hint="cs"/>
          <w:rtl/>
        </w:rPr>
      </w:pPr>
    </w:p>
    <w:p w14:paraId="4BE3AC71" w14:textId="77777777" w:rsidR="00000000" w:rsidRDefault="007C71EE">
      <w:pPr>
        <w:pStyle w:val="a"/>
        <w:rPr>
          <w:rFonts w:hint="cs"/>
          <w:rtl/>
        </w:rPr>
      </w:pPr>
      <w:r>
        <w:rPr>
          <w:rFonts w:hint="cs"/>
          <w:rtl/>
        </w:rPr>
        <w:t>שמענו שיש תוכנית של פשרה, שמחזירים את המענקים למשכנתאות למי שהגיעו מארגנטינה ומאורוגוואי, מצרפת ומ</w:t>
      </w:r>
      <w:r>
        <w:rPr>
          <w:rFonts w:hint="cs"/>
          <w:rtl/>
        </w:rPr>
        <w:t>דרום-אפריקה, ולא מחזירים למי  שהגיעו במחצית השנייה של שנות ה=90 מארצות-הברית, מאירופה ומדינות אחרות, חוץ מצרפת וברית-המועצות. זה לא נורמלי, זה גם מסר לא נכון, לא לתפוצות ולא בפנים. עכשיו יש הצטברות של הרעת המצב לעולים. הם סובלים מכל הקיצוצים שסובלים הישראל</w:t>
      </w:r>
      <w:r>
        <w:rPr>
          <w:rFonts w:hint="cs"/>
          <w:rtl/>
        </w:rPr>
        <w:t xml:space="preserve">ים שנולדו כאן, וגם עוד מכמה פגיעות אחרות מאוד מאוד קשות. </w:t>
      </w:r>
    </w:p>
    <w:p w14:paraId="785B4B7B" w14:textId="77777777" w:rsidR="00000000" w:rsidRDefault="007C71EE">
      <w:pPr>
        <w:pStyle w:val="a"/>
        <w:rPr>
          <w:rFonts w:hint="cs"/>
          <w:rtl/>
        </w:rPr>
      </w:pPr>
    </w:p>
    <w:p w14:paraId="616BA51E" w14:textId="77777777" w:rsidR="00000000" w:rsidRDefault="007C71EE">
      <w:pPr>
        <w:pStyle w:val="a"/>
        <w:rPr>
          <w:rFonts w:hint="cs"/>
          <w:rtl/>
        </w:rPr>
      </w:pPr>
      <w:r>
        <w:rPr>
          <w:rFonts w:hint="cs"/>
          <w:rtl/>
        </w:rPr>
        <w:t>לו הייתי במפלגה עצמאית ונפרדת, שמייצגת רק את העולים, יכולתי, ואני בטוחה שהתפקיד שלי היה להצביע נגד. כיוון  שעכשיו אני בליכוד, בקריאה הראשונה לא הצבעתי בעד התוכנית. הכוונה שלי בקריאה השנייה והשלישית</w:t>
      </w:r>
      <w:r>
        <w:rPr>
          <w:rFonts w:hint="cs"/>
          <w:rtl/>
        </w:rPr>
        <w:t xml:space="preserve"> היא להימנע. תודה רבה.  </w:t>
      </w:r>
    </w:p>
    <w:p w14:paraId="79AA5E6A" w14:textId="77777777" w:rsidR="00000000" w:rsidRDefault="007C71EE">
      <w:pPr>
        <w:pStyle w:val="a"/>
        <w:rPr>
          <w:rFonts w:hint="cs"/>
          <w:rtl/>
        </w:rPr>
      </w:pPr>
    </w:p>
    <w:p w14:paraId="17F505A4" w14:textId="77777777" w:rsidR="00000000" w:rsidRDefault="007C71EE">
      <w:pPr>
        <w:pStyle w:val="ad"/>
        <w:rPr>
          <w:rtl/>
        </w:rPr>
      </w:pPr>
      <w:r>
        <w:rPr>
          <w:rtl/>
        </w:rPr>
        <w:t>היו"ר אתי לבני:</w:t>
      </w:r>
    </w:p>
    <w:p w14:paraId="2DE6253E" w14:textId="77777777" w:rsidR="00000000" w:rsidRDefault="007C71EE">
      <w:pPr>
        <w:pStyle w:val="a"/>
        <w:rPr>
          <w:rtl/>
        </w:rPr>
      </w:pPr>
    </w:p>
    <w:p w14:paraId="712F8BFE" w14:textId="77777777" w:rsidR="00000000" w:rsidRDefault="007C71EE">
      <w:pPr>
        <w:pStyle w:val="a"/>
        <w:rPr>
          <w:rFonts w:hint="cs"/>
          <w:rtl/>
        </w:rPr>
      </w:pPr>
      <w:r>
        <w:rPr>
          <w:rFonts w:hint="cs"/>
          <w:rtl/>
        </w:rPr>
        <w:t xml:space="preserve">תודה רבה. חבר הכנסת חיים רמון. </w:t>
      </w:r>
    </w:p>
    <w:p w14:paraId="481A929F" w14:textId="77777777" w:rsidR="00000000" w:rsidRDefault="007C71EE">
      <w:pPr>
        <w:pStyle w:val="a"/>
        <w:rPr>
          <w:rFonts w:hint="cs"/>
          <w:rtl/>
        </w:rPr>
      </w:pPr>
    </w:p>
    <w:p w14:paraId="3E77C7A3" w14:textId="77777777" w:rsidR="00000000" w:rsidRDefault="007C71EE">
      <w:pPr>
        <w:pStyle w:val="Speaker"/>
        <w:rPr>
          <w:rtl/>
        </w:rPr>
      </w:pPr>
      <w:bookmarkStart w:id="1399" w:name="FS000000458T27_05_2003_14_48_32"/>
      <w:bookmarkEnd w:id="1399"/>
    </w:p>
    <w:p w14:paraId="143284F2" w14:textId="77777777" w:rsidR="00000000" w:rsidRDefault="007C71EE">
      <w:pPr>
        <w:pStyle w:val="Speaker"/>
        <w:rPr>
          <w:rtl/>
        </w:rPr>
      </w:pPr>
      <w:r>
        <w:rPr>
          <w:rFonts w:hint="eastAsia"/>
          <w:rtl/>
        </w:rPr>
        <w:t>חיים</w:t>
      </w:r>
      <w:r>
        <w:rPr>
          <w:rtl/>
        </w:rPr>
        <w:t xml:space="preserve"> רמון (העבודה-מימד):</w:t>
      </w:r>
    </w:p>
    <w:p w14:paraId="7122EB63" w14:textId="77777777" w:rsidR="00000000" w:rsidRDefault="007C71EE">
      <w:pPr>
        <w:pStyle w:val="a"/>
        <w:rPr>
          <w:rFonts w:hint="cs"/>
          <w:rtl/>
        </w:rPr>
      </w:pPr>
    </w:p>
    <w:p w14:paraId="63AD2D00" w14:textId="77777777" w:rsidR="00000000" w:rsidRDefault="007C71EE">
      <w:pPr>
        <w:pStyle w:val="a"/>
        <w:rPr>
          <w:rFonts w:hint="cs"/>
          <w:rtl/>
        </w:rPr>
      </w:pPr>
      <w:r>
        <w:rPr>
          <w:rFonts w:hint="cs"/>
          <w:rtl/>
        </w:rPr>
        <w:t xml:space="preserve">גברתי היושבת-ראש, חברי חברי הכנסת, האמת היא שרציתי לדבר על נושא אחר, אבל לכבודה של היושבת-ראש משינוי  אשנה את דברי בקטע הזה. האמת היא שרציתי לדבר על שני </w:t>
      </w:r>
      <w:r>
        <w:rPr>
          <w:rFonts w:hint="cs"/>
          <w:rtl/>
        </w:rPr>
        <w:t>נושאים שקשורים לפנסיה ולבריאות, אבל אני אדבר על דבר שקרוב מאוד ללבה של חברת הכנסת לבני, והוא  כמובן  חוק טל.</w:t>
      </w:r>
    </w:p>
    <w:p w14:paraId="05A4328B" w14:textId="77777777" w:rsidR="00000000" w:rsidRDefault="007C71EE">
      <w:pPr>
        <w:pStyle w:val="a"/>
        <w:rPr>
          <w:rFonts w:hint="cs"/>
          <w:rtl/>
        </w:rPr>
      </w:pPr>
    </w:p>
    <w:p w14:paraId="0733B44C" w14:textId="77777777" w:rsidR="00000000" w:rsidRDefault="007C71EE">
      <w:pPr>
        <w:pStyle w:val="ad"/>
        <w:rPr>
          <w:rtl/>
        </w:rPr>
      </w:pPr>
      <w:r>
        <w:rPr>
          <w:rtl/>
        </w:rPr>
        <w:t>היו"ר אתי לבני:</w:t>
      </w:r>
    </w:p>
    <w:p w14:paraId="65988B1E" w14:textId="77777777" w:rsidR="00000000" w:rsidRDefault="007C71EE">
      <w:pPr>
        <w:pStyle w:val="a"/>
        <w:rPr>
          <w:rtl/>
        </w:rPr>
      </w:pPr>
    </w:p>
    <w:p w14:paraId="281DF0FD" w14:textId="77777777" w:rsidR="00000000" w:rsidRDefault="007C71EE">
      <w:pPr>
        <w:pStyle w:val="a"/>
        <w:rPr>
          <w:rFonts w:hint="cs"/>
          <w:rtl/>
        </w:rPr>
      </w:pPr>
      <w:r>
        <w:rPr>
          <w:rFonts w:hint="cs"/>
          <w:rtl/>
        </w:rPr>
        <w:t>אתה חוקר את צפונות הלב. קלעת.</w:t>
      </w:r>
      <w:bookmarkStart w:id="1400" w:name="FS000000458T27_05_2003_14_50_15C"/>
      <w:bookmarkEnd w:id="1400"/>
    </w:p>
    <w:p w14:paraId="1FB2F3C0" w14:textId="77777777" w:rsidR="00000000" w:rsidRDefault="007C71EE">
      <w:pPr>
        <w:pStyle w:val="a"/>
        <w:rPr>
          <w:rFonts w:hint="cs"/>
          <w:rtl/>
        </w:rPr>
      </w:pPr>
    </w:p>
    <w:p w14:paraId="2F3DDE6C" w14:textId="77777777" w:rsidR="00000000" w:rsidRDefault="007C71EE">
      <w:pPr>
        <w:pStyle w:val="SpeakerCon"/>
        <w:rPr>
          <w:rtl/>
        </w:rPr>
      </w:pPr>
      <w:bookmarkStart w:id="1401" w:name="FS000000458T27_05_2003_14_50_51C"/>
      <w:bookmarkEnd w:id="1401"/>
      <w:r>
        <w:rPr>
          <w:rtl/>
        </w:rPr>
        <w:t>חיים רמון (העבודה-מימד):</w:t>
      </w:r>
    </w:p>
    <w:p w14:paraId="738AAE9F" w14:textId="77777777" w:rsidR="00000000" w:rsidRDefault="007C71EE">
      <w:pPr>
        <w:pStyle w:val="a"/>
        <w:rPr>
          <w:rtl/>
        </w:rPr>
      </w:pPr>
    </w:p>
    <w:p w14:paraId="2A59FE5A" w14:textId="77777777" w:rsidR="00000000" w:rsidRDefault="007C71EE">
      <w:pPr>
        <w:pStyle w:val="a"/>
        <w:rPr>
          <w:rFonts w:hint="cs"/>
          <w:rtl/>
        </w:rPr>
      </w:pPr>
      <w:r>
        <w:rPr>
          <w:rFonts w:hint="cs"/>
          <w:rtl/>
        </w:rPr>
        <w:t>מי שלא יודע, כל מי שבשינוי, אין דבר שקרוב ללבו יותר מחוק טל. כמה קילומטר</w:t>
      </w:r>
      <w:r>
        <w:rPr>
          <w:rFonts w:hint="cs"/>
          <w:rtl/>
        </w:rPr>
        <w:t>ז</w:t>
      </w:r>
      <w:r>
        <w:rPr>
          <w:rtl/>
        </w:rPr>
        <w:t>’</w:t>
      </w:r>
      <w:r>
        <w:rPr>
          <w:rFonts w:hint="cs"/>
          <w:rtl/>
        </w:rPr>
        <w:t xml:space="preserve">  עשיתם על חוק טל הזה. </w:t>
      </w:r>
    </w:p>
    <w:p w14:paraId="597F8E72" w14:textId="77777777" w:rsidR="00000000" w:rsidRDefault="007C71EE">
      <w:pPr>
        <w:pStyle w:val="a"/>
        <w:rPr>
          <w:rFonts w:hint="cs"/>
          <w:rtl/>
        </w:rPr>
      </w:pPr>
    </w:p>
    <w:p w14:paraId="0D889DC2" w14:textId="77777777" w:rsidR="00000000" w:rsidRDefault="007C71EE">
      <w:pPr>
        <w:pStyle w:val="ad"/>
        <w:rPr>
          <w:rtl/>
        </w:rPr>
      </w:pPr>
      <w:r>
        <w:rPr>
          <w:rFonts w:hint="eastAsia"/>
          <w:rtl/>
        </w:rPr>
        <w:t>היו</w:t>
      </w:r>
      <w:r>
        <w:rPr>
          <w:rtl/>
        </w:rPr>
        <w:t>"ר אתי לבני:</w:t>
      </w:r>
    </w:p>
    <w:p w14:paraId="4D18D5FF" w14:textId="77777777" w:rsidR="00000000" w:rsidRDefault="007C71EE">
      <w:pPr>
        <w:pStyle w:val="a"/>
        <w:rPr>
          <w:rFonts w:hint="cs"/>
          <w:rtl/>
        </w:rPr>
      </w:pPr>
    </w:p>
    <w:p w14:paraId="4CD66C28" w14:textId="77777777" w:rsidR="00000000" w:rsidRDefault="007C71EE">
      <w:pPr>
        <w:pStyle w:val="a"/>
        <w:rPr>
          <w:rFonts w:hint="cs"/>
          <w:rtl/>
        </w:rPr>
      </w:pPr>
      <w:r>
        <w:rPr>
          <w:rFonts w:hint="cs"/>
          <w:rtl/>
        </w:rPr>
        <w:t>15 מנדטים.</w:t>
      </w:r>
    </w:p>
    <w:p w14:paraId="5900102C" w14:textId="77777777" w:rsidR="00000000" w:rsidRDefault="007C71EE">
      <w:pPr>
        <w:pStyle w:val="a"/>
        <w:rPr>
          <w:rFonts w:hint="cs"/>
          <w:rtl/>
        </w:rPr>
      </w:pPr>
    </w:p>
    <w:p w14:paraId="7279596C" w14:textId="77777777" w:rsidR="00000000" w:rsidRDefault="007C71EE">
      <w:pPr>
        <w:pStyle w:val="SpeakerCon"/>
        <w:rPr>
          <w:rtl/>
        </w:rPr>
      </w:pPr>
      <w:bookmarkStart w:id="1402" w:name="FS000000458T27_05_2003_14_52_04C"/>
      <w:bookmarkEnd w:id="1402"/>
      <w:r>
        <w:rPr>
          <w:rFonts w:hint="eastAsia"/>
          <w:rtl/>
        </w:rPr>
        <w:t>חיים</w:t>
      </w:r>
      <w:r>
        <w:rPr>
          <w:rtl/>
        </w:rPr>
        <w:t xml:space="preserve"> רמון (העבודה-מימד):</w:t>
      </w:r>
    </w:p>
    <w:p w14:paraId="34688496" w14:textId="77777777" w:rsidR="00000000" w:rsidRDefault="007C71EE">
      <w:pPr>
        <w:pStyle w:val="a"/>
        <w:rPr>
          <w:rFonts w:hint="cs"/>
          <w:rtl/>
        </w:rPr>
      </w:pPr>
    </w:p>
    <w:p w14:paraId="28B34E2D" w14:textId="77777777" w:rsidR="00000000" w:rsidRDefault="007C71EE">
      <w:pPr>
        <w:pStyle w:val="a"/>
        <w:rPr>
          <w:rFonts w:hint="cs"/>
          <w:rtl/>
        </w:rPr>
      </w:pPr>
      <w:r>
        <w:rPr>
          <w:rFonts w:hint="cs"/>
          <w:rtl/>
        </w:rPr>
        <w:t>אני זוכר את חבר הכנסת טומי לפיד מגיע לישיבות הוועדה המיוחדת, וכל ניסיון להעלות על הדעת בדל-בדל של פשרה היה מעלה אותו, שוצף וקוצף, כולו אדום: לא יקום ולא יהיה, דם שווה לכולם ו</w:t>
      </w:r>
      <w:r>
        <w:rPr>
          <w:rFonts w:hint="cs"/>
          <w:rtl/>
        </w:rPr>
        <w:t>כולם יתגייסו ולא תהיה פשרה בכלום. מה קרה? הגיע חבר הכנסת לפיד עם סיעתו, שעשתה הרבה קילומטרז</w:t>
      </w:r>
      <w:r>
        <w:rPr>
          <w:rtl/>
        </w:rPr>
        <w:t>’</w:t>
      </w:r>
      <w:r>
        <w:rPr>
          <w:rFonts w:hint="cs"/>
          <w:rtl/>
        </w:rPr>
        <w:t xml:space="preserve">, איך את אומרת? 15 מנדטים כמעט על הנושא הזה. הוא מגיע לממשלה והודיעו שם בממשלה שבתוך שנה יתגייסו בחורי הישיבות? מה פתאום. נגמר. לא מגייסים יותר בחורי ישיבות. שינוי </w:t>
      </w:r>
      <w:r>
        <w:rPr>
          <w:rFonts w:hint="cs"/>
          <w:rtl/>
        </w:rPr>
        <w:t xml:space="preserve">החליטה בנושא הזה שכבר לא מגייסים. מה עושים? עושים מאמץ - אולי יעודדו אותם לצאת לעבודה. </w:t>
      </w:r>
    </w:p>
    <w:p w14:paraId="01CAEC78" w14:textId="77777777" w:rsidR="00000000" w:rsidRDefault="007C71EE">
      <w:pPr>
        <w:pStyle w:val="a"/>
        <w:rPr>
          <w:rFonts w:hint="cs"/>
          <w:rtl/>
        </w:rPr>
      </w:pPr>
    </w:p>
    <w:p w14:paraId="60DE5C15" w14:textId="77777777" w:rsidR="00000000" w:rsidRDefault="007C71EE">
      <w:pPr>
        <w:pStyle w:val="ad"/>
        <w:rPr>
          <w:rtl/>
        </w:rPr>
      </w:pPr>
      <w:r>
        <w:rPr>
          <w:rFonts w:hint="eastAsia"/>
          <w:rtl/>
        </w:rPr>
        <w:t>היו</w:t>
      </w:r>
      <w:r>
        <w:rPr>
          <w:rtl/>
        </w:rPr>
        <w:t>"ר אתי לבני:</w:t>
      </w:r>
    </w:p>
    <w:p w14:paraId="4D7F7D14" w14:textId="77777777" w:rsidR="00000000" w:rsidRDefault="007C71EE">
      <w:pPr>
        <w:pStyle w:val="a"/>
        <w:rPr>
          <w:rFonts w:hint="cs"/>
          <w:rtl/>
        </w:rPr>
      </w:pPr>
    </w:p>
    <w:p w14:paraId="2EEE44E1" w14:textId="77777777" w:rsidR="00000000" w:rsidRDefault="007C71EE">
      <w:pPr>
        <w:pStyle w:val="a"/>
        <w:rPr>
          <w:rFonts w:hint="cs"/>
          <w:rtl/>
        </w:rPr>
      </w:pPr>
      <w:r>
        <w:rPr>
          <w:rFonts w:hint="cs"/>
          <w:rtl/>
        </w:rPr>
        <w:t>לא טוב?</w:t>
      </w:r>
    </w:p>
    <w:p w14:paraId="05D532B3" w14:textId="77777777" w:rsidR="00000000" w:rsidRDefault="007C71EE">
      <w:pPr>
        <w:pStyle w:val="a"/>
        <w:rPr>
          <w:rtl/>
        </w:rPr>
      </w:pPr>
    </w:p>
    <w:p w14:paraId="5F06B107" w14:textId="77777777" w:rsidR="00000000" w:rsidRDefault="007C71EE">
      <w:pPr>
        <w:pStyle w:val="a"/>
        <w:rPr>
          <w:rFonts w:hint="cs"/>
          <w:rtl/>
        </w:rPr>
      </w:pPr>
    </w:p>
    <w:p w14:paraId="1EC235A2" w14:textId="77777777" w:rsidR="00000000" w:rsidRDefault="007C71EE">
      <w:pPr>
        <w:pStyle w:val="SpeakerCon"/>
        <w:rPr>
          <w:rtl/>
        </w:rPr>
      </w:pPr>
      <w:bookmarkStart w:id="1403" w:name="FS000000458T27_05_2003_14_56_18C"/>
      <w:bookmarkEnd w:id="1403"/>
      <w:r>
        <w:rPr>
          <w:rFonts w:hint="eastAsia"/>
          <w:rtl/>
        </w:rPr>
        <w:t>חיים</w:t>
      </w:r>
      <w:r>
        <w:rPr>
          <w:rtl/>
        </w:rPr>
        <w:t xml:space="preserve"> רמון (העבודה-מימד):</w:t>
      </w:r>
    </w:p>
    <w:p w14:paraId="1B904465" w14:textId="77777777" w:rsidR="00000000" w:rsidRDefault="007C71EE">
      <w:pPr>
        <w:pStyle w:val="a"/>
        <w:rPr>
          <w:rFonts w:hint="cs"/>
          <w:rtl/>
        </w:rPr>
      </w:pPr>
    </w:p>
    <w:p w14:paraId="089CA78B" w14:textId="77777777" w:rsidR="00000000" w:rsidRDefault="007C71EE">
      <w:pPr>
        <w:pStyle w:val="a"/>
        <w:rPr>
          <w:rFonts w:hint="cs"/>
          <w:rtl/>
        </w:rPr>
      </w:pPr>
      <w:r>
        <w:rPr>
          <w:rFonts w:hint="cs"/>
          <w:rtl/>
        </w:rPr>
        <w:t>טוב מאוד, רק שזה לא מה שאמרתם. אני תיכף אגיד מה אני הצעתי. כשהצעתי פעם הצעה דומה לזה, מה לא אמרו: נכנע לחרדים, משר</w:t>
      </w:r>
      <w:r>
        <w:rPr>
          <w:rFonts w:hint="cs"/>
          <w:rtl/>
        </w:rPr>
        <w:t>ת את החרדים, שותף של החרדים, מפלה בין דם לדם. זה נהדר, רק שזה לא דומה אפילו במעט לקילומטרז</w:t>
      </w:r>
      <w:r>
        <w:rPr>
          <w:rtl/>
        </w:rPr>
        <w:t>’</w:t>
      </w:r>
      <w:r>
        <w:rPr>
          <w:rFonts w:hint="cs"/>
          <w:rtl/>
        </w:rPr>
        <w:t xml:space="preserve">  שעשיתם על העניין הזה. זו הטענה שלי. </w:t>
      </w:r>
    </w:p>
    <w:p w14:paraId="7CD43298" w14:textId="77777777" w:rsidR="00000000" w:rsidRDefault="007C71EE">
      <w:pPr>
        <w:pStyle w:val="a"/>
        <w:rPr>
          <w:rFonts w:hint="cs"/>
          <w:rtl/>
        </w:rPr>
      </w:pPr>
    </w:p>
    <w:p w14:paraId="73A5ECC6" w14:textId="77777777" w:rsidR="00000000" w:rsidRDefault="007C71EE">
      <w:pPr>
        <w:pStyle w:val="a"/>
        <w:rPr>
          <w:rFonts w:hint="cs"/>
          <w:rtl/>
        </w:rPr>
      </w:pPr>
      <w:r>
        <w:rPr>
          <w:rFonts w:hint="cs"/>
          <w:rtl/>
        </w:rPr>
        <w:t>כל זמן שאלה אמירות - היו אומרים: אתם תראו, עוד יהיה בסדר. הנה הגיעה התוכנית הכלכלית, ובתוכנית הכלכלית הישג גדול יש לך, חבר הכ</w:t>
      </w:r>
      <w:r>
        <w:rPr>
          <w:rFonts w:hint="cs"/>
          <w:rtl/>
        </w:rPr>
        <w:t>נסת רביץ. שינוי בגדול מאמצת את חוק טל. יש לה איזה סעיף קטן שאולי יציעו אותו ויתקנו משהו בחוק טל. אבל חוק טל כחוק טל והכרה בדבר שהוא הכי בעייתי: תורתו- אומנותו, הפך להיות חלק מסדר-היום של שינוי.</w:t>
      </w:r>
    </w:p>
    <w:p w14:paraId="3F795600" w14:textId="77777777" w:rsidR="00000000" w:rsidRDefault="007C71EE">
      <w:pPr>
        <w:pStyle w:val="a"/>
        <w:rPr>
          <w:rFonts w:hint="cs"/>
          <w:rtl/>
        </w:rPr>
      </w:pPr>
    </w:p>
    <w:p w14:paraId="2CE51166" w14:textId="77777777" w:rsidR="00000000" w:rsidRDefault="007C71EE">
      <w:pPr>
        <w:pStyle w:val="ad"/>
        <w:rPr>
          <w:rtl/>
        </w:rPr>
      </w:pPr>
      <w:r>
        <w:rPr>
          <w:rFonts w:hint="eastAsia"/>
          <w:rtl/>
        </w:rPr>
        <w:t>היו</w:t>
      </w:r>
      <w:r>
        <w:rPr>
          <w:rtl/>
        </w:rPr>
        <w:t>"ר אתי לבני:</w:t>
      </w:r>
    </w:p>
    <w:p w14:paraId="6AD92FE6" w14:textId="77777777" w:rsidR="00000000" w:rsidRDefault="007C71EE">
      <w:pPr>
        <w:pStyle w:val="a"/>
        <w:rPr>
          <w:rFonts w:hint="cs"/>
          <w:rtl/>
        </w:rPr>
      </w:pPr>
    </w:p>
    <w:p w14:paraId="290F6D16" w14:textId="77777777" w:rsidR="00000000" w:rsidRDefault="007C71EE">
      <w:pPr>
        <w:pStyle w:val="a"/>
        <w:rPr>
          <w:rFonts w:hint="cs"/>
          <w:rtl/>
        </w:rPr>
      </w:pPr>
      <w:r>
        <w:rPr>
          <w:rFonts w:hint="cs"/>
          <w:rtl/>
        </w:rPr>
        <w:t>לא קראת טוב.</w:t>
      </w:r>
    </w:p>
    <w:p w14:paraId="4FD8B970" w14:textId="77777777" w:rsidR="00000000" w:rsidRDefault="007C71EE">
      <w:pPr>
        <w:pStyle w:val="a"/>
        <w:rPr>
          <w:rFonts w:hint="cs"/>
          <w:rtl/>
        </w:rPr>
      </w:pPr>
    </w:p>
    <w:p w14:paraId="484ECC5D" w14:textId="77777777" w:rsidR="00000000" w:rsidRDefault="007C71EE">
      <w:pPr>
        <w:pStyle w:val="ac"/>
        <w:rPr>
          <w:rtl/>
        </w:rPr>
      </w:pPr>
      <w:r>
        <w:rPr>
          <w:rFonts w:hint="eastAsia"/>
          <w:rtl/>
        </w:rPr>
        <w:t>אברהם</w:t>
      </w:r>
      <w:r>
        <w:rPr>
          <w:rtl/>
        </w:rPr>
        <w:t xml:space="preserve"> רביץ (יהדות התורה):</w:t>
      </w:r>
    </w:p>
    <w:p w14:paraId="1202DAFD" w14:textId="77777777" w:rsidR="00000000" w:rsidRDefault="007C71EE">
      <w:pPr>
        <w:pStyle w:val="a"/>
        <w:rPr>
          <w:rFonts w:hint="cs"/>
          <w:rtl/>
        </w:rPr>
      </w:pPr>
    </w:p>
    <w:p w14:paraId="1297CF2A" w14:textId="77777777" w:rsidR="00000000" w:rsidRDefault="007C71EE">
      <w:pPr>
        <w:pStyle w:val="a"/>
        <w:rPr>
          <w:rFonts w:hint="cs"/>
          <w:rtl/>
        </w:rPr>
      </w:pPr>
      <w:r>
        <w:rPr>
          <w:rFonts w:hint="cs"/>
          <w:rtl/>
        </w:rPr>
        <w:t>- -</w:t>
      </w:r>
      <w:r>
        <w:rPr>
          <w:rFonts w:hint="cs"/>
          <w:rtl/>
        </w:rPr>
        <w:t xml:space="preserve"> -</w:t>
      </w:r>
    </w:p>
    <w:p w14:paraId="64F33B06" w14:textId="77777777" w:rsidR="00000000" w:rsidRDefault="007C71EE">
      <w:pPr>
        <w:pStyle w:val="a"/>
        <w:rPr>
          <w:rFonts w:hint="cs"/>
          <w:rtl/>
        </w:rPr>
      </w:pPr>
    </w:p>
    <w:p w14:paraId="622C3AEE" w14:textId="77777777" w:rsidR="00000000" w:rsidRDefault="007C71EE">
      <w:pPr>
        <w:pStyle w:val="SpeakerCon"/>
        <w:rPr>
          <w:rtl/>
        </w:rPr>
      </w:pPr>
      <w:bookmarkStart w:id="1404" w:name="FS000000458T27_05_2003_15_00_30C"/>
      <w:bookmarkEnd w:id="1404"/>
      <w:r>
        <w:rPr>
          <w:rFonts w:hint="eastAsia"/>
          <w:rtl/>
        </w:rPr>
        <w:t>חיים</w:t>
      </w:r>
      <w:r>
        <w:rPr>
          <w:rtl/>
        </w:rPr>
        <w:t xml:space="preserve"> רמון (העבודה-מימד):</w:t>
      </w:r>
    </w:p>
    <w:p w14:paraId="55DDAFED" w14:textId="77777777" w:rsidR="00000000" w:rsidRDefault="007C71EE">
      <w:pPr>
        <w:pStyle w:val="a"/>
        <w:rPr>
          <w:rFonts w:hint="cs"/>
          <w:rtl/>
        </w:rPr>
      </w:pPr>
    </w:p>
    <w:p w14:paraId="34B2ED6B" w14:textId="77777777" w:rsidR="00000000" w:rsidRDefault="007C71EE">
      <w:pPr>
        <w:pStyle w:val="a"/>
        <w:rPr>
          <w:rFonts w:hint="cs"/>
          <w:rtl/>
        </w:rPr>
      </w:pPr>
      <w:r>
        <w:rPr>
          <w:rFonts w:hint="cs"/>
          <w:rtl/>
        </w:rPr>
        <w:t>חבר הכנסת רביץ, מה זה כסף ליד דם. אין דין דמים כדין דם. הרי הם לא צעקו על הכסף, הם צעקו על האפליה בין דם לדם. דם מביא מנדטים. הם צעקו על זה ואמרו: לא נוותר, יתגייסו החרדים עד האחרון שבהם. זה מה שאמרו לעם ישראל. לא ננוח ולא נשק</w:t>
      </w:r>
      <w:r>
        <w:rPr>
          <w:rFonts w:hint="cs"/>
          <w:rtl/>
        </w:rPr>
        <w:t>וט, והם כן נחים וכן שקטים. בתוכנית הכלכלית הוסיפו סעיף אחד, שאולי אלה מעל גיל 23, שבין כך ובין כך צה"ל לא רוצה לגייס אותם, אם הם ילמדו 45 שעות בישיבה, כלומר שינוי מחייבת אותם ללמוד בישיבה, אז אולי גם ייתנו להם לעבוד. כואב הלב. כל כך מהר, בנושא כל כך מהותי.</w:t>
      </w:r>
      <w:r>
        <w:rPr>
          <w:rFonts w:hint="cs"/>
          <w:rtl/>
        </w:rPr>
        <w:t xml:space="preserve"> </w:t>
      </w:r>
    </w:p>
    <w:p w14:paraId="4F4ADEF0" w14:textId="77777777" w:rsidR="00000000" w:rsidRDefault="007C71EE">
      <w:pPr>
        <w:pStyle w:val="a"/>
        <w:rPr>
          <w:rFonts w:hint="cs"/>
          <w:rtl/>
        </w:rPr>
      </w:pPr>
    </w:p>
    <w:p w14:paraId="06577874" w14:textId="77777777" w:rsidR="00000000" w:rsidRDefault="007C71EE">
      <w:pPr>
        <w:pStyle w:val="ad"/>
        <w:rPr>
          <w:rtl/>
        </w:rPr>
      </w:pPr>
      <w:r>
        <w:rPr>
          <w:rFonts w:hint="eastAsia"/>
          <w:rtl/>
        </w:rPr>
        <w:t>היו</w:t>
      </w:r>
      <w:r>
        <w:rPr>
          <w:rtl/>
        </w:rPr>
        <w:t>"ר אתי לבני:</w:t>
      </w:r>
    </w:p>
    <w:p w14:paraId="64B4B6C1" w14:textId="77777777" w:rsidR="00000000" w:rsidRDefault="007C71EE">
      <w:pPr>
        <w:pStyle w:val="a"/>
        <w:rPr>
          <w:rFonts w:hint="cs"/>
          <w:rtl/>
        </w:rPr>
      </w:pPr>
    </w:p>
    <w:p w14:paraId="03D4084C" w14:textId="77777777" w:rsidR="00000000" w:rsidRDefault="007C71EE">
      <w:pPr>
        <w:pStyle w:val="a"/>
        <w:rPr>
          <w:rFonts w:hint="cs"/>
          <w:rtl/>
        </w:rPr>
      </w:pPr>
      <w:r>
        <w:rPr>
          <w:rFonts w:hint="cs"/>
          <w:rtl/>
        </w:rPr>
        <w:t>בכמה חתכו את הקצבאות?</w:t>
      </w:r>
    </w:p>
    <w:p w14:paraId="784EFA96" w14:textId="77777777" w:rsidR="00000000" w:rsidRDefault="007C71EE">
      <w:pPr>
        <w:pStyle w:val="a"/>
        <w:rPr>
          <w:rFonts w:hint="cs"/>
          <w:rtl/>
        </w:rPr>
      </w:pPr>
    </w:p>
    <w:p w14:paraId="08F0486D" w14:textId="77777777" w:rsidR="00000000" w:rsidRDefault="007C71EE">
      <w:pPr>
        <w:pStyle w:val="SpeakerCon"/>
        <w:rPr>
          <w:rtl/>
        </w:rPr>
      </w:pPr>
      <w:bookmarkStart w:id="1405" w:name="FS000000458T27_05_2003_15_03_33C"/>
      <w:bookmarkEnd w:id="1405"/>
      <w:r>
        <w:rPr>
          <w:rFonts w:hint="eastAsia"/>
          <w:rtl/>
        </w:rPr>
        <w:t>חיים</w:t>
      </w:r>
      <w:r>
        <w:rPr>
          <w:rtl/>
        </w:rPr>
        <w:t xml:space="preserve"> רמון (העבודה-מימד):</w:t>
      </w:r>
    </w:p>
    <w:p w14:paraId="051741DC" w14:textId="77777777" w:rsidR="00000000" w:rsidRDefault="007C71EE">
      <w:pPr>
        <w:pStyle w:val="a"/>
        <w:rPr>
          <w:rFonts w:hint="cs"/>
          <w:rtl/>
        </w:rPr>
      </w:pPr>
    </w:p>
    <w:p w14:paraId="68465A9A" w14:textId="77777777" w:rsidR="00000000" w:rsidRDefault="007C71EE">
      <w:pPr>
        <w:pStyle w:val="a"/>
        <w:rPr>
          <w:rFonts w:hint="cs"/>
          <w:rtl/>
        </w:rPr>
      </w:pPr>
      <w:r>
        <w:rPr>
          <w:rFonts w:hint="cs"/>
          <w:rtl/>
        </w:rPr>
        <w:t>אני בטוח שגם בזה אני יכול לומר לך שהתחלתם בגדול - - -</w:t>
      </w:r>
    </w:p>
    <w:p w14:paraId="6E0EC34C" w14:textId="77777777" w:rsidR="00000000" w:rsidRDefault="007C71EE">
      <w:pPr>
        <w:pStyle w:val="a"/>
        <w:ind w:firstLine="0"/>
        <w:rPr>
          <w:rFonts w:hint="cs"/>
          <w:rtl/>
        </w:rPr>
      </w:pPr>
    </w:p>
    <w:p w14:paraId="47673664" w14:textId="77777777" w:rsidR="00000000" w:rsidRDefault="007C71EE">
      <w:pPr>
        <w:pStyle w:val="ad"/>
        <w:rPr>
          <w:rtl/>
        </w:rPr>
      </w:pPr>
    </w:p>
    <w:p w14:paraId="5D9E76DD" w14:textId="77777777" w:rsidR="00000000" w:rsidRDefault="007C71EE">
      <w:pPr>
        <w:pStyle w:val="ad"/>
        <w:rPr>
          <w:rtl/>
        </w:rPr>
      </w:pPr>
      <w:r>
        <w:rPr>
          <w:rtl/>
        </w:rPr>
        <w:t>היו"ר אתי לבני:</w:t>
      </w:r>
    </w:p>
    <w:p w14:paraId="2342E2A4" w14:textId="77777777" w:rsidR="00000000" w:rsidRDefault="007C71EE">
      <w:pPr>
        <w:pStyle w:val="a"/>
        <w:rPr>
          <w:rtl/>
        </w:rPr>
      </w:pPr>
    </w:p>
    <w:p w14:paraId="57FD65B3" w14:textId="77777777" w:rsidR="00000000" w:rsidRDefault="007C71EE">
      <w:pPr>
        <w:pStyle w:val="a"/>
        <w:rPr>
          <w:rFonts w:hint="cs"/>
          <w:rtl/>
        </w:rPr>
      </w:pPr>
      <w:r>
        <w:rPr>
          <w:rFonts w:hint="cs"/>
          <w:rtl/>
        </w:rPr>
        <w:t>חצי זה בסדר?</w:t>
      </w:r>
      <w:bookmarkStart w:id="1406" w:name="FS000000458T27_05_2003_15_05_30C"/>
      <w:bookmarkEnd w:id="1406"/>
    </w:p>
    <w:p w14:paraId="2F335FBE" w14:textId="77777777" w:rsidR="00000000" w:rsidRDefault="007C71EE">
      <w:pPr>
        <w:pStyle w:val="SpeakerCon"/>
        <w:rPr>
          <w:rFonts w:hint="cs"/>
          <w:rtl/>
        </w:rPr>
      </w:pPr>
    </w:p>
    <w:p w14:paraId="60ECBC16" w14:textId="77777777" w:rsidR="00000000" w:rsidRDefault="007C71EE">
      <w:pPr>
        <w:pStyle w:val="SpeakerCon"/>
        <w:rPr>
          <w:rFonts w:hint="cs"/>
          <w:rtl/>
        </w:rPr>
      </w:pPr>
    </w:p>
    <w:p w14:paraId="74F87D71" w14:textId="77777777" w:rsidR="00000000" w:rsidRDefault="007C71EE">
      <w:pPr>
        <w:pStyle w:val="SpeakerCon"/>
        <w:rPr>
          <w:rtl/>
        </w:rPr>
      </w:pPr>
      <w:r>
        <w:rPr>
          <w:rFonts w:hint="eastAsia"/>
          <w:rtl/>
        </w:rPr>
        <w:t>חיים</w:t>
      </w:r>
      <w:r>
        <w:rPr>
          <w:rtl/>
        </w:rPr>
        <w:t xml:space="preserve"> רמון (העבודה-מימד):</w:t>
      </w:r>
    </w:p>
    <w:p w14:paraId="7BF15600" w14:textId="77777777" w:rsidR="00000000" w:rsidRDefault="007C71EE">
      <w:pPr>
        <w:pStyle w:val="a"/>
        <w:rPr>
          <w:rtl/>
        </w:rPr>
      </w:pPr>
    </w:p>
    <w:p w14:paraId="747D4B3D" w14:textId="77777777" w:rsidR="00000000" w:rsidRDefault="007C71EE">
      <w:pPr>
        <w:pStyle w:val="a"/>
        <w:rPr>
          <w:rFonts w:hint="cs"/>
          <w:rtl/>
        </w:rPr>
      </w:pPr>
      <w:r>
        <w:rPr>
          <w:rFonts w:hint="cs"/>
          <w:rtl/>
        </w:rPr>
        <w:t xml:space="preserve">לא, איזה חצי. </w:t>
      </w:r>
    </w:p>
    <w:p w14:paraId="05BC4C23" w14:textId="77777777" w:rsidR="00000000" w:rsidRDefault="007C71EE">
      <w:pPr>
        <w:pStyle w:val="a"/>
        <w:rPr>
          <w:rFonts w:hint="cs"/>
          <w:rtl/>
        </w:rPr>
      </w:pPr>
    </w:p>
    <w:p w14:paraId="23C1A0A0" w14:textId="77777777" w:rsidR="00000000" w:rsidRDefault="007C71EE">
      <w:pPr>
        <w:pStyle w:val="ad"/>
        <w:rPr>
          <w:rtl/>
        </w:rPr>
      </w:pPr>
      <w:r>
        <w:rPr>
          <w:rtl/>
        </w:rPr>
        <w:t>היו"ר אתי לבני:</w:t>
      </w:r>
    </w:p>
    <w:p w14:paraId="563BDFA8" w14:textId="77777777" w:rsidR="00000000" w:rsidRDefault="007C71EE">
      <w:pPr>
        <w:pStyle w:val="a"/>
        <w:rPr>
          <w:rtl/>
        </w:rPr>
      </w:pPr>
    </w:p>
    <w:p w14:paraId="52001F73" w14:textId="77777777" w:rsidR="00000000" w:rsidRDefault="007C71EE">
      <w:pPr>
        <w:pStyle w:val="a"/>
        <w:rPr>
          <w:rFonts w:hint="cs"/>
          <w:rtl/>
        </w:rPr>
      </w:pPr>
      <w:r>
        <w:rPr>
          <w:rFonts w:hint="cs"/>
          <w:rtl/>
        </w:rPr>
        <w:t>נדמה לי שכשיושבת-ראש אסור לי להעיר לך הע</w:t>
      </w:r>
      <w:r>
        <w:rPr>
          <w:rFonts w:hint="cs"/>
          <w:rtl/>
        </w:rPr>
        <w:t>רות.</w:t>
      </w:r>
    </w:p>
    <w:p w14:paraId="69C35C6F" w14:textId="77777777" w:rsidR="00000000" w:rsidRDefault="007C71EE">
      <w:pPr>
        <w:pStyle w:val="a"/>
        <w:rPr>
          <w:rFonts w:hint="cs"/>
          <w:rtl/>
        </w:rPr>
      </w:pPr>
    </w:p>
    <w:p w14:paraId="06BE107A" w14:textId="77777777" w:rsidR="00000000" w:rsidRDefault="007C71EE">
      <w:pPr>
        <w:pStyle w:val="SpeakerCon"/>
        <w:rPr>
          <w:rtl/>
        </w:rPr>
      </w:pPr>
      <w:bookmarkStart w:id="1407" w:name="FS000000458T27_05_2003_15_06_29C"/>
      <w:bookmarkEnd w:id="1407"/>
      <w:r>
        <w:rPr>
          <w:rtl/>
        </w:rPr>
        <w:t>חיים רמון (העבודה-מימד):</w:t>
      </w:r>
    </w:p>
    <w:p w14:paraId="448ADF5A" w14:textId="77777777" w:rsidR="00000000" w:rsidRDefault="007C71EE">
      <w:pPr>
        <w:pStyle w:val="a"/>
        <w:rPr>
          <w:rtl/>
        </w:rPr>
      </w:pPr>
    </w:p>
    <w:p w14:paraId="1EA76108" w14:textId="77777777" w:rsidR="00000000" w:rsidRDefault="007C71EE">
      <w:pPr>
        <w:pStyle w:val="a"/>
        <w:rPr>
          <w:rFonts w:hint="cs"/>
          <w:rtl/>
        </w:rPr>
      </w:pPr>
      <w:r>
        <w:rPr>
          <w:rFonts w:hint="cs"/>
          <w:rtl/>
        </w:rPr>
        <w:t xml:space="preserve">מותר לך. ליושב-ראש מותר, זה גם נעים, ואנחנו בחבורה אינטימית. </w:t>
      </w:r>
    </w:p>
    <w:p w14:paraId="16422183" w14:textId="77777777" w:rsidR="00000000" w:rsidRDefault="007C71EE">
      <w:pPr>
        <w:pStyle w:val="a"/>
        <w:rPr>
          <w:rFonts w:hint="cs"/>
          <w:rtl/>
        </w:rPr>
      </w:pPr>
    </w:p>
    <w:p w14:paraId="020C5B83" w14:textId="77777777" w:rsidR="00000000" w:rsidRDefault="007C71EE">
      <w:pPr>
        <w:pStyle w:val="a"/>
        <w:rPr>
          <w:rFonts w:hint="cs"/>
          <w:rtl/>
        </w:rPr>
      </w:pPr>
      <w:r>
        <w:rPr>
          <w:rFonts w:hint="cs"/>
          <w:rtl/>
        </w:rPr>
        <w:t>אבל, אני חושב שבאמת בהתחלה אמרתי: שאפּוּ, מה השינוי? ואמרו: קיצצנו להם 70% בישיבות. אמרתי: בעניין הזה, בניגוד כמעט לכל העניינים האחרים, כל הכבוד. מה לעשות שגם בע</w:t>
      </w:r>
      <w:r>
        <w:rPr>
          <w:rFonts w:hint="cs"/>
          <w:rtl/>
        </w:rPr>
        <w:t>ניין הזה מה=70% בקושי נשארו 20%.</w:t>
      </w:r>
    </w:p>
    <w:p w14:paraId="2F1F578E" w14:textId="77777777" w:rsidR="00000000" w:rsidRDefault="007C71EE">
      <w:pPr>
        <w:pStyle w:val="a"/>
        <w:rPr>
          <w:rFonts w:hint="cs"/>
          <w:rtl/>
        </w:rPr>
      </w:pPr>
    </w:p>
    <w:p w14:paraId="606EA772" w14:textId="77777777" w:rsidR="00000000" w:rsidRDefault="007C71EE">
      <w:pPr>
        <w:pStyle w:val="ad"/>
        <w:rPr>
          <w:rtl/>
        </w:rPr>
      </w:pPr>
      <w:r>
        <w:rPr>
          <w:rtl/>
        </w:rPr>
        <w:t>היו"ר אתי לבני:</w:t>
      </w:r>
    </w:p>
    <w:p w14:paraId="101AAE7D" w14:textId="77777777" w:rsidR="00000000" w:rsidRDefault="007C71EE">
      <w:pPr>
        <w:pStyle w:val="a"/>
        <w:rPr>
          <w:rtl/>
        </w:rPr>
      </w:pPr>
    </w:p>
    <w:p w14:paraId="6AA49E5D" w14:textId="77777777" w:rsidR="00000000" w:rsidRDefault="007C71EE">
      <w:pPr>
        <w:pStyle w:val="a"/>
        <w:rPr>
          <w:rFonts w:hint="cs"/>
          <w:rtl/>
        </w:rPr>
      </w:pPr>
      <w:r>
        <w:rPr>
          <w:rFonts w:hint="cs"/>
          <w:rtl/>
        </w:rPr>
        <w:t>50%.</w:t>
      </w:r>
    </w:p>
    <w:p w14:paraId="485C5563" w14:textId="77777777" w:rsidR="00000000" w:rsidRDefault="007C71EE">
      <w:pPr>
        <w:pStyle w:val="a"/>
        <w:rPr>
          <w:rFonts w:hint="cs"/>
          <w:rtl/>
        </w:rPr>
      </w:pPr>
    </w:p>
    <w:p w14:paraId="19449D9F" w14:textId="77777777" w:rsidR="00000000" w:rsidRDefault="007C71EE">
      <w:pPr>
        <w:pStyle w:val="SpeakerCon"/>
        <w:rPr>
          <w:rtl/>
        </w:rPr>
      </w:pPr>
      <w:bookmarkStart w:id="1408" w:name="FS000000458T27_05_2003_14_41_08"/>
      <w:bookmarkStart w:id="1409" w:name="FS000000458T27_05_2003_14_41_09C"/>
      <w:bookmarkEnd w:id="1408"/>
      <w:bookmarkEnd w:id="1409"/>
      <w:r>
        <w:rPr>
          <w:rtl/>
        </w:rPr>
        <w:t>חיים רמון (העבודה-מימד):</w:t>
      </w:r>
    </w:p>
    <w:p w14:paraId="785F8A64" w14:textId="77777777" w:rsidR="00000000" w:rsidRDefault="007C71EE">
      <w:pPr>
        <w:pStyle w:val="a"/>
        <w:rPr>
          <w:rtl/>
        </w:rPr>
      </w:pPr>
    </w:p>
    <w:p w14:paraId="044D0FEC" w14:textId="77777777" w:rsidR="00000000" w:rsidRDefault="007C71EE">
      <w:pPr>
        <w:pStyle w:val="a"/>
        <w:rPr>
          <w:rFonts w:hint="cs"/>
          <w:rtl/>
        </w:rPr>
      </w:pPr>
      <w:r>
        <w:rPr>
          <w:rFonts w:hint="cs"/>
          <w:rtl/>
        </w:rPr>
        <w:t>לא. 20%.</w:t>
      </w:r>
    </w:p>
    <w:p w14:paraId="1B68924D" w14:textId="77777777" w:rsidR="00000000" w:rsidRDefault="007C71EE">
      <w:pPr>
        <w:pStyle w:val="a"/>
        <w:rPr>
          <w:rFonts w:hint="cs"/>
          <w:rtl/>
        </w:rPr>
      </w:pPr>
    </w:p>
    <w:p w14:paraId="15C144FB" w14:textId="77777777" w:rsidR="00000000" w:rsidRDefault="007C71EE">
      <w:pPr>
        <w:pStyle w:val="ad"/>
        <w:rPr>
          <w:rtl/>
        </w:rPr>
      </w:pPr>
      <w:r>
        <w:rPr>
          <w:rtl/>
        </w:rPr>
        <w:t>היו"ר אתי לבני:</w:t>
      </w:r>
    </w:p>
    <w:p w14:paraId="327FFCB8" w14:textId="77777777" w:rsidR="00000000" w:rsidRDefault="007C71EE">
      <w:pPr>
        <w:pStyle w:val="a"/>
        <w:rPr>
          <w:rtl/>
        </w:rPr>
      </w:pPr>
    </w:p>
    <w:p w14:paraId="730EE6C6" w14:textId="77777777" w:rsidR="00000000" w:rsidRDefault="007C71EE">
      <w:pPr>
        <w:pStyle w:val="a"/>
        <w:rPr>
          <w:rFonts w:hint="cs"/>
          <w:rtl/>
        </w:rPr>
      </w:pPr>
      <w:r>
        <w:rPr>
          <w:rFonts w:hint="cs"/>
          <w:rtl/>
        </w:rPr>
        <w:t>כן.</w:t>
      </w:r>
    </w:p>
    <w:p w14:paraId="1DB82228" w14:textId="77777777" w:rsidR="00000000" w:rsidRDefault="007C71EE">
      <w:pPr>
        <w:pStyle w:val="a"/>
        <w:rPr>
          <w:rFonts w:hint="cs"/>
          <w:rtl/>
        </w:rPr>
      </w:pPr>
    </w:p>
    <w:p w14:paraId="3C03257C" w14:textId="77777777" w:rsidR="00000000" w:rsidRDefault="007C71EE">
      <w:pPr>
        <w:pStyle w:val="SpeakerCon"/>
        <w:rPr>
          <w:rtl/>
        </w:rPr>
      </w:pPr>
      <w:bookmarkStart w:id="1410" w:name="FS000000458T27_05_2003_14_41_19C"/>
      <w:bookmarkEnd w:id="1410"/>
      <w:r>
        <w:rPr>
          <w:rtl/>
        </w:rPr>
        <w:t>חיים רמון (העבודה-מימד):</w:t>
      </w:r>
    </w:p>
    <w:p w14:paraId="5FC1CE6D" w14:textId="77777777" w:rsidR="00000000" w:rsidRDefault="007C71EE">
      <w:pPr>
        <w:pStyle w:val="a"/>
        <w:rPr>
          <w:rtl/>
        </w:rPr>
      </w:pPr>
    </w:p>
    <w:p w14:paraId="29191745" w14:textId="77777777" w:rsidR="00000000" w:rsidRDefault="007C71EE">
      <w:pPr>
        <w:pStyle w:val="a"/>
        <w:rPr>
          <w:rFonts w:hint="cs"/>
          <w:rtl/>
        </w:rPr>
      </w:pPr>
      <w:r>
        <w:rPr>
          <w:rFonts w:hint="cs"/>
          <w:rtl/>
        </w:rPr>
        <w:t>תאמיני לי שבין הגרסה של טומי לפיד לבין הגרסה של המפד"ל - אני מכיר את המפד"ל ואני מכיר את טומי לפיד - אני קונה את הג</w:t>
      </w:r>
      <w:r>
        <w:rPr>
          <w:rFonts w:hint="cs"/>
          <w:rtl/>
        </w:rPr>
        <w:t>רסה של המפד"ל. הם, בענייני כספים, מבינים יותר.</w:t>
      </w:r>
    </w:p>
    <w:p w14:paraId="429E8C94" w14:textId="77777777" w:rsidR="00000000" w:rsidRDefault="007C71EE">
      <w:pPr>
        <w:pStyle w:val="a"/>
        <w:rPr>
          <w:rFonts w:hint="cs"/>
          <w:rtl/>
        </w:rPr>
      </w:pPr>
    </w:p>
    <w:p w14:paraId="5783F3CA" w14:textId="77777777" w:rsidR="00000000" w:rsidRDefault="007C71EE">
      <w:pPr>
        <w:pStyle w:val="ad"/>
        <w:rPr>
          <w:rtl/>
        </w:rPr>
      </w:pPr>
      <w:r>
        <w:rPr>
          <w:rtl/>
        </w:rPr>
        <w:t>היו"ר אתי לבני:</w:t>
      </w:r>
    </w:p>
    <w:p w14:paraId="7C2C670B" w14:textId="77777777" w:rsidR="00000000" w:rsidRDefault="007C71EE">
      <w:pPr>
        <w:pStyle w:val="a"/>
        <w:rPr>
          <w:rtl/>
        </w:rPr>
      </w:pPr>
    </w:p>
    <w:p w14:paraId="4E7A08F5" w14:textId="77777777" w:rsidR="00000000" w:rsidRDefault="007C71EE">
      <w:pPr>
        <w:pStyle w:val="a"/>
        <w:rPr>
          <w:rFonts w:hint="cs"/>
          <w:rtl/>
        </w:rPr>
      </w:pPr>
      <w:r>
        <w:rPr>
          <w:rFonts w:hint="cs"/>
          <w:rtl/>
        </w:rPr>
        <w:t>חכה.</w:t>
      </w:r>
    </w:p>
    <w:p w14:paraId="3AB67180" w14:textId="77777777" w:rsidR="00000000" w:rsidRDefault="007C71EE">
      <w:pPr>
        <w:pStyle w:val="a"/>
        <w:rPr>
          <w:rFonts w:hint="cs"/>
          <w:rtl/>
        </w:rPr>
      </w:pPr>
    </w:p>
    <w:p w14:paraId="042D14D2" w14:textId="77777777" w:rsidR="00000000" w:rsidRDefault="007C71EE">
      <w:pPr>
        <w:pStyle w:val="SpeakerCon"/>
        <w:rPr>
          <w:rtl/>
        </w:rPr>
      </w:pPr>
      <w:bookmarkStart w:id="1411" w:name="FS000000458T27_05_2003_14_41_20C"/>
      <w:bookmarkEnd w:id="1411"/>
      <w:r>
        <w:rPr>
          <w:rtl/>
        </w:rPr>
        <w:t>חיים רמון (העבודה-מימד):</w:t>
      </w:r>
    </w:p>
    <w:p w14:paraId="50845D2F" w14:textId="77777777" w:rsidR="00000000" w:rsidRDefault="007C71EE">
      <w:pPr>
        <w:pStyle w:val="a"/>
        <w:rPr>
          <w:rtl/>
        </w:rPr>
      </w:pPr>
    </w:p>
    <w:p w14:paraId="00F7A3F4" w14:textId="77777777" w:rsidR="00000000" w:rsidRDefault="007C71EE">
      <w:pPr>
        <w:pStyle w:val="a"/>
        <w:rPr>
          <w:rFonts w:hint="cs"/>
          <w:rtl/>
        </w:rPr>
      </w:pPr>
      <w:r>
        <w:rPr>
          <w:rFonts w:hint="cs"/>
          <w:rtl/>
        </w:rPr>
        <w:t>אני לא צריך לחכות. זה פה.</w:t>
      </w:r>
    </w:p>
    <w:p w14:paraId="37596CE1" w14:textId="77777777" w:rsidR="00000000" w:rsidRDefault="007C71EE">
      <w:pPr>
        <w:pStyle w:val="a"/>
        <w:rPr>
          <w:rFonts w:hint="cs"/>
          <w:rtl/>
        </w:rPr>
      </w:pPr>
    </w:p>
    <w:p w14:paraId="7CB2D824" w14:textId="77777777" w:rsidR="00000000" w:rsidRDefault="007C71EE">
      <w:pPr>
        <w:pStyle w:val="a"/>
        <w:rPr>
          <w:rFonts w:hint="cs"/>
          <w:rtl/>
        </w:rPr>
      </w:pPr>
      <w:r>
        <w:rPr>
          <w:rFonts w:hint="cs"/>
          <w:rtl/>
        </w:rPr>
        <w:t>אני חוזר לנושא המרכזי. אני זוכר פה את הנאומים של טומי לפיד. דיברו על 3 מיליארדי שקל שהולכים לחרדים, ואמרו: את זה אנחנו נחסל. מכל 3 מ</w:t>
      </w:r>
      <w:r>
        <w:rPr>
          <w:rFonts w:hint="cs"/>
          <w:rtl/>
        </w:rPr>
        <w:t xml:space="preserve">יליארדי השקל נשארתם עם 150 מיליון שקל? זה רציני? את זה אפשר לעשות עם ארבעה מנדטים, ולא צריך 15 מנדטים. </w:t>
      </w:r>
    </w:p>
    <w:p w14:paraId="741AD1AA" w14:textId="77777777" w:rsidR="00000000" w:rsidRDefault="007C71EE">
      <w:pPr>
        <w:pStyle w:val="a"/>
        <w:rPr>
          <w:rFonts w:hint="cs"/>
          <w:rtl/>
        </w:rPr>
      </w:pPr>
    </w:p>
    <w:p w14:paraId="43EA58E0" w14:textId="77777777" w:rsidR="00000000" w:rsidRDefault="007C71EE">
      <w:pPr>
        <w:pStyle w:val="a"/>
        <w:rPr>
          <w:rFonts w:hint="cs"/>
          <w:rtl/>
        </w:rPr>
      </w:pPr>
      <w:r>
        <w:rPr>
          <w:rFonts w:hint="cs"/>
          <w:rtl/>
        </w:rPr>
        <w:t>אבל, אני חוזר לחוק טל. בגדול, הלכתם ואימצתם את חוק טל כמעט במלואו.</w:t>
      </w:r>
    </w:p>
    <w:p w14:paraId="1060556E" w14:textId="77777777" w:rsidR="00000000" w:rsidRDefault="007C71EE">
      <w:pPr>
        <w:pStyle w:val="a"/>
        <w:rPr>
          <w:rFonts w:hint="cs"/>
          <w:rtl/>
        </w:rPr>
      </w:pPr>
    </w:p>
    <w:p w14:paraId="5ABA1E72" w14:textId="77777777" w:rsidR="00000000" w:rsidRDefault="007C71EE">
      <w:pPr>
        <w:pStyle w:val="ac"/>
        <w:rPr>
          <w:rtl/>
        </w:rPr>
      </w:pPr>
      <w:r>
        <w:rPr>
          <w:rFonts w:hint="eastAsia"/>
          <w:rtl/>
        </w:rPr>
        <w:t>שלום</w:t>
      </w:r>
      <w:r>
        <w:rPr>
          <w:rtl/>
        </w:rPr>
        <w:t xml:space="preserve"> שמחון (העבודה-מימד):</w:t>
      </w:r>
    </w:p>
    <w:p w14:paraId="312EF22D" w14:textId="77777777" w:rsidR="00000000" w:rsidRDefault="007C71EE">
      <w:pPr>
        <w:pStyle w:val="a"/>
        <w:rPr>
          <w:rFonts w:hint="cs"/>
          <w:rtl/>
        </w:rPr>
      </w:pPr>
    </w:p>
    <w:p w14:paraId="710D7E5D" w14:textId="77777777" w:rsidR="00000000" w:rsidRDefault="007C71EE">
      <w:pPr>
        <w:pStyle w:val="a"/>
        <w:rPr>
          <w:rFonts w:hint="cs"/>
          <w:rtl/>
        </w:rPr>
      </w:pPr>
      <w:r>
        <w:rPr>
          <w:rFonts w:hint="cs"/>
          <w:rtl/>
        </w:rPr>
        <w:t>- - - בדיקטטורה.</w:t>
      </w:r>
    </w:p>
    <w:p w14:paraId="2DB5A3B5" w14:textId="77777777" w:rsidR="00000000" w:rsidRDefault="007C71EE">
      <w:pPr>
        <w:pStyle w:val="a"/>
        <w:rPr>
          <w:rtl/>
        </w:rPr>
      </w:pPr>
    </w:p>
    <w:p w14:paraId="2C561C37" w14:textId="77777777" w:rsidR="00000000" w:rsidRDefault="007C71EE">
      <w:pPr>
        <w:pStyle w:val="a"/>
        <w:rPr>
          <w:rFonts w:hint="cs"/>
          <w:rtl/>
        </w:rPr>
      </w:pPr>
    </w:p>
    <w:p w14:paraId="7E852C10" w14:textId="77777777" w:rsidR="00000000" w:rsidRDefault="007C71EE">
      <w:pPr>
        <w:pStyle w:val="SpeakerCon"/>
        <w:rPr>
          <w:rtl/>
        </w:rPr>
      </w:pPr>
      <w:bookmarkStart w:id="1412" w:name="FS000000458T27_05_2003_14_44_59C"/>
      <w:bookmarkEnd w:id="1412"/>
      <w:r>
        <w:rPr>
          <w:rtl/>
        </w:rPr>
        <w:t>חיים רמון (העבודה-מימד):</w:t>
      </w:r>
    </w:p>
    <w:p w14:paraId="55F869F5" w14:textId="77777777" w:rsidR="00000000" w:rsidRDefault="007C71EE">
      <w:pPr>
        <w:pStyle w:val="a"/>
        <w:rPr>
          <w:rtl/>
        </w:rPr>
      </w:pPr>
    </w:p>
    <w:p w14:paraId="3605B77E" w14:textId="77777777" w:rsidR="00000000" w:rsidRDefault="007C71EE">
      <w:pPr>
        <w:pStyle w:val="a"/>
        <w:rPr>
          <w:rFonts w:hint="cs"/>
          <w:rtl/>
        </w:rPr>
      </w:pPr>
      <w:r>
        <w:rPr>
          <w:rFonts w:hint="cs"/>
          <w:rtl/>
        </w:rPr>
        <w:t>גברתי היושב</w:t>
      </w:r>
      <w:r>
        <w:rPr>
          <w:rFonts w:hint="cs"/>
          <w:rtl/>
        </w:rPr>
        <w:t>ת-ראש, חברת הכנסת לבני, לא היית פה. הייתי דואג לבריאותו של טומי לפיד כל פעם שהזכירו את העניין של גיוס בחורי ישיבות. זה בדם לבו. אמרתי: בזה הוא לא יוותר. לא יכול להיות. היתה ישיבת ועדה מיוחדת, ופעם נקלעתי אליה במקרה. הסתכלתי על טומי לפיד, וכולו זעם. הכול מת</w:t>
      </w:r>
      <w:r>
        <w:rPr>
          <w:rFonts w:hint="cs"/>
          <w:rtl/>
        </w:rPr>
        <w:t>ועד. כמעט כל נימי הדם שלו התפוצצו. דאגתי לו. פתאום, בשקט, כמעט כל חוק טל עובר. למה?</w:t>
      </w:r>
    </w:p>
    <w:p w14:paraId="145D2E4C" w14:textId="77777777" w:rsidR="00000000" w:rsidRDefault="007C71EE">
      <w:pPr>
        <w:pStyle w:val="a"/>
        <w:rPr>
          <w:rFonts w:hint="cs"/>
          <w:rtl/>
        </w:rPr>
      </w:pPr>
    </w:p>
    <w:p w14:paraId="55C5E510" w14:textId="77777777" w:rsidR="00000000" w:rsidRDefault="007C71EE">
      <w:pPr>
        <w:pStyle w:val="ac"/>
        <w:rPr>
          <w:rtl/>
        </w:rPr>
      </w:pPr>
      <w:r>
        <w:rPr>
          <w:rFonts w:hint="eastAsia"/>
          <w:rtl/>
        </w:rPr>
        <w:t>אברהם</w:t>
      </w:r>
      <w:r>
        <w:rPr>
          <w:rtl/>
        </w:rPr>
        <w:t xml:space="preserve"> רביץ (יהדות התורה):</w:t>
      </w:r>
    </w:p>
    <w:p w14:paraId="23F16D48" w14:textId="77777777" w:rsidR="00000000" w:rsidRDefault="007C71EE">
      <w:pPr>
        <w:pStyle w:val="a"/>
        <w:rPr>
          <w:rFonts w:hint="cs"/>
          <w:rtl/>
        </w:rPr>
      </w:pPr>
    </w:p>
    <w:p w14:paraId="7FFA2E28" w14:textId="77777777" w:rsidR="00000000" w:rsidRDefault="007C71EE">
      <w:pPr>
        <w:pStyle w:val="a"/>
        <w:rPr>
          <w:rFonts w:hint="cs"/>
          <w:rtl/>
        </w:rPr>
      </w:pPr>
      <w:r>
        <w:rPr>
          <w:rFonts w:hint="cs"/>
          <w:rtl/>
        </w:rPr>
        <w:t>חבר הכנסת חיים רמון, אתה לא יודע מה זה להיות שר? - - -</w:t>
      </w:r>
    </w:p>
    <w:p w14:paraId="3BC9ADEA" w14:textId="77777777" w:rsidR="00000000" w:rsidRDefault="007C71EE">
      <w:pPr>
        <w:pStyle w:val="a"/>
        <w:rPr>
          <w:rFonts w:hint="cs"/>
          <w:rtl/>
        </w:rPr>
      </w:pPr>
    </w:p>
    <w:p w14:paraId="4321CDBD" w14:textId="77777777" w:rsidR="00000000" w:rsidRDefault="007C71EE">
      <w:pPr>
        <w:pStyle w:val="SpeakerCon"/>
        <w:rPr>
          <w:rtl/>
        </w:rPr>
      </w:pPr>
      <w:bookmarkStart w:id="1413" w:name="FS000000458T27_05_2003_14_41_21C"/>
      <w:bookmarkEnd w:id="1413"/>
      <w:r>
        <w:rPr>
          <w:rtl/>
        </w:rPr>
        <w:t>חיים רמון (העבודה-מימד):</w:t>
      </w:r>
    </w:p>
    <w:p w14:paraId="02DE9C70" w14:textId="77777777" w:rsidR="00000000" w:rsidRDefault="007C71EE">
      <w:pPr>
        <w:pStyle w:val="a"/>
        <w:rPr>
          <w:rtl/>
        </w:rPr>
      </w:pPr>
    </w:p>
    <w:p w14:paraId="312420D2" w14:textId="77777777" w:rsidR="00000000" w:rsidRDefault="007C71EE">
      <w:pPr>
        <w:pStyle w:val="a"/>
        <w:rPr>
          <w:rFonts w:hint="cs"/>
          <w:rtl/>
        </w:rPr>
      </w:pPr>
      <w:r>
        <w:rPr>
          <w:rFonts w:hint="cs"/>
          <w:rtl/>
        </w:rPr>
        <w:t>אני  דווקא יודע. הייתי שר לא מעט. אפילו התפטרתי על עניין עקרונ</w:t>
      </w:r>
      <w:r>
        <w:rPr>
          <w:rFonts w:hint="cs"/>
          <w:rtl/>
        </w:rPr>
        <w:t>י. הייתי שר שהתפטר על עניין עקרוני. ב=1994, כשמפלגתי לא הסכימה אתי, קמתי ועזבתי. אני יודע מה זה להיות שר, ואני יודע גם מה זה להיות שר שמתפטר על אמונתו. אפילו את זה אני יודע.</w:t>
      </w:r>
    </w:p>
    <w:p w14:paraId="520BF19B" w14:textId="77777777" w:rsidR="00000000" w:rsidRDefault="007C71EE">
      <w:pPr>
        <w:pStyle w:val="a"/>
        <w:rPr>
          <w:rFonts w:hint="cs"/>
          <w:rtl/>
        </w:rPr>
      </w:pPr>
    </w:p>
    <w:p w14:paraId="2F40A592" w14:textId="77777777" w:rsidR="00000000" w:rsidRDefault="007C71EE">
      <w:pPr>
        <w:pStyle w:val="ac"/>
        <w:rPr>
          <w:rtl/>
        </w:rPr>
      </w:pPr>
      <w:r>
        <w:rPr>
          <w:rFonts w:hint="eastAsia"/>
          <w:rtl/>
        </w:rPr>
        <w:t>אברהם</w:t>
      </w:r>
      <w:r>
        <w:rPr>
          <w:rtl/>
        </w:rPr>
        <w:t xml:space="preserve"> רביץ (יהדות התורה):</w:t>
      </w:r>
    </w:p>
    <w:p w14:paraId="5E1C98D8" w14:textId="77777777" w:rsidR="00000000" w:rsidRDefault="007C71EE">
      <w:pPr>
        <w:pStyle w:val="a"/>
        <w:rPr>
          <w:rFonts w:hint="cs"/>
          <w:rtl/>
        </w:rPr>
      </w:pPr>
    </w:p>
    <w:p w14:paraId="0A208943" w14:textId="77777777" w:rsidR="00000000" w:rsidRDefault="007C71EE">
      <w:pPr>
        <w:pStyle w:val="a"/>
        <w:rPr>
          <w:rFonts w:hint="cs"/>
          <w:rtl/>
        </w:rPr>
      </w:pPr>
      <w:r>
        <w:rPr>
          <w:rFonts w:hint="cs"/>
          <w:rtl/>
        </w:rPr>
        <w:t>- - -</w:t>
      </w:r>
    </w:p>
    <w:p w14:paraId="1D3E8D4F" w14:textId="77777777" w:rsidR="00000000" w:rsidRDefault="007C71EE">
      <w:pPr>
        <w:pStyle w:val="a"/>
        <w:rPr>
          <w:rFonts w:hint="cs"/>
          <w:rtl/>
        </w:rPr>
      </w:pPr>
    </w:p>
    <w:p w14:paraId="03BFCB7F" w14:textId="77777777" w:rsidR="00000000" w:rsidRDefault="007C71EE">
      <w:pPr>
        <w:pStyle w:val="SpeakerCon"/>
        <w:rPr>
          <w:rtl/>
        </w:rPr>
      </w:pPr>
      <w:bookmarkStart w:id="1414" w:name="FS000000458T27_05_2003_14_47_37C"/>
      <w:bookmarkEnd w:id="1414"/>
      <w:r>
        <w:rPr>
          <w:rtl/>
        </w:rPr>
        <w:t>חיים רמון (העבודה-מימד):</w:t>
      </w:r>
    </w:p>
    <w:p w14:paraId="6FEE78A9" w14:textId="77777777" w:rsidR="00000000" w:rsidRDefault="007C71EE">
      <w:pPr>
        <w:pStyle w:val="a"/>
        <w:rPr>
          <w:rtl/>
        </w:rPr>
      </w:pPr>
    </w:p>
    <w:p w14:paraId="2A97EE12" w14:textId="77777777" w:rsidR="00000000" w:rsidRDefault="007C71EE">
      <w:pPr>
        <w:pStyle w:val="a"/>
        <w:rPr>
          <w:rFonts w:hint="cs"/>
          <w:rtl/>
        </w:rPr>
      </w:pPr>
      <w:r>
        <w:rPr>
          <w:rFonts w:hint="cs"/>
          <w:rtl/>
        </w:rPr>
        <w:t>אני אומר לך, אם כבר ע</w:t>
      </w:r>
      <w:r>
        <w:rPr>
          <w:rFonts w:hint="cs"/>
          <w:rtl/>
        </w:rPr>
        <w:t>זבתם את עניין גיוס בחורי ישיבות, בואו ותצטרפו להצעה המקורית שלי. אולי היא לא תעשה כל כך הרבה קילומטרז</w:t>
      </w:r>
      <w:r>
        <w:rPr>
          <w:rtl/>
        </w:rPr>
        <w:t>’</w:t>
      </w:r>
      <w:r>
        <w:rPr>
          <w:rFonts w:hint="cs"/>
          <w:rtl/>
        </w:rPr>
        <w:t>, אבל אתם כבר לא יכולים. לפי מה שאני מציע, לחברי הכנסת רביץ ואזולאי תהיה בעיה. כבר הרבה זמן אני מציע להם: רבותי, אתם לא רוצים להתגייס לצבא, לא צריך. כל אח</w:t>
      </w:r>
      <w:r>
        <w:rPr>
          <w:rFonts w:hint="cs"/>
          <w:rtl/>
        </w:rPr>
        <w:t>ד מכם ילך, בלי משחקים, ללשכת גיוס, וכל מי שיכריז שהוא חרדי לא יגויס לצבא, כמו שיש היום בנות שמצהירות שהן מסורתיות ואינן מגויסות. אני לא רוצה ולא מאמין בכפייה הזאת על הציבור הזה. תאמינו לי, צה"ל לא רוצה את זה. הצבא לא צריך חטיבות שיהיו רק של חרדים. הוא לא צ</w:t>
      </w:r>
      <w:r>
        <w:rPr>
          <w:rFonts w:hint="cs"/>
          <w:rtl/>
        </w:rPr>
        <w:t>ריך את זה. תעזבו את זה. אם כבר ירדתם, תרדו בשכל. מה אנחנו עושים? אנחנו, החילונים, מכריחים את החרדים להיות בצבא או בישיבה. מובן שכולם בוחרים להיות בישיבה.</w:t>
      </w:r>
    </w:p>
    <w:p w14:paraId="2194F9FD" w14:textId="77777777" w:rsidR="00000000" w:rsidRDefault="007C71EE">
      <w:pPr>
        <w:pStyle w:val="a"/>
        <w:rPr>
          <w:rFonts w:hint="cs"/>
          <w:rtl/>
        </w:rPr>
      </w:pPr>
    </w:p>
    <w:p w14:paraId="6B472364" w14:textId="77777777" w:rsidR="00000000" w:rsidRDefault="007C71EE">
      <w:pPr>
        <w:pStyle w:val="ad"/>
        <w:rPr>
          <w:rtl/>
        </w:rPr>
      </w:pPr>
      <w:r>
        <w:rPr>
          <w:rtl/>
        </w:rPr>
        <w:t>היו"ר אתי לבני:</w:t>
      </w:r>
    </w:p>
    <w:p w14:paraId="2325B448" w14:textId="77777777" w:rsidR="00000000" w:rsidRDefault="007C71EE">
      <w:pPr>
        <w:pStyle w:val="a"/>
        <w:rPr>
          <w:rtl/>
        </w:rPr>
      </w:pPr>
    </w:p>
    <w:p w14:paraId="7881F8DB" w14:textId="77777777" w:rsidR="00000000" w:rsidRDefault="007C71EE">
      <w:pPr>
        <w:pStyle w:val="a"/>
        <w:rPr>
          <w:rFonts w:hint="cs"/>
          <w:rtl/>
        </w:rPr>
      </w:pPr>
      <w:r>
        <w:rPr>
          <w:rFonts w:hint="cs"/>
          <w:rtl/>
        </w:rPr>
        <w:t>אם לא יהיה להם כסף, הם יהיו בצבא.</w:t>
      </w:r>
    </w:p>
    <w:p w14:paraId="2D34ED6F" w14:textId="77777777" w:rsidR="00000000" w:rsidRDefault="007C71EE">
      <w:pPr>
        <w:pStyle w:val="SpeakerCon"/>
        <w:rPr>
          <w:rtl/>
        </w:rPr>
      </w:pPr>
    </w:p>
    <w:p w14:paraId="6285892C" w14:textId="77777777" w:rsidR="00000000" w:rsidRDefault="007C71EE">
      <w:pPr>
        <w:pStyle w:val="SpeakerCon"/>
        <w:rPr>
          <w:rtl/>
        </w:rPr>
      </w:pPr>
      <w:bookmarkStart w:id="1415" w:name="FS000000458T27_05_2003_14_50_33C"/>
      <w:bookmarkEnd w:id="1415"/>
      <w:r>
        <w:rPr>
          <w:rtl/>
        </w:rPr>
        <w:t>חיים רמון (העבודה-מימד):</w:t>
      </w:r>
    </w:p>
    <w:p w14:paraId="37EC529F" w14:textId="77777777" w:rsidR="00000000" w:rsidRDefault="007C71EE">
      <w:pPr>
        <w:pStyle w:val="a"/>
        <w:rPr>
          <w:rFonts w:hint="cs"/>
          <w:rtl/>
        </w:rPr>
      </w:pPr>
    </w:p>
    <w:p w14:paraId="002A7E59" w14:textId="77777777" w:rsidR="00000000" w:rsidRDefault="007C71EE">
      <w:pPr>
        <w:pStyle w:val="a"/>
        <w:rPr>
          <w:rFonts w:hint="cs"/>
          <w:rtl/>
        </w:rPr>
      </w:pPr>
      <w:r>
        <w:rPr>
          <w:rFonts w:hint="cs"/>
          <w:rtl/>
        </w:rPr>
        <w:t>לא.</w:t>
      </w:r>
    </w:p>
    <w:p w14:paraId="793DD4FA" w14:textId="77777777" w:rsidR="00000000" w:rsidRDefault="007C71EE">
      <w:pPr>
        <w:pStyle w:val="a"/>
        <w:rPr>
          <w:rFonts w:hint="cs"/>
          <w:rtl/>
        </w:rPr>
      </w:pPr>
    </w:p>
    <w:p w14:paraId="542060F3" w14:textId="77777777" w:rsidR="00000000" w:rsidRDefault="007C71EE">
      <w:pPr>
        <w:pStyle w:val="ad"/>
        <w:rPr>
          <w:rtl/>
        </w:rPr>
      </w:pPr>
      <w:r>
        <w:rPr>
          <w:rtl/>
        </w:rPr>
        <w:t>היו"ר אתי לבני:</w:t>
      </w:r>
    </w:p>
    <w:p w14:paraId="79342251" w14:textId="77777777" w:rsidR="00000000" w:rsidRDefault="007C71EE">
      <w:pPr>
        <w:pStyle w:val="a"/>
        <w:rPr>
          <w:rtl/>
        </w:rPr>
      </w:pPr>
    </w:p>
    <w:p w14:paraId="601567AC" w14:textId="77777777" w:rsidR="00000000" w:rsidRDefault="007C71EE">
      <w:pPr>
        <w:pStyle w:val="a"/>
        <w:rPr>
          <w:rFonts w:hint="cs"/>
          <w:rtl/>
        </w:rPr>
      </w:pPr>
      <w:r>
        <w:rPr>
          <w:rFonts w:hint="cs"/>
          <w:rtl/>
        </w:rPr>
        <w:t>ת</w:t>
      </w:r>
      <w:r>
        <w:rPr>
          <w:rFonts w:hint="cs"/>
          <w:rtl/>
        </w:rPr>
        <w:t>ראה.</w:t>
      </w:r>
    </w:p>
    <w:p w14:paraId="30372134" w14:textId="77777777" w:rsidR="00000000" w:rsidRDefault="007C71EE">
      <w:pPr>
        <w:pStyle w:val="a"/>
        <w:rPr>
          <w:rFonts w:hint="cs"/>
          <w:rtl/>
        </w:rPr>
      </w:pPr>
    </w:p>
    <w:p w14:paraId="4E019B0F" w14:textId="77777777" w:rsidR="00000000" w:rsidRDefault="007C71EE">
      <w:pPr>
        <w:pStyle w:val="SpeakerCon"/>
        <w:rPr>
          <w:rtl/>
        </w:rPr>
      </w:pPr>
      <w:bookmarkStart w:id="1416" w:name="FS000000458T27_05_2003_14_50_38C"/>
      <w:bookmarkEnd w:id="1416"/>
      <w:r>
        <w:rPr>
          <w:rtl/>
        </w:rPr>
        <w:t>חיים רמון (העבודה-מימד):</w:t>
      </w:r>
    </w:p>
    <w:p w14:paraId="2EA6801E" w14:textId="77777777" w:rsidR="00000000" w:rsidRDefault="007C71EE">
      <w:pPr>
        <w:pStyle w:val="a"/>
        <w:rPr>
          <w:rtl/>
        </w:rPr>
      </w:pPr>
    </w:p>
    <w:p w14:paraId="448DC76E" w14:textId="77777777" w:rsidR="00000000" w:rsidRDefault="007C71EE">
      <w:pPr>
        <w:pStyle w:val="a"/>
        <w:rPr>
          <w:rFonts w:hint="cs"/>
          <w:rtl/>
        </w:rPr>
      </w:pPr>
      <w:r>
        <w:rPr>
          <w:rFonts w:hint="cs"/>
          <w:rtl/>
        </w:rPr>
        <w:t>אבל, יש להם כסף, כי בזה לא נגעו.</w:t>
      </w:r>
    </w:p>
    <w:p w14:paraId="0E289A36" w14:textId="77777777" w:rsidR="00000000" w:rsidRDefault="007C71EE">
      <w:pPr>
        <w:pStyle w:val="a"/>
        <w:rPr>
          <w:rFonts w:hint="cs"/>
          <w:rtl/>
        </w:rPr>
      </w:pPr>
    </w:p>
    <w:p w14:paraId="46B0B586" w14:textId="77777777" w:rsidR="00000000" w:rsidRDefault="007C71EE">
      <w:pPr>
        <w:pStyle w:val="ad"/>
        <w:rPr>
          <w:rtl/>
        </w:rPr>
      </w:pPr>
      <w:r>
        <w:rPr>
          <w:rtl/>
        </w:rPr>
        <w:t>היו"ר אתי לבני:</w:t>
      </w:r>
    </w:p>
    <w:p w14:paraId="0430C075" w14:textId="77777777" w:rsidR="00000000" w:rsidRDefault="007C71EE">
      <w:pPr>
        <w:pStyle w:val="a"/>
        <w:rPr>
          <w:rtl/>
        </w:rPr>
      </w:pPr>
    </w:p>
    <w:p w14:paraId="5D53F5C2" w14:textId="77777777" w:rsidR="00000000" w:rsidRDefault="007C71EE">
      <w:pPr>
        <w:pStyle w:val="a"/>
        <w:rPr>
          <w:rFonts w:hint="cs"/>
          <w:rtl/>
        </w:rPr>
      </w:pPr>
      <w:r>
        <w:rPr>
          <w:rFonts w:hint="cs"/>
          <w:rtl/>
        </w:rPr>
        <w:t>אתה אומר.</w:t>
      </w:r>
    </w:p>
    <w:p w14:paraId="79080896" w14:textId="77777777" w:rsidR="00000000" w:rsidRDefault="007C71EE">
      <w:pPr>
        <w:pStyle w:val="a"/>
        <w:rPr>
          <w:rFonts w:hint="cs"/>
          <w:rtl/>
        </w:rPr>
      </w:pPr>
    </w:p>
    <w:p w14:paraId="443E5F06" w14:textId="77777777" w:rsidR="00000000" w:rsidRDefault="007C71EE">
      <w:pPr>
        <w:pStyle w:val="SpeakerCon"/>
        <w:rPr>
          <w:rtl/>
        </w:rPr>
      </w:pPr>
      <w:bookmarkStart w:id="1417" w:name="FS000000458T27_05_2003_14_50_59C"/>
      <w:bookmarkEnd w:id="1417"/>
      <w:r>
        <w:rPr>
          <w:rtl/>
        </w:rPr>
        <w:t>חיים רמון (העבודה-מימד):</w:t>
      </w:r>
    </w:p>
    <w:p w14:paraId="27D03ED3" w14:textId="77777777" w:rsidR="00000000" w:rsidRDefault="007C71EE">
      <w:pPr>
        <w:pStyle w:val="a"/>
        <w:rPr>
          <w:rtl/>
        </w:rPr>
      </w:pPr>
    </w:p>
    <w:p w14:paraId="7B06EFBA" w14:textId="77777777" w:rsidR="00000000" w:rsidRDefault="007C71EE">
      <w:pPr>
        <w:pStyle w:val="a"/>
        <w:rPr>
          <w:rFonts w:hint="cs"/>
          <w:rtl/>
        </w:rPr>
      </w:pPr>
      <w:r>
        <w:rPr>
          <w:rFonts w:hint="cs"/>
          <w:rtl/>
        </w:rPr>
        <w:t>אם הם כבר בישיבה, הם מעדיפים זאת על הצבא. אני אומר: חברים, לא מדובשכם ולא מעוקצכם. הגיע בחור חרדי לגיל 18 ולא רוצה ללכת לצבא - תודה רבה,</w:t>
      </w:r>
      <w:r>
        <w:rPr>
          <w:rFonts w:hint="cs"/>
          <w:rtl/>
        </w:rPr>
        <w:t xml:space="preserve"> היה נעים מאוד, תעשה מה שאתה רוצה. אל תקבל גרוש מהמדינה, ואתה תוכל ללכת לעבוד, ללמוד. אם בְּנךְ יגיע לגיל 18 ולא ירצה ללכת לצבא ויקבל אישור, אין לו עסק עם המדינה והוא לא יקבל פרוטה.</w:t>
      </w:r>
    </w:p>
    <w:p w14:paraId="5427B2EC" w14:textId="77777777" w:rsidR="00000000" w:rsidRDefault="007C71EE">
      <w:pPr>
        <w:pStyle w:val="a"/>
        <w:rPr>
          <w:rFonts w:hint="cs"/>
          <w:rtl/>
        </w:rPr>
      </w:pPr>
    </w:p>
    <w:p w14:paraId="1207E76C" w14:textId="77777777" w:rsidR="00000000" w:rsidRDefault="007C71EE">
      <w:pPr>
        <w:pStyle w:val="a"/>
        <w:rPr>
          <w:rFonts w:hint="cs"/>
          <w:rtl/>
        </w:rPr>
      </w:pPr>
      <w:r>
        <w:rPr>
          <w:rFonts w:hint="cs"/>
          <w:rtl/>
        </w:rPr>
        <w:t>מה יגיד לי חבר הכנסת רביץ? הרי את הבעיה המרכזית אני פותר לו. הוא טען, שאם</w:t>
      </w:r>
      <w:r>
        <w:rPr>
          <w:rFonts w:hint="cs"/>
          <w:rtl/>
        </w:rPr>
        <w:t xml:space="preserve"> ילכו לצבא, עלולים, חס וחלילה, לצאת לשמד מבחינה חרדית. אני אומר: בבקשה, לא רוצה - אל תלך, אבל אני לא רוצה שיג ושיח אתך. זה כמו בארצות-הברית, כשמגיע בחור לגיל 18 הוא מחליט אם הוא עובד או לא רוצה ללכת לעבוד והולך לישיבה. זה לא ענייננו.</w:t>
      </w:r>
    </w:p>
    <w:p w14:paraId="5445CBFC" w14:textId="77777777" w:rsidR="00000000" w:rsidRDefault="007C71EE">
      <w:pPr>
        <w:pStyle w:val="a"/>
        <w:rPr>
          <w:rFonts w:hint="cs"/>
          <w:rtl/>
        </w:rPr>
      </w:pPr>
    </w:p>
    <w:p w14:paraId="14AF73C4" w14:textId="77777777" w:rsidR="00000000" w:rsidRDefault="007C71EE">
      <w:pPr>
        <w:pStyle w:val="a"/>
        <w:rPr>
          <w:rFonts w:hint="cs"/>
          <w:rtl/>
        </w:rPr>
      </w:pPr>
      <w:r>
        <w:rPr>
          <w:rFonts w:hint="cs"/>
          <w:rtl/>
        </w:rPr>
        <w:t>יש סכנה שעולם הישיבות</w:t>
      </w:r>
      <w:r>
        <w:rPr>
          <w:rFonts w:hint="cs"/>
          <w:rtl/>
        </w:rPr>
        <w:t xml:space="preserve"> ילך מהעולם? חס וחלילה. לא אעשה כדבר הזה. אני מוכן שבמקום חוק טל אתם תקבעו 1,000 בחורי ישיבות שיקבלו מלגות קיום, והם יעשו את זה. כל השאר יחיו איך שהם רוצים: ילכו לצבא, ילכו לישיבה או ילכו לעבוד. זה לא עניינה של מדינת ישראל, זה לא עניינה של ממשלת ישראל וזה </w:t>
      </w:r>
      <w:r>
        <w:rPr>
          <w:rFonts w:hint="cs"/>
          <w:rtl/>
        </w:rPr>
        <w:t>לא עניין של אף אחד.</w:t>
      </w:r>
    </w:p>
    <w:p w14:paraId="29F8EB4A" w14:textId="77777777" w:rsidR="00000000" w:rsidRDefault="007C71EE">
      <w:pPr>
        <w:pStyle w:val="a"/>
        <w:rPr>
          <w:rFonts w:hint="cs"/>
          <w:rtl/>
        </w:rPr>
      </w:pPr>
    </w:p>
    <w:p w14:paraId="4D673B7E" w14:textId="77777777" w:rsidR="00000000" w:rsidRDefault="007C71EE">
      <w:pPr>
        <w:pStyle w:val="a"/>
        <w:rPr>
          <w:rFonts w:hint="cs"/>
          <w:rtl/>
        </w:rPr>
      </w:pPr>
      <w:r>
        <w:rPr>
          <w:rFonts w:hint="cs"/>
          <w:rtl/>
        </w:rPr>
        <w:t>אני אומר לכם, שמבחינתכם, מבחינת העולם החרדי, זה הצעד הנכון, כי היום הישיבות שלכם משמשות ערי מקלט למי שלא הולך לצבא, גם אם הוא לא מתאים. אין כל כך הרבה עילויים. תלכו על זה. עכשיו זה גם קל, מכיוון ששינוי כבר לא רוצה לגייס אתכם, ברוך השם.</w:t>
      </w:r>
    </w:p>
    <w:p w14:paraId="0C6220CD" w14:textId="77777777" w:rsidR="00000000" w:rsidRDefault="007C71EE">
      <w:pPr>
        <w:pStyle w:val="a"/>
        <w:rPr>
          <w:rtl/>
        </w:rPr>
      </w:pPr>
    </w:p>
    <w:p w14:paraId="2B910BA6" w14:textId="77777777" w:rsidR="00000000" w:rsidRDefault="007C71EE">
      <w:pPr>
        <w:pStyle w:val="a"/>
        <w:rPr>
          <w:rFonts w:hint="cs"/>
          <w:rtl/>
        </w:rPr>
      </w:pPr>
    </w:p>
    <w:p w14:paraId="7678BB77" w14:textId="77777777" w:rsidR="00000000" w:rsidRDefault="007C71EE">
      <w:pPr>
        <w:pStyle w:val="ad"/>
        <w:rPr>
          <w:rtl/>
        </w:rPr>
      </w:pPr>
      <w:r>
        <w:rPr>
          <w:rtl/>
        </w:rPr>
        <w:t>היו"ר אתי לבני:</w:t>
      </w:r>
    </w:p>
    <w:p w14:paraId="10BCAE1B" w14:textId="77777777" w:rsidR="00000000" w:rsidRDefault="007C71EE">
      <w:pPr>
        <w:pStyle w:val="a"/>
        <w:rPr>
          <w:rtl/>
        </w:rPr>
      </w:pPr>
    </w:p>
    <w:p w14:paraId="31700E9C" w14:textId="77777777" w:rsidR="00000000" w:rsidRDefault="007C71EE">
      <w:pPr>
        <w:pStyle w:val="a"/>
        <w:rPr>
          <w:rFonts w:hint="cs"/>
          <w:rtl/>
        </w:rPr>
      </w:pPr>
      <w:r>
        <w:rPr>
          <w:rFonts w:hint="cs"/>
          <w:rtl/>
        </w:rPr>
        <w:t>שלא תהיה אי-הבנה, רוצה.</w:t>
      </w:r>
    </w:p>
    <w:p w14:paraId="32ED577B" w14:textId="77777777" w:rsidR="00000000" w:rsidRDefault="007C71EE">
      <w:pPr>
        <w:pStyle w:val="a"/>
        <w:rPr>
          <w:rFonts w:hint="cs"/>
          <w:rtl/>
        </w:rPr>
      </w:pPr>
    </w:p>
    <w:p w14:paraId="5641D73C" w14:textId="77777777" w:rsidR="00000000" w:rsidRDefault="007C71EE">
      <w:pPr>
        <w:pStyle w:val="SpeakerCon"/>
        <w:rPr>
          <w:rtl/>
        </w:rPr>
      </w:pPr>
      <w:bookmarkStart w:id="1418" w:name="FS000000458T27_05_2003_14_55_37C"/>
      <w:bookmarkEnd w:id="1418"/>
      <w:r>
        <w:rPr>
          <w:rtl/>
        </w:rPr>
        <w:t>חיים רמון (העבודה-מימד):</w:t>
      </w:r>
    </w:p>
    <w:p w14:paraId="36EAF290" w14:textId="77777777" w:rsidR="00000000" w:rsidRDefault="007C71EE">
      <w:pPr>
        <w:pStyle w:val="a"/>
        <w:rPr>
          <w:rtl/>
        </w:rPr>
      </w:pPr>
    </w:p>
    <w:p w14:paraId="6E684903" w14:textId="77777777" w:rsidR="00000000" w:rsidRDefault="007C71EE">
      <w:pPr>
        <w:pStyle w:val="a"/>
        <w:rPr>
          <w:rFonts w:hint="cs"/>
          <w:rtl/>
        </w:rPr>
      </w:pPr>
      <w:r>
        <w:rPr>
          <w:rFonts w:hint="cs"/>
          <w:rtl/>
        </w:rPr>
        <w:t>לא. "רוצה" זה במלים.</w:t>
      </w:r>
    </w:p>
    <w:p w14:paraId="31C5FBF7" w14:textId="77777777" w:rsidR="00000000" w:rsidRDefault="007C71EE">
      <w:pPr>
        <w:pStyle w:val="a"/>
        <w:rPr>
          <w:rFonts w:hint="cs"/>
          <w:rtl/>
        </w:rPr>
      </w:pPr>
    </w:p>
    <w:p w14:paraId="13600096" w14:textId="77777777" w:rsidR="00000000" w:rsidRDefault="007C71EE">
      <w:pPr>
        <w:pStyle w:val="ad"/>
        <w:rPr>
          <w:rtl/>
        </w:rPr>
      </w:pPr>
      <w:r>
        <w:rPr>
          <w:rtl/>
        </w:rPr>
        <w:t>היו"ר אתי לבני:</w:t>
      </w:r>
    </w:p>
    <w:p w14:paraId="65032367" w14:textId="77777777" w:rsidR="00000000" w:rsidRDefault="007C71EE">
      <w:pPr>
        <w:pStyle w:val="a"/>
        <w:rPr>
          <w:rtl/>
        </w:rPr>
      </w:pPr>
    </w:p>
    <w:p w14:paraId="44720700" w14:textId="77777777" w:rsidR="00000000" w:rsidRDefault="007C71EE">
      <w:pPr>
        <w:pStyle w:val="a"/>
        <w:rPr>
          <w:rFonts w:hint="cs"/>
          <w:rtl/>
        </w:rPr>
      </w:pPr>
      <w:r>
        <w:rPr>
          <w:rFonts w:hint="cs"/>
          <w:rtl/>
        </w:rPr>
        <w:t>לא.</w:t>
      </w:r>
    </w:p>
    <w:p w14:paraId="65836A02" w14:textId="77777777" w:rsidR="00000000" w:rsidRDefault="007C71EE">
      <w:pPr>
        <w:pStyle w:val="a"/>
        <w:rPr>
          <w:rFonts w:hint="cs"/>
          <w:rtl/>
        </w:rPr>
      </w:pPr>
    </w:p>
    <w:p w14:paraId="7D86B4DA" w14:textId="77777777" w:rsidR="00000000" w:rsidRDefault="007C71EE">
      <w:pPr>
        <w:pStyle w:val="SpeakerCon"/>
        <w:rPr>
          <w:rtl/>
        </w:rPr>
      </w:pPr>
      <w:bookmarkStart w:id="1419" w:name="FS000000458T27_05_2003_14_55_38C"/>
      <w:bookmarkEnd w:id="1419"/>
      <w:r>
        <w:rPr>
          <w:rtl/>
        </w:rPr>
        <w:t>חיים רמון (העבודה-מימד):</w:t>
      </w:r>
    </w:p>
    <w:p w14:paraId="33D4FF24" w14:textId="77777777" w:rsidR="00000000" w:rsidRDefault="007C71EE">
      <w:pPr>
        <w:pStyle w:val="a"/>
        <w:rPr>
          <w:rtl/>
        </w:rPr>
      </w:pPr>
    </w:p>
    <w:p w14:paraId="0D4CC9F2" w14:textId="77777777" w:rsidR="00000000" w:rsidRDefault="007C71EE">
      <w:pPr>
        <w:pStyle w:val="a"/>
        <w:rPr>
          <w:rFonts w:hint="cs"/>
          <w:rtl/>
        </w:rPr>
      </w:pPr>
      <w:r>
        <w:rPr>
          <w:rFonts w:hint="cs"/>
          <w:rtl/>
        </w:rPr>
        <w:t>עכשיו הגעתם לשלטון - ויתרתם על זה.</w:t>
      </w:r>
    </w:p>
    <w:p w14:paraId="55EBEF6D" w14:textId="77777777" w:rsidR="00000000" w:rsidRDefault="007C71EE">
      <w:pPr>
        <w:pStyle w:val="a"/>
        <w:rPr>
          <w:rFonts w:hint="cs"/>
          <w:rtl/>
        </w:rPr>
      </w:pPr>
    </w:p>
    <w:p w14:paraId="574D105F" w14:textId="77777777" w:rsidR="00000000" w:rsidRDefault="007C71EE">
      <w:pPr>
        <w:pStyle w:val="ac"/>
        <w:rPr>
          <w:rtl/>
        </w:rPr>
      </w:pPr>
      <w:r>
        <w:rPr>
          <w:rFonts w:hint="eastAsia"/>
          <w:rtl/>
        </w:rPr>
        <w:t>יעקב</w:t>
      </w:r>
      <w:r>
        <w:rPr>
          <w:rtl/>
        </w:rPr>
        <w:t xml:space="preserve"> ליצמן (יהדות התורה):</w:t>
      </w:r>
    </w:p>
    <w:p w14:paraId="4279FC4E" w14:textId="77777777" w:rsidR="00000000" w:rsidRDefault="007C71EE">
      <w:pPr>
        <w:pStyle w:val="a"/>
        <w:rPr>
          <w:rFonts w:hint="cs"/>
          <w:rtl/>
        </w:rPr>
      </w:pPr>
    </w:p>
    <w:p w14:paraId="5CD11679" w14:textId="77777777" w:rsidR="00000000" w:rsidRDefault="007C71EE">
      <w:pPr>
        <w:pStyle w:val="a"/>
        <w:rPr>
          <w:rFonts w:hint="cs"/>
          <w:rtl/>
        </w:rPr>
      </w:pPr>
      <w:r>
        <w:rPr>
          <w:rFonts w:hint="cs"/>
          <w:rtl/>
        </w:rPr>
        <w:t>הצביעו על זה.</w:t>
      </w:r>
    </w:p>
    <w:p w14:paraId="5C580D80" w14:textId="77777777" w:rsidR="00000000" w:rsidRDefault="007C71EE">
      <w:pPr>
        <w:pStyle w:val="a"/>
        <w:rPr>
          <w:rFonts w:hint="cs"/>
          <w:rtl/>
        </w:rPr>
      </w:pPr>
    </w:p>
    <w:p w14:paraId="390AD6C5" w14:textId="77777777" w:rsidR="00000000" w:rsidRDefault="007C71EE">
      <w:pPr>
        <w:pStyle w:val="SpeakerCon"/>
        <w:rPr>
          <w:rtl/>
        </w:rPr>
      </w:pPr>
      <w:bookmarkStart w:id="1420" w:name="FS000000458T27_05_2003_14_56_06C"/>
      <w:bookmarkEnd w:id="1420"/>
      <w:r>
        <w:rPr>
          <w:rtl/>
        </w:rPr>
        <w:t>חיים רמון (העבודה-מימד):</w:t>
      </w:r>
    </w:p>
    <w:p w14:paraId="6FDE134A" w14:textId="77777777" w:rsidR="00000000" w:rsidRDefault="007C71EE">
      <w:pPr>
        <w:pStyle w:val="a"/>
        <w:rPr>
          <w:rtl/>
        </w:rPr>
      </w:pPr>
    </w:p>
    <w:p w14:paraId="3596E1EA" w14:textId="77777777" w:rsidR="00000000" w:rsidRDefault="007C71EE">
      <w:pPr>
        <w:pStyle w:val="a"/>
        <w:rPr>
          <w:rFonts w:hint="cs"/>
          <w:rtl/>
        </w:rPr>
      </w:pPr>
      <w:r>
        <w:rPr>
          <w:rFonts w:hint="cs"/>
          <w:rtl/>
        </w:rPr>
        <w:t>הצבעתם, וית</w:t>
      </w:r>
      <w:r>
        <w:rPr>
          <w:rFonts w:hint="cs"/>
          <w:rtl/>
        </w:rPr>
        <w:t>רתם, לא התכוונתם, ואפילו בלי קרב - לא קרב משמעותי. אז, אתכם גמרנו. אנחנו מבינים אתכם. עשיתם 15 מנדטים על העניין הזה - תגמרו עם זה. אבל, אני אומר: למה לעם ישראל? הכי נכון והכי טוב, מבחינת החרדים, מבחינה כלכלית, מבחינת כוח-האדם, מבחינת אוצר המדינה ומבחינת הי</w:t>
      </w:r>
      <w:r>
        <w:rPr>
          <w:rFonts w:hint="cs"/>
          <w:rtl/>
        </w:rPr>
        <w:t>חסים בין יהודים חרדים, שנבטל את חוק טל וניתן להם, לציבור החרדי, לעשות מה שהם רוצים בגיל 18 ואיך שהם רוצים. בנוסף, אני בא ואומר: 1,000 תלמידים, שהם יקבעו, יקבלו מלגות קיום, כמו שיש סטודנטים שמקבלים. למה זה לא טוב? זה לא יותר טוב מאשר הצביעות שאתם היום עוסקי</w:t>
      </w:r>
      <w:r>
        <w:rPr>
          <w:rFonts w:hint="cs"/>
          <w:rtl/>
        </w:rPr>
        <w:t>ם בחוק טל בהסכם עם המפד"ל? זה לא יותר טוב? זה יותר טוב. נוריד את הדבר הנורא הזה. אני אומר לךְ, אם נאמץ את ההצעה הזאת, בסוף אתם תראו כמה חרדים מתגייסים וכמה מצטרפים לשוק העבודה.</w:t>
      </w:r>
    </w:p>
    <w:p w14:paraId="7865945D" w14:textId="77777777" w:rsidR="00000000" w:rsidRDefault="007C71EE">
      <w:pPr>
        <w:pStyle w:val="a"/>
        <w:rPr>
          <w:rFonts w:hint="cs"/>
          <w:rtl/>
        </w:rPr>
      </w:pPr>
    </w:p>
    <w:p w14:paraId="6BF9A320" w14:textId="77777777" w:rsidR="00000000" w:rsidRDefault="007C71EE">
      <w:pPr>
        <w:pStyle w:val="a"/>
        <w:rPr>
          <w:rFonts w:hint="cs"/>
          <w:rtl/>
        </w:rPr>
      </w:pPr>
      <w:r>
        <w:rPr>
          <w:rFonts w:hint="cs"/>
          <w:rtl/>
        </w:rPr>
        <w:t xml:space="preserve">תראו איזה אבסורד יש היום, מלבד זה שאנחנו, החילונים, מכריחים אותם ללכת לישיבה. </w:t>
      </w:r>
      <w:r>
        <w:rPr>
          <w:rFonts w:hint="cs"/>
          <w:rtl/>
        </w:rPr>
        <w:t>עסקתי בזה כשהייתי שר. באתי לצבא ואמרתי: יש פה הרבה מאוד חרדים שרוצים להתגייס בגיל 25. הצבא אומר שהוא לא רוצה לגייס אותם. גם את בני ה=23 הוא לא רוצה לגייס. זה עול עליו, וזה חצי שנה. בקיצור: זה עולה להם כסף. אמרתי להם: אם אתם לא רוצים לגייס, תנו להם פטור, וה</w:t>
      </w:r>
      <w:r>
        <w:rPr>
          <w:rFonts w:hint="cs"/>
          <w:rtl/>
        </w:rPr>
        <w:t>ם אמרו: פטור - אני לא יכול לתת. הם גם לא מגייסים אותם וגם אסור להם לעבוד כי יש מושג תורתו-אומנותו. בואו ונעביר אותו מהעולם, ובואו נתחיל בחנינה: כל מי שהוא מעל גיל 23  - שיהיה קל, נניח שההצעה שלי מרחיקת לכת - מבוטל העניין של תורתו-אומנותו והוא יכול ללכת לעב</w:t>
      </w:r>
      <w:r>
        <w:rPr>
          <w:rFonts w:hint="cs"/>
          <w:rtl/>
        </w:rPr>
        <w:t xml:space="preserve">וד. </w:t>
      </w:r>
    </w:p>
    <w:p w14:paraId="62F3FFD4" w14:textId="77777777" w:rsidR="00000000" w:rsidRDefault="007C71EE">
      <w:pPr>
        <w:pStyle w:val="a"/>
        <w:rPr>
          <w:rFonts w:hint="cs"/>
          <w:rtl/>
        </w:rPr>
      </w:pPr>
    </w:p>
    <w:p w14:paraId="45AA55EF" w14:textId="77777777" w:rsidR="00000000" w:rsidRDefault="007C71EE">
      <w:pPr>
        <w:pStyle w:val="a"/>
        <w:rPr>
          <w:rFonts w:hint="cs"/>
          <w:rtl/>
        </w:rPr>
      </w:pPr>
      <w:r>
        <w:rPr>
          <w:rFonts w:hint="cs"/>
          <w:rtl/>
        </w:rPr>
        <w:t>הכי חשוב למשק המדינה, לחברה, לחרדים ולדו-הקיום בין החרדים לבין שאר חלקי החברה הוא, שכל מי שיכול בחברה החרדית ללכת לעבוד, ילך לעבוד ללא מגבלות. בעיני, זה הדבר הכי חשוב מכל הבחינות -  מבחינת החילונים ומבחינת החרדים.</w:t>
      </w:r>
    </w:p>
    <w:p w14:paraId="32AF9D92" w14:textId="77777777" w:rsidR="00000000" w:rsidRDefault="007C71EE">
      <w:pPr>
        <w:pStyle w:val="a"/>
        <w:rPr>
          <w:rFonts w:hint="cs"/>
          <w:rtl/>
        </w:rPr>
      </w:pPr>
    </w:p>
    <w:p w14:paraId="163CCB86" w14:textId="77777777" w:rsidR="00000000" w:rsidRDefault="007C71EE">
      <w:pPr>
        <w:pStyle w:val="a"/>
        <w:rPr>
          <w:rFonts w:hint="cs"/>
          <w:rtl/>
        </w:rPr>
      </w:pPr>
      <w:r>
        <w:rPr>
          <w:rFonts w:hint="cs"/>
          <w:rtl/>
        </w:rPr>
        <w:t>אני מציע לכם את זה.</w:t>
      </w:r>
    </w:p>
    <w:p w14:paraId="35589338" w14:textId="77777777" w:rsidR="00000000" w:rsidRDefault="007C71EE">
      <w:pPr>
        <w:pStyle w:val="a"/>
        <w:rPr>
          <w:rFonts w:hint="cs"/>
          <w:rtl/>
        </w:rPr>
      </w:pPr>
    </w:p>
    <w:p w14:paraId="2214A662" w14:textId="77777777" w:rsidR="00000000" w:rsidRDefault="007C71EE">
      <w:pPr>
        <w:pStyle w:val="ad"/>
        <w:rPr>
          <w:rtl/>
        </w:rPr>
      </w:pPr>
      <w:r>
        <w:rPr>
          <w:rtl/>
        </w:rPr>
        <w:t>היו"ר אתי לבני</w:t>
      </w:r>
      <w:r>
        <w:rPr>
          <w:rtl/>
        </w:rPr>
        <w:t>:</w:t>
      </w:r>
    </w:p>
    <w:p w14:paraId="0D3FCBAE" w14:textId="77777777" w:rsidR="00000000" w:rsidRDefault="007C71EE">
      <w:pPr>
        <w:pStyle w:val="a"/>
        <w:rPr>
          <w:rtl/>
        </w:rPr>
      </w:pPr>
    </w:p>
    <w:p w14:paraId="63759006" w14:textId="77777777" w:rsidR="00000000" w:rsidRDefault="007C71EE">
      <w:pPr>
        <w:pStyle w:val="a"/>
        <w:rPr>
          <w:rFonts w:hint="cs"/>
          <w:rtl/>
        </w:rPr>
      </w:pPr>
      <w:r>
        <w:rPr>
          <w:rFonts w:hint="cs"/>
          <w:rtl/>
        </w:rPr>
        <w:t>זה מה שאנחנו עושים. חוץ מזה, אתה גם עברת את הזמן. זו המלה האחרונה.</w:t>
      </w:r>
    </w:p>
    <w:p w14:paraId="302330C3" w14:textId="77777777" w:rsidR="00000000" w:rsidRDefault="007C71EE">
      <w:pPr>
        <w:pStyle w:val="a"/>
        <w:rPr>
          <w:rFonts w:hint="cs"/>
          <w:rtl/>
        </w:rPr>
      </w:pPr>
    </w:p>
    <w:p w14:paraId="511288F9" w14:textId="77777777" w:rsidR="00000000" w:rsidRDefault="007C71EE">
      <w:pPr>
        <w:pStyle w:val="SpeakerCon"/>
        <w:rPr>
          <w:rtl/>
        </w:rPr>
      </w:pPr>
      <w:bookmarkStart w:id="1421" w:name="FS000000458T27_05_2003_15_02_42C"/>
      <w:bookmarkEnd w:id="1421"/>
      <w:r>
        <w:rPr>
          <w:rtl/>
        </w:rPr>
        <w:t>חיים רמון (העבודה-מימד):</w:t>
      </w:r>
    </w:p>
    <w:p w14:paraId="4F1D9405" w14:textId="77777777" w:rsidR="00000000" w:rsidRDefault="007C71EE">
      <w:pPr>
        <w:pStyle w:val="a"/>
        <w:rPr>
          <w:rtl/>
        </w:rPr>
      </w:pPr>
    </w:p>
    <w:p w14:paraId="3CC45C4F" w14:textId="77777777" w:rsidR="00000000" w:rsidRDefault="007C71EE">
      <w:pPr>
        <w:pStyle w:val="a"/>
        <w:rPr>
          <w:rFonts w:hint="cs"/>
          <w:rtl/>
        </w:rPr>
      </w:pPr>
      <w:r>
        <w:rPr>
          <w:rFonts w:hint="cs"/>
          <w:rtl/>
        </w:rPr>
        <w:t>לגבי שינוי, ראיתם שהם לא מתכוונים לזה.</w:t>
      </w:r>
    </w:p>
    <w:p w14:paraId="54160A08" w14:textId="77777777" w:rsidR="00000000" w:rsidRDefault="007C71EE">
      <w:pPr>
        <w:pStyle w:val="a"/>
        <w:rPr>
          <w:rFonts w:hint="cs"/>
          <w:rtl/>
        </w:rPr>
      </w:pPr>
    </w:p>
    <w:p w14:paraId="6C8BABBF" w14:textId="77777777" w:rsidR="00000000" w:rsidRDefault="007C71EE">
      <w:pPr>
        <w:pStyle w:val="ad"/>
        <w:rPr>
          <w:rtl/>
        </w:rPr>
      </w:pPr>
      <w:r>
        <w:rPr>
          <w:rtl/>
        </w:rPr>
        <w:t>היו"ר אתי לבני:</w:t>
      </w:r>
    </w:p>
    <w:p w14:paraId="4548AC3B" w14:textId="77777777" w:rsidR="00000000" w:rsidRDefault="007C71EE">
      <w:pPr>
        <w:pStyle w:val="a"/>
        <w:rPr>
          <w:rtl/>
        </w:rPr>
      </w:pPr>
    </w:p>
    <w:p w14:paraId="1004385E" w14:textId="77777777" w:rsidR="00000000" w:rsidRDefault="007C71EE">
      <w:pPr>
        <w:pStyle w:val="a"/>
        <w:rPr>
          <w:rFonts w:hint="cs"/>
          <w:rtl/>
        </w:rPr>
      </w:pPr>
      <w:r>
        <w:rPr>
          <w:rFonts w:hint="cs"/>
          <w:rtl/>
        </w:rPr>
        <w:t>מתכוונים.</w:t>
      </w:r>
    </w:p>
    <w:p w14:paraId="0CF314F7" w14:textId="77777777" w:rsidR="00000000" w:rsidRDefault="007C71EE">
      <w:pPr>
        <w:pStyle w:val="a"/>
        <w:rPr>
          <w:rFonts w:hint="cs"/>
          <w:rtl/>
        </w:rPr>
      </w:pPr>
    </w:p>
    <w:p w14:paraId="6477FEA7" w14:textId="77777777" w:rsidR="00000000" w:rsidRDefault="007C71EE">
      <w:pPr>
        <w:pStyle w:val="SpeakerCon"/>
        <w:rPr>
          <w:rtl/>
        </w:rPr>
      </w:pPr>
      <w:bookmarkStart w:id="1422" w:name="FS000000458T27_05_2003_15_03_17C"/>
      <w:bookmarkEnd w:id="1422"/>
      <w:r>
        <w:rPr>
          <w:rtl/>
        </w:rPr>
        <w:t>חיים רמון (העבודה-מימד):</w:t>
      </w:r>
    </w:p>
    <w:p w14:paraId="6A712BF9" w14:textId="77777777" w:rsidR="00000000" w:rsidRDefault="007C71EE">
      <w:pPr>
        <w:pStyle w:val="a"/>
        <w:rPr>
          <w:rtl/>
        </w:rPr>
      </w:pPr>
    </w:p>
    <w:p w14:paraId="12B0F176" w14:textId="77777777" w:rsidR="00000000" w:rsidRDefault="007C71EE">
      <w:pPr>
        <w:pStyle w:val="a"/>
        <w:rPr>
          <w:rFonts w:hint="cs"/>
          <w:rtl/>
        </w:rPr>
      </w:pPr>
      <w:r>
        <w:rPr>
          <w:rFonts w:hint="cs"/>
          <w:rtl/>
        </w:rPr>
        <w:t>הם כבר ויתרו על זה. אתם תיקחו את העניין.</w:t>
      </w:r>
    </w:p>
    <w:p w14:paraId="292BF4F7" w14:textId="77777777" w:rsidR="00000000" w:rsidRDefault="007C71EE">
      <w:pPr>
        <w:pStyle w:val="a"/>
        <w:rPr>
          <w:rFonts w:hint="cs"/>
          <w:rtl/>
        </w:rPr>
      </w:pPr>
    </w:p>
    <w:p w14:paraId="16616AF2" w14:textId="77777777" w:rsidR="00000000" w:rsidRDefault="007C71EE">
      <w:pPr>
        <w:pStyle w:val="a"/>
        <w:rPr>
          <w:rFonts w:hint="cs"/>
          <w:rtl/>
        </w:rPr>
      </w:pPr>
      <w:r>
        <w:rPr>
          <w:rFonts w:hint="cs"/>
          <w:rtl/>
        </w:rPr>
        <w:t xml:space="preserve">חבר הכנסת רביץ, אתה לא </w:t>
      </w:r>
      <w:r>
        <w:rPr>
          <w:rFonts w:hint="cs"/>
          <w:rtl/>
        </w:rPr>
        <w:t>מסכים.</w:t>
      </w:r>
    </w:p>
    <w:p w14:paraId="325076C5" w14:textId="77777777" w:rsidR="00000000" w:rsidRDefault="007C71EE">
      <w:pPr>
        <w:pStyle w:val="a"/>
        <w:rPr>
          <w:rFonts w:hint="cs"/>
          <w:rtl/>
        </w:rPr>
      </w:pPr>
    </w:p>
    <w:p w14:paraId="53E92787" w14:textId="77777777" w:rsidR="00000000" w:rsidRDefault="007C71EE">
      <w:pPr>
        <w:pStyle w:val="ac"/>
        <w:rPr>
          <w:rtl/>
        </w:rPr>
      </w:pPr>
      <w:r>
        <w:rPr>
          <w:rFonts w:hint="eastAsia"/>
          <w:rtl/>
        </w:rPr>
        <w:t>אברהם</w:t>
      </w:r>
      <w:r>
        <w:rPr>
          <w:rtl/>
        </w:rPr>
        <w:t xml:space="preserve"> רביץ (יהדות התורה):</w:t>
      </w:r>
    </w:p>
    <w:p w14:paraId="329E3638" w14:textId="77777777" w:rsidR="00000000" w:rsidRDefault="007C71EE">
      <w:pPr>
        <w:pStyle w:val="a"/>
        <w:rPr>
          <w:rFonts w:hint="cs"/>
          <w:rtl/>
        </w:rPr>
      </w:pPr>
    </w:p>
    <w:p w14:paraId="7A92C374" w14:textId="77777777" w:rsidR="00000000" w:rsidRDefault="007C71EE">
      <w:pPr>
        <w:pStyle w:val="a"/>
        <w:rPr>
          <w:rFonts w:hint="cs"/>
          <w:rtl/>
        </w:rPr>
      </w:pPr>
      <w:r>
        <w:rPr>
          <w:rFonts w:hint="cs"/>
          <w:rtl/>
        </w:rPr>
        <w:t>חבר הכנסת רמון, יש לך טעות. לא הצליחו למצוא אג'נדה אחרת, אלא איך שונאים את החרדים.</w:t>
      </w:r>
    </w:p>
    <w:p w14:paraId="6B61336C" w14:textId="77777777" w:rsidR="00000000" w:rsidRDefault="007C71EE">
      <w:pPr>
        <w:pStyle w:val="a"/>
        <w:rPr>
          <w:rFonts w:hint="cs"/>
          <w:rtl/>
        </w:rPr>
      </w:pPr>
    </w:p>
    <w:p w14:paraId="0AFEA0DC" w14:textId="77777777" w:rsidR="00000000" w:rsidRDefault="007C71EE">
      <w:pPr>
        <w:pStyle w:val="SpeakerCon"/>
        <w:rPr>
          <w:rtl/>
        </w:rPr>
      </w:pPr>
      <w:r>
        <w:rPr>
          <w:rtl/>
        </w:rPr>
        <w:t>חיים רמון (העבודה-מימד):</w:t>
      </w:r>
    </w:p>
    <w:p w14:paraId="656DDDAE" w14:textId="77777777" w:rsidR="00000000" w:rsidRDefault="007C71EE">
      <w:pPr>
        <w:pStyle w:val="a"/>
        <w:rPr>
          <w:rtl/>
        </w:rPr>
      </w:pPr>
    </w:p>
    <w:p w14:paraId="42DE3A2C" w14:textId="77777777" w:rsidR="00000000" w:rsidRDefault="007C71EE">
      <w:pPr>
        <w:pStyle w:val="a"/>
        <w:rPr>
          <w:rFonts w:hint="cs"/>
          <w:rtl/>
        </w:rPr>
      </w:pPr>
      <w:r>
        <w:rPr>
          <w:rFonts w:hint="cs"/>
          <w:rtl/>
        </w:rPr>
        <w:t>כן, אבל מה לעשות שכנראה יש סתירה - - -</w:t>
      </w:r>
    </w:p>
    <w:p w14:paraId="626A7B48" w14:textId="77777777" w:rsidR="00000000" w:rsidRDefault="007C71EE">
      <w:pPr>
        <w:pStyle w:val="a"/>
        <w:rPr>
          <w:rFonts w:hint="cs"/>
          <w:rtl/>
        </w:rPr>
      </w:pPr>
    </w:p>
    <w:p w14:paraId="2A085612" w14:textId="77777777" w:rsidR="00000000" w:rsidRDefault="007C71EE">
      <w:pPr>
        <w:pStyle w:val="ad"/>
        <w:rPr>
          <w:rtl/>
        </w:rPr>
      </w:pPr>
      <w:r>
        <w:rPr>
          <w:rtl/>
        </w:rPr>
        <w:t>היו"ר אתי לבני:</w:t>
      </w:r>
    </w:p>
    <w:p w14:paraId="1CDAAD02" w14:textId="77777777" w:rsidR="00000000" w:rsidRDefault="007C71EE">
      <w:pPr>
        <w:pStyle w:val="a"/>
        <w:rPr>
          <w:rtl/>
        </w:rPr>
      </w:pPr>
    </w:p>
    <w:p w14:paraId="0C2BEF9C" w14:textId="77777777" w:rsidR="00000000" w:rsidRDefault="007C71EE">
      <w:pPr>
        <w:pStyle w:val="a"/>
        <w:rPr>
          <w:rFonts w:hint="cs"/>
          <w:rtl/>
        </w:rPr>
      </w:pPr>
      <w:r>
        <w:rPr>
          <w:rFonts w:hint="cs"/>
          <w:rtl/>
        </w:rPr>
        <w:t>חבר הכנסת רביץ, תגיד לי: אני שונאת אותך? מה פתאום שונא</w:t>
      </w:r>
      <w:r>
        <w:rPr>
          <w:rFonts w:hint="cs"/>
          <w:rtl/>
        </w:rPr>
        <w:t>ים את החרדים?</w:t>
      </w:r>
      <w:bookmarkStart w:id="1423" w:name="FS000000458T27_05_2003_15_03_34C"/>
      <w:bookmarkStart w:id="1424" w:name="FS000000458T27_05_2003_14_55_39C"/>
      <w:bookmarkStart w:id="1425" w:name="FS000000458T27_05_2003_14_51_01C"/>
      <w:bookmarkStart w:id="1426" w:name="FS000000458T27_05_2003_14_51_02C"/>
      <w:bookmarkStart w:id="1427" w:name="FS000000458T27_05_2003_14_50_39C"/>
      <w:bookmarkEnd w:id="1423"/>
      <w:bookmarkEnd w:id="1424"/>
      <w:bookmarkEnd w:id="1425"/>
      <w:bookmarkEnd w:id="1426"/>
      <w:bookmarkEnd w:id="1427"/>
      <w:r>
        <w:rPr>
          <w:rFonts w:hint="cs"/>
          <w:rtl/>
        </w:rPr>
        <w:t xml:space="preserve"> מה פתאום?</w:t>
      </w:r>
    </w:p>
    <w:p w14:paraId="0C93EAE6" w14:textId="77777777" w:rsidR="00000000" w:rsidRDefault="007C71EE">
      <w:pPr>
        <w:pStyle w:val="SpeakerCon"/>
        <w:rPr>
          <w:rtl/>
        </w:rPr>
      </w:pPr>
    </w:p>
    <w:p w14:paraId="21A72803" w14:textId="77777777" w:rsidR="00000000" w:rsidRDefault="007C71EE">
      <w:pPr>
        <w:pStyle w:val="SpeakerCon"/>
        <w:rPr>
          <w:rtl/>
        </w:rPr>
      </w:pPr>
      <w:bookmarkStart w:id="1428" w:name="FS000000458T27_05_2003_15_05_12C"/>
      <w:bookmarkEnd w:id="1428"/>
      <w:r>
        <w:rPr>
          <w:rtl/>
        </w:rPr>
        <w:t>חיים רמון (העבודה-מימד):</w:t>
      </w:r>
    </w:p>
    <w:p w14:paraId="24B6C63F" w14:textId="77777777" w:rsidR="00000000" w:rsidRDefault="007C71EE">
      <w:pPr>
        <w:pStyle w:val="a"/>
        <w:rPr>
          <w:rFonts w:hint="cs"/>
          <w:rtl/>
        </w:rPr>
      </w:pPr>
    </w:p>
    <w:p w14:paraId="12E0197C" w14:textId="77777777" w:rsidR="00000000" w:rsidRDefault="007C71EE">
      <w:pPr>
        <w:pStyle w:val="a"/>
        <w:rPr>
          <w:rFonts w:hint="cs"/>
          <w:rtl/>
        </w:rPr>
      </w:pPr>
      <w:r>
        <w:rPr>
          <w:rFonts w:hint="cs"/>
          <w:rtl/>
        </w:rPr>
        <w:t>כנראה לשנוא ולעשות - - -</w:t>
      </w:r>
    </w:p>
    <w:p w14:paraId="3A3E5F2C" w14:textId="77777777" w:rsidR="00000000" w:rsidRDefault="007C71EE">
      <w:pPr>
        <w:pStyle w:val="a"/>
        <w:rPr>
          <w:rFonts w:hint="cs"/>
          <w:rtl/>
        </w:rPr>
      </w:pPr>
    </w:p>
    <w:p w14:paraId="05D5EC83" w14:textId="77777777" w:rsidR="00000000" w:rsidRDefault="007C71EE">
      <w:pPr>
        <w:pStyle w:val="ac"/>
        <w:rPr>
          <w:rtl/>
        </w:rPr>
      </w:pPr>
      <w:r>
        <w:rPr>
          <w:rFonts w:hint="eastAsia"/>
          <w:rtl/>
        </w:rPr>
        <w:t>אברהם</w:t>
      </w:r>
      <w:r>
        <w:rPr>
          <w:rtl/>
        </w:rPr>
        <w:t xml:space="preserve"> רביץ (יהדות התורה):</w:t>
      </w:r>
    </w:p>
    <w:p w14:paraId="7ADF02AD" w14:textId="77777777" w:rsidR="00000000" w:rsidRDefault="007C71EE">
      <w:pPr>
        <w:pStyle w:val="a"/>
        <w:rPr>
          <w:rFonts w:hint="cs"/>
          <w:rtl/>
        </w:rPr>
      </w:pPr>
    </w:p>
    <w:p w14:paraId="5876A3AD" w14:textId="77777777" w:rsidR="00000000" w:rsidRDefault="007C71EE">
      <w:pPr>
        <w:pStyle w:val="a"/>
        <w:rPr>
          <w:rFonts w:hint="cs"/>
          <w:rtl/>
        </w:rPr>
      </w:pPr>
      <w:r>
        <w:rPr>
          <w:rFonts w:hint="cs"/>
          <w:rtl/>
        </w:rPr>
        <w:t>אמירות של המנהיגים שלכם.</w:t>
      </w:r>
    </w:p>
    <w:p w14:paraId="5A72155D" w14:textId="77777777" w:rsidR="00000000" w:rsidRDefault="007C71EE">
      <w:pPr>
        <w:pStyle w:val="a"/>
        <w:rPr>
          <w:rFonts w:hint="cs"/>
          <w:rtl/>
        </w:rPr>
      </w:pPr>
    </w:p>
    <w:p w14:paraId="65AA71BE" w14:textId="77777777" w:rsidR="00000000" w:rsidRDefault="007C71EE">
      <w:pPr>
        <w:pStyle w:val="ad"/>
        <w:rPr>
          <w:rtl/>
        </w:rPr>
      </w:pPr>
      <w:r>
        <w:rPr>
          <w:rtl/>
        </w:rPr>
        <w:t>היו"ר אתי לבני:</w:t>
      </w:r>
    </w:p>
    <w:p w14:paraId="56DA6183" w14:textId="77777777" w:rsidR="00000000" w:rsidRDefault="007C71EE">
      <w:pPr>
        <w:pStyle w:val="a"/>
        <w:rPr>
          <w:rtl/>
        </w:rPr>
      </w:pPr>
    </w:p>
    <w:p w14:paraId="12DBB01D" w14:textId="77777777" w:rsidR="00000000" w:rsidRDefault="007C71EE">
      <w:pPr>
        <w:pStyle w:val="a"/>
        <w:rPr>
          <w:rFonts w:hint="cs"/>
          <w:rtl/>
        </w:rPr>
      </w:pPr>
      <w:r>
        <w:rPr>
          <w:rFonts w:hint="cs"/>
          <w:rtl/>
        </w:rPr>
        <w:t>אני פשוט לא רוצה שעל חשבוני ישבו בישיבות.</w:t>
      </w:r>
    </w:p>
    <w:p w14:paraId="110013FE" w14:textId="77777777" w:rsidR="00000000" w:rsidRDefault="007C71EE">
      <w:pPr>
        <w:pStyle w:val="a"/>
        <w:rPr>
          <w:rFonts w:hint="cs"/>
          <w:rtl/>
        </w:rPr>
      </w:pPr>
    </w:p>
    <w:p w14:paraId="4B0BA761" w14:textId="77777777" w:rsidR="00000000" w:rsidRDefault="007C71EE">
      <w:pPr>
        <w:pStyle w:val="SpeakerCon"/>
        <w:rPr>
          <w:rtl/>
        </w:rPr>
      </w:pPr>
      <w:bookmarkStart w:id="1429" w:name="FS000000458T27_05_2003_15_05_57C"/>
      <w:bookmarkEnd w:id="1429"/>
      <w:r>
        <w:rPr>
          <w:rtl/>
        </w:rPr>
        <w:t>חיים רמון (העבודה-מימד):</w:t>
      </w:r>
    </w:p>
    <w:p w14:paraId="1920FF3F" w14:textId="77777777" w:rsidR="00000000" w:rsidRDefault="007C71EE">
      <w:pPr>
        <w:pStyle w:val="a"/>
        <w:rPr>
          <w:rtl/>
        </w:rPr>
      </w:pPr>
    </w:p>
    <w:p w14:paraId="21ECC08C" w14:textId="77777777" w:rsidR="00000000" w:rsidRDefault="007C71EE">
      <w:pPr>
        <w:pStyle w:val="a"/>
        <w:rPr>
          <w:rFonts w:hint="cs"/>
          <w:rtl/>
        </w:rPr>
      </w:pPr>
      <w:r>
        <w:rPr>
          <w:rFonts w:hint="cs"/>
          <w:rtl/>
        </w:rPr>
        <w:t xml:space="preserve">לשנוא ולעשות </w:t>
      </w:r>
      <w:r>
        <w:t>MILEAGE</w:t>
      </w:r>
      <w:r>
        <w:rPr>
          <w:rFonts w:hint="cs"/>
          <w:rtl/>
        </w:rPr>
        <w:t xml:space="preserve"> על זה - - -</w:t>
      </w:r>
    </w:p>
    <w:p w14:paraId="12A3783B" w14:textId="77777777" w:rsidR="00000000" w:rsidRDefault="007C71EE">
      <w:pPr>
        <w:pStyle w:val="a"/>
        <w:rPr>
          <w:rFonts w:hint="cs"/>
          <w:rtl/>
        </w:rPr>
      </w:pPr>
    </w:p>
    <w:p w14:paraId="244819D8" w14:textId="77777777" w:rsidR="00000000" w:rsidRDefault="007C71EE">
      <w:pPr>
        <w:pStyle w:val="ac"/>
        <w:rPr>
          <w:rtl/>
        </w:rPr>
      </w:pPr>
      <w:r>
        <w:rPr>
          <w:rFonts w:hint="eastAsia"/>
          <w:rtl/>
        </w:rPr>
        <w:t>אברהם</w:t>
      </w:r>
      <w:r>
        <w:rPr>
          <w:rtl/>
        </w:rPr>
        <w:t xml:space="preserve"> </w:t>
      </w:r>
      <w:r>
        <w:rPr>
          <w:rtl/>
        </w:rPr>
        <w:t>רביץ (יהדות התורה):</w:t>
      </w:r>
    </w:p>
    <w:p w14:paraId="7D1445F6" w14:textId="77777777" w:rsidR="00000000" w:rsidRDefault="007C71EE">
      <w:pPr>
        <w:pStyle w:val="a"/>
        <w:rPr>
          <w:rFonts w:hint="cs"/>
          <w:rtl/>
        </w:rPr>
      </w:pPr>
    </w:p>
    <w:p w14:paraId="0DCCEE0C" w14:textId="77777777" w:rsidR="00000000" w:rsidRDefault="007C71EE">
      <w:pPr>
        <w:pStyle w:val="a"/>
        <w:rPr>
          <w:rFonts w:hint="cs"/>
          <w:rtl/>
        </w:rPr>
      </w:pPr>
      <w:r>
        <w:rPr>
          <w:rFonts w:hint="cs"/>
          <w:rtl/>
        </w:rPr>
        <w:t>המנגינה של המנהיגים שלכם.</w:t>
      </w:r>
    </w:p>
    <w:p w14:paraId="09D5099F" w14:textId="77777777" w:rsidR="00000000" w:rsidRDefault="007C71EE">
      <w:pPr>
        <w:pStyle w:val="a"/>
        <w:rPr>
          <w:rFonts w:hint="cs"/>
          <w:rtl/>
        </w:rPr>
      </w:pPr>
    </w:p>
    <w:p w14:paraId="4CDEC246" w14:textId="77777777" w:rsidR="00000000" w:rsidRDefault="007C71EE">
      <w:pPr>
        <w:pStyle w:val="ad"/>
        <w:rPr>
          <w:rtl/>
        </w:rPr>
      </w:pPr>
      <w:r>
        <w:rPr>
          <w:rtl/>
        </w:rPr>
        <w:t>היו"ר אתי לבני:</w:t>
      </w:r>
    </w:p>
    <w:p w14:paraId="18CFC309" w14:textId="77777777" w:rsidR="00000000" w:rsidRDefault="007C71EE">
      <w:pPr>
        <w:pStyle w:val="a"/>
        <w:rPr>
          <w:rtl/>
        </w:rPr>
      </w:pPr>
    </w:p>
    <w:p w14:paraId="7579EE4F" w14:textId="77777777" w:rsidR="00000000" w:rsidRDefault="007C71EE">
      <w:pPr>
        <w:pStyle w:val="a"/>
        <w:rPr>
          <w:rFonts w:hint="cs"/>
          <w:rtl/>
        </w:rPr>
      </w:pPr>
      <w:r>
        <w:rPr>
          <w:rFonts w:hint="cs"/>
          <w:rtl/>
        </w:rPr>
        <w:t>איזו מנגינה? מה אתה מדבר?</w:t>
      </w:r>
    </w:p>
    <w:p w14:paraId="61B835D2" w14:textId="77777777" w:rsidR="00000000" w:rsidRDefault="007C71EE">
      <w:pPr>
        <w:pStyle w:val="a"/>
        <w:rPr>
          <w:rFonts w:hint="cs"/>
          <w:rtl/>
        </w:rPr>
      </w:pPr>
    </w:p>
    <w:p w14:paraId="72F5B37F" w14:textId="77777777" w:rsidR="00000000" w:rsidRDefault="007C71EE">
      <w:pPr>
        <w:pStyle w:val="SpeakerCon"/>
        <w:rPr>
          <w:rtl/>
        </w:rPr>
      </w:pPr>
      <w:bookmarkStart w:id="1430" w:name="FS000000458T27_05_2003_15_06_45C"/>
      <w:bookmarkEnd w:id="1430"/>
      <w:r>
        <w:rPr>
          <w:rtl/>
        </w:rPr>
        <w:t>חיים רמון (העבודה-מימד):</w:t>
      </w:r>
    </w:p>
    <w:p w14:paraId="56F3F2CA" w14:textId="77777777" w:rsidR="00000000" w:rsidRDefault="007C71EE">
      <w:pPr>
        <w:pStyle w:val="a"/>
        <w:rPr>
          <w:rtl/>
        </w:rPr>
      </w:pPr>
    </w:p>
    <w:p w14:paraId="67B61FB3" w14:textId="77777777" w:rsidR="00000000" w:rsidRDefault="007C71EE">
      <w:pPr>
        <w:pStyle w:val="a"/>
        <w:rPr>
          <w:rFonts w:hint="cs"/>
          <w:rtl/>
        </w:rPr>
      </w:pPr>
      <w:r>
        <w:rPr>
          <w:rFonts w:hint="cs"/>
          <w:rtl/>
        </w:rPr>
        <w:t xml:space="preserve">חבר הכנסת רביץ, כנראה לשנוא ולעשות </w:t>
      </w:r>
      <w:r>
        <w:t>MILEAGE</w:t>
      </w:r>
      <w:r>
        <w:rPr>
          <w:rFonts w:hint="cs"/>
          <w:rtl/>
        </w:rPr>
        <w:t xml:space="preserve"> פוליטי על זה, אפשר מהספסל הזה. כשעוברים לספסלים האלה, זה הרבה יותר קשה וזה הרבה יותר מסובך. אתה</w:t>
      </w:r>
      <w:r>
        <w:rPr>
          <w:rFonts w:hint="cs"/>
          <w:rtl/>
        </w:rPr>
        <w:t xml:space="preserve"> רואה: הם קיבלו את חוק טל, ותיארתי לך אילו מחזות היו פה נגד חוק טל ואילו צעקות והשתוללויות. קיבלו את חוק טל. אנו נחכה עוד כמה חודשים ואתה תראה - - -</w:t>
      </w:r>
    </w:p>
    <w:p w14:paraId="50EAFA95" w14:textId="77777777" w:rsidR="00000000" w:rsidRDefault="007C71EE">
      <w:pPr>
        <w:pStyle w:val="a"/>
        <w:rPr>
          <w:rFonts w:hint="cs"/>
          <w:rtl/>
        </w:rPr>
      </w:pPr>
    </w:p>
    <w:p w14:paraId="619BF6D3" w14:textId="77777777" w:rsidR="00000000" w:rsidRDefault="007C71EE">
      <w:pPr>
        <w:pStyle w:val="ac"/>
        <w:rPr>
          <w:rtl/>
        </w:rPr>
      </w:pPr>
      <w:r>
        <w:rPr>
          <w:rFonts w:hint="eastAsia"/>
          <w:rtl/>
        </w:rPr>
        <w:t>יעקב</w:t>
      </w:r>
      <w:r>
        <w:rPr>
          <w:rtl/>
        </w:rPr>
        <w:t xml:space="preserve"> ליצמן (יהדות התורה):</w:t>
      </w:r>
    </w:p>
    <w:p w14:paraId="3758EE8B" w14:textId="77777777" w:rsidR="00000000" w:rsidRDefault="007C71EE">
      <w:pPr>
        <w:pStyle w:val="a"/>
        <w:rPr>
          <w:rFonts w:hint="cs"/>
          <w:rtl/>
        </w:rPr>
      </w:pPr>
    </w:p>
    <w:p w14:paraId="69C427EE" w14:textId="77777777" w:rsidR="00000000" w:rsidRDefault="007C71EE">
      <w:pPr>
        <w:pStyle w:val="a"/>
        <w:rPr>
          <w:rFonts w:hint="cs"/>
          <w:rtl/>
        </w:rPr>
      </w:pPr>
      <w:r>
        <w:rPr>
          <w:rFonts w:hint="cs"/>
          <w:rtl/>
        </w:rPr>
        <w:t>הם קיבלו גם את עוזי כהן.</w:t>
      </w:r>
    </w:p>
    <w:p w14:paraId="253CC2B5" w14:textId="77777777" w:rsidR="00000000" w:rsidRDefault="007C71EE">
      <w:pPr>
        <w:pStyle w:val="a"/>
        <w:rPr>
          <w:rFonts w:hint="cs"/>
          <w:rtl/>
        </w:rPr>
      </w:pPr>
    </w:p>
    <w:p w14:paraId="27066D27" w14:textId="77777777" w:rsidR="00000000" w:rsidRDefault="007C71EE">
      <w:pPr>
        <w:pStyle w:val="SpeakerCon"/>
        <w:rPr>
          <w:rtl/>
        </w:rPr>
      </w:pPr>
      <w:bookmarkStart w:id="1431" w:name="FS000000458T27_05_2003_15_08_07C"/>
      <w:bookmarkEnd w:id="1431"/>
      <w:r>
        <w:rPr>
          <w:rtl/>
        </w:rPr>
        <w:t>חיים רמון (העבודה-מימד):</w:t>
      </w:r>
    </w:p>
    <w:p w14:paraId="3C962B03" w14:textId="77777777" w:rsidR="00000000" w:rsidRDefault="007C71EE">
      <w:pPr>
        <w:pStyle w:val="a"/>
        <w:rPr>
          <w:rtl/>
        </w:rPr>
      </w:pPr>
    </w:p>
    <w:p w14:paraId="67FCF49E" w14:textId="77777777" w:rsidR="00000000" w:rsidRDefault="007C71EE">
      <w:pPr>
        <w:pStyle w:val="a"/>
        <w:rPr>
          <w:rFonts w:hint="cs"/>
          <w:rtl/>
        </w:rPr>
      </w:pPr>
      <w:r>
        <w:rPr>
          <w:rFonts w:hint="cs"/>
          <w:rtl/>
        </w:rPr>
        <w:t>הם קיבלו גם את עוזי כהן. הם</w:t>
      </w:r>
      <w:r>
        <w:rPr>
          <w:rFonts w:hint="cs"/>
          <w:rtl/>
        </w:rPr>
        <w:t xml:space="preserve"> יקבלו עוד הרבה דברים. חכה. אין דבר שמרכך את השנאה ואין דבר שממתן יותר ואין דבר שגורם לפשרות ולהבנה מהמעבר מהכיסא הזה לכיסא הזה. הדבר שהכי מפתיע אותי זה שזה קרה כל כך מהר. תודה רבה.</w:t>
      </w:r>
    </w:p>
    <w:p w14:paraId="6E414C21" w14:textId="77777777" w:rsidR="00000000" w:rsidRDefault="007C71EE">
      <w:pPr>
        <w:pStyle w:val="ad"/>
        <w:rPr>
          <w:rFonts w:hint="cs"/>
          <w:rtl/>
        </w:rPr>
      </w:pPr>
    </w:p>
    <w:p w14:paraId="5A127C0F" w14:textId="77777777" w:rsidR="00000000" w:rsidRDefault="007C71EE">
      <w:pPr>
        <w:pStyle w:val="ad"/>
        <w:rPr>
          <w:rtl/>
        </w:rPr>
      </w:pPr>
      <w:r>
        <w:rPr>
          <w:rtl/>
        </w:rPr>
        <w:t>היו"ר אתי לבני:</w:t>
      </w:r>
    </w:p>
    <w:p w14:paraId="122E1ED9" w14:textId="77777777" w:rsidR="00000000" w:rsidRDefault="007C71EE">
      <w:pPr>
        <w:pStyle w:val="a"/>
        <w:rPr>
          <w:rtl/>
        </w:rPr>
      </w:pPr>
    </w:p>
    <w:p w14:paraId="0E6224AE" w14:textId="77777777" w:rsidR="00000000" w:rsidRDefault="007C71EE">
      <w:pPr>
        <w:pStyle w:val="a"/>
        <w:rPr>
          <w:rFonts w:hint="cs"/>
          <w:rtl/>
        </w:rPr>
      </w:pPr>
      <w:r>
        <w:rPr>
          <w:rFonts w:hint="cs"/>
          <w:rtl/>
        </w:rPr>
        <w:t>תודה. חבר הכנסת שלום שמחון, בבקשה.</w:t>
      </w:r>
    </w:p>
    <w:p w14:paraId="6625E360" w14:textId="77777777" w:rsidR="00000000" w:rsidRDefault="007C71EE">
      <w:pPr>
        <w:pStyle w:val="a"/>
        <w:rPr>
          <w:rFonts w:hint="cs"/>
          <w:rtl/>
        </w:rPr>
      </w:pPr>
    </w:p>
    <w:p w14:paraId="5690D49B" w14:textId="77777777" w:rsidR="00000000" w:rsidRDefault="007C71EE">
      <w:pPr>
        <w:pStyle w:val="SpeakerCon"/>
        <w:rPr>
          <w:rtl/>
        </w:rPr>
      </w:pPr>
      <w:bookmarkStart w:id="1432" w:name="FS000000458T27_05_2003_15_09_00C"/>
      <w:bookmarkEnd w:id="1432"/>
      <w:r>
        <w:rPr>
          <w:rtl/>
        </w:rPr>
        <w:t>חיים רמון (העבודה-מי</w:t>
      </w:r>
      <w:r>
        <w:rPr>
          <w:rtl/>
        </w:rPr>
        <w:t>מד):</w:t>
      </w:r>
    </w:p>
    <w:p w14:paraId="0D392C62" w14:textId="77777777" w:rsidR="00000000" w:rsidRDefault="007C71EE">
      <w:pPr>
        <w:pStyle w:val="a"/>
        <w:rPr>
          <w:rtl/>
        </w:rPr>
      </w:pPr>
    </w:p>
    <w:p w14:paraId="6568588E" w14:textId="77777777" w:rsidR="00000000" w:rsidRDefault="007C71EE">
      <w:pPr>
        <w:pStyle w:val="a"/>
        <w:rPr>
          <w:rFonts w:hint="cs"/>
          <w:rtl/>
        </w:rPr>
      </w:pPr>
      <w:r>
        <w:rPr>
          <w:rFonts w:hint="cs"/>
          <w:rtl/>
        </w:rPr>
        <w:t>זה בכלל לא היה הנאום שהתכוונתי לו.</w:t>
      </w:r>
    </w:p>
    <w:p w14:paraId="6F1A3F30" w14:textId="77777777" w:rsidR="00000000" w:rsidRDefault="007C71EE">
      <w:pPr>
        <w:pStyle w:val="a"/>
        <w:rPr>
          <w:rFonts w:hint="cs"/>
          <w:rtl/>
        </w:rPr>
      </w:pPr>
    </w:p>
    <w:p w14:paraId="5CF6FB16" w14:textId="77777777" w:rsidR="00000000" w:rsidRDefault="007C71EE">
      <w:pPr>
        <w:pStyle w:val="ad"/>
        <w:rPr>
          <w:rtl/>
        </w:rPr>
      </w:pPr>
      <w:r>
        <w:rPr>
          <w:rtl/>
        </w:rPr>
        <w:t>היו"ר אתי לבני:</w:t>
      </w:r>
    </w:p>
    <w:p w14:paraId="0A0B7581" w14:textId="77777777" w:rsidR="00000000" w:rsidRDefault="007C71EE">
      <w:pPr>
        <w:pStyle w:val="a"/>
        <w:rPr>
          <w:rtl/>
        </w:rPr>
      </w:pPr>
    </w:p>
    <w:p w14:paraId="74A788A9" w14:textId="77777777" w:rsidR="00000000" w:rsidRDefault="007C71EE">
      <w:pPr>
        <w:pStyle w:val="a"/>
        <w:rPr>
          <w:rFonts w:hint="cs"/>
          <w:rtl/>
        </w:rPr>
      </w:pPr>
      <w:r>
        <w:rPr>
          <w:rFonts w:hint="cs"/>
          <w:rtl/>
        </w:rPr>
        <w:t>אבל, יצא בסדר. לא נכון, אבל יפה.</w:t>
      </w:r>
    </w:p>
    <w:p w14:paraId="5A32C171" w14:textId="77777777" w:rsidR="00000000" w:rsidRDefault="007C71EE">
      <w:pPr>
        <w:pStyle w:val="a"/>
        <w:rPr>
          <w:rFonts w:hint="cs"/>
          <w:rtl/>
        </w:rPr>
      </w:pPr>
    </w:p>
    <w:p w14:paraId="6833E43D" w14:textId="77777777" w:rsidR="00000000" w:rsidRDefault="007C71EE">
      <w:pPr>
        <w:pStyle w:val="SpeakerCon"/>
        <w:rPr>
          <w:rtl/>
        </w:rPr>
      </w:pPr>
      <w:bookmarkStart w:id="1433" w:name="FS000000458T27_05_2003_15_09_22C"/>
      <w:bookmarkEnd w:id="1433"/>
      <w:r>
        <w:rPr>
          <w:rtl/>
        </w:rPr>
        <w:t>חיים רמון (העבודה-מימד):</w:t>
      </w:r>
    </w:p>
    <w:p w14:paraId="29C7F059" w14:textId="77777777" w:rsidR="00000000" w:rsidRDefault="007C71EE">
      <w:pPr>
        <w:pStyle w:val="a"/>
        <w:rPr>
          <w:rtl/>
        </w:rPr>
      </w:pPr>
    </w:p>
    <w:p w14:paraId="765C474B" w14:textId="77777777" w:rsidR="00000000" w:rsidRDefault="007C71EE">
      <w:pPr>
        <w:pStyle w:val="a"/>
        <w:rPr>
          <w:rFonts w:hint="cs"/>
          <w:rtl/>
        </w:rPr>
      </w:pPr>
      <w:r>
        <w:rPr>
          <w:rFonts w:hint="cs"/>
          <w:rtl/>
        </w:rPr>
        <w:t>זה היה רק בשבילךְ.</w:t>
      </w:r>
    </w:p>
    <w:p w14:paraId="4D27F498" w14:textId="77777777" w:rsidR="00000000" w:rsidRDefault="007C71EE">
      <w:pPr>
        <w:pStyle w:val="a"/>
        <w:rPr>
          <w:rFonts w:hint="cs"/>
          <w:rtl/>
        </w:rPr>
      </w:pPr>
    </w:p>
    <w:p w14:paraId="10DF37E0" w14:textId="77777777" w:rsidR="00000000" w:rsidRDefault="007C71EE">
      <w:pPr>
        <w:pStyle w:val="ac"/>
        <w:rPr>
          <w:rtl/>
        </w:rPr>
      </w:pPr>
      <w:r>
        <w:rPr>
          <w:rFonts w:hint="eastAsia"/>
          <w:rtl/>
        </w:rPr>
        <w:t>דוד</w:t>
      </w:r>
      <w:r>
        <w:rPr>
          <w:rtl/>
        </w:rPr>
        <w:t xml:space="preserve"> אזולאי (ש"ס):</w:t>
      </w:r>
    </w:p>
    <w:p w14:paraId="5E6F38E2" w14:textId="77777777" w:rsidR="00000000" w:rsidRDefault="007C71EE">
      <w:pPr>
        <w:pStyle w:val="a"/>
        <w:rPr>
          <w:rFonts w:hint="cs"/>
          <w:rtl/>
        </w:rPr>
      </w:pPr>
    </w:p>
    <w:p w14:paraId="6BE60BE4" w14:textId="77777777" w:rsidR="00000000" w:rsidRDefault="007C71EE">
      <w:pPr>
        <w:pStyle w:val="a"/>
        <w:rPr>
          <w:rFonts w:hint="cs"/>
          <w:rtl/>
        </w:rPr>
      </w:pPr>
      <w:r>
        <w:rPr>
          <w:rFonts w:hint="cs"/>
          <w:rtl/>
        </w:rPr>
        <w:t>אתה היית עדין.</w:t>
      </w:r>
    </w:p>
    <w:p w14:paraId="73632934" w14:textId="77777777" w:rsidR="00000000" w:rsidRDefault="007C71EE">
      <w:pPr>
        <w:pStyle w:val="a"/>
        <w:rPr>
          <w:rFonts w:hint="cs"/>
          <w:rtl/>
        </w:rPr>
      </w:pPr>
    </w:p>
    <w:p w14:paraId="3E30A800" w14:textId="77777777" w:rsidR="00000000" w:rsidRDefault="007C71EE">
      <w:pPr>
        <w:pStyle w:val="Speaker"/>
        <w:rPr>
          <w:rtl/>
        </w:rPr>
      </w:pPr>
      <w:bookmarkStart w:id="1434" w:name="FS000000461T27_05_2003_15_09_17"/>
      <w:bookmarkEnd w:id="1434"/>
      <w:r>
        <w:rPr>
          <w:rtl/>
        </w:rPr>
        <w:t>שלום שמחון (העבודה-מימד):</w:t>
      </w:r>
    </w:p>
    <w:p w14:paraId="6BA9E86E" w14:textId="77777777" w:rsidR="00000000" w:rsidRDefault="007C71EE">
      <w:pPr>
        <w:pStyle w:val="a"/>
        <w:rPr>
          <w:rtl/>
        </w:rPr>
      </w:pPr>
    </w:p>
    <w:p w14:paraId="7046BB65" w14:textId="77777777" w:rsidR="00000000" w:rsidRDefault="007C71EE">
      <w:pPr>
        <w:pStyle w:val="a"/>
        <w:rPr>
          <w:rFonts w:hint="cs"/>
          <w:rtl/>
        </w:rPr>
      </w:pPr>
      <w:r>
        <w:rPr>
          <w:rFonts w:hint="cs"/>
          <w:rtl/>
        </w:rPr>
        <w:t>גברתי היושבת-ראש, חברי חברי הכנסת, כבר לא נשארו כאן הרב</w:t>
      </w:r>
      <w:r>
        <w:rPr>
          <w:rFonts w:hint="cs"/>
          <w:rtl/>
        </w:rPr>
        <w:t xml:space="preserve">ה, אדוני השר המתאם. </w:t>
      </w:r>
    </w:p>
    <w:p w14:paraId="64900035" w14:textId="77777777" w:rsidR="00000000" w:rsidRDefault="007C71EE">
      <w:pPr>
        <w:pStyle w:val="a"/>
        <w:rPr>
          <w:rFonts w:hint="cs"/>
          <w:rtl/>
        </w:rPr>
      </w:pPr>
    </w:p>
    <w:p w14:paraId="0364EE77" w14:textId="77777777" w:rsidR="00000000" w:rsidRDefault="007C71EE">
      <w:pPr>
        <w:pStyle w:val="ac"/>
        <w:rPr>
          <w:rtl/>
        </w:rPr>
      </w:pPr>
      <w:r>
        <w:rPr>
          <w:rFonts w:hint="eastAsia"/>
          <w:rtl/>
        </w:rPr>
        <w:t>יעקב</w:t>
      </w:r>
      <w:r>
        <w:rPr>
          <w:rtl/>
        </w:rPr>
        <w:t xml:space="preserve"> ליצמן (יהדות התורה):</w:t>
      </w:r>
    </w:p>
    <w:p w14:paraId="521CEC59" w14:textId="77777777" w:rsidR="00000000" w:rsidRDefault="007C71EE">
      <w:pPr>
        <w:pStyle w:val="a"/>
        <w:rPr>
          <w:rFonts w:hint="cs"/>
          <w:rtl/>
        </w:rPr>
      </w:pPr>
    </w:p>
    <w:p w14:paraId="3AA3F71C" w14:textId="77777777" w:rsidR="00000000" w:rsidRDefault="007C71EE">
      <w:pPr>
        <w:pStyle w:val="a"/>
        <w:rPr>
          <w:rFonts w:hint="cs"/>
          <w:rtl/>
        </w:rPr>
      </w:pPr>
      <w:r>
        <w:rPr>
          <w:rFonts w:hint="cs"/>
          <w:rtl/>
        </w:rPr>
        <w:t xml:space="preserve">לא התייחסת אלי. </w:t>
      </w:r>
    </w:p>
    <w:p w14:paraId="3F4BD2C6" w14:textId="77777777" w:rsidR="00000000" w:rsidRDefault="007C71EE">
      <w:pPr>
        <w:pStyle w:val="a"/>
        <w:rPr>
          <w:rFonts w:hint="cs"/>
          <w:rtl/>
        </w:rPr>
      </w:pPr>
    </w:p>
    <w:p w14:paraId="5AE1DB75" w14:textId="77777777" w:rsidR="00000000" w:rsidRDefault="007C71EE">
      <w:pPr>
        <w:pStyle w:val="SpeakerCon"/>
        <w:rPr>
          <w:rtl/>
        </w:rPr>
      </w:pPr>
      <w:bookmarkStart w:id="1435" w:name="FS000000461T27_05_2003_15_11_18C"/>
      <w:bookmarkEnd w:id="1435"/>
      <w:r>
        <w:rPr>
          <w:rtl/>
        </w:rPr>
        <w:t>שלום שמחון (העבודה-מימד):</w:t>
      </w:r>
    </w:p>
    <w:p w14:paraId="25ACF611" w14:textId="77777777" w:rsidR="00000000" w:rsidRDefault="007C71EE">
      <w:pPr>
        <w:pStyle w:val="a"/>
        <w:rPr>
          <w:rtl/>
        </w:rPr>
      </w:pPr>
    </w:p>
    <w:p w14:paraId="7768A67D" w14:textId="77777777" w:rsidR="00000000" w:rsidRDefault="007C71EE">
      <w:pPr>
        <w:pStyle w:val="a"/>
        <w:rPr>
          <w:rFonts w:hint="cs"/>
          <w:rtl/>
        </w:rPr>
      </w:pPr>
      <w:r>
        <w:rPr>
          <w:rFonts w:hint="cs"/>
          <w:rtl/>
        </w:rPr>
        <w:t xml:space="preserve">אמרתי </w:t>
      </w:r>
      <w:r>
        <w:rPr>
          <w:rtl/>
        </w:rPr>
        <w:t>–</w:t>
      </w:r>
      <w:r>
        <w:rPr>
          <w:rFonts w:hint="cs"/>
          <w:rtl/>
        </w:rPr>
        <w:t xml:space="preserve"> חברי חברי הכנסת, אף שלא נשארו פה הרבה. מאחר שהשר המתאם גדעון עזרא הוא שר שמרבה לסייר בארץ, הוא ואני נפגשנו בהרבה פינות חשוכות ברחבי מדינת ישראל, בעיקר בהת</w:t>
      </w:r>
      <w:r>
        <w:rPr>
          <w:rFonts w:hint="cs"/>
          <w:rtl/>
        </w:rPr>
        <w:t xml:space="preserve">יישבות העובדת, אני רוצה לנצל את ההזדמנות, אדוני השר, כדי לומר לך כמה דברים שאולי לא רואים אותם משם, מהמקום שגם אני ישבתי בו ואתה יושב בו היום. הגלגל מסתובב, אתה יודע. </w:t>
      </w:r>
    </w:p>
    <w:p w14:paraId="04C81215" w14:textId="77777777" w:rsidR="00000000" w:rsidRDefault="007C71EE">
      <w:pPr>
        <w:pStyle w:val="a"/>
        <w:rPr>
          <w:rFonts w:hint="cs"/>
          <w:rtl/>
        </w:rPr>
      </w:pPr>
    </w:p>
    <w:p w14:paraId="0A6A6F19" w14:textId="77777777" w:rsidR="00000000" w:rsidRDefault="007C71EE">
      <w:pPr>
        <w:pStyle w:val="a"/>
        <w:rPr>
          <w:rFonts w:hint="cs"/>
          <w:rtl/>
        </w:rPr>
      </w:pPr>
      <w:r>
        <w:rPr>
          <w:rFonts w:hint="cs"/>
          <w:rtl/>
        </w:rPr>
        <w:t>במעטה של הפרטה ובמעטה של כלכלה חופשית עושה הממשלה הנוכחית, שאתה יושב בה, כמה מהלכים מאו</w:t>
      </w:r>
      <w:r>
        <w:rPr>
          <w:rFonts w:hint="cs"/>
          <w:rtl/>
        </w:rPr>
        <w:t>ד משמעותיים שהם לא בדיוק הפרטה. הם בדיוק ההיפך מהפרטה. הם הלאמה, הלאמה של מערכות שלמות. חלק חושבים שאלה מהלכים פוליטיים, שהמגמה שלהם היא אולי לחסל את השרידים האחרונים של מפא"י ההיסטורית, אבל, בסופו של דבר הם עלולים לגרום נזק מאוד מאוד גדול דווקא לאוכלוסייה</w:t>
      </w:r>
      <w:r>
        <w:rPr>
          <w:rFonts w:hint="cs"/>
          <w:rtl/>
        </w:rPr>
        <w:t xml:space="preserve"> שאתה מאוד אוהב. אני  יודע שאתה אוהב אותה, ואני גם יודע שאתה מחובר אליה. אני מדבר על החקלאים בהתיישבות העובדת. </w:t>
      </w:r>
    </w:p>
    <w:p w14:paraId="3034BFCA" w14:textId="77777777" w:rsidR="00000000" w:rsidRDefault="007C71EE">
      <w:pPr>
        <w:pStyle w:val="a"/>
        <w:rPr>
          <w:rFonts w:hint="cs"/>
          <w:rtl/>
        </w:rPr>
      </w:pPr>
    </w:p>
    <w:p w14:paraId="72AE7A94" w14:textId="77777777" w:rsidR="00000000" w:rsidRDefault="007C71EE">
      <w:pPr>
        <w:pStyle w:val="a"/>
        <w:rPr>
          <w:rFonts w:hint="cs"/>
          <w:rtl/>
        </w:rPr>
      </w:pPr>
      <w:r>
        <w:rPr>
          <w:rFonts w:hint="cs"/>
          <w:rtl/>
        </w:rPr>
        <w:t>לפני הרבה שנים קרסו עיקר מערכות התמך של ההתיישבות העובדת - ארגוני הקניות, עם מרכאות ובלי מרכאות, בגלל כל מיני סיבות. מערכות התמך האחרונות שנותר</w:t>
      </w:r>
      <w:r>
        <w:rPr>
          <w:rFonts w:hint="cs"/>
          <w:rtl/>
        </w:rPr>
        <w:t xml:space="preserve">ו להתיישבות העובדת הן מועצות הייצור החקלאיות, ואת מערכות התמך היחידות האלה מלאימה הממשלה בחוק שנמצא כאן על השולחן. המשמעות האמיתית שלו, אדוני השר, היא לגרום לכך שחקלאים לא יוכלו להתארגן. </w:t>
      </w:r>
    </w:p>
    <w:p w14:paraId="2AA16392" w14:textId="77777777" w:rsidR="00000000" w:rsidRDefault="007C71EE">
      <w:pPr>
        <w:pStyle w:val="a"/>
        <w:rPr>
          <w:rFonts w:hint="cs"/>
          <w:rtl/>
        </w:rPr>
      </w:pPr>
    </w:p>
    <w:p w14:paraId="0C75AFC9" w14:textId="77777777" w:rsidR="00000000" w:rsidRDefault="007C71EE">
      <w:pPr>
        <w:pStyle w:val="a"/>
        <w:rPr>
          <w:rFonts w:hint="cs"/>
          <w:rtl/>
        </w:rPr>
      </w:pPr>
      <w:r>
        <w:rPr>
          <w:rFonts w:hint="cs"/>
          <w:rtl/>
        </w:rPr>
        <w:t xml:space="preserve">מה אומרת הצעת החוק? הצעת החוק אומרת, שמשרד החקלאות שואב לתוכו כמעט </w:t>
      </w:r>
      <w:r>
        <w:rPr>
          <w:rFonts w:hint="cs"/>
          <w:rtl/>
        </w:rPr>
        <w:t>את כל הסמכויות של מועצות הייצור, והן יהיו בשליטה של השר. היום זה ידידי, חבר הכנסת ישראל כץ, ומחר זה יכול להיות אני או אתה. אני אומר את זה דווקא כמי שרוצה לחזור למשרד הזה. אני רוצה להגיד לך משהו מאוד כואב בשתי נקודות, ואני מתפלא שהוא קורה דווקא בתקופתו של ה</w:t>
      </w:r>
      <w:r>
        <w:rPr>
          <w:rFonts w:hint="cs"/>
          <w:rtl/>
        </w:rPr>
        <w:t xml:space="preserve">חקלאי מספר אחת, ראש הממשלה אריאל שרון. </w:t>
      </w:r>
    </w:p>
    <w:p w14:paraId="19E55A09" w14:textId="77777777" w:rsidR="00000000" w:rsidRDefault="007C71EE">
      <w:pPr>
        <w:pStyle w:val="a"/>
        <w:rPr>
          <w:rFonts w:hint="cs"/>
          <w:rtl/>
        </w:rPr>
      </w:pPr>
    </w:p>
    <w:p w14:paraId="0EBBBE99" w14:textId="77777777" w:rsidR="00000000" w:rsidRDefault="007C71EE">
      <w:pPr>
        <w:pStyle w:val="a"/>
        <w:rPr>
          <w:rFonts w:hint="cs"/>
          <w:rtl/>
        </w:rPr>
      </w:pPr>
      <w:r>
        <w:rPr>
          <w:rFonts w:hint="cs"/>
          <w:rtl/>
        </w:rPr>
        <w:t xml:space="preserve">המשמעות של המהלך שאתם עושים </w:t>
      </w:r>
      <w:r>
        <w:rPr>
          <w:rtl/>
        </w:rPr>
        <w:t>–</w:t>
      </w:r>
      <w:r>
        <w:rPr>
          <w:rFonts w:hint="cs"/>
          <w:rtl/>
        </w:rPr>
        <w:t xml:space="preserve"> הלאמת מועצות הייצור </w:t>
      </w:r>
      <w:r>
        <w:rPr>
          <w:rtl/>
        </w:rPr>
        <w:t>–</w:t>
      </w:r>
      <w:r>
        <w:rPr>
          <w:rFonts w:hint="cs"/>
          <w:rtl/>
        </w:rPr>
        <w:t xml:space="preserve"> יש לו שלושה אלמנטים הפוגעים מאוד בהתיישבות העובדת. האלמנט הראשון הוא העובדה שהם לא יוכלו להתארגן יותר. בעצם הממשלה לוקחת גוף משותף לממשלה ולחקלאים, שכבר 60-70 שנה </w:t>
      </w:r>
      <w:r>
        <w:rPr>
          <w:rFonts w:hint="cs"/>
          <w:rtl/>
        </w:rPr>
        <w:t xml:space="preserve">הוא משותף, בערך מתקופת המנדט, ואומרת: אתם לא בעסק, זה שלנו. אני רוצה לנהל אותו בשבילכם. בכסף שלכם אני אנהל אותו. </w:t>
      </w:r>
    </w:p>
    <w:p w14:paraId="538BB751" w14:textId="77777777" w:rsidR="00000000" w:rsidRDefault="007C71EE">
      <w:pPr>
        <w:pStyle w:val="a"/>
        <w:rPr>
          <w:rFonts w:hint="cs"/>
          <w:rtl/>
        </w:rPr>
      </w:pPr>
    </w:p>
    <w:p w14:paraId="3204800F" w14:textId="77777777" w:rsidR="00000000" w:rsidRDefault="007C71EE">
      <w:pPr>
        <w:pStyle w:val="a"/>
        <w:rPr>
          <w:rFonts w:hint="cs"/>
          <w:rtl/>
        </w:rPr>
      </w:pPr>
      <w:r>
        <w:rPr>
          <w:rFonts w:hint="cs"/>
          <w:rtl/>
        </w:rPr>
        <w:t xml:space="preserve">העניין השני הוא בטווח הבינוני </w:t>
      </w:r>
      <w:r>
        <w:rPr>
          <w:rtl/>
        </w:rPr>
        <w:t>–</w:t>
      </w:r>
      <w:r>
        <w:rPr>
          <w:rFonts w:hint="cs"/>
          <w:rtl/>
        </w:rPr>
        <w:t xml:space="preserve"> הממשלה, בסופו של דבר, לא תאפשר לחקלאים להתארגן. היא לא תאפשר לחקלאים לווסת את השוק כאשר יש עודפים. המשמעות הי</w:t>
      </w:r>
      <w:r>
        <w:rPr>
          <w:rFonts w:hint="cs"/>
          <w:rtl/>
        </w:rPr>
        <w:t xml:space="preserve">א שבחוק ההסדרים הקרוב </w:t>
      </w:r>
      <w:r>
        <w:rPr>
          <w:rtl/>
        </w:rPr>
        <w:t>–</w:t>
      </w:r>
      <w:r>
        <w:rPr>
          <w:rFonts w:hint="cs"/>
          <w:rtl/>
        </w:rPr>
        <w:t xml:space="preserve"> תרשום את זה </w:t>
      </w:r>
      <w:r>
        <w:rPr>
          <w:rtl/>
        </w:rPr>
        <w:t>–</w:t>
      </w:r>
      <w:r>
        <w:rPr>
          <w:rFonts w:hint="cs"/>
          <w:rtl/>
        </w:rPr>
        <w:t xml:space="preserve"> שיהיה בדיוק בעוד חמישה חודשים, הממשלה תניח בספר הכחול את ביטול הפטור מהגבלים עסקיים, שזה היתרון היחיד שיש היום לחקלאים במדינת ישראל. המשמעות שלו היא שגם חקלאים במדינת ישראל לא יוכלו יותר לעגן את השוק. מה זה אומר? זה או</w:t>
      </w:r>
      <w:r>
        <w:rPr>
          <w:rFonts w:hint="cs"/>
          <w:rtl/>
        </w:rPr>
        <w:t xml:space="preserve">מר שיקומו פה כמה חוות גדולות, וכל החקלאים שאתה מסתובב אצלם בלילות ודואג להם, ייכנסו למערכת הסדרי חובות נוספת. זאת המשמעות של העניין. נדמה לך היום שאתה שואב אל עצמך כשר המון כוח, זה מאפשר לך מערכת מינויים ארוכה, אבל בסופו של דבר אתה מחסל את המערכת החקלאית. </w:t>
      </w:r>
    </w:p>
    <w:p w14:paraId="71B18CEC" w14:textId="77777777" w:rsidR="00000000" w:rsidRDefault="007C71EE">
      <w:pPr>
        <w:pStyle w:val="a"/>
        <w:rPr>
          <w:rFonts w:hint="cs"/>
          <w:rtl/>
        </w:rPr>
      </w:pPr>
    </w:p>
    <w:p w14:paraId="437832E5" w14:textId="77777777" w:rsidR="00000000" w:rsidRDefault="007C71EE">
      <w:pPr>
        <w:pStyle w:val="a"/>
        <w:rPr>
          <w:rFonts w:hint="cs"/>
          <w:rtl/>
        </w:rPr>
      </w:pPr>
      <w:r>
        <w:rPr>
          <w:rFonts w:hint="cs"/>
          <w:rtl/>
        </w:rPr>
        <w:t xml:space="preserve">מי יוכל להתארגן? החקלאים בפרוזדור ירושלים כבר לא יוכלו להתארגן, גם לא באזור הנגב, לא בנגב המערבי וגם לא באזור אחר, בוודאי לא בגליל. לחקלאים האלה אין עוד מערכות תמך. הם יסתמכו על שולחן הממשלה. אני חושב שבעניין הזה אתם חוטאים ובגדול. אתם חוטאים באופן מאוד </w:t>
      </w:r>
      <w:r>
        <w:rPr>
          <w:rFonts w:hint="cs"/>
          <w:rtl/>
        </w:rPr>
        <w:t xml:space="preserve">משמעותי, כי זו אווירה של רגע. </w:t>
      </w:r>
    </w:p>
    <w:p w14:paraId="75454A17" w14:textId="77777777" w:rsidR="00000000" w:rsidRDefault="007C71EE">
      <w:pPr>
        <w:pStyle w:val="a"/>
        <w:rPr>
          <w:rFonts w:hint="cs"/>
          <w:rtl/>
        </w:rPr>
      </w:pPr>
    </w:p>
    <w:p w14:paraId="7E383875" w14:textId="77777777" w:rsidR="00000000" w:rsidRDefault="007C71EE">
      <w:pPr>
        <w:pStyle w:val="ac"/>
        <w:rPr>
          <w:rtl/>
        </w:rPr>
      </w:pPr>
      <w:r>
        <w:rPr>
          <w:rFonts w:hint="eastAsia"/>
          <w:rtl/>
        </w:rPr>
        <w:t>השר</w:t>
      </w:r>
      <w:r>
        <w:rPr>
          <w:rtl/>
        </w:rPr>
        <w:t xml:space="preserve"> גדעון עזרא:</w:t>
      </w:r>
    </w:p>
    <w:p w14:paraId="4DDAD41E" w14:textId="77777777" w:rsidR="00000000" w:rsidRDefault="007C71EE">
      <w:pPr>
        <w:pStyle w:val="a"/>
        <w:rPr>
          <w:rFonts w:hint="cs"/>
          <w:rtl/>
        </w:rPr>
      </w:pPr>
    </w:p>
    <w:p w14:paraId="5F08673A" w14:textId="77777777" w:rsidR="00000000" w:rsidRDefault="007C71EE">
      <w:pPr>
        <w:pStyle w:val="a"/>
        <w:rPr>
          <w:rFonts w:hint="cs"/>
          <w:rtl/>
        </w:rPr>
      </w:pPr>
      <w:r>
        <w:rPr>
          <w:rFonts w:hint="cs"/>
          <w:rtl/>
        </w:rPr>
        <w:t>מה אומר על זה ישראל?</w:t>
      </w:r>
    </w:p>
    <w:p w14:paraId="606CFE3A" w14:textId="77777777" w:rsidR="00000000" w:rsidRDefault="007C71EE">
      <w:pPr>
        <w:pStyle w:val="a"/>
        <w:rPr>
          <w:rFonts w:hint="cs"/>
          <w:rtl/>
        </w:rPr>
      </w:pPr>
    </w:p>
    <w:p w14:paraId="5061CEF6" w14:textId="77777777" w:rsidR="00000000" w:rsidRDefault="007C71EE">
      <w:pPr>
        <w:pStyle w:val="SpeakerCon"/>
        <w:rPr>
          <w:rtl/>
        </w:rPr>
      </w:pPr>
      <w:bookmarkStart w:id="1436" w:name="FS000000461T27_05_2003_15_23_42C"/>
      <w:bookmarkEnd w:id="1436"/>
      <w:r>
        <w:rPr>
          <w:rtl/>
        </w:rPr>
        <w:t>שלום שמחון (העבודה-מימד):</w:t>
      </w:r>
    </w:p>
    <w:p w14:paraId="534D8FAE" w14:textId="77777777" w:rsidR="00000000" w:rsidRDefault="007C71EE">
      <w:pPr>
        <w:pStyle w:val="a"/>
        <w:rPr>
          <w:rtl/>
        </w:rPr>
      </w:pPr>
    </w:p>
    <w:p w14:paraId="618DD7A8" w14:textId="77777777" w:rsidR="00000000" w:rsidRDefault="007C71EE">
      <w:pPr>
        <w:pStyle w:val="a"/>
        <w:rPr>
          <w:rFonts w:hint="cs"/>
          <w:rtl/>
        </w:rPr>
      </w:pPr>
      <w:r>
        <w:rPr>
          <w:rFonts w:hint="cs"/>
          <w:rtl/>
        </w:rPr>
        <w:t xml:space="preserve">ישראל אומר שהוא בעצם ממשיך את דרכו של שמחון, אבל שמחון רצה לעשות דבר אחד מאוד פשוט: הוא רצה להוציא יותר ויותר סמכויות מהממשלה ולהעביר אותן למגדלים. כי כך הוא </w:t>
      </w:r>
      <w:r>
        <w:rPr>
          <w:rFonts w:hint="cs"/>
          <w:rtl/>
        </w:rPr>
        <w:t>ראה את ההפרטה האמיתית. הוא האמין בזה שהמגדלים צריכים לקבל היום יותר סמכויות מהממשלה כדי להתארגן, והממשלה הרי ממילא לא שמה שם אגורה. אם היא לא שמה שם אגורה, למה היא צריכה סמכויות? שתשאיר אותם לנהל את העסק לבד. יש ממונה על ההגבלים העסקיים, שנתן להם פטור בשלב</w:t>
      </w:r>
      <w:r>
        <w:rPr>
          <w:rFonts w:hint="cs"/>
          <w:rtl/>
        </w:rPr>
        <w:t xml:space="preserve"> הזה, והם יכולים להמשיך להתארגן. מה קורה היום? המגדלים, מכספם, בעצם תומכים בפעולות שהממשלה כבר לא נותנת. מה הממשלה אומרת להם היום, אחרי שהיא לא נותנת? אני היום לוקחת גם את הכסף שלכם, ואתו אני אעשה את אותן פעולות שאני חושבת שצריך לעשות. זו משמעות העניין. לט</w:t>
      </w:r>
      <w:r>
        <w:rPr>
          <w:rFonts w:hint="cs"/>
          <w:rtl/>
        </w:rPr>
        <w:t xml:space="preserve">ווח הארוך זה אולי מכשיר למינויים, אבל זה מכשיר שיהרוס את מערכות התמך האחרונות שנותרו. </w:t>
      </w:r>
    </w:p>
    <w:p w14:paraId="199732E2" w14:textId="77777777" w:rsidR="00000000" w:rsidRDefault="007C71EE">
      <w:pPr>
        <w:pStyle w:val="a"/>
        <w:rPr>
          <w:rFonts w:hint="cs"/>
          <w:rtl/>
        </w:rPr>
      </w:pPr>
    </w:p>
    <w:p w14:paraId="5887BC53" w14:textId="77777777" w:rsidR="00000000" w:rsidRDefault="007C71EE">
      <w:pPr>
        <w:pStyle w:val="a"/>
        <w:rPr>
          <w:rFonts w:hint="cs"/>
          <w:rtl/>
        </w:rPr>
      </w:pPr>
      <w:r>
        <w:rPr>
          <w:rFonts w:hint="cs"/>
          <w:rtl/>
        </w:rPr>
        <w:t>זה עניין אחד, שהוא עניין מרכזי וקוראים לו רפורמת כץ, לכאורה. אני אומר לך, ואמרתי את זה גם לשר החקלאות ופיתוח הכפר, שאני מגדיר אותו כחבר: בטווח הארוך אתה לא תהיה שם, אתה</w:t>
      </w:r>
      <w:r>
        <w:rPr>
          <w:rFonts w:hint="cs"/>
          <w:rtl/>
        </w:rPr>
        <w:t xml:space="preserve"> תהיה במשרד הבא. במשרד הבא כבר לא תוכל לדאוג למה שאולי התכוונת, כי פקידי האוצר ישמטו את העניין, בדיוק כפי שמתכוונים לעשות בקרנות הפנסיה. בסופו של דבר אין פה שום דבר. יש ניסיון של הממשלה להלאים את הניהול של קרנות הפנסיה. </w:t>
      </w:r>
    </w:p>
    <w:p w14:paraId="6A50AD24" w14:textId="77777777" w:rsidR="00000000" w:rsidRDefault="007C71EE">
      <w:pPr>
        <w:pStyle w:val="a"/>
        <w:rPr>
          <w:rFonts w:hint="cs"/>
          <w:rtl/>
        </w:rPr>
      </w:pPr>
    </w:p>
    <w:p w14:paraId="340F3AFC" w14:textId="77777777" w:rsidR="00000000" w:rsidRDefault="007C71EE">
      <w:pPr>
        <w:pStyle w:val="a"/>
        <w:rPr>
          <w:rFonts w:hint="cs"/>
          <w:rtl/>
        </w:rPr>
      </w:pPr>
      <w:r>
        <w:rPr>
          <w:rFonts w:hint="cs"/>
          <w:rtl/>
        </w:rPr>
        <w:t>אתה שר בממשלה, ואתה לא דואג באמת ל</w:t>
      </w:r>
      <w:r>
        <w:rPr>
          <w:rFonts w:hint="cs"/>
          <w:rtl/>
        </w:rPr>
        <w:t>מי שאין לו פנסיה במדינת ישראל. בממשלה הקודמת ניהלתי משא-ומתן עם שר האוצר הקודם, סילבן שלום, וכמעט חתמנו אתו על הסכם, שלא הגיע למימוש, כי פרשנו. חתמנו אתו על הסכם שאומר, שיוגש לכנסת חוק פנסיה ממלכתית. על מה הוויכוח וההפגנות שיש עכשיו בחוץ? מה שקורה באמת הוא</w:t>
      </w:r>
      <w:r>
        <w:rPr>
          <w:rFonts w:hint="cs"/>
          <w:rtl/>
        </w:rPr>
        <w:t>, שלמיליון ורבע איש במדינת ישראל אין כלום. הם דואגים למיליון ורבע איש שנמצאים בקרנות הפנסיה הוותיקות והחדשות, אבל למיליון ורבע איש אין שום דבר. אין להם כל מקור לפנסיה בעתיד, ואף אחד גם לא ידאג להם, כי אין להם איגוד מקצועי, אין להם הסתדרות ואין להם ממשלה. ל</w:t>
      </w:r>
      <w:r>
        <w:rPr>
          <w:rFonts w:hint="cs"/>
          <w:rtl/>
        </w:rPr>
        <w:t xml:space="preserve">הם אתם לא דואגים. אתם לא מביאים איזשהו פתרון ואומרים: אנחנו נבריא את קרנות הפנסיה. אני יודע מי מפגין. ראיתי אותם עכשיו מהחלון. </w:t>
      </w:r>
    </w:p>
    <w:p w14:paraId="4756A785" w14:textId="77777777" w:rsidR="00000000" w:rsidRDefault="007C71EE">
      <w:pPr>
        <w:pStyle w:val="a"/>
        <w:rPr>
          <w:rFonts w:hint="cs"/>
          <w:rtl/>
        </w:rPr>
      </w:pPr>
    </w:p>
    <w:p w14:paraId="62656837" w14:textId="77777777" w:rsidR="00000000" w:rsidRDefault="007C71EE">
      <w:pPr>
        <w:pStyle w:val="a"/>
        <w:rPr>
          <w:rFonts w:hint="cs"/>
          <w:rtl/>
        </w:rPr>
      </w:pPr>
      <w:r>
        <w:rPr>
          <w:rFonts w:hint="cs"/>
          <w:rtl/>
        </w:rPr>
        <w:t xml:space="preserve"> נדמה לכם שאתם הולכים למהלכים של רפורמות מאוד משמעותיות, אבל בסופו של דבר אתם נותנים לפקידי האוצר יותר סמכויות ממה שהיה להם בעב</w:t>
      </w:r>
      <w:r>
        <w:rPr>
          <w:rFonts w:hint="cs"/>
          <w:rtl/>
        </w:rPr>
        <w:t>ר. זו המשמעות האמיתית של העניין. המשמעות האמיתית היא ניסיון של אגף התקציבים באוצר להשתלט על העסק. זו הכוונה שלהם. מצד אחד אתה כבר יודע שלא בטוח שכל חוק שעובר בכנסת עובר בטוח, כי יש לו בלם, ומצד שני פקידי האוצר מתכוונים לקחת סמכויות כדי לא לבקש את אישור הכנ</w:t>
      </w:r>
      <w:r>
        <w:rPr>
          <w:rFonts w:hint="cs"/>
          <w:rtl/>
        </w:rPr>
        <w:t xml:space="preserve">סת כמעט בשום דבר. תשים לב, במערכת החוקים שנמצאת אצלך בכמה נושאים הם כבר לא צריכים לבוא ולבקש את אישור הכנסת. אני מרשה לך לדפדף עכשיו. הם כבר לא יידרשו לבקש אישור של אף אחת מוועדות הכנסת בחלק מהנושאים, כי הם בנו את החוקים האלה בתחכום רב. הם היו אצלך עכשיו, </w:t>
      </w:r>
      <w:r>
        <w:rPr>
          <w:rFonts w:hint="cs"/>
          <w:rtl/>
        </w:rPr>
        <w:t xml:space="preserve">בשוך הסערה הכלכלית והמשבר הכלכלי הקשה, אבל הם בעצם לא צריכים. </w:t>
      </w:r>
    </w:p>
    <w:p w14:paraId="675BEA15" w14:textId="77777777" w:rsidR="00000000" w:rsidRDefault="007C71EE">
      <w:pPr>
        <w:pStyle w:val="a"/>
        <w:rPr>
          <w:rFonts w:hint="cs"/>
          <w:rtl/>
        </w:rPr>
      </w:pPr>
    </w:p>
    <w:p w14:paraId="4C301B3E" w14:textId="77777777" w:rsidR="00000000" w:rsidRDefault="007C71EE">
      <w:pPr>
        <w:pStyle w:val="a"/>
        <w:rPr>
          <w:rFonts w:hint="cs"/>
          <w:rtl/>
        </w:rPr>
      </w:pPr>
      <w:r>
        <w:rPr>
          <w:rFonts w:hint="cs"/>
          <w:rtl/>
        </w:rPr>
        <w:t>אני אתן לך דוגמה מתחום שבו עסקתי. נתתם לוועדה בראשות האופוזיציה לעסוק באגרת רשות השידור. הם כבר לא צריכים את אישור ועדת הכספים. הם מסודרים לטווח הארוך. אגב, נכון לעשות קיצוץ, נכון לעשות התייעל</w:t>
      </w:r>
      <w:r>
        <w:rPr>
          <w:rFonts w:hint="cs"/>
          <w:rtl/>
        </w:rPr>
        <w:t xml:space="preserve">ות, אבל לא נכון שלא יהיה פיקוח פרלמנטרי על מה שעושים החבר'ה באגף התקציבים. אם לא יהיה עליהם פיקוח פרלמנטרי, המשמעות היא שאנחנו נמשיך את אותה דיקטטורה שלטונית שקורית פה בעצם הימים האלה. </w:t>
      </w:r>
    </w:p>
    <w:p w14:paraId="6C91FDC6" w14:textId="77777777" w:rsidR="00000000" w:rsidRDefault="007C71EE">
      <w:pPr>
        <w:pStyle w:val="a"/>
        <w:rPr>
          <w:rFonts w:hint="cs"/>
          <w:rtl/>
        </w:rPr>
      </w:pPr>
    </w:p>
    <w:p w14:paraId="37C1967B" w14:textId="77777777" w:rsidR="00000000" w:rsidRDefault="007C71EE">
      <w:pPr>
        <w:pStyle w:val="a"/>
        <w:rPr>
          <w:rFonts w:hint="cs"/>
          <w:rtl/>
        </w:rPr>
      </w:pPr>
      <w:r>
        <w:rPr>
          <w:rFonts w:hint="cs"/>
          <w:rtl/>
        </w:rPr>
        <w:t>אפשר להחליף חבר משינוי כשהוא לא חושב כמוך, ואפשר להחליף את החברים החד</w:t>
      </w:r>
      <w:r>
        <w:rPr>
          <w:rFonts w:hint="cs"/>
          <w:rtl/>
        </w:rPr>
        <w:t>שים שלך בסיעת הליכוד, לנצל את העובדה שהם עוד בהלם ולהכתיב להם איך להצביע, גם אם האמונה הפנימית שלהם אחרת. אני אומר לך את זה, כי אני חושב שדווקא אדם כמוך, שבילה על הספסלים האלה בשתי הכנסות האחרונות די הרבה, אלוף הנואמים בכנסת הקודמת, מכיר את העבודה הפרלמנטר</w:t>
      </w:r>
      <w:r>
        <w:rPr>
          <w:rFonts w:hint="cs"/>
          <w:rtl/>
        </w:rPr>
        <w:t xml:space="preserve">ית. אני אומר לך שלא יהיה עוד גדעון עזרא. תביא את זה בחשבון. אני לא מזלזל באף אחד. אני חושב שכל השמות שאתה מדבר עליהם - אלה אנשים טובים ומוכשרים, ואני נתקל בהם בוועדה שלי. אני לא מזלזל באף אחד. </w:t>
      </w:r>
    </w:p>
    <w:p w14:paraId="18B6C8C6" w14:textId="77777777" w:rsidR="00000000" w:rsidRDefault="007C71EE">
      <w:pPr>
        <w:pStyle w:val="a"/>
        <w:rPr>
          <w:rFonts w:hint="cs"/>
          <w:rtl/>
        </w:rPr>
      </w:pPr>
    </w:p>
    <w:p w14:paraId="37411079" w14:textId="77777777" w:rsidR="00000000" w:rsidRDefault="007C71EE">
      <w:pPr>
        <w:pStyle w:val="a"/>
        <w:rPr>
          <w:rFonts w:hint="cs"/>
          <w:rtl/>
        </w:rPr>
      </w:pPr>
      <w:r>
        <w:rPr>
          <w:rFonts w:hint="cs"/>
          <w:rtl/>
        </w:rPr>
        <w:t xml:space="preserve">אני חושב שאתם מכתיבים דיקטטוטרה שלטונית, שבסופו של דבר כולנו </w:t>
      </w:r>
      <w:r>
        <w:rPr>
          <w:rFonts w:hint="cs"/>
          <w:rtl/>
        </w:rPr>
        <w:t xml:space="preserve">נשלם עליה את המחיר. זאת המשמעות של העניין. דיברנו על מועצות הייצור, והסברתי לך למה נעשית פה טעות. מחסלים את מערכות התמך של החקלאים. </w:t>
      </w:r>
    </w:p>
    <w:p w14:paraId="5621C2CE" w14:textId="77777777" w:rsidR="00000000" w:rsidRDefault="007C71EE">
      <w:pPr>
        <w:pStyle w:val="a"/>
        <w:rPr>
          <w:rFonts w:hint="cs"/>
          <w:rtl/>
        </w:rPr>
      </w:pPr>
    </w:p>
    <w:p w14:paraId="683B324C" w14:textId="77777777" w:rsidR="00000000" w:rsidRDefault="007C71EE">
      <w:pPr>
        <w:pStyle w:val="a"/>
        <w:rPr>
          <w:rFonts w:hint="cs"/>
          <w:rtl/>
        </w:rPr>
      </w:pPr>
      <w:r>
        <w:rPr>
          <w:rFonts w:hint="cs"/>
          <w:rtl/>
        </w:rPr>
        <w:t xml:space="preserve">העניין השני הוא העובדים. כאשר אתה מסתכל במערכת שלטונית  על כך שהחקלאים יהיו פטורים, או שהם  ישלמו לא יותר מאשר רבע מההיטל </w:t>
      </w:r>
      <w:r>
        <w:rPr>
          <w:rFonts w:hint="cs"/>
          <w:rtl/>
        </w:rPr>
        <w:t>המשולם לגבי העובדים, אתה לא יכול להחליט פתאום שזה 8%. אני רוצה שתדע מה זה 8%. מבחינת החקלאים 8% הם 140 מיליון שקל עוד לפני העלאת מחירי המים. זה 140 מיליון שקל, והם לא הרוויחו את זה בשנה האחרונה.  איך אתה מצפה שמישהו ישלם את זה בשנה הבאה? מישהו צריך לשאול מ</w:t>
      </w:r>
      <w:r>
        <w:rPr>
          <w:rFonts w:hint="cs"/>
          <w:rtl/>
        </w:rPr>
        <w:t xml:space="preserve">ה הם המספרים. מישהו בממשלה שאל מה המשמעות של ההיטל הזה? </w:t>
      </w:r>
    </w:p>
    <w:p w14:paraId="4205892B" w14:textId="77777777" w:rsidR="00000000" w:rsidRDefault="007C71EE">
      <w:pPr>
        <w:pStyle w:val="a"/>
        <w:ind w:firstLine="0"/>
        <w:rPr>
          <w:rFonts w:hint="cs"/>
          <w:rtl/>
        </w:rPr>
      </w:pPr>
    </w:p>
    <w:p w14:paraId="696BFE40" w14:textId="77777777" w:rsidR="00000000" w:rsidRDefault="007C71EE">
      <w:pPr>
        <w:pStyle w:val="ac"/>
        <w:rPr>
          <w:rtl/>
        </w:rPr>
      </w:pPr>
      <w:r>
        <w:rPr>
          <w:rFonts w:hint="eastAsia"/>
          <w:rtl/>
        </w:rPr>
        <w:t>השר</w:t>
      </w:r>
      <w:r>
        <w:rPr>
          <w:rtl/>
        </w:rPr>
        <w:t xml:space="preserve"> גדעון עזרא:</w:t>
      </w:r>
    </w:p>
    <w:p w14:paraId="6F05CFF6" w14:textId="77777777" w:rsidR="00000000" w:rsidRDefault="007C71EE">
      <w:pPr>
        <w:pStyle w:val="a"/>
        <w:rPr>
          <w:rFonts w:hint="cs"/>
          <w:rtl/>
        </w:rPr>
      </w:pPr>
    </w:p>
    <w:p w14:paraId="4D081417" w14:textId="77777777" w:rsidR="00000000" w:rsidRDefault="007C71EE">
      <w:pPr>
        <w:pStyle w:val="a"/>
        <w:ind w:left="719" w:firstLine="0"/>
        <w:rPr>
          <w:rFonts w:hint="cs"/>
          <w:rtl/>
        </w:rPr>
      </w:pPr>
      <w:r>
        <w:rPr>
          <w:rFonts w:hint="cs"/>
          <w:rtl/>
        </w:rPr>
        <w:t>- - - בצורה בלתי חוקית.</w:t>
      </w:r>
    </w:p>
    <w:p w14:paraId="49F79CC8" w14:textId="77777777" w:rsidR="00000000" w:rsidRDefault="007C71EE">
      <w:pPr>
        <w:pStyle w:val="a"/>
        <w:rPr>
          <w:rFonts w:hint="cs"/>
          <w:rtl/>
        </w:rPr>
      </w:pPr>
    </w:p>
    <w:p w14:paraId="3B468A1C" w14:textId="77777777" w:rsidR="00000000" w:rsidRDefault="007C71EE">
      <w:pPr>
        <w:pStyle w:val="SpeakerCon"/>
        <w:rPr>
          <w:rtl/>
        </w:rPr>
      </w:pPr>
      <w:bookmarkStart w:id="1437" w:name="FS000000461T27_05_2003_17_58_36"/>
      <w:bookmarkStart w:id="1438" w:name="FS000000461T27_05_2003_17_58_37C"/>
      <w:bookmarkEnd w:id="1437"/>
      <w:bookmarkEnd w:id="1438"/>
      <w:r>
        <w:rPr>
          <w:rtl/>
        </w:rPr>
        <w:t>שלום שמחון (העבודה-מימד):</w:t>
      </w:r>
    </w:p>
    <w:p w14:paraId="1C2D2BC4" w14:textId="77777777" w:rsidR="00000000" w:rsidRDefault="007C71EE">
      <w:pPr>
        <w:pStyle w:val="a"/>
        <w:rPr>
          <w:rtl/>
        </w:rPr>
      </w:pPr>
    </w:p>
    <w:p w14:paraId="0BF4BEA5" w14:textId="77777777" w:rsidR="00000000" w:rsidRDefault="007C71EE">
      <w:pPr>
        <w:pStyle w:val="a"/>
        <w:rPr>
          <w:rFonts w:hint="cs"/>
          <w:rtl/>
        </w:rPr>
      </w:pPr>
      <w:bookmarkStart w:id="1439" w:name="FS000000488T27_05_2003_15_05_49C"/>
      <w:bookmarkStart w:id="1440" w:name="FS000000461T27_05_2003_15_06_01"/>
      <w:bookmarkEnd w:id="1439"/>
      <w:bookmarkEnd w:id="1440"/>
      <w:r>
        <w:rPr>
          <w:rFonts w:hint="cs"/>
          <w:rtl/>
        </w:rPr>
        <w:t>נכון, אבל תמיד אתה מטפל במי שבסדר ולא במי שלא בסדר. זו המשמעות של העניין.  העניין הזה הוא 140 מיליון שקל, וזו מכה נוספת שאתם מטיל</w:t>
      </w:r>
      <w:r>
        <w:rPr>
          <w:rFonts w:hint="cs"/>
          <w:rtl/>
        </w:rPr>
        <w:t xml:space="preserve">ים על החקלאים.  </w:t>
      </w:r>
    </w:p>
    <w:p w14:paraId="47427B82" w14:textId="77777777" w:rsidR="00000000" w:rsidRDefault="007C71EE">
      <w:pPr>
        <w:pStyle w:val="a"/>
        <w:rPr>
          <w:rFonts w:hint="cs"/>
          <w:rtl/>
        </w:rPr>
      </w:pPr>
    </w:p>
    <w:p w14:paraId="5C891393" w14:textId="77777777" w:rsidR="00000000" w:rsidRDefault="007C71EE">
      <w:pPr>
        <w:pStyle w:val="a"/>
        <w:rPr>
          <w:rFonts w:hint="cs"/>
          <w:rtl/>
        </w:rPr>
      </w:pPr>
      <w:r>
        <w:rPr>
          <w:rFonts w:hint="cs"/>
          <w:rtl/>
        </w:rPr>
        <w:t xml:space="preserve">מכה שלישית היא העלאת מחירי המים. עשיתי רפורמה גדולה מאוד במשק המים בחקלאות. המשמעות של הרפורמה היתה שהחקלאים יקבלו תמיכה תמורת עיבוד הקרקע </w:t>
      </w:r>
      <w:r>
        <w:rPr>
          <w:rtl/>
        </w:rPr>
        <w:t>–</w:t>
      </w:r>
      <w:r>
        <w:rPr>
          <w:rFonts w:hint="cs"/>
          <w:rtl/>
        </w:rPr>
        <w:t xml:space="preserve"> דבר שאתה ואני מאמינים בו -  באותם מיליוני דונם שאחרים יכולים להשתלט עליהם. בסופו של דבר, במקום לת</w:t>
      </w:r>
      <w:r>
        <w:rPr>
          <w:rFonts w:hint="cs"/>
          <w:rtl/>
        </w:rPr>
        <w:t xml:space="preserve">מוך בחקלאים באמצעות עיבוד הקרקע העליתם את מחירי המים לא באופן הגיוני ולא באופן מסודר, אף שיש החלטת ממשלה לקדם את הרפורמה במשק המים בחקלאות הישראלית. זה גם כן סדר גודל של  עוד 120-130 מיליון שקל לחקלאים. אי-אפשר להתעלם גם מהדבר הזה. </w:t>
      </w:r>
    </w:p>
    <w:p w14:paraId="11C0D715" w14:textId="77777777" w:rsidR="00000000" w:rsidRDefault="007C71EE">
      <w:pPr>
        <w:pStyle w:val="a"/>
        <w:rPr>
          <w:rFonts w:hint="cs"/>
          <w:rtl/>
        </w:rPr>
      </w:pPr>
    </w:p>
    <w:p w14:paraId="2E07EA97" w14:textId="77777777" w:rsidR="00000000" w:rsidRDefault="007C71EE">
      <w:pPr>
        <w:pStyle w:val="a"/>
        <w:rPr>
          <w:rFonts w:hint="cs"/>
          <w:rtl/>
        </w:rPr>
      </w:pPr>
      <w:r>
        <w:rPr>
          <w:rFonts w:hint="cs"/>
          <w:rtl/>
        </w:rPr>
        <w:t>נתתי לך פה  שלושה מרכי</w:t>
      </w:r>
      <w:r>
        <w:rPr>
          <w:rFonts w:hint="cs"/>
          <w:rtl/>
        </w:rPr>
        <w:t xml:space="preserve">בים  לגבי אוכלוסייה שדווקא יקרה ללבך. אגף התקציבים, במסווה שמאפשר לשר החקלאות לקדם מטרה פוליטית, הרוויח שני דברים נוספים שיש בהם ממון וכסף גדול </w:t>
      </w:r>
      <w:r>
        <w:rPr>
          <w:rtl/>
        </w:rPr>
        <w:t>–</w:t>
      </w:r>
      <w:r>
        <w:rPr>
          <w:rFonts w:hint="cs"/>
          <w:rtl/>
        </w:rPr>
        <w:t xml:space="preserve"> גם בנושא העובדים וגם בנושא המים.  </w:t>
      </w:r>
    </w:p>
    <w:p w14:paraId="00BF71E9" w14:textId="77777777" w:rsidR="00000000" w:rsidRDefault="007C71EE">
      <w:pPr>
        <w:pStyle w:val="a"/>
        <w:rPr>
          <w:rFonts w:hint="cs"/>
          <w:rtl/>
        </w:rPr>
      </w:pPr>
    </w:p>
    <w:p w14:paraId="4B819CF5" w14:textId="77777777" w:rsidR="00000000" w:rsidRDefault="007C71EE">
      <w:pPr>
        <w:pStyle w:val="a"/>
        <w:rPr>
          <w:rFonts w:hint="cs"/>
          <w:rtl/>
        </w:rPr>
      </w:pPr>
      <w:r>
        <w:rPr>
          <w:rFonts w:hint="cs"/>
          <w:rtl/>
        </w:rPr>
        <w:t>יש לנו הזדמנות נוספת לתקן גם את הדבר הרביעי שאני רוצה לדבר עליו, ואני יודע</w:t>
      </w:r>
      <w:r>
        <w:rPr>
          <w:rFonts w:hint="cs"/>
          <w:rtl/>
        </w:rPr>
        <w:t xml:space="preserve"> שגם אתה  רגיש לו. </w:t>
      </w:r>
    </w:p>
    <w:p w14:paraId="466F4E61" w14:textId="77777777" w:rsidR="00000000" w:rsidRDefault="007C71EE">
      <w:pPr>
        <w:pStyle w:val="a"/>
        <w:rPr>
          <w:rFonts w:hint="cs"/>
          <w:rtl/>
        </w:rPr>
      </w:pPr>
    </w:p>
    <w:p w14:paraId="371EA958" w14:textId="77777777" w:rsidR="00000000" w:rsidRDefault="007C71EE">
      <w:pPr>
        <w:pStyle w:val="ad"/>
        <w:rPr>
          <w:rtl/>
        </w:rPr>
      </w:pPr>
      <w:r>
        <w:rPr>
          <w:rtl/>
        </w:rPr>
        <w:t>היו"ר אתי לבני:</w:t>
      </w:r>
    </w:p>
    <w:p w14:paraId="2E536119" w14:textId="77777777" w:rsidR="00000000" w:rsidRDefault="007C71EE">
      <w:pPr>
        <w:pStyle w:val="a"/>
        <w:rPr>
          <w:rtl/>
        </w:rPr>
      </w:pPr>
    </w:p>
    <w:p w14:paraId="4FC0C489" w14:textId="77777777" w:rsidR="00000000" w:rsidRDefault="007C71EE">
      <w:pPr>
        <w:pStyle w:val="a"/>
        <w:rPr>
          <w:rFonts w:hint="cs"/>
          <w:rtl/>
        </w:rPr>
      </w:pPr>
      <w:r>
        <w:rPr>
          <w:rFonts w:hint="cs"/>
          <w:rtl/>
        </w:rPr>
        <w:t xml:space="preserve">חבר הכנסת שמחון, הדבר הרביעי לפעם הבאה. </w:t>
      </w:r>
    </w:p>
    <w:p w14:paraId="3140AE69" w14:textId="77777777" w:rsidR="00000000" w:rsidRDefault="007C71EE">
      <w:pPr>
        <w:pStyle w:val="a"/>
        <w:rPr>
          <w:rFonts w:hint="cs"/>
          <w:rtl/>
        </w:rPr>
      </w:pPr>
    </w:p>
    <w:p w14:paraId="196FC88A" w14:textId="77777777" w:rsidR="00000000" w:rsidRDefault="007C71EE">
      <w:pPr>
        <w:pStyle w:val="SpeakerCon"/>
        <w:rPr>
          <w:rtl/>
        </w:rPr>
      </w:pPr>
      <w:bookmarkStart w:id="1441" w:name="FS000000461T27_05_2003_15_12_23C"/>
      <w:bookmarkEnd w:id="1441"/>
      <w:r>
        <w:rPr>
          <w:rtl/>
        </w:rPr>
        <w:t>שלום שמחון (העבודה-מימד):</w:t>
      </w:r>
    </w:p>
    <w:p w14:paraId="706D1A2A" w14:textId="77777777" w:rsidR="00000000" w:rsidRDefault="007C71EE">
      <w:pPr>
        <w:pStyle w:val="a"/>
        <w:rPr>
          <w:rtl/>
        </w:rPr>
      </w:pPr>
    </w:p>
    <w:p w14:paraId="2491BAC4" w14:textId="77777777" w:rsidR="00000000" w:rsidRDefault="007C71EE">
      <w:pPr>
        <w:pStyle w:val="a"/>
        <w:rPr>
          <w:rFonts w:hint="cs"/>
          <w:rtl/>
        </w:rPr>
      </w:pPr>
      <w:r>
        <w:rPr>
          <w:rFonts w:hint="cs"/>
          <w:rtl/>
        </w:rPr>
        <w:t xml:space="preserve">לא, בפעם הבאה יהיה פה שר אחר ונדבר אתו על משהו אחר. </w:t>
      </w:r>
    </w:p>
    <w:p w14:paraId="05B6AE46" w14:textId="77777777" w:rsidR="00000000" w:rsidRDefault="007C71EE">
      <w:pPr>
        <w:pStyle w:val="a"/>
        <w:rPr>
          <w:rFonts w:hint="cs"/>
          <w:rtl/>
        </w:rPr>
      </w:pPr>
    </w:p>
    <w:p w14:paraId="4C486854" w14:textId="77777777" w:rsidR="00000000" w:rsidRDefault="007C71EE">
      <w:pPr>
        <w:pStyle w:val="a"/>
        <w:rPr>
          <w:rFonts w:hint="cs"/>
          <w:rtl/>
        </w:rPr>
      </w:pPr>
      <w:r>
        <w:rPr>
          <w:rFonts w:hint="cs"/>
          <w:rtl/>
        </w:rPr>
        <w:t>הדבר האחרון נוגע ליישובי הערבה התיכונה. זו השערורייה  הכי גדולה. אני אומר את זה דווקא כמי שגר 1</w:t>
      </w:r>
      <w:r>
        <w:rPr>
          <w:rFonts w:hint="cs"/>
          <w:rtl/>
        </w:rPr>
        <w:t>,000 מטר מהגדר בגבול הצפון. ליישובי הערבה מגיעות הטבות במס יותר מאשר למי שגר ביישובי הצפון. כולנו שוכחים שהטבת המס היא לא הטבה של יישובי קו עימות, זו היתה תמיד הטבת מס  גיאוגרפית של ריחוק ממרכזי אוכלוסייה. מדובר בסך הכול בכמה מאות  משפחות יצרניות. אם אתה י</w:t>
      </w:r>
      <w:r>
        <w:rPr>
          <w:rFonts w:hint="cs"/>
          <w:rtl/>
        </w:rPr>
        <w:t>כול להציל משהו, זה להחזיר את הטבות המס ליישובי הערבה עוד לפני שאנחנו מגיעים להצביע פה. תאמין לי, יכולה להיות לך תרומה גדולה לכמה מאות משפחות שגרות בלב המדבר. זה דבר שאתה יכול לפתור אותו בקלי קלות, ללא קושי משמעותי, כי מגיע להם. אי-אפשר להשוות אותם לא ליישו</w:t>
      </w:r>
      <w:r>
        <w:rPr>
          <w:rFonts w:hint="cs"/>
          <w:rtl/>
        </w:rPr>
        <w:t xml:space="preserve">בים בגוש-קטיף ולא ליישובים ביהודה ושומרון, גם אם אני מעריך מאוד את ההתיישבות שם. זה דבר קטן מאוד שנוגע ל=400 משפחות בערך ב=10--12 יישובים, ואתה יכול לפתור אותו. </w:t>
      </w:r>
    </w:p>
    <w:p w14:paraId="10D74180" w14:textId="77777777" w:rsidR="00000000" w:rsidRDefault="007C71EE">
      <w:pPr>
        <w:pStyle w:val="a"/>
        <w:rPr>
          <w:rFonts w:hint="cs"/>
          <w:rtl/>
        </w:rPr>
      </w:pPr>
    </w:p>
    <w:p w14:paraId="2CF87CF4" w14:textId="77777777" w:rsidR="00000000" w:rsidRDefault="007C71EE">
      <w:pPr>
        <w:pStyle w:val="ac"/>
        <w:rPr>
          <w:rtl/>
        </w:rPr>
      </w:pPr>
      <w:r>
        <w:rPr>
          <w:rFonts w:hint="eastAsia"/>
          <w:rtl/>
        </w:rPr>
        <w:t>השר</w:t>
      </w:r>
      <w:r>
        <w:rPr>
          <w:rtl/>
        </w:rPr>
        <w:t xml:space="preserve"> גדעון עזרא:</w:t>
      </w:r>
    </w:p>
    <w:p w14:paraId="53DE71FC" w14:textId="77777777" w:rsidR="00000000" w:rsidRDefault="007C71EE">
      <w:pPr>
        <w:pStyle w:val="a"/>
        <w:rPr>
          <w:rFonts w:hint="cs"/>
          <w:rtl/>
        </w:rPr>
      </w:pPr>
    </w:p>
    <w:p w14:paraId="17C7A61E" w14:textId="77777777" w:rsidR="00000000" w:rsidRDefault="007C71EE">
      <w:pPr>
        <w:pStyle w:val="a"/>
        <w:ind w:left="719" w:firstLine="0"/>
        <w:rPr>
          <w:rFonts w:hint="cs"/>
          <w:rtl/>
        </w:rPr>
      </w:pPr>
      <w:r>
        <w:rPr>
          <w:rFonts w:hint="cs"/>
          <w:rtl/>
        </w:rPr>
        <w:t>- - - הבעיה של העובדים הזרים.</w:t>
      </w:r>
    </w:p>
    <w:p w14:paraId="613C9102" w14:textId="77777777" w:rsidR="00000000" w:rsidRDefault="007C71EE">
      <w:pPr>
        <w:pStyle w:val="a"/>
        <w:rPr>
          <w:rFonts w:hint="cs"/>
          <w:rtl/>
        </w:rPr>
      </w:pPr>
    </w:p>
    <w:p w14:paraId="6B93D7D6" w14:textId="77777777" w:rsidR="00000000" w:rsidRDefault="007C71EE">
      <w:pPr>
        <w:pStyle w:val="SpeakerCon"/>
        <w:rPr>
          <w:rtl/>
        </w:rPr>
      </w:pPr>
      <w:bookmarkStart w:id="1442" w:name="FS000000461T27_05_2003_15_17_10C"/>
      <w:bookmarkEnd w:id="1442"/>
      <w:r>
        <w:rPr>
          <w:rtl/>
        </w:rPr>
        <w:t>שלום שמחון (העבודה-מימד):</w:t>
      </w:r>
    </w:p>
    <w:p w14:paraId="21CC0BFA" w14:textId="77777777" w:rsidR="00000000" w:rsidRDefault="007C71EE">
      <w:pPr>
        <w:pStyle w:val="a"/>
        <w:rPr>
          <w:rtl/>
        </w:rPr>
      </w:pPr>
    </w:p>
    <w:p w14:paraId="2BF44A91" w14:textId="77777777" w:rsidR="00000000" w:rsidRDefault="007C71EE">
      <w:pPr>
        <w:pStyle w:val="a"/>
        <w:rPr>
          <w:rFonts w:hint="cs"/>
          <w:rtl/>
        </w:rPr>
      </w:pPr>
      <w:r>
        <w:rPr>
          <w:rFonts w:hint="cs"/>
          <w:rtl/>
        </w:rPr>
        <w:t>זו לא הבעיה היחידה</w:t>
      </w:r>
      <w:r>
        <w:rPr>
          <w:rFonts w:hint="cs"/>
          <w:rtl/>
        </w:rPr>
        <w:t>. גדעון, אני אומר שאתה יכול לפתור את הבעיה של הטבות המס. אני אומר לך  כחבר:  אתה יכול לפתור את זה, זה לא  מסובך, זה מגיע להם בזכות, כי אחרת לא יהיה מי שישב שם. תודה רבה.</w:t>
      </w:r>
    </w:p>
    <w:p w14:paraId="55DD60DC" w14:textId="77777777" w:rsidR="00000000" w:rsidRDefault="007C71EE">
      <w:pPr>
        <w:pStyle w:val="a"/>
        <w:rPr>
          <w:rFonts w:hint="cs"/>
          <w:rtl/>
        </w:rPr>
      </w:pPr>
    </w:p>
    <w:p w14:paraId="28D9BD00" w14:textId="77777777" w:rsidR="00000000" w:rsidRDefault="007C71EE">
      <w:pPr>
        <w:pStyle w:val="ad"/>
        <w:rPr>
          <w:rtl/>
        </w:rPr>
      </w:pPr>
      <w:r>
        <w:rPr>
          <w:rtl/>
        </w:rPr>
        <w:t>היו"ר אתי לבני:</w:t>
      </w:r>
    </w:p>
    <w:p w14:paraId="4434841D" w14:textId="77777777" w:rsidR="00000000" w:rsidRDefault="007C71EE">
      <w:pPr>
        <w:pStyle w:val="a"/>
        <w:rPr>
          <w:rtl/>
        </w:rPr>
      </w:pPr>
    </w:p>
    <w:p w14:paraId="2DBD2195" w14:textId="77777777" w:rsidR="00000000" w:rsidRDefault="007C71EE">
      <w:pPr>
        <w:pStyle w:val="a"/>
        <w:rPr>
          <w:rFonts w:hint="cs"/>
          <w:rtl/>
        </w:rPr>
      </w:pPr>
      <w:r>
        <w:rPr>
          <w:rFonts w:hint="cs"/>
          <w:rtl/>
        </w:rPr>
        <w:t xml:space="preserve">תודה רבה. עכשיו - חבר הכנסת דוד אזולאי, אחריו </w:t>
      </w:r>
      <w:r>
        <w:rPr>
          <w:rtl/>
        </w:rPr>
        <w:t>–</w:t>
      </w:r>
      <w:r>
        <w:rPr>
          <w:rFonts w:hint="cs"/>
          <w:rtl/>
        </w:rPr>
        <w:t xml:space="preserve"> חבר הכנסת יעקב ליצמן</w:t>
      </w:r>
      <w:r>
        <w:rPr>
          <w:rFonts w:hint="cs"/>
          <w:rtl/>
        </w:rPr>
        <w:t xml:space="preserve">, ואחריו </w:t>
      </w:r>
      <w:r>
        <w:rPr>
          <w:rtl/>
        </w:rPr>
        <w:t>–</w:t>
      </w:r>
      <w:r>
        <w:rPr>
          <w:rFonts w:hint="cs"/>
          <w:rtl/>
        </w:rPr>
        <w:t xml:space="preserve"> חבר הכנסת רומן ברונפמן. </w:t>
      </w:r>
    </w:p>
    <w:p w14:paraId="4BBE0AD3" w14:textId="77777777" w:rsidR="00000000" w:rsidRDefault="007C71EE">
      <w:pPr>
        <w:pStyle w:val="a"/>
        <w:rPr>
          <w:rFonts w:hint="cs"/>
          <w:rtl/>
        </w:rPr>
      </w:pPr>
    </w:p>
    <w:p w14:paraId="54B2153F" w14:textId="77777777" w:rsidR="00000000" w:rsidRDefault="007C71EE">
      <w:pPr>
        <w:pStyle w:val="Speaker"/>
        <w:rPr>
          <w:rtl/>
        </w:rPr>
      </w:pPr>
      <w:bookmarkStart w:id="1443" w:name="FS000000483T27_05_2003_15_19_15"/>
      <w:bookmarkEnd w:id="1443"/>
      <w:r>
        <w:rPr>
          <w:rFonts w:hint="eastAsia"/>
          <w:rtl/>
        </w:rPr>
        <w:t>דוד</w:t>
      </w:r>
      <w:r>
        <w:rPr>
          <w:rtl/>
        </w:rPr>
        <w:t xml:space="preserve"> אזולאי (ש"ס):</w:t>
      </w:r>
    </w:p>
    <w:p w14:paraId="4EE5EE7F" w14:textId="77777777" w:rsidR="00000000" w:rsidRDefault="007C71EE">
      <w:pPr>
        <w:pStyle w:val="a"/>
        <w:rPr>
          <w:rFonts w:hint="cs"/>
          <w:rtl/>
        </w:rPr>
      </w:pPr>
    </w:p>
    <w:p w14:paraId="65FB6B75" w14:textId="77777777" w:rsidR="00000000" w:rsidRDefault="007C71EE">
      <w:pPr>
        <w:pStyle w:val="a"/>
        <w:rPr>
          <w:rFonts w:hint="cs"/>
          <w:rtl/>
        </w:rPr>
      </w:pPr>
      <w:r>
        <w:rPr>
          <w:rFonts w:hint="cs"/>
          <w:rtl/>
        </w:rPr>
        <w:t xml:space="preserve">גברתי היושבת בראש, עמיתי חברי הכנסת, אני רוצה להתחיל בנושא שחברי מהצפון, חבר הכנסת שלום שמחון, דיבר עליו. דיברת על יישובי הערבה, ואני רוצה לדבר על היישוב עכו, עכו עירי. </w:t>
      </w:r>
    </w:p>
    <w:p w14:paraId="795641DD" w14:textId="77777777" w:rsidR="00000000" w:rsidRDefault="007C71EE">
      <w:pPr>
        <w:pStyle w:val="a"/>
        <w:rPr>
          <w:rFonts w:hint="cs"/>
          <w:rtl/>
        </w:rPr>
      </w:pPr>
    </w:p>
    <w:p w14:paraId="7D29BDBB" w14:textId="77777777" w:rsidR="00000000" w:rsidRDefault="007C71EE">
      <w:pPr>
        <w:pStyle w:val="a"/>
        <w:rPr>
          <w:rFonts w:hint="cs"/>
          <w:rtl/>
        </w:rPr>
      </w:pPr>
      <w:r>
        <w:rPr>
          <w:rFonts w:hint="cs"/>
          <w:rtl/>
        </w:rPr>
        <w:t xml:space="preserve">אני שמח שהשר גדעון עזרא נמצא </w:t>
      </w:r>
      <w:r>
        <w:rPr>
          <w:rFonts w:hint="cs"/>
          <w:rtl/>
        </w:rPr>
        <w:t>פה. אני יודע איזה קילומטרז</w:t>
      </w:r>
      <w:r>
        <w:rPr>
          <w:rtl/>
        </w:rPr>
        <w:t>’</w:t>
      </w:r>
      <w:r>
        <w:rPr>
          <w:rFonts w:hint="cs"/>
          <w:rtl/>
        </w:rPr>
        <w:t xml:space="preserve"> הוא עשה וכמה שעות עכו יש לו. אני גם יודע כמה קולות קיבלת בעכו בפריימריס, ואני גם יודע כמה עכו נתנה לליכוד, ולכן אני מרשה לעצמי לדבר. </w:t>
      </w:r>
    </w:p>
    <w:p w14:paraId="4560B847" w14:textId="77777777" w:rsidR="00000000" w:rsidRDefault="007C71EE">
      <w:pPr>
        <w:pStyle w:val="a"/>
        <w:rPr>
          <w:rFonts w:hint="cs"/>
          <w:rtl/>
        </w:rPr>
      </w:pPr>
    </w:p>
    <w:p w14:paraId="2A8A53AF" w14:textId="77777777" w:rsidR="00000000" w:rsidRDefault="007C71EE">
      <w:pPr>
        <w:pStyle w:val="a"/>
        <w:rPr>
          <w:rFonts w:hint="cs"/>
          <w:rtl/>
        </w:rPr>
      </w:pPr>
      <w:r>
        <w:rPr>
          <w:rFonts w:hint="cs"/>
          <w:rtl/>
        </w:rPr>
        <w:t xml:space="preserve">בקדנציה הקודמת היה קונסנזוס בין כל חברי הבית הזה, אופוזיציה וקואליציה כאחת, כשקרוב ל=80 חברי </w:t>
      </w:r>
      <w:r>
        <w:rPr>
          <w:rFonts w:hint="cs"/>
          <w:rtl/>
        </w:rPr>
        <w:t>כנסת הצביעו בעד חוק עכו. זה לא היה בגלל ראייה פוליטית אלא בגלל חשיבות העניין.  כולם הבינו שעכו היא עיר ייחודית, שיש לה בעיות משלה. הקרבה הגיאוגרפית לנהרייה, לכרמיאל ולקריות גרמה לכך שרבים מבני עכו נטשו את העיר לטובת יישובי הסביבה וכך הידלדלה במשך הזמן האוכ</w:t>
      </w:r>
      <w:r>
        <w:rPr>
          <w:rFonts w:hint="cs"/>
          <w:rtl/>
        </w:rPr>
        <w:t>לוסייה החזקה בעיר. כל תושב עשה חשבון פשוט, שבשביל 10 קילומטרים צפונה, בנהרייה, שווה לו לרכוש שם בית, ובפער שנוצר  מרכישת הדירה - הוא יקבל את הטבת המס, ולכן כדאי לו לגור בנהרייה או בכרמיאל ולא בעכו.   לשמחתי הרבה התאחדנו כאן כולנו, אופוזיציה וקואליציה וגם ה</w:t>
      </w:r>
      <w:r>
        <w:rPr>
          <w:rFonts w:hint="cs"/>
          <w:rtl/>
        </w:rPr>
        <w:t>ממשלה -  אף שלא הסכימו אבל לא היתה להם ברירה -  כולם הבינו את חשיבות העניין והעברנו הצעת חוק פרטית אך ורק לטובת תושבי עכו. הצעת החוק מעניקה להם הנחה במס בדיוק כמו לעיר שלומי.</w:t>
      </w:r>
    </w:p>
    <w:p w14:paraId="17B93CE3" w14:textId="77777777" w:rsidR="00000000" w:rsidRDefault="007C71EE">
      <w:pPr>
        <w:pStyle w:val="a"/>
        <w:rPr>
          <w:rFonts w:hint="cs"/>
          <w:rtl/>
        </w:rPr>
      </w:pPr>
    </w:p>
    <w:p w14:paraId="3861A1EA" w14:textId="77777777" w:rsidR="00000000" w:rsidRDefault="007C71EE">
      <w:pPr>
        <w:pStyle w:val="a"/>
        <w:rPr>
          <w:rFonts w:hint="cs"/>
          <w:rtl/>
        </w:rPr>
      </w:pPr>
      <w:r>
        <w:rPr>
          <w:rFonts w:hint="cs"/>
          <w:rtl/>
        </w:rPr>
        <w:t>ידידי השר גדעון עזרא,  חבריך בליכוד, הממשלה שאתה חבר בה, ברמיסה,  בלי לחשוב, באה</w:t>
      </w:r>
      <w:r>
        <w:rPr>
          <w:rFonts w:hint="cs"/>
          <w:rtl/>
        </w:rPr>
        <w:t xml:space="preserve"> בשיטת הסלאמי ומורידה כל פעם 1% ועוד 1%, עד שהגיעו ל=13% היום ועוד היד נטויה.  </w:t>
      </w:r>
    </w:p>
    <w:p w14:paraId="148D527F" w14:textId="77777777" w:rsidR="00000000" w:rsidRDefault="007C71EE">
      <w:pPr>
        <w:pStyle w:val="a"/>
        <w:rPr>
          <w:rFonts w:hint="cs"/>
          <w:rtl/>
        </w:rPr>
      </w:pPr>
    </w:p>
    <w:p w14:paraId="0CA2865D" w14:textId="77777777" w:rsidR="00000000" w:rsidRDefault="007C71EE">
      <w:pPr>
        <w:pStyle w:val="a"/>
        <w:rPr>
          <w:rFonts w:hint="cs"/>
          <w:rtl/>
        </w:rPr>
      </w:pPr>
      <w:r>
        <w:rPr>
          <w:rFonts w:hint="cs"/>
          <w:rtl/>
        </w:rPr>
        <w:t>אני  מניח שיבוא עוד שר אוצר אחר ויגיד: צריך להציל את המשק, המדינה במצב קשה, חייבים לקצץ. בינתיים לא ראינו שום תוצאה. שר האוצר  הקודם, סילבן שלום, הגיש כאן שתי תוכניות כלכליות,</w:t>
      </w:r>
      <w:r>
        <w:rPr>
          <w:rFonts w:hint="cs"/>
          <w:rtl/>
        </w:rPr>
        <w:t xml:space="preserve">  הבטיח לנו הרים וגבעות, והנה או-טו-טו אנחנו מגיעים  לתוכנית השלישית, וגם עכשיו יש שמועות שאומרות  שלא בטוח שהתוכנית השלישית כפי שהיא נראית תיתן את הפתרונות הנדרשים וכנראה בזמן הקרוב אנחנו צפויים לעוד תוכנית כלכלית אחת שנערי האוצר יכינו לביבי ויביאו לנו לכ</w:t>
      </w:r>
      <w:r>
        <w:rPr>
          <w:rFonts w:hint="cs"/>
          <w:rtl/>
        </w:rPr>
        <w:t>אן.</w:t>
      </w:r>
    </w:p>
    <w:p w14:paraId="5209686A" w14:textId="77777777" w:rsidR="00000000" w:rsidRDefault="007C71EE">
      <w:pPr>
        <w:pStyle w:val="a"/>
        <w:rPr>
          <w:rFonts w:hint="cs"/>
          <w:rtl/>
        </w:rPr>
      </w:pPr>
    </w:p>
    <w:p w14:paraId="4DF7810D" w14:textId="77777777" w:rsidR="00000000" w:rsidRDefault="007C71EE">
      <w:pPr>
        <w:pStyle w:val="ac"/>
        <w:rPr>
          <w:rtl/>
        </w:rPr>
      </w:pPr>
      <w:r>
        <w:rPr>
          <w:rFonts w:hint="eastAsia"/>
          <w:rtl/>
        </w:rPr>
        <w:t>השר</w:t>
      </w:r>
      <w:r>
        <w:rPr>
          <w:rtl/>
        </w:rPr>
        <w:t xml:space="preserve"> גדעון עזרא:</w:t>
      </w:r>
    </w:p>
    <w:p w14:paraId="2B1EA1B2" w14:textId="77777777" w:rsidR="00000000" w:rsidRDefault="007C71EE">
      <w:pPr>
        <w:pStyle w:val="a"/>
        <w:rPr>
          <w:rFonts w:hint="cs"/>
          <w:rtl/>
        </w:rPr>
      </w:pPr>
    </w:p>
    <w:p w14:paraId="512DF890" w14:textId="77777777" w:rsidR="00000000" w:rsidRDefault="007C71EE">
      <w:pPr>
        <w:pStyle w:val="a"/>
        <w:rPr>
          <w:rFonts w:hint="cs"/>
          <w:rtl/>
        </w:rPr>
      </w:pPr>
      <w:r>
        <w:rPr>
          <w:rFonts w:hint="cs"/>
          <w:rtl/>
        </w:rPr>
        <w:t>בעקבות החלטה של הכנסת. אז מה קרה - - -</w:t>
      </w:r>
    </w:p>
    <w:p w14:paraId="6BA5906A" w14:textId="77777777" w:rsidR="00000000" w:rsidRDefault="007C71EE">
      <w:pPr>
        <w:pStyle w:val="a"/>
        <w:rPr>
          <w:rFonts w:hint="cs"/>
          <w:rtl/>
        </w:rPr>
      </w:pPr>
    </w:p>
    <w:p w14:paraId="49A2261F" w14:textId="77777777" w:rsidR="00000000" w:rsidRDefault="007C71EE">
      <w:pPr>
        <w:pStyle w:val="SpeakerCon"/>
        <w:rPr>
          <w:rtl/>
        </w:rPr>
      </w:pPr>
      <w:bookmarkStart w:id="1444" w:name="FS000000483T27_05_2003_15_29_31C"/>
      <w:bookmarkEnd w:id="1444"/>
      <w:r>
        <w:rPr>
          <w:rtl/>
        </w:rPr>
        <w:t>דוד אזולאי (ש"ס):</w:t>
      </w:r>
    </w:p>
    <w:p w14:paraId="6C9D5797" w14:textId="77777777" w:rsidR="00000000" w:rsidRDefault="007C71EE">
      <w:pPr>
        <w:pStyle w:val="a"/>
        <w:rPr>
          <w:rtl/>
        </w:rPr>
      </w:pPr>
    </w:p>
    <w:p w14:paraId="6B361E02" w14:textId="77777777" w:rsidR="00000000" w:rsidRDefault="007C71EE">
      <w:pPr>
        <w:pStyle w:val="a"/>
        <w:rPr>
          <w:rFonts w:hint="cs"/>
          <w:rtl/>
        </w:rPr>
      </w:pPr>
      <w:r>
        <w:rPr>
          <w:rFonts w:hint="cs"/>
          <w:rtl/>
        </w:rPr>
        <w:t xml:space="preserve">אדוני השר,  יכול להיות שכן, אבל למה אתה רואה רק את חצי הכוס הריקה, תראה גם את חצי הכוס המלאה. אגיד לך, הגיעו לעכו משפחות מבוססות שהיתה להן כוונה לנטוש את העיר </w:t>
      </w:r>
      <w:r>
        <w:rPr>
          <w:rtl/>
        </w:rPr>
        <w:t>–</w:t>
      </w:r>
      <w:r>
        <w:rPr>
          <w:rFonts w:hint="cs"/>
          <w:rtl/>
        </w:rPr>
        <w:t xml:space="preserve"> אתה יודע למי א</w:t>
      </w:r>
      <w:r>
        <w:rPr>
          <w:rFonts w:hint="cs"/>
          <w:rtl/>
        </w:rPr>
        <w:t xml:space="preserve">ני מתכוון -  אבל הן לא נטשו את העיר בגלל אותה הטבה זעומה של 15%. </w:t>
      </w:r>
    </w:p>
    <w:p w14:paraId="162A3122" w14:textId="77777777" w:rsidR="00000000" w:rsidRDefault="007C71EE">
      <w:pPr>
        <w:pStyle w:val="a"/>
        <w:rPr>
          <w:rFonts w:hint="cs"/>
          <w:rtl/>
        </w:rPr>
      </w:pPr>
    </w:p>
    <w:p w14:paraId="6BABA94F" w14:textId="77777777" w:rsidR="00000000" w:rsidRDefault="007C71EE">
      <w:pPr>
        <w:pStyle w:val="a"/>
        <w:rPr>
          <w:rFonts w:hint="cs"/>
          <w:rtl/>
        </w:rPr>
      </w:pPr>
      <w:r>
        <w:rPr>
          <w:rFonts w:hint="cs"/>
          <w:rtl/>
        </w:rPr>
        <w:t>גדעון, אני פונה אליך ומבקש ממך. עדיין לא מאוחר. הגשתי הסתייגות בעניין הזה -  אפשר לתקן. מה עשו הפעם? בשלב הראשון אמרו שמבטלים את החוק הזה, אין חוק שנקרא חוק עכו, זה נגמר.  אבל מה?  אמרו:  ב</w:t>
      </w:r>
      <w:r>
        <w:rPr>
          <w:rFonts w:hint="cs"/>
          <w:rtl/>
        </w:rPr>
        <w:t>מקום להצמיד את עכו לשלומי, לקחו שלושה יישובים במדינת ישראל -  נתיבות, שדרות ועכו -  ונתנו להם הטבה של 13% אבל לא עם אותה תקרה שנתנו ליישובי קו העימות. להם נתנו הנחה במס של 197,000 שקל, שנתי. לעכו, לנתיבות ולשדרות נתנו 132,000 שקל. זה בא להגיד, שאותה שכבת ב</w:t>
      </w:r>
      <w:r>
        <w:rPr>
          <w:rFonts w:hint="cs"/>
          <w:rtl/>
        </w:rPr>
        <w:t xml:space="preserve">יניים שרוצה להשתקע ולחיות בעכו, כבר לא כדאי לה.  בשביל מה?  הוא  ייסע 10 קילומטרים לנהרייה, יקבל את ההטבה ושלום על ישראל. </w:t>
      </w:r>
    </w:p>
    <w:p w14:paraId="338B323D" w14:textId="77777777" w:rsidR="00000000" w:rsidRDefault="007C71EE">
      <w:pPr>
        <w:pStyle w:val="a"/>
        <w:rPr>
          <w:rFonts w:hint="cs"/>
          <w:rtl/>
        </w:rPr>
      </w:pPr>
    </w:p>
    <w:p w14:paraId="7E130F6B" w14:textId="77777777" w:rsidR="00000000" w:rsidRDefault="007C71EE">
      <w:pPr>
        <w:pStyle w:val="a"/>
        <w:rPr>
          <w:rFonts w:hint="cs"/>
          <w:rtl/>
        </w:rPr>
      </w:pPr>
      <w:r>
        <w:rPr>
          <w:rFonts w:hint="cs"/>
          <w:rtl/>
        </w:rPr>
        <w:t xml:space="preserve">רק כדי לסבר את אוזנך,  אדוני השר, עכו נתנה לליכוד 7,988 קולות, כמעט 40% מכלל המצביעים. אני אומר לתושבי עכו, שהם מטורפים שנתנו כל כך </w:t>
      </w:r>
      <w:r>
        <w:rPr>
          <w:rFonts w:hint="cs"/>
          <w:rtl/>
        </w:rPr>
        <w:t xml:space="preserve">הרבה קולות לליכוד. מה עשה הליכוד למען עכו? אני אגיד לכם מה עשה הליכוד למען עכו. דבר אחד הוא עשה. אריק שרון במערכת הבחירות ביקר שם שלוש פעמים, ואמר שהוא יושב-ראש ועדת שרים לענייני עכו. שום דבר לא קרה, שום דבר לא נעשה, לצערי הרב. כלום. </w:t>
      </w:r>
    </w:p>
    <w:p w14:paraId="3C438417" w14:textId="77777777" w:rsidR="00000000" w:rsidRDefault="007C71EE">
      <w:pPr>
        <w:pStyle w:val="a"/>
        <w:rPr>
          <w:rFonts w:hint="cs"/>
          <w:rtl/>
        </w:rPr>
      </w:pPr>
    </w:p>
    <w:p w14:paraId="052F48E4" w14:textId="77777777" w:rsidR="00000000" w:rsidRDefault="007C71EE">
      <w:pPr>
        <w:pStyle w:val="ac"/>
        <w:rPr>
          <w:rtl/>
        </w:rPr>
      </w:pPr>
      <w:r>
        <w:rPr>
          <w:rFonts w:hint="eastAsia"/>
          <w:rtl/>
        </w:rPr>
        <w:t>השר</w:t>
      </w:r>
      <w:r>
        <w:rPr>
          <w:rtl/>
        </w:rPr>
        <w:t xml:space="preserve"> גדעון עזרא:</w:t>
      </w:r>
    </w:p>
    <w:p w14:paraId="020C00D7" w14:textId="77777777" w:rsidR="00000000" w:rsidRDefault="007C71EE">
      <w:pPr>
        <w:pStyle w:val="a"/>
        <w:rPr>
          <w:rFonts w:hint="cs"/>
          <w:rtl/>
        </w:rPr>
      </w:pPr>
    </w:p>
    <w:p w14:paraId="2188D973" w14:textId="77777777" w:rsidR="00000000" w:rsidRDefault="007C71EE">
      <w:pPr>
        <w:pStyle w:val="a"/>
        <w:rPr>
          <w:rFonts w:hint="cs"/>
          <w:rtl/>
        </w:rPr>
      </w:pPr>
      <w:r>
        <w:rPr>
          <w:rFonts w:hint="cs"/>
          <w:rtl/>
        </w:rPr>
        <w:t>המש</w:t>
      </w:r>
      <w:r>
        <w:rPr>
          <w:rFonts w:hint="cs"/>
          <w:rtl/>
        </w:rPr>
        <w:t xml:space="preserve">טרה הגבירה את כוחותיה. </w:t>
      </w:r>
    </w:p>
    <w:p w14:paraId="1A0AE41A" w14:textId="77777777" w:rsidR="00000000" w:rsidRDefault="007C71EE">
      <w:pPr>
        <w:pStyle w:val="a"/>
        <w:rPr>
          <w:rFonts w:hint="cs"/>
          <w:rtl/>
        </w:rPr>
      </w:pPr>
    </w:p>
    <w:p w14:paraId="2EDD8353" w14:textId="77777777" w:rsidR="00000000" w:rsidRDefault="007C71EE">
      <w:pPr>
        <w:pStyle w:val="SpeakerCon"/>
        <w:rPr>
          <w:rtl/>
        </w:rPr>
      </w:pPr>
      <w:bookmarkStart w:id="1445" w:name="FS000000483T27_05_2003_18_01_40"/>
      <w:bookmarkStart w:id="1446" w:name="FS000000483T27_05_2003_18_01_41C"/>
      <w:bookmarkEnd w:id="1445"/>
      <w:bookmarkEnd w:id="1446"/>
      <w:r>
        <w:rPr>
          <w:rtl/>
        </w:rPr>
        <w:t>דוד אזולאי (ש"ס):</w:t>
      </w:r>
    </w:p>
    <w:p w14:paraId="0303E4BE" w14:textId="77777777" w:rsidR="00000000" w:rsidRDefault="007C71EE">
      <w:pPr>
        <w:pStyle w:val="a"/>
        <w:rPr>
          <w:rtl/>
        </w:rPr>
      </w:pPr>
    </w:p>
    <w:p w14:paraId="476AFB7B" w14:textId="77777777" w:rsidR="00000000" w:rsidRDefault="007C71EE">
      <w:pPr>
        <w:pStyle w:val="a"/>
        <w:rPr>
          <w:rFonts w:hint="cs"/>
          <w:rtl/>
        </w:rPr>
      </w:pPr>
      <w:bookmarkStart w:id="1447" w:name="FS000000483T27_05_2003_15_22_39"/>
      <w:bookmarkEnd w:id="1447"/>
      <w:r>
        <w:rPr>
          <w:rFonts w:hint="cs"/>
          <w:rtl/>
        </w:rPr>
        <w:t xml:space="preserve">המשטרה הגבירה את כוחותיה, אבל אם אתה כבר מדבר על זה, אני אומר לך שגם הורידו שם כמה תקנים. אחרי שאתה עזבת, גם זה כבר איננו, וזה גם יגיע לדיון בבית הזה. </w:t>
      </w:r>
    </w:p>
    <w:p w14:paraId="6E3E68D6" w14:textId="77777777" w:rsidR="00000000" w:rsidRDefault="007C71EE">
      <w:pPr>
        <w:pStyle w:val="a"/>
        <w:rPr>
          <w:rFonts w:hint="cs"/>
          <w:rtl/>
        </w:rPr>
      </w:pPr>
    </w:p>
    <w:p w14:paraId="6B48D1B3" w14:textId="77777777" w:rsidR="00000000" w:rsidRDefault="007C71EE">
      <w:pPr>
        <w:pStyle w:val="a"/>
        <w:rPr>
          <w:rFonts w:hint="cs"/>
          <w:rtl/>
        </w:rPr>
      </w:pPr>
      <w:r>
        <w:rPr>
          <w:rFonts w:hint="cs"/>
          <w:rtl/>
        </w:rPr>
        <w:t>אני אומר לך, ידידי השר גדעון עזרא, כל הנושא הזה של הכנסת כל</w:t>
      </w:r>
      <w:r>
        <w:rPr>
          <w:rFonts w:hint="cs"/>
          <w:rtl/>
        </w:rPr>
        <w:t xml:space="preserve"> דבר לחקיקה באמצעות הרוב הדורס לא ישיג את המטרה. אולי תשיגו את המטרה באופן זמני, אבל לטווח רחוק זה הפסד, מפני שלא יעלה על הדעת לקחת גם הסכמים קיבוציים, שבעמל של שנים הציבור למד להכיר ולדעת שהסכם זה הסכם וצריך לכבד אותו, ולבוא באמצעות חקיקה היום ולהגיד לנו,</w:t>
      </w:r>
      <w:r>
        <w:rPr>
          <w:rFonts w:hint="cs"/>
          <w:rtl/>
        </w:rPr>
        <w:t xml:space="preserve"> שאין הסכמים קיבוציים ושמבטלים אותם באמצעות החוק והרוב הדורס. </w:t>
      </w:r>
    </w:p>
    <w:p w14:paraId="63A1B8E3" w14:textId="77777777" w:rsidR="00000000" w:rsidRDefault="007C71EE">
      <w:pPr>
        <w:pStyle w:val="a"/>
        <w:rPr>
          <w:rFonts w:hint="cs"/>
          <w:rtl/>
        </w:rPr>
      </w:pPr>
    </w:p>
    <w:p w14:paraId="4E3EB5DB" w14:textId="77777777" w:rsidR="00000000" w:rsidRDefault="007C71EE">
      <w:pPr>
        <w:pStyle w:val="a"/>
        <w:rPr>
          <w:rFonts w:hint="cs"/>
          <w:rtl/>
        </w:rPr>
      </w:pPr>
      <w:r>
        <w:rPr>
          <w:rFonts w:hint="cs"/>
          <w:rtl/>
        </w:rPr>
        <w:t>היום הפגינו אלפים פה, אלפים, על נושא הפנסיה. הייתי מצפה שאחד משרי הממשלה יבוא ויעמוד ויביט לאותם אנשים בעיניים וידבר אליהם וישכנע אותם שהם צודקים ולא ההסתדרות צודקת. יושבים בחדרים ממוזגים, כשה</w:t>
      </w:r>
      <w:r>
        <w:rPr>
          <w:rFonts w:hint="cs"/>
          <w:rtl/>
        </w:rPr>
        <w:t xml:space="preserve">אנשים שם נשרפים בשמש, עם כובעים לראשיהם, ואת אף אחד זה לא מעניין. למה? מפני שאתם פוחדים לעמוד חזיתית מול הציבור. אין לכם האומץ הזה, אתם לא מסוגלים לזה. </w:t>
      </w:r>
    </w:p>
    <w:p w14:paraId="56D360C8" w14:textId="77777777" w:rsidR="00000000" w:rsidRDefault="007C71EE">
      <w:pPr>
        <w:pStyle w:val="a"/>
        <w:rPr>
          <w:rFonts w:hint="cs"/>
          <w:rtl/>
        </w:rPr>
      </w:pPr>
    </w:p>
    <w:p w14:paraId="0634CAC7" w14:textId="77777777" w:rsidR="00000000" w:rsidRDefault="007C71EE">
      <w:pPr>
        <w:pStyle w:val="a"/>
        <w:rPr>
          <w:rFonts w:hint="cs"/>
          <w:rtl/>
        </w:rPr>
      </w:pPr>
      <w:r>
        <w:rPr>
          <w:rFonts w:hint="cs"/>
          <w:rtl/>
        </w:rPr>
        <w:t xml:space="preserve">אני מאוד מקווה, השר גדעון עזרא, ידידי, ואני גם מבקש </w:t>
      </w:r>
      <w:r>
        <w:rPr>
          <w:rtl/>
        </w:rPr>
        <w:t>–</w:t>
      </w:r>
      <w:r>
        <w:rPr>
          <w:rFonts w:hint="cs"/>
          <w:rtl/>
        </w:rPr>
        <w:t xml:space="preserve"> נותרו לנו בערך 24 שעות עד תחילת ההצבעות על ההסתי</w:t>
      </w:r>
      <w:r>
        <w:rPr>
          <w:rFonts w:hint="cs"/>
          <w:rtl/>
        </w:rPr>
        <w:t>יגויות. אני מקווה שאתה תיזום מהלך, שיחזירו לעכו את ההטבה במס, כפי שהיתה לה,  ולא יבטלו את החוק. אם לא, אני מצפה שלפחות אתה תתמוך בהסתייגות שלי, כדי שאני אוכל להגיד לתושבי עכו: טוב עשיתם שהצבעתם למען אנשי הליכוד.</w:t>
      </w:r>
    </w:p>
    <w:p w14:paraId="3253D9E8" w14:textId="77777777" w:rsidR="00000000" w:rsidRDefault="007C71EE">
      <w:pPr>
        <w:pStyle w:val="a"/>
        <w:rPr>
          <w:rFonts w:hint="cs"/>
          <w:rtl/>
        </w:rPr>
      </w:pPr>
    </w:p>
    <w:p w14:paraId="55DB7A2A" w14:textId="77777777" w:rsidR="00000000" w:rsidRDefault="007C71EE">
      <w:pPr>
        <w:pStyle w:val="a"/>
        <w:rPr>
          <w:rFonts w:hint="cs"/>
          <w:rtl/>
        </w:rPr>
      </w:pPr>
      <w:r>
        <w:rPr>
          <w:rFonts w:hint="cs"/>
          <w:rtl/>
        </w:rPr>
        <w:t>נושא נוסף שאני רוצה לדבר עליו, וגם הוא משות</w:t>
      </w:r>
      <w:r>
        <w:rPr>
          <w:rFonts w:hint="cs"/>
          <w:rtl/>
        </w:rPr>
        <w:t>ף לך ולי, הוא נושא הדרוזים, הדרוזים במדינת ישראל. בתפקידי הקודם כסגן שר הפנים פעלתי רבות בעניין. אתה יודע, לא אחת נפגשנו בצמתים, כשאתה עזבת יישוב, נכנסתי אחריך, אתה אחרי. שנינו מכירים ומוקירים את העדה הזאת. שר הפנים הקודם, הרב אלי ישי, באמת עשה רבות בעניין</w:t>
      </w:r>
      <w:r>
        <w:rPr>
          <w:rFonts w:hint="cs"/>
          <w:rtl/>
        </w:rPr>
        <w:t xml:space="preserve"> הזה, על מנת שפעם אחת ולתמיד יימצא פתרון למצוקה ביישובים הדרוזיים, ועשינו. לא רק דיברנו, עשינו. </w:t>
      </w:r>
    </w:p>
    <w:p w14:paraId="5FEA71C6" w14:textId="77777777" w:rsidR="00000000" w:rsidRDefault="007C71EE">
      <w:pPr>
        <w:pStyle w:val="a"/>
        <w:rPr>
          <w:rFonts w:hint="cs"/>
          <w:rtl/>
        </w:rPr>
      </w:pPr>
    </w:p>
    <w:p w14:paraId="401BB4F0" w14:textId="77777777" w:rsidR="00000000" w:rsidRDefault="007C71EE">
      <w:pPr>
        <w:pStyle w:val="a"/>
        <w:rPr>
          <w:rFonts w:hint="cs"/>
          <w:rtl/>
        </w:rPr>
      </w:pPr>
      <w:r>
        <w:rPr>
          <w:rFonts w:hint="cs"/>
          <w:rtl/>
        </w:rPr>
        <w:t>ישבתי אתם שעות. קיבלנו תקציב מיוחד, הכינו תוכניות הבראה, השקעתי עם ראשי הרשויות ימים ולילות, הרגענו את האווירה כדי להביא אותם למצב של איזון, ואני, עבדכם הנאמן</w:t>
      </w:r>
      <w:r>
        <w:rPr>
          <w:rFonts w:hint="cs"/>
          <w:rtl/>
        </w:rPr>
        <w:t>, בתפקידי כסגן שר הפנים, ישבתי אתם, והגענו לתוכניות הבראה מאוד מאוד קשות. וראשי הרשויות הדרוזיות, שנמצאים כרגע באוהל המחאה, הסכימו להתייעל, לחתוך בבשר החי, לצמצם, לפטר, כשאתה יודע שהמעסיק היחיד ביישוב הדרוזי הוא המועצה המקומית. ולמרות הכול, התייעלו ועשו את</w:t>
      </w:r>
      <w:r>
        <w:rPr>
          <w:rFonts w:hint="cs"/>
          <w:rtl/>
        </w:rPr>
        <w:t xml:space="preserve"> כל מה שנדרש מהם, והגענו לתוצאה הסופית. </w:t>
      </w:r>
    </w:p>
    <w:p w14:paraId="01F92645" w14:textId="77777777" w:rsidR="00000000" w:rsidRDefault="007C71EE">
      <w:pPr>
        <w:pStyle w:val="a"/>
        <w:rPr>
          <w:rFonts w:hint="cs"/>
          <w:rtl/>
        </w:rPr>
      </w:pPr>
    </w:p>
    <w:p w14:paraId="4E3DD8B1" w14:textId="77777777" w:rsidR="00000000" w:rsidRDefault="007C71EE">
      <w:pPr>
        <w:pStyle w:val="a"/>
        <w:rPr>
          <w:rFonts w:hint="cs"/>
          <w:rtl/>
        </w:rPr>
      </w:pPr>
      <w:r>
        <w:rPr>
          <w:rFonts w:hint="cs"/>
          <w:rtl/>
        </w:rPr>
        <w:t>המנכ"ל המפוטר אביגדור יצחקי - אני  מברך אותו על כך שהוא התפטר. זאת כנראה ברכה לעם ישראל שהאיש הזה בחוץ, כי תרומה גדולה הוא לא הביא, לא רק לעם ישראל, כנראה גם לאריק שרון, ולכן הוא שילח אותו הביתה. אותו אביגדור יצחקי</w:t>
      </w:r>
      <w:r>
        <w:rPr>
          <w:rFonts w:hint="cs"/>
          <w:rtl/>
        </w:rPr>
        <w:t xml:space="preserve"> </w:t>
      </w:r>
      <w:r>
        <w:rPr>
          <w:rtl/>
        </w:rPr>
        <w:t>–</w:t>
      </w:r>
      <w:r>
        <w:rPr>
          <w:rFonts w:hint="cs"/>
          <w:rtl/>
        </w:rPr>
        <w:t xml:space="preserve"> ישבנו אתו וסיכמנו אתו. </w:t>
      </w:r>
    </w:p>
    <w:p w14:paraId="35AEDDEA" w14:textId="77777777" w:rsidR="00000000" w:rsidRDefault="007C71EE">
      <w:pPr>
        <w:pStyle w:val="a"/>
        <w:rPr>
          <w:rFonts w:hint="cs"/>
          <w:rtl/>
        </w:rPr>
      </w:pPr>
    </w:p>
    <w:p w14:paraId="10841BCC" w14:textId="77777777" w:rsidR="00000000" w:rsidRDefault="007C71EE">
      <w:pPr>
        <w:pStyle w:val="ac"/>
        <w:rPr>
          <w:rtl/>
        </w:rPr>
      </w:pPr>
      <w:r>
        <w:rPr>
          <w:rFonts w:hint="eastAsia"/>
          <w:rtl/>
        </w:rPr>
        <w:t>יעקב</w:t>
      </w:r>
      <w:r>
        <w:rPr>
          <w:rtl/>
        </w:rPr>
        <w:t xml:space="preserve"> ליצמן (יהדות התורה):</w:t>
      </w:r>
    </w:p>
    <w:p w14:paraId="372B2705" w14:textId="77777777" w:rsidR="00000000" w:rsidRDefault="007C71EE">
      <w:pPr>
        <w:pStyle w:val="a"/>
        <w:rPr>
          <w:rFonts w:hint="cs"/>
          <w:rtl/>
        </w:rPr>
      </w:pPr>
    </w:p>
    <w:p w14:paraId="0D84B05A" w14:textId="77777777" w:rsidR="00000000" w:rsidRDefault="007C71EE">
      <w:pPr>
        <w:pStyle w:val="a"/>
        <w:rPr>
          <w:rFonts w:hint="cs"/>
          <w:rtl/>
        </w:rPr>
      </w:pPr>
      <w:r>
        <w:rPr>
          <w:rFonts w:hint="cs"/>
          <w:rtl/>
        </w:rPr>
        <w:t xml:space="preserve">לא צריך לדבר על מישהו שלא נמצא פה. </w:t>
      </w:r>
    </w:p>
    <w:p w14:paraId="366E35C0" w14:textId="77777777" w:rsidR="00000000" w:rsidRDefault="007C71EE">
      <w:pPr>
        <w:pStyle w:val="a"/>
        <w:rPr>
          <w:rFonts w:hint="cs"/>
          <w:rtl/>
        </w:rPr>
      </w:pPr>
    </w:p>
    <w:p w14:paraId="3D10E469" w14:textId="77777777" w:rsidR="00000000" w:rsidRDefault="007C71EE">
      <w:pPr>
        <w:pStyle w:val="SpeakerCon"/>
        <w:rPr>
          <w:rtl/>
        </w:rPr>
      </w:pPr>
      <w:bookmarkStart w:id="1448" w:name="FS000000483T27_05_2003_15_29_56C"/>
      <w:bookmarkEnd w:id="1448"/>
      <w:r>
        <w:rPr>
          <w:rtl/>
        </w:rPr>
        <w:t>דוד אזולאי (ש"ס):</w:t>
      </w:r>
    </w:p>
    <w:p w14:paraId="4C176BEE" w14:textId="77777777" w:rsidR="00000000" w:rsidRDefault="007C71EE">
      <w:pPr>
        <w:pStyle w:val="a"/>
        <w:rPr>
          <w:rtl/>
        </w:rPr>
      </w:pPr>
    </w:p>
    <w:p w14:paraId="399476DB" w14:textId="77777777" w:rsidR="00000000" w:rsidRDefault="007C71EE">
      <w:pPr>
        <w:pStyle w:val="a"/>
        <w:rPr>
          <w:rFonts w:hint="cs"/>
          <w:rtl/>
        </w:rPr>
      </w:pPr>
      <w:r>
        <w:rPr>
          <w:rFonts w:hint="cs"/>
          <w:rtl/>
        </w:rPr>
        <w:t xml:space="preserve">זה נכון, אני חוזר בי, אבל איך אומרים? זה ישב לי על הלב הרבה זמן, אז ניצלתי את ההזדמנות להגיד את זה. אם תרצה, אני אספר לך בהזדמנות כמה דברים. </w:t>
      </w:r>
    </w:p>
    <w:p w14:paraId="0FA090E5" w14:textId="77777777" w:rsidR="00000000" w:rsidRDefault="007C71EE">
      <w:pPr>
        <w:pStyle w:val="a"/>
        <w:rPr>
          <w:rFonts w:hint="cs"/>
          <w:rtl/>
        </w:rPr>
      </w:pPr>
    </w:p>
    <w:p w14:paraId="1DE352CC" w14:textId="77777777" w:rsidR="00000000" w:rsidRDefault="007C71EE">
      <w:pPr>
        <w:pStyle w:val="a"/>
        <w:rPr>
          <w:rFonts w:hint="cs"/>
          <w:rtl/>
        </w:rPr>
      </w:pPr>
      <w:r>
        <w:rPr>
          <w:rFonts w:hint="cs"/>
          <w:rtl/>
        </w:rPr>
        <w:t>בכ</w:t>
      </w:r>
      <w:r>
        <w:rPr>
          <w:rFonts w:hint="cs"/>
          <w:rtl/>
        </w:rPr>
        <w:t xml:space="preserve">ל אופן, ישבנו עם אביגדור יצחקי וסיכמנו עם הדרוזים, והגענו  לתוצאה הסופית, שתמורת כ=40 מיליון שקל נאזן את היישובים הדרוזיים וניכנס לתקופה חדשה. אבל מה לעשות? לצערנו הרב, באו הבחירות, ניתקו את הכול באמצע, ואנחנו שוב כרגע במצב של חזרה לאחור. </w:t>
      </w:r>
    </w:p>
    <w:p w14:paraId="34EC1907" w14:textId="77777777" w:rsidR="00000000" w:rsidRDefault="007C71EE">
      <w:pPr>
        <w:pStyle w:val="a"/>
        <w:rPr>
          <w:rFonts w:hint="cs"/>
          <w:rtl/>
        </w:rPr>
      </w:pPr>
    </w:p>
    <w:p w14:paraId="6088EEDE" w14:textId="77777777" w:rsidR="00000000" w:rsidRDefault="007C71EE">
      <w:pPr>
        <w:pStyle w:val="a"/>
        <w:rPr>
          <w:rFonts w:hint="cs"/>
          <w:rtl/>
        </w:rPr>
      </w:pPr>
      <w:r>
        <w:rPr>
          <w:rFonts w:hint="cs"/>
          <w:rtl/>
        </w:rPr>
        <w:t>רק אביא לפניך ד</w:t>
      </w:r>
      <w:r>
        <w:rPr>
          <w:rFonts w:hint="cs"/>
          <w:rtl/>
        </w:rPr>
        <w:t xml:space="preserve">וגמה, כשהדרוזים מדברים על שוויון, למה הם מתכוונים. לקחתי פה את מע'אר מול בית-שאן. </w:t>
      </w:r>
    </w:p>
    <w:p w14:paraId="0040A5E0" w14:textId="77777777" w:rsidR="00000000" w:rsidRDefault="007C71EE">
      <w:pPr>
        <w:pStyle w:val="a"/>
        <w:rPr>
          <w:rFonts w:hint="cs"/>
          <w:rtl/>
        </w:rPr>
      </w:pPr>
    </w:p>
    <w:p w14:paraId="4B283314" w14:textId="77777777" w:rsidR="00000000" w:rsidRDefault="007C71EE">
      <w:pPr>
        <w:pStyle w:val="ad"/>
        <w:rPr>
          <w:rtl/>
        </w:rPr>
      </w:pPr>
      <w:r>
        <w:rPr>
          <w:rtl/>
        </w:rPr>
        <w:t>היו"ר אתי לבני:</w:t>
      </w:r>
    </w:p>
    <w:p w14:paraId="603C62A7" w14:textId="77777777" w:rsidR="00000000" w:rsidRDefault="007C71EE">
      <w:pPr>
        <w:pStyle w:val="a"/>
        <w:rPr>
          <w:rtl/>
        </w:rPr>
      </w:pPr>
    </w:p>
    <w:p w14:paraId="07A18779" w14:textId="77777777" w:rsidR="00000000" w:rsidRDefault="007C71EE">
      <w:pPr>
        <w:pStyle w:val="a"/>
        <w:rPr>
          <w:rFonts w:hint="cs"/>
          <w:rtl/>
        </w:rPr>
      </w:pPr>
      <w:r>
        <w:rPr>
          <w:rFonts w:hint="cs"/>
          <w:rtl/>
        </w:rPr>
        <w:t xml:space="preserve">תנסה לסיים, בבקשה. </w:t>
      </w:r>
    </w:p>
    <w:p w14:paraId="5AD6E886" w14:textId="77777777" w:rsidR="00000000" w:rsidRDefault="007C71EE">
      <w:pPr>
        <w:pStyle w:val="a"/>
        <w:rPr>
          <w:rFonts w:hint="cs"/>
          <w:rtl/>
        </w:rPr>
      </w:pPr>
    </w:p>
    <w:p w14:paraId="01A34608" w14:textId="77777777" w:rsidR="00000000" w:rsidRDefault="007C71EE">
      <w:pPr>
        <w:pStyle w:val="SpeakerCon"/>
        <w:rPr>
          <w:rtl/>
        </w:rPr>
      </w:pPr>
      <w:bookmarkStart w:id="1449" w:name="FS000000483T27_05_2003_15_32_47C"/>
      <w:bookmarkEnd w:id="1449"/>
      <w:r>
        <w:rPr>
          <w:rtl/>
        </w:rPr>
        <w:t>דוד אזולאי (ש"ס):</w:t>
      </w:r>
    </w:p>
    <w:p w14:paraId="6FC26337" w14:textId="77777777" w:rsidR="00000000" w:rsidRDefault="007C71EE">
      <w:pPr>
        <w:pStyle w:val="a"/>
        <w:rPr>
          <w:rtl/>
        </w:rPr>
      </w:pPr>
    </w:p>
    <w:p w14:paraId="0F652BAC" w14:textId="77777777" w:rsidR="00000000" w:rsidRDefault="007C71EE">
      <w:pPr>
        <w:pStyle w:val="a"/>
        <w:rPr>
          <w:rFonts w:hint="cs"/>
          <w:rtl/>
        </w:rPr>
      </w:pPr>
      <w:r>
        <w:rPr>
          <w:rFonts w:hint="cs"/>
          <w:rtl/>
        </w:rPr>
        <w:t xml:space="preserve">אני כבר מסיים, גברתי היושבת בראש. </w:t>
      </w:r>
    </w:p>
    <w:p w14:paraId="374919B6" w14:textId="77777777" w:rsidR="00000000" w:rsidRDefault="007C71EE">
      <w:pPr>
        <w:pStyle w:val="a"/>
        <w:rPr>
          <w:rFonts w:hint="cs"/>
          <w:rtl/>
        </w:rPr>
      </w:pPr>
    </w:p>
    <w:p w14:paraId="0A6C25C0" w14:textId="77777777" w:rsidR="00000000" w:rsidRDefault="007C71EE">
      <w:pPr>
        <w:pStyle w:val="a"/>
        <w:rPr>
          <w:rFonts w:hint="cs"/>
          <w:rtl/>
        </w:rPr>
      </w:pPr>
      <w:r>
        <w:rPr>
          <w:rFonts w:hint="cs"/>
          <w:rtl/>
        </w:rPr>
        <w:t>אני רק אקח את מע'אר ואת בית-שאן, שם האוכלוסייה היא אותה אוכלוסייה. מדובר על כ=1</w:t>
      </w:r>
      <w:r>
        <w:rPr>
          <w:rFonts w:hint="cs"/>
          <w:rtl/>
        </w:rPr>
        <w:t xml:space="preserve">8,000 תושבים גם בבית-שאן וגם במע'אר. היישוב מע'אר נמצא באשכול מספר שתיים, ואילו בית-שאן </w:t>
      </w:r>
      <w:r>
        <w:rPr>
          <w:rtl/>
        </w:rPr>
        <w:t>–</w:t>
      </w:r>
      <w:r>
        <w:rPr>
          <w:rFonts w:hint="cs"/>
          <w:rtl/>
        </w:rPr>
        <w:t xml:space="preserve"> במספר ארבע. מענק האיזון של מע'אר הוא כ=16,185,000 שקל, לעומת בית-שאן </w:t>
      </w:r>
      <w:r>
        <w:rPr>
          <w:rtl/>
        </w:rPr>
        <w:t>–</w:t>
      </w:r>
      <w:r>
        <w:rPr>
          <w:rFonts w:hint="cs"/>
          <w:rtl/>
        </w:rPr>
        <w:t xml:space="preserve"> 23,188,000 שקל.</w:t>
      </w:r>
    </w:p>
    <w:p w14:paraId="71F0E6ED" w14:textId="77777777" w:rsidR="00000000" w:rsidRDefault="007C71EE">
      <w:pPr>
        <w:pStyle w:val="a"/>
        <w:rPr>
          <w:rFonts w:hint="cs"/>
          <w:rtl/>
        </w:rPr>
      </w:pPr>
      <w:r>
        <w:rPr>
          <w:rFonts w:hint="cs"/>
          <w:rtl/>
        </w:rPr>
        <w:t xml:space="preserve"> </w:t>
      </w:r>
    </w:p>
    <w:p w14:paraId="41D80A6F" w14:textId="77777777" w:rsidR="00000000" w:rsidRDefault="007C71EE">
      <w:pPr>
        <w:pStyle w:val="a"/>
        <w:rPr>
          <w:rFonts w:hint="cs"/>
          <w:rtl/>
        </w:rPr>
      </w:pPr>
      <w:r>
        <w:rPr>
          <w:rFonts w:hint="cs"/>
          <w:rtl/>
        </w:rPr>
        <w:t>אין לפחות ויכוח בינינו בעניין הזה. אני מציע שתיכנס בעובי הקורה בעניין הזה, מפ</w:t>
      </w:r>
      <w:r>
        <w:rPr>
          <w:rFonts w:hint="cs"/>
          <w:rtl/>
        </w:rPr>
        <w:t xml:space="preserve">ני שהם כרגע נמצאים באוהל המחאה, והם הולכים להגיש מכתבי התפטרות, כל ראשי הרשויות. יבואו כאלה ציניקנים ויגידו: אז מה, אז יגישו מכתב התפטרות. הם לא יתפטרו, ולא יקרה דבר. אבל, אני אומר לך שהאקט הזה הוא אקט חמור מבחינתי, מפני שזה ישדר מסר שלילי מאוד לאוכלוסייה </w:t>
      </w:r>
      <w:r>
        <w:rPr>
          <w:rFonts w:hint="cs"/>
          <w:rtl/>
        </w:rPr>
        <w:t xml:space="preserve">הדרוזית. ואני אומר, יפה שעה אחת קודם, ואין להמתין עם העניין הזה. במסגרת הקיצוצים הגדולים שעשו, יש עוד קצת ברזרבה שבה אפשר לפתור את הבעיה ולסיים אותה. תודה רבה. </w:t>
      </w:r>
    </w:p>
    <w:p w14:paraId="18151360" w14:textId="77777777" w:rsidR="00000000" w:rsidRDefault="007C71EE">
      <w:pPr>
        <w:pStyle w:val="a"/>
        <w:rPr>
          <w:rFonts w:hint="cs"/>
          <w:rtl/>
        </w:rPr>
      </w:pPr>
    </w:p>
    <w:p w14:paraId="7B95158D" w14:textId="77777777" w:rsidR="00000000" w:rsidRDefault="007C71EE">
      <w:pPr>
        <w:pStyle w:val="ad"/>
        <w:rPr>
          <w:rtl/>
        </w:rPr>
      </w:pPr>
      <w:r>
        <w:rPr>
          <w:rtl/>
        </w:rPr>
        <w:t>היו"ר אתי לבני:</w:t>
      </w:r>
    </w:p>
    <w:p w14:paraId="2168AD99" w14:textId="77777777" w:rsidR="00000000" w:rsidRDefault="007C71EE">
      <w:pPr>
        <w:pStyle w:val="a"/>
        <w:rPr>
          <w:rtl/>
        </w:rPr>
      </w:pPr>
    </w:p>
    <w:p w14:paraId="47D8854C" w14:textId="77777777" w:rsidR="00000000" w:rsidRDefault="007C71EE">
      <w:pPr>
        <w:pStyle w:val="a"/>
        <w:rPr>
          <w:rFonts w:hint="cs"/>
          <w:rtl/>
        </w:rPr>
      </w:pPr>
      <w:r>
        <w:rPr>
          <w:rFonts w:hint="cs"/>
          <w:rtl/>
        </w:rPr>
        <w:t xml:space="preserve">תודה רבה. חבר הכנסת יעקב ליצמן. אחריו </w:t>
      </w:r>
      <w:r>
        <w:rPr>
          <w:rtl/>
        </w:rPr>
        <w:t>–</w:t>
      </w:r>
      <w:r>
        <w:rPr>
          <w:rFonts w:hint="cs"/>
          <w:rtl/>
        </w:rPr>
        <w:t xml:space="preserve"> חבר הכנסת רן כהן, אחריו </w:t>
      </w:r>
      <w:r>
        <w:rPr>
          <w:rtl/>
        </w:rPr>
        <w:t>–</w:t>
      </w:r>
      <w:r>
        <w:rPr>
          <w:rFonts w:hint="cs"/>
          <w:rtl/>
        </w:rPr>
        <w:t xml:space="preserve"> חבר הכנסת ע</w:t>
      </w:r>
      <w:r>
        <w:rPr>
          <w:rFonts w:hint="cs"/>
          <w:rtl/>
        </w:rPr>
        <w:t xml:space="preserve">זמי בשארה, ואחריו -  חבר הכנסת מוחמד ברכה. </w:t>
      </w:r>
    </w:p>
    <w:p w14:paraId="587E8FB9" w14:textId="77777777" w:rsidR="00000000" w:rsidRDefault="007C71EE">
      <w:pPr>
        <w:pStyle w:val="a"/>
        <w:rPr>
          <w:rFonts w:hint="cs"/>
          <w:rtl/>
        </w:rPr>
      </w:pPr>
    </w:p>
    <w:p w14:paraId="0A5C8141" w14:textId="77777777" w:rsidR="00000000" w:rsidRDefault="007C71EE">
      <w:pPr>
        <w:pStyle w:val="Speaker"/>
        <w:rPr>
          <w:rtl/>
        </w:rPr>
      </w:pPr>
      <w:bookmarkStart w:id="1450" w:name="FS000000528T27_05_2003_15_38_13"/>
      <w:bookmarkEnd w:id="1450"/>
      <w:r>
        <w:rPr>
          <w:rFonts w:hint="eastAsia"/>
          <w:rtl/>
        </w:rPr>
        <w:t>יעקב</w:t>
      </w:r>
      <w:r>
        <w:rPr>
          <w:rtl/>
        </w:rPr>
        <w:t xml:space="preserve"> ליצמן (יהדות התורה):</w:t>
      </w:r>
    </w:p>
    <w:p w14:paraId="19D75450" w14:textId="77777777" w:rsidR="00000000" w:rsidRDefault="007C71EE">
      <w:pPr>
        <w:pStyle w:val="a"/>
        <w:rPr>
          <w:rFonts w:hint="cs"/>
          <w:rtl/>
        </w:rPr>
      </w:pPr>
    </w:p>
    <w:p w14:paraId="74CA2F4A" w14:textId="77777777" w:rsidR="00000000" w:rsidRDefault="007C71EE">
      <w:pPr>
        <w:pStyle w:val="a"/>
        <w:rPr>
          <w:rFonts w:hint="cs"/>
          <w:rtl/>
        </w:rPr>
      </w:pPr>
      <w:r>
        <w:rPr>
          <w:rFonts w:hint="cs"/>
          <w:rtl/>
        </w:rPr>
        <w:t xml:space="preserve">גברתי היושבת-ראש, חבר הכנסת אזולאי, היחיד שנמצא באולם. </w:t>
      </w:r>
    </w:p>
    <w:p w14:paraId="0B852CDC" w14:textId="77777777" w:rsidR="00000000" w:rsidRDefault="007C71EE">
      <w:pPr>
        <w:pStyle w:val="a"/>
        <w:rPr>
          <w:rFonts w:hint="cs"/>
          <w:rtl/>
        </w:rPr>
      </w:pPr>
    </w:p>
    <w:p w14:paraId="0F16BAE2" w14:textId="77777777" w:rsidR="00000000" w:rsidRDefault="007C71EE">
      <w:pPr>
        <w:pStyle w:val="ac"/>
        <w:rPr>
          <w:rtl/>
        </w:rPr>
      </w:pPr>
      <w:r>
        <w:rPr>
          <w:rFonts w:hint="eastAsia"/>
          <w:rtl/>
        </w:rPr>
        <w:t>דוד</w:t>
      </w:r>
      <w:r>
        <w:rPr>
          <w:rtl/>
        </w:rPr>
        <w:t xml:space="preserve"> אזולאי (ש"ס):</w:t>
      </w:r>
    </w:p>
    <w:p w14:paraId="760C2419" w14:textId="77777777" w:rsidR="00000000" w:rsidRDefault="007C71EE">
      <w:pPr>
        <w:pStyle w:val="a"/>
        <w:rPr>
          <w:rFonts w:hint="cs"/>
          <w:rtl/>
        </w:rPr>
      </w:pPr>
    </w:p>
    <w:p w14:paraId="4AD1D588" w14:textId="77777777" w:rsidR="00000000" w:rsidRDefault="007C71EE">
      <w:pPr>
        <w:pStyle w:val="a"/>
        <w:rPr>
          <w:rFonts w:hint="cs"/>
          <w:rtl/>
        </w:rPr>
      </w:pPr>
      <w:r>
        <w:rPr>
          <w:rFonts w:hint="cs"/>
          <w:rtl/>
        </w:rPr>
        <w:t xml:space="preserve">אני מבטיח לך להישאר עד סוף הנאום שלך. </w:t>
      </w:r>
    </w:p>
    <w:p w14:paraId="6EF9A562" w14:textId="77777777" w:rsidR="00000000" w:rsidRDefault="007C71EE">
      <w:pPr>
        <w:pStyle w:val="a"/>
        <w:rPr>
          <w:rFonts w:hint="cs"/>
          <w:rtl/>
        </w:rPr>
      </w:pPr>
    </w:p>
    <w:p w14:paraId="7A4A9EC7" w14:textId="77777777" w:rsidR="00000000" w:rsidRDefault="007C71EE">
      <w:pPr>
        <w:pStyle w:val="SpeakerCon"/>
        <w:rPr>
          <w:rtl/>
        </w:rPr>
      </w:pPr>
      <w:bookmarkStart w:id="1451" w:name="FS000000528T27_05_2003_15_38_56C"/>
      <w:bookmarkEnd w:id="1451"/>
      <w:r>
        <w:rPr>
          <w:rtl/>
        </w:rPr>
        <w:t>יעקב ליצמן (יהדות התורה):</w:t>
      </w:r>
    </w:p>
    <w:p w14:paraId="1BBA3401" w14:textId="77777777" w:rsidR="00000000" w:rsidRDefault="007C71EE">
      <w:pPr>
        <w:pStyle w:val="a"/>
        <w:rPr>
          <w:rtl/>
        </w:rPr>
      </w:pPr>
    </w:p>
    <w:p w14:paraId="5169B9A4" w14:textId="77777777" w:rsidR="00000000" w:rsidRDefault="007C71EE">
      <w:pPr>
        <w:pStyle w:val="a"/>
        <w:rPr>
          <w:rFonts w:hint="cs"/>
          <w:rtl/>
        </w:rPr>
      </w:pPr>
      <w:r>
        <w:rPr>
          <w:rFonts w:hint="cs"/>
          <w:rtl/>
        </w:rPr>
        <w:t>אני מודה לאדוני. השר אמר שהוא יוצא לכמה ד</w:t>
      </w:r>
      <w:r>
        <w:rPr>
          <w:rFonts w:hint="cs"/>
          <w:rtl/>
        </w:rPr>
        <w:t xml:space="preserve">קות. בעצם הייתי מחכה לו עד שיחזור, אבל אולי אני בינתיים אתחיל. </w:t>
      </w:r>
    </w:p>
    <w:p w14:paraId="6003BA05" w14:textId="77777777" w:rsidR="00000000" w:rsidRDefault="007C71EE">
      <w:pPr>
        <w:pStyle w:val="a"/>
        <w:rPr>
          <w:rFonts w:hint="cs"/>
          <w:rtl/>
        </w:rPr>
      </w:pPr>
    </w:p>
    <w:p w14:paraId="0A042BCF" w14:textId="77777777" w:rsidR="00000000" w:rsidRDefault="007C71EE">
      <w:pPr>
        <w:pStyle w:val="a"/>
        <w:rPr>
          <w:rFonts w:hint="cs"/>
          <w:rtl/>
        </w:rPr>
      </w:pPr>
      <w:r>
        <w:rPr>
          <w:rFonts w:hint="cs"/>
          <w:rtl/>
        </w:rPr>
        <w:t>אני הייתי דווקא רוצה להתחיל בנאום שלי שנאמתי בשעה 02:30-02:45. שאלתי שאלה את נציג שינוי, את חבר הכנסת רשף חן. אמרתי לו, שאנחנו במדינה משקיעים כסף רב בעלייה. נותנים לעולים דירות, נותנים להם פט</w:t>
      </w:r>
      <w:r>
        <w:rPr>
          <w:rFonts w:hint="cs"/>
          <w:rtl/>
        </w:rPr>
        <w:t>ורים ממכס ומעוד הוצאות. נותנים להם מה שהם רוצים, משקיעים הרבה בפעילות בחוץ-לארץ, בהסברה, העיקר שיבואו. למה? כי חסרים יהודים בארץ, צריכים עוד, לא מספיק לנו מה שיש כאן. ואני מוכן לקבל את זה, אין לי בעיה עם זה. אבל, אדוני חבר הכנסת אזולאי, אולי אתה תוכל להסבי</w:t>
      </w:r>
      <w:r>
        <w:rPr>
          <w:rFonts w:hint="cs"/>
          <w:rtl/>
        </w:rPr>
        <w:t xml:space="preserve">ר לי, אם מחפשים כל כך הרבה יהודים ומשקיעים כל כך הרבה כסף בעלייה, למה בעלייה הפנימית מקצצים? זה חצי מחיר, שליש מחיר, אפילו רבע מחיר. </w:t>
      </w:r>
    </w:p>
    <w:p w14:paraId="5D115D71" w14:textId="77777777" w:rsidR="00000000" w:rsidRDefault="007C71EE">
      <w:pPr>
        <w:pStyle w:val="a"/>
        <w:rPr>
          <w:rFonts w:hint="cs"/>
          <w:rtl/>
        </w:rPr>
      </w:pPr>
    </w:p>
    <w:p w14:paraId="7E3AAF8F" w14:textId="77777777" w:rsidR="00000000" w:rsidRDefault="007C71EE">
      <w:pPr>
        <w:pStyle w:val="ac"/>
        <w:rPr>
          <w:rtl/>
        </w:rPr>
      </w:pPr>
      <w:r>
        <w:rPr>
          <w:rFonts w:hint="eastAsia"/>
          <w:rtl/>
        </w:rPr>
        <w:t>דוד</w:t>
      </w:r>
      <w:r>
        <w:rPr>
          <w:rtl/>
        </w:rPr>
        <w:t xml:space="preserve"> אזולאי (ש"ס):</w:t>
      </w:r>
    </w:p>
    <w:p w14:paraId="2C6DF64A" w14:textId="77777777" w:rsidR="00000000" w:rsidRDefault="007C71EE">
      <w:pPr>
        <w:pStyle w:val="a"/>
        <w:rPr>
          <w:rFonts w:hint="cs"/>
          <w:rtl/>
        </w:rPr>
      </w:pPr>
    </w:p>
    <w:p w14:paraId="118E39BF" w14:textId="77777777" w:rsidR="00000000" w:rsidRDefault="007C71EE">
      <w:pPr>
        <w:pStyle w:val="a"/>
        <w:rPr>
          <w:rFonts w:hint="cs"/>
          <w:rtl/>
        </w:rPr>
      </w:pPr>
      <w:r>
        <w:rPr>
          <w:rFonts w:hint="cs"/>
          <w:rtl/>
        </w:rPr>
        <w:t>החרדים והערבים - - -</w:t>
      </w:r>
    </w:p>
    <w:p w14:paraId="184A0518" w14:textId="77777777" w:rsidR="00000000" w:rsidRDefault="007C71EE">
      <w:pPr>
        <w:pStyle w:val="a"/>
        <w:rPr>
          <w:rFonts w:hint="cs"/>
          <w:rtl/>
        </w:rPr>
      </w:pPr>
    </w:p>
    <w:p w14:paraId="6AB21FBD" w14:textId="77777777" w:rsidR="00000000" w:rsidRDefault="007C71EE">
      <w:pPr>
        <w:pStyle w:val="SpeakerCon"/>
        <w:rPr>
          <w:rtl/>
        </w:rPr>
      </w:pPr>
      <w:bookmarkStart w:id="1452" w:name="FS000000528T27_05_2003_15_41_24C"/>
      <w:bookmarkEnd w:id="1452"/>
      <w:r>
        <w:rPr>
          <w:rtl/>
        </w:rPr>
        <w:t>יעקב ליצמן (יהדות התורה):</w:t>
      </w:r>
    </w:p>
    <w:p w14:paraId="4E789470" w14:textId="77777777" w:rsidR="00000000" w:rsidRDefault="007C71EE">
      <w:pPr>
        <w:pStyle w:val="a"/>
        <w:rPr>
          <w:rtl/>
        </w:rPr>
      </w:pPr>
    </w:p>
    <w:p w14:paraId="02E3736B" w14:textId="77777777" w:rsidR="00000000" w:rsidRDefault="007C71EE">
      <w:pPr>
        <w:pStyle w:val="a"/>
        <w:rPr>
          <w:rFonts w:hint="cs"/>
          <w:rtl/>
        </w:rPr>
      </w:pPr>
      <w:r>
        <w:rPr>
          <w:rFonts w:hint="cs"/>
          <w:rtl/>
        </w:rPr>
        <w:t>אה, אז הגענו עכשיו למסקנה פה-אחד, אולי שניים מול אחד,</w:t>
      </w:r>
      <w:r>
        <w:rPr>
          <w:rFonts w:hint="cs"/>
          <w:rtl/>
        </w:rPr>
        <w:t xml:space="preserve"> שאנחנו יכולים להגיד כרגע שהכנסת החליטה שכל התוכנית מוגשת רק בגלל החרדים כאן, שהעלייה הפנימית זה החרדים ואולי גם הערבים. אבל, אתה יודע מה?</w:t>
      </w:r>
    </w:p>
    <w:p w14:paraId="6ACF8478" w14:textId="77777777" w:rsidR="00000000" w:rsidRDefault="007C71EE">
      <w:pPr>
        <w:pStyle w:val="a"/>
        <w:rPr>
          <w:rFonts w:hint="cs"/>
          <w:rtl/>
        </w:rPr>
      </w:pPr>
    </w:p>
    <w:p w14:paraId="3619DD11" w14:textId="77777777" w:rsidR="00000000" w:rsidRDefault="007C71EE">
      <w:pPr>
        <w:pStyle w:val="ac"/>
        <w:rPr>
          <w:rtl/>
        </w:rPr>
      </w:pPr>
      <w:r>
        <w:rPr>
          <w:rFonts w:hint="eastAsia"/>
          <w:rtl/>
        </w:rPr>
        <w:t>דוד</w:t>
      </w:r>
      <w:r>
        <w:rPr>
          <w:rtl/>
        </w:rPr>
        <w:t xml:space="preserve"> אזולאי (ש"ס):</w:t>
      </w:r>
    </w:p>
    <w:p w14:paraId="1942AE1E" w14:textId="77777777" w:rsidR="00000000" w:rsidRDefault="007C71EE">
      <w:pPr>
        <w:pStyle w:val="a"/>
        <w:rPr>
          <w:rFonts w:hint="cs"/>
          <w:rtl/>
        </w:rPr>
      </w:pPr>
    </w:p>
    <w:p w14:paraId="2E1E7FAE" w14:textId="77777777" w:rsidR="00000000" w:rsidRDefault="007C71EE">
      <w:pPr>
        <w:pStyle w:val="a"/>
        <w:rPr>
          <w:rFonts w:hint="cs"/>
          <w:rtl/>
        </w:rPr>
      </w:pPr>
      <w:r>
        <w:rPr>
          <w:rFonts w:hint="cs"/>
          <w:rtl/>
        </w:rPr>
        <w:t>הרב ליצמן, דע לך שכוונה לפגוע בערבים - - -</w:t>
      </w:r>
    </w:p>
    <w:p w14:paraId="6314F453" w14:textId="77777777" w:rsidR="00000000" w:rsidRDefault="007C71EE">
      <w:pPr>
        <w:pStyle w:val="a"/>
        <w:rPr>
          <w:rFonts w:hint="cs"/>
          <w:rtl/>
        </w:rPr>
      </w:pPr>
    </w:p>
    <w:p w14:paraId="35EE043F" w14:textId="77777777" w:rsidR="00000000" w:rsidRDefault="007C71EE">
      <w:pPr>
        <w:pStyle w:val="SpeakerCon"/>
        <w:rPr>
          <w:rtl/>
        </w:rPr>
      </w:pPr>
      <w:bookmarkStart w:id="1453" w:name="FS000000528T27_05_2003_15_44_27C"/>
      <w:bookmarkEnd w:id="1453"/>
      <w:r>
        <w:rPr>
          <w:rtl/>
        </w:rPr>
        <w:t>יעקב ליצמן (יהדות התורה):</w:t>
      </w:r>
    </w:p>
    <w:p w14:paraId="0725B48A" w14:textId="77777777" w:rsidR="00000000" w:rsidRDefault="007C71EE">
      <w:pPr>
        <w:pStyle w:val="a"/>
        <w:rPr>
          <w:rtl/>
        </w:rPr>
      </w:pPr>
    </w:p>
    <w:p w14:paraId="4C8BC8D4" w14:textId="77777777" w:rsidR="00000000" w:rsidRDefault="007C71EE">
      <w:pPr>
        <w:pStyle w:val="a"/>
        <w:rPr>
          <w:rFonts w:hint="cs"/>
          <w:rtl/>
        </w:rPr>
      </w:pPr>
      <w:r>
        <w:rPr>
          <w:rFonts w:hint="cs"/>
          <w:rtl/>
        </w:rPr>
        <w:t>אז אתמול בלילה התנצלתי, שה</w:t>
      </w:r>
      <w:r>
        <w:rPr>
          <w:rFonts w:hint="cs"/>
          <w:rtl/>
        </w:rPr>
        <w:t xml:space="preserve">ערבים סובלים בגלל החרדים. אתמול בלילה בחלק מהדברים שלי התנצלתי בפני הערבים על כך שהם סובלים, כיוון  שרוצים לקצץ לחרדים. בגלל זה הערבים גם סובלים, ואני מתנצל על כך. </w:t>
      </w:r>
    </w:p>
    <w:p w14:paraId="29A45DC9" w14:textId="77777777" w:rsidR="00000000" w:rsidRDefault="007C71EE">
      <w:pPr>
        <w:pStyle w:val="a"/>
        <w:rPr>
          <w:rFonts w:hint="cs"/>
          <w:rtl/>
        </w:rPr>
      </w:pPr>
    </w:p>
    <w:p w14:paraId="21AEA9A9" w14:textId="77777777" w:rsidR="00000000" w:rsidRDefault="007C71EE">
      <w:pPr>
        <w:pStyle w:val="a"/>
        <w:rPr>
          <w:rFonts w:hint="cs"/>
          <w:rtl/>
        </w:rPr>
      </w:pPr>
      <w:r>
        <w:rPr>
          <w:rFonts w:hint="cs"/>
          <w:rtl/>
        </w:rPr>
        <w:t>למה מקצצים בעלייה הפנימית? זה מתחיל בדמי לידה, עובר לקצבאות ילדים, אחר כך לגביית דמי ביטוח</w:t>
      </w:r>
      <w:r>
        <w:rPr>
          <w:rFonts w:hint="cs"/>
          <w:rtl/>
        </w:rPr>
        <w:t xml:space="preserve"> לאומי מעקרת בית. אני לא רוצה לדבר על החינוך, מה שעשו לישיבות. כל סעיף וסעיף שקיצצו בו, דבר ראשון חיפשו בו את החרדים. לכן הצעתי בהסתייגות להצעת החוק שייאמר שמטרת  החוק היא תמיכת עניים בעשירים. כי כל המטרה של החוק הזה היא רק לקצץ ולדפוק את החרדים, ולתת תוספ</w:t>
      </w:r>
      <w:r>
        <w:rPr>
          <w:rFonts w:hint="cs"/>
          <w:rtl/>
        </w:rPr>
        <w:t xml:space="preserve">ת לעשירים על חשבון העניים. </w:t>
      </w:r>
    </w:p>
    <w:p w14:paraId="44AF705E" w14:textId="77777777" w:rsidR="00000000" w:rsidRDefault="007C71EE">
      <w:pPr>
        <w:pStyle w:val="a"/>
        <w:rPr>
          <w:rFonts w:hint="cs"/>
          <w:rtl/>
        </w:rPr>
      </w:pPr>
    </w:p>
    <w:p w14:paraId="197693ED" w14:textId="77777777" w:rsidR="00000000" w:rsidRDefault="007C71EE">
      <w:pPr>
        <w:pStyle w:val="a"/>
        <w:rPr>
          <w:rFonts w:hint="cs"/>
          <w:rtl/>
        </w:rPr>
      </w:pPr>
      <w:r>
        <w:rPr>
          <w:rFonts w:hint="cs"/>
          <w:rtl/>
        </w:rPr>
        <w:t xml:space="preserve">קראתי בלילה מכתב ששלח בן-גוריון בקום המדינה. מי שהיה לו ילד עשירי, הוא שלח לו מענק של 100 לירות. קראתי את המכתב לפרוטוקול הכנסת ושאלתי מה קרה. אני לא יודע אם אתה יודע, אדוני חבר הכנסת אזולאי, בן-גוריון לא היה באגודת ישראל, וגם </w:t>
      </w:r>
      <w:r>
        <w:rPr>
          <w:rFonts w:hint="cs"/>
          <w:rtl/>
        </w:rPr>
        <w:t xml:space="preserve">לא בש"ס. הוא שלח מכתב עידוד וברכה עם 100 לירות  למי שהיה לו ילד עשירי.  אולי יש לי המכתב לפני, ואני מוכן לקרוא עוד הפעם קטע אחד ממנו. </w:t>
      </w:r>
    </w:p>
    <w:p w14:paraId="7515B367" w14:textId="77777777" w:rsidR="00000000" w:rsidRDefault="007C71EE">
      <w:pPr>
        <w:pStyle w:val="a"/>
        <w:ind w:firstLine="0"/>
        <w:rPr>
          <w:rFonts w:hint="cs"/>
          <w:rtl/>
        </w:rPr>
      </w:pPr>
    </w:p>
    <w:p w14:paraId="5C905B1F" w14:textId="77777777" w:rsidR="00000000" w:rsidRDefault="007C71EE">
      <w:pPr>
        <w:pStyle w:val="ac"/>
        <w:rPr>
          <w:rtl/>
        </w:rPr>
      </w:pPr>
      <w:r>
        <w:rPr>
          <w:rFonts w:hint="eastAsia"/>
          <w:rtl/>
        </w:rPr>
        <w:t>דוד</w:t>
      </w:r>
      <w:r>
        <w:rPr>
          <w:rtl/>
        </w:rPr>
        <w:t xml:space="preserve"> אזולאי (ש"ס):</w:t>
      </w:r>
    </w:p>
    <w:p w14:paraId="290492E6" w14:textId="77777777" w:rsidR="00000000" w:rsidRDefault="007C71EE">
      <w:pPr>
        <w:pStyle w:val="a"/>
        <w:rPr>
          <w:rFonts w:hint="cs"/>
          <w:rtl/>
        </w:rPr>
      </w:pPr>
    </w:p>
    <w:p w14:paraId="2F8444D7" w14:textId="77777777" w:rsidR="00000000" w:rsidRDefault="007C71EE">
      <w:pPr>
        <w:pStyle w:val="a"/>
        <w:rPr>
          <w:rFonts w:hint="cs"/>
          <w:rtl/>
        </w:rPr>
      </w:pPr>
      <w:r>
        <w:rPr>
          <w:rFonts w:hint="cs"/>
          <w:rtl/>
        </w:rPr>
        <w:t xml:space="preserve">אולי תראה את זה ללפיד? </w:t>
      </w:r>
    </w:p>
    <w:p w14:paraId="0051CA4B" w14:textId="77777777" w:rsidR="00000000" w:rsidRDefault="007C71EE">
      <w:pPr>
        <w:pStyle w:val="a"/>
        <w:ind w:firstLine="0"/>
        <w:rPr>
          <w:rFonts w:hint="cs"/>
          <w:rtl/>
        </w:rPr>
      </w:pPr>
    </w:p>
    <w:p w14:paraId="5CCA5F15" w14:textId="77777777" w:rsidR="00000000" w:rsidRDefault="007C71EE">
      <w:pPr>
        <w:pStyle w:val="SpeakerCon"/>
        <w:rPr>
          <w:rtl/>
        </w:rPr>
      </w:pPr>
      <w:bookmarkStart w:id="1454" w:name="FS000000528T27_05_2003_15_30_41"/>
      <w:bookmarkStart w:id="1455" w:name="FS000000528T27_05_2003_15_30_46C"/>
      <w:bookmarkEnd w:id="1454"/>
      <w:bookmarkEnd w:id="1455"/>
      <w:r>
        <w:rPr>
          <w:rtl/>
        </w:rPr>
        <w:t>יעקב ליצמן (יהדות התורה):</w:t>
      </w:r>
    </w:p>
    <w:p w14:paraId="5AAE9F8A" w14:textId="77777777" w:rsidR="00000000" w:rsidRDefault="007C71EE">
      <w:pPr>
        <w:pStyle w:val="a"/>
        <w:rPr>
          <w:rtl/>
        </w:rPr>
      </w:pPr>
    </w:p>
    <w:p w14:paraId="782B6378" w14:textId="77777777" w:rsidR="00000000" w:rsidRDefault="007C71EE">
      <w:pPr>
        <w:pStyle w:val="a"/>
        <w:spacing w:before="240"/>
        <w:rPr>
          <w:rFonts w:hint="cs"/>
          <w:rtl/>
        </w:rPr>
      </w:pPr>
      <w:r>
        <w:rPr>
          <w:rFonts w:hint="cs"/>
          <w:rtl/>
        </w:rPr>
        <w:t>הוא כותב כך: "ממשלת ישראל שולחת לָך בזאת המחאה על</w:t>
      </w:r>
      <w:r>
        <w:rPr>
          <w:rFonts w:hint="cs"/>
          <w:rtl/>
        </w:rPr>
        <w:t xml:space="preserve"> סכום 100 לירות, לאות הוקרה ועידוד לאם בישראל אשר ילדה וגידלה עשרה ילדים" - זה בן-גוריון - "תזכי לגדל אותם לתורה, לעבודה ולמעשים טובים, למען המולדת והאומה, ותחזקנה ידייך.  דוד בן-גוריון". זה המכתב.</w:t>
      </w:r>
    </w:p>
    <w:p w14:paraId="3393F9D7" w14:textId="77777777" w:rsidR="00000000" w:rsidRDefault="007C71EE">
      <w:pPr>
        <w:pStyle w:val="a"/>
        <w:spacing w:before="240"/>
        <w:rPr>
          <w:rFonts w:hint="cs"/>
          <w:rtl/>
        </w:rPr>
      </w:pPr>
    </w:p>
    <w:p w14:paraId="4EE481B3" w14:textId="77777777" w:rsidR="00000000" w:rsidRDefault="007C71EE">
      <w:pPr>
        <w:pStyle w:val="ac"/>
        <w:rPr>
          <w:rtl/>
        </w:rPr>
      </w:pPr>
      <w:r>
        <w:rPr>
          <w:rFonts w:hint="eastAsia"/>
          <w:rtl/>
        </w:rPr>
        <w:t>דוד</w:t>
      </w:r>
      <w:r>
        <w:rPr>
          <w:rtl/>
        </w:rPr>
        <w:t xml:space="preserve"> אזולאי (ש"ס):</w:t>
      </w:r>
    </w:p>
    <w:p w14:paraId="2F508CA4" w14:textId="77777777" w:rsidR="00000000" w:rsidRDefault="007C71EE">
      <w:pPr>
        <w:pStyle w:val="a"/>
        <w:rPr>
          <w:rFonts w:hint="cs"/>
          <w:rtl/>
        </w:rPr>
      </w:pPr>
    </w:p>
    <w:p w14:paraId="40303689" w14:textId="77777777" w:rsidR="00000000" w:rsidRDefault="007C71EE">
      <w:pPr>
        <w:pStyle w:val="a"/>
        <w:rPr>
          <w:rFonts w:hint="cs"/>
          <w:rtl/>
        </w:rPr>
      </w:pPr>
      <w:r>
        <w:rPr>
          <w:rFonts w:hint="cs"/>
          <w:rtl/>
        </w:rPr>
        <w:t xml:space="preserve">לתורה? </w:t>
      </w:r>
    </w:p>
    <w:p w14:paraId="14A90023" w14:textId="77777777" w:rsidR="00000000" w:rsidRDefault="007C71EE">
      <w:pPr>
        <w:pStyle w:val="a"/>
        <w:ind w:firstLine="0"/>
        <w:rPr>
          <w:rFonts w:hint="cs"/>
          <w:rtl/>
        </w:rPr>
      </w:pPr>
    </w:p>
    <w:p w14:paraId="3276F471" w14:textId="77777777" w:rsidR="00000000" w:rsidRDefault="007C71EE">
      <w:pPr>
        <w:pStyle w:val="SpeakerCon"/>
        <w:rPr>
          <w:rtl/>
        </w:rPr>
      </w:pPr>
      <w:bookmarkStart w:id="1456" w:name="FS000000528T27_05_2003_15_32_25C"/>
      <w:bookmarkEnd w:id="1456"/>
      <w:r>
        <w:rPr>
          <w:rtl/>
        </w:rPr>
        <w:t>יעקב ליצמן (יהדות התורה):</w:t>
      </w:r>
    </w:p>
    <w:p w14:paraId="188C4F98" w14:textId="77777777" w:rsidR="00000000" w:rsidRDefault="007C71EE">
      <w:pPr>
        <w:pStyle w:val="a"/>
        <w:rPr>
          <w:rtl/>
        </w:rPr>
      </w:pPr>
    </w:p>
    <w:p w14:paraId="59D64B11" w14:textId="77777777" w:rsidR="00000000" w:rsidRDefault="007C71EE">
      <w:pPr>
        <w:pStyle w:val="a"/>
        <w:rPr>
          <w:rFonts w:hint="cs"/>
          <w:rtl/>
        </w:rPr>
      </w:pPr>
      <w:r>
        <w:rPr>
          <w:rFonts w:hint="cs"/>
          <w:rtl/>
        </w:rPr>
        <w:t>כן</w:t>
      </w:r>
      <w:r>
        <w:rPr>
          <w:rFonts w:hint="cs"/>
          <w:rtl/>
        </w:rPr>
        <w:t>.</w:t>
      </w:r>
    </w:p>
    <w:p w14:paraId="0D0AA4A5" w14:textId="77777777" w:rsidR="00000000" w:rsidRDefault="007C71EE">
      <w:pPr>
        <w:pStyle w:val="a"/>
        <w:ind w:firstLine="0"/>
        <w:rPr>
          <w:rFonts w:hint="cs"/>
          <w:rtl/>
        </w:rPr>
      </w:pPr>
    </w:p>
    <w:p w14:paraId="6C5AFCC5" w14:textId="77777777" w:rsidR="00000000" w:rsidRDefault="007C71EE">
      <w:pPr>
        <w:pStyle w:val="ad"/>
        <w:rPr>
          <w:rtl/>
        </w:rPr>
      </w:pPr>
      <w:r>
        <w:rPr>
          <w:rtl/>
        </w:rPr>
        <w:t>היו"ר אתי לבני:</w:t>
      </w:r>
    </w:p>
    <w:p w14:paraId="799FFF8F" w14:textId="77777777" w:rsidR="00000000" w:rsidRDefault="007C71EE">
      <w:pPr>
        <w:pStyle w:val="a"/>
        <w:rPr>
          <w:rtl/>
        </w:rPr>
      </w:pPr>
    </w:p>
    <w:p w14:paraId="0A1C03AB" w14:textId="77777777" w:rsidR="00000000" w:rsidRDefault="007C71EE">
      <w:pPr>
        <w:pStyle w:val="a"/>
        <w:rPr>
          <w:rFonts w:hint="cs"/>
          <w:rtl/>
        </w:rPr>
      </w:pPr>
      <w:r>
        <w:rPr>
          <w:rFonts w:hint="cs"/>
          <w:rtl/>
        </w:rPr>
        <w:t>לעבודה, לא לתורה.</w:t>
      </w:r>
    </w:p>
    <w:p w14:paraId="6FC56E31" w14:textId="77777777" w:rsidR="00000000" w:rsidRDefault="007C71EE">
      <w:pPr>
        <w:pStyle w:val="a"/>
        <w:ind w:firstLine="0"/>
        <w:rPr>
          <w:rFonts w:hint="cs"/>
          <w:rtl/>
        </w:rPr>
      </w:pPr>
    </w:p>
    <w:p w14:paraId="04213B0D" w14:textId="77777777" w:rsidR="00000000" w:rsidRDefault="007C71EE">
      <w:pPr>
        <w:pStyle w:val="SpeakerCon"/>
        <w:rPr>
          <w:rtl/>
        </w:rPr>
      </w:pPr>
      <w:bookmarkStart w:id="1457" w:name="FS000000528T27_05_2003_15_32_55C"/>
      <w:bookmarkEnd w:id="1457"/>
      <w:r>
        <w:rPr>
          <w:rtl/>
        </w:rPr>
        <w:t>יעקב ליצמן (יהדות התורה):</w:t>
      </w:r>
    </w:p>
    <w:p w14:paraId="09E30EE8" w14:textId="77777777" w:rsidR="00000000" w:rsidRDefault="007C71EE">
      <w:pPr>
        <w:pStyle w:val="a"/>
        <w:rPr>
          <w:rtl/>
        </w:rPr>
      </w:pPr>
    </w:p>
    <w:p w14:paraId="66BFA20F" w14:textId="77777777" w:rsidR="00000000" w:rsidRDefault="007C71EE">
      <w:pPr>
        <w:pStyle w:val="a"/>
        <w:rPr>
          <w:rFonts w:hint="cs"/>
          <w:rtl/>
        </w:rPr>
      </w:pPr>
      <w:r>
        <w:rPr>
          <w:rFonts w:hint="cs"/>
          <w:rtl/>
        </w:rPr>
        <w:t>גם לתורה וגם לעבודה.</w:t>
      </w:r>
    </w:p>
    <w:p w14:paraId="60B91A19" w14:textId="77777777" w:rsidR="00000000" w:rsidRDefault="007C71EE">
      <w:pPr>
        <w:pStyle w:val="a"/>
        <w:rPr>
          <w:rFonts w:hint="cs"/>
          <w:rtl/>
        </w:rPr>
      </w:pPr>
    </w:p>
    <w:p w14:paraId="382B2C91" w14:textId="77777777" w:rsidR="00000000" w:rsidRDefault="007C71EE">
      <w:pPr>
        <w:pStyle w:val="ad"/>
        <w:rPr>
          <w:rtl/>
        </w:rPr>
      </w:pPr>
      <w:r>
        <w:rPr>
          <w:rtl/>
        </w:rPr>
        <w:t>היו"ר אתי לבני:</w:t>
      </w:r>
    </w:p>
    <w:p w14:paraId="6B597756" w14:textId="77777777" w:rsidR="00000000" w:rsidRDefault="007C71EE">
      <w:pPr>
        <w:pStyle w:val="a"/>
        <w:rPr>
          <w:rtl/>
        </w:rPr>
      </w:pPr>
    </w:p>
    <w:p w14:paraId="62441514" w14:textId="77777777" w:rsidR="00000000" w:rsidRDefault="007C71EE">
      <w:pPr>
        <w:pStyle w:val="a"/>
        <w:rPr>
          <w:rFonts w:hint="cs"/>
          <w:rtl/>
        </w:rPr>
      </w:pPr>
      <w:r>
        <w:rPr>
          <w:rFonts w:hint="cs"/>
          <w:rtl/>
        </w:rPr>
        <w:t xml:space="preserve">לעבודה שכחנו. </w:t>
      </w:r>
    </w:p>
    <w:p w14:paraId="68E97D66" w14:textId="77777777" w:rsidR="00000000" w:rsidRDefault="007C71EE">
      <w:pPr>
        <w:pStyle w:val="a"/>
        <w:ind w:firstLine="0"/>
        <w:rPr>
          <w:rFonts w:hint="cs"/>
          <w:rtl/>
        </w:rPr>
      </w:pPr>
    </w:p>
    <w:p w14:paraId="607CA9CA" w14:textId="77777777" w:rsidR="00000000" w:rsidRDefault="007C71EE">
      <w:pPr>
        <w:pStyle w:val="SpeakerCon"/>
        <w:rPr>
          <w:rtl/>
        </w:rPr>
      </w:pPr>
      <w:bookmarkStart w:id="1458" w:name="FS000000528T27_05_2003_15_33_08C"/>
      <w:bookmarkEnd w:id="1458"/>
      <w:r>
        <w:rPr>
          <w:rtl/>
        </w:rPr>
        <w:t>יעקב ליצמן (יהדות התורה):</w:t>
      </w:r>
    </w:p>
    <w:p w14:paraId="298A8E44" w14:textId="77777777" w:rsidR="00000000" w:rsidRDefault="007C71EE">
      <w:pPr>
        <w:pStyle w:val="a"/>
        <w:rPr>
          <w:rtl/>
        </w:rPr>
      </w:pPr>
    </w:p>
    <w:p w14:paraId="43807F0D" w14:textId="77777777" w:rsidR="00000000" w:rsidRDefault="007C71EE">
      <w:pPr>
        <w:pStyle w:val="a"/>
        <w:rPr>
          <w:rFonts w:hint="cs"/>
          <w:rtl/>
        </w:rPr>
      </w:pPr>
      <w:r>
        <w:rPr>
          <w:rFonts w:hint="cs"/>
          <w:rtl/>
        </w:rPr>
        <w:t>גברתי, אל תסלפי. מספיק שאתם מסלפים היום. אל תסלפי לפחות את ההיסטוריה.</w:t>
      </w:r>
    </w:p>
    <w:p w14:paraId="3396DFFA" w14:textId="77777777" w:rsidR="00000000" w:rsidRDefault="007C71EE">
      <w:pPr>
        <w:pStyle w:val="a"/>
        <w:ind w:firstLine="0"/>
        <w:rPr>
          <w:rFonts w:hint="cs"/>
          <w:rtl/>
        </w:rPr>
      </w:pPr>
    </w:p>
    <w:p w14:paraId="3E1B53E2" w14:textId="77777777" w:rsidR="00000000" w:rsidRDefault="007C71EE">
      <w:pPr>
        <w:pStyle w:val="ad"/>
        <w:rPr>
          <w:rtl/>
        </w:rPr>
      </w:pPr>
      <w:r>
        <w:rPr>
          <w:rtl/>
        </w:rPr>
        <w:t>היו"ר אתי לבני:</w:t>
      </w:r>
    </w:p>
    <w:p w14:paraId="396DEBAE" w14:textId="77777777" w:rsidR="00000000" w:rsidRDefault="007C71EE">
      <w:pPr>
        <w:pStyle w:val="a"/>
        <w:rPr>
          <w:rtl/>
        </w:rPr>
      </w:pPr>
    </w:p>
    <w:p w14:paraId="48F73F3D" w14:textId="77777777" w:rsidR="00000000" w:rsidRDefault="007C71EE">
      <w:pPr>
        <w:pStyle w:val="a"/>
        <w:rPr>
          <w:rFonts w:hint="cs"/>
          <w:rtl/>
        </w:rPr>
      </w:pPr>
      <w:r>
        <w:rPr>
          <w:rFonts w:hint="cs"/>
          <w:rtl/>
        </w:rPr>
        <w:t>אין לי זכות להיכנס כ</w:t>
      </w:r>
      <w:r>
        <w:rPr>
          <w:rFonts w:hint="cs"/>
          <w:rtl/>
        </w:rPr>
        <w:t xml:space="preserve">אן לוויכוחים. בסדר. אני מבקשת גם מחבר הכנסת אזולאי. </w:t>
      </w:r>
    </w:p>
    <w:p w14:paraId="5041D682" w14:textId="77777777" w:rsidR="00000000" w:rsidRDefault="007C71EE">
      <w:pPr>
        <w:pStyle w:val="a"/>
        <w:ind w:firstLine="0"/>
        <w:rPr>
          <w:rFonts w:hint="cs"/>
          <w:rtl/>
        </w:rPr>
      </w:pPr>
    </w:p>
    <w:p w14:paraId="08CF20C8" w14:textId="77777777" w:rsidR="00000000" w:rsidRDefault="007C71EE">
      <w:pPr>
        <w:pStyle w:val="SpeakerCon"/>
        <w:rPr>
          <w:rtl/>
        </w:rPr>
      </w:pPr>
      <w:bookmarkStart w:id="1459" w:name="FS000000528T27_05_2003_15_33_40C"/>
      <w:bookmarkEnd w:id="1459"/>
      <w:r>
        <w:rPr>
          <w:rtl/>
        </w:rPr>
        <w:t>יעקב ליצמן (יהדות התורה):</w:t>
      </w:r>
    </w:p>
    <w:p w14:paraId="0D294D2F" w14:textId="77777777" w:rsidR="00000000" w:rsidRDefault="007C71EE">
      <w:pPr>
        <w:pStyle w:val="a"/>
        <w:rPr>
          <w:rtl/>
        </w:rPr>
      </w:pPr>
    </w:p>
    <w:p w14:paraId="0482C437" w14:textId="77777777" w:rsidR="00000000" w:rsidRDefault="007C71EE">
      <w:pPr>
        <w:pStyle w:val="a"/>
        <w:rPr>
          <w:rFonts w:hint="cs"/>
          <w:rtl/>
        </w:rPr>
      </w:pPr>
      <w:r>
        <w:rPr>
          <w:rFonts w:hint="cs"/>
          <w:rtl/>
        </w:rPr>
        <w:t xml:space="preserve">לא זכיתי שהשר ישמע אותי, אבל בסדר.  יש לי דברים שנוגעים אליך בעיקר, כי כאן יש רק אופוזיציה. </w:t>
      </w:r>
    </w:p>
    <w:p w14:paraId="27AE380A" w14:textId="77777777" w:rsidR="00000000" w:rsidRDefault="007C71EE">
      <w:pPr>
        <w:pStyle w:val="a"/>
        <w:ind w:firstLine="0"/>
        <w:rPr>
          <w:rFonts w:hint="cs"/>
          <w:rtl/>
        </w:rPr>
      </w:pPr>
    </w:p>
    <w:p w14:paraId="61A8AB1A" w14:textId="77777777" w:rsidR="00000000" w:rsidRDefault="007C71EE">
      <w:pPr>
        <w:pStyle w:val="ac"/>
        <w:rPr>
          <w:rtl/>
        </w:rPr>
      </w:pPr>
      <w:r>
        <w:rPr>
          <w:rFonts w:hint="eastAsia"/>
          <w:rtl/>
        </w:rPr>
        <w:t>השר</w:t>
      </w:r>
      <w:r>
        <w:rPr>
          <w:rtl/>
        </w:rPr>
        <w:t xml:space="preserve"> גדעון עזרא:</w:t>
      </w:r>
    </w:p>
    <w:p w14:paraId="1EB8EBA0" w14:textId="77777777" w:rsidR="00000000" w:rsidRDefault="007C71EE">
      <w:pPr>
        <w:pStyle w:val="a"/>
        <w:rPr>
          <w:rFonts w:hint="cs"/>
          <w:rtl/>
        </w:rPr>
      </w:pPr>
    </w:p>
    <w:p w14:paraId="3734112C" w14:textId="77777777" w:rsidR="00000000" w:rsidRDefault="007C71EE">
      <w:pPr>
        <w:pStyle w:val="a"/>
        <w:rPr>
          <w:rFonts w:hint="cs"/>
          <w:rtl/>
        </w:rPr>
      </w:pPr>
      <w:r>
        <w:rPr>
          <w:rFonts w:hint="cs"/>
          <w:rtl/>
        </w:rPr>
        <w:t>אני מקשיב כל הזמן. יש גם מישהו שרושם פה את כל ההערות.</w:t>
      </w:r>
    </w:p>
    <w:p w14:paraId="638399BA" w14:textId="77777777" w:rsidR="00000000" w:rsidRDefault="007C71EE">
      <w:pPr>
        <w:pStyle w:val="a"/>
        <w:ind w:firstLine="0"/>
        <w:rPr>
          <w:rFonts w:hint="cs"/>
          <w:rtl/>
        </w:rPr>
      </w:pPr>
    </w:p>
    <w:p w14:paraId="4AAD5F1E" w14:textId="77777777" w:rsidR="00000000" w:rsidRDefault="007C71EE">
      <w:pPr>
        <w:pStyle w:val="SpeakerCon"/>
        <w:rPr>
          <w:rtl/>
        </w:rPr>
      </w:pPr>
      <w:bookmarkStart w:id="1460" w:name="FS000000528T27_05_2003_15_34_14C"/>
      <w:bookmarkEnd w:id="1460"/>
      <w:r>
        <w:rPr>
          <w:rtl/>
        </w:rPr>
        <w:t>יעקב ליצמ</w:t>
      </w:r>
      <w:r>
        <w:rPr>
          <w:rtl/>
        </w:rPr>
        <w:t>ן (יהדות התורה):</w:t>
      </w:r>
    </w:p>
    <w:p w14:paraId="7826E6F9" w14:textId="77777777" w:rsidR="00000000" w:rsidRDefault="007C71EE">
      <w:pPr>
        <w:pStyle w:val="a"/>
        <w:rPr>
          <w:rtl/>
        </w:rPr>
      </w:pPr>
    </w:p>
    <w:p w14:paraId="0777DFF0" w14:textId="77777777" w:rsidR="00000000" w:rsidRDefault="007C71EE">
      <w:pPr>
        <w:pStyle w:val="a"/>
        <w:rPr>
          <w:rFonts w:hint="cs"/>
          <w:rtl/>
        </w:rPr>
      </w:pPr>
      <w:r>
        <w:rPr>
          <w:rFonts w:hint="cs"/>
          <w:rtl/>
        </w:rPr>
        <w:t xml:space="preserve">זה בסדר. אתו אני דווקא אסתדר.  אותך אני צריך כאן.  </w:t>
      </w:r>
    </w:p>
    <w:p w14:paraId="1CD6A8DF" w14:textId="77777777" w:rsidR="00000000" w:rsidRDefault="007C71EE">
      <w:pPr>
        <w:pStyle w:val="a"/>
        <w:rPr>
          <w:rFonts w:hint="cs"/>
          <w:rtl/>
        </w:rPr>
      </w:pPr>
    </w:p>
    <w:p w14:paraId="72192CB4" w14:textId="77777777" w:rsidR="00000000" w:rsidRDefault="007C71EE">
      <w:pPr>
        <w:pStyle w:val="a"/>
        <w:rPr>
          <w:rFonts w:hint="cs"/>
          <w:rtl/>
        </w:rPr>
      </w:pPr>
      <w:r>
        <w:rPr>
          <w:rFonts w:hint="cs"/>
          <w:rtl/>
        </w:rPr>
        <w:t>שאלתי, אדוני, בתחילת דברי, ואולי יש לך תשובה, מה קרה שהמדינה משקיעה כל כך הרבה כסף בעלייה, בצדק, כי צריך יהודים בארץ - לא משנה שיש כותרת היום, ש=51% מהמתגייסים לצבא הם לא יהודים. זה כתו</w:t>
      </w:r>
      <w:r>
        <w:rPr>
          <w:rFonts w:hint="cs"/>
          <w:rtl/>
        </w:rPr>
        <w:t xml:space="preserve">ב היום בעיתונות - - - </w:t>
      </w:r>
    </w:p>
    <w:p w14:paraId="4AD4F059" w14:textId="77777777" w:rsidR="00000000" w:rsidRDefault="007C71EE">
      <w:pPr>
        <w:pStyle w:val="a"/>
        <w:ind w:firstLine="0"/>
        <w:rPr>
          <w:rFonts w:hint="cs"/>
          <w:rtl/>
        </w:rPr>
      </w:pPr>
    </w:p>
    <w:p w14:paraId="66156304" w14:textId="77777777" w:rsidR="00000000" w:rsidRDefault="007C71EE">
      <w:pPr>
        <w:pStyle w:val="ac"/>
        <w:rPr>
          <w:rtl/>
        </w:rPr>
      </w:pPr>
      <w:r>
        <w:rPr>
          <w:rFonts w:hint="eastAsia"/>
          <w:rtl/>
        </w:rPr>
        <w:t>השר</w:t>
      </w:r>
      <w:r>
        <w:rPr>
          <w:rtl/>
        </w:rPr>
        <w:t xml:space="preserve"> גדעון עזרא:</w:t>
      </w:r>
    </w:p>
    <w:p w14:paraId="5D8484BE" w14:textId="77777777" w:rsidR="00000000" w:rsidRDefault="007C71EE">
      <w:pPr>
        <w:pStyle w:val="a"/>
        <w:rPr>
          <w:rFonts w:hint="cs"/>
          <w:rtl/>
        </w:rPr>
      </w:pPr>
    </w:p>
    <w:p w14:paraId="3FE54344" w14:textId="77777777" w:rsidR="00000000" w:rsidRDefault="007C71EE">
      <w:pPr>
        <w:pStyle w:val="a"/>
        <w:rPr>
          <w:rFonts w:hint="cs"/>
          <w:rtl/>
        </w:rPr>
      </w:pPr>
      <w:r>
        <w:rPr>
          <w:rFonts w:hint="cs"/>
          <w:rtl/>
        </w:rPr>
        <w:t>צריך לעשות אותם יהודים יותר מהר.</w:t>
      </w:r>
    </w:p>
    <w:p w14:paraId="5952642A" w14:textId="77777777" w:rsidR="00000000" w:rsidRDefault="007C71EE">
      <w:pPr>
        <w:pStyle w:val="a"/>
        <w:ind w:firstLine="0"/>
        <w:rPr>
          <w:rFonts w:hint="cs"/>
          <w:rtl/>
        </w:rPr>
      </w:pPr>
    </w:p>
    <w:p w14:paraId="48D97EA4" w14:textId="77777777" w:rsidR="00000000" w:rsidRDefault="007C71EE">
      <w:pPr>
        <w:pStyle w:val="SpeakerCon"/>
        <w:rPr>
          <w:rtl/>
        </w:rPr>
      </w:pPr>
      <w:bookmarkStart w:id="1461" w:name="FS000000528T27_05_2003_15_35_03C"/>
      <w:bookmarkEnd w:id="1461"/>
      <w:r>
        <w:rPr>
          <w:rtl/>
        </w:rPr>
        <w:t>יעקב ליצמן (יהדות התורה):</w:t>
      </w:r>
    </w:p>
    <w:p w14:paraId="5ADC3C2F" w14:textId="77777777" w:rsidR="00000000" w:rsidRDefault="007C71EE">
      <w:pPr>
        <w:pStyle w:val="a"/>
        <w:rPr>
          <w:rtl/>
        </w:rPr>
      </w:pPr>
    </w:p>
    <w:p w14:paraId="4DFDB269" w14:textId="77777777" w:rsidR="00000000" w:rsidRDefault="007C71EE">
      <w:pPr>
        <w:pStyle w:val="a"/>
        <w:rPr>
          <w:rFonts w:hint="cs"/>
          <w:rtl/>
        </w:rPr>
      </w:pPr>
      <w:r>
        <w:rPr>
          <w:rFonts w:hint="cs"/>
          <w:rtl/>
        </w:rPr>
        <w:t>לא, הם בכלל רוצים את הברית החדשה בהשבעה. הם לא מעוניינים בכלל להתגייר. אגב, לפי החוק שפורז רוצה לעשות, רק מי שיש לו מיליון דולר יהיה יהודי, ואילו אחר, אפי</w:t>
      </w:r>
      <w:r>
        <w:rPr>
          <w:rFonts w:hint="cs"/>
          <w:rtl/>
        </w:rPr>
        <w:t>לו שיתגייר לא יהיה יהודי. אבל בוא נשאיר את זה לאחר כך.</w:t>
      </w:r>
    </w:p>
    <w:p w14:paraId="18B25019" w14:textId="77777777" w:rsidR="00000000" w:rsidRDefault="007C71EE">
      <w:pPr>
        <w:pStyle w:val="a"/>
        <w:rPr>
          <w:rFonts w:hint="cs"/>
          <w:rtl/>
        </w:rPr>
      </w:pPr>
    </w:p>
    <w:p w14:paraId="0BB77C6B" w14:textId="77777777" w:rsidR="00000000" w:rsidRDefault="007C71EE">
      <w:pPr>
        <w:pStyle w:val="a"/>
        <w:rPr>
          <w:rFonts w:hint="cs"/>
          <w:rtl/>
        </w:rPr>
      </w:pPr>
      <w:r>
        <w:rPr>
          <w:rFonts w:hint="cs"/>
          <w:rtl/>
        </w:rPr>
        <w:t>תסביר לי, למה אתם משקיעים בזה כל כך הרבה כסף, כאשר יש לכם עלייה פנימית, ושם אתם מקצצים? בעלייה מהעולם - דירה, שכר דירה, חינוך, פטור ממכס וממס הכנסה על השקעות לעשר שנים, ל=15 שנה. אתם לא יודעים אפילו מ</w:t>
      </w:r>
      <w:r>
        <w:rPr>
          <w:rFonts w:hint="cs"/>
          <w:rtl/>
        </w:rPr>
        <w:t xml:space="preserve">ה לעשות. אבל לעלייה פנימית, אלה שנולדים בארץ - דמי לידה מספיק פעם אחת. לא צריך עוד. קצבאות ילדים, במקום מה שהיה - קיצוץ של 76% לשמונה-תשעה ילדים. אולי אתה יכול להסביר לי מה ההבדל?   </w:t>
      </w:r>
    </w:p>
    <w:p w14:paraId="192CC43A" w14:textId="77777777" w:rsidR="00000000" w:rsidRDefault="007C71EE">
      <w:pPr>
        <w:pStyle w:val="a"/>
        <w:rPr>
          <w:rFonts w:hint="cs"/>
          <w:rtl/>
        </w:rPr>
      </w:pPr>
    </w:p>
    <w:p w14:paraId="6570B71D" w14:textId="77777777" w:rsidR="00000000" w:rsidRDefault="007C71EE">
      <w:pPr>
        <w:pStyle w:val="a"/>
        <w:rPr>
          <w:rFonts w:hint="cs"/>
          <w:rtl/>
        </w:rPr>
      </w:pPr>
      <w:r>
        <w:rPr>
          <w:rFonts w:hint="cs"/>
          <w:rtl/>
        </w:rPr>
        <w:t>נציג שינוי אמר לי בלילה, אני מניח שהוא היה קצת רדום: אז לא היו לנו אנשים</w:t>
      </w:r>
      <w:r>
        <w:rPr>
          <w:rFonts w:hint="cs"/>
          <w:rtl/>
        </w:rPr>
        <w:t xml:space="preserve">, היום יש לנו מספיק אנשים. זאת אומרת, הוא מבין שלא צריך כלל עלייה היום. זאת השיטה של פורז. לא צריך עלייה. מספיק ילד אחד, שני כלבים וארבעה חתולים. זה מה שצריך, ואז יהיו משפחות ברוכות ילדים.  לאלו גם פורז יסכים לתת קצבאות. </w:t>
      </w:r>
    </w:p>
    <w:p w14:paraId="302DCFC4" w14:textId="77777777" w:rsidR="00000000" w:rsidRDefault="007C71EE">
      <w:pPr>
        <w:pStyle w:val="a"/>
        <w:ind w:firstLine="0"/>
        <w:rPr>
          <w:rFonts w:hint="cs"/>
          <w:rtl/>
        </w:rPr>
      </w:pPr>
    </w:p>
    <w:p w14:paraId="6888722F" w14:textId="77777777" w:rsidR="00000000" w:rsidRDefault="007C71EE">
      <w:pPr>
        <w:pStyle w:val="ac"/>
        <w:rPr>
          <w:rtl/>
        </w:rPr>
      </w:pPr>
      <w:r>
        <w:rPr>
          <w:rFonts w:hint="eastAsia"/>
          <w:rtl/>
        </w:rPr>
        <w:t>דוד</w:t>
      </w:r>
      <w:r>
        <w:rPr>
          <w:rtl/>
        </w:rPr>
        <w:t xml:space="preserve"> אזולאי (ש"ס):</w:t>
      </w:r>
    </w:p>
    <w:p w14:paraId="55916910" w14:textId="77777777" w:rsidR="00000000" w:rsidRDefault="007C71EE">
      <w:pPr>
        <w:pStyle w:val="a"/>
        <w:rPr>
          <w:rFonts w:hint="cs"/>
          <w:rtl/>
        </w:rPr>
      </w:pPr>
    </w:p>
    <w:p w14:paraId="46786B8B" w14:textId="77777777" w:rsidR="00000000" w:rsidRDefault="007C71EE">
      <w:pPr>
        <w:pStyle w:val="a"/>
        <w:rPr>
          <w:rFonts w:hint="cs"/>
          <w:rtl/>
        </w:rPr>
      </w:pPr>
      <w:r>
        <w:rPr>
          <w:rFonts w:hint="cs"/>
          <w:rtl/>
        </w:rPr>
        <w:t>דרך אגב, הוא י</w:t>
      </w:r>
      <w:r>
        <w:rPr>
          <w:rFonts w:hint="cs"/>
          <w:rtl/>
        </w:rPr>
        <w:t xml:space="preserve">ישם את זה על אתיופים. הוא מונע מהם לעלות לארץ. </w:t>
      </w:r>
    </w:p>
    <w:p w14:paraId="14C2A072" w14:textId="77777777" w:rsidR="00000000" w:rsidRDefault="007C71EE">
      <w:pPr>
        <w:pStyle w:val="a"/>
        <w:rPr>
          <w:rFonts w:hint="cs"/>
          <w:rtl/>
        </w:rPr>
      </w:pPr>
    </w:p>
    <w:p w14:paraId="0991ECF1" w14:textId="77777777" w:rsidR="00000000" w:rsidRDefault="007C71EE">
      <w:pPr>
        <w:pStyle w:val="SpeakerCon"/>
        <w:rPr>
          <w:rtl/>
        </w:rPr>
      </w:pPr>
      <w:bookmarkStart w:id="1462" w:name="FS000000528T27_05_2003_15_40_21C"/>
      <w:bookmarkEnd w:id="1462"/>
      <w:r>
        <w:rPr>
          <w:rtl/>
        </w:rPr>
        <w:t>יעקב ליצמן (יהדות התורה):</w:t>
      </w:r>
    </w:p>
    <w:p w14:paraId="3E3B7D84" w14:textId="77777777" w:rsidR="00000000" w:rsidRDefault="007C71EE">
      <w:pPr>
        <w:pStyle w:val="a"/>
        <w:rPr>
          <w:rtl/>
        </w:rPr>
      </w:pPr>
    </w:p>
    <w:p w14:paraId="0B4B11FD" w14:textId="77777777" w:rsidR="00000000" w:rsidRDefault="007C71EE">
      <w:pPr>
        <w:pStyle w:val="a"/>
        <w:rPr>
          <w:rFonts w:hint="cs"/>
          <w:rtl/>
        </w:rPr>
      </w:pPr>
      <w:r>
        <w:rPr>
          <w:rFonts w:hint="cs"/>
          <w:rtl/>
        </w:rPr>
        <w:t xml:space="preserve">אתה יכול להסביר לי את השינוי?  למה מחוץ-לארץ אתם מעודדים עלייה, וכאן בעלייה הפנימית אתם מקצצים?  אני מחכה לתשובה. אם יש לך הסבר, אשמח לשמוע. </w:t>
      </w:r>
    </w:p>
    <w:p w14:paraId="59FDD300" w14:textId="77777777" w:rsidR="00000000" w:rsidRDefault="007C71EE">
      <w:pPr>
        <w:pStyle w:val="a"/>
        <w:ind w:firstLine="0"/>
        <w:rPr>
          <w:rFonts w:hint="cs"/>
          <w:rtl/>
        </w:rPr>
      </w:pPr>
    </w:p>
    <w:p w14:paraId="79949AC3" w14:textId="77777777" w:rsidR="00000000" w:rsidRDefault="007C71EE">
      <w:pPr>
        <w:pStyle w:val="ad"/>
        <w:rPr>
          <w:rtl/>
        </w:rPr>
      </w:pPr>
      <w:r>
        <w:rPr>
          <w:rtl/>
        </w:rPr>
        <w:t>היו"ר אתי לבני:</w:t>
      </w:r>
    </w:p>
    <w:p w14:paraId="55021D08" w14:textId="77777777" w:rsidR="00000000" w:rsidRDefault="007C71EE">
      <w:pPr>
        <w:pStyle w:val="a"/>
        <w:rPr>
          <w:rtl/>
        </w:rPr>
      </w:pPr>
    </w:p>
    <w:p w14:paraId="4D208EDA" w14:textId="77777777" w:rsidR="00000000" w:rsidRDefault="007C71EE">
      <w:pPr>
        <w:pStyle w:val="a"/>
        <w:rPr>
          <w:rFonts w:hint="cs"/>
          <w:rtl/>
        </w:rPr>
      </w:pPr>
      <w:r>
        <w:rPr>
          <w:rFonts w:hint="cs"/>
          <w:rtl/>
        </w:rPr>
        <w:t>לא, תשובות אחר כך.</w:t>
      </w:r>
    </w:p>
    <w:p w14:paraId="75151DF4" w14:textId="77777777" w:rsidR="00000000" w:rsidRDefault="007C71EE">
      <w:pPr>
        <w:pStyle w:val="a"/>
        <w:ind w:firstLine="0"/>
        <w:rPr>
          <w:rFonts w:hint="cs"/>
          <w:rtl/>
        </w:rPr>
      </w:pPr>
    </w:p>
    <w:p w14:paraId="462B14E6" w14:textId="77777777" w:rsidR="00000000" w:rsidRDefault="007C71EE">
      <w:pPr>
        <w:pStyle w:val="SpeakerCon"/>
        <w:rPr>
          <w:rtl/>
        </w:rPr>
      </w:pPr>
      <w:bookmarkStart w:id="1463" w:name="FS000000528T27_05_2003_15_40_54C"/>
      <w:bookmarkEnd w:id="1463"/>
      <w:r>
        <w:rPr>
          <w:rtl/>
        </w:rPr>
        <w:t>יעקב ליצמן (יהדות התורה):</w:t>
      </w:r>
    </w:p>
    <w:p w14:paraId="7DCD8DBF" w14:textId="77777777" w:rsidR="00000000" w:rsidRDefault="007C71EE">
      <w:pPr>
        <w:pStyle w:val="a"/>
        <w:rPr>
          <w:rtl/>
        </w:rPr>
      </w:pPr>
    </w:p>
    <w:p w14:paraId="51C3E28E" w14:textId="77777777" w:rsidR="00000000" w:rsidRDefault="007C71EE">
      <w:pPr>
        <w:pStyle w:val="a"/>
        <w:rPr>
          <w:rFonts w:hint="cs"/>
          <w:rtl/>
        </w:rPr>
      </w:pPr>
      <w:r>
        <w:rPr>
          <w:rFonts w:hint="cs"/>
          <w:rtl/>
        </w:rPr>
        <w:t xml:space="preserve">לא, על חשבוני, גברתי.   אין לי בעיה. </w:t>
      </w:r>
    </w:p>
    <w:p w14:paraId="62D73953" w14:textId="77777777" w:rsidR="00000000" w:rsidRDefault="007C71EE">
      <w:pPr>
        <w:pStyle w:val="a"/>
        <w:ind w:firstLine="0"/>
        <w:rPr>
          <w:rFonts w:hint="cs"/>
          <w:rtl/>
        </w:rPr>
      </w:pPr>
    </w:p>
    <w:p w14:paraId="75BF19E3" w14:textId="77777777" w:rsidR="00000000" w:rsidRDefault="007C71EE">
      <w:pPr>
        <w:pStyle w:val="ac"/>
        <w:rPr>
          <w:rtl/>
        </w:rPr>
      </w:pPr>
      <w:r>
        <w:rPr>
          <w:rFonts w:hint="eastAsia"/>
          <w:rtl/>
        </w:rPr>
        <w:t>השר</w:t>
      </w:r>
      <w:r>
        <w:rPr>
          <w:rtl/>
        </w:rPr>
        <w:t xml:space="preserve"> גדעון עזרא:</w:t>
      </w:r>
    </w:p>
    <w:p w14:paraId="3F511985" w14:textId="77777777" w:rsidR="00000000" w:rsidRDefault="007C71EE">
      <w:pPr>
        <w:pStyle w:val="a"/>
        <w:rPr>
          <w:rFonts w:hint="cs"/>
          <w:rtl/>
        </w:rPr>
      </w:pPr>
    </w:p>
    <w:p w14:paraId="254CC721" w14:textId="77777777" w:rsidR="00000000" w:rsidRDefault="007C71EE">
      <w:pPr>
        <w:pStyle w:val="a"/>
        <w:rPr>
          <w:rFonts w:hint="cs"/>
          <w:rtl/>
        </w:rPr>
      </w:pPr>
      <w:r>
        <w:rPr>
          <w:rFonts w:hint="cs"/>
          <w:rtl/>
        </w:rPr>
        <w:t xml:space="preserve">לגבי העלייה, אני חושב - - - </w:t>
      </w:r>
    </w:p>
    <w:p w14:paraId="0D7FFF3A" w14:textId="77777777" w:rsidR="00000000" w:rsidRDefault="007C71EE">
      <w:pPr>
        <w:pStyle w:val="a"/>
        <w:ind w:firstLine="0"/>
        <w:rPr>
          <w:rFonts w:hint="cs"/>
          <w:rtl/>
        </w:rPr>
      </w:pPr>
    </w:p>
    <w:p w14:paraId="026F1D6E" w14:textId="77777777" w:rsidR="00000000" w:rsidRDefault="007C71EE">
      <w:pPr>
        <w:pStyle w:val="SpeakerCon"/>
        <w:rPr>
          <w:rtl/>
        </w:rPr>
      </w:pPr>
      <w:bookmarkStart w:id="1464" w:name="FS000000528T27_05_2003_15_41_20C"/>
      <w:bookmarkEnd w:id="1464"/>
      <w:r>
        <w:rPr>
          <w:rtl/>
        </w:rPr>
        <w:t>יעקב ליצמן (יהדות התורה):</w:t>
      </w:r>
    </w:p>
    <w:p w14:paraId="7BC8B1C4" w14:textId="77777777" w:rsidR="00000000" w:rsidRDefault="007C71EE">
      <w:pPr>
        <w:pStyle w:val="a"/>
        <w:rPr>
          <w:rtl/>
        </w:rPr>
      </w:pPr>
    </w:p>
    <w:p w14:paraId="5D589DDF" w14:textId="77777777" w:rsidR="00000000" w:rsidRDefault="007C71EE">
      <w:pPr>
        <w:pStyle w:val="a"/>
        <w:rPr>
          <w:rFonts w:hint="cs"/>
          <w:rtl/>
        </w:rPr>
      </w:pPr>
      <w:r>
        <w:rPr>
          <w:rFonts w:hint="cs"/>
          <w:rtl/>
        </w:rPr>
        <w:t>על זה אין ויכוח. רק תגיד לי על העלייה הפנימית.</w:t>
      </w:r>
    </w:p>
    <w:p w14:paraId="2BAD538C" w14:textId="77777777" w:rsidR="00000000" w:rsidRDefault="007C71EE">
      <w:pPr>
        <w:pStyle w:val="a"/>
        <w:ind w:firstLine="0"/>
        <w:rPr>
          <w:rFonts w:hint="cs"/>
          <w:rtl/>
        </w:rPr>
      </w:pPr>
    </w:p>
    <w:p w14:paraId="336AEC0A" w14:textId="77777777" w:rsidR="00000000" w:rsidRDefault="007C71EE">
      <w:pPr>
        <w:pStyle w:val="ac"/>
        <w:rPr>
          <w:rtl/>
        </w:rPr>
      </w:pPr>
      <w:r>
        <w:rPr>
          <w:rFonts w:hint="eastAsia"/>
          <w:rtl/>
        </w:rPr>
        <w:t>השר</w:t>
      </w:r>
      <w:r>
        <w:rPr>
          <w:rtl/>
        </w:rPr>
        <w:t xml:space="preserve"> גדעון עזרא:</w:t>
      </w:r>
    </w:p>
    <w:p w14:paraId="27EE0EBB" w14:textId="77777777" w:rsidR="00000000" w:rsidRDefault="007C71EE">
      <w:pPr>
        <w:pStyle w:val="a"/>
        <w:rPr>
          <w:rFonts w:hint="cs"/>
          <w:rtl/>
        </w:rPr>
      </w:pPr>
    </w:p>
    <w:p w14:paraId="72B7E044" w14:textId="77777777" w:rsidR="00000000" w:rsidRDefault="007C71EE">
      <w:pPr>
        <w:pStyle w:val="a"/>
        <w:rPr>
          <w:rFonts w:hint="cs"/>
          <w:rtl/>
        </w:rPr>
      </w:pPr>
      <w:r>
        <w:rPr>
          <w:rFonts w:hint="cs"/>
          <w:rtl/>
        </w:rPr>
        <w:t>לגבי העלייה הפנימית יש בעיה גדולה מאוד.</w:t>
      </w:r>
    </w:p>
    <w:p w14:paraId="132383B9" w14:textId="77777777" w:rsidR="00000000" w:rsidRDefault="007C71EE">
      <w:pPr>
        <w:pStyle w:val="a"/>
        <w:ind w:firstLine="0"/>
        <w:rPr>
          <w:rFonts w:hint="cs"/>
          <w:rtl/>
        </w:rPr>
      </w:pPr>
    </w:p>
    <w:p w14:paraId="5480FCCA" w14:textId="77777777" w:rsidR="00000000" w:rsidRDefault="007C71EE">
      <w:pPr>
        <w:pStyle w:val="SpeakerCon"/>
        <w:rPr>
          <w:rtl/>
        </w:rPr>
      </w:pPr>
      <w:bookmarkStart w:id="1465" w:name="FS000000528T27_05_2003_15_41_42C"/>
      <w:bookmarkEnd w:id="1465"/>
      <w:r>
        <w:rPr>
          <w:rtl/>
        </w:rPr>
        <w:t>יעקב ליצמן</w:t>
      </w:r>
      <w:r>
        <w:rPr>
          <w:rtl/>
        </w:rPr>
        <w:t xml:space="preserve"> (יהדות התורה):</w:t>
      </w:r>
    </w:p>
    <w:p w14:paraId="736EAE24" w14:textId="77777777" w:rsidR="00000000" w:rsidRDefault="007C71EE">
      <w:pPr>
        <w:pStyle w:val="a"/>
        <w:rPr>
          <w:rtl/>
        </w:rPr>
      </w:pPr>
    </w:p>
    <w:p w14:paraId="781B9655" w14:textId="77777777" w:rsidR="00000000" w:rsidRDefault="007C71EE">
      <w:pPr>
        <w:pStyle w:val="a"/>
        <w:rPr>
          <w:rFonts w:hint="cs"/>
          <w:rtl/>
        </w:rPr>
      </w:pPr>
      <w:r>
        <w:rPr>
          <w:rFonts w:hint="cs"/>
          <w:rtl/>
        </w:rPr>
        <w:t>כי אלה חרדים, אדוני. שום סיבה אחרת.</w:t>
      </w:r>
    </w:p>
    <w:p w14:paraId="55633370" w14:textId="77777777" w:rsidR="00000000" w:rsidRDefault="007C71EE">
      <w:pPr>
        <w:pStyle w:val="a"/>
        <w:ind w:firstLine="0"/>
        <w:rPr>
          <w:rFonts w:hint="cs"/>
          <w:rtl/>
        </w:rPr>
      </w:pPr>
    </w:p>
    <w:p w14:paraId="59B93391" w14:textId="77777777" w:rsidR="00000000" w:rsidRDefault="007C71EE">
      <w:pPr>
        <w:pStyle w:val="ac"/>
        <w:rPr>
          <w:rtl/>
        </w:rPr>
      </w:pPr>
      <w:r>
        <w:rPr>
          <w:rFonts w:hint="eastAsia"/>
          <w:rtl/>
        </w:rPr>
        <w:t>השר</w:t>
      </w:r>
      <w:r>
        <w:rPr>
          <w:rtl/>
        </w:rPr>
        <w:t xml:space="preserve"> גדעון עזרא:</w:t>
      </w:r>
    </w:p>
    <w:p w14:paraId="30FC2063" w14:textId="77777777" w:rsidR="00000000" w:rsidRDefault="007C71EE">
      <w:pPr>
        <w:pStyle w:val="a"/>
        <w:rPr>
          <w:rFonts w:hint="cs"/>
          <w:rtl/>
        </w:rPr>
      </w:pPr>
    </w:p>
    <w:p w14:paraId="53734038" w14:textId="77777777" w:rsidR="00000000" w:rsidRDefault="007C71EE">
      <w:pPr>
        <w:pStyle w:val="a"/>
        <w:rPr>
          <w:rFonts w:hint="cs"/>
          <w:rtl/>
        </w:rPr>
      </w:pPr>
      <w:r>
        <w:rPr>
          <w:rFonts w:hint="cs"/>
          <w:rtl/>
        </w:rPr>
        <w:t>לא.  לא בגלל החרדים.</w:t>
      </w:r>
    </w:p>
    <w:p w14:paraId="07737E69" w14:textId="77777777" w:rsidR="00000000" w:rsidRDefault="007C71EE">
      <w:pPr>
        <w:pStyle w:val="a"/>
        <w:ind w:firstLine="0"/>
        <w:rPr>
          <w:rFonts w:hint="cs"/>
          <w:rtl/>
        </w:rPr>
      </w:pPr>
    </w:p>
    <w:p w14:paraId="74C5425B" w14:textId="77777777" w:rsidR="00000000" w:rsidRDefault="007C71EE">
      <w:pPr>
        <w:pStyle w:val="SpeakerCon"/>
        <w:rPr>
          <w:rtl/>
        </w:rPr>
      </w:pPr>
      <w:bookmarkStart w:id="1466" w:name="FS000000528T27_05_2003_15_42_03C"/>
      <w:bookmarkEnd w:id="1466"/>
      <w:r>
        <w:rPr>
          <w:rtl/>
        </w:rPr>
        <w:t>יעקב ליצמן (יהדות התורה):</w:t>
      </w:r>
    </w:p>
    <w:p w14:paraId="4E8F9073" w14:textId="77777777" w:rsidR="00000000" w:rsidRDefault="007C71EE">
      <w:pPr>
        <w:pStyle w:val="a"/>
        <w:rPr>
          <w:rtl/>
        </w:rPr>
      </w:pPr>
    </w:p>
    <w:p w14:paraId="74A55B20" w14:textId="77777777" w:rsidR="00000000" w:rsidRDefault="007C71EE">
      <w:pPr>
        <w:pStyle w:val="a"/>
        <w:rPr>
          <w:rFonts w:hint="cs"/>
          <w:rtl/>
        </w:rPr>
      </w:pPr>
      <w:r>
        <w:rPr>
          <w:rFonts w:hint="cs"/>
          <w:rtl/>
        </w:rPr>
        <w:t xml:space="preserve">זה היה ההסכם הקואליציוני. </w:t>
      </w:r>
    </w:p>
    <w:p w14:paraId="06A5C22E" w14:textId="77777777" w:rsidR="00000000" w:rsidRDefault="007C71EE">
      <w:pPr>
        <w:pStyle w:val="a"/>
        <w:ind w:firstLine="0"/>
        <w:rPr>
          <w:rFonts w:hint="cs"/>
          <w:rtl/>
        </w:rPr>
      </w:pPr>
    </w:p>
    <w:p w14:paraId="20171363" w14:textId="77777777" w:rsidR="00000000" w:rsidRDefault="007C71EE">
      <w:pPr>
        <w:pStyle w:val="ac"/>
        <w:rPr>
          <w:rtl/>
        </w:rPr>
      </w:pPr>
      <w:r>
        <w:rPr>
          <w:rFonts w:hint="eastAsia"/>
          <w:rtl/>
        </w:rPr>
        <w:t>השר</w:t>
      </w:r>
      <w:r>
        <w:rPr>
          <w:rtl/>
        </w:rPr>
        <w:t xml:space="preserve"> גדעון עזרא:</w:t>
      </w:r>
    </w:p>
    <w:p w14:paraId="304F8B0B" w14:textId="77777777" w:rsidR="00000000" w:rsidRDefault="007C71EE">
      <w:pPr>
        <w:pStyle w:val="a"/>
        <w:rPr>
          <w:rFonts w:hint="cs"/>
          <w:rtl/>
        </w:rPr>
      </w:pPr>
    </w:p>
    <w:p w14:paraId="7695E2CF" w14:textId="77777777" w:rsidR="00000000" w:rsidRDefault="007C71EE">
      <w:pPr>
        <w:pStyle w:val="a"/>
        <w:rPr>
          <w:rFonts w:hint="cs"/>
          <w:rtl/>
        </w:rPr>
      </w:pPr>
      <w:r>
        <w:rPr>
          <w:rFonts w:hint="cs"/>
          <w:rtl/>
        </w:rPr>
        <w:t xml:space="preserve">אתה יודע - - - </w:t>
      </w:r>
    </w:p>
    <w:p w14:paraId="6F2B19C8" w14:textId="77777777" w:rsidR="00000000" w:rsidRDefault="007C71EE">
      <w:pPr>
        <w:pStyle w:val="a"/>
        <w:ind w:firstLine="0"/>
        <w:rPr>
          <w:rFonts w:hint="cs"/>
          <w:rtl/>
        </w:rPr>
      </w:pPr>
    </w:p>
    <w:p w14:paraId="6388EDCA" w14:textId="77777777" w:rsidR="00000000" w:rsidRDefault="007C71EE">
      <w:pPr>
        <w:pStyle w:val="SpeakerCon"/>
        <w:rPr>
          <w:rtl/>
        </w:rPr>
      </w:pPr>
      <w:bookmarkStart w:id="1467" w:name="FS000000528T27_05_2003_15_42_18C"/>
      <w:bookmarkEnd w:id="1467"/>
      <w:r>
        <w:rPr>
          <w:rtl/>
        </w:rPr>
        <w:t>יעקב ליצמן (יהדות התורה):</w:t>
      </w:r>
    </w:p>
    <w:p w14:paraId="17173A06" w14:textId="77777777" w:rsidR="00000000" w:rsidRDefault="007C71EE">
      <w:pPr>
        <w:pStyle w:val="a"/>
        <w:rPr>
          <w:rtl/>
        </w:rPr>
      </w:pPr>
    </w:p>
    <w:p w14:paraId="7119B146" w14:textId="77777777" w:rsidR="00000000" w:rsidRDefault="007C71EE">
      <w:pPr>
        <w:pStyle w:val="a"/>
        <w:rPr>
          <w:rFonts w:hint="cs"/>
          <w:rtl/>
        </w:rPr>
      </w:pPr>
      <w:r>
        <w:rPr>
          <w:rFonts w:hint="cs"/>
          <w:rtl/>
        </w:rPr>
        <w:t>אני יודע שבגלל החרדים. בהחלט אני יודע.</w:t>
      </w:r>
    </w:p>
    <w:p w14:paraId="01B2B402" w14:textId="77777777" w:rsidR="00000000" w:rsidRDefault="007C71EE">
      <w:pPr>
        <w:pStyle w:val="a"/>
        <w:rPr>
          <w:rFonts w:hint="cs"/>
          <w:rtl/>
        </w:rPr>
      </w:pPr>
    </w:p>
    <w:p w14:paraId="3FB061A8" w14:textId="77777777" w:rsidR="00000000" w:rsidRDefault="007C71EE">
      <w:pPr>
        <w:pStyle w:val="ac"/>
        <w:rPr>
          <w:rtl/>
        </w:rPr>
      </w:pPr>
      <w:r>
        <w:rPr>
          <w:rFonts w:hint="eastAsia"/>
          <w:rtl/>
        </w:rPr>
        <w:t>השר</w:t>
      </w:r>
      <w:r>
        <w:rPr>
          <w:rtl/>
        </w:rPr>
        <w:t xml:space="preserve"> גדע</w:t>
      </w:r>
      <w:r>
        <w:rPr>
          <w:rtl/>
        </w:rPr>
        <w:t>ון עזרא:</w:t>
      </w:r>
    </w:p>
    <w:p w14:paraId="6C9F34F6" w14:textId="77777777" w:rsidR="00000000" w:rsidRDefault="007C71EE">
      <w:pPr>
        <w:pStyle w:val="a"/>
        <w:rPr>
          <w:rFonts w:hint="cs"/>
          <w:rtl/>
        </w:rPr>
      </w:pPr>
    </w:p>
    <w:p w14:paraId="32BFA46C" w14:textId="77777777" w:rsidR="00000000" w:rsidRDefault="007C71EE">
      <w:pPr>
        <w:pStyle w:val="a"/>
        <w:rPr>
          <w:rFonts w:hint="cs"/>
          <w:rtl/>
        </w:rPr>
      </w:pPr>
      <w:r>
        <w:rPr>
          <w:rFonts w:hint="cs"/>
          <w:rtl/>
        </w:rPr>
        <w:t xml:space="preserve">זה לא נכון. אני חושב שהגיע הזמן שאנשים יתפרנסו לא רק מקצבאות הביטוח הלאומי אלא גם מעבודה. </w:t>
      </w:r>
    </w:p>
    <w:p w14:paraId="7D13A22A" w14:textId="77777777" w:rsidR="00000000" w:rsidRDefault="007C71EE">
      <w:pPr>
        <w:pStyle w:val="a"/>
        <w:ind w:firstLine="0"/>
        <w:rPr>
          <w:rFonts w:hint="cs"/>
          <w:rtl/>
        </w:rPr>
      </w:pPr>
    </w:p>
    <w:p w14:paraId="75412AC7" w14:textId="77777777" w:rsidR="00000000" w:rsidRDefault="007C71EE">
      <w:pPr>
        <w:pStyle w:val="SpeakerCon"/>
        <w:rPr>
          <w:rtl/>
        </w:rPr>
      </w:pPr>
      <w:bookmarkStart w:id="1468" w:name="FS000000528T27_05_2003_15_43_05C"/>
      <w:bookmarkEnd w:id="1468"/>
      <w:r>
        <w:rPr>
          <w:rtl/>
        </w:rPr>
        <w:t>יעקב ליצמן (יהדות התורה):</w:t>
      </w:r>
    </w:p>
    <w:p w14:paraId="60130881" w14:textId="77777777" w:rsidR="00000000" w:rsidRDefault="007C71EE">
      <w:pPr>
        <w:pStyle w:val="a"/>
        <w:rPr>
          <w:rtl/>
        </w:rPr>
      </w:pPr>
    </w:p>
    <w:p w14:paraId="553A3293" w14:textId="77777777" w:rsidR="00000000" w:rsidRDefault="007C71EE">
      <w:pPr>
        <w:pStyle w:val="a"/>
        <w:rPr>
          <w:rFonts w:hint="cs"/>
          <w:rtl/>
        </w:rPr>
      </w:pPr>
      <w:r>
        <w:rPr>
          <w:rFonts w:hint="cs"/>
          <w:rtl/>
        </w:rPr>
        <w:t xml:space="preserve">יפה מאוד, אבל - ושוב אני אומר אבל - יש לי ויכוח אתך גם על זה. אני חושב שאנשים לומדים תורמים. יש לי אתך ויכוח תהומי על זה. </w:t>
      </w:r>
    </w:p>
    <w:p w14:paraId="34B318F4" w14:textId="77777777" w:rsidR="00000000" w:rsidRDefault="007C71EE">
      <w:pPr>
        <w:pStyle w:val="a"/>
        <w:rPr>
          <w:rFonts w:hint="cs"/>
          <w:rtl/>
        </w:rPr>
      </w:pPr>
    </w:p>
    <w:p w14:paraId="55D12387" w14:textId="77777777" w:rsidR="00000000" w:rsidRDefault="007C71EE">
      <w:pPr>
        <w:pStyle w:val="a"/>
        <w:rPr>
          <w:rFonts w:hint="cs"/>
          <w:rtl/>
        </w:rPr>
      </w:pPr>
      <w:r>
        <w:rPr>
          <w:rFonts w:hint="cs"/>
          <w:rtl/>
        </w:rPr>
        <w:t>אבל</w:t>
      </w:r>
      <w:r>
        <w:rPr>
          <w:rFonts w:hint="cs"/>
          <w:rtl/>
        </w:rPr>
        <w:t xml:space="preserve"> אולי תסביר לי למה עקרת בית צריכה לשלם 70 שקל? עקרת בית שצריכה לגדל את הילדים?   הרי יש חוק ביטוח בריאות ממלכתי, ובחוק הזה ביטחו את כולם. למה עקרת בית צריכה לשלם 70 שקל?   ואם עקרת בית לא תשלם, תבואו למקרר שלה ותוציאו לה את הלבן, שאין לה גם אותו לתת לילדים</w:t>
      </w:r>
      <w:r>
        <w:rPr>
          <w:rFonts w:hint="cs"/>
          <w:rtl/>
        </w:rPr>
        <w:t xml:space="preserve">? </w:t>
      </w:r>
    </w:p>
    <w:p w14:paraId="534CD88B" w14:textId="77777777" w:rsidR="00000000" w:rsidRDefault="007C71EE">
      <w:pPr>
        <w:pStyle w:val="a"/>
        <w:ind w:firstLine="0"/>
        <w:rPr>
          <w:rFonts w:hint="cs"/>
          <w:rtl/>
        </w:rPr>
      </w:pPr>
    </w:p>
    <w:p w14:paraId="461C38EB" w14:textId="77777777" w:rsidR="00000000" w:rsidRDefault="007C71EE">
      <w:pPr>
        <w:pStyle w:val="ac"/>
        <w:rPr>
          <w:rtl/>
        </w:rPr>
      </w:pPr>
      <w:r>
        <w:rPr>
          <w:rFonts w:hint="eastAsia"/>
          <w:rtl/>
        </w:rPr>
        <w:t>השר</w:t>
      </w:r>
      <w:r>
        <w:rPr>
          <w:rtl/>
        </w:rPr>
        <w:t xml:space="preserve"> גדעון עזרא:</w:t>
      </w:r>
    </w:p>
    <w:p w14:paraId="43C062D7" w14:textId="77777777" w:rsidR="00000000" w:rsidRDefault="007C71EE">
      <w:pPr>
        <w:pStyle w:val="a"/>
        <w:rPr>
          <w:rFonts w:hint="cs"/>
          <w:rtl/>
        </w:rPr>
      </w:pPr>
    </w:p>
    <w:p w14:paraId="469CB948" w14:textId="77777777" w:rsidR="00000000" w:rsidRDefault="007C71EE">
      <w:pPr>
        <w:pStyle w:val="a"/>
        <w:rPr>
          <w:rFonts w:hint="cs"/>
          <w:rtl/>
        </w:rPr>
      </w:pPr>
      <w:r>
        <w:rPr>
          <w:rFonts w:hint="cs"/>
          <w:rtl/>
        </w:rPr>
        <w:t>אני מסכים אתך שיש בעיות בדרך הגבייה.</w:t>
      </w:r>
    </w:p>
    <w:p w14:paraId="057CDD92" w14:textId="77777777" w:rsidR="00000000" w:rsidRDefault="007C71EE">
      <w:pPr>
        <w:pStyle w:val="a"/>
        <w:ind w:firstLine="0"/>
        <w:rPr>
          <w:rFonts w:hint="cs"/>
          <w:rtl/>
        </w:rPr>
      </w:pPr>
    </w:p>
    <w:p w14:paraId="224CD86C" w14:textId="77777777" w:rsidR="00000000" w:rsidRDefault="007C71EE">
      <w:pPr>
        <w:pStyle w:val="SpeakerCon"/>
        <w:rPr>
          <w:rtl/>
        </w:rPr>
      </w:pPr>
      <w:bookmarkStart w:id="1469" w:name="FS000000528T27_05_2003_15_46_00C"/>
      <w:bookmarkEnd w:id="1469"/>
      <w:r>
        <w:rPr>
          <w:rtl/>
        </w:rPr>
        <w:t>יעקב ליצמן (יהדות התורה):</w:t>
      </w:r>
    </w:p>
    <w:p w14:paraId="79176B6A" w14:textId="77777777" w:rsidR="00000000" w:rsidRDefault="007C71EE">
      <w:pPr>
        <w:pStyle w:val="a"/>
        <w:rPr>
          <w:rtl/>
        </w:rPr>
      </w:pPr>
    </w:p>
    <w:p w14:paraId="1280CCF4" w14:textId="77777777" w:rsidR="00000000" w:rsidRDefault="007C71EE">
      <w:pPr>
        <w:pStyle w:val="a"/>
        <w:rPr>
          <w:rFonts w:hint="cs"/>
          <w:rtl/>
        </w:rPr>
      </w:pPr>
      <w:r>
        <w:rPr>
          <w:rFonts w:hint="cs"/>
          <w:rtl/>
        </w:rPr>
        <w:t xml:space="preserve">אבל איפה ההיגיון? איפה השכל? </w:t>
      </w:r>
    </w:p>
    <w:p w14:paraId="72436176" w14:textId="77777777" w:rsidR="00000000" w:rsidRDefault="007C71EE">
      <w:pPr>
        <w:pStyle w:val="a"/>
        <w:rPr>
          <w:rFonts w:hint="cs"/>
          <w:rtl/>
        </w:rPr>
      </w:pPr>
    </w:p>
    <w:p w14:paraId="1DFEEE3F" w14:textId="77777777" w:rsidR="00000000" w:rsidRDefault="007C71EE">
      <w:pPr>
        <w:pStyle w:val="ac"/>
        <w:rPr>
          <w:rtl/>
        </w:rPr>
      </w:pPr>
      <w:r>
        <w:rPr>
          <w:rFonts w:hint="eastAsia"/>
          <w:rtl/>
        </w:rPr>
        <w:t>השר</w:t>
      </w:r>
      <w:r>
        <w:rPr>
          <w:rtl/>
        </w:rPr>
        <w:t xml:space="preserve"> גדעון עזרא:</w:t>
      </w:r>
    </w:p>
    <w:p w14:paraId="58069C76" w14:textId="77777777" w:rsidR="00000000" w:rsidRDefault="007C71EE">
      <w:pPr>
        <w:pStyle w:val="a"/>
        <w:rPr>
          <w:rFonts w:hint="cs"/>
          <w:rtl/>
        </w:rPr>
      </w:pPr>
    </w:p>
    <w:p w14:paraId="10AD2FD7" w14:textId="77777777" w:rsidR="00000000" w:rsidRDefault="007C71EE">
      <w:pPr>
        <w:pStyle w:val="a"/>
        <w:rPr>
          <w:rFonts w:hint="cs"/>
          <w:rtl/>
        </w:rPr>
      </w:pPr>
      <w:r>
        <w:rPr>
          <w:rFonts w:hint="cs"/>
          <w:rtl/>
        </w:rPr>
        <w:t>יש הרבה נשים שלא עובדות ונמצאות בבית כי הבעלים שלהן מרוויחים הרבה, והם יכולים לשלם את 70 השקל.</w:t>
      </w:r>
    </w:p>
    <w:p w14:paraId="5F10FDD5" w14:textId="77777777" w:rsidR="00000000" w:rsidRDefault="007C71EE">
      <w:pPr>
        <w:pStyle w:val="a"/>
        <w:rPr>
          <w:rFonts w:hint="cs"/>
          <w:rtl/>
        </w:rPr>
      </w:pPr>
    </w:p>
    <w:p w14:paraId="29E6AD18" w14:textId="77777777" w:rsidR="00000000" w:rsidRDefault="007C71EE">
      <w:pPr>
        <w:pStyle w:val="SpeakerCon"/>
        <w:rPr>
          <w:rtl/>
        </w:rPr>
      </w:pPr>
      <w:bookmarkStart w:id="1470" w:name="FS000000528T27_05_2003_15_46_37C"/>
      <w:bookmarkEnd w:id="1470"/>
      <w:r>
        <w:rPr>
          <w:rtl/>
        </w:rPr>
        <w:t>יעקב ליצמן (יהדות התורה):</w:t>
      </w:r>
    </w:p>
    <w:p w14:paraId="118B4DF5" w14:textId="77777777" w:rsidR="00000000" w:rsidRDefault="007C71EE">
      <w:pPr>
        <w:pStyle w:val="a"/>
        <w:rPr>
          <w:rtl/>
        </w:rPr>
      </w:pPr>
    </w:p>
    <w:p w14:paraId="283A7A7C" w14:textId="77777777" w:rsidR="00000000" w:rsidRDefault="007C71EE">
      <w:pPr>
        <w:pStyle w:val="a"/>
        <w:rPr>
          <w:rFonts w:hint="cs"/>
          <w:rtl/>
        </w:rPr>
      </w:pPr>
      <w:r>
        <w:rPr>
          <w:rFonts w:hint="cs"/>
          <w:rtl/>
        </w:rPr>
        <w:t xml:space="preserve">אתה אומר משהו אחר. אתה אומר מיסוי, אתה אומר מבחן הכנסה. יש מה לדבר. אבל אתם לא עושים את זה. </w:t>
      </w:r>
    </w:p>
    <w:p w14:paraId="6679AFA6" w14:textId="77777777" w:rsidR="00000000" w:rsidRDefault="007C71EE">
      <w:pPr>
        <w:pStyle w:val="a"/>
        <w:rPr>
          <w:rFonts w:hint="cs"/>
          <w:rtl/>
        </w:rPr>
      </w:pPr>
    </w:p>
    <w:p w14:paraId="655473E1" w14:textId="77777777" w:rsidR="00000000" w:rsidRDefault="007C71EE">
      <w:pPr>
        <w:pStyle w:val="ac"/>
        <w:rPr>
          <w:rtl/>
        </w:rPr>
      </w:pPr>
      <w:r>
        <w:rPr>
          <w:rFonts w:hint="eastAsia"/>
          <w:rtl/>
        </w:rPr>
        <w:t>השר</w:t>
      </w:r>
      <w:r>
        <w:rPr>
          <w:rtl/>
        </w:rPr>
        <w:t xml:space="preserve"> גדעון עזרא:</w:t>
      </w:r>
    </w:p>
    <w:p w14:paraId="73EE7340" w14:textId="77777777" w:rsidR="00000000" w:rsidRDefault="007C71EE">
      <w:pPr>
        <w:pStyle w:val="a"/>
        <w:rPr>
          <w:rFonts w:hint="cs"/>
          <w:rtl/>
        </w:rPr>
      </w:pPr>
    </w:p>
    <w:p w14:paraId="1DC84966" w14:textId="77777777" w:rsidR="00000000" w:rsidRDefault="007C71EE">
      <w:pPr>
        <w:pStyle w:val="a"/>
        <w:rPr>
          <w:rFonts w:hint="cs"/>
          <w:rtl/>
        </w:rPr>
      </w:pPr>
      <w:r>
        <w:rPr>
          <w:rFonts w:hint="cs"/>
          <w:rtl/>
        </w:rPr>
        <w:t>נכון.</w:t>
      </w:r>
    </w:p>
    <w:p w14:paraId="27B49E4E" w14:textId="77777777" w:rsidR="00000000" w:rsidRDefault="007C71EE">
      <w:pPr>
        <w:pStyle w:val="a"/>
        <w:ind w:firstLine="0"/>
        <w:rPr>
          <w:rFonts w:hint="cs"/>
          <w:rtl/>
        </w:rPr>
      </w:pPr>
    </w:p>
    <w:p w14:paraId="5729DE6A" w14:textId="77777777" w:rsidR="00000000" w:rsidRDefault="007C71EE">
      <w:pPr>
        <w:pStyle w:val="SpeakerCon"/>
        <w:rPr>
          <w:rtl/>
        </w:rPr>
      </w:pPr>
      <w:bookmarkStart w:id="1471" w:name="FS000000528T27_05_2003_15_46_56C"/>
      <w:bookmarkEnd w:id="1471"/>
      <w:r>
        <w:rPr>
          <w:rtl/>
        </w:rPr>
        <w:t>יעקב ליצמן (יהדות התורה):</w:t>
      </w:r>
    </w:p>
    <w:p w14:paraId="7C467EAB" w14:textId="77777777" w:rsidR="00000000" w:rsidRDefault="007C71EE">
      <w:pPr>
        <w:pStyle w:val="a"/>
        <w:rPr>
          <w:rtl/>
        </w:rPr>
      </w:pPr>
    </w:p>
    <w:p w14:paraId="3776511F" w14:textId="77777777" w:rsidR="00000000" w:rsidRDefault="007C71EE">
      <w:pPr>
        <w:pStyle w:val="a"/>
        <w:rPr>
          <w:rFonts w:hint="cs"/>
          <w:rtl/>
        </w:rPr>
      </w:pPr>
      <w:r>
        <w:rPr>
          <w:rFonts w:hint="cs"/>
          <w:rtl/>
        </w:rPr>
        <w:t>אתה יודע שאחרי הקיצוץ בקצבאות ילדים אין מה לעשות מיסוי עם מבחן הכנסה, כי פשוט אין הכנסה?  מי שייוולד בעוד ארבע</w:t>
      </w:r>
      <w:r>
        <w:rPr>
          <w:rFonts w:hint="cs"/>
          <w:rtl/>
        </w:rPr>
        <w:t xml:space="preserve">ה ימים יקבל 144 שקל, ומ=1 באוגוסט - מקצצים 26% מהתקציב,  אבל במשפחה של שמונה ילדים זה קיצוץ של 50%.  אם תצרף את מה שאמרתי לך לילד נוסף שנולד, זה עוד כמה אחוזים. איפה השכל? איפה הלב? </w:t>
      </w:r>
    </w:p>
    <w:p w14:paraId="5112D46C" w14:textId="77777777" w:rsidR="00000000" w:rsidRDefault="007C71EE">
      <w:pPr>
        <w:pStyle w:val="a"/>
        <w:ind w:firstLine="0"/>
        <w:rPr>
          <w:rFonts w:hint="cs"/>
          <w:rtl/>
        </w:rPr>
      </w:pPr>
    </w:p>
    <w:p w14:paraId="5A6C1BFC" w14:textId="77777777" w:rsidR="00000000" w:rsidRDefault="007C71EE">
      <w:pPr>
        <w:pStyle w:val="ac"/>
        <w:rPr>
          <w:rtl/>
        </w:rPr>
      </w:pPr>
      <w:r>
        <w:rPr>
          <w:rFonts w:hint="eastAsia"/>
          <w:rtl/>
        </w:rPr>
        <w:t>השר</w:t>
      </w:r>
      <w:r>
        <w:rPr>
          <w:rtl/>
        </w:rPr>
        <w:t xml:space="preserve"> גדעון עזרא:</w:t>
      </w:r>
    </w:p>
    <w:p w14:paraId="007A69D8" w14:textId="77777777" w:rsidR="00000000" w:rsidRDefault="007C71EE">
      <w:pPr>
        <w:pStyle w:val="a"/>
        <w:rPr>
          <w:rFonts w:hint="cs"/>
          <w:rtl/>
        </w:rPr>
      </w:pPr>
    </w:p>
    <w:p w14:paraId="733B2808" w14:textId="77777777" w:rsidR="00000000" w:rsidRDefault="007C71EE">
      <w:pPr>
        <w:pStyle w:val="a"/>
        <w:rPr>
          <w:rFonts w:hint="cs"/>
          <w:rtl/>
        </w:rPr>
      </w:pPr>
      <w:r>
        <w:rPr>
          <w:rFonts w:hint="cs"/>
          <w:rtl/>
        </w:rPr>
        <w:t>חוק משפחות ברוכות ילדים נתן כספים מפליגים לברוכות הילדי</w:t>
      </w:r>
      <w:r>
        <w:rPr>
          <w:rFonts w:hint="cs"/>
          <w:rtl/>
        </w:rPr>
        <w:t xml:space="preserve">ם, ועכשיו החליטו - - - </w:t>
      </w:r>
    </w:p>
    <w:p w14:paraId="3F7BAD53" w14:textId="77777777" w:rsidR="00000000" w:rsidRDefault="007C71EE">
      <w:pPr>
        <w:pStyle w:val="a"/>
        <w:rPr>
          <w:rFonts w:hint="cs"/>
          <w:rtl/>
        </w:rPr>
      </w:pPr>
    </w:p>
    <w:p w14:paraId="06B51642" w14:textId="77777777" w:rsidR="00000000" w:rsidRDefault="007C71EE">
      <w:pPr>
        <w:pStyle w:val="SpeakerCon"/>
        <w:rPr>
          <w:rtl/>
        </w:rPr>
      </w:pPr>
      <w:bookmarkStart w:id="1472" w:name="FS000000528T27_05_2003_15_48_29C"/>
      <w:bookmarkEnd w:id="1472"/>
      <w:r>
        <w:rPr>
          <w:rtl/>
        </w:rPr>
        <w:t>יעקב ליצמן (יהדות התורה):</w:t>
      </w:r>
    </w:p>
    <w:p w14:paraId="6C2391EE" w14:textId="77777777" w:rsidR="00000000" w:rsidRDefault="007C71EE">
      <w:pPr>
        <w:pStyle w:val="a"/>
        <w:rPr>
          <w:rtl/>
        </w:rPr>
      </w:pPr>
    </w:p>
    <w:p w14:paraId="2BA23AE4" w14:textId="77777777" w:rsidR="00000000" w:rsidRDefault="007C71EE">
      <w:pPr>
        <w:pStyle w:val="a"/>
        <w:rPr>
          <w:rFonts w:hint="cs"/>
          <w:rtl/>
        </w:rPr>
      </w:pPr>
      <w:r>
        <w:rPr>
          <w:rFonts w:hint="cs"/>
          <w:rtl/>
        </w:rPr>
        <w:t xml:space="preserve">מה זה החליטו? מי החליטו? אתם לא בשלטון? שינוי החליטה? </w:t>
      </w:r>
    </w:p>
    <w:p w14:paraId="09BA182B" w14:textId="77777777" w:rsidR="00000000" w:rsidRDefault="007C71EE">
      <w:pPr>
        <w:pStyle w:val="a"/>
        <w:rPr>
          <w:rFonts w:hint="cs"/>
          <w:rtl/>
        </w:rPr>
      </w:pPr>
    </w:p>
    <w:p w14:paraId="433DED35" w14:textId="77777777" w:rsidR="00000000" w:rsidRDefault="007C71EE">
      <w:pPr>
        <w:pStyle w:val="ac"/>
        <w:rPr>
          <w:rtl/>
        </w:rPr>
      </w:pPr>
      <w:r>
        <w:rPr>
          <w:rFonts w:hint="eastAsia"/>
          <w:rtl/>
        </w:rPr>
        <w:t>השר</w:t>
      </w:r>
      <w:r>
        <w:rPr>
          <w:rtl/>
        </w:rPr>
        <w:t xml:space="preserve"> גדעון עזרא:</w:t>
      </w:r>
    </w:p>
    <w:p w14:paraId="39C1DDF3" w14:textId="77777777" w:rsidR="00000000" w:rsidRDefault="007C71EE">
      <w:pPr>
        <w:pStyle w:val="a"/>
        <w:rPr>
          <w:rFonts w:hint="cs"/>
          <w:rtl/>
        </w:rPr>
      </w:pPr>
    </w:p>
    <w:p w14:paraId="5D6C88FE" w14:textId="77777777" w:rsidR="00000000" w:rsidRDefault="007C71EE">
      <w:pPr>
        <w:pStyle w:val="a"/>
        <w:rPr>
          <w:rFonts w:hint="cs"/>
          <w:rtl/>
        </w:rPr>
      </w:pPr>
      <w:r>
        <w:rPr>
          <w:rFonts w:hint="cs"/>
          <w:rtl/>
        </w:rPr>
        <w:t xml:space="preserve">לא שינוי החליטה. </w:t>
      </w:r>
    </w:p>
    <w:p w14:paraId="27D070AF" w14:textId="77777777" w:rsidR="00000000" w:rsidRDefault="007C71EE">
      <w:pPr>
        <w:pStyle w:val="a"/>
        <w:rPr>
          <w:rFonts w:hint="cs"/>
          <w:rtl/>
        </w:rPr>
      </w:pPr>
    </w:p>
    <w:p w14:paraId="027FBF72" w14:textId="77777777" w:rsidR="00000000" w:rsidRDefault="007C71EE">
      <w:pPr>
        <w:pStyle w:val="SpeakerCon"/>
        <w:rPr>
          <w:rtl/>
        </w:rPr>
      </w:pPr>
      <w:bookmarkStart w:id="1473" w:name="FS000000528T27_05_2003_15_48_57C"/>
      <w:bookmarkEnd w:id="1473"/>
      <w:r>
        <w:rPr>
          <w:rtl/>
        </w:rPr>
        <w:t>יעקב ליצמן (יהדות התורה):</w:t>
      </w:r>
    </w:p>
    <w:p w14:paraId="79E03208" w14:textId="77777777" w:rsidR="00000000" w:rsidRDefault="007C71EE">
      <w:pPr>
        <w:pStyle w:val="a"/>
        <w:rPr>
          <w:rtl/>
        </w:rPr>
      </w:pPr>
    </w:p>
    <w:p w14:paraId="28EC50E6" w14:textId="77777777" w:rsidR="00000000" w:rsidRDefault="007C71EE">
      <w:pPr>
        <w:pStyle w:val="a"/>
        <w:rPr>
          <w:rFonts w:hint="cs"/>
          <w:rtl/>
        </w:rPr>
      </w:pPr>
      <w:r>
        <w:rPr>
          <w:rFonts w:hint="cs"/>
          <w:rtl/>
        </w:rPr>
        <w:t>יש לי הפתעה בשבילך, אדוני השר. יש לי הפתעה בשבילך, מוועדת הכספים. שר האוצר, נדמה לי ש</w:t>
      </w:r>
      <w:r>
        <w:rPr>
          <w:rFonts w:hint="cs"/>
          <w:rtl/>
        </w:rPr>
        <w:t>הוא מהליכוד, בא לוועדת הכספים, ושאלתי אותו אם זה הסכם קואליציוני. הוא הודה שיש הסכם קואליציוני עם שינוי. שאלתי אותו, מה קרה, איך נהיה קיצוץ כזה גדול, ולא פחות ולא יותר אמר שר האוצר, שיום אחד לפני ישיבת הממשלה באו אליו נציג המפד"ל - הוא לא אמר מי - וגם נציג</w:t>
      </w:r>
      <w:r>
        <w:rPr>
          <w:rFonts w:hint="cs"/>
          <w:rtl/>
        </w:rPr>
        <w:t xml:space="preserve"> שינוי, ואמרו לו שלא התכוונו לקצץ, רק להשוות. אומר שר האוצר ביבי נתניהו, שלפני ישיבת הממשלה בא אליו נציג שינוי ואמר, לא התכוונתי בכלל לקצץ, התכוונתי להשוות. בא ביבי, הוא היה יותר אפיפיור מהאפיפיור, קיצץ ואחר כך השווה.  זה מה שביבי אמר בפרוטוקול. אם אתה רוצ</w:t>
      </w:r>
      <w:r>
        <w:rPr>
          <w:rFonts w:hint="cs"/>
          <w:rtl/>
        </w:rPr>
        <w:t xml:space="preserve">ה, אני יכול להוציא לך את זה מהפרוטוקול, כי זה אתי כאן. חבר הכנסת אורון יודע כמה פעמים הצגתי את זה בוועדת הכספים. ביבי יותר אפיפיור מהאפיפיור. </w:t>
      </w:r>
    </w:p>
    <w:p w14:paraId="0CE85901" w14:textId="77777777" w:rsidR="00000000" w:rsidRDefault="007C71EE">
      <w:pPr>
        <w:pStyle w:val="a"/>
        <w:rPr>
          <w:rFonts w:hint="cs"/>
          <w:rtl/>
        </w:rPr>
      </w:pPr>
    </w:p>
    <w:p w14:paraId="48AB3FD9" w14:textId="77777777" w:rsidR="00000000" w:rsidRDefault="007C71EE">
      <w:pPr>
        <w:pStyle w:val="a"/>
        <w:rPr>
          <w:rFonts w:hint="cs"/>
          <w:rtl/>
        </w:rPr>
      </w:pPr>
      <w:r>
        <w:rPr>
          <w:rFonts w:hint="cs"/>
          <w:rtl/>
        </w:rPr>
        <w:t>אז מה אתה רוצה שאנחנו נעשה כאן? מה אתה מצפה מבן-אדם נורמלי שרואה את הדברים האלו, כאשר ראש הממשלה בהסכם הקואליציו</w:t>
      </w:r>
      <w:r>
        <w:rPr>
          <w:rFonts w:hint="cs"/>
          <w:rtl/>
        </w:rPr>
        <w:t>ני הקודם אתנו, רק לפני שנתיים, אומר לי, וזה מוקלט ברדיו "קול חי", לא פחות ולא יותר: אני בקצבאות ילדים לא אקצץ לעולם. אני נגד הורדה. בקצבאות הילדים יש אך ורק עלייה.</w:t>
      </w:r>
    </w:p>
    <w:p w14:paraId="6CBD426B" w14:textId="77777777" w:rsidR="00000000" w:rsidRDefault="007C71EE">
      <w:pPr>
        <w:pStyle w:val="a"/>
        <w:ind w:firstLine="0"/>
        <w:rPr>
          <w:rFonts w:hint="cs"/>
          <w:rtl/>
        </w:rPr>
      </w:pPr>
      <w:r>
        <w:rPr>
          <w:rFonts w:hint="cs"/>
          <w:rtl/>
        </w:rPr>
        <w:t xml:space="preserve">איך הוא יסתכל עלינו בפנים היום? הוא באמת לא מסתכל, הוא מתבייש להסתכל עלינו. </w:t>
      </w:r>
    </w:p>
    <w:p w14:paraId="33A9F3DD" w14:textId="77777777" w:rsidR="00000000" w:rsidRDefault="007C71EE">
      <w:pPr>
        <w:pStyle w:val="a"/>
        <w:ind w:firstLine="0"/>
        <w:rPr>
          <w:rFonts w:hint="cs"/>
          <w:rtl/>
        </w:rPr>
      </w:pPr>
    </w:p>
    <w:p w14:paraId="19FD3BD4" w14:textId="77777777" w:rsidR="00000000" w:rsidRDefault="007C71EE">
      <w:pPr>
        <w:pStyle w:val="a"/>
        <w:ind w:firstLine="0"/>
        <w:rPr>
          <w:rFonts w:hint="cs"/>
          <w:rtl/>
        </w:rPr>
      </w:pPr>
      <w:r>
        <w:rPr>
          <w:rFonts w:hint="cs"/>
          <w:rtl/>
        </w:rPr>
        <w:tab/>
        <w:t>לא היתה לי הז</w:t>
      </w:r>
      <w:r>
        <w:rPr>
          <w:rFonts w:hint="cs"/>
          <w:rtl/>
        </w:rPr>
        <w:t xml:space="preserve">דמנות לענות לשר התיירות בני אלון, שאמר בלילה, אחרי שדיברתי, שאנחנו מפחידים את הציבור. קודם כול, אני לא יודע מה זה "מפחידים את הציבור". כשאומרים את האמת, זה נקרא להפחיד את הציבור? כשאני אומר כאן, שהשנה, 2003, ההורדה היא של 26%, ולגבי הילד השמיני - 50%, ואם </w:t>
      </w:r>
      <w:r>
        <w:rPr>
          <w:rFonts w:hint="cs"/>
          <w:rtl/>
        </w:rPr>
        <w:t xml:space="preserve">נולד עוד ילד מ=1 ביוני, זה עוד כמה אחוזים </w:t>
      </w:r>
      <w:r>
        <w:rPr>
          <w:rtl/>
        </w:rPr>
        <w:t>–</w:t>
      </w:r>
      <w:r>
        <w:rPr>
          <w:rFonts w:hint="cs"/>
          <w:rtl/>
        </w:rPr>
        <w:t xml:space="preserve"> אני מפחיד את הציבור? זאת אומרת, אסור לי לגלות מה שנמצא בחוק שלכם מפני שאתם מתביישים? מה זה נקרא להפחיד את הציבור? אפשר להגיד "להפחיד את הציבור" אם אומרים שקר. אדוני השר גדעון עזרא, אולי אתה יכול לסתור נתון אחד מה</w:t>
      </w:r>
      <w:r>
        <w:rPr>
          <w:rFonts w:hint="cs"/>
          <w:rtl/>
        </w:rPr>
        <w:t xml:space="preserve">נתונים שאני אמרתי לך עד עכשיו? בנתון אחד תגיד לי איפה טעיתי. </w:t>
      </w:r>
    </w:p>
    <w:p w14:paraId="22ED05FD" w14:textId="77777777" w:rsidR="00000000" w:rsidRDefault="007C71EE">
      <w:pPr>
        <w:pStyle w:val="a"/>
        <w:ind w:firstLine="0"/>
        <w:rPr>
          <w:rFonts w:hint="cs"/>
          <w:rtl/>
        </w:rPr>
      </w:pPr>
    </w:p>
    <w:p w14:paraId="7A0B89CE" w14:textId="77777777" w:rsidR="00000000" w:rsidRDefault="007C71EE">
      <w:pPr>
        <w:pStyle w:val="ac"/>
        <w:rPr>
          <w:rtl/>
        </w:rPr>
      </w:pPr>
      <w:r>
        <w:rPr>
          <w:rFonts w:hint="eastAsia"/>
          <w:rtl/>
        </w:rPr>
        <w:t>קריאה</w:t>
      </w:r>
      <w:r>
        <w:rPr>
          <w:rtl/>
        </w:rPr>
        <w:t>:</w:t>
      </w:r>
    </w:p>
    <w:p w14:paraId="27B2AE4E" w14:textId="77777777" w:rsidR="00000000" w:rsidRDefault="007C71EE">
      <w:pPr>
        <w:pStyle w:val="a"/>
        <w:rPr>
          <w:rFonts w:hint="cs"/>
          <w:rtl/>
        </w:rPr>
      </w:pPr>
    </w:p>
    <w:p w14:paraId="0CD5B397" w14:textId="77777777" w:rsidR="00000000" w:rsidRDefault="007C71EE">
      <w:pPr>
        <w:pStyle w:val="a"/>
        <w:rPr>
          <w:rFonts w:hint="cs"/>
          <w:rtl/>
        </w:rPr>
      </w:pPr>
      <w:r>
        <w:rPr>
          <w:rFonts w:hint="cs"/>
          <w:rtl/>
        </w:rPr>
        <w:t>- - -</w:t>
      </w:r>
    </w:p>
    <w:p w14:paraId="7D5765BE" w14:textId="77777777" w:rsidR="00000000" w:rsidRDefault="007C71EE">
      <w:pPr>
        <w:pStyle w:val="a"/>
        <w:rPr>
          <w:rFonts w:hint="cs"/>
          <w:rtl/>
        </w:rPr>
      </w:pPr>
    </w:p>
    <w:p w14:paraId="1CE72B94" w14:textId="77777777" w:rsidR="00000000" w:rsidRDefault="007C71EE">
      <w:pPr>
        <w:pStyle w:val="SpeakerCon"/>
        <w:rPr>
          <w:rtl/>
        </w:rPr>
      </w:pPr>
      <w:bookmarkStart w:id="1474" w:name="FS000000528T27_05_2003_15_52_21"/>
      <w:bookmarkEnd w:id="1474"/>
      <w:r>
        <w:rPr>
          <w:rFonts w:hint="eastAsia"/>
          <w:rtl/>
        </w:rPr>
        <w:t>יעקב</w:t>
      </w:r>
      <w:r>
        <w:rPr>
          <w:rtl/>
        </w:rPr>
        <w:t xml:space="preserve"> ליצמן (יהדות התורה):</w:t>
      </w:r>
    </w:p>
    <w:p w14:paraId="6B7F827D" w14:textId="77777777" w:rsidR="00000000" w:rsidRDefault="007C71EE">
      <w:pPr>
        <w:pStyle w:val="a"/>
        <w:rPr>
          <w:rFonts w:hint="cs"/>
          <w:rtl/>
        </w:rPr>
      </w:pPr>
    </w:p>
    <w:p w14:paraId="15BDD852" w14:textId="77777777" w:rsidR="00000000" w:rsidRDefault="007C71EE">
      <w:pPr>
        <w:pStyle w:val="a"/>
        <w:rPr>
          <w:rFonts w:hint="cs"/>
          <w:rtl/>
        </w:rPr>
      </w:pPr>
      <w:r>
        <w:rPr>
          <w:rFonts w:hint="cs"/>
          <w:rtl/>
        </w:rPr>
        <w:t>קצבאות ילדים הן רק חלק אחד. עקרות בית הן עוד חלק, ואחר כך היו עוד. אתה יודע מה? שמעתי כאן את הנאום של שמחון לגבי הערבה. תאמינו לי, הוא צודק. לא רק שהוא</w:t>
      </w:r>
      <w:r>
        <w:rPr>
          <w:rFonts w:hint="cs"/>
          <w:rtl/>
        </w:rPr>
        <w:t xml:space="preserve"> צודק; אני במקומם הייתי סוגר, הייתי הולך הביתה. זה מקום שבקושי אפשר לחיות בו. תתקנו אותי אם אני טועה -  אני לא מכיר בדיוק את המקום הזה -  אבל אני מבין שחם שם משהו משהו. נכון? אנשים לא רוצים לבוא לגור שם. אתם באים ומורידים את הפטור ממס, את הסיווג? אי-אפשר ל</w:t>
      </w:r>
      <w:r>
        <w:rPr>
          <w:rFonts w:hint="cs"/>
          <w:rtl/>
        </w:rPr>
        <w:t>הבין את זה. אתם פשוט נפלתם על הראש.</w:t>
      </w:r>
    </w:p>
    <w:p w14:paraId="2F206C46" w14:textId="77777777" w:rsidR="00000000" w:rsidRDefault="007C71EE">
      <w:pPr>
        <w:pStyle w:val="ac"/>
        <w:rPr>
          <w:rFonts w:hint="cs"/>
          <w:rtl/>
        </w:rPr>
      </w:pPr>
    </w:p>
    <w:p w14:paraId="09E692E6" w14:textId="77777777" w:rsidR="00000000" w:rsidRDefault="007C71EE">
      <w:pPr>
        <w:pStyle w:val="ac"/>
        <w:rPr>
          <w:rtl/>
        </w:rPr>
      </w:pPr>
      <w:r>
        <w:rPr>
          <w:rFonts w:hint="eastAsia"/>
          <w:rtl/>
        </w:rPr>
        <w:t>חיים</w:t>
      </w:r>
      <w:r>
        <w:rPr>
          <w:rtl/>
        </w:rPr>
        <w:t xml:space="preserve"> אורון (מרצ):</w:t>
      </w:r>
    </w:p>
    <w:p w14:paraId="6D9E3062" w14:textId="77777777" w:rsidR="00000000" w:rsidRDefault="007C71EE">
      <w:pPr>
        <w:pStyle w:val="a"/>
        <w:rPr>
          <w:rFonts w:hint="cs"/>
          <w:rtl/>
        </w:rPr>
      </w:pPr>
    </w:p>
    <w:p w14:paraId="68B30D98" w14:textId="77777777" w:rsidR="00000000" w:rsidRDefault="007C71EE">
      <w:pPr>
        <w:pStyle w:val="a"/>
        <w:ind w:firstLine="0"/>
        <w:rPr>
          <w:rFonts w:hint="cs"/>
          <w:rtl/>
        </w:rPr>
      </w:pPr>
      <w:r>
        <w:rPr>
          <w:rFonts w:hint="cs"/>
          <w:rtl/>
        </w:rPr>
        <w:tab/>
        <w:t>- - -</w:t>
      </w:r>
    </w:p>
    <w:p w14:paraId="381D72EF" w14:textId="77777777" w:rsidR="00000000" w:rsidRDefault="007C71EE">
      <w:pPr>
        <w:pStyle w:val="a"/>
        <w:rPr>
          <w:rFonts w:hint="cs"/>
          <w:rtl/>
        </w:rPr>
      </w:pPr>
    </w:p>
    <w:p w14:paraId="5CCF182F" w14:textId="77777777" w:rsidR="00000000" w:rsidRDefault="007C71EE">
      <w:pPr>
        <w:pStyle w:val="SpeakerCon"/>
        <w:rPr>
          <w:rtl/>
        </w:rPr>
      </w:pPr>
      <w:bookmarkStart w:id="1475" w:name="FS000000528T27_05_2003_16_06_27C"/>
      <w:bookmarkEnd w:id="1475"/>
      <w:r>
        <w:rPr>
          <w:rtl/>
        </w:rPr>
        <w:t>יעקב ליצמן (יהדות התורה):</w:t>
      </w:r>
    </w:p>
    <w:p w14:paraId="0FDFA95B" w14:textId="77777777" w:rsidR="00000000" w:rsidRDefault="007C71EE">
      <w:pPr>
        <w:pStyle w:val="a"/>
        <w:rPr>
          <w:rtl/>
        </w:rPr>
      </w:pPr>
    </w:p>
    <w:p w14:paraId="1270B937" w14:textId="77777777" w:rsidR="00000000" w:rsidRDefault="007C71EE">
      <w:pPr>
        <w:pStyle w:val="a"/>
        <w:rPr>
          <w:rFonts w:hint="cs"/>
          <w:rtl/>
        </w:rPr>
      </w:pPr>
      <w:r>
        <w:rPr>
          <w:rFonts w:hint="cs"/>
          <w:rtl/>
        </w:rPr>
        <w:t>ואני חייב להגיד לכם מלה טובה. זה רק בגלל שינוי.</w:t>
      </w:r>
    </w:p>
    <w:p w14:paraId="097E2C74" w14:textId="77777777" w:rsidR="00000000" w:rsidRDefault="007C71EE">
      <w:pPr>
        <w:pStyle w:val="a"/>
        <w:rPr>
          <w:rFonts w:hint="cs"/>
          <w:rtl/>
        </w:rPr>
      </w:pPr>
    </w:p>
    <w:p w14:paraId="487C1DD4" w14:textId="77777777" w:rsidR="00000000" w:rsidRDefault="007C71EE">
      <w:pPr>
        <w:pStyle w:val="ac"/>
        <w:rPr>
          <w:rtl/>
        </w:rPr>
      </w:pPr>
      <w:r>
        <w:rPr>
          <w:rFonts w:hint="eastAsia"/>
          <w:rtl/>
        </w:rPr>
        <w:t>חיים</w:t>
      </w:r>
      <w:r>
        <w:rPr>
          <w:rtl/>
        </w:rPr>
        <w:t xml:space="preserve"> אורון (מרצ):</w:t>
      </w:r>
    </w:p>
    <w:p w14:paraId="5C9136FD" w14:textId="77777777" w:rsidR="00000000" w:rsidRDefault="007C71EE">
      <w:pPr>
        <w:pStyle w:val="a"/>
        <w:rPr>
          <w:rFonts w:hint="cs"/>
          <w:rtl/>
        </w:rPr>
      </w:pPr>
    </w:p>
    <w:p w14:paraId="49F7741B" w14:textId="77777777" w:rsidR="00000000" w:rsidRDefault="007C71EE">
      <w:pPr>
        <w:pStyle w:val="a"/>
        <w:rPr>
          <w:rFonts w:hint="cs"/>
          <w:rtl/>
        </w:rPr>
      </w:pPr>
      <w:r>
        <w:rPr>
          <w:rFonts w:hint="cs"/>
          <w:rtl/>
        </w:rPr>
        <w:t>כל הסכום שעליו מדובר  הוא 8 מיליוני שקל, אבל הם מורידים את זה כי הם פוחדים מיש"ע.</w:t>
      </w:r>
    </w:p>
    <w:p w14:paraId="352E14BD" w14:textId="77777777" w:rsidR="00000000" w:rsidRDefault="007C71EE">
      <w:pPr>
        <w:pStyle w:val="a"/>
        <w:rPr>
          <w:rFonts w:hint="cs"/>
          <w:rtl/>
        </w:rPr>
      </w:pPr>
    </w:p>
    <w:p w14:paraId="43DE63D6" w14:textId="77777777" w:rsidR="00000000" w:rsidRDefault="007C71EE">
      <w:pPr>
        <w:pStyle w:val="SpeakerCon"/>
        <w:rPr>
          <w:rtl/>
        </w:rPr>
      </w:pPr>
      <w:bookmarkStart w:id="1476" w:name="FS000000528T27_05_2003_16_07_21C"/>
      <w:bookmarkEnd w:id="1476"/>
      <w:r>
        <w:rPr>
          <w:rtl/>
        </w:rPr>
        <w:t>יעקב ליצמן (יה</w:t>
      </w:r>
      <w:r>
        <w:rPr>
          <w:rtl/>
        </w:rPr>
        <w:t>דות התורה):</w:t>
      </w:r>
    </w:p>
    <w:p w14:paraId="45A8E607" w14:textId="77777777" w:rsidR="00000000" w:rsidRDefault="007C71EE">
      <w:pPr>
        <w:pStyle w:val="a"/>
        <w:rPr>
          <w:rtl/>
        </w:rPr>
      </w:pPr>
    </w:p>
    <w:p w14:paraId="7B8D79D9" w14:textId="77777777" w:rsidR="00000000" w:rsidRDefault="007C71EE">
      <w:pPr>
        <w:pStyle w:val="a"/>
        <w:rPr>
          <w:rFonts w:hint="cs"/>
          <w:rtl/>
        </w:rPr>
      </w:pPr>
      <w:r>
        <w:rPr>
          <w:rFonts w:hint="cs"/>
          <w:rtl/>
        </w:rPr>
        <w:t xml:space="preserve">אדוני בא מוועדת הכספים </w:t>
      </w:r>
      <w:r>
        <w:rPr>
          <w:rtl/>
        </w:rPr>
        <w:t>–</w:t>
      </w:r>
      <w:r>
        <w:rPr>
          <w:rFonts w:hint="cs"/>
          <w:rtl/>
        </w:rPr>
        <w:t xml:space="preserve"> לפני שעה, נכון? </w:t>
      </w:r>
    </w:p>
    <w:p w14:paraId="7D887BD4" w14:textId="77777777" w:rsidR="00000000" w:rsidRDefault="007C71EE">
      <w:pPr>
        <w:pStyle w:val="a"/>
        <w:rPr>
          <w:rFonts w:hint="cs"/>
          <w:rtl/>
        </w:rPr>
      </w:pPr>
    </w:p>
    <w:p w14:paraId="780379E9" w14:textId="77777777" w:rsidR="00000000" w:rsidRDefault="007C71EE">
      <w:pPr>
        <w:pStyle w:val="ac"/>
        <w:rPr>
          <w:rtl/>
        </w:rPr>
      </w:pPr>
      <w:r>
        <w:rPr>
          <w:rtl/>
        </w:rPr>
        <w:t>חיים אורון (מרצ):</w:t>
      </w:r>
    </w:p>
    <w:p w14:paraId="3868D043" w14:textId="77777777" w:rsidR="00000000" w:rsidRDefault="007C71EE">
      <w:pPr>
        <w:pStyle w:val="a"/>
        <w:rPr>
          <w:rtl/>
        </w:rPr>
      </w:pPr>
    </w:p>
    <w:p w14:paraId="280A747B" w14:textId="77777777" w:rsidR="00000000" w:rsidRDefault="007C71EE">
      <w:pPr>
        <w:pStyle w:val="a"/>
        <w:rPr>
          <w:rFonts w:hint="cs"/>
          <w:rtl/>
        </w:rPr>
      </w:pPr>
      <w:r>
        <w:rPr>
          <w:rFonts w:hint="cs"/>
          <w:rtl/>
        </w:rPr>
        <w:t>כן.</w:t>
      </w:r>
    </w:p>
    <w:p w14:paraId="342359DE" w14:textId="77777777" w:rsidR="00000000" w:rsidRDefault="007C71EE">
      <w:pPr>
        <w:pStyle w:val="a"/>
        <w:rPr>
          <w:rFonts w:hint="cs"/>
          <w:rtl/>
        </w:rPr>
      </w:pPr>
    </w:p>
    <w:p w14:paraId="4B3B628E" w14:textId="77777777" w:rsidR="00000000" w:rsidRDefault="007C71EE">
      <w:pPr>
        <w:pStyle w:val="SpeakerCon"/>
        <w:rPr>
          <w:rtl/>
        </w:rPr>
      </w:pPr>
      <w:bookmarkStart w:id="1477" w:name="FS000000528T27_05_2003_16_08_03C"/>
      <w:bookmarkEnd w:id="1477"/>
      <w:r>
        <w:rPr>
          <w:rtl/>
        </w:rPr>
        <w:t>יעקב ליצמן (יהדות התורה):</w:t>
      </w:r>
    </w:p>
    <w:p w14:paraId="4040B14F" w14:textId="77777777" w:rsidR="00000000" w:rsidRDefault="007C71EE">
      <w:pPr>
        <w:pStyle w:val="a"/>
        <w:rPr>
          <w:rtl/>
        </w:rPr>
      </w:pPr>
    </w:p>
    <w:p w14:paraId="0CDF07BB" w14:textId="77777777" w:rsidR="00000000" w:rsidRDefault="007C71EE">
      <w:pPr>
        <w:pStyle w:val="a"/>
        <w:rPr>
          <w:rFonts w:hint="cs"/>
          <w:rtl/>
        </w:rPr>
      </w:pPr>
      <w:r>
        <w:rPr>
          <w:rFonts w:hint="cs"/>
          <w:rtl/>
        </w:rPr>
        <w:t xml:space="preserve">כמה אישרה היום ועדת הכספים </w:t>
      </w:r>
      <w:r>
        <w:rPr>
          <w:rtl/>
        </w:rPr>
        <w:t>–</w:t>
      </w:r>
      <w:r>
        <w:rPr>
          <w:rFonts w:hint="cs"/>
          <w:rtl/>
        </w:rPr>
        <w:t xml:space="preserve"> נדמה לי, בניגוד להצבעתנו </w:t>
      </w:r>
      <w:r>
        <w:rPr>
          <w:rtl/>
        </w:rPr>
        <w:t>–</w:t>
      </w:r>
      <w:r>
        <w:rPr>
          <w:rFonts w:hint="cs"/>
          <w:rtl/>
        </w:rPr>
        <w:t xml:space="preserve"> מיליארד שקל על בולים? כמה היה החיסכון שם? </w:t>
      </w:r>
    </w:p>
    <w:p w14:paraId="63385737" w14:textId="77777777" w:rsidR="00000000" w:rsidRDefault="007C71EE">
      <w:pPr>
        <w:pStyle w:val="a"/>
        <w:rPr>
          <w:rFonts w:hint="cs"/>
          <w:rtl/>
        </w:rPr>
      </w:pPr>
    </w:p>
    <w:p w14:paraId="0376C15C" w14:textId="77777777" w:rsidR="00000000" w:rsidRDefault="007C71EE">
      <w:pPr>
        <w:pStyle w:val="ac"/>
        <w:rPr>
          <w:rtl/>
        </w:rPr>
      </w:pPr>
      <w:r>
        <w:rPr>
          <w:rFonts w:hint="eastAsia"/>
          <w:rtl/>
        </w:rPr>
        <w:t>חיים</w:t>
      </w:r>
      <w:r>
        <w:rPr>
          <w:rtl/>
        </w:rPr>
        <w:t xml:space="preserve"> אורון (מרצ):</w:t>
      </w:r>
    </w:p>
    <w:p w14:paraId="7DE49ADE" w14:textId="77777777" w:rsidR="00000000" w:rsidRDefault="007C71EE">
      <w:pPr>
        <w:pStyle w:val="a"/>
        <w:rPr>
          <w:rFonts w:hint="cs"/>
          <w:rtl/>
        </w:rPr>
      </w:pPr>
    </w:p>
    <w:p w14:paraId="46163C8C" w14:textId="77777777" w:rsidR="00000000" w:rsidRDefault="007C71EE">
      <w:pPr>
        <w:pStyle w:val="a"/>
        <w:rPr>
          <w:rFonts w:hint="cs"/>
          <w:rtl/>
        </w:rPr>
      </w:pPr>
      <w:r>
        <w:rPr>
          <w:rFonts w:hint="cs"/>
          <w:rtl/>
        </w:rPr>
        <w:t>- - - 450,000 דולר.</w:t>
      </w:r>
    </w:p>
    <w:p w14:paraId="5E1D911D" w14:textId="77777777" w:rsidR="00000000" w:rsidRDefault="007C71EE">
      <w:pPr>
        <w:pStyle w:val="a"/>
        <w:rPr>
          <w:rFonts w:hint="cs"/>
          <w:rtl/>
        </w:rPr>
      </w:pPr>
    </w:p>
    <w:p w14:paraId="2F54DF9A" w14:textId="77777777" w:rsidR="00000000" w:rsidRDefault="007C71EE">
      <w:pPr>
        <w:pStyle w:val="SpeakerCon"/>
        <w:rPr>
          <w:rtl/>
        </w:rPr>
      </w:pPr>
      <w:bookmarkStart w:id="1478" w:name="FS000000528T27_05_2003_16_09_05C"/>
      <w:bookmarkEnd w:id="1478"/>
      <w:r>
        <w:rPr>
          <w:rtl/>
        </w:rPr>
        <w:t>יעקב ליצמ</w:t>
      </w:r>
      <w:r>
        <w:rPr>
          <w:rtl/>
        </w:rPr>
        <w:t>ן (יהדות התורה):</w:t>
      </w:r>
    </w:p>
    <w:p w14:paraId="6612D728" w14:textId="77777777" w:rsidR="00000000" w:rsidRDefault="007C71EE">
      <w:pPr>
        <w:pStyle w:val="a"/>
        <w:rPr>
          <w:rtl/>
        </w:rPr>
      </w:pPr>
    </w:p>
    <w:p w14:paraId="7BD50CEB" w14:textId="77777777" w:rsidR="00000000" w:rsidRDefault="007C71EE">
      <w:pPr>
        <w:pStyle w:val="a"/>
        <w:rPr>
          <w:rFonts w:hint="cs"/>
          <w:rtl/>
        </w:rPr>
      </w:pPr>
      <w:r>
        <w:rPr>
          <w:rFonts w:hint="cs"/>
          <w:rtl/>
        </w:rPr>
        <w:t xml:space="preserve">על בולים? אז זה לא היה מיליארד שקל, טעיתי. </w:t>
      </w:r>
    </w:p>
    <w:p w14:paraId="375D8916" w14:textId="77777777" w:rsidR="00000000" w:rsidRDefault="007C71EE">
      <w:pPr>
        <w:pStyle w:val="a"/>
        <w:rPr>
          <w:rFonts w:hint="cs"/>
          <w:rtl/>
        </w:rPr>
      </w:pPr>
    </w:p>
    <w:p w14:paraId="1A60D242" w14:textId="77777777" w:rsidR="00000000" w:rsidRDefault="007C71EE">
      <w:pPr>
        <w:pStyle w:val="ad"/>
        <w:rPr>
          <w:rtl/>
        </w:rPr>
      </w:pPr>
      <w:r>
        <w:rPr>
          <w:rtl/>
        </w:rPr>
        <w:t>היו"ר ראובן ריבלין:</w:t>
      </w:r>
    </w:p>
    <w:p w14:paraId="0F6EE979" w14:textId="77777777" w:rsidR="00000000" w:rsidRDefault="007C71EE">
      <w:pPr>
        <w:pStyle w:val="a"/>
        <w:rPr>
          <w:rtl/>
        </w:rPr>
      </w:pPr>
    </w:p>
    <w:p w14:paraId="2CFF82FA" w14:textId="77777777" w:rsidR="00000000" w:rsidRDefault="007C71EE">
      <w:pPr>
        <w:pStyle w:val="a"/>
        <w:rPr>
          <w:rFonts w:hint="cs"/>
          <w:rtl/>
        </w:rPr>
      </w:pPr>
      <w:r>
        <w:rPr>
          <w:rFonts w:hint="cs"/>
          <w:rtl/>
        </w:rPr>
        <w:t xml:space="preserve">האינפלציה לא גבוהה עד כדי כך. </w:t>
      </w:r>
    </w:p>
    <w:p w14:paraId="61507740" w14:textId="77777777" w:rsidR="00000000" w:rsidRDefault="007C71EE">
      <w:pPr>
        <w:pStyle w:val="a"/>
        <w:rPr>
          <w:rFonts w:hint="cs"/>
          <w:rtl/>
        </w:rPr>
      </w:pPr>
    </w:p>
    <w:p w14:paraId="66FBC88F" w14:textId="77777777" w:rsidR="00000000" w:rsidRDefault="007C71EE">
      <w:pPr>
        <w:pStyle w:val="SpeakerCon"/>
        <w:rPr>
          <w:rtl/>
        </w:rPr>
      </w:pPr>
      <w:bookmarkStart w:id="1479" w:name="FS000000528T27_05_2003_16_10_14C"/>
      <w:bookmarkEnd w:id="1479"/>
      <w:r>
        <w:rPr>
          <w:rtl/>
        </w:rPr>
        <w:t>יעקב ליצמן (יהדות התורה):</w:t>
      </w:r>
    </w:p>
    <w:p w14:paraId="644A0EE2" w14:textId="77777777" w:rsidR="00000000" w:rsidRDefault="007C71EE">
      <w:pPr>
        <w:pStyle w:val="a"/>
        <w:rPr>
          <w:rtl/>
        </w:rPr>
      </w:pPr>
    </w:p>
    <w:p w14:paraId="0829D463" w14:textId="77777777" w:rsidR="00000000" w:rsidRDefault="007C71EE">
      <w:pPr>
        <w:pStyle w:val="a"/>
        <w:ind w:firstLine="0"/>
        <w:rPr>
          <w:rFonts w:hint="cs"/>
          <w:rtl/>
        </w:rPr>
      </w:pPr>
      <w:r>
        <w:rPr>
          <w:rFonts w:hint="cs"/>
          <w:rtl/>
        </w:rPr>
        <w:tab/>
        <w:t xml:space="preserve">450,000 דולר. כמה זה? </w:t>
      </w:r>
      <w:r>
        <w:rPr>
          <w:rtl/>
        </w:rPr>
        <w:t>–</w:t>
      </w:r>
      <w:r>
        <w:rPr>
          <w:rFonts w:hint="cs"/>
          <w:rtl/>
        </w:rPr>
        <w:t xml:space="preserve"> 2 מיליוני שקל, יפה. זאת אומרת, רבע.  את זה עשינו בהינף יד. </w:t>
      </w:r>
    </w:p>
    <w:p w14:paraId="47C59D1A" w14:textId="77777777" w:rsidR="00000000" w:rsidRDefault="007C71EE">
      <w:pPr>
        <w:pStyle w:val="a"/>
        <w:ind w:firstLine="0"/>
        <w:rPr>
          <w:rFonts w:hint="cs"/>
          <w:rtl/>
        </w:rPr>
      </w:pPr>
    </w:p>
    <w:p w14:paraId="0328BEB3" w14:textId="77777777" w:rsidR="00000000" w:rsidRDefault="007C71EE">
      <w:pPr>
        <w:pStyle w:val="ad"/>
        <w:rPr>
          <w:rtl/>
        </w:rPr>
      </w:pPr>
      <w:r>
        <w:rPr>
          <w:rtl/>
        </w:rPr>
        <w:t>היו"ר ראובן ריבלין:</w:t>
      </w:r>
    </w:p>
    <w:p w14:paraId="4D287ABF" w14:textId="77777777" w:rsidR="00000000" w:rsidRDefault="007C71EE">
      <w:pPr>
        <w:pStyle w:val="a"/>
        <w:rPr>
          <w:rtl/>
        </w:rPr>
      </w:pPr>
    </w:p>
    <w:p w14:paraId="24F9C131" w14:textId="77777777" w:rsidR="00000000" w:rsidRDefault="007C71EE">
      <w:pPr>
        <w:pStyle w:val="a"/>
        <w:rPr>
          <w:rFonts w:hint="cs"/>
          <w:rtl/>
        </w:rPr>
      </w:pPr>
      <w:r>
        <w:rPr>
          <w:rFonts w:hint="cs"/>
          <w:rtl/>
        </w:rPr>
        <w:t xml:space="preserve">תראה, </w:t>
      </w:r>
      <w:r>
        <w:rPr>
          <w:rFonts w:hint="cs"/>
          <w:rtl/>
        </w:rPr>
        <w:t>חבר הכנסת ליצמן, מיליארד זה הרבה כסף, וגם 2 מיליוני שקל זה הרבה כסף.</w:t>
      </w:r>
    </w:p>
    <w:p w14:paraId="1C752A14" w14:textId="77777777" w:rsidR="00000000" w:rsidRDefault="007C71EE">
      <w:pPr>
        <w:pStyle w:val="a"/>
        <w:rPr>
          <w:rFonts w:hint="cs"/>
          <w:rtl/>
        </w:rPr>
      </w:pPr>
    </w:p>
    <w:p w14:paraId="55DBFA5C" w14:textId="77777777" w:rsidR="00000000" w:rsidRDefault="007C71EE">
      <w:pPr>
        <w:pStyle w:val="SpeakerCon"/>
        <w:rPr>
          <w:rtl/>
        </w:rPr>
      </w:pPr>
      <w:bookmarkStart w:id="1480" w:name="FS000000528T27_05_2003_16_12_05C"/>
      <w:bookmarkEnd w:id="1480"/>
      <w:r>
        <w:rPr>
          <w:rtl/>
        </w:rPr>
        <w:t>יעקב ליצמן (יהדות התורה):</w:t>
      </w:r>
    </w:p>
    <w:p w14:paraId="732084FE" w14:textId="77777777" w:rsidR="00000000" w:rsidRDefault="007C71EE">
      <w:pPr>
        <w:pStyle w:val="a"/>
        <w:rPr>
          <w:rtl/>
        </w:rPr>
      </w:pPr>
    </w:p>
    <w:p w14:paraId="419B01DA" w14:textId="77777777" w:rsidR="00000000" w:rsidRDefault="007C71EE">
      <w:pPr>
        <w:pStyle w:val="a"/>
        <w:rPr>
          <w:rFonts w:hint="cs"/>
          <w:rtl/>
        </w:rPr>
      </w:pPr>
      <w:r>
        <w:rPr>
          <w:rFonts w:hint="cs"/>
          <w:rtl/>
        </w:rPr>
        <w:t>לא, אמרתי שזה רבע ממה שהולכים - - -</w:t>
      </w:r>
    </w:p>
    <w:p w14:paraId="72A2F284" w14:textId="77777777" w:rsidR="00000000" w:rsidRDefault="007C71EE">
      <w:pPr>
        <w:pStyle w:val="a"/>
        <w:rPr>
          <w:rFonts w:hint="cs"/>
          <w:rtl/>
        </w:rPr>
      </w:pPr>
    </w:p>
    <w:p w14:paraId="703EA87D" w14:textId="77777777" w:rsidR="00000000" w:rsidRDefault="007C71EE">
      <w:pPr>
        <w:pStyle w:val="ad"/>
        <w:rPr>
          <w:rtl/>
        </w:rPr>
      </w:pPr>
      <w:r>
        <w:rPr>
          <w:rtl/>
        </w:rPr>
        <w:t>היו"ר ראובן ריבלין:</w:t>
      </w:r>
    </w:p>
    <w:p w14:paraId="2ED2AB0A" w14:textId="77777777" w:rsidR="00000000" w:rsidRDefault="007C71EE">
      <w:pPr>
        <w:pStyle w:val="a"/>
        <w:rPr>
          <w:rtl/>
        </w:rPr>
      </w:pPr>
    </w:p>
    <w:p w14:paraId="62F85A33" w14:textId="77777777" w:rsidR="00000000" w:rsidRDefault="007C71EE">
      <w:pPr>
        <w:pStyle w:val="a"/>
        <w:rPr>
          <w:rFonts w:hint="cs"/>
          <w:rtl/>
        </w:rPr>
      </w:pPr>
      <w:r>
        <w:rPr>
          <w:rFonts w:hint="cs"/>
          <w:rtl/>
        </w:rPr>
        <w:t xml:space="preserve">לא רבע, שני פרומיל. 2 מיליון זה שני פרומיל. </w:t>
      </w:r>
    </w:p>
    <w:p w14:paraId="6CA93FE0" w14:textId="77777777" w:rsidR="00000000" w:rsidRDefault="007C71EE">
      <w:pPr>
        <w:pStyle w:val="SpeakerCon"/>
        <w:rPr>
          <w:rFonts w:hint="cs"/>
          <w:rtl/>
        </w:rPr>
      </w:pPr>
      <w:bookmarkStart w:id="1481" w:name="FS000000528T27_05_2003_16_13_26C"/>
      <w:bookmarkEnd w:id="1481"/>
    </w:p>
    <w:p w14:paraId="34045D0D" w14:textId="77777777" w:rsidR="00000000" w:rsidRDefault="007C71EE">
      <w:pPr>
        <w:pStyle w:val="SpeakerCon"/>
        <w:rPr>
          <w:rtl/>
        </w:rPr>
      </w:pPr>
    </w:p>
    <w:p w14:paraId="26728C1F" w14:textId="77777777" w:rsidR="00000000" w:rsidRDefault="007C71EE">
      <w:pPr>
        <w:pStyle w:val="SpeakerCon"/>
        <w:rPr>
          <w:rtl/>
        </w:rPr>
      </w:pPr>
      <w:r>
        <w:rPr>
          <w:rtl/>
        </w:rPr>
        <w:t>יעקב ליצמן (יהדות התורה):</w:t>
      </w:r>
    </w:p>
    <w:p w14:paraId="13765748" w14:textId="77777777" w:rsidR="00000000" w:rsidRDefault="007C71EE">
      <w:pPr>
        <w:pStyle w:val="a"/>
        <w:rPr>
          <w:rtl/>
        </w:rPr>
      </w:pPr>
    </w:p>
    <w:p w14:paraId="3DFF2CB7" w14:textId="77777777" w:rsidR="00000000" w:rsidRDefault="007C71EE">
      <w:pPr>
        <w:pStyle w:val="a"/>
        <w:rPr>
          <w:rFonts w:hint="cs"/>
          <w:rtl/>
        </w:rPr>
      </w:pPr>
      <w:r>
        <w:rPr>
          <w:rFonts w:hint="cs"/>
          <w:rtl/>
        </w:rPr>
        <w:t>ואני אומר לך יותר מזה. אדונ</w:t>
      </w:r>
      <w:r>
        <w:rPr>
          <w:rFonts w:hint="cs"/>
          <w:rtl/>
        </w:rPr>
        <w:t xml:space="preserve">י היושב-ראש, גם כשבוועדת הכספים הזדמן פתאום רוב לערבה </w:t>
      </w:r>
      <w:r>
        <w:rPr>
          <w:rtl/>
        </w:rPr>
        <w:t>–</w:t>
      </w:r>
      <w:r>
        <w:rPr>
          <w:rFonts w:hint="cs"/>
          <w:rtl/>
        </w:rPr>
        <w:t xml:space="preserve"> היה רוב במקרה, היו שני חברי כנסת מהקואליציה, נדמה לי אפילו שלושה, שלא רצו לתת יד לזה </w:t>
      </w:r>
      <w:r>
        <w:rPr>
          <w:rtl/>
        </w:rPr>
        <w:t>–</w:t>
      </w:r>
      <w:r>
        <w:rPr>
          <w:rFonts w:hint="cs"/>
          <w:rtl/>
        </w:rPr>
        <w:t xml:space="preserve"> הביאו את גדעון סער, מייד ביקשו התייעצות סיעתית, דחוף מאוד </w:t>
      </w:r>
      <w:r>
        <w:rPr>
          <w:rtl/>
        </w:rPr>
        <w:t>–</w:t>
      </w:r>
      <w:r>
        <w:rPr>
          <w:rFonts w:hint="cs"/>
          <w:rtl/>
        </w:rPr>
        <w:t xml:space="preserve"> הרי נפלו בהצבעה,  שמונה מול שישה </w:t>
      </w:r>
      <w:r>
        <w:rPr>
          <w:rtl/>
        </w:rPr>
        <w:t>–</w:t>
      </w:r>
      <w:r>
        <w:rPr>
          <w:rFonts w:hint="cs"/>
          <w:rtl/>
        </w:rPr>
        <w:t xml:space="preserve"> והכניסו אותם לחדר </w:t>
      </w:r>
      <w:r>
        <w:rPr>
          <w:rFonts w:hint="cs"/>
          <w:rtl/>
        </w:rPr>
        <w:t>צדדי, אולי סגרו שם את החשמל, אני לא יודע מה עשו שם; בקיצור, יצאו כולם מסוממים. פתאום, בתוך חמש דקות, כולם בעד.</w:t>
      </w:r>
    </w:p>
    <w:p w14:paraId="01632DDE" w14:textId="77777777" w:rsidR="00000000" w:rsidRDefault="007C71EE">
      <w:pPr>
        <w:pStyle w:val="a"/>
        <w:rPr>
          <w:rFonts w:hint="cs"/>
          <w:rtl/>
        </w:rPr>
      </w:pPr>
    </w:p>
    <w:p w14:paraId="54E358C4" w14:textId="77777777" w:rsidR="00000000" w:rsidRDefault="007C71EE">
      <w:pPr>
        <w:pStyle w:val="ad"/>
        <w:rPr>
          <w:rtl/>
        </w:rPr>
      </w:pPr>
      <w:r>
        <w:rPr>
          <w:rtl/>
        </w:rPr>
        <w:t>היו"ר ראובן ריבלין:</w:t>
      </w:r>
    </w:p>
    <w:p w14:paraId="30D13D1C" w14:textId="77777777" w:rsidR="00000000" w:rsidRDefault="007C71EE">
      <w:pPr>
        <w:pStyle w:val="a"/>
        <w:rPr>
          <w:rtl/>
        </w:rPr>
      </w:pPr>
    </w:p>
    <w:p w14:paraId="66221B4F" w14:textId="77777777" w:rsidR="00000000" w:rsidRDefault="007C71EE">
      <w:pPr>
        <w:pStyle w:val="a"/>
        <w:rPr>
          <w:rFonts w:hint="cs"/>
          <w:rtl/>
        </w:rPr>
      </w:pPr>
      <w:r>
        <w:rPr>
          <w:rFonts w:hint="cs"/>
          <w:rtl/>
        </w:rPr>
        <w:t xml:space="preserve">מה פירוש? היה בכנסת משהו שאני לא יודע עליו, שהם יצאו מסוממים? </w:t>
      </w:r>
    </w:p>
    <w:p w14:paraId="457E921F" w14:textId="77777777" w:rsidR="00000000" w:rsidRDefault="007C71EE">
      <w:pPr>
        <w:pStyle w:val="a"/>
        <w:rPr>
          <w:rFonts w:hint="cs"/>
          <w:rtl/>
        </w:rPr>
      </w:pPr>
    </w:p>
    <w:p w14:paraId="23B882BC" w14:textId="77777777" w:rsidR="00000000" w:rsidRDefault="007C71EE">
      <w:pPr>
        <w:pStyle w:val="SpeakerCon"/>
        <w:rPr>
          <w:rtl/>
        </w:rPr>
      </w:pPr>
      <w:bookmarkStart w:id="1482" w:name="FS000000528T27_05_2003_16_19_48C"/>
      <w:bookmarkEnd w:id="1482"/>
      <w:r>
        <w:rPr>
          <w:rtl/>
        </w:rPr>
        <w:t>יעקב ליצמן (יהדות התורה):</w:t>
      </w:r>
    </w:p>
    <w:p w14:paraId="787C271B" w14:textId="77777777" w:rsidR="00000000" w:rsidRDefault="007C71EE">
      <w:pPr>
        <w:pStyle w:val="a"/>
        <w:rPr>
          <w:rtl/>
        </w:rPr>
      </w:pPr>
    </w:p>
    <w:p w14:paraId="4DF53B95" w14:textId="77777777" w:rsidR="00000000" w:rsidRDefault="007C71EE">
      <w:pPr>
        <w:pStyle w:val="a"/>
        <w:rPr>
          <w:rFonts w:hint="cs"/>
          <w:rtl/>
        </w:rPr>
      </w:pPr>
      <w:r>
        <w:rPr>
          <w:rFonts w:hint="cs"/>
          <w:rtl/>
        </w:rPr>
        <w:t xml:space="preserve">כן, ותקים ועדת חקירה. </w:t>
      </w:r>
    </w:p>
    <w:p w14:paraId="53FB97DF" w14:textId="77777777" w:rsidR="00000000" w:rsidRDefault="007C71EE">
      <w:pPr>
        <w:pStyle w:val="a"/>
        <w:rPr>
          <w:rFonts w:hint="cs"/>
          <w:rtl/>
        </w:rPr>
      </w:pPr>
    </w:p>
    <w:p w14:paraId="75FE308F" w14:textId="77777777" w:rsidR="00000000" w:rsidRDefault="007C71EE">
      <w:pPr>
        <w:pStyle w:val="ac"/>
        <w:rPr>
          <w:rtl/>
        </w:rPr>
      </w:pPr>
      <w:r>
        <w:rPr>
          <w:rFonts w:hint="eastAsia"/>
          <w:rtl/>
        </w:rPr>
        <w:t>חיים</w:t>
      </w:r>
      <w:r>
        <w:rPr>
          <w:rtl/>
        </w:rPr>
        <w:t xml:space="preserve"> אור</w:t>
      </w:r>
      <w:r>
        <w:rPr>
          <w:rtl/>
        </w:rPr>
        <w:t>ון (מרצ):</w:t>
      </w:r>
    </w:p>
    <w:p w14:paraId="3399C307" w14:textId="77777777" w:rsidR="00000000" w:rsidRDefault="007C71EE">
      <w:pPr>
        <w:pStyle w:val="a"/>
        <w:rPr>
          <w:rFonts w:hint="cs"/>
          <w:rtl/>
        </w:rPr>
      </w:pPr>
    </w:p>
    <w:p w14:paraId="2CDBBEBB" w14:textId="77777777" w:rsidR="00000000" w:rsidRDefault="007C71EE">
      <w:pPr>
        <w:pStyle w:val="a"/>
        <w:rPr>
          <w:rFonts w:hint="cs"/>
          <w:rtl/>
        </w:rPr>
      </w:pPr>
      <w:r>
        <w:rPr>
          <w:rFonts w:hint="cs"/>
          <w:rtl/>
        </w:rPr>
        <w:t xml:space="preserve">אדוני היושב-ראש </w:t>
      </w:r>
      <w:r>
        <w:rPr>
          <w:rtl/>
        </w:rPr>
        <w:t>–</w:t>
      </w:r>
      <w:r>
        <w:rPr>
          <w:rFonts w:hint="cs"/>
          <w:rtl/>
        </w:rPr>
        <w:t xml:space="preserve"> וזה תחום שגדעון מתמצא בו </w:t>
      </w:r>
      <w:r>
        <w:rPr>
          <w:rtl/>
        </w:rPr>
        <w:t>–</w:t>
      </w:r>
      <w:r>
        <w:rPr>
          <w:rFonts w:hint="cs"/>
          <w:rtl/>
        </w:rPr>
        <w:t xml:space="preserve"> אני ביקשתי מהיועצת המשפטית של הכנסת - - -</w:t>
      </w:r>
    </w:p>
    <w:p w14:paraId="0530E7F3" w14:textId="77777777" w:rsidR="00000000" w:rsidRDefault="007C71EE">
      <w:pPr>
        <w:pStyle w:val="a"/>
        <w:rPr>
          <w:rFonts w:hint="cs"/>
          <w:rtl/>
        </w:rPr>
      </w:pPr>
    </w:p>
    <w:p w14:paraId="403F0ADA" w14:textId="77777777" w:rsidR="00000000" w:rsidRDefault="007C71EE">
      <w:pPr>
        <w:pStyle w:val="ad"/>
        <w:rPr>
          <w:rtl/>
        </w:rPr>
      </w:pPr>
      <w:r>
        <w:rPr>
          <w:rtl/>
        </w:rPr>
        <w:t>היו"ר ראובן ריבלין:</w:t>
      </w:r>
    </w:p>
    <w:p w14:paraId="4D90222A" w14:textId="77777777" w:rsidR="00000000" w:rsidRDefault="007C71EE">
      <w:pPr>
        <w:pStyle w:val="a"/>
        <w:rPr>
          <w:rtl/>
        </w:rPr>
      </w:pPr>
    </w:p>
    <w:p w14:paraId="2D7B7E59" w14:textId="77777777" w:rsidR="00000000" w:rsidRDefault="007C71EE">
      <w:pPr>
        <w:pStyle w:val="a"/>
        <w:rPr>
          <w:rFonts w:hint="cs"/>
          <w:rtl/>
        </w:rPr>
      </w:pPr>
      <w:r>
        <w:rPr>
          <w:rFonts w:hint="cs"/>
          <w:rtl/>
        </w:rPr>
        <w:t xml:space="preserve">חבר הכנסת טלב אלסאנע הוא יושב-ראש המלחמה למאבק בנגע הסמים, לא? </w:t>
      </w:r>
    </w:p>
    <w:p w14:paraId="75AAF50B" w14:textId="77777777" w:rsidR="00000000" w:rsidRDefault="007C71EE">
      <w:pPr>
        <w:pStyle w:val="a"/>
        <w:rPr>
          <w:rFonts w:hint="cs"/>
          <w:rtl/>
        </w:rPr>
      </w:pPr>
    </w:p>
    <w:p w14:paraId="3A87A999" w14:textId="77777777" w:rsidR="00000000" w:rsidRDefault="007C71EE">
      <w:pPr>
        <w:pStyle w:val="ac"/>
        <w:rPr>
          <w:rtl/>
        </w:rPr>
      </w:pPr>
      <w:r>
        <w:rPr>
          <w:rFonts w:hint="eastAsia"/>
          <w:rtl/>
        </w:rPr>
        <w:t>חיים</w:t>
      </w:r>
      <w:r>
        <w:rPr>
          <w:rtl/>
        </w:rPr>
        <w:t xml:space="preserve"> אורון (מרצ):</w:t>
      </w:r>
    </w:p>
    <w:p w14:paraId="01821D24" w14:textId="77777777" w:rsidR="00000000" w:rsidRDefault="007C71EE">
      <w:pPr>
        <w:pStyle w:val="a"/>
        <w:rPr>
          <w:rFonts w:hint="cs"/>
          <w:rtl/>
        </w:rPr>
      </w:pPr>
    </w:p>
    <w:p w14:paraId="77A49749" w14:textId="77777777" w:rsidR="00000000" w:rsidRDefault="007C71EE">
      <w:pPr>
        <w:pStyle w:val="a"/>
        <w:rPr>
          <w:rFonts w:hint="cs"/>
          <w:rtl/>
        </w:rPr>
      </w:pPr>
      <w:r>
        <w:rPr>
          <w:rFonts w:hint="cs"/>
          <w:rtl/>
        </w:rPr>
        <w:t>לא, לא, אני ביקשתי מהיועצת המשפטית של הכנסת, אנה שני</w:t>
      </w:r>
      <w:r>
        <w:rPr>
          <w:rFonts w:hint="cs"/>
          <w:rtl/>
        </w:rPr>
        <w:t>ידר, לבחון אם הלחץ שהופעל שם הוא בתחום הלחץ הסביר או בתחום הלחץ הבלתי-סביר, על-פי השב"כ.</w:t>
      </w:r>
    </w:p>
    <w:p w14:paraId="004CC7FB" w14:textId="77777777" w:rsidR="00000000" w:rsidRDefault="007C71EE">
      <w:pPr>
        <w:pStyle w:val="a"/>
        <w:rPr>
          <w:rFonts w:hint="cs"/>
          <w:rtl/>
        </w:rPr>
      </w:pPr>
    </w:p>
    <w:p w14:paraId="1CA09BF6" w14:textId="77777777" w:rsidR="00000000" w:rsidRDefault="007C71EE">
      <w:pPr>
        <w:pStyle w:val="SpeakerCon"/>
        <w:rPr>
          <w:rtl/>
        </w:rPr>
      </w:pPr>
      <w:bookmarkStart w:id="1483" w:name="FS000000528T27_05_2003_16_22_56C"/>
      <w:bookmarkEnd w:id="1483"/>
      <w:r>
        <w:rPr>
          <w:rtl/>
        </w:rPr>
        <w:t>יעקב ליצמן (יהדות התורה):</w:t>
      </w:r>
    </w:p>
    <w:p w14:paraId="588BF38D" w14:textId="77777777" w:rsidR="00000000" w:rsidRDefault="007C71EE">
      <w:pPr>
        <w:pStyle w:val="a"/>
        <w:rPr>
          <w:rtl/>
        </w:rPr>
      </w:pPr>
    </w:p>
    <w:p w14:paraId="0C0B3F85" w14:textId="77777777" w:rsidR="00000000" w:rsidRDefault="007C71EE">
      <w:pPr>
        <w:pStyle w:val="a"/>
        <w:rPr>
          <w:rFonts w:hint="cs"/>
          <w:rtl/>
        </w:rPr>
      </w:pPr>
      <w:r>
        <w:rPr>
          <w:rFonts w:hint="cs"/>
          <w:rtl/>
        </w:rPr>
        <w:t>מתון, מתון.</w:t>
      </w:r>
    </w:p>
    <w:p w14:paraId="269075E2" w14:textId="77777777" w:rsidR="00000000" w:rsidRDefault="007C71EE">
      <w:pPr>
        <w:pStyle w:val="a"/>
        <w:rPr>
          <w:rFonts w:hint="cs"/>
          <w:rtl/>
        </w:rPr>
      </w:pPr>
    </w:p>
    <w:p w14:paraId="0F072B28" w14:textId="77777777" w:rsidR="00000000" w:rsidRDefault="007C71EE">
      <w:pPr>
        <w:pStyle w:val="ad"/>
        <w:rPr>
          <w:rtl/>
        </w:rPr>
      </w:pPr>
      <w:r>
        <w:rPr>
          <w:rtl/>
        </w:rPr>
        <w:t>היו"ר ראובן ריבלין:</w:t>
      </w:r>
    </w:p>
    <w:p w14:paraId="210F5F05" w14:textId="77777777" w:rsidR="00000000" w:rsidRDefault="007C71EE">
      <w:pPr>
        <w:pStyle w:val="a"/>
        <w:rPr>
          <w:rtl/>
        </w:rPr>
      </w:pPr>
    </w:p>
    <w:p w14:paraId="65BD1336" w14:textId="77777777" w:rsidR="00000000" w:rsidRDefault="007C71EE">
      <w:pPr>
        <w:pStyle w:val="a"/>
        <w:rPr>
          <w:rFonts w:hint="cs"/>
          <w:rtl/>
        </w:rPr>
      </w:pPr>
      <w:r>
        <w:rPr>
          <w:rFonts w:hint="cs"/>
          <w:rtl/>
        </w:rPr>
        <w:t xml:space="preserve">חלילה לנו ללכת בניגוד להוראות הבג"ץ בעניין זה. </w:t>
      </w:r>
    </w:p>
    <w:p w14:paraId="2196FB00" w14:textId="77777777" w:rsidR="00000000" w:rsidRDefault="007C71EE">
      <w:pPr>
        <w:pStyle w:val="a"/>
        <w:rPr>
          <w:rtl/>
        </w:rPr>
      </w:pPr>
    </w:p>
    <w:p w14:paraId="3827F68F" w14:textId="77777777" w:rsidR="00000000" w:rsidRDefault="007C71EE">
      <w:pPr>
        <w:pStyle w:val="a"/>
        <w:rPr>
          <w:rFonts w:hint="cs"/>
          <w:rtl/>
        </w:rPr>
      </w:pPr>
    </w:p>
    <w:p w14:paraId="702A9155" w14:textId="77777777" w:rsidR="00000000" w:rsidRDefault="007C71EE">
      <w:pPr>
        <w:pStyle w:val="ac"/>
        <w:rPr>
          <w:rtl/>
        </w:rPr>
      </w:pPr>
      <w:r>
        <w:rPr>
          <w:rFonts w:hint="eastAsia"/>
          <w:rtl/>
        </w:rPr>
        <w:t>חיים</w:t>
      </w:r>
      <w:r>
        <w:rPr>
          <w:rtl/>
        </w:rPr>
        <w:t xml:space="preserve"> אורון (מרצ):</w:t>
      </w:r>
    </w:p>
    <w:p w14:paraId="2C164B5D" w14:textId="77777777" w:rsidR="00000000" w:rsidRDefault="007C71EE">
      <w:pPr>
        <w:pStyle w:val="a"/>
        <w:rPr>
          <w:rFonts w:hint="cs"/>
          <w:rtl/>
        </w:rPr>
      </w:pPr>
    </w:p>
    <w:p w14:paraId="6E55EE66" w14:textId="77777777" w:rsidR="00000000" w:rsidRDefault="007C71EE">
      <w:pPr>
        <w:pStyle w:val="a"/>
        <w:rPr>
          <w:rFonts w:hint="cs"/>
          <w:rtl/>
        </w:rPr>
      </w:pPr>
      <w:r>
        <w:rPr>
          <w:rFonts w:hint="cs"/>
          <w:rtl/>
        </w:rPr>
        <w:t>מבחינה משפטית - - -</w:t>
      </w:r>
    </w:p>
    <w:p w14:paraId="71A7A10F" w14:textId="77777777" w:rsidR="00000000" w:rsidRDefault="007C71EE">
      <w:pPr>
        <w:pStyle w:val="a"/>
        <w:rPr>
          <w:rFonts w:hint="cs"/>
          <w:rtl/>
        </w:rPr>
      </w:pPr>
    </w:p>
    <w:p w14:paraId="46DAACC4" w14:textId="77777777" w:rsidR="00000000" w:rsidRDefault="007C71EE">
      <w:pPr>
        <w:pStyle w:val="SpeakerCon"/>
        <w:rPr>
          <w:rtl/>
        </w:rPr>
      </w:pPr>
      <w:bookmarkStart w:id="1484" w:name="FS000000528T27_05_2003_16_23_39C"/>
      <w:bookmarkEnd w:id="1484"/>
      <w:r>
        <w:rPr>
          <w:rtl/>
        </w:rPr>
        <w:t>יעקב ליצמן (יהד</w:t>
      </w:r>
      <w:r>
        <w:rPr>
          <w:rtl/>
        </w:rPr>
        <w:t>ות התורה):</w:t>
      </w:r>
    </w:p>
    <w:p w14:paraId="4E22BFD5" w14:textId="77777777" w:rsidR="00000000" w:rsidRDefault="007C71EE">
      <w:pPr>
        <w:pStyle w:val="a"/>
        <w:rPr>
          <w:rtl/>
        </w:rPr>
      </w:pPr>
    </w:p>
    <w:p w14:paraId="2626260C" w14:textId="77777777" w:rsidR="00000000" w:rsidRDefault="007C71EE">
      <w:pPr>
        <w:pStyle w:val="a"/>
        <w:rPr>
          <w:rFonts w:hint="cs"/>
          <w:rtl/>
        </w:rPr>
      </w:pPr>
      <w:r>
        <w:rPr>
          <w:rFonts w:hint="cs"/>
          <w:rtl/>
        </w:rPr>
        <w:t xml:space="preserve">ג'ומס, חבר הכנסת אורון, דבר אחד היה שם בוודאי </w:t>
      </w:r>
      <w:r>
        <w:rPr>
          <w:rtl/>
        </w:rPr>
        <w:t>–</w:t>
      </w:r>
      <w:r>
        <w:rPr>
          <w:rFonts w:hint="cs"/>
          <w:rtl/>
        </w:rPr>
        <w:t xml:space="preserve"> טלטלה. זה בטוח שהיה שם. </w:t>
      </w:r>
    </w:p>
    <w:p w14:paraId="208E61C5" w14:textId="77777777" w:rsidR="00000000" w:rsidRDefault="007C71EE">
      <w:pPr>
        <w:pStyle w:val="a"/>
        <w:rPr>
          <w:rFonts w:hint="cs"/>
          <w:rtl/>
        </w:rPr>
      </w:pPr>
    </w:p>
    <w:p w14:paraId="11497A04" w14:textId="77777777" w:rsidR="00000000" w:rsidRDefault="007C71EE">
      <w:pPr>
        <w:pStyle w:val="ac"/>
        <w:rPr>
          <w:rtl/>
        </w:rPr>
      </w:pPr>
      <w:r>
        <w:rPr>
          <w:rFonts w:hint="eastAsia"/>
          <w:rtl/>
        </w:rPr>
        <w:t>רן</w:t>
      </w:r>
      <w:r>
        <w:rPr>
          <w:rtl/>
        </w:rPr>
        <w:t xml:space="preserve"> כהן (מרצ):</w:t>
      </w:r>
    </w:p>
    <w:p w14:paraId="4ADAAED0" w14:textId="77777777" w:rsidR="00000000" w:rsidRDefault="007C71EE">
      <w:pPr>
        <w:pStyle w:val="a"/>
        <w:rPr>
          <w:rFonts w:hint="cs"/>
          <w:rtl/>
        </w:rPr>
      </w:pPr>
    </w:p>
    <w:p w14:paraId="427146B7" w14:textId="77777777" w:rsidR="00000000" w:rsidRDefault="007C71EE">
      <w:pPr>
        <w:pStyle w:val="a"/>
        <w:rPr>
          <w:rFonts w:hint="cs"/>
          <w:rtl/>
        </w:rPr>
      </w:pPr>
      <w:r>
        <w:rPr>
          <w:rFonts w:hint="cs"/>
          <w:rtl/>
        </w:rPr>
        <w:t>- - -</w:t>
      </w:r>
    </w:p>
    <w:p w14:paraId="0EB2BC91" w14:textId="77777777" w:rsidR="00000000" w:rsidRDefault="007C71EE">
      <w:pPr>
        <w:pStyle w:val="a"/>
        <w:rPr>
          <w:rFonts w:hint="cs"/>
          <w:rtl/>
        </w:rPr>
      </w:pPr>
    </w:p>
    <w:p w14:paraId="79F8B13B" w14:textId="77777777" w:rsidR="00000000" w:rsidRDefault="007C71EE">
      <w:pPr>
        <w:pStyle w:val="ad"/>
        <w:rPr>
          <w:rtl/>
        </w:rPr>
      </w:pPr>
      <w:r>
        <w:rPr>
          <w:rtl/>
        </w:rPr>
        <w:t>היו"ר ראובן ריבלין:</w:t>
      </w:r>
    </w:p>
    <w:p w14:paraId="54B42B3B" w14:textId="77777777" w:rsidR="00000000" w:rsidRDefault="007C71EE">
      <w:pPr>
        <w:pStyle w:val="a"/>
        <w:rPr>
          <w:rtl/>
        </w:rPr>
      </w:pPr>
    </w:p>
    <w:p w14:paraId="1EEB4795" w14:textId="77777777" w:rsidR="00000000" w:rsidRDefault="007C71EE">
      <w:pPr>
        <w:pStyle w:val="a"/>
        <w:rPr>
          <w:rFonts w:hint="cs"/>
          <w:rtl/>
        </w:rPr>
      </w:pPr>
      <w:r>
        <w:rPr>
          <w:rFonts w:hint="cs"/>
          <w:rtl/>
        </w:rPr>
        <w:t>חבר הכנסת ליצמן, אני רק רוצה לומר לאדוני שאדוני סיים את זמנו.</w:t>
      </w:r>
    </w:p>
    <w:p w14:paraId="4325EE1A" w14:textId="77777777" w:rsidR="00000000" w:rsidRDefault="007C71EE">
      <w:pPr>
        <w:pStyle w:val="a"/>
        <w:rPr>
          <w:rFonts w:hint="cs"/>
          <w:rtl/>
        </w:rPr>
      </w:pPr>
    </w:p>
    <w:p w14:paraId="212C4685" w14:textId="77777777" w:rsidR="00000000" w:rsidRDefault="007C71EE">
      <w:pPr>
        <w:pStyle w:val="SpeakerCon"/>
        <w:rPr>
          <w:rtl/>
        </w:rPr>
      </w:pPr>
      <w:bookmarkStart w:id="1485" w:name="FS000000528T27_05_2003_16_24_36C"/>
      <w:bookmarkEnd w:id="1485"/>
      <w:r>
        <w:rPr>
          <w:rtl/>
        </w:rPr>
        <w:t>יעקב ליצמן (יהדות התורה):</w:t>
      </w:r>
    </w:p>
    <w:p w14:paraId="3A9A2572" w14:textId="77777777" w:rsidR="00000000" w:rsidRDefault="007C71EE">
      <w:pPr>
        <w:pStyle w:val="a"/>
        <w:rPr>
          <w:rtl/>
        </w:rPr>
      </w:pPr>
    </w:p>
    <w:p w14:paraId="469B6B0B" w14:textId="77777777" w:rsidR="00000000" w:rsidRDefault="007C71EE">
      <w:pPr>
        <w:pStyle w:val="a"/>
        <w:ind w:firstLine="0"/>
        <w:rPr>
          <w:rFonts w:hint="cs"/>
          <w:rtl/>
        </w:rPr>
      </w:pPr>
      <w:r>
        <w:rPr>
          <w:rFonts w:hint="cs"/>
          <w:rtl/>
        </w:rPr>
        <w:tab/>
        <w:t>אני כבר מסיים, בתוך דקה אני אסיים.</w:t>
      </w:r>
    </w:p>
    <w:p w14:paraId="53665CA9" w14:textId="77777777" w:rsidR="00000000" w:rsidRDefault="007C71EE">
      <w:pPr>
        <w:pStyle w:val="a"/>
        <w:ind w:firstLine="0"/>
        <w:rPr>
          <w:rFonts w:hint="cs"/>
          <w:rtl/>
        </w:rPr>
      </w:pPr>
    </w:p>
    <w:p w14:paraId="18FDAD2B" w14:textId="77777777" w:rsidR="00000000" w:rsidRDefault="007C71EE">
      <w:pPr>
        <w:pStyle w:val="ad"/>
        <w:rPr>
          <w:rtl/>
        </w:rPr>
      </w:pPr>
      <w:r>
        <w:rPr>
          <w:rtl/>
        </w:rPr>
        <w:t>היו"ר ראובן ריבלין:</w:t>
      </w:r>
    </w:p>
    <w:p w14:paraId="56E90211" w14:textId="77777777" w:rsidR="00000000" w:rsidRDefault="007C71EE">
      <w:pPr>
        <w:pStyle w:val="a"/>
        <w:rPr>
          <w:rtl/>
        </w:rPr>
      </w:pPr>
    </w:p>
    <w:p w14:paraId="44012FE6" w14:textId="77777777" w:rsidR="00000000" w:rsidRDefault="007C71EE">
      <w:pPr>
        <w:pStyle w:val="a"/>
        <w:rPr>
          <w:rFonts w:hint="cs"/>
          <w:rtl/>
        </w:rPr>
      </w:pPr>
      <w:r>
        <w:rPr>
          <w:rFonts w:hint="cs"/>
          <w:rtl/>
        </w:rPr>
        <w:t>וכמובן, הוא יוכל להעלות עוד כהנה וכהנה בפרק הבא. חבר הכנסת רן כהן מחכה.</w:t>
      </w:r>
    </w:p>
    <w:p w14:paraId="7C976FB4" w14:textId="77777777" w:rsidR="00000000" w:rsidRDefault="007C71EE">
      <w:pPr>
        <w:pStyle w:val="a"/>
        <w:rPr>
          <w:rFonts w:hint="cs"/>
          <w:rtl/>
        </w:rPr>
      </w:pPr>
    </w:p>
    <w:p w14:paraId="58A554D5" w14:textId="77777777" w:rsidR="00000000" w:rsidRDefault="007C71EE">
      <w:pPr>
        <w:pStyle w:val="SpeakerCon"/>
        <w:rPr>
          <w:rtl/>
        </w:rPr>
      </w:pPr>
      <w:bookmarkStart w:id="1486" w:name="FS000000528T27_05_2003_16_25_20C"/>
      <w:bookmarkEnd w:id="1486"/>
      <w:r>
        <w:rPr>
          <w:rtl/>
        </w:rPr>
        <w:t>יעקב ליצמן (יהדות התורה):</w:t>
      </w:r>
    </w:p>
    <w:p w14:paraId="59B466BD" w14:textId="77777777" w:rsidR="00000000" w:rsidRDefault="007C71EE">
      <w:pPr>
        <w:pStyle w:val="a"/>
        <w:rPr>
          <w:rtl/>
        </w:rPr>
      </w:pPr>
    </w:p>
    <w:p w14:paraId="78D6480F" w14:textId="77777777" w:rsidR="00000000" w:rsidRDefault="007C71EE">
      <w:pPr>
        <w:pStyle w:val="a"/>
        <w:rPr>
          <w:rFonts w:hint="cs"/>
          <w:rtl/>
        </w:rPr>
      </w:pPr>
      <w:r>
        <w:rPr>
          <w:rFonts w:hint="cs"/>
          <w:rtl/>
        </w:rPr>
        <w:t xml:space="preserve">כן, כן, עוד דקה אני כבר מסיים. </w:t>
      </w:r>
    </w:p>
    <w:p w14:paraId="4F975AC3" w14:textId="77777777" w:rsidR="00000000" w:rsidRDefault="007C71EE">
      <w:pPr>
        <w:pStyle w:val="a"/>
        <w:rPr>
          <w:rFonts w:hint="cs"/>
          <w:rtl/>
        </w:rPr>
      </w:pPr>
    </w:p>
    <w:p w14:paraId="7C81D9A8" w14:textId="77777777" w:rsidR="00000000" w:rsidRDefault="007C71EE">
      <w:pPr>
        <w:pStyle w:val="ac"/>
        <w:rPr>
          <w:rtl/>
        </w:rPr>
      </w:pPr>
      <w:r>
        <w:rPr>
          <w:rFonts w:hint="eastAsia"/>
          <w:rtl/>
        </w:rPr>
        <w:t>עבד</w:t>
      </w:r>
      <w:r>
        <w:rPr>
          <w:rtl/>
        </w:rPr>
        <w:t>-אלמאלכ דהאמשה (רע"ם):</w:t>
      </w:r>
    </w:p>
    <w:p w14:paraId="1C87F4AD" w14:textId="77777777" w:rsidR="00000000" w:rsidRDefault="007C71EE">
      <w:pPr>
        <w:pStyle w:val="a"/>
        <w:rPr>
          <w:rFonts w:hint="cs"/>
          <w:rtl/>
        </w:rPr>
      </w:pPr>
    </w:p>
    <w:p w14:paraId="26C24107" w14:textId="77777777" w:rsidR="00000000" w:rsidRDefault="007C71EE">
      <w:pPr>
        <w:pStyle w:val="a"/>
        <w:rPr>
          <w:rFonts w:hint="cs"/>
          <w:rtl/>
        </w:rPr>
      </w:pPr>
      <w:r>
        <w:rPr>
          <w:rFonts w:hint="cs"/>
          <w:rtl/>
        </w:rPr>
        <w:t>- - -</w:t>
      </w:r>
    </w:p>
    <w:p w14:paraId="05457B85" w14:textId="77777777" w:rsidR="00000000" w:rsidRDefault="007C71EE">
      <w:pPr>
        <w:pStyle w:val="a"/>
        <w:rPr>
          <w:rFonts w:hint="cs"/>
          <w:rtl/>
        </w:rPr>
      </w:pPr>
    </w:p>
    <w:p w14:paraId="55A045DA" w14:textId="77777777" w:rsidR="00000000" w:rsidRDefault="007C71EE">
      <w:pPr>
        <w:pStyle w:val="SpeakerCon"/>
        <w:rPr>
          <w:rtl/>
        </w:rPr>
      </w:pPr>
      <w:bookmarkStart w:id="1487" w:name="FS000000528T27_05_2003_16_25_37C"/>
      <w:bookmarkEnd w:id="1487"/>
      <w:r>
        <w:rPr>
          <w:rtl/>
        </w:rPr>
        <w:t>יעקב ליצמן (יהדות התורה):</w:t>
      </w:r>
    </w:p>
    <w:p w14:paraId="00A4A04E" w14:textId="77777777" w:rsidR="00000000" w:rsidRDefault="007C71EE">
      <w:pPr>
        <w:pStyle w:val="a"/>
        <w:rPr>
          <w:rtl/>
        </w:rPr>
      </w:pPr>
    </w:p>
    <w:p w14:paraId="46A67739" w14:textId="77777777" w:rsidR="00000000" w:rsidRDefault="007C71EE">
      <w:pPr>
        <w:pStyle w:val="a"/>
        <w:rPr>
          <w:rFonts w:hint="cs"/>
          <w:rtl/>
        </w:rPr>
      </w:pPr>
      <w:r>
        <w:rPr>
          <w:rFonts w:hint="cs"/>
          <w:rtl/>
        </w:rPr>
        <w:t>לא, לא, עוד דקה אני כבר מסיים.</w:t>
      </w:r>
    </w:p>
    <w:p w14:paraId="7B38A9F5" w14:textId="77777777" w:rsidR="00000000" w:rsidRDefault="007C71EE">
      <w:pPr>
        <w:pStyle w:val="a"/>
        <w:rPr>
          <w:rFonts w:hint="cs"/>
          <w:rtl/>
        </w:rPr>
      </w:pPr>
    </w:p>
    <w:p w14:paraId="47DD2905" w14:textId="77777777" w:rsidR="00000000" w:rsidRDefault="007C71EE">
      <w:pPr>
        <w:pStyle w:val="ad"/>
        <w:rPr>
          <w:rtl/>
        </w:rPr>
      </w:pPr>
      <w:r>
        <w:rPr>
          <w:rtl/>
        </w:rPr>
        <w:t>היו"ר ראו</w:t>
      </w:r>
      <w:r>
        <w:rPr>
          <w:rtl/>
        </w:rPr>
        <w:t>בן ריבלין:</w:t>
      </w:r>
    </w:p>
    <w:p w14:paraId="0A7B78F7" w14:textId="77777777" w:rsidR="00000000" w:rsidRDefault="007C71EE">
      <w:pPr>
        <w:pStyle w:val="a"/>
        <w:rPr>
          <w:rtl/>
        </w:rPr>
      </w:pPr>
    </w:p>
    <w:p w14:paraId="3DDC4E88" w14:textId="77777777" w:rsidR="00000000" w:rsidRDefault="007C71EE">
      <w:pPr>
        <w:pStyle w:val="a"/>
        <w:rPr>
          <w:rFonts w:hint="cs"/>
          <w:rtl/>
        </w:rPr>
      </w:pPr>
      <w:r>
        <w:rPr>
          <w:rFonts w:hint="cs"/>
          <w:rtl/>
        </w:rPr>
        <w:t>לא דקה, עוד כמה משפטים.</w:t>
      </w:r>
    </w:p>
    <w:p w14:paraId="47BD9717" w14:textId="77777777" w:rsidR="00000000" w:rsidRDefault="007C71EE">
      <w:pPr>
        <w:pStyle w:val="a"/>
        <w:rPr>
          <w:rFonts w:hint="cs"/>
          <w:rtl/>
        </w:rPr>
      </w:pPr>
    </w:p>
    <w:p w14:paraId="4F5A2578" w14:textId="77777777" w:rsidR="00000000" w:rsidRDefault="007C71EE">
      <w:pPr>
        <w:pStyle w:val="SpeakerCon"/>
        <w:rPr>
          <w:rtl/>
        </w:rPr>
      </w:pPr>
      <w:bookmarkStart w:id="1488" w:name="FS000000528T27_05_2003_16_25_53C"/>
      <w:bookmarkEnd w:id="1488"/>
      <w:r>
        <w:rPr>
          <w:rtl/>
        </w:rPr>
        <w:t>יעקב ליצמן (יהדות התורה):</w:t>
      </w:r>
    </w:p>
    <w:p w14:paraId="505C5DCF" w14:textId="77777777" w:rsidR="00000000" w:rsidRDefault="007C71EE">
      <w:pPr>
        <w:pStyle w:val="a"/>
        <w:rPr>
          <w:rtl/>
        </w:rPr>
      </w:pPr>
    </w:p>
    <w:p w14:paraId="0287B9A7" w14:textId="77777777" w:rsidR="00000000" w:rsidRDefault="007C71EE">
      <w:pPr>
        <w:pStyle w:val="a"/>
        <w:rPr>
          <w:rFonts w:hint="cs"/>
          <w:rtl/>
        </w:rPr>
      </w:pPr>
      <w:r>
        <w:rPr>
          <w:rFonts w:hint="cs"/>
          <w:rtl/>
        </w:rPr>
        <w:t xml:space="preserve">אני רק רוצה להגיד דבר אחד </w:t>
      </w:r>
      <w:r>
        <w:rPr>
          <w:rtl/>
        </w:rPr>
        <w:t>–</w:t>
      </w:r>
      <w:r>
        <w:rPr>
          <w:rFonts w:hint="cs"/>
          <w:rtl/>
        </w:rPr>
        <w:t xml:space="preserve"> תסלחו לי, חברי הכנסת ממרצ </w:t>
      </w:r>
      <w:r>
        <w:rPr>
          <w:rtl/>
        </w:rPr>
        <w:t>–</w:t>
      </w:r>
      <w:r>
        <w:rPr>
          <w:rFonts w:hint="cs"/>
          <w:rtl/>
        </w:rPr>
        <w:t xml:space="preserve"> נגד האגודה לזכויות האזרח. אני קיבלתי את ההתייחסות שלהם לתוכנית הכלכלית של הממשלה, והם כותבים שם, לא פחות ולא יותר, שלדעתם צריך אפילו להו</w:t>
      </w:r>
      <w:r>
        <w:rPr>
          <w:rFonts w:hint="cs"/>
          <w:rtl/>
        </w:rPr>
        <w:t>ריד מהילד החמישי ומהילד הרביעי, מעבר למה שמורידים היום.</w:t>
      </w:r>
    </w:p>
    <w:p w14:paraId="2BE9DAEA" w14:textId="77777777" w:rsidR="00000000" w:rsidRDefault="007C71EE">
      <w:pPr>
        <w:pStyle w:val="a"/>
        <w:rPr>
          <w:rFonts w:hint="cs"/>
          <w:rtl/>
        </w:rPr>
      </w:pPr>
    </w:p>
    <w:p w14:paraId="45801309" w14:textId="77777777" w:rsidR="00000000" w:rsidRDefault="007C71EE">
      <w:pPr>
        <w:pStyle w:val="ac"/>
        <w:rPr>
          <w:rtl/>
        </w:rPr>
      </w:pPr>
      <w:r>
        <w:rPr>
          <w:rFonts w:hint="eastAsia"/>
          <w:rtl/>
        </w:rPr>
        <w:t>חיים</w:t>
      </w:r>
      <w:r>
        <w:rPr>
          <w:rtl/>
        </w:rPr>
        <w:t xml:space="preserve"> אורון (מרצ):</w:t>
      </w:r>
    </w:p>
    <w:p w14:paraId="5D670A72" w14:textId="77777777" w:rsidR="00000000" w:rsidRDefault="007C71EE">
      <w:pPr>
        <w:pStyle w:val="a"/>
        <w:rPr>
          <w:rFonts w:hint="cs"/>
          <w:rtl/>
        </w:rPr>
      </w:pPr>
    </w:p>
    <w:p w14:paraId="5508B0DF" w14:textId="77777777" w:rsidR="00000000" w:rsidRDefault="007C71EE">
      <w:pPr>
        <w:pStyle w:val="a"/>
        <w:rPr>
          <w:rFonts w:hint="cs"/>
          <w:rtl/>
        </w:rPr>
      </w:pPr>
      <w:r>
        <w:rPr>
          <w:rFonts w:hint="cs"/>
          <w:rtl/>
        </w:rPr>
        <w:t>האמת היא שלגבי הילד הראשון יותר, הם מציעים יותר - - -</w:t>
      </w:r>
    </w:p>
    <w:p w14:paraId="497645B6" w14:textId="77777777" w:rsidR="00000000" w:rsidRDefault="007C71EE">
      <w:pPr>
        <w:pStyle w:val="a"/>
        <w:rPr>
          <w:rFonts w:hint="cs"/>
          <w:rtl/>
        </w:rPr>
      </w:pPr>
    </w:p>
    <w:p w14:paraId="595D23C5" w14:textId="77777777" w:rsidR="00000000" w:rsidRDefault="007C71EE">
      <w:pPr>
        <w:pStyle w:val="SpeakerCon"/>
        <w:rPr>
          <w:rtl/>
        </w:rPr>
      </w:pPr>
      <w:bookmarkStart w:id="1489" w:name="FS000000528T27_05_2003_16_29_25C"/>
      <w:bookmarkEnd w:id="1489"/>
      <w:r>
        <w:rPr>
          <w:rtl/>
        </w:rPr>
        <w:t>יעקב ליצמן (יהדות התורה):</w:t>
      </w:r>
    </w:p>
    <w:p w14:paraId="65320F6F" w14:textId="77777777" w:rsidR="00000000" w:rsidRDefault="007C71EE">
      <w:pPr>
        <w:pStyle w:val="a"/>
        <w:rPr>
          <w:rtl/>
        </w:rPr>
      </w:pPr>
    </w:p>
    <w:p w14:paraId="4C87117B" w14:textId="77777777" w:rsidR="00000000" w:rsidRDefault="007C71EE">
      <w:pPr>
        <w:pStyle w:val="a"/>
        <w:ind w:firstLine="0"/>
        <w:rPr>
          <w:rFonts w:hint="cs"/>
          <w:rtl/>
        </w:rPr>
      </w:pPr>
      <w:r>
        <w:rPr>
          <w:rFonts w:hint="cs"/>
          <w:rtl/>
        </w:rPr>
        <w:tab/>
        <w:t>לא יותר ממני, זה ברור. וגם זה שטויות. אני הבנתי עד עכשיו שהאגודה לזכויות האזרח - - -</w:t>
      </w:r>
    </w:p>
    <w:p w14:paraId="74B674B2" w14:textId="77777777" w:rsidR="00000000" w:rsidRDefault="007C71EE">
      <w:pPr>
        <w:pStyle w:val="a"/>
        <w:ind w:firstLine="0"/>
        <w:rPr>
          <w:rFonts w:hint="cs"/>
          <w:rtl/>
        </w:rPr>
      </w:pPr>
    </w:p>
    <w:p w14:paraId="16A7C8C7" w14:textId="77777777" w:rsidR="00000000" w:rsidRDefault="007C71EE">
      <w:pPr>
        <w:pStyle w:val="ac"/>
        <w:rPr>
          <w:rtl/>
        </w:rPr>
      </w:pPr>
      <w:r>
        <w:rPr>
          <w:rFonts w:hint="eastAsia"/>
          <w:rtl/>
        </w:rPr>
        <w:t>רן</w:t>
      </w:r>
      <w:r>
        <w:rPr>
          <w:rtl/>
        </w:rPr>
        <w:t xml:space="preserve"> כהן (מרצ</w:t>
      </w:r>
      <w:r>
        <w:rPr>
          <w:rtl/>
        </w:rPr>
        <w:t>):</w:t>
      </w:r>
    </w:p>
    <w:p w14:paraId="3DCE345D" w14:textId="77777777" w:rsidR="00000000" w:rsidRDefault="007C71EE">
      <w:pPr>
        <w:pStyle w:val="a"/>
        <w:rPr>
          <w:rFonts w:hint="cs"/>
          <w:rtl/>
        </w:rPr>
      </w:pPr>
    </w:p>
    <w:p w14:paraId="2ABBA4DC" w14:textId="77777777" w:rsidR="00000000" w:rsidRDefault="007C71EE">
      <w:pPr>
        <w:pStyle w:val="a"/>
        <w:rPr>
          <w:rFonts w:hint="cs"/>
          <w:rtl/>
        </w:rPr>
      </w:pPr>
      <w:r>
        <w:rPr>
          <w:rFonts w:hint="cs"/>
          <w:rtl/>
        </w:rPr>
        <w:t>אתה מתנגד להגדיל לילד הראשון? - - -</w:t>
      </w:r>
    </w:p>
    <w:p w14:paraId="7BB053ED" w14:textId="77777777" w:rsidR="00000000" w:rsidRDefault="007C71EE">
      <w:pPr>
        <w:pStyle w:val="a"/>
        <w:rPr>
          <w:rFonts w:hint="cs"/>
          <w:rtl/>
        </w:rPr>
      </w:pPr>
    </w:p>
    <w:p w14:paraId="36909A4B" w14:textId="77777777" w:rsidR="00000000" w:rsidRDefault="007C71EE">
      <w:pPr>
        <w:pStyle w:val="SpeakerCon"/>
        <w:rPr>
          <w:rtl/>
        </w:rPr>
      </w:pPr>
      <w:bookmarkStart w:id="1490" w:name="FS000000528T27_05_2003_16_30_13C"/>
      <w:bookmarkEnd w:id="1490"/>
      <w:r>
        <w:rPr>
          <w:rtl/>
        </w:rPr>
        <w:t>יעקב ליצמן (יהדות התורה):</w:t>
      </w:r>
    </w:p>
    <w:p w14:paraId="647BF800" w14:textId="77777777" w:rsidR="00000000" w:rsidRDefault="007C71EE">
      <w:pPr>
        <w:pStyle w:val="a"/>
        <w:rPr>
          <w:rtl/>
        </w:rPr>
      </w:pPr>
    </w:p>
    <w:p w14:paraId="02E60028" w14:textId="77777777" w:rsidR="00000000" w:rsidRDefault="007C71EE">
      <w:pPr>
        <w:pStyle w:val="a"/>
        <w:rPr>
          <w:rFonts w:hint="cs"/>
          <w:rtl/>
        </w:rPr>
      </w:pPr>
      <w:r>
        <w:rPr>
          <w:rFonts w:hint="cs"/>
          <w:rtl/>
        </w:rPr>
        <w:t>לא, לא, ברור שאני מסכים להגדיל, ואל תחשוד בכשרים, אדוני חבר הכנסת רן כהן, אבל להגיד שאחר כך צריך להוריד? זה מוגזם. תודה רבה.</w:t>
      </w:r>
    </w:p>
    <w:p w14:paraId="4CA09E13" w14:textId="77777777" w:rsidR="00000000" w:rsidRDefault="007C71EE">
      <w:pPr>
        <w:pStyle w:val="a"/>
        <w:rPr>
          <w:rFonts w:hint="cs"/>
          <w:rtl/>
        </w:rPr>
      </w:pPr>
    </w:p>
    <w:p w14:paraId="48DD2ACD" w14:textId="77777777" w:rsidR="00000000" w:rsidRDefault="007C71EE">
      <w:pPr>
        <w:pStyle w:val="ad"/>
        <w:rPr>
          <w:rtl/>
        </w:rPr>
      </w:pPr>
      <w:r>
        <w:rPr>
          <w:rtl/>
        </w:rPr>
        <w:t>היו"ר ראובן ריבלין:</w:t>
      </w:r>
    </w:p>
    <w:p w14:paraId="67BFDA87" w14:textId="77777777" w:rsidR="00000000" w:rsidRDefault="007C71EE">
      <w:pPr>
        <w:pStyle w:val="a"/>
        <w:rPr>
          <w:rtl/>
        </w:rPr>
      </w:pPr>
    </w:p>
    <w:p w14:paraId="462F6800" w14:textId="77777777" w:rsidR="00000000" w:rsidRDefault="007C71EE">
      <w:pPr>
        <w:pStyle w:val="a"/>
        <w:rPr>
          <w:rFonts w:hint="cs"/>
          <w:rtl/>
        </w:rPr>
      </w:pPr>
      <w:r>
        <w:rPr>
          <w:rFonts w:hint="cs"/>
          <w:rtl/>
        </w:rPr>
        <w:t>אני מאוד מודה לחבר הכנסת ליצמן, ואני מזמי</w:t>
      </w:r>
      <w:r>
        <w:rPr>
          <w:rFonts w:hint="cs"/>
          <w:rtl/>
        </w:rPr>
        <w:t>ן את חבר הכנסת רן כהן לבוא ולשאת את כל טיעוניו לצורך ביסוס הסתייגויותיו. בבקשה, אדוני -  עשר דקות עומדות לרשות אדוני.</w:t>
      </w:r>
    </w:p>
    <w:p w14:paraId="23B5A49D" w14:textId="77777777" w:rsidR="00000000" w:rsidRDefault="007C71EE">
      <w:pPr>
        <w:pStyle w:val="a"/>
        <w:rPr>
          <w:rFonts w:hint="cs"/>
          <w:rtl/>
        </w:rPr>
      </w:pPr>
    </w:p>
    <w:p w14:paraId="0A78E1FF" w14:textId="77777777" w:rsidR="00000000" w:rsidRDefault="007C71EE">
      <w:pPr>
        <w:pStyle w:val="Speaker"/>
        <w:rPr>
          <w:rtl/>
        </w:rPr>
      </w:pPr>
      <w:bookmarkStart w:id="1491" w:name="FS000000507T27_05_2003_16_34_42"/>
      <w:bookmarkEnd w:id="1491"/>
      <w:r>
        <w:rPr>
          <w:rFonts w:hint="eastAsia"/>
          <w:rtl/>
        </w:rPr>
        <w:t>רן</w:t>
      </w:r>
      <w:r>
        <w:rPr>
          <w:rtl/>
        </w:rPr>
        <w:t xml:space="preserve"> כהן (מרצ):</w:t>
      </w:r>
    </w:p>
    <w:p w14:paraId="5A82A7A3" w14:textId="77777777" w:rsidR="00000000" w:rsidRDefault="007C71EE">
      <w:pPr>
        <w:pStyle w:val="a"/>
        <w:rPr>
          <w:rFonts w:hint="cs"/>
          <w:rtl/>
        </w:rPr>
      </w:pPr>
    </w:p>
    <w:p w14:paraId="6165F44D" w14:textId="77777777" w:rsidR="00000000" w:rsidRDefault="007C71EE">
      <w:pPr>
        <w:pStyle w:val="a"/>
        <w:rPr>
          <w:rFonts w:hint="cs"/>
          <w:rtl/>
        </w:rPr>
      </w:pPr>
      <w:r>
        <w:rPr>
          <w:rFonts w:hint="cs"/>
          <w:rtl/>
        </w:rPr>
        <w:t>אדוני היושב-ראש, השר עזרא, חברות וחברי הכנסת, מאחר שראש הממשלה, מר שרון, אמר סוף- סוף את הדברים כבר כמה פעמים ועמד על הקשר</w:t>
      </w:r>
      <w:r>
        <w:rPr>
          <w:rFonts w:hint="cs"/>
          <w:rtl/>
        </w:rPr>
        <w:t xml:space="preserve"> שבין המדיניות לבין הכלכלה, ואפילו חזר היום על הדברים בוועדת החוץ והביטחון, שממנה אני בא עכשיו, נדמה לי שאי-אפשר שלא לחזור על דברים שהם בעלי חשיבות מאוד מאוד גדולה, דווקא בפתח הדברים.  מה אמר ראש הממשלה?</w:t>
      </w:r>
    </w:p>
    <w:p w14:paraId="1F5A10E1" w14:textId="77777777" w:rsidR="00000000" w:rsidRDefault="007C71EE">
      <w:pPr>
        <w:pStyle w:val="a"/>
        <w:rPr>
          <w:rtl/>
        </w:rPr>
      </w:pPr>
    </w:p>
    <w:p w14:paraId="5D465896" w14:textId="77777777" w:rsidR="00000000" w:rsidRDefault="007C71EE">
      <w:pPr>
        <w:pStyle w:val="a"/>
        <w:rPr>
          <w:rFonts w:hint="cs"/>
          <w:rtl/>
        </w:rPr>
      </w:pPr>
    </w:p>
    <w:p w14:paraId="6EC14BF4" w14:textId="77777777" w:rsidR="00000000" w:rsidRDefault="007C71EE">
      <w:pPr>
        <w:pStyle w:val="ad"/>
        <w:rPr>
          <w:rtl/>
        </w:rPr>
      </w:pPr>
      <w:r>
        <w:rPr>
          <w:rtl/>
        </w:rPr>
        <w:t>היו"ר ראובן ריבלין:</w:t>
      </w:r>
    </w:p>
    <w:p w14:paraId="088BCB33" w14:textId="77777777" w:rsidR="00000000" w:rsidRDefault="007C71EE">
      <w:pPr>
        <w:pStyle w:val="a"/>
        <w:rPr>
          <w:rtl/>
        </w:rPr>
      </w:pPr>
    </w:p>
    <w:p w14:paraId="75FF2B3B" w14:textId="77777777" w:rsidR="00000000" w:rsidRDefault="007C71EE">
      <w:pPr>
        <w:pStyle w:val="a"/>
        <w:rPr>
          <w:rFonts w:hint="cs"/>
          <w:rtl/>
        </w:rPr>
      </w:pPr>
      <w:r>
        <w:rPr>
          <w:rFonts w:hint="cs"/>
          <w:rtl/>
        </w:rPr>
        <w:t>אדוני יצטט ממה שהוא אמר בסיעת</w:t>
      </w:r>
      <w:r>
        <w:rPr>
          <w:rFonts w:hint="cs"/>
          <w:rtl/>
        </w:rPr>
        <w:t xml:space="preserve"> הליכוד, ולא בוועדת החוץ והביטחון, כי אסור לצטט מוועדת החוץ והביטחון.</w:t>
      </w:r>
    </w:p>
    <w:p w14:paraId="592A701E" w14:textId="77777777" w:rsidR="00000000" w:rsidRDefault="007C71EE">
      <w:pPr>
        <w:pStyle w:val="a"/>
        <w:rPr>
          <w:rFonts w:hint="cs"/>
          <w:rtl/>
        </w:rPr>
      </w:pPr>
    </w:p>
    <w:p w14:paraId="4C1C0823" w14:textId="77777777" w:rsidR="00000000" w:rsidRDefault="007C71EE">
      <w:pPr>
        <w:pStyle w:val="SpeakerCon"/>
        <w:rPr>
          <w:rtl/>
        </w:rPr>
      </w:pPr>
      <w:bookmarkStart w:id="1492" w:name="FS000000507T27_05_2003_16_37_22C"/>
      <w:bookmarkEnd w:id="1492"/>
      <w:r>
        <w:rPr>
          <w:rtl/>
        </w:rPr>
        <w:t>רן כהן (מרצ):</w:t>
      </w:r>
    </w:p>
    <w:p w14:paraId="6A710D5D" w14:textId="77777777" w:rsidR="00000000" w:rsidRDefault="007C71EE">
      <w:pPr>
        <w:pStyle w:val="a"/>
        <w:rPr>
          <w:rtl/>
        </w:rPr>
      </w:pPr>
    </w:p>
    <w:p w14:paraId="0E1AA325" w14:textId="77777777" w:rsidR="00000000" w:rsidRDefault="007C71EE">
      <w:pPr>
        <w:pStyle w:val="a"/>
        <w:rPr>
          <w:rFonts w:hint="cs"/>
          <w:rtl/>
        </w:rPr>
      </w:pPr>
      <w:r>
        <w:rPr>
          <w:rFonts w:hint="cs"/>
          <w:rtl/>
        </w:rPr>
        <w:t xml:space="preserve">זה בדיוק מה שאני הולך לעשות </w:t>
      </w:r>
      <w:r>
        <w:rPr>
          <w:rtl/>
        </w:rPr>
        <w:t>–</w:t>
      </w:r>
      <w:r>
        <w:rPr>
          <w:rFonts w:hint="cs"/>
          <w:rtl/>
        </w:rPr>
        <w:t xml:space="preserve"> רק מסיעת הליכוד.</w:t>
      </w:r>
    </w:p>
    <w:p w14:paraId="2EF18DAC" w14:textId="77777777" w:rsidR="00000000" w:rsidRDefault="007C71EE">
      <w:pPr>
        <w:pStyle w:val="a"/>
        <w:rPr>
          <w:rFonts w:hint="cs"/>
          <w:rtl/>
        </w:rPr>
      </w:pPr>
    </w:p>
    <w:p w14:paraId="03D4C10D" w14:textId="77777777" w:rsidR="00000000" w:rsidRDefault="007C71EE">
      <w:pPr>
        <w:pStyle w:val="ad"/>
        <w:rPr>
          <w:rtl/>
        </w:rPr>
      </w:pPr>
      <w:r>
        <w:rPr>
          <w:rtl/>
        </w:rPr>
        <w:t>היו"ר ראובן ריבלין:</w:t>
      </w:r>
    </w:p>
    <w:p w14:paraId="13FEC0BB" w14:textId="77777777" w:rsidR="00000000" w:rsidRDefault="007C71EE">
      <w:pPr>
        <w:pStyle w:val="a"/>
        <w:rPr>
          <w:rtl/>
        </w:rPr>
      </w:pPr>
    </w:p>
    <w:p w14:paraId="2F347178" w14:textId="77777777" w:rsidR="00000000" w:rsidRDefault="007C71EE">
      <w:pPr>
        <w:pStyle w:val="a"/>
        <w:rPr>
          <w:rFonts w:hint="cs"/>
          <w:rtl/>
        </w:rPr>
      </w:pPr>
      <w:r>
        <w:rPr>
          <w:rFonts w:hint="cs"/>
          <w:rtl/>
        </w:rPr>
        <w:t>בדיוק כך.</w:t>
      </w:r>
    </w:p>
    <w:p w14:paraId="09F1D087" w14:textId="77777777" w:rsidR="00000000" w:rsidRDefault="007C71EE">
      <w:pPr>
        <w:pStyle w:val="a"/>
        <w:rPr>
          <w:rFonts w:hint="cs"/>
          <w:rtl/>
        </w:rPr>
      </w:pPr>
    </w:p>
    <w:p w14:paraId="1CD98CE8" w14:textId="77777777" w:rsidR="00000000" w:rsidRDefault="007C71EE">
      <w:pPr>
        <w:pStyle w:val="SpeakerCon"/>
        <w:rPr>
          <w:rtl/>
        </w:rPr>
      </w:pPr>
      <w:bookmarkStart w:id="1493" w:name="FS000000507T27_05_2003_16_39_03C"/>
      <w:bookmarkEnd w:id="1493"/>
      <w:r>
        <w:rPr>
          <w:rtl/>
        </w:rPr>
        <w:t>רן כהן (מרצ):</w:t>
      </w:r>
    </w:p>
    <w:p w14:paraId="60FF6D28" w14:textId="77777777" w:rsidR="00000000" w:rsidRDefault="007C71EE">
      <w:pPr>
        <w:pStyle w:val="a"/>
        <w:rPr>
          <w:rtl/>
        </w:rPr>
      </w:pPr>
    </w:p>
    <w:p w14:paraId="420B7F4F" w14:textId="77777777" w:rsidR="00000000" w:rsidRDefault="007C71EE">
      <w:pPr>
        <w:pStyle w:val="a"/>
        <w:rPr>
          <w:rFonts w:hint="cs"/>
          <w:rtl/>
        </w:rPr>
      </w:pPr>
      <w:r>
        <w:rPr>
          <w:rFonts w:hint="cs"/>
          <w:rtl/>
        </w:rPr>
        <w:t xml:space="preserve">מה אמר ראש הממשלה בסיעת הליכוד? זה גם בעיתון; מוועדת החוץ והביטחון </w:t>
      </w:r>
      <w:r>
        <w:rPr>
          <w:rtl/>
        </w:rPr>
        <w:t>–</w:t>
      </w:r>
      <w:r>
        <w:rPr>
          <w:rFonts w:hint="cs"/>
          <w:rtl/>
        </w:rPr>
        <w:t xml:space="preserve"> זה כבר</w:t>
      </w:r>
      <w:r>
        <w:rPr>
          <w:rFonts w:hint="cs"/>
          <w:rtl/>
        </w:rPr>
        <w:t xml:space="preserve"> לא היה יכול להיות. </w:t>
      </w:r>
    </w:p>
    <w:p w14:paraId="4E1FC321" w14:textId="77777777" w:rsidR="00000000" w:rsidRDefault="007C71EE">
      <w:pPr>
        <w:pStyle w:val="a"/>
        <w:rPr>
          <w:rFonts w:hint="cs"/>
          <w:rtl/>
        </w:rPr>
      </w:pPr>
    </w:p>
    <w:p w14:paraId="338DA321" w14:textId="77777777" w:rsidR="00000000" w:rsidRDefault="007C71EE">
      <w:pPr>
        <w:pStyle w:val="ad"/>
        <w:rPr>
          <w:rtl/>
        </w:rPr>
      </w:pPr>
      <w:r>
        <w:rPr>
          <w:rtl/>
        </w:rPr>
        <w:t>היו"ר ראובן ריבלין:</w:t>
      </w:r>
    </w:p>
    <w:p w14:paraId="5BB7F02B" w14:textId="77777777" w:rsidR="00000000" w:rsidRDefault="007C71EE">
      <w:pPr>
        <w:pStyle w:val="a"/>
        <w:rPr>
          <w:rtl/>
        </w:rPr>
      </w:pPr>
    </w:p>
    <w:p w14:paraId="3A8590E4" w14:textId="77777777" w:rsidR="00000000" w:rsidRDefault="007C71EE">
      <w:pPr>
        <w:pStyle w:val="a"/>
        <w:rPr>
          <w:rFonts w:hint="cs"/>
          <w:rtl/>
        </w:rPr>
      </w:pPr>
      <w:r>
        <w:rPr>
          <w:rFonts w:hint="cs"/>
          <w:rtl/>
        </w:rPr>
        <w:t>אם כי אני הייתי בשתיהן, ואני יכול לאשר שזה אותו דבר.</w:t>
      </w:r>
    </w:p>
    <w:p w14:paraId="31144A8E" w14:textId="77777777" w:rsidR="00000000" w:rsidRDefault="007C71EE">
      <w:pPr>
        <w:pStyle w:val="a"/>
        <w:rPr>
          <w:rFonts w:hint="cs"/>
          <w:rtl/>
        </w:rPr>
      </w:pPr>
    </w:p>
    <w:p w14:paraId="727CE740" w14:textId="77777777" w:rsidR="00000000" w:rsidRDefault="007C71EE">
      <w:pPr>
        <w:pStyle w:val="ac"/>
        <w:rPr>
          <w:rtl/>
        </w:rPr>
      </w:pPr>
      <w:r>
        <w:rPr>
          <w:rFonts w:hint="eastAsia"/>
          <w:rtl/>
        </w:rPr>
        <w:t>יעקב</w:t>
      </w:r>
      <w:r>
        <w:rPr>
          <w:rtl/>
        </w:rPr>
        <w:t xml:space="preserve"> ליצמן (יהדות התורה):</w:t>
      </w:r>
    </w:p>
    <w:p w14:paraId="3CC06EE6" w14:textId="77777777" w:rsidR="00000000" w:rsidRDefault="007C71EE">
      <w:pPr>
        <w:pStyle w:val="a"/>
        <w:rPr>
          <w:rFonts w:hint="cs"/>
          <w:rtl/>
        </w:rPr>
      </w:pPr>
    </w:p>
    <w:p w14:paraId="3D6B2FB8" w14:textId="77777777" w:rsidR="00000000" w:rsidRDefault="007C71EE">
      <w:pPr>
        <w:pStyle w:val="a"/>
        <w:rPr>
          <w:rFonts w:hint="cs"/>
          <w:rtl/>
        </w:rPr>
      </w:pPr>
      <w:r>
        <w:rPr>
          <w:rFonts w:hint="cs"/>
          <w:rtl/>
        </w:rPr>
        <w:t>- - -</w:t>
      </w:r>
    </w:p>
    <w:p w14:paraId="5412683B" w14:textId="77777777" w:rsidR="00000000" w:rsidRDefault="007C71EE">
      <w:pPr>
        <w:pStyle w:val="a"/>
        <w:rPr>
          <w:rFonts w:hint="cs"/>
          <w:rtl/>
        </w:rPr>
      </w:pPr>
    </w:p>
    <w:p w14:paraId="613576B9" w14:textId="77777777" w:rsidR="00000000" w:rsidRDefault="007C71EE">
      <w:pPr>
        <w:pStyle w:val="SpeakerCon"/>
        <w:rPr>
          <w:rtl/>
        </w:rPr>
      </w:pPr>
      <w:r>
        <w:rPr>
          <w:rFonts w:hint="eastAsia"/>
          <w:rtl/>
        </w:rPr>
        <w:t>רן</w:t>
      </w:r>
      <w:r>
        <w:rPr>
          <w:rtl/>
        </w:rPr>
        <w:t xml:space="preserve"> כהן (מרצ):</w:t>
      </w:r>
    </w:p>
    <w:p w14:paraId="5B18887F" w14:textId="77777777" w:rsidR="00000000" w:rsidRDefault="007C71EE">
      <w:pPr>
        <w:pStyle w:val="a"/>
        <w:rPr>
          <w:rFonts w:hint="cs"/>
          <w:rtl/>
        </w:rPr>
      </w:pPr>
    </w:p>
    <w:p w14:paraId="5739628D" w14:textId="77777777" w:rsidR="00000000" w:rsidRDefault="007C71EE">
      <w:pPr>
        <w:pStyle w:val="a"/>
        <w:rPr>
          <w:rFonts w:hint="cs"/>
          <w:rtl/>
        </w:rPr>
      </w:pPr>
      <w:r>
        <w:rPr>
          <w:rFonts w:hint="cs"/>
          <w:rtl/>
        </w:rPr>
        <w:t>אמר ראש הממשלה: "המדינה הפלסטינית היא לא חלום חיי, אך בראייה קדימה לא מוצדק ולא נכון להמשיך לשלוט על 3.5 מיליו</w:t>
      </w:r>
      <w:r>
        <w:rPr>
          <w:rFonts w:hint="cs"/>
          <w:rtl/>
        </w:rPr>
        <w:t xml:space="preserve">ני פלסטינים". אמר ראש הממשלה </w:t>
      </w:r>
      <w:r>
        <w:rPr>
          <w:rtl/>
        </w:rPr>
        <w:t>–</w:t>
      </w:r>
      <w:r>
        <w:rPr>
          <w:rFonts w:hint="cs"/>
          <w:rtl/>
        </w:rPr>
        <w:t xml:space="preserve"> שוב, בסיעת הליכוד, כדי שלא אחטא </w:t>
      </w:r>
      <w:r>
        <w:rPr>
          <w:rtl/>
        </w:rPr>
        <w:t>–</w:t>
      </w:r>
      <w:r>
        <w:rPr>
          <w:rFonts w:hint="cs"/>
          <w:rtl/>
        </w:rPr>
        <w:t xml:space="preserve"> "הרעיון שאפשר להמשיך להחזיק תחת כיבוש </w:t>
      </w:r>
      <w:r>
        <w:rPr>
          <w:rtl/>
        </w:rPr>
        <w:t>–</w:t>
      </w:r>
      <w:r>
        <w:rPr>
          <w:rFonts w:hint="cs"/>
          <w:rtl/>
        </w:rPr>
        <w:t xml:space="preserve"> ואפשר לא לאהוב את המלה, אך זה כיבוש -  3.5 מיליוני פלסטינים, הוא דבר גרוע לנו" </w:t>
      </w:r>
      <w:r>
        <w:rPr>
          <w:rtl/>
        </w:rPr>
        <w:t>–</w:t>
      </w:r>
      <w:r>
        <w:rPr>
          <w:rFonts w:hint="cs"/>
          <w:rtl/>
        </w:rPr>
        <w:t xml:space="preserve"> לישראל </w:t>
      </w:r>
      <w:r>
        <w:rPr>
          <w:rtl/>
        </w:rPr>
        <w:t>–</w:t>
      </w:r>
      <w:r>
        <w:rPr>
          <w:rFonts w:hint="cs"/>
          <w:rtl/>
        </w:rPr>
        <w:t xml:space="preserve"> "לכלכלה ולפלסטינים. יש 1.8 מיליון פלסטינים שארגונים בין-לאומי</w:t>
      </w:r>
      <w:r>
        <w:rPr>
          <w:rFonts w:hint="cs"/>
          <w:rtl/>
        </w:rPr>
        <w:t>ים מכלכלים אותם. רוצים לקחת אותם על עצמנו?" ועוד הוסיף ואמר: "זה לא יכול להמשיך - - -</w:t>
      </w:r>
    </w:p>
    <w:p w14:paraId="4F86A313" w14:textId="77777777" w:rsidR="00000000" w:rsidRDefault="007C71EE">
      <w:pPr>
        <w:pStyle w:val="a"/>
        <w:rPr>
          <w:rFonts w:hint="cs"/>
          <w:rtl/>
        </w:rPr>
      </w:pPr>
    </w:p>
    <w:p w14:paraId="7B2AE04C" w14:textId="77777777" w:rsidR="00000000" w:rsidRDefault="007C71EE">
      <w:pPr>
        <w:pStyle w:val="ad"/>
        <w:rPr>
          <w:rtl/>
        </w:rPr>
      </w:pPr>
      <w:r>
        <w:rPr>
          <w:rtl/>
        </w:rPr>
        <w:t>היו"ר ראובן ריבלין:</w:t>
      </w:r>
    </w:p>
    <w:p w14:paraId="36EBBFFE" w14:textId="77777777" w:rsidR="00000000" w:rsidRDefault="007C71EE">
      <w:pPr>
        <w:pStyle w:val="a"/>
        <w:rPr>
          <w:rtl/>
        </w:rPr>
      </w:pPr>
    </w:p>
    <w:p w14:paraId="0D313AD5" w14:textId="77777777" w:rsidR="00000000" w:rsidRDefault="007C71EE">
      <w:pPr>
        <w:pStyle w:val="a"/>
        <w:rPr>
          <w:rFonts w:hint="cs"/>
          <w:rtl/>
        </w:rPr>
      </w:pPr>
      <w:r>
        <w:rPr>
          <w:rFonts w:hint="cs"/>
          <w:rtl/>
        </w:rPr>
        <w:t>לא נראה לי שחבר הכנסת בשארה מתרגש באופן דרמטי ממה שאתה מגלה.</w:t>
      </w:r>
    </w:p>
    <w:p w14:paraId="34AAC2C3" w14:textId="77777777" w:rsidR="00000000" w:rsidRDefault="007C71EE">
      <w:pPr>
        <w:pStyle w:val="a"/>
        <w:rPr>
          <w:rFonts w:hint="cs"/>
          <w:rtl/>
        </w:rPr>
      </w:pPr>
    </w:p>
    <w:p w14:paraId="15FE9453" w14:textId="77777777" w:rsidR="00000000" w:rsidRDefault="007C71EE">
      <w:pPr>
        <w:pStyle w:val="SpeakerCon"/>
        <w:rPr>
          <w:rtl/>
        </w:rPr>
      </w:pPr>
      <w:bookmarkStart w:id="1494" w:name="FS000000507T27_05_2003_16_46_17C"/>
      <w:bookmarkEnd w:id="1494"/>
      <w:r>
        <w:rPr>
          <w:rtl/>
        </w:rPr>
        <w:t>רן כהן (מרצ):</w:t>
      </w:r>
    </w:p>
    <w:p w14:paraId="628CF3B1" w14:textId="77777777" w:rsidR="00000000" w:rsidRDefault="007C71EE">
      <w:pPr>
        <w:pStyle w:val="a"/>
        <w:rPr>
          <w:rtl/>
        </w:rPr>
      </w:pPr>
    </w:p>
    <w:p w14:paraId="546DA856" w14:textId="77777777" w:rsidR="00000000" w:rsidRDefault="007C71EE">
      <w:pPr>
        <w:pStyle w:val="a"/>
        <w:rPr>
          <w:rFonts w:hint="cs"/>
          <w:rtl/>
        </w:rPr>
      </w:pPr>
      <w:r>
        <w:rPr>
          <w:rFonts w:hint="cs"/>
          <w:rtl/>
        </w:rPr>
        <w:t>אני מודה על האמת שאני מתרגש, אדוני היושב-ראש, ואני לא מכחיש שאני מתרגש,</w:t>
      </w:r>
      <w:r>
        <w:rPr>
          <w:rFonts w:hint="cs"/>
          <w:rtl/>
        </w:rPr>
        <w:t xml:space="preserve"> ותיכף אומר למה.</w:t>
      </w:r>
    </w:p>
    <w:p w14:paraId="0DDFDFAF" w14:textId="77777777" w:rsidR="00000000" w:rsidRDefault="007C71EE">
      <w:pPr>
        <w:pStyle w:val="a"/>
        <w:rPr>
          <w:rFonts w:hint="cs"/>
          <w:rtl/>
        </w:rPr>
      </w:pPr>
    </w:p>
    <w:p w14:paraId="6094FA63" w14:textId="77777777" w:rsidR="00000000" w:rsidRDefault="007C71EE">
      <w:pPr>
        <w:pStyle w:val="ad"/>
        <w:rPr>
          <w:rtl/>
        </w:rPr>
      </w:pPr>
      <w:r>
        <w:rPr>
          <w:rtl/>
        </w:rPr>
        <w:t>היו"ר ראובן ריבלין:</w:t>
      </w:r>
    </w:p>
    <w:p w14:paraId="4E56A28C" w14:textId="77777777" w:rsidR="00000000" w:rsidRDefault="007C71EE">
      <w:pPr>
        <w:pStyle w:val="a"/>
        <w:rPr>
          <w:rtl/>
        </w:rPr>
      </w:pPr>
    </w:p>
    <w:p w14:paraId="6CA6B4FD" w14:textId="77777777" w:rsidR="00000000" w:rsidRDefault="007C71EE">
      <w:pPr>
        <w:pStyle w:val="a"/>
        <w:rPr>
          <w:rFonts w:hint="cs"/>
          <w:rtl/>
        </w:rPr>
      </w:pPr>
      <w:r>
        <w:rPr>
          <w:rFonts w:hint="cs"/>
          <w:rtl/>
        </w:rPr>
        <w:t>אבל, חבר הכנסת בשארה - - -</w:t>
      </w:r>
    </w:p>
    <w:p w14:paraId="527A4FD6" w14:textId="77777777" w:rsidR="00000000" w:rsidRDefault="007C71EE">
      <w:pPr>
        <w:pStyle w:val="a"/>
        <w:rPr>
          <w:rFonts w:hint="cs"/>
          <w:rtl/>
        </w:rPr>
      </w:pPr>
    </w:p>
    <w:p w14:paraId="39559D62" w14:textId="77777777" w:rsidR="00000000" w:rsidRDefault="007C71EE">
      <w:pPr>
        <w:pStyle w:val="SpeakerCon"/>
        <w:rPr>
          <w:rtl/>
        </w:rPr>
      </w:pPr>
      <w:bookmarkStart w:id="1495" w:name="FS000000507T27_05_2003_16_47_09C"/>
      <w:bookmarkEnd w:id="1495"/>
      <w:r>
        <w:rPr>
          <w:rtl/>
        </w:rPr>
        <w:t>רן כהן (מרצ):</w:t>
      </w:r>
    </w:p>
    <w:p w14:paraId="24838DDF" w14:textId="77777777" w:rsidR="00000000" w:rsidRDefault="007C71EE">
      <w:pPr>
        <w:pStyle w:val="a"/>
        <w:rPr>
          <w:rtl/>
        </w:rPr>
      </w:pPr>
    </w:p>
    <w:p w14:paraId="65E6729C" w14:textId="77777777" w:rsidR="00000000" w:rsidRDefault="007C71EE">
      <w:pPr>
        <w:pStyle w:val="a"/>
        <w:rPr>
          <w:rFonts w:hint="cs"/>
          <w:rtl/>
        </w:rPr>
      </w:pPr>
      <w:r>
        <w:rPr>
          <w:rFonts w:hint="cs"/>
          <w:rtl/>
        </w:rPr>
        <w:t xml:space="preserve">הוא אומר:  זה לא יכול להימשך ללא סוף. אתם </w:t>
      </w:r>
      <w:r>
        <w:rPr>
          <w:rtl/>
        </w:rPr>
        <w:t>–</w:t>
      </w:r>
      <w:r>
        <w:rPr>
          <w:rFonts w:hint="cs"/>
          <w:rtl/>
        </w:rPr>
        <w:t xml:space="preserve"> בזה הוא פונה לסיעת הליכוד </w:t>
      </w:r>
      <w:r>
        <w:rPr>
          <w:rtl/>
        </w:rPr>
        <w:t>–</w:t>
      </w:r>
      <w:r>
        <w:rPr>
          <w:rFonts w:hint="cs"/>
          <w:rtl/>
        </w:rPr>
        <w:t xml:space="preserve"> רוצים להמשיך ללא סוף, אתם רוצים להישאר תמיד בבית-לחם, בשכם וכו' וכו'. ובסוף הוא אומר: צריך לרדת מן הכי</w:t>
      </w:r>
      <w:r>
        <w:rPr>
          <w:rFonts w:hint="cs"/>
          <w:rtl/>
        </w:rPr>
        <w:t>בוש בדרך שביטחוננו לא ייפגע.</w:t>
      </w:r>
    </w:p>
    <w:p w14:paraId="54C7B944" w14:textId="77777777" w:rsidR="00000000" w:rsidRDefault="007C71EE">
      <w:pPr>
        <w:pStyle w:val="a"/>
        <w:rPr>
          <w:rFonts w:hint="cs"/>
          <w:rtl/>
        </w:rPr>
      </w:pPr>
    </w:p>
    <w:p w14:paraId="0D1B4371" w14:textId="77777777" w:rsidR="00000000" w:rsidRDefault="007C71EE">
      <w:pPr>
        <w:pStyle w:val="a"/>
        <w:rPr>
          <w:rFonts w:hint="cs"/>
          <w:rtl/>
        </w:rPr>
      </w:pPr>
      <w:r>
        <w:rPr>
          <w:rFonts w:hint="cs"/>
          <w:rtl/>
        </w:rPr>
        <w:t xml:space="preserve">ומאחר שבתשובה על שאלתי אמר ראש הממשלה </w:t>
      </w:r>
      <w:r>
        <w:rPr>
          <w:rtl/>
        </w:rPr>
        <w:t>–</w:t>
      </w:r>
      <w:r>
        <w:rPr>
          <w:rFonts w:hint="cs"/>
          <w:rtl/>
        </w:rPr>
        <w:t xml:space="preserve"> ואת זה מותר לי לומר </w:t>
      </w:r>
      <w:r>
        <w:rPr>
          <w:rtl/>
        </w:rPr>
        <w:t>–</w:t>
      </w:r>
      <w:r>
        <w:rPr>
          <w:rFonts w:hint="cs"/>
          <w:rtl/>
        </w:rPr>
        <w:t xml:space="preserve"> שהוא מתכוון, בפועל ממש, לבצע את מה שהוא אמר כאן, אני אומר לכם שצריך לבקש סליחה ומחילה מיצחק רבין, זכרו לברכה, וממחנה השלום  - -</w:t>
      </w:r>
    </w:p>
    <w:p w14:paraId="69F70271" w14:textId="77777777" w:rsidR="00000000" w:rsidRDefault="007C71EE">
      <w:pPr>
        <w:pStyle w:val="a"/>
        <w:rPr>
          <w:rFonts w:hint="cs"/>
          <w:rtl/>
        </w:rPr>
      </w:pPr>
    </w:p>
    <w:p w14:paraId="44259253" w14:textId="77777777" w:rsidR="00000000" w:rsidRDefault="007C71EE">
      <w:pPr>
        <w:pStyle w:val="ac"/>
        <w:rPr>
          <w:rtl/>
        </w:rPr>
      </w:pPr>
      <w:r>
        <w:rPr>
          <w:rFonts w:hint="eastAsia"/>
          <w:rtl/>
        </w:rPr>
        <w:t>עזמי</w:t>
      </w:r>
      <w:r>
        <w:rPr>
          <w:rtl/>
        </w:rPr>
        <w:t xml:space="preserve"> בשארה (בל"ד):</w:t>
      </w:r>
    </w:p>
    <w:p w14:paraId="706B5BDB" w14:textId="77777777" w:rsidR="00000000" w:rsidRDefault="007C71EE">
      <w:pPr>
        <w:pStyle w:val="a"/>
        <w:rPr>
          <w:rFonts w:hint="cs"/>
          <w:rtl/>
        </w:rPr>
      </w:pPr>
    </w:p>
    <w:p w14:paraId="61AFDB5D" w14:textId="77777777" w:rsidR="00000000" w:rsidRDefault="007C71EE">
      <w:pPr>
        <w:pStyle w:val="a"/>
        <w:rPr>
          <w:rFonts w:hint="cs"/>
          <w:rtl/>
        </w:rPr>
      </w:pPr>
      <w:r>
        <w:rPr>
          <w:rFonts w:hint="cs"/>
          <w:rtl/>
        </w:rPr>
        <w:t>- - -</w:t>
      </w:r>
    </w:p>
    <w:p w14:paraId="327F73E6" w14:textId="77777777" w:rsidR="00000000" w:rsidRDefault="007C71EE">
      <w:pPr>
        <w:pStyle w:val="a"/>
        <w:rPr>
          <w:rFonts w:hint="cs"/>
          <w:rtl/>
        </w:rPr>
      </w:pPr>
    </w:p>
    <w:p w14:paraId="5E8E14B8" w14:textId="77777777" w:rsidR="00000000" w:rsidRDefault="007C71EE">
      <w:pPr>
        <w:pStyle w:val="ad"/>
        <w:rPr>
          <w:rtl/>
        </w:rPr>
      </w:pPr>
      <w:r>
        <w:rPr>
          <w:rtl/>
        </w:rPr>
        <w:t>היו"ר רא</w:t>
      </w:r>
      <w:r>
        <w:rPr>
          <w:rtl/>
        </w:rPr>
        <w:t>ובן ריבלין:</w:t>
      </w:r>
    </w:p>
    <w:p w14:paraId="0BBDD2B4" w14:textId="77777777" w:rsidR="00000000" w:rsidRDefault="007C71EE">
      <w:pPr>
        <w:pStyle w:val="a"/>
        <w:rPr>
          <w:rtl/>
        </w:rPr>
      </w:pPr>
    </w:p>
    <w:p w14:paraId="0C490089" w14:textId="77777777" w:rsidR="00000000" w:rsidRDefault="007C71EE">
      <w:pPr>
        <w:pStyle w:val="a"/>
        <w:rPr>
          <w:rFonts w:hint="cs"/>
          <w:rtl/>
        </w:rPr>
      </w:pPr>
      <w:r>
        <w:rPr>
          <w:rFonts w:hint="cs"/>
          <w:rtl/>
        </w:rPr>
        <w:t>- - שהרי האמירה הזאת כשלעצמה מסיימת בעצם את כל החלום של מה שנקרא "המחנה הלאומי" לגבי ארץ-ישראל השלמה, כל המעשה ההזוי של ההתנחלויות וכל מה שהואשם בו עד היום מחנה השלום: כאילו הוא רוצה את טובת הצד השני, ולא את טובתנו. הנה בא ראש הממשלה ואומר: זה</w:t>
      </w:r>
      <w:r>
        <w:rPr>
          <w:rFonts w:hint="cs"/>
          <w:rtl/>
        </w:rPr>
        <w:t xml:space="preserve"> בעצם הפתרון. הוא טוב לכלכלה והוא טוב לעם בישראל והוא טוב לשכנינו.</w:t>
      </w:r>
    </w:p>
    <w:p w14:paraId="67A643A3" w14:textId="77777777" w:rsidR="00000000" w:rsidRDefault="007C71EE">
      <w:pPr>
        <w:pStyle w:val="a"/>
        <w:rPr>
          <w:rFonts w:hint="cs"/>
          <w:rtl/>
        </w:rPr>
      </w:pPr>
    </w:p>
    <w:p w14:paraId="707DA312" w14:textId="77777777" w:rsidR="00000000" w:rsidRDefault="007C71EE">
      <w:pPr>
        <w:pStyle w:val="a"/>
        <w:rPr>
          <w:rFonts w:hint="cs"/>
          <w:rtl/>
        </w:rPr>
      </w:pPr>
      <w:r>
        <w:rPr>
          <w:rFonts w:hint="cs"/>
          <w:rtl/>
        </w:rPr>
        <w:t xml:space="preserve">עכשיו יש לעניין הזה רק שני אויבים: האחד </w:t>
      </w:r>
      <w:r>
        <w:rPr>
          <w:rtl/>
        </w:rPr>
        <w:t>–</w:t>
      </w:r>
      <w:r>
        <w:rPr>
          <w:rFonts w:hint="cs"/>
          <w:rtl/>
        </w:rPr>
        <w:t xml:space="preserve"> אם לא תהיה מלחמה נחושה בטרור הפלסטיני, וכמובן, זה אמצעי שחייב להתבצע כדי לקדם את מפת הדרכים; והאחר </w:t>
      </w:r>
      <w:r>
        <w:rPr>
          <w:rtl/>
        </w:rPr>
        <w:t>–</w:t>
      </w:r>
      <w:r>
        <w:rPr>
          <w:rFonts w:hint="cs"/>
          <w:rtl/>
        </w:rPr>
        <w:t xml:space="preserve"> ה"זובור" שראש הממשלה עבר אתמול בסיעת הליכוד, </w:t>
      </w:r>
      <w:r>
        <w:rPr>
          <w:rFonts w:hint="cs"/>
          <w:rtl/>
        </w:rPr>
        <w:t xml:space="preserve">והיום שמעתי גם כמה מחבריו בוועדת החוץ והביטחון, שנהגו בו שלא באופן מכובד כאשר הוא אמר את מה שהוא אמר. ולעניות דעתי, אם אנחנו לא נלך עכשיו, ומייד, לפרק את כל המאחזים הבלתי-חוקיים; אם לא נלך עכשיו, ומייד, לבצע במקביל  את מפת הדרכים </w:t>
      </w:r>
      <w:r>
        <w:rPr>
          <w:rtl/>
        </w:rPr>
        <w:t>–</w:t>
      </w:r>
      <w:r>
        <w:rPr>
          <w:rFonts w:hint="cs"/>
          <w:rtl/>
        </w:rPr>
        <w:t xml:space="preserve"> רבותי, גם החלום המדיני י</w:t>
      </w:r>
      <w:r>
        <w:rPr>
          <w:rFonts w:hint="cs"/>
          <w:rtl/>
        </w:rPr>
        <w:t>היה חלום באספמיה, ובוודאי החלום הכלכלי.</w:t>
      </w:r>
    </w:p>
    <w:p w14:paraId="1EE5E818" w14:textId="77777777" w:rsidR="00000000" w:rsidRDefault="007C71EE">
      <w:pPr>
        <w:pStyle w:val="a"/>
        <w:rPr>
          <w:rFonts w:hint="cs"/>
          <w:rtl/>
        </w:rPr>
      </w:pPr>
    </w:p>
    <w:p w14:paraId="7505B29D" w14:textId="77777777" w:rsidR="00000000" w:rsidRDefault="007C71EE">
      <w:pPr>
        <w:pStyle w:val="a"/>
        <w:rPr>
          <w:rFonts w:hint="cs"/>
          <w:rtl/>
        </w:rPr>
      </w:pPr>
      <w:r>
        <w:rPr>
          <w:rFonts w:hint="cs"/>
          <w:rtl/>
        </w:rPr>
        <w:t xml:space="preserve">אבל, אדוני היושב-ראש, הדיון הוא בכל זאת על תקציב המדינה ועל התקציב שהוגש כאן, ושמעתי כאן רבים מאוד, בעיקר מקרב הקואליציה, שאמרו: הורדנו פה איזה 270,000 שקל, ופה איזה מיליון, ושם איזה נתח. רבותי, תזכרו כל הזמן שלושה </w:t>
      </w:r>
      <w:r>
        <w:rPr>
          <w:rFonts w:hint="cs"/>
          <w:rtl/>
        </w:rPr>
        <w:t>דברים: מה שירד מהתוכנית של הגזירות - אלה אולי דברים חשובים פה ושם, אבל כל הגזירות הקרדינליות, הנוראיות, הקשות, נשארו במערכת הזאת. ואני אמנה רק שתיים, שהרי אין זמן למנות את כולן.</w:t>
      </w:r>
    </w:p>
    <w:p w14:paraId="76A21F54" w14:textId="77777777" w:rsidR="00000000" w:rsidRDefault="007C71EE">
      <w:pPr>
        <w:pStyle w:val="a"/>
        <w:rPr>
          <w:rFonts w:hint="cs"/>
          <w:rtl/>
        </w:rPr>
      </w:pPr>
    </w:p>
    <w:p w14:paraId="4498C1BE" w14:textId="77777777" w:rsidR="00000000" w:rsidRDefault="007C71EE">
      <w:pPr>
        <w:pStyle w:val="a"/>
        <w:ind w:firstLine="0"/>
        <w:rPr>
          <w:rFonts w:hint="cs"/>
          <w:rtl/>
        </w:rPr>
      </w:pPr>
      <w:r>
        <w:rPr>
          <w:rFonts w:hint="cs"/>
          <w:rtl/>
        </w:rPr>
        <w:tab/>
        <w:t>שנית, תזכרו את כל הנכים שחזרו היום אל מול האוצר ומשרד העבודה והרווחה, כאן בר</w:t>
      </w:r>
      <w:r>
        <w:rPr>
          <w:rFonts w:hint="cs"/>
          <w:rtl/>
        </w:rPr>
        <w:t xml:space="preserve">חבה הזאת, לאחר 77 ימי שביתה רק לפני שנה-שנה וחצי, ובגלל הגזירות הללו הם חזרו לשם עם כיסאות הגלגלים שלהם.  </w:t>
      </w:r>
    </w:p>
    <w:p w14:paraId="334D62FA" w14:textId="77777777" w:rsidR="00000000" w:rsidRDefault="007C71EE">
      <w:pPr>
        <w:pStyle w:val="a"/>
        <w:ind w:firstLine="0"/>
        <w:rPr>
          <w:rFonts w:hint="cs"/>
          <w:rtl/>
        </w:rPr>
      </w:pPr>
    </w:p>
    <w:p w14:paraId="3ADAD934" w14:textId="77777777" w:rsidR="00000000" w:rsidRDefault="007C71EE">
      <w:pPr>
        <w:pStyle w:val="a"/>
        <w:ind w:firstLine="720"/>
        <w:rPr>
          <w:rFonts w:hint="cs"/>
          <w:rtl/>
        </w:rPr>
      </w:pPr>
      <w:r>
        <w:rPr>
          <w:rFonts w:hint="cs"/>
          <w:rtl/>
        </w:rPr>
        <w:t xml:space="preserve">היום ראינו את אלפי הפנסיונרים שבאים לשם, ואני אגיד לכם גם למה הם באים לשם. הרגוני הרוג, אני לא מבין מה עשו הפנסיונרים לממשלת ישראל שהיא החליטה לכסח </w:t>
      </w:r>
      <w:r>
        <w:rPr>
          <w:rFonts w:hint="cs"/>
          <w:rtl/>
        </w:rPr>
        <w:t>להם את הצורה. זו הסתערות שלא היתה כדוגמתה על הפנסיונרים. השר גדעון עזרא, אולי תוכל אתה להשיב לי. למה? מה קרה כאן?</w:t>
      </w:r>
    </w:p>
    <w:p w14:paraId="78CB6532" w14:textId="77777777" w:rsidR="00000000" w:rsidRDefault="007C71EE">
      <w:pPr>
        <w:pStyle w:val="a"/>
        <w:ind w:firstLine="0"/>
        <w:rPr>
          <w:rFonts w:hint="cs"/>
          <w:rtl/>
        </w:rPr>
      </w:pPr>
    </w:p>
    <w:p w14:paraId="2DF6300B" w14:textId="77777777" w:rsidR="00000000" w:rsidRDefault="007C71EE">
      <w:pPr>
        <w:pStyle w:val="a"/>
        <w:ind w:firstLine="0"/>
        <w:rPr>
          <w:rFonts w:hint="cs"/>
          <w:rtl/>
        </w:rPr>
      </w:pPr>
      <w:r>
        <w:rPr>
          <w:rFonts w:hint="cs"/>
          <w:rtl/>
        </w:rPr>
        <w:tab/>
        <w:t>קודם החליטו ללכת ולהטיל היטל של 2% על הפנסיות, ואמרו שזה יהיה איזה מחיר שהפנסיונרים ישלמו למען כלכלת ישראל והבראתה של כלכלת ישראל. בואו לא נ</w:t>
      </w:r>
      <w:r>
        <w:rPr>
          <w:rFonts w:hint="cs"/>
          <w:rtl/>
        </w:rPr>
        <w:t xml:space="preserve">שכח מי הם הפנסיונרים. מדובר בהורים שלנו, באחים הבוגרים שלנו, בבני גילנו, שעבדו כל חייהם ויצאו לפנסיה. לא מדובר פה עכשיו באנשים הכי עניים במדינה.  לאנשים הכי עניים במדינה אין בכלל פנסיה. </w:t>
      </w:r>
    </w:p>
    <w:p w14:paraId="589DD9A8" w14:textId="77777777" w:rsidR="00000000" w:rsidRDefault="007C71EE">
      <w:pPr>
        <w:pStyle w:val="a"/>
        <w:ind w:firstLine="0"/>
        <w:rPr>
          <w:rFonts w:hint="cs"/>
          <w:rtl/>
        </w:rPr>
      </w:pPr>
    </w:p>
    <w:p w14:paraId="3AB3DCB2" w14:textId="77777777" w:rsidR="00000000" w:rsidRDefault="007C71EE">
      <w:pPr>
        <w:pStyle w:val="a"/>
        <w:ind w:firstLine="720"/>
        <w:rPr>
          <w:rFonts w:hint="cs"/>
          <w:rtl/>
        </w:rPr>
      </w:pPr>
      <w:r>
        <w:rPr>
          <w:rFonts w:hint="cs"/>
          <w:rtl/>
        </w:rPr>
        <w:t>נוסף על ה=2% באה גם העלאת ההפרשה על העובד ועל המעביד בגין הפנסיה. גם</w:t>
      </w:r>
      <w:r>
        <w:rPr>
          <w:rFonts w:hint="cs"/>
          <w:rtl/>
        </w:rPr>
        <w:t xml:space="preserve"> זו הכבדה, אבל זאת לא רק הכבדה; זה גם עיוות, כי בעצם מה הוחלט? הוחלט להעלות את ההפרשה לעובד </w:t>
      </w:r>
      <w:r>
        <w:rPr>
          <w:rtl/>
        </w:rPr>
        <w:br/>
      </w:r>
      <w:r>
        <w:rPr>
          <w:rFonts w:hint="cs"/>
          <w:rtl/>
        </w:rPr>
        <w:t xml:space="preserve">ב=2%, ולמעסיק </w:t>
      </w:r>
      <w:r>
        <w:rPr>
          <w:rtl/>
        </w:rPr>
        <w:t>–</w:t>
      </w:r>
      <w:r>
        <w:rPr>
          <w:rFonts w:hint="cs"/>
          <w:rtl/>
        </w:rPr>
        <w:t xml:space="preserve"> ב=1%.  כלומר, זה כבר שינוי הפרופורציה, שינוי היחסיות שבהפרשה.  זה בכלל בלתי חוקי, משום שיש חוזים והסכמי עבודה שהם תקפים מבחינה חוקית. אבל זו גזירה </w:t>
      </w:r>
      <w:r>
        <w:rPr>
          <w:rFonts w:hint="cs"/>
          <w:rtl/>
        </w:rPr>
        <w:t xml:space="preserve">נוספת על הפנסיונרים. למה? </w:t>
      </w:r>
    </w:p>
    <w:p w14:paraId="21266A43" w14:textId="77777777" w:rsidR="00000000" w:rsidRDefault="007C71EE">
      <w:pPr>
        <w:pStyle w:val="a"/>
        <w:ind w:firstLine="720"/>
        <w:rPr>
          <w:rFonts w:hint="cs"/>
          <w:rtl/>
        </w:rPr>
      </w:pPr>
    </w:p>
    <w:p w14:paraId="59C75EC2" w14:textId="77777777" w:rsidR="00000000" w:rsidRDefault="007C71EE">
      <w:pPr>
        <w:pStyle w:val="a"/>
        <w:ind w:firstLine="720"/>
        <w:rPr>
          <w:rFonts w:hint="cs"/>
          <w:rtl/>
        </w:rPr>
      </w:pPr>
      <w:r>
        <w:rPr>
          <w:rFonts w:hint="cs"/>
          <w:rtl/>
        </w:rPr>
        <w:t>הגזירה השלישית היא העלאת גיל הפנסיה ל=67. אני יודע, זה לא בא עכשיו; זה יבוא בעוד חודש. חברות וחברים, העלאת גיל הפנסיה זה לא שנותנים לאנשים לעבוד עד גיל 67, ואז הם יקבלו עוד 2% על כל השנים שהם עבדו. לא, זו בעצם גזלת חלק מן הפנסיה</w:t>
      </w:r>
      <w:r>
        <w:rPr>
          <w:rFonts w:hint="cs"/>
          <w:rtl/>
        </w:rPr>
        <w:t xml:space="preserve">. מדוע? </w:t>
      </w:r>
      <w:r>
        <w:rPr>
          <w:rtl/>
        </w:rPr>
        <w:t>–</w:t>
      </w:r>
      <w:r>
        <w:rPr>
          <w:rFonts w:hint="cs"/>
          <w:rtl/>
        </w:rPr>
        <w:t xml:space="preserve"> משום שהפנסיה תגיע ל=70% בגיל 67, ומי שלא יגיע לגיל 67, יקבל פחות פנסיה. כלומר, זו שוב גריעה של חלק מן הפנסיה. זו הגזירה השלישית.</w:t>
      </w:r>
    </w:p>
    <w:p w14:paraId="508B312F" w14:textId="77777777" w:rsidR="00000000" w:rsidRDefault="007C71EE">
      <w:pPr>
        <w:pStyle w:val="a"/>
        <w:ind w:firstLine="720"/>
        <w:rPr>
          <w:rFonts w:hint="cs"/>
          <w:rtl/>
        </w:rPr>
      </w:pPr>
    </w:p>
    <w:p w14:paraId="06EAC9D2" w14:textId="77777777" w:rsidR="00000000" w:rsidRDefault="007C71EE">
      <w:pPr>
        <w:pStyle w:val="a"/>
        <w:ind w:firstLine="720"/>
        <w:rPr>
          <w:rFonts w:hint="cs"/>
          <w:rtl/>
        </w:rPr>
      </w:pPr>
      <w:r>
        <w:rPr>
          <w:rFonts w:hint="cs"/>
          <w:rtl/>
        </w:rPr>
        <w:t>הגזירה הרביעית היא הפקרת החיסכון לפנסיה בידי הבורסה, בלי ביטחונות של הממשלה. מה זאת אומרת? אדם עובד כל חייו, הוא מפר</w:t>
      </w:r>
      <w:r>
        <w:rPr>
          <w:rFonts w:hint="cs"/>
          <w:rtl/>
        </w:rPr>
        <w:t>יש לחיסכון לפנסיה כדי שכאשר הוא יפרוש הוא יוכל להתקיים ברמה מסוימת של כבוד, בלי להיות נטל על החברה, בלי להיות נטל על ילדיו, על נכדיו, בלי להתבזות. מה עושה התוכנית? היא באה ואומרת: יכול להיות שאותה מערכת שתנהל את זה בבורסה תפסיד 20% מהפנסיה, 30% מהפנסיה. מי</w:t>
      </w:r>
      <w:r>
        <w:rPr>
          <w:rFonts w:hint="cs"/>
          <w:rtl/>
        </w:rPr>
        <w:t>שהו מאתנו מוכן שזה מה שיקרה לנו כשאנחנו נגיע לפנסיה? זו הגזירה הרביעית.</w:t>
      </w:r>
    </w:p>
    <w:p w14:paraId="784D266C" w14:textId="77777777" w:rsidR="00000000" w:rsidRDefault="007C71EE">
      <w:pPr>
        <w:pStyle w:val="a"/>
        <w:ind w:firstLine="720"/>
        <w:rPr>
          <w:rFonts w:hint="cs"/>
          <w:rtl/>
        </w:rPr>
      </w:pPr>
    </w:p>
    <w:p w14:paraId="42C7F2B9" w14:textId="77777777" w:rsidR="00000000" w:rsidRDefault="007C71EE">
      <w:pPr>
        <w:pStyle w:val="a"/>
        <w:ind w:firstLine="720"/>
        <w:rPr>
          <w:rFonts w:hint="cs"/>
          <w:rtl/>
        </w:rPr>
      </w:pPr>
      <w:r>
        <w:rPr>
          <w:rFonts w:hint="cs"/>
          <w:rtl/>
        </w:rPr>
        <w:t>הגזירה החמישית היא, שהוחלט לשנות את ההצמדה של כל הקצבאות. רבותי, מי שמתקיים היום מפנסיה מתקיים גם על קצבה. מה הוחלט? עד היום כל הקצבאות צמודות לשכר הממוצע במשק. מעכשיו הן עוברות להצמד</w:t>
      </w:r>
      <w:r>
        <w:rPr>
          <w:rFonts w:hint="cs"/>
          <w:rtl/>
        </w:rPr>
        <w:t xml:space="preserve">ה למדד. על פני עשר שנים, כמדומני </w:t>
      </w:r>
      <w:r>
        <w:rPr>
          <w:rtl/>
        </w:rPr>
        <w:t>–</w:t>
      </w:r>
      <w:r>
        <w:rPr>
          <w:rFonts w:hint="cs"/>
          <w:rtl/>
        </w:rPr>
        <w:t xml:space="preserve"> קיבלתי את הטבלה הזאת </w:t>
      </w:r>
      <w:r>
        <w:rPr>
          <w:rtl/>
        </w:rPr>
        <w:t>–</w:t>
      </w:r>
      <w:r>
        <w:rPr>
          <w:rFonts w:hint="cs"/>
          <w:rtl/>
        </w:rPr>
        <w:t xml:space="preserve"> השכר הממוצע במשק משיג את המדד ב=87%, כלומר - - -</w:t>
      </w:r>
    </w:p>
    <w:p w14:paraId="0BB775DB" w14:textId="77777777" w:rsidR="00000000" w:rsidRDefault="007C71EE">
      <w:pPr>
        <w:pStyle w:val="a"/>
        <w:ind w:firstLine="720"/>
        <w:rPr>
          <w:rFonts w:hint="cs"/>
          <w:rtl/>
        </w:rPr>
      </w:pPr>
    </w:p>
    <w:p w14:paraId="18311373" w14:textId="77777777" w:rsidR="00000000" w:rsidRDefault="007C71EE">
      <w:pPr>
        <w:pStyle w:val="ac"/>
        <w:rPr>
          <w:rtl/>
        </w:rPr>
      </w:pPr>
      <w:r>
        <w:rPr>
          <w:rFonts w:hint="eastAsia"/>
          <w:rtl/>
        </w:rPr>
        <w:t>חיים</w:t>
      </w:r>
      <w:r>
        <w:rPr>
          <w:rtl/>
        </w:rPr>
        <w:t xml:space="preserve"> אורון (מרצ):</w:t>
      </w:r>
    </w:p>
    <w:p w14:paraId="2DC3E1CB" w14:textId="77777777" w:rsidR="00000000" w:rsidRDefault="007C71EE">
      <w:pPr>
        <w:pStyle w:val="a"/>
        <w:rPr>
          <w:rFonts w:hint="cs"/>
          <w:rtl/>
        </w:rPr>
      </w:pPr>
    </w:p>
    <w:p w14:paraId="4EB9F95E" w14:textId="77777777" w:rsidR="00000000" w:rsidRDefault="007C71EE">
      <w:pPr>
        <w:pStyle w:val="a"/>
        <w:rPr>
          <w:rFonts w:hint="cs"/>
          <w:rtl/>
        </w:rPr>
      </w:pPr>
      <w:r>
        <w:rPr>
          <w:rFonts w:hint="cs"/>
          <w:rtl/>
        </w:rPr>
        <w:t>ב=30  שנה.</w:t>
      </w:r>
    </w:p>
    <w:p w14:paraId="4FA07612" w14:textId="77777777" w:rsidR="00000000" w:rsidRDefault="007C71EE">
      <w:pPr>
        <w:pStyle w:val="a"/>
        <w:rPr>
          <w:rFonts w:hint="cs"/>
          <w:rtl/>
        </w:rPr>
      </w:pPr>
    </w:p>
    <w:p w14:paraId="59DE7218" w14:textId="77777777" w:rsidR="00000000" w:rsidRDefault="007C71EE">
      <w:pPr>
        <w:pStyle w:val="SpeakerCon"/>
        <w:rPr>
          <w:rtl/>
        </w:rPr>
      </w:pPr>
      <w:bookmarkStart w:id="1496" w:name="FS000000507T27_05_2003_17_28_25C"/>
      <w:bookmarkEnd w:id="1496"/>
      <w:r>
        <w:rPr>
          <w:rtl/>
        </w:rPr>
        <w:t>רן כהן (מרצ):</w:t>
      </w:r>
    </w:p>
    <w:p w14:paraId="45CBEF97" w14:textId="77777777" w:rsidR="00000000" w:rsidRDefault="007C71EE">
      <w:pPr>
        <w:pStyle w:val="a"/>
        <w:rPr>
          <w:rtl/>
        </w:rPr>
      </w:pPr>
    </w:p>
    <w:p w14:paraId="3BB34AC6" w14:textId="77777777" w:rsidR="00000000" w:rsidRDefault="007C71EE">
      <w:pPr>
        <w:pStyle w:val="a"/>
        <w:rPr>
          <w:rFonts w:hint="cs"/>
          <w:rtl/>
        </w:rPr>
      </w:pPr>
      <w:r>
        <w:rPr>
          <w:rFonts w:hint="cs"/>
          <w:rtl/>
        </w:rPr>
        <w:t xml:space="preserve">ב=30 שנה. כלומר, מה שיקרה עכשיו זה שהפנסיה שוב תפגר </w:t>
      </w:r>
      <w:r>
        <w:rPr>
          <w:rtl/>
        </w:rPr>
        <w:t>–</w:t>
      </w:r>
      <w:r>
        <w:rPr>
          <w:rFonts w:hint="cs"/>
          <w:rtl/>
        </w:rPr>
        <w:t xml:space="preserve"> נניח שנפרוס את זה על פני עשר שנים </w:t>
      </w:r>
      <w:r>
        <w:rPr>
          <w:rtl/>
        </w:rPr>
        <w:t>–</w:t>
      </w:r>
      <w:r>
        <w:rPr>
          <w:rFonts w:hint="cs"/>
          <w:rtl/>
        </w:rPr>
        <w:t xml:space="preserve"> ב=10%. שוב ל</w:t>
      </w:r>
      <w:r>
        <w:rPr>
          <w:rFonts w:hint="cs"/>
          <w:rtl/>
        </w:rPr>
        <w:t xml:space="preserve">וקחים את הפנסיה של הפנסיונרים וחותכים אותה. זו כבר הגזירה החמישית. למה? </w:t>
      </w:r>
    </w:p>
    <w:p w14:paraId="68485C61" w14:textId="77777777" w:rsidR="00000000" w:rsidRDefault="007C71EE">
      <w:pPr>
        <w:pStyle w:val="a"/>
        <w:rPr>
          <w:rFonts w:hint="cs"/>
          <w:rtl/>
        </w:rPr>
      </w:pPr>
    </w:p>
    <w:p w14:paraId="3B0CD5E5" w14:textId="77777777" w:rsidR="00000000" w:rsidRDefault="007C71EE">
      <w:pPr>
        <w:pStyle w:val="a"/>
        <w:rPr>
          <w:rFonts w:hint="cs"/>
          <w:rtl/>
        </w:rPr>
      </w:pPr>
      <w:r>
        <w:rPr>
          <w:rFonts w:hint="cs"/>
          <w:rtl/>
        </w:rPr>
        <w:t>ונוסף על זה יש גם פגיעה שישית, משום שיש פגיעה גם בקצבאות הזיקנה, בביטוח הלאומי. רבותי, מה ההסתערות הזאת על ההורים שלנו, על האחים שלנו, על הפנסיונרים? הרי זה לא יכול להיות. זה מעשה סד</w:t>
      </w:r>
      <w:r>
        <w:rPr>
          <w:rFonts w:hint="cs"/>
          <w:rtl/>
        </w:rPr>
        <w:t xml:space="preserve">ום במלאים של מדינת ישראל. </w:t>
      </w:r>
    </w:p>
    <w:p w14:paraId="7676982A" w14:textId="77777777" w:rsidR="00000000" w:rsidRDefault="007C71EE">
      <w:pPr>
        <w:pStyle w:val="a"/>
        <w:rPr>
          <w:rFonts w:hint="cs"/>
          <w:rtl/>
        </w:rPr>
      </w:pPr>
    </w:p>
    <w:p w14:paraId="3EB88BA1" w14:textId="77777777" w:rsidR="00000000" w:rsidRDefault="007C71EE">
      <w:pPr>
        <w:pStyle w:val="a"/>
        <w:rPr>
          <w:rFonts w:hint="cs"/>
          <w:rtl/>
        </w:rPr>
      </w:pPr>
      <w:r>
        <w:rPr>
          <w:rFonts w:hint="cs"/>
          <w:rtl/>
        </w:rPr>
        <w:t xml:space="preserve">ברשותך, אדוני היושב-ראש, אני רוצה לומר עוד דבר אחד. הלוא הברית הזאת של נתניהו-שינוי היא ממש מדהימה. מה היתה ההתחייבות?  אגב, של שניהם. ההתחייבות היתה שהם בעצם אלה שהולכים לסייע לשכבות הביניים להרגיש יותר טוב בחברה הישראלית. הנה </w:t>
      </w:r>
      <w:r>
        <w:rPr>
          <w:rFonts w:hint="cs"/>
          <w:rtl/>
        </w:rPr>
        <w:t xml:space="preserve">לכם הבגידה הגדולה, גם של שינוי וגם של נתניהו.  אם יש היום בתוך התוכנית הזאת שכבה שהולכת להיקרע מבחינה כלכלית </w:t>
      </w:r>
      <w:r>
        <w:rPr>
          <w:rtl/>
        </w:rPr>
        <w:t>–</w:t>
      </w:r>
      <w:r>
        <w:rPr>
          <w:rFonts w:hint="cs"/>
          <w:rtl/>
        </w:rPr>
        <w:t xml:space="preserve"> אלה שכבות הביניים. </w:t>
      </w:r>
    </w:p>
    <w:p w14:paraId="48D16971" w14:textId="77777777" w:rsidR="00000000" w:rsidRDefault="007C71EE">
      <w:pPr>
        <w:pStyle w:val="a"/>
        <w:rPr>
          <w:rFonts w:hint="cs"/>
          <w:rtl/>
        </w:rPr>
      </w:pPr>
    </w:p>
    <w:p w14:paraId="24C6F89B" w14:textId="77777777" w:rsidR="00000000" w:rsidRDefault="007C71EE">
      <w:pPr>
        <w:pStyle w:val="a"/>
        <w:rPr>
          <w:rFonts w:hint="cs"/>
          <w:rtl/>
        </w:rPr>
      </w:pPr>
      <w:r>
        <w:rPr>
          <w:rFonts w:hint="cs"/>
          <w:rtl/>
        </w:rPr>
        <w:t>למה? קודם כול מניתי מה שמניתי לגבי הפנסיונרים. רבותי, אלה שכבות הביניים. אמרתי, לעניים ביותר אין בכלל פנסיה, הם חיים מקצבאות</w:t>
      </w:r>
      <w:r>
        <w:rPr>
          <w:rFonts w:hint="cs"/>
          <w:rtl/>
        </w:rPr>
        <w:t>. שכבות הביניים הולכות להיפגע בעת זיקנה. זה דבר ראשון.</w:t>
      </w:r>
    </w:p>
    <w:p w14:paraId="003C2303" w14:textId="77777777" w:rsidR="00000000" w:rsidRDefault="007C71EE">
      <w:pPr>
        <w:pStyle w:val="a"/>
        <w:rPr>
          <w:rFonts w:hint="cs"/>
          <w:rtl/>
        </w:rPr>
      </w:pPr>
    </w:p>
    <w:p w14:paraId="1E17CF42" w14:textId="77777777" w:rsidR="00000000" w:rsidRDefault="007C71EE">
      <w:pPr>
        <w:pStyle w:val="a"/>
        <w:rPr>
          <w:rFonts w:hint="cs"/>
          <w:rtl/>
        </w:rPr>
      </w:pPr>
      <w:r>
        <w:rPr>
          <w:rFonts w:hint="cs"/>
          <w:rtl/>
        </w:rPr>
        <w:t xml:space="preserve">דבר שני, מי הם כל המפוטרים? על-פי התוכנית הזאת, כל המפוטרים הם משכבות הביניים: מורים, פקידי הממשלה, עובדים סוציאליים. אלה אותם אנשים שחיים ברמות השכר האלה, שהן רמות השכר של שכבות הביניים. הם המפוטרים </w:t>
      </w:r>
      <w:r>
        <w:rPr>
          <w:rtl/>
        </w:rPr>
        <w:t>–</w:t>
      </w:r>
      <w:r>
        <w:rPr>
          <w:rFonts w:hint="cs"/>
          <w:rtl/>
        </w:rPr>
        <w:t xml:space="preserve"> בעל ואשתו, חד-הורית. האנשים האלה נזרקים אל הרחוב. אלה שכבות הביניים. </w:t>
      </w:r>
    </w:p>
    <w:p w14:paraId="1276CE0E" w14:textId="77777777" w:rsidR="00000000" w:rsidRDefault="007C71EE">
      <w:pPr>
        <w:pStyle w:val="a"/>
        <w:rPr>
          <w:rFonts w:hint="cs"/>
          <w:rtl/>
        </w:rPr>
      </w:pPr>
    </w:p>
    <w:p w14:paraId="72CB9DFD" w14:textId="77777777" w:rsidR="00000000" w:rsidRDefault="007C71EE">
      <w:pPr>
        <w:pStyle w:val="a"/>
        <w:rPr>
          <w:rFonts w:hint="cs"/>
          <w:rtl/>
        </w:rPr>
      </w:pPr>
      <w:r>
        <w:rPr>
          <w:rFonts w:hint="cs"/>
          <w:rtl/>
        </w:rPr>
        <w:t>מרכיב שלישי. שמתם לב מי הם, לדאבוננו, המתאבדים? ואני אומר לכם, אני לא רוצה להאשים בזה, ואני קורא לכל האנשים שבכלל חושבים, מהרהרים לשלוח יד בנפשם ואומר להם: חס וחלילה וחלילה וחס, כבר ה</w:t>
      </w:r>
      <w:r>
        <w:rPr>
          <w:rFonts w:hint="cs"/>
          <w:rtl/>
        </w:rPr>
        <w:t xml:space="preserve">יינו במצבים גרועים פי-אלף. אסור שאדם ישלח יד בנפשו. אבל, חברות וחברים יקרים, אי-אפשר שלא לקבל בכל זאת את המכנה המשותף. המכנה המשותף של כל המתאבדים </w:t>
      </w:r>
      <w:r>
        <w:rPr>
          <w:rtl/>
        </w:rPr>
        <w:t>–</w:t>
      </w:r>
      <w:r>
        <w:rPr>
          <w:rFonts w:hint="cs"/>
          <w:rtl/>
        </w:rPr>
        <w:t xml:space="preserve"> וקיבלתי את הרשימה הזאת </w:t>
      </w:r>
      <w:r>
        <w:rPr>
          <w:rtl/>
        </w:rPr>
        <w:t>–</w:t>
      </w:r>
      <w:r>
        <w:rPr>
          <w:rFonts w:hint="cs"/>
          <w:rtl/>
        </w:rPr>
        <w:t xml:space="preserve"> הוא שכבות הביניים.</w:t>
      </w:r>
    </w:p>
    <w:p w14:paraId="0878E7E0" w14:textId="77777777" w:rsidR="00000000" w:rsidRDefault="007C71EE">
      <w:pPr>
        <w:pStyle w:val="a"/>
        <w:rPr>
          <w:rFonts w:hint="cs"/>
          <w:rtl/>
        </w:rPr>
      </w:pPr>
    </w:p>
    <w:p w14:paraId="216444AF" w14:textId="77777777" w:rsidR="00000000" w:rsidRDefault="007C71EE">
      <w:pPr>
        <w:pStyle w:val="a"/>
        <w:rPr>
          <w:rFonts w:hint="cs"/>
          <w:rtl/>
        </w:rPr>
      </w:pPr>
      <w:r>
        <w:rPr>
          <w:rFonts w:hint="cs"/>
          <w:rtl/>
        </w:rPr>
        <w:t>המרכיב הרביעי הוא בעלי עסקים קטנים, זעירים, בינוניים. מי הם? מ</w:t>
      </w:r>
      <w:r>
        <w:rPr>
          <w:rFonts w:hint="cs"/>
          <w:rtl/>
        </w:rPr>
        <w:t xml:space="preserve">י הם כל בעלי העסקים האלה שנסגרים אם לא שכבות הביניים? אלה שכבות הביניים. </w:t>
      </w:r>
    </w:p>
    <w:p w14:paraId="1EABABEB" w14:textId="77777777" w:rsidR="00000000" w:rsidRDefault="007C71EE">
      <w:pPr>
        <w:pStyle w:val="a"/>
        <w:rPr>
          <w:rFonts w:hint="cs"/>
          <w:rtl/>
        </w:rPr>
      </w:pPr>
    </w:p>
    <w:p w14:paraId="3AEF0EA5" w14:textId="77777777" w:rsidR="00000000" w:rsidRDefault="007C71EE">
      <w:pPr>
        <w:pStyle w:val="a"/>
        <w:rPr>
          <w:rFonts w:hint="cs"/>
          <w:rtl/>
        </w:rPr>
      </w:pPr>
      <w:r>
        <w:rPr>
          <w:rFonts w:hint="cs"/>
          <w:rtl/>
        </w:rPr>
        <w:t xml:space="preserve">והמרכיב החמישי של שכבות הביניים הוא אותם אנשים שמחכים לצמיחה כמו אוויר לנשימה, כדי להתחיל לנשום כלכלה, להתחיל לנשום יצירת תעסוקות חדשות כדי שיוכלו לנוע בהן. אין בתוכנית ולו דבר אחד </w:t>
      </w:r>
      <w:r>
        <w:rPr>
          <w:rFonts w:hint="cs"/>
          <w:rtl/>
        </w:rPr>
        <w:t>עם עידוד הצמיחה.</w:t>
      </w:r>
    </w:p>
    <w:p w14:paraId="0011933B" w14:textId="77777777" w:rsidR="00000000" w:rsidRDefault="007C71EE">
      <w:pPr>
        <w:pStyle w:val="a"/>
        <w:rPr>
          <w:rFonts w:hint="cs"/>
          <w:rtl/>
        </w:rPr>
      </w:pPr>
    </w:p>
    <w:p w14:paraId="3D49F641" w14:textId="77777777" w:rsidR="00000000" w:rsidRDefault="007C71EE">
      <w:pPr>
        <w:pStyle w:val="a"/>
        <w:rPr>
          <w:rFonts w:hint="cs"/>
          <w:rtl/>
        </w:rPr>
      </w:pPr>
      <w:r>
        <w:rPr>
          <w:rFonts w:hint="cs"/>
          <w:rtl/>
        </w:rPr>
        <w:t xml:space="preserve">ולסיום, לאחר ששמעתי את חבר הכנסת ליצמן אני חייב לומר </w:t>
      </w:r>
      <w:r>
        <w:rPr>
          <w:rtl/>
        </w:rPr>
        <w:t>–</w:t>
      </w:r>
      <w:r>
        <w:rPr>
          <w:rFonts w:hint="cs"/>
          <w:rtl/>
        </w:rPr>
        <w:t xml:space="preserve"> ובזה אני ממש מסיים </w:t>
      </w:r>
      <w:r>
        <w:rPr>
          <w:rtl/>
        </w:rPr>
        <w:t>–</w:t>
      </w:r>
      <w:r>
        <w:rPr>
          <w:rFonts w:hint="cs"/>
          <w:rtl/>
        </w:rPr>
        <w:t xml:space="preserve"> שאני בא עכשיו מפגישה עם שני חקלאים שבאו להסביר לי, כיושב-ראש הוועדה לענייני עובדים זרים, את המצוקה של החקלאים מבחינת העבודה. אני רוצה לומר לך, חבר הכנסת ליצמן, אי</w:t>
      </w:r>
      <w:r>
        <w:rPr>
          <w:rFonts w:hint="cs"/>
          <w:rtl/>
        </w:rPr>
        <w:t xml:space="preserve">ן עידוד ממשלתי להשמה בעבודה בשום תחום </w:t>
      </w:r>
      <w:r>
        <w:rPr>
          <w:rtl/>
        </w:rPr>
        <w:t>–</w:t>
      </w:r>
      <w:r>
        <w:rPr>
          <w:rFonts w:hint="cs"/>
          <w:rtl/>
        </w:rPr>
        <w:t xml:space="preserve"> גם לא בחקלאות, גם לא בערבה. מסרו לנו את הדוח לפני שבוע, שהמינהלת של העובדים הזרים הצליחה להגיע למצב שבו יצאו - ומה שנלווה לכך -  כ=40,000 עובדים זרים את הארץ מאז ספטמבר האחרון ועד היום.</w:t>
      </w:r>
    </w:p>
    <w:p w14:paraId="597901D1" w14:textId="77777777" w:rsidR="00000000" w:rsidRDefault="007C71EE">
      <w:pPr>
        <w:pStyle w:val="ad"/>
        <w:rPr>
          <w:rtl/>
        </w:rPr>
      </w:pPr>
      <w:r>
        <w:rPr>
          <w:rtl/>
        </w:rPr>
        <w:br/>
        <w:t>היו"ר ראובן ריבלין:</w:t>
      </w:r>
    </w:p>
    <w:p w14:paraId="12478D1D" w14:textId="77777777" w:rsidR="00000000" w:rsidRDefault="007C71EE">
      <w:pPr>
        <w:pStyle w:val="a"/>
        <w:rPr>
          <w:rFonts w:hint="cs"/>
          <w:rtl/>
        </w:rPr>
      </w:pPr>
    </w:p>
    <w:p w14:paraId="5DFD515F" w14:textId="77777777" w:rsidR="00000000" w:rsidRDefault="007C71EE">
      <w:pPr>
        <w:pStyle w:val="a"/>
        <w:rPr>
          <w:rFonts w:hint="cs"/>
          <w:rtl/>
        </w:rPr>
      </w:pPr>
      <w:r>
        <w:rPr>
          <w:rFonts w:hint="cs"/>
          <w:rtl/>
        </w:rPr>
        <w:t>הזמן תם.</w:t>
      </w:r>
    </w:p>
    <w:p w14:paraId="5A27A06C" w14:textId="77777777" w:rsidR="00000000" w:rsidRDefault="007C71EE">
      <w:pPr>
        <w:pStyle w:val="Speaker"/>
        <w:rPr>
          <w:rFonts w:hint="cs"/>
          <w:rtl/>
        </w:rPr>
      </w:pPr>
    </w:p>
    <w:p w14:paraId="3D423330" w14:textId="77777777" w:rsidR="00000000" w:rsidRDefault="007C71EE">
      <w:pPr>
        <w:pStyle w:val="SpeakerCon"/>
        <w:rPr>
          <w:rtl/>
        </w:rPr>
      </w:pPr>
      <w:bookmarkStart w:id="1497" w:name="FS000000507T27_05_2003_19_39_31"/>
      <w:bookmarkStart w:id="1498" w:name="FS000000507T27_05_2003_19_39_32C"/>
      <w:bookmarkEnd w:id="1497"/>
      <w:bookmarkEnd w:id="1498"/>
      <w:r>
        <w:rPr>
          <w:rtl/>
        </w:rPr>
        <w:t>רן כהן (מרצ):</w:t>
      </w:r>
    </w:p>
    <w:p w14:paraId="2FB29E1E" w14:textId="77777777" w:rsidR="00000000" w:rsidRDefault="007C71EE">
      <w:pPr>
        <w:pStyle w:val="a"/>
        <w:rPr>
          <w:rtl/>
        </w:rPr>
      </w:pPr>
    </w:p>
    <w:p w14:paraId="7268AB07" w14:textId="77777777" w:rsidR="00000000" w:rsidRDefault="007C71EE">
      <w:pPr>
        <w:pStyle w:val="a"/>
        <w:rPr>
          <w:rFonts w:hint="cs"/>
          <w:rtl/>
        </w:rPr>
      </w:pPr>
      <w:bookmarkStart w:id="1499" w:name="FS000000507T27_05_2003_15_57_08"/>
      <w:bookmarkEnd w:id="1499"/>
      <w:r>
        <w:rPr>
          <w:rFonts w:hint="cs"/>
          <w:rtl/>
        </w:rPr>
        <w:t xml:space="preserve">סיימתי. </w:t>
      </w:r>
    </w:p>
    <w:p w14:paraId="34762C59" w14:textId="77777777" w:rsidR="00000000" w:rsidRDefault="007C71EE">
      <w:pPr>
        <w:pStyle w:val="a"/>
        <w:rPr>
          <w:rFonts w:hint="cs"/>
          <w:rtl/>
        </w:rPr>
      </w:pPr>
    </w:p>
    <w:p w14:paraId="34900F1A" w14:textId="77777777" w:rsidR="00000000" w:rsidRDefault="007C71EE">
      <w:pPr>
        <w:pStyle w:val="a"/>
        <w:rPr>
          <w:rFonts w:hint="cs"/>
          <w:rtl/>
        </w:rPr>
      </w:pPr>
      <w:r>
        <w:rPr>
          <w:rFonts w:hint="cs"/>
          <w:rtl/>
        </w:rPr>
        <w:t>כמה אנשים הושמו בעבודה במקומם - כמעט אפס, כי בינתיים גם האבטלה, אגב, גדלה בישראל. מדוע? כי אין עידוד לצאת מן האבטלה אל התעסוקה, ואם זה לא יהיה - גם הגירוש הזה, או החזרת האנשים הללו לארצותיהם, לא יעודד שום דבר.</w:t>
      </w:r>
    </w:p>
    <w:p w14:paraId="15A017D6" w14:textId="77777777" w:rsidR="00000000" w:rsidRDefault="007C71EE">
      <w:pPr>
        <w:pStyle w:val="a"/>
        <w:rPr>
          <w:rFonts w:hint="cs"/>
          <w:rtl/>
        </w:rPr>
      </w:pPr>
    </w:p>
    <w:p w14:paraId="39BF39D8" w14:textId="77777777" w:rsidR="00000000" w:rsidRDefault="007C71EE">
      <w:pPr>
        <w:pStyle w:val="a"/>
        <w:rPr>
          <w:rFonts w:hint="cs"/>
          <w:rtl/>
        </w:rPr>
      </w:pPr>
      <w:r>
        <w:rPr>
          <w:rFonts w:hint="cs"/>
          <w:rtl/>
        </w:rPr>
        <w:t xml:space="preserve">לכן, התוכנית הזאת </w:t>
      </w:r>
      <w:r>
        <w:rPr>
          <w:rFonts w:hint="cs"/>
          <w:rtl/>
        </w:rPr>
        <w:t>היא אכזרית, היא קשה, היא רעה למשק הישראלי, היא קשה לחברה הישראלית, ואנחנו מחר ב=16:30 יוצאים מ"בנייני האומה" להפגין נגדה ברחובות ירושלים עד הכנסת, בהמונינו. תודה רבה.</w:t>
      </w:r>
    </w:p>
    <w:p w14:paraId="781AE9C8" w14:textId="77777777" w:rsidR="00000000" w:rsidRDefault="007C71EE">
      <w:pPr>
        <w:pStyle w:val="ad"/>
        <w:rPr>
          <w:rtl/>
        </w:rPr>
      </w:pPr>
      <w:r>
        <w:rPr>
          <w:rtl/>
        </w:rPr>
        <w:br/>
        <w:t>היו"ר ראובן ריבלין:</w:t>
      </w:r>
    </w:p>
    <w:p w14:paraId="3B87A773" w14:textId="77777777" w:rsidR="00000000" w:rsidRDefault="007C71EE">
      <w:pPr>
        <w:pStyle w:val="a"/>
        <w:rPr>
          <w:rtl/>
        </w:rPr>
      </w:pPr>
    </w:p>
    <w:p w14:paraId="5E2FC21D" w14:textId="77777777" w:rsidR="00000000" w:rsidRDefault="007C71EE">
      <w:pPr>
        <w:pStyle w:val="a"/>
        <w:rPr>
          <w:rFonts w:hint="cs"/>
          <w:rtl/>
        </w:rPr>
      </w:pPr>
      <w:r>
        <w:rPr>
          <w:rFonts w:hint="cs"/>
          <w:rtl/>
        </w:rPr>
        <w:t>חבר הכנסת רן כהן, אני מאוד מודה לך, רק אדוני דיבר בראשית דבריו על ז</w:t>
      </w:r>
      <w:r>
        <w:rPr>
          <w:rFonts w:hint="cs"/>
          <w:rtl/>
        </w:rPr>
        <w:t>רם ההתנחלות כדבר הזוי, זאת אומרת מבחינת הזיה. אני ביקרתי בגן-שמואל ובלהב אצל שני חברי הטובים - אחד שגר שם ואחד שהיה גר שם - אני ראיתי שם גן פורח, לא דבר הזוי.</w:t>
      </w:r>
    </w:p>
    <w:p w14:paraId="6936BC7B" w14:textId="77777777" w:rsidR="00000000" w:rsidRDefault="007C71EE">
      <w:pPr>
        <w:pStyle w:val="SpeakerCon"/>
        <w:rPr>
          <w:rtl/>
        </w:rPr>
      </w:pPr>
      <w:r>
        <w:rPr>
          <w:rtl/>
        </w:rPr>
        <w:br/>
      </w:r>
      <w:bookmarkStart w:id="1500" w:name="FS000000507T27_05_2003_16_00_19C"/>
      <w:bookmarkEnd w:id="1500"/>
      <w:r>
        <w:rPr>
          <w:rtl/>
        </w:rPr>
        <w:t>רן כהן (מרצ):</w:t>
      </w:r>
    </w:p>
    <w:p w14:paraId="73E9B4BD" w14:textId="77777777" w:rsidR="00000000" w:rsidRDefault="007C71EE">
      <w:pPr>
        <w:pStyle w:val="a"/>
        <w:rPr>
          <w:rtl/>
        </w:rPr>
      </w:pPr>
    </w:p>
    <w:p w14:paraId="67C7B2BD" w14:textId="77777777" w:rsidR="00000000" w:rsidRDefault="007C71EE">
      <w:pPr>
        <w:pStyle w:val="a"/>
        <w:rPr>
          <w:rFonts w:hint="cs"/>
          <w:rtl/>
        </w:rPr>
      </w:pPr>
      <w:r>
        <w:rPr>
          <w:rFonts w:hint="cs"/>
          <w:rtl/>
        </w:rPr>
        <w:t>גן-שמואל זה לא התנחלות.</w:t>
      </w:r>
    </w:p>
    <w:p w14:paraId="7320F511" w14:textId="77777777" w:rsidR="00000000" w:rsidRDefault="007C71EE">
      <w:pPr>
        <w:pStyle w:val="ad"/>
        <w:rPr>
          <w:rtl/>
        </w:rPr>
      </w:pPr>
      <w:r>
        <w:rPr>
          <w:rtl/>
        </w:rPr>
        <w:br/>
        <w:t>היו"ר ראובן ריבלין:</w:t>
      </w:r>
    </w:p>
    <w:p w14:paraId="52668968" w14:textId="77777777" w:rsidR="00000000" w:rsidRDefault="007C71EE">
      <w:pPr>
        <w:pStyle w:val="a"/>
        <w:rPr>
          <w:rtl/>
        </w:rPr>
      </w:pPr>
    </w:p>
    <w:p w14:paraId="42B23AEA" w14:textId="77777777" w:rsidR="00000000" w:rsidRDefault="007C71EE">
      <w:pPr>
        <w:pStyle w:val="a"/>
        <w:rPr>
          <w:rFonts w:hint="cs"/>
          <w:rtl/>
        </w:rPr>
      </w:pPr>
      <w:r>
        <w:rPr>
          <w:rFonts w:hint="cs"/>
          <w:rtl/>
        </w:rPr>
        <w:t>אה, לא? ודאי חבר הכנסת בשארה יוכל ל</w:t>
      </w:r>
      <w:r>
        <w:rPr>
          <w:rFonts w:hint="cs"/>
          <w:rtl/>
        </w:rPr>
        <w:t>השיב לנו על השאלה הזאת.</w:t>
      </w:r>
    </w:p>
    <w:p w14:paraId="4A8AFE92" w14:textId="77777777" w:rsidR="00000000" w:rsidRDefault="007C71EE">
      <w:pPr>
        <w:pStyle w:val="ac"/>
        <w:rPr>
          <w:rFonts w:hint="cs"/>
          <w:rtl/>
        </w:rPr>
      </w:pPr>
    </w:p>
    <w:p w14:paraId="5154FF87" w14:textId="77777777" w:rsidR="00000000" w:rsidRDefault="007C71EE">
      <w:pPr>
        <w:pStyle w:val="ac"/>
        <w:rPr>
          <w:rtl/>
        </w:rPr>
      </w:pPr>
      <w:r>
        <w:rPr>
          <w:rtl/>
        </w:rPr>
        <w:br/>
        <w:t>חיים אורון (מרצ):</w:t>
      </w:r>
    </w:p>
    <w:p w14:paraId="44DBCBBD" w14:textId="77777777" w:rsidR="00000000" w:rsidRDefault="007C71EE">
      <w:pPr>
        <w:pStyle w:val="a"/>
        <w:rPr>
          <w:rtl/>
        </w:rPr>
      </w:pPr>
    </w:p>
    <w:p w14:paraId="3F23E881" w14:textId="77777777" w:rsidR="00000000" w:rsidRDefault="007C71EE">
      <w:pPr>
        <w:pStyle w:val="a"/>
        <w:rPr>
          <w:rFonts w:hint="cs"/>
          <w:rtl/>
        </w:rPr>
      </w:pPr>
      <w:r>
        <w:rPr>
          <w:rFonts w:hint="cs"/>
          <w:rtl/>
        </w:rPr>
        <w:t>אמרו לי אתמול - איך הקיבוצניקים מצאו את המקומות הכי יפים להקים בהם קיבוצים, הגנים הכי פורחים - - - בקיבוצים. לא שמעת את זה?</w:t>
      </w:r>
    </w:p>
    <w:p w14:paraId="5F9B6458" w14:textId="77777777" w:rsidR="00000000" w:rsidRDefault="007C71EE">
      <w:pPr>
        <w:pStyle w:val="ad"/>
        <w:rPr>
          <w:rtl/>
        </w:rPr>
      </w:pPr>
      <w:r>
        <w:rPr>
          <w:rtl/>
        </w:rPr>
        <w:br/>
      </w:r>
      <w:r>
        <w:rPr>
          <w:rFonts w:hint="cs"/>
          <w:rtl/>
        </w:rPr>
        <w:br/>
      </w:r>
      <w:r>
        <w:rPr>
          <w:rtl/>
        </w:rPr>
        <w:t>היו"ר ראובן ריבלין:</w:t>
      </w:r>
    </w:p>
    <w:p w14:paraId="676568BF" w14:textId="77777777" w:rsidR="00000000" w:rsidRDefault="007C71EE">
      <w:pPr>
        <w:pStyle w:val="a"/>
        <w:rPr>
          <w:rtl/>
        </w:rPr>
      </w:pPr>
    </w:p>
    <w:p w14:paraId="38704CFE" w14:textId="77777777" w:rsidR="00000000" w:rsidRDefault="007C71EE">
      <w:pPr>
        <w:pStyle w:val="a"/>
        <w:rPr>
          <w:rFonts w:hint="cs"/>
          <w:rtl/>
        </w:rPr>
      </w:pPr>
      <w:r>
        <w:rPr>
          <w:rFonts w:hint="cs"/>
          <w:rtl/>
        </w:rPr>
        <w:t>הציונות כולה חבה חוב גדול להתנחלות היהודית בארץ-ישראל - בלהב, בג</w:t>
      </w:r>
      <w:r>
        <w:rPr>
          <w:rFonts w:hint="cs"/>
          <w:rtl/>
        </w:rPr>
        <w:t>ן-שמואל ובכל מקום.</w:t>
      </w:r>
    </w:p>
    <w:p w14:paraId="47466B70" w14:textId="77777777" w:rsidR="00000000" w:rsidRDefault="007C71EE">
      <w:pPr>
        <w:pStyle w:val="ac"/>
        <w:rPr>
          <w:rtl/>
        </w:rPr>
      </w:pPr>
      <w:r>
        <w:rPr>
          <w:rtl/>
        </w:rPr>
        <w:br/>
        <w:t>חיים אורון (מרצ):</w:t>
      </w:r>
    </w:p>
    <w:p w14:paraId="7394863F" w14:textId="77777777" w:rsidR="00000000" w:rsidRDefault="007C71EE">
      <w:pPr>
        <w:pStyle w:val="a"/>
        <w:rPr>
          <w:rtl/>
        </w:rPr>
      </w:pPr>
    </w:p>
    <w:p w14:paraId="23EF0192" w14:textId="77777777" w:rsidR="00000000" w:rsidRDefault="007C71EE">
      <w:pPr>
        <w:pStyle w:val="a"/>
        <w:rPr>
          <w:rFonts w:hint="cs"/>
          <w:rtl/>
        </w:rPr>
      </w:pPr>
      <w:r>
        <w:rPr>
          <w:rFonts w:hint="cs"/>
          <w:rtl/>
        </w:rPr>
        <w:t>שמעתי שהבוקר ברדיו - - -</w:t>
      </w:r>
    </w:p>
    <w:p w14:paraId="231BFA0F" w14:textId="77777777" w:rsidR="00000000" w:rsidRDefault="007C71EE">
      <w:pPr>
        <w:pStyle w:val="ac"/>
        <w:rPr>
          <w:rtl/>
        </w:rPr>
      </w:pPr>
      <w:r>
        <w:rPr>
          <w:rtl/>
        </w:rPr>
        <w:br/>
      </w:r>
      <w:bookmarkStart w:id="1501" w:name="FS000000507T27_05_2003_16_02_49C"/>
      <w:bookmarkEnd w:id="1501"/>
      <w:r>
        <w:rPr>
          <w:rtl/>
        </w:rPr>
        <w:t>רן כהן (מרצ):</w:t>
      </w:r>
    </w:p>
    <w:p w14:paraId="0354D7E3" w14:textId="77777777" w:rsidR="00000000" w:rsidRDefault="007C71EE">
      <w:pPr>
        <w:pStyle w:val="a"/>
        <w:rPr>
          <w:rFonts w:hint="cs"/>
          <w:rtl/>
        </w:rPr>
      </w:pPr>
    </w:p>
    <w:p w14:paraId="68EAC90C" w14:textId="77777777" w:rsidR="00000000" w:rsidRDefault="007C71EE">
      <w:pPr>
        <w:pStyle w:val="a"/>
        <w:rPr>
          <w:rFonts w:hint="cs"/>
          <w:rtl/>
        </w:rPr>
      </w:pPr>
      <w:r>
        <w:rPr>
          <w:rFonts w:hint="cs"/>
          <w:rtl/>
        </w:rPr>
        <w:t>בוא נגיע להסכמה אחת, אדוני היושב-ראש - גן-שמואל זה קיבוץ חוקי - - -</w:t>
      </w:r>
    </w:p>
    <w:p w14:paraId="122FCA4D" w14:textId="77777777" w:rsidR="00000000" w:rsidRDefault="007C71EE">
      <w:pPr>
        <w:pStyle w:val="ad"/>
        <w:rPr>
          <w:rtl/>
        </w:rPr>
      </w:pPr>
      <w:r>
        <w:rPr>
          <w:rtl/>
        </w:rPr>
        <w:br/>
        <w:t>היו"ר ראובן ריבלין:</w:t>
      </w:r>
    </w:p>
    <w:p w14:paraId="4E709688" w14:textId="77777777" w:rsidR="00000000" w:rsidRDefault="007C71EE">
      <w:pPr>
        <w:pStyle w:val="a"/>
        <w:rPr>
          <w:rtl/>
        </w:rPr>
      </w:pPr>
    </w:p>
    <w:p w14:paraId="504BBFD7" w14:textId="77777777" w:rsidR="00000000" w:rsidRDefault="007C71EE">
      <w:pPr>
        <w:pStyle w:val="a"/>
        <w:rPr>
          <w:rFonts w:hint="cs"/>
          <w:rtl/>
        </w:rPr>
      </w:pPr>
      <w:r>
        <w:rPr>
          <w:rFonts w:hint="cs"/>
          <w:rtl/>
        </w:rPr>
        <w:t>קודם כול, גן-שמואל לא תפורק במסגרת המאחזים, זה בטוח.</w:t>
      </w:r>
    </w:p>
    <w:p w14:paraId="050B6C2F" w14:textId="77777777" w:rsidR="00000000" w:rsidRDefault="007C71EE">
      <w:pPr>
        <w:pStyle w:val="ac"/>
        <w:rPr>
          <w:rtl/>
        </w:rPr>
      </w:pPr>
      <w:r>
        <w:rPr>
          <w:rtl/>
        </w:rPr>
        <w:br/>
        <w:t>רן כהן (מרצ):</w:t>
      </w:r>
    </w:p>
    <w:p w14:paraId="2241E8B8" w14:textId="77777777" w:rsidR="00000000" w:rsidRDefault="007C71EE">
      <w:pPr>
        <w:pStyle w:val="a"/>
        <w:rPr>
          <w:rtl/>
        </w:rPr>
      </w:pPr>
    </w:p>
    <w:p w14:paraId="5589A3AC" w14:textId="77777777" w:rsidR="00000000" w:rsidRDefault="007C71EE">
      <w:pPr>
        <w:pStyle w:val="a"/>
        <w:rPr>
          <w:rFonts w:hint="cs"/>
          <w:rtl/>
        </w:rPr>
      </w:pPr>
      <w:r>
        <w:rPr>
          <w:rFonts w:hint="cs"/>
          <w:rtl/>
        </w:rPr>
        <w:t xml:space="preserve">לא תפורק בעד שום </w:t>
      </w:r>
      <w:r>
        <w:rPr>
          <w:rFonts w:hint="cs"/>
          <w:rtl/>
        </w:rPr>
        <w:t xml:space="preserve">הון בעולם. </w:t>
      </w:r>
    </w:p>
    <w:p w14:paraId="1C58EC9B" w14:textId="77777777" w:rsidR="00000000" w:rsidRDefault="007C71EE">
      <w:pPr>
        <w:pStyle w:val="ad"/>
        <w:rPr>
          <w:rtl/>
        </w:rPr>
      </w:pPr>
      <w:r>
        <w:rPr>
          <w:rtl/>
        </w:rPr>
        <w:br/>
        <w:t>היו"ר ראובן ריבלין:</w:t>
      </w:r>
    </w:p>
    <w:p w14:paraId="1A79B819" w14:textId="77777777" w:rsidR="00000000" w:rsidRDefault="007C71EE">
      <w:pPr>
        <w:pStyle w:val="a"/>
        <w:rPr>
          <w:rtl/>
        </w:rPr>
      </w:pPr>
    </w:p>
    <w:p w14:paraId="4A985CFD" w14:textId="77777777" w:rsidR="00000000" w:rsidRDefault="007C71EE">
      <w:pPr>
        <w:pStyle w:val="a"/>
        <w:rPr>
          <w:rFonts w:hint="cs"/>
          <w:rtl/>
        </w:rPr>
      </w:pPr>
      <w:r>
        <w:rPr>
          <w:rFonts w:hint="cs"/>
          <w:rtl/>
        </w:rPr>
        <w:t>היא קיבלה רשיונות והיתרי בנייה, והיא היתה במקום מאוד בעייתי בראשית ההתיישבות.</w:t>
      </w:r>
    </w:p>
    <w:p w14:paraId="523441CE" w14:textId="77777777" w:rsidR="00000000" w:rsidRDefault="007C71EE">
      <w:pPr>
        <w:pStyle w:val="ac"/>
        <w:rPr>
          <w:rtl/>
        </w:rPr>
      </w:pPr>
      <w:r>
        <w:rPr>
          <w:rtl/>
        </w:rPr>
        <w:br/>
        <w:t>רן כהן (מרצ):</w:t>
      </w:r>
    </w:p>
    <w:p w14:paraId="39CD6B41" w14:textId="77777777" w:rsidR="00000000" w:rsidRDefault="007C71EE">
      <w:pPr>
        <w:pStyle w:val="a"/>
        <w:rPr>
          <w:rtl/>
        </w:rPr>
      </w:pPr>
    </w:p>
    <w:p w14:paraId="18987A47" w14:textId="77777777" w:rsidR="00000000" w:rsidRDefault="007C71EE">
      <w:pPr>
        <w:pStyle w:val="a"/>
        <w:rPr>
          <w:rFonts w:hint="cs"/>
          <w:rtl/>
        </w:rPr>
      </w:pPr>
      <w:r>
        <w:rPr>
          <w:rFonts w:hint="cs"/>
          <w:rtl/>
        </w:rPr>
        <w:t>לא. מקום טוב.</w:t>
      </w:r>
    </w:p>
    <w:p w14:paraId="2C97AB38" w14:textId="77777777" w:rsidR="00000000" w:rsidRDefault="007C71EE">
      <w:pPr>
        <w:pStyle w:val="ad"/>
        <w:rPr>
          <w:rtl/>
        </w:rPr>
      </w:pPr>
      <w:r>
        <w:rPr>
          <w:rtl/>
        </w:rPr>
        <w:br/>
        <w:t>היו"ר ראובן ריבלין:</w:t>
      </w:r>
    </w:p>
    <w:p w14:paraId="51904A60" w14:textId="77777777" w:rsidR="00000000" w:rsidRDefault="007C71EE">
      <w:pPr>
        <w:pStyle w:val="a"/>
        <w:rPr>
          <w:rtl/>
        </w:rPr>
      </w:pPr>
    </w:p>
    <w:p w14:paraId="27822635" w14:textId="77777777" w:rsidR="00000000" w:rsidRDefault="007C71EE">
      <w:pPr>
        <w:pStyle w:val="a"/>
        <w:rPr>
          <w:rFonts w:hint="cs"/>
          <w:rtl/>
        </w:rPr>
      </w:pPr>
      <w:r>
        <w:rPr>
          <w:rFonts w:hint="cs"/>
          <w:rtl/>
        </w:rPr>
        <w:t xml:space="preserve">בבקשה, אדוני. </w:t>
      </w:r>
    </w:p>
    <w:p w14:paraId="47009738" w14:textId="77777777" w:rsidR="00000000" w:rsidRDefault="007C71EE">
      <w:pPr>
        <w:pStyle w:val="Speaker"/>
        <w:rPr>
          <w:rtl/>
        </w:rPr>
      </w:pPr>
      <w:r>
        <w:rPr>
          <w:rtl/>
        </w:rPr>
        <w:br/>
      </w:r>
      <w:bookmarkStart w:id="1502" w:name="FS000000558T27_05_2003_16_04_32"/>
      <w:bookmarkEnd w:id="1502"/>
      <w:r>
        <w:rPr>
          <w:rtl/>
        </w:rPr>
        <w:t>עזמי בשארה (בל"ד):</w:t>
      </w:r>
    </w:p>
    <w:p w14:paraId="7CB6229F" w14:textId="77777777" w:rsidR="00000000" w:rsidRDefault="007C71EE">
      <w:pPr>
        <w:pStyle w:val="a"/>
        <w:rPr>
          <w:rtl/>
        </w:rPr>
      </w:pPr>
    </w:p>
    <w:p w14:paraId="725B2173" w14:textId="77777777" w:rsidR="00000000" w:rsidRDefault="007C71EE">
      <w:pPr>
        <w:pStyle w:val="a"/>
        <w:rPr>
          <w:rFonts w:hint="cs"/>
          <w:rtl/>
        </w:rPr>
      </w:pPr>
      <w:r>
        <w:rPr>
          <w:rFonts w:hint="cs"/>
          <w:rtl/>
        </w:rPr>
        <w:t xml:space="preserve">אדוני היושב-ראש, ההבדל בין התנחלות לבין התיישבות הוא לא </w:t>
      </w:r>
      <w:r>
        <w:rPr>
          <w:rFonts w:hint="cs"/>
          <w:rtl/>
        </w:rPr>
        <w:t>הבדל היסטורי, הוא הבדל פוליטי שכולנו עשינו בשביל שתתאפשר פשרה היסטורית בין העם הפלסטיני לעם בישראל.</w:t>
      </w:r>
    </w:p>
    <w:p w14:paraId="2D1F2400" w14:textId="77777777" w:rsidR="00000000" w:rsidRDefault="007C71EE">
      <w:pPr>
        <w:pStyle w:val="ad"/>
        <w:rPr>
          <w:rtl/>
        </w:rPr>
      </w:pPr>
      <w:r>
        <w:rPr>
          <w:rtl/>
        </w:rPr>
        <w:br/>
        <w:t>היו"ר ראובן ריבלין:</w:t>
      </w:r>
    </w:p>
    <w:p w14:paraId="1EB4EB25" w14:textId="77777777" w:rsidR="00000000" w:rsidRDefault="007C71EE">
      <w:pPr>
        <w:pStyle w:val="a"/>
        <w:rPr>
          <w:rtl/>
        </w:rPr>
      </w:pPr>
    </w:p>
    <w:p w14:paraId="1DADA76F" w14:textId="77777777" w:rsidR="00000000" w:rsidRDefault="007C71EE">
      <w:pPr>
        <w:pStyle w:val="a"/>
        <w:rPr>
          <w:rFonts w:hint="cs"/>
          <w:rtl/>
        </w:rPr>
      </w:pPr>
      <w:r>
        <w:rPr>
          <w:rFonts w:hint="cs"/>
          <w:rtl/>
        </w:rPr>
        <w:t>אפשר תמיד להתפשר.</w:t>
      </w:r>
    </w:p>
    <w:p w14:paraId="29FD219F" w14:textId="77777777" w:rsidR="00000000" w:rsidRDefault="007C71EE">
      <w:pPr>
        <w:pStyle w:val="SpeakerCon"/>
        <w:rPr>
          <w:rtl/>
        </w:rPr>
      </w:pPr>
      <w:r>
        <w:rPr>
          <w:rtl/>
        </w:rPr>
        <w:br/>
      </w:r>
      <w:bookmarkStart w:id="1503" w:name="FS000000558T27_05_2003_16_06_25C"/>
      <w:bookmarkEnd w:id="1503"/>
      <w:r>
        <w:rPr>
          <w:rtl/>
        </w:rPr>
        <w:t>עזמי בשארה (בל"ד):</w:t>
      </w:r>
    </w:p>
    <w:p w14:paraId="6EFF917F" w14:textId="77777777" w:rsidR="00000000" w:rsidRDefault="007C71EE">
      <w:pPr>
        <w:pStyle w:val="a"/>
        <w:rPr>
          <w:rtl/>
        </w:rPr>
      </w:pPr>
    </w:p>
    <w:p w14:paraId="5D7DB2F1" w14:textId="77777777" w:rsidR="00000000" w:rsidRDefault="007C71EE">
      <w:pPr>
        <w:pStyle w:val="a"/>
        <w:rPr>
          <w:rFonts w:hint="cs"/>
          <w:rtl/>
        </w:rPr>
      </w:pPr>
      <w:r>
        <w:rPr>
          <w:rFonts w:hint="cs"/>
          <w:rtl/>
        </w:rPr>
        <w:t>וזה רציני. הנטייה הזאת, זה רציני. אתה צריך לסרטט את הגבול באיזשהו מקום.</w:t>
      </w:r>
    </w:p>
    <w:p w14:paraId="3A46A07E" w14:textId="77777777" w:rsidR="00000000" w:rsidRDefault="007C71EE">
      <w:pPr>
        <w:pStyle w:val="ad"/>
        <w:rPr>
          <w:rtl/>
        </w:rPr>
      </w:pPr>
      <w:r>
        <w:rPr>
          <w:rtl/>
        </w:rPr>
        <w:br/>
        <w:t>היו"ר ראובן ריבלין:</w:t>
      </w:r>
    </w:p>
    <w:p w14:paraId="4287CC8D" w14:textId="77777777" w:rsidR="00000000" w:rsidRDefault="007C71EE">
      <w:pPr>
        <w:pStyle w:val="a"/>
        <w:rPr>
          <w:rtl/>
        </w:rPr>
      </w:pPr>
    </w:p>
    <w:p w14:paraId="6EBF21B3" w14:textId="77777777" w:rsidR="00000000" w:rsidRDefault="007C71EE">
      <w:pPr>
        <w:pStyle w:val="a"/>
        <w:rPr>
          <w:rFonts w:hint="cs"/>
          <w:rtl/>
        </w:rPr>
      </w:pPr>
      <w:r>
        <w:rPr>
          <w:rFonts w:hint="cs"/>
          <w:rtl/>
        </w:rPr>
        <w:t>ב</w:t>
      </w:r>
      <w:r>
        <w:rPr>
          <w:rFonts w:hint="cs"/>
          <w:rtl/>
        </w:rPr>
        <w:t>=1947, לצערי, לא התפשרנו, ב=1948, ועכשיו אפשר להתפשר.</w:t>
      </w:r>
    </w:p>
    <w:p w14:paraId="357CC01F" w14:textId="77777777" w:rsidR="00000000" w:rsidRDefault="007C71EE">
      <w:pPr>
        <w:pStyle w:val="SpeakerCon"/>
        <w:rPr>
          <w:rtl/>
        </w:rPr>
      </w:pPr>
      <w:r>
        <w:rPr>
          <w:rtl/>
        </w:rPr>
        <w:br/>
      </w:r>
      <w:bookmarkStart w:id="1504" w:name="FS000000558T27_05_2003_16_07_01C"/>
      <w:bookmarkEnd w:id="1504"/>
      <w:r>
        <w:rPr>
          <w:rtl/>
        </w:rPr>
        <w:t>עזמי בשארה (בל"ד):</w:t>
      </w:r>
    </w:p>
    <w:p w14:paraId="0DE334EA" w14:textId="77777777" w:rsidR="00000000" w:rsidRDefault="007C71EE">
      <w:pPr>
        <w:pStyle w:val="a"/>
        <w:rPr>
          <w:rFonts w:hint="cs"/>
          <w:rtl/>
        </w:rPr>
      </w:pPr>
    </w:p>
    <w:p w14:paraId="6071ABB4" w14:textId="77777777" w:rsidR="00000000" w:rsidRDefault="007C71EE">
      <w:pPr>
        <w:pStyle w:val="a"/>
        <w:rPr>
          <w:rFonts w:hint="cs"/>
          <w:rtl/>
        </w:rPr>
      </w:pPr>
      <w:r>
        <w:rPr>
          <w:rFonts w:hint="cs"/>
          <w:rtl/>
        </w:rPr>
        <w:t>כן. אדוני, אף שהמחלוקת ההיסטורית לגבי השאלה איך נוצרו אלה ואיך נוצרו אלה נותרה בעינה, ואולי אני אסכים אתך לגבי העובדה ההיסטורית, כלומר, האם אלה נוצרו ככיבוש - -</w:t>
      </w:r>
    </w:p>
    <w:p w14:paraId="03D50929" w14:textId="77777777" w:rsidR="00000000" w:rsidRDefault="007C71EE">
      <w:pPr>
        <w:pStyle w:val="ad"/>
        <w:rPr>
          <w:rtl/>
        </w:rPr>
      </w:pPr>
      <w:r>
        <w:rPr>
          <w:rtl/>
        </w:rPr>
        <w:br/>
        <w:t>היו"ר ראובן ריבלין:</w:t>
      </w:r>
    </w:p>
    <w:p w14:paraId="1ECD2B89" w14:textId="77777777" w:rsidR="00000000" w:rsidRDefault="007C71EE">
      <w:pPr>
        <w:pStyle w:val="a"/>
        <w:rPr>
          <w:rtl/>
        </w:rPr>
      </w:pPr>
    </w:p>
    <w:p w14:paraId="400BDEBE" w14:textId="77777777" w:rsidR="00000000" w:rsidRDefault="007C71EE">
      <w:pPr>
        <w:pStyle w:val="a"/>
        <w:rPr>
          <w:rFonts w:hint="cs"/>
          <w:rtl/>
        </w:rPr>
      </w:pPr>
      <w:r>
        <w:rPr>
          <w:rFonts w:hint="cs"/>
          <w:rtl/>
        </w:rPr>
        <w:t>הציונות היתה מדיניות מתנחלת.</w:t>
      </w:r>
    </w:p>
    <w:p w14:paraId="226CECCD" w14:textId="77777777" w:rsidR="00000000" w:rsidRDefault="007C71EE">
      <w:pPr>
        <w:pStyle w:val="SpeakerCon"/>
        <w:rPr>
          <w:rtl/>
        </w:rPr>
      </w:pPr>
      <w:r>
        <w:rPr>
          <w:rtl/>
        </w:rPr>
        <w:br/>
      </w:r>
      <w:bookmarkStart w:id="1505" w:name="FS000000558T27_05_2003_16_08_28C"/>
      <w:bookmarkEnd w:id="1505"/>
      <w:r>
        <w:rPr>
          <w:rtl/>
        </w:rPr>
        <w:t>עזמי בשארה (בל"ד):</w:t>
      </w:r>
    </w:p>
    <w:p w14:paraId="47C53CC7" w14:textId="77777777" w:rsidR="00000000" w:rsidRDefault="007C71EE">
      <w:pPr>
        <w:pStyle w:val="a"/>
        <w:rPr>
          <w:rtl/>
        </w:rPr>
      </w:pPr>
    </w:p>
    <w:p w14:paraId="74B982FE" w14:textId="77777777" w:rsidR="00000000" w:rsidRDefault="007C71EE">
      <w:pPr>
        <w:pStyle w:val="a"/>
        <w:rPr>
          <w:rFonts w:hint="cs"/>
          <w:rtl/>
        </w:rPr>
      </w:pPr>
      <w:r>
        <w:rPr>
          <w:rFonts w:hint="cs"/>
          <w:rtl/>
        </w:rPr>
        <w:t>- - ואיפה מסרטטים את גבול הכיבוש, אבל אנחנו כמובן מקבלים החלטה של עמים שרוצים לחיות ביחד, ולכן מסרטטים גבולות.</w:t>
      </w:r>
    </w:p>
    <w:p w14:paraId="0BE34F46" w14:textId="77777777" w:rsidR="00000000" w:rsidRDefault="007C71EE">
      <w:pPr>
        <w:pStyle w:val="a"/>
        <w:rPr>
          <w:rFonts w:hint="cs"/>
          <w:rtl/>
        </w:rPr>
      </w:pPr>
    </w:p>
    <w:p w14:paraId="2A64F3CB" w14:textId="77777777" w:rsidR="00000000" w:rsidRDefault="007C71EE">
      <w:pPr>
        <w:pStyle w:val="a"/>
        <w:rPr>
          <w:rFonts w:hint="cs"/>
          <w:rtl/>
        </w:rPr>
      </w:pPr>
      <w:r>
        <w:rPr>
          <w:rFonts w:hint="cs"/>
          <w:rtl/>
        </w:rPr>
        <w:t>אדוני היושב-ראש, כשחזרתי על החומר של השבוע שעבר בעיתונות, שמתי לב לציטטה מנתניהו - משר האוצר</w:t>
      </w:r>
      <w:r>
        <w:rPr>
          <w:rFonts w:hint="cs"/>
          <w:rtl/>
        </w:rPr>
        <w:t>, אדון נתניהו - שבה הוא אומר: "הבעיה העיקרית של המשק הינה חוסר האיזון בין הסקטור הציבורי לסקטור היצרני". שים לב, אדוני, לזיווגים סקטור ציבורי - סקטור יצרני, על זה נגיד כמה דברים.</w:t>
      </w:r>
    </w:p>
    <w:p w14:paraId="7DE97188" w14:textId="77777777" w:rsidR="00000000" w:rsidRDefault="007C71EE">
      <w:pPr>
        <w:pStyle w:val="a"/>
        <w:rPr>
          <w:rFonts w:hint="cs"/>
          <w:rtl/>
        </w:rPr>
      </w:pPr>
    </w:p>
    <w:p w14:paraId="7FB576D9" w14:textId="77777777" w:rsidR="00000000" w:rsidRDefault="007C71EE">
      <w:pPr>
        <w:pStyle w:val="a"/>
        <w:rPr>
          <w:rFonts w:hint="cs"/>
          <w:rtl/>
        </w:rPr>
      </w:pPr>
      <w:r>
        <w:rPr>
          <w:rFonts w:hint="cs"/>
          <w:rtl/>
        </w:rPr>
        <w:t>הוא הסביר כי היום הסקטור הציבורי מהווה 55% מהתוצר, לעומת 45% של הסקטור העסקי</w:t>
      </w:r>
      <w:r>
        <w:rPr>
          <w:rFonts w:hint="cs"/>
          <w:rtl/>
        </w:rPr>
        <w:t>. עכשיו זה נקרא עסקי ולא יצרני. "דמיינו אדם השוקל 45 קילוגרם סוחב על גבו אדם השוקל 55 קילוגרם, וכל שנה זה שלמעלה מוסיף עוד קילוגרם. הוא פשוט לא יכול עוד: קודם הוא מאט, אחר כך נעצר ובסוף קורס." לדבריו, זהו מצב שלא קיים בשום כלכלה מתקדמת. "הכלכלה לא עומדת בכ</w:t>
      </w:r>
      <w:r>
        <w:rPr>
          <w:rFonts w:hint="cs"/>
          <w:rtl/>
        </w:rPr>
        <w:t>ך ומגישה לנו את החשבון", סיכם נתניהו. אדוני היושב-ראש, זה אוסף של הטעיות, גם שימוש בקודים וגם שימוש במטאפורות שמטרתם להטעות את הציבור. אגב, ככה גם לא בונים תוכניות כלכליות.</w:t>
      </w:r>
    </w:p>
    <w:p w14:paraId="6F9D5A31" w14:textId="77777777" w:rsidR="00000000" w:rsidRDefault="007C71EE">
      <w:pPr>
        <w:pStyle w:val="a"/>
        <w:rPr>
          <w:rFonts w:hint="cs"/>
          <w:rtl/>
        </w:rPr>
      </w:pPr>
    </w:p>
    <w:p w14:paraId="0299F148" w14:textId="77777777" w:rsidR="00000000" w:rsidRDefault="007C71EE">
      <w:pPr>
        <w:pStyle w:val="a"/>
        <w:rPr>
          <w:rFonts w:hint="cs"/>
          <w:rtl/>
        </w:rPr>
      </w:pPr>
      <w:r>
        <w:rPr>
          <w:rFonts w:hint="cs"/>
          <w:rtl/>
        </w:rPr>
        <w:t>הגברת תאצ'ר - כשבאה לשלטון והחזיקה בו 11 שנה, עם אותן תפיסות, כמעט אותן תפיסות - ד</w:t>
      </w:r>
      <w:r>
        <w:rPr>
          <w:rFonts w:hint="cs"/>
          <w:rtl/>
        </w:rPr>
        <w:t xml:space="preserve">יברה בצורה יותר בהירה. היא גם נכנסה לעימות עם האיגודים המקצועיים עד הסוף - שבירת עצמות - ולא חיבקה אותם בישיבות. שנתניהו יגיד את תפיסתו האידיאולוגית, בלי הצורך בזיווגים האלה. </w:t>
      </w:r>
    </w:p>
    <w:p w14:paraId="66CA04C9" w14:textId="77777777" w:rsidR="00000000" w:rsidRDefault="007C71EE">
      <w:pPr>
        <w:pStyle w:val="a"/>
        <w:rPr>
          <w:rFonts w:hint="cs"/>
          <w:rtl/>
        </w:rPr>
      </w:pPr>
    </w:p>
    <w:p w14:paraId="6F26849C" w14:textId="77777777" w:rsidR="00000000" w:rsidRDefault="007C71EE">
      <w:pPr>
        <w:pStyle w:val="a"/>
        <w:rPr>
          <w:rFonts w:hint="cs"/>
          <w:rtl/>
        </w:rPr>
      </w:pPr>
      <w:r>
        <w:rPr>
          <w:rFonts w:hint="cs"/>
          <w:rtl/>
        </w:rPr>
        <w:t>כשאתה אומר סקטור ציבורי מול יצרני, אתה יוצר רושם בציבור כאילו הסקטור הציבורי הו</w:t>
      </w:r>
      <w:r>
        <w:rPr>
          <w:rFonts w:hint="cs"/>
          <w:rtl/>
        </w:rPr>
        <w:t xml:space="preserve">א לא יצרני. למה? איפה התעשייה האווירית וחברת החשמל? אלה סקטורים של שירותים? רוב הסקטור הציבורי נוצר היסטורית במדינת ישראל כסקטור יצרני, אגב, ולא סקטור של שירותים. פעם, רק הפרטי היה שירותים והיצרני היה הציבורי. </w:t>
      </w:r>
    </w:p>
    <w:p w14:paraId="33BA539A" w14:textId="77777777" w:rsidR="00000000" w:rsidRDefault="007C71EE">
      <w:pPr>
        <w:pStyle w:val="ad"/>
        <w:rPr>
          <w:rtl/>
        </w:rPr>
      </w:pPr>
      <w:r>
        <w:rPr>
          <w:rtl/>
        </w:rPr>
        <w:br/>
        <w:t>היו"ר ראובן ריבלין:</w:t>
      </w:r>
    </w:p>
    <w:p w14:paraId="0E260966" w14:textId="77777777" w:rsidR="00000000" w:rsidRDefault="007C71EE">
      <w:pPr>
        <w:pStyle w:val="a"/>
        <w:rPr>
          <w:rtl/>
        </w:rPr>
      </w:pPr>
    </w:p>
    <w:p w14:paraId="64434859" w14:textId="77777777" w:rsidR="00000000" w:rsidRDefault="007C71EE">
      <w:pPr>
        <w:pStyle w:val="a"/>
        <w:rPr>
          <w:rFonts w:hint="cs"/>
          <w:rtl/>
        </w:rPr>
      </w:pPr>
      <w:r>
        <w:rPr>
          <w:rFonts w:hint="cs"/>
          <w:rtl/>
        </w:rPr>
        <w:t xml:space="preserve">אבל יש סקטורים שיש בהם </w:t>
      </w:r>
      <w:r>
        <w:rPr>
          <w:rFonts w:hint="cs"/>
          <w:rtl/>
        </w:rPr>
        <w:t>שני - - -</w:t>
      </w:r>
    </w:p>
    <w:p w14:paraId="043B6450" w14:textId="77777777" w:rsidR="00000000" w:rsidRDefault="007C71EE">
      <w:pPr>
        <w:pStyle w:val="SpeakerCon"/>
        <w:rPr>
          <w:rtl/>
        </w:rPr>
      </w:pPr>
      <w:r>
        <w:rPr>
          <w:rtl/>
        </w:rPr>
        <w:br/>
      </w:r>
      <w:bookmarkStart w:id="1506" w:name="FS000000558T27_05_2003_16_16_41C"/>
      <w:bookmarkEnd w:id="1506"/>
      <w:r>
        <w:rPr>
          <w:rtl/>
        </w:rPr>
        <w:t>עזמי בשארה (בל"ד):</w:t>
      </w:r>
    </w:p>
    <w:p w14:paraId="75840CB4" w14:textId="77777777" w:rsidR="00000000" w:rsidRDefault="007C71EE">
      <w:pPr>
        <w:pStyle w:val="a"/>
        <w:rPr>
          <w:rtl/>
        </w:rPr>
      </w:pPr>
    </w:p>
    <w:p w14:paraId="65E845B5" w14:textId="77777777" w:rsidR="00000000" w:rsidRDefault="007C71EE">
      <w:pPr>
        <w:pStyle w:val="a"/>
        <w:rPr>
          <w:rFonts w:hint="cs"/>
          <w:rtl/>
        </w:rPr>
      </w:pPr>
      <w:r>
        <w:rPr>
          <w:rFonts w:hint="cs"/>
          <w:rtl/>
        </w:rPr>
        <w:t>ודאי, אבל גם השאלה השנייה - בשביל להשלים לך, אדוני, את התמונה - אין סקטורים פרטיים שהם לא יצרניים? מה, הבנקים הם יצרניים? הבורסה היא יצרנית? - -</w:t>
      </w:r>
    </w:p>
    <w:p w14:paraId="1AC71563" w14:textId="77777777" w:rsidR="00000000" w:rsidRDefault="007C71EE">
      <w:pPr>
        <w:pStyle w:val="ad"/>
        <w:rPr>
          <w:rtl/>
        </w:rPr>
      </w:pPr>
      <w:r>
        <w:rPr>
          <w:rtl/>
        </w:rPr>
        <w:br/>
        <w:t>היו"ר ראובן ריבלין:</w:t>
      </w:r>
    </w:p>
    <w:p w14:paraId="628C2844" w14:textId="77777777" w:rsidR="00000000" w:rsidRDefault="007C71EE">
      <w:pPr>
        <w:pStyle w:val="a"/>
        <w:rPr>
          <w:rtl/>
        </w:rPr>
      </w:pPr>
    </w:p>
    <w:p w14:paraId="35F1A679" w14:textId="77777777" w:rsidR="00000000" w:rsidRDefault="007C71EE">
      <w:pPr>
        <w:pStyle w:val="a"/>
        <w:rPr>
          <w:rFonts w:hint="cs"/>
          <w:rtl/>
        </w:rPr>
      </w:pPr>
      <w:r>
        <w:rPr>
          <w:rFonts w:hint="cs"/>
          <w:rtl/>
        </w:rPr>
        <w:t>צודק.</w:t>
      </w:r>
    </w:p>
    <w:p w14:paraId="128C4DC5" w14:textId="77777777" w:rsidR="00000000" w:rsidRDefault="007C71EE">
      <w:pPr>
        <w:pStyle w:val="SpeakerCon"/>
        <w:rPr>
          <w:rtl/>
        </w:rPr>
      </w:pPr>
      <w:r>
        <w:rPr>
          <w:rtl/>
        </w:rPr>
        <w:br/>
      </w:r>
      <w:bookmarkStart w:id="1507" w:name="FS000000558T27_05_2003_16_17_32C"/>
      <w:bookmarkEnd w:id="1507"/>
      <w:r>
        <w:rPr>
          <w:rtl/>
        </w:rPr>
        <w:t>עזמי בשארה (בל"ד):</w:t>
      </w:r>
    </w:p>
    <w:p w14:paraId="2B9041EE" w14:textId="77777777" w:rsidR="00000000" w:rsidRDefault="007C71EE">
      <w:pPr>
        <w:pStyle w:val="a"/>
        <w:rPr>
          <w:rtl/>
        </w:rPr>
      </w:pPr>
    </w:p>
    <w:p w14:paraId="583E0640" w14:textId="77777777" w:rsidR="00000000" w:rsidRDefault="007C71EE">
      <w:pPr>
        <w:pStyle w:val="a"/>
        <w:rPr>
          <w:rFonts w:hint="cs"/>
          <w:rtl/>
        </w:rPr>
      </w:pPr>
      <w:r>
        <w:rPr>
          <w:rFonts w:hint="cs"/>
          <w:rtl/>
        </w:rPr>
        <w:t>- - והם לא חיים? מי סוחב את מי?</w:t>
      </w:r>
      <w:r>
        <w:rPr>
          <w:rFonts w:hint="cs"/>
          <w:rtl/>
        </w:rPr>
        <w:t xml:space="preserve"> הציבור לא סוחב על גבו את הבנקים והבורסה? מי? מאיפה הקילוגרמים? כל פעם שהבנק מוסיף קילוגרם, הציבור לא סוחב את הקילוגרמים האלה שמוסיפים הבנקים? מה זה המטאפורה הזאת?</w:t>
      </w:r>
    </w:p>
    <w:p w14:paraId="5E82A754" w14:textId="77777777" w:rsidR="00000000" w:rsidRDefault="007C71EE">
      <w:pPr>
        <w:pStyle w:val="a"/>
        <w:rPr>
          <w:rFonts w:hint="cs"/>
          <w:rtl/>
        </w:rPr>
      </w:pPr>
    </w:p>
    <w:p w14:paraId="555A38CD" w14:textId="77777777" w:rsidR="00000000" w:rsidRDefault="007C71EE">
      <w:pPr>
        <w:pStyle w:val="a"/>
        <w:rPr>
          <w:rFonts w:hint="cs"/>
          <w:rtl/>
        </w:rPr>
      </w:pPr>
      <w:r>
        <w:rPr>
          <w:rFonts w:hint="cs"/>
          <w:rtl/>
        </w:rPr>
        <w:t>הצורה הזאת, האילוסטרטיבית, לנסות ככה בדרך של הוליווד, להדגים לציבור דברים - שגם תואמת את תפ</w:t>
      </w:r>
      <w:r>
        <w:rPr>
          <w:rFonts w:hint="cs"/>
          <w:rtl/>
        </w:rPr>
        <w:t xml:space="preserve">יסתו של מה שקרוי פתאום בבית הזה המעמד הבינוני: יש לנו 15 חברי כנסת שיש להם מונופול על המעמד הבינוני. לא רק על הנאורות והחילוניות ועל האמת. יש להם עכשיו גם מונופול על המעמד הבינוני. </w:t>
      </w:r>
    </w:p>
    <w:p w14:paraId="0141F0E9" w14:textId="77777777" w:rsidR="00000000" w:rsidRDefault="007C71EE">
      <w:pPr>
        <w:pStyle w:val="a"/>
        <w:rPr>
          <w:rFonts w:hint="cs"/>
          <w:rtl/>
        </w:rPr>
      </w:pPr>
    </w:p>
    <w:p w14:paraId="59C3C55A" w14:textId="77777777" w:rsidR="00000000" w:rsidRDefault="007C71EE">
      <w:pPr>
        <w:pStyle w:val="a"/>
        <w:rPr>
          <w:rFonts w:hint="cs"/>
          <w:rtl/>
        </w:rPr>
      </w:pPr>
      <w:r>
        <w:rPr>
          <w:rFonts w:hint="cs"/>
          <w:rtl/>
        </w:rPr>
        <w:t>יושבים כאן כנציגי המעמד הבינוני - כאילו המעמד הבינוני חי בספינה לחוד, ושא</w:t>
      </w:r>
      <w:r>
        <w:rPr>
          <w:rFonts w:hint="cs"/>
          <w:rtl/>
        </w:rPr>
        <w:t>ר החברה הישראלית בספינה לחוד. כאילו המעמד הבינוני לא מפיק תועלת מהאינטראקציה עם שאר המעמדות בחברה. הוא מעוניין לשמור על הכסף שלו ולבזבז אותו בשוויצריה, ולא לשלם מסים. אם לא ישלמו מסים - לא יהיה חינוך ולא יהיה בריאות ולא יהיה עם מי שהמעמד הבינוני יעבוד.</w:t>
      </w:r>
    </w:p>
    <w:p w14:paraId="4676FC11" w14:textId="77777777" w:rsidR="00000000" w:rsidRDefault="007C71EE">
      <w:pPr>
        <w:pStyle w:val="a"/>
        <w:rPr>
          <w:rFonts w:hint="cs"/>
          <w:rtl/>
        </w:rPr>
      </w:pPr>
    </w:p>
    <w:p w14:paraId="5DB0EC78" w14:textId="77777777" w:rsidR="00000000" w:rsidRDefault="007C71EE">
      <w:pPr>
        <w:pStyle w:val="a"/>
        <w:rPr>
          <w:rFonts w:hint="cs"/>
          <w:rtl/>
        </w:rPr>
      </w:pPr>
      <w:r>
        <w:rPr>
          <w:rFonts w:hint="cs"/>
          <w:rtl/>
        </w:rPr>
        <w:t>אג</w:t>
      </w:r>
      <w:r>
        <w:rPr>
          <w:rFonts w:hint="cs"/>
          <w:rtl/>
        </w:rPr>
        <w:t>ב, המעמד הבינוני גם חי עם שאר המעמדות. הוא משלם מסים בשביל שיהיה חינוך. הוא רוצה לחיות בחברה שאין בה חינוך, שאין בה אנשים שיכולים לעבוד בטכנולוגיה וכל הדברים הטובים שעליהם מדבר המעמד הבינוני החדש?</w:t>
      </w:r>
    </w:p>
    <w:p w14:paraId="676C9EB1" w14:textId="77777777" w:rsidR="00000000" w:rsidRDefault="007C71EE">
      <w:pPr>
        <w:pStyle w:val="a"/>
        <w:rPr>
          <w:rFonts w:hint="cs"/>
          <w:rtl/>
        </w:rPr>
      </w:pPr>
    </w:p>
    <w:p w14:paraId="4D10EA1B" w14:textId="77777777" w:rsidR="00000000" w:rsidRDefault="007C71EE">
      <w:pPr>
        <w:pStyle w:val="a"/>
        <w:rPr>
          <w:rFonts w:hint="cs"/>
          <w:rtl/>
        </w:rPr>
      </w:pPr>
      <w:r>
        <w:rPr>
          <w:rFonts w:hint="cs"/>
          <w:rtl/>
        </w:rPr>
        <w:t xml:space="preserve">אדוני, אנחנו מלאים מיתוסים ומלאים שטויות, ויש הרבה צדקנות </w:t>
      </w:r>
      <w:r>
        <w:rPr>
          <w:rFonts w:hint="cs"/>
          <w:rtl/>
        </w:rPr>
        <w:t xml:space="preserve">עצמית בדברי המעמד הבינוני, שגילה את עצמו פתאום פה בבית הזה, והוא מדבר כאילו הם העובדים היחידים ולכל שאר החברה נותנים. </w:t>
      </w:r>
    </w:p>
    <w:p w14:paraId="1CF1E6AD" w14:textId="77777777" w:rsidR="00000000" w:rsidRDefault="007C71EE">
      <w:pPr>
        <w:pStyle w:val="a"/>
        <w:rPr>
          <w:rFonts w:hint="cs"/>
          <w:rtl/>
        </w:rPr>
      </w:pPr>
    </w:p>
    <w:p w14:paraId="072B3EA9" w14:textId="77777777" w:rsidR="00000000" w:rsidRDefault="007C71EE">
      <w:pPr>
        <w:pStyle w:val="a"/>
        <w:rPr>
          <w:rFonts w:hint="cs"/>
          <w:rtl/>
        </w:rPr>
      </w:pPr>
      <w:r>
        <w:rPr>
          <w:rFonts w:hint="cs"/>
          <w:rtl/>
        </w:rPr>
        <w:t>אלה שלא מגיעים לשכר המינימום, אדוני, בדרך כלל הם אנשים שעובדים במגזר יצרני, אבל הם לא מעמד בינוני. בדרך כלל הם עובדים במגזר יצרני - כל ה</w:t>
      </w:r>
      <w:r>
        <w:rPr>
          <w:rFonts w:hint="cs"/>
          <w:rtl/>
        </w:rPr>
        <w:t>פועלים והעובדים שלא מגיעים לשכר מינימום ולא מגיעים לכדי תשלום מס.</w:t>
      </w:r>
    </w:p>
    <w:p w14:paraId="210F9BA2" w14:textId="77777777" w:rsidR="00000000" w:rsidRDefault="007C71EE">
      <w:pPr>
        <w:pStyle w:val="a"/>
        <w:rPr>
          <w:rFonts w:hint="cs"/>
          <w:rtl/>
        </w:rPr>
      </w:pPr>
    </w:p>
    <w:p w14:paraId="6ED25F34" w14:textId="77777777" w:rsidR="00000000" w:rsidRDefault="007C71EE">
      <w:pPr>
        <w:pStyle w:val="a"/>
        <w:rPr>
          <w:rFonts w:hint="cs"/>
          <w:rtl/>
        </w:rPr>
      </w:pPr>
      <w:r>
        <w:rPr>
          <w:rFonts w:hint="cs"/>
          <w:rtl/>
        </w:rPr>
        <w:t>הנימה שנשמעה פה, כאילו נלקחת מהמאה ה=19, אני לא יודע. פתאום אנשים גילו פה כל מיני דברים שעברה אנגליה 11 שנה, וראינו את תאצ'ר עולה ונופלת, ונופלת על מס גולגולת, כשיש יותר גרועים ממנה במסים ש</w:t>
      </w:r>
      <w:r>
        <w:rPr>
          <w:rFonts w:hint="cs"/>
          <w:rtl/>
        </w:rPr>
        <w:t xml:space="preserve">מטילים כאן. </w:t>
      </w:r>
    </w:p>
    <w:p w14:paraId="179B476D" w14:textId="77777777" w:rsidR="00000000" w:rsidRDefault="007C71EE">
      <w:pPr>
        <w:pStyle w:val="a"/>
        <w:rPr>
          <w:rFonts w:hint="cs"/>
          <w:rtl/>
        </w:rPr>
      </w:pPr>
    </w:p>
    <w:p w14:paraId="3B0FEC0D" w14:textId="77777777" w:rsidR="00000000" w:rsidRDefault="007C71EE">
      <w:pPr>
        <w:pStyle w:val="a"/>
        <w:rPr>
          <w:rFonts w:hint="cs"/>
          <w:rtl/>
        </w:rPr>
      </w:pPr>
      <w:r>
        <w:rPr>
          <w:rFonts w:hint="cs"/>
          <w:rtl/>
        </w:rPr>
        <w:t xml:space="preserve">כל התפיסה של התוכנית הכלכלית היא, שמסים בלתי ישירים יותר טובים ממסים ישירים, כאשר מסים ישירים זה הדבר הצודק היחיד בחברה מעמדית, כי הם מסים פרוגרסיביים, ואילו המסים הבלתי-ישירים הם העלאת מחיר המים והעלאת מחיר הדלק והעלאת - אני לא יודע מה - מס </w:t>
      </w:r>
      <w:r>
        <w:rPr>
          <w:rFonts w:hint="cs"/>
          <w:rtl/>
        </w:rPr>
        <w:t>ערך מוסף. כל המסים הבלתי-ישירים - כל השכבות, בלי לשים לב להכנסה, משלמות אותו הדבר.</w:t>
      </w:r>
    </w:p>
    <w:p w14:paraId="6CDF8530" w14:textId="77777777" w:rsidR="00000000" w:rsidRDefault="007C71EE">
      <w:pPr>
        <w:pStyle w:val="a"/>
        <w:rPr>
          <w:rFonts w:hint="cs"/>
          <w:rtl/>
        </w:rPr>
      </w:pPr>
    </w:p>
    <w:p w14:paraId="560573CE" w14:textId="77777777" w:rsidR="00000000" w:rsidRDefault="007C71EE">
      <w:pPr>
        <w:pStyle w:val="a"/>
        <w:rPr>
          <w:rFonts w:hint="cs"/>
          <w:rtl/>
        </w:rPr>
      </w:pPr>
      <w:r>
        <w:rPr>
          <w:rFonts w:hint="cs"/>
          <w:rtl/>
        </w:rPr>
        <w:t>אדוני היושב-ראש, אני רוצה לנצל את ההזדמנות הזאת בשביל להגיד משהו שפורסם היום לגבי שרון ולגבי תפיסתו את המדינה הפלסטינית, שבאה כחשיפה. עיתון מסוים פרסם אותו כחשיפה - היום, ע</w:t>
      </w:r>
      <w:r>
        <w:rPr>
          <w:rFonts w:hint="cs"/>
          <w:rtl/>
        </w:rPr>
        <w:t>כשיו, לפני שעה.</w:t>
      </w:r>
    </w:p>
    <w:p w14:paraId="2A3878EF" w14:textId="77777777" w:rsidR="00000000" w:rsidRDefault="007C71EE">
      <w:pPr>
        <w:pStyle w:val="a"/>
        <w:rPr>
          <w:rFonts w:hint="cs"/>
          <w:rtl/>
        </w:rPr>
      </w:pPr>
    </w:p>
    <w:p w14:paraId="53842D28" w14:textId="77777777" w:rsidR="00000000" w:rsidRDefault="007C71EE">
      <w:pPr>
        <w:pStyle w:val="a"/>
        <w:rPr>
          <w:rtl/>
        </w:rPr>
      </w:pPr>
      <w:r>
        <w:rPr>
          <w:rFonts w:hint="cs"/>
          <w:rtl/>
        </w:rPr>
        <w:t xml:space="preserve">"ראש הממשלה, אריאל שרון, הורה לתקן את חוק האזרחות באופן שלא תינתן אזרחות אוטומטית לילד בעל 'דם פלסטיני', כלומר, מי שאחד מהוריו הוא ממוצא פלסטיני. כך עולה ממכתב של היועץ המשפטי לממשלה, אליקים רובינשטיין, שהגיע לידי </w:t>
      </w:r>
      <w:r>
        <w:rPr>
          <w:rFonts w:hint="cs"/>
        </w:rPr>
        <w:t>Y</w:t>
      </w:r>
      <w:r>
        <w:t>net</w:t>
      </w:r>
      <w:r>
        <w:rPr>
          <w:rFonts w:hint="cs"/>
          <w:rtl/>
        </w:rPr>
        <w:t>. מטרת החקיקה למנוע פ</w:t>
      </w:r>
      <w:r>
        <w:rPr>
          <w:rFonts w:hint="cs"/>
          <w:rtl/>
        </w:rPr>
        <w:t>רצה ביטחונית עקב חוק ההתאזרחות."</w:t>
      </w:r>
    </w:p>
    <w:p w14:paraId="10C54A8D" w14:textId="77777777" w:rsidR="00000000" w:rsidRDefault="007C71EE">
      <w:pPr>
        <w:pStyle w:val="a"/>
        <w:rPr>
          <w:rFonts w:hint="cs"/>
          <w:rtl/>
        </w:rPr>
      </w:pPr>
    </w:p>
    <w:p w14:paraId="7BC9AFBA" w14:textId="77777777" w:rsidR="00000000" w:rsidRDefault="007C71EE">
      <w:pPr>
        <w:pStyle w:val="a"/>
        <w:rPr>
          <w:rFonts w:hint="cs"/>
          <w:rtl/>
        </w:rPr>
      </w:pPr>
      <w:r>
        <w:rPr>
          <w:rFonts w:hint="cs"/>
          <w:rtl/>
        </w:rPr>
        <w:t>אם דבר כזה הוא נכון, אדוני היושב-ראש, זו תהיה המדינה היחידה בעולם - אחרי התמוטטות דרום-אפריקה - שבה יבדילו בחקיקה בין דם לדם, או יסמנו מוצא מסוים. מוצא מסוים. לא עמדה, לא פעולה, לא מעשה פלילי שהאיש עשה, לא שהוא שיקר בזמן ש</w:t>
      </w:r>
      <w:r>
        <w:rPr>
          <w:rFonts w:hint="cs"/>
          <w:rtl/>
        </w:rPr>
        <w:t xml:space="preserve">הוא מילא טופסי הגירה, אלא עצם מוצאו, דמו, כסיבה לפסול אותו מלהתאזרח. זו תהיה המדינה היחידה בעולם שבה יש במוצהר, בפרהסיה - תפיסה גזענית, אדוני היושב-ראש. </w:t>
      </w:r>
    </w:p>
    <w:p w14:paraId="03676EBB" w14:textId="77777777" w:rsidR="00000000" w:rsidRDefault="007C71EE">
      <w:pPr>
        <w:pStyle w:val="ac"/>
        <w:rPr>
          <w:rtl/>
        </w:rPr>
      </w:pPr>
      <w:r>
        <w:rPr>
          <w:rtl/>
        </w:rPr>
        <w:br/>
        <w:t>השר גדעון עזרא:</w:t>
      </w:r>
    </w:p>
    <w:p w14:paraId="320FAEA9" w14:textId="77777777" w:rsidR="00000000" w:rsidRDefault="007C71EE">
      <w:pPr>
        <w:pStyle w:val="a"/>
        <w:rPr>
          <w:rtl/>
        </w:rPr>
      </w:pPr>
    </w:p>
    <w:p w14:paraId="1EAC621D" w14:textId="77777777" w:rsidR="00000000" w:rsidRDefault="007C71EE">
      <w:pPr>
        <w:pStyle w:val="a"/>
        <w:rPr>
          <w:rFonts w:hint="cs"/>
          <w:rtl/>
        </w:rPr>
      </w:pPr>
      <w:r>
        <w:rPr>
          <w:rFonts w:hint="cs"/>
          <w:rtl/>
        </w:rPr>
        <w:t>הידיעה לא נכונה.</w:t>
      </w:r>
    </w:p>
    <w:p w14:paraId="563CA868" w14:textId="77777777" w:rsidR="00000000" w:rsidRDefault="007C71EE">
      <w:pPr>
        <w:pStyle w:val="SpeakerCon"/>
        <w:rPr>
          <w:rtl/>
        </w:rPr>
      </w:pPr>
      <w:r>
        <w:rPr>
          <w:rtl/>
        </w:rPr>
        <w:br/>
      </w:r>
      <w:bookmarkStart w:id="1508" w:name="FS000000558T27_05_2003_16_32_52C"/>
      <w:bookmarkEnd w:id="1508"/>
      <w:r>
        <w:rPr>
          <w:rtl/>
        </w:rPr>
        <w:t>עזמי בשארה (בל"ד):</w:t>
      </w:r>
    </w:p>
    <w:p w14:paraId="70158E9F" w14:textId="77777777" w:rsidR="00000000" w:rsidRDefault="007C71EE">
      <w:pPr>
        <w:pStyle w:val="a"/>
        <w:rPr>
          <w:rtl/>
        </w:rPr>
      </w:pPr>
    </w:p>
    <w:p w14:paraId="060D58BC" w14:textId="77777777" w:rsidR="00000000" w:rsidRDefault="007C71EE">
      <w:pPr>
        <w:pStyle w:val="a"/>
        <w:rPr>
          <w:rFonts w:hint="cs"/>
          <w:rtl/>
        </w:rPr>
      </w:pPr>
      <w:r>
        <w:rPr>
          <w:rFonts w:hint="cs"/>
          <w:rtl/>
        </w:rPr>
        <w:t xml:space="preserve">הידיעה לא נכונה, מצוין. אני שמח שאם הידיעה לא </w:t>
      </w:r>
      <w:r>
        <w:rPr>
          <w:rFonts w:hint="cs"/>
          <w:rtl/>
        </w:rPr>
        <w:t>נכונה, כלומר לא תהיה בחוק - כלומר בספר החוקים, כלומר כתוב שחור על גבי לבן - אפליה, אלא תישאר במעין תקנה פנימית למשרד הפנים לא לטפל בבקשות שלהם. ככה האפליה לפחות לא תהיה ליגלית, חוקית.</w:t>
      </w:r>
    </w:p>
    <w:p w14:paraId="4911D839" w14:textId="77777777" w:rsidR="00000000" w:rsidRDefault="007C71EE">
      <w:pPr>
        <w:pStyle w:val="a"/>
        <w:rPr>
          <w:rFonts w:hint="cs"/>
          <w:rtl/>
        </w:rPr>
      </w:pPr>
    </w:p>
    <w:p w14:paraId="4CA0D7D3" w14:textId="77777777" w:rsidR="00000000" w:rsidRDefault="007C71EE">
      <w:pPr>
        <w:pStyle w:val="a"/>
        <w:rPr>
          <w:rFonts w:hint="cs"/>
          <w:rtl/>
        </w:rPr>
      </w:pPr>
      <w:r>
        <w:rPr>
          <w:rFonts w:hint="cs"/>
          <w:rtl/>
        </w:rPr>
        <w:t>למה אני אומר את זה, אדוני השר? למה אני אומר את זה? יהיה לנו הרבה זמן לה</w:t>
      </w:r>
      <w:r>
        <w:rPr>
          <w:rFonts w:hint="cs"/>
          <w:rtl/>
        </w:rPr>
        <w:t>תווכח, רק אני חושב שנותרו לי - כמה?</w:t>
      </w:r>
    </w:p>
    <w:p w14:paraId="5184A0AE" w14:textId="77777777" w:rsidR="00000000" w:rsidRDefault="007C71EE">
      <w:pPr>
        <w:pStyle w:val="ad"/>
        <w:rPr>
          <w:rtl/>
        </w:rPr>
      </w:pPr>
      <w:r>
        <w:rPr>
          <w:rtl/>
        </w:rPr>
        <w:br/>
        <w:t>היו"ר ראובן ריבלין:</w:t>
      </w:r>
    </w:p>
    <w:p w14:paraId="681503AF" w14:textId="77777777" w:rsidR="00000000" w:rsidRDefault="007C71EE">
      <w:pPr>
        <w:pStyle w:val="a"/>
        <w:rPr>
          <w:rtl/>
        </w:rPr>
      </w:pPr>
    </w:p>
    <w:p w14:paraId="093B2D90" w14:textId="77777777" w:rsidR="00000000" w:rsidRDefault="007C71EE">
      <w:pPr>
        <w:pStyle w:val="a"/>
        <w:rPr>
          <w:rFonts w:hint="cs"/>
          <w:rtl/>
        </w:rPr>
      </w:pPr>
      <w:r>
        <w:rPr>
          <w:rFonts w:hint="cs"/>
          <w:rtl/>
        </w:rPr>
        <w:t>אדוני, השעון מולו - ארבע דקות ושנייה.</w:t>
      </w:r>
    </w:p>
    <w:p w14:paraId="3E4FB0C0" w14:textId="77777777" w:rsidR="00000000" w:rsidRDefault="007C71EE">
      <w:pPr>
        <w:pStyle w:val="SpeakerCon"/>
        <w:rPr>
          <w:rtl/>
        </w:rPr>
      </w:pPr>
      <w:r>
        <w:rPr>
          <w:rtl/>
        </w:rPr>
        <w:br/>
      </w:r>
      <w:bookmarkStart w:id="1509" w:name="FS000000558T27_05_2003_16_35_01C"/>
      <w:bookmarkEnd w:id="1509"/>
      <w:r>
        <w:rPr>
          <w:rtl/>
        </w:rPr>
        <w:t>עזמי בשארה (בל"ד):</w:t>
      </w:r>
    </w:p>
    <w:p w14:paraId="123C7B83" w14:textId="77777777" w:rsidR="00000000" w:rsidRDefault="007C71EE">
      <w:pPr>
        <w:pStyle w:val="a"/>
        <w:rPr>
          <w:rtl/>
        </w:rPr>
      </w:pPr>
    </w:p>
    <w:p w14:paraId="355B0830" w14:textId="77777777" w:rsidR="00000000" w:rsidRDefault="007C71EE">
      <w:pPr>
        <w:pStyle w:val="a"/>
        <w:rPr>
          <w:rFonts w:hint="cs"/>
          <w:rtl/>
        </w:rPr>
      </w:pPr>
      <w:r>
        <w:rPr>
          <w:rFonts w:hint="cs"/>
          <w:rtl/>
        </w:rPr>
        <w:t>אני רציתי להגיד את זה גם בשביל לנפץ כמה אשליות בבית הזה לגבי ההצהרות של ראש הממשלה אתמול בסיעת הליכוד, כאילו זה דבר גדול.</w:t>
      </w:r>
    </w:p>
    <w:p w14:paraId="0055EABD" w14:textId="77777777" w:rsidR="00000000" w:rsidRDefault="007C71EE">
      <w:pPr>
        <w:pStyle w:val="a"/>
        <w:rPr>
          <w:rFonts w:hint="cs"/>
          <w:rtl/>
        </w:rPr>
      </w:pPr>
    </w:p>
    <w:p w14:paraId="7B1B0B34" w14:textId="77777777" w:rsidR="00000000" w:rsidRDefault="007C71EE">
      <w:pPr>
        <w:pStyle w:val="a"/>
        <w:rPr>
          <w:rFonts w:hint="cs"/>
          <w:rtl/>
        </w:rPr>
      </w:pPr>
      <w:r>
        <w:rPr>
          <w:rFonts w:hint="cs"/>
          <w:rtl/>
        </w:rPr>
        <w:t>אני חושב שהוא מו</w:t>
      </w:r>
      <w:r>
        <w:rPr>
          <w:rFonts w:hint="cs"/>
          <w:rtl/>
        </w:rPr>
        <w:t>נע על-ידי אותה תפיסה שכאן מעזים לשים אותה בחוק, לא מעזים לשים אותה בחוק - הוא מונע על-ידי אותה תפיסה. הסיפור הדמוגרפי - אותה תפיסה שמונעת או שמנחה למנוע מאנשים ממוצא פלסטיני להתאזרח, כי האנשים האלה - גם ראש הממשלה וגם אנשים שחושבים כך - פשוט לא מאמינים בדו</w:t>
      </w:r>
      <w:r>
        <w:rPr>
          <w:rFonts w:hint="cs"/>
          <w:rtl/>
        </w:rPr>
        <w:t>-קיום. גם מאשימים אותנו שאנחנו לא מאמינים. הם בסיסית לא מאמינים בדו-קיום בין העמים באותה ישות מדינית, בשתי ישויות מדיניות נפרדות, ביחסים מסוימים. פשוט לא מאמינים, ולא מאמינים בגלל המצב הביטחוני. לא מאמינים היסטורית, לא מאמינים אידיאולוגית, לא מאמינים לטווח</w:t>
      </w:r>
      <w:r>
        <w:rPr>
          <w:rFonts w:hint="cs"/>
          <w:rtl/>
        </w:rPr>
        <w:t xml:space="preserve"> הארוך, לא מאמינים. גם כשיהיה שלום - לא מאמינים. </w:t>
      </w:r>
    </w:p>
    <w:p w14:paraId="5789D316" w14:textId="77777777" w:rsidR="00000000" w:rsidRDefault="007C71EE">
      <w:pPr>
        <w:pStyle w:val="a"/>
        <w:rPr>
          <w:rFonts w:hint="cs"/>
          <w:rtl/>
        </w:rPr>
      </w:pPr>
    </w:p>
    <w:p w14:paraId="5D73CB55" w14:textId="77777777" w:rsidR="00000000" w:rsidRDefault="007C71EE">
      <w:pPr>
        <w:pStyle w:val="a"/>
        <w:rPr>
          <w:rFonts w:hint="cs"/>
          <w:rtl/>
        </w:rPr>
      </w:pPr>
      <w:r>
        <w:rPr>
          <w:rFonts w:hint="cs"/>
          <w:rtl/>
        </w:rPr>
        <w:t>ולכן, צריך להפריד דמוגרפית. אז יש כמה דרכים להפריד דמוגרפית. אפשר לעשות טרנספר. היסטורית, התנועה הציונית - ההפרדה הדמוגרפית שהיא עשתה ב=1948, זה היה טרנספר. זו היתה הפרדה דמוגרפית שהיא עשתה. היום אי-אפשר ל</w:t>
      </w:r>
      <w:r>
        <w:rPr>
          <w:rFonts w:hint="cs"/>
          <w:rtl/>
        </w:rPr>
        <w:t>עשות זאת.</w:t>
      </w:r>
    </w:p>
    <w:p w14:paraId="3E4C5BA3" w14:textId="77777777" w:rsidR="00000000" w:rsidRDefault="007C71EE">
      <w:pPr>
        <w:pStyle w:val="a"/>
        <w:ind w:firstLine="0"/>
        <w:rPr>
          <w:rFonts w:hint="cs"/>
          <w:rtl/>
        </w:rPr>
      </w:pPr>
    </w:p>
    <w:p w14:paraId="12645B4D" w14:textId="77777777" w:rsidR="00000000" w:rsidRDefault="007C71EE">
      <w:pPr>
        <w:pStyle w:val="a"/>
        <w:ind w:firstLine="0"/>
        <w:rPr>
          <w:rFonts w:hint="cs"/>
          <w:rtl/>
        </w:rPr>
      </w:pPr>
      <w:r>
        <w:rPr>
          <w:rFonts w:hint="cs"/>
          <w:rtl/>
        </w:rPr>
        <w:tab/>
        <w:t>מצד שני, התפיסה של ראש הממשלה, שהוא מפא"יניק, הוא לא בא מז'בוטינסקי. אנחנו יודעים את מקורותיו ההיסטוריים, הוא בסך הכול מפא"יניק, ביטחוניסט וכו'. וזה משותף בינו לבין הימין. בכל השאר הוא לא שותף לימין. אגב, הוא תמך בתוכנית אלון, הוא רצה שלא תוחזר</w:t>
      </w:r>
      <w:r>
        <w:rPr>
          <w:rFonts w:hint="cs"/>
          <w:rtl/>
        </w:rPr>
        <w:t xml:space="preserve"> לירדן, הוא רצה להקים עליה ישות פלסטינית. לכן הוא מדבר על שכם ככבושה ולא על השטחים הכבושים. לכן הוא לא צריך את ההוראה של אליקים רובינשטיין, שאומר לו במכתב: אדוני ראש הממשלה, אל תשתמש במושג "שטחים כבושים". אני מבטיח לכם שהוא גם לא ישתמש. הוא ישתמש ב"אוכלוסי</w:t>
      </w:r>
      <w:r>
        <w:rPr>
          <w:rFonts w:hint="cs"/>
          <w:rtl/>
        </w:rPr>
        <w:t>יה תחת כיבוש" ולא ב"שטחים כבושים". כי הוא רוצה להיפרד מהאוכלוסייה. כמה שיותר פלסטינים על כמה שפחות שטח. לכן, אנשים לא שמו לב אתמול על מה הוא מדבר. הוא אומר: פלסטינים תחת כיבוש. הוא אומר, הם באמת תחת כיבוש. אבל הוא לא דיבר על "השטחים תחת כיבוש".</w:t>
      </w:r>
    </w:p>
    <w:p w14:paraId="2F0F5FB5" w14:textId="77777777" w:rsidR="00000000" w:rsidRDefault="007C71EE">
      <w:pPr>
        <w:pStyle w:val="a"/>
        <w:ind w:firstLine="0"/>
        <w:rPr>
          <w:rFonts w:hint="cs"/>
          <w:rtl/>
        </w:rPr>
      </w:pPr>
    </w:p>
    <w:p w14:paraId="7BD76836" w14:textId="77777777" w:rsidR="00000000" w:rsidRDefault="007C71EE">
      <w:pPr>
        <w:pStyle w:val="a"/>
        <w:ind w:firstLine="0"/>
        <w:rPr>
          <w:rFonts w:hint="cs"/>
          <w:rtl/>
        </w:rPr>
      </w:pPr>
      <w:r>
        <w:rPr>
          <w:rFonts w:hint="cs"/>
          <w:rtl/>
        </w:rPr>
        <w:tab/>
        <w:t xml:space="preserve">לכן, אני </w:t>
      </w:r>
      <w:r>
        <w:rPr>
          <w:rFonts w:hint="cs"/>
          <w:rtl/>
        </w:rPr>
        <w:t>חושב שחגיגתם של כמה אנשים צדקנים משינוי היא מוקדמת. לא רק שמחת עניים, שמחת מעמד ביניים אני אקרא לזה, אז השמחה הזאת היא מוקדמת, כאילו הם ניצחו וכו' וכאילו ראש הממשלה פתאום אימץ את התפיסה של הכיבוש וכו' וכו'. צפוי לנו מאבק ארוך עד שראש הממשלה ישנה את דעתו בנ</w:t>
      </w:r>
      <w:r>
        <w:rPr>
          <w:rFonts w:hint="cs"/>
          <w:rtl/>
        </w:rPr>
        <w:t>ושא השטחים הכבושים ויבין שמדינה פלסטינית זה לא בשביל להפריד כמה פלסטינים מאחורי חומה ביטחונית - עלא ארנון סופר, שהוא מתיידד אתו פתאום מאז הבחירות ומאמץ את דעותיו, להפריד כמה פלסטינים מאחורי חומה ואז זו ישות פלסטינית, מסיבות גזעניות. מסיבות לאומניות נקרא לז</w:t>
      </w:r>
      <w:r>
        <w:rPr>
          <w:rFonts w:hint="cs"/>
          <w:rtl/>
        </w:rPr>
        <w:t xml:space="preserve">ה. מסיבות של הפרדה בין העמים. </w:t>
      </w:r>
    </w:p>
    <w:p w14:paraId="11C5C812" w14:textId="77777777" w:rsidR="00000000" w:rsidRDefault="007C71EE">
      <w:pPr>
        <w:pStyle w:val="a"/>
        <w:ind w:firstLine="0"/>
        <w:rPr>
          <w:rFonts w:hint="cs"/>
          <w:rtl/>
        </w:rPr>
      </w:pPr>
    </w:p>
    <w:p w14:paraId="6B99161B" w14:textId="77777777" w:rsidR="00000000" w:rsidRDefault="007C71EE">
      <w:pPr>
        <w:pStyle w:val="a"/>
        <w:ind w:firstLine="720"/>
        <w:rPr>
          <w:rFonts w:hint="cs"/>
          <w:rtl/>
        </w:rPr>
      </w:pPr>
      <w:r>
        <w:rPr>
          <w:rFonts w:hint="cs"/>
          <w:rtl/>
        </w:rPr>
        <w:t>אלא שאתה עושה שלום בשביל שיהיה צדק היסטורי, בשביל דו-קיום, למען דו-קיום, ואז באמת אתה לא תופתע מאוד מאדם שיגיד: למה שלא נחיה במדינה אחת? למה שלא נחיה בשתי מדינות אבל ביחסים קונפדרטיביים? או בשתי מדינות במצב של שלום, בשיתוף פ</w:t>
      </w:r>
      <w:r>
        <w:rPr>
          <w:rFonts w:hint="cs"/>
          <w:rtl/>
        </w:rPr>
        <w:t xml:space="preserve">עולה. אז גם לא ייראה לך שאתה מי- יודע-מה שברת מוסכמות ואמונות וכו', אם אתה תדבר ככה. אפשר להאמין באותם עקרונות ולראות וריאציות אחרות של הפתרון, כל עוד הדו-קיום הוא המטרה שלך. </w:t>
      </w:r>
    </w:p>
    <w:p w14:paraId="6AF1F328" w14:textId="77777777" w:rsidR="00000000" w:rsidRDefault="007C71EE">
      <w:pPr>
        <w:pStyle w:val="a"/>
        <w:ind w:firstLine="720"/>
        <w:rPr>
          <w:rFonts w:hint="cs"/>
          <w:rtl/>
        </w:rPr>
      </w:pPr>
    </w:p>
    <w:p w14:paraId="5F0A2E5B" w14:textId="77777777" w:rsidR="00000000" w:rsidRDefault="007C71EE">
      <w:pPr>
        <w:pStyle w:val="a"/>
        <w:ind w:firstLine="720"/>
        <w:rPr>
          <w:rFonts w:hint="cs"/>
          <w:rtl/>
        </w:rPr>
      </w:pPr>
      <w:r>
        <w:rPr>
          <w:rFonts w:hint="cs"/>
          <w:rtl/>
        </w:rPr>
        <w:t>האנשים האלה לא מאמינים בדו-קיום. הוא בעד הפרדה, הוא לא רוצה יותר אזרחים פלסטיני</w:t>
      </w:r>
      <w:r>
        <w:rPr>
          <w:rFonts w:hint="cs"/>
          <w:rtl/>
        </w:rPr>
        <w:t>ם. האזרחים הפלסטינים שקיימים פה, בשבילו זה כבר מעמסה וכבר עול, ולך תדבר על שוויון בתנאים כאלה ועל אזרחות שווה. לך תדבר על אזרחות שווה בתנאים שאתה נראה בכלל כאורח של הדמוקרטיה הישראלית, וצריך להתנהג בהתאם. אורחים צריכים להיות מנומסים. אסור להם להגביר את הקו</w:t>
      </w:r>
      <w:r>
        <w:rPr>
          <w:rFonts w:hint="cs"/>
          <w:rtl/>
        </w:rPr>
        <w:t>ל יותר מדי וגם לא לצעוק יותר מדי על תקציבים וגם אין להם נציג בוועדת הכספים ואין להם לובי בכנסת ואין להם אופציה אחרת חוץ מאופציה אזרחית, כי הם לא לובי, הם לא סקטור כמו שאר הסקטורים.</w:t>
      </w:r>
    </w:p>
    <w:p w14:paraId="24A13765" w14:textId="77777777" w:rsidR="00000000" w:rsidRDefault="007C71EE">
      <w:pPr>
        <w:pStyle w:val="a"/>
        <w:ind w:firstLine="0"/>
        <w:rPr>
          <w:rFonts w:hint="cs"/>
          <w:rtl/>
        </w:rPr>
      </w:pPr>
    </w:p>
    <w:p w14:paraId="57D6EB77" w14:textId="77777777" w:rsidR="00000000" w:rsidRDefault="007C71EE">
      <w:pPr>
        <w:pStyle w:val="a"/>
        <w:ind w:firstLine="0"/>
        <w:rPr>
          <w:rFonts w:hint="cs"/>
          <w:rtl/>
        </w:rPr>
      </w:pPr>
      <w:r>
        <w:rPr>
          <w:rFonts w:hint="cs"/>
          <w:rtl/>
        </w:rPr>
        <w:tab/>
        <w:t xml:space="preserve">אגב, הסקטור היחיד שהוא לא סקטור בחברה הישראלית הוא הסקטור הערבי. הוא </w:t>
      </w:r>
      <w:r>
        <w:rPr>
          <w:rtl/>
        </w:rPr>
        <w:br/>
      </w:r>
      <w:r>
        <w:t xml:space="preserve">by </w:t>
      </w:r>
      <w:r>
        <w:t>definition</w:t>
      </w:r>
      <w:r>
        <w:rPr>
          <w:rFonts w:hint="cs"/>
          <w:rtl/>
        </w:rPr>
        <w:t xml:space="preserve"> לא סקטור. אין לו נציגים במעמדות הכוח הישראליים. כל השאר הם סקטורים. מה זה סקטור? מוכר כסקטור. כלומר, יש לו נציגים בתהליך קבלת ההחלטות ובמאזני הכוחות הישראליים. הוא לא קיים. לכן אנחנו, כולנו, סומכים לגמרי על מושג האזרחות ועל האזרחות השווה. </w:t>
      </w:r>
    </w:p>
    <w:p w14:paraId="6B1422E6" w14:textId="77777777" w:rsidR="00000000" w:rsidRDefault="007C71EE">
      <w:pPr>
        <w:pStyle w:val="a"/>
        <w:ind w:firstLine="0"/>
        <w:rPr>
          <w:rFonts w:hint="cs"/>
          <w:rtl/>
        </w:rPr>
      </w:pPr>
    </w:p>
    <w:p w14:paraId="7E8BB641" w14:textId="77777777" w:rsidR="00000000" w:rsidRDefault="007C71EE">
      <w:pPr>
        <w:pStyle w:val="a"/>
        <w:ind w:firstLine="720"/>
        <w:rPr>
          <w:rFonts w:hint="cs"/>
          <w:rtl/>
        </w:rPr>
      </w:pPr>
      <w:r>
        <w:rPr>
          <w:rFonts w:hint="cs"/>
          <w:rtl/>
        </w:rPr>
        <w:t xml:space="preserve">האם </w:t>
      </w:r>
      <w:r>
        <w:rPr>
          <w:rFonts w:hint="cs"/>
          <w:rtl/>
        </w:rPr>
        <w:t>יש בכנסת נציגים לאזרחים שהם לא סקטורים אלא לאזרחים כאזרחים? בטוח ששינוי היא לא זאת, אף שהיא מתעטרת בזאת. היא אומרת, היא הופכת לנו את מעמד הביניים לסקטור.</w:t>
      </w:r>
    </w:p>
    <w:p w14:paraId="50DBE09C" w14:textId="77777777" w:rsidR="00000000" w:rsidRDefault="007C71EE">
      <w:pPr>
        <w:pStyle w:val="a"/>
        <w:ind w:firstLine="0"/>
        <w:rPr>
          <w:rFonts w:hint="cs"/>
          <w:rtl/>
        </w:rPr>
      </w:pPr>
    </w:p>
    <w:p w14:paraId="1E44AA66" w14:textId="77777777" w:rsidR="00000000" w:rsidRDefault="007C71EE">
      <w:pPr>
        <w:pStyle w:val="ad"/>
        <w:rPr>
          <w:rtl/>
        </w:rPr>
      </w:pPr>
    </w:p>
    <w:p w14:paraId="4B49C9D8" w14:textId="77777777" w:rsidR="00000000" w:rsidRDefault="007C71EE">
      <w:pPr>
        <w:pStyle w:val="ad"/>
        <w:rPr>
          <w:rtl/>
        </w:rPr>
      </w:pPr>
      <w:r>
        <w:rPr>
          <w:rtl/>
        </w:rPr>
        <w:t>היו"ר ראובן ריבלין:</w:t>
      </w:r>
    </w:p>
    <w:p w14:paraId="68D1458C" w14:textId="77777777" w:rsidR="00000000" w:rsidRDefault="007C71EE">
      <w:pPr>
        <w:pStyle w:val="a"/>
        <w:rPr>
          <w:rtl/>
        </w:rPr>
      </w:pPr>
    </w:p>
    <w:p w14:paraId="3F660325" w14:textId="77777777" w:rsidR="00000000" w:rsidRDefault="007C71EE">
      <w:pPr>
        <w:pStyle w:val="a"/>
        <w:rPr>
          <w:rFonts w:hint="cs"/>
          <w:rtl/>
        </w:rPr>
      </w:pPr>
      <w:r>
        <w:rPr>
          <w:rFonts w:hint="cs"/>
          <w:rtl/>
        </w:rPr>
        <w:t>והתשובה על השאלה הזאת, בסיבוב הבא.</w:t>
      </w:r>
    </w:p>
    <w:p w14:paraId="479382E0" w14:textId="77777777" w:rsidR="00000000" w:rsidRDefault="007C71EE">
      <w:pPr>
        <w:pStyle w:val="a"/>
        <w:ind w:firstLine="0"/>
        <w:rPr>
          <w:rFonts w:hint="cs"/>
          <w:rtl/>
        </w:rPr>
      </w:pPr>
    </w:p>
    <w:p w14:paraId="01109C74" w14:textId="77777777" w:rsidR="00000000" w:rsidRDefault="007C71EE">
      <w:pPr>
        <w:pStyle w:val="SpeakerCon"/>
        <w:rPr>
          <w:rtl/>
        </w:rPr>
      </w:pPr>
      <w:bookmarkStart w:id="1510" w:name="FS000000558T27_05_2003_19_42_10"/>
      <w:bookmarkStart w:id="1511" w:name="FS000000558T27_05_2003_19_42_12C"/>
      <w:bookmarkEnd w:id="1510"/>
      <w:bookmarkEnd w:id="1511"/>
      <w:r>
        <w:rPr>
          <w:rtl/>
        </w:rPr>
        <w:t>עזמי בשארה (בל"ד):</w:t>
      </w:r>
    </w:p>
    <w:p w14:paraId="754EAFC8" w14:textId="77777777" w:rsidR="00000000" w:rsidRDefault="007C71EE">
      <w:pPr>
        <w:pStyle w:val="a"/>
        <w:rPr>
          <w:rtl/>
        </w:rPr>
      </w:pPr>
    </w:p>
    <w:p w14:paraId="66BA7AD9" w14:textId="77777777" w:rsidR="00000000" w:rsidRDefault="007C71EE">
      <w:pPr>
        <w:pStyle w:val="a"/>
        <w:rPr>
          <w:rFonts w:hint="cs"/>
          <w:rtl/>
        </w:rPr>
      </w:pPr>
      <w:bookmarkStart w:id="1512" w:name="FS000000558T27_05_2003_16_24_58"/>
      <w:bookmarkEnd w:id="1512"/>
      <w:r>
        <w:rPr>
          <w:rFonts w:hint="cs"/>
          <w:rtl/>
        </w:rPr>
        <w:t>תודה, אדוני.</w:t>
      </w:r>
    </w:p>
    <w:p w14:paraId="1B07D17E" w14:textId="77777777" w:rsidR="00000000" w:rsidRDefault="007C71EE">
      <w:pPr>
        <w:pStyle w:val="a"/>
        <w:ind w:firstLine="0"/>
        <w:rPr>
          <w:rFonts w:hint="cs"/>
          <w:rtl/>
        </w:rPr>
      </w:pPr>
    </w:p>
    <w:p w14:paraId="15FC8F84" w14:textId="77777777" w:rsidR="00000000" w:rsidRDefault="007C71EE">
      <w:pPr>
        <w:pStyle w:val="ad"/>
        <w:rPr>
          <w:rtl/>
        </w:rPr>
      </w:pPr>
      <w:r>
        <w:rPr>
          <w:rtl/>
        </w:rPr>
        <w:t>היו"ר ראו</w:t>
      </w:r>
      <w:r>
        <w:rPr>
          <w:rtl/>
        </w:rPr>
        <w:t>בן ריבלין:</w:t>
      </w:r>
    </w:p>
    <w:p w14:paraId="151A6C09" w14:textId="77777777" w:rsidR="00000000" w:rsidRDefault="007C71EE">
      <w:pPr>
        <w:pStyle w:val="a"/>
        <w:rPr>
          <w:rtl/>
        </w:rPr>
      </w:pPr>
    </w:p>
    <w:p w14:paraId="31AF47C6" w14:textId="77777777" w:rsidR="00000000" w:rsidRDefault="007C71EE">
      <w:pPr>
        <w:pStyle w:val="a"/>
        <w:rPr>
          <w:rFonts w:hint="cs"/>
          <w:rtl/>
        </w:rPr>
      </w:pPr>
      <w:r>
        <w:rPr>
          <w:rFonts w:hint="cs"/>
          <w:rtl/>
        </w:rPr>
        <w:t xml:space="preserve">בבקשה, אדוני. חבר הכנסת מוחמד ברכה - אני כמעט חשבתי שתפסתי את האופוזיציה בקלקלתה, כי אדוני לא היה. אבל, כמובן, הוא הגיע ארבע דקות עוד לפני שחבר הכנסת בשארה סיים. כל הכבוד, אתם עומדים בזמנים. אחרי חבר הכנסת ברכה - חבר הכנסת נסים זאב, ואם הוא לא </w:t>
      </w:r>
      <w:r>
        <w:rPr>
          <w:rFonts w:hint="cs"/>
          <w:rtl/>
        </w:rPr>
        <w:t>יהיה - חבר הכנסת דוד טל. בבקשה, אדוני.</w:t>
      </w:r>
    </w:p>
    <w:p w14:paraId="2C613ABE" w14:textId="77777777" w:rsidR="00000000" w:rsidRDefault="007C71EE">
      <w:pPr>
        <w:pStyle w:val="a"/>
        <w:ind w:firstLine="0"/>
        <w:rPr>
          <w:rFonts w:hint="cs"/>
          <w:rtl/>
        </w:rPr>
      </w:pPr>
    </w:p>
    <w:p w14:paraId="29174D43" w14:textId="77777777" w:rsidR="00000000" w:rsidRDefault="007C71EE">
      <w:pPr>
        <w:pStyle w:val="Speaker"/>
        <w:rPr>
          <w:rtl/>
        </w:rPr>
      </w:pPr>
      <w:bookmarkStart w:id="1513" w:name="FS000000540T27_05_2003_16_25_48"/>
      <w:bookmarkEnd w:id="1513"/>
      <w:r>
        <w:rPr>
          <w:rFonts w:hint="eastAsia"/>
          <w:rtl/>
        </w:rPr>
        <w:t>מוחמד</w:t>
      </w:r>
      <w:r>
        <w:rPr>
          <w:rtl/>
        </w:rPr>
        <w:t xml:space="preserve"> ברכה (חד"ש-תע"ל):</w:t>
      </w:r>
    </w:p>
    <w:p w14:paraId="7DFBCCB1" w14:textId="77777777" w:rsidR="00000000" w:rsidRDefault="007C71EE">
      <w:pPr>
        <w:pStyle w:val="a"/>
        <w:rPr>
          <w:rFonts w:hint="cs"/>
          <w:rtl/>
        </w:rPr>
      </w:pPr>
    </w:p>
    <w:p w14:paraId="3FE89BD6" w14:textId="77777777" w:rsidR="00000000" w:rsidRDefault="007C71EE">
      <w:pPr>
        <w:pStyle w:val="a"/>
        <w:rPr>
          <w:rFonts w:hint="cs"/>
          <w:rtl/>
        </w:rPr>
      </w:pPr>
      <w:r>
        <w:rPr>
          <w:rFonts w:hint="cs"/>
          <w:rtl/>
        </w:rPr>
        <w:t xml:space="preserve"> אדוני היושב-ראש, רבותי חברי הכנסת, אתמול סיעתנו, סיעת חד"ש-תע"ל, הגישה הצעת אי-אמון בממשלה בנושא של איחוד משפחות והכוונה של הממשלה שהודיע עליה כבר בשבוע שעבר שר הפנים, שלא יתקיימו דיונים על </w:t>
      </w:r>
      <w:r>
        <w:rPr>
          <w:rFonts w:hint="cs"/>
          <w:rtl/>
        </w:rPr>
        <w:t xml:space="preserve">איחוד משפחות אם אחד מבני הזוג הוא ממוצא פלסטיני. הדבר הזה היה קיים מאז 12 במאי בשנה שעברה כהחלטה של הממשלה. הממשלה הזאת החליטה להביא את זה בחקיקה לכנסת. </w:t>
      </w:r>
    </w:p>
    <w:p w14:paraId="59AF2C32" w14:textId="77777777" w:rsidR="00000000" w:rsidRDefault="007C71EE">
      <w:pPr>
        <w:pStyle w:val="a"/>
        <w:rPr>
          <w:rFonts w:hint="cs"/>
          <w:rtl/>
        </w:rPr>
      </w:pPr>
    </w:p>
    <w:p w14:paraId="303F50A2" w14:textId="77777777" w:rsidR="00000000" w:rsidRDefault="007C71EE">
      <w:pPr>
        <w:pStyle w:val="a"/>
        <w:ind w:firstLine="720"/>
        <w:rPr>
          <w:rFonts w:hint="cs"/>
          <w:rtl/>
        </w:rPr>
      </w:pPr>
      <w:r>
        <w:rPr>
          <w:rFonts w:hint="cs"/>
          <w:rtl/>
        </w:rPr>
        <w:t xml:space="preserve">במשך כל סוף השבוע הקודם ניסינו לעורר עניין סביב הדבר הזה, שהוא פשוט חסר תקדים. לא חסר תקדים בהתנהלות </w:t>
      </w:r>
      <w:r>
        <w:rPr>
          <w:rFonts w:hint="cs"/>
          <w:rtl/>
        </w:rPr>
        <w:t>או בפרקטיקה אלא חסר תקדים בטרמינולוגיה שהשתמשו בה במוצהר. זאת אומרת, איחוד משפחות לא מתקיים אם אחד מבני הזוג הוא ממוצא פלסטיני. ככה, שחור על גבי לבן. כנראה היום התנער מי שהתנער והתעורר מי שהתעורר וגילו שיש איזה מסמך, שיש איזו הצעת חוק באמת, שדווקא השר עזרא</w:t>
      </w:r>
      <w:r>
        <w:rPr>
          <w:rFonts w:hint="cs"/>
          <w:rtl/>
        </w:rPr>
        <w:t xml:space="preserve"> דיבר עליה אתמול והוא אמר שהיא נמצאת בידיו והיא תוגש לכנסת תוך ימים.</w:t>
      </w:r>
    </w:p>
    <w:p w14:paraId="080521DC" w14:textId="77777777" w:rsidR="00000000" w:rsidRDefault="007C71EE">
      <w:pPr>
        <w:pStyle w:val="a"/>
        <w:ind w:firstLine="720"/>
        <w:rPr>
          <w:rFonts w:hint="cs"/>
          <w:rtl/>
        </w:rPr>
      </w:pPr>
    </w:p>
    <w:p w14:paraId="47F0A194" w14:textId="77777777" w:rsidR="00000000" w:rsidRDefault="007C71EE">
      <w:pPr>
        <w:pStyle w:val="a"/>
        <w:ind w:firstLine="720"/>
        <w:rPr>
          <w:rFonts w:hint="cs"/>
          <w:rtl/>
        </w:rPr>
      </w:pPr>
      <w:r>
        <w:rPr>
          <w:rFonts w:hint="cs"/>
          <w:rtl/>
        </w:rPr>
        <w:t>אדוני היושב-ראש, אני חושב שיש הידרדרות איומה לביבים שעוד לא הגיעה אליהם הפוליטיקה הישראלית עד כה. ודווקא ביוזמת הממשלה וביוזמת ראש הממשלה, ודרך ביצועיו של שר הפנים הליברל הנאור כביכול, ה</w:t>
      </w:r>
      <w:r>
        <w:rPr>
          <w:rFonts w:hint="cs"/>
          <w:rtl/>
        </w:rPr>
        <w:t>דמוקרט, ואני לא רוצה לייחס לו עוד מעלות - - -</w:t>
      </w:r>
    </w:p>
    <w:p w14:paraId="75738E7E" w14:textId="77777777" w:rsidR="00000000" w:rsidRDefault="007C71EE">
      <w:pPr>
        <w:pStyle w:val="a"/>
        <w:ind w:firstLine="0"/>
        <w:rPr>
          <w:rFonts w:hint="cs"/>
          <w:rtl/>
        </w:rPr>
      </w:pPr>
    </w:p>
    <w:p w14:paraId="6D2E6EE8" w14:textId="77777777" w:rsidR="00000000" w:rsidRDefault="007C71EE">
      <w:pPr>
        <w:pStyle w:val="ad"/>
        <w:rPr>
          <w:rtl/>
        </w:rPr>
      </w:pPr>
    </w:p>
    <w:p w14:paraId="2961B34B" w14:textId="77777777" w:rsidR="00000000" w:rsidRDefault="007C71EE">
      <w:pPr>
        <w:pStyle w:val="ad"/>
        <w:rPr>
          <w:rtl/>
        </w:rPr>
      </w:pPr>
      <w:r>
        <w:rPr>
          <w:rtl/>
        </w:rPr>
        <w:t>היו"ר ראובן ריבלין:</w:t>
      </w:r>
    </w:p>
    <w:p w14:paraId="24280536" w14:textId="77777777" w:rsidR="00000000" w:rsidRDefault="007C71EE">
      <w:pPr>
        <w:pStyle w:val="a"/>
        <w:rPr>
          <w:rtl/>
        </w:rPr>
      </w:pPr>
    </w:p>
    <w:p w14:paraId="2E5CAE9A" w14:textId="77777777" w:rsidR="00000000" w:rsidRDefault="007C71EE">
      <w:pPr>
        <w:pStyle w:val="a"/>
        <w:rPr>
          <w:rFonts w:hint="cs"/>
          <w:rtl/>
        </w:rPr>
      </w:pPr>
      <w:r>
        <w:rPr>
          <w:rFonts w:hint="cs"/>
          <w:rtl/>
        </w:rPr>
        <w:t>חבר הכנסת ברכה, אולי אדוני יואיל לתת לי אינפורמציה. כאשר יש זוגות של ישראלים ופלסטינים ורוצים איחוד משפחות, כמה רוצים איחוד משפחה שלא בישראל?</w:t>
      </w:r>
    </w:p>
    <w:p w14:paraId="34A31673" w14:textId="77777777" w:rsidR="00000000" w:rsidRDefault="007C71EE">
      <w:pPr>
        <w:pStyle w:val="a"/>
        <w:ind w:firstLine="0"/>
        <w:rPr>
          <w:rFonts w:hint="cs"/>
          <w:rtl/>
        </w:rPr>
      </w:pPr>
    </w:p>
    <w:p w14:paraId="6FA0FEB5" w14:textId="77777777" w:rsidR="00000000" w:rsidRDefault="007C71EE">
      <w:pPr>
        <w:pStyle w:val="SpeakerCon"/>
        <w:rPr>
          <w:rtl/>
        </w:rPr>
      </w:pPr>
      <w:bookmarkStart w:id="1514" w:name="FS000000540T27_05_2003_16_30_40C"/>
      <w:bookmarkEnd w:id="1514"/>
      <w:r>
        <w:rPr>
          <w:rFonts w:hint="eastAsia"/>
          <w:rtl/>
        </w:rPr>
        <w:t>מוחמד</w:t>
      </w:r>
      <w:r>
        <w:rPr>
          <w:rtl/>
        </w:rPr>
        <w:t xml:space="preserve"> ברכה (חד"ש-תע"ל):</w:t>
      </w:r>
    </w:p>
    <w:p w14:paraId="0E586A28" w14:textId="77777777" w:rsidR="00000000" w:rsidRDefault="007C71EE">
      <w:pPr>
        <w:pStyle w:val="a"/>
        <w:rPr>
          <w:rFonts w:hint="cs"/>
          <w:rtl/>
        </w:rPr>
      </w:pPr>
    </w:p>
    <w:p w14:paraId="70ED3281" w14:textId="77777777" w:rsidR="00000000" w:rsidRDefault="007C71EE">
      <w:pPr>
        <w:pStyle w:val="a"/>
        <w:rPr>
          <w:rFonts w:hint="cs"/>
          <w:rtl/>
        </w:rPr>
      </w:pPr>
      <w:r>
        <w:rPr>
          <w:rFonts w:hint="cs"/>
          <w:rtl/>
        </w:rPr>
        <w:t>סליחה?</w:t>
      </w:r>
    </w:p>
    <w:p w14:paraId="56B784FC" w14:textId="77777777" w:rsidR="00000000" w:rsidRDefault="007C71EE">
      <w:pPr>
        <w:pStyle w:val="a"/>
        <w:ind w:firstLine="0"/>
        <w:rPr>
          <w:rFonts w:hint="cs"/>
          <w:rtl/>
        </w:rPr>
      </w:pPr>
    </w:p>
    <w:p w14:paraId="597596C8" w14:textId="77777777" w:rsidR="00000000" w:rsidRDefault="007C71EE">
      <w:pPr>
        <w:pStyle w:val="ad"/>
        <w:rPr>
          <w:rtl/>
        </w:rPr>
      </w:pPr>
      <w:r>
        <w:rPr>
          <w:rFonts w:hint="eastAsia"/>
          <w:rtl/>
        </w:rPr>
        <w:t>היו</w:t>
      </w:r>
      <w:r>
        <w:rPr>
          <w:rtl/>
        </w:rPr>
        <w:t>"ר ראובן</w:t>
      </w:r>
      <w:r>
        <w:rPr>
          <w:rtl/>
        </w:rPr>
        <w:t xml:space="preserve"> ריבלין:</w:t>
      </w:r>
    </w:p>
    <w:p w14:paraId="0F264B54" w14:textId="77777777" w:rsidR="00000000" w:rsidRDefault="007C71EE">
      <w:pPr>
        <w:pStyle w:val="a"/>
        <w:rPr>
          <w:rFonts w:hint="cs"/>
          <w:rtl/>
        </w:rPr>
      </w:pPr>
    </w:p>
    <w:p w14:paraId="4B2492BB" w14:textId="77777777" w:rsidR="00000000" w:rsidRDefault="007C71EE">
      <w:pPr>
        <w:pStyle w:val="a"/>
        <w:rPr>
          <w:rFonts w:hint="cs"/>
          <w:rtl/>
        </w:rPr>
      </w:pPr>
      <w:r>
        <w:rPr>
          <w:rFonts w:hint="cs"/>
          <w:rtl/>
        </w:rPr>
        <w:t>כמה רוצים להיות בצד הפלסטיני ולא בצד הישראלי, או בירדן ולא - - -</w:t>
      </w:r>
    </w:p>
    <w:p w14:paraId="551DF922" w14:textId="77777777" w:rsidR="00000000" w:rsidRDefault="007C71EE">
      <w:pPr>
        <w:pStyle w:val="a"/>
        <w:ind w:firstLine="0"/>
        <w:rPr>
          <w:rFonts w:hint="cs"/>
          <w:rtl/>
        </w:rPr>
      </w:pPr>
    </w:p>
    <w:p w14:paraId="79EB6816" w14:textId="77777777" w:rsidR="00000000" w:rsidRDefault="007C71EE">
      <w:pPr>
        <w:pStyle w:val="ac"/>
        <w:rPr>
          <w:rtl/>
        </w:rPr>
      </w:pPr>
      <w:r>
        <w:rPr>
          <w:rFonts w:hint="eastAsia"/>
          <w:rtl/>
        </w:rPr>
        <w:t>אחמד</w:t>
      </w:r>
      <w:r>
        <w:rPr>
          <w:rtl/>
        </w:rPr>
        <w:t xml:space="preserve"> טיבי (חד"ש-תע"ל):</w:t>
      </w:r>
    </w:p>
    <w:p w14:paraId="570512EB" w14:textId="77777777" w:rsidR="00000000" w:rsidRDefault="007C71EE">
      <w:pPr>
        <w:pStyle w:val="a"/>
        <w:rPr>
          <w:rFonts w:hint="cs"/>
          <w:rtl/>
        </w:rPr>
      </w:pPr>
    </w:p>
    <w:p w14:paraId="78B3B62E" w14:textId="77777777" w:rsidR="00000000" w:rsidRDefault="007C71EE">
      <w:pPr>
        <w:pStyle w:val="a"/>
        <w:rPr>
          <w:rFonts w:hint="cs"/>
          <w:rtl/>
        </w:rPr>
      </w:pPr>
      <w:r>
        <w:rPr>
          <w:rFonts w:hint="cs"/>
          <w:rtl/>
        </w:rPr>
        <w:t>בטול-כרם יש, ברמאללה יש כאלה.</w:t>
      </w:r>
    </w:p>
    <w:p w14:paraId="216109BC" w14:textId="77777777" w:rsidR="00000000" w:rsidRDefault="007C71EE">
      <w:pPr>
        <w:pStyle w:val="a"/>
        <w:ind w:firstLine="0"/>
        <w:rPr>
          <w:rFonts w:hint="cs"/>
          <w:rtl/>
        </w:rPr>
      </w:pPr>
    </w:p>
    <w:p w14:paraId="22BF3110" w14:textId="77777777" w:rsidR="00000000" w:rsidRDefault="007C71EE">
      <w:pPr>
        <w:pStyle w:val="ad"/>
        <w:rPr>
          <w:rtl/>
        </w:rPr>
      </w:pPr>
      <w:r>
        <w:rPr>
          <w:rFonts w:hint="eastAsia"/>
          <w:rtl/>
        </w:rPr>
        <w:t>היו</w:t>
      </w:r>
      <w:r>
        <w:rPr>
          <w:rtl/>
        </w:rPr>
        <w:t>"ר ראובן ריבלין:</w:t>
      </w:r>
    </w:p>
    <w:p w14:paraId="1BC9FC65" w14:textId="77777777" w:rsidR="00000000" w:rsidRDefault="007C71EE">
      <w:pPr>
        <w:pStyle w:val="a"/>
        <w:rPr>
          <w:rFonts w:hint="cs"/>
          <w:rtl/>
        </w:rPr>
      </w:pPr>
    </w:p>
    <w:p w14:paraId="2EE47068" w14:textId="77777777" w:rsidR="00000000" w:rsidRDefault="007C71EE">
      <w:pPr>
        <w:pStyle w:val="a"/>
        <w:rPr>
          <w:rFonts w:hint="cs"/>
          <w:rtl/>
        </w:rPr>
      </w:pPr>
      <w:r>
        <w:rPr>
          <w:rFonts w:hint="cs"/>
          <w:rtl/>
        </w:rPr>
        <w:t xml:space="preserve">אני רק שואל מבחינה סטטיסטית. </w:t>
      </w:r>
    </w:p>
    <w:p w14:paraId="0CB904B9" w14:textId="77777777" w:rsidR="00000000" w:rsidRDefault="007C71EE">
      <w:pPr>
        <w:pStyle w:val="a"/>
        <w:ind w:firstLine="0"/>
        <w:rPr>
          <w:rFonts w:hint="cs"/>
          <w:rtl/>
        </w:rPr>
      </w:pPr>
    </w:p>
    <w:p w14:paraId="30F6F6DD" w14:textId="77777777" w:rsidR="00000000" w:rsidRDefault="007C71EE">
      <w:pPr>
        <w:pStyle w:val="SpeakerCon"/>
        <w:rPr>
          <w:rtl/>
        </w:rPr>
      </w:pPr>
      <w:bookmarkStart w:id="1515" w:name="FS000000540T27_05_2003_16_31_30C"/>
      <w:bookmarkEnd w:id="1515"/>
      <w:r>
        <w:rPr>
          <w:rFonts w:hint="eastAsia"/>
          <w:rtl/>
        </w:rPr>
        <w:t>מוחמד</w:t>
      </w:r>
      <w:r>
        <w:rPr>
          <w:rtl/>
        </w:rPr>
        <w:t xml:space="preserve"> ברכה (חד"ש-תע"ל):</w:t>
      </w:r>
    </w:p>
    <w:p w14:paraId="0D6944F8" w14:textId="77777777" w:rsidR="00000000" w:rsidRDefault="007C71EE">
      <w:pPr>
        <w:pStyle w:val="a"/>
        <w:rPr>
          <w:rFonts w:hint="cs"/>
          <w:rtl/>
        </w:rPr>
      </w:pPr>
    </w:p>
    <w:p w14:paraId="1A8798EA" w14:textId="77777777" w:rsidR="00000000" w:rsidRDefault="007C71EE">
      <w:pPr>
        <w:pStyle w:val="a"/>
        <w:rPr>
          <w:rFonts w:hint="cs"/>
          <w:rtl/>
        </w:rPr>
      </w:pPr>
      <w:r>
        <w:rPr>
          <w:rFonts w:hint="cs"/>
          <w:rtl/>
        </w:rPr>
        <w:t>זה לא שייך. אני רוצה ללכת לכיוון שאתה רוצה להובי</w:t>
      </w:r>
      <w:r>
        <w:rPr>
          <w:rFonts w:hint="cs"/>
          <w:rtl/>
        </w:rPr>
        <w:t>ל אליו, אדוני. אנשים מתחתנים ורוצים לחיות במקום שבו טוב להם יותר, אם זה מה שאתה רוצה לשמוע. זה אפשרי לחיות במחנה פליטים תחת הפצצות.</w:t>
      </w:r>
    </w:p>
    <w:p w14:paraId="5F021309" w14:textId="77777777" w:rsidR="00000000" w:rsidRDefault="007C71EE">
      <w:pPr>
        <w:pStyle w:val="a"/>
        <w:ind w:firstLine="0"/>
        <w:rPr>
          <w:rFonts w:hint="cs"/>
          <w:rtl/>
        </w:rPr>
      </w:pPr>
    </w:p>
    <w:p w14:paraId="6DA12BCA" w14:textId="77777777" w:rsidR="00000000" w:rsidRDefault="007C71EE">
      <w:pPr>
        <w:pStyle w:val="ac"/>
        <w:rPr>
          <w:rtl/>
        </w:rPr>
      </w:pPr>
      <w:r>
        <w:rPr>
          <w:rFonts w:hint="eastAsia"/>
          <w:rtl/>
        </w:rPr>
        <w:t>עזמי</w:t>
      </w:r>
      <w:r>
        <w:rPr>
          <w:rtl/>
        </w:rPr>
        <w:t xml:space="preserve"> בשארה (בל"ד):</w:t>
      </w:r>
    </w:p>
    <w:p w14:paraId="5B19D752" w14:textId="77777777" w:rsidR="00000000" w:rsidRDefault="007C71EE">
      <w:pPr>
        <w:pStyle w:val="a"/>
        <w:rPr>
          <w:rFonts w:hint="cs"/>
          <w:rtl/>
        </w:rPr>
      </w:pPr>
    </w:p>
    <w:p w14:paraId="09665735" w14:textId="77777777" w:rsidR="00000000" w:rsidRDefault="007C71EE">
      <w:pPr>
        <w:pStyle w:val="a"/>
        <w:rPr>
          <w:rFonts w:hint="cs"/>
          <w:rtl/>
        </w:rPr>
      </w:pPr>
      <w:r>
        <w:rPr>
          <w:rFonts w:hint="cs"/>
          <w:rtl/>
        </w:rPr>
        <w:t>יש הרבה בחורות מעזה שלא נותנים להן לבקר את ההורים.</w:t>
      </w:r>
    </w:p>
    <w:p w14:paraId="362C4DBE" w14:textId="77777777" w:rsidR="00000000" w:rsidRDefault="007C71EE">
      <w:pPr>
        <w:pStyle w:val="a"/>
        <w:ind w:firstLine="0"/>
        <w:rPr>
          <w:rFonts w:hint="cs"/>
          <w:rtl/>
        </w:rPr>
      </w:pPr>
    </w:p>
    <w:p w14:paraId="5CAF426C" w14:textId="77777777" w:rsidR="00000000" w:rsidRDefault="007C71EE">
      <w:pPr>
        <w:pStyle w:val="ad"/>
        <w:rPr>
          <w:rtl/>
        </w:rPr>
      </w:pPr>
      <w:r>
        <w:rPr>
          <w:rFonts w:hint="eastAsia"/>
          <w:rtl/>
        </w:rPr>
        <w:t>היו</w:t>
      </w:r>
      <w:r>
        <w:rPr>
          <w:rtl/>
        </w:rPr>
        <w:t>"ר ראובן ריבלין:</w:t>
      </w:r>
    </w:p>
    <w:p w14:paraId="4A93FF40" w14:textId="77777777" w:rsidR="00000000" w:rsidRDefault="007C71EE">
      <w:pPr>
        <w:pStyle w:val="a"/>
        <w:rPr>
          <w:rFonts w:hint="cs"/>
          <w:rtl/>
        </w:rPr>
      </w:pPr>
    </w:p>
    <w:p w14:paraId="2AB4282C" w14:textId="77777777" w:rsidR="00000000" w:rsidRDefault="007C71EE">
      <w:pPr>
        <w:pStyle w:val="a"/>
        <w:rPr>
          <w:rFonts w:hint="cs"/>
          <w:rtl/>
        </w:rPr>
      </w:pPr>
      <w:r>
        <w:rPr>
          <w:rFonts w:hint="cs"/>
          <w:rtl/>
        </w:rPr>
        <w:t>אני לא התווכחתי, אני רק שאלתי.</w:t>
      </w:r>
    </w:p>
    <w:p w14:paraId="5C75E55E" w14:textId="77777777" w:rsidR="00000000" w:rsidRDefault="007C71EE">
      <w:pPr>
        <w:pStyle w:val="a"/>
        <w:ind w:firstLine="0"/>
        <w:rPr>
          <w:rFonts w:hint="cs"/>
          <w:rtl/>
        </w:rPr>
      </w:pPr>
    </w:p>
    <w:p w14:paraId="31ED28A2" w14:textId="77777777" w:rsidR="00000000" w:rsidRDefault="007C71EE">
      <w:pPr>
        <w:pStyle w:val="SpeakerCon"/>
        <w:rPr>
          <w:rtl/>
        </w:rPr>
      </w:pPr>
      <w:bookmarkStart w:id="1516" w:name="FS000000540T27_05_2003_16_32_42C"/>
      <w:bookmarkEnd w:id="1516"/>
      <w:r>
        <w:rPr>
          <w:rFonts w:hint="eastAsia"/>
          <w:rtl/>
        </w:rPr>
        <w:t>מוחמד</w:t>
      </w:r>
      <w:r>
        <w:rPr>
          <w:rtl/>
        </w:rPr>
        <w:t xml:space="preserve"> ברכה (חד"ש-תע"ל):</w:t>
      </w:r>
    </w:p>
    <w:p w14:paraId="723C8E63" w14:textId="77777777" w:rsidR="00000000" w:rsidRDefault="007C71EE">
      <w:pPr>
        <w:pStyle w:val="a"/>
        <w:rPr>
          <w:rFonts w:hint="cs"/>
          <w:rtl/>
        </w:rPr>
      </w:pPr>
    </w:p>
    <w:p w14:paraId="182F6D5E" w14:textId="77777777" w:rsidR="00000000" w:rsidRDefault="007C71EE">
      <w:pPr>
        <w:pStyle w:val="a"/>
        <w:rPr>
          <w:rFonts w:hint="cs"/>
          <w:rtl/>
        </w:rPr>
      </w:pPr>
      <w:r>
        <w:rPr>
          <w:rFonts w:hint="cs"/>
          <w:rtl/>
        </w:rPr>
        <w:t>זה טבעי.</w:t>
      </w:r>
    </w:p>
    <w:p w14:paraId="6E837D4C" w14:textId="77777777" w:rsidR="00000000" w:rsidRDefault="007C71EE">
      <w:pPr>
        <w:pStyle w:val="a"/>
        <w:ind w:firstLine="0"/>
        <w:rPr>
          <w:rFonts w:hint="cs"/>
          <w:rtl/>
        </w:rPr>
      </w:pPr>
    </w:p>
    <w:p w14:paraId="456AB7C2" w14:textId="77777777" w:rsidR="00000000" w:rsidRDefault="007C71EE">
      <w:pPr>
        <w:pStyle w:val="ac"/>
        <w:rPr>
          <w:rtl/>
        </w:rPr>
      </w:pPr>
    </w:p>
    <w:p w14:paraId="2A185DBA" w14:textId="77777777" w:rsidR="00000000" w:rsidRDefault="007C71EE">
      <w:pPr>
        <w:pStyle w:val="ac"/>
        <w:rPr>
          <w:rtl/>
        </w:rPr>
      </w:pPr>
      <w:r>
        <w:rPr>
          <w:rtl/>
        </w:rPr>
        <w:t>עזמי בשארה (בל"ד):</w:t>
      </w:r>
    </w:p>
    <w:p w14:paraId="03D070A8" w14:textId="77777777" w:rsidR="00000000" w:rsidRDefault="007C71EE">
      <w:pPr>
        <w:pStyle w:val="a"/>
        <w:rPr>
          <w:rtl/>
        </w:rPr>
      </w:pPr>
    </w:p>
    <w:p w14:paraId="6E7E8677" w14:textId="77777777" w:rsidR="00000000" w:rsidRDefault="007C71EE">
      <w:pPr>
        <w:pStyle w:val="a"/>
        <w:rPr>
          <w:rFonts w:hint="cs"/>
          <w:rtl/>
        </w:rPr>
      </w:pPr>
      <w:r>
        <w:rPr>
          <w:rFonts w:hint="cs"/>
          <w:rtl/>
        </w:rPr>
        <w:t>כמו שישראלי מתחתן עם אמריקנית והוא גר באמריקה.</w:t>
      </w:r>
    </w:p>
    <w:p w14:paraId="06F96E3B" w14:textId="77777777" w:rsidR="00000000" w:rsidRDefault="007C71EE">
      <w:pPr>
        <w:pStyle w:val="a"/>
        <w:ind w:firstLine="0"/>
        <w:rPr>
          <w:rFonts w:hint="cs"/>
          <w:rtl/>
        </w:rPr>
      </w:pPr>
    </w:p>
    <w:p w14:paraId="2A068F99" w14:textId="77777777" w:rsidR="00000000" w:rsidRDefault="007C71EE">
      <w:pPr>
        <w:pStyle w:val="ac"/>
        <w:rPr>
          <w:rtl/>
        </w:rPr>
      </w:pPr>
      <w:r>
        <w:rPr>
          <w:rFonts w:hint="eastAsia"/>
          <w:rtl/>
        </w:rPr>
        <w:t>אחמד</w:t>
      </w:r>
      <w:r>
        <w:rPr>
          <w:rtl/>
        </w:rPr>
        <w:t xml:space="preserve"> טיבי (חד"ש-תע"ל):</w:t>
      </w:r>
    </w:p>
    <w:p w14:paraId="58BFA2F8" w14:textId="77777777" w:rsidR="00000000" w:rsidRDefault="007C71EE">
      <w:pPr>
        <w:pStyle w:val="a"/>
        <w:rPr>
          <w:rFonts w:hint="cs"/>
          <w:rtl/>
        </w:rPr>
      </w:pPr>
    </w:p>
    <w:p w14:paraId="4ADBDB63" w14:textId="77777777" w:rsidR="00000000" w:rsidRDefault="007C71EE">
      <w:pPr>
        <w:pStyle w:val="a"/>
        <w:rPr>
          <w:rFonts w:hint="cs"/>
          <w:rtl/>
        </w:rPr>
      </w:pPr>
      <w:r>
        <w:rPr>
          <w:rFonts w:hint="cs"/>
          <w:rtl/>
        </w:rPr>
        <w:t>זה הרבה יותר טוב מאשר לגור במחנה הפליטים בטול-כרם.</w:t>
      </w:r>
    </w:p>
    <w:p w14:paraId="6F7C2FE4" w14:textId="77777777" w:rsidR="00000000" w:rsidRDefault="007C71EE">
      <w:pPr>
        <w:pStyle w:val="a"/>
        <w:ind w:firstLine="0"/>
        <w:rPr>
          <w:rFonts w:hint="cs"/>
          <w:rtl/>
        </w:rPr>
      </w:pPr>
    </w:p>
    <w:p w14:paraId="0A46303F" w14:textId="77777777" w:rsidR="00000000" w:rsidRDefault="007C71EE">
      <w:pPr>
        <w:pStyle w:val="SpeakerCon"/>
        <w:rPr>
          <w:rtl/>
        </w:rPr>
      </w:pPr>
      <w:bookmarkStart w:id="1517" w:name="FS000000540T27_05_2003_16_34_03C"/>
      <w:bookmarkEnd w:id="1517"/>
      <w:r>
        <w:rPr>
          <w:rFonts w:hint="eastAsia"/>
          <w:rtl/>
        </w:rPr>
        <w:t>מוחמד</w:t>
      </w:r>
      <w:r>
        <w:rPr>
          <w:rtl/>
        </w:rPr>
        <w:t xml:space="preserve"> ברכה (חד"ש-תע"ל):</w:t>
      </w:r>
    </w:p>
    <w:p w14:paraId="41B5A273" w14:textId="77777777" w:rsidR="00000000" w:rsidRDefault="007C71EE">
      <w:pPr>
        <w:pStyle w:val="a"/>
        <w:rPr>
          <w:rFonts w:hint="cs"/>
          <w:rtl/>
        </w:rPr>
      </w:pPr>
    </w:p>
    <w:p w14:paraId="7025ED24" w14:textId="77777777" w:rsidR="00000000" w:rsidRDefault="007C71EE">
      <w:pPr>
        <w:pStyle w:val="a"/>
        <w:rPr>
          <w:rFonts w:hint="cs"/>
          <w:rtl/>
        </w:rPr>
      </w:pPr>
      <w:r>
        <w:rPr>
          <w:rFonts w:hint="cs"/>
          <w:rtl/>
        </w:rPr>
        <w:t>נכון. למה לבזבז מלים ולהצטדק? הסטטיסטיקה מאוד ברו</w:t>
      </w:r>
      <w:r>
        <w:rPr>
          <w:rFonts w:hint="cs"/>
          <w:rtl/>
        </w:rPr>
        <w:t xml:space="preserve">רה ומאוד חד-משמעית. אני גם מוכן ללכת לכיוון החששות שאתה רוצה להעלות, אדוני, או שהעלה בעצם השר עזרא אתמול, שיש אנשים שנגועים בשיתוף פעולה עם פעולות טרור. בסדר. כמה הם? למה לא ללכת נקודתית? למה ללכת ולהכתים ציבור שלם? למה ללכת עם הדבר הזה בצורה רטרואקטיבית, </w:t>
      </w:r>
      <w:r>
        <w:rPr>
          <w:rFonts w:hint="cs"/>
          <w:rtl/>
        </w:rPr>
        <w:t xml:space="preserve">אדוני? אלה אנשים שכבר הקימו משפחה, יש להם ילדים. לפני חודשיים-שלושה התקשר אלי אזרח מאום-אל-פחם. הוא אומר לי: התחתנתי ב=1997, יש לי ארבעה או חמישה ילדים - אני לא זוכר - אף אחד לא הודיע לי מראש שב=12 במאי 2002 יקבלו בממשלה החלטה שהנישואין שלי אינם תקפים. </w:t>
      </w:r>
    </w:p>
    <w:p w14:paraId="7A077656" w14:textId="77777777" w:rsidR="00000000" w:rsidRDefault="007C71EE">
      <w:pPr>
        <w:pStyle w:val="a"/>
        <w:rPr>
          <w:rFonts w:hint="cs"/>
          <w:rtl/>
        </w:rPr>
      </w:pPr>
    </w:p>
    <w:p w14:paraId="0B53AF9D" w14:textId="77777777" w:rsidR="00000000" w:rsidRDefault="007C71EE">
      <w:pPr>
        <w:pStyle w:val="a"/>
        <w:rPr>
          <w:rFonts w:hint="cs"/>
          <w:rtl/>
        </w:rPr>
      </w:pPr>
      <w:r>
        <w:rPr>
          <w:rFonts w:hint="cs"/>
          <w:rtl/>
        </w:rPr>
        <w:t>י</w:t>
      </w:r>
      <w:r>
        <w:rPr>
          <w:rFonts w:hint="cs"/>
          <w:rtl/>
        </w:rPr>
        <w:t>ש פה התעללות באנשים על רקע גזעני. הדברים האלה מעוררים צמרמורת, כי הם לוקים בגזענות קשה. הרעיון הזה כולו, אדוני, שאוב מתורת הגזע. אי-אפשר לומר על זה שום דבר אחר. כמה שאני משתדל בחודשים האחרונים להימנע מהמלים האלה ולנסות לפייס ולהתקרב ולדבר וללכת על מה שמחבר</w:t>
      </w:r>
      <w:r>
        <w:rPr>
          <w:rFonts w:hint="cs"/>
          <w:rtl/>
        </w:rPr>
        <w:t xml:space="preserve"> - אבל, נותנים לנו בפרצוף. אם אחד מבני הזוג הוא ממוצא פלסטיני, בקשתו לאיחוד משפחות לא תידון. הוא פסול אזרחות. איפה נשמע דבר כזה? זה לא טובה שעושים לאיש או לאשה מהגדה. זו החובה של המדינה כלפי אזרח המדינה, שהוא התחבר עם בן זוגו או בת זוגו.</w:t>
      </w:r>
    </w:p>
    <w:p w14:paraId="2484E2F1" w14:textId="77777777" w:rsidR="00000000" w:rsidRDefault="007C71EE">
      <w:pPr>
        <w:pStyle w:val="a"/>
        <w:ind w:firstLine="0"/>
        <w:rPr>
          <w:rFonts w:hint="cs"/>
          <w:rtl/>
        </w:rPr>
      </w:pPr>
    </w:p>
    <w:p w14:paraId="19030747" w14:textId="77777777" w:rsidR="00000000" w:rsidRDefault="007C71EE">
      <w:pPr>
        <w:pStyle w:val="ac"/>
        <w:rPr>
          <w:rtl/>
        </w:rPr>
      </w:pPr>
      <w:r>
        <w:rPr>
          <w:rFonts w:hint="eastAsia"/>
          <w:rtl/>
        </w:rPr>
        <w:t>עזמי</w:t>
      </w:r>
      <w:r>
        <w:rPr>
          <w:rtl/>
        </w:rPr>
        <w:t xml:space="preserve"> בשארה (בל"ד)</w:t>
      </w:r>
      <w:r>
        <w:rPr>
          <w:rtl/>
        </w:rPr>
        <w:t>:</w:t>
      </w:r>
    </w:p>
    <w:p w14:paraId="243AEC76" w14:textId="77777777" w:rsidR="00000000" w:rsidRDefault="007C71EE">
      <w:pPr>
        <w:pStyle w:val="a"/>
        <w:rPr>
          <w:rFonts w:hint="cs"/>
          <w:rtl/>
        </w:rPr>
      </w:pPr>
    </w:p>
    <w:p w14:paraId="038E3127" w14:textId="77777777" w:rsidR="00000000" w:rsidRDefault="007C71EE">
      <w:pPr>
        <w:pStyle w:val="a"/>
        <w:rPr>
          <w:rFonts w:hint="cs"/>
          <w:rtl/>
        </w:rPr>
      </w:pPr>
      <w:r>
        <w:rPr>
          <w:rFonts w:hint="cs"/>
          <w:rtl/>
        </w:rPr>
        <w:t>אפילו לא תושבות קבע.</w:t>
      </w:r>
    </w:p>
    <w:p w14:paraId="0100672F" w14:textId="77777777" w:rsidR="00000000" w:rsidRDefault="007C71EE">
      <w:pPr>
        <w:pStyle w:val="a"/>
        <w:ind w:firstLine="0"/>
        <w:rPr>
          <w:rFonts w:hint="cs"/>
          <w:rtl/>
        </w:rPr>
      </w:pPr>
    </w:p>
    <w:p w14:paraId="07832A87" w14:textId="77777777" w:rsidR="00000000" w:rsidRDefault="007C71EE">
      <w:pPr>
        <w:pStyle w:val="SpeakerCon"/>
        <w:rPr>
          <w:rtl/>
        </w:rPr>
      </w:pPr>
      <w:bookmarkStart w:id="1518" w:name="FS000000540T27_05_2003_16_39_21C"/>
      <w:bookmarkEnd w:id="1518"/>
      <w:r>
        <w:rPr>
          <w:rFonts w:hint="eastAsia"/>
          <w:rtl/>
        </w:rPr>
        <w:t>מוחמד</w:t>
      </w:r>
      <w:r>
        <w:rPr>
          <w:rtl/>
        </w:rPr>
        <w:t xml:space="preserve"> ברכה (חד"ש-תע"ל):</w:t>
      </w:r>
    </w:p>
    <w:p w14:paraId="4E033637" w14:textId="77777777" w:rsidR="00000000" w:rsidRDefault="007C71EE">
      <w:pPr>
        <w:pStyle w:val="a"/>
        <w:rPr>
          <w:rFonts w:hint="cs"/>
          <w:rtl/>
        </w:rPr>
      </w:pPr>
    </w:p>
    <w:p w14:paraId="6C43B1A9" w14:textId="77777777" w:rsidR="00000000" w:rsidRDefault="007C71EE">
      <w:pPr>
        <w:pStyle w:val="a"/>
        <w:rPr>
          <w:rFonts w:hint="cs"/>
          <w:rtl/>
        </w:rPr>
      </w:pPr>
      <w:r>
        <w:rPr>
          <w:rFonts w:hint="cs"/>
          <w:rtl/>
        </w:rPr>
        <w:t xml:space="preserve">לא. השר עזרא אמר אתמול שייתנו להם תושבות זמנית. מה זה תושבות זמנית? שהוא מאוים, שבכל רגע יסולק. הוא לא יכול לעבוד, הוא לא יכול לקבל ביטוח, הוא לא יכול להתקיים קיום מינימלי כמו בני-אדם. אז יש אלפים כאלה.  </w:t>
      </w:r>
    </w:p>
    <w:p w14:paraId="7C038219" w14:textId="77777777" w:rsidR="00000000" w:rsidRDefault="007C71EE">
      <w:pPr>
        <w:pStyle w:val="a"/>
        <w:ind w:firstLine="0"/>
        <w:rPr>
          <w:rtl/>
        </w:rPr>
      </w:pPr>
    </w:p>
    <w:p w14:paraId="2DA2F3E4" w14:textId="77777777" w:rsidR="00000000" w:rsidRDefault="007C71EE">
      <w:pPr>
        <w:pStyle w:val="a"/>
        <w:ind w:firstLine="0"/>
        <w:rPr>
          <w:rFonts w:hint="cs"/>
          <w:rtl/>
        </w:rPr>
      </w:pPr>
    </w:p>
    <w:p w14:paraId="5F734093" w14:textId="77777777" w:rsidR="00000000" w:rsidRDefault="007C71EE">
      <w:pPr>
        <w:pStyle w:val="ad"/>
        <w:rPr>
          <w:rtl/>
        </w:rPr>
      </w:pPr>
      <w:r>
        <w:rPr>
          <w:rtl/>
        </w:rPr>
        <w:t>היו"ר ראובן ריבלין:</w:t>
      </w:r>
    </w:p>
    <w:p w14:paraId="638143EE" w14:textId="77777777" w:rsidR="00000000" w:rsidRDefault="007C71EE">
      <w:pPr>
        <w:pStyle w:val="a"/>
        <w:rPr>
          <w:rtl/>
        </w:rPr>
      </w:pPr>
    </w:p>
    <w:p w14:paraId="7117FD51" w14:textId="77777777" w:rsidR="00000000" w:rsidRDefault="007C71EE">
      <w:pPr>
        <w:pStyle w:val="a"/>
        <w:rPr>
          <w:rtl/>
        </w:rPr>
      </w:pPr>
      <w:r>
        <w:rPr>
          <w:rFonts w:hint="cs"/>
          <w:rtl/>
        </w:rPr>
        <w:t xml:space="preserve">אני יכול לשים לך </w:t>
      </w:r>
      <w:r>
        <w:t>devil's advocate</w:t>
      </w:r>
      <w:r>
        <w:rPr>
          <w:rFonts w:hint="cs"/>
          <w:rtl/>
        </w:rPr>
        <w:t>: יכולים לבוא האומרים, שיש איזה רצון לקיים איזו  מדיניות של זכות שיבה - - -</w:t>
      </w:r>
    </w:p>
    <w:p w14:paraId="405DEFEE" w14:textId="77777777" w:rsidR="00000000" w:rsidRDefault="007C71EE">
      <w:pPr>
        <w:pStyle w:val="a"/>
        <w:ind w:firstLine="0"/>
        <w:rPr>
          <w:rFonts w:hint="cs"/>
          <w:rtl/>
        </w:rPr>
      </w:pPr>
    </w:p>
    <w:p w14:paraId="6ECA5FB0" w14:textId="77777777" w:rsidR="00000000" w:rsidRDefault="007C71EE">
      <w:pPr>
        <w:pStyle w:val="ac"/>
        <w:rPr>
          <w:rtl/>
        </w:rPr>
      </w:pPr>
      <w:r>
        <w:rPr>
          <w:rFonts w:hint="eastAsia"/>
          <w:rtl/>
        </w:rPr>
        <w:t>עזמי</w:t>
      </w:r>
      <w:r>
        <w:rPr>
          <w:rtl/>
        </w:rPr>
        <w:t xml:space="preserve"> בשארה (בל"ד):</w:t>
      </w:r>
    </w:p>
    <w:p w14:paraId="64C5E828" w14:textId="77777777" w:rsidR="00000000" w:rsidRDefault="007C71EE">
      <w:pPr>
        <w:pStyle w:val="a"/>
        <w:rPr>
          <w:rFonts w:hint="cs"/>
          <w:rtl/>
        </w:rPr>
      </w:pPr>
    </w:p>
    <w:p w14:paraId="1768453D" w14:textId="77777777" w:rsidR="00000000" w:rsidRDefault="007C71EE">
      <w:pPr>
        <w:pStyle w:val="a"/>
        <w:rPr>
          <w:rFonts w:hint="cs"/>
          <w:rtl/>
        </w:rPr>
      </w:pPr>
      <w:r>
        <w:rPr>
          <w:rFonts w:hint="cs"/>
          <w:rtl/>
        </w:rPr>
        <w:t>אנשים מתחתנים לא כקונספירציה.</w:t>
      </w:r>
    </w:p>
    <w:p w14:paraId="1634EE8F" w14:textId="77777777" w:rsidR="00000000" w:rsidRDefault="007C71EE">
      <w:pPr>
        <w:pStyle w:val="a"/>
        <w:ind w:firstLine="0"/>
        <w:rPr>
          <w:rFonts w:hint="cs"/>
          <w:rtl/>
        </w:rPr>
      </w:pPr>
    </w:p>
    <w:p w14:paraId="07B09CAC" w14:textId="77777777" w:rsidR="00000000" w:rsidRDefault="007C71EE">
      <w:pPr>
        <w:pStyle w:val="ad"/>
        <w:rPr>
          <w:rtl/>
        </w:rPr>
      </w:pPr>
      <w:r>
        <w:rPr>
          <w:rtl/>
        </w:rPr>
        <w:t>היו"ר ראובן ריבלין:</w:t>
      </w:r>
    </w:p>
    <w:p w14:paraId="1D773938" w14:textId="77777777" w:rsidR="00000000" w:rsidRDefault="007C71EE">
      <w:pPr>
        <w:pStyle w:val="a"/>
        <w:rPr>
          <w:rtl/>
        </w:rPr>
      </w:pPr>
    </w:p>
    <w:p w14:paraId="01DADECE" w14:textId="77777777" w:rsidR="00000000" w:rsidRDefault="007C71EE">
      <w:pPr>
        <w:pStyle w:val="a"/>
        <w:rPr>
          <w:rFonts w:hint="cs"/>
          <w:rtl/>
        </w:rPr>
      </w:pPr>
      <w:r>
        <w:rPr>
          <w:rFonts w:hint="cs"/>
          <w:rtl/>
        </w:rPr>
        <w:t>אדוני הוא מהעדה הנוצרית. אבל יש מוסלמים שיכולים להתג</w:t>
      </w:r>
      <w:r>
        <w:rPr>
          <w:rFonts w:hint="cs"/>
          <w:rtl/>
        </w:rPr>
        <w:t>רש ולהתחתן כהרף עין ולהישאר. אלה הטענות שנשמעות בציבור.</w:t>
      </w:r>
    </w:p>
    <w:p w14:paraId="44A246EC" w14:textId="77777777" w:rsidR="00000000" w:rsidRDefault="007C71EE">
      <w:pPr>
        <w:pStyle w:val="a"/>
        <w:rPr>
          <w:color w:val="0000FF"/>
          <w:szCs w:val="28"/>
          <w:rtl/>
        </w:rPr>
      </w:pPr>
      <w:bookmarkStart w:id="1519" w:name="FS000000540T27_05_2003_16_44_35C"/>
      <w:bookmarkEnd w:id="1519"/>
    </w:p>
    <w:p w14:paraId="2087AD85" w14:textId="77777777" w:rsidR="00000000" w:rsidRDefault="007C71EE">
      <w:pPr>
        <w:pStyle w:val="SpeakerCon"/>
        <w:rPr>
          <w:rtl/>
        </w:rPr>
      </w:pPr>
      <w:bookmarkStart w:id="1520" w:name="FS000000540T27_05_2003_16_09_01C"/>
      <w:bookmarkEnd w:id="1520"/>
      <w:r>
        <w:rPr>
          <w:rtl/>
        </w:rPr>
        <w:t>מוחמד ברכה (חד"ש-תע"ל):</w:t>
      </w:r>
    </w:p>
    <w:p w14:paraId="1018935F" w14:textId="77777777" w:rsidR="00000000" w:rsidRDefault="007C71EE">
      <w:pPr>
        <w:pStyle w:val="a"/>
        <w:rPr>
          <w:rtl/>
        </w:rPr>
      </w:pPr>
    </w:p>
    <w:p w14:paraId="19DA6500" w14:textId="77777777" w:rsidR="00000000" w:rsidRDefault="007C71EE">
      <w:pPr>
        <w:pStyle w:val="a"/>
        <w:rPr>
          <w:rFonts w:hint="cs"/>
          <w:rtl/>
        </w:rPr>
      </w:pPr>
      <w:r>
        <w:rPr>
          <w:rFonts w:hint="cs"/>
          <w:rtl/>
        </w:rPr>
        <w:t>אדוני היושב-ראש, עם כל הכבוד. יכול להיות, ואני גם לא רוצה למחוק את זה, יכול להיות שיש אחד או שניים שהתחתנו ואחרי חודש-חודשיים התגרשו. אדם כזה שבא כדי לספסר באזרחות, צריך לטפל</w:t>
      </w:r>
      <w:r>
        <w:rPr>
          <w:rFonts w:hint="cs"/>
          <w:rtl/>
        </w:rPr>
        <w:t xml:space="preserve"> בו.</w:t>
      </w:r>
    </w:p>
    <w:p w14:paraId="6A618165" w14:textId="77777777" w:rsidR="00000000" w:rsidRDefault="007C71EE">
      <w:pPr>
        <w:pStyle w:val="a"/>
        <w:rPr>
          <w:rFonts w:hint="cs"/>
          <w:rtl/>
        </w:rPr>
      </w:pPr>
    </w:p>
    <w:p w14:paraId="39ADFC13" w14:textId="77777777" w:rsidR="00000000" w:rsidRDefault="007C71EE">
      <w:pPr>
        <w:pStyle w:val="ad"/>
        <w:rPr>
          <w:rtl/>
        </w:rPr>
      </w:pPr>
      <w:r>
        <w:rPr>
          <w:rFonts w:hint="eastAsia"/>
          <w:rtl/>
        </w:rPr>
        <w:t>היו</w:t>
      </w:r>
      <w:r>
        <w:rPr>
          <w:rtl/>
        </w:rPr>
        <w:t>"ר ראובן ריבלין:</w:t>
      </w:r>
    </w:p>
    <w:p w14:paraId="62AC2C75" w14:textId="77777777" w:rsidR="00000000" w:rsidRDefault="007C71EE">
      <w:pPr>
        <w:pStyle w:val="a"/>
        <w:rPr>
          <w:rFonts w:hint="cs"/>
          <w:rtl/>
        </w:rPr>
      </w:pPr>
    </w:p>
    <w:p w14:paraId="02327041" w14:textId="77777777" w:rsidR="00000000" w:rsidRDefault="007C71EE">
      <w:pPr>
        <w:pStyle w:val="a"/>
        <w:rPr>
          <w:rFonts w:hint="cs"/>
          <w:rtl/>
        </w:rPr>
      </w:pPr>
      <w:r>
        <w:rPr>
          <w:rFonts w:hint="cs"/>
          <w:rtl/>
        </w:rPr>
        <w:t xml:space="preserve">מאה אחוז.  </w:t>
      </w:r>
    </w:p>
    <w:p w14:paraId="640928BB" w14:textId="77777777" w:rsidR="00000000" w:rsidRDefault="007C71EE">
      <w:pPr>
        <w:pStyle w:val="a"/>
        <w:rPr>
          <w:rFonts w:hint="cs"/>
          <w:rtl/>
        </w:rPr>
      </w:pPr>
      <w:r>
        <w:rPr>
          <w:rFonts w:hint="cs"/>
          <w:rtl/>
        </w:rPr>
        <w:t xml:space="preserve"> </w:t>
      </w:r>
    </w:p>
    <w:p w14:paraId="4E6C73D6" w14:textId="77777777" w:rsidR="00000000" w:rsidRDefault="007C71EE">
      <w:pPr>
        <w:pStyle w:val="SpeakerCon"/>
        <w:rPr>
          <w:rtl/>
        </w:rPr>
      </w:pPr>
      <w:bookmarkStart w:id="1521" w:name="FS000000540T27_05_2003_16_11_54C"/>
      <w:bookmarkEnd w:id="1521"/>
      <w:r>
        <w:rPr>
          <w:rtl/>
        </w:rPr>
        <w:t>מוחמד ברכה (חד"ש-תע"ל):</w:t>
      </w:r>
    </w:p>
    <w:p w14:paraId="31A4CAC9" w14:textId="77777777" w:rsidR="00000000" w:rsidRDefault="007C71EE">
      <w:pPr>
        <w:pStyle w:val="a"/>
        <w:rPr>
          <w:rtl/>
        </w:rPr>
      </w:pPr>
    </w:p>
    <w:p w14:paraId="1A044608" w14:textId="77777777" w:rsidR="00000000" w:rsidRDefault="007C71EE">
      <w:pPr>
        <w:pStyle w:val="a"/>
        <w:rPr>
          <w:rFonts w:hint="cs"/>
          <w:rtl/>
        </w:rPr>
      </w:pPr>
      <w:r>
        <w:rPr>
          <w:rFonts w:hint="cs"/>
          <w:rtl/>
        </w:rPr>
        <w:t>אבל אדם מוליד ילדים מתוך מזימה? אדם מקים משפחה מתוך מזימה? אדם מוליד ילדים, משתוקק להם, רוצה לגדל אותם, רוצה לבנות להם עתיד מתוך מזימה נגד מישהו? איפה נשמע דבר כזה. יש טענות שמועלות בגינם של</w:t>
      </w:r>
      <w:r>
        <w:rPr>
          <w:rFonts w:hint="cs"/>
          <w:rtl/>
        </w:rPr>
        <w:t xml:space="preserve"> בודדים, כדי להשליך אותן על הכול. אני לא מתכוון אליך, חס וחלילה, אדוני היושב-ראש. אבל הטענות אלה הן טענות שמעוררות סלידה, שמצביעות על התבהמות של ניתוק אדם מרגשותיו, ממשפחתו, מחייו, ולנסות להדביק לזה תווית של: הוא רוקם מזימה נגד המדינה בזה שהוא התחתן עם פלס</w:t>
      </w:r>
      <w:r>
        <w:rPr>
          <w:rFonts w:hint="cs"/>
          <w:rtl/>
        </w:rPr>
        <w:t xml:space="preserve">טינית. בטח פלסטיני יתחתן עם פלסטינית, פלסטינית תתחתן עם פלסטיני ויש בני משפחה מהעבר הזה של "הקו הירוק" ומהעבר השני של "הקו הירוק". </w:t>
      </w:r>
    </w:p>
    <w:p w14:paraId="30FF5F8C" w14:textId="77777777" w:rsidR="00000000" w:rsidRDefault="007C71EE">
      <w:pPr>
        <w:pStyle w:val="a"/>
        <w:rPr>
          <w:rFonts w:hint="cs"/>
          <w:rtl/>
        </w:rPr>
      </w:pPr>
    </w:p>
    <w:p w14:paraId="50015201" w14:textId="77777777" w:rsidR="00000000" w:rsidRDefault="007C71EE">
      <w:pPr>
        <w:pStyle w:val="ac"/>
        <w:rPr>
          <w:rtl/>
        </w:rPr>
      </w:pPr>
      <w:r>
        <w:rPr>
          <w:rFonts w:hint="eastAsia"/>
          <w:rtl/>
        </w:rPr>
        <w:t>השר</w:t>
      </w:r>
      <w:r>
        <w:rPr>
          <w:rtl/>
        </w:rPr>
        <w:t xml:space="preserve"> גדעון עזרא:</w:t>
      </w:r>
    </w:p>
    <w:p w14:paraId="5DB3C987" w14:textId="77777777" w:rsidR="00000000" w:rsidRDefault="007C71EE">
      <w:pPr>
        <w:pStyle w:val="a"/>
        <w:rPr>
          <w:rFonts w:hint="cs"/>
          <w:rtl/>
        </w:rPr>
      </w:pPr>
    </w:p>
    <w:p w14:paraId="55471FBA" w14:textId="77777777" w:rsidR="00000000" w:rsidRDefault="007C71EE">
      <w:pPr>
        <w:pStyle w:val="a"/>
        <w:rPr>
          <w:rFonts w:hint="cs"/>
          <w:rtl/>
        </w:rPr>
      </w:pPr>
      <w:r>
        <w:rPr>
          <w:rFonts w:hint="cs"/>
          <w:rtl/>
        </w:rPr>
        <w:t xml:space="preserve">יש לי שאלה. מה ההבדל בין תושב עופרה, תושב יהודה ושומרון, לבין תושב טירה? </w:t>
      </w:r>
    </w:p>
    <w:p w14:paraId="2498FAB0" w14:textId="77777777" w:rsidR="00000000" w:rsidRDefault="007C71EE">
      <w:pPr>
        <w:pStyle w:val="a"/>
        <w:rPr>
          <w:rFonts w:hint="cs"/>
          <w:rtl/>
        </w:rPr>
      </w:pPr>
    </w:p>
    <w:p w14:paraId="1BD5FCCB" w14:textId="77777777" w:rsidR="00000000" w:rsidRDefault="007C71EE">
      <w:pPr>
        <w:pStyle w:val="SpeakerCon"/>
        <w:rPr>
          <w:rtl/>
        </w:rPr>
      </w:pPr>
      <w:bookmarkStart w:id="1522" w:name="FS000000540T27_05_2003_16_16_48C"/>
      <w:bookmarkEnd w:id="1522"/>
      <w:r>
        <w:rPr>
          <w:rFonts w:hint="eastAsia"/>
          <w:rtl/>
        </w:rPr>
        <w:t>מוחמד</w:t>
      </w:r>
      <w:r>
        <w:rPr>
          <w:rtl/>
        </w:rPr>
        <w:t xml:space="preserve"> ברכה (חד"ש-תע"ל):</w:t>
      </w:r>
    </w:p>
    <w:p w14:paraId="7B4FBCD4" w14:textId="77777777" w:rsidR="00000000" w:rsidRDefault="007C71EE">
      <w:pPr>
        <w:pStyle w:val="a"/>
        <w:rPr>
          <w:rFonts w:hint="cs"/>
          <w:rtl/>
        </w:rPr>
      </w:pPr>
    </w:p>
    <w:p w14:paraId="3D0BFCFD" w14:textId="77777777" w:rsidR="00000000" w:rsidRDefault="007C71EE">
      <w:pPr>
        <w:pStyle w:val="a"/>
        <w:rPr>
          <w:rFonts w:hint="cs"/>
          <w:rtl/>
        </w:rPr>
      </w:pPr>
      <w:r>
        <w:rPr>
          <w:rFonts w:hint="cs"/>
          <w:rtl/>
        </w:rPr>
        <w:t>תושב ע</w:t>
      </w:r>
      <w:r>
        <w:rPr>
          <w:rFonts w:hint="cs"/>
          <w:rtl/>
        </w:rPr>
        <w:t>ופרה הוא מתנחל. אתה רוצה עכשיו להסיט את הנושא לשם? אני מוכן להסיט את הנושא לשם, אבל פה מדובר בסוגיה אזרחית. אני לא רוצה להתפתות ולברוח מהסוגיה הזאת ולדון עכשיו בעניין ההתנחלויות. ההתנחלויות, לדעתי, הן בלתי חוקיות בעליל, גם אלה שאושרו על-ידי ממשלת ישראל. יש</w:t>
      </w:r>
      <w:r>
        <w:rPr>
          <w:rFonts w:hint="cs"/>
          <w:rtl/>
        </w:rPr>
        <w:t xml:space="preserve"> פה מחלוקת פוליטית. אני מעלה את נושא המושג הבסיסי של תפיסת האזרחות במדינת ישראל, לא המחלוקות הפוליטיות ומה צורת הפתרון. </w:t>
      </w:r>
    </w:p>
    <w:p w14:paraId="0FF54603" w14:textId="77777777" w:rsidR="00000000" w:rsidRDefault="007C71EE">
      <w:pPr>
        <w:pStyle w:val="a"/>
        <w:rPr>
          <w:rFonts w:hint="cs"/>
          <w:rtl/>
        </w:rPr>
      </w:pPr>
    </w:p>
    <w:p w14:paraId="4F8B9B3C" w14:textId="77777777" w:rsidR="00000000" w:rsidRDefault="007C71EE">
      <w:pPr>
        <w:pStyle w:val="ad"/>
        <w:rPr>
          <w:rtl/>
        </w:rPr>
      </w:pPr>
      <w:r>
        <w:rPr>
          <w:rtl/>
        </w:rPr>
        <w:t>היו"ר ראובן ריבלין:</w:t>
      </w:r>
    </w:p>
    <w:p w14:paraId="39CF24D7" w14:textId="77777777" w:rsidR="00000000" w:rsidRDefault="007C71EE">
      <w:pPr>
        <w:pStyle w:val="a"/>
        <w:rPr>
          <w:rtl/>
        </w:rPr>
      </w:pPr>
    </w:p>
    <w:p w14:paraId="5AC50FFD" w14:textId="77777777" w:rsidR="00000000" w:rsidRDefault="007C71EE">
      <w:pPr>
        <w:pStyle w:val="a"/>
        <w:rPr>
          <w:rFonts w:hint="cs"/>
          <w:rtl/>
        </w:rPr>
      </w:pPr>
      <w:r>
        <w:rPr>
          <w:rFonts w:hint="cs"/>
          <w:rtl/>
        </w:rPr>
        <w:t>זאת שאלה אחרת. אני חושב שהמתנחלים היו שמחים על השאלה של כבוד השר. יש חבר כנסת לשעבר שבנו נישא לאשה מהאזור הפלסטינ</w:t>
      </w:r>
      <w:r>
        <w:rPr>
          <w:rFonts w:hint="cs"/>
          <w:rtl/>
        </w:rPr>
        <w:t xml:space="preserve">י. אני מכיר אותו היטב. </w:t>
      </w:r>
    </w:p>
    <w:p w14:paraId="55034C7A" w14:textId="77777777" w:rsidR="00000000" w:rsidRDefault="007C71EE">
      <w:pPr>
        <w:pStyle w:val="a"/>
        <w:rPr>
          <w:rFonts w:hint="cs"/>
          <w:rtl/>
        </w:rPr>
      </w:pPr>
    </w:p>
    <w:p w14:paraId="7A99CFEA" w14:textId="77777777" w:rsidR="00000000" w:rsidRDefault="007C71EE">
      <w:pPr>
        <w:pStyle w:val="ac"/>
        <w:rPr>
          <w:rtl/>
        </w:rPr>
      </w:pPr>
    </w:p>
    <w:p w14:paraId="79CA3DEA" w14:textId="77777777" w:rsidR="00000000" w:rsidRDefault="007C71EE">
      <w:pPr>
        <w:pStyle w:val="ac"/>
        <w:rPr>
          <w:rtl/>
        </w:rPr>
      </w:pPr>
      <w:r>
        <w:rPr>
          <w:rtl/>
        </w:rPr>
        <w:t>השר גדעון עזרא:</w:t>
      </w:r>
    </w:p>
    <w:p w14:paraId="5EB6283A" w14:textId="77777777" w:rsidR="00000000" w:rsidRDefault="007C71EE">
      <w:pPr>
        <w:pStyle w:val="a"/>
        <w:rPr>
          <w:rtl/>
        </w:rPr>
      </w:pPr>
    </w:p>
    <w:p w14:paraId="0D321A68" w14:textId="77777777" w:rsidR="00000000" w:rsidRDefault="007C71EE">
      <w:pPr>
        <w:pStyle w:val="a"/>
        <w:rPr>
          <w:rFonts w:hint="cs"/>
          <w:rtl/>
        </w:rPr>
      </w:pPr>
      <w:r>
        <w:rPr>
          <w:rFonts w:hint="cs"/>
          <w:rtl/>
        </w:rPr>
        <w:t>הוא קיבל אישור.</w:t>
      </w:r>
    </w:p>
    <w:p w14:paraId="562BB962" w14:textId="77777777" w:rsidR="00000000" w:rsidRDefault="007C71EE">
      <w:pPr>
        <w:pStyle w:val="a"/>
        <w:rPr>
          <w:rFonts w:hint="cs"/>
          <w:rtl/>
        </w:rPr>
      </w:pPr>
    </w:p>
    <w:p w14:paraId="6673C7E1" w14:textId="77777777" w:rsidR="00000000" w:rsidRDefault="007C71EE">
      <w:pPr>
        <w:pStyle w:val="ad"/>
        <w:rPr>
          <w:rtl/>
        </w:rPr>
      </w:pPr>
      <w:r>
        <w:rPr>
          <w:rtl/>
        </w:rPr>
        <w:t>היו"ר ראובן ריבלין:</w:t>
      </w:r>
    </w:p>
    <w:p w14:paraId="02C7F66E" w14:textId="77777777" w:rsidR="00000000" w:rsidRDefault="007C71EE">
      <w:pPr>
        <w:pStyle w:val="a"/>
        <w:rPr>
          <w:rtl/>
        </w:rPr>
      </w:pPr>
    </w:p>
    <w:p w14:paraId="4C459ED2" w14:textId="77777777" w:rsidR="00000000" w:rsidRDefault="007C71EE">
      <w:pPr>
        <w:pStyle w:val="a"/>
        <w:ind w:firstLine="720"/>
        <w:rPr>
          <w:rFonts w:hint="cs"/>
          <w:rtl/>
        </w:rPr>
      </w:pPr>
      <w:r>
        <w:rPr>
          <w:rFonts w:hint="cs"/>
          <w:rtl/>
        </w:rPr>
        <w:t xml:space="preserve">יש אהבה אצל כל אדם. השאלה היא כמה הגירה פלסטינית היתה מאז 1996 לתוך ישראל כתוצאה מנישואים אלה? </w:t>
      </w:r>
    </w:p>
    <w:p w14:paraId="25EAB55C" w14:textId="77777777" w:rsidR="00000000" w:rsidRDefault="007C71EE">
      <w:pPr>
        <w:pStyle w:val="a"/>
        <w:ind w:firstLine="720"/>
        <w:rPr>
          <w:rFonts w:hint="cs"/>
          <w:rtl/>
        </w:rPr>
      </w:pPr>
    </w:p>
    <w:p w14:paraId="383C5773" w14:textId="77777777" w:rsidR="00000000" w:rsidRDefault="007C71EE">
      <w:pPr>
        <w:pStyle w:val="ac"/>
        <w:rPr>
          <w:rtl/>
        </w:rPr>
      </w:pPr>
      <w:r>
        <w:rPr>
          <w:rFonts w:hint="eastAsia"/>
          <w:rtl/>
        </w:rPr>
        <w:t>השר</w:t>
      </w:r>
      <w:r>
        <w:rPr>
          <w:rtl/>
        </w:rPr>
        <w:t xml:space="preserve"> גדעון עזרא:</w:t>
      </w:r>
    </w:p>
    <w:p w14:paraId="7DF3A61F" w14:textId="77777777" w:rsidR="00000000" w:rsidRDefault="007C71EE">
      <w:pPr>
        <w:pStyle w:val="a"/>
        <w:rPr>
          <w:rFonts w:hint="cs"/>
          <w:rtl/>
        </w:rPr>
      </w:pPr>
    </w:p>
    <w:p w14:paraId="0739012E" w14:textId="77777777" w:rsidR="00000000" w:rsidRDefault="007C71EE">
      <w:pPr>
        <w:pStyle w:val="a"/>
        <w:rPr>
          <w:rFonts w:hint="cs"/>
          <w:rtl/>
        </w:rPr>
      </w:pPr>
      <w:r>
        <w:rPr>
          <w:rFonts w:hint="cs"/>
          <w:rtl/>
        </w:rPr>
        <w:t>לפי התשובה של משרד הפנים, מאז הסכם אוסלו, 100,000 פלסטינים גם</w:t>
      </w:r>
      <w:r>
        <w:rPr>
          <w:rFonts w:hint="cs"/>
          <w:rtl/>
        </w:rPr>
        <w:t xml:space="preserve"> מארצות אויב.</w:t>
      </w:r>
    </w:p>
    <w:p w14:paraId="30EEF663" w14:textId="77777777" w:rsidR="00000000" w:rsidRDefault="007C71EE">
      <w:pPr>
        <w:pStyle w:val="a"/>
        <w:rPr>
          <w:rFonts w:hint="cs"/>
          <w:rtl/>
        </w:rPr>
      </w:pPr>
    </w:p>
    <w:p w14:paraId="5A6F020A" w14:textId="77777777" w:rsidR="00000000" w:rsidRDefault="007C71EE">
      <w:pPr>
        <w:pStyle w:val="ad"/>
        <w:rPr>
          <w:rtl/>
        </w:rPr>
      </w:pPr>
      <w:r>
        <w:rPr>
          <w:rtl/>
        </w:rPr>
        <w:t>היו"ר ראובן ריבלין:</w:t>
      </w:r>
    </w:p>
    <w:p w14:paraId="6FAE1DCF" w14:textId="77777777" w:rsidR="00000000" w:rsidRDefault="007C71EE">
      <w:pPr>
        <w:pStyle w:val="a"/>
        <w:rPr>
          <w:rtl/>
        </w:rPr>
      </w:pPr>
    </w:p>
    <w:p w14:paraId="05BA88C9" w14:textId="77777777" w:rsidR="00000000" w:rsidRDefault="007C71EE">
      <w:pPr>
        <w:pStyle w:val="a"/>
        <w:rPr>
          <w:rFonts w:hint="cs"/>
          <w:rtl/>
        </w:rPr>
      </w:pPr>
      <w:r>
        <w:rPr>
          <w:rFonts w:hint="cs"/>
          <w:rtl/>
        </w:rPr>
        <w:t xml:space="preserve">אבל הוא אומר שצריך לבדוק כל דבר לגופו, מי בא באמת ומי לא באמת. </w:t>
      </w:r>
    </w:p>
    <w:p w14:paraId="601E40CA" w14:textId="77777777" w:rsidR="00000000" w:rsidRDefault="007C71EE">
      <w:pPr>
        <w:pStyle w:val="a"/>
        <w:rPr>
          <w:rFonts w:hint="cs"/>
          <w:rtl/>
        </w:rPr>
      </w:pPr>
    </w:p>
    <w:p w14:paraId="03A860F3" w14:textId="77777777" w:rsidR="00000000" w:rsidRDefault="007C71EE">
      <w:pPr>
        <w:pStyle w:val="ac"/>
        <w:rPr>
          <w:rtl/>
        </w:rPr>
      </w:pPr>
      <w:r>
        <w:rPr>
          <w:rFonts w:hint="eastAsia"/>
          <w:rtl/>
        </w:rPr>
        <w:t>השר</w:t>
      </w:r>
      <w:r>
        <w:rPr>
          <w:rtl/>
        </w:rPr>
        <w:t xml:space="preserve"> גדעון עזרא:</w:t>
      </w:r>
    </w:p>
    <w:p w14:paraId="6D9BFC67" w14:textId="77777777" w:rsidR="00000000" w:rsidRDefault="007C71EE">
      <w:pPr>
        <w:pStyle w:val="a"/>
        <w:rPr>
          <w:rFonts w:hint="cs"/>
          <w:rtl/>
        </w:rPr>
      </w:pPr>
    </w:p>
    <w:p w14:paraId="142EE91E" w14:textId="77777777" w:rsidR="00000000" w:rsidRDefault="007C71EE">
      <w:pPr>
        <w:pStyle w:val="a"/>
        <w:rPr>
          <w:rFonts w:hint="cs"/>
          <w:rtl/>
        </w:rPr>
      </w:pPr>
      <w:r>
        <w:rPr>
          <w:rFonts w:hint="cs"/>
          <w:rtl/>
        </w:rPr>
        <w:t>הממשלה קבעה, שכל מי שהיה פה עד 13 במאי, יקבל אישור זמני.</w:t>
      </w:r>
    </w:p>
    <w:p w14:paraId="66B1D460" w14:textId="77777777" w:rsidR="00000000" w:rsidRDefault="007C71EE">
      <w:pPr>
        <w:pStyle w:val="a"/>
        <w:rPr>
          <w:rFonts w:hint="cs"/>
          <w:rtl/>
        </w:rPr>
      </w:pPr>
    </w:p>
    <w:p w14:paraId="4F2D54B8" w14:textId="77777777" w:rsidR="00000000" w:rsidRDefault="007C71EE">
      <w:pPr>
        <w:pStyle w:val="SpeakerCon"/>
        <w:rPr>
          <w:rtl/>
        </w:rPr>
      </w:pPr>
      <w:bookmarkStart w:id="1523" w:name="FS000000540T27_05_2003_16_25_35C"/>
      <w:bookmarkEnd w:id="1523"/>
      <w:r>
        <w:rPr>
          <w:rtl/>
        </w:rPr>
        <w:t>מוחמד ברכה (חד"ש-תע"ל):</w:t>
      </w:r>
    </w:p>
    <w:p w14:paraId="1917FBA0" w14:textId="77777777" w:rsidR="00000000" w:rsidRDefault="007C71EE">
      <w:pPr>
        <w:pStyle w:val="a"/>
        <w:rPr>
          <w:rtl/>
        </w:rPr>
      </w:pPr>
    </w:p>
    <w:p w14:paraId="481CE85D" w14:textId="77777777" w:rsidR="00000000" w:rsidRDefault="007C71EE">
      <w:pPr>
        <w:pStyle w:val="a"/>
        <w:rPr>
          <w:rFonts w:hint="cs"/>
          <w:rtl/>
        </w:rPr>
      </w:pPr>
      <w:r>
        <w:rPr>
          <w:rFonts w:hint="cs"/>
          <w:rtl/>
        </w:rPr>
        <w:t>אדוני השר, יש מבחנים שלא היו מקובלים עלינו. לידיעתך, אד</w:t>
      </w:r>
      <w:r>
        <w:rPr>
          <w:rFonts w:hint="cs"/>
          <w:rtl/>
        </w:rPr>
        <w:t>וני היושב-ראש, לפני שהממשלה קיבלה ב=12 במאי את מה שקיבלה, ולפני הצעת החלטה שתובא כנראה למליאה, הרי היה הליך של התאזרחות. זה לא היה אוטומטית, מתחתן אצל השיח' ולמחרת הוא היה מקבל אזרחות. היה תהליך מייגע, מתיש.</w:t>
      </w:r>
    </w:p>
    <w:p w14:paraId="180B1D51" w14:textId="77777777" w:rsidR="00000000" w:rsidRDefault="007C71EE">
      <w:pPr>
        <w:pStyle w:val="a"/>
        <w:rPr>
          <w:rFonts w:hint="cs"/>
          <w:rtl/>
        </w:rPr>
      </w:pPr>
    </w:p>
    <w:p w14:paraId="7D70649E" w14:textId="77777777" w:rsidR="00000000" w:rsidRDefault="007C71EE">
      <w:pPr>
        <w:pStyle w:val="ad"/>
        <w:rPr>
          <w:rtl/>
        </w:rPr>
      </w:pPr>
      <w:r>
        <w:rPr>
          <w:rFonts w:hint="eastAsia"/>
          <w:rtl/>
        </w:rPr>
        <w:t>היו</w:t>
      </w:r>
      <w:r>
        <w:rPr>
          <w:rtl/>
        </w:rPr>
        <w:t>"ר ראובן ריבלין:</w:t>
      </w:r>
    </w:p>
    <w:p w14:paraId="5BD10A71" w14:textId="77777777" w:rsidR="00000000" w:rsidRDefault="007C71EE">
      <w:pPr>
        <w:pStyle w:val="a"/>
        <w:rPr>
          <w:rFonts w:hint="cs"/>
          <w:rtl/>
        </w:rPr>
      </w:pPr>
    </w:p>
    <w:p w14:paraId="7D8A736E" w14:textId="77777777" w:rsidR="00000000" w:rsidRDefault="007C71EE">
      <w:pPr>
        <w:pStyle w:val="a"/>
        <w:rPr>
          <w:rFonts w:hint="cs"/>
          <w:rtl/>
        </w:rPr>
      </w:pPr>
      <w:r>
        <w:rPr>
          <w:rFonts w:hint="cs"/>
          <w:rtl/>
        </w:rPr>
        <w:t>השאלה היא אם בחמש השנים הר</w:t>
      </w:r>
      <w:r>
        <w:rPr>
          <w:rFonts w:hint="cs"/>
          <w:rtl/>
        </w:rPr>
        <w:t>אשונות הוא יקבל תושב קבע או תושב ארעי, זה הכול.</w:t>
      </w:r>
    </w:p>
    <w:p w14:paraId="437B2FC2" w14:textId="77777777" w:rsidR="00000000" w:rsidRDefault="007C71EE">
      <w:pPr>
        <w:pStyle w:val="a"/>
        <w:rPr>
          <w:rFonts w:hint="cs"/>
          <w:rtl/>
        </w:rPr>
      </w:pPr>
    </w:p>
    <w:p w14:paraId="67E3F56C" w14:textId="77777777" w:rsidR="00000000" w:rsidRDefault="007C71EE">
      <w:pPr>
        <w:pStyle w:val="a"/>
        <w:rPr>
          <w:rFonts w:hint="cs"/>
          <w:rtl/>
        </w:rPr>
      </w:pPr>
    </w:p>
    <w:p w14:paraId="2F4B292C" w14:textId="77777777" w:rsidR="00000000" w:rsidRDefault="007C71EE">
      <w:pPr>
        <w:pStyle w:val="a"/>
        <w:rPr>
          <w:rFonts w:hint="cs"/>
          <w:rtl/>
        </w:rPr>
      </w:pPr>
    </w:p>
    <w:p w14:paraId="717736E7" w14:textId="77777777" w:rsidR="00000000" w:rsidRDefault="007C71EE">
      <w:pPr>
        <w:pStyle w:val="ac"/>
        <w:rPr>
          <w:rtl/>
        </w:rPr>
      </w:pPr>
      <w:r>
        <w:rPr>
          <w:rFonts w:hint="eastAsia"/>
          <w:rtl/>
        </w:rPr>
        <w:t>השר</w:t>
      </w:r>
      <w:r>
        <w:rPr>
          <w:rtl/>
        </w:rPr>
        <w:t xml:space="preserve"> גדעון עזרא:</w:t>
      </w:r>
    </w:p>
    <w:p w14:paraId="0582256C" w14:textId="77777777" w:rsidR="00000000" w:rsidRDefault="007C71EE">
      <w:pPr>
        <w:pStyle w:val="a"/>
        <w:rPr>
          <w:rFonts w:hint="cs"/>
          <w:rtl/>
        </w:rPr>
      </w:pPr>
    </w:p>
    <w:p w14:paraId="6CE24A1E" w14:textId="77777777" w:rsidR="00000000" w:rsidRDefault="007C71EE">
      <w:pPr>
        <w:pStyle w:val="a"/>
        <w:rPr>
          <w:rFonts w:hint="cs"/>
          <w:rtl/>
        </w:rPr>
      </w:pPr>
      <w:r>
        <w:rPr>
          <w:rFonts w:hint="cs"/>
          <w:rtl/>
        </w:rPr>
        <w:t xml:space="preserve">הוא לא קיבל לא את זה ולא את זה. הוא צודק. </w:t>
      </w:r>
    </w:p>
    <w:p w14:paraId="40424F58" w14:textId="77777777" w:rsidR="00000000" w:rsidRDefault="007C71EE">
      <w:pPr>
        <w:pStyle w:val="a"/>
        <w:rPr>
          <w:rtl/>
        </w:rPr>
      </w:pPr>
    </w:p>
    <w:p w14:paraId="4AEAB2EB" w14:textId="77777777" w:rsidR="00000000" w:rsidRDefault="007C71EE">
      <w:pPr>
        <w:pStyle w:val="a"/>
        <w:rPr>
          <w:rFonts w:hint="cs"/>
          <w:rtl/>
        </w:rPr>
      </w:pPr>
    </w:p>
    <w:p w14:paraId="28DEB3F2" w14:textId="77777777" w:rsidR="00000000" w:rsidRDefault="007C71EE">
      <w:pPr>
        <w:pStyle w:val="SpeakerCon"/>
        <w:rPr>
          <w:rtl/>
        </w:rPr>
      </w:pPr>
      <w:bookmarkStart w:id="1524" w:name="FS000000540T27_05_2003_16_28_36C"/>
      <w:bookmarkEnd w:id="1524"/>
      <w:r>
        <w:rPr>
          <w:rFonts w:hint="eastAsia"/>
          <w:rtl/>
        </w:rPr>
        <w:t>מוחמד</w:t>
      </w:r>
      <w:r>
        <w:rPr>
          <w:rtl/>
        </w:rPr>
        <w:t xml:space="preserve"> ברכה (חד"ש-תע"ל):</w:t>
      </w:r>
    </w:p>
    <w:p w14:paraId="02AA04D6" w14:textId="77777777" w:rsidR="00000000" w:rsidRDefault="007C71EE">
      <w:pPr>
        <w:pStyle w:val="a"/>
        <w:rPr>
          <w:rFonts w:hint="cs"/>
          <w:rtl/>
        </w:rPr>
      </w:pPr>
    </w:p>
    <w:p w14:paraId="4F8848E1" w14:textId="77777777" w:rsidR="00000000" w:rsidRDefault="007C71EE">
      <w:pPr>
        <w:pStyle w:val="a"/>
        <w:rPr>
          <w:rFonts w:hint="cs"/>
          <w:rtl/>
        </w:rPr>
      </w:pPr>
      <w:r>
        <w:rPr>
          <w:rFonts w:hint="cs"/>
          <w:rtl/>
        </w:rPr>
        <w:t>אדוני השר, לא שאני מתלהב מהתהליך. היו הרבה תלונות של אנשים שפשוט רוצים לנהל חיים תקינים, חיי משפחה נורמליים, ופשוט נקר</w:t>
      </w:r>
      <w:r>
        <w:rPr>
          <w:rFonts w:hint="cs"/>
          <w:rtl/>
        </w:rPr>
        <w:t xml:space="preserve">עו יום ולילה בגלל ההליך הזה שאומץ על-ידי השר שרנסקי בזמנו. אבל לקפוץ משם עד לתהום הזאת? מה קורה? </w:t>
      </w:r>
    </w:p>
    <w:p w14:paraId="3A60AFFD" w14:textId="77777777" w:rsidR="00000000" w:rsidRDefault="007C71EE">
      <w:pPr>
        <w:pStyle w:val="a"/>
        <w:rPr>
          <w:rFonts w:hint="cs"/>
          <w:rtl/>
        </w:rPr>
      </w:pPr>
    </w:p>
    <w:p w14:paraId="2A4C5BFF" w14:textId="77777777" w:rsidR="00000000" w:rsidRDefault="007C71EE">
      <w:pPr>
        <w:pStyle w:val="a"/>
        <w:rPr>
          <w:rFonts w:hint="cs"/>
          <w:rtl/>
        </w:rPr>
      </w:pPr>
      <w:r>
        <w:rPr>
          <w:rFonts w:hint="cs"/>
          <w:rtl/>
        </w:rPr>
        <w:t xml:space="preserve">והנה, יושב פה חבר כנסת, אדוני היושב-ראש, שהתחתן עם פלסטינית ושום דבר לא קרה למדינה, אגב. </w:t>
      </w:r>
    </w:p>
    <w:p w14:paraId="4E720C5E" w14:textId="77777777" w:rsidR="00000000" w:rsidRDefault="007C71EE">
      <w:pPr>
        <w:pStyle w:val="a"/>
        <w:rPr>
          <w:rFonts w:hint="cs"/>
          <w:rtl/>
        </w:rPr>
      </w:pPr>
    </w:p>
    <w:p w14:paraId="08515DF9" w14:textId="77777777" w:rsidR="00000000" w:rsidRDefault="007C71EE">
      <w:pPr>
        <w:pStyle w:val="ac"/>
        <w:rPr>
          <w:rtl/>
        </w:rPr>
      </w:pPr>
      <w:r>
        <w:rPr>
          <w:rFonts w:hint="eastAsia"/>
          <w:rtl/>
        </w:rPr>
        <w:t>אברהם</w:t>
      </w:r>
      <w:r>
        <w:rPr>
          <w:rtl/>
        </w:rPr>
        <w:t xml:space="preserve"> הירשזון (</w:t>
      </w:r>
      <w:r>
        <w:rPr>
          <w:rFonts w:hint="cs"/>
          <w:rtl/>
        </w:rPr>
        <w:t>יו"ר ועדת הכספים</w:t>
      </w:r>
      <w:r>
        <w:rPr>
          <w:rtl/>
        </w:rPr>
        <w:t>):</w:t>
      </w:r>
    </w:p>
    <w:p w14:paraId="348EDB8B" w14:textId="77777777" w:rsidR="00000000" w:rsidRDefault="007C71EE">
      <w:pPr>
        <w:pStyle w:val="a"/>
        <w:rPr>
          <w:rFonts w:hint="cs"/>
          <w:rtl/>
        </w:rPr>
      </w:pPr>
    </w:p>
    <w:p w14:paraId="67894547" w14:textId="77777777" w:rsidR="00000000" w:rsidRDefault="007C71EE">
      <w:pPr>
        <w:pStyle w:val="a"/>
        <w:rPr>
          <w:rFonts w:hint="cs"/>
          <w:rtl/>
        </w:rPr>
      </w:pPr>
      <w:r>
        <w:rPr>
          <w:rFonts w:hint="cs"/>
          <w:rtl/>
        </w:rPr>
        <w:t>למה אי-אפשר שהוא יהיה אזרח פלסט</w:t>
      </w:r>
      <w:r>
        <w:rPr>
          <w:rFonts w:hint="cs"/>
          <w:rtl/>
        </w:rPr>
        <w:t xml:space="preserve">יני? </w:t>
      </w:r>
    </w:p>
    <w:p w14:paraId="18339035" w14:textId="77777777" w:rsidR="00000000" w:rsidRDefault="007C71EE">
      <w:pPr>
        <w:pStyle w:val="a"/>
        <w:rPr>
          <w:rFonts w:hint="cs"/>
          <w:rtl/>
        </w:rPr>
      </w:pPr>
    </w:p>
    <w:p w14:paraId="0D300BD0" w14:textId="77777777" w:rsidR="00000000" w:rsidRDefault="007C71EE">
      <w:pPr>
        <w:pStyle w:val="SpeakerCon"/>
        <w:rPr>
          <w:rtl/>
        </w:rPr>
      </w:pPr>
      <w:bookmarkStart w:id="1525" w:name="FS000000540T27_05_2003_16_31_14C"/>
      <w:bookmarkEnd w:id="1525"/>
      <w:r>
        <w:rPr>
          <w:rFonts w:hint="eastAsia"/>
          <w:rtl/>
        </w:rPr>
        <w:t>מוחמד</w:t>
      </w:r>
      <w:r>
        <w:rPr>
          <w:rtl/>
        </w:rPr>
        <w:t xml:space="preserve"> ברכה (חד"ש-תע"ל):</w:t>
      </w:r>
    </w:p>
    <w:p w14:paraId="0741D3C7" w14:textId="77777777" w:rsidR="00000000" w:rsidRDefault="007C71EE">
      <w:pPr>
        <w:pStyle w:val="a"/>
        <w:rPr>
          <w:rFonts w:hint="cs"/>
          <w:rtl/>
        </w:rPr>
      </w:pPr>
    </w:p>
    <w:p w14:paraId="03662907" w14:textId="77777777" w:rsidR="00000000" w:rsidRDefault="007C71EE">
      <w:pPr>
        <w:pStyle w:val="a"/>
        <w:rPr>
          <w:rFonts w:hint="cs"/>
          <w:rtl/>
        </w:rPr>
      </w:pPr>
      <w:r>
        <w:rPr>
          <w:rFonts w:hint="cs"/>
          <w:rtl/>
        </w:rPr>
        <w:t>הוא אזרח המדינה. למה אתה רוצה לשלול ממנו את האזרחות הזאת? זה עניין אינדיבידואלי, חבר הכנסת הירשזון, זה עניין של בחירה אינדיבידואלית.</w:t>
      </w:r>
    </w:p>
    <w:p w14:paraId="014099B5" w14:textId="77777777" w:rsidR="00000000" w:rsidRDefault="007C71EE">
      <w:pPr>
        <w:pStyle w:val="a"/>
        <w:rPr>
          <w:rFonts w:hint="cs"/>
          <w:rtl/>
        </w:rPr>
      </w:pPr>
    </w:p>
    <w:p w14:paraId="26557605" w14:textId="77777777" w:rsidR="00000000" w:rsidRDefault="007C71EE">
      <w:pPr>
        <w:pStyle w:val="a"/>
        <w:rPr>
          <w:rFonts w:hint="cs"/>
          <w:rtl/>
        </w:rPr>
      </w:pPr>
      <w:r>
        <w:rPr>
          <w:rFonts w:hint="cs"/>
          <w:rtl/>
        </w:rPr>
        <w:t>אדוני היושב-ראש, אני חושב שטוב תעשה הממשלה אם תתעשת. שוב, אני צריך להגיד את זה מיליון פעם,</w:t>
      </w:r>
      <w:r>
        <w:rPr>
          <w:rFonts w:hint="cs"/>
          <w:rtl/>
        </w:rPr>
        <w:t xml:space="preserve"> אני לא תולה הרבה תקוות ביושרה של הממשלה הזאת וברגישותה לנושאים אזרחיים ודמוקרטיים, אבל, רבותי, זה זועק לשמים. </w:t>
      </w:r>
    </w:p>
    <w:p w14:paraId="379D5950" w14:textId="77777777" w:rsidR="00000000" w:rsidRDefault="007C71EE">
      <w:pPr>
        <w:pStyle w:val="a"/>
        <w:rPr>
          <w:rFonts w:hint="cs"/>
          <w:rtl/>
        </w:rPr>
      </w:pPr>
    </w:p>
    <w:p w14:paraId="2A781995" w14:textId="77777777" w:rsidR="00000000" w:rsidRDefault="007C71EE">
      <w:pPr>
        <w:pStyle w:val="a"/>
        <w:rPr>
          <w:rFonts w:hint="cs"/>
          <w:rtl/>
        </w:rPr>
      </w:pPr>
      <w:r>
        <w:rPr>
          <w:rFonts w:hint="cs"/>
          <w:rtl/>
        </w:rPr>
        <w:t>אני חושב שטוב יעשו ראש הממשלה ושר הפנים אם יגנזו לאלתר את החרפה כדי להימנע מהמטת קלון על הדמוקטיה הישראלית, שהיא מקרטעת בלאו הכי. הדוח שפורסם ב</w:t>
      </w:r>
      <w:r>
        <w:rPr>
          <w:rFonts w:hint="cs"/>
          <w:rtl/>
        </w:rPr>
        <w:t xml:space="preserve">שבוע שעבר אומר הרבה דברים על ההתנהלות הדמוקרטית במדינת ישראל, גם של השלטון וגם ההתנהלות הציבורית. </w:t>
      </w:r>
    </w:p>
    <w:p w14:paraId="5C7A3E3F" w14:textId="77777777" w:rsidR="00000000" w:rsidRDefault="007C71EE">
      <w:pPr>
        <w:pStyle w:val="a"/>
        <w:rPr>
          <w:rFonts w:hint="cs"/>
          <w:rtl/>
        </w:rPr>
      </w:pPr>
    </w:p>
    <w:p w14:paraId="58B2DDE9" w14:textId="77777777" w:rsidR="00000000" w:rsidRDefault="007C71EE">
      <w:pPr>
        <w:pStyle w:val="a"/>
        <w:rPr>
          <w:rFonts w:hint="cs"/>
          <w:rtl/>
        </w:rPr>
      </w:pPr>
      <w:r>
        <w:rPr>
          <w:rFonts w:hint="cs"/>
          <w:rtl/>
        </w:rPr>
        <w:t>יכול להיות שאחרי הסערות שהיו אתמול אצל ראש הממשלה סביב המלה כיבוש, בנושא מפת הדרכים ושליטה על 3.5 מיליוני אנשים, כנראה הוא רוצה לפייס דרך טיפוס על אנשים חסר</w:t>
      </w:r>
      <w:r>
        <w:rPr>
          <w:rFonts w:hint="cs"/>
          <w:rtl/>
        </w:rPr>
        <w:t>י ישע בנימות גזעניות, כדי לאזן. אחרת, אני לא מבין מה לוחץ על הממשלה עכשיו, שהיה מפגע בחיפה?  היו כמה אנשים, מאזרחי המדינה הערבים בישראל, שהיו מעורבים בפעולות כאלה, דבר שאני לא מקבל אותו, דוחה אותו מכול וכול בתכלית הדחייה. אז מה, תציעו לסלק את כל הערבים, לט</w:t>
      </w:r>
      <w:r>
        <w:rPr>
          <w:rFonts w:hint="cs"/>
          <w:rtl/>
        </w:rPr>
        <w:t xml:space="preserve">רנספר אותם? אפילו בני אלון לא אומר את זה. אתמול הוא אמר שהטרנספר שלו לא חל על הערבים בישראל. לאן אתם מגיעים? לאן אתם הולכים בכלל?          </w:t>
      </w:r>
    </w:p>
    <w:p w14:paraId="60F82A7B" w14:textId="77777777" w:rsidR="00000000" w:rsidRDefault="007C71EE">
      <w:pPr>
        <w:pStyle w:val="a"/>
        <w:rPr>
          <w:rFonts w:hint="cs"/>
          <w:rtl/>
        </w:rPr>
      </w:pPr>
    </w:p>
    <w:p w14:paraId="2B828DAC" w14:textId="77777777" w:rsidR="00000000" w:rsidRDefault="007C71EE">
      <w:pPr>
        <w:pStyle w:val="a"/>
        <w:rPr>
          <w:rFonts w:hint="cs"/>
          <w:rtl/>
        </w:rPr>
      </w:pPr>
      <w:r>
        <w:rPr>
          <w:rFonts w:hint="cs"/>
          <w:rtl/>
        </w:rPr>
        <w:t>אדוני היושב-ראש, כמה זמן נותר לי?</w:t>
      </w:r>
    </w:p>
    <w:p w14:paraId="4A81C2EB" w14:textId="77777777" w:rsidR="00000000" w:rsidRDefault="007C71EE">
      <w:pPr>
        <w:pStyle w:val="ad"/>
        <w:rPr>
          <w:rtl/>
        </w:rPr>
      </w:pPr>
    </w:p>
    <w:p w14:paraId="6F1F9D7D" w14:textId="77777777" w:rsidR="00000000" w:rsidRDefault="007C71EE">
      <w:pPr>
        <w:pStyle w:val="ad"/>
        <w:rPr>
          <w:rtl/>
        </w:rPr>
      </w:pPr>
      <w:r>
        <w:rPr>
          <w:rFonts w:hint="eastAsia"/>
          <w:rtl/>
        </w:rPr>
        <w:t>היו</w:t>
      </w:r>
      <w:r>
        <w:rPr>
          <w:rtl/>
        </w:rPr>
        <w:t>"ר ראובן ריבלין:</w:t>
      </w:r>
    </w:p>
    <w:p w14:paraId="2AE9C8BC" w14:textId="77777777" w:rsidR="00000000" w:rsidRDefault="007C71EE">
      <w:pPr>
        <w:pStyle w:val="a"/>
        <w:rPr>
          <w:rFonts w:hint="cs"/>
          <w:rtl/>
        </w:rPr>
      </w:pPr>
    </w:p>
    <w:p w14:paraId="65C6A5BE" w14:textId="77777777" w:rsidR="00000000" w:rsidRDefault="007C71EE">
      <w:pPr>
        <w:pStyle w:val="a"/>
        <w:rPr>
          <w:rFonts w:hint="cs"/>
          <w:rtl/>
        </w:rPr>
      </w:pPr>
      <w:r>
        <w:rPr>
          <w:rFonts w:hint="cs"/>
          <w:rtl/>
        </w:rPr>
        <w:t>נותרו לך 40 שניות, אבל אני עצרתי את השעון כאשר הפרעתי לך. א</w:t>
      </w:r>
      <w:r>
        <w:rPr>
          <w:rFonts w:hint="cs"/>
          <w:rtl/>
        </w:rPr>
        <w:t xml:space="preserve">ם אדוני ירצה עוד שתי דקות, בבקשה. </w:t>
      </w:r>
    </w:p>
    <w:p w14:paraId="10D154E0" w14:textId="77777777" w:rsidR="00000000" w:rsidRDefault="007C71EE">
      <w:pPr>
        <w:pStyle w:val="a"/>
        <w:rPr>
          <w:rFonts w:hint="cs"/>
          <w:rtl/>
        </w:rPr>
      </w:pPr>
    </w:p>
    <w:p w14:paraId="49B1C99A" w14:textId="77777777" w:rsidR="00000000" w:rsidRDefault="007C71EE">
      <w:pPr>
        <w:pStyle w:val="SpeakerCon"/>
        <w:rPr>
          <w:rtl/>
        </w:rPr>
      </w:pPr>
      <w:bookmarkStart w:id="1526" w:name="FS000000540T27_05_2003_16_44_51C"/>
      <w:bookmarkEnd w:id="1526"/>
      <w:r>
        <w:rPr>
          <w:rFonts w:hint="eastAsia"/>
          <w:rtl/>
        </w:rPr>
        <w:t>מוחמד</w:t>
      </w:r>
      <w:r>
        <w:rPr>
          <w:rtl/>
        </w:rPr>
        <w:t xml:space="preserve"> ברכה (חד"ש-תע"ל):</w:t>
      </w:r>
    </w:p>
    <w:p w14:paraId="448FE393" w14:textId="77777777" w:rsidR="00000000" w:rsidRDefault="007C71EE">
      <w:pPr>
        <w:pStyle w:val="a"/>
        <w:rPr>
          <w:rFonts w:hint="cs"/>
          <w:rtl/>
        </w:rPr>
      </w:pPr>
    </w:p>
    <w:p w14:paraId="5F1A54F1" w14:textId="77777777" w:rsidR="00000000" w:rsidRDefault="007C71EE">
      <w:pPr>
        <w:pStyle w:val="a"/>
        <w:rPr>
          <w:rFonts w:hint="cs"/>
          <w:rtl/>
        </w:rPr>
      </w:pPr>
      <w:r>
        <w:rPr>
          <w:rFonts w:hint="cs"/>
          <w:rtl/>
        </w:rPr>
        <w:t>אני רוצה לחזור לנושא שהוא נושא הדיון, בכל זאת.</w:t>
      </w:r>
    </w:p>
    <w:p w14:paraId="103999E4" w14:textId="77777777" w:rsidR="00000000" w:rsidRDefault="007C71EE">
      <w:pPr>
        <w:pStyle w:val="a"/>
        <w:rPr>
          <w:rFonts w:hint="cs"/>
          <w:rtl/>
        </w:rPr>
      </w:pPr>
    </w:p>
    <w:p w14:paraId="0CD1685E" w14:textId="77777777" w:rsidR="00000000" w:rsidRDefault="007C71EE">
      <w:pPr>
        <w:pStyle w:val="ac"/>
        <w:rPr>
          <w:rtl/>
        </w:rPr>
      </w:pPr>
      <w:r>
        <w:rPr>
          <w:rFonts w:hint="eastAsia"/>
          <w:rtl/>
        </w:rPr>
        <w:t>דוד</w:t>
      </w:r>
      <w:r>
        <w:rPr>
          <w:rtl/>
        </w:rPr>
        <w:t xml:space="preserve"> טל (עם אחד):</w:t>
      </w:r>
    </w:p>
    <w:p w14:paraId="589D9BE3" w14:textId="77777777" w:rsidR="00000000" w:rsidRDefault="007C71EE">
      <w:pPr>
        <w:pStyle w:val="a"/>
        <w:rPr>
          <w:rFonts w:hint="cs"/>
          <w:rtl/>
        </w:rPr>
      </w:pPr>
    </w:p>
    <w:p w14:paraId="31724715" w14:textId="77777777" w:rsidR="00000000" w:rsidRDefault="007C71EE">
      <w:pPr>
        <w:pStyle w:val="a"/>
        <w:rPr>
          <w:rFonts w:hint="cs"/>
          <w:rtl/>
        </w:rPr>
      </w:pPr>
      <w:r>
        <w:rPr>
          <w:rFonts w:hint="cs"/>
          <w:rtl/>
        </w:rPr>
        <w:t>מאיפה נדיבות הלב הזאת?</w:t>
      </w:r>
    </w:p>
    <w:p w14:paraId="081DAE86" w14:textId="77777777" w:rsidR="00000000" w:rsidRDefault="007C71EE">
      <w:pPr>
        <w:pStyle w:val="a"/>
        <w:rPr>
          <w:rFonts w:hint="cs"/>
          <w:rtl/>
        </w:rPr>
      </w:pPr>
    </w:p>
    <w:p w14:paraId="75BCFF80" w14:textId="77777777" w:rsidR="00000000" w:rsidRDefault="007C71EE">
      <w:pPr>
        <w:pStyle w:val="SpeakerCon"/>
        <w:rPr>
          <w:rtl/>
        </w:rPr>
      </w:pPr>
      <w:bookmarkStart w:id="1527" w:name="FS000000540T27_05_2003_16_46_04C"/>
      <w:bookmarkEnd w:id="1527"/>
      <w:r>
        <w:rPr>
          <w:rtl/>
        </w:rPr>
        <w:t>מוחמד ברכה (חד"ש-תע"ל):</w:t>
      </w:r>
    </w:p>
    <w:p w14:paraId="6EA2D3DF" w14:textId="77777777" w:rsidR="00000000" w:rsidRDefault="007C71EE">
      <w:pPr>
        <w:pStyle w:val="a"/>
        <w:rPr>
          <w:rtl/>
        </w:rPr>
      </w:pPr>
    </w:p>
    <w:p w14:paraId="77A7144F" w14:textId="77777777" w:rsidR="00000000" w:rsidRDefault="007C71EE">
      <w:pPr>
        <w:pStyle w:val="a"/>
        <w:rPr>
          <w:rFonts w:hint="cs"/>
          <w:rtl/>
        </w:rPr>
      </w:pPr>
      <w:r>
        <w:rPr>
          <w:rFonts w:hint="cs"/>
          <w:rtl/>
        </w:rPr>
        <w:t xml:space="preserve">היה סימפוזיון בשלב מסוים, אדוני חבר הכנסת טל, ולכן הסימפוזיון הזה לא יכול להיות </w:t>
      </w:r>
      <w:r>
        <w:rPr>
          <w:rFonts w:hint="cs"/>
          <w:rtl/>
        </w:rPr>
        <w:t>על חשבוני.</w:t>
      </w:r>
    </w:p>
    <w:p w14:paraId="5FC3161B" w14:textId="77777777" w:rsidR="00000000" w:rsidRDefault="007C71EE">
      <w:pPr>
        <w:pStyle w:val="a"/>
        <w:rPr>
          <w:rFonts w:hint="cs"/>
          <w:rtl/>
        </w:rPr>
      </w:pPr>
    </w:p>
    <w:p w14:paraId="5A33E9F1" w14:textId="77777777" w:rsidR="00000000" w:rsidRDefault="007C71EE">
      <w:pPr>
        <w:pStyle w:val="ad"/>
        <w:rPr>
          <w:rtl/>
        </w:rPr>
      </w:pPr>
      <w:r>
        <w:rPr>
          <w:rtl/>
        </w:rPr>
        <w:t>היו"ר ראובן ריבלין:</w:t>
      </w:r>
    </w:p>
    <w:p w14:paraId="14A29E1E" w14:textId="77777777" w:rsidR="00000000" w:rsidRDefault="007C71EE">
      <w:pPr>
        <w:pStyle w:val="a"/>
        <w:rPr>
          <w:rtl/>
        </w:rPr>
      </w:pPr>
    </w:p>
    <w:p w14:paraId="3D989707" w14:textId="77777777" w:rsidR="00000000" w:rsidRDefault="007C71EE">
      <w:pPr>
        <w:pStyle w:val="a"/>
        <w:rPr>
          <w:rFonts w:hint="cs"/>
          <w:rtl/>
        </w:rPr>
      </w:pPr>
      <w:r>
        <w:rPr>
          <w:rFonts w:hint="cs"/>
          <w:rtl/>
        </w:rPr>
        <w:t xml:space="preserve">אני בטוח שאלה היו שאלות שכולם רצו לשמוע ולקבל תשובה עליהן. </w:t>
      </w:r>
    </w:p>
    <w:p w14:paraId="21E6AEE0" w14:textId="77777777" w:rsidR="00000000" w:rsidRDefault="007C71EE">
      <w:pPr>
        <w:pStyle w:val="a"/>
        <w:rPr>
          <w:rFonts w:hint="cs"/>
          <w:rtl/>
        </w:rPr>
      </w:pPr>
    </w:p>
    <w:p w14:paraId="29CF9E38" w14:textId="77777777" w:rsidR="00000000" w:rsidRDefault="007C71EE">
      <w:pPr>
        <w:pStyle w:val="SpeakerCon"/>
        <w:rPr>
          <w:rtl/>
        </w:rPr>
      </w:pPr>
      <w:bookmarkStart w:id="1528" w:name="FS000000540T27_05_2003_16_47_37C"/>
      <w:bookmarkEnd w:id="1528"/>
      <w:r>
        <w:rPr>
          <w:rtl/>
        </w:rPr>
        <w:t>מוחמד ברכה (חד"ש-תע"ל):</w:t>
      </w:r>
    </w:p>
    <w:p w14:paraId="1CF591D4" w14:textId="77777777" w:rsidR="00000000" w:rsidRDefault="007C71EE">
      <w:pPr>
        <w:pStyle w:val="a"/>
        <w:rPr>
          <w:rtl/>
        </w:rPr>
      </w:pPr>
    </w:p>
    <w:p w14:paraId="13E8306F" w14:textId="77777777" w:rsidR="00000000" w:rsidRDefault="007C71EE">
      <w:pPr>
        <w:pStyle w:val="a"/>
        <w:rPr>
          <w:rFonts w:hint="cs"/>
          <w:rtl/>
        </w:rPr>
      </w:pPr>
      <w:r>
        <w:rPr>
          <w:rFonts w:hint="cs"/>
          <w:rtl/>
        </w:rPr>
        <w:t xml:space="preserve">אדוני היושב-ראש, אדוני חבר הכנסת טל, חבר הכנסת נסים זאב פה. אין לי שום בעיה עם ברית-מילה. </w:t>
      </w:r>
    </w:p>
    <w:p w14:paraId="4D96D190" w14:textId="77777777" w:rsidR="00000000" w:rsidRDefault="007C71EE">
      <w:pPr>
        <w:pStyle w:val="a"/>
        <w:rPr>
          <w:rFonts w:hint="cs"/>
          <w:rtl/>
        </w:rPr>
      </w:pPr>
    </w:p>
    <w:p w14:paraId="2DF266D7" w14:textId="77777777" w:rsidR="00000000" w:rsidRDefault="007C71EE">
      <w:pPr>
        <w:pStyle w:val="ac"/>
        <w:rPr>
          <w:rtl/>
        </w:rPr>
      </w:pPr>
      <w:r>
        <w:rPr>
          <w:rFonts w:hint="eastAsia"/>
          <w:rtl/>
        </w:rPr>
        <w:t>יעקב</w:t>
      </w:r>
      <w:r>
        <w:rPr>
          <w:rtl/>
        </w:rPr>
        <w:t xml:space="preserve"> ליצמן (יהדות התורה):</w:t>
      </w:r>
    </w:p>
    <w:p w14:paraId="476024AA" w14:textId="77777777" w:rsidR="00000000" w:rsidRDefault="007C71EE">
      <w:pPr>
        <w:pStyle w:val="a"/>
        <w:rPr>
          <w:rFonts w:hint="cs"/>
          <w:rtl/>
        </w:rPr>
      </w:pPr>
    </w:p>
    <w:p w14:paraId="4E6B7070" w14:textId="77777777" w:rsidR="00000000" w:rsidRDefault="007C71EE">
      <w:pPr>
        <w:pStyle w:val="a"/>
        <w:rPr>
          <w:rFonts w:hint="cs"/>
          <w:rtl/>
        </w:rPr>
      </w:pPr>
      <w:r>
        <w:rPr>
          <w:rFonts w:hint="cs"/>
          <w:rtl/>
        </w:rPr>
        <w:t xml:space="preserve">לשינוי יש. </w:t>
      </w:r>
    </w:p>
    <w:p w14:paraId="0AC55AFF" w14:textId="77777777" w:rsidR="00000000" w:rsidRDefault="007C71EE">
      <w:pPr>
        <w:pStyle w:val="a"/>
        <w:rPr>
          <w:rFonts w:hint="cs"/>
          <w:rtl/>
        </w:rPr>
      </w:pPr>
    </w:p>
    <w:p w14:paraId="5040A81A" w14:textId="77777777" w:rsidR="00000000" w:rsidRDefault="007C71EE">
      <w:pPr>
        <w:pStyle w:val="ac"/>
        <w:rPr>
          <w:rtl/>
        </w:rPr>
      </w:pPr>
      <w:r>
        <w:rPr>
          <w:rFonts w:hint="eastAsia"/>
          <w:rtl/>
        </w:rPr>
        <w:t>נסים</w:t>
      </w:r>
      <w:r>
        <w:rPr>
          <w:rtl/>
        </w:rPr>
        <w:t xml:space="preserve"> </w:t>
      </w:r>
      <w:r>
        <w:rPr>
          <w:rtl/>
        </w:rPr>
        <w:t>זאב (ש"ס):</w:t>
      </w:r>
    </w:p>
    <w:p w14:paraId="5B7DC183" w14:textId="77777777" w:rsidR="00000000" w:rsidRDefault="007C71EE">
      <w:pPr>
        <w:pStyle w:val="a"/>
        <w:rPr>
          <w:rFonts w:hint="cs"/>
          <w:rtl/>
        </w:rPr>
      </w:pPr>
    </w:p>
    <w:p w14:paraId="0275B727" w14:textId="77777777" w:rsidR="00000000" w:rsidRDefault="007C71EE">
      <w:pPr>
        <w:pStyle w:val="a"/>
        <w:rPr>
          <w:rFonts w:hint="cs"/>
          <w:rtl/>
        </w:rPr>
      </w:pPr>
      <w:r>
        <w:rPr>
          <w:rFonts w:hint="cs"/>
          <w:rtl/>
        </w:rPr>
        <w:t>גם כשאני מוהל?</w:t>
      </w:r>
    </w:p>
    <w:p w14:paraId="7900109B" w14:textId="77777777" w:rsidR="00000000" w:rsidRDefault="007C71EE">
      <w:pPr>
        <w:pStyle w:val="a"/>
        <w:rPr>
          <w:rFonts w:hint="cs"/>
          <w:rtl/>
        </w:rPr>
      </w:pPr>
    </w:p>
    <w:p w14:paraId="128A086B" w14:textId="77777777" w:rsidR="00000000" w:rsidRDefault="007C71EE">
      <w:pPr>
        <w:pStyle w:val="SpeakerCon"/>
        <w:rPr>
          <w:rtl/>
        </w:rPr>
      </w:pPr>
      <w:bookmarkStart w:id="1529" w:name="FS000000540T27_05_2003_16_49_04C"/>
      <w:bookmarkEnd w:id="1529"/>
      <w:r>
        <w:rPr>
          <w:rtl/>
        </w:rPr>
        <w:t>מוחמד ברכה (חד"ש-תע"ל):</w:t>
      </w:r>
    </w:p>
    <w:p w14:paraId="5471AFE3" w14:textId="77777777" w:rsidR="00000000" w:rsidRDefault="007C71EE">
      <w:pPr>
        <w:pStyle w:val="a"/>
        <w:rPr>
          <w:rtl/>
        </w:rPr>
      </w:pPr>
    </w:p>
    <w:p w14:paraId="28756817" w14:textId="77777777" w:rsidR="00000000" w:rsidRDefault="007C71EE">
      <w:pPr>
        <w:pStyle w:val="a"/>
        <w:rPr>
          <w:rFonts w:hint="cs"/>
          <w:rtl/>
        </w:rPr>
      </w:pPr>
      <w:r>
        <w:rPr>
          <w:rFonts w:hint="cs"/>
          <w:rtl/>
        </w:rPr>
        <w:t xml:space="preserve">שמעתי שזה קצת מסוכן, אני לא בטוח. אבל באופן עקרוני אין לי בעיה עם ברית-מילה כרעיון. יש לי בעיה קצת עם הרגע של ברית-המילה. אני זוכר כששני בני נימולו - - - </w:t>
      </w:r>
    </w:p>
    <w:p w14:paraId="3B26FEEA" w14:textId="77777777" w:rsidR="00000000" w:rsidRDefault="007C71EE">
      <w:pPr>
        <w:pStyle w:val="a"/>
        <w:rPr>
          <w:rFonts w:hint="cs"/>
          <w:rtl/>
        </w:rPr>
      </w:pPr>
    </w:p>
    <w:p w14:paraId="620E3890" w14:textId="77777777" w:rsidR="00000000" w:rsidRDefault="007C71EE">
      <w:pPr>
        <w:pStyle w:val="ac"/>
        <w:rPr>
          <w:rtl/>
        </w:rPr>
      </w:pPr>
      <w:r>
        <w:rPr>
          <w:rtl/>
        </w:rPr>
        <w:t>דוד טל (עם אחד):</w:t>
      </w:r>
    </w:p>
    <w:p w14:paraId="569CD92F" w14:textId="77777777" w:rsidR="00000000" w:rsidRDefault="007C71EE">
      <w:pPr>
        <w:pStyle w:val="a"/>
        <w:rPr>
          <w:rtl/>
        </w:rPr>
      </w:pPr>
    </w:p>
    <w:p w14:paraId="5A44B6FD" w14:textId="77777777" w:rsidR="00000000" w:rsidRDefault="007C71EE">
      <w:pPr>
        <w:pStyle w:val="a"/>
        <w:rPr>
          <w:rFonts w:hint="cs"/>
          <w:rtl/>
        </w:rPr>
      </w:pPr>
      <w:r>
        <w:rPr>
          <w:rFonts w:hint="cs"/>
          <w:rtl/>
        </w:rPr>
        <w:t>- - -</w:t>
      </w:r>
    </w:p>
    <w:p w14:paraId="192CFCBA" w14:textId="77777777" w:rsidR="00000000" w:rsidRDefault="007C71EE">
      <w:pPr>
        <w:pStyle w:val="a"/>
        <w:rPr>
          <w:rFonts w:hint="cs"/>
          <w:rtl/>
        </w:rPr>
      </w:pPr>
    </w:p>
    <w:p w14:paraId="6DE825DD" w14:textId="77777777" w:rsidR="00000000" w:rsidRDefault="007C71EE">
      <w:pPr>
        <w:pStyle w:val="ad"/>
        <w:rPr>
          <w:rtl/>
        </w:rPr>
      </w:pPr>
      <w:r>
        <w:rPr>
          <w:rtl/>
        </w:rPr>
        <w:t>היו"ר ראובן ריבלין:</w:t>
      </w:r>
    </w:p>
    <w:p w14:paraId="7E017542" w14:textId="77777777" w:rsidR="00000000" w:rsidRDefault="007C71EE">
      <w:pPr>
        <w:pStyle w:val="a"/>
        <w:rPr>
          <w:rtl/>
        </w:rPr>
      </w:pPr>
    </w:p>
    <w:p w14:paraId="18FC6D6C" w14:textId="77777777" w:rsidR="00000000" w:rsidRDefault="007C71EE">
      <w:pPr>
        <w:pStyle w:val="a"/>
        <w:rPr>
          <w:rFonts w:hint="cs"/>
          <w:rtl/>
        </w:rPr>
      </w:pPr>
      <w:r>
        <w:rPr>
          <w:rFonts w:hint="cs"/>
          <w:rtl/>
        </w:rPr>
        <w:t>ל</w:t>
      </w:r>
      <w:r>
        <w:rPr>
          <w:rFonts w:hint="cs"/>
          <w:rtl/>
        </w:rPr>
        <w:t xml:space="preserve">קטנים מקצצים והגדולים שמחים. </w:t>
      </w:r>
    </w:p>
    <w:p w14:paraId="26FE993C" w14:textId="77777777" w:rsidR="00000000" w:rsidRDefault="007C71EE">
      <w:pPr>
        <w:pStyle w:val="a"/>
        <w:rPr>
          <w:rFonts w:hint="cs"/>
          <w:rtl/>
        </w:rPr>
      </w:pPr>
    </w:p>
    <w:p w14:paraId="104953D6" w14:textId="77777777" w:rsidR="00000000" w:rsidRDefault="007C71EE">
      <w:pPr>
        <w:pStyle w:val="SpeakerCon"/>
        <w:rPr>
          <w:rtl/>
        </w:rPr>
      </w:pPr>
      <w:bookmarkStart w:id="1530" w:name="FS000000540T27_05_2003_16_51_34C"/>
      <w:bookmarkEnd w:id="1530"/>
      <w:r>
        <w:rPr>
          <w:rtl/>
        </w:rPr>
        <w:t>מוחמד ברכה (חד"ש-תע"ל):</w:t>
      </w:r>
    </w:p>
    <w:p w14:paraId="682205B1" w14:textId="77777777" w:rsidR="00000000" w:rsidRDefault="007C71EE">
      <w:pPr>
        <w:pStyle w:val="a"/>
        <w:rPr>
          <w:rtl/>
        </w:rPr>
      </w:pPr>
    </w:p>
    <w:p w14:paraId="7C41460B" w14:textId="77777777" w:rsidR="00000000" w:rsidRDefault="007C71EE">
      <w:pPr>
        <w:pStyle w:val="a"/>
        <w:rPr>
          <w:rFonts w:hint="cs"/>
          <w:rtl/>
        </w:rPr>
      </w:pPr>
      <w:r>
        <w:rPr>
          <w:rFonts w:hint="cs"/>
          <w:rtl/>
        </w:rPr>
        <w:t>ושותים לחיים. בשבת היינו, חבר הכנסת טיבי ואני, אצל חבר הכנסת טלב אלסאנע שנולדו לו בשעה טובה תאומים, בן ובת. הבן נולד ראשון אחרי ארבע בנות. היה טקס ברית-מילה. היו הרבה אנשים. האנשים שמחו וזללו, כל הגדו</w:t>
      </w:r>
      <w:r>
        <w:rPr>
          <w:rFonts w:hint="cs"/>
          <w:rtl/>
        </w:rPr>
        <w:t>לים שמחו וזללו וכמעט רקדו והצטלמו, למעט הקטן הזה שקצצו לו, שדימם ובכה. התוכנית הכלכלית היא הרגע של ברית-המילה. כל הקטנים צועקים, זועקים ומדממים וכל הגדולים שותים לחיים.</w:t>
      </w:r>
    </w:p>
    <w:p w14:paraId="6F28FFAA" w14:textId="77777777" w:rsidR="00000000" w:rsidRDefault="007C71EE">
      <w:pPr>
        <w:pStyle w:val="a"/>
        <w:rPr>
          <w:rFonts w:hint="cs"/>
          <w:rtl/>
        </w:rPr>
      </w:pPr>
    </w:p>
    <w:p w14:paraId="12E51DB6" w14:textId="77777777" w:rsidR="00000000" w:rsidRDefault="007C71EE">
      <w:pPr>
        <w:pStyle w:val="ad"/>
        <w:rPr>
          <w:rtl/>
        </w:rPr>
      </w:pPr>
      <w:r>
        <w:rPr>
          <w:rFonts w:hint="eastAsia"/>
          <w:rtl/>
        </w:rPr>
        <w:t>היו</w:t>
      </w:r>
      <w:r>
        <w:rPr>
          <w:rtl/>
        </w:rPr>
        <w:t>"ר ראובן ריבלין:</w:t>
      </w:r>
    </w:p>
    <w:p w14:paraId="7AB199D1" w14:textId="77777777" w:rsidR="00000000" w:rsidRDefault="007C71EE">
      <w:pPr>
        <w:pStyle w:val="a"/>
        <w:rPr>
          <w:rFonts w:hint="cs"/>
          <w:rtl/>
        </w:rPr>
      </w:pPr>
    </w:p>
    <w:p w14:paraId="0A66EACE" w14:textId="77777777" w:rsidR="00000000" w:rsidRDefault="007C71EE">
      <w:pPr>
        <w:pStyle w:val="a"/>
        <w:rPr>
          <w:rFonts w:hint="cs"/>
          <w:rtl/>
        </w:rPr>
      </w:pPr>
      <w:r>
        <w:rPr>
          <w:rFonts w:hint="cs"/>
          <w:rtl/>
        </w:rPr>
        <w:t>אבל שר האוצר יכול לומר שבאותו זמן אומרים: זה הקטן גדול יהיה; התוכ</w:t>
      </w:r>
      <w:r>
        <w:rPr>
          <w:rFonts w:hint="cs"/>
          <w:rtl/>
        </w:rPr>
        <w:t xml:space="preserve">נית הכלכלית הזאת אומרת: זה הקטן גדול יהיה. </w:t>
      </w:r>
    </w:p>
    <w:p w14:paraId="294A8853" w14:textId="77777777" w:rsidR="00000000" w:rsidRDefault="007C71EE">
      <w:pPr>
        <w:pStyle w:val="a"/>
        <w:rPr>
          <w:rFonts w:hint="cs"/>
          <w:rtl/>
        </w:rPr>
      </w:pPr>
    </w:p>
    <w:p w14:paraId="2B5CA76E" w14:textId="77777777" w:rsidR="00000000" w:rsidRDefault="007C71EE">
      <w:pPr>
        <w:pStyle w:val="SpeakerCon"/>
        <w:rPr>
          <w:rtl/>
        </w:rPr>
      </w:pPr>
      <w:bookmarkStart w:id="1531" w:name="FS000000540T27_05_2003_16_54_30C"/>
      <w:bookmarkEnd w:id="1531"/>
      <w:r>
        <w:rPr>
          <w:rFonts w:hint="eastAsia"/>
          <w:rtl/>
        </w:rPr>
        <w:t>מוחמד</w:t>
      </w:r>
      <w:r>
        <w:rPr>
          <w:rtl/>
        </w:rPr>
        <w:t xml:space="preserve"> ברכה (חד"ש-תע"ל):</w:t>
      </w:r>
    </w:p>
    <w:p w14:paraId="1C8FE12F" w14:textId="77777777" w:rsidR="00000000" w:rsidRDefault="007C71EE">
      <w:pPr>
        <w:pStyle w:val="a"/>
        <w:rPr>
          <w:rFonts w:hint="cs"/>
          <w:rtl/>
        </w:rPr>
      </w:pPr>
    </w:p>
    <w:p w14:paraId="56BE80B8" w14:textId="77777777" w:rsidR="00000000" w:rsidRDefault="007C71EE">
      <w:pPr>
        <w:pStyle w:val="a"/>
        <w:rPr>
          <w:rFonts w:hint="cs"/>
          <w:rtl/>
        </w:rPr>
      </w:pPr>
      <w:r>
        <w:rPr>
          <w:rFonts w:hint="cs"/>
          <w:rtl/>
        </w:rPr>
        <w:t>לכן אני לא נפלתי במלכודת. אמרתי בהתחלה שאין לי בעיה עם ברית-המילה, יש לי בעיה עם רגע המילה. עובדה ששני בני נימולו. תודה רבה.</w:t>
      </w:r>
    </w:p>
    <w:p w14:paraId="655CF8F8" w14:textId="77777777" w:rsidR="00000000" w:rsidRDefault="007C71EE">
      <w:pPr>
        <w:pStyle w:val="a"/>
        <w:rPr>
          <w:rFonts w:hint="cs"/>
          <w:rtl/>
        </w:rPr>
      </w:pPr>
    </w:p>
    <w:p w14:paraId="3AC8320A" w14:textId="77777777" w:rsidR="00000000" w:rsidRDefault="007C71EE">
      <w:pPr>
        <w:pStyle w:val="ad"/>
        <w:rPr>
          <w:rtl/>
        </w:rPr>
      </w:pPr>
      <w:r>
        <w:rPr>
          <w:rFonts w:hint="eastAsia"/>
          <w:rtl/>
        </w:rPr>
        <w:t>היו</w:t>
      </w:r>
      <w:r>
        <w:rPr>
          <w:rtl/>
        </w:rPr>
        <w:t>"ר ראובן ריבלין:</w:t>
      </w:r>
    </w:p>
    <w:p w14:paraId="2D346B59" w14:textId="77777777" w:rsidR="00000000" w:rsidRDefault="007C71EE">
      <w:pPr>
        <w:pStyle w:val="a"/>
        <w:rPr>
          <w:rFonts w:hint="cs"/>
          <w:rtl/>
        </w:rPr>
      </w:pPr>
    </w:p>
    <w:p w14:paraId="4F06F445" w14:textId="77777777" w:rsidR="00000000" w:rsidRDefault="007C71EE">
      <w:pPr>
        <w:pStyle w:val="a"/>
        <w:rPr>
          <w:rFonts w:hint="cs"/>
          <w:rtl/>
        </w:rPr>
      </w:pPr>
      <w:r>
        <w:rPr>
          <w:rFonts w:hint="cs"/>
          <w:rtl/>
        </w:rPr>
        <w:t>אני מאוד מודה לחבר הכנסת ברכה. חבר הכנס</w:t>
      </w:r>
      <w:r>
        <w:rPr>
          <w:rFonts w:hint="cs"/>
          <w:rtl/>
        </w:rPr>
        <w:t>ת נסים זאב.</w:t>
      </w:r>
    </w:p>
    <w:p w14:paraId="58D5EB15" w14:textId="77777777" w:rsidR="00000000" w:rsidRDefault="007C71EE">
      <w:pPr>
        <w:pStyle w:val="a"/>
        <w:rPr>
          <w:rFonts w:hint="cs"/>
          <w:rtl/>
        </w:rPr>
      </w:pPr>
    </w:p>
    <w:p w14:paraId="21A873AD" w14:textId="77777777" w:rsidR="00000000" w:rsidRDefault="007C71EE">
      <w:pPr>
        <w:pStyle w:val="a"/>
        <w:rPr>
          <w:rFonts w:hint="cs"/>
          <w:rtl/>
        </w:rPr>
      </w:pPr>
      <w:r>
        <w:rPr>
          <w:rFonts w:hint="cs"/>
          <w:rtl/>
        </w:rPr>
        <w:t>חבר הכנסת ברכה, אני צריך לפגוש את שר החוץ הבולגרי. אם אדוני יואיל להחליף אותי עד שחבר הכנסת אדלשטיין יגיע. תודה רבה.</w:t>
      </w:r>
    </w:p>
    <w:p w14:paraId="566A6EAA" w14:textId="77777777" w:rsidR="00000000" w:rsidRDefault="007C71EE">
      <w:pPr>
        <w:pStyle w:val="a"/>
        <w:rPr>
          <w:rFonts w:hint="cs"/>
          <w:rtl/>
        </w:rPr>
      </w:pPr>
    </w:p>
    <w:p w14:paraId="4C246026" w14:textId="77777777" w:rsidR="00000000" w:rsidRDefault="007C71EE">
      <w:pPr>
        <w:pStyle w:val="Speaker"/>
        <w:rPr>
          <w:rtl/>
        </w:rPr>
      </w:pPr>
      <w:bookmarkStart w:id="1532" w:name="FS000000490T27_05_2003_16_57_26"/>
      <w:bookmarkEnd w:id="1532"/>
    </w:p>
    <w:p w14:paraId="2A897D54" w14:textId="77777777" w:rsidR="00000000" w:rsidRDefault="007C71EE">
      <w:pPr>
        <w:pStyle w:val="Speaker"/>
        <w:rPr>
          <w:rtl/>
        </w:rPr>
      </w:pPr>
      <w:r>
        <w:rPr>
          <w:rFonts w:hint="eastAsia"/>
          <w:rtl/>
        </w:rPr>
        <w:t>נסים</w:t>
      </w:r>
      <w:r>
        <w:rPr>
          <w:rtl/>
        </w:rPr>
        <w:t xml:space="preserve"> זאב (ש"ס):</w:t>
      </w:r>
    </w:p>
    <w:p w14:paraId="7799CC17" w14:textId="77777777" w:rsidR="00000000" w:rsidRDefault="007C71EE">
      <w:pPr>
        <w:pStyle w:val="a"/>
        <w:rPr>
          <w:rFonts w:hint="cs"/>
          <w:rtl/>
        </w:rPr>
      </w:pPr>
    </w:p>
    <w:p w14:paraId="6237809F" w14:textId="77777777" w:rsidR="00000000" w:rsidRDefault="007C71EE">
      <w:pPr>
        <w:pStyle w:val="a"/>
        <w:rPr>
          <w:rFonts w:hint="cs"/>
          <w:rtl/>
        </w:rPr>
      </w:pPr>
      <w:r>
        <w:rPr>
          <w:rFonts w:hint="cs"/>
          <w:rtl/>
        </w:rPr>
        <w:t>אדוני היושב-ראש, כנסת נכבדה, ראש הממשלה חסר אמונה, ובלי אמונה אין ביטחון ואי-אפשר גם לשמור על ארץ-ישראל. אנ</w:t>
      </w:r>
      <w:r>
        <w:rPr>
          <w:rFonts w:hint="cs"/>
          <w:rtl/>
        </w:rPr>
        <w:t xml:space="preserve">י רוצה להזכיר לו, כשהוא אמר שאי-אפשר לשלוט על 3.5 מיליוני פלסטינים, הוא כנראה לא למד מספיק תורה, מה לעשות. </w:t>
      </w:r>
    </w:p>
    <w:p w14:paraId="064E2DC1" w14:textId="77777777" w:rsidR="00000000" w:rsidRDefault="007C71EE">
      <w:pPr>
        <w:pStyle w:val="a"/>
        <w:rPr>
          <w:rFonts w:hint="cs"/>
          <w:rtl/>
        </w:rPr>
      </w:pPr>
      <w:r>
        <w:rPr>
          <w:rFonts w:hint="cs"/>
          <w:rtl/>
        </w:rPr>
        <w:t xml:space="preserve">  </w:t>
      </w:r>
    </w:p>
    <w:p w14:paraId="003DFE5D" w14:textId="77777777" w:rsidR="00000000" w:rsidRDefault="007C71EE">
      <w:pPr>
        <w:pStyle w:val="a"/>
        <w:rPr>
          <w:rFonts w:hint="cs"/>
          <w:rtl/>
        </w:rPr>
      </w:pPr>
      <w:r>
        <w:rPr>
          <w:rFonts w:hint="cs"/>
          <w:rtl/>
        </w:rPr>
        <w:t>התורה אומרת בפרשת עקב: "כי תאמר בלבבך רבים הגוים האלה ממני איכה אוכל להורישם: לא תירא מהם זכר תזכר את אשר עשה ה' אלהיך לפרעה ולכל מצרים: המסת הגד</w:t>
      </w:r>
      <w:r>
        <w:rPr>
          <w:rFonts w:hint="cs"/>
          <w:rtl/>
        </w:rPr>
        <w:t>לת אשר ראו עיניך והאתת והמפתים והיד החזקה והזרע הנטויה אשר הוצאך ה' אלהיך כן יעשה ה' אלהיך לכל העמים אשר אתה ירא מפניהם".</w:t>
      </w:r>
    </w:p>
    <w:p w14:paraId="6553E091" w14:textId="77777777" w:rsidR="00000000" w:rsidRDefault="007C71EE">
      <w:pPr>
        <w:pStyle w:val="a"/>
        <w:rPr>
          <w:rFonts w:hint="cs"/>
          <w:rtl/>
        </w:rPr>
      </w:pPr>
    </w:p>
    <w:p w14:paraId="5DDB1003" w14:textId="77777777" w:rsidR="00000000" w:rsidRDefault="007C71EE">
      <w:pPr>
        <w:pStyle w:val="a"/>
        <w:rPr>
          <w:rFonts w:hint="cs"/>
          <w:rtl/>
        </w:rPr>
      </w:pPr>
      <w:r>
        <w:rPr>
          <w:rFonts w:hint="cs"/>
          <w:rtl/>
        </w:rPr>
        <w:t>אחר כך התורה ממשיכה ואומרת: "כי ה' אלהיך מביאך אל ארץ טובה ארץ נחלי מים עינת</w:t>
      </w:r>
      <w:r>
        <w:rPr>
          <w:rFonts w:hint="cs"/>
        </w:rPr>
        <w:t xml:space="preserve"> </w:t>
      </w:r>
      <w:r>
        <w:rPr>
          <w:rFonts w:hint="cs"/>
          <w:rtl/>
        </w:rPr>
        <w:t>ותהמת יצאים בבקעה ובהר: ארץ חטה ושערה וגפן ותאנה ורמון א</w:t>
      </w:r>
      <w:r>
        <w:rPr>
          <w:rFonts w:hint="cs"/>
          <w:rtl/>
        </w:rPr>
        <w:t>רץ זית שמן ודבש: ארץ אשר לא במסכּנֻת תאכל בה לחם לא תחסר כל בה ארץ אשר אבניה ברזל ומהרריה תחצב נחשת: ואכלת ושבעת וברכת את ה' אלהיך על הארץ הטבה</w:t>
      </w:r>
      <w:r>
        <w:rPr>
          <w:rFonts w:hint="cs"/>
        </w:rPr>
        <w:t xml:space="preserve"> </w:t>
      </w:r>
      <w:r>
        <w:rPr>
          <w:rFonts w:hint="cs"/>
          <w:rtl/>
        </w:rPr>
        <w:t xml:space="preserve"> אשר נתן לך".</w:t>
      </w:r>
    </w:p>
    <w:p w14:paraId="38023C8D" w14:textId="77777777" w:rsidR="00000000" w:rsidRDefault="007C71EE">
      <w:pPr>
        <w:pStyle w:val="a"/>
        <w:rPr>
          <w:rFonts w:hint="cs"/>
          <w:rtl/>
        </w:rPr>
      </w:pPr>
    </w:p>
    <w:p w14:paraId="48D9B18F" w14:textId="77777777" w:rsidR="00000000" w:rsidRDefault="007C71EE">
      <w:pPr>
        <w:pStyle w:val="a"/>
        <w:rPr>
          <w:rFonts w:hint="cs"/>
          <w:rtl/>
        </w:rPr>
      </w:pPr>
      <w:r>
        <w:rPr>
          <w:rFonts w:hint="cs"/>
          <w:rtl/>
        </w:rPr>
        <w:t xml:space="preserve">אדוני היושב-ראש, ראש הממשלה, הממשלה הנוכחית מהתלת בעם ישראל. ממשלה אטומה מתעלמת מהתחזיות השחורות </w:t>
      </w:r>
      <w:r>
        <w:rPr>
          <w:rFonts w:hint="cs"/>
          <w:rtl/>
        </w:rPr>
        <w:t>בעניין הדמוגרפי. רציתי לדבר על הנושא הכלכלי, אבל מה לעשות? שמעתי פה נושאים חשובים מאוד - - -</w:t>
      </w:r>
    </w:p>
    <w:p w14:paraId="627D8799" w14:textId="77777777" w:rsidR="00000000" w:rsidRDefault="007C71EE">
      <w:pPr>
        <w:pStyle w:val="a"/>
        <w:rPr>
          <w:rFonts w:hint="cs"/>
          <w:rtl/>
        </w:rPr>
      </w:pPr>
    </w:p>
    <w:p w14:paraId="04C7F1D2" w14:textId="77777777" w:rsidR="00000000" w:rsidRDefault="007C71EE">
      <w:pPr>
        <w:pStyle w:val="ac"/>
        <w:rPr>
          <w:rtl/>
        </w:rPr>
      </w:pPr>
      <w:r>
        <w:rPr>
          <w:rFonts w:hint="eastAsia"/>
          <w:rtl/>
        </w:rPr>
        <w:t>דוד</w:t>
      </w:r>
      <w:r>
        <w:rPr>
          <w:rtl/>
        </w:rPr>
        <w:t xml:space="preserve"> טל (עם אחד):</w:t>
      </w:r>
    </w:p>
    <w:p w14:paraId="0594B4B9" w14:textId="77777777" w:rsidR="00000000" w:rsidRDefault="007C71EE">
      <w:pPr>
        <w:pStyle w:val="a"/>
        <w:rPr>
          <w:rFonts w:hint="cs"/>
          <w:rtl/>
        </w:rPr>
      </w:pPr>
    </w:p>
    <w:p w14:paraId="34E5CFDC" w14:textId="77777777" w:rsidR="00000000" w:rsidRDefault="007C71EE">
      <w:pPr>
        <w:pStyle w:val="a"/>
        <w:rPr>
          <w:rFonts w:hint="cs"/>
          <w:rtl/>
        </w:rPr>
      </w:pPr>
      <w:r>
        <w:rPr>
          <w:rFonts w:hint="cs"/>
          <w:rtl/>
        </w:rPr>
        <w:t>- - -</w:t>
      </w:r>
    </w:p>
    <w:p w14:paraId="6F63FCAB" w14:textId="77777777" w:rsidR="00000000" w:rsidRDefault="007C71EE">
      <w:pPr>
        <w:pStyle w:val="a"/>
        <w:rPr>
          <w:rFonts w:hint="cs"/>
          <w:rtl/>
        </w:rPr>
      </w:pPr>
    </w:p>
    <w:p w14:paraId="69E10C7A" w14:textId="77777777" w:rsidR="00000000" w:rsidRDefault="007C71EE">
      <w:pPr>
        <w:pStyle w:val="SpeakerCon"/>
        <w:rPr>
          <w:rtl/>
        </w:rPr>
      </w:pPr>
      <w:bookmarkStart w:id="1533" w:name="FS000000490T27_05_2003_16_24_29C"/>
      <w:bookmarkEnd w:id="1533"/>
      <w:r>
        <w:rPr>
          <w:rtl/>
        </w:rPr>
        <w:t>נסים זאב (ש"ס):</w:t>
      </w:r>
    </w:p>
    <w:p w14:paraId="79A894EF" w14:textId="77777777" w:rsidR="00000000" w:rsidRDefault="007C71EE">
      <w:pPr>
        <w:pStyle w:val="a"/>
        <w:rPr>
          <w:rFonts w:hint="cs"/>
          <w:rtl/>
        </w:rPr>
      </w:pPr>
    </w:p>
    <w:p w14:paraId="53669540" w14:textId="77777777" w:rsidR="00000000" w:rsidRDefault="007C71EE">
      <w:pPr>
        <w:pStyle w:val="a"/>
        <w:rPr>
          <w:rFonts w:hint="cs"/>
          <w:rtl/>
        </w:rPr>
      </w:pPr>
      <w:r>
        <w:rPr>
          <w:rFonts w:hint="cs"/>
          <w:rtl/>
        </w:rPr>
        <w:t>כן, מה שמוחמד דיבר כאן. חשוב גם להגיב על הנושא.</w:t>
      </w:r>
    </w:p>
    <w:p w14:paraId="21789EFB" w14:textId="77777777" w:rsidR="00000000" w:rsidRDefault="007C71EE">
      <w:pPr>
        <w:pStyle w:val="a"/>
        <w:rPr>
          <w:rFonts w:hint="cs"/>
          <w:rtl/>
        </w:rPr>
      </w:pPr>
    </w:p>
    <w:p w14:paraId="2B77B7C9" w14:textId="77777777" w:rsidR="00000000" w:rsidRDefault="007C71EE">
      <w:pPr>
        <w:pStyle w:val="a"/>
        <w:rPr>
          <w:rFonts w:hint="cs"/>
          <w:rtl/>
        </w:rPr>
      </w:pPr>
      <w:r>
        <w:rPr>
          <w:rFonts w:hint="cs"/>
          <w:rtl/>
        </w:rPr>
        <w:t xml:space="preserve">אני מעריך  מאוד את ראש הממשלה כמצביא, כלוחם, אבל לא כמדינאי. אתמול הוא </w:t>
      </w:r>
      <w:r>
        <w:rPr>
          <w:rFonts w:hint="cs"/>
          <w:rtl/>
        </w:rPr>
        <w:t>אמר שלא נוכל לשלוט על 3.5 מיליוני ערבים. אני שואל את ראש הממשלה: מה יהיה בעוד חמש שנים, כאשר הערבים, שהיום הם במיעוט, יתפתחו והם מתפתחים ומתרבים הרבה יותר מהיהודים במדינת ישראל? מה יגיד ראש הממשלה אז, כאשר הם יבקשו הכרה כמיעוט לאומי, או איחוד עם המדינה הפל</w:t>
      </w:r>
      <w:r>
        <w:rPr>
          <w:rFonts w:hint="cs"/>
          <w:rtl/>
        </w:rPr>
        <w:t>סטינית שעכשיו ראש הממשלה מקים להם? חוסר התבונה הפוליטית של ראש הממשלה מגיע לממדים כואבים. בסופו של דבר, מי שצריך</w:t>
      </w:r>
      <w:r>
        <w:rPr>
          <w:rtl/>
        </w:rPr>
        <w:t xml:space="preserve"> </w:t>
      </w:r>
      <w:r>
        <w:rPr>
          <w:rFonts w:hint="cs"/>
          <w:rtl/>
        </w:rPr>
        <w:t>לפרוע את השטרות זה העם היושב בציון.</w:t>
      </w:r>
    </w:p>
    <w:p w14:paraId="2AD26121" w14:textId="77777777" w:rsidR="00000000" w:rsidRDefault="007C71EE">
      <w:pPr>
        <w:pStyle w:val="a"/>
        <w:rPr>
          <w:rFonts w:hint="cs"/>
          <w:rtl/>
        </w:rPr>
      </w:pPr>
    </w:p>
    <w:p w14:paraId="63E4F0EC" w14:textId="77777777" w:rsidR="00000000" w:rsidRDefault="007C71EE">
      <w:pPr>
        <w:pStyle w:val="a"/>
        <w:rPr>
          <w:rFonts w:hint="cs"/>
          <w:rtl/>
        </w:rPr>
      </w:pPr>
      <w:r>
        <w:rPr>
          <w:rFonts w:hint="cs"/>
          <w:rtl/>
        </w:rPr>
        <w:t>מה נעשה כאשר השהידים מלבנון  ירדו עלינו שוב וירצו להתאבד וידרשו זכות שיבה ל=1.5 מיליון ערבים שברחו מארץ-יש</w:t>
      </w:r>
      <w:r>
        <w:rPr>
          <w:rFonts w:hint="cs"/>
          <w:rtl/>
        </w:rPr>
        <w:t>ראל בשנים 1948-1967? הלוא הגיעו רק 170 שהידים, וראש הממשלה נכנע לטרור הזה. מה יקרה? היש בעיה ל"ג'יהאד האסלאמי" מחר לשלוח עוד 300 שהידים? הלוא הם עומדים בתור להתאבד. כולם רוצים למות. מה נעשה כאשר יהיו בכל רחבי העולם, כמו שראינו בלונדון, בוושינגטון ובפריס, ה</w:t>
      </w:r>
      <w:r>
        <w:rPr>
          <w:rFonts w:hint="cs"/>
          <w:rtl/>
        </w:rPr>
        <w:t>פגנות של מאות אלפי אנשים נגד המלחמה שארצות-הברית החליטה, עם בריטניה, לעשות נגד עירק. טוני בלייר האמין בצדקת דרכו, ולכן יכול היה לעמוד עמידה איתנה. אבל ראש הממשלה שלנו לא מסוגל לעמוד בלחץ בגלל חוסר תבונה מדינית, חוסר חזון וחוסר אמונה בתורת ישראל ובתהליך ההי</w:t>
      </w:r>
      <w:r>
        <w:rPr>
          <w:rFonts w:hint="cs"/>
          <w:rtl/>
        </w:rPr>
        <w:t>סטורי של שיבת ציון. מה שקורה פה לנגד עינינו זה בעצם תסביך שאנחנו נקלעים אליו ושלא נוכל לחזור חזרה ממנו.</w:t>
      </w:r>
    </w:p>
    <w:p w14:paraId="60FB87F1" w14:textId="77777777" w:rsidR="00000000" w:rsidRDefault="007C71EE">
      <w:pPr>
        <w:pStyle w:val="a"/>
        <w:rPr>
          <w:rFonts w:hint="cs"/>
          <w:rtl/>
        </w:rPr>
      </w:pPr>
    </w:p>
    <w:p w14:paraId="2C9B0C35" w14:textId="77777777" w:rsidR="00000000" w:rsidRDefault="007C71EE">
      <w:pPr>
        <w:pStyle w:val="a"/>
        <w:rPr>
          <w:rFonts w:hint="cs"/>
          <w:rtl/>
        </w:rPr>
      </w:pPr>
      <w:r>
        <w:rPr>
          <w:rFonts w:hint="cs"/>
          <w:rtl/>
        </w:rPr>
        <w:t>אומנם, ראש הממשלה הוכיח מנהיגות צבאית, אבל כאשר הוא מוביל את העם הזה לדרך שלדעתי היא דרך ללא מוצא, בעצם הוא מכשיל את העם. הוא גם מתכחש להבטחות שנתן במש</w:t>
      </w:r>
      <w:r>
        <w:rPr>
          <w:rFonts w:hint="cs"/>
          <w:rtl/>
        </w:rPr>
        <w:t>ך שנים ארוכות. החלטת הממשלה, החלטות הממשלות הקודמות, לגבי כל המאחזים וההתנחלויות - היום הוא כבר מדבר לא רק על ויתורים כואבים. הוא כבר מדבר על החזרת ארץ-ישראל. בעצם, הוויתורים הכואבים והדרך הכואבת הזאת יביאו טרגדיה שראש הממשלה הוביל אותה אמש, והממשלה הזאת ק</w:t>
      </w:r>
      <w:r>
        <w:rPr>
          <w:rFonts w:hint="cs"/>
          <w:rtl/>
        </w:rPr>
        <w:t>יבלה החלטה היסטורית, מבחינה זו שעד היום גם כל הממשלות הקודמות לא הסכימו לחתום על תהליך כזה. אפילו ראש הממשלה לשעבר ברק לא הסכים לוויתורים כואבים כמו ראש הממשלה אריק שרון.</w:t>
      </w:r>
    </w:p>
    <w:p w14:paraId="5330170F" w14:textId="77777777" w:rsidR="00000000" w:rsidRDefault="007C71EE">
      <w:pPr>
        <w:pStyle w:val="a"/>
        <w:rPr>
          <w:rFonts w:hint="cs"/>
          <w:rtl/>
        </w:rPr>
      </w:pPr>
    </w:p>
    <w:p w14:paraId="76F17110" w14:textId="77777777" w:rsidR="00000000" w:rsidRDefault="007C71EE">
      <w:pPr>
        <w:pStyle w:val="a"/>
        <w:rPr>
          <w:rFonts w:hint="cs"/>
          <w:rtl/>
        </w:rPr>
      </w:pPr>
      <w:r>
        <w:rPr>
          <w:rFonts w:hint="cs"/>
          <w:rtl/>
        </w:rPr>
        <w:t>גם בגין, זיכרונו לברכה, הבטיח לסאדאת את האוטונומיה. הוא הבטיח אוטונומיה ביהודה ושומר</w:t>
      </w:r>
      <w:r>
        <w:rPr>
          <w:rFonts w:hint="cs"/>
          <w:rtl/>
        </w:rPr>
        <w:t>ון, אבל האוטונומיה הזאת הפכה לישות ואחר כך לרשות פלסטינית, אבל רשות מפורזת שהיה מותר לשוטריה לשאת רובים. לאן הגענו היום? היום, יש נשק, מרגמות, בתי-חרושת לייצור נשק, אוניות מלחמה ואוניות שמבריחות נשק. כל זה בעזרת המדינות שמתחברות אליהם, כמו מצרים בפתחת רפיח</w:t>
      </w:r>
      <w:r>
        <w:rPr>
          <w:rFonts w:hint="cs"/>
          <w:rtl/>
        </w:rPr>
        <w:t>. יש להם מנהרות, שדרכן מוברח נשק לשטחי הרשות.</w:t>
      </w:r>
    </w:p>
    <w:p w14:paraId="278B721E" w14:textId="77777777" w:rsidR="00000000" w:rsidRDefault="007C71EE">
      <w:pPr>
        <w:pStyle w:val="a"/>
        <w:rPr>
          <w:rFonts w:hint="cs"/>
          <w:rtl/>
        </w:rPr>
      </w:pPr>
    </w:p>
    <w:p w14:paraId="2BA5B3C1" w14:textId="77777777" w:rsidR="00000000" w:rsidRDefault="007C71EE">
      <w:pPr>
        <w:pStyle w:val="a"/>
        <w:rPr>
          <w:rFonts w:hint="cs"/>
          <w:rtl/>
        </w:rPr>
      </w:pPr>
      <w:r>
        <w:rPr>
          <w:rFonts w:hint="cs"/>
          <w:rtl/>
        </w:rPr>
        <w:t>אני רוצה לומר משפט חשוב מאוד על תעודות הזהות, מה שאמר קודם לכן היושב-ראש, כאילו יש פה איזה אפרטהייד ואנחנו לא מוכנים שיהגרו לכאן פלסטינים. אנחנו חייבים לחיות את המציאות. המציאות המרה שלנו היום היא, שעדיין השנא</w:t>
      </w:r>
      <w:r>
        <w:rPr>
          <w:rFonts w:hint="cs"/>
          <w:rtl/>
        </w:rPr>
        <w:t>ה הערבית קיימת גם בתחומי ארץ-ישראל, ואי-אפשר להתעלם מכך. זו מדינה יהודית דמוקרטית, וקודם כול יהודית. חבר הכנסת אחמד טיבי, אם אנחנו רוצים באמת לשמור על מדינה יהודית, אנחנו לא יכולים לתת תעודות זהות רבות - - -</w:t>
      </w:r>
    </w:p>
    <w:p w14:paraId="0EEDB833" w14:textId="77777777" w:rsidR="00000000" w:rsidRDefault="007C71EE">
      <w:pPr>
        <w:pStyle w:val="a"/>
        <w:rPr>
          <w:rFonts w:hint="cs"/>
          <w:rtl/>
        </w:rPr>
      </w:pPr>
    </w:p>
    <w:p w14:paraId="50C04223" w14:textId="77777777" w:rsidR="00000000" w:rsidRDefault="007C71EE">
      <w:pPr>
        <w:pStyle w:val="ac"/>
        <w:rPr>
          <w:rtl/>
        </w:rPr>
      </w:pPr>
      <w:r>
        <w:rPr>
          <w:rFonts w:hint="eastAsia"/>
          <w:rtl/>
        </w:rPr>
        <w:t>אחמד</w:t>
      </w:r>
      <w:r>
        <w:rPr>
          <w:rtl/>
        </w:rPr>
        <w:t xml:space="preserve"> טיבי (חד"ש-תע"ל):</w:t>
      </w:r>
    </w:p>
    <w:p w14:paraId="7AB608BC" w14:textId="77777777" w:rsidR="00000000" w:rsidRDefault="007C71EE">
      <w:pPr>
        <w:pStyle w:val="a"/>
        <w:rPr>
          <w:rFonts w:hint="cs"/>
          <w:rtl/>
        </w:rPr>
      </w:pPr>
    </w:p>
    <w:p w14:paraId="347A1433" w14:textId="77777777" w:rsidR="00000000" w:rsidRDefault="007C71EE">
      <w:pPr>
        <w:pStyle w:val="a"/>
        <w:rPr>
          <w:rFonts w:hint="cs"/>
          <w:rtl/>
        </w:rPr>
      </w:pPr>
      <w:r>
        <w:rPr>
          <w:rFonts w:hint="cs"/>
          <w:rtl/>
        </w:rPr>
        <w:t>- - -</w:t>
      </w:r>
    </w:p>
    <w:p w14:paraId="4A65C4C4" w14:textId="77777777" w:rsidR="00000000" w:rsidRDefault="007C71EE">
      <w:pPr>
        <w:pStyle w:val="a"/>
        <w:rPr>
          <w:rFonts w:hint="cs"/>
          <w:rtl/>
        </w:rPr>
      </w:pPr>
    </w:p>
    <w:p w14:paraId="3D3A5DAF" w14:textId="77777777" w:rsidR="00000000" w:rsidRDefault="007C71EE">
      <w:pPr>
        <w:pStyle w:val="SpeakerCon"/>
        <w:rPr>
          <w:rtl/>
        </w:rPr>
      </w:pPr>
      <w:bookmarkStart w:id="1534" w:name="FS000000490T27_05_2003_16_24_31C"/>
      <w:bookmarkEnd w:id="1534"/>
      <w:r>
        <w:rPr>
          <w:rtl/>
        </w:rPr>
        <w:t>נסים זאב (ש"ס):</w:t>
      </w:r>
    </w:p>
    <w:p w14:paraId="0328CB2F" w14:textId="77777777" w:rsidR="00000000" w:rsidRDefault="007C71EE">
      <w:pPr>
        <w:pStyle w:val="a"/>
        <w:rPr>
          <w:rFonts w:hint="cs"/>
          <w:rtl/>
        </w:rPr>
      </w:pPr>
    </w:p>
    <w:p w14:paraId="4F077DED" w14:textId="77777777" w:rsidR="00000000" w:rsidRDefault="007C71EE">
      <w:pPr>
        <w:pStyle w:val="a"/>
        <w:rPr>
          <w:rFonts w:hint="cs"/>
          <w:rtl/>
        </w:rPr>
      </w:pPr>
      <w:r>
        <w:rPr>
          <w:rFonts w:hint="cs"/>
          <w:rtl/>
        </w:rPr>
        <w:t>אני מתכוון למה שהערבים מתכוונים בעצם - להביא לכאן 1.5 מיליון פלסטינים, שבעצם יציפו את ארץ-ישראל.</w:t>
      </w:r>
    </w:p>
    <w:p w14:paraId="6D76BB3F" w14:textId="77777777" w:rsidR="00000000" w:rsidRDefault="007C71EE">
      <w:pPr>
        <w:pStyle w:val="a"/>
        <w:rPr>
          <w:rFonts w:hint="cs"/>
          <w:rtl/>
        </w:rPr>
      </w:pPr>
    </w:p>
    <w:p w14:paraId="7EFA6209" w14:textId="77777777" w:rsidR="00000000" w:rsidRDefault="007C71EE">
      <w:pPr>
        <w:pStyle w:val="ac"/>
        <w:rPr>
          <w:rtl/>
        </w:rPr>
      </w:pPr>
      <w:r>
        <w:rPr>
          <w:rFonts w:hint="eastAsia"/>
          <w:rtl/>
        </w:rPr>
        <w:t>אחמד</w:t>
      </w:r>
      <w:r>
        <w:rPr>
          <w:rtl/>
        </w:rPr>
        <w:t xml:space="preserve"> טיבי (חד"ש-תע"ל):</w:t>
      </w:r>
    </w:p>
    <w:p w14:paraId="668FE0BD" w14:textId="77777777" w:rsidR="00000000" w:rsidRDefault="007C71EE">
      <w:pPr>
        <w:pStyle w:val="a"/>
        <w:rPr>
          <w:rFonts w:hint="cs"/>
          <w:rtl/>
        </w:rPr>
      </w:pPr>
    </w:p>
    <w:p w14:paraId="38AD9B09" w14:textId="77777777" w:rsidR="00000000" w:rsidRDefault="007C71EE">
      <w:pPr>
        <w:pStyle w:val="a"/>
        <w:rPr>
          <w:rFonts w:hint="cs"/>
          <w:rtl/>
        </w:rPr>
      </w:pPr>
      <w:r>
        <w:rPr>
          <w:rFonts w:hint="cs"/>
          <w:rtl/>
        </w:rPr>
        <w:t>איפה?</w:t>
      </w:r>
    </w:p>
    <w:p w14:paraId="77218314" w14:textId="77777777" w:rsidR="00000000" w:rsidRDefault="007C71EE">
      <w:pPr>
        <w:pStyle w:val="a"/>
        <w:rPr>
          <w:rFonts w:hint="cs"/>
          <w:rtl/>
        </w:rPr>
      </w:pPr>
    </w:p>
    <w:p w14:paraId="5BAE9C29" w14:textId="77777777" w:rsidR="00000000" w:rsidRDefault="007C71EE">
      <w:pPr>
        <w:pStyle w:val="SpeakerCon"/>
        <w:rPr>
          <w:rtl/>
        </w:rPr>
      </w:pPr>
      <w:bookmarkStart w:id="1535" w:name="FS000000490T27_05_2003_16_36_35C"/>
      <w:bookmarkEnd w:id="1535"/>
      <w:r>
        <w:rPr>
          <w:rtl/>
        </w:rPr>
        <w:t>נסים זאב (ש"ס):</w:t>
      </w:r>
    </w:p>
    <w:p w14:paraId="54A9C183" w14:textId="77777777" w:rsidR="00000000" w:rsidRDefault="007C71EE">
      <w:pPr>
        <w:pStyle w:val="a"/>
        <w:rPr>
          <w:rFonts w:hint="cs"/>
          <w:rtl/>
        </w:rPr>
      </w:pPr>
    </w:p>
    <w:p w14:paraId="0F7198A8" w14:textId="77777777" w:rsidR="00000000" w:rsidRDefault="007C71EE">
      <w:pPr>
        <w:pStyle w:val="a"/>
        <w:rPr>
          <w:rFonts w:hint="cs"/>
          <w:rtl/>
        </w:rPr>
      </w:pPr>
      <w:r>
        <w:rPr>
          <w:rFonts w:hint="cs"/>
          <w:rtl/>
        </w:rPr>
        <w:t>הרי מדברים היום על 350,000 שנמצאים רק בגבול לבנון, אבל יש עוד הרבה פלסטינים, שאני ואתה יודעים איפה הם נמצאים.</w:t>
      </w:r>
      <w:r>
        <w:rPr>
          <w:rFonts w:hint="cs"/>
          <w:rtl/>
        </w:rPr>
        <w:t xml:space="preserve"> כולם ירצו לבוא לארץ-ישראל. </w:t>
      </w:r>
    </w:p>
    <w:p w14:paraId="13FA253F" w14:textId="77777777" w:rsidR="00000000" w:rsidRDefault="007C71EE">
      <w:pPr>
        <w:pStyle w:val="a"/>
        <w:rPr>
          <w:rtl/>
        </w:rPr>
      </w:pPr>
    </w:p>
    <w:p w14:paraId="7E73AEE9" w14:textId="77777777" w:rsidR="00000000" w:rsidRDefault="007C71EE">
      <w:pPr>
        <w:pStyle w:val="a"/>
        <w:rPr>
          <w:rFonts w:hint="cs"/>
          <w:rtl/>
        </w:rPr>
      </w:pPr>
    </w:p>
    <w:p w14:paraId="370A165C" w14:textId="77777777" w:rsidR="00000000" w:rsidRDefault="007C71EE">
      <w:pPr>
        <w:pStyle w:val="ac"/>
        <w:rPr>
          <w:rtl/>
        </w:rPr>
      </w:pPr>
      <w:r>
        <w:rPr>
          <w:rFonts w:hint="eastAsia"/>
          <w:rtl/>
        </w:rPr>
        <w:t>אחמד</w:t>
      </w:r>
      <w:r>
        <w:rPr>
          <w:rtl/>
        </w:rPr>
        <w:t xml:space="preserve"> טיבי (חד"ש-תע"ל):</w:t>
      </w:r>
    </w:p>
    <w:p w14:paraId="190888B0" w14:textId="77777777" w:rsidR="00000000" w:rsidRDefault="007C71EE">
      <w:pPr>
        <w:pStyle w:val="a"/>
        <w:rPr>
          <w:rFonts w:hint="cs"/>
          <w:rtl/>
        </w:rPr>
      </w:pPr>
    </w:p>
    <w:p w14:paraId="7770836D" w14:textId="77777777" w:rsidR="00000000" w:rsidRDefault="007C71EE">
      <w:pPr>
        <w:pStyle w:val="a"/>
        <w:rPr>
          <w:rFonts w:hint="cs"/>
          <w:rtl/>
        </w:rPr>
      </w:pPr>
      <w:r>
        <w:rPr>
          <w:rFonts w:hint="cs"/>
          <w:rtl/>
        </w:rPr>
        <w:t>מה לגבי אלה שהתחתנו?</w:t>
      </w:r>
    </w:p>
    <w:p w14:paraId="326EF558" w14:textId="77777777" w:rsidR="00000000" w:rsidRDefault="007C71EE">
      <w:pPr>
        <w:pStyle w:val="a"/>
        <w:rPr>
          <w:rFonts w:hint="cs"/>
          <w:rtl/>
        </w:rPr>
      </w:pPr>
    </w:p>
    <w:p w14:paraId="65C6F779" w14:textId="77777777" w:rsidR="00000000" w:rsidRDefault="007C71EE">
      <w:pPr>
        <w:pStyle w:val="SpeakerCon"/>
        <w:rPr>
          <w:rtl/>
        </w:rPr>
      </w:pPr>
      <w:bookmarkStart w:id="1536" w:name="FS000000490T27_05_2003_16_43_32C"/>
      <w:bookmarkEnd w:id="1536"/>
      <w:r>
        <w:rPr>
          <w:rtl/>
        </w:rPr>
        <w:t>נסים זאב (ש"ס):</w:t>
      </w:r>
    </w:p>
    <w:p w14:paraId="1D10DA3D" w14:textId="77777777" w:rsidR="00000000" w:rsidRDefault="007C71EE">
      <w:pPr>
        <w:pStyle w:val="a"/>
        <w:rPr>
          <w:rtl/>
        </w:rPr>
      </w:pPr>
    </w:p>
    <w:p w14:paraId="2A91249D" w14:textId="77777777" w:rsidR="00000000" w:rsidRDefault="007C71EE">
      <w:pPr>
        <w:pStyle w:val="a"/>
        <w:rPr>
          <w:rFonts w:hint="cs"/>
          <w:rtl/>
        </w:rPr>
      </w:pPr>
      <w:r>
        <w:rPr>
          <w:rFonts w:hint="cs"/>
          <w:rtl/>
        </w:rPr>
        <w:t>האם אנחנו יכולים להרשות לעצמנו להפוך את המדינה הזאת לדו-לאומית? לא ולא. אם כן - אדרבה, דו-לאומית כולל עד הירדן.</w:t>
      </w:r>
    </w:p>
    <w:p w14:paraId="1D365555" w14:textId="77777777" w:rsidR="00000000" w:rsidRDefault="007C71EE">
      <w:pPr>
        <w:pStyle w:val="a"/>
        <w:rPr>
          <w:rFonts w:hint="cs"/>
          <w:rtl/>
        </w:rPr>
      </w:pPr>
    </w:p>
    <w:p w14:paraId="48745D7E" w14:textId="77777777" w:rsidR="00000000" w:rsidRDefault="007C71EE">
      <w:pPr>
        <w:pStyle w:val="ac"/>
        <w:rPr>
          <w:rtl/>
        </w:rPr>
      </w:pPr>
      <w:r>
        <w:rPr>
          <w:rFonts w:hint="eastAsia"/>
          <w:rtl/>
        </w:rPr>
        <w:t>אחמד</w:t>
      </w:r>
      <w:r>
        <w:rPr>
          <w:rtl/>
        </w:rPr>
        <w:t xml:space="preserve"> טיבי (חד"ש-תע"ל):</w:t>
      </w:r>
    </w:p>
    <w:p w14:paraId="33338CC8" w14:textId="77777777" w:rsidR="00000000" w:rsidRDefault="007C71EE">
      <w:pPr>
        <w:pStyle w:val="a"/>
        <w:rPr>
          <w:rFonts w:hint="cs"/>
          <w:rtl/>
        </w:rPr>
      </w:pPr>
    </w:p>
    <w:p w14:paraId="5BAC9E9C" w14:textId="77777777" w:rsidR="00000000" w:rsidRDefault="007C71EE">
      <w:pPr>
        <w:pStyle w:val="a"/>
        <w:rPr>
          <w:rFonts w:hint="cs"/>
          <w:rtl/>
        </w:rPr>
      </w:pPr>
      <w:r>
        <w:rPr>
          <w:rFonts w:hint="cs"/>
          <w:rtl/>
        </w:rPr>
        <w:t>אתה מסכים?</w:t>
      </w:r>
    </w:p>
    <w:p w14:paraId="084DAB3B" w14:textId="77777777" w:rsidR="00000000" w:rsidRDefault="007C71EE">
      <w:pPr>
        <w:pStyle w:val="a"/>
        <w:rPr>
          <w:rFonts w:hint="cs"/>
          <w:rtl/>
        </w:rPr>
      </w:pPr>
    </w:p>
    <w:p w14:paraId="26AEA0C5" w14:textId="77777777" w:rsidR="00000000" w:rsidRDefault="007C71EE">
      <w:pPr>
        <w:pStyle w:val="SpeakerCon"/>
        <w:rPr>
          <w:rtl/>
        </w:rPr>
      </w:pPr>
      <w:bookmarkStart w:id="1537" w:name="FS000000490T27_05_2003_16_43_33C"/>
      <w:bookmarkEnd w:id="1537"/>
      <w:r>
        <w:rPr>
          <w:rtl/>
        </w:rPr>
        <w:t>נסים זאב (ש"ס</w:t>
      </w:r>
      <w:r>
        <w:rPr>
          <w:rtl/>
        </w:rPr>
        <w:t>):</w:t>
      </w:r>
    </w:p>
    <w:p w14:paraId="145A7119" w14:textId="77777777" w:rsidR="00000000" w:rsidRDefault="007C71EE">
      <w:pPr>
        <w:pStyle w:val="a"/>
        <w:rPr>
          <w:rFonts w:hint="cs"/>
          <w:rtl/>
        </w:rPr>
      </w:pPr>
    </w:p>
    <w:p w14:paraId="6CB18327" w14:textId="77777777" w:rsidR="00000000" w:rsidRDefault="007C71EE">
      <w:pPr>
        <w:pStyle w:val="a"/>
        <w:rPr>
          <w:rFonts w:hint="cs"/>
          <w:rtl/>
        </w:rPr>
      </w:pPr>
      <w:r>
        <w:rPr>
          <w:rFonts w:hint="cs"/>
          <w:rtl/>
        </w:rPr>
        <w:t>כן,  מסכים. אני מסכים שהמדינה הזאת - - -</w:t>
      </w:r>
    </w:p>
    <w:p w14:paraId="71015C69" w14:textId="77777777" w:rsidR="00000000" w:rsidRDefault="007C71EE">
      <w:pPr>
        <w:pStyle w:val="a"/>
        <w:rPr>
          <w:rFonts w:hint="cs"/>
          <w:rtl/>
        </w:rPr>
      </w:pPr>
    </w:p>
    <w:p w14:paraId="5C43220D" w14:textId="77777777" w:rsidR="00000000" w:rsidRDefault="007C71EE">
      <w:pPr>
        <w:pStyle w:val="ac"/>
        <w:rPr>
          <w:rtl/>
        </w:rPr>
      </w:pPr>
      <w:r>
        <w:rPr>
          <w:rFonts w:hint="eastAsia"/>
          <w:rtl/>
        </w:rPr>
        <w:t>אחמד</w:t>
      </w:r>
      <w:r>
        <w:rPr>
          <w:rtl/>
        </w:rPr>
        <w:t xml:space="preserve"> טיבי (חד"ש-תע"ל):</w:t>
      </w:r>
    </w:p>
    <w:p w14:paraId="167E3AF2" w14:textId="77777777" w:rsidR="00000000" w:rsidRDefault="007C71EE">
      <w:pPr>
        <w:pStyle w:val="a"/>
        <w:rPr>
          <w:rFonts w:hint="cs"/>
          <w:rtl/>
        </w:rPr>
      </w:pPr>
    </w:p>
    <w:p w14:paraId="03A810D0" w14:textId="77777777" w:rsidR="00000000" w:rsidRDefault="007C71EE">
      <w:pPr>
        <w:pStyle w:val="a"/>
        <w:rPr>
          <w:rFonts w:hint="cs"/>
          <w:rtl/>
        </w:rPr>
      </w:pPr>
      <w:r>
        <w:rPr>
          <w:rFonts w:hint="cs"/>
          <w:rtl/>
        </w:rPr>
        <w:t>לא יהיה לך שם רוב. תפסיק להיות אוטונומיה יהודית.</w:t>
      </w:r>
    </w:p>
    <w:p w14:paraId="6199A632" w14:textId="77777777" w:rsidR="00000000" w:rsidRDefault="007C71EE">
      <w:pPr>
        <w:pStyle w:val="a"/>
        <w:rPr>
          <w:rFonts w:hint="cs"/>
          <w:rtl/>
        </w:rPr>
      </w:pPr>
    </w:p>
    <w:p w14:paraId="5E89B390" w14:textId="77777777" w:rsidR="00000000" w:rsidRDefault="007C71EE">
      <w:pPr>
        <w:pStyle w:val="SpeakerCon"/>
        <w:rPr>
          <w:rtl/>
        </w:rPr>
      </w:pPr>
      <w:bookmarkStart w:id="1538" w:name="FS000000490T27_05_2003_16_44_40C"/>
      <w:bookmarkEnd w:id="1538"/>
      <w:r>
        <w:rPr>
          <w:rtl/>
        </w:rPr>
        <w:t>נסים זאב (ש"ס):</w:t>
      </w:r>
    </w:p>
    <w:p w14:paraId="63BA8EA0" w14:textId="77777777" w:rsidR="00000000" w:rsidRDefault="007C71EE">
      <w:pPr>
        <w:pStyle w:val="a"/>
        <w:rPr>
          <w:rtl/>
        </w:rPr>
      </w:pPr>
    </w:p>
    <w:p w14:paraId="06FE7EDF" w14:textId="77777777" w:rsidR="00000000" w:rsidRDefault="007C71EE">
      <w:pPr>
        <w:pStyle w:val="a"/>
        <w:rPr>
          <w:rFonts w:hint="cs"/>
          <w:rtl/>
        </w:rPr>
      </w:pPr>
      <w:r>
        <w:rPr>
          <w:rFonts w:hint="cs"/>
          <w:rtl/>
        </w:rPr>
        <w:t>אני מודיע לך, שאני מסכים לתת אוטונומיה מלאה לערבים במדינה יהודית. הם יכולים לחיות פה.</w:t>
      </w:r>
    </w:p>
    <w:p w14:paraId="6C55F651" w14:textId="77777777" w:rsidR="00000000" w:rsidRDefault="007C71EE">
      <w:pPr>
        <w:pStyle w:val="a"/>
        <w:rPr>
          <w:rFonts w:hint="cs"/>
          <w:rtl/>
        </w:rPr>
      </w:pPr>
    </w:p>
    <w:p w14:paraId="38D7824E" w14:textId="77777777" w:rsidR="00000000" w:rsidRDefault="007C71EE">
      <w:pPr>
        <w:pStyle w:val="ac"/>
        <w:rPr>
          <w:rtl/>
        </w:rPr>
      </w:pPr>
      <w:r>
        <w:rPr>
          <w:rFonts w:hint="eastAsia"/>
          <w:rtl/>
        </w:rPr>
        <w:t>קולט</w:t>
      </w:r>
      <w:r>
        <w:rPr>
          <w:rtl/>
        </w:rPr>
        <w:t xml:space="preserve"> אביטל (העבודה-מימד):</w:t>
      </w:r>
    </w:p>
    <w:p w14:paraId="3EAEADFF" w14:textId="77777777" w:rsidR="00000000" w:rsidRDefault="007C71EE">
      <w:pPr>
        <w:pStyle w:val="a"/>
        <w:rPr>
          <w:rFonts w:hint="cs"/>
          <w:rtl/>
        </w:rPr>
      </w:pPr>
    </w:p>
    <w:p w14:paraId="4E55EA4D" w14:textId="77777777" w:rsidR="00000000" w:rsidRDefault="007C71EE">
      <w:pPr>
        <w:pStyle w:val="a"/>
        <w:rPr>
          <w:rFonts w:hint="cs"/>
          <w:rtl/>
        </w:rPr>
      </w:pPr>
      <w:r>
        <w:rPr>
          <w:rFonts w:hint="cs"/>
          <w:rtl/>
        </w:rPr>
        <w:t>אז זה</w:t>
      </w:r>
      <w:r>
        <w:rPr>
          <w:rFonts w:hint="cs"/>
          <w:rtl/>
        </w:rPr>
        <w:t xml:space="preserve"> לא דו-אומי.</w:t>
      </w:r>
    </w:p>
    <w:p w14:paraId="510A5D92" w14:textId="77777777" w:rsidR="00000000" w:rsidRDefault="007C71EE">
      <w:pPr>
        <w:pStyle w:val="a"/>
        <w:rPr>
          <w:rFonts w:hint="cs"/>
          <w:rtl/>
        </w:rPr>
      </w:pPr>
    </w:p>
    <w:p w14:paraId="15B47C77" w14:textId="77777777" w:rsidR="00000000" w:rsidRDefault="007C71EE">
      <w:pPr>
        <w:pStyle w:val="ac"/>
        <w:rPr>
          <w:rtl/>
        </w:rPr>
      </w:pPr>
      <w:r>
        <w:rPr>
          <w:rFonts w:hint="eastAsia"/>
          <w:rtl/>
        </w:rPr>
        <w:t>אחמד</w:t>
      </w:r>
      <w:r>
        <w:rPr>
          <w:rtl/>
        </w:rPr>
        <w:t xml:space="preserve"> טיבי (חד"ש-תע"ל):</w:t>
      </w:r>
    </w:p>
    <w:p w14:paraId="48178D37" w14:textId="77777777" w:rsidR="00000000" w:rsidRDefault="007C71EE">
      <w:pPr>
        <w:pStyle w:val="a"/>
        <w:rPr>
          <w:rFonts w:hint="cs"/>
          <w:rtl/>
        </w:rPr>
      </w:pPr>
    </w:p>
    <w:p w14:paraId="4A91425C" w14:textId="77777777" w:rsidR="00000000" w:rsidRDefault="007C71EE">
      <w:pPr>
        <w:pStyle w:val="a"/>
        <w:rPr>
          <w:rFonts w:hint="cs"/>
          <w:rtl/>
        </w:rPr>
      </w:pPr>
      <w:r>
        <w:rPr>
          <w:rFonts w:hint="cs"/>
          <w:rtl/>
        </w:rPr>
        <w:t>מהים עד הנהר מדינה אחת.</w:t>
      </w:r>
    </w:p>
    <w:p w14:paraId="41AB92EC" w14:textId="77777777" w:rsidR="00000000" w:rsidRDefault="007C71EE">
      <w:pPr>
        <w:pStyle w:val="a"/>
        <w:rPr>
          <w:rFonts w:hint="cs"/>
          <w:rtl/>
        </w:rPr>
      </w:pPr>
    </w:p>
    <w:p w14:paraId="6E3036DB" w14:textId="77777777" w:rsidR="00000000" w:rsidRDefault="007C71EE">
      <w:pPr>
        <w:pStyle w:val="SpeakerCon"/>
        <w:rPr>
          <w:rtl/>
        </w:rPr>
      </w:pPr>
      <w:bookmarkStart w:id="1539" w:name="FS000000490T27_05_2003_16_45_58C"/>
      <w:bookmarkEnd w:id="1539"/>
      <w:r>
        <w:rPr>
          <w:rtl/>
        </w:rPr>
        <w:t>נסים זאב (ש"ס):</w:t>
      </w:r>
    </w:p>
    <w:p w14:paraId="4AB56891" w14:textId="77777777" w:rsidR="00000000" w:rsidRDefault="007C71EE">
      <w:pPr>
        <w:pStyle w:val="a"/>
        <w:rPr>
          <w:rtl/>
        </w:rPr>
      </w:pPr>
    </w:p>
    <w:p w14:paraId="2C796A01" w14:textId="77777777" w:rsidR="00000000" w:rsidRDefault="007C71EE">
      <w:pPr>
        <w:pStyle w:val="a"/>
        <w:rPr>
          <w:rFonts w:hint="cs"/>
          <w:rtl/>
        </w:rPr>
      </w:pPr>
      <w:r>
        <w:rPr>
          <w:rFonts w:hint="cs"/>
          <w:rtl/>
        </w:rPr>
        <w:t>מדינה אחת.</w:t>
      </w:r>
    </w:p>
    <w:p w14:paraId="48E46E59" w14:textId="77777777" w:rsidR="00000000" w:rsidRDefault="007C71EE">
      <w:pPr>
        <w:pStyle w:val="a"/>
        <w:rPr>
          <w:rtl/>
        </w:rPr>
      </w:pPr>
    </w:p>
    <w:p w14:paraId="7E6A18D5" w14:textId="77777777" w:rsidR="00000000" w:rsidRDefault="007C71EE">
      <w:pPr>
        <w:pStyle w:val="a"/>
        <w:rPr>
          <w:rFonts w:hint="cs"/>
          <w:rtl/>
        </w:rPr>
      </w:pPr>
    </w:p>
    <w:p w14:paraId="47478EAD" w14:textId="77777777" w:rsidR="00000000" w:rsidRDefault="007C71EE">
      <w:pPr>
        <w:pStyle w:val="ac"/>
        <w:rPr>
          <w:rtl/>
        </w:rPr>
      </w:pPr>
      <w:r>
        <w:rPr>
          <w:rFonts w:hint="eastAsia"/>
          <w:rtl/>
        </w:rPr>
        <w:t>אחמד</w:t>
      </w:r>
      <w:r>
        <w:rPr>
          <w:rtl/>
        </w:rPr>
        <w:t xml:space="preserve"> טיבי (חד"ש-תע"ל):</w:t>
      </w:r>
    </w:p>
    <w:p w14:paraId="1F3960E3" w14:textId="77777777" w:rsidR="00000000" w:rsidRDefault="007C71EE">
      <w:pPr>
        <w:pStyle w:val="a"/>
        <w:rPr>
          <w:rFonts w:hint="cs"/>
          <w:rtl/>
        </w:rPr>
      </w:pPr>
    </w:p>
    <w:p w14:paraId="7746965D" w14:textId="77777777" w:rsidR="00000000" w:rsidRDefault="007C71EE">
      <w:pPr>
        <w:pStyle w:val="a"/>
        <w:rPr>
          <w:rFonts w:hint="cs"/>
          <w:rtl/>
        </w:rPr>
      </w:pPr>
      <w:r>
        <w:rPr>
          <w:rFonts w:hint="cs"/>
          <w:rtl/>
        </w:rPr>
        <w:t>מדינה אחת שקוראים לה: נסים זאב. כולם יקבלו תעודות זהות.</w:t>
      </w:r>
    </w:p>
    <w:p w14:paraId="6A036CF0" w14:textId="77777777" w:rsidR="00000000" w:rsidRDefault="007C71EE">
      <w:pPr>
        <w:pStyle w:val="a"/>
        <w:rPr>
          <w:rFonts w:hint="cs"/>
          <w:rtl/>
        </w:rPr>
      </w:pPr>
    </w:p>
    <w:p w14:paraId="20771678" w14:textId="77777777" w:rsidR="00000000" w:rsidRDefault="007C71EE">
      <w:pPr>
        <w:pStyle w:val="ad"/>
        <w:rPr>
          <w:rtl/>
        </w:rPr>
      </w:pPr>
      <w:r>
        <w:rPr>
          <w:rtl/>
        </w:rPr>
        <w:t>היו"ר יולי-יואל אדלשטיין:</w:t>
      </w:r>
    </w:p>
    <w:p w14:paraId="13A5C6EC" w14:textId="77777777" w:rsidR="00000000" w:rsidRDefault="007C71EE">
      <w:pPr>
        <w:pStyle w:val="a"/>
        <w:rPr>
          <w:rtl/>
        </w:rPr>
      </w:pPr>
    </w:p>
    <w:p w14:paraId="59CD1098" w14:textId="77777777" w:rsidR="00000000" w:rsidRDefault="007C71EE">
      <w:pPr>
        <w:pStyle w:val="a"/>
        <w:rPr>
          <w:rFonts w:hint="cs"/>
          <w:rtl/>
        </w:rPr>
      </w:pPr>
      <w:r>
        <w:rPr>
          <w:rFonts w:hint="cs"/>
          <w:rtl/>
        </w:rPr>
        <w:t>חברי הכנסת טיבי וזאב, קראתי בעיון את התוכנית הכלכלית שב</w:t>
      </w:r>
      <w:r>
        <w:rPr>
          <w:rFonts w:hint="cs"/>
          <w:rtl/>
        </w:rPr>
        <w:t>ה אנחנו דנים כרגע, ולא מצאתי שום סעיף שמתייחס לנושא: מדינה יהודית ומדינה פלסטינית. תישארו לפחות בקריאות ביניים בנושא הנדון.</w:t>
      </w:r>
    </w:p>
    <w:p w14:paraId="2B026E49" w14:textId="77777777" w:rsidR="00000000" w:rsidRDefault="007C71EE">
      <w:pPr>
        <w:pStyle w:val="a"/>
        <w:rPr>
          <w:rFonts w:hint="cs"/>
          <w:rtl/>
        </w:rPr>
      </w:pPr>
    </w:p>
    <w:p w14:paraId="174DC2E9" w14:textId="77777777" w:rsidR="00000000" w:rsidRDefault="007C71EE">
      <w:pPr>
        <w:pStyle w:val="ac"/>
        <w:rPr>
          <w:rtl/>
        </w:rPr>
      </w:pPr>
      <w:r>
        <w:rPr>
          <w:rFonts w:hint="eastAsia"/>
          <w:rtl/>
        </w:rPr>
        <w:t>יצחק</w:t>
      </w:r>
      <w:r>
        <w:rPr>
          <w:rtl/>
        </w:rPr>
        <w:t xml:space="preserve"> כהן (ש"ס):</w:t>
      </w:r>
    </w:p>
    <w:p w14:paraId="1D3B16B3" w14:textId="77777777" w:rsidR="00000000" w:rsidRDefault="007C71EE">
      <w:pPr>
        <w:pStyle w:val="a"/>
        <w:rPr>
          <w:rFonts w:hint="cs"/>
          <w:rtl/>
        </w:rPr>
      </w:pPr>
    </w:p>
    <w:p w14:paraId="7EE29163" w14:textId="77777777" w:rsidR="00000000" w:rsidRDefault="007C71EE">
      <w:pPr>
        <w:pStyle w:val="a"/>
        <w:rPr>
          <w:rFonts w:hint="cs"/>
          <w:rtl/>
        </w:rPr>
      </w:pPr>
      <w:r>
        <w:rPr>
          <w:rFonts w:hint="cs"/>
          <w:rtl/>
        </w:rPr>
        <w:t>- - -</w:t>
      </w:r>
    </w:p>
    <w:p w14:paraId="54F0844A" w14:textId="77777777" w:rsidR="00000000" w:rsidRDefault="007C71EE">
      <w:pPr>
        <w:pStyle w:val="a"/>
        <w:rPr>
          <w:rFonts w:hint="cs"/>
          <w:rtl/>
        </w:rPr>
      </w:pPr>
    </w:p>
    <w:p w14:paraId="2A0FF881" w14:textId="77777777" w:rsidR="00000000" w:rsidRDefault="007C71EE">
      <w:pPr>
        <w:pStyle w:val="SpeakerCon"/>
        <w:rPr>
          <w:rtl/>
        </w:rPr>
      </w:pPr>
      <w:bookmarkStart w:id="1540" w:name="FS000000490T27_05_2003_16_44_41C"/>
      <w:bookmarkEnd w:id="1540"/>
      <w:r>
        <w:rPr>
          <w:rtl/>
        </w:rPr>
        <w:t>נסים זאב (ש"ס):</w:t>
      </w:r>
    </w:p>
    <w:p w14:paraId="41BD3CBD" w14:textId="77777777" w:rsidR="00000000" w:rsidRDefault="007C71EE">
      <w:pPr>
        <w:pStyle w:val="a"/>
        <w:rPr>
          <w:rtl/>
        </w:rPr>
      </w:pPr>
    </w:p>
    <w:p w14:paraId="13CFEA44" w14:textId="77777777" w:rsidR="00000000" w:rsidRDefault="007C71EE">
      <w:pPr>
        <w:pStyle w:val="a"/>
        <w:rPr>
          <w:rFonts w:hint="cs"/>
          <w:rtl/>
        </w:rPr>
      </w:pPr>
      <w:r>
        <w:rPr>
          <w:rFonts w:hint="cs"/>
          <w:rtl/>
        </w:rPr>
        <w:t xml:space="preserve">אם אנחנו באמת רוצים לשמור על הצביון היהודי בארץ-ישראל, אנחנו - - - </w:t>
      </w:r>
    </w:p>
    <w:p w14:paraId="2A5AF0BF" w14:textId="77777777" w:rsidR="00000000" w:rsidRDefault="007C71EE">
      <w:pPr>
        <w:pStyle w:val="a"/>
        <w:rPr>
          <w:rFonts w:hint="cs"/>
          <w:rtl/>
        </w:rPr>
      </w:pPr>
    </w:p>
    <w:p w14:paraId="7DD29225" w14:textId="77777777" w:rsidR="00000000" w:rsidRDefault="007C71EE">
      <w:pPr>
        <w:pStyle w:val="ac"/>
        <w:rPr>
          <w:rtl/>
        </w:rPr>
      </w:pPr>
      <w:r>
        <w:rPr>
          <w:rFonts w:hint="eastAsia"/>
          <w:rtl/>
        </w:rPr>
        <w:t>קולט</w:t>
      </w:r>
      <w:r>
        <w:rPr>
          <w:rtl/>
        </w:rPr>
        <w:t xml:space="preserve"> אביטל (העבודה-מי</w:t>
      </w:r>
      <w:r>
        <w:rPr>
          <w:rtl/>
        </w:rPr>
        <w:t>מד):</w:t>
      </w:r>
    </w:p>
    <w:p w14:paraId="123D8F94" w14:textId="77777777" w:rsidR="00000000" w:rsidRDefault="007C71EE">
      <w:pPr>
        <w:pStyle w:val="a"/>
        <w:rPr>
          <w:rFonts w:hint="cs"/>
          <w:rtl/>
        </w:rPr>
      </w:pPr>
    </w:p>
    <w:p w14:paraId="5EB9D73D" w14:textId="77777777" w:rsidR="00000000" w:rsidRDefault="007C71EE">
      <w:pPr>
        <w:pStyle w:val="a"/>
        <w:rPr>
          <w:rFonts w:hint="cs"/>
          <w:rtl/>
        </w:rPr>
      </w:pPr>
      <w:r>
        <w:rPr>
          <w:rFonts w:hint="cs"/>
          <w:rtl/>
        </w:rPr>
        <w:t>מה תעשה אם הם יהיו פה רוב? הרי הם  יהיו פה רוב תוך כמה שנים.</w:t>
      </w:r>
    </w:p>
    <w:p w14:paraId="1A831B06" w14:textId="77777777" w:rsidR="00000000" w:rsidRDefault="007C71EE">
      <w:pPr>
        <w:pStyle w:val="a"/>
        <w:rPr>
          <w:rFonts w:hint="cs"/>
          <w:rtl/>
        </w:rPr>
      </w:pPr>
    </w:p>
    <w:p w14:paraId="32B0832E" w14:textId="77777777" w:rsidR="00000000" w:rsidRDefault="007C71EE">
      <w:pPr>
        <w:pStyle w:val="SpeakerCon"/>
        <w:rPr>
          <w:rtl/>
        </w:rPr>
      </w:pPr>
      <w:bookmarkStart w:id="1541" w:name="FS000000490T27_05_2003_16_49_48C"/>
      <w:bookmarkEnd w:id="1541"/>
      <w:r>
        <w:rPr>
          <w:rtl/>
        </w:rPr>
        <w:t>נסים זאב (ש"ס):</w:t>
      </w:r>
    </w:p>
    <w:p w14:paraId="38A558EC" w14:textId="77777777" w:rsidR="00000000" w:rsidRDefault="007C71EE">
      <w:pPr>
        <w:pStyle w:val="a"/>
        <w:rPr>
          <w:rtl/>
        </w:rPr>
      </w:pPr>
    </w:p>
    <w:p w14:paraId="3A512E13" w14:textId="77777777" w:rsidR="00000000" w:rsidRDefault="007C71EE">
      <w:pPr>
        <w:pStyle w:val="a"/>
        <w:rPr>
          <w:rFonts w:hint="cs"/>
          <w:rtl/>
        </w:rPr>
      </w:pPr>
      <w:r>
        <w:rPr>
          <w:rFonts w:hint="cs"/>
          <w:rtl/>
        </w:rPr>
        <w:t>בשביל זה יש חקיקה - - -</w:t>
      </w:r>
    </w:p>
    <w:p w14:paraId="57616EA9" w14:textId="77777777" w:rsidR="00000000" w:rsidRDefault="007C71EE">
      <w:pPr>
        <w:pStyle w:val="a"/>
        <w:rPr>
          <w:rFonts w:hint="cs"/>
          <w:rtl/>
        </w:rPr>
      </w:pPr>
    </w:p>
    <w:p w14:paraId="4FDF287A" w14:textId="77777777" w:rsidR="00000000" w:rsidRDefault="007C71EE">
      <w:pPr>
        <w:pStyle w:val="ac"/>
        <w:rPr>
          <w:rtl/>
        </w:rPr>
      </w:pPr>
      <w:r>
        <w:rPr>
          <w:rFonts w:hint="eastAsia"/>
          <w:rtl/>
        </w:rPr>
        <w:t>אחמד</w:t>
      </w:r>
      <w:r>
        <w:rPr>
          <w:rtl/>
        </w:rPr>
        <w:t xml:space="preserve"> טיבי (חד"ש-תע"ל):</w:t>
      </w:r>
    </w:p>
    <w:p w14:paraId="3F20BD6B" w14:textId="77777777" w:rsidR="00000000" w:rsidRDefault="007C71EE">
      <w:pPr>
        <w:pStyle w:val="a"/>
        <w:rPr>
          <w:rFonts w:hint="cs"/>
          <w:rtl/>
        </w:rPr>
      </w:pPr>
    </w:p>
    <w:p w14:paraId="660F7754" w14:textId="77777777" w:rsidR="00000000" w:rsidRDefault="007C71EE">
      <w:pPr>
        <w:pStyle w:val="a"/>
        <w:rPr>
          <w:rFonts w:hint="cs"/>
          <w:rtl/>
        </w:rPr>
      </w:pPr>
      <w:r>
        <w:rPr>
          <w:rFonts w:hint="cs"/>
          <w:rtl/>
        </w:rPr>
        <w:t>- - - שאסור שערבים יהיו רוב.</w:t>
      </w:r>
    </w:p>
    <w:p w14:paraId="7A61B9F6" w14:textId="77777777" w:rsidR="00000000" w:rsidRDefault="007C71EE">
      <w:pPr>
        <w:pStyle w:val="a"/>
        <w:rPr>
          <w:rFonts w:hint="cs"/>
          <w:rtl/>
        </w:rPr>
      </w:pPr>
    </w:p>
    <w:p w14:paraId="12281A84" w14:textId="77777777" w:rsidR="00000000" w:rsidRDefault="007C71EE">
      <w:pPr>
        <w:pStyle w:val="SpeakerCon"/>
        <w:rPr>
          <w:rtl/>
        </w:rPr>
      </w:pPr>
      <w:bookmarkStart w:id="1542" w:name="FS000000490T27_05_2003_16_43_34C"/>
      <w:bookmarkEnd w:id="1542"/>
      <w:r>
        <w:rPr>
          <w:rtl/>
        </w:rPr>
        <w:t>נסים זאב (ש"ס):</w:t>
      </w:r>
    </w:p>
    <w:p w14:paraId="278DEF14" w14:textId="77777777" w:rsidR="00000000" w:rsidRDefault="007C71EE">
      <w:pPr>
        <w:pStyle w:val="a"/>
        <w:rPr>
          <w:rtl/>
        </w:rPr>
      </w:pPr>
    </w:p>
    <w:p w14:paraId="0B19A3CB" w14:textId="77777777" w:rsidR="00000000" w:rsidRDefault="007C71EE">
      <w:pPr>
        <w:pStyle w:val="a"/>
        <w:rPr>
          <w:rFonts w:hint="cs"/>
          <w:rtl/>
        </w:rPr>
      </w:pPr>
      <w:r>
        <w:rPr>
          <w:rFonts w:hint="cs"/>
          <w:rtl/>
        </w:rPr>
        <w:t>אסור לנו לאפשר להביא לפה רוב גויים או רוב ערבים. אם אנחנו רוצים לשמור פה על</w:t>
      </w:r>
      <w:r>
        <w:rPr>
          <w:rFonts w:hint="cs"/>
          <w:rtl/>
        </w:rPr>
        <w:t xml:space="preserve"> רוב יהודי. זוהי מדינה יהודית.</w:t>
      </w:r>
    </w:p>
    <w:p w14:paraId="71AD47D5" w14:textId="77777777" w:rsidR="00000000" w:rsidRDefault="007C71EE">
      <w:pPr>
        <w:pStyle w:val="a"/>
        <w:rPr>
          <w:rFonts w:hint="cs"/>
          <w:rtl/>
        </w:rPr>
      </w:pPr>
    </w:p>
    <w:p w14:paraId="1FA9B336" w14:textId="77777777" w:rsidR="00000000" w:rsidRDefault="007C71EE">
      <w:pPr>
        <w:pStyle w:val="ac"/>
        <w:rPr>
          <w:rtl/>
        </w:rPr>
      </w:pPr>
      <w:r>
        <w:rPr>
          <w:rFonts w:hint="eastAsia"/>
          <w:rtl/>
        </w:rPr>
        <w:t>אחמד</w:t>
      </w:r>
      <w:r>
        <w:rPr>
          <w:rtl/>
        </w:rPr>
        <w:t xml:space="preserve"> טיבי (חד"ש-תע"ל):</w:t>
      </w:r>
    </w:p>
    <w:p w14:paraId="4C4CE9C5" w14:textId="77777777" w:rsidR="00000000" w:rsidRDefault="007C71EE">
      <w:pPr>
        <w:pStyle w:val="a"/>
        <w:rPr>
          <w:rFonts w:hint="cs"/>
          <w:rtl/>
        </w:rPr>
      </w:pPr>
    </w:p>
    <w:p w14:paraId="3DB10B86" w14:textId="77777777" w:rsidR="00000000" w:rsidRDefault="007C71EE">
      <w:pPr>
        <w:pStyle w:val="a"/>
        <w:rPr>
          <w:rFonts w:hint="cs"/>
          <w:rtl/>
        </w:rPr>
      </w:pPr>
      <w:r>
        <w:rPr>
          <w:rFonts w:hint="cs"/>
          <w:rtl/>
        </w:rPr>
        <w:t>אתה רוצה רוב מהים עד הירדן. אני בא לקראתך.</w:t>
      </w:r>
    </w:p>
    <w:p w14:paraId="4C13EF2B" w14:textId="77777777" w:rsidR="00000000" w:rsidRDefault="007C71EE">
      <w:pPr>
        <w:pStyle w:val="ad"/>
        <w:rPr>
          <w:rtl/>
        </w:rPr>
      </w:pPr>
    </w:p>
    <w:p w14:paraId="33CB1625" w14:textId="77777777" w:rsidR="00000000" w:rsidRDefault="007C71EE">
      <w:pPr>
        <w:pStyle w:val="ad"/>
        <w:rPr>
          <w:rtl/>
        </w:rPr>
      </w:pPr>
      <w:r>
        <w:rPr>
          <w:rtl/>
        </w:rPr>
        <w:t>היו"ר יולי-יואל אדלשטיין:</w:t>
      </w:r>
    </w:p>
    <w:p w14:paraId="111D54E6" w14:textId="77777777" w:rsidR="00000000" w:rsidRDefault="007C71EE">
      <w:pPr>
        <w:pStyle w:val="a"/>
        <w:rPr>
          <w:rFonts w:hint="cs"/>
          <w:rtl/>
        </w:rPr>
      </w:pPr>
    </w:p>
    <w:p w14:paraId="2D4EABA9" w14:textId="77777777" w:rsidR="00000000" w:rsidRDefault="007C71EE">
      <w:pPr>
        <w:pStyle w:val="a"/>
        <w:rPr>
          <w:rFonts w:hint="cs"/>
          <w:rtl/>
        </w:rPr>
      </w:pPr>
      <w:r>
        <w:rPr>
          <w:rFonts w:hint="cs"/>
          <w:rtl/>
        </w:rPr>
        <w:t>חבר הכנסת זאב, יש לך חצי דקה.</w:t>
      </w:r>
    </w:p>
    <w:p w14:paraId="3E1C3D66" w14:textId="77777777" w:rsidR="00000000" w:rsidRDefault="007C71EE">
      <w:pPr>
        <w:pStyle w:val="a"/>
        <w:rPr>
          <w:rFonts w:hint="cs"/>
          <w:rtl/>
        </w:rPr>
      </w:pPr>
    </w:p>
    <w:p w14:paraId="5C6C4513" w14:textId="77777777" w:rsidR="00000000" w:rsidRDefault="007C71EE">
      <w:pPr>
        <w:pStyle w:val="SpeakerCon"/>
        <w:rPr>
          <w:rtl/>
        </w:rPr>
      </w:pPr>
      <w:bookmarkStart w:id="1543" w:name="FS000000490T27_05_2003_16_51_04C"/>
      <w:bookmarkEnd w:id="1543"/>
      <w:r>
        <w:rPr>
          <w:rtl/>
        </w:rPr>
        <w:t>נסים זאב (ש"ס):</w:t>
      </w:r>
    </w:p>
    <w:p w14:paraId="40A2CDA2" w14:textId="77777777" w:rsidR="00000000" w:rsidRDefault="007C71EE">
      <w:pPr>
        <w:pStyle w:val="a"/>
        <w:rPr>
          <w:rtl/>
        </w:rPr>
      </w:pPr>
    </w:p>
    <w:p w14:paraId="40B790A0" w14:textId="77777777" w:rsidR="00000000" w:rsidRDefault="007C71EE">
      <w:pPr>
        <w:pStyle w:val="a"/>
        <w:rPr>
          <w:rFonts w:hint="cs"/>
          <w:rtl/>
        </w:rPr>
      </w:pPr>
      <w:r>
        <w:rPr>
          <w:rFonts w:hint="cs"/>
          <w:rtl/>
        </w:rPr>
        <w:t>חבר הכנסת טיבי, ברוך השם, יש לך 21 מדינות שאתה יכול ללכת אליהן ויקבלו אותך בזרועו</w:t>
      </w:r>
      <w:r>
        <w:rPr>
          <w:rFonts w:hint="cs"/>
          <w:rtl/>
        </w:rPr>
        <w:t>ת פתוחות.</w:t>
      </w:r>
    </w:p>
    <w:p w14:paraId="5D341C9F" w14:textId="77777777" w:rsidR="00000000" w:rsidRDefault="007C71EE">
      <w:pPr>
        <w:pStyle w:val="a"/>
        <w:rPr>
          <w:rFonts w:hint="cs"/>
          <w:rtl/>
        </w:rPr>
      </w:pPr>
    </w:p>
    <w:p w14:paraId="333AD914" w14:textId="77777777" w:rsidR="00000000" w:rsidRDefault="007C71EE">
      <w:pPr>
        <w:pStyle w:val="ac"/>
        <w:rPr>
          <w:rtl/>
        </w:rPr>
      </w:pPr>
      <w:r>
        <w:rPr>
          <w:rFonts w:hint="eastAsia"/>
          <w:rtl/>
        </w:rPr>
        <w:t>אחמד</w:t>
      </w:r>
      <w:r>
        <w:rPr>
          <w:rtl/>
        </w:rPr>
        <w:t xml:space="preserve"> טיבי (חד"ש-תע"ל):</w:t>
      </w:r>
    </w:p>
    <w:p w14:paraId="73A69B85" w14:textId="77777777" w:rsidR="00000000" w:rsidRDefault="007C71EE">
      <w:pPr>
        <w:pStyle w:val="a"/>
        <w:rPr>
          <w:rFonts w:hint="cs"/>
          <w:rtl/>
        </w:rPr>
      </w:pPr>
    </w:p>
    <w:p w14:paraId="59A9338D" w14:textId="77777777" w:rsidR="00000000" w:rsidRDefault="007C71EE">
      <w:pPr>
        <w:pStyle w:val="a"/>
        <w:rPr>
          <w:rFonts w:hint="cs"/>
          <w:rtl/>
        </w:rPr>
      </w:pPr>
      <w:r>
        <w:rPr>
          <w:rFonts w:hint="cs"/>
          <w:rtl/>
        </w:rPr>
        <w:t>לא יכול. רק פה.</w:t>
      </w:r>
    </w:p>
    <w:p w14:paraId="4B2B9A57" w14:textId="77777777" w:rsidR="00000000" w:rsidRDefault="007C71EE">
      <w:pPr>
        <w:pStyle w:val="a"/>
        <w:rPr>
          <w:rFonts w:hint="cs"/>
          <w:rtl/>
        </w:rPr>
      </w:pPr>
    </w:p>
    <w:p w14:paraId="62CCC795" w14:textId="77777777" w:rsidR="00000000" w:rsidRDefault="007C71EE">
      <w:pPr>
        <w:pStyle w:val="SpeakerCon"/>
        <w:rPr>
          <w:rtl/>
        </w:rPr>
      </w:pPr>
      <w:bookmarkStart w:id="1544" w:name="FS000000490T27_05_2003_16_24_32C"/>
      <w:bookmarkEnd w:id="1544"/>
      <w:r>
        <w:rPr>
          <w:rtl/>
        </w:rPr>
        <w:t>נסים זאב (ש"ס):</w:t>
      </w:r>
    </w:p>
    <w:p w14:paraId="65118002" w14:textId="77777777" w:rsidR="00000000" w:rsidRDefault="007C71EE">
      <w:pPr>
        <w:pStyle w:val="a"/>
        <w:rPr>
          <w:rtl/>
        </w:rPr>
      </w:pPr>
    </w:p>
    <w:p w14:paraId="6B68C79B" w14:textId="77777777" w:rsidR="00000000" w:rsidRDefault="007C71EE">
      <w:pPr>
        <w:pStyle w:val="a"/>
        <w:rPr>
          <w:rFonts w:hint="cs"/>
          <w:rtl/>
        </w:rPr>
      </w:pPr>
      <w:r>
        <w:rPr>
          <w:rFonts w:hint="cs"/>
          <w:rtl/>
        </w:rPr>
        <w:t>אדם כמוך, אהלן וסהלן, יקבלו בכל מקום.</w:t>
      </w:r>
    </w:p>
    <w:p w14:paraId="2DBE8151" w14:textId="77777777" w:rsidR="00000000" w:rsidRDefault="007C71EE">
      <w:pPr>
        <w:pStyle w:val="a"/>
        <w:rPr>
          <w:rFonts w:hint="cs"/>
          <w:rtl/>
        </w:rPr>
      </w:pPr>
    </w:p>
    <w:p w14:paraId="0073CB95" w14:textId="77777777" w:rsidR="00000000" w:rsidRDefault="007C71EE">
      <w:pPr>
        <w:pStyle w:val="ac"/>
        <w:rPr>
          <w:rtl/>
        </w:rPr>
      </w:pPr>
      <w:r>
        <w:rPr>
          <w:rFonts w:hint="eastAsia"/>
          <w:rtl/>
        </w:rPr>
        <w:t>קולט</w:t>
      </w:r>
      <w:r>
        <w:rPr>
          <w:rtl/>
        </w:rPr>
        <w:t xml:space="preserve"> אביטל (העבודה-מימד):</w:t>
      </w:r>
    </w:p>
    <w:p w14:paraId="7555CDB8" w14:textId="77777777" w:rsidR="00000000" w:rsidRDefault="007C71EE">
      <w:pPr>
        <w:pStyle w:val="a"/>
        <w:rPr>
          <w:rFonts w:hint="cs"/>
          <w:rtl/>
        </w:rPr>
      </w:pPr>
    </w:p>
    <w:p w14:paraId="77C20DB1" w14:textId="77777777" w:rsidR="00000000" w:rsidRDefault="007C71EE">
      <w:pPr>
        <w:pStyle w:val="a"/>
        <w:rPr>
          <w:rFonts w:hint="cs"/>
          <w:rtl/>
        </w:rPr>
      </w:pPr>
      <w:r>
        <w:rPr>
          <w:rFonts w:hint="cs"/>
          <w:rtl/>
        </w:rPr>
        <w:t>הוא נולד פה. הוא רוצה לחיות פה.</w:t>
      </w:r>
    </w:p>
    <w:p w14:paraId="6A9442CC" w14:textId="77777777" w:rsidR="00000000" w:rsidRDefault="007C71EE">
      <w:pPr>
        <w:pStyle w:val="a"/>
        <w:rPr>
          <w:rFonts w:hint="cs"/>
          <w:rtl/>
        </w:rPr>
      </w:pPr>
    </w:p>
    <w:p w14:paraId="54D383EB" w14:textId="77777777" w:rsidR="00000000" w:rsidRDefault="007C71EE">
      <w:pPr>
        <w:pStyle w:val="ac"/>
        <w:rPr>
          <w:rtl/>
        </w:rPr>
      </w:pPr>
      <w:r>
        <w:rPr>
          <w:rFonts w:hint="eastAsia"/>
          <w:rtl/>
        </w:rPr>
        <w:t>אחמד</w:t>
      </w:r>
      <w:r>
        <w:rPr>
          <w:rtl/>
        </w:rPr>
        <w:t xml:space="preserve"> טיבי (חד"ש-תע"ל):</w:t>
      </w:r>
    </w:p>
    <w:p w14:paraId="5178B938" w14:textId="77777777" w:rsidR="00000000" w:rsidRDefault="007C71EE">
      <w:pPr>
        <w:pStyle w:val="a"/>
        <w:rPr>
          <w:rFonts w:hint="cs"/>
          <w:rtl/>
        </w:rPr>
      </w:pPr>
    </w:p>
    <w:p w14:paraId="1F6673EF" w14:textId="77777777" w:rsidR="00000000" w:rsidRDefault="007C71EE">
      <w:pPr>
        <w:pStyle w:val="a"/>
        <w:rPr>
          <w:rFonts w:hint="cs"/>
          <w:rtl/>
        </w:rPr>
      </w:pPr>
      <w:r>
        <w:rPr>
          <w:rFonts w:hint="cs"/>
          <w:rtl/>
        </w:rPr>
        <w:t>אני רוצה פה.</w:t>
      </w:r>
    </w:p>
    <w:p w14:paraId="387A6274" w14:textId="77777777" w:rsidR="00000000" w:rsidRDefault="007C71EE">
      <w:pPr>
        <w:pStyle w:val="a"/>
        <w:rPr>
          <w:rFonts w:hint="cs"/>
          <w:rtl/>
        </w:rPr>
      </w:pPr>
    </w:p>
    <w:p w14:paraId="4A1FD2AF" w14:textId="77777777" w:rsidR="00000000" w:rsidRDefault="007C71EE">
      <w:pPr>
        <w:pStyle w:val="SpeakerCon"/>
        <w:rPr>
          <w:rtl/>
        </w:rPr>
      </w:pPr>
      <w:bookmarkStart w:id="1545" w:name="FS000000490T27_05_2003_16_51_56C"/>
      <w:bookmarkEnd w:id="1545"/>
      <w:r>
        <w:rPr>
          <w:rtl/>
        </w:rPr>
        <w:t>נסים זאב (ש"ס):</w:t>
      </w:r>
    </w:p>
    <w:p w14:paraId="41E2558C" w14:textId="77777777" w:rsidR="00000000" w:rsidRDefault="007C71EE">
      <w:pPr>
        <w:pStyle w:val="a"/>
        <w:rPr>
          <w:rtl/>
        </w:rPr>
      </w:pPr>
    </w:p>
    <w:p w14:paraId="22F8AAC3" w14:textId="77777777" w:rsidR="00000000" w:rsidRDefault="007C71EE">
      <w:pPr>
        <w:pStyle w:val="a"/>
        <w:rPr>
          <w:rFonts w:hint="cs"/>
          <w:rtl/>
        </w:rPr>
      </w:pPr>
      <w:r>
        <w:rPr>
          <w:rFonts w:hint="cs"/>
          <w:rtl/>
        </w:rPr>
        <w:t>אין לי בעיה אתך.</w:t>
      </w:r>
    </w:p>
    <w:p w14:paraId="38BBB895" w14:textId="77777777" w:rsidR="00000000" w:rsidRDefault="007C71EE">
      <w:pPr>
        <w:pStyle w:val="a"/>
        <w:rPr>
          <w:rFonts w:hint="cs"/>
          <w:rtl/>
        </w:rPr>
      </w:pPr>
    </w:p>
    <w:p w14:paraId="14A4F962" w14:textId="77777777" w:rsidR="00000000" w:rsidRDefault="007C71EE">
      <w:pPr>
        <w:pStyle w:val="ad"/>
        <w:rPr>
          <w:rtl/>
        </w:rPr>
      </w:pPr>
      <w:r>
        <w:rPr>
          <w:rtl/>
        </w:rPr>
        <w:t>היו"ר יולי-יואל</w:t>
      </w:r>
      <w:r>
        <w:rPr>
          <w:rtl/>
        </w:rPr>
        <w:t xml:space="preserve"> אדלשטיין:</w:t>
      </w:r>
    </w:p>
    <w:p w14:paraId="17FFE27F" w14:textId="77777777" w:rsidR="00000000" w:rsidRDefault="007C71EE">
      <w:pPr>
        <w:pStyle w:val="a"/>
        <w:rPr>
          <w:rtl/>
        </w:rPr>
      </w:pPr>
    </w:p>
    <w:p w14:paraId="4EA0D6F6" w14:textId="77777777" w:rsidR="00000000" w:rsidRDefault="007C71EE">
      <w:pPr>
        <w:pStyle w:val="a"/>
        <w:rPr>
          <w:rFonts w:hint="cs"/>
          <w:rtl/>
        </w:rPr>
      </w:pPr>
      <w:r>
        <w:rPr>
          <w:rFonts w:hint="cs"/>
          <w:rtl/>
        </w:rPr>
        <w:t>חבר הכנסת זאב, בעוד 20 שניות אתה צריך לסיים.</w:t>
      </w:r>
    </w:p>
    <w:p w14:paraId="0B637762" w14:textId="77777777" w:rsidR="00000000" w:rsidRDefault="007C71EE">
      <w:pPr>
        <w:pStyle w:val="a"/>
        <w:rPr>
          <w:rFonts w:hint="cs"/>
          <w:rtl/>
        </w:rPr>
      </w:pPr>
    </w:p>
    <w:p w14:paraId="01E7A02E" w14:textId="77777777" w:rsidR="00000000" w:rsidRDefault="007C71EE">
      <w:pPr>
        <w:pStyle w:val="SpeakerCon"/>
        <w:rPr>
          <w:rtl/>
        </w:rPr>
      </w:pPr>
      <w:bookmarkStart w:id="1546" w:name="FS000000490T27_05_2003_16_52_57C"/>
      <w:bookmarkEnd w:id="1546"/>
      <w:r>
        <w:rPr>
          <w:rtl/>
        </w:rPr>
        <w:t>נסים זאב (ש"ס):</w:t>
      </w:r>
    </w:p>
    <w:p w14:paraId="2DF8B351" w14:textId="77777777" w:rsidR="00000000" w:rsidRDefault="007C71EE">
      <w:pPr>
        <w:pStyle w:val="a"/>
        <w:rPr>
          <w:rtl/>
        </w:rPr>
      </w:pPr>
    </w:p>
    <w:p w14:paraId="39040385" w14:textId="77777777" w:rsidR="00000000" w:rsidRDefault="007C71EE">
      <w:pPr>
        <w:pStyle w:val="a"/>
        <w:rPr>
          <w:rFonts w:hint="cs"/>
          <w:rtl/>
        </w:rPr>
      </w:pPr>
      <w:r>
        <w:rPr>
          <w:rFonts w:hint="cs"/>
          <w:rtl/>
        </w:rPr>
        <w:t>להביא פלסטינים במאסות, והכול בכל מיני תחכומים: איחוד משפחות כביכול - - -</w:t>
      </w:r>
    </w:p>
    <w:p w14:paraId="6A07CEAB" w14:textId="77777777" w:rsidR="00000000" w:rsidRDefault="007C71EE">
      <w:pPr>
        <w:pStyle w:val="a"/>
        <w:rPr>
          <w:rFonts w:hint="cs"/>
          <w:rtl/>
        </w:rPr>
      </w:pPr>
    </w:p>
    <w:p w14:paraId="48906FA8" w14:textId="77777777" w:rsidR="00000000" w:rsidRDefault="007C71EE">
      <w:pPr>
        <w:pStyle w:val="ac"/>
        <w:rPr>
          <w:rtl/>
        </w:rPr>
      </w:pPr>
      <w:r>
        <w:rPr>
          <w:rFonts w:hint="eastAsia"/>
          <w:rtl/>
        </w:rPr>
        <w:t>אחמד</w:t>
      </w:r>
      <w:r>
        <w:rPr>
          <w:rtl/>
        </w:rPr>
        <w:t xml:space="preserve"> טיבי (חד"ש-תע"ל):</w:t>
      </w:r>
    </w:p>
    <w:p w14:paraId="68184B55" w14:textId="77777777" w:rsidR="00000000" w:rsidRDefault="007C71EE">
      <w:pPr>
        <w:pStyle w:val="a"/>
        <w:rPr>
          <w:rFonts w:hint="cs"/>
          <w:rtl/>
        </w:rPr>
      </w:pPr>
    </w:p>
    <w:p w14:paraId="070EEAC7" w14:textId="77777777" w:rsidR="00000000" w:rsidRDefault="007C71EE">
      <w:pPr>
        <w:pStyle w:val="a"/>
        <w:rPr>
          <w:rFonts w:hint="cs"/>
          <w:rtl/>
        </w:rPr>
      </w:pPr>
      <w:r>
        <w:rPr>
          <w:rFonts w:hint="cs"/>
          <w:rtl/>
        </w:rPr>
        <w:t>זה תחכום.</w:t>
      </w:r>
    </w:p>
    <w:p w14:paraId="6251812C" w14:textId="77777777" w:rsidR="00000000" w:rsidRDefault="007C71EE">
      <w:pPr>
        <w:pStyle w:val="a"/>
        <w:rPr>
          <w:rFonts w:hint="cs"/>
          <w:rtl/>
        </w:rPr>
      </w:pPr>
    </w:p>
    <w:p w14:paraId="6BD56D9E" w14:textId="77777777" w:rsidR="00000000" w:rsidRDefault="007C71EE">
      <w:pPr>
        <w:pStyle w:val="a"/>
        <w:rPr>
          <w:rFonts w:hint="cs"/>
          <w:rtl/>
        </w:rPr>
      </w:pPr>
    </w:p>
    <w:p w14:paraId="75DB312B" w14:textId="77777777" w:rsidR="00000000" w:rsidRDefault="007C71EE">
      <w:pPr>
        <w:pStyle w:val="SpeakerCon"/>
        <w:rPr>
          <w:rtl/>
        </w:rPr>
      </w:pPr>
      <w:bookmarkStart w:id="1547" w:name="FS000000490T27_05_2003_16_51_57C"/>
      <w:bookmarkEnd w:id="1547"/>
      <w:r>
        <w:rPr>
          <w:rtl/>
        </w:rPr>
        <w:t>נסים זאב (ש"ס):</w:t>
      </w:r>
    </w:p>
    <w:p w14:paraId="74FA38AD" w14:textId="77777777" w:rsidR="00000000" w:rsidRDefault="007C71EE">
      <w:pPr>
        <w:pStyle w:val="a"/>
        <w:rPr>
          <w:rtl/>
        </w:rPr>
      </w:pPr>
    </w:p>
    <w:p w14:paraId="3E5D4101" w14:textId="77777777" w:rsidR="00000000" w:rsidRDefault="007C71EE">
      <w:pPr>
        <w:pStyle w:val="a"/>
        <w:rPr>
          <w:rFonts w:hint="cs"/>
          <w:rtl/>
        </w:rPr>
      </w:pPr>
      <w:r>
        <w:rPr>
          <w:rFonts w:hint="cs"/>
          <w:rtl/>
        </w:rPr>
        <w:t>זה תחכום.</w:t>
      </w:r>
    </w:p>
    <w:p w14:paraId="1A939C75" w14:textId="77777777" w:rsidR="00000000" w:rsidRDefault="007C71EE">
      <w:pPr>
        <w:pStyle w:val="a"/>
        <w:rPr>
          <w:rFonts w:hint="cs"/>
          <w:rtl/>
        </w:rPr>
      </w:pPr>
    </w:p>
    <w:p w14:paraId="2BE5E6DB" w14:textId="77777777" w:rsidR="00000000" w:rsidRDefault="007C71EE">
      <w:pPr>
        <w:pStyle w:val="ac"/>
        <w:rPr>
          <w:rtl/>
        </w:rPr>
      </w:pPr>
      <w:r>
        <w:rPr>
          <w:rFonts w:hint="eastAsia"/>
          <w:rtl/>
        </w:rPr>
        <w:t>אחמד</w:t>
      </w:r>
      <w:r>
        <w:rPr>
          <w:rtl/>
        </w:rPr>
        <w:t xml:space="preserve"> טיבי (חד"ש-תע"ל):</w:t>
      </w:r>
    </w:p>
    <w:p w14:paraId="2DD63BCC" w14:textId="77777777" w:rsidR="00000000" w:rsidRDefault="007C71EE">
      <w:pPr>
        <w:pStyle w:val="a"/>
        <w:rPr>
          <w:rFonts w:hint="cs"/>
          <w:rtl/>
        </w:rPr>
      </w:pPr>
    </w:p>
    <w:p w14:paraId="0EC0CB97" w14:textId="77777777" w:rsidR="00000000" w:rsidRDefault="007C71EE">
      <w:pPr>
        <w:pStyle w:val="a"/>
        <w:rPr>
          <w:rFonts w:hint="cs"/>
          <w:rtl/>
        </w:rPr>
      </w:pPr>
      <w:r>
        <w:rPr>
          <w:rFonts w:hint="cs"/>
          <w:rtl/>
        </w:rPr>
        <w:t>נישואים זה תחכום.</w:t>
      </w:r>
    </w:p>
    <w:p w14:paraId="154F2877" w14:textId="77777777" w:rsidR="00000000" w:rsidRDefault="007C71EE">
      <w:pPr>
        <w:pStyle w:val="a"/>
        <w:rPr>
          <w:rFonts w:hint="cs"/>
          <w:rtl/>
        </w:rPr>
      </w:pPr>
    </w:p>
    <w:p w14:paraId="18D01115" w14:textId="77777777" w:rsidR="00000000" w:rsidRDefault="007C71EE">
      <w:pPr>
        <w:pStyle w:val="SpeakerCon"/>
        <w:rPr>
          <w:rtl/>
        </w:rPr>
      </w:pPr>
      <w:bookmarkStart w:id="1548" w:name="FS000000490T27_05_2003_16_53_40C"/>
      <w:bookmarkEnd w:id="1548"/>
      <w:r>
        <w:rPr>
          <w:rtl/>
        </w:rPr>
        <w:t>נסים זאב (ש"ס):</w:t>
      </w:r>
    </w:p>
    <w:p w14:paraId="012C20C9" w14:textId="77777777" w:rsidR="00000000" w:rsidRDefault="007C71EE">
      <w:pPr>
        <w:pStyle w:val="a"/>
        <w:rPr>
          <w:rtl/>
        </w:rPr>
      </w:pPr>
    </w:p>
    <w:p w14:paraId="14F25D72" w14:textId="77777777" w:rsidR="00000000" w:rsidRDefault="007C71EE">
      <w:pPr>
        <w:pStyle w:val="a"/>
        <w:rPr>
          <w:rFonts w:hint="cs"/>
          <w:rtl/>
        </w:rPr>
      </w:pPr>
      <w:r>
        <w:rPr>
          <w:rFonts w:hint="cs"/>
          <w:rtl/>
        </w:rPr>
        <w:t>זאת הדרך של זכות השיבה שמיישמים אותה הלכה למעשה.</w:t>
      </w:r>
    </w:p>
    <w:p w14:paraId="30F78827" w14:textId="77777777" w:rsidR="00000000" w:rsidRDefault="007C71EE">
      <w:pPr>
        <w:pStyle w:val="a"/>
        <w:rPr>
          <w:rFonts w:hint="cs"/>
          <w:rtl/>
        </w:rPr>
      </w:pPr>
    </w:p>
    <w:p w14:paraId="232F05D1" w14:textId="77777777" w:rsidR="00000000" w:rsidRDefault="007C71EE">
      <w:pPr>
        <w:pStyle w:val="ac"/>
        <w:rPr>
          <w:rtl/>
        </w:rPr>
      </w:pPr>
      <w:r>
        <w:rPr>
          <w:rFonts w:hint="eastAsia"/>
          <w:rtl/>
        </w:rPr>
        <w:t>אחמד</w:t>
      </w:r>
      <w:r>
        <w:rPr>
          <w:rtl/>
        </w:rPr>
        <w:t xml:space="preserve"> טיבי (חד"ש-תע"ל):</w:t>
      </w:r>
    </w:p>
    <w:p w14:paraId="5DFEE340" w14:textId="77777777" w:rsidR="00000000" w:rsidRDefault="007C71EE">
      <w:pPr>
        <w:pStyle w:val="a"/>
        <w:rPr>
          <w:rFonts w:hint="cs"/>
          <w:rtl/>
        </w:rPr>
      </w:pPr>
    </w:p>
    <w:p w14:paraId="1660F8EA" w14:textId="77777777" w:rsidR="00000000" w:rsidRDefault="007C71EE">
      <w:pPr>
        <w:pStyle w:val="a"/>
        <w:rPr>
          <w:rFonts w:hint="cs"/>
          <w:rtl/>
        </w:rPr>
      </w:pPr>
      <w:r>
        <w:rPr>
          <w:rFonts w:hint="cs"/>
          <w:rtl/>
        </w:rPr>
        <w:t>אם נישואין הם תחכום, מה זאת ברית מילה?</w:t>
      </w:r>
    </w:p>
    <w:p w14:paraId="2139DEF5" w14:textId="77777777" w:rsidR="00000000" w:rsidRDefault="007C71EE">
      <w:pPr>
        <w:pStyle w:val="a"/>
        <w:rPr>
          <w:rFonts w:hint="cs"/>
          <w:rtl/>
        </w:rPr>
      </w:pPr>
    </w:p>
    <w:p w14:paraId="442B2E73" w14:textId="77777777" w:rsidR="00000000" w:rsidRDefault="007C71EE">
      <w:pPr>
        <w:pStyle w:val="SpeakerCon"/>
        <w:rPr>
          <w:rtl/>
        </w:rPr>
      </w:pPr>
      <w:bookmarkStart w:id="1549" w:name="FS000000490T27_05_2003_16_54_09C"/>
      <w:bookmarkEnd w:id="1549"/>
      <w:r>
        <w:rPr>
          <w:rtl/>
        </w:rPr>
        <w:t>נסים זאב (ש"ס):</w:t>
      </w:r>
    </w:p>
    <w:p w14:paraId="47A1DCA0" w14:textId="77777777" w:rsidR="00000000" w:rsidRDefault="007C71EE">
      <w:pPr>
        <w:pStyle w:val="a"/>
        <w:rPr>
          <w:rtl/>
        </w:rPr>
      </w:pPr>
    </w:p>
    <w:p w14:paraId="2799C0B7" w14:textId="77777777" w:rsidR="00000000" w:rsidRDefault="007C71EE">
      <w:pPr>
        <w:pStyle w:val="a"/>
        <w:rPr>
          <w:rFonts w:hint="cs"/>
          <w:rtl/>
        </w:rPr>
      </w:pPr>
      <w:r>
        <w:rPr>
          <w:rFonts w:hint="cs"/>
          <w:rtl/>
        </w:rPr>
        <w:t>לכן, אדוני היושב-ראש, אני חושב שאם הגיע המצב שהיועץ המשפטי יחד עם שרים בממשלה הגיעו למסקנה הנכונה והראויה לב</w:t>
      </w:r>
      <w:r>
        <w:rPr>
          <w:rFonts w:hint="cs"/>
          <w:rtl/>
        </w:rPr>
        <w:t>לום את ההגירה הפלסטינית לתחומי מדינת ישראל, זה הדבר המינימלי שהממשלה הזאת מתבקשת לעשות אחרי שהיא כבר מכרה את ארץ-ישראל.</w:t>
      </w:r>
    </w:p>
    <w:p w14:paraId="5082F71C" w14:textId="77777777" w:rsidR="00000000" w:rsidRDefault="007C71EE">
      <w:pPr>
        <w:pStyle w:val="a"/>
        <w:rPr>
          <w:rFonts w:hint="cs"/>
          <w:rtl/>
        </w:rPr>
      </w:pPr>
    </w:p>
    <w:p w14:paraId="4B4EC3B7" w14:textId="77777777" w:rsidR="00000000" w:rsidRDefault="007C71EE">
      <w:pPr>
        <w:pStyle w:val="ad"/>
        <w:rPr>
          <w:rtl/>
        </w:rPr>
      </w:pPr>
      <w:r>
        <w:rPr>
          <w:rtl/>
        </w:rPr>
        <w:t>היו"ר יולי-יואל אדלשטיין:</w:t>
      </w:r>
    </w:p>
    <w:p w14:paraId="27B71574" w14:textId="77777777" w:rsidR="00000000" w:rsidRDefault="007C71EE">
      <w:pPr>
        <w:pStyle w:val="a"/>
        <w:rPr>
          <w:rtl/>
        </w:rPr>
      </w:pPr>
    </w:p>
    <w:p w14:paraId="35BED20B" w14:textId="77777777" w:rsidR="00000000" w:rsidRDefault="007C71EE">
      <w:pPr>
        <w:pStyle w:val="a"/>
        <w:rPr>
          <w:rFonts w:hint="cs"/>
          <w:rtl/>
        </w:rPr>
      </w:pPr>
      <w:r>
        <w:rPr>
          <w:rFonts w:hint="cs"/>
          <w:rtl/>
        </w:rPr>
        <w:t>תודה רבה לחבר הכנסת נסים זאב. חבר הכנסת דוד טל, בבקשה. אחריו - חבר הכנסת עבד-אלמלכ דהאמשה; אחריו - חבר הכנסת</w:t>
      </w:r>
      <w:r>
        <w:rPr>
          <w:rFonts w:hint="cs"/>
          <w:rtl/>
        </w:rPr>
        <w:t xml:space="preserve"> אחמד טיבי, שוודאי ישיב לחבר הכנסת נסים זאב, ואחריו - חבר הכנסת אברהם שוחט.</w:t>
      </w:r>
    </w:p>
    <w:p w14:paraId="748CADBC" w14:textId="77777777" w:rsidR="00000000" w:rsidRDefault="007C71EE">
      <w:pPr>
        <w:pStyle w:val="a"/>
        <w:rPr>
          <w:rFonts w:hint="cs"/>
          <w:rtl/>
        </w:rPr>
      </w:pPr>
    </w:p>
    <w:p w14:paraId="53F1F8E9" w14:textId="77777777" w:rsidR="00000000" w:rsidRDefault="007C71EE">
      <w:pPr>
        <w:pStyle w:val="a"/>
        <w:rPr>
          <w:color w:val="0000FF"/>
          <w:szCs w:val="28"/>
          <w:rtl/>
        </w:rPr>
      </w:pPr>
      <w:r>
        <w:rPr>
          <w:rFonts w:hint="cs"/>
          <w:rtl/>
        </w:rPr>
        <w:tab/>
      </w:r>
    </w:p>
    <w:p w14:paraId="04E6E6FA" w14:textId="77777777" w:rsidR="00000000" w:rsidRDefault="007C71EE">
      <w:pPr>
        <w:pStyle w:val="Speaker"/>
        <w:rPr>
          <w:rtl/>
        </w:rPr>
      </w:pPr>
      <w:bookmarkStart w:id="1550" w:name="FS000000493T27_05_2003_16_31_30"/>
      <w:bookmarkEnd w:id="1550"/>
      <w:r>
        <w:rPr>
          <w:rtl/>
        </w:rPr>
        <w:t>דוד טל (עם אחד):</w:t>
      </w:r>
    </w:p>
    <w:p w14:paraId="2937C09D" w14:textId="77777777" w:rsidR="00000000" w:rsidRDefault="007C71EE">
      <w:pPr>
        <w:pStyle w:val="a"/>
        <w:rPr>
          <w:rtl/>
        </w:rPr>
      </w:pPr>
    </w:p>
    <w:p w14:paraId="5AE51EED" w14:textId="77777777" w:rsidR="00000000" w:rsidRDefault="007C71EE">
      <w:pPr>
        <w:pStyle w:val="a"/>
      </w:pPr>
      <w:r>
        <w:rPr>
          <w:rFonts w:hint="cs"/>
          <w:rtl/>
        </w:rPr>
        <w:t xml:space="preserve">אדוני היושב-ראש, עמיתי חברי הכנסת - - - </w:t>
      </w:r>
    </w:p>
    <w:p w14:paraId="22E04669" w14:textId="77777777" w:rsidR="00000000" w:rsidRDefault="007C71EE">
      <w:pPr>
        <w:pStyle w:val="a"/>
      </w:pPr>
    </w:p>
    <w:p w14:paraId="10F9FB98" w14:textId="77777777" w:rsidR="00000000" w:rsidRDefault="007C71EE">
      <w:pPr>
        <w:pStyle w:val="ac"/>
        <w:rPr>
          <w:rtl/>
        </w:rPr>
      </w:pPr>
      <w:r>
        <w:rPr>
          <w:rtl/>
        </w:rPr>
        <w:t>יצחק כהן (ש"ס):</w:t>
      </w:r>
    </w:p>
    <w:p w14:paraId="6135BAB4" w14:textId="77777777" w:rsidR="00000000" w:rsidRDefault="007C71EE">
      <w:pPr>
        <w:pStyle w:val="a"/>
        <w:rPr>
          <w:rtl/>
        </w:rPr>
      </w:pPr>
    </w:p>
    <w:p w14:paraId="654865FA" w14:textId="77777777" w:rsidR="00000000" w:rsidRDefault="007C71EE">
      <w:pPr>
        <w:pStyle w:val="a"/>
        <w:rPr>
          <w:rFonts w:hint="cs"/>
          <w:rtl/>
        </w:rPr>
      </w:pPr>
      <w:r>
        <w:rPr>
          <w:rFonts w:hint="cs"/>
          <w:rtl/>
        </w:rPr>
        <w:t>כמה היו בהפגנה, אתה יודע?</w:t>
      </w:r>
    </w:p>
    <w:p w14:paraId="257D18D0" w14:textId="77777777" w:rsidR="00000000" w:rsidRDefault="007C71EE">
      <w:pPr>
        <w:pStyle w:val="a"/>
        <w:rPr>
          <w:rFonts w:hint="cs"/>
          <w:rtl/>
        </w:rPr>
      </w:pPr>
    </w:p>
    <w:p w14:paraId="4B2DBA1B" w14:textId="77777777" w:rsidR="00000000" w:rsidRDefault="007C71EE">
      <w:pPr>
        <w:pStyle w:val="SpeakerCon"/>
        <w:rPr>
          <w:rtl/>
        </w:rPr>
      </w:pPr>
      <w:bookmarkStart w:id="1551" w:name="FS000000493T27_05_2003_16_37_21C"/>
      <w:bookmarkEnd w:id="1551"/>
      <w:r>
        <w:rPr>
          <w:rtl/>
        </w:rPr>
        <w:t>דוד טל (עם אחד):</w:t>
      </w:r>
    </w:p>
    <w:p w14:paraId="34496FC8" w14:textId="77777777" w:rsidR="00000000" w:rsidRDefault="007C71EE">
      <w:pPr>
        <w:pStyle w:val="a"/>
        <w:rPr>
          <w:rtl/>
        </w:rPr>
      </w:pPr>
    </w:p>
    <w:p w14:paraId="00521A8F" w14:textId="77777777" w:rsidR="00000000" w:rsidRDefault="007C71EE">
      <w:pPr>
        <w:pStyle w:val="a"/>
        <w:rPr>
          <w:rFonts w:hint="cs"/>
          <w:rtl/>
        </w:rPr>
      </w:pPr>
      <w:r>
        <w:rPr>
          <w:rFonts w:hint="cs"/>
          <w:rtl/>
        </w:rPr>
        <w:t>אני מעריך ש=100,000  איש היו בהפגנה של ההסתדרות שהסתיימ</w:t>
      </w:r>
      <w:r>
        <w:rPr>
          <w:rFonts w:hint="cs"/>
          <w:rtl/>
        </w:rPr>
        <w:t xml:space="preserve">ה לפני כשעתיים. אני אתייחס לזה, חבר הכנסת כהן, תודה שהזכרת לי. </w:t>
      </w:r>
    </w:p>
    <w:p w14:paraId="68D19DB0" w14:textId="77777777" w:rsidR="00000000" w:rsidRDefault="007C71EE">
      <w:pPr>
        <w:pStyle w:val="a"/>
        <w:rPr>
          <w:rFonts w:hint="cs"/>
          <w:rtl/>
        </w:rPr>
      </w:pPr>
    </w:p>
    <w:p w14:paraId="4C9B5C8E" w14:textId="77777777" w:rsidR="00000000" w:rsidRDefault="007C71EE">
      <w:pPr>
        <w:pStyle w:val="ac"/>
        <w:rPr>
          <w:rtl/>
        </w:rPr>
      </w:pPr>
      <w:r>
        <w:rPr>
          <w:rFonts w:hint="eastAsia"/>
          <w:rtl/>
        </w:rPr>
        <w:t>אחמד</w:t>
      </w:r>
      <w:r>
        <w:rPr>
          <w:rtl/>
        </w:rPr>
        <w:t xml:space="preserve"> טיבי (חד"ש-תע"ל):</w:t>
      </w:r>
    </w:p>
    <w:p w14:paraId="7F3A7FDC" w14:textId="77777777" w:rsidR="00000000" w:rsidRDefault="007C71EE">
      <w:pPr>
        <w:pStyle w:val="a"/>
        <w:rPr>
          <w:rFonts w:hint="cs"/>
          <w:rtl/>
        </w:rPr>
      </w:pPr>
    </w:p>
    <w:p w14:paraId="024817AE" w14:textId="77777777" w:rsidR="00000000" w:rsidRDefault="007C71EE">
      <w:pPr>
        <w:pStyle w:val="a"/>
        <w:rPr>
          <w:rFonts w:hint="cs"/>
          <w:rtl/>
        </w:rPr>
      </w:pPr>
      <w:r>
        <w:rPr>
          <w:rFonts w:hint="cs"/>
          <w:rtl/>
        </w:rPr>
        <w:t>100,000 איש.</w:t>
      </w:r>
    </w:p>
    <w:p w14:paraId="22C13253" w14:textId="77777777" w:rsidR="00000000" w:rsidRDefault="007C71EE">
      <w:pPr>
        <w:pStyle w:val="a"/>
        <w:rPr>
          <w:rFonts w:hint="cs"/>
          <w:rtl/>
        </w:rPr>
      </w:pPr>
    </w:p>
    <w:p w14:paraId="68B451E6" w14:textId="77777777" w:rsidR="00000000" w:rsidRDefault="007C71EE">
      <w:pPr>
        <w:pStyle w:val="SpeakerCon"/>
        <w:rPr>
          <w:rtl/>
        </w:rPr>
      </w:pPr>
      <w:bookmarkStart w:id="1552" w:name="FS000000493T27_05_2003_16_38_24C"/>
      <w:bookmarkEnd w:id="1552"/>
      <w:r>
        <w:rPr>
          <w:rtl/>
        </w:rPr>
        <w:t>דוד טל (עם אחד):</w:t>
      </w:r>
    </w:p>
    <w:p w14:paraId="68B6DACA" w14:textId="77777777" w:rsidR="00000000" w:rsidRDefault="007C71EE">
      <w:pPr>
        <w:pStyle w:val="a"/>
        <w:rPr>
          <w:rtl/>
        </w:rPr>
      </w:pPr>
    </w:p>
    <w:p w14:paraId="49F46959" w14:textId="77777777" w:rsidR="00000000" w:rsidRDefault="007C71EE">
      <w:pPr>
        <w:pStyle w:val="a"/>
        <w:rPr>
          <w:rFonts w:hint="cs"/>
          <w:rtl/>
        </w:rPr>
      </w:pPr>
      <w:r>
        <w:rPr>
          <w:rFonts w:hint="cs"/>
          <w:rtl/>
        </w:rPr>
        <w:t>100,000 איש, אומרים אלה שספרו. אני לא ספרתי.</w:t>
      </w:r>
    </w:p>
    <w:p w14:paraId="407A5FBC" w14:textId="77777777" w:rsidR="00000000" w:rsidRDefault="007C71EE">
      <w:pPr>
        <w:pStyle w:val="a"/>
        <w:rPr>
          <w:rFonts w:hint="cs"/>
          <w:rtl/>
        </w:rPr>
      </w:pPr>
    </w:p>
    <w:p w14:paraId="31B7986C" w14:textId="77777777" w:rsidR="00000000" w:rsidRDefault="007C71EE">
      <w:pPr>
        <w:pStyle w:val="ac"/>
        <w:rPr>
          <w:rtl/>
        </w:rPr>
      </w:pPr>
      <w:r>
        <w:rPr>
          <w:rFonts w:hint="eastAsia"/>
          <w:rtl/>
        </w:rPr>
        <w:t>נסים</w:t>
      </w:r>
      <w:r>
        <w:rPr>
          <w:rtl/>
        </w:rPr>
        <w:t xml:space="preserve"> זאב (ש"ס):</w:t>
      </w:r>
    </w:p>
    <w:p w14:paraId="6B5F3B00" w14:textId="77777777" w:rsidR="00000000" w:rsidRDefault="007C71EE">
      <w:pPr>
        <w:pStyle w:val="a"/>
        <w:rPr>
          <w:rFonts w:hint="cs"/>
          <w:rtl/>
        </w:rPr>
      </w:pPr>
    </w:p>
    <w:p w14:paraId="3F67720D" w14:textId="77777777" w:rsidR="00000000" w:rsidRDefault="007C71EE">
      <w:pPr>
        <w:pStyle w:val="a"/>
        <w:rPr>
          <w:rFonts w:hint="cs"/>
          <w:rtl/>
        </w:rPr>
      </w:pPr>
      <w:r>
        <w:rPr>
          <w:rFonts w:hint="cs"/>
          <w:rtl/>
        </w:rPr>
        <w:t>100,000 איש כולל בכיכר מלכי-ישראל, אתה מתכוון?</w:t>
      </w:r>
    </w:p>
    <w:p w14:paraId="7E8F2AB8" w14:textId="77777777" w:rsidR="00000000" w:rsidRDefault="007C71EE">
      <w:pPr>
        <w:pStyle w:val="a"/>
        <w:rPr>
          <w:rFonts w:hint="cs"/>
          <w:rtl/>
        </w:rPr>
      </w:pPr>
    </w:p>
    <w:p w14:paraId="5566D86B" w14:textId="77777777" w:rsidR="00000000" w:rsidRDefault="007C71EE">
      <w:pPr>
        <w:pStyle w:val="SpeakerCon"/>
        <w:rPr>
          <w:rtl/>
        </w:rPr>
      </w:pPr>
      <w:bookmarkStart w:id="1553" w:name="FS000000493T27_05_2003_16_39_02C"/>
      <w:bookmarkEnd w:id="1553"/>
      <w:r>
        <w:rPr>
          <w:rtl/>
        </w:rPr>
        <w:t>דוד טל (עם אחד):</w:t>
      </w:r>
    </w:p>
    <w:p w14:paraId="65895936" w14:textId="77777777" w:rsidR="00000000" w:rsidRDefault="007C71EE">
      <w:pPr>
        <w:pStyle w:val="a"/>
        <w:rPr>
          <w:rtl/>
        </w:rPr>
      </w:pPr>
    </w:p>
    <w:p w14:paraId="61304C60" w14:textId="77777777" w:rsidR="00000000" w:rsidRDefault="007C71EE">
      <w:pPr>
        <w:pStyle w:val="a"/>
        <w:rPr>
          <w:rFonts w:hint="cs"/>
          <w:rtl/>
        </w:rPr>
      </w:pPr>
      <w:r>
        <w:rPr>
          <w:rFonts w:hint="cs"/>
          <w:rtl/>
        </w:rPr>
        <w:t>לא, הה</w:t>
      </w:r>
      <w:r>
        <w:rPr>
          <w:rFonts w:hint="cs"/>
          <w:rtl/>
        </w:rPr>
        <w:t xml:space="preserve">פגנה נגד מערכת המשפט, בזמנה, היתה הרבה יותר גדולה. שם היתה הפגנה של החרדים </w:t>
      </w:r>
      <w:r>
        <w:rPr>
          <w:rtl/>
        </w:rPr>
        <w:t>–</w:t>
      </w:r>
      <w:r>
        <w:rPr>
          <w:rFonts w:hint="cs"/>
          <w:rtl/>
        </w:rPr>
        <w:t xml:space="preserve"> 400,000, 500,000  איש. לא הצלחנו להגיע למספרים כאלה, אבל היה מספיק מכובד, ואני עוד אתייחס לזה. </w:t>
      </w:r>
    </w:p>
    <w:p w14:paraId="14EEDDF6" w14:textId="77777777" w:rsidR="00000000" w:rsidRDefault="007C71EE">
      <w:pPr>
        <w:pStyle w:val="a"/>
        <w:rPr>
          <w:rFonts w:hint="cs"/>
          <w:rtl/>
        </w:rPr>
      </w:pPr>
    </w:p>
    <w:p w14:paraId="2AC5ED1A" w14:textId="77777777" w:rsidR="00000000" w:rsidRDefault="007C71EE">
      <w:pPr>
        <w:pStyle w:val="ac"/>
        <w:rPr>
          <w:rtl/>
        </w:rPr>
      </w:pPr>
      <w:r>
        <w:rPr>
          <w:rFonts w:hint="eastAsia"/>
          <w:rtl/>
        </w:rPr>
        <w:t>ג</w:t>
      </w:r>
      <w:r>
        <w:rPr>
          <w:rtl/>
        </w:rPr>
        <w:t>'מאל זחאלקה (בל"ד):</w:t>
      </w:r>
    </w:p>
    <w:p w14:paraId="0625C3E8" w14:textId="77777777" w:rsidR="00000000" w:rsidRDefault="007C71EE">
      <w:pPr>
        <w:pStyle w:val="a"/>
        <w:rPr>
          <w:rFonts w:hint="cs"/>
          <w:rtl/>
        </w:rPr>
      </w:pPr>
    </w:p>
    <w:p w14:paraId="71D95D5E" w14:textId="77777777" w:rsidR="00000000" w:rsidRDefault="007C71EE">
      <w:pPr>
        <w:pStyle w:val="a"/>
        <w:rPr>
          <w:rFonts w:hint="cs"/>
          <w:rtl/>
        </w:rPr>
      </w:pPr>
      <w:r>
        <w:rPr>
          <w:rFonts w:hint="cs"/>
          <w:rtl/>
        </w:rPr>
        <w:t>אתה חושב שזה משנה לממשלה?</w:t>
      </w:r>
    </w:p>
    <w:p w14:paraId="3ADFC0EE" w14:textId="77777777" w:rsidR="00000000" w:rsidRDefault="007C71EE">
      <w:pPr>
        <w:pStyle w:val="a"/>
        <w:rPr>
          <w:rFonts w:hint="cs"/>
          <w:rtl/>
        </w:rPr>
      </w:pPr>
    </w:p>
    <w:p w14:paraId="34F945F3" w14:textId="77777777" w:rsidR="00000000" w:rsidRDefault="007C71EE">
      <w:pPr>
        <w:pStyle w:val="SpeakerCon"/>
        <w:rPr>
          <w:rtl/>
        </w:rPr>
      </w:pPr>
      <w:bookmarkStart w:id="1554" w:name="FS000000493T27_05_2003_16_42_45C"/>
      <w:bookmarkEnd w:id="1554"/>
      <w:r>
        <w:rPr>
          <w:rtl/>
        </w:rPr>
        <w:t>דוד טל (עם אחד):</w:t>
      </w:r>
    </w:p>
    <w:p w14:paraId="59FD4CCC" w14:textId="77777777" w:rsidR="00000000" w:rsidRDefault="007C71EE">
      <w:pPr>
        <w:pStyle w:val="a"/>
        <w:rPr>
          <w:rtl/>
        </w:rPr>
      </w:pPr>
    </w:p>
    <w:p w14:paraId="65781FEC" w14:textId="77777777" w:rsidR="00000000" w:rsidRDefault="007C71EE">
      <w:pPr>
        <w:pStyle w:val="a"/>
        <w:rPr>
          <w:rFonts w:hint="cs"/>
          <w:rtl/>
        </w:rPr>
      </w:pPr>
      <w:r>
        <w:rPr>
          <w:rFonts w:hint="cs"/>
          <w:rtl/>
        </w:rPr>
        <w:t>אני רוצה לקוות.</w:t>
      </w:r>
      <w:r>
        <w:rPr>
          <w:rFonts w:hint="cs"/>
          <w:rtl/>
        </w:rPr>
        <w:t xml:space="preserve"> </w:t>
      </w:r>
    </w:p>
    <w:p w14:paraId="4C6D9D91" w14:textId="77777777" w:rsidR="00000000" w:rsidRDefault="007C71EE">
      <w:pPr>
        <w:pStyle w:val="a"/>
        <w:rPr>
          <w:rtl/>
        </w:rPr>
      </w:pPr>
    </w:p>
    <w:p w14:paraId="24428EAE" w14:textId="77777777" w:rsidR="00000000" w:rsidRDefault="007C71EE">
      <w:pPr>
        <w:pStyle w:val="a"/>
        <w:rPr>
          <w:rFonts w:hint="cs"/>
          <w:rtl/>
        </w:rPr>
      </w:pPr>
    </w:p>
    <w:p w14:paraId="28687C3C" w14:textId="77777777" w:rsidR="00000000" w:rsidRDefault="007C71EE">
      <w:pPr>
        <w:pStyle w:val="ac"/>
        <w:rPr>
          <w:rFonts w:hint="cs"/>
          <w:rtl/>
        </w:rPr>
      </w:pPr>
      <w:r>
        <w:rPr>
          <w:rFonts w:hint="eastAsia"/>
          <w:rtl/>
        </w:rPr>
        <w:t>ג</w:t>
      </w:r>
      <w:r>
        <w:rPr>
          <w:rtl/>
        </w:rPr>
        <w:t>'מאל זחאלקה (בל"ד):</w:t>
      </w:r>
    </w:p>
    <w:p w14:paraId="4B72C72A" w14:textId="77777777" w:rsidR="00000000" w:rsidRDefault="007C71EE">
      <w:pPr>
        <w:pStyle w:val="ac"/>
        <w:rPr>
          <w:rFonts w:hint="cs"/>
          <w:rtl/>
        </w:rPr>
      </w:pPr>
    </w:p>
    <w:p w14:paraId="0D4F6709" w14:textId="77777777" w:rsidR="00000000" w:rsidRDefault="007C71EE">
      <w:pPr>
        <w:pStyle w:val="ac"/>
        <w:rPr>
          <w:rFonts w:hint="cs"/>
          <w:rtl/>
        </w:rPr>
      </w:pPr>
    </w:p>
    <w:p w14:paraId="3A307067" w14:textId="77777777" w:rsidR="00000000" w:rsidRDefault="007C71EE">
      <w:pPr>
        <w:pStyle w:val="ac"/>
        <w:rPr>
          <w:rFonts w:hint="cs"/>
          <w:b w:val="0"/>
          <w:bCs w:val="0"/>
          <w:u w:val="none"/>
          <w:rtl/>
        </w:rPr>
      </w:pPr>
      <w:r>
        <w:rPr>
          <w:rFonts w:hint="cs"/>
          <w:b w:val="0"/>
          <w:bCs w:val="0"/>
          <w:u w:val="none"/>
          <w:rtl/>
        </w:rPr>
        <w:tab/>
        <w:t>אם היו מיליון איש, זה ישנה לה?</w:t>
      </w:r>
    </w:p>
    <w:p w14:paraId="6F54F8BB" w14:textId="77777777" w:rsidR="00000000" w:rsidRDefault="007C71EE">
      <w:pPr>
        <w:pStyle w:val="ac"/>
        <w:rPr>
          <w:rFonts w:hint="cs"/>
          <w:b w:val="0"/>
          <w:bCs w:val="0"/>
          <w:u w:val="none"/>
          <w:rtl/>
        </w:rPr>
      </w:pPr>
    </w:p>
    <w:p w14:paraId="29D70B8E" w14:textId="77777777" w:rsidR="00000000" w:rsidRDefault="007C71EE">
      <w:pPr>
        <w:pStyle w:val="ac"/>
        <w:rPr>
          <w:rFonts w:hint="cs"/>
          <w:b w:val="0"/>
          <w:bCs w:val="0"/>
          <w:u w:val="none"/>
          <w:rtl/>
        </w:rPr>
      </w:pPr>
    </w:p>
    <w:p w14:paraId="39E31689" w14:textId="77777777" w:rsidR="00000000" w:rsidRDefault="007C71EE">
      <w:pPr>
        <w:pStyle w:val="SpeakerCon"/>
        <w:rPr>
          <w:rtl/>
        </w:rPr>
      </w:pPr>
      <w:bookmarkStart w:id="1555" w:name="FS000000493T27_05_2003_16_43_37C"/>
      <w:bookmarkEnd w:id="1555"/>
      <w:r>
        <w:rPr>
          <w:rtl/>
        </w:rPr>
        <w:t>דוד טל (עם אחד):</w:t>
      </w:r>
    </w:p>
    <w:p w14:paraId="57E45857" w14:textId="77777777" w:rsidR="00000000" w:rsidRDefault="007C71EE">
      <w:pPr>
        <w:pStyle w:val="a"/>
        <w:rPr>
          <w:rtl/>
        </w:rPr>
      </w:pPr>
    </w:p>
    <w:p w14:paraId="6E1DE1E3" w14:textId="77777777" w:rsidR="00000000" w:rsidRDefault="007C71EE">
      <w:pPr>
        <w:pStyle w:val="a"/>
        <w:rPr>
          <w:rFonts w:hint="cs"/>
          <w:rtl/>
        </w:rPr>
      </w:pPr>
      <w:r>
        <w:rPr>
          <w:rFonts w:hint="cs"/>
          <w:rtl/>
        </w:rPr>
        <w:t xml:space="preserve">חצי מיליון איש היו משנים לה. אני מקווה שגם ה=100,000 גירדו שם את האטימות, את הקליפה. </w:t>
      </w:r>
    </w:p>
    <w:p w14:paraId="0B6FAAF8" w14:textId="77777777" w:rsidR="00000000" w:rsidRDefault="007C71EE">
      <w:pPr>
        <w:pStyle w:val="a"/>
        <w:rPr>
          <w:rFonts w:hint="cs"/>
          <w:rtl/>
        </w:rPr>
      </w:pPr>
    </w:p>
    <w:p w14:paraId="55FE95FA" w14:textId="77777777" w:rsidR="00000000" w:rsidRDefault="007C71EE">
      <w:pPr>
        <w:pStyle w:val="ac"/>
        <w:rPr>
          <w:rFonts w:hint="cs"/>
          <w:rtl/>
        </w:rPr>
      </w:pPr>
      <w:r>
        <w:rPr>
          <w:rFonts w:hint="eastAsia"/>
          <w:rtl/>
        </w:rPr>
        <w:t>ג</w:t>
      </w:r>
      <w:r>
        <w:rPr>
          <w:rtl/>
        </w:rPr>
        <w:t>'מאל זחאלקה (בל"ד):</w:t>
      </w:r>
    </w:p>
    <w:p w14:paraId="22CC8644" w14:textId="77777777" w:rsidR="00000000" w:rsidRDefault="007C71EE">
      <w:pPr>
        <w:pStyle w:val="ac"/>
        <w:rPr>
          <w:rFonts w:hint="cs"/>
          <w:rtl/>
        </w:rPr>
      </w:pPr>
    </w:p>
    <w:p w14:paraId="1B47AE81" w14:textId="77777777" w:rsidR="00000000" w:rsidRDefault="007C71EE">
      <w:pPr>
        <w:pStyle w:val="ac"/>
        <w:rPr>
          <w:rFonts w:hint="cs"/>
          <w:rtl/>
        </w:rPr>
      </w:pPr>
    </w:p>
    <w:p w14:paraId="27FE4F80" w14:textId="77777777" w:rsidR="00000000" w:rsidRDefault="007C71EE">
      <w:pPr>
        <w:pStyle w:val="ac"/>
        <w:rPr>
          <w:rFonts w:hint="cs"/>
          <w:b w:val="0"/>
          <w:bCs w:val="0"/>
          <w:u w:val="none"/>
          <w:rtl/>
        </w:rPr>
      </w:pPr>
      <w:r>
        <w:rPr>
          <w:rFonts w:hint="cs"/>
          <w:b w:val="0"/>
          <w:bCs w:val="0"/>
          <w:u w:val="none"/>
          <w:rtl/>
        </w:rPr>
        <w:tab/>
        <w:t>אני רוצה להגיד לך שהפגנה של 100 איש מול משרד ראש הממשלה תשנה לממשל</w:t>
      </w:r>
      <w:r>
        <w:rPr>
          <w:rFonts w:hint="cs"/>
          <w:b w:val="0"/>
          <w:bCs w:val="0"/>
          <w:u w:val="none"/>
          <w:rtl/>
        </w:rPr>
        <w:t xml:space="preserve">ה הרבה. תלוי מי 100 האיש האלה. </w:t>
      </w:r>
    </w:p>
    <w:p w14:paraId="623CA3A9" w14:textId="77777777" w:rsidR="00000000" w:rsidRDefault="007C71EE">
      <w:pPr>
        <w:pStyle w:val="ac"/>
        <w:rPr>
          <w:rFonts w:hint="cs"/>
          <w:b w:val="0"/>
          <w:bCs w:val="0"/>
          <w:u w:val="none"/>
          <w:rtl/>
        </w:rPr>
      </w:pPr>
    </w:p>
    <w:p w14:paraId="4B5F7325" w14:textId="77777777" w:rsidR="00000000" w:rsidRDefault="007C71EE">
      <w:pPr>
        <w:pStyle w:val="ac"/>
        <w:rPr>
          <w:rFonts w:hint="cs"/>
          <w:b w:val="0"/>
          <w:bCs w:val="0"/>
          <w:u w:val="none"/>
          <w:rtl/>
        </w:rPr>
      </w:pPr>
    </w:p>
    <w:p w14:paraId="27D129BC" w14:textId="77777777" w:rsidR="00000000" w:rsidRDefault="007C71EE">
      <w:pPr>
        <w:pStyle w:val="SpeakerCon"/>
        <w:rPr>
          <w:rtl/>
        </w:rPr>
      </w:pPr>
      <w:bookmarkStart w:id="1556" w:name="FS000000493T27_05_2003_16_45_29C"/>
      <w:bookmarkEnd w:id="1556"/>
      <w:r>
        <w:rPr>
          <w:rtl/>
        </w:rPr>
        <w:t>דוד טל (עם אחד):</w:t>
      </w:r>
    </w:p>
    <w:p w14:paraId="1E3ADC3A" w14:textId="77777777" w:rsidR="00000000" w:rsidRDefault="007C71EE">
      <w:pPr>
        <w:pStyle w:val="a"/>
        <w:rPr>
          <w:rtl/>
        </w:rPr>
      </w:pPr>
    </w:p>
    <w:p w14:paraId="531F691F" w14:textId="77777777" w:rsidR="00000000" w:rsidRDefault="007C71EE">
      <w:pPr>
        <w:pStyle w:val="a"/>
        <w:rPr>
          <w:rFonts w:hint="cs"/>
          <w:rtl/>
        </w:rPr>
      </w:pPr>
      <w:r>
        <w:rPr>
          <w:rFonts w:hint="cs"/>
          <w:rtl/>
        </w:rPr>
        <w:t>אולי אתה רוצה לרמוז לי שאנחנו צריכים לעשות איזו הפגנה אלימה, התנגשות עם שוטרים, עם דם, ואז יפקחו את העיניים. אנחנו רצינו לאחוז בכל אמצעי שהוא לגיטימי והוא עולה בקנה אחד עם החוק שאתה ואני מחוקקים כאן. לא ר</w:t>
      </w:r>
      <w:r>
        <w:rPr>
          <w:rFonts w:hint="cs"/>
          <w:rtl/>
        </w:rPr>
        <w:t xml:space="preserve">צינו לחצות את הקווים הללו. אבל אני חושש, חבר הכנסת, ידידי הטוב, שמאוד יכול להיות שהדבר הזה יצא משליטה ויום אחד </w:t>
      </w:r>
      <w:r>
        <w:rPr>
          <w:rtl/>
        </w:rPr>
        <w:t>–</w:t>
      </w:r>
      <w:r>
        <w:rPr>
          <w:rFonts w:hint="cs"/>
          <w:rtl/>
        </w:rPr>
        <w:t xml:space="preserve"> והוא לא רחוק - אותם אנשים לא ישעו עוד לבקשות שלנו ולא ישמעו לנו, וזה יצא משליטה והם יעשו את זה בלי שנגיד להם את זה. וזה יהיה האסון הגדול ביותר </w:t>
      </w:r>
      <w:r>
        <w:rPr>
          <w:rFonts w:hint="cs"/>
          <w:rtl/>
        </w:rPr>
        <w:t xml:space="preserve">לחברה הישראלית. </w:t>
      </w:r>
    </w:p>
    <w:p w14:paraId="7710B21C" w14:textId="77777777" w:rsidR="00000000" w:rsidRDefault="007C71EE">
      <w:pPr>
        <w:pStyle w:val="a"/>
        <w:rPr>
          <w:rFonts w:hint="cs"/>
          <w:rtl/>
        </w:rPr>
      </w:pPr>
    </w:p>
    <w:p w14:paraId="568DD2EF" w14:textId="77777777" w:rsidR="00000000" w:rsidRDefault="007C71EE">
      <w:pPr>
        <w:pStyle w:val="ac"/>
        <w:rPr>
          <w:rtl/>
        </w:rPr>
      </w:pPr>
      <w:r>
        <w:rPr>
          <w:rFonts w:hint="eastAsia"/>
          <w:rtl/>
        </w:rPr>
        <w:t>אחמד</w:t>
      </w:r>
      <w:r>
        <w:rPr>
          <w:rtl/>
        </w:rPr>
        <w:t xml:space="preserve"> טיבי (חד"ש-תע"ל):</w:t>
      </w:r>
    </w:p>
    <w:p w14:paraId="19E1F0EB" w14:textId="77777777" w:rsidR="00000000" w:rsidRDefault="007C71EE">
      <w:pPr>
        <w:pStyle w:val="a"/>
        <w:rPr>
          <w:rFonts w:hint="cs"/>
          <w:rtl/>
        </w:rPr>
      </w:pPr>
    </w:p>
    <w:p w14:paraId="0BE435E6" w14:textId="77777777" w:rsidR="00000000" w:rsidRDefault="007C71EE">
      <w:pPr>
        <w:pStyle w:val="a"/>
        <w:rPr>
          <w:rFonts w:hint="cs"/>
          <w:rtl/>
        </w:rPr>
      </w:pPr>
      <w:r>
        <w:rPr>
          <w:rFonts w:hint="cs"/>
          <w:rtl/>
        </w:rPr>
        <w:t>מה המשמעות של זה?</w:t>
      </w:r>
    </w:p>
    <w:p w14:paraId="4CF479D1" w14:textId="77777777" w:rsidR="00000000" w:rsidRDefault="007C71EE">
      <w:pPr>
        <w:pStyle w:val="a"/>
        <w:rPr>
          <w:rFonts w:hint="cs"/>
          <w:rtl/>
        </w:rPr>
      </w:pPr>
    </w:p>
    <w:p w14:paraId="59F228C8" w14:textId="77777777" w:rsidR="00000000" w:rsidRDefault="007C71EE">
      <w:pPr>
        <w:pStyle w:val="SpeakerCon"/>
        <w:rPr>
          <w:rtl/>
        </w:rPr>
      </w:pPr>
      <w:bookmarkStart w:id="1557" w:name="FS000000493T27_05_2003_16_47_48C"/>
      <w:bookmarkEnd w:id="1557"/>
      <w:r>
        <w:rPr>
          <w:rtl/>
        </w:rPr>
        <w:t>דוד טל (עם אחד):</w:t>
      </w:r>
    </w:p>
    <w:p w14:paraId="3A13630A" w14:textId="77777777" w:rsidR="00000000" w:rsidRDefault="007C71EE">
      <w:pPr>
        <w:pStyle w:val="a"/>
        <w:rPr>
          <w:rtl/>
        </w:rPr>
      </w:pPr>
    </w:p>
    <w:p w14:paraId="14CB3D12" w14:textId="77777777" w:rsidR="00000000" w:rsidRDefault="007C71EE">
      <w:pPr>
        <w:pStyle w:val="a"/>
        <w:rPr>
          <w:rFonts w:hint="cs"/>
          <w:rtl/>
        </w:rPr>
      </w:pPr>
      <w:r>
        <w:rPr>
          <w:rFonts w:hint="cs"/>
          <w:rtl/>
        </w:rPr>
        <w:t>אני אסביר לאדוני מה המשמעות של הדברים, חבר הכנסת טיבי. אני אאפשר לך אחר כך לשאול שאלות ואני אתייחס אליהן, אבל אני רוצה - - -</w:t>
      </w:r>
    </w:p>
    <w:p w14:paraId="53F28520" w14:textId="77777777" w:rsidR="00000000" w:rsidRDefault="007C71EE">
      <w:pPr>
        <w:pStyle w:val="a"/>
        <w:rPr>
          <w:rFonts w:hint="cs"/>
          <w:rtl/>
        </w:rPr>
      </w:pPr>
    </w:p>
    <w:p w14:paraId="19E9EF33" w14:textId="77777777" w:rsidR="00000000" w:rsidRDefault="007C71EE">
      <w:pPr>
        <w:pStyle w:val="ad"/>
        <w:rPr>
          <w:rtl/>
        </w:rPr>
      </w:pPr>
      <w:r>
        <w:rPr>
          <w:rtl/>
        </w:rPr>
        <w:t>היו"ר יולי-יואל אדלשטיין:</w:t>
      </w:r>
    </w:p>
    <w:p w14:paraId="3E8A3173" w14:textId="77777777" w:rsidR="00000000" w:rsidRDefault="007C71EE">
      <w:pPr>
        <w:pStyle w:val="a"/>
        <w:rPr>
          <w:rtl/>
        </w:rPr>
      </w:pPr>
    </w:p>
    <w:p w14:paraId="5697CBE9" w14:textId="77777777" w:rsidR="00000000" w:rsidRDefault="007C71EE">
      <w:pPr>
        <w:pStyle w:val="a"/>
        <w:rPr>
          <w:rFonts w:hint="cs"/>
          <w:rtl/>
        </w:rPr>
      </w:pPr>
      <w:r>
        <w:rPr>
          <w:rFonts w:hint="cs"/>
          <w:rtl/>
        </w:rPr>
        <w:t>הוא יושב שם, לידך, חבר ה</w:t>
      </w:r>
      <w:r>
        <w:rPr>
          <w:rFonts w:hint="cs"/>
          <w:rtl/>
        </w:rPr>
        <w:t xml:space="preserve">כנסת טיבי, הוא יסביר לך. </w:t>
      </w:r>
    </w:p>
    <w:p w14:paraId="1876A042" w14:textId="77777777" w:rsidR="00000000" w:rsidRDefault="007C71EE">
      <w:pPr>
        <w:pStyle w:val="a"/>
        <w:rPr>
          <w:rtl/>
        </w:rPr>
      </w:pPr>
    </w:p>
    <w:p w14:paraId="19EECC0F" w14:textId="77777777" w:rsidR="00000000" w:rsidRDefault="007C71EE">
      <w:pPr>
        <w:pStyle w:val="a"/>
        <w:rPr>
          <w:rFonts w:hint="cs"/>
          <w:rtl/>
        </w:rPr>
      </w:pPr>
    </w:p>
    <w:p w14:paraId="79172B3F" w14:textId="77777777" w:rsidR="00000000" w:rsidRDefault="007C71EE">
      <w:pPr>
        <w:pStyle w:val="SpeakerCon"/>
        <w:rPr>
          <w:rtl/>
        </w:rPr>
      </w:pPr>
      <w:bookmarkStart w:id="1558" w:name="FS000000493T27_05_2003_16_48_52C"/>
      <w:bookmarkEnd w:id="1558"/>
      <w:r>
        <w:rPr>
          <w:rtl/>
        </w:rPr>
        <w:t>דוד טל (עם אחד):</w:t>
      </w:r>
    </w:p>
    <w:p w14:paraId="08E2FAE3" w14:textId="77777777" w:rsidR="00000000" w:rsidRDefault="007C71EE">
      <w:pPr>
        <w:pStyle w:val="a"/>
        <w:rPr>
          <w:rtl/>
        </w:rPr>
      </w:pPr>
    </w:p>
    <w:p w14:paraId="06BF98A1" w14:textId="77777777" w:rsidR="00000000" w:rsidRDefault="007C71EE">
      <w:pPr>
        <w:pStyle w:val="a"/>
        <w:rPr>
          <w:rFonts w:hint="cs"/>
          <w:rtl/>
        </w:rPr>
      </w:pPr>
      <w:r>
        <w:rPr>
          <w:rFonts w:hint="cs"/>
          <w:rtl/>
        </w:rPr>
        <w:t>אני רוצה קודם כול להזכיר - ואני מדבר אל אנשים שכרגע יושבים ספונים בבתיהם ומתבוננים בנו - שמחר, בעזרת השם, יום רביעי בשבוע, בשעה 16:30, קרי: ארבע וחצי אחר הצהריים, תצא מ"בנייני האומה" תהלוכת מחאה נגד התוכנית הכל</w:t>
      </w:r>
      <w:r>
        <w:rPr>
          <w:rFonts w:hint="cs"/>
          <w:rtl/>
        </w:rPr>
        <w:t xml:space="preserve">כלית, ואני קורא לכל אזרחי מדינת ישראל להשתתף בתהלוכה הזאת ולהפגין נגד כל הגזירות הכלכליות, הפוגעות פגיעה אנושה בשכבת הביניים ובשכבות החלשות. </w:t>
      </w:r>
    </w:p>
    <w:p w14:paraId="7F4F1ADF" w14:textId="77777777" w:rsidR="00000000" w:rsidRDefault="007C71EE">
      <w:pPr>
        <w:pStyle w:val="a"/>
        <w:rPr>
          <w:rFonts w:hint="cs"/>
          <w:rtl/>
        </w:rPr>
      </w:pPr>
    </w:p>
    <w:p w14:paraId="18C6DAAB" w14:textId="77777777" w:rsidR="00000000" w:rsidRDefault="007C71EE">
      <w:pPr>
        <w:pStyle w:val="ad"/>
        <w:rPr>
          <w:rtl/>
        </w:rPr>
      </w:pPr>
      <w:r>
        <w:rPr>
          <w:rFonts w:hint="eastAsia"/>
          <w:rtl/>
        </w:rPr>
        <w:t>היו</w:t>
      </w:r>
      <w:r>
        <w:rPr>
          <w:rtl/>
        </w:rPr>
        <w:t>"ר יולי-יואל אדלשטיין:</w:t>
      </w:r>
    </w:p>
    <w:p w14:paraId="1FBF9D20" w14:textId="77777777" w:rsidR="00000000" w:rsidRDefault="007C71EE">
      <w:pPr>
        <w:pStyle w:val="a"/>
        <w:rPr>
          <w:rFonts w:hint="cs"/>
          <w:rtl/>
        </w:rPr>
      </w:pPr>
    </w:p>
    <w:p w14:paraId="14FBA7A6" w14:textId="77777777" w:rsidR="00000000" w:rsidRDefault="007C71EE">
      <w:pPr>
        <w:pStyle w:val="a"/>
        <w:rPr>
          <w:rFonts w:hint="cs"/>
          <w:rtl/>
        </w:rPr>
      </w:pPr>
      <w:r>
        <w:rPr>
          <w:rFonts w:hint="cs"/>
          <w:rtl/>
        </w:rPr>
        <w:t xml:space="preserve">זה גם יעזור לעשות עכשיו רייטינג לערוץ=33. מחר נוכל למדוד את זה. </w:t>
      </w:r>
    </w:p>
    <w:p w14:paraId="155B48AD" w14:textId="77777777" w:rsidR="00000000" w:rsidRDefault="007C71EE">
      <w:pPr>
        <w:pStyle w:val="a"/>
        <w:rPr>
          <w:rFonts w:hint="cs"/>
          <w:rtl/>
        </w:rPr>
      </w:pPr>
    </w:p>
    <w:p w14:paraId="69FFBF41" w14:textId="77777777" w:rsidR="00000000" w:rsidRDefault="007C71EE">
      <w:pPr>
        <w:pStyle w:val="SpeakerCon"/>
        <w:rPr>
          <w:rtl/>
        </w:rPr>
      </w:pPr>
      <w:bookmarkStart w:id="1559" w:name="FS000000493T27_05_2003_16_50_56C"/>
      <w:bookmarkEnd w:id="1559"/>
      <w:r>
        <w:rPr>
          <w:rFonts w:hint="eastAsia"/>
          <w:rtl/>
        </w:rPr>
        <w:t>דוד</w:t>
      </w:r>
      <w:r>
        <w:rPr>
          <w:rtl/>
        </w:rPr>
        <w:t xml:space="preserve"> טל (עם אחד):</w:t>
      </w:r>
    </w:p>
    <w:p w14:paraId="1359197A" w14:textId="77777777" w:rsidR="00000000" w:rsidRDefault="007C71EE">
      <w:pPr>
        <w:pStyle w:val="a"/>
        <w:rPr>
          <w:rFonts w:hint="cs"/>
          <w:rtl/>
        </w:rPr>
      </w:pPr>
    </w:p>
    <w:p w14:paraId="5C331045" w14:textId="77777777" w:rsidR="00000000" w:rsidRDefault="007C71EE">
      <w:pPr>
        <w:pStyle w:val="a"/>
        <w:rPr>
          <w:rFonts w:hint="cs"/>
          <w:rtl/>
        </w:rPr>
      </w:pPr>
      <w:r>
        <w:rPr>
          <w:rFonts w:hint="cs"/>
          <w:rtl/>
        </w:rPr>
        <w:t>כן</w:t>
      </w:r>
      <w:r>
        <w:rPr>
          <w:rFonts w:hint="cs"/>
          <w:rtl/>
        </w:rPr>
        <w:t xml:space="preserve">. אם אדוני כבר העיר, אז אני אוסיף: רבותי האזרחים במדינת ישראל, ההפגנה הזאת היא בשבילכם ולמענכם. יש הרבה מאוד גזירות כלכליות, אבל יש דבר שהוא חמור, ולכן היום התקיימה פה הפגנה רבתי של ההסתדרות, שכאמור, כפי שציין חבר הכנסת טיבי, כ=100,000  איש הופיעו והפגינו </w:t>
      </w:r>
      <w:r>
        <w:rPr>
          <w:rFonts w:hint="cs"/>
          <w:rtl/>
        </w:rPr>
        <w:t xml:space="preserve">בה כנגד הפגיעה, השחיקה, השוד הגדול והשבר שהולך להיות בקרנות הפנסיה. אתם צריכים להבין שאתם תפסידו מזה הרבה מאוד כסף. </w:t>
      </w:r>
    </w:p>
    <w:p w14:paraId="2E0414B0" w14:textId="77777777" w:rsidR="00000000" w:rsidRDefault="007C71EE">
      <w:pPr>
        <w:pStyle w:val="a"/>
        <w:rPr>
          <w:rFonts w:hint="cs"/>
          <w:rtl/>
        </w:rPr>
      </w:pPr>
    </w:p>
    <w:p w14:paraId="6D9A73CF" w14:textId="77777777" w:rsidR="00000000" w:rsidRDefault="007C71EE">
      <w:pPr>
        <w:pStyle w:val="a"/>
        <w:rPr>
          <w:rFonts w:hint="cs"/>
          <w:rtl/>
        </w:rPr>
      </w:pPr>
      <w:r>
        <w:rPr>
          <w:rFonts w:hint="cs"/>
          <w:rtl/>
        </w:rPr>
        <w:t>לפני הבחירות דיברנו, אבל ידינו קצרו מלהושיע. הסברנו ולא שעיתם לנו. עברנו את הבחירות, אין לנו עוד אינטרס של בחירות כרגע. האינטרס המובהק הוא</w:t>
      </w:r>
      <w:r>
        <w:rPr>
          <w:rFonts w:hint="cs"/>
          <w:rtl/>
        </w:rPr>
        <w:t xml:space="preserve"> שאנחנו דואגים, מנסים לעשות ולעצור את הסחף הגדול הזה בקרנות הפנסיה, ומחר יש לכם הזדמנות לבוא ולומר לממשלה להפסיק להיות אטומה, לגלות רגישות, להתייחס לאנשים החלשים במדינת ישראל, ואם לא תעשו את זה אתם - אף לא אחד יעשה את זה. אני מתרה בכם. אני מזכיר לכם, אל תג</w:t>
      </w:r>
      <w:r>
        <w:rPr>
          <w:rFonts w:hint="cs"/>
          <w:rtl/>
        </w:rPr>
        <w:t xml:space="preserve">ידו שלא אמרתי. אמרתי והזכרתי. לצורך העניין, אדוני, אני אקנה את הקלטת הזאת מערוץ=33, כדי שמי שיטען מחר נגדי, אני אראה לו את הקלטת. שאמרתי והזכרתי. ואני שוב אומר לכם, דרך ערוץ=33: אתם חייבים מחר להגיע, לטובתכם, בשבילכם. </w:t>
      </w:r>
    </w:p>
    <w:p w14:paraId="5959BE2A" w14:textId="77777777" w:rsidR="00000000" w:rsidRDefault="007C71EE">
      <w:pPr>
        <w:pStyle w:val="a"/>
        <w:rPr>
          <w:rFonts w:hint="cs"/>
          <w:rtl/>
        </w:rPr>
      </w:pPr>
    </w:p>
    <w:p w14:paraId="62E135BC" w14:textId="77777777" w:rsidR="00000000" w:rsidRDefault="007C71EE">
      <w:pPr>
        <w:pStyle w:val="a"/>
        <w:rPr>
          <w:rFonts w:hint="cs"/>
          <w:rtl/>
        </w:rPr>
      </w:pPr>
      <w:r>
        <w:rPr>
          <w:rFonts w:hint="cs"/>
          <w:rtl/>
        </w:rPr>
        <w:t>יש פה כמה חברי הכנסת - 50 במספר, 52,</w:t>
      </w:r>
      <w:r>
        <w:rPr>
          <w:rFonts w:hint="cs"/>
          <w:rtl/>
        </w:rPr>
        <w:t xml:space="preserve"> שרוצים לעזור, אבל מה לעשות, הם לא רוב היום. יש איזשהו רוב דורסני בכנסת הזאת, והוא עושה ככל אשר עולה על רוחו. לכן, אתם חייבים לבוא, לטובתכם, לטובת ילדיכם, כדי שביום מן הימים, כשתצאו לפנסיה, לגמלאות, לא תקבלו 600 שקל או 700 שקל או 800  שקל ולפעמים 1,000 שקל</w:t>
      </w:r>
      <w:r>
        <w:rPr>
          <w:rFonts w:hint="cs"/>
          <w:rtl/>
        </w:rPr>
        <w:t xml:space="preserve"> פחות. למה? משום שיש כוונה חד-משמעית לגבות דמי ניהול בשיעור של 2%, ולא זאת אף זאת, גם להצמיד את השכר הפנסיוני רטרואקטיבית לשנת 1996 ולהעלות אותו רק במדד פלוס 2%, לא יותר. </w:t>
      </w:r>
    </w:p>
    <w:p w14:paraId="74D75D63" w14:textId="77777777" w:rsidR="00000000" w:rsidRDefault="007C71EE">
      <w:pPr>
        <w:pStyle w:val="a"/>
        <w:rPr>
          <w:rFonts w:hint="cs"/>
          <w:rtl/>
        </w:rPr>
      </w:pPr>
    </w:p>
    <w:p w14:paraId="052694FB" w14:textId="77777777" w:rsidR="00000000" w:rsidRDefault="007C71EE">
      <w:pPr>
        <w:pStyle w:val="a"/>
        <w:rPr>
          <w:rFonts w:hint="cs"/>
          <w:rtl/>
        </w:rPr>
      </w:pPr>
      <w:r>
        <w:rPr>
          <w:rFonts w:hint="cs"/>
          <w:rtl/>
        </w:rPr>
        <w:t xml:space="preserve">וכל אחד מכם שקיבל קצת יותר </w:t>
      </w:r>
      <w:r>
        <w:rPr>
          <w:rtl/>
        </w:rPr>
        <w:t>–</w:t>
      </w:r>
      <w:r>
        <w:rPr>
          <w:rFonts w:hint="cs"/>
          <w:rtl/>
        </w:rPr>
        <w:t xml:space="preserve"> 3%  או 4%, מכל מיני סיבות אלו ואחרות - הוא יצטרך לשלם </w:t>
      </w:r>
      <w:r>
        <w:rPr>
          <w:rFonts w:hint="cs"/>
          <w:rtl/>
        </w:rPr>
        <w:t xml:space="preserve">כסף, רטרואקטיבית. יורידו לו כספים במשכורות הבאות. והיום הם רוצים לקחת 2% דמי ניהול. אולי מישהו יסביר לי מה זה דמי ניהול בסך 2%? חבר הכנסת טיבי, בתוך המחשב, שורה אחת של מחשב </w:t>
      </w:r>
      <w:r>
        <w:rPr>
          <w:rtl/>
        </w:rPr>
        <w:t>–</w:t>
      </w:r>
      <w:r>
        <w:rPr>
          <w:rFonts w:hint="cs"/>
          <w:rtl/>
        </w:rPr>
        <w:t xml:space="preserve"> 2%. 300,  400 שקל. למה? שומו שמים?</w:t>
      </w:r>
    </w:p>
    <w:p w14:paraId="342E17F5" w14:textId="77777777" w:rsidR="00000000" w:rsidRDefault="007C71EE">
      <w:pPr>
        <w:pStyle w:val="a"/>
        <w:rPr>
          <w:rFonts w:hint="cs"/>
          <w:rtl/>
        </w:rPr>
      </w:pPr>
    </w:p>
    <w:p w14:paraId="6759E360" w14:textId="77777777" w:rsidR="00000000" w:rsidRDefault="007C71EE">
      <w:pPr>
        <w:pStyle w:val="ac"/>
        <w:rPr>
          <w:rtl/>
        </w:rPr>
      </w:pPr>
      <w:r>
        <w:rPr>
          <w:rFonts w:hint="eastAsia"/>
          <w:rtl/>
        </w:rPr>
        <w:t>עמיר</w:t>
      </w:r>
      <w:r>
        <w:rPr>
          <w:rtl/>
        </w:rPr>
        <w:t xml:space="preserve"> פרץ (עם אחד):</w:t>
      </w:r>
    </w:p>
    <w:p w14:paraId="7E74BDC0" w14:textId="77777777" w:rsidR="00000000" w:rsidRDefault="007C71EE">
      <w:pPr>
        <w:pStyle w:val="a"/>
        <w:rPr>
          <w:rFonts w:hint="cs"/>
          <w:rtl/>
        </w:rPr>
      </w:pPr>
    </w:p>
    <w:p w14:paraId="5FA073D2" w14:textId="77777777" w:rsidR="00000000" w:rsidRDefault="007C71EE">
      <w:pPr>
        <w:pStyle w:val="a"/>
        <w:rPr>
          <w:rFonts w:hint="cs"/>
          <w:rtl/>
        </w:rPr>
      </w:pPr>
      <w:r>
        <w:rPr>
          <w:rFonts w:hint="cs"/>
          <w:rtl/>
        </w:rPr>
        <w:t>וזה רטרואקטיבית?</w:t>
      </w:r>
    </w:p>
    <w:p w14:paraId="29882FE8" w14:textId="77777777" w:rsidR="00000000" w:rsidRDefault="007C71EE">
      <w:pPr>
        <w:pStyle w:val="a"/>
        <w:rPr>
          <w:rFonts w:hint="cs"/>
          <w:rtl/>
        </w:rPr>
      </w:pPr>
    </w:p>
    <w:p w14:paraId="68A2B158" w14:textId="77777777" w:rsidR="00000000" w:rsidRDefault="007C71EE">
      <w:pPr>
        <w:pStyle w:val="SpeakerCon"/>
        <w:rPr>
          <w:rtl/>
        </w:rPr>
      </w:pPr>
      <w:bookmarkStart w:id="1560" w:name="FS000000493T27_05_2003_17_00_32C"/>
      <w:bookmarkEnd w:id="1560"/>
      <w:r>
        <w:rPr>
          <w:rtl/>
        </w:rPr>
        <w:t xml:space="preserve">דוד טל </w:t>
      </w:r>
      <w:r>
        <w:rPr>
          <w:rtl/>
        </w:rPr>
        <w:t>(עם אחד):</w:t>
      </w:r>
    </w:p>
    <w:p w14:paraId="447A638C" w14:textId="77777777" w:rsidR="00000000" w:rsidRDefault="007C71EE">
      <w:pPr>
        <w:pStyle w:val="a"/>
        <w:rPr>
          <w:rtl/>
        </w:rPr>
      </w:pPr>
    </w:p>
    <w:p w14:paraId="2649BEE3" w14:textId="77777777" w:rsidR="00000000" w:rsidRDefault="007C71EE">
      <w:pPr>
        <w:pStyle w:val="a"/>
        <w:rPr>
          <w:rFonts w:hint="cs"/>
          <w:rtl/>
        </w:rPr>
      </w:pPr>
      <w:r>
        <w:rPr>
          <w:rFonts w:hint="cs"/>
          <w:rtl/>
        </w:rPr>
        <w:t>2%, זה לא יהיה רטרואקטיבית, אבל מצמידים את המדד פלוס 2% רטרואקטיבית משנת 1996. המשמעות של זה היא, שאם קיבלת תוספות מעבר לזה, את כל זה הם יחזירו אחורנית. זה משהו כמו - כמה יש לנו מ=1996,  תשע שנים - המון כסף. המון כסף. וכל הסיפור של דמי ניהול - ע</w:t>
      </w:r>
      <w:r>
        <w:rPr>
          <w:rFonts w:hint="cs"/>
          <w:rtl/>
        </w:rPr>
        <w:t xml:space="preserve">ל מה? מה הם מנהלים? </w:t>
      </w:r>
    </w:p>
    <w:p w14:paraId="762CD9D0" w14:textId="77777777" w:rsidR="00000000" w:rsidRDefault="007C71EE">
      <w:pPr>
        <w:pStyle w:val="a"/>
        <w:rPr>
          <w:rFonts w:hint="cs"/>
          <w:rtl/>
        </w:rPr>
      </w:pPr>
    </w:p>
    <w:p w14:paraId="31ACE81D" w14:textId="77777777" w:rsidR="00000000" w:rsidRDefault="007C71EE">
      <w:pPr>
        <w:pStyle w:val="ac"/>
        <w:rPr>
          <w:rtl/>
        </w:rPr>
      </w:pPr>
      <w:r>
        <w:rPr>
          <w:rFonts w:hint="eastAsia"/>
          <w:rtl/>
        </w:rPr>
        <w:t>עמיר</w:t>
      </w:r>
      <w:r>
        <w:rPr>
          <w:rtl/>
        </w:rPr>
        <w:t xml:space="preserve"> פרץ (עם אחד):</w:t>
      </w:r>
    </w:p>
    <w:p w14:paraId="51517B93" w14:textId="77777777" w:rsidR="00000000" w:rsidRDefault="007C71EE">
      <w:pPr>
        <w:pStyle w:val="a"/>
        <w:rPr>
          <w:rFonts w:hint="cs"/>
          <w:rtl/>
        </w:rPr>
      </w:pPr>
    </w:p>
    <w:p w14:paraId="3DFE847A" w14:textId="77777777" w:rsidR="00000000" w:rsidRDefault="007C71EE">
      <w:pPr>
        <w:pStyle w:val="a"/>
        <w:rPr>
          <w:rFonts w:hint="cs"/>
          <w:rtl/>
        </w:rPr>
      </w:pPr>
      <w:r>
        <w:rPr>
          <w:rFonts w:hint="cs"/>
          <w:rtl/>
        </w:rPr>
        <w:t xml:space="preserve">וזה לא הולך לשכבות החלשות. </w:t>
      </w:r>
    </w:p>
    <w:p w14:paraId="682D207F" w14:textId="77777777" w:rsidR="00000000" w:rsidRDefault="007C71EE">
      <w:pPr>
        <w:pStyle w:val="a"/>
        <w:rPr>
          <w:rFonts w:hint="cs"/>
          <w:rtl/>
        </w:rPr>
      </w:pPr>
    </w:p>
    <w:p w14:paraId="2644A2B9" w14:textId="77777777" w:rsidR="00000000" w:rsidRDefault="007C71EE">
      <w:pPr>
        <w:pStyle w:val="SpeakerCon"/>
        <w:rPr>
          <w:rtl/>
        </w:rPr>
      </w:pPr>
      <w:bookmarkStart w:id="1561" w:name="FS000000493T27_05_2003_17_02_55C"/>
      <w:bookmarkEnd w:id="1561"/>
      <w:r>
        <w:rPr>
          <w:rtl/>
        </w:rPr>
        <w:t>דוד טל (עם אחד):</w:t>
      </w:r>
    </w:p>
    <w:p w14:paraId="32234CFA" w14:textId="77777777" w:rsidR="00000000" w:rsidRDefault="007C71EE">
      <w:pPr>
        <w:pStyle w:val="a"/>
        <w:rPr>
          <w:rtl/>
        </w:rPr>
      </w:pPr>
    </w:p>
    <w:p w14:paraId="0F4CEE63" w14:textId="77777777" w:rsidR="00000000" w:rsidRDefault="007C71EE">
      <w:pPr>
        <w:pStyle w:val="a"/>
        <w:rPr>
          <w:rFonts w:hint="cs"/>
          <w:rtl/>
        </w:rPr>
      </w:pPr>
      <w:r>
        <w:rPr>
          <w:rFonts w:hint="cs"/>
          <w:rtl/>
        </w:rPr>
        <w:t xml:space="preserve">מה פתאום? מה פתאום? האוצר מכניס את זה למכבסה גדולה ביותר, מכבסת הדמים, תרתי משמע. </w:t>
      </w:r>
    </w:p>
    <w:p w14:paraId="1561FE18" w14:textId="77777777" w:rsidR="00000000" w:rsidRDefault="007C71EE">
      <w:pPr>
        <w:pStyle w:val="a"/>
        <w:rPr>
          <w:rFonts w:hint="cs"/>
          <w:rtl/>
        </w:rPr>
      </w:pPr>
    </w:p>
    <w:p w14:paraId="6B5DA60C" w14:textId="77777777" w:rsidR="00000000" w:rsidRDefault="007C71EE">
      <w:pPr>
        <w:pStyle w:val="a"/>
        <w:rPr>
          <w:rFonts w:hint="cs"/>
          <w:rtl/>
        </w:rPr>
      </w:pPr>
      <w:r>
        <w:rPr>
          <w:rFonts w:hint="cs"/>
          <w:rtl/>
        </w:rPr>
        <w:t xml:space="preserve">חברי הכנסת ואזרחי מדינת ישראל: אני קורא לכם לא להישאר בבית. מי שיישאר מחר בבית ולא </w:t>
      </w:r>
      <w:r>
        <w:rPr>
          <w:rFonts w:hint="cs"/>
          <w:rtl/>
        </w:rPr>
        <w:t xml:space="preserve">יצא להפגנה, אל יבוא בטענות. אנחנו עושים ככל יכולתנו. אבל, לכם יש יותר כוח. הכושר והיכולת שלכם להפגין בצורה נחרצת, טובים יותר מכל הדברים שאנחנו אומרים כאן. שווה להיות מחר כאן - יום אחד, אולי, זה קשה, ואני מניח שאתה, אדוני, שצופה בי כרגע, קשה לך לבוא ולהגיע </w:t>
      </w:r>
      <w:r>
        <w:rPr>
          <w:rFonts w:hint="cs"/>
          <w:rtl/>
        </w:rPr>
        <w:t xml:space="preserve">מחר, אבל תעשה מאמץ. אתה תגיע, ויכול להיות שזה ישנה את דעתם של ביבי ואנשי האוצר, אבל אם לא תגיע אתה תשלם במשך השנים הבאות. ואתה, יאריכו ימיך בטוב ושנותיך בנעימים, אבל ירדו לך כל חודש 700, 800  שקל, ואל תגיד שלא אמרנו לך. </w:t>
      </w:r>
    </w:p>
    <w:p w14:paraId="02B81792" w14:textId="77777777" w:rsidR="00000000" w:rsidRDefault="007C71EE">
      <w:pPr>
        <w:pStyle w:val="a"/>
        <w:rPr>
          <w:rFonts w:hint="cs"/>
          <w:rtl/>
        </w:rPr>
      </w:pPr>
    </w:p>
    <w:p w14:paraId="6B6CDD3B" w14:textId="77777777" w:rsidR="00000000" w:rsidRDefault="007C71EE">
      <w:pPr>
        <w:pStyle w:val="a"/>
        <w:rPr>
          <w:rFonts w:hint="cs"/>
          <w:rtl/>
        </w:rPr>
      </w:pPr>
      <w:r>
        <w:rPr>
          <w:rFonts w:hint="cs"/>
          <w:rtl/>
        </w:rPr>
        <w:t>אדוני היושב-ראש, אני רוצה, ברשותך,</w:t>
      </w:r>
      <w:r>
        <w:rPr>
          <w:rFonts w:hint="cs"/>
          <w:rtl/>
        </w:rPr>
        <w:t xml:space="preserve"> לעבור לכמה נושאים אחרים. יש כמה נושאים, אבל אני אחפש את החשוב ביותר בהם, כרגע. חבר הכנסת ד"ר טיבי עוסק בנושא הבריאות - אני אדבר על נושא הבריאות. </w:t>
      </w:r>
    </w:p>
    <w:p w14:paraId="4A700C2F" w14:textId="77777777" w:rsidR="00000000" w:rsidRDefault="007C71EE">
      <w:pPr>
        <w:pStyle w:val="a"/>
        <w:rPr>
          <w:rFonts w:hint="cs"/>
          <w:rtl/>
        </w:rPr>
      </w:pPr>
    </w:p>
    <w:p w14:paraId="47903945" w14:textId="77777777" w:rsidR="00000000" w:rsidRDefault="007C71EE">
      <w:pPr>
        <w:pStyle w:val="a"/>
        <w:rPr>
          <w:rFonts w:hint="cs"/>
          <w:rtl/>
        </w:rPr>
      </w:pPr>
      <w:r>
        <w:rPr>
          <w:rFonts w:hint="cs"/>
          <w:rtl/>
        </w:rPr>
        <w:t>תראה, אדוני היושב-ראש, בשנת 1995, כשנכנס לתוקף חוק ביטוח בריאות ממלכתי,  ההוצאה הלאומית לכל אזרח במדינת ישרא</w:t>
      </w:r>
      <w:r>
        <w:rPr>
          <w:rFonts w:hint="cs"/>
          <w:rtl/>
        </w:rPr>
        <w:t>ל היתה 3,000-3,100 שקלים. אם אני לא מדייק כאן בכמה עשרות שקלים, אל תתפסו אותי במלה. והיום הגענו להוצאה לאומית של 2,800 שקלים לנפש. המשמעות של זה היא, שבשמונה, תשע השנים מאז נכנס החוק לתוקף, בעצם ההוצאה הלאומית לכל אזרח במדינת ישראל נומינלית, ירדה ב=300  שק</w:t>
      </w:r>
      <w:r>
        <w:rPr>
          <w:rFonts w:hint="cs"/>
          <w:rtl/>
        </w:rPr>
        <w:t>ל. והרי אנחנו, המחוקקים, קבענו - ואני לא נפל בחלקי, אבל אולי חלק אחר פה - הרי קבעו מס בריאות, כדי שכספי מס בריאות יעברו לחולים ולמי שזקוק להם לתרופות. אבל המדינה קיצצה וקיצצה וקיצצה, ואני לא אחזור על דבריהם של חבר הכנסת חיים רמון וחבר הכנסת סנה, שהיו שרי ה</w:t>
      </w:r>
      <w:r>
        <w:rPr>
          <w:rFonts w:hint="cs"/>
          <w:rtl/>
        </w:rPr>
        <w:t xml:space="preserve">בריאות, לא אחזור על מה שהם אמרו על אנשי האוצר ואיך הם התבטאו נגדם, נגד מה שהם עשו כדי לעקר ולסרס את החוק הזה, אבל הם עיקרו וסירסו אותו. </w:t>
      </w:r>
    </w:p>
    <w:p w14:paraId="02F1EFE0" w14:textId="77777777" w:rsidR="00000000" w:rsidRDefault="007C71EE">
      <w:pPr>
        <w:pStyle w:val="a"/>
        <w:rPr>
          <w:rFonts w:hint="cs"/>
          <w:rtl/>
        </w:rPr>
      </w:pPr>
    </w:p>
    <w:p w14:paraId="168C15C1" w14:textId="77777777" w:rsidR="00000000" w:rsidRDefault="007C71EE">
      <w:pPr>
        <w:pStyle w:val="a"/>
        <w:rPr>
          <w:rFonts w:hint="cs"/>
          <w:rtl/>
        </w:rPr>
      </w:pPr>
      <w:r>
        <w:rPr>
          <w:rFonts w:hint="cs"/>
          <w:rtl/>
        </w:rPr>
        <w:t>אז נוצר מצב, נומינלי, של 300  שקל פחות הוצאה לאומית על חבר הכנסת דהאמשה, עלי, על כל אחד מהחברים היושבים כאן. אם אני רק</w:t>
      </w:r>
      <w:r>
        <w:rPr>
          <w:rFonts w:hint="cs"/>
          <w:rtl/>
        </w:rPr>
        <w:t xml:space="preserve"> מכפיל את 300  השקל ב=6 מיליוני אנשים אזרחי מדינת ישראל, חסרים לי במערכת מיליארד ו=800 מיליון שקל - יש לי גירעון במערכת הבריאות. וזה עצוב. זה עצוב משום שאנשי האוצר השתלטו לנו על הכספים הללו. המחוקק לא התכוון לזה, אבל הם השתלטו בכל מיני טריקים, כפי שאמר חבר</w:t>
      </w:r>
      <w:r>
        <w:rPr>
          <w:rFonts w:hint="cs"/>
          <w:rtl/>
        </w:rPr>
        <w:t xml:space="preserve"> הכנסת חיים רמון, ביריקה על הפרצוף של הדמוקרטיה, ועיקרו וסירסו, כאמור, את החוק הזה, ונוצר מצב שאין היום כספים במערכת הבריאות. ולכן, אנשים היום מתים, רבותי - כן, מתים - משום שאין הפרוטה מצויה בכיסם.</w:t>
      </w:r>
    </w:p>
    <w:p w14:paraId="172B5B7E" w14:textId="77777777" w:rsidR="00000000" w:rsidRDefault="007C71EE">
      <w:pPr>
        <w:pStyle w:val="a"/>
        <w:rPr>
          <w:rFonts w:hint="cs"/>
          <w:rtl/>
        </w:rPr>
      </w:pPr>
    </w:p>
    <w:p w14:paraId="7561BB19" w14:textId="77777777" w:rsidR="00000000" w:rsidRDefault="007C71EE">
      <w:pPr>
        <w:pStyle w:val="a"/>
        <w:rPr>
          <w:rFonts w:hint="cs"/>
          <w:rtl/>
        </w:rPr>
      </w:pPr>
      <w:r>
        <w:rPr>
          <w:rFonts w:hint="cs"/>
          <w:rtl/>
        </w:rPr>
        <w:t>לשמחתי יש אנשים שיש להם כסף ואם הם חס וחלילה חולים, הם יכ</w:t>
      </w:r>
      <w:r>
        <w:rPr>
          <w:rFonts w:hint="cs"/>
          <w:rtl/>
        </w:rPr>
        <w:t>ולים לשלם עבור תרופות יקרות גם 40,000, גם 50,000 וגם 100,000, אבל מי שהפרוטה לא מצויה בכיסו, מה יעשה? חבר הכנסת גפני, מה יעשה אדם שהפרוטה לא מצויה בכיסו והוא צריך תרופה שעולה 45,000 שקל כל חודש? מה הוא יעשה? אני חושב שידידי הטוב הרב גפני היה יחד אתי בתל-הש</w:t>
      </w:r>
      <w:r>
        <w:rPr>
          <w:rFonts w:hint="cs"/>
          <w:rtl/>
        </w:rPr>
        <w:t xml:space="preserve">ומר כשעלתה אשה ושאלה למה נגזר עליה למות - רק מכיוון שאין לה כסף? זו מדינת הרווחה? זו מדינת ישראל? זו התשתית שהקמנו במדינת ישראל כדי לעזור לחלש, לנצרך, לנכה, לגמלאי, לפנסיונר, לנדכא? אנחנו לא צריכים לעזור? לא צריכים לתמוך? לא צריכים לעודד? לא צריכים להבריא </w:t>
      </w:r>
      <w:r>
        <w:rPr>
          <w:rFonts w:hint="cs"/>
          <w:rtl/>
        </w:rPr>
        <w:t>את האנשים הללו? איזה מין חברה יש לנו? איזה מין חברה תהיה לנו אם כך נתנהג אליה?</w:t>
      </w:r>
    </w:p>
    <w:p w14:paraId="4153B57A" w14:textId="77777777" w:rsidR="00000000" w:rsidRDefault="007C71EE">
      <w:pPr>
        <w:pStyle w:val="a"/>
        <w:rPr>
          <w:rFonts w:hint="cs"/>
          <w:rtl/>
        </w:rPr>
      </w:pPr>
    </w:p>
    <w:p w14:paraId="4365EBDA" w14:textId="77777777" w:rsidR="00000000" w:rsidRDefault="007C71EE">
      <w:pPr>
        <w:pStyle w:val="a"/>
        <w:rPr>
          <w:rFonts w:hint="cs"/>
          <w:rtl/>
        </w:rPr>
      </w:pPr>
      <w:r>
        <w:rPr>
          <w:rFonts w:hint="cs"/>
          <w:rtl/>
        </w:rPr>
        <w:t>היות שבנושא בריאות עסקינן, אני אומר שיש נושא שמובא בתוכנית הקלוקלת הזאת והוא מס בריאות לעקרת-הבית. אומרים לי אנשי הליכוד: הורדנו את זה מ=87 ל=70 ובממוצע ישלמו 60.</w:t>
      </w:r>
    </w:p>
    <w:p w14:paraId="3815DE91" w14:textId="77777777" w:rsidR="00000000" w:rsidRDefault="007C71EE">
      <w:pPr>
        <w:pStyle w:val="a"/>
        <w:rPr>
          <w:rFonts w:hint="cs"/>
          <w:rtl/>
        </w:rPr>
      </w:pPr>
    </w:p>
    <w:p w14:paraId="3A082862" w14:textId="77777777" w:rsidR="00000000" w:rsidRDefault="007C71EE">
      <w:pPr>
        <w:pStyle w:val="ac"/>
        <w:rPr>
          <w:rtl/>
        </w:rPr>
      </w:pPr>
      <w:r>
        <w:rPr>
          <w:rFonts w:hint="eastAsia"/>
          <w:rtl/>
        </w:rPr>
        <w:t>אחמד</w:t>
      </w:r>
      <w:r>
        <w:rPr>
          <w:rtl/>
        </w:rPr>
        <w:t xml:space="preserve"> טיבי (ח</w:t>
      </w:r>
      <w:r>
        <w:rPr>
          <w:rtl/>
        </w:rPr>
        <w:t>ד"ש-תע"ל):</w:t>
      </w:r>
    </w:p>
    <w:p w14:paraId="66020AEB" w14:textId="77777777" w:rsidR="00000000" w:rsidRDefault="007C71EE">
      <w:pPr>
        <w:pStyle w:val="a"/>
        <w:rPr>
          <w:rFonts w:hint="cs"/>
          <w:rtl/>
        </w:rPr>
      </w:pPr>
    </w:p>
    <w:p w14:paraId="7769D8F9" w14:textId="77777777" w:rsidR="00000000" w:rsidRDefault="007C71EE">
      <w:pPr>
        <w:pStyle w:val="a"/>
        <w:rPr>
          <w:rFonts w:hint="cs"/>
          <w:rtl/>
        </w:rPr>
      </w:pPr>
      <w:r>
        <w:rPr>
          <w:rFonts w:hint="cs"/>
          <w:rtl/>
        </w:rPr>
        <w:t xml:space="preserve">זה לעג לרש. </w:t>
      </w:r>
    </w:p>
    <w:p w14:paraId="32B5AF1C" w14:textId="77777777" w:rsidR="00000000" w:rsidRDefault="007C71EE">
      <w:pPr>
        <w:pStyle w:val="a"/>
        <w:rPr>
          <w:rFonts w:hint="cs"/>
          <w:rtl/>
        </w:rPr>
      </w:pPr>
    </w:p>
    <w:p w14:paraId="7F0B9950" w14:textId="77777777" w:rsidR="00000000" w:rsidRDefault="007C71EE">
      <w:pPr>
        <w:pStyle w:val="SpeakerCon"/>
        <w:rPr>
          <w:rtl/>
        </w:rPr>
      </w:pPr>
      <w:bookmarkStart w:id="1562" w:name="FS000000493T27_05_2003_16_45_43C"/>
      <w:bookmarkEnd w:id="1562"/>
      <w:r>
        <w:rPr>
          <w:rtl/>
        </w:rPr>
        <w:t>דוד טל (עם אחד):</w:t>
      </w:r>
    </w:p>
    <w:p w14:paraId="7B059196" w14:textId="77777777" w:rsidR="00000000" w:rsidRDefault="007C71EE">
      <w:pPr>
        <w:pStyle w:val="a"/>
        <w:rPr>
          <w:rtl/>
        </w:rPr>
      </w:pPr>
    </w:p>
    <w:p w14:paraId="1FAF2DB1" w14:textId="77777777" w:rsidR="00000000" w:rsidRDefault="007C71EE">
      <w:pPr>
        <w:pStyle w:val="a"/>
        <w:rPr>
          <w:rFonts w:hint="cs"/>
          <w:rtl/>
        </w:rPr>
      </w:pPr>
      <w:r>
        <w:rPr>
          <w:rFonts w:hint="cs"/>
          <w:rtl/>
        </w:rPr>
        <w:t xml:space="preserve">למה עקרת-הבית צריכה לשלם 60 שקלים? מה קרה? מי מת? למה? אתה יודע ממה אני חושש, חבר הכנסת טיבי? אני חושש מכך שיום יבוא ואם הגזירה הזאת תתקבל נראה מחזות מזעזעים. יבואו שוטרים לבתים של עקרות-הבית באישון לילה, יוציאו </w:t>
      </w:r>
      <w:r>
        <w:rPr>
          <w:rFonts w:hint="cs"/>
          <w:rtl/>
        </w:rPr>
        <w:t>אותן מהבית בכוח, ואולי יבואו עם כלבים ואלות, מפני שהן לא שילמו את הכסף הזה חודש, חודשיים, אולי שלושה או ארבעה חודשים, וייקחו אותן לבית-מעצר. מדובר כאן על לא מעט עקרות בית, הרבה מאוד עקרות בית. למה אצלן, אצל אותן עקרות בית שלא משתכרות? הן לא מרוויחות. האוצר</w:t>
      </w:r>
      <w:r>
        <w:rPr>
          <w:rFonts w:hint="cs"/>
          <w:rtl/>
        </w:rPr>
        <w:t xml:space="preserve"> מתנגד כל הזמן להוספת מסים. זה לא מס על החלשים האלה? הוא מפחד למסות את הכספים של השכבות הגבוהות יותר, אבל פה מותר למסות. </w:t>
      </w:r>
    </w:p>
    <w:p w14:paraId="1E789F11" w14:textId="77777777" w:rsidR="00000000" w:rsidRDefault="007C71EE">
      <w:pPr>
        <w:pStyle w:val="a"/>
        <w:rPr>
          <w:rFonts w:hint="cs"/>
          <w:rtl/>
        </w:rPr>
      </w:pPr>
    </w:p>
    <w:p w14:paraId="147B18C2" w14:textId="77777777" w:rsidR="00000000" w:rsidRDefault="007C71EE">
      <w:pPr>
        <w:pStyle w:val="a"/>
        <w:rPr>
          <w:rFonts w:hint="cs"/>
          <w:rtl/>
        </w:rPr>
      </w:pPr>
      <w:r>
        <w:rPr>
          <w:rFonts w:hint="cs"/>
          <w:rtl/>
        </w:rPr>
        <w:t>אני אומר לכם, שמה שיקרה הוא שתיווצר תהום ענקית, תהום פעורה, גם בפערי השכר וגם במדיניות החברתית במדינת ישראל, והתוצאות, לצערי, לא יאחר</w:t>
      </w:r>
      <w:r>
        <w:rPr>
          <w:rFonts w:hint="cs"/>
          <w:rtl/>
        </w:rPr>
        <w:t xml:space="preserve">ו לבוא. תודה רבה, אדוני, אני מודה לך על הזמן הנוסף שהקצבת לי. </w:t>
      </w:r>
    </w:p>
    <w:p w14:paraId="51718C30" w14:textId="77777777" w:rsidR="00000000" w:rsidRDefault="007C71EE">
      <w:pPr>
        <w:pStyle w:val="a"/>
        <w:rPr>
          <w:rFonts w:hint="cs"/>
          <w:rtl/>
        </w:rPr>
      </w:pPr>
    </w:p>
    <w:p w14:paraId="0C1BF2BE" w14:textId="77777777" w:rsidR="00000000" w:rsidRDefault="007C71EE">
      <w:pPr>
        <w:pStyle w:val="ad"/>
        <w:rPr>
          <w:rtl/>
        </w:rPr>
      </w:pPr>
      <w:r>
        <w:rPr>
          <w:rtl/>
        </w:rPr>
        <w:t>היו"ר יולי-יואל אדלשטיין:</w:t>
      </w:r>
    </w:p>
    <w:p w14:paraId="273C2CAE" w14:textId="77777777" w:rsidR="00000000" w:rsidRDefault="007C71EE">
      <w:pPr>
        <w:pStyle w:val="a"/>
        <w:rPr>
          <w:rtl/>
        </w:rPr>
      </w:pPr>
    </w:p>
    <w:p w14:paraId="4A8AD7E4" w14:textId="77777777" w:rsidR="00000000" w:rsidRDefault="007C71EE">
      <w:pPr>
        <w:pStyle w:val="a"/>
        <w:rPr>
          <w:rFonts w:hint="cs"/>
          <w:rtl/>
        </w:rPr>
      </w:pPr>
      <w:r>
        <w:rPr>
          <w:rFonts w:hint="cs"/>
          <w:rtl/>
        </w:rPr>
        <w:t xml:space="preserve">תודה לחבר הכנסת דוד טל. חבר הכנסת עבד-אלמאלכ דהאמשה, ואחריו - חבר הכנסת אחמד טיבי. </w:t>
      </w:r>
    </w:p>
    <w:p w14:paraId="4B892702" w14:textId="77777777" w:rsidR="00000000" w:rsidRDefault="007C71EE">
      <w:pPr>
        <w:pStyle w:val="a"/>
        <w:rPr>
          <w:rFonts w:hint="cs"/>
          <w:rtl/>
        </w:rPr>
      </w:pPr>
    </w:p>
    <w:p w14:paraId="67AA681E" w14:textId="77777777" w:rsidR="00000000" w:rsidRDefault="007C71EE">
      <w:pPr>
        <w:pStyle w:val="Speaker"/>
        <w:rPr>
          <w:rtl/>
        </w:rPr>
      </w:pPr>
      <w:bookmarkStart w:id="1563" w:name="FS000000550T27_05_2003_16_51_18"/>
      <w:bookmarkEnd w:id="1563"/>
      <w:r>
        <w:rPr>
          <w:rFonts w:hint="eastAsia"/>
          <w:rtl/>
        </w:rPr>
        <w:t>עבד</w:t>
      </w:r>
      <w:r>
        <w:rPr>
          <w:rtl/>
        </w:rPr>
        <w:t>-אלמאלכ דהאמשה (רע"ם):</w:t>
      </w:r>
    </w:p>
    <w:p w14:paraId="0F69326C" w14:textId="77777777" w:rsidR="00000000" w:rsidRDefault="007C71EE">
      <w:pPr>
        <w:pStyle w:val="a"/>
        <w:rPr>
          <w:rFonts w:hint="cs"/>
          <w:rtl/>
        </w:rPr>
      </w:pPr>
    </w:p>
    <w:p w14:paraId="51C025CF" w14:textId="77777777" w:rsidR="00000000" w:rsidRDefault="007C71EE">
      <w:pPr>
        <w:pStyle w:val="a"/>
        <w:rPr>
          <w:rFonts w:hint="cs"/>
          <w:rtl/>
        </w:rPr>
      </w:pPr>
      <w:r>
        <w:rPr>
          <w:rFonts w:hint="cs"/>
          <w:rtl/>
        </w:rPr>
        <w:t xml:space="preserve">כבוד היושב-ראש, חברי חברי הכנסת - - - </w:t>
      </w:r>
    </w:p>
    <w:p w14:paraId="53776877" w14:textId="77777777" w:rsidR="00000000" w:rsidRDefault="007C71EE">
      <w:pPr>
        <w:pStyle w:val="a"/>
        <w:rPr>
          <w:rFonts w:hint="cs"/>
          <w:rtl/>
        </w:rPr>
      </w:pPr>
    </w:p>
    <w:p w14:paraId="26EF7725" w14:textId="77777777" w:rsidR="00000000" w:rsidRDefault="007C71EE">
      <w:pPr>
        <w:pStyle w:val="ac"/>
        <w:rPr>
          <w:rtl/>
        </w:rPr>
      </w:pPr>
      <w:r>
        <w:rPr>
          <w:rFonts w:hint="eastAsia"/>
          <w:rtl/>
        </w:rPr>
        <w:t>משה</w:t>
      </w:r>
      <w:r>
        <w:rPr>
          <w:rtl/>
        </w:rPr>
        <w:t xml:space="preserve"> גפני (יהד</w:t>
      </w:r>
      <w:r>
        <w:rPr>
          <w:rtl/>
        </w:rPr>
        <w:t>ות התורה):</w:t>
      </w:r>
    </w:p>
    <w:p w14:paraId="4BBA9F15" w14:textId="77777777" w:rsidR="00000000" w:rsidRDefault="007C71EE">
      <w:pPr>
        <w:pStyle w:val="a"/>
        <w:rPr>
          <w:rFonts w:hint="cs"/>
          <w:rtl/>
        </w:rPr>
      </w:pPr>
    </w:p>
    <w:p w14:paraId="5175BDE6" w14:textId="77777777" w:rsidR="00000000" w:rsidRDefault="007C71EE">
      <w:pPr>
        <w:pStyle w:val="a"/>
        <w:rPr>
          <w:rFonts w:hint="cs"/>
          <w:rtl/>
        </w:rPr>
      </w:pPr>
      <w:r>
        <w:rPr>
          <w:rFonts w:hint="cs"/>
          <w:rtl/>
        </w:rPr>
        <w:t>למה אין שר מהממשלה?</w:t>
      </w:r>
    </w:p>
    <w:p w14:paraId="2D02EF28" w14:textId="77777777" w:rsidR="00000000" w:rsidRDefault="007C71EE">
      <w:pPr>
        <w:pStyle w:val="a"/>
        <w:rPr>
          <w:rFonts w:hint="cs"/>
          <w:rtl/>
        </w:rPr>
      </w:pPr>
    </w:p>
    <w:p w14:paraId="649D99C3" w14:textId="77777777" w:rsidR="00000000" w:rsidRDefault="007C71EE">
      <w:pPr>
        <w:pStyle w:val="ac"/>
        <w:rPr>
          <w:rFonts w:hint="cs"/>
          <w:rtl/>
        </w:rPr>
      </w:pPr>
      <w:r>
        <w:rPr>
          <w:rFonts w:hint="cs"/>
          <w:rtl/>
        </w:rPr>
        <w:t>זאב בוים (הליכוד):</w:t>
      </w:r>
    </w:p>
    <w:p w14:paraId="0D20AB94" w14:textId="77777777" w:rsidR="00000000" w:rsidRDefault="007C71EE">
      <w:pPr>
        <w:pStyle w:val="a"/>
        <w:rPr>
          <w:rFonts w:hint="eastAsia"/>
          <w:rtl/>
        </w:rPr>
      </w:pPr>
    </w:p>
    <w:p w14:paraId="39630929" w14:textId="77777777" w:rsidR="00000000" w:rsidRDefault="007C71EE">
      <w:pPr>
        <w:pStyle w:val="a"/>
        <w:rPr>
          <w:rFonts w:hint="cs"/>
          <w:rtl/>
        </w:rPr>
      </w:pPr>
      <w:r>
        <w:rPr>
          <w:rFonts w:hint="cs"/>
          <w:rtl/>
        </w:rPr>
        <w:t xml:space="preserve">יש נציג מהממשלה. </w:t>
      </w:r>
    </w:p>
    <w:p w14:paraId="27632CCF" w14:textId="77777777" w:rsidR="00000000" w:rsidRDefault="007C71EE">
      <w:pPr>
        <w:pStyle w:val="a"/>
        <w:rPr>
          <w:rFonts w:hint="cs"/>
          <w:rtl/>
        </w:rPr>
      </w:pPr>
    </w:p>
    <w:p w14:paraId="22BABC8B" w14:textId="77777777" w:rsidR="00000000" w:rsidRDefault="007C71EE">
      <w:pPr>
        <w:pStyle w:val="SpeakerCon"/>
        <w:rPr>
          <w:rtl/>
        </w:rPr>
      </w:pPr>
      <w:bookmarkStart w:id="1564" w:name="FS000000550T27_05_2003_16_52_08C"/>
      <w:bookmarkEnd w:id="1564"/>
      <w:r>
        <w:rPr>
          <w:rtl/>
        </w:rPr>
        <w:t>עבד-אלמאלכ דהאמשה (רע"ם):</w:t>
      </w:r>
    </w:p>
    <w:p w14:paraId="70DFF4F0" w14:textId="77777777" w:rsidR="00000000" w:rsidRDefault="007C71EE">
      <w:pPr>
        <w:pStyle w:val="a"/>
        <w:rPr>
          <w:rtl/>
        </w:rPr>
      </w:pPr>
    </w:p>
    <w:p w14:paraId="5AC49039" w14:textId="77777777" w:rsidR="00000000" w:rsidRDefault="007C71EE">
      <w:pPr>
        <w:pStyle w:val="a"/>
        <w:rPr>
          <w:rFonts w:hint="cs"/>
          <w:rtl/>
        </w:rPr>
      </w:pPr>
      <w:r>
        <w:rPr>
          <w:rFonts w:hint="cs"/>
          <w:rtl/>
        </w:rPr>
        <w:t xml:space="preserve">עם כל הכבוד לסגן השר, הנמצא באולם המליאה, שמתי לב גם בהתחלה לעניין הזה. </w:t>
      </w:r>
    </w:p>
    <w:p w14:paraId="41DDD06B" w14:textId="77777777" w:rsidR="00000000" w:rsidRDefault="007C71EE">
      <w:pPr>
        <w:pStyle w:val="a"/>
        <w:rPr>
          <w:rFonts w:hint="cs"/>
          <w:rtl/>
        </w:rPr>
      </w:pPr>
    </w:p>
    <w:p w14:paraId="7591806B" w14:textId="77777777" w:rsidR="00000000" w:rsidRDefault="007C71EE">
      <w:pPr>
        <w:pStyle w:val="ac"/>
        <w:rPr>
          <w:rtl/>
        </w:rPr>
      </w:pPr>
      <w:r>
        <w:rPr>
          <w:rFonts w:hint="eastAsia"/>
          <w:rtl/>
        </w:rPr>
        <w:t>משה</w:t>
      </w:r>
      <w:r>
        <w:rPr>
          <w:rtl/>
        </w:rPr>
        <w:t xml:space="preserve"> גפני (יהדות התורה):</w:t>
      </w:r>
    </w:p>
    <w:p w14:paraId="69F88A1F" w14:textId="77777777" w:rsidR="00000000" w:rsidRDefault="007C71EE">
      <w:pPr>
        <w:pStyle w:val="a"/>
        <w:rPr>
          <w:rFonts w:hint="cs"/>
          <w:rtl/>
        </w:rPr>
      </w:pPr>
    </w:p>
    <w:p w14:paraId="7ED7ADD6" w14:textId="77777777" w:rsidR="00000000" w:rsidRDefault="007C71EE">
      <w:pPr>
        <w:pStyle w:val="a"/>
        <w:rPr>
          <w:rFonts w:hint="cs"/>
          <w:rtl/>
        </w:rPr>
      </w:pPr>
      <w:r>
        <w:rPr>
          <w:rFonts w:hint="cs"/>
          <w:rtl/>
        </w:rPr>
        <w:t>אולי נבחר אותו עכשיו לשר?</w:t>
      </w:r>
    </w:p>
    <w:p w14:paraId="3334DE22" w14:textId="77777777" w:rsidR="00000000" w:rsidRDefault="007C71EE">
      <w:pPr>
        <w:pStyle w:val="a"/>
        <w:rPr>
          <w:rFonts w:hint="cs"/>
          <w:rtl/>
        </w:rPr>
      </w:pPr>
    </w:p>
    <w:p w14:paraId="0E3A8DB4" w14:textId="77777777" w:rsidR="00000000" w:rsidRDefault="007C71EE">
      <w:pPr>
        <w:pStyle w:val="SpeakerCon"/>
        <w:rPr>
          <w:rtl/>
        </w:rPr>
      </w:pPr>
      <w:bookmarkStart w:id="1565" w:name="FS000000550T27_05_2003_16_52_40C"/>
      <w:bookmarkEnd w:id="1565"/>
      <w:r>
        <w:rPr>
          <w:rtl/>
        </w:rPr>
        <w:t>עבד-אלמאלכ דהאמשה (רע"ם):</w:t>
      </w:r>
    </w:p>
    <w:p w14:paraId="775AF393" w14:textId="77777777" w:rsidR="00000000" w:rsidRDefault="007C71EE">
      <w:pPr>
        <w:pStyle w:val="a"/>
        <w:rPr>
          <w:rtl/>
        </w:rPr>
      </w:pPr>
    </w:p>
    <w:p w14:paraId="773F4FA7" w14:textId="77777777" w:rsidR="00000000" w:rsidRDefault="007C71EE">
      <w:pPr>
        <w:pStyle w:val="a"/>
        <w:rPr>
          <w:rFonts w:hint="cs"/>
          <w:rtl/>
        </w:rPr>
      </w:pPr>
      <w:r>
        <w:rPr>
          <w:rFonts w:hint="cs"/>
          <w:rtl/>
        </w:rPr>
        <w:t xml:space="preserve">אני </w:t>
      </w:r>
      <w:r>
        <w:rPr>
          <w:rFonts w:hint="cs"/>
          <w:rtl/>
        </w:rPr>
        <w:t>לא יודע אם הוא יושב עכשיו באמת על תקן של מייצג הממשלה. אם כך, נפנה את הדברים אליך, ואתה אמור להעביר את זה.</w:t>
      </w:r>
    </w:p>
    <w:p w14:paraId="52DFA03E" w14:textId="77777777" w:rsidR="00000000" w:rsidRDefault="007C71EE">
      <w:pPr>
        <w:pStyle w:val="a"/>
        <w:rPr>
          <w:rFonts w:hint="cs"/>
          <w:rtl/>
        </w:rPr>
      </w:pPr>
    </w:p>
    <w:p w14:paraId="68135DFC" w14:textId="77777777" w:rsidR="00000000" w:rsidRDefault="007C71EE">
      <w:pPr>
        <w:pStyle w:val="ac"/>
        <w:rPr>
          <w:rFonts w:hint="cs"/>
          <w:rtl/>
        </w:rPr>
      </w:pPr>
      <w:r>
        <w:rPr>
          <w:rFonts w:hint="cs"/>
          <w:rtl/>
        </w:rPr>
        <w:t>זאב בוים (הליכוד):</w:t>
      </w:r>
    </w:p>
    <w:p w14:paraId="4A09893A" w14:textId="77777777" w:rsidR="00000000" w:rsidRDefault="007C71EE">
      <w:pPr>
        <w:pStyle w:val="a"/>
        <w:rPr>
          <w:rFonts w:hint="cs"/>
          <w:rtl/>
        </w:rPr>
      </w:pPr>
    </w:p>
    <w:p w14:paraId="6AE2597F" w14:textId="77777777" w:rsidR="00000000" w:rsidRDefault="007C71EE">
      <w:pPr>
        <w:pStyle w:val="a"/>
        <w:rPr>
          <w:rFonts w:hint="cs"/>
          <w:rtl/>
        </w:rPr>
      </w:pPr>
      <w:r>
        <w:rPr>
          <w:rFonts w:hint="cs"/>
          <w:rtl/>
        </w:rPr>
        <w:t>אני יושב על תקן של מייצג.</w:t>
      </w:r>
      <w:r>
        <w:rPr>
          <w:rFonts w:hint="cs"/>
        </w:rPr>
        <w:t xml:space="preserve"> </w:t>
      </w:r>
    </w:p>
    <w:p w14:paraId="08905EC4" w14:textId="77777777" w:rsidR="00000000" w:rsidRDefault="007C71EE">
      <w:pPr>
        <w:pStyle w:val="SpeakerCon"/>
        <w:rPr>
          <w:rFonts w:hint="cs"/>
          <w:rtl/>
        </w:rPr>
      </w:pPr>
      <w:bookmarkStart w:id="1566" w:name="FS000000550T27_05_2003_16_54_19C"/>
      <w:bookmarkEnd w:id="1566"/>
    </w:p>
    <w:p w14:paraId="259041F9" w14:textId="77777777" w:rsidR="00000000" w:rsidRDefault="007C71EE">
      <w:pPr>
        <w:pStyle w:val="SpeakerCon"/>
        <w:rPr>
          <w:rtl/>
        </w:rPr>
      </w:pPr>
      <w:r>
        <w:rPr>
          <w:rtl/>
        </w:rPr>
        <w:t>עבד-אלמאלכ דהאמשה (רע"ם):</w:t>
      </w:r>
    </w:p>
    <w:p w14:paraId="2A3FACD9" w14:textId="77777777" w:rsidR="00000000" w:rsidRDefault="007C71EE">
      <w:pPr>
        <w:pStyle w:val="a"/>
        <w:rPr>
          <w:rtl/>
        </w:rPr>
      </w:pPr>
    </w:p>
    <w:p w14:paraId="67D6CDEE" w14:textId="77777777" w:rsidR="00000000" w:rsidRDefault="007C71EE">
      <w:pPr>
        <w:pStyle w:val="a"/>
        <w:rPr>
          <w:rFonts w:hint="cs"/>
          <w:rtl/>
        </w:rPr>
      </w:pPr>
      <w:r>
        <w:rPr>
          <w:rFonts w:hint="cs"/>
          <w:rtl/>
        </w:rPr>
        <w:t>אדוני סגן השר, פעם היתה לליכוד תדמית של מפלגה חברתית, מפלגה שעוזרת לעם, מ</w:t>
      </w:r>
      <w:r>
        <w:rPr>
          <w:rFonts w:hint="cs"/>
          <w:rtl/>
        </w:rPr>
        <w:t xml:space="preserve">פלגה שבתוך ההמונים יש לה יסודות חזקים. מי שעזר לעשות את זה היה אחד המייסדים, ראש הממשלה לשעבר מנחם בגין. אגב, הרבה מתגעגעים עכשיו לימים של מנחם בגין, לא רק בעניין החברתי אלא בהרבה עניינים נוספים </w:t>
      </w:r>
      <w:r>
        <w:rPr>
          <w:rtl/>
        </w:rPr>
        <w:t>–</w:t>
      </w:r>
      <w:r>
        <w:rPr>
          <w:rFonts w:hint="cs"/>
          <w:rtl/>
        </w:rPr>
        <w:t xml:space="preserve"> בעניין היושר, בעניין אמירת האמת. כנראה הדברים האלה כל כך חס</w:t>
      </w:r>
      <w:r>
        <w:rPr>
          <w:rFonts w:hint="cs"/>
          <w:rtl/>
        </w:rPr>
        <w:t xml:space="preserve">רים היום. </w:t>
      </w:r>
    </w:p>
    <w:p w14:paraId="36A72024" w14:textId="77777777" w:rsidR="00000000" w:rsidRDefault="007C71EE">
      <w:pPr>
        <w:pStyle w:val="a"/>
        <w:rPr>
          <w:rFonts w:hint="cs"/>
          <w:rtl/>
        </w:rPr>
      </w:pPr>
    </w:p>
    <w:p w14:paraId="4488E882" w14:textId="77777777" w:rsidR="00000000" w:rsidRDefault="007C71EE">
      <w:pPr>
        <w:pStyle w:val="ac"/>
        <w:rPr>
          <w:rFonts w:hint="cs"/>
          <w:rtl/>
        </w:rPr>
      </w:pPr>
      <w:r>
        <w:rPr>
          <w:rFonts w:hint="cs"/>
          <w:rtl/>
        </w:rPr>
        <w:t>זאב בוים (הליכוד):</w:t>
      </w:r>
    </w:p>
    <w:p w14:paraId="534C9E7D" w14:textId="77777777" w:rsidR="00000000" w:rsidRDefault="007C71EE">
      <w:pPr>
        <w:pStyle w:val="a"/>
        <w:rPr>
          <w:rFonts w:hint="cs"/>
          <w:rtl/>
        </w:rPr>
      </w:pPr>
    </w:p>
    <w:p w14:paraId="3D690464" w14:textId="77777777" w:rsidR="00000000" w:rsidRDefault="007C71EE">
      <w:pPr>
        <w:pStyle w:val="a"/>
        <w:rPr>
          <w:rFonts w:hint="cs"/>
          <w:rtl/>
        </w:rPr>
      </w:pPr>
      <w:r>
        <w:rPr>
          <w:rFonts w:hint="cs"/>
          <w:rtl/>
        </w:rPr>
        <w:t xml:space="preserve">אני משוכנע שאם ראש הממשלה המנוח בגין היה חי, הוא היה זוכה למטח חצים ממך בלי בעיות. </w:t>
      </w:r>
    </w:p>
    <w:p w14:paraId="00DA4826" w14:textId="77777777" w:rsidR="00000000" w:rsidRDefault="007C71EE">
      <w:pPr>
        <w:pStyle w:val="a"/>
        <w:rPr>
          <w:rFonts w:hint="cs"/>
          <w:rtl/>
        </w:rPr>
      </w:pPr>
    </w:p>
    <w:p w14:paraId="510E88C9" w14:textId="77777777" w:rsidR="00000000" w:rsidRDefault="007C71EE">
      <w:pPr>
        <w:pStyle w:val="SpeakerCon"/>
        <w:rPr>
          <w:rtl/>
        </w:rPr>
      </w:pPr>
      <w:bookmarkStart w:id="1567" w:name="FS000000550T27_05_2003_16_56_21C"/>
      <w:bookmarkEnd w:id="1567"/>
    </w:p>
    <w:p w14:paraId="35A25C97" w14:textId="77777777" w:rsidR="00000000" w:rsidRDefault="007C71EE">
      <w:pPr>
        <w:pStyle w:val="SpeakerCon"/>
        <w:rPr>
          <w:rtl/>
        </w:rPr>
      </w:pPr>
      <w:r>
        <w:rPr>
          <w:rtl/>
        </w:rPr>
        <w:t>עבד-אלמאלכ דהאמשה (רע"ם):</w:t>
      </w:r>
    </w:p>
    <w:p w14:paraId="30C6DC6E" w14:textId="77777777" w:rsidR="00000000" w:rsidRDefault="007C71EE">
      <w:pPr>
        <w:pStyle w:val="a"/>
        <w:rPr>
          <w:rtl/>
        </w:rPr>
      </w:pPr>
    </w:p>
    <w:p w14:paraId="58033E0D" w14:textId="77777777" w:rsidR="00000000" w:rsidRDefault="007C71EE">
      <w:pPr>
        <w:pStyle w:val="a"/>
        <w:rPr>
          <w:rFonts w:hint="cs"/>
          <w:rtl/>
        </w:rPr>
      </w:pPr>
      <w:r>
        <w:rPr>
          <w:rFonts w:hint="cs"/>
          <w:rtl/>
        </w:rPr>
        <w:t xml:space="preserve">תלוי במעשים שלו. אני זוכר לו  את המעשים הטובים וגם את המעשים הרעים. אין לי בעיה. אני זוכר לו שבבית הזה הוא יזם </w:t>
      </w:r>
      <w:r>
        <w:rPr>
          <w:rFonts w:hint="cs"/>
          <w:rtl/>
        </w:rPr>
        <w:t xml:space="preserve">את ביטול הממשל הצבאי והיתה על זה הצבעה. אני לא יודע אם הוא עשה את זה לשם אחיזת עיני העם, אבל זה ייאמר לזכותו. מפלגת העבודה וגם חברי כנסת אחרים הכשילו את ההצעה. היה לו גם צד אחר, אבל אני התחלתי בדברים החיוביים, אל תעביר אותי לצד השלילי. </w:t>
      </w:r>
    </w:p>
    <w:p w14:paraId="0F706D9D" w14:textId="77777777" w:rsidR="00000000" w:rsidRDefault="007C71EE">
      <w:pPr>
        <w:pStyle w:val="a"/>
        <w:rPr>
          <w:rFonts w:hint="cs"/>
          <w:rtl/>
        </w:rPr>
      </w:pPr>
    </w:p>
    <w:p w14:paraId="6729E14C" w14:textId="77777777" w:rsidR="00000000" w:rsidRDefault="007C71EE">
      <w:pPr>
        <w:pStyle w:val="ac"/>
        <w:rPr>
          <w:rtl/>
        </w:rPr>
      </w:pPr>
      <w:r>
        <w:rPr>
          <w:rFonts w:hint="eastAsia"/>
          <w:rtl/>
        </w:rPr>
        <w:t>משה</w:t>
      </w:r>
      <w:r>
        <w:rPr>
          <w:rtl/>
        </w:rPr>
        <w:t xml:space="preserve"> גפני (יהדות הת</w:t>
      </w:r>
      <w:r>
        <w:rPr>
          <w:rtl/>
        </w:rPr>
        <w:t>ורה):</w:t>
      </w:r>
    </w:p>
    <w:p w14:paraId="4CB50277" w14:textId="77777777" w:rsidR="00000000" w:rsidRDefault="007C71EE">
      <w:pPr>
        <w:pStyle w:val="a"/>
        <w:rPr>
          <w:rFonts w:hint="cs"/>
          <w:rtl/>
        </w:rPr>
      </w:pPr>
    </w:p>
    <w:p w14:paraId="572C719C" w14:textId="77777777" w:rsidR="00000000" w:rsidRDefault="007C71EE">
      <w:pPr>
        <w:pStyle w:val="a"/>
        <w:rPr>
          <w:rFonts w:hint="cs"/>
          <w:rtl/>
        </w:rPr>
      </w:pPr>
      <w:r>
        <w:rPr>
          <w:rFonts w:hint="cs"/>
          <w:rtl/>
        </w:rPr>
        <w:t>מה אתה אומר על זה שראש הממשלה הנוכחי אמר שאנחנו כובשים?</w:t>
      </w:r>
    </w:p>
    <w:p w14:paraId="5F0F5A77" w14:textId="77777777" w:rsidR="00000000" w:rsidRDefault="007C71EE">
      <w:pPr>
        <w:pStyle w:val="a"/>
        <w:rPr>
          <w:rFonts w:hint="cs"/>
          <w:rtl/>
        </w:rPr>
      </w:pPr>
    </w:p>
    <w:p w14:paraId="6B0E7D8A" w14:textId="77777777" w:rsidR="00000000" w:rsidRDefault="007C71EE">
      <w:pPr>
        <w:pStyle w:val="SpeakerCon"/>
        <w:rPr>
          <w:rtl/>
        </w:rPr>
      </w:pPr>
      <w:bookmarkStart w:id="1568" w:name="FS000000550T27_05_2003_16_57_55C"/>
      <w:bookmarkEnd w:id="1568"/>
      <w:r>
        <w:rPr>
          <w:rtl/>
        </w:rPr>
        <w:t>עבד-אלמאלכ דהאמשה (רע"ם):</w:t>
      </w:r>
    </w:p>
    <w:p w14:paraId="25F31012" w14:textId="77777777" w:rsidR="00000000" w:rsidRDefault="007C71EE">
      <w:pPr>
        <w:pStyle w:val="a"/>
        <w:rPr>
          <w:rtl/>
        </w:rPr>
      </w:pPr>
    </w:p>
    <w:p w14:paraId="78BC3C9B" w14:textId="77777777" w:rsidR="00000000" w:rsidRDefault="007C71EE">
      <w:pPr>
        <w:pStyle w:val="a"/>
        <w:rPr>
          <w:rFonts w:hint="cs"/>
          <w:rtl/>
        </w:rPr>
      </w:pPr>
      <w:r>
        <w:rPr>
          <w:rFonts w:hint="cs"/>
          <w:rtl/>
        </w:rPr>
        <w:t xml:space="preserve">אתה רוצה להוציא אותי בכלל מסדר-היום שלי? אני אצא, אין לי בעיה. אתה רוצה פוליטיקה? אני אלך לפוליטיקה. </w:t>
      </w:r>
    </w:p>
    <w:p w14:paraId="686DFDBE" w14:textId="77777777" w:rsidR="00000000" w:rsidRDefault="007C71EE">
      <w:pPr>
        <w:pStyle w:val="a"/>
        <w:rPr>
          <w:rFonts w:hint="cs"/>
          <w:rtl/>
        </w:rPr>
      </w:pPr>
    </w:p>
    <w:p w14:paraId="5EAC508B" w14:textId="77777777" w:rsidR="00000000" w:rsidRDefault="007C71EE">
      <w:pPr>
        <w:pStyle w:val="ad"/>
        <w:rPr>
          <w:rtl/>
        </w:rPr>
      </w:pPr>
      <w:r>
        <w:rPr>
          <w:rtl/>
        </w:rPr>
        <w:t>היו"ר יולי-יואל אדלשטיין:</w:t>
      </w:r>
    </w:p>
    <w:p w14:paraId="139ABB44" w14:textId="77777777" w:rsidR="00000000" w:rsidRDefault="007C71EE">
      <w:pPr>
        <w:pStyle w:val="a"/>
        <w:rPr>
          <w:rtl/>
        </w:rPr>
      </w:pPr>
    </w:p>
    <w:p w14:paraId="320EE038" w14:textId="77777777" w:rsidR="00000000" w:rsidRDefault="007C71EE">
      <w:pPr>
        <w:pStyle w:val="a"/>
        <w:rPr>
          <w:rFonts w:hint="cs"/>
          <w:rtl/>
        </w:rPr>
      </w:pPr>
      <w:r>
        <w:rPr>
          <w:rFonts w:hint="cs"/>
          <w:rtl/>
        </w:rPr>
        <w:t xml:space="preserve">אל תלך לפוליטיקה. תישאר עם התוכנית </w:t>
      </w:r>
      <w:r>
        <w:rPr>
          <w:rFonts w:hint="cs"/>
          <w:rtl/>
        </w:rPr>
        <w:t xml:space="preserve">הכלכלית. אני בטוח שזה מה שרצית לעשות. בבקשה. </w:t>
      </w:r>
    </w:p>
    <w:p w14:paraId="7FBC86E0" w14:textId="77777777" w:rsidR="00000000" w:rsidRDefault="007C71EE">
      <w:pPr>
        <w:pStyle w:val="a"/>
        <w:rPr>
          <w:rFonts w:hint="cs"/>
          <w:rtl/>
        </w:rPr>
      </w:pPr>
    </w:p>
    <w:p w14:paraId="7E8F4AF7" w14:textId="77777777" w:rsidR="00000000" w:rsidRDefault="007C71EE">
      <w:pPr>
        <w:pStyle w:val="SpeakerCon"/>
        <w:rPr>
          <w:rtl/>
        </w:rPr>
      </w:pPr>
      <w:bookmarkStart w:id="1569" w:name="FS000000550T27_05_2003_16_58_33C"/>
      <w:bookmarkEnd w:id="1569"/>
      <w:r>
        <w:rPr>
          <w:rtl/>
        </w:rPr>
        <w:t>עבד-אלמאלכ דהאמשה (רע"ם):</w:t>
      </w:r>
    </w:p>
    <w:p w14:paraId="5A3BCEDB" w14:textId="77777777" w:rsidR="00000000" w:rsidRDefault="007C71EE">
      <w:pPr>
        <w:pStyle w:val="a"/>
        <w:rPr>
          <w:rtl/>
        </w:rPr>
      </w:pPr>
    </w:p>
    <w:p w14:paraId="437B7B67" w14:textId="77777777" w:rsidR="00000000" w:rsidRDefault="007C71EE">
      <w:pPr>
        <w:pStyle w:val="a"/>
        <w:rPr>
          <w:rFonts w:hint="cs"/>
          <w:rtl/>
        </w:rPr>
      </w:pPr>
      <w:r>
        <w:rPr>
          <w:rFonts w:hint="cs"/>
          <w:rtl/>
        </w:rPr>
        <w:t xml:space="preserve">אולי בחצי משפט נחזור לזה תוך כדי הדברים. אני אשלב את הערתך, מר גפני. </w:t>
      </w:r>
    </w:p>
    <w:p w14:paraId="733A0212" w14:textId="77777777" w:rsidR="00000000" w:rsidRDefault="007C71EE">
      <w:pPr>
        <w:pStyle w:val="a"/>
        <w:rPr>
          <w:rFonts w:hint="cs"/>
          <w:rtl/>
        </w:rPr>
      </w:pPr>
    </w:p>
    <w:p w14:paraId="136E5CB6" w14:textId="77777777" w:rsidR="00000000" w:rsidRDefault="007C71EE">
      <w:pPr>
        <w:pStyle w:val="a"/>
        <w:rPr>
          <w:rFonts w:hint="cs"/>
          <w:rtl/>
        </w:rPr>
      </w:pPr>
      <w:r>
        <w:rPr>
          <w:rFonts w:hint="cs"/>
          <w:rtl/>
        </w:rPr>
        <w:t>מה נותר היום, במיוחד אם התוכנית הזאת תתקבל כפי שהיא? אני לא רוצה להגיד מדינת רווחה. אני לא אייחס למר בגין מדינת</w:t>
      </w:r>
      <w:r>
        <w:rPr>
          <w:rFonts w:hint="cs"/>
          <w:rtl/>
        </w:rPr>
        <w:t xml:space="preserve"> רווחה אף שהיו לו חלק לא מבוטל ותרומה, אבל מה נותר משיקום שכונות העוני, מהבנייה הציבורית, מאותה תוכנית גדולה שרצתה להוציא את העניים מהקטמונים ומהשכונות הקטנות למינימום שבמינימום של אפשרות דיור? איפה הדיור הציבורי היום? איפה המשכנתאות שהממשלה מימנה פעם? כמה</w:t>
      </w:r>
      <w:r>
        <w:rPr>
          <w:rFonts w:hint="cs"/>
          <w:rtl/>
        </w:rPr>
        <w:t xml:space="preserve"> אנשים נעזרים בהם עכשיו? מה עם עקרות-הבית? תתפלא לשמוע, מר בוים, אבל אני שמעתי את מר בגין פעם אחת לפחות בשידור חי, ברגעי אמת. הייתי סטודנט ונכחתי באיזו אספת בחירות שלו, בקטמונים דווקא. איך הוא פנה אל האנשים, אל העם, אל האנשים הפשוטים. הוא הציג את עצמו כאחד</w:t>
      </w:r>
      <w:r>
        <w:rPr>
          <w:rFonts w:hint="cs"/>
          <w:rtl/>
        </w:rPr>
        <w:t xml:space="preserve"> מהם, ממש נתן להם להרגיש שהוא אחד מהם. </w:t>
      </w:r>
    </w:p>
    <w:p w14:paraId="0BE76273" w14:textId="77777777" w:rsidR="00000000" w:rsidRDefault="007C71EE">
      <w:pPr>
        <w:pStyle w:val="a"/>
        <w:rPr>
          <w:rFonts w:hint="cs"/>
          <w:rtl/>
        </w:rPr>
      </w:pPr>
    </w:p>
    <w:p w14:paraId="46B88F52" w14:textId="77777777" w:rsidR="00000000" w:rsidRDefault="007C71EE">
      <w:pPr>
        <w:pStyle w:val="a"/>
        <w:rPr>
          <w:rFonts w:hint="cs"/>
          <w:rtl/>
        </w:rPr>
      </w:pPr>
      <w:r>
        <w:rPr>
          <w:rFonts w:hint="cs"/>
          <w:rtl/>
        </w:rPr>
        <w:t xml:space="preserve">איך זה נראה עכשיו בתוכנית שאתם מביאים? לעקרות-הבית אתם רוצים לעשות את המוות. פתאום יש עקרות בית ועליהן מכריזים מלחמה. אני לא רוצה לדבר על זכות הפרישה, שעכשיו שבע שנים שלמות נוספות הן תצטרכנה לעבוד כדי לראות את השקל </w:t>
      </w:r>
      <w:r>
        <w:rPr>
          <w:rFonts w:hint="cs"/>
          <w:rtl/>
        </w:rPr>
        <w:t>הראשון של ביטוח לאומי, קצבת זיקנה. עד לרגע זה הן יכלו לפרוש ולקבל קצבת זיקנה בגיל 60. התוכנית שלכם, התוכנית הדרקונית הזאת, שדרוויניזם כלכלי מונח ביסודה, אומרת שהנשים האלה לא תוכלנה לפרוש מעבודה עד גיל 67. אתה יודע, אדוני סגן השר, מה היא תוחלת החיים הממוצעת</w:t>
      </w:r>
      <w:r>
        <w:rPr>
          <w:rFonts w:hint="cs"/>
          <w:rtl/>
        </w:rPr>
        <w:t xml:space="preserve"> של נשים במדינת ישראל? אני אגיד לך </w:t>
      </w:r>
      <w:r>
        <w:rPr>
          <w:rtl/>
        </w:rPr>
        <w:t>–</w:t>
      </w:r>
      <w:r>
        <w:rPr>
          <w:rFonts w:hint="cs"/>
          <w:rtl/>
        </w:rPr>
        <w:t xml:space="preserve"> בין 70 ל=71. כך אנחנו מתייחסים לאמהות? כך אנחנו מתייחסים לנשים שלנו, אלה שהולידו אותנו ואת הדור הבא? ניתן להן רק שלוש-ארבע שנים לחיות כך במנוחה? 67 שנים הן חייבות לעבוד ורק שלוש-ארבע שנים לקראת הסוף הן תוכלנה לנוח ולפרו</w:t>
      </w:r>
      <w:r>
        <w:rPr>
          <w:rFonts w:hint="cs"/>
          <w:rtl/>
        </w:rPr>
        <w:t xml:space="preserve">ש מהעבודה ומהמלאכה? זה מה שיש בתוכנית הזאת, אני לא מביא דברים ממני. </w:t>
      </w:r>
    </w:p>
    <w:p w14:paraId="315F29D0" w14:textId="77777777" w:rsidR="00000000" w:rsidRDefault="007C71EE">
      <w:pPr>
        <w:pStyle w:val="a"/>
        <w:rPr>
          <w:rFonts w:hint="cs"/>
          <w:rtl/>
        </w:rPr>
      </w:pPr>
    </w:p>
    <w:p w14:paraId="2AD3CF0E" w14:textId="77777777" w:rsidR="00000000" w:rsidRDefault="007C71EE">
      <w:pPr>
        <w:pStyle w:val="ac"/>
        <w:rPr>
          <w:rFonts w:hint="cs"/>
          <w:rtl/>
        </w:rPr>
      </w:pPr>
      <w:r>
        <w:rPr>
          <w:rFonts w:hint="cs"/>
          <w:rtl/>
        </w:rPr>
        <w:t>זאב בוים (הליכוד):</w:t>
      </w:r>
    </w:p>
    <w:p w14:paraId="1ABB124C" w14:textId="77777777" w:rsidR="00000000" w:rsidRDefault="007C71EE">
      <w:pPr>
        <w:pStyle w:val="a"/>
        <w:rPr>
          <w:rFonts w:hint="cs"/>
          <w:rtl/>
        </w:rPr>
      </w:pPr>
    </w:p>
    <w:p w14:paraId="15B9A8A8" w14:textId="77777777" w:rsidR="00000000" w:rsidRDefault="007C71EE">
      <w:pPr>
        <w:pStyle w:val="a"/>
        <w:rPr>
          <w:rFonts w:hint="cs"/>
          <w:rtl/>
        </w:rPr>
      </w:pPr>
      <w:r>
        <w:rPr>
          <w:rFonts w:hint="cs"/>
          <w:rtl/>
        </w:rPr>
        <w:t xml:space="preserve">הנתון שלך לא נכון. תוחלת החיים של נשים במדינת ישראל היא 78 שנה. </w:t>
      </w:r>
    </w:p>
    <w:p w14:paraId="0E87ED9B" w14:textId="77777777" w:rsidR="00000000" w:rsidRDefault="007C71EE">
      <w:pPr>
        <w:pStyle w:val="a"/>
        <w:rPr>
          <w:rFonts w:hint="cs"/>
          <w:rtl/>
        </w:rPr>
      </w:pPr>
    </w:p>
    <w:p w14:paraId="0FB30C1C" w14:textId="77777777" w:rsidR="00000000" w:rsidRDefault="007C71EE">
      <w:pPr>
        <w:pStyle w:val="SpeakerCon"/>
        <w:rPr>
          <w:rtl/>
        </w:rPr>
      </w:pPr>
      <w:bookmarkStart w:id="1570" w:name="FS000000550T27_05_2003_17_06_04C"/>
      <w:bookmarkEnd w:id="1570"/>
      <w:r>
        <w:rPr>
          <w:rtl/>
        </w:rPr>
        <w:t>עבד-אלמאלכ דהאמשה (רע"ם):</w:t>
      </w:r>
    </w:p>
    <w:p w14:paraId="62E43582" w14:textId="77777777" w:rsidR="00000000" w:rsidRDefault="007C71EE">
      <w:pPr>
        <w:pStyle w:val="a"/>
        <w:rPr>
          <w:rtl/>
        </w:rPr>
      </w:pPr>
    </w:p>
    <w:p w14:paraId="67E5A3ED" w14:textId="77777777" w:rsidR="00000000" w:rsidRDefault="007C71EE">
      <w:pPr>
        <w:pStyle w:val="a"/>
        <w:rPr>
          <w:rFonts w:hint="cs"/>
          <w:rtl/>
        </w:rPr>
      </w:pPr>
      <w:r>
        <w:rPr>
          <w:rFonts w:hint="cs"/>
          <w:rtl/>
        </w:rPr>
        <w:t>בסדר, 78. זה אומר שנוריד להן שבע שנים?</w:t>
      </w:r>
    </w:p>
    <w:p w14:paraId="6FCEA3EB" w14:textId="77777777" w:rsidR="00000000" w:rsidRDefault="007C71EE">
      <w:pPr>
        <w:pStyle w:val="a"/>
        <w:rPr>
          <w:rFonts w:hint="cs"/>
          <w:rtl/>
        </w:rPr>
      </w:pPr>
    </w:p>
    <w:p w14:paraId="657372FE" w14:textId="77777777" w:rsidR="00000000" w:rsidRDefault="007C71EE">
      <w:pPr>
        <w:pStyle w:val="ac"/>
        <w:rPr>
          <w:rFonts w:hint="cs"/>
          <w:rtl/>
        </w:rPr>
      </w:pPr>
      <w:r>
        <w:rPr>
          <w:rFonts w:hint="cs"/>
          <w:rtl/>
        </w:rPr>
        <w:t>זאב בוים (הליכוד):</w:t>
      </w:r>
    </w:p>
    <w:p w14:paraId="190F6799" w14:textId="77777777" w:rsidR="00000000" w:rsidRDefault="007C71EE">
      <w:pPr>
        <w:pStyle w:val="a"/>
        <w:rPr>
          <w:rFonts w:hint="cs"/>
          <w:rtl/>
        </w:rPr>
      </w:pPr>
    </w:p>
    <w:p w14:paraId="7F060C94" w14:textId="77777777" w:rsidR="00000000" w:rsidRDefault="007C71EE">
      <w:pPr>
        <w:pStyle w:val="a"/>
        <w:rPr>
          <w:rFonts w:hint="cs"/>
          <w:rtl/>
        </w:rPr>
      </w:pPr>
      <w:r>
        <w:rPr>
          <w:rFonts w:hint="cs"/>
          <w:rtl/>
        </w:rPr>
        <w:t>אני רק מתקן נ</w:t>
      </w:r>
      <w:r>
        <w:rPr>
          <w:rFonts w:hint="cs"/>
          <w:rtl/>
        </w:rPr>
        <w:t xml:space="preserve">תון. </w:t>
      </w:r>
    </w:p>
    <w:p w14:paraId="261D8C38" w14:textId="77777777" w:rsidR="00000000" w:rsidRDefault="007C71EE">
      <w:pPr>
        <w:pStyle w:val="a"/>
        <w:rPr>
          <w:rFonts w:hint="cs"/>
          <w:rtl/>
        </w:rPr>
      </w:pPr>
    </w:p>
    <w:p w14:paraId="5698FCF6" w14:textId="77777777" w:rsidR="00000000" w:rsidRDefault="007C71EE">
      <w:pPr>
        <w:pStyle w:val="SpeakerCon"/>
        <w:rPr>
          <w:rtl/>
        </w:rPr>
      </w:pPr>
      <w:bookmarkStart w:id="1571" w:name="FS000000550T27_05_2003_17_06_27C"/>
      <w:bookmarkEnd w:id="1571"/>
      <w:r>
        <w:rPr>
          <w:rtl/>
        </w:rPr>
        <w:t>עבד-אלמאלכ דהאמשה (רע"ם):</w:t>
      </w:r>
    </w:p>
    <w:p w14:paraId="462D412F" w14:textId="77777777" w:rsidR="00000000" w:rsidRDefault="007C71EE">
      <w:pPr>
        <w:pStyle w:val="a"/>
        <w:rPr>
          <w:rtl/>
        </w:rPr>
      </w:pPr>
    </w:p>
    <w:p w14:paraId="512A7D6B" w14:textId="77777777" w:rsidR="00000000" w:rsidRDefault="007C71EE">
      <w:pPr>
        <w:pStyle w:val="a"/>
        <w:rPr>
          <w:rFonts w:hint="cs"/>
          <w:rtl/>
        </w:rPr>
      </w:pPr>
      <w:r>
        <w:rPr>
          <w:rFonts w:hint="cs"/>
          <w:rtl/>
        </w:rPr>
        <w:t>בנתון הזה אני שותף עם מישהו אחר, שנדמה לי שהוא גם יודע. שאלתי אותו כשהוא ניהל את הישיבה והוא אמר שאכן מדובר בגיל 70-71. אם זה 78, גם זו לא סיבה ויש להן עוד כמה שנים טובות בממוצע. זו לא סיבה להטיל עליהן מס בריאות. מס הבריאו</w:t>
      </w:r>
      <w:r>
        <w:rPr>
          <w:rFonts w:hint="cs"/>
          <w:rtl/>
        </w:rPr>
        <w:t xml:space="preserve">ת הזה הפך כנראה להיות מס גולגולת. התרגלנו לקיצוצים ולתוכניות אחרי תוכניות והכול לא עוזר. </w:t>
      </w:r>
    </w:p>
    <w:p w14:paraId="661A4770" w14:textId="77777777" w:rsidR="00000000" w:rsidRDefault="007C71EE">
      <w:pPr>
        <w:pStyle w:val="a"/>
        <w:rPr>
          <w:rFonts w:hint="cs"/>
          <w:rtl/>
        </w:rPr>
      </w:pPr>
    </w:p>
    <w:p w14:paraId="19337E2A" w14:textId="77777777" w:rsidR="00000000" w:rsidRDefault="007C71EE">
      <w:pPr>
        <w:pStyle w:val="a"/>
        <w:rPr>
          <w:rFonts w:hint="cs"/>
          <w:rtl/>
        </w:rPr>
      </w:pPr>
      <w:r>
        <w:rPr>
          <w:rFonts w:hint="cs"/>
          <w:rtl/>
        </w:rPr>
        <w:t>אולי יש עכשיו פתח, בשינוי שעשה אתמול ראש הממשלה, והוא עשה שני שינויים אדירים. הלוואי שהוא עשה את זה ברצינות, ואני לא רוצה להתבדות, חס וחלילה. אני לא רוצה אפילו לפתוח</w:t>
      </w:r>
      <w:r>
        <w:rPr>
          <w:rFonts w:hint="cs"/>
          <w:rtl/>
        </w:rPr>
        <w:t xml:space="preserve"> פה לשטן. אני רוצה להאמין שהוא עושה את זה באמת ובתמים ומאמין בזה. שני שינויים אדירים הוא עשה והוא חזר לריאליה, למציאות. הוא אמר שהוא רואה שיש פה עם פלסטיני, שחי תחת הכיבוש של מדינת ישראל. מר גפני, אני מדבר אליך עכשיו. אמרתי שמר שרון עשה אתמול שני שינויים א</w:t>
      </w:r>
      <w:r>
        <w:rPr>
          <w:rFonts w:hint="cs"/>
          <w:rtl/>
        </w:rPr>
        <w:t xml:space="preserve">דירים בפוליטיקה ובמדיניות שלו. האחד: הוא חזר לריאליה. הוא אומר: אנחנו כובשים ורודים בעם הפלסטיני, ב=3.5 מיליוני אנשים. לא יכול להיות שזה יימשך כך, זה לא טוב ולא נכון. </w:t>
      </w:r>
    </w:p>
    <w:p w14:paraId="677BC901" w14:textId="77777777" w:rsidR="00000000" w:rsidRDefault="007C71EE">
      <w:pPr>
        <w:pStyle w:val="a"/>
        <w:rPr>
          <w:rFonts w:hint="cs"/>
          <w:rtl/>
        </w:rPr>
      </w:pPr>
    </w:p>
    <w:p w14:paraId="12DB0A9A" w14:textId="77777777" w:rsidR="00000000" w:rsidRDefault="007C71EE">
      <w:pPr>
        <w:pStyle w:val="a"/>
        <w:rPr>
          <w:rFonts w:hint="cs"/>
          <w:rtl/>
        </w:rPr>
      </w:pPr>
      <w:r>
        <w:rPr>
          <w:rFonts w:hint="cs"/>
          <w:rtl/>
        </w:rPr>
        <w:t xml:space="preserve">השינוי האדיר השני </w:t>
      </w:r>
      <w:r>
        <w:rPr>
          <w:rtl/>
        </w:rPr>
        <w:t>–</w:t>
      </w:r>
      <w:r>
        <w:rPr>
          <w:rFonts w:hint="cs"/>
          <w:rtl/>
        </w:rPr>
        <w:t xml:space="preserve"> ומר נתניהו חייב להתחשב בזה, כי זה בדיוק סותר את דעתו </w:t>
      </w:r>
      <w:r>
        <w:rPr>
          <w:rtl/>
        </w:rPr>
        <w:t>–</w:t>
      </w:r>
      <w:r>
        <w:rPr>
          <w:rFonts w:hint="cs"/>
          <w:rtl/>
        </w:rPr>
        <w:t xml:space="preserve"> זה שהוא אמר </w:t>
      </w:r>
      <w:r>
        <w:rPr>
          <w:rFonts w:hint="cs"/>
          <w:rtl/>
        </w:rPr>
        <w:t xml:space="preserve">שבלי תוכנית מדינית, אין תוכנית כלכלית. אין סיכוי שהתוכנית הזאת או כל תוכנית אחרת תצליח. לא נצא מהמשבר הכלכלי המייאש הזה, בלי שייפתח צוהר מדיני וייפתח משא-ומתן מדיני עם העם הפלסטיני. גם זה שינוי אדיר. עד עכשיו לא שמענו את זה ממנו. </w:t>
      </w:r>
    </w:p>
    <w:p w14:paraId="7832643F" w14:textId="77777777" w:rsidR="00000000" w:rsidRDefault="007C71EE">
      <w:pPr>
        <w:pStyle w:val="a"/>
        <w:rPr>
          <w:rFonts w:hint="cs"/>
          <w:rtl/>
        </w:rPr>
      </w:pPr>
    </w:p>
    <w:p w14:paraId="403CCED4" w14:textId="77777777" w:rsidR="00000000" w:rsidRDefault="007C71EE">
      <w:pPr>
        <w:pStyle w:val="a"/>
        <w:rPr>
          <w:rFonts w:hint="cs"/>
          <w:rtl/>
        </w:rPr>
      </w:pPr>
      <w:r>
        <w:rPr>
          <w:rFonts w:hint="cs"/>
          <w:rtl/>
        </w:rPr>
        <w:t>שמענו ממר נתניהו, ראש המ</w:t>
      </w:r>
      <w:r>
        <w:rPr>
          <w:rFonts w:hint="cs"/>
          <w:rtl/>
        </w:rPr>
        <w:t xml:space="preserve">משלה השני </w:t>
      </w:r>
      <w:r>
        <w:rPr>
          <w:rtl/>
        </w:rPr>
        <w:t>–</w:t>
      </w:r>
      <w:r>
        <w:rPr>
          <w:rFonts w:hint="cs"/>
          <w:rtl/>
        </w:rPr>
        <w:t xml:space="preserve"> הרי היו כפילויות, מה נעשה? יש לנו ראש ממשלה מדיני, ראש ממשלה כלכלי, אחר כך אני לא יודע איזה ראש ממשלה תמציאו, אם תמשיכו להיות בשלטון. לאחר התוכנית הזאת, אני מבשר לך שלא תאריכו ימים. תאמין לי, אם אתם תעמדו על הראש ואת הגזירות האלה תעבירו כפי שהן</w:t>
      </w:r>
      <w:r>
        <w:rPr>
          <w:rFonts w:hint="cs"/>
          <w:rtl/>
        </w:rPr>
        <w:t xml:space="preserve">, אני יכול לבשר לך ולליכוד כולו, שהממשלה הבאה לא תהיה ממשלת ליכוד. שינוי גם לא תרוויח מזה, אני בטוח, כי שינוי עומדת מאחורי התיאוריה הכלכלית הזאת. </w:t>
      </w:r>
    </w:p>
    <w:p w14:paraId="77D78449" w14:textId="77777777" w:rsidR="00000000" w:rsidRDefault="007C71EE">
      <w:pPr>
        <w:pStyle w:val="a"/>
        <w:rPr>
          <w:rFonts w:hint="cs"/>
          <w:rtl/>
        </w:rPr>
      </w:pPr>
    </w:p>
    <w:p w14:paraId="21FAEC97" w14:textId="77777777" w:rsidR="00000000" w:rsidRDefault="007C71EE">
      <w:pPr>
        <w:pStyle w:val="ac"/>
        <w:rPr>
          <w:rtl/>
        </w:rPr>
      </w:pPr>
      <w:r>
        <w:rPr>
          <w:rtl/>
        </w:rPr>
        <w:t>זאב בוים (הליכוד):</w:t>
      </w:r>
    </w:p>
    <w:p w14:paraId="3253314D" w14:textId="77777777" w:rsidR="00000000" w:rsidRDefault="007C71EE">
      <w:pPr>
        <w:pStyle w:val="a"/>
        <w:rPr>
          <w:rtl/>
        </w:rPr>
      </w:pPr>
    </w:p>
    <w:p w14:paraId="3C9725A6" w14:textId="77777777" w:rsidR="00000000" w:rsidRDefault="007C71EE">
      <w:pPr>
        <w:pStyle w:val="a"/>
        <w:rPr>
          <w:rFonts w:hint="cs"/>
          <w:rtl/>
        </w:rPr>
      </w:pPr>
      <w:r>
        <w:rPr>
          <w:rFonts w:hint="cs"/>
          <w:rtl/>
        </w:rPr>
        <w:t>גפני יהיה ראש הממשלה...</w:t>
      </w:r>
    </w:p>
    <w:p w14:paraId="0D8C2082" w14:textId="77777777" w:rsidR="00000000" w:rsidRDefault="007C71EE">
      <w:pPr>
        <w:pStyle w:val="a"/>
        <w:rPr>
          <w:rFonts w:hint="cs"/>
          <w:rtl/>
        </w:rPr>
      </w:pPr>
    </w:p>
    <w:p w14:paraId="53C7CE7A" w14:textId="77777777" w:rsidR="00000000" w:rsidRDefault="007C71EE">
      <w:pPr>
        <w:pStyle w:val="SpeakerCon"/>
        <w:rPr>
          <w:rtl/>
        </w:rPr>
      </w:pPr>
      <w:bookmarkStart w:id="1572" w:name="FS000000550T27_05_2003_17_09_10"/>
      <w:bookmarkEnd w:id="1572"/>
      <w:r>
        <w:rPr>
          <w:rFonts w:hint="eastAsia"/>
          <w:rtl/>
        </w:rPr>
        <w:t>עבד</w:t>
      </w:r>
      <w:r>
        <w:rPr>
          <w:rtl/>
        </w:rPr>
        <w:t>-אלמאלכ דהאמשה (רע"ם):</w:t>
      </w:r>
    </w:p>
    <w:p w14:paraId="33490174" w14:textId="77777777" w:rsidR="00000000" w:rsidRDefault="007C71EE">
      <w:pPr>
        <w:pStyle w:val="a"/>
        <w:rPr>
          <w:rFonts w:hint="cs"/>
          <w:rtl/>
        </w:rPr>
      </w:pPr>
    </w:p>
    <w:p w14:paraId="12C97E88" w14:textId="77777777" w:rsidR="00000000" w:rsidRDefault="007C71EE">
      <w:pPr>
        <w:pStyle w:val="a"/>
        <w:rPr>
          <w:rFonts w:hint="cs"/>
          <w:rtl/>
        </w:rPr>
      </w:pPr>
      <w:r>
        <w:rPr>
          <w:rFonts w:hint="cs"/>
          <w:rtl/>
        </w:rPr>
        <w:t>הלוואי, למה לא? מה חסר למר גפני? הוא</w:t>
      </w:r>
      <w:r>
        <w:rPr>
          <w:rFonts w:hint="cs"/>
          <w:rtl/>
        </w:rPr>
        <w:t xml:space="preserve"> ירא שמים לפחות, הוא לא יעשה גזירות. זה אדם שמאמין באלוהים. הוא לא ילך אחרי השטן בעיניים עיוורות. </w:t>
      </w:r>
    </w:p>
    <w:p w14:paraId="5707F482" w14:textId="77777777" w:rsidR="00000000" w:rsidRDefault="007C71EE">
      <w:pPr>
        <w:pStyle w:val="a"/>
        <w:rPr>
          <w:rFonts w:hint="cs"/>
          <w:rtl/>
        </w:rPr>
      </w:pPr>
    </w:p>
    <w:p w14:paraId="673BF58B" w14:textId="77777777" w:rsidR="00000000" w:rsidRDefault="007C71EE">
      <w:pPr>
        <w:pStyle w:val="ad"/>
        <w:rPr>
          <w:rtl/>
        </w:rPr>
      </w:pPr>
      <w:r>
        <w:rPr>
          <w:rtl/>
        </w:rPr>
        <w:t>היו"ר יולי-יואל אדלשטיין:</w:t>
      </w:r>
    </w:p>
    <w:p w14:paraId="0247B8EE" w14:textId="77777777" w:rsidR="00000000" w:rsidRDefault="007C71EE">
      <w:pPr>
        <w:pStyle w:val="a"/>
        <w:rPr>
          <w:rtl/>
        </w:rPr>
      </w:pPr>
    </w:p>
    <w:p w14:paraId="148E375D" w14:textId="77777777" w:rsidR="00000000" w:rsidRDefault="007C71EE">
      <w:pPr>
        <w:pStyle w:val="a"/>
        <w:rPr>
          <w:rFonts w:hint="cs"/>
          <w:rtl/>
        </w:rPr>
      </w:pPr>
      <w:r>
        <w:rPr>
          <w:rFonts w:hint="cs"/>
          <w:rtl/>
        </w:rPr>
        <w:t xml:space="preserve">את התומכים הראשונים כבר גייסת, חבר הכנסת גפני. </w:t>
      </w:r>
    </w:p>
    <w:p w14:paraId="2EEEA768" w14:textId="77777777" w:rsidR="00000000" w:rsidRDefault="007C71EE">
      <w:pPr>
        <w:pStyle w:val="a"/>
        <w:rPr>
          <w:rFonts w:hint="cs"/>
          <w:rtl/>
        </w:rPr>
      </w:pPr>
    </w:p>
    <w:p w14:paraId="1499093D" w14:textId="77777777" w:rsidR="00000000" w:rsidRDefault="007C71EE">
      <w:pPr>
        <w:pStyle w:val="ac"/>
        <w:rPr>
          <w:rtl/>
        </w:rPr>
      </w:pPr>
      <w:r>
        <w:rPr>
          <w:rFonts w:hint="eastAsia"/>
          <w:rtl/>
        </w:rPr>
        <w:t>זאב</w:t>
      </w:r>
      <w:r>
        <w:rPr>
          <w:rtl/>
        </w:rPr>
        <w:t xml:space="preserve"> בוים (הליכוד):</w:t>
      </w:r>
    </w:p>
    <w:p w14:paraId="4E043570" w14:textId="77777777" w:rsidR="00000000" w:rsidRDefault="007C71EE">
      <w:pPr>
        <w:pStyle w:val="a"/>
        <w:rPr>
          <w:rFonts w:hint="cs"/>
          <w:rtl/>
        </w:rPr>
      </w:pPr>
    </w:p>
    <w:p w14:paraId="1282E015" w14:textId="77777777" w:rsidR="00000000" w:rsidRDefault="007C71EE">
      <w:pPr>
        <w:pStyle w:val="a"/>
        <w:rPr>
          <w:rFonts w:hint="cs"/>
          <w:rtl/>
        </w:rPr>
      </w:pPr>
      <w:r>
        <w:rPr>
          <w:rFonts w:hint="cs"/>
          <w:rtl/>
        </w:rPr>
        <w:t>חבר הכנסת דהאמשה, אל תמהר, כי גפני הוא חסיד גדול של ארץ-ישרא</w:t>
      </w:r>
      <w:r>
        <w:rPr>
          <w:rFonts w:hint="cs"/>
          <w:rtl/>
        </w:rPr>
        <w:t>ל.</w:t>
      </w:r>
    </w:p>
    <w:p w14:paraId="41DB49AA" w14:textId="77777777" w:rsidR="00000000" w:rsidRDefault="007C71EE">
      <w:pPr>
        <w:pStyle w:val="a"/>
        <w:rPr>
          <w:rFonts w:hint="cs"/>
          <w:rtl/>
        </w:rPr>
      </w:pPr>
    </w:p>
    <w:p w14:paraId="14A5D5E7" w14:textId="77777777" w:rsidR="00000000" w:rsidRDefault="007C71EE">
      <w:pPr>
        <w:pStyle w:val="SpeakerCon"/>
        <w:rPr>
          <w:rtl/>
        </w:rPr>
      </w:pPr>
      <w:bookmarkStart w:id="1573" w:name="FS000000550T27_05_2003_17_10_10C"/>
      <w:bookmarkEnd w:id="1573"/>
      <w:r>
        <w:rPr>
          <w:rtl/>
        </w:rPr>
        <w:t>עבד-אלמאלכ דהאמשה (רע"ם):</w:t>
      </w:r>
    </w:p>
    <w:p w14:paraId="390BBBE9" w14:textId="77777777" w:rsidR="00000000" w:rsidRDefault="007C71EE">
      <w:pPr>
        <w:pStyle w:val="a"/>
        <w:rPr>
          <w:rtl/>
        </w:rPr>
      </w:pPr>
    </w:p>
    <w:p w14:paraId="1234ADF1" w14:textId="77777777" w:rsidR="00000000" w:rsidRDefault="007C71EE">
      <w:pPr>
        <w:pStyle w:val="a"/>
        <w:rPr>
          <w:rFonts w:hint="cs"/>
          <w:rtl/>
        </w:rPr>
      </w:pPr>
      <w:r>
        <w:rPr>
          <w:rFonts w:hint="cs"/>
          <w:rtl/>
        </w:rPr>
        <w:t xml:space="preserve">בסדר, אבל הוא לא חסיד יותר גדול משרון, תאמין לי. שמעת מה שרון אומר? אדוני, יש מציאות, יש ריאליה. מה שכופה את עצמו, זה המציאות. אתה לא מתכוון להיות חסיד גדול יותר משרון בעניין ארץ-ישראל, אני לא מאמין. </w:t>
      </w:r>
    </w:p>
    <w:p w14:paraId="0A01B74B" w14:textId="77777777" w:rsidR="00000000" w:rsidRDefault="007C71EE">
      <w:pPr>
        <w:pStyle w:val="a"/>
        <w:rPr>
          <w:rFonts w:hint="cs"/>
          <w:rtl/>
        </w:rPr>
      </w:pPr>
    </w:p>
    <w:p w14:paraId="7EE16952" w14:textId="77777777" w:rsidR="00000000" w:rsidRDefault="007C71EE">
      <w:pPr>
        <w:pStyle w:val="ac"/>
        <w:rPr>
          <w:rtl/>
        </w:rPr>
      </w:pPr>
    </w:p>
    <w:p w14:paraId="28926E05" w14:textId="77777777" w:rsidR="00000000" w:rsidRDefault="007C71EE">
      <w:pPr>
        <w:pStyle w:val="ac"/>
        <w:rPr>
          <w:rtl/>
        </w:rPr>
      </w:pPr>
      <w:r>
        <w:rPr>
          <w:rFonts w:hint="eastAsia"/>
          <w:rtl/>
        </w:rPr>
        <w:t>משה</w:t>
      </w:r>
      <w:r>
        <w:rPr>
          <w:rtl/>
        </w:rPr>
        <w:t xml:space="preserve"> גפני (יהדות התורה)</w:t>
      </w:r>
      <w:r>
        <w:rPr>
          <w:rtl/>
        </w:rPr>
        <w:t>:</w:t>
      </w:r>
    </w:p>
    <w:p w14:paraId="149379C8" w14:textId="77777777" w:rsidR="00000000" w:rsidRDefault="007C71EE">
      <w:pPr>
        <w:pStyle w:val="a"/>
        <w:rPr>
          <w:rFonts w:hint="cs"/>
          <w:rtl/>
        </w:rPr>
      </w:pPr>
    </w:p>
    <w:p w14:paraId="78B39777" w14:textId="77777777" w:rsidR="00000000" w:rsidRDefault="007C71EE">
      <w:pPr>
        <w:pStyle w:val="a"/>
        <w:rPr>
          <w:rFonts w:hint="cs"/>
          <w:rtl/>
        </w:rPr>
      </w:pPr>
      <w:r>
        <w:rPr>
          <w:rFonts w:hint="cs"/>
          <w:rtl/>
        </w:rPr>
        <w:t xml:space="preserve">חס וחלילה, אני לא מתכוון להתקדם לפני שרון או אחריו. הבעיה שלי אתו היא, שהיום הוא אומר כיבוש - מחר יהיה לו נוח, אז הוא יגיד את ההיפך. הוא עלה להר-הבית, חזר בו - כל רגע זה משהו אחר. </w:t>
      </w:r>
    </w:p>
    <w:p w14:paraId="1CC697B5" w14:textId="77777777" w:rsidR="00000000" w:rsidRDefault="007C71EE">
      <w:pPr>
        <w:pStyle w:val="a"/>
        <w:rPr>
          <w:rFonts w:hint="cs"/>
          <w:rtl/>
        </w:rPr>
      </w:pPr>
    </w:p>
    <w:p w14:paraId="09B6CEC1" w14:textId="77777777" w:rsidR="00000000" w:rsidRDefault="007C71EE">
      <w:pPr>
        <w:pStyle w:val="SpeakerCon"/>
        <w:rPr>
          <w:rtl/>
        </w:rPr>
      </w:pPr>
      <w:bookmarkStart w:id="1574" w:name="FS000000550T27_05_2003_17_11_50C"/>
      <w:bookmarkEnd w:id="1574"/>
      <w:r>
        <w:rPr>
          <w:rtl/>
        </w:rPr>
        <w:t>עבד-אלמאלכ דהאמשה (רע"ם):</w:t>
      </w:r>
    </w:p>
    <w:p w14:paraId="452666FA" w14:textId="77777777" w:rsidR="00000000" w:rsidRDefault="007C71EE">
      <w:pPr>
        <w:pStyle w:val="a"/>
        <w:rPr>
          <w:rtl/>
        </w:rPr>
      </w:pPr>
    </w:p>
    <w:p w14:paraId="6D496CBE" w14:textId="77777777" w:rsidR="00000000" w:rsidRDefault="007C71EE">
      <w:pPr>
        <w:pStyle w:val="a"/>
        <w:rPr>
          <w:rFonts w:hint="cs"/>
          <w:rtl/>
        </w:rPr>
      </w:pPr>
      <w:r>
        <w:rPr>
          <w:rFonts w:hint="cs"/>
          <w:rtl/>
        </w:rPr>
        <w:t xml:space="preserve">אנחנו יודעים איזה חורבן הוא הביא באותו יום. </w:t>
      </w:r>
      <w:r>
        <w:rPr>
          <w:rFonts w:hint="cs"/>
          <w:rtl/>
        </w:rPr>
        <w:t xml:space="preserve">אני הראשון שאמרתי לו לא לעלות. אמרתי לו: אדוני, אתה מביא חורבן. אמרתי לו שהראשון שיפגוש אותו שם יהיה אני, וקיימתי. מר בוים היה שם, אני זוכר את זה, והוא הזכיר לי תוך כדי המערבולת דברים אחרים, לא משנה. </w:t>
      </w:r>
    </w:p>
    <w:p w14:paraId="34DDB2C1" w14:textId="77777777" w:rsidR="00000000" w:rsidRDefault="007C71EE">
      <w:pPr>
        <w:pStyle w:val="a"/>
        <w:rPr>
          <w:rFonts w:hint="cs"/>
          <w:rtl/>
        </w:rPr>
      </w:pPr>
    </w:p>
    <w:p w14:paraId="381F6829" w14:textId="77777777" w:rsidR="00000000" w:rsidRDefault="007C71EE">
      <w:pPr>
        <w:pStyle w:val="ac"/>
        <w:rPr>
          <w:rtl/>
        </w:rPr>
      </w:pPr>
      <w:r>
        <w:rPr>
          <w:rFonts w:hint="eastAsia"/>
          <w:rtl/>
        </w:rPr>
        <w:t>זאב</w:t>
      </w:r>
      <w:r>
        <w:rPr>
          <w:rtl/>
        </w:rPr>
        <w:t xml:space="preserve"> בוים (הליכוד):</w:t>
      </w:r>
    </w:p>
    <w:p w14:paraId="27EBC2C4" w14:textId="77777777" w:rsidR="00000000" w:rsidRDefault="007C71EE">
      <w:pPr>
        <w:pStyle w:val="a"/>
        <w:rPr>
          <w:rFonts w:hint="cs"/>
          <w:rtl/>
        </w:rPr>
      </w:pPr>
    </w:p>
    <w:p w14:paraId="1A9B92D3" w14:textId="77777777" w:rsidR="00000000" w:rsidRDefault="007C71EE">
      <w:pPr>
        <w:pStyle w:val="a"/>
        <w:rPr>
          <w:rFonts w:hint="cs"/>
          <w:rtl/>
        </w:rPr>
      </w:pPr>
      <w:r>
        <w:rPr>
          <w:rFonts w:hint="cs"/>
          <w:rtl/>
        </w:rPr>
        <w:t>חבר הכנסת דהאמשה, שיבחת את ראש הממ</w:t>
      </w:r>
      <w:r>
        <w:rPr>
          <w:rFonts w:hint="cs"/>
          <w:rtl/>
        </w:rPr>
        <w:t xml:space="preserve">שלה שרון, זה חצי המטבע. איפה החצי השני? אני רוצה לשמוע ממך על החצי השני. תקרא לעם הפלסטיני שלך, ואני רוצה לשמוע מה אתה אומר לו. </w:t>
      </w:r>
    </w:p>
    <w:p w14:paraId="5D5C7647" w14:textId="77777777" w:rsidR="00000000" w:rsidRDefault="007C71EE">
      <w:pPr>
        <w:pStyle w:val="a"/>
        <w:rPr>
          <w:rFonts w:hint="cs"/>
          <w:rtl/>
        </w:rPr>
      </w:pPr>
    </w:p>
    <w:p w14:paraId="3F326287" w14:textId="77777777" w:rsidR="00000000" w:rsidRDefault="007C71EE">
      <w:pPr>
        <w:pStyle w:val="ad"/>
        <w:rPr>
          <w:rtl/>
        </w:rPr>
      </w:pPr>
      <w:r>
        <w:rPr>
          <w:rtl/>
        </w:rPr>
        <w:t>היו"ר יולי-יואל אדלשטיין:</w:t>
      </w:r>
    </w:p>
    <w:p w14:paraId="0AFA9BA1" w14:textId="77777777" w:rsidR="00000000" w:rsidRDefault="007C71EE">
      <w:pPr>
        <w:pStyle w:val="a"/>
        <w:rPr>
          <w:rtl/>
        </w:rPr>
      </w:pPr>
    </w:p>
    <w:p w14:paraId="4B312703" w14:textId="77777777" w:rsidR="00000000" w:rsidRDefault="007C71EE">
      <w:pPr>
        <w:pStyle w:val="a"/>
        <w:rPr>
          <w:rFonts w:hint="cs"/>
          <w:rtl/>
        </w:rPr>
      </w:pPr>
      <w:r>
        <w:rPr>
          <w:rFonts w:hint="cs"/>
          <w:rtl/>
        </w:rPr>
        <w:t>יעלה הבא בתור, חבר הכנסת אחמד טיבי, וזה יקרה בעוד חצי דקה. אז אולי תשמע. אדוני, יש לך חצי דקה לסיים</w:t>
      </w:r>
      <w:r>
        <w:rPr>
          <w:rFonts w:hint="cs"/>
          <w:rtl/>
        </w:rPr>
        <w:t xml:space="preserve"> את הנאום. </w:t>
      </w:r>
    </w:p>
    <w:p w14:paraId="37B2686B" w14:textId="77777777" w:rsidR="00000000" w:rsidRDefault="007C71EE">
      <w:pPr>
        <w:pStyle w:val="a"/>
        <w:rPr>
          <w:rFonts w:hint="cs"/>
          <w:rtl/>
        </w:rPr>
      </w:pPr>
    </w:p>
    <w:p w14:paraId="525CB1E7" w14:textId="77777777" w:rsidR="00000000" w:rsidRDefault="007C71EE">
      <w:pPr>
        <w:pStyle w:val="SpeakerCon"/>
        <w:rPr>
          <w:rtl/>
        </w:rPr>
      </w:pPr>
      <w:bookmarkStart w:id="1575" w:name="FS000000550T27_05_2003_17_13_42C"/>
      <w:bookmarkEnd w:id="1575"/>
      <w:r>
        <w:rPr>
          <w:rtl/>
        </w:rPr>
        <w:t>עבד-אלמאלכ דהאמשה (רע"ם):</w:t>
      </w:r>
    </w:p>
    <w:p w14:paraId="4921CD60" w14:textId="77777777" w:rsidR="00000000" w:rsidRDefault="007C71EE">
      <w:pPr>
        <w:pStyle w:val="a"/>
        <w:rPr>
          <w:rtl/>
        </w:rPr>
      </w:pPr>
    </w:p>
    <w:p w14:paraId="30D0A947" w14:textId="77777777" w:rsidR="00000000" w:rsidRDefault="007C71EE">
      <w:pPr>
        <w:pStyle w:val="a"/>
        <w:rPr>
          <w:rFonts w:hint="cs"/>
          <w:rtl/>
        </w:rPr>
      </w:pPr>
      <w:r>
        <w:rPr>
          <w:rFonts w:hint="cs"/>
          <w:rtl/>
        </w:rPr>
        <w:t xml:space="preserve">אני מבקש שהיושב-ראש יהיה קצת רחב לב אתי. אתה ראית שזה דו-שיח. </w:t>
      </w:r>
    </w:p>
    <w:p w14:paraId="4FFAD49F" w14:textId="77777777" w:rsidR="00000000" w:rsidRDefault="007C71EE">
      <w:pPr>
        <w:pStyle w:val="a"/>
        <w:rPr>
          <w:rFonts w:hint="cs"/>
          <w:rtl/>
        </w:rPr>
      </w:pPr>
    </w:p>
    <w:p w14:paraId="64BBAAB5" w14:textId="77777777" w:rsidR="00000000" w:rsidRDefault="007C71EE">
      <w:pPr>
        <w:pStyle w:val="ad"/>
        <w:rPr>
          <w:rtl/>
        </w:rPr>
      </w:pPr>
      <w:r>
        <w:rPr>
          <w:rFonts w:hint="eastAsia"/>
          <w:rtl/>
        </w:rPr>
        <w:t>היו</w:t>
      </w:r>
      <w:r>
        <w:rPr>
          <w:rtl/>
        </w:rPr>
        <w:t>"ר יולי-יואל אדלשטיין:</w:t>
      </w:r>
    </w:p>
    <w:p w14:paraId="0E90BE85" w14:textId="77777777" w:rsidR="00000000" w:rsidRDefault="007C71EE">
      <w:pPr>
        <w:pStyle w:val="a"/>
        <w:rPr>
          <w:rFonts w:hint="cs"/>
          <w:rtl/>
        </w:rPr>
      </w:pPr>
    </w:p>
    <w:p w14:paraId="61E9A2D8" w14:textId="77777777" w:rsidR="00000000" w:rsidRDefault="007C71EE">
      <w:pPr>
        <w:pStyle w:val="a"/>
        <w:rPr>
          <w:rFonts w:hint="cs"/>
          <w:rtl/>
        </w:rPr>
      </w:pPr>
      <w:r>
        <w:rPr>
          <w:rFonts w:hint="cs"/>
          <w:rtl/>
        </w:rPr>
        <w:t xml:space="preserve">אני כבר עשיתי את זה, סמוך עלי. </w:t>
      </w:r>
    </w:p>
    <w:p w14:paraId="5B1930F4" w14:textId="77777777" w:rsidR="00000000" w:rsidRDefault="007C71EE">
      <w:pPr>
        <w:pStyle w:val="a"/>
        <w:rPr>
          <w:rFonts w:hint="cs"/>
          <w:rtl/>
        </w:rPr>
      </w:pPr>
    </w:p>
    <w:p w14:paraId="7077DD79" w14:textId="77777777" w:rsidR="00000000" w:rsidRDefault="007C71EE">
      <w:pPr>
        <w:pStyle w:val="SpeakerCon"/>
        <w:rPr>
          <w:rtl/>
        </w:rPr>
      </w:pPr>
      <w:bookmarkStart w:id="1576" w:name="FS000000550T27_05_2003_17_14_29C"/>
      <w:bookmarkEnd w:id="1576"/>
      <w:r>
        <w:rPr>
          <w:rFonts w:hint="eastAsia"/>
          <w:rtl/>
        </w:rPr>
        <w:t>עבד</w:t>
      </w:r>
      <w:r>
        <w:rPr>
          <w:rtl/>
        </w:rPr>
        <w:t>-אלמאלכ דהאמשה (רע"ם):</w:t>
      </w:r>
    </w:p>
    <w:p w14:paraId="41786D2F" w14:textId="77777777" w:rsidR="00000000" w:rsidRDefault="007C71EE">
      <w:pPr>
        <w:pStyle w:val="a"/>
        <w:rPr>
          <w:rFonts w:hint="cs"/>
          <w:rtl/>
        </w:rPr>
      </w:pPr>
    </w:p>
    <w:p w14:paraId="44017239" w14:textId="77777777" w:rsidR="00000000" w:rsidRDefault="007C71EE">
      <w:pPr>
        <w:pStyle w:val="a"/>
        <w:rPr>
          <w:rFonts w:hint="cs"/>
          <w:rtl/>
        </w:rPr>
      </w:pPr>
      <w:r>
        <w:rPr>
          <w:rFonts w:hint="cs"/>
          <w:rtl/>
        </w:rPr>
        <w:t xml:space="preserve">מר בוים, בכל הכנות והרצינות אני עונה לך שאני בטוח </w:t>
      </w:r>
      <w:r>
        <w:rPr>
          <w:rtl/>
        </w:rPr>
        <w:t>–</w:t>
      </w:r>
      <w:r>
        <w:rPr>
          <w:rFonts w:hint="cs"/>
          <w:rtl/>
        </w:rPr>
        <w:t xml:space="preserve"> כפי שגם ראש ה</w:t>
      </w:r>
      <w:r>
        <w:rPr>
          <w:rFonts w:hint="cs"/>
          <w:rtl/>
        </w:rPr>
        <w:t xml:space="preserve">ממשלה כבר יודע עכשיו אחרי שהתחילו לשבת </w:t>
      </w:r>
      <w:r>
        <w:rPr>
          <w:rtl/>
        </w:rPr>
        <w:t>–</w:t>
      </w:r>
      <w:r>
        <w:rPr>
          <w:rFonts w:hint="cs"/>
          <w:rtl/>
        </w:rPr>
        <w:t xml:space="preserve"> שהעם הפלסטיני רוצה בשלום, רוצה במשא-ומתן מדיני, ורוצה לצאת ממערבולת הדמים ומשפיכות הדמים. הרי העם הפלסטיני סובל פי אלף ממה שסובלים פה, וכל אחד יודע את זה. </w:t>
      </w:r>
    </w:p>
    <w:p w14:paraId="0687DFDC" w14:textId="77777777" w:rsidR="00000000" w:rsidRDefault="007C71EE">
      <w:pPr>
        <w:pStyle w:val="a"/>
        <w:rPr>
          <w:rFonts w:hint="cs"/>
          <w:rtl/>
        </w:rPr>
      </w:pPr>
    </w:p>
    <w:p w14:paraId="25A3A4A9" w14:textId="77777777" w:rsidR="00000000" w:rsidRDefault="007C71EE">
      <w:pPr>
        <w:pStyle w:val="a"/>
        <w:rPr>
          <w:rFonts w:hint="cs"/>
          <w:rtl/>
        </w:rPr>
      </w:pPr>
      <w:r>
        <w:rPr>
          <w:rFonts w:hint="cs"/>
          <w:rtl/>
        </w:rPr>
        <w:t>השאלה היא אם אנחנו ניתן לעם הזה באמת לצאת משפיכות הדמים, א</w:t>
      </w:r>
      <w:r>
        <w:rPr>
          <w:rFonts w:hint="cs"/>
          <w:rtl/>
        </w:rPr>
        <w:t xml:space="preserve">ו שנחזור לתיאוריה הקודמת, שהעם הזה חייב לזחול על הברכיים ולהיכנע לכל התנאים. אם הממשלה הזאת באמת עזבה ונטשה, ואני מקווה לצמיתות, את תיאוריית הורדת העם הפלסטיני על ברכיו וכפיית התנאים עליו, השלום קרוב מאוד. </w:t>
      </w:r>
    </w:p>
    <w:p w14:paraId="11F0A18B" w14:textId="77777777" w:rsidR="00000000" w:rsidRDefault="007C71EE">
      <w:pPr>
        <w:pStyle w:val="a"/>
        <w:rPr>
          <w:rFonts w:hint="cs"/>
          <w:rtl/>
        </w:rPr>
      </w:pPr>
    </w:p>
    <w:p w14:paraId="5772032C" w14:textId="77777777" w:rsidR="00000000" w:rsidRDefault="007C71EE">
      <w:pPr>
        <w:pStyle w:val="a"/>
        <w:rPr>
          <w:rFonts w:hint="cs"/>
          <w:rtl/>
        </w:rPr>
      </w:pPr>
      <w:r>
        <w:rPr>
          <w:rFonts w:hint="cs"/>
          <w:rtl/>
        </w:rPr>
        <w:t>אני רוצה להודות לך, אדוני היושב-ראש. נבצר ממני ל</w:t>
      </w:r>
      <w:r>
        <w:rPr>
          <w:rFonts w:hint="cs"/>
          <w:rtl/>
        </w:rPr>
        <w:t xml:space="preserve">דבר בערבית הפעם. </w:t>
      </w:r>
    </w:p>
    <w:p w14:paraId="4BF0993B" w14:textId="77777777" w:rsidR="00000000" w:rsidRDefault="007C71EE">
      <w:pPr>
        <w:pStyle w:val="a"/>
        <w:rPr>
          <w:rFonts w:hint="cs"/>
          <w:rtl/>
        </w:rPr>
      </w:pPr>
    </w:p>
    <w:p w14:paraId="68335C00" w14:textId="77777777" w:rsidR="00000000" w:rsidRDefault="007C71EE">
      <w:pPr>
        <w:pStyle w:val="ad"/>
        <w:rPr>
          <w:rtl/>
        </w:rPr>
      </w:pPr>
      <w:r>
        <w:rPr>
          <w:rtl/>
        </w:rPr>
        <w:t>היו"ר יולי-יואל אדלשטיין:</w:t>
      </w:r>
    </w:p>
    <w:p w14:paraId="155D579A" w14:textId="77777777" w:rsidR="00000000" w:rsidRDefault="007C71EE">
      <w:pPr>
        <w:pStyle w:val="a"/>
        <w:rPr>
          <w:rtl/>
        </w:rPr>
      </w:pPr>
    </w:p>
    <w:p w14:paraId="38F65C21" w14:textId="77777777" w:rsidR="00000000" w:rsidRDefault="007C71EE">
      <w:pPr>
        <w:pStyle w:val="a"/>
        <w:rPr>
          <w:rFonts w:hint="cs"/>
          <w:rtl/>
        </w:rPr>
      </w:pPr>
      <w:r>
        <w:rPr>
          <w:rFonts w:hint="cs"/>
          <w:rtl/>
        </w:rPr>
        <w:t xml:space="preserve">בפעם הבאה נחשב את הזמן ביחד, ואני אתן לך התרעה. </w:t>
      </w:r>
    </w:p>
    <w:p w14:paraId="5E3925C5" w14:textId="77777777" w:rsidR="00000000" w:rsidRDefault="007C71EE">
      <w:pPr>
        <w:pStyle w:val="a"/>
        <w:rPr>
          <w:rFonts w:hint="cs"/>
          <w:rtl/>
        </w:rPr>
      </w:pPr>
    </w:p>
    <w:p w14:paraId="516AD0DB" w14:textId="77777777" w:rsidR="00000000" w:rsidRDefault="007C71EE">
      <w:pPr>
        <w:pStyle w:val="SpeakerCon"/>
        <w:rPr>
          <w:rtl/>
        </w:rPr>
      </w:pPr>
      <w:bookmarkStart w:id="1577" w:name="FS000000550T27_05_2003_17_19_18C"/>
      <w:bookmarkEnd w:id="1577"/>
      <w:r>
        <w:rPr>
          <w:rtl/>
        </w:rPr>
        <w:t>עבד-אלמאלכ דהאמשה (רע"ם):</w:t>
      </w:r>
    </w:p>
    <w:p w14:paraId="09DB36AE" w14:textId="77777777" w:rsidR="00000000" w:rsidRDefault="007C71EE">
      <w:pPr>
        <w:pStyle w:val="a"/>
        <w:rPr>
          <w:rtl/>
        </w:rPr>
      </w:pPr>
    </w:p>
    <w:p w14:paraId="39CD71E0" w14:textId="77777777" w:rsidR="00000000" w:rsidRDefault="007C71EE">
      <w:pPr>
        <w:pStyle w:val="a"/>
        <w:rPr>
          <w:rFonts w:hint="cs"/>
          <w:rtl/>
        </w:rPr>
      </w:pPr>
      <w:r>
        <w:rPr>
          <w:rFonts w:hint="cs"/>
          <w:rtl/>
        </w:rPr>
        <w:t xml:space="preserve">תרשה לי רק לומר מלה אחת </w:t>
      </w:r>
      <w:r>
        <w:rPr>
          <w:rtl/>
        </w:rPr>
        <w:t>–</w:t>
      </w:r>
      <w:r>
        <w:rPr>
          <w:rFonts w:hint="cs"/>
          <w:rtl/>
        </w:rPr>
        <w:t xml:space="preserve"> אני מזמין את כל התושבים, את כל הנפגעים מהתוכנית הכלכלית, את כל אלה שהתוכנית, האבטלה והעוני מכים בהם, להגיע </w:t>
      </w:r>
      <w:r>
        <w:rPr>
          <w:rFonts w:hint="cs"/>
          <w:rtl/>
        </w:rPr>
        <w:t xml:space="preserve">מחר בשעה 16:30 להפגנה מול "בנייני האומה" בירושלים. </w:t>
      </w:r>
    </w:p>
    <w:p w14:paraId="19966EDA" w14:textId="77777777" w:rsidR="00000000" w:rsidRDefault="007C71EE">
      <w:pPr>
        <w:pStyle w:val="a"/>
        <w:rPr>
          <w:rFonts w:hint="cs"/>
          <w:rtl/>
        </w:rPr>
      </w:pPr>
    </w:p>
    <w:p w14:paraId="3B2757D2" w14:textId="77777777" w:rsidR="00000000" w:rsidRDefault="007C71EE">
      <w:pPr>
        <w:pStyle w:val="a"/>
        <w:rPr>
          <w:rFonts w:hint="cs"/>
          <w:rtl/>
        </w:rPr>
      </w:pPr>
      <w:r>
        <w:rPr>
          <w:rFonts w:hint="cs"/>
          <w:rtl/>
        </w:rPr>
        <w:t xml:space="preserve">ברשותך, אני אגיד את זה גם בערבית לציבור דוברי הערבית. </w:t>
      </w:r>
    </w:p>
    <w:p w14:paraId="6F60D6B9" w14:textId="77777777" w:rsidR="00000000" w:rsidRDefault="007C71EE">
      <w:pPr>
        <w:pStyle w:val="ad"/>
        <w:rPr>
          <w:rFonts w:hint="cs"/>
          <w:rtl/>
        </w:rPr>
      </w:pPr>
    </w:p>
    <w:p w14:paraId="711A6353" w14:textId="77777777" w:rsidR="00000000" w:rsidRDefault="007C71EE">
      <w:pPr>
        <w:pStyle w:val="a"/>
        <w:rPr>
          <w:rFonts w:hint="cs"/>
          <w:rtl/>
        </w:rPr>
      </w:pPr>
    </w:p>
    <w:p w14:paraId="1C616B8E" w14:textId="77777777" w:rsidR="00000000" w:rsidRDefault="007C71EE">
      <w:pPr>
        <w:pStyle w:val="a"/>
        <w:rPr>
          <w:rFonts w:hint="cs"/>
          <w:rtl/>
        </w:rPr>
      </w:pPr>
      <w:r>
        <w:rPr>
          <w:rFonts w:hint="cs"/>
          <w:rtl/>
        </w:rPr>
        <w:t>(נושא דברים בשפה הערבית; להלן תרגומם לעברית:</w:t>
      </w:r>
    </w:p>
    <w:p w14:paraId="6067D890" w14:textId="77777777" w:rsidR="00000000" w:rsidRDefault="007C71EE">
      <w:pPr>
        <w:pStyle w:val="a"/>
        <w:rPr>
          <w:rFonts w:hint="cs"/>
          <w:rtl/>
        </w:rPr>
      </w:pPr>
    </w:p>
    <w:p w14:paraId="0AEBEC13" w14:textId="77777777" w:rsidR="00000000" w:rsidRDefault="007C71EE">
      <w:pPr>
        <w:pStyle w:val="a"/>
        <w:rPr>
          <w:rFonts w:hint="cs"/>
          <w:rtl/>
        </w:rPr>
      </w:pPr>
      <w:r>
        <w:rPr>
          <w:rFonts w:hint="cs"/>
          <w:rtl/>
        </w:rPr>
        <w:t>כל ציבור האחים, כל התושבים, כולם מוזמנים מחר להפגין סמוך לכנסת, פה, ב"בנייני האומה", בכניסה לירושלים</w:t>
      </w:r>
      <w:r>
        <w:rPr>
          <w:rFonts w:hint="cs"/>
          <w:rtl/>
        </w:rPr>
        <w:t xml:space="preserve"> מהצד המערבי. ההפגנה נגד התוכנית הכלכלית הפושעת והכוחנית נגד העם תתקיים בשעה 16:30. ההפגנה מחר אחר הצהריים, פה, בירושלים. תודה רבה.)</w:t>
      </w:r>
    </w:p>
    <w:p w14:paraId="17CC4DA0" w14:textId="77777777" w:rsidR="00000000" w:rsidRDefault="007C71EE">
      <w:pPr>
        <w:pStyle w:val="a"/>
        <w:jc w:val="center"/>
        <w:rPr>
          <w:rFonts w:hint="cs"/>
          <w:b/>
          <w:bCs/>
          <w:rtl/>
        </w:rPr>
      </w:pPr>
    </w:p>
    <w:p w14:paraId="13CAB9DC" w14:textId="77777777" w:rsidR="00000000" w:rsidRDefault="007C71EE">
      <w:pPr>
        <w:pStyle w:val="a"/>
        <w:jc w:val="center"/>
        <w:rPr>
          <w:rFonts w:hint="cs"/>
          <w:b/>
          <w:bCs/>
          <w:rtl/>
        </w:rPr>
      </w:pPr>
    </w:p>
    <w:p w14:paraId="6348F261" w14:textId="77777777" w:rsidR="00000000" w:rsidRDefault="007C71EE">
      <w:pPr>
        <w:pStyle w:val="ad"/>
        <w:rPr>
          <w:rtl/>
        </w:rPr>
      </w:pPr>
      <w:r>
        <w:rPr>
          <w:rtl/>
        </w:rPr>
        <w:t>היו"ר יולי-יואל אדלשטיין:</w:t>
      </w:r>
    </w:p>
    <w:p w14:paraId="00875BB1" w14:textId="77777777" w:rsidR="00000000" w:rsidRDefault="007C71EE">
      <w:pPr>
        <w:pStyle w:val="a"/>
        <w:rPr>
          <w:rtl/>
        </w:rPr>
      </w:pPr>
    </w:p>
    <w:p w14:paraId="63D550B8" w14:textId="77777777" w:rsidR="00000000" w:rsidRDefault="007C71EE">
      <w:pPr>
        <w:pStyle w:val="a"/>
        <w:rPr>
          <w:rFonts w:hint="cs"/>
          <w:rtl/>
        </w:rPr>
      </w:pPr>
      <w:r>
        <w:rPr>
          <w:rFonts w:hint="cs"/>
          <w:rtl/>
        </w:rPr>
        <w:t>תודה רבה לחבר הכנסת דהאמשה. חבר הכנסת אחמד טיבי, אם תרצה לדבר בשתי השפות, אני מבקש לחשב את הזמ</w:t>
      </w:r>
      <w:r>
        <w:rPr>
          <w:rFonts w:hint="cs"/>
          <w:rtl/>
        </w:rPr>
        <w:t xml:space="preserve">ן נכון. </w:t>
      </w:r>
    </w:p>
    <w:p w14:paraId="09867E43" w14:textId="77777777" w:rsidR="00000000" w:rsidRDefault="007C71EE">
      <w:pPr>
        <w:pStyle w:val="a"/>
        <w:rPr>
          <w:rFonts w:hint="cs"/>
          <w:rtl/>
        </w:rPr>
      </w:pPr>
    </w:p>
    <w:p w14:paraId="07A67FFF" w14:textId="77777777" w:rsidR="00000000" w:rsidRDefault="007C71EE">
      <w:pPr>
        <w:pStyle w:val="ac"/>
        <w:rPr>
          <w:rtl/>
        </w:rPr>
      </w:pPr>
      <w:r>
        <w:rPr>
          <w:rFonts w:hint="eastAsia"/>
          <w:rtl/>
        </w:rPr>
        <w:t>זאב</w:t>
      </w:r>
      <w:r>
        <w:rPr>
          <w:rtl/>
        </w:rPr>
        <w:t xml:space="preserve"> בוים (הליכוד):</w:t>
      </w:r>
    </w:p>
    <w:p w14:paraId="19892132" w14:textId="77777777" w:rsidR="00000000" w:rsidRDefault="007C71EE">
      <w:pPr>
        <w:pStyle w:val="a"/>
        <w:rPr>
          <w:rFonts w:hint="cs"/>
          <w:rtl/>
        </w:rPr>
      </w:pPr>
    </w:p>
    <w:p w14:paraId="3CCB408C" w14:textId="77777777" w:rsidR="00000000" w:rsidRDefault="007C71EE">
      <w:pPr>
        <w:pStyle w:val="a"/>
        <w:rPr>
          <w:rFonts w:hint="cs"/>
          <w:rtl/>
        </w:rPr>
      </w:pPr>
      <w:r>
        <w:rPr>
          <w:rFonts w:hint="cs"/>
          <w:rtl/>
        </w:rPr>
        <w:t xml:space="preserve">אם הם בונים על השתתפות ב"בנייני האומה" עקב הרייטינג של ערוץ=33, לא יהיו להם אנשים. </w:t>
      </w:r>
    </w:p>
    <w:p w14:paraId="5C781C57" w14:textId="77777777" w:rsidR="00000000" w:rsidRDefault="007C71EE">
      <w:pPr>
        <w:pStyle w:val="a"/>
        <w:rPr>
          <w:rFonts w:hint="cs"/>
          <w:rtl/>
        </w:rPr>
      </w:pPr>
    </w:p>
    <w:p w14:paraId="06E41B83" w14:textId="77777777" w:rsidR="00000000" w:rsidRDefault="007C71EE">
      <w:pPr>
        <w:pStyle w:val="ad"/>
        <w:rPr>
          <w:rtl/>
        </w:rPr>
      </w:pPr>
      <w:r>
        <w:rPr>
          <w:rtl/>
        </w:rPr>
        <w:t>היו"ר יולי-יואל אדלשטיין:</w:t>
      </w:r>
    </w:p>
    <w:p w14:paraId="78002543" w14:textId="77777777" w:rsidR="00000000" w:rsidRDefault="007C71EE">
      <w:pPr>
        <w:pStyle w:val="a"/>
        <w:rPr>
          <w:rtl/>
        </w:rPr>
      </w:pPr>
    </w:p>
    <w:p w14:paraId="38A26FC7" w14:textId="77777777" w:rsidR="00000000" w:rsidRDefault="007C71EE">
      <w:pPr>
        <w:pStyle w:val="a"/>
        <w:rPr>
          <w:rFonts w:hint="cs"/>
          <w:rtl/>
        </w:rPr>
      </w:pPr>
      <w:r>
        <w:rPr>
          <w:rFonts w:hint="cs"/>
          <w:rtl/>
        </w:rPr>
        <w:t xml:space="preserve">הנושא הזה כבר נדון בעת נאומו של חבר הכנסת טל. </w:t>
      </w:r>
    </w:p>
    <w:p w14:paraId="4AA7099F" w14:textId="77777777" w:rsidR="00000000" w:rsidRDefault="007C71EE">
      <w:pPr>
        <w:pStyle w:val="a"/>
        <w:rPr>
          <w:rtl/>
        </w:rPr>
      </w:pPr>
    </w:p>
    <w:p w14:paraId="0528FAEC" w14:textId="77777777" w:rsidR="00000000" w:rsidRDefault="007C71EE">
      <w:pPr>
        <w:pStyle w:val="a"/>
        <w:rPr>
          <w:rFonts w:hint="cs"/>
          <w:rtl/>
        </w:rPr>
      </w:pPr>
    </w:p>
    <w:p w14:paraId="102EE144" w14:textId="77777777" w:rsidR="00000000" w:rsidRDefault="007C71EE">
      <w:pPr>
        <w:pStyle w:val="ac"/>
        <w:rPr>
          <w:rtl/>
        </w:rPr>
      </w:pPr>
      <w:r>
        <w:rPr>
          <w:rFonts w:hint="eastAsia"/>
          <w:rtl/>
        </w:rPr>
        <w:t>עבד</w:t>
      </w:r>
      <w:r>
        <w:rPr>
          <w:rtl/>
        </w:rPr>
        <w:t>-אלמאלכ דהאמשה (רע"ם):</w:t>
      </w:r>
    </w:p>
    <w:p w14:paraId="7184A3A6" w14:textId="77777777" w:rsidR="00000000" w:rsidRDefault="007C71EE">
      <w:pPr>
        <w:pStyle w:val="a"/>
        <w:rPr>
          <w:rFonts w:hint="cs"/>
          <w:rtl/>
        </w:rPr>
      </w:pPr>
    </w:p>
    <w:p w14:paraId="08870F1E" w14:textId="77777777" w:rsidR="00000000" w:rsidRDefault="007C71EE">
      <w:pPr>
        <w:pStyle w:val="a"/>
        <w:rPr>
          <w:rFonts w:hint="cs"/>
          <w:rtl/>
        </w:rPr>
      </w:pPr>
      <w:r>
        <w:rPr>
          <w:rFonts w:hint="cs"/>
          <w:rtl/>
        </w:rPr>
        <w:t xml:space="preserve">התוכנית תביא את האנשים. </w:t>
      </w:r>
    </w:p>
    <w:p w14:paraId="405BB675" w14:textId="77777777" w:rsidR="00000000" w:rsidRDefault="007C71EE">
      <w:pPr>
        <w:pStyle w:val="a"/>
        <w:rPr>
          <w:rFonts w:hint="cs"/>
          <w:rtl/>
        </w:rPr>
      </w:pPr>
    </w:p>
    <w:p w14:paraId="19738810" w14:textId="77777777" w:rsidR="00000000" w:rsidRDefault="007C71EE">
      <w:pPr>
        <w:pStyle w:val="ad"/>
        <w:rPr>
          <w:rtl/>
        </w:rPr>
      </w:pPr>
      <w:r>
        <w:rPr>
          <w:rtl/>
        </w:rPr>
        <w:t>היו"ר יולי-י</w:t>
      </w:r>
      <w:r>
        <w:rPr>
          <w:rtl/>
        </w:rPr>
        <w:t>ואל אדלשטיין:</w:t>
      </w:r>
    </w:p>
    <w:p w14:paraId="00379453" w14:textId="77777777" w:rsidR="00000000" w:rsidRDefault="007C71EE">
      <w:pPr>
        <w:pStyle w:val="a"/>
        <w:rPr>
          <w:rtl/>
        </w:rPr>
      </w:pPr>
    </w:p>
    <w:p w14:paraId="6F41E4B4" w14:textId="77777777" w:rsidR="00000000" w:rsidRDefault="007C71EE">
      <w:pPr>
        <w:pStyle w:val="a"/>
        <w:rPr>
          <w:rFonts w:hint="cs"/>
          <w:rtl/>
        </w:rPr>
      </w:pPr>
      <w:r>
        <w:rPr>
          <w:rFonts w:hint="cs"/>
          <w:rtl/>
        </w:rPr>
        <w:t xml:space="preserve">חבר הכנסת טיבי, עשר דקות לרשותך. בבקשה, אדוני. </w:t>
      </w:r>
    </w:p>
    <w:p w14:paraId="4DEFC234" w14:textId="77777777" w:rsidR="00000000" w:rsidRDefault="007C71EE">
      <w:pPr>
        <w:pStyle w:val="a"/>
        <w:rPr>
          <w:rFonts w:hint="cs"/>
          <w:rtl/>
        </w:rPr>
      </w:pPr>
    </w:p>
    <w:p w14:paraId="01FA3403" w14:textId="77777777" w:rsidR="00000000" w:rsidRDefault="007C71EE">
      <w:pPr>
        <w:pStyle w:val="Speaker"/>
        <w:rPr>
          <w:rtl/>
        </w:rPr>
      </w:pPr>
      <w:bookmarkStart w:id="1578" w:name="FS000000560T27_05_2003_17_22_42"/>
      <w:bookmarkEnd w:id="1578"/>
      <w:r>
        <w:rPr>
          <w:rFonts w:hint="eastAsia"/>
          <w:rtl/>
        </w:rPr>
        <w:t>אחמד</w:t>
      </w:r>
      <w:r>
        <w:rPr>
          <w:rtl/>
        </w:rPr>
        <w:t xml:space="preserve"> טיבי (חד"ש-תע"ל):</w:t>
      </w:r>
    </w:p>
    <w:p w14:paraId="76AA18E0" w14:textId="77777777" w:rsidR="00000000" w:rsidRDefault="007C71EE">
      <w:pPr>
        <w:pStyle w:val="a"/>
        <w:rPr>
          <w:rFonts w:hint="cs"/>
          <w:rtl/>
        </w:rPr>
      </w:pPr>
    </w:p>
    <w:p w14:paraId="768935A5" w14:textId="77777777" w:rsidR="00000000" w:rsidRDefault="007C71EE">
      <w:pPr>
        <w:pStyle w:val="a"/>
        <w:rPr>
          <w:rFonts w:hint="cs"/>
          <w:rtl/>
        </w:rPr>
      </w:pPr>
      <w:r>
        <w:rPr>
          <w:rFonts w:hint="cs"/>
          <w:rtl/>
        </w:rPr>
        <w:t>אדוני היושב-ראש, רבותי חברי הכנסת, האמת היא שהנאום של ראש הממשלה בפני חברי סיעת הליכוד הנרגשים הוא נאום חשוב.</w:t>
      </w:r>
    </w:p>
    <w:p w14:paraId="08DBFDD8" w14:textId="77777777" w:rsidR="00000000" w:rsidRDefault="007C71EE">
      <w:pPr>
        <w:pStyle w:val="a"/>
        <w:rPr>
          <w:rFonts w:hint="cs"/>
          <w:rtl/>
        </w:rPr>
      </w:pPr>
    </w:p>
    <w:p w14:paraId="7AA60787" w14:textId="77777777" w:rsidR="00000000" w:rsidRDefault="007C71EE">
      <w:pPr>
        <w:pStyle w:val="ac"/>
        <w:rPr>
          <w:rtl/>
        </w:rPr>
      </w:pPr>
      <w:r>
        <w:rPr>
          <w:rFonts w:hint="eastAsia"/>
          <w:rtl/>
        </w:rPr>
        <w:t>זאב</w:t>
      </w:r>
      <w:r>
        <w:rPr>
          <w:rtl/>
        </w:rPr>
        <w:t xml:space="preserve"> בוים (הליכוד):</w:t>
      </w:r>
    </w:p>
    <w:p w14:paraId="4E7BD1DC" w14:textId="77777777" w:rsidR="00000000" w:rsidRDefault="007C71EE">
      <w:pPr>
        <w:pStyle w:val="a"/>
        <w:rPr>
          <w:rFonts w:hint="cs"/>
          <w:rtl/>
        </w:rPr>
      </w:pPr>
    </w:p>
    <w:p w14:paraId="7F2EBCA9" w14:textId="77777777" w:rsidR="00000000" w:rsidRDefault="007C71EE">
      <w:pPr>
        <w:pStyle w:val="a"/>
        <w:rPr>
          <w:rFonts w:hint="cs"/>
          <w:rtl/>
        </w:rPr>
      </w:pPr>
      <w:r>
        <w:rPr>
          <w:rFonts w:hint="cs"/>
          <w:rtl/>
        </w:rPr>
        <w:t>אבל?</w:t>
      </w:r>
    </w:p>
    <w:p w14:paraId="3F089422" w14:textId="77777777" w:rsidR="00000000" w:rsidRDefault="007C71EE">
      <w:pPr>
        <w:pStyle w:val="a"/>
        <w:rPr>
          <w:rFonts w:hint="cs"/>
          <w:rtl/>
        </w:rPr>
      </w:pPr>
    </w:p>
    <w:p w14:paraId="4727B631" w14:textId="77777777" w:rsidR="00000000" w:rsidRDefault="007C71EE">
      <w:pPr>
        <w:pStyle w:val="SpeakerCon"/>
        <w:rPr>
          <w:rtl/>
        </w:rPr>
      </w:pPr>
      <w:bookmarkStart w:id="1579" w:name="FS000000560T27_05_2003_17_23_05C"/>
      <w:bookmarkEnd w:id="1579"/>
      <w:r>
        <w:rPr>
          <w:rtl/>
        </w:rPr>
        <w:t>אחמד טיבי (חד"ש-תע"ל):</w:t>
      </w:r>
    </w:p>
    <w:p w14:paraId="59854779" w14:textId="77777777" w:rsidR="00000000" w:rsidRDefault="007C71EE">
      <w:pPr>
        <w:pStyle w:val="a"/>
        <w:rPr>
          <w:rtl/>
        </w:rPr>
      </w:pPr>
    </w:p>
    <w:p w14:paraId="6913C658" w14:textId="77777777" w:rsidR="00000000" w:rsidRDefault="007C71EE">
      <w:pPr>
        <w:pStyle w:val="a"/>
        <w:rPr>
          <w:rFonts w:hint="cs"/>
          <w:rtl/>
        </w:rPr>
      </w:pPr>
      <w:r>
        <w:rPr>
          <w:rFonts w:hint="cs"/>
          <w:rtl/>
        </w:rPr>
        <w:t>ואני גם</w:t>
      </w:r>
      <w:r>
        <w:rPr>
          <w:rFonts w:hint="cs"/>
          <w:rtl/>
        </w:rPr>
        <w:t xml:space="preserve"> התפעלתי מהכושר הרטורי של אחדים מחברי הסיעה, שהטיחו דברים קשים בראש הממשלה, כאילו הם לא מכירים את ראש הממשלה, כאילו הם לא יודעים מי עומד מולם, שרון א' או שרון ב'; שרון א' או שרון ב' או שרון ג'. </w:t>
      </w:r>
    </w:p>
    <w:p w14:paraId="36AD128F" w14:textId="77777777" w:rsidR="00000000" w:rsidRDefault="007C71EE">
      <w:pPr>
        <w:pStyle w:val="a"/>
        <w:rPr>
          <w:rFonts w:hint="cs"/>
          <w:rtl/>
        </w:rPr>
      </w:pPr>
    </w:p>
    <w:p w14:paraId="28ADC3B4" w14:textId="77777777" w:rsidR="00000000" w:rsidRDefault="007C71EE">
      <w:pPr>
        <w:pStyle w:val="ac"/>
        <w:rPr>
          <w:rtl/>
        </w:rPr>
      </w:pPr>
      <w:r>
        <w:rPr>
          <w:rFonts w:hint="eastAsia"/>
          <w:rtl/>
        </w:rPr>
        <w:t>דוד</w:t>
      </w:r>
      <w:r>
        <w:rPr>
          <w:rtl/>
        </w:rPr>
        <w:t xml:space="preserve"> טל (עם אחד):</w:t>
      </w:r>
    </w:p>
    <w:p w14:paraId="2D399C5F" w14:textId="77777777" w:rsidR="00000000" w:rsidRDefault="007C71EE">
      <w:pPr>
        <w:pStyle w:val="a"/>
        <w:rPr>
          <w:rFonts w:hint="cs"/>
          <w:rtl/>
        </w:rPr>
      </w:pPr>
    </w:p>
    <w:p w14:paraId="1630A309" w14:textId="77777777" w:rsidR="00000000" w:rsidRDefault="007C71EE">
      <w:pPr>
        <w:pStyle w:val="a"/>
        <w:rPr>
          <w:rFonts w:hint="cs"/>
          <w:rtl/>
        </w:rPr>
      </w:pPr>
      <w:r>
        <w:rPr>
          <w:rFonts w:hint="cs"/>
          <w:rtl/>
        </w:rPr>
        <w:t>- - -</w:t>
      </w:r>
    </w:p>
    <w:p w14:paraId="62EB3E6C" w14:textId="77777777" w:rsidR="00000000" w:rsidRDefault="007C71EE">
      <w:pPr>
        <w:pStyle w:val="a"/>
        <w:rPr>
          <w:rFonts w:hint="cs"/>
          <w:rtl/>
        </w:rPr>
      </w:pPr>
    </w:p>
    <w:p w14:paraId="75C6B13D" w14:textId="77777777" w:rsidR="00000000" w:rsidRDefault="007C71EE">
      <w:pPr>
        <w:pStyle w:val="ac"/>
        <w:rPr>
          <w:rtl/>
        </w:rPr>
      </w:pPr>
      <w:r>
        <w:rPr>
          <w:rFonts w:hint="eastAsia"/>
          <w:rtl/>
        </w:rPr>
        <w:t>זאב</w:t>
      </w:r>
      <w:r>
        <w:rPr>
          <w:rtl/>
        </w:rPr>
        <w:t xml:space="preserve"> בוים (הליכוד):</w:t>
      </w:r>
    </w:p>
    <w:p w14:paraId="628A629A" w14:textId="77777777" w:rsidR="00000000" w:rsidRDefault="007C71EE">
      <w:pPr>
        <w:pStyle w:val="a"/>
        <w:rPr>
          <w:rFonts w:hint="cs"/>
          <w:rtl/>
        </w:rPr>
      </w:pPr>
    </w:p>
    <w:p w14:paraId="71F58815" w14:textId="77777777" w:rsidR="00000000" w:rsidRDefault="007C71EE">
      <w:pPr>
        <w:pStyle w:val="a"/>
        <w:rPr>
          <w:rFonts w:hint="cs"/>
          <w:rtl/>
        </w:rPr>
      </w:pPr>
      <w:r>
        <w:rPr>
          <w:rFonts w:hint="cs"/>
          <w:rtl/>
        </w:rPr>
        <w:t>אתה מבין? זאת ה</w:t>
      </w:r>
      <w:r>
        <w:rPr>
          <w:rFonts w:hint="cs"/>
          <w:rtl/>
        </w:rPr>
        <w:t>בעיה - - -</w:t>
      </w:r>
    </w:p>
    <w:p w14:paraId="73727B2C" w14:textId="77777777" w:rsidR="00000000" w:rsidRDefault="007C71EE">
      <w:pPr>
        <w:pStyle w:val="a"/>
        <w:rPr>
          <w:rFonts w:hint="cs"/>
          <w:rtl/>
        </w:rPr>
      </w:pPr>
    </w:p>
    <w:p w14:paraId="09EC3668" w14:textId="77777777" w:rsidR="00000000" w:rsidRDefault="007C71EE">
      <w:pPr>
        <w:pStyle w:val="SpeakerCon"/>
        <w:rPr>
          <w:rFonts w:hint="cs"/>
          <w:rtl/>
        </w:rPr>
      </w:pPr>
      <w:bookmarkStart w:id="1580" w:name="FS000000560T27_05_2003_17_24_53C"/>
      <w:bookmarkEnd w:id="1580"/>
      <w:r>
        <w:rPr>
          <w:rtl/>
        </w:rPr>
        <w:t>אחמד טיבי (חד"ש-תע"ל):</w:t>
      </w:r>
    </w:p>
    <w:p w14:paraId="45EFEB27" w14:textId="77777777" w:rsidR="00000000" w:rsidRDefault="007C71EE">
      <w:pPr>
        <w:pStyle w:val="SpeakerCon"/>
        <w:rPr>
          <w:rFonts w:hint="cs"/>
          <w:rtl/>
        </w:rPr>
      </w:pPr>
    </w:p>
    <w:p w14:paraId="201D19ED" w14:textId="77777777" w:rsidR="00000000" w:rsidRDefault="007C71EE">
      <w:pPr>
        <w:pStyle w:val="a"/>
        <w:rPr>
          <w:rFonts w:hint="cs"/>
          <w:rtl/>
        </w:rPr>
      </w:pPr>
      <w:r>
        <w:rPr>
          <w:rFonts w:hint="cs"/>
          <w:rtl/>
        </w:rPr>
        <w:t>אדוני סגן שר הביטחון, האם זה ראש הממשלה של עיתון "הארץ", שאמר לפנות את שילה ובית-אל, או שמא מדובר בראש הממשלה של ה"ג'רוזלם פוסט", שאמר שלא צריך לפנות את שילה ובית-אל, בהפרש של שישה ימים, אדוני חבר הכנסת גפני. האם מדובר ב</w:t>
      </w:r>
      <w:r>
        <w:rPr>
          <w:rFonts w:hint="cs"/>
          <w:rtl/>
        </w:rPr>
        <w:t xml:space="preserve">ראש הממשלה של סיעת הליכוד אתמול, שאמר שכיבוש זה דבר גרוע, או שמא מדובר בראש הממשלה של ועדת החוץ והביטחון היום, שאמר: לא הובנתי כהלכה, כי היועץ המשפטי הסב את תשומת לבי שמדובר בשטחים שנויים במחלוקת ולא בשטחים כבושים. </w:t>
      </w:r>
    </w:p>
    <w:p w14:paraId="17785C03" w14:textId="77777777" w:rsidR="00000000" w:rsidRDefault="007C71EE">
      <w:pPr>
        <w:pStyle w:val="a"/>
        <w:rPr>
          <w:rFonts w:hint="cs"/>
          <w:rtl/>
        </w:rPr>
      </w:pPr>
    </w:p>
    <w:p w14:paraId="7F6E9A6E" w14:textId="77777777" w:rsidR="00000000" w:rsidRDefault="007C71EE">
      <w:pPr>
        <w:pStyle w:val="a"/>
        <w:rPr>
          <w:rFonts w:hint="cs"/>
          <w:rtl/>
        </w:rPr>
      </w:pPr>
      <w:r>
        <w:rPr>
          <w:rFonts w:hint="cs"/>
          <w:rtl/>
        </w:rPr>
        <w:t xml:space="preserve">אני מצטרף לתהיות האלה, רבותי - מי אתה, </w:t>
      </w:r>
      <w:r>
        <w:rPr>
          <w:rFonts w:hint="cs"/>
          <w:rtl/>
        </w:rPr>
        <w:t>אדוני ראש הממשלה? אנחנו רוצים לדעת. זה חשוב לגורל של כולנו, יהודים וערבים. זה חשוב לגורל האזור. וכאשר אני תוהה מי אתה, ראש הממשלה, שמדבר באופן מעשי על זכותם של הפלסטינים למדינה, נשאלת השאלה אם הזכות היא אבסולוטית, או אם הפלסטינים הם בני-אדם. האם הדם שלך, ח</w:t>
      </w:r>
      <w:r>
        <w:rPr>
          <w:rFonts w:hint="cs"/>
          <w:rtl/>
        </w:rPr>
        <w:t>בר הכנסת טל, והדם שלי שווים? האם העובדה שאתה יהודי גוברת עלי אוטומטית?</w:t>
      </w:r>
    </w:p>
    <w:p w14:paraId="512768C5" w14:textId="77777777" w:rsidR="00000000" w:rsidRDefault="007C71EE">
      <w:pPr>
        <w:pStyle w:val="ac"/>
        <w:rPr>
          <w:rFonts w:hint="cs"/>
          <w:rtl/>
        </w:rPr>
      </w:pPr>
    </w:p>
    <w:p w14:paraId="6FEB1C50" w14:textId="77777777" w:rsidR="00000000" w:rsidRDefault="007C71EE">
      <w:pPr>
        <w:pStyle w:val="ac"/>
        <w:rPr>
          <w:rFonts w:hint="cs"/>
          <w:rtl/>
        </w:rPr>
      </w:pPr>
    </w:p>
    <w:p w14:paraId="29AA2598" w14:textId="77777777" w:rsidR="00000000" w:rsidRDefault="007C71EE">
      <w:pPr>
        <w:pStyle w:val="ac"/>
        <w:rPr>
          <w:rtl/>
        </w:rPr>
      </w:pPr>
      <w:r>
        <w:rPr>
          <w:rFonts w:hint="eastAsia"/>
          <w:rtl/>
        </w:rPr>
        <w:t>דוד</w:t>
      </w:r>
      <w:r>
        <w:rPr>
          <w:rtl/>
        </w:rPr>
        <w:t xml:space="preserve"> טל (עם אחד):</w:t>
      </w:r>
    </w:p>
    <w:p w14:paraId="7F710DDC" w14:textId="77777777" w:rsidR="00000000" w:rsidRDefault="007C71EE">
      <w:pPr>
        <w:pStyle w:val="a"/>
        <w:rPr>
          <w:rFonts w:hint="cs"/>
          <w:rtl/>
        </w:rPr>
      </w:pPr>
    </w:p>
    <w:p w14:paraId="2F2DA25D" w14:textId="77777777" w:rsidR="00000000" w:rsidRDefault="007C71EE">
      <w:pPr>
        <w:pStyle w:val="a"/>
        <w:rPr>
          <w:rFonts w:hint="cs"/>
          <w:rtl/>
        </w:rPr>
      </w:pPr>
      <w:r>
        <w:rPr>
          <w:rFonts w:hint="cs"/>
          <w:rtl/>
        </w:rPr>
        <w:t>אתה רוצה לרמוז שהדם שלך - - -</w:t>
      </w:r>
    </w:p>
    <w:p w14:paraId="04BAA3EE" w14:textId="77777777" w:rsidR="00000000" w:rsidRDefault="007C71EE">
      <w:pPr>
        <w:pStyle w:val="a"/>
        <w:rPr>
          <w:rFonts w:hint="cs"/>
          <w:rtl/>
        </w:rPr>
      </w:pPr>
    </w:p>
    <w:p w14:paraId="072F8249" w14:textId="77777777" w:rsidR="00000000" w:rsidRDefault="007C71EE">
      <w:pPr>
        <w:pStyle w:val="SpeakerCon"/>
        <w:rPr>
          <w:rtl/>
        </w:rPr>
      </w:pPr>
      <w:r>
        <w:rPr>
          <w:rFonts w:hint="eastAsia"/>
          <w:rtl/>
        </w:rPr>
        <w:t>אחמד</w:t>
      </w:r>
      <w:r>
        <w:rPr>
          <w:rtl/>
        </w:rPr>
        <w:t xml:space="preserve"> טיבי (חד"ש-תע"ל):</w:t>
      </w:r>
    </w:p>
    <w:p w14:paraId="44A5CD10" w14:textId="77777777" w:rsidR="00000000" w:rsidRDefault="007C71EE">
      <w:pPr>
        <w:pStyle w:val="a"/>
        <w:rPr>
          <w:rFonts w:hint="cs"/>
          <w:rtl/>
        </w:rPr>
      </w:pPr>
    </w:p>
    <w:p w14:paraId="27B8AE8A" w14:textId="77777777" w:rsidR="00000000" w:rsidRDefault="007C71EE">
      <w:pPr>
        <w:pStyle w:val="a"/>
        <w:rPr>
          <w:rFonts w:hint="cs"/>
          <w:rtl/>
        </w:rPr>
      </w:pPr>
      <w:r>
        <w:rPr>
          <w:rFonts w:hint="cs"/>
          <w:rtl/>
        </w:rPr>
        <w:t xml:space="preserve">אני רוצה לשאוף למצב שבו נהיה שווים. אני מוכן שאתה תגבר עלי, רק לפי קריטריון אחד, שאתה תהיה יותר מוכשר, אבל אם </w:t>
      </w:r>
      <w:r>
        <w:rPr>
          <w:rFonts w:hint="cs"/>
          <w:rtl/>
        </w:rPr>
        <w:t>אני יותר מוכשר ממך, יש לי זכות להתמודד מולך על כל דבר. אבל אנחנו רוצים להיות שווים, ולמה אני מתכוון?</w:t>
      </w:r>
    </w:p>
    <w:p w14:paraId="730CA1CC" w14:textId="77777777" w:rsidR="00000000" w:rsidRDefault="007C71EE">
      <w:pPr>
        <w:pStyle w:val="a"/>
        <w:rPr>
          <w:rtl/>
        </w:rPr>
      </w:pPr>
    </w:p>
    <w:p w14:paraId="46A7FBC1" w14:textId="77777777" w:rsidR="00000000" w:rsidRDefault="007C71EE">
      <w:pPr>
        <w:pStyle w:val="a"/>
        <w:rPr>
          <w:rFonts w:hint="cs"/>
          <w:rtl/>
        </w:rPr>
      </w:pPr>
      <w:r>
        <w:rPr>
          <w:rFonts w:hint="cs"/>
          <w:rtl/>
        </w:rPr>
        <w:t>אני מתכוון לפרסום של ה=</w:t>
      </w:r>
      <w:r>
        <w:rPr>
          <w:rFonts w:hint="cs"/>
        </w:rPr>
        <w:t>Ynet</w:t>
      </w:r>
      <w:r>
        <w:rPr>
          <w:rFonts w:hint="cs"/>
          <w:rtl/>
        </w:rPr>
        <w:t xml:space="preserve">, שהוא המשך של הצעת האי-אמון שהגישה סיעתי, סיעת חד"ש-תע"ל אתמול, על החלטת השר פורז והממשלה לחוקק חוק שיעגן בחוק את איסור איחוד </w:t>
      </w:r>
      <w:r>
        <w:rPr>
          <w:rFonts w:hint="cs"/>
          <w:rtl/>
        </w:rPr>
        <w:t xml:space="preserve">המשפחות בין אזרחים ערבים משני עברי "הקו הירוק". זה למעשה החוק. </w:t>
      </w:r>
    </w:p>
    <w:p w14:paraId="357203A4" w14:textId="77777777" w:rsidR="00000000" w:rsidRDefault="007C71EE">
      <w:pPr>
        <w:pStyle w:val="a"/>
        <w:rPr>
          <w:rtl/>
        </w:rPr>
      </w:pPr>
    </w:p>
    <w:p w14:paraId="72026CF6" w14:textId="77777777" w:rsidR="00000000" w:rsidRDefault="007C71EE">
      <w:pPr>
        <w:pStyle w:val="a"/>
        <w:rPr>
          <w:rFonts w:hint="cs"/>
          <w:rtl/>
        </w:rPr>
      </w:pPr>
      <w:r>
        <w:rPr>
          <w:rFonts w:hint="cs"/>
          <w:rtl/>
        </w:rPr>
        <w:t>אבל היום הגילוי ב=</w:t>
      </w:r>
      <w:r>
        <w:rPr>
          <w:rFonts w:hint="cs"/>
        </w:rPr>
        <w:t>Ynet</w:t>
      </w:r>
      <w:r>
        <w:rPr>
          <w:rFonts w:hint="cs"/>
          <w:rtl/>
        </w:rPr>
        <w:t xml:space="preserve"> הלך צעד אחד קדימה וגילה כי במכתב ששיגר היועץ המשפטי לממשלה </w:t>
      </w:r>
      <w:r>
        <w:rPr>
          <w:rtl/>
        </w:rPr>
        <w:t>–</w:t>
      </w:r>
      <w:r>
        <w:rPr>
          <w:rFonts w:hint="cs"/>
          <w:rtl/>
        </w:rPr>
        <w:t xml:space="preserve"> כן, אדוני חבר הכנסת גפני, היועץ המשפטי לממשלה, אליקים רובינשטיין, שמועמד לכהן כשופט בבית-המשפט העליון </w:t>
      </w:r>
      <w:r>
        <w:rPr>
          <w:rtl/>
        </w:rPr>
        <w:t>–</w:t>
      </w:r>
      <w:r>
        <w:rPr>
          <w:rFonts w:hint="cs"/>
          <w:rtl/>
        </w:rPr>
        <w:t xml:space="preserve"> אומ</w:t>
      </w:r>
      <w:r>
        <w:rPr>
          <w:rFonts w:hint="cs"/>
          <w:rtl/>
        </w:rPr>
        <w:t>ר היועץ לראש הממשלה, כי צריך לחוקק חוק מעשי לגבי מי שמתחתן עם בן זוג פלסטיני. אדוני חבר הכנסת שלגי, אתה בקואליציה, יושב-ראש ועדת החינוך והתרבות - יש גם אספקט חינוכי ומוסרי בנושא הזה. בניו וילדיו לא יקבלו אזרחות. אתה יהודי, אתה שומע את זה?</w:t>
      </w:r>
    </w:p>
    <w:p w14:paraId="621B1705" w14:textId="77777777" w:rsidR="00000000" w:rsidRDefault="007C71EE">
      <w:pPr>
        <w:pStyle w:val="a"/>
        <w:rPr>
          <w:rFonts w:hint="cs"/>
          <w:rtl/>
        </w:rPr>
      </w:pPr>
    </w:p>
    <w:p w14:paraId="444F0C2F" w14:textId="77777777" w:rsidR="00000000" w:rsidRDefault="007C71EE">
      <w:pPr>
        <w:pStyle w:val="ac"/>
        <w:rPr>
          <w:rtl/>
        </w:rPr>
      </w:pPr>
      <w:r>
        <w:rPr>
          <w:rFonts w:hint="cs"/>
          <w:rtl/>
        </w:rPr>
        <w:t>קריאה</w:t>
      </w:r>
      <w:r>
        <w:rPr>
          <w:rtl/>
        </w:rPr>
        <w:t>:</w:t>
      </w:r>
    </w:p>
    <w:p w14:paraId="27933A19" w14:textId="77777777" w:rsidR="00000000" w:rsidRDefault="007C71EE">
      <w:pPr>
        <w:pStyle w:val="a"/>
        <w:rPr>
          <w:rFonts w:hint="cs"/>
          <w:rtl/>
        </w:rPr>
      </w:pPr>
    </w:p>
    <w:p w14:paraId="56288E73" w14:textId="77777777" w:rsidR="00000000" w:rsidRDefault="007C71EE">
      <w:pPr>
        <w:pStyle w:val="a"/>
        <w:rPr>
          <w:rFonts w:hint="cs"/>
          <w:rtl/>
        </w:rPr>
      </w:pPr>
      <w:r>
        <w:rPr>
          <w:rFonts w:hint="cs"/>
          <w:rtl/>
        </w:rPr>
        <w:t xml:space="preserve">- - - </w:t>
      </w:r>
    </w:p>
    <w:p w14:paraId="6CEDA28C" w14:textId="77777777" w:rsidR="00000000" w:rsidRDefault="007C71EE">
      <w:pPr>
        <w:pStyle w:val="SpeakerCon"/>
        <w:rPr>
          <w:rFonts w:hint="cs"/>
          <w:rtl/>
        </w:rPr>
      </w:pPr>
      <w:bookmarkStart w:id="1581" w:name="FS000000560T27_05_2003_17_50_37C"/>
      <w:bookmarkEnd w:id="1581"/>
    </w:p>
    <w:p w14:paraId="7381CDB7" w14:textId="77777777" w:rsidR="00000000" w:rsidRDefault="007C71EE">
      <w:pPr>
        <w:pStyle w:val="SpeakerCon"/>
        <w:rPr>
          <w:rtl/>
        </w:rPr>
      </w:pPr>
      <w:r>
        <w:rPr>
          <w:rFonts w:hint="eastAsia"/>
          <w:rtl/>
        </w:rPr>
        <w:t>אחמד</w:t>
      </w:r>
      <w:r>
        <w:rPr>
          <w:rtl/>
        </w:rPr>
        <w:t xml:space="preserve"> טיבי (חד"ש-תע"ל):</w:t>
      </w:r>
    </w:p>
    <w:p w14:paraId="55BDE53B" w14:textId="77777777" w:rsidR="00000000" w:rsidRDefault="007C71EE">
      <w:pPr>
        <w:pStyle w:val="a"/>
        <w:rPr>
          <w:rFonts w:hint="cs"/>
          <w:rtl/>
        </w:rPr>
      </w:pPr>
    </w:p>
    <w:p w14:paraId="710FFD18" w14:textId="77777777" w:rsidR="00000000" w:rsidRDefault="007C71EE">
      <w:pPr>
        <w:pStyle w:val="a"/>
        <w:rPr>
          <w:rFonts w:hint="cs"/>
          <w:rtl/>
        </w:rPr>
      </w:pPr>
      <w:r>
        <w:rPr>
          <w:rFonts w:hint="cs"/>
          <w:rtl/>
        </w:rPr>
        <w:t>חכה, נגיע לאחמד טיבי. נגיד שתושב אום-אל-פחם מתחתן עם תושבת טול-כרם, ונולדים להם ילדים.</w:t>
      </w:r>
    </w:p>
    <w:p w14:paraId="0D6D7ACE" w14:textId="77777777" w:rsidR="00000000" w:rsidRDefault="007C71EE">
      <w:pPr>
        <w:pStyle w:val="a"/>
        <w:rPr>
          <w:rtl/>
        </w:rPr>
      </w:pPr>
    </w:p>
    <w:p w14:paraId="3C0CF8B1" w14:textId="77777777" w:rsidR="00000000" w:rsidRDefault="007C71EE">
      <w:pPr>
        <w:pStyle w:val="a"/>
        <w:rPr>
          <w:rFonts w:hint="cs"/>
          <w:rtl/>
        </w:rPr>
      </w:pPr>
    </w:p>
    <w:p w14:paraId="58AD7F8E" w14:textId="77777777" w:rsidR="00000000" w:rsidRDefault="007C71EE">
      <w:pPr>
        <w:pStyle w:val="ac"/>
        <w:rPr>
          <w:rtl/>
        </w:rPr>
      </w:pPr>
      <w:r>
        <w:rPr>
          <w:rFonts w:hint="eastAsia"/>
          <w:rtl/>
        </w:rPr>
        <w:t>יאיר</w:t>
      </w:r>
      <w:r>
        <w:rPr>
          <w:rtl/>
        </w:rPr>
        <w:t xml:space="preserve"> פרץ (ש"ס):</w:t>
      </w:r>
    </w:p>
    <w:p w14:paraId="130361F3" w14:textId="77777777" w:rsidR="00000000" w:rsidRDefault="007C71EE">
      <w:pPr>
        <w:pStyle w:val="a"/>
        <w:rPr>
          <w:rFonts w:hint="cs"/>
          <w:rtl/>
        </w:rPr>
      </w:pPr>
    </w:p>
    <w:p w14:paraId="03D16852" w14:textId="77777777" w:rsidR="00000000" w:rsidRDefault="007C71EE">
      <w:pPr>
        <w:pStyle w:val="a"/>
        <w:rPr>
          <w:rFonts w:hint="cs"/>
          <w:rtl/>
        </w:rPr>
      </w:pPr>
      <w:r>
        <w:rPr>
          <w:rFonts w:hint="cs"/>
          <w:rtl/>
        </w:rPr>
        <w:t>איפה הם מתגוררים?</w:t>
      </w:r>
    </w:p>
    <w:p w14:paraId="139BB861" w14:textId="77777777" w:rsidR="00000000" w:rsidRDefault="007C71EE">
      <w:pPr>
        <w:pStyle w:val="a"/>
        <w:rPr>
          <w:rFonts w:hint="cs"/>
          <w:rtl/>
        </w:rPr>
      </w:pPr>
    </w:p>
    <w:p w14:paraId="57FD299E" w14:textId="77777777" w:rsidR="00000000" w:rsidRDefault="007C71EE">
      <w:pPr>
        <w:pStyle w:val="SpeakerCon"/>
        <w:rPr>
          <w:rFonts w:hint="cs"/>
          <w:rtl/>
        </w:rPr>
      </w:pPr>
      <w:bookmarkStart w:id="1582" w:name="FS000000560T27_05_2003_17_54_56C"/>
      <w:bookmarkEnd w:id="1582"/>
      <w:r>
        <w:rPr>
          <w:rtl/>
        </w:rPr>
        <w:t>אחמד טיבי (חד"ש-תע"ל):</w:t>
      </w:r>
    </w:p>
    <w:p w14:paraId="26327E13" w14:textId="77777777" w:rsidR="00000000" w:rsidRDefault="007C71EE">
      <w:pPr>
        <w:pStyle w:val="SpeakerCon"/>
        <w:rPr>
          <w:rFonts w:hint="cs"/>
          <w:rtl/>
        </w:rPr>
      </w:pPr>
    </w:p>
    <w:p w14:paraId="7A1B530D" w14:textId="77777777" w:rsidR="00000000" w:rsidRDefault="007C71EE">
      <w:pPr>
        <w:pStyle w:val="a"/>
        <w:rPr>
          <w:rFonts w:hint="cs"/>
          <w:rtl/>
        </w:rPr>
      </w:pPr>
      <w:r>
        <w:rPr>
          <w:rFonts w:hint="cs"/>
          <w:rtl/>
        </w:rPr>
        <w:t xml:space="preserve">באום-אל-פחם, בתוך מדינת ישראל. </w:t>
      </w:r>
    </w:p>
    <w:p w14:paraId="054E03C0" w14:textId="77777777" w:rsidR="00000000" w:rsidRDefault="007C71EE">
      <w:pPr>
        <w:pStyle w:val="a"/>
        <w:rPr>
          <w:rFonts w:hint="cs"/>
          <w:rtl/>
        </w:rPr>
      </w:pPr>
    </w:p>
    <w:p w14:paraId="1CF29121" w14:textId="77777777" w:rsidR="00000000" w:rsidRDefault="007C71EE">
      <w:pPr>
        <w:pStyle w:val="ac"/>
        <w:rPr>
          <w:rFonts w:hint="cs"/>
          <w:rtl/>
        </w:rPr>
      </w:pPr>
      <w:r>
        <w:rPr>
          <w:rFonts w:hint="eastAsia"/>
          <w:rtl/>
        </w:rPr>
        <w:t>יאיר</w:t>
      </w:r>
      <w:r>
        <w:rPr>
          <w:rtl/>
        </w:rPr>
        <w:t xml:space="preserve"> פרץ (ש"ס):</w:t>
      </w:r>
    </w:p>
    <w:p w14:paraId="20B65131" w14:textId="77777777" w:rsidR="00000000" w:rsidRDefault="007C71EE">
      <w:pPr>
        <w:pStyle w:val="ac"/>
        <w:rPr>
          <w:rFonts w:hint="cs"/>
          <w:rtl/>
        </w:rPr>
      </w:pPr>
    </w:p>
    <w:p w14:paraId="0D55931B" w14:textId="77777777" w:rsidR="00000000" w:rsidRDefault="007C71EE">
      <w:pPr>
        <w:pStyle w:val="a"/>
        <w:rPr>
          <w:rFonts w:hint="cs"/>
          <w:rtl/>
        </w:rPr>
      </w:pPr>
      <w:r>
        <w:rPr>
          <w:rFonts w:hint="cs"/>
          <w:rtl/>
        </w:rPr>
        <w:t>ונולדו להם ילדים?</w:t>
      </w:r>
    </w:p>
    <w:p w14:paraId="26F91F2B" w14:textId="77777777" w:rsidR="00000000" w:rsidRDefault="007C71EE">
      <w:pPr>
        <w:pStyle w:val="a"/>
        <w:rPr>
          <w:rFonts w:hint="cs"/>
          <w:rtl/>
        </w:rPr>
      </w:pPr>
    </w:p>
    <w:p w14:paraId="3E2D7C7A" w14:textId="77777777" w:rsidR="00000000" w:rsidRDefault="007C71EE">
      <w:pPr>
        <w:pStyle w:val="a"/>
        <w:rPr>
          <w:color w:val="0000FF"/>
          <w:szCs w:val="28"/>
          <w:rtl/>
        </w:rPr>
      </w:pPr>
    </w:p>
    <w:p w14:paraId="720D3593" w14:textId="77777777" w:rsidR="00000000" w:rsidRDefault="007C71EE">
      <w:pPr>
        <w:pStyle w:val="SpeakerCon"/>
        <w:rPr>
          <w:rtl/>
        </w:rPr>
      </w:pPr>
      <w:bookmarkStart w:id="1583" w:name="FS000000560T27_05_2003_16_57_56"/>
      <w:bookmarkEnd w:id="1583"/>
      <w:r>
        <w:rPr>
          <w:rFonts w:hint="eastAsia"/>
          <w:rtl/>
        </w:rPr>
        <w:t>אחמד</w:t>
      </w:r>
      <w:r>
        <w:rPr>
          <w:rtl/>
        </w:rPr>
        <w:t xml:space="preserve"> טיבי (חד</w:t>
      </w:r>
      <w:r>
        <w:rPr>
          <w:rtl/>
        </w:rPr>
        <w:t>"ש-תע"ל):</w:t>
      </w:r>
    </w:p>
    <w:p w14:paraId="7FCD3FC2" w14:textId="77777777" w:rsidR="00000000" w:rsidRDefault="007C71EE">
      <w:pPr>
        <w:pStyle w:val="a"/>
        <w:rPr>
          <w:rFonts w:hint="cs"/>
          <w:rtl/>
        </w:rPr>
      </w:pPr>
    </w:p>
    <w:p w14:paraId="00140352" w14:textId="77777777" w:rsidR="00000000" w:rsidRDefault="007C71EE">
      <w:pPr>
        <w:pStyle w:val="a"/>
        <w:rPr>
          <w:rFonts w:hint="cs"/>
          <w:rtl/>
        </w:rPr>
      </w:pPr>
      <w:r>
        <w:rPr>
          <w:rFonts w:hint="cs"/>
          <w:rtl/>
        </w:rPr>
        <w:t>הילדים לא יקבלו אזרחות על-פי התיקון המוצע, בשל העובדה שהאמא או האבא פלסטינים.</w:t>
      </w:r>
    </w:p>
    <w:p w14:paraId="1AD00E6C" w14:textId="77777777" w:rsidR="00000000" w:rsidRDefault="007C71EE">
      <w:pPr>
        <w:pStyle w:val="a"/>
        <w:ind w:firstLine="0"/>
        <w:rPr>
          <w:rFonts w:hint="cs"/>
          <w:rtl/>
        </w:rPr>
      </w:pPr>
    </w:p>
    <w:p w14:paraId="3AC61077" w14:textId="77777777" w:rsidR="00000000" w:rsidRDefault="007C71EE">
      <w:pPr>
        <w:pStyle w:val="ac"/>
        <w:rPr>
          <w:rtl/>
        </w:rPr>
      </w:pPr>
      <w:r>
        <w:rPr>
          <w:rFonts w:hint="eastAsia"/>
          <w:rtl/>
        </w:rPr>
        <w:t>משה</w:t>
      </w:r>
      <w:r>
        <w:rPr>
          <w:rtl/>
        </w:rPr>
        <w:t xml:space="preserve"> גפני (יהדות התורה):</w:t>
      </w:r>
    </w:p>
    <w:p w14:paraId="5B72746E" w14:textId="77777777" w:rsidR="00000000" w:rsidRDefault="007C71EE">
      <w:pPr>
        <w:pStyle w:val="a"/>
        <w:rPr>
          <w:rFonts w:hint="cs"/>
          <w:rtl/>
        </w:rPr>
      </w:pPr>
    </w:p>
    <w:p w14:paraId="50E97993" w14:textId="77777777" w:rsidR="00000000" w:rsidRDefault="007C71EE">
      <w:pPr>
        <w:pStyle w:val="a"/>
        <w:rPr>
          <w:rFonts w:hint="cs"/>
          <w:rtl/>
        </w:rPr>
      </w:pPr>
      <w:r>
        <w:rPr>
          <w:rFonts w:hint="cs"/>
          <w:rtl/>
        </w:rPr>
        <w:t>למה?</w:t>
      </w:r>
    </w:p>
    <w:p w14:paraId="27E9DF89" w14:textId="77777777" w:rsidR="00000000" w:rsidRDefault="007C71EE">
      <w:pPr>
        <w:pStyle w:val="a"/>
        <w:ind w:firstLine="0"/>
        <w:rPr>
          <w:rFonts w:hint="cs"/>
          <w:rtl/>
        </w:rPr>
      </w:pPr>
    </w:p>
    <w:p w14:paraId="52314A28" w14:textId="77777777" w:rsidR="00000000" w:rsidRDefault="007C71EE">
      <w:pPr>
        <w:pStyle w:val="SpeakerCon"/>
        <w:rPr>
          <w:rtl/>
        </w:rPr>
      </w:pPr>
      <w:bookmarkStart w:id="1584" w:name="FS000000560T27_05_2003_16_58_44C"/>
      <w:bookmarkEnd w:id="1584"/>
      <w:r>
        <w:rPr>
          <w:rtl/>
        </w:rPr>
        <w:t>אחמד טיבי (חד"ש-תע"ל):</w:t>
      </w:r>
    </w:p>
    <w:p w14:paraId="47F6D3FF" w14:textId="77777777" w:rsidR="00000000" w:rsidRDefault="007C71EE">
      <w:pPr>
        <w:pStyle w:val="a"/>
        <w:rPr>
          <w:rtl/>
        </w:rPr>
      </w:pPr>
    </w:p>
    <w:p w14:paraId="632FB3F4" w14:textId="77777777" w:rsidR="00000000" w:rsidRDefault="007C71EE">
      <w:pPr>
        <w:pStyle w:val="a"/>
        <w:rPr>
          <w:rFonts w:hint="cs"/>
          <w:rtl/>
        </w:rPr>
      </w:pPr>
      <w:r>
        <w:rPr>
          <w:rFonts w:hint="cs"/>
          <w:rtl/>
        </w:rPr>
        <w:t>יש לכך כל מיני הסברים. סגן שר הביטחון הסביר ב=</w:t>
      </w:r>
      <w:r>
        <w:t>Ynet</w:t>
      </w:r>
      <w:r>
        <w:rPr>
          <w:rFonts w:hint="cs"/>
          <w:rtl/>
        </w:rPr>
        <w:t xml:space="preserve">  - קראתי את דבריו בעיון רב - שמדובר בבעיה דמוגרפית. הוא דיבר</w:t>
      </w:r>
      <w:r>
        <w:rPr>
          <w:rFonts w:hint="cs"/>
          <w:rtl/>
        </w:rPr>
        <w:t xml:space="preserve"> על פתרון למה שקוראים דמוגרפיה. כאשר העוזרת הפרלמנטרית שלי הביאה לי את זה למזנון חברי הכנסת, הסברתי את הדברים האלה לכמה חברי כנסת ולכמה אנשים שישבו אתי ליד השולחן. אחד החברים הנאורים בבית הזה אמר לי, אני מתערב אתך שאין דבר כזה, ואתה לא מצטט נכון את מה שנאמ</w:t>
      </w:r>
      <w:r>
        <w:rPr>
          <w:rFonts w:hint="cs"/>
          <w:rtl/>
        </w:rPr>
        <w:t>ר ב=</w:t>
      </w:r>
      <w:r>
        <w:t xml:space="preserve"> .Ynet</w:t>
      </w:r>
      <w:r>
        <w:rPr>
          <w:rFonts w:hint="cs"/>
          <w:rtl/>
        </w:rPr>
        <w:t xml:space="preserve"> אחר אמר: אחמד, תהיה בטוח, זה לא יכול להיות, אנחנו נעשה את זה? זה משהו לא הומני.</w:t>
      </w:r>
    </w:p>
    <w:p w14:paraId="38177B12" w14:textId="77777777" w:rsidR="00000000" w:rsidRDefault="007C71EE">
      <w:pPr>
        <w:pStyle w:val="a"/>
        <w:ind w:firstLine="0"/>
        <w:rPr>
          <w:rFonts w:hint="cs"/>
          <w:rtl/>
        </w:rPr>
      </w:pPr>
    </w:p>
    <w:p w14:paraId="77D93CCC" w14:textId="77777777" w:rsidR="00000000" w:rsidRDefault="007C71EE">
      <w:pPr>
        <w:pStyle w:val="ac"/>
        <w:rPr>
          <w:rtl/>
        </w:rPr>
      </w:pPr>
      <w:r>
        <w:rPr>
          <w:rFonts w:hint="eastAsia"/>
          <w:rtl/>
        </w:rPr>
        <w:t>משה</w:t>
      </w:r>
      <w:r>
        <w:rPr>
          <w:rtl/>
        </w:rPr>
        <w:t xml:space="preserve"> גפני (יהדות התורה):</w:t>
      </w:r>
    </w:p>
    <w:p w14:paraId="63FE6773" w14:textId="77777777" w:rsidR="00000000" w:rsidRDefault="007C71EE">
      <w:pPr>
        <w:pStyle w:val="a"/>
        <w:rPr>
          <w:rFonts w:hint="cs"/>
          <w:rtl/>
        </w:rPr>
      </w:pPr>
    </w:p>
    <w:p w14:paraId="31D3A508" w14:textId="77777777" w:rsidR="00000000" w:rsidRDefault="007C71EE">
      <w:pPr>
        <w:pStyle w:val="a"/>
        <w:rPr>
          <w:rFonts w:hint="cs"/>
          <w:rtl/>
        </w:rPr>
      </w:pPr>
      <w:r>
        <w:rPr>
          <w:rFonts w:hint="cs"/>
          <w:rtl/>
        </w:rPr>
        <w:t>זה באמת כתוב כך?</w:t>
      </w:r>
    </w:p>
    <w:p w14:paraId="1F6F0038" w14:textId="77777777" w:rsidR="00000000" w:rsidRDefault="007C71EE">
      <w:pPr>
        <w:pStyle w:val="a"/>
        <w:ind w:firstLine="0"/>
        <w:rPr>
          <w:rFonts w:hint="cs"/>
          <w:rtl/>
        </w:rPr>
      </w:pPr>
    </w:p>
    <w:p w14:paraId="006835CC" w14:textId="77777777" w:rsidR="00000000" w:rsidRDefault="007C71EE">
      <w:pPr>
        <w:pStyle w:val="SpeakerCon"/>
        <w:rPr>
          <w:rtl/>
        </w:rPr>
      </w:pPr>
      <w:bookmarkStart w:id="1585" w:name="FS000000560T27_05_2003_17_01_38C"/>
      <w:bookmarkEnd w:id="1585"/>
      <w:r>
        <w:rPr>
          <w:rtl/>
        </w:rPr>
        <w:t>אחמד טיבי (חד"ש-תע"ל):</w:t>
      </w:r>
    </w:p>
    <w:p w14:paraId="38E4713B" w14:textId="77777777" w:rsidR="00000000" w:rsidRDefault="007C71EE">
      <w:pPr>
        <w:pStyle w:val="a"/>
        <w:rPr>
          <w:rtl/>
        </w:rPr>
      </w:pPr>
    </w:p>
    <w:p w14:paraId="2ED8BF06" w14:textId="77777777" w:rsidR="00000000" w:rsidRDefault="007C71EE">
      <w:pPr>
        <w:pStyle w:val="a"/>
        <w:rPr>
          <w:rFonts w:hint="cs"/>
          <w:rtl/>
        </w:rPr>
      </w:pPr>
      <w:r>
        <w:rPr>
          <w:rFonts w:hint="cs"/>
          <w:rtl/>
        </w:rPr>
        <w:t>זה כתוב, אדוני.</w:t>
      </w:r>
    </w:p>
    <w:p w14:paraId="4C252232" w14:textId="77777777" w:rsidR="00000000" w:rsidRDefault="007C71EE">
      <w:pPr>
        <w:pStyle w:val="ac"/>
        <w:rPr>
          <w:rFonts w:hint="cs"/>
          <w:rtl/>
        </w:rPr>
      </w:pPr>
    </w:p>
    <w:p w14:paraId="479DA9E9" w14:textId="77777777" w:rsidR="00000000" w:rsidRDefault="007C71EE">
      <w:pPr>
        <w:pStyle w:val="ac"/>
        <w:rPr>
          <w:rtl/>
        </w:rPr>
      </w:pPr>
      <w:r>
        <w:rPr>
          <w:rtl/>
        </w:rPr>
        <w:t>זאב בוים</w:t>
      </w:r>
      <w:r>
        <w:rPr>
          <w:rFonts w:hint="cs"/>
          <w:rtl/>
        </w:rPr>
        <w:t xml:space="preserve"> (הליכוד)</w:t>
      </w:r>
      <w:r>
        <w:rPr>
          <w:rtl/>
        </w:rPr>
        <w:t>:</w:t>
      </w:r>
    </w:p>
    <w:p w14:paraId="068C3002" w14:textId="77777777" w:rsidR="00000000" w:rsidRDefault="007C71EE">
      <w:pPr>
        <w:pStyle w:val="a"/>
        <w:rPr>
          <w:rFonts w:hint="cs"/>
          <w:rtl/>
        </w:rPr>
      </w:pPr>
    </w:p>
    <w:p w14:paraId="4B1A6078" w14:textId="77777777" w:rsidR="00000000" w:rsidRDefault="007C71EE">
      <w:pPr>
        <w:pStyle w:val="a"/>
        <w:rPr>
          <w:rFonts w:hint="cs"/>
          <w:rtl/>
        </w:rPr>
      </w:pPr>
      <w:r>
        <w:rPr>
          <w:rFonts w:hint="cs"/>
          <w:rtl/>
        </w:rPr>
        <w:t>כתוב ונאמר.</w:t>
      </w:r>
    </w:p>
    <w:p w14:paraId="4DF3A7B8" w14:textId="77777777" w:rsidR="00000000" w:rsidRDefault="007C71EE">
      <w:pPr>
        <w:pStyle w:val="a"/>
        <w:ind w:firstLine="0"/>
        <w:rPr>
          <w:rFonts w:hint="cs"/>
          <w:rtl/>
        </w:rPr>
      </w:pPr>
    </w:p>
    <w:p w14:paraId="17762CAA" w14:textId="77777777" w:rsidR="00000000" w:rsidRDefault="007C71EE">
      <w:pPr>
        <w:pStyle w:val="SpeakerCon"/>
        <w:rPr>
          <w:rtl/>
        </w:rPr>
      </w:pPr>
      <w:bookmarkStart w:id="1586" w:name="FS000000560T27_05_2003_17_02_36C"/>
      <w:bookmarkEnd w:id="1586"/>
      <w:r>
        <w:rPr>
          <w:rtl/>
        </w:rPr>
        <w:t>אחמד טיבי (חד"ש-תע"ל):</w:t>
      </w:r>
    </w:p>
    <w:p w14:paraId="2B9C4209" w14:textId="77777777" w:rsidR="00000000" w:rsidRDefault="007C71EE">
      <w:pPr>
        <w:pStyle w:val="a"/>
        <w:rPr>
          <w:rtl/>
        </w:rPr>
      </w:pPr>
    </w:p>
    <w:p w14:paraId="249E29AA" w14:textId="77777777" w:rsidR="00000000" w:rsidRDefault="007C71EE">
      <w:pPr>
        <w:pStyle w:val="a"/>
        <w:rPr>
          <w:rFonts w:hint="cs"/>
          <w:rtl/>
        </w:rPr>
      </w:pPr>
      <w:r>
        <w:rPr>
          <w:rFonts w:hint="cs"/>
          <w:rtl/>
        </w:rPr>
        <w:t>הנה, סגן שר הביטחון מאש</w:t>
      </w:r>
      <w:r>
        <w:rPr>
          <w:rFonts w:hint="cs"/>
          <w:rtl/>
        </w:rPr>
        <w:t>ר את זה. כתוב ונאמר, הוא אפילו גאה בכך. אתה מבין מה משמעות הדבר? להוליך את גדר ההפרדה אל תוך המשפחה - בין ההורים לילד. להפריד בין האבא לאמא ובינם לבין הילדים שלהם. האם יש משהו יותר דרקוני וגזעני מזה?  עזוב פוליטיקה.</w:t>
      </w:r>
    </w:p>
    <w:p w14:paraId="62B122CA" w14:textId="77777777" w:rsidR="00000000" w:rsidRDefault="007C71EE">
      <w:pPr>
        <w:pStyle w:val="a"/>
        <w:ind w:firstLine="0"/>
        <w:rPr>
          <w:rFonts w:hint="cs"/>
          <w:rtl/>
        </w:rPr>
      </w:pPr>
    </w:p>
    <w:p w14:paraId="40909CE3" w14:textId="77777777" w:rsidR="00000000" w:rsidRDefault="007C71EE">
      <w:pPr>
        <w:pStyle w:val="ac"/>
        <w:rPr>
          <w:rtl/>
        </w:rPr>
      </w:pPr>
      <w:r>
        <w:rPr>
          <w:rFonts w:hint="eastAsia"/>
          <w:rtl/>
        </w:rPr>
        <w:t>אברהם</w:t>
      </w:r>
      <w:r>
        <w:rPr>
          <w:rtl/>
        </w:rPr>
        <w:t xml:space="preserve"> בייגה שוחט (העבודה-מימד):</w:t>
      </w:r>
    </w:p>
    <w:p w14:paraId="06DF93D3" w14:textId="77777777" w:rsidR="00000000" w:rsidRDefault="007C71EE">
      <w:pPr>
        <w:pStyle w:val="a"/>
        <w:rPr>
          <w:rFonts w:hint="cs"/>
          <w:rtl/>
        </w:rPr>
      </w:pPr>
    </w:p>
    <w:p w14:paraId="4A36B395" w14:textId="77777777" w:rsidR="00000000" w:rsidRDefault="007C71EE">
      <w:pPr>
        <w:pStyle w:val="a"/>
        <w:rPr>
          <w:rFonts w:hint="cs"/>
          <w:rtl/>
        </w:rPr>
      </w:pPr>
      <w:r>
        <w:rPr>
          <w:rFonts w:hint="cs"/>
          <w:rtl/>
        </w:rPr>
        <w:t>תשאל א</w:t>
      </w:r>
      <w:r>
        <w:rPr>
          <w:rFonts w:hint="cs"/>
          <w:rtl/>
        </w:rPr>
        <w:t>ת אנשי שינוי מה הם אומרים על כך.</w:t>
      </w:r>
    </w:p>
    <w:p w14:paraId="2F94423B" w14:textId="77777777" w:rsidR="00000000" w:rsidRDefault="007C71EE">
      <w:pPr>
        <w:pStyle w:val="a"/>
        <w:ind w:firstLine="0"/>
        <w:rPr>
          <w:rFonts w:hint="cs"/>
          <w:rtl/>
        </w:rPr>
      </w:pPr>
    </w:p>
    <w:p w14:paraId="65BDA8DF" w14:textId="77777777" w:rsidR="00000000" w:rsidRDefault="007C71EE">
      <w:pPr>
        <w:pStyle w:val="SpeakerCon"/>
        <w:rPr>
          <w:rtl/>
        </w:rPr>
      </w:pPr>
      <w:bookmarkStart w:id="1587" w:name="FS000000560T27_05_2003_17_03_59C"/>
      <w:bookmarkEnd w:id="1587"/>
      <w:r>
        <w:rPr>
          <w:rtl/>
        </w:rPr>
        <w:t>אחמד טיבי (חד"ש-תע"ל):</w:t>
      </w:r>
    </w:p>
    <w:p w14:paraId="3804723E" w14:textId="77777777" w:rsidR="00000000" w:rsidRDefault="007C71EE">
      <w:pPr>
        <w:pStyle w:val="a"/>
        <w:rPr>
          <w:rtl/>
        </w:rPr>
      </w:pPr>
    </w:p>
    <w:p w14:paraId="1D9F7856" w14:textId="77777777" w:rsidR="00000000" w:rsidRDefault="007C71EE">
      <w:pPr>
        <w:pStyle w:val="a"/>
        <w:rPr>
          <w:rFonts w:hint="cs"/>
          <w:rtl/>
        </w:rPr>
      </w:pPr>
      <w:r>
        <w:rPr>
          <w:rFonts w:hint="cs"/>
          <w:rtl/>
        </w:rPr>
        <w:t>כן, חברת הכנסת אתי לבני, אני מעריך את דעתך, בבקשה.</w:t>
      </w:r>
    </w:p>
    <w:p w14:paraId="09D83D7C" w14:textId="77777777" w:rsidR="00000000" w:rsidRDefault="007C71EE">
      <w:pPr>
        <w:pStyle w:val="a"/>
        <w:ind w:firstLine="0"/>
        <w:rPr>
          <w:rFonts w:hint="cs"/>
          <w:rtl/>
        </w:rPr>
      </w:pPr>
    </w:p>
    <w:p w14:paraId="47BB610A" w14:textId="77777777" w:rsidR="00000000" w:rsidRDefault="007C71EE">
      <w:pPr>
        <w:pStyle w:val="ad"/>
        <w:rPr>
          <w:rtl/>
        </w:rPr>
      </w:pPr>
      <w:r>
        <w:rPr>
          <w:rtl/>
        </w:rPr>
        <w:t>היו"ר יולי-יואל אדלשטיין:</w:t>
      </w:r>
    </w:p>
    <w:p w14:paraId="7A868FCD" w14:textId="77777777" w:rsidR="00000000" w:rsidRDefault="007C71EE">
      <w:pPr>
        <w:pStyle w:val="a"/>
        <w:rPr>
          <w:rtl/>
        </w:rPr>
      </w:pPr>
    </w:p>
    <w:p w14:paraId="17479D24" w14:textId="77777777" w:rsidR="00000000" w:rsidRDefault="007C71EE">
      <w:pPr>
        <w:pStyle w:val="a"/>
        <w:rPr>
          <w:rFonts w:hint="cs"/>
          <w:rtl/>
        </w:rPr>
      </w:pPr>
      <w:r>
        <w:rPr>
          <w:rFonts w:hint="cs"/>
          <w:rtl/>
        </w:rPr>
        <w:t>לא, לא, קודם כול אני הוא זה שעדיין מחלק כאן את רשות הדיבור. חברת הכנסת אתי לבני רשומה כאחד הדוברים הבאים.</w:t>
      </w:r>
    </w:p>
    <w:p w14:paraId="316436AF" w14:textId="77777777" w:rsidR="00000000" w:rsidRDefault="007C71EE">
      <w:pPr>
        <w:pStyle w:val="a"/>
        <w:ind w:firstLine="0"/>
        <w:rPr>
          <w:rFonts w:hint="cs"/>
          <w:rtl/>
        </w:rPr>
      </w:pPr>
    </w:p>
    <w:p w14:paraId="6C92B1C9" w14:textId="77777777" w:rsidR="00000000" w:rsidRDefault="007C71EE">
      <w:pPr>
        <w:pStyle w:val="SpeakerCon"/>
        <w:rPr>
          <w:rtl/>
        </w:rPr>
      </w:pPr>
      <w:bookmarkStart w:id="1588" w:name="FS000000560T27_05_2003_17_04_57C"/>
      <w:bookmarkEnd w:id="1588"/>
      <w:r>
        <w:rPr>
          <w:rtl/>
        </w:rPr>
        <w:t>אחמד טיבי (ח</w:t>
      </w:r>
      <w:r>
        <w:rPr>
          <w:rtl/>
        </w:rPr>
        <w:t>ד"ש-תע"ל):</w:t>
      </w:r>
    </w:p>
    <w:p w14:paraId="52BB6088" w14:textId="77777777" w:rsidR="00000000" w:rsidRDefault="007C71EE">
      <w:pPr>
        <w:pStyle w:val="a"/>
        <w:rPr>
          <w:rtl/>
        </w:rPr>
      </w:pPr>
    </w:p>
    <w:p w14:paraId="79732CA0" w14:textId="77777777" w:rsidR="00000000" w:rsidRDefault="007C71EE">
      <w:pPr>
        <w:pStyle w:val="a"/>
        <w:rPr>
          <w:rFonts w:hint="cs"/>
          <w:rtl/>
        </w:rPr>
      </w:pPr>
      <w:r>
        <w:rPr>
          <w:rFonts w:hint="cs"/>
          <w:rtl/>
        </w:rPr>
        <w:t>חשוב שאשמע את דעתה.</w:t>
      </w:r>
    </w:p>
    <w:p w14:paraId="5283F38E" w14:textId="77777777" w:rsidR="00000000" w:rsidRDefault="007C71EE">
      <w:pPr>
        <w:pStyle w:val="a"/>
        <w:ind w:firstLine="0"/>
        <w:rPr>
          <w:rFonts w:hint="cs"/>
          <w:rtl/>
        </w:rPr>
      </w:pPr>
    </w:p>
    <w:p w14:paraId="2B236B20" w14:textId="77777777" w:rsidR="00000000" w:rsidRDefault="007C71EE">
      <w:pPr>
        <w:pStyle w:val="ad"/>
        <w:rPr>
          <w:rtl/>
        </w:rPr>
      </w:pPr>
      <w:r>
        <w:rPr>
          <w:rtl/>
        </w:rPr>
        <w:t>היו"ר יולי-יואל אדלשטיין:</w:t>
      </w:r>
    </w:p>
    <w:p w14:paraId="08D16A9E" w14:textId="77777777" w:rsidR="00000000" w:rsidRDefault="007C71EE">
      <w:pPr>
        <w:pStyle w:val="a"/>
        <w:rPr>
          <w:rtl/>
        </w:rPr>
      </w:pPr>
    </w:p>
    <w:p w14:paraId="64F3E785" w14:textId="77777777" w:rsidR="00000000" w:rsidRDefault="007C71EE">
      <w:pPr>
        <w:pStyle w:val="a"/>
        <w:rPr>
          <w:rFonts w:hint="cs"/>
          <w:rtl/>
        </w:rPr>
      </w:pPr>
      <w:r>
        <w:rPr>
          <w:rFonts w:hint="cs"/>
          <w:rtl/>
        </w:rPr>
        <w:t>תשמע את דעתה אם תישאר באולם.</w:t>
      </w:r>
    </w:p>
    <w:p w14:paraId="7C05B506" w14:textId="77777777" w:rsidR="00000000" w:rsidRDefault="007C71EE">
      <w:pPr>
        <w:pStyle w:val="a"/>
        <w:ind w:firstLine="0"/>
        <w:rPr>
          <w:rFonts w:hint="cs"/>
          <w:rtl/>
        </w:rPr>
      </w:pPr>
    </w:p>
    <w:p w14:paraId="01FEB3F9" w14:textId="77777777" w:rsidR="00000000" w:rsidRDefault="007C71EE">
      <w:pPr>
        <w:pStyle w:val="SpeakerCon"/>
        <w:rPr>
          <w:rtl/>
        </w:rPr>
      </w:pPr>
      <w:bookmarkStart w:id="1589" w:name="FS000000560T27_05_2003_17_05_19C"/>
      <w:bookmarkEnd w:id="1589"/>
      <w:r>
        <w:rPr>
          <w:rtl/>
        </w:rPr>
        <w:t>אחמד טיבי (חד"ש-תע"ל):</w:t>
      </w:r>
    </w:p>
    <w:p w14:paraId="234B16A0" w14:textId="77777777" w:rsidR="00000000" w:rsidRDefault="007C71EE">
      <w:pPr>
        <w:pStyle w:val="a"/>
        <w:rPr>
          <w:rtl/>
        </w:rPr>
      </w:pPr>
    </w:p>
    <w:p w14:paraId="12AFB054" w14:textId="77777777" w:rsidR="00000000" w:rsidRDefault="007C71EE">
      <w:pPr>
        <w:pStyle w:val="a"/>
        <w:rPr>
          <w:rFonts w:hint="cs"/>
          <w:rtl/>
        </w:rPr>
      </w:pPr>
      <w:r>
        <w:rPr>
          <w:rFonts w:hint="cs"/>
          <w:rtl/>
        </w:rPr>
        <w:t>על חשבוני, בבקשה.</w:t>
      </w:r>
    </w:p>
    <w:p w14:paraId="790C3378" w14:textId="77777777" w:rsidR="00000000" w:rsidRDefault="007C71EE">
      <w:pPr>
        <w:pStyle w:val="a"/>
        <w:ind w:firstLine="0"/>
        <w:rPr>
          <w:rFonts w:hint="cs"/>
          <w:rtl/>
        </w:rPr>
      </w:pPr>
    </w:p>
    <w:p w14:paraId="641F8232" w14:textId="77777777" w:rsidR="00000000" w:rsidRDefault="007C71EE">
      <w:pPr>
        <w:pStyle w:val="ad"/>
        <w:rPr>
          <w:rtl/>
        </w:rPr>
      </w:pPr>
      <w:r>
        <w:rPr>
          <w:rtl/>
        </w:rPr>
        <w:t>היו"ר יולי-יואל אדלשטיין:</w:t>
      </w:r>
    </w:p>
    <w:p w14:paraId="27D29EE4" w14:textId="77777777" w:rsidR="00000000" w:rsidRDefault="007C71EE">
      <w:pPr>
        <w:pStyle w:val="a"/>
        <w:rPr>
          <w:rtl/>
        </w:rPr>
      </w:pPr>
    </w:p>
    <w:p w14:paraId="56266BCA" w14:textId="77777777" w:rsidR="00000000" w:rsidRDefault="007C71EE">
      <w:pPr>
        <w:pStyle w:val="a"/>
        <w:rPr>
          <w:rFonts w:hint="cs"/>
          <w:rtl/>
        </w:rPr>
      </w:pPr>
      <w:r>
        <w:rPr>
          <w:rFonts w:hint="cs"/>
          <w:rtl/>
        </w:rPr>
        <w:t>אני מבקש. קריאות ביניים הן לא בניגוד לתקנון, הן דבר מקובל בכנסת, אבל זכות הדיבור אני הוא זה שמחל</w:t>
      </w:r>
      <w:r>
        <w:rPr>
          <w:rFonts w:hint="cs"/>
          <w:rtl/>
        </w:rPr>
        <w:t>ק כאן.</w:t>
      </w:r>
    </w:p>
    <w:p w14:paraId="1B0211DB" w14:textId="77777777" w:rsidR="00000000" w:rsidRDefault="007C71EE">
      <w:pPr>
        <w:pStyle w:val="a"/>
        <w:ind w:firstLine="0"/>
        <w:rPr>
          <w:rFonts w:hint="cs"/>
          <w:rtl/>
        </w:rPr>
      </w:pPr>
    </w:p>
    <w:p w14:paraId="3973C07F" w14:textId="77777777" w:rsidR="00000000" w:rsidRDefault="007C71EE">
      <w:pPr>
        <w:pStyle w:val="ac"/>
        <w:rPr>
          <w:rtl/>
        </w:rPr>
      </w:pPr>
      <w:r>
        <w:rPr>
          <w:rFonts w:hint="eastAsia"/>
          <w:rtl/>
        </w:rPr>
        <w:t>אילן</w:t>
      </w:r>
      <w:r>
        <w:rPr>
          <w:rtl/>
        </w:rPr>
        <w:t xml:space="preserve"> שלגי (שינוי):</w:t>
      </w:r>
    </w:p>
    <w:p w14:paraId="28AC9BFC" w14:textId="77777777" w:rsidR="00000000" w:rsidRDefault="007C71EE">
      <w:pPr>
        <w:pStyle w:val="a"/>
        <w:rPr>
          <w:rFonts w:hint="cs"/>
          <w:rtl/>
        </w:rPr>
      </w:pPr>
    </w:p>
    <w:p w14:paraId="00E8CFD8" w14:textId="77777777" w:rsidR="00000000" w:rsidRDefault="007C71EE">
      <w:pPr>
        <w:pStyle w:val="a"/>
        <w:rPr>
          <w:rFonts w:hint="cs"/>
          <w:rtl/>
        </w:rPr>
      </w:pPr>
      <w:r>
        <w:rPr>
          <w:rFonts w:hint="cs"/>
          <w:rtl/>
        </w:rPr>
        <w:t>זה נשמע לי מאוד לא טוב.</w:t>
      </w:r>
    </w:p>
    <w:p w14:paraId="7E7A34E8" w14:textId="77777777" w:rsidR="00000000" w:rsidRDefault="007C71EE">
      <w:pPr>
        <w:pStyle w:val="a"/>
        <w:ind w:firstLine="0"/>
        <w:rPr>
          <w:rFonts w:hint="cs"/>
          <w:rtl/>
        </w:rPr>
      </w:pPr>
    </w:p>
    <w:p w14:paraId="314CA544" w14:textId="77777777" w:rsidR="00000000" w:rsidRDefault="007C71EE">
      <w:pPr>
        <w:pStyle w:val="ad"/>
        <w:rPr>
          <w:rtl/>
        </w:rPr>
      </w:pPr>
      <w:r>
        <w:rPr>
          <w:rtl/>
        </w:rPr>
        <w:t>היו"ר יולי-יואל אדלשטיין:</w:t>
      </w:r>
    </w:p>
    <w:p w14:paraId="646CDFD1" w14:textId="77777777" w:rsidR="00000000" w:rsidRDefault="007C71EE">
      <w:pPr>
        <w:pStyle w:val="a"/>
        <w:rPr>
          <w:rtl/>
        </w:rPr>
      </w:pPr>
    </w:p>
    <w:p w14:paraId="3FD34505" w14:textId="77777777" w:rsidR="00000000" w:rsidRDefault="007C71EE">
      <w:pPr>
        <w:pStyle w:val="a"/>
        <w:rPr>
          <w:rFonts w:hint="cs"/>
          <w:rtl/>
        </w:rPr>
      </w:pPr>
      <w:r>
        <w:rPr>
          <w:rFonts w:hint="cs"/>
          <w:rtl/>
        </w:rPr>
        <w:t>אני חוזר ואומר בשמו של חבר הכנסת שלגי, שזה נשמע לו לא טוב.</w:t>
      </w:r>
    </w:p>
    <w:p w14:paraId="270BA078" w14:textId="77777777" w:rsidR="00000000" w:rsidRDefault="007C71EE">
      <w:pPr>
        <w:pStyle w:val="a"/>
        <w:ind w:firstLine="0"/>
        <w:rPr>
          <w:rFonts w:hint="cs"/>
          <w:rtl/>
        </w:rPr>
      </w:pPr>
    </w:p>
    <w:p w14:paraId="0417D24C" w14:textId="77777777" w:rsidR="00000000" w:rsidRDefault="007C71EE">
      <w:pPr>
        <w:pStyle w:val="ac"/>
        <w:rPr>
          <w:rtl/>
        </w:rPr>
      </w:pPr>
      <w:r>
        <w:rPr>
          <w:rFonts w:hint="eastAsia"/>
          <w:rtl/>
        </w:rPr>
        <w:t>משה</w:t>
      </w:r>
      <w:r>
        <w:rPr>
          <w:rtl/>
        </w:rPr>
        <w:t xml:space="preserve"> גפני (יהדות התורה):</w:t>
      </w:r>
    </w:p>
    <w:p w14:paraId="20EB51A7" w14:textId="77777777" w:rsidR="00000000" w:rsidRDefault="007C71EE">
      <w:pPr>
        <w:pStyle w:val="a"/>
        <w:rPr>
          <w:rFonts w:hint="cs"/>
          <w:rtl/>
        </w:rPr>
      </w:pPr>
    </w:p>
    <w:p w14:paraId="7EA8354D" w14:textId="77777777" w:rsidR="00000000" w:rsidRDefault="007C71EE">
      <w:pPr>
        <w:pStyle w:val="a"/>
        <w:rPr>
          <w:rFonts w:hint="cs"/>
          <w:rtl/>
        </w:rPr>
      </w:pPr>
      <w:r>
        <w:rPr>
          <w:rFonts w:hint="cs"/>
          <w:rtl/>
        </w:rPr>
        <w:t>מה אומרת על כך נציגת מפלגתו של שר הפנים?</w:t>
      </w:r>
    </w:p>
    <w:p w14:paraId="1611CFAC" w14:textId="77777777" w:rsidR="00000000" w:rsidRDefault="007C71EE">
      <w:pPr>
        <w:pStyle w:val="a"/>
        <w:ind w:firstLine="0"/>
        <w:rPr>
          <w:rFonts w:hint="cs"/>
          <w:rtl/>
        </w:rPr>
      </w:pPr>
    </w:p>
    <w:p w14:paraId="4458C756" w14:textId="77777777" w:rsidR="00000000" w:rsidRDefault="007C71EE">
      <w:pPr>
        <w:pStyle w:val="ad"/>
        <w:rPr>
          <w:rFonts w:hint="cs"/>
          <w:rtl/>
        </w:rPr>
      </w:pPr>
    </w:p>
    <w:p w14:paraId="1CE3FD85" w14:textId="77777777" w:rsidR="00000000" w:rsidRDefault="007C71EE">
      <w:pPr>
        <w:pStyle w:val="ad"/>
        <w:rPr>
          <w:rFonts w:hint="cs"/>
          <w:rtl/>
        </w:rPr>
      </w:pPr>
    </w:p>
    <w:p w14:paraId="71819188" w14:textId="77777777" w:rsidR="00000000" w:rsidRDefault="007C71EE">
      <w:pPr>
        <w:pStyle w:val="ad"/>
        <w:rPr>
          <w:rtl/>
        </w:rPr>
      </w:pPr>
      <w:r>
        <w:rPr>
          <w:rtl/>
        </w:rPr>
        <w:t>היו"ר יולי-יואל אדלשטיין:</w:t>
      </w:r>
    </w:p>
    <w:p w14:paraId="12B913C8" w14:textId="77777777" w:rsidR="00000000" w:rsidRDefault="007C71EE">
      <w:pPr>
        <w:pStyle w:val="a"/>
        <w:rPr>
          <w:rtl/>
        </w:rPr>
      </w:pPr>
    </w:p>
    <w:p w14:paraId="61389F6B" w14:textId="77777777" w:rsidR="00000000" w:rsidRDefault="007C71EE">
      <w:pPr>
        <w:pStyle w:val="a"/>
        <w:rPr>
          <w:rFonts w:hint="cs"/>
          <w:rtl/>
        </w:rPr>
      </w:pPr>
      <w:r>
        <w:rPr>
          <w:rFonts w:hint="cs"/>
          <w:rtl/>
        </w:rPr>
        <w:t>חברת הכנסת לבני תגיד</w:t>
      </w:r>
      <w:r>
        <w:rPr>
          <w:rFonts w:hint="cs"/>
          <w:rtl/>
        </w:rPr>
        <w:t xml:space="preserve"> את דעתה המלומדת, אם תרצה, כאשר - - -</w:t>
      </w:r>
    </w:p>
    <w:p w14:paraId="5448BBD0" w14:textId="77777777" w:rsidR="00000000" w:rsidRDefault="007C71EE">
      <w:pPr>
        <w:pStyle w:val="a"/>
        <w:rPr>
          <w:rFonts w:hint="cs"/>
          <w:rtl/>
        </w:rPr>
      </w:pPr>
    </w:p>
    <w:p w14:paraId="055A02A4" w14:textId="77777777" w:rsidR="00000000" w:rsidRDefault="007C71EE">
      <w:pPr>
        <w:pStyle w:val="SpeakerCon"/>
        <w:rPr>
          <w:rtl/>
        </w:rPr>
      </w:pPr>
      <w:bookmarkStart w:id="1590" w:name="FS000000560T27_05_2003_17_07_54C"/>
      <w:bookmarkEnd w:id="1590"/>
      <w:r>
        <w:rPr>
          <w:rtl/>
        </w:rPr>
        <w:t>אחמד טיבי (חד"ש-תע"ל):</w:t>
      </w:r>
    </w:p>
    <w:p w14:paraId="69240C84" w14:textId="77777777" w:rsidR="00000000" w:rsidRDefault="007C71EE">
      <w:pPr>
        <w:pStyle w:val="a"/>
        <w:rPr>
          <w:rtl/>
        </w:rPr>
      </w:pPr>
    </w:p>
    <w:p w14:paraId="270113F9" w14:textId="77777777" w:rsidR="00000000" w:rsidRDefault="007C71EE">
      <w:pPr>
        <w:pStyle w:val="a"/>
        <w:rPr>
          <w:rFonts w:hint="cs"/>
          <w:rtl/>
        </w:rPr>
      </w:pPr>
      <w:r>
        <w:rPr>
          <w:rFonts w:hint="cs"/>
          <w:rtl/>
        </w:rPr>
        <w:t>על כל פנים, רבותי, כידוע לכם, הזכות של כל ילד לרכוש אזרחות מייד עם לידתו, היא זכות יסוד בכל מקום בעולם. מי אמור להגן על זכויות יסוד, בעיקר של אנשי המיעוט? היועץ המשפטי לממשלה. זה התפקיד שלו, זה</w:t>
      </w:r>
      <w:r>
        <w:rPr>
          <w:rFonts w:hint="cs"/>
          <w:rtl/>
        </w:rPr>
        <w:t xml:space="preserve"> אחד התפקידים העיקריים של היועץ המשפטי לממשלה. האיש הזה  בא - ואני לא רוצה להשתמש בביטויים פוגעים - וברגל גסה רומס את זכות היסוד של ילד. </w:t>
      </w:r>
    </w:p>
    <w:p w14:paraId="6F680023" w14:textId="77777777" w:rsidR="00000000" w:rsidRDefault="007C71EE">
      <w:pPr>
        <w:pStyle w:val="a"/>
        <w:ind w:firstLine="0"/>
        <w:rPr>
          <w:rFonts w:hint="cs"/>
          <w:rtl/>
        </w:rPr>
      </w:pPr>
    </w:p>
    <w:p w14:paraId="03DA1FE7" w14:textId="77777777" w:rsidR="00000000" w:rsidRDefault="007C71EE">
      <w:pPr>
        <w:pStyle w:val="ac"/>
        <w:rPr>
          <w:rtl/>
        </w:rPr>
      </w:pPr>
      <w:r>
        <w:rPr>
          <w:rFonts w:hint="eastAsia"/>
          <w:rtl/>
        </w:rPr>
        <w:t>משה</w:t>
      </w:r>
      <w:r>
        <w:rPr>
          <w:rtl/>
        </w:rPr>
        <w:t xml:space="preserve"> גפני (יהדות התורה):</w:t>
      </w:r>
    </w:p>
    <w:p w14:paraId="620684A8" w14:textId="77777777" w:rsidR="00000000" w:rsidRDefault="007C71EE">
      <w:pPr>
        <w:pStyle w:val="a"/>
        <w:rPr>
          <w:rFonts w:hint="cs"/>
          <w:rtl/>
        </w:rPr>
      </w:pPr>
    </w:p>
    <w:p w14:paraId="2F1C1386" w14:textId="77777777" w:rsidR="00000000" w:rsidRDefault="007C71EE">
      <w:pPr>
        <w:pStyle w:val="a"/>
        <w:rPr>
          <w:rFonts w:hint="cs"/>
          <w:rtl/>
        </w:rPr>
      </w:pPr>
      <w:r>
        <w:rPr>
          <w:rFonts w:hint="cs"/>
          <w:rtl/>
        </w:rPr>
        <w:t>אז איזה אזרח הוא הילד?</w:t>
      </w:r>
    </w:p>
    <w:p w14:paraId="6325C422" w14:textId="77777777" w:rsidR="00000000" w:rsidRDefault="007C71EE">
      <w:pPr>
        <w:pStyle w:val="a"/>
        <w:ind w:firstLine="0"/>
        <w:rPr>
          <w:rFonts w:hint="cs"/>
          <w:rtl/>
        </w:rPr>
      </w:pPr>
    </w:p>
    <w:p w14:paraId="3AE23EFE" w14:textId="77777777" w:rsidR="00000000" w:rsidRDefault="007C71EE">
      <w:pPr>
        <w:pStyle w:val="SpeakerCon"/>
        <w:rPr>
          <w:rtl/>
        </w:rPr>
      </w:pPr>
      <w:bookmarkStart w:id="1591" w:name="FS000000560T27_05_2003_17_11_59C"/>
      <w:bookmarkEnd w:id="1591"/>
      <w:r>
        <w:rPr>
          <w:rtl/>
        </w:rPr>
        <w:t>אחמד טיבי (חד"ש-תע"ל):</w:t>
      </w:r>
    </w:p>
    <w:p w14:paraId="14976CAB" w14:textId="77777777" w:rsidR="00000000" w:rsidRDefault="007C71EE">
      <w:pPr>
        <w:pStyle w:val="a"/>
        <w:rPr>
          <w:rtl/>
        </w:rPr>
      </w:pPr>
    </w:p>
    <w:p w14:paraId="1030A029" w14:textId="77777777" w:rsidR="00000000" w:rsidRDefault="007C71EE">
      <w:pPr>
        <w:pStyle w:val="a"/>
        <w:rPr>
          <w:rFonts w:hint="cs"/>
          <w:rtl/>
        </w:rPr>
      </w:pPr>
      <w:r>
        <w:rPr>
          <w:rFonts w:hint="cs"/>
          <w:rtl/>
        </w:rPr>
        <w:t>אגב, אני גאה על כך שאני נשוי לפלסטינית. יש ל</w:t>
      </w:r>
      <w:r>
        <w:rPr>
          <w:rFonts w:hint="cs"/>
          <w:rtl/>
        </w:rPr>
        <w:t>י שתי בנות, ואתם יודעים שהתיקון הזה חל עלי, חברת הכנסת לבני, אדוני סגן השר.</w:t>
      </w:r>
    </w:p>
    <w:p w14:paraId="347CF5AD" w14:textId="77777777" w:rsidR="00000000" w:rsidRDefault="007C71EE">
      <w:pPr>
        <w:pStyle w:val="a"/>
        <w:ind w:firstLine="0"/>
        <w:rPr>
          <w:rFonts w:hint="cs"/>
          <w:rtl/>
        </w:rPr>
      </w:pPr>
    </w:p>
    <w:p w14:paraId="38E9AAD7" w14:textId="77777777" w:rsidR="00000000" w:rsidRDefault="007C71EE">
      <w:pPr>
        <w:pStyle w:val="ad"/>
        <w:rPr>
          <w:rtl/>
        </w:rPr>
      </w:pPr>
      <w:r>
        <w:rPr>
          <w:rtl/>
        </w:rPr>
        <w:t>היו"ר יולי-יואל אדלשטיין:</w:t>
      </w:r>
    </w:p>
    <w:p w14:paraId="774BCE66" w14:textId="77777777" w:rsidR="00000000" w:rsidRDefault="007C71EE">
      <w:pPr>
        <w:pStyle w:val="a"/>
        <w:rPr>
          <w:rtl/>
        </w:rPr>
      </w:pPr>
    </w:p>
    <w:p w14:paraId="323A0628" w14:textId="77777777" w:rsidR="00000000" w:rsidRDefault="007C71EE">
      <w:pPr>
        <w:pStyle w:val="a"/>
        <w:rPr>
          <w:rFonts w:hint="cs"/>
          <w:rtl/>
        </w:rPr>
      </w:pPr>
      <w:r>
        <w:rPr>
          <w:rFonts w:hint="cs"/>
          <w:rtl/>
        </w:rPr>
        <w:t>לא רטרואקטיבית, אני מקווה.</w:t>
      </w:r>
    </w:p>
    <w:p w14:paraId="770B03F8" w14:textId="77777777" w:rsidR="00000000" w:rsidRDefault="007C71EE">
      <w:pPr>
        <w:pStyle w:val="a"/>
        <w:ind w:firstLine="0"/>
        <w:rPr>
          <w:rFonts w:hint="cs"/>
          <w:rtl/>
        </w:rPr>
      </w:pPr>
    </w:p>
    <w:p w14:paraId="7CA44052" w14:textId="77777777" w:rsidR="00000000" w:rsidRDefault="007C71EE">
      <w:pPr>
        <w:pStyle w:val="ac"/>
        <w:rPr>
          <w:rtl/>
        </w:rPr>
      </w:pPr>
      <w:r>
        <w:rPr>
          <w:rtl/>
        </w:rPr>
        <w:t>זאב בוים</w:t>
      </w:r>
      <w:r>
        <w:rPr>
          <w:rFonts w:hint="cs"/>
          <w:rtl/>
        </w:rPr>
        <w:t xml:space="preserve"> (הליכוד)</w:t>
      </w:r>
      <w:r>
        <w:rPr>
          <w:rtl/>
        </w:rPr>
        <w:t>:</w:t>
      </w:r>
    </w:p>
    <w:p w14:paraId="4444741D" w14:textId="77777777" w:rsidR="00000000" w:rsidRDefault="007C71EE">
      <w:pPr>
        <w:pStyle w:val="a"/>
        <w:rPr>
          <w:rFonts w:hint="cs"/>
          <w:rtl/>
        </w:rPr>
      </w:pPr>
    </w:p>
    <w:p w14:paraId="11274CC9" w14:textId="77777777" w:rsidR="00000000" w:rsidRDefault="007C71EE">
      <w:pPr>
        <w:pStyle w:val="a"/>
        <w:rPr>
          <w:rFonts w:hint="cs"/>
          <w:rtl/>
        </w:rPr>
      </w:pPr>
      <w:r>
        <w:rPr>
          <w:rFonts w:hint="cs"/>
          <w:rtl/>
        </w:rPr>
        <w:t>זה עוד לא חוק, בינתיים זו הצעה.</w:t>
      </w:r>
    </w:p>
    <w:p w14:paraId="2BB9831A" w14:textId="77777777" w:rsidR="00000000" w:rsidRDefault="007C71EE">
      <w:pPr>
        <w:pStyle w:val="a"/>
        <w:ind w:firstLine="0"/>
        <w:rPr>
          <w:rFonts w:hint="cs"/>
          <w:rtl/>
        </w:rPr>
      </w:pPr>
    </w:p>
    <w:p w14:paraId="06E74C3F" w14:textId="77777777" w:rsidR="00000000" w:rsidRDefault="007C71EE">
      <w:pPr>
        <w:pStyle w:val="SpeakerCon"/>
        <w:rPr>
          <w:rtl/>
        </w:rPr>
      </w:pPr>
      <w:bookmarkStart w:id="1592" w:name="FS000000560T27_05_2003_17_12_37C"/>
      <w:bookmarkEnd w:id="1592"/>
      <w:r>
        <w:rPr>
          <w:rtl/>
        </w:rPr>
        <w:t>אחמד טיבי (חד"ש-תע"ל):</w:t>
      </w:r>
    </w:p>
    <w:p w14:paraId="7264D185" w14:textId="77777777" w:rsidR="00000000" w:rsidRDefault="007C71EE">
      <w:pPr>
        <w:pStyle w:val="a"/>
        <w:rPr>
          <w:rtl/>
        </w:rPr>
      </w:pPr>
    </w:p>
    <w:p w14:paraId="20C6C3D8" w14:textId="77777777" w:rsidR="00000000" w:rsidRDefault="007C71EE">
      <w:pPr>
        <w:pStyle w:val="a"/>
        <w:rPr>
          <w:rFonts w:hint="cs"/>
          <w:rtl/>
        </w:rPr>
      </w:pPr>
      <w:r>
        <w:rPr>
          <w:rFonts w:hint="cs"/>
          <w:rtl/>
        </w:rPr>
        <w:t>כשיחוקק, הוא יחול עלי.</w:t>
      </w:r>
    </w:p>
    <w:p w14:paraId="0453F7EF" w14:textId="77777777" w:rsidR="00000000" w:rsidRDefault="007C71EE">
      <w:pPr>
        <w:pStyle w:val="a"/>
        <w:ind w:firstLine="0"/>
        <w:rPr>
          <w:rFonts w:hint="cs"/>
          <w:rtl/>
        </w:rPr>
      </w:pPr>
    </w:p>
    <w:p w14:paraId="245B43B9" w14:textId="77777777" w:rsidR="00000000" w:rsidRDefault="007C71EE">
      <w:pPr>
        <w:pStyle w:val="ac"/>
        <w:rPr>
          <w:rtl/>
        </w:rPr>
      </w:pPr>
      <w:r>
        <w:rPr>
          <w:rFonts w:hint="eastAsia"/>
          <w:rtl/>
        </w:rPr>
        <w:t>משה</w:t>
      </w:r>
      <w:r>
        <w:rPr>
          <w:rtl/>
        </w:rPr>
        <w:t xml:space="preserve"> גפני (יהדות התורה):</w:t>
      </w:r>
    </w:p>
    <w:p w14:paraId="5C41D703" w14:textId="77777777" w:rsidR="00000000" w:rsidRDefault="007C71EE">
      <w:pPr>
        <w:pStyle w:val="a"/>
        <w:rPr>
          <w:rFonts w:hint="cs"/>
          <w:rtl/>
        </w:rPr>
      </w:pPr>
    </w:p>
    <w:p w14:paraId="64E280E1" w14:textId="77777777" w:rsidR="00000000" w:rsidRDefault="007C71EE">
      <w:pPr>
        <w:pStyle w:val="a"/>
        <w:rPr>
          <w:rFonts w:hint="cs"/>
          <w:rtl/>
        </w:rPr>
      </w:pPr>
      <w:r>
        <w:rPr>
          <w:rFonts w:hint="cs"/>
          <w:rtl/>
        </w:rPr>
        <w:t>אם היועץ המשפטי היה יודע שזה חל עליך, הוא היה מחיל את זה רטרואקטיבית.</w:t>
      </w:r>
    </w:p>
    <w:p w14:paraId="60771C11" w14:textId="77777777" w:rsidR="00000000" w:rsidRDefault="007C71EE">
      <w:pPr>
        <w:pStyle w:val="a"/>
        <w:ind w:firstLine="0"/>
        <w:rPr>
          <w:rFonts w:hint="cs"/>
          <w:rtl/>
        </w:rPr>
      </w:pPr>
    </w:p>
    <w:p w14:paraId="547C9A55" w14:textId="77777777" w:rsidR="00000000" w:rsidRDefault="007C71EE">
      <w:pPr>
        <w:pStyle w:val="ac"/>
        <w:rPr>
          <w:rtl/>
        </w:rPr>
      </w:pPr>
      <w:r>
        <w:rPr>
          <w:rFonts w:hint="eastAsia"/>
          <w:rtl/>
        </w:rPr>
        <w:t>דוד</w:t>
      </w:r>
      <w:r>
        <w:rPr>
          <w:rtl/>
        </w:rPr>
        <w:t xml:space="preserve"> טל (עם אחד):</w:t>
      </w:r>
    </w:p>
    <w:p w14:paraId="4B3986C5" w14:textId="77777777" w:rsidR="00000000" w:rsidRDefault="007C71EE">
      <w:pPr>
        <w:pStyle w:val="a"/>
        <w:rPr>
          <w:rFonts w:hint="cs"/>
          <w:rtl/>
        </w:rPr>
      </w:pPr>
    </w:p>
    <w:p w14:paraId="78F40FE0" w14:textId="77777777" w:rsidR="00000000" w:rsidRDefault="007C71EE">
      <w:pPr>
        <w:pStyle w:val="a"/>
        <w:rPr>
          <w:rFonts w:hint="cs"/>
          <w:rtl/>
        </w:rPr>
      </w:pPr>
      <w:r>
        <w:rPr>
          <w:rFonts w:hint="cs"/>
          <w:rtl/>
        </w:rPr>
        <w:t>הוא היה שולל גם ממך את האזרחות.</w:t>
      </w:r>
    </w:p>
    <w:p w14:paraId="4611FC2F" w14:textId="77777777" w:rsidR="00000000" w:rsidRDefault="007C71EE">
      <w:pPr>
        <w:pStyle w:val="a"/>
        <w:ind w:firstLine="0"/>
        <w:rPr>
          <w:rFonts w:hint="cs"/>
          <w:rtl/>
        </w:rPr>
      </w:pPr>
    </w:p>
    <w:p w14:paraId="3B0481FF" w14:textId="77777777" w:rsidR="00000000" w:rsidRDefault="007C71EE">
      <w:pPr>
        <w:pStyle w:val="SpeakerCon"/>
        <w:rPr>
          <w:rtl/>
        </w:rPr>
      </w:pPr>
      <w:bookmarkStart w:id="1593" w:name="FS000000560T27_05_2003_17_13_41C"/>
      <w:bookmarkEnd w:id="1593"/>
      <w:r>
        <w:rPr>
          <w:rFonts w:hint="eastAsia"/>
          <w:rtl/>
        </w:rPr>
        <w:t>אחמד</w:t>
      </w:r>
      <w:r>
        <w:rPr>
          <w:rtl/>
        </w:rPr>
        <w:t xml:space="preserve"> טיבי (חד"ש-תע"ל):</w:t>
      </w:r>
    </w:p>
    <w:p w14:paraId="36FBF532" w14:textId="77777777" w:rsidR="00000000" w:rsidRDefault="007C71EE">
      <w:pPr>
        <w:pStyle w:val="a"/>
        <w:rPr>
          <w:rFonts w:hint="cs"/>
          <w:rtl/>
        </w:rPr>
      </w:pPr>
    </w:p>
    <w:p w14:paraId="7AFA45AB" w14:textId="77777777" w:rsidR="00000000" w:rsidRDefault="007C71EE">
      <w:pPr>
        <w:pStyle w:val="a"/>
        <w:rPr>
          <w:rFonts w:hint="cs"/>
          <w:rtl/>
        </w:rPr>
      </w:pPr>
      <w:r>
        <w:rPr>
          <w:rFonts w:hint="cs"/>
          <w:rtl/>
        </w:rPr>
        <w:t>איך אתם יכולים לעמוד מאחורי זה? תשללו את האזרחות של הבנות שלי? מה קרה לכם? אמר את זה לפני חבר הכנסת ברכה, וח</w:t>
      </w:r>
      <w:r>
        <w:rPr>
          <w:rFonts w:hint="cs"/>
          <w:rtl/>
        </w:rPr>
        <w:t>שוב שנשנן את זה: עד לפני שנתיים היה הליך מדורג לקבלת אזרחות, כלומר להתאזרחות. זה היה הליך של חמש שנים. אני בטוח שאתה לא יודע על כך, חבר הכנסת שלגי, כי לציבור הישראלי אין נגיעה לנושא, הוא לא צמוד לנושא. אנחנו חיים את זה יום-יום, זה חלק מהחיים שלנו. בכל לשכה</w:t>
      </w:r>
      <w:r>
        <w:rPr>
          <w:rFonts w:hint="cs"/>
          <w:rtl/>
        </w:rPr>
        <w:t xml:space="preserve"> פרלמנטרית, של מוחמד ברכה, טלב אלסאנע או שלי, יש מאות בקשות  לעזרה בדיוק בתחום הזה.</w:t>
      </w:r>
    </w:p>
    <w:p w14:paraId="6E4FAE66" w14:textId="77777777" w:rsidR="00000000" w:rsidRDefault="007C71EE">
      <w:pPr>
        <w:pStyle w:val="a"/>
        <w:ind w:firstLine="0"/>
        <w:rPr>
          <w:rFonts w:hint="cs"/>
          <w:rtl/>
        </w:rPr>
      </w:pPr>
    </w:p>
    <w:p w14:paraId="01E273DF" w14:textId="77777777" w:rsidR="00000000" w:rsidRDefault="007C71EE">
      <w:pPr>
        <w:pStyle w:val="ac"/>
        <w:rPr>
          <w:rtl/>
        </w:rPr>
      </w:pPr>
      <w:r>
        <w:rPr>
          <w:rFonts w:hint="eastAsia"/>
          <w:rtl/>
        </w:rPr>
        <w:t>מוחמד</w:t>
      </w:r>
      <w:r>
        <w:rPr>
          <w:rtl/>
        </w:rPr>
        <w:t xml:space="preserve"> ברכה (חד"ש-תע"ל):</w:t>
      </w:r>
    </w:p>
    <w:p w14:paraId="6783EC61" w14:textId="77777777" w:rsidR="00000000" w:rsidRDefault="007C71EE">
      <w:pPr>
        <w:pStyle w:val="a"/>
        <w:rPr>
          <w:rFonts w:hint="cs"/>
          <w:rtl/>
        </w:rPr>
      </w:pPr>
    </w:p>
    <w:p w14:paraId="4B103230" w14:textId="77777777" w:rsidR="00000000" w:rsidRDefault="007C71EE">
      <w:pPr>
        <w:pStyle w:val="a"/>
        <w:rPr>
          <w:rFonts w:hint="cs"/>
          <w:rtl/>
        </w:rPr>
      </w:pPr>
      <w:r>
        <w:rPr>
          <w:rFonts w:hint="cs"/>
          <w:rtl/>
        </w:rPr>
        <w:t>זעקות.</w:t>
      </w:r>
    </w:p>
    <w:p w14:paraId="476229F6" w14:textId="77777777" w:rsidR="00000000" w:rsidRDefault="007C71EE">
      <w:pPr>
        <w:pStyle w:val="a"/>
        <w:ind w:firstLine="0"/>
        <w:rPr>
          <w:rFonts w:hint="cs"/>
          <w:rtl/>
        </w:rPr>
      </w:pPr>
    </w:p>
    <w:p w14:paraId="1BF0A9FF" w14:textId="77777777" w:rsidR="00000000" w:rsidRDefault="007C71EE">
      <w:pPr>
        <w:pStyle w:val="SpeakerCon"/>
        <w:rPr>
          <w:rtl/>
        </w:rPr>
      </w:pPr>
      <w:bookmarkStart w:id="1594" w:name="FS000000560T27_05_2003_17_17_40C"/>
      <w:bookmarkEnd w:id="1594"/>
      <w:r>
        <w:rPr>
          <w:rtl/>
        </w:rPr>
        <w:t>אחמד טיבי (חד"ש-תע"ל):</w:t>
      </w:r>
    </w:p>
    <w:p w14:paraId="7AB65720" w14:textId="77777777" w:rsidR="00000000" w:rsidRDefault="007C71EE">
      <w:pPr>
        <w:pStyle w:val="a"/>
        <w:rPr>
          <w:rtl/>
        </w:rPr>
      </w:pPr>
    </w:p>
    <w:p w14:paraId="40396F5F" w14:textId="77777777" w:rsidR="00000000" w:rsidRDefault="007C71EE">
      <w:pPr>
        <w:pStyle w:val="a"/>
        <w:rPr>
          <w:rFonts w:hint="cs"/>
          <w:rtl/>
        </w:rPr>
      </w:pPr>
      <w:r>
        <w:rPr>
          <w:rFonts w:hint="cs"/>
          <w:rtl/>
        </w:rPr>
        <w:t>עד לפני כמה שנים היה מה שקרוי הליך מדורג: כל אדם היה עובר את מה שקרוי טופס איקסים. הוא גר בטייבה, הוא נשוי לאשה, י</w:t>
      </w:r>
      <w:r>
        <w:rPr>
          <w:rFonts w:hint="cs"/>
          <w:rtl/>
        </w:rPr>
        <w:t>ש לו ילדים, אבל הוא צריך להוכיח, כדי לזכות באיחוד משפחות על-פי ההליך ההוא, שהוא משלם תמורת חשמל ומים ומרכז החיים שלו בטייבה. הוא צריך להוכיח שהתחתן. אתה יודע, כאשר החמירו בהליך המדורג, אדוני היושב-ראש, רבותי חברי הכנסת, התחילו לבקש תמונות מהחתונה. אחר כך מ</w:t>
      </w:r>
      <w:r>
        <w:rPr>
          <w:rFonts w:hint="cs"/>
          <w:rtl/>
        </w:rPr>
        <w:t>ה ביקשו, חבר הכנסת שוחט,  אם הוא אמר שאשתו בהיריון? התחילו לבקש תמונות אולטרה-סאונד של ההיריון.</w:t>
      </w:r>
    </w:p>
    <w:p w14:paraId="76725604" w14:textId="77777777" w:rsidR="00000000" w:rsidRDefault="007C71EE">
      <w:pPr>
        <w:pStyle w:val="a"/>
        <w:ind w:firstLine="0"/>
        <w:rPr>
          <w:rFonts w:hint="cs"/>
          <w:rtl/>
        </w:rPr>
      </w:pPr>
    </w:p>
    <w:p w14:paraId="1B5AD4BC" w14:textId="77777777" w:rsidR="00000000" w:rsidRDefault="007C71EE">
      <w:pPr>
        <w:pStyle w:val="ac"/>
        <w:rPr>
          <w:rtl/>
        </w:rPr>
      </w:pPr>
      <w:r>
        <w:rPr>
          <w:rFonts w:hint="eastAsia"/>
          <w:rtl/>
        </w:rPr>
        <w:t>דוד</w:t>
      </w:r>
      <w:r>
        <w:rPr>
          <w:rtl/>
        </w:rPr>
        <w:t xml:space="preserve"> טל (עם אחד):</w:t>
      </w:r>
    </w:p>
    <w:p w14:paraId="069FFEC0" w14:textId="77777777" w:rsidR="00000000" w:rsidRDefault="007C71EE">
      <w:pPr>
        <w:pStyle w:val="a"/>
        <w:rPr>
          <w:rFonts w:hint="cs"/>
          <w:rtl/>
        </w:rPr>
      </w:pPr>
    </w:p>
    <w:p w14:paraId="42FCC60B" w14:textId="77777777" w:rsidR="00000000" w:rsidRDefault="007C71EE">
      <w:pPr>
        <w:pStyle w:val="a"/>
        <w:rPr>
          <w:rFonts w:hint="cs"/>
          <w:rtl/>
        </w:rPr>
      </w:pPr>
      <w:r>
        <w:rPr>
          <w:rFonts w:hint="cs"/>
          <w:rtl/>
        </w:rPr>
        <w:t>אני לא מאמין.</w:t>
      </w:r>
    </w:p>
    <w:p w14:paraId="764679F8" w14:textId="77777777" w:rsidR="00000000" w:rsidRDefault="007C71EE">
      <w:pPr>
        <w:pStyle w:val="a"/>
        <w:rPr>
          <w:rFonts w:hint="cs"/>
          <w:rtl/>
        </w:rPr>
      </w:pPr>
    </w:p>
    <w:p w14:paraId="08C22778" w14:textId="77777777" w:rsidR="00000000" w:rsidRDefault="007C71EE">
      <w:pPr>
        <w:pStyle w:val="ad"/>
        <w:rPr>
          <w:rtl/>
        </w:rPr>
      </w:pPr>
      <w:r>
        <w:rPr>
          <w:rFonts w:hint="eastAsia"/>
          <w:rtl/>
        </w:rPr>
        <w:t>היו</w:t>
      </w:r>
      <w:r>
        <w:rPr>
          <w:rtl/>
        </w:rPr>
        <w:t>"ר יולי-יואל אדלשטיין:</w:t>
      </w:r>
    </w:p>
    <w:p w14:paraId="1B70CA30" w14:textId="77777777" w:rsidR="00000000" w:rsidRDefault="007C71EE">
      <w:pPr>
        <w:pStyle w:val="a"/>
        <w:rPr>
          <w:rFonts w:hint="cs"/>
          <w:rtl/>
        </w:rPr>
      </w:pPr>
    </w:p>
    <w:p w14:paraId="510951A1" w14:textId="77777777" w:rsidR="00000000" w:rsidRDefault="007C71EE">
      <w:pPr>
        <w:pStyle w:val="a"/>
        <w:rPr>
          <w:rFonts w:hint="cs"/>
          <w:rtl/>
        </w:rPr>
      </w:pPr>
      <w:r>
        <w:rPr>
          <w:rFonts w:hint="cs"/>
          <w:rtl/>
        </w:rPr>
        <w:t>אבל לא מן החתונה.</w:t>
      </w:r>
    </w:p>
    <w:p w14:paraId="6D8D5E2F" w14:textId="77777777" w:rsidR="00000000" w:rsidRDefault="007C71EE">
      <w:pPr>
        <w:pStyle w:val="a"/>
        <w:ind w:firstLine="0"/>
        <w:rPr>
          <w:rFonts w:hint="cs"/>
          <w:rtl/>
        </w:rPr>
      </w:pPr>
    </w:p>
    <w:p w14:paraId="636322F7" w14:textId="77777777" w:rsidR="00000000" w:rsidRDefault="007C71EE">
      <w:pPr>
        <w:pStyle w:val="SpeakerCon"/>
        <w:rPr>
          <w:rtl/>
        </w:rPr>
      </w:pPr>
      <w:bookmarkStart w:id="1595" w:name="FS000000560T27_05_2003_17_19_06C"/>
      <w:bookmarkEnd w:id="1595"/>
      <w:r>
        <w:rPr>
          <w:rFonts w:hint="eastAsia"/>
          <w:rtl/>
        </w:rPr>
        <w:t>אחמד</w:t>
      </w:r>
      <w:r>
        <w:rPr>
          <w:rtl/>
        </w:rPr>
        <w:t xml:space="preserve"> טיבי (חד"ש-תע"ל):</w:t>
      </w:r>
    </w:p>
    <w:p w14:paraId="6D413B2A" w14:textId="77777777" w:rsidR="00000000" w:rsidRDefault="007C71EE">
      <w:pPr>
        <w:pStyle w:val="a"/>
        <w:rPr>
          <w:rFonts w:hint="cs"/>
          <w:rtl/>
        </w:rPr>
      </w:pPr>
    </w:p>
    <w:p w14:paraId="7A87A780" w14:textId="77777777" w:rsidR="00000000" w:rsidRDefault="007C71EE">
      <w:pPr>
        <w:pStyle w:val="a"/>
        <w:rPr>
          <w:rFonts w:hint="cs"/>
          <w:rtl/>
        </w:rPr>
      </w:pPr>
      <w:r>
        <w:rPr>
          <w:rFonts w:hint="cs"/>
          <w:rtl/>
        </w:rPr>
        <w:t>לא, יש קריטריונים לתמונת חתונה: שמלה לבנה וכו' וכו'. אחר</w:t>
      </w:r>
      <w:r>
        <w:rPr>
          <w:rFonts w:hint="cs"/>
          <w:rtl/>
        </w:rPr>
        <w:t xml:space="preserve"> כך צריך היה להביא הוכחה שיש ילדים.</w:t>
      </w:r>
    </w:p>
    <w:p w14:paraId="4131D369" w14:textId="77777777" w:rsidR="00000000" w:rsidRDefault="007C71EE">
      <w:pPr>
        <w:pStyle w:val="a"/>
        <w:ind w:firstLine="0"/>
        <w:rPr>
          <w:rFonts w:hint="cs"/>
          <w:rtl/>
        </w:rPr>
      </w:pPr>
    </w:p>
    <w:p w14:paraId="2F882B01" w14:textId="77777777" w:rsidR="00000000" w:rsidRDefault="007C71EE">
      <w:pPr>
        <w:pStyle w:val="ac"/>
        <w:rPr>
          <w:rFonts w:hint="cs"/>
          <w:rtl/>
        </w:rPr>
      </w:pPr>
    </w:p>
    <w:p w14:paraId="15E68043" w14:textId="77777777" w:rsidR="00000000" w:rsidRDefault="007C71EE">
      <w:pPr>
        <w:pStyle w:val="ac"/>
        <w:rPr>
          <w:rFonts w:hint="cs"/>
          <w:rtl/>
        </w:rPr>
      </w:pPr>
    </w:p>
    <w:p w14:paraId="46D334F9" w14:textId="77777777" w:rsidR="00000000" w:rsidRDefault="007C71EE">
      <w:pPr>
        <w:pStyle w:val="ac"/>
        <w:rPr>
          <w:rtl/>
        </w:rPr>
      </w:pPr>
      <w:r>
        <w:rPr>
          <w:rFonts w:hint="eastAsia"/>
          <w:rtl/>
        </w:rPr>
        <w:t>אברהם</w:t>
      </w:r>
      <w:r>
        <w:rPr>
          <w:rtl/>
        </w:rPr>
        <w:t xml:space="preserve"> בייגה שוחט (העבודה-מימד):</w:t>
      </w:r>
    </w:p>
    <w:p w14:paraId="2FA41BDC" w14:textId="77777777" w:rsidR="00000000" w:rsidRDefault="007C71EE">
      <w:pPr>
        <w:pStyle w:val="a"/>
        <w:rPr>
          <w:rFonts w:hint="cs"/>
          <w:rtl/>
        </w:rPr>
      </w:pPr>
    </w:p>
    <w:p w14:paraId="45CD93E0" w14:textId="77777777" w:rsidR="00000000" w:rsidRDefault="007C71EE">
      <w:pPr>
        <w:pStyle w:val="a"/>
        <w:rPr>
          <w:rFonts w:hint="cs"/>
          <w:rtl/>
        </w:rPr>
      </w:pPr>
      <w:r>
        <w:rPr>
          <w:rFonts w:hint="cs"/>
          <w:rtl/>
        </w:rPr>
        <w:t>ומה בין החתונה לאולטרה-סאונד?</w:t>
      </w:r>
    </w:p>
    <w:p w14:paraId="7AAEC0C1" w14:textId="77777777" w:rsidR="00000000" w:rsidRDefault="007C71EE">
      <w:pPr>
        <w:pStyle w:val="ad"/>
        <w:rPr>
          <w:rFonts w:hint="cs"/>
          <w:rtl/>
        </w:rPr>
      </w:pPr>
    </w:p>
    <w:p w14:paraId="1D2597CA" w14:textId="77777777" w:rsidR="00000000" w:rsidRDefault="007C71EE">
      <w:pPr>
        <w:pStyle w:val="ad"/>
        <w:rPr>
          <w:rtl/>
        </w:rPr>
      </w:pPr>
      <w:r>
        <w:rPr>
          <w:rFonts w:hint="eastAsia"/>
          <w:rtl/>
        </w:rPr>
        <w:t>היו</w:t>
      </w:r>
      <w:r>
        <w:rPr>
          <w:rtl/>
        </w:rPr>
        <w:t>"ר יולי-יואל אדלשטיין:</w:t>
      </w:r>
    </w:p>
    <w:p w14:paraId="463CD49C" w14:textId="77777777" w:rsidR="00000000" w:rsidRDefault="007C71EE">
      <w:pPr>
        <w:pStyle w:val="a"/>
        <w:rPr>
          <w:rFonts w:hint="cs"/>
          <w:rtl/>
        </w:rPr>
      </w:pPr>
    </w:p>
    <w:p w14:paraId="26B52F4D" w14:textId="77777777" w:rsidR="00000000" w:rsidRDefault="007C71EE">
      <w:pPr>
        <w:pStyle w:val="a"/>
        <w:rPr>
          <w:rFonts w:hint="cs"/>
          <w:rtl/>
        </w:rPr>
      </w:pPr>
      <w:r>
        <w:rPr>
          <w:rFonts w:hint="cs"/>
          <w:rtl/>
        </w:rPr>
        <w:t xml:space="preserve">חבר הכנסת טיבי, לפני שתיכנס לתחום המקצועי שלך, הזמן אזל. </w:t>
      </w:r>
    </w:p>
    <w:p w14:paraId="0FE47385" w14:textId="77777777" w:rsidR="00000000" w:rsidRDefault="007C71EE">
      <w:pPr>
        <w:pStyle w:val="a"/>
        <w:ind w:firstLine="0"/>
        <w:rPr>
          <w:rFonts w:hint="cs"/>
          <w:rtl/>
        </w:rPr>
      </w:pPr>
    </w:p>
    <w:p w14:paraId="4A3060ED" w14:textId="77777777" w:rsidR="00000000" w:rsidRDefault="007C71EE">
      <w:pPr>
        <w:pStyle w:val="ac"/>
        <w:rPr>
          <w:rtl/>
        </w:rPr>
      </w:pPr>
      <w:r>
        <w:rPr>
          <w:rFonts w:hint="eastAsia"/>
          <w:rtl/>
        </w:rPr>
        <w:t>משה</w:t>
      </w:r>
      <w:r>
        <w:rPr>
          <w:rtl/>
        </w:rPr>
        <w:t xml:space="preserve"> גפני (יהדות התורה):</w:t>
      </w:r>
    </w:p>
    <w:p w14:paraId="3D0332FF" w14:textId="77777777" w:rsidR="00000000" w:rsidRDefault="007C71EE">
      <w:pPr>
        <w:pStyle w:val="a"/>
        <w:rPr>
          <w:rFonts w:hint="cs"/>
          <w:rtl/>
        </w:rPr>
      </w:pPr>
    </w:p>
    <w:p w14:paraId="3EC844BE" w14:textId="77777777" w:rsidR="00000000" w:rsidRDefault="007C71EE">
      <w:pPr>
        <w:pStyle w:val="a"/>
        <w:rPr>
          <w:rFonts w:hint="cs"/>
          <w:rtl/>
        </w:rPr>
      </w:pPr>
      <w:r>
        <w:rPr>
          <w:rFonts w:hint="cs"/>
          <w:rtl/>
        </w:rPr>
        <w:t>ומה סוף העניין?</w:t>
      </w:r>
    </w:p>
    <w:p w14:paraId="2401FA47" w14:textId="77777777" w:rsidR="00000000" w:rsidRDefault="007C71EE">
      <w:pPr>
        <w:pStyle w:val="a"/>
        <w:ind w:firstLine="0"/>
        <w:rPr>
          <w:rFonts w:hint="cs"/>
          <w:rtl/>
        </w:rPr>
      </w:pPr>
    </w:p>
    <w:p w14:paraId="7AEB33AE" w14:textId="77777777" w:rsidR="00000000" w:rsidRDefault="007C71EE">
      <w:pPr>
        <w:pStyle w:val="ac"/>
        <w:rPr>
          <w:rtl/>
        </w:rPr>
      </w:pPr>
      <w:r>
        <w:rPr>
          <w:rtl/>
        </w:rPr>
        <w:t>זאב בוים</w:t>
      </w:r>
      <w:r>
        <w:rPr>
          <w:rFonts w:hint="cs"/>
          <w:rtl/>
        </w:rPr>
        <w:t xml:space="preserve"> (הליכוד)</w:t>
      </w:r>
      <w:r>
        <w:rPr>
          <w:rtl/>
        </w:rPr>
        <w:t>:</w:t>
      </w:r>
    </w:p>
    <w:p w14:paraId="2C2A9BC3" w14:textId="77777777" w:rsidR="00000000" w:rsidRDefault="007C71EE">
      <w:pPr>
        <w:pStyle w:val="a"/>
        <w:rPr>
          <w:rFonts w:hint="cs"/>
          <w:rtl/>
        </w:rPr>
      </w:pPr>
    </w:p>
    <w:p w14:paraId="79A663EC" w14:textId="77777777" w:rsidR="00000000" w:rsidRDefault="007C71EE">
      <w:pPr>
        <w:pStyle w:val="a"/>
        <w:rPr>
          <w:rFonts w:hint="cs"/>
          <w:rtl/>
        </w:rPr>
      </w:pPr>
      <w:r>
        <w:rPr>
          <w:rFonts w:hint="cs"/>
          <w:rtl/>
        </w:rPr>
        <w:t>סוף ה</w:t>
      </w:r>
      <w:r>
        <w:rPr>
          <w:rFonts w:hint="cs"/>
          <w:rtl/>
        </w:rPr>
        <w:t>עניין הוא שיש בארץ  130,000 פלסטינים אזרחי מדינת ישראל.</w:t>
      </w:r>
    </w:p>
    <w:p w14:paraId="7F545E00" w14:textId="77777777" w:rsidR="00000000" w:rsidRDefault="007C71EE">
      <w:pPr>
        <w:pStyle w:val="a"/>
        <w:ind w:firstLine="0"/>
        <w:rPr>
          <w:rFonts w:hint="cs"/>
          <w:rtl/>
        </w:rPr>
      </w:pPr>
    </w:p>
    <w:p w14:paraId="62A71D36" w14:textId="77777777" w:rsidR="00000000" w:rsidRDefault="007C71EE">
      <w:pPr>
        <w:pStyle w:val="SpeakerCon"/>
        <w:rPr>
          <w:rtl/>
        </w:rPr>
      </w:pPr>
      <w:bookmarkStart w:id="1596" w:name="FS000000560T27_05_2003_17_25_07C"/>
      <w:bookmarkEnd w:id="1596"/>
      <w:r>
        <w:rPr>
          <w:rtl/>
        </w:rPr>
        <w:t>אחמד טיבי (חד"ש-תע"ל):</w:t>
      </w:r>
    </w:p>
    <w:p w14:paraId="40187A28" w14:textId="77777777" w:rsidR="00000000" w:rsidRDefault="007C71EE">
      <w:pPr>
        <w:pStyle w:val="a"/>
        <w:rPr>
          <w:rtl/>
        </w:rPr>
      </w:pPr>
    </w:p>
    <w:p w14:paraId="06132CB2" w14:textId="77777777" w:rsidR="00000000" w:rsidRDefault="007C71EE">
      <w:pPr>
        <w:pStyle w:val="a"/>
        <w:rPr>
          <w:rFonts w:hint="cs"/>
          <w:rtl/>
        </w:rPr>
      </w:pPr>
      <w:r>
        <w:rPr>
          <w:rFonts w:hint="cs"/>
          <w:rtl/>
        </w:rPr>
        <w:t>שים לב שאנחנו מדברים על מדינה שבה כל חצי יהודי או לא יהודי מקבל אזרחות אוטומטית. 60%  מהעולים החדשים הם לא יהודים. כולם קיבלו אזרחות אוטומטית. אבל תושבי המקום, הילידים, בעלי ה</w:t>
      </w:r>
      <w:r>
        <w:rPr>
          <w:rFonts w:hint="cs"/>
          <w:rtl/>
        </w:rPr>
        <w:t>ארץ - מהם שוללים את האזרחות, שהיא זכות יסוד של ילד  שבא לחיים, על מנת לחיות בכבוד.</w:t>
      </w:r>
    </w:p>
    <w:p w14:paraId="28A66C2D" w14:textId="77777777" w:rsidR="00000000" w:rsidRDefault="007C71EE">
      <w:pPr>
        <w:pStyle w:val="a"/>
        <w:rPr>
          <w:rFonts w:hint="cs"/>
          <w:rtl/>
        </w:rPr>
      </w:pPr>
    </w:p>
    <w:p w14:paraId="1390C714" w14:textId="77777777" w:rsidR="00000000" w:rsidRDefault="007C71EE">
      <w:pPr>
        <w:pStyle w:val="a"/>
        <w:rPr>
          <w:rFonts w:hint="cs"/>
          <w:rtl/>
        </w:rPr>
      </w:pPr>
      <w:r>
        <w:rPr>
          <w:rFonts w:hint="cs"/>
          <w:rtl/>
        </w:rPr>
        <w:t>תוקעים גדר הפרדה במשפחה, בין אב לבנו, בין אם לבתה. אתם, חברי הכנסת היהודים, שמטיפים מוסר לכל העולם, תיכשלו מבחינה מוסרית אם תיתנו לכך יד.</w:t>
      </w:r>
    </w:p>
    <w:p w14:paraId="3431FDBE" w14:textId="77777777" w:rsidR="00000000" w:rsidRDefault="007C71EE">
      <w:pPr>
        <w:pStyle w:val="a"/>
        <w:ind w:firstLine="0"/>
        <w:rPr>
          <w:rFonts w:hint="cs"/>
          <w:rtl/>
        </w:rPr>
      </w:pPr>
    </w:p>
    <w:p w14:paraId="7CE033B1" w14:textId="77777777" w:rsidR="00000000" w:rsidRDefault="007C71EE">
      <w:pPr>
        <w:pStyle w:val="ad"/>
        <w:rPr>
          <w:rtl/>
        </w:rPr>
      </w:pPr>
      <w:r>
        <w:rPr>
          <w:rtl/>
        </w:rPr>
        <w:t>היו"ר יולי-יואל אדלשטיין:</w:t>
      </w:r>
    </w:p>
    <w:p w14:paraId="402C0D0E" w14:textId="77777777" w:rsidR="00000000" w:rsidRDefault="007C71EE">
      <w:pPr>
        <w:pStyle w:val="a"/>
        <w:rPr>
          <w:rtl/>
        </w:rPr>
      </w:pPr>
    </w:p>
    <w:p w14:paraId="74FDA062" w14:textId="77777777" w:rsidR="00000000" w:rsidRDefault="007C71EE">
      <w:pPr>
        <w:pStyle w:val="a"/>
        <w:rPr>
          <w:rFonts w:hint="cs"/>
          <w:rtl/>
        </w:rPr>
      </w:pPr>
      <w:r>
        <w:rPr>
          <w:rFonts w:hint="cs"/>
          <w:rtl/>
        </w:rPr>
        <w:t>תודה ל</w:t>
      </w:r>
      <w:r>
        <w:rPr>
          <w:rFonts w:hint="cs"/>
          <w:rtl/>
        </w:rPr>
        <w:t>חבר הכנסת טיבי. חבר הכנסת אברהם בייגה שוחט, בבקשה. עשר דקות לרשותך.</w:t>
      </w:r>
    </w:p>
    <w:p w14:paraId="40FEC8B0" w14:textId="77777777" w:rsidR="00000000" w:rsidRDefault="007C71EE">
      <w:pPr>
        <w:pStyle w:val="a"/>
        <w:ind w:firstLine="0"/>
        <w:rPr>
          <w:rFonts w:hint="cs"/>
          <w:rtl/>
        </w:rPr>
      </w:pPr>
    </w:p>
    <w:p w14:paraId="0965CFCC" w14:textId="77777777" w:rsidR="00000000" w:rsidRDefault="007C71EE">
      <w:pPr>
        <w:pStyle w:val="Speaker"/>
        <w:rPr>
          <w:rtl/>
        </w:rPr>
      </w:pPr>
      <w:bookmarkStart w:id="1597" w:name="FS000000459T27_05_2003_17_27_15"/>
      <w:bookmarkEnd w:id="1597"/>
      <w:r>
        <w:rPr>
          <w:rFonts w:hint="eastAsia"/>
          <w:rtl/>
        </w:rPr>
        <w:t>אברהם</w:t>
      </w:r>
      <w:r>
        <w:rPr>
          <w:rtl/>
        </w:rPr>
        <w:t xml:space="preserve"> בייגה שוחט (העבודה-מימד):</w:t>
      </w:r>
    </w:p>
    <w:p w14:paraId="21E18001" w14:textId="77777777" w:rsidR="00000000" w:rsidRDefault="007C71EE">
      <w:pPr>
        <w:pStyle w:val="a"/>
        <w:rPr>
          <w:rFonts w:hint="cs"/>
          <w:rtl/>
        </w:rPr>
      </w:pPr>
    </w:p>
    <w:p w14:paraId="62F8775C" w14:textId="77777777" w:rsidR="00000000" w:rsidRDefault="007C71EE">
      <w:pPr>
        <w:pStyle w:val="a"/>
        <w:rPr>
          <w:rFonts w:hint="cs"/>
          <w:rtl/>
        </w:rPr>
      </w:pPr>
      <w:r>
        <w:rPr>
          <w:rFonts w:hint="cs"/>
          <w:rtl/>
        </w:rPr>
        <w:t xml:space="preserve">אדוני היושב-ראש, רבותי חברי הכנסת, אני נדרש לקטע, או למודעה בעיתון שהתפרסמה באחד מעיתוני הערב. אני שמח מאוד שנציג הממשלה בדיון הוא ידידי, סגן שר הביטחון, </w:t>
      </w:r>
      <w:r>
        <w:rPr>
          <w:rFonts w:hint="cs"/>
          <w:rtl/>
        </w:rPr>
        <w:t xml:space="preserve">חבר הכנסת זאב בוים, שהוא עצמו בא מקריית-גת, שם ניהל בית-ספר ושימש כראש מועצה וכראש העירייה, והוא מכיר את הבעיה. </w:t>
      </w:r>
    </w:p>
    <w:p w14:paraId="7107EBD2" w14:textId="77777777" w:rsidR="00000000" w:rsidRDefault="007C71EE">
      <w:pPr>
        <w:pStyle w:val="a"/>
        <w:rPr>
          <w:rFonts w:hint="cs"/>
          <w:rtl/>
        </w:rPr>
      </w:pPr>
    </w:p>
    <w:p w14:paraId="57EECA9A" w14:textId="77777777" w:rsidR="00000000" w:rsidRDefault="007C71EE">
      <w:pPr>
        <w:pStyle w:val="a"/>
        <w:rPr>
          <w:rFonts w:hint="cs"/>
          <w:rtl/>
        </w:rPr>
      </w:pPr>
      <w:r>
        <w:rPr>
          <w:rFonts w:hint="cs"/>
          <w:rtl/>
        </w:rPr>
        <w:t xml:space="preserve">הנייר הזה הוא תעודת עניות לממשלה הזאת, תעודת עניות לחזון הציוני, תעודת עניות לשיקולים של ממשלה שאיננה יודעת מה היא עושה. זו תעודה בדמות מודעת </w:t>
      </w:r>
      <w:r>
        <w:rPr>
          <w:rFonts w:hint="cs"/>
          <w:rtl/>
        </w:rPr>
        <w:t>אבל שכתבו יישובי הערבה, מעין-גדי,  דרך עין-יהב, דרך פארן, דרך יהל, דרך גרופית בואך אילת.  המודעה הזאת מופיעה כמודעת אבל: סופה של ההתיישבות הזאת.</w:t>
      </w:r>
    </w:p>
    <w:p w14:paraId="7EDF64C3" w14:textId="77777777" w:rsidR="00000000" w:rsidRDefault="007C71EE">
      <w:pPr>
        <w:pStyle w:val="a"/>
        <w:rPr>
          <w:rFonts w:hint="cs"/>
          <w:rtl/>
        </w:rPr>
      </w:pPr>
    </w:p>
    <w:p w14:paraId="5B297F7B" w14:textId="77777777" w:rsidR="00000000" w:rsidRDefault="007C71EE">
      <w:pPr>
        <w:pStyle w:val="a"/>
        <w:rPr>
          <w:rFonts w:hint="cs"/>
          <w:rtl/>
        </w:rPr>
      </w:pPr>
      <w:r>
        <w:rPr>
          <w:rFonts w:hint="cs"/>
          <w:rtl/>
        </w:rPr>
        <w:t>מי שמבין ויודע איך נהגו ממשלות ישראל,  יודע איך היו הדברים. אדוני סגן שר הביטחון, מי שישמע מה  קורה ליישובים ה</w:t>
      </w:r>
      <w:r>
        <w:rPr>
          <w:rFonts w:hint="cs"/>
          <w:rtl/>
        </w:rPr>
        <w:t>אלה על-פי התוכנית הזאת, יבין שזאת ממשלה אטומה מבחינה חברתית, ממשלה שאינה מבינה תהליכים כלכליים, ואת המשמעויות והתוצאות של לקיחת רשתות הביטחון מקרנות הפנסיה. ממשלה שאיננה מבינה מה המשמעות שיש לכך לגבי החיסכון ותחושת הפנסיונר - לאן יברח עם הכסף?</w:t>
      </w:r>
    </w:p>
    <w:p w14:paraId="620C6839" w14:textId="77777777" w:rsidR="00000000" w:rsidRDefault="007C71EE">
      <w:pPr>
        <w:pStyle w:val="a"/>
        <w:rPr>
          <w:rFonts w:hint="cs"/>
          <w:rtl/>
        </w:rPr>
      </w:pPr>
    </w:p>
    <w:p w14:paraId="11074B0C" w14:textId="77777777" w:rsidR="00000000" w:rsidRDefault="007C71EE">
      <w:pPr>
        <w:pStyle w:val="a"/>
        <w:rPr>
          <w:rFonts w:hint="cs"/>
          <w:rtl/>
        </w:rPr>
      </w:pPr>
      <w:r>
        <w:rPr>
          <w:rFonts w:hint="cs"/>
          <w:rtl/>
        </w:rPr>
        <w:t>זו ממשלה שא</w:t>
      </w:r>
      <w:r>
        <w:rPr>
          <w:rFonts w:hint="cs"/>
          <w:rtl/>
        </w:rPr>
        <w:t xml:space="preserve">הבת הארץ כביכול חרותה על דגלה, הצורך ליישב את הארץ  גם הוא חרות על דגלה,  והנה היא לוקחת מפעל התיישבות לאורך הערבה, שכולל שלוש מועצות אזוריות: אילות, ערבה תיכונה ותמר, עם אולי 3,000 תושבים, אבל עם ייצור חקלאי של קרוב ל=500 מיליון שקל, הכול ליצוא - פלפלים, </w:t>
      </w:r>
      <w:r>
        <w:rPr>
          <w:rFonts w:hint="cs"/>
          <w:rtl/>
        </w:rPr>
        <w:t>מלונים ופרחים - ומטילה עליו אבן על אבן על אבן. והרגשתם היא שקוברים אותם, ולכן באה המודעה הזאת בעיתון.</w:t>
      </w:r>
    </w:p>
    <w:p w14:paraId="5FD6B3E5" w14:textId="77777777" w:rsidR="00000000" w:rsidRDefault="007C71EE">
      <w:pPr>
        <w:pStyle w:val="a"/>
        <w:ind w:firstLine="0"/>
        <w:rPr>
          <w:rFonts w:hint="cs"/>
          <w:rtl/>
        </w:rPr>
      </w:pPr>
    </w:p>
    <w:p w14:paraId="4AC03C4C" w14:textId="77777777" w:rsidR="00000000" w:rsidRDefault="007C71EE">
      <w:pPr>
        <w:pStyle w:val="a"/>
        <w:rPr>
          <w:rFonts w:hint="cs"/>
          <w:rtl/>
        </w:rPr>
      </w:pPr>
      <w:r>
        <w:rPr>
          <w:rFonts w:hint="cs"/>
          <w:rtl/>
        </w:rPr>
        <w:t>מה עשו להם? הרי מי בונה שם בית? בונים אנשים מטורפים שלוקחים משכנתה לבנות בעין-יהב, כאשר הם יודעים שזה בית למגורים, זה לא נכס שיש בו אלמנט של ספקולציה, אד</w:t>
      </w:r>
      <w:r>
        <w:rPr>
          <w:rFonts w:hint="cs"/>
          <w:rtl/>
        </w:rPr>
        <w:t>וני היושב-ראש. אז אין הלוואות עומדות. כלומר, במדינת ישראל שרוצה את ההתיישבות הזאת, המשכנתה תחויב בריבית הרבה מעל התשואה שאפשר היה לקיים במחיקה על-ידי הלוואה עומדת.</w:t>
      </w:r>
    </w:p>
    <w:p w14:paraId="4BD5FCDC" w14:textId="77777777" w:rsidR="00000000" w:rsidRDefault="007C71EE">
      <w:pPr>
        <w:pStyle w:val="a"/>
        <w:rPr>
          <w:rFonts w:hint="cs"/>
          <w:rtl/>
        </w:rPr>
      </w:pPr>
    </w:p>
    <w:p w14:paraId="6B52682C" w14:textId="77777777" w:rsidR="00000000" w:rsidRDefault="007C71EE">
      <w:pPr>
        <w:pStyle w:val="a"/>
        <w:rPr>
          <w:rFonts w:hint="cs"/>
          <w:rtl/>
        </w:rPr>
      </w:pPr>
      <w:r>
        <w:rPr>
          <w:rFonts w:hint="cs"/>
          <w:rtl/>
        </w:rPr>
        <w:t>הדבר הנוסף, הברור והמיידי הוא, שמכל היישובים שבמשך 50 שנה נהנו מפטור מסוים, לא גדול, במס הכ</w:t>
      </w:r>
      <w:r>
        <w:rPr>
          <w:rFonts w:hint="cs"/>
          <w:rtl/>
        </w:rPr>
        <w:t>נסה, לא כמו ביישובי קו העימות - פטור של 8%, חבר הכנסת גפני - הערבה כולה מוצאת. לראשונה מאז 1958 בוטל הפטור ביישובים המרוחקים, הקשים האלה, שכדי להגיע לבית-חולים בבאר-שבע צריך לנסוע 150 ק"מ, וכדי להגיע לחינוך נוסעים 100 ק"מ. מדובר  באנשים שחיים, ובעמל קשה וב</w:t>
      </w:r>
      <w:r>
        <w:rPr>
          <w:rFonts w:hint="cs"/>
          <w:rtl/>
        </w:rPr>
        <w:t xml:space="preserve">עבודה אמיתית מקיימים את הבקעה הזאת, את הקו  הזה, שאורכו כ=250 ק"מ בגבולה המזרחי של מדינת ישראל.   </w:t>
      </w:r>
    </w:p>
    <w:p w14:paraId="53736189" w14:textId="77777777" w:rsidR="00000000" w:rsidRDefault="007C71EE">
      <w:pPr>
        <w:pStyle w:val="a"/>
        <w:rPr>
          <w:rFonts w:hint="cs"/>
          <w:rtl/>
        </w:rPr>
      </w:pPr>
    </w:p>
    <w:p w14:paraId="0C71A0DC" w14:textId="77777777" w:rsidR="00000000" w:rsidRDefault="007C71EE">
      <w:pPr>
        <w:pStyle w:val="a"/>
        <w:rPr>
          <w:rFonts w:hint="cs"/>
          <w:rtl/>
        </w:rPr>
      </w:pPr>
      <w:r>
        <w:rPr>
          <w:rFonts w:hint="cs"/>
          <w:rtl/>
        </w:rPr>
        <w:t xml:space="preserve">הוסיפו לכך  גם את עניין העובדים הזרים. אני חושב שבעובדים הזרים צריך לטפל ביד קשה וצריך להוריד את מספרם בצורה משמעותית. אבל, אלוהים אדירים, ממשלה מותר שיהיה </w:t>
      </w:r>
      <w:r>
        <w:rPr>
          <w:rFonts w:hint="cs"/>
          <w:rtl/>
        </w:rPr>
        <w:t xml:space="preserve">לה גם קצת שכל, והיא יכולה להחליט שבשניים-שלושה אזורים פריפריאליים, ששם אי-אפשר למצוא עובדים, נגיד כמו בערבה, אפילו בבקעת-הירדן, אפילו בחבל אשכול - יגידו שההיטל שם לא יהיה 8% אלא 3%. </w:t>
      </w:r>
    </w:p>
    <w:p w14:paraId="7E34D476" w14:textId="77777777" w:rsidR="00000000" w:rsidRDefault="007C71EE">
      <w:pPr>
        <w:pStyle w:val="a"/>
        <w:rPr>
          <w:rFonts w:hint="cs"/>
          <w:rtl/>
        </w:rPr>
      </w:pPr>
    </w:p>
    <w:p w14:paraId="4BC7AA14" w14:textId="77777777" w:rsidR="00000000" w:rsidRDefault="007C71EE">
      <w:pPr>
        <w:pStyle w:val="a"/>
        <w:rPr>
          <w:rFonts w:hint="cs"/>
          <w:rtl/>
        </w:rPr>
      </w:pPr>
      <w:r>
        <w:rPr>
          <w:rFonts w:hint="cs"/>
          <w:rtl/>
        </w:rPr>
        <w:t>אתה לוקח את החקלאי המיוזע שעובד את אדמתו שם עשרות שנים, ויש לו לפעמים עו</w:t>
      </w:r>
      <w:r>
        <w:rPr>
          <w:rFonts w:hint="cs"/>
          <w:rtl/>
        </w:rPr>
        <w:t>נה טובה, וזה תלוי בשער החליפין, וזה תלוי במצב השוק באירופה, ולפעמים יש לו עונה גרועה שאין לו אפילו כסף לחזור  ולשתול ולנטוע בשנה שלאחר מכן, ואתה משית עליו כבגרזן חד מכה אחרי מכה. הממשלה האטומה, הבלתי-אפשרית הזאת, שהחלטותיה מתקבלות ללא בדיקה וללא דיון אמיתי</w:t>
      </w:r>
      <w:r>
        <w:rPr>
          <w:rFonts w:hint="cs"/>
          <w:rtl/>
        </w:rPr>
        <w:t>, גורמת להרס דבר שארך כל כך הרבה שנים וכל כך הרבה מאמצים לעשותו.</w:t>
      </w:r>
    </w:p>
    <w:p w14:paraId="45D49ACE" w14:textId="77777777" w:rsidR="00000000" w:rsidRDefault="007C71EE">
      <w:pPr>
        <w:pStyle w:val="a"/>
        <w:rPr>
          <w:rFonts w:hint="cs"/>
          <w:rtl/>
        </w:rPr>
      </w:pPr>
    </w:p>
    <w:p w14:paraId="0843AD00" w14:textId="77777777" w:rsidR="00000000" w:rsidRDefault="007C71EE">
      <w:pPr>
        <w:pStyle w:val="a"/>
        <w:rPr>
          <w:rFonts w:hint="cs"/>
          <w:rtl/>
        </w:rPr>
      </w:pPr>
      <w:r>
        <w:rPr>
          <w:rFonts w:hint="cs"/>
          <w:rtl/>
        </w:rPr>
        <w:t>דרך אגב, הדבר הזה חל כמובן גם על ערי הפיתוח. שלא תהיה אי-הבנה. גם בערי הפיתוח, ברגע שאין הלוואות עומדות כמעט שלא יהיו אנשים שירכשו דירה. מה, אנשים יקחו משכנתה של מאות אלפי שקלים כדי לקנות בי</w:t>
      </w:r>
      <w:r>
        <w:rPr>
          <w:rFonts w:hint="cs"/>
          <w:rtl/>
        </w:rPr>
        <w:t xml:space="preserve">ת בבית-שאן, לקנות בית בירוחם, כשאין הלוואה עומדת, ויצטרכו לשלם ולהחזיר, אומנם ב=4% ריבית? כל אחד שעושה את זה יודע שמבחינה כלכלית, חבר הכנסת שלגי, זה אבסורד מוחלט, כי מחיר הדירה יישאר אותו מחיר, במקרה הטוב, כי אין מחסור בקרקע, אין אלמנט של השבחה, אין אלמנט </w:t>
      </w:r>
      <w:r>
        <w:rPr>
          <w:rFonts w:hint="cs"/>
          <w:rtl/>
        </w:rPr>
        <w:t>של מצב יותר טוב, יש רק שחיקה וירידה בערכים, ומטורף מי שעושה את זה. אז כאשר הממשלה נכנסה עם הלוואה עומדת, והאיש החליט שהוא לא מצליח להגיע לדירה רחבה באזור המרכז והוא בא לדימונה או לערד או לבית-שאן או לקריית-שמונה, והוא לפחות מקבל בית טוב - - -</w:t>
      </w:r>
    </w:p>
    <w:p w14:paraId="27509C83" w14:textId="77777777" w:rsidR="00000000" w:rsidRDefault="007C71EE">
      <w:pPr>
        <w:pStyle w:val="a"/>
        <w:rPr>
          <w:rFonts w:hint="cs"/>
          <w:rtl/>
        </w:rPr>
      </w:pPr>
    </w:p>
    <w:p w14:paraId="5A911A51" w14:textId="77777777" w:rsidR="00000000" w:rsidRDefault="007C71EE">
      <w:pPr>
        <w:pStyle w:val="ac"/>
        <w:rPr>
          <w:rtl/>
        </w:rPr>
      </w:pPr>
      <w:r>
        <w:rPr>
          <w:rFonts w:hint="eastAsia"/>
          <w:rtl/>
        </w:rPr>
        <w:t>דוד</w:t>
      </w:r>
      <w:r>
        <w:rPr>
          <w:rtl/>
        </w:rPr>
        <w:t xml:space="preserve"> טל (עם א</w:t>
      </w:r>
      <w:r>
        <w:rPr>
          <w:rtl/>
        </w:rPr>
        <w:t>חד):</w:t>
      </w:r>
    </w:p>
    <w:p w14:paraId="0BAB6F45" w14:textId="77777777" w:rsidR="00000000" w:rsidRDefault="007C71EE">
      <w:pPr>
        <w:pStyle w:val="a"/>
        <w:rPr>
          <w:rFonts w:hint="cs"/>
          <w:rtl/>
        </w:rPr>
      </w:pPr>
    </w:p>
    <w:p w14:paraId="4AD85560" w14:textId="77777777" w:rsidR="00000000" w:rsidRDefault="007C71EE">
      <w:pPr>
        <w:pStyle w:val="a"/>
        <w:rPr>
          <w:rFonts w:hint="cs"/>
          <w:rtl/>
        </w:rPr>
      </w:pPr>
      <w:r>
        <w:rPr>
          <w:rFonts w:hint="cs"/>
          <w:rtl/>
        </w:rPr>
        <w:t xml:space="preserve">אתה מוכן להתייחס לגילויים המרעישים, לדעתי, שגילה לנו כרגע חבר הכנסת אחמד טיבי? </w:t>
      </w:r>
    </w:p>
    <w:p w14:paraId="68501D43" w14:textId="77777777" w:rsidR="00000000" w:rsidRDefault="007C71EE">
      <w:pPr>
        <w:pStyle w:val="a"/>
        <w:ind w:firstLine="0"/>
        <w:rPr>
          <w:rFonts w:hint="cs"/>
          <w:rtl/>
        </w:rPr>
      </w:pPr>
    </w:p>
    <w:p w14:paraId="647F87ED" w14:textId="77777777" w:rsidR="00000000" w:rsidRDefault="007C71EE">
      <w:pPr>
        <w:pStyle w:val="a"/>
        <w:rPr>
          <w:rFonts w:hint="cs"/>
          <w:rtl/>
        </w:rPr>
      </w:pPr>
      <w:bookmarkStart w:id="1598" w:name="FS000000459T27_05_2003_17_15_45"/>
      <w:bookmarkEnd w:id="1598"/>
    </w:p>
    <w:p w14:paraId="0B8E8138" w14:textId="77777777" w:rsidR="00000000" w:rsidRDefault="007C71EE">
      <w:pPr>
        <w:pStyle w:val="SpeakerCon"/>
        <w:rPr>
          <w:rtl/>
        </w:rPr>
      </w:pPr>
      <w:bookmarkStart w:id="1599" w:name="FS000000459T27_05_2003_17_15_56C"/>
      <w:bookmarkEnd w:id="1599"/>
      <w:r>
        <w:rPr>
          <w:rFonts w:hint="eastAsia"/>
          <w:rtl/>
        </w:rPr>
        <w:t>אברהם</w:t>
      </w:r>
      <w:r>
        <w:rPr>
          <w:rtl/>
        </w:rPr>
        <w:t xml:space="preserve"> בייגה שוחט (העבודה-מימד):</w:t>
      </w:r>
    </w:p>
    <w:p w14:paraId="74FFE6F4" w14:textId="77777777" w:rsidR="00000000" w:rsidRDefault="007C71EE">
      <w:pPr>
        <w:pStyle w:val="a"/>
        <w:rPr>
          <w:rFonts w:hint="cs"/>
          <w:rtl/>
        </w:rPr>
      </w:pPr>
    </w:p>
    <w:p w14:paraId="184C25E4" w14:textId="77777777" w:rsidR="00000000" w:rsidRDefault="007C71EE">
      <w:pPr>
        <w:pStyle w:val="a"/>
        <w:rPr>
          <w:rFonts w:hint="cs"/>
          <w:rtl/>
        </w:rPr>
      </w:pPr>
      <w:r>
        <w:rPr>
          <w:rFonts w:hint="cs"/>
          <w:rtl/>
        </w:rPr>
        <w:t xml:space="preserve">חמור ביותר. אני לא מכיר את העניין. שמעתי את זה עכשיו מפי חבר הכנסת טיבי. אני לא מכיר את הבעיה. אני צריך ללמוד אותה. </w:t>
      </w:r>
      <w:r>
        <w:t>on the face of it</w:t>
      </w:r>
      <w:r>
        <w:rPr>
          <w:rFonts w:hint="cs"/>
          <w:rtl/>
        </w:rPr>
        <w:t xml:space="preserve">, </w:t>
      </w:r>
      <w:r>
        <w:rPr>
          <w:rFonts w:hint="cs"/>
          <w:rtl/>
        </w:rPr>
        <w:t>כמו שאומרים, על פניה, בלי שירדתי לחקר העניין, בלי להבין את ממדי התופעה, ובלי לדעת אם יש בעיה אמיתית שהיא מעבר לדבר ההומני של יצירת משפחות, וצריך לבדוק את זה, יכול להיות שיש כלים שצריך לטפל, אם זה אכן  כך, זה משמש בצורה לא נכונה.  על פניו, כאשר רואים את הדב</w:t>
      </w:r>
      <w:r>
        <w:rPr>
          <w:rFonts w:hint="cs"/>
          <w:rtl/>
        </w:rPr>
        <w:t xml:space="preserve">ר, התחושה היא שההחלטה הזאת היא החלטה בלתי ראויה.   אבל אני לא רוצה להגיד בלי שאני מכיר את היקף הבעיה, מה קורה עם זה. צריך לבדוק. </w:t>
      </w:r>
    </w:p>
    <w:p w14:paraId="3C564A0F" w14:textId="77777777" w:rsidR="00000000" w:rsidRDefault="007C71EE">
      <w:pPr>
        <w:pStyle w:val="a"/>
        <w:rPr>
          <w:rFonts w:hint="cs"/>
          <w:rtl/>
        </w:rPr>
      </w:pPr>
    </w:p>
    <w:p w14:paraId="5563FE0F" w14:textId="77777777" w:rsidR="00000000" w:rsidRDefault="007C71EE">
      <w:pPr>
        <w:pStyle w:val="ac"/>
        <w:rPr>
          <w:rtl/>
        </w:rPr>
      </w:pPr>
      <w:r>
        <w:rPr>
          <w:rFonts w:hint="eastAsia"/>
          <w:rtl/>
        </w:rPr>
        <w:t>דוד</w:t>
      </w:r>
      <w:r>
        <w:rPr>
          <w:rtl/>
        </w:rPr>
        <w:t xml:space="preserve"> טל (עם אחד):</w:t>
      </w:r>
    </w:p>
    <w:p w14:paraId="781672C4" w14:textId="77777777" w:rsidR="00000000" w:rsidRDefault="007C71EE">
      <w:pPr>
        <w:pStyle w:val="a"/>
        <w:rPr>
          <w:rFonts w:hint="cs"/>
          <w:rtl/>
        </w:rPr>
      </w:pPr>
    </w:p>
    <w:p w14:paraId="103DC9EF" w14:textId="77777777" w:rsidR="00000000" w:rsidRDefault="007C71EE">
      <w:pPr>
        <w:pStyle w:val="a"/>
        <w:rPr>
          <w:rFonts w:hint="cs"/>
          <w:rtl/>
        </w:rPr>
      </w:pPr>
      <w:r>
        <w:rPr>
          <w:rFonts w:hint="cs"/>
          <w:rtl/>
        </w:rPr>
        <w:t>בהנחה שהוא צודק?</w:t>
      </w:r>
    </w:p>
    <w:p w14:paraId="2D788BB3" w14:textId="77777777" w:rsidR="00000000" w:rsidRDefault="007C71EE">
      <w:pPr>
        <w:pStyle w:val="a"/>
        <w:ind w:firstLine="0"/>
        <w:rPr>
          <w:rFonts w:hint="cs"/>
          <w:rtl/>
        </w:rPr>
      </w:pPr>
    </w:p>
    <w:p w14:paraId="04941C83" w14:textId="77777777" w:rsidR="00000000" w:rsidRDefault="007C71EE">
      <w:pPr>
        <w:pStyle w:val="SpeakerCon"/>
        <w:rPr>
          <w:rtl/>
        </w:rPr>
      </w:pPr>
      <w:bookmarkStart w:id="1600" w:name="FS000000459T27_05_2003_17_18_08C"/>
      <w:bookmarkEnd w:id="1600"/>
      <w:r>
        <w:rPr>
          <w:rtl/>
        </w:rPr>
        <w:t>אברהם בייגה שוחט (העבודה-מימד):</w:t>
      </w:r>
    </w:p>
    <w:p w14:paraId="41166FD5" w14:textId="77777777" w:rsidR="00000000" w:rsidRDefault="007C71EE">
      <w:pPr>
        <w:pStyle w:val="a"/>
        <w:rPr>
          <w:rtl/>
        </w:rPr>
      </w:pPr>
    </w:p>
    <w:p w14:paraId="14CD1898" w14:textId="77777777" w:rsidR="00000000" w:rsidRDefault="007C71EE">
      <w:pPr>
        <w:pStyle w:val="a"/>
        <w:rPr>
          <w:rFonts w:hint="cs"/>
          <w:rtl/>
        </w:rPr>
      </w:pPr>
      <w:r>
        <w:rPr>
          <w:rFonts w:hint="cs"/>
          <w:rtl/>
        </w:rPr>
        <w:t xml:space="preserve">בהנחה שהוא צודק, על פניו הדבר נראה חמור. </w:t>
      </w:r>
    </w:p>
    <w:p w14:paraId="1B354D5F" w14:textId="77777777" w:rsidR="00000000" w:rsidRDefault="007C71EE">
      <w:pPr>
        <w:pStyle w:val="a"/>
        <w:rPr>
          <w:rFonts w:hint="cs"/>
          <w:rtl/>
        </w:rPr>
      </w:pPr>
    </w:p>
    <w:p w14:paraId="66E5FA4B" w14:textId="77777777" w:rsidR="00000000" w:rsidRDefault="007C71EE">
      <w:pPr>
        <w:pStyle w:val="ac"/>
        <w:rPr>
          <w:rtl/>
        </w:rPr>
      </w:pPr>
      <w:r>
        <w:rPr>
          <w:rFonts w:hint="eastAsia"/>
          <w:rtl/>
        </w:rPr>
        <w:t>אילן</w:t>
      </w:r>
      <w:r>
        <w:rPr>
          <w:rtl/>
        </w:rPr>
        <w:t xml:space="preserve"> שלגי (שי</w:t>
      </w:r>
      <w:r>
        <w:rPr>
          <w:rtl/>
        </w:rPr>
        <w:t>נוי):</w:t>
      </w:r>
    </w:p>
    <w:p w14:paraId="1FC005B6" w14:textId="77777777" w:rsidR="00000000" w:rsidRDefault="007C71EE">
      <w:pPr>
        <w:pStyle w:val="a"/>
        <w:rPr>
          <w:rFonts w:hint="cs"/>
          <w:rtl/>
        </w:rPr>
      </w:pPr>
    </w:p>
    <w:p w14:paraId="24A7D143" w14:textId="77777777" w:rsidR="00000000" w:rsidRDefault="007C71EE">
      <w:pPr>
        <w:pStyle w:val="a"/>
        <w:rPr>
          <w:rFonts w:hint="cs"/>
          <w:rtl/>
        </w:rPr>
      </w:pPr>
      <w:r>
        <w:rPr>
          <w:rFonts w:hint="cs"/>
          <w:rtl/>
        </w:rPr>
        <w:t>יש המלצה של היועץ המשפטי. אין החלטה.</w:t>
      </w:r>
    </w:p>
    <w:p w14:paraId="5513CF61" w14:textId="77777777" w:rsidR="00000000" w:rsidRDefault="007C71EE">
      <w:pPr>
        <w:pStyle w:val="a"/>
        <w:rPr>
          <w:rFonts w:hint="cs"/>
          <w:rtl/>
        </w:rPr>
      </w:pPr>
    </w:p>
    <w:p w14:paraId="7407A67C" w14:textId="77777777" w:rsidR="00000000" w:rsidRDefault="007C71EE">
      <w:pPr>
        <w:pStyle w:val="SpeakerCon"/>
        <w:rPr>
          <w:rtl/>
        </w:rPr>
      </w:pPr>
      <w:bookmarkStart w:id="1601" w:name="FS000000459T27_05_2003_17_18_37C"/>
      <w:bookmarkEnd w:id="1601"/>
      <w:r>
        <w:rPr>
          <w:rtl/>
        </w:rPr>
        <w:t>אברהם בייגה שוחט (העבודה-מימד):</w:t>
      </w:r>
    </w:p>
    <w:p w14:paraId="648AD29D" w14:textId="77777777" w:rsidR="00000000" w:rsidRDefault="007C71EE">
      <w:pPr>
        <w:pStyle w:val="a"/>
        <w:rPr>
          <w:rtl/>
        </w:rPr>
      </w:pPr>
    </w:p>
    <w:p w14:paraId="3CBEBCB5" w14:textId="77777777" w:rsidR="00000000" w:rsidRDefault="007C71EE">
      <w:pPr>
        <w:pStyle w:val="a"/>
        <w:rPr>
          <w:rFonts w:hint="cs"/>
          <w:rtl/>
        </w:rPr>
      </w:pPr>
      <w:r>
        <w:rPr>
          <w:rFonts w:hint="cs"/>
          <w:rtl/>
        </w:rPr>
        <w:t>השאלה של חבר הכנסת טל היא, בהנחה  שזה מונח ב=</w:t>
      </w:r>
      <w:r>
        <w:t>blue print</w:t>
      </w:r>
      <w:r>
        <w:rPr>
          <w:rFonts w:hint="cs"/>
          <w:rtl/>
        </w:rPr>
        <w:t xml:space="preserve"> על שולחן הכנסת, מה תהיה דעתי. אני מבין שזה פרלימינרי וזה בבדיקה. טוב שכך הם הדברים. </w:t>
      </w:r>
    </w:p>
    <w:p w14:paraId="7C5A4644" w14:textId="77777777" w:rsidR="00000000" w:rsidRDefault="007C71EE">
      <w:pPr>
        <w:pStyle w:val="a"/>
        <w:rPr>
          <w:rFonts w:hint="cs"/>
          <w:rtl/>
        </w:rPr>
      </w:pPr>
    </w:p>
    <w:p w14:paraId="2E4688BA" w14:textId="77777777" w:rsidR="00000000" w:rsidRDefault="007C71EE">
      <w:pPr>
        <w:pStyle w:val="a"/>
        <w:rPr>
          <w:rFonts w:hint="cs"/>
          <w:rtl/>
        </w:rPr>
      </w:pPr>
      <w:r>
        <w:rPr>
          <w:rFonts w:hint="cs"/>
          <w:rtl/>
        </w:rPr>
        <w:t xml:space="preserve">דבר נוסף, אנחנו עוסקים היום בתוכנית </w:t>
      </w:r>
      <w:r>
        <w:rPr>
          <w:rFonts w:hint="cs"/>
          <w:rtl/>
        </w:rPr>
        <w:t xml:space="preserve">כלכלית שיש בה כמה וכמה רכיבים שהופכים אותה לדבר בלתי ראוי, לפי דעתי, מבחינת היותה חלק מספר החוקים שלנו. קודם כול, אני רוצה להגיד שאני לא סולח לראש הממשלה על כך שרק לפני יומיים, במסגרת מסעות השכנוע שלו לשריו, כדי לתמוך בהצעתו לקבל את מפת הדרכים, הוא אמר את </w:t>
      </w:r>
      <w:r>
        <w:rPr>
          <w:rFonts w:hint="cs"/>
          <w:rtl/>
        </w:rPr>
        <w:t xml:space="preserve">הדבר הידוע מראש והקיים, שבלי פתרון מדיני אין פחות או יותר סיכוי למשהו בכיוון של שיקום כלכלי, שממנו נגזר גם שיקום חברתי בדרך כלל. </w:t>
      </w:r>
    </w:p>
    <w:p w14:paraId="62F8224F" w14:textId="77777777" w:rsidR="00000000" w:rsidRDefault="007C71EE">
      <w:pPr>
        <w:pStyle w:val="a"/>
        <w:rPr>
          <w:rFonts w:hint="cs"/>
          <w:rtl/>
        </w:rPr>
      </w:pPr>
    </w:p>
    <w:p w14:paraId="64490943" w14:textId="77777777" w:rsidR="00000000" w:rsidRDefault="007C71EE">
      <w:pPr>
        <w:pStyle w:val="ac"/>
        <w:rPr>
          <w:rtl/>
        </w:rPr>
      </w:pPr>
      <w:r>
        <w:rPr>
          <w:rFonts w:hint="eastAsia"/>
          <w:rtl/>
        </w:rPr>
        <w:t>אילן</w:t>
      </w:r>
      <w:r>
        <w:rPr>
          <w:rtl/>
        </w:rPr>
        <w:t xml:space="preserve"> שלגי (שינוי):</w:t>
      </w:r>
    </w:p>
    <w:p w14:paraId="60F54400" w14:textId="77777777" w:rsidR="00000000" w:rsidRDefault="007C71EE">
      <w:pPr>
        <w:pStyle w:val="a"/>
        <w:rPr>
          <w:rFonts w:hint="cs"/>
          <w:rtl/>
        </w:rPr>
      </w:pPr>
    </w:p>
    <w:p w14:paraId="3C3EAD16" w14:textId="77777777" w:rsidR="00000000" w:rsidRDefault="007C71EE">
      <w:pPr>
        <w:pStyle w:val="a"/>
        <w:rPr>
          <w:rFonts w:hint="cs"/>
          <w:rtl/>
        </w:rPr>
      </w:pPr>
      <w:r>
        <w:rPr>
          <w:rFonts w:hint="cs"/>
          <w:rtl/>
        </w:rPr>
        <w:t>סוף-סוף הוא הודה באמת.</w:t>
      </w:r>
    </w:p>
    <w:p w14:paraId="4B82ECD9" w14:textId="77777777" w:rsidR="00000000" w:rsidRDefault="007C71EE">
      <w:pPr>
        <w:pStyle w:val="a"/>
        <w:rPr>
          <w:rFonts w:hint="cs"/>
          <w:rtl/>
        </w:rPr>
      </w:pPr>
    </w:p>
    <w:p w14:paraId="78C52216" w14:textId="77777777" w:rsidR="00000000" w:rsidRDefault="007C71EE">
      <w:pPr>
        <w:pStyle w:val="SpeakerCon"/>
        <w:rPr>
          <w:rtl/>
        </w:rPr>
      </w:pPr>
      <w:bookmarkStart w:id="1602" w:name="FS000000459T27_05_2003_17_23_44C"/>
      <w:bookmarkEnd w:id="1602"/>
    </w:p>
    <w:p w14:paraId="3DB99D5A" w14:textId="77777777" w:rsidR="00000000" w:rsidRDefault="007C71EE">
      <w:pPr>
        <w:pStyle w:val="SpeakerCon"/>
        <w:rPr>
          <w:rtl/>
        </w:rPr>
      </w:pPr>
      <w:r>
        <w:rPr>
          <w:rtl/>
        </w:rPr>
        <w:t>אברהם בייגה שוחט (העבודה-מימד):</w:t>
      </w:r>
    </w:p>
    <w:p w14:paraId="14D66D2D" w14:textId="77777777" w:rsidR="00000000" w:rsidRDefault="007C71EE">
      <w:pPr>
        <w:pStyle w:val="a"/>
        <w:rPr>
          <w:rtl/>
        </w:rPr>
      </w:pPr>
    </w:p>
    <w:p w14:paraId="012704E9" w14:textId="77777777" w:rsidR="00000000" w:rsidRDefault="007C71EE">
      <w:pPr>
        <w:pStyle w:val="a"/>
        <w:rPr>
          <w:rFonts w:hint="cs"/>
          <w:rtl/>
        </w:rPr>
      </w:pPr>
      <w:r>
        <w:rPr>
          <w:rFonts w:hint="cs"/>
          <w:rtl/>
        </w:rPr>
        <w:t>לכן אני אומר שאין בי סליחה. כי את הדבר הטריוויא</w:t>
      </w:r>
      <w:r>
        <w:rPr>
          <w:rFonts w:hint="cs"/>
          <w:rtl/>
        </w:rPr>
        <w:t>לי הזה ידעו גם קודם, חבר הכנסת שלגי. למה היינו צריכים להגיע ל=288,000 מובטלים? למה היינו צריכים להגיע לכך שקורעים את כל רשתות הביטחון החברתיות כי לממשלה אין כסף? למה היינו צריכים להגיע לכך שעל עקרת בית, בצורה הכי רגרסיבית בעולם  מטילים מס בריאות, כאשר אנחנ</w:t>
      </w:r>
      <w:r>
        <w:rPr>
          <w:rFonts w:hint="cs"/>
          <w:rtl/>
        </w:rPr>
        <w:t>ו יודעים שזה מס שהוא לא פרופורציונלי לשום הכנסה? הבעל יכול להרוויח 50,000 שקל, ועקרת-הבית תשלם  840 שקל בשנה, והכנסתה יכולה להיות 3,000 שקל, וגם אז היא תשלם 700 שקל בשנה.   חברת הכנסת לבני, את בוודאי יודעת מי הנשים שיושבות בעיקר בבית. אבל לא צריך להתאמץ לח</w:t>
      </w:r>
      <w:r>
        <w:rPr>
          <w:rFonts w:hint="cs"/>
          <w:rtl/>
        </w:rPr>
        <w:t>שוב. הביטוח הלאומי פרס את הנתונים, ו=70% מעקרות-הבית הן משלושת העשירונים  התחתונים. כלומר, יש כאן רגרסיה על רגרסיה.</w:t>
      </w:r>
    </w:p>
    <w:p w14:paraId="50F3FC8A" w14:textId="77777777" w:rsidR="00000000" w:rsidRDefault="007C71EE">
      <w:pPr>
        <w:pStyle w:val="a"/>
        <w:ind w:firstLine="0"/>
        <w:rPr>
          <w:rFonts w:hint="cs"/>
          <w:rtl/>
        </w:rPr>
      </w:pPr>
    </w:p>
    <w:p w14:paraId="3B2C262E" w14:textId="77777777" w:rsidR="00000000" w:rsidRDefault="007C71EE">
      <w:pPr>
        <w:pStyle w:val="ad"/>
        <w:rPr>
          <w:rtl/>
        </w:rPr>
      </w:pPr>
      <w:r>
        <w:rPr>
          <w:rtl/>
        </w:rPr>
        <w:t>היו"ר יולי-יואל אדלשטיין:</w:t>
      </w:r>
    </w:p>
    <w:p w14:paraId="27C1952B" w14:textId="77777777" w:rsidR="00000000" w:rsidRDefault="007C71EE">
      <w:pPr>
        <w:pStyle w:val="a"/>
        <w:rPr>
          <w:rtl/>
        </w:rPr>
      </w:pPr>
    </w:p>
    <w:p w14:paraId="48846006" w14:textId="77777777" w:rsidR="00000000" w:rsidRDefault="007C71EE">
      <w:pPr>
        <w:pStyle w:val="a"/>
        <w:rPr>
          <w:rFonts w:hint="cs"/>
          <w:rtl/>
        </w:rPr>
      </w:pPr>
      <w:r>
        <w:rPr>
          <w:rFonts w:hint="cs"/>
          <w:rtl/>
        </w:rPr>
        <w:t>אבקש לסיים, אדוני.</w:t>
      </w:r>
    </w:p>
    <w:p w14:paraId="19649203" w14:textId="77777777" w:rsidR="00000000" w:rsidRDefault="007C71EE">
      <w:pPr>
        <w:pStyle w:val="a"/>
        <w:rPr>
          <w:rFonts w:hint="cs"/>
          <w:rtl/>
        </w:rPr>
      </w:pPr>
    </w:p>
    <w:p w14:paraId="424229AC" w14:textId="77777777" w:rsidR="00000000" w:rsidRDefault="007C71EE">
      <w:pPr>
        <w:pStyle w:val="SpeakerCon"/>
        <w:rPr>
          <w:rtl/>
        </w:rPr>
      </w:pPr>
      <w:bookmarkStart w:id="1603" w:name="FS000000459T27_05_2003_17_26_11C"/>
      <w:bookmarkEnd w:id="1603"/>
      <w:r>
        <w:rPr>
          <w:rtl/>
        </w:rPr>
        <w:t>אברהם בייגה שוחט (העבודה-מימד):</w:t>
      </w:r>
    </w:p>
    <w:p w14:paraId="7F45883E" w14:textId="77777777" w:rsidR="00000000" w:rsidRDefault="007C71EE">
      <w:pPr>
        <w:pStyle w:val="a"/>
        <w:rPr>
          <w:rtl/>
        </w:rPr>
      </w:pPr>
    </w:p>
    <w:p w14:paraId="2988ADC8" w14:textId="77777777" w:rsidR="00000000" w:rsidRDefault="007C71EE">
      <w:pPr>
        <w:pStyle w:val="a"/>
        <w:rPr>
          <w:rFonts w:hint="cs"/>
          <w:rtl/>
        </w:rPr>
      </w:pPr>
      <w:r>
        <w:rPr>
          <w:rFonts w:hint="cs"/>
          <w:rtl/>
        </w:rPr>
        <w:t xml:space="preserve">רגרסיה בסוג המס ורגרסיה מבחינת האוכלוסייה שבה מטפלים. וזאת </w:t>
      </w:r>
      <w:r>
        <w:rPr>
          <w:rFonts w:hint="cs"/>
          <w:rtl/>
        </w:rPr>
        <w:t>ממשלה שבאה ככה כלפי הערבה, כלפי עקרת-הבית, כלפי המערכת של רשתות הביטחון, וראש הממשלה גילה שבאמת לא יהיה פתרון בלי זה. אני כועס. למה אני כועס? על זמן  יקר. כי אם היו עושים את הדבר הזה בזמן, לא היינו עומדים בפני התוכנית המטורפת הזאת. אם היו עושים את הדברים נ</w:t>
      </w:r>
      <w:r>
        <w:rPr>
          <w:rFonts w:hint="cs"/>
          <w:rtl/>
        </w:rPr>
        <w:t xml:space="preserve">כון, התוצאות היו אחרות. </w:t>
      </w:r>
    </w:p>
    <w:p w14:paraId="7B7FA3D9" w14:textId="77777777" w:rsidR="00000000" w:rsidRDefault="007C71EE">
      <w:pPr>
        <w:pStyle w:val="a"/>
        <w:rPr>
          <w:rFonts w:hint="cs"/>
          <w:rtl/>
        </w:rPr>
      </w:pPr>
    </w:p>
    <w:p w14:paraId="6ABDC5FF" w14:textId="77777777" w:rsidR="00000000" w:rsidRDefault="007C71EE">
      <w:pPr>
        <w:pStyle w:val="ad"/>
        <w:rPr>
          <w:rtl/>
        </w:rPr>
      </w:pPr>
      <w:r>
        <w:rPr>
          <w:rtl/>
        </w:rPr>
        <w:t>היו"ר יולי-יואל אדלשטיין:</w:t>
      </w:r>
    </w:p>
    <w:p w14:paraId="0D61C5BF" w14:textId="77777777" w:rsidR="00000000" w:rsidRDefault="007C71EE">
      <w:pPr>
        <w:pStyle w:val="a"/>
        <w:rPr>
          <w:rtl/>
        </w:rPr>
      </w:pPr>
    </w:p>
    <w:p w14:paraId="7AEBD865" w14:textId="77777777" w:rsidR="00000000" w:rsidRDefault="007C71EE">
      <w:pPr>
        <w:pStyle w:val="a"/>
        <w:rPr>
          <w:rFonts w:hint="cs"/>
          <w:rtl/>
        </w:rPr>
      </w:pPr>
      <w:r>
        <w:rPr>
          <w:rFonts w:hint="cs"/>
          <w:rtl/>
        </w:rPr>
        <w:t>תודה.</w:t>
      </w:r>
    </w:p>
    <w:p w14:paraId="44D99ABE" w14:textId="77777777" w:rsidR="00000000" w:rsidRDefault="007C71EE">
      <w:pPr>
        <w:pStyle w:val="a"/>
        <w:rPr>
          <w:rFonts w:hint="cs"/>
          <w:rtl/>
        </w:rPr>
      </w:pPr>
    </w:p>
    <w:p w14:paraId="6B125532" w14:textId="77777777" w:rsidR="00000000" w:rsidRDefault="007C71EE">
      <w:pPr>
        <w:pStyle w:val="SpeakerCon"/>
        <w:rPr>
          <w:rtl/>
        </w:rPr>
      </w:pPr>
      <w:bookmarkStart w:id="1604" w:name="FS000000459T27_05_2003_17_27_11C"/>
      <w:bookmarkEnd w:id="1604"/>
      <w:r>
        <w:rPr>
          <w:rtl/>
        </w:rPr>
        <w:t>אברהם בייגה שוחט (העבודה-מימד):</w:t>
      </w:r>
    </w:p>
    <w:p w14:paraId="395B47C4" w14:textId="77777777" w:rsidR="00000000" w:rsidRDefault="007C71EE">
      <w:pPr>
        <w:pStyle w:val="a"/>
        <w:rPr>
          <w:rtl/>
        </w:rPr>
      </w:pPr>
    </w:p>
    <w:p w14:paraId="7DDCF38E" w14:textId="77777777" w:rsidR="00000000" w:rsidRDefault="007C71EE">
      <w:pPr>
        <w:pStyle w:val="a"/>
        <w:rPr>
          <w:rFonts w:hint="cs"/>
          <w:rtl/>
        </w:rPr>
      </w:pPr>
      <w:r>
        <w:rPr>
          <w:rFonts w:hint="cs"/>
          <w:rtl/>
        </w:rPr>
        <w:t xml:space="preserve">אני כבר מסיים, אדוני. </w:t>
      </w:r>
    </w:p>
    <w:p w14:paraId="2078881F" w14:textId="77777777" w:rsidR="00000000" w:rsidRDefault="007C71EE">
      <w:pPr>
        <w:pStyle w:val="a"/>
        <w:rPr>
          <w:rFonts w:hint="cs"/>
          <w:rtl/>
        </w:rPr>
      </w:pPr>
    </w:p>
    <w:p w14:paraId="4B0AD8B7" w14:textId="77777777" w:rsidR="00000000" w:rsidRDefault="007C71EE">
      <w:pPr>
        <w:pStyle w:val="ac"/>
        <w:rPr>
          <w:rtl/>
        </w:rPr>
      </w:pPr>
      <w:r>
        <w:rPr>
          <w:rFonts w:hint="eastAsia"/>
          <w:rtl/>
        </w:rPr>
        <w:t>אילן</w:t>
      </w:r>
      <w:r>
        <w:rPr>
          <w:rtl/>
        </w:rPr>
        <w:t xml:space="preserve"> שלגי (שינוי):</w:t>
      </w:r>
    </w:p>
    <w:p w14:paraId="7A28BAF2" w14:textId="77777777" w:rsidR="00000000" w:rsidRDefault="007C71EE">
      <w:pPr>
        <w:pStyle w:val="a"/>
        <w:rPr>
          <w:rFonts w:hint="cs"/>
          <w:rtl/>
        </w:rPr>
      </w:pPr>
    </w:p>
    <w:p w14:paraId="0798C749" w14:textId="77777777" w:rsidR="00000000" w:rsidRDefault="007C71EE">
      <w:pPr>
        <w:pStyle w:val="a"/>
        <w:rPr>
          <w:rFonts w:hint="cs"/>
          <w:rtl/>
        </w:rPr>
      </w:pPr>
      <w:r>
        <w:rPr>
          <w:rFonts w:hint="cs"/>
          <w:rtl/>
        </w:rPr>
        <w:t>אי-אפשר לעשות שלום תוך שבוע.</w:t>
      </w:r>
    </w:p>
    <w:p w14:paraId="0B21E841" w14:textId="77777777" w:rsidR="00000000" w:rsidRDefault="007C71EE">
      <w:pPr>
        <w:pStyle w:val="a"/>
        <w:rPr>
          <w:rFonts w:hint="cs"/>
          <w:rtl/>
        </w:rPr>
      </w:pPr>
    </w:p>
    <w:p w14:paraId="2ED7C9F3" w14:textId="77777777" w:rsidR="00000000" w:rsidRDefault="007C71EE">
      <w:pPr>
        <w:pStyle w:val="ad"/>
        <w:rPr>
          <w:rtl/>
        </w:rPr>
      </w:pPr>
    </w:p>
    <w:p w14:paraId="276B3BEE" w14:textId="77777777" w:rsidR="00000000" w:rsidRDefault="007C71EE">
      <w:pPr>
        <w:pStyle w:val="ad"/>
        <w:rPr>
          <w:rtl/>
        </w:rPr>
      </w:pPr>
      <w:r>
        <w:rPr>
          <w:rtl/>
        </w:rPr>
        <w:t>היו"ר יולי-יואל אדלשטיין:</w:t>
      </w:r>
    </w:p>
    <w:p w14:paraId="57E6EC55" w14:textId="77777777" w:rsidR="00000000" w:rsidRDefault="007C71EE">
      <w:pPr>
        <w:pStyle w:val="a"/>
        <w:rPr>
          <w:rtl/>
        </w:rPr>
      </w:pPr>
    </w:p>
    <w:p w14:paraId="51054EAC" w14:textId="77777777" w:rsidR="00000000" w:rsidRDefault="007C71EE">
      <w:pPr>
        <w:pStyle w:val="a"/>
        <w:rPr>
          <w:rFonts w:hint="cs"/>
          <w:rtl/>
        </w:rPr>
      </w:pPr>
      <w:r>
        <w:rPr>
          <w:rFonts w:hint="cs"/>
          <w:rtl/>
        </w:rPr>
        <w:t>לא, זה כבר מעבר לזמן.   חבר הכנסת שלגי, אין זמן  לזה.  חבר הכ</w:t>
      </w:r>
      <w:r>
        <w:rPr>
          <w:rFonts w:hint="cs"/>
          <w:rtl/>
        </w:rPr>
        <w:t>נסת שוחט צריך לסיים.</w:t>
      </w:r>
    </w:p>
    <w:p w14:paraId="53A7F580" w14:textId="77777777" w:rsidR="00000000" w:rsidRDefault="007C71EE">
      <w:pPr>
        <w:pStyle w:val="a"/>
        <w:rPr>
          <w:rFonts w:hint="cs"/>
          <w:rtl/>
        </w:rPr>
      </w:pPr>
    </w:p>
    <w:p w14:paraId="6D82013F" w14:textId="77777777" w:rsidR="00000000" w:rsidRDefault="007C71EE">
      <w:pPr>
        <w:pStyle w:val="SpeakerCon"/>
        <w:rPr>
          <w:rtl/>
        </w:rPr>
      </w:pPr>
      <w:bookmarkStart w:id="1605" w:name="FS000000459T27_05_2003_17_27_44C"/>
      <w:bookmarkEnd w:id="1605"/>
      <w:r>
        <w:rPr>
          <w:rtl/>
        </w:rPr>
        <w:t>אברהם בייגה שוחט (העבודה-מימד):</w:t>
      </w:r>
    </w:p>
    <w:p w14:paraId="2F76AE3F" w14:textId="77777777" w:rsidR="00000000" w:rsidRDefault="007C71EE">
      <w:pPr>
        <w:pStyle w:val="a"/>
        <w:rPr>
          <w:rtl/>
        </w:rPr>
      </w:pPr>
    </w:p>
    <w:p w14:paraId="77077123" w14:textId="77777777" w:rsidR="00000000" w:rsidRDefault="007C71EE">
      <w:pPr>
        <w:pStyle w:val="a"/>
        <w:rPr>
          <w:rFonts w:hint="cs"/>
          <w:rtl/>
        </w:rPr>
      </w:pPr>
      <w:r>
        <w:rPr>
          <w:rFonts w:hint="cs"/>
          <w:rtl/>
        </w:rPr>
        <w:t>חבר הכנסת שלגי, המצב הכלכלי משתנה רק כשאתה אומר שאתה מוכן ומגלה סימנים לכיוון של שלום. ב=1992 וב=1993, כשהמשק התחיל לצמוח והאבטלה ירדה, עוד לא היה אפילו הסכם אוסלו, אבל עלה ראש הממשלה המנוח יצחק רבין ו</w:t>
      </w:r>
      <w:r>
        <w:rPr>
          <w:rFonts w:hint="cs"/>
          <w:rtl/>
        </w:rPr>
        <w:t>אמר, הממשלה שלנו הולכת להסדר עם הפלסטינים, והמשק האמין לו, והמשקיעים האמינו לו, והעולם האמין לו וראו מייד את העניין. לכן חשובה מאוד ההחלטה של הממשלה מיום ראשון, אם היא לא תטורפד, כמובן, כפי שחלק משריה אומרים בגלוי, כמו שרי האיחוד הלאומי והמפד"ל, שהם נשארים</w:t>
      </w:r>
      <w:r>
        <w:rPr>
          <w:rFonts w:hint="cs"/>
          <w:rtl/>
        </w:rPr>
        <w:t xml:space="preserve"> כדי לרסק את ההחלטה - אבל אני מקווה שהדברים אכן יתנהלו אחרת, ואז גם לא נצטרך תוכניות חירום מטורפות מהסוג הזה. תודה רבה לך.</w:t>
      </w:r>
    </w:p>
    <w:p w14:paraId="738C4C24" w14:textId="77777777" w:rsidR="00000000" w:rsidRDefault="007C71EE">
      <w:pPr>
        <w:pStyle w:val="a"/>
        <w:rPr>
          <w:rFonts w:hint="cs"/>
          <w:rtl/>
        </w:rPr>
      </w:pPr>
    </w:p>
    <w:p w14:paraId="6851E7CD" w14:textId="77777777" w:rsidR="00000000" w:rsidRDefault="007C71EE">
      <w:pPr>
        <w:pStyle w:val="ad"/>
        <w:rPr>
          <w:rtl/>
        </w:rPr>
      </w:pPr>
      <w:r>
        <w:rPr>
          <w:rtl/>
        </w:rPr>
        <w:t>היו"ר יולי-יואל אדלשטיין:</w:t>
      </w:r>
    </w:p>
    <w:p w14:paraId="2936A4E0" w14:textId="77777777" w:rsidR="00000000" w:rsidRDefault="007C71EE">
      <w:pPr>
        <w:pStyle w:val="a"/>
        <w:rPr>
          <w:rtl/>
        </w:rPr>
      </w:pPr>
    </w:p>
    <w:p w14:paraId="305FF374" w14:textId="77777777" w:rsidR="00000000" w:rsidRDefault="007C71EE">
      <w:pPr>
        <w:pStyle w:val="a"/>
        <w:rPr>
          <w:rFonts w:hint="cs"/>
          <w:rtl/>
        </w:rPr>
      </w:pPr>
      <w:r>
        <w:rPr>
          <w:rFonts w:hint="cs"/>
          <w:rtl/>
        </w:rPr>
        <w:t>תודה, חבר הכנסת שוחט.   חברת הכנסת אתי לבני, בבקשה. אחריה - חבר הכנסת וסגן שר הביטחון זאב בוים, ולאחר מכן</w:t>
      </w:r>
      <w:r>
        <w:rPr>
          <w:rFonts w:hint="cs"/>
          <w:rtl/>
        </w:rPr>
        <w:t xml:space="preserve"> - חבר הכנסת גדעון סער, יושב-ראש הקואליציה.  בבקשה. </w:t>
      </w:r>
    </w:p>
    <w:p w14:paraId="6C0B66F4" w14:textId="77777777" w:rsidR="00000000" w:rsidRDefault="007C71EE">
      <w:pPr>
        <w:pStyle w:val="a"/>
        <w:rPr>
          <w:rFonts w:hint="cs"/>
          <w:rtl/>
        </w:rPr>
      </w:pPr>
    </w:p>
    <w:p w14:paraId="0C79993A" w14:textId="77777777" w:rsidR="00000000" w:rsidRDefault="007C71EE">
      <w:pPr>
        <w:pStyle w:val="ac"/>
        <w:rPr>
          <w:rtl/>
        </w:rPr>
      </w:pPr>
      <w:r>
        <w:rPr>
          <w:rFonts w:hint="eastAsia"/>
          <w:rtl/>
        </w:rPr>
        <w:t>יוסי</w:t>
      </w:r>
      <w:r>
        <w:rPr>
          <w:rtl/>
        </w:rPr>
        <w:t xml:space="preserve"> שריד (מרצ):</w:t>
      </w:r>
    </w:p>
    <w:p w14:paraId="2FF7FFD7" w14:textId="77777777" w:rsidR="00000000" w:rsidRDefault="007C71EE">
      <w:pPr>
        <w:pStyle w:val="a"/>
        <w:rPr>
          <w:rFonts w:hint="cs"/>
          <w:rtl/>
        </w:rPr>
      </w:pPr>
    </w:p>
    <w:p w14:paraId="581EB6AB" w14:textId="77777777" w:rsidR="00000000" w:rsidRDefault="007C71EE">
      <w:pPr>
        <w:pStyle w:val="a"/>
        <w:rPr>
          <w:rFonts w:hint="cs"/>
          <w:rtl/>
        </w:rPr>
      </w:pPr>
      <w:r>
        <w:rPr>
          <w:rFonts w:hint="cs"/>
          <w:rtl/>
        </w:rPr>
        <w:t xml:space="preserve">- - - </w:t>
      </w:r>
    </w:p>
    <w:p w14:paraId="2D52969D" w14:textId="77777777" w:rsidR="00000000" w:rsidRDefault="007C71EE">
      <w:pPr>
        <w:pStyle w:val="a"/>
        <w:rPr>
          <w:rFonts w:hint="cs"/>
          <w:rtl/>
        </w:rPr>
      </w:pPr>
    </w:p>
    <w:p w14:paraId="5468CC5E" w14:textId="77777777" w:rsidR="00000000" w:rsidRDefault="007C71EE">
      <w:pPr>
        <w:pStyle w:val="ad"/>
        <w:rPr>
          <w:rtl/>
        </w:rPr>
      </w:pPr>
      <w:r>
        <w:rPr>
          <w:rtl/>
        </w:rPr>
        <w:t>היו"ר יולי-יואל אדלשטיין:</w:t>
      </w:r>
    </w:p>
    <w:p w14:paraId="537508FD" w14:textId="77777777" w:rsidR="00000000" w:rsidRDefault="007C71EE">
      <w:pPr>
        <w:pStyle w:val="a"/>
        <w:rPr>
          <w:rtl/>
        </w:rPr>
      </w:pPr>
    </w:p>
    <w:p w14:paraId="4BE6BFC1" w14:textId="77777777" w:rsidR="00000000" w:rsidRDefault="007C71EE">
      <w:pPr>
        <w:pStyle w:val="a"/>
        <w:rPr>
          <w:rFonts w:hint="cs"/>
          <w:rtl/>
        </w:rPr>
      </w:pPr>
      <w:r>
        <w:rPr>
          <w:rFonts w:hint="cs"/>
          <w:rtl/>
        </w:rPr>
        <w:t>חברת הכנסת לבני, הזמן שלך. לחבר הכנסת שריד  יש  אולי שאלות חשובות, אבל - - -</w:t>
      </w:r>
    </w:p>
    <w:p w14:paraId="6E5733E4" w14:textId="77777777" w:rsidR="00000000" w:rsidRDefault="007C71EE">
      <w:pPr>
        <w:pStyle w:val="a"/>
        <w:rPr>
          <w:rFonts w:hint="cs"/>
          <w:rtl/>
        </w:rPr>
      </w:pPr>
    </w:p>
    <w:p w14:paraId="226E976F" w14:textId="77777777" w:rsidR="00000000" w:rsidRDefault="007C71EE">
      <w:pPr>
        <w:pStyle w:val="ac"/>
        <w:rPr>
          <w:rtl/>
        </w:rPr>
      </w:pPr>
      <w:r>
        <w:rPr>
          <w:rFonts w:hint="eastAsia"/>
          <w:rtl/>
        </w:rPr>
        <w:t>יצחק</w:t>
      </w:r>
      <w:r>
        <w:rPr>
          <w:rtl/>
        </w:rPr>
        <w:t xml:space="preserve"> הרצוג (העבודה-מימד):</w:t>
      </w:r>
    </w:p>
    <w:p w14:paraId="07B43C7E" w14:textId="77777777" w:rsidR="00000000" w:rsidRDefault="007C71EE">
      <w:pPr>
        <w:pStyle w:val="a"/>
        <w:rPr>
          <w:rFonts w:hint="cs"/>
          <w:rtl/>
        </w:rPr>
      </w:pPr>
    </w:p>
    <w:p w14:paraId="288165F9" w14:textId="77777777" w:rsidR="00000000" w:rsidRDefault="007C71EE">
      <w:pPr>
        <w:pStyle w:val="a"/>
        <w:rPr>
          <w:rFonts w:hint="cs"/>
          <w:rtl/>
        </w:rPr>
      </w:pPr>
      <w:r>
        <w:rPr>
          <w:rFonts w:hint="cs"/>
          <w:rtl/>
        </w:rPr>
        <w:t>חברת הכנסת לבני, חוג המעריצים שלך מבקש להעיר</w:t>
      </w:r>
      <w:r>
        <w:rPr>
          <w:rFonts w:hint="cs"/>
          <w:rtl/>
        </w:rPr>
        <w:t xml:space="preserve"> הערה.</w:t>
      </w:r>
    </w:p>
    <w:p w14:paraId="0731BDC7" w14:textId="77777777" w:rsidR="00000000" w:rsidRDefault="007C71EE">
      <w:pPr>
        <w:pStyle w:val="a"/>
        <w:rPr>
          <w:rFonts w:hint="cs"/>
          <w:rtl/>
        </w:rPr>
      </w:pPr>
    </w:p>
    <w:p w14:paraId="1A4A373D" w14:textId="77777777" w:rsidR="00000000" w:rsidRDefault="007C71EE">
      <w:pPr>
        <w:pStyle w:val="ac"/>
        <w:rPr>
          <w:rtl/>
        </w:rPr>
      </w:pPr>
      <w:r>
        <w:rPr>
          <w:rFonts w:hint="eastAsia"/>
          <w:rtl/>
        </w:rPr>
        <w:t>אברהם</w:t>
      </w:r>
      <w:r>
        <w:rPr>
          <w:rtl/>
        </w:rPr>
        <w:t xml:space="preserve"> בייגה שוחט (העבודה-מימד):</w:t>
      </w:r>
    </w:p>
    <w:p w14:paraId="2C35DEA0" w14:textId="77777777" w:rsidR="00000000" w:rsidRDefault="007C71EE">
      <w:pPr>
        <w:pStyle w:val="a"/>
        <w:rPr>
          <w:rFonts w:hint="cs"/>
          <w:rtl/>
        </w:rPr>
      </w:pPr>
    </w:p>
    <w:p w14:paraId="29AA7432" w14:textId="77777777" w:rsidR="00000000" w:rsidRDefault="007C71EE">
      <w:pPr>
        <w:pStyle w:val="a"/>
        <w:rPr>
          <w:rFonts w:hint="cs"/>
          <w:rtl/>
        </w:rPr>
      </w:pPr>
      <w:r>
        <w:rPr>
          <w:rFonts w:hint="cs"/>
          <w:rtl/>
        </w:rPr>
        <w:t xml:space="preserve">יש לך אפשרות להשיב על כמה שאלות. </w:t>
      </w:r>
    </w:p>
    <w:p w14:paraId="0B38745D" w14:textId="77777777" w:rsidR="00000000" w:rsidRDefault="007C71EE">
      <w:pPr>
        <w:pStyle w:val="SpeakerCon"/>
        <w:rPr>
          <w:rFonts w:hint="cs"/>
          <w:rtl/>
        </w:rPr>
      </w:pPr>
      <w:bookmarkStart w:id="1606" w:name="FS000001051T27_05_2003_17_22_43"/>
      <w:bookmarkEnd w:id="1606"/>
    </w:p>
    <w:p w14:paraId="0FD4D13B" w14:textId="77777777" w:rsidR="00000000" w:rsidRDefault="007C71EE">
      <w:pPr>
        <w:pStyle w:val="SpeakerCon"/>
        <w:rPr>
          <w:rtl/>
        </w:rPr>
      </w:pPr>
      <w:r>
        <w:rPr>
          <w:rtl/>
        </w:rPr>
        <w:t>אתי לבני (שינוי):</w:t>
      </w:r>
    </w:p>
    <w:p w14:paraId="726B75CF" w14:textId="77777777" w:rsidR="00000000" w:rsidRDefault="007C71EE">
      <w:pPr>
        <w:pStyle w:val="a"/>
        <w:rPr>
          <w:rtl/>
        </w:rPr>
      </w:pPr>
    </w:p>
    <w:p w14:paraId="1F937AF1" w14:textId="77777777" w:rsidR="00000000" w:rsidRDefault="007C71EE">
      <w:pPr>
        <w:pStyle w:val="a"/>
        <w:rPr>
          <w:rFonts w:hint="cs"/>
          <w:rtl/>
        </w:rPr>
      </w:pPr>
      <w:r>
        <w:rPr>
          <w:rFonts w:hint="cs"/>
          <w:rtl/>
        </w:rPr>
        <w:t>ראשית כול, יוסי שריד שאל אותי אם אני יכולה לממן לו את חשבון המים.</w:t>
      </w:r>
    </w:p>
    <w:p w14:paraId="77E02306" w14:textId="77777777" w:rsidR="00000000" w:rsidRDefault="007C71EE">
      <w:pPr>
        <w:pStyle w:val="a"/>
        <w:ind w:firstLine="0"/>
        <w:rPr>
          <w:rFonts w:hint="cs"/>
          <w:rtl/>
        </w:rPr>
      </w:pPr>
    </w:p>
    <w:p w14:paraId="6CAC9536" w14:textId="77777777" w:rsidR="00000000" w:rsidRDefault="007C71EE">
      <w:pPr>
        <w:pStyle w:val="ac"/>
        <w:rPr>
          <w:rtl/>
        </w:rPr>
      </w:pPr>
      <w:r>
        <w:rPr>
          <w:rFonts w:hint="eastAsia"/>
          <w:rtl/>
        </w:rPr>
        <w:t>יוסי</w:t>
      </w:r>
      <w:r>
        <w:rPr>
          <w:rtl/>
        </w:rPr>
        <w:t xml:space="preserve"> שריד (מרצ):</w:t>
      </w:r>
    </w:p>
    <w:p w14:paraId="33E53885" w14:textId="77777777" w:rsidR="00000000" w:rsidRDefault="007C71EE">
      <w:pPr>
        <w:pStyle w:val="a"/>
        <w:rPr>
          <w:rFonts w:hint="cs"/>
          <w:rtl/>
        </w:rPr>
      </w:pPr>
    </w:p>
    <w:p w14:paraId="7BB6228D" w14:textId="77777777" w:rsidR="00000000" w:rsidRDefault="007C71EE">
      <w:pPr>
        <w:pStyle w:val="a"/>
        <w:rPr>
          <w:rFonts w:hint="cs"/>
          <w:rtl/>
        </w:rPr>
      </w:pPr>
      <w:r>
        <w:rPr>
          <w:rFonts w:hint="cs"/>
          <w:rtl/>
        </w:rPr>
        <w:t>- - -</w:t>
      </w:r>
    </w:p>
    <w:p w14:paraId="15586C11" w14:textId="77777777" w:rsidR="00000000" w:rsidRDefault="007C71EE">
      <w:pPr>
        <w:pStyle w:val="a"/>
        <w:ind w:firstLine="0"/>
        <w:rPr>
          <w:rFonts w:hint="cs"/>
          <w:rtl/>
        </w:rPr>
      </w:pPr>
    </w:p>
    <w:p w14:paraId="7C3690EE" w14:textId="77777777" w:rsidR="00000000" w:rsidRDefault="007C71EE">
      <w:pPr>
        <w:pStyle w:val="ad"/>
        <w:rPr>
          <w:rtl/>
        </w:rPr>
      </w:pPr>
      <w:r>
        <w:rPr>
          <w:rtl/>
        </w:rPr>
        <w:t>היו"ר יולי-יואל אדלשטיין:</w:t>
      </w:r>
    </w:p>
    <w:p w14:paraId="5462E29C" w14:textId="77777777" w:rsidR="00000000" w:rsidRDefault="007C71EE">
      <w:pPr>
        <w:pStyle w:val="a"/>
        <w:rPr>
          <w:rtl/>
        </w:rPr>
      </w:pPr>
    </w:p>
    <w:p w14:paraId="709C6717" w14:textId="77777777" w:rsidR="00000000" w:rsidRDefault="007C71EE">
      <w:pPr>
        <w:pStyle w:val="a"/>
        <w:rPr>
          <w:rFonts w:hint="cs"/>
          <w:rtl/>
        </w:rPr>
      </w:pPr>
      <w:r>
        <w:rPr>
          <w:rFonts w:hint="cs"/>
          <w:rtl/>
        </w:rPr>
        <w:t>לממן מה?</w:t>
      </w:r>
    </w:p>
    <w:p w14:paraId="3B2BD731" w14:textId="77777777" w:rsidR="00000000" w:rsidRDefault="007C71EE">
      <w:pPr>
        <w:pStyle w:val="a"/>
        <w:ind w:firstLine="0"/>
        <w:rPr>
          <w:rFonts w:hint="cs"/>
          <w:rtl/>
        </w:rPr>
      </w:pPr>
    </w:p>
    <w:p w14:paraId="1BEB33C4" w14:textId="77777777" w:rsidR="00000000" w:rsidRDefault="007C71EE">
      <w:pPr>
        <w:pStyle w:val="SpeakerCon"/>
        <w:rPr>
          <w:rtl/>
        </w:rPr>
      </w:pPr>
      <w:bookmarkStart w:id="1607" w:name="FS000001051T27_05_2003_17_23_17C"/>
      <w:bookmarkEnd w:id="1607"/>
      <w:r>
        <w:rPr>
          <w:rtl/>
        </w:rPr>
        <w:t>אתי לבני (שינוי):</w:t>
      </w:r>
    </w:p>
    <w:p w14:paraId="292DAC30" w14:textId="77777777" w:rsidR="00000000" w:rsidRDefault="007C71EE">
      <w:pPr>
        <w:pStyle w:val="a"/>
        <w:rPr>
          <w:rtl/>
        </w:rPr>
      </w:pPr>
    </w:p>
    <w:p w14:paraId="583379F0" w14:textId="77777777" w:rsidR="00000000" w:rsidRDefault="007C71EE">
      <w:pPr>
        <w:pStyle w:val="a"/>
        <w:rPr>
          <w:rFonts w:hint="cs"/>
          <w:rtl/>
        </w:rPr>
      </w:pPr>
      <w:r>
        <w:rPr>
          <w:rFonts w:hint="cs"/>
          <w:rtl/>
        </w:rPr>
        <w:t xml:space="preserve">מוטב שהדברים </w:t>
      </w:r>
      <w:r>
        <w:rPr>
          <w:rFonts w:hint="cs"/>
          <w:rtl/>
        </w:rPr>
        <w:t xml:space="preserve">שנכתבו לא היו נכתבים. אני מתנצלת בשמו. </w:t>
      </w:r>
    </w:p>
    <w:p w14:paraId="49D9D77C" w14:textId="77777777" w:rsidR="00000000" w:rsidRDefault="007C71EE">
      <w:pPr>
        <w:pStyle w:val="a"/>
        <w:rPr>
          <w:rFonts w:hint="cs"/>
          <w:rtl/>
        </w:rPr>
      </w:pPr>
    </w:p>
    <w:p w14:paraId="452C8E15" w14:textId="77777777" w:rsidR="00000000" w:rsidRDefault="007C71EE">
      <w:pPr>
        <w:pStyle w:val="a"/>
        <w:rPr>
          <w:rFonts w:hint="cs"/>
          <w:rtl/>
        </w:rPr>
      </w:pPr>
      <w:r>
        <w:rPr>
          <w:rFonts w:hint="cs"/>
          <w:rtl/>
        </w:rPr>
        <w:t>לחבר הכנסת טיבי ששאל בקשר לידיעה הזאת ב=</w:t>
      </w:r>
      <w:r>
        <w:t>Ynet</w:t>
      </w:r>
      <w:r>
        <w:rPr>
          <w:rFonts w:hint="cs"/>
          <w:rtl/>
        </w:rPr>
        <w:t xml:space="preserve">, ואני רואה אותה בפעם הראשונה  - - - </w:t>
      </w:r>
    </w:p>
    <w:p w14:paraId="595393E5" w14:textId="77777777" w:rsidR="00000000" w:rsidRDefault="007C71EE">
      <w:pPr>
        <w:pStyle w:val="a"/>
        <w:rPr>
          <w:rFonts w:hint="cs"/>
          <w:rtl/>
        </w:rPr>
      </w:pPr>
    </w:p>
    <w:p w14:paraId="765D90FA" w14:textId="77777777" w:rsidR="00000000" w:rsidRDefault="007C71EE">
      <w:pPr>
        <w:pStyle w:val="Speaker"/>
        <w:rPr>
          <w:rtl/>
        </w:rPr>
      </w:pPr>
      <w:r>
        <w:rPr>
          <w:rFonts w:hint="eastAsia"/>
          <w:rtl/>
        </w:rPr>
        <w:t>דוד</w:t>
      </w:r>
      <w:r>
        <w:rPr>
          <w:rtl/>
        </w:rPr>
        <w:t xml:space="preserve"> טל (עם אחד):</w:t>
      </w:r>
    </w:p>
    <w:p w14:paraId="7E8FD063" w14:textId="77777777" w:rsidR="00000000" w:rsidRDefault="007C71EE">
      <w:pPr>
        <w:pStyle w:val="a"/>
        <w:rPr>
          <w:rFonts w:hint="cs"/>
          <w:rtl/>
        </w:rPr>
      </w:pPr>
    </w:p>
    <w:p w14:paraId="6E3A52AF" w14:textId="77777777" w:rsidR="00000000" w:rsidRDefault="007C71EE">
      <w:pPr>
        <w:pStyle w:val="a"/>
        <w:rPr>
          <w:rFonts w:hint="cs"/>
          <w:rtl/>
        </w:rPr>
      </w:pPr>
      <w:r>
        <w:rPr>
          <w:rFonts w:hint="cs"/>
          <w:rtl/>
        </w:rPr>
        <w:t>מה עם "כבוד היושב-ראש, כנסת נכבדה"?</w:t>
      </w:r>
    </w:p>
    <w:p w14:paraId="4E82F2FE" w14:textId="77777777" w:rsidR="00000000" w:rsidRDefault="007C71EE">
      <w:pPr>
        <w:pStyle w:val="a"/>
        <w:ind w:firstLine="0"/>
        <w:rPr>
          <w:rFonts w:hint="cs"/>
          <w:rtl/>
        </w:rPr>
      </w:pPr>
    </w:p>
    <w:p w14:paraId="10B0D803" w14:textId="77777777" w:rsidR="00000000" w:rsidRDefault="007C71EE">
      <w:pPr>
        <w:pStyle w:val="ad"/>
        <w:rPr>
          <w:rtl/>
        </w:rPr>
      </w:pPr>
      <w:r>
        <w:rPr>
          <w:rFonts w:hint="eastAsia"/>
          <w:rtl/>
        </w:rPr>
        <w:t>היו</w:t>
      </w:r>
      <w:r>
        <w:rPr>
          <w:rtl/>
        </w:rPr>
        <w:t>"ר יולי-יואל אדלשטיין:</w:t>
      </w:r>
    </w:p>
    <w:p w14:paraId="6B5BA77B" w14:textId="77777777" w:rsidR="00000000" w:rsidRDefault="007C71EE">
      <w:pPr>
        <w:pStyle w:val="a"/>
        <w:rPr>
          <w:rFonts w:hint="cs"/>
          <w:rtl/>
        </w:rPr>
      </w:pPr>
    </w:p>
    <w:p w14:paraId="363502F5" w14:textId="77777777" w:rsidR="00000000" w:rsidRDefault="007C71EE">
      <w:pPr>
        <w:pStyle w:val="a"/>
        <w:rPr>
          <w:rFonts w:hint="cs"/>
          <w:rtl/>
        </w:rPr>
      </w:pPr>
      <w:r>
        <w:rPr>
          <w:rFonts w:hint="cs"/>
          <w:rtl/>
        </w:rPr>
        <w:t>חברת הכנסת לבני היתה שקועה בשיחתה עם חבר הכנסת שרי</w:t>
      </w:r>
      <w:r>
        <w:rPr>
          <w:rFonts w:hint="cs"/>
          <w:rtl/>
        </w:rPr>
        <w:t>ד, ולכן בקושי שמה לב שהיא כבר עלתה לדוכן. אבל אנחנו נסלח לה על זה.</w:t>
      </w:r>
    </w:p>
    <w:p w14:paraId="2ABF52C9" w14:textId="77777777" w:rsidR="00000000" w:rsidRDefault="007C71EE">
      <w:pPr>
        <w:pStyle w:val="a"/>
        <w:ind w:firstLine="0"/>
        <w:rPr>
          <w:rFonts w:hint="cs"/>
          <w:rtl/>
        </w:rPr>
      </w:pPr>
    </w:p>
    <w:p w14:paraId="08D7C470" w14:textId="77777777" w:rsidR="00000000" w:rsidRDefault="007C71EE">
      <w:pPr>
        <w:pStyle w:val="ac"/>
        <w:rPr>
          <w:rtl/>
        </w:rPr>
      </w:pPr>
      <w:r>
        <w:rPr>
          <w:rFonts w:hint="eastAsia"/>
          <w:rtl/>
        </w:rPr>
        <w:t>זאב</w:t>
      </w:r>
      <w:r>
        <w:rPr>
          <w:rtl/>
        </w:rPr>
        <w:t xml:space="preserve"> בוים (הליכוד):</w:t>
      </w:r>
    </w:p>
    <w:p w14:paraId="5897A0E0" w14:textId="77777777" w:rsidR="00000000" w:rsidRDefault="007C71EE">
      <w:pPr>
        <w:pStyle w:val="a"/>
        <w:rPr>
          <w:rFonts w:hint="cs"/>
          <w:rtl/>
        </w:rPr>
      </w:pPr>
    </w:p>
    <w:p w14:paraId="4C03A750" w14:textId="77777777" w:rsidR="00000000" w:rsidRDefault="007C71EE">
      <w:pPr>
        <w:pStyle w:val="a"/>
        <w:rPr>
          <w:rFonts w:hint="cs"/>
          <w:rtl/>
        </w:rPr>
      </w:pPr>
      <w:r>
        <w:rPr>
          <w:rFonts w:hint="cs"/>
          <w:rtl/>
        </w:rPr>
        <w:t>למה שהיא תסיח את דעתו ולא הוא את דעתה?</w:t>
      </w:r>
    </w:p>
    <w:p w14:paraId="43367E28" w14:textId="77777777" w:rsidR="00000000" w:rsidRDefault="007C71EE">
      <w:pPr>
        <w:pStyle w:val="a"/>
        <w:ind w:firstLine="0"/>
        <w:rPr>
          <w:rFonts w:hint="cs"/>
          <w:rtl/>
        </w:rPr>
      </w:pPr>
    </w:p>
    <w:p w14:paraId="1C92930F" w14:textId="77777777" w:rsidR="00000000" w:rsidRDefault="007C71EE">
      <w:pPr>
        <w:pStyle w:val="SpeakerCon"/>
        <w:rPr>
          <w:rtl/>
        </w:rPr>
      </w:pPr>
      <w:bookmarkStart w:id="1608" w:name="FS000001051T27_05_2003_17_26_48C"/>
      <w:bookmarkEnd w:id="1608"/>
      <w:r>
        <w:rPr>
          <w:rtl/>
        </w:rPr>
        <w:t>אתי לבני (שינוי):</w:t>
      </w:r>
    </w:p>
    <w:p w14:paraId="3E2067B6" w14:textId="77777777" w:rsidR="00000000" w:rsidRDefault="007C71EE">
      <w:pPr>
        <w:pStyle w:val="a"/>
        <w:rPr>
          <w:rtl/>
        </w:rPr>
      </w:pPr>
    </w:p>
    <w:p w14:paraId="7C3792F8" w14:textId="77777777" w:rsidR="00000000" w:rsidRDefault="007C71EE">
      <w:pPr>
        <w:pStyle w:val="a"/>
        <w:rPr>
          <w:rFonts w:hint="cs"/>
          <w:rtl/>
        </w:rPr>
      </w:pPr>
      <w:r>
        <w:rPr>
          <w:rFonts w:hint="cs"/>
          <w:rtl/>
        </w:rPr>
        <w:t>פתאום חשבתי שאני צריכה לשלם את חשבון החשמל של יוסי שריד. אנה אני באה? את חשבון המים בעצם.</w:t>
      </w:r>
    </w:p>
    <w:p w14:paraId="7B0E3CD6" w14:textId="77777777" w:rsidR="00000000" w:rsidRDefault="007C71EE">
      <w:pPr>
        <w:pStyle w:val="ac"/>
        <w:rPr>
          <w:rFonts w:hint="cs"/>
          <w:rtl/>
        </w:rPr>
      </w:pPr>
    </w:p>
    <w:p w14:paraId="6C40CA9C" w14:textId="77777777" w:rsidR="00000000" w:rsidRDefault="007C71EE">
      <w:pPr>
        <w:pStyle w:val="ac"/>
        <w:rPr>
          <w:rtl/>
        </w:rPr>
      </w:pPr>
      <w:r>
        <w:rPr>
          <w:rFonts w:hint="eastAsia"/>
          <w:rtl/>
        </w:rPr>
        <w:t>יוסי</w:t>
      </w:r>
      <w:r>
        <w:rPr>
          <w:rtl/>
        </w:rPr>
        <w:t xml:space="preserve"> שריד (מרצ):</w:t>
      </w:r>
    </w:p>
    <w:p w14:paraId="0CA9C008" w14:textId="77777777" w:rsidR="00000000" w:rsidRDefault="007C71EE">
      <w:pPr>
        <w:pStyle w:val="a"/>
        <w:rPr>
          <w:rFonts w:hint="cs"/>
          <w:rtl/>
        </w:rPr>
      </w:pPr>
    </w:p>
    <w:p w14:paraId="6738A209" w14:textId="77777777" w:rsidR="00000000" w:rsidRDefault="007C71EE">
      <w:pPr>
        <w:pStyle w:val="a"/>
        <w:rPr>
          <w:rFonts w:hint="cs"/>
          <w:rtl/>
        </w:rPr>
      </w:pPr>
      <w:r>
        <w:rPr>
          <w:rFonts w:hint="cs"/>
          <w:rtl/>
        </w:rPr>
        <w:t>יש לי מכשיר חדש נגד יתושים. מכשיר חשמלי.</w:t>
      </w:r>
    </w:p>
    <w:p w14:paraId="02AD16C7" w14:textId="77777777" w:rsidR="00000000" w:rsidRDefault="007C71EE">
      <w:pPr>
        <w:pStyle w:val="a"/>
        <w:rPr>
          <w:rFonts w:hint="cs"/>
          <w:rtl/>
        </w:rPr>
      </w:pPr>
    </w:p>
    <w:p w14:paraId="454F8C29" w14:textId="77777777" w:rsidR="00000000" w:rsidRDefault="007C71EE">
      <w:pPr>
        <w:pStyle w:val="SpeakerCon"/>
        <w:rPr>
          <w:rtl/>
        </w:rPr>
      </w:pPr>
      <w:bookmarkStart w:id="1609" w:name="FS000001051T27_05_2003_17_27_58C"/>
      <w:bookmarkEnd w:id="1609"/>
      <w:r>
        <w:rPr>
          <w:rtl/>
        </w:rPr>
        <w:t>אתי לבני (שינוי):</w:t>
      </w:r>
    </w:p>
    <w:p w14:paraId="17C0DFC2" w14:textId="77777777" w:rsidR="00000000" w:rsidRDefault="007C71EE">
      <w:pPr>
        <w:pStyle w:val="a"/>
        <w:rPr>
          <w:rtl/>
        </w:rPr>
      </w:pPr>
    </w:p>
    <w:p w14:paraId="5D54DE4E" w14:textId="77777777" w:rsidR="00000000" w:rsidRDefault="007C71EE">
      <w:pPr>
        <w:pStyle w:val="a"/>
        <w:rPr>
          <w:rFonts w:hint="cs"/>
          <w:rtl/>
        </w:rPr>
      </w:pPr>
      <w:r>
        <w:rPr>
          <w:rFonts w:hint="cs"/>
          <w:rtl/>
        </w:rPr>
        <w:t>הוא עובד על מים או על חשמל? אני משלמת רק מים.</w:t>
      </w:r>
    </w:p>
    <w:p w14:paraId="1BE14575" w14:textId="77777777" w:rsidR="00000000" w:rsidRDefault="007C71EE">
      <w:pPr>
        <w:pStyle w:val="a"/>
        <w:ind w:firstLine="0"/>
        <w:rPr>
          <w:rFonts w:hint="cs"/>
          <w:rtl/>
        </w:rPr>
      </w:pPr>
    </w:p>
    <w:p w14:paraId="2C325B4B" w14:textId="77777777" w:rsidR="00000000" w:rsidRDefault="007C71EE">
      <w:pPr>
        <w:pStyle w:val="ac"/>
        <w:rPr>
          <w:rtl/>
        </w:rPr>
      </w:pPr>
      <w:r>
        <w:rPr>
          <w:rFonts w:hint="eastAsia"/>
          <w:rtl/>
        </w:rPr>
        <w:t>אילן</w:t>
      </w:r>
      <w:r>
        <w:rPr>
          <w:rtl/>
        </w:rPr>
        <w:t xml:space="preserve"> שלגי (שינוי):</w:t>
      </w:r>
    </w:p>
    <w:p w14:paraId="22E51228" w14:textId="77777777" w:rsidR="00000000" w:rsidRDefault="007C71EE">
      <w:pPr>
        <w:pStyle w:val="a"/>
        <w:rPr>
          <w:rFonts w:hint="cs"/>
          <w:rtl/>
        </w:rPr>
      </w:pPr>
    </w:p>
    <w:p w14:paraId="48F64E11" w14:textId="77777777" w:rsidR="00000000" w:rsidRDefault="007C71EE">
      <w:pPr>
        <w:pStyle w:val="a"/>
        <w:rPr>
          <w:rFonts w:hint="cs"/>
          <w:rtl/>
        </w:rPr>
      </w:pPr>
      <w:r>
        <w:rPr>
          <w:rFonts w:hint="cs"/>
          <w:rtl/>
        </w:rPr>
        <w:t>עוד מעט חברת החשמל תסגור לנו את השאלטר.</w:t>
      </w:r>
    </w:p>
    <w:p w14:paraId="2C1DAB3B" w14:textId="77777777" w:rsidR="00000000" w:rsidRDefault="007C71EE">
      <w:pPr>
        <w:pStyle w:val="a"/>
        <w:ind w:firstLine="0"/>
        <w:rPr>
          <w:rFonts w:hint="cs"/>
          <w:rtl/>
        </w:rPr>
      </w:pPr>
    </w:p>
    <w:p w14:paraId="093ED419" w14:textId="77777777" w:rsidR="00000000" w:rsidRDefault="007C71EE">
      <w:pPr>
        <w:pStyle w:val="ad"/>
        <w:rPr>
          <w:rtl/>
        </w:rPr>
      </w:pPr>
      <w:bookmarkStart w:id="1610" w:name="FS000001051T27_05_2003_17_28_30C"/>
      <w:bookmarkEnd w:id="1610"/>
      <w:r>
        <w:rPr>
          <w:rtl/>
        </w:rPr>
        <w:t>היו"ר יולי-יואל אדלשטיין:</w:t>
      </w:r>
    </w:p>
    <w:p w14:paraId="4A5B7881" w14:textId="77777777" w:rsidR="00000000" w:rsidRDefault="007C71EE">
      <w:pPr>
        <w:pStyle w:val="a"/>
        <w:rPr>
          <w:rtl/>
        </w:rPr>
      </w:pPr>
    </w:p>
    <w:p w14:paraId="322ADA42" w14:textId="77777777" w:rsidR="00000000" w:rsidRDefault="007C71EE">
      <w:pPr>
        <w:pStyle w:val="a"/>
        <w:rPr>
          <w:rFonts w:hint="cs"/>
          <w:rtl/>
        </w:rPr>
      </w:pPr>
      <w:r>
        <w:rPr>
          <w:rFonts w:hint="cs"/>
          <w:rtl/>
        </w:rPr>
        <w:t>זאת באמת שיחה מרתקת, אבל, חברת הכנסת לבני, ודאי רצית לומר לנ</w:t>
      </w:r>
      <w:r>
        <w:rPr>
          <w:rFonts w:hint="cs"/>
          <w:rtl/>
        </w:rPr>
        <w:t>ו כמה דברים. המיקרופון שלך כרגע, בבקשה.</w:t>
      </w:r>
    </w:p>
    <w:p w14:paraId="3103F74F" w14:textId="77777777" w:rsidR="00000000" w:rsidRDefault="007C71EE">
      <w:pPr>
        <w:pStyle w:val="SpeakerCon"/>
        <w:rPr>
          <w:rFonts w:hint="cs"/>
          <w:rtl/>
        </w:rPr>
      </w:pPr>
    </w:p>
    <w:p w14:paraId="003369AB" w14:textId="77777777" w:rsidR="00000000" w:rsidRDefault="007C71EE">
      <w:pPr>
        <w:pStyle w:val="SpeakerCon"/>
        <w:rPr>
          <w:rtl/>
        </w:rPr>
      </w:pPr>
      <w:r>
        <w:rPr>
          <w:rtl/>
        </w:rPr>
        <w:t>אתי לבני (שינוי):</w:t>
      </w:r>
    </w:p>
    <w:p w14:paraId="4F69820A" w14:textId="77777777" w:rsidR="00000000" w:rsidRDefault="007C71EE">
      <w:pPr>
        <w:pStyle w:val="a"/>
        <w:rPr>
          <w:rtl/>
        </w:rPr>
      </w:pPr>
    </w:p>
    <w:p w14:paraId="1DAE86F6" w14:textId="77777777" w:rsidR="00000000" w:rsidRDefault="007C71EE">
      <w:pPr>
        <w:pStyle w:val="a"/>
        <w:rPr>
          <w:rFonts w:hint="cs"/>
          <w:rtl/>
        </w:rPr>
      </w:pPr>
      <w:r>
        <w:rPr>
          <w:rFonts w:hint="cs"/>
          <w:rtl/>
        </w:rPr>
        <w:t>כבוד היושב-ראש, כנסת נכבדה, בעניין שהפנה אליו אחמד טיבי - אני מסכימה אתו. תן בבקשה לחבר הכנסת שריד את הנייר שהבאת לי - זה דבר שהוא בלתי נסבל מבחינת זכויות האזרח, ולא שייך בכלל לשאלה איפה אני נמצאת</w:t>
      </w:r>
      <w:r>
        <w:rPr>
          <w:rFonts w:hint="cs"/>
          <w:rtl/>
        </w:rPr>
        <w:t>, ימין או שמאל או מרכז. אלה דברים שהם בלתי נסבלים, אבל נדמה לי שאלה דברים שאין להם בסיס, כמו שאומר סגן השר בוים.</w:t>
      </w:r>
    </w:p>
    <w:p w14:paraId="4B7C5E9D" w14:textId="77777777" w:rsidR="00000000" w:rsidRDefault="007C71EE">
      <w:pPr>
        <w:pStyle w:val="a"/>
        <w:rPr>
          <w:rFonts w:hint="cs"/>
          <w:rtl/>
        </w:rPr>
      </w:pPr>
    </w:p>
    <w:p w14:paraId="7D467F4E" w14:textId="77777777" w:rsidR="00000000" w:rsidRDefault="007C71EE">
      <w:pPr>
        <w:pStyle w:val="ac"/>
        <w:rPr>
          <w:rtl/>
        </w:rPr>
      </w:pPr>
      <w:r>
        <w:rPr>
          <w:rFonts w:hint="eastAsia"/>
          <w:rtl/>
        </w:rPr>
        <w:t>אחמד</w:t>
      </w:r>
      <w:r>
        <w:rPr>
          <w:rtl/>
        </w:rPr>
        <w:t xml:space="preserve"> טיבי (חד"ש-תע"ל):</w:t>
      </w:r>
    </w:p>
    <w:p w14:paraId="148EBE1D" w14:textId="77777777" w:rsidR="00000000" w:rsidRDefault="007C71EE">
      <w:pPr>
        <w:pStyle w:val="a"/>
        <w:rPr>
          <w:rFonts w:hint="cs"/>
          <w:rtl/>
        </w:rPr>
      </w:pPr>
    </w:p>
    <w:p w14:paraId="43200BDE" w14:textId="77777777" w:rsidR="00000000" w:rsidRDefault="007C71EE">
      <w:pPr>
        <w:pStyle w:val="a"/>
        <w:rPr>
          <w:rFonts w:hint="cs"/>
          <w:rtl/>
        </w:rPr>
      </w:pPr>
      <w:r>
        <w:rPr>
          <w:rFonts w:hint="cs"/>
          <w:rtl/>
        </w:rPr>
        <w:t>הוא מצוטט שם. הוא אומר שזאת בעיה דמוגרפית.</w:t>
      </w:r>
    </w:p>
    <w:p w14:paraId="3F74195E" w14:textId="77777777" w:rsidR="00000000" w:rsidRDefault="007C71EE">
      <w:pPr>
        <w:pStyle w:val="a"/>
        <w:ind w:firstLine="0"/>
        <w:rPr>
          <w:rFonts w:hint="cs"/>
          <w:rtl/>
        </w:rPr>
      </w:pPr>
    </w:p>
    <w:p w14:paraId="63FDFD31" w14:textId="77777777" w:rsidR="00000000" w:rsidRDefault="007C71EE">
      <w:pPr>
        <w:pStyle w:val="ac"/>
        <w:rPr>
          <w:rtl/>
        </w:rPr>
      </w:pPr>
      <w:r>
        <w:rPr>
          <w:rFonts w:hint="eastAsia"/>
          <w:rtl/>
        </w:rPr>
        <w:t>זאב</w:t>
      </w:r>
      <w:r>
        <w:rPr>
          <w:rtl/>
        </w:rPr>
        <w:t xml:space="preserve"> בוים (הליכוד):</w:t>
      </w:r>
    </w:p>
    <w:p w14:paraId="21E73D09" w14:textId="77777777" w:rsidR="00000000" w:rsidRDefault="007C71EE">
      <w:pPr>
        <w:pStyle w:val="a"/>
        <w:rPr>
          <w:rFonts w:hint="cs"/>
          <w:rtl/>
        </w:rPr>
      </w:pPr>
    </w:p>
    <w:p w14:paraId="3F1D3BE4" w14:textId="77777777" w:rsidR="00000000" w:rsidRDefault="007C71EE">
      <w:pPr>
        <w:pStyle w:val="a"/>
        <w:rPr>
          <w:rFonts w:hint="cs"/>
          <w:rtl/>
        </w:rPr>
      </w:pPr>
      <w:r>
        <w:rPr>
          <w:rFonts w:hint="cs"/>
          <w:rtl/>
        </w:rPr>
        <w:t>חכה ותשמע.</w:t>
      </w:r>
    </w:p>
    <w:p w14:paraId="5F8F6774" w14:textId="77777777" w:rsidR="00000000" w:rsidRDefault="007C71EE">
      <w:pPr>
        <w:pStyle w:val="SpeakerCon"/>
        <w:rPr>
          <w:rFonts w:hint="cs"/>
          <w:rtl/>
        </w:rPr>
      </w:pPr>
      <w:bookmarkStart w:id="1611" w:name="FS000001051T27_05_2003_17_30_34C"/>
      <w:bookmarkEnd w:id="1611"/>
    </w:p>
    <w:p w14:paraId="1B80ADE0" w14:textId="77777777" w:rsidR="00000000" w:rsidRDefault="007C71EE">
      <w:pPr>
        <w:pStyle w:val="ac"/>
        <w:rPr>
          <w:rtl/>
        </w:rPr>
      </w:pPr>
      <w:r>
        <w:rPr>
          <w:rFonts w:hint="eastAsia"/>
          <w:rtl/>
        </w:rPr>
        <w:t>אחמד</w:t>
      </w:r>
      <w:r>
        <w:rPr>
          <w:rtl/>
        </w:rPr>
        <w:t xml:space="preserve"> טיבי (חד"ש-תע"ל):</w:t>
      </w:r>
    </w:p>
    <w:p w14:paraId="329B30F5" w14:textId="77777777" w:rsidR="00000000" w:rsidRDefault="007C71EE">
      <w:pPr>
        <w:pStyle w:val="a"/>
        <w:rPr>
          <w:rFonts w:hint="cs"/>
          <w:rtl/>
        </w:rPr>
      </w:pPr>
    </w:p>
    <w:p w14:paraId="06B204E5" w14:textId="77777777" w:rsidR="00000000" w:rsidRDefault="007C71EE">
      <w:pPr>
        <w:pStyle w:val="a"/>
        <w:rPr>
          <w:rFonts w:hint="cs"/>
          <w:rtl/>
        </w:rPr>
      </w:pPr>
      <w:r>
        <w:rPr>
          <w:rFonts w:hint="cs"/>
          <w:rtl/>
        </w:rPr>
        <w:t>- - -</w:t>
      </w:r>
    </w:p>
    <w:p w14:paraId="76726927" w14:textId="77777777" w:rsidR="00000000" w:rsidRDefault="007C71EE">
      <w:pPr>
        <w:pStyle w:val="a"/>
        <w:rPr>
          <w:rFonts w:hint="cs"/>
          <w:rtl/>
        </w:rPr>
      </w:pPr>
    </w:p>
    <w:p w14:paraId="1E390491" w14:textId="77777777" w:rsidR="00000000" w:rsidRDefault="007C71EE">
      <w:pPr>
        <w:pStyle w:val="ac"/>
        <w:rPr>
          <w:rtl/>
        </w:rPr>
      </w:pPr>
      <w:r>
        <w:rPr>
          <w:rFonts w:hint="eastAsia"/>
          <w:rtl/>
        </w:rPr>
        <w:t>זאב</w:t>
      </w:r>
      <w:r>
        <w:rPr>
          <w:rtl/>
        </w:rPr>
        <w:t xml:space="preserve"> בוים (ה</w:t>
      </w:r>
      <w:r>
        <w:rPr>
          <w:rtl/>
        </w:rPr>
        <w:t>ליכוד):</w:t>
      </w:r>
    </w:p>
    <w:p w14:paraId="0C70EAD9" w14:textId="77777777" w:rsidR="00000000" w:rsidRDefault="007C71EE">
      <w:pPr>
        <w:pStyle w:val="a"/>
        <w:rPr>
          <w:rFonts w:hint="cs"/>
          <w:rtl/>
        </w:rPr>
      </w:pPr>
    </w:p>
    <w:p w14:paraId="62EE34D6" w14:textId="77777777" w:rsidR="00000000" w:rsidRDefault="007C71EE">
      <w:pPr>
        <w:pStyle w:val="a"/>
        <w:rPr>
          <w:rFonts w:hint="cs"/>
          <w:rtl/>
        </w:rPr>
      </w:pPr>
      <w:r>
        <w:rPr>
          <w:rFonts w:hint="cs"/>
          <w:rtl/>
        </w:rPr>
        <w:t>- - -</w:t>
      </w:r>
    </w:p>
    <w:p w14:paraId="676DE3CF" w14:textId="77777777" w:rsidR="00000000" w:rsidRDefault="007C71EE">
      <w:pPr>
        <w:pStyle w:val="a"/>
        <w:ind w:firstLine="0"/>
        <w:rPr>
          <w:rFonts w:hint="cs"/>
          <w:rtl/>
        </w:rPr>
      </w:pPr>
    </w:p>
    <w:p w14:paraId="7DC975E1" w14:textId="77777777" w:rsidR="00000000" w:rsidRDefault="007C71EE">
      <w:pPr>
        <w:pStyle w:val="ac"/>
        <w:rPr>
          <w:rtl/>
        </w:rPr>
      </w:pPr>
      <w:r>
        <w:rPr>
          <w:rFonts w:hint="eastAsia"/>
          <w:rtl/>
        </w:rPr>
        <w:t>אחמד</w:t>
      </w:r>
      <w:r>
        <w:rPr>
          <w:rtl/>
        </w:rPr>
        <w:t xml:space="preserve"> טיבי (חד"ש-תע"ל):</w:t>
      </w:r>
    </w:p>
    <w:p w14:paraId="34BC3858" w14:textId="77777777" w:rsidR="00000000" w:rsidRDefault="007C71EE">
      <w:pPr>
        <w:pStyle w:val="a"/>
        <w:rPr>
          <w:rFonts w:hint="cs"/>
          <w:rtl/>
        </w:rPr>
      </w:pPr>
    </w:p>
    <w:p w14:paraId="33CA4855" w14:textId="77777777" w:rsidR="00000000" w:rsidRDefault="007C71EE">
      <w:pPr>
        <w:pStyle w:val="a"/>
        <w:rPr>
          <w:rFonts w:hint="cs"/>
          <w:rtl/>
        </w:rPr>
      </w:pPr>
      <w:r>
        <w:rPr>
          <w:rFonts w:hint="cs"/>
          <w:rtl/>
        </w:rPr>
        <w:t>אין לך השפעה בתקשורת?</w:t>
      </w:r>
    </w:p>
    <w:p w14:paraId="7245BFD7" w14:textId="77777777" w:rsidR="00000000" w:rsidRDefault="007C71EE">
      <w:pPr>
        <w:pStyle w:val="a"/>
        <w:ind w:firstLine="0"/>
        <w:rPr>
          <w:rFonts w:hint="cs"/>
          <w:rtl/>
        </w:rPr>
      </w:pPr>
    </w:p>
    <w:p w14:paraId="78DD8893" w14:textId="77777777" w:rsidR="00000000" w:rsidRDefault="007C71EE">
      <w:pPr>
        <w:pStyle w:val="ad"/>
        <w:rPr>
          <w:rtl/>
        </w:rPr>
      </w:pPr>
      <w:r>
        <w:rPr>
          <w:rtl/>
        </w:rPr>
        <w:t>היו"ר יולי-יואל אדלשטיין:</w:t>
      </w:r>
    </w:p>
    <w:p w14:paraId="65CD57C7" w14:textId="77777777" w:rsidR="00000000" w:rsidRDefault="007C71EE">
      <w:pPr>
        <w:pStyle w:val="a"/>
        <w:rPr>
          <w:rtl/>
        </w:rPr>
      </w:pPr>
    </w:p>
    <w:p w14:paraId="11AD482F" w14:textId="77777777" w:rsidR="00000000" w:rsidRDefault="007C71EE">
      <w:pPr>
        <w:pStyle w:val="a"/>
        <w:rPr>
          <w:rFonts w:hint="cs"/>
          <w:rtl/>
        </w:rPr>
      </w:pPr>
      <w:r>
        <w:rPr>
          <w:rFonts w:hint="cs"/>
          <w:rtl/>
        </w:rPr>
        <w:t>חבר הכנסת טיבי וסגן השר בוים. תודה.</w:t>
      </w:r>
    </w:p>
    <w:p w14:paraId="3FB6F337" w14:textId="77777777" w:rsidR="00000000" w:rsidRDefault="007C71EE">
      <w:pPr>
        <w:pStyle w:val="a"/>
        <w:ind w:firstLine="0"/>
        <w:rPr>
          <w:rFonts w:hint="cs"/>
          <w:rtl/>
        </w:rPr>
      </w:pPr>
    </w:p>
    <w:p w14:paraId="689D4B09" w14:textId="77777777" w:rsidR="00000000" w:rsidRDefault="007C71EE">
      <w:pPr>
        <w:pStyle w:val="SpeakerCon"/>
        <w:rPr>
          <w:rtl/>
        </w:rPr>
      </w:pPr>
      <w:bookmarkStart w:id="1612" w:name="FS000001051T27_05_2003_17_31_22C"/>
      <w:bookmarkEnd w:id="1612"/>
      <w:r>
        <w:rPr>
          <w:rtl/>
        </w:rPr>
        <w:t>אתי לבני (שינוי):</w:t>
      </w:r>
    </w:p>
    <w:p w14:paraId="7554921A" w14:textId="77777777" w:rsidR="00000000" w:rsidRDefault="007C71EE">
      <w:pPr>
        <w:pStyle w:val="a"/>
        <w:rPr>
          <w:rtl/>
        </w:rPr>
      </w:pPr>
    </w:p>
    <w:p w14:paraId="4875D69F" w14:textId="77777777" w:rsidR="00000000" w:rsidRDefault="007C71EE">
      <w:pPr>
        <w:pStyle w:val="a"/>
        <w:rPr>
          <w:rFonts w:hint="cs"/>
          <w:rtl/>
        </w:rPr>
      </w:pPr>
      <w:r>
        <w:rPr>
          <w:rFonts w:hint="cs"/>
          <w:rtl/>
        </w:rPr>
        <w:t>נושא נוסף שאני רוצה להתייחס אליו - חבר הכנסת חיים רמון מנה את האי-הישגים שלנו בנושא של החרדים. מכיוון שאחריו ע</w:t>
      </w:r>
      <w:r>
        <w:rPr>
          <w:rFonts w:hint="cs"/>
          <w:rtl/>
        </w:rPr>
        <w:t>לה חבר הכנסת ליצמן והדגיש שמצב החרדים רע בעקבות כניסתה של שינוי לקואליציה, אני חושבת שזה איזן את זה. אכן עשינו דברים, ואני חושבת שהוא לא דייק בדבריו, בעיקר לגבי מימון של אברכים. קיצצנו בכחצי את המימון של האברכים מעל גיל 23, ואני חושבת שזה צעד נכון בכיוון ש</w:t>
      </w:r>
      <w:r>
        <w:rPr>
          <w:rFonts w:hint="cs"/>
          <w:rtl/>
        </w:rPr>
        <w:t>ל שילובם בחיי עבודה ובהשתתפות בחיים של החברה הישראלית, בחיים המקצועיים, חיי העבודה.</w:t>
      </w:r>
    </w:p>
    <w:p w14:paraId="6BB7703E" w14:textId="77777777" w:rsidR="00000000" w:rsidRDefault="007C71EE">
      <w:pPr>
        <w:pStyle w:val="a"/>
        <w:rPr>
          <w:rFonts w:hint="cs"/>
          <w:rtl/>
        </w:rPr>
      </w:pPr>
    </w:p>
    <w:p w14:paraId="7759FC99" w14:textId="77777777" w:rsidR="00000000" w:rsidRDefault="007C71EE">
      <w:pPr>
        <w:pStyle w:val="a"/>
        <w:rPr>
          <w:rFonts w:hint="cs"/>
          <w:rtl/>
        </w:rPr>
      </w:pPr>
      <w:r>
        <w:rPr>
          <w:rFonts w:hint="cs"/>
          <w:rtl/>
        </w:rPr>
        <w:t>הדבר הראשון שאני רוצה לומר על התוכנית הכלכלית הוא דווקא מהכיוון של התבטאויות ראש הממשלה אתמול לגבי מפת הדרכים. אני חושבת שההצהרה על קבלת מפת הדרכים היא היא הפתח שלנו לצמיח</w:t>
      </w:r>
      <w:r>
        <w:rPr>
          <w:rFonts w:hint="cs"/>
          <w:rtl/>
        </w:rPr>
        <w:t>ה, היא היא המוצא מהמצב שבו אנחנו נמצאים. התוכנית הכלכלית מציגה בפנינו בעיקר קיצוצים, וזה הכרחי. חלקם מוצדקים וחלקם פחות. מס בריאות על עקרות-הבית - פחות. אבל, קטע הצמיחה לא נמצא בתוך התוכנית הכלכלית, ואני מקווה שההכרה של הממשלה במפת הדרכים וקבלתה יהיו פריצת</w:t>
      </w:r>
      <w:r>
        <w:rPr>
          <w:rFonts w:hint="cs"/>
          <w:rtl/>
        </w:rPr>
        <w:t xml:space="preserve"> דרך. כי כלכלה קשורה למצב רוח, לאופטימיות, לחזון, להרגשת יכולת. אני מקווה, שאפילו ההצהרה הזאת שגרמה לעליית הבורסה, תמשיך ותיתן פירות.</w:t>
      </w:r>
    </w:p>
    <w:p w14:paraId="523C6002" w14:textId="77777777" w:rsidR="00000000" w:rsidRDefault="007C71EE">
      <w:pPr>
        <w:pStyle w:val="a"/>
        <w:rPr>
          <w:rFonts w:hint="cs"/>
          <w:rtl/>
        </w:rPr>
      </w:pPr>
    </w:p>
    <w:p w14:paraId="713C1240" w14:textId="77777777" w:rsidR="00000000" w:rsidRDefault="007C71EE">
      <w:pPr>
        <w:pStyle w:val="a"/>
        <w:rPr>
          <w:rFonts w:hint="cs"/>
          <w:rtl/>
        </w:rPr>
      </w:pPr>
      <w:r>
        <w:rPr>
          <w:rFonts w:hint="cs"/>
          <w:rtl/>
        </w:rPr>
        <w:t>אני מאמינה לראש הממשלה, ואמרתי את זה היום בוועדת החוץ והביטחון. אני שמעתי הרבה ביקורת.  יש כאלה שחושבים שזה התחמקות וזה ש</w:t>
      </w:r>
      <w:r>
        <w:rPr>
          <w:rFonts w:hint="cs"/>
          <w:rtl/>
        </w:rPr>
        <w:t>וב חלק מההתנהלות שלו ואין מאחוריה שום דבר.</w:t>
      </w:r>
    </w:p>
    <w:p w14:paraId="2895262D" w14:textId="77777777" w:rsidR="00000000" w:rsidRDefault="007C71EE">
      <w:pPr>
        <w:pStyle w:val="a"/>
        <w:ind w:firstLine="0"/>
        <w:rPr>
          <w:rFonts w:hint="cs"/>
          <w:rtl/>
        </w:rPr>
      </w:pPr>
    </w:p>
    <w:p w14:paraId="7CE648D0" w14:textId="77777777" w:rsidR="00000000" w:rsidRDefault="007C71EE">
      <w:pPr>
        <w:pStyle w:val="ad"/>
        <w:rPr>
          <w:rtl/>
        </w:rPr>
      </w:pPr>
      <w:r>
        <w:rPr>
          <w:rFonts w:hint="eastAsia"/>
          <w:rtl/>
        </w:rPr>
        <w:t>היו</w:t>
      </w:r>
      <w:r>
        <w:rPr>
          <w:rtl/>
        </w:rPr>
        <w:t>"ר יולי-יואל אדלשטיין:</w:t>
      </w:r>
    </w:p>
    <w:p w14:paraId="298443CF" w14:textId="77777777" w:rsidR="00000000" w:rsidRDefault="007C71EE">
      <w:pPr>
        <w:pStyle w:val="a"/>
        <w:rPr>
          <w:rFonts w:hint="cs"/>
          <w:rtl/>
        </w:rPr>
      </w:pPr>
    </w:p>
    <w:p w14:paraId="522A1392" w14:textId="77777777" w:rsidR="00000000" w:rsidRDefault="007C71EE">
      <w:pPr>
        <w:pStyle w:val="a"/>
        <w:rPr>
          <w:rFonts w:hint="cs"/>
          <w:rtl/>
        </w:rPr>
      </w:pPr>
      <w:r>
        <w:rPr>
          <w:rFonts w:hint="cs"/>
          <w:rtl/>
        </w:rPr>
        <w:t>סליחה, גברתי. חבר הכנסת הרצוג, ממך לא ציפיתי.</w:t>
      </w:r>
    </w:p>
    <w:p w14:paraId="333DAACC" w14:textId="77777777" w:rsidR="00000000" w:rsidRDefault="007C71EE">
      <w:pPr>
        <w:pStyle w:val="a"/>
        <w:ind w:firstLine="0"/>
        <w:rPr>
          <w:rFonts w:hint="cs"/>
          <w:rtl/>
        </w:rPr>
      </w:pPr>
    </w:p>
    <w:p w14:paraId="5FCE1705" w14:textId="77777777" w:rsidR="00000000" w:rsidRDefault="007C71EE">
      <w:pPr>
        <w:pStyle w:val="ac"/>
        <w:rPr>
          <w:rtl/>
        </w:rPr>
      </w:pPr>
      <w:r>
        <w:rPr>
          <w:rFonts w:hint="eastAsia"/>
          <w:rtl/>
        </w:rPr>
        <w:t>יצחק</w:t>
      </w:r>
      <w:r>
        <w:rPr>
          <w:rtl/>
        </w:rPr>
        <w:t xml:space="preserve"> הרצוג (העבודה-מימד):</w:t>
      </w:r>
    </w:p>
    <w:p w14:paraId="0055FC87" w14:textId="77777777" w:rsidR="00000000" w:rsidRDefault="007C71EE">
      <w:pPr>
        <w:pStyle w:val="a"/>
        <w:rPr>
          <w:rFonts w:hint="cs"/>
          <w:rtl/>
        </w:rPr>
      </w:pPr>
    </w:p>
    <w:p w14:paraId="7DC5751F" w14:textId="77777777" w:rsidR="00000000" w:rsidRDefault="007C71EE">
      <w:pPr>
        <w:pStyle w:val="a"/>
        <w:rPr>
          <w:rFonts w:hint="cs"/>
          <w:rtl/>
        </w:rPr>
      </w:pPr>
      <w:r>
        <w:rPr>
          <w:rFonts w:hint="cs"/>
          <w:rtl/>
        </w:rPr>
        <w:t>לא דיברתי, רק שמעתי.</w:t>
      </w:r>
    </w:p>
    <w:p w14:paraId="1B2B1B4E" w14:textId="77777777" w:rsidR="00000000" w:rsidRDefault="007C71EE">
      <w:pPr>
        <w:pStyle w:val="a"/>
        <w:ind w:firstLine="0"/>
        <w:rPr>
          <w:rFonts w:hint="cs"/>
          <w:rtl/>
        </w:rPr>
      </w:pPr>
    </w:p>
    <w:p w14:paraId="5FC3368E" w14:textId="77777777" w:rsidR="00000000" w:rsidRDefault="007C71EE">
      <w:pPr>
        <w:pStyle w:val="SpeakerCon"/>
        <w:rPr>
          <w:rtl/>
        </w:rPr>
      </w:pPr>
      <w:bookmarkStart w:id="1613" w:name="FS000001051T27_05_2003_17_36_07C"/>
      <w:bookmarkEnd w:id="1613"/>
      <w:r>
        <w:rPr>
          <w:rFonts w:hint="eastAsia"/>
          <w:rtl/>
        </w:rPr>
        <w:t>אתי</w:t>
      </w:r>
      <w:r>
        <w:rPr>
          <w:rtl/>
        </w:rPr>
        <w:t xml:space="preserve"> לבני (שינוי):</w:t>
      </w:r>
    </w:p>
    <w:p w14:paraId="5F10E0C4" w14:textId="77777777" w:rsidR="00000000" w:rsidRDefault="007C71EE">
      <w:pPr>
        <w:pStyle w:val="a"/>
        <w:rPr>
          <w:rFonts w:hint="cs"/>
          <w:rtl/>
        </w:rPr>
      </w:pPr>
    </w:p>
    <w:p w14:paraId="258BB0B9" w14:textId="77777777" w:rsidR="00000000" w:rsidRDefault="007C71EE">
      <w:pPr>
        <w:pStyle w:val="a"/>
        <w:rPr>
          <w:rFonts w:hint="cs"/>
          <w:rtl/>
        </w:rPr>
      </w:pPr>
      <w:r>
        <w:rPr>
          <w:rFonts w:hint="cs"/>
          <w:rtl/>
        </w:rPr>
        <w:t>אני מאמינה בדברים, וכשאנחנו נראה שאולי הוא קצת מהסס או דורש חיזוקים, א</w:t>
      </w:r>
      <w:r>
        <w:rPr>
          <w:rFonts w:hint="cs"/>
          <w:rtl/>
        </w:rPr>
        <w:t>ני בטוחה ששרי שינוי וחברי שינוי בכנסת יעזרו לו להחליט ויעזרו לו להתקדם וללכת בכיוון של שלום.</w:t>
      </w:r>
    </w:p>
    <w:p w14:paraId="7B0763CC" w14:textId="77777777" w:rsidR="00000000" w:rsidRDefault="007C71EE">
      <w:pPr>
        <w:pStyle w:val="a"/>
        <w:rPr>
          <w:rFonts w:hint="cs"/>
          <w:rtl/>
        </w:rPr>
      </w:pPr>
    </w:p>
    <w:p w14:paraId="658C8AF5" w14:textId="77777777" w:rsidR="00000000" w:rsidRDefault="007C71EE">
      <w:pPr>
        <w:pStyle w:val="a"/>
        <w:rPr>
          <w:rFonts w:hint="cs"/>
          <w:rtl/>
        </w:rPr>
      </w:pPr>
      <w:r>
        <w:rPr>
          <w:rFonts w:hint="cs"/>
          <w:rtl/>
        </w:rPr>
        <w:t>נושא אחר שאני רוצה להתייחס אליו: אתמול בלילה צפיתי בדוברים, וכולם אמרו שבאולם המליאה יש רק חבר כנסת אחד - הייתי גם אני מול הטלוויזיה בבית, כי זה היה מאוד מרתק. נד</w:t>
      </w:r>
      <w:r>
        <w:rPr>
          <w:rFonts w:hint="cs"/>
          <w:rtl/>
        </w:rPr>
        <w:t>מה לי שבשעה 03:00 עלה חבר הכנסת אליעזר כהן, צ'יטה, ודיבר על בית-המשפט העליון ודיבר על חוקה. זה היה המשך לדברים שאמרו יושב-ראש הכנסת רובי ריבלין ויושב-ראש ועדת החוקה מיכאל איתן בנושאים של חוקה ושל ביקורת על בית-המשפט העליון. לנושא הזה הייתי רוצה להתייחס.</w:t>
      </w:r>
    </w:p>
    <w:p w14:paraId="5BBBD0F6" w14:textId="77777777" w:rsidR="00000000" w:rsidRDefault="007C71EE">
      <w:pPr>
        <w:pStyle w:val="a"/>
        <w:rPr>
          <w:rFonts w:hint="cs"/>
          <w:rtl/>
        </w:rPr>
      </w:pPr>
    </w:p>
    <w:p w14:paraId="4F4C6627" w14:textId="77777777" w:rsidR="00000000" w:rsidRDefault="007C71EE">
      <w:pPr>
        <w:pStyle w:val="a"/>
        <w:rPr>
          <w:rFonts w:hint="cs"/>
          <w:rtl/>
        </w:rPr>
      </w:pPr>
      <w:r>
        <w:rPr>
          <w:rFonts w:hint="cs"/>
          <w:rtl/>
        </w:rPr>
        <w:t>ל</w:t>
      </w:r>
      <w:r>
        <w:rPr>
          <w:rFonts w:hint="cs"/>
          <w:rtl/>
        </w:rPr>
        <w:t>חבר הכנסת צ'יטה, שמציג את עצמו כמומחה דגול לחוקה - הבנתי שכיוון שהוא מתעסק בנושא הזה כמה שנים, הוא מומחה דגול לחוקה. מה שיש לו לומר לאומה, זו איזו התנפלות על האליטות. חבר מביא חבר. מי יושב שם בבית-המשפט העליון? כל מיני שופטים מצוינים, נבונים, שיש להם פסיקו</w:t>
      </w:r>
      <w:r>
        <w:rPr>
          <w:rFonts w:hint="cs"/>
          <w:rtl/>
        </w:rPr>
        <w:t>ת נאורות. זה לא מתאים לנו. אנחנו צריכים דבר אחר, איזו שיטה ייצוגית. אנחנו צריכים שיטה שתהיה אולי חצי פוליטית. זה מה שחבר הכנסת כהן תורם לוויכוח הציבורי. נדמה לי שחבר הכנסת כהן, שהיה טייס, בא מהאליטות. אליטות אחרות כנראה לא מתאימות.</w:t>
      </w:r>
    </w:p>
    <w:p w14:paraId="40F7B884" w14:textId="77777777" w:rsidR="00000000" w:rsidRDefault="007C71EE">
      <w:pPr>
        <w:pStyle w:val="a"/>
        <w:ind w:firstLine="0"/>
        <w:rPr>
          <w:rFonts w:hint="cs"/>
          <w:rtl/>
        </w:rPr>
      </w:pPr>
    </w:p>
    <w:p w14:paraId="7A6E6B54" w14:textId="77777777" w:rsidR="00000000" w:rsidRDefault="007C71EE">
      <w:pPr>
        <w:pStyle w:val="a"/>
        <w:ind w:firstLine="0"/>
        <w:rPr>
          <w:rFonts w:hint="cs"/>
          <w:rtl/>
        </w:rPr>
      </w:pPr>
      <w:r>
        <w:rPr>
          <w:rFonts w:hint="cs"/>
          <w:rtl/>
        </w:rPr>
        <w:tab/>
        <w:t>יושב-ראש הכנסת רובי רי</w:t>
      </w:r>
      <w:r>
        <w:rPr>
          <w:rFonts w:hint="cs"/>
          <w:rtl/>
        </w:rPr>
        <w:t>בלין התבטא השבוע נגד בית-המשפט העליון, ואני רוצה להתייחס לדבריו בשתי רמות: ברמה העניינית, אני רוצה ללמד אותו פרק בנושא של פסילת חוקים. בית-משפט השלום פסל חוק של הכנסת, כי הוא מצא אותו סותר חוק-יסוד. זו הסמכות של בתי-המשפט, לבדוק את חוקי-היסוד, לבדוק את החו</w:t>
      </w:r>
      <w:r>
        <w:rPr>
          <w:rFonts w:hint="cs"/>
          <w:rtl/>
        </w:rPr>
        <w:t xml:space="preserve">קים שנחקקו בעקבות חוקי-היסוד ולראות אם הם עולים בקנה אחד עם חוקי-היסוד. זכותו של בית-משפט שלום, בית-משפט מחוזי וכל בית-משפט אחר, אם הוא רואה סתירה במידה שאינה עונה על הנדרש, לבטל את החוק. נכון שמקובל, וזו הדרך שבה תומך כבוד הנשיא ברק, שרק בית-המשפט העליון </w:t>
      </w:r>
      <w:r>
        <w:rPr>
          <w:rFonts w:hint="cs"/>
          <w:rtl/>
        </w:rPr>
        <w:t>יוכל לבטל חוקים של הכנסת. אבל זה ויכוח ענייני, ואין בכך שום פסול, אין בכך שום פגיעה בסמכות של הכנסת, בהיותה הריבון, בהיותה המחוקק. להיפך, זה בא להגן על הכנסת, כי ברגע שנמצא סתירה בין חוק רגיל לחוק-יסוד, תפקידו של בית-המשפט לבוא ולפרש ולתת חיזוק לחוקי-היסוד</w:t>
      </w:r>
      <w:r>
        <w:rPr>
          <w:rFonts w:hint="cs"/>
          <w:rtl/>
        </w:rPr>
        <w:t xml:space="preserve"> שהכנסת הזאת מחוקקת.</w:t>
      </w:r>
    </w:p>
    <w:p w14:paraId="79186B60" w14:textId="77777777" w:rsidR="00000000" w:rsidRDefault="007C71EE">
      <w:pPr>
        <w:pStyle w:val="a"/>
        <w:ind w:firstLine="0"/>
        <w:rPr>
          <w:rFonts w:hint="cs"/>
          <w:rtl/>
        </w:rPr>
      </w:pPr>
    </w:p>
    <w:p w14:paraId="38DC3770" w14:textId="77777777" w:rsidR="00000000" w:rsidRDefault="007C71EE">
      <w:pPr>
        <w:pStyle w:val="a"/>
        <w:ind w:firstLine="0"/>
        <w:rPr>
          <w:rFonts w:hint="cs"/>
          <w:rtl/>
        </w:rPr>
      </w:pPr>
      <w:r>
        <w:rPr>
          <w:rFonts w:hint="cs"/>
          <w:rtl/>
        </w:rPr>
        <w:tab/>
        <w:t>אבל זה ויכוח לגיטימי, וגם כבוד השופט ברק וגם יושב-ראש הכנסת רובי ריבלין פועלים לכך שאפשר יהיה לחוקק חוק-יסוד: החקיקה, וכל השיטה של פסילת חוק שסותר חוק-יסוד, ייקבע בחוק-יסוד: החקיקה, ויאמר בו כנראה שרק בית-המשפט העליון, בהרכב מיוחד, י</w:t>
      </w:r>
      <w:r>
        <w:rPr>
          <w:rFonts w:hint="cs"/>
          <w:rtl/>
        </w:rPr>
        <w:t xml:space="preserve">וכל לפסול חוקים.  </w:t>
      </w:r>
    </w:p>
    <w:p w14:paraId="73479D60" w14:textId="77777777" w:rsidR="00000000" w:rsidRDefault="007C71EE">
      <w:pPr>
        <w:pStyle w:val="a"/>
        <w:ind w:firstLine="0"/>
        <w:rPr>
          <w:rFonts w:hint="cs"/>
          <w:rtl/>
        </w:rPr>
      </w:pPr>
    </w:p>
    <w:p w14:paraId="1D6D55FA" w14:textId="77777777" w:rsidR="00000000" w:rsidRDefault="007C71EE">
      <w:pPr>
        <w:pStyle w:val="a"/>
        <w:ind w:firstLine="0"/>
        <w:rPr>
          <w:rFonts w:hint="cs"/>
          <w:rtl/>
        </w:rPr>
      </w:pPr>
      <w:r>
        <w:rPr>
          <w:rFonts w:hint="cs"/>
          <w:rtl/>
        </w:rPr>
        <w:tab/>
        <w:t xml:space="preserve">אבל לא על זה אני רוצה לדבר. אני רוצה לדבר על צורת ההתבטאות, על המלים שנבחרות לצורך ניגוח בית-המשפט העליון. זה מזכיר לי את התקופה שעמדתי פה, ברחבת בית-המשפט העליון, בהפגנה הגדולה, כשהגיעו אלפי אברכים להפגין נגד בית-המשפט העליון, ואנחנו </w:t>
      </w:r>
      <w:r>
        <w:rPr>
          <w:rFonts w:hint="cs"/>
          <w:rtl/>
        </w:rPr>
        <w:t>באנו, כמה עורכי-דין, עם גלגלי הצלה, להפגין ולהסביר לאברכים, שבית-המשפט העליון הוא מגן שלהם, כמו שהוא מגן של כל מיעוט וכל קבוצה באוכלוסייה. בית-המשפט לא פועל נגד קבוצות המיעוט, הוא פועל בעד זכויות האזרח ובעד הזכויות של כל אחד ואחד מאתנו.</w:t>
      </w:r>
    </w:p>
    <w:p w14:paraId="06881318" w14:textId="77777777" w:rsidR="00000000" w:rsidRDefault="007C71EE">
      <w:pPr>
        <w:pStyle w:val="a"/>
        <w:ind w:firstLine="0"/>
        <w:rPr>
          <w:rFonts w:hint="cs"/>
          <w:rtl/>
        </w:rPr>
      </w:pPr>
    </w:p>
    <w:p w14:paraId="2D5126D5" w14:textId="77777777" w:rsidR="00000000" w:rsidRDefault="007C71EE">
      <w:pPr>
        <w:pStyle w:val="a"/>
        <w:ind w:firstLine="0"/>
        <w:rPr>
          <w:rFonts w:hint="cs"/>
          <w:rtl/>
        </w:rPr>
      </w:pPr>
      <w:r>
        <w:rPr>
          <w:rFonts w:hint="cs"/>
          <w:rtl/>
        </w:rPr>
        <w:tab/>
        <w:t>אני רוצה לקרוא את</w:t>
      </w:r>
      <w:r>
        <w:rPr>
          <w:rFonts w:hint="cs"/>
          <w:rtl/>
        </w:rPr>
        <w:t xml:space="preserve"> המלים שבהן השתמש יושב ראש הכנסת ולבקש ממנו לחזור בו מצורת הביטוי הזאת, כי זאת הסתה. בלי להתייחס לתוכן הדברים, כי תוכן הדברים - - -</w:t>
      </w:r>
    </w:p>
    <w:p w14:paraId="1D4B8C2D" w14:textId="77777777" w:rsidR="00000000" w:rsidRDefault="007C71EE">
      <w:pPr>
        <w:pStyle w:val="a"/>
        <w:ind w:firstLine="0"/>
        <w:rPr>
          <w:rFonts w:hint="cs"/>
          <w:rtl/>
        </w:rPr>
      </w:pPr>
    </w:p>
    <w:p w14:paraId="764D692B" w14:textId="77777777" w:rsidR="00000000" w:rsidRDefault="007C71EE">
      <w:pPr>
        <w:pStyle w:val="ac"/>
        <w:rPr>
          <w:rtl/>
        </w:rPr>
      </w:pPr>
      <w:r>
        <w:rPr>
          <w:rFonts w:hint="eastAsia"/>
          <w:rtl/>
        </w:rPr>
        <w:t>גדעון</w:t>
      </w:r>
      <w:r>
        <w:rPr>
          <w:rtl/>
        </w:rPr>
        <w:t xml:space="preserve"> סער (הליכוד):</w:t>
      </w:r>
    </w:p>
    <w:p w14:paraId="12C89A20" w14:textId="77777777" w:rsidR="00000000" w:rsidRDefault="007C71EE">
      <w:pPr>
        <w:pStyle w:val="a"/>
        <w:rPr>
          <w:rFonts w:hint="cs"/>
          <w:rtl/>
        </w:rPr>
      </w:pPr>
    </w:p>
    <w:p w14:paraId="34CD68B6" w14:textId="77777777" w:rsidR="00000000" w:rsidRDefault="007C71EE">
      <w:pPr>
        <w:pStyle w:val="a"/>
        <w:rPr>
          <w:rFonts w:hint="cs"/>
          <w:rtl/>
        </w:rPr>
      </w:pPr>
      <w:r>
        <w:rPr>
          <w:rFonts w:hint="cs"/>
          <w:rtl/>
        </w:rPr>
        <w:t>אני במקרה מסכים אתך, אבל להגיד שזאת הסתה?</w:t>
      </w:r>
    </w:p>
    <w:p w14:paraId="4736D29A" w14:textId="77777777" w:rsidR="00000000" w:rsidRDefault="007C71EE">
      <w:pPr>
        <w:pStyle w:val="a"/>
        <w:ind w:firstLine="0"/>
        <w:rPr>
          <w:rFonts w:hint="cs"/>
          <w:rtl/>
        </w:rPr>
      </w:pPr>
    </w:p>
    <w:p w14:paraId="1D3A3889" w14:textId="77777777" w:rsidR="00000000" w:rsidRDefault="007C71EE">
      <w:pPr>
        <w:pStyle w:val="ac"/>
        <w:rPr>
          <w:rtl/>
        </w:rPr>
      </w:pPr>
      <w:r>
        <w:rPr>
          <w:rFonts w:hint="eastAsia"/>
          <w:rtl/>
        </w:rPr>
        <w:t>זאב</w:t>
      </w:r>
      <w:r>
        <w:rPr>
          <w:rtl/>
        </w:rPr>
        <w:t xml:space="preserve"> בוים (הליכוד):</w:t>
      </w:r>
    </w:p>
    <w:p w14:paraId="5D97AA66" w14:textId="77777777" w:rsidR="00000000" w:rsidRDefault="007C71EE">
      <w:pPr>
        <w:pStyle w:val="a"/>
        <w:rPr>
          <w:rFonts w:hint="cs"/>
          <w:rtl/>
        </w:rPr>
      </w:pPr>
    </w:p>
    <w:p w14:paraId="1E70E199" w14:textId="77777777" w:rsidR="00000000" w:rsidRDefault="007C71EE">
      <w:pPr>
        <w:pStyle w:val="a"/>
        <w:rPr>
          <w:rFonts w:hint="cs"/>
          <w:rtl/>
        </w:rPr>
      </w:pPr>
      <w:r>
        <w:rPr>
          <w:rFonts w:hint="cs"/>
          <w:rtl/>
        </w:rPr>
        <w:t>- - -</w:t>
      </w:r>
    </w:p>
    <w:p w14:paraId="6B8B7C8D" w14:textId="77777777" w:rsidR="00000000" w:rsidRDefault="007C71EE">
      <w:pPr>
        <w:pStyle w:val="a"/>
        <w:ind w:firstLine="0"/>
        <w:rPr>
          <w:rFonts w:hint="cs"/>
          <w:rtl/>
        </w:rPr>
      </w:pPr>
    </w:p>
    <w:p w14:paraId="6136227C" w14:textId="77777777" w:rsidR="00000000" w:rsidRDefault="007C71EE">
      <w:pPr>
        <w:pStyle w:val="SpeakerCon"/>
        <w:rPr>
          <w:rtl/>
        </w:rPr>
      </w:pPr>
      <w:bookmarkStart w:id="1614" w:name="FS000001051T27_05_2003_17_59_12C"/>
      <w:bookmarkEnd w:id="1614"/>
      <w:r>
        <w:rPr>
          <w:rtl/>
        </w:rPr>
        <w:t>אתי לבני (שינוי):</w:t>
      </w:r>
    </w:p>
    <w:p w14:paraId="74D5D339" w14:textId="77777777" w:rsidR="00000000" w:rsidRDefault="007C71EE">
      <w:pPr>
        <w:pStyle w:val="a"/>
        <w:rPr>
          <w:rtl/>
        </w:rPr>
      </w:pPr>
    </w:p>
    <w:p w14:paraId="4A152C4A" w14:textId="77777777" w:rsidR="00000000" w:rsidRDefault="007C71EE">
      <w:pPr>
        <w:pStyle w:val="a"/>
        <w:rPr>
          <w:rFonts w:hint="cs"/>
          <w:rtl/>
        </w:rPr>
      </w:pPr>
      <w:r>
        <w:rPr>
          <w:rFonts w:hint="cs"/>
          <w:rtl/>
        </w:rPr>
        <w:t>בעיני זו הסתה</w:t>
      </w:r>
      <w:r>
        <w:rPr>
          <w:rFonts w:hint="cs"/>
          <w:rtl/>
        </w:rPr>
        <w:t xml:space="preserve">. </w:t>
      </w:r>
    </w:p>
    <w:p w14:paraId="2950F304" w14:textId="77777777" w:rsidR="00000000" w:rsidRDefault="007C71EE">
      <w:pPr>
        <w:pStyle w:val="ac"/>
        <w:rPr>
          <w:rFonts w:hint="cs"/>
          <w:rtl/>
        </w:rPr>
      </w:pPr>
    </w:p>
    <w:p w14:paraId="2187BC05" w14:textId="77777777" w:rsidR="00000000" w:rsidRDefault="007C71EE">
      <w:pPr>
        <w:pStyle w:val="ac"/>
        <w:rPr>
          <w:rtl/>
        </w:rPr>
      </w:pPr>
      <w:r>
        <w:rPr>
          <w:rFonts w:hint="eastAsia"/>
          <w:rtl/>
        </w:rPr>
        <w:t>גדעון</w:t>
      </w:r>
      <w:r>
        <w:rPr>
          <w:rtl/>
        </w:rPr>
        <w:t xml:space="preserve"> סער (הליכוד):</w:t>
      </w:r>
    </w:p>
    <w:p w14:paraId="6F44BDF1" w14:textId="77777777" w:rsidR="00000000" w:rsidRDefault="007C71EE">
      <w:pPr>
        <w:pStyle w:val="a"/>
        <w:rPr>
          <w:rFonts w:hint="cs"/>
          <w:rtl/>
        </w:rPr>
      </w:pPr>
    </w:p>
    <w:p w14:paraId="3B37B43F" w14:textId="77777777" w:rsidR="00000000" w:rsidRDefault="007C71EE">
      <w:pPr>
        <w:pStyle w:val="a"/>
        <w:rPr>
          <w:rFonts w:hint="cs"/>
          <w:rtl/>
        </w:rPr>
      </w:pPr>
      <w:r>
        <w:rPr>
          <w:rFonts w:hint="cs"/>
          <w:rtl/>
        </w:rPr>
        <w:t>תמשיכו בדרך הזאת.</w:t>
      </w:r>
    </w:p>
    <w:p w14:paraId="630AABBA" w14:textId="77777777" w:rsidR="00000000" w:rsidRDefault="007C71EE">
      <w:pPr>
        <w:pStyle w:val="a"/>
        <w:ind w:firstLine="0"/>
        <w:rPr>
          <w:rFonts w:hint="cs"/>
          <w:rtl/>
        </w:rPr>
      </w:pPr>
    </w:p>
    <w:p w14:paraId="2B6AEC6B" w14:textId="77777777" w:rsidR="00000000" w:rsidRDefault="007C71EE">
      <w:pPr>
        <w:pStyle w:val="SpeakerCon"/>
        <w:rPr>
          <w:rtl/>
        </w:rPr>
      </w:pPr>
      <w:bookmarkStart w:id="1615" w:name="FS000001051T27_05_2003_18_00_45C"/>
      <w:bookmarkEnd w:id="1615"/>
      <w:r>
        <w:rPr>
          <w:rtl/>
        </w:rPr>
        <w:t>אתי לבני (שינוי):</w:t>
      </w:r>
    </w:p>
    <w:p w14:paraId="3FFC8349" w14:textId="77777777" w:rsidR="00000000" w:rsidRDefault="007C71EE">
      <w:pPr>
        <w:pStyle w:val="a"/>
        <w:rPr>
          <w:rtl/>
        </w:rPr>
      </w:pPr>
    </w:p>
    <w:p w14:paraId="55456D1F" w14:textId="77777777" w:rsidR="00000000" w:rsidRDefault="007C71EE">
      <w:pPr>
        <w:pStyle w:val="a"/>
        <w:rPr>
          <w:rFonts w:hint="cs"/>
          <w:rtl/>
        </w:rPr>
      </w:pPr>
      <w:r>
        <w:rPr>
          <w:rFonts w:hint="cs"/>
          <w:rtl/>
        </w:rPr>
        <w:t>אני לא שמעתי התקפה כזאת, לא על מעשה הרשות המבצעת, לא על זה שהממשלה, למשל, לא הביאה את מפת הדרכים לכנסת, לא על זה שוועדת הכנסת לא הורידה את החסינות של חברת הכנסת בלומנטל. אבל לעומת זאת, כששופט ש</w:t>
      </w:r>
      <w:r>
        <w:rPr>
          <w:rFonts w:hint="cs"/>
          <w:rtl/>
        </w:rPr>
        <w:t>לום שולי פוסל חוק שולי - -</w:t>
      </w:r>
    </w:p>
    <w:p w14:paraId="637823CA" w14:textId="77777777" w:rsidR="00000000" w:rsidRDefault="007C71EE">
      <w:pPr>
        <w:pStyle w:val="ac"/>
        <w:rPr>
          <w:rtl/>
        </w:rPr>
      </w:pPr>
      <w:r>
        <w:rPr>
          <w:rtl/>
        </w:rPr>
        <w:br/>
        <w:t>גדעון סער (הליכוד):</w:t>
      </w:r>
    </w:p>
    <w:p w14:paraId="1301DAF2" w14:textId="77777777" w:rsidR="00000000" w:rsidRDefault="007C71EE">
      <w:pPr>
        <w:pStyle w:val="a"/>
        <w:rPr>
          <w:rtl/>
        </w:rPr>
      </w:pPr>
    </w:p>
    <w:p w14:paraId="4939323B" w14:textId="77777777" w:rsidR="00000000" w:rsidRDefault="007C71EE">
      <w:pPr>
        <w:pStyle w:val="a"/>
        <w:rPr>
          <w:rFonts w:hint="cs"/>
          <w:rtl/>
        </w:rPr>
      </w:pPr>
      <w:r>
        <w:rPr>
          <w:rFonts w:hint="cs"/>
          <w:rtl/>
        </w:rPr>
        <w:t>- - - לא צריך לפסול חוק - - -</w:t>
      </w:r>
    </w:p>
    <w:p w14:paraId="3248E3BE" w14:textId="77777777" w:rsidR="00000000" w:rsidRDefault="007C71EE">
      <w:pPr>
        <w:pStyle w:val="SpeakerCon"/>
        <w:rPr>
          <w:rtl/>
        </w:rPr>
      </w:pPr>
      <w:r>
        <w:rPr>
          <w:rtl/>
        </w:rPr>
        <w:br/>
      </w:r>
      <w:bookmarkStart w:id="1616" w:name="FS000001027T27_05_2003_17_44_02"/>
      <w:bookmarkStart w:id="1617" w:name="FS000001051T27_05_2003_17_44_09"/>
      <w:bookmarkEnd w:id="1616"/>
      <w:bookmarkEnd w:id="1617"/>
      <w:r>
        <w:rPr>
          <w:rtl/>
        </w:rPr>
        <w:t>אתי לבני (שינוי):</w:t>
      </w:r>
    </w:p>
    <w:p w14:paraId="3155AF7D" w14:textId="77777777" w:rsidR="00000000" w:rsidRDefault="007C71EE">
      <w:pPr>
        <w:pStyle w:val="a"/>
        <w:rPr>
          <w:rFonts w:hint="cs"/>
          <w:rtl/>
        </w:rPr>
      </w:pPr>
    </w:p>
    <w:p w14:paraId="3F3A227B" w14:textId="77777777" w:rsidR="00000000" w:rsidRDefault="007C71EE">
      <w:pPr>
        <w:pStyle w:val="a"/>
        <w:rPr>
          <w:rFonts w:hint="cs"/>
          <w:rtl/>
        </w:rPr>
      </w:pPr>
      <w:r>
        <w:rPr>
          <w:rFonts w:hint="cs"/>
          <w:rtl/>
        </w:rPr>
        <w:t xml:space="preserve">- - זה הופך להיות סכנה לדמוקרטיה וסכנה לבית-המחוקקים. איפה נשמע דבר כזה? איפה הפרופורציות? על מה מדובר? </w:t>
      </w:r>
    </w:p>
    <w:p w14:paraId="34499AE2" w14:textId="77777777" w:rsidR="00000000" w:rsidRDefault="007C71EE">
      <w:pPr>
        <w:pStyle w:val="ac"/>
        <w:rPr>
          <w:rtl/>
        </w:rPr>
      </w:pPr>
      <w:r>
        <w:rPr>
          <w:rtl/>
        </w:rPr>
        <w:br/>
        <w:t>גדעון סער (הליכוד):</w:t>
      </w:r>
    </w:p>
    <w:p w14:paraId="06C78D8C" w14:textId="77777777" w:rsidR="00000000" w:rsidRDefault="007C71EE">
      <w:pPr>
        <w:pStyle w:val="a"/>
        <w:rPr>
          <w:rtl/>
        </w:rPr>
      </w:pPr>
    </w:p>
    <w:p w14:paraId="308DE53D" w14:textId="77777777" w:rsidR="00000000" w:rsidRDefault="007C71EE">
      <w:pPr>
        <w:pStyle w:val="a"/>
        <w:rPr>
          <w:rFonts w:hint="cs"/>
          <w:rtl/>
        </w:rPr>
      </w:pPr>
      <w:r>
        <w:rPr>
          <w:rFonts w:hint="cs"/>
          <w:rtl/>
        </w:rPr>
        <w:t>- - -</w:t>
      </w:r>
    </w:p>
    <w:p w14:paraId="4EA02389" w14:textId="77777777" w:rsidR="00000000" w:rsidRDefault="007C71EE">
      <w:pPr>
        <w:pStyle w:val="ac"/>
        <w:rPr>
          <w:rtl/>
        </w:rPr>
      </w:pPr>
      <w:r>
        <w:rPr>
          <w:rtl/>
        </w:rPr>
        <w:br/>
        <w:t>זאב בוים (הליכוד):</w:t>
      </w:r>
    </w:p>
    <w:p w14:paraId="70801875" w14:textId="77777777" w:rsidR="00000000" w:rsidRDefault="007C71EE">
      <w:pPr>
        <w:pStyle w:val="a"/>
        <w:rPr>
          <w:rtl/>
        </w:rPr>
      </w:pPr>
    </w:p>
    <w:p w14:paraId="7D372A99" w14:textId="77777777" w:rsidR="00000000" w:rsidRDefault="007C71EE">
      <w:pPr>
        <w:pStyle w:val="a"/>
        <w:rPr>
          <w:rFonts w:hint="cs"/>
          <w:rtl/>
        </w:rPr>
      </w:pPr>
      <w:r>
        <w:rPr>
          <w:rFonts w:hint="cs"/>
          <w:rtl/>
        </w:rPr>
        <w:t xml:space="preserve">את </w:t>
      </w:r>
      <w:r>
        <w:rPr>
          <w:rFonts w:hint="cs"/>
          <w:rtl/>
        </w:rPr>
        <w:t>מסיתה נגד שופט - - -</w:t>
      </w:r>
    </w:p>
    <w:p w14:paraId="486A3794" w14:textId="77777777" w:rsidR="00000000" w:rsidRDefault="007C71EE">
      <w:pPr>
        <w:pStyle w:val="SpeakerCon"/>
        <w:rPr>
          <w:rtl/>
        </w:rPr>
      </w:pPr>
      <w:r>
        <w:rPr>
          <w:rtl/>
        </w:rPr>
        <w:br/>
      </w:r>
      <w:bookmarkStart w:id="1618" w:name="FS000001051T27_05_2003_17_45_56C"/>
      <w:bookmarkEnd w:id="1618"/>
      <w:r>
        <w:rPr>
          <w:rtl/>
        </w:rPr>
        <w:t>אתי לבני (שינוי):</w:t>
      </w:r>
    </w:p>
    <w:p w14:paraId="2DE2F651" w14:textId="77777777" w:rsidR="00000000" w:rsidRDefault="007C71EE">
      <w:pPr>
        <w:pStyle w:val="a"/>
        <w:rPr>
          <w:rtl/>
        </w:rPr>
      </w:pPr>
    </w:p>
    <w:p w14:paraId="77105B30" w14:textId="77777777" w:rsidR="00000000" w:rsidRDefault="007C71EE">
      <w:pPr>
        <w:pStyle w:val="a"/>
        <w:rPr>
          <w:rFonts w:hint="cs"/>
          <w:rtl/>
        </w:rPr>
      </w:pPr>
      <w:r>
        <w:rPr>
          <w:rFonts w:hint="cs"/>
          <w:rtl/>
        </w:rPr>
        <w:t>בית-המשפט העליון הוא המגן של הדמוקרטיה - -</w:t>
      </w:r>
    </w:p>
    <w:p w14:paraId="49873181" w14:textId="77777777" w:rsidR="00000000" w:rsidRDefault="007C71EE">
      <w:pPr>
        <w:pStyle w:val="ad"/>
        <w:rPr>
          <w:rtl/>
        </w:rPr>
      </w:pPr>
      <w:r>
        <w:rPr>
          <w:rtl/>
        </w:rPr>
        <w:br/>
        <w:t>היו"ר יולי-יואל אדלשטיין:</w:t>
      </w:r>
    </w:p>
    <w:p w14:paraId="6282FF72" w14:textId="77777777" w:rsidR="00000000" w:rsidRDefault="007C71EE">
      <w:pPr>
        <w:pStyle w:val="a"/>
        <w:rPr>
          <w:rFonts w:hint="cs"/>
          <w:rtl/>
        </w:rPr>
      </w:pPr>
    </w:p>
    <w:p w14:paraId="568EB398" w14:textId="77777777" w:rsidR="00000000" w:rsidRDefault="007C71EE">
      <w:pPr>
        <w:pStyle w:val="a"/>
        <w:rPr>
          <w:rFonts w:hint="cs"/>
          <w:rtl/>
        </w:rPr>
      </w:pPr>
      <w:r>
        <w:rPr>
          <w:rFonts w:hint="cs"/>
          <w:rtl/>
        </w:rPr>
        <w:t>חברי הכנסת, זמנה של חברת הכנסת לבני תם.</w:t>
      </w:r>
    </w:p>
    <w:p w14:paraId="3B8CBFBC" w14:textId="77777777" w:rsidR="00000000" w:rsidRDefault="007C71EE">
      <w:pPr>
        <w:pStyle w:val="ac"/>
        <w:rPr>
          <w:rtl/>
        </w:rPr>
      </w:pPr>
      <w:r>
        <w:rPr>
          <w:rtl/>
        </w:rPr>
        <w:br/>
        <w:t>קריאות:</w:t>
      </w:r>
    </w:p>
    <w:p w14:paraId="21A47042" w14:textId="77777777" w:rsidR="00000000" w:rsidRDefault="007C71EE">
      <w:pPr>
        <w:pStyle w:val="a"/>
        <w:rPr>
          <w:rtl/>
        </w:rPr>
      </w:pPr>
    </w:p>
    <w:p w14:paraId="3C73491A" w14:textId="77777777" w:rsidR="00000000" w:rsidRDefault="007C71EE">
      <w:pPr>
        <w:pStyle w:val="a"/>
        <w:rPr>
          <w:rFonts w:hint="cs"/>
          <w:rtl/>
        </w:rPr>
      </w:pPr>
      <w:r>
        <w:rPr>
          <w:rFonts w:hint="cs"/>
          <w:rtl/>
        </w:rPr>
        <w:t>- - -</w:t>
      </w:r>
    </w:p>
    <w:p w14:paraId="2DC83BF8" w14:textId="77777777" w:rsidR="00000000" w:rsidRDefault="007C71EE">
      <w:pPr>
        <w:pStyle w:val="SpeakerCon"/>
        <w:rPr>
          <w:rtl/>
        </w:rPr>
      </w:pPr>
      <w:r>
        <w:rPr>
          <w:rtl/>
        </w:rPr>
        <w:br/>
      </w:r>
      <w:bookmarkStart w:id="1619" w:name="FS000001051T27_05_2003_17_46_57C"/>
      <w:bookmarkEnd w:id="1619"/>
      <w:r>
        <w:rPr>
          <w:rtl/>
        </w:rPr>
        <w:t>אתי לבני (שינוי):</w:t>
      </w:r>
    </w:p>
    <w:p w14:paraId="75B1648B" w14:textId="77777777" w:rsidR="00000000" w:rsidRDefault="007C71EE">
      <w:pPr>
        <w:pStyle w:val="a"/>
        <w:rPr>
          <w:rtl/>
        </w:rPr>
      </w:pPr>
    </w:p>
    <w:p w14:paraId="316B2554" w14:textId="77777777" w:rsidR="00000000" w:rsidRDefault="007C71EE">
      <w:pPr>
        <w:pStyle w:val="a"/>
        <w:rPr>
          <w:rFonts w:hint="cs"/>
          <w:rtl/>
        </w:rPr>
      </w:pPr>
      <w:r>
        <w:rPr>
          <w:rFonts w:hint="cs"/>
          <w:rtl/>
        </w:rPr>
        <w:t>- - ואנא, תשמע בבקשה, חבר כנסת סער, את המלים שבהן בחר יושב-ראש הכנסת</w:t>
      </w:r>
      <w:r>
        <w:rPr>
          <w:rFonts w:hint="cs"/>
          <w:rtl/>
        </w:rPr>
        <w:t xml:space="preserve"> רובי ריבלין להשתמש. כך הוא אומר: "דווקא מתוך הממסד האמון לכאורה על קידוש ערכיה של הדמוקרטיה והגנה עליהם - - - אני מאמין, כי שלטון החוק והמשפט הוא היוצא נפסד ביותר מן הכרסום המעמיק והנמשך ברשות המחוקקת ובסמכויותיה. אני מאמין, כי ממסד משפטי, החודר תחילה לתח</w:t>
      </w:r>
      <w:r>
        <w:rPr>
          <w:rFonts w:hint="cs"/>
          <w:rtl/>
        </w:rPr>
        <w:t xml:space="preserve">ומי האמונות, הדעות והערכים, ועתה, שולח זרועות" - תארו לעצמכם, שולח זרועות - - </w:t>
      </w:r>
    </w:p>
    <w:p w14:paraId="7683D2AA" w14:textId="77777777" w:rsidR="00000000" w:rsidRDefault="007C71EE">
      <w:pPr>
        <w:pStyle w:val="ad"/>
        <w:rPr>
          <w:rFonts w:hint="cs"/>
          <w:rtl/>
        </w:rPr>
      </w:pPr>
    </w:p>
    <w:p w14:paraId="3A35CB14" w14:textId="77777777" w:rsidR="00000000" w:rsidRDefault="007C71EE">
      <w:pPr>
        <w:pStyle w:val="ad"/>
        <w:rPr>
          <w:rFonts w:hint="cs"/>
          <w:rtl/>
        </w:rPr>
      </w:pPr>
    </w:p>
    <w:p w14:paraId="3CBC99E7" w14:textId="77777777" w:rsidR="00000000" w:rsidRDefault="007C71EE">
      <w:pPr>
        <w:pStyle w:val="ad"/>
        <w:rPr>
          <w:rtl/>
        </w:rPr>
      </w:pPr>
      <w:r>
        <w:rPr>
          <w:rtl/>
        </w:rPr>
        <w:br/>
        <w:t>היו"ר יולי-יואל אדלשטיין:</w:t>
      </w:r>
    </w:p>
    <w:p w14:paraId="2A691261" w14:textId="77777777" w:rsidR="00000000" w:rsidRDefault="007C71EE">
      <w:pPr>
        <w:pStyle w:val="a"/>
        <w:rPr>
          <w:rtl/>
        </w:rPr>
      </w:pPr>
    </w:p>
    <w:p w14:paraId="1BF2D674" w14:textId="77777777" w:rsidR="00000000" w:rsidRDefault="007C71EE">
      <w:pPr>
        <w:pStyle w:val="a"/>
        <w:rPr>
          <w:rFonts w:hint="cs"/>
          <w:rtl/>
        </w:rPr>
      </w:pPr>
      <w:r>
        <w:rPr>
          <w:rFonts w:hint="cs"/>
          <w:rtl/>
        </w:rPr>
        <w:t>לא, לא. גברתי, הזמן עבר, אז אם את רוצה לסיים את המשפט - בבקשה.</w:t>
      </w:r>
    </w:p>
    <w:p w14:paraId="4E19D0FE" w14:textId="77777777" w:rsidR="00000000" w:rsidRDefault="007C71EE">
      <w:pPr>
        <w:pStyle w:val="SpeakerCon"/>
        <w:rPr>
          <w:rtl/>
        </w:rPr>
      </w:pPr>
      <w:r>
        <w:rPr>
          <w:rtl/>
        </w:rPr>
        <w:br/>
      </w:r>
      <w:bookmarkStart w:id="1620" w:name="FS000001051T27_05_2003_17_49_40C"/>
      <w:bookmarkEnd w:id="1620"/>
      <w:r>
        <w:rPr>
          <w:rtl/>
        </w:rPr>
        <w:t>אתי לבני (שינוי):</w:t>
      </w:r>
    </w:p>
    <w:p w14:paraId="4F738A99" w14:textId="77777777" w:rsidR="00000000" w:rsidRDefault="007C71EE">
      <w:pPr>
        <w:pStyle w:val="a"/>
        <w:rPr>
          <w:rtl/>
        </w:rPr>
      </w:pPr>
    </w:p>
    <w:p w14:paraId="1E98DFC2" w14:textId="77777777" w:rsidR="00000000" w:rsidRDefault="007C71EE">
      <w:pPr>
        <w:pStyle w:val="a"/>
        <w:rPr>
          <w:rFonts w:hint="cs"/>
          <w:rtl/>
        </w:rPr>
      </w:pPr>
      <w:r>
        <w:rPr>
          <w:rFonts w:hint="cs"/>
          <w:rtl/>
        </w:rPr>
        <w:t>- - "לתחומו המקודש של המחוקק, הריבון - ממוטט קודם כול את האמון ה</w:t>
      </w:r>
      <w:r>
        <w:rPr>
          <w:rFonts w:hint="cs"/>
          <w:rtl/>
        </w:rPr>
        <w:t>ציבורי בו עצמו". אני חושבת שצורת ההתבטאות הזאת היא לא לגיטימית. תודה.</w:t>
      </w:r>
    </w:p>
    <w:p w14:paraId="69CCD696" w14:textId="77777777" w:rsidR="00000000" w:rsidRDefault="007C71EE">
      <w:pPr>
        <w:pStyle w:val="ad"/>
        <w:rPr>
          <w:rtl/>
        </w:rPr>
      </w:pPr>
      <w:r>
        <w:rPr>
          <w:rtl/>
        </w:rPr>
        <w:br/>
        <w:t>היו"ר יולי-יואל אדלשטיין:</w:t>
      </w:r>
    </w:p>
    <w:p w14:paraId="725132C6" w14:textId="77777777" w:rsidR="00000000" w:rsidRDefault="007C71EE">
      <w:pPr>
        <w:pStyle w:val="a"/>
        <w:rPr>
          <w:rtl/>
        </w:rPr>
      </w:pPr>
    </w:p>
    <w:p w14:paraId="3015C08E" w14:textId="77777777" w:rsidR="00000000" w:rsidRDefault="007C71EE">
      <w:pPr>
        <w:pStyle w:val="a"/>
        <w:rPr>
          <w:rFonts w:hint="cs"/>
          <w:rtl/>
        </w:rPr>
      </w:pPr>
      <w:r>
        <w:rPr>
          <w:rFonts w:hint="cs"/>
          <w:rtl/>
        </w:rPr>
        <w:t xml:space="preserve">תודה לחברת הכנסת לבני. </w:t>
      </w:r>
    </w:p>
    <w:p w14:paraId="4D88CD58" w14:textId="77777777" w:rsidR="00000000" w:rsidRDefault="007C71EE">
      <w:pPr>
        <w:pStyle w:val="ac"/>
        <w:rPr>
          <w:rtl/>
        </w:rPr>
      </w:pPr>
      <w:r>
        <w:rPr>
          <w:rtl/>
        </w:rPr>
        <w:br/>
        <w:t>קריאה:</w:t>
      </w:r>
    </w:p>
    <w:p w14:paraId="143A86EF" w14:textId="77777777" w:rsidR="00000000" w:rsidRDefault="007C71EE">
      <w:pPr>
        <w:pStyle w:val="a"/>
        <w:rPr>
          <w:rtl/>
        </w:rPr>
      </w:pPr>
    </w:p>
    <w:p w14:paraId="245729C3" w14:textId="77777777" w:rsidR="00000000" w:rsidRDefault="007C71EE">
      <w:pPr>
        <w:pStyle w:val="a"/>
        <w:rPr>
          <w:rFonts w:hint="cs"/>
          <w:rtl/>
        </w:rPr>
      </w:pPr>
      <w:r>
        <w:rPr>
          <w:rFonts w:hint="cs"/>
          <w:rtl/>
        </w:rPr>
        <w:t>- - -</w:t>
      </w:r>
    </w:p>
    <w:p w14:paraId="3EE9D463" w14:textId="77777777" w:rsidR="00000000" w:rsidRDefault="007C71EE">
      <w:pPr>
        <w:pStyle w:val="ad"/>
        <w:rPr>
          <w:rtl/>
        </w:rPr>
      </w:pPr>
      <w:r>
        <w:rPr>
          <w:rtl/>
        </w:rPr>
        <w:br/>
        <w:t>היו"ר יולי-יואל אדלשטיין:</w:t>
      </w:r>
    </w:p>
    <w:p w14:paraId="2B85BCCC" w14:textId="77777777" w:rsidR="00000000" w:rsidRDefault="007C71EE">
      <w:pPr>
        <w:pStyle w:val="a"/>
        <w:rPr>
          <w:rtl/>
        </w:rPr>
      </w:pPr>
    </w:p>
    <w:p w14:paraId="44A8A7FD" w14:textId="77777777" w:rsidR="00000000" w:rsidRDefault="007C71EE">
      <w:pPr>
        <w:pStyle w:val="a"/>
        <w:rPr>
          <w:rFonts w:hint="cs"/>
          <w:rtl/>
        </w:rPr>
      </w:pPr>
      <w:r>
        <w:rPr>
          <w:rFonts w:hint="cs"/>
          <w:rtl/>
        </w:rPr>
        <w:t xml:space="preserve">אנחנו מתלבטים קשות בשאלה הזאת. </w:t>
      </w:r>
    </w:p>
    <w:p w14:paraId="15417280" w14:textId="77777777" w:rsidR="00000000" w:rsidRDefault="007C71EE">
      <w:pPr>
        <w:pStyle w:val="a"/>
        <w:rPr>
          <w:rFonts w:hint="cs"/>
          <w:rtl/>
        </w:rPr>
      </w:pPr>
    </w:p>
    <w:p w14:paraId="0AD246F6" w14:textId="77777777" w:rsidR="00000000" w:rsidRDefault="007C71EE">
      <w:pPr>
        <w:pStyle w:val="a"/>
        <w:rPr>
          <w:rFonts w:hint="cs"/>
          <w:rtl/>
        </w:rPr>
      </w:pPr>
      <w:r>
        <w:rPr>
          <w:rFonts w:hint="cs"/>
          <w:rtl/>
        </w:rPr>
        <w:t>בבקשה, חבר הכנסת זאב בוים, סגן שר הביטחון. אחריו - חבר הכנ</w:t>
      </w:r>
      <w:r>
        <w:rPr>
          <w:rFonts w:hint="cs"/>
          <w:rtl/>
        </w:rPr>
        <w:t>סת גדעון סער. בבקשה.</w:t>
      </w:r>
    </w:p>
    <w:p w14:paraId="3FF8F028" w14:textId="77777777" w:rsidR="00000000" w:rsidRDefault="007C71EE">
      <w:pPr>
        <w:pStyle w:val="Speaker"/>
        <w:rPr>
          <w:rFonts w:hint="cs"/>
          <w:rtl/>
        </w:rPr>
      </w:pPr>
    </w:p>
    <w:p w14:paraId="4C220F7D" w14:textId="77777777" w:rsidR="00000000" w:rsidRDefault="007C71EE">
      <w:pPr>
        <w:pStyle w:val="a"/>
        <w:rPr>
          <w:rFonts w:hint="cs"/>
          <w:rtl/>
        </w:rPr>
      </w:pPr>
      <w:r>
        <w:rPr>
          <w:rFonts w:hint="cs"/>
          <w:rtl/>
        </w:rPr>
        <w:t>האם בשם הממשלה גם תתייחס לביטוי "שופט שלום שולי"? שאלה אם אין בזה פגיעה בבית-משפט.</w:t>
      </w:r>
    </w:p>
    <w:p w14:paraId="51B909E6" w14:textId="77777777" w:rsidR="00000000" w:rsidRDefault="007C71EE">
      <w:pPr>
        <w:pStyle w:val="a"/>
        <w:rPr>
          <w:rFonts w:hint="cs"/>
          <w:rtl/>
        </w:rPr>
      </w:pPr>
    </w:p>
    <w:p w14:paraId="42BD8E14" w14:textId="77777777" w:rsidR="00000000" w:rsidRDefault="007C71EE">
      <w:pPr>
        <w:pStyle w:val="a"/>
        <w:rPr>
          <w:rFonts w:hint="cs"/>
          <w:rtl/>
        </w:rPr>
      </w:pPr>
    </w:p>
    <w:p w14:paraId="7D0060B7" w14:textId="77777777" w:rsidR="00000000" w:rsidRDefault="007C71EE">
      <w:pPr>
        <w:pStyle w:val="Speaker"/>
        <w:ind w:firstLine="719"/>
        <w:rPr>
          <w:rtl/>
        </w:rPr>
      </w:pPr>
      <w:r>
        <w:rPr>
          <w:rtl/>
        </w:rPr>
        <w:br/>
      </w:r>
      <w:bookmarkStart w:id="1621" w:name="FS000000464T27_05_2003_17_51_16"/>
      <w:bookmarkEnd w:id="1621"/>
      <w:r>
        <w:rPr>
          <w:rtl/>
        </w:rPr>
        <w:t>זאב בוים (הליכוד):</w:t>
      </w:r>
    </w:p>
    <w:p w14:paraId="128B4950" w14:textId="77777777" w:rsidR="00000000" w:rsidRDefault="007C71EE">
      <w:pPr>
        <w:pStyle w:val="a"/>
        <w:rPr>
          <w:rtl/>
        </w:rPr>
      </w:pPr>
    </w:p>
    <w:p w14:paraId="04884D38" w14:textId="77777777" w:rsidR="00000000" w:rsidRDefault="007C71EE">
      <w:pPr>
        <w:pStyle w:val="a"/>
        <w:rPr>
          <w:rFonts w:hint="cs"/>
          <w:rtl/>
        </w:rPr>
      </w:pPr>
      <w:r>
        <w:rPr>
          <w:rFonts w:hint="cs"/>
          <w:rtl/>
        </w:rPr>
        <w:t>אני חושב שיושב-ראש הקואליציה כבר העיר לחברת הכנסת לבני, ובצדק, שאם בהסתה עסקינן ובשימוש במלים - אז הדברים שהיא אמרה כלפי שופט הש</w:t>
      </w:r>
      <w:r>
        <w:rPr>
          <w:rFonts w:hint="cs"/>
          <w:rtl/>
        </w:rPr>
        <w:t>לום חמורים לאין ערוך מכל מה שהתבטא, הביע את דעתו, יושב-ראש הכנסת בעניין. אבל, אני מניח שזו גם היתה החלקה לשונית.</w:t>
      </w:r>
    </w:p>
    <w:p w14:paraId="7C0717EF" w14:textId="77777777" w:rsidR="00000000" w:rsidRDefault="007C71EE">
      <w:pPr>
        <w:pStyle w:val="a"/>
        <w:rPr>
          <w:rFonts w:hint="cs"/>
          <w:rtl/>
        </w:rPr>
      </w:pPr>
    </w:p>
    <w:p w14:paraId="372E2DAD" w14:textId="77777777" w:rsidR="00000000" w:rsidRDefault="007C71EE">
      <w:pPr>
        <w:pStyle w:val="a"/>
        <w:rPr>
          <w:rFonts w:hint="cs"/>
          <w:rtl/>
        </w:rPr>
      </w:pPr>
      <w:r>
        <w:rPr>
          <w:rFonts w:hint="cs"/>
          <w:rtl/>
        </w:rPr>
        <w:t>על כל פנים, אדוני היושב-ראש, אני הייתי רוצה לכוון את עיקר דברי הקצרים לסוגיה שהעלה חבר הכנסת טיבי, ואם הוא שומע אותי - אני אשמח מאוד אם הוא יי</w:t>
      </w:r>
      <w:r>
        <w:rPr>
          <w:rFonts w:hint="cs"/>
          <w:rtl/>
        </w:rPr>
        <w:t>כבד וייכנס למליאה.</w:t>
      </w:r>
    </w:p>
    <w:p w14:paraId="019B1773" w14:textId="77777777" w:rsidR="00000000" w:rsidRDefault="007C71EE">
      <w:pPr>
        <w:pStyle w:val="a"/>
        <w:rPr>
          <w:rFonts w:hint="cs"/>
          <w:rtl/>
        </w:rPr>
      </w:pPr>
    </w:p>
    <w:p w14:paraId="35DF42D6" w14:textId="77777777" w:rsidR="00000000" w:rsidRDefault="007C71EE">
      <w:pPr>
        <w:pStyle w:val="a"/>
        <w:rPr>
          <w:rFonts w:hint="cs"/>
          <w:rtl/>
        </w:rPr>
      </w:pPr>
      <w:r>
        <w:rPr>
          <w:rFonts w:hint="cs"/>
          <w:rtl/>
        </w:rPr>
        <w:t xml:space="preserve"> ובכל מקרה, אפתח בהערה אחת שהעלה חבר הכנסת בייגה שוחט - שהוא, אני צריך לגמול לו, באמת איש עתיר זכויות בכל מה שקשור לנגב בוודאי, הקמת ערד, וכל מה שפעל שם מאז, ואחר כך בתפקידיו הציבוריים השונים, וגולת הכותרת של שתי קדנציות היותו שר האוצר.</w:t>
      </w:r>
      <w:r>
        <w:rPr>
          <w:rFonts w:hint="cs"/>
          <w:rtl/>
        </w:rPr>
        <w:t xml:space="preserve"> ודאי שהוא מכיר את הדברים מקרוב, במיוחד מה שהוא אמר בעניין יישובי הערבה, דברים נכוחים ואמיתיים. הייתי אומר, כנציג הממשלה, כפי שאמר ריה"ל ב"כוזרי" - "גילית מקום חרפתי", לפחות בעניין אחד, אולי לא כל הנושאים, נוכח המצוקות התקציביות, שחלק מהגזירות, מה לעשות, ח</w:t>
      </w:r>
      <w:r>
        <w:rPr>
          <w:rFonts w:hint="cs"/>
          <w:rtl/>
        </w:rPr>
        <w:t>ל גם על מגזרים כאלה, אבל יש בהחלט דברים כמו נושא העובדים הזרים בחקלאות ליישובים כמו יישובי הערבה - צודק בייגה שוחט.</w:t>
      </w:r>
    </w:p>
    <w:p w14:paraId="5113DE17" w14:textId="77777777" w:rsidR="00000000" w:rsidRDefault="007C71EE">
      <w:pPr>
        <w:pStyle w:val="a"/>
        <w:rPr>
          <w:rFonts w:hint="cs"/>
          <w:rtl/>
        </w:rPr>
      </w:pPr>
    </w:p>
    <w:p w14:paraId="023BEF34" w14:textId="77777777" w:rsidR="00000000" w:rsidRDefault="007C71EE">
      <w:pPr>
        <w:pStyle w:val="a"/>
        <w:rPr>
          <w:rFonts w:hint="cs"/>
          <w:rtl/>
        </w:rPr>
      </w:pPr>
      <w:r>
        <w:rPr>
          <w:rFonts w:hint="cs"/>
          <w:rtl/>
        </w:rPr>
        <w:t>אתמול שוחחתי על הנושא הזה עם שר החקלאות, חבר הכנסת ישראל כץ, ואמר לי שר החקלאות שהוא מטפל בעניין, ואני מאוד מקווה שהסוגיה הזאת תבוא על פתרו</w:t>
      </w:r>
      <w:r>
        <w:rPr>
          <w:rFonts w:hint="cs"/>
          <w:rtl/>
        </w:rPr>
        <w:t>נה מהר, כי היא לא היתה צריכה לעלות מלכתחילה כבעיה.</w:t>
      </w:r>
    </w:p>
    <w:p w14:paraId="50543F02" w14:textId="77777777" w:rsidR="00000000" w:rsidRDefault="007C71EE">
      <w:pPr>
        <w:pStyle w:val="a"/>
        <w:rPr>
          <w:rFonts w:hint="cs"/>
          <w:rtl/>
        </w:rPr>
      </w:pPr>
    </w:p>
    <w:p w14:paraId="4B021482" w14:textId="77777777" w:rsidR="00000000" w:rsidRDefault="007C71EE">
      <w:pPr>
        <w:pStyle w:val="a"/>
        <w:rPr>
          <w:rFonts w:hint="cs"/>
          <w:rtl/>
        </w:rPr>
      </w:pPr>
      <w:r>
        <w:rPr>
          <w:rFonts w:hint="cs"/>
          <w:rtl/>
        </w:rPr>
        <w:t>הרי לא נמתין כאן עד בוש לשובו של חבר הכנסת טיבי למליאה, ואני רוצה לומר ככה. קודם כול, העניין הזה שהתפרסם ב-</w:t>
      </w:r>
      <w:r>
        <w:rPr>
          <w:rFonts w:hint="cs"/>
        </w:rPr>
        <w:t>Y</w:t>
      </w:r>
      <w:r>
        <w:t>net</w:t>
      </w:r>
      <w:r>
        <w:rPr>
          <w:rFonts w:hint="cs"/>
          <w:rtl/>
        </w:rPr>
        <w:t xml:space="preserve"> בעניין האזרחות - - -</w:t>
      </w:r>
    </w:p>
    <w:p w14:paraId="29D99579" w14:textId="77777777" w:rsidR="00000000" w:rsidRDefault="007C71EE">
      <w:pPr>
        <w:pStyle w:val="ad"/>
        <w:rPr>
          <w:rFonts w:hint="cs"/>
          <w:rtl/>
        </w:rPr>
      </w:pPr>
      <w:r>
        <w:rPr>
          <w:rtl/>
        </w:rPr>
        <w:br/>
        <w:t>היו"ר יולי-יואל אדלשטיין:</w:t>
      </w:r>
    </w:p>
    <w:p w14:paraId="1B47F90F" w14:textId="77777777" w:rsidR="00000000" w:rsidRDefault="007C71EE">
      <w:pPr>
        <w:pStyle w:val="a"/>
        <w:rPr>
          <w:rFonts w:hint="cs"/>
          <w:rtl/>
        </w:rPr>
      </w:pPr>
    </w:p>
    <w:p w14:paraId="332A6D79" w14:textId="77777777" w:rsidR="00000000" w:rsidRDefault="007C71EE">
      <w:pPr>
        <w:pStyle w:val="a"/>
        <w:rPr>
          <w:rFonts w:hint="cs"/>
          <w:rtl/>
        </w:rPr>
      </w:pPr>
      <w:r>
        <w:rPr>
          <w:rFonts w:hint="cs"/>
          <w:rtl/>
        </w:rPr>
        <w:t>אנחנו מודיעים על כניסתו של חבר הכנסת טיבי ל</w:t>
      </w:r>
      <w:r>
        <w:rPr>
          <w:rFonts w:hint="cs"/>
          <w:rtl/>
        </w:rPr>
        <w:t xml:space="preserve">אולם. </w:t>
      </w:r>
    </w:p>
    <w:p w14:paraId="7DB67732" w14:textId="77777777" w:rsidR="00000000" w:rsidRDefault="007C71EE">
      <w:pPr>
        <w:pStyle w:val="SpeakerCon"/>
        <w:rPr>
          <w:rtl/>
        </w:rPr>
      </w:pPr>
      <w:r>
        <w:rPr>
          <w:rtl/>
        </w:rPr>
        <w:br/>
      </w:r>
      <w:bookmarkStart w:id="1622" w:name="FS000000464T27_05_2003_18_04_06C"/>
      <w:bookmarkEnd w:id="1622"/>
      <w:r>
        <w:rPr>
          <w:rtl/>
        </w:rPr>
        <w:t>זאב בוים (הליכוד):</w:t>
      </w:r>
    </w:p>
    <w:p w14:paraId="5C07BADD" w14:textId="77777777" w:rsidR="00000000" w:rsidRDefault="007C71EE">
      <w:pPr>
        <w:pStyle w:val="a"/>
        <w:rPr>
          <w:rtl/>
        </w:rPr>
      </w:pPr>
    </w:p>
    <w:p w14:paraId="2F989A4F" w14:textId="77777777" w:rsidR="00000000" w:rsidRDefault="007C71EE">
      <w:pPr>
        <w:pStyle w:val="a"/>
        <w:rPr>
          <w:rFonts w:hint="cs"/>
          <w:rtl/>
        </w:rPr>
      </w:pPr>
      <w:r>
        <w:rPr>
          <w:rFonts w:hint="cs"/>
          <w:rtl/>
        </w:rPr>
        <w:t>אני שמח, תודה לך שבאת. אני רוצה לומר לכל חברי הכנסת, כמובן, אבל אתה העלית את העניין.</w:t>
      </w:r>
    </w:p>
    <w:p w14:paraId="0C64A35E" w14:textId="77777777" w:rsidR="00000000" w:rsidRDefault="007C71EE">
      <w:pPr>
        <w:pStyle w:val="ac"/>
        <w:rPr>
          <w:rtl/>
        </w:rPr>
      </w:pPr>
      <w:r>
        <w:rPr>
          <w:rtl/>
        </w:rPr>
        <w:br/>
        <w:t>אחמד טיבי (חד"ש-תע"ל):</w:t>
      </w:r>
    </w:p>
    <w:p w14:paraId="0BDBF863" w14:textId="77777777" w:rsidR="00000000" w:rsidRDefault="007C71EE">
      <w:pPr>
        <w:pStyle w:val="a"/>
        <w:rPr>
          <w:rtl/>
        </w:rPr>
      </w:pPr>
    </w:p>
    <w:p w14:paraId="10D49A07" w14:textId="77777777" w:rsidR="00000000" w:rsidRDefault="007C71EE">
      <w:pPr>
        <w:pStyle w:val="a"/>
        <w:rPr>
          <w:rFonts w:hint="cs"/>
          <w:rtl/>
        </w:rPr>
      </w:pPr>
      <w:r>
        <w:rPr>
          <w:rFonts w:hint="cs"/>
          <w:rtl/>
        </w:rPr>
        <w:t xml:space="preserve">כן. </w:t>
      </w:r>
    </w:p>
    <w:p w14:paraId="4725AA87" w14:textId="77777777" w:rsidR="00000000" w:rsidRDefault="007C71EE">
      <w:pPr>
        <w:pStyle w:val="SpeakerCon"/>
        <w:rPr>
          <w:rtl/>
        </w:rPr>
      </w:pPr>
      <w:r>
        <w:rPr>
          <w:rtl/>
        </w:rPr>
        <w:br/>
      </w:r>
      <w:bookmarkStart w:id="1623" w:name="FS000000464T27_05_2003_18_04_37C"/>
      <w:bookmarkEnd w:id="1623"/>
      <w:r>
        <w:rPr>
          <w:rtl/>
        </w:rPr>
        <w:t>זאב בוים (הליכוד):</w:t>
      </w:r>
    </w:p>
    <w:p w14:paraId="0B0BC86D" w14:textId="77777777" w:rsidR="00000000" w:rsidRDefault="007C71EE">
      <w:pPr>
        <w:pStyle w:val="a"/>
        <w:rPr>
          <w:rtl/>
        </w:rPr>
      </w:pPr>
    </w:p>
    <w:p w14:paraId="5E14A6BB" w14:textId="77777777" w:rsidR="00000000" w:rsidRDefault="007C71EE">
      <w:pPr>
        <w:pStyle w:val="a"/>
        <w:rPr>
          <w:rFonts w:hint="cs"/>
          <w:rtl/>
        </w:rPr>
      </w:pPr>
      <w:r>
        <w:rPr>
          <w:rFonts w:hint="cs"/>
          <w:rtl/>
        </w:rPr>
        <w:t>קודם כול, כפי שזה נכתב ב-</w:t>
      </w:r>
      <w:r>
        <w:rPr>
          <w:rFonts w:hint="cs"/>
        </w:rPr>
        <w:t>Y</w:t>
      </w:r>
      <w:r>
        <w:t>net</w:t>
      </w:r>
      <w:r>
        <w:rPr>
          <w:rFonts w:hint="cs"/>
          <w:rtl/>
        </w:rPr>
        <w:t>, שלפו - כדרכה של עיתונות שצריכה לצמצם, אין לי טענה - אבל זו הי</w:t>
      </w:r>
      <w:r>
        <w:rPr>
          <w:rFonts w:hint="cs"/>
          <w:rtl/>
        </w:rPr>
        <w:t>תה שיחה של חצי שעה עם הכתבת דיאנה בחור, ומשם העורך שלף איזו אמירה.</w:t>
      </w:r>
    </w:p>
    <w:p w14:paraId="594D496C" w14:textId="77777777" w:rsidR="00000000" w:rsidRDefault="007C71EE">
      <w:pPr>
        <w:pStyle w:val="ac"/>
        <w:rPr>
          <w:rtl/>
        </w:rPr>
      </w:pPr>
      <w:r>
        <w:rPr>
          <w:rtl/>
        </w:rPr>
        <w:br/>
        <w:t>אחמד טיבי (חד"ש-תע"ל):</w:t>
      </w:r>
    </w:p>
    <w:p w14:paraId="050686E2" w14:textId="77777777" w:rsidR="00000000" w:rsidRDefault="007C71EE">
      <w:pPr>
        <w:pStyle w:val="a"/>
        <w:rPr>
          <w:rtl/>
        </w:rPr>
      </w:pPr>
    </w:p>
    <w:p w14:paraId="66714CFD" w14:textId="77777777" w:rsidR="00000000" w:rsidRDefault="007C71EE">
      <w:pPr>
        <w:pStyle w:val="a"/>
        <w:rPr>
          <w:rFonts w:hint="cs"/>
          <w:rtl/>
        </w:rPr>
      </w:pPr>
      <w:r>
        <w:rPr>
          <w:rFonts w:hint="cs"/>
          <w:rtl/>
        </w:rPr>
        <w:t>אותי ראיין אילן מרציאנו, שנתן את הדברים בצורה מלאה.</w:t>
      </w:r>
    </w:p>
    <w:p w14:paraId="23A36B4A" w14:textId="77777777" w:rsidR="00000000" w:rsidRDefault="007C71EE">
      <w:pPr>
        <w:pStyle w:val="SpeakerCon"/>
        <w:rPr>
          <w:rtl/>
        </w:rPr>
      </w:pPr>
      <w:r>
        <w:rPr>
          <w:rtl/>
        </w:rPr>
        <w:br/>
      </w:r>
      <w:bookmarkStart w:id="1624" w:name="FS000000464T27_05_2003_18_06_26C"/>
      <w:bookmarkEnd w:id="1624"/>
      <w:r>
        <w:rPr>
          <w:rtl/>
        </w:rPr>
        <w:t>זאב בוים (הליכוד):</w:t>
      </w:r>
    </w:p>
    <w:p w14:paraId="4F57C681" w14:textId="77777777" w:rsidR="00000000" w:rsidRDefault="007C71EE">
      <w:pPr>
        <w:pStyle w:val="a"/>
        <w:rPr>
          <w:rtl/>
        </w:rPr>
      </w:pPr>
    </w:p>
    <w:p w14:paraId="75672DC8" w14:textId="77777777" w:rsidR="00000000" w:rsidRDefault="007C71EE">
      <w:pPr>
        <w:pStyle w:val="a"/>
        <w:rPr>
          <w:rFonts w:hint="cs"/>
          <w:rtl/>
        </w:rPr>
      </w:pPr>
      <w:r>
        <w:rPr>
          <w:rFonts w:hint="cs"/>
          <w:rtl/>
        </w:rPr>
        <w:t>שיובן טוב - בתוך שאר הדברים, אמרתי גם את זה.</w:t>
      </w:r>
    </w:p>
    <w:p w14:paraId="12545994" w14:textId="77777777" w:rsidR="00000000" w:rsidRDefault="007C71EE">
      <w:pPr>
        <w:pStyle w:val="ac"/>
        <w:rPr>
          <w:rtl/>
        </w:rPr>
      </w:pPr>
      <w:r>
        <w:rPr>
          <w:rtl/>
        </w:rPr>
        <w:br/>
      </w:r>
      <w:r>
        <w:rPr>
          <w:rFonts w:hint="cs"/>
          <w:rtl/>
        </w:rPr>
        <w:br/>
      </w:r>
      <w:r>
        <w:rPr>
          <w:rtl/>
        </w:rPr>
        <w:br/>
      </w:r>
      <w:r>
        <w:rPr>
          <w:rtl/>
        </w:rPr>
        <w:br/>
        <w:t>קולט אביטל (העבודה-מימד):</w:t>
      </w:r>
    </w:p>
    <w:p w14:paraId="48FD496C" w14:textId="77777777" w:rsidR="00000000" w:rsidRDefault="007C71EE">
      <w:pPr>
        <w:pStyle w:val="a"/>
        <w:rPr>
          <w:rtl/>
        </w:rPr>
      </w:pPr>
    </w:p>
    <w:p w14:paraId="37F69917" w14:textId="77777777" w:rsidR="00000000" w:rsidRDefault="007C71EE">
      <w:pPr>
        <w:pStyle w:val="a"/>
        <w:rPr>
          <w:rFonts w:hint="cs"/>
          <w:rtl/>
        </w:rPr>
      </w:pPr>
      <w:r>
        <w:rPr>
          <w:rFonts w:hint="cs"/>
          <w:rtl/>
        </w:rPr>
        <w:t xml:space="preserve">זה חמור מאוד - </w:t>
      </w:r>
      <w:r>
        <w:rPr>
          <w:rFonts w:hint="cs"/>
          <w:rtl/>
        </w:rPr>
        <w:t>- -</w:t>
      </w:r>
    </w:p>
    <w:p w14:paraId="0A5BCD91" w14:textId="77777777" w:rsidR="00000000" w:rsidRDefault="007C71EE">
      <w:pPr>
        <w:pStyle w:val="SpeakerCon"/>
        <w:rPr>
          <w:rtl/>
        </w:rPr>
      </w:pPr>
      <w:r>
        <w:rPr>
          <w:rtl/>
        </w:rPr>
        <w:br/>
      </w:r>
      <w:bookmarkStart w:id="1625" w:name="FS000000464T27_05_2003_18_07_01C"/>
      <w:bookmarkEnd w:id="1625"/>
      <w:r>
        <w:rPr>
          <w:rtl/>
        </w:rPr>
        <w:t>זאב בוים (הליכוד):</w:t>
      </w:r>
    </w:p>
    <w:p w14:paraId="7EE9EEB7" w14:textId="77777777" w:rsidR="00000000" w:rsidRDefault="007C71EE">
      <w:pPr>
        <w:pStyle w:val="a"/>
        <w:rPr>
          <w:rtl/>
        </w:rPr>
      </w:pPr>
    </w:p>
    <w:p w14:paraId="6F77E7C6" w14:textId="77777777" w:rsidR="00000000" w:rsidRDefault="007C71EE">
      <w:pPr>
        <w:pStyle w:val="a"/>
        <w:rPr>
          <w:rFonts w:hint="cs"/>
          <w:rtl/>
        </w:rPr>
      </w:pPr>
      <w:r>
        <w:rPr>
          <w:rFonts w:hint="cs"/>
          <w:rtl/>
        </w:rPr>
        <w:t xml:space="preserve">רגע, רגע. אני אסביר. אני לא אברח גם מהעניין הדמוגרפי. אפשר להגיד חמור מאוד אחרי שנשמע. </w:t>
      </w:r>
    </w:p>
    <w:p w14:paraId="66039C86" w14:textId="77777777" w:rsidR="00000000" w:rsidRDefault="007C71EE">
      <w:pPr>
        <w:pStyle w:val="a"/>
        <w:rPr>
          <w:rFonts w:hint="cs"/>
          <w:rtl/>
        </w:rPr>
      </w:pPr>
    </w:p>
    <w:p w14:paraId="3398BBCA" w14:textId="77777777" w:rsidR="00000000" w:rsidRDefault="007C71EE">
      <w:pPr>
        <w:pStyle w:val="a"/>
        <w:rPr>
          <w:rFonts w:hint="cs"/>
          <w:rtl/>
        </w:rPr>
      </w:pPr>
      <w:r>
        <w:rPr>
          <w:rFonts w:hint="cs"/>
          <w:rtl/>
        </w:rPr>
        <w:t>קודם כול, לפורמליסטיקה, למסגרת הפורמלית. לא חוק, ועוד לא בן של חוק, ואפילו לא הצעת חוק. יש בהחלט דיון פנימי במערכות השלטון, נקרא לזה. אני לא י</w:t>
      </w:r>
      <w:r>
        <w:rPr>
          <w:rFonts w:hint="cs"/>
          <w:rtl/>
        </w:rPr>
        <w:t>דעתי על חליפת המכתבים - אם היתה, לא היתה - אבל על זה קראתי ב-</w:t>
      </w:r>
      <w:r>
        <w:rPr>
          <w:rFonts w:hint="cs"/>
        </w:rPr>
        <w:t>Y</w:t>
      </w:r>
      <w:r>
        <w:t>net</w:t>
      </w:r>
      <w:r>
        <w:rPr>
          <w:rFonts w:hint="cs"/>
          <w:rtl/>
        </w:rPr>
        <w:t>.</w:t>
      </w:r>
    </w:p>
    <w:p w14:paraId="0568F892" w14:textId="77777777" w:rsidR="00000000" w:rsidRDefault="007C71EE">
      <w:pPr>
        <w:pStyle w:val="a"/>
        <w:rPr>
          <w:rFonts w:hint="cs"/>
          <w:rtl/>
        </w:rPr>
      </w:pPr>
    </w:p>
    <w:p w14:paraId="2714B7C2" w14:textId="77777777" w:rsidR="00000000" w:rsidRDefault="007C71EE">
      <w:pPr>
        <w:pStyle w:val="a"/>
        <w:rPr>
          <w:rFonts w:hint="cs"/>
          <w:rtl/>
        </w:rPr>
      </w:pPr>
      <w:r>
        <w:rPr>
          <w:rFonts w:hint="cs"/>
          <w:rtl/>
        </w:rPr>
        <w:t>אני יכול להעיד שבמשרד הביטחון מתקיים דיון על הנושא הזה. יכול להיות שזה בא באמת מאיזה דיון בממשלה, או מראש הממשלה ושר הביטחון וכו'. ייתכן מאוד.</w:t>
      </w:r>
    </w:p>
    <w:p w14:paraId="60DA4239" w14:textId="77777777" w:rsidR="00000000" w:rsidRDefault="007C71EE">
      <w:pPr>
        <w:pStyle w:val="a"/>
        <w:rPr>
          <w:rFonts w:hint="cs"/>
          <w:rtl/>
        </w:rPr>
      </w:pPr>
    </w:p>
    <w:p w14:paraId="302B801D" w14:textId="77777777" w:rsidR="00000000" w:rsidRDefault="007C71EE">
      <w:pPr>
        <w:pStyle w:val="a"/>
        <w:rPr>
          <w:rFonts w:hint="cs"/>
          <w:rtl/>
        </w:rPr>
      </w:pPr>
      <w:r>
        <w:rPr>
          <w:rFonts w:hint="cs"/>
          <w:rtl/>
        </w:rPr>
        <w:t>אני אומר, זה הגיע אף לשולחני, ומכאן אני יכול</w:t>
      </w:r>
      <w:r>
        <w:rPr>
          <w:rFonts w:hint="cs"/>
          <w:rtl/>
        </w:rPr>
        <w:t xml:space="preserve"> להעיד עדות ממקור ראשון שהנושא הזה, לפחות אצלנו, הוא בדיון - זה דבר אחד - בדיון לבחינת הסוגיה הזאת שהצגת, והסוגיה היא באמת ילדים שהם פרי קשר בין אזרח ישראלי ומי שאינו ישראלי, ובמיוחד בהקשר הפלסטיני. ערבי, אזרח ישראל, פלסטינית מהשטחים וכו', הדברים ברורים.</w:t>
      </w:r>
    </w:p>
    <w:p w14:paraId="0FDEB899" w14:textId="77777777" w:rsidR="00000000" w:rsidRDefault="007C71EE">
      <w:pPr>
        <w:pStyle w:val="a"/>
        <w:rPr>
          <w:rFonts w:hint="cs"/>
          <w:rtl/>
        </w:rPr>
      </w:pPr>
    </w:p>
    <w:p w14:paraId="6E5C73CF" w14:textId="77777777" w:rsidR="00000000" w:rsidRDefault="007C71EE">
      <w:pPr>
        <w:pStyle w:val="a"/>
        <w:rPr>
          <w:rFonts w:hint="cs"/>
          <w:rtl/>
        </w:rPr>
      </w:pPr>
      <w:r>
        <w:rPr>
          <w:rFonts w:hint="cs"/>
          <w:rtl/>
        </w:rPr>
        <w:t>אני רוצה לומר -  יש פה היקף של קשר כזה שהוא יוצר כשלעצמו בעיה. זה לא בעניין, זה עוד לא אומר שום דבר. אין פה עוד עמדה. אנחנו מכירים, הייתי אומר, את העמדה המוסרית;  אני מכיר את העמדה הערכית; אנחנו מכירים את זכויות היסוד של ילדים. בוודאי.</w:t>
      </w:r>
    </w:p>
    <w:p w14:paraId="6BD3CF2C" w14:textId="77777777" w:rsidR="00000000" w:rsidRDefault="007C71EE">
      <w:pPr>
        <w:pStyle w:val="a"/>
        <w:rPr>
          <w:rFonts w:hint="cs"/>
          <w:rtl/>
        </w:rPr>
      </w:pPr>
    </w:p>
    <w:p w14:paraId="37BFB84E" w14:textId="77777777" w:rsidR="00000000" w:rsidRDefault="007C71EE">
      <w:pPr>
        <w:pStyle w:val="a"/>
        <w:rPr>
          <w:rFonts w:hint="cs"/>
          <w:rtl/>
        </w:rPr>
      </w:pPr>
      <w:r>
        <w:rPr>
          <w:rFonts w:hint="cs"/>
          <w:rtl/>
        </w:rPr>
        <w:t>אבל אני לא יכול לעצ</w:t>
      </w:r>
      <w:r>
        <w:rPr>
          <w:rFonts w:hint="cs"/>
          <w:rtl/>
        </w:rPr>
        <w:t>ום עיניים ולהגיד, שום דבר לא קורה. אנחנו, חבר הכנסת טיבי, מתנגדים לזכות השיבה. אני רוצה דווקא להוליך לעניין הזה. אנחנו חושבים שצריך לשמור - ההתנגדות שלנו לזכות השיבה נובעת ביסודה משימור האופי היהודי של המדינה היהודית. מדינת ישראל היא מדינת העם היהודי, ואנח</w:t>
      </w:r>
      <w:r>
        <w:rPr>
          <w:rFonts w:hint="cs"/>
          <w:rtl/>
        </w:rPr>
        <w:t xml:space="preserve">נו מתכוונים ורוצים - המדינה היחידה לעם היהודי - שהיא תישמר כזאת, עם אופי יהודי. </w:t>
      </w:r>
    </w:p>
    <w:p w14:paraId="510E62C6" w14:textId="77777777" w:rsidR="00000000" w:rsidRDefault="007C71EE">
      <w:pPr>
        <w:pStyle w:val="a"/>
        <w:rPr>
          <w:rFonts w:hint="cs"/>
          <w:rtl/>
        </w:rPr>
      </w:pPr>
    </w:p>
    <w:p w14:paraId="2FF028FC" w14:textId="77777777" w:rsidR="00000000" w:rsidRDefault="007C71EE">
      <w:pPr>
        <w:pStyle w:val="a"/>
        <w:rPr>
          <w:rFonts w:hint="cs"/>
          <w:rtl/>
        </w:rPr>
      </w:pPr>
      <w:r>
        <w:rPr>
          <w:rFonts w:hint="cs"/>
          <w:rtl/>
        </w:rPr>
        <w:t xml:space="preserve">יש אנשים שאומרים שהמדינה הזאת צריכה להיות מדינת כל אזרחיה, יש לנו ויכוח על זה. לי יש ויכוח עם האנשים האלה. אז אם זו מדינת כל אזרחיה - כמו שברוב המדינות המתוקנות בעולם, או לא </w:t>
      </w:r>
      <w:r>
        <w:rPr>
          <w:rFonts w:hint="cs"/>
          <w:rtl/>
        </w:rPr>
        <w:t>המתוקנות, זו מדינת כל אזרחיה - פה מדינת ישראל היא במידה רבה יוצאת דופן, היא מדינה משונה קצת.</w:t>
      </w:r>
    </w:p>
    <w:p w14:paraId="2B612A55" w14:textId="77777777" w:rsidR="00000000" w:rsidRDefault="007C71EE">
      <w:pPr>
        <w:pStyle w:val="a"/>
        <w:rPr>
          <w:rFonts w:hint="cs"/>
          <w:rtl/>
        </w:rPr>
      </w:pPr>
    </w:p>
    <w:p w14:paraId="49A1D01A" w14:textId="77777777" w:rsidR="00000000" w:rsidRDefault="007C71EE">
      <w:pPr>
        <w:pStyle w:val="a"/>
        <w:rPr>
          <w:rFonts w:hint="cs"/>
          <w:rtl/>
        </w:rPr>
      </w:pPr>
      <w:r>
        <w:rPr>
          <w:rFonts w:hint="cs"/>
          <w:rtl/>
        </w:rPr>
        <w:t>חברת הכנסת קולט אביטל, זה בדיוק יסוד הבעיה. לכן, כשמצוטט העניין הדמוגרפי, לא צריך לתת לזה איזה פרשנויות. כשאומרים את זה, אפשר לתת כל מיני פרשנויות, אבל אני הרחבתי</w:t>
      </w:r>
      <w:r>
        <w:rPr>
          <w:rFonts w:hint="cs"/>
          <w:rtl/>
        </w:rPr>
        <w:t xml:space="preserve"> ואמרתי - פה יש לי קושי כי - - -</w:t>
      </w:r>
    </w:p>
    <w:p w14:paraId="5FB94B63" w14:textId="77777777" w:rsidR="00000000" w:rsidRDefault="007C71EE">
      <w:pPr>
        <w:pStyle w:val="ac"/>
        <w:rPr>
          <w:rtl/>
        </w:rPr>
      </w:pPr>
      <w:r>
        <w:rPr>
          <w:rtl/>
        </w:rPr>
        <w:br/>
        <w:t>קולט אביטל (העבודה-מימד):</w:t>
      </w:r>
    </w:p>
    <w:p w14:paraId="628DFBEA" w14:textId="77777777" w:rsidR="00000000" w:rsidRDefault="007C71EE">
      <w:pPr>
        <w:pStyle w:val="a"/>
        <w:rPr>
          <w:rtl/>
        </w:rPr>
      </w:pPr>
    </w:p>
    <w:p w14:paraId="7C062FDF" w14:textId="77777777" w:rsidR="00000000" w:rsidRDefault="007C71EE">
      <w:pPr>
        <w:pStyle w:val="a"/>
        <w:rPr>
          <w:rFonts w:hint="cs"/>
          <w:rtl/>
        </w:rPr>
      </w:pPr>
      <w:r>
        <w:rPr>
          <w:rFonts w:hint="cs"/>
          <w:rtl/>
        </w:rPr>
        <w:t xml:space="preserve">סליחה, אדוני. אבל יש הבדל תהומי בין זכות שיבה - אנשים שרוצים לחזור הנה, שגם אתה וגם אני מסכימים שזכות כזאת לא צריך לתת - לבין אנשים שנולדים כאן בארץ. </w:t>
      </w:r>
    </w:p>
    <w:p w14:paraId="1467857C" w14:textId="77777777" w:rsidR="00000000" w:rsidRDefault="007C71EE">
      <w:pPr>
        <w:pStyle w:val="SpeakerCon"/>
        <w:rPr>
          <w:rtl/>
        </w:rPr>
      </w:pPr>
      <w:r>
        <w:rPr>
          <w:rtl/>
        </w:rPr>
        <w:br/>
      </w:r>
      <w:bookmarkStart w:id="1626" w:name="FS000000464T27_05_2003_18_40_09C"/>
      <w:bookmarkEnd w:id="1626"/>
      <w:r>
        <w:rPr>
          <w:rtl/>
        </w:rPr>
        <w:t>זאב בוים (הליכוד):</w:t>
      </w:r>
    </w:p>
    <w:p w14:paraId="6278A91B" w14:textId="77777777" w:rsidR="00000000" w:rsidRDefault="007C71EE">
      <w:pPr>
        <w:pStyle w:val="a"/>
        <w:rPr>
          <w:rtl/>
        </w:rPr>
      </w:pPr>
    </w:p>
    <w:p w14:paraId="49FC6074" w14:textId="77777777" w:rsidR="00000000" w:rsidRDefault="007C71EE">
      <w:pPr>
        <w:pStyle w:val="a"/>
        <w:rPr>
          <w:rFonts w:hint="cs"/>
          <w:rtl/>
        </w:rPr>
      </w:pPr>
      <w:r>
        <w:rPr>
          <w:rFonts w:hint="cs"/>
          <w:rtl/>
        </w:rPr>
        <w:t xml:space="preserve">רגע. הם לא תמיד נולדים </w:t>
      </w:r>
      <w:r>
        <w:rPr>
          <w:rFonts w:hint="cs"/>
          <w:rtl/>
        </w:rPr>
        <w:t xml:space="preserve">כאן בארץ. </w:t>
      </w:r>
    </w:p>
    <w:p w14:paraId="720D0E57" w14:textId="77777777" w:rsidR="00000000" w:rsidRDefault="007C71EE">
      <w:pPr>
        <w:pStyle w:val="ac"/>
        <w:rPr>
          <w:rtl/>
        </w:rPr>
      </w:pPr>
      <w:r>
        <w:rPr>
          <w:rtl/>
        </w:rPr>
        <w:br/>
        <w:t>אחמד טיבי (חד"ש-תע"ל):</w:t>
      </w:r>
    </w:p>
    <w:p w14:paraId="79EC1564" w14:textId="77777777" w:rsidR="00000000" w:rsidRDefault="007C71EE">
      <w:pPr>
        <w:pStyle w:val="a"/>
        <w:rPr>
          <w:rtl/>
        </w:rPr>
      </w:pPr>
    </w:p>
    <w:p w14:paraId="70FD8BD8" w14:textId="77777777" w:rsidR="00000000" w:rsidRDefault="007C71EE">
      <w:pPr>
        <w:pStyle w:val="a"/>
        <w:rPr>
          <w:rFonts w:hint="cs"/>
          <w:rtl/>
        </w:rPr>
      </w:pPr>
      <w:r>
        <w:rPr>
          <w:rFonts w:hint="cs"/>
          <w:rtl/>
        </w:rPr>
        <w:t xml:space="preserve">אזרחים ישראלים. </w:t>
      </w:r>
    </w:p>
    <w:p w14:paraId="49EADAAC" w14:textId="77777777" w:rsidR="00000000" w:rsidRDefault="007C71EE">
      <w:pPr>
        <w:pStyle w:val="SpeakerCon"/>
        <w:rPr>
          <w:rtl/>
        </w:rPr>
      </w:pPr>
      <w:r>
        <w:rPr>
          <w:rtl/>
        </w:rPr>
        <w:br/>
      </w:r>
      <w:bookmarkStart w:id="1627" w:name="FS000000464T27_05_2003_18_40_36C"/>
      <w:bookmarkEnd w:id="1627"/>
      <w:r>
        <w:rPr>
          <w:rtl/>
        </w:rPr>
        <w:t>זאב בוים (הליכוד):</w:t>
      </w:r>
    </w:p>
    <w:p w14:paraId="51D3E667" w14:textId="77777777" w:rsidR="00000000" w:rsidRDefault="007C71EE">
      <w:pPr>
        <w:pStyle w:val="a"/>
        <w:rPr>
          <w:rtl/>
        </w:rPr>
      </w:pPr>
    </w:p>
    <w:p w14:paraId="493AE92A" w14:textId="77777777" w:rsidR="00000000" w:rsidRDefault="007C71EE">
      <w:pPr>
        <w:pStyle w:val="a"/>
        <w:rPr>
          <w:rFonts w:hint="cs"/>
          <w:rtl/>
        </w:rPr>
      </w:pPr>
      <w:r>
        <w:rPr>
          <w:rFonts w:hint="cs"/>
          <w:rtl/>
        </w:rPr>
        <w:t>הם לא נולדים כאן בארץ תמיד. גם זה עניין - איפה הם נולדים זו סוגיה.</w:t>
      </w:r>
    </w:p>
    <w:p w14:paraId="740FD1BD" w14:textId="77777777" w:rsidR="00000000" w:rsidRDefault="007C71EE">
      <w:pPr>
        <w:pStyle w:val="ac"/>
        <w:rPr>
          <w:rtl/>
        </w:rPr>
      </w:pPr>
      <w:r>
        <w:rPr>
          <w:rtl/>
        </w:rPr>
        <w:br/>
        <w:t>קולט אביטל (העבודה-מימד):</w:t>
      </w:r>
    </w:p>
    <w:p w14:paraId="1DEE2591" w14:textId="77777777" w:rsidR="00000000" w:rsidRDefault="007C71EE">
      <w:pPr>
        <w:pStyle w:val="a"/>
        <w:rPr>
          <w:rtl/>
        </w:rPr>
      </w:pPr>
    </w:p>
    <w:p w14:paraId="5423E059" w14:textId="77777777" w:rsidR="00000000" w:rsidRDefault="007C71EE">
      <w:pPr>
        <w:pStyle w:val="a"/>
        <w:rPr>
          <w:rFonts w:hint="cs"/>
          <w:rtl/>
        </w:rPr>
      </w:pPr>
      <w:r>
        <w:rPr>
          <w:rFonts w:hint="cs"/>
          <w:rtl/>
        </w:rPr>
        <w:t>תסלח לי - - -</w:t>
      </w:r>
    </w:p>
    <w:p w14:paraId="7F62AAC4" w14:textId="77777777" w:rsidR="00000000" w:rsidRDefault="007C71EE">
      <w:pPr>
        <w:pStyle w:val="SpeakerCon"/>
        <w:rPr>
          <w:rtl/>
        </w:rPr>
      </w:pPr>
      <w:r>
        <w:rPr>
          <w:rtl/>
        </w:rPr>
        <w:br/>
      </w:r>
      <w:bookmarkStart w:id="1628" w:name="FS000000464T27_05_2003_18_41_05C"/>
      <w:bookmarkEnd w:id="1628"/>
      <w:r>
        <w:rPr>
          <w:rtl/>
        </w:rPr>
        <w:t>זאב בוים (הליכוד):</w:t>
      </w:r>
    </w:p>
    <w:p w14:paraId="073E2BC0" w14:textId="77777777" w:rsidR="00000000" w:rsidRDefault="007C71EE">
      <w:pPr>
        <w:pStyle w:val="a"/>
        <w:rPr>
          <w:rtl/>
        </w:rPr>
      </w:pPr>
    </w:p>
    <w:p w14:paraId="772112AE" w14:textId="77777777" w:rsidR="00000000" w:rsidRDefault="007C71EE">
      <w:pPr>
        <w:pStyle w:val="a"/>
        <w:rPr>
          <w:rFonts w:hint="cs"/>
          <w:rtl/>
        </w:rPr>
      </w:pPr>
      <w:r>
        <w:rPr>
          <w:rFonts w:hint="cs"/>
          <w:rtl/>
        </w:rPr>
        <w:t>לא, לא, לא. חברת הכנסת קולט אביטל, אולי את לא מכירה.</w:t>
      </w:r>
      <w:r>
        <w:rPr>
          <w:rFonts w:hint="cs"/>
          <w:rtl/>
        </w:rPr>
        <w:t xml:space="preserve"> חבר הכנסת טיבי נתן דוגמה אפילו ממשפחתו, שהיא דוגמה אחת. יש גם דוגמה אחרת - שהילד נולד לא במדינת ישראל, אלא הוא נולד בשטחים, נניח בשכם. </w:t>
      </w:r>
    </w:p>
    <w:p w14:paraId="4AD68450" w14:textId="77777777" w:rsidR="00000000" w:rsidRDefault="007C71EE">
      <w:pPr>
        <w:pStyle w:val="ac"/>
        <w:rPr>
          <w:rtl/>
        </w:rPr>
      </w:pPr>
      <w:r>
        <w:rPr>
          <w:rtl/>
        </w:rPr>
        <w:br/>
        <w:t>קולט אביטל (העבודה-מימד):</w:t>
      </w:r>
    </w:p>
    <w:p w14:paraId="229EC882" w14:textId="77777777" w:rsidR="00000000" w:rsidRDefault="007C71EE">
      <w:pPr>
        <w:pStyle w:val="a"/>
        <w:rPr>
          <w:rtl/>
        </w:rPr>
      </w:pPr>
    </w:p>
    <w:p w14:paraId="407ED5BB" w14:textId="77777777" w:rsidR="00000000" w:rsidRDefault="007C71EE">
      <w:pPr>
        <w:pStyle w:val="a"/>
        <w:rPr>
          <w:rFonts w:hint="cs"/>
          <w:rtl/>
        </w:rPr>
      </w:pPr>
      <w:r>
        <w:rPr>
          <w:rFonts w:hint="cs"/>
          <w:rtl/>
        </w:rPr>
        <w:t>- - - זה לא חלק ממדינת ישראל - - -</w:t>
      </w:r>
    </w:p>
    <w:p w14:paraId="5CDA2ABE" w14:textId="77777777" w:rsidR="00000000" w:rsidRDefault="007C71EE">
      <w:pPr>
        <w:pStyle w:val="SpeakerCon"/>
        <w:rPr>
          <w:rtl/>
        </w:rPr>
      </w:pPr>
      <w:bookmarkStart w:id="1629" w:name="FS000000464T27_05_2003_18_42_46C"/>
      <w:bookmarkEnd w:id="1629"/>
      <w:r>
        <w:rPr>
          <w:rFonts w:hint="cs"/>
          <w:rtl/>
        </w:rPr>
        <w:br/>
      </w:r>
      <w:r>
        <w:rPr>
          <w:rtl/>
        </w:rPr>
        <w:t>זאב בוים (הליכוד):</w:t>
      </w:r>
    </w:p>
    <w:p w14:paraId="38A6A3A0" w14:textId="77777777" w:rsidR="00000000" w:rsidRDefault="007C71EE">
      <w:pPr>
        <w:pStyle w:val="a"/>
        <w:rPr>
          <w:rtl/>
        </w:rPr>
      </w:pPr>
    </w:p>
    <w:p w14:paraId="6BDFFA7A" w14:textId="77777777" w:rsidR="00000000" w:rsidRDefault="007C71EE">
      <w:pPr>
        <w:pStyle w:val="a"/>
        <w:rPr>
          <w:rFonts w:hint="cs"/>
          <w:rtl/>
        </w:rPr>
      </w:pPr>
      <w:r>
        <w:rPr>
          <w:rFonts w:hint="cs"/>
          <w:rtl/>
        </w:rPr>
        <w:t>סליחה, יש הגדרה ברורה. החוק הישראלי</w:t>
      </w:r>
      <w:r>
        <w:rPr>
          <w:rFonts w:hint="cs"/>
          <w:rtl/>
        </w:rPr>
        <w:t xml:space="preserve"> לא חל בשכם. </w:t>
      </w:r>
    </w:p>
    <w:p w14:paraId="0A9913DC" w14:textId="77777777" w:rsidR="00000000" w:rsidRDefault="007C71EE">
      <w:pPr>
        <w:pStyle w:val="ac"/>
        <w:rPr>
          <w:rtl/>
        </w:rPr>
      </w:pPr>
      <w:r>
        <w:rPr>
          <w:rtl/>
        </w:rPr>
        <w:br/>
        <w:t>קולט אביטל (העבודה-מימד):</w:t>
      </w:r>
    </w:p>
    <w:p w14:paraId="2D9B8403" w14:textId="77777777" w:rsidR="00000000" w:rsidRDefault="007C71EE">
      <w:pPr>
        <w:pStyle w:val="a"/>
        <w:rPr>
          <w:rtl/>
        </w:rPr>
      </w:pPr>
    </w:p>
    <w:p w14:paraId="42243D8F" w14:textId="77777777" w:rsidR="00000000" w:rsidRDefault="007C71EE">
      <w:pPr>
        <w:pStyle w:val="a"/>
        <w:rPr>
          <w:rFonts w:hint="cs"/>
          <w:rtl/>
        </w:rPr>
      </w:pPr>
      <w:r>
        <w:rPr>
          <w:rFonts w:hint="cs"/>
          <w:rtl/>
        </w:rPr>
        <w:t xml:space="preserve">יפה. </w:t>
      </w:r>
    </w:p>
    <w:p w14:paraId="035A61F5" w14:textId="77777777" w:rsidR="00000000" w:rsidRDefault="007C71EE">
      <w:pPr>
        <w:pStyle w:val="SpeakerCon"/>
        <w:rPr>
          <w:rtl/>
        </w:rPr>
      </w:pPr>
      <w:r>
        <w:rPr>
          <w:rtl/>
        </w:rPr>
        <w:br/>
      </w:r>
      <w:bookmarkStart w:id="1630" w:name="FS000000464T27_05_2003_18_43_40C"/>
      <w:bookmarkEnd w:id="1630"/>
      <w:r>
        <w:rPr>
          <w:rtl/>
        </w:rPr>
        <w:t>זאב בוים (הליכוד):</w:t>
      </w:r>
    </w:p>
    <w:p w14:paraId="3D6CA0A9" w14:textId="77777777" w:rsidR="00000000" w:rsidRDefault="007C71EE">
      <w:pPr>
        <w:pStyle w:val="a"/>
        <w:rPr>
          <w:rtl/>
        </w:rPr>
      </w:pPr>
    </w:p>
    <w:p w14:paraId="0B5C5721" w14:textId="77777777" w:rsidR="00000000" w:rsidRDefault="007C71EE">
      <w:pPr>
        <w:pStyle w:val="a"/>
        <w:rPr>
          <w:rFonts w:hint="cs"/>
          <w:rtl/>
        </w:rPr>
      </w:pPr>
      <w:r>
        <w:rPr>
          <w:rFonts w:hint="cs"/>
          <w:rtl/>
        </w:rPr>
        <w:t>אז נדבר על זה. זאת אומרת שיש אזרחים, ילדים שנולדו כתוצאה מקשר בין אזרח ישראלי - שהוא יכול גם לגור בישראל - לבין ערבייה פלסטינית בשכם, והילד גר עם האמא שלו בשכם. זה קצת אחרת.</w:t>
      </w:r>
    </w:p>
    <w:p w14:paraId="70873765" w14:textId="77777777" w:rsidR="00000000" w:rsidRDefault="007C71EE">
      <w:pPr>
        <w:pStyle w:val="ac"/>
        <w:rPr>
          <w:rtl/>
        </w:rPr>
      </w:pPr>
      <w:r>
        <w:rPr>
          <w:rtl/>
        </w:rPr>
        <w:br/>
        <w:t>אחמד טיבי (ח</w:t>
      </w:r>
      <w:r>
        <w:rPr>
          <w:rtl/>
        </w:rPr>
        <w:t>ד"ש-תע"ל):</w:t>
      </w:r>
    </w:p>
    <w:p w14:paraId="0E65168E" w14:textId="77777777" w:rsidR="00000000" w:rsidRDefault="007C71EE">
      <w:pPr>
        <w:pStyle w:val="a"/>
        <w:rPr>
          <w:rFonts w:hint="cs"/>
          <w:rtl/>
        </w:rPr>
      </w:pPr>
    </w:p>
    <w:p w14:paraId="571EF89C" w14:textId="77777777" w:rsidR="00000000" w:rsidRDefault="007C71EE">
      <w:pPr>
        <w:pStyle w:val="a"/>
        <w:rPr>
          <w:rFonts w:hint="cs"/>
          <w:rtl/>
        </w:rPr>
      </w:pPr>
      <w:r>
        <w:rPr>
          <w:rFonts w:hint="cs"/>
          <w:rtl/>
        </w:rPr>
        <w:t>מה לגבי יהודים בשיקגו? בני זוג.</w:t>
      </w:r>
    </w:p>
    <w:p w14:paraId="5A346D42" w14:textId="77777777" w:rsidR="00000000" w:rsidRDefault="007C71EE">
      <w:pPr>
        <w:pStyle w:val="SpeakerCon"/>
        <w:rPr>
          <w:rtl/>
        </w:rPr>
      </w:pPr>
      <w:r>
        <w:rPr>
          <w:rtl/>
        </w:rPr>
        <w:br/>
      </w:r>
      <w:bookmarkStart w:id="1631" w:name="FS000000464T27_05_2003_18_45_15C"/>
      <w:bookmarkEnd w:id="1631"/>
      <w:r>
        <w:rPr>
          <w:rtl/>
        </w:rPr>
        <w:t>זאב בוים (הליכוד):</w:t>
      </w:r>
    </w:p>
    <w:p w14:paraId="28506F18" w14:textId="77777777" w:rsidR="00000000" w:rsidRDefault="007C71EE">
      <w:pPr>
        <w:pStyle w:val="a"/>
        <w:rPr>
          <w:rtl/>
        </w:rPr>
      </w:pPr>
    </w:p>
    <w:p w14:paraId="30C2B7B3" w14:textId="77777777" w:rsidR="00000000" w:rsidRDefault="007C71EE">
      <w:pPr>
        <w:pStyle w:val="a"/>
        <w:rPr>
          <w:rFonts w:hint="cs"/>
          <w:rtl/>
        </w:rPr>
      </w:pPr>
      <w:r>
        <w:rPr>
          <w:rFonts w:hint="cs"/>
          <w:rtl/>
        </w:rPr>
        <w:t xml:space="preserve">רגע. כן, אני יודע. אני יודע, רגע. </w:t>
      </w:r>
    </w:p>
    <w:p w14:paraId="390E088C" w14:textId="77777777" w:rsidR="00000000" w:rsidRDefault="007C71EE">
      <w:pPr>
        <w:pStyle w:val="ac"/>
        <w:rPr>
          <w:rtl/>
        </w:rPr>
      </w:pPr>
      <w:r>
        <w:rPr>
          <w:rtl/>
        </w:rPr>
        <w:br/>
        <w:t>אחמד טיבי (חד"ש-תע"ל):</w:t>
      </w:r>
    </w:p>
    <w:p w14:paraId="6A6AB760" w14:textId="77777777" w:rsidR="00000000" w:rsidRDefault="007C71EE">
      <w:pPr>
        <w:pStyle w:val="a"/>
        <w:rPr>
          <w:rtl/>
        </w:rPr>
      </w:pPr>
    </w:p>
    <w:p w14:paraId="1B09D9E2" w14:textId="77777777" w:rsidR="00000000" w:rsidRDefault="007C71EE">
      <w:pPr>
        <w:pStyle w:val="a"/>
        <w:rPr>
          <w:rFonts w:hint="cs"/>
          <w:rtl/>
        </w:rPr>
      </w:pPr>
      <w:r>
        <w:rPr>
          <w:rFonts w:hint="cs"/>
          <w:rtl/>
        </w:rPr>
        <w:t xml:space="preserve">שני ישראלים בשיקגו. </w:t>
      </w:r>
    </w:p>
    <w:p w14:paraId="63F87E2E" w14:textId="77777777" w:rsidR="00000000" w:rsidRDefault="007C71EE">
      <w:pPr>
        <w:pStyle w:val="SpeakerCon"/>
        <w:rPr>
          <w:rtl/>
        </w:rPr>
      </w:pPr>
      <w:r>
        <w:rPr>
          <w:rtl/>
        </w:rPr>
        <w:br/>
      </w:r>
      <w:bookmarkStart w:id="1632" w:name="FS000000464T27_05_2003_18_47_00C"/>
      <w:bookmarkEnd w:id="1632"/>
      <w:r>
        <w:rPr>
          <w:rtl/>
        </w:rPr>
        <w:t>זאב בוים (הליכוד):</w:t>
      </w:r>
    </w:p>
    <w:p w14:paraId="4F0D84B3" w14:textId="77777777" w:rsidR="00000000" w:rsidRDefault="007C71EE">
      <w:pPr>
        <w:pStyle w:val="a"/>
        <w:rPr>
          <w:rtl/>
        </w:rPr>
      </w:pPr>
    </w:p>
    <w:p w14:paraId="54A8A6A3" w14:textId="77777777" w:rsidR="00000000" w:rsidRDefault="007C71EE">
      <w:pPr>
        <w:pStyle w:val="a"/>
        <w:rPr>
          <w:rFonts w:hint="cs"/>
          <w:rtl/>
        </w:rPr>
      </w:pPr>
      <w:r>
        <w:rPr>
          <w:rFonts w:hint="cs"/>
          <w:rtl/>
        </w:rPr>
        <w:t>אני יודע. זה נכון, אבל זו בדיוק לא הדוגמה.</w:t>
      </w:r>
    </w:p>
    <w:p w14:paraId="650D8C5C" w14:textId="77777777" w:rsidR="00000000" w:rsidRDefault="007C71EE">
      <w:pPr>
        <w:pStyle w:val="ac"/>
        <w:rPr>
          <w:rtl/>
        </w:rPr>
      </w:pPr>
      <w:r>
        <w:rPr>
          <w:rtl/>
        </w:rPr>
        <w:br/>
        <w:t>אחמד טיבי (חד"ש-תע"ל):</w:t>
      </w:r>
    </w:p>
    <w:p w14:paraId="53CE9AC2" w14:textId="77777777" w:rsidR="00000000" w:rsidRDefault="007C71EE">
      <w:pPr>
        <w:pStyle w:val="a"/>
        <w:rPr>
          <w:rtl/>
        </w:rPr>
      </w:pPr>
    </w:p>
    <w:p w14:paraId="3813EF8D" w14:textId="77777777" w:rsidR="00000000" w:rsidRDefault="007C71EE">
      <w:pPr>
        <w:pStyle w:val="a"/>
        <w:rPr>
          <w:rFonts w:hint="cs"/>
          <w:rtl/>
        </w:rPr>
      </w:pPr>
      <w:r>
        <w:rPr>
          <w:rFonts w:hint="cs"/>
          <w:rtl/>
        </w:rPr>
        <w:t>למה?</w:t>
      </w:r>
    </w:p>
    <w:p w14:paraId="6FD9BD5A" w14:textId="77777777" w:rsidR="00000000" w:rsidRDefault="007C71EE">
      <w:pPr>
        <w:pStyle w:val="SpeakerCon"/>
        <w:rPr>
          <w:rtl/>
        </w:rPr>
      </w:pPr>
      <w:r>
        <w:rPr>
          <w:rtl/>
        </w:rPr>
        <w:br/>
      </w:r>
      <w:bookmarkStart w:id="1633" w:name="FS000000464T27_05_2003_18_47_16C"/>
      <w:bookmarkEnd w:id="1633"/>
      <w:r>
        <w:rPr>
          <w:rtl/>
        </w:rPr>
        <w:t>זאב בוים (הליכו</w:t>
      </w:r>
      <w:r>
        <w:rPr>
          <w:rtl/>
        </w:rPr>
        <w:t>ד):</w:t>
      </w:r>
    </w:p>
    <w:p w14:paraId="0F420A54" w14:textId="77777777" w:rsidR="00000000" w:rsidRDefault="007C71EE">
      <w:pPr>
        <w:pStyle w:val="a"/>
        <w:rPr>
          <w:rtl/>
        </w:rPr>
      </w:pPr>
    </w:p>
    <w:p w14:paraId="7392E9E4" w14:textId="77777777" w:rsidR="00000000" w:rsidRDefault="007C71EE">
      <w:pPr>
        <w:pStyle w:val="a"/>
        <w:rPr>
          <w:rFonts w:hint="cs"/>
          <w:rtl/>
        </w:rPr>
      </w:pPr>
      <w:r>
        <w:rPr>
          <w:rFonts w:hint="cs"/>
          <w:rtl/>
        </w:rPr>
        <w:t xml:space="preserve">ככה, מכיוון שעל זה הוויכוח. אנחנו לא ככל המדינות, מה לעשות. על זה גם חברת הכנסת קולט אביטל מסכימה. בעניין הזה יש לנו ויכוח אתך. </w:t>
      </w:r>
    </w:p>
    <w:p w14:paraId="6623C490" w14:textId="77777777" w:rsidR="00000000" w:rsidRDefault="007C71EE">
      <w:pPr>
        <w:pStyle w:val="ac"/>
        <w:rPr>
          <w:rtl/>
        </w:rPr>
      </w:pPr>
      <w:r>
        <w:rPr>
          <w:rtl/>
        </w:rPr>
        <w:br/>
        <w:t>אחמד טיבי (חד"ש-תע"ל):</w:t>
      </w:r>
    </w:p>
    <w:p w14:paraId="0538C885" w14:textId="77777777" w:rsidR="00000000" w:rsidRDefault="007C71EE">
      <w:pPr>
        <w:pStyle w:val="a"/>
        <w:rPr>
          <w:rtl/>
        </w:rPr>
      </w:pPr>
    </w:p>
    <w:p w14:paraId="6E71419F" w14:textId="77777777" w:rsidR="00000000" w:rsidRDefault="007C71EE">
      <w:pPr>
        <w:pStyle w:val="a"/>
        <w:rPr>
          <w:rFonts w:hint="cs"/>
          <w:rtl/>
        </w:rPr>
      </w:pPr>
      <w:r>
        <w:rPr>
          <w:rFonts w:hint="cs"/>
          <w:rtl/>
        </w:rPr>
        <w:t>אני לא מציע לבטל את מה שקורה בשיקגו - - -</w:t>
      </w:r>
    </w:p>
    <w:p w14:paraId="09EF7085" w14:textId="77777777" w:rsidR="00000000" w:rsidRDefault="007C71EE">
      <w:pPr>
        <w:pStyle w:val="SpeakerCon"/>
        <w:rPr>
          <w:rtl/>
        </w:rPr>
      </w:pPr>
      <w:r>
        <w:rPr>
          <w:rtl/>
        </w:rPr>
        <w:br/>
      </w:r>
      <w:bookmarkStart w:id="1634" w:name="FS000000464T27_05_2003_18_48_48C"/>
      <w:bookmarkEnd w:id="1634"/>
      <w:r>
        <w:rPr>
          <w:rtl/>
        </w:rPr>
        <w:t>זאב בוים (הליכוד):</w:t>
      </w:r>
    </w:p>
    <w:p w14:paraId="41BC4641" w14:textId="77777777" w:rsidR="00000000" w:rsidRDefault="007C71EE">
      <w:pPr>
        <w:pStyle w:val="a"/>
        <w:rPr>
          <w:rtl/>
        </w:rPr>
      </w:pPr>
    </w:p>
    <w:p w14:paraId="6EDFFE55" w14:textId="77777777" w:rsidR="00000000" w:rsidRDefault="007C71EE">
      <w:pPr>
        <w:pStyle w:val="a"/>
        <w:rPr>
          <w:rFonts w:hint="cs"/>
          <w:rtl/>
        </w:rPr>
      </w:pPr>
      <w:r>
        <w:rPr>
          <w:rFonts w:hint="cs"/>
          <w:rtl/>
        </w:rPr>
        <w:t xml:space="preserve">חבר הכנסת טיבי, אני רוצה לומר - - </w:t>
      </w:r>
      <w:r>
        <w:rPr>
          <w:rFonts w:hint="cs"/>
          <w:rtl/>
        </w:rPr>
        <w:t>-</w:t>
      </w:r>
    </w:p>
    <w:p w14:paraId="222CF11A" w14:textId="77777777" w:rsidR="00000000" w:rsidRDefault="007C71EE">
      <w:pPr>
        <w:pStyle w:val="ac"/>
        <w:rPr>
          <w:rFonts w:hint="cs"/>
          <w:rtl/>
        </w:rPr>
      </w:pPr>
    </w:p>
    <w:p w14:paraId="312A2D6A" w14:textId="77777777" w:rsidR="00000000" w:rsidRDefault="007C71EE">
      <w:pPr>
        <w:pStyle w:val="ac"/>
        <w:rPr>
          <w:rtl/>
        </w:rPr>
      </w:pPr>
      <w:r>
        <w:rPr>
          <w:rFonts w:hint="eastAsia"/>
          <w:rtl/>
        </w:rPr>
        <w:t>קולט</w:t>
      </w:r>
      <w:r>
        <w:rPr>
          <w:rtl/>
        </w:rPr>
        <w:t xml:space="preserve"> אביטל (העבודה-מימד):</w:t>
      </w:r>
    </w:p>
    <w:p w14:paraId="3A1D1379" w14:textId="77777777" w:rsidR="00000000" w:rsidRDefault="007C71EE">
      <w:pPr>
        <w:pStyle w:val="a"/>
        <w:rPr>
          <w:rFonts w:hint="cs"/>
          <w:rtl/>
        </w:rPr>
      </w:pPr>
    </w:p>
    <w:p w14:paraId="0880EC3E" w14:textId="77777777" w:rsidR="00000000" w:rsidRDefault="007C71EE">
      <w:pPr>
        <w:pStyle w:val="a"/>
        <w:rPr>
          <w:rFonts w:hint="cs"/>
          <w:rtl/>
        </w:rPr>
      </w:pPr>
      <w:r>
        <w:rPr>
          <w:rFonts w:hint="cs"/>
          <w:rtl/>
        </w:rPr>
        <w:t>זאת בושה וחרפה.</w:t>
      </w:r>
    </w:p>
    <w:p w14:paraId="54F3AD7C" w14:textId="77777777" w:rsidR="00000000" w:rsidRDefault="007C71EE">
      <w:pPr>
        <w:pStyle w:val="SpeakerCon"/>
        <w:rPr>
          <w:rtl/>
        </w:rPr>
      </w:pPr>
      <w:r>
        <w:rPr>
          <w:rtl/>
        </w:rPr>
        <w:br/>
      </w:r>
      <w:bookmarkStart w:id="1635" w:name="FS000000464T27_05_2003_18_49_22C"/>
      <w:bookmarkEnd w:id="1635"/>
      <w:r>
        <w:rPr>
          <w:rtl/>
        </w:rPr>
        <w:t>זאב בוים (הליכוד):</w:t>
      </w:r>
    </w:p>
    <w:p w14:paraId="23535945" w14:textId="77777777" w:rsidR="00000000" w:rsidRDefault="007C71EE">
      <w:pPr>
        <w:pStyle w:val="a"/>
        <w:rPr>
          <w:rtl/>
        </w:rPr>
      </w:pPr>
    </w:p>
    <w:p w14:paraId="4F948322" w14:textId="77777777" w:rsidR="00000000" w:rsidRDefault="007C71EE">
      <w:pPr>
        <w:pStyle w:val="a"/>
        <w:rPr>
          <w:rFonts w:hint="cs"/>
          <w:rtl/>
        </w:rPr>
      </w:pPr>
      <w:r>
        <w:rPr>
          <w:rFonts w:hint="cs"/>
          <w:rtl/>
        </w:rPr>
        <w:t xml:space="preserve">בושה וחרפה על מה? על מה בושה וחרפה, תגידי לי על מה. על מה, על זה שאני מציג בעיה? </w:t>
      </w:r>
    </w:p>
    <w:p w14:paraId="0F778BBE" w14:textId="77777777" w:rsidR="00000000" w:rsidRDefault="007C71EE">
      <w:pPr>
        <w:pStyle w:val="ac"/>
        <w:rPr>
          <w:rtl/>
        </w:rPr>
      </w:pPr>
      <w:r>
        <w:rPr>
          <w:rtl/>
        </w:rPr>
        <w:br/>
        <w:t>קולט אביטל (העבודה-מימד):</w:t>
      </w:r>
    </w:p>
    <w:p w14:paraId="7838AA13" w14:textId="77777777" w:rsidR="00000000" w:rsidRDefault="007C71EE">
      <w:pPr>
        <w:pStyle w:val="a"/>
        <w:rPr>
          <w:rtl/>
        </w:rPr>
      </w:pPr>
    </w:p>
    <w:p w14:paraId="30E181A1" w14:textId="77777777" w:rsidR="00000000" w:rsidRDefault="007C71EE">
      <w:pPr>
        <w:pStyle w:val="a"/>
        <w:rPr>
          <w:rFonts w:hint="cs"/>
          <w:rtl/>
        </w:rPr>
      </w:pPr>
      <w:r>
        <w:rPr>
          <w:rFonts w:hint="cs"/>
          <w:rtl/>
        </w:rPr>
        <w:t>לא. על זה שיש לו דם פלסטיני - - -</w:t>
      </w:r>
    </w:p>
    <w:p w14:paraId="5636D886" w14:textId="77777777" w:rsidR="00000000" w:rsidRDefault="007C71EE">
      <w:pPr>
        <w:pStyle w:val="a"/>
        <w:rPr>
          <w:color w:val="0000FF"/>
          <w:szCs w:val="28"/>
          <w:rtl/>
        </w:rPr>
      </w:pPr>
      <w:r>
        <w:rPr>
          <w:rtl/>
        </w:rPr>
        <w:br/>
      </w:r>
    </w:p>
    <w:p w14:paraId="111D811F" w14:textId="77777777" w:rsidR="00000000" w:rsidRDefault="007C71EE">
      <w:pPr>
        <w:pStyle w:val="SpeakerCon"/>
        <w:rPr>
          <w:rtl/>
        </w:rPr>
      </w:pPr>
      <w:bookmarkStart w:id="1636" w:name="FS000000464T27_05_2003_20_14_27C"/>
      <w:bookmarkEnd w:id="1636"/>
      <w:r>
        <w:rPr>
          <w:rtl/>
        </w:rPr>
        <w:t>זאב בוים (הליכוד):</w:t>
      </w:r>
    </w:p>
    <w:p w14:paraId="33EF4014" w14:textId="77777777" w:rsidR="00000000" w:rsidRDefault="007C71EE">
      <w:pPr>
        <w:pStyle w:val="a"/>
        <w:rPr>
          <w:rtl/>
        </w:rPr>
      </w:pPr>
    </w:p>
    <w:p w14:paraId="7C7A137B" w14:textId="77777777" w:rsidR="00000000" w:rsidRDefault="007C71EE">
      <w:pPr>
        <w:pStyle w:val="a"/>
        <w:rPr>
          <w:rFonts w:hint="cs"/>
          <w:rtl/>
        </w:rPr>
      </w:pPr>
      <w:r>
        <w:rPr>
          <w:rFonts w:hint="cs"/>
          <w:rtl/>
        </w:rPr>
        <w:t>את לא רואה בעיה. עזבי א</w:t>
      </w:r>
      <w:r>
        <w:rPr>
          <w:rFonts w:hint="cs"/>
          <w:rtl/>
        </w:rPr>
        <w:t>ת זה רגע. הנה, אני עומד פה. אני מציג בעיה. על עצם הצגת הבעיה את צריכה להגיד: בושה וחרפה? לא.</w:t>
      </w:r>
    </w:p>
    <w:p w14:paraId="724A5C2D" w14:textId="77777777" w:rsidR="00000000" w:rsidRDefault="007C71EE">
      <w:pPr>
        <w:pStyle w:val="a"/>
        <w:ind w:firstLine="0"/>
        <w:rPr>
          <w:rFonts w:hint="cs"/>
          <w:rtl/>
        </w:rPr>
      </w:pPr>
    </w:p>
    <w:p w14:paraId="29BF2C5A" w14:textId="77777777" w:rsidR="00000000" w:rsidRDefault="007C71EE">
      <w:pPr>
        <w:pStyle w:val="ac"/>
        <w:rPr>
          <w:rtl/>
        </w:rPr>
      </w:pPr>
      <w:r>
        <w:rPr>
          <w:rFonts w:hint="eastAsia"/>
          <w:rtl/>
        </w:rPr>
        <w:t>קולט</w:t>
      </w:r>
      <w:r>
        <w:rPr>
          <w:rtl/>
        </w:rPr>
        <w:t xml:space="preserve"> אביטל (העבודה-מימד):</w:t>
      </w:r>
    </w:p>
    <w:p w14:paraId="261531DE" w14:textId="77777777" w:rsidR="00000000" w:rsidRDefault="007C71EE">
      <w:pPr>
        <w:pStyle w:val="a"/>
        <w:rPr>
          <w:rFonts w:hint="cs"/>
          <w:rtl/>
        </w:rPr>
      </w:pPr>
    </w:p>
    <w:p w14:paraId="1626DBD5" w14:textId="77777777" w:rsidR="00000000" w:rsidRDefault="007C71EE">
      <w:pPr>
        <w:pStyle w:val="a"/>
        <w:rPr>
          <w:rFonts w:hint="cs"/>
          <w:rtl/>
        </w:rPr>
      </w:pPr>
      <w:r>
        <w:rPr>
          <w:rFonts w:hint="cs"/>
          <w:rtl/>
        </w:rPr>
        <w:t>לא עליך אמרתי את זה.</w:t>
      </w:r>
    </w:p>
    <w:p w14:paraId="6BCC271C" w14:textId="77777777" w:rsidR="00000000" w:rsidRDefault="007C71EE">
      <w:pPr>
        <w:pStyle w:val="a"/>
        <w:ind w:firstLine="0"/>
        <w:rPr>
          <w:rFonts w:hint="cs"/>
          <w:rtl/>
        </w:rPr>
      </w:pPr>
    </w:p>
    <w:p w14:paraId="120547DF" w14:textId="77777777" w:rsidR="00000000" w:rsidRDefault="007C71EE">
      <w:pPr>
        <w:pStyle w:val="SpeakerCon"/>
        <w:rPr>
          <w:rtl/>
        </w:rPr>
      </w:pPr>
      <w:bookmarkStart w:id="1637" w:name="FS000000464T27_05_2003_17_41_23C"/>
      <w:bookmarkEnd w:id="1637"/>
      <w:r>
        <w:rPr>
          <w:rtl/>
        </w:rPr>
        <w:t>זאב בוים (הליכוד):</w:t>
      </w:r>
    </w:p>
    <w:p w14:paraId="6FA302A9" w14:textId="77777777" w:rsidR="00000000" w:rsidRDefault="007C71EE">
      <w:pPr>
        <w:pStyle w:val="a"/>
        <w:rPr>
          <w:rtl/>
        </w:rPr>
      </w:pPr>
    </w:p>
    <w:p w14:paraId="5BAA06A1" w14:textId="77777777" w:rsidR="00000000" w:rsidRDefault="007C71EE">
      <w:pPr>
        <w:pStyle w:val="a"/>
        <w:rPr>
          <w:rFonts w:hint="cs"/>
          <w:rtl/>
        </w:rPr>
      </w:pPr>
      <w:r>
        <w:rPr>
          <w:rFonts w:hint="cs"/>
          <w:rtl/>
        </w:rPr>
        <w:t>או. קיי., אז אני ממשיך הלאה. אני אומר לך שתביני טוב מאיפה זה עלה - - -</w:t>
      </w:r>
    </w:p>
    <w:p w14:paraId="24CD246F" w14:textId="77777777" w:rsidR="00000000" w:rsidRDefault="007C71EE">
      <w:pPr>
        <w:pStyle w:val="a"/>
        <w:ind w:firstLine="0"/>
        <w:rPr>
          <w:rFonts w:hint="cs"/>
          <w:rtl/>
        </w:rPr>
      </w:pPr>
    </w:p>
    <w:p w14:paraId="6CFB76E9" w14:textId="77777777" w:rsidR="00000000" w:rsidRDefault="007C71EE">
      <w:pPr>
        <w:pStyle w:val="ac"/>
        <w:rPr>
          <w:rtl/>
        </w:rPr>
      </w:pPr>
      <w:r>
        <w:rPr>
          <w:rFonts w:hint="eastAsia"/>
          <w:rtl/>
        </w:rPr>
        <w:t>קולט</w:t>
      </w:r>
      <w:r>
        <w:rPr>
          <w:rtl/>
        </w:rPr>
        <w:t xml:space="preserve"> אביטל (העבודה-מי</w:t>
      </w:r>
      <w:r>
        <w:rPr>
          <w:rtl/>
        </w:rPr>
        <w:t>מד):</w:t>
      </w:r>
    </w:p>
    <w:p w14:paraId="060DB884" w14:textId="77777777" w:rsidR="00000000" w:rsidRDefault="007C71EE">
      <w:pPr>
        <w:pStyle w:val="a"/>
        <w:rPr>
          <w:rFonts w:hint="cs"/>
          <w:rtl/>
        </w:rPr>
      </w:pPr>
    </w:p>
    <w:p w14:paraId="576C5AC5" w14:textId="77777777" w:rsidR="00000000" w:rsidRDefault="007C71EE">
      <w:pPr>
        <w:pStyle w:val="a"/>
        <w:rPr>
          <w:rFonts w:hint="cs"/>
          <w:rtl/>
        </w:rPr>
      </w:pPr>
      <w:r>
        <w:rPr>
          <w:rFonts w:hint="cs"/>
          <w:rtl/>
        </w:rPr>
        <w:t>לא צריך לחוקק חוקים בעלי אופי כזה.</w:t>
      </w:r>
    </w:p>
    <w:p w14:paraId="72E327F5" w14:textId="77777777" w:rsidR="00000000" w:rsidRDefault="007C71EE">
      <w:pPr>
        <w:pStyle w:val="a"/>
        <w:ind w:firstLine="0"/>
        <w:rPr>
          <w:rFonts w:hint="cs"/>
          <w:rtl/>
        </w:rPr>
      </w:pPr>
    </w:p>
    <w:p w14:paraId="0F80CD87" w14:textId="77777777" w:rsidR="00000000" w:rsidRDefault="007C71EE">
      <w:pPr>
        <w:pStyle w:val="SpeakerCon"/>
        <w:rPr>
          <w:rtl/>
        </w:rPr>
      </w:pPr>
      <w:bookmarkStart w:id="1638" w:name="FS000000464T27_05_2003_17_41_48C"/>
      <w:bookmarkEnd w:id="1638"/>
      <w:r>
        <w:rPr>
          <w:rtl/>
        </w:rPr>
        <w:t>זאב בוים (הליכוד):</w:t>
      </w:r>
    </w:p>
    <w:p w14:paraId="5B5980B1" w14:textId="77777777" w:rsidR="00000000" w:rsidRDefault="007C71EE">
      <w:pPr>
        <w:pStyle w:val="a"/>
        <w:rPr>
          <w:rtl/>
        </w:rPr>
      </w:pPr>
    </w:p>
    <w:p w14:paraId="13AAFF8A" w14:textId="77777777" w:rsidR="00000000" w:rsidRDefault="007C71EE">
      <w:pPr>
        <w:pStyle w:val="a"/>
        <w:rPr>
          <w:rFonts w:hint="cs"/>
          <w:rtl/>
        </w:rPr>
      </w:pPr>
      <w:r>
        <w:rPr>
          <w:rFonts w:hint="cs"/>
          <w:rtl/>
        </w:rPr>
        <w:t>אף אחד עוד לא מחוקק חוק.</w:t>
      </w:r>
    </w:p>
    <w:p w14:paraId="221A0091" w14:textId="77777777" w:rsidR="00000000" w:rsidRDefault="007C71EE">
      <w:pPr>
        <w:pStyle w:val="a"/>
        <w:ind w:firstLine="0"/>
        <w:rPr>
          <w:rFonts w:hint="cs"/>
          <w:rtl/>
        </w:rPr>
      </w:pPr>
    </w:p>
    <w:p w14:paraId="5A946D53" w14:textId="77777777" w:rsidR="00000000" w:rsidRDefault="007C71EE">
      <w:pPr>
        <w:pStyle w:val="ac"/>
        <w:rPr>
          <w:rtl/>
        </w:rPr>
      </w:pPr>
      <w:r>
        <w:rPr>
          <w:rFonts w:hint="eastAsia"/>
          <w:rtl/>
        </w:rPr>
        <w:t>אחמד</w:t>
      </w:r>
      <w:r>
        <w:rPr>
          <w:rtl/>
        </w:rPr>
        <w:t xml:space="preserve"> טיבי (חד"ש-תע"ל):</w:t>
      </w:r>
    </w:p>
    <w:p w14:paraId="0B330144" w14:textId="77777777" w:rsidR="00000000" w:rsidRDefault="007C71EE">
      <w:pPr>
        <w:pStyle w:val="a"/>
        <w:rPr>
          <w:rFonts w:hint="cs"/>
          <w:rtl/>
        </w:rPr>
      </w:pPr>
    </w:p>
    <w:p w14:paraId="3EC447B3" w14:textId="77777777" w:rsidR="00000000" w:rsidRDefault="007C71EE">
      <w:pPr>
        <w:pStyle w:val="a"/>
        <w:rPr>
          <w:rFonts w:hint="cs"/>
          <w:rtl/>
        </w:rPr>
      </w:pPr>
      <w:r>
        <w:rPr>
          <w:rFonts w:hint="cs"/>
          <w:rtl/>
        </w:rPr>
        <w:t>זו הצעה לחוקק חוק.</w:t>
      </w:r>
    </w:p>
    <w:p w14:paraId="0AFF6823" w14:textId="77777777" w:rsidR="00000000" w:rsidRDefault="007C71EE">
      <w:pPr>
        <w:pStyle w:val="a"/>
        <w:ind w:firstLine="0"/>
        <w:rPr>
          <w:rFonts w:hint="cs"/>
          <w:rtl/>
        </w:rPr>
      </w:pPr>
    </w:p>
    <w:p w14:paraId="034AAC7C" w14:textId="77777777" w:rsidR="00000000" w:rsidRDefault="007C71EE">
      <w:pPr>
        <w:pStyle w:val="SpeakerCon"/>
        <w:rPr>
          <w:rtl/>
        </w:rPr>
      </w:pPr>
      <w:bookmarkStart w:id="1639" w:name="FS000000464T27_05_2003_17_42_10C"/>
      <w:bookmarkEnd w:id="1639"/>
      <w:r>
        <w:rPr>
          <w:rtl/>
        </w:rPr>
        <w:t>זאב בוים (הליכוד):</w:t>
      </w:r>
    </w:p>
    <w:p w14:paraId="62C7B323" w14:textId="77777777" w:rsidR="00000000" w:rsidRDefault="007C71EE">
      <w:pPr>
        <w:pStyle w:val="a"/>
        <w:rPr>
          <w:rtl/>
        </w:rPr>
      </w:pPr>
    </w:p>
    <w:p w14:paraId="2230385C" w14:textId="77777777" w:rsidR="00000000" w:rsidRDefault="007C71EE">
      <w:pPr>
        <w:pStyle w:val="a"/>
        <w:rPr>
          <w:rFonts w:hint="cs"/>
          <w:rtl/>
        </w:rPr>
      </w:pPr>
      <w:r>
        <w:rPr>
          <w:rFonts w:hint="cs"/>
          <w:rtl/>
        </w:rPr>
        <w:t xml:space="preserve">רגע, יש דיון אולי לקראת הצעת שתבוא. אף אחד עוד לא ראה את ההצעה וכבר חבר הכנסת טיבי הפך אותה לחוק. </w:t>
      </w:r>
    </w:p>
    <w:p w14:paraId="2EEEE875" w14:textId="77777777" w:rsidR="00000000" w:rsidRDefault="007C71EE">
      <w:pPr>
        <w:pStyle w:val="a"/>
        <w:ind w:firstLine="0"/>
        <w:rPr>
          <w:rFonts w:hint="cs"/>
          <w:rtl/>
        </w:rPr>
      </w:pPr>
    </w:p>
    <w:p w14:paraId="1E588B7A" w14:textId="77777777" w:rsidR="00000000" w:rsidRDefault="007C71EE">
      <w:pPr>
        <w:pStyle w:val="ac"/>
        <w:rPr>
          <w:rtl/>
        </w:rPr>
      </w:pPr>
      <w:r>
        <w:rPr>
          <w:rFonts w:hint="eastAsia"/>
          <w:rtl/>
        </w:rPr>
        <w:t>קולט</w:t>
      </w:r>
      <w:r>
        <w:rPr>
          <w:rtl/>
        </w:rPr>
        <w:t xml:space="preserve"> אביטל (העבודה-מימד):</w:t>
      </w:r>
    </w:p>
    <w:p w14:paraId="45EB78EC" w14:textId="77777777" w:rsidR="00000000" w:rsidRDefault="007C71EE">
      <w:pPr>
        <w:pStyle w:val="a"/>
        <w:rPr>
          <w:rFonts w:hint="cs"/>
          <w:rtl/>
        </w:rPr>
      </w:pPr>
    </w:p>
    <w:p w14:paraId="758AD903" w14:textId="77777777" w:rsidR="00000000" w:rsidRDefault="007C71EE">
      <w:pPr>
        <w:pStyle w:val="a"/>
        <w:rPr>
          <w:rFonts w:hint="cs"/>
          <w:rtl/>
        </w:rPr>
      </w:pPr>
      <w:r>
        <w:rPr>
          <w:rFonts w:hint="cs"/>
          <w:rtl/>
        </w:rPr>
        <w:t>זה מה שכתוב בידיעה.</w:t>
      </w:r>
    </w:p>
    <w:p w14:paraId="6AB43BC7" w14:textId="77777777" w:rsidR="00000000" w:rsidRDefault="007C71EE">
      <w:pPr>
        <w:pStyle w:val="a"/>
        <w:ind w:firstLine="0"/>
        <w:rPr>
          <w:rFonts w:hint="cs"/>
          <w:rtl/>
        </w:rPr>
      </w:pPr>
    </w:p>
    <w:p w14:paraId="1F662C85" w14:textId="77777777" w:rsidR="00000000" w:rsidRDefault="007C71EE">
      <w:pPr>
        <w:pStyle w:val="SpeakerCon"/>
        <w:rPr>
          <w:rtl/>
        </w:rPr>
      </w:pPr>
      <w:bookmarkStart w:id="1640" w:name="FS000000464T27_05_2003_17_42_34C"/>
      <w:bookmarkEnd w:id="1640"/>
      <w:r>
        <w:rPr>
          <w:rtl/>
        </w:rPr>
        <w:t>זאב בוים (הליכוד):</w:t>
      </w:r>
    </w:p>
    <w:p w14:paraId="2DC69B05" w14:textId="77777777" w:rsidR="00000000" w:rsidRDefault="007C71EE">
      <w:pPr>
        <w:pStyle w:val="a"/>
        <w:rPr>
          <w:rtl/>
        </w:rPr>
      </w:pPr>
    </w:p>
    <w:p w14:paraId="3735EB34" w14:textId="77777777" w:rsidR="00000000" w:rsidRDefault="007C71EE">
      <w:pPr>
        <w:pStyle w:val="a"/>
        <w:rPr>
          <w:rFonts w:hint="cs"/>
          <w:rtl/>
        </w:rPr>
      </w:pPr>
      <w:r>
        <w:rPr>
          <w:rFonts w:hint="cs"/>
          <w:rtl/>
        </w:rPr>
        <w:t xml:space="preserve">לא, זה אפילו לא כתוב כך. תקראי את מה שכתוב. </w:t>
      </w:r>
    </w:p>
    <w:p w14:paraId="2A8D024F" w14:textId="77777777" w:rsidR="00000000" w:rsidRDefault="007C71EE">
      <w:pPr>
        <w:pStyle w:val="a"/>
        <w:ind w:firstLine="0"/>
        <w:rPr>
          <w:rtl/>
        </w:rPr>
      </w:pPr>
    </w:p>
    <w:p w14:paraId="7E9E510F" w14:textId="77777777" w:rsidR="00000000" w:rsidRDefault="007C71EE">
      <w:pPr>
        <w:pStyle w:val="a"/>
        <w:ind w:firstLine="0"/>
        <w:rPr>
          <w:rFonts w:hint="cs"/>
          <w:rtl/>
        </w:rPr>
      </w:pPr>
    </w:p>
    <w:p w14:paraId="1A98ADC7" w14:textId="77777777" w:rsidR="00000000" w:rsidRDefault="007C71EE">
      <w:pPr>
        <w:pStyle w:val="ac"/>
        <w:rPr>
          <w:rtl/>
        </w:rPr>
      </w:pPr>
      <w:r>
        <w:rPr>
          <w:rFonts w:hint="eastAsia"/>
          <w:rtl/>
        </w:rPr>
        <w:t>אחמד</w:t>
      </w:r>
      <w:r>
        <w:rPr>
          <w:rtl/>
        </w:rPr>
        <w:t xml:space="preserve"> טיבי (חד"ש-תע"ל):</w:t>
      </w:r>
    </w:p>
    <w:p w14:paraId="6E4F728C" w14:textId="77777777" w:rsidR="00000000" w:rsidRDefault="007C71EE">
      <w:pPr>
        <w:pStyle w:val="a"/>
        <w:rPr>
          <w:rFonts w:hint="cs"/>
          <w:rtl/>
        </w:rPr>
      </w:pPr>
    </w:p>
    <w:p w14:paraId="78EA5B18" w14:textId="77777777" w:rsidR="00000000" w:rsidRDefault="007C71EE">
      <w:pPr>
        <w:pStyle w:val="a"/>
        <w:rPr>
          <w:rFonts w:hint="cs"/>
          <w:rtl/>
        </w:rPr>
      </w:pPr>
      <w:r>
        <w:rPr>
          <w:rFonts w:hint="cs"/>
          <w:rtl/>
        </w:rPr>
        <w:t>זו הצעה לחוקק חוק.</w:t>
      </w:r>
    </w:p>
    <w:p w14:paraId="51B599D5" w14:textId="77777777" w:rsidR="00000000" w:rsidRDefault="007C71EE">
      <w:pPr>
        <w:pStyle w:val="a"/>
        <w:ind w:firstLine="0"/>
        <w:rPr>
          <w:rFonts w:hint="cs"/>
          <w:rtl/>
        </w:rPr>
      </w:pPr>
    </w:p>
    <w:p w14:paraId="3EDB72CB" w14:textId="77777777" w:rsidR="00000000" w:rsidRDefault="007C71EE">
      <w:pPr>
        <w:pStyle w:val="SpeakerCon"/>
        <w:rPr>
          <w:rtl/>
        </w:rPr>
      </w:pPr>
      <w:bookmarkStart w:id="1641" w:name="FS000000464T27_05_2003_17_42_57C"/>
      <w:bookmarkEnd w:id="1641"/>
      <w:r>
        <w:rPr>
          <w:rtl/>
        </w:rPr>
        <w:t>זאב בוים (הליכוד):</w:t>
      </w:r>
    </w:p>
    <w:p w14:paraId="03CFBD9A" w14:textId="77777777" w:rsidR="00000000" w:rsidRDefault="007C71EE">
      <w:pPr>
        <w:pStyle w:val="a"/>
        <w:rPr>
          <w:rtl/>
        </w:rPr>
      </w:pPr>
    </w:p>
    <w:p w14:paraId="53A966FB" w14:textId="77777777" w:rsidR="00000000" w:rsidRDefault="007C71EE">
      <w:pPr>
        <w:pStyle w:val="a"/>
        <w:rPr>
          <w:rFonts w:hint="cs"/>
          <w:rtl/>
        </w:rPr>
      </w:pPr>
      <w:r>
        <w:rPr>
          <w:rFonts w:hint="cs"/>
          <w:rtl/>
        </w:rPr>
        <w:t>זה דיון לבחינת אפשרות, אפשרות, להציע הצעה לתיקון חוק האזרחות.</w:t>
      </w:r>
    </w:p>
    <w:p w14:paraId="24E08134" w14:textId="77777777" w:rsidR="00000000" w:rsidRDefault="007C71EE">
      <w:pPr>
        <w:pStyle w:val="a"/>
        <w:ind w:firstLine="0"/>
        <w:rPr>
          <w:rFonts w:hint="cs"/>
          <w:rtl/>
        </w:rPr>
      </w:pPr>
    </w:p>
    <w:p w14:paraId="53C96F72" w14:textId="77777777" w:rsidR="00000000" w:rsidRDefault="007C71EE">
      <w:pPr>
        <w:pStyle w:val="ac"/>
        <w:rPr>
          <w:rtl/>
        </w:rPr>
      </w:pPr>
      <w:r>
        <w:rPr>
          <w:rFonts w:hint="eastAsia"/>
          <w:rtl/>
        </w:rPr>
        <w:t>אחמד</w:t>
      </w:r>
      <w:r>
        <w:rPr>
          <w:rtl/>
        </w:rPr>
        <w:t xml:space="preserve"> טיבי (חד"ש-תע</w:t>
      </w:r>
      <w:r>
        <w:rPr>
          <w:rtl/>
        </w:rPr>
        <w:t>"ל):</w:t>
      </w:r>
    </w:p>
    <w:p w14:paraId="71C55429" w14:textId="77777777" w:rsidR="00000000" w:rsidRDefault="007C71EE">
      <w:pPr>
        <w:pStyle w:val="a"/>
        <w:rPr>
          <w:rFonts w:hint="cs"/>
          <w:rtl/>
        </w:rPr>
      </w:pPr>
    </w:p>
    <w:p w14:paraId="3A3A8A60" w14:textId="77777777" w:rsidR="00000000" w:rsidRDefault="007C71EE">
      <w:pPr>
        <w:pStyle w:val="a"/>
        <w:rPr>
          <w:rFonts w:hint="cs"/>
          <w:rtl/>
        </w:rPr>
      </w:pPr>
      <w:r>
        <w:rPr>
          <w:rFonts w:hint="cs"/>
          <w:rtl/>
        </w:rPr>
        <w:t>בסדר, זה מקומם.</w:t>
      </w:r>
    </w:p>
    <w:p w14:paraId="72DB6ADA" w14:textId="77777777" w:rsidR="00000000" w:rsidRDefault="007C71EE">
      <w:pPr>
        <w:pStyle w:val="a"/>
        <w:ind w:firstLine="0"/>
        <w:rPr>
          <w:rFonts w:hint="cs"/>
          <w:rtl/>
        </w:rPr>
      </w:pPr>
    </w:p>
    <w:p w14:paraId="669F0F33" w14:textId="77777777" w:rsidR="00000000" w:rsidRDefault="007C71EE">
      <w:pPr>
        <w:pStyle w:val="SpeakerCon"/>
        <w:rPr>
          <w:rtl/>
        </w:rPr>
      </w:pPr>
      <w:bookmarkStart w:id="1642" w:name="FS000000464T27_05_2003_17_43_17C"/>
      <w:bookmarkEnd w:id="1642"/>
      <w:r>
        <w:rPr>
          <w:rtl/>
        </w:rPr>
        <w:t>זאב בוים (הליכוד):</w:t>
      </w:r>
    </w:p>
    <w:p w14:paraId="7F1707D7" w14:textId="77777777" w:rsidR="00000000" w:rsidRDefault="007C71EE">
      <w:pPr>
        <w:pStyle w:val="a"/>
        <w:rPr>
          <w:rtl/>
        </w:rPr>
      </w:pPr>
    </w:p>
    <w:p w14:paraId="3194CE06" w14:textId="77777777" w:rsidR="00000000" w:rsidRDefault="007C71EE">
      <w:pPr>
        <w:pStyle w:val="a"/>
        <w:rPr>
          <w:rFonts w:hint="cs"/>
          <w:rtl/>
        </w:rPr>
      </w:pPr>
      <w:r>
        <w:rPr>
          <w:rFonts w:hint="cs"/>
          <w:rtl/>
        </w:rPr>
        <w:t xml:space="preserve">זה יכול לקומם אותך. זה עדיין לא מה שהיא אמרה: בושה וחרפה. </w:t>
      </w:r>
    </w:p>
    <w:p w14:paraId="34B08D07" w14:textId="77777777" w:rsidR="00000000" w:rsidRDefault="007C71EE">
      <w:pPr>
        <w:pStyle w:val="a"/>
        <w:rPr>
          <w:rFonts w:hint="cs"/>
          <w:rtl/>
        </w:rPr>
      </w:pPr>
    </w:p>
    <w:p w14:paraId="741F1F01" w14:textId="77777777" w:rsidR="00000000" w:rsidRDefault="007C71EE">
      <w:pPr>
        <w:pStyle w:val="ac"/>
        <w:rPr>
          <w:rtl/>
        </w:rPr>
      </w:pPr>
      <w:r>
        <w:rPr>
          <w:rFonts w:hint="eastAsia"/>
          <w:rtl/>
        </w:rPr>
        <w:t>אחמד</w:t>
      </w:r>
      <w:r>
        <w:rPr>
          <w:rtl/>
        </w:rPr>
        <w:t xml:space="preserve"> טיבי (חד"ש-תע"ל):</w:t>
      </w:r>
    </w:p>
    <w:p w14:paraId="68F564EB" w14:textId="77777777" w:rsidR="00000000" w:rsidRDefault="007C71EE">
      <w:pPr>
        <w:pStyle w:val="a"/>
        <w:rPr>
          <w:rFonts w:hint="cs"/>
          <w:rtl/>
        </w:rPr>
      </w:pPr>
    </w:p>
    <w:p w14:paraId="292D7971" w14:textId="77777777" w:rsidR="00000000" w:rsidRDefault="007C71EE">
      <w:pPr>
        <w:pStyle w:val="a"/>
        <w:rPr>
          <w:rFonts w:hint="cs"/>
          <w:rtl/>
        </w:rPr>
      </w:pPr>
      <w:r>
        <w:rPr>
          <w:rFonts w:hint="cs"/>
          <w:rtl/>
        </w:rPr>
        <w:t>על זה היא אמרה את זה?</w:t>
      </w:r>
    </w:p>
    <w:p w14:paraId="5098B75F" w14:textId="77777777" w:rsidR="00000000" w:rsidRDefault="007C71EE">
      <w:pPr>
        <w:pStyle w:val="a"/>
        <w:ind w:firstLine="0"/>
        <w:rPr>
          <w:rFonts w:hint="cs"/>
          <w:rtl/>
        </w:rPr>
      </w:pPr>
    </w:p>
    <w:p w14:paraId="0DBF90C1" w14:textId="77777777" w:rsidR="00000000" w:rsidRDefault="007C71EE">
      <w:pPr>
        <w:pStyle w:val="SpeakerCon"/>
        <w:rPr>
          <w:rtl/>
        </w:rPr>
      </w:pPr>
      <w:bookmarkStart w:id="1643" w:name="FS000000464T27_05_2003_17_43_38C"/>
      <w:bookmarkEnd w:id="1643"/>
      <w:r>
        <w:rPr>
          <w:rtl/>
        </w:rPr>
        <w:t>זאב בוים (הליכוד):</w:t>
      </w:r>
    </w:p>
    <w:p w14:paraId="0920FC68" w14:textId="77777777" w:rsidR="00000000" w:rsidRDefault="007C71EE">
      <w:pPr>
        <w:pStyle w:val="a"/>
        <w:rPr>
          <w:rtl/>
        </w:rPr>
      </w:pPr>
    </w:p>
    <w:p w14:paraId="517FCF69" w14:textId="77777777" w:rsidR="00000000" w:rsidRDefault="007C71EE">
      <w:pPr>
        <w:pStyle w:val="a"/>
        <w:rPr>
          <w:rFonts w:hint="cs"/>
          <w:rtl/>
        </w:rPr>
      </w:pPr>
      <w:r>
        <w:rPr>
          <w:rFonts w:hint="cs"/>
          <w:rtl/>
        </w:rPr>
        <w:t xml:space="preserve">לא נכון. אל תשים מלים בפיה. עכשיו אני ממשיך הלאה. </w:t>
      </w:r>
    </w:p>
    <w:p w14:paraId="2F44E0BD" w14:textId="77777777" w:rsidR="00000000" w:rsidRDefault="007C71EE">
      <w:pPr>
        <w:pStyle w:val="a"/>
        <w:ind w:firstLine="0"/>
        <w:rPr>
          <w:rFonts w:hint="cs"/>
          <w:rtl/>
        </w:rPr>
      </w:pPr>
    </w:p>
    <w:p w14:paraId="006E743A" w14:textId="77777777" w:rsidR="00000000" w:rsidRDefault="007C71EE">
      <w:pPr>
        <w:pStyle w:val="ac"/>
        <w:rPr>
          <w:rtl/>
        </w:rPr>
      </w:pPr>
      <w:r>
        <w:rPr>
          <w:rFonts w:hint="eastAsia"/>
          <w:rtl/>
        </w:rPr>
        <w:t>אחמד</w:t>
      </w:r>
      <w:r>
        <w:rPr>
          <w:rtl/>
        </w:rPr>
        <w:t xml:space="preserve"> טיבי (חד"ש-תע"ל):</w:t>
      </w:r>
    </w:p>
    <w:p w14:paraId="286D8613" w14:textId="77777777" w:rsidR="00000000" w:rsidRDefault="007C71EE">
      <w:pPr>
        <w:pStyle w:val="a"/>
        <w:rPr>
          <w:rFonts w:hint="cs"/>
          <w:rtl/>
        </w:rPr>
      </w:pPr>
    </w:p>
    <w:p w14:paraId="0CBD58CE" w14:textId="77777777" w:rsidR="00000000" w:rsidRDefault="007C71EE">
      <w:pPr>
        <w:pStyle w:val="a"/>
        <w:rPr>
          <w:rFonts w:hint="cs"/>
          <w:rtl/>
        </w:rPr>
      </w:pPr>
      <w:r>
        <w:rPr>
          <w:rFonts w:hint="cs"/>
          <w:rtl/>
        </w:rPr>
        <w:t>אתה יודע מ</w:t>
      </w:r>
      <w:r>
        <w:rPr>
          <w:rFonts w:hint="cs"/>
          <w:rtl/>
        </w:rPr>
        <w:t>ה? מחשבה.</w:t>
      </w:r>
    </w:p>
    <w:p w14:paraId="570483E7" w14:textId="77777777" w:rsidR="00000000" w:rsidRDefault="007C71EE">
      <w:pPr>
        <w:pStyle w:val="a"/>
        <w:ind w:firstLine="0"/>
        <w:rPr>
          <w:rFonts w:hint="cs"/>
          <w:rtl/>
        </w:rPr>
      </w:pPr>
    </w:p>
    <w:p w14:paraId="63452BCA" w14:textId="77777777" w:rsidR="00000000" w:rsidRDefault="007C71EE">
      <w:pPr>
        <w:pStyle w:val="SpeakerCon"/>
        <w:rPr>
          <w:rtl/>
        </w:rPr>
      </w:pPr>
      <w:bookmarkStart w:id="1644" w:name="FS000000464T27_05_2003_17_43_59C"/>
      <w:bookmarkEnd w:id="1644"/>
      <w:r>
        <w:rPr>
          <w:rtl/>
        </w:rPr>
        <w:t>זאב בוים (הליכוד):</w:t>
      </w:r>
    </w:p>
    <w:p w14:paraId="6FADD812" w14:textId="77777777" w:rsidR="00000000" w:rsidRDefault="007C71EE">
      <w:pPr>
        <w:pStyle w:val="a"/>
        <w:rPr>
          <w:rtl/>
        </w:rPr>
      </w:pPr>
    </w:p>
    <w:p w14:paraId="7B4715C2" w14:textId="77777777" w:rsidR="00000000" w:rsidRDefault="007C71EE">
      <w:pPr>
        <w:pStyle w:val="a"/>
        <w:rPr>
          <w:rFonts w:hint="cs"/>
          <w:rtl/>
        </w:rPr>
      </w:pPr>
      <w:r>
        <w:rPr>
          <w:rFonts w:hint="cs"/>
          <w:rtl/>
        </w:rPr>
        <w:t>רגע, חבר הכנסת טיבי. דרך אגב, העניין הזה עלה מכך שאת הפיגוע במסעדת "מצה" בחיפה, פיגוע הטרור הנוראי שם, מי שעשה את הפיגוע הזה היה אזרח ישראלי.  את מבינה?</w:t>
      </w:r>
    </w:p>
    <w:p w14:paraId="711AB0FB" w14:textId="77777777" w:rsidR="00000000" w:rsidRDefault="007C71EE">
      <w:pPr>
        <w:pStyle w:val="a"/>
        <w:ind w:firstLine="0"/>
        <w:rPr>
          <w:rFonts w:hint="cs"/>
          <w:rtl/>
        </w:rPr>
      </w:pPr>
    </w:p>
    <w:p w14:paraId="2804709D" w14:textId="77777777" w:rsidR="00000000" w:rsidRDefault="007C71EE">
      <w:pPr>
        <w:pStyle w:val="ac"/>
        <w:rPr>
          <w:rtl/>
        </w:rPr>
      </w:pPr>
      <w:r>
        <w:rPr>
          <w:rFonts w:hint="eastAsia"/>
          <w:rtl/>
        </w:rPr>
        <w:t>אחמד</w:t>
      </w:r>
      <w:r>
        <w:rPr>
          <w:rtl/>
        </w:rPr>
        <w:t xml:space="preserve"> טיבי (חד"ש-תע"ל):</w:t>
      </w:r>
    </w:p>
    <w:p w14:paraId="4D61125F" w14:textId="77777777" w:rsidR="00000000" w:rsidRDefault="007C71EE">
      <w:pPr>
        <w:pStyle w:val="a"/>
        <w:rPr>
          <w:rFonts w:hint="cs"/>
          <w:rtl/>
        </w:rPr>
      </w:pPr>
    </w:p>
    <w:p w14:paraId="200AB076" w14:textId="77777777" w:rsidR="00000000" w:rsidRDefault="007C71EE">
      <w:pPr>
        <w:pStyle w:val="a"/>
        <w:rPr>
          <w:rFonts w:hint="cs"/>
          <w:rtl/>
        </w:rPr>
      </w:pPr>
      <w:r>
        <w:rPr>
          <w:rFonts w:hint="cs"/>
          <w:rtl/>
        </w:rPr>
        <w:t>נו, בשביל זה צריך להעניש את כולם?</w:t>
      </w:r>
    </w:p>
    <w:p w14:paraId="55207290" w14:textId="77777777" w:rsidR="00000000" w:rsidRDefault="007C71EE">
      <w:pPr>
        <w:pStyle w:val="a"/>
        <w:ind w:firstLine="0"/>
        <w:rPr>
          <w:rtl/>
        </w:rPr>
      </w:pPr>
    </w:p>
    <w:p w14:paraId="58D7D407" w14:textId="77777777" w:rsidR="00000000" w:rsidRDefault="007C71EE">
      <w:pPr>
        <w:pStyle w:val="a"/>
        <w:ind w:firstLine="0"/>
        <w:rPr>
          <w:rFonts w:hint="cs"/>
          <w:rtl/>
        </w:rPr>
      </w:pPr>
    </w:p>
    <w:p w14:paraId="6AEE08F3" w14:textId="77777777" w:rsidR="00000000" w:rsidRDefault="007C71EE">
      <w:pPr>
        <w:pStyle w:val="SpeakerCon"/>
        <w:rPr>
          <w:rtl/>
        </w:rPr>
      </w:pPr>
      <w:bookmarkStart w:id="1645" w:name="FS000000464T27_05_2003_17_45_01C"/>
      <w:bookmarkEnd w:id="1645"/>
      <w:r>
        <w:rPr>
          <w:rtl/>
        </w:rPr>
        <w:t>זאב בוים (ה</w:t>
      </w:r>
      <w:r>
        <w:rPr>
          <w:rtl/>
        </w:rPr>
        <w:t>ליכוד):</w:t>
      </w:r>
    </w:p>
    <w:p w14:paraId="48DA4E82" w14:textId="77777777" w:rsidR="00000000" w:rsidRDefault="007C71EE">
      <w:pPr>
        <w:pStyle w:val="a"/>
        <w:rPr>
          <w:rtl/>
        </w:rPr>
      </w:pPr>
    </w:p>
    <w:p w14:paraId="7A02B15B" w14:textId="77777777" w:rsidR="00000000" w:rsidRDefault="007C71EE">
      <w:pPr>
        <w:pStyle w:val="a"/>
        <w:rPr>
          <w:rFonts w:hint="cs"/>
          <w:rtl/>
        </w:rPr>
      </w:pPr>
      <w:r>
        <w:rPr>
          <w:rFonts w:hint="cs"/>
          <w:rtl/>
        </w:rPr>
        <w:t xml:space="preserve">רגע, רגע. אזרח ישראלי. הוא חי בשכם וכו'.  </w:t>
      </w:r>
    </w:p>
    <w:p w14:paraId="545AF1FC" w14:textId="77777777" w:rsidR="00000000" w:rsidRDefault="007C71EE">
      <w:pPr>
        <w:pStyle w:val="a"/>
        <w:rPr>
          <w:rFonts w:hint="cs"/>
          <w:rtl/>
        </w:rPr>
      </w:pPr>
    </w:p>
    <w:p w14:paraId="40022930" w14:textId="77777777" w:rsidR="00000000" w:rsidRDefault="007C71EE">
      <w:pPr>
        <w:pStyle w:val="a"/>
        <w:rPr>
          <w:rFonts w:hint="cs"/>
          <w:rtl/>
        </w:rPr>
      </w:pPr>
      <w:r>
        <w:rPr>
          <w:rFonts w:hint="cs"/>
          <w:rtl/>
        </w:rPr>
        <w:t xml:space="preserve">יש פה שתי בעיות. בעיה אחת היא בעיה של איחוד משפחות. מדינת ישראל כל השנים אפשרה, בתנאים מסוימים ובהיקף מסוים, איחוד משפחות. דרך אגב, היום יש הוראה לעצור את העניין הזה בשלב זה. </w:t>
      </w:r>
    </w:p>
    <w:p w14:paraId="2DF2EBB5" w14:textId="77777777" w:rsidR="00000000" w:rsidRDefault="007C71EE">
      <w:pPr>
        <w:pStyle w:val="a"/>
        <w:rPr>
          <w:rFonts w:hint="cs"/>
          <w:rtl/>
        </w:rPr>
      </w:pPr>
    </w:p>
    <w:p w14:paraId="5B494D5A" w14:textId="77777777" w:rsidR="00000000" w:rsidRDefault="007C71EE">
      <w:pPr>
        <w:pStyle w:val="a"/>
        <w:rPr>
          <w:rFonts w:hint="cs"/>
          <w:rtl/>
        </w:rPr>
      </w:pPr>
      <w:r>
        <w:rPr>
          <w:rFonts w:hint="cs"/>
          <w:rtl/>
        </w:rPr>
        <w:t>עכשיו, בלי קשר לאיחוד המשפ</w:t>
      </w:r>
      <w:r>
        <w:rPr>
          <w:rFonts w:hint="cs"/>
          <w:rtl/>
        </w:rPr>
        <w:t xml:space="preserve">חות ועם קשר </w:t>
      </w:r>
      <w:r>
        <w:rPr>
          <w:rtl/>
        </w:rPr>
        <w:t>–</w:t>
      </w:r>
      <w:r>
        <w:rPr>
          <w:rFonts w:hint="cs"/>
          <w:rtl/>
        </w:rPr>
        <w:t xml:space="preserve"> כי אפשר שילדים ייוולדו מקשר בין אנשים גם כשאלה לא משפחות </w:t>
      </w:r>
      <w:r>
        <w:rPr>
          <w:rtl/>
        </w:rPr>
        <w:t>–</w:t>
      </w:r>
      <w:r>
        <w:rPr>
          <w:rFonts w:hint="cs"/>
          <w:rtl/>
        </w:rPr>
        <w:t xml:space="preserve"> יש בעיה. 130,000 פלסטינים הם אזרחי מדינת ישראל, לפי החוק האזרחות הקיים. או.קיי.? עכשיו אני רק מציג זאת כבעיה, ואני שואל אותך, כמי ששותפה אתי לדאגה לגבי אופיה של מדינת ישראל כמדינת העם</w:t>
      </w:r>
      <w:r>
        <w:rPr>
          <w:rFonts w:hint="cs"/>
          <w:rtl/>
        </w:rPr>
        <w:t xml:space="preserve"> היהודי: האם אין פה בעיה? אני עוד לא נתתי פתרון. אני עוד לא אמרתי מה. כבר עשו מזה הצעת חוק וכו'. </w:t>
      </w:r>
    </w:p>
    <w:p w14:paraId="2629644B" w14:textId="77777777" w:rsidR="00000000" w:rsidRDefault="007C71EE">
      <w:pPr>
        <w:pStyle w:val="a"/>
        <w:ind w:firstLine="0"/>
        <w:rPr>
          <w:rFonts w:hint="cs"/>
          <w:rtl/>
        </w:rPr>
      </w:pPr>
    </w:p>
    <w:p w14:paraId="1CF9489F" w14:textId="77777777" w:rsidR="00000000" w:rsidRDefault="007C71EE">
      <w:pPr>
        <w:pStyle w:val="ac"/>
        <w:rPr>
          <w:rtl/>
        </w:rPr>
      </w:pPr>
      <w:r>
        <w:rPr>
          <w:rFonts w:hint="eastAsia"/>
          <w:rtl/>
        </w:rPr>
        <w:t>קולט</w:t>
      </w:r>
      <w:r>
        <w:rPr>
          <w:rtl/>
        </w:rPr>
        <w:t xml:space="preserve"> אביטל (העבודה-מימד):</w:t>
      </w:r>
    </w:p>
    <w:p w14:paraId="2263B828" w14:textId="77777777" w:rsidR="00000000" w:rsidRDefault="007C71EE">
      <w:pPr>
        <w:pStyle w:val="a"/>
        <w:rPr>
          <w:rFonts w:hint="cs"/>
          <w:rtl/>
        </w:rPr>
      </w:pPr>
    </w:p>
    <w:p w14:paraId="669C9971" w14:textId="77777777" w:rsidR="00000000" w:rsidRDefault="007C71EE">
      <w:pPr>
        <w:pStyle w:val="a"/>
        <w:rPr>
          <w:rFonts w:hint="cs"/>
          <w:rtl/>
        </w:rPr>
      </w:pPr>
      <w:r>
        <w:rPr>
          <w:rFonts w:hint="cs"/>
          <w:rtl/>
        </w:rPr>
        <w:t>130,000 הם היום אזרחי מדינת ישראל. ראשית, אני לא רואה בזה בעיה. שנית, אתה לא יכול להפוך אותם אוטומטית - - -</w:t>
      </w:r>
    </w:p>
    <w:p w14:paraId="20B765C2" w14:textId="77777777" w:rsidR="00000000" w:rsidRDefault="007C71EE">
      <w:pPr>
        <w:pStyle w:val="a"/>
        <w:ind w:firstLine="0"/>
        <w:rPr>
          <w:rFonts w:hint="cs"/>
          <w:rtl/>
        </w:rPr>
      </w:pPr>
    </w:p>
    <w:p w14:paraId="36C797EC" w14:textId="77777777" w:rsidR="00000000" w:rsidRDefault="007C71EE">
      <w:pPr>
        <w:pStyle w:val="SpeakerCon"/>
        <w:rPr>
          <w:rtl/>
        </w:rPr>
      </w:pPr>
      <w:bookmarkStart w:id="1646" w:name="FS000000464T27_05_2003_17_47_33C"/>
      <w:bookmarkEnd w:id="1646"/>
      <w:r>
        <w:rPr>
          <w:rtl/>
        </w:rPr>
        <w:t>זאב בוים (הליכוד):</w:t>
      </w:r>
    </w:p>
    <w:p w14:paraId="221C0769" w14:textId="77777777" w:rsidR="00000000" w:rsidRDefault="007C71EE">
      <w:pPr>
        <w:pStyle w:val="a"/>
        <w:rPr>
          <w:rtl/>
        </w:rPr>
      </w:pPr>
    </w:p>
    <w:p w14:paraId="28551658" w14:textId="77777777" w:rsidR="00000000" w:rsidRDefault="007C71EE">
      <w:pPr>
        <w:pStyle w:val="a"/>
        <w:rPr>
          <w:rFonts w:hint="cs"/>
          <w:rtl/>
        </w:rPr>
      </w:pPr>
      <w:r>
        <w:rPr>
          <w:rFonts w:hint="cs"/>
          <w:rtl/>
        </w:rPr>
        <w:t>א</w:t>
      </w:r>
      <w:r>
        <w:rPr>
          <w:rFonts w:hint="cs"/>
          <w:rtl/>
        </w:rPr>
        <w:t xml:space="preserve">ני עוד לא הפכתי אותם. חכי רגע. בסך הכול הונחה על השולחן בעיה. אנחנו מחפשים דרך. אם את לא רואה בזה בעיה </w:t>
      </w:r>
      <w:r>
        <w:rPr>
          <w:rtl/>
        </w:rPr>
        <w:t>–</w:t>
      </w:r>
      <w:r>
        <w:rPr>
          <w:rFonts w:hint="cs"/>
          <w:rtl/>
        </w:rPr>
        <w:t xml:space="preserve"> חלקי לא אתך, ואז יש לנו ויכוח. אני רואה בזה בעיה גדולה מאוד, כי לפי זה את לא צריכה להתנגד לזכות השיבה. למה את מתנגדת לזכות השיבה? את יכולה להגיד לי? או</w:t>
      </w:r>
      <w:r>
        <w:rPr>
          <w:rFonts w:hint="cs"/>
          <w:rtl/>
        </w:rPr>
        <w:t>לי תסבירי לי מה ההבדל בעצם? מה ההבדל? אנחנו מתנגדים לזכות השיבה. נדמה לי שלזה גם את מתנגדת. טיבי מאוד רוצה את זכות השיבה.</w:t>
      </w:r>
    </w:p>
    <w:p w14:paraId="63470795" w14:textId="77777777" w:rsidR="00000000" w:rsidRDefault="007C71EE">
      <w:pPr>
        <w:pStyle w:val="a"/>
        <w:ind w:firstLine="0"/>
        <w:rPr>
          <w:rFonts w:hint="cs"/>
          <w:rtl/>
        </w:rPr>
      </w:pPr>
    </w:p>
    <w:p w14:paraId="36FAC243" w14:textId="77777777" w:rsidR="00000000" w:rsidRDefault="007C71EE">
      <w:pPr>
        <w:pStyle w:val="ac"/>
        <w:rPr>
          <w:rtl/>
        </w:rPr>
      </w:pPr>
      <w:r>
        <w:rPr>
          <w:rFonts w:hint="eastAsia"/>
          <w:rtl/>
        </w:rPr>
        <w:t>אחמד</w:t>
      </w:r>
      <w:r>
        <w:rPr>
          <w:rtl/>
        </w:rPr>
        <w:t xml:space="preserve"> טיבי (חד"ש-תע"ל):</w:t>
      </w:r>
    </w:p>
    <w:p w14:paraId="4CFB43BB" w14:textId="77777777" w:rsidR="00000000" w:rsidRDefault="007C71EE">
      <w:pPr>
        <w:pStyle w:val="a"/>
        <w:rPr>
          <w:rFonts w:hint="cs"/>
          <w:rtl/>
        </w:rPr>
      </w:pPr>
    </w:p>
    <w:p w14:paraId="5E622A09" w14:textId="77777777" w:rsidR="00000000" w:rsidRDefault="007C71EE">
      <w:pPr>
        <w:pStyle w:val="a"/>
        <w:rPr>
          <w:rFonts w:hint="cs"/>
          <w:rtl/>
        </w:rPr>
      </w:pPr>
      <w:r>
        <w:rPr>
          <w:rFonts w:hint="cs"/>
          <w:rtl/>
        </w:rPr>
        <w:t>נכון.</w:t>
      </w:r>
    </w:p>
    <w:p w14:paraId="76F37195" w14:textId="77777777" w:rsidR="00000000" w:rsidRDefault="007C71EE">
      <w:pPr>
        <w:pStyle w:val="a"/>
        <w:ind w:firstLine="0"/>
        <w:rPr>
          <w:rFonts w:hint="cs"/>
          <w:rtl/>
        </w:rPr>
      </w:pPr>
    </w:p>
    <w:p w14:paraId="74596AEB" w14:textId="77777777" w:rsidR="00000000" w:rsidRDefault="007C71EE">
      <w:pPr>
        <w:pStyle w:val="SpeakerCon"/>
        <w:rPr>
          <w:rtl/>
        </w:rPr>
      </w:pPr>
      <w:bookmarkStart w:id="1647" w:name="FS000000464T27_05_2003_17_48_37C"/>
      <w:bookmarkEnd w:id="1647"/>
      <w:r>
        <w:rPr>
          <w:rtl/>
        </w:rPr>
        <w:t>זאב בוים (הליכוד):</w:t>
      </w:r>
    </w:p>
    <w:p w14:paraId="2567BB13" w14:textId="77777777" w:rsidR="00000000" w:rsidRDefault="007C71EE">
      <w:pPr>
        <w:pStyle w:val="a"/>
        <w:rPr>
          <w:rtl/>
        </w:rPr>
      </w:pPr>
    </w:p>
    <w:p w14:paraId="17808B91" w14:textId="77777777" w:rsidR="00000000" w:rsidRDefault="007C71EE">
      <w:pPr>
        <w:pStyle w:val="a"/>
        <w:rPr>
          <w:rFonts w:hint="cs"/>
          <w:rtl/>
        </w:rPr>
      </w:pPr>
      <w:r>
        <w:rPr>
          <w:rFonts w:hint="cs"/>
          <w:rtl/>
        </w:rPr>
        <w:t xml:space="preserve">טיבי מוכן אולי </w:t>
      </w:r>
      <w:r>
        <w:rPr>
          <w:rtl/>
        </w:rPr>
        <w:t>–</w:t>
      </w:r>
      <w:r>
        <w:rPr>
          <w:rFonts w:hint="cs"/>
          <w:rtl/>
        </w:rPr>
        <w:t xml:space="preserve"> אני לא יודע, אני לא צריך לדבר בשמו </w:t>
      </w:r>
      <w:r>
        <w:rPr>
          <w:rtl/>
        </w:rPr>
        <w:t>–</w:t>
      </w:r>
      <w:r>
        <w:rPr>
          <w:rFonts w:hint="cs"/>
          <w:rtl/>
        </w:rPr>
        <w:t xml:space="preserve"> היה מוכן למצוא איזה סידור, א</w:t>
      </w:r>
      <w:r>
        <w:rPr>
          <w:rFonts w:hint="cs"/>
          <w:rtl/>
        </w:rPr>
        <w:t xml:space="preserve">ני לא יודע מה. אבל ודאי שהוא רוצה פה מדינת כל אזרחיה. גם לזה את מתנגדת. נכון?  תגידי לי, איך ההתנגדות הזאת, כדי שלא ייפגע האופי היהודי של המדינה וכדי שלא תהיה פה זכות שיבה כתוצאה מהדאגה לאופי של המדינה, איך כל הדברים האלה </w:t>
      </w:r>
      <w:r>
        <w:rPr>
          <w:rtl/>
        </w:rPr>
        <w:t>–</w:t>
      </w:r>
      <w:r>
        <w:rPr>
          <w:rFonts w:hint="cs"/>
          <w:rtl/>
        </w:rPr>
        <w:t xml:space="preserve"> שלהם שנינו מסכימים </w:t>
      </w:r>
      <w:r>
        <w:rPr>
          <w:rtl/>
        </w:rPr>
        <w:t>–</w:t>
      </w:r>
      <w:r>
        <w:rPr>
          <w:rFonts w:hint="cs"/>
          <w:rtl/>
        </w:rPr>
        <w:t xml:space="preserve"> מתיישבים בס</w:t>
      </w:r>
      <w:r>
        <w:rPr>
          <w:rFonts w:hint="cs"/>
          <w:rtl/>
        </w:rPr>
        <w:t>וף עם העניין הזה שאת אומרת: פה אין בעיה? אני אומר לך שזו אותה בעיה. זו צורה אחרת של אותה בעיה.</w:t>
      </w:r>
    </w:p>
    <w:p w14:paraId="3976EDFA" w14:textId="77777777" w:rsidR="00000000" w:rsidRDefault="007C71EE">
      <w:pPr>
        <w:pStyle w:val="a"/>
        <w:rPr>
          <w:rFonts w:hint="cs"/>
          <w:rtl/>
        </w:rPr>
      </w:pPr>
    </w:p>
    <w:p w14:paraId="2294616B" w14:textId="77777777" w:rsidR="00000000" w:rsidRDefault="007C71EE">
      <w:pPr>
        <w:pStyle w:val="ad"/>
        <w:rPr>
          <w:rFonts w:hint="cs"/>
          <w:rtl/>
        </w:rPr>
      </w:pPr>
    </w:p>
    <w:p w14:paraId="316A184B" w14:textId="77777777" w:rsidR="00000000" w:rsidRDefault="007C71EE">
      <w:pPr>
        <w:pStyle w:val="ad"/>
        <w:rPr>
          <w:rtl/>
        </w:rPr>
      </w:pPr>
      <w:r>
        <w:rPr>
          <w:rtl/>
        </w:rPr>
        <w:t>היו"ר יולי-יואל אדלשטיין:</w:t>
      </w:r>
    </w:p>
    <w:p w14:paraId="4E32C797" w14:textId="77777777" w:rsidR="00000000" w:rsidRDefault="007C71EE">
      <w:pPr>
        <w:pStyle w:val="a"/>
        <w:rPr>
          <w:rtl/>
        </w:rPr>
      </w:pPr>
    </w:p>
    <w:p w14:paraId="0D1FDD9A" w14:textId="77777777" w:rsidR="00000000" w:rsidRDefault="007C71EE">
      <w:pPr>
        <w:pStyle w:val="a"/>
        <w:rPr>
          <w:rFonts w:hint="cs"/>
          <w:rtl/>
        </w:rPr>
      </w:pPr>
      <w:r>
        <w:rPr>
          <w:rFonts w:hint="cs"/>
          <w:rtl/>
        </w:rPr>
        <w:t>אבקש לסיים, אדוני.</w:t>
      </w:r>
    </w:p>
    <w:p w14:paraId="1A850615" w14:textId="77777777" w:rsidR="00000000" w:rsidRDefault="007C71EE">
      <w:pPr>
        <w:pStyle w:val="a"/>
        <w:ind w:firstLine="0"/>
        <w:rPr>
          <w:rFonts w:hint="cs"/>
          <w:rtl/>
        </w:rPr>
      </w:pPr>
    </w:p>
    <w:p w14:paraId="7C4722C0" w14:textId="77777777" w:rsidR="00000000" w:rsidRDefault="007C71EE">
      <w:pPr>
        <w:pStyle w:val="SpeakerCon"/>
        <w:rPr>
          <w:rtl/>
        </w:rPr>
      </w:pPr>
      <w:bookmarkStart w:id="1648" w:name="FS000000464T27_05_2003_17_50_23C"/>
      <w:bookmarkEnd w:id="1648"/>
      <w:r>
        <w:rPr>
          <w:rtl/>
        </w:rPr>
        <w:t>זאב בוים (הליכוד):</w:t>
      </w:r>
    </w:p>
    <w:p w14:paraId="500D18C2" w14:textId="77777777" w:rsidR="00000000" w:rsidRDefault="007C71EE">
      <w:pPr>
        <w:pStyle w:val="a"/>
        <w:rPr>
          <w:rtl/>
        </w:rPr>
      </w:pPr>
    </w:p>
    <w:p w14:paraId="217BB1CE" w14:textId="77777777" w:rsidR="00000000" w:rsidRDefault="007C71EE">
      <w:pPr>
        <w:pStyle w:val="a"/>
        <w:rPr>
          <w:rFonts w:hint="cs"/>
          <w:rtl/>
        </w:rPr>
      </w:pPr>
      <w:r>
        <w:rPr>
          <w:rFonts w:hint="cs"/>
          <w:rtl/>
        </w:rPr>
        <w:t>להגיד שאין פה בעיה, זה לטמון את הראש באדמה. ואז, בעוד 10 שנים, 15 שנים, הבעיה תטפח לך על הפנ</w:t>
      </w:r>
      <w:r>
        <w:rPr>
          <w:rFonts w:hint="cs"/>
          <w:rtl/>
        </w:rPr>
        <w:t xml:space="preserve">ים. </w:t>
      </w:r>
    </w:p>
    <w:p w14:paraId="2160F1D2" w14:textId="77777777" w:rsidR="00000000" w:rsidRDefault="007C71EE">
      <w:pPr>
        <w:pStyle w:val="a"/>
        <w:ind w:firstLine="0"/>
        <w:rPr>
          <w:rFonts w:hint="cs"/>
          <w:rtl/>
        </w:rPr>
      </w:pPr>
    </w:p>
    <w:p w14:paraId="1F29D1CB" w14:textId="77777777" w:rsidR="00000000" w:rsidRDefault="007C71EE">
      <w:pPr>
        <w:pStyle w:val="ac"/>
        <w:rPr>
          <w:rtl/>
        </w:rPr>
      </w:pPr>
      <w:r>
        <w:rPr>
          <w:rFonts w:hint="eastAsia"/>
          <w:rtl/>
        </w:rPr>
        <w:t>אחמד</w:t>
      </w:r>
      <w:r>
        <w:rPr>
          <w:rtl/>
        </w:rPr>
        <w:t xml:space="preserve"> טיבי (חד"ש-תע"ל):</w:t>
      </w:r>
    </w:p>
    <w:p w14:paraId="22621DAF" w14:textId="77777777" w:rsidR="00000000" w:rsidRDefault="007C71EE">
      <w:pPr>
        <w:pStyle w:val="a"/>
        <w:rPr>
          <w:rFonts w:hint="cs"/>
          <w:rtl/>
        </w:rPr>
      </w:pPr>
    </w:p>
    <w:p w14:paraId="29197A3F" w14:textId="77777777" w:rsidR="00000000" w:rsidRDefault="007C71EE">
      <w:pPr>
        <w:pStyle w:val="a"/>
        <w:ind w:left="719" w:firstLine="0"/>
        <w:rPr>
          <w:rFonts w:hint="cs"/>
          <w:rtl/>
        </w:rPr>
      </w:pPr>
      <w:r>
        <w:rPr>
          <w:rFonts w:hint="cs"/>
          <w:rtl/>
        </w:rPr>
        <w:t>- - -</w:t>
      </w:r>
    </w:p>
    <w:p w14:paraId="51739B27" w14:textId="77777777" w:rsidR="00000000" w:rsidRDefault="007C71EE">
      <w:pPr>
        <w:pStyle w:val="a"/>
        <w:ind w:firstLine="0"/>
        <w:rPr>
          <w:rFonts w:hint="cs"/>
          <w:rtl/>
        </w:rPr>
      </w:pPr>
    </w:p>
    <w:p w14:paraId="5B13FFF5" w14:textId="77777777" w:rsidR="00000000" w:rsidRDefault="007C71EE">
      <w:pPr>
        <w:pStyle w:val="SpeakerCon"/>
        <w:rPr>
          <w:rtl/>
        </w:rPr>
      </w:pPr>
      <w:bookmarkStart w:id="1649" w:name="FS000000464T27_05_2003_17_50_58C"/>
      <w:bookmarkEnd w:id="1649"/>
      <w:r>
        <w:rPr>
          <w:rtl/>
        </w:rPr>
        <w:t>זאב בוים (הליכוד):</w:t>
      </w:r>
    </w:p>
    <w:p w14:paraId="294F3D36" w14:textId="77777777" w:rsidR="00000000" w:rsidRDefault="007C71EE">
      <w:pPr>
        <w:pStyle w:val="a"/>
        <w:rPr>
          <w:rtl/>
        </w:rPr>
      </w:pPr>
    </w:p>
    <w:p w14:paraId="5FEC06F9" w14:textId="77777777" w:rsidR="00000000" w:rsidRDefault="007C71EE">
      <w:pPr>
        <w:pStyle w:val="a"/>
        <w:rPr>
          <w:rFonts w:hint="cs"/>
          <w:rtl/>
        </w:rPr>
      </w:pPr>
      <w:r>
        <w:rPr>
          <w:rFonts w:hint="cs"/>
          <w:rtl/>
        </w:rPr>
        <w:t>רק רגע, מכיוון שזמני קצר, אני רק הצגתי את העניין הזה, ואנחנו עוד לא יודעים מה נעשה עם זה - - -</w:t>
      </w:r>
    </w:p>
    <w:p w14:paraId="7CD46DCC" w14:textId="77777777" w:rsidR="00000000" w:rsidRDefault="007C71EE">
      <w:pPr>
        <w:pStyle w:val="a"/>
        <w:ind w:firstLine="0"/>
        <w:rPr>
          <w:rFonts w:hint="cs"/>
          <w:rtl/>
        </w:rPr>
      </w:pPr>
    </w:p>
    <w:p w14:paraId="7C852829" w14:textId="77777777" w:rsidR="00000000" w:rsidRDefault="007C71EE">
      <w:pPr>
        <w:pStyle w:val="ac"/>
        <w:rPr>
          <w:rtl/>
        </w:rPr>
      </w:pPr>
      <w:r>
        <w:rPr>
          <w:rFonts w:hint="eastAsia"/>
          <w:rtl/>
        </w:rPr>
        <w:t>רוני</w:t>
      </w:r>
      <w:r>
        <w:rPr>
          <w:rtl/>
        </w:rPr>
        <w:t xml:space="preserve"> בר-און (הליכוד):</w:t>
      </w:r>
    </w:p>
    <w:p w14:paraId="1B62B33E" w14:textId="77777777" w:rsidR="00000000" w:rsidRDefault="007C71EE">
      <w:pPr>
        <w:pStyle w:val="a"/>
        <w:rPr>
          <w:rFonts w:hint="cs"/>
          <w:rtl/>
        </w:rPr>
      </w:pPr>
    </w:p>
    <w:p w14:paraId="34831F3A" w14:textId="77777777" w:rsidR="00000000" w:rsidRDefault="007C71EE">
      <w:pPr>
        <w:pStyle w:val="a"/>
        <w:rPr>
          <w:rFonts w:hint="cs"/>
          <w:rtl/>
        </w:rPr>
      </w:pPr>
      <w:r>
        <w:rPr>
          <w:rFonts w:hint="cs"/>
          <w:rtl/>
        </w:rPr>
        <w:t>רגע זה דבר לא מוגדר. תגיד רק דקה, שזה 60 שניות.</w:t>
      </w:r>
    </w:p>
    <w:p w14:paraId="2551B569" w14:textId="77777777" w:rsidR="00000000" w:rsidRDefault="007C71EE">
      <w:pPr>
        <w:pStyle w:val="a"/>
        <w:ind w:firstLine="0"/>
        <w:rPr>
          <w:rFonts w:hint="cs"/>
          <w:rtl/>
        </w:rPr>
      </w:pPr>
    </w:p>
    <w:p w14:paraId="4AA93F9B" w14:textId="77777777" w:rsidR="00000000" w:rsidRDefault="007C71EE">
      <w:pPr>
        <w:pStyle w:val="SpeakerCon"/>
        <w:rPr>
          <w:rtl/>
        </w:rPr>
      </w:pPr>
      <w:bookmarkStart w:id="1650" w:name="FS000000464T27_05_2003_17_51_27C"/>
      <w:bookmarkEnd w:id="1650"/>
      <w:r>
        <w:rPr>
          <w:rtl/>
        </w:rPr>
        <w:t>זאב בוים (הליכוד):</w:t>
      </w:r>
    </w:p>
    <w:p w14:paraId="59F9FB91" w14:textId="77777777" w:rsidR="00000000" w:rsidRDefault="007C71EE">
      <w:pPr>
        <w:pStyle w:val="a"/>
        <w:rPr>
          <w:rtl/>
        </w:rPr>
      </w:pPr>
    </w:p>
    <w:p w14:paraId="6634D6D8" w14:textId="77777777" w:rsidR="00000000" w:rsidRDefault="007C71EE">
      <w:pPr>
        <w:pStyle w:val="a"/>
        <w:rPr>
          <w:rFonts w:hint="cs"/>
          <w:rtl/>
        </w:rPr>
      </w:pPr>
      <w:r>
        <w:rPr>
          <w:rFonts w:hint="cs"/>
          <w:rtl/>
        </w:rPr>
        <w:t>כן.  אני רו</w:t>
      </w:r>
      <w:r>
        <w:rPr>
          <w:rFonts w:hint="cs"/>
          <w:rtl/>
        </w:rPr>
        <w:t xml:space="preserve">צה לסיים ולומר כך: אני מקווה שגם חבר הכנסת טיבי מבין, שהציטוט של חצי משפט שלי בעניין הזה </w:t>
      </w:r>
      <w:r>
        <w:rPr>
          <w:rtl/>
        </w:rPr>
        <w:t>–</w:t>
      </w:r>
      <w:r>
        <w:rPr>
          <w:rFonts w:hint="cs"/>
          <w:rtl/>
        </w:rPr>
        <w:t xml:space="preserve"> ולא שאני לא אמרתי אותו </w:t>
      </w:r>
      <w:r>
        <w:rPr>
          <w:rtl/>
        </w:rPr>
        <w:t>–</w:t>
      </w:r>
      <w:r>
        <w:rPr>
          <w:rFonts w:hint="cs"/>
          <w:rtl/>
        </w:rPr>
        <w:t xml:space="preserve"> לא יכול לתת את כל מורכבות הבעיה ופריסת יריעה שלמה. אין לי גם טענות ל=</w:t>
      </w:r>
      <w:r>
        <w:rPr>
          <w:rFonts w:hint="cs"/>
        </w:rPr>
        <w:t>Ynet</w:t>
      </w:r>
      <w:r>
        <w:rPr>
          <w:rFonts w:hint="cs"/>
          <w:rtl/>
        </w:rPr>
        <w:t>. אבל אני רוצה לסיים, כי בעצם סחבתי זמן של חברי.</w:t>
      </w:r>
    </w:p>
    <w:p w14:paraId="14230F43" w14:textId="77777777" w:rsidR="00000000" w:rsidRDefault="007C71EE">
      <w:pPr>
        <w:pStyle w:val="a"/>
        <w:ind w:firstLine="0"/>
        <w:rPr>
          <w:rFonts w:hint="cs"/>
          <w:rtl/>
        </w:rPr>
      </w:pPr>
    </w:p>
    <w:p w14:paraId="200D3B4F" w14:textId="77777777" w:rsidR="00000000" w:rsidRDefault="007C71EE">
      <w:pPr>
        <w:pStyle w:val="ac"/>
        <w:rPr>
          <w:rtl/>
        </w:rPr>
      </w:pPr>
      <w:r>
        <w:rPr>
          <w:rFonts w:hint="eastAsia"/>
          <w:rtl/>
        </w:rPr>
        <w:t>אחמד</w:t>
      </w:r>
      <w:r>
        <w:rPr>
          <w:rtl/>
        </w:rPr>
        <w:t xml:space="preserve"> טיבי (חד"ש-ת</w:t>
      </w:r>
      <w:r>
        <w:rPr>
          <w:rtl/>
        </w:rPr>
        <w:t>ע"ל):</w:t>
      </w:r>
    </w:p>
    <w:p w14:paraId="36A9017E" w14:textId="77777777" w:rsidR="00000000" w:rsidRDefault="007C71EE">
      <w:pPr>
        <w:pStyle w:val="a"/>
        <w:rPr>
          <w:rFonts w:hint="cs"/>
          <w:rtl/>
        </w:rPr>
      </w:pPr>
    </w:p>
    <w:p w14:paraId="0CAB16AB" w14:textId="77777777" w:rsidR="00000000" w:rsidRDefault="007C71EE">
      <w:pPr>
        <w:pStyle w:val="a"/>
        <w:rPr>
          <w:rFonts w:hint="cs"/>
          <w:rtl/>
        </w:rPr>
      </w:pPr>
      <w:r>
        <w:rPr>
          <w:rFonts w:hint="cs"/>
          <w:rtl/>
        </w:rPr>
        <w:t>תרשה לי לשאול אותך שאלה קצרה. האם יש לך בעיה כשמרשים לג'ובאני רוסו להיות אזרח מדינת ישראל, אבל לילד שהוא בן של תושב טייבה או אום-אל-פחם לא?</w:t>
      </w:r>
    </w:p>
    <w:p w14:paraId="1A915412" w14:textId="77777777" w:rsidR="00000000" w:rsidRDefault="007C71EE">
      <w:pPr>
        <w:pStyle w:val="a"/>
        <w:ind w:firstLine="0"/>
        <w:rPr>
          <w:rFonts w:hint="cs"/>
          <w:rtl/>
        </w:rPr>
      </w:pPr>
    </w:p>
    <w:p w14:paraId="545307FC" w14:textId="77777777" w:rsidR="00000000" w:rsidRDefault="007C71EE">
      <w:pPr>
        <w:pStyle w:val="SpeakerCon"/>
        <w:rPr>
          <w:rtl/>
        </w:rPr>
      </w:pPr>
      <w:bookmarkStart w:id="1651" w:name="FS000000464T27_05_2003_17_53_11C"/>
      <w:bookmarkEnd w:id="1651"/>
      <w:r>
        <w:rPr>
          <w:rtl/>
        </w:rPr>
        <w:t>זאב בוים (הליכוד):</w:t>
      </w:r>
    </w:p>
    <w:p w14:paraId="10663966" w14:textId="77777777" w:rsidR="00000000" w:rsidRDefault="007C71EE">
      <w:pPr>
        <w:pStyle w:val="a"/>
        <w:rPr>
          <w:rtl/>
        </w:rPr>
      </w:pPr>
    </w:p>
    <w:p w14:paraId="3CB4B248" w14:textId="77777777" w:rsidR="00000000" w:rsidRDefault="007C71EE">
      <w:pPr>
        <w:pStyle w:val="a"/>
        <w:rPr>
          <w:rFonts w:hint="cs"/>
          <w:rtl/>
        </w:rPr>
      </w:pPr>
      <w:r>
        <w:rPr>
          <w:rFonts w:hint="cs"/>
          <w:rtl/>
        </w:rPr>
        <w:t>תראה, יש פה בעיה של קונפליקט - - -</w:t>
      </w:r>
    </w:p>
    <w:p w14:paraId="7B283EC8" w14:textId="77777777" w:rsidR="00000000" w:rsidRDefault="007C71EE">
      <w:pPr>
        <w:pStyle w:val="a"/>
        <w:rPr>
          <w:rFonts w:hint="cs"/>
          <w:rtl/>
        </w:rPr>
      </w:pPr>
    </w:p>
    <w:p w14:paraId="51FD7B90" w14:textId="77777777" w:rsidR="00000000" w:rsidRDefault="007C71EE">
      <w:pPr>
        <w:pStyle w:val="ad"/>
        <w:rPr>
          <w:rtl/>
        </w:rPr>
      </w:pPr>
      <w:r>
        <w:rPr>
          <w:rtl/>
        </w:rPr>
        <w:t>היו"ר יולי-יואל אדלשטיין:</w:t>
      </w:r>
    </w:p>
    <w:p w14:paraId="047A155D" w14:textId="77777777" w:rsidR="00000000" w:rsidRDefault="007C71EE">
      <w:pPr>
        <w:pStyle w:val="a"/>
        <w:rPr>
          <w:rtl/>
        </w:rPr>
      </w:pPr>
    </w:p>
    <w:p w14:paraId="5A92404A" w14:textId="77777777" w:rsidR="00000000" w:rsidRDefault="007C71EE">
      <w:pPr>
        <w:pStyle w:val="a"/>
        <w:rPr>
          <w:rFonts w:hint="cs"/>
          <w:rtl/>
        </w:rPr>
      </w:pPr>
      <w:r>
        <w:rPr>
          <w:rFonts w:hint="cs"/>
          <w:rtl/>
        </w:rPr>
        <w:t>זה תלוי ברמת משחק הכדורגל</w:t>
      </w:r>
      <w:r>
        <w:rPr>
          <w:rFonts w:hint="cs"/>
          <w:rtl/>
        </w:rPr>
        <w:t xml:space="preserve"> שלו.</w:t>
      </w:r>
    </w:p>
    <w:p w14:paraId="37B936DE" w14:textId="77777777" w:rsidR="00000000" w:rsidRDefault="007C71EE">
      <w:pPr>
        <w:pStyle w:val="a"/>
        <w:rPr>
          <w:rFonts w:hint="cs"/>
          <w:rtl/>
        </w:rPr>
      </w:pPr>
    </w:p>
    <w:p w14:paraId="577AB046" w14:textId="77777777" w:rsidR="00000000" w:rsidRDefault="007C71EE">
      <w:pPr>
        <w:pStyle w:val="a"/>
        <w:rPr>
          <w:rFonts w:hint="cs"/>
          <w:rtl/>
        </w:rPr>
      </w:pPr>
    </w:p>
    <w:p w14:paraId="18C94E2A" w14:textId="77777777" w:rsidR="00000000" w:rsidRDefault="007C71EE">
      <w:pPr>
        <w:pStyle w:val="SpeakerCon"/>
        <w:rPr>
          <w:rtl/>
        </w:rPr>
      </w:pPr>
      <w:bookmarkStart w:id="1652" w:name="FS000000464T27_05_2003_17_53_35C"/>
      <w:bookmarkEnd w:id="1652"/>
      <w:r>
        <w:rPr>
          <w:rtl/>
        </w:rPr>
        <w:t>זאב בוים (הליכוד):</w:t>
      </w:r>
    </w:p>
    <w:p w14:paraId="7DC867D6" w14:textId="77777777" w:rsidR="00000000" w:rsidRDefault="007C71EE">
      <w:pPr>
        <w:pStyle w:val="a"/>
        <w:rPr>
          <w:rtl/>
        </w:rPr>
      </w:pPr>
    </w:p>
    <w:p w14:paraId="0C4480FE" w14:textId="77777777" w:rsidR="00000000" w:rsidRDefault="007C71EE">
      <w:pPr>
        <w:pStyle w:val="a"/>
        <w:rPr>
          <w:rFonts w:hint="cs"/>
          <w:rtl/>
        </w:rPr>
      </w:pPr>
      <w:r>
        <w:rPr>
          <w:rFonts w:hint="cs"/>
          <w:rtl/>
        </w:rPr>
        <w:t xml:space="preserve">יש בעיה של קונפליקט בין מוסר וערכים אוניברסליים לבין הסוגיה המיוחדת שאני לא יכול לנתק אותה מהתנאים המיוחדים שבהם אנחנו חיים פה. אנחנו חיים פה במסגרת של קונפליקט. זו בעיה מאוד גדולה. </w:t>
      </w:r>
    </w:p>
    <w:p w14:paraId="3B155AAE" w14:textId="77777777" w:rsidR="00000000" w:rsidRDefault="007C71EE">
      <w:pPr>
        <w:pStyle w:val="a"/>
        <w:rPr>
          <w:rFonts w:hint="cs"/>
          <w:rtl/>
        </w:rPr>
      </w:pPr>
    </w:p>
    <w:p w14:paraId="3D4486D9" w14:textId="77777777" w:rsidR="00000000" w:rsidRDefault="007C71EE">
      <w:pPr>
        <w:pStyle w:val="a"/>
        <w:rPr>
          <w:rFonts w:hint="cs"/>
          <w:rtl/>
        </w:rPr>
      </w:pPr>
      <w:r>
        <w:rPr>
          <w:rFonts w:hint="cs"/>
          <w:rtl/>
        </w:rPr>
        <w:t>לכן אני רוצה לומר, שחוק האזרחות דהיום, שמאפש</w:t>
      </w:r>
      <w:r>
        <w:rPr>
          <w:rFonts w:hint="cs"/>
          <w:rtl/>
        </w:rPr>
        <w:t xml:space="preserve">ר </w:t>
      </w:r>
      <w:r>
        <w:rPr>
          <w:rtl/>
        </w:rPr>
        <w:t>–</w:t>
      </w:r>
      <w:r>
        <w:rPr>
          <w:rFonts w:hint="cs"/>
          <w:rtl/>
        </w:rPr>
        <w:t xml:space="preserve"> כמו בהרבה מדינות מתוקנות </w:t>
      </w:r>
      <w:r>
        <w:rPr>
          <w:rtl/>
        </w:rPr>
        <w:t>–</w:t>
      </w:r>
      <w:r>
        <w:rPr>
          <w:rFonts w:hint="cs"/>
          <w:rtl/>
        </w:rPr>
        <w:t xml:space="preserve"> שבקשר כזה בין אזרח ולא אזרח הילד תמיד יהיה אזרח, ראוי לבחינה, וזאת על רקע הנסיבות המאוד מיוחדות, שאני לא מכיר כמותן בשום מדינה אחרת. מה עושים עם העניין הזה? זה בדיוק המקום שבו העניין מונח. מה אנחנו עושים עם זה? אין לנו תשובות</w:t>
      </w:r>
      <w:r>
        <w:rPr>
          <w:rFonts w:hint="cs"/>
          <w:rtl/>
        </w:rPr>
        <w:t xml:space="preserve">, עדיין אין לנו הצעות. כאשר יהיו </w:t>
      </w:r>
      <w:r>
        <w:rPr>
          <w:rtl/>
        </w:rPr>
        <w:t>–</w:t>
      </w:r>
      <w:r>
        <w:rPr>
          <w:rFonts w:hint="cs"/>
          <w:rtl/>
        </w:rPr>
        <w:t xml:space="preserve"> אנחנו נבוא לכאן. תודה רבה.</w:t>
      </w:r>
    </w:p>
    <w:p w14:paraId="08F6112C" w14:textId="77777777" w:rsidR="00000000" w:rsidRDefault="007C71EE">
      <w:pPr>
        <w:pStyle w:val="a"/>
        <w:ind w:firstLine="0"/>
        <w:rPr>
          <w:rFonts w:hint="cs"/>
          <w:rtl/>
        </w:rPr>
      </w:pPr>
    </w:p>
    <w:p w14:paraId="62FD6C65" w14:textId="77777777" w:rsidR="00000000" w:rsidRDefault="007C71EE">
      <w:pPr>
        <w:pStyle w:val="ad"/>
        <w:rPr>
          <w:rtl/>
        </w:rPr>
      </w:pPr>
      <w:bookmarkStart w:id="1653" w:name="FS000000464T27_05_2003_17_55_12C"/>
      <w:bookmarkStart w:id="1654" w:name="FS000000464T27_05_2003_17_55_21C"/>
      <w:bookmarkEnd w:id="1653"/>
      <w:bookmarkEnd w:id="1654"/>
      <w:r>
        <w:rPr>
          <w:rFonts w:hint="eastAsia"/>
          <w:rtl/>
        </w:rPr>
        <w:t>היו</w:t>
      </w:r>
      <w:r>
        <w:rPr>
          <w:rtl/>
        </w:rPr>
        <w:t>"ר יולי-יואל אדלשטיין:</w:t>
      </w:r>
    </w:p>
    <w:p w14:paraId="2F344D5D" w14:textId="77777777" w:rsidR="00000000" w:rsidRDefault="007C71EE">
      <w:pPr>
        <w:pStyle w:val="a"/>
        <w:rPr>
          <w:rFonts w:hint="cs"/>
          <w:rtl/>
        </w:rPr>
      </w:pPr>
    </w:p>
    <w:p w14:paraId="0488A721" w14:textId="77777777" w:rsidR="00000000" w:rsidRDefault="007C71EE">
      <w:pPr>
        <w:pStyle w:val="a"/>
        <w:rPr>
          <w:rFonts w:hint="cs"/>
          <w:rtl/>
        </w:rPr>
      </w:pPr>
      <w:r>
        <w:rPr>
          <w:rFonts w:hint="cs"/>
          <w:rtl/>
        </w:rPr>
        <w:t>תודה לחבר הכנסת זאב בוים, סגן שר הביטחון. חבר הכנסת גדעון סער, יושב-ראש הקואליציה, בבקשה.</w:t>
      </w:r>
    </w:p>
    <w:p w14:paraId="09805543" w14:textId="77777777" w:rsidR="00000000" w:rsidRDefault="007C71EE">
      <w:pPr>
        <w:pStyle w:val="a"/>
        <w:ind w:firstLine="0"/>
        <w:rPr>
          <w:rFonts w:hint="cs"/>
          <w:rtl/>
        </w:rPr>
      </w:pPr>
    </w:p>
    <w:p w14:paraId="1B53AEA1" w14:textId="77777777" w:rsidR="00000000" w:rsidRDefault="007C71EE">
      <w:pPr>
        <w:pStyle w:val="ac"/>
        <w:rPr>
          <w:rtl/>
        </w:rPr>
      </w:pPr>
      <w:r>
        <w:rPr>
          <w:rFonts w:hint="eastAsia"/>
          <w:rtl/>
        </w:rPr>
        <w:t>אחמד</w:t>
      </w:r>
      <w:r>
        <w:rPr>
          <w:rtl/>
        </w:rPr>
        <w:t xml:space="preserve"> טיבי (חד"ש-תע"ל):</w:t>
      </w:r>
    </w:p>
    <w:p w14:paraId="745F0E4F" w14:textId="77777777" w:rsidR="00000000" w:rsidRDefault="007C71EE">
      <w:pPr>
        <w:pStyle w:val="a"/>
        <w:rPr>
          <w:rFonts w:hint="cs"/>
          <w:rtl/>
        </w:rPr>
      </w:pPr>
    </w:p>
    <w:p w14:paraId="7DB4D2E6" w14:textId="77777777" w:rsidR="00000000" w:rsidRDefault="007C71EE">
      <w:pPr>
        <w:pStyle w:val="a"/>
        <w:rPr>
          <w:rFonts w:hint="cs"/>
          <w:rtl/>
        </w:rPr>
      </w:pPr>
      <w:r>
        <w:rPr>
          <w:rFonts w:hint="cs"/>
          <w:rtl/>
        </w:rPr>
        <w:t>חבר הכנסת סער, שמעתי שנזפת היום בראש הממשלה.</w:t>
      </w:r>
    </w:p>
    <w:p w14:paraId="1D0BB878" w14:textId="77777777" w:rsidR="00000000" w:rsidRDefault="007C71EE">
      <w:pPr>
        <w:pStyle w:val="a"/>
        <w:ind w:firstLine="0"/>
        <w:rPr>
          <w:rFonts w:hint="cs"/>
          <w:rtl/>
        </w:rPr>
      </w:pPr>
    </w:p>
    <w:p w14:paraId="65B09142" w14:textId="77777777" w:rsidR="00000000" w:rsidRDefault="007C71EE">
      <w:pPr>
        <w:pStyle w:val="Speaker"/>
        <w:rPr>
          <w:rtl/>
        </w:rPr>
      </w:pPr>
      <w:bookmarkStart w:id="1655" w:name="FS000001027T27_05_2003_17_55_55"/>
      <w:bookmarkEnd w:id="1655"/>
      <w:r>
        <w:rPr>
          <w:rFonts w:hint="eastAsia"/>
          <w:rtl/>
        </w:rPr>
        <w:t>גדעון</w:t>
      </w:r>
      <w:r>
        <w:rPr>
          <w:rtl/>
        </w:rPr>
        <w:t xml:space="preserve"> סער (הליכוד):</w:t>
      </w:r>
    </w:p>
    <w:p w14:paraId="41C17D9F" w14:textId="77777777" w:rsidR="00000000" w:rsidRDefault="007C71EE">
      <w:pPr>
        <w:pStyle w:val="a"/>
        <w:rPr>
          <w:rFonts w:hint="cs"/>
          <w:rtl/>
        </w:rPr>
      </w:pPr>
    </w:p>
    <w:p w14:paraId="36FD2523" w14:textId="77777777" w:rsidR="00000000" w:rsidRDefault="007C71EE">
      <w:pPr>
        <w:pStyle w:val="a"/>
        <w:rPr>
          <w:rFonts w:hint="cs"/>
          <w:rtl/>
        </w:rPr>
      </w:pPr>
      <w:r>
        <w:rPr>
          <w:rFonts w:hint="cs"/>
          <w:rtl/>
        </w:rPr>
        <w:t xml:space="preserve">חבר הכנסת טיבי, אני הסברתי מדוע עם לא יכול להיות כובש בארצו. אבל אגיע לזה בסוף דברי. </w:t>
      </w:r>
    </w:p>
    <w:p w14:paraId="28868A88" w14:textId="77777777" w:rsidR="00000000" w:rsidRDefault="007C71EE">
      <w:pPr>
        <w:pStyle w:val="a"/>
        <w:ind w:firstLine="0"/>
        <w:rPr>
          <w:rFonts w:hint="cs"/>
          <w:rtl/>
        </w:rPr>
      </w:pPr>
    </w:p>
    <w:p w14:paraId="4C7D3C93" w14:textId="77777777" w:rsidR="00000000" w:rsidRDefault="007C71EE">
      <w:pPr>
        <w:pStyle w:val="ac"/>
        <w:rPr>
          <w:rtl/>
        </w:rPr>
      </w:pPr>
      <w:r>
        <w:rPr>
          <w:rFonts w:hint="eastAsia"/>
          <w:rtl/>
        </w:rPr>
        <w:t>אחמד</w:t>
      </w:r>
      <w:r>
        <w:rPr>
          <w:rtl/>
        </w:rPr>
        <w:t xml:space="preserve"> טיבי (חד"ש-תע"ל):</w:t>
      </w:r>
    </w:p>
    <w:p w14:paraId="7B89C3F1" w14:textId="77777777" w:rsidR="00000000" w:rsidRDefault="007C71EE">
      <w:pPr>
        <w:pStyle w:val="a"/>
        <w:rPr>
          <w:rFonts w:hint="cs"/>
          <w:rtl/>
        </w:rPr>
      </w:pPr>
    </w:p>
    <w:p w14:paraId="6F2EEE02" w14:textId="77777777" w:rsidR="00000000" w:rsidRDefault="007C71EE">
      <w:pPr>
        <w:pStyle w:val="a"/>
        <w:rPr>
          <w:rFonts w:hint="cs"/>
          <w:rtl/>
        </w:rPr>
      </w:pPr>
      <w:r>
        <w:rPr>
          <w:rFonts w:hint="cs"/>
          <w:rtl/>
        </w:rPr>
        <w:t xml:space="preserve">אתה חולק על ראש הממשלה? </w:t>
      </w:r>
    </w:p>
    <w:p w14:paraId="766DAD7F" w14:textId="77777777" w:rsidR="00000000" w:rsidRDefault="007C71EE">
      <w:pPr>
        <w:pStyle w:val="a"/>
        <w:ind w:firstLine="0"/>
        <w:rPr>
          <w:rFonts w:hint="cs"/>
          <w:rtl/>
        </w:rPr>
      </w:pPr>
    </w:p>
    <w:p w14:paraId="68A5DB31" w14:textId="77777777" w:rsidR="00000000" w:rsidRDefault="007C71EE">
      <w:pPr>
        <w:pStyle w:val="SpeakerCon"/>
        <w:rPr>
          <w:rtl/>
        </w:rPr>
      </w:pPr>
      <w:bookmarkStart w:id="1656" w:name="FS000001027T27_05_2003_17_56_19C"/>
      <w:bookmarkEnd w:id="1656"/>
      <w:r>
        <w:rPr>
          <w:rtl/>
        </w:rPr>
        <w:t>גדעון סער (הליכוד):</w:t>
      </w:r>
    </w:p>
    <w:p w14:paraId="3DD6E2F5" w14:textId="77777777" w:rsidR="00000000" w:rsidRDefault="007C71EE">
      <w:pPr>
        <w:pStyle w:val="a"/>
        <w:rPr>
          <w:rtl/>
        </w:rPr>
      </w:pPr>
    </w:p>
    <w:p w14:paraId="77CDAA04" w14:textId="77777777" w:rsidR="00000000" w:rsidRDefault="007C71EE">
      <w:pPr>
        <w:pStyle w:val="a"/>
        <w:rPr>
          <w:rFonts w:hint="cs"/>
          <w:rtl/>
        </w:rPr>
      </w:pPr>
      <w:r>
        <w:rPr>
          <w:rFonts w:hint="cs"/>
          <w:rtl/>
        </w:rPr>
        <w:t>אני חושב שראש הממשלה הבהיר היום את דבריו באופן כזה שלמעשה אין מחלוקת.</w:t>
      </w:r>
    </w:p>
    <w:p w14:paraId="28005391" w14:textId="77777777" w:rsidR="00000000" w:rsidRDefault="007C71EE">
      <w:pPr>
        <w:pStyle w:val="a"/>
        <w:ind w:firstLine="0"/>
        <w:rPr>
          <w:rFonts w:hint="cs"/>
          <w:rtl/>
        </w:rPr>
      </w:pPr>
    </w:p>
    <w:p w14:paraId="2F929BBF" w14:textId="77777777" w:rsidR="00000000" w:rsidRDefault="007C71EE">
      <w:pPr>
        <w:pStyle w:val="ac"/>
        <w:rPr>
          <w:rtl/>
        </w:rPr>
      </w:pPr>
      <w:r>
        <w:rPr>
          <w:rFonts w:hint="eastAsia"/>
          <w:rtl/>
        </w:rPr>
        <w:t>אחמד</w:t>
      </w:r>
      <w:r>
        <w:rPr>
          <w:rtl/>
        </w:rPr>
        <w:t xml:space="preserve"> טיבי (</w:t>
      </w:r>
      <w:r>
        <w:rPr>
          <w:rtl/>
        </w:rPr>
        <w:t>חד"ש-תע"ל):</w:t>
      </w:r>
    </w:p>
    <w:p w14:paraId="266DBF76" w14:textId="77777777" w:rsidR="00000000" w:rsidRDefault="007C71EE">
      <w:pPr>
        <w:pStyle w:val="a"/>
        <w:rPr>
          <w:rFonts w:hint="cs"/>
          <w:rtl/>
        </w:rPr>
      </w:pPr>
    </w:p>
    <w:p w14:paraId="5B56D9DF" w14:textId="77777777" w:rsidR="00000000" w:rsidRDefault="007C71EE">
      <w:pPr>
        <w:pStyle w:val="a"/>
        <w:rPr>
          <w:rFonts w:hint="cs"/>
          <w:rtl/>
        </w:rPr>
      </w:pPr>
      <w:r>
        <w:rPr>
          <w:rFonts w:hint="cs"/>
          <w:rtl/>
        </w:rPr>
        <w:t>אבל הוא אמר שכיבוש זה דבר רע.</w:t>
      </w:r>
    </w:p>
    <w:p w14:paraId="2DF12F35" w14:textId="77777777" w:rsidR="00000000" w:rsidRDefault="007C71EE">
      <w:pPr>
        <w:pStyle w:val="a"/>
        <w:ind w:firstLine="0"/>
        <w:rPr>
          <w:rtl/>
        </w:rPr>
      </w:pPr>
    </w:p>
    <w:p w14:paraId="18ACCD03" w14:textId="77777777" w:rsidR="00000000" w:rsidRDefault="007C71EE">
      <w:pPr>
        <w:pStyle w:val="a"/>
        <w:ind w:firstLine="0"/>
        <w:rPr>
          <w:rFonts w:hint="cs"/>
          <w:rtl/>
        </w:rPr>
      </w:pPr>
    </w:p>
    <w:p w14:paraId="3841ADE1" w14:textId="77777777" w:rsidR="00000000" w:rsidRDefault="007C71EE">
      <w:pPr>
        <w:pStyle w:val="SpeakerCon"/>
        <w:rPr>
          <w:rtl/>
        </w:rPr>
      </w:pPr>
      <w:bookmarkStart w:id="1657" w:name="FS000001027T27_05_2003_17_56_43C"/>
      <w:bookmarkEnd w:id="1657"/>
      <w:r>
        <w:rPr>
          <w:rtl/>
        </w:rPr>
        <w:t>גדעון סער (הליכוד):</w:t>
      </w:r>
    </w:p>
    <w:p w14:paraId="4AB856A5" w14:textId="77777777" w:rsidR="00000000" w:rsidRDefault="007C71EE">
      <w:pPr>
        <w:pStyle w:val="a"/>
        <w:rPr>
          <w:rtl/>
        </w:rPr>
      </w:pPr>
    </w:p>
    <w:p w14:paraId="1CE0E3D7" w14:textId="77777777" w:rsidR="00000000" w:rsidRDefault="007C71EE">
      <w:pPr>
        <w:pStyle w:val="a"/>
        <w:rPr>
          <w:rFonts w:hint="cs"/>
          <w:rtl/>
        </w:rPr>
      </w:pPr>
      <w:r>
        <w:rPr>
          <w:rFonts w:hint="cs"/>
          <w:rtl/>
        </w:rPr>
        <w:t>אסביר לך את זה בסוף דברי. לא אמנע מלגעת בנושא אקוטי. אבל לפני כן אומר מלים מספר על התוכנית הכלכלית.</w:t>
      </w:r>
    </w:p>
    <w:p w14:paraId="7A917828" w14:textId="77777777" w:rsidR="00000000" w:rsidRDefault="007C71EE">
      <w:pPr>
        <w:pStyle w:val="a"/>
        <w:ind w:firstLine="0"/>
        <w:rPr>
          <w:rFonts w:hint="cs"/>
          <w:rtl/>
        </w:rPr>
      </w:pPr>
    </w:p>
    <w:p w14:paraId="39BB9A8E" w14:textId="77777777" w:rsidR="00000000" w:rsidRDefault="007C71EE">
      <w:pPr>
        <w:pStyle w:val="ac"/>
        <w:rPr>
          <w:rtl/>
        </w:rPr>
      </w:pPr>
      <w:r>
        <w:rPr>
          <w:rFonts w:hint="eastAsia"/>
          <w:rtl/>
        </w:rPr>
        <w:t>אחמד</w:t>
      </w:r>
      <w:r>
        <w:rPr>
          <w:rtl/>
        </w:rPr>
        <w:t xml:space="preserve"> טיבי (חד"ש-תע"ל):</w:t>
      </w:r>
    </w:p>
    <w:p w14:paraId="6D251585" w14:textId="77777777" w:rsidR="00000000" w:rsidRDefault="007C71EE">
      <w:pPr>
        <w:pStyle w:val="a"/>
        <w:rPr>
          <w:rFonts w:hint="cs"/>
          <w:rtl/>
        </w:rPr>
      </w:pPr>
    </w:p>
    <w:p w14:paraId="42B78AA6" w14:textId="77777777" w:rsidR="00000000" w:rsidRDefault="007C71EE">
      <w:pPr>
        <w:pStyle w:val="a"/>
        <w:rPr>
          <w:rFonts w:hint="cs"/>
          <w:rtl/>
        </w:rPr>
      </w:pPr>
      <w:r>
        <w:rPr>
          <w:rFonts w:hint="cs"/>
          <w:rtl/>
        </w:rPr>
        <w:t xml:space="preserve">אתה ימינה מראש הממשלה. </w:t>
      </w:r>
    </w:p>
    <w:p w14:paraId="164EDB8C" w14:textId="77777777" w:rsidR="00000000" w:rsidRDefault="007C71EE">
      <w:pPr>
        <w:pStyle w:val="a"/>
        <w:ind w:firstLine="0"/>
        <w:rPr>
          <w:rFonts w:hint="cs"/>
          <w:rtl/>
        </w:rPr>
      </w:pPr>
    </w:p>
    <w:p w14:paraId="6A494A25" w14:textId="77777777" w:rsidR="00000000" w:rsidRDefault="007C71EE">
      <w:pPr>
        <w:pStyle w:val="SpeakerCon"/>
        <w:rPr>
          <w:rtl/>
        </w:rPr>
      </w:pPr>
      <w:bookmarkStart w:id="1658" w:name="FS000001027T27_05_2003_17_57_23C"/>
      <w:bookmarkEnd w:id="1658"/>
      <w:r>
        <w:rPr>
          <w:rtl/>
        </w:rPr>
        <w:t>גדעון סער (הליכוד):</w:t>
      </w:r>
    </w:p>
    <w:p w14:paraId="18AE67CD" w14:textId="77777777" w:rsidR="00000000" w:rsidRDefault="007C71EE">
      <w:pPr>
        <w:pStyle w:val="a"/>
        <w:rPr>
          <w:rtl/>
        </w:rPr>
      </w:pPr>
    </w:p>
    <w:p w14:paraId="75D0EEB3" w14:textId="77777777" w:rsidR="00000000" w:rsidRDefault="007C71EE">
      <w:pPr>
        <w:pStyle w:val="a"/>
        <w:rPr>
          <w:rFonts w:hint="cs"/>
          <w:rtl/>
        </w:rPr>
      </w:pPr>
      <w:r>
        <w:rPr>
          <w:rFonts w:hint="cs"/>
          <w:rtl/>
        </w:rPr>
        <w:t>קודם כול אני רוצה ל</w:t>
      </w:r>
      <w:r>
        <w:rPr>
          <w:rFonts w:hint="cs"/>
          <w:rtl/>
        </w:rPr>
        <w:t>למד אותך פרק בכלכלה ואחר כך פרק במדיניות.</w:t>
      </w:r>
    </w:p>
    <w:p w14:paraId="6B6230F3" w14:textId="77777777" w:rsidR="00000000" w:rsidRDefault="007C71EE">
      <w:pPr>
        <w:pStyle w:val="a"/>
        <w:ind w:firstLine="0"/>
        <w:rPr>
          <w:rFonts w:hint="cs"/>
          <w:rtl/>
        </w:rPr>
      </w:pPr>
    </w:p>
    <w:p w14:paraId="30FCD815" w14:textId="77777777" w:rsidR="00000000" w:rsidRDefault="007C71EE">
      <w:pPr>
        <w:pStyle w:val="ac"/>
        <w:rPr>
          <w:rtl/>
        </w:rPr>
      </w:pPr>
      <w:r>
        <w:rPr>
          <w:rFonts w:hint="eastAsia"/>
          <w:rtl/>
        </w:rPr>
        <w:t>אחמד</w:t>
      </w:r>
      <w:r>
        <w:rPr>
          <w:rtl/>
        </w:rPr>
        <w:t xml:space="preserve"> טיבי (חד"ש-תע"ל):</w:t>
      </w:r>
    </w:p>
    <w:p w14:paraId="6EFA7691" w14:textId="77777777" w:rsidR="00000000" w:rsidRDefault="007C71EE">
      <w:pPr>
        <w:pStyle w:val="a"/>
        <w:rPr>
          <w:rFonts w:hint="cs"/>
          <w:rtl/>
        </w:rPr>
      </w:pPr>
    </w:p>
    <w:p w14:paraId="19A389D2" w14:textId="77777777" w:rsidR="00000000" w:rsidRDefault="007C71EE">
      <w:pPr>
        <w:pStyle w:val="a"/>
        <w:rPr>
          <w:rFonts w:hint="cs"/>
          <w:rtl/>
        </w:rPr>
      </w:pPr>
      <w:r>
        <w:rPr>
          <w:rFonts w:hint="cs"/>
          <w:rtl/>
        </w:rPr>
        <w:t>יש עניין של התנסות.</w:t>
      </w:r>
    </w:p>
    <w:p w14:paraId="31EAFB8E" w14:textId="77777777" w:rsidR="00000000" w:rsidRDefault="007C71EE">
      <w:pPr>
        <w:pStyle w:val="a"/>
        <w:ind w:firstLine="0"/>
        <w:rPr>
          <w:rFonts w:hint="cs"/>
          <w:rtl/>
        </w:rPr>
      </w:pPr>
    </w:p>
    <w:p w14:paraId="1EC14E41" w14:textId="77777777" w:rsidR="00000000" w:rsidRDefault="007C71EE">
      <w:pPr>
        <w:pStyle w:val="SpeakerCon"/>
        <w:rPr>
          <w:rtl/>
        </w:rPr>
      </w:pPr>
      <w:bookmarkStart w:id="1659" w:name="FS000001027T27_05_2003_17_57_50C"/>
      <w:bookmarkEnd w:id="1659"/>
      <w:r>
        <w:rPr>
          <w:rtl/>
        </w:rPr>
        <w:t>גדעון סער (הליכוד):</w:t>
      </w:r>
    </w:p>
    <w:p w14:paraId="78E3DB04" w14:textId="77777777" w:rsidR="00000000" w:rsidRDefault="007C71EE">
      <w:pPr>
        <w:pStyle w:val="a"/>
        <w:rPr>
          <w:rtl/>
        </w:rPr>
      </w:pPr>
    </w:p>
    <w:p w14:paraId="58562CA0" w14:textId="77777777" w:rsidR="00000000" w:rsidRDefault="007C71EE">
      <w:pPr>
        <w:pStyle w:val="a"/>
        <w:rPr>
          <w:rFonts w:hint="cs"/>
          <w:rtl/>
        </w:rPr>
      </w:pPr>
      <w:r>
        <w:rPr>
          <w:rFonts w:hint="cs"/>
          <w:rtl/>
        </w:rPr>
        <w:t>לא. כל אחד לומד פה.</w:t>
      </w:r>
    </w:p>
    <w:p w14:paraId="7CFADFD8" w14:textId="77777777" w:rsidR="00000000" w:rsidRDefault="007C71EE">
      <w:pPr>
        <w:pStyle w:val="a"/>
        <w:ind w:firstLine="0"/>
        <w:rPr>
          <w:rFonts w:hint="cs"/>
          <w:rtl/>
        </w:rPr>
      </w:pPr>
    </w:p>
    <w:p w14:paraId="3F6A6CFC" w14:textId="77777777" w:rsidR="00000000" w:rsidRDefault="007C71EE">
      <w:pPr>
        <w:pStyle w:val="ad"/>
        <w:rPr>
          <w:rtl/>
        </w:rPr>
      </w:pPr>
      <w:r>
        <w:rPr>
          <w:rtl/>
        </w:rPr>
        <w:t>היו"ר יולי-יואל אדלשטיין:</w:t>
      </w:r>
    </w:p>
    <w:p w14:paraId="70E3E1C6" w14:textId="77777777" w:rsidR="00000000" w:rsidRDefault="007C71EE">
      <w:pPr>
        <w:pStyle w:val="a"/>
        <w:rPr>
          <w:rtl/>
        </w:rPr>
      </w:pPr>
    </w:p>
    <w:p w14:paraId="71596E26" w14:textId="77777777" w:rsidR="00000000" w:rsidRDefault="007C71EE">
      <w:pPr>
        <w:pStyle w:val="a"/>
        <w:rPr>
          <w:rFonts w:hint="cs"/>
          <w:rtl/>
        </w:rPr>
      </w:pPr>
      <w:r>
        <w:rPr>
          <w:rFonts w:hint="cs"/>
          <w:rtl/>
        </w:rPr>
        <w:t>הוא לא אמר: פרק ברפואה. מבחינת מידתיות אין פה התנסות.</w:t>
      </w:r>
    </w:p>
    <w:p w14:paraId="0EE3A683" w14:textId="77777777" w:rsidR="00000000" w:rsidRDefault="007C71EE">
      <w:pPr>
        <w:pStyle w:val="a"/>
        <w:ind w:firstLine="0"/>
        <w:rPr>
          <w:rFonts w:hint="cs"/>
          <w:rtl/>
        </w:rPr>
      </w:pPr>
    </w:p>
    <w:p w14:paraId="4E77A90F" w14:textId="77777777" w:rsidR="00000000" w:rsidRDefault="007C71EE">
      <w:pPr>
        <w:pStyle w:val="ac"/>
        <w:rPr>
          <w:rtl/>
        </w:rPr>
      </w:pPr>
      <w:r>
        <w:rPr>
          <w:rFonts w:hint="eastAsia"/>
          <w:rtl/>
        </w:rPr>
        <w:t>אחמד</w:t>
      </w:r>
      <w:r>
        <w:rPr>
          <w:rtl/>
        </w:rPr>
        <w:t xml:space="preserve"> טיבי (חד"ש-תע"ל):</w:t>
      </w:r>
    </w:p>
    <w:p w14:paraId="5F9D8A80" w14:textId="77777777" w:rsidR="00000000" w:rsidRDefault="007C71EE">
      <w:pPr>
        <w:pStyle w:val="a"/>
        <w:rPr>
          <w:rFonts w:hint="cs"/>
          <w:rtl/>
        </w:rPr>
      </w:pPr>
    </w:p>
    <w:p w14:paraId="39D7397A" w14:textId="77777777" w:rsidR="00000000" w:rsidRDefault="007C71EE">
      <w:pPr>
        <w:pStyle w:val="a"/>
        <w:rPr>
          <w:rFonts w:hint="cs"/>
          <w:rtl/>
        </w:rPr>
      </w:pPr>
      <w:r>
        <w:rPr>
          <w:rFonts w:hint="cs"/>
          <w:rtl/>
        </w:rPr>
        <w:t>אבל אני לא רוצה ללמד</w:t>
      </w:r>
      <w:r>
        <w:rPr>
          <w:rFonts w:hint="cs"/>
          <w:rtl/>
        </w:rPr>
        <w:t xml:space="preserve"> אותו שום דבר. </w:t>
      </w:r>
    </w:p>
    <w:p w14:paraId="10C4C328" w14:textId="77777777" w:rsidR="00000000" w:rsidRDefault="007C71EE">
      <w:pPr>
        <w:pStyle w:val="a"/>
        <w:ind w:firstLine="0"/>
        <w:rPr>
          <w:rFonts w:hint="cs"/>
          <w:rtl/>
        </w:rPr>
      </w:pPr>
    </w:p>
    <w:p w14:paraId="677F9418" w14:textId="77777777" w:rsidR="00000000" w:rsidRDefault="007C71EE">
      <w:pPr>
        <w:pStyle w:val="ad"/>
        <w:rPr>
          <w:rtl/>
        </w:rPr>
      </w:pPr>
      <w:r>
        <w:rPr>
          <w:rtl/>
        </w:rPr>
        <w:t>היו"ר יולי-יואל אדלשטיין:</w:t>
      </w:r>
    </w:p>
    <w:p w14:paraId="24615043" w14:textId="77777777" w:rsidR="00000000" w:rsidRDefault="007C71EE">
      <w:pPr>
        <w:pStyle w:val="a"/>
        <w:rPr>
          <w:rtl/>
        </w:rPr>
      </w:pPr>
    </w:p>
    <w:p w14:paraId="4450D143" w14:textId="77777777" w:rsidR="00000000" w:rsidRDefault="007C71EE">
      <w:pPr>
        <w:pStyle w:val="a"/>
        <w:rPr>
          <w:rFonts w:hint="cs"/>
          <w:rtl/>
        </w:rPr>
      </w:pPr>
      <w:r>
        <w:rPr>
          <w:rFonts w:hint="cs"/>
          <w:rtl/>
        </w:rPr>
        <w:t>חבר הכנסת טיבי, בוא נשמע. אני מאוד רוצה ללמוד ממנו. בוא נשמע.</w:t>
      </w:r>
    </w:p>
    <w:p w14:paraId="6B78D6A5" w14:textId="77777777" w:rsidR="00000000" w:rsidRDefault="007C71EE">
      <w:pPr>
        <w:pStyle w:val="a"/>
        <w:ind w:firstLine="0"/>
        <w:rPr>
          <w:rFonts w:hint="cs"/>
          <w:rtl/>
        </w:rPr>
      </w:pPr>
    </w:p>
    <w:p w14:paraId="15CF79F2" w14:textId="77777777" w:rsidR="00000000" w:rsidRDefault="007C71EE">
      <w:pPr>
        <w:pStyle w:val="SpeakerCon"/>
        <w:rPr>
          <w:rtl/>
        </w:rPr>
      </w:pPr>
      <w:bookmarkStart w:id="1660" w:name="FS000001027T27_05_2003_17_58_44C"/>
      <w:bookmarkEnd w:id="1660"/>
      <w:r>
        <w:rPr>
          <w:rtl/>
        </w:rPr>
        <w:t>גדעון סער (הליכוד):</w:t>
      </w:r>
    </w:p>
    <w:p w14:paraId="5385F215" w14:textId="77777777" w:rsidR="00000000" w:rsidRDefault="007C71EE">
      <w:pPr>
        <w:pStyle w:val="a"/>
        <w:rPr>
          <w:rtl/>
        </w:rPr>
      </w:pPr>
    </w:p>
    <w:p w14:paraId="54A5002C" w14:textId="77777777" w:rsidR="00000000" w:rsidRDefault="007C71EE">
      <w:pPr>
        <w:pStyle w:val="a"/>
        <w:rPr>
          <w:rFonts w:hint="cs"/>
          <w:rtl/>
        </w:rPr>
      </w:pPr>
      <w:r>
        <w:rPr>
          <w:rFonts w:hint="cs"/>
          <w:rtl/>
        </w:rPr>
        <w:t xml:space="preserve">אני מאמין שכל אחד לומד מכל אחד. אני מקווה שזה פותר את התחושה הלא-נוחה שלך. </w:t>
      </w:r>
    </w:p>
    <w:p w14:paraId="59046B14" w14:textId="77777777" w:rsidR="00000000" w:rsidRDefault="007C71EE">
      <w:pPr>
        <w:pStyle w:val="a"/>
        <w:ind w:firstLine="0"/>
        <w:rPr>
          <w:rtl/>
        </w:rPr>
      </w:pPr>
    </w:p>
    <w:p w14:paraId="198CC8F7" w14:textId="77777777" w:rsidR="00000000" w:rsidRDefault="007C71EE">
      <w:pPr>
        <w:pStyle w:val="a"/>
        <w:ind w:firstLine="0"/>
        <w:rPr>
          <w:rFonts w:hint="cs"/>
          <w:rtl/>
        </w:rPr>
      </w:pPr>
    </w:p>
    <w:p w14:paraId="49067862" w14:textId="77777777" w:rsidR="00000000" w:rsidRDefault="007C71EE">
      <w:pPr>
        <w:pStyle w:val="ac"/>
        <w:rPr>
          <w:rtl/>
        </w:rPr>
      </w:pPr>
      <w:r>
        <w:rPr>
          <w:rFonts w:hint="eastAsia"/>
          <w:rtl/>
        </w:rPr>
        <w:t>אחמד</w:t>
      </w:r>
      <w:r>
        <w:rPr>
          <w:rtl/>
        </w:rPr>
        <w:t xml:space="preserve"> טיבי (חד"ש-תע"ל):</w:t>
      </w:r>
    </w:p>
    <w:p w14:paraId="18451A7A" w14:textId="77777777" w:rsidR="00000000" w:rsidRDefault="007C71EE">
      <w:pPr>
        <w:pStyle w:val="a"/>
        <w:rPr>
          <w:rFonts w:hint="cs"/>
          <w:rtl/>
        </w:rPr>
      </w:pPr>
    </w:p>
    <w:p w14:paraId="2E1569C0" w14:textId="77777777" w:rsidR="00000000" w:rsidRDefault="007C71EE">
      <w:pPr>
        <w:pStyle w:val="a"/>
        <w:rPr>
          <w:rFonts w:hint="cs"/>
          <w:rtl/>
        </w:rPr>
      </w:pPr>
      <w:r>
        <w:rPr>
          <w:rFonts w:hint="cs"/>
          <w:rtl/>
        </w:rPr>
        <w:t>מכל מלמדי השכלתי.</w:t>
      </w:r>
    </w:p>
    <w:p w14:paraId="0686C3C5" w14:textId="77777777" w:rsidR="00000000" w:rsidRDefault="007C71EE">
      <w:pPr>
        <w:pStyle w:val="a"/>
        <w:ind w:firstLine="0"/>
        <w:rPr>
          <w:rFonts w:hint="cs"/>
          <w:rtl/>
        </w:rPr>
      </w:pPr>
    </w:p>
    <w:p w14:paraId="7B1107F2" w14:textId="77777777" w:rsidR="00000000" w:rsidRDefault="007C71EE">
      <w:pPr>
        <w:pStyle w:val="SpeakerCon"/>
        <w:rPr>
          <w:rtl/>
        </w:rPr>
      </w:pPr>
      <w:bookmarkStart w:id="1661" w:name="FS000001027T27_05_2003_17_59_00C"/>
      <w:bookmarkEnd w:id="1661"/>
      <w:r>
        <w:rPr>
          <w:rtl/>
        </w:rPr>
        <w:t>גדעון ס</w:t>
      </w:r>
      <w:r>
        <w:rPr>
          <w:rtl/>
        </w:rPr>
        <w:t>ער (הליכוד):</w:t>
      </w:r>
    </w:p>
    <w:p w14:paraId="576AD5A2" w14:textId="77777777" w:rsidR="00000000" w:rsidRDefault="007C71EE">
      <w:pPr>
        <w:pStyle w:val="a"/>
        <w:rPr>
          <w:rtl/>
        </w:rPr>
      </w:pPr>
    </w:p>
    <w:p w14:paraId="38929878" w14:textId="77777777" w:rsidR="00000000" w:rsidRDefault="007C71EE">
      <w:pPr>
        <w:pStyle w:val="a"/>
        <w:rPr>
          <w:rFonts w:hint="cs"/>
          <w:rtl/>
        </w:rPr>
      </w:pPr>
      <w:r>
        <w:rPr>
          <w:rFonts w:hint="cs"/>
          <w:rtl/>
        </w:rPr>
        <w:t xml:space="preserve">בדיוק, בדיוק. זה טוב שאתה גם מצטט מהמקורות. </w:t>
      </w:r>
    </w:p>
    <w:p w14:paraId="6AF00DA8" w14:textId="77777777" w:rsidR="00000000" w:rsidRDefault="007C71EE">
      <w:pPr>
        <w:pStyle w:val="a"/>
        <w:ind w:firstLine="0"/>
        <w:rPr>
          <w:rFonts w:hint="cs"/>
          <w:rtl/>
        </w:rPr>
      </w:pPr>
    </w:p>
    <w:p w14:paraId="1648CC9C" w14:textId="77777777" w:rsidR="00000000" w:rsidRDefault="007C71EE">
      <w:pPr>
        <w:pStyle w:val="ad"/>
        <w:rPr>
          <w:rtl/>
        </w:rPr>
      </w:pPr>
      <w:r>
        <w:rPr>
          <w:rtl/>
        </w:rPr>
        <w:t>היו"ר יולי-יואל אדלשטיין:</w:t>
      </w:r>
    </w:p>
    <w:p w14:paraId="01DE49C7" w14:textId="77777777" w:rsidR="00000000" w:rsidRDefault="007C71EE">
      <w:pPr>
        <w:pStyle w:val="a"/>
        <w:rPr>
          <w:rtl/>
        </w:rPr>
      </w:pPr>
    </w:p>
    <w:p w14:paraId="47C1073F" w14:textId="77777777" w:rsidR="00000000" w:rsidRDefault="007C71EE">
      <w:pPr>
        <w:pStyle w:val="a"/>
        <w:rPr>
          <w:rFonts w:hint="cs"/>
          <w:rtl/>
        </w:rPr>
      </w:pPr>
      <w:r>
        <w:rPr>
          <w:rFonts w:hint="cs"/>
          <w:rtl/>
        </w:rPr>
        <w:t>חבר הכנסת טיבי, זה קצת לא ראוי לא לכבות את הפלאפון במליאה.</w:t>
      </w:r>
    </w:p>
    <w:p w14:paraId="533FDF51" w14:textId="77777777" w:rsidR="00000000" w:rsidRDefault="007C71EE">
      <w:pPr>
        <w:pStyle w:val="a"/>
        <w:ind w:firstLine="0"/>
        <w:rPr>
          <w:rFonts w:hint="cs"/>
          <w:rtl/>
        </w:rPr>
      </w:pPr>
    </w:p>
    <w:p w14:paraId="546718B1" w14:textId="77777777" w:rsidR="00000000" w:rsidRDefault="007C71EE">
      <w:pPr>
        <w:pStyle w:val="SpeakerCon"/>
        <w:rPr>
          <w:rtl/>
        </w:rPr>
      </w:pPr>
      <w:bookmarkStart w:id="1662" w:name="FS000001027T27_05_2003_17_59_27C"/>
      <w:bookmarkEnd w:id="1662"/>
      <w:r>
        <w:rPr>
          <w:rtl/>
        </w:rPr>
        <w:t>גדעון סער (הליכוד):</w:t>
      </w:r>
    </w:p>
    <w:p w14:paraId="122B1838" w14:textId="77777777" w:rsidR="00000000" w:rsidRDefault="007C71EE">
      <w:pPr>
        <w:pStyle w:val="a"/>
        <w:rPr>
          <w:rtl/>
        </w:rPr>
      </w:pPr>
    </w:p>
    <w:p w14:paraId="1A4CCEA0" w14:textId="77777777" w:rsidR="00000000" w:rsidRDefault="007C71EE">
      <w:pPr>
        <w:pStyle w:val="a"/>
        <w:rPr>
          <w:rFonts w:hint="cs"/>
          <w:rtl/>
        </w:rPr>
      </w:pPr>
      <w:r>
        <w:rPr>
          <w:rFonts w:hint="cs"/>
          <w:rtl/>
        </w:rPr>
        <w:t>חבר הכנסת טיבי, אתה בוודאי ער כחבר אופוזיציה למתקפות המוזרות שנשמעות פה כבר היום השני נג</w:t>
      </w:r>
      <w:r>
        <w:rPr>
          <w:rFonts w:hint="cs"/>
          <w:rtl/>
        </w:rPr>
        <w:t>ד התוכנית הכלכלית.</w:t>
      </w:r>
    </w:p>
    <w:p w14:paraId="0F9F7F09" w14:textId="77777777" w:rsidR="00000000" w:rsidRDefault="007C71EE">
      <w:pPr>
        <w:pStyle w:val="a"/>
        <w:ind w:firstLine="0"/>
        <w:rPr>
          <w:rFonts w:hint="cs"/>
          <w:rtl/>
        </w:rPr>
      </w:pPr>
    </w:p>
    <w:p w14:paraId="74D92481" w14:textId="77777777" w:rsidR="00000000" w:rsidRDefault="007C71EE">
      <w:pPr>
        <w:pStyle w:val="ac"/>
        <w:rPr>
          <w:rtl/>
        </w:rPr>
      </w:pPr>
      <w:r>
        <w:rPr>
          <w:rFonts w:hint="eastAsia"/>
          <w:rtl/>
        </w:rPr>
        <w:t>יצחק</w:t>
      </w:r>
      <w:r>
        <w:rPr>
          <w:rtl/>
        </w:rPr>
        <w:t xml:space="preserve"> הרצוג (העבודה-מימד):</w:t>
      </w:r>
    </w:p>
    <w:p w14:paraId="495A5775" w14:textId="77777777" w:rsidR="00000000" w:rsidRDefault="007C71EE">
      <w:pPr>
        <w:pStyle w:val="a"/>
        <w:rPr>
          <w:rFonts w:hint="cs"/>
          <w:rtl/>
        </w:rPr>
      </w:pPr>
    </w:p>
    <w:p w14:paraId="29DA013E" w14:textId="77777777" w:rsidR="00000000" w:rsidRDefault="007C71EE">
      <w:pPr>
        <w:pStyle w:val="a"/>
        <w:rPr>
          <w:rFonts w:hint="cs"/>
          <w:rtl/>
        </w:rPr>
      </w:pPr>
      <w:r>
        <w:rPr>
          <w:rFonts w:hint="cs"/>
          <w:rtl/>
        </w:rPr>
        <w:t>מוזרות?</w:t>
      </w:r>
    </w:p>
    <w:p w14:paraId="2B6E63EB" w14:textId="77777777" w:rsidR="00000000" w:rsidRDefault="007C71EE">
      <w:pPr>
        <w:pStyle w:val="a"/>
        <w:ind w:firstLine="0"/>
        <w:rPr>
          <w:rFonts w:hint="cs"/>
          <w:rtl/>
        </w:rPr>
      </w:pPr>
    </w:p>
    <w:p w14:paraId="44FBF148" w14:textId="77777777" w:rsidR="00000000" w:rsidRDefault="007C71EE">
      <w:pPr>
        <w:pStyle w:val="SpeakerCon"/>
        <w:rPr>
          <w:rtl/>
        </w:rPr>
      </w:pPr>
      <w:bookmarkStart w:id="1663" w:name="FS000001027T27_05_2003_17_59_51C"/>
      <w:bookmarkEnd w:id="1663"/>
      <w:r>
        <w:rPr>
          <w:rtl/>
        </w:rPr>
        <w:t>גדעון סער (הליכוד):</w:t>
      </w:r>
    </w:p>
    <w:p w14:paraId="106438DE" w14:textId="77777777" w:rsidR="00000000" w:rsidRDefault="007C71EE">
      <w:pPr>
        <w:pStyle w:val="a"/>
        <w:rPr>
          <w:rtl/>
        </w:rPr>
      </w:pPr>
    </w:p>
    <w:p w14:paraId="6FE64ABA" w14:textId="77777777" w:rsidR="00000000" w:rsidRDefault="007C71EE">
      <w:pPr>
        <w:pStyle w:val="a"/>
        <w:rPr>
          <w:rFonts w:hint="cs"/>
          <w:rtl/>
        </w:rPr>
      </w:pPr>
      <w:r>
        <w:rPr>
          <w:rFonts w:hint="cs"/>
          <w:rtl/>
        </w:rPr>
        <w:t>למה מוזרות? למה תמוהות? אסביר לכם למה.</w:t>
      </w:r>
    </w:p>
    <w:p w14:paraId="70CDB69B" w14:textId="77777777" w:rsidR="00000000" w:rsidRDefault="007C71EE">
      <w:pPr>
        <w:pStyle w:val="a"/>
        <w:ind w:firstLine="0"/>
        <w:rPr>
          <w:rFonts w:hint="cs"/>
          <w:rtl/>
        </w:rPr>
      </w:pPr>
    </w:p>
    <w:p w14:paraId="1EE34E06" w14:textId="77777777" w:rsidR="00000000" w:rsidRDefault="007C71EE">
      <w:pPr>
        <w:pStyle w:val="ac"/>
        <w:rPr>
          <w:rtl/>
        </w:rPr>
      </w:pPr>
      <w:r>
        <w:rPr>
          <w:rFonts w:hint="eastAsia"/>
          <w:rtl/>
        </w:rPr>
        <w:t>קולט</w:t>
      </w:r>
      <w:r>
        <w:rPr>
          <w:rtl/>
        </w:rPr>
        <w:t xml:space="preserve"> אביטל (העבודה-מימד):</w:t>
      </w:r>
    </w:p>
    <w:p w14:paraId="1134FD72" w14:textId="77777777" w:rsidR="00000000" w:rsidRDefault="007C71EE">
      <w:pPr>
        <w:pStyle w:val="a"/>
        <w:rPr>
          <w:rFonts w:hint="cs"/>
          <w:rtl/>
        </w:rPr>
      </w:pPr>
    </w:p>
    <w:p w14:paraId="38EBB9E8" w14:textId="77777777" w:rsidR="00000000" w:rsidRDefault="007C71EE">
      <w:pPr>
        <w:pStyle w:val="a"/>
        <w:rPr>
          <w:rFonts w:hint="cs"/>
          <w:rtl/>
        </w:rPr>
      </w:pPr>
      <w:r>
        <w:rPr>
          <w:rFonts w:hint="cs"/>
          <w:rtl/>
        </w:rPr>
        <w:t xml:space="preserve">קצת חוש הומור. </w:t>
      </w:r>
    </w:p>
    <w:p w14:paraId="4647DBA9" w14:textId="77777777" w:rsidR="00000000" w:rsidRDefault="007C71EE">
      <w:pPr>
        <w:pStyle w:val="a"/>
        <w:ind w:firstLine="0"/>
        <w:rPr>
          <w:rFonts w:hint="cs"/>
          <w:rtl/>
        </w:rPr>
      </w:pPr>
    </w:p>
    <w:p w14:paraId="4DC2CF31" w14:textId="77777777" w:rsidR="00000000" w:rsidRDefault="007C71EE">
      <w:pPr>
        <w:pStyle w:val="SpeakerCon"/>
        <w:rPr>
          <w:rtl/>
        </w:rPr>
      </w:pPr>
      <w:bookmarkStart w:id="1664" w:name="FS000001027T27_05_2003_18_00_11C"/>
      <w:bookmarkEnd w:id="1664"/>
      <w:r>
        <w:rPr>
          <w:rtl/>
        </w:rPr>
        <w:t>גדעון סער (הליכוד):</w:t>
      </w:r>
    </w:p>
    <w:p w14:paraId="45935AC0" w14:textId="77777777" w:rsidR="00000000" w:rsidRDefault="007C71EE">
      <w:pPr>
        <w:pStyle w:val="a"/>
        <w:rPr>
          <w:rtl/>
        </w:rPr>
      </w:pPr>
    </w:p>
    <w:p w14:paraId="410D4A52" w14:textId="77777777" w:rsidR="00000000" w:rsidRDefault="007C71EE">
      <w:pPr>
        <w:pStyle w:val="a"/>
        <w:rPr>
          <w:rFonts w:hint="cs"/>
          <w:rtl/>
        </w:rPr>
      </w:pPr>
      <w:r>
        <w:rPr>
          <w:rFonts w:hint="cs"/>
          <w:rtl/>
        </w:rPr>
        <w:t>השווקים לא משתכנעים.</w:t>
      </w:r>
    </w:p>
    <w:p w14:paraId="35E90C13" w14:textId="77777777" w:rsidR="00000000" w:rsidRDefault="007C71EE">
      <w:pPr>
        <w:pStyle w:val="a"/>
        <w:ind w:firstLine="0"/>
        <w:rPr>
          <w:rFonts w:hint="cs"/>
          <w:rtl/>
        </w:rPr>
      </w:pPr>
    </w:p>
    <w:p w14:paraId="4880F80A" w14:textId="77777777" w:rsidR="00000000" w:rsidRDefault="007C71EE">
      <w:pPr>
        <w:pStyle w:val="ac"/>
        <w:rPr>
          <w:rtl/>
        </w:rPr>
      </w:pPr>
      <w:r>
        <w:rPr>
          <w:rFonts w:hint="eastAsia"/>
          <w:rtl/>
        </w:rPr>
        <w:t>יצחק</w:t>
      </w:r>
      <w:r>
        <w:rPr>
          <w:rtl/>
        </w:rPr>
        <w:t xml:space="preserve"> הרצוג (העבודה-מימד):</w:t>
      </w:r>
    </w:p>
    <w:p w14:paraId="16B867E2" w14:textId="77777777" w:rsidR="00000000" w:rsidRDefault="007C71EE">
      <w:pPr>
        <w:pStyle w:val="a"/>
        <w:rPr>
          <w:rFonts w:hint="cs"/>
          <w:rtl/>
        </w:rPr>
      </w:pPr>
    </w:p>
    <w:p w14:paraId="3B76112F" w14:textId="77777777" w:rsidR="00000000" w:rsidRDefault="007C71EE">
      <w:pPr>
        <w:pStyle w:val="a"/>
        <w:rPr>
          <w:rFonts w:hint="cs"/>
          <w:rtl/>
        </w:rPr>
      </w:pPr>
      <w:r>
        <w:rPr>
          <w:rFonts w:hint="cs"/>
          <w:rtl/>
        </w:rPr>
        <w:t>שוק ההון לא בודק את השכבו</w:t>
      </w:r>
      <w:r>
        <w:rPr>
          <w:rFonts w:hint="cs"/>
          <w:rtl/>
        </w:rPr>
        <w:t>ת החלשות.</w:t>
      </w:r>
    </w:p>
    <w:p w14:paraId="3B7E07E0" w14:textId="77777777" w:rsidR="00000000" w:rsidRDefault="007C71EE">
      <w:pPr>
        <w:pStyle w:val="a"/>
        <w:ind w:firstLine="0"/>
        <w:rPr>
          <w:rtl/>
        </w:rPr>
      </w:pPr>
    </w:p>
    <w:p w14:paraId="6D00E102" w14:textId="77777777" w:rsidR="00000000" w:rsidRDefault="007C71EE">
      <w:pPr>
        <w:pStyle w:val="a"/>
        <w:ind w:firstLine="0"/>
        <w:rPr>
          <w:rFonts w:hint="cs"/>
          <w:rtl/>
        </w:rPr>
      </w:pPr>
    </w:p>
    <w:p w14:paraId="55C4F240" w14:textId="77777777" w:rsidR="00000000" w:rsidRDefault="007C71EE">
      <w:pPr>
        <w:pStyle w:val="SpeakerCon"/>
        <w:rPr>
          <w:rtl/>
        </w:rPr>
      </w:pPr>
      <w:bookmarkStart w:id="1665" w:name="FS000001027T27_05_2003_18_00_42C"/>
      <w:bookmarkEnd w:id="1665"/>
      <w:r>
        <w:rPr>
          <w:rtl/>
        </w:rPr>
        <w:t>גדעון סער (הליכוד):</w:t>
      </w:r>
    </w:p>
    <w:p w14:paraId="7F8E6A12" w14:textId="77777777" w:rsidR="00000000" w:rsidRDefault="007C71EE">
      <w:pPr>
        <w:pStyle w:val="a"/>
        <w:rPr>
          <w:rtl/>
        </w:rPr>
      </w:pPr>
    </w:p>
    <w:p w14:paraId="1588392A" w14:textId="77777777" w:rsidR="00000000" w:rsidRDefault="007C71EE">
      <w:pPr>
        <w:pStyle w:val="a"/>
        <w:rPr>
          <w:rFonts w:hint="cs"/>
          <w:rtl/>
        </w:rPr>
      </w:pPr>
      <w:r>
        <w:rPr>
          <w:rFonts w:hint="cs"/>
          <w:rtl/>
        </w:rPr>
        <w:t>בוא נעבור דבר דבר, חבר הכנסת הרצוג, נציג השכבות החלשות. אדוני, נציג השכבות החלשות. אני רוצה להגיד לך כמה דברים. אתה מכיר היטב את שוק ההון. מאז הוצגה התוכנית הכלכלית הוא לא משתכנע מהטיעונים שלכם. כל יום יש עליות.</w:t>
      </w:r>
    </w:p>
    <w:p w14:paraId="2605C738" w14:textId="77777777" w:rsidR="00000000" w:rsidRDefault="007C71EE">
      <w:pPr>
        <w:pStyle w:val="a"/>
        <w:ind w:firstLine="0"/>
        <w:rPr>
          <w:rFonts w:hint="cs"/>
          <w:rtl/>
        </w:rPr>
      </w:pPr>
    </w:p>
    <w:p w14:paraId="46B86358" w14:textId="77777777" w:rsidR="00000000" w:rsidRDefault="007C71EE">
      <w:pPr>
        <w:pStyle w:val="ac"/>
        <w:rPr>
          <w:rtl/>
        </w:rPr>
      </w:pPr>
      <w:r>
        <w:rPr>
          <w:rFonts w:hint="eastAsia"/>
          <w:rtl/>
        </w:rPr>
        <w:t>יצחק</w:t>
      </w:r>
      <w:r>
        <w:rPr>
          <w:rtl/>
        </w:rPr>
        <w:t xml:space="preserve"> הרצוג</w:t>
      </w:r>
      <w:r>
        <w:rPr>
          <w:rtl/>
        </w:rPr>
        <w:t xml:space="preserve"> (העבודה-מימד):</w:t>
      </w:r>
    </w:p>
    <w:p w14:paraId="2AC8030F" w14:textId="77777777" w:rsidR="00000000" w:rsidRDefault="007C71EE">
      <w:pPr>
        <w:pStyle w:val="a"/>
        <w:rPr>
          <w:rFonts w:hint="cs"/>
          <w:rtl/>
        </w:rPr>
      </w:pPr>
    </w:p>
    <w:p w14:paraId="562A12FE" w14:textId="77777777" w:rsidR="00000000" w:rsidRDefault="007C71EE">
      <w:pPr>
        <w:pStyle w:val="a"/>
        <w:rPr>
          <w:rFonts w:hint="cs"/>
          <w:rtl/>
        </w:rPr>
      </w:pPr>
      <w:r>
        <w:rPr>
          <w:rFonts w:hint="cs"/>
          <w:rtl/>
        </w:rPr>
        <w:t>וזה ממש לא משנה לעקרת-הבית.</w:t>
      </w:r>
    </w:p>
    <w:p w14:paraId="27276B1F" w14:textId="77777777" w:rsidR="00000000" w:rsidRDefault="007C71EE">
      <w:pPr>
        <w:pStyle w:val="a"/>
        <w:ind w:firstLine="0"/>
        <w:rPr>
          <w:rFonts w:hint="cs"/>
          <w:rtl/>
        </w:rPr>
      </w:pPr>
    </w:p>
    <w:p w14:paraId="2E455DBA" w14:textId="77777777" w:rsidR="00000000" w:rsidRDefault="007C71EE">
      <w:pPr>
        <w:pStyle w:val="SpeakerCon"/>
        <w:rPr>
          <w:rtl/>
        </w:rPr>
      </w:pPr>
      <w:bookmarkStart w:id="1666" w:name="FS000001027T27_05_2003_18_01_52C"/>
      <w:bookmarkEnd w:id="1666"/>
      <w:r>
        <w:rPr>
          <w:rtl/>
        </w:rPr>
        <w:t>גדעון סער (הליכוד):</w:t>
      </w:r>
    </w:p>
    <w:p w14:paraId="36297DC4" w14:textId="77777777" w:rsidR="00000000" w:rsidRDefault="007C71EE">
      <w:pPr>
        <w:pStyle w:val="a"/>
        <w:rPr>
          <w:rtl/>
        </w:rPr>
      </w:pPr>
    </w:p>
    <w:p w14:paraId="70CA8FD5" w14:textId="77777777" w:rsidR="00000000" w:rsidRDefault="007C71EE">
      <w:pPr>
        <w:pStyle w:val="a"/>
        <w:rPr>
          <w:rFonts w:hint="cs"/>
          <w:rtl/>
        </w:rPr>
      </w:pPr>
      <w:r>
        <w:rPr>
          <w:rFonts w:hint="cs"/>
          <w:rtl/>
        </w:rPr>
        <w:t>למה? למה?</w:t>
      </w:r>
    </w:p>
    <w:p w14:paraId="25FCD119" w14:textId="77777777" w:rsidR="00000000" w:rsidRDefault="007C71EE">
      <w:pPr>
        <w:pStyle w:val="a"/>
        <w:ind w:firstLine="0"/>
        <w:rPr>
          <w:rFonts w:hint="cs"/>
          <w:rtl/>
        </w:rPr>
      </w:pPr>
    </w:p>
    <w:p w14:paraId="6EEE6327" w14:textId="77777777" w:rsidR="00000000" w:rsidRDefault="007C71EE">
      <w:pPr>
        <w:pStyle w:val="ac"/>
        <w:rPr>
          <w:rtl/>
        </w:rPr>
      </w:pPr>
      <w:r>
        <w:rPr>
          <w:rFonts w:hint="eastAsia"/>
          <w:rtl/>
        </w:rPr>
        <w:t>גדעון</w:t>
      </w:r>
      <w:r>
        <w:rPr>
          <w:rtl/>
        </w:rPr>
        <w:t xml:space="preserve"> סער (הליכוד):</w:t>
      </w:r>
    </w:p>
    <w:p w14:paraId="4A5EBC6A" w14:textId="77777777" w:rsidR="00000000" w:rsidRDefault="007C71EE">
      <w:pPr>
        <w:pStyle w:val="a"/>
        <w:rPr>
          <w:rFonts w:hint="cs"/>
          <w:rtl/>
        </w:rPr>
      </w:pPr>
    </w:p>
    <w:p w14:paraId="2F6F020E" w14:textId="77777777" w:rsidR="00000000" w:rsidRDefault="007C71EE">
      <w:pPr>
        <w:pStyle w:val="a"/>
        <w:rPr>
          <w:rFonts w:hint="cs"/>
          <w:rtl/>
        </w:rPr>
      </w:pPr>
      <w:r>
        <w:rPr>
          <w:rFonts w:hint="cs"/>
          <w:rtl/>
        </w:rPr>
        <w:t>כי זה ממש לא שיקול.</w:t>
      </w:r>
    </w:p>
    <w:p w14:paraId="50AE9ADE" w14:textId="77777777" w:rsidR="00000000" w:rsidRDefault="007C71EE">
      <w:pPr>
        <w:pStyle w:val="a"/>
        <w:ind w:firstLine="0"/>
        <w:rPr>
          <w:rFonts w:hint="cs"/>
          <w:rtl/>
        </w:rPr>
      </w:pPr>
    </w:p>
    <w:p w14:paraId="557810F0" w14:textId="77777777" w:rsidR="00000000" w:rsidRDefault="007C71EE">
      <w:pPr>
        <w:pStyle w:val="SpeakerCon"/>
        <w:rPr>
          <w:rtl/>
        </w:rPr>
      </w:pPr>
      <w:bookmarkStart w:id="1667" w:name="FS000001027T27_05_2003_18_02_02C"/>
      <w:bookmarkEnd w:id="1667"/>
      <w:r>
        <w:rPr>
          <w:rtl/>
        </w:rPr>
        <w:t>גדעון סער (הליכוד):</w:t>
      </w:r>
    </w:p>
    <w:p w14:paraId="7A2E9C4E" w14:textId="77777777" w:rsidR="00000000" w:rsidRDefault="007C71EE">
      <w:pPr>
        <w:pStyle w:val="a"/>
        <w:rPr>
          <w:rtl/>
        </w:rPr>
      </w:pPr>
    </w:p>
    <w:p w14:paraId="692F435C" w14:textId="77777777" w:rsidR="00000000" w:rsidRDefault="007C71EE">
      <w:pPr>
        <w:pStyle w:val="a"/>
        <w:rPr>
          <w:rFonts w:hint="cs"/>
          <w:rtl/>
        </w:rPr>
      </w:pPr>
      <w:r>
        <w:rPr>
          <w:rFonts w:hint="cs"/>
          <w:rtl/>
        </w:rPr>
        <w:t xml:space="preserve">כי לשוק ההון יש אמון בתוכנית הכלכלית. זה לא עניין של אופוזיציה וקואליציה. זה עניין של כלכלה. </w:t>
      </w:r>
    </w:p>
    <w:p w14:paraId="55381755" w14:textId="77777777" w:rsidR="00000000" w:rsidRDefault="007C71EE">
      <w:pPr>
        <w:pStyle w:val="a"/>
        <w:rPr>
          <w:rFonts w:hint="cs"/>
          <w:rtl/>
        </w:rPr>
      </w:pPr>
    </w:p>
    <w:p w14:paraId="63E3FBD5" w14:textId="77777777" w:rsidR="00000000" w:rsidRDefault="007C71EE">
      <w:pPr>
        <w:pStyle w:val="a"/>
        <w:rPr>
          <w:rFonts w:hint="cs"/>
          <w:rtl/>
        </w:rPr>
      </w:pPr>
      <w:r>
        <w:rPr>
          <w:rFonts w:hint="cs"/>
          <w:rtl/>
        </w:rPr>
        <w:t>הנה, חברת הכנסת קולט</w:t>
      </w:r>
      <w:r>
        <w:rPr>
          <w:rFonts w:hint="cs"/>
          <w:rtl/>
        </w:rPr>
        <w:t xml:space="preserve"> אביטל אומרת לי: הבורסה זה עשירים, זה בעלי ההון. מה זה נוגע ל"עמך"? הרי אנחנו, כמפלגת פועלים, מייצגים את השכבות החלשות. מה זה נוגע לנו?</w:t>
      </w:r>
    </w:p>
    <w:p w14:paraId="3C41000F" w14:textId="77777777" w:rsidR="00000000" w:rsidRDefault="007C71EE">
      <w:pPr>
        <w:pStyle w:val="a"/>
        <w:ind w:firstLine="0"/>
        <w:rPr>
          <w:rFonts w:hint="cs"/>
          <w:rtl/>
        </w:rPr>
      </w:pPr>
    </w:p>
    <w:p w14:paraId="24AC0596" w14:textId="77777777" w:rsidR="00000000" w:rsidRDefault="007C71EE">
      <w:pPr>
        <w:pStyle w:val="ac"/>
        <w:rPr>
          <w:rtl/>
        </w:rPr>
      </w:pPr>
      <w:r>
        <w:rPr>
          <w:rFonts w:hint="eastAsia"/>
          <w:rtl/>
        </w:rPr>
        <w:t>יצחק</w:t>
      </w:r>
      <w:r>
        <w:rPr>
          <w:rtl/>
        </w:rPr>
        <w:t xml:space="preserve"> הרצוג (העבודה-מימד):</w:t>
      </w:r>
    </w:p>
    <w:p w14:paraId="765EFF90" w14:textId="77777777" w:rsidR="00000000" w:rsidRDefault="007C71EE">
      <w:pPr>
        <w:pStyle w:val="a"/>
        <w:rPr>
          <w:rFonts w:hint="cs"/>
          <w:rtl/>
        </w:rPr>
      </w:pPr>
    </w:p>
    <w:p w14:paraId="357F40BB" w14:textId="77777777" w:rsidR="00000000" w:rsidRDefault="007C71EE">
      <w:pPr>
        <w:pStyle w:val="a"/>
        <w:rPr>
          <w:rFonts w:hint="cs"/>
          <w:rtl/>
        </w:rPr>
      </w:pPr>
      <w:r>
        <w:rPr>
          <w:rFonts w:hint="cs"/>
          <w:rtl/>
        </w:rPr>
        <w:t>אתה נשמע כמו זקני גח"ל.</w:t>
      </w:r>
    </w:p>
    <w:p w14:paraId="6DE324DE" w14:textId="77777777" w:rsidR="00000000" w:rsidRDefault="007C71EE">
      <w:pPr>
        <w:pStyle w:val="a"/>
        <w:ind w:firstLine="0"/>
        <w:rPr>
          <w:rFonts w:hint="cs"/>
          <w:rtl/>
        </w:rPr>
      </w:pPr>
    </w:p>
    <w:p w14:paraId="3E0A37CF" w14:textId="77777777" w:rsidR="00000000" w:rsidRDefault="007C71EE">
      <w:pPr>
        <w:pStyle w:val="SpeakerCon"/>
        <w:rPr>
          <w:rtl/>
        </w:rPr>
      </w:pPr>
      <w:bookmarkStart w:id="1668" w:name="FS000001027T27_05_2003_18_03_07C"/>
      <w:bookmarkEnd w:id="1668"/>
      <w:r>
        <w:rPr>
          <w:rtl/>
        </w:rPr>
        <w:t>גדעון סער (הליכוד):</w:t>
      </w:r>
    </w:p>
    <w:p w14:paraId="290BCE0D" w14:textId="77777777" w:rsidR="00000000" w:rsidRDefault="007C71EE">
      <w:pPr>
        <w:pStyle w:val="a"/>
        <w:rPr>
          <w:rtl/>
        </w:rPr>
      </w:pPr>
    </w:p>
    <w:p w14:paraId="44EC97FF" w14:textId="77777777" w:rsidR="00000000" w:rsidRDefault="007C71EE">
      <w:pPr>
        <w:pStyle w:val="a"/>
        <w:rPr>
          <w:rFonts w:hint="cs"/>
          <w:rtl/>
        </w:rPr>
      </w:pPr>
      <w:r>
        <w:rPr>
          <w:rFonts w:hint="cs"/>
          <w:rtl/>
        </w:rPr>
        <w:t>חבר הכנסת הרצוג, הייתי מאוד רוצה שתישאר אתנו ב</w:t>
      </w:r>
      <w:r>
        <w:rPr>
          <w:rFonts w:hint="cs"/>
          <w:rtl/>
        </w:rPr>
        <w:t>דקות הבאות. אשאל אתכם משהו אחר. הריבית יורדת בהתמדה. היא ירדה ביותר מ=1%. מה קורה, חברת הכנסת אביטל, שהריבית יורדת? השכבות החלשות, שאתם כמפלגת פועלים היסטורית מייצגים, משלמות פחות על האוברדרפט.</w:t>
      </w:r>
    </w:p>
    <w:p w14:paraId="438FF238" w14:textId="77777777" w:rsidR="00000000" w:rsidRDefault="007C71EE">
      <w:pPr>
        <w:pStyle w:val="a"/>
        <w:ind w:firstLine="0"/>
        <w:rPr>
          <w:rtl/>
        </w:rPr>
      </w:pPr>
    </w:p>
    <w:p w14:paraId="044C2D5B" w14:textId="77777777" w:rsidR="00000000" w:rsidRDefault="007C71EE">
      <w:pPr>
        <w:pStyle w:val="a"/>
        <w:ind w:firstLine="0"/>
        <w:rPr>
          <w:rFonts w:hint="cs"/>
          <w:rtl/>
        </w:rPr>
      </w:pPr>
    </w:p>
    <w:p w14:paraId="7974BBD2" w14:textId="77777777" w:rsidR="00000000" w:rsidRDefault="007C71EE">
      <w:pPr>
        <w:pStyle w:val="ac"/>
        <w:rPr>
          <w:rtl/>
        </w:rPr>
      </w:pPr>
      <w:r>
        <w:rPr>
          <w:rFonts w:hint="eastAsia"/>
          <w:rtl/>
        </w:rPr>
        <w:t>קולט</w:t>
      </w:r>
      <w:r>
        <w:rPr>
          <w:rtl/>
        </w:rPr>
        <w:t xml:space="preserve"> אביטל (העבודה-מימד):</w:t>
      </w:r>
    </w:p>
    <w:p w14:paraId="0E56573C" w14:textId="77777777" w:rsidR="00000000" w:rsidRDefault="007C71EE">
      <w:pPr>
        <w:pStyle w:val="a"/>
        <w:rPr>
          <w:rFonts w:hint="cs"/>
          <w:rtl/>
        </w:rPr>
      </w:pPr>
    </w:p>
    <w:p w14:paraId="215D5AA9" w14:textId="77777777" w:rsidR="00000000" w:rsidRDefault="007C71EE">
      <w:pPr>
        <w:pStyle w:val="a"/>
        <w:rPr>
          <w:rFonts w:hint="cs"/>
          <w:rtl/>
        </w:rPr>
      </w:pPr>
      <w:r>
        <w:rPr>
          <w:rFonts w:hint="cs"/>
          <w:rtl/>
        </w:rPr>
        <w:t>איך זקן יכול לחיות עם סכום של - -</w:t>
      </w:r>
      <w:r>
        <w:rPr>
          <w:rFonts w:hint="cs"/>
          <w:rtl/>
        </w:rPr>
        <w:t xml:space="preserve"> -</w:t>
      </w:r>
    </w:p>
    <w:p w14:paraId="156BD246" w14:textId="77777777" w:rsidR="00000000" w:rsidRDefault="007C71EE">
      <w:pPr>
        <w:pStyle w:val="a"/>
        <w:ind w:firstLine="0"/>
        <w:rPr>
          <w:rFonts w:hint="cs"/>
          <w:rtl/>
        </w:rPr>
      </w:pPr>
    </w:p>
    <w:p w14:paraId="646E88D7" w14:textId="77777777" w:rsidR="00000000" w:rsidRDefault="007C71EE">
      <w:pPr>
        <w:pStyle w:val="SpeakerCon"/>
        <w:rPr>
          <w:rtl/>
        </w:rPr>
      </w:pPr>
      <w:bookmarkStart w:id="1669" w:name="FS000001027T27_05_2003_18_04_17C"/>
      <w:bookmarkEnd w:id="1669"/>
      <w:r>
        <w:rPr>
          <w:rtl/>
        </w:rPr>
        <w:t>גדעון סער (הליכוד):</w:t>
      </w:r>
    </w:p>
    <w:p w14:paraId="7F848FE5" w14:textId="77777777" w:rsidR="00000000" w:rsidRDefault="007C71EE">
      <w:pPr>
        <w:pStyle w:val="a"/>
        <w:rPr>
          <w:rtl/>
        </w:rPr>
      </w:pPr>
    </w:p>
    <w:p w14:paraId="1B9144B2" w14:textId="77777777" w:rsidR="00000000" w:rsidRDefault="007C71EE">
      <w:pPr>
        <w:pStyle w:val="a"/>
        <w:rPr>
          <w:rFonts w:hint="cs"/>
          <w:rtl/>
        </w:rPr>
      </w:pPr>
      <w:r>
        <w:rPr>
          <w:rFonts w:hint="cs"/>
          <w:rtl/>
        </w:rPr>
        <w:t xml:space="preserve">ובעלי ההון - - - </w:t>
      </w:r>
    </w:p>
    <w:p w14:paraId="2F0527EC" w14:textId="77777777" w:rsidR="00000000" w:rsidRDefault="007C71EE">
      <w:pPr>
        <w:pStyle w:val="a"/>
        <w:ind w:firstLine="0"/>
        <w:rPr>
          <w:rFonts w:hint="cs"/>
          <w:rtl/>
        </w:rPr>
      </w:pPr>
    </w:p>
    <w:p w14:paraId="73D9589B" w14:textId="77777777" w:rsidR="00000000" w:rsidRDefault="007C71EE">
      <w:pPr>
        <w:pStyle w:val="ac"/>
        <w:rPr>
          <w:rtl/>
        </w:rPr>
      </w:pPr>
      <w:r>
        <w:rPr>
          <w:rFonts w:hint="eastAsia"/>
          <w:rtl/>
        </w:rPr>
        <w:t>קולט</w:t>
      </w:r>
      <w:r>
        <w:rPr>
          <w:rtl/>
        </w:rPr>
        <w:t xml:space="preserve"> אביטל (העבודה-מימד):</w:t>
      </w:r>
    </w:p>
    <w:p w14:paraId="74292446" w14:textId="77777777" w:rsidR="00000000" w:rsidRDefault="007C71EE">
      <w:pPr>
        <w:pStyle w:val="a"/>
        <w:rPr>
          <w:rFonts w:hint="cs"/>
          <w:rtl/>
        </w:rPr>
      </w:pPr>
    </w:p>
    <w:p w14:paraId="696175E8" w14:textId="77777777" w:rsidR="00000000" w:rsidRDefault="007C71EE">
      <w:pPr>
        <w:pStyle w:val="a"/>
        <w:rPr>
          <w:rFonts w:hint="cs"/>
          <w:rtl/>
        </w:rPr>
      </w:pPr>
      <w:r>
        <w:rPr>
          <w:rFonts w:hint="cs"/>
          <w:rtl/>
        </w:rPr>
        <w:t>אין לו ריביות.</w:t>
      </w:r>
    </w:p>
    <w:p w14:paraId="5AF53573" w14:textId="77777777" w:rsidR="00000000" w:rsidRDefault="007C71EE">
      <w:pPr>
        <w:pStyle w:val="a"/>
        <w:ind w:firstLine="0"/>
        <w:rPr>
          <w:rFonts w:hint="cs"/>
          <w:rtl/>
        </w:rPr>
      </w:pPr>
    </w:p>
    <w:p w14:paraId="0C105366" w14:textId="77777777" w:rsidR="00000000" w:rsidRDefault="007C71EE">
      <w:pPr>
        <w:pStyle w:val="SpeakerCon"/>
        <w:rPr>
          <w:rtl/>
        </w:rPr>
      </w:pPr>
      <w:bookmarkStart w:id="1670" w:name="FS000001027T27_05_2003_18_04_28C"/>
      <w:bookmarkEnd w:id="1670"/>
      <w:r>
        <w:rPr>
          <w:rtl/>
        </w:rPr>
        <w:t>גדעון סער (הליכוד):</w:t>
      </w:r>
    </w:p>
    <w:p w14:paraId="695C22A1" w14:textId="77777777" w:rsidR="00000000" w:rsidRDefault="007C71EE">
      <w:pPr>
        <w:pStyle w:val="a"/>
        <w:rPr>
          <w:rtl/>
        </w:rPr>
      </w:pPr>
    </w:p>
    <w:p w14:paraId="0EA96BA2" w14:textId="77777777" w:rsidR="00000000" w:rsidRDefault="007C71EE">
      <w:pPr>
        <w:pStyle w:val="a"/>
        <w:rPr>
          <w:rFonts w:hint="cs"/>
          <w:rtl/>
        </w:rPr>
      </w:pPr>
      <w:r>
        <w:rPr>
          <w:rFonts w:hint="cs"/>
          <w:rtl/>
        </w:rPr>
        <w:t>אני רוצה להסביר לך, שמי שיש לו אוברדרפט, בין שהוא גמלאי, בין שהוא זוג צעיר - - -</w:t>
      </w:r>
    </w:p>
    <w:p w14:paraId="1492E3F8" w14:textId="77777777" w:rsidR="00000000" w:rsidRDefault="007C71EE">
      <w:pPr>
        <w:pStyle w:val="a"/>
        <w:ind w:firstLine="0"/>
        <w:rPr>
          <w:rFonts w:hint="cs"/>
          <w:rtl/>
        </w:rPr>
      </w:pPr>
    </w:p>
    <w:p w14:paraId="62406AD2" w14:textId="77777777" w:rsidR="00000000" w:rsidRDefault="007C71EE">
      <w:pPr>
        <w:pStyle w:val="ac"/>
        <w:rPr>
          <w:rtl/>
        </w:rPr>
      </w:pPr>
      <w:r>
        <w:rPr>
          <w:rFonts w:hint="eastAsia"/>
          <w:rtl/>
        </w:rPr>
        <w:t>קולט</w:t>
      </w:r>
      <w:r>
        <w:rPr>
          <w:rtl/>
        </w:rPr>
        <w:t xml:space="preserve"> אביטל (העבודה-מימד):</w:t>
      </w:r>
    </w:p>
    <w:p w14:paraId="5C4EF04D" w14:textId="77777777" w:rsidR="00000000" w:rsidRDefault="007C71EE">
      <w:pPr>
        <w:pStyle w:val="a"/>
        <w:rPr>
          <w:rFonts w:hint="cs"/>
          <w:rtl/>
        </w:rPr>
      </w:pPr>
    </w:p>
    <w:p w14:paraId="5B659708" w14:textId="77777777" w:rsidR="00000000" w:rsidRDefault="007C71EE">
      <w:pPr>
        <w:pStyle w:val="a"/>
        <w:rPr>
          <w:rFonts w:hint="cs"/>
          <w:rtl/>
        </w:rPr>
      </w:pPr>
      <w:r>
        <w:rPr>
          <w:rFonts w:hint="cs"/>
          <w:rtl/>
        </w:rPr>
        <w:t>אתה מקצץ לו את קצבת הזיקנה. הוא לא יכול</w:t>
      </w:r>
      <w:r>
        <w:rPr>
          <w:rFonts w:hint="cs"/>
          <w:rtl/>
        </w:rPr>
        <w:t xml:space="preserve"> לחיות מזה.</w:t>
      </w:r>
    </w:p>
    <w:p w14:paraId="635FFEAC" w14:textId="77777777" w:rsidR="00000000" w:rsidRDefault="007C71EE">
      <w:pPr>
        <w:pStyle w:val="a"/>
        <w:ind w:firstLine="0"/>
        <w:rPr>
          <w:rFonts w:hint="cs"/>
          <w:rtl/>
        </w:rPr>
      </w:pPr>
    </w:p>
    <w:p w14:paraId="74B9F47B" w14:textId="77777777" w:rsidR="00000000" w:rsidRDefault="007C71EE">
      <w:pPr>
        <w:pStyle w:val="SpeakerCon"/>
        <w:rPr>
          <w:rtl/>
        </w:rPr>
      </w:pPr>
      <w:bookmarkStart w:id="1671" w:name="FS000001027T27_05_2003_18_04_59C"/>
      <w:bookmarkEnd w:id="1671"/>
      <w:r>
        <w:rPr>
          <w:rtl/>
        </w:rPr>
        <w:t>גדעון סער (הליכוד):</w:t>
      </w:r>
    </w:p>
    <w:p w14:paraId="1CE51762" w14:textId="77777777" w:rsidR="00000000" w:rsidRDefault="007C71EE">
      <w:pPr>
        <w:pStyle w:val="a"/>
        <w:rPr>
          <w:rtl/>
        </w:rPr>
      </w:pPr>
    </w:p>
    <w:p w14:paraId="1BBED874" w14:textId="77777777" w:rsidR="00000000" w:rsidRDefault="007C71EE">
      <w:pPr>
        <w:pStyle w:val="a"/>
        <w:rPr>
          <w:rFonts w:hint="cs"/>
          <w:rtl/>
        </w:rPr>
      </w:pPr>
      <w:r>
        <w:rPr>
          <w:rFonts w:hint="cs"/>
          <w:rtl/>
        </w:rPr>
        <w:t xml:space="preserve">את חייבת להקשיבי לי. יכול להיות שאצליח לשכנע אותך במשהו, ואתאמץ לעשות את זה. </w:t>
      </w:r>
    </w:p>
    <w:p w14:paraId="0382A96B" w14:textId="77777777" w:rsidR="00000000" w:rsidRDefault="007C71EE">
      <w:pPr>
        <w:pStyle w:val="a"/>
        <w:rPr>
          <w:rFonts w:hint="cs"/>
          <w:rtl/>
        </w:rPr>
      </w:pPr>
    </w:p>
    <w:p w14:paraId="46AA2817" w14:textId="77777777" w:rsidR="00000000" w:rsidRDefault="007C71EE">
      <w:pPr>
        <w:pStyle w:val="a"/>
        <w:rPr>
          <w:rFonts w:hint="cs"/>
          <w:rtl/>
        </w:rPr>
      </w:pPr>
      <w:r>
        <w:rPr>
          <w:rFonts w:hint="cs"/>
          <w:rtl/>
        </w:rPr>
        <w:t xml:space="preserve">כשהריבית יורדת, מה קורה? זוג צעיר שמשלם משכנתה, או כל אדם שיש לו </w:t>
      </w:r>
      <w:r>
        <w:rPr>
          <w:rFonts w:hint="cs"/>
        </w:rPr>
        <w:t xml:space="preserve"> </w:t>
      </w:r>
      <w:r>
        <w:rPr>
          <w:rFonts w:hint="cs"/>
          <w:rtl/>
        </w:rPr>
        <w:t>אוברדרפט, משלם פחות. בעל ההון שיש לו פק"מים, או שיש לו יתרה, מרוויח פחות. אין</w:t>
      </w:r>
      <w:r>
        <w:rPr>
          <w:rFonts w:hint="cs"/>
          <w:rtl/>
        </w:rPr>
        <w:t xml:space="preserve"> מכשיר טוב יותר להשגת צדק חברתי מהריבית. פשוט צריך להבין כלכלה.  אז גם הריבית טועה.</w:t>
      </w:r>
    </w:p>
    <w:p w14:paraId="08D0D95E" w14:textId="77777777" w:rsidR="00000000" w:rsidRDefault="007C71EE">
      <w:pPr>
        <w:pStyle w:val="a"/>
        <w:ind w:firstLine="0"/>
        <w:rPr>
          <w:rFonts w:hint="cs"/>
          <w:rtl/>
        </w:rPr>
      </w:pPr>
    </w:p>
    <w:p w14:paraId="4F2FAAE9" w14:textId="77777777" w:rsidR="00000000" w:rsidRDefault="007C71EE">
      <w:pPr>
        <w:pStyle w:val="a"/>
        <w:rPr>
          <w:rFonts w:hint="cs"/>
          <w:rtl/>
        </w:rPr>
      </w:pPr>
      <w:r>
        <w:rPr>
          <w:rFonts w:hint="cs"/>
          <w:rtl/>
        </w:rPr>
        <w:t>עכשיו אני הולך אתכם לעניין נוסף. השקל מתחזק באופן דרמטי. תראו מה קרה מאז הוצגה התוכנית הכלכלית. מה קורה כשהשקל מתחזק? לכל אחד מאתנו, חברת הכנסת אביטל, כולל חברי הכנסת שמשת</w:t>
      </w:r>
      <w:r>
        <w:rPr>
          <w:rFonts w:hint="cs"/>
          <w:rtl/>
        </w:rPr>
        <w:t xml:space="preserve">כרים משכורות בשקלים, אבל בעצם כל אחד מאזרחי ישראל </w:t>
      </w:r>
      <w:r>
        <w:rPr>
          <w:rtl/>
        </w:rPr>
        <w:t>–</w:t>
      </w:r>
      <w:r>
        <w:rPr>
          <w:rFonts w:hint="cs"/>
          <w:rtl/>
        </w:rPr>
        <w:t xml:space="preserve"> לא רק שכר הדירה צמוד לדולר, אנחנו יודעים שבמידה רבה שירותים ומוצרים רבים צמודים לדולר. אז כוח הקנייה, הכוח הכספי שבידי כל אזרח, הכסף שיש בשקלים לכל אזרח </w:t>
      </w:r>
      <w:r>
        <w:rPr>
          <w:rtl/>
        </w:rPr>
        <w:t>–</w:t>
      </w:r>
      <w:r>
        <w:rPr>
          <w:rFonts w:hint="cs"/>
          <w:rtl/>
        </w:rPr>
        <w:t xml:space="preserve"> יש לו יותר. אנחנו אומרים: הבורסה; אנחנו אומרים: ה</w:t>
      </w:r>
      <w:r>
        <w:rPr>
          <w:rFonts w:hint="cs"/>
          <w:rtl/>
        </w:rPr>
        <w:t xml:space="preserve">שקל; אנחנו אומרים: הריבית; אנחנו אומרים: השווקים מאמינים בתוכנית הכלכלית, הם יודעים שזאת תוכנית נכונה. </w:t>
      </w:r>
    </w:p>
    <w:p w14:paraId="72BC9C96" w14:textId="77777777" w:rsidR="00000000" w:rsidRDefault="007C71EE">
      <w:pPr>
        <w:pStyle w:val="a"/>
        <w:rPr>
          <w:rFonts w:hint="cs"/>
          <w:rtl/>
        </w:rPr>
      </w:pPr>
    </w:p>
    <w:p w14:paraId="48D00E91" w14:textId="77777777" w:rsidR="00000000" w:rsidRDefault="007C71EE">
      <w:pPr>
        <w:pStyle w:val="a"/>
        <w:rPr>
          <w:rFonts w:hint="cs"/>
          <w:rtl/>
        </w:rPr>
      </w:pPr>
      <w:r>
        <w:rPr>
          <w:rFonts w:hint="cs"/>
          <w:rtl/>
        </w:rPr>
        <w:t>אני רוצה לומר עוד כמה מלים על תיקון לחוק-יסוד חשוב שיבוא מחר לאישור הכנסת בקריאה שנייה ובקריאה שלישית; חוק-יסוד שהוא הוראה קבועה שמונעת חקיקה פופוליסטי</w:t>
      </w:r>
      <w:r>
        <w:rPr>
          <w:rFonts w:hint="cs"/>
          <w:rtl/>
        </w:rPr>
        <w:t xml:space="preserve">ת. כאשר אנחנו מונעים את ההשתוללות שהיתה פה בשנים האחרונות, ואתם, חברי הכנסת ברכה וטיבי ואביטל ודוד טל - - - </w:t>
      </w:r>
    </w:p>
    <w:p w14:paraId="70CBB60D" w14:textId="77777777" w:rsidR="00000000" w:rsidRDefault="007C71EE">
      <w:pPr>
        <w:pStyle w:val="a"/>
        <w:rPr>
          <w:rFonts w:hint="cs"/>
          <w:rtl/>
        </w:rPr>
      </w:pPr>
    </w:p>
    <w:p w14:paraId="521407B5" w14:textId="77777777" w:rsidR="00000000" w:rsidRDefault="007C71EE">
      <w:pPr>
        <w:pStyle w:val="ac"/>
        <w:rPr>
          <w:rtl/>
        </w:rPr>
      </w:pPr>
      <w:r>
        <w:rPr>
          <w:rFonts w:hint="eastAsia"/>
          <w:rtl/>
        </w:rPr>
        <w:t>מוחמד</w:t>
      </w:r>
      <w:r>
        <w:rPr>
          <w:rtl/>
        </w:rPr>
        <w:t xml:space="preserve"> ברכה (חד"ש-תע"ל):</w:t>
      </w:r>
    </w:p>
    <w:p w14:paraId="657895AD" w14:textId="77777777" w:rsidR="00000000" w:rsidRDefault="007C71EE">
      <w:pPr>
        <w:pStyle w:val="a"/>
        <w:rPr>
          <w:rFonts w:hint="cs"/>
          <w:rtl/>
        </w:rPr>
      </w:pPr>
    </w:p>
    <w:p w14:paraId="5E12EF67" w14:textId="77777777" w:rsidR="00000000" w:rsidRDefault="007C71EE">
      <w:pPr>
        <w:pStyle w:val="a"/>
        <w:rPr>
          <w:rFonts w:hint="cs"/>
          <w:rtl/>
        </w:rPr>
      </w:pPr>
      <w:r>
        <w:rPr>
          <w:rFonts w:hint="cs"/>
          <w:rtl/>
        </w:rPr>
        <w:t>למה אתה קורא חקיקה פופוליסטית, חקיקה שמיטיבה עם השכבות החלשות? אבל חקיקה של שיפור בעסקים זה בסדר?</w:t>
      </w:r>
    </w:p>
    <w:p w14:paraId="17772F4B" w14:textId="77777777" w:rsidR="00000000" w:rsidRDefault="007C71EE">
      <w:pPr>
        <w:pStyle w:val="a"/>
        <w:rPr>
          <w:rFonts w:hint="cs"/>
          <w:rtl/>
        </w:rPr>
      </w:pPr>
    </w:p>
    <w:p w14:paraId="525E00CD" w14:textId="77777777" w:rsidR="00000000" w:rsidRDefault="007C71EE">
      <w:pPr>
        <w:pStyle w:val="SpeakerCon"/>
        <w:rPr>
          <w:rtl/>
        </w:rPr>
      </w:pPr>
      <w:bookmarkStart w:id="1672" w:name="FS000001027T27_05_2003_17_53_10"/>
      <w:bookmarkStart w:id="1673" w:name="FS000001027T27_05_2003_17_53_14C"/>
      <w:bookmarkEnd w:id="1672"/>
      <w:bookmarkEnd w:id="1673"/>
      <w:r>
        <w:rPr>
          <w:rtl/>
        </w:rPr>
        <w:t>גדעון סער (הליכוד):</w:t>
      </w:r>
    </w:p>
    <w:p w14:paraId="7B5186EB" w14:textId="77777777" w:rsidR="00000000" w:rsidRDefault="007C71EE">
      <w:pPr>
        <w:pStyle w:val="a"/>
        <w:rPr>
          <w:rtl/>
        </w:rPr>
      </w:pPr>
    </w:p>
    <w:p w14:paraId="01B1EC65" w14:textId="77777777" w:rsidR="00000000" w:rsidRDefault="007C71EE">
      <w:pPr>
        <w:pStyle w:val="a"/>
        <w:rPr>
          <w:rFonts w:hint="cs"/>
          <w:rtl/>
        </w:rPr>
      </w:pPr>
      <w:r>
        <w:rPr>
          <w:rFonts w:hint="cs"/>
          <w:rtl/>
        </w:rPr>
        <w:t>ח</w:t>
      </w:r>
      <w:r>
        <w:rPr>
          <w:rFonts w:hint="cs"/>
          <w:rtl/>
        </w:rPr>
        <w:t xml:space="preserve">קיקה פופוליסטית זאת חקיקה פרטית שעולה מיליארדים. </w:t>
      </w:r>
    </w:p>
    <w:p w14:paraId="21C69E75" w14:textId="77777777" w:rsidR="00000000" w:rsidRDefault="007C71EE">
      <w:pPr>
        <w:pStyle w:val="a"/>
        <w:rPr>
          <w:rFonts w:hint="cs"/>
          <w:rtl/>
        </w:rPr>
      </w:pPr>
    </w:p>
    <w:p w14:paraId="5BB9B816" w14:textId="77777777" w:rsidR="00000000" w:rsidRDefault="007C71EE">
      <w:pPr>
        <w:pStyle w:val="ac"/>
        <w:rPr>
          <w:rtl/>
        </w:rPr>
      </w:pPr>
      <w:r>
        <w:rPr>
          <w:rFonts w:hint="eastAsia"/>
          <w:rtl/>
        </w:rPr>
        <w:t>דוד</w:t>
      </w:r>
      <w:r>
        <w:rPr>
          <w:rtl/>
        </w:rPr>
        <w:t xml:space="preserve"> טל (עם אחד):</w:t>
      </w:r>
    </w:p>
    <w:p w14:paraId="7ED7FCB4" w14:textId="77777777" w:rsidR="00000000" w:rsidRDefault="007C71EE">
      <w:pPr>
        <w:pStyle w:val="a"/>
        <w:rPr>
          <w:rFonts w:hint="cs"/>
          <w:rtl/>
        </w:rPr>
      </w:pPr>
    </w:p>
    <w:p w14:paraId="3F0687FE" w14:textId="77777777" w:rsidR="00000000" w:rsidRDefault="007C71EE">
      <w:pPr>
        <w:pStyle w:val="a"/>
        <w:rPr>
          <w:rFonts w:hint="cs"/>
          <w:rtl/>
        </w:rPr>
      </w:pPr>
      <w:r>
        <w:rPr>
          <w:rFonts w:hint="cs"/>
          <w:rtl/>
        </w:rPr>
        <w:t>- - - מי בא לדאוג לזקנים ומי בא לדאוג לעיירות הפיתוח - - -  מה רע בזה?</w:t>
      </w:r>
    </w:p>
    <w:p w14:paraId="789BE5D3" w14:textId="77777777" w:rsidR="00000000" w:rsidRDefault="007C71EE">
      <w:pPr>
        <w:pStyle w:val="a"/>
        <w:rPr>
          <w:rFonts w:hint="cs"/>
          <w:rtl/>
        </w:rPr>
      </w:pPr>
    </w:p>
    <w:p w14:paraId="0FCCC598" w14:textId="77777777" w:rsidR="00000000" w:rsidRDefault="007C71EE">
      <w:pPr>
        <w:pStyle w:val="ad"/>
        <w:rPr>
          <w:rtl/>
        </w:rPr>
      </w:pPr>
      <w:r>
        <w:rPr>
          <w:rtl/>
        </w:rPr>
        <w:t>היו"ר יולי-יואל אדלשטיין:</w:t>
      </w:r>
    </w:p>
    <w:p w14:paraId="3DC50819" w14:textId="77777777" w:rsidR="00000000" w:rsidRDefault="007C71EE">
      <w:pPr>
        <w:pStyle w:val="a"/>
        <w:rPr>
          <w:rtl/>
        </w:rPr>
      </w:pPr>
    </w:p>
    <w:p w14:paraId="4AD4838B" w14:textId="77777777" w:rsidR="00000000" w:rsidRDefault="007C71EE">
      <w:pPr>
        <w:pStyle w:val="a"/>
        <w:rPr>
          <w:rFonts w:hint="cs"/>
          <w:rtl/>
        </w:rPr>
      </w:pPr>
      <w:r>
        <w:rPr>
          <w:rFonts w:hint="cs"/>
          <w:rtl/>
        </w:rPr>
        <w:t xml:space="preserve">חבר הכנסת טל, אתה כבר נאמת. </w:t>
      </w:r>
    </w:p>
    <w:p w14:paraId="55C74AE1" w14:textId="77777777" w:rsidR="00000000" w:rsidRDefault="007C71EE">
      <w:pPr>
        <w:pStyle w:val="a"/>
        <w:rPr>
          <w:rFonts w:hint="cs"/>
          <w:rtl/>
        </w:rPr>
      </w:pPr>
    </w:p>
    <w:p w14:paraId="59907C58" w14:textId="77777777" w:rsidR="00000000" w:rsidRDefault="007C71EE">
      <w:pPr>
        <w:pStyle w:val="ac"/>
        <w:rPr>
          <w:rtl/>
        </w:rPr>
      </w:pPr>
      <w:r>
        <w:rPr>
          <w:rFonts w:hint="eastAsia"/>
          <w:rtl/>
        </w:rPr>
        <w:t>מוחמד</w:t>
      </w:r>
      <w:r>
        <w:rPr>
          <w:rtl/>
        </w:rPr>
        <w:t xml:space="preserve"> ברכה (חד"ש-תע"ל):</w:t>
      </w:r>
    </w:p>
    <w:p w14:paraId="16FF174F" w14:textId="77777777" w:rsidR="00000000" w:rsidRDefault="007C71EE">
      <w:pPr>
        <w:pStyle w:val="a"/>
        <w:rPr>
          <w:rFonts w:hint="cs"/>
          <w:rtl/>
        </w:rPr>
      </w:pPr>
    </w:p>
    <w:p w14:paraId="532DF549" w14:textId="77777777" w:rsidR="00000000" w:rsidRDefault="007C71EE">
      <w:pPr>
        <w:pStyle w:val="a"/>
        <w:rPr>
          <w:rFonts w:hint="cs"/>
          <w:rtl/>
        </w:rPr>
      </w:pPr>
      <w:r>
        <w:rPr>
          <w:rFonts w:hint="cs"/>
          <w:rtl/>
        </w:rPr>
        <w:t xml:space="preserve">פטור מאגרת טלוויזיה לבתי-אבות זה </w:t>
      </w:r>
      <w:r>
        <w:rPr>
          <w:rFonts w:hint="cs"/>
          <w:rtl/>
        </w:rPr>
        <w:t>פופוליסטי?</w:t>
      </w:r>
    </w:p>
    <w:p w14:paraId="2527C537" w14:textId="77777777" w:rsidR="00000000" w:rsidRDefault="007C71EE">
      <w:pPr>
        <w:pStyle w:val="a"/>
        <w:rPr>
          <w:rFonts w:hint="cs"/>
          <w:rtl/>
        </w:rPr>
      </w:pPr>
    </w:p>
    <w:p w14:paraId="01C5A4B4" w14:textId="77777777" w:rsidR="00000000" w:rsidRDefault="007C71EE">
      <w:pPr>
        <w:pStyle w:val="SpeakerCon"/>
        <w:rPr>
          <w:rtl/>
        </w:rPr>
      </w:pPr>
      <w:bookmarkStart w:id="1674" w:name="FS000001027T27_05_2003_17_55_05C"/>
      <w:bookmarkEnd w:id="1674"/>
      <w:r>
        <w:rPr>
          <w:rtl/>
        </w:rPr>
        <w:t>גדעון סער (הליכוד):</w:t>
      </w:r>
    </w:p>
    <w:p w14:paraId="164C3914" w14:textId="77777777" w:rsidR="00000000" w:rsidRDefault="007C71EE">
      <w:pPr>
        <w:pStyle w:val="a"/>
        <w:rPr>
          <w:rtl/>
        </w:rPr>
      </w:pPr>
    </w:p>
    <w:p w14:paraId="053663C7" w14:textId="77777777" w:rsidR="00000000" w:rsidRDefault="007C71EE">
      <w:pPr>
        <w:pStyle w:val="a"/>
        <w:rPr>
          <w:rFonts w:hint="cs"/>
          <w:rtl/>
        </w:rPr>
      </w:pPr>
      <w:r>
        <w:rPr>
          <w:rFonts w:hint="cs"/>
          <w:rtl/>
        </w:rPr>
        <w:t xml:space="preserve">אני אסביר לך, חבר הכנסת ברכה. במדינה מתוקנת בפרלמנטים יושבים חברי פרלמנט שחושבים איך אפשר לקצץ בהוצאות הממשלה. למה? כי כאשר אתה מקצץ בהוצאות הממשלה אתה מוריד את נטל המס המוטל על האזרח. אתה צריך לחשוב איך לחסוך, איך להקל על </w:t>
      </w:r>
      <w:r>
        <w:rPr>
          <w:rFonts w:hint="cs"/>
          <w:rtl/>
        </w:rPr>
        <w:t>האזרח. כאשר יש תחרות פרועה, שכל חבר כנסת רוצה לקבוע את המדיניות התקציבית, כל הסכרים נפרצים. מה קורה? הסכום שנכנס למדינה כתוצאה ממסים, אדוני היושב-ראש, איננו משתנה כתוצאה מהחוקים הפופוליסטיים שרוצה חבר הכנסת דוד טל להעביר. ואז צריך בשביל החוק הזה לקצץ בבריא</w:t>
      </w:r>
      <w:r>
        <w:rPr>
          <w:rFonts w:hint="cs"/>
          <w:rtl/>
        </w:rPr>
        <w:t xml:space="preserve">ות, לקצץ בחינוך, לקצץ ברווחה, לקצץ  בביטחון. זה מה שקרה פה בשנים האחרונות עם כל החוקים המטורפים האלה. </w:t>
      </w:r>
    </w:p>
    <w:p w14:paraId="129E738E" w14:textId="77777777" w:rsidR="00000000" w:rsidRDefault="007C71EE">
      <w:pPr>
        <w:pStyle w:val="a"/>
        <w:rPr>
          <w:rFonts w:hint="cs"/>
          <w:rtl/>
        </w:rPr>
      </w:pPr>
    </w:p>
    <w:p w14:paraId="63C3D325" w14:textId="77777777" w:rsidR="00000000" w:rsidRDefault="007C71EE">
      <w:pPr>
        <w:pStyle w:val="ac"/>
        <w:rPr>
          <w:rtl/>
        </w:rPr>
      </w:pPr>
      <w:r>
        <w:rPr>
          <w:rFonts w:hint="eastAsia"/>
          <w:rtl/>
        </w:rPr>
        <w:t>מוחמד</w:t>
      </w:r>
      <w:r>
        <w:rPr>
          <w:rtl/>
        </w:rPr>
        <w:t xml:space="preserve"> ברכה (חד"ש-תע"ל):</w:t>
      </w:r>
    </w:p>
    <w:p w14:paraId="6A8813FF" w14:textId="77777777" w:rsidR="00000000" w:rsidRDefault="007C71EE">
      <w:pPr>
        <w:pStyle w:val="a"/>
        <w:rPr>
          <w:rFonts w:hint="cs"/>
          <w:rtl/>
        </w:rPr>
      </w:pPr>
    </w:p>
    <w:p w14:paraId="01740A83" w14:textId="77777777" w:rsidR="00000000" w:rsidRDefault="007C71EE">
      <w:pPr>
        <w:pStyle w:val="a"/>
        <w:rPr>
          <w:rFonts w:hint="cs"/>
          <w:rtl/>
        </w:rPr>
      </w:pPr>
      <w:r>
        <w:rPr>
          <w:rFonts w:hint="cs"/>
          <w:rtl/>
        </w:rPr>
        <w:t xml:space="preserve">אבל החקיקה היא לטובת הבריאות, איך היא פוגעת בבריאות? </w:t>
      </w:r>
    </w:p>
    <w:p w14:paraId="5BC3F424" w14:textId="77777777" w:rsidR="00000000" w:rsidRDefault="007C71EE">
      <w:pPr>
        <w:pStyle w:val="a"/>
        <w:rPr>
          <w:rFonts w:hint="cs"/>
          <w:rtl/>
        </w:rPr>
      </w:pPr>
    </w:p>
    <w:p w14:paraId="0779FDE5" w14:textId="77777777" w:rsidR="00000000" w:rsidRDefault="007C71EE">
      <w:pPr>
        <w:pStyle w:val="ac"/>
        <w:rPr>
          <w:rtl/>
        </w:rPr>
      </w:pPr>
      <w:r>
        <w:rPr>
          <w:rFonts w:hint="eastAsia"/>
          <w:rtl/>
        </w:rPr>
        <w:t>דוד</w:t>
      </w:r>
      <w:r>
        <w:rPr>
          <w:rtl/>
        </w:rPr>
        <w:t xml:space="preserve"> טל (עם אחד):</w:t>
      </w:r>
    </w:p>
    <w:p w14:paraId="6E0DFFF2" w14:textId="77777777" w:rsidR="00000000" w:rsidRDefault="007C71EE">
      <w:pPr>
        <w:pStyle w:val="a"/>
        <w:rPr>
          <w:rFonts w:hint="cs"/>
          <w:rtl/>
        </w:rPr>
      </w:pPr>
    </w:p>
    <w:p w14:paraId="2A20EB3D" w14:textId="77777777" w:rsidR="00000000" w:rsidRDefault="007C71EE">
      <w:pPr>
        <w:pStyle w:val="a"/>
        <w:rPr>
          <w:rFonts w:hint="cs"/>
          <w:rtl/>
        </w:rPr>
      </w:pPr>
      <w:r>
        <w:rPr>
          <w:rFonts w:hint="cs"/>
          <w:rtl/>
        </w:rPr>
        <w:t xml:space="preserve">כל זה בגלל תוכניות לא מוצלחות של משרד האוצר. </w:t>
      </w:r>
    </w:p>
    <w:p w14:paraId="4BED549B" w14:textId="77777777" w:rsidR="00000000" w:rsidRDefault="007C71EE">
      <w:pPr>
        <w:pStyle w:val="a"/>
        <w:rPr>
          <w:rFonts w:hint="cs"/>
          <w:rtl/>
        </w:rPr>
      </w:pPr>
    </w:p>
    <w:p w14:paraId="6AD3A927" w14:textId="77777777" w:rsidR="00000000" w:rsidRDefault="007C71EE">
      <w:pPr>
        <w:pStyle w:val="ac"/>
        <w:rPr>
          <w:rtl/>
        </w:rPr>
      </w:pPr>
      <w:r>
        <w:rPr>
          <w:rFonts w:hint="eastAsia"/>
          <w:rtl/>
        </w:rPr>
        <w:t>קולט</w:t>
      </w:r>
      <w:r>
        <w:rPr>
          <w:rtl/>
        </w:rPr>
        <w:t xml:space="preserve"> אב</w:t>
      </w:r>
      <w:r>
        <w:rPr>
          <w:rtl/>
        </w:rPr>
        <w:t>יטל (העבודה-מימד):</w:t>
      </w:r>
    </w:p>
    <w:p w14:paraId="550D3E1E" w14:textId="77777777" w:rsidR="00000000" w:rsidRDefault="007C71EE">
      <w:pPr>
        <w:pStyle w:val="a"/>
        <w:rPr>
          <w:rFonts w:hint="cs"/>
          <w:rtl/>
        </w:rPr>
      </w:pPr>
    </w:p>
    <w:p w14:paraId="7814F5F6" w14:textId="77777777" w:rsidR="00000000" w:rsidRDefault="007C71EE">
      <w:pPr>
        <w:pStyle w:val="a"/>
        <w:rPr>
          <w:rFonts w:hint="cs"/>
          <w:rtl/>
        </w:rPr>
      </w:pPr>
      <w:r>
        <w:rPr>
          <w:rFonts w:hint="cs"/>
          <w:rtl/>
        </w:rPr>
        <w:t xml:space="preserve">תן דוגמה לחוק של מיליארדים. </w:t>
      </w:r>
    </w:p>
    <w:p w14:paraId="572CE23D" w14:textId="77777777" w:rsidR="00000000" w:rsidRDefault="007C71EE">
      <w:pPr>
        <w:pStyle w:val="a"/>
        <w:rPr>
          <w:rFonts w:hint="cs"/>
          <w:rtl/>
        </w:rPr>
      </w:pPr>
    </w:p>
    <w:p w14:paraId="6FF0325F" w14:textId="77777777" w:rsidR="00000000" w:rsidRDefault="007C71EE">
      <w:pPr>
        <w:pStyle w:val="SpeakerCon"/>
        <w:rPr>
          <w:rtl/>
        </w:rPr>
      </w:pPr>
      <w:bookmarkStart w:id="1675" w:name="FS000001027T27_05_2003_17_59_29C"/>
      <w:bookmarkEnd w:id="1675"/>
      <w:r>
        <w:rPr>
          <w:rtl/>
        </w:rPr>
        <w:t>גדעון סער (הליכוד):</w:t>
      </w:r>
    </w:p>
    <w:p w14:paraId="6CC95C26" w14:textId="77777777" w:rsidR="00000000" w:rsidRDefault="007C71EE">
      <w:pPr>
        <w:pStyle w:val="a"/>
        <w:rPr>
          <w:rFonts w:hint="cs"/>
          <w:rtl/>
        </w:rPr>
      </w:pPr>
    </w:p>
    <w:p w14:paraId="03E0FE8B" w14:textId="77777777" w:rsidR="00000000" w:rsidRDefault="007C71EE">
      <w:pPr>
        <w:pStyle w:val="a"/>
        <w:rPr>
          <w:rFonts w:hint="cs"/>
          <w:rtl/>
        </w:rPr>
      </w:pPr>
      <w:r>
        <w:rPr>
          <w:rFonts w:hint="cs"/>
          <w:rtl/>
        </w:rPr>
        <w:t xml:space="preserve">החוק המכונה חוק הלפרט - חצי מיליארד שקלים. </w:t>
      </w:r>
    </w:p>
    <w:p w14:paraId="6991BACA" w14:textId="77777777" w:rsidR="00000000" w:rsidRDefault="007C71EE">
      <w:pPr>
        <w:pStyle w:val="a"/>
        <w:rPr>
          <w:rFonts w:hint="cs"/>
          <w:rtl/>
        </w:rPr>
      </w:pPr>
    </w:p>
    <w:p w14:paraId="16B7BC3D" w14:textId="77777777" w:rsidR="00000000" w:rsidRDefault="007C71EE">
      <w:pPr>
        <w:pStyle w:val="ac"/>
        <w:rPr>
          <w:rtl/>
        </w:rPr>
      </w:pPr>
      <w:r>
        <w:rPr>
          <w:rFonts w:hint="eastAsia"/>
          <w:rtl/>
        </w:rPr>
        <w:t>קולט</w:t>
      </w:r>
      <w:r>
        <w:rPr>
          <w:rtl/>
        </w:rPr>
        <w:t xml:space="preserve"> אביטל (העבודה-מימד):</w:t>
      </w:r>
    </w:p>
    <w:p w14:paraId="21BD365F" w14:textId="77777777" w:rsidR="00000000" w:rsidRDefault="007C71EE">
      <w:pPr>
        <w:pStyle w:val="a"/>
        <w:rPr>
          <w:rFonts w:hint="cs"/>
          <w:rtl/>
        </w:rPr>
      </w:pPr>
    </w:p>
    <w:p w14:paraId="72DB958D" w14:textId="77777777" w:rsidR="00000000" w:rsidRDefault="007C71EE">
      <w:pPr>
        <w:pStyle w:val="a"/>
        <w:rPr>
          <w:rFonts w:hint="cs"/>
          <w:rtl/>
        </w:rPr>
      </w:pPr>
      <w:r>
        <w:rPr>
          <w:rFonts w:hint="cs"/>
          <w:rtl/>
        </w:rPr>
        <w:t xml:space="preserve">הליכוד תמך בזה. </w:t>
      </w:r>
    </w:p>
    <w:p w14:paraId="6D054785" w14:textId="77777777" w:rsidR="00000000" w:rsidRDefault="007C71EE">
      <w:pPr>
        <w:pStyle w:val="a"/>
        <w:rPr>
          <w:rFonts w:hint="cs"/>
          <w:rtl/>
        </w:rPr>
      </w:pPr>
    </w:p>
    <w:p w14:paraId="7E95988C" w14:textId="77777777" w:rsidR="00000000" w:rsidRDefault="007C71EE">
      <w:pPr>
        <w:pStyle w:val="SpeakerCon"/>
        <w:rPr>
          <w:rtl/>
        </w:rPr>
      </w:pPr>
      <w:bookmarkStart w:id="1676" w:name="FS000001027T27_05_2003_18_00_49C"/>
      <w:bookmarkEnd w:id="1676"/>
      <w:r>
        <w:rPr>
          <w:rtl/>
        </w:rPr>
        <w:t>גדעון סער (הליכוד):</w:t>
      </w:r>
    </w:p>
    <w:p w14:paraId="4C0A2DF7" w14:textId="77777777" w:rsidR="00000000" w:rsidRDefault="007C71EE">
      <w:pPr>
        <w:pStyle w:val="a"/>
        <w:rPr>
          <w:rtl/>
        </w:rPr>
      </w:pPr>
    </w:p>
    <w:p w14:paraId="3D92475B" w14:textId="77777777" w:rsidR="00000000" w:rsidRDefault="007C71EE">
      <w:pPr>
        <w:pStyle w:val="a"/>
        <w:rPr>
          <w:rFonts w:hint="cs"/>
          <w:rtl/>
        </w:rPr>
      </w:pPr>
      <w:r>
        <w:rPr>
          <w:rFonts w:hint="cs"/>
          <w:rtl/>
        </w:rPr>
        <w:t>אני חושב שכל מי שתמך בחוק הזה עשה טעות חמורה. בסופו של דבר, גם אלה שתמכו ב</w:t>
      </w:r>
      <w:r>
        <w:rPr>
          <w:rFonts w:hint="cs"/>
          <w:rtl/>
        </w:rPr>
        <w:t xml:space="preserve">זה הבינו שהם גרמו נזק גדול מהתועלת לעניין של משפחות ברוכות הילדים; אפילו בסיעה של המציע, שכבר איננו יושב אתנו היום כחבר הכנסת. </w:t>
      </w:r>
    </w:p>
    <w:p w14:paraId="2FC833BE" w14:textId="77777777" w:rsidR="00000000" w:rsidRDefault="007C71EE">
      <w:pPr>
        <w:pStyle w:val="a"/>
        <w:rPr>
          <w:rFonts w:hint="cs"/>
          <w:rtl/>
        </w:rPr>
      </w:pPr>
    </w:p>
    <w:p w14:paraId="2E75D704" w14:textId="77777777" w:rsidR="00000000" w:rsidRDefault="007C71EE">
      <w:pPr>
        <w:pStyle w:val="a"/>
        <w:rPr>
          <w:rFonts w:hint="cs"/>
          <w:rtl/>
        </w:rPr>
      </w:pPr>
      <w:r>
        <w:rPr>
          <w:rFonts w:hint="cs"/>
          <w:rtl/>
        </w:rPr>
        <w:t xml:space="preserve">הגיעו הדברים לכך שחברי הכנסת האמינו שחקיקה פרטית שלא עולה כסף </w:t>
      </w:r>
      <w:r>
        <w:rPr>
          <w:rtl/>
        </w:rPr>
        <w:t>–</w:t>
      </w:r>
      <w:r>
        <w:rPr>
          <w:rFonts w:hint="cs"/>
          <w:rtl/>
        </w:rPr>
        <w:t xml:space="preserve"> בכלל לא מבינים מה זה. רק דבר שעולה כסף זה חוק. </w:t>
      </w:r>
    </w:p>
    <w:p w14:paraId="79C689DE" w14:textId="77777777" w:rsidR="00000000" w:rsidRDefault="007C71EE">
      <w:pPr>
        <w:pStyle w:val="a"/>
        <w:rPr>
          <w:rFonts w:hint="cs"/>
          <w:rtl/>
        </w:rPr>
      </w:pPr>
    </w:p>
    <w:p w14:paraId="50A40C8C" w14:textId="77777777" w:rsidR="00000000" w:rsidRDefault="007C71EE">
      <w:pPr>
        <w:pStyle w:val="ac"/>
        <w:rPr>
          <w:rtl/>
        </w:rPr>
      </w:pPr>
      <w:r>
        <w:rPr>
          <w:rFonts w:hint="eastAsia"/>
          <w:rtl/>
        </w:rPr>
        <w:t>יצחק</w:t>
      </w:r>
      <w:r>
        <w:rPr>
          <w:rtl/>
        </w:rPr>
        <w:t xml:space="preserve"> הרצוג (הע</w:t>
      </w:r>
      <w:r>
        <w:rPr>
          <w:rtl/>
        </w:rPr>
        <w:t>בודה-מימד):</w:t>
      </w:r>
    </w:p>
    <w:p w14:paraId="40823D49" w14:textId="77777777" w:rsidR="00000000" w:rsidRDefault="007C71EE">
      <w:pPr>
        <w:pStyle w:val="a"/>
        <w:rPr>
          <w:rFonts w:hint="cs"/>
          <w:rtl/>
        </w:rPr>
      </w:pPr>
    </w:p>
    <w:p w14:paraId="5F75FEF9" w14:textId="77777777" w:rsidR="00000000" w:rsidRDefault="007C71EE">
      <w:pPr>
        <w:pStyle w:val="a"/>
        <w:rPr>
          <w:rFonts w:hint="cs"/>
          <w:rtl/>
        </w:rPr>
      </w:pPr>
      <w:r>
        <w:rPr>
          <w:rFonts w:hint="cs"/>
          <w:rtl/>
        </w:rPr>
        <w:t xml:space="preserve">אתם המצאתם את השיטה, דרך אגב. </w:t>
      </w:r>
    </w:p>
    <w:p w14:paraId="4CC36E0C" w14:textId="77777777" w:rsidR="00000000" w:rsidRDefault="007C71EE">
      <w:pPr>
        <w:pStyle w:val="a"/>
        <w:rPr>
          <w:rFonts w:hint="cs"/>
          <w:rtl/>
        </w:rPr>
      </w:pPr>
    </w:p>
    <w:p w14:paraId="0061A92A" w14:textId="77777777" w:rsidR="00000000" w:rsidRDefault="007C71EE">
      <w:pPr>
        <w:pStyle w:val="SpeakerCon"/>
        <w:rPr>
          <w:rtl/>
        </w:rPr>
      </w:pPr>
      <w:bookmarkStart w:id="1677" w:name="FS000001027T27_05_2003_18_03_38C"/>
      <w:bookmarkEnd w:id="1677"/>
      <w:r>
        <w:rPr>
          <w:rtl/>
        </w:rPr>
        <w:t>גדעון סער (הליכוד):</w:t>
      </w:r>
    </w:p>
    <w:p w14:paraId="3DA36BD4" w14:textId="77777777" w:rsidR="00000000" w:rsidRDefault="007C71EE">
      <w:pPr>
        <w:pStyle w:val="a"/>
        <w:rPr>
          <w:rtl/>
        </w:rPr>
      </w:pPr>
    </w:p>
    <w:p w14:paraId="416C6701" w14:textId="77777777" w:rsidR="00000000" w:rsidRDefault="007C71EE">
      <w:pPr>
        <w:pStyle w:val="a"/>
        <w:rPr>
          <w:rFonts w:hint="cs"/>
          <w:rtl/>
        </w:rPr>
      </w:pPr>
      <w:r>
        <w:rPr>
          <w:rFonts w:hint="cs"/>
          <w:rtl/>
        </w:rPr>
        <w:t xml:space="preserve">חבר הכנסת הרצוג, אני לא אוהב את זה שאתה אומר "המצאתם את השיטה", כי שנינו חברי כנסת חדשים. אבל מחר אנחנו נביא לשירוש השיטה הזאת. אנחנו נביא דבר חשוב ביותר. נכון שבכנסת הקודמת חבר הכנסת פינס, </w:t>
      </w:r>
      <w:r>
        <w:rPr>
          <w:rFonts w:hint="cs"/>
          <w:rtl/>
        </w:rPr>
        <w:t xml:space="preserve">שכיהן כיושב-ראש ועדת החוקה, חוק ומשפט, ואני רוצה באמת לפרגן לו, גילה אחריות לאומית  - - </w:t>
      </w:r>
    </w:p>
    <w:p w14:paraId="76B8620F" w14:textId="77777777" w:rsidR="00000000" w:rsidRDefault="007C71EE">
      <w:pPr>
        <w:pStyle w:val="a"/>
        <w:rPr>
          <w:rFonts w:hint="cs"/>
          <w:rtl/>
        </w:rPr>
      </w:pPr>
    </w:p>
    <w:p w14:paraId="1A96CB58" w14:textId="77777777" w:rsidR="00000000" w:rsidRDefault="007C71EE">
      <w:pPr>
        <w:pStyle w:val="ac"/>
        <w:rPr>
          <w:rtl/>
        </w:rPr>
      </w:pPr>
      <w:r>
        <w:rPr>
          <w:rFonts w:hint="eastAsia"/>
          <w:rtl/>
        </w:rPr>
        <w:t>דוד</w:t>
      </w:r>
      <w:r>
        <w:rPr>
          <w:rtl/>
        </w:rPr>
        <w:t xml:space="preserve"> טל (עם אחד):</w:t>
      </w:r>
    </w:p>
    <w:p w14:paraId="2603A60B" w14:textId="77777777" w:rsidR="00000000" w:rsidRDefault="007C71EE">
      <w:pPr>
        <w:pStyle w:val="a"/>
        <w:rPr>
          <w:rFonts w:hint="cs"/>
          <w:rtl/>
        </w:rPr>
      </w:pPr>
    </w:p>
    <w:p w14:paraId="7505BAE0" w14:textId="77777777" w:rsidR="00000000" w:rsidRDefault="007C71EE">
      <w:pPr>
        <w:pStyle w:val="a"/>
        <w:rPr>
          <w:rFonts w:hint="cs"/>
          <w:rtl/>
        </w:rPr>
      </w:pPr>
      <w:r>
        <w:rPr>
          <w:rFonts w:hint="cs"/>
          <w:rtl/>
        </w:rPr>
        <w:t xml:space="preserve">אבל הוא הביא את זה כהוראת שעה. </w:t>
      </w:r>
    </w:p>
    <w:p w14:paraId="77DF1D21" w14:textId="77777777" w:rsidR="00000000" w:rsidRDefault="007C71EE">
      <w:pPr>
        <w:pStyle w:val="a"/>
        <w:rPr>
          <w:rFonts w:hint="cs"/>
          <w:rtl/>
        </w:rPr>
      </w:pPr>
    </w:p>
    <w:p w14:paraId="456D81A2" w14:textId="77777777" w:rsidR="00000000" w:rsidRDefault="007C71EE">
      <w:pPr>
        <w:pStyle w:val="SpeakerCon"/>
        <w:rPr>
          <w:rtl/>
        </w:rPr>
      </w:pPr>
      <w:bookmarkStart w:id="1678" w:name="FS000001027T27_05_2003_18_05_59C"/>
      <w:bookmarkEnd w:id="1678"/>
      <w:r>
        <w:rPr>
          <w:rtl/>
        </w:rPr>
        <w:t>גדעון סער (הליכוד):</w:t>
      </w:r>
    </w:p>
    <w:p w14:paraId="15130D6E" w14:textId="77777777" w:rsidR="00000000" w:rsidRDefault="007C71EE">
      <w:pPr>
        <w:pStyle w:val="a"/>
        <w:rPr>
          <w:rtl/>
        </w:rPr>
      </w:pPr>
    </w:p>
    <w:p w14:paraId="16F6E5D1" w14:textId="77777777" w:rsidR="00000000" w:rsidRDefault="007C71EE">
      <w:pPr>
        <w:pStyle w:val="a"/>
        <w:rPr>
          <w:rFonts w:hint="cs"/>
          <w:rtl/>
        </w:rPr>
      </w:pPr>
      <w:r>
        <w:rPr>
          <w:rFonts w:hint="cs"/>
          <w:rtl/>
        </w:rPr>
        <w:t>- - ויחד עם הממשלה הצליח להביא הוראת שעה לשנה, ובפעם השלישית העברנו את זה. מחר נעביר את זה כהו</w:t>
      </w:r>
      <w:r>
        <w:rPr>
          <w:rFonts w:hint="cs"/>
          <w:rtl/>
        </w:rPr>
        <w:t xml:space="preserve">ראת קבע, ובזה אנחנו נקבע נורמה מתוקנת בפרלמנט הזה. </w:t>
      </w:r>
    </w:p>
    <w:p w14:paraId="18DB46E3" w14:textId="77777777" w:rsidR="00000000" w:rsidRDefault="007C71EE">
      <w:pPr>
        <w:pStyle w:val="a"/>
        <w:rPr>
          <w:rFonts w:hint="cs"/>
          <w:rtl/>
        </w:rPr>
      </w:pPr>
    </w:p>
    <w:p w14:paraId="2F3B42A4" w14:textId="77777777" w:rsidR="00000000" w:rsidRDefault="007C71EE">
      <w:pPr>
        <w:pStyle w:val="ac"/>
        <w:rPr>
          <w:rtl/>
        </w:rPr>
      </w:pPr>
      <w:r>
        <w:rPr>
          <w:rFonts w:hint="eastAsia"/>
          <w:rtl/>
        </w:rPr>
        <w:t>מוחמד</w:t>
      </w:r>
      <w:r>
        <w:rPr>
          <w:rtl/>
        </w:rPr>
        <w:t xml:space="preserve"> ברכה (חד"ש-תע"ל):</w:t>
      </w:r>
    </w:p>
    <w:p w14:paraId="0F784EB2" w14:textId="77777777" w:rsidR="00000000" w:rsidRDefault="007C71EE">
      <w:pPr>
        <w:pStyle w:val="a"/>
        <w:rPr>
          <w:rFonts w:hint="cs"/>
          <w:rtl/>
        </w:rPr>
      </w:pPr>
    </w:p>
    <w:p w14:paraId="156FB039" w14:textId="77777777" w:rsidR="00000000" w:rsidRDefault="007C71EE">
      <w:pPr>
        <w:pStyle w:val="a"/>
        <w:rPr>
          <w:rFonts w:hint="cs"/>
          <w:rtl/>
        </w:rPr>
      </w:pPr>
      <w:r>
        <w:rPr>
          <w:rFonts w:hint="cs"/>
          <w:rtl/>
        </w:rPr>
        <w:t xml:space="preserve">ננשל את בית-המחוקקים ולא ניתן לו לחוקק. זה מה שאתם רוצים. הכנסת תהיה מיותרת. </w:t>
      </w:r>
    </w:p>
    <w:p w14:paraId="78C83EF7" w14:textId="77777777" w:rsidR="00000000" w:rsidRDefault="007C71EE">
      <w:pPr>
        <w:pStyle w:val="a"/>
        <w:rPr>
          <w:rFonts w:hint="cs"/>
          <w:rtl/>
        </w:rPr>
      </w:pPr>
    </w:p>
    <w:p w14:paraId="352475C7" w14:textId="77777777" w:rsidR="00000000" w:rsidRDefault="007C71EE">
      <w:pPr>
        <w:pStyle w:val="SpeakerCon"/>
        <w:rPr>
          <w:rtl/>
        </w:rPr>
      </w:pPr>
      <w:bookmarkStart w:id="1679" w:name="FS000001027T27_05_2003_18_07_02C"/>
      <w:bookmarkEnd w:id="1679"/>
      <w:r>
        <w:rPr>
          <w:rtl/>
        </w:rPr>
        <w:t>גדעון סער (הליכוד):</w:t>
      </w:r>
    </w:p>
    <w:p w14:paraId="52C72A6F" w14:textId="77777777" w:rsidR="00000000" w:rsidRDefault="007C71EE">
      <w:pPr>
        <w:pStyle w:val="a"/>
        <w:rPr>
          <w:rtl/>
        </w:rPr>
      </w:pPr>
    </w:p>
    <w:p w14:paraId="3DB3C7AE" w14:textId="77777777" w:rsidR="00000000" w:rsidRDefault="007C71EE">
      <w:pPr>
        <w:pStyle w:val="a"/>
        <w:rPr>
          <w:rFonts w:hint="cs"/>
          <w:rtl/>
        </w:rPr>
      </w:pPr>
      <w:r>
        <w:rPr>
          <w:rFonts w:hint="cs"/>
          <w:rtl/>
        </w:rPr>
        <w:t>חבר הכנסת ברכה, אתה חוזר על הטעות שאמרתי שעושים חברי כנסת מסוימים. את המדיניות</w:t>
      </w:r>
      <w:r>
        <w:rPr>
          <w:rFonts w:hint="cs"/>
          <w:rtl/>
        </w:rPr>
        <w:t xml:space="preserve"> התקציבית קובעת הרשות המבצעת, לא כל חבר כנסת פרטי. </w:t>
      </w:r>
    </w:p>
    <w:p w14:paraId="35003282" w14:textId="77777777" w:rsidR="00000000" w:rsidRDefault="007C71EE">
      <w:pPr>
        <w:pStyle w:val="a"/>
        <w:rPr>
          <w:rFonts w:hint="cs"/>
          <w:rtl/>
        </w:rPr>
      </w:pPr>
    </w:p>
    <w:p w14:paraId="639E65F6" w14:textId="77777777" w:rsidR="00000000" w:rsidRDefault="007C71EE">
      <w:pPr>
        <w:pStyle w:val="ac"/>
        <w:rPr>
          <w:rtl/>
        </w:rPr>
      </w:pPr>
      <w:r>
        <w:rPr>
          <w:rFonts w:hint="eastAsia"/>
          <w:rtl/>
        </w:rPr>
        <w:t>מוחמד</w:t>
      </w:r>
      <w:r>
        <w:rPr>
          <w:rtl/>
        </w:rPr>
        <w:t xml:space="preserve"> ברכה (חד"ש-תע"ל):</w:t>
      </w:r>
    </w:p>
    <w:p w14:paraId="4EBA8C2C" w14:textId="77777777" w:rsidR="00000000" w:rsidRDefault="007C71EE">
      <w:pPr>
        <w:pStyle w:val="a"/>
        <w:rPr>
          <w:rFonts w:hint="cs"/>
          <w:rtl/>
        </w:rPr>
      </w:pPr>
    </w:p>
    <w:p w14:paraId="65A04CD9" w14:textId="77777777" w:rsidR="00000000" w:rsidRDefault="007C71EE">
      <w:pPr>
        <w:pStyle w:val="a"/>
        <w:rPr>
          <w:rFonts w:hint="cs"/>
          <w:rtl/>
        </w:rPr>
      </w:pPr>
      <w:r>
        <w:rPr>
          <w:rFonts w:hint="cs"/>
          <w:rtl/>
        </w:rPr>
        <w:t xml:space="preserve">הריבון זה הכנסת. </w:t>
      </w:r>
    </w:p>
    <w:p w14:paraId="51B10B01" w14:textId="77777777" w:rsidR="00000000" w:rsidRDefault="007C71EE">
      <w:pPr>
        <w:pStyle w:val="a"/>
        <w:rPr>
          <w:rFonts w:hint="cs"/>
          <w:rtl/>
        </w:rPr>
      </w:pPr>
    </w:p>
    <w:p w14:paraId="10000DF7" w14:textId="77777777" w:rsidR="00000000" w:rsidRDefault="007C71EE">
      <w:pPr>
        <w:pStyle w:val="SpeakerCon"/>
        <w:rPr>
          <w:rtl/>
        </w:rPr>
      </w:pPr>
      <w:bookmarkStart w:id="1680" w:name="FS000001027T27_05_2003_18_08_14C"/>
      <w:bookmarkEnd w:id="1680"/>
      <w:r>
        <w:rPr>
          <w:rtl/>
        </w:rPr>
        <w:t>גדעון סער (הליכוד):</w:t>
      </w:r>
    </w:p>
    <w:p w14:paraId="6D248615" w14:textId="77777777" w:rsidR="00000000" w:rsidRDefault="007C71EE">
      <w:pPr>
        <w:pStyle w:val="a"/>
        <w:rPr>
          <w:rtl/>
        </w:rPr>
      </w:pPr>
    </w:p>
    <w:p w14:paraId="2D38CD2A" w14:textId="77777777" w:rsidR="00000000" w:rsidRDefault="007C71EE">
      <w:pPr>
        <w:pStyle w:val="a"/>
        <w:rPr>
          <w:rFonts w:hint="cs"/>
          <w:rtl/>
        </w:rPr>
      </w:pPr>
      <w:r>
        <w:rPr>
          <w:rFonts w:hint="cs"/>
          <w:rtl/>
        </w:rPr>
        <w:t xml:space="preserve">הריבון זה העם, אומר נשיא בית-המשפט העליון, ואני תמים דעים אתו. </w:t>
      </w:r>
    </w:p>
    <w:p w14:paraId="77238FB5" w14:textId="77777777" w:rsidR="00000000" w:rsidRDefault="007C71EE">
      <w:pPr>
        <w:pStyle w:val="a"/>
        <w:rPr>
          <w:rFonts w:hint="cs"/>
          <w:rtl/>
        </w:rPr>
      </w:pPr>
    </w:p>
    <w:p w14:paraId="2A4D0F96" w14:textId="77777777" w:rsidR="00000000" w:rsidRDefault="007C71EE">
      <w:pPr>
        <w:pStyle w:val="ac"/>
        <w:rPr>
          <w:rtl/>
        </w:rPr>
      </w:pPr>
      <w:r>
        <w:rPr>
          <w:rFonts w:hint="eastAsia"/>
          <w:rtl/>
        </w:rPr>
        <w:t>דוד</w:t>
      </w:r>
      <w:r>
        <w:rPr>
          <w:rtl/>
        </w:rPr>
        <w:t xml:space="preserve"> טל (עם אחד):</w:t>
      </w:r>
    </w:p>
    <w:p w14:paraId="695BB8A5" w14:textId="77777777" w:rsidR="00000000" w:rsidRDefault="007C71EE">
      <w:pPr>
        <w:pStyle w:val="a"/>
        <w:rPr>
          <w:rFonts w:hint="cs"/>
          <w:rtl/>
        </w:rPr>
      </w:pPr>
    </w:p>
    <w:p w14:paraId="7EC772E5" w14:textId="77777777" w:rsidR="00000000" w:rsidRDefault="007C71EE">
      <w:pPr>
        <w:pStyle w:val="a"/>
        <w:rPr>
          <w:rFonts w:hint="cs"/>
          <w:rtl/>
        </w:rPr>
      </w:pPr>
      <w:r>
        <w:rPr>
          <w:rFonts w:hint="cs"/>
          <w:rtl/>
        </w:rPr>
        <w:t xml:space="preserve">ואנחנו שואבים ממנו את הכוח, אנחנו בית-הנבחרים. </w:t>
      </w:r>
    </w:p>
    <w:p w14:paraId="448FBD0B" w14:textId="77777777" w:rsidR="00000000" w:rsidRDefault="007C71EE">
      <w:pPr>
        <w:pStyle w:val="a"/>
        <w:rPr>
          <w:rFonts w:hint="cs"/>
          <w:rtl/>
        </w:rPr>
      </w:pPr>
    </w:p>
    <w:p w14:paraId="59542097" w14:textId="77777777" w:rsidR="00000000" w:rsidRDefault="007C71EE">
      <w:pPr>
        <w:pStyle w:val="ac"/>
        <w:rPr>
          <w:rtl/>
        </w:rPr>
      </w:pPr>
      <w:r>
        <w:rPr>
          <w:rFonts w:hint="eastAsia"/>
          <w:rtl/>
        </w:rPr>
        <w:t>מוחמד</w:t>
      </w:r>
      <w:r>
        <w:rPr>
          <w:rtl/>
        </w:rPr>
        <w:t xml:space="preserve"> </w:t>
      </w:r>
      <w:r>
        <w:rPr>
          <w:rtl/>
        </w:rPr>
        <w:t>ברכה (חד"ש-תע"ל):</w:t>
      </w:r>
    </w:p>
    <w:p w14:paraId="0B7339A5" w14:textId="77777777" w:rsidR="00000000" w:rsidRDefault="007C71EE">
      <w:pPr>
        <w:pStyle w:val="a"/>
        <w:rPr>
          <w:rFonts w:hint="cs"/>
          <w:rtl/>
        </w:rPr>
      </w:pPr>
    </w:p>
    <w:p w14:paraId="5E771AEC" w14:textId="77777777" w:rsidR="00000000" w:rsidRDefault="007C71EE">
      <w:pPr>
        <w:pStyle w:val="a"/>
        <w:rPr>
          <w:rFonts w:hint="cs"/>
          <w:rtl/>
        </w:rPr>
      </w:pPr>
      <w:r>
        <w:rPr>
          <w:rFonts w:hint="cs"/>
          <w:rtl/>
        </w:rPr>
        <w:t xml:space="preserve">הממשלה מקבלת אמון מהכנסת, לא הכנסת מקבלת אמון מהממשלה. </w:t>
      </w:r>
    </w:p>
    <w:p w14:paraId="1A50C17A" w14:textId="77777777" w:rsidR="00000000" w:rsidRDefault="007C71EE">
      <w:pPr>
        <w:pStyle w:val="a"/>
        <w:rPr>
          <w:rFonts w:hint="cs"/>
          <w:rtl/>
        </w:rPr>
      </w:pPr>
    </w:p>
    <w:p w14:paraId="271B34D2" w14:textId="77777777" w:rsidR="00000000" w:rsidRDefault="007C71EE">
      <w:pPr>
        <w:pStyle w:val="SpeakerCon"/>
        <w:rPr>
          <w:rtl/>
        </w:rPr>
      </w:pPr>
      <w:bookmarkStart w:id="1681" w:name="FS000001027T27_05_2003_18_09_21C"/>
      <w:bookmarkEnd w:id="1681"/>
      <w:r>
        <w:rPr>
          <w:rtl/>
        </w:rPr>
        <w:t>גדעון סער (הליכוד):</w:t>
      </w:r>
    </w:p>
    <w:p w14:paraId="59C62B69" w14:textId="77777777" w:rsidR="00000000" w:rsidRDefault="007C71EE">
      <w:pPr>
        <w:pStyle w:val="a"/>
        <w:rPr>
          <w:rtl/>
        </w:rPr>
      </w:pPr>
    </w:p>
    <w:p w14:paraId="227C5428" w14:textId="77777777" w:rsidR="00000000" w:rsidRDefault="007C71EE">
      <w:pPr>
        <w:pStyle w:val="a"/>
        <w:rPr>
          <w:rFonts w:hint="cs"/>
          <w:rtl/>
        </w:rPr>
      </w:pPr>
      <w:r>
        <w:rPr>
          <w:rFonts w:hint="cs"/>
          <w:rtl/>
        </w:rPr>
        <w:t>אדוני היושב-ראש, בקושי אני יכול להתמודד עם כל אחד לחוד. כל המקהלה הזאת ביחד?</w:t>
      </w:r>
    </w:p>
    <w:p w14:paraId="16B5436C" w14:textId="77777777" w:rsidR="00000000" w:rsidRDefault="007C71EE">
      <w:pPr>
        <w:pStyle w:val="a"/>
        <w:rPr>
          <w:rFonts w:hint="cs"/>
          <w:rtl/>
        </w:rPr>
      </w:pPr>
    </w:p>
    <w:p w14:paraId="42E84540" w14:textId="77777777" w:rsidR="00000000" w:rsidRDefault="007C71EE">
      <w:pPr>
        <w:pStyle w:val="ad"/>
        <w:rPr>
          <w:rtl/>
        </w:rPr>
      </w:pPr>
      <w:r>
        <w:rPr>
          <w:rtl/>
        </w:rPr>
        <w:t>היו"ר יולי-יואל אדלשטיין:</w:t>
      </w:r>
    </w:p>
    <w:p w14:paraId="63B578DF" w14:textId="77777777" w:rsidR="00000000" w:rsidRDefault="007C71EE">
      <w:pPr>
        <w:pStyle w:val="a"/>
        <w:rPr>
          <w:rtl/>
        </w:rPr>
      </w:pPr>
    </w:p>
    <w:p w14:paraId="43EAEDEF" w14:textId="77777777" w:rsidR="00000000" w:rsidRDefault="007C71EE">
      <w:pPr>
        <w:pStyle w:val="a"/>
        <w:rPr>
          <w:rFonts w:hint="cs"/>
          <w:rtl/>
        </w:rPr>
      </w:pPr>
      <w:r>
        <w:rPr>
          <w:rFonts w:hint="cs"/>
          <w:rtl/>
        </w:rPr>
        <w:t>חבר הכנסת דורון, אני יכול לבקש ממך בקשה אישית? תמצא עו</w:t>
      </w:r>
      <w:r>
        <w:rPr>
          <w:rFonts w:hint="cs"/>
          <w:rtl/>
        </w:rPr>
        <w:t xml:space="preserve">ד נושא לשבת ליד דוד טל ולשוחח אתו. היה כזה שקט באולם. מרגע שעזבת אותו אני לא משתלט על המליאה. </w:t>
      </w:r>
    </w:p>
    <w:p w14:paraId="26B6CB62" w14:textId="77777777" w:rsidR="00000000" w:rsidRDefault="007C71EE">
      <w:pPr>
        <w:pStyle w:val="a"/>
        <w:rPr>
          <w:rFonts w:hint="cs"/>
          <w:rtl/>
        </w:rPr>
      </w:pPr>
    </w:p>
    <w:p w14:paraId="4DA5351C" w14:textId="77777777" w:rsidR="00000000" w:rsidRDefault="007C71EE">
      <w:pPr>
        <w:pStyle w:val="ac"/>
        <w:rPr>
          <w:rtl/>
        </w:rPr>
      </w:pPr>
      <w:r>
        <w:rPr>
          <w:rFonts w:hint="eastAsia"/>
          <w:rtl/>
        </w:rPr>
        <w:t>דוד</w:t>
      </w:r>
      <w:r>
        <w:rPr>
          <w:rtl/>
        </w:rPr>
        <w:t xml:space="preserve"> טל (עם אחד):</w:t>
      </w:r>
    </w:p>
    <w:p w14:paraId="55F34A16" w14:textId="77777777" w:rsidR="00000000" w:rsidRDefault="007C71EE">
      <w:pPr>
        <w:pStyle w:val="a"/>
        <w:rPr>
          <w:rFonts w:hint="cs"/>
          <w:rtl/>
        </w:rPr>
      </w:pPr>
    </w:p>
    <w:p w14:paraId="716E22CD" w14:textId="77777777" w:rsidR="00000000" w:rsidRDefault="007C71EE">
      <w:pPr>
        <w:pStyle w:val="a"/>
        <w:rPr>
          <w:rFonts w:hint="cs"/>
          <w:rtl/>
        </w:rPr>
      </w:pPr>
      <w:r>
        <w:rPr>
          <w:rFonts w:hint="cs"/>
          <w:rtl/>
        </w:rPr>
        <w:t xml:space="preserve">הוא מקומם אותי בדברים שלו. </w:t>
      </w:r>
    </w:p>
    <w:p w14:paraId="293A197F" w14:textId="77777777" w:rsidR="00000000" w:rsidRDefault="007C71EE">
      <w:pPr>
        <w:pStyle w:val="a"/>
        <w:rPr>
          <w:rFonts w:hint="cs"/>
          <w:rtl/>
        </w:rPr>
      </w:pPr>
    </w:p>
    <w:p w14:paraId="34F0DCE7" w14:textId="77777777" w:rsidR="00000000" w:rsidRDefault="007C71EE">
      <w:pPr>
        <w:pStyle w:val="SpeakerCon"/>
        <w:rPr>
          <w:rtl/>
        </w:rPr>
      </w:pPr>
      <w:bookmarkStart w:id="1682" w:name="FS000001027T27_05_2003_18_11_10C"/>
      <w:bookmarkEnd w:id="1682"/>
      <w:r>
        <w:rPr>
          <w:rtl/>
        </w:rPr>
        <w:t>גדעון סער (הליכוד):</w:t>
      </w:r>
    </w:p>
    <w:p w14:paraId="17575380" w14:textId="77777777" w:rsidR="00000000" w:rsidRDefault="007C71EE">
      <w:pPr>
        <w:pStyle w:val="a"/>
        <w:rPr>
          <w:rtl/>
        </w:rPr>
      </w:pPr>
    </w:p>
    <w:p w14:paraId="0C2B1737" w14:textId="77777777" w:rsidR="00000000" w:rsidRDefault="007C71EE">
      <w:pPr>
        <w:pStyle w:val="a"/>
        <w:rPr>
          <w:rFonts w:hint="cs"/>
          <w:rtl/>
        </w:rPr>
      </w:pPr>
      <w:r>
        <w:rPr>
          <w:rFonts w:hint="cs"/>
          <w:rtl/>
        </w:rPr>
        <w:t>ידידי חבר הכנסת דוד טל, הכנסת לא מבטלת את ההשפעה שלה על הנושא התקציבי, כי כולנו יושבים בוועד</w:t>
      </w:r>
      <w:r>
        <w:rPr>
          <w:rFonts w:hint="cs"/>
          <w:rtl/>
        </w:rPr>
        <w:t xml:space="preserve">ות וכולנו יודעים שכאשר מובא תקציב ניתן להפעיל כוח על מנת לשנות סדרי עדיפויות. השאלה היא, האם לאחר מכן, במהלך שנת התקציב, כל חבר כנסת בפני עצמו יכול לשנות את המדיניות התקציבית. </w:t>
      </w:r>
    </w:p>
    <w:p w14:paraId="6C2657EB" w14:textId="77777777" w:rsidR="00000000" w:rsidRDefault="007C71EE">
      <w:pPr>
        <w:pStyle w:val="a"/>
        <w:rPr>
          <w:rFonts w:hint="cs"/>
          <w:rtl/>
        </w:rPr>
      </w:pPr>
    </w:p>
    <w:p w14:paraId="1607C264" w14:textId="77777777" w:rsidR="00000000" w:rsidRDefault="007C71EE">
      <w:pPr>
        <w:pStyle w:val="ac"/>
        <w:rPr>
          <w:rtl/>
        </w:rPr>
      </w:pPr>
      <w:r>
        <w:rPr>
          <w:rFonts w:hint="eastAsia"/>
          <w:rtl/>
        </w:rPr>
        <w:t>דוד</w:t>
      </w:r>
      <w:r>
        <w:rPr>
          <w:rtl/>
        </w:rPr>
        <w:t xml:space="preserve"> טל (עם אחד):</w:t>
      </w:r>
    </w:p>
    <w:p w14:paraId="42B93F15" w14:textId="77777777" w:rsidR="00000000" w:rsidRDefault="007C71EE">
      <w:pPr>
        <w:pStyle w:val="a"/>
        <w:rPr>
          <w:rFonts w:hint="cs"/>
          <w:rtl/>
        </w:rPr>
      </w:pPr>
    </w:p>
    <w:p w14:paraId="57B5F0C7" w14:textId="77777777" w:rsidR="00000000" w:rsidRDefault="007C71EE">
      <w:pPr>
        <w:pStyle w:val="a"/>
        <w:rPr>
          <w:rFonts w:hint="cs"/>
          <w:rtl/>
        </w:rPr>
      </w:pPr>
      <w:r>
        <w:rPr>
          <w:rFonts w:hint="cs"/>
          <w:rtl/>
        </w:rPr>
        <w:t>לא נכון, לא טוב לעשות את זה. צריך שתחולת החוק תהיה משנת התקצ</w:t>
      </w:r>
      <w:r>
        <w:rPr>
          <w:rFonts w:hint="cs"/>
          <w:rtl/>
        </w:rPr>
        <w:t xml:space="preserve">יב הבאה, ואז לא תהיה טענה לרשות המבצעת. </w:t>
      </w:r>
    </w:p>
    <w:p w14:paraId="79E2EE90" w14:textId="77777777" w:rsidR="00000000" w:rsidRDefault="007C71EE">
      <w:pPr>
        <w:pStyle w:val="a"/>
        <w:rPr>
          <w:rFonts w:hint="cs"/>
          <w:rtl/>
        </w:rPr>
      </w:pPr>
    </w:p>
    <w:p w14:paraId="11E6F636" w14:textId="77777777" w:rsidR="00000000" w:rsidRDefault="007C71EE">
      <w:pPr>
        <w:pStyle w:val="SpeakerCon"/>
        <w:rPr>
          <w:rtl/>
        </w:rPr>
      </w:pPr>
      <w:bookmarkStart w:id="1683" w:name="FS000001027T27_05_2003_18_13_08C"/>
      <w:bookmarkEnd w:id="1683"/>
      <w:r>
        <w:rPr>
          <w:rtl/>
        </w:rPr>
        <w:t>גדעון סער (הליכוד):</w:t>
      </w:r>
    </w:p>
    <w:p w14:paraId="64803EAC" w14:textId="77777777" w:rsidR="00000000" w:rsidRDefault="007C71EE">
      <w:pPr>
        <w:pStyle w:val="a"/>
        <w:rPr>
          <w:rtl/>
        </w:rPr>
      </w:pPr>
    </w:p>
    <w:p w14:paraId="26F12A26" w14:textId="77777777" w:rsidR="00000000" w:rsidRDefault="007C71EE">
      <w:pPr>
        <w:pStyle w:val="a"/>
        <w:rPr>
          <w:rFonts w:hint="cs"/>
          <w:rtl/>
        </w:rPr>
      </w:pPr>
      <w:r>
        <w:rPr>
          <w:rFonts w:hint="cs"/>
          <w:rtl/>
        </w:rPr>
        <w:t>אני רוצה להסביר, שבמדינה נורמלית זה אולי יישמע מוזר, ולכן זה קיים בכל המדינות המערביות המתוקנות. במדינה נורמלית, מי שקובעת את המדיניות הכלכלית זאת הרשות המבצעת. זה כמובן חייב לקבל את אמון הכנסת</w:t>
      </w:r>
      <w:r>
        <w:rPr>
          <w:rFonts w:hint="cs"/>
          <w:rtl/>
        </w:rPr>
        <w:t xml:space="preserve"> ולעבור את התהליכים ואת המסננות של הכנסת. אבל לאחר מכן, אי-אפשר עם ההפקרות הזאת, ולכן מחר נשים לה קץ. </w:t>
      </w:r>
    </w:p>
    <w:p w14:paraId="0CEAA93B" w14:textId="77777777" w:rsidR="00000000" w:rsidRDefault="007C71EE">
      <w:pPr>
        <w:pStyle w:val="a"/>
        <w:rPr>
          <w:rFonts w:hint="cs"/>
          <w:rtl/>
        </w:rPr>
      </w:pPr>
    </w:p>
    <w:p w14:paraId="216B0378" w14:textId="77777777" w:rsidR="00000000" w:rsidRDefault="007C71EE">
      <w:pPr>
        <w:pStyle w:val="ac"/>
        <w:rPr>
          <w:rtl/>
        </w:rPr>
      </w:pPr>
      <w:r>
        <w:rPr>
          <w:rFonts w:hint="eastAsia"/>
          <w:rtl/>
        </w:rPr>
        <w:t>דוד</w:t>
      </w:r>
      <w:r>
        <w:rPr>
          <w:rtl/>
        </w:rPr>
        <w:t xml:space="preserve"> טל (עם אחד):</w:t>
      </w:r>
    </w:p>
    <w:p w14:paraId="2170CD91" w14:textId="77777777" w:rsidR="00000000" w:rsidRDefault="007C71EE">
      <w:pPr>
        <w:pStyle w:val="a"/>
        <w:rPr>
          <w:rFonts w:hint="cs"/>
          <w:rtl/>
        </w:rPr>
      </w:pPr>
    </w:p>
    <w:p w14:paraId="7F8AE546" w14:textId="77777777" w:rsidR="00000000" w:rsidRDefault="007C71EE">
      <w:pPr>
        <w:pStyle w:val="a"/>
        <w:rPr>
          <w:rFonts w:hint="cs"/>
          <w:rtl/>
        </w:rPr>
      </w:pPr>
      <w:r>
        <w:rPr>
          <w:rFonts w:hint="cs"/>
          <w:rtl/>
        </w:rPr>
        <w:t xml:space="preserve">בכל המדינות המתוקנות הפרלמנט בוחר את השופטים. רק במדינת ישראל לא. </w:t>
      </w:r>
    </w:p>
    <w:p w14:paraId="0E8AB814" w14:textId="77777777" w:rsidR="00000000" w:rsidRDefault="007C71EE">
      <w:pPr>
        <w:pStyle w:val="a"/>
        <w:rPr>
          <w:rFonts w:hint="cs"/>
          <w:rtl/>
        </w:rPr>
      </w:pPr>
    </w:p>
    <w:p w14:paraId="7AC47E4D" w14:textId="77777777" w:rsidR="00000000" w:rsidRDefault="007C71EE">
      <w:pPr>
        <w:pStyle w:val="SpeakerCon"/>
        <w:rPr>
          <w:rtl/>
        </w:rPr>
      </w:pPr>
      <w:bookmarkStart w:id="1684" w:name="FS000001027T27_05_2003_18_15_04C"/>
      <w:bookmarkEnd w:id="1684"/>
    </w:p>
    <w:p w14:paraId="5F2E4229" w14:textId="77777777" w:rsidR="00000000" w:rsidRDefault="007C71EE">
      <w:pPr>
        <w:pStyle w:val="SpeakerCon"/>
        <w:rPr>
          <w:rtl/>
        </w:rPr>
      </w:pPr>
      <w:r>
        <w:rPr>
          <w:rtl/>
        </w:rPr>
        <w:t>גדעון סער (הליכוד):</w:t>
      </w:r>
    </w:p>
    <w:p w14:paraId="0CAD1835" w14:textId="77777777" w:rsidR="00000000" w:rsidRDefault="007C71EE">
      <w:pPr>
        <w:pStyle w:val="a"/>
        <w:rPr>
          <w:rtl/>
        </w:rPr>
      </w:pPr>
    </w:p>
    <w:p w14:paraId="67865FA6" w14:textId="77777777" w:rsidR="00000000" w:rsidRDefault="007C71EE">
      <w:pPr>
        <w:pStyle w:val="a"/>
        <w:rPr>
          <w:rFonts w:hint="cs"/>
          <w:rtl/>
        </w:rPr>
      </w:pPr>
      <w:r>
        <w:rPr>
          <w:rFonts w:hint="cs"/>
          <w:rtl/>
        </w:rPr>
        <w:t xml:space="preserve">כך נגן על כספי אזרחי ישראל. </w:t>
      </w:r>
    </w:p>
    <w:p w14:paraId="29105E90" w14:textId="77777777" w:rsidR="00000000" w:rsidRDefault="007C71EE">
      <w:pPr>
        <w:pStyle w:val="a"/>
        <w:rPr>
          <w:rFonts w:hint="cs"/>
          <w:rtl/>
        </w:rPr>
      </w:pPr>
    </w:p>
    <w:p w14:paraId="74088C6E" w14:textId="77777777" w:rsidR="00000000" w:rsidRDefault="007C71EE">
      <w:pPr>
        <w:pStyle w:val="a"/>
        <w:rPr>
          <w:rFonts w:hint="cs"/>
          <w:rtl/>
        </w:rPr>
      </w:pPr>
      <w:r>
        <w:rPr>
          <w:rFonts w:hint="cs"/>
          <w:rtl/>
        </w:rPr>
        <w:t>אני רוצה כאן ל</w:t>
      </w:r>
      <w:r>
        <w:rPr>
          <w:rFonts w:hint="cs"/>
          <w:rtl/>
        </w:rPr>
        <w:t>שבח את חבר הכנסת פינס וחברים אחרים מהאופוזיציה, שהגיעו אתנו להסכמה בנושא הזה בוועדת החוקה, וגם אנחנו ויתרנו. אמרו לנו: למה 55? האופוזיציה היא 52. אמרנו: ניחא, 50. הם הבינו שהדבר הזה איננו נובע משאלות של קואליציה ואופוזיציה, כי אנחנו היום בקואליציה ומחר נהי</w:t>
      </w:r>
      <w:r>
        <w:rPr>
          <w:rFonts w:hint="cs"/>
          <w:rtl/>
        </w:rPr>
        <w:t xml:space="preserve">ה באופוזיציה. אבל צריכים לתת כלים לממשלה לנהל באופן אחראי את כלכלת ישראל. </w:t>
      </w:r>
    </w:p>
    <w:p w14:paraId="07005B2A" w14:textId="77777777" w:rsidR="00000000" w:rsidRDefault="007C71EE">
      <w:pPr>
        <w:pStyle w:val="a"/>
        <w:rPr>
          <w:rFonts w:hint="cs"/>
          <w:rtl/>
        </w:rPr>
      </w:pPr>
    </w:p>
    <w:p w14:paraId="33B60FD5" w14:textId="77777777" w:rsidR="00000000" w:rsidRDefault="007C71EE">
      <w:pPr>
        <w:pStyle w:val="ac"/>
        <w:rPr>
          <w:rtl/>
        </w:rPr>
      </w:pPr>
      <w:r>
        <w:rPr>
          <w:rFonts w:hint="eastAsia"/>
          <w:rtl/>
        </w:rPr>
        <w:t>דוד</w:t>
      </w:r>
      <w:r>
        <w:rPr>
          <w:rtl/>
        </w:rPr>
        <w:t xml:space="preserve"> טל (עם אחד):</w:t>
      </w:r>
    </w:p>
    <w:p w14:paraId="6A8A3358" w14:textId="77777777" w:rsidR="00000000" w:rsidRDefault="007C71EE">
      <w:pPr>
        <w:pStyle w:val="a"/>
        <w:rPr>
          <w:rFonts w:hint="cs"/>
          <w:rtl/>
        </w:rPr>
      </w:pPr>
    </w:p>
    <w:p w14:paraId="52E0B66C" w14:textId="77777777" w:rsidR="00000000" w:rsidRDefault="007C71EE">
      <w:pPr>
        <w:pStyle w:val="a"/>
        <w:rPr>
          <w:rFonts w:hint="cs"/>
          <w:rtl/>
        </w:rPr>
      </w:pPr>
      <w:r>
        <w:rPr>
          <w:rFonts w:hint="cs"/>
          <w:rtl/>
        </w:rPr>
        <w:t>ואם 50 יעבירו חוק בעלות של 2 מיליארדי שקלים, זה יהיה בסדר?</w:t>
      </w:r>
    </w:p>
    <w:p w14:paraId="11C325F4" w14:textId="77777777" w:rsidR="00000000" w:rsidRDefault="007C71EE">
      <w:pPr>
        <w:pStyle w:val="a"/>
        <w:rPr>
          <w:rFonts w:hint="cs"/>
          <w:rtl/>
        </w:rPr>
      </w:pPr>
    </w:p>
    <w:p w14:paraId="0693B785" w14:textId="77777777" w:rsidR="00000000" w:rsidRDefault="007C71EE">
      <w:pPr>
        <w:pStyle w:val="SpeakerCon"/>
        <w:rPr>
          <w:rtl/>
        </w:rPr>
      </w:pPr>
      <w:bookmarkStart w:id="1685" w:name="FS000001027T27_05_2003_18_17_29C"/>
      <w:bookmarkEnd w:id="1685"/>
      <w:r>
        <w:rPr>
          <w:rtl/>
        </w:rPr>
        <w:t>גדעון סער (הליכוד):</w:t>
      </w:r>
    </w:p>
    <w:p w14:paraId="6BF40D6E" w14:textId="77777777" w:rsidR="00000000" w:rsidRDefault="007C71EE">
      <w:pPr>
        <w:pStyle w:val="a"/>
        <w:rPr>
          <w:rtl/>
        </w:rPr>
      </w:pPr>
    </w:p>
    <w:p w14:paraId="0CB423EF" w14:textId="77777777" w:rsidR="00000000" w:rsidRDefault="007C71EE">
      <w:pPr>
        <w:pStyle w:val="a"/>
        <w:rPr>
          <w:rFonts w:hint="cs"/>
          <w:rtl/>
        </w:rPr>
      </w:pPr>
      <w:r>
        <w:rPr>
          <w:rFonts w:hint="cs"/>
          <w:rtl/>
        </w:rPr>
        <w:t xml:space="preserve">לא, ולכן זה יהיה בלתי אפשרי. </w:t>
      </w:r>
    </w:p>
    <w:p w14:paraId="75D33BBF" w14:textId="77777777" w:rsidR="00000000" w:rsidRDefault="007C71EE">
      <w:pPr>
        <w:pStyle w:val="a"/>
        <w:rPr>
          <w:rFonts w:hint="cs"/>
          <w:rtl/>
        </w:rPr>
      </w:pPr>
    </w:p>
    <w:p w14:paraId="43A809DE" w14:textId="77777777" w:rsidR="00000000" w:rsidRDefault="007C71EE">
      <w:pPr>
        <w:pStyle w:val="ac"/>
        <w:rPr>
          <w:rtl/>
        </w:rPr>
      </w:pPr>
      <w:r>
        <w:rPr>
          <w:rFonts w:hint="eastAsia"/>
          <w:rtl/>
        </w:rPr>
        <w:t>דוד</w:t>
      </w:r>
      <w:r>
        <w:rPr>
          <w:rtl/>
        </w:rPr>
        <w:t xml:space="preserve"> טל (עם אחד):</w:t>
      </w:r>
    </w:p>
    <w:p w14:paraId="208F70AD" w14:textId="77777777" w:rsidR="00000000" w:rsidRDefault="007C71EE">
      <w:pPr>
        <w:pStyle w:val="a"/>
        <w:rPr>
          <w:rFonts w:hint="cs"/>
          <w:rtl/>
        </w:rPr>
      </w:pPr>
    </w:p>
    <w:p w14:paraId="39E26D52" w14:textId="77777777" w:rsidR="00000000" w:rsidRDefault="007C71EE">
      <w:pPr>
        <w:pStyle w:val="a"/>
        <w:rPr>
          <w:rFonts w:hint="cs"/>
          <w:rtl/>
        </w:rPr>
      </w:pPr>
      <w:r>
        <w:rPr>
          <w:rFonts w:hint="cs"/>
          <w:rtl/>
        </w:rPr>
        <w:t xml:space="preserve">השארתם פתח. </w:t>
      </w:r>
    </w:p>
    <w:p w14:paraId="3E88BFC7" w14:textId="77777777" w:rsidR="00000000" w:rsidRDefault="007C71EE">
      <w:pPr>
        <w:pStyle w:val="a"/>
        <w:rPr>
          <w:rFonts w:hint="cs"/>
          <w:rtl/>
        </w:rPr>
      </w:pPr>
    </w:p>
    <w:p w14:paraId="1F31F8BB" w14:textId="77777777" w:rsidR="00000000" w:rsidRDefault="007C71EE">
      <w:pPr>
        <w:pStyle w:val="SpeakerCon"/>
        <w:rPr>
          <w:rtl/>
        </w:rPr>
      </w:pPr>
      <w:bookmarkStart w:id="1686" w:name="FS000001027T27_05_2003_18_17_58C"/>
      <w:bookmarkEnd w:id="1686"/>
      <w:r>
        <w:rPr>
          <w:rtl/>
        </w:rPr>
        <w:t>גדעון סער (הליכוד)</w:t>
      </w:r>
      <w:r>
        <w:rPr>
          <w:rtl/>
        </w:rPr>
        <w:t>:</w:t>
      </w:r>
    </w:p>
    <w:p w14:paraId="5B1FE3B1" w14:textId="77777777" w:rsidR="00000000" w:rsidRDefault="007C71EE">
      <w:pPr>
        <w:pStyle w:val="a"/>
        <w:rPr>
          <w:rtl/>
        </w:rPr>
      </w:pPr>
    </w:p>
    <w:p w14:paraId="716EDB42" w14:textId="77777777" w:rsidR="00000000" w:rsidRDefault="007C71EE">
      <w:pPr>
        <w:pStyle w:val="a"/>
        <w:rPr>
          <w:rFonts w:hint="cs"/>
          <w:rtl/>
        </w:rPr>
      </w:pPr>
      <w:r>
        <w:rPr>
          <w:rFonts w:hint="cs"/>
          <w:rtl/>
        </w:rPr>
        <w:t xml:space="preserve">תמיד הממשלה יכולה להסכים, זאת גם אחת החלופות שקיימות בחוק. </w:t>
      </w:r>
    </w:p>
    <w:p w14:paraId="44DE6AA3" w14:textId="77777777" w:rsidR="00000000" w:rsidRDefault="007C71EE">
      <w:pPr>
        <w:pStyle w:val="a"/>
        <w:rPr>
          <w:rFonts w:hint="cs"/>
          <w:rtl/>
        </w:rPr>
      </w:pPr>
    </w:p>
    <w:p w14:paraId="23ADCC34" w14:textId="77777777" w:rsidR="00000000" w:rsidRDefault="007C71EE">
      <w:pPr>
        <w:pStyle w:val="ac"/>
        <w:rPr>
          <w:rtl/>
        </w:rPr>
      </w:pPr>
      <w:r>
        <w:rPr>
          <w:rFonts w:hint="eastAsia"/>
          <w:rtl/>
        </w:rPr>
        <w:t>דוד</w:t>
      </w:r>
      <w:r>
        <w:rPr>
          <w:rtl/>
        </w:rPr>
        <w:t xml:space="preserve"> טל (עם אחד):</w:t>
      </w:r>
    </w:p>
    <w:p w14:paraId="5D7FAA53" w14:textId="77777777" w:rsidR="00000000" w:rsidRDefault="007C71EE">
      <w:pPr>
        <w:pStyle w:val="a"/>
        <w:rPr>
          <w:rFonts w:hint="cs"/>
          <w:rtl/>
        </w:rPr>
      </w:pPr>
    </w:p>
    <w:p w14:paraId="05B61E47" w14:textId="77777777" w:rsidR="00000000" w:rsidRDefault="007C71EE">
      <w:pPr>
        <w:pStyle w:val="a"/>
        <w:rPr>
          <w:rFonts w:hint="cs"/>
          <w:rtl/>
        </w:rPr>
      </w:pPr>
      <w:r>
        <w:rPr>
          <w:rFonts w:hint="cs"/>
          <w:rtl/>
        </w:rPr>
        <w:t xml:space="preserve">הממשלה לא הסכימה. </w:t>
      </w:r>
    </w:p>
    <w:p w14:paraId="36B44164" w14:textId="77777777" w:rsidR="00000000" w:rsidRDefault="007C71EE">
      <w:pPr>
        <w:pStyle w:val="a"/>
        <w:rPr>
          <w:rFonts w:hint="cs"/>
          <w:rtl/>
        </w:rPr>
      </w:pPr>
    </w:p>
    <w:p w14:paraId="3C3D6AA0" w14:textId="77777777" w:rsidR="00000000" w:rsidRDefault="007C71EE">
      <w:pPr>
        <w:pStyle w:val="SpeakerCon"/>
        <w:rPr>
          <w:rtl/>
        </w:rPr>
      </w:pPr>
      <w:bookmarkStart w:id="1687" w:name="FS000001027T27_05_2003_18_18_31C"/>
      <w:bookmarkEnd w:id="1687"/>
      <w:r>
        <w:rPr>
          <w:rtl/>
        </w:rPr>
        <w:t>גדעון סער (הליכוד):</w:t>
      </w:r>
    </w:p>
    <w:p w14:paraId="1B30590A" w14:textId="77777777" w:rsidR="00000000" w:rsidRDefault="007C71EE">
      <w:pPr>
        <w:pStyle w:val="a"/>
        <w:rPr>
          <w:rtl/>
        </w:rPr>
      </w:pPr>
    </w:p>
    <w:p w14:paraId="28D4911A" w14:textId="77777777" w:rsidR="00000000" w:rsidRDefault="007C71EE">
      <w:pPr>
        <w:pStyle w:val="a"/>
        <w:rPr>
          <w:rFonts w:hint="cs"/>
          <w:rtl/>
        </w:rPr>
      </w:pPr>
      <w:r>
        <w:rPr>
          <w:rFonts w:hint="cs"/>
          <w:rtl/>
        </w:rPr>
        <w:t>לא הסכימה, יעבירו ברוב דעות. אחרת אתה מרוקן את חוק התקציב מתוכן. אין משמעות לחוק התקציב. אז היא הוציאה 2 מיליארדי שקלים, מה יקרה? מאי</w:t>
      </w:r>
      <w:r>
        <w:rPr>
          <w:rFonts w:hint="cs"/>
          <w:rtl/>
        </w:rPr>
        <w:t xml:space="preserve">פה אתה מקבל את זה בחזרה? אתה צריך לקצץ. </w:t>
      </w:r>
    </w:p>
    <w:p w14:paraId="7DCF5C52" w14:textId="77777777" w:rsidR="00000000" w:rsidRDefault="007C71EE">
      <w:pPr>
        <w:pStyle w:val="a"/>
        <w:rPr>
          <w:rFonts w:hint="cs"/>
          <w:rtl/>
        </w:rPr>
      </w:pPr>
    </w:p>
    <w:p w14:paraId="1715B9BE" w14:textId="77777777" w:rsidR="00000000" w:rsidRDefault="007C71EE">
      <w:pPr>
        <w:pStyle w:val="a"/>
        <w:rPr>
          <w:rFonts w:hint="cs"/>
          <w:rtl/>
        </w:rPr>
      </w:pPr>
      <w:r>
        <w:rPr>
          <w:rFonts w:hint="cs"/>
          <w:rtl/>
        </w:rPr>
        <w:t xml:space="preserve">אני רוצה לומר כמה מלים בנושא המדיני. אני שמחתי לשמוע היום את הבהרתו של ראש הממשלה בוועדת החוץ והביטחון בנושא של הכיבוש, שהוא עוד מונח שאתם התאהבתם בו, עוד מונח מהתעמולה הערבית. </w:t>
      </w:r>
    </w:p>
    <w:p w14:paraId="37835C8E" w14:textId="77777777" w:rsidR="00000000" w:rsidRDefault="007C71EE">
      <w:pPr>
        <w:pStyle w:val="a"/>
        <w:rPr>
          <w:rFonts w:hint="cs"/>
          <w:rtl/>
        </w:rPr>
      </w:pPr>
    </w:p>
    <w:p w14:paraId="458285B5" w14:textId="77777777" w:rsidR="00000000" w:rsidRDefault="007C71EE">
      <w:pPr>
        <w:pStyle w:val="ac"/>
        <w:rPr>
          <w:rtl/>
        </w:rPr>
      </w:pPr>
    </w:p>
    <w:p w14:paraId="3B504D97" w14:textId="77777777" w:rsidR="00000000" w:rsidRDefault="007C71EE">
      <w:pPr>
        <w:pStyle w:val="ac"/>
        <w:rPr>
          <w:rtl/>
        </w:rPr>
      </w:pPr>
      <w:r>
        <w:rPr>
          <w:rFonts w:hint="eastAsia"/>
          <w:rtl/>
        </w:rPr>
        <w:t>יצחק</w:t>
      </w:r>
      <w:r>
        <w:rPr>
          <w:rtl/>
        </w:rPr>
        <w:t xml:space="preserve"> הרצוג (העבודה-מימד):</w:t>
      </w:r>
    </w:p>
    <w:p w14:paraId="12BD75B8" w14:textId="77777777" w:rsidR="00000000" w:rsidRDefault="007C71EE">
      <w:pPr>
        <w:pStyle w:val="a"/>
        <w:rPr>
          <w:rFonts w:hint="cs"/>
          <w:rtl/>
        </w:rPr>
      </w:pPr>
    </w:p>
    <w:p w14:paraId="0959E1D9" w14:textId="77777777" w:rsidR="00000000" w:rsidRDefault="007C71EE">
      <w:pPr>
        <w:pStyle w:val="a"/>
        <w:rPr>
          <w:rFonts w:hint="cs"/>
          <w:rtl/>
        </w:rPr>
      </w:pPr>
      <w:r>
        <w:rPr>
          <w:rFonts w:hint="cs"/>
          <w:rtl/>
        </w:rPr>
        <w:t>ראש הממ</w:t>
      </w:r>
      <w:r>
        <w:rPr>
          <w:rFonts w:hint="cs"/>
          <w:rtl/>
        </w:rPr>
        <w:t xml:space="preserve">שלה התאהב בו. </w:t>
      </w:r>
    </w:p>
    <w:p w14:paraId="5839F8AE" w14:textId="77777777" w:rsidR="00000000" w:rsidRDefault="007C71EE">
      <w:pPr>
        <w:pStyle w:val="a"/>
        <w:rPr>
          <w:rFonts w:hint="cs"/>
          <w:rtl/>
        </w:rPr>
      </w:pPr>
    </w:p>
    <w:p w14:paraId="4306038D" w14:textId="77777777" w:rsidR="00000000" w:rsidRDefault="007C71EE">
      <w:pPr>
        <w:pStyle w:val="SpeakerCon"/>
        <w:rPr>
          <w:rtl/>
        </w:rPr>
      </w:pPr>
      <w:bookmarkStart w:id="1688" w:name="FS000001027T27_05_2003_18_20_42C"/>
      <w:bookmarkEnd w:id="1688"/>
      <w:r>
        <w:rPr>
          <w:rtl/>
        </w:rPr>
        <w:t>גדעון סער (הליכוד):</w:t>
      </w:r>
    </w:p>
    <w:p w14:paraId="58C317FB" w14:textId="77777777" w:rsidR="00000000" w:rsidRDefault="007C71EE">
      <w:pPr>
        <w:pStyle w:val="a"/>
        <w:rPr>
          <w:rtl/>
        </w:rPr>
      </w:pPr>
    </w:p>
    <w:p w14:paraId="4F7BD744" w14:textId="77777777" w:rsidR="00000000" w:rsidRDefault="007C71EE">
      <w:pPr>
        <w:pStyle w:val="a"/>
        <w:rPr>
          <w:rFonts w:hint="cs"/>
          <w:rtl/>
        </w:rPr>
      </w:pPr>
      <w:r>
        <w:rPr>
          <w:rFonts w:hint="cs"/>
          <w:rtl/>
        </w:rPr>
        <w:t xml:space="preserve">לא, ראש הממשלה היום הבהיר בדיוק את הדברים. לצערי, לא ישבת בוועדת החוץ והביטחון, לכן אני רוצה לומר כמה מלים. </w:t>
      </w:r>
    </w:p>
    <w:p w14:paraId="5CFE38CC" w14:textId="77777777" w:rsidR="00000000" w:rsidRDefault="007C71EE">
      <w:pPr>
        <w:pStyle w:val="a"/>
        <w:rPr>
          <w:rFonts w:hint="cs"/>
          <w:rtl/>
        </w:rPr>
      </w:pPr>
    </w:p>
    <w:p w14:paraId="1FD5D5EF" w14:textId="77777777" w:rsidR="00000000" w:rsidRDefault="007C71EE">
      <w:pPr>
        <w:pStyle w:val="a"/>
        <w:rPr>
          <w:rFonts w:hint="cs"/>
          <w:rtl/>
        </w:rPr>
      </w:pPr>
      <w:r>
        <w:rPr>
          <w:rFonts w:hint="cs"/>
          <w:rtl/>
        </w:rPr>
        <w:t xml:space="preserve">עם איננו יכול להיות כובש בארצו. זה תרתי דסתרי. </w:t>
      </w:r>
    </w:p>
    <w:p w14:paraId="697CF3E9" w14:textId="77777777" w:rsidR="00000000" w:rsidRDefault="007C71EE">
      <w:pPr>
        <w:pStyle w:val="a"/>
        <w:rPr>
          <w:rFonts w:hint="cs"/>
          <w:rtl/>
        </w:rPr>
      </w:pPr>
    </w:p>
    <w:p w14:paraId="79A6136C" w14:textId="77777777" w:rsidR="00000000" w:rsidRDefault="007C71EE">
      <w:pPr>
        <w:pStyle w:val="ac"/>
        <w:rPr>
          <w:rtl/>
        </w:rPr>
      </w:pPr>
      <w:r>
        <w:rPr>
          <w:rFonts w:hint="eastAsia"/>
          <w:rtl/>
        </w:rPr>
        <w:t>קולט</w:t>
      </w:r>
      <w:r>
        <w:rPr>
          <w:rtl/>
        </w:rPr>
        <w:t xml:space="preserve"> אביטל (העבודה-מימד):</w:t>
      </w:r>
    </w:p>
    <w:p w14:paraId="73441802" w14:textId="77777777" w:rsidR="00000000" w:rsidRDefault="007C71EE">
      <w:pPr>
        <w:pStyle w:val="a"/>
        <w:rPr>
          <w:rFonts w:hint="cs"/>
          <w:rtl/>
        </w:rPr>
      </w:pPr>
    </w:p>
    <w:p w14:paraId="1659F5A5" w14:textId="77777777" w:rsidR="00000000" w:rsidRDefault="007C71EE">
      <w:pPr>
        <w:pStyle w:val="a"/>
        <w:rPr>
          <w:rFonts w:hint="cs"/>
          <w:rtl/>
        </w:rPr>
      </w:pPr>
      <w:r>
        <w:rPr>
          <w:rFonts w:hint="cs"/>
          <w:rtl/>
        </w:rPr>
        <w:t xml:space="preserve">אנחנו כובשים עם אחר. </w:t>
      </w:r>
    </w:p>
    <w:p w14:paraId="14318A98" w14:textId="77777777" w:rsidR="00000000" w:rsidRDefault="007C71EE">
      <w:pPr>
        <w:pStyle w:val="a"/>
        <w:rPr>
          <w:rFonts w:hint="cs"/>
          <w:rtl/>
        </w:rPr>
      </w:pPr>
    </w:p>
    <w:p w14:paraId="4B9E9FEB" w14:textId="77777777" w:rsidR="00000000" w:rsidRDefault="007C71EE">
      <w:pPr>
        <w:pStyle w:val="ac"/>
        <w:rPr>
          <w:rtl/>
        </w:rPr>
      </w:pPr>
      <w:r>
        <w:rPr>
          <w:rFonts w:hint="eastAsia"/>
          <w:rtl/>
        </w:rPr>
        <w:t>יצחק</w:t>
      </w:r>
      <w:r>
        <w:rPr>
          <w:rtl/>
        </w:rPr>
        <w:t xml:space="preserve"> הרצוג</w:t>
      </w:r>
      <w:r>
        <w:rPr>
          <w:rtl/>
        </w:rPr>
        <w:t xml:space="preserve"> (העבודה-מימד):</w:t>
      </w:r>
    </w:p>
    <w:p w14:paraId="1F69C4C7" w14:textId="77777777" w:rsidR="00000000" w:rsidRDefault="007C71EE">
      <w:pPr>
        <w:pStyle w:val="a"/>
        <w:rPr>
          <w:rFonts w:hint="cs"/>
          <w:rtl/>
        </w:rPr>
      </w:pPr>
    </w:p>
    <w:p w14:paraId="37AEC7EE" w14:textId="77777777" w:rsidR="00000000" w:rsidRDefault="007C71EE">
      <w:pPr>
        <w:pStyle w:val="a"/>
        <w:rPr>
          <w:rFonts w:hint="cs"/>
          <w:rtl/>
        </w:rPr>
      </w:pPr>
      <w:r>
        <w:rPr>
          <w:rFonts w:hint="cs"/>
          <w:rtl/>
        </w:rPr>
        <w:t>ולשלוט על עם אחר?</w:t>
      </w:r>
    </w:p>
    <w:p w14:paraId="4738D3CC" w14:textId="77777777" w:rsidR="00000000" w:rsidRDefault="007C71EE">
      <w:pPr>
        <w:pStyle w:val="a"/>
        <w:rPr>
          <w:rFonts w:hint="cs"/>
          <w:rtl/>
        </w:rPr>
      </w:pPr>
    </w:p>
    <w:p w14:paraId="6A2206E2" w14:textId="77777777" w:rsidR="00000000" w:rsidRDefault="007C71EE">
      <w:pPr>
        <w:pStyle w:val="SpeakerCon"/>
        <w:rPr>
          <w:rtl/>
        </w:rPr>
      </w:pPr>
      <w:bookmarkStart w:id="1689" w:name="FS000001027T27_05_2003_18_22_01C"/>
      <w:bookmarkEnd w:id="1689"/>
      <w:r>
        <w:rPr>
          <w:rtl/>
        </w:rPr>
        <w:t>גדעון סער (הליכוד):</w:t>
      </w:r>
    </w:p>
    <w:p w14:paraId="366EFAC6" w14:textId="77777777" w:rsidR="00000000" w:rsidRDefault="007C71EE">
      <w:pPr>
        <w:pStyle w:val="a"/>
        <w:rPr>
          <w:rFonts w:hint="cs"/>
          <w:rtl/>
        </w:rPr>
      </w:pPr>
    </w:p>
    <w:p w14:paraId="5A973C45" w14:textId="77777777" w:rsidR="00000000" w:rsidRDefault="007C71EE">
      <w:pPr>
        <w:pStyle w:val="a"/>
        <w:rPr>
          <w:rFonts w:hint="cs"/>
          <w:rtl/>
        </w:rPr>
      </w:pPr>
      <w:r>
        <w:rPr>
          <w:rFonts w:hint="cs"/>
          <w:rtl/>
        </w:rPr>
        <w:t xml:space="preserve">זה תרתי דסתרי. אנחנו בארץ-ישראל, בכל חלקי ארץ-ישראל, איננו כובשים. אנחנו בעלי בית. חזרנו הביתה. </w:t>
      </w:r>
    </w:p>
    <w:p w14:paraId="76F001B3" w14:textId="77777777" w:rsidR="00000000" w:rsidRDefault="007C71EE">
      <w:pPr>
        <w:pStyle w:val="a"/>
        <w:rPr>
          <w:rFonts w:hint="cs"/>
          <w:rtl/>
        </w:rPr>
      </w:pPr>
    </w:p>
    <w:p w14:paraId="707E19AC" w14:textId="77777777" w:rsidR="00000000" w:rsidRDefault="007C71EE">
      <w:pPr>
        <w:pStyle w:val="a"/>
        <w:rPr>
          <w:rFonts w:hint="cs"/>
          <w:rtl/>
        </w:rPr>
      </w:pPr>
      <w:r>
        <w:rPr>
          <w:rFonts w:hint="cs"/>
          <w:rtl/>
        </w:rPr>
        <w:t xml:space="preserve">דבר שני, זה גם לא נכון עובדתית. אתה יודע, חבר הכנסת הרצוג, כמי שכיהן בתקופה הרלוונטית כמזכיר הממשלה, </w:t>
      </w:r>
      <w:r>
        <w:rPr>
          <w:rFonts w:hint="cs"/>
          <w:rtl/>
        </w:rPr>
        <w:t xml:space="preserve">שכאשר הפלסטינים פתחו את המתקפה הרצחנית שלהם בסוף ספטמבר 2000 אנחנו לא היינו בשטחי </w:t>
      </w:r>
      <w:r>
        <w:rPr>
          <w:rFonts w:hint="cs"/>
        </w:rPr>
        <w:t>A</w:t>
      </w:r>
      <w:r>
        <w:rPr>
          <w:rFonts w:hint="cs"/>
          <w:rtl/>
        </w:rPr>
        <w:t xml:space="preserve">. חיילי צה"ל לא היו שם, לא כבשנו שום דבר, להיפך </w:t>
      </w:r>
      <w:r>
        <w:rPr>
          <w:rtl/>
        </w:rPr>
        <w:t>–</w:t>
      </w:r>
      <w:r>
        <w:rPr>
          <w:rFonts w:hint="cs"/>
          <w:rtl/>
        </w:rPr>
        <w:t xml:space="preserve"> נתנו להם שטחים, נכסים, רובים, ולא היינו שם. אז עובדתית זה לא נכון. </w:t>
      </w:r>
    </w:p>
    <w:p w14:paraId="30ABE02F" w14:textId="77777777" w:rsidR="00000000" w:rsidRDefault="007C71EE">
      <w:pPr>
        <w:pStyle w:val="a"/>
        <w:rPr>
          <w:rFonts w:hint="cs"/>
          <w:rtl/>
        </w:rPr>
      </w:pPr>
    </w:p>
    <w:p w14:paraId="4CC438ED" w14:textId="77777777" w:rsidR="00000000" w:rsidRDefault="007C71EE">
      <w:pPr>
        <w:pStyle w:val="ac"/>
        <w:rPr>
          <w:rtl/>
        </w:rPr>
      </w:pPr>
      <w:r>
        <w:rPr>
          <w:rFonts w:hint="eastAsia"/>
          <w:rtl/>
        </w:rPr>
        <w:t>קולט</w:t>
      </w:r>
      <w:r>
        <w:rPr>
          <w:rtl/>
        </w:rPr>
        <w:t xml:space="preserve"> אביטל (העבודה-מימד):</w:t>
      </w:r>
    </w:p>
    <w:p w14:paraId="1EC8AB60" w14:textId="77777777" w:rsidR="00000000" w:rsidRDefault="007C71EE">
      <w:pPr>
        <w:pStyle w:val="a"/>
        <w:rPr>
          <w:rFonts w:hint="cs"/>
          <w:rtl/>
        </w:rPr>
      </w:pPr>
    </w:p>
    <w:p w14:paraId="13633C19" w14:textId="77777777" w:rsidR="00000000" w:rsidRDefault="007C71EE">
      <w:pPr>
        <w:pStyle w:val="a"/>
        <w:rPr>
          <w:rFonts w:hint="cs"/>
          <w:rtl/>
        </w:rPr>
      </w:pPr>
      <w:r>
        <w:rPr>
          <w:rFonts w:hint="cs"/>
          <w:rtl/>
        </w:rPr>
        <w:t>ראש הממשלה אמר: מה אנחנו עו</w:t>
      </w:r>
      <w:r>
        <w:rPr>
          <w:rFonts w:hint="cs"/>
          <w:rtl/>
        </w:rPr>
        <w:t>שים בג'נין? האם אנחנו רוצים להמשיך להישאר שם?</w:t>
      </w:r>
    </w:p>
    <w:p w14:paraId="610543BA" w14:textId="77777777" w:rsidR="00000000" w:rsidRDefault="007C71EE">
      <w:pPr>
        <w:pStyle w:val="a"/>
        <w:rPr>
          <w:rFonts w:hint="cs"/>
          <w:rtl/>
        </w:rPr>
      </w:pPr>
    </w:p>
    <w:p w14:paraId="22041CB3" w14:textId="77777777" w:rsidR="00000000" w:rsidRDefault="007C71EE">
      <w:pPr>
        <w:pStyle w:val="SpeakerCon"/>
        <w:rPr>
          <w:rtl/>
        </w:rPr>
      </w:pPr>
      <w:bookmarkStart w:id="1690" w:name="FS000001027T27_05_2003_18_24_49C"/>
      <w:bookmarkEnd w:id="1690"/>
      <w:r>
        <w:rPr>
          <w:rtl/>
        </w:rPr>
        <w:t>גדעון סער (הליכוד):</w:t>
      </w:r>
    </w:p>
    <w:p w14:paraId="12CDC89C" w14:textId="77777777" w:rsidR="00000000" w:rsidRDefault="007C71EE">
      <w:pPr>
        <w:pStyle w:val="a"/>
        <w:rPr>
          <w:rFonts w:hint="cs"/>
          <w:rtl/>
        </w:rPr>
      </w:pPr>
    </w:p>
    <w:p w14:paraId="7B95CA61" w14:textId="77777777" w:rsidR="00000000" w:rsidRDefault="007C71EE">
      <w:pPr>
        <w:pStyle w:val="a"/>
        <w:rPr>
          <w:rFonts w:hint="cs"/>
          <w:rtl/>
        </w:rPr>
      </w:pPr>
      <w:r>
        <w:rPr>
          <w:rFonts w:hint="cs"/>
          <w:rtl/>
        </w:rPr>
        <w:t xml:space="preserve">אני אתייחס לנקודה של ג'נין, חברת הכנסת אביטל. </w:t>
      </w:r>
    </w:p>
    <w:p w14:paraId="3C81F6E8" w14:textId="77777777" w:rsidR="00000000" w:rsidRDefault="007C71EE">
      <w:pPr>
        <w:pStyle w:val="a"/>
        <w:rPr>
          <w:rFonts w:hint="cs"/>
          <w:rtl/>
        </w:rPr>
      </w:pPr>
    </w:p>
    <w:p w14:paraId="60E9EBEF" w14:textId="77777777" w:rsidR="00000000" w:rsidRDefault="007C71EE">
      <w:pPr>
        <w:pStyle w:val="a"/>
        <w:rPr>
          <w:rFonts w:hint="cs"/>
          <w:rtl/>
        </w:rPr>
      </w:pPr>
      <w:r>
        <w:rPr>
          <w:rFonts w:hint="cs"/>
          <w:rtl/>
        </w:rPr>
        <w:t xml:space="preserve">הנקודה השלישית היא, שלא כדאי לתת כלים בידי התעמולה הערבית. אנחנו תמיד עמדנו, ובדין עמדנו, על המונח </w:t>
      </w:r>
      <w:r>
        <w:rPr>
          <w:rFonts w:hint="cs"/>
        </w:rPr>
        <w:t>DISPUTED TERITORRY</w:t>
      </w:r>
      <w:r>
        <w:rPr>
          <w:rFonts w:hint="cs"/>
          <w:rtl/>
        </w:rPr>
        <w:t>,    שאתה מכיר היטב, חב</w:t>
      </w:r>
      <w:r>
        <w:rPr>
          <w:rFonts w:hint="cs"/>
          <w:rtl/>
        </w:rPr>
        <w:t xml:space="preserve">ר הכנסת הרצוג, אפילו מבית אבא, אני מניח. כי כאשר שחררנו את שטחי יהודה ושומרון, שחררנו אותם מידי הירדנים, אשר אך ורק שתי מדינות בעולם כולו הכירו בריבונותם ובזכותם על שטחי יהודה ושומרון. </w:t>
      </w:r>
    </w:p>
    <w:p w14:paraId="090D1EDF" w14:textId="77777777" w:rsidR="00000000" w:rsidRDefault="007C71EE">
      <w:pPr>
        <w:pStyle w:val="a"/>
        <w:rPr>
          <w:rFonts w:hint="cs"/>
          <w:rtl/>
        </w:rPr>
      </w:pPr>
    </w:p>
    <w:p w14:paraId="57660BD4" w14:textId="77777777" w:rsidR="00000000" w:rsidRDefault="007C71EE">
      <w:pPr>
        <w:pStyle w:val="ac"/>
        <w:rPr>
          <w:rtl/>
        </w:rPr>
      </w:pPr>
      <w:r>
        <w:rPr>
          <w:rtl/>
        </w:rPr>
        <w:t>יצחק הרצוג (העבודה-מימד):</w:t>
      </w:r>
    </w:p>
    <w:p w14:paraId="00E0B46A" w14:textId="77777777" w:rsidR="00000000" w:rsidRDefault="007C71EE">
      <w:pPr>
        <w:pStyle w:val="a"/>
        <w:rPr>
          <w:rtl/>
        </w:rPr>
      </w:pPr>
    </w:p>
    <w:p w14:paraId="4775E54E" w14:textId="77777777" w:rsidR="00000000" w:rsidRDefault="007C71EE">
      <w:pPr>
        <w:pStyle w:val="a"/>
        <w:rPr>
          <w:rFonts w:hint="cs"/>
          <w:rtl/>
        </w:rPr>
      </w:pPr>
      <w:r>
        <w:rPr>
          <w:rFonts w:hint="cs"/>
          <w:rtl/>
        </w:rPr>
        <w:t>מבחינת הדין הבין-לאומי אתה צודק. אבל מבחינ</w:t>
      </w:r>
      <w:r>
        <w:rPr>
          <w:rFonts w:hint="cs"/>
          <w:rtl/>
        </w:rPr>
        <w:t xml:space="preserve">ה מעשית, אתה רואה את עצמך שולט על 3 מיליוני פלסטינים?  </w:t>
      </w:r>
    </w:p>
    <w:p w14:paraId="10EAADEB" w14:textId="77777777" w:rsidR="00000000" w:rsidRDefault="007C71EE">
      <w:pPr>
        <w:pStyle w:val="a"/>
        <w:rPr>
          <w:rFonts w:hint="cs"/>
          <w:rtl/>
        </w:rPr>
      </w:pPr>
    </w:p>
    <w:p w14:paraId="161EC161" w14:textId="77777777" w:rsidR="00000000" w:rsidRDefault="007C71EE">
      <w:pPr>
        <w:pStyle w:val="SpeakerCon"/>
        <w:rPr>
          <w:rtl/>
        </w:rPr>
      </w:pPr>
      <w:bookmarkStart w:id="1691" w:name="FS000001027T27_05_2003_18_08_26"/>
      <w:bookmarkEnd w:id="1691"/>
      <w:r>
        <w:rPr>
          <w:rFonts w:hint="eastAsia"/>
          <w:rtl/>
        </w:rPr>
        <w:t>גדעון</w:t>
      </w:r>
      <w:r>
        <w:rPr>
          <w:rtl/>
        </w:rPr>
        <w:t xml:space="preserve"> סער (הליכוד):</w:t>
      </w:r>
    </w:p>
    <w:p w14:paraId="34ED51C6" w14:textId="77777777" w:rsidR="00000000" w:rsidRDefault="007C71EE">
      <w:pPr>
        <w:pStyle w:val="a"/>
        <w:rPr>
          <w:rFonts w:hint="cs"/>
          <w:rtl/>
        </w:rPr>
      </w:pPr>
    </w:p>
    <w:p w14:paraId="0F66E0DD" w14:textId="77777777" w:rsidR="00000000" w:rsidRDefault="007C71EE">
      <w:pPr>
        <w:pStyle w:val="a"/>
        <w:rPr>
          <w:rFonts w:hint="cs"/>
          <w:rtl/>
        </w:rPr>
      </w:pPr>
      <w:r>
        <w:rPr>
          <w:rFonts w:hint="cs"/>
          <w:rtl/>
        </w:rPr>
        <w:t xml:space="preserve">אני מדבר מבחינת הדין הבין-לאומי. </w:t>
      </w:r>
    </w:p>
    <w:p w14:paraId="78CD4025" w14:textId="77777777" w:rsidR="00000000" w:rsidRDefault="007C71EE">
      <w:pPr>
        <w:pStyle w:val="a"/>
        <w:rPr>
          <w:rFonts w:hint="cs"/>
          <w:rtl/>
        </w:rPr>
      </w:pPr>
    </w:p>
    <w:p w14:paraId="7522BEAE" w14:textId="77777777" w:rsidR="00000000" w:rsidRDefault="007C71EE">
      <w:pPr>
        <w:pStyle w:val="a"/>
        <w:rPr>
          <w:rFonts w:hint="cs"/>
          <w:rtl/>
        </w:rPr>
      </w:pPr>
      <w:r>
        <w:rPr>
          <w:rFonts w:hint="cs"/>
          <w:rtl/>
        </w:rPr>
        <w:t>למה התכוון ראש הממשלה? אני מניח לאור הבהרתו בוועדת החוץ והביטחון, שהוא התכוון לכך שבאמת אין לנו עניין להיות בג'נין או בשכם או בטול-כרם לנצח. רק</w:t>
      </w:r>
      <w:r>
        <w:rPr>
          <w:rFonts w:hint="cs"/>
          <w:rtl/>
        </w:rPr>
        <w:t xml:space="preserve"> שאנחנו צריכים להיזהר. כשאתה מדבר על כיבוש אתה יכול להתכוון לדבר אחר. אתה הרי לא חושב שאנחנו כובשים בעיר העתיקה בירושלים. כאשר רבים בקהילייה הבין-לאומית מדברים על כיבוש, לשיטתם דין עיר-דוד או דין העיר העתיקה או דין הר-הזיתים, או דין הר-הבית כדין ג'נין וטול</w:t>
      </w:r>
      <w:r>
        <w:rPr>
          <w:rFonts w:hint="cs"/>
          <w:rtl/>
        </w:rPr>
        <w:t xml:space="preserve">-כרם. לכן חשוב להימנע מהטעות הזאת. תודה רבה. </w:t>
      </w:r>
    </w:p>
    <w:p w14:paraId="50FA0123" w14:textId="77777777" w:rsidR="00000000" w:rsidRDefault="007C71EE">
      <w:pPr>
        <w:pStyle w:val="a"/>
        <w:rPr>
          <w:rFonts w:hint="cs"/>
          <w:rtl/>
        </w:rPr>
      </w:pPr>
    </w:p>
    <w:p w14:paraId="220A7329" w14:textId="77777777" w:rsidR="00000000" w:rsidRDefault="007C71EE">
      <w:pPr>
        <w:pStyle w:val="ad"/>
        <w:rPr>
          <w:rtl/>
        </w:rPr>
      </w:pPr>
      <w:r>
        <w:rPr>
          <w:rtl/>
        </w:rPr>
        <w:t>היו"ר יולי-יואל אדלשטיין:</w:t>
      </w:r>
    </w:p>
    <w:p w14:paraId="05F09E66" w14:textId="77777777" w:rsidR="00000000" w:rsidRDefault="007C71EE">
      <w:pPr>
        <w:pStyle w:val="a"/>
        <w:rPr>
          <w:rtl/>
        </w:rPr>
      </w:pPr>
    </w:p>
    <w:p w14:paraId="7AF972DD" w14:textId="77777777" w:rsidR="00000000" w:rsidRDefault="007C71EE">
      <w:pPr>
        <w:pStyle w:val="a"/>
        <w:rPr>
          <w:rFonts w:hint="cs"/>
          <w:rtl/>
        </w:rPr>
      </w:pPr>
      <w:r>
        <w:rPr>
          <w:rFonts w:hint="cs"/>
          <w:rtl/>
        </w:rPr>
        <w:t>תודה לחבר הכנסת סער.  בזה סיימנו סבב נוסף בדיונים שלנו. נפתח עכשיו סבב נוסף עם דוברים מהאופוזיציה. הראשונה בהם - חברת כנסת קולט אביטל, לאחר מכן - חבר הכנסת דני יתום, לאחר מכן - חבר ה</w:t>
      </w:r>
      <w:r>
        <w:rPr>
          <w:rFonts w:hint="cs"/>
          <w:rtl/>
        </w:rPr>
        <w:t xml:space="preserve">כנסת יצחק הרצוג, לאחר מכן - חברי הכנסת יצחק כהן, עזמי בשארה, יוסי שריד,  וכן הלאה לפי הסדר. בבקשה, גברתי, עשר דקות לרשותך. </w:t>
      </w:r>
    </w:p>
    <w:p w14:paraId="4EB870E2" w14:textId="77777777" w:rsidR="00000000" w:rsidRDefault="007C71EE">
      <w:pPr>
        <w:pStyle w:val="a"/>
        <w:rPr>
          <w:rFonts w:hint="cs"/>
          <w:rtl/>
        </w:rPr>
      </w:pPr>
    </w:p>
    <w:p w14:paraId="14CF7DD3" w14:textId="77777777" w:rsidR="00000000" w:rsidRDefault="007C71EE">
      <w:pPr>
        <w:pStyle w:val="Speaker"/>
        <w:rPr>
          <w:rtl/>
        </w:rPr>
      </w:pPr>
      <w:bookmarkStart w:id="1692" w:name="FS000000431T27_05_2003_18_16_24"/>
      <w:bookmarkEnd w:id="1692"/>
      <w:r>
        <w:rPr>
          <w:rFonts w:hint="eastAsia"/>
          <w:rtl/>
        </w:rPr>
        <w:t>קולט</w:t>
      </w:r>
      <w:r>
        <w:rPr>
          <w:rtl/>
        </w:rPr>
        <w:t xml:space="preserve"> אביטל (העבודה-מימד):</w:t>
      </w:r>
    </w:p>
    <w:p w14:paraId="771AB475" w14:textId="77777777" w:rsidR="00000000" w:rsidRDefault="007C71EE">
      <w:pPr>
        <w:pStyle w:val="a"/>
        <w:rPr>
          <w:rFonts w:hint="cs"/>
          <w:rtl/>
        </w:rPr>
      </w:pPr>
    </w:p>
    <w:p w14:paraId="5689DE2B" w14:textId="77777777" w:rsidR="00000000" w:rsidRDefault="007C71EE">
      <w:pPr>
        <w:pStyle w:val="a"/>
        <w:rPr>
          <w:rFonts w:hint="cs"/>
          <w:rtl/>
        </w:rPr>
      </w:pPr>
      <w:r>
        <w:rPr>
          <w:rFonts w:hint="cs"/>
          <w:rtl/>
        </w:rPr>
        <w:t xml:space="preserve">אדוני היושב-ראש, חברי חברי הכנסת, אתה אומר שאנחנו פותחים סבב חדש, וההופעות שלנו מעל במת הכנסת היום - - </w:t>
      </w:r>
    </w:p>
    <w:p w14:paraId="021D0698" w14:textId="77777777" w:rsidR="00000000" w:rsidRDefault="007C71EE">
      <w:pPr>
        <w:pStyle w:val="a"/>
        <w:rPr>
          <w:rFonts w:hint="cs"/>
          <w:rtl/>
        </w:rPr>
      </w:pPr>
    </w:p>
    <w:p w14:paraId="2E92A912" w14:textId="77777777" w:rsidR="00000000" w:rsidRDefault="007C71EE">
      <w:pPr>
        <w:pStyle w:val="ad"/>
        <w:rPr>
          <w:rtl/>
        </w:rPr>
      </w:pPr>
      <w:r>
        <w:rPr>
          <w:rtl/>
        </w:rPr>
        <w:t>היו"ר יולי-יואל אדלשטיין:</w:t>
      </w:r>
    </w:p>
    <w:p w14:paraId="4B6CE5B1" w14:textId="77777777" w:rsidR="00000000" w:rsidRDefault="007C71EE">
      <w:pPr>
        <w:pStyle w:val="a"/>
        <w:rPr>
          <w:rtl/>
        </w:rPr>
      </w:pPr>
    </w:p>
    <w:p w14:paraId="2BB49317" w14:textId="77777777" w:rsidR="00000000" w:rsidRDefault="007C71EE">
      <w:pPr>
        <w:pStyle w:val="a"/>
        <w:rPr>
          <w:rFonts w:hint="cs"/>
          <w:rtl/>
        </w:rPr>
      </w:pPr>
      <w:r>
        <w:rPr>
          <w:rFonts w:hint="cs"/>
          <w:rtl/>
        </w:rPr>
        <w:t xml:space="preserve">נאומים, לא הופעות. </w:t>
      </w:r>
    </w:p>
    <w:p w14:paraId="497BA063" w14:textId="77777777" w:rsidR="00000000" w:rsidRDefault="007C71EE">
      <w:pPr>
        <w:pStyle w:val="a"/>
        <w:rPr>
          <w:rFonts w:hint="cs"/>
          <w:rtl/>
        </w:rPr>
      </w:pPr>
    </w:p>
    <w:p w14:paraId="26C4D74C" w14:textId="77777777" w:rsidR="00000000" w:rsidRDefault="007C71EE">
      <w:pPr>
        <w:pStyle w:val="SpeakerCon"/>
        <w:rPr>
          <w:rtl/>
        </w:rPr>
      </w:pPr>
      <w:bookmarkStart w:id="1693" w:name="FS000000431T27_05_2003_18_17_01C"/>
      <w:bookmarkEnd w:id="1693"/>
      <w:r>
        <w:rPr>
          <w:rtl/>
        </w:rPr>
        <w:t>קולט אביטל (העבודה-מימד):</w:t>
      </w:r>
    </w:p>
    <w:p w14:paraId="68845693" w14:textId="77777777" w:rsidR="00000000" w:rsidRDefault="007C71EE">
      <w:pPr>
        <w:pStyle w:val="a"/>
        <w:rPr>
          <w:rtl/>
        </w:rPr>
      </w:pPr>
    </w:p>
    <w:p w14:paraId="37FA28AF" w14:textId="77777777" w:rsidR="00000000" w:rsidRDefault="007C71EE">
      <w:pPr>
        <w:pStyle w:val="a"/>
        <w:rPr>
          <w:rFonts w:hint="cs"/>
          <w:rtl/>
        </w:rPr>
      </w:pPr>
      <w:r>
        <w:rPr>
          <w:rFonts w:hint="cs"/>
          <w:rtl/>
        </w:rPr>
        <w:t>- - נראות כריטואל  שמגמתו לעכב עד כמה שניתן את אישור התקציב. אני רוצה להבטיח לציבור שצופה בנו מן הבית שאכן נכון, כך הוא, אנחנו באמת נעשה הכול כדי שהתוכנית הרעה הזאת, כדי שתוכנית הג</w:t>
      </w:r>
      <w:r>
        <w:rPr>
          <w:rFonts w:hint="cs"/>
          <w:rtl/>
        </w:rPr>
        <w:t xml:space="preserve">זירות לא תאושר. אנחנו לא עושים את זה כריטואל, אנחנו עושים את זה מתוך חרדה אמיתית, מתוך כאב אמיתי, מתוך האזנה אמיתית לזעקתם של כל אותם ציבורים שסובלים ויסבלו עוד יותר אחרי אישורה. </w:t>
      </w:r>
    </w:p>
    <w:p w14:paraId="12F78EE7" w14:textId="77777777" w:rsidR="00000000" w:rsidRDefault="007C71EE">
      <w:pPr>
        <w:pStyle w:val="a"/>
        <w:rPr>
          <w:rFonts w:hint="cs"/>
          <w:rtl/>
        </w:rPr>
      </w:pPr>
    </w:p>
    <w:p w14:paraId="3E31F8C7" w14:textId="77777777" w:rsidR="00000000" w:rsidRDefault="007C71EE">
      <w:pPr>
        <w:pStyle w:val="a"/>
        <w:rPr>
          <w:rFonts w:hint="cs"/>
          <w:rtl/>
        </w:rPr>
      </w:pPr>
      <w:r>
        <w:rPr>
          <w:rFonts w:hint="cs"/>
          <w:rtl/>
        </w:rPr>
        <w:t>אנחנו מקשיבים לזעקתם המוצדקת של הפנסיונרים, הגמלאים, גברים ונשים מופלאים שע</w:t>
      </w:r>
      <w:r>
        <w:rPr>
          <w:rFonts w:hint="cs"/>
          <w:rtl/>
        </w:rPr>
        <w:t>מדו בשורה הראשונה. הם אלה שבנו את המדינה, הם אלה שהקימו את מוסדותיה, הם אלה שעמלו וחיו בצניעות. להם אנחנו חייבים הכול, ודווקא אותם החליט שר האוצר נתניהו להעניש על לא עוול בכפם, ודווקא בשעתם הקשה, כשהם חלשים, כשהם ערירים, כשהם זקוקים לתרופות ולסיעוד ולאהבה,</w:t>
      </w:r>
      <w:r>
        <w:rPr>
          <w:rFonts w:hint="cs"/>
          <w:rtl/>
        </w:rPr>
        <w:t xml:space="preserve"> כשהם זכאים לכל הכבוד ולכל ההערכה שלנו.</w:t>
      </w:r>
    </w:p>
    <w:p w14:paraId="1E21C15D" w14:textId="77777777" w:rsidR="00000000" w:rsidRDefault="007C71EE">
      <w:pPr>
        <w:pStyle w:val="a"/>
        <w:rPr>
          <w:rFonts w:hint="cs"/>
          <w:rtl/>
        </w:rPr>
      </w:pPr>
    </w:p>
    <w:p w14:paraId="1003C2D0" w14:textId="77777777" w:rsidR="00000000" w:rsidRDefault="007C71EE">
      <w:pPr>
        <w:pStyle w:val="a"/>
        <w:rPr>
          <w:rFonts w:hint="cs"/>
          <w:rtl/>
        </w:rPr>
      </w:pPr>
      <w:r>
        <w:rPr>
          <w:rFonts w:hint="cs"/>
          <w:rtl/>
        </w:rPr>
        <w:t xml:space="preserve">בחברות הפרימיטיביות, אצל האסקימואים למשל, כאשר מגיעים ההורים לגיל מופלג לוקחים אותם הילדים למקום מרוחק ונותנים להם למות בחוץ, בקור. לא כך היה אצלנו. </w:t>
      </w:r>
    </w:p>
    <w:p w14:paraId="7B55579C" w14:textId="77777777" w:rsidR="00000000" w:rsidRDefault="007C71EE">
      <w:pPr>
        <w:pStyle w:val="a"/>
        <w:rPr>
          <w:rFonts w:hint="cs"/>
          <w:rtl/>
        </w:rPr>
      </w:pPr>
    </w:p>
    <w:p w14:paraId="140F08C4" w14:textId="77777777" w:rsidR="00000000" w:rsidRDefault="007C71EE">
      <w:pPr>
        <w:pStyle w:val="ac"/>
        <w:rPr>
          <w:rtl/>
        </w:rPr>
      </w:pPr>
      <w:r>
        <w:rPr>
          <w:rFonts w:hint="eastAsia"/>
          <w:rtl/>
        </w:rPr>
        <w:t>יוסי</w:t>
      </w:r>
      <w:r>
        <w:rPr>
          <w:rtl/>
        </w:rPr>
        <w:t xml:space="preserve"> שריד (מרצ):</w:t>
      </w:r>
    </w:p>
    <w:p w14:paraId="1FCFFBE1" w14:textId="77777777" w:rsidR="00000000" w:rsidRDefault="007C71EE">
      <w:pPr>
        <w:pStyle w:val="a"/>
        <w:rPr>
          <w:rFonts w:hint="cs"/>
          <w:rtl/>
        </w:rPr>
      </w:pPr>
    </w:p>
    <w:p w14:paraId="08FEB4D1" w14:textId="77777777" w:rsidR="00000000" w:rsidRDefault="007C71EE">
      <w:pPr>
        <w:pStyle w:val="a"/>
        <w:rPr>
          <w:rFonts w:hint="cs"/>
          <w:rtl/>
        </w:rPr>
      </w:pPr>
      <w:r>
        <w:rPr>
          <w:rFonts w:hint="cs"/>
          <w:rtl/>
        </w:rPr>
        <w:t>אפילו אצל האסקימואים זה כבר לא קיים. זה אצל הא</w:t>
      </w:r>
      <w:r>
        <w:rPr>
          <w:rFonts w:hint="cs"/>
          <w:rtl/>
        </w:rPr>
        <w:t xml:space="preserve">סקימואים של פעם. </w:t>
      </w:r>
    </w:p>
    <w:p w14:paraId="2E6B73BE" w14:textId="77777777" w:rsidR="00000000" w:rsidRDefault="007C71EE">
      <w:pPr>
        <w:pStyle w:val="a"/>
        <w:rPr>
          <w:rFonts w:hint="cs"/>
          <w:rtl/>
        </w:rPr>
      </w:pPr>
    </w:p>
    <w:p w14:paraId="6B44143E" w14:textId="77777777" w:rsidR="00000000" w:rsidRDefault="007C71EE">
      <w:pPr>
        <w:pStyle w:val="SpeakerCon"/>
        <w:rPr>
          <w:rtl/>
        </w:rPr>
      </w:pPr>
      <w:bookmarkStart w:id="1694" w:name="FS000000431T27_05_2003_18_21_54C"/>
      <w:bookmarkEnd w:id="1694"/>
      <w:r>
        <w:rPr>
          <w:rtl/>
        </w:rPr>
        <w:t>קולט אביטל (העבודה-מימד):</w:t>
      </w:r>
    </w:p>
    <w:p w14:paraId="2DC96EA8" w14:textId="77777777" w:rsidR="00000000" w:rsidRDefault="007C71EE">
      <w:pPr>
        <w:pStyle w:val="a"/>
        <w:rPr>
          <w:rtl/>
        </w:rPr>
      </w:pPr>
    </w:p>
    <w:p w14:paraId="23A6FEAC" w14:textId="77777777" w:rsidR="00000000" w:rsidRDefault="007C71EE">
      <w:pPr>
        <w:pStyle w:val="a"/>
        <w:rPr>
          <w:rFonts w:hint="cs"/>
          <w:rtl/>
        </w:rPr>
      </w:pPr>
      <w:r>
        <w:rPr>
          <w:rFonts w:hint="cs"/>
          <w:rtl/>
        </w:rPr>
        <w:t xml:space="preserve">כבר לא?  טוב, אבל נראה לי שאנחנו כבר מתקרבים לזה. </w:t>
      </w:r>
    </w:p>
    <w:p w14:paraId="5884C594" w14:textId="77777777" w:rsidR="00000000" w:rsidRDefault="007C71EE">
      <w:pPr>
        <w:pStyle w:val="a"/>
        <w:rPr>
          <w:rFonts w:hint="cs"/>
          <w:rtl/>
        </w:rPr>
      </w:pPr>
    </w:p>
    <w:p w14:paraId="789CA856" w14:textId="77777777" w:rsidR="00000000" w:rsidRDefault="007C71EE">
      <w:pPr>
        <w:pStyle w:val="a"/>
        <w:rPr>
          <w:rFonts w:hint="cs"/>
          <w:rtl/>
        </w:rPr>
      </w:pPr>
      <w:r>
        <w:rPr>
          <w:rFonts w:hint="cs"/>
          <w:rtl/>
        </w:rPr>
        <w:t xml:space="preserve">כולנו חונכנו על ברכי היהדות וערכיה, כולנו חונכנו לפי העיקרון המקודש "כבד את אביך ואת אמך", ואנחנו לא ניתן לשר האוצר להשליך את הגמלאים דווקא לעת זיקנה. </w:t>
      </w:r>
    </w:p>
    <w:p w14:paraId="2CF2E8D3" w14:textId="77777777" w:rsidR="00000000" w:rsidRDefault="007C71EE">
      <w:pPr>
        <w:pStyle w:val="a"/>
        <w:rPr>
          <w:rFonts w:hint="cs"/>
          <w:rtl/>
        </w:rPr>
      </w:pPr>
    </w:p>
    <w:p w14:paraId="7DDAAA9C" w14:textId="77777777" w:rsidR="00000000" w:rsidRDefault="007C71EE">
      <w:pPr>
        <w:pStyle w:val="a"/>
        <w:rPr>
          <w:rFonts w:hint="cs"/>
          <w:rtl/>
        </w:rPr>
      </w:pPr>
      <w:r>
        <w:rPr>
          <w:rFonts w:hint="cs"/>
          <w:rtl/>
        </w:rPr>
        <w:t>על מה</w:t>
      </w:r>
      <w:r>
        <w:rPr>
          <w:rFonts w:hint="cs"/>
          <w:rtl/>
        </w:rPr>
        <w:t xml:space="preserve"> אני מדברת? על כל אותם הקשישים שלפני שנתיים קיבלו כמעט 1,700 שקל מהביטוח הלאומי. אחרי קיצוצים, הם קיבלו בינואר 2002 - 1,128 שקלים, במרס 2002 כבר ירדה הקצבה ל=1,114 שקלים, ביולי 2002 הגיעה הקצבה ל=1,069 שקלים. זה אותו סכום שהם יקבלו  אם הם יוכלו להתקיים ויר</w:t>
      </w:r>
      <w:r>
        <w:rPr>
          <w:rFonts w:hint="cs"/>
          <w:rtl/>
        </w:rPr>
        <w:t>צו להמשיך לחיות גם בינואר 2006. לפי נתונים של ועדת הכספים, השחיקה ביחס לשכר הממוצע היא 12.5%, ואילו השחיקה של אותה קצבה בכוח הקנייה היא 18%.</w:t>
      </w:r>
    </w:p>
    <w:p w14:paraId="48D01935" w14:textId="77777777" w:rsidR="00000000" w:rsidRDefault="007C71EE">
      <w:pPr>
        <w:pStyle w:val="a"/>
        <w:rPr>
          <w:rFonts w:hint="cs"/>
          <w:rtl/>
        </w:rPr>
      </w:pPr>
    </w:p>
    <w:p w14:paraId="7263EDE1" w14:textId="77777777" w:rsidR="00000000" w:rsidRDefault="007C71EE">
      <w:pPr>
        <w:pStyle w:val="a"/>
        <w:rPr>
          <w:rFonts w:hint="cs"/>
          <w:rtl/>
        </w:rPr>
      </w:pPr>
      <w:r>
        <w:rPr>
          <w:rFonts w:hint="cs"/>
          <w:rtl/>
        </w:rPr>
        <w:t>אדוני היושב-ראש, חלק גדול של הגמלאים, הסכום של 1,069 שקלים הוא כל מה שיש להם, ומזה הם צריכים להתקיים כל החודש: לשל</w:t>
      </w:r>
      <w:r>
        <w:rPr>
          <w:rFonts w:hint="cs"/>
          <w:rtl/>
        </w:rPr>
        <w:t xml:space="preserve">ם שכר דירה, לקנות מצרכים, לקנות תרופות. 60 השקלים שהורידו להם בתוך כמה חודשים פירושם או שלא יוכלו לקנות חלב או שלא יוכלו לקנות תרופות. האם זה הסכום שבאמת יציל את כלכלת ישראל? </w:t>
      </w:r>
    </w:p>
    <w:p w14:paraId="7EA9B297" w14:textId="77777777" w:rsidR="00000000" w:rsidRDefault="007C71EE">
      <w:pPr>
        <w:pStyle w:val="a"/>
        <w:rPr>
          <w:rFonts w:hint="cs"/>
          <w:rtl/>
        </w:rPr>
      </w:pPr>
    </w:p>
    <w:p w14:paraId="4F3553C0" w14:textId="77777777" w:rsidR="00000000" w:rsidRDefault="007C71EE">
      <w:pPr>
        <w:pStyle w:val="a"/>
        <w:rPr>
          <w:rFonts w:hint="cs"/>
          <w:rtl/>
        </w:rPr>
      </w:pPr>
      <w:r>
        <w:rPr>
          <w:rFonts w:hint="cs"/>
          <w:rtl/>
        </w:rPr>
        <w:t xml:space="preserve">אנחנו מקשיבים לזעקתם של הנכים, של כל אותם נכים ששבתו לפני כשנה ליד הכנסת שביתת </w:t>
      </w:r>
      <w:r>
        <w:rPr>
          <w:rFonts w:hint="cs"/>
          <w:rtl/>
        </w:rPr>
        <w:t>רעב 88 יום, ואחרי מאבק ממושך תוקן העוול כלפיהם באופן חלקי. והנה הממשלה מבטלת הסכמים ומחזירה למצב של חוסר כול אנשים שאין באפשרותם להתקיים בכוחות עצמם, אנשים שראויים לסולידריות חברתית. להם מספר השר החברתי מאוד, השר שטרית, שבעצם הם לא ייפגעו. אני רוצה להגיד ל</w:t>
      </w:r>
      <w:r>
        <w:rPr>
          <w:rFonts w:hint="cs"/>
          <w:rtl/>
        </w:rPr>
        <w:t xml:space="preserve">הם שמאבקם הוא מאבקנו וזעקתם היא זעקתנו. </w:t>
      </w:r>
    </w:p>
    <w:p w14:paraId="4BDAC132" w14:textId="77777777" w:rsidR="00000000" w:rsidRDefault="007C71EE">
      <w:pPr>
        <w:pStyle w:val="a"/>
        <w:rPr>
          <w:rFonts w:hint="cs"/>
          <w:rtl/>
        </w:rPr>
      </w:pPr>
    </w:p>
    <w:p w14:paraId="223269D7" w14:textId="77777777" w:rsidR="00000000" w:rsidRDefault="007C71EE">
      <w:pPr>
        <w:pStyle w:val="a"/>
        <w:rPr>
          <w:rFonts w:hint="cs"/>
          <w:rtl/>
        </w:rPr>
      </w:pPr>
      <w:r>
        <w:rPr>
          <w:rFonts w:hint="cs"/>
          <w:rtl/>
        </w:rPr>
        <w:t>אנחנו מקשיבים לזעקתם  ולמצוקתם של ציבור גדול של עולים חדשים ועולים ותיקים; עולים חדשים שהצטרפו אלינו מרצונם הטוב לא מזמן מארגנטינה, מרוסיה, מגרוזיה ומכל מיני מקומות אחרים שלא נזכיר אותם כאן היום, על סמך התחייבות מפ</w:t>
      </w:r>
      <w:r>
        <w:rPr>
          <w:rFonts w:hint="cs"/>
          <w:rtl/>
        </w:rPr>
        <w:t xml:space="preserve">ורשת של הממשלה לסייע בקליטתם. והנה הממשלה ביטלה את התחייבויותיה בלי להסס. </w:t>
      </w:r>
    </w:p>
    <w:p w14:paraId="03132C4F" w14:textId="77777777" w:rsidR="00000000" w:rsidRDefault="007C71EE">
      <w:pPr>
        <w:pStyle w:val="a"/>
        <w:rPr>
          <w:rFonts w:hint="cs"/>
          <w:rtl/>
        </w:rPr>
      </w:pPr>
    </w:p>
    <w:p w14:paraId="119785F4" w14:textId="77777777" w:rsidR="00000000" w:rsidRDefault="007C71EE">
      <w:pPr>
        <w:pStyle w:val="a"/>
        <w:rPr>
          <w:rFonts w:hint="cs"/>
          <w:rtl/>
        </w:rPr>
      </w:pPr>
      <w:r>
        <w:rPr>
          <w:rFonts w:hint="cs"/>
          <w:rtl/>
        </w:rPr>
        <w:t>אנחנו מקשיבים לזעקתם של העולים שהגיעו בעשור האחרון, שהם בעלי זכאות למענק לצורך דיור, אנשים שעמלו ואספו פרוטה לפרוטה, שחשבו שסוף-סוף יוכלו להגיע לרכוש דירה, אבל ב=10 באפריל הודיעו ל</w:t>
      </w:r>
      <w:r>
        <w:rPr>
          <w:rFonts w:hint="cs"/>
          <w:rtl/>
        </w:rPr>
        <w:t xml:space="preserve">הם מעל דפי העיתונים שב=15 באפריל נגמרה זכאותם. </w:t>
      </w:r>
    </w:p>
    <w:p w14:paraId="7CFA9E68" w14:textId="77777777" w:rsidR="00000000" w:rsidRDefault="007C71EE">
      <w:pPr>
        <w:pStyle w:val="a"/>
        <w:rPr>
          <w:rFonts w:hint="cs"/>
          <w:rtl/>
        </w:rPr>
      </w:pPr>
    </w:p>
    <w:p w14:paraId="359BF88A" w14:textId="77777777" w:rsidR="00000000" w:rsidRDefault="007C71EE">
      <w:pPr>
        <w:pStyle w:val="a"/>
        <w:rPr>
          <w:rFonts w:hint="cs"/>
          <w:rtl/>
        </w:rPr>
      </w:pPr>
      <w:r>
        <w:rPr>
          <w:rFonts w:hint="cs"/>
          <w:rtl/>
        </w:rPr>
        <w:t xml:space="preserve">כל הנאום היפה ששמענו, כל השיעור בכלכלה למתחילים של חבר הכנסת גדעון סער על השקל, על הריבית, על הבורסה, והיום יש לנו גם מוסף של עיתון "הארץ" על ניירות ערך, שהוא שכח להזכיר אותו -  אני מבטיחה לכם, שלפנסיונרים, </w:t>
      </w:r>
      <w:r>
        <w:rPr>
          <w:rFonts w:hint="cs"/>
          <w:rtl/>
        </w:rPr>
        <w:t>לעולים החדשים וגם לעולים הוותיקים, כל אלה, כל הסיפור של הבורסה והריבית לא בדיוק עוזר להם וראשם לא בזה. זה מצב בלתי נסבל. לא רק שנעשה כאן עוול לעולים, אלא זו גם מדיניות צרת אופקים וחסרת חזון. מזה ניתן ללמוד על הפער בין הצהרות ראש הממשלה והעדיפות העליונה שהו</w:t>
      </w:r>
      <w:r>
        <w:rPr>
          <w:rFonts w:hint="cs"/>
          <w:rtl/>
        </w:rPr>
        <w:t xml:space="preserve">א מייחס, כביכול, לעלייה, לבין המעשים של שריו שחוזרים על כך שסיוע לעלייה פירושו לא בהכרח מעשה ציוני. </w:t>
      </w:r>
    </w:p>
    <w:p w14:paraId="3B9A8A3E" w14:textId="77777777" w:rsidR="00000000" w:rsidRDefault="007C71EE">
      <w:pPr>
        <w:pStyle w:val="a"/>
        <w:rPr>
          <w:rFonts w:hint="cs"/>
          <w:rtl/>
        </w:rPr>
      </w:pPr>
    </w:p>
    <w:p w14:paraId="32B64AA2" w14:textId="77777777" w:rsidR="00000000" w:rsidRDefault="007C71EE">
      <w:pPr>
        <w:pStyle w:val="a"/>
        <w:rPr>
          <w:rFonts w:hint="cs"/>
          <w:rtl/>
        </w:rPr>
      </w:pPr>
      <w:r>
        <w:rPr>
          <w:rFonts w:hint="cs"/>
          <w:rtl/>
        </w:rPr>
        <w:t>אדוני היושב-ראש, הקשבתי קשב רב להסבריו של סגן שר הביטחון. בכל זאת אני מבקשת לנצל עוד שני רגעים מזמני כדי לבטא את רגשי הבושה שאני חשה ולדחות בשאט נפש את הה</w:t>
      </w:r>
      <w:r>
        <w:rPr>
          <w:rFonts w:hint="cs"/>
          <w:rtl/>
        </w:rPr>
        <w:t>ודעה של ראש הממשלה כי בעלי דם פלסטיני לא יקבלו אזרחות ישראלית. בשעה שמעל כל במה אפשרית אנחנו מתקוממים על כך שהגזענות והאנטישמיות גוברות באירופה, כוונתו של ראש הממשלה לתקן את חוק האזרחות נראית בעיני חמורה ביותר ואין מקומה במדינה יהודית. אם ראש הממשלה לא אמר</w:t>
      </w:r>
      <w:r>
        <w:rPr>
          <w:rFonts w:hint="cs"/>
          <w:rtl/>
        </w:rPr>
        <w:t xml:space="preserve"> דברים כאלה, אני קוראת לו להבהיר את דבריו; אם הוא אמר אותם, אני חשה בושה עמוקה. תודה רבה. </w:t>
      </w:r>
    </w:p>
    <w:p w14:paraId="165A0817" w14:textId="77777777" w:rsidR="00000000" w:rsidRDefault="007C71EE">
      <w:pPr>
        <w:pStyle w:val="a"/>
        <w:rPr>
          <w:rFonts w:hint="cs"/>
          <w:rtl/>
        </w:rPr>
      </w:pPr>
    </w:p>
    <w:p w14:paraId="16F508AA" w14:textId="77777777" w:rsidR="00000000" w:rsidRDefault="007C71EE">
      <w:pPr>
        <w:pStyle w:val="a"/>
        <w:rPr>
          <w:rFonts w:hint="cs"/>
          <w:rtl/>
        </w:rPr>
      </w:pPr>
      <w:r>
        <w:rPr>
          <w:rFonts w:hint="cs"/>
          <w:rtl/>
        </w:rPr>
        <w:t xml:space="preserve">אני רוצה לנצל עוד דקה מזמני ולקרוא לכל הציבור להצטרף אלינו להפגנה המונית שתתקיים מחר בשעה 16:30. כולנו ניפגש ברחבת "בנייני האומה" בירושלים ונצעד לכיוון הכנסת, וכבר </w:t>
      </w:r>
      <w:r>
        <w:rPr>
          <w:rFonts w:hint="cs"/>
          <w:rtl/>
        </w:rPr>
        <w:t xml:space="preserve">מובטח שיהיה שם ציבור רב. אני רוצה לבקש מכל אחד ומכל אחת שעתידה של החברה הישראלית וכלכלתנו חשובים להם: אנא הצטרפו אלינו. תודה רבה. </w:t>
      </w:r>
    </w:p>
    <w:p w14:paraId="515A1EF9" w14:textId="77777777" w:rsidR="00000000" w:rsidRDefault="007C71EE">
      <w:pPr>
        <w:pStyle w:val="a"/>
        <w:rPr>
          <w:rFonts w:hint="cs"/>
          <w:rtl/>
        </w:rPr>
      </w:pPr>
    </w:p>
    <w:p w14:paraId="09631FA9" w14:textId="77777777" w:rsidR="00000000" w:rsidRDefault="007C71EE">
      <w:pPr>
        <w:pStyle w:val="ad"/>
        <w:rPr>
          <w:rtl/>
        </w:rPr>
      </w:pPr>
    </w:p>
    <w:p w14:paraId="3AC24AC5" w14:textId="77777777" w:rsidR="00000000" w:rsidRDefault="007C71EE">
      <w:pPr>
        <w:pStyle w:val="ad"/>
        <w:rPr>
          <w:rtl/>
        </w:rPr>
      </w:pPr>
      <w:r>
        <w:rPr>
          <w:rtl/>
        </w:rPr>
        <w:t>היו"ר יולי-יואל אדלשטיין:</w:t>
      </w:r>
    </w:p>
    <w:p w14:paraId="4ABB4022" w14:textId="77777777" w:rsidR="00000000" w:rsidRDefault="007C71EE">
      <w:pPr>
        <w:pStyle w:val="a"/>
        <w:rPr>
          <w:rtl/>
        </w:rPr>
      </w:pPr>
    </w:p>
    <w:p w14:paraId="0C9826A8" w14:textId="77777777" w:rsidR="00000000" w:rsidRDefault="007C71EE">
      <w:pPr>
        <w:pStyle w:val="a"/>
        <w:rPr>
          <w:rFonts w:hint="cs"/>
          <w:rtl/>
        </w:rPr>
      </w:pPr>
      <w:r>
        <w:rPr>
          <w:rFonts w:hint="cs"/>
          <w:rtl/>
        </w:rPr>
        <w:t xml:space="preserve">תודה לחברת הכנסת קולט אביטל. חבר הכנסת דני יתום, ואחריו </w:t>
      </w:r>
      <w:r>
        <w:rPr>
          <w:rtl/>
        </w:rPr>
        <w:t>–</w:t>
      </w:r>
      <w:r>
        <w:rPr>
          <w:rFonts w:hint="cs"/>
          <w:rtl/>
        </w:rPr>
        <w:t xml:space="preserve"> חבר הכנסת יצחק הרצוג. </w:t>
      </w:r>
    </w:p>
    <w:p w14:paraId="440FA764" w14:textId="77777777" w:rsidR="00000000" w:rsidRDefault="007C71EE">
      <w:pPr>
        <w:pStyle w:val="a"/>
        <w:rPr>
          <w:rFonts w:hint="cs"/>
          <w:rtl/>
        </w:rPr>
      </w:pPr>
    </w:p>
    <w:p w14:paraId="27956F30" w14:textId="77777777" w:rsidR="00000000" w:rsidRDefault="007C71EE">
      <w:pPr>
        <w:pStyle w:val="Speaker"/>
        <w:rPr>
          <w:rtl/>
        </w:rPr>
      </w:pPr>
      <w:bookmarkStart w:id="1695" w:name="FS000001045T27_05_2003_18_45_53"/>
      <w:bookmarkEnd w:id="1695"/>
      <w:r>
        <w:rPr>
          <w:rFonts w:hint="eastAsia"/>
          <w:rtl/>
        </w:rPr>
        <w:t>דני</w:t>
      </w:r>
      <w:r>
        <w:rPr>
          <w:rtl/>
        </w:rPr>
        <w:t xml:space="preserve"> יתום (העבו</w:t>
      </w:r>
      <w:r>
        <w:rPr>
          <w:rtl/>
        </w:rPr>
        <w:t>דה-מימד):</w:t>
      </w:r>
    </w:p>
    <w:p w14:paraId="2AD73F55" w14:textId="77777777" w:rsidR="00000000" w:rsidRDefault="007C71EE">
      <w:pPr>
        <w:pStyle w:val="a"/>
        <w:rPr>
          <w:rFonts w:hint="cs"/>
          <w:rtl/>
        </w:rPr>
      </w:pPr>
    </w:p>
    <w:p w14:paraId="1EA570E1" w14:textId="77777777" w:rsidR="00000000" w:rsidRDefault="007C71EE">
      <w:pPr>
        <w:pStyle w:val="a"/>
        <w:rPr>
          <w:rFonts w:hint="cs"/>
          <w:rtl/>
        </w:rPr>
      </w:pPr>
      <w:r>
        <w:rPr>
          <w:rFonts w:hint="cs"/>
          <w:rtl/>
        </w:rPr>
        <w:t xml:space="preserve">אדוני היושב-ראש, חברות וחברי הכנסת, הדיון הזה חשוב ביותר מכיוון שהוא מקדים את ההצבעות של מחר, יום רביעי, הצבעות שעל-פי הרמות הידיים כאן בבית הזה יקבעו את דמותה של המדינה ואת פרצוף החברה הישראלית לשנים ארוכות קדימה. </w:t>
      </w:r>
    </w:p>
    <w:p w14:paraId="4BE828C7" w14:textId="77777777" w:rsidR="00000000" w:rsidRDefault="007C71EE">
      <w:pPr>
        <w:pStyle w:val="a"/>
        <w:rPr>
          <w:rFonts w:hint="cs"/>
          <w:rtl/>
        </w:rPr>
      </w:pPr>
    </w:p>
    <w:p w14:paraId="2471273F" w14:textId="77777777" w:rsidR="00000000" w:rsidRDefault="007C71EE">
      <w:pPr>
        <w:pStyle w:val="a"/>
        <w:rPr>
          <w:rFonts w:hint="cs"/>
          <w:rtl/>
        </w:rPr>
      </w:pPr>
      <w:r>
        <w:rPr>
          <w:rFonts w:hint="cs"/>
          <w:rtl/>
        </w:rPr>
        <w:t xml:space="preserve">האזור שבו אנו חיים הוא אזור </w:t>
      </w:r>
      <w:r>
        <w:rPr>
          <w:rFonts w:hint="cs"/>
          <w:rtl/>
        </w:rPr>
        <w:t xml:space="preserve">כואב, אזור מדמם. בעצם אנחנו מנהלים חיים תחת אש, ובמשך הרבה מאוד שנים כמעט תחת מצור בונים, בנינו וממשיכים לבנות חברה שיש לה הרבה מאוד הישגים, חברה שמשמשת לנו מקור גאווה. </w:t>
      </w:r>
    </w:p>
    <w:p w14:paraId="23FB6445" w14:textId="77777777" w:rsidR="00000000" w:rsidRDefault="007C71EE">
      <w:pPr>
        <w:pStyle w:val="a"/>
        <w:rPr>
          <w:rFonts w:hint="cs"/>
          <w:rtl/>
        </w:rPr>
      </w:pPr>
    </w:p>
    <w:p w14:paraId="7E42705F" w14:textId="77777777" w:rsidR="00000000" w:rsidRDefault="007C71EE">
      <w:pPr>
        <w:pStyle w:val="a"/>
        <w:rPr>
          <w:rFonts w:hint="cs"/>
          <w:rtl/>
        </w:rPr>
      </w:pPr>
      <w:r>
        <w:rPr>
          <w:rFonts w:hint="cs"/>
          <w:rtl/>
        </w:rPr>
        <w:t>מדינת ישראל היא מדינה חזקה. היא חזקה, מכיוון שסוד העוצמה הוא החברה הישראלית. החברה הי</w:t>
      </w:r>
      <w:r>
        <w:rPr>
          <w:rFonts w:hint="cs"/>
          <w:rtl/>
        </w:rPr>
        <w:t xml:space="preserve">שראלית היא זו שבנתה את המדינה. עולים חדשים וותיקים, בני כל העדות, בני כל הדתות, הגיעו לכאן מי כצאצאים של משפחות אשר השורשים שלהן נמצאים עמוק בתוך הקרקע, בתוך האדמה של מדינת ישראל, ומי שעלו לפני או אחרי קום המדינה. אבל מה שאפיין את החברה הישראלית במשך שנים </w:t>
      </w:r>
      <w:r>
        <w:rPr>
          <w:rFonts w:hint="cs"/>
          <w:rtl/>
        </w:rPr>
        <w:t xml:space="preserve">זה הלכידות והערבות ההדדית. </w:t>
      </w:r>
    </w:p>
    <w:p w14:paraId="55DDED63" w14:textId="77777777" w:rsidR="00000000" w:rsidRDefault="007C71EE">
      <w:pPr>
        <w:pStyle w:val="a"/>
        <w:rPr>
          <w:rFonts w:hint="cs"/>
          <w:rtl/>
        </w:rPr>
      </w:pPr>
    </w:p>
    <w:p w14:paraId="3DE8D8FD" w14:textId="77777777" w:rsidR="00000000" w:rsidRDefault="007C71EE">
      <w:pPr>
        <w:pStyle w:val="a"/>
        <w:rPr>
          <w:rFonts w:hint="cs"/>
          <w:rtl/>
        </w:rPr>
      </w:pPr>
      <w:r>
        <w:rPr>
          <w:rFonts w:hint="cs"/>
          <w:rtl/>
        </w:rPr>
        <w:t xml:space="preserve">אנחנו ידענו במשך שנים רבות, שכאשר נצטרך לסיועו של האחר, כאשר נצטרך לסיועה של הממשלה, יש מי שידאג לנו. ראינו בממשלת ישראל במשך שנים רבות את אבי המשפחה ואת השרים בממשלת ישראל כמי שמשמשים מטרייה מגוננת, בעיקר על השכבות החלשות. לא </w:t>
      </w:r>
      <w:r>
        <w:rPr>
          <w:rFonts w:hint="cs"/>
          <w:rtl/>
        </w:rPr>
        <w:t xml:space="preserve">היה זה מקרה שבמשך שנים רבות אימצה ממשלת ישראל כלכלה שהיתה בה פתיחות, היתה בה קידמה, היה בה מודרניזם, אבל לצד כל אלה היתה בה דאגה לזולת, דאגה לפרט וחמלה. </w:t>
      </w:r>
    </w:p>
    <w:p w14:paraId="28D93C93" w14:textId="77777777" w:rsidR="00000000" w:rsidRDefault="007C71EE">
      <w:pPr>
        <w:pStyle w:val="a"/>
        <w:rPr>
          <w:rFonts w:hint="cs"/>
          <w:rtl/>
        </w:rPr>
      </w:pPr>
    </w:p>
    <w:p w14:paraId="30F5A500" w14:textId="77777777" w:rsidR="00000000" w:rsidRDefault="007C71EE">
      <w:pPr>
        <w:pStyle w:val="a"/>
        <w:rPr>
          <w:rFonts w:hint="cs"/>
          <w:rtl/>
        </w:rPr>
      </w:pPr>
      <w:r>
        <w:rPr>
          <w:rFonts w:hint="cs"/>
          <w:rtl/>
        </w:rPr>
        <w:t>אנחנו, לצערי, איננו מדינה נורמלית במובן של תנאי החיים. אנחנו נדרשים לשרת בצבא, אנחנו נדרשים לשרת שירו</w:t>
      </w:r>
      <w:r>
        <w:rPr>
          <w:rFonts w:hint="cs"/>
          <w:rtl/>
        </w:rPr>
        <w:t>ת לאומי, אנחנו נדרשים לשרת במילואים ואנחנו נדרשים לשלם מסים אולי יותר מאשר בהרבה מאוד מדינות אחרות. המצב הזה איננו מאפשר לנו לזרוק את אזרחי מדינת ישראל, בני השכבות החלשות, אל הרחוב ולומר להם: צאו אל הרחוב ותתחילו לצעוד בכוחות עצמכם. מאחר שסוד העוצמה שלנו ה</w:t>
      </w:r>
      <w:r>
        <w:rPr>
          <w:rFonts w:hint="cs"/>
          <w:rtl/>
        </w:rPr>
        <w:t xml:space="preserve">וא החברה הישראלית, ממשלת ישראל חייבת להבטיח שהחברה הישראלית לא תתפרק, לא תיקרע, לא תהפוך לחברה שבה אדם לאדם זאב, אלא שנמשיך ונראה אותן תופעות שבהן, לצד הממשלה, גם חלקים נרחבים בחברה הישראלית מגלים נדיבות לב, מגלים רוח התנדבות במטרה לעזור לחלשים. </w:t>
      </w:r>
    </w:p>
    <w:p w14:paraId="5AC7C36B" w14:textId="77777777" w:rsidR="00000000" w:rsidRDefault="007C71EE">
      <w:pPr>
        <w:pStyle w:val="a"/>
        <w:rPr>
          <w:rFonts w:hint="cs"/>
          <w:rtl/>
        </w:rPr>
      </w:pPr>
    </w:p>
    <w:p w14:paraId="3CA0D895" w14:textId="77777777" w:rsidR="00000000" w:rsidRDefault="007C71EE">
      <w:pPr>
        <w:pStyle w:val="ac"/>
        <w:rPr>
          <w:rtl/>
        </w:rPr>
      </w:pPr>
      <w:r>
        <w:rPr>
          <w:rFonts w:hint="eastAsia"/>
          <w:rtl/>
        </w:rPr>
        <w:t>יוסי</w:t>
      </w:r>
      <w:r>
        <w:rPr>
          <w:rtl/>
        </w:rPr>
        <w:t xml:space="preserve"> שרי</w:t>
      </w:r>
      <w:r>
        <w:rPr>
          <w:rtl/>
        </w:rPr>
        <w:t>ד (מרצ):</w:t>
      </w:r>
    </w:p>
    <w:p w14:paraId="01A19783" w14:textId="77777777" w:rsidR="00000000" w:rsidRDefault="007C71EE">
      <w:pPr>
        <w:pStyle w:val="a"/>
        <w:rPr>
          <w:rFonts w:hint="cs"/>
          <w:rtl/>
        </w:rPr>
      </w:pPr>
    </w:p>
    <w:p w14:paraId="2F3E25BA" w14:textId="77777777" w:rsidR="00000000" w:rsidRDefault="007C71EE">
      <w:pPr>
        <w:pStyle w:val="a"/>
        <w:rPr>
          <w:rFonts w:hint="cs"/>
          <w:rtl/>
        </w:rPr>
      </w:pPr>
      <w:r>
        <w:rPr>
          <w:rFonts w:hint="cs"/>
          <w:rtl/>
        </w:rPr>
        <w:t>זאב לזאב אדם.</w:t>
      </w:r>
    </w:p>
    <w:p w14:paraId="7E3A1FB1" w14:textId="77777777" w:rsidR="00000000" w:rsidRDefault="007C71EE">
      <w:pPr>
        <w:pStyle w:val="a"/>
        <w:rPr>
          <w:rFonts w:hint="cs"/>
          <w:rtl/>
        </w:rPr>
      </w:pPr>
    </w:p>
    <w:p w14:paraId="16DECDD0" w14:textId="77777777" w:rsidR="00000000" w:rsidRDefault="007C71EE">
      <w:pPr>
        <w:pStyle w:val="SpeakerCon"/>
        <w:rPr>
          <w:rtl/>
        </w:rPr>
      </w:pPr>
      <w:bookmarkStart w:id="1696" w:name="FS000000493T27_05_2003_18_34_11C"/>
      <w:bookmarkStart w:id="1697" w:name="FS000001045T27_05_2003_18_34_22"/>
      <w:bookmarkEnd w:id="1696"/>
      <w:bookmarkEnd w:id="1697"/>
      <w:r>
        <w:rPr>
          <w:rtl/>
        </w:rPr>
        <w:t>דני יתום (העבודה-מימד):</w:t>
      </w:r>
    </w:p>
    <w:p w14:paraId="7C8A7435" w14:textId="77777777" w:rsidR="00000000" w:rsidRDefault="007C71EE">
      <w:pPr>
        <w:pStyle w:val="a"/>
        <w:rPr>
          <w:rtl/>
        </w:rPr>
      </w:pPr>
    </w:p>
    <w:p w14:paraId="669918AD" w14:textId="77777777" w:rsidR="00000000" w:rsidRDefault="007C71EE">
      <w:pPr>
        <w:pStyle w:val="a"/>
        <w:rPr>
          <w:rFonts w:hint="cs"/>
          <w:rtl/>
        </w:rPr>
      </w:pPr>
      <w:r>
        <w:rPr>
          <w:rFonts w:hint="cs"/>
          <w:rtl/>
        </w:rPr>
        <w:t>התוכנית הכלכלית - שאיננה תוכנית כלל - איננה תוכנית מכיוון שהיא איננה מקשה אחת. היא רשימה אקראית של גזירות כלכליות. לא רק שהיא רשימה אקראית של גזירות כלכליות, היום היא רשימה חלקית של רשימה אקראית, מכיוון שחל</w:t>
      </w:r>
      <w:r>
        <w:rPr>
          <w:rFonts w:hint="cs"/>
          <w:rtl/>
        </w:rPr>
        <w:t>ק מן הגזירות האלה לא הצליח לעבור את המכשול של הדיונים בוועדות השונות ובעיקר בוועדת הכספים, בין הקריאה הראשונה לשנייה והשלישית. נותר כאן אוסף מלא חורים של רשימה - לא קשורה - של גזירות אשר אינן מתחברות לכלל תוכנית, אינן מתחברות לכלל בסיס של חזון, אינן מתחברו</w:t>
      </w:r>
      <w:r>
        <w:rPr>
          <w:rFonts w:hint="cs"/>
          <w:rtl/>
        </w:rPr>
        <w:t>ת לכלל צמיחה. תוכנית שאיננה תוכנית, שבעצם תוביל אותנו מן הפח אל הפחת.</w:t>
      </w:r>
    </w:p>
    <w:p w14:paraId="1A5495C4" w14:textId="77777777" w:rsidR="00000000" w:rsidRDefault="007C71EE">
      <w:pPr>
        <w:pStyle w:val="a"/>
        <w:rPr>
          <w:rFonts w:hint="cs"/>
          <w:rtl/>
        </w:rPr>
      </w:pPr>
    </w:p>
    <w:p w14:paraId="3A024FC7" w14:textId="77777777" w:rsidR="00000000" w:rsidRDefault="007C71EE">
      <w:pPr>
        <w:pStyle w:val="a"/>
        <w:rPr>
          <w:rFonts w:hint="cs"/>
          <w:rtl/>
        </w:rPr>
      </w:pPr>
      <w:r>
        <w:rPr>
          <w:rFonts w:hint="cs"/>
          <w:rtl/>
        </w:rPr>
        <w:t>מפת הדרכים פותחת סיכוי, אולי, לתחילתו או להמשכו של דיאלוג בינינו לבין הפלסטינים. כבר אמר ראש הממשלה ואמר שר האוצר מה שאנשי הימין לא העזו לומר קודם לכן, עד לפני כמה חודשים, שיש קשר גורדי</w:t>
      </w:r>
      <w:r>
        <w:rPr>
          <w:rFonts w:hint="cs"/>
          <w:rtl/>
        </w:rPr>
        <w:t>, קשר הדוק, קשר חד-חד ערכי, בין המצב המדיני והביטחוני לבין המצב הכלכלי. ואני, במקרה הזה, אצטט את מה שאמר היום ראש הממשלה בוועדת החוץ והביטחון. הוא אמר: חברים יקרים - - -</w:t>
      </w:r>
    </w:p>
    <w:p w14:paraId="05BB5B64" w14:textId="77777777" w:rsidR="00000000" w:rsidRDefault="007C71EE">
      <w:pPr>
        <w:pStyle w:val="a"/>
        <w:rPr>
          <w:rFonts w:hint="cs"/>
          <w:rtl/>
        </w:rPr>
      </w:pPr>
    </w:p>
    <w:p w14:paraId="7FADB37C" w14:textId="77777777" w:rsidR="00000000" w:rsidRDefault="007C71EE">
      <w:pPr>
        <w:pStyle w:val="ad"/>
        <w:rPr>
          <w:rtl/>
        </w:rPr>
      </w:pPr>
      <w:r>
        <w:rPr>
          <w:rtl/>
        </w:rPr>
        <w:t>היו"ר יולי-יואל אדלשטיין:</w:t>
      </w:r>
    </w:p>
    <w:p w14:paraId="45CBAA09" w14:textId="77777777" w:rsidR="00000000" w:rsidRDefault="007C71EE">
      <w:pPr>
        <w:pStyle w:val="a"/>
        <w:rPr>
          <w:rtl/>
        </w:rPr>
      </w:pPr>
    </w:p>
    <w:p w14:paraId="3146FD34" w14:textId="77777777" w:rsidR="00000000" w:rsidRDefault="007C71EE">
      <w:pPr>
        <w:pStyle w:val="a"/>
        <w:rPr>
          <w:rFonts w:hint="cs"/>
          <w:rtl/>
        </w:rPr>
      </w:pPr>
      <w:r>
        <w:rPr>
          <w:rFonts w:hint="cs"/>
          <w:rtl/>
        </w:rPr>
        <w:t>חבר הכנסת יתום, יש איסור בתקנון על ציטוט דברים מדיוני ועדת</w:t>
      </w:r>
      <w:r>
        <w:rPr>
          <w:rFonts w:hint="cs"/>
          <w:rtl/>
        </w:rPr>
        <w:t xml:space="preserve"> החוץ וביטחון.</w:t>
      </w:r>
    </w:p>
    <w:p w14:paraId="0B6C76E1" w14:textId="77777777" w:rsidR="00000000" w:rsidRDefault="007C71EE">
      <w:pPr>
        <w:pStyle w:val="a"/>
        <w:rPr>
          <w:rFonts w:hint="cs"/>
          <w:rtl/>
        </w:rPr>
      </w:pPr>
    </w:p>
    <w:p w14:paraId="5B19580C" w14:textId="77777777" w:rsidR="00000000" w:rsidRDefault="007C71EE">
      <w:pPr>
        <w:pStyle w:val="SpeakerCon"/>
        <w:rPr>
          <w:rtl/>
        </w:rPr>
      </w:pPr>
      <w:bookmarkStart w:id="1698" w:name="FS000001045T27_05_2003_18_40_00C"/>
      <w:bookmarkEnd w:id="1698"/>
      <w:r>
        <w:rPr>
          <w:rtl/>
        </w:rPr>
        <w:t>דני יתום (העבודה-מימד):</w:t>
      </w:r>
    </w:p>
    <w:p w14:paraId="7653BB0B" w14:textId="77777777" w:rsidR="00000000" w:rsidRDefault="007C71EE">
      <w:pPr>
        <w:pStyle w:val="a"/>
        <w:rPr>
          <w:rtl/>
        </w:rPr>
      </w:pPr>
    </w:p>
    <w:p w14:paraId="053B8A6A" w14:textId="77777777" w:rsidR="00000000" w:rsidRDefault="007C71EE">
      <w:pPr>
        <w:pStyle w:val="a"/>
        <w:rPr>
          <w:rFonts w:hint="cs"/>
          <w:rtl/>
        </w:rPr>
      </w:pPr>
      <w:r>
        <w:rPr>
          <w:rFonts w:hint="cs"/>
          <w:rtl/>
        </w:rPr>
        <w:t>אני לא אצטט את מה שאמר ראש הממשלה בוועדת החוץ והביטחון, אבל אני אצטט את מה שאמר ראש הממשלה - אם אינני טועה זה היה אתמול - בפורום סיעת הליכוד שהיה פורום פתוח.</w:t>
      </w:r>
    </w:p>
    <w:p w14:paraId="5839A9E5" w14:textId="77777777" w:rsidR="00000000" w:rsidRDefault="007C71EE">
      <w:pPr>
        <w:pStyle w:val="a"/>
        <w:rPr>
          <w:rFonts w:hint="cs"/>
          <w:rtl/>
        </w:rPr>
      </w:pPr>
    </w:p>
    <w:p w14:paraId="3737A888" w14:textId="77777777" w:rsidR="00000000" w:rsidRDefault="007C71EE">
      <w:pPr>
        <w:pStyle w:val="ad"/>
        <w:rPr>
          <w:rtl/>
        </w:rPr>
      </w:pPr>
      <w:r>
        <w:rPr>
          <w:rtl/>
        </w:rPr>
        <w:t>היו"ר יולי-יואל אדלשטיין:</w:t>
      </w:r>
    </w:p>
    <w:p w14:paraId="6D494A49" w14:textId="77777777" w:rsidR="00000000" w:rsidRDefault="007C71EE">
      <w:pPr>
        <w:pStyle w:val="a"/>
        <w:rPr>
          <w:rtl/>
        </w:rPr>
      </w:pPr>
    </w:p>
    <w:p w14:paraId="2FB3CD67" w14:textId="77777777" w:rsidR="00000000" w:rsidRDefault="007C71EE">
      <w:pPr>
        <w:pStyle w:val="a"/>
        <w:rPr>
          <w:rFonts w:hint="cs"/>
          <w:rtl/>
        </w:rPr>
      </w:pPr>
      <w:r>
        <w:rPr>
          <w:rFonts w:hint="cs"/>
          <w:rtl/>
        </w:rPr>
        <w:t xml:space="preserve">זה מקובל. </w:t>
      </w:r>
    </w:p>
    <w:p w14:paraId="1FDBBE10" w14:textId="77777777" w:rsidR="00000000" w:rsidRDefault="007C71EE">
      <w:pPr>
        <w:pStyle w:val="a"/>
        <w:rPr>
          <w:rFonts w:hint="cs"/>
          <w:rtl/>
        </w:rPr>
      </w:pPr>
    </w:p>
    <w:p w14:paraId="4C1736E4" w14:textId="77777777" w:rsidR="00000000" w:rsidRDefault="007C71EE">
      <w:pPr>
        <w:pStyle w:val="SpeakerCon"/>
        <w:rPr>
          <w:rtl/>
        </w:rPr>
      </w:pPr>
      <w:bookmarkStart w:id="1699" w:name="FS000001045T27_05_2003_18_40_53C"/>
      <w:bookmarkEnd w:id="1699"/>
      <w:r>
        <w:rPr>
          <w:rtl/>
        </w:rPr>
        <w:t>דני יתום (העבודה-</w:t>
      </w:r>
      <w:r>
        <w:rPr>
          <w:rtl/>
        </w:rPr>
        <w:t>מימד):</w:t>
      </w:r>
    </w:p>
    <w:p w14:paraId="31A1A2D1" w14:textId="77777777" w:rsidR="00000000" w:rsidRDefault="007C71EE">
      <w:pPr>
        <w:pStyle w:val="a"/>
        <w:rPr>
          <w:rtl/>
        </w:rPr>
      </w:pPr>
    </w:p>
    <w:p w14:paraId="20F00B89" w14:textId="77777777" w:rsidR="00000000" w:rsidRDefault="007C71EE">
      <w:pPr>
        <w:pStyle w:val="a"/>
        <w:rPr>
          <w:rFonts w:hint="cs"/>
          <w:rtl/>
        </w:rPr>
      </w:pPr>
      <w:r>
        <w:rPr>
          <w:rFonts w:hint="cs"/>
          <w:rtl/>
        </w:rPr>
        <w:t xml:space="preserve">תודה, אדוני היושב-ראש, על כך שהסרת מכשול מפני עיוור. תודה. </w:t>
      </w:r>
    </w:p>
    <w:p w14:paraId="33F757EB" w14:textId="77777777" w:rsidR="00000000" w:rsidRDefault="007C71EE">
      <w:pPr>
        <w:pStyle w:val="a"/>
        <w:rPr>
          <w:rFonts w:hint="cs"/>
          <w:rtl/>
        </w:rPr>
      </w:pPr>
    </w:p>
    <w:p w14:paraId="32F4A159" w14:textId="77777777" w:rsidR="00000000" w:rsidRDefault="007C71EE">
      <w:pPr>
        <w:pStyle w:val="a"/>
        <w:rPr>
          <w:rFonts w:hint="cs"/>
          <w:rtl/>
        </w:rPr>
      </w:pPr>
      <w:r>
        <w:rPr>
          <w:rFonts w:hint="cs"/>
          <w:rtl/>
        </w:rPr>
        <w:t>אמר ראש הממשלה, שכדי לטפל בשורשי הצרות הכלכליות, אנחנו חייבים לנסות ולהתקדם במסלול המדיני, ושיש קשר הדוק בין הדברים.</w:t>
      </w:r>
    </w:p>
    <w:p w14:paraId="6DDE980A" w14:textId="77777777" w:rsidR="00000000" w:rsidRDefault="007C71EE">
      <w:pPr>
        <w:pStyle w:val="a"/>
        <w:rPr>
          <w:rFonts w:hint="cs"/>
          <w:rtl/>
        </w:rPr>
      </w:pPr>
    </w:p>
    <w:p w14:paraId="0F7BA721" w14:textId="77777777" w:rsidR="00000000" w:rsidRDefault="007C71EE">
      <w:pPr>
        <w:pStyle w:val="a"/>
        <w:rPr>
          <w:rFonts w:hint="cs"/>
          <w:rtl/>
        </w:rPr>
      </w:pPr>
      <w:r>
        <w:rPr>
          <w:rFonts w:hint="cs"/>
          <w:rtl/>
        </w:rPr>
        <w:t>מפת הדרכים הזאת איננה מפה של דיבורים, אלא מפה של מעשים. והמבחן צריך ל</w:t>
      </w:r>
      <w:r>
        <w:rPr>
          <w:rFonts w:hint="cs"/>
          <w:rtl/>
        </w:rPr>
        <w:t xml:space="preserve">היות מבחן המעשים ולא מבחן הדיבורים. אפשר להרוג את מפת הדרכים הזאת, בקלות. אפשר להרוג אותה על-ידי הצבת מכשולים ותנאים שיוגדרו על-ידי מדינת ישראל כתנאים מוקדמים, שכל עוד אינם מתקיימים, הרי שמדינת ישראל לא תמלא את חלקה במפת הדרכים. </w:t>
      </w:r>
    </w:p>
    <w:p w14:paraId="15C75B42" w14:textId="77777777" w:rsidR="00000000" w:rsidRDefault="007C71EE">
      <w:pPr>
        <w:pStyle w:val="a"/>
        <w:rPr>
          <w:rFonts w:hint="cs"/>
          <w:rtl/>
        </w:rPr>
      </w:pPr>
    </w:p>
    <w:p w14:paraId="1C04A448" w14:textId="77777777" w:rsidR="00000000" w:rsidRDefault="007C71EE">
      <w:pPr>
        <w:pStyle w:val="a"/>
        <w:rPr>
          <w:rFonts w:hint="cs"/>
          <w:rtl/>
        </w:rPr>
      </w:pPr>
      <w:r>
        <w:rPr>
          <w:rFonts w:hint="cs"/>
          <w:rtl/>
        </w:rPr>
        <w:t>מפת הדרכים איננה הסכם. הי</w:t>
      </w:r>
      <w:r>
        <w:rPr>
          <w:rFonts w:hint="cs"/>
          <w:rtl/>
        </w:rPr>
        <w:t>א מעין מכתב כוונות, שבו ממשלת ישראל אכן מצהירה על כוונתה, באופן שקוף, הוגן, למלא אחר הנדרש מאתנו באותו סרטוט או באותה מפת דרכים. אבל מאחר שאנחנו הצד החזק בעימות, מאחר שאנחנו המדינה החזקה ביותר במזרח התיכון - ברדיוס של 1,500 קילומטר מירושלים אין אף מדינה דו</w:t>
      </w:r>
      <w:r>
        <w:rPr>
          <w:rFonts w:hint="cs"/>
          <w:rtl/>
        </w:rPr>
        <w:t xml:space="preserve">מה לנו בעוצמתה - הרי שעלינו מוטלת אחריות נוספת. זאת אחריות יתירה, נוספת. האחריות הזאת היא ליצור את התנאים שאכן יאפשרו את התפתחותה של מפת הדרכים לכלל מעשה; מעשה שיוביל, אולי, לדיאלוג כזה בינינו לבין הפלסטינים; מעשה שיוביל, אולי, לסגירת פערים, ובסופו של דבר </w:t>
      </w:r>
      <w:r>
        <w:rPr>
          <w:rFonts w:hint="cs"/>
          <w:rtl/>
        </w:rPr>
        <w:t xml:space="preserve">ייתכן שאף יוביל להסכם, לסוף הסכסוך, לסוף שפיכות הדמים ולקץ התביעות ההדדיות בינינו לבין הפלסטינים. </w:t>
      </w:r>
    </w:p>
    <w:p w14:paraId="791F258F" w14:textId="77777777" w:rsidR="00000000" w:rsidRDefault="007C71EE">
      <w:pPr>
        <w:pStyle w:val="a"/>
        <w:rPr>
          <w:rFonts w:hint="cs"/>
          <w:rtl/>
        </w:rPr>
      </w:pPr>
    </w:p>
    <w:p w14:paraId="3AF0E320" w14:textId="77777777" w:rsidR="00000000" w:rsidRDefault="007C71EE">
      <w:pPr>
        <w:pStyle w:val="a"/>
        <w:rPr>
          <w:rFonts w:hint="cs"/>
          <w:rtl/>
        </w:rPr>
      </w:pPr>
      <w:r>
        <w:rPr>
          <w:rFonts w:hint="cs"/>
          <w:rtl/>
        </w:rPr>
        <w:t>אני טוען שצריך להתיישב ולדבר, מכיוון שבמסגרת הדיבורים סביב שולחן המשא-ומתן ניתן יהיה ללבן את הדברים טוב יותר מאשר בכל דרך אחרת. נכון שיש לנו קווים אדומים. נ</w:t>
      </w:r>
      <w:r>
        <w:rPr>
          <w:rFonts w:hint="cs"/>
          <w:rtl/>
        </w:rPr>
        <w:t>כון שלעולם לא נסכים לקבל את דרישתם של הפלסטינים לזכות שיבה לשטחי מדינת ישראל. אבל הדברים האלה צריכים להיאמר, כפי שנאמרו קודם לכן, בעשר השנים האחרונות, במשאים-ומתנים בינינו לבין הפלסטינים,</w:t>
      </w:r>
      <w:r>
        <w:rPr>
          <w:rtl/>
        </w:rPr>
        <w:t xml:space="preserve"> </w:t>
      </w:r>
      <w:r>
        <w:rPr>
          <w:rFonts w:hint="cs"/>
          <w:rtl/>
        </w:rPr>
        <w:t xml:space="preserve">במסגרת המשא-ומתן. </w:t>
      </w:r>
    </w:p>
    <w:p w14:paraId="464605FC" w14:textId="77777777" w:rsidR="00000000" w:rsidRDefault="007C71EE">
      <w:pPr>
        <w:pStyle w:val="a"/>
        <w:rPr>
          <w:rFonts w:hint="cs"/>
          <w:rtl/>
        </w:rPr>
      </w:pPr>
    </w:p>
    <w:p w14:paraId="076079B4" w14:textId="77777777" w:rsidR="00000000" w:rsidRDefault="007C71EE">
      <w:pPr>
        <w:pStyle w:val="a"/>
        <w:rPr>
          <w:rFonts w:hint="cs"/>
          <w:rtl/>
        </w:rPr>
      </w:pPr>
      <w:r>
        <w:rPr>
          <w:rFonts w:hint="cs"/>
          <w:rtl/>
        </w:rPr>
        <w:t>אולי לא נוח לאנשי הימין להודות, אבל אני גורס שמפ</w:t>
      </w:r>
      <w:r>
        <w:rPr>
          <w:rFonts w:hint="cs"/>
          <w:rtl/>
        </w:rPr>
        <w:t>ת הדרכים היא המשכה של אוסלו; בוודאי של רוח אוסלו ודרך אוסלו. שהרי על מה חתמנו באוסלו? על מה חתמנו על מדשאות הבית הלבן? חתמנו על מדשאות הבית הלבן על הסכם שחלקו הראשון הוא הסדר ביניים וחלקו השני הוא הסדר קבע. והנה, ממשלת ישראל הנוכחית מגיעה לדון בסוגיות של ה</w:t>
      </w:r>
      <w:r>
        <w:rPr>
          <w:rFonts w:hint="cs"/>
          <w:rtl/>
        </w:rPr>
        <w:t xml:space="preserve">סדר הקבע מתוך ניסיון להביא לכך שייכון הסדר של קבע בינינו לבין הפלסטינים. אני טוען, שלא היינו יכולים להגיע, לא לרגע הזה, לא למעמד הזה ולא לניסיון הנוסף לחדש את הדיאלוג עם הפלסטינים אלמלא הסכם אוסלו. </w:t>
      </w:r>
    </w:p>
    <w:p w14:paraId="1B29AA1C" w14:textId="77777777" w:rsidR="00000000" w:rsidRDefault="007C71EE">
      <w:pPr>
        <w:pStyle w:val="a"/>
        <w:rPr>
          <w:rFonts w:hint="cs"/>
          <w:rtl/>
        </w:rPr>
      </w:pPr>
    </w:p>
    <w:p w14:paraId="286FC519" w14:textId="77777777" w:rsidR="00000000" w:rsidRDefault="007C71EE">
      <w:pPr>
        <w:pStyle w:val="a"/>
        <w:rPr>
          <w:rFonts w:hint="cs"/>
          <w:rtl/>
        </w:rPr>
      </w:pPr>
      <w:r>
        <w:rPr>
          <w:rFonts w:hint="cs"/>
          <w:rtl/>
        </w:rPr>
        <w:t>התוכנית הכלכלית, אותה רשימה של גזירות, היא רעה. אני טוען</w:t>
      </w:r>
      <w:r>
        <w:rPr>
          <w:rFonts w:hint="cs"/>
          <w:rtl/>
        </w:rPr>
        <w:t xml:space="preserve"> שאנחנו צריכים לעשות כל מאמץ כדי להביא לכך שהיא לא תעבור, על מנת שנדאג לתושבי מדינת ישראל גם בתחום המדיני, גם בתחום הביטחוני, אבל לא פחות חשוב מכך - בתחום הכלכלי. תודה. </w:t>
      </w:r>
    </w:p>
    <w:p w14:paraId="62E90A26" w14:textId="77777777" w:rsidR="00000000" w:rsidRDefault="007C71EE">
      <w:pPr>
        <w:pStyle w:val="a"/>
        <w:rPr>
          <w:rFonts w:hint="cs"/>
          <w:rtl/>
        </w:rPr>
      </w:pPr>
    </w:p>
    <w:p w14:paraId="21374B3E" w14:textId="77777777" w:rsidR="00000000" w:rsidRDefault="007C71EE">
      <w:pPr>
        <w:pStyle w:val="a"/>
        <w:rPr>
          <w:color w:val="0000FF"/>
          <w:szCs w:val="28"/>
          <w:rtl/>
        </w:rPr>
      </w:pPr>
    </w:p>
    <w:p w14:paraId="614E5187" w14:textId="77777777" w:rsidR="00000000" w:rsidRDefault="007C71EE">
      <w:pPr>
        <w:pStyle w:val="ad"/>
        <w:rPr>
          <w:rtl/>
        </w:rPr>
      </w:pPr>
      <w:r>
        <w:rPr>
          <w:rtl/>
        </w:rPr>
        <w:t>היו"ר יולי-יואל אדלשטיין:</w:t>
      </w:r>
    </w:p>
    <w:p w14:paraId="149A973D" w14:textId="77777777" w:rsidR="00000000" w:rsidRDefault="007C71EE">
      <w:pPr>
        <w:pStyle w:val="a"/>
        <w:rPr>
          <w:rtl/>
        </w:rPr>
      </w:pPr>
    </w:p>
    <w:p w14:paraId="09A8C7EB" w14:textId="77777777" w:rsidR="00000000" w:rsidRDefault="007C71EE">
      <w:pPr>
        <w:pStyle w:val="a"/>
        <w:rPr>
          <w:rFonts w:hint="cs"/>
          <w:rtl/>
        </w:rPr>
      </w:pPr>
      <w:r>
        <w:rPr>
          <w:rFonts w:hint="cs"/>
          <w:rtl/>
        </w:rPr>
        <w:t>תודה, חבר הכנסת  יתום, גם על הדיוק. חבר הכנסת יצחק הרצוג,</w:t>
      </w:r>
      <w:r>
        <w:rPr>
          <w:rFonts w:hint="cs"/>
          <w:rtl/>
        </w:rPr>
        <w:t xml:space="preserve"> ואחריו - חבר הכנסת יצחק כהן.</w:t>
      </w:r>
    </w:p>
    <w:p w14:paraId="2B0A4429" w14:textId="77777777" w:rsidR="00000000" w:rsidRDefault="007C71EE">
      <w:pPr>
        <w:pStyle w:val="a"/>
        <w:rPr>
          <w:rFonts w:hint="cs"/>
          <w:rtl/>
        </w:rPr>
      </w:pPr>
    </w:p>
    <w:p w14:paraId="43E59ECD" w14:textId="77777777" w:rsidR="00000000" w:rsidRDefault="007C71EE">
      <w:pPr>
        <w:pStyle w:val="a"/>
        <w:rPr>
          <w:rFonts w:hint="cs"/>
          <w:rtl/>
        </w:rPr>
      </w:pPr>
    </w:p>
    <w:p w14:paraId="5B0A0A5E" w14:textId="77777777" w:rsidR="00000000" w:rsidRDefault="007C71EE">
      <w:pPr>
        <w:pStyle w:val="a"/>
        <w:rPr>
          <w:rFonts w:hint="cs"/>
          <w:rtl/>
        </w:rPr>
      </w:pPr>
    </w:p>
    <w:p w14:paraId="2B3CA792" w14:textId="77777777" w:rsidR="00000000" w:rsidRDefault="007C71EE">
      <w:pPr>
        <w:pStyle w:val="Subject"/>
        <w:rPr>
          <w:rFonts w:hint="cs"/>
          <w:rtl/>
        </w:rPr>
      </w:pPr>
      <w:r>
        <w:rPr>
          <w:rFonts w:hint="cs"/>
          <w:rtl/>
        </w:rPr>
        <w:t xml:space="preserve"> מסמכים שהונחו על שולחן הכנסת</w:t>
      </w:r>
    </w:p>
    <w:p w14:paraId="50F54356" w14:textId="77777777" w:rsidR="00000000" w:rsidRDefault="007C71EE">
      <w:pPr>
        <w:pStyle w:val="a"/>
        <w:rPr>
          <w:rFonts w:hint="cs"/>
          <w:rtl/>
        </w:rPr>
      </w:pPr>
    </w:p>
    <w:p w14:paraId="6C251607" w14:textId="77777777" w:rsidR="00000000" w:rsidRDefault="007C71EE">
      <w:pPr>
        <w:pStyle w:val="ad"/>
        <w:rPr>
          <w:rtl/>
        </w:rPr>
      </w:pPr>
      <w:r>
        <w:rPr>
          <w:rtl/>
        </w:rPr>
        <w:t>היו"ר יולי-יואל אדלשטיין:</w:t>
      </w:r>
    </w:p>
    <w:p w14:paraId="65CAF7F0" w14:textId="77777777" w:rsidR="00000000" w:rsidRDefault="007C71EE">
      <w:pPr>
        <w:pStyle w:val="a"/>
        <w:rPr>
          <w:rtl/>
        </w:rPr>
      </w:pPr>
    </w:p>
    <w:p w14:paraId="36969385" w14:textId="77777777" w:rsidR="00000000" w:rsidRDefault="007C71EE">
      <w:pPr>
        <w:pStyle w:val="a"/>
        <w:rPr>
          <w:rFonts w:hint="cs"/>
          <w:rtl/>
        </w:rPr>
      </w:pPr>
      <w:r>
        <w:rPr>
          <w:rFonts w:hint="cs"/>
          <w:rtl/>
        </w:rPr>
        <w:t>הודעה לסגן מזכיר הכנסת.</w:t>
      </w:r>
    </w:p>
    <w:p w14:paraId="49A62D48" w14:textId="77777777" w:rsidR="00000000" w:rsidRDefault="007C71EE">
      <w:pPr>
        <w:pStyle w:val="a"/>
        <w:rPr>
          <w:rFonts w:hint="cs"/>
          <w:rtl/>
        </w:rPr>
      </w:pPr>
    </w:p>
    <w:p w14:paraId="07240671" w14:textId="77777777" w:rsidR="00000000" w:rsidRDefault="007C71EE">
      <w:pPr>
        <w:pStyle w:val="Speaker"/>
        <w:rPr>
          <w:rtl/>
        </w:rPr>
      </w:pPr>
      <w:bookmarkStart w:id="1700" w:name="FS000000128T27_05_2003_18_36_11"/>
      <w:bookmarkEnd w:id="1700"/>
      <w:r>
        <w:rPr>
          <w:rFonts w:hint="eastAsia"/>
          <w:rtl/>
        </w:rPr>
        <w:t>סגן</w:t>
      </w:r>
      <w:r>
        <w:rPr>
          <w:rtl/>
        </w:rPr>
        <w:t xml:space="preserve"> מזכיר הכנסת דוד לב:</w:t>
      </w:r>
    </w:p>
    <w:p w14:paraId="0C17C404" w14:textId="77777777" w:rsidR="00000000" w:rsidRDefault="007C71EE">
      <w:pPr>
        <w:pStyle w:val="a"/>
        <w:rPr>
          <w:rFonts w:hint="cs"/>
          <w:rtl/>
        </w:rPr>
      </w:pPr>
    </w:p>
    <w:p w14:paraId="06C79251" w14:textId="77777777" w:rsidR="00000000" w:rsidRDefault="007C71EE">
      <w:pPr>
        <w:pStyle w:val="a"/>
        <w:rPr>
          <w:rFonts w:hint="cs"/>
          <w:rtl/>
        </w:rPr>
      </w:pPr>
      <w:r>
        <w:rPr>
          <w:rFonts w:hint="cs"/>
          <w:rtl/>
        </w:rPr>
        <w:t xml:space="preserve">ברשות יושב-ראש הישיבה, אני מתכבד להודיע, כי הונחו על שולחן הכנסת -  </w:t>
      </w:r>
    </w:p>
    <w:p w14:paraId="3144DE21" w14:textId="77777777" w:rsidR="00000000" w:rsidRDefault="007C71EE">
      <w:pPr>
        <w:pStyle w:val="a"/>
        <w:rPr>
          <w:rFonts w:hint="cs"/>
          <w:rtl/>
        </w:rPr>
      </w:pPr>
    </w:p>
    <w:p w14:paraId="3A0A7460" w14:textId="77777777" w:rsidR="00000000" w:rsidRDefault="007C71EE">
      <w:pPr>
        <w:pStyle w:val="a"/>
        <w:rPr>
          <w:rFonts w:hint="cs"/>
          <w:rtl/>
        </w:rPr>
      </w:pPr>
      <w:r>
        <w:rPr>
          <w:rFonts w:hint="cs"/>
          <w:rtl/>
        </w:rPr>
        <w:t>לקריאה ראשונה, מטעם הממשלה: הצעת חוק המרכז לג</w:t>
      </w:r>
      <w:r>
        <w:rPr>
          <w:rFonts w:hint="cs"/>
          <w:rtl/>
        </w:rPr>
        <w:t>ביית קנסות, אגרות והוצאות (תיקון מס' 2), התשס"ג-2003; והצעת חוק לתיקון דיני הרכישה לצורכי ציבור (תיקון  מס' 9), התשס"ג-2003. תודה.</w:t>
      </w:r>
    </w:p>
    <w:p w14:paraId="3E1F5F4A" w14:textId="77777777" w:rsidR="00000000" w:rsidRDefault="007C71EE">
      <w:pPr>
        <w:pStyle w:val="a"/>
        <w:ind w:firstLine="0"/>
        <w:rPr>
          <w:rFonts w:hint="cs"/>
          <w:rtl/>
        </w:rPr>
      </w:pPr>
    </w:p>
    <w:p w14:paraId="5497809C" w14:textId="77777777" w:rsidR="00000000" w:rsidRDefault="007C71EE">
      <w:pPr>
        <w:pStyle w:val="ad"/>
        <w:rPr>
          <w:rtl/>
        </w:rPr>
      </w:pPr>
      <w:r>
        <w:rPr>
          <w:rtl/>
        </w:rPr>
        <w:t>היו"ר יולי-יואל אדלשטיין:</w:t>
      </w:r>
    </w:p>
    <w:p w14:paraId="532DBBA2" w14:textId="77777777" w:rsidR="00000000" w:rsidRDefault="007C71EE">
      <w:pPr>
        <w:pStyle w:val="a"/>
        <w:rPr>
          <w:rtl/>
        </w:rPr>
      </w:pPr>
    </w:p>
    <w:p w14:paraId="1C842353" w14:textId="77777777" w:rsidR="00000000" w:rsidRDefault="007C71EE">
      <w:pPr>
        <w:pStyle w:val="a"/>
        <w:rPr>
          <w:rFonts w:hint="cs"/>
          <w:rtl/>
        </w:rPr>
      </w:pPr>
      <w:r>
        <w:rPr>
          <w:rFonts w:hint="cs"/>
          <w:rtl/>
        </w:rPr>
        <w:t xml:space="preserve">תודה לסגן המזכיר. </w:t>
      </w:r>
    </w:p>
    <w:p w14:paraId="144BE918" w14:textId="77777777" w:rsidR="00000000" w:rsidRDefault="007C71EE">
      <w:pPr>
        <w:pStyle w:val="a"/>
        <w:rPr>
          <w:rFonts w:hint="cs"/>
          <w:rtl/>
        </w:rPr>
      </w:pPr>
    </w:p>
    <w:p w14:paraId="3F39EB33" w14:textId="77777777" w:rsidR="00000000" w:rsidRDefault="007C71EE">
      <w:pPr>
        <w:pStyle w:val="Subject"/>
        <w:rPr>
          <w:rtl/>
        </w:rPr>
      </w:pPr>
    </w:p>
    <w:p w14:paraId="2C00E72F" w14:textId="77777777" w:rsidR="00000000" w:rsidRDefault="007C71EE">
      <w:pPr>
        <w:pStyle w:val="Subject"/>
        <w:rPr>
          <w:rFonts w:hint="cs"/>
          <w:rtl/>
        </w:rPr>
      </w:pPr>
      <w:r>
        <w:rPr>
          <w:rFonts w:hint="cs"/>
          <w:u w:val="none"/>
          <w:rtl/>
        </w:rPr>
        <w:t xml:space="preserve">הצעת חוק התוכנית להבראת כלכלת ישראל (תיקוני חקיקה </w:t>
      </w:r>
      <w:r>
        <w:rPr>
          <w:u w:val="none"/>
          <w:rtl/>
        </w:rPr>
        <w:br/>
      </w:r>
      <w:r>
        <w:rPr>
          <w:rFonts w:hint="cs"/>
          <w:u w:val="none"/>
          <w:rtl/>
        </w:rPr>
        <w:t>להשגת יעדי התקציב</w:t>
      </w:r>
      <w:r>
        <w:rPr>
          <w:rFonts w:hint="cs"/>
          <w:rtl/>
        </w:rPr>
        <w:t xml:space="preserve"> והמדיני</w:t>
      </w:r>
      <w:r>
        <w:rPr>
          <w:rFonts w:hint="cs"/>
          <w:rtl/>
        </w:rPr>
        <w:t xml:space="preserve">ות הכלכלית לשנות הכספים </w:t>
      </w:r>
      <w:r>
        <w:rPr>
          <w:rtl/>
        </w:rPr>
        <w:br/>
      </w:r>
      <w:r>
        <w:rPr>
          <w:rFonts w:hint="cs"/>
          <w:rtl/>
        </w:rPr>
        <w:t xml:space="preserve">2003 ו=2004), התשס"ג-2003; </w:t>
      </w:r>
      <w:r>
        <w:rPr>
          <w:rtl/>
        </w:rPr>
        <w:br/>
      </w:r>
      <w:r>
        <w:rPr>
          <w:rFonts w:hint="cs"/>
          <w:rtl/>
        </w:rPr>
        <w:t>הצעת חוק-יסוד: משק המדינה (תיקון מס' 6)</w:t>
      </w:r>
    </w:p>
    <w:p w14:paraId="39B1BFE1" w14:textId="77777777" w:rsidR="00000000" w:rsidRDefault="007C71EE">
      <w:pPr>
        <w:pStyle w:val="Subject"/>
        <w:rPr>
          <w:rFonts w:hint="cs"/>
          <w:u w:val="none"/>
          <w:rtl/>
        </w:rPr>
      </w:pPr>
      <w:r>
        <w:rPr>
          <w:rFonts w:hint="cs"/>
          <w:u w:val="none"/>
          <w:rtl/>
        </w:rPr>
        <w:t>(קריאה שנייה וקריאה שלישית)</w:t>
      </w:r>
    </w:p>
    <w:p w14:paraId="731AF15A" w14:textId="77777777" w:rsidR="00000000" w:rsidRDefault="007C71EE">
      <w:pPr>
        <w:pStyle w:val="ad"/>
        <w:rPr>
          <w:rFonts w:hint="cs"/>
          <w:rtl/>
        </w:rPr>
      </w:pPr>
      <w:bookmarkStart w:id="1701" w:name="FS000001044T27_05_2003_18_38_38"/>
      <w:bookmarkEnd w:id="1701"/>
    </w:p>
    <w:p w14:paraId="6BAA08FF" w14:textId="77777777" w:rsidR="00000000" w:rsidRDefault="007C71EE">
      <w:pPr>
        <w:pStyle w:val="ad"/>
        <w:rPr>
          <w:rFonts w:hint="cs"/>
          <w:rtl/>
        </w:rPr>
      </w:pPr>
    </w:p>
    <w:p w14:paraId="75280FDA" w14:textId="77777777" w:rsidR="00000000" w:rsidRDefault="007C71EE">
      <w:pPr>
        <w:pStyle w:val="ad"/>
        <w:rPr>
          <w:rFonts w:hint="cs"/>
          <w:rtl/>
        </w:rPr>
      </w:pPr>
      <w:r>
        <w:rPr>
          <w:rtl/>
        </w:rPr>
        <w:t>היו"ר יולי-יואל אדלשטיין:</w:t>
      </w:r>
    </w:p>
    <w:p w14:paraId="1CF509B8" w14:textId="77777777" w:rsidR="00000000" w:rsidRDefault="007C71EE">
      <w:pPr>
        <w:pStyle w:val="a"/>
        <w:rPr>
          <w:rFonts w:hint="cs"/>
          <w:rtl/>
        </w:rPr>
      </w:pPr>
    </w:p>
    <w:p w14:paraId="7F82A47E" w14:textId="77777777" w:rsidR="00000000" w:rsidRDefault="007C71EE">
      <w:pPr>
        <w:pStyle w:val="a"/>
        <w:rPr>
          <w:rFonts w:hint="cs"/>
          <w:rtl/>
        </w:rPr>
      </w:pPr>
    </w:p>
    <w:p w14:paraId="51ED6F02" w14:textId="77777777" w:rsidR="00000000" w:rsidRDefault="007C71EE">
      <w:pPr>
        <w:pStyle w:val="a"/>
        <w:rPr>
          <w:rFonts w:hint="cs"/>
          <w:rtl/>
        </w:rPr>
      </w:pPr>
      <w:r>
        <w:rPr>
          <w:rFonts w:hint="cs"/>
          <w:rtl/>
        </w:rPr>
        <w:t>חבר הכנסת יצחק הרצוג, בבקשה.</w:t>
      </w:r>
    </w:p>
    <w:p w14:paraId="1CC875AC" w14:textId="77777777" w:rsidR="00000000" w:rsidRDefault="007C71EE">
      <w:pPr>
        <w:pStyle w:val="a"/>
        <w:rPr>
          <w:rFonts w:hint="cs"/>
          <w:rtl/>
        </w:rPr>
      </w:pPr>
    </w:p>
    <w:p w14:paraId="51570812" w14:textId="77777777" w:rsidR="00000000" w:rsidRDefault="007C71EE">
      <w:pPr>
        <w:pStyle w:val="Speaker"/>
        <w:rPr>
          <w:rtl/>
        </w:rPr>
      </w:pPr>
      <w:r>
        <w:rPr>
          <w:rFonts w:hint="eastAsia"/>
          <w:rtl/>
        </w:rPr>
        <w:t>יצחק</w:t>
      </w:r>
      <w:r>
        <w:rPr>
          <w:rtl/>
        </w:rPr>
        <w:t xml:space="preserve"> הרצוג (העבודה-מימד):</w:t>
      </w:r>
    </w:p>
    <w:p w14:paraId="12DD8A69" w14:textId="77777777" w:rsidR="00000000" w:rsidRDefault="007C71EE">
      <w:pPr>
        <w:pStyle w:val="a"/>
        <w:rPr>
          <w:rFonts w:hint="cs"/>
          <w:rtl/>
        </w:rPr>
      </w:pPr>
    </w:p>
    <w:p w14:paraId="581398E3" w14:textId="77777777" w:rsidR="00000000" w:rsidRDefault="007C71EE">
      <w:pPr>
        <w:pStyle w:val="a"/>
        <w:rPr>
          <w:rFonts w:hint="cs"/>
          <w:rtl/>
        </w:rPr>
      </w:pPr>
      <w:r>
        <w:rPr>
          <w:rFonts w:hint="cs"/>
          <w:rtl/>
        </w:rPr>
        <w:t>אדוני היושב ראש, חברי הכנסת, ראשית אני רוצה להתי</w:t>
      </w:r>
      <w:r>
        <w:rPr>
          <w:rFonts w:hint="cs"/>
          <w:rtl/>
        </w:rPr>
        <w:t>יחס לוויכוח שהתעורר בעניין דבריה של חברת הכנסת אתי לבני. אני חייב לומר שאני מסכים אתה לחלוטין שהביקורת על בית-המשפט העליון הפכה להיות לא ויכוח ענייני על הגדרת סמכויות, אלא לעתים היא חורגת והופכת להיות גם פסטיבל שפוגע במוסד, שלדעתי הוא חיוני וחשוב ביותר לתפ</w:t>
      </w:r>
      <w:r>
        <w:rPr>
          <w:rFonts w:hint="cs"/>
          <w:rtl/>
        </w:rPr>
        <w:t xml:space="preserve">קודה של המדינה ולדמוקרטיה. </w:t>
      </w:r>
    </w:p>
    <w:p w14:paraId="02DD25E5" w14:textId="77777777" w:rsidR="00000000" w:rsidRDefault="007C71EE">
      <w:pPr>
        <w:pStyle w:val="a"/>
        <w:rPr>
          <w:rFonts w:hint="cs"/>
          <w:rtl/>
        </w:rPr>
      </w:pPr>
    </w:p>
    <w:p w14:paraId="7903651B" w14:textId="77777777" w:rsidR="00000000" w:rsidRDefault="007C71EE">
      <w:pPr>
        <w:pStyle w:val="a"/>
        <w:rPr>
          <w:rFonts w:hint="cs"/>
          <w:rtl/>
        </w:rPr>
      </w:pPr>
      <w:r>
        <w:rPr>
          <w:rFonts w:hint="cs"/>
          <w:rtl/>
        </w:rPr>
        <w:t>אני, למשל, הייתי מעורב בהליך שהיה במכון  הישראלי לדמוקרטיה, שאמר שייתכן שצריכה להיות מעין מסננת, מועצה מייעצת ליד בית-המשפט העליון, שבוחנת חוקים ואת הסתירה האפשרית ביניהם לבין חוקה, אבל ודאי וודאי לא לעשות מזה עימות בין פרסונות</w:t>
      </w:r>
      <w:r>
        <w:rPr>
          <w:rFonts w:hint="cs"/>
          <w:rtl/>
        </w:rPr>
        <w:t xml:space="preserve"> על חשבון ערכי יסוד. </w:t>
      </w:r>
    </w:p>
    <w:p w14:paraId="124AAF61" w14:textId="77777777" w:rsidR="00000000" w:rsidRDefault="007C71EE">
      <w:pPr>
        <w:pStyle w:val="a"/>
        <w:rPr>
          <w:rFonts w:hint="cs"/>
          <w:rtl/>
        </w:rPr>
      </w:pPr>
    </w:p>
    <w:p w14:paraId="5636DC4D" w14:textId="77777777" w:rsidR="00000000" w:rsidRDefault="007C71EE">
      <w:pPr>
        <w:pStyle w:val="ac"/>
        <w:rPr>
          <w:rtl/>
        </w:rPr>
      </w:pPr>
      <w:r>
        <w:rPr>
          <w:rFonts w:hint="eastAsia"/>
          <w:rtl/>
        </w:rPr>
        <w:t>שר</w:t>
      </w:r>
      <w:r>
        <w:rPr>
          <w:rtl/>
        </w:rPr>
        <w:t xml:space="preserve"> התחבורה אביגדור ליברמן:</w:t>
      </w:r>
    </w:p>
    <w:p w14:paraId="11AE5B6E" w14:textId="77777777" w:rsidR="00000000" w:rsidRDefault="007C71EE">
      <w:pPr>
        <w:pStyle w:val="a"/>
        <w:rPr>
          <w:rFonts w:hint="cs"/>
          <w:rtl/>
        </w:rPr>
      </w:pPr>
    </w:p>
    <w:p w14:paraId="68F63C30" w14:textId="77777777" w:rsidR="00000000" w:rsidRDefault="007C71EE">
      <w:pPr>
        <w:pStyle w:val="a"/>
        <w:rPr>
          <w:rFonts w:hint="cs"/>
          <w:rtl/>
        </w:rPr>
      </w:pPr>
      <w:r>
        <w:rPr>
          <w:rFonts w:hint="cs"/>
          <w:rtl/>
        </w:rPr>
        <w:t>אתה לא אומר את זה רק כי נכנסתי.</w:t>
      </w:r>
    </w:p>
    <w:p w14:paraId="496FE43D" w14:textId="77777777" w:rsidR="00000000" w:rsidRDefault="007C71EE">
      <w:pPr>
        <w:pStyle w:val="a"/>
        <w:rPr>
          <w:rFonts w:hint="cs"/>
          <w:rtl/>
        </w:rPr>
      </w:pPr>
    </w:p>
    <w:p w14:paraId="6493DA17" w14:textId="77777777" w:rsidR="00000000" w:rsidRDefault="007C71EE">
      <w:pPr>
        <w:pStyle w:val="SpeakerCon"/>
        <w:rPr>
          <w:rtl/>
        </w:rPr>
      </w:pPr>
      <w:bookmarkStart w:id="1702" w:name="FS000001044T27_05_2003_18_41_33C"/>
      <w:bookmarkEnd w:id="1702"/>
      <w:r>
        <w:rPr>
          <w:rtl/>
        </w:rPr>
        <w:t>יצחק הרצוג (העבודה-מימד):</w:t>
      </w:r>
    </w:p>
    <w:p w14:paraId="17228DB5" w14:textId="77777777" w:rsidR="00000000" w:rsidRDefault="007C71EE">
      <w:pPr>
        <w:pStyle w:val="a"/>
        <w:rPr>
          <w:rtl/>
        </w:rPr>
      </w:pPr>
    </w:p>
    <w:p w14:paraId="23A31B11" w14:textId="77777777" w:rsidR="00000000" w:rsidRDefault="007C71EE">
      <w:pPr>
        <w:pStyle w:val="a"/>
        <w:rPr>
          <w:rFonts w:hint="cs"/>
          <w:rtl/>
        </w:rPr>
      </w:pPr>
      <w:r>
        <w:rPr>
          <w:rFonts w:hint="cs"/>
          <w:rtl/>
        </w:rPr>
        <w:t xml:space="preserve">אדוני השר, זה לא מכוון אליך. </w:t>
      </w:r>
    </w:p>
    <w:p w14:paraId="43522B80" w14:textId="77777777" w:rsidR="00000000" w:rsidRDefault="007C71EE">
      <w:pPr>
        <w:pStyle w:val="a"/>
        <w:rPr>
          <w:rFonts w:hint="cs"/>
          <w:rtl/>
        </w:rPr>
      </w:pPr>
    </w:p>
    <w:p w14:paraId="425B9C8D" w14:textId="77777777" w:rsidR="00000000" w:rsidRDefault="007C71EE">
      <w:pPr>
        <w:pStyle w:val="a"/>
        <w:rPr>
          <w:rFonts w:hint="cs"/>
          <w:rtl/>
        </w:rPr>
      </w:pPr>
      <w:r>
        <w:rPr>
          <w:rFonts w:hint="cs"/>
          <w:rtl/>
        </w:rPr>
        <w:t>התוכנית הכלכלית, אדוני השר, שאתה הצבעת בעדה, כדאי שתדע שהיא מספרת סיפורם של מוסדות ושל בני אדם של המגזר השלישי ביש</w:t>
      </w:r>
      <w:r>
        <w:rPr>
          <w:rFonts w:hint="cs"/>
          <w:rtl/>
        </w:rPr>
        <w:t>ראל, שנושאים על גבם נטל בלתי נסבל כמעט בתחומים של רווחה, חינוך, סעד ובריאות, מוסדות של מתנדבים, מוסדות של אנשים שנותנים את הנשמה, שכולם על סף קריסה.  אלפי בני אדם שמשרתים את הציבור - ואני מצדיע להם -  לא יוכלו לעמוד עוד בעומס שעומד בפניהם.</w:t>
      </w:r>
    </w:p>
    <w:p w14:paraId="4F9198E6" w14:textId="77777777" w:rsidR="00000000" w:rsidRDefault="007C71EE">
      <w:pPr>
        <w:pStyle w:val="a"/>
        <w:rPr>
          <w:rFonts w:hint="cs"/>
          <w:rtl/>
        </w:rPr>
      </w:pPr>
    </w:p>
    <w:p w14:paraId="1FA39AEE" w14:textId="77777777" w:rsidR="00000000" w:rsidRDefault="007C71EE">
      <w:pPr>
        <w:pStyle w:val="a"/>
        <w:rPr>
          <w:rFonts w:hint="cs"/>
          <w:rtl/>
        </w:rPr>
      </w:pPr>
      <w:r>
        <w:rPr>
          <w:rFonts w:hint="cs"/>
          <w:rtl/>
        </w:rPr>
        <w:t>אני אתן דוגמה ש</w:t>
      </w:r>
      <w:r>
        <w:rPr>
          <w:rFonts w:hint="cs"/>
          <w:rtl/>
        </w:rPr>
        <w:t>ל כמה מוסדות: סינפונייטה באר-שבע, מוסד יקר מאוד לכל הנגב, על סף סגירה; תיאטרון באר-שבע, שנוסד לפני 30 שנה ומאז הוא מכסה קרוב ל=60% משטחה של המדינה כתיאטרון ייחודי ומקיים סדנאות ופעילות לבני נוער ולבתי-ספר והוא תיאטרון פריפריאלי, התיאטרון הזה על סף סגירה; ב</w:t>
      </w:r>
      <w:r>
        <w:rPr>
          <w:rFonts w:hint="cs"/>
          <w:rtl/>
        </w:rPr>
        <w:t>עצם עומד להיסגר, כאשר גם בתקופות הקשות ביותר של העם היהודי, גם בתקופות האלה ידע העם היהודי שלמען בריאות הנפש צריך לטפח גם תיאטרון. במרכז הארץ קיימים תיאטרונים רבים, ואין ספק שהתיאטרונים כולם עומדים בסכנת סגירה, ואני מפנה למאמרה של ציפי שוחט אתמול ב"מעריב".</w:t>
      </w:r>
      <w:r>
        <w:rPr>
          <w:rFonts w:hint="cs"/>
          <w:rtl/>
        </w:rPr>
        <w:t xml:space="preserve"> </w:t>
      </w:r>
    </w:p>
    <w:p w14:paraId="627B5B19" w14:textId="77777777" w:rsidR="00000000" w:rsidRDefault="007C71EE">
      <w:pPr>
        <w:pStyle w:val="a"/>
        <w:rPr>
          <w:rFonts w:hint="cs"/>
          <w:rtl/>
        </w:rPr>
      </w:pPr>
    </w:p>
    <w:p w14:paraId="3162C897" w14:textId="77777777" w:rsidR="00000000" w:rsidRDefault="007C71EE">
      <w:pPr>
        <w:pStyle w:val="a"/>
        <w:rPr>
          <w:rFonts w:hint="cs"/>
          <w:rtl/>
        </w:rPr>
      </w:pPr>
      <w:r>
        <w:rPr>
          <w:rFonts w:hint="cs"/>
          <w:rtl/>
        </w:rPr>
        <w:t>אני רוצה לומר שהאפליה זועקת שבעתיים כשמדובר בתיאטרון באר-שבע, שהוא לא נהנה מאף אחד מהמענקים שניתנים לתיאטראות אחרים ברחבי הארץ. זו רק דוגמה קטנה.  אני מראה את זה כמודל, גם תיאטרון באר-שבע וגם סינפונייטה באר-שבע, לזעקתה של העיר באר-שבע, שהיום ראש העיר של</w:t>
      </w:r>
      <w:r>
        <w:rPr>
          <w:rFonts w:hint="cs"/>
          <w:rtl/>
        </w:rPr>
        <w:t>ה היה כאן, העיר שהובטח לה שיינתנו הטבות לתושביה כמו ליישובים בשכנותה, והנה הפלא ופלא, היא מקבלת אפס הטבות, כי היא יישוב גדול. כל מי שמכיר את באר-שבע, את שכונה ד' בבאר-שבע יודע עד כמה הדבר הזה מעוות.</w:t>
      </w:r>
    </w:p>
    <w:p w14:paraId="35B62205" w14:textId="77777777" w:rsidR="00000000" w:rsidRDefault="007C71EE">
      <w:pPr>
        <w:pStyle w:val="a"/>
        <w:rPr>
          <w:rFonts w:hint="cs"/>
          <w:rtl/>
        </w:rPr>
      </w:pPr>
    </w:p>
    <w:p w14:paraId="2743F980" w14:textId="77777777" w:rsidR="00000000" w:rsidRDefault="007C71EE">
      <w:pPr>
        <w:pStyle w:val="a"/>
        <w:rPr>
          <w:rFonts w:hint="cs"/>
          <w:rtl/>
        </w:rPr>
      </w:pPr>
      <w:r>
        <w:rPr>
          <w:rFonts w:hint="cs"/>
          <w:rtl/>
        </w:rPr>
        <w:t>אם אני מדבר על המגזר השלישי, אני אביא דוגמאות מתחום אחר.</w:t>
      </w:r>
      <w:r>
        <w:rPr>
          <w:rFonts w:hint="cs"/>
          <w:rtl/>
        </w:rPr>
        <w:t xml:space="preserve"> נושא שאני מטפל בו בעצמי וקרוב מאוד ללבי הוא המאבק בנגע הסמים. הקיצוץ המיועד יפגע במרכזי יום המטפלים במכורים בכל רחבי הארץ. מרכזי היום האלה ייסגרו. ואז מה יקרה בעצם לחברה הישראלית? מכורים ונרקומנים המטופלים היום תחת פיקוח בכל רחבי הארץ וזוכים לתוכניות מניע</w:t>
      </w:r>
      <w:r>
        <w:rPr>
          <w:rFonts w:hint="cs"/>
          <w:rtl/>
        </w:rPr>
        <w:t>ה ולתוכניות טיפול ושיקום, ייזרקו לרחובות, יחזרו למעגל הפשע, ייכנסו למעגל של פריצות, גנבות, אובדן רכוש ואובדן חיי אדם, והמחיר לחברה הישראלית יהיה עשרות  מונים.</w:t>
      </w:r>
    </w:p>
    <w:p w14:paraId="75C77B9D" w14:textId="77777777" w:rsidR="00000000" w:rsidRDefault="007C71EE">
      <w:pPr>
        <w:pStyle w:val="a"/>
        <w:rPr>
          <w:rFonts w:hint="cs"/>
          <w:rtl/>
        </w:rPr>
      </w:pPr>
    </w:p>
    <w:p w14:paraId="00DE2742" w14:textId="77777777" w:rsidR="00000000" w:rsidRDefault="007C71EE">
      <w:pPr>
        <w:pStyle w:val="a"/>
        <w:rPr>
          <w:rFonts w:hint="cs"/>
          <w:rtl/>
        </w:rPr>
      </w:pPr>
      <w:r>
        <w:rPr>
          <w:rFonts w:hint="cs"/>
          <w:rtl/>
        </w:rPr>
        <w:t>כל נושא המחקר  בתחום זה ייפגע. רק השבוע ראינו כיצד חומרים נדיפים ממזגנים מפילים בני נוער לעולם ה</w:t>
      </w:r>
      <w:r>
        <w:rPr>
          <w:rFonts w:hint="cs"/>
          <w:rtl/>
        </w:rPr>
        <w:t xml:space="preserve">התמכרות, או חס וחלילה לאסונות גדולים  הרבה יותר מכך. כל נושא המחקר, כל נושא המודעות וההסברה נגד נגע הסמים בחברה הישראלית הולך להיסגר. נקודה. כדאי שנדע את זה. חרב הקיצוץ לא שוקלת אפילו לרגע את מאזן האינטרסים של החברה הישראלית. </w:t>
      </w:r>
    </w:p>
    <w:p w14:paraId="6594ADC5" w14:textId="77777777" w:rsidR="00000000" w:rsidRDefault="007C71EE">
      <w:pPr>
        <w:pStyle w:val="a"/>
        <w:rPr>
          <w:rFonts w:hint="cs"/>
          <w:rtl/>
        </w:rPr>
      </w:pPr>
    </w:p>
    <w:p w14:paraId="13DB5183" w14:textId="77777777" w:rsidR="00000000" w:rsidRDefault="007C71EE">
      <w:pPr>
        <w:pStyle w:val="a"/>
        <w:rPr>
          <w:rFonts w:hint="cs"/>
          <w:rtl/>
        </w:rPr>
      </w:pPr>
      <w:r>
        <w:rPr>
          <w:rFonts w:hint="cs"/>
          <w:rtl/>
        </w:rPr>
        <w:t>אתמול כבר דיברנו על נגעים מנ</w:t>
      </w:r>
      <w:r>
        <w:rPr>
          <w:rFonts w:hint="cs"/>
          <w:rtl/>
        </w:rPr>
        <w:t>געים שונים, ואנחנו זועקים כאן את הזעקה של החלשים. מה שאמר גדעון סער קודם בלגלוג, הוא טעות. הוא טועה. כן, אנחנו זועקים כאן את זעקתם של כל הנפגעים בחברה הישראלית ואת זעקתם של המוסדות והמלכ"רים והמגזר השלישי. הרי דיברתי אתמול על הציווי של ישעיהו הנביא: הלוא פ</w:t>
      </w:r>
      <w:r>
        <w:rPr>
          <w:rFonts w:hint="cs"/>
          <w:rtl/>
        </w:rPr>
        <w:t xml:space="preserve">רוס לרעב לחמך ועניים מרודים תביא בית כי תראה ערום וכיסיתו ומבשרך לא תתעלם. חובה בסיסית בחברה היהודית שלא יהיה איש רעב ללחם בה. </w:t>
      </w:r>
    </w:p>
    <w:p w14:paraId="5FD2BF97" w14:textId="77777777" w:rsidR="00000000" w:rsidRDefault="007C71EE">
      <w:pPr>
        <w:pStyle w:val="a"/>
        <w:rPr>
          <w:rFonts w:hint="cs"/>
          <w:rtl/>
        </w:rPr>
      </w:pPr>
    </w:p>
    <w:p w14:paraId="330CFC1E" w14:textId="77777777" w:rsidR="00000000" w:rsidRDefault="007C71EE">
      <w:pPr>
        <w:pStyle w:val="a"/>
        <w:rPr>
          <w:rFonts w:hint="cs"/>
          <w:rtl/>
        </w:rPr>
      </w:pPr>
      <w:r>
        <w:rPr>
          <w:rFonts w:hint="cs"/>
          <w:rtl/>
        </w:rPr>
        <w:t>אני מפנה אתכם ל=180 בתי-תמחוי ברחבי הארץ. 180. 40 מהם משרתים לפחות 50 איש בארוחה. אני מפנה לעבודת הקודש של דודי זילברשלג וחבריו</w:t>
      </w:r>
      <w:r>
        <w:rPr>
          <w:rFonts w:hint="cs"/>
          <w:rtl/>
        </w:rPr>
        <w:t xml:space="preserve"> במוסדות "מאיר פנים", כאשר היום הוא מכפיל את מספר המוסדות, כי יש עלייה דרמטית במספר הרעבים ללחם, לארוחה ממש, לארוחה חמה, וכן למבצע "פת לתלמיד" שמכסה היום 5,000 נפש, ילדים בסיכון. הוא מספר לי על עלייה דרמטית - וחבל מאוד שהשר ליברמן לא פה, וחבל מאוד שכל חברי</w:t>
      </w:r>
      <w:r>
        <w:rPr>
          <w:rFonts w:hint="cs"/>
          <w:rtl/>
        </w:rPr>
        <w:t xml:space="preserve"> הכנסת שנושא העלייה קרוב ללבם לא כאן, מכיוון שהעלייה הדרמטית היא בקרב עולים חדשים שרעבים לפת לחם, לכוס מרק.</w:t>
      </w:r>
    </w:p>
    <w:p w14:paraId="1430D2D5" w14:textId="77777777" w:rsidR="00000000" w:rsidRDefault="007C71EE">
      <w:pPr>
        <w:pStyle w:val="a"/>
        <w:rPr>
          <w:rFonts w:hint="cs"/>
          <w:rtl/>
        </w:rPr>
      </w:pPr>
    </w:p>
    <w:p w14:paraId="3014F73E" w14:textId="77777777" w:rsidR="00000000" w:rsidRDefault="007C71EE">
      <w:pPr>
        <w:pStyle w:val="ac"/>
        <w:rPr>
          <w:rtl/>
        </w:rPr>
      </w:pPr>
      <w:r>
        <w:rPr>
          <w:rFonts w:hint="eastAsia"/>
          <w:rtl/>
        </w:rPr>
        <w:t>יולי</w:t>
      </w:r>
      <w:r>
        <w:rPr>
          <w:rtl/>
        </w:rPr>
        <w:t xml:space="preserve"> תמיר (העבודה-מימד):</w:t>
      </w:r>
    </w:p>
    <w:p w14:paraId="2F5DD267" w14:textId="77777777" w:rsidR="00000000" w:rsidRDefault="007C71EE">
      <w:pPr>
        <w:pStyle w:val="a"/>
        <w:rPr>
          <w:rFonts w:hint="cs"/>
          <w:rtl/>
        </w:rPr>
      </w:pPr>
    </w:p>
    <w:p w14:paraId="3D5D7AD5" w14:textId="77777777" w:rsidR="00000000" w:rsidRDefault="007C71EE">
      <w:pPr>
        <w:pStyle w:val="a"/>
        <w:rPr>
          <w:rFonts w:hint="cs"/>
          <w:rtl/>
        </w:rPr>
      </w:pPr>
      <w:r>
        <w:rPr>
          <w:rFonts w:hint="cs"/>
          <w:rtl/>
        </w:rPr>
        <w:t>אתה יכול לעצור ולחכות עד שמישהו מחברי הממשלה יהיה נוכח.</w:t>
      </w:r>
    </w:p>
    <w:p w14:paraId="463E06CF" w14:textId="77777777" w:rsidR="00000000" w:rsidRDefault="007C71EE">
      <w:pPr>
        <w:pStyle w:val="a"/>
        <w:rPr>
          <w:rtl/>
        </w:rPr>
      </w:pPr>
    </w:p>
    <w:p w14:paraId="54980D56" w14:textId="77777777" w:rsidR="00000000" w:rsidRDefault="007C71EE">
      <w:pPr>
        <w:pStyle w:val="a"/>
        <w:rPr>
          <w:rFonts w:hint="cs"/>
          <w:rtl/>
        </w:rPr>
      </w:pPr>
    </w:p>
    <w:p w14:paraId="684489C9" w14:textId="77777777" w:rsidR="00000000" w:rsidRDefault="007C71EE">
      <w:pPr>
        <w:pStyle w:val="SpeakerCon"/>
        <w:rPr>
          <w:rtl/>
        </w:rPr>
      </w:pPr>
      <w:bookmarkStart w:id="1703" w:name="FS000001044T27_05_2003_18_57_57C"/>
      <w:bookmarkEnd w:id="1703"/>
      <w:r>
        <w:rPr>
          <w:rtl/>
        </w:rPr>
        <w:t>יצחק הרצוג (העבודה-מימד):</w:t>
      </w:r>
    </w:p>
    <w:p w14:paraId="2866D34A" w14:textId="77777777" w:rsidR="00000000" w:rsidRDefault="007C71EE">
      <w:pPr>
        <w:pStyle w:val="a"/>
        <w:rPr>
          <w:rtl/>
        </w:rPr>
      </w:pPr>
    </w:p>
    <w:p w14:paraId="0BC48D9C" w14:textId="77777777" w:rsidR="00000000" w:rsidRDefault="007C71EE">
      <w:pPr>
        <w:pStyle w:val="a"/>
        <w:rPr>
          <w:rFonts w:hint="cs"/>
          <w:rtl/>
        </w:rPr>
      </w:pPr>
      <w:r>
        <w:rPr>
          <w:rFonts w:hint="cs"/>
          <w:rtl/>
        </w:rPr>
        <w:t xml:space="preserve">אולי כדאי באמת שאיזשהו שר ישמע. אני </w:t>
      </w:r>
      <w:r>
        <w:rPr>
          <w:rFonts w:hint="cs"/>
          <w:rtl/>
        </w:rPr>
        <w:t>ממש מוחה על כך שאיש מנציגי הממשלה לא נוכח.</w:t>
      </w:r>
    </w:p>
    <w:p w14:paraId="0E795757" w14:textId="77777777" w:rsidR="00000000" w:rsidRDefault="007C71EE">
      <w:pPr>
        <w:pStyle w:val="a"/>
        <w:rPr>
          <w:rFonts w:hint="cs"/>
          <w:rtl/>
        </w:rPr>
      </w:pPr>
    </w:p>
    <w:p w14:paraId="60186AE3" w14:textId="77777777" w:rsidR="00000000" w:rsidRDefault="007C71EE">
      <w:pPr>
        <w:pStyle w:val="ad"/>
        <w:rPr>
          <w:rtl/>
        </w:rPr>
      </w:pPr>
      <w:r>
        <w:rPr>
          <w:rtl/>
        </w:rPr>
        <w:t>היו"ר מוחמד ברכה:</w:t>
      </w:r>
    </w:p>
    <w:p w14:paraId="23C96ED8" w14:textId="77777777" w:rsidR="00000000" w:rsidRDefault="007C71EE">
      <w:pPr>
        <w:pStyle w:val="a"/>
        <w:rPr>
          <w:rtl/>
        </w:rPr>
      </w:pPr>
    </w:p>
    <w:p w14:paraId="01AE08EC" w14:textId="77777777" w:rsidR="00000000" w:rsidRDefault="007C71EE">
      <w:pPr>
        <w:pStyle w:val="a"/>
        <w:rPr>
          <w:rFonts w:hint="cs"/>
          <w:rtl/>
        </w:rPr>
      </w:pPr>
      <w:r>
        <w:rPr>
          <w:rFonts w:hint="cs"/>
          <w:rtl/>
        </w:rPr>
        <w:t>סגן שר הביטחון נמצא כאן.</w:t>
      </w:r>
    </w:p>
    <w:p w14:paraId="0C98FEE8" w14:textId="77777777" w:rsidR="00000000" w:rsidRDefault="007C71EE">
      <w:pPr>
        <w:pStyle w:val="a"/>
        <w:rPr>
          <w:rFonts w:hint="cs"/>
          <w:rtl/>
        </w:rPr>
      </w:pPr>
    </w:p>
    <w:p w14:paraId="6477D476" w14:textId="77777777" w:rsidR="00000000" w:rsidRDefault="007C71EE">
      <w:pPr>
        <w:pStyle w:val="SpeakerCon"/>
        <w:rPr>
          <w:rtl/>
        </w:rPr>
      </w:pPr>
      <w:bookmarkStart w:id="1704" w:name="FS000001044T27_05_2003_18_59_02C"/>
      <w:bookmarkEnd w:id="1704"/>
      <w:r>
        <w:rPr>
          <w:rtl/>
        </w:rPr>
        <w:t>יצחק הרצוג (העבודה-מימד):</w:t>
      </w:r>
    </w:p>
    <w:p w14:paraId="641E9CF4" w14:textId="77777777" w:rsidR="00000000" w:rsidRDefault="007C71EE">
      <w:pPr>
        <w:pStyle w:val="a"/>
        <w:rPr>
          <w:rtl/>
        </w:rPr>
      </w:pPr>
    </w:p>
    <w:p w14:paraId="0578355B" w14:textId="77777777" w:rsidR="00000000" w:rsidRDefault="007C71EE">
      <w:pPr>
        <w:pStyle w:val="a"/>
        <w:rPr>
          <w:rFonts w:hint="cs"/>
          <w:rtl/>
        </w:rPr>
      </w:pPr>
      <w:r>
        <w:rPr>
          <w:rFonts w:hint="cs"/>
          <w:rtl/>
        </w:rPr>
        <w:t>אני לא מתייחס לסגן השר שיושב כאן על תקן חבר הכנסת כמובן.</w:t>
      </w:r>
    </w:p>
    <w:p w14:paraId="6FA38912" w14:textId="77777777" w:rsidR="00000000" w:rsidRDefault="007C71EE">
      <w:pPr>
        <w:pStyle w:val="a"/>
        <w:rPr>
          <w:rFonts w:hint="cs"/>
          <w:rtl/>
        </w:rPr>
      </w:pPr>
    </w:p>
    <w:p w14:paraId="6FCE6D66" w14:textId="77777777" w:rsidR="00000000" w:rsidRDefault="007C71EE">
      <w:pPr>
        <w:pStyle w:val="ac"/>
        <w:rPr>
          <w:rtl/>
        </w:rPr>
      </w:pPr>
      <w:r>
        <w:rPr>
          <w:rFonts w:hint="eastAsia"/>
          <w:rtl/>
        </w:rPr>
        <w:t>זאב</w:t>
      </w:r>
      <w:r>
        <w:rPr>
          <w:rtl/>
        </w:rPr>
        <w:t xml:space="preserve"> בוים (הליכוד):</w:t>
      </w:r>
    </w:p>
    <w:p w14:paraId="5D47D79E" w14:textId="77777777" w:rsidR="00000000" w:rsidRDefault="007C71EE">
      <w:pPr>
        <w:pStyle w:val="a"/>
        <w:rPr>
          <w:rFonts w:hint="cs"/>
          <w:rtl/>
        </w:rPr>
      </w:pPr>
    </w:p>
    <w:p w14:paraId="2827A217" w14:textId="77777777" w:rsidR="00000000" w:rsidRDefault="007C71EE">
      <w:pPr>
        <w:pStyle w:val="a"/>
        <w:rPr>
          <w:rFonts w:hint="cs"/>
          <w:rtl/>
        </w:rPr>
      </w:pPr>
      <w:r>
        <w:rPr>
          <w:rFonts w:hint="cs"/>
          <w:rtl/>
        </w:rPr>
        <w:t xml:space="preserve">אני יושב פה על תקן של נציג הממשלה. </w:t>
      </w:r>
    </w:p>
    <w:p w14:paraId="13821018" w14:textId="77777777" w:rsidR="00000000" w:rsidRDefault="007C71EE">
      <w:pPr>
        <w:pStyle w:val="a"/>
        <w:rPr>
          <w:rFonts w:hint="cs"/>
          <w:rtl/>
        </w:rPr>
      </w:pPr>
    </w:p>
    <w:p w14:paraId="7FB023FC" w14:textId="77777777" w:rsidR="00000000" w:rsidRDefault="007C71EE">
      <w:pPr>
        <w:pStyle w:val="ad"/>
        <w:rPr>
          <w:rtl/>
        </w:rPr>
      </w:pPr>
      <w:r>
        <w:rPr>
          <w:rtl/>
        </w:rPr>
        <w:t>היו"ר מוחמד ברכה:</w:t>
      </w:r>
    </w:p>
    <w:p w14:paraId="23616E63" w14:textId="77777777" w:rsidR="00000000" w:rsidRDefault="007C71EE">
      <w:pPr>
        <w:pStyle w:val="a"/>
        <w:rPr>
          <w:rtl/>
        </w:rPr>
      </w:pPr>
    </w:p>
    <w:p w14:paraId="6BD49EE8" w14:textId="77777777" w:rsidR="00000000" w:rsidRDefault="007C71EE">
      <w:pPr>
        <w:pStyle w:val="a"/>
        <w:rPr>
          <w:rFonts w:hint="cs"/>
          <w:rtl/>
        </w:rPr>
      </w:pPr>
      <w:r>
        <w:rPr>
          <w:rFonts w:hint="cs"/>
          <w:rtl/>
        </w:rPr>
        <w:t>אתה חי</w:t>
      </w:r>
      <w:r>
        <w:rPr>
          <w:rFonts w:hint="cs"/>
          <w:rtl/>
        </w:rPr>
        <w:t>יב להתייחס אליו כאל סגן שר, אין מה לעשות.</w:t>
      </w:r>
    </w:p>
    <w:p w14:paraId="56E12D68" w14:textId="77777777" w:rsidR="00000000" w:rsidRDefault="007C71EE">
      <w:pPr>
        <w:pStyle w:val="a"/>
        <w:rPr>
          <w:rFonts w:hint="cs"/>
          <w:rtl/>
        </w:rPr>
      </w:pPr>
    </w:p>
    <w:p w14:paraId="1797C3D4" w14:textId="77777777" w:rsidR="00000000" w:rsidRDefault="007C71EE">
      <w:pPr>
        <w:pStyle w:val="SpeakerCon"/>
        <w:rPr>
          <w:rtl/>
        </w:rPr>
      </w:pPr>
      <w:bookmarkStart w:id="1705" w:name="FS000001044T27_05_2003_18_59_53C"/>
      <w:bookmarkEnd w:id="1705"/>
      <w:r>
        <w:rPr>
          <w:rtl/>
        </w:rPr>
        <w:t>יצחק הרצוג (העבודה-מימד):</w:t>
      </w:r>
    </w:p>
    <w:p w14:paraId="344055B6" w14:textId="77777777" w:rsidR="00000000" w:rsidRDefault="007C71EE">
      <w:pPr>
        <w:pStyle w:val="a"/>
        <w:rPr>
          <w:rtl/>
        </w:rPr>
      </w:pPr>
    </w:p>
    <w:p w14:paraId="2324FBB7" w14:textId="77777777" w:rsidR="00000000" w:rsidRDefault="007C71EE">
      <w:pPr>
        <w:pStyle w:val="a"/>
        <w:rPr>
          <w:rFonts w:hint="cs"/>
          <w:rtl/>
        </w:rPr>
      </w:pPr>
      <w:r>
        <w:rPr>
          <w:rFonts w:hint="cs"/>
          <w:rtl/>
        </w:rPr>
        <w:t xml:space="preserve">אם כך, אני מודה לך אדוני. אז כדאי שתדע שכמות אדירה של קשישים נכנסת לבתי-התמחוי בכל רחבי הארץ, והמוסדות רק הולכים וצומחים כפטריות אחר הגשם. אתה שואל את עצמך, עד כמה הם יכולים לשאת על גבם </w:t>
      </w:r>
      <w:r>
        <w:rPr>
          <w:rFonts w:hint="cs"/>
          <w:rtl/>
        </w:rPr>
        <w:t xml:space="preserve">את הרעבים בחברה הישראלית? אנחנו השתגענו? </w:t>
      </w:r>
    </w:p>
    <w:p w14:paraId="5CD951BA" w14:textId="77777777" w:rsidR="00000000" w:rsidRDefault="007C71EE">
      <w:pPr>
        <w:pStyle w:val="a"/>
        <w:rPr>
          <w:rFonts w:hint="cs"/>
          <w:rtl/>
        </w:rPr>
      </w:pPr>
    </w:p>
    <w:p w14:paraId="182139E5" w14:textId="77777777" w:rsidR="00000000" w:rsidRDefault="007C71EE">
      <w:pPr>
        <w:pStyle w:val="a"/>
        <w:rPr>
          <w:rFonts w:hint="cs"/>
          <w:rtl/>
        </w:rPr>
      </w:pPr>
      <w:r>
        <w:rPr>
          <w:rFonts w:hint="cs"/>
          <w:rtl/>
        </w:rPr>
        <w:t xml:space="preserve">אני רוצה לומר יותר מכך. אני מפנה אותך לשיחות שהיו לי עם עובדים סוציאליים. עובדים סוציאליים בישראל לא עומדים עוד בנטל. אפשר לסגור את השירותים הסוציאליים. </w:t>
      </w:r>
    </w:p>
    <w:p w14:paraId="4DB6BA31" w14:textId="77777777" w:rsidR="00000000" w:rsidRDefault="007C71EE">
      <w:pPr>
        <w:pStyle w:val="a"/>
        <w:rPr>
          <w:rFonts w:hint="cs"/>
          <w:rtl/>
        </w:rPr>
      </w:pPr>
    </w:p>
    <w:p w14:paraId="7611C5E2" w14:textId="77777777" w:rsidR="00000000" w:rsidRDefault="007C71EE">
      <w:pPr>
        <w:pStyle w:val="ac"/>
        <w:rPr>
          <w:rtl/>
        </w:rPr>
      </w:pPr>
      <w:r>
        <w:rPr>
          <w:rFonts w:hint="eastAsia"/>
          <w:rtl/>
        </w:rPr>
        <w:t>השרה</w:t>
      </w:r>
      <w:r>
        <w:rPr>
          <w:rtl/>
        </w:rPr>
        <w:t xml:space="preserve"> לקליטת העלייה ציפי לבני:</w:t>
      </w:r>
    </w:p>
    <w:p w14:paraId="22E1785F" w14:textId="77777777" w:rsidR="00000000" w:rsidRDefault="007C71EE">
      <w:pPr>
        <w:pStyle w:val="a"/>
        <w:rPr>
          <w:rFonts w:hint="cs"/>
          <w:rtl/>
        </w:rPr>
      </w:pPr>
    </w:p>
    <w:p w14:paraId="3ED3A55C" w14:textId="77777777" w:rsidR="00000000" w:rsidRDefault="007C71EE">
      <w:pPr>
        <w:pStyle w:val="a"/>
        <w:rPr>
          <w:rFonts w:hint="cs"/>
          <w:rtl/>
        </w:rPr>
      </w:pPr>
      <w:r>
        <w:rPr>
          <w:rFonts w:hint="cs"/>
          <w:rtl/>
        </w:rPr>
        <w:t>רציתי לומר לך ששמעתי את דבר</w:t>
      </w:r>
      <w:r>
        <w:rPr>
          <w:rFonts w:hint="cs"/>
          <w:rtl/>
        </w:rPr>
        <w:t xml:space="preserve">יך - - - </w:t>
      </w:r>
    </w:p>
    <w:p w14:paraId="587B93E3" w14:textId="77777777" w:rsidR="00000000" w:rsidRDefault="007C71EE">
      <w:pPr>
        <w:pStyle w:val="a"/>
        <w:rPr>
          <w:rFonts w:hint="cs"/>
          <w:rtl/>
        </w:rPr>
      </w:pPr>
    </w:p>
    <w:p w14:paraId="17E540A9" w14:textId="77777777" w:rsidR="00000000" w:rsidRDefault="007C71EE">
      <w:pPr>
        <w:pStyle w:val="SpeakerCon"/>
        <w:rPr>
          <w:rtl/>
        </w:rPr>
      </w:pPr>
      <w:bookmarkStart w:id="1706" w:name="FS000001044T27_05_2003_19_02_18C"/>
      <w:bookmarkEnd w:id="1706"/>
      <w:r>
        <w:rPr>
          <w:rtl/>
        </w:rPr>
        <w:t>יצחק הרצוג (העבודה-מימד):</w:t>
      </w:r>
    </w:p>
    <w:p w14:paraId="50EE5B06" w14:textId="77777777" w:rsidR="00000000" w:rsidRDefault="007C71EE">
      <w:pPr>
        <w:pStyle w:val="a"/>
        <w:rPr>
          <w:rtl/>
        </w:rPr>
      </w:pPr>
    </w:p>
    <w:p w14:paraId="6326E7E5" w14:textId="77777777" w:rsidR="00000000" w:rsidRDefault="007C71EE">
      <w:pPr>
        <w:pStyle w:val="a"/>
        <w:rPr>
          <w:rFonts w:hint="cs"/>
          <w:rtl/>
        </w:rPr>
      </w:pPr>
      <w:r>
        <w:rPr>
          <w:rFonts w:hint="cs"/>
          <w:rtl/>
        </w:rPr>
        <w:t>ואת מסכימה אתי שעולים חדשים מגיעים לפת לחם?</w:t>
      </w:r>
    </w:p>
    <w:p w14:paraId="669B198D" w14:textId="77777777" w:rsidR="00000000" w:rsidRDefault="007C71EE">
      <w:pPr>
        <w:pStyle w:val="a"/>
        <w:rPr>
          <w:rFonts w:hint="cs"/>
          <w:rtl/>
        </w:rPr>
      </w:pPr>
    </w:p>
    <w:p w14:paraId="67301C7F" w14:textId="77777777" w:rsidR="00000000" w:rsidRDefault="007C71EE">
      <w:pPr>
        <w:pStyle w:val="ac"/>
        <w:rPr>
          <w:rtl/>
        </w:rPr>
      </w:pPr>
      <w:r>
        <w:rPr>
          <w:rFonts w:hint="eastAsia"/>
          <w:rtl/>
        </w:rPr>
        <w:t>השרה</w:t>
      </w:r>
      <w:r>
        <w:rPr>
          <w:rtl/>
        </w:rPr>
        <w:t xml:space="preserve"> לקליטת העלייה ציפי לבני:</w:t>
      </w:r>
    </w:p>
    <w:p w14:paraId="3BC23204" w14:textId="77777777" w:rsidR="00000000" w:rsidRDefault="007C71EE">
      <w:pPr>
        <w:pStyle w:val="a"/>
        <w:rPr>
          <w:rFonts w:hint="cs"/>
          <w:rtl/>
        </w:rPr>
      </w:pPr>
    </w:p>
    <w:p w14:paraId="2405A34A" w14:textId="77777777" w:rsidR="00000000" w:rsidRDefault="007C71EE">
      <w:pPr>
        <w:pStyle w:val="a"/>
        <w:rPr>
          <w:rFonts w:hint="cs"/>
          <w:rtl/>
        </w:rPr>
      </w:pPr>
      <w:r>
        <w:rPr>
          <w:rFonts w:hint="cs"/>
          <w:rtl/>
        </w:rPr>
        <w:t xml:space="preserve">אני מסכימה אתך שיש אנשים רעבים - - - </w:t>
      </w:r>
    </w:p>
    <w:p w14:paraId="07560D93" w14:textId="77777777" w:rsidR="00000000" w:rsidRDefault="007C71EE">
      <w:pPr>
        <w:pStyle w:val="a"/>
        <w:ind w:firstLine="0"/>
        <w:rPr>
          <w:rFonts w:hint="cs"/>
          <w:rtl/>
        </w:rPr>
      </w:pPr>
    </w:p>
    <w:p w14:paraId="0B538304" w14:textId="77777777" w:rsidR="00000000" w:rsidRDefault="007C71EE">
      <w:pPr>
        <w:pStyle w:val="SpeakerCon"/>
        <w:rPr>
          <w:rtl/>
        </w:rPr>
      </w:pPr>
      <w:bookmarkStart w:id="1707" w:name="FS000001044T27_05_2003_19_03_02C"/>
      <w:bookmarkEnd w:id="1707"/>
      <w:r>
        <w:rPr>
          <w:rtl/>
        </w:rPr>
        <w:t>יצחק הרצוג (העבודה-מימד):</w:t>
      </w:r>
    </w:p>
    <w:p w14:paraId="1DD5F64A" w14:textId="77777777" w:rsidR="00000000" w:rsidRDefault="007C71EE">
      <w:pPr>
        <w:pStyle w:val="a"/>
        <w:rPr>
          <w:rtl/>
        </w:rPr>
      </w:pPr>
    </w:p>
    <w:p w14:paraId="34563373" w14:textId="77777777" w:rsidR="00000000" w:rsidRDefault="007C71EE">
      <w:pPr>
        <w:pStyle w:val="a"/>
        <w:rPr>
          <w:rFonts w:hint="cs"/>
          <w:rtl/>
        </w:rPr>
      </w:pPr>
      <w:r>
        <w:rPr>
          <w:rFonts w:hint="cs"/>
          <w:rtl/>
        </w:rPr>
        <w:t>מסתבר, כמו שאומרים לי האנשים שעוסקים בכך, שהסובלים הגדולים ביותר הם עולים חד</w:t>
      </w:r>
      <w:r>
        <w:rPr>
          <w:rFonts w:hint="cs"/>
          <w:rtl/>
        </w:rPr>
        <w:t>שים מבוגרים, השרה לבני. עולים חדשים מבוגרים שלא זוכים לכוס מרק ונאלצים להתדפק על הדלתות.</w:t>
      </w:r>
    </w:p>
    <w:p w14:paraId="6A008FF4" w14:textId="77777777" w:rsidR="00000000" w:rsidRDefault="007C71EE">
      <w:pPr>
        <w:pStyle w:val="a"/>
        <w:rPr>
          <w:rFonts w:hint="cs"/>
          <w:rtl/>
        </w:rPr>
      </w:pPr>
    </w:p>
    <w:p w14:paraId="329F60ED" w14:textId="77777777" w:rsidR="00000000" w:rsidRDefault="007C71EE">
      <w:pPr>
        <w:pStyle w:val="a"/>
        <w:rPr>
          <w:rFonts w:hint="cs"/>
          <w:rtl/>
        </w:rPr>
      </w:pPr>
      <w:r>
        <w:rPr>
          <w:rFonts w:hint="cs"/>
          <w:rtl/>
        </w:rPr>
        <w:t>לכן אני כאן בשמם של כל עמיתי, שגם הם מבלים פה יום ולילה, קורא לציבור להגיע מחר בשעה  16:30 להפגנה באזור "בנייני האומה", ומשם נצעד לרחבת הכנסת ונזעק את זעקת הרעבים, ונ</w:t>
      </w:r>
      <w:r>
        <w:rPr>
          <w:rFonts w:hint="cs"/>
          <w:rtl/>
        </w:rPr>
        <w:t>זעק את הציווי "פרוס לרעב לחמך". תודה רבה.</w:t>
      </w:r>
    </w:p>
    <w:p w14:paraId="27564369" w14:textId="77777777" w:rsidR="00000000" w:rsidRDefault="007C71EE">
      <w:pPr>
        <w:pStyle w:val="a"/>
        <w:rPr>
          <w:rFonts w:hint="cs"/>
          <w:rtl/>
        </w:rPr>
      </w:pPr>
    </w:p>
    <w:p w14:paraId="3364C86B" w14:textId="77777777" w:rsidR="00000000" w:rsidRDefault="007C71EE">
      <w:pPr>
        <w:pStyle w:val="ad"/>
        <w:rPr>
          <w:rtl/>
        </w:rPr>
      </w:pPr>
      <w:r>
        <w:rPr>
          <w:rtl/>
        </w:rPr>
        <w:t>היו"ר מוחמד ברכה:</w:t>
      </w:r>
    </w:p>
    <w:p w14:paraId="3C699055" w14:textId="77777777" w:rsidR="00000000" w:rsidRDefault="007C71EE">
      <w:pPr>
        <w:pStyle w:val="a"/>
        <w:rPr>
          <w:rtl/>
        </w:rPr>
      </w:pPr>
    </w:p>
    <w:p w14:paraId="38D2D017" w14:textId="77777777" w:rsidR="00000000" w:rsidRDefault="007C71EE">
      <w:pPr>
        <w:pStyle w:val="a"/>
        <w:rPr>
          <w:rFonts w:hint="cs"/>
          <w:rtl/>
        </w:rPr>
      </w:pPr>
      <w:r>
        <w:rPr>
          <w:rFonts w:hint="cs"/>
          <w:rtl/>
        </w:rPr>
        <w:t xml:space="preserve">תודה, חבר הכנסת הרצוג. חבר הכנסת יצחק כהן </w:t>
      </w:r>
      <w:r>
        <w:rPr>
          <w:rtl/>
        </w:rPr>
        <w:t>–</w:t>
      </w:r>
      <w:r>
        <w:rPr>
          <w:rFonts w:hint="cs"/>
          <w:rtl/>
        </w:rPr>
        <w:t xml:space="preserve"> בבקשה, אדוני.</w:t>
      </w:r>
    </w:p>
    <w:p w14:paraId="0A85D993" w14:textId="77777777" w:rsidR="00000000" w:rsidRDefault="007C71EE">
      <w:pPr>
        <w:pStyle w:val="a"/>
        <w:rPr>
          <w:rFonts w:hint="cs"/>
          <w:rtl/>
        </w:rPr>
      </w:pPr>
    </w:p>
    <w:p w14:paraId="4BF8A05D" w14:textId="77777777" w:rsidR="00000000" w:rsidRDefault="007C71EE">
      <w:pPr>
        <w:pStyle w:val="Speaker"/>
        <w:rPr>
          <w:rtl/>
        </w:rPr>
      </w:pPr>
      <w:bookmarkStart w:id="1708" w:name="FS000001044T27_05_2003_19_05_37C"/>
      <w:bookmarkStart w:id="1709" w:name="FS000000580T27_05_2003_19_05_46"/>
      <w:bookmarkEnd w:id="1708"/>
      <w:bookmarkEnd w:id="1709"/>
      <w:r>
        <w:rPr>
          <w:rFonts w:hint="eastAsia"/>
          <w:rtl/>
        </w:rPr>
        <w:t>יצחק</w:t>
      </w:r>
      <w:r>
        <w:rPr>
          <w:rtl/>
        </w:rPr>
        <w:t xml:space="preserve"> כהן (ש"ס):</w:t>
      </w:r>
    </w:p>
    <w:p w14:paraId="1C2CDFF6" w14:textId="77777777" w:rsidR="00000000" w:rsidRDefault="007C71EE">
      <w:pPr>
        <w:pStyle w:val="a"/>
        <w:rPr>
          <w:rFonts w:hint="cs"/>
          <w:rtl/>
        </w:rPr>
      </w:pPr>
    </w:p>
    <w:p w14:paraId="0098A17C" w14:textId="77777777" w:rsidR="00000000" w:rsidRDefault="007C71EE">
      <w:pPr>
        <w:pStyle w:val="a"/>
        <w:rPr>
          <w:rFonts w:hint="cs"/>
          <w:rtl/>
        </w:rPr>
      </w:pPr>
      <w:r>
        <w:rPr>
          <w:rFonts w:hint="cs"/>
          <w:rtl/>
        </w:rPr>
        <w:t xml:space="preserve">אדוני וידידי היושב-ראש,  חברי חברי הכנסת, חז"ל שאלו: אתה פוגש אדם, כיצד תדע שהוא יהודי? מה מאפיין יהודי? מה מאפיין את </w:t>
      </w:r>
      <w:r>
        <w:rPr>
          <w:rFonts w:hint="cs"/>
          <w:rtl/>
        </w:rPr>
        <w:t xml:space="preserve">העם היהודי? אדוני, סגן שר הביטחון, כדאי שתקשיב, היית פעם מחנך בישראל. שלושה דברים מאפיינים את העם היהודי - - - </w:t>
      </w:r>
    </w:p>
    <w:p w14:paraId="7A77BF9A" w14:textId="77777777" w:rsidR="00000000" w:rsidRDefault="007C71EE">
      <w:pPr>
        <w:pStyle w:val="a"/>
        <w:rPr>
          <w:rFonts w:hint="cs"/>
          <w:rtl/>
        </w:rPr>
      </w:pPr>
    </w:p>
    <w:p w14:paraId="5EFE6191" w14:textId="77777777" w:rsidR="00000000" w:rsidRDefault="007C71EE">
      <w:pPr>
        <w:pStyle w:val="ad"/>
        <w:rPr>
          <w:rtl/>
        </w:rPr>
      </w:pPr>
      <w:bookmarkStart w:id="1710" w:name="FS000000580T27_05_2003_19_07_14C"/>
      <w:bookmarkEnd w:id="1710"/>
      <w:r>
        <w:rPr>
          <w:rtl/>
        </w:rPr>
        <w:t>היו"ר מוחמד ברכה:</w:t>
      </w:r>
    </w:p>
    <w:p w14:paraId="5FF1EF56" w14:textId="77777777" w:rsidR="00000000" w:rsidRDefault="007C71EE">
      <w:pPr>
        <w:pStyle w:val="a"/>
        <w:rPr>
          <w:rtl/>
        </w:rPr>
      </w:pPr>
    </w:p>
    <w:p w14:paraId="5F779327" w14:textId="77777777" w:rsidR="00000000" w:rsidRDefault="007C71EE">
      <w:pPr>
        <w:pStyle w:val="a"/>
        <w:rPr>
          <w:rFonts w:hint="cs"/>
          <w:rtl/>
        </w:rPr>
      </w:pPr>
      <w:r>
        <w:rPr>
          <w:rFonts w:hint="cs"/>
          <w:rtl/>
        </w:rPr>
        <w:t>שאני אגיד?</w:t>
      </w:r>
    </w:p>
    <w:p w14:paraId="09552201" w14:textId="77777777" w:rsidR="00000000" w:rsidRDefault="007C71EE">
      <w:pPr>
        <w:pStyle w:val="a"/>
        <w:rPr>
          <w:rFonts w:hint="cs"/>
          <w:rtl/>
        </w:rPr>
      </w:pPr>
    </w:p>
    <w:p w14:paraId="220623E2" w14:textId="77777777" w:rsidR="00000000" w:rsidRDefault="007C71EE">
      <w:pPr>
        <w:pStyle w:val="SpeakerCon"/>
        <w:rPr>
          <w:rtl/>
        </w:rPr>
      </w:pPr>
      <w:bookmarkStart w:id="1711" w:name="FS000000580T27_05_2003_19_07_22C"/>
      <w:bookmarkEnd w:id="1711"/>
      <w:r>
        <w:rPr>
          <w:rtl/>
        </w:rPr>
        <w:t>יצחק כהן (ש"ס):</w:t>
      </w:r>
    </w:p>
    <w:p w14:paraId="609B4C52" w14:textId="77777777" w:rsidR="00000000" w:rsidRDefault="007C71EE">
      <w:pPr>
        <w:pStyle w:val="a"/>
        <w:rPr>
          <w:rtl/>
        </w:rPr>
      </w:pPr>
    </w:p>
    <w:p w14:paraId="40CBE0F9" w14:textId="77777777" w:rsidR="00000000" w:rsidRDefault="007C71EE">
      <w:pPr>
        <w:pStyle w:val="a"/>
        <w:rPr>
          <w:rFonts w:hint="cs"/>
          <w:rtl/>
        </w:rPr>
      </w:pPr>
      <w:r>
        <w:rPr>
          <w:rFonts w:hint="cs"/>
          <w:rtl/>
        </w:rPr>
        <w:t>תפאדל.</w:t>
      </w:r>
    </w:p>
    <w:p w14:paraId="68827B9C" w14:textId="77777777" w:rsidR="00000000" w:rsidRDefault="007C71EE">
      <w:pPr>
        <w:pStyle w:val="a"/>
        <w:ind w:firstLine="0"/>
        <w:rPr>
          <w:rFonts w:hint="cs"/>
          <w:rtl/>
        </w:rPr>
      </w:pPr>
    </w:p>
    <w:p w14:paraId="70CCF0A0" w14:textId="77777777" w:rsidR="00000000" w:rsidRDefault="007C71EE">
      <w:pPr>
        <w:pStyle w:val="ad"/>
        <w:rPr>
          <w:rtl/>
        </w:rPr>
      </w:pPr>
      <w:r>
        <w:rPr>
          <w:rtl/>
        </w:rPr>
        <w:t>היו"ר מוחמד ברכה:</w:t>
      </w:r>
    </w:p>
    <w:p w14:paraId="01382BFB" w14:textId="77777777" w:rsidR="00000000" w:rsidRDefault="007C71EE">
      <w:pPr>
        <w:pStyle w:val="a"/>
        <w:rPr>
          <w:rtl/>
        </w:rPr>
      </w:pPr>
    </w:p>
    <w:p w14:paraId="62FBE76A" w14:textId="77777777" w:rsidR="00000000" w:rsidRDefault="007C71EE">
      <w:pPr>
        <w:pStyle w:val="a"/>
        <w:rPr>
          <w:rFonts w:hint="cs"/>
          <w:rtl/>
        </w:rPr>
      </w:pPr>
      <w:r>
        <w:rPr>
          <w:rFonts w:hint="cs"/>
          <w:rtl/>
        </w:rPr>
        <w:t xml:space="preserve">תורה וגמילות חסדים - - - </w:t>
      </w:r>
    </w:p>
    <w:p w14:paraId="74E9C64A" w14:textId="77777777" w:rsidR="00000000" w:rsidRDefault="007C71EE">
      <w:pPr>
        <w:pStyle w:val="a"/>
        <w:rPr>
          <w:rtl/>
        </w:rPr>
      </w:pPr>
    </w:p>
    <w:p w14:paraId="4769090E" w14:textId="77777777" w:rsidR="00000000" w:rsidRDefault="007C71EE">
      <w:pPr>
        <w:pStyle w:val="a"/>
        <w:rPr>
          <w:rFonts w:hint="cs"/>
          <w:rtl/>
        </w:rPr>
      </w:pPr>
    </w:p>
    <w:p w14:paraId="238D47D0" w14:textId="77777777" w:rsidR="00000000" w:rsidRDefault="007C71EE">
      <w:pPr>
        <w:pStyle w:val="SpeakerCon"/>
        <w:rPr>
          <w:rtl/>
        </w:rPr>
      </w:pPr>
      <w:bookmarkStart w:id="1712" w:name="FS000000580T27_05_2003_19_08_01C"/>
      <w:bookmarkEnd w:id="1712"/>
      <w:r>
        <w:rPr>
          <w:rtl/>
        </w:rPr>
        <w:t>יצחק כהן (ש"ס):</w:t>
      </w:r>
    </w:p>
    <w:p w14:paraId="7E08B559" w14:textId="77777777" w:rsidR="00000000" w:rsidRDefault="007C71EE">
      <w:pPr>
        <w:pStyle w:val="a"/>
        <w:rPr>
          <w:rtl/>
        </w:rPr>
      </w:pPr>
    </w:p>
    <w:p w14:paraId="2F221FC7" w14:textId="77777777" w:rsidR="00000000" w:rsidRDefault="007C71EE">
      <w:pPr>
        <w:pStyle w:val="a"/>
        <w:rPr>
          <w:rFonts w:hint="cs"/>
          <w:rtl/>
        </w:rPr>
      </w:pPr>
      <w:r>
        <w:rPr>
          <w:rFonts w:hint="cs"/>
          <w:rtl/>
        </w:rPr>
        <w:t xml:space="preserve">רחמנים, ביישנים וגומלי </w:t>
      </w:r>
      <w:r>
        <w:rPr>
          <w:rFonts w:hint="cs"/>
          <w:rtl/>
        </w:rPr>
        <w:t>חסדים.</w:t>
      </w:r>
    </w:p>
    <w:p w14:paraId="4B29E64A" w14:textId="77777777" w:rsidR="00000000" w:rsidRDefault="007C71EE">
      <w:pPr>
        <w:pStyle w:val="a"/>
        <w:rPr>
          <w:rFonts w:hint="cs"/>
          <w:rtl/>
        </w:rPr>
      </w:pPr>
    </w:p>
    <w:p w14:paraId="21748C49" w14:textId="77777777" w:rsidR="00000000" w:rsidRDefault="007C71EE">
      <w:pPr>
        <w:pStyle w:val="ac"/>
        <w:rPr>
          <w:rtl/>
        </w:rPr>
      </w:pPr>
      <w:r>
        <w:rPr>
          <w:rFonts w:hint="eastAsia"/>
          <w:rtl/>
        </w:rPr>
        <w:t>יולי</w:t>
      </w:r>
      <w:r>
        <w:rPr>
          <w:rtl/>
        </w:rPr>
        <w:t xml:space="preserve"> תמיר (העבודה-מימד):</w:t>
      </w:r>
    </w:p>
    <w:p w14:paraId="0F369979" w14:textId="77777777" w:rsidR="00000000" w:rsidRDefault="007C71EE">
      <w:pPr>
        <w:pStyle w:val="a"/>
        <w:rPr>
          <w:rFonts w:hint="cs"/>
          <w:rtl/>
        </w:rPr>
      </w:pPr>
    </w:p>
    <w:p w14:paraId="3CAA7F57" w14:textId="77777777" w:rsidR="00000000" w:rsidRDefault="007C71EE">
      <w:pPr>
        <w:pStyle w:val="a"/>
        <w:rPr>
          <w:rFonts w:hint="cs"/>
          <w:rtl/>
        </w:rPr>
      </w:pPr>
      <w:r>
        <w:rPr>
          <w:rFonts w:hint="cs"/>
          <w:rtl/>
        </w:rPr>
        <w:t xml:space="preserve">הוא ידע הכול חוץ מביישנים. </w:t>
      </w:r>
    </w:p>
    <w:p w14:paraId="73E3F1E9" w14:textId="77777777" w:rsidR="00000000" w:rsidRDefault="007C71EE">
      <w:pPr>
        <w:pStyle w:val="a"/>
        <w:rPr>
          <w:rFonts w:hint="cs"/>
          <w:rtl/>
        </w:rPr>
      </w:pPr>
    </w:p>
    <w:p w14:paraId="0AC47886" w14:textId="77777777" w:rsidR="00000000" w:rsidRDefault="007C71EE">
      <w:pPr>
        <w:pStyle w:val="SpeakerCon"/>
        <w:rPr>
          <w:rtl/>
        </w:rPr>
      </w:pPr>
      <w:bookmarkStart w:id="1713" w:name="FS000000580T27_05_2003_19_08_34C"/>
      <w:bookmarkEnd w:id="1713"/>
      <w:r>
        <w:rPr>
          <w:rtl/>
        </w:rPr>
        <w:t>יצחק כהן (ש"ס):</w:t>
      </w:r>
    </w:p>
    <w:p w14:paraId="2E507057" w14:textId="77777777" w:rsidR="00000000" w:rsidRDefault="007C71EE">
      <w:pPr>
        <w:pStyle w:val="a"/>
        <w:rPr>
          <w:rtl/>
        </w:rPr>
      </w:pPr>
    </w:p>
    <w:p w14:paraId="5EF29444" w14:textId="77777777" w:rsidR="00000000" w:rsidRDefault="007C71EE">
      <w:pPr>
        <w:pStyle w:val="a"/>
        <w:rPr>
          <w:rFonts w:hint="cs"/>
          <w:rtl/>
        </w:rPr>
      </w:pPr>
      <w:r>
        <w:rPr>
          <w:rFonts w:hint="cs"/>
          <w:rtl/>
        </w:rPr>
        <w:t>רחמנים, ביישנים וגומלי חסדים.</w:t>
      </w:r>
    </w:p>
    <w:p w14:paraId="1B2EECAA" w14:textId="77777777" w:rsidR="00000000" w:rsidRDefault="007C71EE">
      <w:pPr>
        <w:pStyle w:val="a"/>
        <w:rPr>
          <w:rFonts w:hint="cs"/>
          <w:rtl/>
        </w:rPr>
      </w:pPr>
    </w:p>
    <w:p w14:paraId="723A082D" w14:textId="77777777" w:rsidR="00000000" w:rsidRDefault="007C71EE">
      <w:pPr>
        <w:pStyle w:val="ad"/>
        <w:rPr>
          <w:rtl/>
        </w:rPr>
      </w:pPr>
      <w:r>
        <w:rPr>
          <w:rtl/>
        </w:rPr>
        <w:t>היו"ר מוחמד ברכה:</w:t>
      </w:r>
    </w:p>
    <w:p w14:paraId="37589F0F" w14:textId="77777777" w:rsidR="00000000" w:rsidRDefault="007C71EE">
      <w:pPr>
        <w:pStyle w:val="a"/>
        <w:rPr>
          <w:rtl/>
        </w:rPr>
      </w:pPr>
    </w:p>
    <w:p w14:paraId="5DDACDE7" w14:textId="77777777" w:rsidR="00000000" w:rsidRDefault="007C71EE">
      <w:pPr>
        <w:pStyle w:val="a"/>
        <w:rPr>
          <w:rFonts w:hint="cs"/>
          <w:rtl/>
        </w:rPr>
      </w:pPr>
      <w:r>
        <w:rPr>
          <w:rFonts w:hint="cs"/>
          <w:rtl/>
        </w:rPr>
        <w:t>אני לא יודע מה קורה לחברי הכנסת. אני רק יושב כאן וכולם פתאום מדברים על מיהו יהודי. מה קורה לכם, תבחרו זמן אחר.  תסדרו את העניי</w:t>
      </w:r>
      <w:r>
        <w:rPr>
          <w:rFonts w:hint="cs"/>
          <w:rtl/>
        </w:rPr>
        <w:t xml:space="preserve">נים ביניכם. </w:t>
      </w:r>
    </w:p>
    <w:p w14:paraId="2E19ED63" w14:textId="77777777" w:rsidR="00000000" w:rsidRDefault="007C71EE">
      <w:pPr>
        <w:pStyle w:val="a"/>
        <w:rPr>
          <w:rFonts w:hint="cs"/>
          <w:rtl/>
        </w:rPr>
      </w:pPr>
    </w:p>
    <w:p w14:paraId="33B4B9F8" w14:textId="77777777" w:rsidR="00000000" w:rsidRDefault="007C71EE">
      <w:pPr>
        <w:pStyle w:val="SpeakerCon"/>
        <w:rPr>
          <w:rtl/>
        </w:rPr>
      </w:pPr>
      <w:bookmarkStart w:id="1714" w:name="FS000000580T27_05_2003_19_09_27C"/>
      <w:bookmarkEnd w:id="1714"/>
      <w:r>
        <w:rPr>
          <w:rtl/>
        </w:rPr>
        <w:t>יצחק כהן (ש"ס):</w:t>
      </w:r>
    </w:p>
    <w:p w14:paraId="374F321D" w14:textId="77777777" w:rsidR="00000000" w:rsidRDefault="007C71EE">
      <w:pPr>
        <w:pStyle w:val="a"/>
        <w:rPr>
          <w:rtl/>
        </w:rPr>
      </w:pPr>
    </w:p>
    <w:p w14:paraId="74426643" w14:textId="77777777" w:rsidR="00000000" w:rsidRDefault="007C71EE">
      <w:pPr>
        <w:pStyle w:val="a"/>
        <w:rPr>
          <w:rFonts w:hint="cs"/>
          <w:rtl/>
        </w:rPr>
      </w:pPr>
      <w:r>
        <w:rPr>
          <w:rFonts w:hint="cs"/>
          <w:rtl/>
        </w:rPr>
        <w:t>אתה צודק. לצערי הרב אתה צודק.</w:t>
      </w:r>
    </w:p>
    <w:p w14:paraId="325A0F7A" w14:textId="77777777" w:rsidR="00000000" w:rsidRDefault="007C71EE">
      <w:pPr>
        <w:pStyle w:val="a"/>
        <w:rPr>
          <w:rFonts w:hint="cs"/>
          <w:rtl/>
        </w:rPr>
      </w:pPr>
    </w:p>
    <w:p w14:paraId="44108DF7" w14:textId="77777777" w:rsidR="00000000" w:rsidRDefault="007C71EE">
      <w:pPr>
        <w:pStyle w:val="a"/>
        <w:rPr>
          <w:rFonts w:hint="cs"/>
          <w:rtl/>
        </w:rPr>
      </w:pPr>
      <w:r>
        <w:rPr>
          <w:rFonts w:hint="cs"/>
          <w:rtl/>
        </w:rPr>
        <w:t>מורי ורבותי, יש קשר הדוק בין מחיקת הזהות היהודית של מדינת ישראל לבין שלושת הדברים הבסיסיים האלה. ידידי חבר הכנסת טל, עכשיו התבשרנו,  הרגע, לפני כמה דקות,  שמשרד החינוך החליט,  לא תאמינו,  להוסיף</w:t>
      </w:r>
      <w:r>
        <w:rPr>
          <w:rFonts w:hint="cs"/>
          <w:rtl/>
        </w:rPr>
        <w:t xml:space="preserve"> שלושה מקצועות למבחני הבגרות: את הברית החדשה, את הקוראן,  כן, כן, אתה מתפלא, זה בהמשך למחיקת הזהות היהודית של המדינה - - -</w:t>
      </w:r>
    </w:p>
    <w:p w14:paraId="4A2323FB" w14:textId="77777777" w:rsidR="00000000" w:rsidRDefault="007C71EE">
      <w:pPr>
        <w:pStyle w:val="a"/>
        <w:rPr>
          <w:rFonts w:hint="cs"/>
          <w:rtl/>
        </w:rPr>
      </w:pPr>
    </w:p>
    <w:p w14:paraId="41283990" w14:textId="77777777" w:rsidR="00000000" w:rsidRDefault="007C71EE">
      <w:pPr>
        <w:pStyle w:val="ad"/>
        <w:rPr>
          <w:rtl/>
        </w:rPr>
      </w:pPr>
      <w:r>
        <w:rPr>
          <w:rtl/>
        </w:rPr>
        <w:t>היו"ר מוחמד ברכה:</w:t>
      </w:r>
    </w:p>
    <w:p w14:paraId="3F3519F0" w14:textId="77777777" w:rsidR="00000000" w:rsidRDefault="007C71EE">
      <w:pPr>
        <w:pStyle w:val="a"/>
        <w:rPr>
          <w:rtl/>
        </w:rPr>
      </w:pPr>
    </w:p>
    <w:p w14:paraId="7330D0BE" w14:textId="77777777" w:rsidR="00000000" w:rsidRDefault="007C71EE">
      <w:pPr>
        <w:pStyle w:val="a"/>
        <w:rPr>
          <w:rFonts w:hint="cs"/>
          <w:rtl/>
        </w:rPr>
      </w:pPr>
      <w:r>
        <w:rPr>
          <w:rFonts w:hint="cs"/>
          <w:rtl/>
        </w:rPr>
        <w:t>זה לא לבתי-הספר היהודיים. על מה אתה מדבר?</w:t>
      </w:r>
    </w:p>
    <w:p w14:paraId="32C510F2" w14:textId="77777777" w:rsidR="00000000" w:rsidRDefault="007C71EE">
      <w:pPr>
        <w:pStyle w:val="a"/>
        <w:rPr>
          <w:rFonts w:hint="cs"/>
          <w:rtl/>
        </w:rPr>
      </w:pPr>
    </w:p>
    <w:p w14:paraId="4D27DA92" w14:textId="77777777" w:rsidR="00000000" w:rsidRDefault="007C71EE">
      <w:pPr>
        <w:pStyle w:val="SpeakerCon"/>
        <w:rPr>
          <w:rtl/>
        </w:rPr>
      </w:pPr>
      <w:bookmarkStart w:id="1715" w:name="FS000000580T27_05_2003_18_39_13C"/>
      <w:bookmarkEnd w:id="1715"/>
      <w:r>
        <w:rPr>
          <w:rtl/>
        </w:rPr>
        <w:t>יצחק כהן (ש"ס):</w:t>
      </w:r>
    </w:p>
    <w:p w14:paraId="0CF8F7E5" w14:textId="77777777" w:rsidR="00000000" w:rsidRDefault="007C71EE">
      <w:pPr>
        <w:pStyle w:val="a"/>
        <w:rPr>
          <w:rtl/>
        </w:rPr>
      </w:pPr>
    </w:p>
    <w:p w14:paraId="464AD266" w14:textId="77777777" w:rsidR="00000000" w:rsidRDefault="007C71EE">
      <w:pPr>
        <w:pStyle w:val="a"/>
        <w:rPr>
          <w:rFonts w:hint="cs"/>
          <w:rtl/>
        </w:rPr>
      </w:pPr>
      <w:r>
        <w:rPr>
          <w:rFonts w:hint="cs"/>
          <w:rtl/>
        </w:rPr>
        <w:t xml:space="preserve">הברית החדשה, הקוראן ומורשת הדרוזים,  משהו כזה. בהמשך </w:t>
      </w:r>
      <w:r>
        <w:rPr>
          <w:rFonts w:hint="cs"/>
          <w:rtl/>
        </w:rPr>
        <w:t>למחיקת הזהות היהודית של המדינה, מתחילים למחוק - - -</w:t>
      </w:r>
    </w:p>
    <w:p w14:paraId="3F767476" w14:textId="77777777" w:rsidR="00000000" w:rsidRDefault="007C71EE">
      <w:pPr>
        <w:pStyle w:val="a"/>
        <w:rPr>
          <w:rFonts w:hint="cs"/>
          <w:rtl/>
        </w:rPr>
      </w:pPr>
    </w:p>
    <w:p w14:paraId="3E5EB1CD" w14:textId="77777777" w:rsidR="00000000" w:rsidRDefault="007C71EE">
      <w:pPr>
        <w:pStyle w:val="ad"/>
        <w:rPr>
          <w:rtl/>
        </w:rPr>
      </w:pPr>
      <w:r>
        <w:rPr>
          <w:rtl/>
        </w:rPr>
        <w:t>היו"ר מוחמד ברכה:</w:t>
      </w:r>
    </w:p>
    <w:p w14:paraId="51D7E4A1" w14:textId="77777777" w:rsidR="00000000" w:rsidRDefault="007C71EE">
      <w:pPr>
        <w:pStyle w:val="a"/>
        <w:rPr>
          <w:rtl/>
        </w:rPr>
      </w:pPr>
    </w:p>
    <w:p w14:paraId="626AE88D" w14:textId="77777777" w:rsidR="00000000" w:rsidRDefault="007C71EE">
      <w:pPr>
        <w:pStyle w:val="a"/>
        <w:rPr>
          <w:rFonts w:hint="cs"/>
          <w:rtl/>
        </w:rPr>
      </w:pPr>
      <w:r>
        <w:rPr>
          <w:rFonts w:hint="cs"/>
          <w:rtl/>
        </w:rPr>
        <w:t>חבר הכנסת כהן, ידידי, אני לא רוצה שאתה תטעה.</w:t>
      </w:r>
    </w:p>
    <w:p w14:paraId="3A6850ED" w14:textId="77777777" w:rsidR="00000000" w:rsidRDefault="007C71EE">
      <w:pPr>
        <w:pStyle w:val="a"/>
        <w:rPr>
          <w:rFonts w:hint="cs"/>
          <w:rtl/>
        </w:rPr>
      </w:pPr>
    </w:p>
    <w:p w14:paraId="4EF5568F" w14:textId="77777777" w:rsidR="00000000" w:rsidRDefault="007C71EE">
      <w:pPr>
        <w:pStyle w:val="SpeakerCon"/>
        <w:rPr>
          <w:rtl/>
        </w:rPr>
      </w:pPr>
      <w:bookmarkStart w:id="1716" w:name="FS000000580T27_05_2003_18_40_13C"/>
      <w:bookmarkEnd w:id="1716"/>
      <w:r>
        <w:rPr>
          <w:rtl/>
        </w:rPr>
        <w:t>יצחק כהן (ש"ס):</w:t>
      </w:r>
    </w:p>
    <w:p w14:paraId="35068A36" w14:textId="77777777" w:rsidR="00000000" w:rsidRDefault="007C71EE">
      <w:pPr>
        <w:pStyle w:val="a"/>
        <w:rPr>
          <w:rtl/>
        </w:rPr>
      </w:pPr>
    </w:p>
    <w:p w14:paraId="56F1006C" w14:textId="77777777" w:rsidR="00000000" w:rsidRDefault="007C71EE">
      <w:pPr>
        <w:pStyle w:val="a"/>
        <w:ind w:firstLine="0"/>
        <w:rPr>
          <w:rFonts w:hint="cs"/>
          <w:rtl/>
        </w:rPr>
      </w:pPr>
      <w:r>
        <w:rPr>
          <w:rFonts w:hint="cs"/>
          <w:rtl/>
        </w:rPr>
        <w:tab/>
        <w:t>תן לי, יא חביבי, תן לי. אני לא טועה. תאמין לי שאני לא טועה.</w:t>
      </w:r>
    </w:p>
    <w:p w14:paraId="76AA2206" w14:textId="77777777" w:rsidR="00000000" w:rsidRDefault="007C71EE">
      <w:pPr>
        <w:pStyle w:val="a"/>
        <w:ind w:firstLine="0"/>
        <w:rPr>
          <w:rFonts w:hint="cs"/>
          <w:rtl/>
        </w:rPr>
      </w:pPr>
    </w:p>
    <w:p w14:paraId="77E82481" w14:textId="77777777" w:rsidR="00000000" w:rsidRDefault="007C71EE">
      <w:pPr>
        <w:pStyle w:val="ad"/>
        <w:rPr>
          <w:rtl/>
        </w:rPr>
      </w:pPr>
      <w:r>
        <w:rPr>
          <w:rtl/>
        </w:rPr>
        <w:t>היו"ר מוחמד ברכה:</w:t>
      </w:r>
    </w:p>
    <w:p w14:paraId="1FCD7176" w14:textId="77777777" w:rsidR="00000000" w:rsidRDefault="007C71EE">
      <w:pPr>
        <w:pStyle w:val="a"/>
        <w:rPr>
          <w:rtl/>
        </w:rPr>
      </w:pPr>
    </w:p>
    <w:p w14:paraId="27867471" w14:textId="77777777" w:rsidR="00000000" w:rsidRDefault="007C71EE">
      <w:pPr>
        <w:pStyle w:val="a"/>
        <w:rPr>
          <w:rFonts w:hint="cs"/>
          <w:rtl/>
        </w:rPr>
      </w:pPr>
      <w:r>
        <w:rPr>
          <w:rFonts w:hint="cs"/>
          <w:rtl/>
        </w:rPr>
        <w:t>המקצועות האלה לא היו - - -</w:t>
      </w:r>
    </w:p>
    <w:p w14:paraId="6C2DCBD8" w14:textId="77777777" w:rsidR="00000000" w:rsidRDefault="007C71EE">
      <w:pPr>
        <w:pStyle w:val="a"/>
        <w:rPr>
          <w:rFonts w:hint="cs"/>
          <w:rtl/>
        </w:rPr>
      </w:pPr>
    </w:p>
    <w:p w14:paraId="33F21189" w14:textId="77777777" w:rsidR="00000000" w:rsidRDefault="007C71EE">
      <w:pPr>
        <w:pStyle w:val="ac"/>
        <w:rPr>
          <w:rtl/>
        </w:rPr>
      </w:pPr>
      <w:r>
        <w:rPr>
          <w:rFonts w:hint="eastAsia"/>
          <w:rtl/>
        </w:rPr>
        <w:t>יוסי</w:t>
      </w:r>
      <w:r>
        <w:rPr>
          <w:rtl/>
        </w:rPr>
        <w:t xml:space="preserve"> שריד (מ</w:t>
      </w:r>
      <w:r>
        <w:rPr>
          <w:rtl/>
        </w:rPr>
        <w:t>רצ):</w:t>
      </w:r>
    </w:p>
    <w:p w14:paraId="6897762E" w14:textId="77777777" w:rsidR="00000000" w:rsidRDefault="007C71EE">
      <w:pPr>
        <w:pStyle w:val="a"/>
        <w:rPr>
          <w:rFonts w:hint="cs"/>
          <w:rtl/>
        </w:rPr>
      </w:pPr>
    </w:p>
    <w:p w14:paraId="159DB282" w14:textId="77777777" w:rsidR="00000000" w:rsidRDefault="007C71EE">
      <w:pPr>
        <w:pStyle w:val="a"/>
        <w:rPr>
          <w:rFonts w:hint="cs"/>
          <w:rtl/>
        </w:rPr>
      </w:pPr>
      <w:r>
        <w:rPr>
          <w:rFonts w:hint="cs"/>
          <w:rtl/>
        </w:rPr>
        <w:t xml:space="preserve">אתה טועה. לי לא אכפת שאתה מתגולל על שרת החינוך, אבל אתה טועה. </w:t>
      </w:r>
    </w:p>
    <w:p w14:paraId="5DD5D900" w14:textId="77777777" w:rsidR="00000000" w:rsidRDefault="007C71EE">
      <w:pPr>
        <w:pStyle w:val="a"/>
        <w:rPr>
          <w:rFonts w:hint="cs"/>
          <w:rtl/>
        </w:rPr>
      </w:pPr>
    </w:p>
    <w:p w14:paraId="6FF2C28B" w14:textId="77777777" w:rsidR="00000000" w:rsidRDefault="007C71EE">
      <w:pPr>
        <w:pStyle w:val="ad"/>
        <w:rPr>
          <w:rtl/>
        </w:rPr>
      </w:pPr>
      <w:r>
        <w:rPr>
          <w:rtl/>
        </w:rPr>
        <w:t>היו"ר מוחמד ברכה:</w:t>
      </w:r>
    </w:p>
    <w:p w14:paraId="4F1E3DC4" w14:textId="77777777" w:rsidR="00000000" w:rsidRDefault="007C71EE">
      <w:pPr>
        <w:pStyle w:val="a"/>
        <w:rPr>
          <w:rtl/>
        </w:rPr>
      </w:pPr>
    </w:p>
    <w:p w14:paraId="56345800" w14:textId="77777777" w:rsidR="00000000" w:rsidRDefault="007C71EE">
      <w:pPr>
        <w:pStyle w:val="a"/>
        <w:rPr>
          <w:rFonts w:hint="cs"/>
          <w:rtl/>
        </w:rPr>
      </w:pPr>
      <w:r>
        <w:rPr>
          <w:rFonts w:hint="cs"/>
          <w:rtl/>
        </w:rPr>
        <w:t>אל תתלבש על הנושא הזה כי אתה תיפול.</w:t>
      </w:r>
    </w:p>
    <w:p w14:paraId="3120E300" w14:textId="77777777" w:rsidR="00000000" w:rsidRDefault="007C71EE">
      <w:pPr>
        <w:pStyle w:val="a"/>
        <w:rPr>
          <w:rFonts w:hint="cs"/>
          <w:rtl/>
        </w:rPr>
      </w:pPr>
    </w:p>
    <w:p w14:paraId="55B13929" w14:textId="77777777" w:rsidR="00000000" w:rsidRDefault="007C71EE">
      <w:pPr>
        <w:pStyle w:val="ac"/>
        <w:rPr>
          <w:rtl/>
        </w:rPr>
      </w:pPr>
      <w:r>
        <w:rPr>
          <w:rFonts w:hint="eastAsia"/>
          <w:rtl/>
        </w:rPr>
        <w:t>יוסי</w:t>
      </w:r>
      <w:r>
        <w:rPr>
          <w:rtl/>
        </w:rPr>
        <w:t xml:space="preserve"> שריד (מרצ):</w:t>
      </w:r>
    </w:p>
    <w:p w14:paraId="0AEAC2A6" w14:textId="77777777" w:rsidR="00000000" w:rsidRDefault="007C71EE">
      <w:pPr>
        <w:pStyle w:val="a"/>
        <w:rPr>
          <w:rFonts w:hint="cs"/>
          <w:rtl/>
        </w:rPr>
      </w:pPr>
    </w:p>
    <w:p w14:paraId="6B3A0B3B" w14:textId="77777777" w:rsidR="00000000" w:rsidRDefault="007C71EE">
      <w:pPr>
        <w:pStyle w:val="a"/>
        <w:rPr>
          <w:rFonts w:hint="cs"/>
          <w:rtl/>
        </w:rPr>
      </w:pPr>
      <w:r>
        <w:rPr>
          <w:rFonts w:hint="cs"/>
          <w:rtl/>
        </w:rPr>
        <w:t>אגב, אני חושב שצריך ללמוד גם את הברית החדשה - - -</w:t>
      </w:r>
    </w:p>
    <w:p w14:paraId="2CCDC7BA" w14:textId="77777777" w:rsidR="00000000" w:rsidRDefault="007C71EE">
      <w:pPr>
        <w:pStyle w:val="a"/>
        <w:rPr>
          <w:rtl/>
        </w:rPr>
      </w:pPr>
    </w:p>
    <w:p w14:paraId="6D73F69F" w14:textId="77777777" w:rsidR="00000000" w:rsidRDefault="007C71EE">
      <w:pPr>
        <w:pStyle w:val="a"/>
        <w:rPr>
          <w:rFonts w:hint="cs"/>
          <w:rtl/>
        </w:rPr>
      </w:pPr>
    </w:p>
    <w:p w14:paraId="14C9199E" w14:textId="77777777" w:rsidR="00000000" w:rsidRDefault="007C71EE">
      <w:pPr>
        <w:pStyle w:val="ac"/>
        <w:rPr>
          <w:rtl/>
        </w:rPr>
      </w:pPr>
      <w:r>
        <w:rPr>
          <w:rFonts w:hint="eastAsia"/>
          <w:rtl/>
        </w:rPr>
        <w:t>רוני</w:t>
      </w:r>
      <w:r>
        <w:rPr>
          <w:rtl/>
        </w:rPr>
        <w:t xml:space="preserve"> בריזון (שינוי):</w:t>
      </w:r>
    </w:p>
    <w:p w14:paraId="01E86C96" w14:textId="77777777" w:rsidR="00000000" w:rsidRDefault="007C71EE">
      <w:pPr>
        <w:pStyle w:val="a"/>
        <w:rPr>
          <w:rFonts w:hint="cs"/>
          <w:rtl/>
        </w:rPr>
      </w:pPr>
    </w:p>
    <w:p w14:paraId="4C9A7415" w14:textId="77777777" w:rsidR="00000000" w:rsidRDefault="007C71EE">
      <w:pPr>
        <w:pStyle w:val="a"/>
        <w:rPr>
          <w:rFonts w:hint="cs"/>
          <w:rtl/>
        </w:rPr>
      </w:pPr>
      <w:r>
        <w:rPr>
          <w:rFonts w:hint="cs"/>
          <w:rtl/>
        </w:rPr>
        <w:t>ללא ספק - - -</w:t>
      </w:r>
    </w:p>
    <w:p w14:paraId="5C642F4F" w14:textId="77777777" w:rsidR="00000000" w:rsidRDefault="007C71EE">
      <w:pPr>
        <w:pStyle w:val="a"/>
        <w:rPr>
          <w:rFonts w:hint="cs"/>
          <w:rtl/>
        </w:rPr>
      </w:pPr>
    </w:p>
    <w:p w14:paraId="0A77C6D7" w14:textId="77777777" w:rsidR="00000000" w:rsidRDefault="007C71EE">
      <w:pPr>
        <w:pStyle w:val="ac"/>
        <w:rPr>
          <w:rtl/>
        </w:rPr>
      </w:pPr>
      <w:r>
        <w:rPr>
          <w:rFonts w:hint="eastAsia"/>
          <w:rtl/>
        </w:rPr>
        <w:t>יצחק</w:t>
      </w:r>
      <w:r>
        <w:rPr>
          <w:rtl/>
        </w:rPr>
        <w:t xml:space="preserve"> וקנין (ש"ס):</w:t>
      </w:r>
    </w:p>
    <w:p w14:paraId="3013D11E" w14:textId="77777777" w:rsidR="00000000" w:rsidRDefault="007C71EE">
      <w:pPr>
        <w:pStyle w:val="a"/>
        <w:rPr>
          <w:rFonts w:hint="cs"/>
          <w:rtl/>
        </w:rPr>
      </w:pPr>
    </w:p>
    <w:p w14:paraId="034A296B" w14:textId="77777777" w:rsidR="00000000" w:rsidRDefault="007C71EE">
      <w:pPr>
        <w:pStyle w:val="a"/>
        <w:numPr>
          <w:ilvl w:val="0"/>
          <w:numId w:val="11"/>
        </w:numPr>
        <w:ind w:right="0"/>
        <w:rPr>
          <w:rFonts w:hint="cs"/>
          <w:rtl/>
        </w:rPr>
      </w:pPr>
      <w:r>
        <w:rPr>
          <w:rFonts w:hint="cs"/>
          <w:rtl/>
        </w:rPr>
        <w:t>- -</w:t>
      </w:r>
    </w:p>
    <w:p w14:paraId="4F23A637" w14:textId="77777777" w:rsidR="00000000" w:rsidRDefault="007C71EE">
      <w:pPr>
        <w:pStyle w:val="a"/>
        <w:rPr>
          <w:rFonts w:hint="cs"/>
          <w:rtl/>
        </w:rPr>
      </w:pPr>
    </w:p>
    <w:p w14:paraId="25AC7C9A" w14:textId="77777777" w:rsidR="00000000" w:rsidRDefault="007C71EE">
      <w:pPr>
        <w:pStyle w:val="SpeakerCon"/>
        <w:rPr>
          <w:rtl/>
        </w:rPr>
      </w:pPr>
      <w:bookmarkStart w:id="1717" w:name="FS000000580T27_05_2003_18_43_52C"/>
      <w:bookmarkEnd w:id="1717"/>
      <w:r>
        <w:rPr>
          <w:rtl/>
        </w:rPr>
        <w:t>יצחק כהן (ש"ס):</w:t>
      </w:r>
    </w:p>
    <w:p w14:paraId="6534EAA6" w14:textId="77777777" w:rsidR="00000000" w:rsidRDefault="007C71EE">
      <w:pPr>
        <w:pStyle w:val="a"/>
        <w:rPr>
          <w:rtl/>
        </w:rPr>
      </w:pPr>
    </w:p>
    <w:p w14:paraId="3A1ABFD1" w14:textId="77777777" w:rsidR="00000000" w:rsidRDefault="007C71EE">
      <w:pPr>
        <w:pStyle w:val="a"/>
        <w:ind w:firstLine="0"/>
        <w:rPr>
          <w:rFonts w:hint="cs"/>
          <w:rtl/>
        </w:rPr>
      </w:pPr>
      <w:r>
        <w:rPr>
          <w:rFonts w:hint="cs"/>
          <w:rtl/>
        </w:rPr>
        <w:tab/>
        <w:t>יש יחידת לימוד גם לתלמידים הישראלים.</w:t>
      </w:r>
    </w:p>
    <w:p w14:paraId="2F3D82C7" w14:textId="77777777" w:rsidR="00000000" w:rsidRDefault="007C71EE">
      <w:pPr>
        <w:pStyle w:val="a"/>
        <w:ind w:firstLine="0"/>
        <w:rPr>
          <w:rFonts w:hint="cs"/>
          <w:rtl/>
        </w:rPr>
      </w:pPr>
    </w:p>
    <w:p w14:paraId="65CEDB91" w14:textId="77777777" w:rsidR="00000000" w:rsidRDefault="007C71EE">
      <w:pPr>
        <w:pStyle w:val="ad"/>
        <w:rPr>
          <w:rtl/>
        </w:rPr>
      </w:pPr>
      <w:r>
        <w:rPr>
          <w:rtl/>
        </w:rPr>
        <w:t>היו"ר מוחמד ברכה:</w:t>
      </w:r>
    </w:p>
    <w:p w14:paraId="4BCA2A42" w14:textId="77777777" w:rsidR="00000000" w:rsidRDefault="007C71EE">
      <w:pPr>
        <w:pStyle w:val="a"/>
        <w:rPr>
          <w:rtl/>
        </w:rPr>
      </w:pPr>
    </w:p>
    <w:p w14:paraId="25C404FD" w14:textId="77777777" w:rsidR="00000000" w:rsidRDefault="007C71EE">
      <w:pPr>
        <w:pStyle w:val="a"/>
        <w:rPr>
          <w:rFonts w:hint="cs"/>
          <w:rtl/>
        </w:rPr>
      </w:pPr>
      <w:r>
        <w:rPr>
          <w:rFonts w:hint="cs"/>
          <w:rtl/>
        </w:rPr>
        <w:t>היהודים.</w:t>
      </w:r>
    </w:p>
    <w:p w14:paraId="6C001DAC" w14:textId="77777777" w:rsidR="00000000" w:rsidRDefault="007C71EE">
      <w:pPr>
        <w:pStyle w:val="a"/>
        <w:rPr>
          <w:rFonts w:hint="cs"/>
          <w:rtl/>
        </w:rPr>
      </w:pPr>
    </w:p>
    <w:p w14:paraId="5B7F3F6D" w14:textId="77777777" w:rsidR="00000000" w:rsidRDefault="007C71EE">
      <w:pPr>
        <w:pStyle w:val="SpeakerCon"/>
        <w:rPr>
          <w:rtl/>
        </w:rPr>
      </w:pPr>
      <w:bookmarkStart w:id="1718" w:name="FS000000580T27_05_2003_18_44_20C"/>
      <w:bookmarkEnd w:id="1718"/>
      <w:r>
        <w:rPr>
          <w:rtl/>
        </w:rPr>
        <w:t>יצחק כהן (ש"ס):</w:t>
      </w:r>
    </w:p>
    <w:p w14:paraId="3BB120D3" w14:textId="77777777" w:rsidR="00000000" w:rsidRDefault="007C71EE">
      <w:pPr>
        <w:pStyle w:val="a"/>
        <w:rPr>
          <w:rtl/>
        </w:rPr>
      </w:pPr>
    </w:p>
    <w:p w14:paraId="15450B88" w14:textId="77777777" w:rsidR="00000000" w:rsidRDefault="007C71EE">
      <w:pPr>
        <w:pStyle w:val="a"/>
        <w:rPr>
          <w:rFonts w:hint="cs"/>
          <w:rtl/>
        </w:rPr>
      </w:pPr>
      <w:r>
        <w:rPr>
          <w:rFonts w:hint="cs"/>
          <w:rtl/>
        </w:rPr>
        <w:t xml:space="preserve">היהודים. </w:t>
      </w:r>
    </w:p>
    <w:p w14:paraId="14D821D2" w14:textId="77777777" w:rsidR="00000000" w:rsidRDefault="007C71EE">
      <w:pPr>
        <w:pStyle w:val="a"/>
        <w:ind w:firstLine="0"/>
        <w:rPr>
          <w:rFonts w:hint="cs"/>
          <w:rtl/>
        </w:rPr>
      </w:pPr>
    </w:p>
    <w:p w14:paraId="42963EB8" w14:textId="77777777" w:rsidR="00000000" w:rsidRDefault="007C71EE">
      <w:pPr>
        <w:pStyle w:val="ac"/>
        <w:rPr>
          <w:rtl/>
        </w:rPr>
      </w:pPr>
      <w:r>
        <w:rPr>
          <w:rFonts w:hint="eastAsia"/>
          <w:rtl/>
        </w:rPr>
        <w:t>רוני</w:t>
      </w:r>
      <w:r>
        <w:rPr>
          <w:rtl/>
        </w:rPr>
        <w:t xml:space="preserve"> בריזון (שינוי):</w:t>
      </w:r>
    </w:p>
    <w:p w14:paraId="18F0F2FC" w14:textId="77777777" w:rsidR="00000000" w:rsidRDefault="007C71EE">
      <w:pPr>
        <w:pStyle w:val="a"/>
        <w:rPr>
          <w:rFonts w:hint="cs"/>
          <w:rtl/>
        </w:rPr>
      </w:pPr>
    </w:p>
    <w:p w14:paraId="6EA674BA" w14:textId="77777777" w:rsidR="00000000" w:rsidRDefault="007C71EE">
      <w:pPr>
        <w:pStyle w:val="a"/>
        <w:rPr>
          <w:rFonts w:hint="cs"/>
          <w:rtl/>
        </w:rPr>
      </w:pPr>
      <w:r>
        <w:rPr>
          <w:rFonts w:hint="cs"/>
          <w:rtl/>
        </w:rPr>
        <w:t xml:space="preserve">רוב האנשים שלומדים את הברית החדשה הם יהודים כשרים. </w:t>
      </w:r>
    </w:p>
    <w:p w14:paraId="02D8F2D8" w14:textId="77777777" w:rsidR="00000000" w:rsidRDefault="007C71EE">
      <w:pPr>
        <w:pStyle w:val="a"/>
        <w:rPr>
          <w:rFonts w:hint="cs"/>
          <w:rtl/>
        </w:rPr>
      </w:pPr>
    </w:p>
    <w:p w14:paraId="57E8F1E7" w14:textId="77777777" w:rsidR="00000000" w:rsidRDefault="007C71EE">
      <w:pPr>
        <w:pStyle w:val="SpeakerCon"/>
        <w:rPr>
          <w:rtl/>
        </w:rPr>
      </w:pPr>
      <w:bookmarkStart w:id="1719" w:name="FS000000580T27_05_2003_18_44_39C"/>
      <w:bookmarkEnd w:id="1719"/>
      <w:r>
        <w:rPr>
          <w:rtl/>
        </w:rPr>
        <w:t>יצחק כהן (ש"ס):</w:t>
      </w:r>
    </w:p>
    <w:p w14:paraId="1E9515EC" w14:textId="77777777" w:rsidR="00000000" w:rsidRDefault="007C71EE">
      <w:pPr>
        <w:pStyle w:val="a"/>
        <w:rPr>
          <w:rtl/>
        </w:rPr>
      </w:pPr>
    </w:p>
    <w:p w14:paraId="5876B189" w14:textId="77777777" w:rsidR="00000000" w:rsidRDefault="007C71EE">
      <w:pPr>
        <w:pStyle w:val="a"/>
        <w:rPr>
          <w:rFonts w:hint="cs"/>
          <w:rtl/>
        </w:rPr>
      </w:pPr>
      <w:r>
        <w:rPr>
          <w:rFonts w:hint="cs"/>
          <w:rtl/>
        </w:rPr>
        <w:t xml:space="preserve">חברים שלך. </w:t>
      </w:r>
    </w:p>
    <w:p w14:paraId="5C85B474" w14:textId="77777777" w:rsidR="00000000" w:rsidRDefault="007C71EE">
      <w:pPr>
        <w:pStyle w:val="a"/>
        <w:rPr>
          <w:rFonts w:hint="cs"/>
          <w:rtl/>
        </w:rPr>
      </w:pPr>
    </w:p>
    <w:p w14:paraId="10689E42" w14:textId="77777777" w:rsidR="00000000" w:rsidRDefault="007C71EE">
      <w:pPr>
        <w:pStyle w:val="a"/>
        <w:rPr>
          <w:rFonts w:hint="cs"/>
          <w:rtl/>
        </w:rPr>
      </w:pPr>
      <w:r>
        <w:rPr>
          <w:rFonts w:hint="cs"/>
          <w:rtl/>
        </w:rPr>
        <w:t>בהמשך למחיקת הזהות היהודית במשמעות הע</w:t>
      </w:r>
      <w:r>
        <w:rPr>
          <w:rFonts w:hint="cs"/>
          <w:rtl/>
        </w:rPr>
        <w:t>מוקה יותר, קודם כול בנושא הרחמנים - כשמגישים תוכנית אכזרית כזאת  נמחקת הרחמנות, הם כבר לא רחמנים. הם אפילו לא שמים לב.</w:t>
      </w:r>
    </w:p>
    <w:p w14:paraId="188C14D5" w14:textId="77777777" w:rsidR="00000000" w:rsidRDefault="007C71EE">
      <w:pPr>
        <w:pStyle w:val="a"/>
        <w:rPr>
          <w:rFonts w:hint="cs"/>
          <w:rtl/>
        </w:rPr>
      </w:pPr>
    </w:p>
    <w:p w14:paraId="5107F476" w14:textId="77777777" w:rsidR="00000000" w:rsidRDefault="007C71EE">
      <w:pPr>
        <w:pStyle w:val="ac"/>
        <w:rPr>
          <w:rtl/>
        </w:rPr>
      </w:pPr>
      <w:r>
        <w:rPr>
          <w:rFonts w:hint="eastAsia"/>
          <w:rtl/>
        </w:rPr>
        <w:t>יוסי</w:t>
      </w:r>
      <w:r>
        <w:rPr>
          <w:rtl/>
        </w:rPr>
        <w:t xml:space="preserve"> שריד (מרצ):</w:t>
      </w:r>
    </w:p>
    <w:p w14:paraId="393A3ED7" w14:textId="77777777" w:rsidR="00000000" w:rsidRDefault="007C71EE">
      <w:pPr>
        <w:pStyle w:val="a"/>
        <w:rPr>
          <w:rFonts w:hint="cs"/>
          <w:rtl/>
        </w:rPr>
      </w:pPr>
    </w:p>
    <w:p w14:paraId="0A898E22" w14:textId="77777777" w:rsidR="00000000" w:rsidRDefault="007C71EE">
      <w:pPr>
        <w:pStyle w:val="a"/>
        <w:rPr>
          <w:rFonts w:hint="cs"/>
          <w:rtl/>
        </w:rPr>
      </w:pPr>
      <w:r>
        <w:rPr>
          <w:rFonts w:hint="cs"/>
          <w:rtl/>
        </w:rPr>
        <w:t>- - -</w:t>
      </w:r>
    </w:p>
    <w:p w14:paraId="5A1E6187" w14:textId="77777777" w:rsidR="00000000" w:rsidRDefault="007C71EE">
      <w:pPr>
        <w:pStyle w:val="a"/>
        <w:rPr>
          <w:rFonts w:hint="cs"/>
          <w:rtl/>
        </w:rPr>
      </w:pPr>
    </w:p>
    <w:p w14:paraId="5A905434" w14:textId="77777777" w:rsidR="00000000" w:rsidRDefault="007C71EE">
      <w:pPr>
        <w:pStyle w:val="SpeakerCon"/>
        <w:rPr>
          <w:rtl/>
        </w:rPr>
      </w:pPr>
      <w:bookmarkStart w:id="1720" w:name="FS000000580T27_05_2003_18_46_30C"/>
      <w:bookmarkEnd w:id="1720"/>
      <w:r>
        <w:rPr>
          <w:rtl/>
        </w:rPr>
        <w:t>יצחק כהן (ש"ס):</w:t>
      </w:r>
    </w:p>
    <w:p w14:paraId="6DFB38C3" w14:textId="77777777" w:rsidR="00000000" w:rsidRDefault="007C71EE">
      <w:pPr>
        <w:pStyle w:val="a"/>
        <w:rPr>
          <w:rtl/>
        </w:rPr>
      </w:pPr>
    </w:p>
    <w:p w14:paraId="59BD83EE" w14:textId="77777777" w:rsidR="00000000" w:rsidRDefault="007C71EE">
      <w:pPr>
        <w:pStyle w:val="a"/>
        <w:rPr>
          <w:rFonts w:hint="cs"/>
          <w:rtl/>
        </w:rPr>
      </w:pPr>
      <w:r>
        <w:rPr>
          <w:rFonts w:hint="cs"/>
          <w:rtl/>
        </w:rPr>
        <w:t>אתה יודע מה, בשואה ראינו את הרחמנות של הברית החדשה. עד היום מזילים דמעה מרוב התרגשות, כשנזכרים</w:t>
      </w:r>
      <w:r>
        <w:rPr>
          <w:rFonts w:hint="cs"/>
          <w:rtl/>
        </w:rPr>
        <w:t xml:space="preserve"> בהם. </w:t>
      </w:r>
    </w:p>
    <w:p w14:paraId="567B1B4D" w14:textId="77777777" w:rsidR="00000000" w:rsidRDefault="007C71EE">
      <w:pPr>
        <w:pStyle w:val="a"/>
        <w:rPr>
          <w:rFonts w:hint="cs"/>
          <w:rtl/>
        </w:rPr>
      </w:pPr>
    </w:p>
    <w:p w14:paraId="4BD32AA5" w14:textId="77777777" w:rsidR="00000000" w:rsidRDefault="007C71EE">
      <w:pPr>
        <w:pStyle w:val="ad"/>
        <w:rPr>
          <w:rtl/>
        </w:rPr>
      </w:pPr>
      <w:r>
        <w:rPr>
          <w:rtl/>
        </w:rPr>
        <w:t>היו"ר מוחמד ברכה:</w:t>
      </w:r>
    </w:p>
    <w:p w14:paraId="7F17D554" w14:textId="77777777" w:rsidR="00000000" w:rsidRDefault="007C71EE">
      <w:pPr>
        <w:pStyle w:val="a"/>
        <w:rPr>
          <w:rtl/>
        </w:rPr>
      </w:pPr>
    </w:p>
    <w:p w14:paraId="505FEC1A" w14:textId="77777777" w:rsidR="00000000" w:rsidRDefault="007C71EE">
      <w:pPr>
        <w:pStyle w:val="a"/>
        <w:rPr>
          <w:rFonts w:hint="cs"/>
          <w:rtl/>
        </w:rPr>
      </w:pPr>
      <w:r>
        <w:rPr>
          <w:rFonts w:hint="cs"/>
          <w:rtl/>
        </w:rPr>
        <w:t>בשואה לא פעלו מתוך הברית החדשה, חבר הכנסת כהן.</w:t>
      </w:r>
    </w:p>
    <w:p w14:paraId="0AF19391" w14:textId="77777777" w:rsidR="00000000" w:rsidRDefault="007C71EE">
      <w:pPr>
        <w:pStyle w:val="a"/>
        <w:rPr>
          <w:rFonts w:hint="cs"/>
          <w:rtl/>
        </w:rPr>
      </w:pPr>
    </w:p>
    <w:p w14:paraId="70B6C74A" w14:textId="77777777" w:rsidR="00000000" w:rsidRDefault="007C71EE">
      <w:pPr>
        <w:pStyle w:val="SpeakerCon"/>
        <w:rPr>
          <w:rtl/>
        </w:rPr>
      </w:pPr>
      <w:bookmarkStart w:id="1721" w:name="FS000000580T27_05_2003_18_47_22C"/>
      <w:bookmarkEnd w:id="1721"/>
      <w:r>
        <w:rPr>
          <w:rtl/>
        </w:rPr>
        <w:t>יצחק כהן (ש"ס):</w:t>
      </w:r>
    </w:p>
    <w:p w14:paraId="2F0842C4" w14:textId="77777777" w:rsidR="00000000" w:rsidRDefault="007C71EE">
      <w:pPr>
        <w:pStyle w:val="a"/>
        <w:rPr>
          <w:rtl/>
        </w:rPr>
      </w:pPr>
    </w:p>
    <w:p w14:paraId="6AF62DCB" w14:textId="77777777" w:rsidR="00000000" w:rsidRDefault="007C71EE">
      <w:pPr>
        <w:pStyle w:val="a"/>
        <w:rPr>
          <w:rFonts w:hint="cs"/>
          <w:rtl/>
        </w:rPr>
      </w:pPr>
      <w:r>
        <w:rPr>
          <w:rFonts w:hint="cs"/>
          <w:rtl/>
        </w:rPr>
        <w:t>לא, יוסי יודע בדיוק למה אני מתכוון.</w:t>
      </w:r>
    </w:p>
    <w:p w14:paraId="0147C7BA" w14:textId="77777777" w:rsidR="00000000" w:rsidRDefault="007C71EE">
      <w:pPr>
        <w:pStyle w:val="a"/>
        <w:rPr>
          <w:rFonts w:hint="cs"/>
          <w:rtl/>
        </w:rPr>
      </w:pPr>
    </w:p>
    <w:p w14:paraId="39C5CB2A" w14:textId="77777777" w:rsidR="00000000" w:rsidRDefault="007C71EE">
      <w:pPr>
        <w:pStyle w:val="ad"/>
        <w:rPr>
          <w:rtl/>
        </w:rPr>
      </w:pPr>
      <w:r>
        <w:rPr>
          <w:rtl/>
        </w:rPr>
        <w:t>היו"ר מוחמד ברכה:</w:t>
      </w:r>
    </w:p>
    <w:p w14:paraId="740FE49F" w14:textId="77777777" w:rsidR="00000000" w:rsidRDefault="007C71EE">
      <w:pPr>
        <w:pStyle w:val="a"/>
        <w:rPr>
          <w:rtl/>
        </w:rPr>
      </w:pPr>
    </w:p>
    <w:p w14:paraId="20C28F51" w14:textId="77777777" w:rsidR="00000000" w:rsidRDefault="007C71EE">
      <w:pPr>
        <w:pStyle w:val="a"/>
        <w:ind w:firstLine="0"/>
        <w:rPr>
          <w:rFonts w:hint="cs"/>
          <w:rtl/>
        </w:rPr>
      </w:pPr>
      <w:r>
        <w:rPr>
          <w:rFonts w:hint="cs"/>
          <w:rtl/>
        </w:rPr>
        <w:tab/>
        <w:t>פעלו מתוך חשיבה גזענית - - -</w:t>
      </w:r>
    </w:p>
    <w:p w14:paraId="6300CB19" w14:textId="77777777" w:rsidR="00000000" w:rsidRDefault="007C71EE">
      <w:pPr>
        <w:pStyle w:val="a"/>
        <w:ind w:firstLine="0"/>
        <w:rPr>
          <w:rFonts w:hint="cs"/>
          <w:rtl/>
        </w:rPr>
      </w:pPr>
    </w:p>
    <w:p w14:paraId="307C7286" w14:textId="77777777" w:rsidR="00000000" w:rsidRDefault="007C71EE">
      <w:pPr>
        <w:pStyle w:val="SpeakerCon"/>
        <w:rPr>
          <w:rtl/>
        </w:rPr>
      </w:pPr>
      <w:bookmarkStart w:id="1722" w:name="FS000000580T27_05_2003_18_47_51C"/>
      <w:bookmarkEnd w:id="1722"/>
      <w:r>
        <w:rPr>
          <w:rtl/>
        </w:rPr>
        <w:t>יצחק כהן (ש"ס):</w:t>
      </w:r>
    </w:p>
    <w:p w14:paraId="31423C7F" w14:textId="77777777" w:rsidR="00000000" w:rsidRDefault="007C71EE">
      <w:pPr>
        <w:pStyle w:val="a"/>
        <w:rPr>
          <w:rtl/>
        </w:rPr>
      </w:pPr>
    </w:p>
    <w:p w14:paraId="5517A85B" w14:textId="77777777" w:rsidR="00000000" w:rsidRDefault="007C71EE">
      <w:pPr>
        <w:pStyle w:val="a"/>
        <w:rPr>
          <w:rFonts w:hint="cs"/>
          <w:rtl/>
        </w:rPr>
      </w:pPr>
      <w:r>
        <w:rPr>
          <w:rFonts w:hint="cs"/>
          <w:rtl/>
        </w:rPr>
        <w:t>אז רחמנים -  בהמשך למחיקת הזהות היהודית של המדינה היהודית בא</w:t>
      </w:r>
      <w:r>
        <w:rPr>
          <w:rFonts w:hint="cs"/>
          <w:rtl/>
        </w:rPr>
        <w:t xml:space="preserve">רץ-ישראל, כפי שהכריז עליה דוד בן-גוריון </w:t>
      </w:r>
      <w:r>
        <w:rPr>
          <w:rtl/>
        </w:rPr>
        <w:t>–</w:t>
      </w:r>
      <w:r>
        <w:rPr>
          <w:rFonts w:hint="cs"/>
          <w:rtl/>
        </w:rPr>
        <w:t xml:space="preserve"> אין רחמנות בתוכנית אכזרית כזאת: להרעיב ילדים; ללכת ליולדת ולקחת לה את הפרוטות הראשונות שמאפשרות לה להתארגן בתור יולדת; לפגוע בקשישים סיעודיים, להוריד להם 50% מהתקציב הסיעודי שלהם; ללכת לזוגות צעירים, שכמעט רכשו דיר</w:t>
      </w:r>
      <w:r>
        <w:rPr>
          <w:rFonts w:hint="cs"/>
          <w:rtl/>
        </w:rPr>
        <w:t xml:space="preserve">ה בזכות אותו מענק, ולמחוק להם את המענק הזה </w:t>
      </w:r>
      <w:r>
        <w:rPr>
          <w:rtl/>
        </w:rPr>
        <w:t>–</w:t>
      </w:r>
      <w:r>
        <w:rPr>
          <w:rFonts w:hint="cs"/>
          <w:rtl/>
        </w:rPr>
        <w:t xml:space="preserve"> למה? זה כלכלי? מישהו יסביר לי שזה כלכלי? פרופסור יולי תמיר, זה כלכלי? הלוא אומרים שבישראל הבנייה היא הקטר שמוביל את הצמיחה. אם הולכים לבלום אותו, זה לא כלכלי. כשמוחקים את המענקים, זה הורס את ענף הבנייה, אבל שוב,</w:t>
      </w:r>
      <w:r>
        <w:rPr>
          <w:rFonts w:hint="cs"/>
          <w:rtl/>
        </w:rPr>
        <w:t xml:space="preserve"> הם אכזרים, לא רחמנים </w:t>
      </w:r>
      <w:r>
        <w:rPr>
          <w:rtl/>
        </w:rPr>
        <w:t>–</w:t>
      </w:r>
      <w:r>
        <w:rPr>
          <w:rFonts w:hint="cs"/>
          <w:rtl/>
        </w:rPr>
        <w:t xml:space="preserve"> בהמשך למחיקת הזהות היהודית.</w:t>
      </w:r>
    </w:p>
    <w:p w14:paraId="07A28B32" w14:textId="77777777" w:rsidR="00000000" w:rsidRDefault="007C71EE">
      <w:pPr>
        <w:pStyle w:val="a"/>
        <w:rPr>
          <w:rFonts w:hint="cs"/>
          <w:rtl/>
        </w:rPr>
      </w:pPr>
    </w:p>
    <w:p w14:paraId="01C2B25E" w14:textId="77777777" w:rsidR="00000000" w:rsidRDefault="007C71EE">
      <w:pPr>
        <w:pStyle w:val="a"/>
        <w:rPr>
          <w:rFonts w:hint="cs"/>
          <w:rtl/>
        </w:rPr>
      </w:pPr>
      <w:r>
        <w:rPr>
          <w:rFonts w:hint="cs"/>
          <w:rtl/>
        </w:rPr>
        <w:t xml:space="preserve">ביישנים? איבדו כל בושה. תתביישו קצת, תתביישו. מגישים תוכנית של איחוד רשויות, ולכאורה זה נראה בסדר, אבל בכמה רשויות מסתבר שיש חברים, וטוב שיש חברים. אז כפר-ורדים לא מתאחד עם שלמה בוחבוט </w:t>
      </w:r>
      <w:r>
        <w:rPr>
          <w:rtl/>
        </w:rPr>
        <w:t>–</w:t>
      </w:r>
      <w:r>
        <w:rPr>
          <w:rFonts w:hint="cs"/>
          <w:rtl/>
        </w:rPr>
        <w:t xml:space="preserve"> מעלות-תרשיחא. זו</w:t>
      </w:r>
      <w:r>
        <w:rPr>
          <w:rFonts w:hint="cs"/>
          <w:rtl/>
        </w:rPr>
        <w:t xml:space="preserve">, כנראה, מחט בבשר החי אצלם. עומר </w:t>
      </w:r>
      <w:r>
        <w:rPr>
          <w:rtl/>
        </w:rPr>
        <w:t>–</w:t>
      </w:r>
      <w:r>
        <w:rPr>
          <w:rFonts w:hint="cs"/>
          <w:rtl/>
        </w:rPr>
        <w:t xml:space="preserve"> באופן טבעי שכונה של באר-שבע, אבל לא, יש לה מבנה ואופי שונים. זה לא איחוד אינטגרטיבי, כמו שאומר שר הפנים פורז; זה משהו אחר, זה איחוד כלכלי, והם לא מתאימים לאוכלוסייה של באר-שבע. סביון, נווה-מונוסון לאור-יהודה? מאן דכר שמיה</w:t>
      </w:r>
      <w:r>
        <w:rPr>
          <w:rFonts w:hint="cs"/>
          <w:rtl/>
        </w:rPr>
        <w:t xml:space="preserve">. מה קרה לכם? אתם השתגעתם? </w:t>
      </w:r>
    </w:p>
    <w:p w14:paraId="25417247" w14:textId="77777777" w:rsidR="00000000" w:rsidRDefault="007C71EE">
      <w:pPr>
        <w:pStyle w:val="a"/>
        <w:rPr>
          <w:rFonts w:hint="cs"/>
          <w:rtl/>
        </w:rPr>
      </w:pPr>
    </w:p>
    <w:p w14:paraId="5AC9D520" w14:textId="77777777" w:rsidR="00000000" w:rsidRDefault="007C71EE">
      <w:pPr>
        <w:pStyle w:val="ac"/>
        <w:rPr>
          <w:rtl/>
        </w:rPr>
      </w:pPr>
      <w:r>
        <w:rPr>
          <w:rFonts w:hint="eastAsia"/>
          <w:rtl/>
        </w:rPr>
        <w:t>יצחק</w:t>
      </w:r>
      <w:r>
        <w:rPr>
          <w:rtl/>
        </w:rPr>
        <w:t xml:space="preserve"> וקנין (ש"ס):</w:t>
      </w:r>
    </w:p>
    <w:p w14:paraId="0C021A79" w14:textId="77777777" w:rsidR="00000000" w:rsidRDefault="007C71EE">
      <w:pPr>
        <w:pStyle w:val="a"/>
        <w:rPr>
          <w:rFonts w:hint="cs"/>
          <w:rtl/>
        </w:rPr>
      </w:pPr>
    </w:p>
    <w:p w14:paraId="47BE525F" w14:textId="77777777" w:rsidR="00000000" w:rsidRDefault="007C71EE">
      <w:pPr>
        <w:pStyle w:val="a"/>
        <w:rPr>
          <w:rFonts w:hint="cs"/>
          <w:rtl/>
        </w:rPr>
      </w:pPr>
      <w:r>
        <w:rPr>
          <w:rFonts w:hint="cs"/>
          <w:rtl/>
        </w:rPr>
        <w:t>עד שייפול האסימון ייקח להם הרבה זמן.</w:t>
      </w:r>
    </w:p>
    <w:p w14:paraId="6B6AEC1D" w14:textId="77777777" w:rsidR="00000000" w:rsidRDefault="007C71EE">
      <w:pPr>
        <w:pStyle w:val="a"/>
        <w:rPr>
          <w:rFonts w:hint="cs"/>
          <w:rtl/>
        </w:rPr>
      </w:pPr>
    </w:p>
    <w:p w14:paraId="7FF0FA0F" w14:textId="77777777" w:rsidR="00000000" w:rsidRDefault="007C71EE">
      <w:pPr>
        <w:pStyle w:val="SpeakerCon"/>
        <w:rPr>
          <w:rtl/>
        </w:rPr>
      </w:pPr>
      <w:bookmarkStart w:id="1723" w:name="FS000000580T27_05_2003_18_57_08C"/>
      <w:bookmarkEnd w:id="1723"/>
      <w:r>
        <w:rPr>
          <w:rtl/>
        </w:rPr>
        <w:t>יצחק כהן (ש"ס):</w:t>
      </w:r>
    </w:p>
    <w:p w14:paraId="5AB61672" w14:textId="77777777" w:rsidR="00000000" w:rsidRDefault="007C71EE">
      <w:pPr>
        <w:pStyle w:val="a"/>
        <w:rPr>
          <w:rtl/>
        </w:rPr>
      </w:pPr>
    </w:p>
    <w:p w14:paraId="1687FD24" w14:textId="77777777" w:rsidR="00000000" w:rsidRDefault="007C71EE">
      <w:pPr>
        <w:pStyle w:val="a"/>
        <w:rPr>
          <w:rFonts w:hint="cs"/>
          <w:rtl/>
        </w:rPr>
      </w:pPr>
      <w:r>
        <w:rPr>
          <w:rFonts w:hint="cs"/>
          <w:rtl/>
        </w:rPr>
        <w:t xml:space="preserve">אין טיפת בושה. </w:t>
      </w:r>
    </w:p>
    <w:p w14:paraId="7A070CDD" w14:textId="77777777" w:rsidR="00000000" w:rsidRDefault="007C71EE">
      <w:pPr>
        <w:pStyle w:val="a"/>
        <w:rPr>
          <w:rtl/>
        </w:rPr>
      </w:pPr>
    </w:p>
    <w:p w14:paraId="7B8582BA" w14:textId="77777777" w:rsidR="00000000" w:rsidRDefault="007C71EE">
      <w:pPr>
        <w:pStyle w:val="a"/>
        <w:rPr>
          <w:rFonts w:hint="cs"/>
          <w:rtl/>
        </w:rPr>
      </w:pPr>
    </w:p>
    <w:p w14:paraId="4BF510EE" w14:textId="77777777" w:rsidR="00000000" w:rsidRDefault="007C71EE">
      <w:pPr>
        <w:pStyle w:val="a"/>
        <w:rPr>
          <w:rFonts w:hint="cs"/>
          <w:rtl/>
        </w:rPr>
      </w:pPr>
      <w:r>
        <w:rPr>
          <w:rFonts w:hint="cs"/>
          <w:rtl/>
        </w:rPr>
        <w:t>עכשיו יש הנושא של מס הכנסה ביישובים. גם פה טוב שיש חברים. סגן שר הביטחון, רמת-הנגב, למשל, נמצאת באמצע, בין באר-שבע לערבה. תסביר לי איזה</w:t>
      </w:r>
      <w:r>
        <w:rPr>
          <w:rFonts w:hint="cs"/>
          <w:rtl/>
        </w:rPr>
        <w:t xml:space="preserve"> היגיון כלכלי יש,  חוץ מזה שאין לכם טיפת בושה,  לומר לרמת-הנגב </w:t>
      </w:r>
      <w:r>
        <w:rPr>
          <w:rtl/>
        </w:rPr>
        <w:t>–</w:t>
      </w:r>
      <w:r>
        <w:rPr>
          <w:rFonts w:hint="cs"/>
          <w:rtl/>
        </w:rPr>
        <w:t xml:space="preserve"> כן, לערבה </w:t>
      </w:r>
      <w:r>
        <w:rPr>
          <w:rtl/>
        </w:rPr>
        <w:t>–</w:t>
      </w:r>
      <w:r>
        <w:rPr>
          <w:rFonts w:hint="cs"/>
          <w:rtl/>
        </w:rPr>
        <w:t xml:space="preserve"> לא; לרמת-הנגב </w:t>
      </w:r>
      <w:r>
        <w:rPr>
          <w:rtl/>
        </w:rPr>
        <w:t>–</w:t>
      </w:r>
      <w:r>
        <w:rPr>
          <w:rFonts w:hint="cs"/>
          <w:rtl/>
        </w:rPr>
        <w:t xml:space="preserve"> כן, לבאר-שבע </w:t>
      </w:r>
      <w:r>
        <w:rPr>
          <w:rtl/>
        </w:rPr>
        <w:t>–</w:t>
      </w:r>
      <w:r>
        <w:rPr>
          <w:rFonts w:hint="cs"/>
          <w:rtl/>
        </w:rPr>
        <w:t xml:space="preserve"> לא. תסביר לי. נשארה לכם טיפת בושה? אתם גם לא ביישנים. זה מעבר לחוצפה. זו כבר שחיתות. כפר-ורדים.</w:t>
      </w:r>
    </w:p>
    <w:p w14:paraId="139761F1" w14:textId="77777777" w:rsidR="00000000" w:rsidRDefault="007C71EE">
      <w:pPr>
        <w:pStyle w:val="a"/>
        <w:rPr>
          <w:rFonts w:hint="cs"/>
          <w:rtl/>
        </w:rPr>
      </w:pPr>
    </w:p>
    <w:p w14:paraId="3195081C" w14:textId="77777777" w:rsidR="00000000" w:rsidRDefault="007C71EE">
      <w:pPr>
        <w:pStyle w:val="ac"/>
        <w:rPr>
          <w:rtl/>
        </w:rPr>
      </w:pPr>
      <w:r>
        <w:rPr>
          <w:rFonts w:hint="eastAsia"/>
          <w:rtl/>
        </w:rPr>
        <w:t>יצחק</w:t>
      </w:r>
      <w:r>
        <w:rPr>
          <w:rtl/>
        </w:rPr>
        <w:t xml:space="preserve"> וקנין (ש"ס):</w:t>
      </w:r>
    </w:p>
    <w:p w14:paraId="3D64DE6F" w14:textId="77777777" w:rsidR="00000000" w:rsidRDefault="007C71EE">
      <w:pPr>
        <w:pStyle w:val="a"/>
        <w:rPr>
          <w:rFonts w:hint="cs"/>
          <w:rtl/>
        </w:rPr>
      </w:pPr>
    </w:p>
    <w:p w14:paraId="61B60E01" w14:textId="77777777" w:rsidR="00000000" w:rsidRDefault="007C71EE">
      <w:pPr>
        <w:pStyle w:val="a"/>
        <w:rPr>
          <w:rFonts w:hint="cs"/>
          <w:rtl/>
        </w:rPr>
      </w:pPr>
      <w:r>
        <w:rPr>
          <w:rFonts w:hint="cs"/>
          <w:rtl/>
        </w:rPr>
        <w:t>זה בהמשך - - -</w:t>
      </w:r>
    </w:p>
    <w:p w14:paraId="204439B8" w14:textId="77777777" w:rsidR="00000000" w:rsidRDefault="007C71EE">
      <w:pPr>
        <w:pStyle w:val="a"/>
        <w:rPr>
          <w:rFonts w:hint="cs"/>
          <w:rtl/>
        </w:rPr>
      </w:pPr>
    </w:p>
    <w:p w14:paraId="74671D42" w14:textId="77777777" w:rsidR="00000000" w:rsidRDefault="007C71EE">
      <w:pPr>
        <w:pStyle w:val="SpeakerCon"/>
        <w:rPr>
          <w:rtl/>
        </w:rPr>
      </w:pPr>
      <w:bookmarkStart w:id="1724" w:name="FS000000580T27_05_2003_19_00_56C"/>
      <w:bookmarkEnd w:id="1724"/>
      <w:r>
        <w:rPr>
          <w:rtl/>
        </w:rPr>
        <w:t>יצחק כהן (ש"ס):</w:t>
      </w:r>
    </w:p>
    <w:p w14:paraId="32DA6FE1" w14:textId="77777777" w:rsidR="00000000" w:rsidRDefault="007C71EE">
      <w:pPr>
        <w:pStyle w:val="a"/>
        <w:rPr>
          <w:rtl/>
        </w:rPr>
      </w:pPr>
    </w:p>
    <w:p w14:paraId="0102CACE" w14:textId="77777777" w:rsidR="00000000" w:rsidRDefault="007C71EE">
      <w:pPr>
        <w:pStyle w:val="a"/>
        <w:rPr>
          <w:rFonts w:hint="cs"/>
          <w:rtl/>
        </w:rPr>
      </w:pPr>
      <w:r>
        <w:rPr>
          <w:rFonts w:hint="cs"/>
          <w:rtl/>
        </w:rPr>
        <w:t xml:space="preserve">כפר-ורדים </w:t>
      </w:r>
      <w:r>
        <w:rPr>
          <w:rtl/>
        </w:rPr>
        <w:t>–</w:t>
      </w:r>
      <w:r>
        <w:rPr>
          <w:rFonts w:hint="cs"/>
          <w:rtl/>
        </w:rPr>
        <w:t xml:space="preserve"> המיליונרים האלה,  חתך סוציו-אקונומי כזה, אפשר ממש להזיל דמעה </w:t>
      </w:r>
      <w:r>
        <w:rPr>
          <w:rtl/>
        </w:rPr>
        <w:t>–</w:t>
      </w:r>
      <w:r>
        <w:rPr>
          <w:rFonts w:hint="cs"/>
          <w:rtl/>
        </w:rPr>
        <w:t xml:space="preserve"> קיבל 13%. אוי לה לאותה בושה. אבל אין להם בושה, איציק. איציק,  אין להם בושה, איבדו את הבושה. אין בושה. </w:t>
      </w:r>
    </w:p>
    <w:p w14:paraId="632AFFEC" w14:textId="77777777" w:rsidR="00000000" w:rsidRDefault="007C71EE">
      <w:pPr>
        <w:pStyle w:val="a"/>
        <w:rPr>
          <w:rFonts w:hint="cs"/>
          <w:rtl/>
        </w:rPr>
      </w:pPr>
    </w:p>
    <w:p w14:paraId="03A8FEB2" w14:textId="77777777" w:rsidR="00000000" w:rsidRDefault="007C71EE">
      <w:pPr>
        <w:pStyle w:val="a"/>
        <w:rPr>
          <w:rFonts w:hint="cs"/>
          <w:rtl/>
        </w:rPr>
      </w:pPr>
      <w:r>
        <w:rPr>
          <w:rFonts w:hint="cs"/>
          <w:rtl/>
        </w:rPr>
        <w:t xml:space="preserve">וגומלי חסדים? כל מפעל של גמילות חסד </w:t>
      </w:r>
      <w:r>
        <w:rPr>
          <w:rtl/>
        </w:rPr>
        <w:t>–</w:t>
      </w:r>
      <w:r>
        <w:rPr>
          <w:rFonts w:hint="cs"/>
          <w:rtl/>
        </w:rPr>
        <w:t xml:space="preserve"> הלכו והרסו אותו, הלכו ורדפו אותו. עומד</w:t>
      </w:r>
      <w:r>
        <w:rPr>
          <w:rFonts w:hint="cs"/>
          <w:rtl/>
        </w:rPr>
        <w:t xml:space="preserve"> לו ראש הממשלה - - - </w:t>
      </w:r>
    </w:p>
    <w:p w14:paraId="053F9835" w14:textId="77777777" w:rsidR="00000000" w:rsidRDefault="007C71EE">
      <w:pPr>
        <w:pStyle w:val="a"/>
        <w:rPr>
          <w:rFonts w:hint="cs"/>
          <w:rtl/>
        </w:rPr>
      </w:pPr>
    </w:p>
    <w:p w14:paraId="73BEDCCD" w14:textId="77777777" w:rsidR="00000000" w:rsidRDefault="007C71EE">
      <w:pPr>
        <w:pStyle w:val="ac"/>
        <w:rPr>
          <w:rtl/>
        </w:rPr>
      </w:pPr>
      <w:r>
        <w:rPr>
          <w:rFonts w:hint="eastAsia"/>
          <w:rtl/>
        </w:rPr>
        <w:t>דוד</w:t>
      </w:r>
      <w:r>
        <w:rPr>
          <w:rtl/>
        </w:rPr>
        <w:t xml:space="preserve"> טל (עם אחד):</w:t>
      </w:r>
    </w:p>
    <w:p w14:paraId="7C29A379" w14:textId="77777777" w:rsidR="00000000" w:rsidRDefault="007C71EE">
      <w:pPr>
        <w:pStyle w:val="a"/>
        <w:rPr>
          <w:rFonts w:hint="cs"/>
          <w:rtl/>
        </w:rPr>
      </w:pPr>
    </w:p>
    <w:p w14:paraId="647154A9" w14:textId="77777777" w:rsidR="00000000" w:rsidRDefault="007C71EE">
      <w:pPr>
        <w:pStyle w:val="a"/>
        <w:rPr>
          <w:rFonts w:hint="cs"/>
          <w:rtl/>
        </w:rPr>
      </w:pPr>
      <w:r>
        <w:rPr>
          <w:rFonts w:hint="cs"/>
          <w:rtl/>
        </w:rPr>
        <w:t>אתה יכול לתת דוגמה, חבר הכנסת כהן?</w:t>
      </w:r>
    </w:p>
    <w:p w14:paraId="6AC9D366" w14:textId="77777777" w:rsidR="00000000" w:rsidRDefault="007C71EE">
      <w:pPr>
        <w:pStyle w:val="a"/>
        <w:rPr>
          <w:rFonts w:hint="cs"/>
          <w:rtl/>
        </w:rPr>
      </w:pPr>
    </w:p>
    <w:p w14:paraId="5BBFE17F" w14:textId="77777777" w:rsidR="00000000" w:rsidRDefault="007C71EE">
      <w:pPr>
        <w:pStyle w:val="SpeakerCon"/>
        <w:rPr>
          <w:rtl/>
        </w:rPr>
      </w:pPr>
      <w:bookmarkStart w:id="1725" w:name="FS000000580T27_05_2003_19_03_44C"/>
      <w:bookmarkEnd w:id="1725"/>
      <w:r>
        <w:rPr>
          <w:rtl/>
        </w:rPr>
        <w:t>יצחק כהן (ש"ס):</w:t>
      </w:r>
    </w:p>
    <w:p w14:paraId="6B3A9F46" w14:textId="77777777" w:rsidR="00000000" w:rsidRDefault="007C71EE">
      <w:pPr>
        <w:pStyle w:val="a"/>
        <w:rPr>
          <w:rtl/>
        </w:rPr>
      </w:pPr>
    </w:p>
    <w:p w14:paraId="42FD2DFA" w14:textId="77777777" w:rsidR="00000000" w:rsidRDefault="007C71EE">
      <w:pPr>
        <w:pStyle w:val="a"/>
        <w:rPr>
          <w:rFonts w:hint="cs"/>
          <w:rtl/>
        </w:rPr>
      </w:pPr>
      <w:r>
        <w:rPr>
          <w:rFonts w:hint="cs"/>
          <w:rtl/>
        </w:rPr>
        <w:t>הדוגמה הכי פשוטה שאפשר היה להתפאר בה - מדינת ישראל קבעה בחוק הסיעוד את הדבר הכי מפואר שהיה פה, שזקן יכול לחיות בכבוד למרות מצבו הפיזי המוגבל. סיעודי שקיבל עשר שעו</w:t>
      </w:r>
      <w:r>
        <w:rPr>
          <w:rFonts w:hint="cs"/>
          <w:rtl/>
        </w:rPr>
        <w:t>ת, מורידים לו חמש שעות. זאת אומרת, חמש שעות ימות, חמש שעות יחיה. אולי סגן שר הביטחון יתנדב להחליף לו טיטולים.</w:t>
      </w:r>
    </w:p>
    <w:p w14:paraId="05D998E1" w14:textId="77777777" w:rsidR="00000000" w:rsidRDefault="007C71EE">
      <w:pPr>
        <w:pStyle w:val="a"/>
        <w:rPr>
          <w:rFonts w:hint="cs"/>
          <w:rtl/>
        </w:rPr>
      </w:pPr>
    </w:p>
    <w:p w14:paraId="07CAA70A" w14:textId="77777777" w:rsidR="00000000" w:rsidRDefault="007C71EE">
      <w:pPr>
        <w:pStyle w:val="ac"/>
        <w:rPr>
          <w:rtl/>
        </w:rPr>
      </w:pPr>
      <w:r>
        <w:rPr>
          <w:rFonts w:hint="eastAsia"/>
          <w:rtl/>
        </w:rPr>
        <w:t>קריאה</w:t>
      </w:r>
      <w:r>
        <w:rPr>
          <w:rtl/>
        </w:rPr>
        <w:t>:</w:t>
      </w:r>
    </w:p>
    <w:p w14:paraId="0476E010" w14:textId="77777777" w:rsidR="00000000" w:rsidRDefault="007C71EE">
      <w:pPr>
        <w:pStyle w:val="a"/>
        <w:rPr>
          <w:rFonts w:hint="cs"/>
          <w:rtl/>
        </w:rPr>
      </w:pPr>
    </w:p>
    <w:p w14:paraId="5F7E667B" w14:textId="77777777" w:rsidR="00000000" w:rsidRDefault="007C71EE">
      <w:pPr>
        <w:pStyle w:val="a"/>
        <w:rPr>
          <w:rFonts w:hint="cs"/>
          <w:rtl/>
        </w:rPr>
      </w:pPr>
      <w:r>
        <w:rPr>
          <w:rFonts w:hint="cs"/>
          <w:rtl/>
        </w:rPr>
        <w:t>- - -</w:t>
      </w:r>
    </w:p>
    <w:p w14:paraId="0F2E5E05" w14:textId="77777777" w:rsidR="00000000" w:rsidRDefault="007C71EE">
      <w:pPr>
        <w:pStyle w:val="a"/>
        <w:rPr>
          <w:rFonts w:hint="cs"/>
          <w:rtl/>
        </w:rPr>
      </w:pPr>
    </w:p>
    <w:p w14:paraId="00D9976C" w14:textId="77777777" w:rsidR="00000000" w:rsidRDefault="007C71EE">
      <w:pPr>
        <w:pStyle w:val="SpeakerCon"/>
        <w:rPr>
          <w:rtl/>
        </w:rPr>
      </w:pPr>
      <w:bookmarkStart w:id="1726" w:name="FS000000580T27_05_2003_19_08_27C"/>
      <w:bookmarkEnd w:id="1726"/>
      <w:r>
        <w:rPr>
          <w:rtl/>
        </w:rPr>
        <w:t>יצחק כהן (ש"ס):</w:t>
      </w:r>
    </w:p>
    <w:p w14:paraId="3692C727" w14:textId="77777777" w:rsidR="00000000" w:rsidRDefault="007C71EE">
      <w:pPr>
        <w:pStyle w:val="a"/>
        <w:rPr>
          <w:rtl/>
        </w:rPr>
      </w:pPr>
    </w:p>
    <w:p w14:paraId="37EEF07F" w14:textId="77777777" w:rsidR="00000000" w:rsidRDefault="007C71EE">
      <w:pPr>
        <w:pStyle w:val="a"/>
        <w:rPr>
          <w:rFonts w:hint="cs"/>
          <w:rtl/>
        </w:rPr>
      </w:pPr>
      <w:r>
        <w:rPr>
          <w:rFonts w:hint="cs"/>
          <w:rtl/>
        </w:rPr>
        <w:t xml:space="preserve">לא יודע. </w:t>
      </w:r>
    </w:p>
    <w:p w14:paraId="648D0875" w14:textId="77777777" w:rsidR="00000000" w:rsidRDefault="007C71EE">
      <w:pPr>
        <w:pStyle w:val="a"/>
        <w:rPr>
          <w:rtl/>
        </w:rPr>
      </w:pPr>
    </w:p>
    <w:p w14:paraId="118A65EB" w14:textId="77777777" w:rsidR="00000000" w:rsidRDefault="007C71EE">
      <w:pPr>
        <w:pStyle w:val="a"/>
        <w:rPr>
          <w:rFonts w:hint="cs"/>
          <w:rtl/>
        </w:rPr>
      </w:pPr>
    </w:p>
    <w:p w14:paraId="0574B40D" w14:textId="77777777" w:rsidR="00000000" w:rsidRDefault="007C71EE">
      <w:pPr>
        <w:pStyle w:val="ac"/>
        <w:rPr>
          <w:rtl/>
        </w:rPr>
      </w:pPr>
      <w:r>
        <w:rPr>
          <w:rFonts w:hint="eastAsia"/>
          <w:rtl/>
        </w:rPr>
        <w:t>יצחק</w:t>
      </w:r>
      <w:r>
        <w:rPr>
          <w:rtl/>
        </w:rPr>
        <w:t xml:space="preserve"> וקנין (ש"ס):</w:t>
      </w:r>
    </w:p>
    <w:p w14:paraId="692C1BBB" w14:textId="77777777" w:rsidR="00000000" w:rsidRDefault="007C71EE">
      <w:pPr>
        <w:pStyle w:val="a"/>
        <w:rPr>
          <w:rFonts w:hint="cs"/>
          <w:rtl/>
        </w:rPr>
      </w:pPr>
    </w:p>
    <w:p w14:paraId="5C30B9EF" w14:textId="77777777" w:rsidR="00000000" w:rsidRDefault="007C71EE">
      <w:pPr>
        <w:pStyle w:val="a"/>
        <w:rPr>
          <w:rFonts w:hint="cs"/>
          <w:rtl/>
        </w:rPr>
      </w:pPr>
      <w:r>
        <w:rPr>
          <w:rFonts w:hint="cs"/>
          <w:rtl/>
        </w:rPr>
        <w:t>- - - לבתי-תמחוי, דע לך שהוציאו מכתב לכל הגופים שאין השנה תקציב.</w:t>
      </w:r>
    </w:p>
    <w:p w14:paraId="545A0055" w14:textId="77777777" w:rsidR="00000000" w:rsidRDefault="007C71EE">
      <w:pPr>
        <w:pStyle w:val="a"/>
        <w:rPr>
          <w:rFonts w:hint="cs"/>
          <w:rtl/>
        </w:rPr>
      </w:pPr>
    </w:p>
    <w:p w14:paraId="1BCB960C" w14:textId="77777777" w:rsidR="00000000" w:rsidRDefault="007C71EE">
      <w:pPr>
        <w:pStyle w:val="SpeakerCon"/>
        <w:rPr>
          <w:rtl/>
        </w:rPr>
      </w:pPr>
      <w:bookmarkStart w:id="1727" w:name="FS000000580T27_05_2003_19_10_38C"/>
      <w:bookmarkEnd w:id="1727"/>
      <w:r>
        <w:rPr>
          <w:rtl/>
        </w:rPr>
        <w:t>יצחק כהן (ש"ס):</w:t>
      </w:r>
    </w:p>
    <w:p w14:paraId="6C4803AD" w14:textId="77777777" w:rsidR="00000000" w:rsidRDefault="007C71EE">
      <w:pPr>
        <w:pStyle w:val="a"/>
        <w:rPr>
          <w:rtl/>
        </w:rPr>
      </w:pPr>
    </w:p>
    <w:p w14:paraId="21C20254" w14:textId="77777777" w:rsidR="00000000" w:rsidRDefault="007C71EE">
      <w:pPr>
        <w:pStyle w:val="a"/>
        <w:rPr>
          <w:rFonts w:hint="cs"/>
          <w:rtl/>
        </w:rPr>
      </w:pPr>
      <w:r>
        <w:rPr>
          <w:rFonts w:hint="cs"/>
          <w:rtl/>
        </w:rPr>
        <w:t xml:space="preserve">איציק, בחייה של אומה קורה שמנהיגים, במשך עשרות שנים, טועים. </w:t>
      </w:r>
    </w:p>
    <w:p w14:paraId="2AE01B5F" w14:textId="77777777" w:rsidR="00000000" w:rsidRDefault="007C71EE">
      <w:pPr>
        <w:pStyle w:val="a"/>
        <w:rPr>
          <w:rFonts w:hint="cs"/>
          <w:rtl/>
        </w:rPr>
      </w:pPr>
    </w:p>
    <w:p w14:paraId="7286D098" w14:textId="77777777" w:rsidR="00000000" w:rsidRDefault="007C71EE">
      <w:pPr>
        <w:pStyle w:val="ac"/>
        <w:rPr>
          <w:rtl/>
        </w:rPr>
      </w:pPr>
      <w:r>
        <w:rPr>
          <w:rFonts w:hint="eastAsia"/>
          <w:rtl/>
        </w:rPr>
        <w:t>יוסי</w:t>
      </w:r>
      <w:r>
        <w:rPr>
          <w:rtl/>
        </w:rPr>
        <w:t xml:space="preserve"> שריד (מרצ):</w:t>
      </w:r>
    </w:p>
    <w:p w14:paraId="38FD4331" w14:textId="77777777" w:rsidR="00000000" w:rsidRDefault="007C71EE">
      <w:pPr>
        <w:pStyle w:val="a"/>
        <w:rPr>
          <w:rFonts w:hint="cs"/>
          <w:rtl/>
        </w:rPr>
      </w:pPr>
    </w:p>
    <w:p w14:paraId="67077EE6" w14:textId="77777777" w:rsidR="00000000" w:rsidRDefault="007C71EE">
      <w:pPr>
        <w:pStyle w:val="a"/>
        <w:rPr>
          <w:rFonts w:hint="cs"/>
          <w:rtl/>
        </w:rPr>
      </w:pPr>
      <w:r>
        <w:rPr>
          <w:rFonts w:hint="cs"/>
          <w:rtl/>
        </w:rPr>
        <w:t>- - -</w:t>
      </w:r>
    </w:p>
    <w:p w14:paraId="259C1E10" w14:textId="77777777" w:rsidR="00000000" w:rsidRDefault="007C71EE">
      <w:pPr>
        <w:pStyle w:val="a"/>
        <w:rPr>
          <w:rFonts w:hint="cs"/>
          <w:rtl/>
        </w:rPr>
      </w:pPr>
    </w:p>
    <w:p w14:paraId="713A23DA" w14:textId="77777777" w:rsidR="00000000" w:rsidRDefault="007C71EE">
      <w:pPr>
        <w:pStyle w:val="ac"/>
        <w:rPr>
          <w:rtl/>
        </w:rPr>
      </w:pPr>
      <w:r>
        <w:rPr>
          <w:rFonts w:hint="eastAsia"/>
          <w:rtl/>
        </w:rPr>
        <w:t>דוד</w:t>
      </w:r>
      <w:r>
        <w:rPr>
          <w:rtl/>
        </w:rPr>
        <w:t xml:space="preserve"> טל (עם אחד):</w:t>
      </w:r>
    </w:p>
    <w:p w14:paraId="5E7E4C71" w14:textId="77777777" w:rsidR="00000000" w:rsidRDefault="007C71EE">
      <w:pPr>
        <w:pStyle w:val="a"/>
        <w:rPr>
          <w:rFonts w:hint="cs"/>
          <w:rtl/>
        </w:rPr>
      </w:pPr>
    </w:p>
    <w:p w14:paraId="2E477AC5" w14:textId="77777777" w:rsidR="00000000" w:rsidRDefault="007C71EE">
      <w:pPr>
        <w:pStyle w:val="a"/>
        <w:rPr>
          <w:rFonts w:hint="cs"/>
          <w:rtl/>
        </w:rPr>
      </w:pPr>
      <w:r>
        <w:rPr>
          <w:rFonts w:hint="cs"/>
          <w:rtl/>
        </w:rPr>
        <w:t>- - -</w:t>
      </w:r>
    </w:p>
    <w:p w14:paraId="073DAABE" w14:textId="77777777" w:rsidR="00000000" w:rsidRDefault="007C71EE">
      <w:pPr>
        <w:pStyle w:val="a"/>
        <w:rPr>
          <w:rFonts w:hint="cs"/>
          <w:rtl/>
        </w:rPr>
      </w:pPr>
    </w:p>
    <w:p w14:paraId="63CBDFF6" w14:textId="77777777" w:rsidR="00000000" w:rsidRDefault="007C71EE">
      <w:pPr>
        <w:pStyle w:val="SpeakerCon"/>
        <w:rPr>
          <w:rtl/>
        </w:rPr>
      </w:pPr>
      <w:bookmarkStart w:id="1728" w:name="FS000000580T27_05_2003_19_11_45C"/>
      <w:bookmarkEnd w:id="1728"/>
      <w:r>
        <w:rPr>
          <w:rtl/>
        </w:rPr>
        <w:t>יצחק כהן (ש"ס):</w:t>
      </w:r>
    </w:p>
    <w:p w14:paraId="1F5BCF43" w14:textId="77777777" w:rsidR="00000000" w:rsidRDefault="007C71EE">
      <w:pPr>
        <w:pStyle w:val="a"/>
        <w:rPr>
          <w:rtl/>
        </w:rPr>
      </w:pPr>
    </w:p>
    <w:p w14:paraId="202B1096" w14:textId="77777777" w:rsidR="00000000" w:rsidRDefault="007C71EE">
      <w:pPr>
        <w:pStyle w:val="a"/>
        <w:rPr>
          <w:rFonts w:hint="cs"/>
          <w:rtl/>
        </w:rPr>
      </w:pPr>
      <w:r>
        <w:rPr>
          <w:rFonts w:hint="cs"/>
          <w:rtl/>
        </w:rPr>
        <w:t xml:space="preserve">בימי חייה של אומה קורה שמנהיג, אחרי כל כך הרבה שנים, טועה. אז הוא קם, מודה בטעות. מה עושה מנהיג ביפן </w:t>
      </w:r>
      <w:r>
        <w:rPr>
          <w:rtl/>
        </w:rPr>
        <w:t>–</w:t>
      </w:r>
      <w:r>
        <w:rPr>
          <w:rFonts w:hint="cs"/>
          <w:rtl/>
        </w:rPr>
        <w:t xml:space="preserve"> אני לא רוצה להגיד לכם. </w:t>
      </w:r>
      <w:r>
        <w:rPr>
          <w:rFonts w:hint="cs"/>
          <w:rtl/>
        </w:rPr>
        <w:t>מה עשה מנחם בגין המנוח? לקח את הטעות שלו והלך להתבודד אתה עד יומו האחרון.</w:t>
      </w:r>
    </w:p>
    <w:p w14:paraId="2F281CC4" w14:textId="77777777" w:rsidR="00000000" w:rsidRDefault="007C71EE">
      <w:pPr>
        <w:pStyle w:val="a"/>
        <w:rPr>
          <w:rFonts w:hint="cs"/>
          <w:rtl/>
        </w:rPr>
      </w:pPr>
    </w:p>
    <w:p w14:paraId="30E44F9D" w14:textId="77777777" w:rsidR="00000000" w:rsidRDefault="007C71EE">
      <w:pPr>
        <w:pStyle w:val="a"/>
        <w:rPr>
          <w:rFonts w:hint="cs"/>
          <w:rtl/>
        </w:rPr>
      </w:pPr>
      <w:r>
        <w:rPr>
          <w:rFonts w:hint="cs"/>
          <w:rtl/>
        </w:rPr>
        <w:t>מה עושה אריאל שרון? הוא והתייצב אתמול מול פני האומה ואמר - שומו שמים, תקשיבו למה שהוא אמר, האיש שהוביל כיבושים, האיש שהוביל מלחמות, האיש ששפך דמים, תרתי משמע. מי לא זוכר שהוא רדף אח</w:t>
      </w:r>
      <w:r>
        <w:rPr>
          <w:rFonts w:hint="cs"/>
          <w:rtl/>
        </w:rPr>
        <w:t xml:space="preserve">רי כל מיקרופון ואמר: תרוצו לגבעות, תתפסו גבעות, כל גבעה שתתפסו, שלכם היא? האיש הזה אומר פתאום: הכיבוש רע. מה, אתם רוצים לשלוט על מיליון, 3 מיליונים? </w:t>
      </w:r>
    </w:p>
    <w:p w14:paraId="41CF0DA8" w14:textId="77777777" w:rsidR="00000000" w:rsidRDefault="007C71EE">
      <w:pPr>
        <w:pStyle w:val="a"/>
        <w:rPr>
          <w:rFonts w:hint="cs"/>
          <w:rtl/>
        </w:rPr>
      </w:pPr>
    </w:p>
    <w:p w14:paraId="3F4BB4C8" w14:textId="77777777" w:rsidR="00000000" w:rsidRDefault="007C71EE">
      <w:pPr>
        <w:pStyle w:val="ac"/>
        <w:rPr>
          <w:rtl/>
        </w:rPr>
      </w:pPr>
      <w:r>
        <w:rPr>
          <w:rFonts w:hint="eastAsia"/>
          <w:rtl/>
        </w:rPr>
        <w:t>דוד</w:t>
      </w:r>
      <w:r>
        <w:rPr>
          <w:rtl/>
        </w:rPr>
        <w:t xml:space="preserve"> טל (עם אחד):</w:t>
      </w:r>
    </w:p>
    <w:p w14:paraId="566332D3" w14:textId="77777777" w:rsidR="00000000" w:rsidRDefault="007C71EE">
      <w:pPr>
        <w:pStyle w:val="a"/>
        <w:rPr>
          <w:rFonts w:hint="cs"/>
          <w:rtl/>
        </w:rPr>
      </w:pPr>
    </w:p>
    <w:p w14:paraId="36A19E25" w14:textId="77777777" w:rsidR="00000000" w:rsidRDefault="007C71EE">
      <w:pPr>
        <w:pStyle w:val="a"/>
        <w:rPr>
          <w:rFonts w:hint="cs"/>
          <w:rtl/>
        </w:rPr>
      </w:pPr>
      <w:r>
        <w:rPr>
          <w:rFonts w:hint="cs"/>
          <w:rtl/>
        </w:rPr>
        <w:t>הוא חזר בו.</w:t>
      </w:r>
    </w:p>
    <w:p w14:paraId="713CD4F2" w14:textId="77777777" w:rsidR="00000000" w:rsidRDefault="007C71EE">
      <w:pPr>
        <w:pStyle w:val="a"/>
        <w:rPr>
          <w:rFonts w:hint="cs"/>
          <w:rtl/>
        </w:rPr>
      </w:pPr>
    </w:p>
    <w:p w14:paraId="45C22A25" w14:textId="77777777" w:rsidR="00000000" w:rsidRDefault="007C71EE">
      <w:pPr>
        <w:pStyle w:val="SpeakerCon"/>
        <w:rPr>
          <w:rtl/>
        </w:rPr>
      </w:pPr>
      <w:bookmarkStart w:id="1729" w:name="FS000000580T27_05_2003_19_15_38C"/>
      <w:bookmarkEnd w:id="1729"/>
      <w:r>
        <w:rPr>
          <w:rtl/>
        </w:rPr>
        <w:t>יצחק כהן (ש"ס):</w:t>
      </w:r>
    </w:p>
    <w:p w14:paraId="44D7AC60" w14:textId="77777777" w:rsidR="00000000" w:rsidRDefault="007C71EE">
      <w:pPr>
        <w:pStyle w:val="a"/>
        <w:rPr>
          <w:rtl/>
        </w:rPr>
      </w:pPr>
    </w:p>
    <w:p w14:paraId="20FCBE09" w14:textId="77777777" w:rsidR="00000000" w:rsidRDefault="007C71EE">
      <w:pPr>
        <w:pStyle w:val="a"/>
        <w:rPr>
          <w:rFonts w:hint="cs"/>
          <w:rtl/>
        </w:rPr>
      </w:pPr>
      <w:r>
        <w:rPr>
          <w:rFonts w:hint="cs"/>
          <w:rtl/>
        </w:rPr>
        <w:t>חזר בו? הוא אומר שהוא טעה.</w:t>
      </w:r>
    </w:p>
    <w:p w14:paraId="1B132CF9" w14:textId="77777777" w:rsidR="00000000" w:rsidRDefault="007C71EE">
      <w:pPr>
        <w:pStyle w:val="a"/>
        <w:rPr>
          <w:rFonts w:hint="cs"/>
          <w:rtl/>
        </w:rPr>
      </w:pPr>
    </w:p>
    <w:p w14:paraId="49B10DCB" w14:textId="77777777" w:rsidR="00000000" w:rsidRDefault="007C71EE">
      <w:pPr>
        <w:pStyle w:val="ac"/>
        <w:rPr>
          <w:rtl/>
        </w:rPr>
      </w:pPr>
      <w:r>
        <w:rPr>
          <w:rFonts w:hint="eastAsia"/>
          <w:rtl/>
        </w:rPr>
        <w:t>עסאם</w:t>
      </w:r>
      <w:r>
        <w:rPr>
          <w:rtl/>
        </w:rPr>
        <w:t xml:space="preserve"> מח'ול (חד"ש-תע"ל):</w:t>
      </w:r>
    </w:p>
    <w:p w14:paraId="286B0D93" w14:textId="77777777" w:rsidR="00000000" w:rsidRDefault="007C71EE">
      <w:pPr>
        <w:pStyle w:val="a"/>
        <w:rPr>
          <w:rFonts w:hint="cs"/>
          <w:rtl/>
        </w:rPr>
      </w:pPr>
    </w:p>
    <w:p w14:paraId="2DF4784D" w14:textId="77777777" w:rsidR="00000000" w:rsidRDefault="007C71EE">
      <w:pPr>
        <w:pStyle w:val="a"/>
        <w:rPr>
          <w:rFonts w:hint="cs"/>
          <w:rtl/>
        </w:rPr>
      </w:pPr>
      <w:r>
        <w:rPr>
          <w:rFonts w:hint="cs"/>
          <w:rtl/>
        </w:rPr>
        <w:t xml:space="preserve">- - </w:t>
      </w:r>
      <w:r>
        <w:rPr>
          <w:rFonts w:hint="cs"/>
          <w:rtl/>
        </w:rPr>
        <w:t>-</w:t>
      </w:r>
    </w:p>
    <w:p w14:paraId="16B7E8C8" w14:textId="77777777" w:rsidR="00000000" w:rsidRDefault="007C71EE">
      <w:pPr>
        <w:pStyle w:val="a"/>
        <w:rPr>
          <w:rFonts w:hint="cs"/>
          <w:rtl/>
        </w:rPr>
      </w:pPr>
    </w:p>
    <w:p w14:paraId="286A0D16" w14:textId="77777777" w:rsidR="00000000" w:rsidRDefault="007C71EE">
      <w:pPr>
        <w:pStyle w:val="SpeakerCon"/>
        <w:rPr>
          <w:rtl/>
        </w:rPr>
      </w:pPr>
      <w:bookmarkStart w:id="1730" w:name="FS000000580T27_05_2003_19_16_04C"/>
      <w:bookmarkEnd w:id="1730"/>
      <w:r>
        <w:rPr>
          <w:rtl/>
        </w:rPr>
        <w:t>יצחק כהן (ש"ס):</w:t>
      </w:r>
    </w:p>
    <w:p w14:paraId="0784C2F6" w14:textId="77777777" w:rsidR="00000000" w:rsidRDefault="007C71EE">
      <w:pPr>
        <w:pStyle w:val="a"/>
        <w:rPr>
          <w:rtl/>
        </w:rPr>
      </w:pPr>
    </w:p>
    <w:p w14:paraId="0B38132A" w14:textId="77777777" w:rsidR="00000000" w:rsidRDefault="007C71EE">
      <w:pPr>
        <w:pStyle w:val="a"/>
        <w:rPr>
          <w:rFonts w:hint="cs"/>
          <w:rtl/>
        </w:rPr>
      </w:pPr>
      <w:r>
        <w:rPr>
          <w:rFonts w:hint="cs"/>
          <w:rtl/>
        </w:rPr>
        <w:t>אם טעית, לך הביתה, ויבוא יום שיעמידו אותך לדין, כי אתה - - -</w:t>
      </w:r>
    </w:p>
    <w:p w14:paraId="0143E3CA" w14:textId="77777777" w:rsidR="00000000" w:rsidRDefault="007C71EE">
      <w:pPr>
        <w:pStyle w:val="a"/>
        <w:rPr>
          <w:rFonts w:hint="cs"/>
          <w:rtl/>
        </w:rPr>
      </w:pPr>
    </w:p>
    <w:p w14:paraId="24867255" w14:textId="77777777" w:rsidR="00000000" w:rsidRDefault="007C71EE">
      <w:pPr>
        <w:pStyle w:val="ac"/>
        <w:rPr>
          <w:rtl/>
        </w:rPr>
      </w:pPr>
      <w:r>
        <w:rPr>
          <w:rFonts w:hint="eastAsia"/>
          <w:rtl/>
        </w:rPr>
        <w:t>דוד</w:t>
      </w:r>
      <w:r>
        <w:rPr>
          <w:rtl/>
        </w:rPr>
        <w:t xml:space="preserve"> טל (עם אחד):</w:t>
      </w:r>
    </w:p>
    <w:p w14:paraId="54DCF854" w14:textId="77777777" w:rsidR="00000000" w:rsidRDefault="007C71EE">
      <w:pPr>
        <w:pStyle w:val="a"/>
        <w:rPr>
          <w:rFonts w:hint="cs"/>
          <w:rtl/>
        </w:rPr>
      </w:pPr>
    </w:p>
    <w:p w14:paraId="3C2F7E81" w14:textId="77777777" w:rsidR="00000000" w:rsidRDefault="007C71EE">
      <w:pPr>
        <w:pStyle w:val="a"/>
        <w:rPr>
          <w:rFonts w:hint="cs"/>
          <w:rtl/>
        </w:rPr>
      </w:pPr>
      <w:r>
        <w:rPr>
          <w:rFonts w:hint="cs"/>
          <w:rtl/>
        </w:rPr>
        <w:t>- - -</w:t>
      </w:r>
    </w:p>
    <w:p w14:paraId="0514DDB4" w14:textId="77777777" w:rsidR="00000000" w:rsidRDefault="007C71EE">
      <w:pPr>
        <w:pStyle w:val="a"/>
        <w:rPr>
          <w:rFonts w:hint="cs"/>
          <w:rtl/>
        </w:rPr>
      </w:pPr>
    </w:p>
    <w:p w14:paraId="0C89F6C5" w14:textId="77777777" w:rsidR="00000000" w:rsidRDefault="007C71EE">
      <w:pPr>
        <w:pStyle w:val="SpeakerCon"/>
        <w:rPr>
          <w:rtl/>
        </w:rPr>
      </w:pPr>
      <w:bookmarkStart w:id="1731" w:name="FS000000580T27_05_2003_19_16_44C"/>
      <w:bookmarkEnd w:id="1731"/>
      <w:r>
        <w:rPr>
          <w:rtl/>
        </w:rPr>
        <w:t>יצחק כהן (ש"ס):</w:t>
      </w:r>
    </w:p>
    <w:p w14:paraId="23CC95C5" w14:textId="77777777" w:rsidR="00000000" w:rsidRDefault="007C71EE">
      <w:pPr>
        <w:pStyle w:val="a"/>
        <w:rPr>
          <w:rtl/>
        </w:rPr>
      </w:pPr>
    </w:p>
    <w:p w14:paraId="7A9A74DD" w14:textId="77777777" w:rsidR="00000000" w:rsidRDefault="007C71EE">
      <w:pPr>
        <w:pStyle w:val="a"/>
        <w:rPr>
          <w:rFonts w:hint="cs"/>
          <w:rtl/>
        </w:rPr>
      </w:pPr>
      <w:r>
        <w:rPr>
          <w:rFonts w:hint="cs"/>
          <w:rtl/>
        </w:rPr>
        <w:t xml:space="preserve">דוד, מלחמת לבנון </w:t>
      </w:r>
      <w:r>
        <w:rPr>
          <w:rtl/>
        </w:rPr>
        <w:t>–</w:t>
      </w:r>
      <w:r>
        <w:rPr>
          <w:rFonts w:hint="cs"/>
          <w:rtl/>
        </w:rPr>
        <w:t xml:space="preserve"> אתה יודע כמה קורבנות היא גבתה? והוא טעה. אז הוא עושה טעות וממשיך. מי לידנו יתקע שהוא לא ימשיך לעשות טעויות גורליו</w:t>
      </w:r>
      <w:r>
        <w:rPr>
          <w:rFonts w:hint="cs"/>
          <w:rtl/>
        </w:rPr>
        <w:t xml:space="preserve">ת וקשות כאלה? אז טעיתי. היתה כבשה, גידלתי אותה, שחטתי אותה, טעיתי. גם בושה אין. </w:t>
      </w:r>
    </w:p>
    <w:p w14:paraId="12823B5F" w14:textId="77777777" w:rsidR="00000000" w:rsidRDefault="007C71EE">
      <w:pPr>
        <w:pStyle w:val="a"/>
        <w:rPr>
          <w:rFonts w:hint="cs"/>
          <w:rtl/>
        </w:rPr>
      </w:pPr>
    </w:p>
    <w:p w14:paraId="292C735F" w14:textId="77777777" w:rsidR="00000000" w:rsidRDefault="007C71EE">
      <w:pPr>
        <w:pStyle w:val="ac"/>
        <w:rPr>
          <w:rtl/>
        </w:rPr>
      </w:pPr>
      <w:r>
        <w:rPr>
          <w:rFonts w:hint="eastAsia"/>
          <w:rtl/>
        </w:rPr>
        <w:t>יולי</w:t>
      </w:r>
      <w:r>
        <w:rPr>
          <w:rtl/>
        </w:rPr>
        <w:t xml:space="preserve"> תמיר (העבודה-מימד):</w:t>
      </w:r>
    </w:p>
    <w:p w14:paraId="2952BE68" w14:textId="77777777" w:rsidR="00000000" w:rsidRDefault="007C71EE">
      <w:pPr>
        <w:pStyle w:val="a"/>
        <w:rPr>
          <w:rFonts w:hint="cs"/>
          <w:rtl/>
        </w:rPr>
      </w:pPr>
    </w:p>
    <w:p w14:paraId="665F6CC7" w14:textId="77777777" w:rsidR="00000000" w:rsidRDefault="007C71EE">
      <w:pPr>
        <w:pStyle w:val="a"/>
        <w:rPr>
          <w:rFonts w:hint="cs"/>
          <w:rtl/>
        </w:rPr>
      </w:pPr>
      <w:r>
        <w:rPr>
          <w:rFonts w:hint="cs"/>
          <w:rtl/>
        </w:rPr>
        <w:t>- - -</w:t>
      </w:r>
    </w:p>
    <w:p w14:paraId="75DCF5B1" w14:textId="77777777" w:rsidR="00000000" w:rsidRDefault="007C71EE">
      <w:pPr>
        <w:pStyle w:val="a"/>
        <w:rPr>
          <w:rFonts w:hint="cs"/>
          <w:rtl/>
        </w:rPr>
      </w:pPr>
    </w:p>
    <w:p w14:paraId="38CA7A9E" w14:textId="77777777" w:rsidR="00000000" w:rsidRDefault="007C71EE">
      <w:pPr>
        <w:pStyle w:val="ac"/>
        <w:rPr>
          <w:rtl/>
        </w:rPr>
      </w:pPr>
      <w:r>
        <w:rPr>
          <w:rFonts w:hint="eastAsia"/>
          <w:rtl/>
        </w:rPr>
        <w:t>סגן</w:t>
      </w:r>
      <w:r>
        <w:rPr>
          <w:rtl/>
        </w:rPr>
        <w:t xml:space="preserve"> שר הביטחון זאב בוים:</w:t>
      </w:r>
    </w:p>
    <w:p w14:paraId="4ACEC7DB" w14:textId="77777777" w:rsidR="00000000" w:rsidRDefault="007C71EE">
      <w:pPr>
        <w:pStyle w:val="a"/>
        <w:rPr>
          <w:rFonts w:hint="cs"/>
          <w:rtl/>
        </w:rPr>
      </w:pPr>
    </w:p>
    <w:p w14:paraId="79D5E8D5" w14:textId="77777777" w:rsidR="00000000" w:rsidRDefault="007C71EE">
      <w:pPr>
        <w:pStyle w:val="a"/>
        <w:rPr>
          <w:rFonts w:hint="cs"/>
          <w:rtl/>
        </w:rPr>
      </w:pPr>
      <w:r>
        <w:rPr>
          <w:rFonts w:hint="cs"/>
          <w:rtl/>
        </w:rPr>
        <w:t xml:space="preserve">הוא מדבר לעניין מאז שהוא עבר לאופוזיציה. </w:t>
      </w:r>
    </w:p>
    <w:p w14:paraId="1E523023" w14:textId="77777777" w:rsidR="00000000" w:rsidRDefault="007C71EE">
      <w:pPr>
        <w:pStyle w:val="a"/>
        <w:rPr>
          <w:rFonts w:hint="cs"/>
          <w:rtl/>
        </w:rPr>
      </w:pPr>
    </w:p>
    <w:p w14:paraId="520D72D3" w14:textId="77777777" w:rsidR="00000000" w:rsidRDefault="007C71EE">
      <w:pPr>
        <w:pStyle w:val="ac"/>
        <w:rPr>
          <w:rtl/>
        </w:rPr>
      </w:pPr>
      <w:r>
        <w:rPr>
          <w:rFonts w:hint="eastAsia"/>
          <w:rtl/>
        </w:rPr>
        <w:t>יולי</w:t>
      </w:r>
      <w:r>
        <w:rPr>
          <w:rtl/>
        </w:rPr>
        <w:t xml:space="preserve"> תמיר (העבודה-מימד):</w:t>
      </w:r>
    </w:p>
    <w:p w14:paraId="68FAE6C3" w14:textId="77777777" w:rsidR="00000000" w:rsidRDefault="007C71EE">
      <w:pPr>
        <w:pStyle w:val="a"/>
        <w:rPr>
          <w:rFonts w:hint="cs"/>
          <w:rtl/>
        </w:rPr>
      </w:pPr>
    </w:p>
    <w:p w14:paraId="7C73A612" w14:textId="77777777" w:rsidR="00000000" w:rsidRDefault="007C71EE">
      <w:pPr>
        <w:pStyle w:val="a"/>
        <w:rPr>
          <w:rFonts w:hint="cs"/>
          <w:rtl/>
        </w:rPr>
      </w:pPr>
      <w:r>
        <w:rPr>
          <w:rFonts w:hint="cs"/>
          <w:rtl/>
        </w:rPr>
        <w:t>לא - - -</w:t>
      </w:r>
    </w:p>
    <w:p w14:paraId="7BB6FB91" w14:textId="77777777" w:rsidR="00000000" w:rsidRDefault="007C71EE">
      <w:pPr>
        <w:pStyle w:val="a"/>
        <w:rPr>
          <w:rFonts w:hint="cs"/>
          <w:rtl/>
        </w:rPr>
      </w:pPr>
    </w:p>
    <w:p w14:paraId="35DDF3C5" w14:textId="77777777" w:rsidR="00000000" w:rsidRDefault="007C71EE">
      <w:pPr>
        <w:pStyle w:val="SpeakerCon"/>
        <w:rPr>
          <w:rtl/>
        </w:rPr>
      </w:pPr>
      <w:bookmarkStart w:id="1732" w:name="FS000000580T27_05_2003_19_18_38C"/>
      <w:bookmarkEnd w:id="1732"/>
      <w:r>
        <w:rPr>
          <w:rtl/>
        </w:rPr>
        <w:t>יצחק כהן (ש"ס):</w:t>
      </w:r>
    </w:p>
    <w:p w14:paraId="1EDD9D6B" w14:textId="77777777" w:rsidR="00000000" w:rsidRDefault="007C71EE">
      <w:pPr>
        <w:pStyle w:val="a"/>
        <w:rPr>
          <w:rtl/>
        </w:rPr>
      </w:pPr>
    </w:p>
    <w:p w14:paraId="36ECC4F9" w14:textId="77777777" w:rsidR="00000000" w:rsidRDefault="007C71EE">
      <w:pPr>
        <w:pStyle w:val="a"/>
        <w:rPr>
          <w:rFonts w:hint="cs"/>
          <w:rtl/>
        </w:rPr>
      </w:pPr>
      <w:r>
        <w:rPr>
          <w:rFonts w:hint="cs"/>
          <w:rtl/>
        </w:rPr>
        <w:t xml:space="preserve">אין לכם טיפת בושה. </w:t>
      </w:r>
      <w:r>
        <w:rPr>
          <w:rFonts w:hint="cs"/>
          <w:rtl/>
        </w:rPr>
        <w:t>אין לכם טיפת בושה, זאב, ואתה יודע את זה. אני יודע שאתה מסתובב בהרגשה לא נוחה. אתה יודע שהתוכנית הכלכלית הזאת היא השקפת העולם של שינוי ומפד"ל. אני יודע שאתה אוכל את המעיים שלך בגלל התוכנית הזאת. כתושב קריית-גת אתה יודע שהתושבים בקריית-גת יסבלו חרפת רעב בעקב</w:t>
      </w:r>
      <w:r>
        <w:rPr>
          <w:rFonts w:hint="cs"/>
          <w:rtl/>
        </w:rPr>
        <w:t xml:space="preserve">ות התוכנית הזאת, בלי שום סיבה. גם מורה, במגזר הציבורי, שגר בעיר שלך, בקריית-גת, הולכים לקצץ לו בשכר, הורידו לאבא הסיעודי שלו 50% מהתקציב, הורידו לו אלפי שקלים מקצבאות הילדים שהוא קיבל, הבן שלו השתחרר ועמד להתחתן ולקנות דירה בקריית-גת </w:t>
      </w:r>
      <w:r>
        <w:rPr>
          <w:rtl/>
        </w:rPr>
        <w:t>–</w:t>
      </w:r>
      <w:r>
        <w:rPr>
          <w:rFonts w:hint="cs"/>
          <w:rtl/>
        </w:rPr>
        <w:t xml:space="preserve"> ביטלו לו את המענק, ב</w:t>
      </w:r>
      <w:r>
        <w:rPr>
          <w:rFonts w:hint="cs"/>
          <w:rtl/>
        </w:rPr>
        <w:t xml:space="preserve">יטלו את הנחת היישוב שהיתה לו. ועובד סוציאלי שעבד בעיריית קריית-גת, ויש לו חמישה ילדים, ובן אחד השתחרר ועמד להתחתן, ויש לו אבא סיעודי שצריך לנסוע באוטובוס לקנות לו תרופות </w:t>
      </w:r>
      <w:r>
        <w:rPr>
          <w:rtl/>
        </w:rPr>
        <w:t>–</w:t>
      </w:r>
      <w:r>
        <w:rPr>
          <w:rFonts w:hint="cs"/>
          <w:rtl/>
        </w:rPr>
        <w:t xml:space="preserve"> כזאת רמיסה? כזאת חוצפה? </w:t>
      </w:r>
    </w:p>
    <w:p w14:paraId="344D59A7" w14:textId="77777777" w:rsidR="00000000" w:rsidRDefault="007C71EE">
      <w:pPr>
        <w:pStyle w:val="a"/>
        <w:rPr>
          <w:rFonts w:hint="cs"/>
          <w:rtl/>
        </w:rPr>
      </w:pPr>
    </w:p>
    <w:p w14:paraId="1675234D" w14:textId="77777777" w:rsidR="00000000" w:rsidRDefault="007C71EE">
      <w:pPr>
        <w:pStyle w:val="a"/>
        <w:rPr>
          <w:rFonts w:hint="cs"/>
          <w:rtl/>
        </w:rPr>
      </w:pPr>
      <w:r>
        <w:rPr>
          <w:rFonts w:hint="cs"/>
          <w:rtl/>
        </w:rPr>
        <w:t>איפה הכלכלה? זאת לא כלכלה. זו השקפת עולם מאוד מאוד מצומצמת</w:t>
      </w:r>
      <w:r>
        <w:rPr>
          <w:rFonts w:hint="cs"/>
          <w:rtl/>
        </w:rPr>
        <w:t xml:space="preserve"> של ממשלה, שחשיבה חברתית ודאי שאין לה, אבל מבחינת הטריטוריה שהיא חושבת שהיא שולטת בה או משרתת אותה, זה אולי כפי שאמרנו פעם: הגבול הצפוני זה הרצלייה-פיתוח, והגבול הדרומי שלהם </w:t>
      </w:r>
      <w:r>
        <w:rPr>
          <w:rtl/>
        </w:rPr>
        <w:t>–</w:t>
      </w:r>
      <w:r>
        <w:rPr>
          <w:rFonts w:hint="cs"/>
          <w:rtl/>
        </w:rPr>
        <w:t xml:space="preserve"> איפה שהוא בקו המלונות בתל-אביב. הם לא מייצגים את העם. זו ממשלה אטומה.</w:t>
      </w:r>
    </w:p>
    <w:p w14:paraId="26D80D54" w14:textId="77777777" w:rsidR="00000000" w:rsidRDefault="007C71EE">
      <w:pPr>
        <w:pStyle w:val="a"/>
        <w:rPr>
          <w:rFonts w:hint="cs"/>
          <w:rtl/>
        </w:rPr>
      </w:pPr>
    </w:p>
    <w:p w14:paraId="49840683" w14:textId="77777777" w:rsidR="00000000" w:rsidRDefault="007C71EE">
      <w:pPr>
        <w:pStyle w:val="a"/>
        <w:rPr>
          <w:rFonts w:hint="cs"/>
          <w:rtl/>
        </w:rPr>
      </w:pPr>
      <w:r>
        <w:rPr>
          <w:rFonts w:hint="cs"/>
          <w:rtl/>
        </w:rPr>
        <w:t>לפי התוכנ</w:t>
      </w:r>
      <w:r>
        <w:rPr>
          <w:rFonts w:hint="cs"/>
          <w:rtl/>
        </w:rPr>
        <w:t>ית שהם הגישו, טוב שיש חברים. יוסי, זה מדאיג. אתה יושב בוועדת הכספים, אתה רואה חבר מביא חבר ואיך מסתדרים: הופ, זה בסדר, תכניס אותו; את זה תוציא. היה שם ראש המועצה של הערבה התיכונה. ישב לילה שלם וחיכה שייתנו לו להוציא מלה מהפה, ואחרי שאישרו לכפר-ורדים ולרמת-</w:t>
      </w:r>
      <w:r>
        <w:rPr>
          <w:rFonts w:hint="cs"/>
          <w:rtl/>
        </w:rPr>
        <w:t xml:space="preserve"> הנגב ואחרי שמצאו סידור לכל החברים והכול סודר, הוא דיבר מקירות לבו. ראש המועצה הזה הזיל דמעה בוועדה. חבל שאורית נוקד לא נמצאת פה. הלכו והוציאו אותו בבושת פנים.</w:t>
      </w:r>
    </w:p>
    <w:p w14:paraId="68FAB5DD" w14:textId="77777777" w:rsidR="00000000" w:rsidRDefault="007C71EE">
      <w:pPr>
        <w:pStyle w:val="a"/>
        <w:rPr>
          <w:rFonts w:hint="cs"/>
          <w:rtl/>
        </w:rPr>
      </w:pPr>
    </w:p>
    <w:p w14:paraId="751FDD29" w14:textId="77777777" w:rsidR="00000000" w:rsidRDefault="007C71EE">
      <w:pPr>
        <w:pStyle w:val="ac"/>
        <w:rPr>
          <w:rtl/>
        </w:rPr>
      </w:pPr>
      <w:bookmarkStart w:id="1733" w:name="FS000000493T27_05_2003_18_44_12"/>
      <w:bookmarkEnd w:id="1733"/>
      <w:r>
        <w:rPr>
          <w:rtl/>
        </w:rPr>
        <w:t>דוד טל (עם אחד):</w:t>
      </w:r>
    </w:p>
    <w:p w14:paraId="62747417" w14:textId="77777777" w:rsidR="00000000" w:rsidRDefault="007C71EE">
      <w:pPr>
        <w:pStyle w:val="a"/>
        <w:rPr>
          <w:rtl/>
        </w:rPr>
      </w:pPr>
    </w:p>
    <w:p w14:paraId="28967C7C" w14:textId="77777777" w:rsidR="00000000" w:rsidRDefault="007C71EE">
      <w:pPr>
        <w:pStyle w:val="a"/>
        <w:rPr>
          <w:rFonts w:hint="cs"/>
          <w:rtl/>
        </w:rPr>
      </w:pPr>
      <w:r>
        <w:rPr>
          <w:rFonts w:hint="cs"/>
          <w:rtl/>
        </w:rPr>
        <w:t>הוציאו אותו?</w:t>
      </w:r>
    </w:p>
    <w:p w14:paraId="30326AA1" w14:textId="77777777" w:rsidR="00000000" w:rsidRDefault="007C71EE">
      <w:pPr>
        <w:pStyle w:val="a"/>
        <w:rPr>
          <w:rFonts w:hint="cs"/>
          <w:rtl/>
        </w:rPr>
      </w:pPr>
    </w:p>
    <w:p w14:paraId="19316434" w14:textId="77777777" w:rsidR="00000000" w:rsidRDefault="007C71EE">
      <w:pPr>
        <w:pStyle w:val="SpeakerCon"/>
        <w:rPr>
          <w:rtl/>
        </w:rPr>
      </w:pPr>
      <w:bookmarkStart w:id="1734" w:name="FS000000580T27_05_2003_18_46_02C"/>
      <w:bookmarkEnd w:id="1734"/>
      <w:r>
        <w:rPr>
          <w:rtl/>
        </w:rPr>
        <w:t>יצחק כהן (ש"ס):</w:t>
      </w:r>
    </w:p>
    <w:p w14:paraId="16DDDDD5" w14:textId="77777777" w:rsidR="00000000" w:rsidRDefault="007C71EE">
      <w:pPr>
        <w:pStyle w:val="a"/>
        <w:rPr>
          <w:rtl/>
        </w:rPr>
      </w:pPr>
    </w:p>
    <w:p w14:paraId="5893FE08" w14:textId="77777777" w:rsidR="00000000" w:rsidRDefault="007C71EE">
      <w:pPr>
        <w:pStyle w:val="a"/>
        <w:rPr>
          <w:rFonts w:hint="cs"/>
          <w:rtl/>
        </w:rPr>
      </w:pPr>
      <w:r>
        <w:rPr>
          <w:rFonts w:hint="cs"/>
          <w:rtl/>
        </w:rPr>
        <w:t>הוציאו אותו החוצה.</w:t>
      </w:r>
    </w:p>
    <w:p w14:paraId="408567F3" w14:textId="77777777" w:rsidR="00000000" w:rsidRDefault="007C71EE">
      <w:pPr>
        <w:pStyle w:val="a"/>
        <w:rPr>
          <w:rFonts w:hint="cs"/>
          <w:rtl/>
        </w:rPr>
      </w:pPr>
    </w:p>
    <w:p w14:paraId="58F1B675" w14:textId="77777777" w:rsidR="00000000" w:rsidRDefault="007C71EE">
      <w:pPr>
        <w:pStyle w:val="ac"/>
        <w:rPr>
          <w:rtl/>
        </w:rPr>
      </w:pPr>
      <w:r>
        <w:rPr>
          <w:rFonts w:hint="eastAsia"/>
          <w:rtl/>
        </w:rPr>
        <w:t>דוד</w:t>
      </w:r>
      <w:r>
        <w:rPr>
          <w:rtl/>
        </w:rPr>
        <w:t xml:space="preserve"> טל (עם אחד):</w:t>
      </w:r>
    </w:p>
    <w:p w14:paraId="4BF196E5" w14:textId="77777777" w:rsidR="00000000" w:rsidRDefault="007C71EE">
      <w:pPr>
        <w:pStyle w:val="a"/>
        <w:rPr>
          <w:rFonts w:hint="cs"/>
          <w:rtl/>
        </w:rPr>
      </w:pPr>
    </w:p>
    <w:p w14:paraId="0E36BAB8" w14:textId="77777777" w:rsidR="00000000" w:rsidRDefault="007C71EE">
      <w:pPr>
        <w:pStyle w:val="a"/>
        <w:rPr>
          <w:rFonts w:hint="cs"/>
          <w:rtl/>
        </w:rPr>
      </w:pPr>
      <w:bookmarkStart w:id="1735" w:name="FS000000580T27_05_2003_18_44_06C"/>
      <w:bookmarkEnd w:id="1735"/>
      <w:r>
        <w:rPr>
          <w:rFonts w:hint="cs"/>
          <w:rtl/>
        </w:rPr>
        <w:t>אחרי שהו</w:t>
      </w:r>
      <w:r>
        <w:rPr>
          <w:rFonts w:hint="cs"/>
          <w:rtl/>
        </w:rPr>
        <w:t>א מחה דמעה?</w:t>
      </w:r>
    </w:p>
    <w:p w14:paraId="64A5CB0E" w14:textId="77777777" w:rsidR="00000000" w:rsidRDefault="007C71EE">
      <w:pPr>
        <w:pStyle w:val="a"/>
        <w:rPr>
          <w:rFonts w:hint="cs"/>
          <w:rtl/>
        </w:rPr>
      </w:pPr>
    </w:p>
    <w:p w14:paraId="476BCA5A" w14:textId="77777777" w:rsidR="00000000" w:rsidRDefault="007C71EE">
      <w:pPr>
        <w:pStyle w:val="SpeakerCon"/>
        <w:rPr>
          <w:rtl/>
        </w:rPr>
      </w:pPr>
      <w:bookmarkStart w:id="1736" w:name="FS000000580T27_05_2003_18_46_16C"/>
      <w:bookmarkEnd w:id="1736"/>
      <w:r>
        <w:rPr>
          <w:rtl/>
        </w:rPr>
        <w:t>יצחק כהן (ש"ס):</w:t>
      </w:r>
    </w:p>
    <w:p w14:paraId="0D3EB89D" w14:textId="77777777" w:rsidR="00000000" w:rsidRDefault="007C71EE">
      <w:pPr>
        <w:pStyle w:val="a"/>
        <w:rPr>
          <w:rtl/>
        </w:rPr>
      </w:pPr>
    </w:p>
    <w:p w14:paraId="3A3D1150" w14:textId="77777777" w:rsidR="00000000" w:rsidRDefault="007C71EE">
      <w:pPr>
        <w:pStyle w:val="a"/>
        <w:rPr>
          <w:rFonts w:hint="cs"/>
          <w:rtl/>
        </w:rPr>
      </w:pPr>
      <w:r>
        <w:rPr>
          <w:rFonts w:hint="cs"/>
          <w:rtl/>
        </w:rPr>
        <w:t>לא רק זה, אתה תתפלא לשמוע שהגשנו הסתייגות לגבי הערבה התיכונה והיא עברה מכיוון שהשתכנעו שם חברי הליכוד. מייד עשו רוויזיה, ומייד הפילו אותה.</w:t>
      </w:r>
    </w:p>
    <w:p w14:paraId="53CDFF54" w14:textId="77777777" w:rsidR="00000000" w:rsidRDefault="007C71EE">
      <w:pPr>
        <w:pStyle w:val="a"/>
        <w:rPr>
          <w:rFonts w:hint="cs"/>
          <w:rtl/>
        </w:rPr>
      </w:pPr>
    </w:p>
    <w:p w14:paraId="20C92E7B" w14:textId="77777777" w:rsidR="00000000" w:rsidRDefault="007C71EE">
      <w:pPr>
        <w:pStyle w:val="a"/>
        <w:rPr>
          <w:rFonts w:hint="cs"/>
          <w:rtl/>
        </w:rPr>
      </w:pPr>
      <w:r>
        <w:rPr>
          <w:rFonts w:hint="cs"/>
          <w:rtl/>
        </w:rPr>
        <w:t>לסיכום - שלושת המאפיינים של העם היהודי במדינה היהודית לפחות, תוך כדי מחיקת הזהות היהוד</w:t>
      </w:r>
      <w:r>
        <w:rPr>
          <w:rFonts w:hint="cs"/>
          <w:rtl/>
        </w:rPr>
        <w:t>ית: לא רחמנים, לא ביישנים ולא גומלי חסדים, אלא הכול הפוך.</w:t>
      </w:r>
    </w:p>
    <w:p w14:paraId="6108ECEA" w14:textId="77777777" w:rsidR="00000000" w:rsidRDefault="007C71EE">
      <w:pPr>
        <w:pStyle w:val="a"/>
        <w:rPr>
          <w:rFonts w:hint="cs"/>
          <w:rtl/>
        </w:rPr>
      </w:pPr>
    </w:p>
    <w:p w14:paraId="2E75AABF" w14:textId="77777777" w:rsidR="00000000" w:rsidRDefault="007C71EE">
      <w:pPr>
        <w:pStyle w:val="a"/>
        <w:rPr>
          <w:rFonts w:hint="cs"/>
          <w:rtl/>
        </w:rPr>
      </w:pPr>
      <w:r>
        <w:rPr>
          <w:rFonts w:hint="cs"/>
          <w:rtl/>
        </w:rPr>
        <w:t xml:space="preserve">אני רוצה לומר לכם דבר אחד, וזה ידוע, שלא גוזרים על הציבור גזירה שהוא לא יכול לעמוד בה. אפילו שיהיו לכם מאה מנדטים ומאה דחפורים שידרסו כל מי שיעמוד מולה, זה לא יעזור. </w:t>
      </w:r>
      <w:r>
        <w:rPr>
          <w:rtl/>
        </w:rPr>
        <w:br/>
      </w:r>
      <w:r>
        <w:rPr>
          <w:rFonts w:hint="cs"/>
          <w:rtl/>
        </w:rPr>
        <w:t>אי-אפשר לגזור על הציבור גזירות</w:t>
      </w:r>
      <w:r>
        <w:rPr>
          <w:rFonts w:hint="cs"/>
          <w:rtl/>
        </w:rPr>
        <w:t xml:space="preserve"> שהוא לא יכול לעמוד בהן. הציבור לא יעמוד בגזירות האלה ולא יכול לעמוד בהן. תביאו בחשבון שהן לא יעברו. הן ייפלו יחד עם הממשלה המוזרה הזאת.</w:t>
      </w:r>
    </w:p>
    <w:p w14:paraId="73241DC7" w14:textId="77777777" w:rsidR="00000000" w:rsidRDefault="007C71EE">
      <w:pPr>
        <w:pStyle w:val="a"/>
        <w:rPr>
          <w:rFonts w:hint="cs"/>
          <w:rtl/>
        </w:rPr>
      </w:pPr>
    </w:p>
    <w:p w14:paraId="4B974491" w14:textId="77777777" w:rsidR="00000000" w:rsidRDefault="007C71EE">
      <w:pPr>
        <w:pStyle w:val="ad"/>
        <w:rPr>
          <w:rtl/>
        </w:rPr>
      </w:pPr>
      <w:r>
        <w:rPr>
          <w:rtl/>
        </w:rPr>
        <w:t>היו"ר מוחמד ברכה:</w:t>
      </w:r>
    </w:p>
    <w:p w14:paraId="052E5076" w14:textId="77777777" w:rsidR="00000000" w:rsidRDefault="007C71EE">
      <w:pPr>
        <w:pStyle w:val="a"/>
        <w:rPr>
          <w:rtl/>
        </w:rPr>
      </w:pPr>
    </w:p>
    <w:p w14:paraId="5CD173EA" w14:textId="77777777" w:rsidR="00000000" w:rsidRDefault="007C71EE">
      <w:pPr>
        <w:pStyle w:val="a"/>
        <w:rPr>
          <w:rFonts w:hint="cs"/>
          <w:rtl/>
        </w:rPr>
      </w:pPr>
      <w:r>
        <w:rPr>
          <w:rFonts w:hint="cs"/>
          <w:rtl/>
        </w:rPr>
        <w:t>חבר הכנסת יצחק כהן, תודה. חבר הכנסת עזמי בשארה, בבקשה. אחריו  - חבר הכנסת יוסי שריד.</w:t>
      </w:r>
    </w:p>
    <w:p w14:paraId="6A58C8EC" w14:textId="77777777" w:rsidR="00000000" w:rsidRDefault="007C71EE">
      <w:pPr>
        <w:pStyle w:val="a"/>
        <w:rPr>
          <w:rFonts w:hint="cs"/>
          <w:rtl/>
        </w:rPr>
      </w:pPr>
    </w:p>
    <w:p w14:paraId="6B20FBAB" w14:textId="77777777" w:rsidR="00000000" w:rsidRDefault="007C71EE">
      <w:pPr>
        <w:pStyle w:val="Speaker"/>
        <w:rPr>
          <w:rtl/>
        </w:rPr>
      </w:pPr>
      <w:bookmarkStart w:id="1737" w:name="FS000000558T27_05_2003_18_48_56"/>
      <w:bookmarkEnd w:id="1737"/>
      <w:r>
        <w:rPr>
          <w:rFonts w:hint="eastAsia"/>
          <w:rtl/>
        </w:rPr>
        <w:t>עזמי</w:t>
      </w:r>
      <w:r>
        <w:rPr>
          <w:rtl/>
        </w:rPr>
        <w:t xml:space="preserve"> בשארה (ב</w:t>
      </w:r>
      <w:r>
        <w:rPr>
          <w:rtl/>
        </w:rPr>
        <w:t>ל"ד):</w:t>
      </w:r>
    </w:p>
    <w:p w14:paraId="6B63CB93" w14:textId="77777777" w:rsidR="00000000" w:rsidRDefault="007C71EE">
      <w:pPr>
        <w:pStyle w:val="a"/>
        <w:rPr>
          <w:rFonts w:hint="cs"/>
          <w:rtl/>
        </w:rPr>
      </w:pPr>
    </w:p>
    <w:p w14:paraId="6E85BB5D" w14:textId="77777777" w:rsidR="00000000" w:rsidRDefault="007C71EE">
      <w:pPr>
        <w:pStyle w:val="a"/>
        <w:rPr>
          <w:rFonts w:hint="cs"/>
          <w:rtl/>
        </w:rPr>
      </w:pPr>
      <w:r>
        <w:rPr>
          <w:rFonts w:hint="cs"/>
          <w:rtl/>
        </w:rPr>
        <w:t>אדוני היושב-ראש, חברי הכנסת - - -</w:t>
      </w:r>
    </w:p>
    <w:p w14:paraId="1B71CD75" w14:textId="77777777" w:rsidR="00000000" w:rsidRDefault="007C71EE">
      <w:pPr>
        <w:pStyle w:val="ad"/>
        <w:rPr>
          <w:rtl/>
        </w:rPr>
      </w:pPr>
    </w:p>
    <w:p w14:paraId="77E3BFEB" w14:textId="77777777" w:rsidR="00000000" w:rsidRDefault="007C71EE">
      <w:pPr>
        <w:pStyle w:val="ad"/>
        <w:rPr>
          <w:rtl/>
        </w:rPr>
      </w:pPr>
      <w:r>
        <w:rPr>
          <w:rtl/>
        </w:rPr>
        <w:t>היו"ר מוחמד ברכה:</w:t>
      </w:r>
    </w:p>
    <w:p w14:paraId="77467FF9" w14:textId="77777777" w:rsidR="00000000" w:rsidRDefault="007C71EE">
      <w:pPr>
        <w:pStyle w:val="a"/>
        <w:rPr>
          <w:rFonts w:hint="cs"/>
          <w:rtl/>
        </w:rPr>
      </w:pPr>
    </w:p>
    <w:p w14:paraId="66A858FC" w14:textId="77777777" w:rsidR="00000000" w:rsidRDefault="007C71EE">
      <w:pPr>
        <w:pStyle w:val="a"/>
        <w:rPr>
          <w:rFonts w:hint="cs"/>
          <w:rtl/>
        </w:rPr>
      </w:pPr>
      <w:r>
        <w:rPr>
          <w:rFonts w:hint="cs"/>
          <w:rtl/>
        </w:rPr>
        <w:t>אני מקווה שאלה לא קריאות ביניים לנואם עוד לפני שהתחיל. חבר הכנסת בשארה, בבקשה.</w:t>
      </w:r>
    </w:p>
    <w:p w14:paraId="636A9A2E" w14:textId="77777777" w:rsidR="00000000" w:rsidRDefault="007C71EE">
      <w:pPr>
        <w:pStyle w:val="a"/>
        <w:rPr>
          <w:rFonts w:hint="cs"/>
          <w:rtl/>
        </w:rPr>
      </w:pPr>
    </w:p>
    <w:p w14:paraId="0BA9C05D" w14:textId="77777777" w:rsidR="00000000" w:rsidRDefault="007C71EE">
      <w:pPr>
        <w:pStyle w:val="SpeakerCon"/>
        <w:rPr>
          <w:rtl/>
        </w:rPr>
      </w:pPr>
      <w:bookmarkStart w:id="1738" w:name="FS000000558T27_05_2003_18_48_57C"/>
      <w:bookmarkEnd w:id="1738"/>
      <w:r>
        <w:rPr>
          <w:rtl/>
        </w:rPr>
        <w:t>עזמי בשארה (בל"ד):</w:t>
      </w:r>
    </w:p>
    <w:p w14:paraId="0A45679C" w14:textId="77777777" w:rsidR="00000000" w:rsidRDefault="007C71EE">
      <w:pPr>
        <w:pStyle w:val="a"/>
        <w:rPr>
          <w:rtl/>
        </w:rPr>
      </w:pPr>
    </w:p>
    <w:p w14:paraId="23A48B83" w14:textId="77777777" w:rsidR="00000000" w:rsidRDefault="007C71EE">
      <w:pPr>
        <w:pStyle w:val="a"/>
        <w:rPr>
          <w:rFonts w:hint="cs"/>
          <w:rtl/>
        </w:rPr>
      </w:pPr>
      <w:r>
        <w:rPr>
          <w:rFonts w:hint="cs"/>
          <w:rtl/>
        </w:rPr>
        <w:t>אפשר להקשיב ולתמוה - - -</w:t>
      </w:r>
    </w:p>
    <w:p w14:paraId="7A88F122" w14:textId="77777777" w:rsidR="00000000" w:rsidRDefault="007C71EE">
      <w:pPr>
        <w:pStyle w:val="a"/>
        <w:rPr>
          <w:rFonts w:hint="cs"/>
          <w:rtl/>
        </w:rPr>
      </w:pPr>
    </w:p>
    <w:p w14:paraId="7297AFAB" w14:textId="77777777" w:rsidR="00000000" w:rsidRDefault="007C71EE">
      <w:pPr>
        <w:pStyle w:val="ac"/>
        <w:rPr>
          <w:rtl/>
        </w:rPr>
      </w:pPr>
      <w:r>
        <w:rPr>
          <w:rFonts w:hint="eastAsia"/>
          <w:rtl/>
        </w:rPr>
        <w:t>זאב</w:t>
      </w:r>
      <w:r>
        <w:rPr>
          <w:rtl/>
        </w:rPr>
        <w:t xml:space="preserve"> בוים (הליכוד):</w:t>
      </w:r>
    </w:p>
    <w:p w14:paraId="403B18F3" w14:textId="77777777" w:rsidR="00000000" w:rsidRDefault="007C71EE">
      <w:pPr>
        <w:pStyle w:val="a"/>
        <w:rPr>
          <w:rFonts w:hint="cs"/>
          <w:rtl/>
        </w:rPr>
      </w:pPr>
    </w:p>
    <w:p w14:paraId="3638F66C" w14:textId="77777777" w:rsidR="00000000" w:rsidRDefault="007C71EE">
      <w:pPr>
        <w:pStyle w:val="a"/>
        <w:rPr>
          <w:rFonts w:hint="cs"/>
          <w:rtl/>
        </w:rPr>
      </w:pPr>
      <w:r>
        <w:rPr>
          <w:rFonts w:hint="cs"/>
          <w:rtl/>
        </w:rPr>
        <w:t xml:space="preserve">חבר הכנסת יצחק כהן, התגשם  חזונו של ישעיהו הנביא </w:t>
      </w:r>
      <w:r>
        <w:rPr>
          <w:rFonts w:hint="cs"/>
          <w:rtl/>
        </w:rPr>
        <w:t>- חזון אחרית הימים.</w:t>
      </w:r>
    </w:p>
    <w:p w14:paraId="42526666" w14:textId="77777777" w:rsidR="00000000" w:rsidRDefault="007C71EE">
      <w:pPr>
        <w:pStyle w:val="a"/>
        <w:rPr>
          <w:rFonts w:hint="cs"/>
          <w:rtl/>
        </w:rPr>
      </w:pPr>
    </w:p>
    <w:p w14:paraId="6E2F36BC" w14:textId="77777777" w:rsidR="00000000" w:rsidRDefault="007C71EE">
      <w:pPr>
        <w:pStyle w:val="ac"/>
        <w:rPr>
          <w:rtl/>
        </w:rPr>
      </w:pPr>
      <w:r>
        <w:rPr>
          <w:rFonts w:hint="eastAsia"/>
          <w:rtl/>
        </w:rPr>
        <w:t>יולי</w:t>
      </w:r>
      <w:r>
        <w:rPr>
          <w:rtl/>
        </w:rPr>
        <w:t xml:space="preserve"> תמיר (העבודה-מימד):</w:t>
      </w:r>
    </w:p>
    <w:p w14:paraId="2453C8C7" w14:textId="77777777" w:rsidR="00000000" w:rsidRDefault="007C71EE">
      <w:pPr>
        <w:pStyle w:val="a"/>
        <w:rPr>
          <w:rFonts w:hint="cs"/>
          <w:rtl/>
        </w:rPr>
      </w:pPr>
    </w:p>
    <w:p w14:paraId="3D4A4526" w14:textId="77777777" w:rsidR="00000000" w:rsidRDefault="007C71EE">
      <w:pPr>
        <w:pStyle w:val="a"/>
        <w:rPr>
          <w:rFonts w:hint="cs"/>
          <w:rtl/>
        </w:rPr>
      </w:pPr>
      <w:r>
        <w:rPr>
          <w:rFonts w:hint="cs"/>
          <w:rtl/>
        </w:rPr>
        <w:t>- - -</w:t>
      </w:r>
    </w:p>
    <w:p w14:paraId="654B87E3" w14:textId="77777777" w:rsidR="00000000" w:rsidRDefault="007C71EE">
      <w:pPr>
        <w:pStyle w:val="a"/>
        <w:rPr>
          <w:rFonts w:hint="cs"/>
          <w:rtl/>
        </w:rPr>
      </w:pPr>
    </w:p>
    <w:p w14:paraId="1DA8FB70" w14:textId="77777777" w:rsidR="00000000" w:rsidRDefault="007C71EE">
      <w:pPr>
        <w:pStyle w:val="ad"/>
        <w:rPr>
          <w:rtl/>
        </w:rPr>
      </w:pPr>
      <w:r>
        <w:rPr>
          <w:rtl/>
        </w:rPr>
        <w:t>היו"ר מוחמד ברכה:</w:t>
      </w:r>
    </w:p>
    <w:p w14:paraId="76C2C7B5" w14:textId="77777777" w:rsidR="00000000" w:rsidRDefault="007C71EE">
      <w:pPr>
        <w:pStyle w:val="a"/>
        <w:rPr>
          <w:rtl/>
        </w:rPr>
      </w:pPr>
    </w:p>
    <w:p w14:paraId="29746AA9" w14:textId="77777777" w:rsidR="00000000" w:rsidRDefault="007C71EE">
      <w:pPr>
        <w:pStyle w:val="a"/>
        <w:rPr>
          <w:rFonts w:hint="cs"/>
          <w:rtl/>
        </w:rPr>
      </w:pPr>
      <w:r>
        <w:rPr>
          <w:rFonts w:hint="cs"/>
          <w:rtl/>
        </w:rPr>
        <w:t>חבר הכנסת בוים, סגן השר בוים, אתה מפריע לניהול הדיון.</w:t>
      </w:r>
    </w:p>
    <w:p w14:paraId="722C8B44" w14:textId="77777777" w:rsidR="00000000" w:rsidRDefault="007C71EE">
      <w:pPr>
        <w:pStyle w:val="a"/>
        <w:rPr>
          <w:rFonts w:hint="cs"/>
          <w:rtl/>
        </w:rPr>
      </w:pPr>
    </w:p>
    <w:p w14:paraId="31E7A08C" w14:textId="77777777" w:rsidR="00000000" w:rsidRDefault="007C71EE">
      <w:pPr>
        <w:pStyle w:val="SpeakerCon"/>
        <w:rPr>
          <w:rtl/>
        </w:rPr>
      </w:pPr>
      <w:bookmarkStart w:id="1739" w:name="FS000000558T27_05_2003_18_48_58C"/>
      <w:bookmarkEnd w:id="1739"/>
      <w:r>
        <w:rPr>
          <w:rtl/>
        </w:rPr>
        <w:t>עזמי בשארה (בל"ד):</w:t>
      </w:r>
    </w:p>
    <w:p w14:paraId="1E06E39E" w14:textId="77777777" w:rsidR="00000000" w:rsidRDefault="007C71EE">
      <w:pPr>
        <w:pStyle w:val="a"/>
        <w:rPr>
          <w:rtl/>
        </w:rPr>
      </w:pPr>
    </w:p>
    <w:p w14:paraId="0956E630" w14:textId="77777777" w:rsidR="00000000" w:rsidRDefault="007C71EE">
      <w:pPr>
        <w:pStyle w:val="a"/>
        <w:rPr>
          <w:rFonts w:hint="cs"/>
          <w:rtl/>
        </w:rPr>
      </w:pPr>
      <w:r>
        <w:rPr>
          <w:rFonts w:hint="cs"/>
          <w:rtl/>
        </w:rPr>
        <w:t>חבר הכנסת זאב בוים, לאף אחד מהם לא קוראים זאב. אחרית הימים זה הכבש והזאב, ולאף אחד משניהם לא קוראים זאב.</w:t>
      </w:r>
    </w:p>
    <w:p w14:paraId="65C98558" w14:textId="77777777" w:rsidR="00000000" w:rsidRDefault="007C71EE">
      <w:pPr>
        <w:pStyle w:val="a"/>
        <w:rPr>
          <w:rFonts w:hint="cs"/>
          <w:rtl/>
        </w:rPr>
      </w:pPr>
    </w:p>
    <w:p w14:paraId="7F0D6CDD" w14:textId="77777777" w:rsidR="00000000" w:rsidRDefault="007C71EE">
      <w:pPr>
        <w:pStyle w:val="ac"/>
        <w:rPr>
          <w:rtl/>
        </w:rPr>
      </w:pPr>
      <w:r>
        <w:rPr>
          <w:rFonts w:hint="eastAsia"/>
          <w:rtl/>
        </w:rPr>
        <w:t>יצ</w:t>
      </w:r>
      <w:r>
        <w:rPr>
          <w:rFonts w:hint="eastAsia"/>
          <w:rtl/>
        </w:rPr>
        <w:t>חק</w:t>
      </w:r>
      <w:r>
        <w:rPr>
          <w:rtl/>
        </w:rPr>
        <w:t xml:space="preserve"> וקנין (ש"ס):</w:t>
      </w:r>
    </w:p>
    <w:p w14:paraId="411649B4" w14:textId="77777777" w:rsidR="00000000" w:rsidRDefault="007C71EE">
      <w:pPr>
        <w:pStyle w:val="a"/>
        <w:rPr>
          <w:rFonts w:hint="cs"/>
          <w:rtl/>
        </w:rPr>
      </w:pPr>
    </w:p>
    <w:p w14:paraId="0F165C21" w14:textId="77777777" w:rsidR="00000000" w:rsidRDefault="007C71EE">
      <w:pPr>
        <w:pStyle w:val="a"/>
        <w:rPr>
          <w:rFonts w:hint="cs"/>
          <w:rtl/>
        </w:rPr>
      </w:pPr>
      <w:r>
        <w:rPr>
          <w:rFonts w:hint="cs"/>
          <w:rtl/>
        </w:rPr>
        <w:t>- - -</w:t>
      </w:r>
    </w:p>
    <w:p w14:paraId="67D91A61" w14:textId="77777777" w:rsidR="00000000" w:rsidRDefault="007C71EE">
      <w:pPr>
        <w:pStyle w:val="a"/>
        <w:rPr>
          <w:rFonts w:hint="cs"/>
          <w:rtl/>
        </w:rPr>
      </w:pPr>
    </w:p>
    <w:p w14:paraId="0ED5E484" w14:textId="77777777" w:rsidR="00000000" w:rsidRDefault="007C71EE">
      <w:pPr>
        <w:pStyle w:val="ad"/>
        <w:rPr>
          <w:rtl/>
        </w:rPr>
      </w:pPr>
      <w:r>
        <w:rPr>
          <w:rtl/>
        </w:rPr>
        <w:t>היו"ר מוחמד ברכה:</w:t>
      </w:r>
    </w:p>
    <w:p w14:paraId="3EAC574C" w14:textId="77777777" w:rsidR="00000000" w:rsidRDefault="007C71EE">
      <w:pPr>
        <w:pStyle w:val="a"/>
        <w:rPr>
          <w:rtl/>
        </w:rPr>
      </w:pPr>
    </w:p>
    <w:p w14:paraId="749DD30D" w14:textId="77777777" w:rsidR="00000000" w:rsidRDefault="007C71EE">
      <w:pPr>
        <w:pStyle w:val="a"/>
        <w:rPr>
          <w:rFonts w:hint="cs"/>
          <w:rtl/>
        </w:rPr>
      </w:pPr>
      <w:r>
        <w:rPr>
          <w:rFonts w:hint="cs"/>
          <w:rtl/>
        </w:rPr>
        <w:t>חבר הכנסת וקנין.</w:t>
      </w:r>
    </w:p>
    <w:p w14:paraId="65B68EC2" w14:textId="77777777" w:rsidR="00000000" w:rsidRDefault="007C71EE">
      <w:pPr>
        <w:pStyle w:val="a"/>
        <w:rPr>
          <w:rFonts w:hint="cs"/>
          <w:rtl/>
        </w:rPr>
      </w:pPr>
    </w:p>
    <w:p w14:paraId="278F9E31" w14:textId="77777777" w:rsidR="00000000" w:rsidRDefault="007C71EE">
      <w:pPr>
        <w:pStyle w:val="SpeakerCon"/>
        <w:rPr>
          <w:rtl/>
        </w:rPr>
      </w:pPr>
      <w:bookmarkStart w:id="1740" w:name="FS000000558T27_05_2003_18_48_59C"/>
      <w:bookmarkEnd w:id="1740"/>
      <w:r>
        <w:rPr>
          <w:rtl/>
        </w:rPr>
        <w:t>עזמי בשארה (בל"ד):</w:t>
      </w:r>
    </w:p>
    <w:p w14:paraId="4BB47EFD" w14:textId="77777777" w:rsidR="00000000" w:rsidRDefault="007C71EE">
      <w:pPr>
        <w:pStyle w:val="a"/>
        <w:rPr>
          <w:rtl/>
        </w:rPr>
      </w:pPr>
    </w:p>
    <w:p w14:paraId="66788ACC" w14:textId="77777777" w:rsidR="00000000" w:rsidRDefault="007C71EE">
      <w:pPr>
        <w:pStyle w:val="a"/>
        <w:rPr>
          <w:rFonts w:hint="cs"/>
          <w:rtl/>
        </w:rPr>
      </w:pPr>
      <w:r>
        <w:rPr>
          <w:rFonts w:hint="cs"/>
          <w:rtl/>
        </w:rPr>
        <w:t xml:space="preserve">אדוני היושב-ראש, האמת היא שאפשר לשמוע ולתמוה איך מתקבלות כנראה החלטות אידיאולוגיות הרות-אסון במדינת ישראל, אם מפלגה נמצאת בממשלה או לא נמצאת בממשלה. האמת היא שגם לא הבנתי מהי </w:t>
      </w:r>
      <w:r>
        <w:rPr>
          <w:rFonts w:hint="cs"/>
          <w:rtl/>
        </w:rPr>
        <w:t>בדיוק העמדה ומאיפה באה הביקורת על החלטת הממשלה. פעם אני שומע פה נציגים של אותה מפלגה מבקרים אותה מימין. אפילו מהימין של המפד"ל מתקיפים את המפד"ל שהסכימה ושהיא הולכת עם דבר כזה. מישהו אמר פה שמי שמוכר את תורת ישראל מוכר גם את ארץ-ישראל, וזו ביקורת מהימין. ל</w:t>
      </w:r>
      <w:r>
        <w:rPr>
          <w:rFonts w:hint="cs"/>
          <w:rtl/>
        </w:rPr>
        <w:t>פעמים אני שומע שהביקורת באה מהשמאל. האמת היא שלא הבנתי בדיוק מהי העמדה. אתם בעד או נגד? אתם בעד שיקבלו את מפת הדרכים או נגד? ש"ס רואה בחיוב את זה שראש הממשלה קיבל את מפת הדרכים, או בשלילה? לא הבנתי.</w:t>
      </w:r>
    </w:p>
    <w:p w14:paraId="39719A9D" w14:textId="77777777" w:rsidR="00000000" w:rsidRDefault="007C71EE">
      <w:pPr>
        <w:pStyle w:val="a"/>
        <w:rPr>
          <w:rFonts w:hint="cs"/>
          <w:rtl/>
        </w:rPr>
      </w:pPr>
    </w:p>
    <w:p w14:paraId="56453F18" w14:textId="77777777" w:rsidR="00000000" w:rsidRDefault="007C71EE">
      <w:pPr>
        <w:pStyle w:val="ac"/>
        <w:rPr>
          <w:rtl/>
        </w:rPr>
      </w:pPr>
      <w:r>
        <w:rPr>
          <w:rFonts w:hint="eastAsia"/>
          <w:rtl/>
        </w:rPr>
        <w:t>יצחק</w:t>
      </w:r>
      <w:r>
        <w:rPr>
          <w:rtl/>
        </w:rPr>
        <w:t xml:space="preserve"> כהן (ש"ס):</w:t>
      </w:r>
    </w:p>
    <w:p w14:paraId="39924F31" w14:textId="77777777" w:rsidR="00000000" w:rsidRDefault="007C71EE">
      <w:pPr>
        <w:pStyle w:val="a"/>
        <w:rPr>
          <w:rFonts w:hint="cs"/>
          <w:rtl/>
        </w:rPr>
      </w:pPr>
    </w:p>
    <w:p w14:paraId="3CF4CB9D" w14:textId="77777777" w:rsidR="00000000" w:rsidRDefault="007C71EE">
      <w:pPr>
        <w:pStyle w:val="a"/>
        <w:rPr>
          <w:rFonts w:hint="cs"/>
          <w:rtl/>
        </w:rPr>
      </w:pPr>
      <w:r>
        <w:rPr>
          <w:rFonts w:hint="cs"/>
          <w:rtl/>
        </w:rPr>
        <w:t>מה אכפת לך מש"ס?</w:t>
      </w:r>
    </w:p>
    <w:p w14:paraId="16342473" w14:textId="77777777" w:rsidR="00000000" w:rsidRDefault="007C71EE">
      <w:pPr>
        <w:pStyle w:val="a"/>
        <w:rPr>
          <w:rFonts w:hint="cs"/>
          <w:rtl/>
        </w:rPr>
      </w:pPr>
    </w:p>
    <w:p w14:paraId="6966FE28" w14:textId="77777777" w:rsidR="00000000" w:rsidRDefault="007C71EE">
      <w:pPr>
        <w:pStyle w:val="SpeakerCon"/>
        <w:rPr>
          <w:rtl/>
        </w:rPr>
      </w:pPr>
      <w:bookmarkStart w:id="1741" w:name="FS000000558T27_05_2003_18_54_16C"/>
      <w:bookmarkEnd w:id="1741"/>
      <w:r>
        <w:rPr>
          <w:rtl/>
        </w:rPr>
        <w:t>עזמי בשארה (בל"ד):</w:t>
      </w:r>
    </w:p>
    <w:p w14:paraId="2F312F15" w14:textId="77777777" w:rsidR="00000000" w:rsidRDefault="007C71EE">
      <w:pPr>
        <w:pStyle w:val="a"/>
        <w:rPr>
          <w:rtl/>
        </w:rPr>
      </w:pPr>
    </w:p>
    <w:p w14:paraId="0CE7F759" w14:textId="77777777" w:rsidR="00000000" w:rsidRDefault="007C71EE">
      <w:pPr>
        <w:pStyle w:val="a"/>
        <w:rPr>
          <w:rFonts w:hint="cs"/>
          <w:rtl/>
        </w:rPr>
      </w:pPr>
      <w:r>
        <w:rPr>
          <w:rFonts w:hint="cs"/>
          <w:rtl/>
        </w:rPr>
        <w:t>ש</w:t>
      </w:r>
      <w:r>
        <w:rPr>
          <w:rFonts w:hint="cs"/>
          <w:rtl/>
        </w:rPr>
        <w:t>ום דבר לא אכפת לי. מה שחשוב - - -</w:t>
      </w:r>
    </w:p>
    <w:p w14:paraId="3A08C615" w14:textId="77777777" w:rsidR="00000000" w:rsidRDefault="007C71EE">
      <w:pPr>
        <w:pStyle w:val="a"/>
        <w:rPr>
          <w:rFonts w:hint="cs"/>
          <w:rtl/>
        </w:rPr>
      </w:pPr>
    </w:p>
    <w:p w14:paraId="7DA3E8AB" w14:textId="77777777" w:rsidR="00000000" w:rsidRDefault="007C71EE">
      <w:pPr>
        <w:pStyle w:val="ac"/>
        <w:rPr>
          <w:rtl/>
        </w:rPr>
      </w:pPr>
      <w:r>
        <w:rPr>
          <w:rFonts w:hint="eastAsia"/>
          <w:rtl/>
        </w:rPr>
        <w:t>יולי</w:t>
      </w:r>
      <w:r>
        <w:rPr>
          <w:rtl/>
        </w:rPr>
        <w:t xml:space="preserve"> תמיר (העבודה-מימד):</w:t>
      </w:r>
    </w:p>
    <w:p w14:paraId="1421EE8C" w14:textId="77777777" w:rsidR="00000000" w:rsidRDefault="007C71EE">
      <w:pPr>
        <w:pStyle w:val="a"/>
        <w:rPr>
          <w:rFonts w:hint="cs"/>
          <w:rtl/>
        </w:rPr>
      </w:pPr>
    </w:p>
    <w:p w14:paraId="74C91F3D" w14:textId="77777777" w:rsidR="00000000" w:rsidRDefault="007C71EE">
      <w:pPr>
        <w:pStyle w:val="a"/>
        <w:rPr>
          <w:rFonts w:hint="cs"/>
          <w:rtl/>
        </w:rPr>
      </w:pPr>
      <w:r>
        <w:rPr>
          <w:rFonts w:hint="cs"/>
          <w:rtl/>
        </w:rPr>
        <w:t>- - -</w:t>
      </w:r>
    </w:p>
    <w:p w14:paraId="62C051B5" w14:textId="77777777" w:rsidR="00000000" w:rsidRDefault="007C71EE">
      <w:pPr>
        <w:pStyle w:val="a"/>
        <w:rPr>
          <w:rFonts w:hint="cs"/>
          <w:rtl/>
        </w:rPr>
      </w:pPr>
    </w:p>
    <w:p w14:paraId="070B71FC" w14:textId="77777777" w:rsidR="00000000" w:rsidRDefault="007C71EE">
      <w:pPr>
        <w:pStyle w:val="SpeakerCon"/>
        <w:rPr>
          <w:rtl/>
        </w:rPr>
      </w:pPr>
      <w:bookmarkStart w:id="1742" w:name="FS000000558T27_05_2003_18_54_18C"/>
      <w:bookmarkEnd w:id="1742"/>
      <w:r>
        <w:rPr>
          <w:rtl/>
        </w:rPr>
        <w:t>עזמי בשארה (בל"ד):</w:t>
      </w:r>
    </w:p>
    <w:p w14:paraId="5D20933B" w14:textId="77777777" w:rsidR="00000000" w:rsidRDefault="007C71EE">
      <w:pPr>
        <w:pStyle w:val="a"/>
        <w:rPr>
          <w:rtl/>
        </w:rPr>
      </w:pPr>
    </w:p>
    <w:p w14:paraId="45BD3199" w14:textId="77777777" w:rsidR="00000000" w:rsidRDefault="007C71EE">
      <w:pPr>
        <w:pStyle w:val="a"/>
        <w:rPr>
          <w:rFonts w:hint="cs"/>
          <w:rtl/>
        </w:rPr>
      </w:pPr>
      <w:r>
        <w:rPr>
          <w:rFonts w:hint="cs"/>
          <w:rtl/>
        </w:rPr>
        <w:t>על כל פנים, ברור לי שהיא רואה בשלילה את היותה מחוץ לממשלה. אבל, אני לא רואה מהי העמדה.</w:t>
      </w:r>
    </w:p>
    <w:p w14:paraId="06249B65" w14:textId="77777777" w:rsidR="00000000" w:rsidRDefault="007C71EE">
      <w:pPr>
        <w:pStyle w:val="a"/>
        <w:rPr>
          <w:rFonts w:hint="cs"/>
          <w:rtl/>
        </w:rPr>
      </w:pPr>
    </w:p>
    <w:p w14:paraId="456A18E1" w14:textId="77777777" w:rsidR="00000000" w:rsidRDefault="007C71EE">
      <w:pPr>
        <w:pStyle w:val="ac"/>
        <w:rPr>
          <w:rtl/>
        </w:rPr>
      </w:pPr>
      <w:r>
        <w:rPr>
          <w:rFonts w:hint="eastAsia"/>
          <w:rtl/>
        </w:rPr>
        <w:t>יצחק</w:t>
      </w:r>
      <w:r>
        <w:rPr>
          <w:rtl/>
        </w:rPr>
        <w:t xml:space="preserve"> וקנין (ש"ס):</w:t>
      </w:r>
    </w:p>
    <w:p w14:paraId="12494981" w14:textId="77777777" w:rsidR="00000000" w:rsidRDefault="007C71EE">
      <w:pPr>
        <w:pStyle w:val="a"/>
        <w:rPr>
          <w:rFonts w:hint="cs"/>
          <w:rtl/>
        </w:rPr>
      </w:pPr>
    </w:p>
    <w:p w14:paraId="2095A492" w14:textId="77777777" w:rsidR="00000000" w:rsidRDefault="007C71EE">
      <w:pPr>
        <w:pStyle w:val="a"/>
        <w:rPr>
          <w:rFonts w:hint="cs"/>
          <w:rtl/>
        </w:rPr>
      </w:pPr>
      <w:r>
        <w:rPr>
          <w:rFonts w:hint="cs"/>
          <w:rtl/>
        </w:rPr>
        <w:t>שמעת אותי באופן ברור.</w:t>
      </w:r>
    </w:p>
    <w:p w14:paraId="27D72C30" w14:textId="77777777" w:rsidR="00000000" w:rsidRDefault="007C71EE">
      <w:pPr>
        <w:pStyle w:val="a"/>
        <w:rPr>
          <w:rFonts w:hint="cs"/>
          <w:rtl/>
        </w:rPr>
      </w:pPr>
    </w:p>
    <w:p w14:paraId="04C6FB4B" w14:textId="77777777" w:rsidR="00000000" w:rsidRDefault="007C71EE">
      <w:pPr>
        <w:pStyle w:val="SpeakerCon"/>
        <w:rPr>
          <w:rtl/>
        </w:rPr>
      </w:pPr>
      <w:bookmarkStart w:id="1743" w:name="FS000000558T27_05_2003_18_55_17C"/>
      <w:bookmarkEnd w:id="1743"/>
      <w:r>
        <w:rPr>
          <w:rtl/>
        </w:rPr>
        <w:t>עזמי בשארה (בל"ד):</w:t>
      </w:r>
    </w:p>
    <w:p w14:paraId="60A31528" w14:textId="77777777" w:rsidR="00000000" w:rsidRDefault="007C71EE">
      <w:pPr>
        <w:pStyle w:val="a"/>
        <w:rPr>
          <w:rtl/>
        </w:rPr>
      </w:pPr>
    </w:p>
    <w:p w14:paraId="6B6F801D" w14:textId="77777777" w:rsidR="00000000" w:rsidRDefault="007C71EE">
      <w:pPr>
        <w:pStyle w:val="a"/>
        <w:rPr>
          <w:rFonts w:hint="cs"/>
          <w:rtl/>
        </w:rPr>
      </w:pPr>
      <w:r>
        <w:rPr>
          <w:rFonts w:hint="cs"/>
          <w:rtl/>
        </w:rPr>
        <w:t>חבר הכנסת וקנין, א</w:t>
      </w:r>
      <w:r>
        <w:rPr>
          <w:rFonts w:hint="cs"/>
          <w:rtl/>
        </w:rPr>
        <w:t>תה התקפת משמאל וזה ברור. אתה ראית בחיוב. אתה אמרת שאתה רואה את עמדת ראש הממשלה כעמדה חיובית. אבל, אמרתי לך שאתה היחיד ששמעתי אותו מדבר כך. לכן, לא ברור לי מאיפה מתקיפים, מאיזה צד מתקיפים.</w:t>
      </w:r>
    </w:p>
    <w:p w14:paraId="2F92B78C" w14:textId="77777777" w:rsidR="00000000" w:rsidRDefault="007C71EE">
      <w:pPr>
        <w:pStyle w:val="a"/>
        <w:rPr>
          <w:rFonts w:hint="cs"/>
          <w:rtl/>
        </w:rPr>
      </w:pPr>
    </w:p>
    <w:p w14:paraId="2A9835A0" w14:textId="77777777" w:rsidR="00000000" w:rsidRDefault="007C71EE">
      <w:pPr>
        <w:pStyle w:val="a"/>
        <w:rPr>
          <w:rFonts w:hint="cs"/>
          <w:rtl/>
        </w:rPr>
      </w:pPr>
      <w:r>
        <w:rPr>
          <w:rFonts w:hint="cs"/>
          <w:rtl/>
        </w:rPr>
        <w:t>על כל פנים, אפשר לא לבטוח בהצהרות ראש הממשלה אתמול בסיעת הליכוד ולר</w:t>
      </w:r>
      <w:r>
        <w:rPr>
          <w:rFonts w:hint="cs"/>
          <w:rtl/>
        </w:rPr>
        <w:t>אותן ככורח המציאות, כהצהרות שהוא היה מוכרח לתת. אבל יכול גם סקפטיקן לבוא ולהגיד: אז מה? כך הוא פרגמטיזם פוליטי. ראשי ממשלה מתנהגים כך כשהם חייבים להתנהג כך. מה רע בכך שהוא חייב לעשות? הרי אתם רוצים שהאמריקנים יכריחו אותו. עכשיו אתה רואה בשלילה את זה שהאמרי</w:t>
      </w:r>
      <w:r>
        <w:rPr>
          <w:rFonts w:hint="cs"/>
          <w:rtl/>
        </w:rPr>
        <w:t>קנים הכריחו אותו? אני אומר: לא בדיוק הכריחו אותו. אני חושב שהעמדה היא תוצאה של הבנה בין ההנהלה הכי ימנית בהיסטוריה של ארצות-הברית המודרנית עכשיו, כנראה מאז טרומן, לבין ממשלת ישראל, שהאסטרטגיה היחידה שיש לה היא לסמוך על המזג הפוליטי האמריקני אחרי ה=11 בספטמ</w:t>
      </w:r>
      <w:r>
        <w:rPr>
          <w:rFonts w:hint="cs"/>
          <w:rtl/>
        </w:rPr>
        <w:t xml:space="preserve">בר - אפילו לא על העמדות הפוליטיות, אלא על המזג, על מצב הרוח, הקמפיין הבין-לאומי נגד הטרור. </w:t>
      </w:r>
    </w:p>
    <w:p w14:paraId="2C4E04B5" w14:textId="77777777" w:rsidR="00000000" w:rsidRDefault="007C71EE">
      <w:pPr>
        <w:pStyle w:val="a"/>
        <w:rPr>
          <w:rFonts w:hint="cs"/>
          <w:rtl/>
        </w:rPr>
      </w:pPr>
    </w:p>
    <w:p w14:paraId="48175577" w14:textId="77777777" w:rsidR="00000000" w:rsidRDefault="007C71EE">
      <w:pPr>
        <w:pStyle w:val="a"/>
        <w:rPr>
          <w:rFonts w:hint="cs"/>
          <w:rtl/>
        </w:rPr>
      </w:pPr>
      <w:r>
        <w:rPr>
          <w:rFonts w:hint="cs"/>
          <w:rtl/>
        </w:rPr>
        <w:t xml:space="preserve">כנראה בהבנה הזאת צריך להעביר לאמריקנים את הקטע הזה עכשיו במזרח התיכון - להגיד שהוא מסכים עקרונית ובלי </w:t>
      </w:r>
      <w:r>
        <w:t>reservations</w:t>
      </w:r>
      <w:r>
        <w:rPr>
          <w:rFonts w:hint="cs"/>
          <w:rtl/>
        </w:rPr>
        <w:t>, כלומר בלי שום הסתייגויות. ההסתייגויות יידונו אח</w:t>
      </w:r>
      <w:r>
        <w:rPr>
          <w:rFonts w:hint="cs"/>
          <w:rtl/>
        </w:rPr>
        <w:t>ר כך בשלילה או בחיוב, והעיקר נִראה קודם כול אם יסכימו הפלסטינים והישראלים לפירוש הצעדים, אחר כך - אם יסכימו שזה יהיה במקביל ולא אחד אחרי השני, ואחר כך - אם יסכימו לממש את מה שהסכימו לפרש וכו', עד שנגיע לארבעת המרכיבים של פתרון הקבע, שמפת הדרכים לא אומרת מל</w:t>
      </w:r>
      <w:r>
        <w:rPr>
          <w:rFonts w:hint="cs"/>
          <w:rtl/>
        </w:rPr>
        <w:t xml:space="preserve">ה עליהם איך לפתור אותם. זה אומר שיש התקדמות, אם מפת הדרכים היתה אומרת: כך פותרים את בעיית ירושלים, כך פותרים את בעיית השטחים וכך פותרים את בעיית ההתנחלויות. אין מלה על זה. יש הקפאת הפעילות ההתנחלותית, ואין דיבור מפורש על פירוק ההתנחלויות או מה פתרון עניין </w:t>
      </w:r>
      <w:r>
        <w:rPr>
          <w:rFonts w:hint="cs"/>
          <w:rtl/>
        </w:rPr>
        <w:t xml:space="preserve">ההתנחלויות. </w:t>
      </w:r>
    </w:p>
    <w:p w14:paraId="42369B89" w14:textId="77777777" w:rsidR="00000000" w:rsidRDefault="007C71EE">
      <w:pPr>
        <w:pStyle w:val="a"/>
        <w:rPr>
          <w:rFonts w:hint="cs"/>
          <w:rtl/>
        </w:rPr>
      </w:pPr>
    </w:p>
    <w:p w14:paraId="43F9A06D" w14:textId="77777777" w:rsidR="00000000" w:rsidRDefault="007C71EE">
      <w:pPr>
        <w:pStyle w:val="a"/>
        <w:rPr>
          <w:rFonts w:hint="cs"/>
          <w:rtl/>
        </w:rPr>
      </w:pPr>
      <w:r>
        <w:rPr>
          <w:rFonts w:hint="cs"/>
          <w:rtl/>
        </w:rPr>
        <w:t>לכן, קשה לסמוך על הדבר הזה. אסור לחגוג את ההצהרה הזאת של שרון. מה עוד שאדון שרון אומר לנו - - -</w:t>
      </w:r>
    </w:p>
    <w:p w14:paraId="5A8C3E47" w14:textId="77777777" w:rsidR="00000000" w:rsidRDefault="007C71EE">
      <w:pPr>
        <w:pStyle w:val="a"/>
        <w:rPr>
          <w:rFonts w:hint="cs"/>
          <w:rtl/>
        </w:rPr>
      </w:pPr>
    </w:p>
    <w:p w14:paraId="513E0AF9" w14:textId="77777777" w:rsidR="00000000" w:rsidRDefault="007C71EE">
      <w:pPr>
        <w:pStyle w:val="ac"/>
        <w:rPr>
          <w:rtl/>
        </w:rPr>
      </w:pPr>
      <w:r>
        <w:rPr>
          <w:rFonts w:hint="eastAsia"/>
          <w:rtl/>
        </w:rPr>
        <w:t>יוסי</w:t>
      </w:r>
      <w:r>
        <w:rPr>
          <w:rtl/>
        </w:rPr>
        <w:t xml:space="preserve"> שריד (מרצ):</w:t>
      </w:r>
    </w:p>
    <w:p w14:paraId="5437E2D9" w14:textId="77777777" w:rsidR="00000000" w:rsidRDefault="007C71EE">
      <w:pPr>
        <w:pStyle w:val="a"/>
        <w:rPr>
          <w:rFonts w:hint="cs"/>
          <w:rtl/>
        </w:rPr>
      </w:pPr>
    </w:p>
    <w:p w14:paraId="7F068A5A" w14:textId="77777777" w:rsidR="00000000" w:rsidRDefault="007C71EE">
      <w:pPr>
        <w:pStyle w:val="a"/>
        <w:rPr>
          <w:rFonts w:hint="cs"/>
          <w:rtl/>
        </w:rPr>
      </w:pPr>
      <w:r>
        <w:rPr>
          <w:rFonts w:hint="cs"/>
          <w:rtl/>
        </w:rPr>
        <w:t>במפת הדרכים יש התייחסות מפורשת מאוד להתנחלויות.</w:t>
      </w:r>
    </w:p>
    <w:p w14:paraId="38F691A3" w14:textId="77777777" w:rsidR="00000000" w:rsidRDefault="007C71EE">
      <w:pPr>
        <w:pStyle w:val="a"/>
        <w:rPr>
          <w:rFonts w:hint="cs"/>
          <w:rtl/>
        </w:rPr>
      </w:pPr>
    </w:p>
    <w:p w14:paraId="663DE644" w14:textId="77777777" w:rsidR="00000000" w:rsidRDefault="007C71EE">
      <w:pPr>
        <w:pStyle w:val="SpeakerCon"/>
        <w:rPr>
          <w:rtl/>
        </w:rPr>
      </w:pPr>
      <w:bookmarkStart w:id="1744" w:name="FS000000558T27_05_2003_19_01_46C"/>
      <w:bookmarkEnd w:id="1744"/>
      <w:r>
        <w:rPr>
          <w:rtl/>
        </w:rPr>
        <w:t>עזמי בשארה (בל"ד):</w:t>
      </w:r>
    </w:p>
    <w:p w14:paraId="6FB7A68D" w14:textId="77777777" w:rsidR="00000000" w:rsidRDefault="007C71EE">
      <w:pPr>
        <w:pStyle w:val="a"/>
        <w:rPr>
          <w:rtl/>
        </w:rPr>
      </w:pPr>
    </w:p>
    <w:p w14:paraId="737D65FB" w14:textId="77777777" w:rsidR="00000000" w:rsidRDefault="007C71EE">
      <w:pPr>
        <w:pStyle w:val="a"/>
        <w:rPr>
          <w:rFonts w:hint="cs"/>
          <w:rtl/>
        </w:rPr>
      </w:pPr>
      <w:r>
        <w:rPr>
          <w:rFonts w:hint="cs"/>
          <w:rtl/>
        </w:rPr>
        <w:t>הקפאת בנייה. זו הקפאה, ולא פירוק.</w:t>
      </w:r>
    </w:p>
    <w:p w14:paraId="2CBE4AA4" w14:textId="77777777" w:rsidR="00000000" w:rsidRDefault="007C71EE">
      <w:pPr>
        <w:pStyle w:val="a"/>
        <w:rPr>
          <w:rFonts w:hint="cs"/>
          <w:rtl/>
        </w:rPr>
      </w:pPr>
    </w:p>
    <w:p w14:paraId="1B42442E" w14:textId="77777777" w:rsidR="00000000" w:rsidRDefault="007C71EE">
      <w:pPr>
        <w:pStyle w:val="ac"/>
        <w:rPr>
          <w:rtl/>
        </w:rPr>
      </w:pPr>
      <w:r>
        <w:rPr>
          <w:rFonts w:hint="eastAsia"/>
          <w:rtl/>
        </w:rPr>
        <w:t>יוסי</w:t>
      </w:r>
      <w:r>
        <w:rPr>
          <w:rtl/>
        </w:rPr>
        <w:t xml:space="preserve"> שריד (מרצ):</w:t>
      </w:r>
    </w:p>
    <w:p w14:paraId="583E60F1" w14:textId="77777777" w:rsidR="00000000" w:rsidRDefault="007C71EE">
      <w:pPr>
        <w:pStyle w:val="a"/>
        <w:rPr>
          <w:rFonts w:hint="cs"/>
          <w:rtl/>
        </w:rPr>
      </w:pPr>
    </w:p>
    <w:p w14:paraId="6C19DB49" w14:textId="77777777" w:rsidR="00000000" w:rsidRDefault="007C71EE">
      <w:pPr>
        <w:pStyle w:val="a"/>
        <w:rPr>
          <w:rFonts w:hint="cs"/>
          <w:rtl/>
        </w:rPr>
      </w:pPr>
      <w:r>
        <w:t>total</w:t>
      </w:r>
      <w:r>
        <w:t xml:space="preserve"> freeze</w:t>
      </w:r>
      <w:r>
        <w:rPr>
          <w:rFonts w:hint="cs"/>
          <w:rtl/>
        </w:rPr>
        <w:t xml:space="preserve"> - - -</w:t>
      </w:r>
    </w:p>
    <w:p w14:paraId="36FE6247" w14:textId="77777777" w:rsidR="00000000" w:rsidRDefault="007C71EE">
      <w:pPr>
        <w:pStyle w:val="a"/>
        <w:rPr>
          <w:rFonts w:hint="cs"/>
          <w:rtl/>
        </w:rPr>
      </w:pPr>
    </w:p>
    <w:p w14:paraId="580D00DA" w14:textId="77777777" w:rsidR="00000000" w:rsidRDefault="007C71EE">
      <w:pPr>
        <w:pStyle w:val="SpeakerCon"/>
        <w:rPr>
          <w:rtl/>
        </w:rPr>
      </w:pPr>
      <w:bookmarkStart w:id="1745" w:name="FS000000558T27_05_2003_19_01_49C"/>
      <w:bookmarkEnd w:id="1745"/>
      <w:r>
        <w:rPr>
          <w:rtl/>
        </w:rPr>
        <w:t>עזמי בשארה (בל"ד):</w:t>
      </w:r>
    </w:p>
    <w:p w14:paraId="05E69AD8" w14:textId="77777777" w:rsidR="00000000" w:rsidRDefault="007C71EE">
      <w:pPr>
        <w:pStyle w:val="a"/>
        <w:rPr>
          <w:rFonts w:hint="cs"/>
          <w:rtl/>
        </w:rPr>
      </w:pPr>
    </w:p>
    <w:p w14:paraId="7ACEF64E" w14:textId="77777777" w:rsidR="00000000" w:rsidRDefault="007C71EE">
      <w:pPr>
        <w:pStyle w:val="a"/>
        <w:rPr>
          <w:rFonts w:hint="cs"/>
          <w:rtl/>
        </w:rPr>
      </w:pPr>
      <w:r>
        <w:rPr>
          <w:rFonts w:hint="cs"/>
          <w:rtl/>
        </w:rPr>
        <w:t>כן, אמרתי את זה.</w:t>
      </w:r>
    </w:p>
    <w:p w14:paraId="70CC041F" w14:textId="77777777" w:rsidR="00000000" w:rsidRDefault="007C71EE">
      <w:pPr>
        <w:pStyle w:val="a"/>
        <w:rPr>
          <w:rFonts w:hint="cs"/>
          <w:rtl/>
        </w:rPr>
      </w:pPr>
    </w:p>
    <w:p w14:paraId="5DC707C8" w14:textId="77777777" w:rsidR="00000000" w:rsidRDefault="007C71EE">
      <w:pPr>
        <w:pStyle w:val="ad"/>
        <w:rPr>
          <w:rtl/>
        </w:rPr>
      </w:pPr>
      <w:r>
        <w:rPr>
          <w:rtl/>
        </w:rPr>
        <w:t>היו"ר מוחמד ברכה:</w:t>
      </w:r>
    </w:p>
    <w:p w14:paraId="37825A80" w14:textId="77777777" w:rsidR="00000000" w:rsidRDefault="007C71EE">
      <w:pPr>
        <w:pStyle w:val="a"/>
        <w:rPr>
          <w:rtl/>
        </w:rPr>
      </w:pPr>
    </w:p>
    <w:p w14:paraId="1ED6A7FC" w14:textId="77777777" w:rsidR="00000000" w:rsidRDefault="007C71EE">
      <w:pPr>
        <w:pStyle w:val="a"/>
        <w:rPr>
          <w:rFonts w:hint="cs"/>
          <w:rtl/>
        </w:rPr>
      </w:pPr>
      <w:r>
        <w:rPr>
          <w:rFonts w:hint="cs"/>
          <w:rtl/>
        </w:rPr>
        <w:t>ריבוי טבעי.</w:t>
      </w:r>
    </w:p>
    <w:p w14:paraId="2BF72CF7" w14:textId="77777777" w:rsidR="00000000" w:rsidRDefault="007C71EE">
      <w:pPr>
        <w:pStyle w:val="a"/>
        <w:rPr>
          <w:rFonts w:hint="cs"/>
          <w:rtl/>
        </w:rPr>
      </w:pPr>
    </w:p>
    <w:p w14:paraId="4484BEF8" w14:textId="77777777" w:rsidR="00000000" w:rsidRDefault="007C71EE">
      <w:pPr>
        <w:pStyle w:val="SpeakerCon"/>
        <w:rPr>
          <w:rtl/>
        </w:rPr>
      </w:pPr>
      <w:bookmarkStart w:id="1746" w:name="FS000000558T27_05_2003_19_02_55C"/>
      <w:bookmarkEnd w:id="1746"/>
      <w:r>
        <w:rPr>
          <w:rtl/>
        </w:rPr>
        <w:t>עזמי בשארה (בל"ד):</w:t>
      </w:r>
    </w:p>
    <w:p w14:paraId="339F159F" w14:textId="77777777" w:rsidR="00000000" w:rsidRDefault="007C71EE">
      <w:pPr>
        <w:pStyle w:val="a"/>
        <w:rPr>
          <w:rtl/>
        </w:rPr>
      </w:pPr>
    </w:p>
    <w:p w14:paraId="790D5351" w14:textId="77777777" w:rsidR="00000000" w:rsidRDefault="007C71EE">
      <w:pPr>
        <w:pStyle w:val="a"/>
        <w:rPr>
          <w:rFonts w:hint="cs"/>
          <w:rtl/>
        </w:rPr>
      </w:pPr>
      <w:r>
        <w:rPr>
          <w:rFonts w:hint="cs"/>
          <w:rtl/>
        </w:rPr>
        <w:t>אמרתי את זה. אמרתי: בשלב הזה הקפאה, אבל לפתרון בעיית ההתנחלויות, כמרכיב של פתרון הקבע, אין התייחסות. הם לא אומרים איך לפתור. הם אומרים: הקפאה. חבר הכנס</w:t>
      </w:r>
      <w:r>
        <w:rPr>
          <w:rFonts w:hint="cs"/>
          <w:rtl/>
        </w:rPr>
        <w:t xml:space="preserve">ת שריד, דרך אגב, זו נסיגה מהעמדה האמריקנית, כי העמדה האמריקנית ההיסטורית היתה </w:t>
      </w:r>
      <w:r>
        <w:t>settlements</w:t>
      </w:r>
      <w:r>
        <w:rPr>
          <w:rFonts w:hint="cs"/>
        </w:rPr>
        <w:t xml:space="preserve"> </w:t>
      </w:r>
      <w:r>
        <w:t>are an impediment to peace</w:t>
      </w:r>
      <w:r>
        <w:rPr>
          <w:rFonts w:hint="cs"/>
          <w:rtl/>
        </w:rPr>
        <w:t xml:space="preserve"> - הן מכשול בפני השלום - ומכשול צריך להסיר. כך זה הובן לוגית פעם מהעמדה האמריקנית. היום, לא אומרים </w:t>
      </w:r>
      <w:r>
        <w:t>impediment to peace</w:t>
      </w:r>
      <w:r>
        <w:rPr>
          <w:rFonts w:hint="cs"/>
          <w:rtl/>
        </w:rPr>
        <w:t>. אומרים: צריך להקפיא.</w:t>
      </w:r>
      <w:r>
        <w:rPr>
          <w:rFonts w:hint="cs"/>
          <w:rtl/>
        </w:rPr>
        <w:t xml:space="preserve"> </w:t>
      </w:r>
    </w:p>
    <w:p w14:paraId="0F425379" w14:textId="77777777" w:rsidR="00000000" w:rsidRDefault="007C71EE">
      <w:pPr>
        <w:pStyle w:val="a"/>
        <w:rPr>
          <w:rFonts w:hint="cs"/>
          <w:rtl/>
        </w:rPr>
      </w:pPr>
    </w:p>
    <w:p w14:paraId="7E8904F9" w14:textId="77777777" w:rsidR="00000000" w:rsidRDefault="007C71EE">
      <w:pPr>
        <w:pStyle w:val="a"/>
        <w:rPr>
          <w:rFonts w:hint="cs"/>
          <w:rtl/>
        </w:rPr>
      </w:pPr>
      <w:r>
        <w:rPr>
          <w:rFonts w:hint="cs"/>
          <w:rtl/>
        </w:rPr>
        <w:t xml:space="preserve">דרך אגב, "להקפיא" זו בקשה פלסטינית טקטית. זו בקשה של תנועת השלום בישראל, שאני לא מזלזל בה והיא חשובה מאוד, אבל זו בקשה פלסטינית טקטית בזמן המשא-ומתן, איך לנהל משא-ומתן כשמתנחלים. בדיוק כמו שננהל משא-ומתן כשאתם עושים פעולות, איך אנחנו ננהל משא-ומתן כשיש </w:t>
      </w:r>
      <w:r>
        <w:rPr>
          <w:rFonts w:hint="cs"/>
          <w:rtl/>
        </w:rPr>
        <w:t>מתנחלים. כלומר, כדי לשפר אווירת משא-ומתן וכדי לאפשר משא-ומתן, תקפיאו את ההתנחלויות. זה בכלל לא עניין אסטרטגי. העניין האסטרטגי הוא: מה עושות ההתנחלויות בפתרון הקבע? לזה המפה לא מתייחסת.</w:t>
      </w:r>
    </w:p>
    <w:p w14:paraId="6990B140" w14:textId="77777777" w:rsidR="00000000" w:rsidRDefault="007C71EE">
      <w:pPr>
        <w:pStyle w:val="a"/>
        <w:rPr>
          <w:rFonts w:hint="cs"/>
          <w:rtl/>
        </w:rPr>
      </w:pPr>
    </w:p>
    <w:p w14:paraId="6EECDA8F" w14:textId="77777777" w:rsidR="00000000" w:rsidRDefault="007C71EE">
      <w:pPr>
        <w:pStyle w:val="a"/>
        <w:rPr>
          <w:rFonts w:hint="cs"/>
          <w:rtl/>
        </w:rPr>
      </w:pPr>
      <w:r>
        <w:rPr>
          <w:rFonts w:hint="cs"/>
          <w:rtl/>
        </w:rPr>
        <w:t>לכן, אני גם חושב שהשמחה, שמחת שינוי, היא שמחת עניים. ליתר דיוק, היא שמ</w:t>
      </w:r>
      <w:r>
        <w:rPr>
          <w:rFonts w:hint="cs"/>
          <w:rtl/>
        </w:rPr>
        <w:t>חת עשירים במקרה של שינוי, והפוזה שהיא תופסת בממשלה כאילו היא הביאה את הנצחון - לא ג'ורג' בוש אלא זה ששינוי נמצאת בממשלה.</w:t>
      </w:r>
    </w:p>
    <w:p w14:paraId="0F8998E3" w14:textId="77777777" w:rsidR="00000000" w:rsidRDefault="007C71EE">
      <w:pPr>
        <w:pStyle w:val="a"/>
        <w:rPr>
          <w:rFonts w:hint="cs"/>
          <w:rtl/>
        </w:rPr>
      </w:pPr>
    </w:p>
    <w:p w14:paraId="2CBAF689" w14:textId="77777777" w:rsidR="00000000" w:rsidRDefault="007C71EE">
      <w:pPr>
        <w:pStyle w:val="a"/>
        <w:rPr>
          <w:rFonts w:hint="cs"/>
          <w:rtl/>
        </w:rPr>
      </w:pPr>
      <w:r>
        <w:rPr>
          <w:rFonts w:hint="cs"/>
          <w:rtl/>
        </w:rPr>
        <w:t>דרך אגב, המפלגות הימניות הקיצוניות לא זזות בכלל ממקומן. הרי זו מפת הדרך למימוש הנאום של בוש מיוני 2002. על הנאום של בוש מיוני 2002 ביר</w:t>
      </w:r>
      <w:r>
        <w:rPr>
          <w:rFonts w:hint="cs"/>
          <w:rtl/>
        </w:rPr>
        <w:t>ך אפילו אביגדור ליברמן. אני זוכר טוב מאוד שהוא עלה בטלוויזיה מייד אחרי הנאום ובירך עליו.</w:t>
      </w:r>
    </w:p>
    <w:p w14:paraId="1B90B6D8" w14:textId="77777777" w:rsidR="00000000" w:rsidRDefault="007C71EE">
      <w:pPr>
        <w:pStyle w:val="a"/>
        <w:rPr>
          <w:rFonts w:hint="cs"/>
          <w:rtl/>
        </w:rPr>
      </w:pPr>
    </w:p>
    <w:p w14:paraId="19C3447A" w14:textId="77777777" w:rsidR="00000000" w:rsidRDefault="007C71EE">
      <w:pPr>
        <w:pStyle w:val="a"/>
        <w:rPr>
          <w:rFonts w:hint="cs"/>
          <w:rtl/>
        </w:rPr>
      </w:pPr>
      <w:r>
        <w:rPr>
          <w:rFonts w:hint="cs"/>
          <w:rtl/>
        </w:rPr>
        <w:t>אני לא רואה פה עניין חדש. אסור לשרון לגנוב את דעתה של הכנסת, לגנוב את דעתנו ולגנוב את דעתו של הציבור כאילו הוא הולך בכיוון של פתרון מדיני וכאילו יש לו פתאום תוכנית שו</w:t>
      </w:r>
      <w:r>
        <w:rPr>
          <w:rFonts w:hint="cs"/>
          <w:rtl/>
        </w:rPr>
        <w:t xml:space="preserve">נה ממה שהוא הציע: להפוך את תוכנית אלון למדינה פלסטינית. הוא תמיד דיבר על זה, על ישות פלסטינית. אסור בתכלית האיסור ליפול בזה ולהרפות קצת בביקורת על הממשלה הזאת, מבחינה זו שלממשלה זו אין תוכנית מדינית, ולכן גם אין לה תוכנית כלכלית. </w:t>
      </w:r>
    </w:p>
    <w:p w14:paraId="7326C526" w14:textId="77777777" w:rsidR="00000000" w:rsidRDefault="007C71EE">
      <w:pPr>
        <w:pStyle w:val="a"/>
        <w:rPr>
          <w:rFonts w:hint="cs"/>
          <w:rtl/>
        </w:rPr>
      </w:pPr>
    </w:p>
    <w:p w14:paraId="316631ED" w14:textId="77777777" w:rsidR="00000000" w:rsidRDefault="007C71EE">
      <w:pPr>
        <w:pStyle w:val="a"/>
        <w:rPr>
          <w:rFonts w:hint="cs"/>
          <w:rtl/>
        </w:rPr>
      </w:pPr>
      <w:r>
        <w:rPr>
          <w:rFonts w:hint="cs"/>
          <w:rtl/>
        </w:rPr>
        <w:t>לתיאור התוכנית הכלכלית ש</w:t>
      </w:r>
      <w:r>
        <w:rPr>
          <w:rFonts w:hint="cs"/>
          <w:rtl/>
        </w:rPr>
        <w:t xml:space="preserve">לה על דרך השלילה נוסף גם האדון נתניהו, שבא לממשלה עם אידיאולוגיה כלכלית ומשנה כלכלית סדורה המתאימה ביותר לפקידי האוצר, שייחלו לשר אוצר כזה הרבה שנים. יש להם תוכניות מגירה בשבילו, והוא האיש. הם ייחלו וציפו לו כל התקופה. </w:t>
      </w:r>
    </w:p>
    <w:p w14:paraId="389612F6" w14:textId="77777777" w:rsidR="00000000" w:rsidRDefault="007C71EE">
      <w:pPr>
        <w:pStyle w:val="a"/>
        <w:rPr>
          <w:rFonts w:hint="cs"/>
          <w:rtl/>
        </w:rPr>
      </w:pPr>
    </w:p>
    <w:p w14:paraId="7062343E" w14:textId="77777777" w:rsidR="00000000" w:rsidRDefault="007C71EE">
      <w:pPr>
        <w:pStyle w:val="a"/>
        <w:rPr>
          <w:rFonts w:hint="cs"/>
          <w:rtl/>
        </w:rPr>
      </w:pPr>
      <w:r>
        <w:rPr>
          <w:rFonts w:hint="cs"/>
          <w:rtl/>
        </w:rPr>
        <w:t xml:space="preserve">אני לא יודע כמה זמן נותר לי. באותה </w:t>
      </w:r>
      <w:r>
        <w:rPr>
          <w:rFonts w:hint="cs"/>
          <w:rtl/>
        </w:rPr>
        <w:t>נשימה אני רוצה לדבר על נושא שכולכם עוררתם היום, ואני חושב שהזעקה הזאת לא צריכה להירגע - העניין הגזעני באמת שהתחיל בו ראש ש"ס ושר הפנים לשעבר, אדון אלי ישי, שהכניס, ולא הממשלה הזאת - ממשלה דומה לה שהוא ישב בה - והגביל את ההתאזרחות, את איחוד המשפחות או אפילו</w:t>
      </w:r>
      <w:r>
        <w:rPr>
          <w:rFonts w:hint="cs"/>
          <w:rtl/>
        </w:rPr>
        <w:t xml:space="preserve"> את תושבות הקבע לפלסטינים ואזרחים ישראלים במקרה של חתונה וכו'. אדוני, הוא עשה זאת רטרואקטיבית. איך הוא עשה זאת רטרואקטיבית? אנשים שהתחתנו לפני שש-שבע שנים ויש להם ילדים ויש להם עניינים עכשיו בטיפול - הוא עכשיו הקפיא את הטיפול בהם, כלומר הפסיקו את כל התהליכ</w:t>
      </w:r>
      <w:r>
        <w:rPr>
          <w:rFonts w:hint="cs"/>
          <w:rtl/>
        </w:rPr>
        <w:t>ים.</w:t>
      </w:r>
    </w:p>
    <w:p w14:paraId="027B164E" w14:textId="77777777" w:rsidR="00000000" w:rsidRDefault="007C71EE">
      <w:pPr>
        <w:pStyle w:val="a"/>
        <w:rPr>
          <w:rFonts w:hint="cs"/>
          <w:rtl/>
        </w:rPr>
      </w:pPr>
    </w:p>
    <w:p w14:paraId="4713517A" w14:textId="77777777" w:rsidR="00000000" w:rsidRDefault="007C71EE">
      <w:pPr>
        <w:pStyle w:val="a"/>
        <w:rPr>
          <w:rFonts w:hint="cs"/>
          <w:rtl/>
        </w:rPr>
      </w:pPr>
      <w:r>
        <w:rPr>
          <w:rFonts w:hint="cs"/>
          <w:rtl/>
        </w:rPr>
        <w:t>אדוני היושב-ראש, אני חושב שאסור לנו להרפות לרגע מבחינה זו שאני חושב שזו המדינה האחרונה בעולם - אומנם לא בחוק, אבל תקנה של שר, הוראות של שר, להקפיא ולהפסיק, כאשר מדובר בטיפול בענייני איחוד משפחות שישתנה בגלל המוצא. היום העיתון "ידיעות אחרונות" השתמש במ</w:t>
      </w:r>
      <w:r>
        <w:rPr>
          <w:rFonts w:hint="cs"/>
          <w:rtl/>
        </w:rPr>
        <w:t>לים "בגלל הדם" של מי שמבקש. אין היום בעולם מדינות במצב כזה. מדינת ישראל יכולה לספר אידיאולוגית על ציונות, רוב יהודי ולא רוב יהודי. יש בעיה מבנית. אם אנחנו מדברים עליה - אז אתה לא מכיר באופי היהודי של המדינה. אם אני צריך להכיר באופי היהודי של המדינה - אני צ</w:t>
      </w:r>
      <w:r>
        <w:rPr>
          <w:rFonts w:hint="cs"/>
          <w:rtl/>
        </w:rPr>
        <w:t xml:space="preserve">ריך לראות בכל חתונה של פלסטיני עם פלסטינית או אזרח ישראלי עם פלסטינית או ההיפך מין מזימה. אם לא - בא השר ישי אז ואמר: אבל, הם רוצים לגור כאן בגלל ביטוח לאומי. </w:t>
      </w:r>
    </w:p>
    <w:p w14:paraId="4B29966E" w14:textId="77777777" w:rsidR="00000000" w:rsidRDefault="007C71EE">
      <w:pPr>
        <w:pStyle w:val="a"/>
        <w:rPr>
          <w:rFonts w:hint="cs"/>
          <w:rtl/>
        </w:rPr>
      </w:pPr>
    </w:p>
    <w:p w14:paraId="157CD407" w14:textId="77777777" w:rsidR="00000000" w:rsidRDefault="007C71EE">
      <w:pPr>
        <w:pStyle w:val="a"/>
        <w:rPr>
          <w:rFonts w:hint="cs"/>
          <w:rtl/>
        </w:rPr>
      </w:pPr>
      <w:r>
        <w:rPr>
          <w:rFonts w:hint="cs"/>
          <w:rtl/>
        </w:rPr>
        <w:t>כן, ודאי. אלא מה? אנשים מהגרים מארצות עניות לארצות עשירות, אנשים מהגרים מהדרום לצפון, אבל אף אח</w:t>
      </w:r>
      <w:r>
        <w:rPr>
          <w:rFonts w:hint="cs"/>
          <w:rtl/>
        </w:rPr>
        <w:t>ד לא אומר בארצות-הברית במקרה של מקסיקני: אל תטפלו, במקרה של מקסיקנית: אל תטפלו.</w:t>
      </w:r>
      <w:r>
        <w:t xml:space="preserve"> </w:t>
      </w:r>
      <w:r>
        <w:rPr>
          <w:rFonts w:hint="cs"/>
          <w:rtl/>
        </w:rPr>
        <w:t xml:space="preserve"> אף שר לא יגיד את זה אף-על-פי שברור שכל מי שהתחתן עם מקסיקני או מקסיקנית - הם רוצים לחיות בטקסס או בפלורידה. אבל לא יבוא שר ויגיד דבר כזה ואסור שיאמר דבר כזה.  </w:t>
      </w:r>
    </w:p>
    <w:p w14:paraId="70DED0C1" w14:textId="77777777" w:rsidR="00000000" w:rsidRDefault="007C71EE">
      <w:pPr>
        <w:pStyle w:val="a"/>
        <w:rPr>
          <w:rFonts w:hint="cs"/>
          <w:rtl/>
        </w:rPr>
      </w:pPr>
    </w:p>
    <w:p w14:paraId="2EFB6F81" w14:textId="77777777" w:rsidR="00000000" w:rsidRDefault="007C71EE">
      <w:pPr>
        <w:pStyle w:val="a"/>
        <w:rPr>
          <w:rFonts w:hint="cs"/>
          <w:rtl/>
        </w:rPr>
      </w:pPr>
      <w:r>
        <w:rPr>
          <w:rFonts w:hint="cs"/>
          <w:rtl/>
        </w:rPr>
        <w:t>הרי אנחנו ממיל</w:t>
      </w:r>
      <w:r>
        <w:rPr>
          <w:rFonts w:hint="cs"/>
          <w:rtl/>
        </w:rPr>
        <w:t xml:space="preserve">א לא ציונים ולא יכולים להיות ציונים, אבל גם אזרח דמוקרטי, ליברלי, יכול להשלים עם הדבר הזה, שאיחוד משפחות גם במקרים אנושיים הומניים גרידא יוקפא מסיבות אידיאולוגיות? </w:t>
      </w:r>
    </w:p>
    <w:p w14:paraId="7EF17735" w14:textId="77777777" w:rsidR="00000000" w:rsidRDefault="007C71EE">
      <w:pPr>
        <w:pStyle w:val="a"/>
        <w:rPr>
          <w:rFonts w:hint="cs"/>
          <w:rtl/>
        </w:rPr>
      </w:pPr>
    </w:p>
    <w:p w14:paraId="10773A2C" w14:textId="77777777" w:rsidR="00000000" w:rsidRDefault="007C71EE">
      <w:pPr>
        <w:pStyle w:val="a"/>
        <w:ind w:firstLine="720"/>
        <w:rPr>
          <w:rFonts w:hint="cs"/>
          <w:rtl/>
        </w:rPr>
      </w:pPr>
      <w:r>
        <w:rPr>
          <w:rFonts w:hint="cs"/>
          <w:rtl/>
        </w:rPr>
        <w:t xml:space="preserve">על זה מדבר שר במפלגה שלא רואה את עצמה מפלגה ציונית. היא חשבה שזו אורתודוקסיה יהודית, שהיא </w:t>
      </w:r>
      <w:r>
        <w:rPr>
          <w:rFonts w:hint="cs"/>
          <w:rtl/>
        </w:rPr>
        <w:t xml:space="preserve">יכלה לחיות עם הגר ועם האחר, מסרבת למשיחיות שקר ולא רואה במדינת ישראל מימוש איזו המשכיות וכו' וכו'. איפה הם ירדו כשהם קיבלו על עצמם את מנעמי השלטון והרצון להיות במשרדי הממשלה? הם צנחו בדיוק בקצה הימני של המפה הפוליטית, ואסור לנו להשלים עם זה. </w:t>
      </w:r>
    </w:p>
    <w:p w14:paraId="48FF5EA9" w14:textId="77777777" w:rsidR="00000000" w:rsidRDefault="007C71EE">
      <w:pPr>
        <w:pStyle w:val="a"/>
        <w:ind w:firstLine="720"/>
        <w:rPr>
          <w:rFonts w:hint="cs"/>
          <w:rtl/>
        </w:rPr>
      </w:pPr>
    </w:p>
    <w:p w14:paraId="07DF4779" w14:textId="77777777" w:rsidR="00000000" w:rsidRDefault="007C71EE">
      <w:pPr>
        <w:pStyle w:val="a"/>
        <w:ind w:firstLine="720"/>
        <w:rPr>
          <w:rFonts w:hint="cs"/>
          <w:rtl/>
        </w:rPr>
      </w:pPr>
      <w:r>
        <w:rPr>
          <w:rFonts w:hint="cs"/>
          <w:rtl/>
        </w:rPr>
        <w:t>לדעתי, היושב</w:t>
      </w:r>
      <w:r>
        <w:rPr>
          <w:rFonts w:hint="cs"/>
          <w:rtl/>
        </w:rPr>
        <w:t>-ראש, כנסת ישראל לא תוכל להושיע. יש רוב ימני מוצק בכנסת. אנחנו צריכים להעלות את הנושא הזה בדעת הקהל הבין-לאומית. אסור לנו להרפות. יש זכויות של מיעוטים בעולם. יש גם הסכמים על זכויות מיעוטים בעולם. מדינת ישראל גם דואגת מאוד מאוד להציג את עצמה בכל מדינה בעולם</w:t>
      </w:r>
      <w:r>
        <w:rPr>
          <w:rFonts w:hint="cs"/>
          <w:rtl/>
        </w:rPr>
        <w:t>, שהיא הדמוקרטיה הליברלית היחידה במזרח התיכון. אגב, דמוקרטיה ליברלית שלא מפרידה דת ומדינה, דמוקרטיה ליברלית שנותנת לעצמה אופי אידיאולוגי, ציוני. זו המדינה האידיאולוגית היחידה שנותרה בין המדינות הדמוקרטיות ליברליות. מדינה דמוקרטית ליברלית ששר הפנים שלה מתקי</w:t>
      </w:r>
      <w:r>
        <w:rPr>
          <w:rFonts w:hint="cs"/>
          <w:rtl/>
        </w:rPr>
        <w:t xml:space="preserve">ן תקנות או נותן הוראות במה לטפל ובמה לא לטפל באיחוד משפחות. </w:t>
      </w:r>
    </w:p>
    <w:p w14:paraId="1BC5AAC7" w14:textId="77777777" w:rsidR="00000000" w:rsidRDefault="007C71EE">
      <w:pPr>
        <w:pStyle w:val="a"/>
        <w:ind w:firstLine="720"/>
        <w:rPr>
          <w:rFonts w:hint="cs"/>
          <w:rtl/>
        </w:rPr>
      </w:pPr>
    </w:p>
    <w:p w14:paraId="09354227" w14:textId="77777777" w:rsidR="00000000" w:rsidRDefault="007C71EE">
      <w:pPr>
        <w:pStyle w:val="a"/>
        <w:ind w:firstLine="720"/>
        <w:rPr>
          <w:rFonts w:hint="cs"/>
          <w:rtl/>
        </w:rPr>
      </w:pPr>
      <w:r>
        <w:rPr>
          <w:rFonts w:hint="cs"/>
          <w:rtl/>
        </w:rPr>
        <w:t xml:space="preserve">אותה מדינה שדיברה כל שנות ה=70 על איחוד המשפחות של היהודים מרוסיה, אני זוכר את הקמפיין הזה. בכל ארצות המערב התגייסו אתה לעניין איחוד המשפחות מרוסיה, או מברית-המועצות לשעבר. </w:t>
      </w:r>
    </w:p>
    <w:p w14:paraId="5B378BF0" w14:textId="77777777" w:rsidR="00000000" w:rsidRDefault="007C71EE">
      <w:pPr>
        <w:pStyle w:val="a"/>
        <w:ind w:firstLine="720"/>
        <w:rPr>
          <w:rFonts w:hint="cs"/>
          <w:rtl/>
        </w:rPr>
      </w:pPr>
    </w:p>
    <w:p w14:paraId="7D0051BF" w14:textId="77777777" w:rsidR="00000000" w:rsidRDefault="007C71EE">
      <w:pPr>
        <w:pStyle w:val="a"/>
        <w:ind w:firstLine="720"/>
        <w:rPr>
          <w:rFonts w:hint="cs"/>
          <w:rtl/>
        </w:rPr>
      </w:pPr>
      <w:r>
        <w:rPr>
          <w:rFonts w:hint="cs"/>
          <w:rtl/>
        </w:rPr>
        <w:t>אנחנו נוכל לשתוק על</w:t>
      </w:r>
      <w:r>
        <w:rPr>
          <w:rFonts w:hint="cs"/>
          <w:rtl/>
        </w:rPr>
        <w:t xml:space="preserve"> כך, אדוני היושב-ראש, שאמא עם שלושה-ארבעה ילדים לא יכולה לקחת אותם לקופת-חולים באום-אל-פחם או בטייבה או בנצרת מכיוון שהבנים שלה לא רשומים כתושבי קבע כשהאבא שלהם אזרח ישראלי? אנחנו יכולים להשלים עם זה? אנחנו לא יכולים להשלים עם זה.</w:t>
      </w:r>
    </w:p>
    <w:p w14:paraId="104D0B3E" w14:textId="77777777" w:rsidR="00000000" w:rsidRDefault="007C71EE">
      <w:pPr>
        <w:pStyle w:val="a"/>
        <w:ind w:firstLine="720"/>
        <w:rPr>
          <w:rFonts w:hint="cs"/>
          <w:rtl/>
        </w:rPr>
      </w:pPr>
    </w:p>
    <w:p w14:paraId="76B510ED" w14:textId="77777777" w:rsidR="00000000" w:rsidRDefault="007C71EE">
      <w:pPr>
        <w:pStyle w:val="a"/>
        <w:ind w:firstLine="720"/>
        <w:rPr>
          <w:rFonts w:hint="cs"/>
          <w:rtl/>
        </w:rPr>
      </w:pPr>
      <w:r>
        <w:rPr>
          <w:rFonts w:hint="cs"/>
          <w:rtl/>
        </w:rPr>
        <w:t>אותו נימוק שיגיד הרוב: א</w:t>
      </w:r>
      <w:r>
        <w:rPr>
          <w:rFonts w:hint="cs"/>
          <w:rtl/>
        </w:rPr>
        <w:t>בל זה המסים שלנו וכו', אומרים נציגי מעמד הביניים: אלה המסים שלנו, שכל החברה נושאת בנטל. אותו דבר רק עם ההלאמה של הארגומנט. זה הופך להיות ארגומנט לאומני במקום ארגומנט מעמדי. תודה רבה, אדוני היושב-ראש.</w:t>
      </w:r>
    </w:p>
    <w:p w14:paraId="1B575846" w14:textId="77777777" w:rsidR="00000000" w:rsidRDefault="007C71EE">
      <w:pPr>
        <w:pStyle w:val="a"/>
        <w:ind w:firstLine="720"/>
        <w:rPr>
          <w:rFonts w:hint="cs"/>
          <w:rtl/>
        </w:rPr>
      </w:pPr>
    </w:p>
    <w:p w14:paraId="00E238CB" w14:textId="77777777" w:rsidR="00000000" w:rsidRDefault="007C71EE">
      <w:pPr>
        <w:pStyle w:val="ad"/>
        <w:rPr>
          <w:rtl/>
        </w:rPr>
      </w:pPr>
    </w:p>
    <w:p w14:paraId="01A9828A" w14:textId="77777777" w:rsidR="00000000" w:rsidRDefault="007C71EE">
      <w:pPr>
        <w:pStyle w:val="ad"/>
        <w:rPr>
          <w:rtl/>
        </w:rPr>
      </w:pPr>
      <w:r>
        <w:rPr>
          <w:rFonts w:hint="eastAsia"/>
          <w:rtl/>
        </w:rPr>
        <w:t>היו</w:t>
      </w:r>
      <w:r>
        <w:rPr>
          <w:rtl/>
        </w:rPr>
        <w:t>"ר מוחמד ברכה:</w:t>
      </w:r>
    </w:p>
    <w:p w14:paraId="5F01A3DA" w14:textId="77777777" w:rsidR="00000000" w:rsidRDefault="007C71EE">
      <w:pPr>
        <w:pStyle w:val="a"/>
        <w:rPr>
          <w:rFonts w:hint="cs"/>
          <w:rtl/>
        </w:rPr>
      </w:pPr>
    </w:p>
    <w:p w14:paraId="5CF7BE9E" w14:textId="77777777" w:rsidR="00000000" w:rsidRDefault="007C71EE">
      <w:pPr>
        <w:pStyle w:val="a"/>
        <w:rPr>
          <w:rFonts w:hint="cs"/>
          <w:rtl/>
        </w:rPr>
      </w:pPr>
      <w:r>
        <w:rPr>
          <w:rFonts w:hint="cs"/>
          <w:rtl/>
        </w:rPr>
        <w:t>תודה רבה. חבר הכנסת יוסי שריד. אחרי</w:t>
      </w:r>
      <w:r>
        <w:rPr>
          <w:rFonts w:hint="cs"/>
          <w:rtl/>
        </w:rPr>
        <w:t xml:space="preserve">ו </w:t>
      </w:r>
      <w:r>
        <w:rPr>
          <w:rtl/>
        </w:rPr>
        <w:t>–</w:t>
      </w:r>
      <w:r>
        <w:rPr>
          <w:rFonts w:hint="cs"/>
          <w:rtl/>
        </w:rPr>
        <w:t xml:space="preserve"> חבר הכנסת מאיר פרוש. אחרי חבר הכנסת פרוש </w:t>
      </w:r>
      <w:r>
        <w:rPr>
          <w:rtl/>
        </w:rPr>
        <w:t>–</w:t>
      </w:r>
      <w:r>
        <w:rPr>
          <w:rFonts w:hint="cs"/>
          <w:rtl/>
        </w:rPr>
        <w:t xml:space="preserve"> חבר הכנסת עסאם מח'ול.</w:t>
      </w:r>
    </w:p>
    <w:p w14:paraId="27588B84" w14:textId="77777777" w:rsidR="00000000" w:rsidRDefault="007C71EE">
      <w:pPr>
        <w:pStyle w:val="a"/>
        <w:rPr>
          <w:rFonts w:hint="cs"/>
          <w:rtl/>
        </w:rPr>
      </w:pPr>
    </w:p>
    <w:p w14:paraId="0AED11CF" w14:textId="77777777" w:rsidR="00000000" w:rsidRDefault="007C71EE">
      <w:pPr>
        <w:pStyle w:val="Speaker"/>
        <w:rPr>
          <w:rtl/>
        </w:rPr>
      </w:pPr>
      <w:bookmarkStart w:id="1747" w:name="FS000000512T27_05_2003_19_09_08"/>
      <w:bookmarkEnd w:id="1747"/>
      <w:r>
        <w:rPr>
          <w:rFonts w:hint="eastAsia"/>
          <w:rtl/>
        </w:rPr>
        <w:t>יוסי</w:t>
      </w:r>
      <w:r>
        <w:rPr>
          <w:rtl/>
        </w:rPr>
        <w:t xml:space="preserve"> שריד (מרצ):</w:t>
      </w:r>
    </w:p>
    <w:p w14:paraId="43D0F748" w14:textId="77777777" w:rsidR="00000000" w:rsidRDefault="007C71EE">
      <w:pPr>
        <w:pStyle w:val="a"/>
        <w:rPr>
          <w:rFonts w:hint="cs"/>
          <w:rtl/>
        </w:rPr>
      </w:pPr>
    </w:p>
    <w:p w14:paraId="42AB7121" w14:textId="77777777" w:rsidR="00000000" w:rsidRDefault="007C71EE">
      <w:pPr>
        <w:pStyle w:val="a"/>
        <w:rPr>
          <w:rFonts w:hint="cs"/>
          <w:rtl/>
        </w:rPr>
      </w:pPr>
      <w:r>
        <w:rPr>
          <w:rFonts w:hint="cs"/>
          <w:rtl/>
        </w:rPr>
        <w:t xml:space="preserve">אדוני היושב-ראש, בימים האחרונים, מאז התקבלה החלטת הממשלה על מפת הדרכים, כל הזמן שואלים אותנו למה אנחנו לא מפרגנים ולמה אנחנו לא מברכים ולמה אנחנו לא יוצאים מגדרנו כאשר </w:t>
      </w:r>
      <w:r>
        <w:rPr>
          <w:rFonts w:hint="cs"/>
          <w:rtl/>
        </w:rPr>
        <w:t>קולנו נשמע מגרונו של אריאל שרון. לכאורה, באמת היינו צריכים להיות שטופי חדווה, שישו בני מעי, ולצאת מגדרנו. אני אגיד לכם למה - כי אנחנו פשוט לא מאמינים. לא משום שאנחנו קטני אמונה אלא משום שההיסטוריה והביוגרפיה של אריאל שרון מלמדות אותנו בפעם המי-יודע-כמה, וא</w:t>
      </w:r>
      <w:r>
        <w:rPr>
          <w:rFonts w:hint="cs"/>
          <w:rtl/>
        </w:rPr>
        <w:t>נחנו למודי ניסיון, שעד אשר לא רואים בעין, מוקדם לברך. ולכן אני מציע גם לחברינו הנהדרים ממפלגת העבודה לא לקפוץ בראש. אתם יודעים מי קופץ בראש.</w:t>
      </w:r>
    </w:p>
    <w:p w14:paraId="461FCF03" w14:textId="77777777" w:rsidR="00000000" w:rsidRDefault="007C71EE">
      <w:pPr>
        <w:pStyle w:val="a"/>
        <w:rPr>
          <w:rFonts w:hint="cs"/>
          <w:rtl/>
        </w:rPr>
      </w:pPr>
    </w:p>
    <w:p w14:paraId="4D557FA1" w14:textId="77777777" w:rsidR="00000000" w:rsidRDefault="007C71EE">
      <w:pPr>
        <w:pStyle w:val="a"/>
        <w:rPr>
          <w:rFonts w:hint="cs"/>
          <w:rtl/>
        </w:rPr>
      </w:pPr>
      <w:r>
        <w:rPr>
          <w:rFonts w:hint="cs"/>
          <w:rtl/>
        </w:rPr>
        <w:t>ההחלטה הוגדרה כהחלטה היסטורית. אדוני היושב-ראש, עזבו אותנו מהחלטות היסטוריות. אנחנו מהלכים בקטנות. כתבתי באיזה מקו</w:t>
      </w:r>
      <w:r>
        <w:rPr>
          <w:rFonts w:hint="cs"/>
          <w:rtl/>
        </w:rPr>
        <w:t xml:space="preserve">ם, שלו הייתי צריך לבחור בין שתי אפשרויות, אפשרות אחת של החלטה היסטורית, ואפשרות שנייה, החלטה צנועה כמו למשל להוריד את כל המאחזים הלא-חוקיים, כמו למשל להקפיא תיכף ומייד את כל ההתנחלויות, לא החלטה היסטורית </w:t>
      </w:r>
      <w:r>
        <w:rPr>
          <w:rtl/>
        </w:rPr>
        <w:t>–</w:t>
      </w:r>
      <w:r>
        <w:rPr>
          <w:rFonts w:hint="cs"/>
          <w:rtl/>
        </w:rPr>
        <w:t xml:space="preserve"> אגב, היסטורית גם היסטורית - לא החלטה היסטורית אבל </w:t>
      </w:r>
      <w:r>
        <w:rPr>
          <w:rFonts w:hint="cs"/>
          <w:rtl/>
        </w:rPr>
        <w:t xml:space="preserve">הרבה יותר חשובה, מדוע? משום שמדובר בעניין שהוא לא רק להלכה אלא גם למעשה. </w:t>
      </w:r>
    </w:p>
    <w:p w14:paraId="640E1FA6" w14:textId="77777777" w:rsidR="00000000" w:rsidRDefault="007C71EE">
      <w:pPr>
        <w:pStyle w:val="a"/>
        <w:rPr>
          <w:rFonts w:hint="cs"/>
          <w:rtl/>
        </w:rPr>
      </w:pPr>
    </w:p>
    <w:p w14:paraId="0CE10D2F" w14:textId="77777777" w:rsidR="00000000" w:rsidRDefault="007C71EE">
      <w:pPr>
        <w:pStyle w:val="a"/>
        <w:rPr>
          <w:rFonts w:hint="cs"/>
          <w:rtl/>
        </w:rPr>
      </w:pPr>
      <w:r>
        <w:rPr>
          <w:rFonts w:hint="cs"/>
          <w:rtl/>
        </w:rPr>
        <w:t>כאשר אנשי הרשות הפלסטינית, אבו-מאזן ואחרים, אומרים דברים נכונים, נכוחים, אומרים: אה, יפה מאוד, אתם מדברים יפה, אבל דיבורים זה לא מספיק. אתם צריכים לעמוד במבחן המעשה. אם זה הכלל, ויש</w:t>
      </w:r>
      <w:r>
        <w:rPr>
          <w:rFonts w:hint="cs"/>
          <w:rtl/>
        </w:rPr>
        <w:t xml:space="preserve"> משהו בכלל הזה, אני חייב לומר, עד שלא רואים, לא יודעים. עד שלא נוכחים לדעת, אין ביטחון. אותו כלל בדיוק ואותו מבחן בדיוק צריך להחיל גם על ראש הממשלה שלנו, שבלי לפגוע בו, כאשר מדברים אצלנו או בעולם על אמינות, לא מביאים את ראש הממשלה שלנו כדוגמה הראשונה. אני </w:t>
      </w:r>
      <w:r>
        <w:rPr>
          <w:rFonts w:hint="cs"/>
          <w:rtl/>
        </w:rPr>
        <w:t xml:space="preserve">מקווה שזה לא עלבון גדול מדי. </w:t>
      </w:r>
    </w:p>
    <w:p w14:paraId="30C36A70" w14:textId="77777777" w:rsidR="00000000" w:rsidRDefault="007C71EE">
      <w:pPr>
        <w:pStyle w:val="a"/>
        <w:rPr>
          <w:rFonts w:hint="cs"/>
          <w:rtl/>
        </w:rPr>
      </w:pPr>
    </w:p>
    <w:p w14:paraId="53D72487" w14:textId="77777777" w:rsidR="00000000" w:rsidRDefault="007C71EE">
      <w:pPr>
        <w:pStyle w:val="a"/>
        <w:ind w:firstLine="720"/>
        <w:rPr>
          <w:rFonts w:hint="cs"/>
          <w:rtl/>
        </w:rPr>
      </w:pPr>
      <w:r>
        <w:rPr>
          <w:rFonts w:hint="cs"/>
          <w:rtl/>
        </w:rPr>
        <w:t>דרך אגב, אני מקווה שלא אגלוש מעבר לזמן, אבל אם אני אגלוש, על-פי הסיכום אתה יכול, אדוני היושב-ראש, להוריד את זה ממכסת הסיעה שלנו.</w:t>
      </w:r>
    </w:p>
    <w:p w14:paraId="7FA120B6" w14:textId="77777777" w:rsidR="00000000" w:rsidRDefault="007C71EE">
      <w:pPr>
        <w:pStyle w:val="a"/>
        <w:ind w:firstLine="720"/>
        <w:rPr>
          <w:rFonts w:hint="cs"/>
          <w:rtl/>
        </w:rPr>
      </w:pPr>
    </w:p>
    <w:p w14:paraId="6370E5DE" w14:textId="77777777" w:rsidR="00000000" w:rsidRDefault="007C71EE">
      <w:pPr>
        <w:pStyle w:val="a"/>
        <w:ind w:firstLine="720"/>
        <w:rPr>
          <w:rFonts w:hint="cs"/>
          <w:rtl/>
        </w:rPr>
      </w:pPr>
      <w:r>
        <w:rPr>
          <w:rFonts w:hint="cs"/>
          <w:rtl/>
        </w:rPr>
        <w:t xml:space="preserve">זו הסיבה שאנחנו לא מתהלכים ביומיים-שלושה האחרונים ורינה או שירה על שפתותינו. </w:t>
      </w:r>
    </w:p>
    <w:p w14:paraId="7D2F6A4F" w14:textId="77777777" w:rsidR="00000000" w:rsidRDefault="007C71EE">
      <w:pPr>
        <w:pStyle w:val="a"/>
        <w:ind w:firstLine="720"/>
        <w:rPr>
          <w:rFonts w:hint="cs"/>
          <w:rtl/>
        </w:rPr>
      </w:pPr>
    </w:p>
    <w:p w14:paraId="1F0E51C9" w14:textId="77777777" w:rsidR="00000000" w:rsidRDefault="007C71EE">
      <w:pPr>
        <w:pStyle w:val="a"/>
        <w:ind w:firstLine="720"/>
        <w:rPr>
          <w:rFonts w:hint="cs"/>
          <w:rtl/>
        </w:rPr>
      </w:pPr>
      <w:r>
        <w:rPr>
          <w:rFonts w:hint="cs"/>
          <w:rtl/>
        </w:rPr>
        <w:t>ראש הממשלה אמר א</w:t>
      </w:r>
      <w:r>
        <w:rPr>
          <w:rFonts w:hint="cs"/>
          <w:rtl/>
        </w:rPr>
        <w:t>תמול "כיבוש", והיום קמו לו עשרות פרשנים. מה זאת אומרת כיבוש? כיבוש זו מלה כל כך מובהקת, כל כך ברורה, שלא צריך לפרש אותה ואין צורך בפרשנים. דרך אגב, דווקא הקשבתי במידה רבה של תשומת לב לדברים שנאמרו אתמול, וראש הממשלה לא אמר פעם אחת "כיבוש". כשאומרים פעם אחת</w:t>
      </w:r>
      <w:r>
        <w:rPr>
          <w:rFonts w:hint="cs"/>
          <w:rtl/>
        </w:rPr>
        <w:t xml:space="preserve"> "כיבוש", אפשר לומר פליטת פה, אם כי לעניין כיבוש זה קצת מוגזם. הוא חזר  על זה שלוש-ארבע פעמים. זו היתה תמה בנושא המרכזי עם וריאציות בדיבור.</w:t>
      </w:r>
    </w:p>
    <w:p w14:paraId="036453E1" w14:textId="77777777" w:rsidR="00000000" w:rsidRDefault="007C71EE">
      <w:pPr>
        <w:pStyle w:val="a"/>
        <w:ind w:firstLine="720"/>
        <w:rPr>
          <w:rFonts w:hint="cs"/>
          <w:rtl/>
        </w:rPr>
      </w:pPr>
    </w:p>
    <w:p w14:paraId="3AF299A2" w14:textId="77777777" w:rsidR="00000000" w:rsidRDefault="007C71EE">
      <w:pPr>
        <w:pStyle w:val="a"/>
        <w:ind w:firstLine="720"/>
        <w:rPr>
          <w:rFonts w:hint="cs"/>
          <w:rtl/>
        </w:rPr>
      </w:pPr>
      <w:r>
        <w:rPr>
          <w:rFonts w:hint="cs"/>
          <w:rtl/>
        </w:rPr>
        <w:t>לומר שראש הממשלה לא ידע מה המשמעות, עד כמה המלה הזאת היא מלה טעונה והיום צריכים לפרש אותה? זה מזכיר לי קצת שהרב עוב</w:t>
      </w:r>
      <w:r>
        <w:rPr>
          <w:rFonts w:hint="cs"/>
          <w:rtl/>
        </w:rPr>
        <w:t xml:space="preserve">דיה יוסף לפעמים אומר איזה דבר שטות, אז קמים לו עשרות פרשנים כדי לבאר את זה. במקרה הזה זו לא היתה שטות מפיו של ראש הממשלה, אבל אני מבין שהוא עכשיו כאילו רוצה לתקן את זה. יש מלים שמרגע שהן נאמרות, אי-אפשר לאסוף אותן בחזרה, זה צריך להיות ברור לגמרי, לא היועץ </w:t>
      </w:r>
      <w:r>
        <w:rPr>
          <w:rFonts w:hint="cs"/>
          <w:rtl/>
        </w:rPr>
        <w:t xml:space="preserve">המשפטי לממשלה ולא עשרות פרשנים ולא כל חברי סיעת הליכוד. </w:t>
      </w:r>
    </w:p>
    <w:p w14:paraId="07FCACDA" w14:textId="77777777" w:rsidR="00000000" w:rsidRDefault="007C71EE">
      <w:pPr>
        <w:pStyle w:val="a"/>
        <w:ind w:firstLine="720"/>
        <w:rPr>
          <w:rFonts w:hint="cs"/>
          <w:rtl/>
        </w:rPr>
      </w:pPr>
    </w:p>
    <w:p w14:paraId="037FE83D" w14:textId="77777777" w:rsidR="00000000" w:rsidRDefault="007C71EE">
      <w:pPr>
        <w:pStyle w:val="a"/>
        <w:ind w:firstLine="720"/>
        <w:rPr>
          <w:rFonts w:hint="cs"/>
          <w:rtl/>
        </w:rPr>
      </w:pPr>
      <w:r>
        <w:rPr>
          <w:rFonts w:hint="cs"/>
          <w:rtl/>
        </w:rPr>
        <w:t xml:space="preserve">יש לי פנייה מיוחדת לחברי הכנסת, בעיקר מהליכוד ומשינוי. זו תופעה חדשה בכנסת. חיים פוליטיים, פרלמנטריים, מפלגתיים, לא יכולים להתנהל בלי משמעת סיעתית. אף אחד לא יכול להעמיד פנים. משמעת סיעתית זה חישוק </w:t>
      </w:r>
      <w:r>
        <w:rPr>
          <w:rFonts w:hint="cs"/>
          <w:rtl/>
        </w:rPr>
        <w:t xml:space="preserve">מאוד חשוב, חיוני בחיים פרלמנטריים, ובלי המשמעת הסיעתית הרבה דברים שלטוניים חשובים עשויים להתפרק. אבל, העניין הזה של המשמעת הסיעתית בכנסת הזאת הגיע לממדים ולשיאים שלא היו דוגמתם. </w:t>
      </w:r>
    </w:p>
    <w:p w14:paraId="5CFD12BF" w14:textId="77777777" w:rsidR="00000000" w:rsidRDefault="007C71EE">
      <w:pPr>
        <w:pStyle w:val="a"/>
        <w:ind w:firstLine="720"/>
        <w:rPr>
          <w:rFonts w:hint="cs"/>
          <w:rtl/>
        </w:rPr>
      </w:pPr>
    </w:p>
    <w:p w14:paraId="73C51821" w14:textId="77777777" w:rsidR="00000000" w:rsidRDefault="007C71EE">
      <w:pPr>
        <w:pStyle w:val="a"/>
        <w:ind w:firstLine="720"/>
        <w:rPr>
          <w:rFonts w:hint="cs"/>
          <w:rtl/>
        </w:rPr>
      </w:pPr>
      <w:r>
        <w:rPr>
          <w:rFonts w:hint="cs"/>
          <w:rtl/>
        </w:rPr>
        <w:t>לא כל כך נעים לי להזכיר נשכחות, בעיקר כאשר הדברים אמורים בנו עצמנו, אבל כאשר</w:t>
      </w:r>
      <w:r>
        <w:rPr>
          <w:rFonts w:hint="cs"/>
          <w:rtl/>
        </w:rPr>
        <w:t xml:space="preserve"> נכנסנו לכנסת, שלושה חודשים לאחר מכן השלכנו מכאן ממשלה. לא הצבענו בניגוד לממשלה, אלא השלכנו מכאן ראש ממשלה. הייתי חבר הכנסת שלושה חודשים, וגם ראש הממשלה של אז, גולדה מאיר, לאחר המארה הגדולה והמחדל הממאיר הזה של מלחמת יום הכיפורים, היתה מאוד סמכותית. לו אנש</w:t>
      </w:r>
      <w:r>
        <w:rPr>
          <w:rFonts w:hint="cs"/>
          <w:rtl/>
        </w:rPr>
        <w:t>ים היו יכולים להיהרג ממבט נוקב, יש להניח שהיו הרבה הרוגים בסביבה. היא לא היתה פחות סמכותית מראש הממשלה דהיום. וגם לה לפעמים היתה נטייה לזלזל קצת בחברי הכנסת, כפי שראש הממשלה זלזל בכם. 40 חברי הכנסת יושבים כצאן לזלזול, הייתי אומר, וראש הממשלה מהתל בהם.</w:t>
      </w:r>
    </w:p>
    <w:p w14:paraId="6B3B95A8" w14:textId="77777777" w:rsidR="00000000" w:rsidRDefault="007C71EE">
      <w:pPr>
        <w:pStyle w:val="a"/>
        <w:rPr>
          <w:rFonts w:hint="cs"/>
          <w:rtl/>
        </w:rPr>
      </w:pPr>
    </w:p>
    <w:p w14:paraId="67E94EFB" w14:textId="77777777" w:rsidR="00000000" w:rsidRDefault="007C71EE">
      <w:pPr>
        <w:pStyle w:val="a"/>
        <w:rPr>
          <w:rFonts w:hint="cs"/>
          <w:rtl/>
        </w:rPr>
      </w:pPr>
      <w:r>
        <w:rPr>
          <w:rFonts w:hint="cs"/>
          <w:rtl/>
        </w:rPr>
        <w:t>אין</w:t>
      </w:r>
      <w:r>
        <w:rPr>
          <w:rFonts w:hint="cs"/>
          <w:rtl/>
        </w:rPr>
        <w:t xml:space="preserve"> מרתפי עינויים בכנסת. אני רוצה לספר לכל חברי הכנסת שאין מרתפי עינויים. אם באמת זה כל כך חשוב, אם אתם מסכימים עם כל מה שכתוב בתוכנית הכלכלית, או עם רוב התוכנית הכלכלית, זה בסדר גמור, צריך להצביע בעדה. אבל אי-אפשר, מצד אחד, לדבר גבוהה גבוהה על הצורך להגן על </w:t>
      </w:r>
      <w:r>
        <w:rPr>
          <w:rFonts w:hint="cs"/>
          <w:rtl/>
        </w:rPr>
        <w:t xml:space="preserve">אלה, ועל אלה, ועל אלה </w:t>
      </w:r>
      <w:r>
        <w:rPr>
          <w:rtl/>
        </w:rPr>
        <w:t>–</w:t>
      </w:r>
      <w:r>
        <w:rPr>
          <w:rFonts w:hint="cs"/>
          <w:rtl/>
        </w:rPr>
        <w:t xml:space="preserve"> ואלה דברים איומים ונוראים, והדברים נשמעים גם מעל הבימה הזאת </w:t>
      </w:r>
      <w:r>
        <w:rPr>
          <w:rtl/>
        </w:rPr>
        <w:t>–</w:t>
      </w:r>
      <w:r>
        <w:rPr>
          <w:rFonts w:hint="cs"/>
          <w:rtl/>
        </w:rPr>
        <w:t xml:space="preserve"> ואחר כך להצביע. לא קורה שום דבר אם מפירים משמעת סיעתית. יש אפילו רגעים בהיסטוריה, גם הלאומית, חבר הכנסת בריזון, וגם האישית שלנו, שאנחנו יכולים גם להשליך אותם, ואין מרתפי </w:t>
      </w:r>
      <w:r>
        <w:rPr>
          <w:rFonts w:hint="cs"/>
          <w:rtl/>
        </w:rPr>
        <w:t>עינויים, ואף אחד לא הולך למרתפי העינויים.</w:t>
      </w:r>
    </w:p>
    <w:p w14:paraId="7C87E43F" w14:textId="77777777" w:rsidR="00000000" w:rsidRDefault="007C71EE">
      <w:pPr>
        <w:pStyle w:val="a"/>
        <w:rPr>
          <w:rFonts w:hint="cs"/>
          <w:rtl/>
        </w:rPr>
      </w:pPr>
    </w:p>
    <w:p w14:paraId="044C48C4" w14:textId="77777777" w:rsidR="00000000" w:rsidRDefault="007C71EE">
      <w:pPr>
        <w:pStyle w:val="a"/>
        <w:rPr>
          <w:rFonts w:hint="cs"/>
          <w:rtl/>
        </w:rPr>
      </w:pPr>
      <w:r>
        <w:rPr>
          <w:rFonts w:hint="cs"/>
          <w:rtl/>
        </w:rPr>
        <w:t xml:space="preserve"> אגב, אני מכיר אנשים, אולי לא בארץ, ודאי שלא בארץ, ברוך השם, שגם היו מוכנים ללכת למרתפי עינויים בגלל דברים שהיו מאוד מאוד חשובים להם. זה לא המצב אצלנו. </w:t>
      </w:r>
    </w:p>
    <w:p w14:paraId="7D902EB0" w14:textId="77777777" w:rsidR="00000000" w:rsidRDefault="007C71EE">
      <w:pPr>
        <w:pStyle w:val="a"/>
        <w:rPr>
          <w:rFonts w:hint="cs"/>
          <w:rtl/>
        </w:rPr>
      </w:pPr>
    </w:p>
    <w:p w14:paraId="1F5C0B94" w14:textId="77777777" w:rsidR="00000000" w:rsidRDefault="007C71EE">
      <w:pPr>
        <w:pStyle w:val="a"/>
        <w:rPr>
          <w:rFonts w:hint="cs"/>
          <w:rtl/>
        </w:rPr>
      </w:pPr>
      <w:r>
        <w:rPr>
          <w:rFonts w:hint="cs"/>
          <w:rtl/>
        </w:rPr>
        <w:t>אם דיברנו על שרון, אפשר לדבר גם על המנהיג שלכם. אתם בכלל אי</w:t>
      </w:r>
      <w:r>
        <w:rPr>
          <w:rFonts w:hint="cs"/>
          <w:rtl/>
        </w:rPr>
        <w:t xml:space="preserve">זה פלוגה, לא פלוגה, מחלקה של 15 איש. בכלל, אדם אחד מנגן בחליל ואתם כולכם מרקדים לפי החליל הזה. </w:t>
      </w:r>
    </w:p>
    <w:p w14:paraId="2934E723" w14:textId="77777777" w:rsidR="00000000" w:rsidRDefault="007C71EE">
      <w:pPr>
        <w:pStyle w:val="a"/>
        <w:ind w:firstLine="0"/>
        <w:rPr>
          <w:rFonts w:hint="cs"/>
          <w:rtl/>
        </w:rPr>
      </w:pPr>
    </w:p>
    <w:p w14:paraId="6D93F04B" w14:textId="77777777" w:rsidR="00000000" w:rsidRDefault="007C71EE">
      <w:pPr>
        <w:pStyle w:val="ac"/>
        <w:rPr>
          <w:rtl/>
        </w:rPr>
      </w:pPr>
      <w:r>
        <w:rPr>
          <w:rFonts w:hint="eastAsia"/>
          <w:rtl/>
        </w:rPr>
        <w:t>זאב</w:t>
      </w:r>
      <w:r>
        <w:rPr>
          <w:rtl/>
        </w:rPr>
        <w:t xml:space="preserve"> בוים (הליכוד):</w:t>
      </w:r>
    </w:p>
    <w:p w14:paraId="5F76717E" w14:textId="77777777" w:rsidR="00000000" w:rsidRDefault="007C71EE">
      <w:pPr>
        <w:pStyle w:val="a"/>
        <w:rPr>
          <w:rFonts w:hint="cs"/>
          <w:rtl/>
        </w:rPr>
      </w:pPr>
    </w:p>
    <w:p w14:paraId="5DECDF8A" w14:textId="77777777" w:rsidR="00000000" w:rsidRDefault="007C71EE">
      <w:pPr>
        <w:pStyle w:val="a"/>
        <w:rPr>
          <w:rFonts w:hint="cs"/>
          <w:rtl/>
        </w:rPr>
      </w:pPr>
      <w:r>
        <w:rPr>
          <w:rFonts w:hint="cs"/>
          <w:rtl/>
        </w:rPr>
        <w:t>מה קורה במרצ מבחינה זאת?</w:t>
      </w:r>
    </w:p>
    <w:p w14:paraId="63489922" w14:textId="77777777" w:rsidR="00000000" w:rsidRDefault="007C71EE">
      <w:pPr>
        <w:pStyle w:val="a"/>
        <w:ind w:firstLine="0"/>
        <w:rPr>
          <w:rFonts w:hint="cs"/>
          <w:rtl/>
        </w:rPr>
      </w:pPr>
    </w:p>
    <w:p w14:paraId="73278BAF" w14:textId="77777777" w:rsidR="00000000" w:rsidRDefault="007C71EE">
      <w:pPr>
        <w:pStyle w:val="SpeakerCon"/>
        <w:rPr>
          <w:rtl/>
        </w:rPr>
      </w:pPr>
      <w:bookmarkStart w:id="1748" w:name="FS000001027T27_05_2003_19_13_17C"/>
      <w:bookmarkStart w:id="1749" w:name="FS000000512T27_05_2003_19_13_27"/>
      <w:bookmarkEnd w:id="1748"/>
      <w:bookmarkEnd w:id="1749"/>
      <w:r>
        <w:rPr>
          <w:rFonts w:hint="eastAsia"/>
          <w:rtl/>
        </w:rPr>
        <w:t>יוסי</w:t>
      </w:r>
      <w:r>
        <w:rPr>
          <w:rtl/>
        </w:rPr>
        <w:t xml:space="preserve"> שריד (מרצ):</w:t>
      </w:r>
    </w:p>
    <w:p w14:paraId="4F26ACB6" w14:textId="77777777" w:rsidR="00000000" w:rsidRDefault="007C71EE">
      <w:pPr>
        <w:pStyle w:val="a"/>
        <w:rPr>
          <w:rFonts w:hint="cs"/>
          <w:rtl/>
        </w:rPr>
      </w:pPr>
    </w:p>
    <w:p w14:paraId="19BCB0F0" w14:textId="77777777" w:rsidR="00000000" w:rsidRDefault="007C71EE">
      <w:pPr>
        <w:pStyle w:val="a"/>
        <w:rPr>
          <w:rFonts w:hint="cs"/>
          <w:rtl/>
        </w:rPr>
      </w:pPr>
      <w:r>
        <w:rPr>
          <w:rFonts w:hint="cs"/>
          <w:rtl/>
        </w:rPr>
        <w:t xml:space="preserve">אם תעקוב אחר ההצבעות שלנו </w:t>
      </w:r>
      <w:r>
        <w:rPr>
          <w:rtl/>
        </w:rPr>
        <w:t>–</w:t>
      </w:r>
      <w:r>
        <w:rPr>
          <w:rFonts w:hint="cs"/>
          <w:rtl/>
        </w:rPr>
        <w:t xml:space="preserve"> ויש רישום, אתה יודע </w:t>
      </w:r>
      <w:r>
        <w:rPr>
          <w:rtl/>
        </w:rPr>
        <w:t>–</w:t>
      </w:r>
      <w:r>
        <w:rPr>
          <w:rFonts w:hint="cs"/>
          <w:rtl/>
        </w:rPr>
        <w:t xml:space="preserve"> אם תעקוב, תראה שההצבעות שלנו הן הצבעות מאוד פ</w:t>
      </w:r>
      <w:r>
        <w:rPr>
          <w:rFonts w:hint="cs"/>
          <w:rtl/>
        </w:rPr>
        <w:t>לורליסטיות.</w:t>
      </w:r>
    </w:p>
    <w:p w14:paraId="76DCB376" w14:textId="77777777" w:rsidR="00000000" w:rsidRDefault="007C71EE">
      <w:pPr>
        <w:pStyle w:val="a"/>
        <w:ind w:firstLine="0"/>
        <w:rPr>
          <w:rFonts w:hint="cs"/>
          <w:rtl/>
        </w:rPr>
      </w:pPr>
    </w:p>
    <w:p w14:paraId="0BDDB2A0" w14:textId="77777777" w:rsidR="00000000" w:rsidRDefault="007C71EE">
      <w:pPr>
        <w:pStyle w:val="ac"/>
        <w:rPr>
          <w:rtl/>
        </w:rPr>
      </w:pPr>
      <w:r>
        <w:rPr>
          <w:rFonts w:hint="eastAsia"/>
          <w:rtl/>
        </w:rPr>
        <w:t>ענבל</w:t>
      </w:r>
      <w:r>
        <w:rPr>
          <w:rtl/>
        </w:rPr>
        <w:t xml:space="preserve"> גבריאלי (הליכוד):</w:t>
      </w:r>
    </w:p>
    <w:p w14:paraId="531A683C" w14:textId="77777777" w:rsidR="00000000" w:rsidRDefault="007C71EE">
      <w:pPr>
        <w:pStyle w:val="a"/>
        <w:rPr>
          <w:rFonts w:hint="cs"/>
          <w:rtl/>
        </w:rPr>
      </w:pPr>
    </w:p>
    <w:p w14:paraId="371DA3E8" w14:textId="77777777" w:rsidR="00000000" w:rsidRDefault="007C71EE">
      <w:pPr>
        <w:pStyle w:val="a"/>
        <w:rPr>
          <w:rFonts w:hint="cs"/>
          <w:rtl/>
        </w:rPr>
      </w:pPr>
      <w:r>
        <w:rPr>
          <w:rFonts w:hint="cs"/>
          <w:rtl/>
        </w:rPr>
        <w:t>בעיניים פקוחות.</w:t>
      </w:r>
    </w:p>
    <w:p w14:paraId="0725DA85" w14:textId="77777777" w:rsidR="00000000" w:rsidRDefault="007C71EE">
      <w:pPr>
        <w:pStyle w:val="a"/>
        <w:ind w:firstLine="0"/>
        <w:rPr>
          <w:rFonts w:hint="cs"/>
          <w:rtl/>
        </w:rPr>
      </w:pPr>
    </w:p>
    <w:p w14:paraId="523CCE9F" w14:textId="77777777" w:rsidR="00000000" w:rsidRDefault="007C71EE">
      <w:pPr>
        <w:pStyle w:val="SpeakerCon"/>
        <w:rPr>
          <w:rtl/>
        </w:rPr>
      </w:pPr>
      <w:bookmarkStart w:id="1750" w:name="FS000000512T27_05_2003_19_14_01C"/>
      <w:bookmarkEnd w:id="1750"/>
      <w:r>
        <w:rPr>
          <w:rtl/>
        </w:rPr>
        <w:t>יוסי שריד (מרצ):</w:t>
      </w:r>
    </w:p>
    <w:p w14:paraId="01CF8D58" w14:textId="77777777" w:rsidR="00000000" w:rsidRDefault="007C71EE">
      <w:pPr>
        <w:pStyle w:val="a"/>
        <w:rPr>
          <w:rtl/>
        </w:rPr>
      </w:pPr>
    </w:p>
    <w:p w14:paraId="126E2BCF" w14:textId="77777777" w:rsidR="00000000" w:rsidRDefault="007C71EE">
      <w:pPr>
        <w:pStyle w:val="a"/>
        <w:rPr>
          <w:rFonts w:hint="cs"/>
          <w:rtl/>
        </w:rPr>
      </w:pPr>
      <w:r>
        <w:rPr>
          <w:rFonts w:hint="cs"/>
          <w:rtl/>
        </w:rPr>
        <w:t>מכיוון שאני מייחס, כפי שכבר נוכחתם לדעת, הרבה חשיבות לדבריו של ראש הממשלה, ראש הממשלה אמר דברים, ולא אצטט מפורום סגור, חס וחלילה, כדי שלא להסגיר את סודות המדינה. אבל גם בסיעת הליכוד את</w:t>
      </w:r>
      <w:r>
        <w:rPr>
          <w:rFonts w:hint="cs"/>
          <w:rtl/>
        </w:rPr>
        <w:t xml:space="preserve">מול בכנסת </w:t>
      </w:r>
      <w:r>
        <w:rPr>
          <w:rtl/>
        </w:rPr>
        <w:t>–</w:t>
      </w:r>
      <w:r>
        <w:rPr>
          <w:rFonts w:hint="cs"/>
          <w:rtl/>
        </w:rPr>
        <w:t xml:space="preserve"> ויכול מאוד להיות שהוא חזר על זה היום באיזו פרפראזה, בפורום אחר </w:t>
      </w:r>
      <w:r>
        <w:rPr>
          <w:rtl/>
        </w:rPr>
        <w:t>–</w:t>
      </w:r>
      <w:r>
        <w:rPr>
          <w:rFonts w:hint="cs"/>
          <w:rtl/>
        </w:rPr>
        <w:t xml:space="preserve"> ראש הממשלה אמר: התוכנית הזאת לא נועדה לצמיחה. קודם כול, חבר'ה, בואו נפסיק לקשקש בעניין צמיחה, או אפילו בעניין השיפור שהתוכנית הזאת תביא, כי ראש הממשלה, שהוא בכל זאת ראש הממשלה, או</w:t>
      </w:r>
      <w:r>
        <w:rPr>
          <w:rFonts w:hint="cs"/>
          <w:rtl/>
        </w:rPr>
        <w:t>מר: לא דובים ולא יער. הוא אמר, ואני מצטט: בסך הכול זו אבן קטנה ששמים אותה בגלגל של עגלה, כדי שהעגלה לא תמשיך להידרדר במדרון. אין כאן צמיחה, אין כאן גאולה, אין כאן ישועה ואין שום דבר. אז בואו נמחק את כל המושגים האלה מהטרמינולוגיה של התוכנית הכלכלית. בסדר, א</w:t>
      </w:r>
      <w:r>
        <w:rPr>
          <w:rFonts w:hint="cs"/>
          <w:rtl/>
        </w:rPr>
        <w:t>ני גם לא מזלזל, אם העגלה היא במדרון, אז באמת צריך לעצור אותה. אבל זה הכול. אין כאן שום עניין של צמיחה. דרך אגב, זו ציטטה מדויקת. אין צמיחה.</w:t>
      </w:r>
    </w:p>
    <w:p w14:paraId="27935894" w14:textId="77777777" w:rsidR="00000000" w:rsidRDefault="007C71EE">
      <w:pPr>
        <w:pStyle w:val="a"/>
        <w:rPr>
          <w:rFonts w:hint="cs"/>
          <w:rtl/>
        </w:rPr>
      </w:pPr>
    </w:p>
    <w:p w14:paraId="5AB9EEF8" w14:textId="77777777" w:rsidR="00000000" w:rsidRDefault="007C71EE">
      <w:pPr>
        <w:pStyle w:val="a"/>
        <w:rPr>
          <w:rFonts w:hint="cs"/>
          <w:rtl/>
        </w:rPr>
      </w:pPr>
      <w:r>
        <w:rPr>
          <w:rFonts w:hint="cs"/>
          <w:rtl/>
        </w:rPr>
        <w:t>אדוני היושב-ראש, לפני יומיים-שלושה ימים התפרסמה ידיעה, בעיני מדהימה, בעיתון דווקא די נפוץ, "ידיעות אחרונות", ומה שי</w:t>
      </w:r>
      <w:r>
        <w:rPr>
          <w:rFonts w:hint="cs"/>
          <w:rtl/>
        </w:rPr>
        <w:t>ותר מדהים הוא שלא היתה על הידיעה הזאת שום תגובה, או שום התייחסות. אף אחד לא התייחס. אקרא מה מסופר כאן, כדי שנבין איפה אנחנו עומדים, כי לפעמים יש לנו דימוי טוב בעיני עצמנו. חבר הכנסת בשארה דיבר לפני כמה דקות על אנשים שבאים ממקומות יותר חלשים למדינות יותר מב</w:t>
      </w:r>
      <w:r>
        <w:rPr>
          <w:rFonts w:hint="cs"/>
          <w:rtl/>
        </w:rPr>
        <w:t xml:space="preserve">וססות, ממקסיקו לארצות-הברית וכיוצא באלה. תראו איך אנחנו נראים, לא כל כך בעיני אחרים, כי אני לא בטוח שמדובר באחרים. </w:t>
      </w:r>
    </w:p>
    <w:p w14:paraId="2A118BB1" w14:textId="77777777" w:rsidR="00000000" w:rsidRDefault="007C71EE">
      <w:pPr>
        <w:pStyle w:val="a"/>
        <w:rPr>
          <w:rFonts w:hint="cs"/>
          <w:rtl/>
        </w:rPr>
      </w:pPr>
    </w:p>
    <w:p w14:paraId="7E28D8D8" w14:textId="77777777" w:rsidR="00000000" w:rsidRDefault="007C71EE">
      <w:pPr>
        <w:pStyle w:val="a"/>
        <w:rPr>
          <w:rFonts w:hint="cs"/>
          <w:rtl/>
        </w:rPr>
      </w:pPr>
      <w:r>
        <w:rPr>
          <w:rFonts w:hint="cs"/>
          <w:rtl/>
        </w:rPr>
        <w:t xml:space="preserve">הכותרת היא: "כדי לגייס תרומות מציג ה'ג'וינט' את ישראל כמדינה מוכת רעב". הכותרת היא: "עזרו לרעבי ארגנטינה וישראל". אני מוכרח לומר שקראתי את </w:t>
      </w:r>
      <w:r>
        <w:rPr>
          <w:rFonts w:hint="cs"/>
          <w:rtl/>
        </w:rPr>
        <w:t>הידיעה הזאת והרגשתי בוש ונכלם כאזרח ישראלי, כיהודי.  גם אני מנסה לפתח לעצמי, לנגד עיני רוחי, דימוי אחר של המדינה. אבל זה הדימוי שלנו, רבותי, זה ה"ג'וינט". ה"ג'וינט" הוא לא איזו חבורה של פרחחים. הוא אחד הארגונים היהודיים הוותיקים ביותר והמרכזיים ביותר. עכשי</w:t>
      </w:r>
      <w:r>
        <w:rPr>
          <w:rFonts w:hint="cs"/>
          <w:rtl/>
        </w:rPr>
        <w:t>ו, שימו לב, זו ידיעה מרתקת. אין שום תגובה. "ישראל משנה את דימויה בעולם היהודי. לא עוד מדינת ההיי-טק הפורחת, אלא מדינה מוכת רעב. בדרך זו מתכוון ה'ג'וינט', ארגון סעד יהודי אמריקני, לגייס תרומות. הרעב, כך נראה, מחליף את הטרור, שהיה עד היום המכשיר העיקרי לגיוס</w:t>
      </w:r>
      <w:r>
        <w:rPr>
          <w:rFonts w:hint="cs"/>
          <w:rtl/>
        </w:rPr>
        <w:t xml:space="preserve"> תרומות לישראל".</w:t>
      </w:r>
    </w:p>
    <w:p w14:paraId="0013C49E" w14:textId="77777777" w:rsidR="00000000" w:rsidRDefault="007C71EE">
      <w:pPr>
        <w:pStyle w:val="a"/>
        <w:ind w:firstLine="0"/>
        <w:rPr>
          <w:rFonts w:hint="cs"/>
          <w:rtl/>
        </w:rPr>
      </w:pPr>
    </w:p>
    <w:p w14:paraId="116A957A" w14:textId="77777777" w:rsidR="00000000" w:rsidRDefault="007C71EE">
      <w:pPr>
        <w:pStyle w:val="ac"/>
        <w:rPr>
          <w:rtl/>
        </w:rPr>
      </w:pPr>
      <w:r>
        <w:rPr>
          <w:rFonts w:hint="eastAsia"/>
          <w:rtl/>
        </w:rPr>
        <w:t>עזמי</w:t>
      </w:r>
      <w:r>
        <w:rPr>
          <w:rtl/>
        </w:rPr>
        <w:t xml:space="preserve"> בשארה (בל"ד):</w:t>
      </w:r>
    </w:p>
    <w:p w14:paraId="40F52604" w14:textId="77777777" w:rsidR="00000000" w:rsidRDefault="007C71EE">
      <w:pPr>
        <w:pStyle w:val="a"/>
        <w:rPr>
          <w:rFonts w:hint="cs"/>
          <w:rtl/>
        </w:rPr>
      </w:pPr>
    </w:p>
    <w:p w14:paraId="17C02D88" w14:textId="77777777" w:rsidR="00000000" w:rsidRDefault="007C71EE">
      <w:pPr>
        <w:pStyle w:val="a"/>
        <w:rPr>
          <w:rFonts w:hint="cs"/>
          <w:rtl/>
        </w:rPr>
      </w:pPr>
      <w:r>
        <w:rPr>
          <w:rFonts w:hint="cs"/>
          <w:rtl/>
        </w:rPr>
        <w:t>זה כבר לא תרומות. אפשר לקרוא לזה קבצנות.</w:t>
      </w:r>
    </w:p>
    <w:p w14:paraId="429F8602" w14:textId="77777777" w:rsidR="00000000" w:rsidRDefault="007C71EE">
      <w:pPr>
        <w:pStyle w:val="a"/>
        <w:ind w:firstLine="0"/>
        <w:rPr>
          <w:rFonts w:hint="cs"/>
          <w:rtl/>
        </w:rPr>
      </w:pPr>
    </w:p>
    <w:p w14:paraId="7CE4DF21" w14:textId="77777777" w:rsidR="00000000" w:rsidRDefault="007C71EE">
      <w:pPr>
        <w:pStyle w:val="SpeakerCon"/>
        <w:rPr>
          <w:rtl/>
        </w:rPr>
      </w:pPr>
      <w:bookmarkStart w:id="1751" w:name="FS000000512T27_05_2003_19_20_56C"/>
      <w:bookmarkEnd w:id="1751"/>
      <w:r>
        <w:rPr>
          <w:rtl/>
        </w:rPr>
        <w:t>יוסי שריד (מרצ):</w:t>
      </w:r>
    </w:p>
    <w:p w14:paraId="7350DE1C" w14:textId="77777777" w:rsidR="00000000" w:rsidRDefault="007C71EE">
      <w:pPr>
        <w:pStyle w:val="a"/>
        <w:rPr>
          <w:rtl/>
        </w:rPr>
      </w:pPr>
    </w:p>
    <w:p w14:paraId="0065D262" w14:textId="77777777" w:rsidR="00000000" w:rsidRDefault="007C71EE">
      <w:pPr>
        <w:pStyle w:val="a"/>
        <w:rPr>
          <w:rFonts w:hint="cs"/>
          <w:rtl/>
        </w:rPr>
      </w:pPr>
      <w:r>
        <w:rPr>
          <w:rFonts w:hint="cs"/>
          <w:rtl/>
        </w:rPr>
        <w:t xml:space="preserve">זה בדיוק. זה קבצנים, אנשים שאוספים נדבות, זה כבר לא תרומות, זה נדבות. ישראל עוברת ממעמד של מדינה שמבקשת תרומות </w:t>
      </w:r>
      <w:r>
        <w:rPr>
          <w:rtl/>
        </w:rPr>
        <w:t>–</w:t>
      </w:r>
      <w:r>
        <w:rPr>
          <w:rFonts w:hint="cs"/>
          <w:rtl/>
        </w:rPr>
        <w:t xml:space="preserve"> שזה לגיטימי, יהודים רוצים לתרום, למה לא, שיזד</w:t>
      </w:r>
      <w:r>
        <w:rPr>
          <w:rFonts w:hint="cs"/>
          <w:rtl/>
        </w:rPr>
        <w:t xml:space="preserve">הו, זו מדינת כל היהודים, אין בזה שום בעיה </w:t>
      </w:r>
      <w:r>
        <w:rPr>
          <w:rtl/>
        </w:rPr>
        <w:t>–</w:t>
      </w:r>
      <w:r>
        <w:rPr>
          <w:rFonts w:hint="cs"/>
          <w:rtl/>
        </w:rPr>
        <w:t xml:space="preserve"> למדינה שמבקשת נדבות. אבל חכה, אתה עוד לא יודע לאן זה הולך, עזמי. </w:t>
      </w:r>
    </w:p>
    <w:p w14:paraId="5D44B6F7" w14:textId="77777777" w:rsidR="00000000" w:rsidRDefault="007C71EE">
      <w:pPr>
        <w:pStyle w:val="a"/>
        <w:rPr>
          <w:rFonts w:hint="cs"/>
          <w:rtl/>
        </w:rPr>
      </w:pPr>
    </w:p>
    <w:p w14:paraId="302C18DF" w14:textId="77777777" w:rsidR="00000000" w:rsidRDefault="007C71EE">
      <w:pPr>
        <w:pStyle w:val="a"/>
        <w:rPr>
          <w:rFonts w:hint="cs"/>
          <w:rtl/>
        </w:rPr>
      </w:pPr>
      <w:r>
        <w:rPr>
          <w:rFonts w:hint="cs"/>
          <w:rtl/>
        </w:rPr>
        <w:t>"מתברר באחרונה שהוקם ארגון גג, שקרוי פורום הרעב" - פורום הרעב. אני אומר לך, אדוני היושב-ראש, באמת, אני קורא את זה ולבי מתפלץ. "ואשר כולל את הפדרצ</w:t>
      </w:r>
      <w:r>
        <w:rPr>
          <w:rFonts w:hint="cs"/>
          <w:rtl/>
        </w:rPr>
        <w:t>יות היהודיות, קרנות ותורמים בעלי שם בארצות-הברית, בקנדה, באוסטרליה ובאירופה. מטרת הפורום היא להעלות את נושא הרעב כבעיה המרכזית בישראל. בתוך כחודש יושלם סקר מקיף על היקף הרעב בישראל, תסורטט מפת הרעב" - דרך אגב, ה"ג'וינט" לא עושה דברים מן הסוג הזה על דעת עצמ</w:t>
      </w:r>
      <w:r>
        <w:rPr>
          <w:rFonts w:hint="cs"/>
          <w:rtl/>
        </w:rPr>
        <w:t xml:space="preserve">ו. יש מישהו מכאן שעומד מאחורי מסע הנדבות המשפיל הזה. "ולאחר מכן תחל פעילות ענפה בעולם לגיוס תרומות", דהיינו: נדבות. </w:t>
      </w:r>
    </w:p>
    <w:p w14:paraId="26C2DD88" w14:textId="77777777" w:rsidR="00000000" w:rsidRDefault="007C71EE">
      <w:pPr>
        <w:pStyle w:val="a"/>
        <w:rPr>
          <w:rFonts w:hint="cs"/>
          <w:rtl/>
        </w:rPr>
      </w:pPr>
    </w:p>
    <w:p w14:paraId="1CB97EEE" w14:textId="77777777" w:rsidR="00000000" w:rsidRDefault="007C71EE">
      <w:pPr>
        <w:pStyle w:val="a"/>
        <w:rPr>
          <w:rFonts w:hint="cs"/>
          <w:rtl/>
        </w:rPr>
      </w:pPr>
      <w:r>
        <w:rPr>
          <w:rFonts w:hint="cs"/>
          <w:rtl/>
        </w:rPr>
        <w:t>חוברת צבעונית, שימו לב, שהפיק באחרונה ה"ג'וינט", נושאת את הכותרת: "יהודים במשבר", וכל אחד מעמודיה מוקדש למדינה שבה סובלים היהודים מרעב. המ</w:t>
      </w:r>
      <w:r>
        <w:rPr>
          <w:rFonts w:hint="cs"/>
          <w:rtl/>
        </w:rPr>
        <w:t xml:space="preserve">דינות האלה הן ישראל, חבר המדינות וארגנטינה. דרך אגב, יש פה תמונה של הכריכה </w:t>
      </w:r>
      <w:r>
        <w:rPr>
          <w:rtl/>
        </w:rPr>
        <w:t>–</w:t>
      </w:r>
      <w:r>
        <w:rPr>
          <w:rFonts w:hint="cs"/>
          <w:rtl/>
        </w:rPr>
        <w:t xml:space="preserve"> </w:t>
      </w:r>
      <w:r>
        <w:rPr>
          <w:rFonts w:hint="cs"/>
        </w:rPr>
        <w:t xml:space="preserve"> </w:t>
      </w:r>
      <w:r>
        <w:t xml:space="preserve">  JEWS IN CRISIS</w:t>
      </w:r>
      <w:r>
        <w:rPr>
          <w:rFonts w:hint="cs"/>
          <w:rtl/>
        </w:rPr>
        <w:t xml:space="preserve"> </w:t>
      </w:r>
      <w:r>
        <w:rPr>
          <w:rtl/>
        </w:rPr>
        <w:t>–</w:t>
      </w:r>
      <w:r>
        <w:rPr>
          <w:rFonts w:hint="cs"/>
          <w:rtl/>
        </w:rPr>
        <w:t xml:space="preserve"> </w:t>
      </w:r>
      <w:r>
        <w:rPr>
          <w:rFonts w:hint="cs"/>
        </w:rPr>
        <w:t>ARGENTINA, ISRAEL, FSU</w:t>
      </w:r>
      <w:r>
        <w:rPr>
          <w:rFonts w:hint="cs"/>
          <w:rtl/>
        </w:rPr>
        <w:t xml:space="preserve">. תראו אחר כך את התמונות של עניים. </w:t>
      </w:r>
    </w:p>
    <w:p w14:paraId="13471FBE" w14:textId="77777777" w:rsidR="00000000" w:rsidRDefault="007C71EE">
      <w:pPr>
        <w:pStyle w:val="a"/>
        <w:rPr>
          <w:rFonts w:hint="cs"/>
          <w:rtl/>
        </w:rPr>
      </w:pPr>
    </w:p>
    <w:p w14:paraId="2A99871A" w14:textId="77777777" w:rsidR="00000000" w:rsidRDefault="007C71EE">
      <w:pPr>
        <w:pStyle w:val="a"/>
        <w:rPr>
          <w:rFonts w:hint="cs"/>
          <w:rtl/>
        </w:rPr>
      </w:pPr>
      <w:r>
        <w:rPr>
          <w:rFonts w:hint="cs"/>
          <w:rtl/>
        </w:rPr>
        <w:t>"במסמך פנימי שפרסמו מארגניו של פורום הרעב מצוין כי קרוב לאחד מחמישה ישראלים חי מתחת לקו העוני, ובשנה</w:t>
      </w:r>
      <w:r>
        <w:rPr>
          <w:rFonts w:hint="cs"/>
          <w:rtl/>
        </w:rPr>
        <w:t xml:space="preserve"> הקרובה, אם יימשכו הקיצוצים </w:t>
      </w:r>
      <w:r>
        <w:rPr>
          <w:rtl/>
        </w:rPr>
        <w:t>–</w:t>
      </w:r>
      <w:r>
        <w:rPr>
          <w:rFonts w:hint="cs"/>
          <w:rtl/>
        </w:rPr>
        <w:t xml:space="preserve"> והם נמשכים </w:t>
      </w:r>
      <w:r>
        <w:rPr>
          <w:rtl/>
        </w:rPr>
        <w:t>–</w:t>
      </w:r>
      <w:r>
        <w:rPr>
          <w:rFonts w:hint="cs"/>
          <w:rtl/>
        </w:rPr>
        <w:t xml:space="preserve"> אחד מכל שלושה ילדים בישראל יהיה מתחת לקו העוני". הבעיה עם הפרסום הזה היא שהוא גם אמיתי. כתוצאה מכך, נאמר במסמך </w:t>
      </w:r>
      <w:r>
        <w:rPr>
          <w:rtl/>
        </w:rPr>
        <w:t>–</w:t>
      </w:r>
      <w:r>
        <w:rPr>
          <w:rFonts w:hint="cs"/>
          <w:rtl/>
        </w:rPr>
        <w:t xml:space="preserve"> וזו ציטטה </w:t>
      </w:r>
      <w:r>
        <w:rPr>
          <w:rtl/>
        </w:rPr>
        <w:t>–</w:t>
      </w:r>
      <w:r>
        <w:rPr>
          <w:rFonts w:hint="cs"/>
          <w:rtl/>
        </w:rPr>
        <w:t xml:space="preserve"> "יותר ויותר משפחות נאלצות לבחור בין רכישת מזון הכרחי לתשלום חשבונות ומותירות את ילדיהן ל</w:t>
      </w:r>
      <w:r>
        <w:rPr>
          <w:rFonts w:hint="cs"/>
          <w:rtl/>
        </w:rPr>
        <w:t xml:space="preserve">לא המזון שלו הם זקוקים". </w:t>
      </w:r>
    </w:p>
    <w:p w14:paraId="5EE0CA6F" w14:textId="77777777" w:rsidR="00000000" w:rsidRDefault="007C71EE">
      <w:pPr>
        <w:pStyle w:val="a"/>
        <w:rPr>
          <w:rFonts w:hint="cs"/>
          <w:rtl/>
        </w:rPr>
      </w:pPr>
    </w:p>
    <w:p w14:paraId="70C2E3EE" w14:textId="77777777" w:rsidR="00000000" w:rsidRDefault="007C71EE">
      <w:pPr>
        <w:pStyle w:val="a"/>
        <w:rPr>
          <w:rFonts w:hint="cs"/>
          <w:rtl/>
        </w:rPr>
      </w:pPr>
      <w:r>
        <w:rPr>
          <w:rFonts w:hint="cs"/>
          <w:rtl/>
        </w:rPr>
        <w:t>סגן השר, אני רוצה שתהיה גאה במדינתך, לאן הגענו?  היו זמנים שמדינת ישראל הציגה את עצמה לצורכי תרומות, לא לצורכי נדבות, כמדינה של אנשים יפים, עם נופים יפים. היו גלויות של קרן-הקיימת לישראל שהציגו את מדינת ישראל כמדינה יוצרת, יצירתי</w:t>
      </w:r>
      <w:r>
        <w:rPr>
          <w:rFonts w:hint="cs"/>
          <w:rtl/>
        </w:rPr>
        <w:t xml:space="preserve">ת, חיונית, דינמית, מקורית, עולם חדש, אמיץ, מדינה של צדק, של רווחה. והפכנו למדינה של צדקה, במקום של צדק, ושל רווח, במקום רווחה. </w:t>
      </w:r>
    </w:p>
    <w:p w14:paraId="7FAF18F8" w14:textId="77777777" w:rsidR="00000000" w:rsidRDefault="007C71EE">
      <w:pPr>
        <w:pStyle w:val="a"/>
        <w:rPr>
          <w:rFonts w:hint="cs"/>
          <w:rtl/>
        </w:rPr>
      </w:pPr>
    </w:p>
    <w:p w14:paraId="7B5DD781" w14:textId="77777777" w:rsidR="00000000" w:rsidRDefault="007C71EE">
      <w:pPr>
        <w:pStyle w:val="a"/>
        <w:rPr>
          <w:rFonts w:hint="cs"/>
          <w:rtl/>
        </w:rPr>
      </w:pPr>
      <w:r>
        <w:rPr>
          <w:rFonts w:hint="cs"/>
          <w:rtl/>
        </w:rPr>
        <w:t>"בין מטרות הפורום הקמת בית-תמחוי אחד לפחות בכל עיר בישראל" - בית-תמחוי אחד לפחות - "העלאת נושא העוני והרעב בישראל ומציאת פתרונו</w:t>
      </w:r>
      <w:r>
        <w:rPr>
          <w:rFonts w:hint="cs"/>
          <w:rtl/>
        </w:rPr>
        <w:t>ת ישירים'" - ולא תאמינו - "ופעילות לחקיקת חוק השומרוני הטוב" - דיברו קודם כאן על הברית החדשה - "חוק השומרוני הטוב בישראל, שיבטיח חלוקת מזון לכל רעב." "מסע הפרסום של ה'ג'וינט' כבר הניב תוצאות" - רבותי, הנדבות כבר עובדות.</w:t>
      </w:r>
    </w:p>
    <w:p w14:paraId="5A2161FA" w14:textId="77777777" w:rsidR="00000000" w:rsidRDefault="007C71EE">
      <w:pPr>
        <w:pStyle w:val="a"/>
        <w:rPr>
          <w:rFonts w:hint="cs"/>
          <w:rtl/>
        </w:rPr>
      </w:pPr>
    </w:p>
    <w:p w14:paraId="4DB8A63C" w14:textId="77777777" w:rsidR="00000000" w:rsidRDefault="007C71EE">
      <w:pPr>
        <w:pStyle w:val="a"/>
        <w:rPr>
          <w:rFonts w:hint="cs"/>
          <w:rtl/>
        </w:rPr>
      </w:pPr>
      <w:r>
        <w:rPr>
          <w:rFonts w:hint="cs"/>
          <w:rtl/>
        </w:rPr>
        <w:t>"אחת הפדרציות היהודיות המרכזיות באר</w:t>
      </w:r>
      <w:r>
        <w:rPr>
          <w:rFonts w:hint="cs"/>
          <w:rtl/>
        </w:rPr>
        <w:t xml:space="preserve">צות-הברית הפיקה קליפ בסגנון 'אם-טי-וי', שנועד לשכנע תורמים לפתוח את כיסם ואת לבם. בקליפ נראים בני נוער ישראלים רוקדים בג'ינס במועדון, וברקע נאמר ליהודים האמריקנים כי בישראל רוקדים לצלילי אותה מוזיקה ולובשים אותם בגדים כמו בארה"ב, אבל יש הבדל: הבעיה הגדולה </w:t>
      </w:r>
      <w:r>
        <w:rPr>
          <w:rFonts w:hint="cs"/>
          <w:rtl/>
        </w:rPr>
        <w:t>בישראל היום היא לא הטרור, אלא הרעב."</w:t>
      </w:r>
    </w:p>
    <w:p w14:paraId="3FCE33A6" w14:textId="77777777" w:rsidR="00000000" w:rsidRDefault="007C71EE">
      <w:pPr>
        <w:pStyle w:val="a"/>
        <w:rPr>
          <w:rFonts w:hint="cs"/>
          <w:rtl/>
        </w:rPr>
      </w:pPr>
    </w:p>
    <w:p w14:paraId="64A037B3" w14:textId="77777777" w:rsidR="00000000" w:rsidRDefault="007C71EE">
      <w:pPr>
        <w:pStyle w:val="a"/>
        <w:rPr>
          <w:rFonts w:hint="cs"/>
          <w:rtl/>
        </w:rPr>
      </w:pPr>
      <w:r>
        <w:rPr>
          <w:rFonts w:hint="cs"/>
          <w:rtl/>
        </w:rPr>
        <w:t>ככה מדינת ישראל מוצגת היום בעולם היהודי ובעולם בכלל. אני יודע שאנחנו הישראלים אוהבים שמדברים אתנו יותר במושגים של ביטחון, כי כאשר מדברים במושגים מוסריים, במושגים ערכיים, זה לא עושה רושם גדול, לא מי-יודע-מה. אבל כאשר מד</w:t>
      </w:r>
      <w:r>
        <w:rPr>
          <w:rFonts w:hint="cs"/>
          <w:rtl/>
        </w:rPr>
        <w:t>ברים במושגים ביטחוניים, על מי צריך לדבר יותר מאשר על שר האוצר שלנו, שהוא מומחה אסטרטגי גדול? אתם יודעים שהוא בכלל מורה הלכה בעניינים של ביטחון. הוא אפילו פרסם ספר על טרור. זה לא ספר שלו, זה קובץ מאמרים. הוא כתב שם הקדמה צנועה ובלתי חשובה, אבל הוא מומחה בין</w:t>
      </w:r>
      <w:r>
        <w:rPr>
          <w:rFonts w:hint="cs"/>
          <w:rtl/>
        </w:rPr>
        <w:t xml:space="preserve">-לאומי לטרור. הוא גם פיתח את התיאוריה של כושר הרתעה, ורק לפני כמה שבועות דנו כאן בכנסת ובמקומות אחרים </w:t>
      </w:r>
      <w:r>
        <w:rPr>
          <w:rtl/>
        </w:rPr>
        <w:t>–</w:t>
      </w:r>
      <w:r>
        <w:rPr>
          <w:rFonts w:hint="cs"/>
          <w:rtl/>
        </w:rPr>
        <w:t xml:space="preserve"> בעיקר במקומות אחרים </w:t>
      </w:r>
      <w:r>
        <w:rPr>
          <w:rtl/>
        </w:rPr>
        <w:t>–</w:t>
      </w:r>
      <w:r>
        <w:rPr>
          <w:rFonts w:hint="cs"/>
          <w:rtl/>
        </w:rPr>
        <w:t xml:space="preserve"> על כושר ההרתעה של ישראל, ואמרו שאם חס וחלילה יקרו דברים מסוימים בזמן המלחמה בעירק, כדי להוכיח, להפגין, או אם תרצו לשקם, את כושר הה</w:t>
      </w:r>
      <w:r>
        <w:rPr>
          <w:rFonts w:hint="cs"/>
          <w:rtl/>
        </w:rPr>
        <w:t xml:space="preserve">רתעה של מדינת ישראל, אנחנו עצמנו נרחיק עד עירק ונהלום בעירק כדי לממש ולהוכיח לעמי העולם, ובעיקר לעמי האזור, את כושר ההרתעה שלנו. </w:t>
      </w:r>
    </w:p>
    <w:p w14:paraId="7185CA68" w14:textId="77777777" w:rsidR="00000000" w:rsidRDefault="007C71EE">
      <w:pPr>
        <w:pStyle w:val="a"/>
        <w:rPr>
          <w:rFonts w:hint="cs"/>
          <w:rtl/>
        </w:rPr>
      </w:pPr>
    </w:p>
    <w:p w14:paraId="34B2E5B4" w14:textId="77777777" w:rsidR="00000000" w:rsidRDefault="007C71EE">
      <w:pPr>
        <w:pStyle w:val="a"/>
        <w:rPr>
          <w:rFonts w:hint="cs"/>
          <w:rtl/>
        </w:rPr>
      </w:pPr>
      <w:r>
        <w:rPr>
          <w:rFonts w:hint="cs"/>
          <w:rtl/>
        </w:rPr>
        <w:t>אני אומר שאויבי ישראל קוראים את הידיעה המבישה הזאת על הנדבות שישראל צריכה לקבץ עכשיו, כי אתם הבאתם אותה עכשיו למצב של קיבוץ נ</w:t>
      </w:r>
      <w:r>
        <w:rPr>
          <w:rFonts w:hint="cs"/>
          <w:rtl/>
        </w:rPr>
        <w:t xml:space="preserve">דבות. </w:t>
      </w:r>
    </w:p>
    <w:p w14:paraId="4E22EFD9" w14:textId="77777777" w:rsidR="00000000" w:rsidRDefault="007C71EE">
      <w:pPr>
        <w:pStyle w:val="a"/>
        <w:rPr>
          <w:rFonts w:hint="cs"/>
          <w:rtl/>
        </w:rPr>
      </w:pPr>
    </w:p>
    <w:p w14:paraId="2D584049" w14:textId="77777777" w:rsidR="00000000" w:rsidRDefault="007C71EE">
      <w:pPr>
        <w:pStyle w:val="ad"/>
        <w:rPr>
          <w:rtl/>
        </w:rPr>
      </w:pPr>
      <w:r>
        <w:rPr>
          <w:rtl/>
        </w:rPr>
        <w:t>היו"ר מוחמד ברכה:</w:t>
      </w:r>
    </w:p>
    <w:p w14:paraId="2DA6EBF0" w14:textId="77777777" w:rsidR="00000000" w:rsidRDefault="007C71EE">
      <w:pPr>
        <w:pStyle w:val="a"/>
        <w:rPr>
          <w:rtl/>
        </w:rPr>
      </w:pPr>
    </w:p>
    <w:p w14:paraId="77B63199" w14:textId="77777777" w:rsidR="00000000" w:rsidRDefault="007C71EE">
      <w:pPr>
        <w:pStyle w:val="a"/>
        <w:rPr>
          <w:rFonts w:hint="cs"/>
          <w:rtl/>
        </w:rPr>
      </w:pPr>
      <w:r>
        <w:rPr>
          <w:rFonts w:hint="cs"/>
          <w:rtl/>
        </w:rPr>
        <w:t>חבר הכנסת שריד, תן לי להבין, האם אתה רוצה לקחת את כל הזמן שלך?</w:t>
      </w:r>
    </w:p>
    <w:p w14:paraId="2399AB80" w14:textId="77777777" w:rsidR="00000000" w:rsidRDefault="007C71EE">
      <w:pPr>
        <w:pStyle w:val="a"/>
        <w:rPr>
          <w:rFonts w:hint="cs"/>
          <w:rtl/>
        </w:rPr>
      </w:pPr>
    </w:p>
    <w:p w14:paraId="59551D26" w14:textId="77777777" w:rsidR="00000000" w:rsidRDefault="007C71EE">
      <w:pPr>
        <w:pStyle w:val="SpeakerCon"/>
        <w:rPr>
          <w:rtl/>
        </w:rPr>
      </w:pPr>
      <w:bookmarkStart w:id="1752" w:name="FS000000512T27_05_2003_19_20_50"/>
      <w:bookmarkEnd w:id="1752"/>
      <w:r>
        <w:rPr>
          <w:rFonts w:hint="eastAsia"/>
          <w:rtl/>
        </w:rPr>
        <w:t>יוסי</w:t>
      </w:r>
      <w:r>
        <w:rPr>
          <w:rtl/>
        </w:rPr>
        <w:t xml:space="preserve"> שריד (מרצ):</w:t>
      </w:r>
    </w:p>
    <w:p w14:paraId="314C17DE" w14:textId="77777777" w:rsidR="00000000" w:rsidRDefault="007C71EE">
      <w:pPr>
        <w:pStyle w:val="a"/>
        <w:rPr>
          <w:rFonts w:hint="cs"/>
          <w:rtl/>
        </w:rPr>
      </w:pPr>
    </w:p>
    <w:p w14:paraId="4F3C6A0D" w14:textId="77777777" w:rsidR="00000000" w:rsidRDefault="007C71EE">
      <w:pPr>
        <w:pStyle w:val="a"/>
        <w:rPr>
          <w:rFonts w:hint="cs"/>
          <w:rtl/>
        </w:rPr>
      </w:pPr>
      <w:r>
        <w:rPr>
          <w:rFonts w:hint="cs"/>
          <w:rtl/>
        </w:rPr>
        <w:t xml:space="preserve">לא, אני סיימתי. </w:t>
      </w:r>
    </w:p>
    <w:p w14:paraId="5BBD5CB9" w14:textId="77777777" w:rsidR="00000000" w:rsidRDefault="007C71EE">
      <w:pPr>
        <w:pStyle w:val="a"/>
        <w:rPr>
          <w:rFonts w:hint="cs"/>
          <w:rtl/>
        </w:rPr>
      </w:pPr>
    </w:p>
    <w:p w14:paraId="0A9B038C" w14:textId="77777777" w:rsidR="00000000" w:rsidRDefault="007C71EE">
      <w:pPr>
        <w:pStyle w:val="ad"/>
        <w:rPr>
          <w:rtl/>
        </w:rPr>
      </w:pPr>
      <w:r>
        <w:rPr>
          <w:rtl/>
        </w:rPr>
        <w:t>היו"ר מוחמד ברכה:</w:t>
      </w:r>
    </w:p>
    <w:p w14:paraId="77E3B945" w14:textId="77777777" w:rsidR="00000000" w:rsidRDefault="007C71EE">
      <w:pPr>
        <w:pStyle w:val="a"/>
        <w:rPr>
          <w:rtl/>
        </w:rPr>
      </w:pPr>
    </w:p>
    <w:p w14:paraId="76477ABC" w14:textId="77777777" w:rsidR="00000000" w:rsidRDefault="007C71EE">
      <w:pPr>
        <w:pStyle w:val="a"/>
        <w:rPr>
          <w:rFonts w:hint="cs"/>
          <w:rtl/>
        </w:rPr>
      </w:pPr>
      <w:r>
        <w:rPr>
          <w:rFonts w:hint="cs"/>
          <w:rtl/>
        </w:rPr>
        <w:t>השארת לו שלוש-ארבע דקות, אז האם אתה רוצה לקחת את כולן?</w:t>
      </w:r>
    </w:p>
    <w:p w14:paraId="2F3C6314" w14:textId="77777777" w:rsidR="00000000" w:rsidRDefault="007C71EE">
      <w:pPr>
        <w:pStyle w:val="a"/>
        <w:rPr>
          <w:rFonts w:hint="cs"/>
          <w:rtl/>
        </w:rPr>
      </w:pPr>
    </w:p>
    <w:p w14:paraId="3AB1B595" w14:textId="77777777" w:rsidR="00000000" w:rsidRDefault="007C71EE">
      <w:pPr>
        <w:pStyle w:val="SpeakerCon"/>
        <w:rPr>
          <w:rtl/>
        </w:rPr>
      </w:pPr>
      <w:bookmarkStart w:id="1753" w:name="FS000000512T27_05_2003_19_21_06C"/>
      <w:bookmarkEnd w:id="1753"/>
    </w:p>
    <w:p w14:paraId="4E8FDB43" w14:textId="77777777" w:rsidR="00000000" w:rsidRDefault="007C71EE">
      <w:pPr>
        <w:pStyle w:val="SpeakerCon"/>
        <w:rPr>
          <w:rtl/>
        </w:rPr>
      </w:pPr>
      <w:r>
        <w:rPr>
          <w:rtl/>
        </w:rPr>
        <w:t>יוסי שריד (מרצ):</w:t>
      </w:r>
    </w:p>
    <w:p w14:paraId="7FDB73C6" w14:textId="77777777" w:rsidR="00000000" w:rsidRDefault="007C71EE">
      <w:pPr>
        <w:pStyle w:val="a"/>
        <w:rPr>
          <w:rtl/>
        </w:rPr>
      </w:pPr>
    </w:p>
    <w:p w14:paraId="20F57C5A" w14:textId="77777777" w:rsidR="00000000" w:rsidRDefault="007C71EE">
      <w:pPr>
        <w:pStyle w:val="a"/>
        <w:rPr>
          <w:rFonts w:hint="cs"/>
          <w:rtl/>
        </w:rPr>
      </w:pPr>
      <w:r>
        <w:rPr>
          <w:rFonts w:hint="cs"/>
          <w:rtl/>
        </w:rPr>
        <w:t xml:space="preserve">לא, אני סיימתי. </w:t>
      </w:r>
    </w:p>
    <w:p w14:paraId="04B04145" w14:textId="77777777" w:rsidR="00000000" w:rsidRDefault="007C71EE">
      <w:pPr>
        <w:pStyle w:val="a"/>
        <w:rPr>
          <w:rFonts w:hint="cs"/>
          <w:rtl/>
        </w:rPr>
      </w:pPr>
    </w:p>
    <w:p w14:paraId="78C4ACDC" w14:textId="77777777" w:rsidR="00000000" w:rsidRDefault="007C71EE">
      <w:pPr>
        <w:pStyle w:val="a"/>
        <w:rPr>
          <w:rFonts w:hint="cs"/>
          <w:rtl/>
        </w:rPr>
      </w:pPr>
      <w:r>
        <w:rPr>
          <w:rFonts w:hint="cs"/>
          <w:rtl/>
        </w:rPr>
        <w:t>אם אתם רוצים, ואם</w:t>
      </w:r>
      <w:r>
        <w:rPr>
          <w:rFonts w:hint="cs"/>
          <w:rtl/>
        </w:rPr>
        <w:t xml:space="preserve"> אנחנו גם מדברים במושגים של ביטחון - זה ניפוץ מוחלט של כושר ההרתעה הישראלי. מדינה שנמצאת בקבוצה אחת עם ארגנטינה, ואני לא רוצה להגזים ולהגיד בנגלדש, לה יש כושר הרתעה? מישהו באמת מאמין שצבא במדינה כמו שלנו יכול להיות מבוסס על חברה חלשה, נחשלת, לא סולידרית? ה</w:t>
      </w:r>
      <w:r>
        <w:rPr>
          <w:rFonts w:hint="cs"/>
          <w:rtl/>
        </w:rPr>
        <w:t xml:space="preserve">אם זה רציני? האם אנחנו ככה נוכל לספק למדינה הזאת את רמת הביטחון הלאומי המתבקשת והמתחייבת מתוקף הנסיבות? אין לזה שום סיכוי. סליחה, אדוני. </w:t>
      </w:r>
    </w:p>
    <w:p w14:paraId="2C2867FD" w14:textId="77777777" w:rsidR="00000000" w:rsidRDefault="007C71EE">
      <w:pPr>
        <w:pStyle w:val="a"/>
        <w:rPr>
          <w:rFonts w:hint="cs"/>
          <w:rtl/>
        </w:rPr>
      </w:pPr>
    </w:p>
    <w:p w14:paraId="252A1653" w14:textId="77777777" w:rsidR="00000000" w:rsidRDefault="007C71EE">
      <w:pPr>
        <w:pStyle w:val="ad"/>
        <w:rPr>
          <w:rtl/>
        </w:rPr>
      </w:pPr>
      <w:r>
        <w:rPr>
          <w:rtl/>
        </w:rPr>
        <w:t>היו"ר מוחמד ברכה:</w:t>
      </w:r>
    </w:p>
    <w:p w14:paraId="5AA73795" w14:textId="77777777" w:rsidR="00000000" w:rsidRDefault="007C71EE">
      <w:pPr>
        <w:pStyle w:val="a"/>
        <w:rPr>
          <w:rtl/>
        </w:rPr>
      </w:pPr>
    </w:p>
    <w:p w14:paraId="5C0C2944" w14:textId="77777777" w:rsidR="00000000" w:rsidRDefault="007C71EE">
      <w:pPr>
        <w:pStyle w:val="a"/>
        <w:rPr>
          <w:rFonts w:hint="cs"/>
          <w:rtl/>
        </w:rPr>
      </w:pPr>
      <w:r>
        <w:rPr>
          <w:rFonts w:hint="cs"/>
          <w:rtl/>
        </w:rPr>
        <w:t xml:space="preserve">תודה, חבר הכנסת שריד. חבר הכנסת פרוש - לא נמצא. אתה במקומו, חבר הכנסת יעקב ליצמן. אחריו </w:t>
      </w:r>
      <w:r>
        <w:rPr>
          <w:rtl/>
        </w:rPr>
        <w:t>–</w:t>
      </w:r>
      <w:r>
        <w:rPr>
          <w:rFonts w:hint="cs"/>
          <w:rtl/>
        </w:rPr>
        <w:t xml:space="preserve"> חבר הכנס</w:t>
      </w:r>
      <w:r>
        <w:rPr>
          <w:rFonts w:hint="cs"/>
          <w:rtl/>
        </w:rPr>
        <w:t xml:space="preserve">ת מח'ול, ואחרי חבר הכנסת מח'ול ידבר חבר הכנסת מגלי והבה. </w:t>
      </w:r>
    </w:p>
    <w:p w14:paraId="5998033F" w14:textId="77777777" w:rsidR="00000000" w:rsidRDefault="007C71EE">
      <w:pPr>
        <w:pStyle w:val="a"/>
        <w:rPr>
          <w:rFonts w:hint="cs"/>
          <w:rtl/>
        </w:rPr>
      </w:pPr>
    </w:p>
    <w:p w14:paraId="37C17728" w14:textId="77777777" w:rsidR="00000000" w:rsidRDefault="007C71EE">
      <w:pPr>
        <w:pStyle w:val="Speaker"/>
        <w:rPr>
          <w:rtl/>
        </w:rPr>
      </w:pPr>
    </w:p>
    <w:p w14:paraId="14050942" w14:textId="77777777" w:rsidR="00000000" w:rsidRDefault="007C71EE">
      <w:pPr>
        <w:pStyle w:val="Speaker"/>
        <w:rPr>
          <w:rtl/>
        </w:rPr>
      </w:pPr>
      <w:bookmarkStart w:id="1754" w:name="FS000000528T27_05_2003_19_30_40"/>
      <w:bookmarkEnd w:id="1754"/>
      <w:r>
        <w:rPr>
          <w:rtl/>
        </w:rPr>
        <w:t>יעקב ליצמן (יהדות התורה):</w:t>
      </w:r>
    </w:p>
    <w:p w14:paraId="2040E6A5" w14:textId="77777777" w:rsidR="00000000" w:rsidRDefault="007C71EE">
      <w:pPr>
        <w:pStyle w:val="a"/>
        <w:rPr>
          <w:rFonts w:hint="cs"/>
          <w:rtl/>
        </w:rPr>
      </w:pPr>
    </w:p>
    <w:p w14:paraId="74DD0E39" w14:textId="77777777" w:rsidR="00000000" w:rsidRDefault="007C71EE">
      <w:pPr>
        <w:pStyle w:val="a"/>
        <w:rPr>
          <w:rFonts w:hint="cs"/>
          <w:rtl/>
        </w:rPr>
      </w:pPr>
      <w:r>
        <w:rPr>
          <w:rFonts w:hint="cs"/>
          <w:rtl/>
        </w:rPr>
        <w:t xml:space="preserve">אדוני היושב-ראש, כנסת נכבדה, נדמה לי שזה כבר הנאום החמישי שלי ב=24 שעות. אני לא בטוח שבכנסת הקודמת דיברתי כל כך הרבה. </w:t>
      </w:r>
    </w:p>
    <w:p w14:paraId="5F778915" w14:textId="77777777" w:rsidR="00000000" w:rsidRDefault="007C71EE">
      <w:pPr>
        <w:pStyle w:val="a"/>
        <w:rPr>
          <w:rFonts w:hint="cs"/>
          <w:rtl/>
        </w:rPr>
      </w:pPr>
    </w:p>
    <w:p w14:paraId="07D2C585" w14:textId="77777777" w:rsidR="00000000" w:rsidRDefault="007C71EE">
      <w:pPr>
        <w:pStyle w:val="ad"/>
        <w:rPr>
          <w:rtl/>
        </w:rPr>
      </w:pPr>
      <w:r>
        <w:rPr>
          <w:rtl/>
        </w:rPr>
        <w:t>היו"ר מוחמד ברכה:</w:t>
      </w:r>
    </w:p>
    <w:p w14:paraId="3BF03F75" w14:textId="77777777" w:rsidR="00000000" w:rsidRDefault="007C71EE">
      <w:pPr>
        <w:pStyle w:val="a"/>
        <w:rPr>
          <w:rtl/>
        </w:rPr>
      </w:pPr>
    </w:p>
    <w:p w14:paraId="0ABF3191" w14:textId="77777777" w:rsidR="00000000" w:rsidRDefault="007C71EE">
      <w:pPr>
        <w:pStyle w:val="a"/>
        <w:rPr>
          <w:rFonts w:hint="cs"/>
          <w:rtl/>
        </w:rPr>
      </w:pPr>
      <w:r>
        <w:rPr>
          <w:rFonts w:hint="cs"/>
          <w:rtl/>
        </w:rPr>
        <w:t xml:space="preserve">זה אחד ממנעמי האופוזיציה, חבר </w:t>
      </w:r>
      <w:r>
        <w:rPr>
          <w:rFonts w:hint="cs"/>
          <w:rtl/>
        </w:rPr>
        <w:t xml:space="preserve">הכנסת ליצמן. היית יושב-ראש ועדת הכספים. </w:t>
      </w:r>
    </w:p>
    <w:p w14:paraId="63DD34C8" w14:textId="77777777" w:rsidR="00000000" w:rsidRDefault="007C71EE">
      <w:pPr>
        <w:pStyle w:val="a"/>
        <w:rPr>
          <w:rFonts w:hint="cs"/>
          <w:rtl/>
        </w:rPr>
      </w:pPr>
    </w:p>
    <w:p w14:paraId="383EC3D5" w14:textId="77777777" w:rsidR="00000000" w:rsidRDefault="007C71EE">
      <w:pPr>
        <w:pStyle w:val="ac"/>
        <w:rPr>
          <w:rtl/>
        </w:rPr>
      </w:pPr>
      <w:r>
        <w:rPr>
          <w:rFonts w:hint="eastAsia"/>
          <w:rtl/>
        </w:rPr>
        <w:t>יוסי</w:t>
      </w:r>
      <w:r>
        <w:rPr>
          <w:rtl/>
        </w:rPr>
        <w:t xml:space="preserve"> שריד (מרצ):</w:t>
      </w:r>
    </w:p>
    <w:p w14:paraId="5AEBA0CA" w14:textId="77777777" w:rsidR="00000000" w:rsidRDefault="007C71EE">
      <w:pPr>
        <w:pStyle w:val="a"/>
        <w:rPr>
          <w:rFonts w:hint="cs"/>
          <w:rtl/>
        </w:rPr>
      </w:pPr>
    </w:p>
    <w:p w14:paraId="1C843A21" w14:textId="77777777" w:rsidR="00000000" w:rsidRDefault="007C71EE">
      <w:pPr>
        <w:pStyle w:val="a"/>
        <w:rPr>
          <w:rFonts w:hint="cs"/>
          <w:rtl/>
        </w:rPr>
      </w:pPr>
      <w:r>
        <w:rPr>
          <w:rFonts w:hint="cs"/>
          <w:rtl/>
        </w:rPr>
        <w:t xml:space="preserve">אתה משתפר. </w:t>
      </w:r>
    </w:p>
    <w:p w14:paraId="17B6C82D" w14:textId="77777777" w:rsidR="00000000" w:rsidRDefault="007C71EE">
      <w:pPr>
        <w:pStyle w:val="a"/>
        <w:rPr>
          <w:rFonts w:hint="cs"/>
          <w:rtl/>
        </w:rPr>
      </w:pPr>
    </w:p>
    <w:p w14:paraId="5A2A2510" w14:textId="77777777" w:rsidR="00000000" w:rsidRDefault="007C71EE">
      <w:pPr>
        <w:pStyle w:val="SpeakerCon"/>
        <w:rPr>
          <w:rtl/>
        </w:rPr>
      </w:pPr>
      <w:bookmarkStart w:id="1755" w:name="FS000000528T27_05_2003_19_31_35C"/>
      <w:bookmarkEnd w:id="1755"/>
      <w:r>
        <w:rPr>
          <w:rtl/>
        </w:rPr>
        <w:t>יעקב ליצמן (יהדות התורה):</w:t>
      </w:r>
    </w:p>
    <w:p w14:paraId="1DDCB1ED" w14:textId="77777777" w:rsidR="00000000" w:rsidRDefault="007C71EE">
      <w:pPr>
        <w:pStyle w:val="a"/>
        <w:rPr>
          <w:rtl/>
        </w:rPr>
      </w:pPr>
    </w:p>
    <w:p w14:paraId="36A2A624" w14:textId="77777777" w:rsidR="00000000" w:rsidRDefault="007C71EE">
      <w:pPr>
        <w:pStyle w:val="a"/>
        <w:rPr>
          <w:rFonts w:hint="cs"/>
          <w:rtl/>
        </w:rPr>
      </w:pPr>
      <w:r>
        <w:rPr>
          <w:rFonts w:hint="cs"/>
          <w:rtl/>
        </w:rPr>
        <w:t xml:space="preserve">אז יש לי לפחות קומפלימנט. כנראה הגזירות הכלכליות הביאו אותי לצאת קצת מהשגרה, ואולי לדבר יותר מהלב. </w:t>
      </w:r>
    </w:p>
    <w:p w14:paraId="18CC9324" w14:textId="77777777" w:rsidR="00000000" w:rsidRDefault="007C71EE">
      <w:pPr>
        <w:pStyle w:val="a"/>
        <w:rPr>
          <w:rFonts w:hint="cs"/>
          <w:rtl/>
        </w:rPr>
      </w:pPr>
    </w:p>
    <w:p w14:paraId="7B357A4E" w14:textId="77777777" w:rsidR="00000000" w:rsidRDefault="007C71EE">
      <w:pPr>
        <w:pStyle w:val="a"/>
        <w:rPr>
          <w:rFonts w:hint="cs"/>
          <w:rtl/>
        </w:rPr>
      </w:pPr>
      <w:r>
        <w:rPr>
          <w:rFonts w:hint="cs"/>
          <w:rtl/>
        </w:rPr>
        <w:t>אני פונה אל חברי הליכוד שיושבים כאן, שאני מאוד מעריך או</w:t>
      </w:r>
      <w:r>
        <w:rPr>
          <w:rFonts w:hint="cs"/>
          <w:rtl/>
        </w:rPr>
        <w:t xml:space="preserve">תם, בניגוד לאלה שעומדים בראש הליכוד, שבגדו בהם. אני לא אומר את זה מפני שאני באופוזיציה. אני חייב להגיד לך שבאופוזיציה לא רע. היא דווקא היטיבה אתי. אני לא צריך לעמוד בראש ועדת הכספים, כשדנים בגזירות כאלה. אני אומר לכם בפעם העשירית, שלעולם לא הייתי מעביר את </w:t>
      </w:r>
      <w:r>
        <w:rPr>
          <w:rFonts w:hint="cs"/>
          <w:rtl/>
        </w:rPr>
        <w:t>זה בוועדת הכספים, אפילו במחיר הדחה. בגזירות כאלה, אפילו הרבה יותר פחותות בקדנציה הקודמת - ויעיד סגן השר - רצו להדיח אותי על שסירבתי להעביר אותן. בסוף לא העברתי את זה, והעברתם את זה לוועדה מיוחדת שישב בה ויצמן שירי, ואני לא הייתי חלק מזה, נכון?</w:t>
      </w:r>
    </w:p>
    <w:p w14:paraId="4DA2054F" w14:textId="77777777" w:rsidR="00000000" w:rsidRDefault="007C71EE">
      <w:pPr>
        <w:pStyle w:val="a"/>
        <w:rPr>
          <w:rFonts w:hint="cs"/>
          <w:rtl/>
        </w:rPr>
      </w:pPr>
    </w:p>
    <w:p w14:paraId="5BB29505" w14:textId="77777777" w:rsidR="00000000" w:rsidRDefault="007C71EE">
      <w:pPr>
        <w:pStyle w:val="ac"/>
        <w:rPr>
          <w:rtl/>
        </w:rPr>
      </w:pPr>
      <w:r>
        <w:rPr>
          <w:rFonts w:hint="eastAsia"/>
          <w:rtl/>
        </w:rPr>
        <w:t>זאב</w:t>
      </w:r>
      <w:r>
        <w:rPr>
          <w:rtl/>
        </w:rPr>
        <w:t xml:space="preserve"> בוים (ה</w:t>
      </w:r>
      <w:r>
        <w:rPr>
          <w:rtl/>
        </w:rPr>
        <w:t>ליכוד):</w:t>
      </w:r>
    </w:p>
    <w:p w14:paraId="6D0BBB2D" w14:textId="77777777" w:rsidR="00000000" w:rsidRDefault="007C71EE">
      <w:pPr>
        <w:pStyle w:val="a"/>
        <w:rPr>
          <w:rFonts w:hint="cs"/>
          <w:rtl/>
        </w:rPr>
      </w:pPr>
    </w:p>
    <w:p w14:paraId="7618AFCB" w14:textId="77777777" w:rsidR="00000000" w:rsidRDefault="007C71EE">
      <w:pPr>
        <w:pStyle w:val="a"/>
        <w:rPr>
          <w:rFonts w:hint="cs"/>
          <w:rtl/>
        </w:rPr>
      </w:pPr>
      <w:r>
        <w:rPr>
          <w:rFonts w:hint="cs"/>
          <w:rtl/>
        </w:rPr>
        <w:t xml:space="preserve">אבל אתה כבר העברת תוכניות חירום כלכליות שהיו בהן קיצוצים. </w:t>
      </w:r>
    </w:p>
    <w:p w14:paraId="2C1D0817" w14:textId="77777777" w:rsidR="00000000" w:rsidRDefault="007C71EE">
      <w:pPr>
        <w:pStyle w:val="a"/>
        <w:rPr>
          <w:rFonts w:hint="cs"/>
          <w:rtl/>
        </w:rPr>
      </w:pPr>
    </w:p>
    <w:p w14:paraId="70CC323E" w14:textId="77777777" w:rsidR="00000000" w:rsidRDefault="007C71EE">
      <w:pPr>
        <w:pStyle w:val="SpeakerCon"/>
        <w:rPr>
          <w:rtl/>
        </w:rPr>
      </w:pPr>
      <w:bookmarkStart w:id="1756" w:name="FS000000528T27_05_2003_19_34_30C"/>
      <w:bookmarkEnd w:id="1756"/>
      <w:r>
        <w:rPr>
          <w:rtl/>
        </w:rPr>
        <w:t>יעקב ליצמן (יהדות התורה):</w:t>
      </w:r>
    </w:p>
    <w:p w14:paraId="64B07732" w14:textId="77777777" w:rsidR="00000000" w:rsidRDefault="007C71EE">
      <w:pPr>
        <w:pStyle w:val="a"/>
        <w:rPr>
          <w:rtl/>
        </w:rPr>
      </w:pPr>
    </w:p>
    <w:p w14:paraId="60D9B0F9" w14:textId="77777777" w:rsidR="00000000" w:rsidRDefault="007C71EE">
      <w:pPr>
        <w:pStyle w:val="a"/>
        <w:rPr>
          <w:rFonts w:hint="cs"/>
          <w:rtl/>
        </w:rPr>
      </w:pPr>
      <w:r>
        <w:rPr>
          <w:rFonts w:hint="cs"/>
          <w:rtl/>
        </w:rPr>
        <w:t xml:space="preserve">בהחלט העברתי, ואמרתי את זה, אבל לא כאלה תוכניות. סירבתי להעביר תוכניות הרבה פחות גרועות מאלה, אז קל וחומר תוכנית כזאת. </w:t>
      </w:r>
    </w:p>
    <w:p w14:paraId="1A672B4F" w14:textId="77777777" w:rsidR="00000000" w:rsidRDefault="007C71EE">
      <w:pPr>
        <w:pStyle w:val="a"/>
        <w:rPr>
          <w:rtl/>
        </w:rPr>
      </w:pPr>
    </w:p>
    <w:p w14:paraId="02F529EE" w14:textId="77777777" w:rsidR="00000000" w:rsidRDefault="007C71EE">
      <w:pPr>
        <w:pStyle w:val="a"/>
        <w:rPr>
          <w:rFonts w:hint="cs"/>
          <w:rtl/>
        </w:rPr>
      </w:pPr>
      <w:r>
        <w:rPr>
          <w:rFonts w:hint="cs"/>
          <w:rtl/>
        </w:rPr>
        <w:t xml:space="preserve">אני רוצה להביא לכם דוגמה קטנה, שניסיתי </w:t>
      </w:r>
      <w:r>
        <w:rPr>
          <w:rFonts w:hint="cs"/>
          <w:rtl/>
        </w:rPr>
        <w:t>להביא בוועדת הכספים. פטרו מהיטל עובד זר מי שהוא סיעודי. ביקשתי תוספת קטנה אחת: לא רק מי שהוא סיעודי. לפעמים יש אדם קשיש שהוא לא סיעודי, והוא לא מוגדר בחוק כסיעודי. למה צריך לחייב את העובד הזר שרוצה לעזור לו, כשבסך הכול מדובר בחלק מתוחלת החיים שלו. למה צריך</w:t>
      </w:r>
      <w:r>
        <w:rPr>
          <w:rFonts w:hint="cs"/>
          <w:rtl/>
        </w:rPr>
        <w:t xml:space="preserve"> להטיל היטל? לא מדובר על שום לוקסוס, אלא על דבר בסיסי, אלמנטרי. אנחנו מצווים על "והדרת פני זקן", נכון, חבר הכנסת בריזון?</w:t>
      </w:r>
    </w:p>
    <w:p w14:paraId="125633BB" w14:textId="77777777" w:rsidR="00000000" w:rsidRDefault="007C71EE">
      <w:pPr>
        <w:pStyle w:val="a"/>
        <w:rPr>
          <w:rFonts w:hint="cs"/>
          <w:rtl/>
        </w:rPr>
      </w:pPr>
    </w:p>
    <w:p w14:paraId="100B3D1E" w14:textId="77777777" w:rsidR="00000000" w:rsidRDefault="007C71EE">
      <w:pPr>
        <w:pStyle w:val="ac"/>
        <w:rPr>
          <w:rtl/>
        </w:rPr>
      </w:pPr>
      <w:r>
        <w:rPr>
          <w:rFonts w:hint="eastAsia"/>
          <w:rtl/>
        </w:rPr>
        <w:t>רוני</w:t>
      </w:r>
      <w:r>
        <w:rPr>
          <w:rtl/>
        </w:rPr>
        <w:t xml:space="preserve"> בריזון (שינוי):</w:t>
      </w:r>
    </w:p>
    <w:p w14:paraId="1A346A83" w14:textId="77777777" w:rsidR="00000000" w:rsidRDefault="007C71EE">
      <w:pPr>
        <w:pStyle w:val="a"/>
        <w:rPr>
          <w:rFonts w:hint="cs"/>
          <w:rtl/>
        </w:rPr>
      </w:pPr>
    </w:p>
    <w:p w14:paraId="67E6E96C" w14:textId="77777777" w:rsidR="00000000" w:rsidRDefault="007C71EE">
      <w:pPr>
        <w:pStyle w:val="a"/>
        <w:rPr>
          <w:rFonts w:hint="cs"/>
          <w:rtl/>
        </w:rPr>
      </w:pPr>
      <w:r>
        <w:rPr>
          <w:rFonts w:hint="cs"/>
          <w:rtl/>
        </w:rPr>
        <w:t>- - -</w:t>
      </w:r>
    </w:p>
    <w:p w14:paraId="2095B92A" w14:textId="77777777" w:rsidR="00000000" w:rsidRDefault="007C71EE">
      <w:pPr>
        <w:pStyle w:val="a"/>
        <w:rPr>
          <w:rFonts w:hint="cs"/>
          <w:rtl/>
        </w:rPr>
      </w:pPr>
    </w:p>
    <w:p w14:paraId="2AED4D70" w14:textId="77777777" w:rsidR="00000000" w:rsidRDefault="007C71EE">
      <w:pPr>
        <w:pStyle w:val="SpeakerCon"/>
        <w:rPr>
          <w:rtl/>
        </w:rPr>
      </w:pPr>
      <w:bookmarkStart w:id="1757" w:name="FS000000528T27_05_2003_19_38_56C"/>
      <w:bookmarkEnd w:id="1757"/>
      <w:r>
        <w:rPr>
          <w:rtl/>
        </w:rPr>
        <w:t>יעקב ליצמן (יהדות התורה):</w:t>
      </w:r>
    </w:p>
    <w:p w14:paraId="6CC0789C" w14:textId="77777777" w:rsidR="00000000" w:rsidRDefault="007C71EE">
      <w:pPr>
        <w:pStyle w:val="a"/>
        <w:rPr>
          <w:rtl/>
        </w:rPr>
      </w:pPr>
    </w:p>
    <w:p w14:paraId="2EDFD7FB" w14:textId="77777777" w:rsidR="00000000" w:rsidRDefault="007C71EE">
      <w:pPr>
        <w:pStyle w:val="a"/>
        <w:rPr>
          <w:rFonts w:hint="cs"/>
          <w:rtl/>
        </w:rPr>
      </w:pPr>
      <w:r>
        <w:rPr>
          <w:rFonts w:hint="cs"/>
          <w:rtl/>
        </w:rPr>
        <w:t xml:space="preserve">אז אני שואל, למה בוועדת הכספים לא השכלתם רק על הקטע הזה להצביע? לא ביקשתי שום </w:t>
      </w:r>
      <w:r>
        <w:rPr>
          <w:rFonts w:hint="cs"/>
          <w:rtl/>
        </w:rPr>
        <w:t xml:space="preserve">דבר. ברוך השם, אתה יודע שאנשים זקנים יש בכל אוכלוסייה, לא רק בציבור החרדי. </w:t>
      </w:r>
    </w:p>
    <w:p w14:paraId="5C6D93D2" w14:textId="77777777" w:rsidR="00000000" w:rsidRDefault="007C71EE">
      <w:pPr>
        <w:pStyle w:val="a"/>
        <w:rPr>
          <w:rFonts w:hint="cs"/>
          <w:rtl/>
        </w:rPr>
      </w:pPr>
    </w:p>
    <w:p w14:paraId="72CCBEBF" w14:textId="77777777" w:rsidR="00000000" w:rsidRDefault="007C71EE">
      <w:pPr>
        <w:pStyle w:val="ac"/>
        <w:rPr>
          <w:rtl/>
        </w:rPr>
      </w:pPr>
      <w:r>
        <w:rPr>
          <w:rFonts w:hint="eastAsia"/>
          <w:rtl/>
        </w:rPr>
        <w:t>רוני</w:t>
      </w:r>
      <w:r>
        <w:rPr>
          <w:rtl/>
        </w:rPr>
        <w:t xml:space="preserve"> בריזון (שינוי):</w:t>
      </w:r>
    </w:p>
    <w:p w14:paraId="33BE8EF6" w14:textId="77777777" w:rsidR="00000000" w:rsidRDefault="007C71EE">
      <w:pPr>
        <w:pStyle w:val="a"/>
        <w:rPr>
          <w:rFonts w:hint="cs"/>
          <w:rtl/>
        </w:rPr>
      </w:pPr>
    </w:p>
    <w:p w14:paraId="307F4AA9" w14:textId="77777777" w:rsidR="00000000" w:rsidRDefault="007C71EE">
      <w:pPr>
        <w:pStyle w:val="a"/>
        <w:rPr>
          <w:rFonts w:hint="cs"/>
          <w:rtl/>
        </w:rPr>
      </w:pPr>
      <w:r>
        <w:rPr>
          <w:rFonts w:hint="cs"/>
          <w:rtl/>
        </w:rPr>
        <w:t>חבר הכנסת ליצמן, אתה צודק במאה אחוז, אבל חסרה לנו ההגדרה שהביטוח הלאומי יביא - - -</w:t>
      </w:r>
    </w:p>
    <w:p w14:paraId="1E600053" w14:textId="77777777" w:rsidR="00000000" w:rsidRDefault="007C71EE">
      <w:pPr>
        <w:pStyle w:val="a"/>
        <w:rPr>
          <w:rFonts w:hint="cs"/>
          <w:rtl/>
        </w:rPr>
      </w:pPr>
    </w:p>
    <w:p w14:paraId="63F93C34" w14:textId="77777777" w:rsidR="00000000" w:rsidRDefault="007C71EE">
      <w:pPr>
        <w:pStyle w:val="SpeakerCon"/>
        <w:rPr>
          <w:rtl/>
        </w:rPr>
      </w:pPr>
      <w:bookmarkStart w:id="1758" w:name="FS000000528T27_05_2003_19_40_56C"/>
      <w:bookmarkEnd w:id="1758"/>
      <w:r>
        <w:rPr>
          <w:rtl/>
        </w:rPr>
        <w:t>יעקב ליצמן (יהדות התורה):</w:t>
      </w:r>
    </w:p>
    <w:p w14:paraId="6B877EBD" w14:textId="77777777" w:rsidR="00000000" w:rsidRDefault="007C71EE">
      <w:pPr>
        <w:pStyle w:val="a"/>
        <w:rPr>
          <w:rtl/>
        </w:rPr>
      </w:pPr>
    </w:p>
    <w:p w14:paraId="48160F6C" w14:textId="77777777" w:rsidR="00000000" w:rsidRDefault="007C71EE">
      <w:pPr>
        <w:pStyle w:val="a"/>
        <w:rPr>
          <w:rFonts w:hint="cs"/>
          <w:rtl/>
        </w:rPr>
      </w:pPr>
      <w:r>
        <w:rPr>
          <w:rFonts w:hint="cs"/>
          <w:rtl/>
        </w:rPr>
        <w:t>לא היה אכפת לי אפילו שמשרד האוצר יביא את ההגדר</w:t>
      </w:r>
      <w:r>
        <w:rPr>
          <w:rFonts w:hint="cs"/>
          <w:rtl/>
        </w:rPr>
        <w:t xml:space="preserve">ה. </w:t>
      </w:r>
    </w:p>
    <w:p w14:paraId="115A7855" w14:textId="77777777" w:rsidR="00000000" w:rsidRDefault="007C71EE">
      <w:pPr>
        <w:pStyle w:val="a"/>
        <w:rPr>
          <w:rFonts w:hint="cs"/>
          <w:rtl/>
        </w:rPr>
      </w:pPr>
    </w:p>
    <w:p w14:paraId="56C6FD0A" w14:textId="77777777" w:rsidR="00000000" w:rsidRDefault="007C71EE">
      <w:pPr>
        <w:pStyle w:val="ac"/>
        <w:rPr>
          <w:rtl/>
        </w:rPr>
      </w:pPr>
      <w:r>
        <w:rPr>
          <w:rFonts w:hint="eastAsia"/>
          <w:rtl/>
        </w:rPr>
        <w:t>רוני</w:t>
      </w:r>
      <w:r>
        <w:rPr>
          <w:rtl/>
        </w:rPr>
        <w:t xml:space="preserve"> בריזון (שינוי):</w:t>
      </w:r>
    </w:p>
    <w:p w14:paraId="2AE65043" w14:textId="77777777" w:rsidR="00000000" w:rsidRDefault="007C71EE">
      <w:pPr>
        <w:pStyle w:val="a"/>
        <w:rPr>
          <w:rFonts w:hint="cs"/>
          <w:rtl/>
        </w:rPr>
      </w:pPr>
    </w:p>
    <w:p w14:paraId="60A1D5D5" w14:textId="77777777" w:rsidR="00000000" w:rsidRDefault="007C71EE">
      <w:pPr>
        <w:pStyle w:val="a"/>
        <w:rPr>
          <w:rFonts w:hint="cs"/>
          <w:rtl/>
        </w:rPr>
      </w:pPr>
      <w:r>
        <w:rPr>
          <w:rFonts w:hint="cs"/>
          <w:rtl/>
        </w:rPr>
        <w:t xml:space="preserve">אף אחד לא הביא את ההגדרה, ולכן העניין נפל. </w:t>
      </w:r>
    </w:p>
    <w:p w14:paraId="3B952EC3" w14:textId="77777777" w:rsidR="00000000" w:rsidRDefault="007C71EE">
      <w:pPr>
        <w:pStyle w:val="a"/>
        <w:rPr>
          <w:rFonts w:hint="cs"/>
          <w:rtl/>
        </w:rPr>
      </w:pPr>
    </w:p>
    <w:p w14:paraId="652FB545" w14:textId="77777777" w:rsidR="00000000" w:rsidRDefault="007C71EE">
      <w:pPr>
        <w:pStyle w:val="SpeakerCon"/>
        <w:rPr>
          <w:rtl/>
        </w:rPr>
      </w:pPr>
      <w:bookmarkStart w:id="1759" w:name="FS000000528T27_05_2003_19_41_23C"/>
      <w:bookmarkEnd w:id="1759"/>
      <w:r>
        <w:rPr>
          <w:rtl/>
        </w:rPr>
        <w:t>יעקב ליצמן (יהדות התורה):</w:t>
      </w:r>
    </w:p>
    <w:p w14:paraId="724A0E60" w14:textId="77777777" w:rsidR="00000000" w:rsidRDefault="007C71EE">
      <w:pPr>
        <w:pStyle w:val="a"/>
        <w:rPr>
          <w:rtl/>
        </w:rPr>
      </w:pPr>
    </w:p>
    <w:p w14:paraId="1E1671D0" w14:textId="77777777" w:rsidR="00000000" w:rsidRDefault="007C71EE">
      <w:pPr>
        <w:pStyle w:val="a"/>
        <w:rPr>
          <w:rFonts w:hint="cs"/>
          <w:rtl/>
        </w:rPr>
      </w:pPr>
      <w:r>
        <w:rPr>
          <w:rFonts w:hint="cs"/>
          <w:rtl/>
        </w:rPr>
        <w:t>העניין נפל, כי הם סירבו. אתה יודע מה, בואו נתאחד על דבר כזה. אתה יודע, אני אתפוס אותך במלה. אני אבקש את הסיוע של ידידי עורך-הדין רוני בר-און, שיגדיר לנו מה ז</w:t>
      </w:r>
      <w:r>
        <w:rPr>
          <w:rFonts w:hint="cs"/>
          <w:rtl/>
        </w:rPr>
        <w:t xml:space="preserve">ה זקן, קשיש, שאני רוצה לפטור אותו מההיטל על עובד זר; לא רק סיעודי, כי אני חושב שגם לו צריך לעזור. יש לפעמים אנשים שהם לא סיעודיים, אבל הם זקנים והם לא יכולים לטפל בעצמם. </w:t>
      </w:r>
    </w:p>
    <w:p w14:paraId="5E18F2A1" w14:textId="77777777" w:rsidR="00000000" w:rsidRDefault="007C71EE">
      <w:pPr>
        <w:pStyle w:val="ac"/>
        <w:rPr>
          <w:rFonts w:hint="cs"/>
          <w:rtl/>
        </w:rPr>
      </w:pPr>
    </w:p>
    <w:p w14:paraId="7E2101EC" w14:textId="77777777" w:rsidR="00000000" w:rsidRDefault="007C71EE">
      <w:pPr>
        <w:pStyle w:val="ac"/>
        <w:rPr>
          <w:rtl/>
        </w:rPr>
      </w:pPr>
      <w:r>
        <w:rPr>
          <w:rFonts w:hint="eastAsia"/>
          <w:rtl/>
        </w:rPr>
        <w:t>רוני</w:t>
      </w:r>
      <w:r>
        <w:rPr>
          <w:rtl/>
        </w:rPr>
        <w:t xml:space="preserve"> בריזון (שינוי):</w:t>
      </w:r>
    </w:p>
    <w:p w14:paraId="5353A91A" w14:textId="77777777" w:rsidR="00000000" w:rsidRDefault="007C71EE">
      <w:pPr>
        <w:pStyle w:val="a"/>
        <w:rPr>
          <w:rFonts w:hint="cs"/>
          <w:rtl/>
        </w:rPr>
      </w:pPr>
    </w:p>
    <w:p w14:paraId="4B8B39B7" w14:textId="77777777" w:rsidR="00000000" w:rsidRDefault="007C71EE">
      <w:pPr>
        <w:pStyle w:val="a"/>
        <w:rPr>
          <w:rFonts w:hint="cs"/>
          <w:rtl/>
        </w:rPr>
      </w:pPr>
      <w:r>
        <w:rPr>
          <w:rFonts w:hint="cs"/>
          <w:rtl/>
        </w:rPr>
        <w:t xml:space="preserve">אבל לא כל זקן זקוק לעזרה. </w:t>
      </w:r>
    </w:p>
    <w:p w14:paraId="3731F134" w14:textId="77777777" w:rsidR="00000000" w:rsidRDefault="007C71EE">
      <w:pPr>
        <w:pStyle w:val="a"/>
        <w:rPr>
          <w:rFonts w:hint="cs"/>
          <w:rtl/>
        </w:rPr>
      </w:pPr>
    </w:p>
    <w:p w14:paraId="11FF3BEC" w14:textId="77777777" w:rsidR="00000000" w:rsidRDefault="007C71EE">
      <w:pPr>
        <w:pStyle w:val="SpeakerCon"/>
        <w:rPr>
          <w:rtl/>
        </w:rPr>
      </w:pPr>
      <w:bookmarkStart w:id="1760" w:name="FS000000528T27_05_2003_19_46_37C"/>
      <w:bookmarkEnd w:id="1760"/>
    </w:p>
    <w:p w14:paraId="07AA9305" w14:textId="77777777" w:rsidR="00000000" w:rsidRDefault="007C71EE">
      <w:pPr>
        <w:pStyle w:val="SpeakerCon"/>
        <w:rPr>
          <w:rtl/>
        </w:rPr>
      </w:pPr>
      <w:r>
        <w:rPr>
          <w:rtl/>
        </w:rPr>
        <w:t>יעקב ליצמן (יהדות התורה):</w:t>
      </w:r>
    </w:p>
    <w:p w14:paraId="35D6E8D4" w14:textId="77777777" w:rsidR="00000000" w:rsidRDefault="007C71EE">
      <w:pPr>
        <w:pStyle w:val="a"/>
        <w:rPr>
          <w:rtl/>
        </w:rPr>
      </w:pPr>
    </w:p>
    <w:p w14:paraId="10AEE7D5" w14:textId="77777777" w:rsidR="00000000" w:rsidRDefault="007C71EE">
      <w:pPr>
        <w:pStyle w:val="a"/>
        <w:rPr>
          <w:rFonts w:hint="cs"/>
          <w:rtl/>
        </w:rPr>
      </w:pPr>
      <w:r>
        <w:rPr>
          <w:rFonts w:hint="cs"/>
          <w:rtl/>
        </w:rPr>
        <w:t>חבר הכ</w:t>
      </w:r>
      <w:r>
        <w:rPr>
          <w:rFonts w:hint="cs"/>
          <w:rtl/>
        </w:rPr>
        <w:t xml:space="preserve">נסת בריזון, לא שמעת אותי. אני מומחה לבלגנים אולי, אבל לא למשפט. אני אבקש מחבר הכנסת בר-און אולי לנסח את זה, ואני אבקש גם מיושב-ראש ועדת הכספים לאפשר לנו להכניס עוד הסתייגות לפני מחר. בואו נתאחד לפחות על זה, שאדם זקן שצריך סיוע, עם הגדרה של גיל וכו', לפחות </w:t>
      </w:r>
      <w:r>
        <w:rPr>
          <w:rFonts w:hint="cs"/>
          <w:rtl/>
        </w:rPr>
        <w:t xml:space="preserve">יקבל פטור מההיטל על עובד זר, כפי שסיעודי מקבל. לפחות בדבר המינימלי של "והדרת פני זקן" - מי לא רוצה לכבד זקן? אנחנו מתפללים ומקווים שכולנו נגיע למצב הזה, בעזרת השם. </w:t>
      </w:r>
    </w:p>
    <w:p w14:paraId="21008F8D" w14:textId="77777777" w:rsidR="00000000" w:rsidRDefault="007C71EE">
      <w:pPr>
        <w:pStyle w:val="a"/>
        <w:rPr>
          <w:rFonts w:hint="cs"/>
          <w:rtl/>
        </w:rPr>
      </w:pPr>
    </w:p>
    <w:p w14:paraId="2D8FDE67" w14:textId="77777777" w:rsidR="00000000" w:rsidRDefault="007C71EE">
      <w:pPr>
        <w:pStyle w:val="a"/>
        <w:rPr>
          <w:rFonts w:hint="cs"/>
          <w:rtl/>
        </w:rPr>
      </w:pPr>
      <w:r>
        <w:rPr>
          <w:rFonts w:hint="cs"/>
          <w:rtl/>
        </w:rPr>
        <w:t>נדמה לי שהגשתי הסתייגות, אני אפילו לא זוכר אם הגשתי. בגלל הבלגן של השבוע, אני לא יודע אם ה</w:t>
      </w:r>
      <w:r>
        <w:rPr>
          <w:rFonts w:hint="cs"/>
          <w:rtl/>
        </w:rPr>
        <w:t xml:space="preserve">גישו את זה בשמי או לא, אבל אפשר לפחות להתאחד על הדבר הזה. </w:t>
      </w:r>
    </w:p>
    <w:p w14:paraId="0353E884" w14:textId="77777777" w:rsidR="00000000" w:rsidRDefault="007C71EE">
      <w:pPr>
        <w:pStyle w:val="a"/>
        <w:rPr>
          <w:rFonts w:hint="cs"/>
          <w:rtl/>
        </w:rPr>
      </w:pPr>
    </w:p>
    <w:p w14:paraId="450BD44A" w14:textId="77777777" w:rsidR="00000000" w:rsidRDefault="007C71EE">
      <w:pPr>
        <w:pStyle w:val="ac"/>
        <w:rPr>
          <w:rtl/>
        </w:rPr>
      </w:pPr>
      <w:r>
        <w:rPr>
          <w:rFonts w:hint="eastAsia"/>
          <w:rtl/>
        </w:rPr>
        <w:t>יאיר</w:t>
      </w:r>
      <w:r>
        <w:rPr>
          <w:rtl/>
        </w:rPr>
        <w:t xml:space="preserve"> פרץ (ש"ס):</w:t>
      </w:r>
    </w:p>
    <w:p w14:paraId="71DBE789" w14:textId="77777777" w:rsidR="00000000" w:rsidRDefault="007C71EE">
      <w:pPr>
        <w:pStyle w:val="a"/>
        <w:rPr>
          <w:rFonts w:hint="cs"/>
          <w:rtl/>
        </w:rPr>
      </w:pPr>
    </w:p>
    <w:p w14:paraId="1C4E5CA5" w14:textId="77777777" w:rsidR="00000000" w:rsidRDefault="007C71EE">
      <w:pPr>
        <w:pStyle w:val="a"/>
        <w:rPr>
          <w:rFonts w:hint="cs"/>
          <w:rtl/>
        </w:rPr>
      </w:pPr>
      <w:r>
        <w:rPr>
          <w:rFonts w:hint="cs"/>
          <w:rtl/>
        </w:rPr>
        <w:t>חבר הכנסת ליצמן, אותו גמלאי וקשיש משלם על העובד הסיעודי הפרטי - - -</w:t>
      </w:r>
    </w:p>
    <w:p w14:paraId="0544F2BF" w14:textId="77777777" w:rsidR="00000000" w:rsidRDefault="007C71EE">
      <w:pPr>
        <w:pStyle w:val="a"/>
        <w:rPr>
          <w:rFonts w:hint="cs"/>
          <w:rtl/>
        </w:rPr>
      </w:pPr>
    </w:p>
    <w:p w14:paraId="412143D5" w14:textId="77777777" w:rsidR="00000000" w:rsidRDefault="007C71EE">
      <w:pPr>
        <w:pStyle w:val="SpeakerCon"/>
        <w:rPr>
          <w:rtl/>
        </w:rPr>
      </w:pPr>
      <w:bookmarkStart w:id="1761" w:name="FS000000528T27_05_2003_19_51_13C"/>
      <w:bookmarkEnd w:id="1761"/>
      <w:r>
        <w:rPr>
          <w:rtl/>
        </w:rPr>
        <w:t>יעקב ליצמן (יהדות התורה):</w:t>
      </w:r>
    </w:p>
    <w:p w14:paraId="34340FEE" w14:textId="77777777" w:rsidR="00000000" w:rsidRDefault="007C71EE">
      <w:pPr>
        <w:pStyle w:val="a"/>
        <w:rPr>
          <w:rtl/>
        </w:rPr>
      </w:pPr>
    </w:p>
    <w:p w14:paraId="4C53F739" w14:textId="77777777" w:rsidR="00000000" w:rsidRDefault="007C71EE">
      <w:pPr>
        <w:pStyle w:val="a"/>
        <w:rPr>
          <w:rFonts w:hint="cs"/>
          <w:rtl/>
        </w:rPr>
      </w:pPr>
      <w:r>
        <w:rPr>
          <w:rFonts w:hint="cs"/>
          <w:rtl/>
        </w:rPr>
        <w:t xml:space="preserve">כן, אבל אני ביקשתי, בגלל הגזירה החדשה לגבי עובד זר - לבטל את ההיטל עליו. </w:t>
      </w:r>
    </w:p>
    <w:p w14:paraId="4C4036C6" w14:textId="77777777" w:rsidR="00000000" w:rsidRDefault="007C71EE">
      <w:pPr>
        <w:pStyle w:val="a"/>
        <w:rPr>
          <w:rFonts w:hint="cs"/>
          <w:rtl/>
        </w:rPr>
      </w:pPr>
    </w:p>
    <w:p w14:paraId="56822770" w14:textId="77777777" w:rsidR="00000000" w:rsidRDefault="007C71EE">
      <w:pPr>
        <w:pStyle w:val="ac"/>
        <w:rPr>
          <w:rtl/>
        </w:rPr>
      </w:pPr>
      <w:r>
        <w:rPr>
          <w:rFonts w:hint="eastAsia"/>
          <w:rtl/>
        </w:rPr>
        <w:t>יאיר</w:t>
      </w:r>
      <w:r>
        <w:rPr>
          <w:rtl/>
        </w:rPr>
        <w:t xml:space="preserve"> פרץ</w:t>
      </w:r>
      <w:r>
        <w:rPr>
          <w:rtl/>
        </w:rPr>
        <w:t xml:space="preserve"> (ש"ס):</w:t>
      </w:r>
    </w:p>
    <w:p w14:paraId="5A2FE7E6" w14:textId="77777777" w:rsidR="00000000" w:rsidRDefault="007C71EE">
      <w:pPr>
        <w:pStyle w:val="a"/>
        <w:rPr>
          <w:rFonts w:hint="cs"/>
          <w:rtl/>
        </w:rPr>
      </w:pPr>
    </w:p>
    <w:p w14:paraId="7AE05830" w14:textId="77777777" w:rsidR="00000000" w:rsidRDefault="007C71EE">
      <w:pPr>
        <w:pStyle w:val="a"/>
        <w:rPr>
          <w:rFonts w:hint="cs"/>
          <w:rtl/>
        </w:rPr>
      </w:pPr>
      <w:r>
        <w:rPr>
          <w:rFonts w:hint="cs"/>
          <w:rtl/>
        </w:rPr>
        <w:t>אנשי הליכוד שחרתו על דגלם את הנושא החברתי - - -</w:t>
      </w:r>
    </w:p>
    <w:p w14:paraId="0BA43063" w14:textId="77777777" w:rsidR="00000000" w:rsidRDefault="007C71EE">
      <w:pPr>
        <w:pStyle w:val="a"/>
        <w:rPr>
          <w:rFonts w:hint="cs"/>
          <w:rtl/>
        </w:rPr>
      </w:pPr>
    </w:p>
    <w:p w14:paraId="34E0FEB0" w14:textId="77777777" w:rsidR="00000000" w:rsidRDefault="007C71EE">
      <w:pPr>
        <w:pStyle w:val="ad"/>
        <w:rPr>
          <w:rtl/>
        </w:rPr>
      </w:pPr>
      <w:r>
        <w:rPr>
          <w:rtl/>
        </w:rPr>
        <w:t>היו"ר מוחמד ברכה:</w:t>
      </w:r>
    </w:p>
    <w:p w14:paraId="36976CAC" w14:textId="77777777" w:rsidR="00000000" w:rsidRDefault="007C71EE">
      <w:pPr>
        <w:pStyle w:val="a"/>
        <w:rPr>
          <w:rtl/>
        </w:rPr>
      </w:pPr>
    </w:p>
    <w:p w14:paraId="6A30C7F1" w14:textId="77777777" w:rsidR="00000000" w:rsidRDefault="007C71EE">
      <w:pPr>
        <w:pStyle w:val="a"/>
        <w:rPr>
          <w:rFonts w:hint="cs"/>
          <w:rtl/>
        </w:rPr>
      </w:pPr>
      <w:r>
        <w:rPr>
          <w:rFonts w:hint="cs"/>
          <w:rtl/>
        </w:rPr>
        <w:t xml:space="preserve">חבר הכנסת יאיר פרץ, אין לי התנגדות שתקרא קריאות ביניים, אבל כנהוג בכנסת, בישיבה. </w:t>
      </w:r>
    </w:p>
    <w:p w14:paraId="6C735100" w14:textId="77777777" w:rsidR="00000000" w:rsidRDefault="007C71EE">
      <w:pPr>
        <w:pStyle w:val="a"/>
        <w:rPr>
          <w:rFonts w:hint="cs"/>
          <w:rtl/>
        </w:rPr>
      </w:pPr>
    </w:p>
    <w:p w14:paraId="1EF74EC9" w14:textId="77777777" w:rsidR="00000000" w:rsidRDefault="007C71EE">
      <w:pPr>
        <w:pStyle w:val="a"/>
        <w:rPr>
          <w:color w:val="0000FF"/>
          <w:szCs w:val="28"/>
          <w:rtl/>
        </w:rPr>
      </w:pPr>
    </w:p>
    <w:p w14:paraId="10962A26" w14:textId="77777777" w:rsidR="00000000" w:rsidRDefault="007C71EE">
      <w:pPr>
        <w:pStyle w:val="SpeakerCon"/>
        <w:rPr>
          <w:rtl/>
        </w:rPr>
      </w:pPr>
      <w:bookmarkStart w:id="1762" w:name="FS000000528T27_05_2003_19_22_21C"/>
      <w:bookmarkEnd w:id="1762"/>
      <w:r>
        <w:rPr>
          <w:rtl/>
        </w:rPr>
        <w:t>יעקב ליצמן (יהדות התורה):</w:t>
      </w:r>
    </w:p>
    <w:p w14:paraId="6BDB9EF6" w14:textId="77777777" w:rsidR="00000000" w:rsidRDefault="007C71EE">
      <w:pPr>
        <w:pStyle w:val="a"/>
        <w:rPr>
          <w:rtl/>
        </w:rPr>
      </w:pPr>
    </w:p>
    <w:p w14:paraId="636E352E" w14:textId="77777777" w:rsidR="00000000" w:rsidRDefault="007C71EE">
      <w:pPr>
        <w:pStyle w:val="a"/>
        <w:rPr>
          <w:rFonts w:hint="cs"/>
          <w:rtl/>
        </w:rPr>
      </w:pPr>
      <w:r>
        <w:rPr>
          <w:rFonts w:hint="cs"/>
          <w:rtl/>
        </w:rPr>
        <w:t>הדבר השני, אדוני היושב-ראש, חברי הכנסת, בחוק שהממשלה הגישה כאן יש גם</w:t>
      </w:r>
      <w:r>
        <w:rPr>
          <w:rFonts w:hint="cs"/>
          <w:rtl/>
        </w:rPr>
        <w:t xml:space="preserve"> סעיף של מס על הימורים והגרלות. אני חושב שזה לא צודק. ראשית,  בואו נראה את המשטרה מטפלת בכל הנושא של ההימורים הבלתי-חוקיים. הרי זה הורס כל חלקה טובה במשפחות. אנחנו יודעים איזה אסון היה כשהקזינו ביריחו היה פתוח. </w:t>
      </w:r>
    </w:p>
    <w:p w14:paraId="15FB229F" w14:textId="77777777" w:rsidR="00000000" w:rsidRDefault="007C71EE">
      <w:pPr>
        <w:pStyle w:val="a"/>
        <w:rPr>
          <w:rFonts w:hint="cs"/>
          <w:rtl/>
        </w:rPr>
      </w:pPr>
    </w:p>
    <w:p w14:paraId="5E6BD95E" w14:textId="77777777" w:rsidR="00000000" w:rsidRDefault="007C71EE">
      <w:pPr>
        <w:pStyle w:val="ac"/>
        <w:rPr>
          <w:rtl/>
        </w:rPr>
      </w:pPr>
      <w:r>
        <w:rPr>
          <w:rFonts w:hint="eastAsia"/>
          <w:rtl/>
        </w:rPr>
        <w:t>רוני</w:t>
      </w:r>
      <w:r>
        <w:rPr>
          <w:rtl/>
        </w:rPr>
        <w:t xml:space="preserve"> בר-און (הליכוד):</w:t>
      </w:r>
    </w:p>
    <w:p w14:paraId="6A7EE069" w14:textId="77777777" w:rsidR="00000000" w:rsidRDefault="007C71EE">
      <w:pPr>
        <w:pStyle w:val="a"/>
        <w:rPr>
          <w:rFonts w:hint="cs"/>
          <w:rtl/>
        </w:rPr>
      </w:pPr>
    </w:p>
    <w:p w14:paraId="20740040" w14:textId="77777777" w:rsidR="00000000" w:rsidRDefault="007C71EE">
      <w:pPr>
        <w:pStyle w:val="a"/>
        <w:rPr>
          <w:rFonts w:hint="cs"/>
          <w:rtl/>
        </w:rPr>
      </w:pPr>
      <w:r>
        <w:rPr>
          <w:rFonts w:hint="cs"/>
          <w:rtl/>
        </w:rPr>
        <w:t>גם הימורים חוקיים הו</w:t>
      </w:r>
      <w:r>
        <w:rPr>
          <w:rFonts w:hint="cs"/>
          <w:rtl/>
        </w:rPr>
        <w:t>רסים את המשפחות.</w:t>
      </w:r>
    </w:p>
    <w:p w14:paraId="1D3A6481" w14:textId="77777777" w:rsidR="00000000" w:rsidRDefault="007C71EE">
      <w:pPr>
        <w:pStyle w:val="a"/>
        <w:rPr>
          <w:rFonts w:hint="cs"/>
          <w:rtl/>
        </w:rPr>
      </w:pPr>
    </w:p>
    <w:p w14:paraId="642E66C1" w14:textId="77777777" w:rsidR="00000000" w:rsidRDefault="007C71EE">
      <w:pPr>
        <w:pStyle w:val="SpeakerCon"/>
        <w:rPr>
          <w:rtl/>
        </w:rPr>
      </w:pPr>
      <w:bookmarkStart w:id="1763" w:name="FS000000528T27_05_2003_19_25_36C"/>
      <w:bookmarkEnd w:id="1763"/>
      <w:r>
        <w:rPr>
          <w:rtl/>
        </w:rPr>
        <w:t>יעקב ליצמן (יהדות התורה):</w:t>
      </w:r>
    </w:p>
    <w:p w14:paraId="6328D54D" w14:textId="77777777" w:rsidR="00000000" w:rsidRDefault="007C71EE">
      <w:pPr>
        <w:pStyle w:val="a"/>
        <w:rPr>
          <w:rtl/>
        </w:rPr>
      </w:pPr>
    </w:p>
    <w:p w14:paraId="308BC6FC" w14:textId="77777777" w:rsidR="00000000" w:rsidRDefault="007C71EE">
      <w:pPr>
        <w:pStyle w:val="a"/>
        <w:rPr>
          <w:rFonts w:hint="cs"/>
          <w:rtl/>
        </w:rPr>
      </w:pPr>
      <w:r>
        <w:rPr>
          <w:rFonts w:hint="cs"/>
          <w:rtl/>
        </w:rPr>
        <w:t>עדיין אין. אני לא יודע אם אנשים מכורים למפעל הפיס. אי-אפשר, יש גבול כמה כרטיסים מוכרים.</w:t>
      </w:r>
    </w:p>
    <w:p w14:paraId="7D5D8D7B" w14:textId="77777777" w:rsidR="00000000" w:rsidRDefault="007C71EE">
      <w:pPr>
        <w:pStyle w:val="a"/>
        <w:ind w:firstLine="0"/>
        <w:rPr>
          <w:rFonts w:hint="cs"/>
          <w:rtl/>
        </w:rPr>
      </w:pPr>
    </w:p>
    <w:p w14:paraId="0909A305" w14:textId="77777777" w:rsidR="00000000" w:rsidRDefault="007C71EE">
      <w:pPr>
        <w:pStyle w:val="ac"/>
        <w:rPr>
          <w:rtl/>
        </w:rPr>
      </w:pPr>
      <w:r>
        <w:rPr>
          <w:rFonts w:hint="eastAsia"/>
          <w:rtl/>
        </w:rPr>
        <w:t>רוני</w:t>
      </w:r>
      <w:r>
        <w:rPr>
          <w:rtl/>
        </w:rPr>
        <w:t xml:space="preserve"> בר-און (הליכוד):</w:t>
      </w:r>
    </w:p>
    <w:p w14:paraId="51BFA9B1" w14:textId="77777777" w:rsidR="00000000" w:rsidRDefault="007C71EE">
      <w:pPr>
        <w:pStyle w:val="a"/>
        <w:rPr>
          <w:rFonts w:hint="cs"/>
          <w:rtl/>
        </w:rPr>
      </w:pPr>
    </w:p>
    <w:p w14:paraId="40DDD1F4" w14:textId="77777777" w:rsidR="00000000" w:rsidRDefault="007C71EE">
      <w:pPr>
        <w:pStyle w:val="a"/>
        <w:rPr>
          <w:rFonts w:hint="cs"/>
          <w:rtl/>
        </w:rPr>
      </w:pPr>
      <w:r>
        <w:rPr>
          <w:rFonts w:hint="cs"/>
          <w:rtl/>
        </w:rPr>
        <w:t>אין גבול.</w:t>
      </w:r>
    </w:p>
    <w:p w14:paraId="18CC51A3" w14:textId="77777777" w:rsidR="00000000" w:rsidRDefault="007C71EE">
      <w:pPr>
        <w:pStyle w:val="a"/>
        <w:rPr>
          <w:rFonts w:hint="cs"/>
          <w:rtl/>
        </w:rPr>
      </w:pPr>
    </w:p>
    <w:p w14:paraId="7164A571" w14:textId="77777777" w:rsidR="00000000" w:rsidRDefault="007C71EE">
      <w:pPr>
        <w:pStyle w:val="SpeakerCon"/>
        <w:rPr>
          <w:rtl/>
        </w:rPr>
      </w:pPr>
      <w:bookmarkStart w:id="1764" w:name="FS000000528T27_05_2003_19_26_13C"/>
      <w:bookmarkEnd w:id="1764"/>
      <w:r>
        <w:rPr>
          <w:rtl/>
        </w:rPr>
        <w:t>יעקב ליצמן (יהדות התורה):</w:t>
      </w:r>
    </w:p>
    <w:p w14:paraId="3D2BC7FA" w14:textId="77777777" w:rsidR="00000000" w:rsidRDefault="007C71EE">
      <w:pPr>
        <w:pStyle w:val="a"/>
        <w:rPr>
          <w:rtl/>
        </w:rPr>
      </w:pPr>
    </w:p>
    <w:p w14:paraId="53A39943" w14:textId="77777777" w:rsidR="00000000" w:rsidRDefault="007C71EE">
      <w:pPr>
        <w:pStyle w:val="a"/>
        <w:rPr>
          <w:rFonts w:hint="cs"/>
          <w:rtl/>
        </w:rPr>
      </w:pPr>
      <w:r>
        <w:rPr>
          <w:rFonts w:hint="cs"/>
          <w:rtl/>
        </w:rPr>
        <w:t xml:space="preserve">אין גבול לכמה כרטיסים מוכרים? </w:t>
      </w:r>
    </w:p>
    <w:p w14:paraId="463B7834" w14:textId="77777777" w:rsidR="00000000" w:rsidRDefault="007C71EE">
      <w:pPr>
        <w:pStyle w:val="a"/>
        <w:rPr>
          <w:rFonts w:hint="cs"/>
          <w:rtl/>
        </w:rPr>
      </w:pPr>
    </w:p>
    <w:p w14:paraId="727F4D10" w14:textId="77777777" w:rsidR="00000000" w:rsidRDefault="007C71EE">
      <w:pPr>
        <w:pStyle w:val="ac"/>
        <w:rPr>
          <w:rtl/>
        </w:rPr>
      </w:pPr>
      <w:r>
        <w:rPr>
          <w:rFonts w:hint="eastAsia"/>
          <w:rtl/>
        </w:rPr>
        <w:t>רוני</w:t>
      </w:r>
      <w:r>
        <w:rPr>
          <w:rtl/>
        </w:rPr>
        <w:t xml:space="preserve"> בריזון (שינוי):</w:t>
      </w:r>
    </w:p>
    <w:p w14:paraId="18BC476A" w14:textId="77777777" w:rsidR="00000000" w:rsidRDefault="007C71EE">
      <w:pPr>
        <w:pStyle w:val="a"/>
        <w:rPr>
          <w:rFonts w:hint="cs"/>
          <w:rtl/>
        </w:rPr>
      </w:pPr>
    </w:p>
    <w:p w14:paraId="0A0C76DE" w14:textId="77777777" w:rsidR="00000000" w:rsidRDefault="007C71EE">
      <w:pPr>
        <w:pStyle w:val="a"/>
        <w:rPr>
          <w:rFonts w:hint="cs"/>
          <w:rtl/>
        </w:rPr>
      </w:pPr>
      <w:r>
        <w:rPr>
          <w:rFonts w:hint="cs"/>
          <w:rtl/>
        </w:rPr>
        <w:t>זו יכול</w:t>
      </w:r>
      <w:r>
        <w:rPr>
          <w:rFonts w:hint="cs"/>
          <w:rtl/>
        </w:rPr>
        <w:t>ה להיות רעה חולה.</w:t>
      </w:r>
    </w:p>
    <w:p w14:paraId="1B38CF75" w14:textId="77777777" w:rsidR="00000000" w:rsidRDefault="007C71EE">
      <w:pPr>
        <w:pStyle w:val="a"/>
        <w:rPr>
          <w:rFonts w:hint="cs"/>
          <w:rtl/>
        </w:rPr>
      </w:pPr>
    </w:p>
    <w:p w14:paraId="6D7B86CE" w14:textId="77777777" w:rsidR="00000000" w:rsidRDefault="007C71EE">
      <w:pPr>
        <w:pStyle w:val="SpeakerCon"/>
        <w:rPr>
          <w:rtl/>
        </w:rPr>
      </w:pPr>
      <w:bookmarkStart w:id="1765" w:name="FS000000528T27_05_2003_19_26_34C"/>
      <w:bookmarkEnd w:id="1765"/>
      <w:r>
        <w:rPr>
          <w:rtl/>
        </w:rPr>
        <w:t>יעקב ליצמן (יהדות התורה):</w:t>
      </w:r>
    </w:p>
    <w:p w14:paraId="36EF7BBB" w14:textId="77777777" w:rsidR="00000000" w:rsidRDefault="007C71EE">
      <w:pPr>
        <w:pStyle w:val="a"/>
        <w:rPr>
          <w:rtl/>
        </w:rPr>
      </w:pPr>
    </w:p>
    <w:p w14:paraId="1C6A882E" w14:textId="77777777" w:rsidR="00000000" w:rsidRDefault="007C71EE">
      <w:pPr>
        <w:pStyle w:val="a"/>
        <w:rPr>
          <w:rFonts w:hint="cs"/>
          <w:rtl/>
        </w:rPr>
      </w:pPr>
      <w:r>
        <w:rPr>
          <w:rFonts w:hint="cs"/>
          <w:rtl/>
        </w:rPr>
        <w:t xml:space="preserve">אבל מוכרים כמות כרטיסים, לא יותר מזה. </w:t>
      </w:r>
    </w:p>
    <w:p w14:paraId="3DF71EFC" w14:textId="77777777" w:rsidR="00000000" w:rsidRDefault="007C71EE">
      <w:pPr>
        <w:bidi/>
        <w:rPr>
          <w:rFonts w:ascii="Arial" w:hAnsi="Arial" w:cs="Arial" w:hint="cs"/>
          <w:sz w:val="22"/>
          <w:szCs w:val="22"/>
          <w:rtl/>
          <w:lang w:eastAsia="he-IL"/>
        </w:rPr>
      </w:pPr>
    </w:p>
    <w:p w14:paraId="4C6C6DF5" w14:textId="77777777" w:rsidR="00000000" w:rsidRDefault="007C71EE">
      <w:pPr>
        <w:pStyle w:val="ac"/>
        <w:rPr>
          <w:rtl/>
        </w:rPr>
      </w:pPr>
      <w:r>
        <w:rPr>
          <w:rFonts w:hint="eastAsia"/>
          <w:rtl/>
        </w:rPr>
        <w:t>רוני</w:t>
      </w:r>
      <w:r>
        <w:rPr>
          <w:rtl/>
        </w:rPr>
        <w:t xml:space="preserve"> בר-און (הליכוד):</w:t>
      </w:r>
    </w:p>
    <w:p w14:paraId="76C3239F" w14:textId="77777777" w:rsidR="00000000" w:rsidRDefault="007C71EE">
      <w:pPr>
        <w:pStyle w:val="a"/>
        <w:rPr>
          <w:rFonts w:hint="cs"/>
          <w:rtl/>
        </w:rPr>
      </w:pPr>
    </w:p>
    <w:p w14:paraId="373A7FE0" w14:textId="77777777" w:rsidR="00000000" w:rsidRDefault="007C71EE">
      <w:pPr>
        <w:pStyle w:val="a"/>
        <w:rPr>
          <w:rFonts w:hint="cs"/>
          <w:rtl/>
        </w:rPr>
      </w:pPr>
      <w:r>
        <w:rPr>
          <w:rFonts w:hint="cs"/>
          <w:rtl/>
        </w:rPr>
        <w:t xml:space="preserve">- - - </w:t>
      </w:r>
    </w:p>
    <w:p w14:paraId="5A488A9E" w14:textId="77777777" w:rsidR="00000000" w:rsidRDefault="007C71EE">
      <w:pPr>
        <w:pStyle w:val="a"/>
        <w:rPr>
          <w:rFonts w:hint="cs"/>
          <w:rtl/>
        </w:rPr>
      </w:pPr>
    </w:p>
    <w:p w14:paraId="2BFAABDD" w14:textId="77777777" w:rsidR="00000000" w:rsidRDefault="007C71EE">
      <w:pPr>
        <w:pStyle w:val="SpeakerCon"/>
        <w:rPr>
          <w:rtl/>
        </w:rPr>
      </w:pPr>
      <w:bookmarkStart w:id="1766" w:name="FS000000528T27_05_2003_19_27_09C"/>
      <w:bookmarkEnd w:id="1766"/>
      <w:r>
        <w:rPr>
          <w:rtl/>
        </w:rPr>
        <w:t>יעקב ליצמן (יהדות התורה):</w:t>
      </w:r>
    </w:p>
    <w:p w14:paraId="4A9FF64E" w14:textId="77777777" w:rsidR="00000000" w:rsidRDefault="007C71EE">
      <w:pPr>
        <w:pStyle w:val="a"/>
        <w:rPr>
          <w:rtl/>
        </w:rPr>
      </w:pPr>
    </w:p>
    <w:p w14:paraId="75B8F0F0" w14:textId="77777777" w:rsidR="00000000" w:rsidRDefault="007C71EE">
      <w:pPr>
        <w:pStyle w:val="a"/>
        <w:rPr>
          <w:rFonts w:hint="cs"/>
          <w:rtl/>
        </w:rPr>
      </w:pPr>
      <w:r>
        <w:rPr>
          <w:rFonts w:hint="cs"/>
          <w:rtl/>
        </w:rPr>
        <w:t xml:space="preserve">עד כדי כך?  אל תגזים. אבל הימורים יש המון, ולא ראיתי שהמשטרה התלבשה על ההימורים. מה היא עושה? את הדרך הקלה: היא </w:t>
      </w:r>
      <w:r>
        <w:rPr>
          <w:rFonts w:hint="cs"/>
          <w:rtl/>
        </w:rPr>
        <w:t xml:space="preserve">הולכת למפעל הפיס  - - - </w:t>
      </w:r>
    </w:p>
    <w:p w14:paraId="530028E3" w14:textId="77777777" w:rsidR="00000000" w:rsidRDefault="007C71EE">
      <w:pPr>
        <w:pStyle w:val="a"/>
        <w:rPr>
          <w:rFonts w:hint="cs"/>
          <w:rtl/>
        </w:rPr>
      </w:pPr>
    </w:p>
    <w:p w14:paraId="482D767D" w14:textId="77777777" w:rsidR="00000000" w:rsidRDefault="007C71EE">
      <w:pPr>
        <w:pStyle w:val="a"/>
        <w:rPr>
          <w:rFonts w:hint="cs"/>
          <w:rtl/>
        </w:rPr>
      </w:pPr>
    </w:p>
    <w:p w14:paraId="13277414" w14:textId="77777777" w:rsidR="00000000" w:rsidRDefault="007C71EE">
      <w:pPr>
        <w:pStyle w:val="ac"/>
        <w:rPr>
          <w:rtl/>
        </w:rPr>
      </w:pPr>
      <w:r>
        <w:rPr>
          <w:rFonts w:hint="eastAsia"/>
          <w:rtl/>
        </w:rPr>
        <w:t>רוני</w:t>
      </w:r>
      <w:r>
        <w:rPr>
          <w:rtl/>
        </w:rPr>
        <w:t xml:space="preserve"> בר-און (הליכוד):</w:t>
      </w:r>
    </w:p>
    <w:p w14:paraId="6B9CCE7F" w14:textId="77777777" w:rsidR="00000000" w:rsidRDefault="007C71EE">
      <w:pPr>
        <w:pStyle w:val="a"/>
        <w:rPr>
          <w:rFonts w:hint="cs"/>
          <w:rtl/>
        </w:rPr>
      </w:pPr>
    </w:p>
    <w:p w14:paraId="79AAD6EB" w14:textId="77777777" w:rsidR="00000000" w:rsidRDefault="007C71EE">
      <w:pPr>
        <w:pStyle w:val="a"/>
        <w:rPr>
          <w:rFonts w:hint="cs"/>
          <w:rtl/>
        </w:rPr>
      </w:pPr>
      <w:r>
        <w:rPr>
          <w:rFonts w:hint="cs"/>
          <w:rtl/>
        </w:rPr>
        <w:t xml:space="preserve">לפי דין תורה זה אסור מלכתחילה. מפריחי יונים ומשחקים - - - </w:t>
      </w:r>
    </w:p>
    <w:p w14:paraId="2A03EE15" w14:textId="77777777" w:rsidR="00000000" w:rsidRDefault="007C71EE">
      <w:pPr>
        <w:pStyle w:val="a"/>
        <w:rPr>
          <w:rFonts w:hint="cs"/>
          <w:rtl/>
        </w:rPr>
      </w:pPr>
    </w:p>
    <w:p w14:paraId="73D16714" w14:textId="77777777" w:rsidR="00000000" w:rsidRDefault="007C71EE">
      <w:pPr>
        <w:pStyle w:val="SpeakerCon"/>
        <w:rPr>
          <w:rtl/>
        </w:rPr>
      </w:pPr>
      <w:bookmarkStart w:id="1767" w:name="FS000000528T27_05_2003_19_27_58C"/>
      <w:bookmarkEnd w:id="1767"/>
      <w:r>
        <w:rPr>
          <w:rtl/>
        </w:rPr>
        <w:t>יעקב ליצמן (יהדות התורה):</w:t>
      </w:r>
    </w:p>
    <w:p w14:paraId="436C6719" w14:textId="77777777" w:rsidR="00000000" w:rsidRDefault="007C71EE">
      <w:pPr>
        <w:pStyle w:val="a"/>
        <w:rPr>
          <w:rtl/>
        </w:rPr>
      </w:pPr>
    </w:p>
    <w:p w14:paraId="30BBF53D" w14:textId="77777777" w:rsidR="00000000" w:rsidRDefault="007C71EE">
      <w:pPr>
        <w:pStyle w:val="a"/>
        <w:rPr>
          <w:rFonts w:hint="cs"/>
          <w:rtl/>
        </w:rPr>
      </w:pPr>
      <w:r>
        <w:rPr>
          <w:rFonts w:hint="cs"/>
          <w:rtl/>
        </w:rPr>
        <w:t>בגלל זה אני אומר - לחסל אותם. הפוך. אני אומר שהמשטרה צריכה לטפל בהם. אבל מפעל הפיס, כרטיס הגרלה? הממשלה מחפשת לה את הדר</w:t>
      </w:r>
      <w:r>
        <w:rPr>
          <w:rFonts w:hint="cs"/>
          <w:rtl/>
        </w:rPr>
        <w:t xml:space="preserve">ך הקלה. המסכן שמשלם 6 שקלים, אני לא יודע כמה עולה כרטיס  הגרלה היום, אולי 8 שקלים,  אותו הולכים למסות.  רבותי, קצת שכל. איפה אנחנו? </w:t>
      </w:r>
    </w:p>
    <w:p w14:paraId="35BBDFC1" w14:textId="77777777" w:rsidR="00000000" w:rsidRDefault="007C71EE">
      <w:pPr>
        <w:pStyle w:val="a"/>
        <w:rPr>
          <w:rFonts w:hint="cs"/>
          <w:rtl/>
        </w:rPr>
      </w:pPr>
    </w:p>
    <w:p w14:paraId="0383CA9B" w14:textId="77777777" w:rsidR="00000000" w:rsidRDefault="007C71EE">
      <w:pPr>
        <w:pStyle w:val="a"/>
        <w:rPr>
          <w:rFonts w:hint="cs"/>
          <w:rtl/>
        </w:rPr>
      </w:pPr>
      <w:r>
        <w:rPr>
          <w:rFonts w:hint="cs"/>
          <w:rtl/>
        </w:rPr>
        <w:t>אני חוזר על מה שאמרתי. הליכוד, השותפים, פשוט השתגעו בקדנציה הנוכחית. רבותי, אני  לא רוצה להתריע, ואני גם מפחד להוציא מהפה,</w:t>
      </w:r>
      <w:r>
        <w:rPr>
          <w:rFonts w:hint="cs"/>
          <w:rtl/>
        </w:rPr>
        <w:t xml:space="preserve"> אנחנו נגיע למצב שנצטרך לשלם אגרה על מעבר במעבר חצייה. זה לא רחוק. תאמינו לי, זה לא רחוק. בכבישים יש לנו, בהגרלות יש. במה אין לנו - כל דבר שזז ממסים. לא יעשו זאת בכל מעבר חצייה אלא יחפשו את הגדולים, את הכביש הגדול, ויגידו ששם צריך אלקטרוניקה, שמולקטרוניקה,</w:t>
      </w:r>
      <w:r>
        <w:rPr>
          <w:rFonts w:hint="cs"/>
          <w:rtl/>
        </w:rPr>
        <w:t xml:space="preserve"> אני לא יודע בדיוק מה, ואל תתפלא ששם תצטרך לשלם. לא הרבה, שקל אחד. תצטרך להכניס שקל ואז תוכל לעבור. </w:t>
      </w:r>
    </w:p>
    <w:p w14:paraId="72004777" w14:textId="77777777" w:rsidR="00000000" w:rsidRDefault="007C71EE">
      <w:pPr>
        <w:pStyle w:val="a"/>
        <w:rPr>
          <w:rFonts w:hint="cs"/>
          <w:rtl/>
        </w:rPr>
      </w:pPr>
    </w:p>
    <w:p w14:paraId="0FC2920D" w14:textId="77777777" w:rsidR="00000000" w:rsidRDefault="007C71EE">
      <w:pPr>
        <w:pStyle w:val="ac"/>
        <w:rPr>
          <w:rtl/>
        </w:rPr>
      </w:pPr>
      <w:r>
        <w:rPr>
          <w:rtl/>
        </w:rPr>
        <w:t>רוני בר-און (הליכוד):</w:t>
      </w:r>
    </w:p>
    <w:p w14:paraId="3669ACE7" w14:textId="77777777" w:rsidR="00000000" w:rsidRDefault="007C71EE">
      <w:pPr>
        <w:pStyle w:val="a"/>
        <w:rPr>
          <w:rtl/>
        </w:rPr>
      </w:pPr>
    </w:p>
    <w:p w14:paraId="0F1AEBE5" w14:textId="77777777" w:rsidR="00000000" w:rsidRDefault="007C71EE">
      <w:pPr>
        <w:pStyle w:val="a"/>
        <w:rPr>
          <w:rFonts w:hint="cs"/>
          <w:rtl/>
        </w:rPr>
      </w:pPr>
      <w:r>
        <w:rPr>
          <w:rFonts w:hint="cs"/>
          <w:rtl/>
        </w:rPr>
        <w:t>ומי שיעזור לזקן לעבור את הכביש ישלם פעמיים...</w:t>
      </w:r>
    </w:p>
    <w:p w14:paraId="16D858BB" w14:textId="77777777" w:rsidR="00000000" w:rsidRDefault="007C71EE">
      <w:pPr>
        <w:pStyle w:val="a"/>
        <w:rPr>
          <w:rFonts w:hint="cs"/>
          <w:rtl/>
        </w:rPr>
      </w:pPr>
    </w:p>
    <w:p w14:paraId="04D0BBAE" w14:textId="77777777" w:rsidR="00000000" w:rsidRDefault="007C71EE">
      <w:pPr>
        <w:pStyle w:val="SpeakerCon"/>
        <w:rPr>
          <w:rtl/>
        </w:rPr>
      </w:pPr>
      <w:bookmarkStart w:id="1768" w:name="FS000000528T27_05_2003_19_38_43C"/>
      <w:bookmarkEnd w:id="1768"/>
      <w:r>
        <w:rPr>
          <w:rtl/>
        </w:rPr>
        <w:t>יעקב ליצמן (יהדות התורה):</w:t>
      </w:r>
    </w:p>
    <w:p w14:paraId="56BCA919" w14:textId="77777777" w:rsidR="00000000" w:rsidRDefault="007C71EE">
      <w:pPr>
        <w:pStyle w:val="a"/>
        <w:rPr>
          <w:rtl/>
        </w:rPr>
      </w:pPr>
    </w:p>
    <w:p w14:paraId="1EB00857" w14:textId="77777777" w:rsidR="00000000" w:rsidRDefault="007C71EE">
      <w:pPr>
        <w:pStyle w:val="a"/>
        <w:rPr>
          <w:rFonts w:hint="cs"/>
          <w:rtl/>
        </w:rPr>
      </w:pPr>
      <w:r>
        <w:rPr>
          <w:rFonts w:hint="cs"/>
          <w:rtl/>
        </w:rPr>
        <w:t>אני לא בטוח שאני אהיה אז חבר הכנסת, אבל מי שיהיה חבר הכנס</w:t>
      </w:r>
      <w:r>
        <w:rPr>
          <w:rFonts w:hint="cs"/>
          <w:rtl/>
        </w:rPr>
        <w:t xml:space="preserve">ת יבקש את ההנחה. אני בטוח שהוא יבקש את ההנחה הזאת.  אתה לא יודע לאיזה אבסורד אנחנו יכולים להגיע כאן.  נכון שאנחנו צוחקים עכשיו, וזה נורא כיף לצחוק על זה, אבל זה לגמרי לא רחוק. כי מי חשב שיעשו לפנסיה מה שעשו, ומי חשב שיעשו להגרלות מה שעשו. מי חשב שעקרת בית </w:t>
      </w:r>
      <w:r>
        <w:rPr>
          <w:rFonts w:hint="cs"/>
          <w:rtl/>
        </w:rPr>
        <w:t xml:space="preserve">תצטרך לשלם 70 שקל. אגב, אני שואל כבר בפעם השלישית ב=24  שעות: אולי מישהו יגיד לי, עקרת בית שלא תשלם את הכסף הזה, מה, ייכנסו אליה הביתה ויוציאו לה את טיפת החלב שגם אין לה?  </w:t>
      </w:r>
    </w:p>
    <w:p w14:paraId="623CA66E" w14:textId="77777777" w:rsidR="00000000" w:rsidRDefault="007C71EE">
      <w:pPr>
        <w:pStyle w:val="a"/>
        <w:rPr>
          <w:rFonts w:hint="cs"/>
          <w:rtl/>
        </w:rPr>
      </w:pPr>
    </w:p>
    <w:p w14:paraId="4BC9A5F9" w14:textId="77777777" w:rsidR="00000000" w:rsidRDefault="007C71EE">
      <w:pPr>
        <w:pStyle w:val="ad"/>
        <w:rPr>
          <w:rtl/>
        </w:rPr>
      </w:pPr>
      <w:r>
        <w:rPr>
          <w:rtl/>
        </w:rPr>
        <w:t>היו"ר מוחמד ברכה:</w:t>
      </w:r>
    </w:p>
    <w:p w14:paraId="11F11D66" w14:textId="77777777" w:rsidR="00000000" w:rsidRDefault="007C71EE">
      <w:pPr>
        <w:pStyle w:val="a"/>
        <w:rPr>
          <w:rtl/>
        </w:rPr>
      </w:pPr>
    </w:p>
    <w:p w14:paraId="6A0180A8" w14:textId="77777777" w:rsidR="00000000" w:rsidRDefault="007C71EE">
      <w:pPr>
        <w:pStyle w:val="a"/>
        <w:rPr>
          <w:rFonts w:hint="cs"/>
          <w:rtl/>
        </w:rPr>
      </w:pPr>
      <w:r>
        <w:rPr>
          <w:rFonts w:hint="cs"/>
          <w:rtl/>
        </w:rPr>
        <w:t xml:space="preserve">חבר הכנסת בר-און, אני רואה שאתה מתייסר בעניין הזה. </w:t>
      </w:r>
    </w:p>
    <w:p w14:paraId="56B1AC7C" w14:textId="77777777" w:rsidR="00000000" w:rsidRDefault="007C71EE">
      <w:pPr>
        <w:pStyle w:val="a"/>
        <w:rPr>
          <w:rFonts w:hint="cs"/>
          <w:rtl/>
        </w:rPr>
      </w:pPr>
    </w:p>
    <w:p w14:paraId="7932E9C2" w14:textId="77777777" w:rsidR="00000000" w:rsidRDefault="007C71EE">
      <w:pPr>
        <w:pStyle w:val="SpeakerCon"/>
        <w:rPr>
          <w:rtl/>
        </w:rPr>
      </w:pPr>
      <w:bookmarkStart w:id="1769" w:name="FS000000528T27_05_2003_19_41_43C"/>
      <w:bookmarkEnd w:id="1769"/>
      <w:r>
        <w:rPr>
          <w:rtl/>
        </w:rPr>
        <w:t>יעקב ליצמן</w:t>
      </w:r>
      <w:r>
        <w:rPr>
          <w:rtl/>
        </w:rPr>
        <w:t xml:space="preserve"> (יהדות התורה):</w:t>
      </w:r>
    </w:p>
    <w:p w14:paraId="313EBA14" w14:textId="77777777" w:rsidR="00000000" w:rsidRDefault="007C71EE">
      <w:pPr>
        <w:pStyle w:val="a"/>
        <w:rPr>
          <w:rtl/>
        </w:rPr>
      </w:pPr>
    </w:p>
    <w:p w14:paraId="4E755BD2" w14:textId="77777777" w:rsidR="00000000" w:rsidRDefault="007C71EE">
      <w:pPr>
        <w:pStyle w:val="a"/>
        <w:rPr>
          <w:rFonts w:hint="cs"/>
          <w:rtl/>
        </w:rPr>
      </w:pPr>
      <w:r>
        <w:rPr>
          <w:rFonts w:hint="cs"/>
          <w:rtl/>
        </w:rPr>
        <w:t xml:space="preserve">הוא מסכים אתי בכל מלה. </w:t>
      </w:r>
    </w:p>
    <w:p w14:paraId="075056DE" w14:textId="77777777" w:rsidR="00000000" w:rsidRDefault="007C71EE">
      <w:pPr>
        <w:pStyle w:val="a"/>
        <w:rPr>
          <w:rFonts w:hint="cs"/>
          <w:rtl/>
        </w:rPr>
      </w:pPr>
    </w:p>
    <w:p w14:paraId="30213261" w14:textId="77777777" w:rsidR="00000000" w:rsidRDefault="007C71EE">
      <w:pPr>
        <w:pStyle w:val="ac"/>
        <w:rPr>
          <w:rtl/>
        </w:rPr>
      </w:pPr>
      <w:r>
        <w:rPr>
          <w:rFonts w:hint="eastAsia"/>
          <w:rtl/>
        </w:rPr>
        <w:t>רוני</w:t>
      </w:r>
      <w:r>
        <w:rPr>
          <w:rtl/>
        </w:rPr>
        <w:t xml:space="preserve"> בר-און (הליכוד):</w:t>
      </w:r>
    </w:p>
    <w:p w14:paraId="049681C4" w14:textId="77777777" w:rsidR="00000000" w:rsidRDefault="007C71EE">
      <w:pPr>
        <w:pStyle w:val="a"/>
        <w:rPr>
          <w:rFonts w:hint="cs"/>
          <w:rtl/>
        </w:rPr>
      </w:pPr>
    </w:p>
    <w:p w14:paraId="1CFCFD78" w14:textId="77777777" w:rsidR="00000000" w:rsidRDefault="007C71EE">
      <w:pPr>
        <w:pStyle w:val="a"/>
        <w:rPr>
          <w:rFonts w:hint="cs"/>
          <w:rtl/>
        </w:rPr>
      </w:pPr>
      <w:r>
        <w:rPr>
          <w:rFonts w:hint="cs"/>
          <w:rtl/>
        </w:rPr>
        <w:t>אני מכיר ששואלים את הנואם שאלות ולא את חבר הכנסת שיושב באולם.</w:t>
      </w:r>
    </w:p>
    <w:p w14:paraId="3094A017" w14:textId="77777777" w:rsidR="00000000" w:rsidRDefault="007C71EE">
      <w:pPr>
        <w:pStyle w:val="a"/>
        <w:rPr>
          <w:rFonts w:hint="cs"/>
          <w:rtl/>
        </w:rPr>
      </w:pPr>
    </w:p>
    <w:p w14:paraId="50CE4E5F" w14:textId="77777777" w:rsidR="00000000" w:rsidRDefault="007C71EE">
      <w:pPr>
        <w:pStyle w:val="SpeakerCon"/>
        <w:rPr>
          <w:rtl/>
        </w:rPr>
      </w:pPr>
      <w:bookmarkStart w:id="1770" w:name="FS000000528T27_05_2003_19_42_19C"/>
      <w:bookmarkEnd w:id="1770"/>
      <w:r>
        <w:rPr>
          <w:rtl/>
        </w:rPr>
        <w:t>יעקב ליצמן (יהדות התורה):</w:t>
      </w:r>
    </w:p>
    <w:p w14:paraId="15A17F4F" w14:textId="77777777" w:rsidR="00000000" w:rsidRDefault="007C71EE">
      <w:pPr>
        <w:pStyle w:val="a"/>
        <w:rPr>
          <w:rtl/>
        </w:rPr>
      </w:pPr>
    </w:p>
    <w:p w14:paraId="6F9DC9A5" w14:textId="77777777" w:rsidR="00000000" w:rsidRDefault="007C71EE">
      <w:pPr>
        <w:pStyle w:val="a"/>
        <w:rPr>
          <w:rFonts w:hint="cs"/>
          <w:rtl/>
        </w:rPr>
      </w:pPr>
      <w:r>
        <w:rPr>
          <w:rFonts w:hint="cs"/>
          <w:rtl/>
        </w:rPr>
        <w:t xml:space="preserve">אני אחסוך לך את המבוכה. אני אומר לך שאתה מסכים אתי בכל מלה. </w:t>
      </w:r>
    </w:p>
    <w:p w14:paraId="134DB7E1" w14:textId="77777777" w:rsidR="00000000" w:rsidRDefault="007C71EE">
      <w:pPr>
        <w:pStyle w:val="a"/>
        <w:rPr>
          <w:rFonts w:hint="cs"/>
          <w:rtl/>
        </w:rPr>
      </w:pPr>
    </w:p>
    <w:p w14:paraId="2793ECCF" w14:textId="77777777" w:rsidR="00000000" w:rsidRDefault="007C71EE">
      <w:pPr>
        <w:pStyle w:val="ad"/>
        <w:rPr>
          <w:rtl/>
        </w:rPr>
      </w:pPr>
      <w:r>
        <w:rPr>
          <w:rtl/>
        </w:rPr>
        <w:t>היו"ר מוחמד ברכה:</w:t>
      </w:r>
    </w:p>
    <w:p w14:paraId="70F09245" w14:textId="77777777" w:rsidR="00000000" w:rsidRDefault="007C71EE">
      <w:pPr>
        <w:pStyle w:val="a"/>
        <w:rPr>
          <w:rtl/>
        </w:rPr>
      </w:pPr>
    </w:p>
    <w:p w14:paraId="58284F6F" w14:textId="77777777" w:rsidR="00000000" w:rsidRDefault="007C71EE">
      <w:pPr>
        <w:pStyle w:val="a"/>
        <w:rPr>
          <w:rFonts w:hint="cs"/>
          <w:rtl/>
        </w:rPr>
      </w:pPr>
      <w:r>
        <w:rPr>
          <w:rFonts w:hint="cs"/>
          <w:rtl/>
        </w:rPr>
        <w:t>השאלה אם זה יבוא ליד</w:t>
      </w:r>
      <w:r>
        <w:rPr>
          <w:rFonts w:hint="cs"/>
          <w:rtl/>
        </w:rPr>
        <w:t>י ביטוי בהצבעה. זה כל העניין.</w:t>
      </w:r>
    </w:p>
    <w:p w14:paraId="1D7C4498" w14:textId="77777777" w:rsidR="00000000" w:rsidRDefault="007C71EE">
      <w:pPr>
        <w:pStyle w:val="a"/>
        <w:rPr>
          <w:rFonts w:hint="cs"/>
          <w:rtl/>
        </w:rPr>
      </w:pPr>
    </w:p>
    <w:p w14:paraId="43604AF1" w14:textId="77777777" w:rsidR="00000000" w:rsidRDefault="007C71EE">
      <w:pPr>
        <w:pStyle w:val="SpeakerCon"/>
        <w:rPr>
          <w:rtl/>
        </w:rPr>
      </w:pPr>
      <w:bookmarkStart w:id="1771" w:name="FS000000528T27_05_2003_19_42_42C"/>
      <w:bookmarkEnd w:id="1771"/>
      <w:r>
        <w:rPr>
          <w:rtl/>
        </w:rPr>
        <w:t>יעקב ליצמן (יהדות התורה):</w:t>
      </w:r>
    </w:p>
    <w:p w14:paraId="6027E394" w14:textId="77777777" w:rsidR="00000000" w:rsidRDefault="007C71EE">
      <w:pPr>
        <w:pStyle w:val="a"/>
        <w:rPr>
          <w:rtl/>
        </w:rPr>
      </w:pPr>
    </w:p>
    <w:p w14:paraId="75529169" w14:textId="77777777" w:rsidR="00000000" w:rsidRDefault="007C71EE">
      <w:pPr>
        <w:pStyle w:val="a"/>
        <w:rPr>
          <w:rFonts w:hint="cs"/>
          <w:rtl/>
        </w:rPr>
      </w:pPr>
      <w:r>
        <w:rPr>
          <w:rFonts w:hint="cs"/>
          <w:rtl/>
        </w:rPr>
        <w:t>עוד מעט נראה.</w:t>
      </w:r>
    </w:p>
    <w:p w14:paraId="7BA15184" w14:textId="77777777" w:rsidR="00000000" w:rsidRDefault="007C71EE">
      <w:pPr>
        <w:pStyle w:val="a"/>
        <w:rPr>
          <w:rFonts w:hint="cs"/>
          <w:rtl/>
        </w:rPr>
      </w:pPr>
    </w:p>
    <w:p w14:paraId="76C13634" w14:textId="77777777" w:rsidR="00000000" w:rsidRDefault="007C71EE">
      <w:pPr>
        <w:pStyle w:val="a"/>
        <w:rPr>
          <w:rFonts w:hint="cs"/>
          <w:rtl/>
        </w:rPr>
      </w:pPr>
      <w:r>
        <w:rPr>
          <w:rFonts w:hint="cs"/>
          <w:rtl/>
        </w:rPr>
        <w:t>אני רוצה להגיד עוד דבר, רבותי. אם הייתי היום, למשל, מפעל כמו "אסם" או "סנו", הייתי מאוד מוטרד, ואגיד לכם למה. כי אם אתם חושבים שאחרי שאתם מקצצים את קצבאות הילדים אנשים ימשיכו לקנות טי</w:t>
      </w:r>
      <w:r>
        <w:rPr>
          <w:rFonts w:hint="cs"/>
          <w:rtl/>
        </w:rPr>
        <w:t>טולים באותה כמות, או חומרי ניקוי, או "במבה", אתם טועים. אתם יודעים שחלק גדול מהקניות האלה הוא של משפחות ברוכות ילדים, הן משתמשות בזה הכי הרבה בגלל הילדים הרבים, ברוך השם.  בן-אדם יקנה הרבה פחות "במבה". הוא יקנה הרבה פחות טיטולים, לצערנו. אין לו כסף.  הציבו</w:t>
      </w:r>
      <w:r>
        <w:rPr>
          <w:rFonts w:hint="cs"/>
          <w:rtl/>
        </w:rPr>
        <w:t xml:space="preserve">ר הזה לא גונב. אין תחנת משטרה בני-ברק; אולי לאחרונה פתחו, אבל לא בגלל הגנבות. אין שם גנבות. לכן אני אומר, רבותי, אם הייתי במקום החברות האלו, כל החברות הגדולות, הייתי מתחיל לדאוג. לדעתי, ברגע שייכנס לתוקפו החוק הזה, הקיצוץ הדרסטי הזה - - - </w:t>
      </w:r>
    </w:p>
    <w:p w14:paraId="6D494F77" w14:textId="77777777" w:rsidR="00000000" w:rsidRDefault="007C71EE">
      <w:pPr>
        <w:pStyle w:val="a"/>
        <w:rPr>
          <w:rFonts w:hint="cs"/>
          <w:rtl/>
        </w:rPr>
      </w:pPr>
    </w:p>
    <w:p w14:paraId="307A7BB2" w14:textId="77777777" w:rsidR="00000000" w:rsidRDefault="007C71EE">
      <w:pPr>
        <w:pStyle w:val="ad"/>
        <w:rPr>
          <w:rtl/>
        </w:rPr>
      </w:pPr>
      <w:r>
        <w:rPr>
          <w:rtl/>
        </w:rPr>
        <w:t>היו"ר מוחמד ברכ</w:t>
      </w:r>
      <w:r>
        <w:rPr>
          <w:rtl/>
        </w:rPr>
        <w:t>ה:</w:t>
      </w:r>
    </w:p>
    <w:p w14:paraId="65E8320E" w14:textId="77777777" w:rsidR="00000000" w:rsidRDefault="007C71EE">
      <w:pPr>
        <w:pStyle w:val="a"/>
        <w:rPr>
          <w:rtl/>
        </w:rPr>
      </w:pPr>
    </w:p>
    <w:p w14:paraId="17D52D7D" w14:textId="77777777" w:rsidR="00000000" w:rsidRDefault="007C71EE">
      <w:pPr>
        <w:pStyle w:val="a"/>
        <w:rPr>
          <w:rFonts w:hint="cs"/>
          <w:rtl/>
        </w:rPr>
      </w:pPr>
      <w:r>
        <w:rPr>
          <w:rFonts w:hint="cs"/>
          <w:rtl/>
        </w:rPr>
        <w:t>רואים שהיית יושב-ראש ועדת הכספים.  זו הזדמנות לסיים.</w:t>
      </w:r>
    </w:p>
    <w:p w14:paraId="683EC530" w14:textId="77777777" w:rsidR="00000000" w:rsidRDefault="007C71EE">
      <w:pPr>
        <w:pStyle w:val="a"/>
        <w:rPr>
          <w:rFonts w:hint="cs"/>
          <w:rtl/>
        </w:rPr>
      </w:pPr>
    </w:p>
    <w:p w14:paraId="4B1FA5CB" w14:textId="77777777" w:rsidR="00000000" w:rsidRDefault="007C71EE">
      <w:pPr>
        <w:pStyle w:val="SpeakerCon"/>
        <w:rPr>
          <w:rtl/>
        </w:rPr>
      </w:pPr>
      <w:bookmarkStart w:id="1772" w:name="FS000000528T27_05_2003_19_45_14C"/>
      <w:bookmarkEnd w:id="1772"/>
      <w:r>
        <w:rPr>
          <w:rtl/>
        </w:rPr>
        <w:t>יעקב ליצמן (יהדות התורה):</w:t>
      </w:r>
    </w:p>
    <w:p w14:paraId="1828310B" w14:textId="77777777" w:rsidR="00000000" w:rsidRDefault="007C71EE">
      <w:pPr>
        <w:pStyle w:val="a"/>
        <w:rPr>
          <w:rtl/>
        </w:rPr>
      </w:pPr>
    </w:p>
    <w:p w14:paraId="58EE33BC" w14:textId="77777777" w:rsidR="00000000" w:rsidRDefault="007C71EE">
      <w:pPr>
        <w:pStyle w:val="a"/>
        <w:rPr>
          <w:rFonts w:hint="cs"/>
          <w:rtl/>
        </w:rPr>
      </w:pPr>
      <w:r>
        <w:rPr>
          <w:rFonts w:hint="cs"/>
          <w:rtl/>
        </w:rPr>
        <w:t xml:space="preserve">תודה רבה.  אני אשאיר עוד כמה מלים לעוד סיבוב.    </w:t>
      </w:r>
    </w:p>
    <w:p w14:paraId="45438ABD" w14:textId="77777777" w:rsidR="00000000" w:rsidRDefault="007C71EE">
      <w:pPr>
        <w:pStyle w:val="a"/>
        <w:rPr>
          <w:rFonts w:hint="cs"/>
          <w:rtl/>
        </w:rPr>
      </w:pPr>
    </w:p>
    <w:p w14:paraId="4B2E4D86" w14:textId="77777777" w:rsidR="00000000" w:rsidRDefault="007C71EE">
      <w:pPr>
        <w:pStyle w:val="a"/>
        <w:rPr>
          <w:rFonts w:hint="cs"/>
          <w:rtl/>
        </w:rPr>
      </w:pPr>
      <w:r>
        <w:rPr>
          <w:rFonts w:hint="cs"/>
          <w:rtl/>
        </w:rPr>
        <w:t>במקום הליכוד הייתי מביא זאת בחשבון והייתי מאוד דואג לחברות האלו, ואומר לכל העסקים הקטנים, קל וחומר לעסקים הגדולים, שיש ל</w:t>
      </w:r>
      <w:r>
        <w:rPr>
          <w:rFonts w:hint="cs"/>
          <w:rtl/>
        </w:rPr>
        <w:t xml:space="preserve">הם מה לדאוג. תודה רבה. </w:t>
      </w:r>
    </w:p>
    <w:p w14:paraId="4A60F7DA" w14:textId="77777777" w:rsidR="00000000" w:rsidRDefault="007C71EE">
      <w:pPr>
        <w:pStyle w:val="a"/>
        <w:rPr>
          <w:rFonts w:hint="cs"/>
          <w:rtl/>
        </w:rPr>
      </w:pPr>
    </w:p>
    <w:p w14:paraId="05114ECD" w14:textId="77777777" w:rsidR="00000000" w:rsidRDefault="007C71EE">
      <w:pPr>
        <w:pStyle w:val="ad"/>
        <w:rPr>
          <w:rtl/>
        </w:rPr>
      </w:pPr>
    </w:p>
    <w:p w14:paraId="0408B178" w14:textId="77777777" w:rsidR="00000000" w:rsidRDefault="007C71EE">
      <w:pPr>
        <w:pStyle w:val="ad"/>
        <w:rPr>
          <w:rtl/>
        </w:rPr>
      </w:pPr>
      <w:r>
        <w:rPr>
          <w:rtl/>
        </w:rPr>
        <w:t>היו"ר מוחמד ברכה:</w:t>
      </w:r>
    </w:p>
    <w:p w14:paraId="5C8CF566" w14:textId="77777777" w:rsidR="00000000" w:rsidRDefault="007C71EE">
      <w:pPr>
        <w:pStyle w:val="a"/>
        <w:rPr>
          <w:rtl/>
        </w:rPr>
      </w:pPr>
    </w:p>
    <w:p w14:paraId="26AF3BB9" w14:textId="77777777" w:rsidR="00000000" w:rsidRDefault="007C71EE">
      <w:pPr>
        <w:pStyle w:val="a"/>
        <w:rPr>
          <w:rFonts w:hint="cs"/>
          <w:rtl/>
        </w:rPr>
      </w:pPr>
      <w:r>
        <w:rPr>
          <w:rFonts w:hint="cs"/>
          <w:rtl/>
        </w:rPr>
        <w:t>תודה לחבר הכנסת ליצמן. חבר הכנסת עסאם מח'ול, ואחריו - חבר הכנסת דוד טל. אם הוא לא יהיה - חבר הכנסת מגלי והבה.  בבקשה, חבר הכנסת מח'ול.</w:t>
      </w:r>
    </w:p>
    <w:p w14:paraId="2B92F0BD" w14:textId="77777777" w:rsidR="00000000" w:rsidRDefault="007C71EE">
      <w:pPr>
        <w:pStyle w:val="a"/>
        <w:rPr>
          <w:rFonts w:hint="cs"/>
          <w:rtl/>
        </w:rPr>
      </w:pPr>
    </w:p>
    <w:p w14:paraId="3F2A55E8" w14:textId="77777777" w:rsidR="00000000" w:rsidRDefault="007C71EE">
      <w:pPr>
        <w:pStyle w:val="Speaker"/>
        <w:rPr>
          <w:rtl/>
        </w:rPr>
      </w:pPr>
      <w:bookmarkStart w:id="1773" w:name="FS000000542T27_05_2003_19_46_50"/>
      <w:bookmarkEnd w:id="1773"/>
      <w:r>
        <w:rPr>
          <w:rFonts w:hint="eastAsia"/>
          <w:rtl/>
        </w:rPr>
        <w:t>עסאם</w:t>
      </w:r>
      <w:r>
        <w:rPr>
          <w:rtl/>
        </w:rPr>
        <w:t xml:space="preserve"> מח'ול (חד"ש-תע"ל):</w:t>
      </w:r>
    </w:p>
    <w:p w14:paraId="562E778D" w14:textId="77777777" w:rsidR="00000000" w:rsidRDefault="007C71EE">
      <w:pPr>
        <w:pStyle w:val="a"/>
        <w:rPr>
          <w:rFonts w:hint="cs"/>
          <w:rtl/>
        </w:rPr>
      </w:pPr>
    </w:p>
    <w:p w14:paraId="4FAD46FF" w14:textId="77777777" w:rsidR="00000000" w:rsidRDefault="007C71EE">
      <w:pPr>
        <w:pStyle w:val="a"/>
        <w:rPr>
          <w:rFonts w:hint="cs"/>
          <w:rtl/>
        </w:rPr>
      </w:pPr>
      <w:r>
        <w:rPr>
          <w:rFonts w:hint="cs"/>
          <w:rtl/>
        </w:rPr>
        <w:t>אדוני היושב-ראש, חברי הכנסת,  אני אמשיך לטעון גם ב</w:t>
      </w:r>
      <w:r>
        <w:rPr>
          <w:rFonts w:hint="cs"/>
          <w:rtl/>
        </w:rPr>
        <w:t xml:space="preserve">סיבוב הזה, שהתוכנית הכלכלית שמובאת בפנינו  היא לא בעיקר תוכנית כלכלית ולא רק תוכנית כלכלית, אלא היא ניסיון לחולל מהפך במבנה החברתי בישראל, וניסיון לנצל את המשבר הכלכלי, ובאמתלה של המשבר הזה לחולל מהפך שהוא פרי ותוצאה של חשיבה אידיאולוגית מסוימת. </w:t>
      </w:r>
    </w:p>
    <w:p w14:paraId="45897842" w14:textId="77777777" w:rsidR="00000000" w:rsidRDefault="007C71EE">
      <w:pPr>
        <w:pStyle w:val="a"/>
        <w:rPr>
          <w:rFonts w:hint="cs"/>
          <w:rtl/>
        </w:rPr>
      </w:pPr>
    </w:p>
    <w:p w14:paraId="45D74ABA" w14:textId="77777777" w:rsidR="00000000" w:rsidRDefault="007C71EE">
      <w:pPr>
        <w:pStyle w:val="a"/>
        <w:rPr>
          <w:rFonts w:hint="cs"/>
          <w:rtl/>
        </w:rPr>
      </w:pPr>
      <w:r>
        <w:rPr>
          <w:rFonts w:hint="cs"/>
          <w:rtl/>
        </w:rPr>
        <w:t>זהו פונד</w:t>
      </w:r>
      <w:r>
        <w:rPr>
          <w:rFonts w:hint="cs"/>
          <w:rtl/>
        </w:rPr>
        <w:t xml:space="preserve">מנטליזם חברתי שהכרנו במקומות אחרים בעולם, במיוחד תחת שלטונה של מרגרט תאצ'ר באנגליה. אבל גם בארץ מולדתו, הפונדמנטליזם הזה, החברתי-הכלכלי, נכשל ונזרק מבמת החברה האנגלית אחרי שפגע במבנה החברתי ואחרי שפגע בשכבות רחבות בציבור. </w:t>
      </w:r>
    </w:p>
    <w:p w14:paraId="6F5A97BC" w14:textId="77777777" w:rsidR="00000000" w:rsidRDefault="007C71EE">
      <w:pPr>
        <w:pStyle w:val="a"/>
        <w:rPr>
          <w:rFonts w:hint="cs"/>
          <w:rtl/>
        </w:rPr>
      </w:pPr>
    </w:p>
    <w:p w14:paraId="017C0328" w14:textId="77777777" w:rsidR="00000000" w:rsidRDefault="007C71EE">
      <w:pPr>
        <w:pStyle w:val="a"/>
        <w:ind w:firstLine="0"/>
        <w:rPr>
          <w:rFonts w:hint="cs"/>
          <w:rtl/>
        </w:rPr>
      </w:pPr>
      <w:r>
        <w:rPr>
          <w:rFonts w:hint="cs"/>
          <w:rtl/>
        </w:rPr>
        <w:tab/>
        <w:t>אנחנו עומדים פעם נוספת בפני תוכ</w:t>
      </w:r>
      <w:r>
        <w:rPr>
          <w:rFonts w:hint="cs"/>
          <w:rtl/>
        </w:rPr>
        <w:t xml:space="preserve">נית כלכלית, בעקבות שנתיים שהממשלה הזאת ניהלה מלחמה עקובה מדם נגד העם הפלסטיני, מלחמה שמטרתה המוצהרת, ולא רק המוסווית, היא ליצור תודעה אחרת ולכפות ויתורים של העם הזה על הזכויות שלו. </w:t>
      </w:r>
      <w:r>
        <w:rPr>
          <w:rFonts w:hint="cs"/>
          <w:rtl/>
        </w:rPr>
        <w:tab/>
      </w:r>
    </w:p>
    <w:p w14:paraId="0D91D2C0" w14:textId="77777777" w:rsidR="00000000" w:rsidRDefault="007C71EE">
      <w:pPr>
        <w:pStyle w:val="a"/>
        <w:ind w:firstLine="0"/>
        <w:rPr>
          <w:rFonts w:hint="cs"/>
          <w:rtl/>
        </w:rPr>
      </w:pPr>
    </w:p>
    <w:p w14:paraId="2E4ED297" w14:textId="77777777" w:rsidR="00000000" w:rsidRDefault="007C71EE">
      <w:pPr>
        <w:pStyle w:val="a"/>
        <w:ind w:firstLine="0"/>
        <w:rPr>
          <w:rFonts w:hint="cs"/>
          <w:rtl/>
        </w:rPr>
      </w:pPr>
      <w:r>
        <w:rPr>
          <w:rFonts w:hint="cs"/>
          <w:rtl/>
        </w:rPr>
        <w:tab/>
        <w:t>חבר הכנסת שריד דיבר קודם על הכמיהה של מי שיושב כשר האוצר היום, בנימין נ</w:t>
      </w:r>
      <w:r>
        <w:rPr>
          <w:rFonts w:hint="cs"/>
          <w:rtl/>
        </w:rPr>
        <w:t>תניהו, להרתעה ישראלית. הוא דיבר על הרתעה כלפי העם הפלסטיני, הרתעה כלפי האזור, כלפי כולם. אבל בשנתיים האלה נוצרה תרבות, נוצרה צורת חשיבה, קונספציה, לא רק בתחום המדיני ולא רק בתחום הביטחוני.  קונספציה של הרתעה. זה מה שמביא אתו שר האוצר כאשר הוא  מביא את הרפו</w:t>
      </w:r>
      <w:r>
        <w:rPr>
          <w:rFonts w:hint="cs"/>
          <w:rtl/>
        </w:rPr>
        <w:t xml:space="preserve">רמה הזאת, מה שהוא קורא רפורמה, כאשר הוא מביא את התוכנית הכלכלית הזאת. </w:t>
      </w:r>
    </w:p>
    <w:p w14:paraId="20F1AABC" w14:textId="77777777" w:rsidR="00000000" w:rsidRDefault="007C71EE">
      <w:pPr>
        <w:pStyle w:val="a"/>
        <w:ind w:firstLine="0"/>
        <w:rPr>
          <w:rFonts w:hint="cs"/>
          <w:rtl/>
        </w:rPr>
      </w:pPr>
    </w:p>
    <w:p w14:paraId="722FAF25" w14:textId="77777777" w:rsidR="00000000" w:rsidRDefault="007C71EE">
      <w:pPr>
        <w:pStyle w:val="a"/>
        <w:rPr>
          <w:rFonts w:hint="cs"/>
          <w:rtl/>
        </w:rPr>
      </w:pPr>
      <w:r>
        <w:rPr>
          <w:rFonts w:hint="cs"/>
          <w:rtl/>
        </w:rPr>
        <w:t>הוא מנסה להרתיע. הוא ירתיע את ההסתדרות, הוא יאיים בחוק, בחקיקה שמחכה לה רוב אוטומטי שהוא יפעיל, לפגוע בכלים של מעמד הפועלים, של ציבור העובדים, בכלים שעומדים לרשות אותן שכבות חלשות, בעל</w:t>
      </w:r>
      <w:r>
        <w:rPr>
          <w:rFonts w:hint="cs"/>
          <w:rtl/>
        </w:rPr>
        <w:t>ות הכנסה נמוכה, שכבות מצוקה בחברה הישראלית. הוא מבטיח להרתיע והוא מנסה להרתיע. הוא מרתיע את עקרות-הבית, למשל, בתוכנית הזאת. הוא מרתיע את הילדים. הוא רוצה להפעיל הרתעה שלא תישכח על הנכים. כל אלה שחשבו אי-פעם לזעוק, לצאת, להתנגד, לדרוש ולתבוע. הוא רוצה מדיני</w:t>
      </w:r>
      <w:r>
        <w:rPr>
          <w:rFonts w:hint="cs"/>
          <w:rtl/>
        </w:rPr>
        <w:t xml:space="preserve">ות של הרתעה כלכלית-חברתית. זה מה שהוא מנסה היום. </w:t>
      </w:r>
    </w:p>
    <w:p w14:paraId="2A5F1385" w14:textId="77777777" w:rsidR="00000000" w:rsidRDefault="007C71EE">
      <w:pPr>
        <w:pStyle w:val="a"/>
        <w:rPr>
          <w:rFonts w:hint="cs"/>
          <w:rtl/>
        </w:rPr>
      </w:pPr>
    </w:p>
    <w:p w14:paraId="1C7C94EF" w14:textId="77777777" w:rsidR="00000000" w:rsidRDefault="007C71EE">
      <w:pPr>
        <w:pStyle w:val="a"/>
        <w:rPr>
          <w:rFonts w:hint="cs"/>
          <w:rtl/>
        </w:rPr>
      </w:pPr>
      <w:r>
        <w:rPr>
          <w:rFonts w:hint="cs"/>
          <w:rtl/>
        </w:rPr>
        <w:t xml:space="preserve">אבל גם בקונספציה החברתית-הכלכלית של ההרתעה הוא ייכשל. כבר מחר ציבור העובדים, קורבנות המדיניות הזאת, עקרות-הבית עם סירים ועם כלי מטבח יגיעו לכאן להפגין בהפגנה גדולה </w:t>
      </w:r>
      <w:r>
        <w:rPr>
          <w:rtl/>
        </w:rPr>
        <w:br/>
      </w:r>
      <w:r>
        <w:rPr>
          <w:rFonts w:hint="cs"/>
          <w:rtl/>
        </w:rPr>
        <w:t>ב=16:30, מ"בנייני האומה" עד לכנסת. הוא ל</w:t>
      </w:r>
      <w:r>
        <w:rPr>
          <w:rFonts w:hint="cs"/>
          <w:rtl/>
        </w:rPr>
        <w:t xml:space="preserve">א ירתיע אותם הפעם. זה לא יעבוד הפעם. הציבור הזה יקום ויגיד: לא, ולא ייתן לעבוד עליו פעם נוספת. הוא לא יירתע. </w:t>
      </w:r>
    </w:p>
    <w:p w14:paraId="726A5077" w14:textId="77777777" w:rsidR="00000000" w:rsidRDefault="007C71EE">
      <w:pPr>
        <w:pStyle w:val="a"/>
        <w:rPr>
          <w:rFonts w:hint="cs"/>
          <w:rtl/>
        </w:rPr>
      </w:pPr>
    </w:p>
    <w:p w14:paraId="739DD58C" w14:textId="77777777" w:rsidR="00000000" w:rsidRDefault="007C71EE">
      <w:pPr>
        <w:pStyle w:val="ac"/>
        <w:rPr>
          <w:rtl/>
        </w:rPr>
      </w:pPr>
      <w:r>
        <w:rPr>
          <w:rFonts w:hint="eastAsia"/>
          <w:rtl/>
        </w:rPr>
        <w:t>רוני</w:t>
      </w:r>
      <w:r>
        <w:rPr>
          <w:rtl/>
        </w:rPr>
        <w:t xml:space="preserve"> בר-און (הליכוד):</w:t>
      </w:r>
    </w:p>
    <w:p w14:paraId="0916407E" w14:textId="77777777" w:rsidR="00000000" w:rsidRDefault="007C71EE">
      <w:pPr>
        <w:pStyle w:val="a"/>
        <w:rPr>
          <w:rFonts w:hint="cs"/>
          <w:rtl/>
        </w:rPr>
      </w:pPr>
    </w:p>
    <w:p w14:paraId="35B4D327" w14:textId="77777777" w:rsidR="00000000" w:rsidRDefault="007C71EE">
      <w:pPr>
        <w:pStyle w:val="a"/>
        <w:rPr>
          <w:rFonts w:hint="cs"/>
          <w:rtl/>
        </w:rPr>
      </w:pPr>
      <w:r>
        <w:rPr>
          <w:rFonts w:hint="cs"/>
          <w:rtl/>
        </w:rPr>
        <w:t>מה הוא יעשה?</w:t>
      </w:r>
    </w:p>
    <w:p w14:paraId="75154D8A" w14:textId="77777777" w:rsidR="00000000" w:rsidRDefault="007C71EE">
      <w:pPr>
        <w:pStyle w:val="a"/>
        <w:rPr>
          <w:rFonts w:hint="cs"/>
          <w:rtl/>
        </w:rPr>
      </w:pPr>
    </w:p>
    <w:p w14:paraId="4D4CA72F" w14:textId="77777777" w:rsidR="00000000" w:rsidRDefault="007C71EE">
      <w:pPr>
        <w:pStyle w:val="SpeakerCon"/>
        <w:rPr>
          <w:rtl/>
        </w:rPr>
      </w:pPr>
      <w:bookmarkStart w:id="1774" w:name="FS000000542T27_05_2003_19_56_30"/>
      <w:bookmarkEnd w:id="1774"/>
      <w:r>
        <w:rPr>
          <w:rFonts w:hint="eastAsia"/>
          <w:rtl/>
        </w:rPr>
        <w:t>עסאם</w:t>
      </w:r>
      <w:r>
        <w:rPr>
          <w:rtl/>
        </w:rPr>
        <w:t xml:space="preserve"> מח'ול (חד"ש-תע"ל):</w:t>
      </w:r>
    </w:p>
    <w:p w14:paraId="10B6A040" w14:textId="77777777" w:rsidR="00000000" w:rsidRDefault="007C71EE">
      <w:pPr>
        <w:pStyle w:val="a"/>
        <w:rPr>
          <w:rFonts w:hint="cs"/>
          <w:rtl/>
        </w:rPr>
      </w:pPr>
    </w:p>
    <w:p w14:paraId="492E797D" w14:textId="77777777" w:rsidR="00000000" w:rsidRDefault="007C71EE">
      <w:pPr>
        <w:pStyle w:val="a"/>
        <w:rPr>
          <w:rFonts w:hint="cs"/>
          <w:rtl/>
        </w:rPr>
      </w:pPr>
      <w:r>
        <w:rPr>
          <w:rFonts w:hint="cs"/>
          <w:rtl/>
        </w:rPr>
        <w:t>אני רוצה לראות מה אתה תעשה אחרי שיפרסמו את דוח העוני הבא. אתה תעמוד כאן, אתה תזיל ד</w:t>
      </w:r>
      <w:r>
        <w:rPr>
          <w:rFonts w:hint="cs"/>
          <w:rtl/>
        </w:rPr>
        <w:t>מעות תנין, ואתה תצביע מחר בעד המכות האלה, בעד מכות ההרתעה וההרעבה, בעד מדיניות של מדינת בתי-תמחוי. בתי-תמחוי לתפארת מדינת ישראל, זה מה שיודעת להקים הממשלה הזאת והתוכנית הזאת.</w:t>
      </w:r>
    </w:p>
    <w:p w14:paraId="16F779C5" w14:textId="77777777" w:rsidR="00000000" w:rsidRDefault="007C71EE">
      <w:pPr>
        <w:pStyle w:val="a"/>
        <w:rPr>
          <w:rFonts w:hint="cs"/>
          <w:rtl/>
        </w:rPr>
      </w:pPr>
    </w:p>
    <w:p w14:paraId="2F072760" w14:textId="77777777" w:rsidR="00000000" w:rsidRDefault="007C71EE">
      <w:pPr>
        <w:pStyle w:val="a"/>
        <w:rPr>
          <w:rFonts w:hint="cs"/>
          <w:rtl/>
        </w:rPr>
      </w:pPr>
      <w:r>
        <w:rPr>
          <w:rFonts w:hint="cs"/>
          <w:rtl/>
        </w:rPr>
        <w:t xml:space="preserve"> אני אומר שזה לא מקרי. אני אומר שזה בידיעה מראש, בהחלטה מודעת, מתוך הכרה באה הממ</w:t>
      </w:r>
      <w:r>
        <w:rPr>
          <w:rFonts w:hint="cs"/>
          <w:rtl/>
        </w:rPr>
        <w:t>שלה הזאת ומשרישה תפיסה חברתית-כלכלית חדשה בחברה הישראלית. אני אגיד היכן מקורותיה של התוכנית הזאת, של ההרתעה הזאת, של המדיניות החדשה. שורשיה באידיאולוגיה שעוצבה בצורה מתוכננת והוכרזה בצורה חגיגית במאי 2001. במאי 2001, אותם אנשים שעבדו עם שר האוצר דהיום, ראש</w:t>
      </w:r>
      <w:r>
        <w:rPr>
          <w:rFonts w:hint="cs"/>
          <w:rtl/>
        </w:rPr>
        <w:t xml:space="preserve"> הממשלה דאז, כינסו כינוס בהרצלייה, כינוס שבו השתתפו כל בעלי ההון, כל המומחים בכל התחומים </w:t>
      </w:r>
      <w:r>
        <w:rPr>
          <w:rtl/>
        </w:rPr>
        <w:t>–</w:t>
      </w:r>
      <w:r>
        <w:rPr>
          <w:rFonts w:hint="cs"/>
          <w:rtl/>
        </w:rPr>
        <w:t xml:space="preserve"> כלכלנים, אנשי שב"כ, מה שאתם רוצים, אנשי צבא, גנרלים למיניהם, גנרלים שתפסו עמדות כלכליות. הם עיצבו מפת דרכים חברתית-כלכלית. הם עיצבו תוכנית-אב לחברה הישראלית. תוכנית-</w:t>
      </w:r>
      <w:r>
        <w:rPr>
          <w:rFonts w:hint="cs"/>
          <w:rtl/>
        </w:rPr>
        <w:t xml:space="preserve">האב במפת הדרכים החברתית-הכלכלית הזאת היא אות קין על מצחם של אלה שמביאים היום את התוכנית הכלכלית הזאת, את הרפורמה הזאת. </w:t>
      </w:r>
    </w:p>
    <w:p w14:paraId="407E592E" w14:textId="77777777" w:rsidR="00000000" w:rsidRDefault="007C71EE">
      <w:pPr>
        <w:pStyle w:val="a"/>
        <w:rPr>
          <w:rFonts w:hint="cs"/>
          <w:rtl/>
        </w:rPr>
      </w:pPr>
    </w:p>
    <w:p w14:paraId="4A30023E" w14:textId="77777777" w:rsidR="00000000" w:rsidRDefault="007C71EE">
      <w:pPr>
        <w:pStyle w:val="a"/>
        <w:rPr>
          <w:rFonts w:hint="cs"/>
          <w:rtl/>
        </w:rPr>
      </w:pPr>
      <w:r>
        <w:rPr>
          <w:rFonts w:hint="cs"/>
          <w:rtl/>
        </w:rPr>
        <w:t>מה קבעו? אני חושב שאסור אפילו לרגע להתייחס לתוכניות הכלכליות שמביאה הממשלה הזאת אחת אחרי השנייה בלי להעמיד לפנינו את מפת הדרכים הזאת, ש</w:t>
      </w:r>
      <w:r>
        <w:rPr>
          <w:rFonts w:hint="cs"/>
          <w:rtl/>
        </w:rPr>
        <w:t>קבעה כך: "גם בחלק הכלכלי של המסמך יש המלצה שנויה במחלוקת" - אבל עכשיו היא מאומצת על-ידי הממשלה - "בישראל יש שתי אוכלוסיות שונות: 4 מיליוני בני אדם החיים כחברה מערבית טכנולוגית מול 2 מיליוני בני-אדם, בעיקר ערבים, חרדים ופועלים זרים" - ואני מוסיף: משפחות חד-</w:t>
      </w:r>
      <w:r>
        <w:rPr>
          <w:rFonts w:hint="cs"/>
          <w:rtl/>
        </w:rPr>
        <w:t xml:space="preserve">הוריות, קצת משפחות עולים, קצת אנשים מובטלים, קצת אנשים שהם מתחת לקו העוני - "החיים כחברה של העולם השלישי. החקיקה הסוציאלית בישראל גורמת לעידוד הריבוי הטבעי של האוכלוסיות הלא-ציוניות בכך שהיא מעבירה משאבים מהאוכלוסייה הציונית. המסמך מצביע על הצורך לסגור את </w:t>
      </w:r>
      <w:r>
        <w:rPr>
          <w:rFonts w:hint="cs"/>
          <w:rtl/>
        </w:rPr>
        <w:t>הפער בין האוכלוסיות, מה שדורש השקעות גדולות בחינוך, בריאות ורווחה של האוכלוסייה החלשה".</w:t>
      </w:r>
    </w:p>
    <w:p w14:paraId="2ED2D7C5" w14:textId="77777777" w:rsidR="00000000" w:rsidRDefault="007C71EE">
      <w:pPr>
        <w:pStyle w:val="a"/>
        <w:rPr>
          <w:rFonts w:hint="cs"/>
          <w:rtl/>
        </w:rPr>
      </w:pPr>
    </w:p>
    <w:p w14:paraId="69AC72D6" w14:textId="77777777" w:rsidR="00000000" w:rsidRDefault="007C71EE">
      <w:pPr>
        <w:pStyle w:val="ac"/>
        <w:rPr>
          <w:rtl/>
        </w:rPr>
      </w:pPr>
      <w:r>
        <w:rPr>
          <w:rFonts w:hint="eastAsia"/>
          <w:rtl/>
        </w:rPr>
        <w:t>מגלי</w:t>
      </w:r>
      <w:r>
        <w:rPr>
          <w:rtl/>
        </w:rPr>
        <w:t xml:space="preserve"> והבה (הליכוד):</w:t>
      </w:r>
    </w:p>
    <w:p w14:paraId="17BE6685" w14:textId="77777777" w:rsidR="00000000" w:rsidRDefault="007C71EE">
      <w:pPr>
        <w:pStyle w:val="a"/>
        <w:rPr>
          <w:rFonts w:hint="cs"/>
          <w:rtl/>
        </w:rPr>
      </w:pPr>
    </w:p>
    <w:p w14:paraId="7E6FA992" w14:textId="77777777" w:rsidR="00000000" w:rsidRDefault="007C71EE">
      <w:pPr>
        <w:pStyle w:val="a"/>
        <w:rPr>
          <w:rFonts w:hint="cs"/>
          <w:rtl/>
        </w:rPr>
      </w:pPr>
      <w:r>
        <w:rPr>
          <w:rFonts w:hint="cs"/>
          <w:rtl/>
        </w:rPr>
        <w:t>מאיזה מסמך אתה קורא?</w:t>
      </w:r>
    </w:p>
    <w:p w14:paraId="1CC93B28" w14:textId="77777777" w:rsidR="00000000" w:rsidRDefault="007C71EE">
      <w:pPr>
        <w:pStyle w:val="a"/>
        <w:rPr>
          <w:rFonts w:hint="cs"/>
          <w:rtl/>
        </w:rPr>
      </w:pPr>
    </w:p>
    <w:p w14:paraId="6EEF1D68" w14:textId="77777777" w:rsidR="00000000" w:rsidRDefault="007C71EE">
      <w:pPr>
        <w:pStyle w:val="SpeakerCon"/>
        <w:rPr>
          <w:rtl/>
        </w:rPr>
      </w:pPr>
      <w:bookmarkStart w:id="1775" w:name="FS000000542T27_05_2003_20_04_10C"/>
      <w:bookmarkEnd w:id="1775"/>
      <w:r>
        <w:rPr>
          <w:rtl/>
        </w:rPr>
        <w:t>עסאם מח'ול (חד"ש-תע"ל):</w:t>
      </w:r>
    </w:p>
    <w:p w14:paraId="6648219B" w14:textId="77777777" w:rsidR="00000000" w:rsidRDefault="007C71EE">
      <w:pPr>
        <w:pStyle w:val="a"/>
        <w:rPr>
          <w:rtl/>
        </w:rPr>
      </w:pPr>
    </w:p>
    <w:p w14:paraId="783E16D7" w14:textId="77777777" w:rsidR="00000000" w:rsidRDefault="007C71EE">
      <w:pPr>
        <w:pStyle w:val="a"/>
        <w:rPr>
          <w:rFonts w:hint="cs"/>
          <w:rtl/>
        </w:rPr>
      </w:pPr>
      <w:r>
        <w:rPr>
          <w:rFonts w:hint="cs"/>
          <w:rtl/>
        </w:rPr>
        <w:t>מסמך הרצלייה. "מנגד, כדי לשמר את היתרון האיכותי ולהכין את התשתיות הדרושות לחברה טכנולוגית עתירת ידע</w:t>
      </w:r>
      <w:r>
        <w:rPr>
          <w:rFonts w:hint="cs"/>
          <w:rtl/>
        </w:rPr>
        <w:t xml:space="preserve">, דרושות השקעות גדולות בשכלול מערכת החינוך של האוכלוסייה החזקה וכן בשיפור התשתיות הלאומיות בתחומי התחבורה והתקשורת" - חוצה-ישראל למשל. "בגלל המגבלות בגובה המשאבים, לא ניתן יהיה להשקיע בשני התחומים </w:t>
      </w:r>
      <w:r>
        <w:rPr>
          <w:rtl/>
        </w:rPr>
        <w:t>–</w:t>
      </w:r>
      <w:r>
        <w:rPr>
          <w:rFonts w:hint="cs"/>
          <w:rtl/>
        </w:rPr>
        <w:t xml:space="preserve"> בסגירת פערים ובקידום האיכות בעת ובעונה אחת. יש, אם כן", מ</w:t>
      </w:r>
      <w:r>
        <w:rPr>
          <w:rFonts w:hint="cs"/>
          <w:rtl/>
        </w:rPr>
        <w:t>משיכה מפת הדרכים החברתית, "לתת עדיפות לקידום האיכותי. במלים פשוטות: העדפת קידומה של האוכלוסייה החזקה ממילא על פני סגירת הפערים בינה לאוכלוסייה החלשה. מנגד, המסמך ממליץ על השקעה אדירה בחינוך המדעי-טכנולוגי לכלל ילדי ישראל עד כדי מתן מחשב נישא לכל תלמיד. לדב</w:t>
      </w:r>
      <w:r>
        <w:rPr>
          <w:rFonts w:hint="cs"/>
          <w:rtl/>
        </w:rPr>
        <w:t>רי ארד" - הוא היה גם מזכיר הממשלה בממשלת נתניהו?</w:t>
      </w:r>
    </w:p>
    <w:p w14:paraId="00FF26A7" w14:textId="77777777" w:rsidR="00000000" w:rsidRDefault="007C71EE">
      <w:pPr>
        <w:pStyle w:val="a"/>
        <w:rPr>
          <w:rFonts w:hint="cs"/>
          <w:rtl/>
        </w:rPr>
      </w:pPr>
    </w:p>
    <w:p w14:paraId="577A818D" w14:textId="77777777" w:rsidR="00000000" w:rsidRDefault="007C71EE">
      <w:pPr>
        <w:pStyle w:val="ad"/>
        <w:rPr>
          <w:rtl/>
        </w:rPr>
      </w:pPr>
      <w:r>
        <w:rPr>
          <w:rtl/>
        </w:rPr>
        <w:t>היו"ר מוחמד ברכה:</w:t>
      </w:r>
    </w:p>
    <w:p w14:paraId="11C8D080" w14:textId="77777777" w:rsidR="00000000" w:rsidRDefault="007C71EE">
      <w:pPr>
        <w:pStyle w:val="a"/>
        <w:rPr>
          <w:rtl/>
        </w:rPr>
      </w:pPr>
    </w:p>
    <w:p w14:paraId="5FF36802" w14:textId="77777777" w:rsidR="00000000" w:rsidRDefault="007C71EE">
      <w:pPr>
        <w:pStyle w:val="a"/>
        <w:rPr>
          <w:rFonts w:hint="cs"/>
          <w:rtl/>
        </w:rPr>
      </w:pPr>
      <w:r>
        <w:rPr>
          <w:rFonts w:hint="cs"/>
          <w:rtl/>
        </w:rPr>
        <w:t xml:space="preserve">לא. הוא היה יועץ לענייני טרור. </w:t>
      </w:r>
    </w:p>
    <w:p w14:paraId="17EA06B2" w14:textId="77777777" w:rsidR="00000000" w:rsidRDefault="007C71EE">
      <w:pPr>
        <w:pStyle w:val="a"/>
        <w:rPr>
          <w:rFonts w:hint="cs"/>
          <w:rtl/>
        </w:rPr>
      </w:pPr>
    </w:p>
    <w:p w14:paraId="080F98B5" w14:textId="77777777" w:rsidR="00000000" w:rsidRDefault="007C71EE">
      <w:pPr>
        <w:pStyle w:val="SpeakerCon"/>
        <w:rPr>
          <w:rtl/>
        </w:rPr>
      </w:pPr>
      <w:bookmarkStart w:id="1776" w:name="FS000000542T27_05_2003_20_08_01C"/>
      <w:bookmarkEnd w:id="1776"/>
      <w:r>
        <w:rPr>
          <w:rtl/>
        </w:rPr>
        <w:t>עסאם מח'ול (חד"ש-תע"ל):</w:t>
      </w:r>
    </w:p>
    <w:p w14:paraId="59621A84" w14:textId="77777777" w:rsidR="00000000" w:rsidRDefault="007C71EE">
      <w:pPr>
        <w:pStyle w:val="a"/>
        <w:rPr>
          <w:rtl/>
        </w:rPr>
      </w:pPr>
    </w:p>
    <w:p w14:paraId="23A00DBA" w14:textId="77777777" w:rsidR="00000000" w:rsidRDefault="007C71EE">
      <w:pPr>
        <w:pStyle w:val="a"/>
        <w:rPr>
          <w:rFonts w:hint="cs"/>
          <w:rtl/>
        </w:rPr>
      </w:pPr>
      <w:r>
        <w:rPr>
          <w:rFonts w:hint="cs"/>
          <w:rtl/>
        </w:rPr>
        <w:t xml:space="preserve">הפעם הוא יועץ לענייני טרור חברתי. הוא אומר: "סגירת פערים חברתיים היא יעד חשוב, אבל גם קידום האיכות והתשתיות הוא יעד חשוב. הנטייה </w:t>
      </w:r>
      <w:r>
        <w:rPr>
          <w:rFonts w:hint="cs"/>
          <w:rtl/>
        </w:rPr>
        <w:t xml:space="preserve">הטבעית היא לומר: נעשה קצת מזה וקצת מזה, אבל המציאות היא שהכרעה כזאת פירושה פגיעה בשני התחומים גם יחד. את הפערים לא תסגור, אבל אם תסלול רק מחצית מהכבישים הנדרשים, איך תעמוד בתחרות העולמית? לכן המלצנו על השקעה בקידום האיכותי, מתוך הנחה שבסופו של דבר גם הפרט </w:t>
      </w:r>
      <w:r>
        <w:rPr>
          <w:rFonts w:hint="cs"/>
          <w:rtl/>
        </w:rPr>
        <w:t xml:space="preserve">הבודד ייהנה ממנה ולא רק המדינה". </w:t>
      </w:r>
    </w:p>
    <w:p w14:paraId="4E3B4EE5" w14:textId="77777777" w:rsidR="00000000" w:rsidRDefault="007C71EE">
      <w:pPr>
        <w:pStyle w:val="a"/>
        <w:rPr>
          <w:rFonts w:hint="cs"/>
          <w:rtl/>
        </w:rPr>
      </w:pPr>
    </w:p>
    <w:p w14:paraId="544E751E" w14:textId="77777777" w:rsidR="00000000" w:rsidRDefault="007C71EE">
      <w:pPr>
        <w:pStyle w:val="a"/>
        <w:rPr>
          <w:rFonts w:hint="cs"/>
          <w:rtl/>
        </w:rPr>
      </w:pPr>
      <w:r>
        <w:rPr>
          <w:rFonts w:hint="cs"/>
          <w:rtl/>
        </w:rPr>
        <w:t>זאת מפת הדרכים החברתית-הכלכלית של מדינת ישראל. זאת מפת הדרכים שקובעת היום את התוכנית הכלכלית שמביאים לנו. המפה הזאת קובעת שיש מיותרים ויש מיותרים יותר. יש חסרי רלוונטיות בחברה הזאת, שכבות שלמות, רוב הציבור איננו רלוונטי ב</w:t>
      </w:r>
      <w:r>
        <w:rPr>
          <w:rFonts w:hint="cs"/>
          <w:rtl/>
        </w:rPr>
        <w:t xml:space="preserve">מדינה הזאת על-פי השקפת העולם של הקוסם מארץ עוץ. </w:t>
      </w:r>
    </w:p>
    <w:p w14:paraId="60EFD624" w14:textId="77777777" w:rsidR="00000000" w:rsidRDefault="007C71EE">
      <w:pPr>
        <w:pStyle w:val="a"/>
        <w:rPr>
          <w:rFonts w:hint="cs"/>
          <w:rtl/>
        </w:rPr>
      </w:pPr>
    </w:p>
    <w:p w14:paraId="6BF6FF8A" w14:textId="77777777" w:rsidR="00000000" w:rsidRDefault="007C71EE">
      <w:pPr>
        <w:pStyle w:val="a"/>
        <w:rPr>
          <w:rFonts w:hint="cs"/>
          <w:rtl/>
        </w:rPr>
      </w:pPr>
      <w:r>
        <w:rPr>
          <w:rFonts w:hint="cs"/>
          <w:rtl/>
        </w:rPr>
        <w:t>לכן השאלה המרכזית היא: האם הציבור בישראל, אחרי שמבינים מה הרקע של התוכנית הזאת, מה האסון שמביאה הממשלה הזאת על השכבות הרחבות, האם הוא משכיל לדעת שהממשלה הזאת היא איום עליו? האם הוא משכיל לדעת שהממשלה הזאת ה</w:t>
      </w:r>
      <w:r>
        <w:rPr>
          <w:rFonts w:hint="cs"/>
          <w:rtl/>
        </w:rPr>
        <w:t>יא איום על הדמוקרטיה במדינת ישראל? על זכות החיים? על הזכות לשוויון ועל הזכות להתפתחות? על זכות העובדים? על זכות האיגוד המקצועי להגנה על זכויות העובדים? או שהממשלה הזאת דוגלת בדבר אחד: הרתעה והרתעה, כוחניות ועוד כוחניות, פגיעה ועוד פגיעה, קורבנות ועוד קורבנ</w:t>
      </w:r>
      <w:r>
        <w:rPr>
          <w:rFonts w:hint="cs"/>
          <w:rtl/>
        </w:rPr>
        <w:t xml:space="preserve">ות. קורבנות בכל תחום. </w:t>
      </w:r>
    </w:p>
    <w:p w14:paraId="7DB63083" w14:textId="77777777" w:rsidR="00000000" w:rsidRDefault="007C71EE">
      <w:pPr>
        <w:pStyle w:val="a"/>
        <w:rPr>
          <w:rFonts w:hint="cs"/>
          <w:rtl/>
        </w:rPr>
      </w:pPr>
    </w:p>
    <w:p w14:paraId="51701AA2" w14:textId="77777777" w:rsidR="00000000" w:rsidRDefault="007C71EE">
      <w:pPr>
        <w:pStyle w:val="a"/>
        <w:rPr>
          <w:rFonts w:hint="cs"/>
          <w:rtl/>
        </w:rPr>
      </w:pPr>
      <w:r>
        <w:rPr>
          <w:rFonts w:hint="cs"/>
          <w:rtl/>
        </w:rPr>
        <w:t xml:space="preserve">אני חושב שאת הממשלה הזאת צריך לעצור, וצריך לעצור אותה עכשיו. גם אם תעבור התוכנית הכלכלית, המאבק ברחוב, אסור לו לשתוק ואסור לו להירגע. המאבק הזה התחיל עכשיו והוא יימשך בהפלת הממשלה הזאת. תודה. </w:t>
      </w:r>
    </w:p>
    <w:p w14:paraId="54BA9B3B" w14:textId="77777777" w:rsidR="00000000" w:rsidRDefault="007C71EE">
      <w:pPr>
        <w:pStyle w:val="a"/>
        <w:rPr>
          <w:rFonts w:hint="cs"/>
          <w:rtl/>
        </w:rPr>
      </w:pPr>
    </w:p>
    <w:p w14:paraId="15E2133B" w14:textId="77777777" w:rsidR="00000000" w:rsidRDefault="007C71EE">
      <w:pPr>
        <w:pStyle w:val="ad"/>
        <w:rPr>
          <w:rtl/>
        </w:rPr>
      </w:pPr>
      <w:r>
        <w:rPr>
          <w:rtl/>
        </w:rPr>
        <w:t>היו"ר מוחמד ברכה:</w:t>
      </w:r>
    </w:p>
    <w:p w14:paraId="1D088E62" w14:textId="77777777" w:rsidR="00000000" w:rsidRDefault="007C71EE">
      <w:pPr>
        <w:pStyle w:val="a"/>
        <w:rPr>
          <w:rtl/>
        </w:rPr>
      </w:pPr>
    </w:p>
    <w:p w14:paraId="6C4B182C" w14:textId="77777777" w:rsidR="00000000" w:rsidRDefault="007C71EE">
      <w:pPr>
        <w:pStyle w:val="a"/>
        <w:rPr>
          <w:rFonts w:hint="cs"/>
          <w:rtl/>
        </w:rPr>
      </w:pPr>
      <w:r>
        <w:rPr>
          <w:rFonts w:hint="cs"/>
          <w:rtl/>
        </w:rPr>
        <w:t>תודה לחבר הכנסת מח'</w:t>
      </w:r>
      <w:r>
        <w:rPr>
          <w:rFonts w:hint="cs"/>
          <w:rtl/>
        </w:rPr>
        <w:t xml:space="preserve">ול. רשות הדיבור לחבר הכנסת דוד טל, ואחריו - לחבר הכנסת מגלי והבה. </w:t>
      </w:r>
    </w:p>
    <w:p w14:paraId="17EB3045" w14:textId="77777777" w:rsidR="00000000" w:rsidRDefault="007C71EE">
      <w:pPr>
        <w:pStyle w:val="a"/>
        <w:rPr>
          <w:rFonts w:hint="cs"/>
          <w:rtl/>
        </w:rPr>
      </w:pPr>
    </w:p>
    <w:p w14:paraId="34A78A47" w14:textId="77777777" w:rsidR="00000000" w:rsidRDefault="007C71EE">
      <w:pPr>
        <w:pStyle w:val="ac"/>
        <w:rPr>
          <w:rtl/>
        </w:rPr>
      </w:pPr>
      <w:r>
        <w:rPr>
          <w:rFonts w:hint="eastAsia"/>
          <w:rtl/>
        </w:rPr>
        <w:t>רוני</w:t>
      </w:r>
      <w:r>
        <w:rPr>
          <w:rtl/>
        </w:rPr>
        <w:t xml:space="preserve"> בר-און (הליכוד):</w:t>
      </w:r>
    </w:p>
    <w:p w14:paraId="1A709D03" w14:textId="77777777" w:rsidR="00000000" w:rsidRDefault="007C71EE">
      <w:pPr>
        <w:pStyle w:val="a"/>
        <w:rPr>
          <w:rFonts w:hint="cs"/>
          <w:rtl/>
        </w:rPr>
      </w:pPr>
    </w:p>
    <w:p w14:paraId="6D44400C" w14:textId="77777777" w:rsidR="00000000" w:rsidRDefault="007C71EE">
      <w:pPr>
        <w:pStyle w:val="a"/>
        <w:rPr>
          <w:rFonts w:hint="cs"/>
          <w:rtl/>
        </w:rPr>
      </w:pPr>
      <w:r>
        <w:rPr>
          <w:rFonts w:hint="cs"/>
          <w:rtl/>
        </w:rPr>
        <w:t>לא.</w:t>
      </w:r>
    </w:p>
    <w:p w14:paraId="6E5A02E5" w14:textId="77777777" w:rsidR="00000000" w:rsidRDefault="007C71EE">
      <w:pPr>
        <w:pStyle w:val="a"/>
        <w:rPr>
          <w:rFonts w:hint="cs"/>
          <w:rtl/>
        </w:rPr>
      </w:pPr>
    </w:p>
    <w:p w14:paraId="0E2DF2D2" w14:textId="77777777" w:rsidR="00000000" w:rsidRDefault="007C71EE">
      <w:pPr>
        <w:pStyle w:val="ad"/>
        <w:rPr>
          <w:rtl/>
        </w:rPr>
      </w:pPr>
      <w:r>
        <w:rPr>
          <w:rtl/>
        </w:rPr>
        <w:t>היו"ר מוחמד ברכה:</w:t>
      </w:r>
    </w:p>
    <w:p w14:paraId="13C91DDC" w14:textId="77777777" w:rsidR="00000000" w:rsidRDefault="007C71EE">
      <w:pPr>
        <w:pStyle w:val="a"/>
        <w:rPr>
          <w:rtl/>
        </w:rPr>
      </w:pPr>
    </w:p>
    <w:p w14:paraId="258B43E9" w14:textId="77777777" w:rsidR="00000000" w:rsidRDefault="007C71EE">
      <w:pPr>
        <w:pStyle w:val="a"/>
        <w:rPr>
          <w:rFonts w:hint="cs"/>
          <w:rtl/>
        </w:rPr>
      </w:pPr>
      <w:r>
        <w:rPr>
          <w:rFonts w:hint="cs"/>
          <w:rtl/>
        </w:rPr>
        <w:t xml:space="preserve">אתה נוטה להתערב הרבה בעבודת היושב-ראש, אדוני יושב-ראש ועדת הכנסת. אתה נוטה להתערב יותר מדי בעבודת היושב-ראש. </w:t>
      </w:r>
    </w:p>
    <w:p w14:paraId="6AB903F4" w14:textId="77777777" w:rsidR="00000000" w:rsidRDefault="007C71EE">
      <w:pPr>
        <w:pStyle w:val="a"/>
        <w:rPr>
          <w:rFonts w:hint="cs"/>
          <w:rtl/>
        </w:rPr>
      </w:pPr>
    </w:p>
    <w:p w14:paraId="56D99E53" w14:textId="77777777" w:rsidR="00000000" w:rsidRDefault="007C71EE">
      <w:pPr>
        <w:pStyle w:val="Speaker"/>
        <w:rPr>
          <w:rtl/>
        </w:rPr>
      </w:pPr>
      <w:bookmarkStart w:id="1777" w:name="FS000000493T27_05_2003_20_26_06"/>
      <w:bookmarkEnd w:id="1777"/>
      <w:r>
        <w:rPr>
          <w:rFonts w:hint="eastAsia"/>
          <w:rtl/>
        </w:rPr>
        <w:t>דוד</w:t>
      </w:r>
      <w:r>
        <w:rPr>
          <w:rtl/>
        </w:rPr>
        <w:t xml:space="preserve"> טל (עם אחד):</w:t>
      </w:r>
    </w:p>
    <w:p w14:paraId="759BCB90" w14:textId="77777777" w:rsidR="00000000" w:rsidRDefault="007C71EE">
      <w:pPr>
        <w:pStyle w:val="a"/>
        <w:rPr>
          <w:rFonts w:hint="cs"/>
          <w:rtl/>
        </w:rPr>
      </w:pPr>
    </w:p>
    <w:p w14:paraId="74DD455A" w14:textId="77777777" w:rsidR="00000000" w:rsidRDefault="007C71EE">
      <w:pPr>
        <w:pStyle w:val="a"/>
        <w:rPr>
          <w:rFonts w:hint="cs"/>
          <w:rtl/>
        </w:rPr>
      </w:pPr>
      <w:r>
        <w:rPr>
          <w:rFonts w:hint="cs"/>
          <w:rtl/>
        </w:rPr>
        <w:t>אבל אני מוכר</w:t>
      </w:r>
      <w:r>
        <w:rPr>
          <w:rFonts w:hint="cs"/>
          <w:rtl/>
        </w:rPr>
        <w:t xml:space="preserve">ח לומר שאנחנו מתערבים גם בעבודתו שלו, כשהוא מנהל את הוועדה. </w:t>
      </w:r>
    </w:p>
    <w:p w14:paraId="67BA7937" w14:textId="77777777" w:rsidR="00000000" w:rsidRDefault="007C71EE">
      <w:pPr>
        <w:pStyle w:val="a"/>
        <w:rPr>
          <w:rFonts w:hint="cs"/>
          <w:rtl/>
        </w:rPr>
      </w:pPr>
    </w:p>
    <w:p w14:paraId="77C925FE" w14:textId="77777777" w:rsidR="00000000" w:rsidRDefault="007C71EE">
      <w:pPr>
        <w:pStyle w:val="ad"/>
        <w:rPr>
          <w:rtl/>
        </w:rPr>
      </w:pPr>
      <w:r>
        <w:rPr>
          <w:rtl/>
        </w:rPr>
        <w:t>היו"ר מוחמד ברכה:</w:t>
      </w:r>
    </w:p>
    <w:p w14:paraId="7AC37A81" w14:textId="77777777" w:rsidR="00000000" w:rsidRDefault="007C71EE">
      <w:pPr>
        <w:pStyle w:val="a"/>
        <w:rPr>
          <w:rtl/>
        </w:rPr>
      </w:pPr>
    </w:p>
    <w:p w14:paraId="383FA32C" w14:textId="77777777" w:rsidR="00000000" w:rsidRDefault="007C71EE">
      <w:pPr>
        <w:pStyle w:val="a"/>
        <w:rPr>
          <w:rFonts w:hint="cs"/>
          <w:rtl/>
        </w:rPr>
      </w:pPr>
      <w:r>
        <w:rPr>
          <w:rFonts w:hint="cs"/>
          <w:rtl/>
        </w:rPr>
        <w:t xml:space="preserve">תשתדל להיגמל מזה. אתה מעיר הרבה בניהול הישיבות. </w:t>
      </w:r>
    </w:p>
    <w:p w14:paraId="7C638FA5" w14:textId="77777777" w:rsidR="00000000" w:rsidRDefault="007C71EE">
      <w:pPr>
        <w:pStyle w:val="a"/>
        <w:rPr>
          <w:rFonts w:hint="cs"/>
          <w:rtl/>
        </w:rPr>
      </w:pPr>
    </w:p>
    <w:p w14:paraId="128AA3C8" w14:textId="77777777" w:rsidR="00000000" w:rsidRDefault="007C71EE">
      <w:pPr>
        <w:pStyle w:val="ac"/>
        <w:rPr>
          <w:rtl/>
        </w:rPr>
      </w:pPr>
      <w:r>
        <w:rPr>
          <w:rFonts w:hint="eastAsia"/>
          <w:rtl/>
        </w:rPr>
        <w:t>רוני</w:t>
      </w:r>
      <w:r>
        <w:rPr>
          <w:rtl/>
        </w:rPr>
        <w:t xml:space="preserve"> בר-און (הליכוד):</w:t>
      </w:r>
    </w:p>
    <w:p w14:paraId="6BB9E66D" w14:textId="77777777" w:rsidR="00000000" w:rsidRDefault="007C71EE">
      <w:pPr>
        <w:pStyle w:val="a"/>
        <w:rPr>
          <w:rFonts w:hint="cs"/>
          <w:rtl/>
        </w:rPr>
      </w:pPr>
    </w:p>
    <w:p w14:paraId="55C9DB55" w14:textId="77777777" w:rsidR="00000000" w:rsidRDefault="007C71EE">
      <w:pPr>
        <w:pStyle w:val="a"/>
        <w:rPr>
          <w:rFonts w:hint="cs"/>
          <w:rtl/>
        </w:rPr>
      </w:pPr>
      <w:r>
        <w:rPr>
          <w:rFonts w:hint="cs"/>
          <w:rtl/>
        </w:rPr>
        <w:t xml:space="preserve">התוכנית הכלכלית הורסת את שירותי הגמילה במדינת ישראל. </w:t>
      </w:r>
    </w:p>
    <w:p w14:paraId="3BF02FE9" w14:textId="77777777" w:rsidR="00000000" w:rsidRDefault="007C71EE">
      <w:pPr>
        <w:pStyle w:val="a"/>
        <w:rPr>
          <w:rFonts w:hint="cs"/>
          <w:rtl/>
        </w:rPr>
      </w:pPr>
    </w:p>
    <w:p w14:paraId="086AC3EE" w14:textId="77777777" w:rsidR="00000000" w:rsidRDefault="007C71EE">
      <w:pPr>
        <w:pStyle w:val="ad"/>
        <w:rPr>
          <w:rtl/>
        </w:rPr>
      </w:pPr>
      <w:r>
        <w:rPr>
          <w:rtl/>
        </w:rPr>
        <w:t>היו"ר מוחמד ברכה:</w:t>
      </w:r>
    </w:p>
    <w:p w14:paraId="02EB437A" w14:textId="77777777" w:rsidR="00000000" w:rsidRDefault="007C71EE">
      <w:pPr>
        <w:pStyle w:val="a"/>
        <w:rPr>
          <w:rtl/>
        </w:rPr>
      </w:pPr>
    </w:p>
    <w:p w14:paraId="168853C6" w14:textId="77777777" w:rsidR="00000000" w:rsidRDefault="007C71EE">
      <w:pPr>
        <w:pStyle w:val="a"/>
        <w:rPr>
          <w:rFonts w:hint="cs"/>
          <w:rtl/>
        </w:rPr>
      </w:pPr>
      <w:r>
        <w:rPr>
          <w:rFonts w:hint="cs"/>
          <w:rtl/>
        </w:rPr>
        <w:t>אז אנחנו נתרום לך משהו. תודה</w:t>
      </w:r>
      <w:r>
        <w:rPr>
          <w:rFonts w:hint="cs"/>
          <w:rtl/>
        </w:rPr>
        <w:t xml:space="preserve">. חבר הכנסת טל, בבקשה. </w:t>
      </w:r>
    </w:p>
    <w:p w14:paraId="07028C1B" w14:textId="77777777" w:rsidR="00000000" w:rsidRDefault="007C71EE">
      <w:pPr>
        <w:pStyle w:val="a"/>
        <w:rPr>
          <w:rFonts w:hint="cs"/>
          <w:rtl/>
        </w:rPr>
      </w:pPr>
    </w:p>
    <w:p w14:paraId="07C5A2A2" w14:textId="77777777" w:rsidR="00000000" w:rsidRDefault="007C71EE">
      <w:pPr>
        <w:pStyle w:val="SpeakerCon"/>
        <w:rPr>
          <w:rtl/>
        </w:rPr>
      </w:pPr>
      <w:bookmarkStart w:id="1778" w:name="FS000000493T27_05_2003_20_27_17C"/>
      <w:bookmarkEnd w:id="1778"/>
      <w:r>
        <w:rPr>
          <w:rtl/>
        </w:rPr>
        <w:t>דוד טל (עם אחד):</w:t>
      </w:r>
    </w:p>
    <w:p w14:paraId="43FCC484" w14:textId="77777777" w:rsidR="00000000" w:rsidRDefault="007C71EE">
      <w:pPr>
        <w:pStyle w:val="a"/>
        <w:rPr>
          <w:rtl/>
        </w:rPr>
      </w:pPr>
    </w:p>
    <w:p w14:paraId="530BE779" w14:textId="77777777" w:rsidR="00000000" w:rsidRDefault="007C71EE">
      <w:pPr>
        <w:pStyle w:val="a"/>
        <w:rPr>
          <w:rFonts w:hint="cs"/>
          <w:rtl/>
        </w:rPr>
      </w:pPr>
      <w:r>
        <w:rPr>
          <w:rFonts w:hint="cs"/>
          <w:rtl/>
        </w:rPr>
        <w:t xml:space="preserve">אדוני היושב-ראש, עמיתי חברי הכנסת, קודם כול אני רוצה להזכיר לחבר הכנסת רוני </w:t>
      </w:r>
      <w:r>
        <w:rPr>
          <w:rtl/>
        </w:rPr>
        <w:br/>
      </w:r>
      <w:r>
        <w:rPr>
          <w:rFonts w:hint="cs"/>
          <w:rtl/>
        </w:rPr>
        <w:t>בר-און, שמחר, בעזרת השם, בשעה 16:30 תתקיים כאן בירושלים הפגנה גדולה רבתי. היא תצא מ"בנייני האומה", תעבור דרך שדרות-הרצל ותעלה לכיוון הכנ</w:t>
      </w:r>
      <w:r>
        <w:rPr>
          <w:rFonts w:hint="cs"/>
          <w:rtl/>
        </w:rPr>
        <w:t xml:space="preserve">סת. </w:t>
      </w:r>
    </w:p>
    <w:p w14:paraId="0ABBFFE7" w14:textId="77777777" w:rsidR="00000000" w:rsidRDefault="007C71EE">
      <w:pPr>
        <w:pStyle w:val="a"/>
        <w:rPr>
          <w:rFonts w:hint="cs"/>
          <w:rtl/>
        </w:rPr>
      </w:pPr>
    </w:p>
    <w:p w14:paraId="6954E674" w14:textId="77777777" w:rsidR="00000000" w:rsidRDefault="007C71EE">
      <w:pPr>
        <w:pStyle w:val="ac"/>
        <w:rPr>
          <w:rtl/>
        </w:rPr>
      </w:pPr>
      <w:r>
        <w:rPr>
          <w:rFonts w:hint="eastAsia"/>
          <w:rtl/>
        </w:rPr>
        <w:t>רוני</w:t>
      </w:r>
      <w:r>
        <w:rPr>
          <w:rtl/>
        </w:rPr>
        <w:t xml:space="preserve"> בר-און (הליכוד):</w:t>
      </w:r>
    </w:p>
    <w:p w14:paraId="7919F06A" w14:textId="77777777" w:rsidR="00000000" w:rsidRDefault="007C71EE">
      <w:pPr>
        <w:pStyle w:val="a"/>
        <w:rPr>
          <w:rFonts w:hint="cs"/>
          <w:rtl/>
        </w:rPr>
      </w:pPr>
    </w:p>
    <w:p w14:paraId="73291182" w14:textId="77777777" w:rsidR="00000000" w:rsidRDefault="007C71EE">
      <w:pPr>
        <w:pStyle w:val="a"/>
        <w:rPr>
          <w:rFonts w:hint="cs"/>
          <w:rtl/>
        </w:rPr>
      </w:pPr>
      <w:r>
        <w:rPr>
          <w:rFonts w:hint="cs"/>
          <w:rtl/>
        </w:rPr>
        <w:t>כמה היא תעלה למשק שאתם כל כך דואגים לו?</w:t>
      </w:r>
    </w:p>
    <w:p w14:paraId="0991A3F0" w14:textId="77777777" w:rsidR="00000000" w:rsidRDefault="007C71EE">
      <w:pPr>
        <w:pStyle w:val="a"/>
        <w:rPr>
          <w:rFonts w:hint="cs"/>
          <w:rtl/>
        </w:rPr>
      </w:pPr>
    </w:p>
    <w:p w14:paraId="334ADD78" w14:textId="77777777" w:rsidR="00000000" w:rsidRDefault="007C71EE">
      <w:pPr>
        <w:pStyle w:val="SpeakerCon"/>
        <w:rPr>
          <w:rtl/>
        </w:rPr>
      </w:pPr>
      <w:bookmarkStart w:id="1779" w:name="FS000000493T27_05_2003_20_28_26C"/>
      <w:bookmarkEnd w:id="1779"/>
      <w:r>
        <w:rPr>
          <w:rtl/>
        </w:rPr>
        <w:t>דוד טל (עם אחד):</w:t>
      </w:r>
    </w:p>
    <w:p w14:paraId="5A1F0FAC" w14:textId="77777777" w:rsidR="00000000" w:rsidRDefault="007C71EE">
      <w:pPr>
        <w:pStyle w:val="a"/>
        <w:rPr>
          <w:rtl/>
        </w:rPr>
      </w:pPr>
    </w:p>
    <w:p w14:paraId="74A91378" w14:textId="77777777" w:rsidR="00000000" w:rsidRDefault="007C71EE">
      <w:pPr>
        <w:pStyle w:val="a"/>
        <w:rPr>
          <w:rFonts w:hint="cs"/>
          <w:rtl/>
        </w:rPr>
      </w:pPr>
      <w:r>
        <w:rPr>
          <w:rFonts w:hint="cs"/>
          <w:rtl/>
        </w:rPr>
        <w:t xml:space="preserve">אני לא יודע, אבל אני יודע לומר לך, שזה מכשיר דמוקרטי לגיטימי במדינה כמו מדינת ישראל. מה לעשות? הדמוקרטיה עולה כסף. </w:t>
      </w:r>
    </w:p>
    <w:p w14:paraId="155CE892" w14:textId="77777777" w:rsidR="00000000" w:rsidRDefault="007C71EE">
      <w:pPr>
        <w:pStyle w:val="a"/>
        <w:rPr>
          <w:rFonts w:hint="cs"/>
          <w:rtl/>
        </w:rPr>
      </w:pPr>
    </w:p>
    <w:p w14:paraId="2852D3D3" w14:textId="77777777" w:rsidR="00000000" w:rsidRDefault="007C71EE">
      <w:pPr>
        <w:pStyle w:val="ac"/>
        <w:rPr>
          <w:rtl/>
        </w:rPr>
      </w:pPr>
      <w:r>
        <w:rPr>
          <w:rFonts w:hint="eastAsia"/>
          <w:rtl/>
        </w:rPr>
        <w:t>רוני</w:t>
      </w:r>
      <w:r>
        <w:rPr>
          <w:rtl/>
        </w:rPr>
        <w:t xml:space="preserve"> בר-און (הליכוד):</w:t>
      </w:r>
    </w:p>
    <w:p w14:paraId="0C9514A1" w14:textId="77777777" w:rsidR="00000000" w:rsidRDefault="007C71EE">
      <w:pPr>
        <w:pStyle w:val="a"/>
        <w:rPr>
          <w:rFonts w:hint="cs"/>
          <w:rtl/>
        </w:rPr>
      </w:pPr>
    </w:p>
    <w:p w14:paraId="4E452932" w14:textId="77777777" w:rsidR="00000000" w:rsidRDefault="007C71EE">
      <w:pPr>
        <w:pStyle w:val="a"/>
        <w:rPr>
          <w:rFonts w:hint="cs"/>
          <w:rtl/>
        </w:rPr>
      </w:pPr>
      <w:r>
        <w:rPr>
          <w:rFonts w:hint="cs"/>
          <w:rtl/>
        </w:rPr>
        <w:t>בכסף של ההפגנה הזאת הייתם מפ</w:t>
      </w:r>
      <w:r>
        <w:rPr>
          <w:rFonts w:hint="cs"/>
          <w:rtl/>
        </w:rPr>
        <w:t>רנסים - - -</w:t>
      </w:r>
    </w:p>
    <w:p w14:paraId="4E4A52A8" w14:textId="77777777" w:rsidR="00000000" w:rsidRDefault="007C71EE">
      <w:pPr>
        <w:pStyle w:val="a"/>
        <w:rPr>
          <w:rFonts w:hint="cs"/>
          <w:rtl/>
        </w:rPr>
      </w:pPr>
    </w:p>
    <w:p w14:paraId="1451DBAA" w14:textId="77777777" w:rsidR="00000000" w:rsidRDefault="007C71EE">
      <w:pPr>
        <w:pStyle w:val="SpeakerCon"/>
        <w:rPr>
          <w:rtl/>
        </w:rPr>
      </w:pPr>
      <w:bookmarkStart w:id="1780" w:name="FS000000493T27_05_2003_20_29_05C"/>
      <w:bookmarkEnd w:id="1780"/>
      <w:r>
        <w:rPr>
          <w:rtl/>
        </w:rPr>
        <w:t>דוד טל (עם אחד):</w:t>
      </w:r>
    </w:p>
    <w:p w14:paraId="2364BA10" w14:textId="77777777" w:rsidR="00000000" w:rsidRDefault="007C71EE">
      <w:pPr>
        <w:pStyle w:val="a"/>
        <w:rPr>
          <w:rtl/>
        </w:rPr>
      </w:pPr>
    </w:p>
    <w:p w14:paraId="6A42BF38" w14:textId="77777777" w:rsidR="00000000" w:rsidRDefault="007C71EE">
      <w:pPr>
        <w:pStyle w:val="a"/>
        <w:rPr>
          <w:rFonts w:hint="cs"/>
          <w:rtl/>
        </w:rPr>
      </w:pPr>
      <w:r>
        <w:rPr>
          <w:rFonts w:hint="cs"/>
          <w:rtl/>
        </w:rPr>
        <w:t xml:space="preserve">יושב-ראש הישיבה מזכיר לי שיש לאנשים הזכות לזעוק מקירות לבם כדי להדגיש את העיוות והעוול הגדול שהממשלה הזאת, יותר מכל הממשלות בעבר, עושה. </w:t>
      </w:r>
    </w:p>
    <w:p w14:paraId="1DAEA528" w14:textId="77777777" w:rsidR="00000000" w:rsidRDefault="007C71EE">
      <w:pPr>
        <w:pStyle w:val="a"/>
        <w:rPr>
          <w:rFonts w:hint="cs"/>
          <w:rtl/>
        </w:rPr>
      </w:pPr>
    </w:p>
    <w:p w14:paraId="5002B2E4" w14:textId="77777777" w:rsidR="00000000" w:rsidRDefault="007C71EE">
      <w:pPr>
        <w:pStyle w:val="a"/>
        <w:rPr>
          <w:rFonts w:hint="cs"/>
          <w:rtl/>
        </w:rPr>
      </w:pPr>
      <w:r>
        <w:rPr>
          <w:rFonts w:hint="cs"/>
          <w:rtl/>
        </w:rPr>
        <w:t>אדוני היושב-ראש, עמיתי חברי הכנסת, כאמור, אני מזכיר לצופים בבית, שמחר ב=16:30, בעזרת הש</w:t>
      </w:r>
      <w:r>
        <w:rPr>
          <w:rFonts w:hint="cs"/>
          <w:rtl/>
        </w:rPr>
        <w:t xml:space="preserve">ם  - - - </w:t>
      </w:r>
    </w:p>
    <w:p w14:paraId="1295B9FC" w14:textId="77777777" w:rsidR="00000000" w:rsidRDefault="007C71EE">
      <w:pPr>
        <w:pStyle w:val="a"/>
        <w:rPr>
          <w:rFonts w:hint="cs"/>
          <w:rtl/>
        </w:rPr>
      </w:pPr>
    </w:p>
    <w:p w14:paraId="150CB445" w14:textId="77777777" w:rsidR="00000000" w:rsidRDefault="007C71EE">
      <w:pPr>
        <w:pStyle w:val="ac"/>
        <w:rPr>
          <w:rtl/>
        </w:rPr>
      </w:pPr>
      <w:r>
        <w:rPr>
          <w:rFonts w:hint="eastAsia"/>
          <w:rtl/>
        </w:rPr>
        <w:t>רוני</w:t>
      </w:r>
      <w:r>
        <w:rPr>
          <w:rtl/>
        </w:rPr>
        <w:t xml:space="preserve"> בר-און (הליכוד):</w:t>
      </w:r>
    </w:p>
    <w:p w14:paraId="236C65A1" w14:textId="77777777" w:rsidR="00000000" w:rsidRDefault="007C71EE">
      <w:pPr>
        <w:pStyle w:val="a"/>
        <w:rPr>
          <w:rFonts w:hint="cs"/>
          <w:rtl/>
        </w:rPr>
      </w:pPr>
    </w:p>
    <w:p w14:paraId="10838B90" w14:textId="77777777" w:rsidR="00000000" w:rsidRDefault="007C71EE">
      <w:pPr>
        <w:pStyle w:val="a"/>
        <w:rPr>
          <w:rFonts w:hint="cs"/>
          <w:rtl/>
        </w:rPr>
      </w:pPr>
      <w:r>
        <w:rPr>
          <w:rFonts w:hint="cs"/>
          <w:rtl/>
        </w:rPr>
        <w:t xml:space="preserve">זה בלתי אפשרי. אי-אפשר לדבר אל הצופים בבית, ברשותך, אדוני היושב-ראש. אני לא יכול להיגמל מהנטייה שלי. </w:t>
      </w:r>
    </w:p>
    <w:p w14:paraId="218DBE06" w14:textId="77777777" w:rsidR="00000000" w:rsidRDefault="007C71EE">
      <w:pPr>
        <w:pStyle w:val="a"/>
        <w:rPr>
          <w:rFonts w:hint="cs"/>
          <w:rtl/>
        </w:rPr>
      </w:pPr>
    </w:p>
    <w:p w14:paraId="55BFB42F" w14:textId="77777777" w:rsidR="00000000" w:rsidRDefault="007C71EE">
      <w:pPr>
        <w:pStyle w:val="SpeakerCon"/>
        <w:rPr>
          <w:rtl/>
        </w:rPr>
      </w:pPr>
      <w:bookmarkStart w:id="1781" w:name="FS000000493T27_05_2003_20_30_34C"/>
      <w:bookmarkEnd w:id="1781"/>
      <w:r>
        <w:rPr>
          <w:rtl/>
        </w:rPr>
        <w:t>דוד טל (עם אחד):</w:t>
      </w:r>
    </w:p>
    <w:p w14:paraId="36705E45" w14:textId="77777777" w:rsidR="00000000" w:rsidRDefault="007C71EE">
      <w:pPr>
        <w:pStyle w:val="a"/>
        <w:rPr>
          <w:rtl/>
        </w:rPr>
      </w:pPr>
    </w:p>
    <w:p w14:paraId="0FDD45D3" w14:textId="77777777" w:rsidR="00000000" w:rsidRDefault="007C71EE">
      <w:pPr>
        <w:pStyle w:val="a"/>
        <w:rPr>
          <w:rFonts w:hint="cs"/>
          <w:rtl/>
        </w:rPr>
      </w:pPr>
      <w:r>
        <w:rPr>
          <w:rFonts w:hint="cs"/>
          <w:rtl/>
        </w:rPr>
        <w:t xml:space="preserve">אתה תיגמל משום שאם לא, אני יכול לגבור עליך בכוח המיקרופונים שיש לי כאן. תשתדל להיגמל. </w:t>
      </w:r>
    </w:p>
    <w:p w14:paraId="36CC7171" w14:textId="77777777" w:rsidR="00000000" w:rsidRDefault="007C71EE">
      <w:pPr>
        <w:pStyle w:val="a"/>
        <w:rPr>
          <w:rFonts w:hint="cs"/>
          <w:rtl/>
        </w:rPr>
      </w:pPr>
    </w:p>
    <w:p w14:paraId="5C28C1F5" w14:textId="77777777" w:rsidR="00000000" w:rsidRDefault="007C71EE">
      <w:pPr>
        <w:pStyle w:val="a"/>
        <w:rPr>
          <w:rFonts w:hint="cs"/>
          <w:rtl/>
        </w:rPr>
      </w:pPr>
      <w:r>
        <w:rPr>
          <w:rFonts w:hint="cs"/>
          <w:rtl/>
        </w:rPr>
        <w:t>אזרחי מדינת י</w:t>
      </w:r>
      <w:r>
        <w:rPr>
          <w:rFonts w:hint="cs"/>
          <w:rtl/>
        </w:rPr>
        <w:t xml:space="preserve">שראל, מחר, בעזרת השם, ב=16:30 תתקיים פה הפגנה רבתי. </w:t>
      </w:r>
    </w:p>
    <w:p w14:paraId="22A5BFE7" w14:textId="77777777" w:rsidR="00000000" w:rsidRDefault="007C71EE">
      <w:pPr>
        <w:pStyle w:val="a"/>
        <w:rPr>
          <w:rFonts w:hint="cs"/>
          <w:rtl/>
        </w:rPr>
      </w:pPr>
    </w:p>
    <w:p w14:paraId="4BBFC9F9" w14:textId="77777777" w:rsidR="00000000" w:rsidRDefault="007C71EE">
      <w:pPr>
        <w:pStyle w:val="ac"/>
        <w:rPr>
          <w:rtl/>
        </w:rPr>
      </w:pPr>
    </w:p>
    <w:p w14:paraId="17B4331F" w14:textId="77777777" w:rsidR="00000000" w:rsidRDefault="007C71EE">
      <w:pPr>
        <w:pStyle w:val="ac"/>
        <w:rPr>
          <w:rtl/>
        </w:rPr>
      </w:pPr>
      <w:r>
        <w:rPr>
          <w:rFonts w:hint="eastAsia"/>
          <w:rtl/>
        </w:rPr>
        <w:t>רוני</w:t>
      </w:r>
      <w:r>
        <w:rPr>
          <w:rtl/>
        </w:rPr>
        <w:t xml:space="preserve"> בר-און (הליכוד):</w:t>
      </w:r>
    </w:p>
    <w:p w14:paraId="7719E1AF" w14:textId="77777777" w:rsidR="00000000" w:rsidRDefault="007C71EE">
      <w:pPr>
        <w:pStyle w:val="a"/>
        <w:rPr>
          <w:rFonts w:hint="cs"/>
          <w:rtl/>
        </w:rPr>
      </w:pPr>
    </w:p>
    <w:p w14:paraId="36F3E3F8" w14:textId="77777777" w:rsidR="00000000" w:rsidRDefault="007C71EE">
      <w:pPr>
        <w:pStyle w:val="a"/>
        <w:rPr>
          <w:rFonts w:hint="cs"/>
          <w:rtl/>
        </w:rPr>
      </w:pPr>
      <w:r>
        <w:rPr>
          <w:rFonts w:hint="cs"/>
          <w:rtl/>
        </w:rPr>
        <w:t>מה זה הדבר הזה? מה החוצפה הזאת?</w:t>
      </w:r>
    </w:p>
    <w:p w14:paraId="457D826D" w14:textId="77777777" w:rsidR="00000000" w:rsidRDefault="007C71EE">
      <w:pPr>
        <w:pStyle w:val="a"/>
        <w:rPr>
          <w:rFonts w:hint="cs"/>
          <w:rtl/>
        </w:rPr>
      </w:pPr>
    </w:p>
    <w:p w14:paraId="7B01678F" w14:textId="77777777" w:rsidR="00000000" w:rsidRDefault="007C71EE">
      <w:pPr>
        <w:pStyle w:val="SpeakerCon"/>
        <w:rPr>
          <w:rtl/>
        </w:rPr>
      </w:pPr>
      <w:bookmarkStart w:id="1782" w:name="FS000000493T27_05_2003_20_31_38C"/>
      <w:bookmarkEnd w:id="1782"/>
      <w:r>
        <w:rPr>
          <w:rtl/>
        </w:rPr>
        <w:t>דוד טל (עם אחד):</w:t>
      </w:r>
    </w:p>
    <w:p w14:paraId="7FEEE297" w14:textId="77777777" w:rsidR="00000000" w:rsidRDefault="007C71EE">
      <w:pPr>
        <w:pStyle w:val="a"/>
        <w:rPr>
          <w:rtl/>
        </w:rPr>
      </w:pPr>
    </w:p>
    <w:p w14:paraId="0A77AEA0" w14:textId="77777777" w:rsidR="00000000" w:rsidRDefault="007C71EE">
      <w:pPr>
        <w:pStyle w:val="a"/>
        <w:rPr>
          <w:rFonts w:hint="cs"/>
          <w:rtl/>
        </w:rPr>
      </w:pPr>
      <w:r>
        <w:rPr>
          <w:rFonts w:hint="cs"/>
          <w:rtl/>
        </w:rPr>
        <w:t xml:space="preserve">אני קורא לכם להשתתף בתהלוכה. אני מפנה אותך לתקנון הכנסת, חבר הכנסת רוני </w:t>
      </w:r>
      <w:r>
        <w:rPr>
          <w:rtl/>
        </w:rPr>
        <w:br/>
      </w:r>
      <w:r>
        <w:rPr>
          <w:rFonts w:hint="cs"/>
          <w:rtl/>
        </w:rPr>
        <w:t xml:space="preserve">בר-און. </w:t>
      </w:r>
    </w:p>
    <w:p w14:paraId="2C72D5AA" w14:textId="77777777" w:rsidR="00000000" w:rsidRDefault="007C71EE">
      <w:pPr>
        <w:pStyle w:val="a"/>
        <w:rPr>
          <w:rFonts w:hint="cs"/>
          <w:rtl/>
        </w:rPr>
      </w:pPr>
    </w:p>
    <w:p w14:paraId="4C7BB4AC" w14:textId="77777777" w:rsidR="00000000" w:rsidRDefault="007C71EE">
      <w:pPr>
        <w:pStyle w:val="ad"/>
        <w:rPr>
          <w:rtl/>
        </w:rPr>
      </w:pPr>
      <w:r>
        <w:rPr>
          <w:rtl/>
        </w:rPr>
        <w:t>היו"ר מוחמד ברכה:</w:t>
      </w:r>
    </w:p>
    <w:p w14:paraId="40CF0320" w14:textId="77777777" w:rsidR="00000000" w:rsidRDefault="007C71EE">
      <w:pPr>
        <w:pStyle w:val="a"/>
        <w:rPr>
          <w:rtl/>
        </w:rPr>
      </w:pPr>
    </w:p>
    <w:p w14:paraId="60B7B7E4" w14:textId="77777777" w:rsidR="00000000" w:rsidRDefault="007C71EE">
      <w:pPr>
        <w:pStyle w:val="a"/>
        <w:rPr>
          <w:rFonts w:hint="cs"/>
          <w:rtl/>
        </w:rPr>
      </w:pPr>
      <w:r>
        <w:rPr>
          <w:rFonts w:hint="cs"/>
          <w:rtl/>
        </w:rPr>
        <w:t>אדוני, אל תתערב בניהול הי</w:t>
      </w:r>
      <w:r>
        <w:rPr>
          <w:rFonts w:hint="cs"/>
          <w:rtl/>
        </w:rPr>
        <w:t xml:space="preserve">שיבה. </w:t>
      </w:r>
    </w:p>
    <w:p w14:paraId="03169ACC" w14:textId="77777777" w:rsidR="00000000" w:rsidRDefault="007C71EE">
      <w:pPr>
        <w:pStyle w:val="a"/>
        <w:rPr>
          <w:rFonts w:hint="cs"/>
          <w:rtl/>
        </w:rPr>
      </w:pPr>
    </w:p>
    <w:p w14:paraId="153D25FB" w14:textId="77777777" w:rsidR="00000000" w:rsidRDefault="007C71EE">
      <w:pPr>
        <w:pStyle w:val="SpeakerCon"/>
        <w:rPr>
          <w:rtl/>
        </w:rPr>
      </w:pPr>
      <w:bookmarkStart w:id="1783" w:name="FS000000493T27_05_2003_20_32_07C"/>
      <w:bookmarkEnd w:id="1783"/>
      <w:r>
        <w:rPr>
          <w:rtl/>
        </w:rPr>
        <w:t>דוד טל (עם אחד):</w:t>
      </w:r>
    </w:p>
    <w:p w14:paraId="65E6C58E" w14:textId="77777777" w:rsidR="00000000" w:rsidRDefault="007C71EE">
      <w:pPr>
        <w:pStyle w:val="a"/>
        <w:rPr>
          <w:rtl/>
        </w:rPr>
      </w:pPr>
    </w:p>
    <w:p w14:paraId="6135D258" w14:textId="77777777" w:rsidR="00000000" w:rsidRDefault="007C71EE">
      <w:pPr>
        <w:pStyle w:val="a"/>
        <w:rPr>
          <w:rFonts w:hint="cs"/>
          <w:rtl/>
        </w:rPr>
      </w:pPr>
      <w:r>
        <w:rPr>
          <w:rFonts w:hint="cs"/>
          <w:rtl/>
        </w:rPr>
        <w:t>אתה אמון עלי כיושב-ראש ועדת הכנסת. תבדוק את זה בסעיף הרלוונטי ותראה שזה כך.</w:t>
      </w:r>
    </w:p>
    <w:p w14:paraId="68D35A2D" w14:textId="77777777" w:rsidR="00000000" w:rsidRDefault="007C71EE">
      <w:pPr>
        <w:pStyle w:val="a"/>
        <w:rPr>
          <w:rFonts w:hint="cs"/>
          <w:rtl/>
        </w:rPr>
      </w:pPr>
    </w:p>
    <w:p w14:paraId="0F3752E2" w14:textId="77777777" w:rsidR="00000000" w:rsidRDefault="007C71EE">
      <w:pPr>
        <w:pStyle w:val="ad"/>
        <w:rPr>
          <w:rtl/>
        </w:rPr>
      </w:pPr>
      <w:r>
        <w:rPr>
          <w:rtl/>
        </w:rPr>
        <w:t>היו"ר מוחמד ברכה:</w:t>
      </w:r>
    </w:p>
    <w:p w14:paraId="5873561B" w14:textId="77777777" w:rsidR="00000000" w:rsidRDefault="007C71EE">
      <w:pPr>
        <w:pStyle w:val="a"/>
        <w:rPr>
          <w:rtl/>
        </w:rPr>
      </w:pPr>
    </w:p>
    <w:p w14:paraId="5BBB37E0" w14:textId="77777777" w:rsidR="00000000" w:rsidRDefault="007C71EE">
      <w:pPr>
        <w:pStyle w:val="a"/>
        <w:rPr>
          <w:rFonts w:hint="cs"/>
          <w:rtl/>
        </w:rPr>
      </w:pPr>
      <w:r>
        <w:rPr>
          <w:rFonts w:hint="cs"/>
          <w:rtl/>
        </w:rPr>
        <w:t xml:space="preserve">כבר יומיים נאמרים הדברים האלה. </w:t>
      </w:r>
    </w:p>
    <w:p w14:paraId="385B860F" w14:textId="77777777" w:rsidR="00000000" w:rsidRDefault="007C71EE">
      <w:pPr>
        <w:pStyle w:val="a"/>
        <w:rPr>
          <w:rFonts w:hint="cs"/>
          <w:rtl/>
        </w:rPr>
      </w:pPr>
    </w:p>
    <w:p w14:paraId="2A32C6B1" w14:textId="77777777" w:rsidR="00000000" w:rsidRDefault="007C71EE">
      <w:pPr>
        <w:pStyle w:val="SpeakerCon"/>
        <w:rPr>
          <w:rtl/>
        </w:rPr>
      </w:pPr>
      <w:bookmarkStart w:id="1784" w:name="FS000000493T27_05_2003_20_32_40C"/>
      <w:bookmarkEnd w:id="1784"/>
      <w:r>
        <w:rPr>
          <w:rtl/>
        </w:rPr>
        <w:t>דוד טל (עם אחד):</w:t>
      </w:r>
    </w:p>
    <w:p w14:paraId="78FD3496" w14:textId="77777777" w:rsidR="00000000" w:rsidRDefault="007C71EE">
      <w:pPr>
        <w:pStyle w:val="a"/>
        <w:rPr>
          <w:rtl/>
        </w:rPr>
      </w:pPr>
    </w:p>
    <w:p w14:paraId="24D758DA" w14:textId="77777777" w:rsidR="00000000" w:rsidRDefault="007C71EE">
      <w:pPr>
        <w:pStyle w:val="a"/>
        <w:rPr>
          <w:rFonts w:hint="cs"/>
          <w:rtl/>
        </w:rPr>
      </w:pPr>
      <w:r>
        <w:rPr>
          <w:rFonts w:hint="cs"/>
          <w:rtl/>
        </w:rPr>
        <w:t>אם כן, אני קורא לכם, רבותי אזרחי מדינת ישראל, בואו בהמוניכם כדי לזעוק את הזעקה מקיר</w:t>
      </w:r>
      <w:r>
        <w:rPr>
          <w:rFonts w:hint="cs"/>
          <w:rtl/>
        </w:rPr>
        <w:t xml:space="preserve">ות לבכם. </w:t>
      </w:r>
    </w:p>
    <w:p w14:paraId="74786E7F" w14:textId="77777777" w:rsidR="00000000" w:rsidRDefault="007C71EE">
      <w:pPr>
        <w:pStyle w:val="a"/>
        <w:rPr>
          <w:rFonts w:hint="cs"/>
          <w:rtl/>
        </w:rPr>
      </w:pPr>
    </w:p>
    <w:p w14:paraId="4B33ED08" w14:textId="77777777" w:rsidR="00000000" w:rsidRDefault="007C71EE">
      <w:pPr>
        <w:pStyle w:val="ac"/>
        <w:rPr>
          <w:rtl/>
        </w:rPr>
      </w:pPr>
      <w:r>
        <w:rPr>
          <w:rFonts w:hint="eastAsia"/>
          <w:rtl/>
        </w:rPr>
        <w:t>רוני</w:t>
      </w:r>
      <w:r>
        <w:rPr>
          <w:rtl/>
        </w:rPr>
        <w:t xml:space="preserve"> בר-און (הליכוד):</w:t>
      </w:r>
    </w:p>
    <w:p w14:paraId="22191F27" w14:textId="77777777" w:rsidR="00000000" w:rsidRDefault="007C71EE">
      <w:pPr>
        <w:pStyle w:val="a"/>
        <w:rPr>
          <w:rFonts w:hint="cs"/>
          <w:rtl/>
        </w:rPr>
      </w:pPr>
    </w:p>
    <w:p w14:paraId="38CCED71" w14:textId="77777777" w:rsidR="00000000" w:rsidRDefault="007C71EE">
      <w:pPr>
        <w:pStyle w:val="a"/>
        <w:rPr>
          <w:rFonts w:hint="cs"/>
          <w:rtl/>
        </w:rPr>
      </w:pPr>
      <w:r>
        <w:rPr>
          <w:rFonts w:hint="cs"/>
          <w:rtl/>
        </w:rPr>
        <w:t xml:space="preserve">אין דבר כזה. תקרא אותו לסדר. </w:t>
      </w:r>
    </w:p>
    <w:p w14:paraId="28BDCC76" w14:textId="77777777" w:rsidR="00000000" w:rsidRDefault="007C71EE">
      <w:pPr>
        <w:pStyle w:val="a"/>
        <w:rPr>
          <w:rFonts w:hint="cs"/>
          <w:rtl/>
        </w:rPr>
      </w:pPr>
    </w:p>
    <w:p w14:paraId="14599E7D" w14:textId="77777777" w:rsidR="00000000" w:rsidRDefault="007C71EE">
      <w:pPr>
        <w:pStyle w:val="SpeakerCon"/>
        <w:rPr>
          <w:rtl/>
        </w:rPr>
      </w:pPr>
      <w:bookmarkStart w:id="1785" w:name="FS000000493T27_05_2003_20_33_16C"/>
      <w:bookmarkEnd w:id="1785"/>
      <w:r>
        <w:rPr>
          <w:rtl/>
        </w:rPr>
        <w:t>דוד טל (עם אחד):</w:t>
      </w:r>
    </w:p>
    <w:p w14:paraId="4D21F029" w14:textId="77777777" w:rsidR="00000000" w:rsidRDefault="007C71EE">
      <w:pPr>
        <w:pStyle w:val="a"/>
        <w:rPr>
          <w:rtl/>
        </w:rPr>
      </w:pPr>
    </w:p>
    <w:p w14:paraId="2A072B10" w14:textId="77777777" w:rsidR="00000000" w:rsidRDefault="007C71EE">
      <w:pPr>
        <w:pStyle w:val="a"/>
        <w:rPr>
          <w:rFonts w:hint="cs"/>
          <w:rtl/>
        </w:rPr>
      </w:pPr>
      <w:r>
        <w:rPr>
          <w:rFonts w:hint="cs"/>
          <w:rtl/>
        </w:rPr>
        <w:t xml:space="preserve">משום שבסופו של יום הפגיעה תהיה בכם ולא באף אחד אחר. רק אם תבואו ורק אם תזעקו, אולי אולי זה יחדור ללבבות האטומים של האנשים שיושבים שם בקריית הממשלה. </w:t>
      </w:r>
    </w:p>
    <w:p w14:paraId="700BDA4E" w14:textId="77777777" w:rsidR="00000000" w:rsidRDefault="007C71EE">
      <w:pPr>
        <w:pStyle w:val="a"/>
        <w:rPr>
          <w:rFonts w:hint="cs"/>
          <w:rtl/>
        </w:rPr>
      </w:pPr>
    </w:p>
    <w:p w14:paraId="11C2C5D8" w14:textId="77777777" w:rsidR="00000000" w:rsidRDefault="007C71EE">
      <w:pPr>
        <w:pStyle w:val="ac"/>
        <w:rPr>
          <w:rtl/>
        </w:rPr>
      </w:pPr>
      <w:r>
        <w:rPr>
          <w:rFonts w:hint="eastAsia"/>
          <w:rtl/>
        </w:rPr>
        <w:t>רוני</w:t>
      </w:r>
      <w:r>
        <w:rPr>
          <w:rtl/>
        </w:rPr>
        <w:t xml:space="preserve"> בר-און (הליכוד):</w:t>
      </w:r>
    </w:p>
    <w:p w14:paraId="782CAB55" w14:textId="77777777" w:rsidR="00000000" w:rsidRDefault="007C71EE">
      <w:pPr>
        <w:pStyle w:val="a"/>
        <w:rPr>
          <w:rFonts w:hint="cs"/>
          <w:rtl/>
        </w:rPr>
      </w:pPr>
    </w:p>
    <w:p w14:paraId="64B5E119" w14:textId="77777777" w:rsidR="00000000" w:rsidRDefault="007C71EE">
      <w:pPr>
        <w:pStyle w:val="a"/>
        <w:rPr>
          <w:rFonts w:hint="cs"/>
          <w:rtl/>
        </w:rPr>
      </w:pPr>
      <w:r>
        <w:rPr>
          <w:rFonts w:hint="cs"/>
          <w:rtl/>
        </w:rPr>
        <w:t xml:space="preserve">זה בלתי אפשרי. </w:t>
      </w:r>
    </w:p>
    <w:p w14:paraId="30897AC9" w14:textId="77777777" w:rsidR="00000000" w:rsidRDefault="007C71EE">
      <w:pPr>
        <w:pStyle w:val="a"/>
        <w:rPr>
          <w:rFonts w:hint="cs"/>
          <w:rtl/>
        </w:rPr>
      </w:pPr>
    </w:p>
    <w:p w14:paraId="253850C8" w14:textId="77777777" w:rsidR="00000000" w:rsidRDefault="007C71EE">
      <w:pPr>
        <w:pStyle w:val="ac"/>
        <w:rPr>
          <w:rtl/>
        </w:rPr>
      </w:pPr>
    </w:p>
    <w:p w14:paraId="7C7FC160" w14:textId="77777777" w:rsidR="00000000" w:rsidRDefault="007C71EE">
      <w:pPr>
        <w:pStyle w:val="ac"/>
        <w:rPr>
          <w:rtl/>
        </w:rPr>
      </w:pPr>
      <w:r>
        <w:rPr>
          <w:rFonts w:hint="eastAsia"/>
          <w:rtl/>
        </w:rPr>
        <w:t>מגלי</w:t>
      </w:r>
      <w:r>
        <w:rPr>
          <w:rtl/>
        </w:rPr>
        <w:t xml:space="preserve"> והבה (הליכוד):</w:t>
      </w:r>
    </w:p>
    <w:p w14:paraId="4C2A6CF8" w14:textId="77777777" w:rsidR="00000000" w:rsidRDefault="007C71EE">
      <w:pPr>
        <w:pStyle w:val="a"/>
        <w:rPr>
          <w:rFonts w:hint="cs"/>
          <w:rtl/>
        </w:rPr>
      </w:pPr>
    </w:p>
    <w:p w14:paraId="12A351EB" w14:textId="77777777" w:rsidR="00000000" w:rsidRDefault="007C71EE">
      <w:pPr>
        <w:pStyle w:val="a"/>
        <w:rPr>
          <w:rFonts w:hint="cs"/>
          <w:rtl/>
        </w:rPr>
      </w:pPr>
      <w:r>
        <w:rPr>
          <w:rFonts w:hint="cs"/>
          <w:rtl/>
        </w:rPr>
        <w:t xml:space="preserve">אבל הבחירות נגמרו. </w:t>
      </w:r>
    </w:p>
    <w:p w14:paraId="1E8A6676" w14:textId="77777777" w:rsidR="00000000" w:rsidRDefault="007C71EE">
      <w:pPr>
        <w:pStyle w:val="a"/>
        <w:rPr>
          <w:rFonts w:hint="cs"/>
          <w:rtl/>
        </w:rPr>
      </w:pPr>
    </w:p>
    <w:p w14:paraId="3E897849" w14:textId="77777777" w:rsidR="00000000" w:rsidRDefault="007C71EE">
      <w:pPr>
        <w:pStyle w:val="SpeakerCon"/>
        <w:rPr>
          <w:rtl/>
        </w:rPr>
      </w:pPr>
      <w:bookmarkStart w:id="1786" w:name="FS000000493T27_05_2003_20_34_23C"/>
      <w:bookmarkEnd w:id="1786"/>
      <w:r>
        <w:rPr>
          <w:rtl/>
        </w:rPr>
        <w:t>דוד טל (עם אחד):</w:t>
      </w:r>
    </w:p>
    <w:p w14:paraId="3AD863EF" w14:textId="77777777" w:rsidR="00000000" w:rsidRDefault="007C71EE">
      <w:pPr>
        <w:pStyle w:val="a"/>
        <w:rPr>
          <w:rtl/>
        </w:rPr>
      </w:pPr>
    </w:p>
    <w:p w14:paraId="1A7E9261" w14:textId="77777777" w:rsidR="00000000" w:rsidRDefault="007C71EE">
      <w:pPr>
        <w:pStyle w:val="a"/>
        <w:rPr>
          <w:rFonts w:hint="cs"/>
          <w:rtl/>
        </w:rPr>
      </w:pPr>
      <w:r>
        <w:rPr>
          <w:rFonts w:hint="cs"/>
          <w:rtl/>
        </w:rPr>
        <w:t xml:space="preserve">היא הנותנת. דווקא מפני שהבחירות עברו אין לי שום סיבה, אין לי שום אינטרס מעבר לדאגה ולזעקה שאני רוצה שאזרחי מדינת ישראל יזעקו. </w:t>
      </w:r>
    </w:p>
    <w:p w14:paraId="04C262D1" w14:textId="77777777" w:rsidR="00000000" w:rsidRDefault="007C71EE">
      <w:pPr>
        <w:pStyle w:val="a"/>
        <w:rPr>
          <w:rFonts w:hint="cs"/>
          <w:rtl/>
        </w:rPr>
      </w:pPr>
    </w:p>
    <w:p w14:paraId="30559BA8" w14:textId="77777777" w:rsidR="00000000" w:rsidRDefault="007C71EE">
      <w:pPr>
        <w:pStyle w:val="ac"/>
        <w:rPr>
          <w:rtl/>
        </w:rPr>
      </w:pPr>
      <w:r>
        <w:rPr>
          <w:rFonts w:hint="eastAsia"/>
          <w:rtl/>
        </w:rPr>
        <w:t>חמי</w:t>
      </w:r>
      <w:r>
        <w:rPr>
          <w:rtl/>
        </w:rPr>
        <w:t xml:space="preserve"> דורון (שינוי):</w:t>
      </w:r>
    </w:p>
    <w:p w14:paraId="5F414A8E" w14:textId="77777777" w:rsidR="00000000" w:rsidRDefault="007C71EE">
      <w:pPr>
        <w:pStyle w:val="a"/>
        <w:rPr>
          <w:rFonts w:hint="cs"/>
          <w:rtl/>
        </w:rPr>
      </w:pPr>
    </w:p>
    <w:p w14:paraId="66D61136" w14:textId="77777777" w:rsidR="00000000" w:rsidRDefault="007C71EE">
      <w:pPr>
        <w:pStyle w:val="a"/>
        <w:rPr>
          <w:rFonts w:hint="cs"/>
          <w:rtl/>
        </w:rPr>
      </w:pPr>
      <w:r>
        <w:rPr>
          <w:rFonts w:hint="cs"/>
          <w:rtl/>
        </w:rPr>
        <w:t xml:space="preserve">טעית בכיוון. </w:t>
      </w:r>
    </w:p>
    <w:p w14:paraId="3D5F2679" w14:textId="77777777" w:rsidR="00000000" w:rsidRDefault="007C71EE">
      <w:pPr>
        <w:pStyle w:val="a"/>
        <w:rPr>
          <w:rFonts w:hint="cs"/>
          <w:rtl/>
        </w:rPr>
      </w:pPr>
    </w:p>
    <w:p w14:paraId="0653D257" w14:textId="77777777" w:rsidR="00000000" w:rsidRDefault="007C71EE">
      <w:pPr>
        <w:pStyle w:val="SpeakerCon"/>
        <w:rPr>
          <w:rtl/>
        </w:rPr>
      </w:pPr>
      <w:bookmarkStart w:id="1787" w:name="FS000000493T27_05_2003_20_35_04C"/>
      <w:bookmarkEnd w:id="1787"/>
      <w:r>
        <w:rPr>
          <w:rtl/>
        </w:rPr>
        <w:t>דוד טל (עם אחד)</w:t>
      </w:r>
      <w:r>
        <w:rPr>
          <w:rtl/>
        </w:rPr>
        <w:t>:</w:t>
      </w:r>
    </w:p>
    <w:p w14:paraId="58B91A09" w14:textId="77777777" w:rsidR="00000000" w:rsidRDefault="007C71EE">
      <w:pPr>
        <w:pStyle w:val="a"/>
        <w:rPr>
          <w:rtl/>
        </w:rPr>
      </w:pPr>
    </w:p>
    <w:p w14:paraId="5028C195" w14:textId="77777777" w:rsidR="00000000" w:rsidRDefault="007C71EE">
      <w:pPr>
        <w:pStyle w:val="a"/>
        <w:rPr>
          <w:rFonts w:hint="cs"/>
          <w:rtl/>
        </w:rPr>
      </w:pPr>
      <w:r>
        <w:rPr>
          <w:rFonts w:hint="cs"/>
          <w:rtl/>
        </w:rPr>
        <w:t xml:space="preserve">משום שאתה הולך לשחוק אותם עד עפר, עד דק. אתה עושה את זה ואתה לא מתבייש. אתה לא מתבייש שאתה עושה את זה. אתה לא מרגיש אפילו שאתה צריך למסור להם דין-וחשבון. </w:t>
      </w:r>
    </w:p>
    <w:p w14:paraId="469743B3" w14:textId="77777777" w:rsidR="00000000" w:rsidRDefault="007C71EE">
      <w:pPr>
        <w:pStyle w:val="a"/>
        <w:rPr>
          <w:rFonts w:hint="cs"/>
          <w:rtl/>
        </w:rPr>
      </w:pPr>
    </w:p>
    <w:p w14:paraId="340D0A50" w14:textId="77777777" w:rsidR="00000000" w:rsidRDefault="007C71EE">
      <w:pPr>
        <w:pStyle w:val="a"/>
        <w:rPr>
          <w:rFonts w:hint="cs"/>
          <w:rtl/>
        </w:rPr>
      </w:pPr>
      <w:r>
        <w:rPr>
          <w:rFonts w:hint="cs"/>
          <w:rtl/>
        </w:rPr>
        <w:t>אם כן, רבותי חברי הכנסת, אנחנו רוצים לנסות להעביר את רוע הגזירות הללו, הפוגעות פגיעה אנושה וקשה ב</w:t>
      </w:r>
      <w:r>
        <w:rPr>
          <w:rFonts w:hint="cs"/>
          <w:rtl/>
        </w:rPr>
        <w:t xml:space="preserve">שכבות הביניים ובשכבות החלשות, ואולי נצליח להעביר ממשלת זדון מן הארץ. </w:t>
      </w:r>
    </w:p>
    <w:p w14:paraId="73516232" w14:textId="77777777" w:rsidR="00000000" w:rsidRDefault="007C71EE">
      <w:pPr>
        <w:pStyle w:val="a"/>
        <w:rPr>
          <w:rFonts w:hint="cs"/>
          <w:rtl/>
        </w:rPr>
      </w:pPr>
    </w:p>
    <w:p w14:paraId="14310EC7" w14:textId="77777777" w:rsidR="00000000" w:rsidRDefault="007C71EE">
      <w:pPr>
        <w:pStyle w:val="a"/>
        <w:rPr>
          <w:rFonts w:hint="cs"/>
          <w:rtl/>
        </w:rPr>
      </w:pPr>
      <w:r>
        <w:rPr>
          <w:rFonts w:hint="cs"/>
          <w:rtl/>
        </w:rPr>
        <w:t>רבותי חברי הכנסת, כבר התייחסתי לנושא הפנסיה ואולי עוד אשוב אליו לגבי עוד כל מיני רכיבים כאלה ואחרים. התייחסתי למדינת הרווחה שלנו, לביטוח הלאומי, ואיך הולכים להרוס את הביטוח הלאומי כפי ש</w:t>
      </w:r>
      <w:r>
        <w:rPr>
          <w:rFonts w:hint="cs"/>
          <w:rtl/>
        </w:rPr>
        <w:t xml:space="preserve">הרסו לנו את הבריאות. זה חלק מהתוכנית הגלובלית של הממשלה הזאת. אני רוצה, ברשותכם, להתייחס להצעת חוק-יסוד: משק המדינה (תיקון מס' 6), הצעת החוק שקיימת היום. </w:t>
      </w:r>
    </w:p>
    <w:p w14:paraId="3910B073" w14:textId="77777777" w:rsidR="00000000" w:rsidRDefault="007C71EE">
      <w:pPr>
        <w:pStyle w:val="a"/>
        <w:rPr>
          <w:rFonts w:hint="cs"/>
          <w:rtl/>
        </w:rPr>
      </w:pPr>
    </w:p>
    <w:p w14:paraId="504E028B" w14:textId="77777777" w:rsidR="00000000" w:rsidRDefault="007C71EE">
      <w:pPr>
        <w:pStyle w:val="a"/>
        <w:rPr>
          <w:rFonts w:hint="cs"/>
          <w:rtl/>
        </w:rPr>
      </w:pPr>
      <w:r>
        <w:rPr>
          <w:rFonts w:hint="cs"/>
          <w:rtl/>
        </w:rPr>
        <w:t xml:space="preserve">יש הוראת שעה שהגיש חבר הכנסת אופיר פינס, הוראת שעה האומרת שחברי הכנסת לא יוכלו לחוקק חוק שעלותו מעל </w:t>
      </w:r>
      <w:r>
        <w:rPr>
          <w:rFonts w:hint="cs"/>
          <w:rtl/>
        </w:rPr>
        <w:t xml:space="preserve">5 מיליוני שקלים, אלא אם כן יש לחוק הזה תמיכה של לפחות 50 חברי הכנסת. </w:t>
      </w:r>
    </w:p>
    <w:p w14:paraId="5BC4755F" w14:textId="77777777" w:rsidR="00000000" w:rsidRDefault="007C71EE">
      <w:pPr>
        <w:pStyle w:val="a"/>
        <w:rPr>
          <w:rFonts w:hint="cs"/>
          <w:rtl/>
        </w:rPr>
      </w:pPr>
    </w:p>
    <w:p w14:paraId="1AD7A66A" w14:textId="77777777" w:rsidR="00000000" w:rsidRDefault="007C71EE">
      <w:pPr>
        <w:pStyle w:val="ac"/>
        <w:rPr>
          <w:rtl/>
        </w:rPr>
      </w:pPr>
      <w:r>
        <w:rPr>
          <w:rFonts w:hint="eastAsia"/>
          <w:rtl/>
        </w:rPr>
        <w:t>אברהם</w:t>
      </w:r>
      <w:r>
        <w:rPr>
          <w:rtl/>
        </w:rPr>
        <w:t xml:space="preserve"> בורג (העבודה-מימד):</w:t>
      </w:r>
    </w:p>
    <w:p w14:paraId="5E17EF5F" w14:textId="77777777" w:rsidR="00000000" w:rsidRDefault="007C71EE">
      <w:pPr>
        <w:pStyle w:val="a"/>
        <w:rPr>
          <w:rFonts w:hint="cs"/>
          <w:rtl/>
        </w:rPr>
      </w:pPr>
    </w:p>
    <w:p w14:paraId="5746F88F" w14:textId="77777777" w:rsidR="00000000" w:rsidRDefault="007C71EE">
      <w:pPr>
        <w:pStyle w:val="a"/>
        <w:rPr>
          <w:rFonts w:hint="cs"/>
          <w:rtl/>
        </w:rPr>
      </w:pPr>
      <w:r>
        <w:rPr>
          <w:rFonts w:hint="cs"/>
          <w:rtl/>
        </w:rPr>
        <w:t xml:space="preserve">הצעה תקציבית. </w:t>
      </w:r>
    </w:p>
    <w:p w14:paraId="58BA791D" w14:textId="77777777" w:rsidR="00000000" w:rsidRDefault="007C71EE">
      <w:pPr>
        <w:pStyle w:val="a"/>
        <w:rPr>
          <w:rFonts w:hint="cs"/>
          <w:rtl/>
        </w:rPr>
      </w:pPr>
    </w:p>
    <w:p w14:paraId="04C52E59" w14:textId="77777777" w:rsidR="00000000" w:rsidRDefault="007C71EE">
      <w:pPr>
        <w:pStyle w:val="SpeakerCon"/>
        <w:rPr>
          <w:rtl/>
        </w:rPr>
      </w:pPr>
      <w:bookmarkStart w:id="1788" w:name="FS000000493T27_05_2003_20_38_35C"/>
      <w:bookmarkEnd w:id="1788"/>
      <w:r>
        <w:rPr>
          <w:rtl/>
        </w:rPr>
        <w:t>דוד טל (עם אחד):</w:t>
      </w:r>
    </w:p>
    <w:p w14:paraId="1B8FB386" w14:textId="77777777" w:rsidR="00000000" w:rsidRDefault="007C71EE">
      <w:pPr>
        <w:pStyle w:val="a"/>
        <w:rPr>
          <w:rtl/>
        </w:rPr>
      </w:pPr>
    </w:p>
    <w:p w14:paraId="72E6CF14" w14:textId="77777777" w:rsidR="00000000" w:rsidRDefault="007C71EE">
      <w:pPr>
        <w:pStyle w:val="a"/>
        <w:rPr>
          <w:rFonts w:hint="cs"/>
          <w:rtl/>
        </w:rPr>
      </w:pPr>
      <w:r>
        <w:rPr>
          <w:rFonts w:hint="cs"/>
          <w:rtl/>
        </w:rPr>
        <w:t xml:space="preserve">אני רוצה לדבר קודם כול על העיקרון שבחוק הזה. השאלה היא אם נכון ואם ראוי שהבית הזה, הריבון, ששאב את כוחו מהציבור, אותו ציבור </w:t>
      </w:r>
      <w:r>
        <w:rPr>
          <w:rFonts w:hint="cs"/>
          <w:rtl/>
        </w:rPr>
        <w:t>שעכשיו שומע אותי ורואה אותי, וקיבל את המנדט, נבחר - - -</w:t>
      </w:r>
    </w:p>
    <w:p w14:paraId="1BA32356" w14:textId="77777777" w:rsidR="00000000" w:rsidRDefault="007C71EE">
      <w:pPr>
        <w:pStyle w:val="a"/>
        <w:rPr>
          <w:rFonts w:hint="cs"/>
          <w:rtl/>
        </w:rPr>
      </w:pPr>
    </w:p>
    <w:p w14:paraId="5C8F5177" w14:textId="77777777" w:rsidR="00000000" w:rsidRDefault="007C71EE">
      <w:pPr>
        <w:pStyle w:val="ac"/>
        <w:rPr>
          <w:rtl/>
        </w:rPr>
      </w:pPr>
    </w:p>
    <w:p w14:paraId="0135170E" w14:textId="77777777" w:rsidR="00000000" w:rsidRDefault="007C71EE">
      <w:pPr>
        <w:pStyle w:val="ac"/>
        <w:rPr>
          <w:rtl/>
        </w:rPr>
      </w:pPr>
      <w:r>
        <w:rPr>
          <w:rFonts w:hint="eastAsia"/>
          <w:rtl/>
        </w:rPr>
        <w:t>יאיר</w:t>
      </w:r>
      <w:r>
        <w:rPr>
          <w:rtl/>
        </w:rPr>
        <w:t xml:space="preserve"> פרץ (ש"ס):</w:t>
      </w:r>
    </w:p>
    <w:p w14:paraId="6CC218E0" w14:textId="77777777" w:rsidR="00000000" w:rsidRDefault="007C71EE">
      <w:pPr>
        <w:pStyle w:val="a"/>
        <w:rPr>
          <w:rFonts w:hint="cs"/>
          <w:rtl/>
        </w:rPr>
      </w:pPr>
    </w:p>
    <w:p w14:paraId="6D412A55" w14:textId="77777777" w:rsidR="00000000" w:rsidRDefault="007C71EE">
      <w:pPr>
        <w:pStyle w:val="a"/>
        <w:rPr>
          <w:rFonts w:hint="cs"/>
          <w:rtl/>
        </w:rPr>
      </w:pPr>
      <w:r>
        <w:rPr>
          <w:rFonts w:hint="cs"/>
          <w:rtl/>
        </w:rPr>
        <w:t xml:space="preserve">ושאתה מבקש ממנו לבוא מחר להפגנה. </w:t>
      </w:r>
    </w:p>
    <w:p w14:paraId="7801E5E7" w14:textId="77777777" w:rsidR="00000000" w:rsidRDefault="007C71EE">
      <w:pPr>
        <w:pStyle w:val="a"/>
        <w:rPr>
          <w:rFonts w:hint="cs"/>
          <w:rtl/>
        </w:rPr>
      </w:pPr>
    </w:p>
    <w:p w14:paraId="7BDDC5D3" w14:textId="77777777" w:rsidR="00000000" w:rsidRDefault="007C71EE">
      <w:pPr>
        <w:pStyle w:val="SpeakerCon"/>
        <w:rPr>
          <w:rtl/>
        </w:rPr>
      </w:pPr>
      <w:bookmarkStart w:id="1789" w:name="FS000000493T27_05_2003_20_39_29C"/>
      <w:bookmarkEnd w:id="1789"/>
      <w:r>
        <w:rPr>
          <w:rtl/>
        </w:rPr>
        <w:t>דוד טל (עם אחד):</w:t>
      </w:r>
    </w:p>
    <w:p w14:paraId="05FB3A0C" w14:textId="77777777" w:rsidR="00000000" w:rsidRDefault="007C71EE">
      <w:pPr>
        <w:pStyle w:val="a"/>
        <w:rPr>
          <w:rtl/>
        </w:rPr>
      </w:pPr>
    </w:p>
    <w:p w14:paraId="11EEA4B8" w14:textId="77777777" w:rsidR="00000000" w:rsidRDefault="007C71EE">
      <w:pPr>
        <w:pStyle w:val="a"/>
        <w:rPr>
          <w:rFonts w:hint="cs"/>
          <w:rtl/>
        </w:rPr>
      </w:pPr>
      <w:r>
        <w:rPr>
          <w:rFonts w:hint="cs"/>
          <w:rtl/>
        </w:rPr>
        <w:t>הוא קיבל את המנדט הזה כדי לקבוע בעצם את העדיפות הלאומית של המדינה שלנו. בעצם חקיקת החוק, חברי חברי הכנסת, אני חושב שאנחנו פוגעים</w:t>
      </w:r>
      <w:r>
        <w:rPr>
          <w:rFonts w:hint="cs"/>
          <w:rtl/>
        </w:rPr>
        <w:t xml:space="preserve"> פגיעה קשה בבית הזה, הגם שאומרים לי שזה נהוג בהרבה מקומות בעולם. מזכירים לי כל מיני מקומות, ואני לא רוצה להרגיז את חבר הכנסת בר-און, אבל תמיד מביאים לי דוגמאות של ארצות-הברית הגדולה. אני מוכן שנאמץ את כל מה שבארצות-הברית הגדולה, והבית הזה יבחר, למשל, את הש</w:t>
      </w:r>
      <w:r>
        <w:rPr>
          <w:rFonts w:hint="cs"/>
          <w:rtl/>
        </w:rPr>
        <w:t xml:space="preserve">ופטים. </w:t>
      </w:r>
    </w:p>
    <w:p w14:paraId="0B31EFD4" w14:textId="77777777" w:rsidR="00000000" w:rsidRDefault="007C71EE">
      <w:pPr>
        <w:pStyle w:val="a"/>
        <w:rPr>
          <w:rFonts w:hint="cs"/>
          <w:rtl/>
        </w:rPr>
      </w:pPr>
    </w:p>
    <w:p w14:paraId="15CA4859" w14:textId="77777777" w:rsidR="00000000" w:rsidRDefault="007C71EE">
      <w:pPr>
        <w:pStyle w:val="ac"/>
        <w:rPr>
          <w:rtl/>
        </w:rPr>
      </w:pPr>
      <w:r>
        <w:rPr>
          <w:rFonts w:hint="eastAsia"/>
          <w:rtl/>
        </w:rPr>
        <w:t>אברהם</w:t>
      </w:r>
      <w:r>
        <w:rPr>
          <w:rtl/>
        </w:rPr>
        <w:t xml:space="preserve"> בורג (העבודה-מימד):</w:t>
      </w:r>
    </w:p>
    <w:p w14:paraId="0C4637E1" w14:textId="77777777" w:rsidR="00000000" w:rsidRDefault="007C71EE">
      <w:pPr>
        <w:pStyle w:val="a"/>
        <w:rPr>
          <w:rFonts w:hint="cs"/>
          <w:rtl/>
        </w:rPr>
      </w:pPr>
    </w:p>
    <w:p w14:paraId="7CDA7964" w14:textId="77777777" w:rsidR="00000000" w:rsidRDefault="007C71EE">
      <w:pPr>
        <w:pStyle w:val="a"/>
        <w:rPr>
          <w:rFonts w:hint="cs"/>
          <w:rtl/>
        </w:rPr>
      </w:pPr>
      <w:r>
        <w:rPr>
          <w:rFonts w:hint="cs"/>
          <w:rtl/>
        </w:rPr>
        <w:t>כולל הרפורמים?</w:t>
      </w:r>
    </w:p>
    <w:p w14:paraId="646FFC8B" w14:textId="77777777" w:rsidR="00000000" w:rsidRDefault="007C71EE">
      <w:pPr>
        <w:pStyle w:val="a"/>
        <w:rPr>
          <w:rFonts w:hint="cs"/>
          <w:rtl/>
        </w:rPr>
      </w:pPr>
    </w:p>
    <w:p w14:paraId="37384D38" w14:textId="77777777" w:rsidR="00000000" w:rsidRDefault="007C71EE">
      <w:pPr>
        <w:pStyle w:val="SpeakerCon"/>
        <w:rPr>
          <w:rtl/>
        </w:rPr>
      </w:pPr>
      <w:bookmarkStart w:id="1790" w:name="FS000000493T27_05_2003_20_41_03C"/>
      <w:bookmarkEnd w:id="1790"/>
      <w:r>
        <w:rPr>
          <w:rtl/>
        </w:rPr>
        <w:t>דוד טל (עם אחד):</w:t>
      </w:r>
    </w:p>
    <w:p w14:paraId="05F72654" w14:textId="77777777" w:rsidR="00000000" w:rsidRDefault="007C71EE">
      <w:pPr>
        <w:pStyle w:val="a"/>
        <w:rPr>
          <w:rtl/>
        </w:rPr>
      </w:pPr>
    </w:p>
    <w:p w14:paraId="758614D7" w14:textId="77777777" w:rsidR="00000000" w:rsidRDefault="007C71EE">
      <w:pPr>
        <w:pStyle w:val="a"/>
        <w:rPr>
          <w:rFonts w:hint="cs"/>
          <w:rtl/>
        </w:rPr>
      </w:pPr>
      <w:r>
        <w:rPr>
          <w:rFonts w:hint="cs"/>
          <w:rtl/>
        </w:rPr>
        <w:t xml:space="preserve">הבית הזה יבחר את השופטים בבית-המשפט העליון ואת נשיא בית-המשפט העליון, והשופטים לא יבחרו את עצמם, כפי שנאמר כאן וגם בוועדת החוקה, חוק ומשפט, חבר מביא חבר. הם דואגים למיליה שלהם, ואי-אפשר </w:t>
      </w:r>
      <w:r>
        <w:rPr>
          <w:rFonts w:hint="cs"/>
          <w:rtl/>
        </w:rPr>
        <w:t xml:space="preserve">לפרוץ את זה. </w:t>
      </w:r>
    </w:p>
    <w:p w14:paraId="33DA8261" w14:textId="77777777" w:rsidR="00000000" w:rsidRDefault="007C71EE">
      <w:pPr>
        <w:pStyle w:val="a"/>
        <w:rPr>
          <w:rFonts w:hint="cs"/>
          <w:rtl/>
        </w:rPr>
      </w:pPr>
    </w:p>
    <w:p w14:paraId="60C889E5" w14:textId="77777777" w:rsidR="00000000" w:rsidRDefault="007C71EE">
      <w:pPr>
        <w:pStyle w:val="a"/>
        <w:rPr>
          <w:rFonts w:hint="cs"/>
          <w:rtl/>
        </w:rPr>
      </w:pPr>
      <w:r>
        <w:rPr>
          <w:rFonts w:hint="cs"/>
          <w:rtl/>
        </w:rPr>
        <w:t xml:space="preserve">יחד עם חבר הכנסת פורז - אני הייתי בש"ס ואולי אני עדיין חשוד, או שהייתי חשוד, אבל חבר הכנסת פורז, שר הפנים דהיום </w:t>
      </w:r>
      <w:r>
        <w:rPr>
          <w:rtl/>
        </w:rPr>
        <w:t>–</w:t>
      </w:r>
      <w:r>
        <w:rPr>
          <w:rFonts w:hint="cs"/>
          <w:rtl/>
        </w:rPr>
        <w:t xml:space="preserve"> הגשנו בשעתנו הצעת חוק בדבר הגדלת מספר השופטים בבית-המשפט העליון. הכוונה היתה באמת ובתמים, ואני מראה לכם שידי נקיות, כדי להוריד </w:t>
      </w:r>
      <w:r>
        <w:rPr>
          <w:rFonts w:hint="cs"/>
          <w:rtl/>
        </w:rPr>
        <w:t>את העומס, כדי שלא יהיה עינוי דין. כבר אמר השופט לנדוי, נשיא בית-המשפט הקודם, שעינוי דין פעמים הוא עיוות דין. רצינו למנוע את זה. אני גרסתי שצריך 18 שופטים, התפשרנו אפילו על קצת פחות מזה, אבל נאדה, כלום, לא עזר. לא הצלחנו לשכנע את נשיא בית-המשפט העליון ולא ה</w:t>
      </w:r>
      <w:r>
        <w:rPr>
          <w:rFonts w:hint="cs"/>
          <w:rtl/>
        </w:rPr>
        <w:t xml:space="preserve">צלחנו לשכנע כאן, בוועדת החוקה, מפני שהיתה התנגדות חזקה מאוד של משרד המשפטים. נשאר מיליה קטן, צפוף, שבוחר רק את עצמו. </w:t>
      </w:r>
    </w:p>
    <w:p w14:paraId="085EFB0C" w14:textId="77777777" w:rsidR="00000000" w:rsidRDefault="007C71EE">
      <w:pPr>
        <w:pStyle w:val="a"/>
        <w:rPr>
          <w:rFonts w:hint="cs"/>
          <w:rtl/>
        </w:rPr>
      </w:pPr>
    </w:p>
    <w:p w14:paraId="3ED1C191" w14:textId="77777777" w:rsidR="00000000" w:rsidRDefault="007C71EE">
      <w:pPr>
        <w:pStyle w:val="a"/>
        <w:rPr>
          <w:rFonts w:hint="cs"/>
          <w:rtl/>
        </w:rPr>
      </w:pPr>
      <w:r>
        <w:rPr>
          <w:rFonts w:hint="cs"/>
          <w:rtl/>
        </w:rPr>
        <w:t>נפל דבר בישראל. לפני כחודש וחצי-חודשיים, אולי קצת יותר, ישבו השופטים בבית-המשפט העליון והלכו לקבוע מי מהאנשים ראוי שישרת בקודש, יהיה בבית</w:t>
      </w:r>
      <w:r>
        <w:rPr>
          <w:rFonts w:hint="cs"/>
          <w:rtl/>
        </w:rPr>
        <w:t xml:space="preserve">-המשפט העליון. הם הציעו את מי שהציעו, ועלה שמה של פרופסור נילי כהן. אני לא מכיר אותה באופן אישי, אבל נאמר שהיא "קליברית" במושגים של עולם המשפט, בקיאה, מהאקדמיה. יש הדלפות למאות ולאלפים מהבית הזה, מישיבות הממשלה ואפילו מוועדת החוץ והביטחון, אבל מאותה קבוצה </w:t>
      </w:r>
      <w:r>
        <w:rPr>
          <w:rFonts w:hint="cs"/>
          <w:rtl/>
        </w:rPr>
        <w:t>של בית-המשפט העליון אפשר היה לצפות לתת קצת כבוד למערכת שממנה הם באים. משם הדליפו דברים חמורים, שאני לא רוצה לחזור עליהם, כדי שלא לפגוע בפרופסור נילי כהן. דברים חמורים. הרי עוף השמים לא הוליך את הקול, היה מישהו שהוליך את הקול. היה אפשר לצפות מהם שהדבר הזה ל</w:t>
      </w:r>
      <w:r>
        <w:rPr>
          <w:rFonts w:hint="cs"/>
          <w:rtl/>
        </w:rPr>
        <w:t xml:space="preserve">א ייעשה. </w:t>
      </w:r>
    </w:p>
    <w:p w14:paraId="0FFBB916" w14:textId="77777777" w:rsidR="00000000" w:rsidRDefault="007C71EE">
      <w:pPr>
        <w:pStyle w:val="a"/>
        <w:rPr>
          <w:rFonts w:hint="cs"/>
          <w:rtl/>
        </w:rPr>
      </w:pPr>
    </w:p>
    <w:p w14:paraId="46F83990" w14:textId="77777777" w:rsidR="00000000" w:rsidRDefault="007C71EE">
      <w:pPr>
        <w:pStyle w:val="a"/>
        <w:rPr>
          <w:rFonts w:hint="cs"/>
          <w:rtl/>
        </w:rPr>
      </w:pPr>
      <w:r>
        <w:rPr>
          <w:rFonts w:hint="cs"/>
          <w:rtl/>
        </w:rPr>
        <w:t>הגשתי היום לכנסת הצעת חוק. אני מוכן שהוועדה למינוי שופטים תקבע את המועמדים לבית-המשפט העליון וגם מי יהיה הנשיא, שיבדקו כמה מועמדים. אבל ההצעה שלי היא שהם יגישו את זה לכנסת, והכנסת תצטרך לבחור מבין השופטים. רוצה לומר: נניח שיש אחד, שניים או שלושה</w:t>
      </w:r>
      <w:r>
        <w:rPr>
          <w:rFonts w:hint="cs"/>
          <w:rtl/>
        </w:rPr>
        <w:t xml:space="preserve"> מקומות שצריך למלא. אני רוצה לבקש שאותה ועדה מכובדת למינוי שופטים תביא לבית הזה כמה מועמדים ראויים, שעברו את הסף ולכל הדעות הם ראויים להיות שופטים בבית-המשפט העליון, ואז ממילא לא יוכלו לטעון כלפינו שיש כאן משהו פוליטי, התערבות פוליטית או משהו מהסוג הזה. הב</w:t>
      </w:r>
      <w:r>
        <w:rPr>
          <w:rFonts w:hint="cs"/>
          <w:rtl/>
        </w:rPr>
        <w:t xml:space="preserve">ית הזה, כפי שהוא בוחר את נשיא המדינה, כפי שהוא בוחר את מבקר המדינה, יבחר את השופטים. </w:t>
      </w:r>
    </w:p>
    <w:p w14:paraId="3BC52879" w14:textId="77777777" w:rsidR="00000000" w:rsidRDefault="007C71EE">
      <w:pPr>
        <w:pStyle w:val="a"/>
        <w:rPr>
          <w:rFonts w:hint="cs"/>
          <w:rtl/>
        </w:rPr>
      </w:pPr>
    </w:p>
    <w:p w14:paraId="15AE77A9" w14:textId="77777777" w:rsidR="00000000" w:rsidRDefault="007C71EE">
      <w:pPr>
        <w:pStyle w:val="ac"/>
        <w:rPr>
          <w:rtl/>
        </w:rPr>
      </w:pPr>
      <w:r>
        <w:rPr>
          <w:rFonts w:hint="eastAsia"/>
          <w:rtl/>
        </w:rPr>
        <w:t>רוני</w:t>
      </w:r>
      <w:r>
        <w:rPr>
          <w:rtl/>
        </w:rPr>
        <w:t xml:space="preserve"> בר-און (הליכוד):</w:t>
      </w:r>
    </w:p>
    <w:p w14:paraId="61314FBB" w14:textId="77777777" w:rsidR="00000000" w:rsidRDefault="007C71EE">
      <w:pPr>
        <w:pStyle w:val="a"/>
        <w:rPr>
          <w:rFonts w:hint="cs"/>
          <w:rtl/>
        </w:rPr>
      </w:pPr>
    </w:p>
    <w:p w14:paraId="3BCCA1C2" w14:textId="77777777" w:rsidR="00000000" w:rsidRDefault="007C71EE">
      <w:pPr>
        <w:pStyle w:val="a"/>
        <w:rPr>
          <w:rFonts w:hint="cs"/>
          <w:rtl/>
        </w:rPr>
      </w:pPr>
      <w:r>
        <w:rPr>
          <w:rFonts w:hint="cs"/>
          <w:rtl/>
        </w:rPr>
        <w:t xml:space="preserve">את יושב-ראש הכנסת. </w:t>
      </w:r>
    </w:p>
    <w:p w14:paraId="34666DBD" w14:textId="77777777" w:rsidR="00000000" w:rsidRDefault="007C71EE">
      <w:pPr>
        <w:pStyle w:val="a"/>
        <w:rPr>
          <w:rFonts w:hint="cs"/>
          <w:rtl/>
        </w:rPr>
      </w:pPr>
    </w:p>
    <w:p w14:paraId="588CB277" w14:textId="77777777" w:rsidR="00000000" w:rsidRDefault="007C71EE">
      <w:pPr>
        <w:pStyle w:val="SpeakerCon"/>
        <w:rPr>
          <w:rtl/>
        </w:rPr>
      </w:pPr>
      <w:bookmarkStart w:id="1791" w:name="FS000000493T27_05_2003_20_55_51C"/>
      <w:bookmarkEnd w:id="1791"/>
      <w:r>
        <w:rPr>
          <w:rtl/>
        </w:rPr>
        <w:t>דוד טל (עם אחד):</w:t>
      </w:r>
    </w:p>
    <w:p w14:paraId="28A77206" w14:textId="77777777" w:rsidR="00000000" w:rsidRDefault="007C71EE">
      <w:pPr>
        <w:pStyle w:val="a"/>
        <w:rPr>
          <w:rtl/>
        </w:rPr>
      </w:pPr>
    </w:p>
    <w:p w14:paraId="3ACE0E25" w14:textId="77777777" w:rsidR="00000000" w:rsidRDefault="007C71EE">
      <w:pPr>
        <w:pStyle w:val="a"/>
        <w:rPr>
          <w:rFonts w:hint="cs"/>
          <w:rtl/>
        </w:rPr>
      </w:pPr>
      <w:r>
        <w:rPr>
          <w:rFonts w:hint="cs"/>
          <w:rtl/>
        </w:rPr>
        <w:t xml:space="preserve">את יושב-ראש הכנסת ודאי, אבל אני מדבר על מינויים חיצוניים. הוא יבחר גם את נשיא </w:t>
      </w:r>
      <w:r>
        <w:rPr>
          <w:rtl/>
        </w:rPr>
        <w:br/>
      </w:r>
      <w:r>
        <w:rPr>
          <w:rFonts w:hint="cs"/>
          <w:rtl/>
        </w:rPr>
        <w:t>בית-המשפט, ואז לא נצטרך לבחו</w:t>
      </w:r>
      <w:r>
        <w:rPr>
          <w:rFonts w:hint="cs"/>
          <w:rtl/>
        </w:rPr>
        <w:t xml:space="preserve">ר את השופט הוותיק, הגבוה או הנמוך או כל מיני דברים מהסוג הזה, אלא נבחר את העילוי שבהם, את הטוב שבהם ולא בהכרח את הוותיק שבהם. </w:t>
      </w:r>
    </w:p>
    <w:p w14:paraId="0E01839A" w14:textId="77777777" w:rsidR="00000000" w:rsidRDefault="007C71EE">
      <w:pPr>
        <w:pStyle w:val="a"/>
        <w:rPr>
          <w:rFonts w:hint="cs"/>
          <w:rtl/>
        </w:rPr>
      </w:pPr>
    </w:p>
    <w:p w14:paraId="6B225C78" w14:textId="77777777" w:rsidR="00000000" w:rsidRDefault="007C71EE">
      <w:pPr>
        <w:pStyle w:val="ac"/>
        <w:rPr>
          <w:rtl/>
        </w:rPr>
      </w:pPr>
      <w:r>
        <w:rPr>
          <w:rtl/>
        </w:rPr>
        <w:t>חמי דורון (שינוי):</w:t>
      </w:r>
    </w:p>
    <w:p w14:paraId="20426A45" w14:textId="77777777" w:rsidR="00000000" w:rsidRDefault="007C71EE">
      <w:pPr>
        <w:pStyle w:val="a"/>
        <w:rPr>
          <w:rtl/>
        </w:rPr>
      </w:pPr>
    </w:p>
    <w:p w14:paraId="2EF3AA84" w14:textId="77777777" w:rsidR="00000000" w:rsidRDefault="007C71EE">
      <w:pPr>
        <w:pStyle w:val="a"/>
        <w:rPr>
          <w:rFonts w:hint="cs"/>
          <w:rtl/>
        </w:rPr>
      </w:pPr>
      <w:r>
        <w:rPr>
          <w:rFonts w:hint="cs"/>
          <w:rtl/>
        </w:rPr>
        <w:t xml:space="preserve">אתה היית חושב שאכן כנסת ישראל תהיה מוכנה לבחור את העילוי שבהם ולא תבחר את  הקומבינה?  </w:t>
      </w:r>
    </w:p>
    <w:p w14:paraId="54E14E70" w14:textId="77777777" w:rsidR="00000000" w:rsidRDefault="007C71EE">
      <w:pPr>
        <w:pStyle w:val="a"/>
        <w:rPr>
          <w:rFonts w:hint="cs"/>
          <w:rtl/>
        </w:rPr>
      </w:pPr>
    </w:p>
    <w:p w14:paraId="628AF946" w14:textId="77777777" w:rsidR="00000000" w:rsidRDefault="007C71EE">
      <w:pPr>
        <w:pStyle w:val="SpeakerCon"/>
        <w:rPr>
          <w:rtl/>
        </w:rPr>
      </w:pPr>
      <w:bookmarkStart w:id="1792" w:name="FS000000493T27_05_2003_20_03_03"/>
      <w:bookmarkEnd w:id="1792"/>
      <w:r>
        <w:rPr>
          <w:rFonts w:hint="eastAsia"/>
          <w:rtl/>
        </w:rPr>
        <w:t>דוד</w:t>
      </w:r>
      <w:r>
        <w:rPr>
          <w:rtl/>
        </w:rPr>
        <w:t xml:space="preserve"> טל (עם אחד):</w:t>
      </w:r>
    </w:p>
    <w:p w14:paraId="0889E36D" w14:textId="77777777" w:rsidR="00000000" w:rsidRDefault="007C71EE">
      <w:pPr>
        <w:pStyle w:val="a"/>
        <w:rPr>
          <w:rFonts w:hint="cs"/>
          <w:rtl/>
        </w:rPr>
      </w:pPr>
    </w:p>
    <w:p w14:paraId="2CE67CC7" w14:textId="77777777" w:rsidR="00000000" w:rsidRDefault="007C71EE">
      <w:pPr>
        <w:pStyle w:val="a"/>
        <w:rPr>
          <w:rFonts w:hint="cs"/>
          <w:rtl/>
        </w:rPr>
      </w:pPr>
      <w:r>
        <w:rPr>
          <w:rFonts w:hint="cs"/>
          <w:rtl/>
        </w:rPr>
        <w:t>אי</w:t>
      </w:r>
      <w:r>
        <w:rPr>
          <w:rFonts w:hint="cs"/>
          <w:rtl/>
        </w:rPr>
        <w:t>ן שום ספק שהיום, בצורה הנוכחית, זה הרבה יותר גבוה. מה שבטוח הוא, שכל מי שאני לא אבחר יהיה ראוי להיות שופט בית-המשפט העליון. אפשר לומר שבפוטנציה כל שופט בית-משפט עליון  ראוי להיות גם נשיא בית-המשפט העליון. איך אני יודע את זה? מפני שאם הוא היה צעיר, נכנס בדי</w:t>
      </w:r>
      <w:r>
        <w:rPr>
          <w:rFonts w:hint="cs"/>
          <w:rtl/>
        </w:rPr>
        <w:t xml:space="preserve">וק בזמן וותיק, ממילא הוא היה נבחר לנשיא בית-המשפט העליון. </w:t>
      </w:r>
    </w:p>
    <w:p w14:paraId="214DB044" w14:textId="77777777" w:rsidR="00000000" w:rsidRDefault="007C71EE">
      <w:pPr>
        <w:pStyle w:val="a"/>
        <w:rPr>
          <w:rFonts w:hint="cs"/>
          <w:rtl/>
        </w:rPr>
      </w:pPr>
    </w:p>
    <w:p w14:paraId="3C6FEF9A" w14:textId="77777777" w:rsidR="00000000" w:rsidRDefault="007C71EE">
      <w:pPr>
        <w:pStyle w:val="ac"/>
        <w:rPr>
          <w:rtl/>
        </w:rPr>
      </w:pPr>
      <w:r>
        <w:rPr>
          <w:rFonts w:hint="eastAsia"/>
          <w:rtl/>
        </w:rPr>
        <w:t>אברהם</w:t>
      </w:r>
      <w:r>
        <w:rPr>
          <w:rtl/>
        </w:rPr>
        <w:t xml:space="preserve"> בורג (העבודה-מימד):</w:t>
      </w:r>
    </w:p>
    <w:p w14:paraId="2D47CB0D" w14:textId="77777777" w:rsidR="00000000" w:rsidRDefault="007C71EE">
      <w:pPr>
        <w:pStyle w:val="a"/>
        <w:rPr>
          <w:rFonts w:hint="cs"/>
          <w:rtl/>
        </w:rPr>
      </w:pPr>
    </w:p>
    <w:p w14:paraId="36457EFA" w14:textId="77777777" w:rsidR="00000000" w:rsidRDefault="007C71EE">
      <w:pPr>
        <w:pStyle w:val="a"/>
        <w:rPr>
          <w:rFonts w:hint="cs"/>
          <w:rtl/>
        </w:rPr>
      </w:pPr>
      <w:r>
        <w:rPr>
          <w:rFonts w:hint="cs"/>
          <w:rtl/>
        </w:rPr>
        <w:t xml:space="preserve">אם הוא היה צעיר מדי לא היו בוחרים בו. </w:t>
      </w:r>
    </w:p>
    <w:p w14:paraId="2324FAB7" w14:textId="77777777" w:rsidR="00000000" w:rsidRDefault="007C71EE">
      <w:pPr>
        <w:pStyle w:val="a"/>
        <w:rPr>
          <w:rFonts w:hint="cs"/>
          <w:rtl/>
        </w:rPr>
      </w:pPr>
    </w:p>
    <w:p w14:paraId="5CB2F34E" w14:textId="77777777" w:rsidR="00000000" w:rsidRDefault="007C71EE">
      <w:pPr>
        <w:pStyle w:val="SpeakerCon"/>
        <w:rPr>
          <w:rtl/>
        </w:rPr>
      </w:pPr>
      <w:bookmarkStart w:id="1793" w:name="FS000000493T27_05_2003_20_04_58C"/>
      <w:bookmarkEnd w:id="1793"/>
      <w:r>
        <w:rPr>
          <w:rtl/>
        </w:rPr>
        <w:t>דוד טל (עם אחד):</w:t>
      </w:r>
    </w:p>
    <w:p w14:paraId="582CD359" w14:textId="77777777" w:rsidR="00000000" w:rsidRDefault="007C71EE">
      <w:pPr>
        <w:pStyle w:val="a"/>
        <w:rPr>
          <w:rtl/>
        </w:rPr>
      </w:pPr>
    </w:p>
    <w:p w14:paraId="4AB4D945" w14:textId="77777777" w:rsidR="00000000" w:rsidRDefault="007C71EE">
      <w:pPr>
        <w:pStyle w:val="a"/>
        <w:rPr>
          <w:rFonts w:hint="cs"/>
          <w:rtl/>
        </w:rPr>
      </w:pPr>
      <w:r>
        <w:rPr>
          <w:rFonts w:hint="cs"/>
          <w:rtl/>
        </w:rPr>
        <w:t xml:space="preserve">גם זה יכול להיות. </w:t>
      </w:r>
    </w:p>
    <w:p w14:paraId="1700010A" w14:textId="77777777" w:rsidR="00000000" w:rsidRDefault="007C71EE">
      <w:pPr>
        <w:pStyle w:val="a"/>
        <w:rPr>
          <w:rFonts w:hint="cs"/>
          <w:rtl/>
        </w:rPr>
      </w:pPr>
    </w:p>
    <w:p w14:paraId="76348F5B" w14:textId="77777777" w:rsidR="00000000" w:rsidRDefault="007C71EE">
      <w:pPr>
        <w:pStyle w:val="a"/>
        <w:rPr>
          <w:rFonts w:hint="cs"/>
          <w:rtl/>
        </w:rPr>
      </w:pPr>
      <w:r>
        <w:rPr>
          <w:rFonts w:hint="cs"/>
          <w:rtl/>
        </w:rPr>
        <w:t>אני אומר בכנות, עם כל הכבוד, שאנחנו חייבים לחזק את המערכת הזאת, את מערכת בתי-המשפט, אבל אי-</w:t>
      </w:r>
      <w:r>
        <w:rPr>
          <w:rFonts w:hint="cs"/>
          <w:rtl/>
        </w:rPr>
        <w:t xml:space="preserve">אפשר שהמערכת הזאת לא יודעת שובע, רוצה לדרוס יותר ויותר ולקחת עוד ועוד סמכויות. מחר ודאי יגידו שאני משתלח, אבל כבר השופט ברק, נשיא בית-המשפט העליון, אמר שהביקורת היא נשמת אפה של הדמוקרטיה. </w:t>
      </w:r>
    </w:p>
    <w:p w14:paraId="596C9523" w14:textId="77777777" w:rsidR="00000000" w:rsidRDefault="007C71EE">
      <w:pPr>
        <w:pStyle w:val="a"/>
        <w:rPr>
          <w:rFonts w:hint="cs"/>
          <w:rtl/>
        </w:rPr>
      </w:pPr>
    </w:p>
    <w:p w14:paraId="35A23BF4" w14:textId="77777777" w:rsidR="00000000" w:rsidRDefault="007C71EE">
      <w:pPr>
        <w:pStyle w:val="a"/>
        <w:rPr>
          <w:rFonts w:hint="cs"/>
          <w:rtl/>
        </w:rPr>
      </w:pPr>
      <w:r>
        <w:rPr>
          <w:rFonts w:hint="cs"/>
          <w:rtl/>
        </w:rPr>
        <w:t>למען אותה מערכת משפט, כדאי שהם יעסקו בשלהם ואנחנו נעסוק בשלנו. איך</w:t>
      </w:r>
      <w:r>
        <w:rPr>
          <w:rFonts w:hint="cs"/>
          <w:rtl/>
        </w:rPr>
        <w:t xml:space="preserve"> אמרה פרופסור רות גביזון? היא אמרה, שמי שרוצה יתכבד, יעבור את הוואדי, יגיע לפה, יגיש מועמדות, יתמודד קצת במרכז כזה או אחר </w:t>
      </w:r>
      <w:r>
        <w:rPr>
          <w:rtl/>
        </w:rPr>
        <w:t>–</w:t>
      </w:r>
      <w:r>
        <w:rPr>
          <w:rFonts w:hint="cs"/>
          <w:rtl/>
        </w:rPr>
        <w:t xml:space="preserve"> את זה אני מוסיף </w:t>
      </w:r>
      <w:r>
        <w:rPr>
          <w:rtl/>
        </w:rPr>
        <w:t>–</w:t>
      </w:r>
      <w:r>
        <w:rPr>
          <w:rFonts w:hint="cs"/>
          <w:rtl/>
        </w:rPr>
        <w:t xml:space="preserve"> יקבל מנדט, יבוא וישנה פה סדרי בראשית. אבל הם לא צריכים לעשות את זה. גם השופט לנדוי, נשיא בית-המשפט העליון הקודם, א</w:t>
      </w:r>
      <w:r>
        <w:rPr>
          <w:rFonts w:hint="cs"/>
          <w:rtl/>
        </w:rPr>
        <w:t xml:space="preserve">מר: אין לנו לשפוט אלא לפי מה שהמחוקק קבע לנו, ואין לנו לפרשן, לא בצורה כזאת ולא בצורה אחרת. </w:t>
      </w:r>
    </w:p>
    <w:p w14:paraId="2BE2CA1F" w14:textId="77777777" w:rsidR="00000000" w:rsidRDefault="007C71EE">
      <w:pPr>
        <w:pStyle w:val="a"/>
        <w:rPr>
          <w:rFonts w:hint="cs"/>
          <w:rtl/>
        </w:rPr>
      </w:pPr>
    </w:p>
    <w:p w14:paraId="3670CFDE" w14:textId="77777777" w:rsidR="00000000" w:rsidRDefault="007C71EE">
      <w:pPr>
        <w:pStyle w:val="a"/>
        <w:rPr>
          <w:rFonts w:hint="cs"/>
          <w:rtl/>
        </w:rPr>
      </w:pPr>
      <w:r>
        <w:rPr>
          <w:rFonts w:hint="cs"/>
          <w:rtl/>
        </w:rPr>
        <w:t>חבר הכנסת רוני בר-און, אני פונה אליך מפני שאתה יושב-ראש ועדה חשובה מאוד ואתה גם משפטן. אני חושב שהיתה פגיעה במערכת. עד היום חברי מש"ס לא רוצים להצביע על חוקי-יסוד</w:t>
      </w:r>
      <w:r>
        <w:rPr>
          <w:rFonts w:hint="cs"/>
          <w:rtl/>
        </w:rPr>
        <w:t xml:space="preserve">, הגם שלדעתי יש חוקי-יסוד חשובים. למשל, חוק-יסוד: זכויות חברתיות הוא מאוד חשוב, לדעתי, אמרתי את זה גם בעבר, ולא הצבעתי בעדו בגלל התפיסה הזאת. הפחד והחשש הוא שהפרשנות לחוק תהיה קיצונית מאוד. אני מפקפק במערכת, ואני לא רוצה לפקפק בה, אני רוצה להיות בטוח ושקט </w:t>
      </w:r>
      <w:r>
        <w:rPr>
          <w:rFonts w:hint="cs"/>
          <w:rtl/>
        </w:rPr>
        <w:t xml:space="preserve">שאכן הם יעשו את מלאכתם נאמנה. אם תתקבל הצעתי, אני חושב שבכך אני אעזור לאותה מערכת. </w:t>
      </w:r>
    </w:p>
    <w:p w14:paraId="20E351DD" w14:textId="77777777" w:rsidR="00000000" w:rsidRDefault="007C71EE">
      <w:pPr>
        <w:pStyle w:val="a"/>
        <w:rPr>
          <w:rFonts w:hint="cs"/>
          <w:rtl/>
        </w:rPr>
      </w:pPr>
    </w:p>
    <w:p w14:paraId="4BC8596F" w14:textId="77777777" w:rsidR="00000000" w:rsidRDefault="007C71EE">
      <w:pPr>
        <w:pStyle w:val="a"/>
        <w:rPr>
          <w:rFonts w:hint="cs"/>
          <w:rtl/>
        </w:rPr>
      </w:pPr>
      <w:r>
        <w:rPr>
          <w:rFonts w:hint="cs"/>
          <w:rtl/>
        </w:rPr>
        <w:t xml:space="preserve">אם אני כבר מגיע לעניין הזמן, אנהג לפי השיטה הנקוטה, ואם אני עובר את הזמן תוריד לי את זה מהסבב הבא, כפי שהיה עם יוסי שריד. יש סיכום כזה. </w:t>
      </w:r>
    </w:p>
    <w:p w14:paraId="601BE278" w14:textId="77777777" w:rsidR="00000000" w:rsidRDefault="007C71EE">
      <w:pPr>
        <w:pStyle w:val="a"/>
        <w:rPr>
          <w:rFonts w:hint="cs"/>
          <w:rtl/>
        </w:rPr>
      </w:pPr>
    </w:p>
    <w:p w14:paraId="28CC0C0F" w14:textId="77777777" w:rsidR="00000000" w:rsidRDefault="007C71EE">
      <w:pPr>
        <w:pStyle w:val="ac"/>
        <w:rPr>
          <w:rtl/>
        </w:rPr>
      </w:pPr>
      <w:r>
        <w:rPr>
          <w:rFonts w:hint="eastAsia"/>
          <w:rtl/>
        </w:rPr>
        <w:t>מגלי</w:t>
      </w:r>
      <w:r>
        <w:rPr>
          <w:rtl/>
        </w:rPr>
        <w:t xml:space="preserve"> והבה (הליכוד):</w:t>
      </w:r>
    </w:p>
    <w:p w14:paraId="36F75598" w14:textId="77777777" w:rsidR="00000000" w:rsidRDefault="007C71EE">
      <w:pPr>
        <w:pStyle w:val="a"/>
        <w:rPr>
          <w:rFonts w:hint="cs"/>
          <w:rtl/>
        </w:rPr>
      </w:pPr>
    </w:p>
    <w:p w14:paraId="499B8042" w14:textId="77777777" w:rsidR="00000000" w:rsidRDefault="007C71EE">
      <w:pPr>
        <w:pStyle w:val="a"/>
        <w:rPr>
          <w:rFonts w:hint="cs"/>
          <w:rtl/>
        </w:rPr>
      </w:pPr>
      <w:r>
        <w:rPr>
          <w:rFonts w:hint="cs"/>
          <w:rtl/>
        </w:rPr>
        <w:t>אולי אתה תדב</w:t>
      </w:r>
      <w:r>
        <w:rPr>
          <w:rFonts w:hint="cs"/>
          <w:rtl/>
        </w:rPr>
        <w:t xml:space="preserve">ר עד הבוקר. </w:t>
      </w:r>
    </w:p>
    <w:p w14:paraId="6D944E39" w14:textId="77777777" w:rsidR="00000000" w:rsidRDefault="007C71EE">
      <w:pPr>
        <w:pStyle w:val="a"/>
        <w:rPr>
          <w:rFonts w:hint="cs"/>
          <w:rtl/>
        </w:rPr>
      </w:pPr>
    </w:p>
    <w:p w14:paraId="6D89D046" w14:textId="77777777" w:rsidR="00000000" w:rsidRDefault="007C71EE">
      <w:pPr>
        <w:pStyle w:val="SpeakerCon"/>
        <w:rPr>
          <w:rtl/>
        </w:rPr>
      </w:pPr>
      <w:bookmarkStart w:id="1794" w:name="FS000000493T27_05_2003_20_13_24C"/>
      <w:bookmarkEnd w:id="1794"/>
      <w:r>
        <w:rPr>
          <w:rtl/>
        </w:rPr>
        <w:t>דוד טל (עם אחד):</w:t>
      </w:r>
    </w:p>
    <w:p w14:paraId="5B07F91A" w14:textId="77777777" w:rsidR="00000000" w:rsidRDefault="007C71EE">
      <w:pPr>
        <w:pStyle w:val="a"/>
        <w:rPr>
          <w:rtl/>
        </w:rPr>
      </w:pPr>
    </w:p>
    <w:p w14:paraId="5BEC3508" w14:textId="77777777" w:rsidR="00000000" w:rsidRDefault="007C71EE">
      <w:pPr>
        <w:pStyle w:val="a"/>
        <w:rPr>
          <w:rFonts w:hint="cs"/>
          <w:rtl/>
        </w:rPr>
      </w:pPr>
      <w:r>
        <w:rPr>
          <w:rFonts w:hint="cs"/>
          <w:rtl/>
        </w:rPr>
        <w:t xml:space="preserve">לא, אין לי הזמן. אמרתי שזה יהיה אם אגלוש מהזמן. </w:t>
      </w:r>
    </w:p>
    <w:p w14:paraId="0FBB64E7" w14:textId="77777777" w:rsidR="00000000" w:rsidRDefault="007C71EE">
      <w:pPr>
        <w:pStyle w:val="a"/>
        <w:rPr>
          <w:rFonts w:hint="cs"/>
          <w:rtl/>
        </w:rPr>
      </w:pPr>
    </w:p>
    <w:p w14:paraId="231AA219" w14:textId="77777777" w:rsidR="00000000" w:rsidRDefault="007C71EE">
      <w:pPr>
        <w:pStyle w:val="ad"/>
        <w:rPr>
          <w:rtl/>
        </w:rPr>
      </w:pPr>
      <w:r>
        <w:rPr>
          <w:rtl/>
        </w:rPr>
        <w:t>היו"ר מוחמד ברכה:</w:t>
      </w:r>
    </w:p>
    <w:p w14:paraId="4FC96B0E" w14:textId="77777777" w:rsidR="00000000" w:rsidRDefault="007C71EE">
      <w:pPr>
        <w:pStyle w:val="a"/>
        <w:rPr>
          <w:rtl/>
        </w:rPr>
      </w:pPr>
    </w:p>
    <w:p w14:paraId="7D1CC6FB" w14:textId="77777777" w:rsidR="00000000" w:rsidRDefault="007C71EE">
      <w:pPr>
        <w:pStyle w:val="a"/>
        <w:rPr>
          <w:rFonts w:hint="cs"/>
          <w:rtl/>
        </w:rPr>
      </w:pPr>
      <w:r>
        <w:rPr>
          <w:rFonts w:hint="cs"/>
          <w:rtl/>
        </w:rPr>
        <w:t xml:space="preserve">ההערה היתה מיותרת, הייתי נותן לך עוד דקה אחת או שתיים. </w:t>
      </w:r>
    </w:p>
    <w:p w14:paraId="540A95A6" w14:textId="77777777" w:rsidR="00000000" w:rsidRDefault="007C71EE">
      <w:pPr>
        <w:pStyle w:val="a"/>
        <w:rPr>
          <w:rFonts w:hint="cs"/>
          <w:rtl/>
        </w:rPr>
      </w:pPr>
    </w:p>
    <w:p w14:paraId="351BF4EC" w14:textId="77777777" w:rsidR="00000000" w:rsidRDefault="007C71EE">
      <w:pPr>
        <w:pStyle w:val="ac"/>
        <w:rPr>
          <w:rtl/>
        </w:rPr>
      </w:pPr>
      <w:r>
        <w:rPr>
          <w:rFonts w:hint="eastAsia"/>
          <w:rtl/>
        </w:rPr>
        <w:t>רוני</w:t>
      </w:r>
      <w:r>
        <w:rPr>
          <w:rtl/>
        </w:rPr>
        <w:t xml:space="preserve"> בר-און (הליכוד):</w:t>
      </w:r>
    </w:p>
    <w:p w14:paraId="0C8FBFA1" w14:textId="77777777" w:rsidR="00000000" w:rsidRDefault="007C71EE">
      <w:pPr>
        <w:pStyle w:val="a"/>
        <w:rPr>
          <w:rFonts w:hint="cs"/>
          <w:rtl/>
        </w:rPr>
      </w:pPr>
    </w:p>
    <w:p w14:paraId="01B73851" w14:textId="77777777" w:rsidR="00000000" w:rsidRDefault="007C71EE">
      <w:pPr>
        <w:pStyle w:val="a"/>
        <w:ind w:left="719" w:firstLine="0"/>
        <w:rPr>
          <w:rFonts w:hint="cs"/>
          <w:rtl/>
        </w:rPr>
      </w:pPr>
      <w:r>
        <w:rPr>
          <w:rFonts w:hint="cs"/>
          <w:rtl/>
        </w:rPr>
        <w:t>- - - עכשיו כדורגל.</w:t>
      </w:r>
    </w:p>
    <w:p w14:paraId="6CF83112" w14:textId="77777777" w:rsidR="00000000" w:rsidRDefault="007C71EE">
      <w:pPr>
        <w:pStyle w:val="a"/>
        <w:rPr>
          <w:rFonts w:hint="cs"/>
          <w:rtl/>
        </w:rPr>
      </w:pPr>
    </w:p>
    <w:p w14:paraId="087F81D8" w14:textId="77777777" w:rsidR="00000000" w:rsidRDefault="007C71EE">
      <w:pPr>
        <w:pStyle w:val="SpeakerCon"/>
        <w:rPr>
          <w:rtl/>
        </w:rPr>
      </w:pPr>
      <w:bookmarkStart w:id="1795" w:name="FS000000493T27_05_2003_20_15_28C"/>
      <w:bookmarkEnd w:id="1795"/>
      <w:r>
        <w:rPr>
          <w:rtl/>
        </w:rPr>
        <w:t>דוד טל (עם אחד):</w:t>
      </w:r>
    </w:p>
    <w:p w14:paraId="1EA50114" w14:textId="77777777" w:rsidR="00000000" w:rsidRDefault="007C71EE">
      <w:pPr>
        <w:pStyle w:val="a"/>
        <w:rPr>
          <w:rtl/>
        </w:rPr>
      </w:pPr>
    </w:p>
    <w:p w14:paraId="3B272C4A" w14:textId="77777777" w:rsidR="00000000" w:rsidRDefault="007C71EE">
      <w:pPr>
        <w:pStyle w:val="a"/>
        <w:rPr>
          <w:rFonts w:hint="cs"/>
          <w:rtl/>
        </w:rPr>
      </w:pPr>
      <w:r>
        <w:rPr>
          <w:rFonts w:hint="cs"/>
          <w:rtl/>
        </w:rPr>
        <w:t xml:space="preserve">לא מעניין אותי כדורגל. כרגע מעניינת </w:t>
      </w:r>
      <w:r>
        <w:rPr>
          <w:rFonts w:hint="cs"/>
          <w:rtl/>
        </w:rPr>
        <w:t xml:space="preserve">אותי הפנסיה, מעניין אותי סל התרופות, מעניינת אותי מדינת הרווחה והביטוח הלאומי שהולכים לשדוד אותו. </w:t>
      </w:r>
    </w:p>
    <w:p w14:paraId="68DAEC6C" w14:textId="77777777" w:rsidR="00000000" w:rsidRDefault="007C71EE">
      <w:pPr>
        <w:pStyle w:val="a"/>
        <w:rPr>
          <w:rFonts w:hint="cs"/>
          <w:rtl/>
        </w:rPr>
      </w:pPr>
    </w:p>
    <w:p w14:paraId="31ACC766" w14:textId="77777777" w:rsidR="00000000" w:rsidRDefault="007C71EE">
      <w:pPr>
        <w:pStyle w:val="ad"/>
        <w:rPr>
          <w:rtl/>
        </w:rPr>
      </w:pPr>
      <w:r>
        <w:rPr>
          <w:rtl/>
        </w:rPr>
        <w:t>היו"ר מוחמד ברכה:</w:t>
      </w:r>
    </w:p>
    <w:p w14:paraId="4C6A5791" w14:textId="77777777" w:rsidR="00000000" w:rsidRDefault="007C71EE">
      <w:pPr>
        <w:pStyle w:val="a"/>
        <w:rPr>
          <w:rtl/>
        </w:rPr>
      </w:pPr>
    </w:p>
    <w:p w14:paraId="26AE2267" w14:textId="77777777" w:rsidR="00000000" w:rsidRDefault="007C71EE">
      <w:pPr>
        <w:pStyle w:val="a"/>
        <w:rPr>
          <w:rFonts w:hint="cs"/>
          <w:rtl/>
        </w:rPr>
      </w:pPr>
      <w:r>
        <w:rPr>
          <w:rFonts w:hint="cs"/>
          <w:rtl/>
        </w:rPr>
        <w:t xml:space="preserve">אל תיסחף. </w:t>
      </w:r>
    </w:p>
    <w:p w14:paraId="016AA343" w14:textId="77777777" w:rsidR="00000000" w:rsidRDefault="007C71EE">
      <w:pPr>
        <w:pStyle w:val="a"/>
        <w:rPr>
          <w:rFonts w:hint="cs"/>
          <w:rtl/>
        </w:rPr>
      </w:pPr>
    </w:p>
    <w:p w14:paraId="7305ECA5" w14:textId="77777777" w:rsidR="00000000" w:rsidRDefault="007C71EE">
      <w:pPr>
        <w:pStyle w:val="SpeakerCon"/>
        <w:rPr>
          <w:rtl/>
        </w:rPr>
      </w:pPr>
      <w:bookmarkStart w:id="1796" w:name="FS000000493T27_05_2003_20_16_26C"/>
      <w:bookmarkEnd w:id="1796"/>
      <w:r>
        <w:rPr>
          <w:rtl/>
        </w:rPr>
        <w:t>דוד טל (עם אחד):</w:t>
      </w:r>
    </w:p>
    <w:p w14:paraId="455475B2" w14:textId="77777777" w:rsidR="00000000" w:rsidRDefault="007C71EE">
      <w:pPr>
        <w:pStyle w:val="a"/>
        <w:rPr>
          <w:rtl/>
        </w:rPr>
      </w:pPr>
    </w:p>
    <w:p w14:paraId="54340781" w14:textId="77777777" w:rsidR="00000000" w:rsidRDefault="007C71EE">
      <w:pPr>
        <w:pStyle w:val="a"/>
        <w:rPr>
          <w:rFonts w:hint="cs"/>
          <w:rtl/>
        </w:rPr>
      </w:pPr>
      <w:r>
        <w:rPr>
          <w:rFonts w:hint="cs"/>
          <w:rtl/>
        </w:rPr>
        <w:t xml:space="preserve">אלה הדברים שמעניינים אותי, לא הכדורגל. </w:t>
      </w:r>
    </w:p>
    <w:p w14:paraId="6B10B188" w14:textId="77777777" w:rsidR="00000000" w:rsidRDefault="007C71EE">
      <w:pPr>
        <w:pStyle w:val="a"/>
        <w:rPr>
          <w:rFonts w:hint="cs"/>
          <w:rtl/>
        </w:rPr>
      </w:pPr>
    </w:p>
    <w:p w14:paraId="7A77AE28" w14:textId="77777777" w:rsidR="00000000" w:rsidRDefault="007C71EE">
      <w:pPr>
        <w:pStyle w:val="ad"/>
        <w:rPr>
          <w:rtl/>
        </w:rPr>
      </w:pPr>
      <w:r>
        <w:rPr>
          <w:rtl/>
        </w:rPr>
        <w:t>היו"ר מוחמד ברכה:</w:t>
      </w:r>
    </w:p>
    <w:p w14:paraId="5C612931" w14:textId="77777777" w:rsidR="00000000" w:rsidRDefault="007C71EE">
      <w:pPr>
        <w:pStyle w:val="a"/>
        <w:rPr>
          <w:rtl/>
        </w:rPr>
      </w:pPr>
    </w:p>
    <w:p w14:paraId="167635F6" w14:textId="77777777" w:rsidR="00000000" w:rsidRDefault="007C71EE">
      <w:pPr>
        <w:pStyle w:val="a"/>
        <w:rPr>
          <w:rFonts w:hint="cs"/>
          <w:rtl/>
        </w:rPr>
      </w:pPr>
      <w:r>
        <w:rPr>
          <w:rFonts w:hint="cs"/>
          <w:rtl/>
        </w:rPr>
        <w:t xml:space="preserve">אלה שמעניינים אותך רואים את גמר גביע המדינה. </w:t>
      </w:r>
    </w:p>
    <w:p w14:paraId="5000ED31" w14:textId="77777777" w:rsidR="00000000" w:rsidRDefault="007C71EE">
      <w:pPr>
        <w:pStyle w:val="a"/>
        <w:rPr>
          <w:rFonts w:hint="cs"/>
          <w:rtl/>
        </w:rPr>
      </w:pPr>
    </w:p>
    <w:p w14:paraId="4E984DF0" w14:textId="77777777" w:rsidR="00000000" w:rsidRDefault="007C71EE">
      <w:pPr>
        <w:pStyle w:val="SpeakerCon"/>
        <w:rPr>
          <w:rtl/>
        </w:rPr>
      </w:pPr>
      <w:bookmarkStart w:id="1797" w:name="FS000000493T27_05_2003_20_16_50C"/>
      <w:bookmarkEnd w:id="1797"/>
    </w:p>
    <w:p w14:paraId="43F2C18F" w14:textId="77777777" w:rsidR="00000000" w:rsidRDefault="007C71EE">
      <w:pPr>
        <w:pStyle w:val="SpeakerCon"/>
        <w:rPr>
          <w:rtl/>
        </w:rPr>
      </w:pPr>
      <w:r>
        <w:rPr>
          <w:rtl/>
        </w:rPr>
        <w:t>דוד טל (עם אחד):</w:t>
      </w:r>
    </w:p>
    <w:p w14:paraId="52F86ED4" w14:textId="77777777" w:rsidR="00000000" w:rsidRDefault="007C71EE">
      <w:pPr>
        <w:pStyle w:val="a"/>
        <w:rPr>
          <w:rtl/>
        </w:rPr>
      </w:pPr>
    </w:p>
    <w:p w14:paraId="1FC099BA" w14:textId="77777777" w:rsidR="00000000" w:rsidRDefault="007C71EE">
      <w:pPr>
        <w:pStyle w:val="a"/>
        <w:rPr>
          <w:rFonts w:hint="cs"/>
          <w:rtl/>
        </w:rPr>
      </w:pPr>
      <w:r>
        <w:rPr>
          <w:rFonts w:hint="cs"/>
          <w:rtl/>
        </w:rPr>
        <w:t xml:space="preserve">מצוין. כל אחד יש לו אהבות שלו.  רוני בר-און עדיין אוהב את "בית"ר ירושלים". אתה אוהב אותי? אני מודה לך מאוד, אני רק מבקש את זה בכתב. </w:t>
      </w:r>
    </w:p>
    <w:p w14:paraId="3AD63ED3" w14:textId="77777777" w:rsidR="00000000" w:rsidRDefault="007C71EE">
      <w:pPr>
        <w:pStyle w:val="a"/>
        <w:rPr>
          <w:rFonts w:hint="cs"/>
          <w:rtl/>
        </w:rPr>
      </w:pPr>
    </w:p>
    <w:p w14:paraId="4834FEB7" w14:textId="77777777" w:rsidR="00000000" w:rsidRDefault="007C71EE">
      <w:pPr>
        <w:pStyle w:val="a"/>
        <w:rPr>
          <w:rFonts w:hint="cs"/>
          <w:rtl/>
        </w:rPr>
      </w:pPr>
      <w:r>
        <w:rPr>
          <w:rFonts w:hint="cs"/>
          <w:rtl/>
        </w:rPr>
        <w:t>אני רוצה לסיים את הנושא של מערכת המשפט; אדבר על זה יותר בשעות המאוחרות של הלילה ואזמין את רוני בר-און ש</w:t>
      </w:r>
      <w:r>
        <w:rPr>
          <w:rFonts w:hint="cs"/>
          <w:rtl/>
        </w:rPr>
        <w:t xml:space="preserve">ישמע אותי. </w:t>
      </w:r>
    </w:p>
    <w:p w14:paraId="341C990F" w14:textId="77777777" w:rsidR="00000000" w:rsidRDefault="007C71EE">
      <w:pPr>
        <w:pStyle w:val="a"/>
        <w:rPr>
          <w:rFonts w:hint="cs"/>
          <w:rtl/>
        </w:rPr>
      </w:pPr>
    </w:p>
    <w:p w14:paraId="4828A17A" w14:textId="77777777" w:rsidR="00000000" w:rsidRDefault="007C71EE">
      <w:pPr>
        <w:pStyle w:val="a"/>
        <w:rPr>
          <w:rFonts w:hint="cs"/>
          <w:rtl/>
        </w:rPr>
      </w:pPr>
      <w:r>
        <w:rPr>
          <w:rFonts w:hint="cs"/>
          <w:rtl/>
        </w:rPr>
        <w:t>אם אני חוזר להצעת חוק-יסוד: משק המדינה, אמרו לי שזה לא הוגן ולא "פייר" שממשלה קבעה וסגרה תקציב מסוים, וכמחוקק אני מחוקק חוק שעלותו הרבה כסף, לצורך הדוגמה מיליארד או 2 מיליארדי שקלים,  כשהיא כבר סגרה את התקציב ואין לה מקורות נוספים. אמרתי שזה נ</w:t>
      </w:r>
      <w:r>
        <w:rPr>
          <w:rFonts w:hint="cs"/>
          <w:rtl/>
        </w:rPr>
        <w:t>כון, הם צודקים. לצורך העניין אפשר לדחות את תחולת החוק לשנת התקציב הבאה, ואז זה לא פוגע בתקציב הזה. בשנת התקציב הבאה, לפני שהיא חושבת משהו, תגיד הממשלה: המחוקק קבע לי אולי סדר עדיפויות לאומי אחר ממה שאני חושבת, בשנה שעברה עבר חוק - - -</w:t>
      </w:r>
    </w:p>
    <w:p w14:paraId="59C794AB" w14:textId="77777777" w:rsidR="00000000" w:rsidRDefault="007C71EE">
      <w:pPr>
        <w:pStyle w:val="a"/>
        <w:rPr>
          <w:rFonts w:hint="cs"/>
          <w:rtl/>
        </w:rPr>
      </w:pPr>
    </w:p>
    <w:p w14:paraId="589F4BAC" w14:textId="77777777" w:rsidR="00000000" w:rsidRDefault="007C71EE">
      <w:pPr>
        <w:pStyle w:val="ad"/>
        <w:rPr>
          <w:rtl/>
        </w:rPr>
      </w:pPr>
      <w:r>
        <w:rPr>
          <w:rtl/>
        </w:rPr>
        <w:t>היו"ר מוחמד ברכה:</w:t>
      </w:r>
    </w:p>
    <w:p w14:paraId="7226E05F" w14:textId="77777777" w:rsidR="00000000" w:rsidRDefault="007C71EE">
      <w:pPr>
        <w:pStyle w:val="a"/>
        <w:rPr>
          <w:rtl/>
        </w:rPr>
      </w:pPr>
    </w:p>
    <w:p w14:paraId="587A8303" w14:textId="77777777" w:rsidR="00000000" w:rsidRDefault="007C71EE">
      <w:pPr>
        <w:pStyle w:val="a"/>
        <w:rPr>
          <w:rFonts w:hint="cs"/>
          <w:rtl/>
        </w:rPr>
      </w:pPr>
      <w:r>
        <w:rPr>
          <w:rFonts w:hint="cs"/>
          <w:rtl/>
        </w:rPr>
        <w:t>ל</w:t>
      </w:r>
      <w:r>
        <w:rPr>
          <w:rFonts w:hint="cs"/>
          <w:rtl/>
        </w:rPr>
        <w:t xml:space="preserve">כן אני אכניס את זה לחוק ההסדרים והכול יעבור בשלום. </w:t>
      </w:r>
    </w:p>
    <w:p w14:paraId="6F00F682" w14:textId="77777777" w:rsidR="00000000" w:rsidRDefault="007C71EE">
      <w:pPr>
        <w:pStyle w:val="a"/>
        <w:rPr>
          <w:rFonts w:hint="cs"/>
          <w:rtl/>
        </w:rPr>
      </w:pPr>
    </w:p>
    <w:p w14:paraId="12FDD310" w14:textId="77777777" w:rsidR="00000000" w:rsidRDefault="007C71EE">
      <w:pPr>
        <w:pStyle w:val="SpeakerCon"/>
        <w:rPr>
          <w:rtl/>
        </w:rPr>
      </w:pPr>
      <w:bookmarkStart w:id="1798" w:name="FS000000493T27_05_2003_20_20_51C"/>
      <w:bookmarkEnd w:id="1798"/>
      <w:r>
        <w:rPr>
          <w:rtl/>
        </w:rPr>
        <w:t>דוד טל (עם אחד):</w:t>
      </w:r>
    </w:p>
    <w:p w14:paraId="2E96CDC7" w14:textId="77777777" w:rsidR="00000000" w:rsidRDefault="007C71EE">
      <w:pPr>
        <w:pStyle w:val="a"/>
        <w:rPr>
          <w:rtl/>
        </w:rPr>
      </w:pPr>
    </w:p>
    <w:p w14:paraId="6A611146" w14:textId="77777777" w:rsidR="00000000" w:rsidRDefault="007C71EE">
      <w:pPr>
        <w:pStyle w:val="a"/>
        <w:rPr>
          <w:rFonts w:hint="cs"/>
          <w:rtl/>
        </w:rPr>
      </w:pPr>
      <w:r>
        <w:rPr>
          <w:rFonts w:hint="cs"/>
          <w:rtl/>
        </w:rPr>
        <w:t xml:space="preserve">אז היא תכניס את זה למעגל של השנה הבאה, וכך תממש בדיוק את מה שאנחנו צריכים להיות: אנחנו נקבע את המדיניות ואת סדר העדיפויות הלאומי.  </w:t>
      </w:r>
    </w:p>
    <w:p w14:paraId="28E09D4C" w14:textId="77777777" w:rsidR="00000000" w:rsidRDefault="007C71EE">
      <w:pPr>
        <w:pStyle w:val="a"/>
        <w:rPr>
          <w:rFonts w:hint="cs"/>
          <w:rtl/>
        </w:rPr>
      </w:pPr>
    </w:p>
    <w:p w14:paraId="4BFF318B" w14:textId="77777777" w:rsidR="00000000" w:rsidRDefault="007C71EE">
      <w:pPr>
        <w:pStyle w:val="a"/>
        <w:rPr>
          <w:rFonts w:hint="cs"/>
          <w:rtl/>
        </w:rPr>
      </w:pPr>
      <w:r>
        <w:rPr>
          <w:rFonts w:hint="cs"/>
          <w:rtl/>
        </w:rPr>
        <w:t>תראו, יש הרבה מאוד עיוותים במערכת, אבל אין מערכת שאי</w:t>
      </w:r>
      <w:r>
        <w:rPr>
          <w:rFonts w:hint="cs"/>
          <w:rtl/>
        </w:rPr>
        <w:t>ן בה עיוותים. לדוגמה, המערכת של הביטוח הלאומי, שהיא מערכת טובה, בכל מקום שתיגעו שם יש עיוותים נוראים, אבל כל עיוות שאתה רוצה לתקן כרוך בעשרות מיליוני שקלים. אני מבין את זה, ואז אני אומר שאני אעשה את זה עכשיו, או לחלופין אמצא מקור תקציבי אחר.  פעם היו מציעי</w:t>
      </w:r>
      <w:r>
        <w:rPr>
          <w:rFonts w:hint="cs"/>
          <w:rtl/>
        </w:rPr>
        <w:t xml:space="preserve">ם את זה מהסעיף של הרזרבה, שהיתה בור ללא תחתית. אם צריך, אפשר למצוא מקור תקציבי מתאים ולו רק שתישמר הריבונות של הבית הזה. </w:t>
      </w:r>
    </w:p>
    <w:p w14:paraId="181C7F89" w14:textId="77777777" w:rsidR="00000000" w:rsidRDefault="007C71EE">
      <w:pPr>
        <w:pStyle w:val="a"/>
        <w:rPr>
          <w:rFonts w:hint="cs"/>
          <w:rtl/>
        </w:rPr>
      </w:pPr>
    </w:p>
    <w:p w14:paraId="18555CAD" w14:textId="77777777" w:rsidR="00000000" w:rsidRDefault="007C71EE">
      <w:pPr>
        <w:pStyle w:val="a"/>
        <w:rPr>
          <w:rFonts w:hint="cs"/>
          <w:rtl/>
        </w:rPr>
      </w:pPr>
      <w:r>
        <w:rPr>
          <w:rFonts w:hint="cs"/>
          <w:rtl/>
        </w:rPr>
        <w:t xml:space="preserve">אני חושב שיהיו  חברי כנסת שלא יהיה להם מה לעשות פה, אלא אם כן כולם יתעסקו עכשיו בבית-המשפט: איך ייבחרו שופטים, באיזו מסגרת, איך, כמה </w:t>
      </w:r>
      <w:r>
        <w:rPr>
          <w:rFonts w:hint="cs"/>
          <w:rtl/>
        </w:rPr>
        <w:t>ולמה. שם זה לא עולה כסף.  אני לא רוצה להגיע לשם, אני לא רוצה להפליג למחוז כזה. אני באמת לא רוצה, לא משום שלשכת עורכי-הדין יושבת כרגע באילת - - -</w:t>
      </w:r>
    </w:p>
    <w:p w14:paraId="1DD10B47" w14:textId="77777777" w:rsidR="00000000" w:rsidRDefault="007C71EE">
      <w:pPr>
        <w:pStyle w:val="a"/>
        <w:rPr>
          <w:rFonts w:hint="cs"/>
          <w:rtl/>
        </w:rPr>
      </w:pPr>
    </w:p>
    <w:p w14:paraId="77AA5FA2" w14:textId="77777777" w:rsidR="00000000" w:rsidRDefault="007C71EE">
      <w:pPr>
        <w:pStyle w:val="ac"/>
        <w:rPr>
          <w:rtl/>
        </w:rPr>
      </w:pPr>
      <w:r>
        <w:rPr>
          <w:rFonts w:hint="eastAsia"/>
          <w:rtl/>
        </w:rPr>
        <w:t>רוני</w:t>
      </w:r>
      <w:r>
        <w:rPr>
          <w:rtl/>
        </w:rPr>
        <w:t xml:space="preserve"> בר-און (הליכוד):</w:t>
      </w:r>
    </w:p>
    <w:p w14:paraId="5E23B692" w14:textId="77777777" w:rsidR="00000000" w:rsidRDefault="007C71EE">
      <w:pPr>
        <w:pStyle w:val="a"/>
        <w:rPr>
          <w:rFonts w:hint="cs"/>
          <w:rtl/>
        </w:rPr>
      </w:pPr>
    </w:p>
    <w:p w14:paraId="1B1FEE76" w14:textId="77777777" w:rsidR="00000000" w:rsidRDefault="007C71EE">
      <w:pPr>
        <w:pStyle w:val="a"/>
        <w:rPr>
          <w:rFonts w:hint="cs"/>
          <w:rtl/>
        </w:rPr>
      </w:pPr>
      <w:r>
        <w:rPr>
          <w:rFonts w:hint="cs"/>
          <w:rtl/>
        </w:rPr>
        <w:t xml:space="preserve">גם השופטים. </w:t>
      </w:r>
    </w:p>
    <w:p w14:paraId="330BDC2A" w14:textId="77777777" w:rsidR="00000000" w:rsidRDefault="007C71EE">
      <w:pPr>
        <w:pStyle w:val="a"/>
        <w:rPr>
          <w:rFonts w:hint="cs"/>
          <w:rtl/>
        </w:rPr>
      </w:pPr>
    </w:p>
    <w:p w14:paraId="690A130B" w14:textId="77777777" w:rsidR="00000000" w:rsidRDefault="007C71EE">
      <w:pPr>
        <w:pStyle w:val="SpeakerCon"/>
        <w:rPr>
          <w:rtl/>
        </w:rPr>
      </w:pPr>
      <w:bookmarkStart w:id="1799" w:name="FS000000493T27_05_2003_20_25_25C"/>
      <w:bookmarkEnd w:id="1799"/>
    </w:p>
    <w:p w14:paraId="42897A64" w14:textId="77777777" w:rsidR="00000000" w:rsidRDefault="007C71EE">
      <w:pPr>
        <w:pStyle w:val="SpeakerCon"/>
        <w:rPr>
          <w:rtl/>
        </w:rPr>
      </w:pPr>
      <w:r>
        <w:rPr>
          <w:rtl/>
        </w:rPr>
        <w:t>דוד טל (עם אחד):</w:t>
      </w:r>
    </w:p>
    <w:p w14:paraId="2F292FA9" w14:textId="77777777" w:rsidR="00000000" w:rsidRDefault="007C71EE">
      <w:pPr>
        <w:pStyle w:val="a"/>
        <w:rPr>
          <w:rtl/>
        </w:rPr>
      </w:pPr>
    </w:p>
    <w:p w14:paraId="5A163E5C" w14:textId="77777777" w:rsidR="00000000" w:rsidRDefault="007C71EE">
      <w:pPr>
        <w:pStyle w:val="a"/>
        <w:rPr>
          <w:rFonts w:hint="cs"/>
          <w:rtl/>
        </w:rPr>
      </w:pPr>
      <w:r>
        <w:rPr>
          <w:rFonts w:hint="cs"/>
          <w:rtl/>
        </w:rPr>
        <w:t xml:space="preserve">או.קיי. </w:t>
      </w:r>
    </w:p>
    <w:p w14:paraId="226332B4" w14:textId="77777777" w:rsidR="00000000" w:rsidRDefault="007C71EE">
      <w:pPr>
        <w:pStyle w:val="a"/>
        <w:rPr>
          <w:rFonts w:hint="cs"/>
          <w:rtl/>
        </w:rPr>
      </w:pPr>
    </w:p>
    <w:p w14:paraId="529CF0B7" w14:textId="77777777" w:rsidR="00000000" w:rsidRDefault="007C71EE">
      <w:pPr>
        <w:pStyle w:val="ac"/>
        <w:rPr>
          <w:rtl/>
        </w:rPr>
      </w:pPr>
      <w:r>
        <w:rPr>
          <w:rFonts w:hint="eastAsia"/>
          <w:rtl/>
        </w:rPr>
        <w:t>מגלי</w:t>
      </w:r>
      <w:r>
        <w:rPr>
          <w:rtl/>
        </w:rPr>
        <w:t xml:space="preserve"> והבה (הליכוד):</w:t>
      </w:r>
    </w:p>
    <w:p w14:paraId="69CB87B3" w14:textId="77777777" w:rsidR="00000000" w:rsidRDefault="007C71EE">
      <w:pPr>
        <w:pStyle w:val="a"/>
        <w:rPr>
          <w:rFonts w:hint="cs"/>
          <w:rtl/>
        </w:rPr>
      </w:pPr>
    </w:p>
    <w:p w14:paraId="4021DB75" w14:textId="77777777" w:rsidR="00000000" w:rsidRDefault="007C71EE">
      <w:pPr>
        <w:pStyle w:val="a"/>
        <w:rPr>
          <w:rFonts w:hint="cs"/>
          <w:rtl/>
        </w:rPr>
      </w:pPr>
      <w:r>
        <w:rPr>
          <w:rFonts w:hint="cs"/>
          <w:rtl/>
        </w:rPr>
        <w:t>אתה לא מדבר למצלמה.</w:t>
      </w:r>
    </w:p>
    <w:p w14:paraId="6DECF3E3" w14:textId="77777777" w:rsidR="00000000" w:rsidRDefault="007C71EE">
      <w:pPr>
        <w:pStyle w:val="a"/>
        <w:rPr>
          <w:rFonts w:hint="cs"/>
          <w:rtl/>
        </w:rPr>
      </w:pPr>
    </w:p>
    <w:p w14:paraId="36554A3F" w14:textId="77777777" w:rsidR="00000000" w:rsidRDefault="007C71EE">
      <w:pPr>
        <w:pStyle w:val="SpeakerCon"/>
        <w:rPr>
          <w:rtl/>
        </w:rPr>
      </w:pPr>
      <w:bookmarkStart w:id="1800" w:name="FS000000493T27_05_2003_20_25_57C"/>
      <w:bookmarkEnd w:id="1800"/>
      <w:r>
        <w:rPr>
          <w:rtl/>
        </w:rPr>
        <w:t>דו</w:t>
      </w:r>
      <w:r>
        <w:rPr>
          <w:rtl/>
        </w:rPr>
        <w:t>ד טל (עם אחד):</w:t>
      </w:r>
    </w:p>
    <w:p w14:paraId="010E1341" w14:textId="77777777" w:rsidR="00000000" w:rsidRDefault="007C71EE">
      <w:pPr>
        <w:pStyle w:val="a"/>
        <w:rPr>
          <w:rtl/>
        </w:rPr>
      </w:pPr>
    </w:p>
    <w:p w14:paraId="14055937" w14:textId="77777777" w:rsidR="00000000" w:rsidRDefault="007C71EE">
      <w:pPr>
        <w:pStyle w:val="a"/>
        <w:rPr>
          <w:rFonts w:hint="cs"/>
          <w:rtl/>
        </w:rPr>
      </w:pPr>
      <w:r>
        <w:rPr>
          <w:rFonts w:hint="cs"/>
          <w:rtl/>
        </w:rPr>
        <w:t>דיברתי אל המצלמה כשרציתי שאזרחי מדינת ישראל ידעו שמחר ב=16:30 תהיה, בעזרת השם, הפגנה רבתי שתצא מ"בנייני האומה" דרך הציר המרכזי ציר הרצל ותעלה לכנסת ותסגור את הצמתים. אני אומר: לא בשבילנו, בשבילכם, בואו תעזרו לנו כדי שנוכל לעזור לכם. תודה רב</w:t>
      </w:r>
      <w:r>
        <w:rPr>
          <w:rFonts w:hint="cs"/>
          <w:rtl/>
        </w:rPr>
        <w:t>ה.</w:t>
      </w:r>
    </w:p>
    <w:p w14:paraId="2C3C5A17" w14:textId="77777777" w:rsidR="00000000" w:rsidRDefault="007C71EE">
      <w:pPr>
        <w:pStyle w:val="a"/>
        <w:rPr>
          <w:rFonts w:hint="cs"/>
          <w:rtl/>
        </w:rPr>
      </w:pPr>
    </w:p>
    <w:p w14:paraId="2258F1CC" w14:textId="77777777" w:rsidR="00000000" w:rsidRDefault="007C71EE">
      <w:pPr>
        <w:pStyle w:val="ad"/>
        <w:rPr>
          <w:rtl/>
        </w:rPr>
      </w:pPr>
      <w:r>
        <w:rPr>
          <w:rtl/>
        </w:rPr>
        <w:t>היו"ר מוחמד ברכה:</w:t>
      </w:r>
    </w:p>
    <w:p w14:paraId="4940DB3D" w14:textId="77777777" w:rsidR="00000000" w:rsidRDefault="007C71EE">
      <w:pPr>
        <w:pStyle w:val="a"/>
        <w:rPr>
          <w:rtl/>
        </w:rPr>
      </w:pPr>
    </w:p>
    <w:p w14:paraId="5827973A" w14:textId="77777777" w:rsidR="00000000" w:rsidRDefault="007C71EE">
      <w:pPr>
        <w:pStyle w:val="a"/>
        <w:rPr>
          <w:rFonts w:hint="cs"/>
          <w:rtl/>
        </w:rPr>
      </w:pPr>
      <w:r>
        <w:rPr>
          <w:rFonts w:hint="cs"/>
          <w:rtl/>
        </w:rPr>
        <w:t xml:space="preserve">חבר הכנסת טל, תודה רבה. חבר הכנסת מגלי והבה, אחריו </w:t>
      </w:r>
      <w:r>
        <w:rPr>
          <w:rtl/>
        </w:rPr>
        <w:t>–</w:t>
      </w:r>
      <w:r>
        <w:rPr>
          <w:rFonts w:hint="cs"/>
          <w:rtl/>
        </w:rPr>
        <w:t xml:space="preserve"> חבר הכנסת נסים דהן. </w:t>
      </w:r>
    </w:p>
    <w:p w14:paraId="01E168FC" w14:textId="77777777" w:rsidR="00000000" w:rsidRDefault="007C71EE">
      <w:pPr>
        <w:pStyle w:val="a"/>
        <w:rPr>
          <w:rFonts w:hint="cs"/>
          <w:rtl/>
        </w:rPr>
      </w:pPr>
    </w:p>
    <w:p w14:paraId="3F854804" w14:textId="77777777" w:rsidR="00000000" w:rsidRDefault="007C71EE">
      <w:pPr>
        <w:pStyle w:val="a"/>
        <w:rPr>
          <w:rFonts w:hint="cs"/>
          <w:rtl/>
        </w:rPr>
      </w:pPr>
      <w:r>
        <w:rPr>
          <w:rFonts w:hint="cs"/>
          <w:rtl/>
        </w:rPr>
        <w:t xml:space="preserve">חבר הכנסת בר-און, אני חייב הבהרה. יושב-ראש הישיבה אינו רשאי להתערב בתוכן דבריו של הנואם על הדוכן. זה לחם חוק של הדמוקרטיה ושל החסינות. </w:t>
      </w:r>
    </w:p>
    <w:p w14:paraId="77288B55" w14:textId="77777777" w:rsidR="00000000" w:rsidRDefault="007C71EE">
      <w:pPr>
        <w:pStyle w:val="a"/>
        <w:rPr>
          <w:rFonts w:hint="cs"/>
          <w:rtl/>
        </w:rPr>
      </w:pPr>
    </w:p>
    <w:p w14:paraId="69763077" w14:textId="77777777" w:rsidR="00000000" w:rsidRDefault="007C71EE">
      <w:pPr>
        <w:pStyle w:val="Speaker"/>
        <w:rPr>
          <w:rtl/>
        </w:rPr>
      </w:pPr>
      <w:bookmarkStart w:id="1801" w:name="FS000001030T27_05_2003_20_29_13"/>
      <w:bookmarkEnd w:id="1801"/>
      <w:r>
        <w:rPr>
          <w:rFonts w:hint="eastAsia"/>
          <w:rtl/>
        </w:rPr>
        <w:t>מגלי</w:t>
      </w:r>
      <w:r>
        <w:rPr>
          <w:rtl/>
        </w:rPr>
        <w:t xml:space="preserve"> והבה (הליכוד):</w:t>
      </w:r>
    </w:p>
    <w:p w14:paraId="762E3758" w14:textId="77777777" w:rsidR="00000000" w:rsidRDefault="007C71EE">
      <w:pPr>
        <w:pStyle w:val="a"/>
        <w:rPr>
          <w:rFonts w:hint="cs"/>
          <w:rtl/>
        </w:rPr>
      </w:pPr>
    </w:p>
    <w:p w14:paraId="660E1D4F" w14:textId="77777777" w:rsidR="00000000" w:rsidRDefault="007C71EE">
      <w:pPr>
        <w:pStyle w:val="a"/>
        <w:rPr>
          <w:rFonts w:hint="cs"/>
          <w:rtl/>
        </w:rPr>
      </w:pPr>
      <w:r>
        <w:rPr>
          <w:rFonts w:hint="cs"/>
          <w:rtl/>
        </w:rPr>
        <w:t xml:space="preserve">אדוני היושב-ראש, חברי חברי הכנסת, היום פרץ, יושב-ראש ההסתדרות, צריך להיות מוטרד. </w:t>
      </w:r>
    </w:p>
    <w:p w14:paraId="468740BB" w14:textId="77777777" w:rsidR="00000000" w:rsidRDefault="007C71EE">
      <w:pPr>
        <w:pStyle w:val="a"/>
        <w:rPr>
          <w:rFonts w:hint="cs"/>
          <w:rtl/>
        </w:rPr>
      </w:pPr>
    </w:p>
    <w:p w14:paraId="4DCB2864" w14:textId="77777777" w:rsidR="00000000" w:rsidRDefault="007C71EE">
      <w:pPr>
        <w:pStyle w:val="ac"/>
        <w:rPr>
          <w:rtl/>
        </w:rPr>
      </w:pPr>
      <w:r>
        <w:rPr>
          <w:rFonts w:hint="eastAsia"/>
          <w:rtl/>
        </w:rPr>
        <w:t>דוד</w:t>
      </w:r>
      <w:r>
        <w:rPr>
          <w:rtl/>
        </w:rPr>
        <w:t xml:space="preserve"> טל (עם אחד):</w:t>
      </w:r>
    </w:p>
    <w:p w14:paraId="05D951BC" w14:textId="77777777" w:rsidR="00000000" w:rsidRDefault="007C71EE">
      <w:pPr>
        <w:pStyle w:val="a"/>
        <w:rPr>
          <w:rFonts w:hint="cs"/>
          <w:rtl/>
        </w:rPr>
      </w:pPr>
    </w:p>
    <w:p w14:paraId="7D213EC2" w14:textId="77777777" w:rsidR="00000000" w:rsidRDefault="007C71EE">
      <w:pPr>
        <w:pStyle w:val="a"/>
        <w:rPr>
          <w:rFonts w:hint="cs"/>
          <w:rtl/>
        </w:rPr>
      </w:pPr>
      <w:r>
        <w:rPr>
          <w:rFonts w:hint="cs"/>
          <w:rtl/>
        </w:rPr>
        <w:t xml:space="preserve">למה? היתה הפגנה נהדרת. </w:t>
      </w:r>
    </w:p>
    <w:p w14:paraId="7F7191C8" w14:textId="77777777" w:rsidR="00000000" w:rsidRDefault="007C71EE">
      <w:pPr>
        <w:pStyle w:val="a"/>
        <w:rPr>
          <w:rFonts w:hint="cs"/>
          <w:rtl/>
        </w:rPr>
      </w:pPr>
    </w:p>
    <w:p w14:paraId="42F2A8DB" w14:textId="77777777" w:rsidR="00000000" w:rsidRDefault="007C71EE">
      <w:pPr>
        <w:pStyle w:val="SpeakerCon"/>
        <w:rPr>
          <w:rtl/>
        </w:rPr>
      </w:pPr>
      <w:bookmarkStart w:id="1802" w:name="FS000001030T27_05_2003_20_30_05C"/>
      <w:bookmarkEnd w:id="1802"/>
      <w:r>
        <w:rPr>
          <w:rtl/>
        </w:rPr>
        <w:t>מגלי והבה (הליכוד):</w:t>
      </w:r>
    </w:p>
    <w:p w14:paraId="7244B57E" w14:textId="77777777" w:rsidR="00000000" w:rsidRDefault="007C71EE">
      <w:pPr>
        <w:pStyle w:val="a"/>
        <w:rPr>
          <w:rtl/>
        </w:rPr>
      </w:pPr>
    </w:p>
    <w:p w14:paraId="50F39E1B" w14:textId="77777777" w:rsidR="00000000" w:rsidRDefault="007C71EE">
      <w:pPr>
        <w:pStyle w:val="a"/>
        <w:rPr>
          <w:rFonts w:hint="cs"/>
          <w:rtl/>
        </w:rPr>
      </w:pPr>
      <w:r>
        <w:rPr>
          <w:rFonts w:hint="cs"/>
          <w:rtl/>
        </w:rPr>
        <w:t xml:space="preserve">לא בקשר להפגנה. אתה מתנהג כרגע כאילו אתה הולך להחליף אותו מחר. </w:t>
      </w:r>
    </w:p>
    <w:p w14:paraId="2D054B0D" w14:textId="77777777" w:rsidR="00000000" w:rsidRDefault="007C71EE">
      <w:pPr>
        <w:pStyle w:val="a"/>
        <w:rPr>
          <w:rFonts w:hint="cs"/>
          <w:rtl/>
        </w:rPr>
      </w:pPr>
    </w:p>
    <w:p w14:paraId="3F1CF203" w14:textId="77777777" w:rsidR="00000000" w:rsidRDefault="007C71EE">
      <w:pPr>
        <w:pStyle w:val="ac"/>
        <w:rPr>
          <w:rtl/>
        </w:rPr>
      </w:pPr>
    </w:p>
    <w:p w14:paraId="547D3115" w14:textId="77777777" w:rsidR="00000000" w:rsidRDefault="007C71EE">
      <w:pPr>
        <w:pStyle w:val="ac"/>
        <w:rPr>
          <w:rtl/>
        </w:rPr>
      </w:pPr>
      <w:r>
        <w:rPr>
          <w:rFonts w:hint="eastAsia"/>
          <w:rtl/>
        </w:rPr>
        <w:t>דוד</w:t>
      </w:r>
      <w:r>
        <w:rPr>
          <w:rtl/>
        </w:rPr>
        <w:t xml:space="preserve"> טל (עם אחד):</w:t>
      </w:r>
    </w:p>
    <w:p w14:paraId="61D0E438" w14:textId="77777777" w:rsidR="00000000" w:rsidRDefault="007C71EE">
      <w:pPr>
        <w:pStyle w:val="a"/>
        <w:rPr>
          <w:rFonts w:hint="cs"/>
          <w:rtl/>
        </w:rPr>
      </w:pPr>
    </w:p>
    <w:p w14:paraId="25D02045" w14:textId="77777777" w:rsidR="00000000" w:rsidRDefault="007C71EE">
      <w:pPr>
        <w:pStyle w:val="a"/>
        <w:rPr>
          <w:rFonts w:hint="cs"/>
          <w:rtl/>
        </w:rPr>
      </w:pPr>
      <w:r>
        <w:rPr>
          <w:rFonts w:hint="cs"/>
          <w:rtl/>
        </w:rPr>
        <w:t xml:space="preserve">ממש לא. </w:t>
      </w:r>
    </w:p>
    <w:p w14:paraId="3C72CE6F" w14:textId="77777777" w:rsidR="00000000" w:rsidRDefault="007C71EE">
      <w:pPr>
        <w:pStyle w:val="a"/>
        <w:rPr>
          <w:rFonts w:hint="cs"/>
          <w:rtl/>
        </w:rPr>
      </w:pPr>
    </w:p>
    <w:p w14:paraId="1B664A39" w14:textId="77777777" w:rsidR="00000000" w:rsidRDefault="007C71EE">
      <w:pPr>
        <w:pStyle w:val="SpeakerCon"/>
        <w:rPr>
          <w:rtl/>
        </w:rPr>
      </w:pPr>
      <w:bookmarkStart w:id="1803" w:name="FS000001030T27_05_2003_20_36_59C"/>
      <w:bookmarkEnd w:id="1803"/>
      <w:r>
        <w:rPr>
          <w:rtl/>
        </w:rPr>
        <w:t>מגלי והבה (הליכ</w:t>
      </w:r>
      <w:r>
        <w:rPr>
          <w:rtl/>
        </w:rPr>
        <w:t>וד):</w:t>
      </w:r>
    </w:p>
    <w:p w14:paraId="3E3A34A3" w14:textId="77777777" w:rsidR="00000000" w:rsidRDefault="007C71EE">
      <w:pPr>
        <w:pStyle w:val="a"/>
        <w:rPr>
          <w:rtl/>
        </w:rPr>
      </w:pPr>
    </w:p>
    <w:p w14:paraId="5A023970" w14:textId="77777777" w:rsidR="00000000" w:rsidRDefault="007C71EE">
      <w:pPr>
        <w:pStyle w:val="a"/>
        <w:rPr>
          <w:rFonts w:hint="cs"/>
          <w:rtl/>
        </w:rPr>
      </w:pPr>
      <w:r>
        <w:rPr>
          <w:rFonts w:hint="cs"/>
          <w:rtl/>
        </w:rPr>
        <w:t>כאילו אם תצעק יותר ותסמן יותר - - -</w:t>
      </w:r>
    </w:p>
    <w:p w14:paraId="226270EE" w14:textId="77777777" w:rsidR="00000000" w:rsidRDefault="007C71EE">
      <w:pPr>
        <w:pStyle w:val="a"/>
        <w:rPr>
          <w:rFonts w:hint="cs"/>
          <w:rtl/>
        </w:rPr>
      </w:pPr>
    </w:p>
    <w:p w14:paraId="35931BE0" w14:textId="77777777" w:rsidR="00000000" w:rsidRDefault="007C71EE">
      <w:pPr>
        <w:pStyle w:val="ac"/>
        <w:rPr>
          <w:rtl/>
        </w:rPr>
      </w:pPr>
      <w:r>
        <w:rPr>
          <w:rFonts w:hint="eastAsia"/>
          <w:rtl/>
        </w:rPr>
        <w:t>אברהם</w:t>
      </w:r>
      <w:r>
        <w:rPr>
          <w:rtl/>
        </w:rPr>
        <w:t xml:space="preserve"> בורג (העבודה-מימד):</w:t>
      </w:r>
    </w:p>
    <w:p w14:paraId="67A129CD" w14:textId="77777777" w:rsidR="00000000" w:rsidRDefault="007C71EE">
      <w:pPr>
        <w:pStyle w:val="a"/>
        <w:rPr>
          <w:rFonts w:hint="cs"/>
          <w:rtl/>
        </w:rPr>
      </w:pPr>
    </w:p>
    <w:p w14:paraId="2CCD9DFA" w14:textId="77777777" w:rsidR="00000000" w:rsidRDefault="007C71EE">
      <w:pPr>
        <w:pStyle w:val="a"/>
        <w:rPr>
          <w:rFonts w:hint="cs"/>
          <w:rtl/>
        </w:rPr>
      </w:pPr>
      <w:r>
        <w:rPr>
          <w:rFonts w:hint="cs"/>
          <w:rtl/>
        </w:rPr>
        <w:t xml:space="preserve">יש גבול למה שאנחנו יכולים לעשות להסתדרות. </w:t>
      </w:r>
    </w:p>
    <w:p w14:paraId="67324700" w14:textId="77777777" w:rsidR="00000000" w:rsidRDefault="007C71EE">
      <w:pPr>
        <w:pStyle w:val="a"/>
        <w:rPr>
          <w:rFonts w:hint="cs"/>
          <w:rtl/>
        </w:rPr>
      </w:pPr>
    </w:p>
    <w:p w14:paraId="0EDABA46" w14:textId="77777777" w:rsidR="00000000" w:rsidRDefault="007C71EE">
      <w:pPr>
        <w:pStyle w:val="ac"/>
        <w:rPr>
          <w:rtl/>
        </w:rPr>
      </w:pPr>
      <w:r>
        <w:rPr>
          <w:rFonts w:hint="eastAsia"/>
          <w:rtl/>
        </w:rPr>
        <w:t>נסים</w:t>
      </w:r>
      <w:r>
        <w:rPr>
          <w:rtl/>
        </w:rPr>
        <w:t xml:space="preserve"> דהן (ש"ס):</w:t>
      </w:r>
    </w:p>
    <w:p w14:paraId="7828B8C9" w14:textId="77777777" w:rsidR="00000000" w:rsidRDefault="007C71EE">
      <w:pPr>
        <w:pStyle w:val="a"/>
        <w:rPr>
          <w:rFonts w:hint="cs"/>
          <w:rtl/>
        </w:rPr>
      </w:pPr>
    </w:p>
    <w:p w14:paraId="4D460169" w14:textId="77777777" w:rsidR="00000000" w:rsidRDefault="007C71EE">
      <w:pPr>
        <w:pStyle w:val="a"/>
        <w:rPr>
          <w:rFonts w:hint="cs"/>
          <w:rtl/>
        </w:rPr>
      </w:pPr>
      <w:r>
        <w:rPr>
          <w:rFonts w:hint="cs"/>
          <w:rtl/>
        </w:rPr>
        <w:t xml:space="preserve">תעשה מה שאתה רוצה - - - להסתדרות, רק אל תגן על הליכוד, חבל. </w:t>
      </w:r>
    </w:p>
    <w:p w14:paraId="11B105DE" w14:textId="77777777" w:rsidR="00000000" w:rsidRDefault="007C71EE">
      <w:pPr>
        <w:pStyle w:val="a"/>
        <w:rPr>
          <w:rFonts w:hint="cs"/>
          <w:rtl/>
        </w:rPr>
      </w:pPr>
    </w:p>
    <w:p w14:paraId="4F3ADEA1" w14:textId="77777777" w:rsidR="00000000" w:rsidRDefault="007C71EE">
      <w:pPr>
        <w:pStyle w:val="SpeakerCon"/>
        <w:rPr>
          <w:rtl/>
        </w:rPr>
      </w:pPr>
      <w:bookmarkStart w:id="1804" w:name="FS000001030T27_05_2003_20_39_21C"/>
      <w:bookmarkEnd w:id="1804"/>
      <w:r>
        <w:rPr>
          <w:rtl/>
        </w:rPr>
        <w:t>מגלי והבה (הליכוד):</w:t>
      </w:r>
    </w:p>
    <w:p w14:paraId="207B9D2F" w14:textId="77777777" w:rsidR="00000000" w:rsidRDefault="007C71EE">
      <w:pPr>
        <w:pStyle w:val="a"/>
        <w:rPr>
          <w:rtl/>
        </w:rPr>
      </w:pPr>
    </w:p>
    <w:p w14:paraId="4149CD9F" w14:textId="77777777" w:rsidR="00000000" w:rsidRDefault="007C71EE">
      <w:pPr>
        <w:pStyle w:val="a"/>
        <w:rPr>
          <w:rFonts w:hint="cs"/>
          <w:rtl/>
        </w:rPr>
      </w:pPr>
      <w:r>
        <w:rPr>
          <w:rFonts w:hint="cs"/>
          <w:rtl/>
        </w:rPr>
        <w:t>אני מסכים אתך, רק - - -</w:t>
      </w:r>
    </w:p>
    <w:p w14:paraId="4762136B" w14:textId="77777777" w:rsidR="00000000" w:rsidRDefault="007C71EE">
      <w:pPr>
        <w:pStyle w:val="a"/>
        <w:rPr>
          <w:rFonts w:hint="cs"/>
          <w:rtl/>
        </w:rPr>
      </w:pPr>
    </w:p>
    <w:p w14:paraId="188FD4BA" w14:textId="77777777" w:rsidR="00000000" w:rsidRDefault="007C71EE">
      <w:pPr>
        <w:pStyle w:val="ac"/>
        <w:rPr>
          <w:rtl/>
        </w:rPr>
      </w:pPr>
      <w:r>
        <w:rPr>
          <w:rFonts w:hint="eastAsia"/>
          <w:rtl/>
        </w:rPr>
        <w:t>נסים</w:t>
      </w:r>
      <w:r>
        <w:rPr>
          <w:rtl/>
        </w:rPr>
        <w:t xml:space="preserve"> דהן (ש"ס):</w:t>
      </w:r>
    </w:p>
    <w:p w14:paraId="60E0A9C7" w14:textId="77777777" w:rsidR="00000000" w:rsidRDefault="007C71EE">
      <w:pPr>
        <w:pStyle w:val="a"/>
        <w:rPr>
          <w:rFonts w:hint="cs"/>
          <w:rtl/>
        </w:rPr>
      </w:pPr>
    </w:p>
    <w:p w14:paraId="25DE18B4" w14:textId="77777777" w:rsidR="00000000" w:rsidRDefault="007C71EE">
      <w:pPr>
        <w:pStyle w:val="a"/>
        <w:rPr>
          <w:rFonts w:hint="cs"/>
          <w:rtl/>
        </w:rPr>
      </w:pPr>
      <w:r>
        <w:rPr>
          <w:rFonts w:hint="cs"/>
          <w:rtl/>
        </w:rPr>
        <w:t>על פושעים אתה מגן - - -</w:t>
      </w:r>
    </w:p>
    <w:p w14:paraId="546669F6" w14:textId="77777777" w:rsidR="00000000" w:rsidRDefault="007C71EE">
      <w:pPr>
        <w:pStyle w:val="a"/>
        <w:rPr>
          <w:rFonts w:hint="cs"/>
          <w:rtl/>
        </w:rPr>
      </w:pPr>
    </w:p>
    <w:p w14:paraId="77FBE186" w14:textId="77777777" w:rsidR="00000000" w:rsidRDefault="007C71EE">
      <w:pPr>
        <w:pStyle w:val="ad"/>
        <w:rPr>
          <w:rtl/>
        </w:rPr>
      </w:pPr>
      <w:r>
        <w:rPr>
          <w:rtl/>
        </w:rPr>
        <w:t>היו"ר מוחמד ברכה:</w:t>
      </w:r>
    </w:p>
    <w:p w14:paraId="1507C5BF" w14:textId="77777777" w:rsidR="00000000" w:rsidRDefault="007C71EE">
      <w:pPr>
        <w:pStyle w:val="a"/>
        <w:rPr>
          <w:rtl/>
        </w:rPr>
      </w:pPr>
    </w:p>
    <w:p w14:paraId="6639F1CC" w14:textId="77777777" w:rsidR="00000000" w:rsidRDefault="007C71EE">
      <w:pPr>
        <w:pStyle w:val="a"/>
        <w:rPr>
          <w:rFonts w:hint="cs"/>
          <w:rtl/>
        </w:rPr>
      </w:pPr>
      <w:r>
        <w:rPr>
          <w:rFonts w:hint="cs"/>
          <w:rtl/>
        </w:rPr>
        <w:t xml:space="preserve">חבר הכנסת דהן, אתה עוד מעט עולה לדוכן ואומר את כל מה שאתה רוצה או מה שאתה צריך להגיד. </w:t>
      </w:r>
    </w:p>
    <w:p w14:paraId="57FE0EE7" w14:textId="77777777" w:rsidR="00000000" w:rsidRDefault="007C71EE">
      <w:pPr>
        <w:pStyle w:val="a"/>
        <w:rPr>
          <w:rFonts w:hint="cs"/>
          <w:rtl/>
        </w:rPr>
      </w:pPr>
    </w:p>
    <w:p w14:paraId="488E8E0E" w14:textId="77777777" w:rsidR="00000000" w:rsidRDefault="007C71EE">
      <w:pPr>
        <w:pStyle w:val="SpeakerCon"/>
        <w:rPr>
          <w:rtl/>
        </w:rPr>
      </w:pPr>
      <w:bookmarkStart w:id="1805" w:name="FS000001030T27_05_2003_20_40_08C"/>
      <w:bookmarkEnd w:id="1805"/>
      <w:r>
        <w:rPr>
          <w:rtl/>
        </w:rPr>
        <w:t>מגלי והבה (הליכוד):</w:t>
      </w:r>
    </w:p>
    <w:p w14:paraId="1FEC9CA2" w14:textId="77777777" w:rsidR="00000000" w:rsidRDefault="007C71EE">
      <w:pPr>
        <w:pStyle w:val="a"/>
        <w:rPr>
          <w:rtl/>
        </w:rPr>
      </w:pPr>
    </w:p>
    <w:p w14:paraId="5341BBC2" w14:textId="77777777" w:rsidR="00000000" w:rsidRDefault="007C71EE">
      <w:pPr>
        <w:pStyle w:val="a"/>
        <w:rPr>
          <w:rFonts w:hint="cs"/>
          <w:rtl/>
        </w:rPr>
      </w:pPr>
      <w:r>
        <w:rPr>
          <w:rFonts w:hint="cs"/>
          <w:rtl/>
        </w:rPr>
        <w:t>מילא אם הוא היה מדבר כשהוא לא היה שותף לקואליציה, אבל - - -</w:t>
      </w:r>
    </w:p>
    <w:p w14:paraId="1BCCD134" w14:textId="77777777" w:rsidR="00000000" w:rsidRDefault="007C71EE">
      <w:pPr>
        <w:pStyle w:val="a"/>
        <w:rPr>
          <w:rFonts w:hint="cs"/>
          <w:rtl/>
        </w:rPr>
      </w:pPr>
    </w:p>
    <w:p w14:paraId="1B82758F" w14:textId="77777777" w:rsidR="00000000" w:rsidRDefault="007C71EE">
      <w:pPr>
        <w:pStyle w:val="ac"/>
        <w:rPr>
          <w:rtl/>
        </w:rPr>
      </w:pPr>
      <w:r>
        <w:rPr>
          <w:rFonts w:hint="eastAsia"/>
          <w:rtl/>
        </w:rPr>
        <w:t>רוני</w:t>
      </w:r>
      <w:r>
        <w:rPr>
          <w:rtl/>
        </w:rPr>
        <w:t xml:space="preserve"> בר-און (הליכוד):</w:t>
      </w:r>
    </w:p>
    <w:p w14:paraId="76E4B53B" w14:textId="77777777" w:rsidR="00000000" w:rsidRDefault="007C71EE">
      <w:pPr>
        <w:pStyle w:val="a"/>
        <w:rPr>
          <w:rFonts w:hint="cs"/>
          <w:rtl/>
        </w:rPr>
      </w:pPr>
    </w:p>
    <w:p w14:paraId="3F0980CF" w14:textId="77777777" w:rsidR="00000000" w:rsidRDefault="007C71EE">
      <w:pPr>
        <w:pStyle w:val="a"/>
        <w:rPr>
          <w:rFonts w:hint="cs"/>
          <w:rtl/>
        </w:rPr>
      </w:pPr>
      <w:r>
        <w:rPr>
          <w:rFonts w:hint="cs"/>
          <w:rtl/>
        </w:rPr>
        <w:t>לא יקראו לסיעה בכנס</w:t>
      </w:r>
      <w:r>
        <w:rPr>
          <w:rFonts w:hint="cs"/>
          <w:rtl/>
        </w:rPr>
        <w:t xml:space="preserve">ת פושעים, גם לא בקריאת ביניים. </w:t>
      </w:r>
    </w:p>
    <w:p w14:paraId="6A9F6016" w14:textId="77777777" w:rsidR="00000000" w:rsidRDefault="007C71EE">
      <w:pPr>
        <w:pStyle w:val="a"/>
        <w:rPr>
          <w:rFonts w:hint="cs"/>
          <w:rtl/>
        </w:rPr>
      </w:pPr>
    </w:p>
    <w:p w14:paraId="7F36127E" w14:textId="77777777" w:rsidR="00000000" w:rsidRDefault="007C71EE">
      <w:pPr>
        <w:pStyle w:val="ad"/>
        <w:rPr>
          <w:rtl/>
        </w:rPr>
      </w:pPr>
    </w:p>
    <w:p w14:paraId="58705832" w14:textId="77777777" w:rsidR="00000000" w:rsidRDefault="007C71EE">
      <w:pPr>
        <w:pStyle w:val="ad"/>
        <w:rPr>
          <w:rtl/>
        </w:rPr>
      </w:pPr>
      <w:r>
        <w:rPr>
          <w:rtl/>
        </w:rPr>
        <w:t>היו"ר מוחמד ברכה:</w:t>
      </w:r>
    </w:p>
    <w:p w14:paraId="68F449B5" w14:textId="77777777" w:rsidR="00000000" w:rsidRDefault="007C71EE">
      <w:pPr>
        <w:pStyle w:val="a"/>
        <w:rPr>
          <w:rtl/>
        </w:rPr>
      </w:pPr>
    </w:p>
    <w:p w14:paraId="7EBC92E5" w14:textId="77777777" w:rsidR="00000000" w:rsidRDefault="007C71EE">
      <w:pPr>
        <w:pStyle w:val="a"/>
        <w:rPr>
          <w:rFonts w:hint="cs"/>
          <w:rtl/>
        </w:rPr>
      </w:pPr>
      <w:r>
        <w:rPr>
          <w:rFonts w:hint="cs"/>
          <w:rtl/>
        </w:rPr>
        <w:t xml:space="preserve">אתה יודע שיש ועדת אתיקה ואני לא אמור למחוק דברים. אני יכול לפנות ולהמליץ למחוק מהפרוטוקול, אם הדברים נכנסו בכלל. </w:t>
      </w:r>
    </w:p>
    <w:p w14:paraId="235C5BD8" w14:textId="77777777" w:rsidR="00000000" w:rsidRDefault="007C71EE">
      <w:pPr>
        <w:pStyle w:val="a"/>
        <w:rPr>
          <w:rFonts w:hint="cs"/>
          <w:rtl/>
        </w:rPr>
      </w:pPr>
    </w:p>
    <w:p w14:paraId="293C42AA" w14:textId="77777777" w:rsidR="00000000" w:rsidRDefault="007C71EE">
      <w:pPr>
        <w:pStyle w:val="SpeakerCon"/>
        <w:rPr>
          <w:rtl/>
        </w:rPr>
      </w:pPr>
      <w:bookmarkStart w:id="1806" w:name="FS000001030T27_05_2003_20_43_49C"/>
      <w:bookmarkEnd w:id="1806"/>
      <w:r>
        <w:rPr>
          <w:rtl/>
        </w:rPr>
        <w:t>מגלי והבה (הליכוד):</w:t>
      </w:r>
    </w:p>
    <w:p w14:paraId="07D63B65" w14:textId="77777777" w:rsidR="00000000" w:rsidRDefault="007C71EE">
      <w:pPr>
        <w:pStyle w:val="a"/>
        <w:rPr>
          <w:rtl/>
        </w:rPr>
      </w:pPr>
    </w:p>
    <w:p w14:paraId="40B137AE" w14:textId="77777777" w:rsidR="00000000" w:rsidRDefault="007C71EE">
      <w:pPr>
        <w:pStyle w:val="a"/>
        <w:rPr>
          <w:rFonts w:hint="cs"/>
          <w:rtl/>
        </w:rPr>
      </w:pPr>
      <w:r>
        <w:rPr>
          <w:rFonts w:hint="cs"/>
          <w:rtl/>
        </w:rPr>
        <w:t>אני רוצה להזכיר לך, אדוני השר לשעבר, שהיית שותף לממשלה הזאת ולקואלי</w:t>
      </w:r>
      <w:r>
        <w:rPr>
          <w:rFonts w:hint="cs"/>
          <w:rtl/>
        </w:rPr>
        <w:t xml:space="preserve">ציה הזאת עד לפני ארבעה חודשים, ומבחינתכם הכול היה תקין. הכול תקין. </w:t>
      </w:r>
    </w:p>
    <w:p w14:paraId="69B1EB92" w14:textId="77777777" w:rsidR="00000000" w:rsidRDefault="007C71EE">
      <w:pPr>
        <w:pStyle w:val="a"/>
        <w:rPr>
          <w:rFonts w:hint="cs"/>
          <w:rtl/>
        </w:rPr>
      </w:pPr>
    </w:p>
    <w:p w14:paraId="69A72650" w14:textId="77777777" w:rsidR="00000000" w:rsidRDefault="007C71EE">
      <w:pPr>
        <w:pStyle w:val="ac"/>
        <w:rPr>
          <w:rtl/>
        </w:rPr>
      </w:pPr>
      <w:r>
        <w:rPr>
          <w:rFonts w:hint="eastAsia"/>
          <w:rtl/>
        </w:rPr>
        <w:t>נסים</w:t>
      </w:r>
      <w:r>
        <w:rPr>
          <w:rtl/>
        </w:rPr>
        <w:t xml:space="preserve"> דהן (ש"ס):</w:t>
      </w:r>
    </w:p>
    <w:p w14:paraId="4C75C8F1" w14:textId="77777777" w:rsidR="00000000" w:rsidRDefault="007C71EE">
      <w:pPr>
        <w:pStyle w:val="a"/>
        <w:rPr>
          <w:rFonts w:hint="cs"/>
          <w:rtl/>
        </w:rPr>
      </w:pPr>
    </w:p>
    <w:p w14:paraId="5DAAA562" w14:textId="77777777" w:rsidR="00000000" w:rsidRDefault="007C71EE">
      <w:pPr>
        <w:pStyle w:val="a"/>
        <w:rPr>
          <w:rFonts w:hint="cs"/>
          <w:rtl/>
        </w:rPr>
      </w:pPr>
      <w:r>
        <w:rPr>
          <w:rFonts w:hint="cs"/>
          <w:rtl/>
        </w:rPr>
        <w:t xml:space="preserve">יש פתגם שרוני בר-און מכיר אותו: אוי לרשע ואוי לשכנו. </w:t>
      </w:r>
    </w:p>
    <w:p w14:paraId="769786A7" w14:textId="77777777" w:rsidR="00000000" w:rsidRDefault="007C71EE">
      <w:pPr>
        <w:pStyle w:val="a"/>
        <w:rPr>
          <w:rFonts w:hint="cs"/>
          <w:rtl/>
        </w:rPr>
      </w:pPr>
    </w:p>
    <w:p w14:paraId="2E159DA5" w14:textId="77777777" w:rsidR="00000000" w:rsidRDefault="007C71EE">
      <w:pPr>
        <w:pStyle w:val="SpeakerCon"/>
        <w:rPr>
          <w:rtl/>
        </w:rPr>
      </w:pPr>
      <w:bookmarkStart w:id="1807" w:name="FS000001030T27_05_2003_20_44_56C"/>
      <w:bookmarkEnd w:id="1807"/>
      <w:r>
        <w:rPr>
          <w:rtl/>
        </w:rPr>
        <w:t>מגלי והבה (הליכוד):</w:t>
      </w:r>
    </w:p>
    <w:p w14:paraId="0E4D88DA" w14:textId="77777777" w:rsidR="00000000" w:rsidRDefault="007C71EE">
      <w:pPr>
        <w:pStyle w:val="a"/>
        <w:rPr>
          <w:rtl/>
        </w:rPr>
      </w:pPr>
    </w:p>
    <w:p w14:paraId="4F87D8BA" w14:textId="77777777" w:rsidR="00000000" w:rsidRDefault="007C71EE">
      <w:pPr>
        <w:pStyle w:val="a"/>
        <w:rPr>
          <w:rFonts w:hint="cs"/>
          <w:rtl/>
        </w:rPr>
      </w:pPr>
      <w:r>
        <w:rPr>
          <w:rFonts w:hint="cs"/>
          <w:rtl/>
        </w:rPr>
        <w:t>אני מדבר כרגע על זה שכאשר היית שותף והיה לך טוב - - -</w:t>
      </w:r>
    </w:p>
    <w:p w14:paraId="299246FE" w14:textId="77777777" w:rsidR="00000000" w:rsidRDefault="007C71EE">
      <w:pPr>
        <w:pStyle w:val="a"/>
        <w:rPr>
          <w:rFonts w:hint="cs"/>
          <w:rtl/>
        </w:rPr>
      </w:pPr>
    </w:p>
    <w:p w14:paraId="6BBA3591" w14:textId="77777777" w:rsidR="00000000" w:rsidRDefault="007C71EE">
      <w:pPr>
        <w:pStyle w:val="ac"/>
        <w:rPr>
          <w:rtl/>
        </w:rPr>
      </w:pPr>
      <w:r>
        <w:rPr>
          <w:rFonts w:hint="eastAsia"/>
          <w:rtl/>
        </w:rPr>
        <w:t>רוני</w:t>
      </w:r>
      <w:r>
        <w:rPr>
          <w:rtl/>
        </w:rPr>
        <w:t xml:space="preserve"> בר-און (הליכוד):</w:t>
      </w:r>
    </w:p>
    <w:p w14:paraId="61A5FDD3" w14:textId="77777777" w:rsidR="00000000" w:rsidRDefault="007C71EE">
      <w:pPr>
        <w:pStyle w:val="a"/>
        <w:rPr>
          <w:rFonts w:hint="cs"/>
          <w:rtl/>
        </w:rPr>
      </w:pPr>
    </w:p>
    <w:p w14:paraId="38077520" w14:textId="77777777" w:rsidR="00000000" w:rsidRDefault="007C71EE">
      <w:pPr>
        <w:pStyle w:val="a"/>
        <w:rPr>
          <w:rFonts w:hint="cs"/>
          <w:rtl/>
        </w:rPr>
      </w:pPr>
      <w:r>
        <w:rPr>
          <w:rFonts w:hint="cs"/>
          <w:rtl/>
        </w:rPr>
        <w:t>מי השכן? מי יושב</w:t>
      </w:r>
      <w:r>
        <w:rPr>
          <w:rFonts w:hint="cs"/>
          <w:rtl/>
        </w:rPr>
        <w:t xml:space="preserve"> על-ידך?  </w:t>
      </w:r>
    </w:p>
    <w:p w14:paraId="11250E91" w14:textId="77777777" w:rsidR="00000000" w:rsidRDefault="007C71EE">
      <w:pPr>
        <w:pStyle w:val="a"/>
        <w:rPr>
          <w:rFonts w:hint="cs"/>
          <w:rtl/>
        </w:rPr>
      </w:pPr>
    </w:p>
    <w:p w14:paraId="55AC7E28" w14:textId="77777777" w:rsidR="00000000" w:rsidRDefault="007C71EE">
      <w:pPr>
        <w:pStyle w:val="ad"/>
        <w:rPr>
          <w:rtl/>
        </w:rPr>
      </w:pPr>
      <w:r>
        <w:rPr>
          <w:rtl/>
        </w:rPr>
        <w:t>היו"ר מוחמד ברכה:</w:t>
      </w:r>
    </w:p>
    <w:p w14:paraId="5570A82F" w14:textId="77777777" w:rsidR="00000000" w:rsidRDefault="007C71EE">
      <w:pPr>
        <w:pStyle w:val="a"/>
        <w:rPr>
          <w:rtl/>
        </w:rPr>
      </w:pPr>
    </w:p>
    <w:p w14:paraId="5DF1033E" w14:textId="77777777" w:rsidR="00000000" w:rsidRDefault="007C71EE">
      <w:pPr>
        <w:pStyle w:val="a"/>
        <w:rPr>
          <w:rFonts w:hint="cs"/>
          <w:rtl/>
        </w:rPr>
      </w:pPr>
      <w:r>
        <w:rPr>
          <w:rFonts w:hint="cs"/>
          <w:rtl/>
        </w:rPr>
        <w:t xml:space="preserve">רבותי, אולי תואילו לתת לחבר הכנסת והבה להגיד את דבריו? חבר הכנסת בר-און. תודה רבה, חברים. </w:t>
      </w:r>
    </w:p>
    <w:p w14:paraId="02163825" w14:textId="77777777" w:rsidR="00000000" w:rsidRDefault="007C71EE">
      <w:pPr>
        <w:pStyle w:val="a"/>
        <w:rPr>
          <w:rFonts w:hint="cs"/>
          <w:rtl/>
        </w:rPr>
      </w:pPr>
    </w:p>
    <w:p w14:paraId="29749605" w14:textId="77777777" w:rsidR="00000000" w:rsidRDefault="007C71EE">
      <w:pPr>
        <w:pStyle w:val="SpeakerCon"/>
        <w:rPr>
          <w:rtl/>
        </w:rPr>
      </w:pPr>
      <w:bookmarkStart w:id="1808" w:name="FS000001030T27_05_2003_20_45_58C"/>
      <w:bookmarkEnd w:id="1808"/>
      <w:r>
        <w:rPr>
          <w:rtl/>
        </w:rPr>
        <w:t>מגלי והבה (הליכוד):</w:t>
      </w:r>
    </w:p>
    <w:p w14:paraId="78AC0898" w14:textId="77777777" w:rsidR="00000000" w:rsidRDefault="007C71EE">
      <w:pPr>
        <w:pStyle w:val="a"/>
        <w:rPr>
          <w:rtl/>
        </w:rPr>
      </w:pPr>
    </w:p>
    <w:p w14:paraId="7AD2AAB3" w14:textId="77777777" w:rsidR="00000000" w:rsidRDefault="007C71EE">
      <w:pPr>
        <w:pStyle w:val="a"/>
        <w:rPr>
          <w:rFonts w:hint="cs"/>
          <w:rtl/>
        </w:rPr>
      </w:pPr>
      <w:r>
        <w:rPr>
          <w:rFonts w:hint="cs"/>
          <w:rtl/>
        </w:rPr>
        <w:t>אני מאזין למה שמתרחש בבית הזה כבר יותר מ=24 שעות, וכחבר כנסת חדש אני מתלהב מחדש. אני שמח שחבר הכנסת בורג נמצא פה</w:t>
      </w:r>
      <w:r>
        <w:rPr>
          <w:rFonts w:hint="cs"/>
          <w:rtl/>
        </w:rPr>
        <w:t xml:space="preserve"> ומייצג את מפלגת העבודה. מישהו חושב שהם לא היו שותפים לכל מה שקרה עד עכשיו? עד לפני ארבעה חודשים הם היו שותפים בממשלת אחדות לאומית, והם יודעים את המצב בתחום הכלכלי והמדיני לאשורו ואיך הגענו עד הלום. כשהגענו למצב שדובר על מפת הדרכים - הם קמו ובירכו.  אני מב</w:t>
      </w:r>
      <w:r>
        <w:rPr>
          <w:rFonts w:hint="cs"/>
          <w:rtl/>
        </w:rPr>
        <w:t xml:space="preserve">רך אותם על כך שהם מעודדים אותנו ללכת עם מפת הדרכים,  אבל כשמדברים על התוכנית הכלכלית הם לא שותפים. </w:t>
      </w:r>
    </w:p>
    <w:p w14:paraId="7EEB7C0D" w14:textId="77777777" w:rsidR="00000000" w:rsidRDefault="007C71EE">
      <w:pPr>
        <w:pStyle w:val="a"/>
        <w:rPr>
          <w:rFonts w:hint="cs"/>
          <w:rtl/>
        </w:rPr>
      </w:pPr>
    </w:p>
    <w:p w14:paraId="2B02F5A3" w14:textId="77777777" w:rsidR="00000000" w:rsidRDefault="007C71EE">
      <w:pPr>
        <w:pStyle w:val="ac"/>
        <w:rPr>
          <w:rtl/>
        </w:rPr>
      </w:pPr>
      <w:r>
        <w:rPr>
          <w:rFonts w:hint="eastAsia"/>
          <w:rtl/>
        </w:rPr>
        <w:t>אברהם</w:t>
      </w:r>
      <w:r>
        <w:rPr>
          <w:rtl/>
        </w:rPr>
        <w:t xml:space="preserve"> בורג (העבודה-מימד):</w:t>
      </w:r>
    </w:p>
    <w:p w14:paraId="2B962BE2" w14:textId="77777777" w:rsidR="00000000" w:rsidRDefault="007C71EE">
      <w:pPr>
        <w:pStyle w:val="a"/>
        <w:rPr>
          <w:rFonts w:hint="cs"/>
          <w:rtl/>
        </w:rPr>
      </w:pPr>
    </w:p>
    <w:p w14:paraId="3B1E4363" w14:textId="77777777" w:rsidR="00000000" w:rsidRDefault="007C71EE">
      <w:pPr>
        <w:pStyle w:val="a"/>
        <w:rPr>
          <w:rFonts w:hint="cs"/>
          <w:rtl/>
        </w:rPr>
      </w:pPr>
      <w:r>
        <w:rPr>
          <w:rFonts w:hint="cs"/>
          <w:rtl/>
        </w:rPr>
        <w:t>פרשנו על זה מהממשלה.</w:t>
      </w:r>
    </w:p>
    <w:p w14:paraId="130BEEFB" w14:textId="77777777" w:rsidR="00000000" w:rsidRDefault="007C71EE">
      <w:pPr>
        <w:pStyle w:val="a"/>
        <w:rPr>
          <w:rFonts w:hint="cs"/>
          <w:rtl/>
        </w:rPr>
      </w:pPr>
    </w:p>
    <w:p w14:paraId="4BDBC7A2" w14:textId="77777777" w:rsidR="00000000" w:rsidRDefault="007C71EE">
      <w:pPr>
        <w:pStyle w:val="SpeakerCon"/>
        <w:rPr>
          <w:rtl/>
        </w:rPr>
      </w:pPr>
      <w:bookmarkStart w:id="1809" w:name="FS000001030T27_05_2003_20_48_31C"/>
      <w:bookmarkEnd w:id="1809"/>
      <w:r>
        <w:rPr>
          <w:rtl/>
        </w:rPr>
        <w:t>מגלי והבה (הליכוד):</w:t>
      </w:r>
    </w:p>
    <w:p w14:paraId="49867163" w14:textId="77777777" w:rsidR="00000000" w:rsidRDefault="007C71EE">
      <w:pPr>
        <w:pStyle w:val="a"/>
        <w:rPr>
          <w:rtl/>
        </w:rPr>
      </w:pPr>
    </w:p>
    <w:p w14:paraId="45B8AD25" w14:textId="77777777" w:rsidR="00000000" w:rsidRDefault="007C71EE">
      <w:pPr>
        <w:pStyle w:val="a"/>
        <w:rPr>
          <w:rFonts w:hint="cs"/>
          <w:rtl/>
        </w:rPr>
      </w:pPr>
      <w:r>
        <w:rPr>
          <w:rFonts w:hint="cs"/>
          <w:rtl/>
        </w:rPr>
        <w:t xml:space="preserve">ידידי, הייתם בממשלת אחדות לאומית כל הזמן. ציינתי עובדה. </w:t>
      </w:r>
    </w:p>
    <w:p w14:paraId="58D73789" w14:textId="77777777" w:rsidR="00000000" w:rsidRDefault="007C71EE">
      <w:pPr>
        <w:pStyle w:val="a"/>
        <w:rPr>
          <w:rFonts w:hint="cs"/>
          <w:rtl/>
        </w:rPr>
      </w:pPr>
    </w:p>
    <w:p w14:paraId="537A6D77" w14:textId="77777777" w:rsidR="00000000" w:rsidRDefault="007C71EE">
      <w:pPr>
        <w:pStyle w:val="ac"/>
        <w:rPr>
          <w:rtl/>
        </w:rPr>
      </w:pPr>
      <w:r>
        <w:rPr>
          <w:rFonts w:hint="eastAsia"/>
          <w:rtl/>
        </w:rPr>
        <w:t>אברהם</w:t>
      </w:r>
      <w:r>
        <w:rPr>
          <w:rtl/>
        </w:rPr>
        <w:t xml:space="preserve"> בורג (העבודה-מימד):</w:t>
      </w:r>
    </w:p>
    <w:p w14:paraId="1AC6613F" w14:textId="77777777" w:rsidR="00000000" w:rsidRDefault="007C71EE">
      <w:pPr>
        <w:pStyle w:val="a"/>
        <w:rPr>
          <w:rFonts w:hint="cs"/>
          <w:rtl/>
        </w:rPr>
      </w:pPr>
    </w:p>
    <w:p w14:paraId="478D80C2" w14:textId="77777777" w:rsidR="00000000" w:rsidRDefault="007C71EE">
      <w:pPr>
        <w:pStyle w:val="a"/>
        <w:rPr>
          <w:rFonts w:hint="cs"/>
          <w:rtl/>
        </w:rPr>
      </w:pPr>
      <w:r>
        <w:rPr>
          <w:rFonts w:hint="cs"/>
          <w:rtl/>
        </w:rPr>
        <w:t xml:space="preserve">אני לא יכול לאכול את זה פעמיים. גם אני מציין עובדה, ויעיד חבר הכנסת בר-און שבכנסת הקודמת לפחות אחד מכל חברי מפלגת העבודה הנוכחים כאן כרגע הצביע נגד כל התוכניות הכלכליות. </w:t>
      </w:r>
    </w:p>
    <w:p w14:paraId="1A916846" w14:textId="77777777" w:rsidR="00000000" w:rsidRDefault="007C71EE">
      <w:pPr>
        <w:pStyle w:val="a"/>
        <w:rPr>
          <w:rFonts w:hint="cs"/>
          <w:rtl/>
        </w:rPr>
      </w:pPr>
    </w:p>
    <w:p w14:paraId="5759F815" w14:textId="77777777" w:rsidR="00000000" w:rsidRDefault="007C71EE">
      <w:pPr>
        <w:pStyle w:val="ac"/>
        <w:rPr>
          <w:rtl/>
        </w:rPr>
      </w:pPr>
      <w:r>
        <w:rPr>
          <w:rFonts w:hint="eastAsia"/>
          <w:rtl/>
        </w:rPr>
        <w:t>רוני</w:t>
      </w:r>
      <w:r>
        <w:rPr>
          <w:rtl/>
        </w:rPr>
        <w:t xml:space="preserve"> בר-און (הליכוד):</w:t>
      </w:r>
    </w:p>
    <w:p w14:paraId="318F0F60" w14:textId="77777777" w:rsidR="00000000" w:rsidRDefault="007C71EE">
      <w:pPr>
        <w:pStyle w:val="a"/>
        <w:rPr>
          <w:rFonts w:hint="cs"/>
          <w:rtl/>
        </w:rPr>
      </w:pPr>
    </w:p>
    <w:p w14:paraId="584DB63B" w14:textId="77777777" w:rsidR="00000000" w:rsidRDefault="007C71EE">
      <w:pPr>
        <w:pStyle w:val="a"/>
        <w:rPr>
          <w:rFonts w:hint="cs"/>
          <w:rtl/>
        </w:rPr>
      </w:pPr>
      <w:r>
        <w:rPr>
          <w:rFonts w:hint="cs"/>
          <w:rtl/>
        </w:rPr>
        <w:t>אני מציע לך, חבר הכנסת אברהם בורג, לבדוק - - -</w:t>
      </w:r>
    </w:p>
    <w:p w14:paraId="3854E5E7" w14:textId="77777777" w:rsidR="00000000" w:rsidRDefault="007C71EE">
      <w:pPr>
        <w:pStyle w:val="a"/>
        <w:rPr>
          <w:rFonts w:hint="cs"/>
          <w:rtl/>
        </w:rPr>
      </w:pPr>
    </w:p>
    <w:p w14:paraId="2C049B0C" w14:textId="77777777" w:rsidR="00000000" w:rsidRDefault="007C71EE">
      <w:pPr>
        <w:pStyle w:val="SpeakerCon"/>
        <w:rPr>
          <w:rtl/>
        </w:rPr>
      </w:pPr>
      <w:bookmarkStart w:id="1810" w:name="FS000001030T27_05_2003_20_50_21C"/>
      <w:bookmarkEnd w:id="1810"/>
      <w:r>
        <w:rPr>
          <w:rtl/>
        </w:rPr>
        <w:t>מגלי והבה (הל</w:t>
      </w:r>
      <w:r>
        <w:rPr>
          <w:rtl/>
        </w:rPr>
        <w:t>יכוד):</w:t>
      </w:r>
    </w:p>
    <w:p w14:paraId="47BCE3D1" w14:textId="77777777" w:rsidR="00000000" w:rsidRDefault="007C71EE">
      <w:pPr>
        <w:pStyle w:val="a"/>
        <w:rPr>
          <w:rtl/>
        </w:rPr>
      </w:pPr>
    </w:p>
    <w:p w14:paraId="347C9534" w14:textId="77777777" w:rsidR="00000000" w:rsidRDefault="007C71EE">
      <w:pPr>
        <w:pStyle w:val="a"/>
        <w:rPr>
          <w:rFonts w:hint="cs"/>
          <w:rtl/>
        </w:rPr>
      </w:pPr>
      <w:r>
        <w:rPr>
          <w:rFonts w:hint="cs"/>
          <w:rtl/>
        </w:rPr>
        <w:t xml:space="preserve">יש לי גם תחושה שהחברים שלך ממהרים מאוד לחזור לממשלה הזאת. </w:t>
      </w:r>
    </w:p>
    <w:p w14:paraId="2A74C249" w14:textId="77777777" w:rsidR="00000000" w:rsidRDefault="007C71EE">
      <w:pPr>
        <w:pStyle w:val="a"/>
        <w:rPr>
          <w:rFonts w:hint="cs"/>
          <w:rtl/>
        </w:rPr>
      </w:pPr>
    </w:p>
    <w:p w14:paraId="5C4E2E8E" w14:textId="77777777" w:rsidR="00000000" w:rsidRDefault="007C71EE">
      <w:pPr>
        <w:pStyle w:val="a"/>
        <w:rPr>
          <w:rFonts w:hint="cs"/>
          <w:rtl/>
        </w:rPr>
      </w:pPr>
      <w:r>
        <w:rPr>
          <w:rFonts w:hint="cs"/>
          <w:rtl/>
        </w:rPr>
        <w:t>מילא, לא רק מפלגת העבודה, אם אנחנו מתייחסים לש"ס, אני מדבר על התקופה שבה הם היו שותפים מלאים בממשלה של הליכוד, מאז הקמתה ועד שפרשו - לקראת הבחירות האחרונות. כשהם היו שותפים הכול היה תקין ו</w:t>
      </w:r>
      <w:r>
        <w:rPr>
          <w:rFonts w:hint="cs"/>
          <w:rtl/>
        </w:rPr>
        <w:t>הכול התנהל כשורה. אם ניקח את הרשויות שהולכות לקרוס היום, מי היה שר הפנים בכל התקופה הזאת? מי ניהל את התקציב של הרשויות המקומיות? מי עשה איפה ואיפה באותן רשויות? היום אנחנו שומעים ואתמול שמענו כמה מהרשויות האלה עומדות בפני קריסה, במיוחד הרשויות הדרוזיות שקו</w:t>
      </w:r>
      <w:r>
        <w:rPr>
          <w:rFonts w:hint="cs"/>
          <w:rtl/>
        </w:rPr>
        <w:t xml:space="preserve">פחו ולא ביצעו כל מה שסוכם אתן. שר הפנים יודע מי היה שר הפנים באותה תקופה. </w:t>
      </w:r>
    </w:p>
    <w:p w14:paraId="3E5CD4BA" w14:textId="77777777" w:rsidR="00000000" w:rsidRDefault="007C71EE">
      <w:pPr>
        <w:pStyle w:val="a"/>
        <w:rPr>
          <w:rFonts w:hint="cs"/>
          <w:rtl/>
        </w:rPr>
      </w:pPr>
    </w:p>
    <w:p w14:paraId="0A59C6EE" w14:textId="77777777" w:rsidR="00000000" w:rsidRDefault="007C71EE">
      <w:pPr>
        <w:pStyle w:val="a"/>
        <w:rPr>
          <w:rFonts w:hint="cs"/>
          <w:rtl/>
        </w:rPr>
      </w:pPr>
      <w:r>
        <w:rPr>
          <w:rFonts w:hint="cs"/>
          <w:rtl/>
        </w:rPr>
        <w:t>האופוזיציה באמת כל הזמן מציינת, ואני מסכים, שהתוכנית הכלכלית קשה והגזירות הכלכליות קשות מאוד. אבל זה מצב שאנחנו חייבים לעבור אותו. אם יש אלטרנטיבה, שיקומו ויגידו. אי-אפשר כל הזמן ל</w:t>
      </w:r>
      <w:r>
        <w:rPr>
          <w:rFonts w:hint="cs"/>
          <w:rtl/>
        </w:rPr>
        <w:t>פנות לאזרחים - - -</w:t>
      </w:r>
    </w:p>
    <w:p w14:paraId="31314665" w14:textId="77777777" w:rsidR="00000000" w:rsidRDefault="007C71EE">
      <w:pPr>
        <w:pStyle w:val="a"/>
        <w:ind w:firstLine="0"/>
        <w:rPr>
          <w:rFonts w:hint="cs"/>
          <w:rtl/>
        </w:rPr>
      </w:pPr>
    </w:p>
    <w:p w14:paraId="4A66516E" w14:textId="77777777" w:rsidR="00000000" w:rsidRDefault="007C71EE">
      <w:pPr>
        <w:pStyle w:val="ac"/>
        <w:rPr>
          <w:rtl/>
        </w:rPr>
      </w:pPr>
      <w:r>
        <w:rPr>
          <w:rFonts w:hint="eastAsia"/>
          <w:rtl/>
        </w:rPr>
        <w:t>עסאם</w:t>
      </w:r>
      <w:r>
        <w:rPr>
          <w:rtl/>
        </w:rPr>
        <w:t xml:space="preserve"> מח'ול (חד"ש-תע"ל):</w:t>
      </w:r>
    </w:p>
    <w:p w14:paraId="524EC067" w14:textId="77777777" w:rsidR="00000000" w:rsidRDefault="007C71EE">
      <w:pPr>
        <w:pStyle w:val="a"/>
        <w:rPr>
          <w:rFonts w:hint="cs"/>
          <w:rtl/>
        </w:rPr>
      </w:pPr>
    </w:p>
    <w:p w14:paraId="32380849" w14:textId="77777777" w:rsidR="00000000" w:rsidRDefault="007C71EE">
      <w:pPr>
        <w:pStyle w:val="a"/>
        <w:rPr>
          <w:rFonts w:hint="cs"/>
          <w:rtl/>
        </w:rPr>
      </w:pPr>
      <w:r>
        <w:rPr>
          <w:rFonts w:hint="cs"/>
          <w:rtl/>
        </w:rPr>
        <w:t>ודאי שיש אלטרנטיבה.</w:t>
      </w:r>
    </w:p>
    <w:p w14:paraId="2AA29C55" w14:textId="77777777" w:rsidR="00000000" w:rsidRDefault="007C71EE">
      <w:pPr>
        <w:pStyle w:val="a"/>
        <w:ind w:firstLine="0"/>
        <w:rPr>
          <w:rFonts w:hint="cs"/>
          <w:rtl/>
        </w:rPr>
      </w:pPr>
    </w:p>
    <w:p w14:paraId="3B542B1E" w14:textId="77777777" w:rsidR="00000000" w:rsidRDefault="007C71EE">
      <w:pPr>
        <w:pStyle w:val="SpeakerCon"/>
        <w:rPr>
          <w:rtl/>
        </w:rPr>
      </w:pPr>
      <w:bookmarkStart w:id="1811" w:name="FS000001030T27_05_2003_20_19_58"/>
      <w:bookmarkEnd w:id="1811"/>
      <w:r>
        <w:rPr>
          <w:rFonts w:hint="eastAsia"/>
          <w:rtl/>
        </w:rPr>
        <w:t>מגלי</w:t>
      </w:r>
      <w:r>
        <w:rPr>
          <w:rtl/>
        </w:rPr>
        <w:t xml:space="preserve"> והבה (הליכוד):</w:t>
      </w:r>
    </w:p>
    <w:p w14:paraId="2706E741" w14:textId="77777777" w:rsidR="00000000" w:rsidRDefault="007C71EE">
      <w:pPr>
        <w:pStyle w:val="a"/>
        <w:rPr>
          <w:rFonts w:hint="cs"/>
          <w:rtl/>
        </w:rPr>
      </w:pPr>
    </w:p>
    <w:p w14:paraId="4EE27BC8" w14:textId="77777777" w:rsidR="00000000" w:rsidRDefault="007C71EE">
      <w:pPr>
        <w:pStyle w:val="a"/>
        <w:rPr>
          <w:rFonts w:hint="cs"/>
          <w:rtl/>
        </w:rPr>
      </w:pPr>
      <w:r>
        <w:rPr>
          <w:rFonts w:hint="cs"/>
          <w:rtl/>
        </w:rPr>
        <w:t>כן, לפי השיטה שלך. אנחנו בשלטון כדי לדאוג שנוכל להמשיך ולשרוד, כפי שמחייב המצב הכלכלי במשק. ציפיתי מכם, חברי חבר הכנסת מח'ול, הנה, פתאום אנחנו שומעים שיש מפת דרכים. יש ל</w:t>
      </w:r>
      <w:r>
        <w:rPr>
          <w:rFonts w:hint="cs"/>
          <w:rtl/>
        </w:rPr>
        <w:t>כם תפקיד מאוד חשוב. כל הזמן אתם מעירים לממשלת ישראל. מתי תדברו ותהיו גשר אמיתי לשלום לצד השני?</w:t>
      </w:r>
    </w:p>
    <w:p w14:paraId="61B39952" w14:textId="77777777" w:rsidR="00000000" w:rsidRDefault="007C71EE">
      <w:pPr>
        <w:pStyle w:val="a"/>
        <w:ind w:firstLine="0"/>
        <w:rPr>
          <w:rFonts w:hint="cs"/>
          <w:rtl/>
        </w:rPr>
      </w:pPr>
    </w:p>
    <w:p w14:paraId="420DCDAF" w14:textId="77777777" w:rsidR="00000000" w:rsidRDefault="007C71EE">
      <w:pPr>
        <w:pStyle w:val="ac"/>
        <w:rPr>
          <w:rtl/>
        </w:rPr>
      </w:pPr>
      <w:r>
        <w:rPr>
          <w:rFonts w:hint="eastAsia"/>
          <w:rtl/>
        </w:rPr>
        <w:t>עסאם</w:t>
      </w:r>
      <w:r>
        <w:rPr>
          <w:rtl/>
        </w:rPr>
        <w:t xml:space="preserve"> מח'ול (חד"ש-תע"ל):</w:t>
      </w:r>
    </w:p>
    <w:p w14:paraId="269885D2" w14:textId="77777777" w:rsidR="00000000" w:rsidRDefault="007C71EE">
      <w:pPr>
        <w:pStyle w:val="a"/>
        <w:rPr>
          <w:rFonts w:hint="cs"/>
          <w:rtl/>
        </w:rPr>
      </w:pPr>
    </w:p>
    <w:p w14:paraId="44529B8F" w14:textId="77777777" w:rsidR="00000000" w:rsidRDefault="007C71EE">
      <w:pPr>
        <w:pStyle w:val="a"/>
        <w:rPr>
          <w:rFonts w:hint="cs"/>
          <w:rtl/>
        </w:rPr>
      </w:pPr>
      <w:r>
        <w:rPr>
          <w:rFonts w:hint="cs"/>
          <w:rtl/>
        </w:rPr>
        <w:t>הצד השני מדבר על מפת הדרכים.</w:t>
      </w:r>
    </w:p>
    <w:p w14:paraId="3026A7B9" w14:textId="77777777" w:rsidR="00000000" w:rsidRDefault="007C71EE">
      <w:pPr>
        <w:pStyle w:val="a"/>
        <w:ind w:firstLine="0"/>
        <w:rPr>
          <w:rFonts w:hint="cs"/>
          <w:rtl/>
        </w:rPr>
      </w:pPr>
    </w:p>
    <w:p w14:paraId="55FD37D3" w14:textId="77777777" w:rsidR="00000000" w:rsidRDefault="007C71EE">
      <w:pPr>
        <w:pStyle w:val="SpeakerCon"/>
        <w:rPr>
          <w:rtl/>
        </w:rPr>
      </w:pPr>
      <w:bookmarkStart w:id="1812" w:name="FS000001030T27_05_2003_20_24_20C"/>
      <w:bookmarkEnd w:id="1812"/>
      <w:r>
        <w:rPr>
          <w:rFonts w:hint="eastAsia"/>
          <w:rtl/>
        </w:rPr>
        <w:t>מגלי</w:t>
      </w:r>
      <w:r>
        <w:rPr>
          <w:rtl/>
        </w:rPr>
        <w:t xml:space="preserve"> והבה (הליכוד):</w:t>
      </w:r>
    </w:p>
    <w:p w14:paraId="6E538EC3" w14:textId="77777777" w:rsidR="00000000" w:rsidRDefault="007C71EE">
      <w:pPr>
        <w:pStyle w:val="a"/>
        <w:rPr>
          <w:rFonts w:hint="cs"/>
          <w:rtl/>
        </w:rPr>
      </w:pPr>
    </w:p>
    <w:p w14:paraId="1698CB60" w14:textId="77777777" w:rsidR="00000000" w:rsidRDefault="007C71EE">
      <w:pPr>
        <w:pStyle w:val="a"/>
        <w:rPr>
          <w:rFonts w:hint="cs"/>
          <w:rtl/>
        </w:rPr>
      </w:pPr>
      <w:r>
        <w:rPr>
          <w:rFonts w:hint="cs"/>
          <w:rtl/>
        </w:rPr>
        <w:t>יצא לי בשש השנים האחרונות לשבת עם כל המנהיגות הערבית. העמדה נכונה. אתה לא נותן לי צ'</w:t>
      </w:r>
      <w:r>
        <w:rPr>
          <w:rFonts w:hint="cs"/>
          <w:rtl/>
        </w:rPr>
        <w:t>אנס. כמו שמפלגת העבודה בירכה על ההזדמנות ועל הצ'אנס לבוא ולדבר שלום ולחזור לשולחן המשא-ומתן, ציפיתי שאחד מחברי, חברי הכנסת הערבים שנמצאים בבית הזה, יקום וידבר גם אל הצד השני.</w:t>
      </w:r>
    </w:p>
    <w:p w14:paraId="7EBED127" w14:textId="77777777" w:rsidR="00000000" w:rsidRDefault="007C71EE">
      <w:pPr>
        <w:pStyle w:val="a"/>
        <w:ind w:firstLine="0"/>
        <w:rPr>
          <w:rFonts w:hint="cs"/>
          <w:rtl/>
        </w:rPr>
      </w:pPr>
    </w:p>
    <w:p w14:paraId="796AB69B" w14:textId="77777777" w:rsidR="00000000" w:rsidRDefault="007C71EE">
      <w:pPr>
        <w:pStyle w:val="ac"/>
        <w:rPr>
          <w:rtl/>
        </w:rPr>
      </w:pPr>
      <w:r>
        <w:rPr>
          <w:rFonts w:hint="eastAsia"/>
          <w:rtl/>
        </w:rPr>
        <w:t>עסאם</w:t>
      </w:r>
      <w:r>
        <w:rPr>
          <w:rtl/>
        </w:rPr>
        <w:t xml:space="preserve"> מח'ול (חד"ש-תע"ל):</w:t>
      </w:r>
    </w:p>
    <w:p w14:paraId="0DEC58D0" w14:textId="77777777" w:rsidR="00000000" w:rsidRDefault="007C71EE">
      <w:pPr>
        <w:pStyle w:val="a"/>
        <w:rPr>
          <w:rFonts w:hint="cs"/>
          <w:rtl/>
        </w:rPr>
      </w:pPr>
    </w:p>
    <w:p w14:paraId="3F17EAD2" w14:textId="77777777" w:rsidR="00000000" w:rsidRDefault="007C71EE">
      <w:pPr>
        <w:pStyle w:val="a"/>
        <w:rPr>
          <w:rFonts w:hint="cs"/>
          <w:rtl/>
        </w:rPr>
      </w:pPr>
      <w:r>
        <w:rPr>
          <w:rFonts w:hint="cs"/>
          <w:rtl/>
        </w:rPr>
        <w:t>- - -</w:t>
      </w:r>
    </w:p>
    <w:p w14:paraId="13984A2A" w14:textId="77777777" w:rsidR="00000000" w:rsidRDefault="007C71EE">
      <w:pPr>
        <w:pStyle w:val="a"/>
        <w:ind w:firstLine="0"/>
        <w:rPr>
          <w:rFonts w:hint="cs"/>
          <w:rtl/>
        </w:rPr>
      </w:pPr>
    </w:p>
    <w:p w14:paraId="5461F8DC" w14:textId="77777777" w:rsidR="00000000" w:rsidRDefault="007C71EE">
      <w:pPr>
        <w:pStyle w:val="SpeakerCon"/>
        <w:rPr>
          <w:rtl/>
        </w:rPr>
      </w:pPr>
      <w:bookmarkStart w:id="1813" w:name="FS000001030T27_05_2003_20_25_39C"/>
      <w:bookmarkEnd w:id="1813"/>
      <w:r>
        <w:rPr>
          <w:rFonts w:hint="eastAsia"/>
          <w:rtl/>
        </w:rPr>
        <w:t>מגלי</w:t>
      </w:r>
      <w:r>
        <w:rPr>
          <w:rtl/>
        </w:rPr>
        <w:t xml:space="preserve"> והבה (הליכוד):</w:t>
      </w:r>
    </w:p>
    <w:p w14:paraId="4D94F453" w14:textId="77777777" w:rsidR="00000000" w:rsidRDefault="007C71EE">
      <w:pPr>
        <w:pStyle w:val="a"/>
        <w:rPr>
          <w:rFonts w:hint="cs"/>
          <w:rtl/>
        </w:rPr>
      </w:pPr>
    </w:p>
    <w:p w14:paraId="666DFD46" w14:textId="77777777" w:rsidR="00000000" w:rsidRDefault="007C71EE">
      <w:pPr>
        <w:pStyle w:val="a"/>
        <w:rPr>
          <w:rFonts w:hint="cs"/>
          <w:rtl/>
        </w:rPr>
      </w:pPr>
      <w:r>
        <w:rPr>
          <w:rFonts w:hint="cs"/>
          <w:rtl/>
        </w:rPr>
        <w:t>הרי המנהיגות של הצד השני, ש</w:t>
      </w:r>
      <w:r>
        <w:rPr>
          <w:rFonts w:hint="cs"/>
          <w:rtl/>
        </w:rPr>
        <w:t>ל הרשות הפלסטינית, אני פוגש אותם והם אומרים לי: אתה בא ומנסה לקרב את העמדות, חבריך באים ותוקפים מצד שני. אני מתפלא. יש לכם תפקיד היסטורי. לדעתי, אתם גם מזלזלים באינטליגנציה של המצביעים שלכם, כי אותם אנשים רואים. צריך לתת צ'אנס לשלום, צריך לתת צ'אנס למפת הד</w:t>
      </w:r>
      <w:r>
        <w:rPr>
          <w:rFonts w:hint="cs"/>
          <w:rtl/>
        </w:rPr>
        <w:t>רכים. אני יודע כמה חברי בליכוד מתייסרים, ובכל זאת, קיבלו ומוכנים ללכת להזדמנות הזאת שנקראת מפת דרכים, ששני הצדדים ישבו.</w:t>
      </w:r>
    </w:p>
    <w:p w14:paraId="249A6091" w14:textId="77777777" w:rsidR="00000000" w:rsidRDefault="007C71EE">
      <w:pPr>
        <w:pStyle w:val="a"/>
        <w:rPr>
          <w:rFonts w:hint="cs"/>
          <w:rtl/>
        </w:rPr>
      </w:pPr>
    </w:p>
    <w:p w14:paraId="51775100" w14:textId="77777777" w:rsidR="00000000" w:rsidRDefault="007C71EE">
      <w:pPr>
        <w:pStyle w:val="ac"/>
        <w:rPr>
          <w:rtl/>
        </w:rPr>
      </w:pPr>
      <w:r>
        <w:rPr>
          <w:rFonts w:hint="eastAsia"/>
          <w:rtl/>
        </w:rPr>
        <w:t>עסאם</w:t>
      </w:r>
      <w:r>
        <w:rPr>
          <w:rtl/>
        </w:rPr>
        <w:t xml:space="preserve"> מח'ול (חד"ש-תע"ל):</w:t>
      </w:r>
    </w:p>
    <w:p w14:paraId="696B3AEC" w14:textId="77777777" w:rsidR="00000000" w:rsidRDefault="007C71EE">
      <w:pPr>
        <w:pStyle w:val="a"/>
        <w:rPr>
          <w:rFonts w:hint="cs"/>
          <w:rtl/>
        </w:rPr>
      </w:pPr>
    </w:p>
    <w:p w14:paraId="51C06C57" w14:textId="77777777" w:rsidR="00000000" w:rsidRDefault="007C71EE">
      <w:pPr>
        <w:pStyle w:val="a"/>
        <w:rPr>
          <w:rFonts w:hint="cs"/>
          <w:rtl/>
        </w:rPr>
      </w:pPr>
      <w:r>
        <w:rPr>
          <w:rFonts w:hint="cs"/>
          <w:rtl/>
        </w:rPr>
        <w:t>אבל הממשלה לא הולכת לפי זה.</w:t>
      </w:r>
    </w:p>
    <w:p w14:paraId="5E092211" w14:textId="77777777" w:rsidR="00000000" w:rsidRDefault="007C71EE">
      <w:pPr>
        <w:pStyle w:val="a"/>
        <w:ind w:firstLine="0"/>
        <w:rPr>
          <w:rFonts w:hint="cs"/>
          <w:rtl/>
        </w:rPr>
      </w:pPr>
    </w:p>
    <w:p w14:paraId="1F6CC590" w14:textId="77777777" w:rsidR="00000000" w:rsidRDefault="007C71EE">
      <w:pPr>
        <w:pStyle w:val="SpeakerCon"/>
        <w:rPr>
          <w:rtl/>
        </w:rPr>
      </w:pPr>
      <w:bookmarkStart w:id="1814" w:name="FS000001030T27_05_2003_20_28_25C"/>
      <w:bookmarkEnd w:id="1814"/>
      <w:r>
        <w:rPr>
          <w:rFonts w:hint="eastAsia"/>
          <w:rtl/>
        </w:rPr>
        <w:t>מגלי</w:t>
      </w:r>
      <w:r>
        <w:rPr>
          <w:rtl/>
        </w:rPr>
        <w:t xml:space="preserve"> והבה (הליכוד):</w:t>
      </w:r>
    </w:p>
    <w:p w14:paraId="2AE3E18E" w14:textId="77777777" w:rsidR="00000000" w:rsidRDefault="007C71EE">
      <w:pPr>
        <w:pStyle w:val="a"/>
        <w:rPr>
          <w:rFonts w:hint="cs"/>
          <w:rtl/>
        </w:rPr>
      </w:pPr>
    </w:p>
    <w:p w14:paraId="0350DFED" w14:textId="77777777" w:rsidR="00000000" w:rsidRDefault="007C71EE">
      <w:pPr>
        <w:pStyle w:val="a"/>
        <w:rPr>
          <w:rFonts w:hint="cs"/>
          <w:rtl/>
        </w:rPr>
      </w:pPr>
      <w:r>
        <w:rPr>
          <w:rFonts w:hint="cs"/>
          <w:rtl/>
        </w:rPr>
        <w:t>סליחה, אני הייתי חבר המשלחת הישראלית לשיחות השלום ב"וואי פלנ</w:t>
      </w:r>
      <w:r>
        <w:rPr>
          <w:rFonts w:hint="cs"/>
          <w:rtl/>
        </w:rPr>
        <w:t>טיישן". אחד הדברים הבסיסיים שנקבעו שם, שקבעו אותם מי שהיום הוא שר האוצר ואז היה ראש הממשלה וכן שר התשתיות הלאומיות אריאל שרון, היה מושג פשוט מאוד, ששני הצדדים סיכמו אותו והסכימו עליו.</w:t>
      </w:r>
    </w:p>
    <w:p w14:paraId="50AB4AAF" w14:textId="77777777" w:rsidR="00000000" w:rsidRDefault="007C71EE">
      <w:pPr>
        <w:pStyle w:val="a"/>
        <w:ind w:firstLine="0"/>
        <w:rPr>
          <w:rFonts w:hint="cs"/>
          <w:rtl/>
        </w:rPr>
      </w:pPr>
    </w:p>
    <w:p w14:paraId="565CEF45" w14:textId="77777777" w:rsidR="00000000" w:rsidRDefault="007C71EE">
      <w:pPr>
        <w:pStyle w:val="ad"/>
        <w:rPr>
          <w:rtl/>
        </w:rPr>
      </w:pPr>
      <w:r>
        <w:rPr>
          <w:rFonts w:hint="eastAsia"/>
          <w:rtl/>
        </w:rPr>
        <w:t>היו</w:t>
      </w:r>
      <w:r>
        <w:rPr>
          <w:rtl/>
        </w:rPr>
        <w:t>"ר מוחמד ברכה:</w:t>
      </w:r>
    </w:p>
    <w:p w14:paraId="465416CA" w14:textId="77777777" w:rsidR="00000000" w:rsidRDefault="007C71EE">
      <w:pPr>
        <w:pStyle w:val="a"/>
        <w:rPr>
          <w:rFonts w:hint="cs"/>
          <w:rtl/>
        </w:rPr>
      </w:pPr>
    </w:p>
    <w:p w14:paraId="22FB0C5D" w14:textId="77777777" w:rsidR="00000000" w:rsidRDefault="007C71EE">
      <w:pPr>
        <w:pStyle w:val="a"/>
        <w:rPr>
          <w:rFonts w:hint="cs"/>
          <w:rtl/>
        </w:rPr>
      </w:pPr>
      <w:r>
        <w:rPr>
          <w:rFonts w:hint="cs"/>
          <w:rtl/>
        </w:rPr>
        <w:t>אריאל שרון היה שר החוץ.</w:t>
      </w:r>
    </w:p>
    <w:p w14:paraId="1416227B" w14:textId="77777777" w:rsidR="00000000" w:rsidRDefault="007C71EE">
      <w:pPr>
        <w:pStyle w:val="a"/>
        <w:ind w:firstLine="0"/>
        <w:rPr>
          <w:rFonts w:hint="cs"/>
          <w:rtl/>
        </w:rPr>
      </w:pPr>
    </w:p>
    <w:p w14:paraId="3035823B" w14:textId="77777777" w:rsidR="00000000" w:rsidRDefault="007C71EE">
      <w:pPr>
        <w:pStyle w:val="SpeakerCon"/>
        <w:rPr>
          <w:rtl/>
        </w:rPr>
      </w:pPr>
      <w:bookmarkStart w:id="1815" w:name="FS000001030T27_05_2003_20_29_24C"/>
      <w:bookmarkEnd w:id="1815"/>
      <w:r>
        <w:rPr>
          <w:rFonts w:hint="eastAsia"/>
          <w:rtl/>
        </w:rPr>
        <w:t>מגלי</w:t>
      </w:r>
      <w:r>
        <w:rPr>
          <w:rtl/>
        </w:rPr>
        <w:t xml:space="preserve"> והבה (הליכוד):</w:t>
      </w:r>
    </w:p>
    <w:p w14:paraId="0FD1D818" w14:textId="77777777" w:rsidR="00000000" w:rsidRDefault="007C71EE">
      <w:pPr>
        <w:pStyle w:val="a"/>
        <w:rPr>
          <w:rFonts w:hint="cs"/>
          <w:rtl/>
        </w:rPr>
      </w:pPr>
    </w:p>
    <w:p w14:paraId="005BCF37" w14:textId="77777777" w:rsidR="00000000" w:rsidRDefault="007C71EE">
      <w:pPr>
        <w:pStyle w:val="a"/>
        <w:rPr>
          <w:rFonts w:hint="cs"/>
          <w:rtl/>
        </w:rPr>
      </w:pPr>
      <w:r>
        <w:rPr>
          <w:rFonts w:hint="cs"/>
          <w:rtl/>
        </w:rPr>
        <w:t>הוא הי</w:t>
      </w:r>
      <w:r>
        <w:rPr>
          <w:rFonts w:hint="cs"/>
          <w:rtl/>
        </w:rPr>
        <w:t xml:space="preserve">ה שר התשתיות הלאומיות, אני הייתי עוזרו. לאחר מכן הוא חזר והתמנה להיות שר החוץ. הייתי היועץ המדיני שלו לקשרים עם העולם הערבי. </w:t>
      </w:r>
    </w:p>
    <w:p w14:paraId="5D2910D3" w14:textId="77777777" w:rsidR="00000000" w:rsidRDefault="007C71EE">
      <w:pPr>
        <w:pStyle w:val="a"/>
        <w:rPr>
          <w:rFonts w:hint="cs"/>
          <w:rtl/>
        </w:rPr>
      </w:pPr>
    </w:p>
    <w:p w14:paraId="0B775010" w14:textId="77777777" w:rsidR="00000000" w:rsidRDefault="007C71EE">
      <w:pPr>
        <w:pStyle w:val="a"/>
        <w:rPr>
          <w:rFonts w:hint="cs"/>
          <w:rtl/>
        </w:rPr>
      </w:pPr>
      <w:r>
        <w:rPr>
          <w:rFonts w:hint="cs"/>
          <w:rtl/>
        </w:rPr>
        <w:t>אבל העובדה החשובה, המושג הבסיסי: נושא ההדדיות. אם כל צד מבצע את התחייבותו, אנחנו נתקדם.</w:t>
      </w:r>
    </w:p>
    <w:p w14:paraId="7B473CC4" w14:textId="77777777" w:rsidR="00000000" w:rsidRDefault="007C71EE">
      <w:pPr>
        <w:pStyle w:val="a"/>
        <w:ind w:firstLine="0"/>
        <w:rPr>
          <w:rFonts w:hint="cs"/>
          <w:rtl/>
        </w:rPr>
      </w:pPr>
    </w:p>
    <w:p w14:paraId="76F32BED" w14:textId="77777777" w:rsidR="00000000" w:rsidRDefault="007C71EE">
      <w:pPr>
        <w:pStyle w:val="ac"/>
        <w:rPr>
          <w:rtl/>
        </w:rPr>
      </w:pPr>
      <w:r>
        <w:rPr>
          <w:rFonts w:hint="eastAsia"/>
          <w:rtl/>
        </w:rPr>
        <w:t>עסאם</w:t>
      </w:r>
      <w:r>
        <w:rPr>
          <w:rtl/>
        </w:rPr>
        <w:t xml:space="preserve"> מח'ול (חד"ש-תע"ל):</w:t>
      </w:r>
    </w:p>
    <w:p w14:paraId="69E925B2" w14:textId="77777777" w:rsidR="00000000" w:rsidRDefault="007C71EE">
      <w:pPr>
        <w:pStyle w:val="a"/>
        <w:rPr>
          <w:rFonts w:hint="cs"/>
          <w:rtl/>
        </w:rPr>
      </w:pPr>
    </w:p>
    <w:p w14:paraId="30580E95" w14:textId="77777777" w:rsidR="00000000" w:rsidRDefault="007C71EE">
      <w:pPr>
        <w:pStyle w:val="a"/>
        <w:rPr>
          <w:rFonts w:hint="cs"/>
          <w:rtl/>
        </w:rPr>
      </w:pPr>
      <w:r>
        <w:rPr>
          <w:rFonts w:hint="cs"/>
          <w:rtl/>
        </w:rPr>
        <w:t>יש צד שהוא כובש</w:t>
      </w:r>
      <w:r>
        <w:rPr>
          <w:rFonts w:hint="cs"/>
          <w:rtl/>
        </w:rPr>
        <w:t>.</w:t>
      </w:r>
    </w:p>
    <w:p w14:paraId="3D3439B4" w14:textId="77777777" w:rsidR="00000000" w:rsidRDefault="007C71EE">
      <w:pPr>
        <w:pStyle w:val="a"/>
        <w:ind w:firstLine="0"/>
        <w:rPr>
          <w:rFonts w:hint="cs"/>
          <w:rtl/>
        </w:rPr>
      </w:pPr>
    </w:p>
    <w:p w14:paraId="1796847C" w14:textId="77777777" w:rsidR="00000000" w:rsidRDefault="007C71EE">
      <w:pPr>
        <w:pStyle w:val="SpeakerCon"/>
        <w:rPr>
          <w:rtl/>
        </w:rPr>
      </w:pPr>
      <w:bookmarkStart w:id="1816" w:name="FS000001030T27_05_2003_20_51_14C"/>
      <w:bookmarkEnd w:id="1816"/>
      <w:r>
        <w:rPr>
          <w:rFonts w:hint="eastAsia"/>
          <w:rtl/>
        </w:rPr>
        <w:t>מגלי</w:t>
      </w:r>
      <w:r>
        <w:rPr>
          <w:rtl/>
        </w:rPr>
        <w:t xml:space="preserve"> והבה (הליכוד):</w:t>
      </w:r>
    </w:p>
    <w:p w14:paraId="04655793" w14:textId="77777777" w:rsidR="00000000" w:rsidRDefault="007C71EE">
      <w:pPr>
        <w:pStyle w:val="a"/>
        <w:rPr>
          <w:rFonts w:hint="cs"/>
          <w:rtl/>
        </w:rPr>
      </w:pPr>
    </w:p>
    <w:p w14:paraId="3EDD63AA" w14:textId="77777777" w:rsidR="00000000" w:rsidRDefault="007C71EE">
      <w:pPr>
        <w:pStyle w:val="a"/>
        <w:rPr>
          <w:rFonts w:hint="cs"/>
          <w:rtl/>
        </w:rPr>
      </w:pPr>
      <w:r>
        <w:rPr>
          <w:rFonts w:hint="cs"/>
          <w:rtl/>
        </w:rPr>
        <w:t xml:space="preserve">חבר הכנסת מח'ול, אדוני היושב-ראש, כמו שאתם יודעים לתקוף את מדיניותה הכלכלית של הממשלה, וזו הדרך שלכם והאמונה שלכם, אני מצפה מכם, למען האינטליגנציה של הבוחרים שלכם, שתגידו את האמת ותברכו את הצד השני. וגם כאשר הצד השני טועה, להגיד לו </w:t>
      </w:r>
      <w:r>
        <w:rPr>
          <w:rFonts w:hint="cs"/>
          <w:rtl/>
        </w:rPr>
        <w:t xml:space="preserve">במפורש: אתה טועה. הגיע הזמן שנעזוב את האלימות, נעזוב את הטרור ונשב לשולחן המשא-ומתן. זה מה שמצפים מכם. אי-אפשר כל הזמן לחזור על אותה מנגינה. </w:t>
      </w:r>
    </w:p>
    <w:p w14:paraId="4E45529D" w14:textId="77777777" w:rsidR="00000000" w:rsidRDefault="007C71EE">
      <w:pPr>
        <w:pStyle w:val="a"/>
        <w:rPr>
          <w:rFonts w:hint="cs"/>
          <w:rtl/>
        </w:rPr>
      </w:pPr>
    </w:p>
    <w:p w14:paraId="547F336A" w14:textId="77777777" w:rsidR="00000000" w:rsidRDefault="007C71EE">
      <w:pPr>
        <w:pStyle w:val="a"/>
        <w:rPr>
          <w:rFonts w:hint="cs"/>
          <w:rtl/>
        </w:rPr>
      </w:pPr>
      <w:r>
        <w:rPr>
          <w:rFonts w:hint="cs"/>
          <w:rtl/>
        </w:rPr>
        <w:t>אני שומע את חבר הכנסת טל. הרי כולנו יודעים את האמת, כמה עובדים ההסתדרות פיטרה וכמה חודשים לא שילמו משכורות. שלא ל</w:t>
      </w:r>
      <w:r>
        <w:rPr>
          <w:rFonts w:hint="cs"/>
          <w:rtl/>
        </w:rPr>
        <w:t>דבר על המגזר הערבי שנתן להם 18,000 קולות בבחירות האחרונות, ואותם בוחרים לא מטופלים. הרי יש הסתדרות חדשה, על הנייר. עצם העובדה שחוזרים כל הזמן מהמקום הזה, מהמיקרופון הזה ומזמינים לבוא להפגנה - אני יודע שהגזירות קשות מאוד, אבל האנשים גם מבינים שאין ברירה. כו</w:t>
      </w:r>
      <w:r>
        <w:rPr>
          <w:rFonts w:hint="cs"/>
          <w:rtl/>
        </w:rPr>
        <w:t>לם צריכים לתת, וכל אחד אם ייתן במה שהוא יכול, אנחנו יכולים בסופו של דבר להציל את המשק ולהתחיל לצמוח מחדש.</w:t>
      </w:r>
    </w:p>
    <w:p w14:paraId="2EE4564E" w14:textId="77777777" w:rsidR="00000000" w:rsidRDefault="007C71EE">
      <w:pPr>
        <w:pStyle w:val="a"/>
        <w:rPr>
          <w:rFonts w:hint="cs"/>
          <w:rtl/>
        </w:rPr>
      </w:pPr>
    </w:p>
    <w:p w14:paraId="08CFBE4A" w14:textId="77777777" w:rsidR="00000000" w:rsidRDefault="007C71EE">
      <w:pPr>
        <w:pStyle w:val="a"/>
        <w:rPr>
          <w:rFonts w:hint="cs"/>
          <w:rtl/>
        </w:rPr>
      </w:pPr>
      <w:r>
        <w:rPr>
          <w:rFonts w:hint="cs"/>
          <w:rtl/>
        </w:rPr>
        <w:t xml:space="preserve">אני מקווה שקולי יגיע גם לאותם חברי כנסת שלא נמצאים כאן, חברי הכנסת הערבים, שיתחילו להבין שהם שותפים במדינה הזאת. אם הם רוצים להיות שותפים, הם חייבים </w:t>
      </w:r>
      <w:r>
        <w:rPr>
          <w:rFonts w:hint="cs"/>
          <w:rtl/>
        </w:rPr>
        <w:t>להיות שותפים גם בנושאים הכלכליים וגם בנושאים של השלום, אם הם מאמינים בשלום; אם לא, אין לי טענות אליהם.</w:t>
      </w:r>
    </w:p>
    <w:p w14:paraId="24C3C918" w14:textId="77777777" w:rsidR="00000000" w:rsidRDefault="007C71EE">
      <w:pPr>
        <w:pStyle w:val="a"/>
        <w:rPr>
          <w:rFonts w:hint="cs"/>
          <w:rtl/>
        </w:rPr>
      </w:pPr>
    </w:p>
    <w:p w14:paraId="060657A4" w14:textId="77777777" w:rsidR="00000000" w:rsidRDefault="007C71EE">
      <w:pPr>
        <w:pStyle w:val="a"/>
        <w:rPr>
          <w:rFonts w:hint="cs"/>
          <w:rtl/>
        </w:rPr>
      </w:pPr>
      <w:r>
        <w:rPr>
          <w:rFonts w:hint="cs"/>
          <w:rtl/>
        </w:rPr>
        <w:t>לכן, אני פונה אליך. אני מאזין לכם כל הזמן. אתה מבין מה ההבדל ביני לבינך? הרי אני בן מיעוטים ואני חי במדינה הזאת ונבחרתי במפלגה כשווה בין שווים, שותף בין</w:t>
      </w:r>
      <w:r>
        <w:rPr>
          <w:rFonts w:hint="cs"/>
          <w:rtl/>
        </w:rPr>
        <w:t xml:space="preserve"> שותפים. אני חבר בוועדות הכי סודיות של המדינה הזאת. נשלחתי לשליחויות של ממשלת ישראל לעולם הערבי והצלחתי בשליחויות האלה מסיבה פשוטה אחת: אני האמנתי בשותפות הזאת ובמי שאני מייצג. הצד השני מכבד אותי. לעומת אותם אנשים שמדברים כל הזמן ועומדים ליד הצד השני, אותם</w:t>
      </w:r>
      <w:r>
        <w:rPr>
          <w:rFonts w:hint="cs"/>
          <w:rtl/>
        </w:rPr>
        <w:t xml:space="preserve"> אנשים לא מכובדים אצל הצד השני, כי הם יודעים את האמת. שמעתי את זה מיותר ממנהיג אחד ויותר מפעם אחת, שהגיע הזמן שחברינו, חברי הכנסת הערבים, יהיו שותפים ויברכו את ממשלת ישראל על הכוונה שלה לחזור לתהליך המדיני - - -</w:t>
      </w:r>
    </w:p>
    <w:p w14:paraId="3C5CF1B7" w14:textId="77777777" w:rsidR="00000000" w:rsidRDefault="007C71EE">
      <w:pPr>
        <w:pStyle w:val="a"/>
        <w:ind w:firstLine="0"/>
        <w:rPr>
          <w:rFonts w:hint="cs"/>
          <w:rtl/>
        </w:rPr>
      </w:pPr>
    </w:p>
    <w:p w14:paraId="54B1C9BA" w14:textId="77777777" w:rsidR="00000000" w:rsidRDefault="007C71EE">
      <w:pPr>
        <w:pStyle w:val="ac"/>
        <w:rPr>
          <w:rtl/>
        </w:rPr>
      </w:pPr>
      <w:r>
        <w:rPr>
          <w:rFonts w:hint="eastAsia"/>
          <w:rtl/>
        </w:rPr>
        <w:t>עסאם</w:t>
      </w:r>
      <w:r>
        <w:rPr>
          <w:rtl/>
        </w:rPr>
        <w:t xml:space="preserve"> מח'ול (חד"ש-תע"ל):</w:t>
      </w:r>
    </w:p>
    <w:p w14:paraId="4394D304" w14:textId="77777777" w:rsidR="00000000" w:rsidRDefault="007C71EE">
      <w:pPr>
        <w:pStyle w:val="a"/>
        <w:rPr>
          <w:rFonts w:hint="cs"/>
          <w:rtl/>
        </w:rPr>
      </w:pPr>
    </w:p>
    <w:p w14:paraId="3F701041" w14:textId="77777777" w:rsidR="00000000" w:rsidRDefault="007C71EE">
      <w:pPr>
        <w:pStyle w:val="a"/>
        <w:rPr>
          <w:rFonts w:hint="cs"/>
          <w:rtl/>
        </w:rPr>
      </w:pPr>
      <w:r>
        <w:rPr>
          <w:rFonts w:hint="cs"/>
          <w:rtl/>
        </w:rPr>
        <w:t>- - -</w:t>
      </w:r>
    </w:p>
    <w:p w14:paraId="492C523F" w14:textId="77777777" w:rsidR="00000000" w:rsidRDefault="007C71EE">
      <w:pPr>
        <w:pStyle w:val="a"/>
        <w:ind w:firstLine="0"/>
        <w:rPr>
          <w:rFonts w:hint="cs"/>
          <w:rtl/>
        </w:rPr>
      </w:pPr>
    </w:p>
    <w:p w14:paraId="445C2369" w14:textId="77777777" w:rsidR="00000000" w:rsidRDefault="007C71EE">
      <w:pPr>
        <w:pStyle w:val="ac"/>
        <w:rPr>
          <w:rtl/>
        </w:rPr>
      </w:pPr>
      <w:r>
        <w:rPr>
          <w:rFonts w:hint="eastAsia"/>
          <w:rtl/>
        </w:rPr>
        <w:t>אלי</w:t>
      </w:r>
      <w:r>
        <w:rPr>
          <w:rtl/>
        </w:rPr>
        <w:t xml:space="preserve"> אפללו (</w:t>
      </w:r>
      <w:r>
        <w:rPr>
          <w:rtl/>
        </w:rPr>
        <w:t>הליכוד):</w:t>
      </w:r>
    </w:p>
    <w:p w14:paraId="1DC75BE6" w14:textId="77777777" w:rsidR="00000000" w:rsidRDefault="007C71EE">
      <w:pPr>
        <w:pStyle w:val="a"/>
        <w:rPr>
          <w:rFonts w:hint="cs"/>
          <w:rtl/>
        </w:rPr>
      </w:pPr>
    </w:p>
    <w:p w14:paraId="041D377D" w14:textId="77777777" w:rsidR="00000000" w:rsidRDefault="007C71EE">
      <w:pPr>
        <w:pStyle w:val="a"/>
        <w:rPr>
          <w:rFonts w:hint="cs"/>
          <w:rtl/>
        </w:rPr>
      </w:pPr>
      <w:r>
        <w:rPr>
          <w:rFonts w:hint="cs"/>
          <w:rtl/>
        </w:rPr>
        <w:t xml:space="preserve"> - - -</w:t>
      </w:r>
    </w:p>
    <w:p w14:paraId="6FE65AF9" w14:textId="77777777" w:rsidR="00000000" w:rsidRDefault="007C71EE">
      <w:pPr>
        <w:pStyle w:val="a"/>
        <w:ind w:firstLine="0"/>
        <w:rPr>
          <w:rFonts w:hint="cs"/>
          <w:rtl/>
        </w:rPr>
      </w:pPr>
    </w:p>
    <w:p w14:paraId="733CF4DF" w14:textId="77777777" w:rsidR="00000000" w:rsidRDefault="007C71EE">
      <w:pPr>
        <w:pStyle w:val="ac"/>
        <w:rPr>
          <w:rtl/>
        </w:rPr>
      </w:pPr>
      <w:r>
        <w:rPr>
          <w:rFonts w:hint="eastAsia"/>
          <w:rtl/>
        </w:rPr>
        <w:t>עסאם</w:t>
      </w:r>
      <w:r>
        <w:rPr>
          <w:rtl/>
        </w:rPr>
        <w:t xml:space="preserve"> מח'ול (חד"ש-תע"ל):</w:t>
      </w:r>
    </w:p>
    <w:p w14:paraId="048AF6F1" w14:textId="77777777" w:rsidR="00000000" w:rsidRDefault="007C71EE">
      <w:pPr>
        <w:pStyle w:val="a"/>
        <w:rPr>
          <w:rFonts w:hint="cs"/>
          <w:rtl/>
        </w:rPr>
      </w:pPr>
    </w:p>
    <w:p w14:paraId="62302CA1" w14:textId="77777777" w:rsidR="00000000" w:rsidRDefault="007C71EE">
      <w:pPr>
        <w:pStyle w:val="a"/>
        <w:rPr>
          <w:rFonts w:hint="cs"/>
          <w:rtl/>
        </w:rPr>
      </w:pPr>
      <w:r>
        <w:rPr>
          <w:rFonts w:hint="cs"/>
          <w:rtl/>
        </w:rPr>
        <w:t>אתה מייצג את ממשלת שרון ואנחנו מייצגים את האמת של שני העמים.</w:t>
      </w:r>
    </w:p>
    <w:p w14:paraId="6D2CF55A" w14:textId="77777777" w:rsidR="00000000" w:rsidRDefault="007C71EE">
      <w:pPr>
        <w:pStyle w:val="a"/>
        <w:ind w:firstLine="0"/>
        <w:rPr>
          <w:rFonts w:hint="cs"/>
          <w:rtl/>
        </w:rPr>
      </w:pPr>
    </w:p>
    <w:p w14:paraId="70CD67DE" w14:textId="77777777" w:rsidR="00000000" w:rsidRDefault="007C71EE">
      <w:pPr>
        <w:pStyle w:val="ac"/>
        <w:rPr>
          <w:rtl/>
        </w:rPr>
      </w:pPr>
      <w:r>
        <w:rPr>
          <w:rFonts w:hint="eastAsia"/>
          <w:rtl/>
        </w:rPr>
        <w:t>אלי</w:t>
      </w:r>
      <w:r>
        <w:rPr>
          <w:rtl/>
        </w:rPr>
        <w:t xml:space="preserve"> אפללו (הליכוד):</w:t>
      </w:r>
    </w:p>
    <w:p w14:paraId="13169854" w14:textId="77777777" w:rsidR="00000000" w:rsidRDefault="007C71EE">
      <w:pPr>
        <w:pStyle w:val="a"/>
        <w:rPr>
          <w:rFonts w:hint="cs"/>
          <w:rtl/>
        </w:rPr>
      </w:pPr>
    </w:p>
    <w:p w14:paraId="64DE788C" w14:textId="77777777" w:rsidR="00000000" w:rsidRDefault="007C71EE">
      <w:pPr>
        <w:pStyle w:val="a"/>
        <w:rPr>
          <w:rFonts w:hint="cs"/>
          <w:rtl/>
        </w:rPr>
      </w:pPr>
      <w:r>
        <w:rPr>
          <w:rFonts w:hint="cs"/>
          <w:rtl/>
        </w:rPr>
        <w:t>אתה צדיק גדול.</w:t>
      </w:r>
    </w:p>
    <w:p w14:paraId="45C38F3E" w14:textId="77777777" w:rsidR="00000000" w:rsidRDefault="007C71EE">
      <w:pPr>
        <w:pStyle w:val="a"/>
        <w:ind w:firstLine="0"/>
        <w:rPr>
          <w:rFonts w:hint="cs"/>
          <w:rtl/>
        </w:rPr>
      </w:pPr>
    </w:p>
    <w:p w14:paraId="7A5B0514" w14:textId="77777777" w:rsidR="00000000" w:rsidRDefault="007C71EE">
      <w:pPr>
        <w:pStyle w:val="SpeakerCon"/>
        <w:rPr>
          <w:rtl/>
        </w:rPr>
      </w:pPr>
      <w:bookmarkStart w:id="1817" w:name="FS000001030T27_05_2003_21_06_22C"/>
      <w:bookmarkEnd w:id="1817"/>
      <w:r>
        <w:rPr>
          <w:rtl/>
        </w:rPr>
        <w:t>מגלי והבה (הליכוד):</w:t>
      </w:r>
    </w:p>
    <w:p w14:paraId="10DEBC04" w14:textId="77777777" w:rsidR="00000000" w:rsidRDefault="007C71EE">
      <w:pPr>
        <w:pStyle w:val="a"/>
        <w:rPr>
          <w:rtl/>
        </w:rPr>
      </w:pPr>
    </w:p>
    <w:p w14:paraId="4BDFA0B9" w14:textId="77777777" w:rsidR="00000000" w:rsidRDefault="007C71EE">
      <w:pPr>
        <w:pStyle w:val="a"/>
        <w:rPr>
          <w:rFonts w:hint="cs"/>
          <w:rtl/>
        </w:rPr>
      </w:pPr>
      <w:r>
        <w:rPr>
          <w:rFonts w:hint="cs"/>
          <w:rtl/>
        </w:rPr>
        <w:t>במקום שאתה תברך על כך שממשלת שרון היא בעד השלום ובעד שתי מדינות לשני עמים, לא שמעתי מכם מאומה</w:t>
      </w:r>
      <w:r>
        <w:rPr>
          <w:rFonts w:hint="cs"/>
          <w:rtl/>
        </w:rPr>
        <w:t>. זו האמת.</w:t>
      </w:r>
    </w:p>
    <w:p w14:paraId="5D25A6AE" w14:textId="77777777" w:rsidR="00000000" w:rsidRDefault="007C71EE">
      <w:pPr>
        <w:pStyle w:val="ac"/>
        <w:rPr>
          <w:rFonts w:hint="cs"/>
          <w:rtl/>
        </w:rPr>
      </w:pPr>
    </w:p>
    <w:p w14:paraId="08785A60" w14:textId="77777777" w:rsidR="00000000" w:rsidRDefault="007C71EE">
      <w:pPr>
        <w:pStyle w:val="ac"/>
        <w:rPr>
          <w:rFonts w:hint="cs"/>
          <w:rtl/>
        </w:rPr>
      </w:pPr>
    </w:p>
    <w:p w14:paraId="0C2FBD57" w14:textId="77777777" w:rsidR="00000000" w:rsidRDefault="007C71EE">
      <w:pPr>
        <w:pStyle w:val="ac"/>
        <w:rPr>
          <w:rtl/>
        </w:rPr>
      </w:pPr>
      <w:r>
        <w:rPr>
          <w:rFonts w:hint="eastAsia"/>
          <w:rtl/>
        </w:rPr>
        <w:t>עסאם</w:t>
      </w:r>
      <w:r>
        <w:rPr>
          <w:rtl/>
        </w:rPr>
        <w:t xml:space="preserve"> מח'ול (חד"ש-תע"ל):</w:t>
      </w:r>
    </w:p>
    <w:p w14:paraId="1E7F6961" w14:textId="77777777" w:rsidR="00000000" w:rsidRDefault="007C71EE">
      <w:pPr>
        <w:pStyle w:val="a"/>
        <w:rPr>
          <w:rFonts w:hint="cs"/>
          <w:rtl/>
        </w:rPr>
      </w:pPr>
    </w:p>
    <w:p w14:paraId="18FA7F9D" w14:textId="77777777" w:rsidR="00000000" w:rsidRDefault="007C71EE">
      <w:pPr>
        <w:pStyle w:val="a"/>
        <w:rPr>
          <w:rFonts w:hint="cs"/>
          <w:rtl/>
        </w:rPr>
      </w:pPr>
      <w:r>
        <w:rPr>
          <w:rFonts w:hint="cs"/>
          <w:rtl/>
        </w:rPr>
        <w:t>איפה שתי מדינות לשני עמים?</w:t>
      </w:r>
    </w:p>
    <w:p w14:paraId="5CFE678D" w14:textId="77777777" w:rsidR="00000000" w:rsidRDefault="007C71EE">
      <w:pPr>
        <w:pStyle w:val="a"/>
        <w:ind w:firstLine="0"/>
        <w:rPr>
          <w:rFonts w:hint="cs"/>
          <w:rtl/>
        </w:rPr>
      </w:pPr>
    </w:p>
    <w:p w14:paraId="26D76AEF" w14:textId="77777777" w:rsidR="00000000" w:rsidRDefault="007C71EE">
      <w:pPr>
        <w:pStyle w:val="SpeakerCon"/>
        <w:rPr>
          <w:rtl/>
        </w:rPr>
      </w:pPr>
      <w:bookmarkStart w:id="1818" w:name="FS000001030T27_05_2003_21_07_16C"/>
      <w:bookmarkEnd w:id="1818"/>
      <w:r>
        <w:rPr>
          <w:rtl/>
        </w:rPr>
        <w:t>מגלי והבה (הליכוד):</w:t>
      </w:r>
    </w:p>
    <w:p w14:paraId="312E1D14" w14:textId="77777777" w:rsidR="00000000" w:rsidRDefault="007C71EE">
      <w:pPr>
        <w:pStyle w:val="a"/>
        <w:rPr>
          <w:rtl/>
        </w:rPr>
      </w:pPr>
    </w:p>
    <w:p w14:paraId="511E6254" w14:textId="77777777" w:rsidR="00000000" w:rsidRDefault="007C71EE">
      <w:pPr>
        <w:pStyle w:val="a"/>
        <w:rPr>
          <w:rFonts w:hint="cs"/>
          <w:rtl/>
        </w:rPr>
      </w:pPr>
      <w:r>
        <w:rPr>
          <w:rFonts w:hint="cs"/>
          <w:rtl/>
        </w:rPr>
        <w:t>אני אומר לך ואמרתי את זה ואומר את זה בהזדמנות הראשונה, שהמגזר הערבי, אני רואה שהולך להיות אצלו שינוי דרסטי בההיערכות הפוליטית, כי הם התחילו להבין סוף-סוף שהם רוצים להיות</w:t>
      </w:r>
      <w:r>
        <w:rPr>
          <w:rFonts w:hint="cs"/>
          <w:rtl/>
        </w:rPr>
        <w:t xml:space="preserve"> שותפים. הם רוצים להיות שותפים בכל התחומים, ולא רק בתחום אחד. אסור להיות  חד-סטרי. צריך להיות שותף ולדבר לשני הצדדים. ברגע שאתה מדבר לשני הצדדים, זו האמינות שלך. כבן מיעוטים, תילחם על הזכויות שלך.</w:t>
      </w:r>
    </w:p>
    <w:p w14:paraId="15AF1718" w14:textId="77777777" w:rsidR="00000000" w:rsidRDefault="007C71EE">
      <w:pPr>
        <w:pStyle w:val="a"/>
        <w:ind w:firstLine="0"/>
        <w:rPr>
          <w:rFonts w:hint="cs"/>
          <w:rtl/>
        </w:rPr>
      </w:pPr>
    </w:p>
    <w:p w14:paraId="7915C0BE" w14:textId="77777777" w:rsidR="00000000" w:rsidRDefault="007C71EE">
      <w:pPr>
        <w:pStyle w:val="ad"/>
        <w:rPr>
          <w:rtl/>
        </w:rPr>
      </w:pPr>
      <w:r>
        <w:rPr>
          <w:rFonts w:hint="eastAsia"/>
          <w:rtl/>
        </w:rPr>
        <w:t>היו</w:t>
      </w:r>
      <w:r>
        <w:rPr>
          <w:rtl/>
        </w:rPr>
        <w:t>"ר מוחמד ברכה:</w:t>
      </w:r>
    </w:p>
    <w:p w14:paraId="52902EBC" w14:textId="77777777" w:rsidR="00000000" w:rsidRDefault="007C71EE">
      <w:pPr>
        <w:pStyle w:val="a"/>
        <w:rPr>
          <w:rFonts w:hint="cs"/>
          <w:rtl/>
        </w:rPr>
      </w:pPr>
    </w:p>
    <w:p w14:paraId="005DC9ED" w14:textId="77777777" w:rsidR="00000000" w:rsidRDefault="007C71EE">
      <w:pPr>
        <w:pStyle w:val="a"/>
        <w:rPr>
          <w:rFonts w:hint="cs"/>
          <w:rtl/>
        </w:rPr>
      </w:pPr>
      <w:r>
        <w:rPr>
          <w:rFonts w:hint="cs"/>
          <w:rtl/>
        </w:rPr>
        <w:t>אני יכול להפנות אליך שאלה, חבר הכנסת וה</w:t>
      </w:r>
      <w:r>
        <w:rPr>
          <w:rFonts w:hint="cs"/>
          <w:rtl/>
        </w:rPr>
        <w:t>בה?</w:t>
      </w:r>
    </w:p>
    <w:p w14:paraId="29184498" w14:textId="77777777" w:rsidR="00000000" w:rsidRDefault="007C71EE">
      <w:pPr>
        <w:pStyle w:val="a"/>
        <w:ind w:firstLine="0"/>
        <w:rPr>
          <w:rFonts w:hint="cs"/>
          <w:rtl/>
        </w:rPr>
      </w:pPr>
    </w:p>
    <w:p w14:paraId="230C373D" w14:textId="77777777" w:rsidR="00000000" w:rsidRDefault="007C71EE">
      <w:pPr>
        <w:pStyle w:val="SpeakerCon"/>
        <w:rPr>
          <w:rtl/>
        </w:rPr>
      </w:pPr>
      <w:bookmarkStart w:id="1819" w:name="FS000001030T27_05_2003_21_08_45C"/>
      <w:bookmarkEnd w:id="1819"/>
      <w:r>
        <w:rPr>
          <w:rFonts w:hint="eastAsia"/>
          <w:rtl/>
        </w:rPr>
        <w:t>מגלי</w:t>
      </w:r>
      <w:r>
        <w:rPr>
          <w:rtl/>
        </w:rPr>
        <w:t xml:space="preserve"> והבה (הליכוד):</w:t>
      </w:r>
    </w:p>
    <w:p w14:paraId="26AFF3FB" w14:textId="77777777" w:rsidR="00000000" w:rsidRDefault="007C71EE">
      <w:pPr>
        <w:pStyle w:val="a"/>
        <w:rPr>
          <w:rFonts w:hint="cs"/>
          <w:rtl/>
        </w:rPr>
      </w:pPr>
    </w:p>
    <w:p w14:paraId="472FAF56" w14:textId="77777777" w:rsidR="00000000" w:rsidRDefault="007C71EE">
      <w:pPr>
        <w:pStyle w:val="a"/>
        <w:rPr>
          <w:rFonts w:hint="cs"/>
          <w:rtl/>
        </w:rPr>
      </w:pPr>
      <w:r>
        <w:rPr>
          <w:rFonts w:hint="cs"/>
          <w:rtl/>
        </w:rPr>
        <w:t xml:space="preserve"> ברצון.</w:t>
      </w:r>
    </w:p>
    <w:p w14:paraId="0B665734" w14:textId="77777777" w:rsidR="00000000" w:rsidRDefault="007C71EE">
      <w:pPr>
        <w:pStyle w:val="a"/>
        <w:ind w:firstLine="0"/>
        <w:rPr>
          <w:rFonts w:hint="cs"/>
          <w:rtl/>
        </w:rPr>
      </w:pPr>
    </w:p>
    <w:p w14:paraId="702C1B03" w14:textId="77777777" w:rsidR="00000000" w:rsidRDefault="007C71EE">
      <w:pPr>
        <w:pStyle w:val="ad"/>
        <w:rPr>
          <w:rtl/>
        </w:rPr>
      </w:pPr>
      <w:r>
        <w:rPr>
          <w:rtl/>
        </w:rPr>
        <w:t>היו"ר מוחמד ברכה:</w:t>
      </w:r>
    </w:p>
    <w:p w14:paraId="671539F9" w14:textId="77777777" w:rsidR="00000000" w:rsidRDefault="007C71EE">
      <w:pPr>
        <w:pStyle w:val="a"/>
        <w:rPr>
          <w:rtl/>
        </w:rPr>
      </w:pPr>
    </w:p>
    <w:p w14:paraId="345DF746" w14:textId="77777777" w:rsidR="00000000" w:rsidRDefault="007C71EE">
      <w:pPr>
        <w:pStyle w:val="a"/>
        <w:rPr>
          <w:rFonts w:hint="cs"/>
          <w:rtl/>
        </w:rPr>
      </w:pPr>
      <w:r>
        <w:rPr>
          <w:rFonts w:hint="cs"/>
          <w:rtl/>
        </w:rPr>
        <w:t>האם השותפות של האזרחים הערבים בחיי המדינה היא פועל יוצא רק כשהם צריכים להבין שהם יהיו שותפים, ואז הם אוטומטית נהיים שותפים?</w:t>
      </w:r>
    </w:p>
    <w:p w14:paraId="13E40EE6" w14:textId="77777777" w:rsidR="00000000" w:rsidRDefault="007C71EE">
      <w:pPr>
        <w:pStyle w:val="a"/>
        <w:ind w:firstLine="0"/>
        <w:rPr>
          <w:rFonts w:hint="cs"/>
          <w:rtl/>
        </w:rPr>
      </w:pPr>
    </w:p>
    <w:p w14:paraId="2F1C588F" w14:textId="77777777" w:rsidR="00000000" w:rsidRDefault="007C71EE">
      <w:pPr>
        <w:pStyle w:val="ac"/>
        <w:rPr>
          <w:rtl/>
        </w:rPr>
      </w:pPr>
      <w:bookmarkStart w:id="1820" w:name="FS000001030T27_05_2003_21_09_26C"/>
      <w:bookmarkEnd w:id="1820"/>
      <w:r>
        <w:rPr>
          <w:rFonts w:hint="eastAsia"/>
          <w:rtl/>
        </w:rPr>
        <w:t>רוני</w:t>
      </w:r>
      <w:r>
        <w:rPr>
          <w:rtl/>
        </w:rPr>
        <w:t xml:space="preserve"> בר-און (הליכוד):</w:t>
      </w:r>
    </w:p>
    <w:p w14:paraId="6D7E38F8" w14:textId="77777777" w:rsidR="00000000" w:rsidRDefault="007C71EE">
      <w:pPr>
        <w:pStyle w:val="a"/>
        <w:rPr>
          <w:rFonts w:hint="cs"/>
          <w:rtl/>
        </w:rPr>
      </w:pPr>
    </w:p>
    <w:p w14:paraId="1E5C65D3" w14:textId="77777777" w:rsidR="00000000" w:rsidRDefault="007C71EE">
      <w:pPr>
        <w:pStyle w:val="a"/>
        <w:rPr>
          <w:rFonts w:hint="cs"/>
          <w:rtl/>
        </w:rPr>
      </w:pPr>
      <w:r>
        <w:rPr>
          <w:rFonts w:hint="cs"/>
          <w:rtl/>
        </w:rPr>
        <w:t>כן.</w:t>
      </w:r>
    </w:p>
    <w:p w14:paraId="59BB2080" w14:textId="77777777" w:rsidR="00000000" w:rsidRDefault="007C71EE">
      <w:pPr>
        <w:pStyle w:val="SpeakerCon"/>
        <w:rPr>
          <w:rFonts w:hint="cs"/>
          <w:rtl/>
        </w:rPr>
      </w:pPr>
    </w:p>
    <w:p w14:paraId="7ADAA7F6" w14:textId="77777777" w:rsidR="00000000" w:rsidRDefault="007C71EE">
      <w:pPr>
        <w:pStyle w:val="SpeakerCon"/>
        <w:rPr>
          <w:rtl/>
        </w:rPr>
      </w:pPr>
      <w:r>
        <w:rPr>
          <w:rFonts w:hint="eastAsia"/>
          <w:rtl/>
        </w:rPr>
        <w:t>מגלי</w:t>
      </w:r>
      <w:r>
        <w:rPr>
          <w:rtl/>
        </w:rPr>
        <w:t xml:space="preserve"> והבה (הליכוד):</w:t>
      </w:r>
    </w:p>
    <w:p w14:paraId="316A83ED" w14:textId="77777777" w:rsidR="00000000" w:rsidRDefault="007C71EE">
      <w:pPr>
        <w:pStyle w:val="a"/>
        <w:rPr>
          <w:rFonts w:hint="cs"/>
          <w:rtl/>
        </w:rPr>
      </w:pPr>
    </w:p>
    <w:p w14:paraId="5E53E2CD" w14:textId="77777777" w:rsidR="00000000" w:rsidRDefault="007C71EE">
      <w:pPr>
        <w:pStyle w:val="a"/>
        <w:rPr>
          <w:rFonts w:hint="cs"/>
          <w:rtl/>
        </w:rPr>
      </w:pPr>
      <w:r>
        <w:rPr>
          <w:rFonts w:hint="cs"/>
          <w:rtl/>
        </w:rPr>
        <w:t xml:space="preserve">אני רוצה להגיד לך: אני יכול </w:t>
      </w:r>
      <w:r>
        <w:rPr>
          <w:rFonts w:hint="cs"/>
          <w:rtl/>
        </w:rPr>
        <w:t>למנות עשרות אזרחים ערבים במדינה הזאת שהם שותפים. הם בתפקידים מכריעים. אני יכול למנות לך בתפקידי מפתח - - -</w:t>
      </w:r>
    </w:p>
    <w:p w14:paraId="5330CC28" w14:textId="77777777" w:rsidR="00000000" w:rsidRDefault="007C71EE">
      <w:pPr>
        <w:pStyle w:val="a"/>
        <w:ind w:firstLine="0"/>
        <w:rPr>
          <w:rFonts w:hint="cs"/>
          <w:rtl/>
        </w:rPr>
      </w:pPr>
    </w:p>
    <w:p w14:paraId="1214F3C6" w14:textId="77777777" w:rsidR="00000000" w:rsidRDefault="007C71EE">
      <w:pPr>
        <w:pStyle w:val="ad"/>
        <w:rPr>
          <w:rtl/>
        </w:rPr>
      </w:pPr>
      <w:r>
        <w:rPr>
          <w:rFonts w:hint="eastAsia"/>
          <w:rtl/>
        </w:rPr>
        <w:t>היו</w:t>
      </w:r>
      <w:r>
        <w:rPr>
          <w:rtl/>
        </w:rPr>
        <w:t>"ר מוחמד ברכה:</w:t>
      </w:r>
    </w:p>
    <w:p w14:paraId="48D8B338" w14:textId="77777777" w:rsidR="00000000" w:rsidRDefault="007C71EE">
      <w:pPr>
        <w:pStyle w:val="a"/>
        <w:rPr>
          <w:rFonts w:hint="cs"/>
          <w:rtl/>
        </w:rPr>
      </w:pPr>
    </w:p>
    <w:p w14:paraId="3C603F57" w14:textId="77777777" w:rsidR="00000000" w:rsidRDefault="007C71EE">
      <w:pPr>
        <w:pStyle w:val="a"/>
        <w:rPr>
          <w:rFonts w:hint="cs"/>
          <w:rtl/>
        </w:rPr>
      </w:pPr>
      <w:r>
        <w:rPr>
          <w:rFonts w:hint="cs"/>
          <w:rtl/>
        </w:rPr>
        <w:t>אני מנוע מלנהל דיון. המדינה מקבלת אותם כשותפים?</w:t>
      </w:r>
    </w:p>
    <w:p w14:paraId="536AB7D5" w14:textId="77777777" w:rsidR="00000000" w:rsidRDefault="007C71EE">
      <w:pPr>
        <w:pStyle w:val="a"/>
        <w:ind w:firstLine="0"/>
        <w:rPr>
          <w:rFonts w:hint="cs"/>
          <w:rtl/>
        </w:rPr>
      </w:pPr>
    </w:p>
    <w:p w14:paraId="401B4E4E" w14:textId="77777777" w:rsidR="00000000" w:rsidRDefault="007C71EE">
      <w:pPr>
        <w:pStyle w:val="SpeakerCon"/>
        <w:rPr>
          <w:rtl/>
        </w:rPr>
      </w:pPr>
      <w:bookmarkStart w:id="1821" w:name="FS000001030T27_05_2003_21_10_42C"/>
      <w:bookmarkEnd w:id="1821"/>
      <w:r>
        <w:rPr>
          <w:rFonts w:hint="eastAsia"/>
          <w:rtl/>
        </w:rPr>
        <w:t>מגלי</w:t>
      </w:r>
      <w:r>
        <w:rPr>
          <w:rtl/>
        </w:rPr>
        <w:t xml:space="preserve"> והבה (הליכוד):</w:t>
      </w:r>
    </w:p>
    <w:p w14:paraId="7297DDB3" w14:textId="77777777" w:rsidR="00000000" w:rsidRDefault="007C71EE">
      <w:pPr>
        <w:pStyle w:val="a"/>
        <w:rPr>
          <w:rFonts w:hint="cs"/>
          <w:rtl/>
        </w:rPr>
      </w:pPr>
    </w:p>
    <w:p w14:paraId="4721144A" w14:textId="77777777" w:rsidR="00000000" w:rsidRDefault="007C71EE">
      <w:pPr>
        <w:pStyle w:val="a"/>
        <w:rPr>
          <w:rFonts w:hint="cs"/>
          <w:rtl/>
        </w:rPr>
      </w:pPr>
      <w:r>
        <w:rPr>
          <w:rFonts w:hint="cs"/>
          <w:rtl/>
        </w:rPr>
        <w:t xml:space="preserve"> בהחלט.</w:t>
      </w:r>
    </w:p>
    <w:p w14:paraId="5B1422E3" w14:textId="77777777" w:rsidR="00000000" w:rsidRDefault="007C71EE">
      <w:pPr>
        <w:pStyle w:val="a"/>
        <w:ind w:firstLine="0"/>
        <w:rPr>
          <w:rFonts w:hint="cs"/>
          <w:rtl/>
        </w:rPr>
      </w:pPr>
    </w:p>
    <w:p w14:paraId="2E8B4DA9" w14:textId="77777777" w:rsidR="00000000" w:rsidRDefault="007C71EE">
      <w:pPr>
        <w:pStyle w:val="ad"/>
        <w:rPr>
          <w:rtl/>
        </w:rPr>
      </w:pPr>
    </w:p>
    <w:p w14:paraId="312F1527" w14:textId="77777777" w:rsidR="00000000" w:rsidRDefault="007C71EE">
      <w:pPr>
        <w:pStyle w:val="ad"/>
        <w:rPr>
          <w:rtl/>
        </w:rPr>
      </w:pPr>
      <w:r>
        <w:rPr>
          <w:rtl/>
        </w:rPr>
        <w:t>היו"ר מוחמד ברכה:</w:t>
      </w:r>
    </w:p>
    <w:p w14:paraId="764B3AF4" w14:textId="77777777" w:rsidR="00000000" w:rsidRDefault="007C71EE">
      <w:pPr>
        <w:pStyle w:val="a"/>
        <w:rPr>
          <w:rtl/>
        </w:rPr>
      </w:pPr>
    </w:p>
    <w:p w14:paraId="3F218EEA" w14:textId="77777777" w:rsidR="00000000" w:rsidRDefault="007C71EE">
      <w:pPr>
        <w:pStyle w:val="a"/>
        <w:rPr>
          <w:rFonts w:hint="cs"/>
          <w:rtl/>
        </w:rPr>
      </w:pPr>
      <w:r>
        <w:rPr>
          <w:rFonts w:hint="cs"/>
          <w:rtl/>
        </w:rPr>
        <w:t>שווי זכויות?</w:t>
      </w:r>
    </w:p>
    <w:p w14:paraId="05746C9F" w14:textId="77777777" w:rsidR="00000000" w:rsidRDefault="007C71EE">
      <w:pPr>
        <w:pStyle w:val="a"/>
        <w:ind w:firstLine="0"/>
        <w:rPr>
          <w:rFonts w:hint="cs"/>
          <w:rtl/>
        </w:rPr>
      </w:pPr>
    </w:p>
    <w:p w14:paraId="5E77B96C" w14:textId="77777777" w:rsidR="00000000" w:rsidRDefault="007C71EE">
      <w:pPr>
        <w:pStyle w:val="SpeakerCon"/>
        <w:rPr>
          <w:rtl/>
        </w:rPr>
      </w:pPr>
      <w:bookmarkStart w:id="1822" w:name="FS000001030T27_05_2003_21_11_16C"/>
      <w:bookmarkEnd w:id="1822"/>
      <w:r>
        <w:rPr>
          <w:rtl/>
        </w:rPr>
        <w:t>מגלי והבה (הליכו</w:t>
      </w:r>
      <w:r>
        <w:rPr>
          <w:rtl/>
        </w:rPr>
        <w:t>ד):</w:t>
      </w:r>
    </w:p>
    <w:p w14:paraId="32113DC6" w14:textId="77777777" w:rsidR="00000000" w:rsidRDefault="007C71EE">
      <w:pPr>
        <w:pStyle w:val="a"/>
        <w:rPr>
          <w:rtl/>
        </w:rPr>
      </w:pPr>
    </w:p>
    <w:p w14:paraId="5A7BB117" w14:textId="77777777" w:rsidR="00000000" w:rsidRDefault="007C71EE">
      <w:pPr>
        <w:pStyle w:val="a"/>
        <w:rPr>
          <w:rFonts w:hint="cs"/>
          <w:rtl/>
        </w:rPr>
      </w:pPr>
      <w:r>
        <w:rPr>
          <w:rFonts w:hint="cs"/>
          <w:rtl/>
        </w:rPr>
        <w:t>בהחלט. אני רוצה להגיד לך, אחת משלוש ההחלטות של הממשלה הקודמת, אותה ממשלת שרון - - -</w:t>
      </w:r>
    </w:p>
    <w:p w14:paraId="5645A93A" w14:textId="77777777" w:rsidR="00000000" w:rsidRDefault="007C71EE">
      <w:pPr>
        <w:pStyle w:val="a"/>
        <w:ind w:firstLine="0"/>
        <w:rPr>
          <w:rFonts w:hint="cs"/>
          <w:rtl/>
        </w:rPr>
      </w:pPr>
    </w:p>
    <w:p w14:paraId="497A0929" w14:textId="77777777" w:rsidR="00000000" w:rsidRDefault="007C71EE">
      <w:pPr>
        <w:pStyle w:val="ac"/>
        <w:rPr>
          <w:rtl/>
        </w:rPr>
      </w:pPr>
      <w:r>
        <w:rPr>
          <w:rFonts w:hint="eastAsia"/>
          <w:rtl/>
        </w:rPr>
        <w:t>אלי</w:t>
      </w:r>
      <w:r>
        <w:rPr>
          <w:rtl/>
        </w:rPr>
        <w:t xml:space="preserve"> אפללו (הליכוד):</w:t>
      </w:r>
    </w:p>
    <w:p w14:paraId="69BE43BB" w14:textId="77777777" w:rsidR="00000000" w:rsidRDefault="007C71EE">
      <w:pPr>
        <w:pStyle w:val="a"/>
        <w:rPr>
          <w:rFonts w:hint="cs"/>
          <w:rtl/>
        </w:rPr>
      </w:pPr>
    </w:p>
    <w:p w14:paraId="433954F8" w14:textId="77777777" w:rsidR="00000000" w:rsidRDefault="007C71EE">
      <w:pPr>
        <w:pStyle w:val="a"/>
        <w:rPr>
          <w:rFonts w:hint="cs"/>
          <w:rtl/>
        </w:rPr>
      </w:pPr>
      <w:r>
        <w:rPr>
          <w:rFonts w:hint="cs"/>
          <w:rtl/>
        </w:rPr>
        <w:t>ודאי שכן, אבל גם שיהיו להם חובות.</w:t>
      </w:r>
    </w:p>
    <w:p w14:paraId="097D877D" w14:textId="77777777" w:rsidR="00000000" w:rsidRDefault="007C71EE">
      <w:pPr>
        <w:pStyle w:val="a"/>
        <w:ind w:firstLine="0"/>
        <w:rPr>
          <w:rFonts w:hint="cs"/>
          <w:rtl/>
        </w:rPr>
      </w:pPr>
    </w:p>
    <w:p w14:paraId="2FC36E46" w14:textId="77777777" w:rsidR="00000000" w:rsidRDefault="007C71EE">
      <w:pPr>
        <w:pStyle w:val="SpeakerCon"/>
        <w:rPr>
          <w:rtl/>
        </w:rPr>
      </w:pPr>
      <w:bookmarkStart w:id="1823" w:name="FS000001030T27_05_2003_21_12_11C"/>
      <w:bookmarkEnd w:id="1823"/>
      <w:r>
        <w:rPr>
          <w:rtl/>
        </w:rPr>
        <w:t>מגלי והבה (הליכוד):</w:t>
      </w:r>
    </w:p>
    <w:p w14:paraId="776A3F2E" w14:textId="77777777" w:rsidR="00000000" w:rsidRDefault="007C71EE">
      <w:pPr>
        <w:pStyle w:val="a"/>
        <w:rPr>
          <w:rtl/>
        </w:rPr>
      </w:pPr>
    </w:p>
    <w:p w14:paraId="4206BA0D" w14:textId="77777777" w:rsidR="00000000" w:rsidRDefault="007C71EE">
      <w:pPr>
        <w:pStyle w:val="a"/>
        <w:rPr>
          <w:rFonts w:hint="cs"/>
          <w:rtl/>
        </w:rPr>
      </w:pPr>
      <w:r>
        <w:rPr>
          <w:rFonts w:hint="cs"/>
          <w:rtl/>
        </w:rPr>
        <w:t>- - - תרשו לי לענות לכם. כשאנחנו מדברים על שותפות, הממשלה, אותה ממשלת שרון מינתה את השר ה</w:t>
      </w:r>
      <w:r>
        <w:rPr>
          <w:rFonts w:hint="cs"/>
          <w:rtl/>
        </w:rPr>
        <w:t>לא-יהודי הראשון. היא מינתה את האלוף הלא-יהודי הראשון. איפה הוא יושב? במטה הכללי. מה תפקידו? מפקד העורף שהגן על כל המדינה.</w:t>
      </w:r>
    </w:p>
    <w:p w14:paraId="171C65C2" w14:textId="77777777" w:rsidR="00000000" w:rsidRDefault="007C71EE">
      <w:pPr>
        <w:pStyle w:val="a"/>
        <w:ind w:firstLine="0"/>
        <w:rPr>
          <w:rFonts w:hint="cs"/>
          <w:rtl/>
        </w:rPr>
      </w:pPr>
    </w:p>
    <w:p w14:paraId="37787F92" w14:textId="77777777" w:rsidR="00000000" w:rsidRDefault="007C71EE">
      <w:pPr>
        <w:pStyle w:val="ac"/>
        <w:rPr>
          <w:rtl/>
        </w:rPr>
      </w:pPr>
      <w:r>
        <w:rPr>
          <w:rFonts w:hint="eastAsia"/>
          <w:rtl/>
        </w:rPr>
        <w:t>אלי</w:t>
      </w:r>
      <w:r>
        <w:rPr>
          <w:rtl/>
        </w:rPr>
        <w:t xml:space="preserve"> אפללו (הליכוד):</w:t>
      </w:r>
    </w:p>
    <w:p w14:paraId="24C2D171" w14:textId="77777777" w:rsidR="00000000" w:rsidRDefault="007C71EE">
      <w:pPr>
        <w:pStyle w:val="a"/>
        <w:rPr>
          <w:rFonts w:hint="cs"/>
          <w:rtl/>
        </w:rPr>
      </w:pPr>
    </w:p>
    <w:p w14:paraId="60E9A7E0" w14:textId="77777777" w:rsidR="00000000" w:rsidRDefault="007C71EE">
      <w:pPr>
        <w:pStyle w:val="a"/>
        <w:rPr>
          <w:rFonts w:hint="cs"/>
          <w:rtl/>
        </w:rPr>
      </w:pPr>
      <w:r>
        <w:rPr>
          <w:rFonts w:hint="cs"/>
          <w:rtl/>
        </w:rPr>
        <w:t>- - -</w:t>
      </w:r>
    </w:p>
    <w:p w14:paraId="7EDA35AE" w14:textId="77777777" w:rsidR="00000000" w:rsidRDefault="007C71EE">
      <w:pPr>
        <w:pStyle w:val="a"/>
        <w:ind w:firstLine="0"/>
        <w:rPr>
          <w:rFonts w:hint="cs"/>
          <w:rtl/>
        </w:rPr>
      </w:pPr>
    </w:p>
    <w:p w14:paraId="144A5757" w14:textId="77777777" w:rsidR="00000000" w:rsidRDefault="007C71EE">
      <w:pPr>
        <w:pStyle w:val="ac"/>
        <w:rPr>
          <w:rtl/>
        </w:rPr>
      </w:pPr>
      <w:r>
        <w:rPr>
          <w:rFonts w:hint="eastAsia"/>
          <w:rtl/>
        </w:rPr>
        <w:t>עסאם</w:t>
      </w:r>
      <w:r>
        <w:rPr>
          <w:rtl/>
        </w:rPr>
        <w:t xml:space="preserve"> מח'ול (חד"ש-תע"ל):</w:t>
      </w:r>
    </w:p>
    <w:p w14:paraId="0305534A" w14:textId="77777777" w:rsidR="00000000" w:rsidRDefault="007C71EE">
      <w:pPr>
        <w:pStyle w:val="a"/>
        <w:rPr>
          <w:rFonts w:hint="cs"/>
          <w:rtl/>
        </w:rPr>
      </w:pPr>
    </w:p>
    <w:p w14:paraId="7E58F793" w14:textId="77777777" w:rsidR="00000000" w:rsidRDefault="007C71EE">
      <w:pPr>
        <w:pStyle w:val="a"/>
        <w:rPr>
          <w:rFonts w:hint="cs"/>
          <w:rtl/>
        </w:rPr>
      </w:pPr>
      <w:r>
        <w:rPr>
          <w:rFonts w:hint="cs"/>
          <w:rtl/>
        </w:rPr>
        <w:t>אני לא רוצה שר, אני רוצה מדיניות אחרת.</w:t>
      </w:r>
    </w:p>
    <w:p w14:paraId="361EBD5D" w14:textId="77777777" w:rsidR="00000000" w:rsidRDefault="007C71EE">
      <w:pPr>
        <w:pStyle w:val="a"/>
        <w:ind w:firstLine="0"/>
        <w:rPr>
          <w:rFonts w:hint="cs"/>
          <w:rtl/>
        </w:rPr>
      </w:pPr>
    </w:p>
    <w:p w14:paraId="54536609" w14:textId="77777777" w:rsidR="00000000" w:rsidRDefault="007C71EE">
      <w:pPr>
        <w:pStyle w:val="SpeakerCon"/>
        <w:rPr>
          <w:rtl/>
        </w:rPr>
      </w:pPr>
      <w:bookmarkStart w:id="1824" w:name="FS000001030T27_05_2003_21_13_23C"/>
      <w:bookmarkEnd w:id="1824"/>
      <w:r>
        <w:rPr>
          <w:rtl/>
        </w:rPr>
        <w:t>מגלי והבה (הליכוד):</w:t>
      </w:r>
    </w:p>
    <w:p w14:paraId="1E7E4B87" w14:textId="77777777" w:rsidR="00000000" w:rsidRDefault="007C71EE">
      <w:pPr>
        <w:pStyle w:val="a"/>
        <w:rPr>
          <w:rtl/>
        </w:rPr>
      </w:pPr>
    </w:p>
    <w:p w14:paraId="6E242EDD" w14:textId="77777777" w:rsidR="00000000" w:rsidRDefault="007C71EE">
      <w:pPr>
        <w:pStyle w:val="a"/>
        <w:rPr>
          <w:rFonts w:hint="cs"/>
          <w:rtl/>
        </w:rPr>
      </w:pPr>
      <w:r>
        <w:rPr>
          <w:rFonts w:hint="cs"/>
          <w:rtl/>
        </w:rPr>
        <w:t>אני חושב, חבר הכנסת</w:t>
      </w:r>
      <w:r>
        <w:rPr>
          <w:rFonts w:hint="cs"/>
          <w:rtl/>
        </w:rPr>
        <w:t xml:space="preserve"> מח'ול, שאתם צריכים להתעלות על עצמכם, ומי שרוצה להיות שותף, הדלת פתוחה. לא צריך להיות חד-סטרי, אלא להיות אזרחים עם שוויון מלא, ואנחנו אלה שנקבע את הטון. שים לב למה שקרה אתנו, העדה הדרוזית, ותלמד ותהיה כמונו. תודה רבה.</w:t>
      </w:r>
    </w:p>
    <w:p w14:paraId="7D26D6A8" w14:textId="77777777" w:rsidR="00000000" w:rsidRDefault="007C71EE">
      <w:pPr>
        <w:pStyle w:val="a"/>
        <w:rPr>
          <w:rFonts w:hint="cs"/>
          <w:rtl/>
        </w:rPr>
      </w:pPr>
    </w:p>
    <w:p w14:paraId="5605ED55" w14:textId="77777777" w:rsidR="00000000" w:rsidRDefault="007C71EE">
      <w:pPr>
        <w:pStyle w:val="ad"/>
        <w:rPr>
          <w:rtl/>
        </w:rPr>
      </w:pPr>
      <w:r>
        <w:rPr>
          <w:rtl/>
        </w:rPr>
        <w:t>היו"ר מוחמד ברכה:</w:t>
      </w:r>
    </w:p>
    <w:p w14:paraId="3C6EAAEC" w14:textId="77777777" w:rsidR="00000000" w:rsidRDefault="007C71EE">
      <w:pPr>
        <w:pStyle w:val="a"/>
        <w:rPr>
          <w:rtl/>
        </w:rPr>
      </w:pPr>
    </w:p>
    <w:p w14:paraId="7C9FFFCA" w14:textId="77777777" w:rsidR="00000000" w:rsidRDefault="007C71EE">
      <w:pPr>
        <w:pStyle w:val="a"/>
        <w:rPr>
          <w:rFonts w:hint="cs"/>
          <w:rtl/>
        </w:rPr>
      </w:pPr>
      <w:r>
        <w:rPr>
          <w:rFonts w:hint="cs"/>
          <w:rtl/>
        </w:rPr>
        <w:t>תודה לחבר הכנסת מג</w:t>
      </w:r>
      <w:r>
        <w:rPr>
          <w:rFonts w:hint="cs"/>
          <w:rtl/>
        </w:rPr>
        <w:t xml:space="preserve">לי והבה. חבר הכנסת נסים דהן. </w:t>
      </w:r>
    </w:p>
    <w:p w14:paraId="2124E358" w14:textId="77777777" w:rsidR="00000000" w:rsidRDefault="007C71EE">
      <w:pPr>
        <w:pStyle w:val="a"/>
        <w:rPr>
          <w:rFonts w:hint="cs"/>
          <w:rtl/>
        </w:rPr>
      </w:pPr>
    </w:p>
    <w:p w14:paraId="1F325D4B" w14:textId="77777777" w:rsidR="00000000" w:rsidRDefault="007C71EE">
      <w:pPr>
        <w:pStyle w:val="a"/>
        <w:rPr>
          <w:rFonts w:hint="cs"/>
          <w:rtl/>
        </w:rPr>
      </w:pPr>
      <w:r>
        <w:rPr>
          <w:rFonts w:hint="cs"/>
          <w:rtl/>
        </w:rPr>
        <w:t>עד שיגיע לכאן, אני חושב שהחוק שמדובר עליו היום הוא לא החוק הכי שוביניסטי - איחוד משפחות. ההקצבה לסילוק פולשים בנגב - זה לא החוק הכי הגיוני בעולם. אני לא רוצה להתפלמס, כי אני יושב בכיסא שאסור לי יותר מדי להתפלמס. בבקשה, אדוני.</w:t>
      </w:r>
      <w:r>
        <w:rPr>
          <w:rFonts w:hint="cs"/>
          <w:rtl/>
        </w:rPr>
        <w:t xml:space="preserve"> אחרי חבר הכנסת דהן ישתתף בדיון חבר הכנסת חמי דורון.</w:t>
      </w:r>
    </w:p>
    <w:p w14:paraId="6A31D42B" w14:textId="77777777" w:rsidR="00000000" w:rsidRDefault="007C71EE">
      <w:pPr>
        <w:pStyle w:val="Speaker"/>
        <w:rPr>
          <w:rFonts w:hint="cs"/>
          <w:rtl/>
        </w:rPr>
      </w:pPr>
      <w:bookmarkStart w:id="1825" w:name="FS000000487T27_05_2003_20_21_46"/>
      <w:bookmarkEnd w:id="1825"/>
    </w:p>
    <w:p w14:paraId="14A5723B" w14:textId="77777777" w:rsidR="00000000" w:rsidRDefault="007C71EE">
      <w:pPr>
        <w:pStyle w:val="Speaker"/>
        <w:rPr>
          <w:rtl/>
        </w:rPr>
      </w:pPr>
      <w:r>
        <w:rPr>
          <w:rtl/>
        </w:rPr>
        <w:t>נסים דהן (ש"ס):</w:t>
      </w:r>
    </w:p>
    <w:p w14:paraId="2A1BF789" w14:textId="77777777" w:rsidR="00000000" w:rsidRDefault="007C71EE">
      <w:pPr>
        <w:pStyle w:val="a"/>
        <w:rPr>
          <w:rtl/>
        </w:rPr>
      </w:pPr>
    </w:p>
    <w:p w14:paraId="0DF3FBCB" w14:textId="77777777" w:rsidR="00000000" w:rsidRDefault="007C71EE">
      <w:pPr>
        <w:pStyle w:val="a"/>
        <w:rPr>
          <w:rFonts w:hint="cs"/>
          <w:rtl/>
        </w:rPr>
      </w:pPr>
      <w:r>
        <w:rPr>
          <w:rFonts w:hint="cs"/>
          <w:rtl/>
        </w:rPr>
        <w:t xml:space="preserve">אדוני היושב-ראש, חברי חברי הכנסת, אנחנו עוסקים בתוכנית הכלכלית, ומשום-מה נוח לכמה חברי כנסת ולממשלה להסיט את הוויכוח מהתוכנית הכלכלית לתוכניות המדיניות שרק לפני ימים מספר החליטו עליהן. </w:t>
      </w:r>
      <w:r>
        <w:rPr>
          <w:rFonts w:hint="cs"/>
          <w:rtl/>
        </w:rPr>
        <w:t xml:space="preserve">אף אחד לא יודע למה זה הולך להתפתח, אבל כותרות בומבסטיות זה עושה. מסיטים את הוויכוח ממה שאנחנו עסוקים בו כבר חודש שלם, מהגזירות הכלכליות ומהתוכנית הכלכלית שממשלת ישראל האטומה והסתומה הזאת הגישה לכנסת. </w:t>
      </w:r>
    </w:p>
    <w:p w14:paraId="640F56FD" w14:textId="77777777" w:rsidR="00000000" w:rsidRDefault="007C71EE">
      <w:pPr>
        <w:pStyle w:val="a"/>
        <w:rPr>
          <w:rFonts w:hint="cs"/>
          <w:rtl/>
        </w:rPr>
      </w:pPr>
    </w:p>
    <w:p w14:paraId="3B890340" w14:textId="77777777" w:rsidR="00000000" w:rsidRDefault="007C71EE">
      <w:pPr>
        <w:pStyle w:val="ac"/>
        <w:rPr>
          <w:rtl/>
        </w:rPr>
      </w:pPr>
      <w:r>
        <w:rPr>
          <w:rFonts w:hint="eastAsia"/>
          <w:rtl/>
        </w:rPr>
        <w:t>אלי</w:t>
      </w:r>
      <w:r>
        <w:rPr>
          <w:rtl/>
        </w:rPr>
        <w:t xml:space="preserve"> אפללו (הליכוד):</w:t>
      </w:r>
    </w:p>
    <w:p w14:paraId="124E71D7" w14:textId="77777777" w:rsidR="00000000" w:rsidRDefault="007C71EE">
      <w:pPr>
        <w:pStyle w:val="a"/>
        <w:rPr>
          <w:rFonts w:hint="cs"/>
          <w:rtl/>
        </w:rPr>
      </w:pPr>
    </w:p>
    <w:p w14:paraId="6671F26F" w14:textId="77777777" w:rsidR="00000000" w:rsidRDefault="007C71EE">
      <w:pPr>
        <w:pStyle w:val="a"/>
        <w:rPr>
          <w:rFonts w:hint="cs"/>
          <w:rtl/>
        </w:rPr>
      </w:pPr>
      <w:r>
        <w:rPr>
          <w:rFonts w:hint="cs"/>
          <w:rtl/>
        </w:rPr>
        <w:t xml:space="preserve">לא יפה להגיד כך. </w:t>
      </w:r>
    </w:p>
    <w:p w14:paraId="3C6E8868" w14:textId="77777777" w:rsidR="00000000" w:rsidRDefault="007C71EE">
      <w:pPr>
        <w:pStyle w:val="a"/>
        <w:rPr>
          <w:rFonts w:hint="cs"/>
          <w:rtl/>
        </w:rPr>
      </w:pPr>
    </w:p>
    <w:p w14:paraId="7773CFD3" w14:textId="77777777" w:rsidR="00000000" w:rsidRDefault="007C71EE">
      <w:pPr>
        <w:pStyle w:val="SpeakerCon"/>
        <w:rPr>
          <w:rtl/>
        </w:rPr>
      </w:pPr>
      <w:bookmarkStart w:id="1826" w:name="FS000000487T27_05_2003_20_27_24C"/>
      <w:bookmarkEnd w:id="1826"/>
      <w:r>
        <w:rPr>
          <w:rtl/>
        </w:rPr>
        <w:t>נסים דהן (ש"ס)</w:t>
      </w:r>
      <w:r>
        <w:rPr>
          <w:rtl/>
        </w:rPr>
        <w:t>:</w:t>
      </w:r>
    </w:p>
    <w:p w14:paraId="30F8CDE2" w14:textId="77777777" w:rsidR="00000000" w:rsidRDefault="007C71EE">
      <w:pPr>
        <w:pStyle w:val="a"/>
        <w:rPr>
          <w:rtl/>
        </w:rPr>
      </w:pPr>
    </w:p>
    <w:p w14:paraId="53FF373C" w14:textId="77777777" w:rsidR="00000000" w:rsidRDefault="007C71EE">
      <w:pPr>
        <w:pStyle w:val="a"/>
        <w:rPr>
          <w:rFonts w:hint="cs"/>
          <w:rtl/>
        </w:rPr>
      </w:pPr>
      <w:r>
        <w:rPr>
          <w:rFonts w:hint="cs"/>
          <w:rtl/>
        </w:rPr>
        <w:t xml:space="preserve">אני חוזר ואומר: ממשלת ישראל האטומה והסתומה לרחשי לב של הציבור. </w:t>
      </w:r>
    </w:p>
    <w:p w14:paraId="00F6D45D" w14:textId="77777777" w:rsidR="00000000" w:rsidRDefault="007C71EE">
      <w:pPr>
        <w:pStyle w:val="a"/>
        <w:rPr>
          <w:rFonts w:hint="cs"/>
          <w:rtl/>
        </w:rPr>
      </w:pPr>
    </w:p>
    <w:p w14:paraId="183DA5EA" w14:textId="77777777" w:rsidR="00000000" w:rsidRDefault="007C71EE">
      <w:pPr>
        <w:pStyle w:val="ac"/>
        <w:rPr>
          <w:rtl/>
        </w:rPr>
      </w:pPr>
      <w:r>
        <w:rPr>
          <w:rFonts w:hint="eastAsia"/>
          <w:rtl/>
        </w:rPr>
        <w:t>אלי</w:t>
      </w:r>
      <w:r>
        <w:rPr>
          <w:rtl/>
        </w:rPr>
        <w:t xml:space="preserve"> אפללו (הליכוד):</w:t>
      </w:r>
    </w:p>
    <w:p w14:paraId="1012C958" w14:textId="77777777" w:rsidR="00000000" w:rsidRDefault="007C71EE">
      <w:pPr>
        <w:pStyle w:val="a"/>
        <w:rPr>
          <w:rFonts w:hint="cs"/>
          <w:rtl/>
        </w:rPr>
      </w:pPr>
    </w:p>
    <w:p w14:paraId="3BC2F0F3" w14:textId="77777777" w:rsidR="00000000" w:rsidRDefault="007C71EE">
      <w:pPr>
        <w:pStyle w:val="a"/>
        <w:rPr>
          <w:rFonts w:hint="cs"/>
          <w:rtl/>
        </w:rPr>
      </w:pPr>
      <w:r>
        <w:rPr>
          <w:rFonts w:hint="cs"/>
          <w:rtl/>
        </w:rPr>
        <w:t xml:space="preserve"> אני מבקש ממך, תחזור בך. </w:t>
      </w:r>
    </w:p>
    <w:p w14:paraId="40A27068" w14:textId="77777777" w:rsidR="00000000" w:rsidRDefault="007C71EE">
      <w:pPr>
        <w:pStyle w:val="a"/>
        <w:rPr>
          <w:rFonts w:hint="cs"/>
          <w:rtl/>
        </w:rPr>
      </w:pPr>
    </w:p>
    <w:p w14:paraId="32BF2AF0" w14:textId="77777777" w:rsidR="00000000" w:rsidRDefault="007C71EE">
      <w:pPr>
        <w:pStyle w:val="SpeakerCon"/>
        <w:rPr>
          <w:rtl/>
        </w:rPr>
      </w:pPr>
      <w:bookmarkStart w:id="1827" w:name="FS000000487T27_05_2003_20_28_40C"/>
      <w:bookmarkEnd w:id="1827"/>
      <w:r>
        <w:rPr>
          <w:rtl/>
        </w:rPr>
        <w:t>נסים דהן (ש"ס):</w:t>
      </w:r>
    </w:p>
    <w:p w14:paraId="6ADEF4E7" w14:textId="77777777" w:rsidR="00000000" w:rsidRDefault="007C71EE">
      <w:pPr>
        <w:pStyle w:val="a"/>
        <w:rPr>
          <w:rtl/>
        </w:rPr>
      </w:pPr>
    </w:p>
    <w:p w14:paraId="06663935" w14:textId="77777777" w:rsidR="00000000" w:rsidRDefault="007C71EE">
      <w:pPr>
        <w:pStyle w:val="a"/>
        <w:rPr>
          <w:rFonts w:hint="cs"/>
          <w:rtl/>
        </w:rPr>
      </w:pPr>
      <w:r>
        <w:rPr>
          <w:rFonts w:hint="cs"/>
          <w:rtl/>
        </w:rPr>
        <w:t>אדוני חבר הכנסת אפללו, אני מבין שלא נוח לך להיות - - -</w:t>
      </w:r>
    </w:p>
    <w:p w14:paraId="1AAD6053" w14:textId="77777777" w:rsidR="00000000" w:rsidRDefault="007C71EE">
      <w:pPr>
        <w:pStyle w:val="a"/>
        <w:rPr>
          <w:rFonts w:hint="cs"/>
          <w:rtl/>
        </w:rPr>
      </w:pPr>
    </w:p>
    <w:p w14:paraId="0855213A" w14:textId="77777777" w:rsidR="00000000" w:rsidRDefault="007C71EE">
      <w:pPr>
        <w:pStyle w:val="ad"/>
        <w:rPr>
          <w:rtl/>
        </w:rPr>
      </w:pPr>
      <w:r>
        <w:rPr>
          <w:rtl/>
        </w:rPr>
        <w:t>היו"ר מוחמד ברכה:</w:t>
      </w:r>
    </w:p>
    <w:p w14:paraId="44E87614" w14:textId="77777777" w:rsidR="00000000" w:rsidRDefault="007C71EE">
      <w:pPr>
        <w:pStyle w:val="a"/>
        <w:rPr>
          <w:rtl/>
        </w:rPr>
      </w:pPr>
    </w:p>
    <w:p w14:paraId="2506A619" w14:textId="77777777" w:rsidR="00000000" w:rsidRDefault="007C71EE">
      <w:pPr>
        <w:pStyle w:val="a"/>
        <w:rPr>
          <w:rFonts w:hint="cs"/>
          <w:rtl/>
        </w:rPr>
      </w:pPr>
      <w:r>
        <w:rPr>
          <w:rFonts w:hint="cs"/>
          <w:rtl/>
        </w:rPr>
        <w:t xml:space="preserve">יש מציאות לא יפה שמבטאים אותה במלים לא יפות. מה </w:t>
      </w:r>
      <w:r>
        <w:rPr>
          <w:rFonts w:hint="cs"/>
          <w:rtl/>
        </w:rPr>
        <w:t>אפשר לעשות?</w:t>
      </w:r>
    </w:p>
    <w:p w14:paraId="0B1ED5D7" w14:textId="77777777" w:rsidR="00000000" w:rsidRDefault="007C71EE">
      <w:pPr>
        <w:pStyle w:val="a"/>
        <w:rPr>
          <w:rFonts w:hint="cs"/>
          <w:rtl/>
        </w:rPr>
      </w:pPr>
    </w:p>
    <w:p w14:paraId="38FE5AE5" w14:textId="77777777" w:rsidR="00000000" w:rsidRDefault="007C71EE">
      <w:pPr>
        <w:pStyle w:val="SpeakerCon"/>
        <w:rPr>
          <w:rtl/>
        </w:rPr>
      </w:pPr>
      <w:bookmarkStart w:id="1828" w:name="FS000000487T27_05_2003_20_29_30C"/>
      <w:bookmarkEnd w:id="1828"/>
      <w:r>
        <w:rPr>
          <w:rtl/>
        </w:rPr>
        <w:t>נסים דהן (ש"ס):</w:t>
      </w:r>
    </w:p>
    <w:p w14:paraId="10F1C91A" w14:textId="77777777" w:rsidR="00000000" w:rsidRDefault="007C71EE">
      <w:pPr>
        <w:pStyle w:val="a"/>
        <w:rPr>
          <w:rFonts w:hint="cs"/>
          <w:rtl/>
        </w:rPr>
      </w:pPr>
    </w:p>
    <w:p w14:paraId="26BCAFFB" w14:textId="77777777" w:rsidR="00000000" w:rsidRDefault="007C71EE">
      <w:pPr>
        <w:pStyle w:val="a"/>
        <w:rPr>
          <w:rFonts w:hint="cs"/>
          <w:rtl/>
        </w:rPr>
      </w:pPr>
      <w:r>
        <w:rPr>
          <w:rFonts w:hint="cs"/>
          <w:rtl/>
        </w:rPr>
        <w:t xml:space="preserve">אתה אדם ישר, הגון. כבר פעמים מספר רצית להצביע נגד הממשלה - - </w:t>
      </w:r>
    </w:p>
    <w:p w14:paraId="2FB7F93D" w14:textId="77777777" w:rsidR="00000000" w:rsidRDefault="007C71EE">
      <w:pPr>
        <w:pStyle w:val="a"/>
        <w:rPr>
          <w:rFonts w:hint="cs"/>
          <w:rtl/>
        </w:rPr>
      </w:pPr>
    </w:p>
    <w:p w14:paraId="3FE176D2" w14:textId="77777777" w:rsidR="00000000" w:rsidRDefault="007C71EE">
      <w:pPr>
        <w:pStyle w:val="ac"/>
        <w:rPr>
          <w:rtl/>
        </w:rPr>
      </w:pPr>
      <w:r>
        <w:rPr>
          <w:rFonts w:hint="eastAsia"/>
          <w:rtl/>
        </w:rPr>
        <w:t>אלי</w:t>
      </w:r>
      <w:r>
        <w:rPr>
          <w:rtl/>
        </w:rPr>
        <w:t xml:space="preserve"> אפללו (הליכוד):</w:t>
      </w:r>
    </w:p>
    <w:p w14:paraId="47983213" w14:textId="77777777" w:rsidR="00000000" w:rsidRDefault="007C71EE">
      <w:pPr>
        <w:pStyle w:val="a"/>
        <w:rPr>
          <w:rFonts w:hint="cs"/>
          <w:rtl/>
        </w:rPr>
      </w:pPr>
    </w:p>
    <w:p w14:paraId="34C5F04C" w14:textId="77777777" w:rsidR="00000000" w:rsidRDefault="007C71EE">
      <w:pPr>
        <w:pStyle w:val="a"/>
        <w:rPr>
          <w:rFonts w:hint="cs"/>
          <w:rtl/>
        </w:rPr>
      </w:pPr>
      <w:r>
        <w:rPr>
          <w:rFonts w:hint="cs"/>
          <w:rtl/>
        </w:rPr>
        <w:t xml:space="preserve">נכון. </w:t>
      </w:r>
    </w:p>
    <w:p w14:paraId="28A074F1" w14:textId="77777777" w:rsidR="00000000" w:rsidRDefault="007C71EE">
      <w:pPr>
        <w:pStyle w:val="a"/>
        <w:rPr>
          <w:rFonts w:hint="cs"/>
          <w:rtl/>
        </w:rPr>
      </w:pPr>
    </w:p>
    <w:p w14:paraId="2EB31985" w14:textId="77777777" w:rsidR="00000000" w:rsidRDefault="007C71EE">
      <w:pPr>
        <w:pStyle w:val="SpeakerCon"/>
        <w:rPr>
          <w:rtl/>
        </w:rPr>
      </w:pPr>
      <w:bookmarkStart w:id="1829" w:name="FS000000487T27_05_2003_20_30_19C"/>
      <w:bookmarkEnd w:id="1829"/>
      <w:r>
        <w:rPr>
          <w:rtl/>
        </w:rPr>
        <w:t>נסים דהן (ש"ס):</w:t>
      </w:r>
    </w:p>
    <w:p w14:paraId="27E6C03C" w14:textId="77777777" w:rsidR="00000000" w:rsidRDefault="007C71EE">
      <w:pPr>
        <w:pStyle w:val="a"/>
        <w:rPr>
          <w:rtl/>
        </w:rPr>
      </w:pPr>
    </w:p>
    <w:p w14:paraId="5A698B1F" w14:textId="77777777" w:rsidR="00000000" w:rsidRDefault="007C71EE">
      <w:pPr>
        <w:pStyle w:val="a"/>
        <w:rPr>
          <w:rFonts w:hint="cs"/>
          <w:rtl/>
        </w:rPr>
      </w:pPr>
      <w:r>
        <w:rPr>
          <w:rFonts w:hint="cs"/>
          <w:rtl/>
        </w:rPr>
        <w:t xml:space="preserve">- - מפני שידעת שהם אטומים וסתומים. </w:t>
      </w:r>
    </w:p>
    <w:p w14:paraId="1E0B0F7D" w14:textId="77777777" w:rsidR="00000000" w:rsidRDefault="007C71EE">
      <w:pPr>
        <w:pStyle w:val="a"/>
        <w:rPr>
          <w:rFonts w:hint="cs"/>
          <w:rtl/>
        </w:rPr>
      </w:pPr>
    </w:p>
    <w:p w14:paraId="295DDF1E" w14:textId="77777777" w:rsidR="00000000" w:rsidRDefault="007C71EE">
      <w:pPr>
        <w:pStyle w:val="ac"/>
        <w:rPr>
          <w:rtl/>
        </w:rPr>
      </w:pPr>
      <w:r>
        <w:rPr>
          <w:rFonts w:hint="eastAsia"/>
          <w:rtl/>
        </w:rPr>
        <w:t>אלי</w:t>
      </w:r>
      <w:r>
        <w:rPr>
          <w:rtl/>
        </w:rPr>
        <w:t xml:space="preserve"> אפללו (הליכוד):</w:t>
      </w:r>
    </w:p>
    <w:p w14:paraId="114537ED" w14:textId="77777777" w:rsidR="00000000" w:rsidRDefault="007C71EE">
      <w:pPr>
        <w:pStyle w:val="a"/>
        <w:rPr>
          <w:rFonts w:hint="cs"/>
          <w:rtl/>
        </w:rPr>
      </w:pPr>
    </w:p>
    <w:p w14:paraId="277F3127" w14:textId="77777777" w:rsidR="00000000" w:rsidRDefault="007C71EE">
      <w:pPr>
        <w:pStyle w:val="a"/>
        <w:rPr>
          <w:rFonts w:hint="cs"/>
          <w:rtl/>
        </w:rPr>
      </w:pPr>
      <w:r>
        <w:rPr>
          <w:rFonts w:hint="cs"/>
          <w:rtl/>
        </w:rPr>
        <w:t xml:space="preserve">לא. </w:t>
      </w:r>
    </w:p>
    <w:p w14:paraId="558D6588" w14:textId="77777777" w:rsidR="00000000" w:rsidRDefault="007C71EE">
      <w:pPr>
        <w:pStyle w:val="a"/>
        <w:rPr>
          <w:rFonts w:hint="cs"/>
          <w:rtl/>
        </w:rPr>
      </w:pPr>
    </w:p>
    <w:p w14:paraId="2C7CED5F" w14:textId="77777777" w:rsidR="00000000" w:rsidRDefault="007C71EE">
      <w:pPr>
        <w:pStyle w:val="SpeakerCon"/>
        <w:rPr>
          <w:rtl/>
        </w:rPr>
      </w:pPr>
      <w:bookmarkStart w:id="1830" w:name="FS000000487T27_05_2003_20_37_16C"/>
      <w:bookmarkEnd w:id="1830"/>
      <w:r>
        <w:rPr>
          <w:rtl/>
        </w:rPr>
        <w:t>נסים דהן (ש"ס):</w:t>
      </w:r>
    </w:p>
    <w:p w14:paraId="4FAB1C9E" w14:textId="77777777" w:rsidR="00000000" w:rsidRDefault="007C71EE">
      <w:pPr>
        <w:pStyle w:val="a"/>
        <w:rPr>
          <w:rtl/>
        </w:rPr>
      </w:pPr>
    </w:p>
    <w:p w14:paraId="7275C1B2" w14:textId="77777777" w:rsidR="00000000" w:rsidRDefault="007C71EE">
      <w:pPr>
        <w:pStyle w:val="a"/>
        <w:rPr>
          <w:rFonts w:hint="cs"/>
          <w:rtl/>
        </w:rPr>
      </w:pPr>
      <w:r>
        <w:rPr>
          <w:rFonts w:hint="cs"/>
          <w:rtl/>
        </w:rPr>
        <w:t>כן, אחרת לא היית מצביע נגד. אתה ידעת</w:t>
      </w:r>
      <w:r>
        <w:rPr>
          <w:rFonts w:hint="cs"/>
          <w:rtl/>
        </w:rPr>
        <w:t xml:space="preserve"> שזו ממשלה אטומה, שאפילו לך לא רוצה לשמוע. אותך היא מכופפת, אותך היא הוציאה מהישיבה בוועדה. </w:t>
      </w:r>
    </w:p>
    <w:p w14:paraId="2A94C3E0" w14:textId="77777777" w:rsidR="00000000" w:rsidRDefault="007C71EE">
      <w:pPr>
        <w:pStyle w:val="a"/>
        <w:rPr>
          <w:rFonts w:hint="cs"/>
          <w:rtl/>
        </w:rPr>
      </w:pPr>
    </w:p>
    <w:p w14:paraId="282B25BE" w14:textId="77777777" w:rsidR="00000000" w:rsidRDefault="007C71EE">
      <w:pPr>
        <w:pStyle w:val="ac"/>
        <w:rPr>
          <w:rtl/>
        </w:rPr>
      </w:pPr>
      <w:r>
        <w:rPr>
          <w:rFonts w:hint="eastAsia"/>
          <w:rtl/>
        </w:rPr>
        <w:t>אלי</w:t>
      </w:r>
      <w:r>
        <w:rPr>
          <w:rtl/>
        </w:rPr>
        <w:t xml:space="preserve"> אפללו (הליכוד):</w:t>
      </w:r>
    </w:p>
    <w:p w14:paraId="1A53BACC" w14:textId="77777777" w:rsidR="00000000" w:rsidRDefault="007C71EE">
      <w:pPr>
        <w:pStyle w:val="a"/>
        <w:rPr>
          <w:rFonts w:hint="cs"/>
          <w:rtl/>
        </w:rPr>
      </w:pPr>
    </w:p>
    <w:p w14:paraId="1931F69C" w14:textId="77777777" w:rsidR="00000000" w:rsidRDefault="007C71EE">
      <w:pPr>
        <w:pStyle w:val="a"/>
        <w:rPr>
          <w:rFonts w:hint="cs"/>
          <w:rtl/>
        </w:rPr>
      </w:pPr>
      <w:r>
        <w:rPr>
          <w:rFonts w:hint="cs"/>
          <w:rtl/>
        </w:rPr>
        <w:t xml:space="preserve">- - - </w:t>
      </w:r>
    </w:p>
    <w:p w14:paraId="2CCE71A0" w14:textId="77777777" w:rsidR="00000000" w:rsidRDefault="007C71EE">
      <w:pPr>
        <w:pStyle w:val="a"/>
        <w:rPr>
          <w:rFonts w:hint="cs"/>
          <w:rtl/>
        </w:rPr>
      </w:pPr>
    </w:p>
    <w:p w14:paraId="06E9CE63" w14:textId="77777777" w:rsidR="00000000" w:rsidRDefault="007C71EE">
      <w:pPr>
        <w:pStyle w:val="SpeakerCon"/>
        <w:rPr>
          <w:rtl/>
        </w:rPr>
      </w:pPr>
      <w:bookmarkStart w:id="1831" w:name="FS000000487T27_05_2003_20_38_35C"/>
      <w:bookmarkEnd w:id="1831"/>
      <w:r>
        <w:rPr>
          <w:rtl/>
        </w:rPr>
        <w:t>נסים דהן (ש"ס):</w:t>
      </w:r>
    </w:p>
    <w:p w14:paraId="529F5579" w14:textId="77777777" w:rsidR="00000000" w:rsidRDefault="007C71EE">
      <w:pPr>
        <w:pStyle w:val="a"/>
        <w:rPr>
          <w:rtl/>
        </w:rPr>
      </w:pPr>
    </w:p>
    <w:p w14:paraId="459EF4EC" w14:textId="77777777" w:rsidR="00000000" w:rsidRDefault="007C71EE">
      <w:pPr>
        <w:pStyle w:val="a"/>
        <w:rPr>
          <w:rFonts w:hint="cs"/>
          <w:rtl/>
        </w:rPr>
      </w:pPr>
      <w:r>
        <w:rPr>
          <w:rFonts w:hint="cs"/>
          <w:rtl/>
        </w:rPr>
        <w:t>אתה יודע יפה מאוד שהמפלגה שאתה חבר בה בגדה בתושבים שהצביעו לה. אתה יודע שראש הממשלה שלך נתן סטירת לחי למי ששם אותו ר</w:t>
      </w:r>
      <w:r>
        <w:rPr>
          <w:rFonts w:hint="cs"/>
          <w:rtl/>
        </w:rPr>
        <w:t xml:space="preserve">אש ממשלה, ומי שבוגד בחברים בוגד בדת ואחר כך בוגד במדינה. זה מה שקרה לראש הממשלה שלך. הוא התחיל לבגוד בחברים, בגד בדת ועכשיו הוא בוגד במדינה. </w:t>
      </w:r>
    </w:p>
    <w:p w14:paraId="7E26E623" w14:textId="77777777" w:rsidR="00000000" w:rsidRDefault="007C71EE">
      <w:pPr>
        <w:pStyle w:val="a"/>
        <w:rPr>
          <w:rFonts w:hint="cs"/>
          <w:rtl/>
        </w:rPr>
      </w:pPr>
    </w:p>
    <w:p w14:paraId="3557B5D7" w14:textId="77777777" w:rsidR="00000000" w:rsidRDefault="007C71EE">
      <w:pPr>
        <w:pStyle w:val="ac"/>
        <w:rPr>
          <w:rtl/>
        </w:rPr>
      </w:pPr>
      <w:r>
        <w:rPr>
          <w:rFonts w:hint="eastAsia"/>
          <w:rtl/>
        </w:rPr>
        <w:t>מגלי</w:t>
      </w:r>
      <w:r>
        <w:rPr>
          <w:rtl/>
        </w:rPr>
        <w:t xml:space="preserve"> והבה (הליכוד):</w:t>
      </w:r>
    </w:p>
    <w:p w14:paraId="00E7CCF4" w14:textId="77777777" w:rsidR="00000000" w:rsidRDefault="007C71EE">
      <w:pPr>
        <w:pStyle w:val="a"/>
        <w:rPr>
          <w:rFonts w:hint="cs"/>
          <w:rtl/>
        </w:rPr>
      </w:pPr>
    </w:p>
    <w:p w14:paraId="57AE69EE" w14:textId="77777777" w:rsidR="00000000" w:rsidRDefault="007C71EE">
      <w:pPr>
        <w:pStyle w:val="a"/>
        <w:rPr>
          <w:rFonts w:hint="cs"/>
          <w:rtl/>
        </w:rPr>
      </w:pPr>
      <w:r>
        <w:rPr>
          <w:rFonts w:hint="cs"/>
          <w:rtl/>
        </w:rPr>
        <w:t>- - -</w:t>
      </w:r>
    </w:p>
    <w:p w14:paraId="5922BFA1" w14:textId="77777777" w:rsidR="00000000" w:rsidRDefault="007C71EE">
      <w:pPr>
        <w:pStyle w:val="a"/>
        <w:rPr>
          <w:rFonts w:hint="cs"/>
          <w:rtl/>
        </w:rPr>
      </w:pPr>
    </w:p>
    <w:p w14:paraId="251E6592" w14:textId="77777777" w:rsidR="00000000" w:rsidRDefault="007C71EE">
      <w:pPr>
        <w:pStyle w:val="ac"/>
        <w:rPr>
          <w:rtl/>
        </w:rPr>
      </w:pPr>
      <w:r>
        <w:rPr>
          <w:rFonts w:hint="eastAsia"/>
          <w:rtl/>
        </w:rPr>
        <w:t>אלי</w:t>
      </w:r>
      <w:r>
        <w:rPr>
          <w:rtl/>
        </w:rPr>
        <w:t xml:space="preserve"> אפללו (הליכוד):</w:t>
      </w:r>
    </w:p>
    <w:p w14:paraId="1A2B62F7" w14:textId="77777777" w:rsidR="00000000" w:rsidRDefault="007C71EE">
      <w:pPr>
        <w:pStyle w:val="a"/>
        <w:rPr>
          <w:rFonts w:hint="cs"/>
          <w:rtl/>
        </w:rPr>
      </w:pPr>
    </w:p>
    <w:p w14:paraId="0D8057CE" w14:textId="77777777" w:rsidR="00000000" w:rsidRDefault="007C71EE">
      <w:pPr>
        <w:pStyle w:val="a"/>
        <w:rPr>
          <w:rFonts w:hint="cs"/>
          <w:rtl/>
        </w:rPr>
      </w:pPr>
      <w:r>
        <w:rPr>
          <w:rFonts w:hint="cs"/>
          <w:rtl/>
        </w:rPr>
        <w:t>- - -</w:t>
      </w:r>
    </w:p>
    <w:p w14:paraId="0FB5248C" w14:textId="77777777" w:rsidR="00000000" w:rsidRDefault="007C71EE">
      <w:pPr>
        <w:pStyle w:val="a"/>
        <w:rPr>
          <w:rFonts w:hint="cs"/>
          <w:rtl/>
        </w:rPr>
      </w:pPr>
    </w:p>
    <w:p w14:paraId="3347D6DE" w14:textId="77777777" w:rsidR="00000000" w:rsidRDefault="007C71EE">
      <w:pPr>
        <w:pStyle w:val="ad"/>
        <w:rPr>
          <w:rtl/>
        </w:rPr>
      </w:pPr>
      <w:r>
        <w:rPr>
          <w:rtl/>
        </w:rPr>
        <w:t>היו"ר מוחמד ברכה:</w:t>
      </w:r>
    </w:p>
    <w:p w14:paraId="660ACB7A" w14:textId="77777777" w:rsidR="00000000" w:rsidRDefault="007C71EE">
      <w:pPr>
        <w:pStyle w:val="a"/>
        <w:rPr>
          <w:rtl/>
        </w:rPr>
      </w:pPr>
    </w:p>
    <w:p w14:paraId="472CF670" w14:textId="77777777" w:rsidR="00000000" w:rsidRDefault="007C71EE">
      <w:pPr>
        <w:pStyle w:val="a"/>
        <w:rPr>
          <w:rFonts w:hint="cs"/>
          <w:rtl/>
        </w:rPr>
      </w:pPr>
      <w:r>
        <w:rPr>
          <w:rFonts w:hint="cs"/>
          <w:rtl/>
        </w:rPr>
        <w:t>טוב, חבר הכנסת אפללו, אני רוצה רק לייע</w:t>
      </w:r>
      <w:r>
        <w:rPr>
          <w:rFonts w:hint="cs"/>
          <w:rtl/>
        </w:rPr>
        <w:t>ץ לך עצה: כשהנואם על הדוכן מדבר ואתה צועק, אף אחד לא שומע שום דבר ממה שאתה אומר. זה פשוט אנרגיה סתם. חבל. בבקשה.</w:t>
      </w:r>
    </w:p>
    <w:p w14:paraId="22F70ED7" w14:textId="77777777" w:rsidR="00000000" w:rsidRDefault="007C71EE">
      <w:pPr>
        <w:pStyle w:val="a"/>
        <w:rPr>
          <w:rFonts w:hint="cs"/>
          <w:rtl/>
        </w:rPr>
      </w:pPr>
    </w:p>
    <w:p w14:paraId="7B011403" w14:textId="77777777" w:rsidR="00000000" w:rsidRDefault="007C71EE">
      <w:pPr>
        <w:pStyle w:val="SpeakerCon"/>
        <w:rPr>
          <w:rtl/>
        </w:rPr>
      </w:pPr>
      <w:bookmarkStart w:id="1832" w:name="FS000000487T27_05_2003_20_43_44C"/>
      <w:bookmarkEnd w:id="1832"/>
      <w:r>
        <w:rPr>
          <w:rtl/>
        </w:rPr>
        <w:t>נסים דהן (ש"ס):</w:t>
      </w:r>
    </w:p>
    <w:p w14:paraId="7369A2FC" w14:textId="77777777" w:rsidR="00000000" w:rsidRDefault="007C71EE">
      <w:pPr>
        <w:pStyle w:val="a"/>
        <w:rPr>
          <w:rtl/>
        </w:rPr>
      </w:pPr>
    </w:p>
    <w:p w14:paraId="369E8CF7" w14:textId="77777777" w:rsidR="00000000" w:rsidRDefault="007C71EE">
      <w:pPr>
        <w:pStyle w:val="a"/>
        <w:rPr>
          <w:rFonts w:hint="cs"/>
          <w:rtl/>
        </w:rPr>
      </w:pPr>
      <w:r>
        <w:rPr>
          <w:rFonts w:hint="cs"/>
          <w:rtl/>
        </w:rPr>
        <w:t>חבר הכנסת אפללו, ביושר שלך, לפחות תגיד את האמת. הרי ישבנו אתך בוועדה, ראינו את היושר שלך. ראינו כמה כאב לך מחלק מהגזירות הכלכ</w:t>
      </w:r>
      <w:r>
        <w:rPr>
          <w:rFonts w:hint="cs"/>
          <w:rtl/>
        </w:rPr>
        <w:t xml:space="preserve">ליות. ראינו איך רצית להצביע נגד חלק מהגזירות הכלכליות. וראינו מה הקומיסר עשה לך. אז אתה מגן? אתה מגן? לפחות תשב בשקט, תגיד את האמת. אתה האדם הכי הגון בליכוד. למה אתה מקלקל לעצמך את השם הטוב שיש לך בעינינו? ראינו את ההתנהגות שלך בוועדת הכספים. ראינו את כאב </w:t>
      </w:r>
      <w:r>
        <w:rPr>
          <w:rFonts w:hint="cs"/>
          <w:rtl/>
        </w:rPr>
        <w:t xml:space="preserve">הלב האמיתי שלך כשמנעו אוכל מילדים, ראינו מה רצית לעשות. אבל, יש איזה קומיסר שם, שעשה לך חינוך מחדש. חבל שהוא הצליח לכופף אותך. אתה לא אדם שמכופפים אותו בקלות. </w:t>
      </w:r>
    </w:p>
    <w:p w14:paraId="7B92BD76" w14:textId="77777777" w:rsidR="00000000" w:rsidRDefault="007C71EE">
      <w:pPr>
        <w:pStyle w:val="a"/>
        <w:rPr>
          <w:rFonts w:hint="cs"/>
          <w:rtl/>
        </w:rPr>
      </w:pPr>
    </w:p>
    <w:p w14:paraId="477B60FC" w14:textId="77777777" w:rsidR="00000000" w:rsidRDefault="007C71EE">
      <w:pPr>
        <w:pStyle w:val="a"/>
        <w:rPr>
          <w:rFonts w:hint="cs"/>
          <w:rtl/>
        </w:rPr>
      </w:pPr>
      <w:r>
        <w:rPr>
          <w:rFonts w:hint="cs"/>
          <w:rtl/>
        </w:rPr>
        <w:t>אני חוזר ואומר, חברי חברי הכנסת, שיהיה ברור: אנחנו נתעורר - אם תצליחו להעביר את התוכנית הזאת בי</w:t>
      </w:r>
      <w:r>
        <w:rPr>
          <w:rFonts w:hint="cs"/>
          <w:rtl/>
        </w:rPr>
        <w:t xml:space="preserve">ום חמישי לקראת בוקר או מתי שלא יהיה - נתעורר למדינה אחרת, שאני לא בטוח שאתם רוצים לחיות בה. אני בוודאי לא רוצה לחיות בה. גם אתם לא תרצו לחיות במדינה כזאת. </w:t>
      </w:r>
    </w:p>
    <w:p w14:paraId="63448CF8" w14:textId="77777777" w:rsidR="00000000" w:rsidRDefault="007C71EE">
      <w:pPr>
        <w:pStyle w:val="a"/>
        <w:rPr>
          <w:rFonts w:hint="cs"/>
          <w:rtl/>
        </w:rPr>
      </w:pPr>
    </w:p>
    <w:p w14:paraId="57E0F5BC" w14:textId="77777777" w:rsidR="00000000" w:rsidRDefault="007C71EE">
      <w:pPr>
        <w:pStyle w:val="a"/>
        <w:rPr>
          <w:rFonts w:hint="cs"/>
          <w:rtl/>
        </w:rPr>
      </w:pPr>
      <w:r>
        <w:rPr>
          <w:rFonts w:hint="cs"/>
          <w:rtl/>
        </w:rPr>
        <w:t xml:space="preserve">מי שחושב שאפשר לנהל מדינה כמו שמנהלים חברת מניות, שמה שמעניין אותה זו השורה התחתונה: רווח לפני מס </w:t>
      </w:r>
      <w:r>
        <w:rPr>
          <w:rtl/>
        </w:rPr>
        <w:t>–</w:t>
      </w:r>
      <w:r>
        <w:rPr>
          <w:rFonts w:hint="cs"/>
          <w:rtl/>
        </w:rPr>
        <w:t xml:space="preserve"> ואת זה ביבי נתניהו שר האוצר וחבר מרעיו רוצים לעשות - טועה טעות איומה. כי אם רוצים לבנות מדינה כמו שרוצים לנהל חברת מניות, יש לי עצות יותר יפות ממה שהם עשו בתוכנית הכלכלית הזאת. </w:t>
      </w:r>
    </w:p>
    <w:p w14:paraId="6C401FDC" w14:textId="77777777" w:rsidR="00000000" w:rsidRDefault="007C71EE">
      <w:pPr>
        <w:pStyle w:val="a"/>
        <w:rPr>
          <w:rFonts w:hint="cs"/>
          <w:rtl/>
        </w:rPr>
      </w:pPr>
    </w:p>
    <w:p w14:paraId="731330B5" w14:textId="77777777" w:rsidR="00000000" w:rsidRDefault="007C71EE">
      <w:pPr>
        <w:pStyle w:val="a"/>
        <w:rPr>
          <w:rFonts w:hint="cs"/>
          <w:rtl/>
        </w:rPr>
      </w:pPr>
      <w:r>
        <w:rPr>
          <w:rFonts w:hint="cs"/>
          <w:rtl/>
        </w:rPr>
        <w:t xml:space="preserve">המדינה נוסדה אחרי השרפה הגדולה בשואה האיומה, אחרי 150 שנה של סבל, כדי שיהיה </w:t>
      </w:r>
      <w:r>
        <w:rPr>
          <w:rFonts w:hint="cs"/>
          <w:rtl/>
        </w:rPr>
        <w:t>בית ומקלט לעם היהודי. ומדינה שתוכל לחיות בשלום גם עם התושבים שהיו פה לפני שהגיעו העליות הגדולות - העלייה הראשונה, השנייה והשלישית. התושבים הערבים שגרו פה לפני הקמת המדינה, מטרת המדינה היא שגם אתם צריך לחיות בשלום ובשוויון.</w:t>
      </w:r>
    </w:p>
    <w:p w14:paraId="42407E46" w14:textId="77777777" w:rsidR="00000000" w:rsidRDefault="007C71EE">
      <w:pPr>
        <w:pStyle w:val="a"/>
        <w:rPr>
          <w:rFonts w:hint="cs"/>
          <w:rtl/>
        </w:rPr>
      </w:pPr>
    </w:p>
    <w:p w14:paraId="3F391A46" w14:textId="77777777" w:rsidR="00000000" w:rsidRDefault="007C71EE">
      <w:pPr>
        <w:pStyle w:val="a"/>
        <w:rPr>
          <w:rFonts w:hint="cs"/>
          <w:rtl/>
        </w:rPr>
      </w:pPr>
      <w:r>
        <w:rPr>
          <w:rFonts w:hint="cs"/>
          <w:rtl/>
        </w:rPr>
        <w:t>אפשר להקים מדינה עם ערכים ולהסתכ</w:t>
      </w:r>
      <w:r>
        <w:rPr>
          <w:rFonts w:hint="cs"/>
          <w:rtl/>
        </w:rPr>
        <w:t xml:space="preserve">ל עליה רק מהפן של כמה זה עולה? דרך הגרוש, או דרך החור של הגרוש? אז יש לי עצות. בבקשה, בואו נבטל את חוק השבות. זה החוק שעלה הכי הרבה למדינה מאז קומה. אז את חוק השבות - למי שהיה גר בחוץ-לארץ ורוצה לעלות לארץ-ישראל - לא מבטלים, חס ושלום. ואני, בצדק, חושב שזה </w:t>
      </w:r>
      <w:r>
        <w:rPr>
          <w:rFonts w:hint="cs"/>
          <w:rtl/>
        </w:rPr>
        <w:t xml:space="preserve">חוק חשוב, אבן יסוד של קיום המדינה כמדינה יהודית. אבל תסביר לי, חבר הכנסת אפללו: למה מי שנולד כאן, לא צריך לדאוג שיישאר כאן? למה מי שנולד בארגנטינה, בגרמניה, בצרפת, במרוקו - בכל העולם, צריך שהוא יגיע לכאן, אבל מי שנולד כאן - יותר טוב שיצא מפה? </w:t>
      </w:r>
    </w:p>
    <w:p w14:paraId="0CB1B6EA" w14:textId="77777777" w:rsidR="00000000" w:rsidRDefault="007C71EE">
      <w:pPr>
        <w:pStyle w:val="a"/>
        <w:rPr>
          <w:rFonts w:hint="cs"/>
          <w:rtl/>
        </w:rPr>
      </w:pPr>
    </w:p>
    <w:p w14:paraId="18C2ED6D" w14:textId="77777777" w:rsidR="00000000" w:rsidRDefault="007C71EE">
      <w:pPr>
        <w:pStyle w:val="ac"/>
        <w:rPr>
          <w:rtl/>
        </w:rPr>
      </w:pPr>
      <w:r>
        <w:rPr>
          <w:rFonts w:hint="eastAsia"/>
          <w:rtl/>
        </w:rPr>
        <w:t>מגלי</w:t>
      </w:r>
      <w:r>
        <w:rPr>
          <w:rtl/>
        </w:rPr>
        <w:t xml:space="preserve"> והבה (</w:t>
      </w:r>
      <w:r>
        <w:rPr>
          <w:rtl/>
        </w:rPr>
        <w:t>הליכוד):</w:t>
      </w:r>
    </w:p>
    <w:p w14:paraId="091B2DD7" w14:textId="77777777" w:rsidR="00000000" w:rsidRDefault="007C71EE">
      <w:pPr>
        <w:pStyle w:val="a"/>
        <w:rPr>
          <w:rFonts w:hint="cs"/>
          <w:rtl/>
        </w:rPr>
      </w:pPr>
    </w:p>
    <w:p w14:paraId="72BA5044" w14:textId="77777777" w:rsidR="00000000" w:rsidRDefault="007C71EE">
      <w:pPr>
        <w:pStyle w:val="a"/>
        <w:rPr>
          <w:rFonts w:hint="cs"/>
          <w:rtl/>
        </w:rPr>
      </w:pPr>
      <w:r>
        <w:rPr>
          <w:rFonts w:hint="cs"/>
          <w:rtl/>
        </w:rPr>
        <w:t>אתה קורא לאזרחי ישראל לעזוב את המדינה?</w:t>
      </w:r>
    </w:p>
    <w:p w14:paraId="70A645A0" w14:textId="77777777" w:rsidR="00000000" w:rsidRDefault="007C71EE">
      <w:pPr>
        <w:pStyle w:val="a"/>
        <w:rPr>
          <w:rFonts w:hint="cs"/>
          <w:rtl/>
        </w:rPr>
      </w:pPr>
    </w:p>
    <w:p w14:paraId="35C9EDF5" w14:textId="77777777" w:rsidR="00000000" w:rsidRDefault="007C71EE">
      <w:pPr>
        <w:pStyle w:val="SpeakerCon"/>
        <w:rPr>
          <w:rtl/>
        </w:rPr>
      </w:pPr>
      <w:bookmarkStart w:id="1833" w:name="FS000000487T27_05_2003_20_56_07C"/>
      <w:bookmarkEnd w:id="1833"/>
      <w:r>
        <w:rPr>
          <w:rFonts w:hint="eastAsia"/>
          <w:rtl/>
        </w:rPr>
        <w:t>נסים</w:t>
      </w:r>
      <w:r>
        <w:rPr>
          <w:rtl/>
        </w:rPr>
        <w:t xml:space="preserve"> דהן (ש"ס):</w:t>
      </w:r>
    </w:p>
    <w:p w14:paraId="1EBA99F6" w14:textId="77777777" w:rsidR="00000000" w:rsidRDefault="007C71EE">
      <w:pPr>
        <w:pStyle w:val="a"/>
        <w:rPr>
          <w:rFonts w:hint="cs"/>
          <w:rtl/>
        </w:rPr>
      </w:pPr>
    </w:p>
    <w:p w14:paraId="77B1308E" w14:textId="77777777" w:rsidR="00000000" w:rsidRDefault="007C71EE">
      <w:pPr>
        <w:pStyle w:val="a"/>
        <w:rPr>
          <w:rFonts w:hint="cs"/>
          <w:rtl/>
        </w:rPr>
      </w:pPr>
      <w:r>
        <w:rPr>
          <w:rFonts w:hint="cs"/>
          <w:rtl/>
        </w:rPr>
        <w:t xml:space="preserve">לא אני קורא. הגזירות יעשו את זה. אתה קורא. </w:t>
      </w:r>
    </w:p>
    <w:p w14:paraId="63A0AEA5" w14:textId="77777777" w:rsidR="00000000" w:rsidRDefault="007C71EE">
      <w:pPr>
        <w:pStyle w:val="a"/>
        <w:rPr>
          <w:rFonts w:hint="cs"/>
          <w:rtl/>
        </w:rPr>
      </w:pPr>
    </w:p>
    <w:p w14:paraId="2658E1E9" w14:textId="77777777" w:rsidR="00000000" w:rsidRDefault="007C71EE">
      <w:pPr>
        <w:pStyle w:val="ac"/>
        <w:rPr>
          <w:rtl/>
        </w:rPr>
      </w:pPr>
      <w:r>
        <w:rPr>
          <w:rFonts w:hint="eastAsia"/>
          <w:rtl/>
        </w:rPr>
        <w:t>מגלי</w:t>
      </w:r>
      <w:r>
        <w:rPr>
          <w:rtl/>
        </w:rPr>
        <w:t xml:space="preserve"> והבה (הליכוד):</w:t>
      </w:r>
    </w:p>
    <w:p w14:paraId="3ADF65B0" w14:textId="77777777" w:rsidR="00000000" w:rsidRDefault="007C71EE">
      <w:pPr>
        <w:pStyle w:val="a"/>
        <w:rPr>
          <w:rFonts w:hint="cs"/>
          <w:rtl/>
        </w:rPr>
      </w:pPr>
    </w:p>
    <w:p w14:paraId="274CD3B3" w14:textId="77777777" w:rsidR="00000000" w:rsidRDefault="007C71EE">
      <w:pPr>
        <w:pStyle w:val="a"/>
        <w:rPr>
          <w:rFonts w:hint="cs"/>
          <w:rtl/>
        </w:rPr>
      </w:pPr>
      <w:r>
        <w:rPr>
          <w:rFonts w:hint="cs"/>
          <w:rtl/>
        </w:rPr>
        <w:t xml:space="preserve">אני לא קורא. </w:t>
      </w:r>
    </w:p>
    <w:p w14:paraId="49624DCC" w14:textId="77777777" w:rsidR="00000000" w:rsidRDefault="007C71EE">
      <w:pPr>
        <w:pStyle w:val="a"/>
        <w:rPr>
          <w:rFonts w:hint="cs"/>
          <w:rtl/>
        </w:rPr>
      </w:pPr>
    </w:p>
    <w:p w14:paraId="5B4F67CB" w14:textId="77777777" w:rsidR="00000000" w:rsidRDefault="007C71EE">
      <w:pPr>
        <w:pStyle w:val="SpeakerCon"/>
        <w:rPr>
          <w:rtl/>
        </w:rPr>
      </w:pPr>
      <w:bookmarkStart w:id="1834" w:name="FS000000487T27_05_2003_20_56_34C"/>
      <w:bookmarkEnd w:id="1834"/>
      <w:r>
        <w:rPr>
          <w:rFonts w:hint="eastAsia"/>
          <w:rtl/>
        </w:rPr>
        <w:t>נסים</w:t>
      </w:r>
      <w:r>
        <w:rPr>
          <w:rtl/>
        </w:rPr>
        <w:t xml:space="preserve"> דהן (ש"ס):</w:t>
      </w:r>
    </w:p>
    <w:p w14:paraId="104DCB0A" w14:textId="77777777" w:rsidR="00000000" w:rsidRDefault="007C71EE">
      <w:pPr>
        <w:pStyle w:val="a"/>
        <w:rPr>
          <w:rFonts w:hint="cs"/>
          <w:rtl/>
        </w:rPr>
      </w:pPr>
    </w:p>
    <w:p w14:paraId="1372EE84" w14:textId="77777777" w:rsidR="00000000" w:rsidRDefault="007C71EE">
      <w:pPr>
        <w:pStyle w:val="a"/>
        <w:rPr>
          <w:rFonts w:hint="cs"/>
          <w:rtl/>
        </w:rPr>
      </w:pPr>
      <w:r>
        <w:rPr>
          <w:rFonts w:hint="cs"/>
          <w:rtl/>
        </w:rPr>
        <w:t>אתה, ברגע שביטלת את כל ההטבות לזוגות צעירים, ברגע שלא נתת להם אפשרות לקנות פה דירה, ברגע של</w:t>
      </w:r>
      <w:r>
        <w:rPr>
          <w:rFonts w:hint="cs"/>
          <w:rtl/>
        </w:rPr>
        <w:t>א נתת להם אפשרות להתפרנס, ברגע שלא נתת להם אפשרות לקיים את הילדים שלהם בכבוד, אתה אומר להם: תעופו מכאן.</w:t>
      </w:r>
    </w:p>
    <w:p w14:paraId="3B34F40D" w14:textId="77777777" w:rsidR="00000000" w:rsidRDefault="007C71EE">
      <w:pPr>
        <w:pStyle w:val="a"/>
        <w:rPr>
          <w:rFonts w:hint="cs"/>
          <w:rtl/>
        </w:rPr>
      </w:pPr>
    </w:p>
    <w:p w14:paraId="7983761A" w14:textId="77777777" w:rsidR="00000000" w:rsidRDefault="007C71EE">
      <w:pPr>
        <w:pStyle w:val="ac"/>
        <w:rPr>
          <w:rtl/>
        </w:rPr>
      </w:pPr>
      <w:r>
        <w:rPr>
          <w:rFonts w:hint="eastAsia"/>
          <w:rtl/>
        </w:rPr>
        <w:t>אלי</w:t>
      </w:r>
      <w:r>
        <w:rPr>
          <w:rtl/>
        </w:rPr>
        <w:t xml:space="preserve"> אפללו (הליכוד):</w:t>
      </w:r>
    </w:p>
    <w:p w14:paraId="4356CC6A" w14:textId="77777777" w:rsidR="00000000" w:rsidRDefault="007C71EE">
      <w:pPr>
        <w:pStyle w:val="a"/>
        <w:rPr>
          <w:rFonts w:hint="cs"/>
          <w:rtl/>
        </w:rPr>
      </w:pPr>
    </w:p>
    <w:p w14:paraId="73ECD9D8" w14:textId="77777777" w:rsidR="00000000" w:rsidRDefault="007C71EE">
      <w:pPr>
        <w:pStyle w:val="a"/>
        <w:rPr>
          <w:rFonts w:hint="cs"/>
          <w:rtl/>
        </w:rPr>
      </w:pPr>
      <w:r>
        <w:rPr>
          <w:rFonts w:hint="cs"/>
          <w:rtl/>
        </w:rPr>
        <w:t>- - -  היתה פה תקופה של צנע ולא עזבו את המדינה.</w:t>
      </w:r>
    </w:p>
    <w:p w14:paraId="606E1D6A" w14:textId="77777777" w:rsidR="00000000" w:rsidRDefault="007C71EE">
      <w:pPr>
        <w:pStyle w:val="a"/>
        <w:rPr>
          <w:rFonts w:hint="cs"/>
          <w:rtl/>
        </w:rPr>
      </w:pPr>
    </w:p>
    <w:p w14:paraId="7B6B65B6" w14:textId="77777777" w:rsidR="00000000" w:rsidRDefault="007C71EE">
      <w:pPr>
        <w:pStyle w:val="SpeakerCon"/>
        <w:rPr>
          <w:rtl/>
        </w:rPr>
      </w:pPr>
      <w:bookmarkStart w:id="1835" w:name="FS000000487T27_05_2003_20_58_13C"/>
      <w:bookmarkEnd w:id="1835"/>
      <w:r>
        <w:rPr>
          <w:rtl/>
        </w:rPr>
        <w:t>נסים דהן (ש"ס):</w:t>
      </w:r>
    </w:p>
    <w:p w14:paraId="622A0122" w14:textId="77777777" w:rsidR="00000000" w:rsidRDefault="007C71EE">
      <w:pPr>
        <w:pStyle w:val="a"/>
        <w:rPr>
          <w:rtl/>
        </w:rPr>
      </w:pPr>
    </w:p>
    <w:p w14:paraId="007A65AC" w14:textId="77777777" w:rsidR="00000000" w:rsidRDefault="007C71EE">
      <w:pPr>
        <w:pStyle w:val="a"/>
        <w:rPr>
          <w:rFonts w:hint="cs"/>
          <w:rtl/>
        </w:rPr>
      </w:pPr>
      <w:r>
        <w:rPr>
          <w:rFonts w:hint="cs"/>
          <w:rtl/>
        </w:rPr>
        <w:t xml:space="preserve">כי זו מדינה של עשירים בלבד. כי זו מדינה שיש בה זכות קיום רק למי </w:t>
      </w:r>
      <w:r>
        <w:rPr>
          <w:rFonts w:hint="cs"/>
          <w:rtl/>
        </w:rPr>
        <w:t>שעשיר; לשבע משפחות בלבד ולמי שחבר של שרון. רק לו יש זכות קיום במדינה הזאת. הוא, מותר לו לעשות עסקים, הוא יקבל עדיפויות, הוא יזכה במכרזים. אבל אם אתה, קוראים לך אפללו מיוקנעם, עם חמישה ילדים - חפש כתובת אחרת. זו לא המדינה בשבילך.</w:t>
      </w:r>
    </w:p>
    <w:p w14:paraId="729B35AC" w14:textId="77777777" w:rsidR="00000000" w:rsidRDefault="007C71EE">
      <w:pPr>
        <w:pStyle w:val="a"/>
        <w:rPr>
          <w:rFonts w:hint="cs"/>
          <w:rtl/>
        </w:rPr>
      </w:pPr>
    </w:p>
    <w:p w14:paraId="4766FE8C" w14:textId="77777777" w:rsidR="00000000" w:rsidRDefault="007C71EE">
      <w:pPr>
        <w:pStyle w:val="ac"/>
        <w:rPr>
          <w:rtl/>
        </w:rPr>
      </w:pPr>
      <w:r>
        <w:rPr>
          <w:rFonts w:hint="eastAsia"/>
          <w:rtl/>
        </w:rPr>
        <w:t>מגלי</w:t>
      </w:r>
      <w:r>
        <w:rPr>
          <w:rtl/>
        </w:rPr>
        <w:t xml:space="preserve"> והבה (הליכוד):</w:t>
      </w:r>
    </w:p>
    <w:p w14:paraId="55401800" w14:textId="77777777" w:rsidR="00000000" w:rsidRDefault="007C71EE">
      <w:pPr>
        <w:pStyle w:val="a"/>
        <w:rPr>
          <w:rFonts w:hint="cs"/>
          <w:rtl/>
        </w:rPr>
      </w:pPr>
    </w:p>
    <w:p w14:paraId="16E59B5C" w14:textId="77777777" w:rsidR="00000000" w:rsidRDefault="007C71EE">
      <w:pPr>
        <w:pStyle w:val="a"/>
        <w:rPr>
          <w:rFonts w:hint="cs"/>
          <w:rtl/>
        </w:rPr>
      </w:pPr>
      <w:r>
        <w:rPr>
          <w:rFonts w:hint="cs"/>
          <w:rtl/>
        </w:rPr>
        <w:t>אתה ל</w:t>
      </w:r>
      <w:r>
        <w:rPr>
          <w:rFonts w:hint="cs"/>
          <w:rtl/>
        </w:rPr>
        <w:t>א מכיר את אפללו, כנראה.</w:t>
      </w:r>
    </w:p>
    <w:p w14:paraId="0185C65B" w14:textId="77777777" w:rsidR="00000000" w:rsidRDefault="007C71EE">
      <w:pPr>
        <w:pStyle w:val="a"/>
        <w:rPr>
          <w:rFonts w:hint="cs"/>
          <w:rtl/>
        </w:rPr>
      </w:pPr>
    </w:p>
    <w:p w14:paraId="041751CD" w14:textId="77777777" w:rsidR="00000000" w:rsidRDefault="007C71EE">
      <w:pPr>
        <w:pStyle w:val="SpeakerCon"/>
        <w:rPr>
          <w:rtl/>
        </w:rPr>
      </w:pPr>
      <w:bookmarkStart w:id="1836" w:name="FS000000487T27_05_2003_21_00_04C"/>
      <w:bookmarkEnd w:id="1836"/>
      <w:r>
        <w:rPr>
          <w:rtl/>
        </w:rPr>
        <w:t>נסים דהן (ש"ס):</w:t>
      </w:r>
    </w:p>
    <w:p w14:paraId="0DA9D68E" w14:textId="77777777" w:rsidR="00000000" w:rsidRDefault="007C71EE">
      <w:pPr>
        <w:pStyle w:val="a"/>
        <w:rPr>
          <w:rtl/>
        </w:rPr>
      </w:pPr>
    </w:p>
    <w:p w14:paraId="4798C396" w14:textId="77777777" w:rsidR="00000000" w:rsidRDefault="007C71EE">
      <w:pPr>
        <w:pStyle w:val="a"/>
        <w:rPr>
          <w:rFonts w:hint="cs"/>
          <w:rtl/>
        </w:rPr>
      </w:pPr>
      <w:r>
        <w:rPr>
          <w:rFonts w:hint="cs"/>
          <w:rtl/>
        </w:rPr>
        <w:t xml:space="preserve">לא אפללו הזה. </w:t>
      </w:r>
    </w:p>
    <w:p w14:paraId="4A941C54" w14:textId="77777777" w:rsidR="00000000" w:rsidRDefault="007C71EE">
      <w:pPr>
        <w:pStyle w:val="a"/>
        <w:rPr>
          <w:rFonts w:hint="cs"/>
          <w:rtl/>
        </w:rPr>
      </w:pPr>
    </w:p>
    <w:p w14:paraId="2F0F8F78" w14:textId="77777777" w:rsidR="00000000" w:rsidRDefault="007C71EE">
      <w:pPr>
        <w:pStyle w:val="ac"/>
        <w:rPr>
          <w:rtl/>
        </w:rPr>
      </w:pPr>
      <w:r>
        <w:rPr>
          <w:rFonts w:hint="eastAsia"/>
          <w:rtl/>
        </w:rPr>
        <w:t>מגלי</w:t>
      </w:r>
      <w:r>
        <w:rPr>
          <w:rtl/>
        </w:rPr>
        <w:t xml:space="preserve"> והבה (הליכוד):</w:t>
      </w:r>
    </w:p>
    <w:p w14:paraId="02FFB6FB" w14:textId="77777777" w:rsidR="00000000" w:rsidRDefault="007C71EE">
      <w:pPr>
        <w:pStyle w:val="a"/>
        <w:rPr>
          <w:rFonts w:hint="cs"/>
          <w:rtl/>
        </w:rPr>
      </w:pPr>
    </w:p>
    <w:p w14:paraId="271B5A21" w14:textId="77777777" w:rsidR="00000000" w:rsidRDefault="007C71EE">
      <w:pPr>
        <w:pStyle w:val="a"/>
        <w:rPr>
          <w:rFonts w:hint="cs"/>
          <w:rtl/>
        </w:rPr>
      </w:pPr>
      <w:r>
        <w:rPr>
          <w:rFonts w:hint="cs"/>
          <w:rtl/>
        </w:rPr>
        <w:t>- - -</w:t>
      </w:r>
    </w:p>
    <w:p w14:paraId="5F5D7E81" w14:textId="77777777" w:rsidR="00000000" w:rsidRDefault="007C71EE">
      <w:pPr>
        <w:pStyle w:val="a"/>
        <w:rPr>
          <w:rFonts w:hint="cs"/>
          <w:rtl/>
        </w:rPr>
      </w:pPr>
    </w:p>
    <w:p w14:paraId="20CAF587" w14:textId="77777777" w:rsidR="00000000" w:rsidRDefault="007C71EE">
      <w:pPr>
        <w:pStyle w:val="SpeakerCon"/>
        <w:rPr>
          <w:rtl/>
        </w:rPr>
      </w:pPr>
      <w:bookmarkStart w:id="1837" w:name="FS000000487T27_05_2003_21_00_27C"/>
      <w:bookmarkEnd w:id="1837"/>
      <w:r>
        <w:rPr>
          <w:rtl/>
        </w:rPr>
        <w:t>נסים דהן (ש"ס):</w:t>
      </w:r>
    </w:p>
    <w:p w14:paraId="253A0DA4" w14:textId="77777777" w:rsidR="00000000" w:rsidRDefault="007C71EE">
      <w:pPr>
        <w:pStyle w:val="a"/>
        <w:rPr>
          <w:rtl/>
        </w:rPr>
      </w:pPr>
    </w:p>
    <w:p w14:paraId="3F2A1F00" w14:textId="77777777" w:rsidR="00000000" w:rsidRDefault="007C71EE">
      <w:pPr>
        <w:pStyle w:val="a"/>
        <w:rPr>
          <w:rFonts w:hint="cs"/>
          <w:rtl/>
        </w:rPr>
      </w:pPr>
      <w:r>
        <w:rPr>
          <w:rFonts w:hint="cs"/>
          <w:rtl/>
        </w:rPr>
        <w:t>מורי ורבותי, זה לא יעלה על הדעת. אני אפילו לא קולט את חברי הכנסת, שבדרך כלל הם אנשים חכמים, עם אינטליגנציה גבוהה. איך הצליחו לעבוד עליכם? לקחו מצב נתון ש</w:t>
      </w:r>
      <w:r>
        <w:rPr>
          <w:rFonts w:hint="cs"/>
          <w:rtl/>
        </w:rPr>
        <w:t>ל משק בקשיים, של בעיות עם גירעונות שהולכים וגדלים, של ירידה בתוצר, של גירעון שלא מתאים לאמנת מסטריכט - אפשר לחשוב, עוד תורה מסיני: מסטריכט - ובמקום לפתור בעיות נקודתיות, החליטו להקים מדינה חדשה. המדינה של הרצל, שהקימו פה האבות המייסדים של המערך - שהרי אל ת</w:t>
      </w:r>
      <w:r>
        <w:rPr>
          <w:rFonts w:hint="cs"/>
          <w:rtl/>
        </w:rPr>
        <w:t xml:space="preserve">שכחו, זה היה בלי מק"י, בלי חרות - מי שהקים פה ב=40 או ב=30 שנה הראשונות את מדינת ישראל, זה היה מפלגת העבודה והפועלים. השאר לא היו חלק מהשלטון. בפוטנציאל לא היו חלק מהשלטון. בלי מק"י, בלי חרות. </w:t>
      </w:r>
    </w:p>
    <w:p w14:paraId="4DF41558" w14:textId="77777777" w:rsidR="00000000" w:rsidRDefault="007C71EE">
      <w:pPr>
        <w:pStyle w:val="a"/>
        <w:rPr>
          <w:rFonts w:hint="cs"/>
          <w:rtl/>
        </w:rPr>
      </w:pPr>
    </w:p>
    <w:p w14:paraId="27E3C2B6" w14:textId="77777777" w:rsidR="00000000" w:rsidRDefault="007C71EE">
      <w:pPr>
        <w:pStyle w:val="a"/>
        <w:rPr>
          <w:rFonts w:hint="cs"/>
          <w:rtl/>
        </w:rPr>
      </w:pPr>
      <w:r>
        <w:rPr>
          <w:rFonts w:hint="cs"/>
          <w:rtl/>
        </w:rPr>
        <w:t>אז עכשיו, כשחרות קיבלה קצת כוח, חרות - בגלגולים שלה - הליכוד,</w:t>
      </w:r>
      <w:r>
        <w:rPr>
          <w:rFonts w:hint="cs"/>
          <w:rtl/>
        </w:rPr>
        <w:t xml:space="preserve"> הם החליטו להראות להם שגם הם יודעים להקים מדינה. אבל להקים מדינה </w:t>
      </w:r>
      <w:r>
        <w:rPr>
          <w:rtl/>
        </w:rPr>
        <w:t>–</w:t>
      </w:r>
      <w:r>
        <w:rPr>
          <w:rFonts w:hint="cs"/>
          <w:rtl/>
        </w:rPr>
        <w:t xml:space="preserve"> אי-אפשר לעשות את זה בהונולולו. אי-אפשר לעשות את זה באוגנדה, כמו אחד מן הרעיונות שהתגלגלו בציונות. אפשר לעשות את זה רק פה, במדינתו של העם היהודי. אז צריך לסגור את המדינה הראשונה שהקימו הרצל </w:t>
      </w:r>
      <w:r>
        <w:rPr>
          <w:rFonts w:hint="cs"/>
          <w:rtl/>
        </w:rPr>
        <w:t xml:space="preserve">והחברים שלו ולהקים מדינה אחרת. </w:t>
      </w:r>
    </w:p>
    <w:p w14:paraId="67B18F9D" w14:textId="77777777" w:rsidR="00000000" w:rsidRDefault="007C71EE">
      <w:pPr>
        <w:pStyle w:val="a"/>
        <w:rPr>
          <w:rFonts w:hint="cs"/>
          <w:rtl/>
        </w:rPr>
      </w:pPr>
    </w:p>
    <w:p w14:paraId="21DF6F86" w14:textId="77777777" w:rsidR="00000000" w:rsidRDefault="007C71EE">
      <w:pPr>
        <w:pStyle w:val="a"/>
        <w:rPr>
          <w:rFonts w:hint="cs"/>
          <w:rtl/>
        </w:rPr>
      </w:pPr>
      <w:r>
        <w:rPr>
          <w:rFonts w:hint="cs"/>
          <w:rtl/>
        </w:rPr>
        <w:t xml:space="preserve">אז תקראו לתינוק בשמו, ריבונו של עולם. מה זה חוק ההסדרים והקשקושים האלה? תקראו לחוק בשמו: החוק לחיסולה של מדינת ישראל ההיסטורית מלפני 55 שנה והקמת מדינה חדשה. זה מה שאתם רוצים לעשות. לגיטימי. יש לכם רוב, ועם הרוב אתם יכולים </w:t>
      </w:r>
      <w:r>
        <w:rPr>
          <w:rFonts w:hint="cs"/>
          <w:rtl/>
        </w:rPr>
        <w:t>לעשות הכול. אז בבקשה, תחסלו את המדינה הראשונה, תקימו מדינה חדשה - יש פה מישהו שחולם שזה יהיה כמו בארצות-הברית. יהיה פה גן-עדן. הוא רק שוכח שמה שיש בארצות-הברית לא יהיה פה, לא בעוד 50 שנה. צריך עוד 150 שנה, כי ארצות-הברית היא לא בת 50, היא בת 200 פלוס. אז א</w:t>
      </w:r>
      <w:r>
        <w:rPr>
          <w:rFonts w:hint="cs"/>
          <w:rtl/>
        </w:rPr>
        <w:t xml:space="preserve">פשר להעתיק כל מיני ססמאות. אפשר להיות - - - כזה, קלינטון כזה, אפשר להיות בוש קטן, בוש גדול, אבל זה לא משנה את המציאות. </w:t>
      </w:r>
    </w:p>
    <w:p w14:paraId="13C63A54" w14:textId="77777777" w:rsidR="00000000" w:rsidRDefault="007C71EE">
      <w:pPr>
        <w:pStyle w:val="a"/>
        <w:rPr>
          <w:rFonts w:hint="cs"/>
          <w:rtl/>
        </w:rPr>
      </w:pPr>
    </w:p>
    <w:p w14:paraId="36B86968" w14:textId="77777777" w:rsidR="00000000" w:rsidRDefault="007C71EE">
      <w:pPr>
        <w:pStyle w:val="a"/>
        <w:rPr>
          <w:rFonts w:hint="cs"/>
          <w:rtl/>
        </w:rPr>
      </w:pPr>
      <w:r>
        <w:rPr>
          <w:rFonts w:hint="cs"/>
          <w:rtl/>
        </w:rPr>
        <w:t>המשמעות של החוק היא להעביר את כל הרכוש - שימו לב - את כל הרכוש של הציבור החרדי, המסורתי, ולחלק אותו למצביעי ליכוד-שינוי-מפד"ל. אז תקראו</w:t>
      </w:r>
      <w:r>
        <w:rPr>
          <w:rFonts w:hint="cs"/>
          <w:rtl/>
        </w:rPr>
        <w:t xml:space="preserve"> לתינוק בשמו. מותר לעשות את זה כשיש רוב. </w:t>
      </w:r>
    </w:p>
    <w:p w14:paraId="5BB079CB" w14:textId="77777777" w:rsidR="00000000" w:rsidRDefault="007C71EE">
      <w:pPr>
        <w:pStyle w:val="a"/>
        <w:rPr>
          <w:rFonts w:hint="cs"/>
          <w:rtl/>
        </w:rPr>
      </w:pPr>
    </w:p>
    <w:p w14:paraId="1C3D57BC" w14:textId="77777777" w:rsidR="00000000" w:rsidRDefault="007C71EE">
      <w:pPr>
        <w:pStyle w:val="a"/>
        <w:rPr>
          <w:rFonts w:hint="cs"/>
          <w:rtl/>
        </w:rPr>
      </w:pPr>
      <w:r>
        <w:rPr>
          <w:rFonts w:hint="cs"/>
          <w:rtl/>
        </w:rPr>
        <w:t>דרך אגב, אתם, שינוי, לימדתם אותנו פטנט חדש. ותדעו לכם שהש"סניקים הם אלופים לעלות על רבותיהם בתורות. בהתחלה, כשנבחרנו לפני 18 שנה לכנסת, העתקנו את תורת המפא"יניקים, אבל שכללנו אותה. נהיינו מפא"יניקים יותר ממפא"יניק</w:t>
      </w:r>
      <w:r>
        <w:rPr>
          <w:rFonts w:hint="cs"/>
          <w:rtl/>
        </w:rPr>
        <w:t>ים. שכללנו את השיטה. אתה תיכף תשמע כמה אני יודע לשכלל. חכה, אנחנו נגיע גם לליכוד. בתקופה מסוימת ראינו שיש גם לליכוד תורה - - -</w:t>
      </w:r>
    </w:p>
    <w:p w14:paraId="785B8BDA" w14:textId="77777777" w:rsidR="00000000" w:rsidRDefault="007C71EE">
      <w:pPr>
        <w:pStyle w:val="a"/>
        <w:ind w:firstLine="0"/>
        <w:rPr>
          <w:rFonts w:hint="cs"/>
          <w:rtl/>
        </w:rPr>
      </w:pPr>
    </w:p>
    <w:p w14:paraId="6B11321D" w14:textId="77777777" w:rsidR="00000000" w:rsidRDefault="007C71EE">
      <w:pPr>
        <w:pStyle w:val="ad"/>
        <w:rPr>
          <w:rtl/>
        </w:rPr>
      </w:pPr>
      <w:r>
        <w:rPr>
          <w:rtl/>
        </w:rPr>
        <w:t>היו"ר מוחמד ברכה:</w:t>
      </w:r>
    </w:p>
    <w:p w14:paraId="0DBC6F8F" w14:textId="77777777" w:rsidR="00000000" w:rsidRDefault="007C71EE">
      <w:pPr>
        <w:pStyle w:val="a"/>
        <w:rPr>
          <w:rtl/>
        </w:rPr>
      </w:pPr>
    </w:p>
    <w:p w14:paraId="11107F84" w14:textId="77777777" w:rsidR="00000000" w:rsidRDefault="007C71EE">
      <w:pPr>
        <w:pStyle w:val="a"/>
        <w:rPr>
          <w:rFonts w:hint="cs"/>
          <w:rtl/>
        </w:rPr>
      </w:pPr>
      <w:r>
        <w:rPr>
          <w:rFonts w:hint="cs"/>
          <w:rtl/>
        </w:rPr>
        <w:t>נותרה לך חצי דקה.</w:t>
      </w:r>
    </w:p>
    <w:p w14:paraId="40F8B821" w14:textId="77777777" w:rsidR="00000000" w:rsidRDefault="007C71EE">
      <w:pPr>
        <w:pStyle w:val="a"/>
        <w:rPr>
          <w:rFonts w:hint="cs"/>
          <w:rtl/>
        </w:rPr>
      </w:pPr>
    </w:p>
    <w:p w14:paraId="20BCA747" w14:textId="77777777" w:rsidR="00000000" w:rsidRDefault="007C71EE">
      <w:pPr>
        <w:pStyle w:val="SpeakerCon"/>
        <w:rPr>
          <w:rtl/>
        </w:rPr>
      </w:pPr>
      <w:bookmarkStart w:id="1838" w:name="FS000000487T27_05_2003_20_27_21"/>
      <w:bookmarkEnd w:id="1838"/>
      <w:r>
        <w:rPr>
          <w:rFonts w:hint="eastAsia"/>
          <w:rtl/>
        </w:rPr>
        <w:t>נסים</w:t>
      </w:r>
      <w:r>
        <w:rPr>
          <w:rtl/>
        </w:rPr>
        <w:t xml:space="preserve"> דהן (ש"ס):</w:t>
      </w:r>
    </w:p>
    <w:p w14:paraId="006A07BE" w14:textId="77777777" w:rsidR="00000000" w:rsidRDefault="007C71EE">
      <w:pPr>
        <w:pStyle w:val="a"/>
        <w:rPr>
          <w:rFonts w:hint="cs"/>
          <w:rtl/>
        </w:rPr>
      </w:pPr>
    </w:p>
    <w:p w14:paraId="7EB7B94B" w14:textId="77777777" w:rsidR="00000000" w:rsidRDefault="007C71EE">
      <w:pPr>
        <w:pStyle w:val="a"/>
        <w:rPr>
          <w:rFonts w:hint="cs"/>
          <w:rtl/>
        </w:rPr>
      </w:pPr>
      <w:r>
        <w:rPr>
          <w:rFonts w:hint="cs"/>
          <w:rtl/>
        </w:rPr>
        <w:t xml:space="preserve">איך חצי דקה? </w:t>
      </w:r>
    </w:p>
    <w:p w14:paraId="694C7811" w14:textId="77777777" w:rsidR="00000000" w:rsidRDefault="007C71EE">
      <w:pPr>
        <w:pStyle w:val="a"/>
        <w:rPr>
          <w:rFonts w:hint="cs"/>
          <w:rtl/>
        </w:rPr>
      </w:pPr>
    </w:p>
    <w:p w14:paraId="35A71C23" w14:textId="77777777" w:rsidR="00000000" w:rsidRDefault="007C71EE">
      <w:pPr>
        <w:pStyle w:val="ac"/>
        <w:rPr>
          <w:rtl/>
        </w:rPr>
      </w:pPr>
      <w:r>
        <w:rPr>
          <w:rFonts w:hint="eastAsia"/>
          <w:rtl/>
        </w:rPr>
        <w:t>חמי</w:t>
      </w:r>
      <w:r>
        <w:rPr>
          <w:rtl/>
        </w:rPr>
        <w:t xml:space="preserve"> דורון (שינוי):</w:t>
      </w:r>
    </w:p>
    <w:p w14:paraId="66EF3D22" w14:textId="77777777" w:rsidR="00000000" w:rsidRDefault="007C71EE">
      <w:pPr>
        <w:pStyle w:val="a"/>
        <w:rPr>
          <w:rFonts w:hint="cs"/>
          <w:rtl/>
        </w:rPr>
      </w:pPr>
    </w:p>
    <w:p w14:paraId="03093A11" w14:textId="77777777" w:rsidR="00000000" w:rsidRDefault="007C71EE">
      <w:pPr>
        <w:pStyle w:val="a"/>
        <w:rPr>
          <w:rFonts w:hint="cs"/>
          <w:rtl/>
        </w:rPr>
      </w:pPr>
      <w:r>
        <w:rPr>
          <w:rFonts w:hint="cs"/>
          <w:rtl/>
        </w:rPr>
        <w:t>הזמן עובר מהר כשנהנים.</w:t>
      </w:r>
    </w:p>
    <w:p w14:paraId="14054332" w14:textId="77777777" w:rsidR="00000000" w:rsidRDefault="007C71EE">
      <w:pPr>
        <w:pStyle w:val="a"/>
        <w:rPr>
          <w:rFonts w:hint="cs"/>
          <w:rtl/>
        </w:rPr>
      </w:pPr>
    </w:p>
    <w:p w14:paraId="28EF7E4E" w14:textId="77777777" w:rsidR="00000000" w:rsidRDefault="007C71EE">
      <w:pPr>
        <w:pStyle w:val="SpeakerCon"/>
        <w:rPr>
          <w:rtl/>
        </w:rPr>
      </w:pPr>
      <w:bookmarkStart w:id="1839" w:name="FS000000487T27_05_2003_20_27_44C"/>
      <w:bookmarkEnd w:id="1839"/>
      <w:r>
        <w:rPr>
          <w:rtl/>
        </w:rPr>
        <w:t>נסים דהן (ש"ס)</w:t>
      </w:r>
      <w:r>
        <w:rPr>
          <w:rtl/>
        </w:rPr>
        <w:t>:</w:t>
      </w:r>
    </w:p>
    <w:p w14:paraId="06CD361B" w14:textId="77777777" w:rsidR="00000000" w:rsidRDefault="007C71EE">
      <w:pPr>
        <w:pStyle w:val="a"/>
        <w:rPr>
          <w:rtl/>
        </w:rPr>
      </w:pPr>
    </w:p>
    <w:p w14:paraId="09A14D07" w14:textId="77777777" w:rsidR="00000000" w:rsidRDefault="007C71EE">
      <w:pPr>
        <w:pStyle w:val="a"/>
        <w:rPr>
          <w:rFonts w:hint="cs"/>
          <w:rtl/>
        </w:rPr>
      </w:pPr>
      <w:r>
        <w:rPr>
          <w:rFonts w:hint="cs"/>
          <w:rtl/>
        </w:rPr>
        <w:t xml:space="preserve">ואז שכללנו את התורה של הליכוד ועלינו על רבותינו בתורה של הליכוד. </w:t>
      </w:r>
    </w:p>
    <w:p w14:paraId="0C14C742" w14:textId="77777777" w:rsidR="00000000" w:rsidRDefault="007C71EE">
      <w:pPr>
        <w:pStyle w:val="a"/>
        <w:ind w:firstLine="0"/>
        <w:rPr>
          <w:rFonts w:hint="cs"/>
          <w:rtl/>
        </w:rPr>
      </w:pPr>
    </w:p>
    <w:p w14:paraId="142CEDEB" w14:textId="77777777" w:rsidR="00000000" w:rsidRDefault="007C71EE">
      <w:pPr>
        <w:pStyle w:val="ac"/>
        <w:rPr>
          <w:rtl/>
        </w:rPr>
      </w:pPr>
      <w:r>
        <w:rPr>
          <w:rFonts w:hint="eastAsia"/>
          <w:rtl/>
        </w:rPr>
        <w:t>אלי</w:t>
      </w:r>
      <w:r>
        <w:rPr>
          <w:rtl/>
        </w:rPr>
        <w:t xml:space="preserve"> אפללו (הליכוד):</w:t>
      </w:r>
    </w:p>
    <w:p w14:paraId="1AB01A07" w14:textId="77777777" w:rsidR="00000000" w:rsidRDefault="007C71EE">
      <w:pPr>
        <w:pStyle w:val="a"/>
        <w:rPr>
          <w:rFonts w:hint="cs"/>
          <w:rtl/>
        </w:rPr>
      </w:pPr>
    </w:p>
    <w:p w14:paraId="70E34739" w14:textId="77777777" w:rsidR="00000000" w:rsidRDefault="007C71EE">
      <w:pPr>
        <w:pStyle w:val="a"/>
        <w:rPr>
          <w:rFonts w:hint="cs"/>
          <w:rtl/>
        </w:rPr>
      </w:pPr>
      <w:r>
        <w:rPr>
          <w:rFonts w:hint="cs"/>
          <w:rtl/>
        </w:rPr>
        <w:t>ועכשיו מה?</w:t>
      </w:r>
    </w:p>
    <w:p w14:paraId="5A3036E3" w14:textId="77777777" w:rsidR="00000000" w:rsidRDefault="007C71EE">
      <w:pPr>
        <w:pStyle w:val="a"/>
        <w:rPr>
          <w:rFonts w:hint="cs"/>
          <w:rtl/>
        </w:rPr>
      </w:pPr>
    </w:p>
    <w:p w14:paraId="06B692F0" w14:textId="77777777" w:rsidR="00000000" w:rsidRDefault="007C71EE">
      <w:pPr>
        <w:pStyle w:val="SpeakerCon"/>
        <w:rPr>
          <w:rtl/>
        </w:rPr>
      </w:pPr>
      <w:bookmarkStart w:id="1840" w:name="FS000000487T27_05_2003_20_28_16C"/>
      <w:bookmarkEnd w:id="1840"/>
      <w:r>
        <w:rPr>
          <w:rtl/>
        </w:rPr>
        <w:t>נסים דהן (ש"ס):</w:t>
      </w:r>
    </w:p>
    <w:p w14:paraId="252FA6F4" w14:textId="77777777" w:rsidR="00000000" w:rsidRDefault="007C71EE">
      <w:pPr>
        <w:pStyle w:val="a"/>
        <w:rPr>
          <w:rtl/>
        </w:rPr>
      </w:pPr>
    </w:p>
    <w:p w14:paraId="3024A719" w14:textId="77777777" w:rsidR="00000000" w:rsidRDefault="007C71EE">
      <w:pPr>
        <w:pStyle w:val="a"/>
        <w:rPr>
          <w:rFonts w:hint="cs"/>
          <w:rtl/>
        </w:rPr>
      </w:pPr>
      <w:r>
        <w:rPr>
          <w:rFonts w:hint="cs"/>
          <w:rtl/>
        </w:rPr>
        <w:t xml:space="preserve">ועכשיו שינוי המציאה תורה חדשה. כשאתה עולה לשלטון אתה לא דואג איך אתה מיטיב עם השכבות ששלחו אותך לשלטון. מה שמעניין אותך זה איך אתה גורם </w:t>
      </w:r>
      <w:r>
        <w:rPr>
          <w:rFonts w:hint="cs"/>
          <w:rtl/>
        </w:rPr>
        <w:t>נזק לאלה שלא שלחו אותך. זו תורה חדשה. פעם, כשנבחרנו והיינו בשלטון, דאגנו לאנשים ששלחו אותנו, כל אחד בדרך שלו. לא היה אכפת לנו מה אחרים קיבלו.  הקיבוצים קיבלו? שיהיה להם לבריאות. המשפחות העשירות במדינת ישראל קיבלו? שגם להן יהיה לבריאות. דאגנו שהאנשים שלנו י</w:t>
      </w:r>
      <w:r>
        <w:rPr>
          <w:rFonts w:hint="cs"/>
          <w:rtl/>
        </w:rPr>
        <w:t>קבלו. אבל שינוי לימדה אותנו פטנט חדש - אתה נבחר לשלטון? תעשה שתי פעולות: שאנשים שלך יקבלו ואחרים ייענשו. אני מבטיח לשינוי, כמו שאמרתי, אנחנו תלמידים טובים ועולים על רבותינו, ויום אחד הגלגל יתחלף - - -</w:t>
      </w:r>
    </w:p>
    <w:p w14:paraId="092B365D" w14:textId="77777777" w:rsidR="00000000" w:rsidRDefault="007C71EE">
      <w:pPr>
        <w:pStyle w:val="a"/>
        <w:rPr>
          <w:rFonts w:hint="cs"/>
          <w:rtl/>
        </w:rPr>
      </w:pPr>
    </w:p>
    <w:p w14:paraId="59D13DD0" w14:textId="77777777" w:rsidR="00000000" w:rsidRDefault="007C71EE">
      <w:pPr>
        <w:pStyle w:val="ad"/>
        <w:rPr>
          <w:rtl/>
        </w:rPr>
      </w:pPr>
      <w:r>
        <w:rPr>
          <w:rtl/>
        </w:rPr>
        <w:t>היו"ר מוחמד ברכה:</w:t>
      </w:r>
    </w:p>
    <w:p w14:paraId="4B3D3EF6" w14:textId="77777777" w:rsidR="00000000" w:rsidRDefault="007C71EE">
      <w:pPr>
        <w:pStyle w:val="a"/>
        <w:rPr>
          <w:rtl/>
        </w:rPr>
      </w:pPr>
    </w:p>
    <w:p w14:paraId="07A53A83" w14:textId="77777777" w:rsidR="00000000" w:rsidRDefault="007C71EE">
      <w:pPr>
        <w:pStyle w:val="a"/>
        <w:rPr>
          <w:rFonts w:hint="cs"/>
          <w:rtl/>
        </w:rPr>
      </w:pPr>
      <w:r>
        <w:rPr>
          <w:rFonts w:hint="cs"/>
          <w:rtl/>
        </w:rPr>
        <w:t>זה נשמע כמו איום.</w:t>
      </w:r>
    </w:p>
    <w:p w14:paraId="68C27094" w14:textId="77777777" w:rsidR="00000000" w:rsidRDefault="007C71EE">
      <w:pPr>
        <w:pStyle w:val="a"/>
        <w:rPr>
          <w:rtl/>
        </w:rPr>
      </w:pPr>
    </w:p>
    <w:p w14:paraId="0665D86D" w14:textId="77777777" w:rsidR="00000000" w:rsidRDefault="007C71EE">
      <w:pPr>
        <w:pStyle w:val="a"/>
        <w:rPr>
          <w:rFonts w:hint="cs"/>
          <w:rtl/>
        </w:rPr>
      </w:pPr>
    </w:p>
    <w:p w14:paraId="0C2C8E57" w14:textId="77777777" w:rsidR="00000000" w:rsidRDefault="007C71EE">
      <w:pPr>
        <w:pStyle w:val="SpeakerCon"/>
        <w:rPr>
          <w:rtl/>
        </w:rPr>
      </w:pPr>
      <w:bookmarkStart w:id="1841" w:name="FS000000487T27_05_2003_20_31_11C"/>
      <w:bookmarkEnd w:id="1841"/>
      <w:r>
        <w:rPr>
          <w:rtl/>
        </w:rPr>
        <w:t>נסים דהן (ש"ס):</w:t>
      </w:r>
    </w:p>
    <w:p w14:paraId="245D50AF" w14:textId="77777777" w:rsidR="00000000" w:rsidRDefault="007C71EE">
      <w:pPr>
        <w:pStyle w:val="a"/>
        <w:rPr>
          <w:rtl/>
        </w:rPr>
      </w:pPr>
    </w:p>
    <w:p w14:paraId="2AED2271" w14:textId="77777777" w:rsidR="00000000" w:rsidRDefault="007C71EE">
      <w:pPr>
        <w:pStyle w:val="a"/>
        <w:rPr>
          <w:rFonts w:hint="cs"/>
          <w:rtl/>
        </w:rPr>
      </w:pPr>
      <w:r>
        <w:rPr>
          <w:rFonts w:hint="cs"/>
          <w:rtl/>
        </w:rPr>
        <w:t>מהחיים אנחנו לומדים שהגלגל מתחלף. ויום אחד הגלגל יתחלף ואנחנו נעלה על רבותינו משינוי, ואנחנו נדאג - אחרי שלימדתם אותנו  שזו השיטה, שבמדינת ישראל כך צריך להתנהג; כשאתה בשלטון תדאג לאנשים שלך ותתנקם באלה שלא בחרו בך, או באלה שיש לך אתם מחלוקת פוליטית-מדיני</w:t>
      </w:r>
      <w:r>
        <w:rPr>
          <w:rFonts w:hint="cs"/>
          <w:rtl/>
        </w:rPr>
        <w:t>ת. ואז, אל תבואו בטענות, כי זו השיטה שאתם המצאתם.</w:t>
      </w:r>
    </w:p>
    <w:p w14:paraId="664F0CDC" w14:textId="77777777" w:rsidR="00000000" w:rsidRDefault="007C71EE">
      <w:pPr>
        <w:pStyle w:val="a"/>
        <w:rPr>
          <w:rFonts w:hint="cs"/>
          <w:rtl/>
        </w:rPr>
      </w:pPr>
    </w:p>
    <w:p w14:paraId="01AD3C87" w14:textId="77777777" w:rsidR="00000000" w:rsidRDefault="007C71EE">
      <w:pPr>
        <w:pStyle w:val="ad"/>
        <w:rPr>
          <w:rtl/>
        </w:rPr>
      </w:pPr>
      <w:r>
        <w:rPr>
          <w:rtl/>
        </w:rPr>
        <w:t>היו"ר מוחמד ברכה:</w:t>
      </w:r>
    </w:p>
    <w:p w14:paraId="6DF7AA08" w14:textId="77777777" w:rsidR="00000000" w:rsidRDefault="007C71EE">
      <w:pPr>
        <w:pStyle w:val="a"/>
        <w:rPr>
          <w:rtl/>
        </w:rPr>
      </w:pPr>
    </w:p>
    <w:p w14:paraId="5142EE71" w14:textId="77777777" w:rsidR="00000000" w:rsidRDefault="007C71EE">
      <w:pPr>
        <w:pStyle w:val="a"/>
        <w:rPr>
          <w:rFonts w:hint="cs"/>
          <w:rtl/>
        </w:rPr>
      </w:pPr>
      <w:r>
        <w:rPr>
          <w:rFonts w:hint="cs"/>
          <w:rtl/>
        </w:rPr>
        <w:t>אני מציע לא להיסחף. תפסיק פה, זה בסדר.</w:t>
      </w:r>
    </w:p>
    <w:p w14:paraId="0FC2476F" w14:textId="77777777" w:rsidR="00000000" w:rsidRDefault="007C71EE">
      <w:pPr>
        <w:pStyle w:val="a"/>
        <w:rPr>
          <w:rFonts w:hint="cs"/>
          <w:rtl/>
        </w:rPr>
      </w:pPr>
    </w:p>
    <w:p w14:paraId="2B3B33C2" w14:textId="77777777" w:rsidR="00000000" w:rsidRDefault="007C71EE">
      <w:pPr>
        <w:pStyle w:val="SpeakerCon"/>
        <w:rPr>
          <w:rtl/>
        </w:rPr>
      </w:pPr>
      <w:bookmarkStart w:id="1842" w:name="FS000000487T27_05_2003_20_33_05C"/>
      <w:bookmarkEnd w:id="1842"/>
      <w:r>
        <w:rPr>
          <w:rtl/>
        </w:rPr>
        <w:t>נסים דהן (ש"ס):</w:t>
      </w:r>
    </w:p>
    <w:p w14:paraId="193D696E" w14:textId="77777777" w:rsidR="00000000" w:rsidRDefault="007C71EE">
      <w:pPr>
        <w:pStyle w:val="a"/>
        <w:rPr>
          <w:rtl/>
        </w:rPr>
      </w:pPr>
    </w:p>
    <w:p w14:paraId="64024D2B" w14:textId="77777777" w:rsidR="00000000" w:rsidRDefault="007C71EE">
      <w:pPr>
        <w:pStyle w:val="a"/>
        <w:rPr>
          <w:rFonts w:hint="cs"/>
          <w:rtl/>
        </w:rPr>
      </w:pPr>
      <w:r>
        <w:rPr>
          <w:rFonts w:hint="cs"/>
          <w:rtl/>
        </w:rPr>
        <w:t>אל תבואו בטענות ואל תגידו: הלפרט אשם, החוקים הדתיים אשמים. שלא תספרו סיפורים. זו תורה חדשה שהמצאתם.</w:t>
      </w:r>
    </w:p>
    <w:p w14:paraId="47574AE7" w14:textId="77777777" w:rsidR="00000000" w:rsidRDefault="007C71EE">
      <w:pPr>
        <w:pStyle w:val="a"/>
        <w:rPr>
          <w:rFonts w:hint="cs"/>
          <w:rtl/>
        </w:rPr>
      </w:pPr>
    </w:p>
    <w:p w14:paraId="7AE1696A" w14:textId="77777777" w:rsidR="00000000" w:rsidRDefault="007C71EE">
      <w:pPr>
        <w:pStyle w:val="ac"/>
        <w:rPr>
          <w:rtl/>
        </w:rPr>
      </w:pPr>
      <w:r>
        <w:rPr>
          <w:rFonts w:hint="eastAsia"/>
          <w:rtl/>
        </w:rPr>
        <w:t>חמי</w:t>
      </w:r>
      <w:r>
        <w:rPr>
          <w:rtl/>
        </w:rPr>
        <w:t xml:space="preserve"> דורון (שינוי):</w:t>
      </w:r>
    </w:p>
    <w:p w14:paraId="3495FE1F" w14:textId="77777777" w:rsidR="00000000" w:rsidRDefault="007C71EE">
      <w:pPr>
        <w:pStyle w:val="a"/>
        <w:rPr>
          <w:rFonts w:hint="cs"/>
          <w:rtl/>
        </w:rPr>
      </w:pPr>
    </w:p>
    <w:p w14:paraId="7942B36A" w14:textId="77777777" w:rsidR="00000000" w:rsidRDefault="007C71EE">
      <w:pPr>
        <w:pStyle w:val="a"/>
        <w:rPr>
          <w:rFonts w:hint="cs"/>
          <w:rtl/>
        </w:rPr>
      </w:pPr>
      <w:r>
        <w:rPr>
          <w:rFonts w:hint="cs"/>
          <w:rtl/>
        </w:rPr>
        <w:t>מי אשם?</w:t>
      </w:r>
    </w:p>
    <w:p w14:paraId="0EE9E6A4" w14:textId="77777777" w:rsidR="00000000" w:rsidRDefault="007C71EE">
      <w:pPr>
        <w:pStyle w:val="a"/>
        <w:rPr>
          <w:rFonts w:hint="cs"/>
          <w:rtl/>
        </w:rPr>
      </w:pPr>
    </w:p>
    <w:p w14:paraId="3E41E23E" w14:textId="77777777" w:rsidR="00000000" w:rsidRDefault="007C71EE">
      <w:pPr>
        <w:pStyle w:val="SpeakerCon"/>
        <w:rPr>
          <w:rtl/>
        </w:rPr>
      </w:pPr>
      <w:bookmarkStart w:id="1843" w:name="FS000000487T27_05_2003_20_33_53C"/>
      <w:bookmarkEnd w:id="1843"/>
      <w:r>
        <w:rPr>
          <w:rtl/>
        </w:rPr>
        <w:t>נסים דהן (ש"ס):</w:t>
      </w:r>
    </w:p>
    <w:p w14:paraId="00913500" w14:textId="77777777" w:rsidR="00000000" w:rsidRDefault="007C71EE">
      <w:pPr>
        <w:pStyle w:val="a"/>
        <w:rPr>
          <w:rtl/>
        </w:rPr>
      </w:pPr>
    </w:p>
    <w:p w14:paraId="5DAAF79F" w14:textId="77777777" w:rsidR="00000000" w:rsidRDefault="007C71EE">
      <w:pPr>
        <w:pStyle w:val="a"/>
        <w:rPr>
          <w:rFonts w:hint="cs"/>
          <w:rtl/>
        </w:rPr>
      </w:pPr>
      <w:r>
        <w:rPr>
          <w:rFonts w:hint="cs"/>
          <w:rtl/>
        </w:rPr>
        <w:t xml:space="preserve">שינוי. שינוי אשמה בזה שלימדה בפוליטיקה הישראלית - - - </w:t>
      </w:r>
    </w:p>
    <w:p w14:paraId="02EA7891" w14:textId="77777777" w:rsidR="00000000" w:rsidRDefault="007C71EE">
      <w:pPr>
        <w:pStyle w:val="a"/>
        <w:rPr>
          <w:rFonts w:hint="cs"/>
          <w:rtl/>
        </w:rPr>
      </w:pPr>
    </w:p>
    <w:p w14:paraId="781FFD88" w14:textId="77777777" w:rsidR="00000000" w:rsidRDefault="007C71EE">
      <w:pPr>
        <w:pStyle w:val="ac"/>
        <w:rPr>
          <w:rtl/>
        </w:rPr>
      </w:pPr>
      <w:r>
        <w:rPr>
          <w:rFonts w:hint="eastAsia"/>
          <w:rtl/>
        </w:rPr>
        <w:t>חמי</w:t>
      </w:r>
      <w:r>
        <w:rPr>
          <w:rtl/>
        </w:rPr>
        <w:t xml:space="preserve"> דורון (שינוי):</w:t>
      </w:r>
    </w:p>
    <w:p w14:paraId="7E4E46B6" w14:textId="77777777" w:rsidR="00000000" w:rsidRDefault="007C71EE">
      <w:pPr>
        <w:pStyle w:val="a"/>
        <w:rPr>
          <w:rFonts w:hint="cs"/>
          <w:rtl/>
        </w:rPr>
      </w:pPr>
    </w:p>
    <w:p w14:paraId="1BFBB213" w14:textId="77777777" w:rsidR="00000000" w:rsidRDefault="007C71EE">
      <w:pPr>
        <w:pStyle w:val="a"/>
        <w:rPr>
          <w:rFonts w:hint="cs"/>
          <w:rtl/>
        </w:rPr>
      </w:pPr>
      <w:r>
        <w:rPr>
          <w:rFonts w:hint="cs"/>
          <w:rtl/>
        </w:rPr>
        <w:t xml:space="preserve">שינוי אשמה בכול - - - </w:t>
      </w:r>
    </w:p>
    <w:p w14:paraId="21EB436B" w14:textId="77777777" w:rsidR="00000000" w:rsidRDefault="007C71EE">
      <w:pPr>
        <w:pStyle w:val="a"/>
        <w:rPr>
          <w:rFonts w:hint="cs"/>
          <w:rtl/>
        </w:rPr>
      </w:pPr>
    </w:p>
    <w:p w14:paraId="59862268" w14:textId="77777777" w:rsidR="00000000" w:rsidRDefault="007C71EE">
      <w:pPr>
        <w:pStyle w:val="SpeakerCon"/>
        <w:rPr>
          <w:rtl/>
        </w:rPr>
      </w:pPr>
      <w:bookmarkStart w:id="1844" w:name="FS000000487T27_05_2003_20_34_39C"/>
      <w:bookmarkEnd w:id="1844"/>
      <w:r>
        <w:rPr>
          <w:rtl/>
        </w:rPr>
        <w:t>נסים דהן (ש"ס):</w:t>
      </w:r>
    </w:p>
    <w:p w14:paraId="09E2D503" w14:textId="77777777" w:rsidR="00000000" w:rsidRDefault="007C71EE">
      <w:pPr>
        <w:pStyle w:val="a"/>
        <w:rPr>
          <w:rtl/>
        </w:rPr>
      </w:pPr>
    </w:p>
    <w:p w14:paraId="5E1296C6" w14:textId="77777777" w:rsidR="00000000" w:rsidRDefault="007C71EE">
      <w:pPr>
        <w:pStyle w:val="a"/>
        <w:rPr>
          <w:rFonts w:hint="cs"/>
          <w:rtl/>
        </w:rPr>
      </w:pPr>
      <w:r>
        <w:rPr>
          <w:rFonts w:hint="cs"/>
          <w:rtl/>
        </w:rPr>
        <w:t xml:space="preserve">אני רוצה לסיים, כיוון שאין לי זמן. אני  אדבר כאן עוד הפעם ועוד הפעם, וזה יפה מאוד שאתה עונה, כי אז אני אוכל לענות לך עוד </w:t>
      </w:r>
      <w:r>
        <w:rPr>
          <w:rFonts w:hint="cs"/>
          <w:rtl/>
        </w:rPr>
        <w:t xml:space="preserve">הפעם. אנחנו נעשה כאן מין ויכוח אקדמי עד יום חמישי, כשהאצבעות יורמו, ואז אתה יכול להיות הטמבל - לא לך אישית הכוונה - כי אפילו הטמבל הכי גדול יכול לנצח, כי זה עניין של אצבעות. מה לעשות, לא צריך להיות חכם גדול - - - </w:t>
      </w:r>
    </w:p>
    <w:p w14:paraId="0A2F1D19" w14:textId="77777777" w:rsidR="00000000" w:rsidRDefault="007C71EE">
      <w:pPr>
        <w:pStyle w:val="a"/>
        <w:rPr>
          <w:rFonts w:hint="cs"/>
          <w:rtl/>
        </w:rPr>
      </w:pPr>
    </w:p>
    <w:p w14:paraId="4C7C0287" w14:textId="77777777" w:rsidR="00000000" w:rsidRDefault="007C71EE">
      <w:pPr>
        <w:pStyle w:val="ac"/>
        <w:rPr>
          <w:rtl/>
        </w:rPr>
      </w:pPr>
      <w:r>
        <w:rPr>
          <w:rFonts w:hint="eastAsia"/>
          <w:rtl/>
        </w:rPr>
        <w:t>חמי</w:t>
      </w:r>
      <w:r>
        <w:rPr>
          <w:rtl/>
        </w:rPr>
        <w:t xml:space="preserve"> דורון (שינוי):</w:t>
      </w:r>
    </w:p>
    <w:p w14:paraId="4C79C298" w14:textId="77777777" w:rsidR="00000000" w:rsidRDefault="007C71EE">
      <w:pPr>
        <w:pStyle w:val="a"/>
        <w:rPr>
          <w:rFonts w:hint="cs"/>
          <w:rtl/>
        </w:rPr>
      </w:pPr>
    </w:p>
    <w:p w14:paraId="762B1AFB" w14:textId="77777777" w:rsidR="00000000" w:rsidRDefault="007C71EE">
      <w:pPr>
        <w:pStyle w:val="a"/>
        <w:rPr>
          <w:rFonts w:hint="cs"/>
          <w:rtl/>
        </w:rPr>
      </w:pPr>
      <w:r>
        <w:rPr>
          <w:rFonts w:hint="cs"/>
          <w:rtl/>
        </w:rPr>
        <w:t>18 שנה הייתם בצד ההוא</w:t>
      </w:r>
      <w:r>
        <w:rPr>
          <w:rFonts w:hint="cs"/>
          <w:rtl/>
        </w:rPr>
        <w:t>.</w:t>
      </w:r>
    </w:p>
    <w:p w14:paraId="6EB7003F" w14:textId="77777777" w:rsidR="00000000" w:rsidRDefault="007C71EE">
      <w:pPr>
        <w:pStyle w:val="a"/>
        <w:rPr>
          <w:rFonts w:hint="cs"/>
          <w:rtl/>
        </w:rPr>
      </w:pPr>
    </w:p>
    <w:p w14:paraId="7D9174D5" w14:textId="77777777" w:rsidR="00000000" w:rsidRDefault="007C71EE">
      <w:pPr>
        <w:pStyle w:val="SpeakerCon"/>
        <w:rPr>
          <w:rtl/>
        </w:rPr>
      </w:pPr>
      <w:bookmarkStart w:id="1845" w:name="FS000000487T27_05_2003_20_37_04C"/>
      <w:bookmarkEnd w:id="1845"/>
      <w:r>
        <w:rPr>
          <w:rtl/>
        </w:rPr>
        <w:t>נסים דהן (ש"ס):</w:t>
      </w:r>
    </w:p>
    <w:p w14:paraId="503C0AA3" w14:textId="77777777" w:rsidR="00000000" w:rsidRDefault="007C71EE">
      <w:pPr>
        <w:pStyle w:val="a"/>
        <w:rPr>
          <w:rtl/>
        </w:rPr>
      </w:pPr>
    </w:p>
    <w:p w14:paraId="2A70E16A" w14:textId="77777777" w:rsidR="00000000" w:rsidRDefault="007C71EE">
      <w:pPr>
        <w:pStyle w:val="a"/>
        <w:rPr>
          <w:rFonts w:hint="cs"/>
          <w:rtl/>
        </w:rPr>
      </w:pPr>
      <w:r>
        <w:rPr>
          <w:rFonts w:hint="cs"/>
          <w:rtl/>
        </w:rPr>
        <w:t xml:space="preserve">לא צריך להיות חכם גדול כדי לנצח. מספיק לך אצבע יותר. </w:t>
      </w:r>
    </w:p>
    <w:p w14:paraId="47845CF3" w14:textId="77777777" w:rsidR="00000000" w:rsidRDefault="007C71EE">
      <w:pPr>
        <w:pStyle w:val="a"/>
        <w:rPr>
          <w:rFonts w:hint="cs"/>
          <w:rtl/>
        </w:rPr>
      </w:pPr>
    </w:p>
    <w:p w14:paraId="3BEEAE05" w14:textId="77777777" w:rsidR="00000000" w:rsidRDefault="007C71EE">
      <w:pPr>
        <w:pStyle w:val="ad"/>
        <w:rPr>
          <w:rtl/>
        </w:rPr>
      </w:pPr>
      <w:r>
        <w:rPr>
          <w:rtl/>
        </w:rPr>
        <w:t>היו"ר מוחמד ברכה:</w:t>
      </w:r>
    </w:p>
    <w:p w14:paraId="4E96C431" w14:textId="77777777" w:rsidR="00000000" w:rsidRDefault="007C71EE">
      <w:pPr>
        <w:pStyle w:val="a"/>
        <w:rPr>
          <w:rtl/>
        </w:rPr>
      </w:pPr>
    </w:p>
    <w:p w14:paraId="08F1657E" w14:textId="77777777" w:rsidR="00000000" w:rsidRDefault="007C71EE">
      <w:pPr>
        <w:pStyle w:val="a"/>
        <w:rPr>
          <w:rFonts w:hint="cs"/>
          <w:rtl/>
        </w:rPr>
      </w:pPr>
      <w:r>
        <w:rPr>
          <w:rFonts w:hint="cs"/>
          <w:rtl/>
        </w:rPr>
        <w:t xml:space="preserve">חבר הכנסת נסים דהן, תודה רבה לך. </w:t>
      </w:r>
    </w:p>
    <w:p w14:paraId="2FCF5683" w14:textId="77777777" w:rsidR="00000000" w:rsidRDefault="007C71EE">
      <w:pPr>
        <w:pStyle w:val="a"/>
        <w:rPr>
          <w:rFonts w:hint="cs"/>
          <w:rtl/>
        </w:rPr>
      </w:pPr>
    </w:p>
    <w:p w14:paraId="40369ADC" w14:textId="77777777" w:rsidR="00000000" w:rsidRDefault="007C71EE">
      <w:pPr>
        <w:pStyle w:val="ac"/>
        <w:rPr>
          <w:rtl/>
        </w:rPr>
      </w:pPr>
      <w:r>
        <w:rPr>
          <w:rFonts w:hint="eastAsia"/>
          <w:rtl/>
        </w:rPr>
        <w:t>חמי</w:t>
      </w:r>
      <w:r>
        <w:rPr>
          <w:rtl/>
        </w:rPr>
        <w:t xml:space="preserve"> דורון (שינוי):</w:t>
      </w:r>
    </w:p>
    <w:p w14:paraId="09DFB767" w14:textId="77777777" w:rsidR="00000000" w:rsidRDefault="007C71EE">
      <w:pPr>
        <w:pStyle w:val="a"/>
        <w:rPr>
          <w:rFonts w:hint="cs"/>
          <w:rtl/>
        </w:rPr>
      </w:pPr>
    </w:p>
    <w:p w14:paraId="668B96D9" w14:textId="77777777" w:rsidR="00000000" w:rsidRDefault="007C71EE">
      <w:pPr>
        <w:pStyle w:val="a"/>
        <w:rPr>
          <w:rFonts w:hint="cs"/>
          <w:rtl/>
        </w:rPr>
      </w:pPr>
      <w:r>
        <w:rPr>
          <w:rFonts w:hint="cs"/>
          <w:rtl/>
        </w:rPr>
        <w:t>- - - הייתם בצד ההוא.</w:t>
      </w:r>
    </w:p>
    <w:p w14:paraId="1426F806" w14:textId="77777777" w:rsidR="00000000" w:rsidRDefault="007C71EE">
      <w:pPr>
        <w:pStyle w:val="a"/>
        <w:rPr>
          <w:rFonts w:hint="cs"/>
          <w:rtl/>
        </w:rPr>
      </w:pPr>
    </w:p>
    <w:p w14:paraId="3605B4F4" w14:textId="77777777" w:rsidR="00000000" w:rsidRDefault="007C71EE">
      <w:pPr>
        <w:pStyle w:val="SpeakerCon"/>
        <w:rPr>
          <w:rtl/>
        </w:rPr>
      </w:pPr>
      <w:bookmarkStart w:id="1846" w:name="FS000000487T27_05_2003_20_37_53C"/>
      <w:bookmarkEnd w:id="1846"/>
      <w:r>
        <w:rPr>
          <w:rtl/>
        </w:rPr>
        <w:t>נסים דהן (ש"ס):</w:t>
      </w:r>
    </w:p>
    <w:p w14:paraId="13FBC604" w14:textId="77777777" w:rsidR="00000000" w:rsidRDefault="007C71EE">
      <w:pPr>
        <w:pStyle w:val="a"/>
        <w:rPr>
          <w:rtl/>
        </w:rPr>
      </w:pPr>
    </w:p>
    <w:p w14:paraId="3CE844F8" w14:textId="77777777" w:rsidR="00000000" w:rsidRDefault="007C71EE">
      <w:pPr>
        <w:pStyle w:val="a"/>
        <w:rPr>
          <w:rFonts w:hint="cs"/>
          <w:rtl/>
        </w:rPr>
      </w:pPr>
      <w:r>
        <w:rPr>
          <w:rFonts w:hint="cs"/>
          <w:rtl/>
        </w:rPr>
        <w:t>אל תדאג, אני עוד אחזור לשם עם יותר כוח, הרבה יותר משוכלל, הרבה יותר</w:t>
      </w:r>
      <w:r>
        <w:rPr>
          <w:rFonts w:hint="cs"/>
          <w:rtl/>
        </w:rPr>
        <w:t xml:space="preserve"> חכם, עם הרבה יותר טריקים, כי למדנו מכם. אין מה לעשות. אז למה קוראים לכם רובוטריקים? כי אתם מלמדים טריקים את האחרים.</w:t>
      </w:r>
    </w:p>
    <w:p w14:paraId="35AABCCE" w14:textId="77777777" w:rsidR="00000000" w:rsidRDefault="007C71EE">
      <w:pPr>
        <w:pStyle w:val="a"/>
        <w:rPr>
          <w:rFonts w:hint="cs"/>
          <w:rtl/>
        </w:rPr>
      </w:pPr>
    </w:p>
    <w:p w14:paraId="7219F516" w14:textId="77777777" w:rsidR="00000000" w:rsidRDefault="007C71EE">
      <w:pPr>
        <w:pStyle w:val="ad"/>
        <w:rPr>
          <w:rtl/>
        </w:rPr>
      </w:pPr>
      <w:r>
        <w:rPr>
          <w:rtl/>
        </w:rPr>
        <w:t>היו"ר מוחמד ברכה:</w:t>
      </w:r>
    </w:p>
    <w:p w14:paraId="68DC4D6B" w14:textId="77777777" w:rsidR="00000000" w:rsidRDefault="007C71EE">
      <w:pPr>
        <w:pStyle w:val="a"/>
        <w:rPr>
          <w:rtl/>
        </w:rPr>
      </w:pPr>
    </w:p>
    <w:p w14:paraId="6692E899" w14:textId="77777777" w:rsidR="00000000" w:rsidRDefault="007C71EE">
      <w:pPr>
        <w:pStyle w:val="a"/>
        <w:rPr>
          <w:rFonts w:hint="cs"/>
          <w:rtl/>
        </w:rPr>
      </w:pPr>
      <w:r>
        <w:rPr>
          <w:rFonts w:hint="cs"/>
          <w:rtl/>
        </w:rPr>
        <w:t>תודה. חבר הכנסת חמי דורון. אחריו - חבר הכנסת איוב קרא.</w:t>
      </w:r>
    </w:p>
    <w:p w14:paraId="2CF2108C" w14:textId="77777777" w:rsidR="00000000" w:rsidRDefault="007C71EE">
      <w:pPr>
        <w:pStyle w:val="a"/>
        <w:rPr>
          <w:rFonts w:hint="cs"/>
          <w:rtl/>
        </w:rPr>
      </w:pPr>
    </w:p>
    <w:p w14:paraId="5D7191F7" w14:textId="77777777" w:rsidR="00000000" w:rsidRDefault="007C71EE">
      <w:pPr>
        <w:pStyle w:val="Speaker"/>
        <w:rPr>
          <w:rtl/>
        </w:rPr>
      </w:pPr>
      <w:bookmarkStart w:id="1847" w:name="FS000000487T27_05_2003_20_39_06C"/>
      <w:bookmarkStart w:id="1848" w:name="FS000001053T27_05_2003_20_39_12"/>
      <w:bookmarkEnd w:id="1847"/>
      <w:bookmarkEnd w:id="1848"/>
      <w:r>
        <w:rPr>
          <w:rtl/>
        </w:rPr>
        <w:t>חמי דורון (שינוי):</w:t>
      </w:r>
    </w:p>
    <w:p w14:paraId="68F99907" w14:textId="77777777" w:rsidR="00000000" w:rsidRDefault="007C71EE">
      <w:pPr>
        <w:pStyle w:val="a"/>
        <w:rPr>
          <w:rtl/>
        </w:rPr>
      </w:pPr>
    </w:p>
    <w:p w14:paraId="4A709BC0" w14:textId="77777777" w:rsidR="00000000" w:rsidRDefault="007C71EE">
      <w:pPr>
        <w:pStyle w:val="a"/>
        <w:rPr>
          <w:rFonts w:hint="cs"/>
          <w:rtl/>
        </w:rPr>
      </w:pPr>
      <w:r>
        <w:rPr>
          <w:rFonts w:hint="cs"/>
          <w:rtl/>
        </w:rPr>
        <w:t>אדוני היושב-ראש, לא יודע למה, אבל תמיד כשאנ</w:t>
      </w:r>
      <w:r>
        <w:rPr>
          <w:rFonts w:hint="cs"/>
          <w:rtl/>
        </w:rPr>
        <w:t xml:space="preserve">י רוצה לדבר נגד התוכנית, כי יש לי משהו שכואב לי בתוכנית הזאת, באים אנשי ש"ס ומחייבים אותי עכשיו להגן על התוכנית ועל הממשלה. אני עוד לא ראיתי דבר כזה, אתם אלופי העולם - - - </w:t>
      </w:r>
    </w:p>
    <w:p w14:paraId="5D13F867" w14:textId="77777777" w:rsidR="00000000" w:rsidRDefault="007C71EE">
      <w:pPr>
        <w:pStyle w:val="a"/>
        <w:rPr>
          <w:rFonts w:hint="cs"/>
          <w:rtl/>
        </w:rPr>
      </w:pPr>
    </w:p>
    <w:p w14:paraId="622D7795" w14:textId="77777777" w:rsidR="00000000" w:rsidRDefault="007C71EE">
      <w:pPr>
        <w:pStyle w:val="ac"/>
        <w:rPr>
          <w:rtl/>
        </w:rPr>
      </w:pPr>
      <w:r>
        <w:rPr>
          <w:rFonts w:hint="eastAsia"/>
          <w:rtl/>
        </w:rPr>
        <w:t>נסים</w:t>
      </w:r>
      <w:r>
        <w:rPr>
          <w:rtl/>
        </w:rPr>
        <w:t xml:space="preserve"> דהן (ש"ס):</w:t>
      </w:r>
    </w:p>
    <w:p w14:paraId="05518C1D" w14:textId="77777777" w:rsidR="00000000" w:rsidRDefault="007C71EE">
      <w:pPr>
        <w:pStyle w:val="a"/>
        <w:rPr>
          <w:rFonts w:hint="cs"/>
          <w:rtl/>
        </w:rPr>
      </w:pPr>
    </w:p>
    <w:p w14:paraId="2478E71D" w14:textId="77777777" w:rsidR="00000000" w:rsidRDefault="007C71EE">
      <w:pPr>
        <w:pStyle w:val="a"/>
        <w:rPr>
          <w:rFonts w:hint="cs"/>
          <w:rtl/>
        </w:rPr>
      </w:pPr>
      <w:r>
        <w:rPr>
          <w:rFonts w:hint="cs"/>
          <w:rtl/>
        </w:rPr>
        <w:t xml:space="preserve">לא ניתן לכם להיות מצפוניים - - - </w:t>
      </w:r>
    </w:p>
    <w:p w14:paraId="4D470E50" w14:textId="77777777" w:rsidR="00000000" w:rsidRDefault="007C71EE">
      <w:pPr>
        <w:pStyle w:val="a"/>
        <w:rPr>
          <w:rFonts w:hint="cs"/>
          <w:rtl/>
        </w:rPr>
      </w:pPr>
    </w:p>
    <w:p w14:paraId="39FCF78B" w14:textId="77777777" w:rsidR="00000000" w:rsidRDefault="007C71EE">
      <w:pPr>
        <w:pStyle w:val="SpeakerCon"/>
        <w:rPr>
          <w:rtl/>
        </w:rPr>
      </w:pPr>
      <w:bookmarkStart w:id="1849" w:name="FS000001053T27_05_2003_20_42_06C"/>
      <w:bookmarkEnd w:id="1849"/>
      <w:r>
        <w:rPr>
          <w:rFonts w:hint="eastAsia"/>
          <w:rtl/>
        </w:rPr>
        <w:t>חמי</w:t>
      </w:r>
      <w:r>
        <w:rPr>
          <w:rtl/>
        </w:rPr>
        <w:t xml:space="preserve"> דורון (שינוי):</w:t>
      </w:r>
    </w:p>
    <w:p w14:paraId="38B1593A" w14:textId="77777777" w:rsidR="00000000" w:rsidRDefault="007C71EE">
      <w:pPr>
        <w:pStyle w:val="a"/>
        <w:rPr>
          <w:rFonts w:hint="cs"/>
          <w:rtl/>
        </w:rPr>
      </w:pPr>
    </w:p>
    <w:p w14:paraId="06B8D5B9" w14:textId="77777777" w:rsidR="00000000" w:rsidRDefault="007C71EE">
      <w:pPr>
        <w:pStyle w:val="a"/>
        <w:rPr>
          <w:rFonts w:hint="cs"/>
          <w:rtl/>
        </w:rPr>
      </w:pPr>
      <w:r>
        <w:rPr>
          <w:rFonts w:hint="cs"/>
          <w:rtl/>
        </w:rPr>
        <w:t xml:space="preserve">אתם אלופי </w:t>
      </w:r>
      <w:r>
        <w:rPr>
          <w:rFonts w:hint="cs"/>
          <w:rtl/>
        </w:rPr>
        <w:t>העולם בלבעוט לעצמכם בראש.</w:t>
      </w:r>
    </w:p>
    <w:p w14:paraId="7BEBD0E7" w14:textId="77777777" w:rsidR="00000000" w:rsidRDefault="007C71EE">
      <w:pPr>
        <w:pStyle w:val="a"/>
        <w:rPr>
          <w:rFonts w:hint="cs"/>
          <w:rtl/>
        </w:rPr>
      </w:pPr>
    </w:p>
    <w:p w14:paraId="20BA1EB0" w14:textId="77777777" w:rsidR="00000000" w:rsidRDefault="007C71EE">
      <w:pPr>
        <w:pStyle w:val="ac"/>
        <w:rPr>
          <w:rtl/>
        </w:rPr>
      </w:pPr>
      <w:r>
        <w:rPr>
          <w:rFonts w:hint="eastAsia"/>
          <w:rtl/>
        </w:rPr>
        <w:t>נסים</w:t>
      </w:r>
      <w:r>
        <w:rPr>
          <w:rtl/>
        </w:rPr>
        <w:t xml:space="preserve"> דהן (ש"ס):</w:t>
      </w:r>
    </w:p>
    <w:p w14:paraId="1F3807A7" w14:textId="77777777" w:rsidR="00000000" w:rsidRDefault="007C71EE">
      <w:pPr>
        <w:pStyle w:val="a"/>
        <w:rPr>
          <w:rFonts w:hint="cs"/>
          <w:rtl/>
        </w:rPr>
      </w:pPr>
    </w:p>
    <w:p w14:paraId="438A509C" w14:textId="77777777" w:rsidR="00000000" w:rsidRDefault="007C71EE">
      <w:pPr>
        <w:pStyle w:val="a"/>
        <w:rPr>
          <w:rFonts w:hint="cs"/>
          <w:rtl/>
        </w:rPr>
      </w:pPr>
      <w:r>
        <w:rPr>
          <w:rFonts w:hint="cs"/>
          <w:rtl/>
        </w:rPr>
        <w:t>תמשיכו להגן על משהו שהוא פשוט לא נכון.</w:t>
      </w:r>
    </w:p>
    <w:p w14:paraId="2C433A54" w14:textId="77777777" w:rsidR="00000000" w:rsidRDefault="007C71EE">
      <w:pPr>
        <w:pStyle w:val="a"/>
        <w:rPr>
          <w:rFonts w:hint="cs"/>
          <w:rtl/>
        </w:rPr>
      </w:pPr>
    </w:p>
    <w:p w14:paraId="2A217133" w14:textId="77777777" w:rsidR="00000000" w:rsidRDefault="007C71EE">
      <w:pPr>
        <w:pStyle w:val="SpeakerCon"/>
        <w:rPr>
          <w:rtl/>
        </w:rPr>
      </w:pPr>
      <w:bookmarkStart w:id="1850" w:name="FS000001053T27_05_2003_20_42_55C"/>
      <w:bookmarkEnd w:id="1850"/>
      <w:r>
        <w:rPr>
          <w:rFonts w:hint="eastAsia"/>
          <w:rtl/>
        </w:rPr>
        <w:t>חמי</w:t>
      </w:r>
      <w:r>
        <w:rPr>
          <w:rtl/>
        </w:rPr>
        <w:t xml:space="preserve"> דורון (שינוי):</w:t>
      </w:r>
    </w:p>
    <w:p w14:paraId="60006C58" w14:textId="77777777" w:rsidR="00000000" w:rsidRDefault="007C71EE">
      <w:pPr>
        <w:pStyle w:val="a"/>
        <w:rPr>
          <w:rFonts w:hint="cs"/>
          <w:rtl/>
        </w:rPr>
      </w:pPr>
    </w:p>
    <w:p w14:paraId="0B495C5D" w14:textId="77777777" w:rsidR="00000000" w:rsidRDefault="007C71EE">
      <w:pPr>
        <w:pStyle w:val="a"/>
        <w:rPr>
          <w:rFonts w:hint="cs"/>
          <w:rtl/>
        </w:rPr>
      </w:pPr>
      <w:r>
        <w:rPr>
          <w:rFonts w:hint="cs"/>
          <w:rtl/>
        </w:rPr>
        <w:t xml:space="preserve">חבר הכנסת דהן, כנראה בבחירות הבאות תחזרו לגודל הטבעי שלכם, שלושה מנדטים. בעזרת השם. </w:t>
      </w:r>
    </w:p>
    <w:p w14:paraId="186920F2" w14:textId="77777777" w:rsidR="00000000" w:rsidRDefault="007C71EE">
      <w:pPr>
        <w:pStyle w:val="a"/>
        <w:rPr>
          <w:rFonts w:hint="cs"/>
          <w:rtl/>
        </w:rPr>
      </w:pPr>
    </w:p>
    <w:p w14:paraId="1421B07E" w14:textId="77777777" w:rsidR="00000000" w:rsidRDefault="007C71EE">
      <w:pPr>
        <w:pStyle w:val="ac"/>
        <w:rPr>
          <w:rtl/>
        </w:rPr>
      </w:pPr>
      <w:r>
        <w:rPr>
          <w:rFonts w:hint="eastAsia"/>
          <w:rtl/>
        </w:rPr>
        <w:t>נסים</w:t>
      </w:r>
      <w:r>
        <w:rPr>
          <w:rtl/>
        </w:rPr>
        <w:t xml:space="preserve"> דהן (ש"ס):</w:t>
      </w:r>
    </w:p>
    <w:p w14:paraId="6B7C9DAC" w14:textId="77777777" w:rsidR="00000000" w:rsidRDefault="007C71EE">
      <w:pPr>
        <w:pStyle w:val="a"/>
        <w:rPr>
          <w:rFonts w:hint="cs"/>
          <w:rtl/>
        </w:rPr>
      </w:pPr>
    </w:p>
    <w:p w14:paraId="26B9CFC3" w14:textId="77777777" w:rsidR="00000000" w:rsidRDefault="007C71EE">
      <w:pPr>
        <w:pStyle w:val="a"/>
        <w:rPr>
          <w:rFonts w:hint="cs"/>
          <w:rtl/>
        </w:rPr>
      </w:pPr>
      <w:r>
        <w:rPr>
          <w:rFonts w:hint="cs"/>
          <w:rtl/>
        </w:rPr>
        <w:t xml:space="preserve">כבר היינו פעם ארבעה מנדטים. </w:t>
      </w:r>
    </w:p>
    <w:p w14:paraId="4164447B" w14:textId="77777777" w:rsidR="00000000" w:rsidRDefault="007C71EE">
      <w:pPr>
        <w:pStyle w:val="a"/>
        <w:rPr>
          <w:rFonts w:hint="cs"/>
          <w:rtl/>
        </w:rPr>
      </w:pPr>
    </w:p>
    <w:p w14:paraId="3EA3F7F4" w14:textId="77777777" w:rsidR="00000000" w:rsidRDefault="007C71EE">
      <w:pPr>
        <w:pStyle w:val="ac"/>
        <w:rPr>
          <w:rtl/>
        </w:rPr>
      </w:pPr>
      <w:r>
        <w:rPr>
          <w:rFonts w:hint="eastAsia"/>
          <w:rtl/>
        </w:rPr>
        <w:t>איתן</w:t>
      </w:r>
      <w:r>
        <w:rPr>
          <w:rtl/>
        </w:rPr>
        <w:t xml:space="preserve"> כבל (העבודה-מי</w:t>
      </w:r>
      <w:r>
        <w:rPr>
          <w:rtl/>
        </w:rPr>
        <w:t>מד):</w:t>
      </w:r>
    </w:p>
    <w:p w14:paraId="336C1A3E" w14:textId="77777777" w:rsidR="00000000" w:rsidRDefault="007C71EE">
      <w:pPr>
        <w:pStyle w:val="a"/>
        <w:rPr>
          <w:rFonts w:hint="cs"/>
          <w:rtl/>
        </w:rPr>
      </w:pPr>
    </w:p>
    <w:p w14:paraId="553784C1" w14:textId="77777777" w:rsidR="00000000" w:rsidRDefault="007C71EE">
      <w:pPr>
        <w:pStyle w:val="a"/>
        <w:rPr>
          <w:rFonts w:hint="cs"/>
          <w:rtl/>
        </w:rPr>
      </w:pPr>
      <w:r>
        <w:rPr>
          <w:rFonts w:hint="cs"/>
          <w:rtl/>
        </w:rPr>
        <w:t xml:space="preserve">נראה מי יהיה אשם. </w:t>
      </w:r>
    </w:p>
    <w:p w14:paraId="4DECBDD9" w14:textId="77777777" w:rsidR="00000000" w:rsidRDefault="007C71EE">
      <w:pPr>
        <w:pStyle w:val="a"/>
        <w:rPr>
          <w:rFonts w:hint="cs"/>
          <w:rtl/>
        </w:rPr>
      </w:pPr>
    </w:p>
    <w:p w14:paraId="0E3C1097" w14:textId="77777777" w:rsidR="00000000" w:rsidRDefault="007C71EE">
      <w:pPr>
        <w:pStyle w:val="ac"/>
        <w:rPr>
          <w:rtl/>
        </w:rPr>
      </w:pPr>
      <w:r>
        <w:rPr>
          <w:rFonts w:hint="eastAsia"/>
          <w:rtl/>
        </w:rPr>
        <w:t>אלי</w:t>
      </w:r>
      <w:r>
        <w:rPr>
          <w:rtl/>
        </w:rPr>
        <w:t xml:space="preserve"> אפללו (הליכוד):</w:t>
      </w:r>
    </w:p>
    <w:p w14:paraId="315533C5" w14:textId="77777777" w:rsidR="00000000" w:rsidRDefault="007C71EE">
      <w:pPr>
        <w:pStyle w:val="a"/>
        <w:rPr>
          <w:rFonts w:hint="cs"/>
          <w:rtl/>
        </w:rPr>
      </w:pPr>
    </w:p>
    <w:p w14:paraId="2CAFC7E9" w14:textId="77777777" w:rsidR="00000000" w:rsidRDefault="007C71EE">
      <w:pPr>
        <w:pStyle w:val="a"/>
        <w:rPr>
          <w:rFonts w:hint="cs"/>
          <w:rtl/>
        </w:rPr>
      </w:pPr>
      <w:r>
        <w:rPr>
          <w:rFonts w:hint="cs"/>
          <w:rtl/>
        </w:rPr>
        <w:t xml:space="preserve">ארגנטינה. </w:t>
      </w:r>
    </w:p>
    <w:p w14:paraId="6E950A16" w14:textId="77777777" w:rsidR="00000000" w:rsidRDefault="007C71EE">
      <w:pPr>
        <w:pStyle w:val="a"/>
        <w:rPr>
          <w:rFonts w:hint="cs"/>
          <w:rtl/>
        </w:rPr>
      </w:pPr>
    </w:p>
    <w:p w14:paraId="66B0E307" w14:textId="77777777" w:rsidR="00000000" w:rsidRDefault="007C71EE">
      <w:pPr>
        <w:pStyle w:val="SpeakerCon"/>
        <w:rPr>
          <w:rtl/>
        </w:rPr>
      </w:pPr>
      <w:bookmarkStart w:id="1851" w:name="FS000001053T27_05_2003_20_44_02C"/>
      <w:bookmarkEnd w:id="1851"/>
      <w:r>
        <w:rPr>
          <w:rFonts w:hint="eastAsia"/>
          <w:rtl/>
        </w:rPr>
        <w:t>חמי</w:t>
      </w:r>
      <w:r>
        <w:rPr>
          <w:rtl/>
        </w:rPr>
        <w:t xml:space="preserve"> דורון (שינוי):</w:t>
      </w:r>
    </w:p>
    <w:p w14:paraId="2B027942" w14:textId="77777777" w:rsidR="00000000" w:rsidRDefault="007C71EE">
      <w:pPr>
        <w:pStyle w:val="a"/>
        <w:rPr>
          <w:rFonts w:hint="cs"/>
          <w:rtl/>
        </w:rPr>
      </w:pPr>
    </w:p>
    <w:p w14:paraId="18F29A2B" w14:textId="77777777" w:rsidR="00000000" w:rsidRDefault="007C71EE">
      <w:pPr>
        <w:pStyle w:val="a"/>
        <w:rPr>
          <w:rFonts w:hint="cs"/>
          <w:rtl/>
        </w:rPr>
      </w:pPr>
      <w:r>
        <w:rPr>
          <w:rFonts w:hint="cs"/>
          <w:rtl/>
        </w:rPr>
        <w:t>אני החלטתי לחזור ולדבר על הנושא של הרשויות המקומיות, מכיוון שבתרגיל - כפי שאני קורא לזה - שנעשה בנושא הרשויות המקומיות, בנושא איחוד הרשויות, לצערי הרב הכנסת קצת חטאה לעצמה, ואול</w:t>
      </w:r>
      <w:r>
        <w:rPr>
          <w:rFonts w:hint="cs"/>
          <w:rtl/>
        </w:rPr>
        <w:t xml:space="preserve">י גם הממשלה, בעיקר בנושא של סגני ראשי רשויות. </w:t>
      </w:r>
    </w:p>
    <w:p w14:paraId="2E111826" w14:textId="77777777" w:rsidR="00000000" w:rsidRDefault="007C71EE">
      <w:pPr>
        <w:pStyle w:val="a"/>
        <w:rPr>
          <w:rFonts w:hint="cs"/>
          <w:rtl/>
        </w:rPr>
      </w:pPr>
    </w:p>
    <w:p w14:paraId="60D829F1" w14:textId="77777777" w:rsidR="00000000" w:rsidRDefault="007C71EE">
      <w:pPr>
        <w:pStyle w:val="a"/>
        <w:rPr>
          <w:rFonts w:hint="cs"/>
          <w:rtl/>
        </w:rPr>
      </w:pPr>
      <w:r>
        <w:rPr>
          <w:rFonts w:hint="cs"/>
          <w:rtl/>
        </w:rPr>
        <w:t xml:space="preserve">אתמול ציין השר במשרד האוצר, מאיר שטרית, כי הוא רצה לקצץ למעלה מ=100  סגני ראשי רשויות, וזה דבר שהיה גורם לחיסכון גדול מאוד במערכת, אלא שמשום-מה הגיע השר שטרית להסכם. הוא הגיע להסכם - - - </w:t>
      </w:r>
    </w:p>
    <w:p w14:paraId="5FCDEEF8" w14:textId="77777777" w:rsidR="00000000" w:rsidRDefault="007C71EE">
      <w:pPr>
        <w:pStyle w:val="a"/>
        <w:rPr>
          <w:rFonts w:hint="cs"/>
          <w:rtl/>
        </w:rPr>
      </w:pPr>
    </w:p>
    <w:p w14:paraId="7A5599ED" w14:textId="77777777" w:rsidR="00000000" w:rsidRDefault="007C71EE">
      <w:pPr>
        <w:pStyle w:val="ac"/>
        <w:rPr>
          <w:rtl/>
        </w:rPr>
      </w:pPr>
      <w:r>
        <w:rPr>
          <w:rFonts w:hint="eastAsia"/>
          <w:rtl/>
        </w:rPr>
        <w:t>אלי</w:t>
      </w:r>
      <w:r>
        <w:rPr>
          <w:rtl/>
        </w:rPr>
        <w:t xml:space="preserve"> אפללו (הליכוד):</w:t>
      </w:r>
    </w:p>
    <w:p w14:paraId="40FF0046" w14:textId="77777777" w:rsidR="00000000" w:rsidRDefault="007C71EE">
      <w:pPr>
        <w:pStyle w:val="a"/>
        <w:rPr>
          <w:rFonts w:hint="cs"/>
          <w:rtl/>
        </w:rPr>
      </w:pPr>
    </w:p>
    <w:p w14:paraId="11BA5BEB" w14:textId="77777777" w:rsidR="00000000" w:rsidRDefault="007C71EE">
      <w:pPr>
        <w:pStyle w:val="a"/>
        <w:rPr>
          <w:rFonts w:hint="cs"/>
          <w:rtl/>
        </w:rPr>
      </w:pPr>
      <w:r>
        <w:rPr>
          <w:rFonts w:hint="cs"/>
          <w:rtl/>
        </w:rPr>
        <w:t xml:space="preserve">הוא הגיע להסכם בהסכמה של השר פורז. אני אתן לך הוכחות שהוא חתום על זה. </w:t>
      </w:r>
    </w:p>
    <w:p w14:paraId="3564FBB9" w14:textId="77777777" w:rsidR="00000000" w:rsidRDefault="007C71EE">
      <w:pPr>
        <w:pStyle w:val="a"/>
        <w:rPr>
          <w:rtl/>
        </w:rPr>
      </w:pPr>
    </w:p>
    <w:p w14:paraId="7E19A844" w14:textId="77777777" w:rsidR="00000000" w:rsidRDefault="007C71EE">
      <w:pPr>
        <w:pStyle w:val="a"/>
        <w:rPr>
          <w:rFonts w:hint="cs"/>
          <w:rtl/>
        </w:rPr>
      </w:pPr>
    </w:p>
    <w:p w14:paraId="39594485" w14:textId="77777777" w:rsidR="00000000" w:rsidRDefault="007C71EE">
      <w:pPr>
        <w:pStyle w:val="SpeakerCon"/>
        <w:rPr>
          <w:rtl/>
        </w:rPr>
      </w:pPr>
      <w:bookmarkStart w:id="1852" w:name="FS000001053T27_05_2003_20_46_43C"/>
      <w:bookmarkEnd w:id="1852"/>
      <w:r>
        <w:rPr>
          <w:rFonts w:hint="eastAsia"/>
          <w:rtl/>
        </w:rPr>
        <w:t>חמי</w:t>
      </w:r>
      <w:r>
        <w:rPr>
          <w:rtl/>
        </w:rPr>
        <w:t xml:space="preserve"> דורון (שינוי):</w:t>
      </w:r>
    </w:p>
    <w:p w14:paraId="30A67A0F" w14:textId="77777777" w:rsidR="00000000" w:rsidRDefault="007C71EE">
      <w:pPr>
        <w:pStyle w:val="a"/>
        <w:rPr>
          <w:rFonts w:hint="cs"/>
          <w:rtl/>
        </w:rPr>
      </w:pPr>
    </w:p>
    <w:p w14:paraId="7DA55FD2" w14:textId="77777777" w:rsidR="00000000" w:rsidRDefault="007C71EE">
      <w:pPr>
        <w:pStyle w:val="a"/>
        <w:rPr>
          <w:rFonts w:hint="cs"/>
          <w:rtl/>
        </w:rPr>
      </w:pPr>
      <w:r>
        <w:rPr>
          <w:rFonts w:hint="cs"/>
          <w:rtl/>
        </w:rPr>
        <w:t>חבר הכנסת אפללו, זה לא אומר שאני חייב לקבל, גם אם השר פורז חושב כך. ישבתי היום בוועדת החוץ  והביטחון וראיתי איך כל חברי הכנסת של הליכוד לא מסכימים עם ראש הממשלה.</w:t>
      </w:r>
      <w:r>
        <w:rPr>
          <w:rFonts w:hint="cs"/>
          <w:rtl/>
        </w:rPr>
        <w:t xml:space="preserve"> כלומר, זה מותר.  </w:t>
      </w:r>
    </w:p>
    <w:p w14:paraId="4C59FB57" w14:textId="77777777" w:rsidR="00000000" w:rsidRDefault="007C71EE">
      <w:pPr>
        <w:pStyle w:val="a"/>
        <w:rPr>
          <w:rFonts w:hint="cs"/>
          <w:rtl/>
        </w:rPr>
      </w:pPr>
    </w:p>
    <w:p w14:paraId="330C22C8" w14:textId="77777777" w:rsidR="00000000" w:rsidRDefault="007C71EE">
      <w:pPr>
        <w:pStyle w:val="ad"/>
        <w:rPr>
          <w:rtl/>
        </w:rPr>
      </w:pPr>
      <w:r>
        <w:rPr>
          <w:rtl/>
        </w:rPr>
        <w:t>היו"ר אלי בן-מנחם:</w:t>
      </w:r>
    </w:p>
    <w:p w14:paraId="739F14E4" w14:textId="77777777" w:rsidR="00000000" w:rsidRDefault="007C71EE">
      <w:pPr>
        <w:pStyle w:val="a"/>
        <w:rPr>
          <w:rtl/>
        </w:rPr>
      </w:pPr>
    </w:p>
    <w:p w14:paraId="38F15E8C" w14:textId="77777777" w:rsidR="00000000" w:rsidRDefault="007C71EE">
      <w:pPr>
        <w:pStyle w:val="a"/>
        <w:rPr>
          <w:rFonts w:hint="cs"/>
          <w:rtl/>
        </w:rPr>
      </w:pPr>
      <w:r>
        <w:rPr>
          <w:rFonts w:hint="cs"/>
          <w:rtl/>
        </w:rPr>
        <w:t>לא כל חברי הכנסת.</w:t>
      </w:r>
    </w:p>
    <w:p w14:paraId="1EC4F41B" w14:textId="77777777" w:rsidR="00000000" w:rsidRDefault="007C71EE">
      <w:pPr>
        <w:pStyle w:val="a"/>
        <w:rPr>
          <w:rFonts w:hint="cs"/>
          <w:rtl/>
        </w:rPr>
      </w:pPr>
    </w:p>
    <w:p w14:paraId="04D58215" w14:textId="77777777" w:rsidR="00000000" w:rsidRDefault="007C71EE">
      <w:pPr>
        <w:pStyle w:val="SpeakerCon"/>
        <w:rPr>
          <w:rtl/>
        </w:rPr>
      </w:pPr>
      <w:bookmarkStart w:id="1853" w:name="FS000001053T27_05_2003_20_48_14C"/>
      <w:bookmarkEnd w:id="1853"/>
      <w:r>
        <w:rPr>
          <w:rtl/>
        </w:rPr>
        <w:t>חמי דורון (שינוי):</w:t>
      </w:r>
    </w:p>
    <w:p w14:paraId="0DEC240B" w14:textId="77777777" w:rsidR="00000000" w:rsidRDefault="007C71EE">
      <w:pPr>
        <w:pStyle w:val="a"/>
        <w:rPr>
          <w:rtl/>
        </w:rPr>
      </w:pPr>
    </w:p>
    <w:p w14:paraId="372F6741" w14:textId="77777777" w:rsidR="00000000" w:rsidRDefault="007C71EE">
      <w:pPr>
        <w:pStyle w:val="a"/>
        <w:rPr>
          <w:rFonts w:hint="cs"/>
          <w:rtl/>
        </w:rPr>
      </w:pPr>
      <w:r>
        <w:rPr>
          <w:rFonts w:hint="cs"/>
          <w:rtl/>
        </w:rPr>
        <w:t>כל חברי הכנסת של הליכוד, שישבו היום בוועדת החוץ והביטחון, כולם לא הסכימו עם ראש הממשלה, מי יותר ומי פחות, אבל האמן לי שכולם. אף אחד מהם לא אמר: אדוני ראש הממשלה, אתה צודק מאה אח</w:t>
      </w:r>
      <w:r>
        <w:rPr>
          <w:rFonts w:hint="cs"/>
          <w:rtl/>
        </w:rPr>
        <w:t>וז בדרכך. האמן לי, ישבתי שם דרוך כל הישיבה. זאת אומרת, מותר לחלוק ואני חולק גם על דעתו של מורי ורבי השר פורז. מותר לי.</w:t>
      </w:r>
    </w:p>
    <w:p w14:paraId="3098F75D" w14:textId="77777777" w:rsidR="00000000" w:rsidRDefault="007C71EE">
      <w:pPr>
        <w:pStyle w:val="a"/>
        <w:rPr>
          <w:rFonts w:hint="cs"/>
          <w:rtl/>
        </w:rPr>
      </w:pPr>
    </w:p>
    <w:p w14:paraId="775680F3" w14:textId="77777777" w:rsidR="00000000" w:rsidRDefault="007C71EE">
      <w:pPr>
        <w:pStyle w:val="ac"/>
        <w:rPr>
          <w:rtl/>
        </w:rPr>
      </w:pPr>
      <w:r>
        <w:rPr>
          <w:rFonts w:hint="eastAsia"/>
          <w:rtl/>
        </w:rPr>
        <w:t>אלי</w:t>
      </w:r>
      <w:r>
        <w:rPr>
          <w:rtl/>
        </w:rPr>
        <w:t xml:space="preserve"> אפללו (הליכוד):</w:t>
      </w:r>
    </w:p>
    <w:p w14:paraId="4C9DE622" w14:textId="77777777" w:rsidR="00000000" w:rsidRDefault="007C71EE">
      <w:pPr>
        <w:pStyle w:val="a"/>
        <w:rPr>
          <w:rFonts w:hint="cs"/>
          <w:rtl/>
        </w:rPr>
      </w:pPr>
    </w:p>
    <w:p w14:paraId="609289EE" w14:textId="77777777" w:rsidR="00000000" w:rsidRDefault="007C71EE">
      <w:pPr>
        <w:pStyle w:val="a"/>
        <w:rPr>
          <w:rFonts w:hint="cs"/>
          <w:rtl/>
        </w:rPr>
      </w:pPr>
      <w:r>
        <w:rPr>
          <w:rFonts w:hint="cs"/>
          <w:rtl/>
        </w:rPr>
        <w:t xml:space="preserve">- - - </w:t>
      </w:r>
    </w:p>
    <w:p w14:paraId="70C258A8" w14:textId="77777777" w:rsidR="00000000" w:rsidRDefault="007C71EE">
      <w:pPr>
        <w:pStyle w:val="a"/>
        <w:rPr>
          <w:rFonts w:hint="cs"/>
          <w:rtl/>
        </w:rPr>
      </w:pPr>
    </w:p>
    <w:p w14:paraId="6AD02621" w14:textId="77777777" w:rsidR="00000000" w:rsidRDefault="007C71EE">
      <w:pPr>
        <w:pStyle w:val="SpeakerCon"/>
        <w:rPr>
          <w:rtl/>
        </w:rPr>
      </w:pPr>
      <w:bookmarkStart w:id="1854" w:name="FS000001053T27_05_2003_20_49_50C"/>
      <w:bookmarkEnd w:id="1854"/>
      <w:r>
        <w:rPr>
          <w:rtl/>
        </w:rPr>
        <w:t>חמי דורון (שינוי):</w:t>
      </w:r>
    </w:p>
    <w:p w14:paraId="4E53BEFE" w14:textId="77777777" w:rsidR="00000000" w:rsidRDefault="007C71EE">
      <w:pPr>
        <w:pStyle w:val="a"/>
        <w:rPr>
          <w:rtl/>
        </w:rPr>
      </w:pPr>
    </w:p>
    <w:p w14:paraId="7DD2EB9D" w14:textId="77777777" w:rsidR="00000000" w:rsidRDefault="007C71EE">
      <w:pPr>
        <w:pStyle w:val="a"/>
        <w:rPr>
          <w:rFonts w:hint="cs"/>
          <w:rtl/>
        </w:rPr>
      </w:pPr>
      <w:r>
        <w:rPr>
          <w:rFonts w:hint="cs"/>
          <w:rtl/>
        </w:rPr>
        <w:t>אני מקבל את התיקון שלך. ראיתי שאתמול אמר את זה השר במשרד האוצר, מאיר שטרית, שאכן כך היה</w:t>
      </w:r>
      <w:r>
        <w:rPr>
          <w:rFonts w:hint="cs"/>
          <w:rtl/>
        </w:rPr>
        <w:t xml:space="preserve"> הדבר וזה בסדר. אבל אני חושב שההסכם הזה לא בסדר. זה הסכם רע, הסכם שאומר בעצם שהכנסת או הממשלה נכנעה משיקולים פוליטיים טהורים, בתוך מערכת שאמורה להיות תוכנית כלכלית. </w:t>
      </w:r>
    </w:p>
    <w:p w14:paraId="1FA5E1F8" w14:textId="77777777" w:rsidR="00000000" w:rsidRDefault="007C71EE">
      <w:pPr>
        <w:pStyle w:val="a"/>
        <w:rPr>
          <w:rFonts w:hint="cs"/>
          <w:rtl/>
        </w:rPr>
      </w:pPr>
    </w:p>
    <w:p w14:paraId="39DAAB5B" w14:textId="77777777" w:rsidR="00000000" w:rsidRDefault="007C71EE">
      <w:pPr>
        <w:pStyle w:val="a"/>
        <w:rPr>
          <w:rFonts w:hint="cs"/>
          <w:rtl/>
        </w:rPr>
      </w:pPr>
      <w:r>
        <w:rPr>
          <w:rFonts w:hint="cs"/>
          <w:rtl/>
        </w:rPr>
        <w:t xml:space="preserve">אני עשיתי חשבון פשוט, וחבר הכנסת אפללו, אולי כדאי שתקשיב לחשבון. אני יודע שאתה איש שמבין </w:t>
      </w:r>
      <w:r>
        <w:rPr>
          <w:rFonts w:hint="cs"/>
          <w:rtl/>
        </w:rPr>
        <w:t xml:space="preserve">במשמעות של כסף, והחשבון הוא מאוד פשוט. עלות השכר של סגן ראש רשות היא כ=35,000 שקלים בחודש. אני לא מדבר על התוספות שמסביב, על זה נדבר לאחר מכן. בהערכה זהירה, זה אומר שעל 130 סגני ראשי רשויות שרצו להוריד במסגרת התוכנית - מדברים על 56 מיליון שקל. לא כסף קטן. </w:t>
      </w:r>
      <w:r>
        <w:rPr>
          <w:rFonts w:hint="cs"/>
          <w:rtl/>
        </w:rPr>
        <w:t xml:space="preserve"> מעבר לכך, יש לנו המזכירות,  הלשכות,  הרכב, טלפונים וכל הדברים שמסביב. אנחנו מגיעים להרבה מאוד עשרות  מיליוני שקלים שעולים אותם סגני ראשי רשויות. </w:t>
      </w:r>
    </w:p>
    <w:p w14:paraId="14EC87BF" w14:textId="77777777" w:rsidR="00000000" w:rsidRDefault="007C71EE">
      <w:pPr>
        <w:pStyle w:val="a"/>
        <w:rPr>
          <w:rFonts w:hint="cs"/>
          <w:rtl/>
        </w:rPr>
      </w:pPr>
    </w:p>
    <w:p w14:paraId="51205B04" w14:textId="77777777" w:rsidR="00000000" w:rsidRDefault="007C71EE">
      <w:pPr>
        <w:pStyle w:val="a"/>
        <w:rPr>
          <w:rFonts w:hint="cs"/>
          <w:rtl/>
        </w:rPr>
      </w:pPr>
      <w:r>
        <w:rPr>
          <w:rFonts w:hint="cs"/>
          <w:rtl/>
        </w:rPr>
        <w:t xml:space="preserve">ומה קרה? משום שיש חבר מרכז ליכוד בעל כוח לא קטן, אלא כוח רב מאוד, כופף את כל הממשלה. </w:t>
      </w:r>
    </w:p>
    <w:p w14:paraId="61507DDF" w14:textId="77777777" w:rsidR="00000000" w:rsidRDefault="007C71EE">
      <w:pPr>
        <w:pStyle w:val="a"/>
        <w:rPr>
          <w:rFonts w:hint="cs"/>
          <w:rtl/>
        </w:rPr>
      </w:pPr>
    </w:p>
    <w:p w14:paraId="67F9B08C" w14:textId="77777777" w:rsidR="00000000" w:rsidRDefault="007C71EE">
      <w:pPr>
        <w:pStyle w:val="ac"/>
        <w:rPr>
          <w:rtl/>
        </w:rPr>
      </w:pPr>
      <w:r>
        <w:rPr>
          <w:rFonts w:hint="eastAsia"/>
          <w:rtl/>
        </w:rPr>
        <w:t>אלי</w:t>
      </w:r>
      <w:r>
        <w:rPr>
          <w:rtl/>
        </w:rPr>
        <w:t xml:space="preserve"> אפללו (הליכוד):</w:t>
      </w:r>
    </w:p>
    <w:p w14:paraId="70F6D135" w14:textId="77777777" w:rsidR="00000000" w:rsidRDefault="007C71EE">
      <w:pPr>
        <w:pStyle w:val="a"/>
        <w:rPr>
          <w:rFonts w:hint="cs"/>
          <w:rtl/>
        </w:rPr>
      </w:pPr>
    </w:p>
    <w:p w14:paraId="47C4E31A" w14:textId="77777777" w:rsidR="00000000" w:rsidRDefault="007C71EE">
      <w:pPr>
        <w:pStyle w:val="a"/>
        <w:rPr>
          <w:rFonts w:hint="cs"/>
          <w:rtl/>
        </w:rPr>
      </w:pPr>
      <w:r>
        <w:rPr>
          <w:rFonts w:hint="cs"/>
          <w:rtl/>
        </w:rPr>
        <w:t xml:space="preserve">- - - </w:t>
      </w:r>
    </w:p>
    <w:p w14:paraId="6749383B" w14:textId="77777777" w:rsidR="00000000" w:rsidRDefault="007C71EE">
      <w:pPr>
        <w:pStyle w:val="a"/>
        <w:rPr>
          <w:rFonts w:hint="cs"/>
          <w:rtl/>
        </w:rPr>
      </w:pPr>
    </w:p>
    <w:p w14:paraId="7EFF1CD3" w14:textId="77777777" w:rsidR="00000000" w:rsidRDefault="007C71EE">
      <w:pPr>
        <w:pStyle w:val="SpeakerCon"/>
        <w:rPr>
          <w:rtl/>
        </w:rPr>
      </w:pPr>
      <w:bookmarkStart w:id="1855" w:name="FS000001053T27_05_2003_20_54_42C"/>
      <w:bookmarkEnd w:id="1855"/>
      <w:r>
        <w:rPr>
          <w:rtl/>
        </w:rPr>
        <w:t>חמי דורון (שינוי):</w:t>
      </w:r>
    </w:p>
    <w:p w14:paraId="1C01D25A" w14:textId="77777777" w:rsidR="00000000" w:rsidRDefault="007C71EE">
      <w:pPr>
        <w:pStyle w:val="a"/>
        <w:rPr>
          <w:rtl/>
        </w:rPr>
      </w:pPr>
    </w:p>
    <w:p w14:paraId="0CEF7860" w14:textId="77777777" w:rsidR="00000000" w:rsidRDefault="007C71EE">
      <w:pPr>
        <w:pStyle w:val="a"/>
        <w:rPr>
          <w:rFonts w:hint="cs"/>
          <w:rtl/>
        </w:rPr>
      </w:pPr>
      <w:r>
        <w:rPr>
          <w:rFonts w:hint="cs"/>
          <w:rtl/>
        </w:rPr>
        <w:t xml:space="preserve">סליחה, זה המצב. מר עוזי כהן, שהוא סגן ראש עיריית רעננה והוא יושב-ראש הפורום, בצורה מאוד פשוטה, עם הפורום או בלי הפורום, כופף - - - </w:t>
      </w:r>
    </w:p>
    <w:p w14:paraId="59E9BEC2" w14:textId="77777777" w:rsidR="00000000" w:rsidRDefault="007C71EE">
      <w:pPr>
        <w:pStyle w:val="a"/>
        <w:rPr>
          <w:rFonts w:hint="cs"/>
          <w:rtl/>
        </w:rPr>
      </w:pPr>
    </w:p>
    <w:p w14:paraId="7748080B" w14:textId="77777777" w:rsidR="00000000" w:rsidRDefault="007C71EE">
      <w:pPr>
        <w:pStyle w:val="ac"/>
        <w:rPr>
          <w:rtl/>
        </w:rPr>
      </w:pPr>
      <w:r>
        <w:rPr>
          <w:rFonts w:hint="eastAsia"/>
          <w:rtl/>
        </w:rPr>
        <w:t>אלי</w:t>
      </w:r>
      <w:r>
        <w:rPr>
          <w:rtl/>
        </w:rPr>
        <w:t xml:space="preserve"> אפללו (הליכוד):</w:t>
      </w:r>
    </w:p>
    <w:p w14:paraId="21697998" w14:textId="77777777" w:rsidR="00000000" w:rsidRDefault="007C71EE">
      <w:pPr>
        <w:pStyle w:val="a"/>
        <w:rPr>
          <w:rFonts w:hint="cs"/>
          <w:rtl/>
        </w:rPr>
      </w:pPr>
    </w:p>
    <w:p w14:paraId="666A8FC3" w14:textId="77777777" w:rsidR="00000000" w:rsidRDefault="007C71EE">
      <w:pPr>
        <w:pStyle w:val="a"/>
        <w:rPr>
          <w:rFonts w:hint="cs"/>
          <w:rtl/>
        </w:rPr>
      </w:pPr>
      <w:r>
        <w:rPr>
          <w:rFonts w:hint="cs"/>
          <w:rtl/>
        </w:rPr>
        <w:t xml:space="preserve">הוא מייצג את כל סגני ראשי הרשויות בארץ - - - </w:t>
      </w:r>
    </w:p>
    <w:p w14:paraId="211A19FD" w14:textId="77777777" w:rsidR="00000000" w:rsidRDefault="007C71EE">
      <w:pPr>
        <w:pStyle w:val="a"/>
        <w:rPr>
          <w:rFonts w:hint="cs"/>
          <w:rtl/>
        </w:rPr>
      </w:pPr>
    </w:p>
    <w:p w14:paraId="0163B2D7" w14:textId="77777777" w:rsidR="00000000" w:rsidRDefault="007C71EE">
      <w:pPr>
        <w:pStyle w:val="SpeakerCon"/>
        <w:rPr>
          <w:rtl/>
        </w:rPr>
      </w:pPr>
      <w:bookmarkStart w:id="1856" w:name="FS000001053T27_05_2003_20_55_59C"/>
      <w:bookmarkEnd w:id="1856"/>
      <w:r>
        <w:rPr>
          <w:rtl/>
        </w:rPr>
        <w:t>חמי דורון (שינוי):</w:t>
      </w:r>
    </w:p>
    <w:p w14:paraId="68D090DC" w14:textId="77777777" w:rsidR="00000000" w:rsidRDefault="007C71EE">
      <w:pPr>
        <w:pStyle w:val="a"/>
        <w:rPr>
          <w:rtl/>
        </w:rPr>
      </w:pPr>
    </w:p>
    <w:p w14:paraId="24522EF4" w14:textId="77777777" w:rsidR="00000000" w:rsidRDefault="007C71EE">
      <w:pPr>
        <w:pStyle w:val="a"/>
        <w:rPr>
          <w:rFonts w:hint="cs"/>
          <w:rtl/>
        </w:rPr>
      </w:pPr>
      <w:r>
        <w:rPr>
          <w:rFonts w:hint="cs"/>
          <w:rtl/>
        </w:rPr>
        <w:t>מר אפלל</w:t>
      </w:r>
      <w:r>
        <w:rPr>
          <w:rFonts w:hint="cs"/>
          <w:rtl/>
        </w:rPr>
        <w:t>ו, הרשה לי. הוא הוביל את המהלך והוא כופף את הממשלה. אני לא אומר שלא צריך סגני ראשי רשויות. צריך. גם במועצה קטנה של 10,000 תושבים צריך סגן אחד לפחות. ראש הרשות נוסע, לפעמים יוצא, צריך מי שימלא את מקומו. אין לנו ויכוח בעניין. אבל בעיר כמו קריית-שמונה לא צריכ</w:t>
      </w:r>
      <w:r>
        <w:rPr>
          <w:rFonts w:hint="cs"/>
          <w:rtl/>
        </w:rPr>
        <w:t xml:space="preserve">ים להיות שלושה סגני ראשי רשויות. </w:t>
      </w:r>
    </w:p>
    <w:p w14:paraId="7FDFFC36" w14:textId="77777777" w:rsidR="00000000" w:rsidRDefault="007C71EE">
      <w:pPr>
        <w:pStyle w:val="a"/>
        <w:rPr>
          <w:rFonts w:hint="cs"/>
          <w:rtl/>
        </w:rPr>
      </w:pPr>
    </w:p>
    <w:p w14:paraId="4EDB9EF3" w14:textId="77777777" w:rsidR="00000000" w:rsidRDefault="007C71EE">
      <w:pPr>
        <w:pStyle w:val="ac"/>
        <w:rPr>
          <w:rtl/>
        </w:rPr>
      </w:pPr>
      <w:r>
        <w:rPr>
          <w:rFonts w:hint="eastAsia"/>
          <w:rtl/>
        </w:rPr>
        <w:t>אלי</w:t>
      </w:r>
      <w:r>
        <w:rPr>
          <w:rtl/>
        </w:rPr>
        <w:t xml:space="preserve"> אפללו (הליכוד):</w:t>
      </w:r>
    </w:p>
    <w:p w14:paraId="5A6DA984" w14:textId="77777777" w:rsidR="00000000" w:rsidRDefault="007C71EE">
      <w:pPr>
        <w:pStyle w:val="a"/>
        <w:rPr>
          <w:rFonts w:hint="cs"/>
          <w:rtl/>
        </w:rPr>
      </w:pPr>
    </w:p>
    <w:p w14:paraId="3C0D139B" w14:textId="77777777" w:rsidR="00000000" w:rsidRDefault="007C71EE">
      <w:pPr>
        <w:pStyle w:val="a"/>
        <w:rPr>
          <w:rFonts w:hint="cs"/>
          <w:rtl/>
        </w:rPr>
      </w:pPr>
      <w:r>
        <w:rPr>
          <w:rFonts w:hint="cs"/>
          <w:rtl/>
        </w:rPr>
        <w:t>אין.</w:t>
      </w:r>
    </w:p>
    <w:p w14:paraId="5CB5F54D" w14:textId="77777777" w:rsidR="00000000" w:rsidRDefault="007C71EE">
      <w:pPr>
        <w:pStyle w:val="a"/>
        <w:rPr>
          <w:rFonts w:hint="cs"/>
          <w:rtl/>
        </w:rPr>
      </w:pPr>
    </w:p>
    <w:p w14:paraId="4B907C90" w14:textId="77777777" w:rsidR="00000000" w:rsidRDefault="007C71EE">
      <w:pPr>
        <w:pStyle w:val="SpeakerCon"/>
        <w:rPr>
          <w:rtl/>
        </w:rPr>
      </w:pPr>
      <w:bookmarkStart w:id="1857" w:name="FS000001053T27_05_2003_20_57_45C"/>
      <w:bookmarkEnd w:id="1857"/>
      <w:r>
        <w:rPr>
          <w:rtl/>
        </w:rPr>
        <w:t>חמי דורון (שינוי):</w:t>
      </w:r>
    </w:p>
    <w:p w14:paraId="0107883E" w14:textId="77777777" w:rsidR="00000000" w:rsidRDefault="007C71EE">
      <w:pPr>
        <w:pStyle w:val="a"/>
        <w:rPr>
          <w:rtl/>
        </w:rPr>
      </w:pPr>
    </w:p>
    <w:p w14:paraId="19026387" w14:textId="77777777" w:rsidR="00000000" w:rsidRDefault="007C71EE">
      <w:pPr>
        <w:pStyle w:val="a"/>
        <w:rPr>
          <w:rFonts w:hint="cs"/>
          <w:rtl/>
        </w:rPr>
      </w:pPr>
      <w:r>
        <w:rPr>
          <w:rFonts w:hint="cs"/>
          <w:rtl/>
        </w:rPr>
        <w:t xml:space="preserve">יש. ולא צריך בעיר כמו ראשון-לציון ארבעה סגנים. </w:t>
      </w:r>
    </w:p>
    <w:p w14:paraId="0BB103F2" w14:textId="77777777" w:rsidR="00000000" w:rsidRDefault="007C71EE">
      <w:pPr>
        <w:pStyle w:val="a"/>
        <w:rPr>
          <w:rFonts w:hint="cs"/>
          <w:rtl/>
        </w:rPr>
      </w:pPr>
    </w:p>
    <w:p w14:paraId="20F107FC" w14:textId="77777777" w:rsidR="00000000" w:rsidRDefault="007C71EE">
      <w:pPr>
        <w:pStyle w:val="ac"/>
        <w:rPr>
          <w:rtl/>
        </w:rPr>
      </w:pPr>
      <w:r>
        <w:rPr>
          <w:rFonts w:hint="eastAsia"/>
          <w:rtl/>
        </w:rPr>
        <w:t>אלי</w:t>
      </w:r>
      <w:r>
        <w:rPr>
          <w:rtl/>
        </w:rPr>
        <w:t xml:space="preserve"> אפללו (הליכוד):</w:t>
      </w:r>
    </w:p>
    <w:p w14:paraId="59CC1F0E" w14:textId="77777777" w:rsidR="00000000" w:rsidRDefault="007C71EE">
      <w:pPr>
        <w:pStyle w:val="a"/>
        <w:rPr>
          <w:rFonts w:hint="cs"/>
          <w:rtl/>
        </w:rPr>
      </w:pPr>
    </w:p>
    <w:p w14:paraId="06D04FBE" w14:textId="77777777" w:rsidR="00000000" w:rsidRDefault="007C71EE">
      <w:pPr>
        <w:pStyle w:val="a"/>
        <w:rPr>
          <w:rFonts w:hint="cs"/>
          <w:rtl/>
        </w:rPr>
      </w:pPr>
      <w:r>
        <w:rPr>
          <w:rFonts w:hint="cs"/>
          <w:rtl/>
        </w:rPr>
        <w:t xml:space="preserve">לא יהיה. </w:t>
      </w:r>
    </w:p>
    <w:p w14:paraId="008FDA2F" w14:textId="77777777" w:rsidR="00000000" w:rsidRDefault="007C71EE">
      <w:pPr>
        <w:pStyle w:val="a"/>
        <w:rPr>
          <w:rFonts w:hint="cs"/>
          <w:rtl/>
        </w:rPr>
      </w:pPr>
    </w:p>
    <w:p w14:paraId="29B1EC5B" w14:textId="77777777" w:rsidR="00000000" w:rsidRDefault="007C71EE">
      <w:pPr>
        <w:pStyle w:val="SpeakerCon"/>
        <w:rPr>
          <w:rtl/>
        </w:rPr>
      </w:pPr>
      <w:bookmarkStart w:id="1858" w:name="FS000001053T27_05_2003_20_58_11C"/>
      <w:bookmarkEnd w:id="1858"/>
      <w:r>
        <w:rPr>
          <w:rtl/>
        </w:rPr>
        <w:t>חמי דורון (שינוי):</w:t>
      </w:r>
    </w:p>
    <w:p w14:paraId="29C52A24" w14:textId="77777777" w:rsidR="00000000" w:rsidRDefault="007C71EE">
      <w:pPr>
        <w:pStyle w:val="a"/>
        <w:rPr>
          <w:rtl/>
        </w:rPr>
      </w:pPr>
    </w:p>
    <w:p w14:paraId="0BEE6635" w14:textId="77777777" w:rsidR="00000000" w:rsidRDefault="007C71EE">
      <w:pPr>
        <w:pStyle w:val="a"/>
        <w:rPr>
          <w:rFonts w:hint="cs"/>
          <w:rtl/>
        </w:rPr>
      </w:pPr>
      <w:r>
        <w:rPr>
          <w:rFonts w:hint="cs"/>
          <w:rtl/>
        </w:rPr>
        <w:t xml:space="preserve">ובירושלים הגדילו לעשות - יש שמונה.  בחוק. </w:t>
      </w:r>
    </w:p>
    <w:p w14:paraId="53D3C726" w14:textId="77777777" w:rsidR="00000000" w:rsidRDefault="007C71EE">
      <w:pPr>
        <w:pStyle w:val="a"/>
        <w:rPr>
          <w:rFonts w:hint="cs"/>
          <w:rtl/>
        </w:rPr>
      </w:pPr>
    </w:p>
    <w:p w14:paraId="7E8BCE5C" w14:textId="77777777" w:rsidR="00000000" w:rsidRDefault="007C71EE">
      <w:pPr>
        <w:pStyle w:val="ac"/>
        <w:rPr>
          <w:rtl/>
        </w:rPr>
      </w:pPr>
      <w:r>
        <w:rPr>
          <w:rFonts w:hint="eastAsia"/>
          <w:rtl/>
        </w:rPr>
        <w:t>אלי</w:t>
      </w:r>
      <w:r>
        <w:rPr>
          <w:rtl/>
        </w:rPr>
        <w:t xml:space="preserve"> אפללו (הליכוד):</w:t>
      </w:r>
    </w:p>
    <w:p w14:paraId="5478A7F1" w14:textId="77777777" w:rsidR="00000000" w:rsidRDefault="007C71EE">
      <w:pPr>
        <w:pStyle w:val="a"/>
        <w:rPr>
          <w:rFonts w:hint="cs"/>
          <w:rtl/>
        </w:rPr>
      </w:pPr>
    </w:p>
    <w:p w14:paraId="33CFA098" w14:textId="77777777" w:rsidR="00000000" w:rsidRDefault="007C71EE">
      <w:pPr>
        <w:pStyle w:val="a"/>
        <w:rPr>
          <w:rFonts w:hint="cs"/>
          <w:rtl/>
        </w:rPr>
      </w:pPr>
      <w:r>
        <w:rPr>
          <w:rFonts w:hint="cs"/>
          <w:rtl/>
        </w:rPr>
        <w:t>אתה לא מ</w:t>
      </w:r>
      <w:r>
        <w:rPr>
          <w:rFonts w:hint="cs"/>
          <w:rtl/>
        </w:rPr>
        <w:t>כיר את ההסכם החדש. לא יהיה כל זה.</w:t>
      </w:r>
    </w:p>
    <w:p w14:paraId="3F50AB1B" w14:textId="77777777" w:rsidR="00000000" w:rsidRDefault="007C71EE">
      <w:pPr>
        <w:pStyle w:val="a"/>
        <w:rPr>
          <w:rFonts w:hint="cs"/>
          <w:rtl/>
        </w:rPr>
      </w:pPr>
    </w:p>
    <w:p w14:paraId="14C0F404" w14:textId="77777777" w:rsidR="00000000" w:rsidRDefault="007C71EE">
      <w:pPr>
        <w:pStyle w:val="SpeakerCon"/>
        <w:rPr>
          <w:rtl/>
        </w:rPr>
      </w:pPr>
      <w:bookmarkStart w:id="1859" w:name="FS000001053T27_05_2003_20_58_56C"/>
      <w:bookmarkEnd w:id="1859"/>
      <w:r>
        <w:rPr>
          <w:rFonts w:hint="eastAsia"/>
          <w:rtl/>
        </w:rPr>
        <w:t>חמי</w:t>
      </w:r>
      <w:r>
        <w:rPr>
          <w:rtl/>
        </w:rPr>
        <w:t xml:space="preserve"> דורון (שינוי):</w:t>
      </w:r>
    </w:p>
    <w:p w14:paraId="495E02B0" w14:textId="77777777" w:rsidR="00000000" w:rsidRDefault="007C71EE">
      <w:pPr>
        <w:pStyle w:val="a"/>
        <w:rPr>
          <w:rFonts w:hint="cs"/>
          <w:rtl/>
        </w:rPr>
      </w:pPr>
    </w:p>
    <w:p w14:paraId="3699ED7C" w14:textId="77777777" w:rsidR="00000000" w:rsidRDefault="007C71EE">
      <w:pPr>
        <w:pStyle w:val="a"/>
        <w:rPr>
          <w:rFonts w:hint="cs"/>
          <w:rtl/>
        </w:rPr>
      </w:pPr>
      <w:r>
        <w:rPr>
          <w:rFonts w:hint="cs"/>
          <w:rtl/>
        </w:rPr>
        <w:t xml:space="preserve">אני עוד לא ראיתי הסכם - - - </w:t>
      </w:r>
    </w:p>
    <w:p w14:paraId="4A3875D4" w14:textId="77777777" w:rsidR="00000000" w:rsidRDefault="007C71EE">
      <w:pPr>
        <w:pStyle w:val="a"/>
        <w:rPr>
          <w:rFonts w:hint="cs"/>
          <w:rtl/>
        </w:rPr>
      </w:pPr>
    </w:p>
    <w:p w14:paraId="730D204D" w14:textId="77777777" w:rsidR="00000000" w:rsidRDefault="007C71EE">
      <w:pPr>
        <w:pStyle w:val="ac"/>
        <w:rPr>
          <w:rtl/>
        </w:rPr>
      </w:pPr>
      <w:r>
        <w:rPr>
          <w:rFonts w:hint="eastAsia"/>
          <w:rtl/>
        </w:rPr>
        <w:t>אלי</w:t>
      </w:r>
      <w:r>
        <w:rPr>
          <w:rtl/>
        </w:rPr>
        <w:t xml:space="preserve"> אפללו (הליכוד):</w:t>
      </w:r>
    </w:p>
    <w:p w14:paraId="599D2574" w14:textId="77777777" w:rsidR="00000000" w:rsidRDefault="007C71EE">
      <w:pPr>
        <w:pStyle w:val="a"/>
        <w:rPr>
          <w:rFonts w:hint="cs"/>
          <w:rtl/>
        </w:rPr>
      </w:pPr>
    </w:p>
    <w:p w14:paraId="7CB2BA2A" w14:textId="77777777" w:rsidR="00000000" w:rsidRDefault="007C71EE">
      <w:pPr>
        <w:pStyle w:val="a"/>
        <w:rPr>
          <w:rFonts w:hint="cs"/>
          <w:rtl/>
        </w:rPr>
      </w:pPr>
      <w:r>
        <w:rPr>
          <w:rFonts w:hint="cs"/>
          <w:rtl/>
        </w:rPr>
        <w:t xml:space="preserve">למה לא ראית? שר הפנים - - - </w:t>
      </w:r>
    </w:p>
    <w:p w14:paraId="6F9CD417" w14:textId="77777777" w:rsidR="00000000" w:rsidRDefault="007C71EE">
      <w:pPr>
        <w:pStyle w:val="a"/>
        <w:rPr>
          <w:rFonts w:hint="cs"/>
          <w:rtl/>
        </w:rPr>
      </w:pPr>
    </w:p>
    <w:p w14:paraId="6E8179DA" w14:textId="77777777" w:rsidR="00000000" w:rsidRDefault="007C71EE">
      <w:pPr>
        <w:pStyle w:val="SpeakerCon"/>
        <w:rPr>
          <w:rtl/>
        </w:rPr>
      </w:pPr>
      <w:bookmarkStart w:id="1860" w:name="FS000001053T27_05_2003_20_59_43C"/>
      <w:bookmarkEnd w:id="1860"/>
      <w:r>
        <w:rPr>
          <w:rtl/>
        </w:rPr>
        <w:t>חמי דורון (שינוי):</w:t>
      </w:r>
    </w:p>
    <w:p w14:paraId="782C9801" w14:textId="77777777" w:rsidR="00000000" w:rsidRDefault="007C71EE">
      <w:pPr>
        <w:pStyle w:val="a"/>
        <w:rPr>
          <w:rtl/>
        </w:rPr>
      </w:pPr>
    </w:p>
    <w:p w14:paraId="61D04949" w14:textId="77777777" w:rsidR="00000000" w:rsidRDefault="007C71EE">
      <w:pPr>
        <w:pStyle w:val="a"/>
        <w:rPr>
          <w:rFonts w:hint="cs"/>
          <w:rtl/>
        </w:rPr>
      </w:pPr>
      <w:r>
        <w:rPr>
          <w:rFonts w:hint="cs"/>
          <w:rtl/>
        </w:rPr>
        <w:t xml:space="preserve">אדוני, אני מודיע לך שמה שלא עבר כאן לא יעבור ולא יהיה, ומה שהיה הוא שיהיה, כי לא נגעו. </w:t>
      </w:r>
    </w:p>
    <w:p w14:paraId="0E985728" w14:textId="77777777" w:rsidR="00000000" w:rsidRDefault="007C71EE">
      <w:pPr>
        <w:pStyle w:val="a"/>
        <w:rPr>
          <w:rFonts w:hint="cs"/>
          <w:rtl/>
        </w:rPr>
      </w:pPr>
    </w:p>
    <w:p w14:paraId="055440A6" w14:textId="77777777" w:rsidR="00000000" w:rsidRDefault="007C71EE">
      <w:pPr>
        <w:pStyle w:val="ac"/>
        <w:rPr>
          <w:rtl/>
        </w:rPr>
      </w:pPr>
      <w:r>
        <w:rPr>
          <w:rFonts w:hint="eastAsia"/>
          <w:rtl/>
        </w:rPr>
        <w:t>אלי</w:t>
      </w:r>
      <w:r>
        <w:rPr>
          <w:rtl/>
        </w:rPr>
        <w:t xml:space="preserve"> אפללו (</w:t>
      </w:r>
      <w:r>
        <w:rPr>
          <w:rtl/>
        </w:rPr>
        <w:t>הליכוד):</w:t>
      </w:r>
    </w:p>
    <w:p w14:paraId="0C40CCBE" w14:textId="77777777" w:rsidR="00000000" w:rsidRDefault="007C71EE">
      <w:pPr>
        <w:pStyle w:val="a"/>
        <w:rPr>
          <w:rFonts w:hint="cs"/>
          <w:rtl/>
        </w:rPr>
      </w:pPr>
    </w:p>
    <w:p w14:paraId="2CFB3D7C" w14:textId="77777777" w:rsidR="00000000" w:rsidRDefault="007C71EE">
      <w:pPr>
        <w:pStyle w:val="a"/>
        <w:rPr>
          <w:rFonts w:hint="cs"/>
          <w:rtl/>
        </w:rPr>
      </w:pPr>
      <w:r>
        <w:rPr>
          <w:rFonts w:hint="cs"/>
          <w:rtl/>
        </w:rPr>
        <w:t xml:space="preserve">זה לא נכון. </w:t>
      </w:r>
    </w:p>
    <w:p w14:paraId="3D729B2F" w14:textId="77777777" w:rsidR="00000000" w:rsidRDefault="007C71EE">
      <w:pPr>
        <w:pStyle w:val="a"/>
        <w:rPr>
          <w:rFonts w:hint="cs"/>
          <w:rtl/>
        </w:rPr>
      </w:pPr>
    </w:p>
    <w:p w14:paraId="70B82B72" w14:textId="77777777" w:rsidR="00000000" w:rsidRDefault="007C71EE">
      <w:pPr>
        <w:pStyle w:val="SpeakerCon"/>
        <w:rPr>
          <w:rtl/>
        </w:rPr>
      </w:pPr>
      <w:bookmarkStart w:id="1861" w:name="FS000001053T27_05_2003_21_00_47C"/>
      <w:bookmarkEnd w:id="1861"/>
      <w:r>
        <w:rPr>
          <w:rtl/>
        </w:rPr>
        <w:t>חמי דורון (שינוי):</w:t>
      </w:r>
    </w:p>
    <w:p w14:paraId="6467984B" w14:textId="77777777" w:rsidR="00000000" w:rsidRDefault="007C71EE">
      <w:pPr>
        <w:pStyle w:val="a"/>
        <w:rPr>
          <w:rtl/>
        </w:rPr>
      </w:pPr>
    </w:p>
    <w:p w14:paraId="754A5407" w14:textId="77777777" w:rsidR="00000000" w:rsidRDefault="007C71EE">
      <w:pPr>
        <w:pStyle w:val="a"/>
        <w:rPr>
          <w:rFonts w:hint="cs"/>
          <w:rtl/>
        </w:rPr>
      </w:pPr>
      <w:r>
        <w:rPr>
          <w:rFonts w:hint="cs"/>
          <w:rtl/>
        </w:rPr>
        <w:t xml:space="preserve">זאת אומרת, לא יפוטר אף סגן ראש רשות. זה מה שיקרה, וזה עולה כמה עשרות מיליוני שקלים. </w:t>
      </w:r>
    </w:p>
    <w:p w14:paraId="3F868821" w14:textId="77777777" w:rsidR="00000000" w:rsidRDefault="007C71EE">
      <w:pPr>
        <w:pStyle w:val="a"/>
        <w:rPr>
          <w:rFonts w:hint="cs"/>
          <w:rtl/>
        </w:rPr>
      </w:pPr>
    </w:p>
    <w:p w14:paraId="27212FEF" w14:textId="77777777" w:rsidR="00000000" w:rsidRDefault="007C71EE">
      <w:pPr>
        <w:pStyle w:val="ac"/>
        <w:rPr>
          <w:rtl/>
        </w:rPr>
      </w:pPr>
      <w:r>
        <w:rPr>
          <w:rFonts w:hint="eastAsia"/>
          <w:rtl/>
        </w:rPr>
        <w:t>אלי</w:t>
      </w:r>
      <w:r>
        <w:rPr>
          <w:rtl/>
        </w:rPr>
        <w:t xml:space="preserve"> אפללו (הליכוד):</w:t>
      </w:r>
    </w:p>
    <w:p w14:paraId="3F38A46A" w14:textId="77777777" w:rsidR="00000000" w:rsidRDefault="007C71EE">
      <w:pPr>
        <w:pStyle w:val="a"/>
        <w:rPr>
          <w:rFonts w:hint="cs"/>
          <w:rtl/>
        </w:rPr>
      </w:pPr>
    </w:p>
    <w:p w14:paraId="7B084002" w14:textId="77777777" w:rsidR="00000000" w:rsidRDefault="007C71EE">
      <w:pPr>
        <w:pStyle w:val="a"/>
        <w:rPr>
          <w:rFonts w:hint="cs"/>
          <w:rtl/>
        </w:rPr>
      </w:pPr>
      <w:r>
        <w:rPr>
          <w:rFonts w:hint="cs"/>
          <w:rtl/>
        </w:rPr>
        <w:t xml:space="preserve">זה לא נכון. </w:t>
      </w:r>
    </w:p>
    <w:p w14:paraId="068C9433" w14:textId="77777777" w:rsidR="00000000" w:rsidRDefault="007C71EE">
      <w:pPr>
        <w:pStyle w:val="a"/>
        <w:rPr>
          <w:rFonts w:hint="cs"/>
          <w:rtl/>
        </w:rPr>
      </w:pPr>
    </w:p>
    <w:p w14:paraId="5A1E2B96" w14:textId="77777777" w:rsidR="00000000" w:rsidRDefault="007C71EE">
      <w:pPr>
        <w:pStyle w:val="SpeakerCon"/>
        <w:rPr>
          <w:rtl/>
        </w:rPr>
      </w:pPr>
      <w:bookmarkStart w:id="1862" w:name="FS000001053T27_05_2003_21_01_18C"/>
      <w:bookmarkEnd w:id="1862"/>
      <w:r>
        <w:rPr>
          <w:rtl/>
        </w:rPr>
        <w:t>חמי דורון (שינוי):</w:t>
      </w:r>
    </w:p>
    <w:p w14:paraId="527B0922" w14:textId="77777777" w:rsidR="00000000" w:rsidRDefault="007C71EE">
      <w:pPr>
        <w:pStyle w:val="a"/>
        <w:rPr>
          <w:rtl/>
        </w:rPr>
      </w:pPr>
    </w:p>
    <w:p w14:paraId="551A4FEA" w14:textId="77777777" w:rsidR="00000000" w:rsidRDefault="007C71EE">
      <w:pPr>
        <w:pStyle w:val="a"/>
        <w:rPr>
          <w:rFonts w:hint="cs"/>
          <w:rtl/>
        </w:rPr>
      </w:pPr>
      <w:r>
        <w:rPr>
          <w:rFonts w:hint="cs"/>
          <w:rtl/>
        </w:rPr>
        <w:t>לא נכון? אתה יודע, הרי אין נביא בעירו.</w:t>
      </w:r>
    </w:p>
    <w:p w14:paraId="6D78B9CB" w14:textId="77777777" w:rsidR="00000000" w:rsidRDefault="007C71EE">
      <w:pPr>
        <w:pStyle w:val="a"/>
        <w:rPr>
          <w:rFonts w:hint="cs"/>
          <w:rtl/>
        </w:rPr>
      </w:pPr>
    </w:p>
    <w:p w14:paraId="4B7C8F44" w14:textId="77777777" w:rsidR="00000000" w:rsidRDefault="007C71EE">
      <w:pPr>
        <w:pStyle w:val="ad"/>
        <w:rPr>
          <w:rtl/>
        </w:rPr>
      </w:pPr>
      <w:r>
        <w:rPr>
          <w:rtl/>
        </w:rPr>
        <w:t>היו"ר אלי בן-מנחם:</w:t>
      </w:r>
    </w:p>
    <w:p w14:paraId="0490FA8D" w14:textId="77777777" w:rsidR="00000000" w:rsidRDefault="007C71EE">
      <w:pPr>
        <w:pStyle w:val="a"/>
        <w:rPr>
          <w:rtl/>
        </w:rPr>
      </w:pPr>
    </w:p>
    <w:p w14:paraId="48E89457" w14:textId="77777777" w:rsidR="00000000" w:rsidRDefault="007C71EE">
      <w:pPr>
        <w:pStyle w:val="a"/>
        <w:rPr>
          <w:rFonts w:hint="cs"/>
          <w:rtl/>
        </w:rPr>
      </w:pPr>
      <w:r>
        <w:rPr>
          <w:rFonts w:hint="cs"/>
          <w:rtl/>
        </w:rPr>
        <w:t>חבר הכנסת א</w:t>
      </w:r>
      <w:r>
        <w:rPr>
          <w:rFonts w:hint="cs"/>
          <w:rtl/>
        </w:rPr>
        <w:t xml:space="preserve">פללו, כשהוא יסיים ויעלה חבר הכנסת אייכלר אחריו, אני ארשה לך להעיר את ההערה שלך. </w:t>
      </w:r>
    </w:p>
    <w:p w14:paraId="1D8FB263" w14:textId="77777777" w:rsidR="00000000" w:rsidRDefault="007C71EE">
      <w:pPr>
        <w:pStyle w:val="a"/>
        <w:rPr>
          <w:rtl/>
        </w:rPr>
      </w:pPr>
    </w:p>
    <w:p w14:paraId="2CBB3F35" w14:textId="77777777" w:rsidR="00000000" w:rsidRDefault="007C71EE">
      <w:pPr>
        <w:pStyle w:val="a"/>
        <w:rPr>
          <w:rFonts w:hint="cs"/>
          <w:rtl/>
        </w:rPr>
      </w:pPr>
    </w:p>
    <w:p w14:paraId="2674936C" w14:textId="77777777" w:rsidR="00000000" w:rsidRDefault="007C71EE">
      <w:pPr>
        <w:pStyle w:val="SpeakerCon"/>
        <w:rPr>
          <w:rtl/>
        </w:rPr>
      </w:pPr>
      <w:bookmarkStart w:id="1863" w:name="FS000001053T27_05_2003_21_02_04C"/>
      <w:bookmarkEnd w:id="1863"/>
      <w:r>
        <w:rPr>
          <w:rtl/>
        </w:rPr>
        <w:t>חמי דורון (שינוי):</w:t>
      </w:r>
    </w:p>
    <w:p w14:paraId="61484E6E" w14:textId="77777777" w:rsidR="00000000" w:rsidRDefault="007C71EE">
      <w:pPr>
        <w:pStyle w:val="a"/>
        <w:rPr>
          <w:rtl/>
        </w:rPr>
      </w:pPr>
    </w:p>
    <w:p w14:paraId="2DF5B4A5" w14:textId="77777777" w:rsidR="00000000" w:rsidRDefault="007C71EE">
      <w:pPr>
        <w:pStyle w:val="a"/>
        <w:rPr>
          <w:rFonts w:hint="cs"/>
          <w:rtl/>
        </w:rPr>
      </w:pPr>
      <w:r>
        <w:rPr>
          <w:rFonts w:hint="cs"/>
          <w:rtl/>
        </w:rPr>
        <w:t>עובדתית זה לא נמצא כאן. עובדתית, שום הסכם שנוגע לסגני ראשי רשויות לא נמצא לפנינו, ולכן אנחנו מדברים על מצב שבו סגני ראשי הרשויות לא יפוטרו. כרגע כולם ייש</w:t>
      </w:r>
      <w:r>
        <w:rPr>
          <w:rFonts w:hint="cs"/>
          <w:rtl/>
        </w:rPr>
        <w:t xml:space="preserve">ארו במקומותיהם.                        </w:t>
      </w:r>
    </w:p>
    <w:p w14:paraId="461FD9E2" w14:textId="77777777" w:rsidR="00000000" w:rsidRDefault="007C71EE">
      <w:pPr>
        <w:pStyle w:val="a"/>
        <w:rPr>
          <w:rFonts w:hint="cs"/>
          <w:rtl/>
        </w:rPr>
      </w:pPr>
    </w:p>
    <w:p w14:paraId="4EF698EE" w14:textId="77777777" w:rsidR="00000000" w:rsidRDefault="007C71EE">
      <w:pPr>
        <w:pStyle w:val="a"/>
        <w:ind w:firstLine="0"/>
        <w:rPr>
          <w:rFonts w:hint="cs"/>
          <w:rtl/>
        </w:rPr>
      </w:pPr>
    </w:p>
    <w:p w14:paraId="6555B687" w14:textId="77777777" w:rsidR="00000000" w:rsidRDefault="007C71EE">
      <w:pPr>
        <w:pStyle w:val="a"/>
        <w:rPr>
          <w:rFonts w:hint="cs"/>
          <w:rtl/>
        </w:rPr>
      </w:pPr>
      <w:r>
        <w:rPr>
          <w:rFonts w:hint="cs"/>
          <w:rtl/>
        </w:rPr>
        <w:t xml:space="preserve">צא וחשב. בתוכנית שמוגשת לנו היום אנחנו מקצצים, מקפיאים שוב חוק שנוגע לילדים חולים, לחינוך שלהם, וזה עניין של כמה גרושים במונחים הקיימים, כי לא מדובר על הרבה ילדים, אבל סגני ראש רשות </w:t>
      </w:r>
      <w:r>
        <w:rPr>
          <w:rtl/>
        </w:rPr>
        <w:t>–</w:t>
      </w:r>
      <w:r>
        <w:rPr>
          <w:rFonts w:hint="cs"/>
          <w:rtl/>
        </w:rPr>
        <w:t xml:space="preserve"> זה בסדר, כי לילדים המסכנים והח</w:t>
      </w:r>
      <w:r>
        <w:rPr>
          <w:rFonts w:hint="cs"/>
          <w:rtl/>
        </w:rPr>
        <w:t xml:space="preserve">ולים אין עוזי כהן, ולסגני ראש הרשות יש עוזי כהן </w:t>
      </w:r>
      <w:r>
        <w:rPr>
          <w:rtl/>
        </w:rPr>
        <w:t>–</w:t>
      </w:r>
      <w:r>
        <w:rPr>
          <w:rFonts w:hint="cs"/>
          <w:rtl/>
        </w:rPr>
        <w:t xml:space="preserve"> מה שנקרא "ויווה עוזי" - וצר לי שכך הדבר. </w:t>
      </w:r>
    </w:p>
    <w:p w14:paraId="2448519B" w14:textId="77777777" w:rsidR="00000000" w:rsidRDefault="007C71EE">
      <w:pPr>
        <w:pStyle w:val="a"/>
        <w:rPr>
          <w:rFonts w:hint="cs"/>
          <w:rtl/>
        </w:rPr>
      </w:pPr>
    </w:p>
    <w:p w14:paraId="056F64C1" w14:textId="77777777" w:rsidR="00000000" w:rsidRDefault="007C71EE">
      <w:pPr>
        <w:pStyle w:val="a"/>
        <w:rPr>
          <w:rFonts w:hint="cs"/>
          <w:rtl/>
        </w:rPr>
      </w:pPr>
      <w:r>
        <w:rPr>
          <w:rFonts w:hint="cs"/>
          <w:rtl/>
        </w:rPr>
        <w:t>הבעיה היא הרבה יותר חמורה, כי כתוצאה מכך שהוציאו מהתוכנית הכלכלית את כל הנושא של הרשויות המקומיות, למועצות הדתיות קרה נס: גם הן הוצאו. הרי מה היה צריך לקרות  מבחינ</w:t>
      </w:r>
      <w:r>
        <w:rPr>
          <w:rFonts w:hint="cs"/>
          <w:rtl/>
        </w:rPr>
        <w:t>ת המועצות הדתיות? הן היו צריכות להפוך לחלק מהמנגנון העירוני. ומה זה אומר? למי שלא יודע, התקציב של מועצה דתית בא 40% ממשרד הדתות ו=60% מהרשות המקומית. התוצאה הישירה היא, שהמועצות הדתיות יישארו בעינן, כלומר, גם הממשלה תתקצב אותן וגם הרשויות המקומיות ימשיכו ל</w:t>
      </w:r>
      <w:r>
        <w:rPr>
          <w:rFonts w:hint="cs"/>
          <w:rtl/>
        </w:rPr>
        <w:t xml:space="preserve">תקצב אותן. </w:t>
      </w:r>
    </w:p>
    <w:p w14:paraId="1D78F17E" w14:textId="77777777" w:rsidR="00000000" w:rsidRDefault="007C71EE">
      <w:pPr>
        <w:pStyle w:val="a"/>
        <w:rPr>
          <w:rFonts w:hint="cs"/>
          <w:rtl/>
        </w:rPr>
      </w:pPr>
    </w:p>
    <w:p w14:paraId="43D53D26" w14:textId="77777777" w:rsidR="00000000" w:rsidRDefault="007C71EE">
      <w:pPr>
        <w:pStyle w:val="a"/>
        <w:rPr>
          <w:rFonts w:hint="cs"/>
          <w:rtl/>
        </w:rPr>
      </w:pPr>
      <w:r>
        <w:rPr>
          <w:rFonts w:hint="cs"/>
          <w:rtl/>
        </w:rPr>
        <w:t xml:space="preserve">לכל מועצה דתית יש ראש מועצה דתית שמשכורתו היא כמשכורת ראש עיר. עלותה היא כעלות השכר של ראש עירייה, עם כל התוספות הנלוות: יש לו שניים, שלושה או ארבעה סגנים </w:t>
      </w:r>
      <w:r>
        <w:rPr>
          <w:rtl/>
        </w:rPr>
        <w:t>–</w:t>
      </w:r>
      <w:r>
        <w:rPr>
          <w:rFonts w:hint="cs"/>
          <w:rtl/>
        </w:rPr>
        <w:t xml:space="preserve"> כמובן, תלוי בקומבינה הפוליטית שנעשית באותה מועצה דתית </w:t>
      </w:r>
      <w:r>
        <w:rPr>
          <w:rtl/>
        </w:rPr>
        <w:t>–</w:t>
      </w:r>
      <w:r>
        <w:rPr>
          <w:rFonts w:hint="cs"/>
          <w:rtl/>
        </w:rPr>
        <w:t xml:space="preserve"> כשכל סגן ראש מועצה דתית מקבל ש</w:t>
      </w:r>
      <w:r>
        <w:rPr>
          <w:rFonts w:hint="cs"/>
          <w:rtl/>
        </w:rPr>
        <w:t>כר כמו סגן ראש עיר. צא וחשב. קרה נס, נס קרה.</w:t>
      </w:r>
    </w:p>
    <w:p w14:paraId="6697B47E" w14:textId="77777777" w:rsidR="00000000" w:rsidRDefault="007C71EE">
      <w:pPr>
        <w:pStyle w:val="a"/>
        <w:rPr>
          <w:rFonts w:hint="cs"/>
          <w:rtl/>
        </w:rPr>
      </w:pPr>
    </w:p>
    <w:p w14:paraId="64F42FDF" w14:textId="77777777" w:rsidR="00000000" w:rsidRDefault="007C71EE">
      <w:pPr>
        <w:pStyle w:val="a"/>
        <w:rPr>
          <w:rFonts w:hint="cs"/>
          <w:rtl/>
        </w:rPr>
      </w:pPr>
      <w:r>
        <w:rPr>
          <w:rFonts w:hint="cs"/>
          <w:rtl/>
        </w:rPr>
        <w:t xml:space="preserve">אז באים ואומרים לנו בשינוי, ושר האוצר אומר לנו: אנחנו מקצצים למוסדות החרדיים, אנחנו מקצצים למשרד הדתות. לצערי, כמו שזה נראה היום, אני חושב שיתחילו עוד מעט להפר את ההסכם הקואליציוני אתנו. ממש כך. זו דעתי, כי אם </w:t>
      </w:r>
      <w:r>
        <w:rPr>
          <w:rFonts w:hint="cs"/>
          <w:rtl/>
        </w:rPr>
        <w:t xml:space="preserve">עד סוף השנה הזאת היו אמורים לפרק את המועצות הדתיות, אני לא רואה שזה קורה, כי חלק מהפירוק של המועצות הדתיות היה צריך לבוא עכשיו, בתוך הנושא הזה. זה לא קרה. להיפך. אולי יבוא חבר הכנסת אייכלר ויגיד: יש אלוהים בשמים, הוא עזר למועצות הדתיות. </w:t>
      </w:r>
    </w:p>
    <w:p w14:paraId="06DD5FA6" w14:textId="77777777" w:rsidR="00000000" w:rsidRDefault="007C71EE">
      <w:pPr>
        <w:pStyle w:val="a"/>
        <w:rPr>
          <w:rFonts w:hint="cs"/>
          <w:rtl/>
        </w:rPr>
      </w:pPr>
    </w:p>
    <w:p w14:paraId="75AB0A6A" w14:textId="77777777" w:rsidR="00000000" w:rsidRDefault="007C71EE">
      <w:pPr>
        <w:pStyle w:val="a"/>
        <w:rPr>
          <w:rFonts w:hint="cs"/>
          <w:rtl/>
        </w:rPr>
      </w:pPr>
      <w:r>
        <w:rPr>
          <w:rFonts w:hint="cs"/>
          <w:rtl/>
        </w:rPr>
        <w:t xml:space="preserve">הדבר הזה הוא דבר </w:t>
      </w:r>
      <w:r>
        <w:rPr>
          <w:rFonts w:hint="cs"/>
          <w:rtl/>
        </w:rPr>
        <w:t xml:space="preserve">שלא יעלה על הדעת, כיוון שצריך להבין על מה הולך התקציב של מועצה דתית, ואני יכול להעיד על המועצה הדתית בראשון-לציון, כי את התקציב הזה בדקתי: התקציב הוא קשיח ב=80% ומעלה,  הולך על הוצאות שכר לכל מיני פונקציונרים. בכל שכונה </w:t>
      </w:r>
      <w:r>
        <w:rPr>
          <w:rtl/>
        </w:rPr>
        <w:t>–</w:t>
      </w:r>
      <w:r>
        <w:rPr>
          <w:rFonts w:hint="cs"/>
          <w:rtl/>
        </w:rPr>
        <w:t xml:space="preserve"> רב. איך יעלה על הדעת דבר כזה? מה ק</w:t>
      </w:r>
      <w:r>
        <w:rPr>
          <w:rFonts w:hint="cs"/>
          <w:rtl/>
        </w:rPr>
        <w:t xml:space="preserve">רה, לא מספיק רב בכל עיר? אומרים: בכל עיר יש שני רבנים, רב אשכנזי ורב ספרדי, אבל גם רב בכל שכונה? </w:t>
      </w:r>
    </w:p>
    <w:p w14:paraId="3DBB7DAB" w14:textId="77777777" w:rsidR="00000000" w:rsidRDefault="007C71EE">
      <w:pPr>
        <w:pStyle w:val="a"/>
        <w:rPr>
          <w:rFonts w:hint="cs"/>
          <w:rtl/>
        </w:rPr>
      </w:pPr>
    </w:p>
    <w:p w14:paraId="5CD0D805" w14:textId="77777777" w:rsidR="00000000" w:rsidRDefault="007C71EE">
      <w:pPr>
        <w:pStyle w:val="a"/>
        <w:rPr>
          <w:rFonts w:hint="cs"/>
          <w:rtl/>
        </w:rPr>
      </w:pPr>
      <w:r>
        <w:rPr>
          <w:rFonts w:hint="cs"/>
          <w:rtl/>
        </w:rPr>
        <w:t>ואתה יודע מה? אני אגיד לך יותר מזה, ושוב, אני מדבר על ראשון-לציון, עיר גדולה, 230,000 תושבים בקירוב. אז יש לנו בכל שכונה רב, והרבנים האלה לא מסוגלים להביא בי</w:t>
      </w:r>
      <w:r>
        <w:rPr>
          <w:rFonts w:hint="cs"/>
          <w:rtl/>
        </w:rPr>
        <w:t xml:space="preserve">מות השבוע, בבוקר, מניין לבתי-הכנסת בשכונות.  יש לנו שכונה קטנה, נחלת-יהודה. יש רב,  אין מניין. אז למה מחזיקים את הרב אם אין מניין לבוקר? וגם לערב אין מניין. מחזיקים בית-כנסת. אז בית-כנסת </w:t>
      </w:r>
      <w:r>
        <w:rPr>
          <w:rtl/>
        </w:rPr>
        <w:t>–</w:t>
      </w:r>
      <w:r>
        <w:rPr>
          <w:rFonts w:hint="cs"/>
          <w:rtl/>
        </w:rPr>
        <w:t xml:space="preserve"> עלא כיפאכ, בימי חג ומועד, בימי שבת. בסדר גמור, אין בעיה. </w:t>
      </w:r>
    </w:p>
    <w:p w14:paraId="52FC1BEB" w14:textId="77777777" w:rsidR="00000000" w:rsidRDefault="007C71EE">
      <w:pPr>
        <w:pStyle w:val="a"/>
        <w:rPr>
          <w:rFonts w:hint="cs"/>
          <w:rtl/>
        </w:rPr>
      </w:pPr>
    </w:p>
    <w:p w14:paraId="2CC7F9FD" w14:textId="77777777" w:rsidR="00000000" w:rsidRDefault="007C71EE">
      <w:pPr>
        <w:pStyle w:val="ad"/>
        <w:rPr>
          <w:rtl/>
        </w:rPr>
      </w:pPr>
      <w:r>
        <w:rPr>
          <w:rtl/>
        </w:rPr>
        <w:t>היו”ר אל</w:t>
      </w:r>
      <w:r>
        <w:rPr>
          <w:rtl/>
        </w:rPr>
        <w:t>י בן-מנחם:</w:t>
      </w:r>
    </w:p>
    <w:p w14:paraId="0ECE1CCE" w14:textId="77777777" w:rsidR="00000000" w:rsidRDefault="007C71EE">
      <w:pPr>
        <w:pStyle w:val="a"/>
        <w:rPr>
          <w:rtl/>
        </w:rPr>
      </w:pPr>
    </w:p>
    <w:p w14:paraId="1433BFAA" w14:textId="77777777" w:rsidR="00000000" w:rsidRDefault="007C71EE">
      <w:pPr>
        <w:pStyle w:val="a"/>
        <w:rPr>
          <w:rFonts w:hint="cs"/>
          <w:rtl/>
        </w:rPr>
      </w:pPr>
      <w:r>
        <w:rPr>
          <w:rFonts w:hint="cs"/>
          <w:rtl/>
        </w:rPr>
        <w:t>חבר הכנסת דורון, זמנך המוקצב תם. אנא ממך.</w:t>
      </w:r>
    </w:p>
    <w:p w14:paraId="204C9269" w14:textId="77777777" w:rsidR="00000000" w:rsidRDefault="007C71EE">
      <w:pPr>
        <w:pStyle w:val="a"/>
        <w:rPr>
          <w:rFonts w:hint="cs"/>
          <w:rtl/>
        </w:rPr>
      </w:pPr>
    </w:p>
    <w:p w14:paraId="34997BB8" w14:textId="77777777" w:rsidR="00000000" w:rsidRDefault="007C71EE">
      <w:pPr>
        <w:pStyle w:val="SpeakerCon"/>
        <w:rPr>
          <w:rtl/>
        </w:rPr>
      </w:pPr>
      <w:bookmarkStart w:id="1864" w:name="FS000001053T27_05_2003_20_56_27C"/>
      <w:bookmarkEnd w:id="1864"/>
      <w:r>
        <w:rPr>
          <w:rtl/>
        </w:rPr>
        <w:t>חמי דורון (שינוי):</w:t>
      </w:r>
    </w:p>
    <w:p w14:paraId="7F2C16CF" w14:textId="77777777" w:rsidR="00000000" w:rsidRDefault="007C71EE">
      <w:pPr>
        <w:pStyle w:val="a"/>
        <w:rPr>
          <w:rtl/>
        </w:rPr>
      </w:pPr>
    </w:p>
    <w:p w14:paraId="597402A7" w14:textId="77777777" w:rsidR="00000000" w:rsidRDefault="007C71EE">
      <w:pPr>
        <w:pStyle w:val="a"/>
        <w:rPr>
          <w:rFonts w:hint="cs"/>
          <w:rtl/>
        </w:rPr>
      </w:pPr>
      <w:r>
        <w:rPr>
          <w:rFonts w:hint="cs"/>
          <w:rtl/>
        </w:rPr>
        <w:t>תן לי עוד דקה לסיים.</w:t>
      </w:r>
    </w:p>
    <w:p w14:paraId="52969975" w14:textId="77777777" w:rsidR="00000000" w:rsidRDefault="007C71EE">
      <w:pPr>
        <w:pStyle w:val="a"/>
        <w:rPr>
          <w:rFonts w:hint="cs"/>
          <w:rtl/>
        </w:rPr>
      </w:pPr>
    </w:p>
    <w:p w14:paraId="768A00B5" w14:textId="77777777" w:rsidR="00000000" w:rsidRDefault="007C71EE">
      <w:pPr>
        <w:pStyle w:val="ad"/>
        <w:rPr>
          <w:rtl/>
        </w:rPr>
      </w:pPr>
      <w:r>
        <w:rPr>
          <w:rtl/>
        </w:rPr>
        <w:t>היו”ר אלי בן-מנחם:</w:t>
      </w:r>
    </w:p>
    <w:p w14:paraId="274A0C7A" w14:textId="77777777" w:rsidR="00000000" w:rsidRDefault="007C71EE">
      <w:pPr>
        <w:pStyle w:val="a"/>
        <w:rPr>
          <w:rtl/>
        </w:rPr>
      </w:pPr>
    </w:p>
    <w:p w14:paraId="5ECD6D60" w14:textId="77777777" w:rsidR="00000000" w:rsidRDefault="007C71EE">
      <w:pPr>
        <w:pStyle w:val="a"/>
        <w:rPr>
          <w:rFonts w:hint="cs"/>
          <w:rtl/>
        </w:rPr>
      </w:pPr>
      <w:r>
        <w:rPr>
          <w:rFonts w:hint="cs"/>
          <w:rtl/>
        </w:rPr>
        <w:t>בבקשה.</w:t>
      </w:r>
    </w:p>
    <w:p w14:paraId="09E9D98A" w14:textId="77777777" w:rsidR="00000000" w:rsidRDefault="007C71EE">
      <w:pPr>
        <w:pStyle w:val="a"/>
        <w:rPr>
          <w:rFonts w:hint="cs"/>
          <w:rtl/>
        </w:rPr>
      </w:pPr>
    </w:p>
    <w:p w14:paraId="6B4B388E" w14:textId="77777777" w:rsidR="00000000" w:rsidRDefault="007C71EE">
      <w:pPr>
        <w:pStyle w:val="SpeakerCon"/>
        <w:rPr>
          <w:rtl/>
        </w:rPr>
      </w:pPr>
      <w:bookmarkStart w:id="1865" w:name="FS000001053T27_05_2003_20_56_42C"/>
      <w:bookmarkEnd w:id="1865"/>
      <w:r>
        <w:rPr>
          <w:rtl/>
        </w:rPr>
        <w:t>חמי דורון (שינוי):</w:t>
      </w:r>
    </w:p>
    <w:p w14:paraId="3FC58CFB" w14:textId="77777777" w:rsidR="00000000" w:rsidRDefault="007C71EE">
      <w:pPr>
        <w:pStyle w:val="a"/>
        <w:rPr>
          <w:rtl/>
        </w:rPr>
      </w:pPr>
    </w:p>
    <w:p w14:paraId="18BE5A85" w14:textId="77777777" w:rsidR="00000000" w:rsidRDefault="007C71EE">
      <w:pPr>
        <w:pStyle w:val="a"/>
        <w:rPr>
          <w:rFonts w:hint="cs"/>
          <w:rtl/>
        </w:rPr>
      </w:pPr>
      <w:r>
        <w:rPr>
          <w:rFonts w:hint="cs"/>
          <w:rtl/>
        </w:rPr>
        <w:t xml:space="preserve">בסך הכול, לצערי הרב, אני חושב שהוצאת העניין של צמצום מספר סגני ראש רשות היא דבר שאנחנו עוד נבכה עליו הרבה זמן, </w:t>
      </w:r>
      <w:r>
        <w:rPr>
          <w:rFonts w:hint="cs"/>
          <w:rtl/>
        </w:rPr>
        <w:t>כי העניין  לא יגיע לפה, לא יגיע לכנסת. כבר שמעתי את השר שטרית אומר, שבשנה הבאה הוא ינסה להעביר את זה. זאת אומרת, חבר הכנסת אפללו, שהוא כבר ויתר על זה השנה. הוא אמר את זה אתמול במפורש, אפשר לקרוא את הסטנוגרמה, את הפרוטוקול. הוא אמר את זה פה, מעל בימת הכנסת.</w:t>
      </w:r>
      <w:r>
        <w:rPr>
          <w:rFonts w:hint="cs"/>
          <w:rtl/>
        </w:rPr>
        <w:t xml:space="preserve"> ומה זה אומר? זה אומר שגם במועצות הדתיות לא יקרה שום דבר. מה זה אומר מבחינתי?  זה עלול להגיע בסוף השנה להפרת ההסכם הקואליציוני.  תודה. </w:t>
      </w:r>
    </w:p>
    <w:p w14:paraId="59A351EB" w14:textId="77777777" w:rsidR="00000000" w:rsidRDefault="007C71EE">
      <w:pPr>
        <w:pStyle w:val="a"/>
        <w:rPr>
          <w:rFonts w:hint="cs"/>
          <w:rtl/>
        </w:rPr>
      </w:pPr>
    </w:p>
    <w:p w14:paraId="698A87A6" w14:textId="77777777" w:rsidR="00000000" w:rsidRDefault="007C71EE">
      <w:pPr>
        <w:pStyle w:val="ad"/>
        <w:rPr>
          <w:rtl/>
        </w:rPr>
      </w:pPr>
      <w:r>
        <w:rPr>
          <w:rtl/>
        </w:rPr>
        <w:t>היו"ר אלי בן-מנחם:</w:t>
      </w:r>
    </w:p>
    <w:p w14:paraId="0282DEFF" w14:textId="77777777" w:rsidR="00000000" w:rsidRDefault="007C71EE">
      <w:pPr>
        <w:pStyle w:val="a"/>
        <w:rPr>
          <w:rtl/>
        </w:rPr>
      </w:pPr>
    </w:p>
    <w:p w14:paraId="71B1A17E" w14:textId="77777777" w:rsidR="00000000" w:rsidRDefault="007C71EE">
      <w:pPr>
        <w:pStyle w:val="a"/>
        <w:rPr>
          <w:rFonts w:hint="cs"/>
          <w:rtl/>
        </w:rPr>
      </w:pPr>
      <w:r>
        <w:rPr>
          <w:rFonts w:hint="cs"/>
          <w:rtl/>
        </w:rPr>
        <w:t xml:space="preserve">תודה לחבר הכנסת דורון. אני מזמין את חבר הכנסת ישראל אייכלר. אחריו </w:t>
      </w:r>
      <w:r>
        <w:rPr>
          <w:rtl/>
        </w:rPr>
        <w:t>–</w:t>
      </w:r>
      <w:r>
        <w:rPr>
          <w:rFonts w:hint="cs"/>
          <w:rtl/>
        </w:rPr>
        <w:t xml:space="preserve"> חבר הכנסת איוב קרא. חבר הכנסת א</w:t>
      </w:r>
      <w:r>
        <w:rPr>
          <w:rFonts w:hint="cs"/>
          <w:rtl/>
        </w:rPr>
        <w:t xml:space="preserve">ייכלר, מוקצבות לך עשר דקות. חבר הכנסת אפללו, רצית הערה. אתה עוד רוצה או שאתה מוותר? תודה. בבקשה, חבר הכנסת אייכלר. </w:t>
      </w:r>
    </w:p>
    <w:p w14:paraId="468D5C35" w14:textId="77777777" w:rsidR="00000000" w:rsidRDefault="007C71EE">
      <w:pPr>
        <w:pStyle w:val="a"/>
        <w:rPr>
          <w:rFonts w:hint="cs"/>
          <w:rtl/>
        </w:rPr>
      </w:pPr>
    </w:p>
    <w:p w14:paraId="38172A5B" w14:textId="77777777" w:rsidR="00000000" w:rsidRDefault="007C71EE">
      <w:pPr>
        <w:pStyle w:val="Speaker"/>
        <w:rPr>
          <w:rtl/>
        </w:rPr>
      </w:pPr>
      <w:bookmarkStart w:id="1866" w:name="FS000001057T27_05_2003_21_04_36"/>
      <w:bookmarkEnd w:id="1866"/>
      <w:r>
        <w:rPr>
          <w:rFonts w:hint="eastAsia"/>
          <w:rtl/>
        </w:rPr>
        <w:t>ישראל</w:t>
      </w:r>
      <w:r>
        <w:rPr>
          <w:rtl/>
        </w:rPr>
        <w:t xml:space="preserve"> אייכלר (יהדות התורה):</w:t>
      </w:r>
    </w:p>
    <w:p w14:paraId="6BC0BB60" w14:textId="77777777" w:rsidR="00000000" w:rsidRDefault="007C71EE">
      <w:pPr>
        <w:pStyle w:val="a"/>
        <w:rPr>
          <w:rFonts w:hint="cs"/>
          <w:rtl/>
        </w:rPr>
      </w:pPr>
    </w:p>
    <w:p w14:paraId="5BE1354E" w14:textId="77777777" w:rsidR="00000000" w:rsidRDefault="007C71EE">
      <w:pPr>
        <w:pStyle w:val="a"/>
        <w:rPr>
          <w:rFonts w:hint="cs"/>
          <w:rtl/>
        </w:rPr>
      </w:pPr>
      <w:r>
        <w:rPr>
          <w:rFonts w:hint="cs"/>
          <w:rtl/>
        </w:rPr>
        <w:t>אדוני היושב-ראש, חברי הכנסת, שמעתי את חבר הכנסת דורון עושה חישובים שיש רב בכל שכונה, וצריך רבנים, מועצות דתיות</w:t>
      </w:r>
      <w:r>
        <w:rPr>
          <w:rFonts w:hint="cs"/>
          <w:rtl/>
        </w:rPr>
        <w:t>. קודם כול אני רוצה לומר, שמועצות דתיות זאת לא מצווה מן התורה, ואם מישהו יכול לתת שירותים דתיים לאזרחים בלי מועצות דתיות, מבחינתי אתה יכול לעשות את הייעול. הבעיה היא שמה שמפריע לכם במועצות הדתיות זה לא העסקונה המפד"לית או עסקונה אחרת שהשתלטו על המועצות הדת</w:t>
      </w:r>
      <w:r>
        <w:rPr>
          <w:rFonts w:hint="cs"/>
          <w:rtl/>
        </w:rPr>
        <w:t>יות, אלא מפריעים לכם דווקא המקוואות והדברים הטובים שנעשים.</w:t>
      </w:r>
    </w:p>
    <w:p w14:paraId="69C6CCAC" w14:textId="77777777" w:rsidR="00000000" w:rsidRDefault="007C71EE">
      <w:pPr>
        <w:pStyle w:val="a"/>
        <w:rPr>
          <w:rtl/>
        </w:rPr>
      </w:pPr>
    </w:p>
    <w:p w14:paraId="0AA6CC70" w14:textId="77777777" w:rsidR="00000000" w:rsidRDefault="007C71EE">
      <w:pPr>
        <w:pStyle w:val="a"/>
        <w:rPr>
          <w:rFonts w:hint="cs"/>
          <w:rtl/>
        </w:rPr>
      </w:pPr>
    </w:p>
    <w:p w14:paraId="3BFD9205" w14:textId="77777777" w:rsidR="00000000" w:rsidRDefault="007C71EE">
      <w:pPr>
        <w:pStyle w:val="a"/>
        <w:rPr>
          <w:rFonts w:hint="cs"/>
          <w:rtl/>
        </w:rPr>
      </w:pPr>
      <w:r>
        <w:rPr>
          <w:rFonts w:hint="cs"/>
          <w:rtl/>
        </w:rPr>
        <w:t>סיפר לי רבה של תל-אביב, שהוא היום הרב הראשי לישראל, הרב עמר שליט"א, שהוא נפגש עם ראש העיר תל-אביב וסיפר לו שיש רק 18 מקוואות בתל-אביב, ואז שאל אותו ראש העיר: למה צריך 18? למה לא מספיק אחד לעיר כמ</w:t>
      </w:r>
      <w:r>
        <w:rPr>
          <w:rFonts w:hint="cs"/>
          <w:rtl/>
        </w:rPr>
        <w:t xml:space="preserve">ו תל-אביב? זאת אומרת, שאם אנחנו נהיה תלויים בראשי הערים בבניית מקוואות תהיה בעיה, אבל מבחינת ייעול המועצות הדתיות, אנחנו הראשונים שיתמכו בייעול המועצות הדתיות. אנחנו לא צריכים לא את הפקידים ולא את הראשים; צריכים רק את העובדים הקטנים המסורים, אלה שעושים את </w:t>
      </w:r>
      <w:r>
        <w:rPr>
          <w:rFonts w:hint="cs"/>
          <w:rtl/>
        </w:rPr>
        <w:t>מלאכת הקודש של שירותי הדת, ולא את העסקנים.</w:t>
      </w:r>
    </w:p>
    <w:p w14:paraId="09D79F8A" w14:textId="77777777" w:rsidR="00000000" w:rsidRDefault="007C71EE">
      <w:pPr>
        <w:pStyle w:val="a"/>
        <w:rPr>
          <w:rFonts w:hint="cs"/>
          <w:rtl/>
        </w:rPr>
      </w:pPr>
    </w:p>
    <w:p w14:paraId="30101CD1" w14:textId="77777777" w:rsidR="00000000" w:rsidRDefault="007C71EE">
      <w:pPr>
        <w:pStyle w:val="a"/>
        <w:rPr>
          <w:rFonts w:hint="cs"/>
          <w:rtl/>
        </w:rPr>
      </w:pPr>
      <w:r>
        <w:rPr>
          <w:rFonts w:hint="cs"/>
          <w:rtl/>
        </w:rPr>
        <w:t>אבל, עצם החישוב בתקציב של 270 מיליארד שקל - מה מעניין מפלגה שלמה שבאה לייצג את מעמד הביניים שהולך ומתאבד ויורד למעמד העניים?  מעניין אותה רב השכונה המסכן שמקבל 1,300 שקל. ומספרים שאין לו מניין. אני אומר לכם שרב ש</w:t>
      </w:r>
      <w:r>
        <w:rPr>
          <w:rFonts w:hint="cs"/>
          <w:rtl/>
        </w:rPr>
        <w:t xml:space="preserve">לא מצליח להביא מניין </w:t>
      </w:r>
      <w:r>
        <w:rPr>
          <w:rtl/>
        </w:rPr>
        <w:t>–</w:t>
      </w:r>
      <w:r>
        <w:rPr>
          <w:rFonts w:hint="cs"/>
          <w:rtl/>
        </w:rPr>
        <w:t xml:space="preserve"> באמת צריך לפטר אותו ולהביא מישהו מוכשר יותר. </w:t>
      </w:r>
    </w:p>
    <w:p w14:paraId="752E53CA" w14:textId="77777777" w:rsidR="00000000" w:rsidRDefault="007C71EE">
      <w:pPr>
        <w:pStyle w:val="a"/>
        <w:rPr>
          <w:rFonts w:hint="cs"/>
          <w:rtl/>
        </w:rPr>
      </w:pPr>
    </w:p>
    <w:p w14:paraId="0D5172BC" w14:textId="77777777" w:rsidR="00000000" w:rsidRDefault="007C71EE">
      <w:pPr>
        <w:pStyle w:val="a"/>
        <w:rPr>
          <w:rFonts w:hint="cs"/>
          <w:rtl/>
        </w:rPr>
      </w:pPr>
      <w:r>
        <w:rPr>
          <w:rFonts w:hint="cs"/>
          <w:rtl/>
        </w:rPr>
        <w:t xml:space="preserve">אבל שמעתי שאלות רבות בעניינים האלה, למשל, שילדים הנולדים בארץ הם יקרים מדי; הזקנים יקרים מדי; הסיעודיים </w:t>
      </w:r>
      <w:r>
        <w:rPr>
          <w:rtl/>
        </w:rPr>
        <w:t>–</w:t>
      </w:r>
      <w:r>
        <w:rPr>
          <w:rFonts w:hint="cs"/>
          <w:rtl/>
        </w:rPr>
        <w:t xml:space="preserve"> מדברים בחצי חיוך על כך שצריך לעשות להם המתת חסד פה ושם. ואני שואל את השאלה הקיומ</w:t>
      </w:r>
      <w:r>
        <w:rPr>
          <w:rFonts w:hint="cs"/>
          <w:rtl/>
        </w:rPr>
        <w:t xml:space="preserve">ית הפשוטה: אם בכול מסתכלים דרך החור שבגרוש, אולי מישהו יסביר לי בשביל מה צריך לקיים עם יהודי ובשביל מה העם היהודי צריך מדינה? זה עולה הרבה כסף. יהודים יכולים לחיות בצרפת, בארצות-הברית, ברוסיה הגדולה ובכל מקום. כבר נגמרה מלחמת העולם השנייה. למה צריך מדינה, </w:t>
      </w:r>
      <w:r>
        <w:rPr>
          <w:rFonts w:hint="cs"/>
          <w:rtl/>
        </w:rPr>
        <w:t>ודווקא בארץ-ישראל? לא מצאו מקום יותר שקט? דווקא לפה לבוא? וזה עולה המון כסף, ואיזו עלות ביטחונית ואיזו עלות כלכלית יש כאן. וכל השאלות האלה, "בשביל מה", אני לא מתחיל אותן פה.</w:t>
      </w:r>
    </w:p>
    <w:p w14:paraId="08AB3DA3" w14:textId="77777777" w:rsidR="00000000" w:rsidRDefault="007C71EE">
      <w:pPr>
        <w:pStyle w:val="a"/>
        <w:rPr>
          <w:rFonts w:hint="cs"/>
          <w:rtl/>
        </w:rPr>
      </w:pPr>
    </w:p>
    <w:p w14:paraId="2C68578E" w14:textId="77777777" w:rsidR="00000000" w:rsidRDefault="007C71EE">
      <w:pPr>
        <w:pStyle w:val="a"/>
        <w:rPr>
          <w:rFonts w:hint="cs"/>
          <w:rtl/>
        </w:rPr>
      </w:pPr>
      <w:r>
        <w:rPr>
          <w:rFonts w:hint="cs"/>
          <w:rtl/>
        </w:rPr>
        <w:t>כשבן-גוריון הקים את המדינה, הוא נפגש פעם עם קבוצה של סופרים והוא דיבר על הקמת מדי</w:t>
      </w:r>
      <w:r>
        <w:rPr>
          <w:rFonts w:hint="cs"/>
          <w:rtl/>
        </w:rPr>
        <w:t xml:space="preserve">נה, ואחד האנשים שאל אותו: מדינה בשביל מה? הוא אמר לו: שיהיה לנו איפה לעבוד ולהוציא לחם מן הארץ.  שאל אותו האיש: בשביל מה? והוא אמר לו: מה זה "בשביל מה"? בשביל שנוכל להתקיים. שאל אותו: בשביל מה? אז הוא אמר: תפסיק עם השאלות האלה,  קודם צריך להקים מדינה, אחר </w:t>
      </w:r>
      <w:r>
        <w:rPr>
          <w:rFonts w:hint="cs"/>
          <w:rtl/>
        </w:rPr>
        <w:t>כך נגיד בשביל מה. זה סיפור ידוע וזה מודפס וזה נכון. לאף אחד אין זמן לעצור ולשאול בשביל מה אנחנו קיימים כעם, כמדינה,  כארץ, כי אם נסתכל על זה, כמו שאמרתי, מבחינה כלכלית, לברון הירש היה רעיון להביא את כל יהודי המזרח לארגנטינה ולהקים שם מושבות, והוא ניסה לעשו</w:t>
      </w:r>
      <w:r>
        <w:rPr>
          <w:rFonts w:hint="cs"/>
          <w:rtl/>
        </w:rPr>
        <w:t xml:space="preserve">ת כל מיני דברים, ומבחינה כלכלית זה היה הרבה יותר נוח מאשר ללכת לפלשתינה, שהיתה ארץ מאוד מאוד שוממה. ואני כבר לא מדבר על תוכנית אוגנדה וכל מיני תוכניות אחרות. </w:t>
      </w:r>
    </w:p>
    <w:p w14:paraId="39F3A50C" w14:textId="77777777" w:rsidR="00000000" w:rsidRDefault="007C71EE">
      <w:pPr>
        <w:pStyle w:val="a"/>
        <w:rPr>
          <w:rFonts w:hint="cs"/>
          <w:rtl/>
        </w:rPr>
      </w:pPr>
    </w:p>
    <w:p w14:paraId="530F9B9E" w14:textId="77777777" w:rsidR="00000000" w:rsidRDefault="007C71EE">
      <w:pPr>
        <w:pStyle w:val="a"/>
        <w:ind w:firstLine="0"/>
        <w:rPr>
          <w:rFonts w:hint="cs"/>
          <w:rtl/>
        </w:rPr>
      </w:pPr>
      <w:r>
        <w:rPr>
          <w:rFonts w:hint="cs"/>
          <w:rtl/>
        </w:rPr>
        <w:tab/>
        <w:t>ארץ-ישראל ועם ישראל קיימים בשביל לקיים את תורת ישראל. אם רוצים לשמוע את זה או לא רוצים לשמוע את</w:t>
      </w:r>
      <w:r>
        <w:rPr>
          <w:rFonts w:hint="cs"/>
          <w:rtl/>
        </w:rPr>
        <w:t xml:space="preserve"> זה; אם קל יותר לקיים את זה או קשה יותר לקיים את זה </w:t>
      </w:r>
      <w:r>
        <w:rPr>
          <w:rtl/>
        </w:rPr>
        <w:t>–</w:t>
      </w:r>
      <w:r>
        <w:rPr>
          <w:rFonts w:hint="cs"/>
          <w:rtl/>
        </w:rPr>
        <w:t xml:space="preserve"> "היום הזה נהיית לעם",  אומרת התורה על קבלת התורה במעמד הר-סיני, ואם נצא מתוך הנחה שתפקידו של היהודי בעולם, של ילד יהודי שנולד, הוא למלא את 80 שנות חייו בתוכן רוחני, ללכת בדרכי השם ולקיים את המצוות שבין </w:t>
      </w:r>
      <w:r>
        <w:rPr>
          <w:rFonts w:hint="cs"/>
          <w:rtl/>
        </w:rPr>
        <w:t xml:space="preserve">אדם למקום ואת המצוות שבין אדם לחברו ולעשות חסד </w:t>
      </w:r>
      <w:r>
        <w:rPr>
          <w:rtl/>
        </w:rPr>
        <w:t>–</w:t>
      </w:r>
      <w:r>
        <w:rPr>
          <w:rFonts w:hint="cs"/>
          <w:rtl/>
        </w:rPr>
        <w:t xml:space="preserve"> "והצנע לכת עם אלוקיך" </w:t>
      </w:r>
      <w:r>
        <w:rPr>
          <w:rtl/>
        </w:rPr>
        <w:t>–</w:t>
      </w:r>
      <w:r>
        <w:rPr>
          <w:rFonts w:hint="cs"/>
          <w:rtl/>
        </w:rPr>
        <w:t xml:space="preserve"> אז שום דבר לא יהיה יקר.</w:t>
      </w:r>
    </w:p>
    <w:p w14:paraId="18D1E992" w14:textId="77777777" w:rsidR="00000000" w:rsidRDefault="007C71EE">
      <w:pPr>
        <w:pStyle w:val="a"/>
        <w:rPr>
          <w:rFonts w:hint="cs"/>
          <w:rtl/>
        </w:rPr>
      </w:pPr>
    </w:p>
    <w:p w14:paraId="47FA5277" w14:textId="77777777" w:rsidR="00000000" w:rsidRDefault="007C71EE">
      <w:pPr>
        <w:pStyle w:val="a"/>
        <w:rPr>
          <w:rFonts w:hint="cs"/>
          <w:rtl/>
        </w:rPr>
      </w:pPr>
      <w:r>
        <w:rPr>
          <w:rFonts w:hint="cs"/>
          <w:rtl/>
        </w:rPr>
        <w:t>הייתי עכשיו בערוץ טלוויזיה ברוסית, ושאלה מאזינה שאלה פשוטה: למה החרדים מולידים כל כך הרבה ילדים? הרי זה עולה הרבה כסף, ואתם צריכים לעשות חשבון כמה זה עולה. אמ</w:t>
      </w:r>
      <w:r>
        <w:rPr>
          <w:rFonts w:hint="cs"/>
          <w:rtl/>
        </w:rPr>
        <w:t>רתי לה: את צודקת. אצלנו הילדים האלה הם עולים חדשים. אנחנו כבר דורי דורות פה קולטים עולים חדשים מכל מיני ארצות, ואף פעם לא שאלנו את עצמנו כמה זה עולה לנו. אולי נוכל לבנות אחרים במקום לקלוט עלייה. עלייה היא אחת ממטרות המדינה, ומי שאומר שלא צריך עלייה אומר של</w:t>
      </w:r>
      <w:r>
        <w:rPr>
          <w:rFonts w:hint="cs"/>
          <w:rtl/>
        </w:rPr>
        <w:t xml:space="preserve">א צריך מדינה. עלייה של ילד קטן, עלייה חדשה של עולה חדש שמתחת כיסא הכבוד, נשמה חדשה - אנחנו נעשה חשבון כמה הוא עולה? </w:t>
      </w:r>
    </w:p>
    <w:p w14:paraId="693A838F" w14:textId="77777777" w:rsidR="00000000" w:rsidRDefault="007C71EE">
      <w:pPr>
        <w:pStyle w:val="a"/>
        <w:rPr>
          <w:rFonts w:hint="cs"/>
          <w:rtl/>
        </w:rPr>
      </w:pPr>
    </w:p>
    <w:p w14:paraId="04D5E71C" w14:textId="77777777" w:rsidR="00000000" w:rsidRDefault="007C71EE">
      <w:pPr>
        <w:pStyle w:val="a"/>
        <w:rPr>
          <w:rFonts w:hint="cs"/>
          <w:rtl/>
        </w:rPr>
      </w:pPr>
      <w:r>
        <w:rPr>
          <w:rFonts w:hint="cs"/>
          <w:rtl/>
        </w:rPr>
        <w:t>האם המדינה הזאת, שנותנת כמה מאות שקלים, אפילו במצבים הטובים, נותנת יותר מאשר נותנות מדינות אירופה?</w:t>
      </w:r>
    </w:p>
    <w:p w14:paraId="1D0FCEB4" w14:textId="77777777" w:rsidR="00000000" w:rsidRDefault="007C71EE">
      <w:pPr>
        <w:pStyle w:val="a"/>
        <w:rPr>
          <w:rFonts w:hint="cs"/>
          <w:rtl/>
        </w:rPr>
      </w:pPr>
    </w:p>
    <w:p w14:paraId="02798558" w14:textId="77777777" w:rsidR="00000000" w:rsidRDefault="007C71EE">
      <w:pPr>
        <w:pStyle w:val="a"/>
        <w:rPr>
          <w:rFonts w:hint="cs"/>
          <w:rtl/>
        </w:rPr>
      </w:pPr>
      <w:r>
        <w:rPr>
          <w:rFonts w:hint="cs"/>
          <w:rtl/>
        </w:rPr>
        <w:t>מדברים אתנו על בעיה דמוגרפית, והבעיה ה</w:t>
      </w:r>
      <w:r>
        <w:rPr>
          <w:rFonts w:hint="cs"/>
          <w:rtl/>
        </w:rPr>
        <w:t>דמוגרפית לא פשוטה. היא לא פשוטה מפני שיש מלחמה. הלוואי שלא היתה המלחמה, והיה פה מקום לכול - "כי ביתי בית תפלה יקרא לכל העמים", שלא היתה לנו שום בעיה. אבל, כשיש מלחמה כל כך עצומה באזור הזה, כאשר אנחנו מוקפים במאות מיליוני אויבים, הרי היו צריכים לבוא ולתת פר</w:t>
      </w:r>
      <w:r>
        <w:rPr>
          <w:rFonts w:hint="cs"/>
          <w:rtl/>
        </w:rPr>
        <w:t xml:space="preserve">ס, פרחים לכל אשה יולדת שהביאה עוד ילד לעולם. </w:t>
      </w:r>
    </w:p>
    <w:p w14:paraId="0AFD2C0E" w14:textId="77777777" w:rsidR="00000000" w:rsidRDefault="007C71EE">
      <w:pPr>
        <w:pStyle w:val="a"/>
        <w:rPr>
          <w:rFonts w:hint="cs"/>
          <w:rtl/>
        </w:rPr>
      </w:pPr>
    </w:p>
    <w:p w14:paraId="2D8FD993" w14:textId="77777777" w:rsidR="00000000" w:rsidRDefault="007C71EE">
      <w:pPr>
        <w:pStyle w:val="a"/>
        <w:rPr>
          <w:rFonts w:hint="cs"/>
          <w:rtl/>
        </w:rPr>
      </w:pPr>
      <w:r>
        <w:rPr>
          <w:rFonts w:hint="cs"/>
          <w:rtl/>
        </w:rPr>
        <w:t>הולכים ומבטלים את מענק הלידה לאפס. עכשיו, עשו טובה ונתנו 30%. מבטלים את הקצבאות, כדי שלא ילדו ילדים. אני רוצה להודיע לכם פה מעל במת הכנסת: אף ילד יהודי אחד לא יעמוד מלהיוולד, חס וחלילה, בגלל 400 השקל האלה. 400</w:t>
      </w:r>
      <w:r>
        <w:rPr>
          <w:rFonts w:hint="cs"/>
          <w:rtl/>
        </w:rPr>
        <w:t xml:space="preserve"> השקל האלה ממילא לא מכסים אפילו את הטיטולים. מי שמפסיד זו המדינה שזכתה להיות מדינת רווחה. אני אומר "זכתה", כי כל זמן שמדינת ישראל היא מדינת רווחה היא יכולה לבוא ולומר: אנחנו מדינה יהודית. אומנם החוקה שלנו היא חוקה בריטית, חוקה עות'מאנית, חוקה שמחוקקים בכנס</w:t>
      </w:r>
      <w:r>
        <w:rPr>
          <w:rFonts w:hint="cs"/>
          <w:rtl/>
        </w:rPr>
        <w:t>ת ולא חוקת התורה, ובכל זאת יש לנו מידה של חסד, מידה יהודית; מדינה שלא נותנת לאנשים למות ברעב כמו בארצות-הברית, מדינה שלא מתעלמת מחיי בני-אדם כמו במדינות אחרות, מדינה שבה לכל אדם יש קורת-גג, לחם לאכול ובגד ללבוש.</w:t>
      </w:r>
    </w:p>
    <w:p w14:paraId="029AA7A0" w14:textId="77777777" w:rsidR="00000000" w:rsidRDefault="007C71EE">
      <w:pPr>
        <w:pStyle w:val="a"/>
        <w:rPr>
          <w:rFonts w:hint="cs"/>
          <w:rtl/>
        </w:rPr>
      </w:pPr>
    </w:p>
    <w:p w14:paraId="021D5772" w14:textId="77777777" w:rsidR="00000000" w:rsidRDefault="007C71EE">
      <w:pPr>
        <w:pStyle w:val="a"/>
        <w:rPr>
          <w:rFonts w:hint="cs"/>
          <w:rtl/>
        </w:rPr>
      </w:pPr>
      <w:r>
        <w:rPr>
          <w:rFonts w:hint="cs"/>
          <w:rtl/>
        </w:rPr>
        <w:t xml:space="preserve">מה קרה לנו עוד לפני התוכנית? - אנשים רעבים </w:t>
      </w:r>
      <w:r>
        <w:rPr>
          <w:rFonts w:hint="cs"/>
          <w:rtl/>
        </w:rPr>
        <w:t>ברחובות. יש בתי-תמחוי. לאן הגענו? לאן נגיע אחרי התוכנית הכלכלית הזאת? הרי התוכנית הכלכלית המקולקלת הזאת לא תביא אפילו מקום עבודה אחד. ניסיתי לעבור על כל התוכנית הכלכלית, והאמינו לי שאני יודע לקרוא בלי ניקוד, ולא מצאתי איך בונים פה מקומות עבודה או מפעל תעשי</w:t>
      </w:r>
      <w:r>
        <w:rPr>
          <w:rFonts w:hint="cs"/>
          <w:rtl/>
        </w:rPr>
        <w:t>יה אחד. אפילו עבודות דחק שהיו בשנות ה=50 אין פה. שום דבר. מה שכן יש פה זו רפורמה במס שתעשיר את העשירים, שיפוי מעסיקים של 2.5 מיליארדי שקל ועוד איזה 2.5 מיליארדי שקל שצריך להביא מדירות "עמיגור" לסוכנות היהודית מכספים של עניים מסכנים ששילמו על דירותיהם מהדיו</w:t>
      </w:r>
      <w:r>
        <w:rPr>
          <w:rFonts w:hint="cs"/>
          <w:rtl/>
        </w:rPr>
        <w:t>ר הציבורי. במקום לתת את זה לאותם עניים שיהיה להם מה לאכול, או לתת להם אפילו מקומות עבודה, ייתנו את זה לסוכנות היהודית כדי שיוכלו לעשות קונגרסים על בעיית האנטישמיות בעולם. לזה יש כסף.</w:t>
      </w:r>
    </w:p>
    <w:p w14:paraId="3AB04FA0" w14:textId="77777777" w:rsidR="00000000" w:rsidRDefault="007C71EE">
      <w:pPr>
        <w:pStyle w:val="a"/>
        <w:rPr>
          <w:rFonts w:hint="cs"/>
          <w:rtl/>
        </w:rPr>
      </w:pPr>
    </w:p>
    <w:p w14:paraId="18EB7D7C" w14:textId="77777777" w:rsidR="00000000" w:rsidRDefault="007C71EE">
      <w:pPr>
        <w:pStyle w:val="a"/>
        <w:rPr>
          <w:rFonts w:hint="cs"/>
          <w:rtl/>
        </w:rPr>
      </w:pPr>
      <w:r>
        <w:rPr>
          <w:rFonts w:hint="cs"/>
          <w:rtl/>
        </w:rPr>
        <w:t>כבר דיברו כאן על סגני ראשי ערים - 120 מיליון שקל, שיהיה להם לבריאות. מיל</w:t>
      </w:r>
      <w:r>
        <w:rPr>
          <w:rFonts w:hint="cs"/>
          <w:rtl/>
        </w:rPr>
        <w:t>יארד שקל רצו לחסוך באיחוד מועצות. אני לא אומר שצריך לאחד את כל המועצות. יש מועצות שבאמת מבחינת האופי הדמוגרפי והחברתי לא מתאים לאחד אותן. הורידו את זה מהשולחן ברגע אחד - ברגע שנודע שזה יזיק למישהו באיזה מרכז מפלגה. זאת מדינה שיכולה לומר: אני מדינה יהודית ש</w:t>
      </w:r>
      <w:r>
        <w:rPr>
          <w:rFonts w:hint="cs"/>
          <w:rtl/>
        </w:rPr>
        <w:t>דואגת לרווחת אנשים?</w:t>
      </w:r>
    </w:p>
    <w:p w14:paraId="1D39B5CC" w14:textId="77777777" w:rsidR="00000000" w:rsidRDefault="007C71EE">
      <w:pPr>
        <w:pStyle w:val="a"/>
        <w:rPr>
          <w:rFonts w:hint="cs"/>
          <w:rtl/>
        </w:rPr>
      </w:pPr>
    </w:p>
    <w:p w14:paraId="4A000BFB" w14:textId="77777777" w:rsidR="00000000" w:rsidRDefault="007C71EE">
      <w:pPr>
        <w:pStyle w:val="ad"/>
        <w:rPr>
          <w:rFonts w:hint="cs"/>
          <w:rtl/>
        </w:rPr>
      </w:pPr>
      <w:r>
        <w:rPr>
          <w:rtl/>
        </w:rPr>
        <w:t>היו"ר אלי בן-מנחם:</w:t>
      </w:r>
    </w:p>
    <w:p w14:paraId="7ED870D9" w14:textId="77777777" w:rsidR="00000000" w:rsidRDefault="007C71EE">
      <w:pPr>
        <w:pStyle w:val="a"/>
        <w:rPr>
          <w:rFonts w:hint="cs"/>
          <w:rtl/>
        </w:rPr>
      </w:pPr>
    </w:p>
    <w:p w14:paraId="506E3EC6" w14:textId="77777777" w:rsidR="00000000" w:rsidRDefault="007C71EE">
      <w:pPr>
        <w:pStyle w:val="a"/>
        <w:rPr>
          <w:rFonts w:hint="cs"/>
          <w:rtl/>
        </w:rPr>
      </w:pPr>
      <w:r>
        <w:rPr>
          <w:rFonts w:hint="cs"/>
          <w:rtl/>
        </w:rPr>
        <w:t>חבר הכנסת אייכלר, זמנך המוקצב הולך ואוזל. תכין לעצמך משפט לסיום.</w:t>
      </w:r>
    </w:p>
    <w:p w14:paraId="306B1B35" w14:textId="77777777" w:rsidR="00000000" w:rsidRDefault="007C71EE">
      <w:pPr>
        <w:pStyle w:val="a"/>
        <w:rPr>
          <w:rFonts w:hint="cs"/>
          <w:rtl/>
        </w:rPr>
      </w:pPr>
    </w:p>
    <w:p w14:paraId="17FF7B9A" w14:textId="77777777" w:rsidR="00000000" w:rsidRDefault="007C71EE">
      <w:pPr>
        <w:pStyle w:val="SpeakerCon"/>
        <w:rPr>
          <w:rtl/>
        </w:rPr>
      </w:pPr>
      <w:bookmarkStart w:id="1867" w:name="FS000001057T27_05_2003_20_55_18"/>
      <w:bookmarkStart w:id="1868" w:name="FS000001057T27_05_2003_20_55_21C"/>
      <w:bookmarkEnd w:id="1867"/>
      <w:bookmarkEnd w:id="1868"/>
      <w:r>
        <w:rPr>
          <w:rtl/>
        </w:rPr>
        <w:t>ישראל אייכלר (יהדות התורה):</w:t>
      </w:r>
    </w:p>
    <w:p w14:paraId="3F357107" w14:textId="77777777" w:rsidR="00000000" w:rsidRDefault="007C71EE">
      <w:pPr>
        <w:pStyle w:val="a"/>
        <w:rPr>
          <w:rtl/>
        </w:rPr>
      </w:pPr>
    </w:p>
    <w:p w14:paraId="003DE839" w14:textId="77777777" w:rsidR="00000000" w:rsidRDefault="007C71EE">
      <w:pPr>
        <w:pStyle w:val="a"/>
        <w:rPr>
          <w:rFonts w:hint="cs"/>
          <w:rtl/>
        </w:rPr>
      </w:pPr>
      <w:r>
        <w:rPr>
          <w:rFonts w:hint="cs"/>
          <w:rtl/>
        </w:rPr>
        <w:t>כמה יש לי עוד? יש השעון פה, וחשבתי שזה לפי זה.</w:t>
      </w:r>
    </w:p>
    <w:p w14:paraId="62027B8B" w14:textId="77777777" w:rsidR="00000000" w:rsidRDefault="007C71EE">
      <w:pPr>
        <w:pStyle w:val="a"/>
        <w:rPr>
          <w:rFonts w:hint="cs"/>
          <w:rtl/>
        </w:rPr>
      </w:pPr>
    </w:p>
    <w:p w14:paraId="144A5D1D" w14:textId="77777777" w:rsidR="00000000" w:rsidRDefault="007C71EE">
      <w:pPr>
        <w:pStyle w:val="ad"/>
        <w:rPr>
          <w:rtl/>
        </w:rPr>
      </w:pPr>
      <w:r>
        <w:rPr>
          <w:rtl/>
        </w:rPr>
        <w:t>היו"ר אלי בן-מנחם:</w:t>
      </w:r>
    </w:p>
    <w:p w14:paraId="03E2ECB1" w14:textId="77777777" w:rsidR="00000000" w:rsidRDefault="007C71EE">
      <w:pPr>
        <w:pStyle w:val="a"/>
        <w:rPr>
          <w:rtl/>
        </w:rPr>
      </w:pPr>
    </w:p>
    <w:p w14:paraId="339EFCE5" w14:textId="77777777" w:rsidR="00000000" w:rsidRDefault="007C71EE">
      <w:pPr>
        <w:pStyle w:val="a"/>
        <w:rPr>
          <w:rFonts w:hint="cs"/>
          <w:rtl/>
        </w:rPr>
      </w:pPr>
      <w:r>
        <w:rPr>
          <w:rFonts w:hint="cs"/>
          <w:rtl/>
        </w:rPr>
        <w:t>יש לך דקה וחצי.</w:t>
      </w:r>
    </w:p>
    <w:p w14:paraId="7558B8AD" w14:textId="77777777" w:rsidR="00000000" w:rsidRDefault="007C71EE">
      <w:pPr>
        <w:pStyle w:val="a"/>
        <w:rPr>
          <w:rFonts w:hint="cs"/>
          <w:rtl/>
        </w:rPr>
      </w:pPr>
    </w:p>
    <w:p w14:paraId="67B1BCBB" w14:textId="77777777" w:rsidR="00000000" w:rsidRDefault="007C71EE">
      <w:pPr>
        <w:pStyle w:val="SpeakerCon"/>
        <w:rPr>
          <w:rtl/>
        </w:rPr>
      </w:pPr>
      <w:bookmarkStart w:id="1869" w:name="FS000001057T27_05_2003_20_55_31C"/>
      <w:bookmarkEnd w:id="1869"/>
      <w:r>
        <w:rPr>
          <w:rtl/>
        </w:rPr>
        <w:t>ישראל אייכלר (יהדות התורה):</w:t>
      </w:r>
    </w:p>
    <w:p w14:paraId="28A243C0" w14:textId="77777777" w:rsidR="00000000" w:rsidRDefault="007C71EE">
      <w:pPr>
        <w:pStyle w:val="a"/>
        <w:rPr>
          <w:rtl/>
        </w:rPr>
      </w:pPr>
    </w:p>
    <w:p w14:paraId="740DF337" w14:textId="77777777" w:rsidR="00000000" w:rsidRDefault="007C71EE">
      <w:pPr>
        <w:pStyle w:val="a"/>
        <w:rPr>
          <w:rFonts w:hint="cs"/>
          <w:rtl/>
        </w:rPr>
      </w:pPr>
      <w:r>
        <w:rPr>
          <w:rFonts w:hint="cs"/>
          <w:rtl/>
        </w:rPr>
        <w:t xml:space="preserve">השעון </w:t>
      </w:r>
      <w:r>
        <w:rPr>
          <w:rFonts w:hint="cs"/>
          <w:rtl/>
        </w:rPr>
        <w:t>פה מקולקל? הוא לא עובד. חבל.</w:t>
      </w:r>
    </w:p>
    <w:p w14:paraId="56387659" w14:textId="77777777" w:rsidR="00000000" w:rsidRDefault="007C71EE">
      <w:pPr>
        <w:pStyle w:val="a"/>
        <w:rPr>
          <w:rFonts w:hint="cs"/>
          <w:rtl/>
        </w:rPr>
      </w:pPr>
    </w:p>
    <w:p w14:paraId="4F21076D" w14:textId="77777777" w:rsidR="00000000" w:rsidRDefault="007C71EE">
      <w:pPr>
        <w:pStyle w:val="a"/>
        <w:rPr>
          <w:rFonts w:hint="cs"/>
          <w:rtl/>
        </w:rPr>
      </w:pPr>
      <w:r>
        <w:rPr>
          <w:rFonts w:hint="cs"/>
          <w:rtl/>
        </w:rPr>
        <w:t>אם נשארה דקה וחצי, אני רוצה להקדיש זאת לעקרות-הבית. הטילו מס על עקרות-הבית. יש פה רשעות לשם רשעות. מי זו עקרת בית? עקרת בית היא אשה שמגדלת משפחה עם ילדים ועסוקה מבוקר עד לילה, לרבות הלילות, והיא לא יכולה לצאת לעבודה ולהגיש קפה</w:t>
      </w:r>
      <w:r>
        <w:rPr>
          <w:rFonts w:hint="cs"/>
          <w:rtl/>
        </w:rPr>
        <w:t xml:space="preserve"> לבוס כי היא צריכה להכין דייסה לתינוק.</w:t>
      </w:r>
    </w:p>
    <w:p w14:paraId="4126CB4C" w14:textId="77777777" w:rsidR="00000000" w:rsidRDefault="007C71EE">
      <w:pPr>
        <w:pStyle w:val="a"/>
        <w:rPr>
          <w:rFonts w:hint="cs"/>
          <w:rtl/>
        </w:rPr>
      </w:pPr>
    </w:p>
    <w:p w14:paraId="0851EF44" w14:textId="77777777" w:rsidR="00000000" w:rsidRDefault="007C71EE">
      <w:pPr>
        <w:pStyle w:val="ad"/>
        <w:rPr>
          <w:rtl/>
        </w:rPr>
      </w:pPr>
      <w:r>
        <w:rPr>
          <w:rtl/>
        </w:rPr>
        <w:t>היו"ר אלי בן-מנחם:</w:t>
      </w:r>
    </w:p>
    <w:p w14:paraId="4A54B036" w14:textId="77777777" w:rsidR="00000000" w:rsidRDefault="007C71EE">
      <w:pPr>
        <w:pStyle w:val="a"/>
        <w:rPr>
          <w:rFonts w:hint="cs"/>
          <w:rtl/>
        </w:rPr>
      </w:pPr>
    </w:p>
    <w:p w14:paraId="2DF8DD69" w14:textId="77777777" w:rsidR="00000000" w:rsidRDefault="007C71EE">
      <w:pPr>
        <w:pStyle w:val="a"/>
        <w:rPr>
          <w:rFonts w:hint="cs"/>
          <w:rtl/>
        </w:rPr>
      </w:pPr>
      <w:r>
        <w:rPr>
          <w:rFonts w:hint="cs"/>
          <w:rtl/>
        </w:rPr>
        <w:t>בהרבה מקרים היא עובדת הרבה יותר קשה מאלה שנחשבות עובדות.</w:t>
      </w:r>
    </w:p>
    <w:p w14:paraId="3F52DE29" w14:textId="77777777" w:rsidR="00000000" w:rsidRDefault="007C71EE">
      <w:pPr>
        <w:pStyle w:val="a"/>
        <w:rPr>
          <w:rFonts w:hint="cs"/>
          <w:rtl/>
        </w:rPr>
      </w:pPr>
    </w:p>
    <w:p w14:paraId="69219CA4" w14:textId="77777777" w:rsidR="00000000" w:rsidRDefault="007C71EE">
      <w:pPr>
        <w:pStyle w:val="SpeakerCon"/>
        <w:rPr>
          <w:rtl/>
        </w:rPr>
      </w:pPr>
      <w:bookmarkStart w:id="1870" w:name="FS000001057T27_05_2003_20_58_28C"/>
      <w:bookmarkEnd w:id="1870"/>
      <w:r>
        <w:rPr>
          <w:rtl/>
        </w:rPr>
        <w:t>ישראל אייכלר (יהדות התורה):</w:t>
      </w:r>
    </w:p>
    <w:p w14:paraId="49831FF0" w14:textId="77777777" w:rsidR="00000000" w:rsidRDefault="007C71EE">
      <w:pPr>
        <w:pStyle w:val="a"/>
        <w:rPr>
          <w:rtl/>
        </w:rPr>
      </w:pPr>
    </w:p>
    <w:p w14:paraId="466D044B" w14:textId="77777777" w:rsidR="00000000" w:rsidRDefault="007C71EE">
      <w:pPr>
        <w:pStyle w:val="a"/>
        <w:rPr>
          <w:rFonts w:hint="cs"/>
          <w:rtl/>
        </w:rPr>
      </w:pPr>
      <w:r>
        <w:rPr>
          <w:rFonts w:hint="cs"/>
          <w:rtl/>
        </w:rPr>
        <w:t>עקרות בית, נכון? אומרים שזו אשה לא עובדת. זו אשה שעובדת הרבה יותר מבעלה, שיוצא לעבודה ואני לא יודע בדיוק מה ה</w:t>
      </w:r>
      <w:r>
        <w:rPr>
          <w:rFonts w:hint="cs"/>
          <w:rtl/>
        </w:rPr>
        <w:t xml:space="preserve">וא עושה שם חוץ מלדבר בטלפון ולעשות כמה קניות. אפילו אם הוא עובד, היא עובדת הרבה יותר קשה. מטילים עליה מס, על כסף שהיא לא הרוויחה. עשו לנו טובה, והורידו מ=84 שקל ל=70 שקל. אבל, יש עצם העיקרון, האמירה הזאת והזלזול הזה, שזו לא אשה עובדת, במקום לבוא לעקרת בית </w:t>
      </w:r>
      <w:r>
        <w:rPr>
          <w:rFonts w:hint="cs"/>
          <w:rtl/>
        </w:rPr>
        <w:t>ולכבד את מסירותה. יש עקרות בית מבוגרות, ויש עקרות בית שפשוט לא השיגו עבודה ולכן הן עקרות בית. על כולן מטילים 70 שקל מס בריאות. לא יאומן כי יסופר. זה פשוט מפני שזה קל ומפני שזה ציבור שלא יכול לעשות "דאווינים", ואינני יודע מהו התרגום בעברית בדיוק.</w:t>
      </w:r>
    </w:p>
    <w:p w14:paraId="5F4A7D5F" w14:textId="77777777" w:rsidR="00000000" w:rsidRDefault="007C71EE">
      <w:pPr>
        <w:pStyle w:val="a"/>
        <w:rPr>
          <w:rFonts w:hint="cs"/>
          <w:rtl/>
        </w:rPr>
      </w:pPr>
    </w:p>
    <w:p w14:paraId="47B89455" w14:textId="77777777" w:rsidR="00000000" w:rsidRDefault="007C71EE">
      <w:pPr>
        <w:pStyle w:val="a"/>
        <w:rPr>
          <w:rFonts w:hint="cs"/>
          <w:rtl/>
        </w:rPr>
      </w:pPr>
      <w:r>
        <w:rPr>
          <w:rFonts w:hint="cs"/>
          <w:rtl/>
        </w:rPr>
        <w:t>אנחנו מקו</w:t>
      </w:r>
      <w:r>
        <w:rPr>
          <w:rFonts w:hint="cs"/>
          <w:rtl/>
        </w:rPr>
        <w:t>וים שבעזרת השם אנחנו עוד נדבר על זה. בכל זאת שר האוצר וראש הממשלה יתעשתו ויבינו שמדינת ישראל לא קמה בשביל החור שבגרוש, כי אם הם רוצים לעשות חישוב כלכלי, אני יכול להביא להם מומחים מארצות-הברית שיעשו חשבון כמה יעלה למסור לראש הממשלה החדש שם, אבו-מאזן - כמה ע</w:t>
      </w:r>
      <w:r>
        <w:rPr>
          <w:rFonts w:hint="cs"/>
          <w:rtl/>
        </w:rPr>
        <w:t xml:space="preserve">ולה המדינה, והוא ישלם כסף טוב מכסף סעודי. נחלק את הכסף, נמכור את הנדל"ן, ניסע למקום אחר, כל אחד יתבולל במקומו וחסל סדר עם יהודי וחסל סדר מדינת ישראל ונפתור הרבה בעיות. זה מבחינה כלכלית. אבל, מדינת ישראל קמה לא בשביל כלכלה, ולכן אני מקווה שהם כן יתעשתו וכן </w:t>
      </w:r>
      <w:r>
        <w:rPr>
          <w:rFonts w:hint="cs"/>
          <w:rtl/>
        </w:rPr>
        <w:t xml:space="preserve">ישנו ולא ישעו לאותה קבוצה של אילי הון שהשתלטו על הממשלה והקימו מפלגה - כמה אילי הון הקימו מפלגה, ואני לא מדבר על אילי ההון שמעורבים בכל הפוליטיקה הישראלית - ושלא יעשו בדיוק מה שהם רוצים. שיתחשבו באילי ההון. אני מכבד את האנשים שבונים ומייצרים מקומות עבודה. </w:t>
      </w:r>
      <w:r>
        <w:rPr>
          <w:rFonts w:hint="cs"/>
          <w:rtl/>
        </w:rPr>
        <w:t>אני לא קומוניסט. מצד שני, שיתחשבו גם בדרישות רוב העם כולו, ובעזרת השם, כולנו נצליח. תודה.</w:t>
      </w:r>
    </w:p>
    <w:p w14:paraId="0F1F4D29" w14:textId="77777777" w:rsidR="00000000" w:rsidRDefault="007C71EE">
      <w:pPr>
        <w:pStyle w:val="a"/>
        <w:rPr>
          <w:rFonts w:hint="cs"/>
          <w:rtl/>
        </w:rPr>
      </w:pPr>
    </w:p>
    <w:p w14:paraId="3EDFCDED" w14:textId="77777777" w:rsidR="00000000" w:rsidRDefault="007C71EE">
      <w:pPr>
        <w:pStyle w:val="ad"/>
        <w:rPr>
          <w:rtl/>
        </w:rPr>
      </w:pPr>
      <w:r>
        <w:rPr>
          <w:rtl/>
        </w:rPr>
        <w:t>היו"ר אלי בן-מנחם:</w:t>
      </w:r>
    </w:p>
    <w:p w14:paraId="2AEBC122" w14:textId="77777777" w:rsidR="00000000" w:rsidRDefault="007C71EE">
      <w:pPr>
        <w:pStyle w:val="a"/>
        <w:rPr>
          <w:rtl/>
        </w:rPr>
      </w:pPr>
    </w:p>
    <w:p w14:paraId="315D0C7F" w14:textId="77777777" w:rsidR="00000000" w:rsidRDefault="007C71EE">
      <w:pPr>
        <w:pStyle w:val="a"/>
        <w:rPr>
          <w:rFonts w:hint="cs"/>
          <w:rtl/>
        </w:rPr>
      </w:pPr>
      <w:r>
        <w:rPr>
          <w:rFonts w:hint="cs"/>
          <w:rtl/>
        </w:rPr>
        <w:t>תודה לחבר הכנסת אייכלר. אני מזמין את חבר הכנסת איוב קרא. אחריו - חברי הכנסת חיים אורון ועמרם מצנע.</w:t>
      </w:r>
    </w:p>
    <w:p w14:paraId="59B52121" w14:textId="77777777" w:rsidR="00000000" w:rsidRDefault="007C71EE">
      <w:pPr>
        <w:pStyle w:val="a"/>
        <w:rPr>
          <w:rFonts w:hint="cs"/>
          <w:rtl/>
        </w:rPr>
      </w:pPr>
    </w:p>
    <w:p w14:paraId="14C4C349" w14:textId="77777777" w:rsidR="00000000" w:rsidRDefault="007C71EE">
      <w:pPr>
        <w:pStyle w:val="a"/>
        <w:rPr>
          <w:rFonts w:hint="cs"/>
          <w:rtl/>
        </w:rPr>
      </w:pPr>
      <w:r>
        <w:rPr>
          <w:rFonts w:hint="cs"/>
          <w:rtl/>
        </w:rPr>
        <w:t>ידידי הכלכלן דני כהן, אני מקווה שאתה נהנה כאן</w:t>
      </w:r>
      <w:r>
        <w:rPr>
          <w:rFonts w:hint="cs"/>
          <w:rtl/>
        </w:rPr>
        <w:t xml:space="preserve"> מהכנסת כי אתה חושב להיות יום אחד חבר כנסת. כולם משתעממים, ואתה נהנה.</w:t>
      </w:r>
    </w:p>
    <w:p w14:paraId="5B848842" w14:textId="77777777" w:rsidR="00000000" w:rsidRDefault="007C71EE">
      <w:pPr>
        <w:pStyle w:val="a"/>
        <w:rPr>
          <w:rFonts w:hint="cs"/>
          <w:rtl/>
        </w:rPr>
      </w:pPr>
    </w:p>
    <w:p w14:paraId="066C236C" w14:textId="77777777" w:rsidR="00000000" w:rsidRDefault="007C71EE">
      <w:pPr>
        <w:pStyle w:val="Speaker"/>
        <w:rPr>
          <w:rtl/>
        </w:rPr>
      </w:pPr>
      <w:bookmarkStart w:id="1871" w:name="FS000000475T27_05_2003_21_05_11"/>
      <w:bookmarkEnd w:id="1871"/>
      <w:r>
        <w:rPr>
          <w:rFonts w:hint="eastAsia"/>
          <w:rtl/>
        </w:rPr>
        <w:t>איוב</w:t>
      </w:r>
      <w:r>
        <w:rPr>
          <w:rtl/>
        </w:rPr>
        <w:t xml:space="preserve"> קרא (הליכוד):</w:t>
      </w:r>
    </w:p>
    <w:p w14:paraId="7D9798BC" w14:textId="77777777" w:rsidR="00000000" w:rsidRDefault="007C71EE">
      <w:pPr>
        <w:pStyle w:val="a"/>
        <w:rPr>
          <w:rFonts w:hint="cs"/>
          <w:rtl/>
        </w:rPr>
      </w:pPr>
    </w:p>
    <w:p w14:paraId="3BCB4E79" w14:textId="77777777" w:rsidR="00000000" w:rsidRDefault="007C71EE">
      <w:pPr>
        <w:pStyle w:val="a"/>
        <w:rPr>
          <w:rFonts w:hint="cs"/>
          <w:rtl/>
        </w:rPr>
      </w:pPr>
      <w:r>
        <w:rPr>
          <w:rFonts w:hint="cs"/>
          <w:rtl/>
        </w:rPr>
        <w:t>אדוני היושב-ראש, כנסת נכבדה, שמעתי בקשב את דברי חבר הכנסת אייכלר. אני מסכים ואני תמים דעים עמך בכל מה שאמרת פה. אבל, מדינת ישראל נמצאת היום במצוקה כלכלית אולי הקשה ב</w:t>
      </w:r>
      <w:r>
        <w:rPr>
          <w:rFonts w:hint="cs"/>
          <w:rtl/>
        </w:rPr>
        <w:t>יותר שידעה אי-פעם. אני רוצה לומר לכם, שאני חי במדינה הזאת וגדלתי מתוך השכבות החלשות. לא הייתי עשיר, וגם לא התכוונתי להיות עשיר. ראיתי בכל פעילותי הציבורית שליחות לשמה. אבל, אני קשוב לשטח, לציבור, וגם קשוב לאילוצים הקיימים היום בממשלה ובסקטור הציבורי. אין ל</w:t>
      </w:r>
      <w:r>
        <w:rPr>
          <w:rFonts w:hint="cs"/>
          <w:rtl/>
        </w:rPr>
        <w:t>י ספק שאם הייתי צריך להצביע היום, הייתי מצביע אתך ולא עם הממשלה. אבל, לבי עם הממשלה ולבי גם עם אלה שהפגינו היום ואלה שנמצאים באוהלי מחאה פה. עשינו מה שרק אפשר ופעלנו כדי לתקן את מה שאפשר לתקן.</w:t>
      </w:r>
    </w:p>
    <w:p w14:paraId="018E3A46" w14:textId="77777777" w:rsidR="00000000" w:rsidRDefault="007C71EE">
      <w:pPr>
        <w:pStyle w:val="a"/>
        <w:rPr>
          <w:rFonts w:hint="cs"/>
          <w:rtl/>
        </w:rPr>
      </w:pPr>
    </w:p>
    <w:p w14:paraId="485E3964" w14:textId="77777777" w:rsidR="00000000" w:rsidRDefault="007C71EE">
      <w:pPr>
        <w:pStyle w:val="a"/>
        <w:rPr>
          <w:rFonts w:hint="cs"/>
          <w:rtl/>
        </w:rPr>
      </w:pPr>
      <w:r>
        <w:rPr>
          <w:rFonts w:hint="cs"/>
          <w:rtl/>
        </w:rPr>
        <w:t>אני רוצה לומר לכם, שאם לא היינו רגישים לשכבות החלשות - פטרנו א</w:t>
      </w:r>
      <w:r>
        <w:rPr>
          <w:rFonts w:hint="cs"/>
          <w:rtl/>
        </w:rPr>
        <w:t>ת הסיעודיים מתשלום היטל על עובדים זרים, כמו שאתם יודעים. העובדה שבעצם פטרנו את הסיעודיים, והשארנו מיסוי על העובדים הזרים בחקלאות וגם בבניין, מדברת בעד עצמה. הגשתי למחר הסתייגות לגבי החקלאים, ואני מקווה שהיא תעבור, כי אני חושב שהחקלאות נמצאת במצוקה קשה מאוד</w:t>
      </w:r>
      <w:r>
        <w:rPr>
          <w:rFonts w:hint="cs"/>
          <w:rtl/>
        </w:rPr>
        <w:t>. אני מקווה שזה לא יפגע באילוצים של הממשלה, אבל יש גם דברים שהם בחיינו.</w:t>
      </w:r>
    </w:p>
    <w:p w14:paraId="61CC8060" w14:textId="77777777" w:rsidR="00000000" w:rsidRDefault="007C71EE">
      <w:pPr>
        <w:pStyle w:val="a"/>
        <w:rPr>
          <w:rFonts w:hint="cs"/>
          <w:rtl/>
        </w:rPr>
      </w:pPr>
    </w:p>
    <w:p w14:paraId="7D65E060" w14:textId="77777777" w:rsidR="00000000" w:rsidRDefault="007C71EE">
      <w:pPr>
        <w:pStyle w:val="ac"/>
        <w:rPr>
          <w:rtl/>
        </w:rPr>
      </w:pPr>
      <w:r>
        <w:rPr>
          <w:rFonts w:hint="eastAsia"/>
          <w:rtl/>
        </w:rPr>
        <w:t>ישראל</w:t>
      </w:r>
      <w:r>
        <w:rPr>
          <w:rtl/>
        </w:rPr>
        <w:t xml:space="preserve"> אייכלר (יהדות התורה):</w:t>
      </w:r>
    </w:p>
    <w:p w14:paraId="485DCC98" w14:textId="77777777" w:rsidR="00000000" w:rsidRDefault="007C71EE">
      <w:pPr>
        <w:pStyle w:val="a"/>
        <w:rPr>
          <w:rFonts w:hint="cs"/>
          <w:rtl/>
        </w:rPr>
      </w:pPr>
    </w:p>
    <w:p w14:paraId="517EB7AA" w14:textId="77777777" w:rsidR="00000000" w:rsidRDefault="007C71EE">
      <w:pPr>
        <w:pStyle w:val="a"/>
        <w:rPr>
          <w:rFonts w:hint="cs"/>
          <w:rtl/>
        </w:rPr>
      </w:pPr>
      <w:r>
        <w:rPr>
          <w:rFonts w:hint="cs"/>
          <w:rtl/>
        </w:rPr>
        <w:t>רצו לקצץ 10% בבתי-החולים הסיעודיים, וקיצצו. בסוף שינו את זה.</w:t>
      </w:r>
    </w:p>
    <w:p w14:paraId="0558C370" w14:textId="77777777" w:rsidR="00000000" w:rsidRDefault="007C71EE">
      <w:pPr>
        <w:pStyle w:val="a"/>
        <w:rPr>
          <w:rFonts w:hint="cs"/>
          <w:rtl/>
        </w:rPr>
      </w:pPr>
    </w:p>
    <w:p w14:paraId="394E4886" w14:textId="77777777" w:rsidR="00000000" w:rsidRDefault="007C71EE">
      <w:pPr>
        <w:pStyle w:val="SpeakerCon"/>
        <w:rPr>
          <w:rtl/>
        </w:rPr>
      </w:pPr>
      <w:bookmarkStart w:id="1872" w:name="FS000000475T27_05_2003_21_10_41C"/>
      <w:bookmarkEnd w:id="1872"/>
      <w:r>
        <w:rPr>
          <w:rtl/>
        </w:rPr>
        <w:t>איוב קרא (הליכוד):</w:t>
      </w:r>
    </w:p>
    <w:p w14:paraId="0B41164C" w14:textId="77777777" w:rsidR="00000000" w:rsidRDefault="007C71EE">
      <w:pPr>
        <w:pStyle w:val="a"/>
        <w:rPr>
          <w:rtl/>
        </w:rPr>
      </w:pPr>
    </w:p>
    <w:p w14:paraId="5B011E60" w14:textId="77777777" w:rsidR="00000000" w:rsidRDefault="007C71EE">
      <w:pPr>
        <w:pStyle w:val="a"/>
        <w:rPr>
          <w:rFonts w:hint="cs"/>
          <w:rtl/>
        </w:rPr>
      </w:pPr>
      <w:r>
        <w:rPr>
          <w:rFonts w:hint="cs"/>
          <w:rtl/>
        </w:rPr>
        <w:t>שינינו את זה בלחץ, כי אנחנו קשובים למה ששומעים בשטח.</w:t>
      </w:r>
    </w:p>
    <w:p w14:paraId="54F72EA0" w14:textId="77777777" w:rsidR="00000000" w:rsidRDefault="007C71EE">
      <w:pPr>
        <w:pStyle w:val="a"/>
        <w:rPr>
          <w:rFonts w:hint="cs"/>
          <w:rtl/>
        </w:rPr>
      </w:pPr>
    </w:p>
    <w:p w14:paraId="29C4A397" w14:textId="77777777" w:rsidR="00000000" w:rsidRDefault="007C71EE">
      <w:pPr>
        <w:pStyle w:val="ac"/>
        <w:rPr>
          <w:rtl/>
        </w:rPr>
      </w:pPr>
      <w:r>
        <w:rPr>
          <w:rFonts w:hint="eastAsia"/>
          <w:rtl/>
        </w:rPr>
        <w:t>ישראל</w:t>
      </w:r>
      <w:r>
        <w:rPr>
          <w:rtl/>
        </w:rPr>
        <w:t xml:space="preserve"> אייכלר (יהדו</w:t>
      </w:r>
      <w:r>
        <w:rPr>
          <w:rtl/>
        </w:rPr>
        <w:t>ת התורה):</w:t>
      </w:r>
    </w:p>
    <w:p w14:paraId="77C4AE2B" w14:textId="77777777" w:rsidR="00000000" w:rsidRDefault="007C71EE">
      <w:pPr>
        <w:pStyle w:val="a"/>
        <w:rPr>
          <w:rFonts w:hint="cs"/>
          <w:rtl/>
        </w:rPr>
      </w:pPr>
    </w:p>
    <w:p w14:paraId="4F5AB16A" w14:textId="77777777" w:rsidR="00000000" w:rsidRDefault="007C71EE">
      <w:pPr>
        <w:pStyle w:val="a"/>
        <w:rPr>
          <w:rFonts w:hint="cs"/>
          <w:rtl/>
        </w:rPr>
      </w:pPr>
      <w:r>
        <w:rPr>
          <w:rFonts w:hint="cs"/>
          <w:rtl/>
        </w:rPr>
        <w:t>זה היה בתכנית.</w:t>
      </w:r>
    </w:p>
    <w:p w14:paraId="65550AD8" w14:textId="77777777" w:rsidR="00000000" w:rsidRDefault="007C71EE">
      <w:pPr>
        <w:pStyle w:val="a"/>
        <w:rPr>
          <w:rFonts w:hint="cs"/>
          <w:rtl/>
        </w:rPr>
      </w:pPr>
    </w:p>
    <w:p w14:paraId="0A8DEA6C" w14:textId="77777777" w:rsidR="00000000" w:rsidRDefault="007C71EE">
      <w:pPr>
        <w:pStyle w:val="SpeakerCon"/>
        <w:rPr>
          <w:rtl/>
        </w:rPr>
      </w:pPr>
      <w:r>
        <w:rPr>
          <w:rFonts w:hint="cs"/>
          <w:rtl/>
        </w:rPr>
        <w:t>אי</w:t>
      </w:r>
      <w:r>
        <w:rPr>
          <w:rtl/>
        </w:rPr>
        <w:t>וב קרא (הליכוד):</w:t>
      </w:r>
    </w:p>
    <w:p w14:paraId="0166DE92" w14:textId="77777777" w:rsidR="00000000" w:rsidRDefault="007C71EE">
      <w:pPr>
        <w:pStyle w:val="a"/>
        <w:rPr>
          <w:rtl/>
        </w:rPr>
      </w:pPr>
    </w:p>
    <w:p w14:paraId="62753664" w14:textId="77777777" w:rsidR="00000000" w:rsidRDefault="007C71EE">
      <w:pPr>
        <w:pStyle w:val="a"/>
        <w:rPr>
          <w:rFonts w:hint="cs"/>
          <w:rtl/>
        </w:rPr>
      </w:pPr>
      <w:r>
        <w:rPr>
          <w:rFonts w:hint="cs"/>
          <w:rtl/>
        </w:rPr>
        <w:t>נכון, אבל הורדנו את זה.</w:t>
      </w:r>
    </w:p>
    <w:p w14:paraId="45B492BD" w14:textId="77777777" w:rsidR="00000000" w:rsidRDefault="007C71EE">
      <w:pPr>
        <w:pStyle w:val="a"/>
        <w:rPr>
          <w:rFonts w:hint="cs"/>
          <w:rtl/>
        </w:rPr>
      </w:pPr>
    </w:p>
    <w:p w14:paraId="3B6E3DFE" w14:textId="77777777" w:rsidR="00000000" w:rsidRDefault="007C71EE">
      <w:pPr>
        <w:pStyle w:val="a"/>
        <w:rPr>
          <w:rFonts w:hint="cs"/>
          <w:rtl/>
        </w:rPr>
      </w:pPr>
      <w:r>
        <w:rPr>
          <w:rFonts w:hint="cs"/>
          <w:rtl/>
        </w:rPr>
        <w:t>בקשר לעקרות-הבית, אני יכול לומר לך שהיה על ההיטל הזה ויכוח סוער מאוד בוועדה, ואנחנו הורדנו אותו מ=80 ומשהו שקל ל=70 שקל, כאשר בתוך חודש בעצם התשלום יהיה על-פי מבחן הכנסה. משמעות העניין</w:t>
      </w:r>
      <w:r>
        <w:rPr>
          <w:rFonts w:hint="cs"/>
          <w:rtl/>
        </w:rPr>
        <w:t xml:space="preserve"> היא, שמי שיש לו - ישלם, ומי שאין לו - לא ישלם, עד גבול מסוים, כמובן, בהתאם להכנסה שלו. </w:t>
      </w:r>
    </w:p>
    <w:p w14:paraId="0F4D113E" w14:textId="77777777" w:rsidR="00000000" w:rsidRDefault="007C71EE">
      <w:pPr>
        <w:pStyle w:val="a"/>
        <w:rPr>
          <w:rFonts w:hint="cs"/>
          <w:rtl/>
        </w:rPr>
      </w:pPr>
    </w:p>
    <w:p w14:paraId="1A9B3471" w14:textId="77777777" w:rsidR="00000000" w:rsidRDefault="007C71EE">
      <w:pPr>
        <w:pStyle w:val="ac"/>
        <w:rPr>
          <w:rtl/>
        </w:rPr>
      </w:pPr>
      <w:r>
        <w:rPr>
          <w:rFonts w:hint="eastAsia"/>
          <w:rtl/>
        </w:rPr>
        <w:t>ישראל</w:t>
      </w:r>
      <w:r>
        <w:rPr>
          <w:rtl/>
        </w:rPr>
        <w:t xml:space="preserve"> אייכלר (יהדות התורה):</w:t>
      </w:r>
    </w:p>
    <w:p w14:paraId="4F37A060" w14:textId="77777777" w:rsidR="00000000" w:rsidRDefault="007C71EE">
      <w:pPr>
        <w:pStyle w:val="a"/>
        <w:rPr>
          <w:rFonts w:hint="cs"/>
          <w:rtl/>
        </w:rPr>
      </w:pPr>
    </w:p>
    <w:p w14:paraId="24106E19" w14:textId="77777777" w:rsidR="00000000" w:rsidRDefault="007C71EE">
      <w:pPr>
        <w:pStyle w:val="a"/>
        <w:rPr>
          <w:rFonts w:hint="cs"/>
          <w:rtl/>
        </w:rPr>
      </w:pPr>
      <w:r>
        <w:rPr>
          <w:rFonts w:hint="cs"/>
          <w:rtl/>
        </w:rPr>
        <w:t>מבחן ההכנסה בוצע?</w:t>
      </w:r>
    </w:p>
    <w:p w14:paraId="255C8C27" w14:textId="77777777" w:rsidR="00000000" w:rsidRDefault="007C71EE">
      <w:pPr>
        <w:pStyle w:val="a"/>
        <w:rPr>
          <w:rFonts w:hint="cs"/>
          <w:rtl/>
        </w:rPr>
      </w:pPr>
    </w:p>
    <w:p w14:paraId="6A796A30" w14:textId="77777777" w:rsidR="00000000" w:rsidRDefault="007C71EE">
      <w:pPr>
        <w:pStyle w:val="SpeakerCon"/>
        <w:rPr>
          <w:rtl/>
        </w:rPr>
      </w:pPr>
      <w:bookmarkStart w:id="1873" w:name="FS000000475T27_05_2003_20_53_00C"/>
      <w:bookmarkEnd w:id="1873"/>
      <w:r>
        <w:rPr>
          <w:rtl/>
        </w:rPr>
        <w:t>איוב קרא (הליכוד):</w:t>
      </w:r>
    </w:p>
    <w:p w14:paraId="4EEBB237" w14:textId="77777777" w:rsidR="00000000" w:rsidRDefault="007C71EE">
      <w:pPr>
        <w:pStyle w:val="a"/>
        <w:rPr>
          <w:rtl/>
        </w:rPr>
      </w:pPr>
    </w:p>
    <w:p w14:paraId="4320CEB5" w14:textId="77777777" w:rsidR="00000000" w:rsidRDefault="007C71EE">
      <w:pPr>
        <w:pStyle w:val="a"/>
        <w:rPr>
          <w:rFonts w:hint="cs"/>
          <w:rtl/>
        </w:rPr>
      </w:pPr>
      <w:r>
        <w:rPr>
          <w:rFonts w:hint="cs"/>
          <w:rtl/>
        </w:rPr>
        <w:t>כן. ועדה שתמנה ועדת הכספים תצטרך בתוך חודש להביא המלצה, ואני מעריך שרוח הדברים היא - על-פי מבחן הכ</w:t>
      </w:r>
      <w:r>
        <w:rPr>
          <w:rFonts w:hint="cs"/>
          <w:rtl/>
        </w:rPr>
        <w:t>נסה ישלמו עקרות-הבית, כן או לא. זה בעצם משחרר את השכבות החלשות. מי שלא יוכל, יהיה פטור מלשלם מס בריאות.</w:t>
      </w:r>
    </w:p>
    <w:p w14:paraId="5CA6D0B7" w14:textId="77777777" w:rsidR="00000000" w:rsidRDefault="007C71EE">
      <w:pPr>
        <w:pStyle w:val="a"/>
        <w:rPr>
          <w:rFonts w:hint="cs"/>
          <w:rtl/>
        </w:rPr>
      </w:pPr>
    </w:p>
    <w:p w14:paraId="06A1E9F4" w14:textId="77777777" w:rsidR="00000000" w:rsidRDefault="007C71EE">
      <w:pPr>
        <w:pStyle w:val="ac"/>
        <w:rPr>
          <w:rtl/>
        </w:rPr>
      </w:pPr>
      <w:r>
        <w:rPr>
          <w:rFonts w:hint="eastAsia"/>
          <w:rtl/>
        </w:rPr>
        <w:t>ישראל</w:t>
      </w:r>
      <w:r>
        <w:rPr>
          <w:rtl/>
        </w:rPr>
        <w:t xml:space="preserve"> אייכלר (יהדות התורה):</w:t>
      </w:r>
    </w:p>
    <w:p w14:paraId="0C98F795" w14:textId="77777777" w:rsidR="00000000" w:rsidRDefault="007C71EE">
      <w:pPr>
        <w:pStyle w:val="a"/>
        <w:rPr>
          <w:rFonts w:hint="cs"/>
          <w:rtl/>
        </w:rPr>
      </w:pPr>
    </w:p>
    <w:p w14:paraId="635EBC9C" w14:textId="77777777" w:rsidR="00000000" w:rsidRDefault="007C71EE">
      <w:pPr>
        <w:pStyle w:val="a"/>
        <w:rPr>
          <w:rFonts w:hint="cs"/>
          <w:rtl/>
        </w:rPr>
      </w:pPr>
      <w:r>
        <w:rPr>
          <w:rFonts w:hint="cs"/>
          <w:rtl/>
        </w:rPr>
        <w:t>אינשאללה.</w:t>
      </w:r>
    </w:p>
    <w:p w14:paraId="44769054" w14:textId="77777777" w:rsidR="00000000" w:rsidRDefault="007C71EE">
      <w:pPr>
        <w:pStyle w:val="a"/>
        <w:rPr>
          <w:rFonts w:hint="cs"/>
          <w:rtl/>
        </w:rPr>
      </w:pPr>
    </w:p>
    <w:p w14:paraId="138BB053" w14:textId="77777777" w:rsidR="00000000" w:rsidRDefault="007C71EE">
      <w:pPr>
        <w:pStyle w:val="SpeakerCon"/>
        <w:rPr>
          <w:rtl/>
        </w:rPr>
      </w:pPr>
      <w:bookmarkStart w:id="1874" w:name="FS000000475T27_05_2003_20_55_24C"/>
      <w:bookmarkEnd w:id="1874"/>
      <w:r>
        <w:rPr>
          <w:rFonts w:hint="eastAsia"/>
          <w:rtl/>
        </w:rPr>
        <w:t>איוב</w:t>
      </w:r>
      <w:r>
        <w:rPr>
          <w:rtl/>
        </w:rPr>
        <w:t xml:space="preserve"> קרא (הליכוד):</w:t>
      </w:r>
    </w:p>
    <w:p w14:paraId="70F81067" w14:textId="77777777" w:rsidR="00000000" w:rsidRDefault="007C71EE">
      <w:pPr>
        <w:pStyle w:val="a"/>
        <w:rPr>
          <w:rFonts w:hint="cs"/>
          <w:rtl/>
        </w:rPr>
      </w:pPr>
    </w:p>
    <w:p w14:paraId="779A3EB8" w14:textId="77777777" w:rsidR="00000000" w:rsidRDefault="007C71EE">
      <w:pPr>
        <w:pStyle w:val="a"/>
        <w:rPr>
          <w:rFonts w:hint="cs"/>
          <w:rtl/>
        </w:rPr>
      </w:pPr>
      <w:r>
        <w:rPr>
          <w:rFonts w:hint="cs"/>
          <w:rtl/>
        </w:rPr>
        <w:t>אנחנו פה מדברים, ואתה תראה שאנחנו נלחץ. הנושא הזה יתקיים כלשונו, בהתאם לדברים שאני מדבר עלי</w:t>
      </w:r>
      <w:r>
        <w:rPr>
          <w:rFonts w:hint="cs"/>
          <w:rtl/>
        </w:rPr>
        <w:t xml:space="preserve">הם פה.    </w:t>
      </w:r>
    </w:p>
    <w:p w14:paraId="73650A0F" w14:textId="77777777" w:rsidR="00000000" w:rsidRDefault="007C71EE">
      <w:pPr>
        <w:pStyle w:val="a"/>
        <w:rPr>
          <w:rFonts w:hint="cs"/>
          <w:rtl/>
        </w:rPr>
      </w:pPr>
    </w:p>
    <w:p w14:paraId="063FCCFA" w14:textId="77777777" w:rsidR="00000000" w:rsidRDefault="007C71EE">
      <w:pPr>
        <w:pStyle w:val="a"/>
        <w:rPr>
          <w:rFonts w:hint="cs"/>
          <w:rtl/>
        </w:rPr>
      </w:pPr>
      <w:r>
        <w:rPr>
          <w:rFonts w:hint="cs"/>
          <w:rtl/>
        </w:rPr>
        <w:t xml:space="preserve">לגבי הורדת המיסוי, כדי שלא להביא למצב שחלילה עסקים ימשיכו לקרוס, ואנחנו רואים באיזה מצב נמצאים חברות ומפעלים וכו' - הרי זה לא חכם לשלוח את כולם ללשכות העבודה ולקבל הבטחת הכנסה. עם כל הכבוד, אף אחד לא אשם שהוא נולד עשיר ואף אחד לא אשם שהוא נולד </w:t>
      </w:r>
      <w:r>
        <w:rPr>
          <w:rFonts w:hint="cs"/>
          <w:rtl/>
        </w:rPr>
        <w:t xml:space="preserve">עני. יש עניים שהפכו להיות עשירים, ויש עשירים שקרסו והפכו להיות נטל על החברה.   </w:t>
      </w:r>
    </w:p>
    <w:p w14:paraId="58A7391C" w14:textId="77777777" w:rsidR="00000000" w:rsidRDefault="007C71EE">
      <w:pPr>
        <w:pStyle w:val="a"/>
        <w:rPr>
          <w:rFonts w:hint="cs"/>
          <w:rtl/>
        </w:rPr>
      </w:pPr>
    </w:p>
    <w:p w14:paraId="2246BA0B" w14:textId="77777777" w:rsidR="00000000" w:rsidRDefault="007C71EE">
      <w:pPr>
        <w:pStyle w:val="a"/>
        <w:rPr>
          <w:rFonts w:hint="cs"/>
          <w:rtl/>
        </w:rPr>
      </w:pPr>
      <w:r>
        <w:rPr>
          <w:rFonts w:hint="cs"/>
          <w:rtl/>
        </w:rPr>
        <w:t>אנחנו רוצים לקלוט עובדים. הרי בלי קליטת עובדים לא תהיה צמיחה, ואני מסכים אתך שיהיה קשה להגיע למצב של צמיחה בתוכנית הכלכלית הזאת. למה? יש אילוצים מדיניים, ביטחוניים, ויש אילוצי</w:t>
      </w:r>
      <w:r>
        <w:rPr>
          <w:rFonts w:hint="cs"/>
          <w:rtl/>
        </w:rPr>
        <w:t>ם שכתוצאה מהם המגזר היצרני נפגע. תיירות לא תיכנס לפה בחודשים הקרובים לפחות, החקלאות קורסת ועוד כל מיני מגזרים, ולדעתי כתוצאה מכך לא תהיה צמיחה בפועל. אולי בטווח הרחוק המטרה היא להביא למצב של תפנית ולעשות הפוך על הפוך. אבל בטווח הנראה לעין, קשה מאוד, אבל הט</w:t>
      </w:r>
      <w:r>
        <w:rPr>
          <w:rFonts w:hint="cs"/>
          <w:rtl/>
        </w:rPr>
        <w:t xml:space="preserve">בות המס באו להיטיב בעצם עם העסקים הקורסים, אדוני היושב-ראש. </w:t>
      </w:r>
    </w:p>
    <w:p w14:paraId="0E5C0DCB" w14:textId="77777777" w:rsidR="00000000" w:rsidRDefault="007C71EE">
      <w:pPr>
        <w:pStyle w:val="a"/>
        <w:rPr>
          <w:rFonts w:hint="cs"/>
          <w:rtl/>
        </w:rPr>
      </w:pPr>
    </w:p>
    <w:p w14:paraId="7C89D765" w14:textId="77777777" w:rsidR="00000000" w:rsidRDefault="007C71EE">
      <w:pPr>
        <w:pStyle w:val="a"/>
        <w:rPr>
          <w:rFonts w:hint="cs"/>
          <w:rtl/>
        </w:rPr>
      </w:pPr>
      <w:r>
        <w:rPr>
          <w:rFonts w:hint="cs"/>
          <w:rtl/>
        </w:rPr>
        <w:t>לגבי קצבאות ילדים, אני מוכרח לציין שגם בסוגיה הזאת היה ויכוח קשה, כי אני העליתי סוגיה מאוד כאובה לאזרחי ישראל ואמרתי שאני לא אצביע עם הממשלה אם לא יהיה שינוי. אני שמח שהיתה אוזן קשבת לכל חברי וע</w:t>
      </w:r>
      <w:r>
        <w:rPr>
          <w:rFonts w:hint="cs"/>
          <w:rtl/>
        </w:rPr>
        <w:t xml:space="preserve">דת הכספים, ובסופו של דבר פרסנו את הגזירות הקשורות לקצבאות הילדים על פני שבע שנים. יש גם השגות בנושא הזה. </w:t>
      </w:r>
    </w:p>
    <w:p w14:paraId="4F1935CD" w14:textId="77777777" w:rsidR="00000000" w:rsidRDefault="007C71EE">
      <w:pPr>
        <w:pStyle w:val="a"/>
        <w:rPr>
          <w:rFonts w:hint="cs"/>
          <w:rtl/>
        </w:rPr>
      </w:pPr>
    </w:p>
    <w:p w14:paraId="1531D9E9" w14:textId="77777777" w:rsidR="00000000" w:rsidRDefault="007C71EE">
      <w:pPr>
        <w:pStyle w:val="a"/>
        <w:ind w:firstLine="720"/>
        <w:rPr>
          <w:rFonts w:hint="cs"/>
          <w:rtl/>
        </w:rPr>
      </w:pPr>
      <w:r>
        <w:rPr>
          <w:rFonts w:hint="cs"/>
          <w:rtl/>
        </w:rPr>
        <w:t>אין לי ספק שהדבר הכי יקר לנו אלה ילדינו. אם מישהו חי בסקטור מסוים שמגדל ילד אחד או שני ילדים, אף אחד לא אשם שבמעלות או בקריית-שמונה הממוצע במשפחות הו</w:t>
      </w:r>
      <w:r>
        <w:rPr>
          <w:rFonts w:hint="cs"/>
          <w:rtl/>
        </w:rPr>
        <w:t>א שש ושבע נפשות, כך באזורי הפריפריה בכלל. לכן, צריך לראות את זה בפרופורציה נכונה, להיות רגישים. זה דבר הומני, מאוד אנושי, וצריך לחשוב כיצד אנחנו מביאים למצב שלא ייגזלו מהאנשים פה הבטחת הכנסה, פה קצבת הזיקנה ופה קצבאות הילדים, ואז אנחנו נמצא אנשים במצוקה שא</w:t>
      </w:r>
      <w:r>
        <w:rPr>
          <w:rFonts w:hint="cs"/>
          <w:rtl/>
        </w:rPr>
        <w:t xml:space="preserve">פילו מסכנים את חייהם כדי להמשיך לשרוד.      </w:t>
      </w:r>
    </w:p>
    <w:p w14:paraId="34816A5B" w14:textId="77777777" w:rsidR="00000000" w:rsidRDefault="007C71EE">
      <w:pPr>
        <w:pStyle w:val="a"/>
        <w:rPr>
          <w:rFonts w:hint="cs"/>
          <w:rtl/>
        </w:rPr>
      </w:pPr>
    </w:p>
    <w:p w14:paraId="63D9ED10" w14:textId="77777777" w:rsidR="00000000" w:rsidRDefault="007C71EE">
      <w:pPr>
        <w:pStyle w:val="a"/>
        <w:rPr>
          <w:rFonts w:hint="cs"/>
          <w:rtl/>
        </w:rPr>
      </w:pPr>
      <w:r>
        <w:rPr>
          <w:rFonts w:hint="cs"/>
          <w:rtl/>
        </w:rPr>
        <w:t xml:space="preserve">בזמנו, בממשלתו של ברק, אני זוכר שכשהוסיפו כיסאות ליד שולחן הממשלה והזמינו את הנגר, אמרו אז שיהיו 300,000 מקומות עבודה בפרק הזמן של הממשלה שלכם, אדוני היושב-ראש. צר לי שגם בממשלה ההיא, כמו בממשלה הזאת, אנחנו לא </w:t>
      </w:r>
      <w:r>
        <w:rPr>
          <w:rFonts w:hint="cs"/>
          <w:rtl/>
        </w:rPr>
        <w:t xml:space="preserve">מצליחים ליצור מקומות עבודה. הדבר קורה משום שהמנגנון הציבורי, לדעתי, וגם המצב הביטחוני, המדיני, מאלצים אותנו לפעול כדי בכל זאת להחזיק את מה שרק אפשר במשק וכל מה שקשור אליו.    </w:t>
      </w:r>
    </w:p>
    <w:p w14:paraId="3A686E02" w14:textId="77777777" w:rsidR="00000000" w:rsidRDefault="007C71EE">
      <w:pPr>
        <w:pStyle w:val="a"/>
        <w:rPr>
          <w:rFonts w:hint="cs"/>
          <w:rtl/>
        </w:rPr>
      </w:pPr>
    </w:p>
    <w:p w14:paraId="53510B7B" w14:textId="77777777" w:rsidR="00000000" w:rsidRDefault="007C71EE">
      <w:pPr>
        <w:pStyle w:val="ac"/>
        <w:rPr>
          <w:rtl/>
        </w:rPr>
      </w:pPr>
      <w:r>
        <w:rPr>
          <w:rFonts w:hint="eastAsia"/>
          <w:rtl/>
        </w:rPr>
        <w:t>עמרם</w:t>
      </w:r>
      <w:r>
        <w:rPr>
          <w:rtl/>
        </w:rPr>
        <w:t xml:space="preserve"> מצנע (העבודה-מימד):</w:t>
      </w:r>
    </w:p>
    <w:p w14:paraId="673255D5" w14:textId="77777777" w:rsidR="00000000" w:rsidRDefault="007C71EE">
      <w:pPr>
        <w:pStyle w:val="a"/>
        <w:rPr>
          <w:rFonts w:hint="cs"/>
          <w:rtl/>
        </w:rPr>
      </w:pPr>
    </w:p>
    <w:p w14:paraId="1113B8A7" w14:textId="77777777" w:rsidR="00000000" w:rsidRDefault="007C71EE">
      <w:pPr>
        <w:pStyle w:val="a"/>
        <w:rPr>
          <w:rFonts w:hint="cs"/>
          <w:rtl/>
        </w:rPr>
      </w:pPr>
      <w:r>
        <w:rPr>
          <w:rFonts w:hint="cs"/>
          <w:rtl/>
        </w:rPr>
        <w:t>הצמיחה הכלכלית בתקופת ממשלת ברק היתה 8%. היום אנחנו נ</w:t>
      </w:r>
      <w:r>
        <w:rPr>
          <w:rFonts w:hint="cs"/>
          <w:rtl/>
        </w:rPr>
        <w:t>מצאים במינוס 2%-2.5%. זה נותן את כל ההבדל.</w:t>
      </w:r>
    </w:p>
    <w:p w14:paraId="3C9FA434" w14:textId="77777777" w:rsidR="00000000" w:rsidRDefault="007C71EE">
      <w:pPr>
        <w:pStyle w:val="a"/>
        <w:rPr>
          <w:rFonts w:hint="cs"/>
          <w:rtl/>
        </w:rPr>
      </w:pPr>
    </w:p>
    <w:p w14:paraId="536B27F2" w14:textId="77777777" w:rsidR="00000000" w:rsidRDefault="007C71EE">
      <w:pPr>
        <w:pStyle w:val="SpeakerCon"/>
        <w:rPr>
          <w:rtl/>
        </w:rPr>
      </w:pPr>
      <w:bookmarkStart w:id="1875" w:name="FS000000475T27_05_2003_21_14_26C"/>
      <w:bookmarkEnd w:id="1875"/>
      <w:r>
        <w:rPr>
          <w:rtl/>
        </w:rPr>
        <w:t>איוב קרא (הליכוד):</w:t>
      </w:r>
    </w:p>
    <w:p w14:paraId="50E84C93" w14:textId="77777777" w:rsidR="00000000" w:rsidRDefault="007C71EE">
      <w:pPr>
        <w:pStyle w:val="a"/>
        <w:rPr>
          <w:rtl/>
        </w:rPr>
      </w:pPr>
    </w:p>
    <w:p w14:paraId="7ACE7F30" w14:textId="77777777" w:rsidR="00000000" w:rsidRDefault="007C71EE">
      <w:pPr>
        <w:pStyle w:val="a"/>
        <w:rPr>
          <w:rFonts w:hint="cs"/>
          <w:rtl/>
        </w:rPr>
      </w:pPr>
      <w:r>
        <w:rPr>
          <w:rFonts w:hint="cs"/>
          <w:rtl/>
        </w:rPr>
        <w:t>זה נכון, אבל בתחילת הקדנציה של ברק לא היתה האינתיפאדה הנוכחית ולא היה המצב הביטחוני שבו אנחנו מצויים. לכן היתה בהתחלה הצלחה, אני מודה בזה, אבל לקראת סוף הקדנציה שלו הוא גם נפל מבחינת הגירעון ה</w:t>
      </w:r>
      <w:r>
        <w:rPr>
          <w:rFonts w:hint="cs"/>
          <w:rtl/>
        </w:rPr>
        <w:t xml:space="preserve">תקציבי, גם מבחינת יתרות מטבע-חוץ וגם מבחינת האשראי העולמי, ואנחנו יודעים את זה. </w:t>
      </w:r>
    </w:p>
    <w:p w14:paraId="5EF241D5" w14:textId="77777777" w:rsidR="00000000" w:rsidRDefault="007C71EE">
      <w:pPr>
        <w:pStyle w:val="a"/>
        <w:rPr>
          <w:rFonts w:hint="cs"/>
          <w:rtl/>
        </w:rPr>
      </w:pPr>
    </w:p>
    <w:p w14:paraId="0ED469B7" w14:textId="77777777" w:rsidR="00000000" w:rsidRDefault="007C71EE">
      <w:pPr>
        <w:pStyle w:val="a"/>
        <w:ind w:firstLine="720"/>
        <w:rPr>
          <w:rFonts w:hint="cs"/>
          <w:rtl/>
        </w:rPr>
      </w:pPr>
      <w:r>
        <w:rPr>
          <w:rFonts w:hint="cs"/>
          <w:rtl/>
        </w:rPr>
        <w:t xml:space="preserve">אדוני יושב-ראש האופוזיציה עד לא מזמן, הבעיה של מדינת ישראל היא בכמה תחומים, שלדעתי בשום פנים ואופן לא תהיה צמיחה אם לא ניתן את הדעת עליהם. מצד אחד, העובדים הזרים שנמצאים פה, </w:t>
      </w:r>
      <w:r>
        <w:rPr>
          <w:rFonts w:hint="cs"/>
          <w:rtl/>
        </w:rPr>
        <w:t>המצוקה שהם מביאים על החברה מבחינה תעסוקתית היא קשה ביותר; מצד שני, נושא הבטחת הכנסה והקצבאות, שכל יום הן גדלות, מ=15,000 מקבלי הבטחת הכנסה לפני שלוש-ארבע שנים, אנחנו מגיעים היום ל=160,000 מקבלי הבטחת הכנסה. אין לי בעיה עם מי שחולה או לא בריא שיקבל הבטחת הכ</w:t>
      </w:r>
      <w:r>
        <w:rPr>
          <w:rFonts w:hint="cs"/>
          <w:rtl/>
        </w:rPr>
        <w:t>נסה. אבל הרוב הדומיננטי בקבוצה הזאת בעצם בריאים רק לא מצליחים, או לא שולחים אותם לעבוד בכל עבודה, והם באבטלה של מה שנקרא בטן-גב,  לצערי הרב, בלי לתת את הדעת מה יקרה עם מרצה באוניברסיטה, שהוא מובטל והלך ללשכת העבודה, או מה יקרה עם מורה בבית-ספר שהלך ללשכת ה</w:t>
      </w:r>
      <w:r>
        <w:rPr>
          <w:rFonts w:hint="cs"/>
          <w:rtl/>
        </w:rPr>
        <w:t>עבודה, ילך לעבוד כמאבטח בקניון, כמו איש מילואים. למה הוא צריך לשבת ולקבל הבטחת הכנסה?</w:t>
      </w:r>
    </w:p>
    <w:p w14:paraId="05E84316" w14:textId="77777777" w:rsidR="00000000" w:rsidRDefault="007C71EE">
      <w:pPr>
        <w:pStyle w:val="a"/>
        <w:rPr>
          <w:rFonts w:hint="cs"/>
          <w:rtl/>
        </w:rPr>
      </w:pPr>
    </w:p>
    <w:p w14:paraId="3A625FE9" w14:textId="77777777" w:rsidR="00000000" w:rsidRDefault="007C71EE">
      <w:pPr>
        <w:pStyle w:val="ad"/>
        <w:rPr>
          <w:rtl/>
        </w:rPr>
      </w:pPr>
      <w:r>
        <w:rPr>
          <w:rtl/>
        </w:rPr>
        <w:t>היו”ר אלי בן-מנחם:</w:t>
      </w:r>
    </w:p>
    <w:p w14:paraId="6B063AF8" w14:textId="77777777" w:rsidR="00000000" w:rsidRDefault="007C71EE">
      <w:pPr>
        <w:pStyle w:val="a"/>
        <w:rPr>
          <w:rtl/>
        </w:rPr>
      </w:pPr>
    </w:p>
    <w:p w14:paraId="69112750" w14:textId="77777777" w:rsidR="00000000" w:rsidRDefault="007C71EE">
      <w:pPr>
        <w:pStyle w:val="a"/>
        <w:rPr>
          <w:rFonts w:hint="cs"/>
          <w:rtl/>
        </w:rPr>
      </w:pPr>
      <w:r>
        <w:rPr>
          <w:rFonts w:hint="cs"/>
          <w:rtl/>
        </w:rPr>
        <w:t xml:space="preserve">חבר הכנסת איוב קרא, לא כל המובטלים יכולים להיות מאבטחים. יש מאבטחים שמתעללים בהם עם השכר הנמוך שמשלמים להם. </w:t>
      </w:r>
    </w:p>
    <w:p w14:paraId="521E2591" w14:textId="77777777" w:rsidR="00000000" w:rsidRDefault="007C71EE">
      <w:pPr>
        <w:pStyle w:val="a"/>
        <w:rPr>
          <w:rFonts w:hint="cs"/>
          <w:rtl/>
        </w:rPr>
      </w:pPr>
    </w:p>
    <w:p w14:paraId="69940F07" w14:textId="77777777" w:rsidR="00000000" w:rsidRDefault="007C71EE">
      <w:pPr>
        <w:pStyle w:val="SpeakerCon"/>
        <w:rPr>
          <w:rtl/>
        </w:rPr>
      </w:pPr>
      <w:bookmarkStart w:id="1876" w:name="FS000000475T27_05_2003_21_27_27C"/>
      <w:bookmarkEnd w:id="1876"/>
      <w:r>
        <w:rPr>
          <w:rtl/>
        </w:rPr>
        <w:t>איוב קרא (הליכוד):</w:t>
      </w:r>
    </w:p>
    <w:p w14:paraId="70117A33" w14:textId="77777777" w:rsidR="00000000" w:rsidRDefault="007C71EE">
      <w:pPr>
        <w:pStyle w:val="a"/>
        <w:rPr>
          <w:rtl/>
        </w:rPr>
      </w:pPr>
    </w:p>
    <w:p w14:paraId="6989DDA0" w14:textId="77777777" w:rsidR="00000000" w:rsidRDefault="007C71EE">
      <w:pPr>
        <w:pStyle w:val="a"/>
        <w:rPr>
          <w:rFonts w:hint="cs"/>
          <w:rtl/>
        </w:rPr>
      </w:pPr>
      <w:r>
        <w:rPr>
          <w:rFonts w:hint="cs"/>
          <w:rtl/>
        </w:rPr>
        <w:t xml:space="preserve">אני נותן דוגמה. מה </w:t>
      </w:r>
      <w:r>
        <w:rPr>
          <w:rFonts w:hint="cs"/>
          <w:rtl/>
        </w:rPr>
        <w:t>הבעיה שאותו מפוטר ממפעל כלשהו ילך להיות נהג במקום אחר? אני יכול לומר שביקשתי גם להקשיח את תנאי קבלת הבטחת הכנסה, כי מצד אחד אנחנו משלמים משכורות ל=300,000-400,000 עובדים זרים במדינת ישראל, ומצד שני, אנחנו משלמים קצבאות לכ=200,000-250,000 אנשים שיכולים לעבו</w:t>
      </w:r>
      <w:r>
        <w:rPr>
          <w:rFonts w:hint="cs"/>
          <w:rtl/>
        </w:rPr>
        <w:t>ד. חצי מיליארד דולר יוצא למדינות שונות בעולם כל סוף חודש, על-ידי העובדים הזרים. חברות גדולות מעבירות עסקים והון לחוץ-לארץ בגלל המצב הזה. תראו לי איך אפשר לעשות צמיחה במצב הזה ותביאו את גאון הדור. יש הרבה שחושבים שהם מבינים בכלכלה. שיבוא גאון הדור ויאמר: אנ</w:t>
      </w:r>
      <w:r>
        <w:rPr>
          <w:rFonts w:hint="cs"/>
          <w:rtl/>
        </w:rPr>
        <w:t xml:space="preserve">י יכול להצליח במצב הנתון הקשה הזה. </w:t>
      </w:r>
    </w:p>
    <w:p w14:paraId="690840ED" w14:textId="77777777" w:rsidR="00000000" w:rsidRDefault="007C71EE">
      <w:pPr>
        <w:pStyle w:val="a"/>
        <w:rPr>
          <w:rFonts w:hint="cs"/>
          <w:rtl/>
        </w:rPr>
      </w:pPr>
    </w:p>
    <w:p w14:paraId="7CAFC353" w14:textId="77777777" w:rsidR="00000000" w:rsidRDefault="007C71EE">
      <w:pPr>
        <w:pStyle w:val="a"/>
        <w:rPr>
          <w:rFonts w:hint="cs"/>
          <w:rtl/>
        </w:rPr>
      </w:pPr>
      <w:r>
        <w:rPr>
          <w:rFonts w:hint="cs"/>
          <w:rtl/>
        </w:rPr>
        <w:t>אני מוכרח לומר, שהייתי רוצה לעשות עוד הרבה דברים כדי לשנות את המצב הזה. אני יכול לציין, אדוני היושב-ראש, שבתוכנית הזאת יש דבר מאוד חשוב לשכבות החלשות. אגרת הטלוויזיה בעצם מקוצצת בלמעלה מ=50% בשנה הנוכחית, ועוד כל מיני ה</w:t>
      </w:r>
      <w:r>
        <w:rPr>
          <w:rFonts w:hint="cs"/>
          <w:rtl/>
        </w:rPr>
        <w:t>טבות נוספות.</w:t>
      </w:r>
    </w:p>
    <w:p w14:paraId="7DE53153" w14:textId="77777777" w:rsidR="00000000" w:rsidRDefault="007C71EE">
      <w:pPr>
        <w:pStyle w:val="a"/>
        <w:rPr>
          <w:rFonts w:hint="cs"/>
          <w:rtl/>
        </w:rPr>
      </w:pPr>
    </w:p>
    <w:p w14:paraId="5CA225D3" w14:textId="77777777" w:rsidR="00000000" w:rsidRDefault="007C71EE">
      <w:pPr>
        <w:pStyle w:val="a"/>
        <w:rPr>
          <w:rFonts w:hint="cs"/>
          <w:rtl/>
        </w:rPr>
      </w:pPr>
      <w:r>
        <w:rPr>
          <w:rFonts w:hint="cs"/>
          <w:rtl/>
        </w:rPr>
        <w:t>זה לא הילד שאליו ייחלנו. אני בטוח שכולנו מכים על חטא על המצב שהגענו אליו. אין אחד שהיה רוצה לראות את הקיצוץ הזה. אבל זה מצב נתון. צריך להמשיך לפעול כדי לא להביא למצב שחלילה נקרוס, אלא נצליח בכל זאת להחזיק את עמוד השדרה המרכזי, שזו הכלכלה פה כ</w:t>
      </w:r>
      <w:r>
        <w:rPr>
          <w:rFonts w:hint="cs"/>
          <w:rtl/>
        </w:rPr>
        <w:t xml:space="preserve">רגע, כדי שבכל זאת מה שאפשר לתת לאותן שכבות ימשיך להתקיים, אחרת אנחנו נמצא את עצמנו בפשיטת רגל. פשיטת הרגל משמעותה כל העולם לא ייתן לנו אשראי, כל העולם לא יגבה אותנו כלכלית, ובסופו של דבר, גם הקצבאות הקטנות הללו שנשארו, שממזערים אותן כל הזמן, לא יהיו. </w:t>
      </w:r>
    </w:p>
    <w:p w14:paraId="5392066A" w14:textId="77777777" w:rsidR="00000000" w:rsidRDefault="007C71EE">
      <w:pPr>
        <w:pStyle w:val="a"/>
        <w:rPr>
          <w:rFonts w:hint="cs"/>
          <w:rtl/>
        </w:rPr>
      </w:pPr>
    </w:p>
    <w:p w14:paraId="240CE687" w14:textId="77777777" w:rsidR="00000000" w:rsidRDefault="007C71EE">
      <w:pPr>
        <w:pStyle w:val="a"/>
        <w:rPr>
          <w:rFonts w:hint="cs"/>
          <w:rtl/>
        </w:rPr>
      </w:pPr>
      <w:r>
        <w:rPr>
          <w:rFonts w:hint="cs"/>
          <w:rtl/>
        </w:rPr>
        <w:t>אני</w:t>
      </w:r>
      <w:r>
        <w:rPr>
          <w:rFonts w:hint="cs"/>
          <w:rtl/>
        </w:rPr>
        <w:t xml:space="preserve"> מציע שנתאחד כולנו סביב התוכנית הכלכלית, עם התיקונים שציינתי, שקשורים לשכבות החלשות. בכל מה שקשור לשכבות החלשות, אנחנו נמשיך לפעול על-פי רוח דבריו של מנחם בגין, זיכרונו לברכה.    </w:t>
      </w:r>
    </w:p>
    <w:p w14:paraId="1DF4909A" w14:textId="77777777" w:rsidR="00000000" w:rsidRDefault="007C71EE">
      <w:pPr>
        <w:pStyle w:val="a"/>
        <w:rPr>
          <w:rFonts w:hint="cs"/>
          <w:rtl/>
        </w:rPr>
      </w:pPr>
    </w:p>
    <w:p w14:paraId="4A5C2954" w14:textId="77777777" w:rsidR="00000000" w:rsidRDefault="007C71EE">
      <w:pPr>
        <w:pStyle w:val="ad"/>
        <w:rPr>
          <w:rtl/>
        </w:rPr>
      </w:pPr>
      <w:r>
        <w:rPr>
          <w:rtl/>
        </w:rPr>
        <w:t>היו”ר אלי בן-מנחם:</w:t>
      </w:r>
    </w:p>
    <w:p w14:paraId="4CAA5CFF" w14:textId="77777777" w:rsidR="00000000" w:rsidRDefault="007C71EE">
      <w:pPr>
        <w:pStyle w:val="a"/>
        <w:rPr>
          <w:rtl/>
        </w:rPr>
      </w:pPr>
    </w:p>
    <w:p w14:paraId="3EBE888A" w14:textId="77777777" w:rsidR="00000000" w:rsidRDefault="007C71EE">
      <w:pPr>
        <w:pStyle w:val="a"/>
        <w:rPr>
          <w:rFonts w:hint="cs"/>
          <w:rtl/>
        </w:rPr>
      </w:pPr>
      <w:r>
        <w:rPr>
          <w:rFonts w:hint="cs"/>
          <w:rtl/>
        </w:rPr>
        <w:t>תודה לחבר הכנסת איוב קרא. אני מזמין את חבר הכנסת עמרם מ</w:t>
      </w:r>
      <w:r>
        <w:rPr>
          <w:rFonts w:hint="cs"/>
          <w:rtl/>
        </w:rPr>
        <w:t xml:space="preserve">צנע, ואחריו </w:t>
      </w:r>
      <w:r>
        <w:rPr>
          <w:rtl/>
        </w:rPr>
        <w:t>–</w:t>
      </w:r>
      <w:r>
        <w:rPr>
          <w:rFonts w:hint="cs"/>
          <w:rtl/>
        </w:rPr>
        <w:t xml:space="preserve"> חבר הכנסת איתן כבל. </w:t>
      </w:r>
    </w:p>
    <w:p w14:paraId="2E88F12C" w14:textId="77777777" w:rsidR="00000000" w:rsidRDefault="007C71EE">
      <w:pPr>
        <w:pStyle w:val="a"/>
        <w:rPr>
          <w:rFonts w:hint="cs"/>
          <w:rtl/>
        </w:rPr>
      </w:pPr>
    </w:p>
    <w:p w14:paraId="5698F30F" w14:textId="77777777" w:rsidR="00000000" w:rsidRDefault="007C71EE">
      <w:pPr>
        <w:pStyle w:val="a"/>
        <w:rPr>
          <w:rFonts w:hint="cs"/>
          <w:rtl/>
        </w:rPr>
      </w:pPr>
      <w:r>
        <w:rPr>
          <w:rFonts w:hint="cs"/>
          <w:rtl/>
        </w:rPr>
        <w:t>בזמן שחבר הכנסת עמרם מצנע עולה לדוכן, אני רוצה להעיר הערה. חבר הכנסת איוב קרא, ראש הממשלה ביבי נתניהו הביא את הרפורמה בשוק מטבע החוץ וסחר חופשי במטבע החוץ. אנחנו מתייחסים אל רוב העם כאילו הם מטומטמים ופוגעים בהם שוב ושוב</w:t>
      </w:r>
      <w:r>
        <w:rPr>
          <w:rFonts w:hint="cs"/>
          <w:rtl/>
        </w:rPr>
        <w:t>. גם הרפורמה עכשיו, של 2.5 מיליארדי שקל, לגבי שינוי במדרגות המס, וודאי ידידי עמרם מצנע יתייחס לזה, גם בחלק הזה היום הולכים ומחזקים שוב את החזקים, כאשר אותם תעשיינים עשירים, שתמיד דואגים להם כדי שהם ידאגו פה למקומות עבודה, הם דואגים למקומות עבודה בבולגריה ו</w:t>
      </w:r>
      <w:r>
        <w:rPr>
          <w:rFonts w:hint="cs"/>
          <w:rtl/>
        </w:rPr>
        <w:t>במקומות אחרים, ואתה יודע את זה, איוב קרא. אותם אנשים עשירים הוציאו 91 מיליארד שקל למדינות חוץ והשקיעו במדינות חוץ במפעלים. עוד מעט יצטרכו להעביר גם את העובדים לשם, כדי שיהיו להם קצת עובדים. לכן, גם אחוז האבטלה הולך וגדל פה, כי העשירים שדואגים להם כל הזמן מ</w:t>
      </w:r>
      <w:r>
        <w:rPr>
          <w:rFonts w:hint="cs"/>
          <w:rtl/>
        </w:rPr>
        <w:t>עבירים את הכספים החוצה. סליחה על ההערה שלי.</w:t>
      </w:r>
    </w:p>
    <w:p w14:paraId="44B16AA1" w14:textId="77777777" w:rsidR="00000000" w:rsidRDefault="007C71EE">
      <w:pPr>
        <w:pStyle w:val="a"/>
        <w:ind w:firstLine="0"/>
        <w:rPr>
          <w:rFonts w:hint="cs"/>
          <w:rtl/>
        </w:rPr>
      </w:pPr>
    </w:p>
    <w:p w14:paraId="655476B5" w14:textId="77777777" w:rsidR="00000000" w:rsidRDefault="007C71EE">
      <w:pPr>
        <w:pStyle w:val="ac"/>
        <w:rPr>
          <w:rtl/>
        </w:rPr>
      </w:pPr>
      <w:r>
        <w:rPr>
          <w:rFonts w:hint="eastAsia"/>
          <w:rtl/>
        </w:rPr>
        <w:t>איוב</w:t>
      </w:r>
      <w:r>
        <w:rPr>
          <w:rtl/>
        </w:rPr>
        <w:t xml:space="preserve"> קרא (הליכוד):</w:t>
      </w:r>
    </w:p>
    <w:p w14:paraId="745ADDE2" w14:textId="77777777" w:rsidR="00000000" w:rsidRDefault="007C71EE">
      <w:pPr>
        <w:pStyle w:val="a"/>
        <w:rPr>
          <w:rFonts w:hint="cs"/>
          <w:rtl/>
        </w:rPr>
      </w:pPr>
    </w:p>
    <w:p w14:paraId="5CFF2907" w14:textId="77777777" w:rsidR="00000000" w:rsidRDefault="007C71EE">
      <w:pPr>
        <w:pStyle w:val="a"/>
        <w:rPr>
          <w:rFonts w:hint="cs"/>
          <w:rtl/>
        </w:rPr>
      </w:pPr>
      <w:r>
        <w:rPr>
          <w:rFonts w:hint="cs"/>
          <w:rtl/>
        </w:rPr>
        <w:t>אדוני היושב-ראש, תגיש הסתייגות האומרת שההנחות במס יכללו רק עבודה בישראל.</w:t>
      </w:r>
    </w:p>
    <w:p w14:paraId="43D5CA2F" w14:textId="77777777" w:rsidR="00000000" w:rsidRDefault="007C71EE">
      <w:pPr>
        <w:pStyle w:val="a"/>
        <w:ind w:firstLine="0"/>
        <w:rPr>
          <w:rFonts w:hint="cs"/>
          <w:rtl/>
        </w:rPr>
      </w:pPr>
    </w:p>
    <w:p w14:paraId="7BBA4257" w14:textId="77777777" w:rsidR="00000000" w:rsidRDefault="007C71EE">
      <w:pPr>
        <w:pStyle w:val="ad"/>
        <w:rPr>
          <w:rtl/>
        </w:rPr>
      </w:pPr>
      <w:r>
        <w:rPr>
          <w:rtl/>
        </w:rPr>
        <w:t>היו”ר אלי בן-מנחם:</w:t>
      </w:r>
    </w:p>
    <w:p w14:paraId="338FF892" w14:textId="77777777" w:rsidR="00000000" w:rsidRDefault="007C71EE">
      <w:pPr>
        <w:pStyle w:val="a"/>
        <w:rPr>
          <w:rtl/>
        </w:rPr>
      </w:pPr>
    </w:p>
    <w:p w14:paraId="353FC159" w14:textId="77777777" w:rsidR="00000000" w:rsidRDefault="007C71EE">
      <w:pPr>
        <w:pStyle w:val="a"/>
        <w:rPr>
          <w:rFonts w:hint="cs"/>
          <w:rtl/>
        </w:rPr>
      </w:pPr>
      <w:r>
        <w:rPr>
          <w:rFonts w:hint="cs"/>
          <w:rtl/>
        </w:rPr>
        <w:t>וגם שיפסיקו לייצא את המעט שיש לנו.</w:t>
      </w:r>
    </w:p>
    <w:p w14:paraId="69E931AC" w14:textId="77777777" w:rsidR="00000000" w:rsidRDefault="007C71EE">
      <w:pPr>
        <w:pStyle w:val="a"/>
        <w:ind w:firstLine="0"/>
        <w:rPr>
          <w:rFonts w:hint="cs"/>
          <w:rtl/>
        </w:rPr>
      </w:pPr>
    </w:p>
    <w:p w14:paraId="3223721F" w14:textId="77777777" w:rsidR="00000000" w:rsidRDefault="007C71EE">
      <w:pPr>
        <w:pStyle w:val="a"/>
        <w:ind w:firstLine="0"/>
        <w:rPr>
          <w:rFonts w:hint="cs"/>
          <w:rtl/>
        </w:rPr>
      </w:pPr>
      <w:r>
        <w:rPr>
          <w:rFonts w:hint="cs"/>
          <w:rtl/>
        </w:rPr>
        <w:tab/>
        <w:t>חבר הכנסת עמרם מצנע, בבקשה.</w:t>
      </w:r>
    </w:p>
    <w:p w14:paraId="14DDD28D" w14:textId="77777777" w:rsidR="00000000" w:rsidRDefault="007C71EE">
      <w:pPr>
        <w:pStyle w:val="a"/>
        <w:ind w:firstLine="0"/>
        <w:rPr>
          <w:rFonts w:hint="cs"/>
          <w:rtl/>
        </w:rPr>
      </w:pPr>
    </w:p>
    <w:p w14:paraId="1CE3230C" w14:textId="77777777" w:rsidR="00000000" w:rsidRDefault="007C71EE">
      <w:pPr>
        <w:pStyle w:val="Speaker"/>
        <w:rPr>
          <w:rtl/>
        </w:rPr>
      </w:pPr>
      <w:bookmarkStart w:id="1877" w:name="FS000001042T27_05_2003_21_00_01"/>
      <w:bookmarkEnd w:id="1877"/>
      <w:r>
        <w:rPr>
          <w:rFonts w:hint="eastAsia"/>
          <w:rtl/>
        </w:rPr>
        <w:t>עמרם</w:t>
      </w:r>
      <w:r>
        <w:rPr>
          <w:rtl/>
        </w:rPr>
        <w:t xml:space="preserve"> מצנע (העבודה-מימד):</w:t>
      </w:r>
    </w:p>
    <w:p w14:paraId="50C44333" w14:textId="77777777" w:rsidR="00000000" w:rsidRDefault="007C71EE">
      <w:pPr>
        <w:pStyle w:val="a"/>
        <w:rPr>
          <w:rFonts w:hint="cs"/>
          <w:rtl/>
        </w:rPr>
      </w:pPr>
    </w:p>
    <w:p w14:paraId="1452CC14" w14:textId="77777777" w:rsidR="00000000" w:rsidRDefault="007C71EE">
      <w:pPr>
        <w:pStyle w:val="a"/>
        <w:rPr>
          <w:rFonts w:hint="cs"/>
          <w:rtl/>
        </w:rPr>
      </w:pPr>
      <w:r>
        <w:rPr>
          <w:rFonts w:hint="cs"/>
          <w:rtl/>
        </w:rPr>
        <w:t>מכובד</w:t>
      </w:r>
      <w:r>
        <w:rPr>
          <w:rFonts w:hint="cs"/>
          <w:rtl/>
        </w:rPr>
        <w:t>י, יושב-ראש הכנסת, חברי כנסת נכבדים, אני מודה שזה לי ניסיון ראשון לעמוד מול כנסת ריקה, לדבר ולנסות למשוך זמן, כדי שהדיון בהסתייגויות יהיה ארוך ככל שניתן. אני תוהה ושואל את עצמי: האם זה נופל באמת על אוזניים קשובות? יש עכשיו משחק כדורגל, וודאי מעטים הם אלה ש</w:t>
      </w:r>
      <w:r>
        <w:rPr>
          <w:rFonts w:hint="cs"/>
          <w:rtl/>
        </w:rPr>
        <w:t>צופים בערוץ=33.</w:t>
      </w:r>
    </w:p>
    <w:p w14:paraId="476BD8DB" w14:textId="77777777" w:rsidR="00000000" w:rsidRDefault="007C71EE">
      <w:pPr>
        <w:pStyle w:val="a"/>
        <w:ind w:firstLine="0"/>
        <w:rPr>
          <w:rFonts w:hint="cs"/>
          <w:rtl/>
        </w:rPr>
      </w:pPr>
    </w:p>
    <w:p w14:paraId="0F6B2F3D" w14:textId="77777777" w:rsidR="00000000" w:rsidRDefault="007C71EE">
      <w:pPr>
        <w:pStyle w:val="ad"/>
        <w:rPr>
          <w:rtl/>
        </w:rPr>
      </w:pPr>
      <w:r>
        <w:rPr>
          <w:rtl/>
        </w:rPr>
        <w:t>היו”ר אלי בן-מנחם:</w:t>
      </w:r>
    </w:p>
    <w:p w14:paraId="1DFFFD4C" w14:textId="77777777" w:rsidR="00000000" w:rsidRDefault="007C71EE">
      <w:pPr>
        <w:pStyle w:val="a"/>
        <w:rPr>
          <w:rtl/>
        </w:rPr>
      </w:pPr>
    </w:p>
    <w:p w14:paraId="00A500B0" w14:textId="77777777" w:rsidR="00000000" w:rsidRDefault="007C71EE">
      <w:pPr>
        <w:pStyle w:val="a"/>
        <w:rPr>
          <w:rFonts w:hint="cs"/>
          <w:rtl/>
        </w:rPr>
      </w:pPr>
      <w:r>
        <w:rPr>
          <w:rFonts w:hint="cs"/>
          <w:rtl/>
        </w:rPr>
        <w:t>יש גולים?</w:t>
      </w:r>
    </w:p>
    <w:p w14:paraId="55181CA1" w14:textId="77777777" w:rsidR="00000000" w:rsidRDefault="007C71EE">
      <w:pPr>
        <w:pStyle w:val="a"/>
        <w:ind w:firstLine="0"/>
        <w:rPr>
          <w:rFonts w:hint="cs"/>
          <w:rtl/>
        </w:rPr>
      </w:pPr>
    </w:p>
    <w:p w14:paraId="190F2B47" w14:textId="77777777" w:rsidR="00000000" w:rsidRDefault="007C71EE">
      <w:pPr>
        <w:pStyle w:val="SpeakerCon"/>
        <w:rPr>
          <w:rtl/>
        </w:rPr>
      </w:pPr>
      <w:bookmarkStart w:id="1878" w:name="FS000001042T27_05_2003_21_01_54C"/>
      <w:bookmarkEnd w:id="1878"/>
      <w:r>
        <w:rPr>
          <w:rtl/>
        </w:rPr>
        <w:t>עמרם מצנע (העבודה-מימד):</w:t>
      </w:r>
    </w:p>
    <w:p w14:paraId="75FBF91D" w14:textId="77777777" w:rsidR="00000000" w:rsidRDefault="007C71EE">
      <w:pPr>
        <w:pStyle w:val="a"/>
        <w:rPr>
          <w:rtl/>
        </w:rPr>
      </w:pPr>
    </w:p>
    <w:p w14:paraId="5E90C1D3" w14:textId="77777777" w:rsidR="00000000" w:rsidRDefault="007C71EE">
      <w:pPr>
        <w:pStyle w:val="a"/>
        <w:rPr>
          <w:rFonts w:hint="cs"/>
          <w:rtl/>
        </w:rPr>
      </w:pPr>
      <w:r>
        <w:rPr>
          <w:rFonts w:hint="cs"/>
          <w:rtl/>
        </w:rPr>
        <w:t>כשאני עזבתי אותם הם היו ב=0:0. אבל אינני יודע מה המצב עכשיו. אבל אפשר אולי לדווח לאלה שלפחות רואים אותנו. נוסף על כך, מהדורות החדשות משודרות עכשיו. כך שאני מניח שגם לא רבים בבית רואי</w:t>
      </w:r>
      <w:r>
        <w:rPr>
          <w:rFonts w:hint="cs"/>
          <w:rtl/>
        </w:rPr>
        <w:t xml:space="preserve">ם אותנו. אבל בכל זאת, אני מניח שהדברים נאמרים, נרשמים ולפחות אנחנו עושים מאמץ גדול, כדי לדון בתוכנית שהובאה בפני הממשלה כבר לפני מי זוכר מתי, ועברה תהליך כל כך ארוך של קריאה ראשונה, של דיונים בוועדת הכספים, והיום דיונים כאן. </w:t>
      </w:r>
    </w:p>
    <w:p w14:paraId="726891E4" w14:textId="77777777" w:rsidR="00000000" w:rsidRDefault="007C71EE">
      <w:pPr>
        <w:pStyle w:val="a"/>
        <w:rPr>
          <w:rFonts w:hint="cs"/>
          <w:rtl/>
        </w:rPr>
      </w:pPr>
    </w:p>
    <w:p w14:paraId="30B1DAA7" w14:textId="77777777" w:rsidR="00000000" w:rsidRDefault="007C71EE">
      <w:pPr>
        <w:pStyle w:val="a"/>
        <w:rPr>
          <w:rFonts w:hint="cs"/>
          <w:rtl/>
        </w:rPr>
      </w:pPr>
      <w:r>
        <w:rPr>
          <w:rFonts w:hint="cs"/>
          <w:rtl/>
        </w:rPr>
        <w:t>התוכנית שהוצגה אז בפני הממשלה</w:t>
      </w:r>
      <w:r>
        <w:rPr>
          <w:rFonts w:hint="cs"/>
          <w:rtl/>
        </w:rPr>
        <w:t xml:space="preserve"> היא בהחלט לא התוכנית שמוצגת היום לאישור. מה שקרה בתקופה הזאת הוא, שכל מי שיש לו כוח פוליטי, כל מי שיכול להפעיל לחץ, כל מי שיש לו אפשרות להפעיל לובי חברתי כזה או אחר, הצליח להוציא מתוך התוכנית כל מיני נושאים, שלפי הערכתי, ואני חושב שרבים מאתנו מסכימים לכך,</w:t>
      </w:r>
      <w:r>
        <w:rPr>
          <w:rFonts w:hint="cs"/>
          <w:rtl/>
        </w:rPr>
        <w:t xml:space="preserve"> טוב היה לו הם היו נשארים בתוכנית. הם הביאו לכך שכבר עכשיו אנחנו מתבשרים בכותרות, שעם אישור התקציב הזה, יצטרך תקציב מדינת ישראל לעבור קיצוץ נוסף של מיליארד שקל. מה שבטוח הוא, שהארגונים החברתיים, אלה שיושבים היום באוהלי מחאה, כמו ארגוני הנכים, כמו הקשישים, </w:t>
      </w:r>
      <w:r>
        <w:rPr>
          <w:rFonts w:hint="cs"/>
          <w:rtl/>
        </w:rPr>
        <w:t>כמו עקרות-הבית, כמו משפחות חד-הוריות, כמו משפחות מרובות ילדים,  להם אין לובי, אין כוח לחץ, הם לא יכולים להשבית, הם לא יכולים לכבות את השאלטר והם אינם יכולים ללחוץ כנראה, כפי שעוזי כהן, סגן ראש עיריית רעננה, יכול ללחוץ את שלוחיו בכנסת כדי להביא לשינויים.</w:t>
      </w:r>
    </w:p>
    <w:p w14:paraId="321E1834" w14:textId="77777777" w:rsidR="00000000" w:rsidRDefault="007C71EE">
      <w:pPr>
        <w:pStyle w:val="a"/>
        <w:rPr>
          <w:rFonts w:hint="cs"/>
          <w:rtl/>
        </w:rPr>
      </w:pPr>
    </w:p>
    <w:p w14:paraId="47934D12" w14:textId="77777777" w:rsidR="00000000" w:rsidRDefault="007C71EE">
      <w:pPr>
        <w:pStyle w:val="a"/>
        <w:rPr>
          <w:rFonts w:hint="cs"/>
          <w:rtl/>
        </w:rPr>
      </w:pPr>
      <w:r>
        <w:rPr>
          <w:rFonts w:hint="cs"/>
          <w:rtl/>
        </w:rPr>
        <w:t>ז</w:t>
      </w:r>
      <w:r>
        <w:rPr>
          <w:rFonts w:hint="cs"/>
          <w:rtl/>
        </w:rPr>
        <w:t>ו התוכנית שמוצגת היום לאישור הכנסת. אני מקווה מאוד שחברים מהקואליציה, שהתבטאו גם  מעל הדוכן הזה, לא יצביעו בעד התוכנית.  שמעתי את איוב קרא לפני כמה דקות אומר בצורה באמת הגונה וראויה שהוא לא היה מצביע עבור התוכנית, אבל הוא עם איזו אחריות כלפי הממשלה. אני בכ</w:t>
      </w:r>
      <w:r>
        <w:rPr>
          <w:rFonts w:hint="cs"/>
          <w:rtl/>
        </w:rPr>
        <w:t>ל אופן מקווה, שאצל חלקים מחברי הקואליציה אכן המוסר והערכים יגברו  והם יצביעו נגד התוכנית, או לפחות נגד חלקים בתוכנית, שהם בלתי ראויים להיות בה.</w:t>
      </w:r>
    </w:p>
    <w:p w14:paraId="79007EA2" w14:textId="77777777" w:rsidR="00000000" w:rsidRDefault="007C71EE">
      <w:pPr>
        <w:pStyle w:val="a"/>
        <w:rPr>
          <w:rFonts w:hint="cs"/>
          <w:rtl/>
        </w:rPr>
      </w:pPr>
    </w:p>
    <w:p w14:paraId="2306F78D" w14:textId="77777777" w:rsidR="00000000" w:rsidRDefault="007C71EE">
      <w:pPr>
        <w:pStyle w:val="a"/>
        <w:rPr>
          <w:rFonts w:hint="cs"/>
          <w:rtl/>
        </w:rPr>
      </w:pPr>
      <w:r>
        <w:rPr>
          <w:rFonts w:hint="cs"/>
          <w:rtl/>
        </w:rPr>
        <w:t xml:space="preserve">אנחנו גם עברנו יום ארוך היום. אני לפחות התחלתי הבוקר בהשתתפות בישיבת ועדת החוץ והביטחון, כאשר ראש הממשלה הופיע </w:t>
      </w:r>
      <w:r>
        <w:rPr>
          <w:rFonts w:hint="cs"/>
          <w:rtl/>
        </w:rPr>
        <w:t>בפני ועדת החוץ והביטחון. ראש הממשלה סקר בפנינו את הסיבות שהביאו להחלטתו לאמץ את מפת הדרכים. הוא דיבר כפי שהוא דיבר אתמול בסיעת הליכוד, וכפי שהוא דיבר ביום ראשון בממשלה, והציג קשר ישיר בין המציאות הכלכלית-החברתית שלנו לבין המציאות הביטחונית. הוא אמר בצורה ש</w:t>
      </w:r>
      <w:r>
        <w:rPr>
          <w:rFonts w:hint="cs"/>
          <w:rtl/>
        </w:rPr>
        <w:t xml:space="preserve">איננה משתמעת לשתי פנים, שללא תהליך מדיני, ללא יכולת להתמודד עם הסכסוך הישראלי-הפלסטיני בדרכים של משא-ומתן, לא ניתן יהיה כלל לטפל בבעיה הכלכלית. </w:t>
      </w:r>
    </w:p>
    <w:p w14:paraId="5D53A8DF" w14:textId="77777777" w:rsidR="00000000" w:rsidRDefault="007C71EE">
      <w:pPr>
        <w:pStyle w:val="a"/>
        <w:rPr>
          <w:rFonts w:hint="cs"/>
          <w:rtl/>
        </w:rPr>
      </w:pPr>
    </w:p>
    <w:p w14:paraId="6D826C3E" w14:textId="77777777" w:rsidR="00000000" w:rsidRDefault="007C71EE">
      <w:pPr>
        <w:pStyle w:val="a"/>
        <w:rPr>
          <w:rFonts w:hint="cs"/>
          <w:rtl/>
        </w:rPr>
      </w:pPr>
      <w:r>
        <w:rPr>
          <w:rFonts w:hint="cs"/>
          <w:rtl/>
        </w:rPr>
        <w:t>לי אכן תקווה גדולה מאוד שראש הממשלה יממש וימצה את המשמעות הזאת, שכן נדמה לי שאנחנו כולנו מבינים, שאי-אפשר להני</w:t>
      </w:r>
      <w:r>
        <w:rPr>
          <w:rFonts w:hint="cs"/>
          <w:rtl/>
        </w:rPr>
        <w:t>ף את כל הדגלים ביחד וצריך להיפרד מהאשליה שאפשר לשלוט על עם אחר, על 3.5 מיליוני פלסטינים, ולהמשיך להתנהג כאילו לא קרה כלום. כאשר ראש הממשלה אומר את זה, כאשר ראש ממשלה של מפלגת הליכוד, ראש ממשלה ימנית אומר את זה, נדמה לי שאנחנו לפחות צריכים להודות שבאמת הגיע</w:t>
      </w:r>
      <w:r>
        <w:rPr>
          <w:rFonts w:hint="cs"/>
          <w:rtl/>
        </w:rPr>
        <w:t xml:space="preserve"> רגע היסטורי, שבו כל מה שאנחנו אמרנו בתנועת העבודה, במחנה העבודה, לאורך כל כך הרבה שנים, פתאום מקבל חיזוק על-ידי ראש ממשלת ישראל.</w:t>
      </w:r>
    </w:p>
    <w:p w14:paraId="3F7F82AE" w14:textId="77777777" w:rsidR="00000000" w:rsidRDefault="007C71EE">
      <w:pPr>
        <w:pStyle w:val="a"/>
        <w:rPr>
          <w:rFonts w:hint="cs"/>
          <w:rtl/>
        </w:rPr>
      </w:pPr>
    </w:p>
    <w:p w14:paraId="19C5264E" w14:textId="77777777" w:rsidR="00000000" w:rsidRDefault="007C71EE">
      <w:pPr>
        <w:pStyle w:val="a"/>
        <w:rPr>
          <w:rFonts w:hint="cs"/>
          <w:rtl/>
        </w:rPr>
      </w:pPr>
      <w:r>
        <w:rPr>
          <w:rFonts w:hint="cs"/>
          <w:rtl/>
        </w:rPr>
        <w:t xml:space="preserve">אני גם אמרתי לראש הממשלה הבוקר, שמן הראוי </w:t>
      </w:r>
      <w:r>
        <w:rPr>
          <w:rtl/>
        </w:rPr>
        <w:t>–</w:t>
      </w:r>
      <w:r>
        <w:rPr>
          <w:rFonts w:hint="cs"/>
          <w:rtl/>
        </w:rPr>
        <w:t xml:space="preserve"> ואגיד זאת בכל מקום, גם כאן הערב, מעל במת הכנסת </w:t>
      </w:r>
      <w:r>
        <w:rPr>
          <w:rtl/>
        </w:rPr>
        <w:t>–</w:t>
      </w:r>
      <w:r>
        <w:rPr>
          <w:rFonts w:hint="cs"/>
          <w:rtl/>
        </w:rPr>
        <w:t xml:space="preserve"> שראש הממשלה ושרי הליכוד יעלו לקב</w:t>
      </w:r>
      <w:r>
        <w:rPr>
          <w:rFonts w:hint="cs"/>
          <w:rtl/>
        </w:rPr>
        <w:t>רו של יצחק רבין, זיכרונו לברכה, ויתנצלו בפניו, ויתנצלו בפני רבים אחרים שזכו לכותרות של בוגדים, של עוכרי ישראל, של מי שאיבדו את דרכם. נדמה לי שכך יש לעשות היום, לאחר מה שאמר ראש הממשלה אתמול בסיעת הליכוד, על כך שגם הוא הגיע למסקנה ששלטון וכיבוש של 3.5 מיליו</w:t>
      </w:r>
      <w:r>
        <w:rPr>
          <w:rFonts w:hint="cs"/>
          <w:rtl/>
        </w:rPr>
        <w:t xml:space="preserve">ני פלסטינים בניגוד לרצונם הוא בלתי אפשרי. </w:t>
      </w:r>
    </w:p>
    <w:p w14:paraId="3B5B30B0" w14:textId="77777777" w:rsidR="00000000" w:rsidRDefault="007C71EE">
      <w:pPr>
        <w:pStyle w:val="a"/>
        <w:rPr>
          <w:rFonts w:hint="cs"/>
          <w:rtl/>
        </w:rPr>
      </w:pPr>
    </w:p>
    <w:p w14:paraId="3467AC2D" w14:textId="77777777" w:rsidR="00000000" w:rsidRDefault="007C71EE">
      <w:pPr>
        <w:pStyle w:val="a"/>
        <w:rPr>
          <w:rFonts w:hint="cs"/>
          <w:rtl/>
        </w:rPr>
      </w:pPr>
      <w:r>
        <w:rPr>
          <w:rFonts w:hint="cs"/>
          <w:rtl/>
        </w:rPr>
        <w:t>שמעתי היום אחר הצהריים כל מיני ניואנסים וניסיונות לחזור מהאמירה הזאת. אני מאוד מקווה שאכן מה שנאמר אתמול, היום ושלשום הופך להיות מציאות חדשה כאן, אצלנו, במדינת ישראל. הקשר בין זה לבין כלכלת ישראל הוא קשר ישיר, שכ</w:t>
      </w:r>
      <w:r>
        <w:rPr>
          <w:rFonts w:hint="cs"/>
          <w:rtl/>
        </w:rPr>
        <w:t xml:space="preserve">ן אין ספק שכאשר אנחנו חיים במציאות של פערים חברתיים כל כך גדולים, פערים חברתיים שבעקבות התוכנית הכלכלית הזאת רק יתרחבו </w:t>
      </w:r>
      <w:r>
        <w:rPr>
          <w:rtl/>
        </w:rPr>
        <w:t>–</w:t>
      </w:r>
      <w:r>
        <w:rPr>
          <w:rFonts w:hint="cs"/>
          <w:rtl/>
        </w:rPr>
        <w:t xml:space="preserve"> והם רק יתרחבו, כתוצאה מכך שהעשירים יקבלו יותר והעניים ייעשו עניים יותר, ותיכף אפרט יותר </w:t>
      </w:r>
      <w:r>
        <w:rPr>
          <w:rtl/>
        </w:rPr>
        <w:t>–</w:t>
      </w:r>
      <w:r>
        <w:rPr>
          <w:rFonts w:hint="cs"/>
          <w:rtl/>
        </w:rPr>
        <w:t xml:space="preserve"> גם כאן יש שיקול ביטחוני. </w:t>
      </w:r>
    </w:p>
    <w:p w14:paraId="084504D5" w14:textId="77777777" w:rsidR="00000000" w:rsidRDefault="007C71EE">
      <w:pPr>
        <w:pStyle w:val="a"/>
        <w:rPr>
          <w:rFonts w:hint="cs"/>
          <w:rtl/>
        </w:rPr>
      </w:pPr>
    </w:p>
    <w:p w14:paraId="5AD7019F" w14:textId="77777777" w:rsidR="00000000" w:rsidRDefault="007C71EE">
      <w:pPr>
        <w:pStyle w:val="a"/>
        <w:rPr>
          <w:rFonts w:hint="cs"/>
          <w:rtl/>
        </w:rPr>
      </w:pPr>
      <w:r>
        <w:rPr>
          <w:rFonts w:hint="cs"/>
          <w:rtl/>
        </w:rPr>
        <w:t>איך אנחנו מצפים שי</w:t>
      </w:r>
      <w:r>
        <w:rPr>
          <w:rFonts w:hint="cs"/>
          <w:rtl/>
        </w:rPr>
        <w:t>נהג צוות של טנק, שבו חייל אחד מגיע מדימונה ואין לו אוכל בבית, והוא נשאר בצבא כדי לקבל ארוחה חמה, או עומד בקרן זווית ופושט יד, או מקבל ממפקד האוגדה הצפונית כסף מתרומה שהגיעה מארצות-הברית? איך ינהג חייל כזה, שיושב בטנק אחד עם תושב אחד הכפרים הערביים או הדרוז</w:t>
      </w:r>
      <w:r>
        <w:rPr>
          <w:rFonts w:hint="cs"/>
          <w:rtl/>
        </w:rPr>
        <w:t>יים בצפון, שמשרת בצבא, וגם הוא מגיע לביתו ורואה את האפליה בהשקעה בתשתיות, בהשקעה בחינוך במגזר הערבי?  ולידו יושב מישהו מצפון תל-אביב, או מהכרמל לצורך העניין, שמגיע למקום השירות במכונית פרטית.  והרביעי, כדי להשלים את הצוות, הוא עולה חדש שהתגייס לצבא, משרת ב</w:t>
      </w:r>
      <w:r>
        <w:rPr>
          <w:rFonts w:hint="cs"/>
          <w:rtl/>
        </w:rPr>
        <w:t>צבא, לומד מה זו ישראליות דרך הצבא, וגם הוא מגיע הביתה למצוקה כלכלית, או שהמשפחה מחוסרת עבודה, או שיש פגיעה בסל הקליטה וחוסר אפשרות להיקלט בחברה הישראלית. זהו צוות טנק. דרך אגב, זה צוות טנק מאוד טיפוסי. וממנו אנחנו דורשים שיעמוד על משמרתו, יעלה לעמדות אש כא</w:t>
      </w:r>
      <w:r>
        <w:rPr>
          <w:rFonts w:hint="cs"/>
          <w:rtl/>
        </w:rPr>
        <w:t xml:space="preserve">שר צריך ויגן על מדינת ישראל. </w:t>
      </w:r>
    </w:p>
    <w:p w14:paraId="05660AFB" w14:textId="77777777" w:rsidR="00000000" w:rsidRDefault="007C71EE">
      <w:pPr>
        <w:pStyle w:val="a"/>
        <w:rPr>
          <w:rFonts w:hint="cs"/>
          <w:rtl/>
        </w:rPr>
      </w:pPr>
    </w:p>
    <w:p w14:paraId="36BFE6F9" w14:textId="77777777" w:rsidR="00000000" w:rsidRDefault="007C71EE">
      <w:pPr>
        <w:pStyle w:val="a"/>
        <w:rPr>
          <w:rFonts w:hint="cs"/>
          <w:rtl/>
        </w:rPr>
      </w:pPr>
      <w:r>
        <w:rPr>
          <w:rFonts w:hint="cs"/>
          <w:rtl/>
        </w:rPr>
        <w:t>לא יהיה ביטחון אם החברה שלנו תיראה כפי שהיא נראית היום. לא יהיה ביטחון אם החייל בחזית יצטרך לדאוג למחסורו כאשר הוא יוצא לחופשה. לא יהיה ביטחון אם החייל שחוזר הביתה, חוזר למצוקה, לדלות, להשפלה ולתחושה של התפרקות בתוך החברה.</w:t>
      </w:r>
    </w:p>
    <w:p w14:paraId="7B0CA33D" w14:textId="77777777" w:rsidR="00000000" w:rsidRDefault="007C71EE">
      <w:pPr>
        <w:pStyle w:val="a"/>
        <w:rPr>
          <w:rFonts w:hint="cs"/>
          <w:rtl/>
        </w:rPr>
      </w:pPr>
    </w:p>
    <w:p w14:paraId="2EDF51A0" w14:textId="77777777" w:rsidR="00000000" w:rsidRDefault="007C71EE">
      <w:pPr>
        <w:pStyle w:val="a"/>
        <w:rPr>
          <w:rFonts w:hint="cs"/>
          <w:rtl/>
        </w:rPr>
      </w:pPr>
      <w:r>
        <w:rPr>
          <w:rFonts w:hint="cs"/>
          <w:rtl/>
        </w:rPr>
        <w:t>א</w:t>
      </w:r>
      <w:r>
        <w:rPr>
          <w:rFonts w:hint="cs"/>
          <w:rtl/>
        </w:rPr>
        <w:t>כן, הפערים החברתיים, שעליהם אנחנו כל כך הרבה מעירים וכל כך הרבה מתלוננים, הפערים האלה הולכים ומתרחבים.</w:t>
      </w:r>
    </w:p>
    <w:p w14:paraId="484B2158" w14:textId="77777777" w:rsidR="00000000" w:rsidRDefault="007C71EE">
      <w:pPr>
        <w:pStyle w:val="a"/>
        <w:rPr>
          <w:rFonts w:hint="cs"/>
          <w:rtl/>
        </w:rPr>
      </w:pPr>
    </w:p>
    <w:p w14:paraId="054B0BFB" w14:textId="77777777" w:rsidR="00000000" w:rsidRDefault="007C71EE">
      <w:pPr>
        <w:pStyle w:val="a"/>
        <w:rPr>
          <w:rFonts w:hint="cs"/>
          <w:rtl/>
        </w:rPr>
      </w:pPr>
      <w:r>
        <w:rPr>
          <w:rFonts w:hint="cs"/>
          <w:rtl/>
        </w:rPr>
        <w:t>אתה אמרת, מכובדי, יושב-ראש הכנסת, ואתה צודק, שבמציאות הזאת ראוי היה לדחות את הרפורמה במס. הרפורמה במס עולה במונחי תקציב 2.5 מיליארדי שקל. היא מביאה בהחל</w:t>
      </w:r>
      <w:r>
        <w:rPr>
          <w:rFonts w:hint="cs"/>
          <w:rtl/>
        </w:rPr>
        <w:t>ט הנחה במס הכנסה לבעלי השכר הגבוה, או למי שמשלם מס הכנסה גבוה. זה דבר נכון מבחינה כלכלית. אבל זה יכול להיעשות רק במשק שיש בו צמיחה, במשק שיש בו עבודה, לא במשק שכדי לממן את 2.5 מיליארדי השקל האלה פוגע פגיעה חברתית אנושה בכל השכבות החברתיות החלשות שלנו. על כ</w:t>
      </w:r>
      <w:r>
        <w:rPr>
          <w:rFonts w:hint="cs"/>
          <w:rtl/>
        </w:rPr>
        <w:t xml:space="preserve">ן, אני חושב שבעת הזאת ראוי היה שהתוכנית הזאת תידחה ולא תהיה על חשבון אותן משפחות שלא מצליחות לסיים את היום. </w:t>
      </w:r>
    </w:p>
    <w:p w14:paraId="2B175BF3" w14:textId="77777777" w:rsidR="00000000" w:rsidRDefault="007C71EE">
      <w:pPr>
        <w:pStyle w:val="a"/>
        <w:rPr>
          <w:rFonts w:hint="cs"/>
          <w:rtl/>
        </w:rPr>
      </w:pPr>
    </w:p>
    <w:p w14:paraId="3A2F42DC" w14:textId="77777777" w:rsidR="00000000" w:rsidRDefault="007C71EE">
      <w:pPr>
        <w:pStyle w:val="a"/>
        <w:rPr>
          <w:rFonts w:hint="cs"/>
          <w:rtl/>
        </w:rPr>
      </w:pPr>
      <w:r>
        <w:rPr>
          <w:rFonts w:hint="cs"/>
          <w:rtl/>
        </w:rPr>
        <w:t>כאשר מדובר על הורדה ברמת החיים, לאן ירדו אלה שנמצאים כבר היום מתחת לקו העוני? מתחת לאיזה קו הם ירדו? במה הם יצליחו לקיים את עצמם ביום-יום?</w:t>
      </w:r>
    </w:p>
    <w:p w14:paraId="4224B3A2" w14:textId="77777777" w:rsidR="00000000" w:rsidRDefault="007C71EE">
      <w:pPr>
        <w:pStyle w:val="a"/>
        <w:rPr>
          <w:rFonts w:hint="cs"/>
          <w:rtl/>
        </w:rPr>
      </w:pPr>
    </w:p>
    <w:p w14:paraId="150C3328" w14:textId="77777777" w:rsidR="00000000" w:rsidRDefault="007C71EE">
      <w:pPr>
        <w:pStyle w:val="a"/>
        <w:rPr>
          <w:rFonts w:hint="cs"/>
          <w:rtl/>
        </w:rPr>
      </w:pPr>
      <w:r>
        <w:rPr>
          <w:rFonts w:hint="cs"/>
          <w:rtl/>
        </w:rPr>
        <w:t xml:space="preserve">עברתי </w:t>
      </w:r>
      <w:r>
        <w:rPr>
          <w:rFonts w:hint="cs"/>
          <w:rtl/>
        </w:rPr>
        <w:t xml:space="preserve">ביומיים-שלושה ימים האחרונים גם אצל המפגינים בחוץ ופגשתי את הנכים, שחזרו שוב כדי להפגין למען קיום הבטחות שהבטיחו להם בהזדמנויות רבות ובמקומות שונים, והם מוצאים עצמם עוד הפעם מפגינים כאן בחוץ. </w:t>
      </w:r>
    </w:p>
    <w:p w14:paraId="10134F30" w14:textId="77777777" w:rsidR="00000000" w:rsidRDefault="007C71EE">
      <w:pPr>
        <w:pStyle w:val="a"/>
        <w:rPr>
          <w:rFonts w:hint="cs"/>
          <w:rtl/>
        </w:rPr>
      </w:pPr>
    </w:p>
    <w:p w14:paraId="4FD1AD1E" w14:textId="77777777" w:rsidR="00000000" w:rsidRDefault="007C71EE">
      <w:pPr>
        <w:pStyle w:val="a"/>
        <w:rPr>
          <w:rFonts w:hint="cs"/>
          <w:rtl/>
        </w:rPr>
      </w:pPr>
      <w:r>
        <w:rPr>
          <w:rFonts w:hint="cs"/>
          <w:rtl/>
        </w:rPr>
        <w:t xml:space="preserve">ראינו את הגמלאים, הקשישים, שבקושי זזים ובקושי הולכים. צריך היה </w:t>
      </w:r>
      <w:r>
        <w:rPr>
          <w:rFonts w:hint="cs"/>
          <w:rtl/>
        </w:rPr>
        <w:t>לעמוד לידם ולראות את הדמעות ואת הבכי. אלה אנשים שכשאתה גוזל מהם את הקצבה, או מצמצם את הקצבה, או לא מצמיד את הקצבה לעליית יוקר ה</w:t>
      </w:r>
      <w:bookmarkStart w:id="1879" w:name="FS000001042T27_05_2003_21_11_23C"/>
      <w:r>
        <w:rPr>
          <w:rFonts w:hint="cs"/>
          <w:rtl/>
        </w:rPr>
        <w:t>חיים, הם בעצם נשארים ללא כלום. אין להם מקורות הכנסה אחרים, והם נשארים ללא כלום, לא מסוגלים לחמם את הבית בחורף, לקבל את התרופות של</w:t>
      </w:r>
      <w:r>
        <w:rPr>
          <w:rFonts w:hint="cs"/>
          <w:rtl/>
        </w:rPr>
        <w:t xml:space="preserve">הן הם זקוקים, וכמובן עוד דברים רבים אחרים. </w:t>
      </w:r>
    </w:p>
    <w:p w14:paraId="39EB3915" w14:textId="77777777" w:rsidR="00000000" w:rsidRDefault="007C71EE">
      <w:pPr>
        <w:pStyle w:val="a"/>
        <w:rPr>
          <w:rFonts w:hint="cs"/>
          <w:rtl/>
        </w:rPr>
      </w:pPr>
    </w:p>
    <w:p w14:paraId="0FF9A4A9" w14:textId="77777777" w:rsidR="00000000" w:rsidRDefault="007C71EE">
      <w:pPr>
        <w:pStyle w:val="a"/>
        <w:rPr>
          <w:rFonts w:hint="cs"/>
          <w:rtl/>
        </w:rPr>
      </w:pPr>
      <w:r>
        <w:rPr>
          <w:rFonts w:hint="cs"/>
          <w:rtl/>
        </w:rPr>
        <w:t>דובר כאן על נושא הפנסיה. אני מסכים שהיתה הפקרות בניהול קרנות הפנסיה. אבל בואו נסתכל קצת על המציאות: אנחנו מדברים היום על גירעונות אקטואריים שמתקרבים ל=130-140 מיליארד ש"ח. אם הקרנות היו מנוהלות בצניעות, ביעילות,</w:t>
      </w:r>
      <w:r>
        <w:rPr>
          <w:rFonts w:hint="cs"/>
          <w:rtl/>
        </w:rPr>
        <w:t xml:space="preserve"> עם משמעת, עם התייחסות לכסף ציבורי </w:t>
      </w:r>
      <w:r>
        <w:rPr>
          <w:rtl/>
        </w:rPr>
        <w:t>–</w:t>
      </w:r>
      <w:r>
        <w:rPr>
          <w:rFonts w:hint="cs"/>
          <w:rtl/>
        </w:rPr>
        <w:t xml:space="preserve"> היינו חוסכים מיליארד ש"ח, ולא שאני מזלזל במיליארד. אבל הבעיה בקרנות הפנסיה היא בעיה אמיתית, היא בעיה מבנית. אגב, היא בעיה שנכונה לא רק למציאות הישראלית, היא נכונה בצרפת, מפגינים שם, היא נכונה בגרמניה, היא נכונה בהרבה מא</w:t>
      </w:r>
      <w:r>
        <w:rPr>
          <w:rFonts w:hint="cs"/>
          <w:rtl/>
        </w:rPr>
        <w:t xml:space="preserve">וד מקומות. </w:t>
      </w:r>
    </w:p>
    <w:p w14:paraId="772EAC8D" w14:textId="77777777" w:rsidR="00000000" w:rsidRDefault="007C71EE">
      <w:pPr>
        <w:pStyle w:val="a"/>
        <w:rPr>
          <w:rFonts w:hint="cs"/>
          <w:rtl/>
        </w:rPr>
      </w:pPr>
    </w:p>
    <w:p w14:paraId="549E9029" w14:textId="77777777" w:rsidR="00000000" w:rsidRDefault="007C71EE">
      <w:pPr>
        <w:pStyle w:val="a"/>
        <w:rPr>
          <w:rFonts w:hint="cs"/>
          <w:rtl/>
        </w:rPr>
      </w:pPr>
      <w:r>
        <w:rPr>
          <w:rFonts w:hint="cs"/>
          <w:rtl/>
        </w:rPr>
        <w:t>אינני בטוח שהרעיון של יציאה לפנסיה מאוחרת אכן יכול להביא תועלת. כי אנשים יצאו לפנסיה ויפסיקו לעבוד בני 60, 63, 64, 65. אלא שהם יצטרכו לחיות אז שנתיים או שלוש שנים ללא מקורות כספיים. הלוא זאת תהיה המציאות. שלא לדבר על מציאות שבה היום, כשקרוב ל=</w:t>
      </w:r>
      <w:r>
        <w:rPr>
          <w:rFonts w:hint="cs"/>
          <w:rtl/>
        </w:rPr>
        <w:t xml:space="preserve">300,000 מובטלים בחוסר עבודה, דחיית היציאה לפנסיה בעצם חוסמת, סותמת את מקומות העבודה בפני כניסתם של אנשים צעירים. על כן, נדמה לי שהפתרון הזה איננו פתרון. </w:t>
      </w:r>
    </w:p>
    <w:p w14:paraId="620D674F" w14:textId="77777777" w:rsidR="00000000" w:rsidRDefault="007C71EE">
      <w:pPr>
        <w:pStyle w:val="a"/>
        <w:rPr>
          <w:rFonts w:hint="cs"/>
          <w:rtl/>
        </w:rPr>
      </w:pPr>
    </w:p>
    <w:p w14:paraId="3741298D" w14:textId="77777777" w:rsidR="00000000" w:rsidRDefault="007C71EE">
      <w:pPr>
        <w:pStyle w:val="a"/>
        <w:rPr>
          <w:rFonts w:hint="cs"/>
          <w:rtl/>
        </w:rPr>
      </w:pPr>
      <w:r>
        <w:rPr>
          <w:rFonts w:hint="cs"/>
          <w:rtl/>
        </w:rPr>
        <w:t xml:space="preserve">אני חושב שנכון למנות מנהלים ממונים-מטעם לקרנות האלה, וכמובן הממשלה צריכה לתת  אותה רשת ביטחון,  אותה </w:t>
      </w:r>
      <w:r>
        <w:rPr>
          <w:rFonts w:hint="cs"/>
          <w:rtl/>
        </w:rPr>
        <w:t xml:space="preserve">ערבות, למי שחסכו כל חייהם, שמו את כספם בקרנות האלה, ולא מסוגלים להרגיש ביטחון בחיים שהם חיים היום. </w:t>
      </w:r>
    </w:p>
    <w:p w14:paraId="59E3D69F" w14:textId="77777777" w:rsidR="00000000" w:rsidRDefault="007C71EE">
      <w:pPr>
        <w:pStyle w:val="a"/>
        <w:ind w:firstLine="0"/>
        <w:rPr>
          <w:rFonts w:hint="cs"/>
          <w:rtl/>
        </w:rPr>
      </w:pPr>
      <w:r>
        <w:rPr>
          <w:rFonts w:hint="cs"/>
          <w:rtl/>
        </w:rPr>
        <w:tab/>
      </w:r>
    </w:p>
    <w:p w14:paraId="14AD67C8" w14:textId="77777777" w:rsidR="00000000" w:rsidRDefault="007C71EE">
      <w:pPr>
        <w:pStyle w:val="a"/>
        <w:ind w:firstLine="0"/>
        <w:rPr>
          <w:rFonts w:hint="cs"/>
          <w:rtl/>
        </w:rPr>
      </w:pPr>
      <w:r>
        <w:rPr>
          <w:rFonts w:hint="cs"/>
          <w:rtl/>
        </w:rPr>
        <w:tab/>
        <w:t xml:space="preserve">ברשותך, אדוני היושב-ראש, אני רוצה לדבר על עוד תחום שנדמה לי שהממשלה מתעלמת ממנו לחלוטין </w:t>
      </w:r>
      <w:r>
        <w:rPr>
          <w:rtl/>
        </w:rPr>
        <w:t>–</w:t>
      </w:r>
      <w:r>
        <w:rPr>
          <w:rFonts w:hint="cs"/>
          <w:rtl/>
        </w:rPr>
        <w:t xml:space="preserve"> עוד שניים-שלושה תחומים. אחד מהם הוא החסמים הביורוקרטיים. אני מע</w:t>
      </w:r>
      <w:r>
        <w:rPr>
          <w:rFonts w:hint="cs"/>
          <w:rtl/>
        </w:rPr>
        <w:t xml:space="preserve">יד מניסיוני כראש עיר במשך קרוב לעשר שנים, שהשקעות רבות מאוד יורדות לטמיון או נמנעות כתוצאה ממערכות ביורוקרטיות שבהן השותפות לתקיעת מקלות בגלגלים של פרויקטים, של השקעות, של תשתית,  השותפות לתקיעת מקלות בגלגלים הפכה בעצם להיות ספורט לאומי. </w:t>
      </w:r>
    </w:p>
    <w:p w14:paraId="5B732B36" w14:textId="77777777" w:rsidR="00000000" w:rsidRDefault="007C71EE">
      <w:pPr>
        <w:pStyle w:val="a"/>
        <w:ind w:firstLine="0"/>
        <w:rPr>
          <w:rFonts w:hint="cs"/>
          <w:rtl/>
        </w:rPr>
      </w:pPr>
    </w:p>
    <w:p w14:paraId="6C4DA25D" w14:textId="77777777" w:rsidR="00000000" w:rsidRDefault="007C71EE">
      <w:pPr>
        <w:pStyle w:val="a"/>
        <w:ind w:firstLine="0"/>
        <w:rPr>
          <w:rFonts w:hint="cs"/>
          <w:rtl/>
        </w:rPr>
      </w:pPr>
      <w:r>
        <w:rPr>
          <w:rFonts w:hint="cs"/>
          <w:rtl/>
        </w:rPr>
        <w:tab/>
        <w:t>יזמים רבים, ישר</w:t>
      </w:r>
      <w:r>
        <w:rPr>
          <w:rFonts w:hint="cs"/>
          <w:rtl/>
        </w:rPr>
        <w:t xml:space="preserve">אלים, מעדיפים להשקיע בחוץ מאשר להשקיע כאן ולקנות קרקע, לקנות נדל"ן, לקנות נכסים, ולחכות שנים ארוכות עד אשר משהו יתממש. </w:t>
      </w:r>
    </w:p>
    <w:p w14:paraId="795AAB44" w14:textId="77777777" w:rsidR="00000000" w:rsidRDefault="007C71EE">
      <w:pPr>
        <w:pStyle w:val="a"/>
        <w:ind w:firstLine="0"/>
        <w:rPr>
          <w:rFonts w:hint="cs"/>
          <w:rtl/>
        </w:rPr>
      </w:pPr>
    </w:p>
    <w:p w14:paraId="266935AF" w14:textId="77777777" w:rsidR="00000000" w:rsidRDefault="007C71EE">
      <w:pPr>
        <w:pStyle w:val="a"/>
        <w:ind w:firstLine="720"/>
        <w:rPr>
          <w:rFonts w:hint="cs"/>
          <w:rtl/>
        </w:rPr>
      </w:pPr>
      <w:r>
        <w:rPr>
          <w:rFonts w:hint="cs"/>
          <w:rtl/>
        </w:rPr>
        <w:t>אני יכול להביא דוגמה פשוט פנטסטית: מנהרת הכרמל. מנהרת הכרמל כבר חוגגת עשר שנים, כמעט עשר שנים, מאז חנך ראש הממשלה לשעבר לשעבר, ביבי נתנ</w:t>
      </w:r>
      <w:r>
        <w:rPr>
          <w:rFonts w:hint="cs"/>
          <w:rtl/>
        </w:rPr>
        <w:t>יהו, את היציאה למכרז. עשר שנים, בפרויקט שהוא כולו מכספי יזמים פרטיים. לא רק זה, מרגע שהמנהרה תופעל, אחרי שתיבנה על-ידי יזמים פרטיים, המדינה תקבל תמלוג, שאם אני זוכר נכון הוא של כ=150-160 מיליון שקל. כלומר, המדינה תרוויח מזה. המדינה תרוויח פעם שנייה משום שי</w:t>
      </w:r>
      <w:r>
        <w:rPr>
          <w:rFonts w:hint="cs"/>
          <w:rtl/>
        </w:rPr>
        <w:t xml:space="preserve">ש תשתית. ורק בגלל חסמים ביורוקרטיים התהליכים מתמשכים עד עצם היום הזה. המנהרה לא יוצאת לדרך. </w:t>
      </w:r>
    </w:p>
    <w:p w14:paraId="2D3D364B" w14:textId="77777777" w:rsidR="00000000" w:rsidRDefault="007C71EE">
      <w:pPr>
        <w:pStyle w:val="a"/>
        <w:ind w:firstLine="0"/>
        <w:rPr>
          <w:rFonts w:hint="cs"/>
          <w:rtl/>
        </w:rPr>
      </w:pPr>
    </w:p>
    <w:p w14:paraId="2058AC2C" w14:textId="77777777" w:rsidR="00000000" w:rsidRDefault="007C71EE">
      <w:pPr>
        <w:pStyle w:val="a"/>
        <w:ind w:firstLine="0"/>
        <w:rPr>
          <w:rFonts w:hint="cs"/>
          <w:rtl/>
        </w:rPr>
      </w:pPr>
      <w:r>
        <w:rPr>
          <w:rFonts w:hint="cs"/>
          <w:rtl/>
        </w:rPr>
        <w:tab/>
        <w:t>זאת דוגמה. אני יכול להביא דוגמאות רבות נוספות של פיתוח נמל חיפה, פיתוח שדה התעופה חיפה. אלה תחומים שאני מכיר באופן אישי. אני מניח שיש דוגמאות רבות מאוד מהרבה מאו</w:t>
      </w:r>
      <w:r>
        <w:rPr>
          <w:rFonts w:hint="cs"/>
          <w:rtl/>
        </w:rPr>
        <w:t xml:space="preserve">ד מקומות נוספים בארץ. </w:t>
      </w:r>
    </w:p>
    <w:p w14:paraId="04D1CE0F" w14:textId="77777777" w:rsidR="00000000" w:rsidRDefault="007C71EE">
      <w:pPr>
        <w:pStyle w:val="a"/>
        <w:ind w:firstLine="0"/>
        <w:rPr>
          <w:rFonts w:hint="cs"/>
          <w:rtl/>
        </w:rPr>
      </w:pPr>
    </w:p>
    <w:p w14:paraId="7FDAC028" w14:textId="77777777" w:rsidR="00000000" w:rsidRDefault="007C71EE">
      <w:pPr>
        <w:pStyle w:val="a"/>
        <w:ind w:firstLine="0"/>
        <w:rPr>
          <w:rFonts w:hint="cs"/>
          <w:rtl/>
        </w:rPr>
      </w:pPr>
      <w:r>
        <w:rPr>
          <w:rFonts w:hint="cs"/>
          <w:rtl/>
        </w:rPr>
        <w:tab/>
        <w:t>לכך, כמובן, מצטרף כל נושא היעילות השלטונית. אנחנו שלטון, אנחנו ממשלה לא יעילה: מבנה הממשלה, כמובן מספר משרדי הממשלה. אנחנו מעבירים תחומים ממשרד אחד למשרד אחר לא על-פי הצורך הארגוני-המינהלתי והיעילות שבזה, אלא בעצם על-פי שיקול פוליט</w:t>
      </w:r>
      <w:r>
        <w:rPr>
          <w:rFonts w:hint="cs"/>
          <w:rtl/>
        </w:rPr>
        <w:t xml:space="preserve">י צר כלשהו. ואני חושב שאנחנו אחת המדינות השמרניות ביותר בעולם. זה עשרות שנים לא היו במערכת הממשלתית שום שינויים שיביאו להתייעלות, שיביאו ליכולת לקיצור תהליכים, שיביאו ליכולת של ביזור סמכויות. </w:t>
      </w:r>
    </w:p>
    <w:p w14:paraId="060AACE8" w14:textId="77777777" w:rsidR="00000000" w:rsidRDefault="007C71EE">
      <w:pPr>
        <w:pStyle w:val="a"/>
        <w:ind w:firstLine="0"/>
        <w:rPr>
          <w:rFonts w:hint="cs"/>
          <w:rtl/>
        </w:rPr>
      </w:pPr>
    </w:p>
    <w:p w14:paraId="6297E2D2" w14:textId="77777777" w:rsidR="00000000" w:rsidRDefault="007C71EE">
      <w:pPr>
        <w:pStyle w:val="a"/>
        <w:ind w:firstLine="0"/>
        <w:rPr>
          <w:rFonts w:hint="cs"/>
          <w:rtl/>
        </w:rPr>
      </w:pPr>
      <w:r>
        <w:rPr>
          <w:rFonts w:hint="cs"/>
          <w:rtl/>
        </w:rPr>
        <w:tab/>
        <w:t>וכאן אני מעיד על עוד תחום שהתנסיתי בו בשנים האחרונות: כל מה ש</w:t>
      </w:r>
      <w:r>
        <w:rPr>
          <w:rFonts w:hint="cs"/>
          <w:rtl/>
        </w:rPr>
        <w:t>קשור בקשרי השלטון המרכזי עם השלטון המקומי,  קרי הקשר של משרדי הממשלה עם העיריות, הרשויות המוניציפליות. יש הרבה מאוד חפיפה, הרבה מאוד תחומים שאפשר שהשלטון המרכזי יוציא את ידיו מהם, ייתן לשלטון המקומי להיות הסוכן, להיות מי שמוציא לפועל את מדיניות הממשלה. בכל</w:t>
      </w:r>
      <w:r>
        <w:rPr>
          <w:rFonts w:hint="cs"/>
          <w:rtl/>
        </w:rPr>
        <w:t xml:space="preserve">ל אני חושב שהממשלה צריכה להיות עסוקה מה שפחות </w:t>
      </w:r>
      <w:r>
        <w:rPr>
          <w:rtl/>
        </w:rPr>
        <w:t>–</w:t>
      </w:r>
      <w:r>
        <w:rPr>
          <w:rFonts w:hint="cs"/>
          <w:rtl/>
        </w:rPr>
        <w:t xml:space="preserve"> לא בלשכות רווחה, לא במחוז חינוכי, לא במשרדים אזוריים </w:t>
      </w:r>
      <w:r>
        <w:rPr>
          <w:rtl/>
        </w:rPr>
        <w:t>–</w:t>
      </w:r>
      <w:r>
        <w:rPr>
          <w:rFonts w:hint="cs"/>
          <w:rtl/>
        </w:rPr>
        <w:t xml:space="preserve"> אלא לתת לרשויות המקומיות את הסמכות, את הדרך, את הכלים, כדי לפעול בשמה. והממשלה צריכה לבצע בעצם את המדיניות, לפקח על ביצוע המדיניות, ובכך בסופו של דבר לחס</w:t>
      </w:r>
      <w:r>
        <w:rPr>
          <w:rFonts w:hint="cs"/>
          <w:rtl/>
        </w:rPr>
        <w:t xml:space="preserve">וך מיליוני שקלים ולתת לשלטון המקומי לעסוק בדברים האלה בצורה ישירה. </w:t>
      </w:r>
    </w:p>
    <w:p w14:paraId="77E5885F" w14:textId="77777777" w:rsidR="00000000" w:rsidRDefault="007C71EE">
      <w:pPr>
        <w:pStyle w:val="a"/>
        <w:ind w:firstLine="0"/>
        <w:rPr>
          <w:rFonts w:hint="cs"/>
          <w:rtl/>
        </w:rPr>
      </w:pPr>
    </w:p>
    <w:p w14:paraId="3BADAEE8" w14:textId="77777777" w:rsidR="00000000" w:rsidRDefault="007C71EE">
      <w:pPr>
        <w:pStyle w:val="a"/>
        <w:ind w:firstLine="0"/>
        <w:rPr>
          <w:rFonts w:hint="cs"/>
          <w:rtl/>
        </w:rPr>
      </w:pPr>
      <w:r>
        <w:rPr>
          <w:rFonts w:hint="cs"/>
          <w:rtl/>
        </w:rPr>
        <w:tab/>
        <w:t>במשך הימים האלה, בתוכנית התקציב, עלו גם נושאים שקשורים ישירות לשלטון המקומי: הנושא של איחוד הרשויות הוצא מתוך התוכנית. אני חושב שראוי ללכת לכיוון של איחוד רשויות, אך בשום אופן לא לעשות א</w:t>
      </w:r>
      <w:r>
        <w:rPr>
          <w:rFonts w:hint="cs"/>
          <w:rtl/>
        </w:rPr>
        <w:t xml:space="preserve">ת זה בדרך שבה הדבר תוכנן </w:t>
      </w:r>
      <w:r>
        <w:rPr>
          <w:rtl/>
        </w:rPr>
        <w:t>–</w:t>
      </w:r>
      <w:r>
        <w:rPr>
          <w:rFonts w:hint="cs"/>
          <w:rtl/>
        </w:rPr>
        <w:t xml:space="preserve"> דרך שבה השיקולים המרכזיים הם שיקולים פוליטיים. ראינו את הרשימה, ראינו מה שונה ברשימה. אתה רואה מייד, אפילו לא מזכירים את זה, שבעצם שיקולים פוליטיים מנחים בשאלה את מי לחבר למי. ראוי לעשות איחוד, ראוי לאחד רשויות, זה יכול בהחלט לחס</w:t>
      </w:r>
      <w:r>
        <w:rPr>
          <w:rFonts w:hint="cs"/>
          <w:rtl/>
        </w:rPr>
        <w:t xml:space="preserve">וך כסף, לחסוך תקורות,  אבל כמובן יש לעשות את זה אחרי שוועדות מקצועיות נתנו את דעתן איפה ראוי וכיצד לעשות את זה. </w:t>
      </w:r>
    </w:p>
    <w:p w14:paraId="111BC0A4" w14:textId="77777777" w:rsidR="00000000" w:rsidRDefault="007C71EE">
      <w:pPr>
        <w:pStyle w:val="a"/>
        <w:ind w:firstLine="0"/>
        <w:rPr>
          <w:rFonts w:hint="cs"/>
          <w:rtl/>
        </w:rPr>
      </w:pPr>
    </w:p>
    <w:p w14:paraId="70BA1C8E" w14:textId="77777777" w:rsidR="00000000" w:rsidRDefault="007C71EE">
      <w:pPr>
        <w:pStyle w:val="a"/>
        <w:ind w:firstLine="0"/>
        <w:rPr>
          <w:rFonts w:hint="cs"/>
          <w:rtl/>
        </w:rPr>
      </w:pPr>
      <w:r>
        <w:rPr>
          <w:rFonts w:hint="cs"/>
          <w:rtl/>
        </w:rPr>
        <w:tab/>
        <w:t xml:space="preserve">בסוף דברי אני רוצה לקרוא למי שצופה בנו בבית לבוא מחר ולהשתתף אתנו במצעד מחאה, מחאה על התוכנית הכלכלית, הגזירות הכלכליות, על הפגיעה בכל המרקם </w:t>
      </w:r>
      <w:r>
        <w:rPr>
          <w:rFonts w:hint="cs"/>
          <w:rtl/>
        </w:rPr>
        <w:t>החברתי העדין כל כך של מדינת  ישראל. מצעד המחאה יצא מחר ב=16:30 מאזור "בנייני האומה"; נצעד אל הכנסת. חברי הכנסת של כל סיעות האופוזיציה ישתתפו. ואתם, האזרחים, אם אתם רוצים להשתתף במשהו, להגיד: עשינו משהו כדי לנסות ולעצור את התוכנית הזאת, כדי להראות לממשלה שי</w:t>
      </w:r>
      <w:r>
        <w:rPr>
          <w:rFonts w:hint="cs"/>
          <w:rtl/>
        </w:rPr>
        <w:t xml:space="preserve">ש לנו מה לומר, אנחנו לא מסכימים לזה </w:t>
      </w:r>
      <w:r>
        <w:rPr>
          <w:rtl/>
        </w:rPr>
        <w:t>–</w:t>
      </w:r>
      <w:r>
        <w:rPr>
          <w:rFonts w:hint="cs"/>
          <w:rtl/>
        </w:rPr>
        <w:t xml:space="preserve"> בואו תשתתפו. תודה. </w:t>
      </w:r>
    </w:p>
    <w:p w14:paraId="2EE670A5" w14:textId="77777777" w:rsidR="00000000" w:rsidRDefault="007C71EE">
      <w:pPr>
        <w:pStyle w:val="a"/>
        <w:ind w:firstLine="0"/>
        <w:rPr>
          <w:rFonts w:hint="cs"/>
          <w:rtl/>
        </w:rPr>
      </w:pPr>
    </w:p>
    <w:p w14:paraId="597C238F" w14:textId="77777777" w:rsidR="00000000" w:rsidRDefault="007C71EE">
      <w:pPr>
        <w:pStyle w:val="ad"/>
        <w:rPr>
          <w:rtl/>
        </w:rPr>
      </w:pPr>
      <w:r>
        <w:rPr>
          <w:rtl/>
        </w:rPr>
        <w:t>היו"ר אלי בן-מנחם:</w:t>
      </w:r>
    </w:p>
    <w:p w14:paraId="0A6D18F1" w14:textId="77777777" w:rsidR="00000000" w:rsidRDefault="007C71EE">
      <w:pPr>
        <w:pStyle w:val="a"/>
        <w:rPr>
          <w:rtl/>
        </w:rPr>
      </w:pPr>
    </w:p>
    <w:p w14:paraId="16628FEC" w14:textId="77777777" w:rsidR="00000000" w:rsidRDefault="007C71EE">
      <w:pPr>
        <w:pStyle w:val="a"/>
        <w:rPr>
          <w:rFonts w:hint="cs"/>
          <w:rtl/>
        </w:rPr>
      </w:pPr>
      <w:r>
        <w:rPr>
          <w:rFonts w:hint="cs"/>
          <w:rtl/>
        </w:rPr>
        <w:t xml:space="preserve">תודה לחבר הכנסת עמרם מצנע. אני מזמין את חבר הכנסת חיים אורון </w:t>
      </w:r>
      <w:r>
        <w:rPr>
          <w:rtl/>
        </w:rPr>
        <w:t>–</w:t>
      </w:r>
      <w:r>
        <w:rPr>
          <w:rFonts w:hint="cs"/>
          <w:rtl/>
        </w:rPr>
        <w:t xml:space="preserve"> איננו. חבר הכנסת איתן כבל, ואחריו - חבר הכנסת נסים דהן. </w:t>
      </w:r>
    </w:p>
    <w:p w14:paraId="5E381751" w14:textId="77777777" w:rsidR="00000000" w:rsidRDefault="007C71EE">
      <w:pPr>
        <w:pStyle w:val="a"/>
        <w:ind w:firstLine="0"/>
        <w:rPr>
          <w:rFonts w:hint="cs"/>
          <w:rtl/>
        </w:rPr>
      </w:pPr>
    </w:p>
    <w:p w14:paraId="28E35C50" w14:textId="77777777" w:rsidR="00000000" w:rsidRDefault="007C71EE">
      <w:pPr>
        <w:pStyle w:val="Speaker"/>
        <w:rPr>
          <w:rtl/>
        </w:rPr>
      </w:pPr>
      <w:bookmarkStart w:id="1880" w:name="FS000001042T27_05_2003_21_29_11"/>
      <w:bookmarkStart w:id="1881" w:name="FS000000445T27_05_2003_21_29_28"/>
      <w:bookmarkEnd w:id="1880"/>
      <w:bookmarkEnd w:id="1881"/>
    </w:p>
    <w:p w14:paraId="35593364" w14:textId="77777777" w:rsidR="00000000" w:rsidRDefault="007C71EE">
      <w:pPr>
        <w:pStyle w:val="Speaker"/>
        <w:rPr>
          <w:rtl/>
        </w:rPr>
      </w:pPr>
      <w:r>
        <w:rPr>
          <w:rFonts w:hint="eastAsia"/>
          <w:rtl/>
        </w:rPr>
        <w:t>איתן</w:t>
      </w:r>
      <w:r>
        <w:rPr>
          <w:rtl/>
        </w:rPr>
        <w:t xml:space="preserve"> כבל (העבודה-מימד):</w:t>
      </w:r>
    </w:p>
    <w:p w14:paraId="3A15645C" w14:textId="77777777" w:rsidR="00000000" w:rsidRDefault="007C71EE">
      <w:pPr>
        <w:pStyle w:val="a"/>
        <w:rPr>
          <w:rFonts w:hint="cs"/>
          <w:rtl/>
        </w:rPr>
      </w:pPr>
    </w:p>
    <w:p w14:paraId="61B7FFE0" w14:textId="77777777" w:rsidR="00000000" w:rsidRDefault="007C71EE">
      <w:pPr>
        <w:pStyle w:val="a"/>
        <w:rPr>
          <w:rFonts w:hint="cs"/>
          <w:rtl/>
        </w:rPr>
      </w:pPr>
      <w:r>
        <w:rPr>
          <w:rFonts w:hint="cs"/>
          <w:rtl/>
        </w:rPr>
        <w:t>אדוני היושב-ראש, חברי חברי הכנ</w:t>
      </w:r>
      <w:r>
        <w:rPr>
          <w:rFonts w:hint="cs"/>
          <w:rtl/>
        </w:rPr>
        <w:t xml:space="preserve">סת, הציבור שצופה בנו בבית,  אני רוצה לפתוח לאו דווקא בנושא כלכלי, אני רוצה לנצל את ההזדמנות; אבל זה בכל זאת מתחבר גם לנושא הכלכלי,  ועוד איך מתחבר. </w:t>
      </w:r>
    </w:p>
    <w:p w14:paraId="6AE02823" w14:textId="77777777" w:rsidR="00000000" w:rsidRDefault="007C71EE">
      <w:pPr>
        <w:pStyle w:val="a"/>
        <w:rPr>
          <w:rFonts w:hint="cs"/>
          <w:rtl/>
        </w:rPr>
      </w:pPr>
    </w:p>
    <w:p w14:paraId="3470B8E8" w14:textId="77777777" w:rsidR="00000000" w:rsidRDefault="007C71EE">
      <w:pPr>
        <w:pStyle w:val="a"/>
        <w:rPr>
          <w:rFonts w:hint="cs"/>
          <w:rtl/>
        </w:rPr>
      </w:pPr>
      <w:r>
        <w:rPr>
          <w:rFonts w:hint="cs"/>
          <w:rtl/>
        </w:rPr>
        <w:t>לפני כמה ימים קיבלה ממשלת ישראל החלטה, שמנקודת המבט שלי היא החלטה היסטורית. כפי שאמרתי כאן באחד הנאומים הש</w:t>
      </w:r>
      <w:r>
        <w:rPr>
          <w:rFonts w:hint="cs"/>
          <w:rtl/>
        </w:rPr>
        <w:t xml:space="preserve">בוע, גם אם יתברר שהמהלך שראש הממשלה אריאל שרון מוביל הוא, כמו שאומרים חלק מאתנו, טקטיקה; או חלק אומרים אסטרטגיה; או יש כאלה שאומרים שאין בכוונתו בכלל לממש אותו, והוא בונה על כך שהפלסטינים הם אלה שיפעלו להפיל את ההסכמות </w:t>
      </w:r>
      <w:r>
        <w:rPr>
          <w:rtl/>
        </w:rPr>
        <w:t>–</w:t>
      </w:r>
      <w:r>
        <w:rPr>
          <w:rFonts w:hint="cs"/>
          <w:rtl/>
        </w:rPr>
        <w:t xml:space="preserve"> אני רוצה לומר לכם: אתה, חבר הכנסת ע</w:t>
      </w:r>
      <w:r>
        <w:rPr>
          <w:rFonts w:hint="cs"/>
          <w:rtl/>
        </w:rPr>
        <w:t xml:space="preserve">מרם מצנע, אמרת הבוקר,  ושמעתי אותך,  שראש הממשלה וחלק משרי ממשלת ישראל ועוד אנשים רבים מהימין צריכים, אם יש בהם טיפת מצפון, לעלות לקברו של יצחק רבין ולבקש סליחה ממנו. </w:t>
      </w:r>
    </w:p>
    <w:p w14:paraId="63726F3A" w14:textId="77777777" w:rsidR="00000000" w:rsidRDefault="007C71EE">
      <w:pPr>
        <w:pStyle w:val="a"/>
        <w:rPr>
          <w:rFonts w:hint="cs"/>
          <w:rtl/>
        </w:rPr>
      </w:pPr>
    </w:p>
    <w:p w14:paraId="3821E0D5" w14:textId="77777777" w:rsidR="00000000" w:rsidRDefault="007C71EE">
      <w:pPr>
        <w:pStyle w:val="a"/>
        <w:rPr>
          <w:rFonts w:hint="cs"/>
          <w:rtl/>
        </w:rPr>
      </w:pPr>
      <w:r>
        <w:rPr>
          <w:rFonts w:hint="cs"/>
          <w:rtl/>
        </w:rPr>
        <w:t>אני שואל את חבר הכנסת,  סליחה, את השר  בני אלון: איפה "זו ארצנו"? האם היא כבר לא ארצנו?</w:t>
      </w:r>
      <w:r>
        <w:rPr>
          <w:rFonts w:hint="cs"/>
          <w:rtl/>
        </w:rPr>
        <w:t xml:space="preserve"> האם משום שמדובר בשלטון של ימין היא כבר לא ארצנו? ואני אומר, היא ארצנו ותמיד היתה ארצנו.</w:t>
      </w:r>
      <w:bookmarkEnd w:id="1879"/>
      <w:r>
        <w:rPr>
          <w:rFonts w:hint="cs"/>
          <w:rtl/>
        </w:rPr>
        <w:t xml:space="preserve"> אבל היו אנשים שהבינו כבר לפני הרבה שנים, שהדרך שבה אנחנו  הולכים ומערכת היחסים בינינו לבין הפלסטינים אינה יכולה להימשך. הבנו, ואנחנו מבינים, שבפעולות שלנו אנחנו בעצם ה</w:t>
      </w:r>
      <w:r>
        <w:rPr>
          <w:rFonts w:hint="cs"/>
          <w:rtl/>
        </w:rPr>
        <w:t>ופכים את מדינת ישראל למדינה דו-לאומית שיש בה רוב ערבי. אנחנו במו-ידינו. כמו שהמצאנו את ה"חיזבאללה", כמו שהמצאנו את ה"חמאס", עם הקומבינות, עם התרגילים. גם הפעם אנחנו מובילים במו-ידינו להרס המדינה הזאת.</w:t>
      </w:r>
    </w:p>
    <w:p w14:paraId="06BB2047" w14:textId="77777777" w:rsidR="00000000" w:rsidRDefault="007C71EE">
      <w:pPr>
        <w:pStyle w:val="a"/>
        <w:rPr>
          <w:rFonts w:hint="cs"/>
          <w:rtl/>
        </w:rPr>
      </w:pPr>
    </w:p>
    <w:p w14:paraId="53D1EF8D" w14:textId="77777777" w:rsidR="00000000" w:rsidRDefault="007C71EE">
      <w:pPr>
        <w:pStyle w:val="a"/>
        <w:rPr>
          <w:rFonts w:hint="cs"/>
          <w:rtl/>
        </w:rPr>
      </w:pPr>
      <w:r>
        <w:rPr>
          <w:rFonts w:hint="cs"/>
          <w:rtl/>
        </w:rPr>
        <w:t>לכן, השר שרנסקי, שלאורך כל השנים היית מהמובילים והמתנג</w:t>
      </w:r>
      <w:r>
        <w:rPr>
          <w:rFonts w:hint="cs"/>
          <w:rtl/>
        </w:rPr>
        <w:t>דים, אתה וחבריך, מדוע אינכם יוצאים למאבק? אני תומך במתווה הזה, אני בעדו, אני איאבק. אבל איפה אתם?</w:t>
      </w:r>
    </w:p>
    <w:p w14:paraId="37DFD10F" w14:textId="77777777" w:rsidR="00000000" w:rsidRDefault="007C71EE">
      <w:pPr>
        <w:pStyle w:val="a"/>
        <w:rPr>
          <w:rFonts w:hint="cs"/>
          <w:rtl/>
        </w:rPr>
      </w:pPr>
    </w:p>
    <w:p w14:paraId="20640850" w14:textId="77777777" w:rsidR="00000000" w:rsidRDefault="007C71EE">
      <w:pPr>
        <w:pStyle w:val="ac"/>
        <w:rPr>
          <w:rtl/>
        </w:rPr>
      </w:pPr>
      <w:r>
        <w:rPr>
          <w:rFonts w:hint="eastAsia"/>
          <w:rtl/>
        </w:rPr>
        <w:t>השר</w:t>
      </w:r>
      <w:r>
        <w:rPr>
          <w:rtl/>
        </w:rPr>
        <w:t xml:space="preserve"> נתן שרנסקי:</w:t>
      </w:r>
    </w:p>
    <w:p w14:paraId="389FB310" w14:textId="77777777" w:rsidR="00000000" w:rsidRDefault="007C71EE">
      <w:pPr>
        <w:pStyle w:val="a"/>
        <w:rPr>
          <w:rFonts w:hint="cs"/>
          <w:rtl/>
        </w:rPr>
      </w:pPr>
    </w:p>
    <w:p w14:paraId="61A54A06" w14:textId="77777777" w:rsidR="00000000" w:rsidRDefault="007C71EE">
      <w:pPr>
        <w:pStyle w:val="a"/>
        <w:rPr>
          <w:rFonts w:hint="cs"/>
          <w:rtl/>
        </w:rPr>
      </w:pPr>
      <w:r>
        <w:rPr>
          <w:rFonts w:hint="cs"/>
          <w:rtl/>
        </w:rPr>
        <w:t>אני נגד.</w:t>
      </w:r>
    </w:p>
    <w:p w14:paraId="1D15A086" w14:textId="77777777" w:rsidR="00000000" w:rsidRDefault="007C71EE">
      <w:pPr>
        <w:pStyle w:val="a"/>
        <w:rPr>
          <w:rFonts w:hint="cs"/>
          <w:rtl/>
        </w:rPr>
      </w:pPr>
    </w:p>
    <w:p w14:paraId="61BBEE13" w14:textId="77777777" w:rsidR="00000000" w:rsidRDefault="007C71EE">
      <w:pPr>
        <w:pStyle w:val="SpeakerCon"/>
        <w:rPr>
          <w:rtl/>
        </w:rPr>
      </w:pPr>
      <w:bookmarkStart w:id="1882" w:name="FS000000445T27_05_2003_21_27_56C"/>
      <w:bookmarkEnd w:id="1882"/>
      <w:r>
        <w:rPr>
          <w:rtl/>
        </w:rPr>
        <w:t>איתן כבל (העבודה-מימד):</w:t>
      </w:r>
    </w:p>
    <w:p w14:paraId="01A92DFE" w14:textId="77777777" w:rsidR="00000000" w:rsidRDefault="007C71EE">
      <w:pPr>
        <w:pStyle w:val="a"/>
        <w:rPr>
          <w:rtl/>
        </w:rPr>
      </w:pPr>
    </w:p>
    <w:p w14:paraId="525609A4" w14:textId="77777777" w:rsidR="00000000" w:rsidRDefault="007C71EE">
      <w:pPr>
        <w:pStyle w:val="a"/>
        <w:rPr>
          <w:rFonts w:hint="cs"/>
          <w:rtl/>
        </w:rPr>
      </w:pPr>
      <w:r>
        <w:rPr>
          <w:rFonts w:hint="cs"/>
          <w:rtl/>
        </w:rPr>
        <w:t xml:space="preserve">זה יפה מאוד. גם אז היית נגד, אבל אז יצאת יחד עם חבריך לרחוב, שרפתם צמיגים. לפואד בן-אליעזר כמעט הפכו כאן </w:t>
      </w:r>
      <w:r>
        <w:rPr>
          <w:rFonts w:hint="cs"/>
          <w:rtl/>
        </w:rPr>
        <w:t>את הרכב כאשר הוא היה שר הבינוי והשיכון.</w:t>
      </w:r>
    </w:p>
    <w:p w14:paraId="49BCC467" w14:textId="77777777" w:rsidR="00000000" w:rsidRDefault="007C71EE">
      <w:pPr>
        <w:pStyle w:val="a"/>
        <w:rPr>
          <w:rFonts w:hint="cs"/>
          <w:rtl/>
        </w:rPr>
      </w:pPr>
    </w:p>
    <w:p w14:paraId="69C770F7" w14:textId="77777777" w:rsidR="00000000" w:rsidRDefault="007C71EE">
      <w:pPr>
        <w:pStyle w:val="ac"/>
        <w:rPr>
          <w:rtl/>
        </w:rPr>
      </w:pPr>
      <w:r>
        <w:rPr>
          <w:rFonts w:hint="eastAsia"/>
          <w:rtl/>
        </w:rPr>
        <w:t>רן</w:t>
      </w:r>
      <w:r>
        <w:rPr>
          <w:rtl/>
        </w:rPr>
        <w:t xml:space="preserve"> כהן (מרצ):</w:t>
      </w:r>
    </w:p>
    <w:p w14:paraId="2345B3DC" w14:textId="77777777" w:rsidR="00000000" w:rsidRDefault="007C71EE">
      <w:pPr>
        <w:pStyle w:val="a"/>
        <w:rPr>
          <w:rFonts w:hint="cs"/>
          <w:rtl/>
        </w:rPr>
      </w:pPr>
    </w:p>
    <w:p w14:paraId="4411C9A0" w14:textId="77777777" w:rsidR="00000000" w:rsidRDefault="007C71EE">
      <w:pPr>
        <w:pStyle w:val="a"/>
        <w:rPr>
          <w:rFonts w:hint="cs"/>
          <w:rtl/>
        </w:rPr>
      </w:pPr>
      <w:r>
        <w:rPr>
          <w:rFonts w:hint="cs"/>
          <w:rtl/>
        </w:rPr>
        <w:t>לי שרפו אז את הרכב.</w:t>
      </w:r>
    </w:p>
    <w:p w14:paraId="7970DCA2" w14:textId="77777777" w:rsidR="00000000" w:rsidRDefault="007C71EE">
      <w:pPr>
        <w:pStyle w:val="a"/>
        <w:rPr>
          <w:rFonts w:hint="cs"/>
          <w:rtl/>
        </w:rPr>
      </w:pPr>
    </w:p>
    <w:p w14:paraId="79CD2710" w14:textId="77777777" w:rsidR="00000000" w:rsidRDefault="007C71EE">
      <w:pPr>
        <w:pStyle w:val="SpeakerCon"/>
        <w:rPr>
          <w:rtl/>
        </w:rPr>
      </w:pPr>
      <w:bookmarkStart w:id="1883" w:name="FS000000445T27_05_2003_21_28_35C"/>
      <w:bookmarkEnd w:id="1883"/>
      <w:r>
        <w:rPr>
          <w:rtl/>
        </w:rPr>
        <w:t>איתן כבל (העבודה-מימד):</w:t>
      </w:r>
    </w:p>
    <w:p w14:paraId="4E608686" w14:textId="77777777" w:rsidR="00000000" w:rsidRDefault="007C71EE">
      <w:pPr>
        <w:pStyle w:val="a"/>
        <w:rPr>
          <w:rtl/>
        </w:rPr>
      </w:pPr>
    </w:p>
    <w:p w14:paraId="6815AA4E" w14:textId="77777777" w:rsidR="00000000" w:rsidRDefault="007C71EE">
      <w:pPr>
        <w:pStyle w:val="a"/>
        <w:rPr>
          <w:rFonts w:hint="cs"/>
          <w:rtl/>
        </w:rPr>
      </w:pPr>
      <w:r>
        <w:rPr>
          <w:rFonts w:hint="cs"/>
          <w:rtl/>
        </w:rPr>
        <w:t xml:space="preserve">איפה אתם? נגמר מלאי הצמיגים? מה קרה לכם? איפה אתם? אני פונה לציבור שמקשיב לנו </w:t>
      </w:r>
      <w:r>
        <w:rPr>
          <w:rtl/>
        </w:rPr>
        <w:t>–</w:t>
      </w:r>
      <w:r>
        <w:rPr>
          <w:rFonts w:hint="cs"/>
          <w:rtl/>
        </w:rPr>
        <w:t xml:space="preserve"> איפה אתם?</w:t>
      </w:r>
    </w:p>
    <w:p w14:paraId="22335432" w14:textId="77777777" w:rsidR="00000000" w:rsidRDefault="007C71EE">
      <w:pPr>
        <w:pStyle w:val="a"/>
        <w:rPr>
          <w:rFonts w:hint="cs"/>
          <w:rtl/>
        </w:rPr>
      </w:pPr>
    </w:p>
    <w:p w14:paraId="2631BE2F" w14:textId="77777777" w:rsidR="00000000" w:rsidRDefault="007C71EE">
      <w:pPr>
        <w:pStyle w:val="a"/>
        <w:rPr>
          <w:rFonts w:hint="cs"/>
          <w:rtl/>
        </w:rPr>
      </w:pPr>
      <w:r>
        <w:rPr>
          <w:rFonts w:hint="cs"/>
          <w:rtl/>
        </w:rPr>
        <w:t xml:space="preserve">מתברר, כך טוען אריאל שרון, שהמדיניות שלכם עד היום היתה מדיניות </w:t>
      </w:r>
      <w:r>
        <w:rPr>
          <w:rFonts w:hint="cs"/>
          <w:rtl/>
        </w:rPr>
        <w:t>של טעות. אם זאת היתה רק טעות שמדברים עליה, אז לא קרה כלום. כשחברה עושה טעויות משקיות ופושטת את הרגל, העובדים מקבלים פיצויים והולכים לדרכם. האם מישהו יכול להבין מה קרה לנו בכל התקופה הזאת? ולו רק בשביל ה"אילו", שיכול היה להיות אחרת. איך זה מתחבר? כי ההשקעות</w:t>
      </w:r>
      <w:r>
        <w:rPr>
          <w:rFonts w:hint="cs"/>
          <w:rtl/>
        </w:rPr>
        <w:t xml:space="preserve"> הכלכליות העצומות שנדרשות לתחזק צבא יכלו לשנות ולסייע לבנות את החברה שהפערים בה הולכים ומעמיקים. </w:t>
      </w:r>
    </w:p>
    <w:p w14:paraId="5D59D781" w14:textId="77777777" w:rsidR="00000000" w:rsidRDefault="007C71EE">
      <w:pPr>
        <w:pStyle w:val="a"/>
        <w:rPr>
          <w:rFonts w:hint="cs"/>
          <w:rtl/>
        </w:rPr>
      </w:pPr>
    </w:p>
    <w:p w14:paraId="5AAD662C" w14:textId="77777777" w:rsidR="00000000" w:rsidRDefault="007C71EE">
      <w:pPr>
        <w:pStyle w:val="a"/>
        <w:rPr>
          <w:rFonts w:hint="cs"/>
          <w:rtl/>
        </w:rPr>
      </w:pPr>
      <w:r>
        <w:rPr>
          <w:rFonts w:hint="cs"/>
          <w:rtl/>
        </w:rPr>
        <w:t>אדוני השר, אתה היית שר הבינוי והשיכון ואתה יודע, וגם הממשלה הזאת יודעת, שיש חבלי ארץ שלמים במדינה הזאת שהזמן עמד בהם מלכת. ולעומת זאת, כשכבר יוצא לי להגיע לש</w:t>
      </w:r>
      <w:r>
        <w:rPr>
          <w:rFonts w:hint="cs"/>
          <w:rtl/>
        </w:rPr>
        <w:t xml:space="preserve">טחים </w:t>
      </w:r>
      <w:r>
        <w:rPr>
          <w:rtl/>
        </w:rPr>
        <w:t>–</w:t>
      </w:r>
      <w:r>
        <w:rPr>
          <w:rFonts w:hint="cs"/>
          <w:rtl/>
        </w:rPr>
        <w:t xml:space="preserve"> ובמידה רבה גם עבורי הם חבלי ארץ, אבל המציאות מכתיבה התנהלות אחרת </w:t>
      </w:r>
      <w:r>
        <w:rPr>
          <w:rtl/>
        </w:rPr>
        <w:t>–</w:t>
      </w:r>
      <w:r>
        <w:rPr>
          <w:rFonts w:hint="cs"/>
          <w:rtl/>
        </w:rPr>
        <w:t xml:space="preserve"> שם מתרחשת מהפכה, שהיא כמו מנגינה שלא נפסקת. מגג אדום לעוד גג אדום, מעוד כביש שנפרץ לעוד כביש עוקף, מעוד הנחה לעוד הנחה. ואין פוצה פה ומצפצף.</w:t>
      </w:r>
    </w:p>
    <w:p w14:paraId="49359EEB" w14:textId="77777777" w:rsidR="00000000" w:rsidRDefault="007C71EE">
      <w:pPr>
        <w:pStyle w:val="a"/>
        <w:rPr>
          <w:rFonts w:hint="cs"/>
          <w:rtl/>
        </w:rPr>
      </w:pPr>
    </w:p>
    <w:p w14:paraId="291E7DA8" w14:textId="77777777" w:rsidR="00000000" w:rsidRDefault="007C71EE">
      <w:pPr>
        <w:pStyle w:val="a"/>
        <w:rPr>
          <w:rFonts w:hint="cs"/>
          <w:rtl/>
        </w:rPr>
      </w:pPr>
      <w:r>
        <w:rPr>
          <w:rFonts w:hint="cs"/>
          <w:rtl/>
        </w:rPr>
        <w:t>אדוני השר, אינני מתיימר להיות מועמד לפרס</w:t>
      </w:r>
      <w:r>
        <w:rPr>
          <w:rFonts w:hint="cs"/>
          <w:rtl/>
        </w:rPr>
        <w:t xml:space="preserve"> נובל לכלכלה, אבל בסופו של עניין, אין מה לעשות, תקציב המדינה הוא כמו תקציב של משק בית. מה קורה למשפחה בפריפריה כשאין כסף? לא קונים, נושכים שפתיים. מצד אחד, פה אין כסף, ומצד שני, אל היישובים ביהודה, שומרון וחבל-עזה הכסף ממשיך לזרום. מישהו נותן את הדעת על זה</w:t>
      </w:r>
      <w:r>
        <w:rPr>
          <w:rFonts w:hint="cs"/>
          <w:rtl/>
        </w:rPr>
        <w:t>? למישהו אכפת?</w:t>
      </w:r>
    </w:p>
    <w:p w14:paraId="11C7592C" w14:textId="77777777" w:rsidR="00000000" w:rsidRDefault="007C71EE">
      <w:pPr>
        <w:pStyle w:val="a"/>
        <w:rPr>
          <w:rFonts w:hint="cs"/>
          <w:rtl/>
        </w:rPr>
      </w:pPr>
    </w:p>
    <w:p w14:paraId="27B496DF" w14:textId="77777777" w:rsidR="00000000" w:rsidRDefault="007C71EE">
      <w:pPr>
        <w:pStyle w:val="a"/>
        <w:rPr>
          <w:rFonts w:hint="cs"/>
          <w:rtl/>
        </w:rPr>
      </w:pPr>
      <w:r>
        <w:rPr>
          <w:rFonts w:hint="cs"/>
          <w:rtl/>
        </w:rPr>
        <w:t xml:space="preserve">אני אומר לכם, ואמרתי את זה השבוע כבר לפחות פעם אחת - בתקציב הזה נוספה עוד מדיניות. יש בכלכלה מדיניות מוניטרית, ועכשיו היתוספה מדיניות "קומבינטורית". תקציב שהוא קומבינה. התרבות הזאת, מהפריימריס ומעוד מקומות, מובאת ישירות לתקציב המדינה. </w:t>
      </w:r>
    </w:p>
    <w:p w14:paraId="560CB117" w14:textId="77777777" w:rsidR="00000000" w:rsidRDefault="007C71EE">
      <w:pPr>
        <w:pStyle w:val="a"/>
        <w:rPr>
          <w:rFonts w:hint="cs"/>
          <w:rtl/>
        </w:rPr>
      </w:pPr>
    </w:p>
    <w:p w14:paraId="3FF2B585" w14:textId="77777777" w:rsidR="00000000" w:rsidRDefault="007C71EE">
      <w:pPr>
        <w:pStyle w:val="a"/>
        <w:rPr>
          <w:rFonts w:hint="cs"/>
          <w:rtl/>
        </w:rPr>
      </w:pPr>
      <w:r>
        <w:rPr>
          <w:rFonts w:hint="cs"/>
          <w:rtl/>
        </w:rPr>
        <w:t>אתה</w:t>
      </w:r>
      <w:r>
        <w:rPr>
          <w:rFonts w:hint="cs"/>
          <w:rtl/>
        </w:rPr>
        <w:t xml:space="preserve"> יודע, אדוני השר, מתפקידך כשר הבינוי והשיכון, שנושא כמו איחוד רשויות, שהוא נושא כבד אבל הוא נושא אמיתי, כפי שאמר קודמי, חבר הכנסת עמרם מצנע - הנושא הזה מחויב המציאות בחלק לא קטן מן המקומות, גם כלכלית וגם למען האזרח. אבל מי שהלך וקרא וראה את החיבורים, או את</w:t>
      </w:r>
      <w:r>
        <w:rPr>
          <w:rFonts w:hint="cs"/>
          <w:rtl/>
        </w:rPr>
        <w:t xml:space="preserve"> האי-חיבורים בין יישובים שונים, חיפש וחיפש בחלק לא קטן מהם את ההיגיון. הרי בסופו של עניין פעולה של איחוד רשויות לא נעשית כל יום. אבל כשהבסיס הוא בסיס פוליטי, כשההחלטות אינן החלטות שמבוססות על חוות דעת מקצועיות, אז כך הדברים נראים. ובסוף מושכים את זה. האוצר</w:t>
      </w:r>
      <w:r>
        <w:rPr>
          <w:rFonts w:hint="cs"/>
          <w:rtl/>
        </w:rPr>
        <w:t xml:space="preserve"> אומר שהעלות למשק היא מיליארד שקל. אתם יודעים מה, לא מיליארד. נגיד שזה 200 מיליון שקל - אני אהיה לארג'. האם בימים אלה 200 מיליון שקל מסתובבים ברחובות?</w:t>
      </w:r>
    </w:p>
    <w:p w14:paraId="5D2A73F3" w14:textId="77777777" w:rsidR="00000000" w:rsidRDefault="007C71EE">
      <w:pPr>
        <w:pStyle w:val="a"/>
        <w:rPr>
          <w:rFonts w:hint="cs"/>
          <w:rtl/>
        </w:rPr>
      </w:pPr>
    </w:p>
    <w:p w14:paraId="40AF19CD" w14:textId="77777777" w:rsidR="00000000" w:rsidRDefault="007C71EE">
      <w:pPr>
        <w:pStyle w:val="a"/>
        <w:rPr>
          <w:rFonts w:hint="cs"/>
          <w:rtl/>
        </w:rPr>
      </w:pPr>
      <w:r>
        <w:rPr>
          <w:rFonts w:hint="cs"/>
          <w:rtl/>
        </w:rPr>
        <w:t>לכן, אני אומר שאני נמנה עם אלה שמבינים את המצוקה, והקשבתי אתמול לשר במשרד האוצר שנתן לחבר הכנסת רן כהן ה</w:t>
      </w:r>
      <w:r>
        <w:rPr>
          <w:rFonts w:hint="cs"/>
          <w:rtl/>
        </w:rPr>
        <w:t xml:space="preserve">רצאה מאלפת. הרצאות </w:t>
      </w:r>
      <w:r>
        <w:rPr>
          <w:rtl/>
        </w:rPr>
        <w:t>–</w:t>
      </w:r>
      <w:r>
        <w:rPr>
          <w:rFonts w:hint="cs"/>
          <w:rtl/>
        </w:rPr>
        <w:t xml:space="preserve"> הכול בסדר, בעיקר אם היה לו עוד לוח עם גרפים. והשר שטרית הוא באמת אחד האנשים שאני מעריך מאוד בבית הזה.</w:t>
      </w:r>
    </w:p>
    <w:p w14:paraId="187DB63A" w14:textId="77777777" w:rsidR="00000000" w:rsidRDefault="007C71EE">
      <w:pPr>
        <w:pStyle w:val="a"/>
        <w:rPr>
          <w:rFonts w:hint="cs"/>
          <w:rtl/>
        </w:rPr>
      </w:pPr>
    </w:p>
    <w:p w14:paraId="29C48000" w14:textId="77777777" w:rsidR="00000000" w:rsidRDefault="007C71EE">
      <w:pPr>
        <w:pStyle w:val="a"/>
        <w:rPr>
          <w:rFonts w:hint="cs"/>
          <w:rtl/>
        </w:rPr>
      </w:pPr>
      <w:r>
        <w:rPr>
          <w:rFonts w:hint="cs"/>
          <w:rtl/>
        </w:rPr>
        <w:t>מדברים על תשתיות, ויצא לי בעבר לעסוק בתשתיות: תקוצר הדרך משדרות לתל-אביב. לְמה? אני בעד, אבל לְמה? כדי שאנשים יגיעו לתל-אביב ויראו מ</w:t>
      </w:r>
      <w:r>
        <w:rPr>
          <w:rFonts w:hint="cs"/>
          <w:rtl/>
        </w:rPr>
        <w:t>פעלים סגורים, או להיפך? לְמה, אם התקציב הזה איננו מסמן צמיחה, ואין בו תקווה?</w:t>
      </w:r>
    </w:p>
    <w:p w14:paraId="726F4AED" w14:textId="77777777" w:rsidR="00000000" w:rsidRDefault="007C71EE">
      <w:pPr>
        <w:pStyle w:val="a"/>
        <w:rPr>
          <w:rFonts w:hint="cs"/>
          <w:rtl/>
        </w:rPr>
      </w:pPr>
    </w:p>
    <w:p w14:paraId="329A5884" w14:textId="77777777" w:rsidR="00000000" w:rsidRDefault="007C71EE">
      <w:pPr>
        <w:pStyle w:val="a"/>
        <w:rPr>
          <w:rFonts w:hint="cs"/>
          <w:rtl/>
        </w:rPr>
      </w:pPr>
      <w:r>
        <w:rPr>
          <w:rFonts w:hint="cs"/>
          <w:rtl/>
        </w:rPr>
        <w:t>השר שרנסקי, אתה יודע מה נתן תקווה? לא התוכנית. במידה רבה הבורסה או שוק ההון הם ססמוגרף לתחושות.</w:t>
      </w:r>
    </w:p>
    <w:p w14:paraId="66428183" w14:textId="77777777" w:rsidR="00000000" w:rsidRDefault="007C71EE">
      <w:pPr>
        <w:pStyle w:val="a"/>
        <w:rPr>
          <w:rFonts w:hint="cs"/>
          <w:rtl/>
        </w:rPr>
      </w:pPr>
    </w:p>
    <w:p w14:paraId="206F7C52" w14:textId="77777777" w:rsidR="00000000" w:rsidRDefault="007C71EE">
      <w:pPr>
        <w:pStyle w:val="ad"/>
        <w:rPr>
          <w:rtl/>
        </w:rPr>
      </w:pPr>
      <w:r>
        <w:rPr>
          <w:rtl/>
        </w:rPr>
        <w:t>היו”ר אלי בן-מנחם:</w:t>
      </w:r>
    </w:p>
    <w:p w14:paraId="700127AF" w14:textId="77777777" w:rsidR="00000000" w:rsidRDefault="007C71EE">
      <w:pPr>
        <w:pStyle w:val="a"/>
        <w:rPr>
          <w:rtl/>
        </w:rPr>
      </w:pPr>
    </w:p>
    <w:p w14:paraId="775C52DE" w14:textId="77777777" w:rsidR="00000000" w:rsidRDefault="007C71EE">
      <w:pPr>
        <w:pStyle w:val="a"/>
        <w:rPr>
          <w:rFonts w:hint="cs"/>
          <w:rtl/>
        </w:rPr>
      </w:pPr>
      <w:r>
        <w:rPr>
          <w:rFonts w:hint="cs"/>
          <w:rtl/>
        </w:rPr>
        <w:t>חבר הכנסת איתן כבל, נותרה לך דקה אחת, תיקח את זה בחשבון ותשתד</w:t>
      </w:r>
      <w:r>
        <w:rPr>
          <w:rFonts w:hint="cs"/>
          <w:rtl/>
        </w:rPr>
        <w:t>ל לסיים.</w:t>
      </w:r>
    </w:p>
    <w:p w14:paraId="2BE3F6E0" w14:textId="77777777" w:rsidR="00000000" w:rsidRDefault="007C71EE">
      <w:pPr>
        <w:pStyle w:val="a"/>
        <w:rPr>
          <w:rFonts w:hint="cs"/>
          <w:rtl/>
        </w:rPr>
      </w:pPr>
    </w:p>
    <w:p w14:paraId="6382BC53" w14:textId="77777777" w:rsidR="00000000" w:rsidRDefault="007C71EE">
      <w:pPr>
        <w:pStyle w:val="SpeakerCon"/>
        <w:rPr>
          <w:rtl/>
        </w:rPr>
      </w:pPr>
      <w:bookmarkStart w:id="1884" w:name="FS000000445T27_05_2003_21_48_05C"/>
      <w:bookmarkEnd w:id="1884"/>
    </w:p>
    <w:p w14:paraId="297FAAE6" w14:textId="77777777" w:rsidR="00000000" w:rsidRDefault="007C71EE">
      <w:pPr>
        <w:pStyle w:val="SpeakerCon"/>
        <w:rPr>
          <w:rtl/>
        </w:rPr>
      </w:pPr>
      <w:r>
        <w:rPr>
          <w:rtl/>
        </w:rPr>
        <w:t>איתן כבל (העבודה-מימד):</w:t>
      </w:r>
    </w:p>
    <w:p w14:paraId="21CBFEDE" w14:textId="77777777" w:rsidR="00000000" w:rsidRDefault="007C71EE">
      <w:pPr>
        <w:pStyle w:val="a"/>
        <w:rPr>
          <w:rtl/>
        </w:rPr>
      </w:pPr>
    </w:p>
    <w:p w14:paraId="29FD3ECD" w14:textId="77777777" w:rsidR="00000000" w:rsidRDefault="007C71EE">
      <w:pPr>
        <w:pStyle w:val="a"/>
        <w:rPr>
          <w:rFonts w:hint="cs"/>
          <w:rtl/>
        </w:rPr>
      </w:pPr>
      <w:r>
        <w:rPr>
          <w:rFonts w:hint="cs"/>
          <w:rtl/>
        </w:rPr>
        <w:t>הציבור הגיב יותר מכול על החלטת הממשלה, ולא על ההחלטה על מצבה הכלכלי של מדינת ישראל.</w:t>
      </w:r>
    </w:p>
    <w:p w14:paraId="735F0221" w14:textId="77777777" w:rsidR="00000000" w:rsidRDefault="007C71EE">
      <w:pPr>
        <w:pStyle w:val="a"/>
        <w:rPr>
          <w:rFonts w:hint="cs"/>
          <w:rtl/>
        </w:rPr>
      </w:pPr>
    </w:p>
    <w:p w14:paraId="1EE1AD04" w14:textId="77777777" w:rsidR="00000000" w:rsidRDefault="007C71EE">
      <w:pPr>
        <w:pStyle w:val="a"/>
        <w:rPr>
          <w:rFonts w:hint="cs"/>
          <w:rtl/>
        </w:rPr>
      </w:pPr>
      <w:r>
        <w:rPr>
          <w:rFonts w:hint="cs"/>
          <w:rtl/>
        </w:rPr>
        <w:t xml:space="preserve">רציתי לקרוא סיכום והמלצות על האי-שוויון בתקצוב בחינוך היסודי, של יעל פישביין מ"מרכז אדוה". רואים שגם כשאנחנו נכנסים לאלף השלישי במדינה </w:t>
      </w:r>
      <w:r>
        <w:rPr>
          <w:rFonts w:hint="cs"/>
          <w:rtl/>
        </w:rPr>
        <w:t>שלנו, שאלפיים שנים ערגנו אליה, יש עדיפים ויש מועדפים, יש כאלה שנותנים להם וכאלה שלא יזכו לעולם שייתנו להם. זה מה שעושה הממשלה הזאת, הממשלה שאמרו עליה שהיא ממשלת העם.</w:t>
      </w:r>
    </w:p>
    <w:p w14:paraId="52B74433" w14:textId="77777777" w:rsidR="00000000" w:rsidRDefault="007C71EE">
      <w:pPr>
        <w:pStyle w:val="a"/>
        <w:rPr>
          <w:rFonts w:hint="cs"/>
          <w:rtl/>
        </w:rPr>
      </w:pPr>
    </w:p>
    <w:p w14:paraId="5BC038E2" w14:textId="77777777" w:rsidR="00000000" w:rsidRDefault="007C71EE">
      <w:pPr>
        <w:pStyle w:val="a"/>
        <w:rPr>
          <w:rFonts w:hint="cs"/>
          <w:rtl/>
        </w:rPr>
      </w:pPr>
      <w:r>
        <w:rPr>
          <w:rFonts w:hint="cs"/>
          <w:rtl/>
        </w:rPr>
        <w:t>אני אומר לכם, הציבור שצופה בנו עכשיו, כאשר אני פוגש אתכם ברחוב, ופגשתי חלק מכם בדרך להפגנ</w:t>
      </w:r>
      <w:r>
        <w:rPr>
          <w:rFonts w:hint="cs"/>
          <w:rtl/>
        </w:rPr>
        <w:t>ה היום; אל תספרו סיפורים. אתם אלה שצריכים ללמד לקח את הממשלה הכושלת הזאת, ורק אתם. במצב שבו אנחנו נמצאים, בכוחותינו הדלים אנחנו ננסה לעשות את המאמץ, אבל אל תשכחו להם את זה. תודה.</w:t>
      </w:r>
    </w:p>
    <w:p w14:paraId="78532691" w14:textId="77777777" w:rsidR="00000000" w:rsidRDefault="007C71EE">
      <w:pPr>
        <w:pStyle w:val="a"/>
        <w:rPr>
          <w:color w:val="0000FF"/>
          <w:szCs w:val="28"/>
          <w:rtl/>
        </w:rPr>
      </w:pPr>
    </w:p>
    <w:p w14:paraId="28FB7B2B" w14:textId="77777777" w:rsidR="00000000" w:rsidRDefault="007C71EE">
      <w:pPr>
        <w:pStyle w:val="ad"/>
        <w:rPr>
          <w:rtl/>
        </w:rPr>
      </w:pPr>
      <w:r>
        <w:rPr>
          <w:rtl/>
        </w:rPr>
        <w:t>היו"ר אלי בן-מנחם:</w:t>
      </w:r>
    </w:p>
    <w:p w14:paraId="52B0E913" w14:textId="77777777" w:rsidR="00000000" w:rsidRDefault="007C71EE">
      <w:pPr>
        <w:pStyle w:val="a"/>
        <w:rPr>
          <w:rtl/>
        </w:rPr>
      </w:pPr>
    </w:p>
    <w:p w14:paraId="67EA708A" w14:textId="77777777" w:rsidR="00000000" w:rsidRDefault="007C71EE">
      <w:pPr>
        <w:pStyle w:val="a"/>
        <w:rPr>
          <w:rFonts w:hint="cs"/>
          <w:rtl/>
        </w:rPr>
      </w:pPr>
      <w:r>
        <w:rPr>
          <w:rFonts w:hint="cs"/>
          <w:rtl/>
        </w:rPr>
        <w:t>תודה לחבר הכנסת איתן כבל. אני מזמין את חבר הכנסת נסים דה</w:t>
      </w:r>
      <w:r>
        <w:rPr>
          <w:rFonts w:hint="cs"/>
          <w:rtl/>
        </w:rPr>
        <w:t xml:space="preserve">ן; הוא איננו. אני מזמין את חבר הכנסת רן כהן, בבקשה. אחריו </w:t>
      </w:r>
      <w:r>
        <w:rPr>
          <w:rtl/>
        </w:rPr>
        <w:t>–</w:t>
      </w:r>
      <w:r>
        <w:rPr>
          <w:rFonts w:hint="cs"/>
          <w:rtl/>
        </w:rPr>
        <w:t xml:space="preserve"> חבר הכנסת ישראל אייכלר. </w:t>
      </w:r>
    </w:p>
    <w:p w14:paraId="27EC5AE4" w14:textId="77777777" w:rsidR="00000000" w:rsidRDefault="007C71EE">
      <w:pPr>
        <w:pStyle w:val="a"/>
        <w:rPr>
          <w:rFonts w:hint="cs"/>
          <w:rtl/>
        </w:rPr>
      </w:pPr>
    </w:p>
    <w:p w14:paraId="3167A0DD" w14:textId="77777777" w:rsidR="00000000" w:rsidRDefault="007C71EE">
      <w:pPr>
        <w:pStyle w:val="Speaker"/>
        <w:rPr>
          <w:rtl/>
        </w:rPr>
      </w:pPr>
      <w:bookmarkStart w:id="1885" w:name="FS000000507T27_05_2003_21_31_49"/>
      <w:bookmarkEnd w:id="1885"/>
      <w:r>
        <w:rPr>
          <w:rFonts w:hint="eastAsia"/>
          <w:rtl/>
        </w:rPr>
        <w:t>רן</w:t>
      </w:r>
      <w:r>
        <w:rPr>
          <w:rtl/>
        </w:rPr>
        <w:t xml:space="preserve"> כהן (מרצ):</w:t>
      </w:r>
    </w:p>
    <w:p w14:paraId="6F93156D" w14:textId="77777777" w:rsidR="00000000" w:rsidRDefault="007C71EE">
      <w:pPr>
        <w:pStyle w:val="a"/>
        <w:rPr>
          <w:rFonts w:hint="cs"/>
          <w:rtl/>
        </w:rPr>
      </w:pPr>
    </w:p>
    <w:p w14:paraId="78A9D9F3" w14:textId="77777777" w:rsidR="00000000" w:rsidRDefault="007C71EE">
      <w:pPr>
        <w:pStyle w:val="a"/>
        <w:rPr>
          <w:rFonts w:hint="cs"/>
          <w:rtl/>
        </w:rPr>
      </w:pPr>
      <w:r>
        <w:rPr>
          <w:rFonts w:hint="cs"/>
          <w:rtl/>
        </w:rPr>
        <w:t xml:space="preserve">אדוני היושב-ראש, אדוני השר שרנסקי, חברות וחברי הכנסת, צופים יקרים - אדוני היושב-ראש, ערב טוב לך. אני רואה שאנחנו מקיימים את השותפות שלנו </w:t>
      </w:r>
      <w:r>
        <w:rPr>
          <w:rtl/>
        </w:rPr>
        <w:t>–</w:t>
      </w:r>
      <w:r>
        <w:rPr>
          <w:rFonts w:hint="cs"/>
          <w:rtl/>
        </w:rPr>
        <w:t xml:space="preserve"> זאת כבר הפעם השנ</w:t>
      </w:r>
      <w:r>
        <w:rPr>
          <w:rFonts w:hint="cs"/>
          <w:rtl/>
        </w:rPr>
        <w:t xml:space="preserve">ייה שאני מתכבד לנאום כאשר אתה היושב-ראש של הישיבה. </w:t>
      </w:r>
    </w:p>
    <w:p w14:paraId="271B3A16" w14:textId="77777777" w:rsidR="00000000" w:rsidRDefault="007C71EE">
      <w:pPr>
        <w:pStyle w:val="a"/>
        <w:rPr>
          <w:rFonts w:hint="cs"/>
          <w:rtl/>
        </w:rPr>
      </w:pPr>
    </w:p>
    <w:p w14:paraId="5A902CBE" w14:textId="77777777" w:rsidR="00000000" w:rsidRDefault="007C71EE">
      <w:pPr>
        <w:pStyle w:val="ad"/>
        <w:rPr>
          <w:rtl/>
        </w:rPr>
      </w:pPr>
      <w:r>
        <w:rPr>
          <w:rtl/>
        </w:rPr>
        <w:t>היו"ר אלי בן-מנחם:</w:t>
      </w:r>
    </w:p>
    <w:p w14:paraId="68114B30" w14:textId="77777777" w:rsidR="00000000" w:rsidRDefault="007C71EE">
      <w:pPr>
        <w:pStyle w:val="a"/>
        <w:rPr>
          <w:rtl/>
        </w:rPr>
      </w:pPr>
    </w:p>
    <w:p w14:paraId="7A7E6C4A" w14:textId="77777777" w:rsidR="00000000" w:rsidRDefault="007C71EE">
      <w:pPr>
        <w:pStyle w:val="a"/>
        <w:rPr>
          <w:rFonts w:hint="cs"/>
          <w:rtl/>
        </w:rPr>
      </w:pPr>
      <w:r>
        <w:rPr>
          <w:rFonts w:hint="cs"/>
          <w:rtl/>
        </w:rPr>
        <w:t xml:space="preserve">התענוג הוא כולו שלי. </w:t>
      </w:r>
    </w:p>
    <w:p w14:paraId="5F0D5CC0" w14:textId="77777777" w:rsidR="00000000" w:rsidRDefault="007C71EE">
      <w:pPr>
        <w:pStyle w:val="a"/>
        <w:rPr>
          <w:rFonts w:hint="cs"/>
          <w:rtl/>
        </w:rPr>
      </w:pPr>
    </w:p>
    <w:p w14:paraId="1EAC13FC" w14:textId="77777777" w:rsidR="00000000" w:rsidRDefault="007C71EE">
      <w:pPr>
        <w:pStyle w:val="SpeakerCon"/>
        <w:rPr>
          <w:rtl/>
        </w:rPr>
      </w:pPr>
      <w:bookmarkStart w:id="1886" w:name="FS000000507T27_05_2003_21_32_36C"/>
      <w:bookmarkEnd w:id="1886"/>
      <w:r>
        <w:rPr>
          <w:rtl/>
        </w:rPr>
        <w:t>רן כהן (מרצ):</w:t>
      </w:r>
    </w:p>
    <w:p w14:paraId="4A87630B" w14:textId="77777777" w:rsidR="00000000" w:rsidRDefault="007C71EE">
      <w:pPr>
        <w:pStyle w:val="a"/>
        <w:rPr>
          <w:rtl/>
        </w:rPr>
      </w:pPr>
    </w:p>
    <w:p w14:paraId="46EF7530" w14:textId="77777777" w:rsidR="00000000" w:rsidRDefault="007C71EE">
      <w:pPr>
        <w:pStyle w:val="a"/>
        <w:rPr>
          <w:rFonts w:hint="cs"/>
          <w:rtl/>
        </w:rPr>
      </w:pPr>
      <w:r>
        <w:rPr>
          <w:rFonts w:hint="cs"/>
          <w:rtl/>
        </w:rPr>
        <w:t>אני רוצה, ברשותך, ברשות השר שרנסקי, לפתוח דווקא בדבר שמאוד מאוד מחריד אותי. אני כבר הופעתי בעניין הזה באופן מאוד נחרץ, ונדמה לי שהיושב-ראש שמע או</w:t>
      </w:r>
      <w:r>
        <w:rPr>
          <w:rFonts w:hint="cs"/>
          <w:rtl/>
        </w:rPr>
        <w:t xml:space="preserve">תי. אני חושב שמה שהממשלה עושה בקיצוץ של קצבאות הילדים, בשיעור שבו זה נעשה, במיוחד כדי לפגוע בילדים החרדים, זה ונדליזם. 70% פגיעה. כאשר פוגעים ב=70%, 76% אפילו, בקצבאות הילדים, לדעתי זה ונדליזם. </w:t>
      </w:r>
    </w:p>
    <w:p w14:paraId="6B6F8442" w14:textId="77777777" w:rsidR="00000000" w:rsidRDefault="007C71EE">
      <w:pPr>
        <w:pStyle w:val="a"/>
        <w:rPr>
          <w:rFonts w:hint="cs"/>
          <w:rtl/>
        </w:rPr>
      </w:pPr>
    </w:p>
    <w:p w14:paraId="3031BF4E" w14:textId="77777777" w:rsidR="00000000" w:rsidRDefault="007C71EE">
      <w:pPr>
        <w:pStyle w:val="a"/>
        <w:rPr>
          <w:rFonts w:hint="cs"/>
          <w:rtl/>
        </w:rPr>
      </w:pPr>
      <w:r>
        <w:rPr>
          <w:rFonts w:hint="cs"/>
          <w:rtl/>
        </w:rPr>
        <w:t xml:space="preserve">אני רוצה להזכיר את העניין הזה, משום שאני הולך לגנות ולהוקיע </w:t>
      </w:r>
      <w:r>
        <w:rPr>
          <w:rFonts w:hint="cs"/>
          <w:rtl/>
        </w:rPr>
        <w:t>בכל כוחי את מה ששמעתי הערב בתקשורת ואת מה שנאמר אתמול. בהפגנה בבני-ברק כונו ראש הממשלה ושר האוצר בשם "נאצים" ו"מחבלים". אם אכן זה נכון, אני רוצה לומר שבעיני זה ראוי לכל הוקעה, זה מעורר סלידה. זה מעורר יצרים אפלים ורצון לפגוע, דברים שכבר מאסנו בהם בארץ הזאת</w:t>
      </w:r>
      <w:r>
        <w:rPr>
          <w:rFonts w:hint="cs"/>
          <w:rtl/>
        </w:rPr>
        <w:t xml:space="preserve">. ראש ממשלה אחד נרצח, ושום מחילה, שום סליחה ושום נימוק לא יינתנו לכך שראש ממשלה בישראל ייקרא נאצי, בשום פנים ואופן. </w:t>
      </w:r>
    </w:p>
    <w:p w14:paraId="7F84D964" w14:textId="77777777" w:rsidR="00000000" w:rsidRDefault="007C71EE">
      <w:pPr>
        <w:pStyle w:val="a"/>
        <w:rPr>
          <w:rFonts w:hint="cs"/>
          <w:rtl/>
        </w:rPr>
      </w:pPr>
    </w:p>
    <w:p w14:paraId="2694CB2A" w14:textId="77777777" w:rsidR="00000000" w:rsidRDefault="007C71EE">
      <w:pPr>
        <w:pStyle w:val="a"/>
        <w:rPr>
          <w:rFonts w:hint="cs"/>
          <w:rtl/>
        </w:rPr>
      </w:pPr>
      <w:r>
        <w:rPr>
          <w:rFonts w:hint="cs"/>
          <w:rtl/>
        </w:rPr>
        <w:t xml:space="preserve">אדוני היושב-ראש, נדמה לי </w:t>
      </w:r>
      <w:r>
        <w:rPr>
          <w:rtl/>
        </w:rPr>
        <w:t>–</w:t>
      </w:r>
      <w:r>
        <w:rPr>
          <w:rFonts w:hint="cs"/>
          <w:rtl/>
        </w:rPr>
        <w:t xml:space="preserve"> ואני באמת לא אומר את זה משום כך </w:t>
      </w:r>
      <w:r>
        <w:rPr>
          <w:rtl/>
        </w:rPr>
        <w:t>–</w:t>
      </w:r>
      <w:r>
        <w:rPr>
          <w:rFonts w:hint="cs"/>
          <w:rtl/>
        </w:rPr>
        <w:t xml:space="preserve"> שכאשר ראש הממשלה קשר בדבריו בשבוע האחרון, נדמה לי שלוש או ארבע פעמים, את ההחל</w:t>
      </w:r>
      <w:r>
        <w:rPr>
          <w:rFonts w:hint="cs"/>
          <w:rtl/>
        </w:rPr>
        <w:t xml:space="preserve">טה של הממשלה לאמץ את מפת הדרכים בנימוקים כלכליים ובצורך לקבל את זה כדי לעבור להצלת כלכלת ישראל, נדמה לי שגם לנו מותר, ואפילו חובתנו כבר בפתח הדברים, לומר מלה אחת לגבי הנושא הזה, כיוון שהוא באמת חיוני. </w:t>
      </w:r>
    </w:p>
    <w:p w14:paraId="3542CB39" w14:textId="77777777" w:rsidR="00000000" w:rsidRDefault="007C71EE">
      <w:pPr>
        <w:pStyle w:val="a"/>
        <w:rPr>
          <w:rFonts w:hint="cs"/>
          <w:rtl/>
        </w:rPr>
      </w:pPr>
    </w:p>
    <w:p w14:paraId="5E7B0FB0" w14:textId="77777777" w:rsidR="00000000" w:rsidRDefault="007C71EE">
      <w:pPr>
        <w:pStyle w:val="a"/>
        <w:rPr>
          <w:rFonts w:hint="cs"/>
          <w:rtl/>
        </w:rPr>
      </w:pPr>
      <w:r>
        <w:rPr>
          <w:rFonts w:hint="cs"/>
          <w:rtl/>
        </w:rPr>
        <w:t xml:space="preserve">מדינת ישראל, לפי בנק ישראל, איבדה נטו 31 מיליארד שקל </w:t>
      </w:r>
      <w:r>
        <w:rPr>
          <w:rFonts w:hint="cs"/>
          <w:rtl/>
        </w:rPr>
        <w:t xml:space="preserve">מכלכלתה בגין השנתיים וחצי האחרונות, שבהן יש פה מרחץ דמים. זה בנוסף על 780 ישראלים שנרצחו, אלפי ישראלים שנפצעו, וכמובן אלפי ערבים שנהרגו ונפצעו. אומדן האובדן של הכלכלה הפוטנציאלית זה עוד 40-50 מיליארד שקל. </w:t>
      </w:r>
    </w:p>
    <w:p w14:paraId="3215C5CE" w14:textId="77777777" w:rsidR="00000000" w:rsidRDefault="007C71EE">
      <w:pPr>
        <w:pStyle w:val="a"/>
        <w:rPr>
          <w:rFonts w:hint="cs"/>
          <w:rtl/>
        </w:rPr>
      </w:pPr>
    </w:p>
    <w:p w14:paraId="085234C6" w14:textId="77777777" w:rsidR="00000000" w:rsidRDefault="007C71EE">
      <w:pPr>
        <w:pStyle w:val="a"/>
        <w:rPr>
          <w:rFonts w:hint="cs"/>
          <w:rtl/>
        </w:rPr>
      </w:pPr>
      <w:r>
        <w:rPr>
          <w:rFonts w:hint="cs"/>
          <w:rtl/>
        </w:rPr>
        <w:t xml:space="preserve">לכן, כאשר ראש הממשלה אמר אתמול בסיעת הליכוד </w:t>
      </w:r>
      <w:r>
        <w:rPr>
          <w:rtl/>
        </w:rPr>
        <w:t>–</w:t>
      </w:r>
      <w:r>
        <w:rPr>
          <w:rFonts w:hint="cs"/>
          <w:rtl/>
        </w:rPr>
        <w:t xml:space="preserve"> ונד</w:t>
      </w:r>
      <w:r>
        <w:rPr>
          <w:rFonts w:hint="cs"/>
          <w:rtl/>
        </w:rPr>
        <w:t xml:space="preserve">מה לי שהשר שרנסקי היה שם </w:t>
      </w:r>
      <w:r>
        <w:rPr>
          <w:rtl/>
        </w:rPr>
        <w:t>–</w:t>
      </w:r>
      <w:r>
        <w:rPr>
          <w:rFonts w:hint="cs"/>
          <w:rtl/>
        </w:rPr>
        <w:t xml:space="preserve"> שהמדינה הפלסטינית היא לא חלום חייו, אך בראייה קדימה, לא מוצדק ולא נכון להמשיך לשלוט על 3.5 מיליוני פלסטינים, אלוהים אדירים, זאת אמירה. שפתיים יישק. הלוא זאת אמת לאמיתה, שכבר נאמרת עשרות שנים. אלפי ישראלים נהרגו משום שלא היתה הכרה</w:t>
      </w:r>
      <w:r>
        <w:rPr>
          <w:rFonts w:hint="cs"/>
          <w:rtl/>
        </w:rPr>
        <w:t xml:space="preserve"> בהגדרה הזאת. ולראש הממשלה עשו "זובור" בסיעת הליכוד </w:t>
      </w:r>
      <w:r>
        <w:rPr>
          <w:rtl/>
        </w:rPr>
        <w:t>–</w:t>
      </w:r>
      <w:r>
        <w:rPr>
          <w:rFonts w:hint="cs"/>
          <w:rtl/>
        </w:rPr>
        <w:t xml:space="preserve"> גילה גמליאל ונעמי בלומנטל, והיום בוועדת החוץ והביטחון. </w:t>
      </w:r>
    </w:p>
    <w:p w14:paraId="54BF479A" w14:textId="77777777" w:rsidR="00000000" w:rsidRDefault="007C71EE">
      <w:pPr>
        <w:pStyle w:val="a"/>
        <w:rPr>
          <w:rFonts w:hint="cs"/>
          <w:rtl/>
        </w:rPr>
      </w:pPr>
    </w:p>
    <w:p w14:paraId="492AB736" w14:textId="77777777" w:rsidR="00000000" w:rsidRDefault="007C71EE">
      <w:pPr>
        <w:pStyle w:val="a"/>
        <w:rPr>
          <w:rFonts w:hint="cs"/>
          <w:rtl/>
        </w:rPr>
      </w:pPr>
      <w:r>
        <w:rPr>
          <w:rFonts w:hint="cs"/>
          <w:rtl/>
        </w:rPr>
        <w:t xml:space="preserve">הוא עוד הוסיף ואמר: "הרעיון שאפשר להמשיך להחזיק תחת כיבוש" </w:t>
      </w:r>
      <w:r>
        <w:rPr>
          <w:rtl/>
        </w:rPr>
        <w:t>–</w:t>
      </w:r>
      <w:r>
        <w:rPr>
          <w:rFonts w:hint="cs"/>
          <w:rtl/>
        </w:rPr>
        <w:t xml:space="preserve"> שימו לב, את זה אומר ראש הממשלה </w:t>
      </w:r>
      <w:r>
        <w:rPr>
          <w:rtl/>
        </w:rPr>
        <w:t>–</w:t>
      </w:r>
      <w:r>
        <w:rPr>
          <w:rFonts w:hint="cs"/>
          <w:rtl/>
        </w:rPr>
        <w:t xml:space="preserve"> "ואפשר לא לאהוב את המלה, אך זה כיבוש. 3.5 מיליוני פ</w:t>
      </w:r>
      <w:r>
        <w:rPr>
          <w:rFonts w:hint="cs"/>
          <w:rtl/>
        </w:rPr>
        <w:t>לסטינים, הוא דבר גרוע לנו, לכלכלה ולפלסטינים". "יש 1.8 מיליון פלסטינים שארגונים בין-לאומיים מכלכלים אותם"; "רוצים לקחת אותם על עצמנו?" "זה לא יכול להימשך ללא סוף", אומר ראש הממשלה אריק שרון. "אתם רוצים להישאר תמיד בבית-לחם? בשכם?" צריך לרדת מן הכיבוש, אומר</w:t>
      </w:r>
      <w:r>
        <w:rPr>
          <w:rFonts w:hint="cs"/>
          <w:rtl/>
        </w:rPr>
        <w:t xml:space="preserve"> אריאל שרון, בדרך שביטחוננו לא ייפגע. הכיבוש לא יכול להימשך ללא סוף. </w:t>
      </w:r>
    </w:p>
    <w:p w14:paraId="06C36B69" w14:textId="77777777" w:rsidR="00000000" w:rsidRDefault="007C71EE">
      <w:pPr>
        <w:pStyle w:val="a"/>
        <w:rPr>
          <w:rFonts w:hint="cs"/>
          <w:rtl/>
        </w:rPr>
      </w:pPr>
    </w:p>
    <w:p w14:paraId="11FC57FD" w14:textId="77777777" w:rsidR="00000000" w:rsidRDefault="007C71EE">
      <w:pPr>
        <w:pStyle w:val="a"/>
        <w:rPr>
          <w:rFonts w:hint="cs"/>
          <w:rtl/>
        </w:rPr>
      </w:pPr>
      <w:r>
        <w:rPr>
          <w:rFonts w:hint="cs"/>
          <w:rtl/>
        </w:rPr>
        <w:t>רבותי חברי הכנסת, אדוני השר שרנסקי, זה לא רן כהן שאומר את זה 30 שנה, ובגלל זה פתחו לו את הראש פעמיים ושרפו את המכונית שלו ומיגנו את ביתו. את זה אומר ראש ממשלת הליכוד, ראש ממשלת הימין בי</w:t>
      </w:r>
      <w:r>
        <w:rPr>
          <w:rFonts w:hint="cs"/>
          <w:rtl/>
        </w:rPr>
        <w:t xml:space="preserve">שראל, ואתם יודעים מה? אני רוצה להיות ישר וגלוי, קודם כול אני מברך אותו. קודם כול, אני מברך אותו, משום שגם אם מאוחר, יבורך. </w:t>
      </w:r>
    </w:p>
    <w:p w14:paraId="18C84B45" w14:textId="77777777" w:rsidR="00000000" w:rsidRDefault="007C71EE">
      <w:pPr>
        <w:pStyle w:val="a"/>
        <w:rPr>
          <w:rFonts w:hint="cs"/>
          <w:rtl/>
        </w:rPr>
      </w:pPr>
    </w:p>
    <w:p w14:paraId="56FC5F0C" w14:textId="77777777" w:rsidR="00000000" w:rsidRDefault="007C71EE">
      <w:pPr>
        <w:pStyle w:val="a"/>
        <w:rPr>
          <w:rFonts w:hint="cs"/>
          <w:rtl/>
        </w:rPr>
      </w:pPr>
      <w:r>
        <w:rPr>
          <w:rFonts w:hint="cs"/>
          <w:rtl/>
        </w:rPr>
        <w:t>אבל מותר באמת, גם אם מאוחר, לבוא ולבקש מראש הממשלה הנרצח יצחק רבין, עליו השלום, סליחה ומחילה, משום שראש הממשלה יצחק רבין נרצח על המ</w:t>
      </w:r>
      <w:r>
        <w:rPr>
          <w:rFonts w:hint="cs"/>
          <w:rtl/>
        </w:rPr>
        <w:t>הלך הזה של הפסקת הכיבוש בדרך של פתרון ושל היפרדות. במקומות אחרים אמר ראש הממשלה שרון: לחלק את הארץ, ועל כך הסיתו נגדו, ועל כך השתלחו בו, ועל כך הוציאו עליו צווים של רבנים.</w:t>
      </w:r>
    </w:p>
    <w:p w14:paraId="2AD7260E" w14:textId="77777777" w:rsidR="00000000" w:rsidRDefault="007C71EE">
      <w:pPr>
        <w:pStyle w:val="a"/>
        <w:rPr>
          <w:rFonts w:hint="cs"/>
          <w:rtl/>
        </w:rPr>
      </w:pPr>
    </w:p>
    <w:p w14:paraId="1ADBA0A2" w14:textId="77777777" w:rsidR="00000000" w:rsidRDefault="007C71EE">
      <w:pPr>
        <w:pStyle w:val="ac"/>
        <w:rPr>
          <w:rtl/>
        </w:rPr>
      </w:pPr>
      <w:r>
        <w:rPr>
          <w:rFonts w:hint="eastAsia"/>
          <w:rtl/>
        </w:rPr>
        <w:t>ישראל</w:t>
      </w:r>
      <w:r>
        <w:rPr>
          <w:rtl/>
        </w:rPr>
        <w:t xml:space="preserve"> אייכלר (יהדות התורה):</w:t>
      </w:r>
    </w:p>
    <w:p w14:paraId="76AE2D82" w14:textId="77777777" w:rsidR="00000000" w:rsidRDefault="007C71EE">
      <w:pPr>
        <w:pStyle w:val="a"/>
        <w:rPr>
          <w:rFonts w:hint="cs"/>
          <w:rtl/>
        </w:rPr>
      </w:pPr>
    </w:p>
    <w:p w14:paraId="1314B915" w14:textId="77777777" w:rsidR="00000000" w:rsidRDefault="007C71EE">
      <w:pPr>
        <w:pStyle w:val="a"/>
        <w:rPr>
          <w:rFonts w:hint="cs"/>
          <w:rtl/>
        </w:rPr>
      </w:pPr>
      <w:r>
        <w:rPr>
          <w:rFonts w:hint="cs"/>
          <w:rtl/>
        </w:rPr>
        <w:t xml:space="preserve">אף רב לא עשה דבר כזה, ומי שעשה דבר כזה, הוא לא רב. </w:t>
      </w:r>
    </w:p>
    <w:p w14:paraId="1D0D20FD" w14:textId="77777777" w:rsidR="00000000" w:rsidRDefault="007C71EE">
      <w:pPr>
        <w:pStyle w:val="a"/>
        <w:rPr>
          <w:rFonts w:hint="cs"/>
          <w:rtl/>
        </w:rPr>
      </w:pPr>
    </w:p>
    <w:p w14:paraId="1BB752E5" w14:textId="77777777" w:rsidR="00000000" w:rsidRDefault="007C71EE">
      <w:pPr>
        <w:pStyle w:val="SpeakerCon"/>
        <w:rPr>
          <w:rtl/>
        </w:rPr>
      </w:pPr>
      <w:bookmarkStart w:id="1887" w:name="FS000000507T27_05_2003_21_43_20C"/>
      <w:bookmarkEnd w:id="1887"/>
      <w:r>
        <w:rPr>
          <w:rtl/>
        </w:rPr>
        <w:t>ר</w:t>
      </w:r>
      <w:r>
        <w:rPr>
          <w:rtl/>
        </w:rPr>
        <w:t>ן כהן (מרצ):</w:t>
      </w:r>
    </w:p>
    <w:p w14:paraId="62F3CB85" w14:textId="77777777" w:rsidR="00000000" w:rsidRDefault="007C71EE">
      <w:pPr>
        <w:pStyle w:val="a"/>
        <w:rPr>
          <w:rtl/>
        </w:rPr>
      </w:pPr>
    </w:p>
    <w:p w14:paraId="3DD38D3A" w14:textId="77777777" w:rsidR="00000000" w:rsidRDefault="007C71EE">
      <w:pPr>
        <w:pStyle w:val="a"/>
        <w:rPr>
          <w:rFonts w:hint="cs"/>
          <w:rtl/>
        </w:rPr>
      </w:pPr>
      <w:r>
        <w:rPr>
          <w:rFonts w:hint="cs"/>
          <w:rtl/>
        </w:rPr>
        <w:t xml:space="preserve">הרב אייכלר, תאמין לי, למה לך להתחייב בשם כל הרבנים? אני לא מכיר את כולם, גם אתה לא מכיר את כולם. </w:t>
      </w:r>
    </w:p>
    <w:p w14:paraId="77DDB0BA" w14:textId="77777777" w:rsidR="00000000" w:rsidRDefault="007C71EE">
      <w:pPr>
        <w:pStyle w:val="a"/>
        <w:rPr>
          <w:rFonts w:hint="cs"/>
          <w:rtl/>
        </w:rPr>
      </w:pPr>
    </w:p>
    <w:p w14:paraId="0ED1B46D" w14:textId="77777777" w:rsidR="00000000" w:rsidRDefault="007C71EE">
      <w:pPr>
        <w:pStyle w:val="ad"/>
        <w:rPr>
          <w:rtl/>
        </w:rPr>
      </w:pPr>
      <w:r>
        <w:rPr>
          <w:rtl/>
        </w:rPr>
        <w:t>היו"ר אלי בן-מנחם:</w:t>
      </w:r>
    </w:p>
    <w:p w14:paraId="1E037FF5" w14:textId="77777777" w:rsidR="00000000" w:rsidRDefault="007C71EE">
      <w:pPr>
        <w:pStyle w:val="a"/>
        <w:rPr>
          <w:rtl/>
        </w:rPr>
      </w:pPr>
    </w:p>
    <w:p w14:paraId="0750A2FD" w14:textId="77777777" w:rsidR="00000000" w:rsidRDefault="007C71EE">
      <w:pPr>
        <w:pStyle w:val="a"/>
        <w:rPr>
          <w:rFonts w:hint="cs"/>
          <w:rtl/>
        </w:rPr>
      </w:pPr>
      <w:r>
        <w:rPr>
          <w:rFonts w:hint="cs"/>
          <w:rtl/>
        </w:rPr>
        <w:t xml:space="preserve">חבר הכנסת רן כהן, הוא אמר שמי שעשה את זה, הוא לא רב. </w:t>
      </w:r>
    </w:p>
    <w:p w14:paraId="3B89743D" w14:textId="77777777" w:rsidR="00000000" w:rsidRDefault="007C71EE">
      <w:pPr>
        <w:pStyle w:val="a"/>
        <w:rPr>
          <w:rFonts w:hint="cs"/>
          <w:rtl/>
        </w:rPr>
      </w:pPr>
    </w:p>
    <w:p w14:paraId="233D2812" w14:textId="77777777" w:rsidR="00000000" w:rsidRDefault="007C71EE">
      <w:pPr>
        <w:pStyle w:val="ac"/>
        <w:rPr>
          <w:rtl/>
        </w:rPr>
      </w:pPr>
      <w:r>
        <w:rPr>
          <w:rFonts w:hint="eastAsia"/>
          <w:rtl/>
        </w:rPr>
        <w:t>רוני</w:t>
      </w:r>
      <w:r>
        <w:rPr>
          <w:rtl/>
        </w:rPr>
        <w:t xml:space="preserve"> בריזון (שינוי):</w:t>
      </w:r>
    </w:p>
    <w:p w14:paraId="7C370131" w14:textId="77777777" w:rsidR="00000000" w:rsidRDefault="007C71EE">
      <w:pPr>
        <w:pStyle w:val="a"/>
        <w:rPr>
          <w:rFonts w:hint="cs"/>
          <w:rtl/>
        </w:rPr>
      </w:pPr>
    </w:p>
    <w:p w14:paraId="6535C004" w14:textId="77777777" w:rsidR="00000000" w:rsidRDefault="007C71EE">
      <w:pPr>
        <w:pStyle w:val="a"/>
        <w:rPr>
          <w:rFonts w:hint="cs"/>
          <w:rtl/>
        </w:rPr>
      </w:pPr>
      <w:r>
        <w:rPr>
          <w:rFonts w:hint="cs"/>
          <w:rtl/>
        </w:rPr>
        <w:t xml:space="preserve">מי שעשה את זה, כיוון שעשה את זה הוא אינו רב. </w:t>
      </w:r>
    </w:p>
    <w:p w14:paraId="5A14462C" w14:textId="77777777" w:rsidR="00000000" w:rsidRDefault="007C71EE">
      <w:pPr>
        <w:pStyle w:val="a"/>
        <w:rPr>
          <w:rFonts w:hint="cs"/>
          <w:rtl/>
        </w:rPr>
      </w:pPr>
    </w:p>
    <w:p w14:paraId="56D4F554" w14:textId="77777777" w:rsidR="00000000" w:rsidRDefault="007C71EE">
      <w:pPr>
        <w:pStyle w:val="ac"/>
        <w:rPr>
          <w:rtl/>
        </w:rPr>
      </w:pPr>
      <w:r>
        <w:rPr>
          <w:rFonts w:hint="eastAsia"/>
          <w:rtl/>
        </w:rPr>
        <w:t>ישראל</w:t>
      </w:r>
      <w:r>
        <w:rPr>
          <w:rtl/>
        </w:rPr>
        <w:t xml:space="preserve"> אייכלר (יהדות התורה):</w:t>
      </w:r>
    </w:p>
    <w:p w14:paraId="42D46E35" w14:textId="77777777" w:rsidR="00000000" w:rsidRDefault="007C71EE">
      <w:pPr>
        <w:pStyle w:val="a"/>
        <w:rPr>
          <w:rFonts w:hint="cs"/>
          <w:rtl/>
        </w:rPr>
      </w:pPr>
    </w:p>
    <w:p w14:paraId="6A94C729" w14:textId="77777777" w:rsidR="00000000" w:rsidRDefault="007C71EE">
      <w:pPr>
        <w:pStyle w:val="a"/>
        <w:rPr>
          <w:rFonts w:hint="cs"/>
          <w:rtl/>
        </w:rPr>
      </w:pPr>
      <w:r>
        <w:rPr>
          <w:rFonts w:hint="cs"/>
          <w:rtl/>
        </w:rPr>
        <w:t xml:space="preserve">בדיוק, מי שעושה זאת, אינו רב. </w:t>
      </w:r>
    </w:p>
    <w:p w14:paraId="68A95CEA" w14:textId="77777777" w:rsidR="00000000" w:rsidRDefault="007C71EE">
      <w:pPr>
        <w:pStyle w:val="a"/>
        <w:rPr>
          <w:rFonts w:hint="cs"/>
          <w:rtl/>
        </w:rPr>
      </w:pPr>
    </w:p>
    <w:p w14:paraId="445E61DD" w14:textId="77777777" w:rsidR="00000000" w:rsidRDefault="007C71EE">
      <w:pPr>
        <w:pStyle w:val="SpeakerCon"/>
        <w:rPr>
          <w:rtl/>
        </w:rPr>
      </w:pPr>
      <w:bookmarkStart w:id="1888" w:name="FS000000507T27_05_2003_21_48_01C"/>
      <w:bookmarkEnd w:id="1888"/>
      <w:r>
        <w:rPr>
          <w:rtl/>
        </w:rPr>
        <w:t>רן כהן (מרצ):</w:t>
      </w:r>
    </w:p>
    <w:p w14:paraId="73DD217D" w14:textId="77777777" w:rsidR="00000000" w:rsidRDefault="007C71EE">
      <w:pPr>
        <w:pStyle w:val="a"/>
        <w:rPr>
          <w:rtl/>
        </w:rPr>
      </w:pPr>
    </w:p>
    <w:p w14:paraId="055AC02F" w14:textId="77777777" w:rsidR="00000000" w:rsidRDefault="007C71EE">
      <w:pPr>
        <w:pStyle w:val="a"/>
        <w:rPr>
          <w:rFonts w:hint="cs"/>
          <w:rtl/>
        </w:rPr>
      </w:pPr>
      <w:r>
        <w:rPr>
          <w:rFonts w:hint="cs"/>
          <w:rtl/>
        </w:rPr>
        <w:t>אתה יודע מה? היה לי מאד נוח להתחבר אליך, ולהגיד לך שגם בעיני הוא לא רב. אני, אגב, מוקיע אותו כשהוא היה רב ומוקיע אותו חמש דקות אחרי שהוא כבר לא היה רב. אבל אני לא רוצה להתחמק, ואנ</w:t>
      </w:r>
      <w:r>
        <w:rPr>
          <w:rFonts w:hint="cs"/>
          <w:rtl/>
        </w:rPr>
        <w:t xml:space="preserve">י גם לא רוצה לעזור לך להתחמק, ואתה יודע למה? כיוון שכשהוא עשה את זה, הוא  נחשב אצל מעריציו לרב, ולכן הוא היה משלח אחרים לעשות מעשה. </w:t>
      </w:r>
    </w:p>
    <w:p w14:paraId="058B83A6" w14:textId="77777777" w:rsidR="00000000" w:rsidRDefault="007C71EE">
      <w:pPr>
        <w:pStyle w:val="a"/>
        <w:rPr>
          <w:rFonts w:hint="cs"/>
          <w:rtl/>
        </w:rPr>
      </w:pPr>
    </w:p>
    <w:p w14:paraId="54463019" w14:textId="77777777" w:rsidR="00000000" w:rsidRDefault="007C71EE">
      <w:pPr>
        <w:pStyle w:val="a"/>
        <w:rPr>
          <w:rFonts w:hint="cs"/>
          <w:rtl/>
        </w:rPr>
      </w:pPr>
      <w:r>
        <w:rPr>
          <w:rFonts w:hint="cs"/>
          <w:rtl/>
        </w:rPr>
        <w:t>האמן לי, חבר הכנסת אייכלר, עשרות פעמים בחיי אני עמדתי במעמד שבו הייתי צריך לחסום בגופי כל מיני תנועות, שגם הן עמדו לרדת מן</w:t>
      </w:r>
      <w:r>
        <w:rPr>
          <w:rFonts w:hint="cs"/>
          <w:rtl/>
        </w:rPr>
        <w:t xml:space="preserve"> הדרך ולסטות לכל מיני מקומות </w:t>
      </w:r>
      <w:r>
        <w:rPr>
          <w:rtl/>
        </w:rPr>
        <w:t>–</w:t>
      </w:r>
      <w:r>
        <w:rPr>
          <w:rFonts w:hint="cs"/>
          <w:rtl/>
        </w:rPr>
        <w:t xml:space="preserve"> לסרבנות, לאנטי-ציונות, להרס הדמוקרטיה </w:t>
      </w:r>
      <w:r>
        <w:rPr>
          <w:rtl/>
        </w:rPr>
        <w:t>–</w:t>
      </w:r>
      <w:r>
        <w:rPr>
          <w:rFonts w:hint="cs"/>
          <w:rtl/>
        </w:rPr>
        <w:t xml:space="preserve"> ואמרתי: לא יהיה, כיוון שאנחנו מקיימים כאן עם אחד ומדינה אחת וחברה אחת ויש אחריות. ואף אחד לא יאמר, שעד שחטאתי הייתי חבר כנסת והייתי מנהיג, ומהרגע שבו חטאתי אני כבר לא, כי מי שהוציא צו מ</w:t>
      </w:r>
      <w:r>
        <w:rPr>
          <w:rFonts w:hint="cs"/>
          <w:rtl/>
        </w:rPr>
        <w:t xml:space="preserve">וסר, הוא אחראי. </w:t>
      </w:r>
    </w:p>
    <w:p w14:paraId="23B02326" w14:textId="77777777" w:rsidR="00000000" w:rsidRDefault="007C71EE">
      <w:pPr>
        <w:pStyle w:val="a"/>
        <w:rPr>
          <w:rFonts w:hint="cs"/>
          <w:rtl/>
        </w:rPr>
      </w:pPr>
    </w:p>
    <w:p w14:paraId="37412A25" w14:textId="77777777" w:rsidR="00000000" w:rsidRDefault="007C71EE">
      <w:pPr>
        <w:pStyle w:val="a"/>
        <w:rPr>
          <w:rFonts w:hint="cs"/>
          <w:rtl/>
        </w:rPr>
      </w:pPr>
      <w:r>
        <w:rPr>
          <w:rFonts w:hint="cs"/>
          <w:rtl/>
        </w:rPr>
        <w:t>אבל אתה יודע מה? כל חזון מחנה השלום, שבראשו עמד יצחק רבין, זכרו לברכה, היה לא כדי לומר לעם ישראל שארץ-ישראל ההיסטורית היא לא שלנו. בזיכרוננו, בזיקתנו, בקרבנו, בנשמתנו היא שלנו ואנחנו שייכים לה, אלא רק בדבר אחד, במודעות. אתה רוצה - באין בר</w:t>
      </w:r>
      <w:r>
        <w:rPr>
          <w:rFonts w:hint="cs"/>
          <w:rtl/>
        </w:rPr>
        <w:t xml:space="preserve">ירה, כשיש כאן עוד עם של 3.5 מיליוני פלסטינים,  שהנה ראש הממשלה אומר שהוא חי כאן ואי-אפשר לשלוט עליו,  מהכרת הריאליזם הזה יש להגיע להכרה שאין ברירה, אלא להיפרד לשתי מדינות לשני העמים, להיפרד זה ליד זה. </w:t>
      </w:r>
    </w:p>
    <w:p w14:paraId="59FA8FE7" w14:textId="77777777" w:rsidR="00000000" w:rsidRDefault="007C71EE">
      <w:pPr>
        <w:pStyle w:val="a"/>
        <w:rPr>
          <w:rFonts w:hint="cs"/>
          <w:rtl/>
        </w:rPr>
      </w:pPr>
    </w:p>
    <w:p w14:paraId="7C6F6F2D" w14:textId="77777777" w:rsidR="00000000" w:rsidRDefault="007C71EE">
      <w:pPr>
        <w:pStyle w:val="a"/>
        <w:rPr>
          <w:color w:val="0000FF"/>
          <w:szCs w:val="28"/>
          <w:rtl/>
        </w:rPr>
      </w:pPr>
    </w:p>
    <w:p w14:paraId="5A08FE84" w14:textId="77777777" w:rsidR="00000000" w:rsidRDefault="007C71EE">
      <w:pPr>
        <w:pStyle w:val="a"/>
        <w:rPr>
          <w:rFonts w:hint="cs"/>
          <w:rtl/>
        </w:rPr>
      </w:pPr>
      <w:r>
        <w:rPr>
          <w:rFonts w:hint="cs"/>
          <w:rtl/>
        </w:rPr>
        <w:t>אני מברך את ראש הממשלה, אבל כדי שלא אמצא תמים ונאיבי</w:t>
      </w:r>
      <w:r>
        <w:rPr>
          <w:rFonts w:hint="cs"/>
          <w:rtl/>
        </w:rPr>
        <w:t xml:space="preserve"> וכמי שלאחר מכן צריך לבלוע את הרוק ואת הלשון שמדברת כאן, אני מאוד מקווה שיקרו שני דברים: האחד, שראש הממשלה יבצע את מפת הדרכים כפי שהיא; והשני, שהפלסטינים יעקרו את הטרור כפי שהוא - כיוון שהדברים חייבים לעבוד יחד.  </w:t>
      </w:r>
    </w:p>
    <w:p w14:paraId="261900D2" w14:textId="77777777" w:rsidR="00000000" w:rsidRDefault="007C71EE">
      <w:pPr>
        <w:pStyle w:val="a"/>
        <w:ind w:firstLine="0"/>
        <w:rPr>
          <w:rFonts w:hint="cs"/>
          <w:rtl/>
        </w:rPr>
      </w:pPr>
    </w:p>
    <w:p w14:paraId="28413D3A" w14:textId="77777777" w:rsidR="00000000" w:rsidRDefault="007C71EE">
      <w:pPr>
        <w:pStyle w:val="a"/>
        <w:ind w:firstLine="0"/>
        <w:rPr>
          <w:rFonts w:hint="cs"/>
          <w:rtl/>
        </w:rPr>
      </w:pPr>
      <w:r>
        <w:rPr>
          <w:rFonts w:hint="cs"/>
          <w:rtl/>
        </w:rPr>
        <w:tab/>
        <w:t>אני יודע שמחר יתפרסם ריאיון שערך העיתונא</w:t>
      </w:r>
      <w:r>
        <w:rPr>
          <w:rFonts w:hint="cs"/>
          <w:rtl/>
        </w:rPr>
        <w:t>י עקיבא אלדר ב"הארץ" עם ראש הממשלה אבו-מאזן, שאומר את הדברים באופן מאוד חד: כחלק ממפת הדרכים תהיה מלחמה בטרור. זה חייב להיות. אגב, אני חושב שצריכה להיות מלחמה בטרור כחלק ולא כחלק, כיוון שהטרור הוא אסון של הפלסטינים ושלנו גם יחד בכל מקרה. אבל באותה מידה אני</w:t>
      </w:r>
      <w:r>
        <w:rPr>
          <w:rFonts w:hint="cs"/>
          <w:rtl/>
        </w:rPr>
        <w:t xml:space="preserve"> חושב, שגם ההתנחלויות הבלתי-חוקיות הן אסון שלנו ושלהם בכל מקרה. אני חושב שהכיבוש של ערים פלסטיניות הוא אסון שלנו ושלהם בכל מקרה. לכן, צריך לקיים את הדברים יחד.</w:t>
      </w:r>
    </w:p>
    <w:p w14:paraId="69D691BD" w14:textId="77777777" w:rsidR="00000000" w:rsidRDefault="007C71EE">
      <w:pPr>
        <w:pStyle w:val="a"/>
        <w:ind w:firstLine="0"/>
        <w:rPr>
          <w:rFonts w:hint="cs"/>
          <w:rtl/>
        </w:rPr>
      </w:pPr>
    </w:p>
    <w:p w14:paraId="67A1FE49" w14:textId="77777777" w:rsidR="00000000" w:rsidRDefault="007C71EE">
      <w:pPr>
        <w:pStyle w:val="a"/>
        <w:ind w:firstLine="0"/>
        <w:rPr>
          <w:rFonts w:hint="cs"/>
          <w:rtl/>
        </w:rPr>
      </w:pPr>
      <w:r>
        <w:rPr>
          <w:rFonts w:hint="cs"/>
          <w:rtl/>
        </w:rPr>
        <w:tab/>
        <w:t xml:space="preserve">אדוני היושב-ראש, אולי דיברתי יותר מדי, אף שלרשותי גם הזמן של אבו וילן - - - </w:t>
      </w:r>
    </w:p>
    <w:p w14:paraId="4CA535AC" w14:textId="77777777" w:rsidR="00000000" w:rsidRDefault="007C71EE">
      <w:pPr>
        <w:pStyle w:val="a"/>
        <w:ind w:firstLine="0"/>
        <w:rPr>
          <w:rFonts w:hint="cs"/>
          <w:rtl/>
        </w:rPr>
      </w:pPr>
    </w:p>
    <w:p w14:paraId="7908EAB0" w14:textId="77777777" w:rsidR="00000000" w:rsidRDefault="007C71EE">
      <w:pPr>
        <w:pStyle w:val="ad"/>
        <w:rPr>
          <w:rtl/>
        </w:rPr>
      </w:pPr>
      <w:r>
        <w:rPr>
          <w:rtl/>
        </w:rPr>
        <w:t>היו"ר אלי בן-מנח</w:t>
      </w:r>
      <w:r>
        <w:rPr>
          <w:rtl/>
        </w:rPr>
        <w:t>ם:</w:t>
      </w:r>
    </w:p>
    <w:p w14:paraId="66204EA8" w14:textId="77777777" w:rsidR="00000000" w:rsidRDefault="007C71EE">
      <w:pPr>
        <w:pStyle w:val="a"/>
        <w:rPr>
          <w:rtl/>
        </w:rPr>
      </w:pPr>
    </w:p>
    <w:p w14:paraId="00767274" w14:textId="77777777" w:rsidR="00000000" w:rsidRDefault="007C71EE">
      <w:pPr>
        <w:pStyle w:val="a"/>
        <w:rPr>
          <w:rFonts w:hint="cs"/>
          <w:rtl/>
        </w:rPr>
      </w:pPr>
      <w:r>
        <w:rPr>
          <w:rFonts w:hint="cs"/>
          <w:rtl/>
        </w:rPr>
        <w:t>נשארו לך תשע דקות.</w:t>
      </w:r>
    </w:p>
    <w:p w14:paraId="5B118370" w14:textId="77777777" w:rsidR="00000000" w:rsidRDefault="007C71EE">
      <w:pPr>
        <w:pStyle w:val="a"/>
        <w:rPr>
          <w:rFonts w:hint="cs"/>
          <w:rtl/>
        </w:rPr>
      </w:pPr>
    </w:p>
    <w:p w14:paraId="49EC3B7A" w14:textId="77777777" w:rsidR="00000000" w:rsidRDefault="007C71EE">
      <w:pPr>
        <w:pStyle w:val="SpeakerCon"/>
        <w:rPr>
          <w:rtl/>
        </w:rPr>
      </w:pPr>
      <w:bookmarkStart w:id="1889" w:name="FS000000507T27_05_2003_21_43_58"/>
      <w:bookmarkStart w:id="1890" w:name="FS000000507T27_05_2003_21_44_01C"/>
      <w:bookmarkEnd w:id="1889"/>
      <w:bookmarkEnd w:id="1890"/>
      <w:r>
        <w:rPr>
          <w:rtl/>
        </w:rPr>
        <w:t>רן כהן (מרצ):</w:t>
      </w:r>
    </w:p>
    <w:p w14:paraId="06B289D2" w14:textId="77777777" w:rsidR="00000000" w:rsidRDefault="007C71EE">
      <w:pPr>
        <w:pStyle w:val="a"/>
        <w:rPr>
          <w:rtl/>
        </w:rPr>
      </w:pPr>
    </w:p>
    <w:p w14:paraId="0A5DF03E" w14:textId="77777777" w:rsidR="00000000" w:rsidRDefault="007C71EE">
      <w:pPr>
        <w:pStyle w:val="a"/>
        <w:rPr>
          <w:rFonts w:hint="cs"/>
          <w:rtl/>
        </w:rPr>
      </w:pPr>
      <w:r>
        <w:rPr>
          <w:rFonts w:hint="cs"/>
          <w:rtl/>
        </w:rPr>
        <w:t xml:space="preserve">אני  רוצה, אדוני היושב-ראש, לומר דברים מאוד קונקרטיים. רוצים באמת להבריא את הכלכלה? אני אומר לך, השר שרנסקי, היית שר התעשייה והמסחר לפני, הייתי יחד אתך כשהיית שר הבינוי והשיכון. זאת תוכנית שתביא לצמיחה כלכלית ולפתרון </w:t>
      </w:r>
      <w:r>
        <w:rPr>
          <w:rFonts w:hint="cs"/>
          <w:rtl/>
        </w:rPr>
        <w:t>לכלכלת ישראל? איך היא תצמיח את כלכלת ישראל? הלוא אתה ואני היינו שרים כלכליים ואנחנו מכירים את המערכת הכלכלית. כדי שתהיה צמיחה כלכלית וכדי ליצור מאות אלפי מקומות עבודה למובטלים הישראלים, צריך שיהיו כמה דברים: א. צריך שתהיה השקעה גדולה יותר בתשתיות. אין פה ה</w:t>
      </w:r>
      <w:r>
        <w:rPr>
          <w:rFonts w:hint="cs"/>
          <w:rtl/>
        </w:rPr>
        <w:t>שקעה גדולה יותר בתשתיות. ב. צריך שיהיה כוח קנייה.</w:t>
      </w:r>
    </w:p>
    <w:p w14:paraId="50D641C8" w14:textId="77777777" w:rsidR="00000000" w:rsidRDefault="007C71EE">
      <w:pPr>
        <w:pStyle w:val="a"/>
        <w:rPr>
          <w:rFonts w:hint="cs"/>
          <w:rtl/>
        </w:rPr>
      </w:pPr>
    </w:p>
    <w:p w14:paraId="46A66588" w14:textId="77777777" w:rsidR="00000000" w:rsidRDefault="007C71EE">
      <w:pPr>
        <w:pStyle w:val="a"/>
        <w:rPr>
          <w:rFonts w:hint="cs"/>
          <w:rtl/>
        </w:rPr>
      </w:pPr>
      <w:r>
        <w:rPr>
          <w:rFonts w:hint="cs"/>
          <w:rtl/>
        </w:rPr>
        <w:t xml:space="preserve"> סלח לי שאקרא לך הפעם נתן, כי כך דיברנו. כאשר התעשייה רוצה  לצמוח, היא צריכה שיקנו ממנה את המוצרים. כדי שיקנו מוצרים של התעשייה - ויושב כאן גם מי שהיה סגן שר התעשייה והמסחר, נכון?</w:t>
      </w:r>
    </w:p>
    <w:p w14:paraId="7891DE01" w14:textId="77777777" w:rsidR="00000000" w:rsidRDefault="007C71EE">
      <w:pPr>
        <w:pStyle w:val="a"/>
        <w:rPr>
          <w:rFonts w:hint="cs"/>
          <w:rtl/>
        </w:rPr>
      </w:pPr>
    </w:p>
    <w:p w14:paraId="0EFED722" w14:textId="77777777" w:rsidR="00000000" w:rsidRDefault="007C71EE">
      <w:pPr>
        <w:pStyle w:val="ad"/>
        <w:rPr>
          <w:rtl/>
        </w:rPr>
      </w:pPr>
      <w:r>
        <w:rPr>
          <w:rtl/>
        </w:rPr>
        <w:t>היו"ר אלי בן-מנחם:</w:t>
      </w:r>
    </w:p>
    <w:p w14:paraId="618FF61C" w14:textId="77777777" w:rsidR="00000000" w:rsidRDefault="007C71EE">
      <w:pPr>
        <w:pStyle w:val="a"/>
        <w:rPr>
          <w:rtl/>
        </w:rPr>
      </w:pPr>
    </w:p>
    <w:p w14:paraId="6AE18A4D" w14:textId="77777777" w:rsidR="00000000" w:rsidRDefault="007C71EE">
      <w:pPr>
        <w:pStyle w:val="a"/>
        <w:rPr>
          <w:rFonts w:hint="cs"/>
          <w:rtl/>
        </w:rPr>
      </w:pPr>
      <w:r>
        <w:rPr>
          <w:rFonts w:hint="cs"/>
          <w:rtl/>
        </w:rPr>
        <w:t xml:space="preserve">וגם </w:t>
      </w:r>
      <w:r>
        <w:rPr>
          <w:rFonts w:hint="cs"/>
          <w:rtl/>
        </w:rPr>
        <w:t>השיכון.</w:t>
      </w:r>
    </w:p>
    <w:p w14:paraId="6983AF05" w14:textId="77777777" w:rsidR="00000000" w:rsidRDefault="007C71EE">
      <w:pPr>
        <w:pStyle w:val="a"/>
        <w:rPr>
          <w:rFonts w:hint="cs"/>
          <w:rtl/>
        </w:rPr>
      </w:pPr>
    </w:p>
    <w:p w14:paraId="7BDE472D" w14:textId="77777777" w:rsidR="00000000" w:rsidRDefault="007C71EE">
      <w:pPr>
        <w:pStyle w:val="SpeakerCon"/>
        <w:rPr>
          <w:rtl/>
        </w:rPr>
      </w:pPr>
      <w:bookmarkStart w:id="1891" w:name="FS000000507T27_05_2003_21_46_17C"/>
      <w:bookmarkEnd w:id="1891"/>
    </w:p>
    <w:p w14:paraId="195D8CED" w14:textId="77777777" w:rsidR="00000000" w:rsidRDefault="007C71EE">
      <w:pPr>
        <w:pStyle w:val="SpeakerCon"/>
        <w:rPr>
          <w:rtl/>
        </w:rPr>
      </w:pPr>
      <w:r>
        <w:rPr>
          <w:rtl/>
        </w:rPr>
        <w:t>רן כהן (מרצ):</w:t>
      </w:r>
    </w:p>
    <w:p w14:paraId="34F41213" w14:textId="77777777" w:rsidR="00000000" w:rsidRDefault="007C71EE">
      <w:pPr>
        <w:pStyle w:val="a"/>
        <w:rPr>
          <w:rtl/>
        </w:rPr>
      </w:pPr>
    </w:p>
    <w:p w14:paraId="126642AA" w14:textId="77777777" w:rsidR="00000000" w:rsidRDefault="007C71EE">
      <w:pPr>
        <w:pStyle w:val="a"/>
        <w:rPr>
          <w:rFonts w:hint="cs"/>
          <w:rtl/>
        </w:rPr>
      </w:pPr>
      <w:r>
        <w:rPr>
          <w:rFonts w:hint="cs"/>
          <w:rtl/>
        </w:rPr>
        <w:t>וגם השיכון, וגם את זה עשינו שנינו אחד ליד השני או אחד אחרי השני. אנחנו יודעים שאנשים צריכים לקנות. הם צריכים לקנות מוצרים, הם צריכים לקנות דירות, הם צריכים לקנות שירותים. אבל אם הולכים  לכסח, ותסלח לי על המלה, את כוח הקנייה של הציב</w:t>
      </w:r>
      <w:r>
        <w:rPr>
          <w:rFonts w:hint="cs"/>
          <w:rtl/>
        </w:rPr>
        <w:t xml:space="preserve">ור, של 90% מהציבור, כוח הקנייה ירד. אם כוח הקנייה ירד, יקנו פחות. אם יקנו פחות, יפטרו יותר, כיוון שלא יהיה במה להעסיק בייצור. אם יפטרו יותר, יהיה עוד פחות כוח קנייה לאנשים, והמשק ייכנס למיתון יותר עמוק.   </w:t>
      </w:r>
    </w:p>
    <w:p w14:paraId="78182C7A" w14:textId="77777777" w:rsidR="00000000" w:rsidRDefault="007C71EE">
      <w:pPr>
        <w:pStyle w:val="a"/>
        <w:rPr>
          <w:rFonts w:hint="cs"/>
          <w:rtl/>
        </w:rPr>
      </w:pPr>
    </w:p>
    <w:p w14:paraId="526F316A" w14:textId="77777777" w:rsidR="00000000" w:rsidRDefault="007C71EE">
      <w:pPr>
        <w:pStyle w:val="a"/>
        <w:rPr>
          <w:rFonts w:hint="cs"/>
          <w:rtl/>
        </w:rPr>
      </w:pPr>
      <w:r>
        <w:rPr>
          <w:rFonts w:hint="cs"/>
          <w:rtl/>
        </w:rPr>
        <w:t>היינו נוכחים, חבר הכנסת אלי בן-מנחם, סגן יושב-ראש</w:t>
      </w:r>
      <w:r>
        <w:rPr>
          <w:rFonts w:hint="cs"/>
          <w:rtl/>
        </w:rPr>
        <w:t xml:space="preserve"> הכנסת, ואנוכי, בישיבה של הוועדה לעובדים זרים. אמרו לנו שמאז ספטמבר האחרון ועד היום יצאו והוצאו מהארץ למעלה מ=40,000 עובדים זרים.  שאלנו שנינו את המינהלת, את משרדי הממשלה, באיזו דרך מעודדים מובטלים ישראלים להיכנס לעבוד במקומם. אף אחד אינו מעלה בדעתו, השר ש</w:t>
      </w:r>
      <w:r>
        <w:rPr>
          <w:rFonts w:hint="cs"/>
          <w:rtl/>
        </w:rPr>
        <w:t>רנסקי, שהילדים שלך או הילדים שלי ישתחררו מן הצבא וילכו לעבוד כמו העובדים הזרים. כי הם לא יעבדו כמו העובדים הזרים, כי הם רוצים ללמוד באוניברסיטה, והם רוצים להשכיל, והם רוצים לרכוש מקצוע. אגב, לא רק הם רוצים, גם אנחנו, ההורים שלהם, ואנחנו, ראשי המדינה, רוצים</w:t>
      </w:r>
      <w:r>
        <w:rPr>
          <w:rFonts w:hint="cs"/>
          <w:rtl/>
        </w:rPr>
        <w:t xml:space="preserve"> שהם ילמדו, כדי שהמדינה תייצר יותר ותפיק יותר. אם זה כך, איך הם יתפרנסו? מעבודה כמו של העובדים הזרים? כלומר, אין עידוד לתעסוקה של ישראלים. אם אין עידוד לתעסוקה של ישראלים, איך הם ילכו לעבוד?  מה עושים?  מביאים עובדים זרים בגנבה במקומם, או שמקומות העבודה נש</w:t>
      </w:r>
      <w:r>
        <w:rPr>
          <w:rFonts w:hint="cs"/>
          <w:rtl/>
        </w:rPr>
        <w:t>ארים ללא פתרון.</w:t>
      </w:r>
    </w:p>
    <w:p w14:paraId="0EC79B55" w14:textId="77777777" w:rsidR="00000000" w:rsidRDefault="007C71EE">
      <w:pPr>
        <w:pStyle w:val="a"/>
        <w:rPr>
          <w:rFonts w:hint="cs"/>
          <w:rtl/>
        </w:rPr>
      </w:pPr>
    </w:p>
    <w:p w14:paraId="1A9ECDF8" w14:textId="77777777" w:rsidR="00000000" w:rsidRDefault="007C71EE">
      <w:pPr>
        <w:pStyle w:val="a"/>
        <w:rPr>
          <w:rFonts w:hint="cs"/>
          <w:rtl/>
        </w:rPr>
      </w:pPr>
      <w:r>
        <w:rPr>
          <w:rFonts w:hint="cs"/>
          <w:rtl/>
        </w:rPr>
        <w:t>האמן לי, חבר הכנסת אלי בן-מנחם, היום באו לפגוש אותי שני חקלאים שהם יצואנים מצוינים. יש להם בעיה מאוד גדולה. מדוע? משום שהם רוצים שיעבדו אצלם ישראלים, אבל הם יכולים להציע להם את מה שהם מציעים לעובדים הזרים כדי שהם יוכלו לעמוד בתמחירים וגם ל</w:t>
      </w:r>
      <w:r>
        <w:rPr>
          <w:rFonts w:hint="cs"/>
          <w:rtl/>
        </w:rPr>
        <w:t>חיות אם זה. אבל אם אין להם עובדים זרים, ואין להם מספיק עובדים זרים, אין גם מי שיעודד את הישראלים שיבואו לעבוד אצלם. אין מן הצד הזה, אין מן הצד הזה,  פרחים קמלים בשדות, ולאן זה הולך? אז לא תהיה צמיחה כלכלית.</w:t>
      </w:r>
    </w:p>
    <w:p w14:paraId="59505E83" w14:textId="77777777" w:rsidR="00000000" w:rsidRDefault="007C71EE">
      <w:pPr>
        <w:pStyle w:val="a"/>
        <w:rPr>
          <w:rFonts w:hint="cs"/>
          <w:rtl/>
        </w:rPr>
      </w:pPr>
    </w:p>
    <w:p w14:paraId="7B46A300" w14:textId="77777777" w:rsidR="00000000" w:rsidRDefault="007C71EE">
      <w:pPr>
        <w:pStyle w:val="a"/>
        <w:rPr>
          <w:rFonts w:hint="cs"/>
          <w:rtl/>
        </w:rPr>
      </w:pPr>
      <w:r>
        <w:rPr>
          <w:rFonts w:hint="cs"/>
          <w:rtl/>
        </w:rPr>
        <w:t>אבל אני לא מבין  שלושה דברים. הדבר הראשון: מה רו</w:t>
      </w:r>
      <w:r>
        <w:rPr>
          <w:rFonts w:hint="cs"/>
          <w:rtl/>
        </w:rPr>
        <w:t>צים מהנכים? שמעתי כאן כל מיני אנשים מהקואליציה עולים ומדברים על זה שהם השיגו 270,000 שקל פה, מיליון שקל שם. רבותי, הגזירות הן הר של גזירות. אני רואה למשל את הגזירות על הנכים. הנה הם חזרו אחרי 77  ימים של מאבק נורא, אדיר, דרך אגב, לפני שנה וחצי. הם עכשיו פה</w:t>
      </w:r>
      <w:r>
        <w:rPr>
          <w:rFonts w:hint="cs"/>
          <w:rtl/>
        </w:rPr>
        <w:t xml:space="preserve"> ממול, מול משרד האוצר. אני רוצה להבין למה משרד האוצר מתעלל בנכים. למה מקפיאים להם לארבע שנים את קצבת הנכות, שהמשמעות של זה היא להוריד להם 12.5% מקצבת הנכות?  מה, הם יהיו יותר בריאים? אני רוצה להבין. למי שאין רגל תיתוסף רגל? מי שהוא קטוע יד, יהיו לו פתאום ש</w:t>
      </w:r>
      <w:r>
        <w:rPr>
          <w:rFonts w:hint="cs"/>
          <w:rtl/>
        </w:rPr>
        <w:t>תי ידיים? למה? לא רק זה, גם הופכים אותם בכלל לאסירים בביתם. למה? כי החליטו להקפיא את קצבת הניידות. זה נקרא שנכה הוא לא רק בעונש מן השמים, או לא מן השמים אלא מן הארץ, והוא ממילא לא יכול לנוע אלא אם עוזרים לו בניידות. עכשיו גם גוזרים עליו שהוא לא יוכל להתניי</w:t>
      </w:r>
      <w:r>
        <w:rPr>
          <w:rFonts w:hint="cs"/>
          <w:rtl/>
        </w:rPr>
        <w:t xml:space="preserve">ד. לא רק הגזירה השנייה, גם הגזירה השלישית. עכשיו מקפיאים אותם גם במיטתם. מדוע? כי מקפיאים את קצבת השירותים המיוחדים. זו הקצבה היחידה שיכולה לתת לפרפלגים, שהם נכים קשים ביותר, להתאים את הבית שלהם לצורכיהם. למה? מה רוצים מהנכים? מה רוצים מהם, שגם הם יתאבדו? </w:t>
      </w:r>
      <w:r>
        <w:rPr>
          <w:rFonts w:hint="cs"/>
          <w:rtl/>
        </w:rPr>
        <w:t xml:space="preserve"> לא מספיקה הגזירה הזאת, גם גזירה רביעית, אדוני היושב-ראש:  קיצוץ של 40% בתקציבי המוסדות שמיועדים לנכים הקשים ביותר. למה?  </w:t>
      </w:r>
    </w:p>
    <w:p w14:paraId="5FE827EA" w14:textId="77777777" w:rsidR="00000000" w:rsidRDefault="007C71EE">
      <w:pPr>
        <w:pStyle w:val="a"/>
        <w:rPr>
          <w:rFonts w:hint="cs"/>
          <w:rtl/>
        </w:rPr>
      </w:pPr>
    </w:p>
    <w:p w14:paraId="68503205" w14:textId="77777777" w:rsidR="00000000" w:rsidRDefault="007C71EE">
      <w:pPr>
        <w:pStyle w:val="a"/>
        <w:rPr>
          <w:rFonts w:hint="cs"/>
          <w:rtl/>
        </w:rPr>
      </w:pPr>
      <w:r>
        <w:rPr>
          <w:rFonts w:hint="cs"/>
          <w:rtl/>
        </w:rPr>
        <w:t>אומרים על המובטלים: אנחנו נקצץ בהם בצעירים, נקצץ בהם במבוגרים, נקצץ להם שליש, "נקרע" אותם שילכו לעבוד. מה רוצים מהנכים? שילכו לעבוד?</w:t>
      </w:r>
      <w:r>
        <w:rPr>
          <w:rFonts w:hint="cs"/>
          <w:rtl/>
        </w:rPr>
        <w:t xml:space="preserve"> איפה? במקומות שהממשלה לא מכשירה להם כמקומות עבודה?   תאמינו לי, בהיותי שר התעשייה והמסחר עשיתי מאמץ  ברוח חוק עידוד השקעות הון, שאם מפעלים ייבנו עבור נכים, הם יקבלו עידוד השקעות הון. אוף, עם האוצר זו היתה קטסטרופה. אבל היום אפילו אין עוזרים להקים להם מקומ</w:t>
      </w:r>
      <w:r>
        <w:rPr>
          <w:rFonts w:hint="cs"/>
          <w:rtl/>
        </w:rPr>
        <w:t xml:space="preserve">ות עבודה. איך הם ילכו לעבוד? </w:t>
      </w:r>
    </w:p>
    <w:p w14:paraId="679BC6E0" w14:textId="77777777" w:rsidR="00000000" w:rsidRDefault="007C71EE">
      <w:pPr>
        <w:pStyle w:val="a"/>
        <w:rPr>
          <w:rFonts w:hint="cs"/>
          <w:rtl/>
        </w:rPr>
      </w:pPr>
    </w:p>
    <w:p w14:paraId="5E297024" w14:textId="77777777" w:rsidR="00000000" w:rsidRDefault="007C71EE">
      <w:pPr>
        <w:pStyle w:val="a"/>
        <w:rPr>
          <w:rFonts w:hint="cs"/>
          <w:rtl/>
        </w:rPr>
      </w:pPr>
      <w:r>
        <w:rPr>
          <w:rFonts w:hint="cs"/>
          <w:rtl/>
        </w:rPr>
        <w:t>הדבר השני, אדוני היושב-ראש, שאני לא מבין הוא איך חברה שהיא לא סדום מחליטה להתעלל בפנסיונרים שלה. איך הכנסת הזאת תסתכל על עצמה בראי? איך היא תסתכל על ההורים שלנו? על האחים הבוגרים שלנו? על הפנסיונרים שלנו?  לא מתביישים?  מה הח</w:t>
      </w:r>
      <w:r>
        <w:rPr>
          <w:rFonts w:hint="cs"/>
          <w:rtl/>
        </w:rPr>
        <w:t xml:space="preserve">ליטו לעשות לפנסיונרים? קודם כול, אגרה של 2% הורדה מהפנסיה. </w:t>
      </w:r>
    </w:p>
    <w:p w14:paraId="76BFFD13" w14:textId="77777777" w:rsidR="00000000" w:rsidRDefault="007C71EE">
      <w:pPr>
        <w:pStyle w:val="a"/>
        <w:rPr>
          <w:rFonts w:hint="cs"/>
          <w:rtl/>
        </w:rPr>
      </w:pPr>
    </w:p>
    <w:p w14:paraId="3E5CC69A" w14:textId="77777777" w:rsidR="00000000" w:rsidRDefault="007C71EE">
      <w:pPr>
        <w:pStyle w:val="ad"/>
        <w:rPr>
          <w:rtl/>
        </w:rPr>
      </w:pPr>
      <w:r>
        <w:rPr>
          <w:rtl/>
        </w:rPr>
        <w:t>היו"ר אלי בן-מנחם:</w:t>
      </w:r>
    </w:p>
    <w:p w14:paraId="083BCFCD" w14:textId="77777777" w:rsidR="00000000" w:rsidRDefault="007C71EE">
      <w:pPr>
        <w:pStyle w:val="a"/>
        <w:rPr>
          <w:rtl/>
        </w:rPr>
      </w:pPr>
    </w:p>
    <w:p w14:paraId="799F9461" w14:textId="77777777" w:rsidR="00000000" w:rsidRDefault="007C71EE">
      <w:pPr>
        <w:pStyle w:val="a"/>
        <w:rPr>
          <w:rFonts w:hint="cs"/>
          <w:rtl/>
        </w:rPr>
      </w:pPr>
      <w:r>
        <w:rPr>
          <w:rFonts w:hint="cs"/>
          <w:rtl/>
        </w:rPr>
        <w:t xml:space="preserve">חבר הכנסת רן כהן, זמנך המוקצב הולך ואוזל. אנא ממך, תשתדל. </w:t>
      </w:r>
    </w:p>
    <w:p w14:paraId="7A0C542E" w14:textId="77777777" w:rsidR="00000000" w:rsidRDefault="007C71EE">
      <w:pPr>
        <w:pStyle w:val="a"/>
        <w:rPr>
          <w:rFonts w:hint="cs"/>
          <w:rtl/>
        </w:rPr>
      </w:pPr>
    </w:p>
    <w:p w14:paraId="46066E28" w14:textId="77777777" w:rsidR="00000000" w:rsidRDefault="007C71EE">
      <w:pPr>
        <w:pStyle w:val="SpeakerCon"/>
        <w:rPr>
          <w:rtl/>
        </w:rPr>
      </w:pPr>
      <w:bookmarkStart w:id="1892" w:name="FS000000507T27_05_2003_21_48_40"/>
      <w:bookmarkEnd w:id="1892"/>
      <w:r>
        <w:rPr>
          <w:rFonts w:hint="eastAsia"/>
          <w:rtl/>
        </w:rPr>
        <w:t>רן</w:t>
      </w:r>
      <w:r>
        <w:rPr>
          <w:rtl/>
        </w:rPr>
        <w:t xml:space="preserve"> כהן (מרצ):</w:t>
      </w:r>
    </w:p>
    <w:p w14:paraId="7FBCE1B3" w14:textId="77777777" w:rsidR="00000000" w:rsidRDefault="007C71EE">
      <w:pPr>
        <w:pStyle w:val="a"/>
        <w:rPr>
          <w:rFonts w:hint="cs"/>
          <w:rtl/>
        </w:rPr>
      </w:pPr>
    </w:p>
    <w:p w14:paraId="0C2B82D2" w14:textId="77777777" w:rsidR="00000000" w:rsidRDefault="007C71EE">
      <w:pPr>
        <w:pStyle w:val="a"/>
        <w:rPr>
          <w:rFonts w:hint="cs"/>
          <w:rtl/>
        </w:rPr>
      </w:pPr>
      <w:r>
        <w:rPr>
          <w:rFonts w:hint="cs"/>
          <w:rtl/>
        </w:rPr>
        <w:t xml:space="preserve">אני מייד מסיים. </w:t>
      </w:r>
    </w:p>
    <w:p w14:paraId="7C467040" w14:textId="77777777" w:rsidR="00000000" w:rsidRDefault="007C71EE">
      <w:pPr>
        <w:pStyle w:val="a"/>
        <w:rPr>
          <w:rFonts w:hint="cs"/>
          <w:rtl/>
        </w:rPr>
      </w:pPr>
    </w:p>
    <w:p w14:paraId="354D4FC5" w14:textId="77777777" w:rsidR="00000000" w:rsidRDefault="007C71EE">
      <w:pPr>
        <w:pStyle w:val="a"/>
        <w:rPr>
          <w:rFonts w:hint="cs"/>
          <w:rtl/>
        </w:rPr>
      </w:pPr>
      <w:r>
        <w:rPr>
          <w:rFonts w:hint="cs"/>
          <w:rtl/>
        </w:rPr>
        <w:t xml:space="preserve">2% היטל על הפנסיות, עונש ראשון על הפנסיונרים. </w:t>
      </w:r>
    </w:p>
    <w:p w14:paraId="71FA109B" w14:textId="77777777" w:rsidR="00000000" w:rsidRDefault="007C71EE">
      <w:pPr>
        <w:pStyle w:val="a"/>
        <w:rPr>
          <w:rFonts w:hint="cs"/>
          <w:rtl/>
        </w:rPr>
      </w:pPr>
    </w:p>
    <w:p w14:paraId="215BF48F" w14:textId="77777777" w:rsidR="00000000" w:rsidRDefault="007C71EE">
      <w:pPr>
        <w:pStyle w:val="a"/>
        <w:rPr>
          <w:rFonts w:hint="cs"/>
          <w:rtl/>
        </w:rPr>
      </w:pPr>
      <w:r>
        <w:rPr>
          <w:rFonts w:hint="cs"/>
          <w:rtl/>
        </w:rPr>
        <w:t>דבר שני, מחליטים להעלות לעובדים ול</w:t>
      </w:r>
      <w:r>
        <w:rPr>
          <w:rFonts w:hint="cs"/>
          <w:rtl/>
        </w:rPr>
        <w:t xml:space="preserve">מעבידים את ההפרשה בעבור הפנסיה. איך? - על העובד יהיו עוד 2% ועל המעסיק 1%. כלומר, גם מעלים את ההפרשה וגם מעלים אותה בצורה הפוכה ממה שהיה עד עכשיו על העובדים ועל המעסיקים. זה בלתי חוקי בעליל, ואני אפילו שוקל לעתור על זה לבג"ץ, זו ממש שערורייה. </w:t>
      </w:r>
    </w:p>
    <w:p w14:paraId="5FC1DB4D" w14:textId="77777777" w:rsidR="00000000" w:rsidRDefault="007C71EE">
      <w:pPr>
        <w:pStyle w:val="a"/>
        <w:rPr>
          <w:rFonts w:hint="cs"/>
          <w:rtl/>
        </w:rPr>
      </w:pPr>
    </w:p>
    <w:p w14:paraId="2B071282" w14:textId="77777777" w:rsidR="00000000" w:rsidRDefault="007C71EE">
      <w:pPr>
        <w:pStyle w:val="a"/>
        <w:rPr>
          <w:rFonts w:hint="cs"/>
          <w:rtl/>
        </w:rPr>
      </w:pPr>
      <w:r>
        <w:rPr>
          <w:rFonts w:hint="cs"/>
          <w:rtl/>
        </w:rPr>
        <w:t xml:space="preserve">עונש שלישי </w:t>
      </w:r>
      <w:r>
        <w:rPr>
          <w:rFonts w:hint="cs"/>
          <w:rtl/>
        </w:rPr>
        <w:t>המוטל על הפנסיונרים הוא העלאת גיל הפנסיה ל=67. השר שרנסקי, האמן לי, זה פטנט של מישהו, אני לא יודע אם זה מישהו עם ראש מעוות, אבל בטח עם לב לא ישר. הרי העלאת גיל הפנסיה ל=67 אינה מיועדת לתת עוד שנתיים פנסיה לגבר ועוד שבע שנות פנסיה לאשה. זה מיועד לקצץ לגבר ש</w:t>
      </w:r>
      <w:r>
        <w:rPr>
          <w:rFonts w:hint="cs"/>
          <w:rtl/>
        </w:rPr>
        <w:t xml:space="preserve">נתיים, כלומר, אם הוא לא יגיע לגיל 67 הוא יקבל פחות מ=70%, ואז זה שוב קיצוץ בפנסיה. אמרו שזה לא יבוא עכשיו אלא בעוד חודש. </w:t>
      </w:r>
    </w:p>
    <w:p w14:paraId="495DD087" w14:textId="77777777" w:rsidR="00000000" w:rsidRDefault="007C71EE">
      <w:pPr>
        <w:pStyle w:val="a"/>
        <w:rPr>
          <w:rFonts w:hint="cs"/>
          <w:rtl/>
        </w:rPr>
      </w:pPr>
    </w:p>
    <w:p w14:paraId="2F15B9F0" w14:textId="77777777" w:rsidR="00000000" w:rsidRDefault="007C71EE">
      <w:pPr>
        <w:pStyle w:val="a"/>
        <w:rPr>
          <w:rFonts w:hint="cs"/>
          <w:rtl/>
        </w:rPr>
      </w:pPr>
      <w:r>
        <w:rPr>
          <w:rFonts w:hint="cs"/>
          <w:rtl/>
        </w:rPr>
        <w:t xml:space="preserve">עונש רביעי על הפנסיונרים הוא השכרת הפנסיה לבורסה בלי ביטחונות של הממשלה. </w:t>
      </w:r>
    </w:p>
    <w:p w14:paraId="6F8AFF6E" w14:textId="77777777" w:rsidR="00000000" w:rsidRDefault="007C71EE">
      <w:pPr>
        <w:pStyle w:val="a"/>
        <w:rPr>
          <w:rFonts w:hint="cs"/>
          <w:rtl/>
        </w:rPr>
      </w:pPr>
    </w:p>
    <w:p w14:paraId="42761798" w14:textId="77777777" w:rsidR="00000000" w:rsidRDefault="007C71EE">
      <w:pPr>
        <w:pStyle w:val="a"/>
        <w:rPr>
          <w:rFonts w:hint="cs"/>
          <w:rtl/>
        </w:rPr>
      </w:pPr>
      <w:r>
        <w:rPr>
          <w:rFonts w:hint="cs"/>
          <w:rtl/>
        </w:rPr>
        <w:t>מה עשו הפנסיונרים? הפנסיונרים הם אויב העם? אני רוצה להבין,</w:t>
      </w:r>
      <w:r>
        <w:rPr>
          <w:rFonts w:hint="cs"/>
          <w:rtl/>
        </w:rPr>
        <w:t xml:space="preserve"> האם הוחלט בממשלה להכריז על הפנסיונרים של מדינת ישראל כעל אויב? </w:t>
      </w:r>
    </w:p>
    <w:p w14:paraId="47740D24" w14:textId="77777777" w:rsidR="00000000" w:rsidRDefault="007C71EE">
      <w:pPr>
        <w:pStyle w:val="a"/>
        <w:rPr>
          <w:rFonts w:hint="cs"/>
          <w:rtl/>
        </w:rPr>
      </w:pPr>
    </w:p>
    <w:p w14:paraId="4A28FFA2" w14:textId="77777777" w:rsidR="00000000" w:rsidRDefault="007C71EE">
      <w:pPr>
        <w:pStyle w:val="a"/>
        <w:rPr>
          <w:rFonts w:hint="cs"/>
          <w:rtl/>
        </w:rPr>
      </w:pPr>
      <w:r>
        <w:rPr>
          <w:rFonts w:hint="cs"/>
          <w:rtl/>
        </w:rPr>
        <w:t xml:space="preserve">לא מספיק עונש רביעי </w:t>
      </w:r>
      <w:r>
        <w:rPr>
          <w:rtl/>
        </w:rPr>
        <w:t>–</w:t>
      </w:r>
      <w:r>
        <w:rPr>
          <w:rFonts w:hint="cs"/>
          <w:rtl/>
        </w:rPr>
        <w:t xml:space="preserve"> זאת כדי שתראו איזו מלחמה אדירה החליטה הממשלה הזאת להכריז על הפנסיונרים </w:t>
      </w:r>
      <w:r>
        <w:rPr>
          <w:rtl/>
        </w:rPr>
        <w:t>–</w:t>
      </w:r>
      <w:r>
        <w:rPr>
          <w:rFonts w:hint="cs"/>
          <w:rtl/>
        </w:rPr>
        <w:t xml:space="preserve"> יש גם עונש חמישי: לקצץ את קצבת הביטוח הלאומי של אותם פנסיונרים. 4% כבר הורידו להם קודם, עכשיו ה</w:t>
      </w:r>
      <w:r>
        <w:rPr>
          <w:rFonts w:hint="cs"/>
          <w:rtl/>
        </w:rPr>
        <w:t>ולכים לשנות  את ההצמדה של הקצבה, ובמקום שההצמדה תהיה לשכר הממוצע זו תהיה הצמדה למדד. אתם יודעים בכמה המדד מפגר לעומת השכר הממוצע ב=30 שנה? ב=87%. כלומר, בעוד עשר שנים תקטן קצבתו של פנסיונר עוד ב=10% כיוון שהקצבה תהיה צמודה למדד ולא לשכר הממוצע, ומה לעשות ש</w:t>
      </w:r>
      <w:r>
        <w:rPr>
          <w:rFonts w:hint="cs"/>
          <w:rtl/>
        </w:rPr>
        <w:t>החיים של הילדים של אותו פנסיונר ושל הנכדים של אותו פנסיונר יצמחו על-פי השכר הממוצע במשק. כלומר, הפנסיונר יתבזה לעיני ילדיו ונכדיו.</w:t>
      </w:r>
    </w:p>
    <w:p w14:paraId="21E3D6B9" w14:textId="77777777" w:rsidR="00000000" w:rsidRDefault="007C71EE">
      <w:pPr>
        <w:pStyle w:val="a"/>
        <w:rPr>
          <w:rFonts w:hint="cs"/>
          <w:rtl/>
        </w:rPr>
      </w:pPr>
    </w:p>
    <w:p w14:paraId="3CB14E20" w14:textId="77777777" w:rsidR="00000000" w:rsidRDefault="007C71EE">
      <w:pPr>
        <w:pStyle w:val="a"/>
        <w:rPr>
          <w:rFonts w:hint="cs"/>
          <w:rtl/>
        </w:rPr>
      </w:pPr>
      <w:r>
        <w:rPr>
          <w:rFonts w:hint="cs"/>
          <w:rtl/>
        </w:rPr>
        <w:t>הפנסיונר הוא אויב העם? אני רוצה להבין את זה. הפנסיונרים האלה הם אזרחי המדינה הזאת, הם בוני המדינה הזאת, הם עובדי המדינה הזאת</w:t>
      </w:r>
      <w:r>
        <w:rPr>
          <w:rFonts w:hint="cs"/>
          <w:rtl/>
        </w:rPr>
        <w:t xml:space="preserve">, הם חיילי המדינה הזאת, אלה אנשים שכל חייהם המדינה הזאת. אז למה מכריזים עליהם כעל אויב העם? </w:t>
      </w:r>
    </w:p>
    <w:p w14:paraId="790EF012" w14:textId="77777777" w:rsidR="00000000" w:rsidRDefault="007C71EE">
      <w:pPr>
        <w:pStyle w:val="a"/>
        <w:rPr>
          <w:rFonts w:hint="cs"/>
          <w:rtl/>
        </w:rPr>
      </w:pPr>
    </w:p>
    <w:p w14:paraId="4D1CE98F" w14:textId="77777777" w:rsidR="00000000" w:rsidRDefault="007C71EE">
      <w:pPr>
        <w:pStyle w:val="a"/>
        <w:rPr>
          <w:rFonts w:hint="cs"/>
          <w:rtl/>
        </w:rPr>
      </w:pPr>
      <w:r>
        <w:rPr>
          <w:rFonts w:hint="cs"/>
          <w:rtl/>
        </w:rPr>
        <w:t xml:space="preserve">משפט אחרון לסיום. אדוני היושב-ראש, מה שהכי מדהים זו השותפות של ביבי נתניהו ושל שינוי בכל התוכנית הזאת. כשהגדירו אותה אמרו שהיא לטובת מי? לטובת שכבות הביניים. זאת </w:t>
      </w:r>
      <w:r>
        <w:rPr>
          <w:rFonts w:hint="cs"/>
          <w:rtl/>
        </w:rPr>
        <w:t>התוכנית  לטובת שכבות הביניים? כמעט כל הפנסיונרים הם שכבות הביניים, כי העניים אין להם אפילו פנסיה, העניים חיים רק מהביטוח הלאומי ומקצבאות. העונש השני על שכבות הביניים הוא הפגיעה בעסקים הקטנים והזעירים, הם נסגרים באלפים. העונש השלישי על שכבות הביניים הוא המפ</w:t>
      </w:r>
      <w:r>
        <w:rPr>
          <w:rFonts w:hint="cs"/>
          <w:rtl/>
        </w:rPr>
        <w:t>וטרים. מי אלה המפוטרים של הממשלה? המורים הם שכבות הביניים, העובדים הסוציאליים הם שכבות הביניים, עובדי המדינה הם שכבות הביניים, עובדי הרשויות המקומיות הם שכבות הביניים. אז החליטו להעניש גם את שכבות הביניים? כלומר, בסביבות 90% מהציבור הישראלי הולכים לקבל עונ</w:t>
      </w:r>
      <w:r>
        <w:rPr>
          <w:rFonts w:hint="cs"/>
          <w:rtl/>
        </w:rPr>
        <w:t xml:space="preserve">ש קולקטיבי, ואילו 5%,  העשירים ביותר במדינה, יקבלו כ=3.5 מיליארדי שקל תוספת. איך? על-ידי הרפורמה ועל-ידי הורדת תקרת הביטוח הלאומי ומס הבריאות, שזה ניתן רק למי שמשתכר מ=35,000 שקל ומעלה. </w:t>
      </w:r>
    </w:p>
    <w:p w14:paraId="6938F913" w14:textId="77777777" w:rsidR="00000000" w:rsidRDefault="007C71EE">
      <w:pPr>
        <w:pStyle w:val="a"/>
        <w:rPr>
          <w:rFonts w:hint="cs"/>
          <w:rtl/>
        </w:rPr>
      </w:pPr>
    </w:p>
    <w:p w14:paraId="49B83DD8" w14:textId="77777777" w:rsidR="00000000" w:rsidRDefault="007C71EE">
      <w:pPr>
        <w:pStyle w:val="a"/>
        <w:rPr>
          <w:rFonts w:hint="cs"/>
          <w:rtl/>
        </w:rPr>
      </w:pPr>
      <w:r>
        <w:rPr>
          <w:rFonts w:hint="cs"/>
          <w:rtl/>
        </w:rPr>
        <w:t>שלא יגידו שאין כסף ושלא יגידו שזה בא להבריא. לא תהיה פה צמיחה. יש פה</w:t>
      </w:r>
      <w:r>
        <w:rPr>
          <w:rFonts w:hint="cs"/>
          <w:rtl/>
        </w:rPr>
        <w:t xml:space="preserve"> ענישה קולקטיבית של פנסיונרים, של שכבות הביניים, של הנכים. נוסף על כל זה יש פה העשרה אדירה של הקבוצה הכי עשירה במדינה. </w:t>
      </w:r>
    </w:p>
    <w:p w14:paraId="3C296F8B" w14:textId="77777777" w:rsidR="00000000" w:rsidRDefault="007C71EE">
      <w:pPr>
        <w:pStyle w:val="a"/>
        <w:rPr>
          <w:rFonts w:hint="cs"/>
          <w:rtl/>
        </w:rPr>
      </w:pPr>
    </w:p>
    <w:p w14:paraId="1CA90CCD" w14:textId="77777777" w:rsidR="00000000" w:rsidRDefault="007C71EE">
      <w:pPr>
        <w:pStyle w:val="a"/>
        <w:rPr>
          <w:rFonts w:hint="cs"/>
          <w:rtl/>
        </w:rPr>
      </w:pPr>
      <w:r>
        <w:rPr>
          <w:rFonts w:hint="cs"/>
          <w:rtl/>
        </w:rPr>
        <w:t xml:space="preserve">לכן מחר אנחנו יוצאים בשעה 16:30 מ"בנייני האומה" בהפגנת אלפים נגד התוכנית הזאת, בדרך אל הכנסת. 16:30 ב"בנייני האומה". תודה רבה. </w:t>
      </w:r>
    </w:p>
    <w:p w14:paraId="1C5CDE21" w14:textId="77777777" w:rsidR="00000000" w:rsidRDefault="007C71EE">
      <w:pPr>
        <w:pStyle w:val="a"/>
        <w:rPr>
          <w:rFonts w:hint="cs"/>
          <w:rtl/>
        </w:rPr>
      </w:pPr>
    </w:p>
    <w:p w14:paraId="31C260AB" w14:textId="77777777" w:rsidR="00000000" w:rsidRDefault="007C71EE">
      <w:pPr>
        <w:pStyle w:val="ad"/>
        <w:rPr>
          <w:rtl/>
        </w:rPr>
      </w:pPr>
      <w:r>
        <w:rPr>
          <w:rtl/>
        </w:rPr>
        <w:t xml:space="preserve">היו"ר </w:t>
      </w:r>
      <w:r>
        <w:rPr>
          <w:rtl/>
        </w:rPr>
        <w:t>אלי בן-מנחם:</w:t>
      </w:r>
    </w:p>
    <w:p w14:paraId="0903614F" w14:textId="77777777" w:rsidR="00000000" w:rsidRDefault="007C71EE">
      <w:pPr>
        <w:pStyle w:val="a"/>
        <w:rPr>
          <w:rtl/>
        </w:rPr>
      </w:pPr>
    </w:p>
    <w:p w14:paraId="61B8B75D" w14:textId="77777777" w:rsidR="00000000" w:rsidRDefault="007C71EE">
      <w:pPr>
        <w:pStyle w:val="a"/>
        <w:rPr>
          <w:rFonts w:hint="cs"/>
          <w:rtl/>
        </w:rPr>
      </w:pPr>
      <w:r>
        <w:rPr>
          <w:rFonts w:hint="cs"/>
          <w:rtl/>
        </w:rPr>
        <w:t xml:space="preserve">תודה לחבר הכנסת רן כהן. אני מזמין את חבר הכנסת ישראל אייכלר, ואחריו </w:t>
      </w:r>
      <w:r>
        <w:rPr>
          <w:rtl/>
        </w:rPr>
        <w:t>–</w:t>
      </w:r>
      <w:r>
        <w:rPr>
          <w:rFonts w:hint="cs"/>
          <w:rtl/>
        </w:rPr>
        <w:t xml:space="preserve"> חבר הכנסת אחמד טיבי. אחריו </w:t>
      </w:r>
      <w:r>
        <w:rPr>
          <w:rtl/>
        </w:rPr>
        <w:t>–</w:t>
      </w:r>
      <w:r>
        <w:rPr>
          <w:rFonts w:hint="cs"/>
          <w:rtl/>
        </w:rPr>
        <w:t xml:space="preserve"> חבר הכנסת יאיר פרץ.</w:t>
      </w:r>
    </w:p>
    <w:p w14:paraId="065F5650" w14:textId="77777777" w:rsidR="00000000" w:rsidRDefault="007C71EE">
      <w:pPr>
        <w:pStyle w:val="a"/>
        <w:rPr>
          <w:rFonts w:hint="cs"/>
          <w:rtl/>
        </w:rPr>
      </w:pPr>
    </w:p>
    <w:p w14:paraId="127EE147" w14:textId="77777777" w:rsidR="00000000" w:rsidRDefault="007C71EE">
      <w:pPr>
        <w:pStyle w:val="Speaker"/>
        <w:rPr>
          <w:rtl/>
        </w:rPr>
      </w:pPr>
      <w:bookmarkStart w:id="1893" w:name="FS000001057T27_05_2003_22_09_36"/>
      <w:bookmarkEnd w:id="1893"/>
      <w:r>
        <w:rPr>
          <w:rFonts w:hint="eastAsia"/>
          <w:rtl/>
        </w:rPr>
        <w:t>ישראל</w:t>
      </w:r>
      <w:r>
        <w:rPr>
          <w:rtl/>
        </w:rPr>
        <w:t xml:space="preserve"> אייכלר (יהדות התורה):</w:t>
      </w:r>
    </w:p>
    <w:p w14:paraId="28952CB2" w14:textId="77777777" w:rsidR="00000000" w:rsidRDefault="007C71EE">
      <w:pPr>
        <w:pStyle w:val="a"/>
        <w:rPr>
          <w:rFonts w:hint="cs"/>
          <w:rtl/>
        </w:rPr>
      </w:pPr>
    </w:p>
    <w:p w14:paraId="7DE08293" w14:textId="77777777" w:rsidR="00000000" w:rsidRDefault="007C71EE">
      <w:pPr>
        <w:pStyle w:val="a"/>
        <w:rPr>
          <w:rFonts w:hint="cs"/>
          <w:rtl/>
        </w:rPr>
      </w:pPr>
      <w:r>
        <w:rPr>
          <w:rFonts w:hint="cs"/>
          <w:rtl/>
        </w:rPr>
        <w:t>אדוני היושב-ראש, חברי הכנסת, אנחנו דנים היום בחוק שמטרתו להביא להבראת כלכלת ישראל. הבעיה המרכ</w:t>
      </w:r>
      <w:r>
        <w:rPr>
          <w:rFonts w:hint="cs"/>
          <w:rtl/>
        </w:rPr>
        <w:t xml:space="preserve">זית של התוכנית הזאת היא שהיא לא תביא שום בשורה של הבראת כלכלת ישראל. רוב העם, אולי אפילו כולו, היה מוכן לסבול שנה, שנתיים, חמש שנים, אם הוא היה יודע ומאמין שבכך תבוא בשורה לכלכלת ישראל. אבל נדמה לי שזו כבר התוכנית הרביעית </w:t>
      </w:r>
      <w:r>
        <w:rPr>
          <w:rtl/>
        </w:rPr>
        <w:t>–</w:t>
      </w:r>
      <w:r>
        <w:rPr>
          <w:rFonts w:hint="cs"/>
          <w:rtl/>
        </w:rPr>
        <w:t xml:space="preserve"> תקנו אותי אם אני טועה </w:t>
      </w:r>
      <w:r>
        <w:rPr>
          <w:rtl/>
        </w:rPr>
        <w:t>–</w:t>
      </w:r>
      <w:r>
        <w:rPr>
          <w:rFonts w:hint="cs"/>
          <w:rtl/>
        </w:rPr>
        <w:t xml:space="preserve"> שהוגשה ע</w:t>
      </w:r>
      <w:r>
        <w:rPr>
          <w:rFonts w:hint="cs"/>
          <w:rtl/>
        </w:rPr>
        <w:t xml:space="preserve">ל-ידי אותם פקידים באוצר, במטרה להבריא את כלכלת ישראל, וכלכלת ישראל הולכת ומידרדרת. </w:t>
      </w:r>
    </w:p>
    <w:p w14:paraId="28FE4068" w14:textId="77777777" w:rsidR="00000000" w:rsidRDefault="007C71EE">
      <w:pPr>
        <w:pStyle w:val="a"/>
        <w:rPr>
          <w:rFonts w:hint="cs"/>
          <w:rtl/>
        </w:rPr>
      </w:pPr>
    </w:p>
    <w:p w14:paraId="3CF9AB20" w14:textId="77777777" w:rsidR="00000000" w:rsidRDefault="007C71EE">
      <w:pPr>
        <w:pStyle w:val="ac"/>
        <w:rPr>
          <w:rtl/>
        </w:rPr>
      </w:pPr>
      <w:r>
        <w:rPr>
          <w:rFonts w:hint="eastAsia"/>
          <w:rtl/>
        </w:rPr>
        <w:t>רן</w:t>
      </w:r>
      <w:r>
        <w:rPr>
          <w:rtl/>
        </w:rPr>
        <w:t xml:space="preserve"> כהן (מרצ):</w:t>
      </w:r>
    </w:p>
    <w:p w14:paraId="5126C031" w14:textId="77777777" w:rsidR="00000000" w:rsidRDefault="007C71EE">
      <w:pPr>
        <w:pStyle w:val="a"/>
        <w:rPr>
          <w:rFonts w:hint="cs"/>
          <w:rtl/>
        </w:rPr>
      </w:pPr>
    </w:p>
    <w:p w14:paraId="56A80246" w14:textId="77777777" w:rsidR="00000000" w:rsidRDefault="007C71EE">
      <w:pPr>
        <w:pStyle w:val="a"/>
        <w:rPr>
          <w:rFonts w:hint="cs"/>
          <w:rtl/>
        </w:rPr>
      </w:pPr>
      <w:r>
        <w:rPr>
          <w:rFonts w:hint="cs"/>
          <w:rtl/>
        </w:rPr>
        <w:t xml:space="preserve">הפקידים כבר הביאו עשרות. עם הממשלה הזאת, בשנה וחצי האחרונה זו כבר התוכנית הרביעית. </w:t>
      </w:r>
    </w:p>
    <w:p w14:paraId="066C158B" w14:textId="77777777" w:rsidR="00000000" w:rsidRDefault="007C71EE">
      <w:pPr>
        <w:pStyle w:val="a"/>
        <w:rPr>
          <w:rFonts w:hint="cs"/>
          <w:rtl/>
        </w:rPr>
      </w:pPr>
    </w:p>
    <w:p w14:paraId="7B832E5D" w14:textId="77777777" w:rsidR="00000000" w:rsidRDefault="007C71EE">
      <w:pPr>
        <w:pStyle w:val="SpeakerCon"/>
        <w:rPr>
          <w:rtl/>
        </w:rPr>
      </w:pPr>
      <w:bookmarkStart w:id="1894" w:name="FS000001057T27_05_2003_22_12_20C"/>
      <w:bookmarkEnd w:id="1894"/>
      <w:r>
        <w:rPr>
          <w:rtl/>
        </w:rPr>
        <w:t>ישראל אייכלר (יהדות התורה):</w:t>
      </w:r>
    </w:p>
    <w:p w14:paraId="7296A0D1" w14:textId="77777777" w:rsidR="00000000" w:rsidRDefault="007C71EE">
      <w:pPr>
        <w:pStyle w:val="a"/>
        <w:rPr>
          <w:rtl/>
        </w:rPr>
      </w:pPr>
    </w:p>
    <w:p w14:paraId="17A455A8" w14:textId="77777777" w:rsidR="00000000" w:rsidRDefault="007C71EE">
      <w:pPr>
        <w:pStyle w:val="a"/>
        <w:rPr>
          <w:rFonts w:hint="cs"/>
          <w:rtl/>
        </w:rPr>
      </w:pPr>
      <w:r>
        <w:rPr>
          <w:rFonts w:hint="cs"/>
          <w:rtl/>
        </w:rPr>
        <w:t>הפקידים האלה כבר עובדים לפני זה וגם יישארו</w:t>
      </w:r>
      <w:r>
        <w:rPr>
          <w:rFonts w:hint="cs"/>
          <w:rtl/>
        </w:rPr>
        <w:t xml:space="preserve"> אחרי זה. מי שיש לו מפעל שהעובדים שלו מגישים לו כל הזמן תוכניות הבראה והן לא מצליחות, הוא קודם כול בודק את עצמו ומחליף את העובדים האלה, ואם הוא בר-דעת, הוא מחליף את עצמו ולוקח מנהל יותר טוב. </w:t>
      </w:r>
    </w:p>
    <w:p w14:paraId="1676DEE2" w14:textId="77777777" w:rsidR="00000000" w:rsidRDefault="007C71EE">
      <w:pPr>
        <w:pStyle w:val="a"/>
        <w:rPr>
          <w:rFonts w:hint="cs"/>
          <w:rtl/>
        </w:rPr>
      </w:pPr>
    </w:p>
    <w:p w14:paraId="69513733" w14:textId="77777777" w:rsidR="00000000" w:rsidRDefault="007C71EE">
      <w:pPr>
        <w:pStyle w:val="a"/>
        <w:rPr>
          <w:rFonts w:hint="cs"/>
          <w:rtl/>
        </w:rPr>
      </w:pPr>
      <w:r>
        <w:rPr>
          <w:rFonts w:hint="cs"/>
          <w:rtl/>
        </w:rPr>
        <w:t>הבעיה שיש לנו עם התוכנית הזאת היא מעבר לכך שהיא לא תבריא את כלכ</w:t>
      </w:r>
      <w:r>
        <w:rPr>
          <w:rFonts w:hint="cs"/>
          <w:rtl/>
        </w:rPr>
        <w:t xml:space="preserve">לת ישראל. אם הגזירות נגד ציבור העניים בכלל, ונגד הציבור החרדי בפרט, היו פחות או יותר דומות, פחות או יותר </w:t>
      </w:r>
      <w:r>
        <w:rPr>
          <w:rFonts w:hint="cs"/>
        </w:rPr>
        <w:t>FLAT</w:t>
      </w:r>
      <w:r>
        <w:rPr>
          <w:rFonts w:hint="cs"/>
          <w:rtl/>
        </w:rPr>
        <w:t>, לא רק שהיינו משלימים עם זה, אולי אפילו היינו תומכים בזה, היינו סובלים עם כלל ישראל ביחד. אבל כאשר אנחנו עוברים על שורת ההצעות של התוכנית הכלכלית,</w:t>
      </w:r>
      <w:r>
        <w:rPr>
          <w:rFonts w:hint="cs"/>
          <w:rtl/>
        </w:rPr>
        <w:t xml:space="preserve"> אנחנו רואים שיש כאן מגמה שאני לא בטוח שראש הממשלה ושר האוצר עצמם שמו אליה לב. אלה כל אותם רעיונות שהעלו אותם אילי הון שעוינים את הציבור החרדי במשך שנים וניהלו נגדו מסע הסתה במשך שנים. כל הרעיונות שהם נתנו לפקידי האוצר ונכנסו אל המגירות כי לא היה אפשר לבצע</w:t>
      </w:r>
      <w:r>
        <w:rPr>
          <w:rFonts w:hint="cs"/>
          <w:rtl/>
        </w:rPr>
        <w:t xml:space="preserve"> אותם, את כל הרעיונות הם הכניסו באותה חד-גדיא, באותה תוכנית כלכלית.</w:t>
      </w:r>
    </w:p>
    <w:p w14:paraId="6BBF9B15" w14:textId="77777777" w:rsidR="00000000" w:rsidRDefault="007C71EE">
      <w:pPr>
        <w:pStyle w:val="a"/>
        <w:rPr>
          <w:rFonts w:hint="cs"/>
          <w:rtl/>
        </w:rPr>
      </w:pPr>
    </w:p>
    <w:p w14:paraId="30AD62A0" w14:textId="77777777" w:rsidR="00000000" w:rsidRDefault="007C71EE">
      <w:pPr>
        <w:pStyle w:val="a"/>
        <w:rPr>
          <w:rFonts w:hint="cs"/>
          <w:rtl/>
        </w:rPr>
      </w:pPr>
      <w:r>
        <w:rPr>
          <w:rFonts w:hint="cs"/>
          <w:rtl/>
        </w:rPr>
        <w:t>יש לי פה רשימה של דברים שממש בולט בהם העיוות דווקא לגבי הציבור הזה. לא נוח לי לדבר על ציבור מסוים, מבחינה סקטוריאלית. כשאנחנו מדברים אל כל העם, אנחנו צריכים לדבר על צורכי כל העם, לכן לא א</w:t>
      </w:r>
      <w:r>
        <w:rPr>
          <w:rFonts w:hint="cs"/>
          <w:rtl/>
        </w:rPr>
        <w:t>קח את הדברים בהרחבה. למשל, בדברים אחרים קיצצו 10%, 20%, או נניח שבהשכלה הגבוהה קיצצו משהו בדומה ל=2%,  גם לאחר השיפורים שדובר עליהם, קיצצו בינתיים בעולם הישיבות והכוללים 70%. יש אנשים שאומרים שבכלל לא צריך לתת אגורה אחת לישיבה. יש אנשים שאומרים שמדינת ישרא</w:t>
      </w:r>
      <w:r>
        <w:rPr>
          <w:rFonts w:hint="cs"/>
          <w:rtl/>
        </w:rPr>
        <w:t xml:space="preserve">ל צריכה להיות מדינת כל אזרחיה, כמו ארצות-הברית, שלא תומכת במוסדות דת בכלל. </w:t>
      </w:r>
    </w:p>
    <w:p w14:paraId="06AD607B" w14:textId="77777777" w:rsidR="00000000" w:rsidRDefault="007C71EE">
      <w:pPr>
        <w:pStyle w:val="a"/>
        <w:rPr>
          <w:rFonts w:hint="cs"/>
          <w:rtl/>
        </w:rPr>
      </w:pPr>
    </w:p>
    <w:p w14:paraId="445B05AE" w14:textId="77777777" w:rsidR="00000000" w:rsidRDefault="007C71EE">
      <w:pPr>
        <w:pStyle w:val="ac"/>
        <w:rPr>
          <w:rtl/>
        </w:rPr>
      </w:pPr>
      <w:r>
        <w:rPr>
          <w:rFonts w:hint="eastAsia"/>
          <w:rtl/>
        </w:rPr>
        <w:t>אחמד</w:t>
      </w:r>
      <w:r>
        <w:rPr>
          <w:rtl/>
        </w:rPr>
        <w:t xml:space="preserve"> טיבי (חד"ש-תע"ל):</w:t>
      </w:r>
    </w:p>
    <w:p w14:paraId="72F5CA7C" w14:textId="77777777" w:rsidR="00000000" w:rsidRDefault="007C71EE">
      <w:pPr>
        <w:pStyle w:val="a"/>
        <w:rPr>
          <w:rFonts w:hint="cs"/>
          <w:rtl/>
        </w:rPr>
      </w:pPr>
    </w:p>
    <w:p w14:paraId="5A65F4ED" w14:textId="77777777" w:rsidR="00000000" w:rsidRDefault="007C71EE">
      <w:pPr>
        <w:pStyle w:val="a"/>
        <w:rPr>
          <w:rFonts w:hint="cs"/>
          <w:rtl/>
        </w:rPr>
      </w:pPr>
      <w:r>
        <w:rPr>
          <w:rFonts w:hint="cs"/>
          <w:rtl/>
        </w:rPr>
        <w:t xml:space="preserve">עם רוב יהודי. </w:t>
      </w:r>
    </w:p>
    <w:p w14:paraId="147207EF" w14:textId="77777777" w:rsidR="00000000" w:rsidRDefault="007C71EE">
      <w:pPr>
        <w:pStyle w:val="a"/>
        <w:rPr>
          <w:rFonts w:hint="cs"/>
          <w:rtl/>
        </w:rPr>
      </w:pPr>
    </w:p>
    <w:p w14:paraId="75A71B83" w14:textId="77777777" w:rsidR="00000000" w:rsidRDefault="007C71EE">
      <w:pPr>
        <w:pStyle w:val="SpeakerCon"/>
        <w:rPr>
          <w:rtl/>
        </w:rPr>
      </w:pPr>
      <w:bookmarkStart w:id="1895" w:name="FS000001057T27_05_2003_21_58_52C"/>
      <w:bookmarkEnd w:id="1895"/>
      <w:r>
        <w:rPr>
          <w:rtl/>
        </w:rPr>
        <w:t>ישראל אייכלר (יהדות התורה):</w:t>
      </w:r>
    </w:p>
    <w:p w14:paraId="26D75991" w14:textId="77777777" w:rsidR="00000000" w:rsidRDefault="007C71EE">
      <w:pPr>
        <w:pStyle w:val="a"/>
        <w:rPr>
          <w:rtl/>
        </w:rPr>
      </w:pPr>
    </w:p>
    <w:p w14:paraId="2E93D596" w14:textId="77777777" w:rsidR="00000000" w:rsidRDefault="007C71EE">
      <w:pPr>
        <w:pStyle w:val="a"/>
        <w:rPr>
          <w:rFonts w:hint="cs"/>
          <w:rtl/>
        </w:rPr>
      </w:pPr>
      <w:r>
        <w:rPr>
          <w:rFonts w:hint="cs"/>
          <w:rtl/>
        </w:rPr>
        <w:t>בארצות-הברית, שבה לא תומכים במוסדות דת, את העניינים ההומניים כמו מזון, תחבורה ופרויקטים כלליים הממשלה מממנת גם</w:t>
      </w:r>
      <w:r>
        <w:rPr>
          <w:rFonts w:hint="cs"/>
          <w:rtl/>
        </w:rPr>
        <w:t xml:space="preserve"> למוסדות דת וגם למוסדות דתיים. מי שחושב שבאמת כן צריך לעזור, לפחות כמו להשכלה אחרת, ומכיר בכך שההשכלה התורנית אינה פחות חוכמה - כי היא חוכמתכם ובינתכם לעיני כל העמים - מכל שאר המקצועות, שיקצץ בדיוק כמו שמקצצים למקומות אחרים, ועל זה לא היינו אומרים מלה. </w:t>
      </w:r>
    </w:p>
    <w:p w14:paraId="7875A106" w14:textId="77777777" w:rsidR="00000000" w:rsidRDefault="007C71EE">
      <w:pPr>
        <w:pStyle w:val="a"/>
        <w:rPr>
          <w:rFonts w:hint="cs"/>
          <w:rtl/>
        </w:rPr>
      </w:pPr>
    </w:p>
    <w:p w14:paraId="53AF5299" w14:textId="77777777" w:rsidR="00000000" w:rsidRDefault="007C71EE">
      <w:pPr>
        <w:pStyle w:val="a"/>
        <w:rPr>
          <w:rFonts w:hint="cs"/>
          <w:rtl/>
        </w:rPr>
      </w:pPr>
      <w:r>
        <w:rPr>
          <w:rFonts w:hint="cs"/>
          <w:rtl/>
        </w:rPr>
        <w:t>ד</w:t>
      </w:r>
      <w:r>
        <w:rPr>
          <w:rFonts w:hint="cs"/>
          <w:rtl/>
        </w:rPr>
        <w:t>ובר על איחוד רשויות מקומיות. איחוד רשויות מקומיות, סעיף של שלוש מלים שלא בוצע בגלל לחצים פוליטיים. אבל אם אני אדבר על הבזבוזים הנוראיים שכולנו יודעים שיש ברשויות המקומיות - איך התוכנית יכולה לבוא ולומר שהיא רוצה לאפשר התייעלות במגזר הציבורי? האם בקיצוצים ב</w:t>
      </w:r>
      <w:r>
        <w:rPr>
          <w:rFonts w:hint="cs"/>
          <w:rtl/>
        </w:rPr>
        <w:t xml:space="preserve">רשויות המקומיות </w:t>
      </w:r>
      <w:r>
        <w:rPr>
          <w:rtl/>
        </w:rPr>
        <w:t>–</w:t>
      </w:r>
      <w:r>
        <w:rPr>
          <w:rFonts w:hint="cs"/>
          <w:rtl/>
        </w:rPr>
        <w:t xml:space="preserve"> אני שומע שהולכים לפגוע גם בסיוע לרשויות מקומיות </w:t>
      </w:r>
      <w:r>
        <w:rPr>
          <w:rtl/>
        </w:rPr>
        <w:t>–</w:t>
      </w:r>
      <w:r>
        <w:rPr>
          <w:rFonts w:hint="cs"/>
          <w:rtl/>
        </w:rPr>
        <w:t xml:space="preserve"> באה הממשלה ואמרה: אנחנו לא זקוקים לכל כך הרבה עובדים מיותרים בתחומים א', ב' וג', ואנחנו רוצים לראות לאן הולך הכסף? או שמא היא באה מלמעלה ואומרת: אני הולכת לפטר אלפי אנשים? את מי מפטרים? או</w:t>
      </w:r>
      <w:r>
        <w:rPr>
          <w:rFonts w:hint="cs"/>
          <w:rtl/>
        </w:rPr>
        <w:t xml:space="preserve">תה מסכנה שמקבלת 4,000 שקל לחודש ועובדת מ=08:00 עד 15:00, ולא אותם הפקידים שמקבלים  40,000, 50,000 או 60,000 שקל, ורוב היום עוסקים בוועדי עובדים וב"שירקס" איך להכניס עוד חברים לעירייה ולעבודה. </w:t>
      </w:r>
    </w:p>
    <w:p w14:paraId="08009552" w14:textId="77777777" w:rsidR="00000000" w:rsidRDefault="007C71EE">
      <w:pPr>
        <w:pStyle w:val="a"/>
        <w:rPr>
          <w:rFonts w:hint="cs"/>
          <w:rtl/>
        </w:rPr>
      </w:pPr>
    </w:p>
    <w:p w14:paraId="196D272F" w14:textId="77777777" w:rsidR="00000000" w:rsidRDefault="007C71EE">
      <w:pPr>
        <w:pStyle w:val="a"/>
        <w:rPr>
          <w:rFonts w:hint="cs"/>
          <w:rtl/>
        </w:rPr>
      </w:pPr>
      <w:r>
        <w:rPr>
          <w:rFonts w:hint="cs"/>
          <w:rtl/>
        </w:rPr>
        <w:t>איפה מקצצים ברוב העיריות? אני לא רוצה לעשות הכללות, גם לא לעיר</w:t>
      </w:r>
      <w:r>
        <w:rPr>
          <w:rFonts w:hint="cs"/>
          <w:rtl/>
        </w:rPr>
        <w:t>יות. אנחנו נגד הכללות, אנחנו סובלים מהכללות, אבל יש מקומות שבהם יעדיף ראש העיר לקצץ אצל הזקנים, בשירותים הסוציאליים ובשירותי הרווחה, ולא בנסיעות לערים תאומות או בעריכת מופעים יקרים, שבהם יושיבו אותו ואת חבריו על במה מפוארת בימי חגיגות. אילו רצו לתקן את עני</w:t>
      </w:r>
      <w:r>
        <w:rPr>
          <w:rFonts w:hint="cs"/>
          <w:rtl/>
        </w:rPr>
        <w:t xml:space="preserve">ין הרשויות המקומיות, אפשר היה לקצץ במיליארדים בצורה מסודרת בלי לפגוע ברווחה ובאנשים המסכנים שעובדים שם. אפשר היה לייעל את המערכת, אבל לא עשו את זה, כי אף אחד לא רוצה להיכנס לזה. נראה כאילו לאף אחד לא אכפת מזה. </w:t>
      </w:r>
    </w:p>
    <w:p w14:paraId="0B84F8FD" w14:textId="77777777" w:rsidR="00000000" w:rsidRDefault="007C71EE">
      <w:pPr>
        <w:pStyle w:val="a"/>
        <w:rPr>
          <w:rFonts w:hint="cs"/>
          <w:rtl/>
        </w:rPr>
      </w:pPr>
    </w:p>
    <w:p w14:paraId="0750BD42" w14:textId="77777777" w:rsidR="00000000" w:rsidRDefault="007C71EE">
      <w:pPr>
        <w:pStyle w:val="a"/>
        <w:rPr>
          <w:rtl/>
        </w:rPr>
      </w:pPr>
    </w:p>
    <w:p w14:paraId="3F793B0F" w14:textId="77777777" w:rsidR="00000000" w:rsidRDefault="007C71EE">
      <w:pPr>
        <w:pStyle w:val="a"/>
        <w:rPr>
          <w:rFonts w:hint="cs"/>
          <w:rtl/>
        </w:rPr>
      </w:pPr>
      <w:r>
        <w:rPr>
          <w:rFonts w:hint="cs"/>
          <w:rtl/>
        </w:rPr>
        <w:t>דובר על משק החשמל. אגב, אני מאוד מרוצה מהשי</w:t>
      </w:r>
      <w:r>
        <w:rPr>
          <w:rFonts w:hint="cs"/>
          <w:rtl/>
        </w:rPr>
        <w:t>רות של חברת החשמל. אני לא אוהב את ה"עליהום" על עובדי חברת החשמל. אילו כל העובדים היו יעילים כמו עובדי חברת החשמל, הייתי מרוצה. אבל כולם מודים שהמונופול של חברת החשמל יצר שלטון כוח שכזה, שאף מדינה נורמלית בעולם לא היתה משלימה אתו. מישהו יטפל בזה? יסגרו לו א</w:t>
      </w:r>
      <w:r>
        <w:rPr>
          <w:rFonts w:hint="cs"/>
          <w:rtl/>
        </w:rPr>
        <w:t>ת החשמל בכנסת כמו שקרה פה אתמול. אם מישהו היה באמת רוצה לטפל במשק החשמל, הוא היה מפריט את מה שאפשר להפריט. הרי מדינה קטנה כמו מדינת ישראל לא יכולה שיהיו לה עשר חברות חשמל, גם זה צריך להיות הגיוני, אבל יש הרבה דברים שאפשר לעשות שם. תשאלו את עובדי חברת החשמל</w:t>
      </w:r>
      <w:r>
        <w:rPr>
          <w:rFonts w:hint="cs"/>
          <w:rtl/>
        </w:rPr>
        <w:t xml:space="preserve"> עצמם כמה בזבוזים יש. </w:t>
      </w:r>
    </w:p>
    <w:p w14:paraId="28DB7D20" w14:textId="77777777" w:rsidR="00000000" w:rsidRDefault="007C71EE">
      <w:pPr>
        <w:pStyle w:val="a"/>
        <w:rPr>
          <w:rFonts w:hint="cs"/>
          <w:rtl/>
        </w:rPr>
      </w:pPr>
    </w:p>
    <w:p w14:paraId="075C03D4" w14:textId="77777777" w:rsidR="00000000" w:rsidRDefault="007C71EE">
      <w:pPr>
        <w:pStyle w:val="a"/>
        <w:rPr>
          <w:rFonts w:hint="cs"/>
          <w:rtl/>
        </w:rPr>
      </w:pPr>
      <w:r>
        <w:rPr>
          <w:rFonts w:hint="cs"/>
          <w:rtl/>
        </w:rPr>
        <w:t xml:space="preserve">תעריפי מים </w:t>
      </w:r>
      <w:r>
        <w:rPr>
          <w:rtl/>
        </w:rPr>
        <w:t>–</w:t>
      </w:r>
      <w:r>
        <w:rPr>
          <w:rFonts w:hint="cs"/>
          <w:rtl/>
        </w:rPr>
        <w:t xml:space="preserve"> אמרו לי, אבל לא בדקתי את זה ולכן אני רוצה להיות זהיר, שיש מים לחקלאות שמסובסדים על-ידי המדינה. לכאורה זה טוב, כי הרי חקלאים צריכים להתפרנס. כולנו הרי בוכים על זה שחקלאים פושטים רגל ומגיעים להתאבדויות. אבל אמרו לי שסעיף </w:t>
      </w:r>
      <w:r>
        <w:rPr>
          <w:rFonts w:hint="cs"/>
          <w:rtl/>
        </w:rPr>
        <w:t>המים הוא לא הבעיה של החקלאות, אלא שיש פה אינטרסים שונים. המים מסובסדים בשעה שמייקרים את המים לאותה אשה זקנה, לאותו פנסיונר ולאותה משפחה ענייה. תעריף המים צריך להיות ויכול להיות מודד מים - האם באמת התוכנית הזאת באה להבריא את המשק, או שהיא באה לקצץ היכן שנוח</w:t>
      </w:r>
      <w:r>
        <w:rPr>
          <w:rFonts w:hint="cs"/>
          <w:rtl/>
        </w:rPr>
        <w:t xml:space="preserve"> וקל לקצץ. </w:t>
      </w:r>
    </w:p>
    <w:p w14:paraId="700B8F44" w14:textId="77777777" w:rsidR="00000000" w:rsidRDefault="007C71EE">
      <w:pPr>
        <w:pStyle w:val="a"/>
        <w:rPr>
          <w:rFonts w:hint="cs"/>
          <w:rtl/>
        </w:rPr>
      </w:pPr>
    </w:p>
    <w:p w14:paraId="068406D6" w14:textId="77777777" w:rsidR="00000000" w:rsidRDefault="007C71EE">
      <w:pPr>
        <w:pStyle w:val="a"/>
        <w:rPr>
          <w:rFonts w:hint="cs"/>
          <w:rtl/>
        </w:rPr>
      </w:pPr>
      <w:r>
        <w:rPr>
          <w:rFonts w:hint="cs"/>
          <w:rtl/>
        </w:rPr>
        <w:t xml:space="preserve">דובר על חברות ממשלתיות </w:t>
      </w:r>
      <w:r>
        <w:rPr>
          <w:rtl/>
        </w:rPr>
        <w:t>–</w:t>
      </w:r>
      <w:r>
        <w:rPr>
          <w:rFonts w:hint="cs"/>
          <w:rtl/>
        </w:rPr>
        <w:t xml:space="preserve"> יש אנשים שהם נגד ההפרטה. יש אנשים שהם בעד שלטון ריכוזי. כל אחד בא עם התפיסות הבסיסיות שלו. אני רוצה לומר לכם, שאני והציבור שאני מייצג די פתוחים בעניין הזה. אנחנו לא סוציאליסטים שחושבים שצריך להיות שלטון ריכוזי. כלכלה ר</w:t>
      </w:r>
      <w:r>
        <w:rPr>
          <w:rFonts w:hint="cs"/>
          <w:rtl/>
        </w:rPr>
        <w:t>יכוזית הוכחה בברית-המועצות כאסון לכל העמים, אבל מצד שני, אליל ההפרטה, בפרט כפי שזה נעשה בארץ - כבר הוכח שכמה אנשים עשירים מתעשרים עוד יותר וההפרטה מזיקה. צריך למצוא בשום שכל איזו חברה ממשלתית באמת יעילה ואיזו חברה ממשלתית צריך להפריט. שוב, צריך להיות עם לב</w:t>
      </w:r>
      <w:r>
        <w:rPr>
          <w:rFonts w:hint="cs"/>
          <w:rtl/>
        </w:rPr>
        <w:t xml:space="preserve"> ועם שכל, וזה בכלל לא מה שאנחנו רואים בכל הסיפור הזה. </w:t>
      </w:r>
    </w:p>
    <w:p w14:paraId="1206FF36" w14:textId="77777777" w:rsidR="00000000" w:rsidRDefault="007C71EE">
      <w:pPr>
        <w:pStyle w:val="a"/>
        <w:rPr>
          <w:rFonts w:hint="cs"/>
          <w:rtl/>
        </w:rPr>
      </w:pPr>
    </w:p>
    <w:p w14:paraId="31796853" w14:textId="77777777" w:rsidR="00000000" w:rsidRDefault="007C71EE">
      <w:pPr>
        <w:pStyle w:val="a"/>
        <w:rPr>
          <w:rFonts w:hint="cs"/>
          <w:rtl/>
        </w:rPr>
      </w:pPr>
      <w:r>
        <w:rPr>
          <w:rFonts w:hint="cs"/>
          <w:rtl/>
        </w:rPr>
        <w:t xml:space="preserve">סעיף נוסף, מס הכנסה </w:t>
      </w:r>
      <w:r>
        <w:rPr>
          <w:rtl/>
        </w:rPr>
        <w:t>–</w:t>
      </w:r>
      <w:r>
        <w:rPr>
          <w:rFonts w:hint="cs"/>
          <w:rtl/>
        </w:rPr>
        <w:t xml:space="preserve"> כבר שנים, ארבעה דורות של שרי אוצר, אני בא אליהם ואומר להם: אתם מדברים על שוויון האשה, אתם מדברים על מעמד האשה; מי קבע בכזאת ברוטליות שאשה שעובדת בעסק של בעלה ומנסה לעזור לו בעבוד</w:t>
      </w:r>
      <w:r>
        <w:rPr>
          <w:rFonts w:hint="cs"/>
          <w:rtl/>
        </w:rPr>
        <w:t>ה, אין לה ישות עצמאית כאשה וכאדם והיא הופכת לחלק מתיק הנישום של בעלה. כל הזכויות שיש לה - כל נקודות הזיכוי נעלמות כיוון שהיא עובדת בחברה של אישה. כל שר אוצר - דן מרידור, יעקב נאמן וכל אלה שדיברתי אתם אמרו לי: כן, כן, צריך באמת לתקן את זה. עד היום אף אחד לא</w:t>
      </w:r>
      <w:r>
        <w:rPr>
          <w:rFonts w:hint="cs"/>
          <w:rtl/>
        </w:rPr>
        <w:t xml:space="preserve"> תיקן את זה. אני חושב שגם בתוכנית הזאת אין בשורה בעניין הזה, וזאת בעיה של המון המון נשים שעובדות במפעלים, בחנויות, בעסקים ובחברות של בעליהן. </w:t>
      </w:r>
    </w:p>
    <w:p w14:paraId="19A40A5A" w14:textId="77777777" w:rsidR="00000000" w:rsidRDefault="007C71EE">
      <w:pPr>
        <w:pStyle w:val="a"/>
        <w:rPr>
          <w:rFonts w:hint="cs"/>
          <w:rtl/>
        </w:rPr>
      </w:pPr>
    </w:p>
    <w:p w14:paraId="452DDC23" w14:textId="77777777" w:rsidR="00000000" w:rsidRDefault="007C71EE">
      <w:pPr>
        <w:pStyle w:val="a"/>
        <w:rPr>
          <w:rtl/>
        </w:rPr>
      </w:pPr>
    </w:p>
    <w:p w14:paraId="0B630276" w14:textId="77777777" w:rsidR="00000000" w:rsidRDefault="007C71EE">
      <w:pPr>
        <w:pStyle w:val="a"/>
        <w:rPr>
          <w:rFonts w:hint="cs"/>
          <w:rtl/>
        </w:rPr>
      </w:pPr>
      <w:r>
        <w:rPr>
          <w:rFonts w:hint="cs"/>
          <w:rtl/>
        </w:rPr>
        <w:t>עניין המסים העקיפים מביא אותי להפריך את אחת העלילות הנוראות שאומרות שכאילו הציבור החרדי לא משלם מסים. זה שאין פק</w:t>
      </w:r>
      <w:r>
        <w:rPr>
          <w:rFonts w:hint="cs"/>
          <w:rtl/>
        </w:rPr>
        <w:t>יד אחד במס הכנסה שנותן אפילו אישור אחד או פטור אחד או הנחה אחת לאיש חרדי בגלל היותו איש חרדי, זה ידוע וברור. אבל מי שיבדוק מה הכנסות המדינה ממס הכנסה בכלל, ימצא שזה פחות מ=50%. יש האומרים 49%. 90% מהמסים האלה באים מהעשירונים העליונים, וכאן צריך להגיד מלה ט</w:t>
      </w:r>
      <w:r>
        <w:rPr>
          <w:rFonts w:hint="cs"/>
          <w:rtl/>
        </w:rPr>
        <w:t xml:space="preserve">ובה לעשירונים העליונים שכולנו אוהבים לתקוף, כי אנחנו לא רוצים שהם ישלטו עלינו. העשירון העליון משלם 90% ממס הכנסה, וחברות, כמובן. 51% מהכנסות המדינה הם ממסים עקיפים, ממס ערך מוסף ואחרים. </w:t>
      </w:r>
    </w:p>
    <w:p w14:paraId="706210E0" w14:textId="77777777" w:rsidR="00000000" w:rsidRDefault="007C71EE">
      <w:pPr>
        <w:pStyle w:val="ad"/>
        <w:rPr>
          <w:rFonts w:hint="cs"/>
          <w:rtl/>
        </w:rPr>
      </w:pPr>
    </w:p>
    <w:p w14:paraId="7D2E616D" w14:textId="77777777" w:rsidR="00000000" w:rsidRDefault="007C71EE">
      <w:pPr>
        <w:pStyle w:val="ad"/>
        <w:rPr>
          <w:rtl/>
        </w:rPr>
      </w:pPr>
      <w:r>
        <w:rPr>
          <w:rtl/>
        </w:rPr>
        <w:t>היו"ר אלי בן-מנחם:</w:t>
      </w:r>
    </w:p>
    <w:p w14:paraId="775C7CC5" w14:textId="77777777" w:rsidR="00000000" w:rsidRDefault="007C71EE">
      <w:pPr>
        <w:pStyle w:val="a"/>
        <w:rPr>
          <w:rtl/>
        </w:rPr>
      </w:pPr>
    </w:p>
    <w:p w14:paraId="322B7A3E" w14:textId="77777777" w:rsidR="00000000" w:rsidRDefault="007C71EE">
      <w:pPr>
        <w:pStyle w:val="a"/>
        <w:rPr>
          <w:rFonts w:hint="cs"/>
          <w:rtl/>
        </w:rPr>
      </w:pPr>
      <w:r>
        <w:rPr>
          <w:rFonts w:hint="cs"/>
          <w:rtl/>
        </w:rPr>
        <w:t>חבר הכנסת אייכלר, נותרו לך 20 שניות מהזמן המוקצב</w:t>
      </w:r>
      <w:r>
        <w:rPr>
          <w:rFonts w:hint="cs"/>
          <w:rtl/>
        </w:rPr>
        <w:t xml:space="preserve"> לך. אנא, השתדל לסיים. </w:t>
      </w:r>
    </w:p>
    <w:p w14:paraId="48FD6CEC" w14:textId="77777777" w:rsidR="00000000" w:rsidRDefault="007C71EE">
      <w:pPr>
        <w:pStyle w:val="a"/>
        <w:rPr>
          <w:rFonts w:hint="cs"/>
          <w:rtl/>
        </w:rPr>
      </w:pPr>
    </w:p>
    <w:p w14:paraId="3D486FC1" w14:textId="77777777" w:rsidR="00000000" w:rsidRDefault="007C71EE">
      <w:pPr>
        <w:pStyle w:val="SpeakerCon"/>
        <w:rPr>
          <w:rtl/>
        </w:rPr>
      </w:pPr>
      <w:bookmarkStart w:id="1896" w:name="FS000001057T27_05_2003_22_16_39C"/>
      <w:bookmarkEnd w:id="1896"/>
      <w:r>
        <w:rPr>
          <w:rtl/>
        </w:rPr>
        <w:t>ישראל אייכלר (יהדות התורה):</w:t>
      </w:r>
    </w:p>
    <w:p w14:paraId="1EF406AC" w14:textId="77777777" w:rsidR="00000000" w:rsidRDefault="007C71EE">
      <w:pPr>
        <w:pStyle w:val="a"/>
        <w:rPr>
          <w:rtl/>
        </w:rPr>
      </w:pPr>
    </w:p>
    <w:p w14:paraId="12B0B9DF" w14:textId="77777777" w:rsidR="00000000" w:rsidRDefault="007C71EE">
      <w:pPr>
        <w:pStyle w:val="a"/>
        <w:rPr>
          <w:rFonts w:hint="cs"/>
          <w:rtl/>
        </w:rPr>
      </w:pPr>
      <w:r>
        <w:rPr>
          <w:rFonts w:hint="cs"/>
          <w:rtl/>
        </w:rPr>
        <w:t xml:space="preserve">אני רוצה לסכם את הנקודה הזאת ולעבור למלת הסיכום. אני רוצה לומר, שמי שמפרנס הכי הרבה את הכנסות המדינה הוא ציבור העניים, שצורך מזון, ביגוד ונעליים מתוצרת ישראל, משלם את המסים העקיפים, שהם 51%, וממילא הוא </w:t>
      </w:r>
      <w:r>
        <w:rPr>
          <w:rFonts w:hint="cs"/>
          <w:rtl/>
        </w:rPr>
        <w:t xml:space="preserve">לא נמנה עם העשירונים העליונים, כך שחלקו במס הכנסה דומה לכל חלקי האוכלוסייה הדומים לו. </w:t>
      </w:r>
    </w:p>
    <w:p w14:paraId="20D75B22" w14:textId="77777777" w:rsidR="00000000" w:rsidRDefault="007C71EE">
      <w:pPr>
        <w:pStyle w:val="a"/>
        <w:rPr>
          <w:rFonts w:hint="cs"/>
          <w:rtl/>
        </w:rPr>
      </w:pPr>
    </w:p>
    <w:p w14:paraId="00CFE6E5" w14:textId="77777777" w:rsidR="00000000" w:rsidRDefault="007C71EE">
      <w:pPr>
        <w:pStyle w:val="a"/>
        <w:rPr>
          <w:rFonts w:hint="cs"/>
          <w:rtl/>
        </w:rPr>
      </w:pPr>
      <w:r>
        <w:rPr>
          <w:rFonts w:hint="cs"/>
          <w:rtl/>
        </w:rPr>
        <w:t>אני רוצה לסיים ממש בבשורה אחת מספר ירמיהו, כמה פסוקים לא ארוכים. הנביא ירמיהו אומר: "כה אמר ה' אלי, הלך ועמדת בשער בני עם אשר יבאו בו מלכי יהודה ואשר יצאו בו בכל שערי י</w:t>
      </w:r>
      <w:r>
        <w:rPr>
          <w:rFonts w:hint="cs"/>
          <w:rtl/>
        </w:rPr>
        <w:t>רושלם. ואמרת אליהם: שמעו דבר ה' מלכי יהודה וכל יהודה וכל ישבי ירושלם הבאים בשערים האלה. כה אמר ה': השמרו בנפשותיכם ואל תשאו משא ביום השבת והבאתם בשערי ירושלם, ולא תוציאו משא מבתיכם ביום השבת וכל מלאכה לא תעשו וקדשתם את יום השבת כאשר צויתי את אבותיכם. - - -</w:t>
      </w:r>
      <w:r>
        <w:rPr>
          <w:rFonts w:hint="cs"/>
          <w:rtl/>
        </w:rPr>
        <w:t xml:space="preserve">  והיה אם שמע תשמעון אלי נאם ה' לבלתי הביא משא בשערי העיר הזאת ביום השבת ולקדש את יום השבת לבלתי עשות בה כל מלאכה, ובאו בשערי העיר הזאת מלכים ושרים, ישבים על כסא דוד, רכבים ברכב ובסוסים המה ושריהם, איש יהודה וישבי ירושלם וישבה העיר הזאת לעולם". אני מדלג על</w:t>
      </w:r>
      <w:r>
        <w:rPr>
          <w:rFonts w:hint="cs"/>
          <w:rtl/>
        </w:rPr>
        <w:t xml:space="preserve"> פסוק אחד וממשיך: "ואם לא תשמעו אלי לקדש את יום השבת ולבלתי שאת את משא ובא בשערי ירושלם ביום השבת והצתי אש בשעריה ואכלה ארמנות ירושלם ולא תכבה". אסיים בפסוק החיובי יותר: "והיה אם שמע תשמעון אלי - - - ובאו בשערי העיר הזאת מלכים ושרים ישבים על כסא דוד - - - </w:t>
      </w:r>
      <w:r>
        <w:rPr>
          <w:rFonts w:hint="cs"/>
          <w:rtl/>
        </w:rPr>
        <w:t xml:space="preserve">וישבה העיר הזאת לעולם". תודה רבה. </w:t>
      </w:r>
    </w:p>
    <w:p w14:paraId="42D993DE" w14:textId="77777777" w:rsidR="00000000" w:rsidRDefault="007C71EE">
      <w:pPr>
        <w:pStyle w:val="a"/>
        <w:rPr>
          <w:rFonts w:hint="cs"/>
          <w:rtl/>
        </w:rPr>
      </w:pPr>
    </w:p>
    <w:p w14:paraId="300A79BA" w14:textId="77777777" w:rsidR="00000000" w:rsidRDefault="007C71EE">
      <w:pPr>
        <w:pStyle w:val="ad"/>
        <w:rPr>
          <w:rtl/>
        </w:rPr>
      </w:pPr>
      <w:r>
        <w:rPr>
          <w:rtl/>
        </w:rPr>
        <w:t>היו"ר אלי בן-מנחם:</w:t>
      </w:r>
    </w:p>
    <w:p w14:paraId="1CEC9DDA" w14:textId="77777777" w:rsidR="00000000" w:rsidRDefault="007C71EE">
      <w:pPr>
        <w:pStyle w:val="a"/>
        <w:rPr>
          <w:rtl/>
        </w:rPr>
      </w:pPr>
    </w:p>
    <w:p w14:paraId="3C708066" w14:textId="77777777" w:rsidR="00000000" w:rsidRDefault="007C71EE">
      <w:pPr>
        <w:pStyle w:val="a"/>
        <w:rPr>
          <w:rFonts w:hint="cs"/>
          <w:rtl/>
        </w:rPr>
      </w:pPr>
      <w:r>
        <w:rPr>
          <w:rFonts w:hint="cs"/>
          <w:rtl/>
        </w:rPr>
        <w:t xml:space="preserve">תודה רבה לחבר הכנסת ישראל אייכלר. אני מזמין את חבר הכנסת אחמד טיבי - עשר דקות לרשותך. אחריו - חבר הכנסת יאיר פרץ. </w:t>
      </w:r>
    </w:p>
    <w:p w14:paraId="42FA987B" w14:textId="77777777" w:rsidR="00000000" w:rsidRDefault="007C71EE">
      <w:pPr>
        <w:pStyle w:val="a"/>
        <w:rPr>
          <w:rFonts w:hint="cs"/>
          <w:rtl/>
        </w:rPr>
      </w:pPr>
    </w:p>
    <w:p w14:paraId="22B86ED7" w14:textId="77777777" w:rsidR="00000000" w:rsidRDefault="007C71EE">
      <w:pPr>
        <w:pStyle w:val="a"/>
        <w:rPr>
          <w:color w:val="0000FF"/>
          <w:szCs w:val="28"/>
          <w:rtl/>
        </w:rPr>
      </w:pPr>
    </w:p>
    <w:p w14:paraId="188104E0" w14:textId="77777777" w:rsidR="00000000" w:rsidRDefault="007C71EE">
      <w:pPr>
        <w:pStyle w:val="Speaker"/>
        <w:rPr>
          <w:rtl/>
        </w:rPr>
      </w:pPr>
      <w:bookmarkStart w:id="1897" w:name="FS000000560T27_05_2003_22_13_13"/>
      <w:bookmarkEnd w:id="1897"/>
      <w:r>
        <w:rPr>
          <w:rFonts w:hint="eastAsia"/>
          <w:rtl/>
        </w:rPr>
        <w:t>אחמד</w:t>
      </w:r>
      <w:r>
        <w:rPr>
          <w:rtl/>
        </w:rPr>
        <w:t xml:space="preserve"> טיבי (חד"ש-תע"ל):</w:t>
      </w:r>
    </w:p>
    <w:p w14:paraId="28A4C5E4" w14:textId="77777777" w:rsidR="00000000" w:rsidRDefault="007C71EE">
      <w:pPr>
        <w:pStyle w:val="a"/>
        <w:rPr>
          <w:rFonts w:hint="cs"/>
          <w:rtl/>
        </w:rPr>
      </w:pPr>
    </w:p>
    <w:p w14:paraId="54487E5D" w14:textId="77777777" w:rsidR="00000000" w:rsidRDefault="007C71EE">
      <w:pPr>
        <w:pStyle w:val="a"/>
        <w:rPr>
          <w:rFonts w:hint="cs"/>
          <w:rtl/>
        </w:rPr>
      </w:pPr>
      <w:r>
        <w:rPr>
          <w:rFonts w:hint="cs"/>
          <w:rtl/>
        </w:rPr>
        <w:t xml:space="preserve">אדוני היושב-ראש, רבותי חברי הכנסת, איפה יאיר פרץ? אני עוקב </w:t>
      </w:r>
      <w:r>
        <w:rPr>
          <w:rFonts w:hint="cs"/>
          <w:rtl/>
        </w:rPr>
        <w:t>אחרי המשבר בחברת החשמל. מדובר בהחלטה אמיצה של שר התשתיות, השר פריצקי, של הפרטה למעשה ושבירת המונופול. חברת החשמל ידועה כחברה שיש בה ארגון עובדים חזק, עד כדי להמאיס, אשר מאיים תמיד על המשק בלחיצה על השאלטר. מדובר בארגון עובדים חזק, שתנאי השכר של עובדיו הם מ</w:t>
      </w:r>
      <w:r>
        <w:rPr>
          <w:rFonts w:hint="cs"/>
          <w:rtl/>
        </w:rPr>
        <w:t>הטובים בעולם, יחסית; שכר ונגזרותיו ומה שנלווה לכך. כאשר יש חילוקי דעות, התאספו העובדים, עובדי חברת החשמל, חבר הכנסת יאיר פרץ, והחליטו על עיצומים. קראתי את העיצומים. אחד הסעיפים - - -</w:t>
      </w:r>
    </w:p>
    <w:p w14:paraId="7C249B03" w14:textId="77777777" w:rsidR="00000000" w:rsidRDefault="007C71EE">
      <w:pPr>
        <w:pStyle w:val="a"/>
        <w:ind w:firstLine="0"/>
        <w:rPr>
          <w:rFonts w:hint="cs"/>
          <w:rtl/>
        </w:rPr>
      </w:pPr>
    </w:p>
    <w:p w14:paraId="235BAB24" w14:textId="77777777" w:rsidR="00000000" w:rsidRDefault="007C71EE">
      <w:pPr>
        <w:pStyle w:val="ac"/>
        <w:rPr>
          <w:rtl/>
        </w:rPr>
      </w:pPr>
      <w:r>
        <w:rPr>
          <w:rFonts w:hint="eastAsia"/>
          <w:rtl/>
        </w:rPr>
        <w:t>יאיר</w:t>
      </w:r>
      <w:r>
        <w:rPr>
          <w:rtl/>
        </w:rPr>
        <w:t xml:space="preserve"> פרץ (ש"ס):</w:t>
      </w:r>
    </w:p>
    <w:p w14:paraId="0EC15108" w14:textId="77777777" w:rsidR="00000000" w:rsidRDefault="007C71EE">
      <w:pPr>
        <w:pStyle w:val="a"/>
        <w:rPr>
          <w:rFonts w:hint="cs"/>
          <w:rtl/>
        </w:rPr>
      </w:pPr>
    </w:p>
    <w:p w14:paraId="294E684A" w14:textId="77777777" w:rsidR="00000000" w:rsidRDefault="007C71EE">
      <w:pPr>
        <w:pStyle w:val="a"/>
        <w:rPr>
          <w:rFonts w:hint="cs"/>
          <w:rtl/>
        </w:rPr>
      </w:pPr>
      <w:r>
        <w:rPr>
          <w:rFonts w:hint="cs"/>
          <w:rtl/>
        </w:rPr>
        <w:t>התחילו את זה מהכנסת, דרך אגב.</w:t>
      </w:r>
    </w:p>
    <w:p w14:paraId="4003A431" w14:textId="77777777" w:rsidR="00000000" w:rsidRDefault="007C71EE">
      <w:pPr>
        <w:pStyle w:val="a"/>
        <w:ind w:firstLine="0"/>
        <w:rPr>
          <w:rFonts w:hint="cs"/>
          <w:rtl/>
        </w:rPr>
      </w:pPr>
    </w:p>
    <w:p w14:paraId="66BEC650" w14:textId="77777777" w:rsidR="00000000" w:rsidRDefault="007C71EE">
      <w:pPr>
        <w:pStyle w:val="SpeakerCon"/>
        <w:rPr>
          <w:rtl/>
        </w:rPr>
      </w:pPr>
      <w:bookmarkStart w:id="1898" w:name="FS000000560T27_05_2003_22_17_36C"/>
      <w:bookmarkEnd w:id="1898"/>
      <w:r>
        <w:rPr>
          <w:rFonts w:hint="eastAsia"/>
          <w:rtl/>
        </w:rPr>
        <w:t>אחמד</w:t>
      </w:r>
      <w:r>
        <w:rPr>
          <w:rtl/>
        </w:rPr>
        <w:t xml:space="preserve"> טיבי (חד"ש-תע"ל):</w:t>
      </w:r>
    </w:p>
    <w:p w14:paraId="3FCAD516" w14:textId="77777777" w:rsidR="00000000" w:rsidRDefault="007C71EE">
      <w:pPr>
        <w:pStyle w:val="a"/>
        <w:rPr>
          <w:rFonts w:hint="cs"/>
          <w:rtl/>
        </w:rPr>
      </w:pPr>
    </w:p>
    <w:p w14:paraId="635D87A7" w14:textId="77777777" w:rsidR="00000000" w:rsidRDefault="007C71EE">
      <w:pPr>
        <w:pStyle w:val="a"/>
        <w:rPr>
          <w:rFonts w:hint="cs"/>
          <w:rtl/>
        </w:rPr>
      </w:pPr>
      <w:r>
        <w:rPr>
          <w:rFonts w:hint="cs"/>
          <w:rtl/>
        </w:rPr>
        <w:t>נכון. אבל היה סעיף שחשוב שאדם כמוך, יושב-ראש סיעת ש"ס, ידע עליו. אני קראתי כמוך בעיתון, ויכול להיות שקראת, ויכול להיות שחבר הכנסת עמרי שרון קרא ולא שם לב. כתוב שם: לא לבצע תיקונים ביישובים הערביים, אלא עם אבטחה מתאימה.</w:t>
      </w:r>
    </w:p>
    <w:p w14:paraId="162A09A2" w14:textId="77777777" w:rsidR="00000000" w:rsidRDefault="007C71EE">
      <w:pPr>
        <w:pStyle w:val="a"/>
        <w:ind w:firstLine="0"/>
        <w:rPr>
          <w:rFonts w:hint="cs"/>
          <w:rtl/>
        </w:rPr>
      </w:pPr>
    </w:p>
    <w:p w14:paraId="65C037E8" w14:textId="77777777" w:rsidR="00000000" w:rsidRDefault="007C71EE">
      <w:pPr>
        <w:pStyle w:val="ac"/>
        <w:rPr>
          <w:rtl/>
        </w:rPr>
      </w:pPr>
      <w:r>
        <w:rPr>
          <w:rFonts w:hint="eastAsia"/>
          <w:rtl/>
        </w:rPr>
        <w:t>יאיר</w:t>
      </w:r>
      <w:r>
        <w:rPr>
          <w:rtl/>
        </w:rPr>
        <w:t xml:space="preserve"> פרץ (ש"ס):</w:t>
      </w:r>
    </w:p>
    <w:p w14:paraId="1A2DB7FE" w14:textId="77777777" w:rsidR="00000000" w:rsidRDefault="007C71EE">
      <w:pPr>
        <w:pStyle w:val="a"/>
        <w:rPr>
          <w:rFonts w:hint="cs"/>
          <w:rtl/>
        </w:rPr>
      </w:pPr>
    </w:p>
    <w:p w14:paraId="66F856A6" w14:textId="77777777" w:rsidR="00000000" w:rsidRDefault="007C71EE">
      <w:pPr>
        <w:pStyle w:val="a"/>
        <w:rPr>
          <w:rFonts w:hint="cs"/>
          <w:rtl/>
        </w:rPr>
      </w:pPr>
      <w:r>
        <w:rPr>
          <w:rFonts w:hint="cs"/>
          <w:rtl/>
        </w:rPr>
        <w:t xml:space="preserve">שומו שמים, ככה היה </w:t>
      </w:r>
      <w:r>
        <w:rPr>
          <w:rFonts w:hint="cs"/>
          <w:rtl/>
        </w:rPr>
        <w:t>כתוב? אתה מדבר ברצינות?</w:t>
      </w:r>
    </w:p>
    <w:p w14:paraId="6021142A" w14:textId="77777777" w:rsidR="00000000" w:rsidRDefault="007C71EE">
      <w:pPr>
        <w:pStyle w:val="a"/>
        <w:ind w:firstLine="0"/>
        <w:rPr>
          <w:rFonts w:hint="cs"/>
          <w:rtl/>
        </w:rPr>
      </w:pPr>
    </w:p>
    <w:p w14:paraId="700F84BE" w14:textId="77777777" w:rsidR="00000000" w:rsidRDefault="007C71EE">
      <w:pPr>
        <w:pStyle w:val="SpeakerCon"/>
        <w:rPr>
          <w:rtl/>
        </w:rPr>
      </w:pPr>
      <w:bookmarkStart w:id="1899" w:name="FS000000560T27_05_2003_22_19_25C"/>
      <w:bookmarkEnd w:id="1899"/>
      <w:r>
        <w:rPr>
          <w:rFonts w:hint="eastAsia"/>
          <w:rtl/>
        </w:rPr>
        <w:t>אחמד</w:t>
      </w:r>
      <w:r>
        <w:rPr>
          <w:rtl/>
        </w:rPr>
        <w:t xml:space="preserve"> טיבי (חד"ש-תע"ל):</w:t>
      </w:r>
    </w:p>
    <w:p w14:paraId="1E646609" w14:textId="77777777" w:rsidR="00000000" w:rsidRDefault="007C71EE">
      <w:pPr>
        <w:pStyle w:val="a"/>
        <w:rPr>
          <w:rFonts w:hint="cs"/>
          <w:rtl/>
        </w:rPr>
      </w:pPr>
    </w:p>
    <w:p w14:paraId="0CAB283C" w14:textId="77777777" w:rsidR="00000000" w:rsidRDefault="007C71EE">
      <w:pPr>
        <w:pStyle w:val="a"/>
        <w:rPr>
          <w:rFonts w:hint="cs"/>
          <w:rtl/>
        </w:rPr>
      </w:pPr>
      <w:r>
        <w:rPr>
          <w:rFonts w:hint="cs"/>
          <w:rtl/>
        </w:rPr>
        <w:t>ככה היה כתוב, רבותי. חלק מהעיצומים הם לא לבצע תיקונים ביישובים הערביים. אדוני השר, תקשיב היטב, רשימת עיצומים - לא לבצע תיקונים ביישובים הערביים, אלא עם אבטחה מתאימה. הרי מה הדבר הקל ביותר אצל אנשים כאלה, בחב</w:t>
      </w:r>
      <w:r>
        <w:rPr>
          <w:rFonts w:hint="cs"/>
          <w:rtl/>
        </w:rPr>
        <w:t>רת החשמל? לחפש כתובת, שנראית חלשה, שאין לה לובי, אף אחד לא יזעק. אם אני לא קורא את זה, אז זה יעבור ככה.</w:t>
      </w:r>
    </w:p>
    <w:p w14:paraId="1D334BC8" w14:textId="77777777" w:rsidR="00000000" w:rsidRDefault="007C71EE">
      <w:pPr>
        <w:pStyle w:val="a"/>
        <w:ind w:firstLine="0"/>
        <w:rPr>
          <w:rFonts w:hint="cs"/>
          <w:rtl/>
        </w:rPr>
      </w:pPr>
    </w:p>
    <w:p w14:paraId="53EF0428" w14:textId="77777777" w:rsidR="00000000" w:rsidRDefault="007C71EE">
      <w:pPr>
        <w:pStyle w:val="ac"/>
        <w:rPr>
          <w:rtl/>
        </w:rPr>
      </w:pPr>
      <w:r>
        <w:rPr>
          <w:rFonts w:hint="eastAsia"/>
          <w:rtl/>
        </w:rPr>
        <w:t>ישראל</w:t>
      </w:r>
      <w:r>
        <w:rPr>
          <w:rtl/>
        </w:rPr>
        <w:t xml:space="preserve"> אייכלר (יהדות התורה):</w:t>
      </w:r>
    </w:p>
    <w:p w14:paraId="137F5DD5" w14:textId="77777777" w:rsidR="00000000" w:rsidRDefault="007C71EE">
      <w:pPr>
        <w:pStyle w:val="a"/>
        <w:rPr>
          <w:rFonts w:hint="cs"/>
          <w:rtl/>
        </w:rPr>
      </w:pPr>
    </w:p>
    <w:p w14:paraId="183F6C0E" w14:textId="77777777" w:rsidR="00000000" w:rsidRDefault="007C71EE">
      <w:pPr>
        <w:pStyle w:val="a"/>
        <w:rPr>
          <w:rFonts w:hint="cs"/>
          <w:rtl/>
        </w:rPr>
      </w:pPr>
      <w:r>
        <w:rPr>
          <w:rFonts w:hint="cs"/>
          <w:rtl/>
        </w:rPr>
        <w:t>אנחנו נדרוש מהם התנצלות.</w:t>
      </w:r>
    </w:p>
    <w:p w14:paraId="542106FD" w14:textId="77777777" w:rsidR="00000000" w:rsidRDefault="007C71EE">
      <w:pPr>
        <w:pStyle w:val="a"/>
        <w:ind w:firstLine="0"/>
        <w:rPr>
          <w:rFonts w:hint="cs"/>
          <w:rtl/>
        </w:rPr>
      </w:pPr>
    </w:p>
    <w:p w14:paraId="1215F0B4" w14:textId="77777777" w:rsidR="00000000" w:rsidRDefault="007C71EE">
      <w:pPr>
        <w:pStyle w:val="SpeakerCon"/>
        <w:rPr>
          <w:rtl/>
        </w:rPr>
      </w:pPr>
      <w:bookmarkStart w:id="1900" w:name="FS000000560T27_05_2003_22_20_47C"/>
      <w:bookmarkEnd w:id="1900"/>
      <w:r>
        <w:rPr>
          <w:rFonts w:hint="eastAsia"/>
          <w:rtl/>
        </w:rPr>
        <w:t>אחמד</w:t>
      </w:r>
      <w:r>
        <w:rPr>
          <w:rtl/>
        </w:rPr>
        <w:t xml:space="preserve"> טיבי (חד"ש-תע"ל):</w:t>
      </w:r>
    </w:p>
    <w:p w14:paraId="6EBFE63B" w14:textId="77777777" w:rsidR="00000000" w:rsidRDefault="007C71EE">
      <w:pPr>
        <w:pStyle w:val="a"/>
        <w:rPr>
          <w:rFonts w:hint="cs"/>
          <w:rtl/>
        </w:rPr>
      </w:pPr>
    </w:p>
    <w:p w14:paraId="52F05227" w14:textId="77777777" w:rsidR="00000000" w:rsidRDefault="007C71EE">
      <w:pPr>
        <w:pStyle w:val="a"/>
        <w:rPr>
          <w:rFonts w:hint="cs"/>
          <w:rtl/>
        </w:rPr>
      </w:pPr>
      <w:r>
        <w:rPr>
          <w:rFonts w:hint="cs"/>
          <w:rtl/>
        </w:rPr>
        <w:t>חכה, חכה. עוד לא גמרנו עם חברת החשמל.</w:t>
      </w:r>
    </w:p>
    <w:p w14:paraId="688C9196" w14:textId="77777777" w:rsidR="00000000" w:rsidRDefault="007C71EE">
      <w:pPr>
        <w:pStyle w:val="a"/>
        <w:ind w:firstLine="0"/>
        <w:rPr>
          <w:rFonts w:hint="cs"/>
          <w:rtl/>
        </w:rPr>
      </w:pPr>
    </w:p>
    <w:p w14:paraId="73BA0526" w14:textId="77777777" w:rsidR="00000000" w:rsidRDefault="007C71EE">
      <w:pPr>
        <w:pStyle w:val="ac"/>
        <w:rPr>
          <w:rtl/>
        </w:rPr>
      </w:pPr>
      <w:r>
        <w:rPr>
          <w:rFonts w:hint="eastAsia"/>
          <w:rtl/>
        </w:rPr>
        <w:t>רוני</w:t>
      </w:r>
      <w:r>
        <w:rPr>
          <w:rtl/>
        </w:rPr>
        <w:t xml:space="preserve"> בריזון (שינוי):</w:t>
      </w:r>
    </w:p>
    <w:p w14:paraId="426484F5" w14:textId="77777777" w:rsidR="00000000" w:rsidRDefault="007C71EE">
      <w:pPr>
        <w:pStyle w:val="a"/>
        <w:rPr>
          <w:rFonts w:hint="cs"/>
          <w:rtl/>
        </w:rPr>
      </w:pPr>
    </w:p>
    <w:p w14:paraId="254D721D" w14:textId="77777777" w:rsidR="00000000" w:rsidRDefault="007C71EE">
      <w:pPr>
        <w:pStyle w:val="a"/>
        <w:rPr>
          <w:rFonts w:hint="cs"/>
          <w:rtl/>
        </w:rPr>
      </w:pPr>
      <w:r>
        <w:rPr>
          <w:rFonts w:hint="cs"/>
          <w:rtl/>
        </w:rPr>
        <w:t>למה הם לא ש</w:t>
      </w:r>
      <w:r>
        <w:rPr>
          <w:rFonts w:hint="cs"/>
          <w:rtl/>
        </w:rPr>
        <w:t>ולחים את העובדים הערבים שלהם?</w:t>
      </w:r>
    </w:p>
    <w:p w14:paraId="271F8479" w14:textId="77777777" w:rsidR="00000000" w:rsidRDefault="007C71EE">
      <w:pPr>
        <w:pStyle w:val="a"/>
        <w:ind w:firstLine="0"/>
        <w:rPr>
          <w:rFonts w:hint="cs"/>
          <w:rtl/>
        </w:rPr>
      </w:pPr>
    </w:p>
    <w:p w14:paraId="7F29E9CC" w14:textId="77777777" w:rsidR="00000000" w:rsidRDefault="007C71EE">
      <w:pPr>
        <w:pStyle w:val="SpeakerCon"/>
        <w:rPr>
          <w:rtl/>
        </w:rPr>
      </w:pPr>
      <w:bookmarkStart w:id="1901" w:name="FS000000560T27_05_2003_22_21_26C"/>
      <w:bookmarkEnd w:id="1901"/>
      <w:r>
        <w:rPr>
          <w:rFonts w:hint="eastAsia"/>
          <w:rtl/>
        </w:rPr>
        <w:t>אחמד</w:t>
      </w:r>
      <w:r>
        <w:rPr>
          <w:rtl/>
        </w:rPr>
        <w:t xml:space="preserve"> טיבי (חד"ש-תע"ל):</w:t>
      </w:r>
    </w:p>
    <w:p w14:paraId="05FB4122" w14:textId="77777777" w:rsidR="00000000" w:rsidRDefault="007C71EE">
      <w:pPr>
        <w:pStyle w:val="a"/>
        <w:rPr>
          <w:rFonts w:hint="cs"/>
          <w:rtl/>
        </w:rPr>
      </w:pPr>
    </w:p>
    <w:p w14:paraId="12FE58F2" w14:textId="77777777" w:rsidR="00000000" w:rsidRDefault="007C71EE">
      <w:pPr>
        <w:pStyle w:val="a"/>
        <w:rPr>
          <w:rFonts w:hint="cs"/>
          <w:rtl/>
        </w:rPr>
      </w:pPr>
      <w:r>
        <w:rPr>
          <w:rFonts w:hint="cs"/>
          <w:rtl/>
        </w:rPr>
        <w:t>או, אני מודה לאדוני על ההערה. על ההברקה הזאת של חבר הכנסת בריזון: כי אין להם עובדים ערבים. אתה לא הבנת את זה, חבר הכנסת יאיר פרץ? אין עובדים ערבים בחברת החשמל. שאל אותי שאלת תם חבר הכנסת בריזון. למה הם</w:t>
      </w:r>
      <w:r>
        <w:rPr>
          <w:rFonts w:hint="cs"/>
          <w:rtl/>
        </w:rPr>
        <w:t xml:space="preserve"> לא שולחים את העובדים הערבים שלהם לעשות תיקונים?</w:t>
      </w:r>
    </w:p>
    <w:p w14:paraId="42A6FA1B" w14:textId="77777777" w:rsidR="00000000" w:rsidRDefault="007C71EE">
      <w:pPr>
        <w:pStyle w:val="a"/>
        <w:ind w:firstLine="0"/>
        <w:rPr>
          <w:rFonts w:hint="cs"/>
          <w:rtl/>
        </w:rPr>
      </w:pPr>
    </w:p>
    <w:p w14:paraId="1AD5AE82" w14:textId="77777777" w:rsidR="00000000" w:rsidRDefault="007C71EE">
      <w:pPr>
        <w:pStyle w:val="ac"/>
        <w:rPr>
          <w:rtl/>
        </w:rPr>
      </w:pPr>
      <w:r>
        <w:rPr>
          <w:rFonts w:hint="eastAsia"/>
          <w:rtl/>
        </w:rPr>
        <w:t>יאיר</w:t>
      </w:r>
      <w:r>
        <w:rPr>
          <w:rtl/>
        </w:rPr>
        <w:t xml:space="preserve"> פרץ (ש"ס):</w:t>
      </w:r>
    </w:p>
    <w:p w14:paraId="12947CC2" w14:textId="77777777" w:rsidR="00000000" w:rsidRDefault="007C71EE">
      <w:pPr>
        <w:pStyle w:val="a"/>
        <w:rPr>
          <w:rFonts w:hint="cs"/>
          <w:rtl/>
        </w:rPr>
      </w:pPr>
    </w:p>
    <w:p w14:paraId="6582D58C" w14:textId="77777777" w:rsidR="00000000" w:rsidRDefault="007C71EE">
      <w:pPr>
        <w:pStyle w:val="a"/>
        <w:rPr>
          <w:rFonts w:hint="cs"/>
          <w:rtl/>
        </w:rPr>
      </w:pPr>
      <w:r>
        <w:rPr>
          <w:rFonts w:hint="cs"/>
          <w:rtl/>
        </w:rPr>
        <w:t>אין חרדים וערבים.</w:t>
      </w:r>
    </w:p>
    <w:p w14:paraId="6747491A" w14:textId="77777777" w:rsidR="00000000" w:rsidRDefault="007C71EE">
      <w:pPr>
        <w:pStyle w:val="a"/>
        <w:ind w:firstLine="0"/>
        <w:rPr>
          <w:rFonts w:hint="cs"/>
          <w:rtl/>
        </w:rPr>
      </w:pPr>
    </w:p>
    <w:p w14:paraId="34CC6434" w14:textId="77777777" w:rsidR="00000000" w:rsidRDefault="007C71EE">
      <w:pPr>
        <w:pStyle w:val="SpeakerCon"/>
        <w:rPr>
          <w:rtl/>
        </w:rPr>
      </w:pPr>
      <w:bookmarkStart w:id="1902" w:name="FS000000560T27_05_2003_22_22_20C"/>
      <w:bookmarkEnd w:id="1902"/>
      <w:r>
        <w:rPr>
          <w:rFonts w:hint="eastAsia"/>
          <w:rtl/>
        </w:rPr>
        <w:t>אחמד</w:t>
      </w:r>
      <w:r>
        <w:rPr>
          <w:rtl/>
        </w:rPr>
        <w:t xml:space="preserve"> טיבי (חד"ש-תע"ל):</w:t>
      </w:r>
    </w:p>
    <w:p w14:paraId="202CFF1A" w14:textId="77777777" w:rsidR="00000000" w:rsidRDefault="007C71EE">
      <w:pPr>
        <w:pStyle w:val="a"/>
        <w:rPr>
          <w:rFonts w:hint="cs"/>
          <w:rtl/>
        </w:rPr>
      </w:pPr>
    </w:p>
    <w:p w14:paraId="7943449C" w14:textId="77777777" w:rsidR="00000000" w:rsidRDefault="007C71EE">
      <w:pPr>
        <w:pStyle w:val="a"/>
        <w:rPr>
          <w:rFonts w:hint="cs"/>
          <w:rtl/>
        </w:rPr>
      </w:pPr>
      <w:r>
        <w:rPr>
          <w:rFonts w:hint="cs"/>
          <w:rtl/>
        </w:rPr>
        <w:t>חכה, חכה. חבר הכנסת בריזון, היות שאתה מקורב לשר התשתיות. תקשיבי, חברת הכנסת  ע' גבריאלי ותשכילי.</w:t>
      </w:r>
    </w:p>
    <w:p w14:paraId="24AC0F68" w14:textId="77777777" w:rsidR="00000000" w:rsidRDefault="007C71EE">
      <w:pPr>
        <w:pStyle w:val="ad"/>
        <w:rPr>
          <w:rFonts w:hint="cs"/>
          <w:rtl/>
        </w:rPr>
      </w:pPr>
    </w:p>
    <w:p w14:paraId="77D7D0A2" w14:textId="77777777" w:rsidR="00000000" w:rsidRDefault="007C71EE">
      <w:pPr>
        <w:pStyle w:val="ad"/>
        <w:rPr>
          <w:rtl/>
        </w:rPr>
      </w:pPr>
      <w:r>
        <w:rPr>
          <w:rFonts w:hint="eastAsia"/>
          <w:rtl/>
        </w:rPr>
        <w:t>היו</w:t>
      </w:r>
      <w:r>
        <w:rPr>
          <w:rtl/>
        </w:rPr>
        <w:t>"ר אלי בן-מנחם:</w:t>
      </w:r>
    </w:p>
    <w:p w14:paraId="2D6BDE79" w14:textId="77777777" w:rsidR="00000000" w:rsidRDefault="007C71EE">
      <w:pPr>
        <w:pStyle w:val="a"/>
        <w:rPr>
          <w:rFonts w:hint="cs"/>
          <w:rtl/>
        </w:rPr>
      </w:pPr>
    </w:p>
    <w:p w14:paraId="1E42991B" w14:textId="77777777" w:rsidR="00000000" w:rsidRDefault="007C71EE">
      <w:pPr>
        <w:pStyle w:val="a"/>
        <w:rPr>
          <w:rFonts w:hint="cs"/>
          <w:rtl/>
        </w:rPr>
      </w:pPr>
      <w:r>
        <w:rPr>
          <w:rFonts w:hint="cs"/>
          <w:rtl/>
        </w:rPr>
        <w:t>ענבל גבריאלי.</w:t>
      </w:r>
    </w:p>
    <w:p w14:paraId="7BF86FC8" w14:textId="77777777" w:rsidR="00000000" w:rsidRDefault="007C71EE">
      <w:pPr>
        <w:pStyle w:val="a"/>
        <w:ind w:firstLine="0"/>
        <w:rPr>
          <w:rFonts w:hint="cs"/>
          <w:rtl/>
        </w:rPr>
      </w:pPr>
    </w:p>
    <w:p w14:paraId="04E536BC" w14:textId="77777777" w:rsidR="00000000" w:rsidRDefault="007C71EE">
      <w:pPr>
        <w:pStyle w:val="SpeakerCon"/>
        <w:rPr>
          <w:rtl/>
        </w:rPr>
      </w:pPr>
      <w:bookmarkStart w:id="1903" w:name="FS000000560T27_05_2003_22_23_32C"/>
      <w:bookmarkEnd w:id="1903"/>
      <w:r>
        <w:rPr>
          <w:rFonts w:hint="eastAsia"/>
          <w:rtl/>
        </w:rPr>
        <w:t>אחמד</w:t>
      </w:r>
      <w:r>
        <w:rPr>
          <w:rtl/>
        </w:rPr>
        <w:t xml:space="preserve"> טיבי (חד</w:t>
      </w:r>
      <w:r>
        <w:rPr>
          <w:rtl/>
        </w:rPr>
        <w:t>"ש-תע"ל):</w:t>
      </w:r>
    </w:p>
    <w:p w14:paraId="68716D23" w14:textId="77777777" w:rsidR="00000000" w:rsidRDefault="007C71EE">
      <w:pPr>
        <w:pStyle w:val="a"/>
        <w:rPr>
          <w:rFonts w:hint="cs"/>
          <w:rtl/>
        </w:rPr>
      </w:pPr>
    </w:p>
    <w:p w14:paraId="6274C34F" w14:textId="77777777" w:rsidR="00000000" w:rsidRDefault="007C71EE">
      <w:pPr>
        <w:pStyle w:val="a"/>
        <w:rPr>
          <w:rFonts w:hint="cs"/>
          <w:rtl/>
        </w:rPr>
      </w:pPr>
      <w:r>
        <w:rPr>
          <w:rFonts w:hint="cs"/>
          <w:rtl/>
        </w:rPr>
        <w:t>לא, אני רוצה לקצר, כי אין לי זמן. תקשיב, אני פניתי לשר התשתיות מייד עם כניסתו לתפקיד. למען הגילוי הנאות, הוא פנה אלי ואמר: אני רוצה לשלב ערבים בחברת החשמל. כך אמר השר פריצקי. לפני כן, כבר ערכתי פגישה עם מזכ"ל ההסתדרות עמיר פרץ, עם יושב-ראש ועד ה</w:t>
      </w:r>
      <w:r>
        <w:rPr>
          <w:rFonts w:hint="cs"/>
          <w:rtl/>
        </w:rPr>
        <w:t>עובדים אוברקוביץ', עם יושב-ראש אגף כוח אדם בחברה, על מנת לשלב עובדים ערבים בחברת החשמל. הבטיחו מפה ועד הודעה חדשה. הם רצו הצבעה שלי בוועדה הכלכלה באיזה שהוא דבר, ובאתי לקראתם. מאז אני מצפה לשילוב עובדים ערבים בחברת החשמל.</w:t>
      </w:r>
    </w:p>
    <w:p w14:paraId="3475A79C" w14:textId="77777777" w:rsidR="00000000" w:rsidRDefault="007C71EE">
      <w:pPr>
        <w:pStyle w:val="a"/>
        <w:rPr>
          <w:rFonts w:hint="cs"/>
          <w:rtl/>
        </w:rPr>
      </w:pPr>
    </w:p>
    <w:p w14:paraId="20ABD375" w14:textId="77777777" w:rsidR="00000000" w:rsidRDefault="007C71EE">
      <w:pPr>
        <w:pStyle w:val="a"/>
        <w:rPr>
          <w:rFonts w:hint="cs"/>
          <w:rtl/>
        </w:rPr>
      </w:pPr>
      <w:r>
        <w:rPr>
          <w:rFonts w:hint="cs"/>
          <w:rtl/>
        </w:rPr>
        <w:t>במה מדובר, אדוני שר הבריאות לשעבר</w:t>
      </w:r>
      <w:r>
        <w:rPr>
          <w:rFonts w:hint="cs"/>
          <w:rtl/>
        </w:rPr>
        <w:t>. לא במינוי ערבי כאחראי לשאלטר. אנחנו לא מבקשים שערבי יהיה אחראי לשאלטר במדינת ישראל. אנחנו יודעים את מקומנו, כי ערבי ושאלטר זה מסוכן. אנחנו מבקשים משהו אחר. מה ביקשנו מחברת החשמל? קוראי מונה, אדוני סגן השר. תראה איזו צניעות. קוראי מונה ערבים בחברת החשמל.</w:t>
      </w:r>
    </w:p>
    <w:p w14:paraId="7ADBE36D" w14:textId="77777777" w:rsidR="00000000" w:rsidRDefault="007C71EE">
      <w:pPr>
        <w:pStyle w:val="a"/>
        <w:ind w:firstLine="0"/>
        <w:rPr>
          <w:rFonts w:hint="cs"/>
          <w:rtl/>
        </w:rPr>
      </w:pPr>
    </w:p>
    <w:p w14:paraId="60B0C814" w14:textId="77777777" w:rsidR="00000000" w:rsidRDefault="007C71EE">
      <w:pPr>
        <w:pStyle w:val="ac"/>
        <w:rPr>
          <w:rtl/>
        </w:rPr>
      </w:pPr>
    </w:p>
    <w:p w14:paraId="78F88E4A" w14:textId="77777777" w:rsidR="00000000" w:rsidRDefault="007C71EE">
      <w:pPr>
        <w:pStyle w:val="ac"/>
        <w:rPr>
          <w:rtl/>
        </w:rPr>
      </w:pPr>
      <w:r>
        <w:rPr>
          <w:rFonts w:hint="eastAsia"/>
          <w:rtl/>
        </w:rPr>
        <w:t>נסים</w:t>
      </w:r>
      <w:r>
        <w:rPr>
          <w:rtl/>
        </w:rPr>
        <w:t xml:space="preserve"> דהן (ש"ס):</w:t>
      </w:r>
    </w:p>
    <w:p w14:paraId="7277A3B7" w14:textId="77777777" w:rsidR="00000000" w:rsidRDefault="007C71EE">
      <w:pPr>
        <w:pStyle w:val="a"/>
        <w:rPr>
          <w:rFonts w:hint="cs"/>
          <w:rtl/>
        </w:rPr>
      </w:pPr>
    </w:p>
    <w:p w14:paraId="72D0A6FA" w14:textId="77777777" w:rsidR="00000000" w:rsidRDefault="007C71EE">
      <w:pPr>
        <w:pStyle w:val="a"/>
        <w:rPr>
          <w:rFonts w:hint="cs"/>
          <w:rtl/>
        </w:rPr>
      </w:pPr>
      <w:r>
        <w:rPr>
          <w:rFonts w:hint="cs"/>
          <w:rtl/>
        </w:rPr>
        <w:t>לחלק תה.</w:t>
      </w:r>
    </w:p>
    <w:p w14:paraId="49A2BCA1" w14:textId="77777777" w:rsidR="00000000" w:rsidRDefault="007C71EE">
      <w:pPr>
        <w:pStyle w:val="a"/>
        <w:ind w:firstLine="0"/>
        <w:rPr>
          <w:rFonts w:hint="cs"/>
          <w:rtl/>
        </w:rPr>
      </w:pPr>
    </w:p>
    <w:p w14:paraId="032B576A" w14:textId="77777777" w:rsidR="00000000" w:rsidRDefault="007C71EE">
      <w:pPr>
        <w:pStyle w:val="SpeakerCon"/>
        <w:rPr>
          <w:rtl/>
        </w:rPr>
      </w:pPr>
      <w:bookmarkStart w:id="1904" w:name="FS000000560T27_05_2003_22_43_49C"/>
      <w:bookmarkEnd w:id="1904"/>
      <w:r>
        <w:rPr>
          <w:rtl/>
        </w:rPr>
        <w:t>אחמד טיבי (חד"ש-תע"ל):</w:t>
      </w:r>
    </w:p>
    <w:p w14:paraId="30C538B4" w14:textId="77777777" w:rsidR="00000000" w:rsidRDefault="007C71EE">
      <w:pPr>
        <w:pStyle w:val="a"/>
        <w:rPr>
          <w:rtl/>
        </w:rPr>
      </w:pPr>
    </w:p>
    <w:p w14:paraId="191D17E7" w14:textId="77777777" w:rsidR="00000000" w:rsidRDefault="007C71EE">
      <w:pPr>
        <w:pStyle w:val="a"/>
        <w:rPr>
          <w:rFonts w:hint="cs"/>
          <w:rtl/>
        </w:rPr>
      </w:pPr>
      <w:r>
        <w:rPr>
          <w:rFonts w:hint="cs"/>
          <w:rtl/>
        </w:rPr>
        <w:t>קוראי מונה.</w:t>
      </w:r>
    </w:p>
    <w:p w14:paraId="0C2AC07A" w14:textId="77777777" w:rsidR="00000000" w:rsidRDefault="007C71EE">
      <w:pPr>
        <w:pStyle w:val="a"/>
        <w:ind w:firstLine="0"/>
        <w:rPr>
          <w:rFonts w:hint="cs"/>
          <w:rtl/>
        </w:rPr>
      </w:pPr>
    </w:p>
    <w:p w14:paraId="5F26CDB4" w14:textId="77777777" w:rsidR="00000000" w:rsidRDefault="007C71EE">
      <w:pPr>
        <w:pStyle w:val="ac"/>
        <w:rPr>
          <w:rtl/>
        </w:rPr>
      </w:pPr>
      <w:r>
        <w:rPr>
          <w:rFonts w:hint="eastAsia"/>
          <w:rtl/>
        </w:rPr>
        <w:t>רוני</w:t>
      </w:r>
      <w:r>
        <w:rPr>
          <w:rtl/>
        </w:rPr>
        <w:t xml:space="preserve"> בריזון (שינוי):</w:t>
      </w:r>
    </w:p>
    <w:p w14:paraId="6EAE53DF" w14:textId="77777777" w:rsidR="00000000" w:rsidRDefault="007C71EE">
      <w:pPr>
        <w:pStyle w:val="a"/>
        <w:rPr>
          <w:rFonts w:hint="cs"/>
          <w:rtl/>
        </w:rPr>
      </w:pPr>
    </w:p>
    <w:p w14:paraId="30D477EA" w14:textId="77777777" w:rsidR="00000000" w:rsidRDefault="007C71EE">
      <w:pPr>
        <w:pStyle w:val="a"/>
        <w:rPr>
          <w:rFonts w:hint="cs"/>
          <w:rtl/>
        </w:rPr>
      </w:pPr>
      <w:r>
        <w:rPr>
          <w:rFonts w:hint="cs"/>
          <w:rtl/>
        </w:rPr>
        <w:t>אני בטוח שהשב"כ מתנגד.</w:t>
      </w:r>
    </w:p>
    <w:p w14:paraId="6209270B" w14:textId="77777777" w:rsidR="00000000" w:rsidRDefault="007C71EE">
      <w:pPr>
        <w:pStyle w:val="a"/>
        <w:ind w:firstLine="0"/>
        <w:rPr>
          <w:rFonts w:hint="cs"/>
          <w:rtl/>
        </w:rPr>
      </w:pPr>
    </w:p>
    <w:p w14:paraId="142BC570" w14:textId="77777777" w:rsidR="00000000" w:rsidRDefault="007C71EE">
      <w:pPr>
        <w:pStyle w:val="SpeakerCon"/>
        <w:rPr>
          <w:rtl/>
        </w:rPr>
      </w:pPr>
      <w:bookmarkStart w:id="1905" w:name="FS000000560T27_05_2003_22_44_15C"/>
      <w:bookmarkEnd w:id="1905"/>
      <w:r>
        <w:rPr>
          <w:rtl/>
        </w:rPr>
        <w:t>אחמד טיבי (חד"ש-תע"ל):</w:t>
      </w:r>
    </w:p>
    <w:p w14:paraId="6E421780" w14:textId="77777777" w:rsidR="00000000" w:rsidRDefault="007C71EE">
      <w:pPr>
        <w:pStyle w:val="a"/>
        <w:rPr>
          <w:rtl/>
        </w:rPr>
      </w:pPr>
    </w:p>
    <w:p w14:paraId="788C8414" w14:textId="77777777" w:rsidR="00000000" w:rsidRDefault="007C71EE">
      <w:pPr>
        <w:pStyle w:val="a"/>
        <w:rPr>
          <w:rFonts w:hint="cs"/>
          <w:rtl/>
        </w:rPr>
      </w:pPr>
      <w:r>
        <w:rPr>
          <w:rFonts w:hint="cs"/>
          <w:rtl/>
        </w:rPr>
        <w:t>יפה, בריזון. עקבנו אחרי הבקשות, אמרו לי: תיתן לנו שמות, אז העברנו שמות. התברר, שיש כל כך הרבה צעירים ערבים ששואפים להיות</w:t>
      </w:r>
      <w:r>
        <w:rPr>
          <w:rFonts w:hint="cs"/>
          <w:rtl/>
        </w:rPr>
        <w:t xml:space="preserve"> קוראי מונה בחברת החשמל. מה זאת אומרת? קוראי מונה ביישובים הערביים. יש אנשים מטייבה, יש אנשים מכפר-כנא, יש אנשים מדיר-אל-אסד, יש אנשים מבקה. זה חשוב, כי יש קורא מונה יהודי, וכשיהודי נכנס לכפר ערבי צריך מאבטח יהודי. אז זה שתי משכורות. אנחנו מבקשים להקל. אנח</w:t>
      </w:r>
      <w:r>
        <w:rPr>
          <w:rFonts w:hint="cs"/>
          <w:rtl/>
        </w:rPr>
        <w:t>נו מדברים על קיצוצים? אנחנו מבקשים להקל על חברת החשמל ולפתור אותה מתשלום משכורת למאבטח ולשלב קוראי מונה ערבים.</w:t>
      </w:r>
    </w:p>
    <w:p w14:paraId="41B3F9C3" w14:textId="77777777" w:rsidR="00000000" w:rsidRDefault="007C71EE">
      <w:pPr>
        <w:pStyle w:val="a"/>
        <w:rPr>
          <w:rFonts w:hint="cs"/>
          <w:rtl/>
        </w:rPr>
      </w:pPr>
    </w:p>
    <w:p w14:paraId="3081897A" w14:textId="77777777" w:rsidR="00000000" w:rsidRDefault="007C71EE">
      <w:pPr>
        <w:pStyle w:val="a"/>
        <w:rPr>
          <w:rFonts w:hint="cs"/>
          <w:rtl/>
        </w:rPr>
      </w:pPr>
      <w:r>
        <w:rPr>
          <w:rFonts w:hint="cs"/>
          <w:rtl/>
        </w:rPr>
        <w:t>תחת הכותרת: מתלאותיו של קורא מונה ערבי בחברת החשמל, פניתי שוב להנהלת חברת החשמל ונפגשתי עם המנכ"ל ועם ראשי האגפים. התחלתי לקרוא שמות של קוראי מו</w:t>
      </w:r>
      <w:r>
        <w:rPr>
          <w:rFonts w:hint="cs"/>
          <w:rtl/>
        </w:rPr>
        <w:t xml:space="preserve">נה שאני העברתי. אבראהים </w:t>
      </w:r>
      <w:r>
        <w:rPr>
          <w:rFonts w:hint="cs"/>
        </w:rPr>
        <w:t>X</w:t>
      </w:r>
      <w:r>
        <w:rPr>
          <w:rFonts w:hint="cs"/>
          <w:rtl/>
        </w:rPr>
        <w:t xml:space="preserve"> - עדיין לא חזרה תשובת השב"כ, אמרו לי. א"ג </w:t>
      </w:r>
      <w:r>
        <w:rPr>
          <w:rtl/>
        </w:rPr>
        <w:t>–</w:t>
      </w:r>
      <w:r>
        <w:rPr>
          <w:rFonts w:hint="cs"/>
          <w:rtl/>
        </w:rPr>
        <w:t xml:space="preserve"> בדיקה ביטחונית; ג"י </w:t>
      </w:r>
      <w:r>
        <w:rPr>
          <w:rtl/>
        </w:rPr>
        <w:t>–</w:t>
      </w:r>
      <w:r>
        <w:rPr>
          <w:rFonts w:hint="cs"/>
          <w:rtl/>
        </w:rPr>
        <w:t xml:space="preserve"> יש בעיה, נגיד לך יותר מאוחר. היות שפעם השתמשו בתירוץ הזה של שב"כ, לפני הרבה שנים, התברר מבדיקה שהשב"כ כבר לא אוסר לקלוט ערבים בחברת החשמל, כבר שש או שבע או שמונה שנ</w:t>
      </w:r>
      <w:r>
        <w:rPr>
          <w:rFonts w:hint="cs"/>
          <w:rtl/>
        </w:rPr>
        <w:t>ים הוא לא מתערב. זה קשור בשאלטר. התברר שמותר להעסיק ערבים כקוראי מונה בטייבה. אז הגענו לנקודה החשובה ולפתרון התעלומה, למה מתעכב מינוי אבראהים כקורא מונה בטייבה.</w:t>
      </w:r>
    </w:p>
    <w:p w14:paraId="7483ECC7" w14:textId="77777777" w:rsidR="00000000" w:rsidRDefault="007C71EE">
      <w:pPr>
        <w:pStyle w:val="a"/>
        <w:ind w:firstLine="0"/>
        <w:rPr>
          <w:rFonts w:hint="cs"/>
          <w:rtl/>
        </w:rPr>
      </w:pPr>
    </w:p>
    <w:p w14:paraId="041F77DF" w14:textId="77777777" w:rsidR="00000000" w:rsidRDefault="007C71EE">
      <w:pPr>
        <w:pStyle w:val="ad"/>
        <w:rPr>
          <w:rtl/>
        </w:rPr>
      </w:pPr>
      <w:r>
        <w:rPr>
          <w:rFonts w:hint="eastAsia"/>
          <w:rtl/>
        </w:rPr>
        <w:t>היו</w:t>
      </w:r>
      <w:r>
        <w:rPr>
          <w:rtl/>
        </w:rPr>
        <w:t>"ר אלי בן-מנחם:</w:t>
      </w:r>
    </w:p>
    <w:p w14:paraId="464656F1" w14:textId="77777777" w:rsidR="00000000" w:rsidRDefault="007C71EE">
      <w:pPr>
        <w:pStyle w:val="a"/>
        <w:rPr>
          <w:rFonts w:hint="cs"/>
          <w:rtl/>
        </w:rPr>
      </w:pPr>
    </w:p>
    <w:p w14:paraId="1382267B" w14:textId="77777777" w:rsidR="00000000" w:rsidRDefault="007C71EE">
      <w:pPr>
        <w:pStyle w:val="a"/>
        <w:rPr>
          <w:rFonts w:hint="cs"/>
          <w:rtl/>
        </w:rPr>
      </w:pPr>
      <w:r>
        <w:rPr>
          <w:rFonts w:hint="cs"/>
          <w:rtl/>
        </w:rPr>
        <w:t>כי צריך מישהו שיבדוק אותו אחר כך, אם הוא קרא נכון.</w:t>
      </w:r>
    </w:p>
    <w:p w14:paraId="030B08BD" w14:textId="77777777" w:rsidR="00000000" w:rsidRDefault="007C71EE">
      <w:pPr>
        <w:pStyle w:val="a"/>
        <w:ind w:firstLine="0"/>
        <w:rPr>
          <w:rFonts w:hint="cs"/>
          <w:rtl/>
        </w:rPr>
      </w:pPr>
    </w:p>
    <w:p w14:paraId="595AFC25" w14:textId="77777777" w:rsidR="00000000" w:rsidRDefault="007C71EE">
      <w:pPr>
        <w:pStyle w:val="SpeakerCon"/>
        <w:rPr>
          <w:rtl/>
        </w:rPr>
      </w:pPr>
      <w:bookmarkStart w:id="1906" w:name="FS000000560T27_05_2003_22_48_59C"/>
      <w:bookmarkEnd w:id="1906"/>
      <w:r>
        <w:rPr>
          <w:rFonts w:hint="eastAsia"/>
          <w:rtl/>
        </w:rPr>
        <w:t>אחמד</w:t>
      </w:r>
      <w:r>
        <w:rPr>
          <w:rtl/>
        </w:rPr>
        <w:t xml:space="preserve"> טיבי (חד"ש-תע"ל):</w:t>
      </w:r>
    </w:p>
    <w:p w14:paraId="12880E35" w14:textId="77777777" w:rsidR="00000000" w:rsidRDefault="007C71EE">
      <w:pPr>
        <w:pStyle w:val="a"/>
        <w:rPr>
          <w:rFonts w:hint="cs"/>
          <w:rtl/>
        </w:rPr>
      </w:pPr>
    </w:p>
    <w:p w14:paraId="0895CDEA" w14:textId="77777777" w:rsidR="00000000" w:rsidRDefault="007C71EE">
      <w:pPr>
        <w:pStyle w:val="a"/>
        <w:rPr>
          <w:rFonts w:hint="cs"/>
          <w:rtl/>
        </w:rPr>
      </w:pPr>
      <w:r>
        <w:rPr>
          <w:rFonts w:hint="cs"/>
          <w:rtl/>
        </w:rPr>
        <w:t>מתברר שיש אחד בשם ביטון בחברת החשמל. ביטון, זה השמן שישב ב"שבע וחצי" ככה על הכיסא ואיים בעיצומים.</w:t>
      </w:r>
    </w:p>
    <w:p w14:paraId="7609487F" w14:textId="77777777" w:rsidR="00000000" w:rsidRDefault="007C71EE">
      <w:pPr>
        <w:pStyle w:val="a"/>
        <w:ind w:firstLine="0"/>
        <w:rPr>
          <w:rFonts w:hint="cs"/>
          <w:rtl/>
        </w:rPr>
      </w:pPr>
    </w:p>
    <w:p w14:paraId="5D2F1CB5" w14:textId="77777777" w:rsidR="00000000" w:rsidRDefault="007C71EE">
      <w:pPr>
        <w:pStyle w:val="ad"/>
        <w:rPr>
          <w:rtl/>
        </w:rPr>
      </w:pPr>
    </w:p>
    <w:p w14:paraId="736D2D3C" w14:textId="77777777" w:rsidR="00000000" w:rsidRDefault="007C71EE">
      <w:pPr>
        <w:pStyle w:val="ad"/>
        <w:rPr>
          <w:rtl/>
        </w:rPr>
      </w:pPr>
      <w:r>
        <w:rPr>
          <w:rFonts w:hint="eastAsia"/>
          <w:rtl/>
        </w:rPr>
        <w:t>היו</w:t>
      </w:r>
      <w:r>
        <w:rPr>
          <w:rtl/>
        </w:rPr>
        <w:t>"ר אלי בן-מנחם:</w:t>
      </w:r>
    </w:p>
    <w:p w14:paraId="3E6D3CB3" w14:textId="77777777" w:rsidR="00000000" w:rsidRDefault="007C71EE">
      <w:pPr>
        <w:pStyle w:val="a"/>
        <w:rPr>
          <w:rFonts w:hint="cs"/>
          <w:rtl/>
        </w:rPr>
      </w:pPr>
    </w:p>
    <w:p w14:paraId="7FBE7A10" w14:textId="77777777" w:rsidR="00000000" w:rsidRDefault="007C71EE">
      <w:pPr>
        <w:pStyle w:val="a"/>
        <w:rPr>
          <w:rFonts w:hint="cs"/>
          <w:rtl/>
        </w:rPr>
      </w:pPr>
      <w:r>
        <w:rPr>
          <w:rFonts w:hint="cs"/>
          <w:rtl/>
        </w:rPr>
        <w:t>קוראים לו דוד ביטון, הוא יושב-ראש ועד חברת החשמל.</w:t>
      </w:r>
    </w:p>
    <w:p w14:paraId="495DAC40" w14:textId="77777777" w:rsidR="00000000" w:rsidRDefault="007C71EE">
      <w:pPr>
        <w:pStyle w:val="a"/>
        <w:ind w:firstLine="0"/>
        <w:rPr>
          <w:rFonts w:hint="cs"/>
          <w:rtl/>
        </w:rPr>
      </w:pPr>
    </w:p>
    <w:p w14:paraId="29A5F795" w14:textId="77777777" w:rsidR="00000000" w:rsidRDefault="007C71EE">
      <w:pPr>
        <w:pStyle w:val="SpeakerCon"/>
        <w:rPr>
          <w:rtl/>
        </w:rPr>
      </w:pPr>
      <w:bookmarkStart w:id="1907" w:name="FS000000560T27_05_2003_22_49_45C"/>
      <w:bookmarkEnd w:id="1907"/>
      <w:r>
        <w:rPr>
          <w:rFonts w:hint="eastAsia"/>
          <w:rtl/>
        </w:rPr>
        <w:t>אחמד</w:t>
      </w:r>
      <w:r>
        <w:rPr>
          <w:rtl/>
        </w:rPr>
        <w:t xml:space="preserve"> טיבי (חד"ש-תע"ל):</w:t>
      </w:r>
    </w:p>
    <w:p w14:paraId="5F17CAEC" w14:textId="77777777" w:rsidR="00000000" w:rsidRDefault="007C71EE">
      <w:pPr>
        <w:pStyle w:val="a"/>
        <w:rPr>
          <w:rFonts w:hint="cs"/>
          <w:rtl/>
        </w:rPr>
      </w:pPr>
    </w:p>
    <w:p w14:paraId="2ED097A0" w14:textId="77777777" w:rsidR="00000000" w:rsidRDefault="007C71EE">
      <w:pPr>
        <w:pStyle w:val="a"/>
        <w:rPr>
          <w:rFonts w:hint="cs"/>
          <w:rtl/>
        </w:rPr>
      </w:pPr>
      <w:r>
        <w:rPr>
          <w:rFonts w:hint="cs"/>
          <w:rtl/>
        </w:rPr>
        <w:t>הוא ממלא-מקום של אוברקוביץ'. האיש הזה אמר: סליחה, חבר הכנסת</w:t>
      </w:r>
      <w:r>
        <w:rPr>
          <w:rFonts w:hint="cs"/>
          <w:rtl/>
        </w:rPr>
        <w:t xml:space="preserve"> שרון, אנחנו הקמנו את חברת - - -</w:t>
      </w:r>
    </w:p>
    <w:p w14:paraId="1355B171" w14:textId="77777777" w:rsidR="00000000" w:rsidRDefault="007C71EE">
      <w:pPr>
        <w:pStyle w:val="a"/>
        <w:ind w:firstLine="0"/>
        <w:rPr>
          <w:rFonts w:hint="cs"/>
          <w:rtl/>
        </w:rPr>
      </w:pPr>
    </w:p>
    <w:p w14:paraId="5984E722" w14:textId="77777777" w:rsidR="00000000" w:rsidRDefault="007C71EE">
      <w:pPr>
        <w:pStyle w:val="ac"/>
        <w:rPr>
          <w:rtl/>
        </w:rPr>
      </w:pPr>
      <w:r>
        <w:rPr>
          <w:rFonts w:hint="eastAsia"/>
          <w:rtl/>
        </w:rPr>
        <w:t>עמרי</w:t>
      </w:r>
      <w:r>
        <w:rPr>
          <w:rtl/>
        </w:rPr>
        <w:t xml:space="preserve"> שרון (הליכוד):</w:t>
      </w:r>
    </w:p>
    <w:p w14:paraId="5AA3EE33" w14:textId="77777777" w:rsidR="00000000" w:rsidRDefault="007C71EE">
      <w:pPr>
        <w:pStyle w:val="a"/>
        <w:rPr>
          <w:rFonts w:hint="cs"/>
          <w:rtl/>
        </w:rPr>
      </w:pPr>
    </w:p>
    <w:p w14:paraId="5DF5F51D" w14:textId="77777777" w:rsidR="00000000" w:rsidRDefault="007C71EE">
      <w:pPr>
        <w:pStyle w:val="a"/>
        <w:rPr>
          <w:rFonts w:hint="cs"/>
          <w:rtl/>
        </w:rPr>
      </w:pPr>
      <w:r>
        <w:rPr>
          <w:rFonts w:hint="cs"/>
          <w:rtl/>
        </w:rPr>
        <w:t>אין ממלא-מקום לאלוהים. אלוהים יש רק אחד.</w:t>
      </w:r>
    </w:p>
    <w:p w14:paraId="3FC94A87" w14:textId="77777777" w:rsidR="00000000" w:rsidRDefault="007C71EE">
      <w:pPr>
        <w:pStyle w:val="a"/>
        <w:ind w:firstLine="0"/>
        <w:rPr>
          <w:rFonts w:hint="cs"/>
          <w:rtl/>
        </w:rPr>
      </w:pPr>
    </w:p>
    <w:p w14:paraId="283CF396" w14:textId="77777777" w:rsidR="00000000" w:rsidRDefault="007C71EE">
      <w:pPr>
        <w:pStyle w:val="SpeakerCon"/>
        <w:rPr>
          <w:rtl/>
        </w:rPr>
      </w:pPr>
      <w:bookmarkStart w:id="1908" w:name="FS000000560T27_05_2003_22_50_34C"/>
      <w:bookmarkEnd w:id="1908"/>
      <w:r>
        <w:rPr>
          <w:rFonts w:hint="eastAsia"/>
          <w:rtl/>
        </w:rPr>
        <w:t>אחמד</w:t>
      </w:r>
      <w:r>
        <w:rPr>
          <w:rtl/>
        </w:rPr>
        <w:t xml:space="preserve"> טיבי (חד"ש-תע"ל):</w:t>
      </w:r>
    </w:p>
    <w:p w14:paraId="45599377" w14:textId="77777777" w:rsidR="00000000" w:rsidRDefault="007C71EE">
      <w:pPr>
        <w:pStyle w:val="a"/>
        <w:rPr>
          <w:rFonts w:hint="cs"/>
          <w:rtl/>
        </w:rPr>
      </w:pPr>
    </w:p>
    <w:p w14:paraId="187B0B22" w14:textId="77777777" w:rsidR="00000000" w:rsidRDefault="007C71EE">
      <w:pPr>
        <w:pStyle w:val="a"/>
        <w:rPr>
          <w:rFonts w:hint="cs"/>
          <w:rtl/>
        </w:rPr>
      </w:pPr>
      <w:r>
        <w:rPr>
          <w:rFonts w:hint="cs"/>
          <w:rtl/>
        </w:rPr>
        <w:t>אתה לא יודע כמה ממלאי-מקום לאלוהים יש בכנסת הזאת, ואתה עוד מדבר?</w:t>
      </w:r>
    </w:p>
    <w:p w14:paraId="4366D518" w14:textId="77777777" w:rsidR="00000000" w:rsidRDefault="007C71EE">
      <w:pPr>
        <w:pStyle w:val="a"/>
        <w:ind w:firstLine="0"/>
        <w:rPr>
          <w:rFonts w:hint="cs"/>
          <w:rtl/>
        </w:rPr>
      </w:pPr>
    </w:p>
    <w:p w14:paraId="5B09C6F8" w14:textId="77777777" w:rsidR="00000000" w:rsidRDefault="007C71EE">
      <w:pPr>
        <w:pStyle w:val="ac"/>
        <w:rPr>
          <w:rtl/>
        </w:rPr>
      </w:pPr>
      <w:r>
        <w:rPr>
          <w:rtl/>
        </w:rPr>
        <w:t>רוני בריזון (שינוי):</w:t>
      </w:r>
    </w:p>
    <w:p w14:paraId="2122FC5A" w14:textId="77777777" w:rsidR="00000000" w:rsidRDefault="007C71EE">
      <w:pPr>
        <w:pStyle w:val="a"/>
        <w:rPr>
          <w:rtl/>
        </w:rPr>
      </w:pPr>
    </w:p>
    <w:p w14:paraId="5637BD85" w14:textId="77777777" w:rsidR="00000000" w:rsidRDefault="007C71EE">
      <w:pPr>
        <w:pStyle w:val="a"/>
        <w:rPr>
          <w:rFonts w:hint="cs"/>
          <w:rtl/>
        </w:rPr>
      </w:pPr>
      <w:r>
        <w:rPr>
          <w:rFonts w:hint="cs"/>
          <w:rtl/>
        </w:rPr>
        <w:t>אני מבקש לשמור על כבודו של חבר הכנסת אייכלר ולה</w:t>
      </w:r>
      <w:r>
        <w:rPr>
          <w:rFonts w:hint="cs"/>
          <w:rtl/>
        </w:rPr>
        <w:t>פסיק לדבר על זה.</w:t>
      </w:r>
    </w:p>
    <w:p w14:paraId="336E7354" w14:textId="77777777" w:rsidR="00000000" w:rsidRDefault="007C71EE">
      <w:pPr>
        <w:pStyle w:val="a"/>
        <w:ind w:firstLine="0"/>
        <w:rPr>
          <w:rFonts w:hint="cs"/>
          <w:rtl/>
        </w:rPr>
      </w:pPr>
    </w:p>
    <w:p w14:paraId="2F4B3974" w14:textId="77777777" w:rsidR="00000000" w:rsidRDefault="007C71EE">
      <w:pPr>
        <w:pStyle w:val="SpeakerCon"/>
        <w:rPr>
          <w:rtl/>
        </w:rPr>
      </w:pPr>
      <w:bookmarkStart w:id="1909" w:name="FS000000560T27_05_2003_22_51_25C"/>
      <w:bookmarkEnd w:id="1909"/>
      <w:r>
        <w:rPr>
          <w:rtl/>
        </w:rPr>
        <w:t>אחמד טיבי (חד"ש-תע"ל):</w:t>
      </w:r>
    </w:p>
    <w:p w14:paraId="73E7EC1B" w14:textId="77777777" w:rsidR="00000000" w:rsidRDefault="007C71EE">
      <w:pPr>
        <w:pStyle w:val="a"/>
        <w:rPr>
          <w:rtl/>
        </w:rPr>
      </w:pPr>
    </w:p>
    <w:p w14:paraId="2359C744" w14:textId="77777777" w:rsidR="00000000" w:rsidRDefault="007C71EE">
      <w:pPr>
        <w:pStyle w:val="a"/>
        <w:rPr>
          <w:rFonts w:hint="cs"/>
          <w:rtl/>
        </w:rPr>
      </w:pPr>
      <w:r>
        <w:rPr>
          <w:rFonts w:hint="cs"/>
          <w:rtl/>
        </w:rPr>
        <w:t xml:space="preserve">זה בלשון סגי נהור. הוא יודע למה אני מתכוון. </w:t>
      </w:r>
    </w:p>
    <w:p w14:paraId="463E2E21" w14:textId="77777777" w:rsidR="00000000" w:rsidRDefault="007C71EE">
      <w:pPr>
        <w:pStyle w:val="a"/>
        <w:ind w:firstLine="0"/>
        <w:rPr>
          <w:rFonts w:hint="cs"/>
          <w:rtl/>
        </w:rPr>
      </w:pPr>
    </w:p>
    <w:p w14:paraId="5A7C8B31" w14:textId="77777777" w:rsidR="00000000" w:rsidRDefault="007C71EE">
      <w:pPr>
        <w:pStyle w:val="ad"/>
        <w:rPr>
          <w:rtl/>
        </w:rPr>
      </w:pPr>
      <w:r>
        <w:rPr>
          <w:rtl/>
        </w:rPr>
        <w:t>היו"ר אלי בן-מנחם:</w:t>
      </w:r>
    </w:p>
    <w:p w14:paraId="76F4C385" w14:textId="77777777" w:rsidR="00000000" w:rsidRDefault="007C71EE">
      <w:pPr>
        <w:pStyle w:val="a"/>
        <w:rPr>
          <w:rtl/>
        </w:rPr>
      </w:pPr>
    </w:p>
    <w:p w14:paraId="26FDB4A9" w14:textId="77777777" w:rsidR="00000000" w:rsidRDefault="007C71EE">
      <w:pPr>
        <w:pStyle w:val="a"/>
        <w:rPr>
          <w:rFonts w:hint="cs"/>
          <w:rtl/>
        </w:rPr>
      </w:pPr>
      <w:r>
        <w:rPr>
          <w:rFonts w:hint="cs"/>
          <w:rtl/>
        </w:rPr>
        <w:t>חבר הכנסת טיבי, נותרו לך שתי דקות.</w:t>
      </w:r>
    </w:p>
    <w:p w14:paraId="6E088E3C" w14:textId="77777777" w:rsidR="00000000" w:rsidRDefault="007C71EE">
      <w:pPr>
        <w:pStyle w:val="a"/>
        <w:ind w:firstLine="0"/>
        <w:rPr>
          <w:rFonts w:hint="cs"/>
          <w:rtl/>
        </w:rPr>
      </w:pPr>
    </w:p>
    <w:p w14:paraId="594581A4" w14:textId="77777777" w:rsidR="00000000" w:rsidRDefault="007C71EE">
      <w:pPr>
        <w:pStyle w:val="SpeakerCon"/>
        <w:rPr>
          <w:rtl/>
        </w:rPr>
      </w:pPr>
      <w:bookmarkStart w:id="1910" w:name="FS000000560T27_05_2003_22_51_57C"/>
      <w:bookmarkEnd w:id="1910"/>
      <w:r>
        <w:rPr>
          <w:rtl/>
        </w:rPr>
        <w:t>אחמד טיבי (חד"ש-תע"ל):</w:t>
      </w:r>
    </w:p>
    <w:p w14:paraId="5A8B5581" w14:textId="77777777" w:rsidR="00000000" w:rsidRDefault="007C71EE">
      <w:pPr>
        <w:pStyle w:val="a"/>
        <w:rPr>
          <w:rtl/>
        </w:rPr>
      </w:pPr>
    </w:p>
    <w:p w14:paraId="2E5C2967" w14:textId="77777777" w:rsidR="00000000" w:rsidRDefault="007C71EE">
      <w:pPr>
        <w:pStyle w:val="a"/>
        <w:rPr>
          <w:rFonts w:hint="cs"/>
          <w:rtl/>
        </w:rPr>
      </w:pPr>
      <w:r>
        <w:rPr>
          <w:rFonts w:hint="cs"/>
          <w:rtl/>
        </w:rPr>
        <w:t>אני מודה לאדוני. אבל, רבותי, התברר, שהאיש הזה אמר לממונים עליו: אנחנו הקמנו את חברת החשמ</w:t>
      </w:r>
      <w:r>
        <w:rPr>
          <w:rFonts w:hint="cs"/>
          <w:rtl/>
        </w:rPr>
        <w:t xml:space="preserve">ל כדי לפרנס משפחות של יהודים ולא משפחות של ערבים. לכן, לא יתקבלו ערבים, אפילו כקוראי מונה, ולא בשירות לקוחות. </w:t>
      </w:r>
    </w:p>
    <w:p w14:paraId="20AD31B5" w14:textId="77777777" w:rsidR="00000000" w:rsidRDefault="007C71EE">
      <w:pPr>
        <w:pStyle w:val="a"/>
        <w:rPr>
          <w:rFonts w:hint="cs"/>
          <w:rtl/>
        </w:rPr>
      </w:pPr>
    </w:p>
    <w:p w14:paraId="2F58A5B3" w14:textId="77777777" w:rsidR="00000000" w:rsidRDefault="007C71EE">
      <w:pPr>
        <w:pStyle w:val="a"/>
        <w:rPr>
          <w:rFonts w:hint="cs"/>
          <w:rtl/>
        </w:rPr>
      </w:pPr>
      <w:r>
        <w:rPr>
          <w:rFonts w:hint="cs"/>
          <w:rtl/>
        </w:rPr>
        <w:t xml:space="preserve">הרי כאשר אנחנו תובעים תמיד מהממשלה למלא את תוכנית 4 המיליארדים או לבצע פרויקטים, אומרים: אין כסף. אז הנה, אנחנו מציעים לכם דברים שאין בהם השקעה </w:t>
      </w:r>
      <w:r>
        <w:rPr>
          <w:rFonts w:hint="cs"/>
          <w:rtl/>
        </w:rPr>
        <w:t>כספית של הממשלה, אדוני השר. שילוב ערבים איפה שאפשר ואיפה שצריך. אני הבאתי את דוגמת קריאת המונה וקשרתי אותה עם ההודעה החצופה של ועד העובדים היום, שאחד הסעיפים של העיצומים שלהם זה אי-ביצוע תיקונים ביישובים הערביים, כי הם יודעים שאף אחד לא ישאל שאלה. זה יעבור</w:t>
      </w:r>
      <w:r>
        <w:rPr>
          <w:rFonts w:hint="cs"/>
          <w:rtl/>
        </w:rPr>
        <w:t>.</w:t>
      </w:r>
    </w:p>
    <w:p w14:paraId="76D99FA9" w14:textId="77777777" w:rsidR="00000000" w:rsidRDefault="007C71EE">
      <w:pPr>
        <w:pStyle w:val="a"/>
        <w:rPr>
          <w:rFonts w:hint="cs"/>
          <w:rtl/>
        </w:rPr>
      </w:pPr>
    </w:p>
    <w:p w14:paraId="15CF1C38" w14:textId="77777777" w:rsidR="00000000" w:rsidRDefault="007C71EE">
      <w:pPr>
        <w:pStyle w:val="ac"/>
        <w:rPr>
          <w:rtl/>
        </w:rPr>
      </w:pPr>
      <w:r>
        <w:rPr>
          <w:rFonts w:hint="eastAsia"/>
          <w:rtl/>
        </w:rPr>
        <w:t>ואסל</w:t>
      </w:r>
      <w:r>
        <w:rPr>
          <w:rtl/>
        </w:rPr>
        <w:t xml:space="preserve"> טאהא (בל"ד):</w:t>
      </w:r>
    </w:p>
    <w:p w14:paraId="457A53B4" w14:textId="77777777" w:rsidR="00000000" w:rsidRDefault="007C71EE">
      <w:pPr>
        <w:pStyle w:val="a"/>
        <w:rPr>
          <w:rFonts w:hint="cs"/>
          <w:rtl/>
        </w:rPr>
      </w:pPr>
    </w:p>
    <w:p w14:paraId="00EA058C" w14:textId="77777777" w:rsidR="00000000" w:rsidRDefault="007C71EE">
      <w:pPr>
        <w:pStyle w:val="a"/>
        <w:rPr>
          <w:rFonts w:hint="cs"/>
          <w:rtl/>
        </w:rPr>
      </w:pPr>
      <w:r>
        <w:rPr>
          <w:rFonts w:hint="cs"/>
          <w:rtl/>
        </w:rPr>
        <w:t>אלה לא הפסידו, כי היום הם היו מפוטרים והיו בעוגמת נפש.</w:t>
      </w:r>
    </w:p>
    <w:p w14:paraId="2CE38794" w14:textId="77777777" w:rsidR="00000000" w:rsidRDefault="007C71EE">
      <w:pPr>
        <w:pStyle w:val="a"/>
        <w:ind w:firstLine="0"/>
        <w:rPr>
          <w:rFonts w:hint="cs"/>
          <w:rtl/>
        </w:rPr>
      </w:pPr>
    </w:p>
    <w:p w14:paraId="2FD509B1" w14:textId="77777777" w:rsidR="00000000" w:rsidRDefault="007C71EE">
      <w:pPr>
        <w:pStyle w:val="SpeakerCon"/>
        <w:rPr>
          <w:rtl/>
        </w:rPr>
      </w:pPr>
      <w:bookmarkStart w:id="1911" w:name="FS000000560T27_05_2003_22_54_44C"/>
      <w:bookmarkEnd w:id="1911"/>
      <w:r>
        <w:rPr>
          <w:rtl/>
        </w:rPr>
        <w:t>אחמד טיבי (חד"ש-תע"ל):</w:t>
      </w:r>
    </w:p>
    <w:p w14:paraId="1AE190E0" w14:textId="77777777" w:rsidR="00000000" w:rsidRDefault="007C71EE">
      <w:pPr>
        <w:pStyle w:val="a"/>
        <w:rPr>
          <w:rtl/>
        </w:rPr>
      </w:pPr>
    </w:p>
    <w:p w14:paraId="5A7F9ABB" w14:textId="77777777" w:rsidR="00000000" w:rsidRDefault="007C71EE">
      <w:pPr>
        <w:pStyle w:val="a"/>
        <w:rPr>
          <w:rFonts w:hint="cs"/>
          <w:rtl/>
        </w:rPr>
      </w:pPr>
      <w:r>
        <w:rPr>
          <w:rFonts w:hint="cs"/>
          <w:rtl/>
        </w:rPr>
        <w:t xml:space="preserve">נכון. האמת היא, ומטעמי גילוי נאות, אני הצלחתי עד עכשיו להכניס בחורה אחת לשירות לקוחות. זה היה אחד ההישגים האדירים שלי בכל מה שקשור לחברת החשמל. היא פוטרה </w:t>
      </w:r>
      <w:r>
        <w:rPr>
          <w:rFonts w:hint="cs"/>
          <w:rtl/>
        </w:rPr>
        <w:t>שלוש פעמים מאז, ונאלצתי להתערב שלוש פעמים כדי להחזיר אותה לעבודה.</w:t>
      </w:r>
    </w:p>
    <w:p w14:paraId="6C5FE6B6" w14:textId="77777777" w:rsidR="00000000" w:rsidRDefault="007C71EE">
      <w:pPr>
        <w:pStyle w:val="a"/>
        <w:ind w:firstLine="0"/>
        <w:rPr>
          <w:rFonts w:hint="cs"/>
          <w:rtl/>
        </w:rPr>
      </w:pPr>
    </w:p>
    <w:p w14:paraId="3622D67E" w14:textId="77777777" w:rsidR="00000000" w:rsidRDefault="007C71EE">
      <w:pPr>
        <w:pStyle w:val="ac"/>
        <w:rPr>
          <w:rtl/>
        </w:rPr>
      </w:pPr>
      <w:r>
        <w:rPr>
          <w:rFonts w:hint="eastAsia"/>
          <w:rtl/>
        </w:rPr>
        <w:t>נסים</w:t>
      </w:r>
      <w:r>
        <w:rPr>
          <w:rtl/>
        </w:rPr>
        <w:t xml:space="preserve"> דהן (ש"ס):</w:t>
      </w:r>
    </w:p>
    <w:p w14:paraId="718B7BB5" w14:textId="77777777" w:rsidR="00000000" w:rsidRDefault="007C71EE">
      <w:pPr>
        <w:pStyle w:val="a"/>
        <w:rPr>
          <w:rFonts w:hint="cs"/>
          <w:rtl/>
        </w:rPr>
      </w:pPr>
    </w:p>
    <w:p w14:paraId="0F15CA17" w14:textId="77777777" w:rsidR="00000000" w:rsidRDefault="007C71EE">
      <w:pPr>
        <w:pStyle w:val="a"/>
        <w:rPr>
          <w:rFonts w:hint="cs"/>
          <w:rtl/>
        </w:rPr>
      </w:pPr>
      <w:r>
        <w:rPr>
          <w:rFonts w:hint="cs"/>
          <w:rtl/>
        </w:rPr>
        <w:t>- - -</w:t>
      </w:r>
    </w:p>
    <w:p w14:paraId="51F6873B" w14:textId="77777777" w:rsidR="00000000" w:rsidRDefault="007C71EE">
      <w:pPr>
        <w:pStyle w:val="a"/>
        <w:ind w:firstLine="0"/>
        <w:rPr>
          <w:rFonts w:hint="cs"/>
          <w:rtl/>
        </w:rPr>
      </w:pPr>
    </w:p>
    <w:p w14:paraId="79AEC915" w14:textId="77777777" w:rsidR="00000000" w:rsidRDefault="007C71EE">
      <w:pPr>
        <w:pStyle w:val="SpeakerCon"/>
        <w:rPr>
          <w:rtl/>
        </w:rPr>
      </w:pPr>
      <w:bookmarkStart w:id="1912" w:name="FS000000560T27_05_2003_22_55_27C"/>
      <w:bookmarkEnd w:id="1912"/>
      <w:r>
        <w:rPr>
          <w:rtl/>
        </w:rPr>
        <w:t>אחמד טיבי (חד"ש-תע"ל):</w:t>
      </w:r>
    </w:p>
    <w:p w14:paraId="416524FD" w14:textId="77777777" w:rsidR="00000000" w:rsidRDefault="007C71EE">
      <w:pPr>
        <w:pStyle w:val="a"/>
        <w:rPr>
          <w:rtl/>
        </w:rPr>
      </w:pPr>
    </w:p>
    <w:p w14:paraId="6048C936" w14:textId="77777777" w:rsidR="00000000" w:rsidRDefault="007C71EE">
      <w:pPr>
        <w:pStyle w:val="a"/>
        <w:rPr>
          <w:rFonts w:hint="cs"/>
          <w:rtl/>
        </w:rPr>
      </w:pPr>
      <w:r>
        <w:rPr>
          <w:rFonts w:hint="cs"/>
          <w:rtl/>
        </w:rPr>
        <w:t xml:space="preserve">פוטרה שלוש פעמים והכנסתי אותה עוד הפעם לעבודה. אני רואה בזה הישג. </w:t>
      </w:r>
    </w:p>
    <w:p w14:paraId="635C0B82" w14:textId="77777777" w:rsidR="00000000" w:rsidRDefault="007C71EE">
      <w:pPr>
        <w:pStyle w:val="a"/>
        <w:rPr>
          <w:rFonts w:hint="cs"/>
          <w:rtl/>
        </w:rPr>
      </w:pPr>
    </w:p>
    <w:p w14:paraId="5D3273D5" w14:textId="77777777" w:rsidR="00000000" w:rsidRDefault="007C71EE">
      <w:pPr>
        <w:pStyle w:val="a"/>
        <w:rPr>
          <w:rFonts w:hint="cs"/>
          <w:rtl/>
        </w:rPr>
      </w:pPr>
      <w:r>
        <w:rPr>
          <w:rFonts w:hint="cs"/>
          <w:rtl/>
        </w:rPr>
        <w:t xml:space="preserve">אבל, אני אדם אופטימי, אני חושב שבכל זאת אפשר לשלב ערבים וצריך לשלב ערבים </w:t>
      </w:r>
      <w:r>
        <w:rPr>
          <w:rFonts w:hint="cs"/>
          <w:rtl/>
        </w:rPr>
        <w:t>בחברות ממשלתיות, בחברות פרטיות, ואני חושב שזה צריך להיות האינטרס שלך, השר שרנסקי, כמו שזה אינטרס שלי ושל יאיר פרץ ואולי של חבר הכנסת עמרי שרון. אני בטוח שזה אינטרס גם של חבר הכנסת עמרי שרון. ואולי כולם צריכים לומר מלה או להביע עמדה, על היחס הבלתי-שוויוני ה</w:t>
      </w:r>
      <w:r>
        <w:rPr>
          <w:rFonts w:hint="cs"/>
          <w:rtl/>
        </w:rPr>
        <w:t>זה, הבוטה, כלפי צעירים ערבים שרוצים לעבוד בעבודה סבירה, להשתלב ולחזור הביתה בשלום. האם מדובר, אדוני השר לשעבר או אדוני השר שרנסקי, בבקשה מוגזמת? זאת השאלה. תודה רבה.</w:t>
      </w:r>
    </w:p>
    <w:p w14:paraId="7392AB03" w14:textId="77777777" w:rsidR="00000000" w:rsidRDefault="007C71EE">
      <w:pPr>
        <w:pStyle w:val="a"/>
        <w:ind w:firstLine="0"/>
        <w:rPr>
          <w:rFonts w:hint="cs"/>
          <w:rtl/>
        </w:rPr>
      </w:pPr>
    </w:p>
    <w:p w14:paraId="5CB77CDC" w14:textId="77777777" w:rsidR="00000000" w:rsidRDefault="007C71EE">
      <w:pPr>
        <w:pStyle w:val="ad"/>
        <w:rPr>
          <w:rtl/>
        </w:rPr>
      </w:pPr>
      <w:r>
        <w:rPr>
          <w:rtl/>
        </w:rPr>
        <w:t>היו"ר אלי בן-מנחם:</w:t>
      </w:r>
    </w:p>
    <w:p w14:paraId="063DFDFC" w14:textId="77777777" w:rsidR="00000000" w:rsidRDefault="007C71EE">
      <w:pPr>
        <w:pStyle w:val="a"/>
        <w:rPr>
          <w:rtl/>
        </w:rPr>
      </w:pPr>
    </w:p>
    <w:p w14:paraId="13455BE8" w14:textId="77777777" w:rsidR="00000000" w:rsidRDefault="007C71EE">
      <w:pPr>
        <w:pStyle w:val="a"/>
        <w:rPr>
          <w:rFonts w:hint="cs"/>
          <w:rtl/>
        </w:rPr>
      </w:pPr>
      <w:r>
        <w:rPr>
          <w:rFonts w:hint="cs"/>
          <w:rtl/>
        </w:rPr>
        <w:t xml:space="preserve">תודה לחבר הכנסת טיבי. אני מזמין את חבר הכנסת יאיר פרץ. אחריו </w:t>
      </w:r>
      <w:r>
        <w:rPr>
          <w:rtl/>
        </w:rPr>
        <w:t>–</w:t>
      </w:r>
      <w:r>
        <w:rPr>
          <w:rFonts w:hint="cs"/>
          <w:rtl/>
        </w:rPr>
        <w:t xml:space="preserve"> חבר הכ</w:t>
      </w:r>
      <w:r>
        <w:rPr>
          <w:rFonts w:hint="cs"/>
          <w:rtl/>
        </w:rPr>
        <w:t>נסת ואסל טאהא. הוקצבו לך עשר דקות, חבר הכנסת יאיר פרץ. חבר הכנסת נסים דהן ידבר במקומו של חבר הכנסת יאיר פרץ. בבקשה, חבר הכנסת דהן.</w:t>
      </w:r>
    </w:p>
    <w:p w14:paraId="66E37EF6" w14:textId="77777777" w:rsidR="00000000" w:rsidRDefault="007C71EE">
      <w:pPr>
        <w:pStyle w:val="a"/>
        <w:rPr>
          <w:rFonts w:hint="cs"/>
          <w:rtl/>
        </w:rPr>
      </w:pPr>
    </w:p>
    <w:p w14:paraId="408A9F99" w14:textId="77777777" w:rsidR="00000000" w:rsidRDefault="007C71EE">
      <w:pPr>
        <w:pStyle w:val="Speaker"/>
        <w:rPr>
          <w:rtl/>
        </w:rPr>
      </w:pPr>
      <w:bookmarkStart w:id="1913" w:name="FS000000487T27_05_2003_22_21_58"/>
      <w:bookmarkEnd w:id="1913"/>
      <w:r>
        <w:rPr>
          <w:rFonts w:hint="eastAsia"/>
          <w:rtl/>
        </w:rPr>
        <w:t>נסים</w:t>
      </w:r>
      <w:r>
        <w:rPr>
          <w:rtl/>
        </w:rPr>
        <w:t xml:space="preserve"> דהן (ש"ס):</w:t>
      </w:r>
    </w:p>
    <w:p w14:paraId="21199091" w14:textId="77777777" w:rsidR="00000000" w:rsidRDefault="007C71EE">
      <w:pPr>
        <w:pStyle w:val="a"/>
        <w:rPr>
          <w:rFonts w:hint="cs"/>
          <w:rtl/>
        </w:rPr>
      </w:pPr>
    </w:p>
    <w:p w14:paraId="6CCBD84D" w14:textId="77777777" w:rsidR="00000000" w:rsidRDefault="007C71EE">
      <w:pPr>
        <w:pStyle w:val="a"/>
        <w:rPr>
          <w:rFonts w:hint="cs"/>
          <w:rtl/>
        </w:rPr>
      </w:pPr>
      <w:r>
        <w:rPr>
          <w:rFonts w:hint="cs"/>
          <w:rtl/>
        </w:rPr>
        <w:t>אדוני היושב-ראש, חברי חברי הכנסת, הייתי מאוד רוצה לאחל הצלחה לממשלה הזאת, כי הממשלה הזאת היא  גם הממשלה שלנ</w:t>
      </w:r>
      <w:r>
        <w:rPr>
          <w:rFonts w:hint="cs"/>
          <w:rtl/>
        </w:rPr>
        <w:t xml:space="preserve">ו, וכולנו נמצאים באותה אונייה שהקברניטים שלה </w:t>
      </w:r>
      <w:r>
        <w:rPr>
          <w:rtl/>
        </w:rPr>
        <w:t>–</w:t>
      </w:r>
      <w:r>
        <w:rPr>
          <w:rFonts w:hint="cs"/>
          <w:rtl/>
        </w:rPr>
        <w:t xml:space="preserve"> הממשלה </w:t>
      </w:r>
      <w:r>
        <w:rPr>
          <w:rtl/>
        </w:rPr>
        <w:t>–</w:t>
      </w:r>
      <w:r>
        <w:rPr>
          <w:rFonts w:hint="cs"/>
          <w:rtl/>
        </w:rPr>
        <w:t xml:space="preserve"> הם המובילים, ואנחנו מקווים שהם ינווטו את האונייה בים הסוער לחוף מבטחים, כשכולנו בתוכה. ולכן, אני מאוד מאחל הצלחה לשרון ולממשלתו בכול </w:t>
      </w:r>
      <w:r>
        <w:rPr>
          <w:rtl/>
        </w:rPr>
        <w:t>–</w:t>
      </w:r>
      <w:r>
        <w:rPr>
          <w:rFonts w:hint="cs"/>
          <w:rtl/>
        </w:rPr>
        <w:t xml:space="preserve"> בתוכנית הכלכלית, בתוכנית המדינית. ועם כל איחולי ההצלחה שיש לי לשר</w:t>
      </w:r>
      <w:r>
        <w:rPr>
          <w:rFonts w:hint="cs"/>
          <w:rtl/>
        </w:rPr>
        <w:t xml:space="preserve">ון ולממשלתו </w:t>
      </w:r>
      <w:r>
        <w:rPr>
          <w:rtl/>
        </w:rPr>
        <w:t>–</w:t>
      </w:r>
      <w:r>
        <w:rPr>
          <w:rFonts w:hint="cs"/>
          <w:rtl/>
        </w:rPr>
        <w:t xml:space="preserve"> אדוני השר גדעון עזרא, ברוך הבא.</w:t>
      </w:r>
    </w:p>
    <w:p w14:paraId="6335E2B4" w14:textId="77777777" w:rsidR="00000000" w:rsidRDefault="007C71EE">
      <w:pPr>
        <w:pStyle w:val="a"/>
        <w:rPr>
          <w:rFonts w:hint="cs"/>
          <w:rtl/>
        </w:rPr>
      </w:pPr>
    </w:p>
    <w:p w14:paraId="2547006A" w14:textId="77777777" w:rsidR="00000000" w:rsidRDefault="007C71EE">
      <w:pPr>
        <w:pStyle w:val="ac"/>
        <w:rPr>
          <w:rtl/>
        </w:rPr>
      </w:pPr>
      <w:r>
        <w:rPr>
          <w:rFonts w:hint="eastAsia"/>
          <w:rtl/>
        </w:rPr>
        <w:t>השר</w:t>
      </w:r>
      <w:r>
        <w:rPr>
          <w:rtl/>
        </w:rPr>
        <w:t xml:space="preserve"> גדעון עזרא:</w:t>
      </w:r>
    </w:p>
    <w:p w14:paraId="2FE7A100" w14:textId="77777777" w:rsidR="00000000" w:rsidRDefault="007C71EE">
      <w:pPr>
        <w:pStyle w:val="a"/>
        <w:rPr>
          <w:rFonts w:hint="cs"/>
          <w:rtl/>
        </w:rPr>
      </w:pPr>
    </w:p>
    <w:p w14:paraId="64184335" w14:textId="77777777" w:rsidR="00000000" w:rsidRDefault="007C71EE">
      <w:pPr>
        <w:pStyle w:val="a"/>
        <w:rPr>
          <w:rFonts w:hint="cs"/>
          <w:rtl/>
        </w:rPr>
      </w:pPr>
      <w:r>
        <w:rPr>
          <w:rFonts w:hint="cs"/>
          <w:rtl/>
        </w:rPr>
        <w:t>ערב טוב.</w:t>
      </w:r>
    </w:p>
    <w:p w14:paraId="11D729AA" w14:textId="77777777" w:rsidR="00000000" w:rsidRDefault="007C71EE">
      <w:pPr>
        <w:pStyle w:val="a"/>
        <w:rPr>
          <w:rFonts w:hint="cs"/>
          <w:rtl/>
        </w:rPr>
      </w:pPr>
    </w:p>
    <w:p w14:paraId="06661755" w14:textId="77777777" w:rsidR="00000000" w:rsidRDefault="007C71EE">
      <w:pPr>
        <w:pStyle w:val="SpeakerCon"/>
        <w:rPr>
          <w:rtl/>
        </w:rPr>
      </w:pPr>
      <w:bookmarkStart w:id="1914" w:name="FS000000487T27_05_2003_22_24_24C"/>
      <w:bookmarkEnd w:id="1914"/>
      <w:r>
        <w:rPr>
          <w:rtl/>
        </w:rPr>
        <w:t>נסים דהן (ש"ס):</w:t>
      </w:r>
    </w:p>
    <w:p w14:paraId="1599D0AD" w14:textId="77777777" w:rsidR="00000000" w:rsidRDefault="007C71EE">
      <w:pPr>
        <w:pStyle w:val="a"/>
        <w:rPr>
          <w:rtl/>
        </w:rPr>
      </w:pPr>
    </w:p>
    <w:p w14:paraId="48E74A8C" w14:textId="77777777" w:rsidR="00000000" w:rsidRDefault="007C71EE">
      <w:pPr>
        <w:pStyle w:val="a"/>
        <w:rPr>
          <w:rFonts w:hint="cs"/>
          <w:rtl/>
        </w:rPr>
      </w:pPr>
      <w:r>
        <w:rPr>
          <w:rFonts w:hint="cs"/>
          <w:rtl/>
        </w:rPr>
        <w:t>אני מצטער, אני יכול לאחל מהיום עד מחר הצלחה לשרון ולממשלתו, זה לא ילך. הם פשוט לא בדרך הנכונה. כדי להצליח או כדי שאיחולי ההצלחה או הברכות שאני מברך את הממשלה להצלחתה</w:t>
      </w:r>
      <w:r>
        <w:rPr>
          <w:rFonts w:hint="cs"/>
          <w:rtl/>
        </w:rPr>
        <w:t>-הצלחתנו יתקיימו, צריך תנאי בסיסי אחד, שהמתווה יהיה מתווה נכון, שהכיוון יהיה כיוון נכון, וכשהכיוון הוא נכון ויש קשיים, יבואו הברכות והאיחולים שלי ושלך ויצטרפו להצלחה אחת גדולה.</w:t>
      </w:r>
    </w:p>
    <w:p w14:paraId="6C23C48F" w14:textId="77777777" w:rsidR="00000000" w:rsidRDefault="007C71EE">
      <w:pPr>
        <w:pStyle w:val="a"/>
        <w:rPr>
          <w:rFonts w:hint="cs"/>
          <w:rtl/>
        </w:rPr>
      </w:pPr>
    </w:p>
    <w:p w14:paraId="33388AC6" w14:textId="77777777" w:rsidR="00000000" w:rsidRDefault="007C71EE">
      <w:pPr>
        <w:pStyle w:val="a"/>
        <w:rPr>
          <w:rFonts w:hint="cs"/>
          <w:rtl/>
        </w:rPr>
      </w:pPr>
      <w:r>
        <w:rPr>
          <w:rFonts w:hint="cs"/>
          <w:rtl/>
        </w:rPr>
        <w:t>למה הדבר דומה? - לכך שאני אאחל למישהו שרוצה להגיע לבאר-שבע להגיע למקומו בשלום,</w:t>
      </w:r>
      <w:r>
        <w:rPr>
          <w:rFonts w:hint="cs"/>
          <w:rtl/>
        </w:rPr>
        <w:t xml:space="preserve"> אבל הוא נוסע לירושלים. גם אם אני אאחל לו עד מחר שיגיע בשלום, זה לא יעזור, כי הוא לא נוסע בכיוון הנכון. זה מה שקורה לממשלה הזאת. היא נוסעת צפונה, כשאנחנו מאחלים לה להגיע בשלום, אבל דרומה. ותאמין לי,  אנחנו מאחלים לה הצלחה מכל הלב, אני מאוד רוצה שהממשלה הזא</w:t>
      </w:r>
      <w:r>
        <w:rPr>
          <w:rFonts w:hint="cs"/>
          <w:rtl/>
        </w:rPr>
        <w:t xml:space="preserve">ת תצליח, אבל מה לעשות, היא לא נוסעת בכיוון הנכון. </w:t>
      </w:r>
    </w:p>
    <w:p w14:paraId="1B30AC44" w14:textId="77777777" w:rsidR="00000000" w:rsidRDefault="007C71EE">
      <w:pPr>
        <w:pStyle w:val="a"/>
        <w:rPr>
          <w:rFonts w:hint="cs"/>
          <w:rtl/>
        </w:rPr>
      </w:pPr>
    </w:p>
    <w:p w14:paraId="354D7A7B" w14:textId="77777777" w:rsidR="00000000" w:rsidRDefault="007C71EE">
      <w:pPr>
        <w:pStyle w:val="ac"/>
        <w:rPr>
          <w:rtl/>
        </w:rPr>
      </w:pPr>
      <w:r>
        <w:rPr>
          <w:rFonts w:hint="eastAsia"/>
          <w:rtl/>
        </w:rPr>
        <w:t>השר</w:t>
      </w:r>
      <w:r>
        <w:rPr>
          <w:rtl/>
        </w:rPr>
        <w:t xml:space="preserve"> גדעון עזרא:</w:t>
      </w:r>
    </w:p>
    <w:p w14:paraId="786088FC" w14:textId="77777777" w:rsidR="00000000" w:rsidRDefault="007C71EE">
      <w:pPr>
        <w:pStyle w:val="a"/>
        <w:rPr>
          <w:rFonts w:hint="cs"/>
          <w:rtl/>
        </w:rPr>
      </w:pPr>
    </w:p>
    <w:p w14:paraId="2A74369E" w14:textId="77777777" w:rsidR="00000000" w:rsidRDefault="007C71EE">
      <w:pPr>
        <w:pStyle w:val="a"/>
        <w:rPr>
          <w:rFonts w:hint="cs"/>
          <w:rtl/>
        </w:rPr>
      </w:pPr>
      <w:r>
        <w:rPr>
          <w:rFonts w:hint="cs"/>
          <w:rtl/>
        </w:rPr>
        <w:t>- - - ברכה מהרב.</w:t>
      </w:r>
    </w:p>
    <w:p w14:paraId="476003AB" w14:textId="77777777" w:rsidR="00000000" w:rsidRDefault="007C71EE">
      <w:pPr>
        <w:pStyle w:val="a"/>
        <w:rPr>
          <w:rtl/>
        </w:rPr>
      </w:pPr>
    </w:p>
    <w:p w14:paraId="4979A0C5" w14:textId="77777777" w:rsidR="00000000" w:rsidRDefault="007C71EE">
      <w:pPr>
        <w:pStyle w:val="a"/>
        <w:rPr>
          <w:rFonts w:hint="cs"/>
          <w:rtl/>
        </w:rPr>
      </w:pPr>
    </w:p>
    <w:p w14:paraId="5A1983C0" w14:textId="77777777" w:rsidR="00000000" w:rsidRDefault="007C71EE">
      <w:pPr>
        <w:pStyle w:val="SpeakerCon"/>
        <w:rPr>
          <w:rtl/>
        </w:rPr>
      </w:pPr>
      <w:bookmarkStart w:id="1915" w:name="FS000000487T27_05_2003_22_28_07C"/>
      <w:bookmarkEnd w:id="1915"/>
      <w:r>
        <w:rPr>
          <w:rtl/>
        </w:rPr>
        <w:t>נסים דהן (ש"ס):</w:t>
      </w:r>
    </w:p>
    <w:p w14:paraId="1FE042F4" w14:textId="77777777" w:rsidR="00000000" w:rsidRDefault="007C71EE">
      <w:pPr>
        <w:pStyle w:val="a"/>
        <w:rPr>
          <w:rtl/>
        </w:rPr>
      </w:pPr>
    </w:p>
    <w:p w14:paraId="79755B2F" w14:textId="77777777" w:rsidR="00000000" w:rsidRDefault="007C71EE">
      <w:pPr>
        <w:pStyle w:val="a"/>
        <w:rPr>
          <w:rFonts w:hint="cs"/>
          <w:rtl/>
        </w:rPr>
      </w:pPr>
      <w:r>
        <w:rPr>
          <w:rFonts w:hint="cs"/>
          <w:rtl/>
        </w:rPr>
        <w:t xml:space="preserve">תראה, גם ברכה מהרב, שתמיד עוזרת ותמיד טובה ותמיד חשובה, צריכה לחול ולתפוס כשיש מינימום אחיזה, אבל כשזה תלוש מהמציאות? אדוני השר, אתה מכיר את הסיפור על </w:t>
      </w:r>
      <w:r>
        <w:rPr>
          <w:rFonts w:hint="cs"/>
          <w:rtl/>
        </w:rPr>
        <w:t xml:space="preserve">מפעל הפיס? אתה לא מכיר. אספר לך אותו בקיצור. מספרים על יהודי שתמיד היה מתפלל: ריבונו של עולם, אני רוצה לזכות במפעל הפיס. כל יום התפלל. שאלו אותו: תגיד, כרטיס קנית? הוא אומר: לא. אמרו לו: אז מה אתה מתפלל שתזכה במפעל הפיס? קודם כול תקנה כרטיס, אחר כך תתפלל. </w:t>
      </w:r>
      <w:r>
        <w:rPr>
          <w:rFonts w:hint="cs"/>
          <w:rtl/>
        </w:rPr>
        <w:t xml:space="preserve">שרון רוצה להצליח כשהוא לא עושה כלום. לא רק שהוא לא עושה כלום, הוא עושה ההיפך ממה שצריך. </w:t>
      </w:r>
    </w:p>
    <w:p w14:paraId="26382465" w14:textId="77777777" w:rsidR="00000000" w:rsidRDefault="007C71EE">
      <w:pPr>
        <w:pStyle w:val="a"/>
        <w:rPr>
          <w:rFonts w:hint="cs"/>
          <w:rtl/>
        </w:rPr>
      </w:pPr>
    </w:p>
    <w:p w14:paraId="52D8F628" w14:textId="77777777" w:rsidR="00000000" w:rsidRDefault="007C71EE">
      <w:pPr>
        <w:pStyle w:val="a"/>
        <w:rPr>
          <w:rFonts w:hint="cs"/>
          <w:rtl/>
        </w:rPr>
      </w:pPr>
      <w:r>
        <w:rPr>
          <w:rFonts w:hint="cs"/>
          <w:rtl/>
        </w:rPr>
        <w:t xml:space="preserve">בנאום הקודם דיברתי על הכשלים המובנים בתוכנית הכלכלית של הממשלה. אדוני השר, לראשונה בהיסטוריה של עם ישראל ושל מדינת ישראל משרבבים תחת הכותרת: תוכנית כלכלית להבראת משק </w:t>
      </w:r>
      <w:r>
        <w:rPr>
          <w:rFonts w:hint="cs"/>
          <w:rtl/>
        </w:rPr>
        <w:t xml:space="preserve">המדינה, הסכמים קואליציוניים שאין בינם לבין הצלת המדינה ולא כלום, אין שום קשר. </w:t>
      </w:r>
    </w:p>
    <w:p w14:paraId="68683099" w14:textId="77777777" w:rsidR="00000000" w:rsidRDefault="007C71EE">
      <w:pPr>
        <w:pStyle w:val="a"/>
        <w:rPr>
          <w:rFonts w:hint="cs"/>
          <w:rtl/>
        </w:rPr>
      </w:pPr>
    </w:p>
    <w:p w14:paraId="001D5625" w14:textId="77777777" w:rsidR="00000000" w:rsidRDefault="007C71EE">
      <w:pPr>
        <w:pStyle w:val="a"/>
        <w:rPr>
          <w:rFonts w:hint="cs"/>
          <w:rtl/>
        </w:rPr>
      </w:pPr>
      <w:r>
        <w:rPr>
          <w:rFonts w:hint="cs"/>
          <w:rtl/>
        </w:rPr>
        <w:t xml:space="preserve">תוכנית להצלת המשק והמדינה ראוי שיהיו בה יסודות של צמיחה. כשאמרנו לפני חודש שאין שום יסוד של צמיחה בתוכנית הכלכלית,  היו כאלה שהטילו ספק והרימו גבה. היום כבר כולם מודים, אין בה </w:t>
      </w:r>
      <w:r>
        <w:rPr>
          <w:rFonts w:hint="cs"/>
          <w:rtl/>
        </w:rPr>
        <w:t xml:space="preserve">שום יסודות שעליהם אפשר לבסס צמיחה במדינת ישראל בעתיד הנראה לעין. ממה תבוא צמיחה, מאבטלה? ממה תבוא צמיחה, מזה שלאזרחים לא יהיה כסף לקנות מוצרי יסוד? אני כבר לא מדבר על מוצרי מותרות, אני כבר לא מדבר על דברים שיוצרים כוח קנייה בשוק. </w:t>
      </w:r>
    </w:p>
    <w:p w14:paraId="007E86E3" w14:textId="77777777" w:rsidR="00000000" w:rsidRDefault="007C71EE">
      <w:pPr>
        <w:pStyle w:val="a"/>
        <w:rPr>
          <w:rFonts w:hint="cs"/>
          <w:rtl/>
        </w:rPr>
      </w:pPr>
    </w:p>
    <w:p w14:paraId="110963D9" w14:textId="77777777" w:rsidR="00000000" w:rsidRDefault="007C71EE">
      <w:pPr>
        <w:pStyle w:val="a"/>
        <w:rPr>
          <w:rFonts w:hint="cs"/>
          <w:rtl/>
        </w:rPr>
      </w:pPr>
      <w:r>
        <w:rPr>
          <w:rFonts w:hint="cs"/>
          <w:rtl/>
        </w:rPr>
        <w:t>איך השר שטרית רגיל להגיד</w:t>
      </w:r>
      <w:r>
        <w:rPr>
          <w:rFonts w:hint="cs"/>
          <w:rtl/>
        </w:rPr>
        <w:t xml:space="preserve">? </w:t>
      </w:r>
      <w:r>
        <w:rPr>
          <w:rtl/>
        </w:rPr>
        <w:t>–</w:t>
      </w:r>
      <w:r>
        <w:rPr>
          <w:rFonts w:hint="cs"/>
          <w:rtl/>
        </w:rPr>
        <w:t xml:space="preserve"> כשמייצרים יותר חולצות, יש מי שקונה את החולצות. ואם קונים את החולצות, היצרנים מקבלים כסף, וכשיצרנים מקבלים כסף, איך אומר השר השטרית? </w:t>
      </w:r>
      <w:r>
        <w:rPr>
          <w:rtl/>
        </w:rPr>
        <w:t>–</w:t>
      </w:r>
      <w:r>
        <w:rPr>
          <w:rFonts w:hint="cs"/>
          <w:rtl/>
        </w:rPr>
        <w:t xml:space="preserve"> הם יכולים לשלם משכורות. במה יקנו אנשים חולצות מאותם יצרנים? הרי קיצצנו להם את מינימום הקיום שהמדינה הזאת, כמדינת רווחה</w:t>
      </w:r>
      <w:r>
        <w:rPr>
          <w:rFonts w:hint="cs"/>
          <w:rtl/>
        </w:rPr>
        <w:t>, נתנה להם  מיום ייסודה כמדינה סוציאליסטית - דמוקרטית-סוציאליסטית.</w:t>
      </w:r>
    </w:p>
    <w:p w14:paraId="30483238" w14:textId="77777777" w:rsidR="00000000" w:rsidRDefault="007C71EE">
      <w:pPr>
        <w:pStyle w:val="a"/>
        <w:rPr>
          <w:rFonts w:hint="cs"/>
          <w:rtl/>
        </w:rPr>
      </w:pPr>
    </w:p>
    <w:p w14:paraId="5CBB57D9" w14:textId="77777777" w:rsidR="00000000" w:rsidRDefault="007C71EE">
      <w:pPr>
        <w:pStyle w:val="ac"/>
        <w:rPr>
          <w:rtl/>
        </w:rPr>
      </w:pPr>
      <w:r>
        <w:rPr>
          <w:rFonts w:hint="cs"/>
          <w:rtl/>
        </w:rPr>
        <w:t>קריאה</w:t>
      </w:r>
      <w:r>
        <w:rPr>
          <w:rtl/>
        </w:rPr>
        <w:t>:</w:t>
      </w:r>
    </w:p>
    <w:p w14:paraId="1A2600F1" w14:textId="77777777" w:rsidR="00000000" w:rsidRDefault="007C71EE">
      <w:pPr>
        <w:pStyle w:val="a"/>
        <w:rPr>
          <w:rFonts w:hint="cs"/>
          <w:rtl/>
        </w:rPr>
      </w:pPr>
    </w:p>
    <w:p w14:paraId="3EFEE09D" w14:textId="77777777" w:rsidR="00000000" w:rsidRDefault="007C71EE">
      <w:pPr>
        <w:pStyle w:val="a"/>
        <w:rPr>
          <w:rFonts w:hint="cs"/>
          <w:rtl/>
        </w:rPr>
      </w:pPr>
      <w:r>
        <w:rPr>
          <w:rFonts w:hint="cs"/>
          <w:rtl/>
        </w:rPr>
        <w:t>זה מוטל בספק.</w:t>
      </w:r>
    </w:p>
    <w:p w14:paraId="52FBB050" w14:textId="77777777" w:rsidR="00000000" w:rsidRDefault="007C71EE">
      <w:pPr>
        <w:pStyle w:val="a"/>
        <w:rPr>
          <w:rFonts w:hint="cs"/>
          <w:rtl/>
        </w:rPr>
      </w:pPr>
    </w:p>
    <w:p w14:paraId="1CA7DFA1" w14:textId="77777777" w:rsidR="00000000" w:rsidRDefault="007C71EE">
      <w:pPr>
        <w:pStyle w:val="SpeakerCon"/>
        <w:rPr>
          <w:rFonts w:hint="cs"/>
          <w:rtl/>
        </w:rPr>
      </w:pPr>
      <w:bookmarkStart w:id="1916" w:name="FS000000487T27_05_2003_22_39_19C"/>
      <w:bookmarkEnd w:id="1916"/>
      <w:r>
        <w:rPr>
          <w:rtl/>
        </w:rPr>
        <w:t>נסים דהן (ש"ס):</w:t>
      </w:r>
    </w:p>
    <w:p w14:paraId="6F3AF2E9" w14:textId="77777777" w:rsidR="00000000" w:rsidRDefault="007C71EE">
      <w:pPr>
        <w:pStyle w:val="SpeakerCon"/>
        <w:rPr>
          <w:rFonts w:hint="cs"/>
          <w:rtl/>
        </w:rPr>
      </w:pPr>
    </w:p>
    <w:p w14:paraId="4385C32A" w14:textId="77777777" w:rsidR="00000000" w:rsidRDefault="007C71EE">
      <w:pPr>
        <w:pStyle w:val="a"/>
        <w:rPr>
          <w:rFonts w:hint="cs"/>
          <w:rtl/>
        </w:rPr>
      </w:pPr>
    </w:p>
    <w:p w14:paraId="7D9CF919" w14:textId="77777777" w:rsidR="00000000" w:rsidRDefault="007C71EE">
      <w:pPr>
        <w:pStyle w:val="a"/>
        <w:rPr>
          <w:rFonts w:hint="cs"/>
          <w:rtl/>
        </w:rPr>
      </w:pPr>
      <w:r>
        <w:rPr>
          <w:rFonts w:hint="cs"/>
          <w:rtl/>
        </w:rPr>
        <w:t>אתה יודע מה? אפשר אפילו קפיטליסטית-סוציאליסטית. זאת לא קללה להיות</w:t>
      </w:r>
      <w:r>
        <w:rPr>
          <w:rFonts w:hint="cs"/>
          <w:b/>
          <w:bCs/>
          <w:rtl/>
        </w:rPr>
        <w:t xml:space="preserve"> </w:t>
      </w:r>
      <w:r>
        <w:rPr>
          <w:rFonts w:hint="cs"/>
          <w:rtl/>
        </w:rPr>
        <w:t>קפיטליסט, זאת לא קללה לעשות כסף, זאת לא קללה להיות עשיר, זה לא מגונה להיות עשיר ו</w:t>
      </w:r>
      <w:r>
        <w:rPr>
          <w:rFonts w:hint="cs"/>
          <w:rtl/>
        </w:rPr>
        <w:t>לרצות לעשות כסף ככל שאפשר. מתי זה מתחיל להיות מגונה? כשאתה מנצל את כל הכלים האלה שנתנו לך כדי להיות עשיר  רק כדי לדאוג לעצמך.</w:t>
      </w:r>
    </w:p>
    <w:p w14:paraId="0A0D21EE" w14:textId="77777777" w:rsidR="00000000" w:rsidRDefault="007C71EE">
      <w:pPr>
        <w:pStyle w:val="a"/>
        <w:rPr>
          <w:rFonts w:hint="cs"/>
          <w:rtl/>
        </w:rPr>
      </w:pPr>
    </w:p>
    <w:p w14:paraId="34DB6607" w14:textId="77777777" w:rsidR="00000000" w:rsidRDefault="007C71EE">
      <w:pPr>
        <w:pStyle w:val="a"/>
        <w:rPr>
          <w:rFonts w:hint="cs"/>
          <w:rtl/>
        </w:rPr>
      </w:pPr>
      <w:r>
        <w:rPr>
          <w:rFonts w:hint="cs"/>
          <w:rtl/>
        </w:rPr>
        <w:t>מה ההבדל בין זכוכית למראה? למה בזכוכית אתה לא רואה את עצמך, ובמראה אתה רואה את עצמך? מה ההבדל ביניהן? פשוט מאוד, לקחו זכוכית, מרח</w:t>
      </w:r>
      <w:r>
        <w:rPr>
          <w:rFonts w:hint="cs"/>
          <w:rtl/>
        </w:rPr>
        <w:t>ו אותה בכסף, ואתה רואה רק את עצמך. זה כל ההבדל. המדיניות של הממשלה שאנחנו עדים לה זה לקחת זכוכית שקופה, שדרכה ראינו זה את זה, ראינו את התמונה הכוללת, ראינו את כל העם, ולמרוח את הזכוכית הזאת בכסף, ומהרגע הזה אנחנו רואים רק את עצמנו. העשירים יהיו יותר עשירים</w:t>
      </w:r>
      <w:r>
        <w:rPr>
          <w:rFonts w:hint="cs"/>
          <w:rtl/>
        </w:rPr>
        <w:t xml:space="preserve">, העניים יראו רק עניים בזכוכית הזאת, העשירים יראו רק עשירים כמותם, והמדינה תמשיך לחלק שוב לאותן שבע, שמונה, עשר משפחות שממילא יש להן. שיהיה להן לבריאות, שיהיה להן כפול, אבל אי-אפשר, תחת הכותרת של צמיחה, לקחת רכוש מעניים ולהעביר אותו לעשירים. </w:t>
      </w:r>
    </w:p>
    <w:p w14:paraId="5FE5E7B8" w14:textId="77777777" w:rsidR="00000000" w:rsidRDefault="007C71EE">
      <w:pPr>
        <w:pStyle w:val="a"/>
        <w:rPr>
          <w:rFonts w:hint="cs"/>
          <w:rtl/>
        </w:rPr>
      </w:pPr>
    </w:p>
    <w:p w14:paraId="11F75B22" w14:textId="77777777" w:rsidR="00000000" w:rsidRDefault="007C71EE">
      <w:pPr>
        <w:pStyle w:val="a"/>
        <w:rPr>
          <w:rFonts w:hint="cs"/>
          <w:rtl/>
        </w:rPr>
      </w:pPr>
      <w:r>
        <w:rPr>
          <w:rFonts w:hint="cs"/>
          <w:rtl/>
        </w:rPr>
        <w:t>איך עושים זא</w:t>
      </w:r>
      <w:r>
        <w:rPr>
          <w:rFonts w:hint="cs"/>
          <w:rtl/>
        </w:rPr>
        <w:t>ת? פשוט מאוד, גובים 70 שקל מכל עקרת בית כדי להביא הכנסות לאוצר המדינה. באותה שורה פוטרים את מי שמשתכר 30,000 שקל ומעלה ממס בריאות. ריבונו של עולם, אני כבר לא מבין, אם אתה צריך כסף כדי להשלים את תקציב מערכת הבריאות,  ובשביל זה אתה לוקח 70 שקל מאותן עקרות בי</w:t>
      </w:r>
      <w:r>
        <w:rPr>
          <w:rFonts w:hint="cs"/>
          <w:rtl/>
        </w:rPr>
        <w:t xml:space="preserve">ת מסכנות שלא עובדות </w:t>
      </w:r>
      <w:r>
        <w:rPr>
          <w:rtl/>
        </w:rPr>
        <w:t>–</w:t>
      </w:r>
      <w:r>
        <w:rPr>
          <w:rFonts w:hint="cs"/>
          <w:rtl/>
        </w:rPr>
        <w:t xml:space="preserve"> הרי ממי לוקחים את אותם 70 שקלים? מעקרות בית שלא משתכרות לפרנסתן. בדרך כלל אלה נכות. מי כבר לא יוצאת לעבודה בימים טרופים אלה ולא רוצה להשלים הכנסה? מי? כולן רוצות לעשות מאמצים להשלים הכנסה, להביא משכורת שנייה לבית. מי כבר לא יוצאת לעבו</w:t>
      </w:r>
      <w:r>
        <w:rPr>
          <w:rFonts w:hint="cs"/>
          <w:rtl/>
        </w:rPr>
        <w:t xml:space="preserve">ד?  - נכות, נשים שמטפלות בהרבה ילדים בבית, חסרות השכלה שלא מסוגלות למצוא עבודה, אלא רק עבודות בזויות, ואת זה הישראליות לא רוצות לעשות. בשביל זה מביאים פועלים זרים, אף-על-פי שעבודה מכבדת את בעליה, ואין עבודה בזויה. זה לא נכון לחשוב שזאת עבודה בזויה, אבל יש </w:t>
      </w:r>
      <w:r>
        <w:rPr>
          <w:rFonts w:hint="cs"/>
          <w:rtl/>
        </w:rPr>
        <w:t xml:space="preserve">מין מנטליות ישראלית שלא עושים כל עבודה. </w:t>
      </w:r>
    </w:p>
    <w:p w14:paraId="596FE04C" w14:textId="77777777" w:rsidR="00000000" w:rsidRDefault="007C71EE">
      <w:pPr>
        <w:pStyle w:val="a"/>
        <w:rPr>
          <w:rFonts w:hint="cs"/>
          <w:rtl/>
        </w:rPr>
      </w:pPr>
    </w:p>
    <w:p w14:paraId="33FC9F3F" w14:textId="77777777" w:rsidR="00000000" w:rsidRDefault="007C71EE">
      <w:pPr>
        <w:pStyle w:val="a"/>
        <w:rPr>
          <w:rFonts w:hint="cs"/>
          <w:rtl/>
        </w:rPr>
      </w:pPr>
      <w:r>
        <w:rPr>
          <w:rFonts w:hint="cs"/>
          <w:rtl/>
        </w:rPr>
        <w:t xml:space="preserve">אותן 500,000, 600,000, 700,000 נשים </w:t>
      </w:r>
      <w:r>
        <w:rPr>
          <w:rtl/>
        </w:rPr>
        <w:t>–</w:t>
      </w:r>
      <w:r>
        <w:rPr>
          <w:rFonts w:hint="cs"/>
          <w:rtl/>
        </w:rPr>
        <w:t xml:space="preserve"> עקרות בית, במונח המקצועי </w:t>
      </w:r>
      <w:r>
        <w:rPr>
          <w:rtl/>
        </w:rPr>
        <w:t>–</w:t>
      </w:r>
      <w:r>
        <w:rPr>
          <w:rFonts w:hint="cs"/>
          <w:rtl/>
        </w:rPr>
        <w:t xml:space="preserve"> יגבו מהן 70 שקל. למה?  כדי שמי שמשתכר 30,000 שקל, תהיה לו תקרה בביטוח הלאומי ולא ישלם יותר. מי שמשתכר 30,000 שקל ומי שמשתכר 300,000, לביטוח לאומי, למ</w:t>
      </w:r>
      <w:r>
        <w:rPr>
          <w:rFonts w:hint="cs"/>
          <w:rtl/>
        </w:rPr>
        <w:t xml:space="preserve">ס בריאות, ישלמו אותו דבר. אשה שלא עובדת בכלל תשלם 70 שקל בחודש. מס פרוגרסיבי, לפי כל חוות דעת מקצועית של כלכלן. מישהו יעלה זאת על הדעת? זאת לא אטימות? כבוד השר, זאת לא אטימות? </w:t>
      </w:r>
    </w:p>
    <w:p w14:paraId="7D761358" w14:textId="77777777" w:rsidR="00000000" w:rsidRDefault="007C71EE">
      <w:pPr>
        <w:pStyle w:val="a"/>
        <w:rPr>
          <w:rFonts w:hint="cs"/>
          <w:rtl/>
        </w:rPr>
      </w:pPr>
    </w:p>
    <w:p w14:paraId="35D1008B" w14:textId="77777777" w:rsidR="00000000" w:rsidRDefault="007C71EE">
      <w:pPr>
        <w:pStyle w:val="a"/>
        <w:rPr>
          <w:rFonts w:hint="cs"/>
          <w:rtl/>
        </w:rPr>
      </w:pPr>
      <w:r>
        <w:rPr>
          <w:rFonts w:hint="cs"/>
          <w:rtl/>
        </w:rPr>
        <w:t>עכשיו אני שואל אותך שאלה. אני עוד אכנס לפרטים אחרים בנאומים אחרים. איך תגבו את</w:t>
      </w:r>
      <w:r>
        <w:rPr>
          <w:rFonts w:hint="cs"/>
          <w:rtl/>
        </w:rPr>
        <w:t xml:space="preserve"> המס הזה? מה תעשו לנשים שלא ישלמו? מה תעשו להן, תוציאו אותן מהמרפאה? אשה כזאת שלא תשלם צריכה תרופה והיא תלך למרפאה, לא ייתנו לה את התרופה? </w:t>
      </w:r>
    </w:p>
    <w:p w14:paraId="2E0EABCA" w14:textId="77777777" w:rsidR="00000000" w:rsidRDefault="007C71EE">
      <w:pPr>
        <w:pStyle w:val="a"/>
        <w:rPr>
          <w:rFonts w:hint="cs"/>
          <w:rtl/>
        </w:rPr>
      </w:pPr>
    </w:p>
    <w:p w14:paraId="03E12F51" w14:textId="77777777" w:rsidR="00000000" w:rsidRDefault="007C71EE">
      <w:pPr>
        <w:pStyle w:val="ad"/>
        <w:rPr>
          <w:rtl/>
        </w:rPr>
      </w:pPr>
      <w:r>
        <w:rPr>
          <w:rtl/>
        </w:rPr>
        <w:t>היו"ר אלי בן-מנחם:</w:t>
      </w:r>
    </w:p>
    <w:p w14:paraId="70E0DC1D" w14:textId="77777777" w:rsidR="00000000" w:rsidRDefault="007C71EE">
      <w:pPr>
        <w:pStyle w:val="a"/>
        <w:rPr>
          <w:rtl/>
        </w:rPr>
      </w:pPr>
    </w:p>
    <w:p w14:paraId="7D692C62" w14:textId="77777777" w:rsidR="00000000" w:rsidRDefault="007C71EE">
      <w:pPr>
        <w:pStyle w:val="a"/>
        <w:rPr>
          <w:rFonts w:hint="cs"/>
          <w:rtl/>
        </w:rPr>
      </w:pPr>
      <w:r>
        <w:rPr>
          <w:rFonts w:hint="cs"/>
          <w:rtl/>
        </w:rPr>
        <w:t xml:space="preserve">ואין לה חשבון בנק. באמת איך היא תשלם? </w:t>
      </w:r>
    </w:p>
    <w:p w14:paraId="46D8A283" w14:textId="77777777" w:rsidR="00000000" w:rsidRDefault="007C71EE">
      <w:pPr>
        <w:pStyle w:val="a"/>
        <w:rPr>
          <w:rtl/>
        </w:rPr>
      </w:pPr>
    </w:p>
    <w:p w14:paraId="7FDF5F9E" w14:textId="77777777" w:rsidR="00000000" w:rsidRDefault="007C71EE">
      <w:pPr>
        <w:pStyle w:val="a"/>
        <w:rPr>
          <w:rFonts w:hint="cs"/>
          <w:rtl/>
        </w:rPr>
      </w:pPr>
    </w:p>
    <w:p w14:paraId="37641D0C" w14:textId="77777777" w:rsidR="00000000" w:rsidRDefault="007C71EE">
      <w:pPr>
        <w:pStyle w:val="ac"/>
        <w:rPr>
          <w:rtl/>
        </w:rPr>
      </w:pPr>
      <w:r>
        <w:rPr>
          <w:rFonts w:hint="eastAsia"/>
          <w:rtl/>
        </w:rPr>
        <w:t>ואסל</w:t>
      </w:r>
      <w:r>
        <w:rPr>
          <w:rtl/>
        </w:rPr>
        <w:t xml:space="preserve"> טאהא (בל"ד):</w:t>
      </w:r>
    </w:p>
    <w:p w14:paraId="16BB1786" w14:textId="77777777" w:rsidR="00000000" w:rsidRDefault="007C71EE">
      <w:pPr>
        <w:pStyle w:val="a"/>
        <w:rPr>
          <w:rFonts w:hint="cs"/>
          <w:rtl/>
        </w:rPr>
      </w:pPr>
    </w:p>
    <w:p w14:paraId="22823211" w14:textId="77777777" w:rsidR="00000000" w:rsidRDefault="007C71EE">
      <w:pPr>
        <w:pStyle w:val="a"/>
        <w:rPr>
          <w:rFonts w:hint="cs"/>
          <w:rtl/>
        </w:rPr>
      </w:pPr>
      <w:r>
        <w:rPr>
          <w:rFonts w:hint="cs"/>
          <w:rtl/>
        </w:rPr>
        <w:t>- - -</w:t>
      </w:r>
    </w:p>
    <w:p w14:paraId="77C78D77" w14:textId="77777777" w:rsidR="00000000" w:rsidRDefault="007C71EE">
      <w:pPr>
        <w:pStyle w:val="a"/>
        <w:rPr>
          <w:rFonts w:hint="cs"/>
          <w:rtl/>
        </w:rPr>
      </w:pPr>
    </w:p>
    <w:p w14:paraId="3D8AFF86" w14:textId="77777777" w:rsidR="00000000" w:rsidRDefault="007C71EE">
      <w:pPr>
        <w:pStyle w:val="SpeakerCon"/>
        <w:rPr>
          <w:rtl/>
        </w:rPr>
      </w:pPr>
      <w:bookmarkStart w:id="1917" w:name="FS000000487T27_05_2003_23_01_33C"/>
      <w:bookmarkEnd w:id="1917"/>
      <w:r>
        <w:rPr>
          <w:rtl/>
        </w:rPr>
        <w:t>נסים דהן (ש"ס):</w:t>
      </w:r>
    </w:p>
    <w:p w14:paraId="187983BC" w14:textId="77777777" w:rsidR="00000000" w:rsidRDefault="007C71EE">
      <w:pPr>
        <w:pStyle w:val="a"/>
        <w:rPr>
          <w:rtl/>
        </w:rPr>
      </w:pPr>
    </w:p>
    <w:p w14:paraId="08BF84CA" w14:textId="77777777" w:rsidR="00000000" w:rsidRDefault="007C71EE">
      <w:pPr>
        <w:pStyle w:val="a"/>
        <w:rPr>
          <w:rFonts w:hint="cs"/>
          <w:rtl/>
        </w:rPr>
      </w:pPr>
      <w:r>
        <w:rPr>
          <w:rFonts w:hint="cs"/>
          <w:rtl/>
        </w:rPr>
        <w:t>מה יעשו לנש</w:t>
      </w:r>
      <w:r>
        <w:rPr>
          <w:rFonts w:hint="cs"/>
          <w:rtl/>
        </w:rPr>
        <w:t xml:space="preserve">ים, יעצרו אותן ברחובות, ומי שלא תציג תעודת תשלום, יעצרו אותה ל=24 שעות? מה יעשו? </w:t>
      </w:r>
    </w:p>
    <w:p w14:paraId="3655E36B" w14:textId="77777777" w:rsidR="00000000" w:rsidRDefault="007C71EE">
      <w:pPr>
        <w:pStyle w:val="a"/>
        <w:rPr>
          <w:rFonts w:hint="cs"/>
          <w:rtl/>
        </w:rPr>
      </w:pPr>
    </w:p>
    <w:p w14:paraId="180255E4" w14:textId="77777777" w:rsidR="00000000" w:rsidRDefault="007C71EE">
      <w:pPr>
        <w:pStyle w:val="ac"/>
        <w:rPr>
          <w:rtl/>
        </w:rPr>
      </w:pPr>
      <w:r>
        <w:rPr>
          <w:rFonts w:hint="eastAsia"/>
          <w:rtl/>
        </w:rPr>
        <w:t>ואסל</w:t>
      </w:r>
      <w:r>
        <w:rPr>
          <w:rtl/>
        </w:rPr>
        <w:t xml:space="preserve"> טאהא (בל"ד):</w:t>
      </w:r>
    </w:p>
    <w:p w14:paraId="2CA5D363" w14:textId="77777777" w:rsidR="00000000" w:rsidRDefault="007C71EE">
      <w:pPr>
        <w:pStyle w:val="a"/>
        <w:rPr>
          <w:rFonts w:hint="cs"/>
          <w:rtl/>
        </w:rPr>
      </w:pPr>
    </w:p>
    <w:p w14:paraId="70AB4259" w14:textId="77777777" w:rsidR="00000000" w:rsidRDefault="007C71EE">
      <w:pPr>
        <w:pStyle w:val="a"/>
        <w:rPr>
          <w:rFonts w:hint="cs"/>
          <w:rtl/>
        </w:rPr>
      </w:pPr>
      <w:r>
        <w:rPr>
          <w:rFonts w:hint="cs"/>
          <w:rtl/>
        </w:rPr>
        <w:t>- - -</w:t>
      </w:r>
    </w:p>
    <w:p w14:paraId="751D31D0" w14:textId="77777777" w:rsidR="00000000" w:rsidRDefault="007C71EE">
      <w:pPr>
        <w:pStyle w:val="a"/>
        <w:rPr>
          <w:rFonts w:hint="cs"/>
          <w:rtl/>
        </w:rPr>
      </w:pPr>
    </w:p>
    <w:p w14:paraId="7C0CDE89" w14:textId="77777777" w:rsidR="00000000" w:rsidRDefault="007C71EE">
      <w:pPr>
        <w:pStyle w:val="SpeakerCon"/>
        <w:rPr>
          <w:rtl/>
        </w:rPr>
      </w:pPr>
      <w:bookmarkStart w:id="1918" w:name="FS000000487T27_05_2003_23_02_19C"/>
      <w:bookmarkEnd w:id="1918"/>
      <w:r>
        <w:rPr>
          <w:rtl/>
        </w:rPr>
        <w:t>נסים דהן (ש"ס):</w:t>
      </w:r>
    </w:p>
    <w:p w14:paraId="14C23638" w14:textId="77777777" w:rsidR="00000000" w:rsidRDefault="007C71EE">
      <w:pPr>
        <w:pStyle w:val="a"/>
        <w:rPr>
          <w:rtl/>
        </w:rPr>
      </w:pPr>
    </w:p>
    <w:p w14:paraId="79A6ACFA" w14:textId="77777777" w:rsidR="00000000" w:rsidRDefault="007C71EE">
      <w:pPr>
        <w:pStyle w:val="a"/>
        <w:rPr>
          <w:rFonts w:hint="cs"/>
          <w:rtl/>
        </w:rPr>
      </w:pPr>
      <w:r>
        <w:rPr>
          <w:rFonts w:hint="cs"/>
          <w:rtl/>
        </w:rPr>
        <w:t>אני מבין שמי שמקבל משכורת מקזזים לו ישר מהמשכורת, אבל אשה שלא עובדת, מה תעשה לה? מה, תעמיד בכל כניסה לקופת-חולים שומרים שיבקשו להצ</w:t>
      </w:r>
      <w:r>
        <w:rPr>
          <w:rFonts w:hint="cs"/>
          <w:rtl/>
        </w:rPr>
        <w:t xml:space="preserve">יג תעודת תשלום? </w:t>
      </w:r>
    </w:p>
    <w:p w14:paraId="0A46DA3A" w14:textId="77777777" w:rsidR="00000000" w:rsidRDefault="007C71EE">
      <w:pPr>
        <w:pStyle w:val="a"/>
        <w:rPr>
          <w:rFonts w:hint="cs"/>
          <w:rtl/>
        </w:rPr>
      </w:pPr>
    </w:p>
    <w:p w14:paraId="5B2E89A8" w14:textId="77777777" w:rsidR="00000000" w:rsidRDefault="007C71EE">
      <w:pPr>
        <w:pStyle w:val="ac"/>
        <w:rPr>
          <w:rtl/>
        </w:rPr>
      </w:pPr>
      <w:r>
        <w:rPr>
          <w:rFonts w:hint="eastAsia"/>
          <w:rtl/>
        </w:rPr>
        <w:t>השר</w:t>
      </w:r>
      <w:r>
        <w:rPr>
          <w:rtl/>
        </w:rPr>
        <w:t xml:space="preserve"> גדעון עזרא:</w:t>
      </w:r>
    </w:p>
    <w:p w14:paraId="2363E0C7" w14:textId="77777777" w:rsidR="00000000" w:rsidRDefault="007C71EE">
      <w:pPr>
        <w:pStyle w:val="a"/>
        <w:rPr>
          <w:rFonts w:hint="cs"/>
          <w:rtl/>
        </w:rPr>
      </w:pPr>
    </w:p>
    <w:p w14:paraId="49B2F79A" w14:textId="77777777" w:rsidR="00000000" w:rsidRDefault="007C71EE">
      <w:pPr>
        <w:pStyle w:val="a"/>
        <w:rPr>
          <w:rFonts w:hint="cs"/>
          <w:rtl/>
        </w:rPr>
      </w:pPr>
      <w:r>
        <w:rPr>
          <w:rFonts w:hint="cs"/>
          <w:rtl/>
        </w:rPr>
        <w:t xml:space="preserve">לבעלה יש תלוש משכורת. </w:t>
      </w:r>
    </w:p>
    <w:p w14:paraId="71D1A975" w14:textId="77777777" w:rsidR="00000000" w:rsidRDefault="007C71EE">
      <w:pPr>
        <w:pStyle w:val="a"/>
        <w:rPr>
          <w:rFonts w:hint="cs"/>
          <w:rtl/>
        </w:rPr>
      </w:pPr>
    </w:p>
    <w:p w14:paraId="135ED788" w14:textId="77777777" w:rsidR="00000000" w:rsidRDefault="007C71EE">
      <w:pPr>
        <w:pStyle w:val="SpeakerCon"/>
        <w:rPr>
          <w:rtl/>
        </w:rPr>
      </w:pPr>
      <w:bookmarkStart w:id="1919" w:name="FS000000487T27_05_2003_22_37_42"/>
      <w:bookmarkEnd w:id="1919"/>
      <w:r>
        <w:rPr>
          <w:rFonts w:hint="eastAsia"/>
          <w:rtl/>
        </w:rPr>
        <w:t>נסים</w:t>
      </w:r>
      <w:r>
        <w:rPr>
          <w:rtl/>
        </w:rPr>
        <w:t xml:space="preserve"> דהן (ש"ס):</w:t>
      </w:r>
    </w:p>
    <w:p w14:paraId="387F30C8" w14:textId="77777777" w:rsidR="00000000" w:rsidRDefault="007C71EE">
      <w:pPr>
        <w:pStyle w:val="a"/>
        <w:rPr>
          <w:rFonts w:hint="cs"/>
          <w:rtl/>
        </w:rPr>
      </w:pPr>
    </w:p>
    <w:p w14:paraId="027F413A" w14:textId="77777777" w:rsidR="00000000" w:rsidRDefault="007C71EE">
      <w:pPr>
        <w:pStyle w:val="a"/>
        <w:rPr>
          <w:rFonts w:hint="cs"/>
          <w:rtl/>
        </w:rPr>
      </w:pPr>
      <w:r>
        <w:rPr>
          <w:rFonts w:hint="cs"/>
          <w:rtl/>
        </w:rPr>
        <w:t>ואם היא אשה חד-הורית? ואם אתה לא יודע מי זה בעלה?</w:t>
      </w:r>
    </w:p>
    <w:p w14:paraId="66F5F601" w14:textId="77777777" w:rsidR="00000000" w:rsidRDefault="007C71EE">
      <w:pPr>
        <w:pStyle w:val="a"/>
        <w:rPr>
          <w:rFonts w:hint="cs"/>
          <w:rtl/>
        </w:rPr>
      </w:pPr>
    </w:p>
    <w:p w14:paraId="04EB7D74" w14:textId="77777777" w:rsidR="00000000" w:rsidRDefault="007C71EE">
      <w:pPr>
        <w:pStyle w:val="ac"/>
        <w:rPr>
          <w:rtl/>
        </w:rPr>
      </w:pPr>
      <w:r>
        <w:rPr>
          <w:rFonts w:hint="eastAsia"/>
          <w:rtl/>
        </w:rPr>
        <w:t>השר</w:t>
      </w:r>
      <w:r>
        <w:rPr>
          <w:rtl/>
        </w:rPr>
        <w:t xml:space="preserve"> גדעון עזרא:</w:t>
      </w:r>
    </w:p>
    <w:p w14:paraId="593883A3" w14:textId="77777777" w:rsidR="00000000" w:rsidRDefault="007C71EE">
      <w:pPr>
        <w:pStyle w:val="a"/>
        <w:rPr>
          <w:rFonts w:hint="cs"/>
          <w:rtl/>
        </w:rPr>
      </w:pPr>
    </w:p>
    <w:p w14:paraId="681EDC67" w14:textId="77777777" w:rsidR="00000000" w:rsidRDefault="007C71EE">
      <w:pPr>
        <w:pStyle w:val="a"/>
        <w:rPr>
          <w:rFonts w:hint="cs"/>
          <w:rtl/>
        </w:rPr>
      </w:pPr>
      <w:r>
        <w:rPr>
          <w:rFonts w:hint="cs"/>
          <w:rtl/>
        </w:rPr>
        <w:t>- - -</w:t>
      </w:r>
    </w:p>
    <w:p w14:paraId="02FA539B" w14:textId="77777777" w:rsidR="00000000" w:rsidRDefault="007C71EE">
      <w:pPr>
        <w:pStyle w:val="a"/>
        <w:rPr>
          <w:rFonts w:hint="cs"/>
          <w:rtl/>
        </w:rPr>
      </w:pPr>
    </w:p>
    <w:p w14:paraId="58662245" w14:textId="77777777" w:rsidR="00000000" w:rsidRDefault="007C71EE">
      <w:pPr>
        <w:pStyle w:val="SpeakerCon"/>
        <w:rPr>
          <w:rtl/>
        </w:rPr>
      </w:pPr>
      <w:bookmarkStart w:id="1920" w:name="FS000000487T27_05_2003_22_38_34C"/>
      <w:bookmarkEnd w:id="1920"/>
      <w:r>
        <w:rPr>
          <w:rtl/>
        </w:rPr>
        <w:t>נסים דהן (ש"ס):</w:t>
      </w:r>
    </w:p>
    <w:p w14:paraId="613D9D6A" w14:textId="77777777" w:rsidR="00000000" w:rsidRDefault="007C71EE">
      <w:pPr>
        <w:pStyle w:val="a"/>
        <w:rPr>
          <w:rtl/>
        </w:rPr>
      </w:pPr>
    </w:p>
    <w:p w14:paraId="13CCCF04" w14:textId="77777777" w:rsidR="00000000" w:rsidRDefault="007C71EE">
      <w:pPr>
        <w:pStyle w:val="a"/>
        <w:rPr>
          <w:rFonts w:hint="cs"/>
          <w:rtl/>
        </w:rPr>
      </w:pPr>
      <w:r>
        <w:rPr>
          <w:rFonts w:hint="cs"/>
          <w:rtl/>
        </w:rPr>
        <w:t>אני אומר: כשגוזרים גזירה על הציבור, צריך גם לדעת לממש אותה. אי-אפשר לקבל חוק שאתה יודע ש</w:t>
      </w:r>
      <w:r>
        <w:rPr>
          <w:rFonts w:hint="cs"/>
          <w:rtl/>
        </w:rPr>
        <w:t xml:space="preserve">אתה לא יכול לאכוף אותו. </w:t>
      </w:r>
    </w:p>
    <w:p w14:paraId="332E8852" w14:textId="77777777" w:rsidR="00000000" w:rsidRDefault="007C71EE">
      <w:pPr>
        <w:pStyle w:val="a"/>
        <w:rPr>
          <w:rFonts w:hint="cs"/>
          <w:rtl/>
        </w:rPr>
      </w:pPr>
    </w:p>
    <w:p w14:paraId="1B3090A7" w14:textId="77777777" w:rsidR="00000000" w:rsidRDefault="007C71EE">
      <w:pPr>
        <w:pStyle w:val="ad"/>
        <w:rPr>
          <w:rtl/>
        </w:rPr>
      </w:pPr>
      <w:r>
        <w:rPr>
          <w:rtl/>
        </w:rPr>
        <w:t>היו"ר אלי בן-מנחם:</w:t>
      </w:r>
    </w:p>
    <w:p w14:paraId="312A087F" w14:textId="77777777" w:rsidR="00000000" w:rsidRDefault="007C71EE">
      <w:pPr>
        <w:pStyle w:val="a"/>
        <w:rPr>
          <w:rtl/>
        </w:rPr>
      </w:pPr>
    </w:p>
    <w:p w14:paraId="3494C1F6" w14:textId="77777777" w:rsidR="00000000" w:rsidRDefault="007C71EE">
      <w:pPr>
        <w:pStyle w:val="a"/>
        <w:rPr>
          <w:rFonts w:hint="cs"/>
          <w:rtl/>
        </w:rPr>
      </w:pPr>
      <w:r>
        <w:rPr>
          <w:rFonts w:hint="cs"/>
          <w:rtl/>
        </w:rPr>
        <w:t>סליחה, אם רוצים לגבות מהאשה, אז למה הבעל צריך בתלוש המשכורת שלו לשלם?</w:t>
      </w:r>
    </w:p>
    <w:p w14:paraId="49E1BB54" w14:textId="77777777" w:rsidR="00000000" w:rsidRDefault="007C71EE">
      <w:pPr>
        <w:pStyle w:val="a"/>
        <w:rPr>
          <w:rFonts w:hint="cs"/>
          <w:rtl/>
        </w:rPr>
      </w:pPr>
    </w:p>
    <w:p w14:paraId="73DC71DC" w14:textId="77777777" w:rsidR="00000000" w:rsidRDefault="007C71EE">
      <w:pPr>
        <w:pStyle w:val="SpeakerCon"/>
        <w:rPr>
          <w:rtl/>
        </w:rPr>
      </w:pPr>
      <w:bookmarkStart w:id="1921" w:name="FS000000487T27_05_2003_22_40_00C"/>
      <w:bookmarkEnd w:id="1921"/>
      <w:r>
        <w:rPr>
          <w:rtl/>
        </w:rPr>
        <w:t>נסים דהן (ש"ס):</w:t>
      </w:r>
    </w:p>
    <w:p w14:paraId="6B08F7C9" w14:textId="77777777" w:rsidR="00000000" w:rsidRDefault="007C71EE">
      <w:pPr>
        <w:pStyle w:val="a"/>
        <w:rPr>
          <w:rtl/>
        </w:rPr>
      </w:pPr>
    </w:p>
    <w:p w14:paraId="5216C564" w14:textId="77777777" w:rsidR="00000000" w:rsidRDefault="007C71EE">
      <w:pPr>
        <w:pStyle w:val="a"/>
        <w:rPr>
          <w:rFonts w:hint="cs"/>
          <w:rtl/>
        </w:rPr>
      </w:pPr>
      <w:r>
        <w:rPr>
          <w:rFonts w:hint="cs"/>
          <w:rtl/>
        </w:rPr>
        <w:t>אז זה סתם נשמע כמו איזו גזירה, שמישהו החליט להתנפל. אתה יודע, ברוסיה - להבדיל אלף אלפי הבדלות, אני לא רוצה להשוות בין רוסי</w:t>
      </w:r>
      <w:r>
        <w:rPr>
          <w:rFonts w:hint="cs"/>
          <w:rtl/>
        </w:rPr>
        <w:t xml:space="preserve">ה למדינת ישראל - היו גוזרים כל מיני גזירות. אפשר לקיים, אי-אפשר לקיים, אבל האווירה של הגזירה היא אווירת "עליהום" כזה. אם אתם רוצים לעשות "עליהום" על הציבור, אז תגידו. </w:t>
      </w:r>
    </w:p>
    <w:p w14:paraId="4E9F7268" w14:textId="77777777" w:rsidR="00000000" w:rsidRDefault="007C71EE">
      <w:pPr>
        <w:pStyle w:val="a"/>
        <w:rPr>
          <w:rFonts w:hint="cs"/>
          <w:rtl/>
        </w:rPr>
      </w:pPr>
    </w:p>
    <w:p w14:paraId="55F4DAE5" w14:textId="77777777" w:rsidR="00000000" w:rsidRDefault="007C71EE">
      <w:pPr>
        <w:pStyle w:val="ac"/>
        <w:rPr>
          <w:rtl/>
        </w:rPr>
      </w:pPr>
      <w:r>
        <w:rPr>
          <w:rFonts w:hint="eastAsia"/>
          <w:rtl/>
        </w:rPr>
        <w:t>השר</w:t>
      </w:r>
      <w:r>
        <w:rPr>
          <w:rtl/>
        </w:rPr>
        <w:t xml:space="preserve"> גדעון עזרא:</w:t>
      </w:r>
    </w:p>
    <w:p w14:paraId="2D7E583D" w14:textId="77777777" w:rsidR="00000000" w:rsidRDefault="007C71EE">
      <w:pPr>
        <w:pStyle w:val="a"/>
        <w:rPr>
          <w:rFonts w:hint="cs"/>
          <w:rtl/>
        </w:rPr>
      </w:pPr>
    </w:p>
    <w:p w14:paraId="630BD5DA" w14:textId="77777777" w:rsidR="00000000" w:rsidRDefault="007C71EE">
      <w:pPr>
        <w:pStyle w:val="a"/>
        <w:rPr>
          <w:rFonts w:hint="cs"/>
          <w:rtl/>
        </w:rPr>
      </w:pPr>
      <w:r>
        <w:rPr>
          <w:rFonts w:hint="cs"/>
          <w:rtl/>
        </w:rPr>
        <w:t>לחוק הפיקדון גם כן לא היה מנגנון. זה לוקח זמן.</w:t>
      </w:r>
    </w:p>
    <w:p w14:paraId="58180727" w14:textId="77777777" w:rsidR="00000000" w:rsidRDefault="007C71EE">
      <w:pPr>
        <w:pStyle w:val="a"/>
        <w:rPr>
          <w:rFonts w:hint="cs"/>
          <w:rtl/>
        </w:rPr>
      </w:pPr>
    </w:p>
    <w:p w14:paraId="2CD73FC8" w14:textId="77777777" w:rsidR="00000000" w:rsidRDefault="007C71EE">
      <w:pPr>
        <w:pStyle w:val="SpeakerCon"/>
        <w:rPr>
          <w:rtl/>
        </w:rPr>
      </w:pPr>
      <w:bookmarkStart w:id="1922" w:name="FS000000487T27_05_2003_22_42_33C"/>
      <w:bookmarkEnd w:id="1922"/>
      <w:r>
        <w:rPr>
          <w:rtl/>
        </w:rPr>
        <w:t>נסים דהן (ש"ס):</w:t>
      </w:r>
    </w:p>
    <w:p w14:paraId="58B6A29D" w14:textId="77777777" w:rsidR="00000000" w:rsidRDefault="007C71EE">
      <w:pPr>
        <w:pStyle w:val="a"/>
        <w:rPr>
          <w:rtl/>
        </w:rPr>
      </w:pPr>
    </w:p>
    <w:p w14:paraId="71893B65" w14:textId="77777777" w:rsidR="00000000" w:rsidRDefault="007C71EE">
      <w:pPr>
        <w:pStyle w:val="a"/>
        <w:rPr>
          <w:rFonts w:hint="cs"/>
          <w:rtl/>
        </w:rPr>
      </w:pPr>
      <w:r>
        <w:rPr>
          <w:rFonts w:hint="cs"/>
          <w:rtl/>
        </w:rPr>
        <w:t>אז את</w:t>
      </w:r>
      <w:r>
        <w:rPr>
          <w:rFonts w:hint="cs"/>
          <w:rtl/>
        </w:rPr>
        <w:t xml:space="preserve">ה יכול להגיד שהחוק הזה ייכנס לתוקף כשיהיה מנגנון. </w:t>
      </w:r>
    </w:p>
    <w:p w14:paraId="38B89424" w14:textId="77777777" w:rsidR="00000000" w:rsidRDefault="007C71EE">
      <w:pPr>
        <w:pStyle w:val="a"/>
        <w:rPr>
          <w:rFonts w:hint="cs"/>
          <w:rtl/>
        </w:rPr>
      </w:pPr>
    </w:p>
    <w:p w14:paraId="1C180C10" w14:textId="77777777" w:rsidR="00000000" w:rsidRDefault="007C71EE">
      <w:pPr>
        <w:pStyle w:val="ad"/>
        <w:rPr>
          <w:rtl/>
        </w:rPr>
      </w:pPr>
      <w:r>
        <w:rPr>
          <w:rtl/>
        </w:rPr>
        <w:t>היו"ר אלי בן-מנחם:</w:t>
      </w:r>
    </w:p>
    <w:p w14:paraId="61937343" w14:textId="77777777" w:rsidR="00000000" w:rsidRDefault="007C71EE">
      <w:pPr>
        <w:pStyle w:val="a"/>
        <w:rPr>
          <w:rtl/>
        </w:rPr>
      </w:pPr>
    </w:p>
    <w:p w14:paraId="70B9CD0B" w14:textId="77777777" w:rsidR="00000000" w:rsidRDefault="007C71EE">
      <w:pPr>
        <w:pStyle w:val="a"/>
        <w:rPr>
          <w:rFonts w:hint="cs"/>
          <w:rtl/>
        </w:rPr>
      </w:pPr>
      <w:r>
        <w:rPr>
          <w:rFonts w:hint="cs"/>
          <w:rtl/>
        </w:rPr>
        <w:t xml:space="preserve">והמנגנון עולה יותר. </w:t>
      </w:r>
    </w:p>
    <w:p w14:paraId="22FC1AEE" w14:textId="77777777" w:rsidR="00000000" w:rsidRDefault="007C71EE">
      <w:pPr>
        <w:pStyle w:val="a"/>
        <w:rPr>
          <w:rFonts w:hint="cs"/>
          <w:rtl/>
        </w:rPr>
      </w:pPr>
    </w:p>
    <w:p w14:paraId="3CA1E0B9" w14:textId="77777777" w:rsidR="00000000" w:rsidRDefault="007C71EE">
      <w:pPr>
        <w:pStyle w:val="ac"/>
        <w:rPr>
          <w:rtl/>
        </w:rPr>
      </w:pPr>
      <w:r>
        <w:rPr>
          <w:rFonts w:hint="eastAsia"/>
          <w:rtl/>
        </w:rPr>
        <w:t>השר</w:t>
      </w:r>
      <w:r>
        <w:rPr>
          <w:rtl/>
        </w:rPr>
        <w:t xml:space="preserve"> גדעון עזרא:</w:t>
      </w:r>
    </w:p>
    <w:p w14:paraId="2936DEE4" w14:textId="77777777" w:rsidR="00000000" w:rsidRDefault="007C71EE">
      <w:pPr>
        <w:pStyle w:val="a"/>
        <w:rPr>
          <w:rFonts w:hint="cs"/>
          <w:rtl/>
        </w:rPr>
      </w:pPr>
    </w:p>
    <w:p w14:paraId="3911A7D2" w14:textId="77777777" w:rsidR="00000000" w:rsidRDefault="007C71EE">
      <w:pPr>
        <w:pStyle w:val="a"/>
        <w:rPr>
          <w:rFonts w:hint="cs"/>
          <w:rtl/>
        </w:rPr>
      </w:pPr>
      <w:r>
        <w:rPr>
          <w:rFonts w:hint="cs"/>
          <w:rtl/>
        </w:rPr>
        <w:t xml:space="preserve">אבל חוק הפיקדון נכנס לפני שהיה מנגנון. </w:t>
      </w:r>
    </w:p>
    <w:p w14:paraId="755FF8B4" w14:textId="77777777" w:rsidR="00000000" w:rsidRDefault="007C71EE">
      <w:pPr>
        <w:pStyle w:val="a"/>
        <w:rPr>
          <w:rFonts w:hint="cs"/>
          <w:rtl/>
        </w:rPr>
      </w:pPr>
    </w:p>
    <w:p w14:paraId="7DD51449" w14:textId="77777777" w:rsidR="00000000" w:rsidRDefault="007C71EE">
      <w:pPr>
        <w:pStyle w:val="SpeakerCon"/>
        <w:rPr>
          <w:rtl/>
        </w:rPr>
      </w:pPr>
      <w:bookmarkStart w:id="1923" w:name="FS000000487T27_05_2003_22_43_21C"/>
      <w:bookmarkEnd w:id="1923"/>
      <w:r>
        <w:rPr>
          <w:rtl/>
        </w:rPr>
        <w:t>נסים דהן (ש"ס):</w:t>
      </w:r>
    </w:p>
    <w:p w14:paraId="7278414F" w14:textId="77777777" w:rsidR="00000000" w:rsidRDefault="007C71EE">
      <w:pPr>
        <w:pStyle w:val="a"/>
        <w:rPr>
          <w:rtl/>
        </w:rPr>
      </w:pPr>
    </w:p>
    <w:p w14:paraId="0A6E593B" w14:textId="77777777" w:rsidR="00000000" w:rsidRDefault="007C71EE">
      <w:pPr>
        <w:pStyle w:val="a"/>
        <w:rPr>
          <w:rFonts w:hint="cs"/>
          <w:rtl/>
        </w:rPr>
      </w:pPr>
      <w:r>
        <w:rPr>
          <w:rFonts w:hint="cs"/>
          <w:rtl/>
        </w:rPr>
        <w:t>א. אני לא רואה מנגנון שגובה מאזרחים שאין להם מגע עם השלטונות. הרי האשה הזאת, החד-הורית,</w:t>
      </w:r>
      <w:r>
        <w:rPr>
          <w:rFonts w:hint="cs"/>
          <w:rtl/>
        </w:rPr>
        <w:t xml:space="preserve"> או עקרת-הבית הזאת, אין לה שום מגע עם השלטון. אתה צריך - כדי שהיא תשלם - שיום אחד היא תבוא לחדש רשיון, למשל. ואז אתה תתפוס אותה בפינה. לא תחדש לה את הרשיון עד שתוכיח שהיא שילמה שנתיים קופת-חולים. זה מה שאתה רוצה?</w:t>
      </w:r>
    </w:p>
    <w:p w14:paraId="4661E4B4" w14:textId="77777777" w:rsidR="00000000" w:rsidRDefault="007C71EE">
      <w:pPr>
        <w:pStyle w:val="a"/>
        <w:rPr>
          <w:rFonts w:hint="cs"/>
          <w:rtl/>
        </w:rPr>
      </w:pPr>
    </w:p>
    <w:p w14:paraId="348FB70A" w14:textId="77777777" w:rsidR="00000000" w:rsidRDefault="007C71EE">
      <w:pPr>
        <w:pStyle w:val="ac"/>
        <w:rPr>
          <w:rtl/>
        </w:rPr>
      </w:pPr>
      <w:r>
        <w:rPr>
          <w:rFonts w:hint="eastAsia"/>
          <w:rtl/>
        </w:rPr>
        <w:t>השר</w:t>
      </w:r>
      <w:r>
        <w:rPr>
          <w:rtl/>
        </w:rPr>
        <w:t xml:space="preserve"> גדעון עזרא:</w:t>
      </w:r>
    </w:p>
    <w:p w14:paraId="086DD8D2" w14:textId="77777777" w:rsidR="00000000" w:rsidRDefault="007C71EE">
      <w:pPr>
        <w:pStyle w:val="a"/>
        <w:rPr>
          <w:rFonts w:hint="cs"/>
          <w:rtl/>
        </w:rPr>
      </w:pPr>
    </w:p>
    <w:p w14:paraId="7923B020" w14:textId="77777777" w:rsidR="00000000" w:rsidRDefault="007C71EE">
      <w:pPr>
        <w:pStyle w:val="a"/>
        <w:rPr>
          <w:rFonts w:hint="cs"/>
          <w:rtl/>
        </w:rPr>
      </w:pPr>
      <w:r>
        <w:rPr>
          <w:rFonts w:hint="cs"/>
          <w:rtl/>
        </w:rPr>
        <w:t>אז היא תרוויח, אבל אשתך ת</w:t>
      </w:r>
      <w:r>
        <w:rPr>
          <w:rFonts w:hint="cs"/>
          <w:rtl/>
        </w:rPr>
        <w:t>שלם.</w:t>
      </w:r>
    </w:p>
    <w:p w14:paraId="6928B289" w14:textId="77777777" w:rsidR="00000000" w:rsidRDefault="007C71EE">
      <w:pPr>
        <w:pStyle w:val="a"/>
        <w:rPr>
          <w:rFonts w:hint="cs"/>
          <w:rtl/>
        </w:rPr>
      </w:pPr>
    </w:p>
    <w:p w14:paraId="595615CC" w14:textId="77777777" w:rsidR="00000000" w:rsidRDefault="007C71EE">
      <w:pPr>
        <w:pStyle w:val="ad"/>
        <w:rPr>
          <w:rtl/>
        </w:rPr>
      </w:pPr>
      <w:r>
        <w:rPr>
          <w:rtl/>
        </w:rPr>
        <w:t>היו”ר אלי בן-מנחם:</w:t>
      </w:r>
    </w:p>
    <w:p w14:paraId="568F1FC1" w14:textId="77777777" w:rsidR="00000000" w:rsidRDefault="007C71EE">
      <w:pPr>
        <w:pStyle w:val="a"/>
        <w:rPr>
          <w:rtl/>
        </w:rPr>
      </w:pPr>
    </w:p>
    <w:p w14:paraId="4BC2177D" w14:textId="77777777" w:rsidR="00000000" w:rsidRDefault="007C71EE">
      <w:pPr>
        <w:pStyle w:val="a"/>
        <w:rPr>
          <w:rFonts w:hint="cs"/>
          <w:rtl/>
        </w:rPr>
      </w:pPr>
      <w:r>
        <w:rPr>
          <w:rFonts w:hint="cs"/>
          <w:rtl/>
        </w:rPr>
        <w:t xml:space="preserve">יש הוצאה לפועל. חבר הכנסת נסים דהן, זמנך המוקצב תם. אני מבקש ממך לסיים. </w:t>
      </w:r>
    </w:p>
    <w:p w14:paraId="700BF138" w14:textId="77777777" w:rsidR="00000000" w:rsidRDefault="007C71EE">
      <w:pPr>
        <w:pStyle w:val="a"/>
        <w:rPr>
          <w:rFonts w:hint="cs"/>
          <w:rtl/>
        </w:rPr>
      </w:pPr>
    </w:p>
    <w:p w14:paraId="1531F73E" w14:textId="77777777" w:rsidR="00000000" w:rsidRDefault="007C71EE">
      <w:pPr>
        <w:pStyle w:val="SpeakerCon"/>
        <w:rPr>
          <w:rtl/>
        </w:rPr>
      </w:pPr>
      <w:bookmarkStart w:id="1924" w:name="FS000000487T27_05_2003_22_46_50C"/>
      <w:bookmarkEnd w:id="1924"/>
      <w:r>
        <w:rPr>
          <w:rtl/>
        </w:rPr>
        <w:t>נסים דהן (ש"ס):</w:t>
      </w:r>
    </w:p>
    <w:p w14:paraId="38E6CFC7" w14:textId="77777777" w:rsidR="00000000" w:rsidRDefault="007C71EE">
      <w:pPr>
        <w:pStyle w:val="a"/>
        <w:rPr>
          <w:rtl/>
        </w:rPr>
      </w:pPr>
    </w:p>
    <w:p w14:paraId="09BDDF5C" w14:textId="77777777" w:rsidR="00000000" w:rsidRDefault="007C71EE">
      <w:pPr>
        <w:pStyle w:val="a"/>
        <w:rPr>
          <w:rFonts w:hint="cs"/>
          <w:rtl/>
        </w:rPr>
      </w:pPr>
      <w:r>
        <w:rPr>
          <w:rFonts w:hint="cs"/>
          <w:rtl/>
        </w:rPr>
        <w:t xml:space="preserve">אני כבר מסיים. </w:t>
      </w:r>
    </w:p>
    <w:p w14:paraId="542E8CA2" w14:textId="77777777" w:rsidR="00000000" w:rsidRDefault="007C71EE">
      <w:pPr>
        <w:pStyle w:val="a"/>
        <w:rPr>
          <w:rFonts w:hint="cs"/>
          <w:rtl/>
        </w:rPr>
      </w:pPr>
    </w:p>
    <w:p w14:paraId="18D6163E" w14:textId="77777777" w:rsidR="00000000" w:rsidRDefault="007C71EE">
      <w:pPr>
        <w:pStyle w:val="a"/>
        <w:rPr>
          <w:rFonts w:hint="cs"/>
          <w:rtl/>
        </w:rPr>
      </w:pPr>
      <w:r>
        <w:rPr>
          <w:rFonts w:hint="cs"/>
          <w:rtl/>
        </w:rPr>
        <w:t>חוץ מזה, תראה מה האבסורד במס: בדרך כלל ביטוח בריאות, יש לו משמעות של ביטוח. אדם מרוויח 100 שקל, הוא משלם 4% מהמשכורת שלו ל</w:t>
      </w:r>
      <w:r>
        <w:rPr>
          <w:rFonts w:hint="cs"/>
          <w:rtl/>
        </w:rPr>
        <w:t>ביטוח, למס בריאות. האשה הזאת לא מרוויחה דבר. לא רק שהיא לא מרוויחה, אתה עוד נותן לה קנס. את לא הלכת לעבוד, את לא תשלמי לפי איזה יחס של משכורת שאת מקבלת, תשלמי 70 שקל בחודש. למה? ככה. למה 70? למה לא 85? למה לא 45? קבעו איזה סכום של 70 שקל.</w:t>
      </w:r>
    </w:p>
    <w:p w14:paraId="682017DF" w14:textId="77777777" w:rsidR="00000000" w:rsidRDefault="007C71EE">
      <w:pPr>
        <w:pStyle w:val="a"/>
        <w:rPr>
          <w:rFonts w:hint="cs"/>
          <w:rtl/>
        </w:rPr>
      </w:pPr>
    </w:p>
    <w:p w14:paraId="3240AD90" w14:textId="77777777" w:rsidR="00000000" w:rsidRDefault="007C71EE">
      <w:pPr>
        <w:pStyle w:val="a"/>
        <w:rPr>
          <w:rFonts w:hint="cs"/>
          <w:rtl/>
        </w:rPr>
      </w:pPr>
      <w:r>
        <w:rPr>
          <w:rFonts w:hint="cs"/>
          <w:rtl/>
        </w:rPr>
        <w:t>לא תצליחו לממש א</w:t>
      </w:r>
      <w:r>
        <w:rPr>
          <w:rFonts w:hint="cs"/>
          <w:rtl/>
        </w:rPr>
        <w:t xml:space="preserve">ת זה, וזה רק ייצור אווירת חשדנות. כל אשה כזאת שתיכנס לקופה, ילמדו את הפקיד - - - עכשיו, אני הרי יודע מה יקרה בסיבוב השני של האוצר. הרי את הראש של האוצר אני מכיר מצוין. הם יטילו את הגבייה על הקופות. לא על מערכת הגבייה של ביטוח בריאות, לא על ביטוח לאומי. הם </w:t>
      </w:r>
      <w:r>
        <w:rPr>
          <w:rFonts w:hint="cs"/>
          <w:rtl/>
        </w:rPr>
        <w:t>יגידו לקופות: את 70 השקל מעקרות-הבית אתם תגבו, כמו שהחילו עליהם את התשלום עבור גביית התרופות, עבור גביית ההשתתפות בביקור אצל רופא. הרי לא מזמן, כשהתחיל חוק ביטוח בריאות, הקופות לא גבו; לא עבור השתתפות בביקור אצל רופא, לא עבור תרופות. מה עשו באוצר? הטילו על</w:t>
      </w:r>
      <w:r>
        <w:rPr>
          <w:rFonts w:hint="cs"/>
          <w:rtl/>
        </w:rPr>
        <w:t xml:space="preserve"> מנהלי הקופות לגבות את הסכומים האלה. זה מה שיקרה עם 70 השקל לעקרות-הבית. הם יטילו על מנהלי הקופות להיות מנגנון הגבייה של האוצר. ואז, מנהלי הקופות יעמדו בכניסה, אתה חושב, לכל מרפאה, וכל אשה שתבוא - תוכיחי ששילמת את 70 השקל. אתה באמת ככה מדמיין לעצמך, במדינת</w:t>
      </w:r>
      <w:r>
        <w:rPr>
          <w:rFonts w:hint="cs"/>
          <w:rtl/>
        </w:rPr>
        <w:t xml:space="preserve"> ישראל, שאנחנו ניהפך למדינת משטרה, של חשדנות על כל צעד ושעל. </w:t>
      </w:r>
    </w:p>
    <w:p w14:paraId="764F4833" w14:textId="77777777" w:rsidR="00000000" w:rsidRDefault="007C71EE">
      <w:pPr>
        <w:pStyle w:val="a"/>
        <w:rPr>
          <w:rFonts w:hint="cs"/>
          <w:rtl/>
        </w:rPr>
      </w:pPr>
    </w:p>
    <w:p w14:paraId="5A91B307" w14:textId="77777777" w:rsidR="00000000" w:rsidRDefault="007C71EE">
      <w:pPr>
        <w:pStyle w:val="a"/>
        <w:rPr>
          <w:rFonts w:hint="cs"/>
          <w:rtl/>
        </w:rPr>
      </w:pPr>
      <w:r>
        <w:rPr>
          <w:rFonts w:hint="cs"/>
          <w:rtl/>
        </w:rPr>
        <w:t>חפשו פתרונות אחרים, השר עזרא. אתה ידוע במתינות שלך, בניסיון חיים, בחוכמת חיים. באת מהאוניברסיטה של החיים. אי-אפשר. אי-אפשר לממש כאלה שטויות. תמחקו את זה מספר החוקים. זו תהיה חרפה למדינת ישראל ו</w:t>
      </w:r>
      <w:r>
        <w:rPr>
          <w:rFonts w:hint="cs"/>
          <w:rtl/>
        </w:rPr>
        <w:t xml:space="preserve">לעם ישראל, חוק כזה מצחיק. </w:t>
      </w:r>
    </w:p>
    <w:p w14:paraId="228DFFF7" w14:textId="77777777" w:rsidR="00000000" w:rsidRDefault="007C71EE">
      <w:pPr>
        <w:pStyle w:val="a"/>
        <w:rPr>
          <w:rFonts w:hint="cs"/>
          <w:rtl/>
        </w:rPr>
      </w:pPr>
    </w:p>
    <w:p w14:paraId="3CA17A33" w14:textId="77777777" w:rsidR="00000000" w:rsidRDefault="007C71EE">
      <w:pPr>
        <w:pStyle w:val="ad"/>
        <w:rPr>
          <w:rtl/>
        </w:rPr>
      </w:pPr>
      <w:r>
        <w:rPr>
          <w:rtl/>
        </w:rPr>
        <w:t>היו"ר אלי בן-מנחם:</w:t>
      </w:r>
    </w:p>
    <w:p w14:paraId="19D9DDB5" w14:textId="77777777" w:rsidR="00000000" w:rsidRDefault="007C71EE">
      <w:pPr>
        <w:pStyle w:val="a"/>
        <w:rPr>
          <w:rtl/>
        </w:rPr>
      </w:pPr>
    </w:p>
    <w:p w14:paraId="561B20CD" w14:textId="77777777" w:rsidR="00000000" w:rsidRDefault="007C71EE">
      <w:pPr>
        <w:pStyle w:val="a"/>
        <w:rPr>
          <w:rFonts w:hint="cs"/>
          <w:rtl/>
        </w:rPr>
      </w:pPr>
      <w:r>
        <w:rPr>
          <w:rFonts w:hint="cs"/>
          <w:rtl/>
        </w:rPr>
        <w:t xml:space="preserve">תודה. </w:t>
      </w:r>
    </w:p>
    <w:p w14:paraId="69C62D37" w14:textId="77777777" w:rsidR="00000000" w:rsidRDefault="007C71EE">
      <w:pPr>
        <w:pStyle w:val="a"/>
        <w:rPr>
          <w:rFonts w:hint="cs"/>
          <w:rtl/>
        </w:rPr>
      </w:pPr>
    </w:p>
    <w:p w14:paraId="72C18187" w14:textId="77777777" w:rsidR="00000000" w:rsidRDefault="007C71EE">
      <w:pPr>
        <w:pStyle w:val="SpeakerCon"/>
        <w:rPr>
          <w:rtl/>
        </w:rPr>
      </w:pPr>
      <w:bookmarkStart w:id="1925" w:name="FS000000487T27_05_2003_22_53_50C"/>
      <w:bookmarkEnd w:id="1925"/>
      <w:r>
        <w:rPr>
          <w:rtl/>
        </w:rPr>
        <w:t>נסים דהן (ש"ס):</w:t>
      </w:r>
    </w:p>
    <w:p w14:paraId="0492FD20" w14:textId="77777777" w:rsidR="00000000" w:rsidRDefault="007C71EE">
      <w:pPr>
        <w:pStyle w:val="a"/>
        <w:rPr>
          <w:rtl/>
        </w:rPr>
      </w:pPr>
    </w:p>
    <w:p w14:paraId="16056974" w14:textId="77777777" w:rsidR="00000000" w:rsidRDefault="007C71EE">
      <w:pPr>
        <w:pStyle w:val="a"/>
        <w:rPr>
          <w:rFonts w:hint="cs"/>
          <w:rtl/>
        </w:rPr>
      </w:pPr>
      <w:r>
        <w:rPr>
          <w:rFonts w:hint="cs"/>
          <w:rtl/>
        </w:rPr>
        <w:t xml:space="preserve">ועל השאר אני עוד אדבר בהמשך. </w:t>
      </w:r>
    </w:p>
    <w:p w14:paraId="68AB3CCA" w14:textId="77777777" w:rsidR="00000000" w:rsidRDefault="007C71EE">
      <w:pPr>
        <w:pStyle w:val="a"/>
        <w:rPr>
          <w:rFonts w:hint="cs"/>
          <w:rtl/>
        </w:rPr>
      </w:pPr>
    </w:p>
    <w:p w14:paraId="0C47ED53" w14:textId="77777777" w:rsidR="00000000" w:rsidRDefault="007C71EE">
      <w:pPr>
        <w:pStyle w:val="ad"/>
        <w:rPr>
          <w:rtl/>
        </w:rPr>
      </w:pPr>
      <w:r>
        <w:rPr>
          <w:rtl/>
        </w:rPr>
        <w:t>היו”ר אלי בן-מנחם:</w:t>
      </w:r>
    </w:p>
    <w:p w14:paraId="3E6837C2" w14:textId="77777777" w:rsidR="00000000" w:rsidRDefault="007C71EE">
      <w:pPr>
        <w:pStyle w:val="a"/>
        <w:rPr>
          <w:rtl/>
        </w:rPr>
      </w:pPr>
    </w:p>
    <w:p w14:paraId="3F2FE691" w14:textId="77777777" w:rsidR="00000000" w:rsidRDefault="007C71EE">
      <w:pPr>
        <w:pStyle w:val="a"/>
        <w:rPr>
          <w:rFonts w:hint="cs"/>
          <w:rtl/>
        </w:rPr>
      </w:pPr>
      <w:r>
        <w:rPr>
          <w:rFonts w:hint="cs"/>
          <w:rtl/>
        </w:rPr>
        <w:t xml:space="preserve">תודה לחבר הכנסת נסים דהן. אני מזמין את חבר הכנסת ואסל טאהא לעשר דקות, ואחריו - את חבר הכנסת טלב אלסאנע. </w:t>
      </w:r>
    </w:p>
    <w:p w14:paraId="2BAD2164" w14:textId="77777777" w:rsidR="00000000" w:rsidRDefault="007C71EE">
      <w:pPr>
        <w:pStyle w:val="a"/>
        <w:rPr>
          <w:rFonts w:hint="cs"/>
          <w:rtl/>
        </w:rPr>
      </w:pPr>
    </w:p>
    <w:p w14:paraId="2BE6D591" w14:textId="77777777" w:rsidR="00000000" w:rsidRDefault="007C71EE">
      <w:pPr>
        <w:pStyle w:val="Speaker"/>
        <w:rPr>
          <w:rtl/>
        </w:rPr>
      </w:pPr>
      <w:bookmarkStart w:id="1926" w:name="FS000000487T27_05_2003_22_54_52"/>
      <w:bookmarkStart w:id="1927" w:name="FS000001062T27_05_2003_22_55_26"/>
      <w:bookmarkEnd w:id="1926"/>
      <w:bookmarkEnd w:id="1927"/>
      <w:r>
        <w:rPr>
          <w:rFonts w:hint="eastAsia"/>
          <w:rtl/>
        </w:rPr>
        <w:t>ואסל</w:t>
      </w:r>
      <w:r>
        <w:rPr>
          <w:rtl/>
        </w:rPr>
        <w:t xml:space="preserve"> טאהא (בל"ד):</w:t>
      </w:r>
    </w:p>
    <w:p w14:paraId="519BE627" w14:textId="77777777" w:rsidR="00000000" w:rsidRDefault="007C71EE">
      <w:pPr>
        <w:pStyle w:val="a"/>
        <w:rPr>
          <w:rFonts w:hint="cs"/>
          <w:rtl/>
        </w:rPr>
      </w:pPr>
    </w:p>
    <w:p w14:paraId="64D95523" w14:textId="77777777" w:rsidR="00000000" w:rsidRDefault="007C71EE">
      <w:pPr>
        <w:pStyle w:val="a"/>
        <w:rPr>
          <w:rFonts w:hint="cs"/>
          <w:rtl/>
        </w:rPr>
      </w:pPr>
      <w:r>
        <w:rPr>
          <w:rFonts w:hint="cs"/>
          <w:rtl/>
        </w:rPr>
        <w:t>אדוני ה</w:t>
      </w:r>
      <w:r>
        <w:rPr>
          <w:rFonts w:hint="cs"/>
          <w:rtl/>
        </w:rPr>
        <w:t xml:space="preserve">יושב-ראש, צדקת כשאמרת: מדינת הרווחה מתפרקת. ואני מוסיף שאנחנו שואלים, האם באמת אנחנו חיים במדינה דמוקרטית או במדינת רווחה. אלה שאלות מחייבות תשובות ואני, אחרי חצות, אתייחס לנושא הזה. </w:t>
      </w:r>
    </w:p>
    <w:p w14:paraId="00A3F9EF" w14:textId="77777777" w:rsidR="00000000" w:rsidRDefault="007C71EE">
      <w:pPr>
        <w:pStyle w:val="a"/>
        <w:rPr>
          <w:rFonts w:hint="cs"/>
          <w:rtl/>
        </w:rPr>
      </w:pPr>
    </w:p>
    <w:p w14:paraId="2DB7ED9D" w14:textId="77777777" w:rsidR="00000000" w:rsidRDefault="007C71EE">
      <w:pPr>
        <w:pStyle w:val="a"/>
        <w:rPr>
          <w:rFonts w:hint="cs"/>
          <w:rtl/>
        </w:rPr>
      </w:pPr>
      <w:r>
        <w:rPr>
          <w:rFonts w:hint="cs"/>
          <w:rtl/>
        </w:rPr>
        <w:t>עכשיו אני רוצה להתייחס לאוכלוסייה החלשה שנפגעה קשות מן התוכנית הכלכלית;</w:t>
      </w:r>
      <w:r>
        <w:rPr>
          <w:rFonts w:hint="cs"/>
          <w:rtl/>
        </w:rPr>
        <w:t xml:space="preserve"> התוכנית שהכניסו בה יותר מ=40 שינויים ופיצולים ונמתחה לתוכנית-לא-תוכנית, לקומץ של קיצוצים ושל פגיעות באוכלוסיות חלשות, באוכלוסייה הערבית, באוכלוסייה החרדית, הדתית, באוכלוסייה המזרחית. </w:t>
      </w:r>
    </w:p>
    <w:p w14:paraId="042364D3" w14:textId="77777777" w:rsidR="00000000" w:rsidRDefault="007C71EE">
      <w:pPr>
        <w:pStyle w:val="a"/>
        <w:rPr>
          <w:rFonts w:hint="cs"/>
          <w:rtl/>
        </w:rPr>
      </w:pPr>
    </w:p>
    <w:p w14:paraId="5CDFA7E3" w14:textId="77777777" w:rsidR="00000000" w:rsidRDefault="007C71EE">
      <w:pPr>
        <w:pStyle w:val="a"/>
        <w:rPr>
          <w:rFonts w:hint="cs"/>
          <w:rtl/>
        </w:rPr>
      </w:pPr>
      <w:r>
        <w:rPr>
          <w:rFonts w:hint="cs"/>
          <w:rtl/>
        </w:rPr>
        <w:t>עכשיו אני רוצה לתת דוגמה מהאוכלוסייה הערבית. אני רוצה לקחת את הנשים הע</w:t>
      </w:r>
      <w:r>
        <w:rPr>
          <w:rFonts w:hint="cs"/>
          <w:rtl/>
        </w:rPr>
        <w:t>רביות. דיברת, חבר הכנסת דהן, על עקרות-הבית, וצדקת. 75% מהנשים הערביות מובטלות. הנשים הערביות מהוות 10% מכלל אזרחי ישראל. 75% מובטלות מגיל 25 עד 54, חלקן הגדול לא נרשם בלשכות התעסוקה, ואם יירשמו בלשכות, האבטלה בכפרים הערביים תהיה גבוהה יותר מכפי שהיא עכשיו,</w:t>
      </w:r>
      <w:r>
        <w:rPr>
          <w:rFonts w:hint="cs"/>
          <w:rtl/>
        </w:rPr>
        <w:t xml:space="preserve"> מכפי שמציינים בלשכות, מפני שיש אבטלה סמויה אצלנו בכפרים הערביים.</w:t>
      </w:r>
    </w:p>
    <w:p w14:paraId="0B389EA0" w14:textId="77777777" w:rsidR="00000000" w:rsidRDefault="007C71EE">
      <w:pPr>
        <w:pStyle w:val="a"/>
        <w:rPr>
          <w:rFonts w:hint="cs"/>
          <w:rtl/>
        </w:rPr>
      </w:pPr>
    </w:p>
    <w:p w14:paraId="162A122E" w14:textId="77777777" w:rsidR="00000000" w:rsidRDefault="007C71EE">
      <w:pPr>
        <w:pStyle w:val="a"/>
        <w:rPr>
          <w:rFonts w:hint="cs"/>
          <w:rtl/>
        </w:rPr>
      </w:pPr>
      <w:r>
        <w:rPr>
          <w:rFonts w:hint="cs"/>
          <w:rtl/>
        </w:rPr>
        <w:t>נשים ערביות סובלות מאפליה כפולה - כחלק מהמיעוט האתני וכנשים. אף שבשנים האחרונות חלה עלייה משמעותית ברמת ההשכלה ובשנות הלימוד בקרב הנשים הערביות, השתתפותן בכוח העבודה בישראל עדיין נמוכה באופ</w:t>
      </w:r>
      <w:r>
        <w:rPr>
          <w:rFonts w:hint="cs"/>
          <w:rtl/>
        </w:rPr>
        <w:t xml:space="preserve">ן משמעותי, יחסית לשיעור של נשים יהודיות או גברים יהודים וערבים כאחד. </w:t>
      </w:r>
    </w:p>
    <w:p w14:paraId="67082F13" w14:textId="77777777" w:rsidR="00000000" w:rsidRDefault="007C71EE">
      <w:pPr>
        <w:pStyle w:val="a"/>
        <w:rPr>
          <w:rFonts w:hint="cs"/>
          <w:rtl/>
        </w:rPr>
      </w:pPr>
    </w:p>
    <w:p w14:paraId="4002C6DE" w14:textId="77777777" w:rsidR="00000000" w:rsidRDefault="007C71EE">
      <w:pPr>
        <w:pStyle w:val="a"/>
        <w:rPr>
          <w:rFonts w:hint="cs"/>
          <w:rtl/>
        </w:rPr>
      </w:pPr>
      <w:r>
        <w:rPr>
          <w:rFonts w:hint="cs"/>
          <w:rtl/>
        </w:rPr>
        <w:t>ואני שואל: מדוע נשים ערביות נמצאות במצב כזה? מפני שהמשק הכלכלי הערבי תלוי בצורה מוחלטת במשק היהודי ומגוון אפשרויות התעסוקה המצומצם שהוא מציע יוצר היצע מצומצם של תעסוקות עבור הנשים הערבי</w:t>
      </w:r>
      <w:r>
        <w:rPr>
          <w:rFonts w:hint="cs"/>
          <w:rtl/>
        </w:rPr>
        <w:t>ות. זה מעמיד אותן במצב שבו הן הופכות למאגר כוח עבודה זמין וזול. אפילו יוזמות ממשלתיות מיוחדות לא פתרו את הבעיה. לפי ועדת השרים לתיאום ומינהל, בשנת 1992 הוקצו 160 משרות כמבצע מיוחד לקליטת אקדמאים ערבים במשרות בשירות הממשלתי. אך רוב המשרות היו משרות של מורים</w:t>
      </w:r>
      <w:r>
        <w:rPr>
          <w:rFonts w:hint="cs"/>
          <w:rtl/>
        </w:rPr>
        <w:t>, וכן לא הוצעו משרות מקדמות, אף שבמהלך כמה שנים, משנת 1992 ועד היום, נקלטו כמה מאות ערבים במשרות ממשלתיות, כ=800 במספר. במרבית משרדי הממשלה בירושלים, לרבות בלשכת נשיא המדינה, עדיין אין עובדים ערבים, בטח ובטח לא נשים.</w:t>
      </w:r>
    </w:p>
    <w:p w14:paraId="4593F9C1" w14:textId="77777777" w:rsidR="00000000" w:rsidRDefault="007C71EE">
      <w:pPr>
        <w:pStyle w:val="a"/>
        <w:rPr>
          <w:rFonts w:hint="cs"/>
          <w:rtl/>
        </w:rPr>
      </w:pPr>
    </w:p>
    <w:p w14:paraId="58E1496A" w14:textId="77777777" w:rsidR="00000000" w:rsidRDefault="007C71EE">
      <w:pPr>
        <w:pStyle w:val="a"/>
        <w:rPr>
          <w:rFonts w:hint="cs"/>
          <w:rtl/>
        </w:rPr>
      </w:pPr>
      <w:r>
        <w:rPr>
          <w:rFonts w:hint="cs"/>
          <w:rtl/>
        </w:rPr>
        <w:t>אז הפתרון הוא, אם כן, הקמת עסק קטן בכפ</w:t>
      </w:r>
      <w:r>
        <w:rPr>
          <w:rFonts w:hint="cs"/>
          <w:rtl/>
        </w:rPr>
        <w:t>ר. מתחילים לחשוב כיצד לפתור את הבעיות. מתחילים לחשוב כיצד להקים עסקים קטנים בכפרים, קרוב לבית. אבל ממשלות ישראל לא מעודדות יוזמות כאלה. לנשים אין כסף להרים אפילו עסק קטן כזה. ועכשיו גם עקרות בית שניסו לחסוך כדי להקים עסק קטן, יבואו וייקחו מהן מס בריאות שדי</w:t>
      </w:r>
      <w:r>
        <w:rPr>
          <w:rFonts w:hint="cs"/>
          <w:rtl/>
        </w:rPr>
        <w:t>בר עליו חבר הכנסת דהן. מנין להביא? עקרות בית שיושבות מובטלות לא יכולות לשלם את 70 השקל. מי ישלם? הבעל, כפי שאמרת, השר גדעון עזרא? שמרוויח 4,000 שקל שכר מינימום, עוד ישלם 70 שקל מס בריאות מפני שאשתו עקרת בית או מובטלת? איפה הצדק? איפה מדינת הרווחה כאן, אם א</w:t>
      </w:r>
      <w:r>
        <w:rPr>
          <w:rFonts w:hint="cs"/>
          <w:rtl/>
        </w:rPr>
        <w:t xml:space="preserve">נחנו רודפים את עקרות-הבית לתוך הבית כדי שישלמו את המס המתועב הזה. </w:t>
      </w:r>
    </w:p>
    <w:p w14:paraId="55CA3B5A" w14:textId="77777777" w:rsidR="00000000" w:rsidRDefault="007C71EE">
      <w:pPr>
        <w:pStyle w:val="a"/>
        <w:rPr>
          <w:rFonts w:hint="cs"/>
          <w:rtl/>
        </w:rPr>
      </w:pPr>
    </w:p>
    <w:p w14:paraId="4A53CF5A" w14:textId="77777777" w:rsidR="00000000" w:rsidRDefault="007C71EE">
      <w:pPr>
        <w:pStyle w:val="a"/>
        <w:rPr>
          <w:rFonts w:hint="cs"/>
          <w:rtl/>
        </w:rPr>
      </w:pPr>
      <w:r>
        <w:rPr>
          <w:rFonts w:hint="cs"/>
          <w:rtl/>
        </w:rPr>
        <w:t>עדיין לא נשמע דבר כזה. אולי תיקחו מס על כל נשימה, על אוויר. אפשר גם לגזור שעל כל סנטימטר מעוקב אוויר ישלמו כך וכך מס. נגיע לזה, אנחנו בדרך. זה צעד שהנשים הללו צועדות.</w:t>
      </w:r>
    </w:p>
    <w:p w14:paraId="0C467981" w14:textId="77777777" w:rsidR="00000000" w:rsidRDefault="007C71EE">
      <w:pPr>
        <w:pStyle w:val="a"/>
        <w:rPr>
          <w:rFonts w:hint="cs"/>
          <w:rtl/>
        </w:rPr>
      </w:pPr>
    </w:p>
    <w:p w14:paraId="06AFFA1F" w14:textId="77777777" w:rsidR="00000000" w:rsidRDefault="007C71EE">
      <w:pPr>
        <w:pStyle w:val="a"/>
        <w:rPr>
          <w:rFonts w:hint="cs"/>
          <w:rtl/>
        </w:rPr>
      </w:pPr>
      <w:r>
        <w:rPr>
          <w:rFonts w:hint="cs"/>
          <w:rtl/>
        </w:rPr>
        <w:t>הנשים הערביות משוללו</w:t>
      </w:r>
      <w:r>
        <w:rPr>
          <w:rFonts w:hint="cs"/>
          <w:rtl/>
        </w:rPr>
        <w:t>ת כל כוח, וכאשר מגיעות עמותות במטרה לעזור ולשפר את תנאיהן, דווקא אז, דווקא העמותות האלה לא מאושרות על-ידי הממשלה ולא נותנים להן תקציב. ודאי שיש אינטרס להשאיר את הנשים במצב כזה, כדי שכאשר יחפשו כוח עבודה זול, יהיה מאיפה לקחת. אתם יודעים שהנשים הן בדרך כלל 5</w:t>
      </w:r>
      <w:r>
        <w:rPr>
          <w:rFonts w:hint="cs"/>
          <w:rtl/>
        </w:rPr>
        <w:t xml:space="preserve">0% מהאוכלוסייה, אז 50% מובטלים, 50% כוח עבודה זול. זה אטרקטיבי למישהו כאן במדינה הזאת. </w:t>
      </w:r>
    </w:p>
    <w:p w14:paraId="281B29D7" w14:textId="77777777" w:rsidR="00000000" w:rsidRDefault="007C71EE">
      <w:pPr>
        <w:pStyle w:val="a"/>
        <w:rPr>
          <w:rFonts w:hint="cs"/>
          <w:rtl/>
        </w:rPr>
      </w:pPr>
    </w:p>
    <w:p w14:paraId="3520E7E3" w14:textId="77777777" w:rsidR="00000000" w:rsidRDefault="007C71EE">
      <w:pPr>
        <w:pStyle w:val="a"/>
        <w:rPr>
          <w:rFonts w:hint="cs"/>
          <w:rtl/>
        </w:rPr>
      </w:pPr>
      <w:r>
        <w:rPr>
          <w:rFonts w:hint="cs"/>
          <w:rtl/>
        </w:rPr>
        <w:t>אבל בואו נדבר על נשים ערביות שעובדות. אותן נשים שלמדו, הוכשרו והן חלק מכוח העבודה, רוב רובן  מורות. התוכנית הכלכלית החדשה פוגעת בצורה קשה במערכת החינוך, פוגעת גם במורו</w:t>
      </w:r>
      <w:r>
        <w:rPr>
          <w:rFonts w:hint="cs"/>
          <w:rtl/>
        </w:rPr>
        <w:t xml:space="preserve">ת שהתמנו וכבר שנה בעבודה. הן מאוימות, הן לא יודעות מה יעלה בגורלן בשנה הבאה. נשים שכבר עובדות מוצאות את עצמן כבר היום מובטלות, ובחודשים הבאים עוד ועוד נשים ערביות יצטרפו למעגל האבטלה הנוראי הזה. </w:t>
      </w:r>
    </w:p>
    <w:p w14:paraId="4A6CAD95" w14:textId="77777777" w:rsidR="00000000" w:rsidRDefault="007C71EE">
      <w:pPr>
        <w:pStyle w:val="a"/>
        <w:rPr>
          <w:rFonts w:hint="cs"/>
          <w:rtl/>
        </w:rPr>
      </w:pPr>
    </w:p>
    <w:p w14:paraId="464BF6DC" w14:textId="77777777" w:rsidR="00000000" w:rsidRDefault="007C71EE">
      <w:pPr>
        <w:pStyle w:val="a"/>
        <w:rPr>
          <w:rFonts w:hint="cs"/>
          <w:rtl/>
        </w:rPr>
      </w:pPr>
      <w:r>
        <w:rPr>
          <w:rFonts w:hint="cs"/>
          <w:rtl/>
        </w:rPr>
        <w:t>טוב,  לפחות עכשיו יהיה להן זמן לטפל בקשישים שיחזרו לבתי ילד</w:t>
      </w:r>
      <w:r>
        <w:rPr>
          <w:rFonts w:hint="cs"/>
          <w:rtl/>
        </w:rPr>
        <w:t>יהם. אתם הרי יודעים שגם הקשישים נפגעו, גם הסיעודיים נפגעו. בתי-אבות ייסגרו במדינה הזאת. יש סכנה שבתי-אבות ייסגרו. הזקנים והקשישים יחזרו הביתה, והנה מצאנו עבודה לעקרות-הבית, הן תטפלנה בקשישים ויבלו את הזמן שלהן בטיפול בקשישים שלהן בבית, מפני שמקצצים בצורה נ</w:t>
      </w:r>
      <w:r>
        <w:rPr>
          <w:rFonts w:hint="cs"/>
          <w:rtl/>
        </w:rPr>
        <w:t xml:space="preserve">וראית בסיעוד. ממשלת ישראל לא מתביישת להיטפל דווקא לקשישים, ולא מפסיקה לקצץ ולקצץ בקצבאותיהם. הכול, בסופו של דבר, נופל על גבה של האשה שתצטרך לטפל ממחר גם בהם. הן תהיינה מחויבות לטפל בקשישים שיחזרו הביתה אחרי כל הקיצוצים האלה. </w:t>
      </w:r>
    </w:p>
    <w:p w14:paraId="6B4A2591" w14:textId="77777777" w:rsidR="00000000" w:rsidRDefault="007C71EE">
      <w:pPr>
        <w:pStyle w:val="a"/>
        <w:rPr>
          <w:rFonts w:hint="cs"/>
          <w:rtl/>
        </w:rPr>
      </w:pPr>
    </w:p>
    <w:p w14:paraId="16902F1A" w14:textId="77777777" w:rsidR="00000000" w:rsidRDefault="007C71EE">
      <w:pPr>
        <w:pStyle w:val="a"/>
        <w:rPr>
          <w:rFonts w:hint="cs"/>
          <w:rtl/>
        </w:rPr>
      </w:pPr>
      <w:r>
        <w:rPr>
          <w:rFonts w:hint="cs"/>
          <w:rtl/>
        </w:rPr>
        <w:t>יש קיצוצים בכל כיוון. קיצוץ ב</w:t>
      </w:r>
      <w:r>
        <w:rPr>
          <w:rFonts w:hint="cs"/>
          <w:rtl/>
        </w:rPr>
        <w:t>שעות הלימוד יפגע בנשים הערביות. גם אם אשה תמצא עבודה, אולי היא לא תוכל לעבוד בה משום שילדיה יחזרו מוקדם יותר הביתה, וכמובן היא תצטרך לדאוג להשכלתם ולחינוכם יותר מתמיד, כי אחרי כל הקיצוצים האלה בית-הספר כבר לא מספק את הסחורה.</w:t>
      </w:r>
    </w:p>
    <w:p w14:paraId="346BC300" w14:textId="77777777" w:rsidR="00000000" w:rsidRDefault="007C71EE">
      <w:pPr>
        <w:pStyle w:val="a"/>
        <w:ind w:firstLine="0"/>
        <w:rPr>
          <w:rFonts w:hint="cs"/>
          <w:rtl/>
        </w:rPr>
      </w:pPr>
    </w:p>
    <w:p w14:paraId="2524A693" w14:textId="77777777" w:rsidR="00000000" w:rsidRDefault="007C71EE">
      <w:pPr>
        <w:pStyle w:val="ad"/>
        <w:rPr>
          <w:rtl/>
        </w:rPr>
      </w:pPr>
      <w:r>
        <w:rPr>
          <w:rtl/>
        </w:rPr>
        <w:t>היו"ר נסים דהן:</w:t>
      </w:r>
    </w:p>
    <w:p w14:paraId="0A172B80" w14:textId="77777777" w:rsidR="00000000" w:rsidRDefault="007C71EE">
      <w:pPr>
        <w:pStyle w:val="a"/>
        <w:rPr>
          <w:rtl/>
        </w:rPr>
      </w:pPr>
    </w:p>
    <w:p w14:paraId="35EC75AA" w14:textId="77777777" w:rsidR="00000000" w:rsidRDefault="007C71EE">
      <w:pPr>
        <w:pStyle w:val="a"/>
        <w:rPr>
          <w:rFonts w:hint="cs"/>
          <w:rtl/>
        </w:rPr>
      </w:pPr>
      <w:r>
        <w:rPr>
          <w:rFonts w:hint="cs"/>
          <w:rtl/>
        </w:rPr>
        <w:t>תודה רבה, אדו</w:t>
      </w:r>
      <w:r>
        <w:rPr>
          <w:rFonts w:hint="cs"/>
          <w:rtl/>
        </w:rPr>
        <w:t>ני. משפט לסיום.</w:t>
      </w:r>
    </w:p>
    <w:p w14:paraId="4B6ABC05" w14:textId="77777777" w:rsidR="00000000" w:rsidRDefault="007C71EE">
      <w:pPr>
        <w:pStyle w:val="Speaker"/>
        <w:rPr>
          <w:rFonts w:hint="cs"/>
          <w:rtl/>
        </w:rPr>
      </w:pPr>
      <w:bookmarkStart w:id="1928" w:name="FS000001062T27_05_2003_22_47_47"/>
      <w:bookmarkEnd w:id="1928"/>
    </w:p>
    <w:p w14:paraId="58BBEDAC" w14:textId="77777777" w:rsidR="00000000" w:rsidRDefault="007C71EE">
      <w:pPr>
        <w:pStyle w:val="SpeakerCon"/>
        <w:rPr>
          <w:rtl/>
        </w:rPr>
      </w:pPr>
      <w:bookmarkStart w:id="1929" w:name="FS000001062T27_05_2003_22_47_57C"/>
      <w:bookmarkEnd w:id="1929"/>
      <w:r>
        <w:rPr>
          <w:rtl/>
        </w:rPr>
        <w:t>ואסל טאהא (בל"ד):</w:t>
      </w:r>
    </w:p>
    <w:p w14:paraId="3C99C1DE" w14:textId="77777777" w:rsidR="00000000" w:rsidRDefault="007C71EE">
      <w:pPr>
        <w:pStyle w:val="a"/>
        <w:ind w:firstLine="0"/>
        <w:rPr>
          <w:rFonts w:hint="cs"/>
          <w:rtl/>
        </w:rPr>
      </w:pPr>
    </w:p>
    <w:p w14:paraId="71AF2814" w14:textId="77777777" w:rsidR="00000000" w:rsidRDefault="007C71EE">
      <w:pPr>
        <w:pStyle w:val="a"/>
        <w:rPr>
          <w:rFonts w:hint="cs"/>
          <w:rtl/>
        </w:rPr>
      </w:pPr>
      <w:r>
        <w:rPr>
          <w:rFonts w:hint="cs"/>
          <w:rtl/>
        </w:rPr>
        <w:t xml:space="preserve">אדוני היושב-ראש, התוכנית הכלכלית הורסת עוד יותר את השכבות הפגיעות ביותר, החלשות ביותר, הנזקקות ביותר בחברה הישראלית, ללא כל רחמים, ללא כל התחשבות. הממשלה הזאת הורסת כל חלקה טובה. </w:t>
      </w:r>
    </w:p>
    <w:p w14:paraId="67A17D93" w14:textId="77777777" w:rsidR="00000000" w:rsidRDefault="007C71EE">
      <w:pPr>
        <w:pStyle w:val="a"/>
        <w:rPr>
          <w:rFonts w:hint="cs"/>
          <w:rtl/>
        </w:rPr>
      </w:pPr>
    </w:p>
    <w:p w14:paraId="395B696A" w14:textId="77777777" w:rsidR="00000000" w:rsidRDefault="007C71EE">
      <w:pPr>
        <w:pStyle w:val="ad"/>
        <w:rPr>
          <w:rtl/>
        </w:rPr>
      </w:pPr>
      <w:r>
        <w:rPr>
          <w:rtl/>
        </w:rPr>
        <w:t>היו"ר נסים דהן:</w:t>
      </w:r>
    </w:p>
    <w:p w14:paraId="02E7C866" w14:textId="77777777" w:rsidR="00000000" w:rsidRDefault="007C71EE">
      <w:pPr>
        <w:pStyle w:val="a"/>
        <w:rPr>
          <w:rtl/>
        </w:rPr>
      </w:pPr>
    </w:p>
    <w:p w14:paraId="10FFB013" w14:textId="77777777" w:rsidR="00000000" w:rsidRDefault="007C71EE">
      <w:pPr>
        <w:pStyle w:val="a"/>
        <w:rPr>
          <w:rFonts w:hint="cs"/>
          <w:rtl/>
        </w:rPr>
      </w:pPr>
      <w:r>
        <w:rPr>
          <w:rFonts w:hint="cs"/>
          <w:rtl/>
        </w:rPr>
        <w:t xml:space="preserve">תודה. חבר הכנסת אופיר </w:t>
      </w:r>
      <w:r>
        <w:rPr>
          <w:rFonts w:hint="cs"/>
          <w:rtl/>
        </w:rPr>
        <w:t xml:space="preserve">פינס-פז במקום חבר הכנסת טלב אלסאנע, אחריו - חבר הכנסת הרב שלמה בניזרי, ואחריו - חבר הכנסת טל וחבר הכנסת אברהם בורג. כל אלה ששמעו את שמם יכולים להתכונן בינתיים. בבקשה אדוני, 20 דקות לרשותך. </w:t>
      </w:r>
    </w:p>
    <w:p w14:paraId="3C12732A" w14:textId="77777777" w:rsidR="00000000" w:rsidRDefault="007C71EE">
      <w:pPr>
        <w:pStyle w:val="a"/>
        <w:rPr>
          <w:rFonts w:hint="cs"/>
          <w:rtl/>
        </w:rPr>
      </w:pPr>
    </w:p>
    <w:p w14:paraId="2AD8EDD2" w14:textId="77777777" w:rsidR="00000000" w:rsidRDefault="007C71EE">
      <w:pPr>
        <w:pStyle w:val="Speaker"/>
        <w:rPr>
          <w:rtl/>
        </w:rPr>
      </w:pPr>
      <w:bookmarkStart w:id="1930" w:name="FS000000455T27_05_2003_22_49_50"/>
      <w:bookmarkEnd w:id="1930"/>
      <w:r>
        <w:rPr>
          <w:rFonts w:hint="eastAsia"/>
          <w:rtl/>
        </w:rPr>
        <w:t>אופיר</w:t>
      </w:r>
      <w:r>
        <w:rPr>
          <w:rtl/>
        </w:rPr>
        <w:t xml:space="preserve"> פינס-פז (העבודה-מימד):</w:t>
      </w:r>
    </w:p>
    <w:p w14:paraId="5F2869C7" w14:textId="77777777" w:rsidR="00000000" w:rsidRDefault="007C71EE">
      <w:pPr>
        <w:pStyle w:val="a"/>
        <w:rPr>
          <w:rFonts w:hint="cs"/>
          <w:rtl/>
        </w:rPr>
      </w:pPr>
    </w:p>
    <w:p w14:paraId="2C6EE4FD" w14:textId="77777777" w:rsidR="00000000" w:rsidRDefault="007C71EE">
      <w:pPr>
        <w:pStyle w:val="a"/>
        <w:rPr>
          <w:rFonts w:hint="cs"/>
          <w:rtl/>
        </w:rPr>
      </w:pPr>
      <w:r>
        <w:rPr>
          <w:rFonts w:hint="cs"/>
          <w:rtl/>
        </w:rPr>
        <w:t>אדוני היושב-ראש, אדוני השר, חברי חב</w:t>
      </w:r>
      <w:r>
        <w:rPr>
          <w:rFonts w:hint="cs"/>
          <w:rtl/>
        </w:rPr>
        <w:t xml:space="preserve">רי הכנסת, אני השתתפתי היום באחד האירועים היותר- מרגשים במסגרת המאבק שאנחנו מנהלים נגד תוכנית הגזירות הכלכליות של הממשלה - הפגנה של עשרות אלפי עובדים, גמלאים, שבאו מכל קצות הארץ למחות על מה שהממשלה הזאת עושה בטיפול שלה בקרנות הפנסיה. </w:t>
      </w:r>
    </w:p>
    <w:p w14:paraId="355394C1" w14:textId="77777777" w:rsidR="00000000" w:rsidRDefault="007C71EE">
      <w:pPr>
        <w:pStyle w:val="a"/>
        <w:rPr>
          <w:rFonts w:hint="cs"/>
          <w:rtl/>
        </w:rPr>
      </w:pPr>
    </w:p>
    <w:p w14:paraId="627E7798" w14:textId="77777777" w:rsidR="00000000" w:rsidRDefault="007C71EE">
      <w:pPr>
        <w:pStyle w:val="a"/>
        <w:rPr>
          <w:rFonts w:hint="cs"/>
          <w:rtl/>
        </w:rPr>
      </w:pPr>
      <w:r>
        <w:rPr>
          <w:rFonts w:hint="cs"/>
          <w:rtl/>
        </w:rPr>
        <w:t>איך ממשלה אחראית מטפל</w:t>
      </w:r>
      <w:r>
        <w:rPr>
          <w:rFonts w:hint="cs"/>
          <w:rtl/>
        </w:rPr>
        <w:t xml:space="preserve">ת  בקרנות הפנסיה, חבר הכנסת רמון? </w:t>
      </w:r>
    </w:p>
    <w:p w14:paraId="28BEE700" w14:textId="77777777" w:rsidR="00000000" w:rsidRDefault="007C71EE">
      <w:pPr>
        <w:pStyle w:val="a"/>
        <w:rPr>
          <w:rFonts w:hint="cs"/>
          <w:rtl/>
        </w:rPr>
      </w:pPr>
    </w:p>
    <w:p w14:paraId="3EB0AA3D" w14:textId="77777777" w:rsidR="00000000" w:rsidRDefault="007C71EE">
      <w:pPr>
        <w:pStyle w:val="ac"/>
        <w:rPr>
          <w:rtl/>
        </w:rPr>
      </w:pPr>
      <w:r>
        <w:rPr>
          <w:rFonts w:hint="eastAsia"/>
          <w:rtl/>
        </w:rPr>
        <w:t>חיים</w:t>
      </w:r>
      <w:r>
        <w:rPr>
          <w:rtl/>
        </w:rPr>
        <w:t xml:space="preserve"> רמון (העבודה-מימד):</w:t>
      </w:r>
    </w:p>
    <w:p w14:paraId="1A7FCBB1" w14:textId="77777777" w:rsidR="00000000" w:rsidRDefault="007C71EE">
      <w:pPr>
        <w:pStyle w:val="a"/>
        <w:rPr>
          <w:rFonts w:hint="cs"/>
          <w:rtl/>
        </w:rPr>
      </w:pPr>
    </w:p>
    <w:p w14:paraId="33B5FD80" w14:textId="77777777" w:rsidR="00000000" w:rsidRDefault="007C71EE">
      <w:pPr>
        <w:pStyle w:val="a"/>
        <w:rPr>
          <w:rFonts w:hint="cs"/>
          <w:rtl/>
        </w:rPr>
      </w:pPr>
      <w:r>
        <w:rPr>
          <w:rFonts w:hint="cs"/>
          <w:rtl/>
        </w:rPr>
        <w:t xml:space="preserve">- - - </w:t>
      </w:r>
    </w:p>
    <w:p w14:paraId="67CAD3D1" w14:textId="77777777" w:rsidR="00000000" w:rsidRDefault="007C71EE">
      <w:pPr>
        <w:pStyle w:val="a"/>
        <w:rPr>
          <w:rFonts w:hint="cs"/>
          <w:rtl/>
        </w:rPr>
      </w:pPr>
    </w:p>
    <w:p w14:paraId="6B2CDB3B" w14:textId="77777777" w:rsidR="00000000" w:rsidRDefault="007C71EE">
      <w:pPr>
        <w:pStyle w:val="SpeakerCon"/>
        <w:rPr>
          <w:rtl/>
        </w:rPr>
      </w:pPr>
      <w:bookmarkStart w:id="1931" w:name="FS000000455T27_05_2003_22_51_47C"/>
      <w:bookmarkEnd w:id="1931"/>
      <w:r>
        <w:rPr>
          <w:rtl/>
        </w:rPr>
        <w:t>אופיר פינס-פז (העבודה-מימד):</w:t>
      </w:r>
    </w:p>
    <w:p w14:paraId="32E34C43" w14:textId="77777777" w:rsidR="00000000" w:rsidRDefault="007C71EE">
      <w:pPr>
        <w:pStyle w:val="a"/>
        <w:rPr>
          <w:rtl/>
        </w:rPr>
      </w:pPr>
    </w:p>
    <w:p w14:paraId="54F17A7C" w14:textId="77777777" w:rsidR="00000000" w:rsidRDefault="007C71EE">
      <w:pPr>
        <w:pStyle w:val="a"/>
        <w:rPr>
          <w:rFonts w:hint="cs"/>
          <w:rtl/>
        </w:rPr>
      </w:pPr>
      <w:r>
        <w:rPr>
          <w:rFonts w:hint="cs"/>
          <w:rtl/>
        </w:rPr>
        <w:t>אבל איך הממשלה הזאת מטפלת? היא מגלגלת את האחריות ממנה אל העמיתים. היא אומרת: חבר'ה, תראו, אנחנו לא מסוגלים להתמודד עם הגירעון האקטוארי. אנחנו, הממשלה של נתנ</w:t>
      </w:r>
      <w:r>
        <w:rPr>
          <w:rFonts w:hint="cs"/>
          <w:rtl/>
        </w:rPr>
        <w:t xml:space="preserve">יהו ושרון, יש לנו בעיה עם זה שתוחלת החיים עולה, מה לעשות, אז אנחנו לא לוקחים אחריות. כולכם תשלמו 2%  יותר. כלומר, זו עלייה של 30%-35%. </w:t>
      </w:r>
    </w:p>
    <w:p w14:paraId="4EF4C036" w14:textId="77777777" w:rsidR="00000000" w:rsidRDefault="007C71EE">
      <w:pPr>
        <w:pStyle w:val="a"/>
        <w:rPr>
          <w:rFonts w:hint="cs"/>
          <w:rtl/>
        </w:rPr>
      </w:pPr>
    </w:p>
    <w:p w14:paraId="1E7EB74E" w14:textId="77777777" w:rsidR="00000000" w:rsidRDefault="007C71EE">
      <w:pPr>
        <w:pStyle w:val="ac"/>
        <w:rPr>
          <w:rtl/>
        </w:rPr>
      </w:pPr>
      <w:r>
        <w:rPr>
          <w:rFonts w:hint="eastAsia"/>
          <w:rtl/>
        </w:rPr>
        <w:t>חיים</w:t>
      </w:r>
      <w:r>
        <w:rPr>
          <w:rtl/>
        </w:rPr>
        <w:t xml:space="preserve"> רמון (העבודה-מימד):</w:t>
      </w:r>
    </w:p>
    <w:p w14:paraId="7E4ADD16" w14:textId="77777777" w:rsidR="00000000" w:rsidRDefault="007C71EE">
      <w:pPr>
        <w:pStyle w:val="a"/>
        <w:rPr>
          <w:rFonts w:hint="cs"/>
          <w:rtl/>
        </w:rPr>
      </w:pPr>
    </w:p>
    <w:p w14:paraId="19108636" w14:textId="77777777" w:rsidR="00000000" w:rsidRDefault="007C71EE">
      <w:pPr>
        <w:pStyle w:val="a"/>
        <w:rPr>
          <w:rFonts w:hint="cs"/>
          <w:rtl/>
        </w:rPr>
      </w:pPr>
      <w:r>
        <w:rPr>
          <w:rFonts w:hint="cs"/>
          <w:rtl/>
        </w:rPr>
        <w:t>זה לוקח את כל הרפורמה במס משכבות ביניים. עכשיו הם במינוס.</w:t>
      </w:r>
    </w:p>
    <w:p w14:paraId="29F98AC7" w14:textId="77777777" w:rsidR="00000000" w:rsidRDefault="007C71EE">
      <w:pPr>
        <w:pStyle w:val="a"/>
        <w:rPr>
          <w:rFonts w:hint="cs"/>
          <w:rtl/>
        </w:rPr>
      </w:pPr>
    </w:p>
    <w:p w14:paraId="654DC0DE" w14:textId="77777777" w:rsidR="00000000" w:rsidRDefault="007C71EE">
      <w:pPr>
        <w:pStyle w:val="SpeakerCon"/>
        <w:rPr>
          <w:rtl/>
        </w:rPr>
      </w:pPr>
      <w:bookmarkStart w:id="1932" w:name="FS000000455T27_05_2003_22_53_39C"/>
      <w:bookmarkEnd w:id="1932"/>
      <w:r>
        <w:rPr>
          <w:rtl/>
        </w:rPr>
        <w:t>אופיר פינס-פז (העבודה-מימד):</w:t>
      </w:r>
    </w:p>
    <w:p w14:paraId="72ECF6E9" w14:textId="77777777" w:rsidR="00000000" w:rsidRDefault="007C71EE">
      <w:pPr>
        <w:pStyle w:val="a"/>
        <w:rPr>
          <w:rtl/>
        </w:rPr>
      </w:pPr>
    </w:p>
    <w:p w14:paraId="07C948ED" w14:textId="77777777" w:rsidR="00000000" w:rsidRDefault="007C71EE">
      <w:pPr>
        <w:pStyle w:val="a"/>
        <w:rPr>
          <w:rFonts w:hint="cs"/>
          <w:rtl/>
        </w:rPr>
      </w:pPr>
      <w:r>
        <w:rPr>
          <w:rFonts w:hint="cs"/>
          <w:rtl/>
        </w:rPr>
        <w:t>עכשי</w:t>
      </w:r>
      <w:r>
        <w:rPr>
          <w:rFonts w:hint="cs"/>
          <w:rtl/>
        </w:rPr>
        <w:t xml:space="preserve">ו אנחנו במינוס. נקבל הרבה פחות, נתחיל לקבל בגיל 67, נהפוך את העובדים להיות בני ערובה של המעסיקים, שכאילו יעסיקו אותם עד גיל 67. סדום ועמורה. </w:t>
      </w:r>
    </w:p>
    <w:p w14:paraId="4FFF5E60" w14:textId="77777777" w:rsidR="00000000" w:rsidRDefault="007C71EE">
      <w:pPr>
        <w:pStyle w:val="a"/>
        <w:rPr>
          <w:rFonts w:hint="cs"/>
          <w:rtl/>
        </w:rPr>
      </w:pPr>
    </w:p>
    <w:p w14:paraId="12D45E25" w14:textId="77777777" w:rsidR="00000000" w:rsidRDefault="007C71EE">
      <w:pPr>
        <w:pStyle w:val="a"/>
        <w:rPr>
          <w:rFonts w:hint="cs"/>
          <w:rtl/>
        </w:rPr>
      </w:pPr>
      <w:r>
        <w:rPr>
          <w:rFonts w:hint="cs"/>
          <w:rtl/>
        </w:rPr>
        <w:t>ואיך נשמור על ערך הכסף? בוודאי, נלך לשחק בבורסה. פעם נרוויח, פעם נפסיד. מה זה משנה? את איגרות החוב המיועדות נבטל.</w:t>
      </w:r>
      <w:r>
        <w:rPr>
          <w:rFonts w:hint="cs"/>
          <w:rtl/>
        </w:rPr>
        <w:t xml:space="preserve"> למה צריך ללכת על דבר יציב ובטוח שמאפשר תשואה סבירה? </w:t>
      </w:r>
    </w:p>
    <w:p w14:paraId="782C800A" w14:textId="77777777" w:rsidR="00000000" w:rsidRDefault="007C71EE">
      <w:pPr>
        <w:pStyle w:val="a"/>
        <w:rPr>
          <w:rFonts w:hint="cs"/>
          <w:rtl/>
        </w:rPr>
      </w:pPr>
    </w:p>
    <w:p w14:paraId="5E38EE3A" w14:textId="77777777" w:rsidR="00000000" w:rsidRDefault="007C71EE">
      <w:pPr>
        <w:pStyle w:val="a"/>
        <w:rPr>
          <w:rFonts w:hint="cs"/>
          <w:rtl/>
        </w:rPr>
      </w:pPr>
      <w:r>
        <w:rPr>
          <w:rFonts w:hint="cs"/>
          <w:rtl/>
        </w:rPr>
        <w:t>חברים, אין מדינת רווחה שבה קרנות הפנסיה, הביטחון הסוציאלי של מיליונים במדינה הזאת, לאורך שנים, נמצא בסימן שאלה. אי-אפשר לקיים כלכלה, אי-אפשר לקיים חברה. אלה אינם פתרונות. דרך אגב, רשת הביטחון שהממשלה י</w:t>
      </w:r>
      <w:r>
        <w:rPr>
          <w:rFonts w:hint="cs"/>
          <w:rtl/>
        </w:rPr>
        <w:t>צרה כביכול לקרנות הפנסיה - הרי זה לעג לרש. לא שאני בא בטענה, כי המצב הכלכלי קשה, אבל מישהו באמת מאמין שב=6 או ב=7 מיליארדי שקלים אפשר לפתור את הבעיות האקטואריות של קרנות הפנסיה? נו, באמת. אז רבים מי ימנה את המנהלים. קודם כול, אני בעד מנהלים מקצועיים. חד-מש</w:t>
      </w:r>
      <w:r>
        <w:rPr>
          <w:rFonts w:hint="cs"/>
          <w:rtl/>
        </w:rPr>
        <w:t xml:space="preserve">מעית. היו מנהלים מקצועיים והיו מנהלים לא-מקצועיים, ותמיד צריך שיהיו מנהלים מקצועיים בקרנות הפנסיה, במשרדי הממשלה, בכל מקום. </w:t>
      </w:r>
    </w:p>
    <w:p w14:paraId="491804CE" w14:textId="77777777" w:rsidR="00000000" w:rsidRDefault="007C71EE">
      <w:pPr>
        <w:pStyle w:val="a"/>
        <w:rPr>
          <w:rFonts w:hint="cs"/>
          <w:rtl/>
        </w:rPr>
      </w:pPr>
    </w:p>
    <w:p w14:paraId="397D3598" w14:textId="77777777" w:rsidR="00000000" w:rsidRDefault="007C71EE">
      <w:pPr>
        <w:pStyle w:val="a"/>
        <w:rPr>
          <w:rFonts w:hint="cs"/>
          <w:rtl/>
        </w:rPr>
      </w:pPr>
      <w:r>
        <w:rPr>
          <w:rFonts w:hint="cs"/>
          <w:rtl/>
        </w:rPr>
        <w:t>אבל מי שמנסה לומר, שמשום שבחלק מקרנות הפנסיה המנהלים היו פחות מקצועיים  יש גירעון אקטוארי של עשרות מיליארדים - הרי זה להונות את הצ</w:t>
      </w:r>
      <w:r>
        <w:rPr>
          <w:rFonts w:hint="cs"/>
          <w:rtl/>
        </w:rPr>
        <w:t xml:space="preserve">יבור. לא זה המצב ולא דרך זה יבוא פתרון למצב. כל אחד שמבין משהו בכלכלה יודע את זה. </w:t>
      </w:r>
    </w:p>
    <w:p w14:paraId="137DCB22" w14:textId="77777777" w:rsidR="00000000" w:rsidRDefault="007C71EE">
      <w:pPr>
        <w:pStyle w:val="a"/>
        <w:rPr>
          <w:rFonts w:hint="cs"/>
          <w:rtl/>
        </w:rPr>
      </w:pPr>
    </w:p>
    <w:p w14:paraId="5BE692B2" w14:textId="77777777" w:rsidR="00000000" w:rsidRDefault="007C71EE">
      <w:pPr>
        <w:pStyle w:val="a"/>
        <w:rPr>
          <w:rFonts w:hint="cs"/>
          <w:rtl/>
        </w:rPr>
      </w:pPr>
      <w:r>
        <w:rPr>
          <w:rFonts w:hint="cs"/>
          <w:rtl/>
        </w:rPr>
        <w:t>ולכן, אני מאוד מקווה שראש הממשלה ושר האוצר גם צפו בהפגנה המדהימה שהיתה היום וגם שמעו את מה שנאמר שם, ואולי - כך אני מקווה - משהו יקרה להם עד מחר, לפני ההצבעות, שיגרום להם ל</w:t>
      </w:r>
      <w:r>
        <w:rPr>
          <w:rFonts w:hint="cs"/>
          <w:rtl/>
        </w:rPr>
        <w:t xml:space="preserve">החזיר את הפרק על הפנסיה לוועדת הכספים, כדי לשקול מחדש פתרונות אחרים. אז זה ייקח עוד יום-יומיים. לא שלא משלמים מחיר על זמן, אבל בכל זאת, פה הולכים לייצר פתרונות מסוכנים, מעודדי אי-יציבות, שמבעירים את כל יחסי העבודה במשק, ואני לא יכול אלא להתריע. </w:t>
      </w:r>
    </w:p>
    <w:p w14:paraId="37968B1C" w14:textId="77777777" w:rsidR="00000000" w:rsidRDefault="007C71EE">
      <w:pPr>
        <w:pStyle w:val="a"/>
        <w:rPr>
          <w:rFonts w:hint="cs"/>
          <w:rtl/>
        </w:rPr>
      </w:pPr>
    </w:p>
    <w:p w14:paraId="25637FD9" w14:textId="77777777" w:rsidR="00000000" w:rsidRDefault="007C71EE">
      <w:pPr>
        <w:pStyle w:val="a"/>
        <w:rPr>
          <w:rFonts w:hint="cs"/>
          <w:rtl/>
        </w:rPr>
      </w:pPr>
      <w:r>
        <w:rPr>
          <w:rFonts w:hint="cs"/>
          <w:rtl/>
        </w:rPr>
        <w:t>כמובן, אנ</w:t>
      </w:r>
      <w:r>
        <w:rPr>
          <w:rFonts w:hint="cs"/>
          <w:rtl/>
        </w:rPr>
        <w:t>חנו נצביע כאיש אחד, כל חברי האופוזיציה - נגד. אני מקווה שלפחות בנושא העקרוני הזה אנשים שאכפת להם, אנשים שמבינים את העניין, אנשים שמייצגים עובדים, יצטרפו אלינו ויצביעו נגד. אני מצפה שחיים כץ יצביע נגד. אני מצפה שחברי הכנסת של המפד"ל יצביעו נגד. אני מודה שמא</w:t>
      </w:r>
      <w:r>
        <w:rPr>
          <w:rFonts w:hint="cs"/>
          <w:rtl/>
        </w:rPr>
        <w:t xml:space="preserve">חרים יש לי פחות ציפיות. יש כאן איזו משמעת קואליציונית שאני יודע להעריך אותה, כמי שהיה פעם יושב-ראש קואליציה, אבל יש דברים שגם משמעת קואליציונית לא צריכה לתת להם הכשר. בשום פנים ואופן לא. </w:t>
      </w:r>
    </w:p>
    <w:p w14:paraId="752C7707" w14:textId="77777777" w:rsidR="00000000" w:rsidRDefault="007C71EE">
      <w:pPr>
        <w:pStyle w:val="a"/>
        <w:ind w:firstLine="0"/>
        <w:rPr>
          <w:rFonts w:hint="cs"/>
          <w:rtl/>
        </w:rPr>
      </w:pPr>
    </w:p>
    <w:p w14:paraId="45DF4785" w14:textId="77777777" w:rsidR="00000000" w:rsidRDefault="007C71EE">
      <w:pPr>
        <w:pStyle w:val="a"/>
        <w:rPr>
          <w:rFonts w:hint="cs"/>
          <w:rtl/>
        </w:rPr>
      </w:pPr>
      <w:r>
        <w:rPr>
          <w:rFonts w:hint="cs"/>
          <w:rtl/>
        </w:rPr>
        <w:t xml:space="preserve">אנחנו נאבקים על עצם קיומה של מדיניות רווחה במדינת ישראל. מי שיסתכל </w:t>
      </w:r>
      <w:r>
        <w:rPr>
          <w:rFonts w:hint="cs"/>
          <w:rtl/>
        </w:rPr>
        <w:t xml:space="preserve">על מה שקורה במדינה הזאת במשך השבועות האחרונים, שבהם מתנהל המאבק הזה, לא יכול שלא להתרגש ולא יכול להישאר אדיש. מדליקים צמיגים במדינה הזאת מאילת בדרום ועד קריית-שמונה ומטולה בצפון: יהודים וערבים, עולים חדשים וותיקים, גמלאים וסטודנטים, דתיים, חילונים וחרדים. </w:t>
      </w:r>
      <w:r>
        <w:rPr>
          <w:rFonts w:hint="cs"/>
          <w:rtl/>
        </w:rPr>
        <w:t>אתם לא רואים כלום? אתם לא מבינים מה שאתם עושים פה? זה פשוט מדהים.</w:t>
      </w:r>
    </w:p>
    <w:p w14:paraId="21C79C73" w14:textId="77777777" w:rsidR="00000000" w:rsidRDefault="007C71EE">
      <w:pPr>
        <w:pStyle w:val="a"/>
        <w:rPr>
          <w:rFonts w:hint="cs"/>
          <w:rtl/>
        </w:rPr>
      </w:pPr>
    </w:p>
    <w:p w14:paraId="01C9A72C" w14:textId="77777777" w:rsidR="00000000" w:rsidRDefault="007C71EE">
      <w:pPr>
        <w:pStyle w:val="a"/>
        <w:rPr>
          <w:rFonts w:hint="cs"/>
          <w:rtl/>
        </w:rPr>
      </w:pPr>
      <w:r>
        <w:rPr>
          <w:rFonts w:hint="cs"/>
          <w:rtl/>
        </w:rPr>
        <w:t>אני לא רוצה לדבר על תופעת ההתאבדויות, אלא רק להגיד משפט אחד: שימו לב מה קורה, למי זה קורה, ותחשבו איך נותנים לעניין הזה גם תמיכה מורלית קודם כול.</w:t>
      </w:r>
    </w:p>
    <w:p w14:paraId="301EE9B9" w14:textId="77777777" w:rsidR="00000000" w:rsidRDefault="007C71EE">
      <w:pPr>
        <w:pStyle w:val="a"/>
        <w:rPr>
          <w:rFonts w:hint="cs"/>
          <w:rtl/>
        </w:rPr>
      </w:pPr>
    </w:p>
    <w:p w14:paraId="2CF93487" w14:textId="77777777" w:rsidR="00000000" w:rsidRDefault="007C71EE">
      <w:pPr>
        <w:pStyle w:val="a"/>
        <w:rPr>
          <w:rFonts w:hint="cs"/>
          <w:rtl/>
        </w:rPr>
      </w:pPr>
      <w:r>
        <w:rPr>
          <w:rFonts w:hint="cs"/>
          <w:rtl/>
        </w:rPr>
        <w:t>מעמד הביניים, שהוא עמוד השדרה של החברה היש</w:t>
      </w:r>
      <w:r>
        <w:rPr>
          <w:rFonts w:hint="cs"/>
          <w:rtl/>
        </w:rPr>
        <w:t>ראלית, הגורם היצרני, שקם כל בוקר, הולך לעבודה, מתפרנס ומפרנס בכבוד ונותן את חלקו למס הכנסה, נמצא בקריסה ומידרדר במדרון  חלקלק. זה מסוכן. אין לכם כלים להתמודד עם זה. חבל לכם על הזמן.</w:t>
      </w:r>
    </w:p>
    <w:p w14:paraId="6F60F31C" w14:textId="77777777" w:rsidR="00000000" w:rsidRDefault="007C71EE">
      <w:pPr>
        <w:pStyle w:val="a"/>
        <w:rPr>
          <w:rFonts w:hint="cs"/>
          <w:rtl/>
        </w:rPr>
      </w:pPr>
    </w:p>
    <w:p w14:paraId="755B71BB" w14:textId="77777777" w:rsidR="00000000" w:rsidRDefault="007C71EE">
      <w:pPr>
        <w:pStyle w:val="a"/>
        <w:rPr>
          <w:rFonts w:hint="cs"/>
          <w:rtl/>
        </w:rPr>
      </w:pPr>
      <w:r>
        <w:rPr>
          <w:rFonts w:hint="cs"/>
          <w:rtl/>
        </w:rPr>
        <w:t>אדוני היושב-ראש, אדוני השר, יכול להיות שזו הסיבה לכך ששרון החליט לעשות תפ</w:t>
      </w:r>
      <w:r>
        <w:rPr>
          <w:rFonts w:hint="cs"/>
          <w:rtl/>
        </w:rPr>
        <w:t>נית מדינית דרמטית, שאני מכבד אותה ומברך עליה. אני מניח שהסייגים שהחליטו עליהם באים כדי להפיס את דעת הקהל של הימין הישראלי, כי כולם יודעים שאת מפת הדרכים אפשר לאמץ או לדחות. אפשר בהחלט לדון על כל מיני הערות שלנו, ודרך אגב לחלק מההערות אני מסכים, אבל אי-אפשר</w:t>
      </w:r>
      <w:r>
        <w:rPr>
          <w:rFonts w:hint="cs"/>
          <w:rtl/>
        </w:rPr>
        <w:t xml:space="preserve"> להתנות פתיחת משא-ומתן על מפת הדרכים בשום סייג שהממשלה החליטה עליו בישיבה שלה. הממשלה יודעת את זה, וראש הממשלה יודע את זה.</w:t>
      </w:r>
    </w:p>
    <w:p w14:paraId="5026F6D0" w14:textId="77777777" w:rsidR="00000000" w:rsidRDefault="007C71EE">
      <w:pPr>
        <w:pStyle w:val="a"/>
        <w:rPr>
          <w:rFonts w:hint="cs"/>
          <w:rtl/>
        </w:rPr>
      </w:pPr>
    </w:p>
    <w:p w14:paraId="01D7685A" w14:textId="77777777" w:rsidR="00000000" w:rsidRDefault="007C71EE">
      <w:pPr>
        <w:pStyle w:val="a"/>
        <w:rPr>
          <w:rFonts w:hint="cs"/>
          <w:rtl/>
        </w:rPr>
      </w:pPr>
      <w:r>
        <w:rPr>
          <w:rFonts w:hint="cs"/>
          <w:rtl/>
        </w:rPr>
        <w:t xml:space="preserve">אבל, אומר כך: אדוני השר גדעון עזרא, ההחלטה של ראש הממשלה על מפת הדרכים חשובה פי מאה מכל התוכנית הכלכלית של נתניהו,  ואני מדבר עכשיו </w:t>
      </w:r>
      <w:r>
        <w:rPr>
          <w:rFonts w:hint="cs"/>
          <w:rtl/>
        </w:rPr>
        <w:t>מבחינה כלכלית ולא מדינית. אם יש למדינה הזאת סיכוי לייצר מקומות עבודה, להחזיר תיירות ולהחזיר השקעות למדינה - זה לא מהתוכנית שהביא שר האוצר ושהממשלה אימצה, תוכנית שאין בה שום בשורה כלכלית ואין בה שום סיכוי לצמיחה, אלא במהלך מדיני. מהלך מדיני הוא סיפור חדש. י</w:t>
      </w:r>
      <w:r>
        <w:rPr>
          <w:rFonts w:hint="cs"/>
          <w:rtl/>
        </w:rPr>
        <w:t>כול להיות שמתוך שלא לשמה בא לשמה. יכול להיות שהוא יעשה מהלך מדיני כי יש לו צורך כלכלי. אני לא יודע. אינני בא לשפוט אותו. אני מדבר על התוצאה. אם תהיה התמדה ויהיה גם יישום של השלב הראשון במפת הדרכים, ולא רק החלטה, אני חושב שנוכל לעלות על מסלול חשוב מאוד מדינ</w:t>
      </w:r>
      <w:r>
        <w:rPr>
          <w:rFonts w:hint="cs"/>
          <w:rtl/>
        </w:rPr>
        <w:t>ית וביטחונית, אבל גם כלכלית-חברתית. אם זה לא יקרה, ההמשך מי ישורנו.</w:t>
      </w:r>
    </w:p>
    <w:p w14:paraId="3FCAEF8E" w14:textId="77777777" w:rsidR="00000000" w:rsidRDefault="007C71EE">
      <w:pPr>
        <w:pStyle w:val="a"/>
        <w:rPr>
          <w:rFonts w:hint="cs"/>
          <w:rtl/>
        </w:rPr>
      </w:pPr>
    </w:p>
    <w:p w14:paraId="6754F087" w14:textId="77777777" w:rsidR="00000000" w:rsidRDefault="007C71EE">
      <w:pPr>
        <w:pStyle w:val="a"/>
        <w:rPr>
          <w:rFonts w:hint="cs"/>
          <w:rtl/>
        </w:rPr>
      </w:pPr>
      <w:r>
        <w:rPr>
          <w:rFonts w:hint="cs"/>
          <w:rtl/>
        </w:rPr>
        <w:t>התוכנית הזאת - באמת אין סיכוי שהיא תעשה שינוי. היא מנסה לעשות שני דברים: מצד אחד, לחסוך בהוצאה הציבורית, ואני מצטער לומר שלא בהכרח במקומות הנכונים. יש מקומות שלו היו שואלים אותנו, באופן ט</w:t>
      </w:r>
      <w:r>
        <w:rPr>
          <w:rFonts w:hint="cs"/>
          <w:rtl/>
        </w:rPr>
        <w:t>בעי היינו עושים דברים אחרים למשל: בהתנחלויות, ואנחנו אומרים את האמת. אבל, נכון שזו ממשלה ימנית מאוד, ואלה סדרי העדיפויות הפוליטיים שלה.</w:t>
      </w:r>
    </w:p>
    <w:p w14:paraId="409C68FF" w14:textId="77777777" w:rsidR="00000000" w:rsidRDefault="007C71EE">
      <w:pPr>
        <w:pStyle w:val="a"/>
        <w:rPr>
          <w:rtl/>
        </w:rPr>
      </w:pPr>
    </w:p>
    <w:p w14:paraId="4B74E570" w14:textId="77777777" w:rsidR="00000000" w:rsidRDefault="007C71EE">
      <w:pPr>
        <w:pStyle w:val="a"/>
        <w:rPr>
          <w:rFonts w:hint="cs"/>
          <w:rtl/>
        </w:rPr>
      </w:pPr>
    </w:p>
    <w:p w14:paraId="5E92DB9E" w14:textId="77777777" w:rsidR="00000000" w:rsidRDefault="007C71EE">
      <w:pPr>
        <w:pStyle w:val="ac"/>
        <w:rPr>
          <w:rtl/>
        </w:rPr>
      </w:pPr>
      <w:r>
        <w:rPr>
          <w:rFonts w:hint="eastAsia"/>
          <w:rtl/>
        </w:rPr>
        <w:t>השר</w:t>
      </w:r>
      <w:r>
        <w:rPr>
          <w:rtl/>
        </w:rPr>
        <w:t xml:space="preserve"> גדעון עזרא:</w:t>
      </w:r>
    </w:p>
    <w:p w14:paraId="430025BF" w14:textId="77777777" w:rsidR="00000000" w:rsidRDefault="007C71EE">
      <w:pPr>
        <w:pStyle w:val="a"/>
        <w:rPr>
          <w:rFonts w:hint="cs"/>
          <w:rtl/>
        </w:rPr>
      </w:pPr>
    </w:p>
    <w:p w14:paraId="77B4F90F" w14:textId="77777777" w:rsidR="00000000" w:rsidRDefault="007C71EE">
      <w:pPr>
        <w:pStyle w:val="a"/>
        <w:rPr>
          <w:rFonts w:hint="cs"/>
          <w:rtl/>
        </w:rPr>
      </w:pPr>
      <w:r>
        <w:rPr>
          <w:rFonts w:hint="cs"/>
          <w:rtl/>
        </w:rPr>
        <w:t>מה היית עושה?</w:t>
      </w:r>
    </w:p>
    <w:p w14:paraId="74C3AB22" w14:textId="77777777" w:rsidR="00000000" w:rsidRDefault="007C71EE">
      <w:pPr>
        <w:pStyle w:val="a"/>
        <w:rPr>
          <w:rFonts w:hint="cs"/>
          <w:rtl/>
        </w:rPr>
      </w:pPr>
    </w:p>
    <w:p w14:paraId="11892CC4" w14:textId="77777777" w:rsidR="00000000" w:rsidRDefault="007C71EE">
      <w:pPr>
        <w:pStyle w:val="SpeakerCon"/>
        <w:rPr>
          <w:rtl/>
        </w:rPr>
      </w:pPr>
      <w:bookmarkStart w:id="1933" w:name="FS000000455T27_05_2003_23_03_43C"/>
      <w:bookmarkEnd w:id="1933"/>
      <w:r>
        <w:rPr>
          <w:rtl/>
        </w:rPr>
        <w:t>אופיר פינס-פז (העבודה-מימד):</w:t>
      </w:r>
    </w:p>
    <w:p w14:paraId="568726F4" w14:textId="77777777" w:rsidR="00000000" w:rsidRDefault="007C71EE">
      <w:pPr>
        <w:pStyle w:val="a"/>
        <w:rPr>
          <w:rtl/>
        </w:rPr>
      </w:pPr>
    </w:p>
    <w:p w14:paraId="19EE50FC" w14:textId="77777777" w:rsidR="00000000" w:rsidRDefault="007C71EE">
      <w:pPr>
        <w:pStyle w:val="a"/>
        <w:rPr>
          <w:rFonts w:hint="cs"/>
          <w:rtl/>
        </w:rPr>
      </w:pPr>
      <w:r>
        <w:rPr>
          <w:rFonts w:hint="cs"/>
          <w:rtl/>
        </w:rPr>
        <w:t>אבל, היה כאן עוד דבר. לא רק שהיתה כאן השקפה פוליטית ימני</w:t>
      </w:r>
      <w:r>
        <w:rPr>
          <w:rFonts w:hint="cs"/>
          <w:rtl/>
        </w:rPr>
        <w:t>ת אידיאולוגית של העדפת ההתנחלויות. לזה אנחנו רגילים - דרך אגב, על זה התפרקה ממשלת האחדות הקודמת. היה כאן מהלך ימני ליברלי קפיטליסטי, שאומר: רגע, החבר'ה האלה ממפלגת העבודה עשו כאן מדינה שהיא יותר מדי מדינת רווחה. מה זה העניין הזה? אדוני השר עזרא, אנחנו לא מ</w:t>
      </w:r>
      <w:r>
        <w:rPr>
          <w:rFonts w:hint="cs"/>
          <w:rtl/>
        </w:rPr>
        <w:t xml:space="preserve">תביישים. עשינו כאן מדינת רווחה, ולא לבד - עם שותפים טובים. אבל, אתה יודע מה עוד עשינו? ידענו לייצר צמיחה במדינה הזאת, שיכלה להעמיד על רגליים איתנות את מדיניות הרווחה שלנו. לא יצרנו קטסטרופה כלכלית עם מדיניות רווחה גדולה, שזה באמת בלתי אפשרי וזה ממוטט משק. </w:t>
      </w:r>
      <w:r>
        <w:rPr>
          <w:rFonts w:hint="cs"/>
          <w:rtl/>
        </w:rPr>
        <w:t xml:space="preserve">לצדה של מדיניות הרווחה, שיצרנו עקב בצד אגודל בבריאות, ברווחה ובחינוך - נכון שסבסדנו את החלשים. אנחנו גאים בכך ולא מתביישים - יצרנו כלכלה יציבה ואיתנה, שהיתה בה בעיה אחת קשה, שגם אותי הכעיסה: הפער בהכנסות. זו היתה שערורייה, וזו עדיין שערורייה גדולה במדינה. </w:t>
      </w:r>
      <w:r>
        <w:rPr>
          <w:rFonts w:hint="cs"/>
          <w:rtl/>
        </w:rPr>
        <w:t>אבל, בכל יתר הפרמטרים הצלחנו ליצר משק צומח, לא כי אנחנו גאונים, אלא כי תמיד הקפדנו לעשות כל מאמץ כדי ליצר תהליך שלום ולחתור לשלום - דבר שיאפשר לעולם לתמוך בנו, לעזור לנו, לעשות עסקים אתנו, להגיע לכאן ולעשות כלכלה.</w:t>
      </w:r>
    </w:p>
    <w:p w14:paraId="66A58E10" w14:textId="77777777" w:rsidR="00000000" w:rsidRDefault="007C71EE">
      <w:pPr>
        <w:pStyle w:val="a"/>
        <w:rPr>
          <w:rFonts w:hint="cs"/>
          <w:rtl/>
        </w:rPr>
      </w:pPr>
    </w:p>
    <w:p w14:paraId="7847F6B1" w14:textId="77777777" w:rsidR="00000000" w:rsidRDefault="007C71EE">
      <w:pPr>
        <w:pStyle w:val="ac"/>
        <w:rPr>
          <w:rtl/>
        </w:rPr>
      </w:pPr>
      <w:r>
        <w:rPr>
          <w:rFonts w:hint="eastAsia"/>
          <w:rtl/>
        </w:rPr>
        <w:t>השר</w:t>
      </w:r>
      <w:r>
        <w:rPr>
          <w:rtl/>
        </w:rPr>
        <w:t xml:space="preserve"> גדעון עזרא:</w:t>
      </w:r>
    </w:p>
    <w:p w14:paraId="7BCFE04E" w14:textId="77777777" w:rsidR="00000000" w:rsidRDefault="007C71EE">
      <w:pPr>
        <w:pStyle w:val="a"/>
        <w:rPr>
          <w:rFonts w:hint="cs"/>
          <w:rtl/>
        </w:rPr>
      </w:pPr>
    </w:p>
    <w:p w14:paraId="70DD01DA" w14:textId="77777777" w:rsidR="00000000" w:rsidRDefault="007C71EE">
      <w:pPr>
        <w:pStyle w:val="a"/>
        <w:rPr>
          <w:rFonts w:hint="cs"/>
          <w:rtl/>
        </w:rPr>
      </w:pPr>
      <w:r>
        <w:rPr>
          <w:rFonts w:hint="cs"/>
          <w:rtl/>
        </w:rPr>
        <w:t>מתי נפתחה - - - הראשונה?</w:t>
      </w:r>
      <w:r>
        <w:rPr>
          <w:rFonts w:hint="cs"/>
          <w:rtl/>
        </w:rPr>
        <w:t xml:space="preserve"> בתקופה שלנו?</w:t>
      </w:r>
    </w:p>
    <w:p w14:paraId="699CE93A" w14:textId="77777777" w:rsidR="00000000" w:rsidRDefault="007C71EE">
      <w:pPr>
        <w:pStyle w:val="a"/>
        <w:rPr>
          <w:rFonts w:hint="cs"/>
          <w:rtl/>
        </w:rPr>
      </w:pPr>
    </w:p>
    <w:p w14:paraId="43AC389A" w14:textId="77777777" w:rsidR="00000000" w:rsidRDefault="007C71EE">
      <w:pPr>
        <w:pStyle w:val="SpeakerCon"/>
        <w:rPr>
          <w:rtl/>
        </w:rPr>
      </w:pPr>
      <w:bookmarkStart w:id="1934" w:name="FS000000455T27_05_2003_23_08_08C"/>
      <w:bookmarkEnd w:id="1934"/>
      <w:r>
        <w:rPr>
          <w:rtl/>
        </w:rPr>
        <w:t>אופיר פינס-פז (העבודה-מימד):</w:t>
      </w:r>
    </w:p>
    <w:p w14:paraId="41044051" w14:textId="77777777" w:rsidR="00000000" w:rsidRDefault="007C71EE">
      <w:pPr>
        <w:pStyle w:val="a"/>
        <w:rPr>
          <w:rtl/>
        </w:rPr>
      </w:pPr>
    </w:p>
    <w:p w14:paraId="5B242B21" w14:textId="77777777" w:rsidR="00000000" w:rsidRDefault="007C71EE">
      <w:pPr>
        <w:pStyle w:val="a"/>
        <w:rPr>
          <w:rFonts w:hint="cs"/>
          <w:rtl/>
        </w:rPr>
      </w:pPr>
      <w:r>
        <w:rPr>
          <w:rFonts w:hint="cs"/>
          <w:rtl/>
        </w:rPr>
        <w:t>לא. המלחמה האחרונה, האינתיפאדה, לא נפתחה בתקופה שלכם, אבל היא נפתחה גם בגללכם.</w:t>
      </w:r>
    </w:p>
    <w:p w14:paraId="15978AAD" w14:textId="77777777" w:rsidR="00000000" w:rsidRDefault="007C71EE">
      <w:pPr>
        <w:pStyle w:val="a"/>
        <w:rPr>
          <w:rFonts w:hint="cs"/>
          <w:rtl/>
        </w:rPr>
      </w:pPr>
    </w:p>
    <w:p w14:paraId="71AFC1B9" w14:textId="77777777" w:rsidR="00000000" w:rsidRDefault="007C71EE">
      <w:pPr>
        <w:pStyle w:val="ac"/>
        <w:rPr>
          <w:rtl/>
        </w:rPr>
      </w:pPr>
      <w:r>
        <w:rPr>
          <w:rFonts w:hint="eastAsia"/>
          <w:rtl/>
        </w:rPr>
        <w:t>השר</w:t>
      </w:r>
      <w:r>
        <w:rPr>
          <w:rtl/>
        </w:rPr>
        <w:t xml:space="preserve"> גדעון עזרא:</w:t>
      </w:r>
    </w:p>
    <w:p w14:paraId="7EA7BCDB" w14:textId="77777777" w:rsidR="00000000" w:rsidRDefault="007C71EE">
      <w:pPr>
        <w:pStyle w:val="a"/>
        <w:rPr>
          <w:rFonts w:hint="cs"/>
          <w:rtl/>
        </w:rPr>
      </w:pPr>
    </w:p>
    <w:p w14:paraId="04051812" w14:textId="77777777" w:rsidR="00000000" w:rsidRDefault="007C71EE">
      <w:pPr>
        <w:pStyle w:val="a"/>
        <w:rPr>
          <w:rFonts w:hint="cs"/>
          <w:rtl/>
        </w:rPr>
      </w:pPr>
      <w:r>
        <w:rPr>
          <w:rFonts w:hint="cs"/>
          <w:rtl/>
        </w:rPr>
        <w:t>איך?</w:t>
      </w:r>
    </w:p>
    <w:p w14:paraId="52791D6A" w14:textId="77777777" w:rsidR="00000000" w:rsidRDefault="007C71EE">
      <w:pPr>
        <w:pStyle w:val="a"/>
        <w:rPr>
          <w:rFonts w:hint="cs"/>
          <w:rtl/>
        </w:rPr>
      </w:pPr>
    </w:p>
    <w:p w14:paraId="0B6A522A" w14:textId="77777777" w:rsidR="00000000" w:rsidRDefault="007C71EE">
      <w:pPr>
        <w:pStyle w:val="SpeakerCon"/>
        <w:rPr>
          <w:rtl/>
        </w:rPr>
      </w:pPr>
      <w:bookmarkStart w:id="1935" w:name="FS000000455T27_05_2003_23_09_01C"/>
      <w:bookmarkEnd w:id="1935"/>
      <w:r>
        <w:rPr>
          <w:rtl/>
        </w:rPr>
        <w:t>אופיר פינס-פז (העבודה-מימד):</w:t>
      </w:r>
    </w:p>
    <w:p w14:paraId="08DEC2E5" w14:textId="77777777" w:rsidR="00000000" w:rsidRDefault="007C71EE">
      <w:pPr>
        <w:pStyle w:val="a"/>
        <w:rPr>
          <w:rtl/>
        </w:rPr>
      </w:pPr>
    </w:p>
    <w:p w14:paraId="64E7700E" w14:textId="77777777" w:rsidR="00000000" w:rsidRDefault="007C71EE">
      <w:pPr>
        <w:pStyle w:val="a"/>
        <w:rPr>
          <w:rFonts w:hint="cs"/>
          <w:rtl/>
        </w:rPr>
      </w:pPr>
      <w:r>
        <w:rPr>
          <w:rFonts w:hint="cs"/>
          <w:rtl/>
        </w:rPr>
        <w:t>איך? בעלייה הפרובוקטיבית חסרת האחריות של אריק שרון להר-הבית. למה לא פתחתם את ה</w:t>
      </w:r>
      <w:r>
        <w:rPr>
          <w:rFonts w:hint="cs"/>
          <w:rtl/>
        </w:rPr>
        <w:t>ר-הבית עד היום? חבורה של פחדנים. לא פתחתם את הר-הבית? עליתם, פוצצתם, שיגעתם וסגרתם.</w:t>
      </w:r>
    </w:p>
    <w:p w14:paraId="1DC2B104" w14:textId="77777777" w:rsidR="00000000" w:rsidRDefault="007C71EE">
      <w:pPr>
        <w:pStyle w:val="a"/>
        <w:rPr>
          <w:rFonts w:hint="cs"/>
          <w:rtl/>
        </w:rPr>
      </w:pPr>
    </w:p>
    <w:p w14:paraId="510D9775" w14:textId="77777777" w:rsidR="00000000" w:rsidRDefault="007C71EE">
      <w:pPr>
        <w:pStyle w:val="ac"/>
        <w:rPr>
          <w:rtl/>
        </w:rPr>
      </w:pPr>
      <w:r>
        <w:rPr>
          <w:rFonts w:hint="eastAsia"/>
          <w:rtl/>
        </w:rPr>
        <w:t>אורי</w:t>
      </w:r>
      <w:r>
        <w:rPr>
          <w:rtl/>
        </w:rPr>
        <w:t xml:space="preserve"> יהודה אריאל (האיחוד הלאומי - ישראל ביתנו):</w:t>
      </w:r>
    </w:p>
    <w:p w14:paraId="11783567" w14:textId="77777777" w:rsidR="00000000" w:rsidRDefault="007C71EE">
      <w:pPr>
        <w:pStyle w:val="a"/>
        <w:rPr>
          <w:rFonts w:hint="cs"/>
          <w:rtl/>
        </w:rPr>
      </w:pPr>
    </w:p>
    <w:p w14:paraId="4BA57859" w14:textId="77777777" w:rsidR="00000000" w:rsidRDefault="007C71EE">
      <w:pPr>
        <w:pStyle w:val="a"/>
        <w:rPr>
          <w:rFonts w:hint="cs"/>
          <w:rtl/>
        </w:rPr>
      </w:pPr>
      <w:r>
        <w:rPr>
          <w:rFonts w:hint="cs"/>
          <w:rtl/>
        </w:rPr>
        <w:t>אתה תועמלן של- - -</w:t>
      </w:r>
    </w:p>
    <w:p w14:paraId="2606D68F" w14:textId="77777777" w:rsidR="00000000" w:rsidRDefault="007C71EE">
      <w:pPr>
        <w:pStyle w:val="a"/>
        <w:rPr>
          <w:rFonts w:hint="cs"/>
          <w:rtl/>
        </w:rPr>
      </w:pPr>
    </w:p>
    <w:p w14:paraId="6F61F8D3" w14:textId="77777777" w:rsidR="00000000" w:rsidRDefault="007C71EE">
      <w:pPr>
        <w:pStyle w:val="SpeakerCon"/>
        <w:rPr>
          <w:rtl/>
        </w:rPr>
      </w:pPr>
      <w:bookmarkStart w:id="1936" w:name="FS000000455T27_05_2003_23_09_02C"/>
      <w:bookmarkEnd w:id="1936"/>
      <w:r>
        <w:rPr>
          <w:rtl/>
        </w:rPr>
        <w:t>אופיר פינס-פז (העבודה-מימד):</w:t>
      </w:r>
    </w:p>
    <w:p w14:paraId="1C939E6E" w14:textId="77777777" w:rsidR="00000000" w:rsidRDefault="007C71EE">
      <w:pPr>
        <w:pStyle w:val="a"/>
        <w:rPr>
          <w:rtl/>
        </w:rPr>
      </w:pPr>
    </w:p>
    <w:p w14:paraId="6631AB77" w14:textId="77777777" w:rsidR="00000000" w:rsidRDefault="007C71EE">
      <w:pPr>
        <w:pStyle w:val="a"/>
        <w:rPr>
          <w:rFonts w:hint="cs"/>
          <w:rtl/>
        </w:rPr>
      </w:pPr>
      <w:r>
        <w:rPr>
          <w:rFonts w:hint="cs"/>
          <w:rtl/>
        </w:rPr>
        <w:t>איפה אתם? אתם גיבורים גדולים בפה, וזו הבעיה.</w:t>
      </w:r>
    </w:p>
    <w:p w14:paraId="1A8BD557" w14:textId="77777777" w:rsidR="00000000" w:rsidRDefault="007C71EE">
      <w:pPr>
        <w:pStyle w:val="a"/>
        <w:rPr>
          <w:rFonts w:hint="cs"/>
          <w:rtl/>
        </w:rPr>
      </w:pPr>
    </w:p>
    <w:p w14:paraId="01842DAC" w14:textId="77777777" w:rsidR="00000000" w:rsidRDefault="007C71EE">
      <w:pPr>
        <w:pStyle w:val="ac"/>
        <w:rPr>
          <w:rtl/>
        </w:rPr>
      </w:pPr>
      <w:r>
        <w:rPr>
          <w:rFonts w:hint="eastAsia"/>
          <w:rtl/>
        </w:rPr>
        <w:t>השר</w:t>
      </w:r>
      <w:r>
        <w:rPr>
          <w:rtl/>
        </w:rPr>
        <w:t xml:space="preserve"> גדעון עזרא:</w:t>
      </w:r>
    </w:p>
    <w:p w14:paraId="46D8C267" w14:textId="77777777" w:rsidR="00000000" w:rsidRDefault="007C71EE">
      <w:pPr>
        <w:pStyle w:val="a"/>
        <w:rPr>
          <w:rFonts w:hint="cs"/>
          <w:rtl/>
        </w:rPr>
      </w:pPr>
    </w:p>
    <w:p w14:paraId="04A6B5A0" w14:textId="77777777" w:rsidR="00000000" w:rsidRDefault="007C71EE">
      <w:pPr>
        <w:pStyle w:val="a"/>
        <w:rPr>
          <w:rFonts w:hint="cs"/>
          <w:rtl/>
        </w:rPr>
      </w:pPr>
      <w:r>
        <w:rPr>
          <w:rFonts w:hint="cs"/>
          <w:rtl/>
        </w:rPr>
        <w:t>הורדת הרי</w:t>
      </w:r>
      <w:r>
        <w:rPr>
          <w:rFonts w:hint="cs"/>
          <w:rtl/>
        </w:rPr>
        <w:t>בית - מה היא עשתה?- - -</w:t>
      </w:r>
    </w:p>
    <w:p w14:paraId="0A926FA7" w14:textId="77777777" w:rsidR="00000000" w:rsidRDefault="007C71EE">
      <w:pPr>
        <w:pStyle w:val="a"/>
        <w:rPr>
          <w:rFonts w:hint="cs"/>
          <w:rtl/>
        </w:rPr>
      </w:pPr>
    </w:p>
    <w:p w14:paraId="2ED219CF" w14:textId="77777777" w:rsidR="00000000" w:rsidRDefault="007C71EE">
      <w:pPr>
        <w:pStyle w:val="ac"/>
        <w:rPr>
          <w:rtl/>
        </w:rPr>
      </w:pPr>
      <w:r>
        <w:rPr>
          <w:rFonts w:hint="eastAsia"/>
          <w:rtl/>
        </w:rPr>
        <w:t>אורי</w:t>
      </w:r>
      <w:r>
        <w:rPr>
          <w:rtl/>
        </w:rPr>
        <w:t xml:space="preserve"> יהודה אריאל (האיחוד הלאומי - ישראל ביתנו):</w:t>
      </w:r>
    </w:p>
    <w:p w14:paraId="4D34E042" w14:textId="77777777" w:rsidR="00000000" w:rsidRDefault="007C71EE">
      <w:pPr>
        <w:pStyle w:val="a"/>
        <w:rPr>
          <w:rFonts w:hint="cs"/>
          <w:rtl/>
        </w:rPr>
      </w:pPr>
    </w:p>
    <w:p w14:paraId="008C1773" w14:textId="77777777" w:rsidR="00000000" w:rsidRDefault="007C71EE">
      <w:pPr>
        <w:pStyle w:val="a"/>
        <w:rPr>
          <w:rFonts w:hint="cs"/>
          <w:rtl/>
        </w:rPr>
      </w:pPr>
      <w:r>
        <w:rPr>
          <w:rFonts w:hint="cs"/>
          <w:rtl/>
        </w:rPr>
        <w:t>- - -</w:t>
      </w:r>
    </w:p>
    <w:p w14:paraId="196C5798" w14:textId="77777777" w:rsidR="00000000" w:rsidRDefault="007C71EE">
      <w:pPr>
        <w:pStyle w:val="a"/>
        <w:rPr>
          <w:rFonts w:hint="cs"/>
          <w:rtl/>
        </w:rPr>
      </w:pPr>
    </w:p>
    <w:p w14:paraId="6C691A44" w14:textId="77777777" w:rsidR="00000000" w:rsidRDefault="007C71EE">
      <w:pPr>
        <w:pStyle w:val="SpeakerCon"/>
        <w:rPr>
          <w:rtl/>
        </w:rPr>
      </w:pPr>
      <w:bookmarkStart w:id="1937" w:name="FS000000455T27_05_2003_23_10_38C"/>
      <w:bookmarkEnd w:id="1937"/>
      <w:r>
        <w:rPr>
          <w:rtl/>
        </w:rPr>
        <w:t>אופיר פינס-פז (העבודה-מימד):</w:t>
      </w:r>
    </w:p>
    <w:p w14:paraId="172182F4" w14:textId="77777777" w:rsidR="00000000" w:rsidRDefault="007C71EE">
      <w:pPr>
        <w:pStyle w:val="a"/>
        <w:rPr>
          <w:rtl/>
        </w:rPr>
      </w:pPr>
    </w:p>
    <w:p w14:paraId="7BA97738" w14:textId="77777777" w:rsidR="00000000" w:rsidRDefault="007C71EE">
      <w:pPr>
        <w:pStyle w:val="a"/>
        <w:rPr>
          <w:rFonts w:hint="cs"/>
          <w:rtl/>
        </w:rPr>
      </w:pPr>
      <w:r>
        <w:rPr>
          <w:rFonts w:hint="cs"/>
          <w:rtl/>
        </w:rPr>
        <w:t>השר גדעון עזרא, בחייך. מה שגורם עכשיו לעליית הבורסות וגם לחיזוק השקל זה מפת הדרכים. מה אתה רוצה?</w:t>
      </w:r>
    </w:p>
    <w:p w14:paraId="2F4FA278" w14:textId="77777777" w:rsidR="00000000" w:rsidRDefault="007C71EE">
      <w:pPr>
        <w:pStyle w:val="a"/>
        <w:rPr>
          <w:rFonts w:hint="cs"/>
          <w:rtl/>
        </w:rPr>
      </w:pPr>
    </w:p>
    <w:p w14:paraId="1D18AAA4" w14:textId="77777777" w:rsidR="00000000" w:rsidRDefault="007C71EE">
      <w:pPr>
        <w:pStyle w:val="ac"/>
        <w:rPr>
          <w:rtl/>
        </w:rPr>
      </w:pPr>
      <w:r>
        <w:rPr>
          <w:rFonts w:hint="eastAsia"/>
          <w:rtl/>
        </w:rPr>
        <w:t>השר</w:t>
      </w:r>
      <w:r>
        <w:rPr>
          <w:rtl/>
        </w:rPr>
        <w:t xml:space="preserve"> גדעון עזרא:</w:t>
      </w:r>
    </w:p>
    <w:p w14:paraId="56570F46" w14:textId="77777777" w:rsidR="00000000" w:rsidRDefault="007C71EE">
      <w:pPr>
        <w:pStyle w:val="a"/>
        <w:rPr>
          <w:rFonts w:hint="cs"/>
          <w:rtl/>
        </w:rPr>
      </w:pPr>
    </w:p>
    <w:p w14:paraId="64F1C506" w14:textId="77777777" w:rsidR="00000000" w:rsidRDefault="007C71EE">
      <w:pPr>
        <w:pStyle w:val="a"/>
        <w:rPr>
          <w:rFonts w:hint="cs"/>
          <w:rtl/>
        </w:rPr>
      </w:pPr>
      <w:r>
        <w:rPr>
          <w:rFonts w:hint="cs"/>
          <w:rtl/>
        </w:rPr>
        <w:t>לא עכשיו. אני מדבר אתך על חודש</w:t>
      </w:r>
      <w:r>
        <w:rPr>
          <w:rFonts w:hint="cs"/>
          <w:rtl/>
        </w:rPr>
        <w:t>יים.</w:t>
      </w:r>
    </w:p>
    <w:p w14:paraId="2A2053CB" w14:textId="77777777" w:rsidR="00000000" w:rsidRDefault="007C71EE">
      <w:pPr>
        <w:pStyle w:val="a"/>
        <w:rPr>
          <w:rFonts w:hint="cs"/>
          <w:rtl/>
        </w:rPr>
      </w:pPr>
    </w:p>
    <w:p w14:paraId="353B59B4" w14:textId="77777777" w:rsidR="00000000" w:rsidRDefault="007C71EE">
      <w:pPr>
        <w:pStyle w:val="ad"/>
        <w:rPr>
          <w:rtl/>
        </w:rPr>
      </w:pPr>
      <w:r>
        <w:rPr>
          <w:rtl/>
        </w:rPr>
        <w:t>היו"ר נסים דהן:</w:t>
      </w:r>
    </w:p>
    <w:p w14:paraId="40ED28C1" w14:textId="77777777" w:rsidR="00000000" w:rsidRDefault="007C71EE">
      <w:pPr>
        <w:pStyle w:val="a"/>
        <w:rPr>
          <w:rtl/>
        </w:rPr>
      </w:pPr>
    </w:p>
    <w:p w14:paraId="65415033" w14:textId="77777777" w:rsidR="00000000" w:rsidRDefault="007C71EE">
      <w:pPr>
        <w:pStyle w:val="a"/>
        <w:rPr>
          <w:rFonts w:hint="cs"/>
          <w:rtl/>
        </w:rPr>
      </w:pPr>
      <w:r>
        <w:rPr>
          <w:rFonts w:hint="cs"/>
          <w:rtl/>
        </w:rPr>
        <w:t>כדאי שתמשיך, כי הדיון פה הוא על חשבון זמנך היקר. אתה יכול להמשיך להתווכח אתו, וזה על חשבון הזמן שלך.</w:t>
      </w:r>
    </w:p>
    <w:p w14:paraId="15AE9770" w14:textId="77777777" w:rsidR="00000000" w:rsidRDefault="007C71EE">
      <w:pPr>
        <w:pStyle w:val="a"/>
        <w:rPr>
          <w:rFonts w:hint="cs"/>
          <w:rtl/>
        </w:rPr>
      </w:pPr>
    </w:p>
    <w:p w14:paraId="65F44E2B" w14:textId="77777777" w:rsidR="00000000" w:rsidRDefault="007C71EE">
      <w:pPr>
        <w:pStyle w:val="SpeakerCon"/>
        <w:rPr>
          <w:rtl/>
        </w:rPr>
      </w:pPr>
      <w:bookmarkStart w:id="1938" w:name="FS000000455T27_05_2003_23_11_15C"/>
      <w:bookmarkEnd w:id="1938"/>
      <w:r>
        <w:rPr>
          <w:rtl/>
        </w:rPr>
        <w:t>אופיר פינס-פז (העבודה-מימד):</w:t>
      </w:r>
    </w:p>
    <w:p w14:paraId="6867C772" w14:textId="77777777" w:rsidR="00000000" w:rsidRDefault="007C71EE">
      <w:pPr>
        <w:pStyle w:val="a"/>
        <w:rPr>
          <w:rtl/>
        </w:rPr>
      </w:pPr>
    </w:p>
    <w:p w14:paraId="705B5BF8" w14:textId="77777777" w:rsidR="00000000" w:rsidRDefault="007C71EE">
      <w:pPr>
        <w:pStyle w:val="a"/>
        <w:rPr>
          <w:rFonts w:hint="cs"/>
          <w:rtl/>
        </w:rPr>
      </w:pPr>
      <w:r>
        <w:rPr>
          <w:rFonts w:hint="cs"/>
          <w:rtl/>
        </w:rPr>
        <w:t>לא. אני מוכן, בהחלט, להחליף אתו - - -</w:t>
      </w:r>
    </w:p>
    <w:p w14:paraId="7BE42716" w14:textId="77777777" w:rsidR="00000000" w:rsidRDefault="007C71EE">
      <w:pPr>
        <w:pStyle w:val="a"/>
        <w:rPr>
          <w:rFonts w:hint="cs"/>
          <w:rtl/>
        </w:rPr>
      </w:pPr>
    </w:p>
    <w:p w14:paraId="7ABC69B4" w14:textId="77777777" w:rsidR="00000000" w:rsidRDefault="007C71EE">
      <w:pPr>
        <w:pStyle w:val="ad"/>
        <w:rPr>
          <w:rtl/>
        </w:rPr>
      </w:pPr>
      <w:r>
        <w:rPr>
          <w:rtl/>
        </w:rPr>
        <w:t>היו"ר נסים דהן:</w:t>
      </w:r>
    </w:p>
    <w:p w14:paraId="29302231" w14:textId="77777777" w:rsidR="00000000" w:rsidRDefault="007C71EE">
      <w:pPr>
        <w:pStyle w:val="a"/>
        <w:rPr>
          <w:rtl/>
        </w:rPr>
      </w:pPr>
    </w:p>
    <w:p w14:paraId="369C78C2" w14:textId="77777777" w:rsidR="00000000" w:rsidRDefault="007C71EE">
      <w:pPr>
        <w:pStyle w:val="a"/>
        <w:rPr>
          <w:rFonts w:hint="cs"/>
          <w:rtl/>
        </w:rPr>
      </w:pPr>
      <w:r>
        <w:rPr>
          <w:rFonts w:hint="cs"/>
          <w:rtl/>
        </w:rPr>
        <w:t>אתה מחליף אתו - זה בסדר, ורק לא מהלומות.</w:t>
      </w:r>
    </w:p>
    <w:p w14:paraId="2BD184D7" w14:textId="77777777" w:rsidR="00000000" w:rsidRDefault="007C71EE">
      <w:pPr>
        <w:pStyle w:val="a"/>
        <w:rPr>
          <w:rtl/>
        </w:rPr>
      </w:pPr>
    </w:p>
    <w:p w14:paraId="1FE20832" w14:textId="77777777" w:rsidR="00000000" w:rsidRDefault="007C71EE">
      <w:pPr>
        <w:pStyle w:val="a"/>
        <w:rPr>
          <w:rFonts w:hint="cs"/>
          <w:rtl/>
        </w:rPr>
      </w:pPr>
    </w:p>
    <w:p w14:paraId="3D6122B5" w14:textId="77777777" w:rsidR="00000000" w:rsidRDefault="007C71EE">
      <w:pPr>
        <w:pStyle w:val="SpeakerCon"/>
        <w:rPr>
          <w:rtl/>
        </w:rPr>
      </w:pPr>
      <w:bookmarkStart w:id="1939" w:name="FS000000455T27_05_2003_23_11_56C"/>
      <w:bookmarkEnd w:id="1939"/>
      <w:r>
        <w:rPr>
          <w:rtl/>
        </w:rPr>
        <w:t>או</w:t>
      </w:r>
      <w:r>
        <w:rPr>
          <w:rtl/>
        </w:rPr>
        <w:t>פיר פינס-פז (העבודה-מימד):</w:t>
      </w:r>
    </w:p>
    <w:p w14:paraId="527D4A9A" w14:textId="77777777" w:rsidR="00000000" w:rsidRDefault="007C71EE">
      <w:pPr>
        <w:pStyle w:val="a"/>
        <w:rPr>
          <w:rtl/>
        </w:rPr>
      </w:pPr>
    </w:p>
    <w:p w14:paraId="2BA3CF69" w14:textId="77777777" w:rsidR="00000000" w:rsidRDefault="007C71EE">
      <w:pPr>
        <w:pStyle w:val="a"/>
        <w:rPr>
          <w:rFonts w:hint="cs"/>
          <w:rtl/>
        </w:rPr>
      </w:pPr>
      <w:r>
        <w:rPr>
          <w:rFonts w:hint="cs"/>
          <w:rtl/>
        </w:rPr>
        <w:t>זה על זמני, וזה בסדר.</w:t>
      </w:r>
    </w:p>
    <w:p w14:paraId="4658C457" w14:textId="77777777" w:rsidR="00000000" w:rsidRDefault="007C71EE">
      <w:pPr>
        <w:pStyle w:val="a"/>
        <w:rPr>
          <w:rFonts w:hint="cs"/>
          <w:rtl/>
        </w:rPr>
      </w:pPr>
    </w:p>
    <w:p w14:paraId="5671053C" w14:textId="77777777" w:rsidR="00000000" w:rsidRDefault="007C71EE">
      <w:pPr>
        <w:pStyle w:val="ac"/>
        <w:rPr>
          <w:rtl/>
        </w:rPr>
      </w:pPr>
      <w:r>
        <w:rPr>
          <w:rFonts w:hint="eastAsia"/>
          <w:rtl/>
        </w:rPr>
        <w:t>השר</w:t>
      </w:r>
      <w:r>
        <w:rPr>
          <w:rtl/>
        </w:rPr>
        <w:t xml:space="preserve"> גדעון עזרא:</w:t>
      </w:r>
    </w:p>
    <w:p w14:paraId="48E2C183" w14:textId="77777777" w:rsidR="00000000" w:rsidRDefault="007C71EE">
      <w:pPr>
        <w:pStyle w:val="a"/>
        <w:rPr>
          <w:rFonts w:hint="cs"/>
          <w:rtl/>
        </w:rPr>
      </w:pPr>
    </w:p>
    <w:p w14:paraId="3E269BF3" w14:textId="77777777" w:rsidR="00000000" w:rsidRDefault="007C71EE">
      <w:pPr>
        <w:pStyle w:val="a"/>
        <w:rPr>
          <w:rFonts w:hint="cs"/>
          <w:rtl/>
        </w:rPr>
      </w:pPr>
      <w:r>
        <w:rPr>
          <w:rFonts w:hint="cs"/>
          <w:rtl/>
        </w:rPr>
        <w:t>הוא לא ידע שיש עשר דקות.</w:t>
      </w:r>
    </w:p>
    <w:p w14:paraId="6A399F8D" w14:textId="77777777" w:rsidR="00000000" w:rsidRDefault="007C71EE">
      <w:pPr>
        <w:pStyle w:val="a"/>
        <w:rPr>
          <w:rFonts w:hint="cs"/>
          <w:rtl/>
        </w:rPr>
      </w:pPr>
    </w:p>
    <w:p w14:paraId="3FAAE21A" w14:textId="77777777" w:rsidR="00000000" w:rsidRDefault="007C71EE">
      <w:pPr>
        <w:pStyle w:val="ad"/>
        <w:rPr>
          <w:rtl/>
        </w:rPr>
      </w:pPr>
      <w:r>
        <w:rPr>
          <w:rtl/>
        </w:rPr>
        <w:t>היו"ר נסים דהן:</w:t>
      </w:r>
    </w:p>
    <w:p w14:paraId="19B0DF48" w14:textId="77777777" w:rsidR="00000000" w:rsidRDefault="007C71EE">
      <w:pPr>
        <w:pStyle w:val="a"/>
        <w:rPr>
          <w:rtl/>
        </w:rPr>
      </w:pPr>
    </w:p>
    <w:p w14:paraId="31728CD9" w14:textId="77777777" w:rsidR="00000000" w:rsidRDefault="007C71EE">
      <w:pPr>
        <w:pStyle w:val="a"/>
        <w:rPr>
          <w:rFonts w:hint="cs"/>
          <w:rtl/>
        </w:rPr>
      </w:pPr>
      <w:r>
        <w:rPr>
          <w:rFonts w:hint="cs"/>
          <w:rtl/>
        </w:rPr>
        <w:t>הוא ידע.</w:t>
      </w:r>
    </w:p>
    <w:p w14:paraId="12922372" w14:textId="77777777" w:rsidR="00000000" w:rsidRDefault="007C71EE">
      <w:pPr>
        <w:pStyle w:val="a"/>
        <w:rPr>
          <w:rFonts w:hint="cs"/>
          <w:rtl/>
        </w:rPr>
      </w:pPr>
    </w:p>
    <w:p w14:paraId="0B669240" w14:textId="77777777" w:rsidR="00000000" w:rsidRDefault="007C71EE">
      <w:pPr>
        <w:pStyle w:val="SpeakerCon"/>
        <w:rPr>
          <w:rtl/>
        </w:rPr>
      </w:pPr>
      <w:bookmarkStart w:id="1940" w:name="FS000000455T27_05_2003_23_12_42C"/>
      <w:bookmarkEnd w:id="1940"/>
      <w:r>
        <w:rPr>
          <w:rtl/>
        </w:rPr>
        <w:t>אופיר פינס-פז (העבודה-מימד):</w:t>
      </w:r>
    </w:p>
    <w:p w14:paraId="79055FD0" w14:textId="77777777" w:rsidR="00000000" w:rsidRDefault="007C71EE">
      <w:pPr>
        <w:pStyle w:val="a"/>
        <w:rPr>
          <w:rtl/>
        </w:rPr>
      </w:pPr>
    </w:p>
    <w:p w14:paraId="5E39A21A" w14:textId="77777777" w:rsidR="00000000" w:rsidRDefault="007C71EE">
      <w:pPr>
        <w:pStyle w:val="a"/>
        <w:rPr>
          <w:rFonts w:hint="cs"/>
          <w:rtl/>
        </w:rPr>
      </w:pPr>
      <w:r>
        <w:rPr>
          <w:rFonts w:hint="cs"/>
          <w:rtl/>
        </w:rPr>
        <w:t>אני רוצה לחזור ולומר: חברים, מחר ההצבעות. מחר נעשה פעולת מחאה אחרונה של כל המפלגות יחד: עם אחד, חד"ש, בל"</w:t>
      </w:r>
      <w:r>
        <w:rPr>
          <w:rFonts w:hint="cs"/>
          <w:rtl/>
        </w:rPr>
        <w:t>ד, רע"ם, מרצ, יהדות התורה, ש"ס ומפלגת העבודה. נתכנס בשעה 16:30 ברחבת "נזכור" מול "בנייני האומה" ונצעד לכיוון הכנסת, מתוך רצון והזדמנות של הרגע האחרון לקרוא לממשלה: תחשבי שוב על כמה סעיפים. אנחנו יודעים שאתם רוצים להעביר את התוכנית. יש כמה סעיפים שחשוב מאוד</w:t>
      </w:r>
      <w:r>
        <w:rPr>
          <w:rFonts w:hint="cs"/>
          <w:rtl/>
        </w:rPr>
        <w:t xml:space="preserve"> לחשוב עליהם פעם נוספת, למשל הפגיעה העצומה בקצבאות הילדים, למשל הפגיעה העצומה בקצבאות הנכים. תראו מה אתם עושים.</w:t>
      </w:r>
    </w:p>
    <w:p w14:paraId="640C9CE1" w14:textId="77777777" w:rsidR="00000000" w:rsidRDefault="007C71EE">
      <w:pPr>
        <w:pStyle w:val="a"/>
        <w:rPr>
          <w:rFonts w:hint="cs"/>
          <w:rtl/>
        </w:rPr>
      </w:pPr>
    </w:p>
    <w:p w14:paraId="52EB50FC" w14:textId="77777777" w:rsidR="00000000" w:rsidRDefault="007C71EE">
      <w:pPr>
        <w:pStyle w:val="ac"/>
        <w:rPr>
          <w:rFonts w:hint="cs"/>
          <w:rtl/>
        </w:rPr>
      </w:pPr>
      <w:r>
        <w:rPr>
          <w:rFonts w:hint="eastAsia"/>
          <w:rtl/>
        </w:rPr>
        <w:t>אורי</w:t>
      </w:r>
      <w:r>
        <w:rPr>
          <w:rtl/>
        </w:rPr>
        <w:t xml:space="preserve"> יהודה אריאל (האיחוד הלאומי - ישראל ביתנו):</w:t>
      </w:r>
    </w:p>
    <w:p w14:paraId="288EA6F2" w14:textId="77777777" w:rsidR="00000000" w:rsidRDefault="007C71EE">
      <w:pPr>
        <w:pStyle w:val="ac"/>
        <w:rPr>
          <w:rFonts w:hint="cs"/>
          <w:rtl/>
        </w:rPr>
      </w:pPr>
    </w:p>
    <w:p w14:paraId="03A74BC3" w14:textId="77777777" w:rsidR="00000000" w:rsidRDefault="007C71EE">
      <w:pPr>
        <w:pStyle w:val="a"/>
        <w:rPr>
          <w:rFonts w:hint="cs"/>
          <w:rtl/>
        </w:rPr>
      </w:pPr>
    </w:p>
    <w:p w14:paraId="44123402" w14:textId="77777777" w:rsidR="00000000" w:rsidRDefault="007C71EE">
      <w:pPr>
        <w:pStyle w:val="a"/>
        <w:rPr>
          <w:rFonts w:hint="cs"/>
          <w:rtl/>
        </w:rPr>
      </w:pPr>
      <w:r>
        <w:rPr>
          <w:rFonts w:hint="cs"/>
          <w:rtl/>
        </w:rPr>
        <w:t>באיזו שעה?</w:t>
      </w:r>
    </w:p>
    <w:p w14:paraId="09620519" w14:textId="77777777" w:rsidR="00000000" w:rsidRDefault="007C71EE">
      <w:pPr>
        <w:pStyle w:val="a"/>
        <w:rPr>
          <w:rFonts w:hint="cs"/>
          <w:rtl/>
        </w:rPr>
      </w:pPr>
    </w:p>
    <w:p w14:paraId="106A57CB" w14:textId="77777777" w:rsidR="00000000" w:rsidRDefault="007C71EE">
      <w:pPr>
        <w:pStyle w:val="SpeakerCon"/>
        <w:rPr>
          <w:rtl/>
        </w:rPr>
      </w:pPr>
      <w:bookmarkStart w:id="1941" w:name="FS000000455T27_05_2003_23_14_49C"/>
      <w:bookmarkEnd w:id="1941"/>
      <w:r>
        <w:rPr>
          <w:rtl/>
        </w:rPr>
        <w:t>אופיר פינס-פז (העבודה-מימד):</w:t>
      </w:r>
    </w:p>
    <w:p w14:paraId="5AB6B3B4" w14:textId="77777777" w:rsidR="00000000" w:rsidRDefault="007C71EE">
      <w:pPr>
        <w:pStyle w:val="a"/>
        <w:rPr>
          <w:rtl/>
        </w:rPr>
      </w:pPr>
    </w:p>
    <w:p w14:paraId="2E18D9A2" w14:textId="77777777" w:rsidR="00000000" w:rsidRDefault="007C71EE">
      <w:pPr>
        <w:pStyle w:val="a"/>
        <w:rPr>
          <w:rFonts w:hint="cs"/>
          <w:rtl/>
        </w:rPr>
      </w:pPr>
      <w:r>
        <w:rPr>
          <w:rFonts w:hint="cs"/>
          <w:rtl/>
        </w:rPr>
        <w:t>חבר הכנסת אריאל, אתה מוזמן. זה בשעה 16:30. אני קורא</w:t>
      </w:r>
      <w:r>
        <w:rPr>
          <w:rFonts w:hint="cs"/>
          <w:rtl/>
        </w:rPr>
        <w:t xml:space="preserve"> לכל הציבור, לירושלמים: תבואו מחר בשעה 16:30 ותצטרפו אלינו. כולנו, כל עם ישראל, יהודים וערבים, חילונים ודתיים, דתיים וזקנים, עולים חדשים וותיקים, תבואו מחר ותעזרו לנו להפגין ולמחות ולנסות לשנות את דעתם של שר האוצר, של ראש הממשלה ושל שרי הממשלה.</w:t>
      </w:r>
    </w:p>
    <w:p w14:paraId="0A61DC25" w14:textId="77777777" w:rsidR="00000000" w:rsidRDefault="007C71EE">
      <w:pPr>
        <w:pStyle w:val="a"/>
        <w:rPr>
          <w:rFonts w:hint="cs"/>
          <w:rtl/>
        </w:rPr>
      </w:pPr>
    </w:p>
    <w:p w14:paraId="67472512" w14:textId="77777777" w:rsidR="00000000" w:rsidRDefault="007C71EE">
      <w:pPr>
        <w:pStyle w:val="a"/>
        <w:rPr>
          <w:rFonts w:hint="cs"/>
          <w:rtl/>
        </w:rPr>
      </w:pPr>
      <w:r>
        <w:rPr>
          <w:rFonts w:hint="cs"/>
          <w:rtl/>
        </w:rPr>
        <w:t xml:space="preserve">חבר הכנסת </w:t>
      </w:r>
      <w:r>
        <w:rPr>
          <w:rFonts w:hint="cs"/>
          <w:rtl/>
        </w:rPr>
        <w:t>אריאל, קח את נושא קצבאות הנכים. חודשים על חודשים נאבקו הנכים על זכויותיהם, וזה היה מאבק עיקש וקשה. שלמה בניזרי היה אז שר העבודה. לא נאבקו בו. בסופו של דבר, הצליחו - לא ייאמן איזו מדינה אנחנו - ואמרו: אז מה אם הצלחתם? חתמו אתם, ולא כיבדו את החתימה הרבה זמן.</w:t>
      </w:r>
      <w:r>
        <w:rPr>
          <w:rFonts w:hint="cs"/>
          <w:rtl/>
        </w:rPr>
        <w:t xml:space="preserve"> נתנו להם לרוץ אחריהם על עניינים שהם חתמו עליהם ושהם השיגו חודשים - אמת? וזאת, עד שיישמו אותם הלכה למעשה. עכשיו, לוקחים חלק חזרה. איך ציבור במדינה הזאת יאמין בממשלה שלו? איך ציבור הנכים למוד הסבל ישים את מבטחו בשרון, בנתניהו, באחרים? </w:t>
      </w:r>
    </w:p>
    <w:p w14:paraId="2F661522" w14:textId="77777777" w:rsidR="00000000" w:rsidRDefault="007C71EE">
      <w:pPr>
        <w:pStyle w:val="a"/>
        <w:rPr>
          <w:rFonts w:hint="cs"/>
          <w:rtl/>
        </w:rPr>
      </w:pPr>
    </w:p>
    <w:p w14:paraId="7A457AE9" w14:textId="77777777" w:rsidR="00000000" w:rsidRDefault="007C71EE">
      <w:pPr>
        <w:pStyle w:val="a"/>
        <w:rPr>
          <w:rFonts w:hint="cs"/>
          <w:rtl/>
        </w:rPr>
      </w:pPr>
      <w:r>
        <w:rPr>
          <w:rFonts w:hint="cs"/>
          <w:rtl/>
        </w:rPr>
        <w:t>איך ציבור הסטודנטים,</w:t>
      </w:r>
      <w:r>
        <w:rPr>
          <w:rFonts w:hint="cs"/>
          <w:rtl/>
        </w:rPr>
        <w:t xml:space="preserve"> שחתמו אתו על הסכם </w:t>
      </w:r>
      <w:r>
        <w:rPr>
          <w:rtl/>
        </w:rPr>
        <w:t>–</w:t>
      </w:r>
      <w:r>
        <w:rPr>
          <w:rFonts w:hint="cs"/>
          <w:rtl/>
        </w:rPr>
        <w:t xml:space="preserve"> נכון, ממשלה אחרת, לא מכבדים, אין כבוד למלה, אין כבוד לחתימה. ככה לא בונים מדינה, השר עזרא, ככה לא בונים מדינה.</w:t>
      </w:r>
    </w:p>
    <w:p w14:paraId="56893A60" w14:textId="77777777" w:rsidR="00000000" w:rsidRDefault="007C71EE">
      <w:pPr>
        <w:pStyle w:val="a"/>
        <w:ind w:firstLine="0"/>
        <w:rPr>
          <w:rFonts w:hint="cs"/>
          <w:rtl/>
        </w:rPr>
      </w:pPr>
    </w:p>
    <w:p w14:paraId="699146EB" w14:textId="77777777" w:rsidR="00000000" w:rsidRDefault="007C71EE">
      <w:pPr>
        <w:pStyle w:val="a"/>
        <w:ind w:firstLine="0"/>
        <w:rPr>
          <w:rFonts w:hint="cs"/>
          <w:rtl/>
        </w:rPr>
      </w:pPr>
      <w:r>
        <w:rPr>
          <w:rFonts w:hint="cs"/>
          <w:rtl/>
        </w:rPr>
        <w:tab/>
        <w:t>לכן, אני מאוד מקווה שהממשלה הזאת תתעשת, שכמה אנשים בקואליציה הזאת יגידו משהו, יגידו: עד כאן, ידפקו על השולחן, דוד לוי, זבו</w:t>
      </w:r>
      <w:r>
        <w:rPr>
          <w:rFonts w:hint="cs"/>
          <w:rtl/>
        </w:rPr>
        <w:t>לון אורלב - איך אתה יכול להיות שר הרווחה בממשלה כזאת? על המקום תתפטר. איך אפשר למלא תפקיד כזה? איך ישנים בלילה ככה? אני מקווה שהאנשים שאני פונה אליהם מעל הבמה הזאת, מתוך שורות הקואליציה, יתחשבו במצפונם, לא רק במשמעת הקואליציונית, ויפתיעו מחר לטובה את עם יש</w:t>
      </w:r>
      <w:r>
        <w:rPr>
          <w:rFonts w:hint="cs"/>
          <w:rtl/>
        </w:rPr>
        <w:t>ראל. תודה רבה.</w:t>
      </w:r>
    </w:p>
    <w:p w14:paraId="055AA19B" w14:textId="77777777" w:rsidR="00000000" w:rsidRDefault="007C71EE">
      <w:pPr>
        <w:pStyle w:val="a"/>
        <w:ind w:firstLine="0"/>
        <w:rPr>
          <w:rFonts w:hint="cs"/>
          <w:rtl/>
        </w:rPr>
      </w:pPr>
    </w:p>
    <w:p w14:paraId="00F670EF" w14:textId="77777777" w:rsidR="00000000" w:rsidRDefault="007C71EE">
      <w:pPr>
        <w:pStyle w:val="ad"/>
        <w:rPr>
          <w:rtl/>
        </w:rPr>
      </w:pPr>
      <w:r>
        <w:rPr>
          <w:rtl/>
        </w:rPr>
        <w:t>היו"ר נסים דהן:</w:t>
      </w:r>
    </w:p>
    <w:p w14:paraId="09572817" w14:textId="77777777" w:rsidR="00000000" w:rsidRDefault="007C71EE">
      <w:pPr>
        <w:pStyle w:val="a"/>
        <w:rPr>
          <w:rtl/>
        </w:rPr>
      </w:pPr>
    </w:p>
    <w:p w14:paraId="6FA9B4B9" w14:textId="77777777" w:rsidR="00000000" w:rsidRDefault="007C71EE">
      <w:pPr>
        <w:pStyle w:val="a"/>
        <w:rPr>
          <w:rFonts w:hint="cs"/>
          <w:rtl/>
        </w:rPr>
      </w:pPr>
      <w:r>
        <w:rPr>
          <w:rFonts w:hint="cs"/>
          <w:rtl/>
        </w:rPr>
        <w:t xml:space="preserve">תודה רבה. חבר הכנסת הרב שלמה בניזרי, בבקשה. אחרי חבר הכנסת הרב בניזרי - חבר הכנסת דוד טל, שלא נמצא, אבל הוא יכול להתכונן. הוא בבניין כנראה. </w:t>
      </w:r>
    </w:p>
    <w:p w14:paraId="5C8715A7" w14:textId="77777777" w:rsidR="00000000" w:rsidRDefault="007C71EE">
      <w:pPr>
        <w:pStyle w:val="a"/>
        <w:rPr>
          <w:rFonts w:hint="cs"/>
          <w:rtl/>
        </w:rPr>
      </w:pPr>
    </w:p>
    <w:p w14:paraId="4556943D" w14:textId="77777777" w:rsidR="00000000" w:rsidRDefault="007C71EE">
      <w:pPr>
        <w:pStyle w:val="Speaker"/>
        <w:rPr>
          <w:rtl/>
        </w:rPr>
      </w:pPr>
      <w:bookmarkStart w:id="1942" w:name="FS000000484T27_05_2003_23_04_20"/>
      <w:bookmarkEnd w:id="1942"/>
      <w:r>
        <w:rPr>
          <w:rFonts w:hint="eastAsia"/>
          <w:rtl/>
        </w:rPr>
        <w:t>שלמה</w:t>
      </w:r>
      <w:r>
        <w:rPr>
          <w:rtl/>
        </w:rPr>
        <w:t xml:space="preserve"> בניזרי (ש"ס):</w:t>
      </w:r>
    </w:p>
    <w:p w14:paraId="2581C992" w14:textId="77777777" w:rsidR="00000000" w:rsidRDefault="007C71EE">
      <w:pPr>
        <w:pStyle w:val="a"/>
        <w:rPr>
          <w:rFonts w:hint="cs"/>
          <w:rtl/>
        </w:rPr>
      </w:pPr>
    </w:p>
    <w:p w14:paraId="7F1E9E9B" w14:textId="77777777" w:rsidR="00000000" w:rsidRDefault="007C71EE">
      <w:pPr>
        <w:pStyle w:val="a"/>
        <w:rPr>
          <w:rFonts w:hint="cs"/>
          <w:rtl/>
        </w:rPr>
      </w:pPr>
      <w:r>
        <w:rPr>
          <w:rFonts w:hint="cs"/>
          <w:rtl/>
        </w:rPr>
        <w:t>אדוני היושב-ראש, רבותי חברי הכנסת, אתמול בלילה דיברתי על הקוא</w:t>
      </w:r>
      <w:r>
        <w:rPr>
          <w:rFonts w:hint="cs"/>
          <w:rtl/>
        </w:rPr>
        <w:t>ליציה הלא-קדושה של שינוי ומפד"ל, והרחבתי אתמול בשעה 01:00, אבל אמרתי: למה לי לבזבז את הזמן, בין כה לא מקשיבים. אתה יודע מה, אולי יש פה חלק שירצו כן להאזין, ולפחות יש לנו כמה צופים בבית שכן שומעים אותנו. אז בוא נגיד קצת דברי תורה בשבחם ובמעלתם של אלו שלומדי</w:t>
      </w:r>
      <w:r>
        <w:rPr>
          <w:rFonts w:hint="cs"/>
          <w:rtl/>
        </w:rPr>
        <w:t>ם תורה, כפי שלמדנו בפרשת השבוע: אם בחוקותי תלכו ואת מצוותי תשמרו, ונתתי גשמיכם בעתם וחרב לא תעבור בארצכם.</w:t>
      </w:r>
    </w:p>
    <w:p w14:paraId="54B7A5D4" w14:textId="77777777" w:rsidR="00000000" w:rsidRDefault="007C71EE">
      <w:pPr>
        <w:pStyle w:val="ad"/>
        <w:rPr>
          <w:rFonts w:hint="cs"/>
          <w:rtl/>
        </w:rPr>
      </w:pPr>
    </w:p>
    <w:p w14:paraId="2461AA3B" w14:textId="77777777" w:rsidR="00000000" w:rsidRDefault="007C71EE">
      <w:pPr>
        <w:pStyle w:val="ad"/>
        <w:rPr>
          <w:rtl/>
        </w:rPr>
      </w:pPr>
      <w:r>
        <w:rPr>
          <w:rtl/>
        </w:rPr>
        <w:t>היו"ר נסים דהן:</w:t>
      </w:r>
    </w:p>
    <w:p w14:paraId="51CC68B5" w14:textId="77777777" w:rsidR="00000000" w:rsidRDefault="007C71EE">
      <w:pPr>
        <w:pStyle w:val="a"/>
        <w:rPr>
          <w:rtl/>
        </w:rPr>
      </w:pPr>
    </w:p>
    <w:p w14:paraId="29D9C857" w14:textId="77777777" w:rsidR="00000000" w:rsidRDefault="007C71EE">
      <w:pPr>
        <w:pStyle w:val="a"/>
        <w:rPr>
          <w:rFonts w:hint="cs"/>
          <w:rtl/>
        </w:rPr>
      </w:pPr>
      <w:r>
        <w:rPr>
          <w:rFonts w:hint="cs"/>
          <w:rtl/>
        </w:rPr>
        <w:t>חבר הכנסת בריזון, זה בשבילך.</w:t>
      </w:r>
    </w:p>
    <w:p w14:paraId="22E76A41" w14:textId="77777777" w:rsidR="00000000" w:rsidRDefault="007C71EE">
      <w:pPr>
        <w:pStyle w:val="a"/>
        <w:rPr>
          <w:rFonts w:hint="cs"/>
          <w:rtl/>
        </w:rPr>
      </w:pPr>
    </w:p>
    <w:p w14:paraId="22E3FF61" w14:textId="77777777" w:rsidR="00000000" w:rsidRDefault="007C71EE">
      <w:pPr>
        <w:pStyle w:val="ac"/>
        <w:rPr>
          <w:rtl/>
        </w:rPr>
      </w:pPr>
      <w:r>
        <w:rPr>
          <w:rFonts w:hint="eastAsia"/>
          <w:rtl/>
        </w:rPr>
        <w:t>אורי</w:t>
      </w:r>
      <w:r>
        <w:rPr>
          <w:rtl/>
        </w:rPr>
        <w:t xml:space="preserve"> יהודה אריאל (האיחוד הלאומי - ישראל ביתנו):</w:t>
      </w:r>
    </w:p>
    <w:p w14:paraId="1FC8F5D2" w14:textId="77777777" w:rsidR="00000000" w:rsidRDefault="007C71EE">
      <w:pPr>
        <w:pStyle w:val="a"/>
        <w:rPr>
          <w:rFonts w:hint="cs"/>
          <w:rtl/>
        </w:rPr>
      </w:pPr>
    </w:p>
    <w:p w14:paraId="7B8B3AFF" w14:textId="77777777" w:rsidR="00000000" w:rsidRDefault="007C71EE">
      <w:pPr>
        <w:pStyle w:val="SpeakerCon"/>
        <w:ind w:firstLine="720"/>
        <w:rPr>
          <w:rFonts w:hint="cs"/>
          <w:b w:val="0"/>
          <w:bCs w:val="0"/>
          <w:u w:val="none"/>
          <w:rtl/>
        </w:rPr>
      </w:pPr>
      <w:r>
        <w:rPr>
          <w:rFonts w:hint="cs"/>
          <w:b w:val="0"/>
          <w:bCs w:val="0"/>
          <w:u w:val="none"/>
          <w:rtl/>
        </w:rPr>
        <w:t xml:space="preserve">- - - </w:t>
      </w:r>
      <w:bookmarkStart w:id="1943" w:name="FS000000484T27_05_2003_23_09_21C"/>
      <w:bookmarkEnd w:id="1943"/>
    </w:p>
    <w:p w14:paraId="2763544E" w14:textId="77777777" w:rsidR="00000000" w:rsidRDefault="007C71EE">
      <w:pPr>
        <w:pStyle w:val="SpeakerCon"/>
        <w:rPr>
          <w:rFonts w:hint="cs"/>
          <w:b w:val="0"/>
          <w:bCs w:val="0"/>
          <w:u w:val="none"/>
          <w:rtl/>
        </w:rPr>
      </w:pPr>
    </w:p>
    <w:p w14:paraId="28A5FDFE" w14:textId="77777777" w:rsidR="00000000" w:rsidRDefault="007C71EE">
      <w:pPr>
        <w:pStyle w:val="SpeakerCon"/>
        <w:rPr>
          <w:rFonts w:hint="cs"/>
          <w:rtl/>
        </w:rPr>
      </w:pPr>
    </w:p>
    <w:p w14:paraId="030DC1F5" w14:textId="77777777" w:rsidR="00000000" w:rsidRDefault="007C71EE">
      <w:pPr>
        <w:pStyle w:val="SpeakerCon"/>
        <w:rPr>
          <w:rtl/>
        </w:rPr>
      </w:pPr>
    </w:p>
    <w:p w14:paraId="41D68ED3" w14:textId="77777777" w:rsidR="00000000" w:rsidRDefault="007C71EE">
      <w:pPr>
        <w:pStyle w:val="SpeakerCon"/>
        <w:rPr>
          <w:rtl/>
        </w:rPr>
      </w:pPr>
      <w:r>
        <w:rPr>
          <w:rFonts w:hint="eastAsia"/>
          <w:rtl/>
        </w:rPr>
        <w:t>שלמה</w:t>
      </w:r>
      <w:r>
        <w:rPr>
          <w:rtl/>
        </w:rPr>
        <w:t xml:space="preserve"> בניזרי (ש"ס):</w:t>
      </w:r>
    </w:p>
    <w:p w14:paraId="5F31FEAF" w14:textId="77777777" w:rsidR="00000000" w:rsidRDefault="007C71EE">
      <w:pPr>
        <w:pStyle w:val="a"/>
        <w:rPr>
          <w:rtl/>
        </w:rPr>
      </w:pPr>
    </w:p>
    <w:p w14:paraId="1C045BBD" w14:textId="77777777" w:rsidR="00000000" w:rsidRDefault="007C71EE">
      <w:pPr>
        <w:pStyle w:val="a"/>
        <w:rPr>
          <w:rFonts w:hint="cs"/>
          <w:rtl/>
        </w:rPr>
      </w:pPr>
      <w:r>
        <w:rPr>
          <w:rFonts w:hint="cs"/>
          <w:rtl/>
        </w:rPr>
        <w:t>עכשיו אני אקדש אותו, בע</w:t>
      </w:r>
      <w:r>
        <w:rPr>
          <w:rFonts w:hint="cs"/>
          <w:rtl/>
        </w:rPr>
        <w:t xml:space="preserve">זרת השם, אחרי כל מה ששינוי עושים פה. </w:t>
      </w:r>
    </w:p>
    <w:p w14:paraId="6E40252B" w14:textId="77777777" w:rsidR="00000000" w:rsidRDefault="007C71EE">
      <w:pPr>
        <w:pStyle w:val="a"/>
        <w:rPr>
          <w:rFonts w:hint="cs"/>
          <w:rtl/>
        </w:rPr>
      </w:pPr>
    </w:p>
    <w:p w14:paraId="2DDED5B6" w14:textId="77777777" w:rsidR="00000000" w:rsidRDefault="007C71EE">
      <w:pPr>
        <w:pStyle w:val="a"/>
        <w:rPr>
          <w:rFonts w:hint="cs"/>
          <w:rtl/>
        </w:rPr>
      </w:pPr>
      <w:r>
        <w:rPr>
          <w:rFonts w:hint="cs"/>
          <w:rtl/>
        </w:rPr>
        <w:t>מה ראינו בפרשת השבוע? אם בחוקותי תלכו - מי אלה החוקות? חוקותיו של הקדוש-ברוך-הוא.  הקדוש-ברוך-הוא כורת אתנו ברית ואומר לנו: יש לכם שתי אפשרויות - אם בחוקותי תלכו; ואם לא בחוקותי תלכו. אם בחוקותי תלכו ואת מצוותי תשמרו,</w:t>
      </w:r>
      <w:r>
        <w:rPr>
          <w:rFonts w:hint="cs"/>
          <w:rtl/>
        </w:rPr>
        <w:t xml:space="preserve"> נתתי גשמיכם בעתם. חרב לא תעבור בארצכם. לא פיגועים, לא שום דבר. אבל אם, חס ושלום, לא בחוקותי תלכו ואת מצוותי לא תשמרו, אז - וגעלה נפשי אתכם. </w:t>
      </w:r>
    </w:p>
    <w:p w14:paraId="58B980F4" w14:textId="77777777" w:rsidR="00000000" w:rsidRDefault="007C71EE">
      <w:pPr>
        <w:pStyle w:val="a"/>
        <w:rPr>
          <w:rFonts w:hint="cs"/>
          <w:rtl/>
        </w:rPr>
      </w:pPr>
    </w:p>
    <w:p w14:paraId="5F9508AD" w14:textId="77777777" w:rsidR="00000000" w:rsidRDefault="007C71EE">
      <w:pPr>
        <w:pStyle w:val="a"/>
        <w:rPr>
          <w:rFonts w:hint="cs"/>
          <w:rtl/>
        </w:rPr>
      </w:pPr>
      <w:r>
        <w:rPr>
          <w:rFonts w:hint="cs"/>
          <w:rtl/>
        </w:rPr>
        <w:t>לצערנו הרב אנחנו רואים פה מגמה שהולכת ותופסת תאוצה בשנים האחרונות, של שנאת לומדי התורה, אבל בצורה כל כך פנאטית. כ</w:t>
      </w:r>
      <w:r>
        <w:rPr>
          <w:rFonts w:hint="cs"/>
          <w:rtl/>
        </w:rPr>
        <w:t xml:space="preserve">לומר, מי הם הבעיה של מדינת ישראל? מי הם הצרה הצרורה של מדינת ישראל? אלו הם לומדי התורה, אלו שתמיד ראינו בהם את הפאר, את הייחודיות של העם היהודי. אלו שהגנו עלינו לאורך כל ההיסטוריה מפני כל צר ואויב. תבדקו את ההיסטוריה. לצערנו הרב, הם אלו שמותקפים, מושמצים. </w:t>
      </w:r>
    </w:p>
    <w:p w14:paraId="737AAE3C" w14:textId="77777777" w:rsidR="00000000" w:rsidRDefault="007C71EE">
      <w:pPr>
        <w:pStyle w:val="a"/>
        <w:rPr>
          <w:rFonts w:hint="cs"/>
          <w:rtl/>
        </w:rPr>
      </w:pPr>
    </w:p>
    <w:p w14:paraId="447B2863" w14:textId="77777777" w:rsidR="00000000" w:rsidRDefault="007C71EE">
      <w:pPr>
        <w:pStyle w:val="a"/>
        <w:rPr>
          <w:rFonts w:hint="cs"/>
          <w:rtl/>
        </w:rPr>
      </w:pPr>
      <w:r>
        <w:rPr>
          <w:rFonts w:hint="cs"/>
          <w:rtl/>
        </w:rPr>
        <w:t>איך מכנים אותם? פרזיטים, טפילים. ומי אלה? אנשי שינוי, בדרך כלל הם המובילים של הקו: טפילים, פרזיטים. אתם זוכרים למי אמרו את זה בשנות ה=30, כנגד מי הטיפו והסיתו, האם לא כנגד היהודים השתמשו בזה? אם אני אומר עכשיו על מישהו פה טפיל או פרזיט, הרי כל המדינה מיי</w:t>
      </w:r>
      <w:r>
        <w:rPr>
          <w:rFonts w:hint="cs"/>
          <w:rtl/>
        </w:rPr>
        <w:t>ד תעשה לי לינץ' אחד גדול: איך אתה מעז לומר דברים מהסוג הזה. אבל כאשר לוקחים את הפאר של העם היהודי, את מלח הארץ, את האנשים שבזכותם העם היהודי מתקיים וימשיך להתקיים והתקיים בעבר, אלו הם לומדי התורה; איך אמר רב סעדיה גאון לפני אלף שנים: אין ישראל אומה אלא בתו</w:t>
      </w:r>
      <w:r>
        <w:rPr>
          <w:rFonts w:hint="cs"/>
          <w:rtl/>
        </w:rPr>
        <w:t xml:space="preserve">רותיה. </w:t>
      </w:r>
    </w:p>
    <w:p w14:paraId="43C929B8" w14:textId="77777777" w:rsidR="00000000" w:rsidRDefault="007C71EE">
      <w:pPr>
        <w:pStyle w:val="a"/>
        <w:rPr>
          <w:rFonts w:hint="cs"/>
          <w:rtl/>
        </w:rPr>
      </w:pPr>
    </w:p>
    <w:p w14:paraId="175243D3" w14:textId="77777777" w:rsidR="00000000" w:rsidRDefault="007C71EE">
      <w:pPr>
        <w:pStyle w:val="ad"/>
        <w:rPr>
          <w:rtl/>
        </w:rPr>
      </w:pPr>
      <w:r>
        <w:rPr>
          <w:rFonts w:hint="eastAsia"/>
          <w:rtl/>
        </w:rPr>
        <w:t>היו</w:t>
      </w:r>
      <w:r>
        <w:rPr>
          <w:rtl/>
        </w:rPr>
        <w:t>"ר נסים דהן:</w:t>
      </w:r>
    </w:p>
    <w:p w14:paraId="4A00B02C" w14:textId="77777777" w:rsidR="00000000" w:rsidRDefault="007C71EE">
      <w:pPr>
        <w:pStyle w:val="a"/>
        <w:rPr>
          <w:rFonts w:hint="cs"/>
          <w:rtl/>
        </w:rPr>
      </w:pPr>
    </w:p>
    <w:p w14:paraId="17735C82" w14:textId="77777777" w:rsidR="00000000" w:rsidRDefault="007C71EE">
      <w:pPr>
        <w:pStyle w:val="a"/>
        <w:rPr>
          <w:rFonts w:hint="cs"/>
          <w:rtl/>
        </w:rPr>
      </w:pPr>
      <w:r>
        <w:rPr>
          <w:rFonts w:hint="cs"/>
          <w:rtl/>
        </w:rPr>
        <w:t>תורותיה, תרתי משמע.</w:t>
      </w:r>
    </w:p>
    <w:p w14:paraId="3FB09682" w14:textId="77777777" w:rsidR="00000000" w:rsidRDefault="007C71EE">
      <w:pPr>
        <w:pStyle w:val="a"/>
        <w:rPr>
          <w:rFonts w:hint="cs"/>
          <w:rtl/>
        </w:rPr>
      </w:pPr>
    </w:p>
    <w:p w14:paraId="748AC44D" w14:textId="77777777" w:rsidR="00000000" w:rsidRDefault="007C71EE">
      <w:pPr>
        <w:pStyle w:val="SpeakerCon"/>
        <w:rPr>
          <w:rtl/>
        </w:rPr>
      </w:pPr>
      <w:bookmarkStart w:id="1944" w:name="FS000000484T27_05_2003_23_21_13C"/>
      <w:bookmarkEnd w:id="1944"/>
      <w:r>
        <w:rPr>
          <w:rFonts w:hint="eastAsia"/>
          <w:rtl/>
        </w:rPr>
        <w:t>שלמה</w:t>
      </w:r>
      <w:r>
        <w:rPr>
          <w:rtl/>
        </w:rPr>
        <w:t xml:space="preserve"> בניזרי (ש"ס):</w:t>
      </w:r>
    </w:p>
    <w:p w14:paraId="0A99BE54" w14:textId="77777777" w:rsidR="00000000" w:rsidRDefault="007C71EE">
      <w:pPr>
        <w:pStyle w:val="a"/>
        <w:rPr>
          <w:rFonts w:hint="cs"/>
          <w:rtl/>
        </w:rPr>
      </w:pPr>
    </w:p>
    <w:p w14:paraId="472755D6" w14:textId="77777777" w:rsidR="00000000" w:rsidRDefault="007C71EE">
      <w:pPr>
        <w:pStyle w:val="a"/>
        <w:rPr>
          <w:rFonts w:hint="cs"/>
          <w:rtl/>
        </w:rPr>
      </w:pPr>
      <w:r>
        <w:rPr>
          <w:rFonts w:hint="cs"/>
          <w:rtl/>
        </w:rPr>
        <w:t>תורותיה, הכוונה תורה שבכתב ותורה שבעל-פה. כלומר, אין עם יהודי ללא תורה. גם  אילן רמון, האסטרונאוט המפואר, הבין את זה. כאשר הוא עלה לחלל, תראה מה הוא לקח אתו. הוא לא לקח אתו איזה סטיקר של שי</w:t>
      </w:r>
      <w:r>
        <w:rPr>
          <w:rFonts w:hint="cs"/>
          <w:rtl/>
        </w:rPr>
        <w:t xml:space="preserve">נוי, בטוח. הוא לא לקח אתו צעיף של "בית"ר" או רעשן של "מכבי תל-אביב". אלא מה הוא לקח אתו לחלל? הוא לקח אתו ספר תורה, מזוזה, גביע לקידוש. הוא ידע מה זה מושג של קידוש השם. הוא לא התבייש ביהדותו, כפי שאתם מתביישים ביהדותכם. אתה יודע מה, מתביישים זה עוד מחמאה. </w:t>
      </w:r>
      <w:r>
        <w:rPr>
          <w:rFonts w:hint="cs"/>
          <w:rtl/>
        </w:rPr>
        <w:t>אתם שונאים את היהדות שלכם, אתם שונאים את תורת ישראל.</w:t>
      </w:r>
    </w:p>
    <w:p w14:paraId="4B14CADC" w14:textId="77777777" w:rsidR="00000000" w:rsidRDefault="007C71EE">
      <w:pPr>
        <w:pStyle w:val="a"/>
        <w:rPr>
          <w:rFonts w:hint="cs"/>
          <w:rtl/>
        </w:rPr>
      </w:pPr>
    </w:p>
    <w:p w14:paraId="77B724C6" w14:textId="77777777" w:rsidR="00000000" w:rsidRDefault="007C71EE">
      <w:pPr>
        <w:pStyle w:val="a"/>
        <w:rPr>
          <w:rFonts w:hint="cs"/>
          <w:rtl/>
        </w:rPr>
      </w:pPr>
      <w:r>
        <w:rPr>
          <w:rFonts w:hint="cs"/>
          <w:rtl/>
        </w:rPr>
        <w:t>התבטא פעם שגריר מצרים בישראל, מוחמד בסיוני, ואמר: אחרי שהייה של כל כך הרבה שנים פה בארץ-ישראל - לא ראיתי עם ששונא את הדת שלו ואת המייצגים של הדת שלו כמו אתם פה במדינת ישראל. בושה וכלימה תכסה את פניכם, ש</w:t>
      </w:r>
      <w:r>
        <w:rPr>
          <w:rFonts w:hint="cs"/>
          <w:rtl/>
        </w:rPr>
        <w:t xml:space="preserve">גוי צריך לבוא ממצרים ולהעיד את הדברים הללו, לפי מה שהוא התרשם. </w:t>
      </w:r>
    </w:p>
    <w:p w14:paraId="480AAB60" w14:textId="77777777" w:rsidR="00000000" w:rsidRDefault="007C71EE">
      <w:pPr>
        <w:pStyle w:val="a"/>
        <w:rPr>
          <w:rFonts w:hint="cs"/>
          <w:rtl/>
        </w:rPr>
      </w:pPr>
    </w:p>
    <w:p w14:paraId="5C5D6DFF" w14:textId="77777777" w:rsidR="00000000" w:rsidRDefault="007C71EE">
      <w:pPr>
        <w:pStyle w:val="a"/>
        <w:rPr>
          <w:rFonts w:hint="cs"/>
          <w:rtl/>
        </w:rPr>
      </w:pPr>
      <w:r>
        <w:rPr>
          <w:rFonts w:hint="cs"/>
          <w:rtl/>
        </w:rPr>
        <w:t>הרי כל מי שרק עובר פה ופותח רדיו, טלוויזיה, עיתונות, שומע בדיוק את רמת הקצף, ההסתה הפרועה שלכם והשנאה התהומית הזאת. רק תגיד לי, חבר הכנסת בריזון, נדמה לי קוראים לך, מאיפה אתם יונקים? מאיפה את</w:t>
      </w:r>
      <w:r>
        <w:rPr>
          <w:rFonts w:hint="cs"/>
          <w:rtl/>
        </w:rPr>
        <w:t xml:space="preserve">ם שואבים את מקור השנאה הזאת לבחורי הישיבות? אני גם עונה. </w:t>
      </w:r>
    </w:p>
    <w:p w14:paraId="0751AD9A" w14:textId="77777777" w:rsidR="00000000" w:rsidRDefault="007C71EE">
      <w:pPr>
        <w:pStyle w:val="a"/>
        <w:rPr>
          <w:rFonts w:hint="cs"/>
          <w:rtl/>
        </w:rPr>
      </w:pPr>
    </w:p>
    <w:p w14:paraId="637D97E1" w14:textId="77777777" w:rsidR="00000000" w:rsidRDefault="007C71EE">
      <w:pPr>
        <w:pStyle w:val="ac"/>
        <w:rPr>
          <w:rtl/>
        </w:rPr>
      </w:pPr>
      <w:r>
        <w:rPr>
          <w:rtl/>
        </w:rPr>
        <w:t>רוני בריזון (שינוי):</w:t>
      </w:r>
    </w:p>
    <w:p w14:paraId="64386FA6" w14:textId="77777777" w:rsidR="00000000" w:rsidRDefault="007C71EE">
      <w:pPr>
        <w:pStyle w:val="a"/>
        <w:rPr>
          <w:rtl/>
        </w:rPr>
      </w:pPr>
    </w:p>
    <w:p w14:paraId="64201622" w14:textId="77777777" w:rsidR="00000000" w:rsidRDefault="007C71EE">
      <w:pPr>
        <w:pStyle w:val="a"/>
        <w:rPr>
          <w:rFonts w:hint="cs"/>
          <w:rtl/>
        </w:rPr>
      </w:pPr>
      <w:r>
        <w:rPr>
          <w:rFonts w:hint="cs"/>
          <w:rtl/>
        </w:rPr>
        <w:t>- - -</w:t>
      </w:r>
    </w:p>
    <w:p w14:paraId="3DFE0698" w14:textId="77777777" w:rsidR="00000000" w:rsidRDefault="007C71EE">
      <w:pPr>
        <w:pStyle w:val="a"/>
        <w:rPr>
          <w:rFonts w:hint="cs"/>
          <w:rtl/>
        </w:rPr>
      </w:pPr>
    </w:p>
    <w:p w14:paraId="554FD2CE" w14:textId="77777777" w:rsidR="00000000" w:rsidRDefault="007C71EE">
      <w:pPr>
        <w:pStyle w:val="SpeakerCon"/>
        <w:rPr>
          <w:rtl/>
        </w:rPr>
      </w:pPr>
      <w:bookmarkStart w:id="1945" w:name="FS000000484T27_05_2003_23_28_27C"/>
      <w:bookmarkEnd w:id="1945"/>
      <w:r>
        <w:rPr>
          <w:rtl/>
        </w:rPr>
        <w:t>שלמה בניזרי (ש"ס):</w:t>
      </w:r>
    </w:p>
    <w:p w14:paraId="7256FDA7" w14:textId="77777777" w:rsidR="00000000" w:rsidRDefault="007C71EE">
      <w:pPr>
        <w:pStyle w:val="a"/>
        <w:rPr>
          <w:rtl/>
        </w:rPr>
      </w:pPr>
    </w:p>
    <w:p w14:paraId="0E4DE130" w14:textId="77777777" w:rsidR="00000000" w:rsidRDefault="007C71EE">
      <w:pPr>
        <w:pStyle w:val="a"/>
        <w:rPr>
          <w:rFonts w:hint="cs"/>
          <w:rtl/>
        </w:rPr>
      </w:pPr>
      <w:r>
        <w:rPr>
          <w:rFonts w:hint="cs"/>
          <w:rtl/>
        </w:rPr>
        <w:t xml:space="preserve">אתם מתים עלינו, התעלפויות עוד מעט יש פה, סרט טורקי יש בינינו. מה אתה מדבר? </w:t>
      </w:r>
    </w:p>
    <w:p w14:paraId="5CC4A91B" w14:textId="77777777" w:rsidR="00000000" w:rsidRDefault="007C71EE">
      <w:pPr>
        <w:pStyle w:val="a"/>
        <w:rPr>
          <w:rFonts w:hint="cs"/>
          <w:rtl/>
        </w:rPr>
      </w:pPr>
    </w:p>
    <w:p w14:paraId="7F985343" w14:textId="77777777" w:rsidR="00000000" w:rsidRDefault="007C71EE">
      <w:pPr>
        <w:pStyle w:val="ac"/>
        <w:rPr>
          <w:rtl/>
        </w:rPr>
      </w:pPr>
      <w:r>
        <w:rPr>
          <w:rFonts w:hint="eastAsia"/>
          <w:rtl/>
        </w:rPr>
        <w:t>רוני</w:t>
      </w:r>
      <w:r>
        <w:rPr>
          <w:rtl/>
        </w:rPr>
        <w:t xml:space="preserve"> בריזון (שינוי):</w:t>
      </w:r>
    </w:p>
    <w:p w14:paraId="11BF251B" w14:textId="77777777" w:rsidR="00000000" w:rsidRDefault="007C71EE">
      <w:pPr>
        <w:pStyle w:val="a"/>
        <w:rPr>
          <w:rFonts w:hint="cs"/>
          <w:rtl/>
        </w:rPr>
      </w:pPr>
    </w:p>
    <w:p w14:paraId="6CFF48B5" w14:textId="77777777" w:rsidR="00000000" w:rsidRDefault="007C71EE">
      <w:pPr>
        <w:pStyle w:val="a"/>
        <w:rPr>
          <w:rFonts w:hint="cs"/>
          <w:rtl/>
        </w:rPr>
      </w:pPr>
      <w:r>
        <w:rPr>
          <w:rFonts w:hint="cs"/>
          <w:rtl/>
        </w:rPr>
        <w:t>אנחנו שונאים בעיקר את הדרך שבה אתם מדברים.</w:t>
      </w:r>
    </w:p>
    <w:p w14:paraId="18954809" w14:textId="77777777" w:rsidR="00000000" w:rsidRDefault="007C71EE">
      <w:pPr>
        <w:pStyle w:val="a"/>
        <w:rPr>
          <w:rFonts w:hint="cs"/>
          <w:rtl/>
        </w:rPr>
      </w:pPr>
    </w:p>
    <w:p w14:paraId="31F9338C" w14:textId="77777777" w:rsidR="00000000" w:rsidRDefault="007C71EE">
      <w:pPr>
        <w:pStyle w:val="SpeakerCon"/>
        <w:rPr>
          <w:rtl/>
        </w:rPr>
      </w:pPr>
      <w:bookmarkStart w:id="1946" w:name="FS000000484T27_05_2003_23_29_28C"/>
      <w:bookmarkEnd w:id="1946"/>
      <w:r>
        <w:rPr>
          <w:rtl/>
        </w:rPr>
        <w:t xml:space="preserve">שלמה </w:t>
      </w:r>
      <w:r>
        <w:rPr>
          <w:rtl/>
        </w:rPr>
        <w:t>בניזרי (ש"ס):</w:t>
      </w:r>
    </w:p>
    <w:p w14:paraId="403B5721" w14:textId="77777777" w:rsidR="00000000" w:rsidRDefault="007C71EE">
      <w:pPr>
        <w:pStyle w:val="a"/>
        <w:rPr>
          <w:rtl/>
        </w:rPr>
      </w:pPr>
    </w:p>
    <w:p w14:paraId="3F8A5B97" w14:textId="77777777" w:rsidR="00000000" w:rsidRDefault="007C71EE">
      <w:pPr>
        <w:pStyle w:val="a"/>
        <w:rPr>
          <w:rFonts w:hint="cs"/>
          <w:rtl/>
        </w:rPr>
      </w:pPr>
      <w:r>
        <w:rPr>
          <w:rFonts w:hint="cs"/>
          <w:rtl/>
        </w:rPr>
        <w:t xml:space="preserve">שאנחנו מדברים, שאנחנו מדברים. תיקח את הבוס שלך ותראה בדיוק מה הוא עשה במשך השנים הללו. תפתח כל מאמר שלו בתקשורת, תפתח כל ריאיון שלו, של פריצקי, של כל אותם אנשים שמייצגים את שינוי. </w:t>
      </w:r>
    </w:p>
    <w:p w14:paraId="39E87816" w14:textId="77777777" w:rsidR="00000000" w:rsidRDefault="007C71EE">
      <w:pPr>
        <w:pStyle w:val="a"/>
        <w:rPr>
          <w:rFonts w:hint="cs"/>
          <w:rtl/>
        </w:rPr>
      </w:pPr>
    </w:p>
    <w:p w14:paraId="2653C1BB" w14:textId="77777777" w:rsidR="00000000" w:rsidRDefault="007C71EE">
      <w:pPr>
        <w:pStyle w:val="a"/>
        <w:rPr>
          <w:rFonts w:hint="cs"/>
          <w:rtl/>
        </w:rPr>
      </w:pPr>
      <w:r>
        <w:rPr>
          <w:rFonts w:hint="cs"/>
          <w:rtl/>
        </w:rPr>
        <w:t>אבל התשובה היא פשוטה. רבי עקיבא, אתה יודע, עד גיל 40 היה עם</w:t>
      </w:r>
      <w:r>
        <w:rPr>
          <w:rFonts w:hint="cs"/>
          <w:rtl/>
        </w:rPr>
        <w:t xml:space="preserve"> הארץ, והוא אמר: כאשר הייתי עם הארץ בימי חורפי הייתי אומר - מי ייתן לי תלמיד חכם ואשכנו כחמור. תן לי איזה דוס אחד עכשיו, אני אוכל אותו. שאלו אותו: למה אתה רוצה לנשוך אותו כחמור? הרי נשיכה בדרך כלל מאפיינת כלבים. </w:t>
      </w:r>
    </w:p>
    <w:p w14:paraId="763BDF53" w14:textId="77777777" w:rsidR="00000000" w:rsidRDefault="007C71EE">
      <w:pPr>
        <w:pStyle w:val="a"/>
        <w:rPr>
          <w:rFonts w:hint="cs"/>
          <w:rtl/>
        </w:rPr>
      </w:pPr>
    </w:p>
    <w:p w14:paraId="71F35C6D" w14:textId="77777777" w:rsidR="00000000" w:rsidRDefault="007C71EE">
      <w:pPr>
        <w:pStyle w:val="ac"/>
        <w:rPr>
          <w:rtl/>
        </w:rPr>
      </w:pPr>
      <w:r>
        <w:rPr>
          <w:rFonts w:hint="eastAsia"/>
          <w:rtl/>
        </w:rPr>
        <w:t>רוני</w:t>
      </w:r>
      <w:r>
        <w:rPr>
          <w:rtl/>
        </w:rPr>
        <w:t xml:space="preserve"> בריזון (שינוי):</w:t>
      </w:r>
    </w:p>
    <w:p w14:paraId="202DA362" w14:textId="77777777" w:rsidR="00000000" w:rsidRDefault="007C71EE">
      <w:pPr>
        <w:pStyle w:val="a"/>
        <w:rPr>
          <w:rFonts w:hint="cs"/>
          <w:rtl/>
        </w:rPr>
      </w:pPr>
    </w:p>
    <w:p w14:paraId="11E19BBB" w14:textId="77777777" w:rsidR="00000000" w:rsidRDefault="007C71EE">
      <w:pPr>
        <w:pStyle w:val="a"/>
        <w:rPr>
          <w:rFonts w:hint="cs"/>
          <w:rtl/>
        </w:rPr>
      </w:pPr>
      <w:r>
        <w:rPr>
          <w:rFonts w:hint="cs"/>
          <w:rtl/>
        </w:rPr>
        <w:t xml:space="preserve">אמרו לו תלמידיו - - </w:t>
      </w:r>
      <w:r>
        <w:rPr>
          <w:rFonts w:hint="cs"/>
          <w:rtl/>
        </w:rPr>
        <w:t>-</w:t>
      </w:r>
    </w:p>
    <w:p w14:paraId="17200018" w14:textId="77777777" w:rsidR="00000000" w:rsidRDefault="007C71EE">
      <w:pPr>
        <w:pStyle w:val="a"/>
        <w:rPr>
          <w:rFonts w:hint="cs"/>
          <w:rtl/>
        </w:rPr>
      </w:pPr>
    </w:p>
    <w:p w14:paraId="41B0642C" w14:textId="77777777" w:rsidR="00000000" w:rsidRDefault="007C71EE">
      <w:pPr>
        <w:pStyle w:val="SpeakerCon"/>
        <w:rPr>
          <w:rtl/>
        </w:rPr>
      </w:pPr>
      <w:bookmarkStart w:id="1947" w:name="FS000000484T27_05_2003_23_33_00C"/>
      <w:bookmarkEnd w:id="1947"/>
      <w:r>
        <w:rPr>
          <w:rtl/>
        </w:rPr>
        <w:t>שלמה בניזרי (ש"ס):</w:t>
      </w:r>
    </w:p>
    <w:p w14:paraId="26FFC274" w14:textId="77777777" w:rsidR="00000000" w:rsidRDefault="007C71EE">
      <w:pPr>
        <w:pStyle w:val="a"/>
        <w:rPr>
          <w:rtl/>
        </w:rPr>
      </w:pPr>
    </w:p>
    <w:p w14:paraId="3CD3A725" w14:textId="77777777" w:rsidR="00000000" w:rsidRDefault="007C71EE">
      <w:pPr>
        <w:pStyle w:val="a"/>
        <w:rPr>
          <w:rFonts w:hint="cs"/>
          <w:rtl/>
        </w:rPr>
      </w:pPr>
      <w:r>
        <w:rPr>
          <w:rFonts w:hint="cs"/>
          <w:rtl/>
        </w:rPr>
        <w:t>יפה, בדיוק. אני מדבר בעברית הפשוטה ביותר. אמר להם: כלב נושך רק את הבשר, ואילו החמור גם את העצם. וזה בדיוק מה שאתם עושים.</w:t>
      </w:r>
    </w:p>
    <w:p w14:paraId="1EC00977" w14:textId="77777777" w:rsidR="00000000" w:rsidRDefault="007C71EE">
      <w:pPr>
        <w:pStyle w:val="a"/>
        <w:rPr>
          <w:rFonts w:hint="cs"/>
          <w:rtl/>
        </w:rPr>
      </w:pPr>
    </w:p>
    <w:p w14:paraId="4837D799" w14:textId="77777777" w:rsidR="00000000" w:rsidRDefault="007C71EE">
      <w:pPr>
        <w:pStyle w:val="a"/>
        <w:rPr>
          <w:rFonts w:hint="cs"/>
          <w:rtl/>
        </w:rPr>
      </w:pPr>
      <w:r>
        <w:rPr>
          <w:rFonts w:hint="cs"/>
          <w:rtl/>
        </w:rPr>
        <w:t>אבל אמר רבי עקיבא עוד פתגם אחד. אחרי שהוא חזר בתשובה הוא אמר: גדולה שנאתם של עמי ארצות אל תלמיד חכם יותר משל הע</w:t>
      </w:r>
      <w:r>
        <w:rPr>
          <w:rFonts w:hint="cs"/>
          <w:rtl/>
        </w:rPr>
        <w:t xml:space="preserve">כו"ם. אתה מאמין לי שיש לי תחושה, תסלח לי שאני אומר את זה, שמוחמד ברכה וטלב אלסאנע וכל החברים הלא-יהודים פה, הם לא שונאים אותי. אולי הם לא אוהבים אותי, אבל הם לא שונאים אותי כמוך וכמו חבריך, כשכל חטאי הוא רק אחד, שאני מתלבש - - - </w:t>
      </w:r>
    </w:p>
    <w:p w14:paraId="2156D95B" w14:textId="77777777" w:rsidR="00000000" w:rsidRDefault="007C71EE">
      <w:pPr>
        <w:pStyle w:val="a"/>
        <w:rPr>
          <w:rFonts w:hint="cs"/>
          <w:rtl/>
        </w:rPr>
      </w:pPr>
    </w:p>
    <w:p w14:paraId="1BDD4A8F" w14:textId="77777777" w:rsidR="00000000" w:rsidRDefault="007C71EE">
      <w:pPr>
        <w:pStyle w:val="ac"/>
        <w:rPr>
          <w:rtl/>
        </w:rPr>
      </w:pPr>
      <w:r>
        <w:rPr>
          <w:rFonts w:hint="eastAsia"/>
          <w:rtl/>
        </w:rPr>
        <w:t>רוני</w:t>
      </w:r>
      <w:r>
        <w:rPr>
          <w:rtl/>
        </w:rPr>
        <w:t xml:space="preserve"> בריזון (שינוי):</w:t>
      </w:r>
    </w:p>
    <w:p w14:paraId="138202E7" w14:textId="77777777" w:rsidR="00000000" w:rsidRDefault="007C71EE">
      <w:pPr>
        <w:pStyle w:val="a"/>
        <w:rPr>
          <w:rFonts w:hint="cs"/>
          <w:rtl/>
        </w:rPr>
      </w:pPr>
    </w:p>
    <w:p w14:paraId="7DB61F2C" w14:textId="77777777" w:rsidR="00000000" w:rsidRDefault="007C71EE">
      <w:pPr>
        <w:pStyle w:val="a"/>
        <w:rPr>
          <w:rFonts w:hint="cs"/>
          <w:rtl/>
        </w:rPr>
      </w:pPr>
      <w:r>
        <w:rPr>
          <w:rFonts w:hint="cs"/>
          <w:rtl/>
        </w:rPr>
        <w:t>תצט</w:t>
      </w:r>
      <w:r>
        <w:rPr>
          <w:rFonts w:hint="cs"/>
          <w:rtl/>
        </w:rPr>
        <w:t>ט נכון - - -</w:t>
      </w:r>
    </w:p>
    <w:p w14:paraId="4ED6D138" w14:textId="77777777" w:rsidR="00000000" w:rsidRDefault="007C71EE">
      <w:pPr>
        <w:pStyle w:val="a"/>
        <w:rPr>
          <w:rFonts w:hint="cs"/>
          <w:rtl/>
        </w:rPr>
      </w:pPr>
    </w:p>
    <w:p w14:paraId="22254376" w14:textId="77777777" w:rsidR="00000000" w:rsidRDefault="007C71EE">
      <w:pPr>
        <w:pStyle w:val="ad"/>
        <w:rPr>
          <w:rtl/>
        </w:rPr>
      </w:pPr>
      <w:r>
        <w:rPr>
          <w:rFonts w:hint="eastAsia"/>
          <w:rtl/>
        </w:rPr>
        <w:t>היו</w:t>
      </w:r>
      <w:r>
        <w:rPr>
          <w:rtl/>
        </w:rPr>
        <w:t>"ר נסים דהן:</w:t>
      </w:r>
    </w:p>
    <w:p w14:paraId="0A99D1D9" w14:textId="77777777" w:rsidR="00000000" w:rsidRDefault="007C71EE">
      <w:pPr>
        <w:pStyle w:val="a"/>
        <w:rPr>
          <w:rFonts w:hint="cs"/>
          <w:rtl/>
        </w:rPr>
      </w:pPr>
    </w:p>
    <w:p w14:paraId="4A142C5A" w14:textId="77777777" w:rsidR="00000000" w:rsidRDefault="007C71EE">
      <w:pPr>
        <w:pStyle w:val="a"/>
        <w:rPr>
          <w:rFonts w:hint="cs"/>
          <w:rtl/>
        </w:rPr>
      </w:pPr>
      <w:r>
        <w:rPr>
          <w:rFonts w:hint="cs"/>
          <w:rtl/>
        </w:rPr>
        <w:t>חבר הכנסת בריזון, אנחנו לא נמצאים עכשיו בחידון התנ"ך, עם כל הכבוד. אני בטוח שבחידון התנ"ך תקבל עשר נקודות. חבר הכנסת בריזון, נגמר הוויכוח.</w:t>
      </w:r>
    </w:p>
    <w:p w14:paraId="02F64D38" w14:textId="77777777" w:rsidR="00000000" w:rsidRDefault="007C71EE">
      <w:pPr>
        <w:pStyle w:val="a"/>
        <w:rPr>
          <w:rFonts w:hint="cs"/>
          <w:rtl/>
        </w:rPr>
      </w:pPr>
    </w:p>
    <w:p w14:paraId="3DFD0CA0" w14:textId="77777777" w:rsidR="00000000" w:rsidRDefault="007C71EE">
      <w:pPr>
        <w:pStyle w:val="SpeakerCon"/>
        <w:rPr>
          <w:rtl/>
        </w:rPr>
      </w:pPr>
      <w:bookmarkStart w:id="1948" w:name="FS000000484T27_05_2003_23_37_39C"/>
      <w:bookmarkEnd w:id="1948"/>
      <w:r>
        <w:rPr>
          <w:rtl/>
        </w:rPr>
        <w:t>שלמה בניזרי (ש"ס):</w:t>
      </w:r>
    </w:p>
    <w:p w14:paraId="2FDA2135" w14:textId="77777777" w:rsidR="00000000" w:rsidRDefault="007C71EE">
      <w:pPr>
        <w:pStyle w:val="a"/>
        <w:rPr>
          <w:rtl/>
        </w:rPr>
      </w:pPr>
    </w:p>
    <w:p w14:paraId="5E38B8E2" w14:textId="77777777" w:rsidR="00000000" w:rsidRDefault="007C71EE">
      <w:pPr>
        <w:pStyle w:val="a"/>
        <w:rPr>
          <w:rFonts w:hint="cs"/>
          <w:rtl/>
        </w:rPr>
      </w:pPr>
      <w:r>
        <w:rPr>
          <w:rFonts w:hint="cs"/>
          <w:rtl/>
        </w:rPr>
        <w:t xml:space="preserve">- - - שאני מתפלל שונה ממך, שאני אוכל שונה ממך. שים לב מה אמר רבי </w:t>
      </w:r>
      <w:r>
        <w:rPr>
          <w:rFonts w:hint="cs"/>
          <w:rtl/>
        </w:rPr>
        <w:t xml:space="preserve">עקיבא: גדולה שנאתם של עמי ארצות </w:t>
      </w:r>
      <w:r>
        <w:rPr>
          <w:rtl/>
        </w:rPr>
        <w:t>–</w:t>
      </w:r>
      <w:r>
        <w:rPr>
          <w:rFonts w:hint="cs"/>
          <w:rtl/>
        </w:rPr>
        <w:t xml:space="preserve"> כמוכם </w:t>
      </w:r>
      <w:r>
        <w:rPr>
          <w:rtl/>
        </w:rPr>
        <w:t>–</w:t>
      </w:r>
      <w:r>
        <w:rPr>
          <w:rFonts w:hint="cs"/>
          <w:rtl/>
        </w:rPr>
        <w:t xml:space="preserve"> אל תלמיד חכם יותר משל העכו"ם. כלומר, הלא-יהודי לא שונא אותי כפי שאתם שונאים, וזה הרי מתבטא במלחמה שלכם. אמרתי את זה אתמול ב=01:00, כשטומי לפיד עמד על הרגליים האחוריות שלו שלשום ואמר שמפלגתו לא תצביע על התקציב, למה?</w:t>
      </w:r>
      <w:r>
        <w:rPr>
          <w:rFonts w:hint="cs"/>
          <w:rtl/>
        </w:rPr>
        <w:t xml:space="preserve"> מה קרה? נתנו פחות לצבא? למי נתנו פחות? לא, נתנו יותר מדי לחרדים, אחרי קיצוץ של כ=70%, אחרי שחנקו אותם מכל הכיוונים, הרעיבו אותם, את הילדים, את הישיבות, נתנו להם כמה שקלים באיזה הסכם. אוי ואבוי, הזדעזע כל כולו, לא יצביע אפילו במחיר של הפלת הממשלה. </w:t>
      </w:r>
    </w:p>
    <w:p w14:paraId="41198CA5" w14:textId="77777777" w:rsidR="00000000" w:rsidRDefault="007C71EE">
      <w:pPr>
        <w:pStyle w:val="a"/>
        <w:rPr>
          <w:rFonts w:hint="cs"/>
          <w:rtl/>
        </w:rPr>
      </w:pPr>
    </w:p>
    <w:p w14:paraId="0C3567EB" w14:textId="77777777" w:rsidR="00000000" w:rsidRDefault="007C71EE">
      <w:pPr>
        <w:pStyle w:val="a"/>
        <w:rPr>
          <w:rFonts w:hint="cs"/>
          <w:rtl/>
        </w:rPr>
      </w:pPr>
      <w:r>
        <w:rPr>
          <w:rFonts w:hint="cs"/>
          <w:rtl/>
        </w:rPr>
        <w:t>אני מנ</w:t>
      </w:r>
      <w:r>
        <w:rPr>
          <w:rFonts w:hint="cs"/>
          <w:rtl/>
        </w:rPr>
        <w:t xml:space="preserve">סה לנתח ושואל: ריבונו של עולם, למה השנאה הזאת כל כך גדולה?  אומר רבי עקיבא: גדולה שנאתם, אבל למה? תסבירו לי למה. אני אגיד לך למה, כי כשאתה רואה אותי, בתוך-תוכך, אנשים כמוך יודעים שיהודי צריך להיראות כמוני: שומר תורה, מצוות.    </w:t>
      </w:r>
    </w:p>
    <w:p w14:paraId="77E04AE7" w14:textId="77777777" w:rsidR="00000000" w:rsidRDefault="007C71EE">
      <w:pPr>
        <w:pStyle w:val="a"/>
        <w:rPr>
          <w:rFonts w:hint="cs"/>
          <w:rtl/>
        </w:rPr>
      </w:pPr>
    </w:p>
    <w:p w14:paraId="72A68A62" w14:textId="77777777" w:rsidR="00000000" w:rsidRDefault="007C71EE">
      <w:pPr>
        <w:pStyle w:val="ac"/>
        <w:rPr>
          <w:rtl/>
        </w:rPr>
      </w:pPr>
      <w:r>
        <w:rPr>
          <w:rFonts w:hint="eastAsia"/>
          <w:rtl/>
        </w:rPr>
        <w:t>רוני</w:t>
      </w:r>
      <w:r>
        <w:rPr>
          <w:rtl/>
        </w:rPr>
        <w:t xml:space="preserve"> בריזון (שינוי):</w:t>
      </w:r>
    </w:p>
    <w:p w14:paraId="7A17C536" w14:textId="77777777" w:rsidR="00000000" w:rsidRDefault="007C71EE">
      <w:pPr>
        <w:pStyle w:val="a"/>
        <w:rPr>
          <w:rFonts w:hint="cs"/>
          <w:rtl/>
        </w:rPr>
      </w:pPr>
    </w:p>
    <w:p w14:paraId="7CF5B34E" w14:textId="77777777" w:rsidR="00000000" w:rsidRDefault="007C71EE">
      <w:pPr>
        <w:pStyle w:val="a"/>
        <w:rPr>
          <w:rFonts w:hint="cs"/>
          <w:rtl/>
        </w:rPr>
      </w:pPr>
      <w:r>
        <w:rPr>
          <w:rFonts w:hint="cs"/>
          <w:rtl/>
        </w:rPr>
        <w:t>- - -</w:t>
      </w:r>
    </w:p>
    <w:p w14:paraId="78ECBFED" w14:textId="77777777" w:rsidR="00000000" w:rsidRDefault="007C71EE">
      <w:pPr>
        <w:pStyle w:val="a"/>
        <w:rPr>
          <w:rFonts w:hint="cs"/>
          <w:rtl/>
        </w:rPr>
      </w:pPr>
    </w:p>
    <w:p w14:paraId="2D8BEC66" w14:textId="77777777" w:rsidR="00000000" w:rsidRDefault="007C71EE">
      <w:pPr>
        <w:pStyle w:val="SpeakerCon"/>
        <w:rPr>
          <w:rtl/>
        </w:rPr>
      </w:pPr>
      <w:bookmarkStart w:id="1949" w:name="FS000000484T27_05_2003_23_45_40C"/>
      <w:bookmarkEnd w:id="1949"/>
      <w:r>
        <w:rPr>
          <w:rtl/>
        </w:rPr>
        <w:t>שלמה בניזרי (ש"ס):</w:t>
      </w:r>
    </w:p>
    <w:p w14:paraId="6BF8BDEC" w14:textId="77777777" w:rsidR="00000000" w:rsidRDefault="007C71EE">
      <w:pPr>
        <w:pStyle w:val="a"/>
        <w:rPr>
          <w:rtl/>
        </w:rPr>
      </w:pPr>
    </w:p>
    <w:p w14:paraId="409B01C4" w14:textId="77777777" w:rsidR="00000000" w:rsidRDefault="007C71EE">
      <w:pPr>
        <w:pStyle w:val="a"/>
        <w:rPr>
          <w:rFonts w:hint="cs"/>
          <w:rtl/>
        </w:rPr>
      </w:pPr>
      <w:r>
        <w:rPr>
          <w:rFonts w:hint="cs"/>
          <w:rtl/>
        </w:rPr>
        <w:t xml:space="preserve">אתם יודעים בתוך-תוככם, יהודים רשעים סופם לגיהינום. אלא מי מעכב בעדם? יצר הרע הוא זה שמעכב. עכשיו כשאתה רואה אותי אתה אומר: אני צריך להיות כמוהו? אני המראה שלך. יהודי צריך להיראות כמוני, אתה יודע? אני ייחודי, אני משהו. אתה מה? אתה כמו </w:t>
      </w:r>
      <w:r>
        <w:rPr>
          <w:rFonts w:hint="cs"/>
          <w:rtl/>
        </w:rPr>
        <w:t xml:space="preserve">כולם. אני לפחות ייחודי. יש בי איזו ייחודיות מסוימת. אני מסמל משהו. אני מורשת. הרי עוד דור אחד לא תמשיכו להתקיים בתור העם היהודי. </w:t>
      </w:r>
    </w:p>
    <w:p w14:paraId="159F9FF0" w14:textId="77777777" w:rsidR="00000000" w:rsidRDefault="007C71EE">
      <w:pPr>
        <w:pStyle w:val="a"/>
        <w:rPr>
          <w:rFonts w:hint="cs"/>
          <w:rtl/>
        </w:rPr>
      </w:pPr>
    </w:p>
    <w:p w14:paraId="27C76499" w14:textId="77777777" w:rsidR="00000000" w:rsidRDefault="007C71EE">
      <w:pPr>
        <w:pStyle w:val="a"/>
        <w:rPr>
          <w:rFonts w:hint="cs"/>
          <w:rtl/>
        </w:rPr>
      </w:pPr>
      <w:r>
        <w:rPr>
          <w:rFonts w:hint="cs"/>
          <w:rtl/>
        </w:rPr>
        <w:t>תסתכל אפילו על הרצל, שהוא היה אחד מגדולי האומה. כולנו יודעים את זה. אבל מה קרה, בסופו של דבר? כל אלה, כולל מנהיגי הציונות, שי</w:t>
      </w:r>
      <w:r>
        <w:rPr>
          <w:rFonts w:hint="cs"/>
          <w:rtl/>
        </w:rPr>
        <w:t xml:space="preserve">ש לי הערכה רבה אליהם, כולם התנתקו מיהדותם. לא נשאר להם שום זכר מהיהדות. </w:t>
      </w:r>
    </w:p>
    <w:p w14:paraId="276B1414" w14:textId="77777777" w:rsidR="00000000" w:rsidRDefault="007C71EE">
      <w:pPr>
        <w:pStyle w:val="a"/>
        <w:rPr>
          <w:rFonts w:hint="cs"/>
          <w:rtl/>
        </w:rPr>
      </w:pPr>
    </w:p>
    <w:p w14:paraId="51EE1C94" w14:textId="77777777" w:rsidR="00000000" w:rsidRDefault="007C71EE">
      <w:pPr>
        <w:pStyle w:val="a"/>
        <w:rPr>
          <w:rFonts w:hint="cs"/>
          <w:rtl/>
        </w:rPr>
      </w:pPr>
      <w:r>
        <w:rPr>
          <w:rFonts w:hint="cs"/>
          <w:rtl/>
        </w:rPr>
        <w:t xml:space="preserve">אתה ציטטת כרגע יפה את רב סעדיה גאון - אין ישראל אומה אלא בתורותיה. אתם מנסים לעקור את היהדות. תדע לך, אנחנו אחרי אלפיים שנה שהיינו בגולה, מה אמרנו כל הזמן? </w:t>
      </w:r>
      <w:r>
        <w:rPr>
          <w:rtl/>
        </w:rPr>
        <w:t>–</w:t>
      </w:r>
      <w:r>
        <w:rPr>
          <w:rFonts w:hint="cs"/>
          <w:rtl/>
        </w:rPr>
        <w:t xml:space="preserve"> "ותחזינה עינינו בשובך לצ</w:t>
      </w:r>
      <w:r>
        <w:rPr>
          <w:rFonts w:hint="cs"/>
          <w:rtl/>
        </w:rPr>
        <w:t xml:space="preserve">יון". ריבונו של עולם, כשאנחנו רוצים לחזור לארץ-ישראל, אנחנו רוצים לחזור אתך. אמר פעם איזה אדמו"ר: חזרנו והשארנו את אלוקים בחוצה לארץ? זה בדיוק מה שאתם מנסים לעשות, להשכיח את שם ישראל, שלא ייזכר פה עוד, שלא יעלה על פינו שם ישראל. </w:t>
      </w:r>
    </w:p>
    <w:p w14:paraId="36CB4763" w14:textId="77777777" w:rsidR="00000000" w:rsidRDefault="007C71EE">
      <w:pPr>
        <w:pStyle w:val="a"/>
        <w:rPr>
          <w:rFonts w:hint="cs"/>
          <w:rtl/>
        </w:rPr>
      </w:pPr>
    </w:p>
    <w:p w14:paraId="2F7E70D7" w14:textId="77777777" w:rsidR="00000000" w:rsidRDefault="007C71EE">
      <w:pPr>
        <w:pStyle w:val="a"/>
        <w:rPr>
          <w:rFonts w:hint="cs"/>
          <w:rtl/>
        </w:rPr>
      </w:pPr>
      <w:r>
        <w:rPr>
          <w:rFonts w:hint="cs"/>
          <w:rtl/>
        </w:rPr>
        <w:t>זלמן ארן, שהיה שר החינוך,</w:t>
      </w:r>
      <w:r>
        <w:rPr>
          <w:rFonts w:hint="cs"/>
          <w:rtl/>
        </w:rPr>
        <w:t xml:space="preserve"> אמר פה, מעל בימת הכנסת, וזה מופיע ב"דברי הכנסת": עוד 30 שנה לא יהיו כבר תפילין בעם ישראל, תמצאו אותם בבית-התפוצות, זה יהיה כבר ממש דבר היסטורי. ואז קם אחד מחברי הכנסת ואמר: מה זה? כל כך הרבה זמן? קם בן-גוריון ואמר לו: בערבית אומרים, "שוואיה שוואיה".</w:t>
      </w:r>
    </w:p>
    <w:p w14:paraId="20BBB3B6" w14:textId="77777777" w:rsidR="00000000" w:rsidRDefault="007C71EE">
      <w:pPr>
        <w:pStyle w:val="a"/>
        <w:rPr>
          <w:rFonts w:hint="cs"/>
          <w:rtl/>
        </w:rPr>
      </w:pPr>
    </w:p>
    <w:p w14:paraId="5BEA0B28" w14:textId="77777777" w:rsidR="00000000" w:rsidRDefault="007C71EE">
      <w:pPr>
        <w:pStyle w:val="a"/>
        <w:rPr>
          <w:rFonts w:hint="cs"/>
          <w:rtl/>
        </w:rPr>
      </w:pPr>
      <w:r>
        <w:rPr>
          <w:rFonts w:hint="cs"/>
          <w:rtl/>
        </w:rPr>
        <w:t xml:space="preserve">אבל </w:t>
      </w:r>
      <w:r>
        <w:rPr>
          <w:rFonts w:hint="cs"/>
          <w:rtl/>
        </w:rPr>
        <w:t>לא יעזור לכם שום דבר. ברוך השם, תראה, עם ישראל הולך ושב למקורותיו, וזה מה שמפוצץ אתכם. אתם אומרים: בוא הנה, חשבנו שאנחנו נגמור אותם, נעקור מהם את היהדות, נוציא מהם תקציבים, נבוא ונכפיש אותם, נשמיץ אותם בכל מקום. ואתם רואים שזה רק הולך וגדל. אני אחד מאותם "</w:t>
      </w:r>
      <w:r>
        <w:rPr>
          <w:rFonts w:hint="cs"/>
          <w:rtl/>
        </w:rPr>
        <w:t>קורבנות" של החזרה בתשובה, אני אחד שהתחנכתי בחינוך שלכם, שהלעטתם אותי דרוויניזם כל החיים שלי ועוד כל מיני שטויות אחרות. אבל ברוך השם, הקדוש-ברוך-הוא האיר את עיני ואני נמצא פה היום ואומר לכם בדיוק את האמת. אני יודע בדיוק את האמת. אני מכיר את שני העולמות. אני</w:t>
      </w:r>
      <w:r>
        <w:rPr>
          <w:rFonts w:hint="cs"/>
          <w:rtl/>
        </w:rPr>
        <w:t xml:space="preserve"> חייתי את העולם שלכם ואני חי </w:t>
      </w:r>
      <w:r>
        <w:rPr>
          <w:rtl/>
        </w:rPr>
        <w:t>–</w:t>
      </w:r>
      <w:r>
        <w:rPr>
          <w:rFonts w:hint="cs"/>
          <w:rtl/>
        </w:rPr>
        <w:t xml:space="preserve"> ואני בן 42 </w:t>
      </w:r>
      <w:r>
        <w:rPr>
          <w:rtl/>
        </w:rPr>
        <w:t>–</w:t>
      </w:r>
      <w:r>
        <w:rPr>
          <w:rFonts w:hint="cs"/>
          <w:rtl/>
        </w:rPr>
        <w:t xml:space="preserve"> 21 שנה - - -</w:t>
      </w:r>
    </w:p>
    <w:p w14:paraId="3CBAE6A8" w14:textId="77777777" w:rsidR="00000000" w:rsidRDefault="007C71EE">
      <w:pPr>
        <w:pStyle w:val="a"/>
        <w:ind w:firstLine="0"/>
        <w:rPr>
          <w:rFonts w:hint="cs"/>
          <w:rtl/>
        </w:rPr>
      </w:pPr>
    </w:p>
    <w:p w14:paraId="692F8ECD" w14:textId="77777777" w:rsidR="00000000" w:rsidRDefault="007C71EE">
      <w:pPr>
        <w:pStyle w:val="ad"/>
        <w:rPr>
          <w:rtl/>
        </w:rPr>
      </w:pPr>
      <w:r>
        <w:rPr>
          <w:rtl/>
        </w:rPr>
        <w:t>היו"ר נסים דהן:</w:t>
      </w:r>
    </w:p>
    <w:p w14:paraId="60862B28" w14:textId="77777777" w:rsidR="00000000" w:rsidRDefault="007C71EE">
      <w:pPr>
        <w:pStyle w:val="a"/>
        <w:rPr>
          <w:rtl/>
        </w:rPr>
      </w:pPr>
    </w:p>
    <w:p w14:paraId="163291D3" w14:textId="77777777" w:rsidR="00000000" w:rsidRDefault="007C71EE">
      <w:pPr>
        <w:pStyle w:val="a"/>
        <w:rPr>
          <w:rFonts w:hint="cs"/>
          <w:rtl/>
        </w:rPr>
      </w:pPr>
      <w:r>
        <w:rPr>
          <w:rFonts w:hint="cs"/>
          <w:rtl/>
        </w:rPr>
        <w:t>עד מאה-ועשרים.</w:t>
      </w:r>
    </w:p>
    <w:p w14:paraId="2D10FB88" w14:textId="77777777" w:rsidR="00000000" w:rsidRDefault="007C71EE">
      <w:pPr>
        <w:pStyle w:val="a"/>
        <w:ind w:firstLine="0"/>
        <w:rPr>
          <w:rFonts w:hint="cs"/>
          <w:rtl/>
        </w:rPr>
      </w:pPr>
    </w:p>
    <w:p w14:paraId="7F8E6CDD" w14:textId="77777777" w:rsidR="00000000" w:rsidRDefault="007C71EE">
      <w:pPr>
        <w:pStyle w:val="ac"/>
        <w:rPr>
          <w:rtl/>
        </w:rPr>
      </w:pPr>
      <w:r>
        <w:rPr>
          <w:rFonts w:hint="eastAsia"/>
          <w:rtl/>
        </w:rPr>
        <w:t>רוני</w:t>
      </w:r>
      <w:r>
        <w:rPr>
          <w:rtl/>
        </w:rPr>
        <w:t xml:space="preserve"> בריזון (שינוי):</w:t>
      </w:r>
    </w:p>
    <w:p w14:paraId="15F36009" w14:textId="77777777" w:rsidR="00000000" w:rsidRDefault="007C71EE">
      <w:pPr>
        <w:pStyle w:val="a"/>
        <w:rPr>
          <w:rFonts w:hint="cs"/>
          <w:rtl/>
        </w:rPr>
      </w:pPr>
    </w:p>
    <w:p w14:paraId="34B7F596" w14:textId="77777777" w:rsidR="00000000" w:rsidRDefault="007C71EE">
      <w:pPr>
        <w:pStyle w:val="a"/>
        <w:rPr>
          <w:rFonts w:hint="cs"/>
          <w:rtl/>
        </w:rPr>
      </w:pPr>
      <w:r>
        <w:rPr>
          <w:rFonts w:hint="cs"/>
          <w:rtl/>
        </w:rPr>
        <w:t>אתה עוד צעיר.</w:t>
      </w:r>
    </w:p>
    <w:p w14:paraId="10555DCD" w14:textId="77777777" w:rsidR="00000000" w:rsidRDefault="007C71EE">
      <w:pPr>
        <w:pStyle w:val="a"/>
        <w:rPr>
          <w:rFonts w:hint="cs"/>
          <w:rtl/>
        </w:rPr>
      </w:pPr>
    </w:p>
    <w:p w14:paraId="35FC40F0" w14:textId="77777777" w:rsidR="00000000" w:rsidRDefault="007C71EE">
      <w:pPr>
        <w:pStyle w:val="SpeakerCon"/>
        <w:rPr>
          <w:rtl/>
        </w:rPr>
      </w:pPr>
      <w:bookmarkStart w:id="1950" w:name="FS000000484T27_05_2003_23_14_39"/>
      <w:bookmarkEnd w:id="1950"/>
      <w:r>
        <w:rPr>
          <w:rFonts w:hint="eastAsia"/>
          <w:rtl/>
        </w:rPr>
        <w:t>שלמה</w:t>
      </w:r>
      <w:r>
        <w:rPr>
          <w:rtl/>
        </w:rPr>
        <w:t xml:space="preserve"> בניזרי (ש"ס):</w:t>
      </w:r>
    </w:p>
    <w:p w14:paraId="29540B42" w14:textId="77777777" w:rsidR="00000000" w:rsidRDefault="007C71EE">
      <w:pPr>
        <w:pStyle w:val="a"/>
        <w:rPr>
          <w:rFonts w:hint="cs"/>
          <w:rtl/>
        </w:rPr>
      </w:pPr>
    </w:p>
    <w:p w14:paraId="1840B52D" w14:textId="77777777" w:rsidR="00000000" w:rsidRDefault="007C71EE">
      <w:pPr>
        <w:pStyle w:val="a"/>
        <w:rPr>
          <w:rFonts w:hint="cs"/>
          <w:rtl/>
        </w:rPr>
      </w:pPr>
      <w:r>
        <w:rPr>
          <w:rFonts w:hint="cs"/>
          <w:rtl/>
        </w:rPr>
        <w:t>תודה רבה.</w:t>
      </w:r>
    </w:p>
    <w:p w14:paraId="05733CCB" w14:textId="77777777" w:rsidR="00000000" w:rsidRDefault="007C71EE">
      <w:pPr>
        <w:pStyle w:val="a"/>
        <w:ind w:firstLine="0"/>
        <w:rPr>
          <w:rFonts w:hint="cs"/>
          <w:rtl/>
        </w:rPr>
      </w:pPr>
    </w:p>
    <w:p w14:paraId="30EFE920" w14:textId="77777777" w:rsidR="00000000" w:rsidRDefault="007C71EE">
      <w:pPr>
        <w:pStyle w:val="ac"/>
        <w:rPr>
          <w:rtl/>
        </w:rPr>
      </w:pPr>
      <w:r>
        <w:rPr>
          <w:rFonts w:hint="eastAsia"/>
          <w:rtl/>
        </w:rPr>
        <w:t>משה</w:t>
      </w:r>
      <w:r>
        <w:rPr>
          <w:rtl/>
        </w:rPr>
        <w:t xml:space="preserve"> גפני (יהדות התורה):</w:t>
      </w:r>
    </w:p>
    <w:p w14:paraId="7ECF3EFF" w14:textId="77777777" w:rsidR="00000000" w:rsidRDefault="007C71EE">
      <w:pPr>
        <w:pStyle w:val="a"/>
        <w:rPr>
          <w:rFonts w:hint="cs"/>
          <w:rtl/>
        </w:rPr>
      </w:pPr>
    </w:p>
    <w:p w14:paraId="6FB0BCB0" w14:textId="77777777" w:rsidR="00000000" w:rsidRDefault="007C71EE">
      <w:pPr>
        <w:pStyle w:val="a"/>
        <w:rPr>
          <w:rFonts w:hint="cs"/>
          <w:rtl/>
        </w:rPr>
      </w:pPr>
      <w:r>
        <w:rPr>
          <w:rFonts w:hint="cs"/>
          <w:rtl/>
        </w:rPr>
        <w:t>הרב בניזרי, כשאתה היית חילוני הוא היה דתי.</w:t>
      </w:r>
    </w:p>
    <w:p w14:paraId="6A43961C" w14:textId="77777777" w:rsidR="00000000" w:rsidRDefault="007C71EE">
      <w:pPr>
        <w:pStyle w:val="a"/>
        <w:ind w:firstLine="0"/>
        <w:rPr>
          <w:rtl/>
        </w:rPr>
      </w:pPr>
    </w:p>
    <w:p w14:paraId="3DE298D9" w14:textId="77777777" w:rsidR="00000000" w:rsidRDefault="007C71EE">
      <w:pPr>
        <w:pStyle w:val="a"/>
        <w:ind w:firstLine="0"/>
        <w:rPr>
          <w:rFonts w:hint="cs"/>
          <w:rtl/>
        </w:rPr>
      </w:pPr>
    </w:p>
    <w:p w14:paraId="390E8D28" w14:textId="77777777" w:rsidR="00000000" w:rsidRDefault="007C71EE">
      <w:pPr>
        <w:pStyle w:val="ac"/>
        <w:rPr>
          <w:rtl/>
        </w:rPr>
      </w:pPr>
      <w:r>
        <w:rPr>
          <w:rtl/>
        </w:rPr>
        <w:t>רוני בריזון (שינוי):</w:t>
      </w:r>
    </w:p>
    <w:p w14:paraId="7E4A0694" w14:textId="77777777" w:rsidR="00000000" w:rsidRDefault="007C71EE">
      <w:pPr>
        <w:pStyle w:val="a"/>
        <w:rPr>
          <w:rtl/>
        </w:rPr>
      </w:pPr>
    </w:p>
    <w:p w14:paraId="78EB4DCE" w14:textId="77777777" w:rsidR="00000000" w:rsidRDefault="007C71EE">
      <w:pPr>
        <w:pStyle w:val="a"/>
        <w:rPr>
          <w:rFonts w:hint="cs"/>
          <w:rtl/>
        </w:rPr>
      </w:pPr>
      <w:r>
        <w:rPr>
          <w:rFonts w:hint="cs"/>
          <w:rtl/>
        </w:rPr>
        <w:t>אני ג</w:t>
      </w:r>
      <w:r>
        <w:rPr>
          <w:rFonts w:hint="cs"/>
          <w:rtl/>
        </w:rPr>
        <w:t>ם הנחתי תפילין הרבה יותר פעמים ממך.</w:t>
      </w:r>
    </w:p>
    <w:p w14:paraId="7614C35B" w14:textId="77777777" w:rsidR="00000000" w:rsidRDefault="007C71EE">
      <w:pPr>
        <w:pStyle w:val="a"/>
        <w:ind w:firstLine="0"/>
        <w:rPr>
          <w:rFonts w:hint="cs"/>
          <w:rtl/>
        </w:rPr>
      </w:pPr>
    </w:p>
    <w:p w14:paraId="15976D14" w14:textId="77777777" w:rsidR="00000000" w:rsidRDefault="007C71EE">
      <w:pPr>
        <w:pStyle w:val="SpeakerCon"/>
        <w:rPr>
          <w:rtl/>
        </w:rPr>
      </w:pPr>
      <w:bookmarkStart w:id="1951" w:name="FS000000484T27_05_2003_23_16_42C"/>
      <w:bookmarkEnd w:id="1951"/>
      <w:r>
        <w:rPr>
          <w:rtl/>
        </w:rPr>
        <w:t>שלמה בניזרי (ש"ס):</w:t>
      </w:r>
    </w:p>
    <w:p w14:paraId="6D4044D8" w14:textId="77777777" w:rsidR="00000000" w:rsidRDefault="007C71EE">
      <w:pPr>
        <w:pStyle w:val="a"/>
        <w:rPr>
          <w:rtl/>
        </w:rPr>
      </w:pPr>
    </w:p>
    <w:p w14:paraId="559E1598" w14:textId="77777777" w:rsidR="00000000" w:rsidRDefault="007C71EE">
      <w:pPr>
        <w:pStyle w:val="a"/>
        <w:rPr>
          <w:rFonts w:hint="cs"/>
          <w:rtl/>
        </w:rPr>
      </w:pPr>
      <w:r>
        <w:rPr>
          <w:rFonts w:hint="cs"/>
          <w:rtl/>
        </w:rPr>
        <w:t>יכול להיות. יכול להיות.</w:t>
      </w:r>
    </w:p>
    <w:p w14:paraId="2CAF3D44" w14:textId="77777777" w:rsidR="00000000" w:rsidRDefault="007C71EE">
      <w:pPr>
        <w:pStyle w:val="a"/>
        <w:ind w:firstLine="0"/>
        <w:rPr>
          <w:rFonts w:hint="cs"/>
          <w:rtl/>
        </w:rPr>
      </w:pPr>
    </w:p>
    <w:p w14:paraId="59CE1366" w14:textId="77777777" w:rsidR="00000000" w:rsidRDefault="007C71EE">
      <w:pPr>
        <w:pStyle w:val="ac"/>
        <w:rPr>
          <w:rtl/>
        </w:rPr>
      </w:pPr>
      <w:r>
        <w:rPr>
          <w:rFonts w:hint="eastAsia"/>
          <w:rtl/>
        </w:rPr>
        <w:t>אורי</w:t>
      </w:r>
      <w:r>
        <w:rPr>
          <w:rtl/>
        </w:rPr>
        <w:t xml:space="preserve"> יהודה אריאל (האיחוד הלאומי - ישראל ביתנו):</w:t>
      </w:r>
    </w:p>
    <w:p w14:paraId="51CB04A6" w14:textId="77777777" w:rsidR="00000000" w:rsidRDefault="007C71EE">
      <w:pPr>
        <w:pStyle w:val="a"/>
        <w:rPr>
          <w:rFonts w:hint="cs"/>
          <w:rtl/>
        </w:rPr>
      </w:pPr>
    </w:p>
    <w:p w14:paraId="747E30EA" w14:textId="77777777" w:rsidR="00000000" w:rsidRDefault="007C71EE">
      <w:pPr>
        <w:pStyle w:val="a"/>
        <w:rPr>
          <w:rFonts w:hint="cs"/>
          <w:rtl/>
        </w:rPr>
      </w:pPr>
      <w:r>
        <w:rPr>
          <w:rFonts w:hint="cs"/>
          <w:rtl/>
        </w:rPr>
        <w:t>לשניהם יש - - -</w:t>
      </w:r>
    </w:p>
    <w:p w14:paraId="28276E54" w14:textId="77777777" w:rsidR="00000000" w:rsidRDefault="007C71EE">
      <w:pPr>
        <w:pStyle w:val="a"/>
        <w:ind w:firstLine="0"/>
        <w:rPr>
          <w:rFonts w:hint="cs"/>
          <w:rtl/>
        </w:rPr>
      </w:pPr>
    </w:p>
    <w:p w14:paraId="0BC066F5" w14:textId="77777777" w:rsidR="00000000" w:rsidRDefault="007C71EE">
      <w:pPr>
        <w:pStyle w:val="SpeakerCon"/>
        <w:rPr>
          <w:rtl/>
        </w:rPr>
      </w:pPr>
      <w:bookmarkStart w:id="1952" w:name="FS000000484T27_05_2003_23_17_01C"/>
      <w:bookmarkEnd w:id="1952"/>
      <w:r>
        <w:rPr>
          <w:rtl/>
        </w:rPr>
        <w:t>שלמה בניזרי (ש"ס):</w:t>
      </w:r>
    </w:p>
    <w:p w14:paraId="6F3A81B1" w14:textId="77777777" w:rsidR="00000000" w:rsidRDefault="007C71EE">
      <w:pPr>
        <w:pStyle w:val="a"/>
        <w:rPr>
          <w:rtl/>
        </w:rPr>
      </w:pPr>
    </w:p>
    <w:p w14:paraId="328E6873" w14:textId="77777777" w:rsidR="00000000" w:rsidRDefault="007C71EE">
      <w:pPr>
        <w:pStyle w:val="a"/>
        <w:rPr>
          <w:rFonts w:hint="cs"/>
          <w:rtl/>
        </w:rPr>
      </w:pPr>
      <w:r>
        <w:rPr>
          <w:rFonts w:hint="cs"/>
          <w:rtl/>
        </w:rPr>
        <w:t>לכן, רבותי, תדעו לכם, לא יעזור לכם שום דבר. על מה עכשיו המלחמה שלהם? הם הקימו ארגון הורי</w:t>
      </w:r>
      <w:r>
        <w:rPr>
          <w:rFonts w:hint="cs"/>
          <w:rtl/>
        </w:rPr>
        <w:t xml:space="preserve">ם לנפגעי חזרה בתשובה. אתם יודעים שעל כל מלה שלנו, על כל התבטאות שלא מוצאת חן בעיניהם, שהיא קצת נגד הממסד או נגד התפיסה החילונית </w:t>
      </w:r>
      <w:r>
        <w:rPr>
          <w:rtl/>
        </w:rPr>
        <w:t>–</w:t>
      </w:r>
      <w:r>
        <w:rPr>
          <w:rFonts w:hint="cs"/>
          <w:rtl/>
        </w:rPr>
        <w:t xml:space="preserve"> אוי ואבוי מה שעושים. צולבים אותנו. ראו שזה לא הולך להם. אמר ראש הממשלה: אתם יודעים מה? בואו נלך ונביא יהודים מרוסיה. יש שם הרב</w:t>
      </w:r>
      <w:r>
        <w:rPr>
          <w:rFonts w:hint="cs"/>
          <w:rtl/>
        </w:rPr>
        <w:t>ה יהודים. אתם יודעים? אמר ראש הממשלה, עוד כשהיינו בממשלה שלו: נביא עוד מיליון עולים, כך אנחנו רוצים. מאיפה מגיעים העולים? כולם יודעים. רובם מגיעים מרוסיה. כשאני עוד הייתי שר בממשלת ברק, כבר אמרה אז השרה תמיר, זכורני, שהיתה שרת הקליטה: 70% אינם יהודים על-פי</w:t>
      </w:r>
      <w:r>
        <w:rPr>
          <w:rFonts w:hint="cs"/>
          <w:rtl/>
        </w:rPr>
        <w:t xml:space="preserve"> ההלכה. לפי הקצב הזה, אני לא יודע אם יש שם בכלל יהודים. הולכים ומגרדים שם כל אדם שהסבא של הסבתא שלו אולי עבר פעם ליד יהודי. לפי חוק השבות, אם הסבא הוא יהודי והסבתא לא יהודייה, הבן הוא גוי והנכד הוא גוי שסוחב אתו עוד 100.</w:t>
      </w:r>
    </w:p>
    <w:p w14:paraId="1C49D514" w14:textId="77777777" w:rsidR="00000000" w:rsidRDefault="007C71EE">
      <w:pPr>
        <w:pStyle w:val="a"/>
        <w:rPr>
          <w:rFonts w:hint="cs"/>
          <w:rtl/>
        </w:rPr>
      </w:pPr>
    </w:p>
    <w:p w14:paraId="578016D0" w14:textId="77777777" w:rsidR="00000000" w:rsidRDefault="007C71EE">
      <w:pPr>
        <w:pStyle w:val="a"/>
        <w:rPr>
          <w:rFonts w:hint="cs"/>
          <w:rtl/>
        </w:rPr>
      </w:pPr>
      <w:r>
        <w:rPr>
          <w:rFonts w:hint="cs"/>
          <w:rtl/>
        </w:rPr>
        <w:t>עכשיו, תגידו לי, ריבונו של עולם, א</w:t>
      </w:r>
      <w:r>
        <w:rPr>
          <w:rFonts w:hint="cs"/>
          <w:rtl/>
        </w:rPr>
        <w:t>בא שלי, אבא שלכם, חברים, אחרים, חבר הכנסת ברכה, כולנו פה הרי בנינו את המדינה. נכון? אנחנו מהמייסדים של המדינה, אלה שבנו את המדינה, יהודים וערבים. אני לא מפריד אף פעם בדברים הללו, אף שיש לי ויכוח קשה עם חברינו הערבים בנושאים האחרים, אבל אני חושב שמגיעות להם</w:t>
      </w:r>
      <w:r>
        <w:rPr>
          <w:rFonts w:hint="cs"/>
          <w:rtl/>
        </w:rPr>
        <w:t xml:space="preserve"> זכויות במדינה ושאר הדברים; זה בוודאי מגיע להם.</w:t>
      </w:r>
    </w:p>
    <w:p w14:paraId="67F80C64" w14:textId="77777777" w:rsidR="00000000" w:rsidRDefault="007C71EE">
      <w:pPr>
        <w:pStyle w:val="a"/>
        <w:rPr>
          <w:rFonts w:hint="cs"/>
          <w:rtl/>
        </w:rPr>
      </w:pPr>
    </w:p>
    <w:p w14:paraId="32004892" w14:textId="77777777" w:rsidR="00000000" w:rsidRDefault="007C71EE">
      <w:pPr>
        <w:pStyle w:val="a"/>
        <w:rPr>
          <w:rFonts w:hint="cs"/>
          <w:rtl/>
        </w:rPr>
      </w:pPr>
      <w:r>
        <w:rPr>
          <w:rFonts w:hint="cs"/>
          <w:rtl/>
        </w:rPr>
        <w:t>עכשיו, אני אומר לכם: תגידו לי, למה ללכת ולהביא מיליוני גויים, לא יהודים, שחלק מהם ייהפכו פה לגיס חמישי, לסוס טרויאני? קראתי ביום שישי, נדמה לי ב"כל העיר", או בעיתון אחר, דבר מדהים. קבוצה של רוסים, פה, בארץ-י</w:t>
      </w:r>
      <w:r>
        <w:rPr>
          <w:rFonts w:hint="cs"/>
          <w:rtl/>
        </w:rPr>
        <w:t xml:space="preserve">שראל, הקימה אתר אנטישמי באינטרנט. כלומר, זה פה במדינת ישראל. באו לצלם את זה מחוץ-לארץ. בארץ השתיקו את זה. זה היה באחד העיתונים החילוניים. לא אני אמרתי את זה. אתר אנטישמי, ריבונו של עולם. אתם מבינים מה קורה פה? הם מביאים אותם לפה, לארץ. אני נפגשתי עם כל כך </w:t>
      </w:r>
      <w:r>
        <w:rPr>
          <w:rFonts w:hint="cs"/>
          <w:rtl/>
        </w:rPr>
        <w:t xml:space="preserve">הרבה אנשים, יהודים, שעלו מרוסיה. אבל יהודים. והם אמרו לי: בואו הנה, מה אתם מביאים את אלה? אלה, כשהלכנו ברוסיה צעקו לנו "ז'יד". הם ציירו צלבי קרס, הם שנאו אותנו, הם רדפו אותנו שם, ואתם מביאים אותם לפה, למדינה, משקיעים בהם מיליארדים. </w:t>
      </w:r>
    </w:p>
    <w:p w14:paraId="4FECE6A0" w14:textId="77777777" w:rsidR="00000000" w:rsidRDefault="007C71EE">
      <w:pPr>
        <w:pStyle w:val="a"/>
        <w:rPr>
          <w:rFonts w:hint="cs"/>
          <w:rtl/>
        </w:rPr>
      </w:pPr>
    </w:p>
    <w:p w14:paraId="4E585CF1" w14:textId="77777777" w:rsidR="00000000" w:rsidRDefault="007C71EE">
      <w:pPr>
        <w:pStyle w:val="a"/>
        <w:rPr>
          <w:rFonts w:hint="cs"/>
          <w:rtl/>
        </w:rPr>
      </w:pPr>
      <w:r>
        <w:rPr>
          <w:rFonts w:hint="cs"/>
          <w:rtl/>
        </w:rPr>
        <w:t xml:space="preserve">חבר הכנסת גפני, תן לו </w:t>
      </w:r>
      <w:r>
        <w:rPr>
          <w:rFonts w:hint="cs"/>
          <w:rtl/>
        </w:rPr>
        <w:t xml:space="preserve">שישמע קצת פעם אחת. </w:t>
      </w:r>
    </w:p>
    <w:p w14:paraId="2EF27B12" w14:textId="77777777" w:rsidR="00000000" w:rsidRDefault="007C71EE">
      <w:pPr>
        <w:pStyle w:val="a"/>
        <w:rPr>
          <w:rFonts w:hint="cs"/>
          <w:rtl/>
        </w:rPr>
      </w:pPr>
    </w:p>
    <w:p w14:paraId="27681C23" w14:textId="77777777" w:rsidR="00000000" w:rsidRDefault="007C71EE">
      <w:pPr>
        <w:pStyle w:val="a"/>
        <w:rPr>
          <w:rFonts w:hint="cs"/>
          <w:rtl/>
        </w:rPr>
      </w:pPr>
      <w:r>
        <w:rPr>
          <w:rFonts w:hint="cs"/>
          <w:rtl/>
        </w:rPr>
        <w:t>משקיעים בהם מיליארדים. במי?  באנשים שאין להם שום זיקה לעם היהודי.</w:t>
      </w:r>
    </w:p>
    <w:p w14:paraId="600C1FD6" w14:textId="77777777" w:rsidR="00000000" w:rsidRDefault="007C71EE">
      <w:pPr>
        <w:pStyle w:val="a"/>
        <w:ind w:firstLine="0"/>
        <w:rPr>
          <w:rFonts w:hint="cs"/>
          <w:rtl/>
        </w:rPr>
      </w:pPr>
    </w:p>
    <w:p w14:paraId="4C2E4CA1" w14:textId="77777777" w:rsidR="00000000" w:rsidRDefault="007C71EE">
      <w:pPr>
        <w:pStyle w:val="ac"/>
        <w:rPr>
          <w:rtl/>
        </w:rPr>
      </w:pPr>
      <w:r>
        <w:rPr>
          <w:rFonts w:hint="eastAsia"/>
          <w:rtl/>
        </w:rPr>
        <w:t>משה</w:t>
      </w:r>
      <w:r>
        <w:rPr>
          <w:rtl/>
        </w:rPr>
        <w:t xml:space="preserve"> גפני (יהדות התורה):</w:t>
      </w:r>
    </w:p>
    <w:p w14:paraId="273E87F1" w14:textId="77777777" w:rsidR="00000000" w:rsidRDefault="007C71EE">
      <w:pPr>
        <w:pStyle w:val="a"/>
        <w:rPr>
          <w:rFonts w:hint="cs"/>
          <w:rtl/>
        </w:rPr>
      </w:pPr>
    </w:p>
    <w:p w14:paraId="24F1FF05" w14:textId="77777777" w:rsidR="00000000" w:rsidRDefault="007C71EE">
      <w:pPr>
        <w:pStyle w:val="a"/>
        <w:rPr>
          <w:rFonts w:hint="cs"/>
          <w:rtl/>
        </w:rPr>
      </w:pPr>
      <w:r>
        <w:rPr>
          <w:rFonts w:hint="cs"/>
          <w:rtl/>
        </w:rPr>
        <w:t>הרב בניזרי, תראה מה קורא חבר הכנסת בריזון. הוא קורא את "המודיע".</w:t>
      </w:r>
    </w:p>
    <w:p w14:paraId="72D12DD1" w14:textId="77777777" w:rsidR="00000000" w:rsidRDefault="007C71EE">
      <w:pPr>
        <w:pStyle w:val="a"/>
        <w:ind w:firstLine="0"/>
        <w:rPr>
          <w:rFonts w:hint="cs"/>
          <w:rtl/>
        </w:rPr>
      </w:pPr>
    </w:p>
    <w:p w14:paraId="5DD7A44F" w14:textId="77777777" w:rsidR="00000000" w:rsidRDefault="007C71EE">
      <w:pPr>
        <w:pStyle w:val="ac"/>
        <w:rPr>
          <w:rtl/>
        </w:rPr>
      </w:pPr>
      <w:r>
        <w:rPr>
          <w:rFonts w:hint="eastAsia"/>
          <w:rtl/>
        </w:rPr>
        <w:t>רוני</w:t>
      </w:r>
      <w:r>
        <w:rPr>
          <w:rtl/>
        </w:rPr>
        <w:t xml:space="preserve"> בריזון (שינוי):</w:t>
      </w:r>
    </w:p>
    <w:p w14:paraId="34C74E6E" w14:textId="77777777" w:rsidR="00000000" w:rsidRDefault="007C71EE">
      <w:pPr>
        <w:pStyle w:val="a"/>
        <w:rPr>
          <w:rFonts w:hint="cs"/>
          <w:rtl/>
        </w:rPr>
      </w:pPr>
    </w:p>
    <w:p w14:paraId="5D18A2BB" w14:textId="77777777" w:rsidR="00000000" w:rsidRDefault="007C71EE">
      <w:pPr>
        <w:pStyle w:val="a"/>
        <w:rPr>
          <w:rFonts w:hint="cs"/>
          <w:rtl/>
        </w:rPr>
      </w:pPr>
      <w:r>
        <w:rPr>
          <w:rFonts w:hint="cs"/>
          <w:rtl/>
        </w:rPr>
        <w:t>אתה קורא את "כל העיר"?</w:t>
      </w:r>
    </w:p>
    <w:p w14:paraId="1527D8CC" w14:textId="77777777" w:rsidR="00000000" w:rsidRDefault="007C71EE">
      <w:pPr>
        <w:pStyle w:val="a"/>
        <w:ind w:firstLine="0"/>
        <w:rPr>
          <w:rFonts w:hint="cs"/>
          <w:rtl/>
        </w:rPr>
      </w:pPr>
    </w:p>
    <w:p w14:paraId="34B4BD10" w14:textId="77777777" w:rsidR="00000000" w:rsidRDefault="007C71EE">
      <w:pPr>
        <w:pStyle w:val="ac"/>
        <w:rPr>
          <w:rtl/>
        </w:rPr>
      </w:pPr>
      <w:r>
        <w:rPr>
          <w:rFonts w:hint="eastAsia"/>
          <w:rtl/>
        </w:rPr>
        <w:t>אורי</w:t>
      </w:r>
      <w:r>
        <w:rPr>
          <w:rtl/>
        </w:rPr>
        <w:t xml:space="preserve"> יהודה אריאל (האיחוד הלאומי</w:t>
      </w:r>
      <w:r>
        <w:rPr>
          <w:rtl/>
        </w:rPr>
        <w:t xml:space="preserve"> - ישראל ביתנו):</w:t>
      </w:r>
    </w:p>
    <w:p w14:paraId="14C5D613" w14:textId="77777777" w:rsidR="00000000" w:rsidRDefault="007C71EE">
      <w:pPr>
        <w:pStyle w:val="a"/>
        <w:rPr>
          <w:rFonts w:hint="cs"/>
          <w:rtl/>
        </w:rPr>
      </w:pPr>
    </w:p>
    <w:p w14:paraId="04B2406B" w14:textId="77777777" w:rsidR="00000000" w:rsidRDefault="007C71EE">
      <w:pPr>
        <w:pStyle w:val="a"/>
        <w:rPr>
          <w:rFonts w:hint="cs"/>
          <w:rtl/>
        </w:rPr>
      </w:pPr>
      <w:r>
        <w:rPr>
          <w:rFonts w:hint="cs"/>
          <w:rtl/>
        </w:rPr>
        <w:t>הרב בניזרי, הכול התחזות.</w:t>
      </w:r>
    </w:p>
    <w:p w14:paraId="455DEE1C" w14:textId="77777777" w:rsidR="00000000" w:rsidRDefault="007C71EE">
      <w:pPr>
        <w:pStyle w:val="a"/>
        <w:ind w:firstLine="0"/>
        <w:rPr>
          <w:rFonts w:hint="cs"/>
          <w:rtl/>
        </w:rPr>
      </w:pPr>
    </w:p>
    <w:p w14:paraId="3F848C93" w14:textId="77777777" w:rsidR="00000000" w:rsidRDefault="007C71EE">
      <w:pPr>
        <w:pStyle w:val="ac"/>
        <w:rPr>
          <w:rtl/>
        </w:rPr>
      </w:pPr>
      <w:r>
        <w:rPr>
          <w:rFonts w:hint="eastAsia"/>
          <w:rtl/>
        </w:rPr>
        <w:t>קריאות</w:t>
      </w:r>
      <w:r>
        <w:rPr>
          <w:rtl/>
        </w:rPr>
        <w:t>:</w:t>
      </w:r>
    </w:p>
    <w:p w14:paraId="5B11CC87" w14:textId="77777777" w:rsidR="00000000" w:rsidRDefault="007C71EE">
      <w:pPr>
        <w:pStyle w:val="a"/>
        <w:rPr>
          <w:rFonts w:hint="cs"/>
          <w:rtl/>
        </w:rPr>
      </w:pPr>
    </w:p>
    <w:p w14:paraId="54E02AD0" w14:textId="77777777" w:rsidR="00000000" w:rsidRDefault="007C71EE">
      <w:pPr>
        <w:pStyle w:val="a"/>
        <w:ind w:left="719" w:firstLine="0"/>
        <w:rPr>
          <w:rFonts w:hint="cs"/>
          <w:rtl/>
        </w:rPr>
      </w:pPr>
      <w:r>
        <w:rPr>
          <w:rFonts w:hint="cs"/>
          <w:rtl/>
        </w:rPr>
        <w:t>- - -</w:t>
      </w:r>
    </w:p>
    <w:p w14:paraId="36D74A40" w14:textId="77777777" w:rsidR="00000000" w:rsidRDefault="007C71EE">
      <w:pPr>
        <w:pStyle w:val="a"/>
        <w:ind w:firstLine="0"/>
        <w:rPr>
          <w:rFonts w:hint="cs"/>
          <w:rtl/>
        </w:rPr>
      </w:pPr>
    </w:p>
    <w:p w14:paraId="7C48472C" w14:textId="77777777" w:rsidR="00000000" w:rsidRDefault="007C71EE">
      <w:pPr>
        <w:pStyle w:val="SpeakerCon"/>
        <w:rPr>
          <w:rtl/>
        </w:rPr>
      </w:pPr>
      <w:bookmarkStart w:id="1953" w:name="FS000000484T27_05_2003_23_24_33C"/>
      <w:bookmarkEnd w:id="1953"/>
      <w:r>
        <w:rPr>
          <w:rtl/>
        </w:rPr>
        <w:t>שלמה בניזרי (ש"ס):</w:t>
      </w:r>
    </w:p>
    <w:p w14:paraId="7BDF5F96" w14:textId="77777777" w:rsidR="00000000" w:rsidRDefault="007C71EE">
      <w:pPr>
        <w:pStyle w:val="a"/>
        <w:rPr>
          <w:rtl/>
        </w:rPr>
      </w:pPr>
    </w:p>
    <w:p w14:paraId="43630064" w14:textId="77777777" w:rsidR="00000000" w:rsidRDefault="007C71EE">
      <w:pPr>
        <w:pStyle w:val="a"/>
        <w:rPr>
          <w:rFonts w:hint="cs"/>
          <w:rtl/>
        </w:rPr>
      </w:pPr>
      <w:r>
        <w:rPr>
          <w:rFonts w:hint="cs"/>
          <w:rtl/>
        </w:rPr>
        <w:t>אז מה אני אומר לכם, רבותי? תראו מה זה, הולכים ומביאים אנשים, במקום לתת את הכסף לאזרחי מדינת ישראל, שכבר חיים פה וגרים פה. אתה יודע מה? אני ראיתי אפילו מאמר נפלא בשבוע שעבר, בעי</w:t>
      </w:r>
      <w:r>
        <w:rPr>
          <w:rFonts w:hint="cs"/>
          <w:rtl/>
        </w:rPr>
        <w:t xml:space="preserve">תון "הארץ" שלכם. מה כותב שם יוסף מנדלביץ', שהיה אסיר ציון? הוא אומר: צריכה לכסות אותנו בושה, אותנו, אזרחי מדינת ישראל, שאנחנו הולכים ומביאים מחוצה לארץ </w:t>
      </w:r>
      <w:r>
        <w:rPr>
          <w:rtl/>
        </w:rPr>
        <w:t>–</w:t>
      </w:r>
      <w:r>
        <w:rPr>
          <w:rFonts w:hint="cs"/>
          <w:rtl/>
        </w:rPr>
        <w:t xml:space="preserve"> ולכאורה הוא קורא לזה בשר תותחים </w:t>
      </w:r>
      <w:r>
        <w:rPr>
          <w:rtl/>
        </w:rPr>
        <w:t>–</w:t>
      </w:r>
      <w:r>
        <w:rPr>
          <w:rFonts w:hint="cs"/>
          <w:rtl/>
        </w:rPr>
        <w:t xml:space="preserve"> עלייה מרוסיה, מביאים לפה אנשים שאינם יהודים. למה? כדי שהם ימלאו לנו </w:t>
      </w:r>
      <w:r>
        <w:rPr>
          <w:rFonts w:hint="cs"/>
          <w:rtl/>
        </w:rPr>
        <w:t>את החלל בצבא, לעשות אותם חיילים, בשר תותחים. איפה המוסר היהודי שלנו? לאן אנחנו רוצים להוביל את עצמנו?</w:t>
      </w:r>
    </w:p>
    <w:p w14:paraId="4812E2C1" w14:textId="77777777" w:rsidR="00000000" w:rsidRDefault="007C71EE">
      <w:pPr>
        <w:pStyle w:val="a"/>
        <w:rPr>
          <w:rFonts w:hint="cs"/>
          <w:rtl/>
        </w:rPr>
      </w:pPr>
    </w:p>
    <w:p w14:paraId="1791EB92" w14:textId="77777777" w:rsidR="00000000" w:rsidRDefault="007C71EE">
      <w:pPr>
        <w:pStyle w:val="a"/>
        <w:rPr>
          <w:rFonts w:hint="cs"/>
          <w:rtl/>
        </w:rPr>
      </w:pPr>
      <w:r>
        <w:rPr>
          <w:rFonts w:hint="cs"/>
          <w:rtl/>
        </w:rPr>
        <w:t>תסגרו כבר את העלייה הזאת. תתקנו את החוק פה בכנסת. מיהו יהודי? רק מי שנולד לאם יהודייה. לא אבדוק בציציותיו אם הוא מניח תפילין או לא, או שומר שבת. אותי מענ</w:t>
      </w:r>
      <w:r>
        <w:rPr>
          <w:rFonts w:hint="cs"/>
          <w:rtl/>
        </w:rPr>
        <w:t>יין אם הוא יהודי או לא יהודי. בנינו את הבית הזה, בית לאומי לעם היהודי. אבל מה שהולך פה זה שבנינו היום בית לאומי לכל הלאומים. זה בית שנהפך כבר לבית בין-לאומי. כלומר, כל אומות העולם, זרים וכל מי שרק רוצה מגיע למדינה שלנו.</w:t>
      </w:r>
    </w:p>
    <w:p w14:paraId="5406F144" w14:textId="77777777" w:rsidR="00000000" w:rsidRDefault="007C71EE">
      <w:pPr>
        <w:pStyle w:val="a"/>
        <w:rPr>
          <w:rFonts w:hint="cs"/>
          <w:rtl/>
        </w:rPr>
      </w:pPr>
    </w:p>
    <w:p w14:paraId="2962A482" w14:textId="77777777" w:rsidR="00000000" w:rsidRDefault="007C71EE">
      <w:pPr>
        <w:pStyle w:val="a"/>
        <w:rPr>
          <w:rFonts w:hint="cs"/>
          <w:rtl/>
        </w:rPr>
      </w:pPr>
      <w:r>
        <w:rPr>
          <w:rFonts w:hint="cs"/>
          <w:rtl/>
        </w:rPr>
        <w:t>לכן, אדוני היושב-ראש, רבותי חברי הכ</w:t>
      </w:r>
      <w:r>
        <w:rPr>
          <w:rFonts w:hint="cs"/>
          <w:rtl/>
        </w:rPr>
        <w:t>נסת, בתקציב הזה אנחנו יכולים לעשות שינויים רבים ולהכניס בו תיקונים רבים. אבל, הנה, אני נותן לכם רק את הדוגמה הפשוטה ביותר לחסוך מיליארדים. אפשר לחסוך מיליארדים את נסגור את העלייה ונביא לכאן אך ורק יהודים, בשינוי של החוק; או לתת הוראה לסוכנות: תפסיקו לגרד ל</w:t>
      </w:r>
      <w:r>
        <w:rPr>
          <w:rFonts w:hint="cs"/>
          <w:rtl/>
        </w:rPr>
        <w:t>י אנשים משם. תפסיקו כבר להתייחס אל בני הישיבות, כי תדעו לכם שכל העם היהודי, אנחנו מצליחים להתקיים ולשרוד רק בזכות לומדי התורה. יש לנו ברכה רבה בחיילים והערכה רבה אליהם, אבל בלי לומדי התורה, שיהיה לנו ברור, אין שום קיום לעם היהודי. תודה רבה, אדוני.</w:t>
      </w:r>
    </w:p>
    <w:p w14:paraId="484DCACB" w14:textId="77777777" w:rsidR="00000000" w:rsidRDefault="007C71EE">
      <w:pPr>
        <w:pStyle w:val="a"/>
        <w:ind w:firstLine="0"/>
        <w:rPr>
          <w:rFonts w:hint="cs"/>
          <w:rtl/>
        </w:rPr>
      </w:pPr>
    </w:p>
    <w:p w14:paraId="6B69B718" w14:textId="77777777" w:rsidR="00000000" w:rsidRDefault="007C71EE">
      <w:pPr>
        <w:pStyle w:val="ad"/>
        <w:rPr>
          <w:rtl/>
        </w:rPr>
      </w:pPr>
      <w:r>
        <w:rPr>
          <w:rtl/>
        </w:rPr>
        <w:t>היו"ר נ</w:t>
      </w:r>
      <w:r>
        <w:rPr>
          <w:rtl/>
        </w:rPr>
        <w:t>סים דהן:</w:t>
      </w:r>
    </w:p>
    <w:p w14:paraId="51A1FC65" w14:textId="77777777" w:rsidR="00000000" w:rsidRDefault="007C71EE">
      <w:pPr>
        <w:pStyle w:val="a"/>
        <w:rPr>
          <w:rtl/>
        </w:rPr>
      </w:pPr>
    </w:p>
    <w:p w14:paraId="4E5C7F17" w14:textId="77777777" w:rsidR="00000000" w:rsidRDefault="007C71EE">
      <w:pPr>
        <w:pStyle w:val="a"/>
        <w:rPr>
          <w:rFonts w:hint="cs"/>
          <w:rtl/>
        </w:rPr>
      </w:pPr>
      <w:r>
        <w:rPr>
          <w:rFonts w:hint="cs"/>
          <w:rtl/>
        </w:rPr>
        <w:t xml:space="preserve">תודה רבה. חבר הכנסת דוד טל - אינו נוכח. חבר הכנסת חיים רמון, במקומו של חבר הכנסת אברהם בורג </w:t>
      </w:r>
      <w:r>
        <w:rPr>
          <w:rtl/>
        </w:rPr>
        <w:t>–</w:t>
      </w:r>
      <w:r>
        <w:rPr>
          <w:rFonts w:hint="cs"/>
          <w:rtl/>
        </w:rPr>
        <w:t xml:space="preserve"> איננו, טוב. חבר הכנסת מוחמד ברכה, בבקשה.</w:t>
      </w:r>
    </w:p>
    <w:p w14:paraId="4D846B5F" w14:textId="77777777" w:rsidR="00000000" w:rsidRDefault="007C71EE">
      <w:pPr>
        <w:pStyle w:val="a"/>
        <w:ind w:firstLine="0"/>
        <w:rPr>
          <w:rFonts w:hint="cs"/>
          <w:rtl/>
        </w:rPr>
      </w:pPr>
    </w:p>
    <w:p w14:paraId="6C18096E" w14:textId="77777777" w:rsidR="00000000" w:rsidRDefault="007C71EE">
      <w:pPr>
        <w:pStyle w:val="Speaker"/>
        <w:rPr>
          <w:rtl/>
        </w:rPr>
      </w:pPr>
      <w:bookmarkStart w:id="1954" w:name="FS000000540T27_05_2003_23_29_40"/>
      <w:bookmarkEnd w:id="1954"/>
      <w:r>
        <w:rPr>
          <w:rFonts w:hint="eastAsia"/>
          <w:rtl/>
        </w:rPr>
        <w:t>מוחמד</w:t>
      </w:r>
      <w:r>
        <w:rPr>
          <w:rtl/>
        </w:rPr>
        <w:t xml:space="preserve"> ברכה (חד"ש-תע"ל):</w:t>
      </w:r>
    </w:p>
    <w:p w14:paraId="712EACB5" w14:textId="77777777" w:rsidR="00000000" w:rsidRDefault="007C71EE">
      <w:pPr>
        <w:pStyle w:val="a"/>
        <w:rPr>
          <w:rFonts w:hint="cs"/>
          <w:rtl/>
        </w:rPr>
      </w:pPr>
    </w:p>
    <w:p w14:paraId="26A47D63" w14:textId="77777777" w:rsidR="00000000" w:rsidRDefault="007C71EE">
      <w:pPr>
        <w:pStyle w:val="a"/>
        <w:rPr>
          <w:rFonts w:hint="cs"/>
          <w:rtl/>
        </w:rPr>
      </w:pPr>
      <w:r>
        <w:rPr>
          <w:rFonts w:hint="cs"/>
          <w:rtl/>
        </w:rPr>
        <w:t>אדוני היושב-ראש, רבותי חברי הכנסת, תחילה אני רוצה לברך את הרבבות הרבות של המפגינים שה</w:t>
      </w:r>
      <w:r>
        <w:rPr>
          <w:rFonts w:hint="cs"/>
          <w:rtl/>
        </w:rPr>
        <w:t>גיעו היום לירושלים.</w:t>
      </w:r>
    </w:p>
    <w:p w14:paraId="0F6B0C85" w14:textId="77777777" w:rsidR="00000000" w:rsidRDefault="007C71EE">
      <w:pPr>
        <w:pStyle w:val="a"/>
        <w:ind w:firstLine="0"/>
        <w:rPr>
          <w:rFonts w:hint="cs"/>
          <w:rtl/>
        </w:rPr>
      </w:pPr>
    </w:p>
    <w:p w14:paraId="18CBFDB8" w14:textId="77777777" w:rsidR="00000000" w:rsidRDefault="007C71EE">
      <w:pPr>
        <w:pStyle w:val="ad"/>
        <w:rPr>
          <w:rtl/>
        </w:rPr>
      </w:pPr>
      <w:r>
        <w:rPr>
          <w:rtl/>
        </w:rPr>
        <w:t>היו"ר נסים דהן:</w:t>
      </w:r>
    </w:p>
    <w:p w14:paraId="64D1468C" w14:textId="77777777" w:rsidR="00000000" w:rsidRDefault="007C71EE">
      <w:pPr>
        <w:pStyle w:val="a"/>
        <w:rPr>
          <w:rtl/>
        </w:rPr>
      </w:pPr>
    </w:p>
    <w:p w14:paraId="4B8C465F" w14:textId="77777777" w:rsidR="00000000" w:rsidRDefault="007C71EE">
      <w:pPr>
        <w:pStyle w:val="a"/>
        <w:rPr>
          <w:rFonts w:hint="cs"/>
          <w:rtl/>
        </w:rPr>
      </w:pPr>
      <w:r>
        <w:rPr>
          <w:rFonts w:hint="cs"/>
          <w:rtl/>
        </w:rPr>
        <w:t xml:space="preserve">חברי הכנסת. חברי הכנסת. חבר כנסת מדבר, אחד מפנה לו גב, שניים מפטפטים ביניהם. </w:t>
      </w:r>
    </w:p>
    <w:p w14:paraId="5F74785C" w14:textId="77777777" w:rsidR="00000000" w:rsidRDefault="007C71EE">
      <w:pPr>
        <w:pStyle w:val="a"/>
        <w:ind w:firstLine="0"/>
        <w:rPr>
          <w:rFonts w:hint="cs"/>
          <w:rtl/>
        </w:rPr>
      </w:pPr>
    </w:p>
    <w:p w14:paraId="123A5710" w14:textId="77777777" w:rsidR="00000000" w:rsidRDefault="007C71EE">
      <w:pPr>
        <w:pStyle w:val="SpeakerCon"/>
        <w:rPr>
          <w:rtl/>
        </w:rPr>
      </w:pPr>
      <w:bookmarkStart w:id="1955" w:name="FS000000540T27_05_2003_23_30_39"/>
      <w:bookmarkEnd w:id="1955"/>
      <w:r>
        <w:rPr>
          <w:rFonts w:hint="eastAsia"/>
          <w:rtl/>
        </w:rPr>
        <w:t>מוחמד</w:t>
      </w:r>
      <w:r>
        <w:rPr>
          <w:rtl/>
        </w:rPr>
        <w:t xml:space="preserve"> ברכה (חד"ש-תע"ל):</w:t>
      </w:r>
    </w:p>
    <w:p w14:paraId="632ABB08" w14:textId="77777777" w:rsidR="00000000" w:rsidRDefault="007C71EE">
      <w:pPr>
        <w:pStyle w:val="a"/>
        <w:rPr>
          <w:rFonts w:hint="cs"/>
          <w:rtl/>
        </w:rPr>
      </w:pPr>
    </w:p>
    <w:p w14:paraId="795600EA" w14:textId="77777777" w:rsidR="00000000" w:rsidRDefault="007C71EE">
      <w:pPr>
        <w:pStyle w:val="a"/>
        <w:rPr>
          <w:rFonts w:hint="cs"/>
          <w:rtl/>
        </w:rPr>
      </w:pPr>
      <w:r>
        <w:rPr>
          <w:rFonts w:hint="cs"/>
          <w:rtl/>
        </w:rPr>
        <w:t>גם כשהרבצת דברי תורה ישבתי והקשבתי, בניזרי. מה קורה?</w:t>
      </w:r>
    </w:p>
    <w:p w14:paraId="736DF722" w14:textId="77777777" w:rsidR="00000000" w:rsidRDefault="007C71EE">
      <w:pPr>
        <w:pStyle w:val="a"/>
        <w:ind w:firstLine="0"/>
        <w:rPr>
          <w:rFonts w:hint="cs"/>
          <w:rtl/>
        </w:rPr>
      </w:pPr>
    </w:p>
    <w:p w14:paraId="5CAEC35E" w14:textId="77777777" w:rsidR="00000000" w:rsidRDefault="007C71EE">
      <w:pPr>
        <w:pStyle w:val="ac"/>
        <w:rPr>
          <w:rtl/>
        </w:rPr>
      </w:pPr>
      <w:r>
        <w:rPr>
          <w:rFonts w:hint="eastAsia"/>
          <w:rtl/>
        </w:rPr>
        <w:t>שלמה</w:t>
      </w:r>
      <w:r>
        <w:rPr>
          <w:rtl/>
        </w:rPr>
        <w:t xml:space="preserve"> בניזרי (ש"ס):</w:t>
      </w:r>
    </w:p>
    <w:p w14:paraId="3789DC45" w14:textId="77777777" w:rsidR="00000000" w:rsidRDefault="007C71EE">
      <w:pPr>
        <w:pStyle w:val="a"/>
        <w:rPr>
          <w:rFonts w:hint="cs"/>
          <w:rtl/>
        </w:rPr>
      </w:pPr>
    </w:p>
    <w:p w14:paraId="3ED404DB" w14:textId="77777777" w:rsidR="00000000" w:rsidRDefault="007C71EE">
      <w:pPr>
        <w:pStyle w:val="a"/>
        <w:rPr>
          <w:rFonts w:hint="cs"/>
          <w:rtl/>
        </w:rPr>
      </w:pPr>
      <w:r>
        <w:rPr>
          <w:rFonts w:hint="cs"/>
          <w:rtl/>
        </w:rPr>
        <w:t xml:space="preserve">סליחה, מחילה. </w:t>
      </w:r>
    </w:p>
    <w:p w14:paraId="66CB0B77" w14:textId="77777777" w:rsidR="00000000" w:rsidRDefault="007C71EE">
      <w:pPr>
        <w:pStyle w:val="a"/>
        <w:ind w:firstLine="0"/>
        <w:rPr>
          <w:rFonts w:hint="cs"/>
          <w:rtl/>
        </w:rPr>
      </w:pPr>
    </w:p>
    <w:p w14:paraId="1683C021" w14:textId="77777777" w:rsidR="00000000" w:rsidRDefault="007C71EE">
      <w:pPr>
        <w:pStyle w:val="ac"/>
        <w:rPr>
          <w:rtl/>
        </w:rPr>
      </w:pPr>
      <w:r>
        <w:rPr>
          <w:rFonts w:hint="eastAsia"/>
          <w:rtl/>
        </w:rPr>
        <w:t>משה</w:t>
      </w:r>
      <w:r>
        <w:rPr>
          <w:rtl/>
        </w:rPr>
        <w:t xml:space="preserve"> גפני (יהדות התורה):</w:t>
      </w:r>
    </w:p>
    <w:p w14:paraId="576E7B0B" w14:textId="77777777" w:rsidR="00000000" w:rsidRDefault="007C71EE">
      <w:pPr>
        <w:pStyle w:val="a"/>
        <w:rPr>
          <w:rFonts w:hint="cs"/>
          <w:rtl/>
        </w:rPr>
      </w:pPr>
    </w:p>
    <w:p w14:paraId="447332A8" w14:textId="77777777" w:rsidR="00000000" w:rsidRDefault="007C71EE">
      <w:pPr>
        <w:pStyle w:val="a"/>
        <w:rPr>
          <w:rFonts w:hint="cs"/>
          <w:rtl/>
        </w:rPr>
      </w:pPr>
      <w:r>
        <w:rPr>
          <w:rFonts w:hint="cs"/>
          <w:rtl/>
        </w:rPr>
        <w:t>חבר הכנסת ברכה, מה אתה אומר על הוויכוח בין חבר הכנסת בניזרי לחבר הכנסת בריזון?</w:t>
      </w:r>
    </w:p>
    <w:p w14:paraId="126B32D2" w14:textId="77777777" w:rsidR="00000000" w:rsidRDefault="007C71EE">
      <w:pPr>
        <w:pStyle w:val="a"/>
        <w:ind w:firstLine="0"/>
        <w:rPr>
          <w:rtl/>
        </w:rPr>
      </w:pPr>
    </w:p>
    <w:p w14:paraId="35896952" w14:textId="77777777" w:rsidR="00000000" w:rsidRDefault="007C71EE">
      <w:pPr>
        <w:pStyle w:val="a"/>
        <w:ind w:firstLine="0"/>
        <w:rPr>
          <w:rFonts w:hint="cs"/>
          <w:rtl/>
        </w:rPr>
      </w:pPr>
    </w:p>
    <w:p w14:paraId="739A501E" w14:textId="77777777" w:rsidR="00000000" w:rsidRDefault="007C71EE">
      <w:pPr>
        <w:pStyle w:val="SpeakerCon"/>
        <w:rPr>
          <w:rtl/>
        </w:rPr>
      </w:pPr>
      <w:bookmarkStart w:id="1956" w:name="FS000000540T27_05_2003_23_31_12C"/>
      <w:bookmarkEnd w:id="1956"/>
      <w:r>
        <w:rPr>
          <w:rtl/>
        </w:rPr>
        <w:t>מוחמד ברכה (חד"ש-תע"ל):</w:t>
      </w:r>
    </w:p>
    <w:p w14:paraId="02008D3B" w14:textId="77777777" w:rsidR="00000000" w:rsidRDefault="007C71EE">
      <w:pPr>
        <w:pStyle w:val="a"/>
        <w:rPr>
          <w:rtl/>
        </w:rPr>
      </w:pPr>
    </w:p>
    <w:p w14:paraId="6A36CD7F" w14:textId="77777777" w:rsidR="00000000" w:rsidRDefault="007C71EE">
      <w:pPr>
        <w:pStyle w:val="a"/>
        <w:rPr>
          <w:rFonts w:hint="cs"/>
          <w:rtl/>
        </w:rPr>
      </w:pPr>
      <w:r>
        <w:rPr>
          <w:rFonts w:hint="cs"/>
          <w:rtl/>
        </w:rPr>
        <w:t>אני אומר, שכל אחד, עברו עדיין לפניו.</w:t>
      </w:r>
    </w:p>
    <w:p w14:paraId="537682C4" w14:textId="77777777" w:rsidR="00000000" w:rsidRDefault="007C71EE">
      <w:pPr>
        <w:pStyle w:val="a"/>
        <w:ind w:firstLine="0"/>
        <w:rPr>
          <w:rFonts w:hint="cs"/>
          <w:rtl/>
        </w:rPr>
      </w:pPr>
    </w:p>
    <w:p w14:paraId="04836CD4" w14:textId="77777777" w:rsidR="00000000" w:rsidRDefault="007C71EE">
      <w:pPr>
        <w:pStyle w:val="ac"/>
        <w:rPr>
          <w:rtl/>
        </w:rPr>
      </w:pPr>
      <w:r>
        <w:rPr>
          <w:rFonts w:hint="eastAsia"/>
          <w:rtl/>
        </w:rPr>
        <w:t>שלמה</w:t>
      </w:r>
      <w:r>
        <w:rPr>
          <w:rtl/>
        </w:rPr>
        <w:t xml:space="preserve"> בניזרי (ש"ס):</w:t>
      </w:r>
    </w:p>
    <w:p w14:paraId="40F2A967" w14:textId="77777777" w:rsidR="00000000" w:rsidRDefault="007C71EE">
      <w:pPr>
        <w:pStyle w:val="a"/>
        <w:rPr>
          <w:rFonts w:hint="cs"/>
          <w:rtl/>
        </w:rPr>
      </w:pPr>
    </w:p>
    <w:p w14:paraId="3859AA96" w14:textId="77777777" w:rsidR="00000000" w:rsidRDefault="007C71EE">
      <w:pPr>
        <w:pStyle w:val="a"/>
        <w:rPr>
          <w:rFonts w:hint="cs"/>
          <w:rtl/>
        </w:rPr>
      </w:pPr>
      <w:r>
        <w:rPr>
          <w:rFonts w:hint="cs"/>
          <w:rtl/>
        </w:rPr>
        <w:t>תזכור לי עוונות ראשונים.</w:t>
      </w:r>
    </w:p>
    <w:p w14:paraId="62F211FC" w14:textId="77777777" w:rsidR="00000000" w:rsidRDefault="007C71EE">
      <w:pPr>
        <w:pStyle w:val="a"/>
        <w:ind w:firstLine="0"/>
        <w:rPr>
          <w:rFonts w:hint="cs"/>
          <w:rtl/>
        </w:rPr>
      </w:pPr>
    </w:p>
    <w:p w14:paraId="7BA8D40C" w14:textId="77777777" w:rsidR="00000000" w:rsidRDefault="007C71EE">
      <w:pPr>
        <w:pStyle w:val="SpeakerCon"/>
        <w:rPr>
          <w:rtl/>
        </w:rPr>
      </w:pPr>
      <w:bookmarkStart w:id="1957" w:name="FS000000540T27_05_2003_23_31_38C"/>
      <w:bookmarkEnd w:id="1957"/>
      <w:r>
        <w:rPr>
          <w:rtl/>
        </w:rPr>
        <w:t>מוחמד ברכה (חד"ש-תע"ל):</w:t>
      </w:r>
    </w:p>
    <w:p w14:paraId="16DBD8F5" w14:textId="77777777" w:rsidR="00000000" w:rsidRDefault="007C71EE">
      <w:pPr>
        <w:pStyle w:val="a"/>
        <w:rPr>
          <w:rtl/>
        </w:rPr>
      </w:pPr>
    </w:p>
    <w:p w14:paraId="0B1EE794" w14:textId="77777777" w:rsidR="00000000" w:rsidRDefault="007C71EE">
      <w:pPr>
        <w:pStyle w:val="a"/>
        <w:rPr>
          <w:rFonts w:hint="cs"/>
          <w:rtl/>
        </w:rPr>
      </w:pPr>
      <w:r>
        <w:rPr>
          <w:rFonts w:hint="cs"/>
          <w:rtl/>
        </w:rPr>
        <w:t>אתה יודע מה? הדבר האידיאלי יהיה שאני אהי</w:t>
      </w:r>
      <w:r>
        <w:rPr>
          <w:rFonts w:hint="cs"/>
          <w:rtl/>
        </w:rPr>
        <w:t>ה הבורר ביניכם. ביומיים האחרונים יוצאים לי דברים מוזרים. בכל הדיונים על מיהו יהודי אני יושב פה במקום חבר הכנסת דהן.</w:t>
      </w:r>
    </w:p>
    <w:p w14:paraId="3BA6D190" w14:textId="77777777" w:rsidR="00000000" w:rsidRDefault="007C71EE">
      <w:pPr>
        <w:pStyle w:val="a"/>
        <w:ind w:firstLine="0"/>
        <w:rPr>
          <w:rFonts w:hint="cs"/>
          <w:rtl/>
        </w:rPr>
      </w:pPr>
    </w:p>
    <w:p w14:paraId="09C24F04" w14:textId="77777777" w:rsidR="00000000" w:rsidRDefault="007C71EE">
      <w:pPr>
        <w:pStyle w:val="ac"/>
        <w:rPr>
          <w:rtl/>
        </w:rPr>
      </w:pPr>
      <w:r>
        <w:rPr>
          <w:rFonts w:hint="eastAsia"/>
          <w:rtl/>
        </w:rPr>
        <w:t>משה</w:t>
      </w:r>
      <w:r>
        <w:rPr>
          <w:rtl/>
        </w:rPr>
        <w:t xml:space="preserve"> גפני (יהדות התורה):</w:t>
      </w:r>
    </w:p>
    <w:p w14:paraId="7E5E0DCA" w14:textId="77777777" w:rsidR="00000000" w:rsidRDefault="007C71EE">
      <w:pPr>
        <w:pStyle w:val="a"/>
        <w:rPr>
          <w:rFonts w:hint="cs"/>
          <w:rtl/>
        </w:rPr>
      </w:pPr>
    </w:p>
    <w:p w14:paraId="7943E734" w14:textId="77777777" w:rsidR="00000000" w:rsidRDefault="007C71EE">
      <w:pPr>
        <w:pStyle w:val="a"/>
        <w:rPr>
          <w:rFonts w:hint="cs"/>
          <w:rtl/>
        </w:rPr>
      </w:pPr>
      <w:r>
        <w:rPr>
          <w:rFonts w:hint="cs"/>
          <w:rtl/>
        </w:rPr>
        <w:t>מה אתה אומר על הוויכוח ביניהם על קצבאות הילדים? חבר הכנסת בריזון אומר שצריך לחתוך בקצבאות וחבר הכנסת בניזרי אומר ש</w:t>
      </w:r>
      <w:r>
        <w:rPr>
          <w:rFonts w:hint="cs"/>
          <w:rtl/>
        </w:rPr>
        <w:t>צריך להשאיר את הקצבאות. מה אתה אומר?</w:t>
      </w:r>
    </w:p>
    <w:p w14:paraId="3D09BA97" w14:textId="77777777" w:rsidR="00000000" w:rsidRDefault="007C71EE">
      <w:pPr>
        <w:pStyle w:val="a"/>
        <w:ind w:firstLine="0"/>
        <w:rPr>
          <w:rFonts w:hint="cs"/>
          <w:rtl/>
        </w:rPr>
      </w:pPr>
    </w:p>
    <w:p w14:paraId="394800B5" w14:textId="77777777" w:rsidR="00000000" w:rsidRDefault="007C71EE">
      <w:pPr>
        <w:pStyle w:val="SpeakerCon"/>
        <w:rPr>
          <w:rtl/>
        </w:rPr>
      </w:pPr>
      <w:bookmarkStart w:id="1958" w:name="FS000000540T27_05_2003_23_32_44C"/>
      <w:bookmarkEnd w:id="1958"/>
      <w:r>
        <w:rPr>
          <w:rtl/>
        </w:rPr>
        <w:t>מוחמד ברכה (חד"ש-תע"ל):</w:t>
      </w:r>
    </w:p>
    <w:p w14:paraId="1A4FEF08" w14:textId="77777777" w:rsidR="00000000" w:rsidRDefault="007C71EE">
      <w:pPr>
        <w:pStyle w:val="a"/>
        <w:rPr>
          <w:rtl/>
        </w:rPr>
      </w:pPr>
    </w:p>
    <w:p w14:paraId="0791C021" w14:textId="77777777" w:rsidR="00000000" w:rsidRDefault="007C71EE">
      <w:pPr>
        <w:pStyle w:val="a"/>
        <w:rPr>
          <w:rFonts w:hint="cs"/>
          <w:rtl/>
        </w:rPr>
      </w:pPr>
      <w:r>
        <w:rPr>
          <w:rFonts w:hint="cs"/>
          <w:rtl/>
        </w:rPr>
        <w:t>אדוני, אני חושב שזו סוגיה מאוד חשובה.</w:t>
      </w:r>
    </w:p>
    <w:p w14:paraId="7D846AA1" w14:textId="77777777" w:rsidR="00000000" w:rsidRDefault="007C71EE">
      <w:pPr>
        <w:pStyle w:val="a"/>
        <w:ind w:firstLine="0"/>
        <w:rPr>
          <w:rFonts w:hint="cs"/>
          <w:rtl/>
        </w:rPr>
      </w:pPr>
    </w:p>
    <w:p w14:paraId="5BFBAEFA" w14:textId="77777777" w:rsidR="00000000" w:rsidRDefault="007C71EE">
      <w:pPr>
        <w:pStyle w:val="ad"/>
        <w:rPr>
          <w:rtl/>
        </w:rPr>
      </w:pPr>
      <w:r>
        <w:rPr>
          <w:rtl/>
        </w:rPr>
        <w:t>היו"ר נסים דהן:</w:t>
      </w:r>
    </w:p>
    <w:p w14:paraId="61749CD6" w14:textId="77777777" w:rsidR="00000000" w:rsidRDefault="007C71EE">
      <w:pPr>
        <w:pStyle w:val="a"/>
        <w:rPr>
          <w:rtl/>
        </w:rPr>
      </w:pPr>
    </w:p>
    <w:p w14:paraId="51B1ACC9" w14:textId="77777777" w:rsidR="00000000" w:rsidRDefault="007C71EE">
      <w:pPr>
        <w:pStyle w:val="a"/>
        <w:rPr>
          <w:rFonts w:hint="cs"/>
          <w:rtl/>
        </w:rPr>
      </w:pPr>
      <w:r>
        <w:rPr>
          <w:rFonts w:hint="cs"/>
          <w:rtl/>
        </w:rPr>
        <w:t>הוא תיכף יגיד את דעתו בהרחבה.</w:t>
      </w:r>
    </w:p>
    <w:p w14:paraId="283E7C34" w14:textId="77777777" w:rsidR="00000000" w:rsidRDefault="007C71EE">
      <w:pPr>
        <w:pStyle w:val="a"/>
        <w:ind w:firstLine="0"/>
        <w:rPr>
          <w:rFonts w:hint="cs"/>
          <w:rtl/>
        </w:rPr>
      </w:pPr>
    </w:p>
    <w:p w14:paraId="002FA0ED" w14:textId="77777777" w:rsidR="00000000" w:rsidRDefault="007C71EE">
      <w:pPr>
        <w:pStyle w:val="SpeakerCon"/>
        <w:rPr>
          <w:rtl/>
        </w:rPr>
      </w:pPr>
      <w:bookmarkStart w:id="1959" w:name="FS000000540T27_05_2003_23_32_58C"/>
      <w:bookmarkEnd w:id="1959"/>
      <w:r>
        <w:rPr>
          <w:rtl/>
        </w:rPr>
        <w:t>מוחמד ברכה (חד"ש-תע"ל):</w:t>
      </w:r>
    </w:p>
    <w:p w14:paraId="3E3D42E5" w14:textId="77777777" w:rsidR="00000000" w:rsidRDefault="007C71EE">
      <w:pPr>
        <w:pStyle w:val="a"/>
        <w:rPr>
          <w:rtl/>
        </w:rPr>
      </w:pPr>
    </w:p>
    <w:p w14:paraId="4F3C17C5" w14:textId="77777777" w:rsidR="00000000" w:rsidRDefault="007C71EE">
      <w:pPr>
        <w:pStyle w:val="a"/>
        <w:rPr>
          <w:rFonts w:hint="cs"/>
          <w:rtl/>
        </w:rPr>
      </w:pPr>
      <w:r>
        <w:rPr>
          <w:rFonts w:hint="cs"/>
          <w:rtl/>
        </w:rPr>
        <w:t xml:space="preserve">יש לי חוב כלפי הרבה אנשים ואני רוצה למלא את החוב הזה כלפי הרבבות הרבות של האנשים </w:t>
      </w:r>
      <w:r>
        <w:rPr>
          <w:rFonts w:hint="cs"/>
          <w:rtl/>
        </w:rPr>
        <w:t>שהגיעו היום לירושלים כדי להרים קול זעקה נגד תוכנית ההתאבדות החברתית, הקולקטיבית, שנקראת תוכנית הבראה כלכלית, תוכנית שאין בה שום דבר מבריא ואין בה שום בריאות.</w:t>
      </w:r>
    </w:p>
    <w:p w14:paraId="4F68BADB" w14:textId="77777777" w:rsidR="00000000" w:rsidRDefault="007C71EE">
      <w:pPr>
        <w:pStyle w:val="a"/>
        <w:rPr>
          <w:rFonts w:hint="cs"/>
          <w:rtl/>
        </w:rPr>
      </w:pPr>
    </w:p>
    <w:p w14:paraId="7FD538AC" w14:textId="77777777" w:rsidR="00000000" w:rsidRDefault="007C71EE">
      <w:pPr>
        <w:pStyle w:val="a"/>
        <w:rPr>
          <w:rFonts w:hint="cs"/>
          <w:rtl/>
        </w:rPr>
      </w:pPr>
      <w:r>
        <w:rPr>
          <w:rFonts w:hint="cs"/>
          <w:rtl/>
        </w:rPr>
        <w:t>אני חושב, שבמקום הלגלוג הרווח בשורות הימין על ההפגנה, על המפגינים, על מי משלם ומי לא משלם, היה רא</w:t>
      </w:r>
      <w:r>
        <w:rPr>
          <w:rFonts w:hint="cs"/>
          <w:rtl/>
        </w:rPr>
        <w:t>וי שדווקא הממשלה תקשיב היטב איזו קואליציה היא הקימה מול הקואליציה שלה, איזו קואליציה בציבור היא הקימה מול הקואליציה בכנסת. זאת אומרת, מפני שהתוכנית הזאת מנחיתה מכות על כל חתך בחברה הישראלית כמעט, למעט האלפיונים העליונים הדקים של בעלי ההון, הולכת ונוצרת קוא</w:t>
      </w:r>
      <w:r>
        <w:rPr>
          <w:rFonts w:hint="cs"/>
          <w:rtl/>
        </w:rPr>
        <w:t>ליציה. אני לא יודע כמה היא עמידה. אבל אין שום ספק שהיא ראויה להקשבה של קברניטי השלטון במדינת ישראל. לא יכול להיות ולא ייתכן שיגרמו לכך שיהיה ביזוי של הרצון הציבורי בצורה כל כך בוטה, בהתעלמות בוטה, בזלזול מתנשא כלפי כאבם וזעקתם של האנשים.</w:t>
      </w:r>
    </w:p>
    <w:p w14:paraId="31EC2BE0" w14:textId="77777777" w:rsidR="00000000" w:rsidRDefault="007C71EE">
      <w:pPr>
        <w:pStyle w:val="a"/>
        <w:rPr>
          <w:rFonts w:hint="cs"/>
          <w:rtl/>
        </w:rPr>
      </w:pPr>
    </w:p>
    <w:p w14:paraId="4C5C00EC" w14:textId="77777777" w:rsidR="00000000" w:rsidRDefault="007C71EE">
      <w:pPr>
        <w:pStyle w:val="a"/>
        <w:rPr>
          <w:rFonts w:hint="cs"/>
          <w:rtl/>
        </w:rPr>
      </w:pPr>
      <w:r>
        <w:rPr>
          <w:rFonts w:hint="cs"/>
          <w:rtl/>
        </w:rPr>
        <w:t>לפני שבוע-שבועיים</w:t>
      </w:r>
      <w:r>
        <w:rPr>
          <w:rFonts w:hint="cs"/>
          <w:rtl/>
        </w:rPr>
        <w:t xml:space="preserve"> ראינו את כל האמבולנסים שחנו כאן, אנחנו שומעים את קול זעקות השבר של האנשים במערכת החינוך, במערכת הבריאות, ואיפה לא. לכן טוב שהקואליציה תקשיב למה שקורה. </w:t>
      </w:r>
    </w:p>
    <w:p w14:paraId="009C41B1" w14:textId="77777777" w:rsidR="00000000" w:rsidRDefault="007C71EE">
      <w:pPr>
        <w:pStyle w:val="a"/>
        <w:rPr>
          <w:rFonts w:hint="cs"/>
          <w:rtl/>
        </w:rPr>
      </w:pPr>
    </w:p>
    <w:p w14:paraId="0590E29E" w14:textId="77777777" w:rsidR="00000000" w:rsidRDefault="007C71EE">
      <w:pPr>
        <w:pStyle w:val="a"/>
        <w:rPr>
          <w:rFonts w:hint="cs"/>
          <w:rtl/>
        </w:rPr>
      </w:pPr>
      <w:r>
        <w:rPr>
          <w:rFonts w:hint="cs"/>
          <w:rtl/>
        </w:rPr>
        <w:t>אדוני היושב-ראש, ההפגנה היום היתה מאוד חשובה. היא היתה ביטוי של המצפון האנושי של הציבור בישראל. לכן גם</w:t>
      </w:r>
      <w:r>
        <w:rPr>
          <w:rFonts w:hint="cs"/>
          <w:rtl/>
        </w:rPr>
        <w:t xml:space="preserve"> חשוב מאוד שההפגנה המתוכננת למחר תהיה הפגנה גדולה, שתעלה את הזעקה האחרונה בזמן שאנחנו, חברי הכנסת, יושבים באולם הזה ומצביעים על התוכנית הזאת. אנחנו יושבים כאן כי נשלחנו מטעם הציבור שעומד בחוץ, רובנו המכריע. אם כל בעלי ההון ביחד יצביעו למפלגה אחת, אני לא בט</w:t>
      </w:r>
      <w:r>
        <w:rPr>
          <w:rFonts w:hint="cs"/>
          <w:rtl/>
        </w:rPr>
        <w:t xml:space="preserve">וח שהם יוכלו לעבור את אחוז החסימה. בסופו של דבר מי שהביא לכאן את חברי הכנסת זה הציבור הרחב. </w:t>
      </w:r>
    </w:p>
    <w:p w14:paraId="22528D89" w14:textId="77777777" w:rsidR="00000000" w:rsidRDefault="007C71EE">
      <w:pPr>
        <w:pStyle w:val="a"/>
        <w:rPr>
          <w:rFonts w:hint="cs"/>
          <w:rtl/>
        </w:rPr>
      </w:pPr>
    </w:p>
    <w:p w14:paraId="540C8057" w14:textId="77777777" w:rsidR="00000000" w:rsidRDefault="007C71EE">
      <w:pPr>
        <w:pStyle w:val="a"/>
        <w:rPr>
          <w:rFonts w:hint="cs"/>
          <w:rtl/>
        </w:rPr>
      </w:pPr>
      <w:r>
        <w:rPr>
          <w:rFonts w:hint="cs"/>
          <w:rtl/>
        </w:rPr>
        <w:t>לכן אני רוצה להצטרף לכל חברי חברי הכנסת מסיעות האופוזיציה ולפנות אל הציבור הרחב שיושב בבית, מכל מגזרי האוכלוסייה, מכל החתכים החברתיים, מכל הדתות, מכל היישובים ומכ</w:t>
      </w:r>
      <w:r>
        <w:rPr>
          <w:rFonts w:hint="cs"/>
          <w:rtl/>
        </w:rPr>
        <w:t>ל המקומות, ולומר להם לבוא בהמוניהם מחר בשעה 16:30 להפגנה שתצא מ"בנייני האומה". תהיה תהלוכה שבעיקר ישרור בה האבל על המדינה החברתית שהולכת ונקברת בידי הממשלה הזאת. לכן חשוב שכל אזרחית וכל אזרח במדינת ישראל ישתתפו מחר בתהלוכה ובהפגנה נגד הגזירות הכלכליות הפוג</w:t>
      </w:r>
      <w:r>
        <w:rPr>
          <w:rFonts w:hint="cs"/>
          <w:rtl/>
        </w:rPr>
        <w:t xml:space="preserve">עות פגיעה אנושה בשכבות הביניים ובשכבות החלשות. </w:t>
      </w:r>
    </w:p>
    <w:p w14:paraId="7EA473AA" w14:textId="77777777" w:rsidR="00000000" w:rsidRDefault="007C71EE">
      <w:pPr>
        <w:pStyle w:val="a"/>
        <w:rPr>
          <w:rFonts w:hint="cs"/>
          <w:rtl/>
        </w:rPr>
      </w:pPr>
    </w:p>
    <w:p w14:paraId="05F6320E" w14:textId="77777777" w:rsidR="00000000" w:rsidRDefault="007C71EE">
      <w:pPr>
        <w:pStyle w:val="a"/>
        <w:rPr>
          <w:rFonts w:hint="cs"/>
          <w:rtl/>
        </w:rPr>
      </w:pPr>
      <w:r>
        <w:rPr>
          <w:rFonts w:hint="cs"/>
          <w:rtl/>
        </w:rPr>
        <w:t xml:space="preserve">אדוני היושב-ראש, אני רוצה לפתוח סוגריים ולהזמין את הציבור בערבית לבוא מחר להפגנה. אני רוצה לחזור על הדברים שלי. </w:t>
      </w:r>
    </w:p>
    <w:p w14:paraId="50EAE8C6" w14:textId="77777777" w:rsidR="00000000" w:rsidRDefault="007C71EE">
      <w:pPr>
        <w:pStyle w:val="a"/>
        <w:rPr>
          <w:rFonts w:hint="cs"/>
          <w:rtl/>
        </w:rPr>
      </w:pPr>
    </w:p>
    <w:p w14:paraId="5EF0DBC7" w14:textId="77777777" w:rsidR="00000000" w:rsidRDefault="007C71EE">
      <w:pPr>
        <w:pStyle w:val="ad"/>
        <w:rPr>
          <w:rtl/>
        </w:rPr>
      </w:pPr>
      <w:r>
        <w:rPr>
          <w:rtl/>
        </w:rPr>
        <w:t>היו"ר נסים דהן:</w:t>
      </w:r>
    </w:p>
    <w:p w14:paraId="592C580E" w14:textId="77777777" w:rsidR="00000000" w:rsidRDefault="007C71EE">
      <w:pPr>
        <w:pStyle w:val="a"/>
        <w:rPr>
          <w:rtl/>
        </w:rPr>
      </w:pPr>
    </w:p>
    <w:p w14:paraId="153AE71B" w14:textId="77777777" w:rsidR="00000000" w:rsidRDefault="007C71EE">
      <w:pPr>
        <w:pStyle w:val="a"/>
        <w:rPr>
          <w:rFonts w:hint="cs"/>
          <w:rtl/>
        </w:rPr>
      </w:pPr>
      <w:r>
        <w:rPr>
          <w:rFonts w:hint="cs"/>
          <w:rtl/>
        </w:rPr>
        <w:t xml:space="preserve">בבקשה, אדוני. </w:t>
      </w:r>
    </w:p>
    <w:p w14:paraId="0FC0BE5E" w14:textId="77777777" w:rsidR="00000000" w:rsidRDefault="007C71EE">
      <w:pPr>
        <w:pStyle w:val="a"/>
        <w:rPr>
          <w:rFonts w:hint="cs"/>
          <w:rtl/>
        </w:rPr>
      </w:pPr>
    </w:p>
    <w:p w14:paraId="7053E188" w14:textId="77777777" w:rsidR="00000000" w:rsidRDefault="007C71EE">
      <w:pPr>
        <w:pStyle w:val="Speaker"/>
        <w:rPr>
          <w:rtl/>
        </w:rPr>
      </w:pPr>
      <w:bookmarkStart w:id="1960" w:name="FS000000540T27_05_2003_23_24_58"/>
      <w:bookmarkEnd w:id="1960"/>
      <w:r>
        <w:rPr>
          <w:rFonts w:hint="eastAsia"/>
          <w:rtl/>
        </w:rPr>
        <w:t>מוחמד</w:t>
      </w:r>
      <w:r>
        <w:rPr>
          <w:rtl/>
        </w:rPr>
        <w:t xml:space="preserve"> ברכה (חד"ש-תע"ל):</w:t>
      </w:r>
    </w:p>
    <w:p w14:paraId="5CFFFFE3" w14:textId="77777777" w:rsidR="00000000" w:rsidRDefault="007C71EE">
      <w:pPr>
        <w:pStyle w:val="a"/>
        <w:rPr>
          <w:rFonts w:hint="cs"/>
          <w:rtl/>
        </w:rPr>
      </w:pPr>
    </w:p>
    <w:p w14:paraId="64088D71" w14:textId="77777777" w:rsidR="00000000" w:rsidRDefault="007C71EE">
      <w:pPr>
        <w:pStyle w:val="a"/>
        <w:rPr>
          <w:rFonts w:hint="cs"/>
          <w:rtl/>
        </w:rPr>
      </w:pPr>
      <w:r>
        <w:rPr>
          <w:rFonts w:hint="cs"/>
          <w:rtl/>
        </w:rPr>
        <w:t>(נושא דברים בשפה הערבית; להלן תרגומ</w:t>
      </w:r>
      <w:r>
        <w:rPr>
          <w:rFonts w:hint="cs"/>
          <w:rtl/>
        </w:rPr>
        <w:t>ם לעברית:</w:t>
      </w:r>
    </w:p>
    <w:p w14:paraId="37270A0F" w14:textId="77777777" w:rsidR="00000000" w:rsidRDefault="007C71EE">
      <w:pPr>
        <w:pStyle w:val="a"/>
        <w:rPr>
          <w:rFonts w:hint="cs"/>
          <w:rtl/>
        </w:rPr>
      </w:pPr>
    </w:p>
    <w:p w14:paraId="6FB9AB67" w14:textId="77777777" w:rsidR="00000000" w:rsidRDefault="007C71EE">
      <w:pPr>
        <w:pStyle w:val="a"/>
        <w:rPr>
          <w:rFonts w:hint="cs"/>
          <w:rtl/>
        </w:rPr>
      </w:pPr>
      <w:r>
        <w:rPr>
          <w:rFonts w:hint="cs"/>
          <w:rtl/>
        </w:rPr>
        <w:t xml:space="preserve">אני רוצה לפנות אל קהל הצופים העוקבים עדיין אחר הקורה בכנסת בשעה מאוחרת זו, בקריאה להגיע מחר אל "בנייני האומה" בירושלים, ולהשתתף בהפגנה הגדולה שמארגנים כל מפלגות האופוזיציה והארגונים החברתיים בישראל, ערבים ויהודים. חשוב מאוד שתצא צעקה גדולה בזמן </w:t>
      </w:r>
      <w:r>
        <w:rPr>
          <w:rFonts w:hint="cs"/>
          <w:rtl/>
        </w:rPr>
        <w:t>שבו תתכנס הכנסת להצביע על התוכנית הכלכלית הרת-האסון, אשר תפגע בכל שכבות החברה. לכן אני חושב שהדבר חיוני מאוד, ואני פונה בקריאה לכל האחים והאחיות שצופים כעת בשידור הזה בבתיהם, שיזדרזו או שיזרזו את מי שסביבם לבוא ולהשתתף בהפגנה שתהיה, כפי שאמרתי, הצעקה האחרו</w:t>
      </w:r>
      <w:r>
        <w:rPr>
          <w:rFonts w:hint="cs"/>
          <w:rtl/>
        </w:rPr>
        <w:t>נה בהתמודדות מול האסון הכלכלי הזה, שיפגע בכלל התושבים בישראל, ערבים ויהודים.)</w:t>
      </w:r>
    </w:p>
    <w:p w14:paraId="40F172F9" w14:textId="77777777" w:rsidR="00000000" w:rsidRDefault="007C71EE">
      <w:pPr>
        <w:pStyle w:val="a"/>
        <w:rPr>
          <w:rFonts w:hint="cs"/>
          <w:rtl/>
        </w:rPr>
      </w:pPr>
    </w:p>
    <w:p w14:paraId="09D48B4F" w14:textId="77777777" w:rsidR="00000000" w:rsidRDefault="007C71EE">
      <w:pPr>
        <w:pStyle w:val="ad"/>
        <w:rPr>
          <w:rtl/>
        </w:rPr>
      </w:pPr>
      <w:r>
        <w:rPr>
          <w:rtl/>
        </w:rPr>
        <w:t>היו"ר נסים דהן:</w:t>
      </w:r>
    </w:p>
    <w:p w14:paraId="39F108CD" w14:textId="77777777" w:rsidR="00000000" w:rsidRDefault="007C71EE">
      <w:pPr>
        <w:pStyle w:val="a"/>
        <w:rPr>
          <w:rtl/>
        </w:rPr>
      </w:pPr>
    </w:p>
    <w:p w14:paraId="6EEB75AA" w14:textId="77777777" w:rsidR="00000000" w:rsidRDefault="007C71EE">
      <w:pPr>
        <w:pStyle w:val="a"/>
        <w:rPr>
          <w:rFonts w:hint="cs"/>
          <w:rtl/>
        </w:rPr>
      </w:pPr>
      <w:r>
        <w:rPr>
          <w:rFonts w:hint="cs"/>
          <w:rtl/>
        </w:rPr>
        <w:t xml:space="preserve">חבר הכנסת אריאל, אתה צריך תרגום? </w:t>
      </w:r>
    </w:p>
    <w:p w14:paraId="5A0DE8C0" w14:textId="77777777" w:rsidR="00000000" w:rsidRDefault="007C71EE">
      <w:pPr>
        <w:pStyle w:val="a"/>
        <w:rPr>
          <w:rFonts w:hint="cs"/>
          <w:rtl/>
        </w:rPr>
      </w:pPr>
    </w:p>
    <w:p w14:paraId="62A70077" w14:textId="77777777" w:rsidR="00000000" w:rsidRDefault="007C71EE">
      <w:pPr>
        <w:pStyle w:val="SpeakerCon"/>
        <w:rPr>
          <w:rtl/>
        </w:rPr>
      </w:pPr>
      <w:bookmarkStart w:id="1961" w:name="FS000000540T27_05_2003_23_25_26C"/>
      <w:bookmarkEnd w:id="1961"/>
      <w:r>
        <w:rPr>
          <w:rtl/>
        </w:rPr>
        <w:t>מוחמד ברכה (חד"ש-תע"ל):</w:t>
      </w:r>
    </w:p>
    <w:p w14:paraId="3BC9B297" w14:textId="77777777" w:rsidR="00000000" w:rsidRDefault="007C71EE">
      <w:pPr>
        <w:pStyle w:val="a"/>
        <w:rPr>
          <w:rtl/>
        </w:rPr>
      </w:pPr>
    </w:p>
    <w:p w14:paraId="43D53122" w14:textId="77777777" w:rsidR="00000000" w:rsidRDefault="007C71EE">
      <w:pPr>
        <w:pStyle w:val="a"/>
        <w:rPr>
          <w:rFonts w:hint="cs"/>
          <w:rtl/>
        </w:rPr>
      </w:pPr>
      <w:r>
        <w:rPr>
          <w:rFonts w:hint="cs"/>
          <w:rtl/>
        </w:rPr>
        <w:t xml:space="preserve">לא צריך תרגום. אני אומר אותם דברים שאמרתי בעברית. </w:t>
      </w:r>
    </w:p>
    <w:p w14:paraId="64CABCDE" w14:textId="77777777" w:rsidR="00000000" w:rsidRDefault="007C71EE">
      <w:pPr>
        <w:pStyle w:val="a"/>
        <w:rPr>
          <w:rFonts w:hint="cs"/>
          <w:rtl/>
        </w:rPr>
      </w:pPr>
    </w:p>
    <w:p w14:paraId="50BC707B" w14:textId="77777777" w:rsidR="00000000" w:rsidRDefault="007C71EE">
      <w:pPr>
        <w:pStyle w:val="a"/>
        <w:rPr>
          <w:rFonts w:hint="cs"/>
          <w:rtl/>
        </w:rPr>
      </w:pPr>
      <w:r>
        <w:rPr>
          <w:rFonts w:hint="cs"/>
          <w:rtl/>
        </w:rPr>
        <w:t>מדברים הרבה על צמיחה. אומנם הממשלה ברוב חוצפתה ל</w:t>
      </w:r>
      <w:r>
        <w:rPr>
          <w:rFonts w:hint="cs"/>
          <w:rtl/>
        </w:rPr>
        <w:t>א טרחה אפילו למראית עין להזכיר את המלה "צמיחה". זו ממשלה שמסיימת את שנת 2002 עם אחוז צמיחה שלילי, וכנראה שכל הפרמטרים השליליים מובילים לאותה מסקנה גם לקראת שנת התקציב הבאה. מנסים לעשות כל מיני תרגילים כדי לצמצם באופן מלאכותי את הגירעון במאזן התשלומים ובתקצ</w:t>
      </w:r>
      <w:r>
        <w:rPr>
          <w:rFonts w:hint="cs"/>
          <w:rtl/>
        </w:rPr>
        <w:t xml:space="preserve">יב. בשנה שעברה היה תרגיל מאוד טיפשי וילדותי של הממשלה. היא עיכבה תשלומים של החזרי מס לינואר 2003, על מנת שהכספים האלה לא יצאו מקופת המדינה בשנת 2002 ואז הגירעון יהיה יותר גדול. גם זה לא עזר לא לצמיחה ולא לשום דבר. </w:t>
      </w:r>
    </w:p>
    <w:p w14:paraId="683404BC" w14:textId="77777777" w:rsidR="00000000" w:rsidRDefault="007C71EE">
      <w:pPr>
        <w:pStyle w:val="a"/>
        <w:rPr>
          <w:rFonts w:hint="cs"/>
          <w:rtl/>
        </w:rPr>
      </w:pPr>
    </w:p>
    <w:p w14:paraId="2EA68946" w14:textId="77777777" w:rsidR="00000000" w:rsidRDefault="007C71EE">
      <w:pPr>
        <w:pStyle w:val="a"/>
        <w:rPr>
          <w:rFonts w:hint="cs"/>
          <w:rtl/>
        </w:rPr>
      </w:pPr>
      <w:r>
        <w:rPr>
          <w:rFonts w:hint="cs"/>
          <w:rtl/>
        </w:rPr>
        <w:t xml:space="preserve">השנה מנסה למשל שר האוצר לדחוף לכיוון של </w:t>
      </w:r>
      <w:r>
        <w:rPr>
          <w:rFonts w:hint="cs"/>
          <w:rtl/>
        </w:rPr>
        <w:t xml:space="preserve">דחיית הבחירות המוניציפליות לתחילת שנת 2004, לא כיוון  שהוא חושב שהרשויות המקומיות מתפקדות מצוין וצריך לתת להן ארכה ולהזרים להן כספים כדי שימלאו את תפקידיהן וייעודן  לקראת הבחירות, אלא כדי לחסוך 400-500 מיליון שקל </w:t>
      </w:r>
      <w:r>
        <w:rPr>
          <w:rtl/>
        </w:rPr>
        <w:t>–</w:t>
      </w:r>
      <w:r>
        <w:rPr>
          <w:rFonts w:hint="cs"/>
          <w:rtl/>
        </w:rPr>
        <w:t xml:space="preserve"> אני לא יודע מה הוא תקציב הבחירות המוניציפ</w:t>
      </w:r>
      <w:r>
        <w:rPr>
          <w:rFonts w:hint="cs"/>
          <w:rtl/>
        </w:rPr>
        <w:t xml:space="preserve">ליות </w:t>
      </w:r>
      <w:r>
        <w:rPr>
          <w:rtl/>
        </w:rPr>
        <w:t>–</w:t>
      </w:r>
      <w:r>
        <w:rPr>
          <w:rFonts w:hint="cs"/>
          <w:rtl/>
        </w:rPr>
        <w:t xml:space="preserve"> להוציא אותו משנת 2003 ולהשליך אותו על שנת 2004, כאילו בשנת 2004 יתרחש נס. עושים כל מיני תרגילים של משחקי מספרים בסטטיסטיקה כדי ליצור מראית עין שהקטסטרופה  לא כל כך גדולה. </w:t>
      </w:r>
    </w:p>
    <w:p w14:paraId="45ED0843" w14:textId="77777777" w:rsidR="00000000" w:rsidRDefault="007C71EE">
      <w:pPr>
        <w:pStyle w:val="a"/>
        <w:rPr>
          <w:rFonts w:hint="cs"/>
          <w:rtl/>
        </w:rPr>
      </w:pPr>
    </w:p>
    <w:p w14:paraId="3162D745" w14:textId="77777777" w:rsidR="00000000" w:rsidRDefault="007C71EE">
      <w:pPr>
        <w:pStyle w:val="a"/>
        <w:rPr>
          <w:rFonts w:hint="cs"/>
          <w:rtl/>
        </w:rPr>
      </w:pPr>
      <w:r>
        <w:rPr>
          <w:rFonts w:hint="cs"/>
          <w:rtl/>
        </w:rPr>
        <w:t xml:space="preserve">אני חושב שזה פעמון אזהרה שמשהו משובש, לא בהתנהלות של פרטים בכלכלה הישראלית, </w:t>
      </w:r>
      <w:r>
        <w:rPr>
          <w:rFonts w:hint="cs"/>
          <w:rtl/>
        </w:rPr>
        <w:t>אלא בעצם הניהול הכללי הראשי של הכלכלה. כשקורה מצב כזה, לא מן הנמנע שהממשלה תאמץ למראית עין ובאופן מילולי את מפת הדרכים, על מנת שזה יקל בכל הנוגע לכספי הערבויות ודברים כאלה, ואחר כך היא תתכחש ותתנכר לזה. תמיד יש להם הרבה מקלות שאפשר לשים בגלגלים של התהליך ה</w:t>
      </w:r>
      <w:r>
        <w:rPr>
          <w:rFonts w:hint="cs"/>
          <w:rtl/>
        </w:rPr>
        <w:t xml:space="preserve">מדיני. מספיק גיחה לבית-חאנון, או גיחה לשכם, אז מפוצצים את הכול וחוזרים לספור את כל האסונות שלנו מחדש ומאפס. </w:t>
      </w:r>
    </w:p>
    <w:p w14:paraId="37E93F3E" w14:textId="77777777" w:rsidR="00000000" w:rsidRDefault="007C71EE">
      <w:pPr>
        <w:pStyle w:val="a"/>
        <w:rPr>
          <w:rFonts w:hint="cs"/>
          <w:rtl/>
        </w:rPr>
      </w:pPr>
    </w:p>
    <w:p w14:paraId="0A2C0AD0" w14:textId="77777777" w:rsidR="00000000" w:rsidRDefault="007C71EE">
      <w:pPr>
        <w:pStyle w:val="a"/>
        <w:rPr>
          <w:rFonts w:hint="cs"/>
          <w:rtl/>
        </w:rPr>
      </w:pPr>
      <w:r>
        <w:rPr>
          <w:rFonts w:hint="cs"/>
          <w:rtl/>
        </w:rPr>
        <w:t>אבל הם לא מסתפקים בזה. אני לא יודע איזה חורים יסתום סכום של 10 מיליארדי שקל. הממשלה הזאת הולכת ושולחת את ידיה לפנסיה. זה אחד הפשעים החברתיים שהחבר</w:t>
      </w:r>
      <w:r>
        <w:rPr>
          <w:rFonts w:hint="cs"/>
          <w:rtl/>
        </w:rPr>
        <w:t>ה הישראלית תשלם עליו בנפשה. הממשלה הזאת מנהלת כסף לא לה. הם עושים מעשה נואל בעצם העובדה שהם לוקחים את המיליארדים של קרנות הפנסיה -  כסף של האנשים שחסכו אותו במשך עשרות בשנים כדי שבעת זיקנתם הם לא יישלחו לרחוב ולא ידעו מצוקה - והולכים לשחק בזה בבורסה ובכל מ</w:t>
      </w:r>
      <w:r>
        <w:rPr>
          <w:rFonts w:hint="cs"/>
          <w:rtl/>
        </w:rPr>
        <w:t xml:space="preserve">יני משחקים פיננסיים וירטואליים. אם יהיה רווח, הרי הרווח יהיה לבעלי ההון; אם יהיה הפסד, בעלי הפנסיות הם שישלמו את ההפסד הזה. </w:t>
      </w:r>
    </w:p>
    <w:p w14:paraId="56A78682" w14:textId="77777777" w:rsidR="00000000" w:rsidRDefault="007C71EE">
      <w:pPr>
        <w:pStyle w:val="a"/>
        <w:rPr>
          <w:rFonts w:hint="cs"/>
          <w:rtl/>
        </w:rPr>
      </w:pPr>
    </w:p>
    <w:p w14:paraId="73E004DC" w14:textId="77777777" w:rsidR="00000000" w:rsidRDefault="007C71EE">
      <w:pPr>
        <w:pStyle w:val="a"/>
        <w:rPr>
          <w:rFonts w:hint="cs"/>
          <w:rtl/>
        </w:rPr>
      </w:pPr>
      <w:r>
        <w:rPr>
          <w:rFonts w:hint="cs"/>
          <w:rtl/>
        </w:rPr>
        <w:t>בתוכנית הזאת הממשלה גם לא מהססת לשלוח את ידה לכיסה של עקרת-הבית. פה יש עיקור מוחלט של כל המושג של ביטוח בריאות ממלכתי. אני מגיע לנ</w:t>
      </w:r>
      <w:r>
        <w:rPr>
          <w:rFonts w:hint="cs"/>
          <w:rtl/>
        </w:rPr>
        <w:t xml:space="preserve">קודה הזאת דווקא כשחבר הכנסת סנה הגיע לאולם. אתמול הוא דווקא דיבר על העניין הזה, איך הפכו את חוק ביטוח בריאות ממלכתי לשבר כלי. יש מין ניסיון של הפרטת הבריאות בצורה זוחלת. נמצא פה גם חבר הכנסת רמון, השושבין של החוק הזה. </w:t>
      </w:r>
    </w:p>
    <w:p w14:paraId="742771BE" w14:textId="77777777" w:rsidR="00000000" w:rsidRDefault="007C71EE">
      <w:pPr>
        <w:pStyle w:val="a"/>
        <w:rPr>
          <w:rFonts w:hint="cs"/>
          <w:rtl/>
        </w:rPr>
      </w:pPr>
    </w:p>
    <w:p w14:paraId="28436FC0" w14:textId="77777777" w:rsidR="00000000" w:rsidRDefault="007C71EE">
      <w:pPr>
        <w:pStyle w:val="ac"/>
        <w:rPr>
          <w:rtl/>
        </w:rPr>
      </w:pPr>
    </w:p>
    <w:p w14:paraId="3E22D79E" w14:textId="77777777" w:rsidR="00000000" w:rsidRDefault="007C71EE">
      <w:pPr>
        <w:pStyle w:val="ac"/>
        <w:rPr>
          <w:rtl/>
        </w:rPr>
      </w:pPr>
      <w:r>
        <w:rPr>
          <w:rFonts w:hint="eastAsia"/>
          <w:rtl/>
        </w:rPr>
        <w:t>אפרים</w:t>
      </w:r>
      <w:r>
        <w:rPr>
          <w:rtl/>
        </w:rPr>
        <w:t xml:space="preserve"> סנה (העבודה-מימד):</w:t>
      </w:r>
    </w:p>
    <w:p w14:paraId="59B68B15" w14:textId="77777777" w:rsidR="00000000" w:rsidRDefault="007C71EE">
      <w:pPr>
        <w:pStyle w:val="a"/>
        <w:rPr>
          <w:rFonts w:hint="cs"/>
          <w:rtl/>
        </w:rPr>
      </w:pPr>
    </w:p>
    <w:p w14:paraId="4B0297CB" w14:textId="77777777" w:rsidR="00000000" w:rsidRDefault="007C71EE">
      <w:pPr>
        <w:pStyle w:val="a"/>
        <w:rPr>
          <w:rFonts w:hint="cs"/>
          <w:rtl/>
        </w:rPr>
      </w:pPr>
      <w:r>
        <w:rPr>
          <w:rFonts w:hint="cs"/>
          <w:rtl/>
        </w:rPr>
        <w:t xml:space="preserve">המיילד. </w:t>
      </w:r>
    </w:p>
    <w:p w14:paraId="3D86278E" w14:textId="77777777" w:rsidR="00000000" w:rsidRDefault="007C71EE">
      <w:pPr>
        <w:pStyle w:val="a"/>
        <w:rPr>
          <w:rFonts w:hint="cs"/>
          <w:rtl/>
        </w:rPr>
      </w:pPr>
    </w:p>
    <w:p w14:paraId="5EA84023" w14:textId="77777777" w:rsidR="00000000" w:rsidRDefault="007C71EE">
      <w:pPr>
        <w:pStyle w:val="SpeakerCon"/>
        <w:rPr>
          <w:rtl/>
        </w:rPr>
      </w:pPr>
      <w:bookmarkStart w:id="1962" w:name="FS000000540T27_05_2003_23_40_24C"/>
      <w:bookmarkEnd w:id="1962"/>
      <w:r>
        <w:rPr>
          <w:rtl/>
        </w:rPr>
        <w:t>מוחמד ברכה (חד"ש-תע"ל):</w:t>
      </w:r>
    </w:p>
    <w:p w14:paraId="77B1587A" w14:textId="77777777" w:rsidR="00000000" w:rsidRDefault="007C71EE">
      <w:pPr>
        <w:pStyle w:val="a"/>
        <w:rPr>
          <w:rtl/>
        </w:rPr>
      </w:pPr>
    </w:p>
    <w:p w14:paraId="699C3163" w14:textId="77777777" w:rsidR="00000000" w:rsidRDefault="007C71EE">
      <w:pPr>
        <w:pStyle w:val="a"/>
        <w:rPr>
          <w:rFonts w:hint="cs"/>
          <w:rtl/>
        </w:rPr>
      </w:pPr>
      <w:r>
        <w:rPr>
          <w:rFonts w:hint="cs"/>
          <w:rtl/>
        </w:rPr>
        <w:t xml:space="preserve">המיילד של החוק. </w:t>
      </w:r>
    </w:p>
    <w:p w14:paraId="281F808D" w14:textId="77777777" w:rsidR="00000000" w:rsidRDefault="007C71EE">
      <w:pPr>
        <w:pStyle w:val="a"/>
        <w:rPr>
          <w:rFonts w:hint="cs"/>
          <w:rtl/>
        </w:rPr>
      </w:pPr>
    </w:p>
    <w:p w14:paraId="5B93760A" w14:textId="77777777" w:rsidR="00000000" w:rsidRDefault="007C71EE">
      <w:pPr>
        <w:pStyle w:val="ad"/>
        <w:rPr>
          <w:rtl/>
        </w:rPr>
      </w:pPr>
      <w:r>
        <w:rPr>
          <w:rtl/>
        </w:rPr>
        <w:t>היו"ר נסים דהן:</w:t>
      </w:r>
    </w:p>
    <w:p w14:paraId="43244F26" w14:textId="77777777" w:rsidR="00000000" w:rsidRDefault="007C71EE">
      <w:pPr>
        <w:pStyle w:val="a"/>
        <w:rPr>
          <w:rtl/>
        </w:rPr>
      </w:pPr>
    </w:p>
    <w:p w14:paraId="62FD45C3" w14:textId="77777777" w:rsidR="00000000" w:rsidRDefault="007C71EE">
      <w:pPr>
        <w:pStyle w:val="a"/>
        <w:rPr>
          <w:rFonts w:hint="cs"/>
          <w:rtl/>
        </w:rPr>
      </w:pPr>
      <w:r>
        <w:rPr>
          <w:rFonts w:hint="cs"/>
          <w:rtl/>
        </w:rPr>
        <w:t xml:space="preserve">הוא שילם ביוקר בשביל החוק הזה, ועד היום הוא לא גמר לשלם. </w:t>
      </w:r>
    </w:p>
    <w:p w14:paraId="296A2554" w14:textId="77777777" w:rsidR="00000000" w:rsidRDefault="007C71EE">
      <w:pPr>
        <w:pStyle w:val="a"/>
        <w:rPr>
          <w:rFonts w:hint="cs"/>
          <w:rtl/>
        </w:rPr>
      </w:pPr>
    </w:p>
    <w:p w14:paraId="6826D909" w14:textId="77777777" w:rsidR="00000000" w:rsidRDefault="007C71EE">
      <w:pPr>
        <w:pStyle w:val="ac"/>
        <w:rPr>
          <w:rtl/>
        </w:rPr>
      </w:pPr>
      <w:r>
        <w:rPr>
          <w:rFonts w:hint="eastAsia"/>
          <w:rtl/>
        </w:rPr>
        <w:t>אפרים</w:t>
      </w:r>
      <w:r>
        <w:rPr>
          <w:rtl/>
        </w:rPr>
        <w:t xml:space="preserve"> סנה (העבודה-מימד):</w:t>
      </w:r>
    </w:p>
    <w:p w14:paraId="35612016" w14:textId="77777777" w:rsidR="00000000" w:rsidRDefault="007C71EE">
      <w:pPr>
        <w:pStyle w:val="a"/>
        <w:rPr>
          <w:rFonts w:hint="cs"/>
          <w:rtl/>
        </w:rPr>
      </w:pPr>
    </w:p>
    <w:p w14:paraId="6A18C275" w14:textId="77777777" w:rsidR="00000000" w:rsidRDefault="007C71EE">
      <w:pPr>
        <w:pStyle w:val="a"/>
        <w:rPr>
          <w:rFonts w:hint="cs"/>
          <w:rtl/>
        </w:rPr>
      </w:pPr>
      <w:r>
        <w:rPr>
          <w:rFonts w:hint="cs"/>
          <w:rtl/>
        </w:rPr>
        <w:t xml:space="preserve">שלושה שרי בריאות פה. </w:t>
      </w:r>
    </w:p>
    <w:p w14:paraId="52E8F3DF" w14:textId="77777777" w:rsidR="00000000" w:rsidRDefault="007C71EE">
      <w:pPr>
        <w:pStyle w:val="a"/>
        <w:rPr>
          <w:rFonts w:hint="cs"/>
          <w:rtl/>
        </w:rPr>
      </w:pPr>
    </w:p>
    <w:p w14:paraId="4DE08508" w14:textId="77777777" w:rsidR="00000000" w:rsidRDefault="007C71EE">
      <w:pPr>
        <w:pStyle w:val="SpeakerCon"/>
        <w:rPr>
          <w:rtl/>
        </w:rPr>
      </w:pPr>
      <w:bookmarkStart w:id="1963" w:name="FS000000540T27_05_2003_23_42_50C"/>
      <w:bookmarkEnd w:id="1963"/>
      <w:r>
        <w:rPr>
          <w:rtl/>
        </w:rPr>
        <w:t>מוחמד ברכה (חד"ש-תע"ל):</w:t>
      </w:r>
    </w:p>
    <w:p w14:paraId="395C67A3" w14:textId="77777777" w:rsidR="00000000" w:rsidRDefault="007C71EE">
      <w:pPr>
        <w:pStyle w:val="a"/>
        <w:rPr>
          <w:rtl/>
        </w:rPr>
      </w:pPr>
    </w:p>
    <w:p w14:paraId="2900A8FD" w14:textId="77777777" w:rsidR="00000000" w:rsidRDefault="007C71EE">
      <w:pPr>
        <w:pStyle w:val="a"/>
        <w:rPr>
          <w:rFonts w:hint="cs"/>
          <w:rtl/>
        </w:rPr>
      </w:pPr>
      <w:r>
        <w:rPr>
          <w:rFonts w:hint="cs"/>
          <w:rtl/>
        </w:rPr>
        <w:t xml:space="preserve">נכון. </w:t>
      </w:r>
    </w:p>
    <w:p w14:paraId="195FC469" w14:textId="77777777" w:rsidR="00000000" w:rsidRDefault="007C71EE">
      <w:pPr>
        <w:pStyle w:val="a"/>
        <w:rPr>
          <w:rFonts w:hint="cs"/>
          <w:rtl/>
        </w:rPr>
      </w:pPr>
    </w:p>
    <w:p w14:paraId="09FEA319" w14:textId="77777777" w:rsidR="00000000" w:rsidRDefault="007C71EE">
      <w:pPr>
        <w:pStyle w:val="a"/>
        <w:rPr>
          <w:rFonts w:hint="cs"/>
          <w:rtl/>
        </w:rPr>
      </w:pPr>
      <w:r>
        <w:rPr>
          <w:rFonts w:hint="cs"/>
          <w:rtl/>
        </w:rPr>
        <w:t>תראו לאן מובלות הכוונות הטובות שלכם על-ידי הממשלה הזאת</w:t>
      </w:r>
      <w:r>
        <w:rPr>
          <w:rFonts w:hint="cs"/>
          <w:rtl/>
        </w:rPr>
        <w:t xml:space="preserve">. הם משתמשים בחוק בריאות ביטוח ממלכתי כדי לעקר את הבריאות. לא מעדכנים את סל הבריאות, מעלים את מחירי התרופות, מטילים מס בריאות על עקרות-הבית. נראה שהשיגעון של ההפרטה הולך ופושה בכל דבר. </w:t>
      </w:r>
    </w:p>
    <w:p w14:paraId="08C3BD58" w14:textId="77777777" w:rsidR="00000000" w:rsidRDefault="007C71EE">
      <w:pPr>
        <w:pStyle w:val="a"/>
        <w:rPr>
          <w:rFonts w:hint="cs"/>
          <w:rtl/>
        </w:rPr>
      </w:pPr>
    </w:p>
    <w:p w14:paraId="5843827A" w14:textId="77777777" w:rsidR="00000000" w:rsidRDefault="007C71EE">
      <w:pPr>
        <w:pStyle w:val="a"/>
        <w:rPr>
          <w:rFonts w:hint="cs"/>
          <w:rtl/>
        </w:rPr>
      </w:pPr>
      <w:r>
        <w:rPr>
          <w:rFonts w:hint="cs"/>
          <w:rtl/>
        </w:rPr>
        <w:t xml:space="preserve">בשנה שעברה שמענו מהאוצר שרוצים להפריט למשל את משק המים, להפריט את </w:t>
      </w:r>
      <w:r>
        <w:rPr>
          <w:rtl/>
        </w:rPr>
        <w:br/>
      </w:r>
      <w:r>
        <w:rPr>
          <w:rFonts w:hint="cs"/>
          <w:rtl/>
        </w:rPr>
        <w:t>בת</w:t>
      </w:r>
      <w:r>
        <w:rPr>
          <w:rFonts w:hint="cs"/>
          <w:rtl/>
        </w:rPr>
        <w:t xml:space="preserve">י-הסוהר, להפריט את מערכת החשמל. בתוכנית הזאת יש כל מיני סעיפים שמדברים למשל על ניהול עצמי של בתי-הספר, זאת אומרת, הפרטת בתי-ספר. אז אנשים ישתו מים על-פי הכנסה, אפילו  ייכנסו לבתי-כלא על-פי הכנסה </w:t>
      </w:r>
      <w:r>
        <w:rPr>
          <w:rtl/>
        </w:rPr>
        <w:t>–</w:t>
      </w:r>
      <w:r>
        <w:rPr>
          <w:rFonts w:hint="cs"/>
          <w:rtl/>
        </w:rPr>
        <w:t xml:space="preserve"> עשירים ייכנסו ללוקסוס של חמישה כוכבים, ועניים מרודים ייכנסו</w:t>
      </w:r>
      <w:r>
        <w:rPr>
          <w:rFonts w:hint="cs"/>
          <w:rtl/>
        </w:rPr>
        <w:t xml:space="preserve"> לאיזה מרתפים מתחת לאדמה. אם מפריטים את המים, אנשים ישתו מים עם חיידקים, ואנשים אחרים ישתו מים מינרליים זכים ונקיים. לאן מגיעים עם העניין הזה? </w:t>
      </w:r>
    </w:p>
    <w:p w14:paraId="30F1744A" w14:textId="77777777" w:rsidR="00000000" w:rsidRDefault="007C71EE">
      <w:pPr>
        <w:pStyle w:val="a"/>
        <w:rPr>
          <w:rFonts w:hint="cs"/>
          <w:rtl/>
        </w:rPr>
      </w:pPr>
    </w:p>
    <w:p w14:paraId="3A06F8ED" w14:textId="77777777" w:rsidR="00000000" w:rsidRDefault="007C71EE">
      <w:pPr>
        <w:pStyle w:val="a"/>
        <w:rPr>
          <w:rFonts w:hint="cs"/>
          <w:rtl/>
        </w:rPr>
      </w:pPr>
      <w:r>
        <w:rPr>
          <w:rFonts w:hint="cs"/>
          <w:rtl/>
        </w:rPr>
        <w:t>אני חושב שיש פה טירוף מערכות מוחלט. לא כל מה שמתגלגל בארצות-הברית טוב לכאן. אני חושב שזה לא טוב לארצות-הברית, א</w:t>
      </w:r>
      <w:r>
        <w:rPr>
          <w:rFonts w:hint="cs"/>
          <w:rtl/>
        </w:rPr>
        <w:t xml:space="preserve">בל זה לא המקום לדבר על זה. יכול להיות שיש אמריקנים שאמורים לדבר על זה. מנסים לייבא את כל תחלואי החברה האמריקנית לכאן. מה השיגעון הזה של ההפרטה? יש שירותים שהם מעין ערכים בחברה מתוקנת. הערכים - אי-אפשר להפקיד אותם בידי אנשים שכל מטרתם להרוויח בסופו של דבר. </w:t>
      </w:r>
      <w:r>
        <w:rPr>
          <w:rFonts w:hint="cs"/>
          <w:rtl/>
        </w:rPr>
        <w:t xml:space="preserve">הרי בניהול עצמי, או בהפרטה, אתה מוביל את הדברים לבעלי הון שרוצים להרוויח. אין להם עקרונות אחרים. </w:t>
      </w:r>
    </w:p>
    <w:p w14:paraId="38885EDC" w14:textId="77777777" w:rsidR="00000000" w:rsidRDefault="007C71EE">
      <w:pPr>
        <w:pStyle w:val="a"/>
        <w:ind w:firstLine="0"/>
        <w:rPr>
          <w:rFonts w:hint="cs"/>
          <w:rtl/>
        </w:rPr>
      </w:pPr>
    </w:p>
    <w:p w14:paraId="62ABF1B1" w14:textId="77777777" w:rsidR="00000000" w:rsidRDefault="007C71EE">
      <w:pPr>
        <w:pStyle w:val="a"/>
        <w:ind w:firstLine="0"/>
        <w:rPr>
          <w:rFonts w:hint="cs"/>
          <w:rtl/>
        </w:rPr>
      </w:pPr>
      <w:r>
        <w:rPr>
          <w:rFonts w:hint="cs"/>
          <w:rtl/>
        </w:rPr>
        <w:tab/>
        <w:t>לכן, לחשוב את המחשבה הנואלת והאבסורדית הזאת - להפריט מים, להפריט בתי-סוהר, להפריט חינוך, להפריט בריאות - זה בסופו של דבר להפריט את החברה הישראלית לפרוטות קט</w:t>
      </w:r>
      <w:r>
        <w:rPr>
          <w:rFonts w:hint="cs"/>
          <w:rtl/>
        </w:rPr>
        <w:t>נות ולקיים חברה - - -</w:t>
      </w:r>
    </w:p>
    <w:p w14:paraId="7963EFFC" w14:textId="77777777" w:rsidR="00000000" w:rsidRDefault="007C71EE">
      <w:pPr>
        <w:pStyle w:val="a"/>
        <w:ind w:firstLine="0"/>
        <w:rPr>
          <w:rFonts w:hint="cs"/>
          <w:rtl/>
        </w:rPr>
      </w:pPr>
    </w:p>
    <w:p w14:paraId="09FA8AD7" w14:textId="77777777" w:rsidR="00000000" w:rsidRDefault="007C71EE">
      <w:pPr>
        <w:pStyle w:val="ad"/>
        <w:rPr>
          <w:rtl/>
        </w:rPr>
      </w:pPr>
      <w:r>
        <w:rPr>
          <w:rtl/>
        </w:rPr>
        <w:t>היו"ר נסים דהן:</w:t>
      </w:r>
    </w:p>
    <w:p w14:paraId="6BAD09FB" w14:textId="77777777" w:rsidR="00000000" w:rsidRDefault="007C71EE">
      <w:pPr>
        <w:pStyle w:val="a"/>
        <w:rPr>
          <w:rtl/>
        </w:rPr>
      </w:pPr>
    </w:p>
    <w:p w14:paraId="6864E502" w14:textId="77777777" w:rsidR="00000000" w:rsidRDefault="007C71EE">
      <w:pPr>
        <w:pStyle w:val="a"/>
        <w:rPr>
          <w:rFonts w:hint="cs"/>
          <w:rtl/>
        </w:rPr>
      </w:pPr>
      <w:r>
        <w:rPr>
          <w:rFonts w:hint="cs"/>
          <w:rtl/>
        </w:rPr>
        <w:t xml:space="preserve">תודה רבה. </w:t>
      </w:r>
    </w:p>
    <w:p w14:paraId="01B25D44" w14:textId="77777777" w:rsidR="00000000" w:rsidRDefault="007C71EE">
      <w:pPr>
        <w:pStyle w:val="a"/>
        <w:rPr>
          <w:rFonts w:hint="cs"/>
          <w:rtl/>
        </w:rPr>
      </w:pPr>
    </w:p>
    <w:p w14:paraId="32B09D85" w14:textId="77777777" w:rsidR="00000000" w:rsidRDefault="007C71EE">
      <w:pPr>
        <w:pStyle w:val="SpeakerCon"/>
        <w:rPr>
          <w:rtl/>
        </w:rPr>
      </w:pPr>
      <w:bookmarkStart w:id="1964" w:name="FS000000540T27_05_2003_23_42_00C"/>
      <w:bookmarkEnd w:id="1964"/>
      <w:r>
        <w:rPr>
          <w:rtl/>
        </w:rPr>
        <w:t>מוחמד ברכה (חד"ש-תע"ל):</w:t>
      </w:r>
    </w:p>
    <w:p w14:paraId="3C97CA6A" w14:textId="77777777" w:rsidR="00000000" w:rsidRDefault="007C71EE">
      <w:pPr>
        <w:pStyle w:val="a"/>
        <w:rPr>
          <w:rtl/>
        </w:rPr>
      </w:pPr>
    </w:p>
    <w:p w14:paraId="263D1FD9" w14:textId="77777777" w:rsidR="00000000" w:rsidRDefault="007C71EE">
      <w:pPr>
        <w:pStyle w:val="a"/>
        <w:rPr>
          <w:rFonts w:hint="cs"/>
          <w:rtl/>
        </w:rPr>
      </w:pPr>
      <w:r>
        <w:rPr>
          <w:rFonts w:hint="cs"/>
          <w:rtl/>
        </w:rPr>
        <w:t>זה היה המשפט האחרון, אדוני.</w:t>
      </w:r>
    </w:p>
    <w:p w14:paraId="11FB8B6C" w14:textId="77777777" w:rsidR="00000000" w:rsidRDefault="007C71EE">
      <w:pPr>
        <w:pStyle w:val="a"/>
        <w:rPr>
          <w:rFonts w:hint="cs"/>
          <w:rtl/>
        </w:rPr>
      </w:pPr>
    </w:p>
    <w:p w14:paraId="7A205B90" w14:textId="77777777" w:rsidR="00000000" w:rsidRDefault="007C71EE">
      <w:pPr>
        <w:pStyle w:val="ad"/>
        <w:rPr>
          <w:rtl/>
        </w:rPr>
      </w:pPr>
      <w:r>
        <w:rPr>
          <w:rtl/>
        </w:rPr>
        <w:t>היו"ר נסים דהן:</w:t>
      </w:r>
    </w:p>
    <w:p w14:paraId="46659F65" w14:textId="77777777" w:rsidR="00000000" w:rsidRDefault="007C71EE">
      <w:pPr>
        <w:pStyle w:val="a"/>
        <w:rPr>
          <w:rtl/>
        </w:rPr>
      </w:pPr>
    </w:p>
    <w:p w14:paraId="43A0B7BD" w14:textId="77777777" w:rsidR="00000000" w:rsidRDefault="007C71EE">
      <w:pPr>
        <w:pStyle w:val="a"/>
        <w:rPr>
          <w:rFonts w:hint="cs"/>
          <w:rtl/>
        </w:rPr>
      </w:pPr>
      <w:r>
        <w:rPr>
          <w:rFonts w:hint="cs"/>
          <w:rtl/>
        </w:rPr>
        <w:t xml:space="preserve">בבקשה, אדוני. </w:t>
      </w:r>
    </w:p>
    <w:p w14:paraId="07B5A388" w14:textId="77777777" w:rsidR="00000000" w:rsidRDefault="007C71EE">
      <w:pPr>
        <w:pStyle w:val="a"/>
        <w:rPr>
          <w:rFonts w:hint="cs"/>
          <w:rtl/>
        </w:rPr>
      </w:pPr>
    </w:p>
    <w:p w14:paraId="5E4F5206" w14:textId="77777777" w:rsidR="00000000" w:rsidRDefault="007C71EE">
      <w:pPr>
        <w:pStyle w:val="SpeakerCon"/>
        <w:rPr>
          <w:rtl/>
        </w:rPr>
      </w:pPr>
      <w:bookmarkStart w:id="1965" w:name="FS000000540T27_05_2003_23_42_35C"/>
      <w:bookmarkEnd w:id="1965"/>
      <w:r>
        <w:rPr>
          <w:rtl/>
        </w:rPr>
        <w:t>מוחמד ברכה (חד"ש-תע"ל):</w:t>
      </w:r>
    </w:p>
    <w:p w14:paraId="240AA42C" w14:textId="77777777" w:rsidR="00000000" w:rsidRDefault="007C71EE">
      <w:pPr>
        <w:pStyle w:val="a"/>
        <w:rPr>
          <w:rtl/>
        </w:rPr>
      </w:pPr>
    </w:p>
    <w:p w14:paraId="4748E65A" w14:textId="77777777" w:rsidR="00000000" w:rsidRDefault="007C71EE">
      <w:pPr>
        <w:pStyle w:val="a"/>
        <w:rPr>
          <w:rFonts w:hint="cs"/>
          <w:rtl/>
        </w:rPr>
      </w:pPr>
      <w:r>
        <w:rPr>
          <w:rFonts w:hint="cs"/>
          <w:rtl/>
        </w:rPr>
        <w:t xml:space="preserve">- - - ולקיים חברה שמורכבת משכבה דקיקה של אדונים ומרוב של עבדים. תודה רבה, אדוני. </w:t>
      </w:r>
    </w:p>
    <w:p w14:paraId="52B9F7A4" w14:textId="77777777" w:rsidR="00000000" w:rsidRDefault="007C71EE">
      <w:pPr>
        <w:pStyle w:val="a"/>
        <w:ind w:firstLine="0"/>
        <w:rPr>
          <w:rFonts w:hint="cs"/>
          <w:rtl/>
        </w:rPr>
      </w:pPr>
    </w:p>
    <w:p w14:paraId="435E2C77" w14:textId="77777777" w:rsidR="00000000" w:rsidRDefault="007C71EE">
      <w:pPr>
        <w:pStyle w:val="ad"/>
        <w:rPr>
          <w:rtl/>
        </w:rPr>
      </w:pPr>
      <w:r>
        <w:rPr>
          <w:rtl/>
        </w:rPr>
        <w:t>היו"ר נסי</w:t>
      </w:r>
      <w:r>
        <w:rPr>
          <w:rtl/>
        </w:rPr>
        <w:t>ם דהן:</w:t>
      </w:r>
    </w:p>
    <w:p w14:paraId="0EDC9B90" w14:textId="77777777" w:rsidR="00000000" w:rsidRDefault="007C71EE">
      <w:pPr>
        <w:pStyle w:val="a"/>
        <w:rPr>
          <w:rtl/>
        </w:rPr>
      </w:pPr>
    </w:p>
    <w:p w14:paraId="40489DFB" w14:textId="77777777" w:rsidR="00000000" w:rsidRDefault="007C71EE">
      <w:pPr>
        <w:pStyle w:val="a"/>
        <w:rPr>
          <w:rFonts w:hint="cs"/>
          <w:rtl/>
        </w:rPr>
      </w:pPr>
      <w:r>
        <w:rPr>
          <w:rFonts w:hint="cs"/>
          <w:rtl/>
        </w:rPr>
        <w:t xml:space="preserve">תודה רבה. חבר הכנסת חיים רמון, ואחריו </w:t>
      </w:r>
      <w:r>
        <w:rPr>
          <w:rtl/>
        </w:rPr>
        <w:t>–</w:t>
      </w:r>
      <w:r>
        <w:rPr>
          <w:rFonts w:hint="cs"/>
          <w:rtl/>
        </w:rPr>
        <w:t xml:space="preserve"> חבר הכנסת רוני בריזון.</w:t>
      </w:r>
    </w:p>
    <w:p w14:paraId="3CE188A4" w14:textId="77777777" w:rsidR="00000000" w:rsidRDefault="007C71EE">
      <w:pPr>
        <w:pStyle w:val="a"/>
        <w:ind w:firstLine="0"/>
        <w:rPr>
          <w:rFonts w:hint="cs"/>
          <w:rtl/>
        </w:rPr>
      </w:pPr>
    </w:p>
    <w:p w14:paraId="3343C8FB" w14:textId="77777777" w:rsidR="00000000" w:rsidRDefault="007C71EE">
      <w:pPr>
        <w:pStyle w:val="Speaker"/>
        <w:rPr>
          <w:rtl/>
        </w:rPr>
      </w:pPr>
      <w:bookmarkStart w:id="1966" w:name="FS000001049T27_05_2003_23_43_50"/>
      <w:bookmarkStart w:id="1967" w:name="FS000000458T27_05_2003_23_44_04"/>
      <w:bookmarkEnd w:id="1966"/>
      <w:r>
        <w:rPr>
          <w:rFonts w:hint="eastAsia"/>
          <w:rtl/>
        </w:rPr>
        <w:t>חיים</w:t>
      </w:r>
      <w:r>
        <w:rPr>
          <w:rtl/>
        </w:rPr>
        <w:t xml:space="preserve"> רמון (העבודה-מימד):</w:t>
      </w:r>
    </w:p>
    <w:p w14:paraId="4A821103" w14:textId="77777777" w:rsidR="00000000" w:rsidRDefault="007C71EE">
      <w:pPr>
        <w:pStyle w:val="a"/>
        <w:rPr>
          <w:rtl/>
        </w:rPr>
      </w:pPr>
    </w:p>
    <w:bookmarkEnd w:id="1967"/>
    <w:p w14:paraId="7AD37308" w14:textId="77777777" w:rsidR="00000000" w:rsidRDefault="007C71EE">
      <w:pPr>
        <w:pStyle w:val="a"/>
        <w:rPr>
          <w:rFonts w:hint="cs"/>
          <w:rtl/>
        </w:rPr>
      </w:pPr>
      <w:r>
        <w:rPr>
          <w:rFonts w:hint="cs"/>
          <w:rtl/>
        </w:rPr>
        <w:t xml:space="preserve">אדוני היושב-ראש, חברי הכנסת - האמת היא שרציתי לדבר על הפנסיה, אבל אני אשאיר את זה לפעם הבאה. </w:t>
      </w:r>
    </w:p>
    <w:p w14:paraId="1CF0FD09" w14:textId="77777777" w:rsidR="00000000" w:rsidRDefault="007C71EE">
      <w:pPr>
        <w:pStyle w:val="a"/>
        <w:ind w:firstLine="0"/>
        <w:rPr>
          <w:rFonts w:hint="cs"/>
          <w:rtl/>
        </w:rPr>
      </w:pPr>
    </w:p>
    <w:p w14:paraId="6427F0F3" w14:textId="77777777" w:rsidR="00000000" w:rsidRDefault="007C71EE">
      <w:pPr>
        <w:pStyle w:val="ad"/>
        <w:rPr>
          <w:rtl/>
        </w:rPr>
      </w:pPr>
      <w:r>
        <w:rPr>
          <w:rtl/>
        </w:rPr>
        <w:t>היו"ר נסים דהן:</w:t>
      </w:r>
    </w:p>
    <w:p w14:paraId="6B537A55" w14:textId="77777777" w:rsidR="00000000" w:rsidRDefault="007C71EE">
      <w:pPr>
        <w:pStyle w:val="a"/>
        <w:rPr>
          <w:rtl/>
        </w:rPr>
      </w:pPr>
    </w:p>
    <w:p w14:paraId="7C8909D5" w14:textId="77777777" w:rsidR="00000000" w:rsidRDefault="007C71EE">
      <w:pPr>
        <w:pStyle w:val="a"/>
        <w:rPr>
          <w:rFonts w:hint="cs"/>
          <w:rtl/>
        </w:rPr>
      </w:pPr>
      <w:r>
        <w:rPr>
          <w:rFonts w:hint="cs"/>
          <w:rtl/>
        </w:rPr>
        <w:t xml:space="preserve">לא, לא, אני אתן לך בשביל שניהם. </w:t>
      </w:r>
    </w:p>
    <w:p w14:paraId="304B336E" w14:textId="77777777" w:rsidR="00000000" w:rsidRDefault="007C71EE">
      <w:pPr>
        <w:pStyle w:val="a"/>
        <w:ind w:firstLine="0"/>
        <w:rPr>
          <w:rFonts w:hint="cs"/>
          <w:rtl/>
        </w:rPr>
      </w:pPr>
    </w:p>
    <w:p w14:paraId="5000D0F6" w14:textId="77777777" w:rsidR="00000000" w:rsidRDefault="007C71EE">
      <w:pPr>
        <w:pStyle w:val="SpeakerCon"/>
        <w:rPr>
          <w:rtl/>
        </w:rPr>
      </w:pPr>
      <w:bookmarkStart w:id="1968" w:name="FS000000458T27_05_2003_23_44_22C"/>
      <w:bookmarkEnd w:id="1968"/>
    </w:p>
    <w:p w14:paraId="4A5D4A94" w14:textId="77777777" w:rsidR="00000000" w:rsidRDefault="007C71EE">
      <w:pPr>
        <w:pStyle w:val="SpeakerCon"/>
        <w:rPr>
          <w:rtl/>
        </w:rPr>
      </w:pPr>
      <w:r>
        <w:rPr>
          <w:rtl/>
        </w:rPr>
        <w:t>חיים רמון (</w:t>
      </w:r>
      <w:r>
        <w:rPr>
          <w:rtl/>
        </w:rPr>
        <w:t>העבודה-מימד):</w:t>
      </w:r>
    </w:p>
    <w:p w14:paraId="7802E81A" w14:textId="77777777" w:rsidR="00000000" w:rsidRDefault="007C71EE">
      <w:pPr>
        <w:pStyle w:val="a"/>
        <w:rPr>
          <w:rtl/>
        </w:rPr>
      </w:pPr>
    </w:p>
    <w:p w14:paraId="228F3392" w14:textId="77777777" w:rsidR="00000000" w:rsidRDefault="007C71EE">
      <w:pPr>
        <w:pStyle w:val="a"/>
        <w:rPr>
          <w:rFonts w:hint="cs"/>
          <w:rtl/>
        </w:rPr>
      </w:pPr>
      <w:r>
        <w:rPr>
          <w:rFonts w:hint="cs"/>
          <w:rtl/>
        </w:rPr>
        <w:t>יש לי מספיק זמן?</w:t>
      </w:r>
    </w:p>
    <w:p w14:paraId="6ABA20E8" w14:textId="77777777" w:rsidR="00000000" w:rsidRDefault="007C71EE">
      <w:pPr>
        <w:pStyle w:val="a"/>
        <w:ind w:firstLine="0"/>
        <w:rPr>
          <w:rFonts w:hint="cs"/>
          <w:rtl/>
        </w:rPr>
      </w:pPr>
    </w:p>
    <w:p w14:paraId="018D5F51" w14:textId="77777777" w:rsidR="00000000" w:rsidRDefault="007C71EE">
      <w:pPr>
        <w:pStyle w:val="ad"/>
        <w:rPr>
          <w:rtl/>
        </w:rPr>
      </w:pPr>
      <w:r>
        <w:rPr>
          <w:rtl/>
        </w:rPr>
        <w:t>היו"ר נסים דהן:</w:t>
      </w:r>
    </w:p>
    <w:p w14:paraId="278E63A5" w14:textId="77777777" w:rsidR="00000000" w:rsidRDefault="007C71EE">
      <w:pPr>
        <w:pStyle w:val="a"/>
        <w:rPr>
          <w:rtl/>
        </w:rPr>
      </w:pPr>
    </w:p>
    <w:p w14:paraId="1C9173C8" w14:textId="77777777" w:rsidR="00000000" w:rsidRDefault="007C71EE">
      <w:pPr>
        <w:pStyle w:val="a"/>
        <w:rPr>
          <w:rFonts w:hint="cs"/>
          <w:rtl/>
        </w:rPr>
      </w:pPr>
      <w:r>
        <w:rPr>
          <w:rFonts w:hint="cs"/>
          <w:rtl/>
        </w:rPr>
        <w:t>אתה תמיד מדבר לעניין, ומעניין מאוד אפילו.</w:t>
      </w:r>
    </w:p>
    <w:p w14:paraId="13137F89" w14:textId="77777777" w:rsidR="00000000" w:rsidRDefault="007C71EE">
      <w:pPr>
        <w:pStyle w:val="a"/>
        <w:ind w:firstLine="0"/>
        <w:rPr>
          <w:rFonts w:hint="cs"/>
          <w:rtl/>
        </w:rPr>
      </w:pPr>
    </w:p>
    <w:p w14:paraId="6E106B9E" w14:textId="77777777" w:rsidR="00000000" w:rsidRDefault="007C71EE">
      <w:pPr>
        <w:pStyle w:val="SpeakerCon"/>
        <w:rPr>
          <w:rtl/>
        </w:rPr>
      </w:pPr>
      <w:bookmarkStart w:id="1969" w:name="FS000000458T27_05_2003_23_44_41C"/>
      <w:bookmarkEnd w:id="1969"/>
      <w:r>
        <w:rPr>
          <w:rtl/>
        </w:rPr>
        <w:t>חיים רמון (העבודה-מימד):</w:t>
      </w:r>
    </w:p>
    <w:p w14:paraId="06FD817A" w14:textId="77777777" w:rsidR="00000000" w:rsidRDefault="007C71EE">
      <w:pPr>
        <w:pStyle w:val="a"/>
        <w:rPr>
          <w:rtl/>
        </w:rPr>
      </w:pPr>
    </w:p>
    <w:p w14:paraId="465CE4EF" w14:textId="77777777" w:rsidR="00000000" w:rsidRDefault="007C71EE">
      <w:pPr>
        <w:pStyle w:val="a"/>
        <w:rPr>
          <w:rFonts w:hint="cs"/>
          <w:rtl/>
        </w:rPr>
      </w:pPr>
      <w:r>
        <w:rPr>
          <w:rFonts w:hint="cs"/>
          <w:rtl/>
        </w:rPr>
        <w:t>אז אני אתחיל. לכבוד שר הבריאות לשעבר שהוא עכשיו יושב-ראש הישיבה.</w:t>
      </w:r>
    </w:p>
    <w:p w14:paraId="74C786D4" w14:textId="77777777" w:rsidR="00000000" w:rsidRDefault="007C71EE">
      <w:pPr>
        <w:pStyle w:val="a"/>
        <w:ind w:firstLine="0"/>
        <w:rPr>
          <w:rFonts w:hint="cs"/>
          <w:rtl/>
        </w:rPr>
      </w:pPr>
    </w:p>
    <w:p w14:paraId="258C6356" w14:textId="77777777" w:rsidR="00000000" w:rsidRDefault="007C71EE">
      <w:pPr>
        <w:pStyle w:val="ad"/>
        <w:rPr>
          <w:rtl/>
        </w:rPr>
      </w:pPr>
      <w:r>
        <w:rPr>
          <w:rtl/>
        </w:rPr>
        <w:t>היו"ר נסים דהן:</w:t>
      </w:r>
    </w:p>
    <w:p w14:paraId="15CB9883" w14:textId="77777777" w:rsidR="00000000" w:rsidRDefault="007C71EE">
      <w:pPr>
        <w:pStyle w:val="a"/>
        <w:rPr>
          <w:rtl/>
        </w:rPr>
      </w:pPr>
    </w:p>
    <w:p w14:paraId="3EA68AE5" w14:textId="77777777" w:rsidR="00000000" w:rsidRDefault="007C71EE">
      <w:pPr>
        <w:pStyle w:val="a"/>
        <w:rPr>
          <w:rFonts w:hint="cs"/>
          <w:rtl/>
        </w:rPr>
      </w:pPr>
      <w:r>
        <w:rPr>
          <w:rFonts w:hint="cs"/>
          <w:rtl/>
        </w:rPr>
        <w:t xml:space="preserve">תמיד אמרו לי שאני עושה כמו חיים רמון. </w:t>
      </w:r>
    </w:p>
    <w:p w14:paraId="162B3A9A" w14:textId="77777777" w:rsidR="00000000" w:rsidRDefault="007C71EE">
      <w:pPr>
        <w:pStyle w:val="a"/>
        <w:ind w:firstLine="0"/>
        <w:rPr>
          <w:rFonts w:hint="cs"/>
          <w:rtl/>
        </w:rPr>
      </w:pPr>
    </w:p>
    <w:p w14:paraId="1373DD65" w14:textId="77777777" w:rsidR="00000000" w:rsidRDefault="007C71EE">
      <w:pPr>
        <w:pStyle w:val="SpeakerCon"/>
        <w:rPr>
          <w:rtl/>
        </w:rPr>
      </w:pPr>
      <w:bookmarkStart w:id="1970" w:name="FS000000458T27_05_2003_23_45_12C"/>
      <w:bookmarkEnd w:id="1970"/>
      <w:r>
        <w:rPr>
          <w:rtl/>
        </w:rPr>
        <w:t>חיים רמון (העב</w:t>
      </w:r>
      <w:r>
        <w:rPr>
          <w:rtl/>
        </w:rPr>
        <w:t>ודה-מימד):</w:t>
      </w:r>
    </w:p>
    <w:p w14:paraId="5F012F0D" w14:textId="77777777" w:rsidR="00000000" w:rsidRDefault="007C71EE">
      <w:pPr>
        <w:pStyle w:val="a"/>
        <w:rPr>
          <w:rtl/>
        </w:rPr>
      </w:pPr>
    </w:p>
    <w:p w14:paraId="4B76EAE0" w14:textId="77777777" w:rsidR="00000000" w:rsidRDefault="007C71EE">
      <w:pPr>
        <w:pStyle w:val="a"/>
        <w:rPr>
          <w:rFonts w:hint="cs"/>
          <w:rtl/>
        </w:rPr>
      </w:pPr>
      <w:r>
        <w:rPr>
          <w:rFonts w:hint="cs"/>
          <w:rtl/>
        </w:rPr>
        <w:t xml:space="preserve">אני גאה בכך. אני אדבר על נושא הבריאות. </w:t>
      </w:r>
    </w:p>
    <w:p w14:paraId="2C1D7575" w14:textId="77777777" w:rsidR="00000000" w:rsidRDefault="007C71EE">
      <w:pPr>
        <w:pStyle w:val="a"/>
        <w:rPr>
          <w:rFonts w:hint="cs"/>
          <w:rtl/>
        </w:rPr>
      </w:pPr>
    </w:p>
    <w:p w14:paraId="012FDA6E" w14:textId="77777777" w:rsidR="00000000" w:rsidRDefault="007C71EE">
      <w:pPr>
        <w:pStyle w:val="a"/>
        <w:rPr>
          <w:rFonts w:hint="cs"/>
          <w:rtl/>
        </w:rPr>
      </w:pPr>
      <w:r>
        <w:rPr>
          <w:rFonts w:hint="cs"/>
          <w:rtl/>
        </w:rPr>
        <w:t xml:space="preserve">פניתי בקריאה הראשונה לשר האוצר ושאלתי: תגיד לי, מה יש לך אתה נגד החולים? מה יש לך נגד מערכת הבריאות? סוף-סוף, ב=1995, לדעת כולם - אבל כולם - נעשה מהפך. הארגונים החברתיים הכי סקפטיים העלו אותו על נס, דבר </w:t>
      </w:r>
      <w:r>
        <w:rPr>
          <w:rFonts w:hint="cs"/>
          <w:rtl/>
        </w:rPr>
        <w:t xml:space="preserve">שהם לא עושים גם כשעושים דברים טובים; הכלכלנים דיברו עליו, השקיעו בזה מאמץ אדיר. </w:t>
      </w:r>
    </w:p>
    <w:p w14:paraId="23DB6808" w14:textId="77777777" w:rsidR="00000000" w:rsidRDefault="007C71EE">
      <w:pPr>
        <w:pStyle w:val="a"/>
        <w:rPr>
          <w:rFonts w:hint="cs"/>
          <w:rtl/>
        </w:rPr>
      </w:pPr>
    </w:p>
    <w:p w14:paraId="3332CBFB" w14:textId="77777777" w:rsidR="00000000" w:rsidRDefault="007C71EE">
      <w:pPr>
        <w:pStyle w:val="a"/>
        <w:rPr>
          <w:rFonts w:hint="cs"/>
          <w:rtl/>
        </w:rPr>
      </w:pPr>
      <w:r>
        <w:rPr>
          <w:rFonts w:hint="cs"/>
          <w:rtl/>
        </w:rPr>
        <w:t>ופתאום זה גם עבד. בין 1995 ל=1997 איך שלא נגעת - זכו לשבחים. אני לא הייתי שר הבריאות אז, חלק מהזמן היה השר חברי חבר הכנסת סנה. אבל זה עבד. סוף-סוף המערכת באה וטיפלה, מיליון א</w:t>
      </w:r>
      <w:r>
        <w:rPr>
          <w:rFonts w:hint="cs"/>
          <w:rtl/>
        </w:rPr>
        <w:t>זרחים שלא היה להם ביטוח בריאות - קיבלו אותו. סוף-סוף היה סל בריאות, ברמה מהטובות בעולם אז. כל אחד היה יכול לבחור פתאום קופת-חולים, ניתקנו את הפוליטיקה מהבריאות - כל החלומות של כולם. לא צריך יותר פנקס אדום או כחול או ורוד, מספיק שאתה אזרח ישראלי ואתה מקבל א</w:t>
      </w:r>
      <w:r>
        <w:rPr>
          <w:rFonts w:hint="cs"/>
          <w:rtl/>
        </w:rPr>
        <w:t xml:space="preserve">ת זה. הפכנו בעניין הזה לאחת מן המתוקנות שבמדינות העולם. ב=1997 אפילו עשו סקר ובדקו: היינו מקום שני בעולם. </w:t>
      </w:r>
    </w:p>
    <w:p w14:paraId="3EC82FB1" w14:textId="77777777" w:rsidR="00000000" w:rsidRDefault="007C71EE">
      <w:pPr>
        <w:pStyle w:val="a"/>
        <w:rPr>
          <w:rFonts w:hint="cs"/>
          <w:rtl/>
        </w:rPr>
      </w:pPr>
    </w:p>
    <w:p w14:paraId="20DA70C8" w14:textId="77777777" w:rsidR="00000000" w:rsidRDefault="007C71EE">
      <w:pPr>
        <w:pStyle w:val="a"/>
        <w:rPr>
          <w:rFonts w:hint="cs"/>
          <w:rtl/>
        </w:rPr>
      </w:pPr>
      <w:r>
        <w:rPr>
          <w:rFonts w:hint="cs"/>
          <w:rtl/>
        </w:rPr>
        <w:t>פתאום בא ביבי כראש הממשלה, וכמובן סביבו פקידי האוצר, וכאב להם הלב: איך יכול להיות שבמדינת ישראל יהיה שירות שהציבור מרוצה ממנו? נעשו סקרים אז, על-ידי</w:t>
      </w:r>
      <w:r>
        <w:rPr>
          <w:rFonts w:hint="cs"/>
          <w:rtl/>
        </w:rPr>
        <w:t xml:space="preserve"> מכון ברוקדייל, שהראו שרמת שביעות הרצון הגיעה בכל הקופות, לרבות הכללית, ל=90%. אין דבר כזה בישראל. </w:t>
      </w:r>
    </w:p>
    <w:p w14:paraId="772571C9" w14:textId="77777777" w:rsidR="00000000" w:rsidRDefault="007C71EE">
      <w:pPr>
        <w:pStyle w:val="a"/>
        <w:rPr>
          <w:rFonts w:hint="cs"/>
          <w:rtl/>
        </w:rPr>
      </w:pPr>
    </w:p>
    <w:p w14:paraId="728B10A5" w14:textId="77777777" w:rsidR="00000000" w:rsidRDefault="007C71EE">
      <w:pPr>
        <w:pStyle w:val="a"/>
        <w:rPr>
          <w:rFonts w:hint="cs"/>
          <w:rtl/>
        </w:rPr>
      </w:pPr>
      <w:r>
        <w:rPr>
          <w:rFonts w:hint="cs"/>
          <w:rtl/>
        </w:rPr>
        <w:t>נו? אז אפשר לחיות בתנאים כאלה? זה צריך להיות טוב? איך אפשר שהאזרחים יהיו מרוצים? וכל הגירעונות - במרכאות או לא במרכאות - היו שם שברי אחוזים של הגירעונות שה</w:t>
      </w:r>
      <w:r>
        <w:rPr>
          <w:rFonts w:hint="cs"/>
          <w:rtl/>
        </w:rPr>
        <w:t xml:space="preserve">יו בשנת 1995, רק בקופה אחת, בקופת-חולים הכללית לפני חוק ביטוח בריאות ממלכתי, הגירעון בערכים של היום היה 8 מיליארדי ש"ח. תקשיבו טוב למספר, 8 מיליארדי ש"ח בקופה אחת. ובלאומית עוד כמיליארד - ביחד 9 מיליארדי ש"ח. ב=1996-1997 היה גירעון של 300 מיליון ש"ח, כשסל </w:t>
      </w:r>
      <w:r>
        <w:rPr>
          <w:rFonts w:hint="cs"/>
          <w:rtl/>
        </w:rPr>
        <w:t xml:space="preserve">הבריאות היה אז נדמה לי כ=12 מיליארד ש"ח - אחוזים זניחים. </w:t>
      </w:r>
    </w:p>
    <w:p w14:paraId="5C0A880B" w14:textId="77777777" w:rsidR="00000000" w:rsidRDefault="007C71EE">
      <w:pPr>
        <w:pStyle w:val="a"/>
        <w:rPr>
          <w:rFonts w:hint="cs"/>
          <w:rtl/>
        </w:rPr>
      </w:pPr>
    </w:p>
    <w:p w14:paraId="1B1202D0" w14:textId="77777777" w:rsidR="00000000" w:rsidRDefault="007C71EE">
      <w:pPr>
        <w:pStyle w:val="a"/>
        <w:rPr>
          <w:rFonts w:hint="cs"/>
          <w:rtl/>
        </w:rPr>
      </w:pPr>
      <w:r>
        <w:rPr>
          <w:rFonts w:hint="cs"/>
          <w:rtl/>
        </w:rPr>
        <w:t>אבל כאב הלב. היתה להם השקפת עולם. היו שם פקידי אוצר והיתה להם השקפת עולם: מה פתאום? אנחנו נעשה כאן אמריקה. ופתאום נפל להם ראש ממשלה שגם הוא מאמין באמריקה בנושא הזה. אז אמריקה בנושא בריאות זה די גיה</w:t>
      </w:r>
      <w:r>
        <w:rPr>
          <w:rFonts w:hint="cs"/>
          <w:rtl/>
        </w:rPr>
        <w:t xml:space="preserve">ינום: ל=100 מיליון איש אין ביטוח בריאות, או יש להם ביטוח בריאות ברמה נמוכה והם יכולים לחלום על הביטוח בישראל. שאר 150 המיליון משלמים הרבה יותר מבישראל ומקבלים פחות. </w:t>
      </w:r>
    </w:p>
    <w:p w14:paraId="1D029FDC" w14:textId="77777777" w:rsidR="00000000" w:rsidRDefault="007C71EE">
      <w:pPr>
        <w:pStyle w:val="a"/>
        <w:rPr>
          <w:rFonts w:hint="cs"/>
          <w:rtl/>
        </w:rPr>
      </w:pPr>
    </w:p>
    <w:p w14:paraId="08BB7A8A" w14:textId="77777777" w:rsidR="00000000" w:rsidRDefault="007C71EE">
      <w:pPr>
        <w:pStyle w:val="a"/>
        <w:rPr>
          <w:rFonts w:hint="cs"/>
          <w:rtl/>
        </w:rPr>
      </w:pPr>
      <w:r>
        <w:rPr>
          <w:rFonts w:hint="cs"/>
          <w:rtl/>
        </w:rPr>
        <w:t>אבל ביבי רצה אמריקה בבריאות. אז באו ומה עשו? את אחד מיסודות החוק המרכזיים ביטלו, בתרגיל מ</w:t>
      </w:r>
      <w:r>
        <w:rPr>
          <w:rFonts w:hint="cs"/>
          <w:rtl/>
        </w:rPr>
        <w:t xml:space="preserve">פוקפק של האוצר - את מה שהיה אז השתתפות המעסיקים. מאז נהיה גירעון. עכשיו יש גירעון, אז צריך להטיל תשלומים. אם לא היו נוגעים, אם לא היו נוגעים אז במס המקביל, או בהשתתפות המעסיקים, היה היום עודף במערכת הבריאות. עודף. כל השנים היה עודף. </w:t>
      </w:r>
    </w:p>
    <w:p w14:paraId="1B58BBC7" w14:textId="77777777" w:rsidR="00000000" w:rsidRDefault="007C71EE">
      <w:pPr>
        <w:pStyle w:val="a"/>
        <w:ind w:firstLine="0"/>
        <w:rPr>
          <w:rFonts w:hint="cs"/>
          <w:rtl/>
        </w:rPr>
      </w:pPr>
    </w:p>
    <w:p w14:paraId="36288B40" w14:textId="77777777" w:rsidR="00000000" w:rsidRDefault="007C71EE">
      <w:pPr>
        <w:pStyle w:val="ad"/>
        <w:rPr>
          <w:rtl/>
        </w:rPr>
      </w:pPr>
      <w:r>
        <w:rPr>
          <w:rtl/>
        </w:rPr>
        <w:t>היו"ר נסים דהן:</w:t>
      </w:r>
    </w:p>
    <w:p w14:paraId="4C72D471" w14:textId="77777777" w:rsidR="00000000" w:rsidRDefault="007C71EE">
      <w:pPr>
        <w:pStyle w:val="a"/>
        <w:rPr>
          <w:rtl/>
        </w:rPr>
      </w:pPr>
    </w:p>
    <w:p w14:paraId="6C4CC3BF" w14:textId="77777777" w:rsidR="00000000" w:rsidRDefault="007C71EE">
      <w:pPr>
        <w:pStyle w:val="a"/>
        <w:rPr>
          <w:rFonts w:hint="cs"/>
          <w:rtl/>
        </w:rPr>
      </w:pPr>
      <w:r>
        <w:rPr>
          <w:rFonts w:hint="cs"/>
          <w:rtl/>
        </w:rPr>
        <w:t>תמור</w:t>
      </w:r>
      <w:r>
        <w:rPr>
          <w:rFonts w:hint="cs"/>
          <w:rtl/>
        </w:rPr>
        <w:t>ת התחייבות שיכסו את הגירעון, כמובן.</w:t>
      </w:r>
    </w:p>
    <w:p w14:paraId="57FE6847" w14:textId="77777777" w:rsidR="00000000" w:rsidRDefault="007C71EE">
      <w:pPr>
        <w:pStyle w:val="a"/>
        <w:ind w:firstLine="0"/>
        <w:rPr>
          <w:rFonts w:hint="cs"/>
          <w:rtl/>
        </w:rPr>
      </w:pPr>
    </w:p>
    <w:p w14:paraId="55F3493A" w14:textId="77777777" w:rsidR="00000000" w:rsidRDefault="007C71EE">
      <w:pPr>
        <w:pStyle w:val="SpeakerCon"/>
        <w:rPr>
          <w:rtl/>
        </w:rPr>
      </w:pPr>
      <w:bookmarkStart w:id="1971" w:name="FS000000458T27_05_2003_23_56_23C"/>
      <w:bookmarkEnd w:id="1971"/>
      <w:r>
        <w:rPr>
          <w:rtl/>
        </w:rPr>
        <w:t>חיים רמון (העבודה-מימד):</w:t>
      </w:r>
    </w:p>
    <w:p w14:paraId="714D2350" w14:textId="77777777" w:rsidR="00000000" w:rsidRDefault="007C71EE">
      <w:pPr>
        <w:pStyle w:val="a"/>
        <w:rPr>
          <w:rtl/>
        </w:rPr>
      </w:pPr>
    </w:p>
    <w:p w14:paraId="3750ADD2" w14:textId="77777777" w:rsidR="00000000" w:rsidRDefault="007C71EE">
      <w:pPr>
        <w:pStyle w:val="a"/>
        <w:rPr>
          <w:rFonts w:hint="cs"/>
          <w:rtl/>
        </w:rPr>
      </w:pPr>
      <w:r>
        <w:rPr>
          <w:rFonts w:hint="cs"/>
          <w:rtl/>
        </w:rPr>
        <w:t xml:space="preserve">אין. עודף. עם סל בריאות מעודכן בכל שנה. ופה נתנו את המכה הראשונה לחוק. </w:t>
      </w:r>
    </w:p>
    <w:p w14:paraId="2D293193" w14:textId="77777777" w:rsidR="00000000" w:rsidRDefault="007C71EE">
      <w:pPr>
        <w:pStyle w:val="a"/>
        <w:ind w:firstLine="0"/>
        <w:rPr>
          <w:rFonts w:hint="cs"/>
          <w:rtl/>
        </w:rPr>
      </w:pPr>
    </w:p>
    <w:p w14:paraId="205F978A" w14:textId="77777777" w:rsidR="00000000" w:rsidRDefault="007C71EE">
      <w:pPr>
        <w:pStyle w:val="a"/>
        <w:ind w:firstLine="0"/>
        <w:rPr>
          <w:rFonts w:hint="cs"/>
          <w:rtl/>
        </w:rPr>
      </w:pPr>
      <w:r>
        <w:rPr>
          <w:rFonts w:hint="cs"/>
          <w:rtl/>
        </w:rPr>
        <w:tab/>
        <w:t>אבל לא, לא הסתפקו בכך. יצרו גירעון ועכשיו אמרו: צריך לכסות אותו. איך נכסה אותו? נטיל תשלומים. בכל פעם באים ואומרים שהחו</w:t>
      </w:r>
      <w:r>
        <w:rPr>
          <w:rFonts w:hint="cs"/>
          <w:rtl/>
        </w:rPr>
        <w:t>ק הטיל תשלומים. החוק לא הטיל, החוק הטיל תשלומים מאוד מאוד נמוכים. כל התשלומים היום - על ביקור אצל רופא, על ביקור בבתי-חולים, על תרופות - - -</w:t>
      </w:r>
    </w:p>
    <w:p w14:paraId="0E455962" w14:textId="77777777" w:rsidR="00000000" w:rsidRDefault="007C71EE">
      <w:pPr>
        <w:pStyle w:val="a"/>
        <w:ind w:firstLine="0"/>
        <w:rPr>
          <w:rFonts w:hint="cs"/>
          <w:rtl/>
        </w:rPr>
      </w:pPr>
    </w:p>
    <w:p w14:paraId="1582CCAF" w14:textId="77777777" w:rsidR="00000000" w:rsidRDefault="007C71EE">
      <w:pPr>
        <w:pStyle w:val="ad"/>
        <w:rPr>
          <w:rtl/>
        </w:rPr>
      </w:pPr>
      <w:r>
        <w:rPr>
          <w:rtl/>
        </w:rPr>
        <w:t>היו"ר נסים דהן:</w:t>
      </w:r>
    </w:p>
    <w:p w14:paraId="55F3255F" w14:textId="77777777" w:rsidR="00000000" w:rsidRDefault="007C71EE">
      <w:pPr>
        <w:pStyle w:val="a"/>
        <w:rPr>
          <w:rtl/>
        </w:rPr>
      </w:pPr>
    </w:p>
    <w:p w14:paraId="6BED9882" w14:textId="77777777" w:rsidR="00000000" w:rsidRDefault="007C71EE">
      <w:pPr>
        <w:pStyle w:val="a"/>
        <w:rPr>
          <w:rFonts w:hint="cs"/>
          <w:rtl/>
        </w:rPr>
      </w:pPr>
      <w:r>
        <w:rPr>
          <w:rFonts w:hint="cs"/>
          <w:rtl/>
        </w:rPr>
        <w:t>על רופא מקצועי.</w:t>
      </w:r>
    </w:p>
    <w:p w14:paraId="15009BC1" w14:textId="77777777" w:rsidR="00000000" w:rsidRDefault="007C71EE">
      <w:pPr>
        <w:pStyle w:val="a"/>
        <w:rPr>
          <w:rFonts w:hint="cs"/>
          <w:rtl/>
        </w:rPr>
      </w:pPr>
    </w:p>
    <w:p w14:paraId="5363FD93" w14:textId="77777777" w:rsidR="00000000" w:rsidRDefault="007C71EE">
      <w:pPr>
        <w:pStyle w:val="SpeakerCon"/>
        <w:rPr>
          <w:rtl/>
        </w:rPr>
      </w:pPr>
      <w:bookmarkStart w:id="1972" w:name="FS000000458T27_05_2003_23_57_32C"/>
      <w:bookmarkEnd w:id="1972"/>
    </w:p>
    <w:p w14:paraId="3E03CEAA" w14:textId="77777777" w:rsidR="00000000" w:rsidRDefault="007C71EE">
      <w:pPr>
        <w:pStyle w:val="SpeakerCon"/>
        <w:rPr>
          <w:rtl/>
        </w:rPr>
      </w:pPr>
      <w:r>
        <w:rPr>
          <w:rtl/>
        </w:rPr>
        <w:t>חיים רמון (העבודה-מימד):</w:t>
      </w:r>
    </w:p>
    <w:p w14:paraId="331C1691" w14:textId="77777777" w:rsidR="00000000" w:rsidRDefault="007C71EE">
      <w:pPr>
        <w:pStyle w:val="a"/>
        <w:rPr>
          <w:rtl/>
        </w:rPr>
      </w:pPr>
    </w:p>
    <w:p w14:paraId="579A851A" w14:textId="77777777" w:rsidR="00000000" w:rsidRDefault="007C71EE">
      <w:pPr>
        <w:pStyle w:val="a"/>
        <w:rPr>
          <w:rFonts w:hint="cs"/>
          <w:rtl/>
        </w:rPr>
      </w:pPr>
      <w:r>
        <w:rPr>
          <w:rFonts w:hint="cs"/>
          <w:rtl/>
        </w:rPr>
        <w:t>כל זה - ביבי נתניהו, ב=1998. אני התנגדתי, היינו אז בא</w:t>
      </w:r>
      <w:r>
        <w:rPr>
          <w:rFonts w:hint="cs"/>
          <w:rtl/>
        </w:rPr>
        <w:t xml:space="preserve">ופוזיציה, מה לא עשינו. לצערי הרב ש"ס אז היתה בקואליציה והדבר היחיד שהיא הצליחה הוא קצת לעכב את זה, בכמה חודשים, וקצת להוריד. זה מה שנהיה. ואז ההשתתפות של הציבור החלש הלכה וגדלה, והוא לא היה יכול לעמוד בזה. </w:t>
      </w:r>
    </w:p>
    <w:p w14:paraId="5DF11AC6" w14:textId="77777777" w:rsidR="00000000" w:rsidRDefault="007C71EE">
      <w:pPr>
        <w:pStyle w:val="a"/>
        <w:rPr>
          <w:rFonts w:hint="cs"/>
          <w:rtl/>
        </w:rPr>
      </w:pPr>
    </w:p>
    <w:p w14:paraId="059D0017" w14:textId="77777777" w:rsidR="00000000" w:rsidRDefault="007C71EE">
      <w:pPr>
        <w:pStyle w:val="a"/>
        <w:rPr>
          <w:rFonts w:hint="cs"/>
          <w:rtl/>
        </w:rPr>
      </w:pPr>
      <w:r>
        <w:rPr>
          <w:rFonts w:hint="cs"/>
          <w:rtl/>
        </w:rPr>
        <w:t>נו, חשבתי שנתניהו יסתפק בזה, מספיק הוא הטיל מכות</w:t>
      </w:r>
      <w:r>
        <w:rPr>
          <w:rFonts w:hint="cs"/>
          <w:rtl/>
        </w:rPr>
        <w:t xml:space="preserve"> קשות. הוא מגיע שוב למשרד האוצר. מה הדבר הראשון שהוא עושה? הוא מכה בעקרות-הבית. הרי כל הרעיון בחוק ביטוח בריאות ממלכתי הוא שאתה משלם מההכנסה שלך. אם אין לך הכנסה אתה לא משלם. באחד הטריקים - גם כן, לא לפי החוק המקורי - הטילו מס על סטודנטים. חברת הכנסת גבריא</w:t>
      </w:r>
      <w:r>
        <w:rPr>
          <w:rFonts w:hint="cs"/>
          <w:rtl/>
        </w:rPr>
        <w:t xml:space="preserve">לי, את מהדור הצעיר, גם את זה המציא נתניהו. בחוק המקורי - לא היה. </w:t>
      </w:r>
    </w:p>
    <w:p w14:paraId="731923E1" w14:textId="77777777" w:rsidR="00000000" w:rsidRDefault="007C71EE">
      <w:pPr>
        <w:pStyle w:val="a"/>
        <w:rPr>
          <w:rFonts w:hint="cs"/>
          <w:rtl/>
        </w:rPr>
      </w:pPr>
    </w:p>
    <w:p w14:paraId="2682716A" w14:textId="77777777" w:rsidR="00000000" w:rsidRDefault="007C71EE">
      <w:pPr>
        <w:pStyle w:val="a"/>
        <w:rPr>
          <w:rFonts w:hint="cs"/>
          <w:rtl/>
        </w:rPr>
      </w:pPr>
      <w:r>
        <w:rPr>
          <w:rFonts w:hint="cs"/>
          <w:rtl/>
        </w:rPr>
        <w:t>אז במקום לבוא ולבטל את העיוות של הסטודנטים שמשלמים מס בריאות, אומרים: רגע. איך הם אמרו? יש עיוות. עיוות בראש שלכם. כך הם כתבו. מה זה העיוות הזה? איזה עיוות? זה הרעיון של החוק. 500,000 עקרות</w:t>
      </w:r>
      <w:r>
        <w:rPr>
          <w:rFonts w:hint="cs"/>
          <w:rtl/>
        </w:rPr>
        <w:t xml:space="preserve"> בית שלא מרוויחות כלום - עכשיו מטילים עליהן מס גולגולת. מספיק שאתה - - - עליך. אתה שומע את זה?</w:t>
      </w:r>
    </w:p>
    <w:p w14:paraId="7545C0F4" w14:textId="77777777" w:rsidR="00000000" w:rsidRDefault="007C71EE">
      <w:pPr>
        <w:pStyle w:val="a"/>
        <w:ind w:firstLine="0"/>
        <w:rPr>
          <w:rFonts w:hint="cs"/>
          <w:rtl/>
        </w:rPr>
      </w:pPr>
    </w:p>
    <w:p w14:paraId="10083B7E" w14:textId="77777777" w:rsidR="00000000" w:rsidRDefault="007C71EE">
      <w:pPr>
        <w:pStyle w:val="ad"/>
        <w:rPr>
          <w:rtl/>
        </w:rPr>
      </w:pPr>
      <w:r>
        <w:rPr>
          <w:rtl/>
        </w:rPr>
        <w:t>היו"ר נסים דהן:</w:t>
      </w:r>
    </w:p>
    <w:p w14:paraId="26DF0526" w14:textId="77777777" w:rsidR="00000000" w:rsidRDefault="007C71EE">
      <w:pPr>
        <w:pStyle w:val="a"/>
        <w:rPr>
          <w:rtl/>
        </w:rPr>
      </w:pPr>
    </w:p>
    <w:p w14:paraId="54D55B5E" w14:textId="77777777" w:rsidR="00000000" w:rsidRDefault="007C71EE">
      <w:pPr>
        <w:pStyle w:val="a"/>
        <w:rPr>
          <w:rFonts w:hint="cs"/>
          <w:rtl/>
        </w:rPr>
      </w:pPr>
      <w:r>
        <w:rPr>
          <w:rFonts w:hint="cs"/>
          <w:rtl/>
        </w:rPr>
        <w:t xml:space="preserve">הצעד הבא הוא שהילדים ישלמו. </w:t>
      </w:r>
    </w:p>
    <w:p w14:paraId="181F19D1" w14:textId="77777777" w:rsidR="00000000" w:rsidRDefault="007C71EE">
      <w:pPr>
        <w:pStyle w:val="a"/>
        <w:ind w:firstLine="0"/>
        <w:rPr>
          <w:rFonts w:hint="cs"/>
          <w:rtl/>
        </w:rPr>
      </w:pPr>
    </w:p>
    <w:p w14:paraId="7C2E1348" w14:textId="77777777" w:rsidR="00000000" w:rsidRDefault="007C71EE">
      <w:pPr>
        <w:pStyle w:val="SpeakerCon"/>
        <w:rPr>
          <w:rtl/>
        </w:rPr>
      </w:pPr>
      <w:bookmarkStart w:id="1973" w:name="FS000000458T28_05_2003_00_27_16C"/>
      <w:bookmarkEnd w:id="1973"/>
      <w:r>
        <w:rPr>
          <w:rtl/>
        </w:rPr>
        <w:t>חיים רמון (העבודה-מימד):</w:t>
      </w:r>
    </w:p>
    <w:p w14:paraId="0EA69F61" w14:textId="77777777" w:rsidR="00000000" w:rsidRDefault="007C71EE">
      <w:pPr>
        <w:pStyle w:val="a"/>
        <w:rPr>
          <w:rtl/>
        </w:rPr>
      </w:pPr>
    </w:p>
    <w:p w14:paraId="293D0735" w14:textId="77777777" w:rsidR="00000000" w:rsidRDefault="007C71EE">
      <w:pPr>
        <w:pStyle w:val="a"/>
        <w:rPr>
          <w:rFonts w:hint="cs"/>
          <w:rtl/>
        </w:rPr>
      </w:pPr>
      <w:r>
        <w:rPr>
          <w:rFonts w:hint="cs"/>
          <w:rtl/>
        </w:rPr>
        <w:t>כן, למה שהילדים לא ישלמו? איזו שערורייה זאת. יש ילדים שמקבלים ביטוח בריאות חינם, והם לא</w:t>
      </w:r>
      <w:r>
        <w:rPr>
          <w:rFonts w:hint="cs"/>
          <w:rtl/>
        </w:rPr>
        <w:t xml:space="preserve"> משלמים. חוצפה, באמת חוצפה. אני מניח שבשנה הבאה יבדקו. יש כ=2 מיליוני ילדים בישראל, אפשר לעשות קופה גדולה. טירוף דעת. </w:t>
      </w:r>
    </w:p>
    <w:p w14:paraId="254A5439" w14:textId="77777777" w:rsidR="00000000" w:rsidRDefault="007C71EE">
      <w:pPr>
        <w:pStyle w:val="a"/>
        <w:ind w:firstLine="0"/>
        <w:rPr>
          <w:rFonts w:hint="cs"/>
          <w:rtl/>
        </w:rPr>
      </w:pPr>
    </w:p>
    <w:p w14:paraId="2F8DCBA0" w14:textId="77777777" w:rsidR="00000000" w:rsidRDefault="007C71EE">
      <w:pPr>
        <w:pStyle w:val="ad"/>
        <w:rPr>
          <w:rtl/>
        </w:rPr>
      </w:pPr>
      <w:r>
        <w:rPr>
          <w:rtl/>
        </w:rPr>
        <w:t>היו"ר נסים דהן:</w:t>
      </w:r>
    </w:p>
    <w:p w14:paraId="6DC98673" w14:textId="77777777" w:rsidR="00000000" w:rsidRDefault="007C71EE">
      <w:pPr>
        <w:pStyle w:val="a"/>
        <w:rPr>
          <w:rtl/>
        </w:rPr>
      </w:pPr>
    </w:p>
    <w:p w14:paraId="6737D4FF" w14:textId="77777777" w:rsidR="00000000" w:rsidRDefault="007C71EE">
      <w:pPr>
        <w:pStyle w:val="a"/>
        <w:rPr>
          <w:rFonts w:hint="cs"/>
          <w:rtl/>
        </w:rPr>
      </w:pPr>
      <w:r>
        <w:rPr>
          <w:rFonts w:hint="cs"/>
          <w:rtl/>
        </w:rPr>
        <w:t>אל תיתן להם עצות.</w:t>
      </w:r>
    </w:p>
    <w:p w14:paraId="63F33824" w14:textId="77777777" w:rsidR="00000000" w:rsidRDefault="007C71EE">
      <w:pPr>
        <w:pStyle w:val="a"/>
        <w:rPr>
          <w:rFonts w:hint="cs"/>
          <w:rtl/>
        </w:rPr>
      </w:pPr>
    </w:p>
    <w:p w14:paraId="04BDA070" w14:textId="77777777" w:rsidR="00000000" w:rsidRDefault="007C71EE">
      <w:pPr>
        <w:pStyle w:val="SpeakerCon"/>
        <w:rPr>
          <w:rtl/>
        </w:rPr>
      </w:pPr>
      <w:bookmarkStart w:id="1974" w:name="FS000000458T28_05_2003_00_28_04C"/>
      <w:bookmarkEnd w:id="1974"/>
      <w:r>
        <w:rPr>
          <w:rtl/>
        </w:rPr>
        <w:t>חיים רמון (העבודה-מימד):</w:t>
      </w:r>
    </w:p>
    <w:p w14:paraId="79C0969E" w14:textId="77777777" w:rsidR="00000000" w:rsidRDefault="007C71EE">
      <w:pPr>
        <w:pStyle w:val="a"/>
        <w:rPr>
          <w:rtl/>
        </w:rPr>
      </w:pPr>
    </w:p>
    <w:p w14:paraId="6C5F127F" w14:textId="77777777" w:rsidR="00000000" w:rsidRDefault="007C71EE">
      <w:pPr>
        <w:pStyle w:val="a"/>
        <w:rPr>
          <w:rFonts w:hint="cs"/>
          <w:rtl/>
        </w:rPr>
      </w:pPr>
      <w:r>
        <w:rPr>
          <w:rFonts w:hint="cs"/>
          <w:rtl/>
        </w:rPr>
        <w:t xml:space="preserve">לא, לא, הם יעשו את זה גם אם אני לא אתן להם. </w:t>
      </w:r>
    </w:p>
    <w:p w14:paraId="16558FF2" w14:textId="77777777" w:rsidR="00000000" w:rsidRDefault="007C71EE">
      <w:pPr>
        <w:pStyle w:val="a"/>
        <w:ind w:firstLine="0"/>
        <w:rPr>
          <w:rFonts w:hint="cs"/>
          <w:rtl/>
        </w:rPr>
      </w:pPr>
    </w:p>
    <w:p w14:paraId="6B7FE97D" w14:textId="77777777" w:rsidR="00000000" w:rsidRDefault="007C71EE">
      <w:pPr>
        <w:pStyle w:val="ac"/>
        <w:rPr>
          <w:rtl/>
        </w:rPr>
      </w:pPr>
      <w:r>
        <w:rPr>
          <w:rFonts w:hint="eastAsia"/>
          <w:rtl/>
        </w:rPr>
        <w:t>אפרים</w:t>
      </w:r>
      <w:r>
        <w:rPr>
          <w:rtl/>
        </w:rPr>
        <w:t xml:space="preserve"> סנה (העבודה-מימד):</w:t>
      </w:r>
    </w:p>
    <w:p w14:paraId="252D518E" w14:textId="77777777" w:rsidR="00000000" w:rsidRDefault="007C71EE">
      <w:pPr>
        <w:pStyle w:val="a"/>
        <w:rPr>
          <w:rFonts w:hint="cs"/>
          <w:rtl/>
        </w:rPr>
      </w:pPr>
    </w:p>
    <w:p w14:paraId="569E72DA" w14:textId="77777777" w:rsidR="00000000" w:rsidRDefault="007C71EE">
      <w:pPr>
        <w:pStyle w:val="a"/>
        <w:rPr>
          <w:rFonts w:hint="cs"/>
          <w:rtl/>
        </w:rPr>
      </w:pPr>
      <w:r>
        <w:rPr>
          <w:rFonts w:hint="cs"/>
          <w:rtl/>
        </w:rPr>
        <w:t>הם</w:t>
      </w:r>
      <w:r>
        <w:rPr>
          <w:rFonts w:hint="cs"/>
          <w:rtl/>
        </w:rPr>
        <w:t xml:space="preserve"> כבר חושבים על זה. </w:t>
      </w:r>
    </w:p>
    <w:p w14:paraId="17A8ECDD" w14:textId="77777777" w:rsidR="00000000" w:rsidRDefault="007C71EE">
      <w:pPr>
        <w:pStyle w:val="a"/>
        <w:ind w:firstLine="0"/>
        <w:rPr>
          <w:rFonts w:hint="cs"/>
          <w:rtl/>
        </w:rPr>
      </w:pPr>
    </w:p>
    <w:p w14:paraId="4693A1B1" w14:textId="77777777" w:rsidR="00000000" w:rsidRDefault="007C71EE">
      <w:pPr>
        <w:pStyle w:val="SpeakerCon"/>
        <w:rPr>
          <w:rtl/>
        </w:rPr>
      </w:pPr>
      <w:bookmarkStart w:id="1975" w:name="FS000000458T28_05_2003_00_28_41C"/>
      <w:bookmarkEnd w:id="1975"/>
      <w:r>
        <w:rPr>
          <w:rtl/>
        </w:rPr>
        <w:t>חיים רמון (העבודה-מימד):</w:t>
      </w:r>
    </w:p>
    <w:p w14:paraId="28AEE11D" w14:textId="77777777" w:rsidR="00000000" w:rsidRDefault="007C71EE">
      <w:pPr>
        <w:pStyle w:val="a"/>
        <w:rPr>
          <w:rtl/>
        </w:rPr>
      </w:pPr>
    </w:p>
    <w:p w14:paraId="57FED8E5" w14:textId="77777777" w:rsidR="00000000" w:rsidRDefault="007C71EE">
      <w:pPr>
        <w:pStyle w:val="a"/>
        <w:rPr>
          <w:rFonts w:hint="cs"/>
          <w:rtl/>
        </w:rPr>
      </w:pPr>
      <w:r>
        <w:rPr>
          <w:rFonts w:hint="cs"/>
          <w:rtl/>
        </w:rPr>
        <w:t>הם כבר אמרו: נעשה את זה. קודם כול נגמור עם עקרות-הבית, אחר כך נעשה את זה.</w:t>
      </w:r>
    </w:p>
    <w:p w14:paraId="66D3AE58" w14:textId="77777777" w:rsidR="00000000" w:rsidRDefault="007C71EE">
      <w:pPr>
        <w:pStyle w:val="a"/>
        <w:ind w:firstLine="0"/>
        <w:rPr>
          <w:rFonts w:hint="cs"/>
          <w:rtl/>
        </w:rPr>
      </w:pPr>
    </w:p>
    <w:p w14:paraId="61D4480C" w14:textId="77777777" w:rsidR="00000000" w:rsidRDefault="007C71EE">
      <w:pPr>
        <w:pStyle w:val="ad"/>
        <w:rPr>
          <w:rtl/>
        </w:rPr>
      </w:pPr>
      <w:r>
        <w:rPr>
          <w:rtl/>
        </w:rPr>
        <w:t>היו"ר נסים דהן:</w:t>
      </w:r>
    </w:p>
    <w:p w14:paraId="27DCEBA6" w14:textId="77777777" w:rsidR="00000000" w:rsidRDefault="007C71EE">
      <w:pPr>
        <w:pStyle w:val="a"/>
        <w:rPr>
          <w:rtl/>
        </w:rPr>
      </w:pPr>
    </w:p>
    <w:p w14:paraId="6148F95F" w14:textId="77777777" w:rsidR="00000000" w:rsidRDefault="007C71EE">
      <w:pPr>
        <w:pStyle w:val="a"/>
        <w:rPr>
          <w:rFonts w:hint="cs"/>
          <w:rtl/>
        </w:rPr>
      </w:pPr>
      <w:r>
        <w:rPr>
          <w:rFonts w:hint="cs"/>
          <w:rtl/>
        </w:rPr>
        <w:t>ואז הם יכו את המשפחות.</w:t>
      </w:r>
    </w:p>
    <w:p w14:paraId="4793A8F3" w14:textId="77777777" w:rsidR="00000000" w:rsidRDefault="007C71EE">
      <w:pPr>
        <w:pStyle w:val="a"/>
        <w:ind w:firstLine="0"/>
        <w:rPr>
          <w:rFonts w:hint="cs"/>
          <w:rtl/>
        </w:rPr>
      </w:pPr>
    </w:p>
    <w:p w14:paraId="06C53A4A" w14:textId="77777777" w:rsidR="00000000" w:rsidRDefault="007C71EE">
      <w:pPr>
        <w:pStyle w:val="ac"/>
        <w:rPr>
          <w:rtl/>
        </w:rPr>
      </w:pPr>
      <w:r>
        <w:rPr>
          <w:rFonts w:hint="eastAsia"/>
          <w:rtl/>
        </w:rPr>
        <w:t>השר</w:t>
      </w:r>
      <w:r>
        <w:rPr>
          <w:rtl/>
        </w:rPr>
        <w:t xml:space="preserve"> גדעון עזרא:</w:t>
      </w:r>
    </w:p>
    <w:p w14:paraId="5759CB59" w14:textId="77777777" w:rsidR="00000000" w:rsidRDefault="007C71EE">
      <w:pPr>
        <w:pStyle w:val="a"/>
        <w:rPr>
          <w:rFonts w:hint="cs"/>
          <w:rtl/>
        </w:rPr>
      </w:pPr>
    </w:p>
    <w:p w14:paraId="2ADB0474" w14:textId="77777777" w:rsidR="00000000" w:rsidRDefault="007C71EE">
      <w:pPr>
        <w:pStyle w:val="a"/>
        <w:rPr>
          <w:rFonts w:hint="cs"/>
          <w:rtl/>
        </w:rPr>
      </w:pPr>
      <w:r>
        <w:rPr>
          <w:rFonts w:hint="cs"/>
          <w:rtl/>
        </w:rPr>
        <w:t xml:space="preserve">אם הייתם כל כך טובים, למה אתם נמצאים איפה שאתם נמצאים? </w:t>
      </w:r>
    </w:p>
    <w:p w14:paraId="2F4697EE" w14:textId="77777777" w:rsidR="00000000" w:rsidRDefault="007C71EE">
      <w:pPr>
        <w:pStyle w:val="a"/>
        <w:ind w:firstLine="0"/>
        <w:rPr>
          <w:rFonts w:hint="cs"/>
          <w:rtl/>
        </w:rPr>
      </w:pPr>
    </w:p>
    <w:p w14:paraId="423F4B5F" w14:textId="77777777" w:rsidR="00000000" w:rsidRDefault="007C71EE">
      <w:pPr>
        <w:pStyle w:val="SpeakerCon"/>
        <w:rPr>
          <w:rtl/>
        </w:rPr>
      </w:pPr>
      <w:bookmarkStart w:id="1976" w:name="FS000000458T28_05_2003_00_29_24C"/>
      <w:bookmarkEnd w:id="1976"/>
      <w:r>
        <w:rPr>
          <w:rtl/>
        </w:rPr>
        <w:t>חיים רמון (העבודה-מ</w:t>
      </w:r>
      <w:r>
        <w:rPr>
          <w:rtl/>
        </w:rPr>
        <w:t>ימד):</w:t>
      </w:r>
    </w:p>
    <w:p w14:paraId="113B410C" w14:textId="77777777" w:rsidR="00000000" w:rsidRDefault="007C71EE">
      <w:pPr>
        <w:pStyle w:val="a"/>
        <w:rPr>
          <w:rtl/>
        </w:rPr>
      </w:pPr>
    </w:p>
    <w:p w14:paraId="293B326B" w14:textId="77777777" w:rsidR="00000000" w:rsidRDefault="007C71EE">
      <w:pPr>
        <w:pStyle w:val="a"/>
        <w:rPr>
          <w:rFonts w:hint="cs"/>
          <w:rtl/>
        </w:rPr>
      </w:pPr>
      <w:r>
        <w:rPr>
          <w:rFonts w:hint="cs"/>
          <w:rtl/>
        </w:rPr>
        <w:t xml:space="preserve">אני אסביר לך. </w:t>
      </w:r>
    </w:p>
    <w:p w14:paraId="5F09EA2B" w14:textId="77777777" w:rsidR="00000000" w:rsidRDefault="007C71EE">
      <w:pPr>
        <w:pStyle w:val="a"/>
        <w:ind w:firstLine="0"/>
        <w:rPr>
          <w:rFonts w:hint="cs"/>
          <w:rtl/>
        </w:rPr>
      </w:pPr>
    </w:p>
    <w:p w14:paraId="1A694F69" w14:textId="77777777" w:rsidR="00000000" w:rsidRDefault="007C71EE">
      <w:pPr>
        <w:pStyle w:val="ac"/>
        <w:rPr>
          <w:rtl/>
        </w:rPr>
      </w:pPr>
      <w:r>
        <w:rPr>
          <w:rFonts w:hint="eastAsia"/>
          <w:rtl/>
        </w:rPr>
        <w:t>השר</w:t>
      </w:r>
      <w:r>
        <w:rPr>
          <w:rtl/>
        </w:rPr>
        <w:t xml:space="preserve"> גדעון עזרא:</w:t>
      </w:r>
    </w:p>
    <w:p w14:paraId="5518362D" w14:textId="77777777" w:rsidR="00000000" w:rsidRDefault="007C71EE">
      <w:pPr>
        <w:pStyle w:val="a"/>
        <w:rPr>
          <w:rFonts w:hint="cs"/>
          <w:rtl/>
        </w:rPr>
      </w:pPr>
    </w:p>
    <w:p w14:paraId="1CE33DAF" w14:textId="77777777" w:rsidR="00000000" w:rsidRDefault="007C71EE">
      <w:pPr>
        <w:pStyle w:val="a"/>
        <w:rPr>
          <w:rFonts w:hint="cs"/>
          <w:rtl/>
        </w:rPr>
      </w:pPr>
      <w:r>
        <w:rPr>
          <w:rFonts w:hint="cs"/>
          <w:rtl/>
        </w:rPr>
        <w:t xml:space="preserve">מספרים סיפורים מסיפורים שונים. - - - עקרות בית. </w:t>
      </w:r>
    </w:p>
    <w:p w14:paraId="54C2142D" w14:textId="77777777" w:rsidR="00000000" w:rsidRDefault="007C71EE">
      <w:pPr>
        <w:pStyle w:val="a"/>
        <w:ind w:firstLine="0"/>
        <w:rPr>
          <w:rFonts w:hint="cs"/>
          <w:rtl/>
        </w:rPr>
      </w:pPr>
    </w:p>
    <w:p w14:paraId="348CE5A1" w14:textId="77777777" w:rsidR="00000000" w:rsidRDefault="007C71EE">
      <w:pPr>
        <w:pStyle w:val="ac"/>
        <w:rPr>
          <w:rtl/>
        </w:rPr>
      </w:pPr>
      <w:r>
        <w:rPr>
          <w:rFonts w:hint="eastAsia"/>
          <w:rtl/>
        </w:rPr>
        <w:t>אפרים</w:t>
      </w:r>
      <w:r>
        <w:rPr>
          <w:rtl/>
        </w:rPr>
        <w:t xml:space="preserve"> סנה (העבודה-מימד):</w:t>
      </w:r>
    </w:p>
    <w:p w14:paraId="1C521ED1" w14:textId="77777777" w:rsidR="00000000" w:rsidRDefault="007C71EE">
      <w:pPr>
        <w:pStyle w:val="a"/>
        <w:rPr>
          <w:rFonts w:hint="cs"/>
          <w:rtl/>
        </w:rPr>
      </w:pPr>
    </w:p>
    <w:p w14:paraId="1574FCCA" w14:textId="77777777" w:rsidR="00000000" w:rsidRDefault="007C71EE">
      <w:pPr>
        <w:pStyle w:val="a"/>
        <w:rPr>
          <w:rFonts w:hint="cs"/>
          <w:rtl/>
        </w:rPr>
      </w:pPr>
      <w:r>
        <w:rPr>
          <w:rFonts w:hint="cs"/>
          <w:rtl/>
        </w:rPr>
        <w:t xml:space="preserve">הכול אמת. הוא לא מספר סיפורים. מה שהוא אומר - הכול אמת. </w:t>
      </w:r>
    </w:p>
    <w:p w14:paraId="44128216" w14:textId="77777777" w:rsidR="00000000" w:rsidRDefault="007C71EE">
      <w:pPr>
        <w:pStyle w:val="a"/>
        <w:ind w:firstLine="0"/>
        <w:rPr>
          <w:rFonts w:hint="cs"/>
          <w:rtl/>
        </w:rPr>
      </w:pPr>
    </w:p>
    <w:p w14:paraId="15156262" w14:textId="77777777" w:rsidR="00000000" w:rsidRDefault="007C71EE">
      <w:pPr>
        <w:pStyle w:val="SpeakerCon"/>
        <w:rPr>
          <w:rtl/>
        </w:rPr>
      </w:pPr>
      <w:bookmarkStart w:id="1977" w:name="FS000000458T28_05_2003_00_30_40C"/>
      <w:r>
        <w:rPr>
          <w:rFonts w:hint="eastAsia"/>
          <w:rtl/>
        </w:rPr>
        <w:t>חיים</w:t>
      </w:r>
      <w:r>
        <w:rPr>
          <w:rtl/>
        </w:rPr>
        <w:t xml:space="preserve"> רמון (העבודה-מימד):</w:t>
      </w:r>
    </w:p>
    <w:p w14:paraId="706BFBA7" w14:textId="77777777" w:rsidR="00000000" w:rsidRDefault="007C71EE">
      <w:pPr>
        <w:pStyle w:val="a"/>
        <w:rPr>
          <w:rtl/>
        </w:rPr>
      </w:pPr>
    </w:p>
    <w:p w14:paraId="79A21C64" w14:textId="77777777" w:rsidR="00000000" w:rsidRDefault="007C71EE">
      <w:pPr>
        <w:pStyle w:val="a"/>
        <w:rPr>
          <w:rFonts w:hint="cs"/>
          <w:rtl/>
        </w:rPr>
      </w:pPr>
      <w:r>
        <w:rPr>
          <w:rFonts w:hint="cs"/>
          <w:rtl/>
        </w:rPr>
        <w:t>השר גדעון עזרא, תאמין לי, למה אנחנו איפה שאנחנו - זה סיפ</w:t>
      </w:r>
      <w:r>
        <w:rPr>
          <w:rFonts w:hint="cs"/>
          <w:rtl/>
        </w:rPr>
        <w:t xml:space="preserve">ור אחר. כל מה שאני אומר - עובדה לעובדה. מה הבעיה? - שלא מצביעים לפי זה. חוץ מזה, אני אספר לך מניסיוני. באים אלי ואומרים לי: החוק שלך עשה תשלומים לחולים. אמרתי: זה לא אני, זה ביבי. עונים: לא ידענו. </w:t>
      </w:r>
    </w:p>
    <w:p w14:paraId="5B2829BA" w14:textId="77777777" w:rsidR="00000000" w:rsidRDefault="007C71EE">
      <w:pPr>
        <w:pStyle w:val="a"/>
        <w:rPr>
          <w:rFonts w:hint="cs"/>
          <w:rtl/>
        </w:rPr>
      </w:pPr>
    </w:p>
    <w:p w14:paraId="2ED5B916" w14:textId="77777777" w:rsidR="00000000" w:rsidRDefault="007C71EE">
      <w:pPr>
        <w:pStyle w:val="a"/>
        <w:rPr>
          <w:rFonts w:hint="cs"/>
          <w:rtl/>
        </w:rPr>
      </w:pPr>
      <w:r>
        <w:rPr>
          <w:rFonts w:hint="cs"/>
          <w:rtl/>
        </w:rPr>
        <w:t>ביבי לא מסתיר את זה. הוא גאה בכך. זה על-פי השקפת עולמו. ה</w:t>
      </w:r>
      <w:r>
        <w:rPr>
          <w:rFonts w:hint="cs"/>
          <w:rtl/>
        </w:rPr>
        <w:t xml:space="preserve">וא אומר שכך היה צריך לעשות. למה ביטלנו את המס המקביל - כי זה היה חוק ייעודי. הם נתנו את זה. היו אז מרידור - שניהם, מרידור ונתניהו, שניהם באותה השקפת עולם בעניין הזה. </w:t>
      </w:r>
    </w:p>
    <w:p w14:paraId="582A45C6" w14:textId="77777777" w:rsidR="00000000" w:rsidRDefault="007C71EE">
      <w:pPr>
        <w:pStyle w:val="a"/>
        <w:rPr>
          <w:rFonts w:hint="cs"/>
          <w:rtl/>
        </w:rPr>
      </w:pPr>
    </w:p>
    <w:p w14:paraId="68C3B364" w14:textId="77777777" w:rsidR="00000000" w:rsidRDefault="007C71EE">
      <w:pPr>
        <w:pStyle w:val="a"/>
        <w:rPr>
          <w:rFonts w:hint="cs"/>
          <w:rtl/>
        </w:rPr>
      </w:pPr>
      <w:r>
        <w:rPr>
          <w:rFonts w:hint="cs"/>
          <w:rtl/>
        </w:rPr>
        <w:t xml:space="preserve">עכשיו באים והולכים על עקרות-הבית. למה? </w:t>
      </w:r>
    </w:p>
    <w:p w14:paraId="36C5E3D6" w14:textId="77777777" w:rsidR="00000000" w:rsidRDefault="007C71EE">
      <w:pPr>
        <w:pStyle w:val="a"/>
        <w:ind w:firstLine="0"/>
        <w:rPr>
          <w:rFonts w:hint="cs"/>
          <w:rtl/>
        </w:rPr>
      </w:pPr>
    </w:p>
    <w:p w14:paraId="60C260C8" w14:textId="77777777" w:rsidR="00000000" w:rsidRDefault="007C71EE">
      <w:pPr>
        <w:pStyle w:val="ac"/>
        <w:rPr>
          <w:rtl/>
        </w:rPr>
      </w:pPr>
    </w:p>
    <w:p w14:paraId="1C07C2E8" w14:textId="77777777" w:rsidR="00000000" w:rsidRDefault="007C71EE">
      <w:pPr>
        <w:pStyle w:val="ac"/>
        <w:rPr>
          <w:rtl/>
        </w:rPr>
      </w:pPr>
      <w:r>
        <w:rPr>
          <w:rFonts w:hint="eastAsia"/>
          <w:rtl/>
        </w:rPr>
        <w:t>השר</w:t>
      </w:r>
      <w:r>
        <w:rPr>
          <w:rtl/>
        </w:rPr>
        <w:t xml:space="preserve"> גדעון עזרא:</w:t>
      </w:r>
    </w:p>
    <w:p w14:paraId="70CD077C" w14:textId="77777777" w:rsidR="00000000" w:rsidRDefault="007C71EE">
      <w:pPr>
        <w:pStyle w:val="a"/>
        <w:rPr>
          <w:rFonts w:hint="cs"/>
          <w:rtl/>
        </w:rPr>
      </w:pPr>
    </w:p>
    <w:p w14:paraId="04A50BA6" w14:textId="77777777" w:rsidR="00000000" w:rsidRDefault="007C71EE">
      <w:pPr>
        <w:pStyle w:val="a"/>
        <w:rPr>
          <w:rFonts w:hint="cs"/>
          <w:rtl/>
        </w:rPr>
      </w:pPr>
      <w:r>
        <w:rPr>
          <w:rFonts w:hint="cs"/>
          <w:rtl/>
        </w:rPr>
        <w:t>יש לי שאלה באמת. איזו עקרת בי</w:t>
      </w:r>
      <w:r>
        <w:rPr>
          <w:rFonts w:hint="cs"/>
          <w:rtl/>
        </w:rPr>
        <w:t xml:space="preserve">ת תשלם? </w:t>
      </w:r>
    </w:p>
    <w:p w14:paraId="4ABC8C7C" w14:textId="77777777" w:rsidR="00000000" w:rsidRDefault="007C71EE">
      <w:pPr>
        <w:pStyle w:val="a"/>
        <w:ind w:firstLine="0"/>
        <w:rPr>
          <w:rFonts w:hint="cs"/>
          <w:rtl/>
        </w:rPr>
      </w:pPr>
    </w:p>
    <w:p w14:paraId="3E665F31" w14:textId="77777777" w:rsidR="00000000" w:rsidRDefault="007C71EE">
      <w:pPr>
        <w:pStyle w:val="SpeakerCon"/>
        <w:rPr>
          <w:rtl/>
        </w:rPr>
      </w:pPr>
      <w:bookmarkStart w:id="1978" w:name="FS000000458T28_05_2003_00_32_51C"/>
      <w:bookmarkEnd w:id="1978"/>
      <w:r>
        <w:rPr>
          <w:rtl/>
        </w:rPr>
        <w:t>חיים רמון (העבודה-מימד):</w:t>
      </w:r>
    </w:p>
    <w:p w14:paraId="785EB516" w14:textId="77777777" w:rsidR="00000000" w:rsidRDefault="007C71EE">
      <w:pPr>
        <w:pStyle w:val="a"/>
        <w:rPr>
          <w:rtl/>
        </w:rPr>
      </w:pPr>
    </w:p>
    <w:p w14:paraId="64560879" w14:textId="77777777" w:rsidR="00000000" w:rsidRDefault="007C71EE">
      <w:pPr>
        <w:pStyle w:val="a"/>
        <w:rPr>
          <w:rFonts w:hint="cs"/>
          <w:rtl/>
        </w:rPr>
      </w:pPr>
      <w:r>
        <w:rPr>
          <w:rFonts w:hint="cs"/>
          <w:rtl/>
        </w:rPr>
        <w:t xml:space="preserve">כולן. </w:t>
      </w:r>
    </w:p>
    <w:p w14:paraId="538FF0FC" w14:textId="77777777" w:rsidR="00000000" w:rsidRDefault="007C71EE">
      <w:pPr>
        <w:pStyle w:val="a"/>
        <w:rPr>
          <w:rFonts w:hint="cs"/>
          <w:rtl/>
        </w:rPr>
      </w:pPr>
    </w:p>
    <w:p w14:paraId="541CC405" w14:textId="77777777" w:rsidR="00000000" w:rsidRDefault="007C71EE">
      <w:pPr>
        <w:pStyle w:val="ac"/>
        <w:rPr>
          <w:rtl/>
        </w:rPr>
      </w:pPr>
      <w:r>
        <w:rPr>
          <w:rFonts w:hint="eastAsia"/>
          <w:rtl/>
        </w:rPr>
        <w:t>השר</w:t>
      </w:r>
      <w:r>
        <w:rPr>
          <w:rtl/>
        </w:rPr>
        <w:t xml:space="preserve"> גדעון עזרא:</w:t>
      </w:r>
    </w:p>
    <w:p w14:paraId="6E98D0CD" w14:textId="77777777" w:rsidR="00000000" w:rsidRDefault="007C71EE">
      <w:pPr>
        <w:pStyle w:val="a"/>
        <w:rPr>
          <w:rFonts w:hint="cs"/>
          <w:rtl/>
        </w:rPr>
      </w:pPr>
    </w:p>
    <w:p w14:paraId="778F3245" w14:textId="77777777" w:rsidR="00000000" w:rsidRDefault="007C71EE">
      <w:pPr>
        <w:pStyle w:val="a"/>
        <w:rPr>
          <w:rFonts w:hint="cs"/>
          <w:rtl/>
        </w:rPr>
      </w:pPr>
      <w:r>
        <w:rPr>
          <w:rFonts w:hint="cs"/>
          <w:rtl/>
        </w:rPr>
        <w:t xml:space="preserve">רגע. לא תוכל להגיע לאם חד-הורית שאיננה עובדת. </w:t>
      </w:r>
    </w:p>
    <w:p w14:paraId="4B886D30" w14:textId="77777777" w:rsidR="00000000" w:rsidRDefault="007C71EE">
      <w:pPr>
        <w:pStyle w:val="a"/>
        <w:ind w:firstLine="0"/>
        <w:rPr>
          <w:rFonts w:hint="cs"/>
          <w:rtl/>
        </w:rPr>
      </w:pPr>
    </w:p>
    <w:p w14:paraId="4BD1A879" w14:textId="77777777" w:rsidR="00000000" w:rsidRDefault="007C71EE">
      <w:pPr>
        <w:pStyle w:val="SpeakerCon"/>
        <w:rPr>
          <w:rtl/>
        </w:rPr>
      </w:pPr>
      <w:bookmarkStart w:id="1979" w:name="FS000000458T28_05_2003_00_33_27C"/>
      <w:bookmarkEnd w:id="1979"/>
      <w:r>
        <w:rPr>
          <w:rFonts w:hint="eastAsia"/>
          <w:rtl/>
        </w:rPr>
        <w:t>חיים</w:t>
      </w:r>
      <w:r>
        <w:rPr>
          <w:rtl/>
        </w:rPr>
        <w:t xml:space="preserve"> רמון (העבודה-מימד):</w:t>
      </w:r>
    </w:p>
    <w:p w14:paraId="45390239" w14:textId="77777777" w:rsidR="00000000" w:rsidRDefault="007C71EE">
      <w:pPr>
        <w:pStyle w:val="a"/>
        <w:rPr>
          <w:rFonts w:hint="cs"/>
          <w:rtl/>
        </w:rPr>
      </w:pPr>
    </w:p>
    <w:p w14:paraId="37171D7F" w14:textId="77777777" w:rsidR="00000000" w:rsidRDefault="007C71EE">
      <w:pPr>
        <w:pStyle w:val="a"/>
        <w:rPr>
          <w:rFonts w:hint="cs"/>
          <w:rtl/>
        </w:rPr>
      </w:pPr>
      <w:r>
        <w:rPr>
          <w:rFonts w:hint="cs"/>
          <w:rtl/>
        </w:rPr>
        <w:t xml:space="preserve">למה? סליחה, זה לא חשוב. </w:t>
      </w:r>
      <w:bookmarkEnd w:id="1977"/>
      <w:r>
        <w:rPr>
          <w:rFonts w:hint="cs"/>
          <w:rtl/>
        </w:rPr>
        <w:t xml:space="preserve">היא חייבת לשלם. אני אגיד לך, הרי יש פטנטים. ברגע שיגיע לאותה עקרת בית </w:t>
      </w:r>
      <w:r>
        <w:rPr>
          <w:rtl/>
        </w:rPr>
        <w:t>–</w:t>
      </w:r>
      <w:r>
        <w:rPr>
          <w:rFonts w:hint="cs"/>
          <w:rtl/>
        </w:rPr>
        <w:t xml:space="preserve"> אם חד-הורית - תשלום מהמדי</w:t>
      </w:r>
      <w:r>
        <w:rPr>
          <w:rFonts w:hint="cs"/>
          <w:rtl/>
        </w:rPr>
        <w:t>נה, יעשו אתה את החשבון. איך יעשו את זה? יקזזו לה, זו הטכניקה. בוא נלך להיגיון שלך: אם אי-אפשר לגבות, אז למה להטיל? סתם להיות רשעים?</w:t>
      </w:r>
    </w:p>
    <w:p w14:paraId="0CD37458" w14:textId="77777777" w:rsidR="00000000" w:rsidRDefault="007C71EE">
      <w:pPr>
        <w:pStyle w:val="a"/>
        <w:rPr>
          <w:rFonts w:hint="cs"/>
          <w:rtl/>
        </w:rPr>
      </w:pPr>
    </w:p>
    <w:p w14:paraId="27231A54" w14:textId="77777777" w:rsidR="00000000" w:rsidRDefault="007C71EE">
      <w:pPr>
        <w:pStyle w:val="ac"/>
        <w:rPr>
          <w:rtl/>
        </w:rPr>
      </w:pPr>
      <w:r>
        <w:rPr>
          <w:rFonts w:hint="eastAsia"/>
          <w:rtl/>
        </w:rPr>
        <w:t>השר</w:t>
      </w:r>
      <w:r>
        <w:rPr>
          <w:rtl/>
        </w:rPr>
        <w:t xml:space="preserve"> גדעון עזרא:</w:t>
      </w:r>
    </w:p>
    <w:p w14:paraId="08B5D180" w14:textId="77777777" w:rsidR="00000000" w:rsidRDefault="007C71EE">
      <w:pPr>
        <w:pStyle w:val="a"/>
        <w:rPr>
          <w:rFonts w:hint="cs"/>
          <w:rtl/>
        </w:rPr>
      </w:pPr>
    </w:p>
    <w:p w14:paraId="4232CBD4" w14:textId="77777777" w:rsidR="00000000" w:rsidRDefault="007C71EE">
      <w:pPr>
        <w:pStyle w:val="a"/>
        <w:rPr>
          <w:rFonts w:hint="cs"/>
          <w:rtl/>
        </w:rPr>
      </w:pPr>
      <w:r>
        <w:rPr>
          <w:rFonts w:hint="cs"/>
          <w:rtl/>
        </w:rPr>
        <w:t>כל אש</w:t>
      </w:r>
      <w:r>
        <w:rPr>
          <w:rFonts w:hint="eastAsia"/>
          <w:rtl/>
        </w:rPr>
        <w:t>ה</w:t>
      </w:r>
      <w:r>
        <w:rPr>
          <w:rFonts w:hint="cs"/>
          <w:rtl/>
        </w:rPr>
        <w:t xml:space="preserve"> שיש לבעלה תלוש משכורת - שם כתוב: אם האש</w:t>
      </w:r>
      <w:r>
        <w:rPr>
          <w:rFonts w:hint="eastAsia"/>
          <w:rtl/>
        </w:rPr>
        <w:t>ה</w:t>
      </w:r>
      <w:r>
        <w:rPr>
          <w:rFonts w:hint="cs"/>
          <w:rtl/>
        </w:rPr>
        <w:t xml:space="preserve"> עובדת.</w:t>
      </w:r>
    </w:p>
    <w:p w14:paraId="31C263ED" w14:textId="77777777" w:rsidR="00000000" w:rsidRDefault="007C71EE">
      <w:pPr>
        <w:pStyle w:val="a"/>
        <w:rPr>
          <w:rFonts w:hint="cs"/>
          <w:rtl/>
        </w:rPr>
      </w:pPr>
    </w:p>
    <w:p w14:paraId="098041C2" w14:textId="77777777" w:rsidR="00000000" w:rsidRDefault="007C71EE">
      <w:pPr>
        <w:pStyle w:val="SpeakerCon"/>
        <w:rPr>
          <w:rtl/>
        </w:rPr>
      </w:pPr>
      <w:bookmarkStart w:id="1980" w:name="FS000000458T27_05_2003_23_52_22C"/>
      <w:bookmarkEnd w:id="1980"/>
      <w:r>
        <w:rPr>
          <w:rtl/>
        </w:rPr>
        <w:t>חיים רמון (העבודה-מימד):</w:t>
      </w:r>
    </w:p>
    <w:p w14:paraId="18676DF8" w14:textId="77777777" w:rsidR="00000000" w:rsidRDefault="007C71EE">
      <w:pPr>
        <w:pStyle w:val="a"/>
        <w:rPr>
          <w:rtl/>
        </w:rPr>
      </w:pPr>
    </w:p>
    <w:p w14:paraId="52F2894D" w14:textId="77777777" w:rsidR="00000000" w:rsidRDefault="007C71EE">
      <w:pPr>
        <w:pStyle w:val="a"/>
        <w:rPr>
          <w:rFonts w:hint="cs"/>
          <w:rtl/>
        </w:rPr>
      </w:pPr>
      <w:r>
        <w:rPr>
          <w:rFonts w:hint="cs"/>
          <w:rtl/>
        </w:rPr>
        <w:t>אי-אפשר דרך הבעל. אני אג</w:t>
      </w:r>
      <w:r>
        <w:rPr>
          <w:rFonts w:hint="cs"/>
          <w:rtl/>
        </w:rPr>
        <w:t>יד לך איך יעשו, קל מאוד.</w:t>
      </w:r>
    </w:p>
    <w:p w14:paraId="3D8A3061" w14:textId="77777777" w:rsidR="00000000" w:rsidRDefault="007C71EE">
      <w:pPr>
        <w:pStyle w:val="a"/>
        <w:rPr>
          <w:rFonts w:hint="cs"/>
          <w:rtl/>
        </w:rPr>
      </w:pPr>
    </w:p>
    <w:p w14:paraId="796ED82B" w14:textId="77777777" w:rsidR="00000000" w:rsidRDefault="007C71EE">
      <w:pPr>
        <w:pStyle w:val="ad"/>
        <w:rPr>
          <w:rtl/>
        </w:rPr>
      </w:pPr>
      <w:r>
        <w:rPr>
          <w:rtl/>
        </w:rPr>
        <w:t>היו"ר נסים דהן:</w:t>
      </w:r>
    </w:p>
    <w:p w14:paraId="2C67EF25" w14:textId="77777777" w:rsidR="00000000" w:rsidRDefault="007C71EE">
      <w:pPr>
        <w:pStyle w:val="a"/>
        <w:rPr>
          <w:rtl/>
        </w:rPr>
      </w:pPr>
    </w:p>
    <w:p w14:paraId="2A4E2C4B" w14:textId="77777777" w:rsidR="00000000" w:rsidRDefault="007C71EE">
      <w:pPr>
        <w:pStyle w:val="a"/>
        <w:rPr>
          <w:rFonts w:hint="cs"/>
          <w:rtl/>
        </w:rPr>
      </w:pPr>
      <w:r>
        <w:rPr>
          <w:rFonts w:hint="cs"/>
          <w:rtl/>
        </w:rPr>
        <w:t>יטילו את זה על הקופות.</w:t>
      </w:r>
    </w:p>
    <w:p w14:paraId="14060886" w14:textId="77777777" w:rsidR="00000000" w:rsidRDefault="007C71EE">
      <w:pPr>
        <w:pStyle w:val="a"/>
        <w:rPr>
          <w:rFonts w:hint="cs"/>
          <w:rtl/>
        </w:rPr>
      </w:pPr>
    </w:p>
    <w:p w14:paraId="4681B6E6" w14:textId="77777777" w:rsidR="00000000" w:rsidRDefault="007C71EE">
      <w:pPr>
        <w:pStyle w:val="SpeakerCon"/>
        <w:rPr>
          <w:rtl/>
        </w:rPr>
      </w:pPr>
      <w:bookmarkStart w:id="1981" w:name="FS000000458T27_05_2003_23_54_30C"/>
      <w:bookmarkEnd w:id="1981"/>
      <w:r>
        <w:rPr>
          <w:rtl/>
        </w:rPr>
        <w:t>חיים רמון (העבודה-מימד):</w:t>
      </w:r>
    </w:p>
    <w:p w14:paraId="79527490" w14:textId="77777777" w:rsidR="00000000" w:rsidRDefault="007C71EE">
      <w:pPr>
        <w:pStyle w:val="a"/>
        <w:rPr>
          <w:rtl/>
        </w:rPr>
      </w:pPr>
    </w:p>
    <w:p w14:paraId="6B4E9E70" w14:textId="77777777" w:rsidR="00000000" w:rsidRDefault="007C71EE">
      <w:pPr>
        <w:pStyle w:val="a"/>
        <w:rPr>
          <w:rFonts w:hint="cs"/>
          <w:rtl/>
        </w:rPr>
      </w:pPr>
      <w:r>
        <w:rPr>
          <w:rFonts w:hint="cs"/>
          <w:rtl/>
        </w:rPr>
        <w:t>דרך קצבאות הילדים. אם לעקרת בית יש ילדים, יעשו את זה דרך קצבאות הילדים, הכי קל.</w:t>
      </w:r>
    </w:p>
    <w:p w14:paraId="42211EB5" w14:textId="77777777" w:rsidR="00000000" w:rsidRDefault="007C71EE">
      <w:pPr>
        <w:pStyle w:val="a"/>
        <w:rPr>
          <w:rFonts w:hint="cs"/>
          <w:rtl/>
        </w:rPr>
      </w:pPr>
    </w:p>
    <w:p w14:paraId="0BA3CE83" w14:textId="77777777" w:rsidR="00000000" w:rsidRDefault="007C71EE">
      <w:pPr>
        <w:pStyle w:val="ac"/>
        <w:rPr>
          <w:rtl/>
        </w:rPr>
      </w:pPr>
      <w:r>
        <w:rPr>
          <w:rFonts w:hint="eastAsia"/>
          <w:rtl/>
        </w:rPr>
        <w:t>ענבל</w:t>
      </w:r>
      <w:r>
        <w:rPr>
          <w:rtl/>
        </w:rPr>
        <w:t xml:space="preserve"> גבריאלי (הליכוד):</w:t>
      </w:r>
    </w:p>
    <w:p w14:paraId="26363961" w14:textId="77777777" w:rsidR="00000000" w:rsidRDefault="007C71EE">
      <w:pPr>
        <w:pStyle w:val="a"/>
        <w:rPr>
          <w:rFonts w:hint="cs"/>
          <w:rtl/>
        </w:rPr>
      </w:pPr>
    </w:p>
    <w:p w14:paraId="09440426" w14:textId="77777777" w:rsidR="00000000" w:rsidRDefault="007C71EE">
      <w:pPr>
        <w:pStyle w:val="a"/>
        <w:rPr>
          <w:rFonts w:hint="cs"/>
          <w:rtl/>
        </w:rPr>
      </w:pPr>
      <w:r>
        <w:rPr>
          <w:rFonts w:hint="cs"/>
          <w:rtl/>
        </w:rPr>
        <w:t>ואם אין לה ילדים?</w:t>
      </w:r>
    </w:p>
    <w:p w14:paraId="115FEB57" w14:textId="77777777" w:rsidR="00000000" w:rsidRDefault="007C71EE">
      <w:pPr>
        <w:pStyle w:val="a"/>
        <w:rPr>
          <w:rFonts w:hint="cs"/>
          <w:rtl/>
        </w:rPr>
      </w:pPr>
    </w:p>
    <w:p w14:paraId="27D431AA" w14:textId="77777777" w:rsidR="00000000" w:rsidRDefault="007C71EE">
      <w:pPr>
        <w:pStyle w:val="ac"/>
        <w:rPr>
          <w:rtl/>
        </w:rPr>
      </w:pPr>
      <w:r>
        <w:rPr>
          <w:rFonts w:hint="eastAsia"/>
          <w:rtl/>
        </w:rPr>
        <w:t>השר</w:t>
      </w:r>
      <w:r>
        <w:rPr>
          <w:rtl/>
        </w:rPr>
        <w:t xml:space="preserve"> גדעון עזרא:</w:t>
      </w:r>
    </w:p>
    <w:p w14:paraId="1281FE0F" w14:textId="77777777" w:rsidR="00000000" w:rsidRDefault="007C71EE">
      <w:pPr>
        <w:pStyle w:val="a"/>
        <w:rPr>
          <w:rFonts w:hint="cs"/>
          <w:rtl/>
        </w:rPr>
      </w:pPr>
    </w:p>
    <w:p w14:paraId="1FFC3AE0" w14:textId="77777777" w:rsidR="00000000" w:rsidRDefault="007C71EE">
      <w:pPr>
        <w:pStyle w:val="a"/>
        <w:rPr>
          <w:rFonts w:hint="cs"/>
          <w:rtl/>
        </w:rPr>
      </w:pPr>
      <w:r>
        <w:rPr>
          <w:rFonts w:hint="cs"/>
          <w:rtl/>
        </w:rPr>
        <w:t>יש כאלה שאין להן ילדים</w:t>
      </w:r>
      <w:r>
        <w:rPr>
          <w:rFonts w:hint="cs"/>
          <w:rtl/>
        </w:rPr>
        <w:t>.</w:t>
      </w:r>
    </w:p>
    <w:p w14:paraId="2A6B6A69" w14:textId="77777777" w:rsidR="00000000" w:rsidRDefault="007C71EE">
      <w:pPr>
        <w:pStyle w:val="a"/>
        <w:rPr>
          <w:rFonts w:hint="cs"/>
          <w:rtl/>
        </w:rPr>
      </w:pPr>
    </w:p>
    <w:p w14:paraId="75DDF91C" w14:textId="77777777" w:rsidR="00000000" w:rsidRDefault="007C71EE">
      <w:pPr>
        <w:pStyle w:val="SpeakerCon"/>
        <w:rPr>
          <w:rtl/>
        </w:rPr>
      </w:pPr>
      <w:bookmarkStart w:id="1982" w:name="FS000000458T27_05_2003_23_55_44C"/>
      <w:bookmarkEnd w:id="1982"/>
      <w:r>
        <w:rPr>
          <w:rtl/>
        </w:rPr>
        <w:t>חיים רמון (העבודה-מימד):</w:t>
      </w:r>
    </w:p>
    <w:p w14:paraId="5FAAA580" w14:textId="77777777" w:rsidR="00000000" w:rsidRDefault="007C71EE">
      <w:pPr>
        <w:pStyle w:val="a"/>
        <w:rPr>
          <w:rtl/>
        </w:rPr>
      </w:pPr>
    </w:p>
    <w:p w14:paraId="309C02EE" w14:textId="77777777" w:rsidR="00000000" w:rsidRDefault="007C71EE">
      <w:pPr>
        <w:pStyle w:val="a"/>
        <w:rPr>
          <w:rFonts w:hint="cs"/>
          <w:rtl/>
        </w:rPr>
      </w:pPr>
      <w:r>
        <w:rPr>
          <w:rFonts w:hint="cs"/>
          <w:rtl/>
        </w:rPr>
        <w:t>קודם כול, על-פי רוב יש ילדים, ואם אין ילדים - יתפסו אותם, לא מגיע להם.</w:t>
      </w:r>
    </w:p>
    <w:p w14:paraId="6C293FB9" w14:textId="77777777" w:rsidR="00000000" w:rsidRDefault="007C71EE">
      <w:pPr>
        <w:pStyle w:val="a"/>
        <w:rPr>
          <w:rFonts w:hint="cs"/>
          <w:rtl/>
        </w:rPr>
      </w:pPr>
    </w:p>
    <w:p w14:paraId="057E7F31" w14:textId="77777777" w:rsidR="00000000" w:rsidRDefault="007C71EE">
      <w:pPr>
        <w:pStyle w:val="ad"/>
        <w:rPr>
          <w:rtl/>
        </w:rPr>
      </w:pPr>
      <w:r>
        <w:rPr>
          <w:rtl/>
        </w:rPr>
        <w:t>היו"ר נסים דהן:</w:t>
      </w:r>
    </w:p>
    <w:p w14:paraId="60E22C54" w14:textId="77777777" w:rsidR="00000000" w:rsidRDefault="007C71EE">
      <w:pPr>
        <w:pStyle w:val="a"/>
        <w:rPr>
          <w:rtl/>
        </w:rPr>
      </w:pPr>
    </w:p>
    <w:p w14:paraId="5FCB6ED3" w14:textId="77777777" w:rsidR="00000000" w:rsidRDefault="007C71EE">
      <w:pPr>
        <w:pStyle w:val="a"/>
        <w:rPr>
          <w:rFonts w:hint="cs"/>
          <w:rtl/>
        </w:rPr>
      </w:pPr>
      <w:r>
        <w:rPr>
          <w:rFonts w:hint="cs"/>
          <w:rtl/>
        </w:rPr>
        <w:t>כבוד השר, זכותך להתערב בדיון מתי שאתה רוצה. הוא יסיים את דבריו, תוכל לבקש את רשות הדיבור,  אבל אני מבקש להקשיב.</w:t>
      </w:r>
    </w:p>
    <w:p w14:paraId="1A678C77" w14:textId="77777777" w:rsidR="00000000" w:rsidRDefault="007C71EE">
      <w:pPr>
        <w:pStyle w:val="a"/>
        <w:rPr>
          <w:rFonts w:hint="cs"/>
          <w:rtl/>
        </w:rPr>
      </w:pPr>
    </w:p>
    <w:p w14:paraId="118475B8" w14:textId="77777777" w:rsidR="00000000" w:rsidRDefault="007C71EE">
      <w:pPr>
        <w:pStyle w:val="SpeakerCon"/>
        <w:rPr>
          <w:rtl/>
        </w:rPr>
      </w:pPr>
      <w:bookmarkStart w:id="1983" w:name="FS000000458T27_05_2003_23_57_33C"/>
      <w:bookmarkEnd w:id="1983"/>
    </w:p>
    <w:p w14:paraId="21A4C812" w14:textId="77777777" w:rsidR="00000000" w:rsidRDefault="007C71EE">
      <w:pPr>
        <w:pStyle w:val="SpeakerCon"/>
        <w:rPr>
          <w:rtl/>
        </w:rPr>
      </w:pPr>
      <w:r>
        <w:rPr>
          <w:rtl/>
        </w:rPr>
        <w:t>חיים רמון (העבודה-מימד):</w:t>
      </w:r>
    </w:p>
    <w:p w14:paraId="499C252B" w14:textId="77777777" w:rsidR="00000000" w:rsidRDefault="007C71EE">
      <w:pPr>
        <w:pStyle w:val="a"/>
        <w:rPr>
          <w:rtl/>
        </w:rPr>
      </w:pPr>
    </w:p>
    <w:p w14:paraId="064AB92B" w14:textId="77777777" w:rsidR="00000000" w:rsidRDefault="007C71EE">
      <w:pPr>
        <w:pStyle w:val="a"/>
        <w:rPr>
          <w:rFonts w:hint="cs"/>
          <w:rtl/>
        </w:rPr>
      </w:pPr>
      <w:r>
        <w:rPr>
          <w:rFonts w:hint="cs"/>
          <w:rtl/>
        </w:rPr>
        <w:t>אם זה רע, למה להטיל את זה.</w:t>
      </w:r>
    </w:p>
    <w:p w14:paraId="7BAE523A" w14:textId="77777777" w:rsidR="00000000" w:rsidRDefault="007C71EE">
      <w:pPr>
        <w:pStyle w:val="a"/>
        <w:rPr>
          <w:rFonts w:hint="cs"/>
          <w:rtl/>
        </w:rPr>
      </w:pPr>
    </w:p>
    <w:p w14:paraId="69957055" w14:textId="77777777" w:rsidR="00000000" w:rsidRDefault="007C71EE">
      <w:pPr>
        <w:pStyle w:val="ac"/>
        <w:rPr>
          <w:rtl/>
        </w:rPr>
      </w:pPr>
      <w:r>
        <w:rPr>
          <w:rFonts w:hint="eastAsia"/>
          <w:rtl/>
        </w:rPr>
        <w:t>השר</w:t>
      </w:r>
      <w:r>
        <w:rPr>
          <w:rtl/>
        </w:rPr>
        <w:t xml:space="preserve"> גדעון עזרא:</w:t>
      </w:r>
    </w:p>
    <w:p w14:paraId="2503510F" w14:textId="77777777" w:rsidR="00000000" w:rsidRDefault="007C71EE">
      <w:pPr>
        <w:pStyle w:val="a"/>
        <w:rPr>
          <w:rFonts w:hint="cs"/>
          <w:rtl/>
        </w:rPr>
      </w:pPr>
    </w:p>
    <w:p w14:paraId="0B4980AC" w14:textId="77777777" w:rsidR="00000000" w:rsidRDefault="007C71EE">
      <w:pPr>
        <w:pStyle w:val="a"/>
        <w:rPr>
          <w:rFonts w:hint="cs"/>
          <w:rtl/>
        </w:rPr>
      </w:pPr>
      <w:r>
        <w:rPr>
          <w:rFonts w:hint="cs"/>
          <w:rtl/>
        </w:rPr>
        <w:t>עושים דברים יותר טובים. אתם מדברים ולא נותנים אלטרנטיבה.</w:t>
      </w:r>
    </w:p>
    <w:p w14:paraId="1DDA0042" w14:textId="77777777" w:rsidR="00000000" w:rsidRDefault="007C71EE">
      <w:pPr>
        <w:pStyle w:val="a"/>
        <w:rPr>
          <w:rFonts w:hint="cs"/>
          <w:rtl/>
        </w:rPr>
      </w:pPr>
    </w:p>
    <w:p w14:paraId="4F48992D" w14:textId="77777777" w:rsidR="00000000" w:rsidRDefault="007C71EE">
      <w:pPr>
        <w:pStyle w:val="SpeakerCon"/>
        <w:rPr>
          <w:rtl/>
        </w:rPr>
      </w:pPr>
      <w:bookmarkStart w:id="1984" w:name="FS000000458T27_05_2003_23_58_50C"/>
      <w:bookmarkEnd w:id="1984"/>
      <w:r>
        <w:rPr>
          <w:rtl/>
        </w:rPr>
        <w:t>חיים רמון (העבודה-מימד):</w:t>
      </w:r>
    </w:p>
    <w:p w14:paraId="2F292BD7" w14:textId="77777777" w:rsidR="00000000" w:rsidRDefault="007C71EE">
      <w:pPr>
        <w:pStyle w:val="a"/>
        <w:rPr>
          <w:rtl/>
        </w:rPr>
      </w:pPr>
    </w:p>
    <w:p w14:paraId="59839E70" w14:textId="77777777" w:rsidR="00000000" w:rsidRDefault="007C71EE">
      <w:pPr>
        <w:pStyle w:val="a"/>
        <w:rPr>
          <w:rFonts w:hint="cs"/>
          <w:rtl/>
        </w:rPr>
      </w:pPr>
      <w:r>
        <w:rPr>
          <w:rFonts w:hint="cs"/>
          <w:rtl/>
        </w:rPr>
        <w:t xml:space="preserve">סליחה, מה זה לא נתנו אלטרנטיבה. אני אספר לך אם יהיה לי זמן, בין 1992 ל=1996 היתה - - </w:t>
      </w:r>
    </w:p>
    <w:p w14:paraId="29620588" w14:textId="77777777" w:rsidR="00000000" w:rsidRDefault="007C71EE">
      <w:pPr>
        <w:pStyle w:val="a"/>
        <w:rPr>
          <w:rFonts w:hint="cs"/>
          <w:rtl/>
        </w:rPr>
      </w:pPr>
    </w:p>
    <w:p w14:paraId="307AF9E4" w14:textId="77777777" w:rsidR="00000000" w:rsidRDefault="007C71EE">
      <w:pPr>
        <w:pStyle w:val="ad"/>
        <w:rPr>
          <w:rtl/>
        </w:rPr>
      </w:pPr>
      <w:r>
        <w:rPr>
          <w:rtl/>
        </w:rPr>
        <w:t>היו"ר נסים דהן:</w:t>
      </w:r>
    </w:p>
    <w:p w14:paraId="78D15E3E" w14:textId="77777777" w:rsidR="00000000" w:rsidRDefault="007C71EE">
      <w:pPr>
        <w:pStyle w:val="a"/>
        <w:rPr>
          <w:rtl/>
        </w:rPr>
      </w:pPr>
    </w:p>
    <w:p w14:paraId="13195621" w14:textId="77777777" w:rsidR="00000000" w:rsidRDefault="007C71EE">
      <w:pPr>
        <w:pStyle w:val="a"/>
        <w:rPr>
          <w:rFonts w:hint="cs"/>
          <w:rtl/>
        </w:rPr>
      </w:pPr>
      <w:r>
        <w:rPr>
          <w:rFonts w:hint="cs"/>
          <w:rtl/>
        </w:rPr>
        <w:t>יש לך עוד שבע דקות, ל</w:t>
      </w:r>
      <w:r>
        <w:rPr>
          <w:rFonts w:hint="cs"/>
          <w:rtl/>
        </w:rPr>
        <w:t>רבות הוויכוח עם השר.</w:t>
      </w:r>
    </w:p>
    <w:p w14:paraId="4E09EF27" w14:textId="77777777" w:rsidR="00000000" w:rsidRDefault="007C71EE">
      <w:pPr>
        <w:pStyle w:val="a"/>
        <w:rPr>
          <w:rFonts w:hint="cs"/>
          <w:rtl/>
        </w:rPr>
      </w:pPr>
    </w:p>
    <w:p w14:paraId="6E2889BA" w14:textId="77777777" w:rsidR="00000000" w:rsidRDefault="007C71EE">
      <w:pPr>
        <w:pStyle w:val="SpeakerCon"/>
        <w:rPr>
          <w:rtl/>
        </w:rPr>
      </w:pPr>
      <w:bookmarkStart w:id="1985" w:name="FS000000458T28_05_2003_00_00_01C"/>
      <w:bookmarkEnd w:id="1985"/>
      <w:r>
        <w:rPr>
          <w:rtl/>
        </w:rPr>
        <w:t>חיים רמון (העבודה-מימד):</w:t>
      </w:r>
    </w:p>
    <w:p w14:paraId="24388741" w14:textId="77777777" w:rsidR="00000000" w:rsidRDefault="007C71EE">
      <w:pPr>
        <w:pStyle w:val="a"/>
        <w:rPr>
          <w:rtl/>
        </w:rPr>
      </w:pPr>
    </w:p>
    <w:p w14:paraId="27A984A2" w14:textId="77777777" w:rsidR="00000000" w:rsidRDefault="007C71EE">
      <w:pPr>
        <w:pStyle w:val="a"/>
        <w:rPr>
          <w:rFonts w:hint="cs"/>
          <w:rtl/>
        </w:rPr>
      </w:pPr>
      <w:r>
        <w:rPr>
          <w:rFonts w:hint="cs"/>
          <w:rtl/>
        </w:rPr>
        <w:t xml:space="preserve">- - ממשלה שעשתה את כל הדברים האלה. עזוב עכשיו את הוויכוח על הצד המדיני של ממשלת רבין. בין 1992 ל=1996 עשינו צמיחה, שינינו סדרי עדיפויות, חוקקנו חוק ביטוח בריאות ממלכתי, הורדנו פעם ראשונה </w:t>
      </w:r>
      <w:r>
        <w:rPr>
          <w:rtl/>
        </w:rPr>
        <w:t>–</w:t>
      </w:r>
      <w:r>
        <w:rPr>
          <w:rFonts w:hint="cs"/>
          <w:rtl/>
        </w:rPr>
        <w:t xml:space="preserve"> נדמה לי ב=1995 </w:t>
      </w:r>
      <w:r>
        <w:rPr>
          <w:rtl/>
        </w:rPr>
        <w:t>–</w:t>
      </w:r>
      <w:r>
        <w:rPr>
          <w:rFonts w:hint="cs"/>
          <w:rtl/>
        </w:rPr>
        <w:t xml:space="preserve"> את</w:t>
      </w:r>
      <w:r>
        <w:rPr>
          <w:rFonts w:hint="cs"/>
          <w:rtl/>
        </w:rPr>
        <w:t xml:space="preserve"> מספר העניים, השקענו בתשתיות כמו שלא השקיעו אף פעם, החינוך היה ברמה הכי גבוהה.</w:t>
      </w:r>
    </w:p>
    <w:p w14:paraId="2D520149" w14:textId="77777777" w:rsidR="00000000" w:rsidRDefault="007C71EE">
      <w:pPr>
        <w:pStyle w:val="a"/>
        <w:rPr>
          <w:rFonts w:hint="cs"/>
          <w:rtl/>
        </w:rPr>
      </w:pPr>
    </w:p>
    <w:p w14:paraId="3E081D78" w14:textId="77777777" w:rsidR="00000000" w:rsidRDefault="007C71EE">
      <w:pPr>
        <w:pStyle w:val="a"/>
        <w:rPr>
          <w:rFonts w:hint="cs"/>
          <w:rtl/>
        </w:rPr>
      </w:pPr>
      <w:r>
        <w:rPr>
          <w:rFonts w:hint="cs"/>
          <w:rtl/>
        </w:rPr>
        <w:t>דרך אגב, הציבור הרחב, כששאלת אותו על ממשלת רבין פרס בין 1992 ל=1996, בכל הסקרים חשב שזו ממשלה נהדרת בתחומים האלה. היתה בעיה בצד המדיני, אבל אנחנו לא עוסקים בזה. למה מצביעים, זה</w:t>
      </w:r>
      <w:r>
        <w:rPr>
          <w:rFonts w:hint="cs"/>
          <w:rtl/>
        </w:rPr>
        <w:t xml:space="preserve"> סיפור אחר לגמרי. הרי היום באו לכאן אנשים, בכו, צעקו ואמרו: אנחנו נתחשבן עם הליכוד. אמרתי להם: חברים יקרים, יש לי אתכם בעיה. ארבע שנים אתם מתחשבנים עם הליכוד, פרט ליום אחד; ביום הבחירות אתם שוכחים להתחשבן, אז אתם מתחשבנים אתנו. אמרתי להם: מה אתם רוצים ממני</w:t>
      </w:r>
      <w:r>
        <w:rPr>
          <w:rFonts w:hint="cs"/>
          <w:rtl/>
        </w:rPr>
        <w:t xml:space="preserve">, כולכם פה הצבעתם ליכוד. תלכו לליכוד, תלכו לשר גדעון עזרא, תלכו לחברת הכנסת גבריאלי, תדברו אתם. אתם הבאתם על עצמכם את זה, אתם בעד הליכוד </w:t>
      </w:r>
      <w:r>
        <w:rPr>
          <w:rtl/>
        </w:rPr>
        <w:t>–</w:t>
      </w:r>
      <w:r>
        <w:rPr>
          <w:rFonts w:hint="cs"/>
          <w:rtl/>
        </w:rPr>
        <w:t xml:space="preserve"> תקבלו את זה.</w:t>
      </w:r>
    </w:p>
    <w:p w14:paraId="585F572A" w14:textId="77777777" w:rsidR="00000000" w:rsidRDefault="007C71EE">
      <w:pPr>
        <w:pStyle w:val="a"/>
        <w:rPr>
          <w:rFonts w:hint="cs"/>
          <w:rtl/>
        </w:rPr>
      </w:pPr>
    </w:p>
    <w:p w14:paraId="5C9FC68A" w14:textId="77777777" w:rsidR="00000000" w:rsidRDefault="007C71EE">
      <w:pPr>
        <w:pStyle w:val="a"/>
        <w:rPr>
          <w:rFonts w:hint="cs"/>
          <w:rtl/>
        </w:rPr>
      </w:pPr>
      <w:r>
        <w:rPr>
          <w:rFonts w:hint="cs"/>
          <w:rtl/>
        </w:rPr>
        <w:t xml:space="preserve">דפוסי ההצבעה - אין לי זמן עכשיו </w:t>
      </w:r>
      <w:r>
        <w:rPr>
          <w:rtl/>
        </w:rPr>
        <w:t>–</w:t>
      </w:r>
      <w:r>
        <w:rPr>
          <w:rFonts w:hint="cs"/>
          <w:rtl/>
        </w:rPr>
        <w:t xml:space="preserve"> הם סיפור אחר לגמרי. אבל מבחינת נתונים, מבחינה אובייקטיבית </w:t>
      </w:r>
      <w:r>
        <w:rPr>
          <w:rtl/>
        </w:rPr>
        <w:t>–</w:t>
      </w:r>
      <w:r>
        <w:rPr>
          <w:rFonts w:hint="cs"/>
          <w:rtl/>
        </w:rPr>
        <w:t xml:space="preserve"> זה המצב, </w:t>
      </w:r>
      <w:r>
        <w:rPr>
          <w:rFonts w:hint="cs"/>
          <w:rtl/>
        </w:rPr>
        <w:t xml:space="preserve">זה מה שעשינו, את המהפכות האלה. למי החוק שעשיתי עזר? לחלשים בחברה. החבר'ה שלי נגדי, כי הוא דפק אותם, את העשירון העליון הוא דפק, כי בעשירון העליון הם באמת התחילו לשלם כמו שצריך. אבל כל מצביעי הליכוד </w:t>
      </w:r>
      <w:r>
        <w:rPr>
          <w:rtl/>
        </w:rPr>
        <w:t>–</w:t>
      </w:r>
      <w:r>
        <w:rPr>
          <w:rFonts w:hint="cs"/>
          <w:rtl/>
        </w:rPr>
        <w:t xml:space="preserve"> הרוב - הם הנהנים הגדולים. </w:t>
      </w:r>
    </w:p>
    <w:p w14:paraId="789085A1" w14:textId="77777777" w:rsidR="00000000" w:rsidRDefault="007C71EE">
      <w:pPr>
        <w:pStyle w:val="a"/>
        <w:rPr>
          <w:rFonts w:hint="cs"/>
          <w:rtl/>
        </w:rPr>
      </w:pPr>
    </w:p>
    <w:p w14:paraId="5B636819" w14:textId="77777777" w:rsidR="00000000" w:rsidRDefault="007C71EE">
      <w:pPr>
        <w:pStyle w:val="a"/>
        <w:rPr>
          <w:rFonts w:hint="cs"/>
          <w:rtl/>
        </w:rPr>
      </w:pPr>
      <w:r>
        <w:rPr>
          <w:rFonts w:hint="cs"/>
          <w:rtl/>
        </w:rPr>
        <w:t>אני אספר לך עובדה, יש סקר. הי</w:t>
      </w:r>
      <w:r>
        <w:rPr>
          <w:rFonts w:hint="cs"/>
          <w:rtl/>
        </w:rPr>
        <w:t>ה סקר ב"מעריב" ביום העצמאות, ושאלו מה קרה בעשור האחרון בתחומים המרכזיים במדינת ישראל: חינוך, שלטון, בריאות, תשתיות, הכול. בשני תחומים בלבד אמרו אזרחי מדינת ישראל שהמצב השתפר: הבריאות ואיכות הסביבה. תחום הבריאות היה במקום ראשון.</w:t>
      </w:r>
    </w:p>
    <w:p w14:paraId="0F9D759B" w14:textId="77777777" w:rsidR="00000000" w:rsidRDefault="007C71EE">
      <w:pPr>
        <w:pStyle w:val="a"/>
        <w:rPr>
          <w:rFonts w:hint="cs"/>
          <w:rtl/>
        </w:rPr>
      </w:pPr>
    </w:p>
    <w:p w14:paraId="26B56BB7" w14:textId="77777777" w:rsidR="00000000" w:rsidRDefault="007C71EE">
      <w:pPr>
        <w:pStyle w:val="ad"/>
        <w:rPr>
          <w:rtl/>
        </w:rPr>
      </w:pPr>
      <w:r>
        <w:rPr>
          <w:rtl/>
        </w:rPr>
        <w:t>היו"ר נסים דהן:</w:t>
      </w:r>
    </w:p>
    <w:p w14:paraId="18F20BFF" w14:textId="77777777" w:rsidR="00000000" w:rsidRDefault="007C71EE">
      <w:pPr>
        <w:pStyle w:val="a"/>
        <w:rPr>
          <w:rtl/>
        </w:rPr>
      </w:pPr>
    </w:p>
    <w:p w14:paraId="18C2F82D" w14:textId="77777777" w:rsidR="00000000" w:rsidRDefault="007C71EE">
      <w:pPr>
        <w:pStyle w:val="a"/>
        <w:rPr>
          <w:rFonts w:hint="cs"/>
          <w:rtl/>
        </w:rPr>
      </w:pPr>
      <w:r>
        <w:rPr>
          <w:rFonts w:hint="cs"/>
          <w:rtl/>
        </w:rPr>
        <w:t>באיזו תקופ</w:t>
      </w:r>
      <w:r>
        <w:rPr>
          <w:rFonts w:hint="cs"/>
          <w:rtl/>
        </w:rPr>
        <w:t>ה, של איזה שר?</w:t>
      </w:r>
    </w:p>
    <w:p w14:paraId="0AB79537" w14:textId="77777777" w:rsidR="00000000" w:rsidRDefault="007C71EE">
      <w:pPr>
        <w:pStyle w:val="a"/>
        <w:rPr>
          <w:rFonts w:hint="cs"/>
          <w:rtl/>
        </w:rPr>
      </w:pPr>
    </w:p>
    <w:p w14:paraId="3FE421AB" w14:textId="77777777" w:rsidR="00000000" w:rsidRDefault="007C71EE">
      <w:pPr>
        <w:pStyle w:val="SpeakerCon"/>
        <w:rPr>
          <w:rtl/>
        </w:rPr>
      </w:pPr>
      <w:bookmarkStart w:id="1986" w:name="FS000000458T28_05_2003_00_17_13C"/>
      <w:bookmarkEnd w:id="1986"/>
      <w:r>
        <w:rPr>
          <w:rtl/>
        </w:rPr>
        <w:t>חיים רמון (העבודה-מימד):</w:t>
      </w:r>
    </w:p>
    <w:p w14:paraId="2DEC69ED" w14:textId="77777777" w:rsidR="00000000" w:rsidRDefault="007C71EE">
      <w:pPr>
        <w:pStyle w:val="a"/>
        <w:rPr>
          <w:rtl/>
        </w:rPr>
      </w:pPr>
    </w:p>
    <w:p w14:paraId="61A8638A" w14:textId="77777777" w:rsidR="00000000" w:rsidRDefault="007C71EE">
      <w:pPr>
        <w:pStyle w:val="a"/>
        <w:rPr>
          <w:rFonts w:hint="cs"/>
          <w:rtl/>
        </w:rPr>
      </w:pPr>
      <w:r>
        <w:rPr>
          <w:rFonts w:hint="cs"/>
          <w:rtl/>
        </w:rPr>
        <w:t>אני מדבר רק על העשור האחרון.</w:t>
      </w:r>
    </w:p>
    <w:p w14:paraId="13FF990D" w14:textId="77777777" w:rsidR="00000000" w:rsidRDefault="007C71EE">
      <w:pPr>
        <w:pStyle w:val="a"/>
        <w:rPr>
          <w:rFonts w:hint="cs"/>
          <w:rtl/>
        </w:rPr>
      </w:pPr>
    </w:p>
    <w:p w14:paraId="4F9F3B1F" w14:textId="77777777" w:rsidR="00000000" w:rsidRDefault="007C71EE">
      <w:pPr>
        <w:pStyle w:val="ac"/>
        <w:rPr>
          <w:rtl/>
        </w:rPr>
      </w:pPr>
      <w:r>
        <w:rPr>
          <w:rFonts w:hint="eastAsia"/>
          <w:rtl/>
        </w:rPr>
        <w:t>רוני</w:t>
      </w:r>
      <w:r>
        <w:rPr>
          <w:rtl/>
        </w:rPr>
        <w:t xml:space="preserve"> בריזון (שינוי):</w:t>
      </w:r>
    </w:p>
    <w:p w14:paraId="2AAC0555" w14:textId="77777777" w:rsidR="00000000" w:rsidRDefault="007C71EE">
      <w:pPr>
        <w:pStyle w:val="a"/>
        <w:rPr>
          <w:rFonts w:hint="cs"/>
          <w:rtl/>
        </w:rPr>
      </w:pPr>
    </w:p>
    <w:p w14:paraId="24554507" w14:textId="77777777" w:rsidR="00000000" w:rsidRDefault="007C71EE">
      <w:pPr>
        <w:pStyle w:val="a"/>
        <w:rPr>
          <w:rFonts w:hint="cs"/>
          <w:rtl/>
        </w:rPr>
      </w:pPr>
      <w:r>
        <w:rPr>
          <w:rFonts w:hint="cs"/>
          <w:rtl/>
        </w:rPr>
        <w:t>תמיד זוכרים רק את השר האחרון.</w:t>
      </w:r>
    </w:p>
    <w:p w14:paraId="7645EB64" w14:textId="77777777" w:rsidR="00000000" w:rsidRDefault="007C71EE">
      <w:pPr>
        <w:pStyle w:val="a"/>
        <w:rPr>
          <w:rFonts w:hint="cs"/>
          <w:rtl/>
        </w:rPr>
      </w:pPr>
    </w:p>
    <w:p w14:paraId="736450F6" w14:textId="77777777" w:rsidR="00000000" w:rsidRDefault="007C71EE">
      <w:pPr>
        <w:pStyle w:val="SpeakerCon"/>
        <w:rPr>
          <w:rtl/>
        </w:rPr>
      </w:pPr>
      <w:bookmarkStart w:id="1987" w:name="FS000000458T28_05_2003_00_18_24C"/>
      <w:bookmarkEnd w:id="1987"/>
      <w:r>
        <w:rPr>
          <w:rtl/>
        </w:rPr>
        <w:t>חיים רמון (העבודה-מימד):</w:t>
      </w:r>
    </w:p>
    <w:p w14:paraId="6A82F476" w14:textId="77777777" w:rsidR="00000000" w:rsidRDefault="007C71EE">
      <w:pPr>
        <w:pStyle w:val="a"/>
        <w:rPr>
          <w:rtl/>
        </w:rPr>
      </w:pPr>
    </w:p>
    <w:p w14:paraId="3CE93FE3" w14:textId="77777777" w:rsidR="00000000" w:rsidRDefault="007C71EE">
      <w:pPr>
        <w:pStyle w:val="a"/>
        <w:rPr>
          <w:rFonts w:hint="cs"/>
          <w:rtl/>
        </w:rPr>
      </w:pPr>
      <w:r>
        <w:rPr>
          <w:rFonts w:hint="cs"/>
          <w:rtl/>
        </w:rPr>
        <w:t>אני מדבר על העשור, אז זה כל השרים.</w:t>
      </w:r>
    </w:p>
    <w:p w14:paraId="5B44CC51" w14:textId="77777777" w:rsidR="00000000" w:rsidRDefault="007C71EE">
      <w:pPr>
        <w:pStyle w:val="a"/>
        <w:rPr>
          <w:rFonts w:hint="cs"/>
          <w:rtl/>
        </w:rPr>
      </w:pPr>
    </w:p>
    <w:p w14:paraId="795F2BFE" w14:textId="77777777" w:rsidR="00000000" w:rsidRDefault="007C71EE">
      <w:pPr>
        <w:pStyle w:val="ad"/>
        <w:rPr>
          <w:rtl/>
        </w:rPr>
      </w:pPr>
      <w:r>
        <w:rPr>
          <w:rtl/>
        </w:rPr>
        <w:t>היו"ר נסים דהן:</w:t>
      </w:r>
    </w:p>
    <w:p w14:paraId="5327B70B" w14:textId="77777777" w:rsidR="00000000" w:rsidRDefault="007C71EE">
      <w:pPr>
        <w:pStyle w:val="a"/>
        <w:rPr>
          <w:rtl/>
        </w:rPr>
      </w:pPr>
    </w:p>
    <w:p w14:paraId="35A5FFEE" w14:textId="77777777" w:rsidR="00000000" w:rsidRDefault="007C71EE">
      <w:pPr>
        <w:pStyle w:val="a"/>
        <w:rPr>
          <w:rFonts w:hint="cs"/>
          <w:rtl/>
        </w:rPr>
      </w:pPr>
      <w:r>
        <w:rPr>
          <w:rFonts w:hint="cs"/>
          <w:rtl/>
        </w:rPr>
        <w:t>זה אחרי שנתיים שבהן היה שר מסוים.</w:t>
      </w:r>
    </w:p>
    <w:p w14:paraId="3C582C9F" w14:textId="77777777" w:rsidR="00000000" w:rsidRDefault="007C71EE">
      <w:pPr>
        <w:pStyle w:val="a"/>
        <w:rPr>
          <w:rFonts w:hint="cs"/>
          <w:rtl/>
        </w:rPr>
      </w:pPr>
    </w:p>
    <w:p w14:paraId="1DB49D77" w14:textId="77777777" w:rsidR="00000000" w:rsidRDefault="007C71EE">
      <w:pPr>
        <w:pStyle w:val="SpeakerCon"/>
        <w:rPr>
          <w:rtl/>
        </w:rPr>
      </w:pPr>
      <w:bookmarkStart w:id="1988" w:name="FS000000458T28_05_2003_00_19_00C"/>
      <w:bookmarkEnd w:id="1988"/>
      <w:r>
        <w:rPr>
          <w:rtl/>
        </w:rPr>
        <w:t>חיים רמון (העבודה</w:t>
      </w:r>
      <w:r>
        <w:rPr>
          <w:rtl/>
        </w:rPr>
        <w:t>-מימד):</w:t>
      </w:r>
    </w:p>
    <w:p w14:paraId="35099F92" w14:textId="77777777" w:rsidR="00000000" w:rsidRDefault="007C71EE">
      <w:pPr>
        <w:pStyle w:val="a"/>
        <w:rPr>
          <w:rtl/>
        </w:rPr>
      </w:pPr>
    </w:p>
    <w:p w14:paraId="4D3B6680" w14:textId="77777777" w:rsidR="00000000" w:rsidRDefault="007C71EE">
      <w:pPr>
        <w:pStyle w:val="a"/>
        <w:rPr>
          <w:rFonts w:hint="cs"/>
          <w:rtl/>
        </w:rPr>
      </w:pPr>
      <w:r>
        <w:rPr>
          <w:rFonts w:hint="cs"/>
          <w:rtl/>
        </w:rPr>
        <w:t>יותר מ=50% אמרו שהמצב השתפר, יותר מ=20% אמרו שחלה נסיגה. זה היה המקום הראשון. אני יודע מי אומר את זה, איזה ציבור אומר את זה, אבל הוא לא מצביע בקלפי לפי זה, הוא מצביע ממניעים אחרים.</w:t>
      </w:r>
    </w:p>
    <w:p w14:paraId="7AD81AC2" w14:textId="77777777" w:rsidR="00000000" w:rsidRDefault="007C71EE">
      <w:pPr>
        <w:pStyle w:val="a"/>
        <w:rPr>
          <w:rFonts w:hint="cs"/>
          <w:rtl/>
        </w:rPr>
      </w:pPr>
    </w:p>
    <w:p w14:paraId="4F8771A5" w14:textId="77777777" w:rsidR="00000000" w:rsidRDefault="007C71EE">
      <w:pPr>
        <w:pStyle w:val="a"/>
        <w:rPr>
          <w:rFonts w:hint="cs"/>
          <w:rtl/>
        </w:rPr>
      </w:pPr>
      <w:r>
        <w:rPr>
          <w:rFonts w:hint="cs"/>
          <w:rtl/>
        </w:rPr>
        <w:t>אתם  באים עכשיו, מכים חצי מיליון נשים, את מי? עקרות בית שלא עובדו</w:t>
      </w:r>
      <w:r>
        <w:rPr>
          <w:rFonts w:hint="cs"/>
          <w:rtl/>
        </w:rPr>
        <w:t>ת. רובן לא עובדות כי הן לא יכולות, קשה להן, אין להן השכלה. אני משוכנע שרובן המכריע הן מצביעות ליכוד.</w:t>
      </w:r>
    </w:p>
    <w:p w14:paraId="1A1FB9CF" w14:textId="77777777" w:rsidR="00000000" w:rsidRDefault="007C71EE">
      <w:pPr>
        <w:pStyle w:val="a"/>
        <w:rPr>
          <w:rFonts w:hint="cs"/>
          <w:rtl/>
        </w:rPr>
      </w:pPr>
    </w:p>
    <w:p w14:paraId="4E27FF22" w14:textId="77777777" w:rsidR="00000000" w:rsidRDefault="007C71EE">
      <w:pPr>
        <w:pStyle w:val="ac"/>
        <w:rPr>
          <w:rtl/>
        </w:rPr>
      </w:pPr>
      <w:r>
        <w:rPr>
          <w:rFonts w:hint="eastAsia"/>
          <w:rtl/>
        </w:rPr>
        <w:t>ענבל</w:t>
      </w:r>
      <w:r>
        <w:rPr>
          <w:rtl/>
        </w:rPr>
        <w:t xml:space="preserve"> גבריאלי (הליכוד):</w:t>
      </w:r>
    </w:p>
    <w:p w14:paraId="6F739962" w14:textId="77777777" w:rsidR="00000000" w:rsidRDefault="007C71EE">
      <w:pPr>
        <w:pStyle w:val="a"/>
        <w:rPr>
          <w:rFonts w:hint="cs"/>
          <w:rtl/>
        </w:rPr>
      </w:pPr>
    </w:p>
    <w:p w14:paraId="40D0433B" w14:textId="77777777" w:rsidR="00000000" w:rsidRDefault="007C71EE">
      <w:pPr>
        <w:pStyle w:val="a"/>
        <w:rPr>
          <w:rFonts w:hint="cs"/>
          <w:rtl/>
        </w:rPr>
      </w:pPr>
      <w:r>
        <w:rPr>
          <w:rFonts w:hint="cs"/>
          <w:rtl/>
        </w:rPr>
        <w:t>על סמך מה אתה משוכנע?</w:t>
      </w:r>
    </w:p>
    <w:p w14:paraId="10B00760" w14:textId="77777777" w:rsidR="00000000" w:rsidRDefault="007C71EE">
      <w:pPr>
        <w:pStyle w:val="a"/>
        <w:rPr>
          <w:rFonts w:hint="cs"/>
          <w:rtl/>
        </w:rPr>
      </w:pPr>
    </w:p>
    <w:p w14:paraId="4C17B8A7" w14:textId="77777777" w:rsidR="00000000" w:rsidRDefault="007C71EE">
      <w:pPr>
        <w:pStyle w:val="SpeakerCon"/>
        <w:rPr>
          <w:rtl/>
        </w:rPr>
      </w:pPr>
      <w:bookmarkStart w:id="1989" w:name="FS000000458T28_05_2003_00_21_29C"/>
      <w:bookmarkEnd w:id="1989"/>
      <w:r>
        <w:rPr>
          <w:rtl/>
        </w:rPr>
        <w:t>חיים רמון (העבודה-מימד):</w:t>
      </w:r>
    </w:p>
    <w:p w14:paraId="4513C326" w14:textId="77777777" w:rsidR="00000000" w:rsidRDefault="007C71EE">
      <w:pPr>
        <w:pStyle w:val="a"/>
        <w:rPr>
          <w:rtl/>
        </w:rPr>
      </w:pPr>
    </w:p>
    <w:p w14:paraId="22325289" w14:textId="77777777" w:rsidR="00000000" w:rsidRDefault="007C71EE">
      <w:pPr>
        <w:pStyle w:val="a"/>
        <w:rPr>
          <w:rFonts w:hint="cs"/>
          <w:rtl/>
        </w:rPr>
      </w:pPr>
      <w:r>
        <w:rPr>
          <w:rFonts w:hint="cs"/>
          <w:rtl/>
        </w:rPr>
        <w:t>אני לא משוכנע, אני אומר שאנחנו יודעים שבחתך הסוציו-אקונומי היותר נמוך, אחוז ההצבע</w:t>
      </w:r>
      <w:r>
        <w:rPr>
          <w:rFonts w:hint="cs"/>
          <w:rtl/>
        </w:rPr>
        <w:t>ה לליכוד יותר גבוה. זו עובדה, מה אני יכול לעשות.</w:t>
      </w:r>
    </w:p>
    <w:p w14:paraId="7F95216A" w14:textId="77777777" w:rsidR="00000000" w:rsidRDefault="007C71EE">
      <w:pPr>
        <w:pStyle w:val="a"/>
        <w:rPr>
          <w:rFonts w:hint="cs"/>
          <w:rtl/>
        </w:rPr>
      </w:pPr>
    </w:p>
    <w:p w14:paraId="172FE2EF" w14:textId="77777777" w:rsidR="00000000" w:rsidRDefault="007C71EE">
      <w:pPr>
        <w:pStyle w:val="ac"/>
        <w:rPr>
          <w:rtl/>
        </w:rPr>
      </w:pPr>
      <w:r>
        <w:rPr>
          <w:rFonts w:hint="eastAsia"/>
          <w:rtl/>
        </w:rPr>
        <w:t>ענבל</w:t>
      </w:r>
      <w:r>
        <w:rPr>
          <w:rtl/>
        </w:rPr>
        <w:t xml:space="preserve"> גבריאלי (הליכוד):</w:t>
      </w:r>
    </w:p>
    <w:p w14:paraId="2321B561" w14:textId="77777777" w:rsidR="00000000" w:rsidRDefault="007C71EE">
      <w:pPr>
        <w:pStyle w:val="a"/>
        <w:rPr>
          <w:rFonts w:hint="cs"/>
          <w:rtl/>
        </w:rPr>
      </w:pPr>
    </w:p>
    <w:p w14:paraId="5F3819D0" w14:textId="77777777" w:rsidR="00000000" w:rsidRDefault="007C71EE">
      <w:pPr>
        <w:pStyle w:val="a"/>
        <w:rPr>
          <w:rFonts w:hint="cs"/>
          <w:rtl/>
        </w:rPr>
      </w:pPr>
      <w:r>
        <w:rPr>
          <w:rFonts w:hint="cs"/>
          <w:rtl/>
        </w:rPr>
        <w:t>בין עקרות-הבית שאינן עובדות, יש מי שסתם כך אינן רוצות לעבוד.</w:t>
      </w:r>
    </w:p>
    <w:p w14:paraId="064316A9" w14:textId="77777777" w:rsidR="00000000" w:rsidRDefault="007C71EE">
      <w:pPr>
        <w:pStyle w:val="a"/>
        <w:rPr>
          <w:rFonts w:hint="cs"/>
          <w:rtl/>
        </w:rPr>
      </w:pPr>
    </w:p>
    <w:p w14:paraId="56C8F98E" w14:textId="77777777" w:rsidR="00000000" w:rsidRDefault="007C71EE">
      <w:pPr>
        <w:pStyle w:val="SpeakerCon"/>
        <w:rPr>
          <w:rtl/>
        </w:rPr>
      </w:pPr>
      <w:bookmarkStart w:id="1990" w:name="FS000000458T28_05_2003_00_23_27C"/>
      <w:bookmarkEnd w:id="1990"/>
      <w:r>
        <w:rPr>
          <w:rtl/>
        </w:rPr>
        <w:t>חיים רמון (העבודה-מימד):</w:t>
      </w:r>
    </w:p>
    <w:p w14:paraId="771AA435" w14:textId="77777777" w:rsidR="00000000" w:rsidRDefault="007C71EE">
      <w:pPr>
        <w:pStyle w:val="a"/>
        <w:rPr>
          <w:rtl/>
        </w:rPr>
      </w:pPr>
    </w:p>
    <w:p w14:paraId="541A8D79" w14:textId="77777777" w:rsidR="00000000" w:rsidRDefault="007C71EE">
      <w:pPr>
        <w:pStyle w:val="a"/>
        <w:rPr>
          <w:rFonts w:hint="cs"/>
          <w:rtl/>
        </w:rPr>
      </w:pPr>
      <w:r>
        <w:rPr>
          <w:rFonts w:hint="cs"/>
          <w:rtl/>
        </w:rPr>
        <w:t xml:space="preserve">מאה אחוז, בן-אדם לא עובד </w:t>
      </w:r>
      <w:r>
        <w:rPr>
          <w:rtl/>
        </w:rPr>
        <w:t>–</w:t>
      </w:r>
      <w:r>
        <w:rPr>
          <w:rFonts w:hint="cs"/>
          <w:rtl/>
        </w:rPr>
        <w:t xml:space="preserve"> מגיע לו. אם היא לא עובדת, אז גם לא ניתן חינוך לילדים שלה. למה רק בר</w:t>
      </w:r>
      <w:r>
        <w:rPr>
          <w:rFonts w:hint="cs"/>
          <w:rtl/>
        </w:rPr>
        <w:t>יאות לא ניתן לה, בואי לא ניתן לה גם חינוך, בואי לא ניתן לה רווחה. היא לא רוצה. תטפלי בזה בדרך אחרת, אבל למה ככה? למה אתם פוגעים בזה?</w:t>
      </w:r>
    </w:p>
    <w:p w14:paraId="19B23D7E" w14:textId="77777777" w:rsidR="00000000" w:rsidRDefault="007C71EE">
      <w:pPr>
        <w:pStyle w:val="a"/>
        <w:rPr>
          <w:rFonts w:hint="cs"/>
          <w:rtl/>
        </w:rPr>
      </w:pPr>
    </w:p>
    <w:p w14:paraId="65EDB8C7" w14:textId="77777777" w:rsidR="00000000" w:rsidRDefault="007C71EE">
      <w:pPr>
        <w:pStyle w:val="ad"/>
        <w:rPr>
          <w:rtl/>
        </w:rPr>
      </w:pPr>
      <w:r>
        <w:rPr>
          <w:rtl/>
        </w:rPr>
        <w:t>היו"ר נסים דהן:</w:t>
      </w:r>
    </w:p>
    <w:p w14:paraId="6BD6985C" w14:textId="77777777" w:rsidR="00000000" w:rsidRDefault="007C71EE">
      <w:pPr>
        <w:pStyle w:val="a"/>
        <w:rPr>
          <w:rtl/>
        </w:rPr>
      </w:pPr>
    </w:p>
    <w:p w14:paraId="229FFB1C" w14:textId="77777777" w:rsidR="00000000" w:rsidRDefault="007C71EE">
      <w:pPr>
        <w:pStyle w:val="a"/>
        <w:rPr>
          <w:rFonts w:hint="cs"/>
          <w:rtl/>
        </w:rPr>
      </w:pPr>
      <w:r>
        <w:rPr>
          <w:rFonts w:hint="cs"/>
          <w:rtl/>
        </w:rPr>
        <w:t>הדו-שיח הזה הוא על חשבונך, חבר הכנסת רמון. אתה מדבר יפה, לעניין, אבל תסיים.</w:t>
      </w:r>
    </w:p>
    <w:p w14:paraId="6E71140C" w14:textId="77777777" w:rsidR="00000000" w:rsidRDefault="007C71EE">
      <w:pPr>
        <w:pStyle w:val="a"/>
        <w:rPr>
          <w:rFonts w:hint="cs"/>
          <w:rtl/>
        </w:rPr>
      </w:pPr>
    </w:p>
    <w:p w14:paraId="031AF704" w14:textId="77777777" w:rsidR="00000000" w:rsidRDefault="007C71EE">
      <w:pPr>
        <w:pStyle w:val="SpeakerCon"/>
        <w:rPr>
          <w:rtl/>
        </w:rPr>
      </w:pPr>
      <w:bookmarkStart w:id="1991" w:name="FS000000458T28_05_2003_00_25_30C"/>
      <w:bookmarkEnd w:id="1991"/>
      <w:r>
        <w:rPr>
          <w:rtl/>
        </w:rPr>
        <w:t>חיים רמון (העבודה-מימד):</w:t>
      </w:r>
    </w:p>
    <w:p w14:paraId="3C83023C" w14:textId="77777777" w:rsidR="00000000" w:rsidRDefault="007C71EE">
      <w:pPr>
        <w:pStyle w:val="a"/>
        <w:rPr>
          <w:rtl/>
        </w:rPr>
      </w:pPr>
    </w:p>
    <w:p w14:paraId="08F990F8" w14:textId="77777777" w:rsidR="00000000" w:rsidRDefault="007C71EE">
      <w:pPr>
        <w:pStyle w:val="a"/>
        <w:rPr>
          <w:rFonts w:hint="cs"/>
          <w:rtl/>
        </w:rPr>
      </w:pPr>
      <w:r>
        <w:rPr>
          <w:rFonts w:hint="cs"/>
          <w:rtl/>
        </w:rPr>
        <w:t>לכ</w:t>
      </w:r>
      <w:r>
        <w:rPr>
          <w:rFonts w:hint="cs"/>
          <w:rtl/>
        </w:rPr>
        <w:t xml:space="preserve">ן אני אומר לשר האוצר: תפסיק, התעללת מספיק, לא צריך הפעם, תוותר על זה. יש לך הזדמנות עד מחר בערב, תוותר על זה. מילא, לא עדכנת את סל הבריאות </w:t>
      </w:r>
      <w:r>
        <w:rPr>
          <w:rtl/>
        </w:rPr>
        <w:t>–</w:t>
      </w:r>
      <w:r>
        <w:rPr>
          <w:rFonts w:hint="cs"/>
          <w:rtl/>
        </w:rPr>
        <w:t xml:space="preserve"> נתגבר על זה, אבל למה להתעלל בחצי מיליון נשים סתם, בלי דיון רציני. אני לא רוצה לדבר על הצד הדמוקרטי.</w:t>
      </w:r>
    </w:p>
    <w:p w14:paraId="693B240D" w14:textId="77777777" w:rsidR="00000000" w:rsidRDefault="007C71EE">
      <w:pPr>
        <w:pStyle w:val="a"/>
        <w:rPr>
          <w:rFonts w:hint="cs"/>
          <w:rtl/>
        </w:rPr>
      </w:pPr>
    </w:p>
    <w:p w14:paraId="1CE2FC23" w14:textId="77777777" w:rsidR="00000000" w:rsidRDefault="007C71EE">
      <w:pPr>
        <w:pStyle w:val="a"/>
        <w:rPr>
          <w:rFonts w:hint="cs"/>
          <w:rtl/>
        </w:rPr>
      </w:pPr>
      <w:r>
        <w:rPr>
          <w:rFonts w:hint="cs"/>
          <w:rtl/>
        </w:rPr>
        <w:t>בחוק ביטוח ברי</w:t>
      </w:r>
      <w:r>
        <w:rPr>
          <w:rFonts w:hint="cs"/>
          <w:rtl/>
        </w:rPr>
        <w:t>אות ממלכתי התקיים דיון במשך כמעט שלוש שנים. שלוש שנים. פה כל הזמן אנחנו משנים ופוגעים, בלי שהתקיים שום  דיון רציני בעניין, בשום תחום.</w:t>
      </w:r>
    </w:p>
    <w:p w14:paraId="4AEF9664" w14:textId="77777777" w:rsidR="00000000" w:rsidRDefault="007C71EE">
      <w:pPr>
        <w:pStyle w:val="a"/>
        <w:rPr>
          <w:rFonts w:hint="cs"/>
          <w:rtl/>
        </w:rPr>
      </w:pPr>
    </w:p>
    <w:p w14:paraId="646965B3" w14:textId="77777777" w:rsidR="00000000" w:rsidRDefault="007C71EE">
      <w:pPr>
        <w:pStyle w:val="a"/>
        <w:rPr>
          <w:rFonts w:hint="cs"/>
          <w:rtl/>
        </w:rPr>
      </w:pPr>
      <w:r>
        <w:rPr>
          <w:rFonts w:hint="cs"/>
          <w:rtl/>
        </w:rPr>
        <w:t>כמה זמן יש לי עוד, אדוני היושב-ראש?</w:t>
      </w:r>
    </w:p>
    <w:p w14:paraId="3A6F6908" w14:textId="77777777" w:rsidR="00000000" w:rsidRDefault="007C71EE">
      <w:pPr>
        <w:pStyle w:val="a"/>
        <w:rPr>
          <w:rFonts w:hint="cs"/>
          <w:rtl/>
        </w:rPr>
      </w:pPr>
    </w:p>
    <w:p w14:paraId="5F1D2C0D" w14:textId="77777777" w:rsidR="00000000" w:rsidRDefault="007C71EE">
      <w:pPr>
        <w:pStyle w:val="ad"/>
        <w:rPr>
          <w:rtl/>
        </w:rPr>
      </w:pPr>
      <w:r>
        <w:rPr>
          <w:rtl/>
        </w:rPr>
        <w:t>היו"ר נסים דהן:</w:t>
      </w:r>
    </w:p>
    <w:p w14:paraId="7D2FC7E2" w14:textId="77777777" w:rsidR="00000000" w:rsidRDefault="007C71EE">
      <w:pPr>
        <w:pStyle w:val="a"/>
        <w:rPr>
          <w:rtl/>
        </w:rPr>
      </w:pPr>
    </w:p>
    <w:p w14:paraId="2D142F26" w14:textId="77777777" w:rsidR="00000000" w:rsidRDefault="007C71EE">
      <w:pPr>
        <w:pStyle w:val="a"/>
        <w:rPr>
          <w:rFonts w:hint="cs"/>
          <w:rtl/>
        </w:rPr>
      </w:pPr>
      <w:r>
        <w:rPr>
          <w:rFonts w:hint="cs"/>
          <w:rtl/>
        </w:rPr>
        <w:t>שתי דקות ושמונה  שניות.</w:t>
      </w:r>
    </w:p>
    <w:p w14:paraId="7A619CFE" w14:textId="77777777" w:rsidR="00000000" w:rsidRDefault="007C71EE">
      <w:pPr>
        <w:pStyle w:val="a"/>
        <w:rPr>
          <w:rFonts w:hint="cs"/>
          <w:rtl/>
        </w:rPr>
      </w:pPr>
    </w:p>
    <w:p w14:paraId="0DD0B476" w14:textId="77777777" w:rsidR="00000000" w:rsidRDefault="007C71EE">
      <w:pPr>
        <w:pStyle w:val="SpeakerCon"/>
        <w:rPr>
          <w:rtl/>
        </w:rPr>
      </w:pPr>
      <w:bookmarkStart w:id="1992" w:name="FS000000458T28_05_2003_00_28_57C"/>
      <w:bookmarkEnd w:id="1992"/>
      <w:r>
        <w:rPr>
          <w:rtl/>
        </w:rPr>
        <w:t>חיים רמון (העבודה-מימד):</w:t>
      </w:r>
    </w:p>
    <w:p w14:paraId="1AA7D3D5" w14:textId="77777777" w:rsidR="00000000" w:rsidRDefault="007C71EE">
      <w:pPr>
        <w:pStyle w:val="a"/>
        <w:rPr>
          <w:rtl/>
        </w:rPr>
      </w:pPr>
    </w:p>
    <w:p w14:paraId="3376585D" w14:textId="77777777" w:rsidR="00000000" w:rsidRDefault="007C71EE">
      <w:pPr>
        <w:pStyle w:val="a"/>
        <w:rPr>
          <w:rFonts w:hint="cs"/>
          <w:rtl/>
        </w:rPr>
      </w:pPr>
      <w:r>
        <w:rPr>
          <w:rFonts w:hint="cs"/>
          <w:rtl/>
        </w:rPr>
        <w:t>רק נגעתי בתחום ה</w:t>
      </w:r>
      <w:r>
        <w:rPr>
          <w:rFonts w:hint="cs"/>
          <w:rtl/>
        </w:rPr>
        <w:t>זה, עשיתי סקירה היסטורית קצרה. אני אמור לדבר עוד מעט.</w:t>
      </w:r>
    </w:p>
    <w:p w14:paraId="5E28B449" w14:textId="77777777" w:rsidR="00000000" w:rsidRDefault="007C71EE">
      <w:pPr>
        <w:pStyle w:val="a"/>
        <w:rPr>
          <w:rFonts w:hint="cs"/>
          <w:rtl/>
        </w:rPr>
      </w:pPr>
    </w:p>
    <w:p w14:paraId="5A993FD1" w14:textId="77777777" w:rsidR="00000000" w:rsidRDefault="007C71EE">
      <w:pPr>
        <w:pStyle w:val="ad"/>
        <w:rPr>
          <w:rtl/>
        </w:rPr>
      </w:pPr>
      <w:r>
        <w:rPr>
          <w:rtl/>
        </w:rPr>
        <w:t>היו"ר נסים דהן:</w:t>
      </w:r>
    </w:p>
    <w:p w14:paraId="443212F6" w14:textId="77777777" w:rsidR="00000000" w:rsidRDefault="007C71EE">
      <w:pPr>
        <w:pStyle w:val="a"/>
        <w:rPr>
          <w:rtl/>
        </w:rPr>
      </w:pPr>
    </w:p>
    <w:p w14:paraId="500E3FA2" w14:textId="77777777" w:rsidR="00000000" w:rsidRDefault="007C71EE">
      <w:pPr>
        <w:pStyle w:val="a"/>
        <w:rPr>
          <w:rFonts w:hint="cs"/>
          <w:rtl/>
        </w:rPr>
      </w:pPr>
      <w:r>
        <w:rPr>
          <w:rFonts w:hint="cs"/>
          <w:rtl/>
        </w:rPr>
        <w:t>תעשה את זה בסיבוב הבא, תוותר. בסיבוב הבא אני אתן לך.</w:t>
      </w:r>
    </w:p>
    <w:p w14:paraId="4DAC02A4" w14:textId="77777777" w:rsidR="00000000" w:rsidRDefault="007C71EE">
      <w:pPr>
        <w:pStyle w:val="a"/>
        <w:rPr>
          <w:rFonts w:hint="cs"/>
          <w:rtl/>
        </w:rPr>
      </w:pPr>
    </w:p>
    <w:p w14:paraId="5AEE30C8" w14:textId="77777777" w:rsidR="00000000" w:rsidRDefault="007C71EE">
      <w:pPr>
        <w:pStyle w:val="SpeakerCon"/>
        <w:rPr>
          <w:rtl/>
        </w:rPr>
      </w:pPr>
      <w:bookmarkStart w:id="1993" w:name="FS000000458T28_05_2003_00_29_58C"/>
      <w:bookmarkEnd w:id="1993"/>
    </w:p>
    <w:p w14:paraId="7ED25560" w14:textId="77777777" w:rsidR="00000000" w:rsidRDefault="007C71EE">
      <w:pPr>
        <w:pStyle w:val="SpeakerCon"/>
        <w:rPr>
          <w:rtl/>
        </w:rPr>
      </w:pPr>
      <w:r>
        <w:rPr>
          <w:rtl/>
        </w:rPr>
        <w:t>חיים רמון (העבודה-מימד):</w:t>
      </w:r>
    </w:p>
    <w:p w14:paraId="66223337" w14:textId="77777777" w:rsidR="00000000" w:rsidRDefault="007C71EE">
      <w:pPr>
        <w:pStyle w:val="a"/>
        <w:rPr>
          <w:rtl/>
        </w:rPr>
      </w:pPr>
    </w:p>
    <w:p w14:paraId="4913C22F" w14:textId="77777777" w:rsidR="00000000" w:rsidRDefault="007C71EE">
      <w:pPr>
        <w:pStyle w:val="a"/>
        <w:rPr>
          <w:rFonts w:hint="cs"/>
          <w:rtl/>
        </w:rPr>
      </w:pPr>
      <w:r>
        <w:rPr>
          <w:rFonts w:hint="cs"/>
          <w:rtl/>
        </w:rPr>
        <w:t>אני אוותר, ובסיבוב הבא תיתן לי לדבר על הפנסיה, כי גם על זה יש לי מה להגיד.</w:t>
      </w:r>
    </w:p>
    <w:p w14:paraId="160D72EC" w14:textId="77777777" w:rsidR="00000000" w:rsidRDefault="007C71EE">
      <w:pPr>
        <w:pStyle w:val="a"/>
        <w:rPr>
          <w:rFonts w:hint="cs"/>
          <w:rtl/>
        </w:rPr>
      </w:pPr>
    </w:p>
    <w:p w14:paraId="1CFE8627" w14:textId="77777777" w:rsidR="00000000" w:rsidRDefault="007C71EE">
      <w:pPr>
        <w:pStyle w:val="ad"/>
        <w:rPr>
          <w:rtl/>
        </w:rPr>
      </w:pPr>
      <w:r>
        <w:rPr>
          <w:rtl/>
        </w:rPr>
        <w:t>היו"ר נסים דהן:</w:t>
      </w:r>
    </w:p>
    <w:p w14:paraId="6B6D4568" w14:textId="77777777" w:rsidR="00000000" w:rsidRDefault="007C71EE">
      <w:pPr>
        <w:pStyle w:val="a"/>
        <w:rPr>
          <w:rtl/>
        </w:rPr>
      </w:pPr>
    </w:p>
    <w:p w14:paraId="5A0C8C4F" w14:textId="77777777" w:rsidR="00000000" w:rsidRDefault="007C71EE">
      <w:pPr>
        <w:pStyle w:val="a"/>
        <w:rPr>
          <w:rFonts w:hint="cs"/>
          <w:rtl/>
        </w:rPr>
      </w:pPr>
      <w:r>
        <w:rPr>
          <w:rFonts w:hint="cs"/>
          <w:rtl/>
        </w:rPr>
        <w:t xml:space="preserve">תודה רבה, </w:t>
      </w:r>
      <w:r>
        <w:rPr>
          <w:rFonts w:hint="cs"/>
          <w:rtl/>
        </w:rPr>
        <w:t>חבר הכנסת חיים רמון. חבר הכנסת רוני בריזון, יש לך הזדמנות לענות.</w:t>
      </w:r>
    </w:p>
    <w:p w14:paraId="2E6F9156" w14:textId="77777777" w:rsidR="00000000" w:rsidRDefault="007C71EE">
      <w:pPr>
        <w:pStyle w:val="a"/>
        <w:rPr>
          <w:rFonts w:hint="cs"/>
          <w:rtl/>
        </w:rPr>
      </w:pPr>
    </w:p>
    <w:p w14:paraId="09275388" w14:textId="77777777" w:rsidR="00000000" w:rsidRDefault="007C71EE">
      <w:pPr>
        <w:pStyle w:val="ac"/>
        <w:rPr>
          <w:rtl/>
        </w:rPr>
      </w:pPr>
      <w:r>
        <w:rPr>
          <w:rFonts w:hint="eastAsia"/>
          <w:rtl/>
        </w:rPr>
        <w:t>השר</w:t>
      </w:r>
      <w:r>
        <w:rPr>
          <w:rtl/>
        </w:rPr>
        <w:t xml:space="preserve"> גדעון עזרא:</w:t>
      </w:r>
    </w:p>
    <w:p w14:paraId="44BC403A" w14:textId="77777777" w:rsidR="00000000" w:rsidRDefault="007C71EE">
      <w:pPr>
        <w:pStyle w:val="a"/>
        <w:rPr>
          <w:rFonts w:hint="cs"/>
          <w:rtl/>
        </w:rPr>
      </w:pPr>
    </w:p>
    <w:p w14:paraId="04F8D747" w14:textId="77777777" w:rsidR="00000000" w:rsidRDefault="007C71EE">
      <w:pPr>
        <w:pStyle w:val="a"/>
        <w:rPr>
          <w:rFonts w:hint="cs"/>
          <w:rtl/>
        </w:rPr>
      </w:pPr>
      <w:r>
        <w:rPr>
          <w:rFonts w:hint="cs"/>
          <w:rtl/>
        </w:rPr>
        <w:t>הוא דיבר כל היום.</w:t>
      </w:r>
    </w:p>
    <w:p w14:paraId="596768FA" w14:textId="77777777" w:rsidR="00000000" w:rsidRDefault="007C71EE">
      <w:pPr>
        <w:pStyle w:val="a"/>
        <w:rPr>
          <w:rFonts w:hint="cs"/>
          <w:rtl/>
        </w:rPr>
      </w:pPr>
    </w:p>
    <w:p w14:paraId="6F3322C6" w14:textId="77777777" w:rsidR="00000000" w:rsidRDefault="007C71EE">
      <w:pPr>
        <w:pStyle w:val="ad"/>
        <w:rPr>
          <w:rtl/>
        </w:rPr>
      </w:pPr>
      <w:r>
        <w:rPr>
          <w:rtl/>
        </w:rPr>
        <w:t>היו"ר נסים דהן:</w:t>
      </w:r>
    </w:p>
    <w:p w14:paraId="17C9EB9C" w14:textId="77777777" w:rsidR="00000000" w:rsidRDefault="007C71EE">
      <w:pPr>
        <w:pStyle w:val="a"/>
        <w:rPr>
          <w:rtl/>
        </w:rPr>
      </w:pPr>
    </w:p>
    <w:p w14:paraId="386085E1" w14:textId="77777777" w:rsidR="00000000" w:rsidRDefault="007C71EE">
      <w:pPr>
        <w:pStyle w:val="a"/>
        <w:rPr>
          <w:rFonts w:hint="cs"/>
          <w:rtl/>
        </w:rPr>
      </w:pPr>
      <w:r>
        <w:rPr>
          <w:rFonts w:hint="cs"/>
          <w:rtl/>
        </w:rPr>
        <w:t>כבוד השר, אתה היחיד שמותר לך לדבר מתי שאתה רוצה. אז בבקשה. בבקשה אדוני, 15 דקות.</w:t>
      </w:r>
    </w:p>
    <w:p w14:paraId="69FCEA25" w14:textId="77777777" w:rsidR="00000000" w:rsidRDefault="007C71EE">
      <w:pPr>
        <w:pStyle w:val="a"/>
        <w:rPr>
          <w:rFonts w:hint="cs"/>
          <w:rtl/>
        </w:rPr>
      </w:pPr>
    </w:p>
    <w:p w14:paraId="26AF6C61" w14:textId="77777777" w:rsidR="00000000" w:rsidRDefault="007C71EE">
      <w:pPr>
        <w:pStyle w:val="Speaker"/>
        <w:rPr>
          <w:rtl/>
        </w:rPr>
      </w:pPr>
      <w:bookmarkStart w:id="1994" w:name="FS000001049T28_05_2003_00_31_49"/>
      <w:bookmarkEnd w:id="1994"/>
      <w:r>
        <w:rPr>
          <w:rFonts w:hint="eastAsia"/>
          <w:rtl/>
        </w:rPr>
        <w:t>רוני</w:t>
      </w:r>
      <w:r>
        <w:rPr>
          <w:rtl/>
        </w:rPr>
        <w:t xml:space="preserve"> בריזון (שינוי):</w:t>
      </w:r>
    </w:p>
    <w:p w14:paraId="32DD7E09" w14:textId="77777777" w:rsidR="00000000" w:rsidRDefault="007C71EE">
      <w:pPr>
        <w:pStyle w:val="a"/>
        <w:rPr>
          <w:rFonts w:hint="cs"/>
          <w:rtl/>
        </w:rPr>
      </w:pPr>
    </w:p>
    <w:p w14:paraId="7638ECF8" w14:textId="77777777" w:rsidR="00000000" w:rsidRDefault="007C71EE">
      <w:pPr>
        <w:pStyle w:val="a"/>
        <w:rPr>
          <w:rFonts w:hint="cs"/>
          <w:rtl/>
        </w:rPr>
      </w:pPr>
      <w:r>
        <w:rPr>
          <w:rFonts w:hint="cs"/>
          <w:rtl/>
        </w:rPr>
        <w:t>אדוני היושב-ראש, גברתי, חברי חברי</w:t>
      </w:r>
      <w:r>
        <w:rPr>
          <w:rFonts w:hint="cs"/>
          <w:rtl/>
        </w:rPr>
        <w:t xml:space="preserve"> הכנסת, אני מניח שהייתי יכול לומר דברים רבים על חלק גדול ממה שנאמר כאן, גם על מפת הדרכים - ואין בכוונתי לעשות זאת, גם על התוכנית הכלכלית החדשה </w:t>
      </w:r>
      <w:r>
        <w:rPr>
          <w:rtl/>
        </w:rPr>
        <w:t>–</w:t>
      </w:r>
      <w:r>
        <w:rPr>
          <w:rFonts w:hint="cs"/>
          <w:rtl/>
        </w:rPr>
        <w:t xml:space="preserve"> ואין בכוונתי לעשות זאת, ודאי וודאי על מה שאמר הרב בניזרי כאן </w:t>
      </w:r>
      <w:r>
        <w:rPr>
          <w:rtl/>
        </w:rPr>
        <w:t>–</w:t>
      </w:r>
      <w:r>
        <w:rPr>
          <w:rFonts w:hint="cs"/>
          <w:rtl/>
        </w:rPr>
        <w:t xml:space="preserve"> ואפילו את זה אין בכוונתי לעשות. אף  שהייתי מאוד </w:t>
      </w:r>
      <w:r>
        <w:rPr>
          <w:rFonts w:hint="cs"/>
          <w:rtl/>
        </w:rPr>
        <w:t>שמח להחליף אתך דעות. אני מאמין שעם אדוני היושב-ראש היה פטישי מוצא סדן אולי ראוי קצת יותר.</w:t>
      </w:r>
    </w:p>
    <w:p w14:paraId="00E7CDCC" w14:textId="77777777" w:rsidR="00000000" w:rsidRDefault="007C71EE">
      <w:pPr>
        <w:pStyle w:val="a"/>
        <w:rPr>
          <w:rFonts w:hint="cs"/>
          <w:rtl/>
        </w:rPr>
      </w:pPr>
    </w:p>
    <w:p w14:paraId="57CECD92" w14:textId="77777777" w:rsidR="00000000" w:rsidRDefault="007C71EE">
      <w:pPr>
        <w:pStyle w:val="a"/>
        <w:rPr>
          <w:rFonts w:hint="cs"/>
          <w:rtl/>
        </w:rPr>
      </w:pPr>
      <w:r>
        <w:rPr>
          <w:rFonts w:hint="cs"/>
          <w:rtl/>
        </w:rPr>
        <w:t xml:space="preserve">אין דעתי נוחה מההאשמה המיותרת וחסרת השחר שמטיחים בי ובחברי כל הזמן בדבר השנאה שאנחנו, כביכול, שונאים אתכם. אדוני הרי ודאי יודע שאין הדבר הזה נכון. יש בינינו ויכוחים </w:t>
      </w:r>
      <w:r>
        <w:rPr>
          <w:rFonts w:hint="cs"/>
          <w:rtl/>
        </w:rPr>
        <w:t>רבים, יש בינינו הבדלי אידיאולוגיה, יש מחשבות רבות ותחושות רבות שאנחנו חשים איש כלפי אחיו, שנאה איננה אחת מהן; אינה, לא היתה וגם לא תהיה.</w:t>
      </w:r>
    </w:p>
    <w:p w14:paraId="33B1384D" w14:textId="77777777" w:rsidR="00000000" w:rsidRDefault="007C71EE">
      <w:pPr>
        <w:pStyle w:val="a"/>
        <w:rPr>
          <w:rFonts w:hint="cs"/>
          <w:rtl/>
        </w:rPr>
      </w:pPr>
    </w:p>
    <w:p w14:paraId="30C9B43F" w14:textId="77777777" w:rsidR="00000000" w:rsidRDefault="007C71EE">
      <w:pPr>
        <w:pStyle w:val="a"/>
        <w:rPr>
          <w:rFonts w:hint="cs"/>
          <w:rtl/>
        </w:rPr>
      </w:pPr>
      <w:r>
        <w:rPr>
          <w:rFonts w:hint="cs"/>
          <w:rtl/>
        </w:rPr>
        <w:t>אדוני, ברשותך, אני רוצה לנצל את ההזדמנות שנקרתה בדרכנו כדי לקחת צעד אחד אחורה מכל הנושאים החשובים שנדונים כאן; לנצל את</w:t>
      </w:r>
      <w:r>
        <w:rPr>
          <w:rFonts w:hint="cs"/>
          <w:rtl/>
        </w:rPr>
        <w:t xml:space="preserve"> ההזדמנות שהתפרסם היום בעיתון מאמר שאיננו אלא נאומו של כבוד נשיא בית-המשפט העליון, אהרן ברק - למען אותם עקרונות שמנחים את הדיון הזה, שעומדים מאחורי רעיונות שאנשים מביעים כאן בכל אותם תחומים שאמרתי שאינני רוצה להתייחס אליהם.</w:t>
      </w:r>
    </w:p>
    <w:p w14:paraId="4514994C" w14:textId="77777777" w:rsidR="00000000" w:rsidRDefault="007C71EE">
      <w:pPr>
        <w:pStyle w:val="a"/>
        <w:rPr>
          <w:rFonts w:hint="cs"/>
          <w:rtl/>
        </w:rPr>
      </w:pPr>
    </w:p>
    <w:p w14:paraId="4249CC3B" w14:textId="77777777" w:rsidR="00000000" w:rsidRDefault="007C71EE">
      <w:pPr>
        <w:pStyle w:val="a"/>
        <w:rPr>
          <w:rFonts w:hint="cs"/>
          <w:rtl/>
        </w:rPr>
      </w:pPr>
      <w:r>
        <w:rPr>
          <w:rFonts w:hint="cs"/>
          <w:rtl/>
        </w:rPr>
        <w:t>אני רוצה, ברשותך, אדוני היושב-ר</w:t>
      </w:r>
      <w:r>
        <w:rPr>
          <w:rFonts w:hint="cs"/>
          <w:rtl/>
        </w:rPr>
        <w:t>אש, לצטט מתוך המאמר הזה, ולא חלילה מפני שאני רוצה להיכנס לפולמוס המאוד נכבד בין נשיא בית-המשפט העליון לבין יושב-ראש הבית. חלילה לי, כאשר שני אלה עוקרי הרים וטוחנים אותם. לא אתן ראשי ביניהם.</w:t>
      </w:r>
    </w:p>
    <w:p w14:paraId="242CC22F" w14:textId="77777777" w:rsidR="00000000" w:rsidRDefault="007C71EE">
      <w:pPr>
        <w:pStyle w:val="a"/>
        <w:rPr>
          <w:rFonts w:hint="cs"/>
          <w:rtl/>
        </w:rPr>
      </w:pPr>
    </w:p>
    <w:p w14:paraId="64225B3D" w14:textId="77777777" w:rsidR="00000000" w:rsidRDefault="007C71EE">
      <w:pPr>
        <w:pStyle w:val="ad"/>
        <w:rPr>
          <w:rtl/>
        </w:rPr>
      </w:pPr>
      <w:r>
        <w:rPr>
          <w:rtl/>
        </w:rPr>
        <w:t>היו"ר נסים דהן:</w:t>
      </w:r>
    </w:p>
    <w:p w14:paraId="15132F05" w14:textId="77777777" w:rsidR="00000000" w:rsidRDefault="007C71EE">
      <w:pPr>
        <w:pStyle w:val="a"/>
        <w:rPr>
          <w:rtl/>
        </w:rPr>
      </w:pPr>
    </w:p>
    <w:p w14:paraId="1BFF8FF6" w14:textId="77777777" w:rsidR="00000000" w:rsidRDefault="007C71EE">
      <w:pPr>
        <w:pStyle w:val="a"/>
        <w:rPr>
          <w:rFonts w:hint="cs"/>
          <w:rtl/>
        </w:rPr>
      </w:pPr>
      <w:r>
        <w:rPr>
          <w:rFonts w:hint="cs"/>
          <w:rtl/>
        </w:rPr>
        <w:t>אדוני, לשם העובדות, ממני אתה לא צריך שום רשות. ז</w:t>
      </w:r>
      <w:r>
        <w:rPr>
          <w:rFonts w:hint="cs"/>
          <w:rtl/>
        </w:rPr>
        <w:t>כותך לומר כל אשר על לבך מהדוכן שעליו אתה נמצא. לשם הנימוס, אתה מורשה לומר כל מה שאתה רוצה.</w:t>
      </w:r>
    </w:p>
    <w:p w14:paraId="36428C3C" w14:textId="77777777" w:rsidR="00000000" w:rsidRDefault="007C71EE">
      <w:pPr>
        <w:pStyle w:val="a"/>
        <w:rPr>
          <w:rFonts w:hint="cs"/>
          <w:rtl/>
        </w:rPr>
      </w:pPr>
    </w:p>
    <w:p w14:paraId="320AB8A8" w14:textId="77777777" w:rsidR="00000000" w:rsidRDefault="007C71EE">
      <w:pPr>
        <w:pStyle w:val="a"/>
        <w:rPr>
          <w:rFonts w:hint="cs"/>
          <w:rtl/>
        </w:rPr>
      </w:pPr>
    </w:p>
    <w:p w14:paraId="605ADD38" w14:textId="77777777" w:rsidR="00000000" w:rsidRDefault="007C71EE">
      <w:pPr>
        <w:pStyle w:val="SpeakerCon"/>
        <w:rPr>
          <w:rtl/>
        </w:rPr>
      </w:pPr>
      <w:bookmarkStart w:id="1995" w:name="FS000001049T28_05_2003_01_15_11C"/>
      <w:bookmarkEnd w:id="1995"/>
      <w:r>
        <w:rPr>
          <w:rtl/>
        </w:rPr>
        <w:t>רוני בריזון (שינוי):</w:t>
      </w:r>
    </w:p>
    <w:p w14:paraId="18E5A588" w14:textId="77777777" w:rsidR="00000000" w:rsidRDefault="007C71EE">
      <w:pPr>
        <w:pStyle w:val="a"/>
        <w:rPr>
          <w:rtl/>
        </w:rPr>
      </w:pPr>
    </w:p>
    <w:p w14:paraId="3D0C135F" w14:textId="77777777" w:rsidR="00000000" w:rsidRDefault="007C71EE">
      <w:pPr>
        <w:pStyle w:val="a"/>
        <w:rPr>
          <w:rFonts w:hint="cs"/>
          <w:rtl/>
        </w:rPr>
      </w:pPr>
      <w:r>
        <w:rPr>
          <w:rFonts w:hint="cs"/>
          <w:rtl/>
        </w:rPr>
        <w:t>אני מודה לאדוני, ולשם הנימוס, אמרתי.</w:t>
      </w:r>
    </w:p>
    <w:p w14:paraId="134FE97F" w14:textId="77777777" w:rsidR="00000000" w:rsidRDefault="007C71EE">
      <w:pPr>
        <w:pStyle w:val="a"/>
        <w:rPr>
          <w:rFonts w:hint="cs"/>
          <w:rtl/>
        </w:rPr>
      </w:pPr>
    </w:p>
    <w:p w14:paraId="7BBD79A3" w14:textId="77777777" w:rsidR="00000000" w:rsidRDefault="007C71EE">
      <w:pPr>
        <w:pStyle w:val="a"/>
        <w:rPr>
          <w:rFonts w:hint="cs"/>
          <w:rtl/>
        </w:rPr>
      </w:pPr>
      <w:r>
        <w:rPr>
          <w:rFonts w:hint="cs"/>
          <w:rtl/>
        </w:rPr>
        <w:t>אלא, כאמור, מפני שהמאמר הזה הוא נאה מעין כמוהו, תפוחי זהב במשכיות כסף, שיר הלל לדמוקרטיה, לשלטון החוק ו</w:t>
      </w:r>
      <w:r>
        <w:rPr>
          <w:rFonts w:hint="cs"/>
          <w:rtl/>
        </w:rPr>
        <w:t>לכנסת הזאת שאנו יושבים בה. וכך אומר כבוד נשיא בית-המשפט העליון:</w:t>
      </w:r>
    </w:p>
    <w:p w14:paraId="2EF04D83" w14:textId="77777777" w:rsidR="00000000" w:rsidRDefault="007C71EE">
      <w:pPr>
        <w:pStyle w:val="a"/>
        <w:rPr>
          <w:rFonts w:hint="cs"/>
          <w:rtl/>
        </w:rPr>
      </w:pPr>
    </w:p>
    <w:p w14:paraId="53DA78A0" w14:textId="77777777" w:rsidR="00000000" w:rsidRDefault="007C71EE">
      <w:pPr>
        <w:pStyle w:val="a"/>
        <w:rPr>
          <w:rFonts w:hint="cs"/>
          <w:rtl/>
        </w:rPr>
      </w:pPr>
      <w:r>
        <w:rPr>
          <w:rFonts w:hint="cs"/>
          <w:rtl/>
        </w:rPr>
        <w:t xml:space="preserve">"בתי-המשפט בישראל הם מגן הדמוקרטיה. אין הם קמים עליה. בתי-המשפט עושים ככל שביכולתם </w:t>
      </w:r>
      <w:r>
        <w:rPr>
          <w:rtl/>
        </w:rPr>
        <w:t>–</w:t>
      </w:r>
      <w:r>
        <w:rPr>
          <w:rFonts w:hint="cs"/>
          <w:rtl/>
        </w:rPr>
        <w:t xml:space="preserve"> במסגרת הכלים העומדים לרשותם </w:t>
      </w:r>
      <w:r>
        <w:rPr>
          <w:rtl/>
        </w:rPr>
        <w:t>–</w:t>
      </w:r>
      <w:r>
        <w:rPr>
          <w:rFonts w:hint="cs"/>
          <w:rtl/>
        </w:rPr>
        <w:t xml:space="preserve"> כדי לבסס את הדמוקרטיה הישראלית, שכן הם יודעים כי אם לא נגן על הדמוקרטיה, היא</w:t>
      </w:r>
      <w:r>
        <w:rPr>
          <w:rFonts w:hint="cs"/>
          <w:rtl/>
        </w:rPr>
        <w:t xml:space="preserve"> לא תגן עלינו.</w:t>
      </w:r>
    </w:p>
    <w:p w14:paraId="7F526A63" w14:textId="77777777" w:rsidR="00000000" w:rsidRDefault="007C71EE">
      <w:pPr>
        <w:pStyle w:val="a"/>
        <w:rPr>
          <w:rFonts w:hint="cs"/>
          <w:rtl/>
        </w:rPr>
      </w:pPr>
    </w:p>
    <w:p w14:paraId="17C8571F" w14:textId="77777777" w:rsidR="00000000" w:rsidRDefault="007C71EE">
      <w:pPr>
        <w:pStyle w:val="a"/>
        <w:rPr>
          <w:rFonts w:hint="cs"/>
          <w:rtl/>
        </w:rPr>
      </w:pPr>
      <w:r>
        <w:rPr>
          <w:rFonts w:hint="cs"/>
          <w:rtl/>
        </w:rPr>
        <w:t>"דמוקרטיה אינה רק שלטון הרוב, כפי שהוא מתבטא ברשות המחוקקת; דמוקרטיה היא גם שלטונם של ערכים, עקרונות וזכויות אדם, שהרוב אינו רשאי ליטול מהמיעוט.</w:t>
      </w:r>
    </w:p>
    <w:p w14:paraId="7BC2FD2D" w14:textId="77777777" w:rsidR="00000000" w:rsidRDefault="007C71EE">
      <w:pPr>
        <w:pStyle w:val="a"/>
        <w:rPr>
          <w:rFonts w:hint="cs"/>
          <w:rtl/>
        </w:rPr>
      </w:pPr>
    </w:p>
    <w:p w14:paraId="02779B0B" w14:textId="77777777" w:rsidR="00000000" w:rsidRDefault="007C71EE">
      <w:pPr>
        <w:pStyle w:val="a"/>
        <w:rPr>
          <w:rFonts w:hint="cs"/>
          <w:rtl/>
        </w:rPr>
      </w:pPr>
      <w:r>
        <w:rPr>
          <w:rFonts w:hint="cs"/>
          <w:rtl/>
        </w:rPr>
        <w:t>"ביטוי לגישה רב-ממדית זו של הדמוקרטיה נתנה הכנסת בחוק-יסוד: כבוד האדם וחירותו ובחוק-יסוד: חופש</w:t>
      </w:r>
      <w:r>
        <w:rPr>
          <w:rFonts w:hint="cs"/>
          <w:rtl/>
        </w:rPr>
        <w:t xml:space="preserve"> העיסוק. שני חוקי יסוד אלה קבעו הגבלות על כוח החקיקה של הכנסת, לשם הגנה על זכויות האדם הקבועות בהם, ובמרכזן כבוד האדם וחירותו. הגבלות אלה על הכנסת כרשות מחוקקת, לא על-ידי בתי-המשפט הוטלו. הן הוטלו על-ידי הכנסת כרשות מכוננת. שלילתן של הגבלות אלה פוגעת בראש </w:t>
      </w:r>
      <w:r>
        <w:rPr>
          <w:rFonts w:hint="cs"/>
          <w:rtl/>
        </w:rPr>
        <w:t>ובראשונה בכנסת עצמה.</w:t>
      </w:r>
    </w:p>
    <w:p w14:paraId="4183937E" w14:textId="77777777" w:rsidR="00000000" w:rsidRDefault="007C71EE">
      <w:pPr>
        <w:pStyle w:val="a"/>
        <w:rPr>
          <w:rFonts w:hint="cs"/>
          <w:rtl/>
        </w:rPr>
      </w:pPr>
    </w:p>
    <w:p w14:paraId="6FBE1FD7" w14:textId="77777777" w:rsidR="00000000" w:rsidRDefault="007C71EE">
      <w:pPr>
        <w:pStyle w:val="a"/>
        <w:rPr>
          <w:rFonts w:hint="cs"/>
          <w:rtl/>
        </w:rPr>
      </w:pPr>
      <w:r>
        <w:rPr>
          <w:rFonts w:hint="cs"/>
          <w:rtl/>
        </w:rPr>
        <w:t>"כדי להגשים את עליונות הכנסת נדרשת ביקורת שיפוטית על חוקתיות החוק. ביקורת שיפוטית זו אינה נוגדת את הדמוקרטיה ואינה פוסט-דמוקרטית: היא הביטוי העליון של הדמוקרטיה, שכן היא הביטוי הן לשלטון הרוב, שקבע את חוקי-היסוד, והן לזכויות האדם הקבו</w:t>
      </w:r>
      <w:r>
        <w:rPr>
          <w:rFonts w:hint="cs"/>
          <w:rtl/>
        </w:rPr>
        <w:t>עות בחוקי-היסוד.</w:t>
      </w:r>
    </w:p>
    <w:p w14:paraId="6BD86E7E" w14:textId="77777777" w:rsidR="00000000" w:rsidRDefault="007C71EE">
      <w:pPr>
        <w:pStyle w:val="a"/>
        <w:rPr>
          <w:rFonts w:hint="cs"/>
          <w:rtl/>
        </w:rPr>
      </w:pPr>
    </w:p>
    <w:p w14:paraId="6913CD7C" w14:textId="77777777" w:rsidR="00000000" w:rsidRDefault="007C71EE">
      <w:pPr>
        <w:pStyle w:val="a"/>
        <w:rPr>
          <w:rFonts w:hint="cs"/>
          <w:rtl/>
        </w:rPr>
      </w:pPr>
      <w:r>
        <w:rPr>
          <w:rFonts w:hint="cs"/>
          <w:rtl/>
        </w:rPr>
        <w:t>"ביקורת שיפוטית זו היא הגשמתה של הפרדת הרשויות, שכן היא נועדה להבטיח כי הכנסת כרשות מחוקקת, לא תפגע בכנסת כרשות מכוננת. כבילת המחוקק היא כבילה שהכנסת עצמה יצרה, והיא ביטוי לכוחה המכונן העליון.</w:t>
      </w:r>
    </w:p>
    <w:p w14:paraId="37BEF5AC" w14:textId="77777777" w:rsidR="00000000" w:rsidRDefault="007C71EE">
      <w:pPr>
        <w:pStyle w:val="a"/>
        <w:rPr>
          <w:rFonts w:hint="cs"/>
          <w:rtl/>
        </w:rPr>
      </w:pPr>
    </w:p>
    <w:p w14:paraId="33E3A957" w14:textId="77777777" w:rsidR="00000000" w:rsidRDefault="007C71EE">
      <w:pPr>
        <w:pStyle w:val="a"/>
        <w:rPr>
          <w:rFonts w:hint="cs"/>
          <w:rtl/>
        </w:rPr>
      </w:pPr>
      <w:r>
        <w:rPr>
          <w:rFonts w:hint="cs"/>
          <w:rtl/>
        </w:rPr>
        <w:t>"קיומן של נורמות מעל החקיקה הרגילה, המעוגנות</w:t>
      </w:r>
      <w:r>
        <w:rPr>
          <w:rFonts w:hint="cs"/>
          <w:rtl/>
        </w:rPr>
        <w:t xml:space="preserve"> בחוקי-היסוד, איננו נוגד את הדמוקרטיה אלא הוא הגשמתה החשובה ביותר. זוהי מהפכת הזכויות שאנו עדים לה מאז מלחמת העולם השנייה בכל המדינות הדמוקרטיות, וזהו הלקח שלמד העולם מהשואה שלנו.</w:t>
      </w:r>
    </w:p>
    <w:p w14:paraId="3FE450FD" w14:textId="77777777" w:rsidR="00000000" w:rsidRDefault="007C71EE">
      <w:pPr>
        <w:pStyle w:val="a"/>
        <w:rPr>
          <w:rFonts w:hint="cs"/>
          <w:rtl/>
        </w:rPr>
      </w:pPr>
    </w:p>
    <w:p w14:paraId="3503C058" w14:textId="77777777" w:rsidR="00000000" w:rsidRDefault="007C71EE">
      <w:pPr>
        <w:pStyle w:val="a"/>
        <w:rPr>
          <w:rFonts w:hint="cs"/>
          <w:rtl/>
        </w:rPr>
      </w:pPr>
      <w:r>
        <w:rPr>
          <w:rFonts w:hint="cs"/>
          <w:rtl/>
        </w:rPr>
        <w:t xml:space="preserve">"מה תפקידו של בית-המשפט בכל אלה? בית-המשפט ממלא את תפקידו הקלאסי. הוא מפרש </w:t>
      </w:r>
      <w:r>
        <w:rPr>
          <w:rFonts w:hint="cs"/>
          <w:rtl/>
        </w:rPr>
        <w:t xml:space="preserve">את הנורמה העליונה של הכנסת, את החוק הרגיל, והוא קובע אם יש סתירה ביניהם. כאשר הוא מכיר בסתירה זו הוא נותן תוקף לנורמה העליונה של הכנסת </w:t>
      </w:r>
      <w:r>
        <w:rPr>
          <w:rtl/>
        </w:rPr>
        <w:t>–</w:t>
      </w:r>
      <w:r>
        <w:rPr>
          <w:rFonts w:hint="cs"/>
          <w:rtl/>
        </w:rPr>
        <w:t xml:space="preserve"> לחוק-היסוד. אין בכך פגיעה בכנסת אלא הגנה על חוק-היסוד שהכנסת כוננה כנגד פגיעות בו.</w:t>
      </w:r>
    </w:p>
    <w:p w14:paraId="6BF6BFEA" w14:textId="77777777" w:rsidR="00000000" w:rsidRDefault="007C71EE">
      <w:pPr>
        <w:pStyle w:val="a"/>
        <w:rPr>
          <w:rFonts w:hint="cs"/>
          <w:rtl/>
        </w:rPr>
      </w:pPr>
    </w:p>
    <w:p w14:paraId="742D6CF0" w14:textId="77777777" w:rsidR="00000000" w:rsidRDefault="007C71EE">
      <w:pPr>
        <w:pStyle w:val="a"/>
        <w:rPr>
          <w:rFonts w:hint="cs"/>
          <w:rtl/>
        </w:rPr>
      </w:pPr>
      <w:r>
        <w:rPr>
          <w:rFonts w:hint="cs"/>
          <w:rtl/>
        </w:rPr>
        <w:t>"אכן, הניגוד אינו בין בית-המשפט למח</w:t>
      </w:r>
      <w:r>
        <w:rPr>
          <w:rFonts w:hint="cs"/>
          <w:rtl/>
        </w:rPr>
        <w:t>וקק. הניגוד הוא בין הכנסת כמחוקקת רגילה לבין הכנסת כמכוננת את חוקתה של ישראל. בית-המשפט שומר על סמכותה המכוננת של הכנסת כנגד פגיעה בה על-ידי הכנסת כמחוקקת רגילה.</w:t>
      </w:r>
    </w:p>
    <w:p w14:paraId="0DB939FD" w14:textId="77777777" w:rsidR="00000000" w:rsidRDefault="007C71EE">
      <w:pPr>
        <w:pStyle w:val="a"/>
        <w:rPr>
          <w:rFonts w:hint="cs"/>
          <w:rtl/>
        </w:rPr>
      </w:pPr>
    </w:p>
    <w:p w14:paraId="15F249B2" w14:textId="77777777" w:rsidR="00000000" w:rsidRDefault="007C71EE">
      <w:pPr>
        <w:pStyle w:val="a"/>
        <w:rPr>
          <w:rFonts w:hint="cs"/>
          <w:rtl/>
        </w:rPr>
      </w:pPr>
      <w:r>
        <w:rPr>
          <w:rFonts w:hint="cs"/>
          <w:rtl/>
        </w:rPr>
        <w:t>"נמצא כי גם הכנסת כרשות מחוקקת חייבת לכבד את זכויות האדם שבחוק-היסוד. חוק רגיל אינו רשאי לפגו</w:t>
      </w:r>
      <w:r>
        <w:rPr>
          <w:rFonts w:hint="cs"/>
          <w:rtl/>
        </w:rPr>
        <w:t>ע בהם. הדבר הזה עולה בבירור מלשונו המפורשת של חוק-היסוד, שלפיה 'אין פוגעים בזכויות שלפי חוק-יסוד זה אלא בחוק ההולם את ערכיה של מדינת ישראל שנועד לתכלית ראויה ובמידה שאינה עולה על הנדרש'.</w:t>
      </w:r>
    </w:p>
    <w:p w14:paraId="0B0200A4" w14:textId="77777777" w:rsidR="00000000" w:rsidRDefault="007C71EE">
      <w:pPr>
        <w:pStyle w:val="a"/>
        <w:rPr>
          <w:rFonts w:hint="cs"/>
          <w:rtl/>
        </w:rPr>
      </w:pPr>
    </w:p>
    <w:p w14:paraId="66DF5849" w14:textId="77777777" w:rsidR="00000000" w:rsidRDefault="007C71EE">
      <w:pPr>
        <w:pStyle w:val="a"/>
        <w:rPr>
          <w:rFonts w:hint="cs"/>
          <w:rtl/>
        </w:rPr>
      </w:pPr>
      <w:r>
        <w:rPr>
          <w:rFonts w:hint="cs"/>
          <w:rtl/>
        </w:rPr>
        <w:t>"נמצא כי 'חוק רגיל' הפוגע בזכויות שלפי חוק-היסוד ושאינו הולם את ערכי</w:t>
      </w:r>
      <w:r>
        <w:rPr>
          <w:rFonts w:hint="cs"/>
          <w:rtl/>
        </w:rPr>
        <w:t>ה של מדינת ישראל, או שנועד לתכלית שאינה ראויה, או שפגיעתו עולה על הנדרש, הוא לא חוקתי, ובית-המשפט מוסמך להשיג על כך, שאם לא כן, חוק-היסוד אינו אכיף והוא מהווה הצהרה בלבד. לא זו היא פרשנותו הנכונה כי לא זו היתה כוונתה של הכנסת בעת החקיקה.</w:t>
      </w:r>
    </w:p>
    <w:p w14:paraId="214AD804" w14:textId="77777777" w:rsidR="00000000" w:rsidRDefault="007C71EE">
      <w:pPr>
        <w:pStyle w:val="a"/>
        <w:rPr>
          <w:rFonts w:hint="cs"/>
          <w:rtl/>
        </w:rPr>
      </w:pPr>
    </w:p>
    <w:p w14:paraId="4F4DCFB8" w14:textId="77777777" w:rsidR="00000000" w:rsidRDefault="007C71EE">
      <w:pPr>
        <w:pStyle w:val="a"/>
        <w:rPr>
          <w:rFonts w:hint="cs"/>
          <w:rtl/>
        </w:rPr>
      </w:pPr>
      <w:r>
        <w:rPr>
          <w:rFonts w:hint="cs"/>
          <w:rtl/>
        </w:rPr>
        <w:t>"כאשר בית-המשפט מ</w:t>
      </w:r>
      <w:r>
        <w:rPr>
          <w:rFonts w:hint="cs"/>
          <w:rtl/>
        </w:rPr>
        <w:t>בטל חוק של הכנסת, בהיותו נוגד לחוק-יסוד, הוא אינו שולל מן הריבון את סמכותו הדמוקרטית. הריבון הוא העם, הריבון הוא העם. בית-המשפט נותן ביטוי לדברו של הריבון באמצעות נציגיו בכנסת, כפי שמצא ביטוי בחוק-היסוד.</w:t>
      </w:r>
    </w:p>
    <w:p w14:paraId="77269D82" w14:textId="77777777" w:rsidR="00000000" w:rsidRDefault="007C71EE">
      <w:pPr>
        <w:pStyle w:val="a"/>
        <w:rPr>
          <w:rFonts w:hint="cs"/>
          <w:rtl/>
        </w:rPr>
      </w:pPr>
    </w:p>
    <w:p w14:paraId="1F757200" w14:textId="77777777" w:rsidR="00000000" w:rsidRDefault="007C71EE">
      <w:pPr>
        <w:pStyle w:val="a"/>
        <w:rPr>
          <w:rFonts w:hint="cs"/>
          <w:rtl/>
        </w:rPr>
      </w:pPr>
      <w:r>
        <w:rPr>
          <w:rFonts w:hint="cs"/>
          <w:rtl/>
        </w:rPr>
        <w:t xml:space="preserve">"אם פסק-דינו של בית-המשפט המפרש חוק-יסוד אינו נראה </w:t>
      </w:r>
      <w:r>
        <w:rPr>
          <w:rFonts w:hint="cs"/>
          <w:rtl/>
        </w:rPr>
        <w:t>לכנסת, הרשות בידה לשנות את חוק-היסוד ולכונן הסדר חוקתי שונה. שוב, היא יכולה לעשות כן רק באמצעות שינוי בחוק-יסוד ולא באמצעות חקיקה רגילה.</w:t>
      </w:r>
    </w:p>
    <w:p w14:paraId="77A32185" w14:textId="77777777" w:rsidR="00000000" w:rsidRDefault="007C71EE">
      <w:pPr>
        <w:pStyle w:val="a"/>
        <w:rPr>
          <w:rFonts w:hint="cs"/>
          <w:rtl/>
        </w:rPr>
      </w:pPr>
    </w:p>
    <w:p w14:paraId="4849DC02" w14:textId="77777777" w:rsidR="00000000" w:rsidRDefault="007C71EE">
      <w:pPr>
        <w:pStyle w:val="a"/>
        <w:rPr>
          <w:rFonts w:hint="cs"/>
          <w:rtl/>
        </w:rPr>
      </w:pPr>
      <w:r>
        <w:rPr>
          <w:rFonts w:hint="cs"/>
          <w:rtl/>
        </w:rPr>
        <w:t xml:space="preserve">"בראש פירמידה זו" </w:t>
      </w:r>
      <w:r>
        <w:rPr>
          <w:rtl/>
        </w:rPr>
        <w:t>–</w:t>
      </w:r>
      <w:r>
        <w:rPr>
          <w:rFonts w:hint="cs"/>
          <w:rtl/>
        </w:rPr>
        <w:t xml:space="preserve"> והכוונה היא, אדוני, לפירמידה הנורמטיבית של שלטון החוק </w:t>
      </w:r>
      <w:r>
        <w:rPr>
          <w:rtl/>
        </w:rPr>
        <w:t>–</w:t>
      </w:r>
      <w:r>
        <w:rPr>
          <w:rFonts w:hint="cs"/>
          <w:rtl/>
        </w:rPr>
        <w:t xml:space="preserve"> "ניצבת הכנסת כרשות מכוננת. היא פועלת מעל ל</w:t>
      </w:r>
      <w:r>
        <w:rPr>
          <w:rFonts w:hint="cs"/>
          <w:rtl/>
        </w:rPr>
        <w:t>כנסת כרשות מחוקקת. ודאי שהשופט אינו ניצב בראש פירמידה זו. תפקידו לפרש את הוראות הכנסת כרשות מכוננת ומחוקקת ולקבוע אם הן מתיישבות זו עם זו. בכך הוא מגן על הכנסת עצמה, וכך מגן הוא על שלטון המשפט. בכך הוא שומר על הדמוקרטיה המתבטאת לא רק בכוח החקיקה של המחוקק,</w:t>
      </w:r>
      <w:r>
        <w:rPr>
          <w:rFonts w:hint="cs"/>
          <w:rtl/>
        </w:rPr>
        <w:t xml:space="preserve"> שהוא הכנסת, אלא גם בזכויות אדם שקבעה הרשות המכוננת שלנו, שהיא הכנסת".</w:t>
      </w:r>
    </w:p>
    <w:p w14:paraId="548A19C2" w14:textId="77777777" w:rsidR="00000000" w:rsidRDefault="007C71EE">
      <w:pPr>
        <w:pStyle w:val="a"/>
        <w:rPr>
          <w:rFonts w:hint="cs"/>
          <w:rtl/>
        </w:rPr>
      </w:pPr>
    </w:p>
    <w:p w14:paraId="510B09EE" w14:textId="77777777" w:rsidR="00000000" w:rsidRDefault="007C71EE">
      <w:pPr>
        <w:pStyle w:val="a"/>
        <w:rPr>
          <w:rFonts w:hint="cs"/>
          <w:rtl/>
        </w:rPr>
      </w:pPr>
      <w:r>
        <w:rPr>
          <w:rFonts w:hint="cs"/>
          <w:rtl/>
        </w:rPr>
        <w:t>והרי על זה נאמר "שפתיים יישק". אין לי אלא להצטרף לדברים הטובים האלה, וגם למה שאומר כבוד נשיא בית-המשפט העליון בהמשך כאשר הוא קורא לנו, חברי הכנסת, לתת יד אל יד ולפעול למען חקיקת חוק-יס</w:t>
      </w:r>
      <w:r>
        <w:rPr>
          <w:rFonts w:hint="cs"/>
          <w:rtl/>
        </w:rPr>
        <w:t>וד שהוא חוק-יסוד: החקיקה, אשר במסגרתו כל אותם נושאים שהועלו כאן יבואו על סידורם, חוק-יסוד שאותו תחוקק הכנסת כרשות מכוננת.</w:t>
      </w:r>
    </w:p>
    <w:p w14:paraId="2F88E33A" w14:textId="77777777" w:rsidR="00000000" w:rsidRDefault="007C71EE">
      <w:pPr>
        <w:pStyle w:val="a"/>
        <w:rPr>
          <w:rFonts w:hint="cs"/>
          <w:rtl/>
        </w:rPr>
      </w:pPr>
    </w:p>
    <w:p w14:paraId="3181F3E6" w14:textId="77777777" w:rsidR="00000000" w:rsidRDefault="007C71EE">
      <w:pPr>
        <w:pStyle w:val="a"/>
        <w:rPr>
          <w:rFonts w:hint="cs"/>
          <w:rtl/>
        </w:rPr>
      </w:pPr>
      <w:r>
        <w:rPr>
          <w:rFonts w:hint="cs"/>
          <w:rtl/>
        </w:rPr>
        <w:t>אני חושב, אדוני היושב-ראש, שבתוך כל המהומה, הנכונה והצודקת והטובה שיש לנו כאן היום סביב התוכנית הכלכלית החדשה וסביב מפת הדרכים, וסביב</w:t>
      </w:r>
      <w:r>
        <w:rPr>
          <w:rFonts w:hint="cs"/>
          <w:rtl/>
        </w:rPr>
        <w:t xml:space="preserve"> הרבה מאוד נושאים שהועלו כאן, לרבות חוק ביטוח בריאות החדש של חבר הכנסת רמון, שאם אינני טועה יש יוצא מן הכלל נוסף לגבי תשלומים שנגבים מאנשים שאינם בהכרח עובדים, ואלה האנשים השוהים בחוץ-לארץ.</w:t>
      </w:r>
    </w:p>
    <w:p w14:paraId="61769180" w14:textId="77777777" w:rsidR="00000000" w:rsidRDefault="007C71EE">
      <w:pPr>
        <w:pStyle w:val="a"/>
        <w:rPr>
          <w:rFonts w:hint="cs"/>
          <w:rtl/>
        </w:rPr>
      </w:pPr>
    </w:p>
    <w:p w14:paraId="1CB8B844" w14:textId="77777777" w:rsidR="00000000" w:rsidRDefault="007C71EE">
      <w:pPr>
        <w:pStyle w:val="ac"/>
        <w:rPr>
          <w:rtl/>
        </w:rPr>
      </w:pPr>
      <w:r>
        <w:rPr>
          <w:rFonts w:hint="eastAsia"/>
          <w:rtl/>
        </w:rPr>
        <w:t>חיים</w:t>
      </w:r>
      <w:r>
        <w:rPr>
          <w:rtl/>
        </w:rPr>
        <w:t xml:space="preserve"> רמון (העבודה-מימד):</w:t>
      </w:r>
    </w:p>
    <w:p w14:paraId="7581B73B" w14:textId="77777777" w:rsidR="00000000" w:rsidRDefault="007C71EE">
      <w:pPr>
        <w:pStyle w:val="a"/>
        <w:rPr>
          <w:rFonts w:hint="cs"/>
          <w:rtl/>
        </w:rPr>
      </w:pPr>
    </w:p>
    <w:p w14:paraId="0C5F4AEC" w14:textId="77777777" w:rsidR="00000000" w:rsidRDefault="007C71EE">
      <w:pPr>
        <w:pStyle w:val="a"/>
        <w:rPr>
          <w:rFonts w:hint="cs"/>
          <w:rtl/>
        </w:rPr>
      </w:pPr>
      <w:r>
        <w:rPr>
          <w:rFonts w:hint="cs"/>
          <w:rtl/>
        </w:rPr>
        <w:t>זה בתנאים מסוימים, כי הם יצאו לחוץ-לארץ</w:t>
      </w:r>
      <w:r>
        <w:rPr>
          <w:rFonts w:hint="cs"/>
          <w:rtl/>
        </w:rPr>
        <w:t>.</w:t>
      </w:r>
    </w:p>
    <w:p w14:paraId="3EC9F635" w14:textId="77777777" w:rsidR="00000000" w:rsidRDefault="007C71EE">
      <w:pPr>
        <w:pStyle w:val="a"/>
        <w:rPr>
          <w:rFonts w:hint="cs"/>
          <w:rtl/>
        </w:rPr>
      </w:pPr>
    </w:p>
    <w:p w14:paraId="64F72B1D" w14:textId="77777777" w:rsidR="00000000" w:rsidRDefault="007C71EE">
      <w:pPr>
        <w:pStyle w:val="ad"/>
        <w:rPr>
          <w:rtl/>
        </w:rPr>
      </w:pPr>
      <w:r>
        <w:rPr>
          <w:rtl/>
        </w:rPr>
        <w:t>היו"ר נסים דהן:</w:t>
      </w:r>
    </w:p>
    <w:p w14:paraId="793DEBE5" w14:textId="77777777" w:rsidR="00000000" w:rsidRDefault="007C71EE">
      <w:pPr>
        <w:pStyle w:val="a"/>
        <w:rPr>
          <w:rtl/>
        </w:rPr>
      </w:pPr>
    </w:p>
    <w:p w14:paraId="578FB3C4" w14:textId="77777777" w:rsidR="00000000" w:rsidRDefault="007C71EE">
      <w:pPr>
        <w:pStyle w:val="a"/>
        <w:rPr>
          <w:rFonts w:hint="cs"/>
          <w:rtl/>
        </w:rPr>
      </w:pPr>
      <w:r>
        <w:rPr>
          <w:rFonts w:hint="cs"/>
          <w:rtl/>
        </w:rPr>
        <w:t>זה תוקן, אחרי שנתיים הוא יכול לפדות.</w:t>
      </w:r>
    </w:p>
    <w:p w14:paraId="3EF03E8B" w14:textId="77777777" w:rsidR="00000000" w:rsidRDefault="007C71EE">
      <w:pPr>
        <w:pStyle w:val="a"/>
        <w:rPr>
          <w:rFonts w:hint="cs"/>
          <w:rtl/>
        </w:rPr>
      </w:pPr>
    </w:p>
    <w:p w14:paraId="219C3A42" w14:textId="77777777" w:rsidR="00000000" w:rsidRDefault="007C71EE">
      <w:pPr>
        <w:pStyle w:val="SpeakerCon"/>
        <w:rPr>
          <w:rtl/>
        </w:rPr>
      </w:pPr>
      <w:bookmarkStart w:id="1996" w:name="FS000001049T28_05_2003_00_23_49C"/>
      <w:bookmarkEnd w:id="1996"/>
      <w:r>
        <w:rPr>
          <w:rtl/>
        </w:rPr>
        <w:t>רוני בריזון (שינוי):</w:t>
      </w:r>
    </w:p>
    <w:p w14:paraId="0173AEB4" w14:textId="77777777" w:rsidR="00000000" w:rsidRDefault="007C71EE">
      <w:pPr>
        <w:pStyle w:val="a"/>
        <w:rPr>
          <w:rtl/>
        </w:rPr>
      </w:pPr>
    </w:p>
    <w:p w14:paraId="4E01CFC2" w14:textId="77777777" w:rsidR="00000000" w:rsidRDefault="007C71EE">
      <w:pPr>
        <w:pStyle w:val="a"/>
        <w:rPr>
          <w:rFonts w:hint="cs"/>
          <w:rtl/>
        </w:rPr>
      </w:pPr>
      <w:r>
        <w:rPr>
          <w:rFonts w:hint="cs"/>
          <w:rtl/>
        </w:rPr>
        <w:t>יכול לפדות או לקחת תקופת הכשרה, אם אינני טועה.</w:t>
      </w:r>
    </w:p>
    <w:p w14:paraId="368C314D" w14:textId="77777777" w:rsidR="00000000" w:rsidRDefault="007C71EE">
      <w:pPr>
        <w:pStyle w:val="a"/>
        <w:rPr>
          <w:rFonts w:hint="cs"/>
          <w:rtl/>
        </w:rPr>
      </w:pPr>
    </w:p>
    <w:p w14:paraId="3B4C2486" w14:textId="77777777" w:rsidR="00000000" w:rsidRDefault="007C71EE">
      <w:pPr>
        <w:pStyle w:val="ad"/>
        <w:rPr>
          <w:rtl/>
        </w:rPr>
      </w:pPr>
      <w:r>
        <w:rPr>
          <w:rtl/>
        </w:rPr>
        <w:t>היו"ר נסים דהן:</w:t>
      </w:r>
    </w:p>
    <w:p w14:paraId="73220271" w14:textId="77777777" w:rsidR="00000000" w:rsidRDefault="007C71EE">
      <w:pPr>
        <w:pStyle w:val="a"/>
        <w:rPr>
          <w:rtl/>
        </w:rPr>
      </w:pPr>
    </w:p>
    <w:p w14:paraId="7AC49A1D" w14:textId="77777777" w:rsidR="00000000" w:rsidRDefault="007C71EE">
      <w:pPr>
        <w:pStyle w:val="a"/>
        <w:rPr>
          <w:rFonts w:hint="cs"/>
          <w:rtl/>
        </w:rPr>
      </w:pPr>
      <w:r>
        <w:rPr>
          <w:rFonts w:hint="cs"/>
          <w:rtl/>
        </w:rPr>
        <w:t>זה הפדיון.</w:t>
      </w:r>
    </w:p>
    <w:p w14:paraId="63594E7B" w14:textId="77777777" w:rsidR="00000000" w:rsidRDefault="007C71EE">
      <w:pPr>
        <w:pStyle w:val="a"/>
        <w:rPr>
          <w:rFonts w:hint="cs"/>
          <w:rtl/>
        </w:rPr>
      </w:pPr>
    </w:p>
    <w:p w14:paraId="7424BFF0" w14:textId="77777777" w:rsidR="00000000" w:rsidRDefault="007C71EE">
      <w:pPr>
        <w:pStyle w:val="ac"/>
        <w:rPr>
          <w:rtl/>
        </w:rPr>
      </w:pPr>
      <w:r>
        <w:rPr>
          <w:rFonts w:hint="eastAsia"/>
          <w:rtl/>
        </w:rPr>
        <w:t>אפרים</w:t>
      </w:r>
      <w:r>
        <w:rPr>
          <w:rtl/>
        </w:rPr>
        <w:t xml:space="preserve"> סנה (העבודה-מימד):</w:t>
      </w:r>
    </w:p>
    <w:p w14:paraId="40E452AC" w14:textId="77777777" w:rsidR="00000000" w:rsidRDefault="007C71EE">
      <w:pPr>
        <w:pStyle w:val="a"/>
        <w:rPr>
          <w:rFonts w:hint="cs"/>
          <w:rtl/>
        </w:rPr>
      </w:pPr>
    </w:p>
    <w:p w14:paraId="12446D53" w14:textId="77777777" w:rsidR="00000000" w:rsidRDefault="007C71EE">
      <w:pPr>
        <w:pStyle w:val="a"/>
        <w:rPr>
          <w:rFonts w:hint="cs"/>
          <w:rtl/>
        </w:rPr>
      </w:pPr>
      <w:r>
        <w:rPr>
          <w:rFonts w:hint="cs"/>
          <w:rtl/>
        </w:rPr>
        <w:t>זה כדי לעודד חזרת יהודים.</w:t>
      </w:r>
    </w:p>
    <w:p w14:paraId="6622BEA6" w14:textId="77777777" w:rsidR="00000000" w:rsidRDefault="007C71EE">
      <w:pPr>
        <w:pStyle w:val="a"/>
        <w:rPr>
          <w:rFonts w:hint="cs"/>
          <w:rtl/>
        </w:rPr>
      </w:pPr>
    </w:p>
    <w:p w14:paraId="5DF8DAAB" w14:textId="77777777" w:rsidR="00000000" w:rsidRDefault="007C71EE">
      <w:pPr>
        <w:pStyle w:val="SpeakerCon"/>
        <w:rPr>
          <w:rtl/>
        </w:rPr>
      </w:pPr>
      <w:bookmarkStart w:id="1997" w:name="FS000001049T28_05_2003_00_24_17C"/>
      <w:bookmarkEnd w:id="1997"/>
      <w:r>
        <w:rPr>
          <w:rtl/>
        </w:rPr>
        <w:t>רוני בריזון (שינוי):</w:t>
      </w:r>
    </w:p>
    <w:p w14:paraId="2EE9AF55" w14:textId="77777777" w:rsidR="00000000" w:rsidRDefault="007C71EE">
      <w:pPr>
        <w:pStyle w:val="a"/>
        <w:rPr>
          <w:rtl/>
        </w:rPr>
      </w:pPr>
    </w:p>
    <w:p w14:paraId="55F82838" w14:textId="77777777" w:rsidR="00000000" w:rsidRDefault="007C71EE">
      <w:pPr>
        <w:pStyle w:val="a"/>
        <w:rPr>
          <w:rFonts w:hint="cs"/>
          <w:rtl/>
        </w:rPr>
      </w:pPr>
      <w:r>
        <w:rPr>
          <w:rFonts w:hint="cs"/>
          <w:rtl/>
        </w:rPr>
        <w:t>אני מסכים, אין לי ויכוח,</w:t>
      </w:r>
      <w:r>
        <w:rPr>
          <w:rFonts w:hint="cs"/>
          <w:rtl/>
        </w:rPr>
        <w:t xml:space="preserve"> כמו שאין לי ויכוח עם אדוני ברוב הדברים שאדוני אמר. החוק הזה היה מפואר למדי בראשיתו, ואחריתו - - - </w:t>
      </w:r>
    </w:p>
    <w:p w14:paraId="2C2BCC1B" w14:textId="77777777" w:rsidR="00000000" w:rsidRDefault="007C71EE">
      <w:pPr>
        <w:pStyle w:val="a"/>
        <w:rPr>
          <w:rFonts w:hint="cs"/>
          <w:rtl/>
        </w:rPr>
      </w:pPr>
    </w:p>
    <w:p w14:paraId="2741E088" w14:textId="77777777" w:rsidR="00000000" w:rsidRDefault="007C71EE">
      <w:pPr>
        <w:pStyle w:val="ac"/>
        <w:rPr>
          <w:rtl/>
        </w:rPr>
      </w:pPr>
      <w:r>
        <w:rPr>
          <w:rFonts w:hint="eastAsia"/>
          <w:rtl/>
        </w:rPr>
        <w:t>חיים</w:t>
      </w:r>
      <w:r>
        <w:rPr>
          <w:rtl/>
        </w:rPr>
        <w:t xml:space="preserve"> רמון (העבודה-מימד):</w:t>
      </w:r>
    </w:p>
    <w:p w14:paraId="254F8824" w14:textId="77777777" w:rsidR="00000000" w:rsidRDefault="007C71EE">
      <w:pPr>
        <w:pStyle w:val="a"/>
        <w:rPr>
          <w:rFonts w:hint="cs"/>
          <w:rtl/>
        </w:rPr>
      </w:pPr>
    </w:p>
    <w:p w14:paraId="77269289" w14:textId="77777777" w:rsidR="00000000" w:rsidRDefault="007C71EE">
      <w:pPr>
        <w:pStyle w:val="a"/>
        <w:rPr>
          <w:rFonts w:hint="cs"/>
          <w:rtl/>
        </w:rPr>
      </w:pPr>
      <w:r>
        <w:rPr>
          <w:rFonts w:hint="cs"/>
          <w:rtl/>
        </w:rPr>
        <w:t>אני יכול לומר שעל מובטלים לוקחים סכום סמלי. לא לוקחים ממי שלא עובד ולא מקבל כסף.</w:t>
      </w:r>
    </w:p>
    <w:p w14:paraId="1DD07A39" w14:textId="77777777" w:rsidR="00000000" w:rsidRDefault="007C71EE">
      <w:pPr>
        <w:pStyle w:val="a"/>
        <w:rPr>
          <w:rFonts w:hint="cs"/>
          <w:rtl/>
        </w:rPr>
      </w:pPr>
    </w:p>
    <w:p w14:paraId="61ED9846" w14:textId="77777777" w:rsidR="00000000" w:rsidRDefault="007C71EE">
      <w:pPr>
        <w:pStyle w:val="SpeakerCon"/>
        <w:rPr>
          <w:rtl/>
        </w:rPr>
      </w:pPr>
      <w:bookmarkStart w:id="1998" w:name="FS000001049T28_05_2003_00_30_20C"/>
      <w:bookmarkEnd w:id="1998"/>
      <w:r>
        <w:rPr>
          <w:rtl/>
        </w:rPr>
        <w:t>רוני בריזון (שינוי):</w:t>
      </w:r>
    </w:p>
    <w:p w14:paraId="72F79EC7" w14:textId="77777777" w:rsidR="00000000" w:rsidRDefault="007C71EE">
      <w:pPr>
        <w:pStyle w:val="a"/>
        <w:rPr>
          <w:rtl/>
        </w:rPr>
      </w:pPr>
    </w:p>
    <w:p w14:paraId="209320F8" w14:textId="77777777" w:rsidR="00000000" w:rsidRDefault="007C71EE">
      <w:pPr>
        <w:pStyle w:val="a"/>
        <w:rPr>
          <w:rFonts w:hint="cs"/>
          <w:rtl/>
        </w:rPr>
      </w:pPr>
      <w:r>
        <w:rPr>
          <w:rFonts w:hint="cs"/>
          <w:rtl/>
        </w:rPr>
        <w:t>דברים אלה ועוד רבים אחרים</w:t>
      </w:r>
      <w:r>
        <w:rPr>
          <w:rFonts w:hint="cs"/>
          <w:rtl/>
        </w:rPr>
        <w:t xml:space="preserve"> - הרגשתי צורך, אדוני, לקחת צעד אחורה, כפי שאמרתי, ולתת לדברים נשגבים יותר, אם יורשה לי, גם כן דריסת רגל. אני את הזמן נטלתי, ואני מודה לאדוני. תודה רבה.</w:t>
      </w:r>
    </w:p>
    <w:p w14:paraId="47649A7E" w14:textId="77777777" w:rsidR="00000000" w:rsidRDefault="007C71EE">
      <w:pPr>
        <w:pStyle w:val="a"/>
        <w:rPr>
          <w:rFonts w:hint="cs"/>
          <w:rtl/>
        </w:rPr>
      </w:pPr>
    </w:p>
    <w:p w14:paraId="7987A9CA" w14:textId="77777777" w:rsidR="00000000" w:rsidRDefault="007C71EE">
      <w:pPr>
        <w:pStyle w:val="ad"/>
        <w:rPr>
          <w:rtl/>
        </w:rPr>
      </w:pPr>
      <w:r>
        <w:rPr>
          <w:rtl/>
        </w:rPr>
        <w:t>היו"ר נסים דהן:</w:t>
      </w:r>
    </w:p>
    <w:p w14:paraId="6489984D" w14:textId="77777777" w:rsidR="00000000" w:rsidRDefault="007C71EE">
      <w:pPr>
        <w:pStyle w:val="a"/>
        <w:rPr>
          <w:rtl/>
        </w:rPr>
      </w:pPr>
    </w:p>
    <w:p w14:paraId="0DA4ADCC" w14:textId="77777777" w:rsidR="00000000" w:rsidRDefault="007C71EE">
      <w:pPr>
        <w:pStyle w:val="a"/>
        <w:rPr>
          <w:rFonts w:hint="cs"/>
          <w:rtl/>
        </w:rPr>
      </w:pPr>
      <w:r>
        <w:rPr>
          <w:rFonts w:hint="cs"/>
          <w:rtl/>
        </w:rPr>
        <w:t xml:space="preserve">תודה רבה. חברת הכנסת ענבל גבריאלי, לרשותך עשר דקות, ועוד ארבע דקות שתרם לך חבר הכנסת </w:t>
      </w:r>
      <w:r>
        <w:rPr>
          <w:rFonts w:hint="cs"/>
          <w:rtl/>
        </w:rPr>
        <w:t>בריזון. כך תוכלי לדבר 14 דקות. אחריה - חבר הכנסת איוב קרא, אם הוא יהיה נוכח באולם, והוא נוכח. אחריו - חבר הכנסת אורי אריאל וחבר הכנסת נודלמן. לא נהוג כשחברה מדברת להפריע לה או לא להתייחס לדבריה.</w:t>
      </w:r>
    </w:p>
    <w:p w14:paraId="01AC2D33" w14:textId="77777777" w:rsidR="00000000" w:rsidRDefault="007C71EE">
      <w:pPr>
        <w:pStyle w:val="a"/>
        <w:rPr>
          <w:rFonts w:hint="cs"/>
          <w:rtl/>
        </w:rPr>
      </w:pPr>
    </w:p>
    <w:p w14:paraId="454EB8F2" w14:textId="77777777" w:rsidR="00000000" w:rsidRDefault="007C71EE">
      <w:pPr>
        <w:pStyle w:val="Speaker"/>
        <w:rPr>
          <w:rtl/>
        </w:rPr>
      </w:pPr>
      <w:bookmarkStart w:id="1999" w:name="FS000001039T28_05_2003_00_34_23"/>
      <w:bookmarkEnd w:id="1999"/>
      <w:r>
        <w:rPr>
          <w:rFonts w:hint="eastAsia"/>
          <w:rtl/>
        </w:rPr>
        <w:t>ענבל</w:t>
      </w:r>
      <w:r>
        <w:rPr>
          <w:rtl/>
        </w:rPr>
        <w:t xml:space="preserve"> גבריאלי (הליכוד):</w:t>
      </w:r>
    </w:p>
    <w:p w14:paraId="7819F753" w14:textId="77777777" w:rsidR="00000000" w:rsidRDefault="007C71EE">
      <w:pPr>
        <w:pStyle w:val="a"/>
        <w:rPr>
          <w:rFonts w:hint="cs"/>
          <w:rtl/>
        </w:rPr>
      </w:pPr>
    </w:p>
    <w:p w14:paraId="17323313" w14:textId="77777777" w:rsidR="00000000" w:rsidRDefault="007C71EE">
      <w:pPr>
        <w:pStyle w:val="a"/>
        <w:rPr>
          <w:rFonts w:hint="cs"/>
          <w:rtl/>
        </w:rPr>
      </w:pPr>
      <w:r>
        <w:rPr>
          <w:rFonts w:hint="cs"/>
          <w:rtl/>
        </w:rPr>
        <w:t>אדוני היושב-ראש, חברי חברי הכנסת, את</w:t>
      </w:r>
      <w:r>
        <w:rPr>
          <w:rFonts w:hint="cs"/>
          <w:rtl/>
        </w:rPr>
        <w:t>מול בבוקר נפתח מירוץ הדיונים סביב הצעת חוק התוכנית להבראת כלכלת ישראל, אותה תוכנית כלכלית שכל חברי האופוזיציה יוצאים מגדרם להשמיץ אותה על כל סעיפיה.</w:t>
      </w:r>
    </w:p>
    <w:p w14:paraId="7BDE268E" w14:textId="77777777" w:rsidR="00000000" w:rsidRDefault="007C71EE">
      <w:pPr>
        <w:pStyle w:val="a"/>
        <w:rPr>
          <w:rFonts w:hint="cs"/>
          <w:rtl/>
        </w:rPr>
      </w:pPr>
    </w:p>
    <w:p w14:paraId="147A20CE" w14:textId="77777777" w:rsidR="00000000" w:rsidRDefault="007C71EE">
      <w:pPr>
        <w:pStyle w:val="a"/>
        <w:rPr>
          <w:rFonts w:hint="cs"/>
          <w:rtl/>
        </w:rPr>
      </w:pPr>
      <w:r>
        <w:rPr>
          <w:rFonts w:hint="cs"/>
          <w:rtl/>
        </w:rPr>
        <w:t xml:space="preserve">אני רוצה לספר לכם, שאתמול ישבתי והאזנתי לנאומים המאלפים של חברי הכנסת כאן, מעל הדוכן הזה, עד השעות הקטנות </w:t>
      </w:r>
      <w:r>
        <w:rPr>
          <w:rFonts w:hint="cs"/>
          <w:rtl/>
        </w:rPr>
        <w:t xml:space="preserve">של הלילה. האזנתי ונדהמתי. לא נדהמתי בדיוק מהגילויים המרעישים שנתגלו כאן אלא מטעמים אחרים. </w:t>
      </w:r>
    </w:p>
    <w:p w14:paraId="2C494532" w14:textId="77777777" w:rsidR="00000000" w:rsidRDefault="007C71EE">
      <w:pPr>
        <w:pStyle w:val="a"/>
        <w:rPr>
          <w:rFonts w:hint="cs"/>
          <w:rtl/>
        </w:rPr>
      </w:pPr>
    </w:p>
    <w:p w14:paraId="11F05826" w14:textId="77777777" w:rsidR="00000000" w:rsidRDefault="007C71EE">
      <w:pPr>
        <w:pStyle w:val="a"/>
        <w:rPr>
          <w:rFonts w:hint="cs"/>
          <w:rtl/>
        </w:rPr>
      </w:pPr>
      <w:r>
        <w:rPr>
          <w:rFonts w:hint="cs"/>
          <w:rtl/>
        </w:rPr>
        <w:t>מכיוון שאני חברת הכנסת הצעירה ביותר, הרשיתי לעצמי לקחת איזה תפקיד - -  -</w:t>
      </w:r>
    </w:p>
    <w:p w14:paraId="4C725A22" w14:textId="77777777" w:rsidR="00000000" w:rsidRDefault="007C71EE">
      <w:pPr>
        <w:pStyle w:val="a"/>
        <w:rPr>
          <w:rFonts w:hint="cs"/>
          <w:rtl/>
        </w:rPr>
      </w:pPr>
    </w:p>
    <w:p w14:paraId="59F8AA42" w14:textId="77777777" w:rsidR="00000000" w:rsidRDefault="007C71EE">
      <w:pPr>
        <w:pStyle w:val="ad"/>
        <w:rPr>
          <w:rtl/>
        </w:rPr>
      </w:pPr>
      <w:r>
        <w:rPr>
          <w:rtl/>
        </w:rPr>
        <w:t>היו"ר נסים דהן:</w:t>
      </w:r>
    </w:p>
    <w:p w14:paraId="33A89300" w14:textId="77777777" w:rsidR="00000000" w:rsidRDefault="007C71EE">
      <w:pPr>
        <w:pStyle w:val="a"/>
        <w:rPr>
          <w:rtl/>
        </w:rPr>
      </w:pPr>
    </w:p>
    <w:p w14:paraId="651C257D" w14:textId="77777777" w:rsidR="00000000" w:rsidRDefault="007C71EE">
      <w:pPr>
        <w:pStyle w:val="a"/>
        <w:rPr>
          <w:rFonts w:hint="cs"/>
          <w:rtl/>
        </w:rPr>
      </w:pPr>
      <w:r>
        <w:rPr>
          <w:rFonts w:hint="cs"/>
          <w:rtl/>
        </w:rPr>
        <w:t xml:space="preserve">צעירה ביותר </w:t>
      </w:r>
      <w:r>
        <w:rPr>
          <w:rtl/>
        </w:rPr>
        <w:t>–</w:t>
      </w:r>
      <w:r>
        <w:rPr>
          <w:rFonts w:hint="cs"/>
          <w:rtl/>
        </w:rPr>
        <w:t xml:space="preserve"> זה מום עובר.</w:t>
      </w:r>
    </w:p>
    <w:p w14:paraId="03D718FC" w14:textId="77777777" w:rsidR="00000000" w:rsidRDefault="007C71EE">
      <w:pPr>
        <w:pStyle w:val="a"/>
        <w:rPr>
          <w:rFonts w:hint="cs"/>
          <w:rtl/>
        </w:rPr>
      </w:pPr>
    </w:p>
    <w:p w14:paraId="6DE63697" w14:textId="77777777" w:rsidR="00000000" w:rsidRDefault="007C71EE">
      <w:pPr>
        <w:pStyle w:val="SpeakerCon"/>
        <w:rPr>
          <w:rtl/>
        </w:rPr>
      </w:pPr>
      <w:bookmarkStart w:id="2000" w:name="FS000001039T28_05_2003_00_36_47C"/>
      <w:bookmarkEnd w:id="2000"/>
      <w:r>
        <w:rPr>
          <w:rtl/>
        </w:rPr>
        <w:t>ענבל גבריאלי (הליכוד):</w:t>
      </w:r>
    </w:p>
    <w:p w14:paraId="33C91DCA" w14:textId="77777777" w:rsidR="00000000" w:rsidRDefault="007C71EE">
      <w:pPr>
        <w:pStyle w:val="a"/>
        <w:rPr>
          <w:rtl/>
        </w:rPr>
      </w:pPr>
    </w:p>
    <w:p w14:paraId="4588AD9E" w14:textId="77777777" w:rsidR="00000000" w:rsidRDefault="007C71EE">
      <w:pPr>
        <w:pStyle w:val="a"/>
        <w:rPr>
          <w:rFonts w:hint="cs"/>
          <w:rtl/>
        </w:rPr>
      </w:pPr>
      <w:r>
        <w:rPr>
          <w:rFonts w:hint="cs"/>
          <w:rtl/>
        </w:rPr>
        <w:t>כל יום שעובר מתקן אות</w:t>
      </w:r>
      <w:r>
        <w:rPr>
          <w:rFonts w:hint="cs"/>
          <w:rtl/>
        </w:rPr>
        <w:t>ו.</w:t>
      </w:r>
    </w:p>
    <w:p w14:paraId="27795B12" w14:textId="77777777" w:rsidR="00000000" w:rsidRDefault="007C71EE">
      <w:pPr>
        <w:pStyle w:val="a"/>
        <w:rPr>
          <w:rFonts w:hint="cs"/>
          <w:rtl/>
        </w:rPr>
      </w:pPr>
    </w:p>
    <w:p w14:paraId="75A77EC1" w14:textId="77777777" w:rsidR="00000000" w:rsidRDefault="007C71EE">
      <w:pPr>
        <w:pStyle w:val="ac"/>
        <w:rPr>
          <w:rtl/>
        </w:rPr>
      </w:pPr>
      <w:r>
        <w:rPr>
          <w:rFonts w:hint="eastAsia"/>
          <w:rtl/>
        </w:rPr>
        <w:t>אפרים</w:t>
      </w:r>
      <w:r>
        <w:rPr>
          <w:rtl/>
        </w:rPr>
        <w:t xml:space="preserve"> סנה (העבודה-מימד):</w:t>
      </w:r>
    </w:p>
    <w:p w14:paraId="35B69B50" w14:textId="77777777" w:rsidR="00000000" w:rsidRDefault="007C71EE">
      <w:pPr>
        <w:pStyle w:val="a"/>
        <w:rPr>
          <w:rFonts w:hint="cs"/>
          <w:rtl/>
        </w:rPr>
      </w:pPr>
    </w:p>
    <w:p w14:paraId="397126CD" w14:textId="77777777" w:rsidR="00000000" w:rsidRDefault="007C71EE">
      <w:pPr>
        <w:pStyle w:val="a"/>
        <w:rPr>
          <w:rFonts w:hint="cs"/>
          <w:rtl/>
        </w:rPr>
      </w:pPr>
      <w:r>
        <w:rPr>
          <w:rFonts w:hint="cs"/>
          <w:rtl/>
        </w:rPr>
        <w:t>בכנסת הזאת זה לא ישתנה.</w:t>
      </w:r>
    </w:p>
    <w:p w14:paraId="44EA5F0A" w14:textId="77777777" w:rsidR="00000000" w:rsidRDefault="007C71EE">
      <w:pPr>
        <w:pStyle w:val="a"/>
        <w:rPr>
          <w:rFonts w:hint="cs"/>
          <w:rtl/>
        </w:rPr>
      </w:pPr>
    </w:p>
    <w:p w14:paraId="6E4CD0EE" w14:textId="77777777" w:rsidR="00000000" w:rsidRDefault="007C71EE">
      <w:pPr>
        <w:pStyle w:val="SpeakerCon"/>
        <w:rPr>
          <w:rtl/>
        </w:rPr>
      </w:pPr>
      <w:bookmarkStart w:id="2001" w:name="FS000001039T28_05_2003_00_37_21C"/>
      <w:bookmarkEnd w:id="2001"/>
      <w:r>
        <w:rPr>
          <w:rtl/>
        </w:rPr>
        <w:t>ענבל גבריאלי (הליכוד):</w:t>
      </w:r>
    </w:p>
    <w:p w14:paraId="13F8338C" w14:textId="77777777" w:rsidR="00000000" w:rsidRDefault="007C71EE">
      <w:pPr>
        <w:pStyle w:val="a"/>
        <w:rPr>
          <w:rtl/>
        </w:rPr>
      </w:pPr>
    </w:p>
    <w:p w14:paraId="33DE49B7" w14:textId="77777777" w:rsidR="00000000" w:rsidRDefault="007C71EE">
      <w:pPr>
        <w:pStyle w:val="a"/>
        <w:rPr>
          <w:rFonts w:hint="cs"/>
          <w:rtl/>
        </w:rPr>
      </w:pPr>
      <w:r>
        <w:rPr>
          <w:rFonts w:hint="cs"/>
          <w:rtl/>
        </w:rPr>
        <w:t xml:space="preserve">נכון. </w:t>
      </w:r>
    </w:p>
    <w:p w14:paraId="71BED2BC" w14:textId="77777777" w:rsidR="00000000" w:rsidRDefault="007C71EE">
      <w:pPr>
        <w:pStyle w:val="a"/>
        <w:rPr>
          <w:rFonts w:hint="cs"/>
          <w:rtl/>
        </w:rPr>
      </w:pPr>
    </w:p>
    <w:p w14:paraId="40A76DA8" w14:textId="77777777" w:rsidR="00000000" w:rsidRDefault="007C71EE">
      <w:pPr>
        <w:pStyle w:val="ad"/>
        <w:rPr>
          <w:rtl/>
        </w:rPr>
      </w:pPr>
    </w:p>
    <w:p w14:paraId="7226AD81" w14:textId="77777777" w:rsidR="00000000" w:rsidRDefault="007C71EE">
      <w:pPr>
        <w:pStyle w:val="ad"/>
        <w:rPr>
          <w:rtl/>
        </w:rPr>
      </w:pPr>
      <w:r>
        <w:rPr>
          <w:rtl/>
        </w:rPr>
        <w:t>היו"ר נסים דהן:</w:t>
      </w:r>
    </w:p>
    <w:p w14:paraId="50DB2825" w14:textId="77777777" w:rsidR="00000000" w:rsidRDefault="007C71EE">
      <w:pPr>
        <w:pStyle w:val="a"/>
        <w:rPr>
          <w:rtl/>
        </w:rPr>
      </w:pPr>
    </w:p>
    <w:p w14:paraId="029FFE12" w14:textId="77777777" w:rsidR="00000000" w:rsidRDefault="007C71EE">
      <w:pPr>
        <w:pStyle w:val="a"/>
        <w:rPr>
          <w:rFonts w:hint="cs"/>
          <w:rtl/>
        </w:rPr>
      </w:pPr>
      <w:r>
        <w:rPr>
          <w:rFonts w:hint="cs"/>
          <w:rtl/>
        </w:rPr>
        <w:t>בבקשה, עד מאה-ועשרים.</w:t>
      </w:r>
    </w:p>
    <w:p w14:paraId="4EE297DC" w14:textId="77777777" w:rsidR="00000000" w:rsidRDefault="007C71EE">
      <w:pPr>
        <w:pStyle w:val="a"/>
        <w:rPr>
          <w:rFonts w:hint="cs"/>
          <w:rtl/>
        </w:rPr>
      </w:pPr>
    </w:p>
    <w:p w14:paraId="65E8A9EA" w14:textId="77777777" w:rsidR="00000000" w:rsidRDefault="007C71EE">
      <w:pPr>
        <w:pStyle w:val="SpeakerCon"/>
        <w:rPr>
          <w:rtl/>
        </w:rPr>
      </w:pPr>
      <w:bookmarkStart w:id="2002" w:name="FS000001039T28_05_2003_00_11_14"/>
      <w:bookmarkEnd w:id="2002"/>
      <w:r>
        <w:rPr>
          <w:rtl/>
        </w:rPr>
        <w:t>ענבל גבריאלי (הליכוד):</w:t>
      </w:r>
    </w:p>
    <w:p w14:paraId="29CB626E" w14:textId="77777777" w:rsidR="00000000" w:rsidRDefault="007C71EE">
      <w:pPr>
        <w:pStyle w:val="a"/>
        <w:rPr>
          <w:rtl/>
        </w:rPr>
      </w:pPr>
    </w:p>
    <w:p w14:paraId="7A8BE96E" w14:textId="77777777" w:rsidR="00000000" w:rsidRDefault="007C71EE">
      <w:pPr>
        <w:pStyle w:val="a"/>
        <w:rPr>
          <w:rFonts w:hint="cs"/>
          <w:rtl/>
        </w:rPr>
      </w:pPr>
      <w:r>
        <w:rPr>
          <w:rFonts w:hint="cs"/>
          <w:rtl/>
        </w:rPr>
        <w:t xml:space="preserve">חן-חן, גם לך. </w:t>
      </w:r>
    </w:p>
    <w:p w14:paraId="64870823" w14:textId="77777777" w:rsidR="00000000" w:rsidRDefault="007C71EE">
      <w:pPr>
        <w:pStyle w:val="a"/>
        <w:rPr>
          <w:rFonts w:hint="cs"/>
          <w:rtl/>
        </w:rPr>
      </w:pPr>
    </w:p>
    <w:p w14:paraId="2B500533" w14:textId="77777777" w:rsidR="00000000" w:rsidRDefault="007C71EE">
      <w:pPr>
        <w:pStyle w:val="a"/>
        <w:rPr>
          <w:rFonts w:hint="cs"/>
          <w:rtl/>
        </w:rPr>
      </w:pPr>
      <w:r>
        <w:rPr>
          <w:rFonts w:hint="cs"/>
          <w:rtl/>
        </w:rPr>
        <w:t>הרשיתי לעצמי לקחת תפקיד מאוד חשוב, התפקיד של הילד מאגדת הילדים "בגדי המלך החדשים". מתוקף</w:t>
      </w:r>
      <w:r>
        <w:rPr>
          <w:rFonts w:hint="cs"/>
          <w:rtl/>
        </w:rPr>
        <w:t xml:space="preserve"> תפקיד זה יש בכוונתי לשפוך אור על חוסר האחריות ושיקול הדעת של חברי האופוזיציה.</w:t>
      </w:r>
    </w:p>
    <w:p w14:paraId="37E4513E" w14:textId="77777777" w:rsidR="00000000" w:rsidRDefault="007C71EE">
      <w:pPr>
        <w:pStyle w:val="a"/>
        <w:rPr>
          <w:rFonts w:hint="cs"/>
          <w:rtl/>
        </w:rPr>
      </w:pPr>
    </w:p>
    <w:p w14:paraId="4D0D7796" w14:textId="77777777" w:rsidR="00000000" w:rsidRDefault="007C71EE">
      <w:pPr>
        <w:pStyle w:val="a"/>
        <w:rPr>
          <w:rFonts w:hint="cs"/>
          <w:rtl/>
        </w:rPr>
      </w:pPr>
      <w:r>
        <w:rPr>
          <w:rFonts w:hint="cs"/>
          <w:rtl/>
        </w:rPr>
        <w:t xml:space="preserve"> בטרם נכנסתי להיות חברה מן המניין בבית הזה חשבתי לעצמי, שוודאי יש נושאים אוניברסליים, נושאים שכל סיעות הבית תמימות דעים לגביהם, נושאים שהם בבחינת קונסנזוס, על-מפלגתיים, נושאים </w:t>
      </w:r>
      <w:r>
        <w:rPr>
          <w:rFonts w:hint="cs"/>
          <w:rtl/>
        </w:rPr>
        <w:t>חוצי-מפלגות, כל הביטויים שבאים לבטא דברים חשובים, שלכולנו יש אינטרס לקדם אותם. לצערי הרב, תוך זמן קצר מאוד נוכחתי לדעת שלא כך הם פני הדברים. אומנם הרצון לשגשוג ולפריחה כלכלית, הרצון לשלום ובוודאי עוד נושאים רבים הם באמת אינטרס משותף לכולנו, רצון משותף של כ</w:t>
      </w:r>
      <w:r>
        <w:rPr>
          <w:rFonts w:hint="cs"/>
          <w:rtl/>
        </w:rPr>
        <w:t xml:space="preserve">ולנו, אבל דיבורים לחוד ומעשים לחוד. </w:t>
      </w:r>
    </w:p>
    <w:p w14:paraId="18B19AF3" w14:textId="77777777" w:rsidR="00000000" w:rsidRDefault="007C71EE">
      <w:pPr>
        <w:pStyle w:val="a"/>
        <w:rPr>
          <w:rFonts w:hint="cs"/>
          <w:rtl/>
        </w:rPr>
      </w:pPr>
    </w:p>
    <w:p w14:paraId="70920D81" w14:textId="77777777" w:rsidR="00000000" w:rsidRDefault="007C71EE">
      <w:pPr>
        <w:pStyle w:val="a"/>
        <w:rPr>
          <w:rFonts w:hint="cs"/>
          <w:rtl/>
        </w:rPr>
      </w:pPr>
      <w:r>
        <w:rPr>
          <w:rFonts w:hint="cs"/>
          <w:rtl/>
        </w:rPr>
        <w:t>זה שנים מספר המשק הישראלי חולה. לא מדובר בקשיים קלים, במיתון או במשבר חולף, אלא במחלה קשה מאוד. וכפי שכל אדם שחלילה יחלה יקום ויחפש אחר מרפא, כך גם יש למצוא את התרופה למשק הישראלי. התרופה, רבותי, התרופה היא התוכנית הכל</w:t>
      </w:r>
      <w:r>
        <w:rPr>
          <w:rFonts w:hint="cs"/>
          <w:rtl/>
        </w:rPr>
        <w:t xml:space="preserve">כלית של שר האוצר נתניהו. </w:t>
      </w:r>
    </w:p>
    <w:p w14:paraId="2E1CF4AB" w14:textId="77777777" w:rsidR="00000000" w:rsidRDefault="007C71EE">
      <w:pPr>
        <w:pStyle w:val="a"/>
        <w:rPr>
          <w:rFonts w:hint="cs"/>
          <w:rtl/>
        </w:rPr>
      </w:pPr>
    </w:p>
    <w:p w14:paraId="27E2FFB1" w14:textId="77777777" w:rsidR="00000000" w:rsidRDefault="007C71EE">
      <w:pPr>
        <w:pStyle w:val="a"/>
        <w:rPr>
          <w:rFonts w:hint="cs"/>
          <w:rtl/>
        </w:rPr>
      </w:pPr>
      <w:r>
        <w:rPr>
          <w:rFonts w:hint="cs"/>
          <w:rtl/>
        </w:rPr>
        <w:t xml:space="preserve">אמרתי בעבר ואני חוזרת ואומרת: התוכנית הכלכלית איננה אידיאלית למשק הישראלי ולחברה הישראלית, אבל היא הדבר הטוב ביותר שאפשר לעשות היום, בנסיבות הקיימות. התוכנית הכלכלית היא רע הכרחי שאין מנוס ממנו כרגע. </w:t>
      </w:r>
    </w:p>
    <w:p w14:paraId="4A77EC49" w14:textId="77777777" w:rsidR="00000000" w:rsidRDefault="007C71EE">
      <w:pPr>
        <w:pStyle w:val="a"/>
        <w:rPr>
          <w:rFonts w:hint="cs"/>
          <w:rtl/>
        </w:rPr>
      </w:pPr>
    </w:p>
    <w:p w14:paraId="75B09531" w14:textId="77777777" w:rsidR="00000000" w:rsidRDefault="007C71EE">
      <w:pPr>
        <w:pStyle w:val="a"/>
        <w:rPr>
          <w:rFonts w:hint="cs"/>
          <w:rtl/>
        </w:rPr>
      </w:pPr>
      <w:r>
        <w:rPr>
          <w:rFonts w:hint="cs"/>
          <w:rtl/>
        </w:rPr>
        <w:t xml:space="preserve">כשהתוכנית הזאת הובאה לכנסת </w:t>
      </w:r>
      <w:r>
        <w:rPr>
          <w:rFonts w:hint="cs"/>
          <w:rtl/>
        </w:rPr>
        <w:t xml:space="preserve">לקריאה ראשונה, אני חייבת להודות בפניכם שהיה לי מאוד קשה להצביע בעדה. קשה, אבל כנראה לא בלתי אפשרי, כי בכל זאת תמכתי בתוכנית לא בשל המשמעת הסיעתית ולא בשם הקונפורמיזם אלא מתוך הכרה והבנה ברורה של הצורך במרפא מיידי למשק הישראלי. </w:t>
      </w:r>
    </w:p>
    <w:p w14:paraId="12586F7E" w14:textId="77777777" w:rsidR="00000000" w:rsidRDefault="007C71EE">
      <w:pPr>
        <w:pStyle w:val="a"/>
        <w:rPr>
          <w:rFonts w:hint="cs"/>
          <w:rtl/>
        </w:rPr>
      </w:pPr>
    </w:p>
    <w:p w14:paraId="65B9DD75" w14:textId="77777777" w:rsidR="00000000" w:rsidRDefault="007C71EE">
      <w:pPr>
        <w:pStyle w:val="a"/>
        <w:rPr>
          <w:rFonts w:hint="cs"/>
          <w:rtl/>
        </w:rPr>
      </w:pPr>
      <w:r>
        <w:rPr>
          <w:rFonts w:hint="cs"/>
          <w:rtl/>
        </w:rPr>
        <w:t>לאנשי משרד האוצר, רבותי, יש</w:t>
      </w:r>
      <w:r>
        <w:rPr>
          <w:rFonts w:hint="cs"/>
          <w:rtl/>
        </w:rPr>
        <w:t xml:space="preserve"> כוונות טובות. תפקידם לשמור על מסגרת תקציב המדינה ולדאוג שיהיו לנו המשאבים לניהולה. הרי כל עסק פרטי שהיה מתנהל כפי שהמדינה הזאת מתנהלת שנים מספר היה פושט את הרגל לפני הרבה שנים. נכון, יש בעיה. הבעיה היא שכאשר באים להרכיב תוכנית כזאת, תוכנית כוללת, מורכבת ו</w:t>
      </w:r>
      <w:r>
        <w:rPr>
          <w:rFonts w:hint="cs"/>
          <w:rtl/>
        </w:rPr>
        <w:t xml:space="preserve">תוך זמן כל כך קצר, מכניסים בה את מה שנקרא עזים. העזים האלה הן אותם סעיפים שאני לא כל כך בטוחה שיש בכוחם להציל את המשק הישראלי מאבדון כלכלי. </w:t>
      </w:r>
    </w:p>
    <w:p w14:paraId="2671C38C" w14:textId="77777777" w:rsidR="00000000" w:rsidRDefault="007C71EE">
      <w:pPr>
        <w:pStyle w:val="a"/>
        <w:rPr>
          <w:rFonts w:hint="cs"/>
          <w:rtl/>
        </w:rPr>
      </w:pPr>
    </w:p>
    <w:p w14:paraId="756796DE" w14:textId="77777777" w:rsidR="00000000" w:rsidRDefault="007C71EE">
      <w:pPr>
        <w:pStyle w:val="ad"/>
        <w:rPr>
          <w:rtl/>
        </w:rPr>
      </w:pPr>
      <w:r>
        <w:rPr>
          <w:rtl/>
        </w:rPr>
        <w:t>היו"ר נסים דהן:</w:t>
      </w:r>
    </w:p>
    <w:p w14:paraId="2213A7A7" w14:textId="77777777" w:rsidR="00000000" w:rsidRDefault="007C71EE">
      <w:pPr>
        <w:pStyle w:val="a"/>
        <w:rPr>
          <w:rtl/>
        </w:rPr>
      </w:pPr>
    </w:p>
    <w:p w14:paraId="671385CF" w14:textId="77777777" w:rsidR="00000000" w:rsidRDefault="007C71EE">
      <w:pPr>
        <w:pStyle w:val="a"/>
        <w:rPr>
          <w:rFonts w:hint="cs"/>
          <w:rtl/>
        </w:rPr>
      </w:pPr>
      <w:r>
        <w:rPr>
          <w:rFonts w:hint="cs"/>
          <w:rtl/>
        </w:rPr>
        <w:t xml:space="preserve">אני מקווה שיוציאו אותן. </w:t>
      </w:r>
    </w:p>
    <w:p w14:paraId="730155B9" w14:textId="77777777" w:rsidR="00000000" w:rsidRDefault="007C71EE">
      <w:pPr>
        <w:pStyle w:val="a"/>
        <w:rPr>
          <w:rFonts w:hint="cs"/>
          <w:rtl/>
        </w:rPr>
      </w:pPr>
    </w:p>
    <w:p w14:paraId="1542A042" w14:textId="77777777" w:rsidR="00000000" w:rsidRDefault="007C71EE">
      <w:pPr>
        <w:pStyle w:val="SpeakerCon"/>
        <w:rPr>
          <w:rtl/>
        </w:rPr>
      </w:pPr>
      <w:bookmarkStart w:id="2003" w:name="FS000001039T28_05_2003_00_18_34C"/>
      <w:bookmarkEnd w:id="2003"/>
      <w:r>
        <w:rPr>
          <w:rtl/>
        </w:rPr>
        <w:t>ענבל גבריאלי (הליכוד):</w:t>
      </w:r>
    </w:p>
    <w:p w14:paraId="380AB5CE" w14:textId="77777777" w:rsidR="00000000" w:rsidRDefault="007C71EE">
      <w:pPr>
        <w:pStyle w:val="a"/>
        <w:rPr>
          <w:rtl/>
        </w:rPr>
      </w:pPr>
    </w:p>
    <w:p w14:paraId="0DED71A9" w14:textId="77777777" w:rsidR="00000000" w:rsidRDefault="007C71EE">
      <w:pPr>
        <w:pStyle w:val="a"/>
        <w:rPr>
          <w:rFonts w:hint="cs"/>
          <w:rtl/>
        </w:rPr>
      </w:pPr>
      <w:r>
        <w:rPr>
          <w:rFonts w:hint="cs"/>
          <w:rtl/>
        </w:rPr>
        <w:t>חלקן הוצאו וכולנו כאן יודעים את זה, אבל אני כאן</w:t>
      </w:r>
      <w:r>
        <w:rPr>
          <w:rFonts w:hint="cs"/>
          <w:rtl/>
        </w:rPr>
        <w:t xml:space="preserve"> כדי לומר את הדברים. כנראה לאחרים אין אינטרס לומר את זה. לעומת הסעיפים האלה, כלל התוכנית ועיקריה נכונים ודורשים ראייה לאומית וגם אחריות לאומית; אתם יודעים, אותה אחריות לאומית שכדי למצוא אותה אצל חברי כנסת מסוימים צריך לחטט ולחפש במסתרי גופם. </w:t>
      </w:r>
    </w:p>
    <w:p w14:paraId="692E215B" w14:textId="77777777" w:rsidR="00000000" w:rsidRDefault="007C71EE">
      <w:pPr>
        <w:pStyle w:val="a"/>
        <w:rPr>
          <w:rFonts w:hint="cs"/>
          <w:rtl/>
        </w:rPr>
      </w:pPr>
    </w:p>
    <w:p w14:paraId="29C28C68" w14:textId="77777777" w:rsidR="00000000" w:rsidRDefault="007C71EE">
      <w:pPr>
        <w:pStyle w:val="a"/>
        <w:rPr>
          <w:rFonts w:hint="cs"/>
          <w:rtl/>
        </w:rPr>
      </w:pPr>
      <w:r>
        <w:rPr>
          <w:rFonts w:hint="cs"/>
          <w:rtl/>
        </w:rPr>
        <w:t>מייד לאחר שת</w:t>
      </w:r>
      <w:r>
        <w:rPr>
          <w:rFonts w:hint="cs"/>
          <w:rtl/>
        </w:rPr>
        <w:t>מכתי בתוכנית הכלכלית בקריאה ראשונה עמדה לנגד עיני מטרה אחת בלבד, והיא למצוא את האיזון הראוי בין שני הקצוות הללו. יש לנו משק חולה, ממש גוסס, ויש לנו תרופה. נכון שהתרופה הזאת יש בכוחה לרפא את המחלה, אבל בדרך היא גם מחריבה תאים חיוניים ובריאים אחרים. השאלה הי</w:t>
      </w:r>
      <w:r>
        <w:rPr>
          <w:rFonts w:hint="cs"/>
          <w:rtl/>
        </w:rPr>
        <w:t>א, האם נניח את החולה לאנחותיו ונתיר לו למות מהמחלה, או שמא ניתן לו את התרופה הזאת, על אף החיסרון שלה. אני בחרתי באפשרות השנייה. החלטתי שיש לתת למשק הישראלי את התרופה.</w:t>
      </w:r>
    </w:p>
    <w:p w14:paraId="27913E49" w14:textId="77777777" w:rsidR="00000000" w:rsidRDefault="007C71EE">
      <w:pPr>
        <w:pStyle w:val="a"/>
        <w:rPr>
          <w:rFonts w:hint="cs"/>
          <w:rtl/>
        </w:rPr>
      </w:pPr>
    </w:p>
    <w:p w14:paraId="0A0F3B75" w14:textId="77777777" w:rsidR="00000000" w:rsidRDefault="007C71EE">
      <w:pPr>
        <w:pStyle w:val="ac"/>
        <w:rPr>
          <w:rtl/>
        </w:rPr>
      </w:pPr>
      <w:r>
        <w:rPr>
          <w:rFonts w:hint="eastAsia"/>
          <w:rtl/>
        </w:rPr>
        <w:t>חיים</w:t>
      </w:r>
      <w:r>
        <w:rPr>
          <w:rtl/>
        </w:rPr>
        <w:t xml:space="preserve"> רמון (העבודה-מימד):</w:t>
      </w:r>
    </w:p>
    <w:p w14:paraId="0568AF2E" w14:textId="77777777" w:rsidR="00000000" w:rsidRDefault="007C71EE">
      <w:pPr>
        <w:pStyle w:val="a"/>
        <w:rPr>
          <w:rFonts w:hint="cs"/>
          <w:rtl/>
        </w:rPr>
      </w:pPr>
    </w:p>
    <w:p w14:paraId="1C15299E" w14:textId="77777777" w:rsidR="00000000" w:rsidRDefault="007C71EE">
      <w:pPr>
        <w:pStyle w:val="a"/>
        <w:rPr>
          <w:rFonts w:hint="cs"/>
          <w:rtl/>
        </w:rPr>
      </w:pPr>
      <w:r>
        <w:rPr>
          <w:rFonts w:hint="cs"/>
          <w:rtl/>
        </w:rPr>
        <w:t>חברת הכנסת גבריאלי, אני יכול להגיד לך משהו?</w:t>
      </w:r>
    </w:p>
    <w:p w14:paraId="72EA44D3" w14:textId="77777777" w:rsidR="00000000" w:rsidRDefault="007C71EE">
      <w:pPr>
        <w:pStyle w:val="a"/>
        <w:rPr>
          <w:rFonts w:hint="cs"/>
          <w:rtl/>
        </w:rPr>
      </w:pPr>
    </w:p>
    <w:p w14:paraId="205F35DC" w14:textId="77777777" w:rsidR="00000000" w:rsidRDefault="007C71EE">
      <w:pPr>
        <w:pStyle w:val="ad"/>
        <w:rPr>
          <w:rtl/>
        </w:rPr>
      </w:pPr>
      <w:r>
        <w:rPr>
          <w:rtl/>
        </w:rPr>
        <w:t>היו"ר נסים דהן:</w:t>
      </w:r>
    </w:p>
    <w:p w14:paraId="7FA1FF47" w14:textId="77777777" w:rsidR="00000000" w:rsidRDefault="007C71EE">
      <w:pPr>
        <w:pStyle w:val="a"/>
        <w:rPr>
          <w:rtl/>
        </w:rPr>
      </w:pPr>
    </w:p>
    <w:p w14:paraId="04CB3624" w14:textId="77777777" w:rsidR="00000000" w:rsidRDefault="007C71EE">
      <w:pPr>
        <w:pStyle w:val="a"/>
        <w:rPr>
          <w:rFonts w:hint="cs"/>
          <w:rtl/>
        </w:rPr>
      </w:pPr>
      <w:r>
        <w:rPr>
          <w:rFonts w:hint="cs"/>
          <w:rtl/>
        </w:rPr>
        <w:t xml:space="preserve">אני מבקש לא להפריע, חבר הכנסת רמון. אומנם היא מדברת על מחלות ואתה היית פעם שר הבריאות. </w:t>
      </w:r>
    </w:p>
    <w:p w14:paraId="02E8B390" w14:textId="77777777" w:rsidR="00000000" w:rsidRDefault="007C71EE">
      <w:pPr>
        <w:pStyle w:val="a"/>
        <w:rPr>
          <w:rFonts w:hint="cs"/>
          <w:rtl/>
        </w:rPr>
      </w:pPr>
    </w:p>
    <w:p w14:paraId="343D3C6F" w14:textId="77777777" w:rsidR="00000000" w:rsidRDefault="007C71EE">
      <w:pPr>
        <w:pStyle w:val="SpeakerCon"/>
        <w:rPr>
          <w:rtl/>
        </w:rPr>
      </w:pPr>
      <w:bookmarkStart w:id="2004" w:name="FS000001039T28_05_2003_00_22_06C"/>
      <w:bookmarkEnd w:id="2004"/>
      <w:r>
        <w:rPr>
          <w:rtl/>
        </w:rPr>
        <w:t>ענבל גבריאלי (הליכוד):</w:t>
      </w:r>
    </w:p>
    <w:p w14:paraId="2C442CBE" w14:textId="77777777" w:rsidR="00000000" w:rsidRDefault="007C71EE">
      <w:pPr>
        <w:pStyle w:val="a"/>
        <w:rPr>
          <w:rtl/>
        </w:rPr>
      </w:pPr>
    </w:p>
    <w:p w14:paraId="4E754B44" w14:textId="77777777" w:rsidR="00000000" w:rsidRDefault="007C71EE">
      <w:pPr>
        <w:pStyle w:val="a"/>
        <w:rPr>
          <w:rFonts w:hint="cs"/>
          <w:rtl/>
        </w:rPr>
      </w:pPr>
      <w:r>
        <w:rPr>
          <w:rFonts w:hint="cs"/>
          <w:rtl/>
        </w:rPr>
        <w:t>רק רגע, בבקשה. לא הפרעתי לך יותר מדי. תן לי לסיים את המשפט ואני אשמע אותך, אין לי בעיה, אפילו שזה על חשבון הזמן שלי. אני מייצגת כאן ציבור מספיק</w:t>
      </w:r>
      <w:r>
        <w:rPr>
          <w:rFonts w:hint="cs"/>
          <w:rtl/>
        </w:rPr>
        <w:t xml:space="preserve"> רחב. מי שהיו לו מחאות בא וביטא את המחאות שלו כלפי. </w:t>
      </w:r>
    </w:p>
    <w:p w14:paraId="04D54C2B" w14:textId="77777777" w:rsidR="00000000" w:rsidRDefault="007C71EE">
      <w:pPr>
        <w:pStyle w:val="a"/>
        <w:rPr>
          <w:rFonts w:hint="cs"/>
          <w:rtl/>
        </w:rPr>
      </w:pPr>
    </w:p>
    <w:p w14:paraId="05D7C6A5" w14:textId="77777777" w:rsidR="00000000" w:rsidRDefault="007C71EE">
      <w:pPr>
        <w:pStyle w:val="a"/>
        <w:rPr>
          <w:rFonts w:hint="cs"/>
          <w:rtl/>
        </w:rPr>
      </w:pPr>
      <w:r>
        <w:rPr>
          <w:rFonts w:hint="cs"/>
          <w:rtl/>
        </w:rPr>
        <w:t xml:space="preserve">אני באופן אישי, כמו יתר הסיעה שלי וכמו יתר חברי הקואליציה </w:t>
      </w:r>
      <w:r>
        <w:rPr>
          <w:rtl/>
        </w:rPr>
        <w:t>–</w:t>
      </w:r>
      <w:r>
        <w:rPr>
          <w:rFonts w:hint="cs"/>
          <w:rtl/>
        </w:rPr>
        <w:t xml:space="preserve"> אגב, היו כאן חברי כנסת שטרחו לספר לי, נורא חשוב היה לספר לי כי אני חדשה, שאין כאן מרתפי עינויים ואף אחד לא יעשה לי שום דבר </w:t>
      </w:r>
      <w:r>
        <w:rPr>
          <w:rtl/>
        </w:rPr>
        <w:t>–</w:t>
      </w:r>
      <w:r>
        <w:rPr>
          <w:rFonts w:hint="cs"/>
          <w:rtl/>
        </w:rPr>
        <w:t xml:space="preserve"> אני לא מאוד מתפאר</w:t>
      </w:r>
      <w:r>
        <w:rPr>
          <w:rFonts w:hint="cs"/>
          <w:rtl/>
        </w:rPr>
        <w:t xml:space="preserve">ת בזה, אבל כבר הוכחתי שהמשמעת הקואליציונית היא לא השיקול הכי חשוב כאן. יש דברים הרבה יותר חשובים מזה. </w:t>
      </w:r>
    </w:p>
    <w:p w14:paraId="41EC642F" w14:textId="77777777" w:rsidR="00000000" w:rsidRDefault="007C71EE">
      <w:pPr>
        <w:pStyle w:val="a"/>
        <w:rPr>
          <w:rFonts w:hint="cs"/>
          <w:rtl/>
        </w:rPr>
      </w:pPr>
    </w:p>
    <w:p w14:paraId="24CC3A6A" w14:textId="77777777" w:rsidR="00000000" w:rsidRDefault="007C71EE">
      <w:pPr>
        <w:pStyle w:val="ac"/>
        <w:rPr>
          <w:rtl/>
        </w:rPr>
      </w:pPr>
      <w:r>
        <w:rPr>
          <w:rFonts w:hint="eastAsia"/>
          <w:rtl/>
        </w:rPr>
        <w:t>אבשלום</w:t>
      </w:r>
      <w:r>
        <w:rPr>
          <w:rtl/>
        </w:rPr>
        <w:t xml:space="preserve"> וילן (מרצ):</w:t>
      </w:r>
    </w:p>
    <w:p w14:paraId="49E9B818" w14:textId="77777777" w:rsidR="00000000" w:rsidRDefault="007C71EE">
      <w:pPr>
        <w:pStyle w:val="a"/>
        <w:rPr>
          <w:rFonts w:hint="cs"/>
          <w:rtl/>
        </w:rPr>
      </w:pPr>
    </w:p>
    <w:p w14:paraId="2648446A" w14:textId="77777777" w:rsidR="00000000" w:rsidRDefault="007C71EE">
      <w:pPr>
        <w:pStyle w:val="a"/>
        <w:rPr>
          <w:rFonts w:hint="cs"/>
          <w:rtl/>
        </w:rPr>
      </w:pPr>
      <w:r>
        <w:rPr>
          <w:rFonts w:hint="cs"/>
          <w:rtl/>
        </w:rPr>
        <w:t>לא הסברת איך התוכנית הכלכלית תרפא, איך היא תביא לצמיחה.</w:t>
      </w:r>
    </w:p>
    <w:p w14:paraId="3D756C3A" w14:textId="77777777" w:rsidR="00000000" w:rsidRDefault="007C71EE">
      <w:pPr>
        <w:pStyle w:val="a"/>
        <w:rPr>
          <w:rFonts w:hint="cs"/>
          <w:rtl/>
        </w:rPr>
      </w:pPr>
    </w:p>
    <w:p w14:paraId="5CC5BF1E" w14:textId="77777777" w:rsidR="00000000" w:rsidRDefault="007C71EE">
      <w:pPr>
        <w:pStyle w:val="ad"/>
        <w:rPr>
          <w:rtl/>
        </w:rPr>
      </w:pPr>
      <w:r>
        <w:rPr>
          <w:rtl/>
        </w:rPr>
        <w:t>היו"ר נסים דהן:</w:t>
      </w:r>
    </w:p>
    <w:p w14:paraId="2941B7C5" w14:textId="77777777" w:rsidR="00000000" w:rsidRDefault="007C71EE">
      <w:pPr>
        <w:pStyle w:val="a"/>
        <w:rPr>
          <w:rtl/>
        </w:rPr>
      </w:pPr>
    </w:p>
    <w:p w14:paraId="5933BA2F" w14:textId="77777777" w:rsidR="00000000" w:rsidRDefault="007C71EE">
      <w:pPr>
        <w:pStyle w:val="a"/>
        <w:rPr>
          <w:rFonts w:hint="cs"/>
          <w:rtl/>
        </w:rPr>
      </w:pPr>
      <w:r>
        <w:rPr>
          <w:rFonts w:hint="cs"/>
          <w:rtl/>
        </w:rPr>
        <w:t>חבר הכנסת אבשלום וילן, אנחנו לא נמצאים עכשיו בוועדה ואנחנו</w:t>
      </w:r>
      <w:r>
        <w:rPr>
          <w:rFonts w:hint="cs"/>
          <w:rtl/>
        </w:rPr>
        <w:t xml:space="preserve"> גם לא בתכנית "הכה את המומחה". </w:t>
      </w:r>
    </w:p>
    <w:p w14:paraId="307A9111" w14:textId="77777777" w:rsidR="00000000" w:rsidRDefault="007C71EE">
      <w:pPr>
        <w:pStyle w:val="a"/>
        <w:rPr>
          <w:rFonts w:hint="cs"/>
          <w:rtl/>
        </w:rPr>
      </w:pPr>
    </w:p>
    <w:p w14:paraId="691BF38B" w14:textId="77777777" w:rsidR="00000000" w:rsidRDefault="007C71EE">
      <w:pPr>
        <w:pStyle w:val="SpeakerCon"/>
        <w:rPr>
          <w:rtl/>
        </w:rPr>
      </w:pPr>
      <w:bookmarkStart w:id="2005" w:name="FS000001039T28_05_2003_00_24_51C"/>
      <w:bookmarkEnd w:id="2005"/>
      <w:r>
        <w:rPr>
          <w:rtl/>
        </w:rPr>
        <w:t>ענבל גבריאלי (הליכוד):</w:t>
      </w:r>
    </w:p>
    <w:p w14:paraId="705B0870" w14:textId="77777777" w:rsidR="00000000" w:rsidRDefault="007C71EE">
      <w:pPr>
        <w:pStyle w:val="a"/>
        <w:rPr>
          <w:rtl/>
        </w:rPr>
      </w:pPr>
    </w:p>
    <w:p w14:paraId="6F5FB4EF" w14:textId="77777777" w:rsidR="00000000" w:rsidRDefault="007C71EE">
      <w:pPr>
        <w:pStyle w:val="a"/>
        <w:rPr>
          <w:rFonts w:hint="cs"/>
          <w:rtl/>
        </w:rPr>
      </w:pPr>
      <w:r>
        <w:rPr>
          <w:rFonts w:hint="cs"/>
          <w:rtl/>
        </w:rPr>
        <w:t xml:space="preserve">אני לא בוחרת להיכנס לגופו של עניין. אני סומכת עליך שגם אתה מצליח לראות את הדברים החשובים והחיוניים בתפקיד, אבל זה לא התפקיד שלכם לראות את הדברים האלה או בטח לא לבטא אותם כאן, מעל הדוכן הזה, או בכלל. </w:t>
      </w:r>
    </w:p>
    <w:p w14:paraId="45AD2597" w14:textId="77777777" w:rsidR="00000000" w:rsidRDefault="007C71EE">
      <w:pPr>
        <w:pStyle w:val="a"/>
        <w:rPr>
          <w:rFonts w:hint="cs"/>
          <w:rtl/>
        </w:rPr>
      </w:pPr>
    </w:p>
    <w:p w14:paraId="1E87F9EF" w14:textId="77777777" w:rsidR="00000000" w:rsidRDefault="007C71EE">
      <w:pPr>
        <w:pStyle w:val="ad"/>
        <w:rPr>
          <w:rtl/>
        </w:rPr>
      </w:pPr>
      <w:r>
        <w:rPr>
          <w:rtl/>
        </w:rPr>
        <w:t>היו"ר נסים דהן:</w:t>
      </w:r>
    </w:p>
    <w:p w14:paraId="618C04C3" w14:textId="77777777" w:rsidR="00000000" w:rsidRDefault="007C71EE">
      <w:pPr>
        <w:pStyle w:val="a"/>
        <w:rPr>
          <w:rtl/>
        </w:rPr>
      </w:pPr>
    </w:p>
    <w:p w14:paraId="539F9CDB" w14:textId="77777777" w:rsidR="00000000" w:rsidRDefault="007C71EE">
      <w:pPr>
        <w:pStyle w:val="a"/>
        <w:rPr>
          <w:rFonts w:hint="cs"/>
          <w:rtl/>
        </w:rPr>
      </w:pPr>
      <w:r>
        <w:rPr>
          <w:rFonts w:hint="cs"/>
          <w:rtl/>
        </w:rPr>
        <w:t xml:space="preserve">תמשיכי, תמשיכי. את לא חייבת לענות להם. תמשיכי בהרצאת הדברים, את לא חייבת לענות. </w:t>
      </w:r>
    </w:p>
    <w:p w14:paraId="2D516C9B" w14:textId="77777777" w:rsidR="00000000" w:rsidRDefault="007C71EE">
      <w:pPr>
        <w:pStyle w:val="a"/>
        <w:rPr>
          <w:rFonts w:hint="cs"/>
          <w:rtl/>
        </w:rPr>
      </w:pPr>
    </w:p>
    <w:p w14:paraId="27C03121" w14:textId="77777777" w:rsidR="00000000" w:rsidRDefault="007C71EE">
      <w:pPr>
        <w:pStyle w:val="SpeakerCon"/>
        <w:rPr>
          <w:rtl/>
        </w:rPr>
      </w:pPr>
      <w:bookmarkStart w:id="2006" w:name="FS000001039T28_05_2003_00_25_53C"/>
      <w:bookmarkEnd w:id="2006"/>
      <w:r>
        <w:rPr>
          <w:rtl/>
        </w:rPr>
        <w:t>ענבל גבריאלי (הליכוד):</w:t>
      </w:r>
    </w:p>
    <w:p w14:paraId="13298905" w14:textId="77777777" w:rsidR="00000000" w:rsidRDefault="007C71EE">
      <w:pPr>
        <w:pStyle w:val="a"/>
        <w:rPr>
          <w:rtl/>
        </w:rPr>
      </w:pPr>
    </w:p>
    <w:p w14:paraId="3B7A49FA" w14:textId="77777777" w:rsidR="00000000" w:rsidRDefault="007C71EE">
      <w:pPr>
        <w:pStyle w:val="a"/>
        <w:rPr>
          <w:rFonts w:hint="cs"/>
          <w:rtl/>
        </w:rPr>
      </w:pPr>
      <w:r>
        <w:rPr>
          <w:rFonts w:hint="cs"/>
          <w:rtl/>
        </w:rPr>
        <w:t>קראתי את התוכנית על כל סעיפיה לפני הקריאה הראשונה וכמובן עכשיו. אני שוב אומרת שהחלטתי לתמוך בתוכנית הכלכלית, לתת את התרופה למשק היש</w:t>
      </w:r>
      <w:r>
        <w:rPr>
          <w:rFonts w:hint="cs"/>
          <w:rtl/>
        </w:rPr>
        <w:t xml:space="preserve">ראלי, ולצד זה לפעול כדי להחליש את ההשפעה שלה על אותם תאים בריאים. חברי האופוזיציה, אתם, לעומת זאת, החלטתם שיש להניח למשק הישראלי לגסוס לו לאטו עד למוות טוטלי. כך מצאתי אתכם, חבר הכנסת רמון, יושבים בוועדות המשותפות - אומנם לא אותך באופן אישי או מי מהנוכחים </w:t>
      </w:r>
      <w:r>
        <w:rPr>
          <w:rFonts w:hint="cs"/>
          <w:rtl/>
        </w:rPr>
        <w:t xml:space="preserve">כאן מחברי האופוזיציה - מצאתי את חברי האופוזיציה יושבים בדיונים בוועדת הכספים וביתר הוועדות המשותפות שדנו בסעיפים של התוכנית הכלכלית ורק מוחים ומתנגדים. עשיתי לילות כימים מול האוצר כדי לשנות את הגזירות הללו. </w:t>
      </w:r>
    </w:p>
    <w:p w14:paraId="5D74C865" w14:textId="77777777" w:rsidR="00000000" w:rsidRDefault="007C71EE">
      <w:pPr>
        <w:pStyle w:val="a"/>
        <w:rPr>
          <w:rFonts w:hint="cs"/>
          <w:rtl/>
        </w:rPr>
      </w:pPr>
    </w:p>
    <w:p w14:paraId="6438BCF5" w14:textId="77777777" w:rsidR="00000000" w:rsidRDefault="007C71EE">
      <w:pPr>
        <w:pStyle w:val="ac"/>
        <w:rPr>
          <w:rtl/>
        </w:rPr>
      </w:pPr>
      <w:r>
        <w:rPr>
          <w:rFonts w:hint="eastAsia"/>
          <w:rtl/>
        </w:rPr>
        <w:t>אבשלום</w:t>
      </w:r>
      <w:r>
        <w:rPr>
          <w:rtl/>
        </w:rPr>
        <w:t xml:space="preserve"> וילן (מרצ):</w:t>
      </w:r>
    </w:p>
    <w:p w14:paraId="6FB5DCEA" w14:textId="77777777" w:rsidR="00000000" w:rsidRDefault="007C71EE">
      <w:pPr>
        <w:pStyle w:val="a"/>
        <w:rPr>
          <w:rFonts w:hint="cs"/>
          <w:rtl/>
        </w:rPr>
      </w:pPr>
    </w:p>
    <w:p w14:paraId="2EE8FC03" w14:textId="77777777" w:rsidR="00000000" w:rsidRDefault="007C71EE">
      <w:pPr>
        <w:pStyle w:val="a"/>
        <w:rPr>
          <w:rFonts w:hint="cs"/>
          <w:rtl/>
        </w:rPr>
      </w:pPr>
      <w:r>
        <w:rPr>
          <w:rFonts w:hint="cs"/>
          <w:rtl/>
        </w:rPr>
        <w:t>היית בדיון אחד בוועדת הכספי</w:t>
      </w:r>
      <w:r>
        <w:rPr>
          <w:rFonts w:hint="cs"/>
          <w:rtl/>
        </w:rPr>
        <w:t xml:space="preserve">ם? חבר הכנסת דהן ואני ישבנו בכל הישיבות - - - </w:t>
      </w:r>
    </w:p>
    <w:p w14:paraId="3B18D46F" w14:textId="77777777" w:rsidR="00000000" w:rsidRDefault="007C71EE">
      <w:pPr>
        <w:pStyle w:val="a"/>
        <w:rPr>
          <w:rFonts w:hint="cs"/>
          <w:rtl/>
        </w:rPr>
      </w:pPr>
    </w:p>
    <w:p w14:paraId="429A7BE4" w14:textId="77777777" w:rsidR="00000000" w:rsidRDefault="007C71EE">
      <w:pPr>
        <w:pStyle w:val="SpeakerCon"/>
        <w:rPr>
          <w:rtl/>
        </w:rPr>
      </w:pPr>
      <w:bookmarkStart w:id="2007" w:name="FS000001039T28_05_2003_00_28_25C"/>
      <w:bookmarkEnd w:id="2007"/>
      <w:r>
        <w:rPr>
          <w:rtl/>
        </w:rPr>
        <w:t>ענבל גבריאלי (הליכוד):</w:t>
      </w:r>
    </w:p>
    <w:p w14:paraId="3B8FC44D" w14:textId="77777777" w:rsidR="00000000" w:rsidRDefault="007C71EE">
      <w:pPr>
        <w:pStyle w:val="a"/>
        <w:rPr>
          <w:rtl/>
        </w:rPr>
      </w:pPr>
    </w:p>
    <w:p w14:paraId="156A9C16" w14:textId="77777777" w:rsidR="00000000" w:rsidRDefault="007C71EE">
      <w:pPr>
        <w:pStyle w:val="a"/>
        <w:rPr>
          <w:rFonts w:hint="cs"/>
          <w:rtl/>
        </w:rPr>
      </w:pPr>
      <w:r>
        <w:rPr>
          <w:rFonts w:hint="cs"/>
          <w:rtl/>
        </w:rPr>
        <w:t xml:space="preserve">כן. כנראה אתם נעדרתם. נכנסתי לשני דיונים ואני לא חושבת שהייתי צריכה לבלות שם שעות. דפוסי ההתנהגות היו זהים בכל הוועדות, חבר הכנסת וילן, וזאת לא טעות. </w:t>
      </w:r>
    </w:p>
    <w:p w14:paraId="35F2B0DD" w14:textId="77777777" w:rsidR="00000000" w:rsidRDefault="007C71EE">
      <w:pPr>
        <w:pStyle w:val="a"/>
        <w:rPr>
          <w:rFonts w:hint="cs"/>
          <w:rtl/>
        </w:rPr>
      </w:pPr>
    </w:p>
    <w:p w14:paraId="3A77E2F4" w14:textId="77777777" w:rsidR="00000000" w:rsidRDefault="007C71EE">
      <w:pPr>
        <w:pStyle w:val="ac"/>
        <w:rPr>
          <w:rtl/>
        </w:rPr>
      </w:pPr>
      <w:r>
        <w:rPr>
          <w:rFonts w:hint="eastAsia"/>
          <w:rtl/>
        </w:rPr>
        <w:t>חיים</w:t>
      </w:r>
      <w:r>
        <w:rPr>
          <w:rtl/>
        </w:rPr>
        <w:t xml:space="preserve"> רמון (העבודה-מימד):</w:t>
      </w:r>
    </w:p>
    <w:p w14:paraId="244A8E39" w14:textId="77777777" w:rsidR="00000000" w:rsidRDefault="007C71EE">
      <w:pPr>
        <w:pStyle w:val="a"/>
        <w:rPr>
          <w:rFonts w:hint="cs"/>
          <w:rtl/>
        </w:rPr>
      </w:pPr>
    </w:p>
    <w:p w14:paraId="5B3EE38B" w14:textId="77777777" w:rsidR="00000000" w:rsidRDefault="007C71EE">
      <w:pPr>
        <w:pStyle w:val="a"/>
        <w:rPr>
          <w:rFonts w:hint="cs"/>
          <w:rtl/>
        </w:rPr>
      </w:pPr>
      <w:r>
        <w:rPr>
          <w:rFonts w:hint="cs"/>
          <w:rtl/>
        </w:rPr>
        <w:t>אני רו</w:t>
      </w:r>
      <w:r>
        <w:rPr>
          <w:rFonts w:hint="cs"/>
          <w:rtl/>
        </w:rPr>
        <w:t>צה להגיד לך משהו. לפני כשנתיים, לפני שהיית בכנסת, הופיע שר אוצר אחר על הדוכן הזה והסביר לנו ארבע פעמים בארבע תוכניות שונות, שיש לו התרופה. בשם האחריות הלאומית, הייתי אז חבר קואליציה, פנו אלי וביקשו שאני אצביע. כל פעם עמדתי על הדוכן והזהרתי אותם שלא תרופה ה</w:t>
      </w:r>
      <w:r>
        <w:rPr>
          <w:rFonts w:hint="cs"/>
          <w:rtl/>
        </w:rPr>
        <w:t xml:space="preserve">ם נותנים אלא גלולת רעל. מתברר שצדקתי. עכשיו אני אומר לך </w:t>
      </w:r>
      <w:r>
        <w:rPr>
          <w:rtl/>
        </w:rPr>
        <w:t>–</w:t>
      </w:r>
      <w:r>
        <w:rPr>
          <w:rFonts w:hint="cs"/>
          <w:rtl/>
        </w:rPr>
        <w:t xml:space="preserve"> סיפרו לך סיפור. </w:t>
      </w:r>
    </w:p>
    <w:p w14:paraId="16AC263D" w14:textId="77777777" w:rsidR="00000000" w:rsidRDefault="007C71EE">
      <w:pPr>
        <w:pStyle w:val="a"/>
        <w:rPr>
          <w:rFonts w:hint="cs"/>
          <w:rtl/>
        </w:rPr>
      </w:pPr>
    </w:p>
    <w:p w14:paraId="6543A45C" w14:textId="77777777" w:rsidR="00000000" w:rsidRDefault="007C71EE">
      <w:pPr>
        <w:pStyle w:val="SpeakerCon"/>
        <w:rPr>
          <w:rtl/>
        </w:rPr>
      </w:pPr>
      <w:bookmarkStart w:id="2008" w:name="FS000001039T28_05_2003_00_30_35C"/>
      <w:bookmarkEnd w:id="2008"/>
      <w:r>
        <w:rPr>
          <w:rtl/>
        </w:rPr>
        <w:t>ענבל גבריאלי (הליכוד):</w:t>
      </w:r>
    </w:p>
    <w:p w14:paraId="6F055215" w14:textId="77777777" w:rsidR="00000000" w:rsidRDefault="007C71EE">
      <w:pPr>
        <w:pStyle w:val="a"/>
        <w:rPr>
          <w:rtl/>
        </w:rPr>
      </w:pPr>
    </w:p>
    <w:p w14:paraId="3A2AE8B7" w14:textId="77777777" w:rsidR="00000000" w:rsidRDefault="007C71EE">
      <w:pPr>
        <w:pStyle w:val="a"/>
        <w:rPr>
          <w:rFonts w:hint="cs"/>
          <w:rtl/>
        </w:rPr>
      </w:pPr>
      <w:r>
        <w:rPr>
          <w:rFonts w:hint="cs"/>
          <w:rtl/>
        </w:rPr>
        <w:t xml:space="preserve">קודם כול, אף אחד לא סיפר לי סיפור. סליחה, אף אחד לא סיפר לי סיפור, קראתי את התוכנית הכלכלית. </w:t>
      </w:r>
    </w:p>
    <w:p w14:paraId="1B2E7C57" w14:textId="77777777" w:rsidR="00000000" w:rsidRDefault="007C71EE">
      <w:pPr>
        <w:pStyle w:val="a"/>
        <w:rPr>
          <w:rFonts w:hint="cs"/>
          <w:rtl/>
        </w:rPr>
      </w:pPr>
    </w:p>
    <w:p w14:paraId="6164D07F" w14:textId="77777777" w:rsidR="00000000" w:rsidRDefault="007C71EE">
      <w:pPr>
        <w:pStyle w:val="ac"/>
        <w:rPr>
          <w:rtl/>
        </w:rPr>
      </w:pPr>
      <w:r>
        <w:rPr>
          <w:rFonts w:hint="eastAsia"/>
          <w:rtl/>
        </w:rPr>
        <w:t>חיים</w:t>
      </w:r>
      <w:r>
        <w:rPr>
          <w:rtl/>
        </w:rPr>
        <w:t xml:space="preserve"> רמון (העבודה-מימד):</w:t>
      </w:r>
    </w:p>
    <w:p w14:paraId="739F8F7F" w14:textId="77777777" w:rsidR="00000000" w:rsidRDefault="007C71EE">
      <w:pPr>
        <w:pStyle w:val="a"/>
        <w:rPr>
          <w:rFonts w:hint="cs"/>
          <w:rtl/>
        </w:rPr>
      </w:pPr>
    </w:p>
    <w:p w14:paraId="4B50E28A" w14:textId="77777777" w:rsidR="00000000" w:rsidRDefault="007C71EE">
      <w:pPr>
        <w:pStyle w:val="a"/>
        <w:rPr>
          <w:rFonts w:hint="cs"/>
          <w:rtl/>
        </w:rPr>
      </w:pPr>
      <w:r>
        <w:rPr>
          <w:rFonts w:hint="cs"/>
          <w:rtl/>
        </w:rPr>
        <w:t>למדת שהתוכנית הכלכלית היא לדעתך תרו</w:t>
      </w:r>
      <w:r>
        <w:rPr>
          <w:rFonts w:hint="cs"/>
          <w:rtl/>
        </w:rPr>
        <w:t xml:space="preserve">פה. </w:t>
      </w:r>
    </w:p>
    <w:p w14:paraId="790F9515" w14:textId="77777777" w:rsidR="00000000" w:rsidRDefault="007C71EE">
      <w:pPr>
        <w:pStyle w:val="a"/>
        <w:rPr>
          <w:rFonts w:hint="cs"/>
          <w:rtl/>
        </w:rPr>
      </w:pPr>
    </w:p>
    <w:p w14:paraId="65D7355F" w14:textId="77777777" w:rsidR="00000000" w:rsidRDefault="007C71EE">
      <w:pPr>
        <w:pStyle w:val="SpeakerCon"/>
        <w:rPr>
          <w:rtl/>
        </w:rPr>
      </w:pPr>
      <w:bookmarkStart w:id="2009" w:name="FS000001039T28_05_2003_00_31_21C"/>
      <w:bookmarkEnd w:id="2009"/>
      <w:r>
        <w:rPr>
          <w:rtl/>
        </w:rPr>
        <w:t>ענבל גבריאלי (הליכוד):</w:t>
      </w:r>
    </w:p>
    <w:p w14:paraId="0C276956" w14:textId="77777777" w:rsidR="00000000" w:rsidRDefault="007C71EE">
      <w:pPr>
        <w:pStyle w:val="a"/>
        <w:rPr>
          <w:rtl/>
        </w:rPr>
      </w:pPr>
    </w:p>
    <w:p w14:paraId="5F00CA54" w14:textId="77777777" w:rsidR="00000000" w:rsidRDefault="007C71EE">
      <w:pPr>
        <w:pStyle w:val="a"/>
        <w:rPr>
          <w:rFonts w:hint="cs"/>
          <w:rtl/>
        </w:rPr>
      </w:pPr>
      <w:r>
        <w:rPr>
          <w:rFonts w:hint="cs"/>
          <w:rtl/>
        </w:rPr>
        <w:t xml:space="preserve">בחלקה. אמרתי תרופה שיש בכוחה לרפא אבל גם להחריב. </w:t>
      </w:r>
    </w:p>
    <w:p w14:paraId="3C5EDA4C" w14:textId="77777777" w:rsidR="00000000" w:rsidRDefault="007C71EE">
      <w:pPr>
        <w:pStyle w:val="a"/>
        <w:rPr>
          <w:rFonts w:hint="cs"/>
          <w:rtl/>
        </w:rPr>
      </w:pPr>
    </w:p>
    <w:p w14:paraId="1DE97106" w14:textId="77777777" w:rsidR="00000000" w:rsidRDefault="007C71EE">
      <w:pPr>
        <w:pStyle w:val="ac"/>
        <w:rPr>
          <w:rtl/>
        </w:rPr>
      </w:pPr>
      <w:r>
        <w:rPr>
          <w:rFonts w:hint="eastAsia"/>
          <w:rtl/>
        </w:rPr>
        <w:t>חיים</w:t>
      </w:r>
      <w:r>
        <w:rPr>
          <w:rtl/>
        </w:rPr>
        <w:t xml:space="preserve"> רמון (העבודה-מימד):</w:t>
      </w:r>
    </w:p>
    <w:p w14:paraId="1FA1BDBC" w14:textId="77777777" w:rsidR="00000000" w:rsidRDefault="007C71EE">
      <w:pPr>
        <w:pStyle w:val="a"/>
        <w:rPr>
          <w:rFonts w:hint="cs"/>
          <w:rtl/>
        </w:rPr>
      </w:pPr>
    </w:p>
    <w:p w14:paraId="1AF8A4E0" w14:textId="77777777" w:rsidR="00000000" w:rsidRDefault="007C71EE">
      <w:pPr>
        <w:pStyle w:val="a"/>
        <w:rPr>
          <w:rFonts w:hint="cs"/>
          <w:rtl/>
        </w:rPr>
      </w:pPr>
      <w:r>
        <w:rPr>
          <w:rFonts w:hint="cs"/>
          <w:rtl/>
        </w:rPr>
        <w:t xml:space="preserve">בעוד ארבעה-חמישה חודשים יעמוד פה שר האוצר ויביא תוכנית כלכלית נוספת ויגיד שעכשיו זאת התרופה, ואז אני רוצה לראות מה תעשי. </w:t>
      </w:r>
    </w:p>
    <w:p w14:paraId="4FD9D51B" w14:textId="77777777" w:rsidR="00000000" w:rsidRDefault="007C71EE">
      <w:pPr>
        <w:pStyle w:val="a"/>
        <w:rPr>
          <w:rFonts w:hint="cs"/>
          <w:rtl/>
        </w:rPr>
      </w:pPr>
    </w:p>
    <w:p w14:paraId="72D13B55" w14:textId="77777777" w:rsidR="00000000" w:rsidRDefault="007C71EE">
      <w:pPr>
        <w:pStyle w:val="SpeakerCon"/>
        <w:rPr>
          <w:rtl/>
        </w:rPr>
      </w:pPr>
      <w:bookmarkStart w:id="2010" w:name="FS000001039T28_05_2003_00_32_32C"/>
      <w:bookmarkEnd w:id="2010"/>
      <w:r>
        <w:rPr>
          <w:rtl/>
        </w:rPr>
        <w:t>ענבל גבריאלי (הליכוד):</w:t>
      </w:r>
    </w:p>
    <w:p w14:paraId="5FDE1381" w14:textId="77777777" w:rsidR="00000000" w:rsidRDefault="007C71EE">
      <w:pPr>
        <w:pStyle w:val="a"/>
        <w:rPr>
          <w:rtl/>
        </w:rPr>
      </w:pPr>
    </w:p>
    <w:p w14:paraId="659F1DCB" w14:textId="77777777" w:rsidR="00000000" w:rsidRDefault="007C71EE">
      <w:pPr>
        <w:pStyle w:val="a"/>
        <w:rPr>
          <w:rFonts w:hint="cs"/>
          <w:rtl/>
        </w:rPr>
      </w:pPr>
      <w:r>
        <w:rPr>
          <w:rFonts w:hint="cs"/>
          <w:rtl/>
        </w:rPr>
        <w:t>יש</w:t>
      </w:r>
      <w:r>
        <w:rPr>
          <w:rFonts w:hint="cs"/>
          <w:rtl/>
        </w:rPr>
        <w:t xml:space="preserve"> לי עצה נפלאה בשבילך, בוא ניתן צ'אנס לתוכנית הכלכלית הזאת. </w:t>
      </w:r>
    </w:p>
    <w:p w14:paraId="2446DE19" w14:textId="77777777" w:rsidR="00000000" w:rsidRDefault="007C71EE">
      <w:pPr>
        <w:pStyle w:val="a"/>
        <w:rPr>
          <w:rFonts w:hint="cs"/>
          <w:rtl/>
        </w:rPr>
      </w:pPr>
    </w:p>
    <w:p w14:paraId="4DC32765" w14:textId="77777777" w:rsidR="00000000" w:rsidRDefault="007C71EE">
      <w:pPr>
        <w:pStyle w:val="ac"/>
        <w:rPr>
          <w:rtl/>
        </w:rPr>
      </w:pPr>
      <w:r>
        <w:rPr>
          <w:rFonts w:hint="eastAsia"/>
          <w:rtl/>
        </w:rPr>
        <w:t>חיים</w:t>
      </w:r>
      <w:r>
        <w:rPr>
          <w:rtl/>
        </w:rPr>
        <w:t xml:space="preserve"> רמון (העבודה-מימד):</w:t>
      </w:r>
    </w:p>
    <w:p w14:paraId="52CB1E04" w14:textId="77777777" w:rsidR="00000000" w:rsidRDefault="007C71EE">
      <w:pPr>
        <w:pStyle w:val="a"/>
        <w:rPr>
          <w:rFonts w:hint="cs"/>
          <w:rtl/>
        </w:rPr>
      </w:pPr>
    </w:p>
    <w:p w14:paraId="554B4E80" w14:textId="77777777" w:rsidR="00000000" w:rsidRDefault="007C71EE">
      <w:pPr>
        <w:pStyle w:val="a"/>
        <w:rPr>
          <w:rFonts w:hint="cs"/>
          <w:rtl/>
        </w:rPr>
      </w:pPr>
      <w:r>
        <w:rPr>
          <w:rFonts w:hint="cs"/>
          <w:rtl/>
        </w:rPr>
        <w:t xml:space="preserve">נתתי לשלוש. בגלל שנתתי אנחנו נמצאים כאן היום. </w:t>
      </w:r>
    </w:p>
    <w:p w14:paraId="450F768A" w14:textId="77777777" w:rsidR="00000000" w:rsidRDefault="007C71EE">
      <w:pPr>
        <w:pStyle w:val="a"/>
        <w:rPr>
          <w:rFonts w:hint="cs"/>
          <w:rtl/>
        </w:rPr>
      </w:pPr>
    </w:p>
    <w:p w14:paraId="7D437780" w14:textId="77777777" w:rsidR="00000000" w:rsidRDefault="007C71EE">
      <w:pPr>
        <w:pStyle w:val="SpeakerCon"/>
        <w:rPr>
          <w:rtl/>
        </w:rPr>
      </w:pPr>
      <w:bookmarkStart w:id="2011" w:name="FS000001039T28_05_2003_00_32_55C"/>
      <w:bookmarkEnd w:id="2011"/>
      <w:r>
        <w:rPr>
          <w:rtl/>
        </w:rPr>
        <w:t>ענבל גבריאלי (הליכוד):</w:t>
      </w:r>
    </w:p>
    <w:p w14:paraId="204C74DE" w14:textId="77777777" w:rsidR="00000000" w:rsidRDefault="007C71EE">
      <w:pPr>
        <w:pStyle w:val="a"/>
        <w:rPr>
          <w:rtl/>
        </w:rPr>
      </w:pPr>
    </w:p>
    <w:p w14:paraId="302C3CCB" w14:textId="77777777" w:rsidR="00000000" w:rsidRDefault="007C71EE">
      <w:pPr>
        <w:pStyle w:val="a"/>
        <w:rPr>
          <w:rFonts w:hint="cs"/>
          <w:rtl/>
        </w:rPr>
      </w:pPr>
      <w:r>
        <w:rPr>
          <w:rFonts w:hint="cs"/>
          <w:rtl/>
        </w:rPr>
        <w:t xml:space="preserve">לא בטוח שבגלל זה. </w:t>
      </w:r>
    </w:p>
    <w:p w14:paraId="2C2510EA" w14:textId="77777777" w:rsidR="00000000" w:rsidRDefault="007C71EE">
      <w:pPr>
        <w:pStyle w:val="a"/>
        <w:rPr>
          <w:rFonts w:hint="cs"/>
          <w:rtl/>
        </w:rPr>
      </w:pPr>
    </w:p>
    <w:p w14:paraId="25069A54" w14:textId="77777777" w:rsidR="00000000" w:rsidRDefault="007C71EE">
      <w:pPr>
        <w:pStyle w:val="ac"/>
        <w:rPr>
          <w:rtl/>
        </w:rPr>
      </w:pPr>
      <w:r>
        <w:rPr>
          <w:rFonts w:hint="eastAsia"/>
          <w:rtl/>
        </w:rPr>
        <w:t>חיים</w:t>
      </w:r>
      <w:r>
        <w:rPr>
          <w:rtl/>
        </w:rPr>
        <w:t xml:space="preserve"> רמון (העבודה-מימד):</w:t>
      </w:r>
    </w:p>
    <w:p w14:paraId="095B60A3" w14:textId="77777777" w:rsidR="00000000" w:rsidRDefault="007C71EE">
      <w:pPr>
        <w:pStyle w:val="a"/>
        <w:rPr>
          <w:rFonts w:hint="cs"/>
          <w:rtl/>
        </w:rPr>
      </w:pPr>
    </w:p>
    <w:p w14:paraId="1196F1B5" w14:textId="77777777" w:rsidR="00000000" w:rsidRDefault="007C71EE">
      <w:pPr>
        <w:pStyle w:val="a"/>
        <w:rPr>
          <w:rFonts w:hint="cs"/>
          <w:rtl/>
        </w:rPr>
      </w:pPr>
      <w:r>
        <w:rPr>
          <w:rFonts w:hint="cs"/>
          <w:rtl/>
        </w:rPr>
        <w:t xml:space="preserve">רק בגלל זה. </w:t>
      </w:r>
    </w:p>
    <w:p w14:paraId="66C371D6" w14:textId="77777777" w:rsidR="00000000" w:rsidRDefault="007C71EE">
      <w:pPr>
        <w:pStyle w:val="a"/>
        <w:rPr>
          <w:rFonts w:hint="cs"/>
          <w:rtl/>
        </w:rPr>
      </w:pPr>
    </w:p>
    <w:p w14:paraId="72F30AB6" w14:textId="77777777" w:rsidR="00000000" w:rsidRDefault="007C71EE">
      <w:pPr>
        <w:pStyle w:val="SpeakerCon"/>
        <w:rPr>
          <w:rtl/>
        </w:rPr>
      </w:pPr>
      <w:bookmarkStart w:id="2012" w:name="FS000001039T28_05_2003_00_33_25C"/>
      <w:bookmarkEnd w:id="2012"/>
      <w:r>
        <w:rPr>
          <w:rtl/>
        </w:rPr>
        <w:t>ענבל גבריאלי (הליכוד):</w:t>
      </w:r>
    </w:p>
    <w:p w14:paraId="70EEDE80" w14:textId="77777777" w:rsidR="00000000" w:rsidRDefault="007C71EE">
      <w:pPr>
        <w:pStyle w:val="a"/>
        <w:rPr>
          <w:rtl/>
        </w:rPr>
      </w:pPr>
    </w:p>
    <w:p w14:paraId="16DAD468" w14:textId="77777777" w:rsidR="00000000" w:rsidRDefault="007C71EE">
      <w:pPr>
        <w:pStyle w:val="a"/>
        <w:rPr>
          <w:rFonts w:hint="cs"/>
          <w:rtl/>
        </w:rPr>
      </w:pPr>
      <w:r>
        <w:rPr>
          <w:rFonts w:hint="cs"/>
          <w:rtl/>
        </w:rPr>
        <w:t>בוא, עמוד לצד</w:t>
      </w:r>
      <w:r>
        <w:rPr>
          <w:rFonts w:hint="cs"/>
          <w:rtl/>
        </w:rPr>
        <w:t xml:space="preserve">י ומחר תצביע יחד אתי על התוכנית הכלכלית. ימים יגידו. </w:t>
      </w:r>
    </w:p>
    <w:p w14:paraId="64134FA7" w14:textId="77777777" w:rsidR="00000000" w:rsidRDefault="007C71EE">
      <w:pPr>
        <w:pStyle w:val="a"/>
        <w:rPr>
          <w:rFonts w:hint="cs"/>
          <w:rtl/>
        </w:rPr>
      </w:pPr>
    </w:p>
    <w:p w14:paraId="53E3AA82" w14:textId="77777777" w:rsidR="00000000" w:rsidRDefault="007C71EE">
      <w:pPr>
        <w:pStyle w:val="ac"/>
        <w:rPr>
          <w:rtl/>
        </w:rPr>
      </w:pPr>
    </w:p>
    <w:p w14:paraId="60112C32" w14:textId="77777777" w:rsidR="00000000" w:rsidRDefault="007C71EE">
      <w:pPr>
        <w:pStyle w:val="ac"/>
        <w:rPr>
          <w:rtl/>
        </w:rPr>
      </w:pPr>
      <w:r>
        <w:rPr>
          <w:rFonts w:hint="eastAsia"/>
          <w:rtl/>
        </w:rPr>
        <w:t>חיים</w:t>
      </w:r>
      <w:r>
        <w:rPr>
          <w:rtl/>
        </w:rPr>
        <w:t xml:space="preserve"> רמון (העבודה-מימד):</w:t>
      </w:r>
    </w:p>
    <w:p w14:paraId="0DD95462" w14:textId="77777777" w:rsidR="00000000" w:rsidRDefault="007C71EE">
      <w:pPr>
        <w:pStyle w:val="a"/>
        <w:rPr>
          <w:rFonts w:hint="cs"/>
          <w:rtl/>
        </w:rPr>
      </w:pPr>
    </w:p>
    <w:p w14:paraId="6586DB63" w14:textId="77777777" w:rsidR="00000000" w:rsidRDefault="007C71EE">
      <w:pPr>
        <w:pStyle w:val="a"/>
        <w:rPr>
          <w:rFonts w:hint="cs"/>
          <w:rtl/>
        </w:rPr>
      </w:pPr>
      <w:r>
        <w:rPr>
          <w:rFonts w:hint="cs"/>
          <w:rtl/>
        </w:rPr>
        <w:t xml:space="preserve">פעם אחר פעם דיברו אתי על האחריות הלאומית. </w:t>
      </w:r>
    </w:p>
    <w:p w14:paraId="019B501E" w14:textId="77777777" w:rsidR="00000000" w:rsidRDefault="007C71EE">
      <w:pPr>
        <w:pStyle w:val="a"/>
        <w:rPr>
          <w:rFonts w:hint="cs"/>
          <w:rtl/>
        </w:rPr>
      </w:pPr>
    </w:p>
    <w:p w14:paraId="3E5D38A2" w14:textId="77777777" w:rsidR="00000000" w:rsidRDefault="007C71EE">
      <w:pPr>
        <w:pStyle w:val="ad"/>
        <w:rPr>
          <w:rtl/>
        </w:rPr>
      </w:pPr>
      <w:r>
        <w:rPr>
          <w:rtl/>
        </w:rPr>
        <w:t>היו"ר נסים דהן:</w:t>
      </w:r>
    </w:p>
    <w:p w14:paraId="19527F5D" w14:textId="77777777" w:rsidR="00000000" w:rsidRDefault="007C71EE">
      <w:pPr>
        <w:pStyle w:val="a"/>
        <w:rPr>
          <w:rtl/>
        </w:rPr>
      </w:pPr>
    </w:p>
    <w:p w14:paraId="0CECCFEE" w14:textId="77777777" w:rsidR="00000000" w:rsidRDefault="007C71EE">
      <w:pPr>
        <w:pStyle w:val="a"/>
        <w:rPr>
          <w:rFonts w:hint="cs"/>
          <w:rtl/>
        </w:rPr>
      </w:pPr>
      <w:r>
        <w:rPr>
          <w:rFonts w:hint="cs"/>
          <w:rtl/>
        </w:rPr>
        <w:t>חבר הכנסת רמון, אתה משתלט על הדיון ולא נותן לה לסיים.</w:t>
      </w:r>
    </w:p>
    <w:p w14:paraId="73F19953" w14:textId="77777777" w:rsidR="00000000" w:rsidRDefault="007C71EE">
      <w:pPr>
        <w:pStyle w:val="a"/>
        <w:rPr>
          <w:rFonts w:hint="cs"/>
          <w:rtl/>
        </w:rPr>
      </w:pPr>
    </w:p>
    <w:p w14:paraId="16940A61" w14:textId="77777777" w:rsidR="00000000" w:rsidRDefault="007C71EE">
      <w:pPr>
        <w:pStyle w:val="ac"/>
        <w:rPr>
          <w:rtl/>
        </w:rPr>
      </w:pPr>
      <w:r>
        <w:rPr>
          <w:rFonts w:hint="eastAsia"/>
          <w:rtl/>
        </w:rPr>
        <w:t>אבשלום</w:t>
      </w:r>
      <w:r>
        <w:rPr>
          <w:rtl/>
        </w:rPr>
        <w:t xml:space="preserve"> וילן (מרצ):</w:t>
      </w:r>
    </w:p>
    <w:p w14:paraId="485EDD37" w14:textId="77777777" w:rsidR="00000000" w:rsidRDefault="007C71EE">
      <w:pPr>
        <w:pStyle w:val="a"/>
        <w:rPr>
          <w:rFonts w:hint="cs"/>
          <w:rtl/>
        </w:rPr>
      </w:pPr>
    </w:p>
    <w:p w14:paraId="7A5966BC" w14:textId="77777777" w:rsidR="00000000" w:rsidRDefault="007C71EE">
      <w:pPr>
        <w:pStyle w:val="a"/>
        <w:rPr>
          <w:rFonts w:hint="cs"/>
          <w:rtl/>
        </w:rPr>
      </w:pPr>
      <w:r>
        <w:rPr>
          <w:rFonts w:hint="cs"/>
          <w:rtl/>
        </w:rPr>
        <w:t>הדובר חייב להסביר כיצד התוכנית הכלכלית</w:t>
      </w:r>
      <w:r>
        <w:rPr>
          <w:rFonts w:hint="cs"/>
          <w:rtl/>
        </w:rPr>
        <w:t xml:space="preserve"> תביא לצמיחה. היא לא מסבירה את זה. </w:t>
      </w:r>
    </w:p>
    <w:p w14:paraId="52C73FBE" w14:textId="77777777" w:rsidR="00000000" w:rsidRDefault="007C71EE">
      <w:pPr>
        <w:pStyle w:val="a"/>
        <w:rPr>
          <w:rFonts w:hint="cs"/>
          <w:rtl/>
        </w:rPr>
      </w:pPr>
    </w:p>
    <w:p w14:paraId="40E54932" w14:textId="77777777" w:rsidR="00000000" w:rsidRDefault="007C71EE">
      <w:pPr>
        <w:pStyle w:val="ad"/>
        <w:rPr>
          <w:rtl/>
        </w:rPr>
      </w:pPr>
      <w:r>
        <w:rPr>
          <w:rtl/>
        </w:rPr>
        <w:t>היו"ר נסים דהן:</w:t>
      </w:r>
    </w:p>
    <w:p w14:paraId="3735CF97" w14:textId="77777777" w:rsidR="00000000" w:rsidRDefault="007C71EE">
      <w:pPr>
        <w:pStyle w:val="a"/>
        <w:rPr>
          <w:rtl/>
        </w:rPr>
      </w:pPr>
    </w:p>
    <w:p w14:paraId="2669B830" w14:textId="77777777" w:rsidR="00000000" w:rsidRDefault="007C71EE">
      <w:pPr>
        <w:pStyle w:val="a"/>
        <w:rPr>
          <w:rFonts w:hint="cs"/>
          <w:rtl/>
        </w:rPr>
      </w:pPr>
      <w:r>
        <w:rPr>
          <w:rFonts w:hint="cs"/>
          <w:rtl/>
        </w:rPr>
        <w:t xml:space="preserve">אנחנו לא נמצאים בוויכוח, בטח לא בדיון בוועדה ולא בערב של "הכה את המומחה" ולא בערב של שאלות ותשובות. תן לה להרצות את הדברים שלה ברצף. </w:t>
      </w:r>
    </w:p>
    <w:p w14:paraId="40CBC53B" w14:textId="77777777" w:rsidR="00000000" w:rsidRDefault="007C71EE">
      <w:pPr>
        <w:pStyle w:val="a"/>
        <w:rPr>
          <w:rFonts w:hint="cs"/>
          <w:rtl/>
        </w:rPr>
      </w:pPr>
    </w:p>
    <w:p w14:paraId="645A4053" w14:textId="77777777" w:rsidR="00000000" w:rsidRDefault="007C71EE">
      <w:pPr>
        <w:pStyle w:val="SpeakerCon"/>
        <w:rPr>
          <w:rtl/>
        </w:rPr>
      </w:pPr>
      <w:bookmarkStart w:id="2013" w:name="FS000001039T28_05_2003_00_35_23C"/>
      <w:bookmarkEnd w:id="2013"/>
      <w:r>
        <w:rPr>
          <w:rtl/>
        </w:rPr>
        <w:t>ענבל גבריאלי (הליכוד):</w:t>
      </w:r>
    </w:p>
    <w:p w14:paraId="75628C76" w14:textId="77777777" w:rsidR="00000000" w:rsidRDefault="007C71EE">
      <w:pPr>
        <w:pStyle w:val="a"/>
        <w:rPr>
          <w:rtl/>
        </w:rPr>
      </w:pPr>
    </w:p>
    <w:p w14:paraId="60B382AD" w14:textId="77777777" w:rsidR="00000000" w:rsidRDefault="007C71EE">
      <w:pPr>
        <w:pStyle w:val="a"/>
        <w:rPr>
          <w:rFonts w:hint="cs"/>
          <w:rtl/>
        </w:rPr>
      </w:pPr>
      <w:r>
        <w:rPr>
          <w:rFonts w:hint="cs"/>
          <w:rtl/>
        </w:rPr>
        <w:t>אין זה מתפקידי להסביר את זה. האיזון הראוי ש</w:t>
      </w:r>
      <w:r>
        <w:rPr>
          <w:rFonts w:hint="cs"/>
          <w:rtl/>
        </w:rPr>
        <w:t>עליו דיברתי קודם לכן הוא באמת הוצאת כל אותן עזים, הוצאת הסעיפים הבלתי-הכרחיים, והסעיפים האלה הוצאו. סעיף 35, חוק חינוך חינם לילדים חולים, שמשום-מה התוכנית הכלכלית גזרה עליו דחייה לשנתיים כך שייכנס לתוקפו ב=2007, סעיף שלשנת התקציב הקרובה אין לו שום משמעות ת</w:t>
      </w:r>
      <w:r>
        <w:rPr>
          <w:rFonts w:hint="cs"/>
          <w:rtl/>
        </w:rPr>
        <w:t>קציבית והוא הוצא. כך גם לגבי תיקון 7 לחוק החינוך המיוחד, שהתוכנית באה לקבוע את עיקורו ורוקנה אותו מתוכן וגם הוא הוצא. אותו הדבר גם לגבי שכר הלימוד לסטודנטים. אני הרי יודעת שדברים שמקפיאים אותם, במיוחד האוצר, טיבם שלא להפשיר, ולכן התעקשנו מול האוצר להמשיך א</w:t>
      </w:r>
      <w:r>
        <w:rPr>
          <w:rFonts w:hint="cs"/>
          <w:rtl/>
        </w:rPr>
        <w:t xml:space="preserve">ת ההפחתה של שכר הלימוד לסטודנטים. אכן, כבר בשנה הקרובה יופחת שכר הלימוד ב=3% נוספים. כך גם לגבי חוק הספריות הציבוריות ולגבי נושא טיפות-החלב ועוד ועוד ועוד. </w:t>
      </w:r>
    </w:p>
    <w:p w14:paraId="61A911C5" w14:textId="77777777" w:rsidR="00000000" w:rsidRDefault="007C71EE">
      <w:pPr>
        <w:pStyle w:val="a"/>
        <w:rPr>
          <w:rFonts w:hint="cs"/>
          <w:rtl/>
        </w:rPr>
      </w:pPr>
    </w:p>
    <w:p w14:paraId="2E1B9420" w14:textId="77777777" w:rsidR="00000000" w:rsidRDefault="007C71EE">
      <w:pPr>
        <w:pStyle w:val="ac"/>
        <w:rPr>
          <w:rtl/>
        </w:rPr>
      </w:pPr>
      <w:r>
        <w:rPr>
          <w:rFonts w:hint="eastAsia"/>
          <w:rtl/>
        </w:rPr>
        <w:t>אבשלום</w:t>
      </w:r>
      <w:r>
        <w:rPr>
          <w:rtl/>
        </w:rPr>
        <w:t xml:space="preserve"> וילן (מרצ):</w:t>
      </w:r>
    </w:p>
    <w:p w14:paraId="730E5621" w14:textId="77777777" w:rsidR="00000000" w:rsidRDefault="007C71EE">
      <w:pPr>
        <w:pStyle w:val="a"/>
        <w:rPr>
          <w:rFonts w:hint="cs"/>
          <w:rtl/>
        </w:rPr>
      </w:pPr>
    </w:p>
    <w:p w14:paraId="080B2D46" w14:textId="77777777" w:rsidR="00000000" w:rsidRDefault="007C71EE">
      <w:pPr>
        <w:pStyle w:val="a"/>
        <w:rPr>
          <w:rFonts w:hint="cs"/>
          <w:rtl/>
        </w:rPr>
      </w:pPr>
      <w:r>
        <w:rPr>
          <w:rFonts w:hint="cs"/>
          <w:rtl/>
        </w:rPr>
        <w:t xml:space="preserve">- - - ממך כאשה אני מצפה - - - </w:t>
      </w:r>
    </w:p>
    <w:p w14:paraId="2FD47E85" w14:textId="77777777" w:rsidR="00000000" w:rsidRDefault="007C71EE">
      <w:pPr>
        <w:pStyle w:val="a"/>
        <w:rPr>
          <w:rFonts w:hint="cs"/>
          <w:rtl/>
        </w:rPr>
      </w:pPr>
    </w:p>
    <w:p w14:paraId="06066E9D" w14:textId="77777777" w:rsidR="00000000" w:rsidRDefault="007C71EE">
      <w:pPr>
        <w:pStyle w:val="SpeakerCon"/>
        <w:rPr>
          <w:rtl/>
        </w:rPr>
      </w:pPr>
      <w:bookmarkStart w:id="2014" w:name="FS000001039T28_05_2003_00_39_00C"/>
      <w:bookmarkEnd w:id="2014"/>
      <w:r>
        <w:rPr>
          <w:rtl/>
        </w:rPr>
        <w:t>ענבל גבריאלי (הליכוד):</w:t>
      </w:r>
    </w:p>
    <w:p w14:paraId="3FCE3CA6" w14:textId="77777777" w:rsidR="00000000" w:rsidRDefault="007C71EE">
      <w:pPr>
        <w:pStyle w:val="a"/>
        <w:rPr>
          <w:rtl/>
        </w:rPr>
      </w:pPr>
    </w:p>
    <w:p w14:paraId="65F98E4F" w14:textId="77777777" w:rsidR="00000000" w:rsidRDefault="007C71EE">
      <w:pPr>
        <w:pStyle w:val="a"/>
        <w:rPr>
          <w:rFonts w:hint="cs"/>
          <w:rtl/>
        </w:rPr>
      </w:pPr>
      <w:r>
        <w:rPr>
          <w:rFonts w:hint="cs"/>
          <w:rtl/>
        </w:rPr>
        <w:t>רק רגע. כמו שבצד הזה ה</w:t>
      </w:r>
      <w:r>
        <w:rPr>
          <w:rFonts w:hint="cs"/>
          <w:rtl/>
        </w:rPr>
        <w:t xml:space="preserve">דוגמאות רבות וזמני על הדוכן מוגבל - - - </w:t>
      </w:r>
    </w:p>
    <w:p w14:paraId="31D55D05" w14:textId="77777777" w:rsidR="00000000" w:rsidRDefault="007C71EE">
      <w:pPr>
        <w:pStyle w:val="a"/>
        <w:rPr>
          <w:rFonts w:hint="cs"/>
          <w:rtl/>
        </w:rPr>
      </w:pPr>
    </w:p>
    <w:p w14:paraId="615E4701" w14:textId="77777777" w:rsidR="00000000" w:rsidRDefault="007C71EE">
      <w:pPr>
        <w:pStyle w:val="ad"/>
        <w:rPr>
          <w:rtl/>
        </w:rPr>
      </w:pPr>
    </w:p>
    <w:p w14:paraId="78D6E86C" w14:textId="77777777" w:rsidR="00000000" w:rsidRDefault="007C71EE">
      <w:pPr>
        <w:pStyle w:val="ad"/>
        <w:rPr>
          <w:rtl/>
        </w:rPr>
      </w:pPr>
      <w:r>
        <w:rPr>
          <w:rtl/>
        </w:rPr>
        <w:t>היו"ר נסים דהן:</w:t>
      </w:r>
    </w:p>
    <w:p w14:paraId="679F6920" w14:textId="77777777" w:rsidR="00000000" w:rsidRDefault="007C71EE">
      <w:pPr>
        <w:pStyle w:val="a"/>
        <w:rPr>
          <w:rtl/>
        </w:rPr>
      </w:pPr>
    </w:p>
    <w:p w14:paraId="6990CE0F" w14:textId="77777777" w:rsidR="00000000" w:rsidRDefault="007C71EE">
      <w:pPr>
        <w:pStyle w:val="a"/>
        <w:rPr>
          <w:rFonts w:hint="cs"/>
          <w:rtl/>
        </w:rPr>
      </w:pPr>
      <w:r>
        <w:rPr>
          <w:rFonts w:hint="cs"/>
          <w:rtl/>
        </w:rPr>
        <w:t xml:space="preserve">הוא כבר תם, אבל אני אתן לך עוד דקה זמן פציעות </w:t>
      </w:r>
    </w:p>
    <w:p w14:paraId="733E02B1" w14:textId="77777777" w:rsidR="00000000" w:rsidRDefault="007C71EE">
      <w:pPr>
        <w:pStyle w:val="a"/>
        <w:rPr>
          <w:rFonts w:hint="cs"/>
          <w:rtl/>
        </w:rPr>
      </w:pPr>
    </w:p>
    <w:p w14:paraId="2CFA3A10" w14:textId="77777777" w:rsidR="00000000" w:rsidRDefault="007C71EE">
      <w:pPr>
        <w:pStyle w:val="SpeakerCon"/>
        <w:rPr>
          <w:rtl/>
        </w:rPr>
      </w:pPr>
      <w:bookmarkStart w:id="2015" w:name="FS000001039T28_05_2003_00_39_47C"/>
      <w:bookmarkEnd w:id="2015"/>
      <w:r>
        <w:rPr>
          <w:rtl/>
        </w:rPr>
        <w:t>ענבל גבריאלי (הליכוד):</w:t>
      </w:r>
    </w:p>
    <w:p w14:paraId="169231BC" w14:textId="77777777" w:rsidR="00000000" w:rsidRDefault="007C71EE">
      <w:pPr>
        <w:pStyle w:val="a"/>
        <w:rPr>
          <w:rtl/>
        </w:rPr>
      </w:pPr>
    </w:p>
    <w:p w14:paraId="018ABC70" w14:textId="77777777" w:rsidR="00000000" w:rsidRDefault="007C71EE">
      <w:pPr>
        <w:pStyle w:val="a"/>
        <w:rPr>
          <w:rFonts w:hint="cs"/>
          <w:rtl/>
        </w:rPr>
      </w:pPr>
      <w:r>
        <w:rPr>
          <w:rFonts w:hint="cs"/>
          <w:rtl/>
        </w:rPr>
        <w:t xml:space="preserve">זה לא ייתכן, זה לא ייתכן. </w:t>
      </w:r>
    </w:p>
    <w:p w14:paraId="426BBE93" w14:textId="77777777" w:rsidR="00000000" w:rsidRDefault="007C71EE">
      <w:pPr>
        <w:pStyle w:val="a"/>
        <w:rPr>
          <w:rFonts w:hint="cs"/>
          <w:rtl/>
        </w:rPr>
      </w:pPr>
    </w:p>
    <w:p w14:paraId="3A7AD57C" w14:textId="77777777" w:rsidR="00000000" w:rsidRDefault="007C71EE">
      <w:pPr>
        <w:pStyle w:val="ad"/>
        <w:rPr>
          <w:rtl/>
        </w:rPr>
      </w:pPr>
      <w:r>
        <w:rPr>
          <w:rtl/>
        </w:rPr>
        <w:t>היו"ר נסים דהן:</w:t>
      </w:r>
    </w:p>
    <w:p w14:paraId="155CD150" w14:textId="77777777" w:rsidR="00000000" w:rsidRDefault="007C71EE">
      <w:pPr>
        <w:pStyle w:val="a"/>
        <w:rPr>
          <w:rtl/>
        </w:rPr>
      </w:pPr>
    </w:p>
    <w:p w14:paraId="24D6A6AE" w14:textId="77777777" w:rsidR="00000000" w:rsidRDefault="007C71EE">
      <w:pPr>
        <w:pStyle w:val="a"/>
        <w:rPr>
          <w:rFonts w:hint="cs"/>
          <w:rtl/>
        </w:rPr>
      </w:pPr>
      <w:r>
        <w:rPr>
          <w:rFonts w:hint="cs"/>
          <w:rtl/>
        </w:rPr>
        <w:t xml:space="preserve">אני יודע שזה לא ייתכן. אני מכיר את ההרגשה הזאת במקומך. </w:t>
      </w:r>
    </w:p>
    <w:p w14:paraId="59C53907" w14:textId="77777777" w:rsidR="00000000" w:rsidRDefault="007C71EE">
      <w:pPr>
        <w:pStyle w:val="a"/>
        <w:rPr>
          <w:rFonts w:hint="cs"/>
          <w:rtl/>
        </w:rPr>
      </w:pPr>
    </w:p>
    <w:p w14:paraId="7E2996E2" w14:textId="77777777" w:rsidR="00000000" w:rsidRDefault="007C71EE">
      <w:pPr>
        <w:pStyle w:val="SpeakerCon"/>
        <w:rPr>
          <w:rtl/>
        </w:rPr>
      </w:pPr>
      <w:bookmarkStart w:id="2016" w:name="FS000001039T28_05_2003_00_40_07C"/>
      <w:bookmarkEnd w:id="2016"/>
      <w:r>
        <w:rPr>
          <w:rtl/>
        </w:rPr>
        <w:t>ענבל גבריאלי (הליכוד):</w:t>
      </w:r>
    </w:p>
    <w:p w14:paraId="1C8E5809" w14:textId="77777777" w:rsidR="00000000" w:rsidRDefault="007C71EE">
      <w:pPr>
        <w:pStyle w:val="a"/>
        <w:rPr>
          <w:rtl/>
        </w:rPr>
      </w:pPr>
    </w:p>
    <w:p w14:paraId="1BD41588" w14:textId="77777777" w:rsidR="00000000" w:rsidRDefault="007C71EE">
      <w:pPr>
        <w:pStyle w:val="a"/>
        <w:rPr>
          <w:rFonts w:hint="cs"/>
          <w:rtl/>
        </w:rPr>
      </w:pPr>
      <w:r>
        <w:rPr>
          <w:rFonts w:hint="cs"/>
          <w:rtl/>
        </w:rPr>
        <w:t xml:space="preserve">הדוגמאות עוד רבות, וכפי שאמר היושב-ראש, הזמן שלי כאן מוגבל. </w:t>
      </w:r>
    </w:p>
    <w:p w14:paraId="324AC817" w14:textId="77777777" w:rsidR="00000000" w:rsidRDefault="007C71EE">
      <w:pPr>
        <w:pStyle w:val="a"/>
        <w:rPr>
          <w:rFonts w:hint="cs"/>
          <w:rtl/>
        </w:rPr>
      </w:pPr>
    </w:p>
    <w:p w14:paraId="79EAF158" w14:textId="77777777" w:rsidR="00000000" w:rsidRDefault="007C71EE">
      <w:pPr>
        <w:pStyle w:val="ad"/>
        <w:rPr>
          <w:rtl/>
        </w:rPr>
      </w:pPr>
      <w:r>
        <w:rPr>
          <w:rtl/>
        </w:rPr>
        <w:t>היו"ר נסים דהן:</w:t>
      </w:r>
    </w:p>
    <w:p w14:paraId="4539B8C0" w14:textId="77777777" w:rsidR="00000000" w:rsidRDefault="007C71EE">
      <w:pPr>
        <w:pStyle w:val="a"/>
        <w:rPr>
          <w:rtl/>
        </w:rPr>
      </w:pPr>
    </w:p>
    <w:p w14:paraId="52717A49" w14:textId="77777777" w:rsidR="00000000" w:rsidRDefault="007C71EE">
      <w:pPr>
        <w:pStyle w:val="a"/>
        <w:rPr>
          <w:rFonts w:hint="cs"/>
          <w:rtl/>
        </w:rPr>
      </w:pPr>
      <w:r>
        <w:rPr>
          <w:rFonts w:hint="cs"/>
          <w:rtl/>
        </w:rPr>
        <w:t xml:space="preserve">הוא תם, אמרתי. </w:t>
      </w:r>
    </w:p>
    <w:p w14:paraId="666D28DF" w14:textId="77777777" w:rsidR="00000000" w:rsidRDefault="007C71EE">
      <w:pPr>
        <w:pStyle w:val="a"/>
        <w:rPr>
          <w:rFonts w:hint="cs"/>
          <w:rtl/>
        </w:rPr>
      </w:pPr>
    </w:p>
    <w:p w14:paraId="04C5D180" w14:textId="77777777" w:rsidR="00000000" w:rsidRDefault="007C71EE">
      <w:pPr>
        <w:pStyle w:val="SpeakerCon"/>
        <w:rPr>
          <w:rtl/>
        </w:rPr>
      </w:pPr>
      <w:bookmarkStart w:id="2017" w:name="FS000001039T28_05_2003_00_40_27C"/>
      <w:bookmarkEnd w:id="2017"/>
      <w:r>
        <w:rPr>
          <w:rtl/>
        </w:rPr>
        <w:t>ענבל גבריאלי (הליכוד):</w:t>
      </w:r>
    </w:p>
    <w:p w14:paraId="3402D0DA" w14:textId="77777777" w:rsidR="00000000" w:rsidRDefault="007C71EE">
      <w:pPr>
        <w:pStyle w:val="a"/>
        <w:rPr>
          <w:rtl/>
        </w:rPr>
      </w:pPr>
    </w:p>
    <w:p w14:paraId="6B12FB42" w14:textId="77777777" w:rsidR="00000000" w:rsidRDefault="007C71EE">
      <w:pPr>
        <w:pStyle w:val="a"/>
        <w:rPr>
          <w:rFonts w:hint="cs"/>
          <w:rtl/>
        </w:rPr>
      </w:pPr>
      <w:r>
        <w:rPr>
          <w:rFonts w:hint="cs"/>
          <w:rtl/>
        </w:rPr>
        <w:t>מוגבל. אני אסתפק בדוגמאות האלה מתוך תקווה שהצלחתי להבהיר את ההבדל בין הקואליציה לאופוזיציה, את ההבדל בין מי שבא לצעוק ולהתנגד ללא תכלי</w:t>
      </w:r>
      <w:r>
        <w:rPr>
          <w:rFonts w:hint="cs"/>
          <w:rtl/>
        </w:rPr>
        <w:t xml:space="preserve">ת לבין מי שבוחר למלא  פיו מים, פועל לשינוי פני הדברים, מגלה אחריות כלפי המשק, מכיר ומבין את הצורך במציאת פתרונות ולבסוף גם נותן את ידו ליישום הפתרונות האלה. </w:t>
      </w:r>
    </w:p>
    <w:p w14:paraId="523DF86E" w14:textId="77777777" w:rsidR="00000000" w:rsidRDefault="007C71EE">
      <w:pPr>
        <w:pStyle w:val="a"/>
        <w:rPr>
          <w:rFonts w:hint="cs"/>
          <w:rtl/>
        </w:rPr>
      </w:pPr>
    </w:p>
    <w:p w14:paraId="2E706BB4" w14:textId="77777777" w:rsidR="00000000" w:rsidRDefault="007C71EE">
      <w:pPr>
        <w:pStyle w:val="a"/>
        <w:rPr>
          <w:rFonts w:hint="cs"/>
          <w:rtl/>
        </w:rPr>
      </w:pPr>
      <w:r>
        <w:rPr>
          <w:rFonts w:hint="cs"/>
          <w:rtl/>
        </w:rPr>
        <w:t>נכון, חבר הכנסת וילן, לצערי הרב גם היום התוכנית הכלכלית, במתכונתה הנוכחית, כפי שהיא תובא מחר לאיש</w:t>
      </w:r>
      <w:r>
        <w:rPr>
          <w:rFonts w:hint="cs"/>
          <w:rtl/>
        </w:rPr>
        <w:t>ור הכנסת בקריאה שנייה ושלישית, עדיין כוללת הרבה סעיפים שאני לא בדיוק חיה אתם בשלום, ואני בטוחה שכך גם כל חברי הכנסת.</w:t>
      </w:r>
    </w:p>
    <w:p w14:paraId="29E0A6C4" w14:textId="77777777" w:rsidR="00000000" w:rsidRDefault="007C71EE">
      <w:pPr>
        <w:pStyle w:val="a"/>
        <w:rPr>
          <w:rFonts w:hint="cs"/>
          <w:rtl/>
        </w:rPr>
      </w:pPr>
    </w:p>
    <w:p w14:paraId="2A6A86E5" w14:textId="77777777" w:rsidR="00000000" w:rsidRDefault="007C71EE">
      <w:pPr>
        <w:pStyle w:val="ad"/>
        <w:rPr>
          <w:rtl/>
        </w:rPr>
      </w:pPr>
      <w:r>
        <w:rPr>
          <w:rtl/>
        </w:rPr>
        <w:t>היו"ר נסים דהן:</w:t>
      </w:r>
    </w:p>
    <w:p w14:paraId="53C5C2ED" w14:textId="77777777" w:rsidR="00000000" w:rsidRDefault="007C71EE">
      <w:pPr>
        <w:pStyle w:val="a"/>
        <w:rPr>
          <w:rtl/>
        </w:rPr>
      </w:pPr>
    </w:p>
    <w:p w14:paraId="64D3DFBA" w14:textId="77777777" w:rsidR="00000000" w:rsidRDefault="007C71EE">
      <w:pPr>
        <w:pStyle w:val="a"/>
        <w:rPr>
          <w:rFonts w:hint="cs"/>
          <w:rtl/>
        </w:rPr>
      </w:pPr>
      <w:r>
        <w:rPr>
          <w:rFonts w:hint="cs"/>
          <w:rtl/>
        </w:rPr>
        <w:t xml:space="preserve">תודה. יש לך הזדמנויות נוספות להשמיע את דברייך. זה לא הנאום האחרון שלך. </w:t>
      </w:r>
    </w:p>
    <w:p w14:paraId="2F3AD669" w14:textId="77777777" w:rsidR="00000000" w:rsidRDefault="007C71EE">
      <w:pPr>
        <w:pStyle w:val="a"/>
        <w:rPr>
          <w:rFonts w:hint="cs"/>
          <w:rtl/>
        </w:rPr>
      </w:pPr>
    </w:p>
    <w:p w14:paraId="7F404CF0" w14:textId="77777777" w:rsidR="00000000" w:rsidRDefault="007C71EE">
      <w:pPr>
        <w:pStyle w:val="SpeakerCon"/>
        <w:rPr>
          <w:rtl/>
        </w:rPr>
      </w:pPr>
      <w:bookmarkStart w:id="2018" w:name="FS000001039T28_05_2003_00_42_30C"/>
      <w:bookmarkEnd w:id="2018"/>
      <w:r>
        <w:rPr>
          <w:rtl/>
        </w:rPr>
        <w:t>ענבל גבריאלי (הליכוד):</w:t>
      </w:r>
    </w:p>
    <w:p w14:paraId="60D48860" w14:textId="77777777" w:rsidR="00000000" w:rsidRDefault="007C71EE">
      <w:pPr>
        <w:pStyle w:val="a"/>
        <w:rPr>
          <w:rtl/>
        </w:rPr>
      </w:pPr>
    </w:p>
    <w:p w14:paraId="5480A803" w14:textId="77777777" w:rsidR="00000000" w:rsidRDefault="007C71EE">
      <w:pPr>
        <w:pStyle w:val="a"/>
        <w:rPr>
          <w:rFonts w:hint="cs"/>
          <w:rtl/>
        </w:rPr>
      </w:pPr>
      <w:r>
        <w:rPr>
          <w:rFonts w:hint="cs"/>
          <w:rtl/>
        </w:rPr>
        <w:t>יש לי דברים חשובים לומר.</w:t>
      </w:r>
      <w:r>
        <w:rPr>
          <w:rFonts w:hint="cs"/>
          <w:rtl/>
        </w:rPr>
        <w:t xml:space="preserve"> עוד דקה אחת. התוכנית הכלכלית הזאת במתכונת הזאת היא מחיר כואב שאנחנו צריכים לשלם היום, וייתכן מאוד שאם לא נסכים לשלם את המחיר הזה היום, מחר ניאלץ לשלם מחיר כואב עוד יותר. </w:t>
      </w:r>
    </w:p>
    <w:p w14:paraId="66BA4C76" w14:textId="77777777" w:rsidR="00000000" w:rsidRDefault="007C71EE">
      <w:pPr>
        <w:pStyle w:val="a"/>
        <w:rPr>
          <w:rFonts w:hint="cs"/>
          <w:rtl/>
        </w:rPr>
      </w:pPr>
    </w:p>
    <w:p w14:paraId="14142EC0" w14:textId="77777777" w:rsidR="00000000" w:rsidRDefault="007C71EE">
      <w:pPr>
        <w:pStyle w:val="a"/>
        <w:rPr>
          <w:rFonts w:hint="cs"/>
          <w:rtl/>
        </w:rPr>
      </w:pPr>
      <w:r>
        <w:rPr>
          <w:rFonts w:hint="cs"/>
          <w:rtl/>
        </w:rPr>
        <w:t>אני חושבת שהדבר העיקרי שלמדתי מהניסיון היום על הדוכן הוא לא לשתף פעולה עם קריאות הב</w:t>
      </w:r>
      <w:r>
        <w:rPr>
          <w:rFonts w:hint="cs"/>
          <w:rtl/>
        </w:rPr>
        <w:t xml:space="preserve">יניים. היו לי דברים חשובים לומר. </w:t>
      </w:r>
    </w:p>
    <w:p w14:paraId="65523418" w14:textId="77777777" w:rsidR="00000000" w:rsidRDefault="007C71EE">
      <w:pPr>
        <w:pStyle w:val="a"/>
        <w:rPr>
          <w:rFonts w:hint="cs"/>
          <w:rtl/>
        </w:rPr>
      </w:pPr>
    </w:p>
    <w:p w14:paraId="1DA56D57" w14:textId="77777777" w:rsidR="00000000" w:rsidRDefault="007C71EE">
      <w:pPr>
        <w:pStyle w:val="ad"/>
        <w:rPr>
          <w:rtl/>
        </w:rPr>
      </w:pPr>
      <w:r>
        <w:rPr>
          <w:rtl/>
        </w:rPr>
        <w:t>היו"ר נסים דהן:</w:t>
      </w:r>
    </w:p>
    <w:p w14:paraId="6E60564E" w14:textId="77777777" w:rsidR="00000000" w:rsidRDefault="007C71EE">
      <w:pPr>
        <w:pStyle w:val="a"/>
        <w:rPr>
          <w:rtl/>
        </w:rPr>
      </w:pPr>
    </w:p>
    <w:p w14:paraId="00DBD4EB" w14:textId="77777777" w:rsidR="00000000" w:rsidRDefault="007C71EE">
      <w:pPr>
        <w:pStyle w:val="a"/>
        <w:rPr>
          <w:rFonts w:hint="cs"/>
          <w:rtl/>
        </w:rPr>
      </w:pPr>
      <w:r>
        <w:rPr>
          <w:rFonts w:hint="cs"/>
          <w:rtl/>
        </w:rPr>
        <w:t xml:space="preserve">יש עוד הזדמנות. לא סיימת את הנאומים שלך לערב זה. חבר הכנסת איוב קרא, בבקשה. </w:t>
      </w:r>
    </w:p>
    <w:p w14:paraId="0C83E21D" w14:textId="77777777" w:rsidR="00000000" w:rsidRDefault="007C71EE">
      <w:pPr>
        <w:pStyle w:val="a"/>
        <w:rPr>
          <w:rFonts w:hint="cs"/>
          <w:rtl/>
        </w:rPr>
      </w:pPr>
    </w:p>
    <w:p w14:paraId="3A86227E" w14:textId="77777777" w:rsidR="00000000" w:rsidRDefault="007C71EE">
      <w:pPr>
        <w:pStyle w:val="Speaker"/>
        <w:rPr>
          <w:rtl/>
        </w:rPr>
      </w:pPr>
      <w:bookmarkStart w:id="2019" w:name="FS000000475T28_05_2003_00_44_49"/>
      <w:bookmarkEnd w:id="2019"/>
      <w:r>
        <w:rPr>
          <w:rFonts w:hint="eastAsia"/>
          <w:rtl/>
        </w:rPr>
        <w:t>איוב</w:t>
      </w:r>
      <w:r>
        <w:rPr>
          <w:rtl/>
        </w:rPr>
        <w:t xml:space="preserve"> קרא (הליכוד):</w:t>
      </w:r>
    </w:p>
    <w:p w14:paraId="46E60457" w14:textId="77777777" w:rsidR="00000000" w:rsidRDefault="007C71EE">
      <w:pPr>
        <w:pStyle w:val="a"/>
        <w:rPr>
          <w:rFonts w:hint="cs"/>
          <w:rtl/>
        </w:rPr>
      </w:pPr>
    </w:p>
    <w:p w14:paraId="0141678F" w14:textId="77777777" w:rsidR="00000000" w:rsidRDefault="007C71EE">
      <w:pPr>
        <w:pStyle w:val="a"/>
        <w:rPr>
          <w:rFonts w:hint="cs"/>
          <w:rtl/>
        </w:rPr>
      </w:pPr>
      <w:r>
        <w:rPr>
          <w:rFonts w:hint="cs"/>
          <w:rtl/>
        </w:rPr>
        <w:t>אדוני היושב-ראש, כנסת נכבדה, אני רוצה בנאום הקצר הזה לומר דברים אחדים.</w:t>
      </w:r>
    </w:p>
    <w:p w14:paraId="452E8648" w14:textId="77777777" w:rsidR="00000000" w:rsidRDefault="007C71EE">
      <w:pPr>
        <w:pStyle w:val="a"/>
        <w:rPr>
          <w:rFonts w:hint="cs"/>
          <w:rtl/>
        </w:rPr>
      </w:pPr>
    </w:p>
    <w:p w14:paraId="24E24DE1" w14:textId="77777777" w:rsidR="00000000" w:rsidRDefault="007C71EE">
      <w:pPr>
        <w:pStyle w:val="ad"/>
        <w:rPr>
          <w:rtl/>
        </w:rPr>
      </w:pPr>
      <w:r>
        <w:rPr>
          <w:rtl/>
        </w:rPr>
        <w:t>היו"ר נסים דהן:</w:t>
      </w:r>
    </w:p>
    <w:p w14:paraId="18D267E3" w14:textId="77777777" w:rsidR="00000000" w:rsidRDefault="007C71EE">
      <w:pPr>
        <w:pStyle w:val="a"/>
        <w:rPr>
          <w:rtl/>
        </w:rPr>
      </w:pPr>
    </w:p>
    <w:p w14:paraId="5AE83D50" w14:textId="77777777" w:rsidR="00000000" w:rsidRDefault="007C71EE">
      <w:pPr>
        <w:pStyle w:val="a"/>
        <w:rPr>
          <w:rFonts w:hint="cs"/>
          <w:rtl/>
        </w:rPr>
      </w:pPr>
      <w:r>
        <w:rPr>
          <w:rFonts w:hint="cs"/>
          <w:rtl/>
        </w:rPr>
        <w:t>הוא לא כל כך קצר,</w:t>
      </w:r>
      <w:r>
        <w:rPr>
          <w:rFonts w:hint="cs"/>
          <w:rtl/>
        </w:rPr>
        <w:t xml:space="preserve"> יש לך עשר דקות. </w:t>
      </w:r>
    </w:p>
    <w:p w14:paraId="1A851BB4" w14:textId="77777777" w:rsidR="00000000" w:rsidRDefault="007C71EE">
      <w:pPr>
        <w:pStyle w:val="a"/>
        <w:rPr>
          <w:rFonts w:hint="cs"/>
          <w:rtl/>
        </w:rPr>
      </w:pPr>
    </w:p>
    <w:p w14:paraId="7F84829B" w14:textId="77777777" w:rsidR="00000000" w:rsidRDefault="007C71EE">
      <w:pPr>
        <w:pStyle w:val="SpeakerCon"/>
        <w:rPr>
          <w:rtl/>
        </w:rPr>
      </w:pPr>
      <w:bookmarkStart w:id="2020" w:name="FS000000475T28_05_2003_00_45_29C"/>
      <w:bookmarkEnd w:id="2020"/>
      <w:r>
        <w:rPr>
          <w:rtl/>
        </w:rPr>
        <w:t>איוב קרא (הליכוד):</w:t>
      </w:r>
    </w:p>
    <w:p w14:paraId="199379AF" w14:textId="77777777" w:rsidR="00000000" w:rsidRDefault="007C71EE">
      <w:pPr>
        <w:pStyle w:val="a"/>
        <w:rPr>
          <w:rtl/>
        </w:rPr>
      </w:pPr>
    </w:p>
    <w:p w14:paraId="49AFEE57" w14:textId="77777777" w:rsidR="00000000" w:rsidRDefault="007C71EE">
      <w:pPr>
        <w:pStyle w:val="a"/>
        <w:rPr>
          <w:rFonts w:hint="cs"/>
          <w:rtl/>
        </w:rPr>
      </w:pPr>
      <w:r>
        <w:rPr>
          <w:rFonts w:hint="cs"/>
          <w:rtl/>
        </w:rPr>
        <w:t xml:space="preserve">תמיד מאשימים אותנו כאילו אנחנו לא בצד של החלשים וכאילו אנחנו לא אנשים קשובים לשטח. אני רוצה לומר לכם, שלפחות חברי ועדת הכספים מהליכוד ישבו, למרות התוכנית הכלכלית המחייבת, ופעלו בשבועות האחרונים לתיקון כמה דברים. </w:t>
      </w:r>
    </w:p>
    <w:p w14:paraId="7D57492E" w14:textId="77777777" w:rsidR="00000000" w:rsidRDefault="007C71EE">
      <w:pPr>
        <w:pStyle w:val="a"/>
        <w:rPr>
          <w:rFonts w:hint="cs"/>
          <w:rtl/>
        </w:rPr>
      </w:pPr>
    </w:p>
    <w:p w14:paraId="189F7827" w14:textId="77777777" w:rsidR="00000000" w:rsidRDefault="007C71EE">
      <w:pPr>
        <w:pStyle w:val="a"/>
        <w:rPr>
          <w:rFonts w:hint="cs"/>
          <w:rtl/>
        </w:rPr>
      </w:pPr>
      <w:r>
        <w:rPr>
          <w:rFonts w:hint="cs"/>
          <w:rtl/>
        </w:rPr>
        <w:t>אחד</w:t>
      </w:r>
      <w:r>
        <w:rPr>
          <w:rFonts w:hint="cs"/>
          <w:rtl/>
        </w:rPr>
        <w:t xml:space="preserve"> הדברים החשובים שתיקנו הוא קצבת הילדים. פרסנו את כל הקיצוץ בקצבאות הילדים, שמאוד התנגדתי לו במתכונתו המקורית, לשבע שנים, כך שהדבר הזה יכול עוד להשתנות. אנחנו לא יודעים מה ילד יום, ובינתיים הנזק מזערי ולא רציני. </w:t>
      </w:r>
    </w:p>
    <w:p w14:paraId="38D12F2F" w14:textId="77777777" w:rsidR="00000000" w:rsidRDefault="007C71EE">
      <w:pPr>
        <w:pStyle w:val="a"/>
        <w:rPr>
          <w:rFonts w:hint="cs"/>
          <w:rtl/>
        </w:rPr>
      </w:pPr>
    </w:p>
    <w:p w14:paraId="4C0BEEB2" w14:textId="77777777" w:rsidR="00000000" w:rsidRDefault="007C71EE">
      <w:pPr>
        <w:pStyle w:val="ad"/>
        <w:rPr>
          <w:rtl/>
        </w:rPr>
      </w:pPr>
      <w:r>
        <w:rPr>
          <w:rtl/>
        </w:rPr>
        <w:t>היו"ר נסים דהן:</w:t>
      </w:r>
    </w:p>
    <w:p w14:paraId="00D10D97" w14:textId="77777777" w:rsidR="00000000" w:rsidRDefault="007C71EE">
      <w:pPr>
        <w:pStyle w:val="a"/>
        <w:rPr>
          <w:rtl/>
        </w:rPr>
      </w:pPr>
    </w:p>
    <w:p w14:paraId="6F03150C" w14:textId="77777777" w:rsidR="00000000" w:rsidRDefault="007C71EE">
      <w:pPr>
        <w:pStyle w:val="a"/>
        <w:rPr>
          <w:rFonts w:hint="cs"/>
          <w:rtl/>
        </w:rPr>
      </w:pPr>
      <w:r>
        <w:rPr>
          <w:rFonts w:hint="cs"/>
          <w:rtl/>
        </w:rPr>
        <w:t xml:space="preserve">הרשה לי להעיר לך, שבין מה </w:t>
      </w:r>
      <w:r>
        <w:rPr>
          <w:rFonts w:hint="cs"/>
          <w:rtl/>
        </w:rPr>
        <w:t xml:space="preserve">שסיכמת עם האוצר לבין מה שהם כתבו בפועל והגישו לכנסת יש הבדל. הם הבטיחו לך משהו אחר ולא קיימו אותו. </w:t>
      </w:r>
    </w:p>
    <w:p w14:paraId="644B5A3B" w14:textId="77777777" w:rsidR="00000000" w:rsidRDefault="007C71EE">
      <w:pPr>
        <w:pStyle w:val="a"/>
        <w:rPr>
          <w:rFonts w:hint="cs"/>
          <w:rtl/>
        </w:rPr>
      </w:pPr>
    </w:p>
    <w:p w14:paraId="39D16BF7" w14:textId="77777777" w:rsidR="00000000" w:rsidRDefault="007C71EE">
      <w:pPr>
        <w:pStyle w:val="SpeakerCon"/>
        <w:rPr>
          <w:rtl/>
        </w:rPr>
      </w:pPr>
      <w:bookmarkStart w:id="2021" w:name="FS000000475T28_05_2003_00_47_47C"/>
      <w:bookmarkEnd w:id="2021"/>
      <w:r>
        <w:rPr>
          <w:rtl/>
        </w:rPr>
        <w:t>איוב קרא (הליכוד):</w:t>
      </w:r>
    </w:p>
    <w:p w14:paraId="3227B71A" w14:textId="77777777" w:rsidR="00000000" w:rsidRDefault="007C71EE">
      <w:pPr>
        <w:pStyle w:val="a"/>
        <w:rPr>
          <w:rtl/>
        </w:rPr>
      </w:pPr>
    </w:p>
    <w:p w14:paraId="38A82827" w14:textId="77777777" w:rsidR="00000000" w:rsidRDefault="007C71EE">
      <w:pPr>
        <w:pStyle w:val="a"/>
        <w:rPr>
          <w:rFonts w:hint="cs"/>
          <w:rtl/>
        </w:rPr>
      </w:pPr>
      <w:r>
        <w:rPr>
          <w:rFonts w:hint="cs"/>
          <w:rtl/>
        </w:rPr>
        <w:t xml:space="preserve">אנחנו נבדוק את זה עד מחר. מחר יש לנו ישיבה ונעמוד על זה. </w:t>
      </w:r>
    </w:p>
    <w:p w14:paraId="2619337D" w14:textId="77777777" w:rsidR="00000000" w:rsidRDefault="007C71EE">
      <w:pPr>
        <w:pStyle w:val="a"/>
        <w:rPr>
          <w:rFonts w:hint="cs"/>
          <w:rtl/>
        </w:rPr>
      </w:pPr>
    </w:p>
    <w:p w14:paraId="2FD91BA7" w14:textId="77777777" w:rsidR="00000000" w:rsidRDefault="007C71EE">
      <w:pPr>
        <w:pStyle w:val="a"/>
        <w:rPr>
          <w:rFonts w:hint="cs"/>
          <w:rtl/>
        </w:rPr>
      </w:pPr>
      <w:r>
        <w:rPr>
          <w:rFonts w:hint="cs"/>
          <w:rtl/>
        </w:rPr>
        <w:t xml:space="preserve">עובדים זרים </w:t>
      </w:r>
      <w:r>
        <w:rPr>
          <w:rtl/>
        </w:rPr>
        <w:t>–</w:t>
      </w:r>
      <w:r>
        <w:rPr>
          <w:rFonts w:hint="cs"/>
          <w:rtl/>
        </w:rPr>
        <w:t xml:space="preserve"> היה אמור להיות היטל של 15%, וניהלנו משא-ומתן עם המדינה ועם הממ</w:t>
      </w:r>
      <w:r>
        <w:rPr>
          <w:rFonts w:hint="cs"/>
          <w:rtl/>
        </w:rPr>
        <w:t xml:space="preserve">שלה. הצלחנו להוריד לכל הענפים, הן לבניין והן לחקלאות, מ=15% ל=8%. הגשתי הסתייגות שתועלה מחר, שגם לגבי החקלאות יבטלו את ה=8%. אני אעלה את ההסתייגות להצבעה במליאה, ואני מקווה שנצליח לבשר לחקלאים, שמצוקתם קשה, שההיטל הזה לא יהיה. </w:t>
      </w:r>
    </w:p>
    <w:p w14:paraId="370695F5" w14:textId="77777777" w:rsidR="00000000" w:rsidRDefault="007C71EE">
      <w:pPr>
        <w:pStyle w:val="a"/>
        <w:rPr>
          <w:rFonts w:hint="cs"/>
          <w:rtl/>
        </w:rPr>
      </w:pPr>
    </w:p>
    <w:p w14:paraId="12B3AC00" w14:textId="77777777" w:rsidR="00000000" w:rsidRDefault="007C71EE">
      <w:pPr>
        <w:pStyle w:val="a"/>
        <w:rPr>
          <w:rFonts w:hint="cs"/>
          <w:rtl/>
        </w:rPr>
      </w:pPr>
      <w:r>
        <w:rPr>
          <w:rFonts w:hint="cs"/>
          <w:rtl/>
        </w:rPr>
        <w:t xml:space="preserve">בנושא אגרת הטלוויזיה התנהל </w:t>
      </w:r>
      <w:r>
        <w:rPr>
          <w:rFonts w:hint="cs"/>
          <w:rtl/>
        </w:rPr>
        <w:t xml:space="preserve">משא-ומתן להוריד בשנה הזאת עד 50%. זה עוד לא נגמר, אבל אין לי ספק שגם בנושא זה יש בשורה לחלשים. </w:t>
      </w:r>
    </w:p>
    <w:p w14:paraId="11DA473B" w14:textId="77777777" w:rsidR="00000000" w:rsidRDefault="007C71EE">
      <w:pPr>
        <w:pStyle w:val="a"/>
        <w:rPr>
          <w:rFonts w:hint="cs"/>
          <w:rtl/>
        </w:rPr>
      </w:pPr>
    </w:p>
    <w:p w14:paraId="7DEB63FE" w14:textId="77777777" w:rsidR="00000000" w:rsidRDefault="007C71EE">
      <w:pPr>
        <w:pStyle w:val="a"/>
        <w:rPr>
          <w:rFonts w:hint="cs"/>
          <w:rtl/>
        </w:rPr>
      </w:pPr>
      <w:r>
        <w:rPr>
          <w:rFonts w:hint="cs"/>
          <w:rtl/>
        </w:rPr>
        <w:t xml:space="preserve">בנושא הטבות המס היה מצב שבו רצו לקחת את ההטבות הללו מתושבי קו העימות. בעזרת ניהול נכון של משא-ומתן הצלחנו להשאיר את ההטבות האלה. כל מי שיש לו 13% ומעלה בהטבות </w:t>
      </w:r>
      <w:r>
        <w:rPr>
          <w:rFonts w:hint="cs"/>
          <w:rtl/>
        </w:rPr>
        <w:t xml:space="preserve">מס יישאר עם ההטבות, גם בדרום וגם בצפון. יש עוד כמה תיקונים שהגשנו למחר, ואני מקווה שנתקן מה שרק אפשר לתקן. </w:t>
      </w:r>
    </w:p>
    <w:p w14:paraId="4A680501" w14:textId="77777777" w:rsidR="00000000" w:rsidRDefault="007C71EE">
      <w:pPr>
        <w:pStyle w:val="a"/>
        <w:rPr>
          <w:rFonts w:hint="cs"/>
          <w:rtl/>
        </w:rPr>
      </w:pPr>
    </w:p>
    <w:p w14:paraId="1394C96A" w14:textId="77777777" w:rsidR="00000000" w:rsidRDefault="007C71EE">
      <w:pPr>
        <w:pStyle w:val="a"/>
        <w:rPr>
          <w:rFonts w:hint="cs"/>
          <w:rtl/>
        </w:rPr>
      </w:pPr>
      <w:r>
        <w:rPr>
          <w:rFonts w:hint="cs"/>
          <w:rtl/>
        </w:rPr>
        <w:t xml:space="preserve">עקרות-הבית </w:t>
      </w:r>
      <w:r>
        <w:rPr>
          <w:rtl/>
        </w:rPr>
        <w:t>–</w:t>
      </w:r>
      <w:r>
        <w:rPr>
          <w:rFonts w:hint="cs"/>
          <w:rtl/>
        </w:rPr>
        <w:t xml:space="preserve"> היתה כוונה להטיל מס של עד 87 שקלים. הורדנו את זה ל=70 שקלים, כאשר המטרה היא שוועדה שנקים בוועדת הכספים תביא לכך שהאגרה הזאת תשולם רק ע</w:t>
      </w:r>
      <w:r>
        <w:rPr>
          <w:rFonts w:hint="cs"/>
          <w:rtl/>
        </w:rPr>
        <w:t xml:space="preserve">ל-ידי מי שאין לו בעיה בהכנסות, כמובן בהתאם למבחן הכנסה של כל משפחה. הנושא הזה, להערכתי, בכל מה שקשור לחלשים, לא יפגע בהם אם ההכנסה שלהם קטנה. </w:t>
      </w:r>
    </w:p>
    <w:p w14:paraId="4DFF9703" w14:textId="77777777" w:rsidR="00000000" w:rsidRDefault="007C71EE">
      <w:pPr>
        <w:pStyle w:val="a"/>
        <w:rPr>
          <w:rFonts w:hint="cs"/>
          <w:rtl/>
        </w:rPr>
      </w:pPr>
    </w:p>
    <w:p w14:paraId="61512E12" w14:textId="77777777" w:rsidR="00000000" w:rsidRDefault="007C71EE">
      <w:pPr>
        <w:pStyle w:val="a"/>
        <w:rPr>
          <w:rFonts w:hint="cs"/>
          <w:rtl/>
        </w:rPr>
      </w:pPr>
      <w:r>
        <w:rPr>
          <w:rFonts w:hint="cs"/>
          <w:rtl/>
        </w:rPr>
        <w:t>לגבי הסיעודיים, הקשישים והזקנים היתה כוונה להטיל מיסוי של עד 15%, ואני שמח שבלחצים שלנו הורדנו את זה לאפס. היינו</w:t>
      </w:r>
      <w:r>
        <w:rPr>
          <w:rFonts w:hint="cs"/>
          <w:rtl/>
        </w:rPr>
        <w:t xml:space="preserve"> רגישים לכל מה שקשור לחלשים, ואי-אפשר להאשים אותנו בכך שלא היינו קשובים לחלשים. </w:t>
      </w:r>
    </w:p>
    <w:p w14:paraId="02615C88" w14:textId="77777777" w:rsidR="00000000" w:rsidRDefault="007C71EE">
      <w:pPr>
        <w:pStyle w:val="a"/>
        <w:rPr>
          <w:rFonts w:hint="cs"/>
          <w:rtl/>
        </w:rPr>
      </w:pPr>
    </w:p>
    <w:p w14:paraId="6C2787C6" w14:textId="77777777" w:rsidR="00000000" w:rsidRDefault="007C71EE">
      <w:pPr>
        <w:pStyle w:val="a"/>
        <w:rPr>
          <w:rFonts w:hint="cs"/>
          <w:rtl/>
        </w:rPr>
      </w:pPr>
      <w:r>
        <w:rPr>
          <w:rFonts w:hint="cs"/>
          <w:rtl/>
        </w:rPr>
        <w:t>מדינת ישראל נמצאת במצב קשה מבחינה כלכלית. אי-אפשר לנהל מדינה במצב מדיני-ביטחוני כמו שהוא היום כאילו כלום לא קורה. צריך להבין את המציאות, את האמת, וצריך לומר את זה לעם ולציבור</w:t>
      </w:r>
      <w:r>
        <w:rPr>
          <w:rFonts w:hint="cs"/>
          <w:rtl/>
        </w:rPr>
        <w:t xml:space="preserve">. צריך ללכת בין הטיפות ולבחור את המטרות כדי להוביל את הספינה לחוף מבטחים. אין לי ספק שלכל שר אוצר היתה תוכנית אחרת במקצת, אבל כולם יודעים שזאת תוכנית אין-ברירה. על זה כולם מסכימים. </w:t>
      </w:r>
    </w:p>
    <w:p w14:paraId="4390A3E1" w14:textId="77777777" w:rsidR="00000000" w:rsidRDefault="007C71EE">
      <w:pPr>
        <w:pStyle w:val="a"/>
        <w:rPr>
          <w:rFonts w:hint="cs"/>
          <w:rtl/>
        </w:rPr>
      </w:pPr>
    </w:p>
    <w:p w14:paraId="1EEBBD57" w14:textId="77777777" w:rsidR="00000000" w:rsidRDefault="007C71EE">
      <w:pPr>
        <w:pStyle w:val="a"/>
        <w:rPr>
          <w:rFonts w:hint="cs"/>
          <w:rtl/>
        </w:rPr>
      </w:pPr>
      <w:r>
        <w:rPr>
          <w:rFonts w:hint="cs"/>
          <w:rtl/>
        </w:rPr>
        <w:t xml:space="preserve">אם היית שואל אותי אם אפשר לנהל במצב הנוכחי כלכלה נכונה, אני אומר לכם שלא </w:t>
      </w:r>
      <w:r>
        <w:rPr>
          <w:rFonts w:hint="cs"/>
          <w:rtl/>
        </w:rPr>
        <w:t>יעזור גם אם תביא את גאון הדור ותשים אותו פה. ראינו את בייגה ואת ברק בממשלה שלהם, איך הם ישבו פה, הרחיבו את השולחנות, הזמינו לכאן נגר ואמרו שתהיה צמיחה. ראינו שבסוף הקדנציה של אהוד ברק היה מצב דומה פחות או יותר למצב היום. הגירעון גדל, יתרות מטבע החוץ היו בב</w:t>
      </w:r>
      <w:r>
        <w:rPr>
          <w:rFonts w:hint="cs"/>
          <w:rtl/>
        </w:rPr>
        <w:t xml:space="preserve">עיה והאשראי העולמי שלנו נפגע. למה כל זה קורה? כי יש לנו היום 400,000 זרים שלוקחים לנו כסף מדי חודש לכל העולם. זה סכום עתק, ומדובר בחצי מיליארד דולר עד מיליארד דולר. נוסף על כך יש אנשים שמקבלים הבטחת הכנסה, ובשלוש-ארבע השנים האחרונות עלה מספרם מ=15,000 איש </w:t>
      </w:r>
      <w:r>
        <w:rPr>
          <w:rFonts w:hint="cs"/>
          <w:rtl/>
        </w:rPr>
        <w:t xml:space="preserve">ל=150,000 איש. לא מדובר באנשים חולים או באנשים עם בעיה בריאותית. תחשוב כמה הוצאות יש מקופת המדינה הן לחו"ל, הן בתוך הארץ, וכמה קצבאות משולמות. </w:t>
      </w:r>
    </w:p>
    <w:p w14:paraId="54CB7AD6" w14:textId="77777777" w:rsidR="00000000" w:rsidRDefault="007C71EE">
      <w:pPr>
        <w:pStyle w:val="a"/>
        <w:rPr>
          <w:rFonts w:hint="cs"/>
          <w:rtl/>
        </w:rPr>
      </w:pPr>
    </w:p>
    <w:p w14:paraId="1D34417B" w14:textId="77777777" w:rsidR="00000000" w:rsidRDefault="007C71EE">
      <w:pPr>
        <w:pStyle w:val="a"/>
        <w:rPr>
          <w:rFonts w:hint="cs"/>
          <w:rtl/>
        </w:rPr>
      </w:pPr>
      <w:r>
        <w:rPr>
          <w:rFonts w:hint="cs"/>
          <w:rtl/>
        </w:rPr>
        <w:t>לגבי קצבאות הזיקנה אני מוכרח לומר שהיתה כוונה להקפיא אותן, ואני שמח שהן לא יוקפאו. זאת בשורה לכל הקשישים ולכל ה</w:t>
      </w:r>
      <w:r>
        <w:rPr>
          <w:rFonts w:hint="cs"/>
          <w:rtl/>
        </w:rPr>
        <w:t xml:space="preserve">גמלאים. </w:t>
      </w:r>
    </w:p>
    <w:p w14:paraId="78C0C813" w14:textId="77777777" w:rsidR="00000000" w:rsidRDefault="007C71EE">
      <w:pPr>
        <w:pStyle w:val="a"/>
        <w:rPr>
          <w:rFonts w:hint="cs"/>
          <w:rtl/>
        </w:rPr>
      </w:pPr>
    </w:p>
    <w:p w14:paraId="16C86A2E" w14:textId="77777777" w:rsidR="00000000" w:rsidRDefault="007C71EE">
      <w:pPr>
        <w:pStyle w:val="a"/>
        <w:rPr>
          <w:rFonts w:hint="cs"/>
          <w:rtl/>
        </w:rPr>
      </w:pPr>
      <w:r>
        <w:rPr>
          <w:rFonts w:hint="cs"/>
          <w:rtl/>
        </w:rPr>
        <w:t>אם מישהו שעיניו בראשו יכול לנהל צמיחה כלכלית במצב הנוכחי, עם כל ההוצאות הביטחוניות ועם כל מה שקשור וכרוך במצב שבו אנחנו נמצאים, הייתי מציע שהוא יבוא ויציג פה תוכנית אלטרנטיבית, אבל עוד לא שמעתי את זה מאיש. בא לפה מצנע, את בייגה שמעתי כמה פעמים, א</w:t>
      </w:r>
      <w:r>
        <w:rPr>
          <w:rFonts w:hint="cs"/>
          <w:rtl/>
        </w:rPr>
        <w:t xml:space="preserve">בל לא ראיתי אלטרנטיבה למה שאנחנו מציעים. יש הרבה ביקורת, ובצדק, אבל אין מצב שבו אנחנו יכולים לומר שעשינו טעות בדרכנו. לא היתה טעות. זה מצב נתון שבו צריך ללכת כדי למזער את הגירעון התקציבי שלנו. </w:t>
      </w:r>
    </w:p>
    <w:p w14:paraId="219E2222" w14:textId="77777777" w:rsidR="00000000" w:rsidRDefault="007C71EE">
      <w:pPr>
        <w:pStyle w:val="a"/>
        <w:rPr>
          <w:rFonts w:hint="cs"/>
          <w:rtl/>
        </w:rPr>
      </w:pPr>
    </w:p>
    <w:p w14:paraId="4A902767" w14:textId="77777777" w:rsidR="00000000" w:rsidRDefault="007C71EE">
      <w:pPr>
        <w:pStyle w:val="ac"/>
        <w:rPr>
          <w:rtl/>
        </w:rPr>
      </w:pPr>
      <w:r>
        <w:rPr>
          <w:rFonts w:hint="eastAsia"/>
          <w:rtl/>
        </w:rPr>
        <w:t>אבשלום</w:t>
      </w:r>
      <w:r>
        <w:rPr>
          <w:rtl/>
        </w:rPr>
        <w:t xml:space="preserve"> וילן (מרצ):</w:t>
      </w:r>
    </w:p>
    <w:p w14:paraId="174464F9" w14:textId="77777777" w:rsidR="00000000" w:rsidRDefault="007C71EE">
      <w:pPr>
        <w:pStyle w:val="a"/>
        <w:rPr>
          <w:rFonts w:hint="cs"/>
          <w:rtl/>
        </w:rPr>
      </w:pPr>
    </w:p>
    <w:p w14:paraId="35E27408" w14:textId="77777777" w:rsidR="00000000" w:rsidRDefault="007C71EE">
      <w:pPr>
        <w:pStyle w:val="a"/>
        <w:rPr>
          <w:rFonts w:hint="cs"/>
          <w:rtl/>
        </w:rPr>
      </w:pPr>
      <w:r>
        <w:rPr>
          <w:rFonts w:hint="cs"/>
          <w:rtl/>
        </w:rPr>
        <w:t>אפשר לשאול אותך שאלה? לא שמעתי את עמדתך א</w:t>
      </w:r>
      <w:r>
        <w:rPr>
          <w:rFonts w:hint="cs"/>
          <w:rtl/>
        </w:rPr>
        <w:t xml:space="preserve">תמול בסיעה, אבל ראש הממשלה אמר אתמול שהתנאי ליציאה מהמשבר הכלכלי הוא להתחיל להניע תהליך שלום. </w:t>
      </w:r>
    </w:p>
    <w:p w14:paraId="4B8A2D00" w14:textId="77777777" w:rsidR="00000000" w:rsidRDefault="007C71EE">
      <w:pPr>
        <w:pStyle w:val="a"/>
        <w:rPr>
          <w:rFonts w:hint="cs"/>
          <w:rtl/>
        </w:rPr>
      </w:pPr>
    </w:p>
    <w:p w14:paraId="0EED2787" w14:textId="77777777" w:rsidR="00000000" w:rsidRDefault="007C71EE">
      <w:pPr>
        <w:pStyle w:val="SpeakerCon"/>
        <w:rPr>
          <w:rtl/>
        </w:rPr>
      </w:pPr>
      <w:bookmarkStart w:id="2022" w:name="FS000000475T28_05_2003_01_00_51C"/>
      <w:bookmarkEnd w:id="2022"/>
      <w:r>
        <w:rPr>
          <w:rtl/>
        </w:rPr>
        <w:t>איוב קרא (הליכוד):</w:t>
      </w:r>
    </w:p>
    <w:p w14:paraId="3B12274E" w14:textId="77777777" w:rsidR="00000000" w:rsidRDefault="007C71EE">
      <w:pPr>
        <w:pStyle w:val="a"/>
        <w:rPr>
          <w:rtl/>
        </w:rPr>
      </w:pPr>
    </w:p>
    <w:p w14:paraId="427ABD31" w14:textId="77777777" w:rsidR="00000000" w:rsidRDefault="007C71EE">
      <w:pPr>
        <w:pStyle w:val="a"/>
        <w:rPr>
          <w:rFonts w:hint="cs"/>
          <w:rtl/>
        </w:rPr>
      </w:pPr>
      <w:r>
        <w:rPr>
          <w:rFonts w:hint="cs"/>
          <w:rtl/>
        </w:rPr>
        <w:t xml:space="preserve">אני בעד שלום בטוח ולא שלום שבו מפגיזים אותי, פוגעים בי והורגים בי כל יום. </w:t>
      </w:r>
    </w:p>
    <w:p w14:paraId="79B8E32E" w14:textId="77777777" w:rsidR="00000000" w:rsidRDefault="007C71EE">
      <w:pPr>
        <w:pStyle w:val="a"/>
        <w:rPr>
          <w:rFonts w:hint="cs"/>
          <w:rtl/>
        </w:rPr>
      </w:pPr>
    </w:p>
    <w:p w14:paraId="44F04882" w14:textId="77777777" w:rsidR="00000000" w:rsidRDefault="007C71EE">
      <w:pPr>
        <w:pStyle w:val="ac"/>
        <w:rPr>
          <w:rtl/>
        </w:rPr>
      </w:pPr>
      <w:r>
        <w:rPr>
          <w:rFonts w:hint="eastAsia"/>
          <w:rtl/>
        </w:rPr>
        <w:t>אבשלום</w:t>
      </w:r>
      <w:r>
        <w:rPr>
          <w:rtl/>
        </w:rPr>
        <w:t xml:space="preserve"> וילן (מרצ):</w:t>
      </w:r>
    </w:p>
    <w:p w14:paraId="511A732D" w14:textId="77777777" w:rsidR="00000000" w:rsidRDefault="007C71EE">
      <w:pPr>
        <w:pStyle w:val="a"/>
        <w:rPr>
          <w:rFonts w:hint="cs"/>
          <w:rtl/>
        </w:rPr>
      </w:pPr>
    </w:p>
    <w:p w14:paraId="7EC157EA" w14:textId="77777777" w:rsidR="00000000" w:rsidRDefault="007C71EE">
      <w:pPr>
        <w:pStyle w:val="a"/>
        <w:rPr>
          <w:rFonts w:hint="cs"/>
          <w:rtl/>
        </w:rPr>
      </w:pPr>
      <w:r>
        <w:rPr>
          <w:rFonts w:hint="cs"/>
          <w:rtl/>
        </w:rPr>
        <w:t>האם אתה תומך בעמדת ראש הממשלה?</w:t>
      </w:r>
    </w:p>
    <w:p w14:paraId="5A56B2A7" w14:textId="77777777" w:rsidR="00000000" w:rsidRDefault="007C71EE">
      <w:pPr>
        <w:pStyle w:val="a"/>
        <w:rPr>
          <w:rFonts w:hint="cs"/>
          <w:rtl/>
        </w:rPr>
      </w:pPr>
    </w:p>
    <w:p w14:paraId="4B109A3E" w14:textId="77777777" w:rsidR="00000000" w:rsidRDefault="007C71EE">
      <w:pPr>
        <w:pStyle w:val="SpeakerCon"/>
        <w:rPr>
          <w:rtl/>
        </w:rPr>
      </w:pPr>
      <w:bookmarkStart w:id="2023" w:name="FS000000475T28_05_2003_01_01_24C"/>
      <w:bookmarkEnd w:id="2023"/>
      <w:r>
        <w:rPr>
          <w:rtl/>
        </w:rPr>
        <w:t>איוב קרא (הל</w:t>
      </w:r>
      <w:r>
        <w:rPr>
          <w:rtl/>
        </w:rPr>
        <w:t>יכוד):</w:t>
      </w:r>
    </w:p>
    <w:p w14:paraId="56FA13BD" w14:textId="77777777" w:rsidR="00000000" w:rsidRDefault="007C71EE">
      <w:pPr>
        <w:pStyle w:val="a"/>
        <w:rPr>
          <w:rtl/>
        </w:rPr>
      </w:pPr>
    </w:p>
    <w:p w14:paraId="52D423FC" w14:textId="77777777" w:rsidR="00000000" w:rsidRDefault="007C71EE">
      <w:pPr>
        <w:pStyle w:val="a"/>
        <w:rPr>
          <w:rFonts w:hint="cs"/>
          <w:rtl/>
        </w:rPr>
      </w:pPr>
      <w:r>
        <w:rPr>
          <w:rFonts w:hint="cs"/>
          <w:rtl/>
        </w:rPr>
        <w:t xml:space="preserve">אמרתי את עמדתי. אני קשוב למה שיגיד מרכז הליכוד. אנחנו נתכנס בעוד שבועיים, ומה שיחליט מרכז הליכוד אני אהיה מחויב לו. הוא שלח אותי לכנסת, אומנם בברכתם של כמה רבנים, אבל לו אני חייב את החברות שלי בכנסת ולא לאף אחד ברשימה שלי. </w:t>
      </w:r>
    </w:p>
    <w:p w14:paraId="2F754AB9" w14:textId="77777777" w:rsidR="00000000" w:rsidRDefault="007C71EE">
      <w:pPr>
        <w:pStyle w:val="a"/>
        <w:rPr>
          <w:rFonts w:hint="cs"/>
          <w:rtl/>
        </w:rPr>
      </w:pPr>
    </w:p>
    <w:p w14:paraId="41C05C52" w14:textId="77777777" w:rsidR="00000000" w:rsidRDefault="007C71EE">
      <w:pPr>
        <w:pStyle w:val="a"/>
        <w:rPr>
          <w:rFonts w:hint="cs"/>
          <w:rtl/>
        </w:rPr>
      </w:pPr>
      <w:r>
        <w:rPr>
          <w:rFonts w:hint="cs"/>
          <w:rtl/>
        </w:rPr>
        <w:t>לכן, אם יהיה כיוון של ש</w:t>
      </w:r>
      <w:r>
        <w:rPr>
          <w:rFonts w:hint="cs"/>
          <w:rtl/>
        </w:rPr>
        <w:t>לום-אמת, אין לי ספק שאנחנו כולנו מאוחדים סביב שלום-אמת. אבל אם אני צריך לחשוב שבכל בוקר ילדי יהיו בסכנה - רק לפני כמה ימים היה פיגוע בעפולה; חצי מהאנשים שמגיעים לשם הם לא יהודים אפילו. חצי מאלה שמגיעים לקניון הזה לא יהודים, ולא הבחינו בין יהודי לבין  לא-יה</w:t>
      </w:r>
      <w:r>
        <w:rPr>
          <w:rFonts w:hint="cs"/>
          <w:rtl/>
        </w:rPr>
        <w:t xml:space="preserve">ודי, לצערי הרב. </w:t>
      </w:r>
    </w:p>
    <w:p w14:paraId="0BA289B6" w14:textId="77777777" w:rsidR="00000000" w:rsidRDefault="007C71EE">
      <w:pPr>
        <w:pStyle w:val="a"/>
        <w:ind w:firstLine="0"/>
        <w:rPr>
          <w:rFonts w:hint="cs"/>
          <w:rtl/>
        </w:rPr>
      </w:pPr>
    </w:p>
    <w:p w14:paraId="7589CF60" w14:textId="77777777" w:rsidR="00000000" w:rsidRDefault="007C71EE">
      <w:pPr>
        <w:pStyle w:val="a"/>
        <w:ind w:firstLine="720"/>
        <w:rPr>
          <w:rFonts w:hint="cs"/>
          <w:rtl/>
        </w:rPr>
      </w:pPr>
      <w:r>
        <w:rPr>
          <w:rFonts w:hint="cs"/>
          <w:rtl/>
        </w:rPr>
        <w:t xml:space="preserve">כל עוד המצב הזה נמשך, אין לי מה לחפש בכיוון שלום מהסוג הזה. אבל אם יהיה שלום אמיתי, שנותן לכל אזרח פה לחיות בשלום באזור הזה - אני הראשון שיכול להיות חשוד שלא רוצה את השלום הזה. אבל צריך להבין שלא בכל מחיר צריך שלום שיביא אסון, כמו שהבאתם </w:t>
      </w:r>
      <w:r>
        <w:rPr>
          <w:rFonts w:hint="cs"/>
          <w:rtl/>
        </w:rPr>
        <w:t>עלינו את אסון אוסלו, שעד היום מהרובים שחילק שמעון פרס אנשים נהרגים פה בכל מקום. 60,000 רובים חילק - בשביל מה? מי שרוצה מדינה צריך לדעת לירות? הוא צריך לדעת להביא פרנסה לאנשים האומללים האלה, שמקבלים 10 ש"ח ליום עבודה, או עבור פירות או ירקות, וגומרים את היום</w:t>
      </w:r>
      <w:r>
        <w:rPr>
          <w:rFonts w:hint="cs"/>
          <w:rtl/>
        </w:rPr>
        <w:t xml:space="preserve"> שלהם. </w:t>
      </w:r>
    </w:p>
    <w:p w14:paraId="42E581EC" w14:textId="77777777" w:rsidR="00000000" w:rsidRDefault="007C71EE">
      <w:pPr>
        <w:pStyle w:val="a"/>
        <w:ind w:firstLine="720"/>
        <w:rPr>
          <w:rFonts w:hint="cs"/>
          <w:rtl/>
        </w:rPr>
      </w:pPr>
    </w:p>
    <w:p w14:paraId="79B611DF" w14:textId="77777777" w:rsidR="00000000" w:rsidRDefault="007C71EE">
      <w:pPr>
        <w:pStyle w:val="a"/>
        <w:ind w:firstLine="720"/>
        <w:rPr>
          <w:rFonts w:hint="cs"/>
          <w:rtl/>
        </w:rPr>
      </w:pPr>
      <w:r>
        <w:rPr>
          <w:rFonts w:hint="cs"/>
          <w:rtl/>
        </w:rPr>
        <w:t>לכן, אנחנו מקווים שמפת הדרכים הזאת, שיצאה לדרך - יתברר לנו בסופו של דבר שהיא היתה חפוזה, כי היה צריך להפסיק את הטרור לפני שאנחנו מקבלים עלינו את מפת הדרכים. זאת דעתי באופן אישי. כשייפסק הטרור - - -</w:t>
      </w:r>
    </w:p>
    <w:p w14:paraId="58D8A1BB" w14:textId="77777777" w:rsidR="00000000" w:rsidRDefault="007C71EE">
      <w:pPr>
        <w:pStyle w:val="a"/>
        <w:ind w:firstLine="0"/>
        <w:rPr>
          <w:rFonts w:hint="cs"/>
          <w:rtl/>
        </w:rPr>
      </w:pPr>
    </w:p>
    <w:p w14:paraId="09C15762" w14:textId="77777777" w:rsidR="00000000" w:rsidRDefault="007C71EE">
      <w:pPr>
        <w:pStyle w:val="ac"/>
        <w:rPr>
          <w:rtl/>
        </w:rPr>
      </w:pPr>
      <w:r>
        <w:rPr>
          <w:rFonts w:hint="eastAsia"/>
          <w:rtl/>
        </w:rPr>
        <w:t>אבשלום</w:t>
      </w:r>
      <w:r>
        <w:rPr>
          <w:rtl/>
        </w:rPr>
        <w:t xml:space="preserve"> וילן (מרצ):</w:t>
      </w:r>
    </w:p>
    <w:p w14:paraId="5941F2E9" w14:textId="77777777" w:rsidR="00000000" w:rsidRDefault="007C71EE">
      <w:pPr>
        <w:pStyle w:val="a"/>
        <w:rPr>
          <w:rFonts w:hint="cs"/>
          <w:rtl/>
        </w:rPr>
      </w:pPr>
    </w:p>
    <w:p w14:paraId="5210CA35" w14:textId="77777777" w:rsidR="00000000" w:rsidRDefault="007C71EE">
      <w:pPr>
        <w:pStyle w:val="a"/>
        <w:rPr>
          <w:rFonts w:hint="cs"/>
          <w:rtl/>
        </w:rPr>
      </w:pPr>
      <w:r>
        <w:rPr>
          <w:rFonts w:hint="cs"/>
          <w:rtl/>
        </w:rPr>
        <w:t>איך מפסיקים את הטרור?</w:t>
      </w:r>
    </w:p>
    <w:p w14:paraId="692A2CDE" w14:textId="77777777" w:rsidR="00000000" w:rsidRDefault="007C71EE">
      <w:pPr>
        <w:pStyle w:val="a"/>
        <w:ind w:firstLine="0"/>
        <w:rPr>
          <w:rFonts w:hint="cs"/>
          <w:rtl/>
        </w:rPr>
      </w:pPr>
    </w:p>
    <w:p w14:paraId="120823C8" w14:textId="77777777" w:rsidR="00000000" w:rsidRDefault="007C71EE">
      <w:pPr>
        <w:pStyle w:val="SpeakerCon"/>
        <w:rPr>
          <w:rtl/>
        </w:rPr>
      </w:pPr>
      <w:bookmarkStart w:id="2024" w:name="FS000000475T28_05_2003_00_47_35"/>
      <w:bookmarkStart w:id="2025" w:name="FS000000475T28_05_2003_00_47_46C"/>
      <w:bookmarkEnd w:id="2024"/>
      <w:bookmarkEnd w:id="2025"/>
      <w:r>
        <w:rPr>
          <w:rtl/>
        </w:rPr>
        <w:t xml:space="preserve">איוב </w:t>
      </w:r>
      <w:r>
        <w:rPr>
          <w:rtl/>
        </w:rPr>
        <w:t>קרא (הליכוד):</w:t>
      </w:r>
    </w:p>
    <w:p w14:paraId="5D516F0B" w14:textId="77777777" w:rsidR="00000000" w:rsidRDefault="007C71EE">
      <w:pPr>
        <w:pStyle w:val="a"/>
        <w:rPr>
          <w:rtl/>
        </w:rPr>
      </w:pPr>
    </w:p>
    <w:p w14:paraId="181DEC77" w14:textId="77777777" w:rsidR="00000000" w:rsidRDefault="007C71EE">
      <w:pPr>
        <w:pStyle w:val="a"/>
        <w:rPr>
          <w:rFonts w:hint="cs"/>
          <w:rtl/>
        </w:rPr>
      </w:pPr>
      <w:r>
        <w:rPr>
          <w:rFonts w:hint="cs"/>
          <w:rtl/>
        </w:rPr>
        <w:t>מפסיקים את הטרור בזה שאנחנו אומרים לאותם אנשים שאנחנו חושבים שהם יהיו מי שיביאו את הפתרון המיוחל ואת הבשורה הטובה לאזור הזה -  צריכים להגיד להם: תעשו סדר אצלכם, אצלנו אין בעיה. בכנסת ישראל אם יש רוב לשלום, כולם יכבדו את הרוב הזה - לרבות אורי</w:t>
      </w:r>
      <w:r>
        <w:rPr>
          <w:rFonts w:hint="cs"/>
          <w:rtl/>
        </w:rPr>
        <w:t xml:space="preserve"> אריאל ובני אלון. אבל בצד השני - מה הועילו חכמים אם תחתום על שלום ו"הג'יהאד האסלאמי" וה"חמאס" לא יקבלו את זה? העיקר שיהיה לך נייר שתנפנף בו, כמו הנייר הזה שהיה לנו עם לבנון? </w:t>
      </w:r>
    </w:p>
    <w:p w14:paraId="4F05412F" w14:textId="77777777" w:rsidR="00000000" w:rsidRDefault="007C71EE">
      <w:pPr>
        <w:pStyle w:val="a"/>
        <w:rPr>
          <w:rFonts w:hint="cs"/>
          <w:rtl/>
        </w:rPr>
      </w:pPr>
    </w:p>
    <w:p w14:paraId="17A28B82" w14:textId="77777777" w:rsidR="00000000" w:rsidRDefault="007C71EE">
      <w:pPr>
        <w:pStyle w:val="ad"/>
        <w:rPr>
          <w:rtl/>
        </w:rPr>
      </w:pPr>
      <w:r>
        <w:rPr>
          <w:rtl/>
        </w:rPr>
        <w:t>היו"ר מיכאל נודלמן:</w:t>
      </w:r>
    </w:p>
    <w:p w14:paraId="51CEAF20" w14:textId="77777777" w:rsidR="00000000" w:rsidRDefault="007C71EE">
      <w:pPr>
        <w:pStyle w:val="a"/>
        <w:rPr>
          <w:rtl/>
        </w:rPr>
      </w:pPr>
    </w:p>
    <w:p w14:paraId="0121419C" w14:textId="77777777" w:rsidR="00000000" w:rsidRDefault="007C71EE">
      <w:pPr>
        <w:pStyle w:val="a"/>
        <w:rPr>
          <w:rFonts w:hint="cs"/>
          <w:rtl/>
        </w:rPr>
      </w:pPr>
      <w:r>
        <w:rPr>
          <w:rFonts w:hint="cs"/>
          <w:rtl/>
        </w:rPr>
        <w:t xml:space="preserve">תודה רבה. חבר הכנסת אורי אריאל. אחריו </w:t>
      </w:r>
      <w:r>
        <w:rPr>
          <w:rtl/>
        </w:rPr>
        <w:t>–</w:t>
      </w:r>
      <w:r>
        <w:rPr>
          <w:rFonts w:hint="cs"/>
          <w:rtl/>
        </w:rPr>
        <w:t xml:space="preserve"> חבר הכנסת אפרים סנה</w:t>
      </w:r>
      <w:r>
        <w:rPr>
          <w:rFonts w:hint="cs"/>
          <w:rtl/>
        </w:rPr>
        <w:t xml:space="preserve">. </w:t>
      </w:r>
    </w:p>
    <w:p w14:paraId="73DEAF1F" w14:textId="77777777" w:rsidR="00000000" w:rsidRDefault="007C71EE">
      <w:pPr>
        <w:pStyle w:val="a"/>
        <w:ind w:firstLine="0"/>
        <w:rPr>
          <w:rFonts w:hint="cs"/>
          <w:rtl/>
        </w:rPr>
      </w:pPr>
    </w:p>
    <w:p w14:paraId="40F133F8" w14:textId="77777777" w:rsidR="00000000" w:rsidRDefault="007C71EE">
      <w:pPr>
        <w:pStyle w:val="Speaker"/>
        <w:rPr>
          <w:rtl/>
        </w:rPr>
      </w:pPr>
      <w:bookmarkStart w:id="2026" w:name="FS000000713T28_05_2003_00_49_54"/>
      <w:bookmarkEnd w:id="2026"/>
      <w:r>
        <w:rPr>
          <w:rFonts w:hint="eastAsia"/>
          <w:rtl/>
        </w:rPr>
        <w:t>אורי</w:t>
      </w:r>
      <w:r>
        <w:rPr>
          <w:rtl/>
        </w:rPr>
        <w:t xml:space="preserve"> יהודה אריאל (האיחוד הלאומי - ישראל ביתנו):</w:t>
      </w:r>
    </w:p>
    <w:p w14:paraId="00639248" w14:textId="77777777" w:rsidR="00000000" w:rsidRDefault="007C71EE">
      <w:pPr>
        <w:pStyle w:val="a"/>
        <w:rPr>
          <w:rFonts w:hint="cs"/>
          <w:rtl/>
        </w:rPr>
      </w:pPr>
    </w:p>
    <w:p w14:paraId="06EF77D3" w14:textId="77777777" w:rsidR="00000000" w:rsidRDefault="007C71EE">
      <w:pPr>
        <w:pStyle w:val="a"/>
        <w:rPr>
          <w:rFonts w:hint="cs"/>
          <w:rtl/>
        </w:rPr>
      </w:pPr>
      <w:r>
        <w:rPr>
          <w:rFonts w:hint="cs"/>
          <w:rtl/>
        </w:rPr>
        <w:t>אדוני היושב-ראש, חברי חברי הכנסת,  בעיקר האופוזיציה הלוחמת שהתעייפה מעט -  יש הרבה הסתייגויות - והלכה לישון. אבל אני שמח שחלק מחבריה - יש פה נציגים מסיירת מטכ"ל, נכון, חבר הכנסת וילן? - שלא מוותרים. יפה.</w:t>
      </w:r>
      <w:r>
        <w:rPr>
          <w:rFonts w:hint="cs"/>
          <w:rtl/>
        </w:rPr>
        <w:t xml:space="preserve"> </w:t>
      </w:r>
    </w:p>
    <w:p w14:paraId="2BD49ED0" w14:textId="77777777" w:rsidR="00000000" w:rsidRDefault="007C71EE">
      <w:pPr>
        <w:pStyle w:val="a"/>
        <w:ind w:firstLine="0"/>
        <w:rPr>
          <w:rFonts w:hint="cs"/>
          <w:rtl/>
        </w:rPr>
      </w:pPr>
    </w:p>
    <w:p w14:paraId="16DD6C85" w14:textId="77777777" w:rsidR="00000000" w:rsidRDefault="007C71EE">
      <w:pPr>
        <w:pStyle w:val="ac"/>
        <w:rPr>
          <w:rtl/>
        </w:rPr>
      </w:pPr>
      <w:r>
        <w:rPr>
          <w:rFonts w:hint="eastAsia"/>
          <w:rtl/>
        </w:rPr>
        <w:t>אבשלום</w:t>
      </w:r>
      <w:r>
        <w:rPr>
          <w:rtl/>
        </w:rPr>
        <w:t xml:space="preserve"> וילן (מרצ):</w:t>
      </w:r>
    </w:p>
    <w:p w14:paraId="4798E22D" w14:textId="77777777" w:rsidR="00000000" w:rsidRDefault="007C71EE">
      <w:pPr>
        <w:pStyle w:val="a"/>
        <w:rPr>
          <w:rFonts w:hint="cs"/>
          <w:rtl/>
        </w:rPr>
      </w:pPr>
    </w:p>
    <w:p w14:paraId="4F29AEDA" w14:textId="77777777" w:rsidR="00000000" w:rsidRDefault="007C71EE">
      <w:pPr>
        <w:pStyle w:val="a"/>
        <w:rPr>
          <w:rFonts w:hint="cs"/>
          <w:rtl/>
        </w:rPr>
      </w:pPr>
      <w:r>
        <w:rPr>
          <w:rFonts w:hint="cs"/>
          <w:rtl/>
        </w:rPr>
        <w:t xml:space="preserve">יש הרבה נציגים במזנון, הם מחכים להיכנס. </w:t>
      </w:r>
    </w:p>
    <w:p w14:paraId="0D25C2E8" w14:textId="77777777" w:rsidR="00000000" w:rsidRDefault="007C71EE">
      <w:pPr>
        <w:pStyle w:val="a"/>
        <w:ind w:firstLine="0"/>
        <w:rPr>
          <w:rFonts w:hint="cs"/>
          <w:rtl/>
        </w:rPr>
      </w:pPr>
    </w:p>
    <w:p w14:paraId="7CB2EC5C" w14:textId="77777777" w:rsidR="00000000" w:rsidRDefault="007C71EE">
      <w:pPr>
        <w:pStyle w:val="SpeakerCon"/>
        <w:rPr>
          <w:rtl/>
        </w:rPr>
      </w:pPr>
      <w:bookmarkStart w:id="2027" w:name="FS000000713T28_05_2003_00_52_01C"/>
      <w:bookmarkEnd w:id="2027"/>
      <w:r>
        <w:rPr>
          <w:rtl/>
        </w:rPr>
        <w:t>אורי יהודה אריאל (האיחוד הלאומי - ישראל ביתנו):</w:t>
      </w:r>
    </w:p>
    <w:p w14:paraId="77227A75" w14:textId="77777777" w:rsidR="00000000" w:rsidRDefault="007C71EE">
      <w:pPr>
        <w:pStyle w:val="a"/>
        <w:rPr>
          <w:rtl/>
        </w:rPr>
      </w:pPr>
    </w:p>
    <w:p w14:paraId="00C0D038" w14:textId="77777777" w:rsidR="00000000" w:rsidRDefault="007C71EE">
      <w:pPr>
        <w:pStyle w:val="a"/>
        <w:rPr>
          <w:rFonts w:hint="cs"/>
          <w:rtl/>
        </w:rPr>
      </w:pPr>
      <w:r>
        <w:rPr>
          <w:rFonts w:hint="cs"/>
          <w:rtl/>
        </w:rPr>
        <w:t xml:space="preserve">מאה אחוז. המזנון מקום חשוב, צריך שתהיה פרנסה גם למזנון. </w:t>
      </w:r>
    </w:p>
    <w:p w14:paraId="0000B59C" w14:textId="77777777" w:rsidR="00000000" w:rsidRDefault="007C71EE">
      <w:pPr>
        <w:pStyle w:val="a"/>
        <w:ind w:firstLine="0"/>
        <w:rPr>
          <w:rFonts w:hint="cs"/>
          <w:rtl/>
        </w:rPr>
      </w:pPr>
    </w:p>
    <w:p w14:paraId="3643DD2B" w14:textId="77777777" w:rsidR="00000000" w:rsidRDefault="007C71EE">
      <w:pPr>
        <w:pStyle w:val="ac"/>
        <w:rPr>
          <w:rtl/>
        </w:rPr>
      </w:pPr>
      <w:r>
        <w:rPr>
          <w:rFonts w:hint="eastAsia"/>
          <w:rtl/>
        </w:rPr>
        <w:t>ואסל</w:t>
      </w:r>
      <w:r>
        <w:rPr>
          <w:rtl/>
        </w:rPr>
        <w:t xml:space="preserve"> טאהא (בל"ד):</w:t>
      </w:r>
    </w:p>
    <w:p w14:paraId="64888223" w14:textId="77777777" w:rsidR="00000000" w:rsidRDefault="007C71EE">
      <w:pPr>
        <w:pStyle w:val="a"/>
        <w:rPr>
          <w:rFonts w:hint="cs"/>
          <w:rtl/>
        </w:rPr>
      </w:pPr>
    </w:p>
    <w:p w14:paraId="63F55F71" w14:textId="77777777" w:rsidR="00000000" w:rsidRDefault="007C71EE">
      <w:pPr>
        <w:pStyle w:val="a"/>
        <w:rPr>
          <w:rFonts w:hint="cs"/>
          <w:rtl/>
        </w:rPr>
      </w:pPr>
      <w:r>
        <w:rPr>
          <w:rFonts w:hint="cs"/>
          <w:rtl/>
        </w:rPr>
        <w:t>הקואליציה השאירה אותך לבד.</w:t>
      </w:r>
    </w:p>
    <w:p w14:paraId="575B4D03" w14:textId="77777777" w:rsidR="00000000" w:rsidRDefault="007C71EE">
      <w:pPr>
        <w:pStyle w:val="a"/>
        <w:ind w:firstLine="0"/>
        <w:rPr>
          <w:rFonts w:hint="cs"/>
          <w:rtl/>
        </w:rPr>
      </w:pPr>
    </w:p>
    <w:p w14:paraId="64A6598F" w14:textId="77777777" w:rsidR="00000000" w:rsidRDefault="007C71EE">
      <w:pPr>
        <w:pStyle w:val="SpeakerCon"/>
        <w:rPr>
          <w:rtl/>
        </w:rPr>
      </w:pPr>
      <w:bookmarkStart w:id="2028" w:name="FS000000713T28_05_2003_00_52_41C"/>
      <w:bookmarkEnd w:id="2028"/>
      <w:r>
        <w:rPr>
          <w:rtl/>
        </w:rPr>
        <w:t>אורי יהודה אריאל (האיחוד הלאומי - ישר</w:t>
      </w:r>
      <w:r>
        <w:rPr>
          <w:rtl/>
        </w:rPr>
        <w:t>אל ביתנו):</w:t>
      </w:r>
    </w:p>
    <w:p w14:paraId="5CC6AB3F" w14:textId="77777777" w:rsidR="00000000" w:rsidRDefault="007C71EE">
      <w:pPr>
        <w:pStyle w:val="a"/>
        <w:rPr>
          <w:rtl/>
        </w:rPr>
      </w:pPr>
    </w:p>
    <w:p w14:paraId="4CA48A18" w14:textId="77777777" w:rsidR="00000000" w:rsidRDefault="007C71EE">
      <w:pPr>
        <w:pStyle w:val="a"/>
        <w:rPr>
          <w:rFonts w:hint="cs"/>
          <w:rtl/>
        </w:rPr>
      </w:pPr>
      <w:r>
        <w:rPr>
          <w:rFonts w:hint="cs"/>
          <w:rtl/>
        </w:rPr>
        <w:t xml:space="preserve">לא, היושב-ראש אתי - - </w:t>
      </w:r>
    </w:p>
    <w:p w14:paraId="5F529E5F" w14:textId="77777777" w:rsidR="00000000" w:rsidRDefault="007C71EE">
      <w:pPr>
        <w:pStyle w:val="a"/>
        <w:ind w:firstLine="0"/>
        <w:rPr>
          <w:rFonts w:hint="cs"/>
          <w:rtl/>
        </w:rPr>
      </w:pPr>
    </w:p>
    <w:p w14:paraId="7F9292AD" w14:textId="77777777" w:rsidR="00000000" w:rsidRDefault="007C71EE">
      <w:pPr>
        <w:pStyle w:val="ac"/>
        <w:rPr>
          <w:rtl/>
        </w:rPr>
      </w:pPr>
      <w:r>
        <w:rPr>
          <w:rFonts w:hint="eastAsia"/>
          <w:rtl/>
        </w:rPr>
        <w:t>ואסל</w:t>
      </w:r>
      <w:r>
        <w:rPr>
          <w:rtl/>
        </w:rPr>
        <w:t xml:space="preserve"> טאהא (בל"ד):</w:t>
      </w:r>
    </w:p>
    <w:p w14:paraId="3511F3D4" w14:textId="77777777" w:rsidR="00000000" w:rsidRDefault="007C71EE">
      <w:pPr>
        <w:pStyle w:val="a"/>
        <w:rPr>
          <w:rFonts w:hint="cs"/>
          <w:rtl/>
        </w:rPr>
      </w:pPr>
    </w:p>
    <w:p w14:paraId="0CC3E4F5" w14:textId="77777777" w:rsidR="00000000" w:rsidRDefault="007C71EE">
      <w:pPr>
        <w:pStyle w:val="a"/>
        <w:rPr>
          <w:rFonts w:hint="cs"/>
          <w:rtl/>
        </w:rPr>
      </w:pPr>
      <w:r>
        <w:rPr>
          <w:rFonts w:hint="cs"/>
          <w:rtl/>
        </w:rPr>
        <w:t xml:space="preserve">היושב-ראש - - - </w:t>
      </w:r>
    </w:p>
    <w:p w14:paraId="523355C8" w14:textId="77777777" w:rsidR="00000000" w:rsidRDefault="007C71EE">
      <w:pPr>
        <w:pStyle w:val="SpeakerCon"/>
        <w:rPr>
          <w:rFonts w:hint="cs"/>
          <w:rtl/>
        </w:rPr>
      </w:pPr>
      <w:bookmarkStart w:id="2029" w:name="FS000000713T28_05_2003_00_53_32C"/>
      <w:bookmarkEnd w:id="2029"/>
    </w:p>
    <w:p w14:paraId="166EBE23" w14:textId="77777777" w:rsidR="00000000" w:rsidRDefault="007C71EE">
      <w:pPr>
        <w:pStyle w:val="SpeakerCon"/>
        <w:rPr>
          <w:rtl/>
        </w:rPr>
      </w:pPr>
      <w:r>
        <w:rPr>
          <w:rFonts w:hint="eastAsia"/>
          <w:rtl/>
        </w:rPr>
        <w:t>אורי</w:t>
      </w:r>
      <w:r>
        <w:rPr>
          <w:rtl/>
        </w:rPr>
        <w:t xml:space="preserve"> יהודה אריאל (האיחוד הלאומי - ישראל ביתנו):</w:t>
      </w:r>
    </w:p>
    <w:p w14:paraId="31810E72" w14:textId="77777777" w:rsidR="00000000" w:rsidRDefault="007C71EE">
      <w:pPr>
        <w:pStyle w:val="a"/>
        <w:rPr>
          <w:rFonts w:hint="cs"/>
          <w:rtl/>
        </w:rPr>
      </w:pPr>
    </w:p>
    <w:p w14:paraId="3F13FB10" w14:textId="77777777" w:rsidR="00000000" w:rsidRDefault="007C71EE">
      <w:pPr>
        <w:pStyle w:val="a"/>
        <w:rPr>
          <w:rFonts w:hint="cs"/>
          <w:rtl/>
        </w:rPr>
      </w:pPr>
      <w:r>
        <w:rPr>
          <w:rFonts w:hint="cs"/>
          <w:rtl/>
        </w:rPr>
        <w:t xml:space="preserve">- - והשר גדעון עזרא. אתה רואה, רק שמעו את זעקתך מייד הגיעו, הצטרפו. </w:t>
      </w:r>
    </w:p>
    <w:p w14:paraId="7C9371DF" w14:textId="77777777" w:rsidR="00000000" w:rsidRDefault="007C71EE">
      <w:pPr>
        <w:pStyle w:val="a"/>
        <w:rPr>
          <w:rFonts w:hint="cs"/>
          <w:rtl/>
        </w:rPr>
      </w:pPr>
    </w:p>
    <w:p w14:paraId="3F8468C7" w14:textId="77777777" w:rsidR="00000000" w:rsidRDefault="007C71EE">
      <w:pPr>
        <w:pStyle w:val="a"/>
        <w:rPr>
          <w:rFonts w:hint="cs"/>
          <w:rtl/>
        </w:rPr>
      </w:pPr>
      <w:r>
        <w:rPr>
          <w:rFonts w:hint="cs"/>
          <w:rtl/>
        </w:rPr>
        <w:t>ברשותכם, אני רוצה לגעת בנקודה שאיננה עניין התקציב, אלא היא עניין</w:t>
      </w:r>
      <w:r>
        <w:rPr>
          <w:rFonts w:hint="cs"/>
          <w:rtl/>
        </w:rPr>
        <w:t xml:space="preserve"> אנושי מדרגה עליונה ואני בטוח שחברי הבית מאוחדים בו. בשעה שאנחנו יושבים פה בכנסת ישראל בירושלים, אזרח ישראלי, השר עזרא, עזאם עזאם, נמצא בכלא המצרי על לא עוול בכפו. למרות ניסיונות חוזרים ונשנים של ממשלות ישראל מכל הגוונים, ללא הבדל, הוא עדיין שם. נדמה לי שע</w:t>
      </w:r>
      <w:r>
        <w:rPr>
          <w:rFonts w:hint="cs"/>
          <w:rtl/>
        </w:rPr>
        <w:t xml:space="preserve">ברו כבר קרוב לחמש שנים, ואין אור בקצה המנהרה. אנחנו לא יודעים אם זה ייגמר פעם. </w:t>
      </w:r>
    </w:p>
    <w:p w14:paraId="55B4825E" w14:textId="77777777" w:rsidR="00000000" w:rsidRDefault="007C71EE">
      <w:pPr>
        <w:pStyle w:val="a"/>
        <w:rPr>
          <w:rFonts w:hint="cs"/>
          <w:rtl/>
        </w:rPr>
      </w:pPr>
    </w:p>
    <w:p w14:paraId="08FA3575" w14:textId="77777777" w:rsidR="00000000" w:rsidRDefault="007C71EE">
      <w:pPr>
        <w:pStyle w:val="a"/>
        <w:rPr>
          <w:rFonts w:hint="cs"/>
          <w:rtl/>
        </w:rPr>
      </w:pPr>
      <w:r>
        <w:rPr>
          <w:rFonts w:hint="cs"/>
          <w:rtl/>
        </w:rPr>
        <w:t xml:space="preserve">עוד אחד מאזרחי ישראל הוא יונתן פולארד שיושב בארצות-הברית משום שהעביר מידע שאולי הציל כאן רבבות או יותר מאזרחי מדינת ישראל. הוא עדיין כלוא ללא הקצבה של זמן. הוא איננו יודע מתי </w:t>
      </w:r>
      <w:r>
        <w:rPr>
          <w:rFonts w:hint="cs"/>
          <w:rtl/>
        </w:rPr>
        <w:t xml:space="preserve">יסיים את מאסר העולם שפסק לו בית-המשפט האמריקני, והוא איננו משתחרר למרות הבטחות הנשיא קלינטון לראש ממשלת ישראל נתניהו בהסכמי-וואי. </w:t>
      </w:r>
    </w:p>
    <w:p w14:paraId="01E16CCD" w14:textId="77777777" w:rsidR="00000000" w:rsidRDefault="007C71EE">
      <w:pPr>
        <w:pStyle w:val="a"/>
        <w:rPr>
          <w:rFonts w:hint="cs"/>
          <w:rtl/>
        </w:rPr>
      </w:pPr>
    </w:p>
    <w:p w14:paraId="401796CA" w14:textId="77777777" w:rsidR="00000000" w:rsidRDefault="007C71EE">
      <w:pPr>
        <w:pStyle w:val="a"/>
        <w:rPr>
          <w:rFonts w:hint="cs"/>
          <w:rtl/>
        </w:rPr>
      </w:pPr>
      <w:r>
        <w:rPr>
          <w:rFonts w:hint="cs"/>
          <w:rtl/>
        </w:rPr>
        <w:t xml:space="preserve">אני מזכיר אותם, וראוי שכולנו מעת לעת, בתדירות גבוהה יותר - וללא הבדלים וצדדים שמאל וימין - נזכיר אותם ונפעל לשחרורם. </w:t>
      </w:r>
    </w:p>
    <w:p w14:paraId="6400A491" w14:textId="77777777" w:rsidR="00000000" w:rsidRDefault="007C71EE">
      <w:pPr>
        <w:pStyle w:val="a"/>
        <w:rPr>
          <w:rFonts w:hint="cs"/>
          <w:rtl/>
        </w:rPr>
      </w:pPr>
    </w:p>
    <w:p w14:paraId="07B62FB6" w14:textId="77777777" w:rsidR="00000000" w:rsidRDefault="007C71EE">
      <w:pPr>
        <w:pStyle w:val="a"/>
        <w:rPr>
          <w:rFonts w:hint="cs"/>
          <w:rtl/>
        </w:rPr>
      </w:pPr>
      <w:r>
        <w:rPr>
          <w:rFonts w:hint="cs"/>
          <w:rtl/>
        </w:rPr>
        <w:t>ברשות</w:t>
      </w:r>
      <w:r>
        <w:rPr>
          <w:rFonts w:hint="cs"/>
          <w:rtl/>
        </w:rPr>
        <w:t>כם, אני רוצה לחזור לתקציב. ישבנו היום בוועדה לתקציב הביטחון. זהו תקציב גדול מאוד - חלק משמעותי מאוד מתקציב מדינת ישראל. חלו שינויים באזור, ומוסכם על כולם - גם על אנשי הצבא גם על קברניטי משרד הביטחון - שהשינויים האלה צריך שיהיה להם ביטוי בתקציב. אך אנחנו יו</w:t>
      </w:r>
      <w:r>
        <w:rPr>
          <w:rFonts w:hint="cs"/>
          <w:rtl/>
        </w:rPr>
        <w:t xml:space="preserve">שבים בבית הזה עם גזירות כלכליות קשות בכל התחומים - חינוך, בריאות, רווחה, התיישבות, חקלאות, תורה, דתות. האם ניתן לגשר פה על הפערים? </w:t>
      </w:r>
    </w:p>
    <w:p w14:paraId="73511535" w14:textId="77777777" w:rsidR="00000000" w:rsidRDefault="007C71EE">
      <w:pPr>
        <w:pStyle w:val="a"/>
        <w:rPr>
          <w:rFonts w:hint="cs"/>
          <w:rtl/>
        </w:rPr>
      </w:pPr>
    </w:p>
    <w:p w14:paraId="08A78606" w14:textId="77777777" w:rsidR="00000000" w:rsidRDefault="007C71EE">
      <w:pPr>
        <w:pStyle w:val="a"/>
        <w:rPr>
          <w:rFonts w:hint="cs"/>
          <w:rtl/>
        </w:rPr>
      </w:pPr>
      <w:r>
        <w:rPr>
          <w:rFonts w:hint="cs"/>
          <w:rtl/>
        </w:rPr>
        <w:t>לפי המעט שהספקתי ללמוד בחודשיים הללו, בשנת 2003 היה קיצוץ משמעותי בתקציב הביטחון, אבל הוא איננו בא לידי ביטוי בצורה ישירה ב</w:t>
      </w:r>
      <w:r>
        <w:rPr>
          <w:rFonts w:hint="cs"/>
          <w:rtl/>
        </w:rPr>
        <w:t>נוגע לתקציב של המשרדים האזרחיים. יש סיכוי שנוכל להשפיע על התקציב לקראת 2004-2005 בצורה משמעותית יותר. אינני יכול להיכנס לפרטים כאן, במקום הזה. אבל אני חושב שאנחנו מצווים לעשות מאמץ מיוחד עם הצבא, עם משרד הביטחון, ולראות אם בתוכנית רב-שנתית אפשר לעשות עוד ק</w:t>
      </w:r>
      <w:r>
        <w:rPr>
          <w:rFonts w:hint="cs"/>
          <w:rtl/>
        </w:rPr>
        <w:t xml:space="preserve">יצוץ - שהוא קשה, הוא כבד וודאי שהוא צריך להיעשות באחריות גדולה מאוד - כדי להפנות ולהסיט משאבים למשק האזרחי. </w:t>
      </w:r>
    </w:p>
    <w:p w14:paraId="1DCD39B9" w14:textId="77777777" w:rsidR="00000000" w:rsidRDefault="007C71EE">
      <w:pPr>
        <w:pStyle w:val="a"/>
        <w:rPr>
          <w:rFonts w:hint="cs"/>
          <w:rtl/>
        </w:rPr>
      </w:pPr>
    </w:p>
    <w:p w14:paraId="652C21C1" w14:textId="77777777" w:rsidR="00000000" w:rsidRDefault="007C71EE">
      <w:pPr>
        <w:pStyle w:val="a"/>
        <w:rPr>
          <w:rFonts w:hint="cs"/>
          <w:rtl/>
        </w:rPr>
      </w:pPr>
      <w:r>
        <w:rPr>
          <w:rFonts w:hint="cs"/>
          <w:rtl/>
        </w:rPr>
        <w:t>תעשיות ביטחוניות רבות עלולות להיפגע בצורה כזאת או אחרת, לפעמים אולי אפילו בצורה אנושה, ותפקידנו להיות עירניים כדי שהפגיעה תהיה מזערית. אבל ודאי שי</w:t>
      </w:r>
      <w:r>
        <w:rPr>
          <w:rFonts w:hint="cs"/>
          <w:rtl/>
        </w:rPr>
        <w:t xml:space="preserve">היו כאלה שייפגעו בגלל היחס בין התקציב הדולרי שיש למערכת הביטחון, שהיא יכולה לקנות בו רק בארצות-הברית, לבין התקציב במטבע השקלי, שכמובן אפשר להשתמש בו בארץ ורובו הולך לדברים מאוד מסוימים. </w:t>
      </w:r>
    </w:p>
    <w:p w14:paraId="6917E81D" w14:textId="77777777" w:rsidR="00000000" w:rsidRDefault="007C71EE">
      <w:pPr>
        <w:pStyle w:val="a"/>
        <w:rPr>
          <w:rFonts w:hint="cs"/>
          <w:rtl/>
        </w:rPr>
      </w:pPr>
    </w:p>
    <w:p w14:paraId="55309C2A" w14:textId="77777777" w:rsidR="00000000" w:rsidRDefault="007C71EE">
      <w:pPr>
        <w:pStyle w:val="a"/>
        <w:rPr>
          <w:rFonts w:hint="cs"/>
          <w:rtl/>
        </w:rPr>
      </w:pPr>
      <w:r>
        <w:rPr>
          <w:rFonts w:hint="cs"/>
          <w:rtl/>
        </w:rPr>
        <w:t>יש בתחום של משרד הביטחון וצה"ל שידוד מערכות בתחום כוח-האדם, המבנה, ה</w:t>
      </w:r>
      <w:r>
        <w:rPr>
          <w:rFonts w:hint="cs"/>
          <w:rtl/>
        </w:rPr>
        <w:t xml:space="preserve">מבנה הארגוני ודברים שהשתיקה יפה להם. השאלה היא קצב קבלת ההחלטות. אני קורא לממשלה לשנות את דרכה.     ב=2003, למיטב ידיעתי, לא נערך דיון בממשלה או בקבינט המדיני-הביטחוני בעניין תקציב הביטחון. מי שדן והחליט בעניין היה ראש הממשלה, שר הביטחון, שר האוצר ויועצים </w:t>
      </w:r>
      <w:r>
        <w:rPr>
          <w:rFonts w:hint="cs"/>
          <w:rtl/>
        </w:rPr>
        <w:t xml:space="preserve">נוספים מהצבא - הרמטכ"ל, כמובן, ואחרים. ראוי שיתקיים דיון בתקציב הביטחון בקבינט ובממשלה לפני שהוא מוכרע ולפני שהוא מועבר לכנסת ולפני שיש החלטות מחייבות. זוהי אחריות גדולה מכדי שתסתכם בצורת עבודה לא מספיק אחראית, בלשון המעטה. </w:t>
      </w:r>
    </w:p>
    <w:p w14:paraId="44E3EC39" w14:textId="77777777" w:rsidR="00000000" w:rsidRDefault="007C71EE">
      <w:pPr>
        <w:pStyle w:val="a"/>
        <w:rPr>
          <w:rFonts w:hint="cs"/>
          <w:rtl/>
        </w:rPr>
      </w:pPr>
    </w:p>
    <w:p w14:paraId="76EA0EEF" w14:textId="77777777" w:rsidR="00000000" w:rsidRDefault="007C71EE">
      <w:pPr>
        <w:pStyle w:val="a"/>
        <w:rPr>
          <w:rFonts w:hint="cs"/>
          <w:rtl/>
        </w:rPr>
      </w:pPr>
      <w:r>
        <w:rPr>
          <w:rFonts w:hint="cs"/>
          <w:rtl/>
        </w:rPr>
        <w:t>אני צריך לציין, שלצערי גם למוס</w:t>
      </w:r>
      <w:r>
        <w:rPr>
          <w:rFonts w:hint="cs"/>
          <w:rtl/>
        </w:rPr>
        <w:t>דות הביטחון האחרים - עד לימים אלה, עד לפני כמה ימים - לא היה תקציב מאושר. הם עבדו למעשה ללא תקציב, בניגוד לחוק התקציב. אין הדבר ראוי למדינה מתוקנת שמכבדת את עצמה, והכנסת צריכה להיות עירנית יותר ולפקח יותר, כאשר הגופים האלה מתנהלים בכל מקרה בביקורת מועטה יו</w:t>
      </w:r>
      <w:r>
        <w:rPr>
          <w:rFonts w:hint="cs"/>
          <w:rtl/>
        </w:rPr>
        <w:t xml:space="preserve">תר בגלל סוג העבודה שלהם. </w:t>
      </w:r>
    </w:p>
    <w:p w14:paraId="0C4BEAED" w14:textId="77777777" w:rsidR="00000000" w:rsidRDefault="007C71EE">
      <w:pPr>
        <w:pStyle w:val="a"/>
        <w:rPr>
          <w:rFonts w:hint="cs"/>
          <w:rtl/>
        </w:rPr>
      </w:pPr>
    </w:p>
    <w:p w14:paraId="57804290" w14:textId="77777777" w:rsidR="00000000" w:rsidRDefault="007C71EE">
      <w:pPr>
        <w:pStyle w:val="a"/>
        <w:rPr>
          <w:rFonts w:hint="cs"/>
          <w:rtl/>
        </w:rPr>
      </w:pPr>
      <w:r>
        <w:rPr>
          <w:rFonts w:hint="cs"/>
          <w:rtl/>
        </w:rPr>
        <w:t>אנחנו חייבים לקדם את מצב הביטחון; הוא אחד הגורמים הקשים והפוגעים בכלכלה הישראלית. לפי נתוני בנק ישראל, המלחמה של השנתיים וחצי האחרונות עלתה למשק הישראלי כ=30 מיליארד ש"ח. אני חוזר על המספר: 30 מיליארד ש"ח הוא מחיר המלחמה. ואם מיש</w:t>
      </w:r>
      <w:r>
        <w:rPr>
          <w:rFonts w:hint="cs"/>
          <w:rtl/>
        </w:rPr>
        <w:t xml:space="preserve">הו ירצה לטעון שזה 10% פחות - אני לא אתווכח אתו. </w:t>
      </w:r>
    </w:p>
    <w:p w14:paraId="6E867E8D" w14:textId="77777777" w:rsidR="00000000" w:rsidRDefault="007C71EE">
      <w:pPr>
        <w:pStyle w:val="a"/>
        <w:rPr>
          <w:rFonts w:hint="cs"/>
          <w:rtl/>
        </w:rPr>
      </w:pPr>
    </w:p>
    <w:p w14:paraId="38B1EB2C" w14:textId="77777777" w:rsidR="00000000" w:rsidRDefault="007C71EE">
      <w:pPr>
        <w:pStyle w:val="a"/>
        <w:rPr>
          <w:rFonts w:hint="cs"/>
          <w:rtl/>
        </w:rPr>
      </w:pPr>
      <w:r>
        <w:rPr>
          <w:rFonts w:hint="cs"/>
          <w:rtl/>
        </w:rPr>
        <w:t xml:space="preserve">בלי הסיבה הזאת, רק מתוקף קדושת החיים, היינו צריכים לעשות דברים הרבה יותר קשים, הרבה יותר משמעותיים, כלפי מי שנלחמים נגדנו. אבל אנחנו דנים הערב בצד הכלכלי, והצד הכלכלי נפגע קשות. היינו יכולים לעשות בכסף הזה </w:t>
      </w:r>
      <w:r>
        <w:rPr>
          <w:rFonts w:hint="cs"/>
          <w:rtl/>
        </w:rPr>
        <w:t xml:space="preserve">- או אפילו בחלקו - דברים נהדרים למען הציונות וההתיישבות, למען ארץ-ישראל על כל חלקיה, אגפיה ואזרחיה, ולאפשר הרבה יותר ביטחון, הרבה יותר רווחה, הרבה יותר תורה, בלי להתקוטט פה על כל שקל ושקל. </w:t>
      </w:r>
    </w:p>
    <w:p w14:paraId="1C97CBE1" w14:textId="77777777" w:rsidR="00000000" w:rsidRDefault="007C71EE">
      <w:pPr>
        <w:pStyle w:val="a"/>
        <w:rPr>
          <w:rFonts w:hint="cs"/>
          <w:rtl/>
        </w:rPr>
      </w:pPr>
    </w:p>
    <w:p w14:paraId="067548DD" w14:textId="77777777" w:rsidR="00000000" w:rsidRDefault="007C71EE">
      <w:pPr>
        <w:pStyle w:val="a"/>
        <w:rPr>
          <w:rFonts w:hint="cs"/>
          <w:rtl/>
        </w:rPr>
      </w:pPr>
      <w:r>
        <w:rPr>
          <w:rFonts w:hint="cs"/>
          <w:rtl/>
        </w:rPr>
        <w:t>הניסיון של ראש הממשלה לעת הזאת הוא ניסיון שלצערי, לעניות דעתי ולה</w:t>
      </w:r>
      <w:r>
        <w:rPr>
          <w:rFonts w:hint="cs"/>
          <w:rtl/>
        </w:rPr>
        <w:t>ערכתי מניסיון העבר מזמין טרור נוסף. הוא איננו מקטין את הטרור. אנחנו גם שומעים את הערכות גורמי הביטחון שיש שוב ניסיונות הולכים וגוברים - לא הולכים ופוחתים - לפגע, ליצור פיגועים גדולים, מה שנקרא מגה-פיגוע. ואנחנו, אזרחי מדינת ישראל, אנחנו אלה שסופגים את זה פ</w:t>
      </w:r>
      <w:r>
        <w:rPr>
          <w:rFonts w:hint="cs"/>
          <w:rtl/>
        </w:rPr>
        <w:t xml:space="preserve">עם אחר פעם. </w:t>
      </w:r>
    </w:p>
    <w:p w14:paraId="5C78FCC2" w14:textId="77777777" w:rsidR="00000000" w:rsidRDefault="007C71EE">
      <w:pPr>
        <w:pStyle w:val="a"/>
        <w:rPr>
          <w:rFonts w:hint="cs"/>
          <w:rtl/>
        </w:rPr>
      </w:pPr>
    </w:p>
    <w:p w14:paraId="28857A57" w14:textId="77777777" w:rsidR="00000000" w:rsidRDefault="007C71EE">
      <w:pPr>
        <w:pStyle w:val="a"/>
        <w:rPr>
          <w:rFonts w:hint="cs"/>
          <w:rtl/>
        </w:rPr>
      </w:pPr>
      <w:r>
        <w:rPr>
          <w:rFonts w:hint="cs"/>
          <w:rtl/>
        </w:rPr>
        <w:t>הניסיון להידבר עם דוקטור - שקיבל את התואר על מה? על הכחשת השואה; איש שהטיף בעבר ומטיף היום ללא הפסקה לרצח יהודים - הניסיון לעשות עם איש כזה משא-ומתן תחת אש, לצערי הרב, לא יצלח. ניסיון ראש הממשלה להסביר שזהו משא-ומתן ביטחוני, לא מדיני - תרשו ל</w:t>
      </w:r>
      <w:r>
        <w:rPr>
          <w:rFonts w:hint="cs"/>
          <w:rtl/>
        </w:rPr>
        <w:t xml:space="preserve">י להגיד, שוב בלשון זהירה, שזהו ניסיון נלעג, שאיננו מחזיק מים. לצערנו, במידה רבה יש כאן כניעה לטרור והליכה בדרך כאילו נוחה יותר, שכאילו מבטיחה דבר ותביא את ההיפך. </w:t>
      </w:r>
    </w:p>
    <w:p w14:paraId="23B3299C" w14:textId="77777777" w:rsidR="00000000" w:rsidRDefault="007C71EE">
      <w:pPr>
        <w:pStyle w:val="a"/>
        <w:rPr>
          <w:rFonts w:hint="cs"/>
          <w:rtl/>
        </w:rPr>
      </w:pPr>
    </w:p>
    <w:p w14:paraId="2B4FFC85" w14:textId="77777777" w:rsidR="00000000" w:rsidRDefault="007C71EE">
      <w:pPr>
        <w:pStyle w:val="a"/>
        <w:rPr>
          <w:rFonts w:hint="cs"/>
          <w:rtl/>
        </w:rPr>
      </w:pPr>
      <w:r>
        <w:rPr>
          <w:rFonts w:hint="cs"/>
          <w:rtl/>
        </w:rPr>
        <w:t>רבים וטובים שואלים אותנו: למה אתם נשארים בממשלה הזאת? זאת שאלה נכונה, ראויה בעיני. אני לא פו</w:t>
      </w:r>
      <w:r>
        <w:rPr>
          <w:rFonts w:hint="cs"/>
          <w:rtl/>
        </w:rPr>
        <w:t>טר אותה בקלות. יש אצלנו התלבטות קשה בעניין הזה. רבים וטובים מבוחרינו, מאוהדינו, מבקשים שנישאר בממשלה הזאת - שלא נצא: תשפיעו מבפנים, חכו, הוא עוד לא ביצע, נראה מה הוא עושה, הערבים יכשילו את זה. אני אומר להם, ואומר לכם: גם אם לא יצא דבר - נניח שבגלל הטרור או</w:t>
      </w:r>
      <w:r>
        <w:rPr>
          <w:rFonts w:hint="cs"/>
          <w:rtl/>
        </w:rPr>
        <w:t xml:space="preserve"> מסיבה אחרת לא יצא ממפת הדרכים שום דבר מדיני, שום נסיגה, שום דבר; גם אז מה שראש הממשלה עושה בביטוייו, באמירותיו, בהודעותיו, זו פגיעה חמורה, פגיעה חמורה מאוד, במה שאנחנו מאמינים בו. </w:t>
      </w:r>
    </w:p>
    <w:p w14:paraId="369752A8" w14:textId="77777777" w:rsidR="00000000" w:rsidRDefault="007C71EE">
      <w:pPr>
        <w:pStyle w:val="a"/>
        <w:rPr>
          <w:rFonts w:hint="cs"/>
          <w:rtl/>
        </w:rPr>
      </w:pPr>
    </w:p>
    <w:p w14:paraId="664AD6CA" w14:textId="77777777" w:rsidR="00000000" w:rsidRDefault="007C71EE">
      <w:pPr>
        <w:pStyle w:val="a"/>
        <w:rPr>
          <w:rFonts w:hint="cs"/>
          <w:rtl/>
        </w:rPr>
      </w:pPr>
      <w:r>
        <w:rPr>
          <w:rFonts w:hint="cs"/>
          <w:rtl/>
        </w:rPr>
        <w:t>עם זאת, אכן הוא צודק בדברים שהוא אומר - שהוא לא ביצע שום נסיגה, לא ממטר א</w:t>
      </w:r>
      <w:r>
        <w:rPr>
          <w:rFonts w:hint="cs"/>
          <w:rtl/>
        </w:rPr>
        <w:t xml:space="preserve">חד ולא מסנטימטר אחד. אנחנו, סיעת האיחוד הלאומי ואחרים, נצטרך לעקוב בשבע עיניים אחרי מעשיו של ראש הממשלה, בהקפדה יתירה על ההערות שהתקבלו כהחלטת ממשלה, ולהתפלל, לקוות ולעשות שהדרך הזאת לא תצלח ועם ישראל ישב בכל ארצו לנצח. תודה. </w:t>
      </w:r>
    </w:p>
    <w:p w14:paraId="601EE277" w14:textId="77777777" w:rsidR="00000000" w:rsidRDefault="007C71EE">
      <w:pPr>
        <w:pStyle w:val="a"/>
        <w:ind w:firstLine="0"/>
        <w:rPr>
          <w:rFonts w:hint="cs"/>
          <w:rtl/>
        </w:rPr>
      </w:pPr>
    </w:p>
    <w:p w14:paraId="1BE2DC54" w14:textId="77777777" w:rsidR="00000000" w:rsidRDefault="007C71EE">
      <w:pPr>
        <w:pStyle w:val="ad"/>
        <w:rPr>
          <w:rtl/>
        </w:rPr>
      </w:pPr>
      <w:r>
        <w:rPr>
          <w:rtl/>
        </w:rPr>
        <w:t>היו"ר מיכאל נודלמן:</w:t>
      </w:r>
    </w:p>
    <w:p w14:paraId="692B47F9" w14:textId="77777777" w:rsidR="00000000" w:rsidRDefault="007C71EE">
      <w:pPr>
        <w:pStyle w:val="a"/>
        <w:rPr>
          <w:rtl/>
        </w:rPr>
      </w:pPr>
    </w:p>
    <w:p w14:paraId="3C7503E8" w14:textId="77777777" w:rsidR="00000000" w:rsidRDefault="007C71EE">
      <w:pPr>
        <w:pStyle w:val="a"/>
        <w:rPr>
          <w:rFonts w:hint="cs"/>
          <w:rtl/>
        </w:rPr>
      </w:pPr>
      <w:r>
        <w:rPr>
          <w:rFonts w:hint="cs"/>
          <w:rtl/>
        </w:rPr>
        <w:t>תודה. ח</w:t>
      </w:r>
      <w:r>
        <w:rPr>
          <w:rFonts w:hint="cs"/>
          <w:rtl/>
        </w:rPr>
        <w:t xml:space="preserve">בר הכנסת אפרים סנה, בבקשה. אחריו </w:t>
      </w:r>
      <w:r>
        <w:rPr>
          <w:rtl/>
        </w:rPr>
        <w:t>–</w:t>
      </w:r>
      <w:r>
        <w:rPr>
          <w:rFonts w:hint="cs"/>
          <w:rtl/>
        </w:rPr>
        <w:t xml:space="preserve"> חברי הכנסת חיים רמון, בנימין בן-אליעזר, עסאם מח'ול.</w:t>
      </w:r>
    </w:p>
    <w:p w14:paraId="7023BD0F" w14:textId="77777777" w:rsidR="00000000" w:rsidRDefault="007C71EE">
      <w:pPr>
        <w:pStyle w:val="a"/>
        <w:ind w:firstLine="0"/>
        <w:rPr>
          <w:rFonts w:hint="cs"/>
          <w:rtl/>
        </w:rPr>
      </w:pPr>
    </w:p>
    <w:p w14:paraId="2618EA3A" w14:textId="77777777" w:rsidR="00000000" w:rsidRDefault="007C71EE">
      <w:pPr>
        <w:pStyle w:val="ac"/>
        <w:rPr>
          <w:rtl/>
        </w:rPr>
      </w:pPr>
      <w:r>
        <w:rPr>
          <w:rFonts w:hint="eastAsia"/>
          <w:rtl/>
        </w:rPr>
        <w:t>אורי</w:t>
      </w:r>
      <w:r>
        <w:rPr>
          <w:rtl/>
        </w:rPr>
        <w:t xml:space="preserve"> יהודה אריאל (האיחוד הלאומי - ישראל ביתנו):</w:t>
      </w:r>
    </w:p>
    <w:p w14:paraId="24DE7DA0" w14:textId="77777777" w:rsidR="00000000" w:rsidRDefault="007C71EE">
      <w:pPr>
        <w:pStyle w:val="a"/>
        <w:rPr>
          <w:rFonts w:hint="cs"/>
          <w:rtl/>
        </w:rPr>
      </w:pPr>
    </w:p>
    <w:p w14:paraId="068632B4" w14:textId="77777777" w:rsidR="00000000" w:rsidRDefault="007C71EE">
      <w:pPr>
        <w:pStyle w:val="a"/>
        <w:rPr>
          <w:rFonts w:hint="cs"/>
          <w:rtl/>
        </w:rPr>
      </w:pPr>
      <w:r>
        <w:rPr>
          <w:rFonts w:hint="cs"/>
          <w:rtl/>
        </w:rPr>
        <w:t xml:space="preserve">כבר דיברת, חבר הכנסת רמון. </w:t>
      </w:r>
    </w:p>
    <w:p w14:paraId="6553D31E" w14:textId="77777777" w:rsidR="00000000" w:rsidRDefault="007C71EE">
      <w:pPr>
        <w:pStyle w:val="a"/>
        <w:ind w:firstLine="0"/>
        <w:rPr>
          <w:rFonts w:hint="cs"/>
          <w:rtl/>
        </w:rPr>
      </w:pPr>
      <w:r>
        <w:rPr>
          <w:rFonts w:hint="cs"/>
          <w:rtl/>
        </w:rPr>
        <w:t xml:space="preserve"> </w:t>
      </w:r>
    </w:p>
    <w:p w14:paraId="5BD71AC9" w14:textId="77777777" w:rsidR="00000000" w:rsidRDefault="007C71EE">
      <w:pPr>
        <w:pStyle w:val="ac"/>
        <w:rPr>
          <w:rtl/>
        </w:rPr>
      </w:pPr>
      <w:r>
        <w:rPr>
          <w:rFonts w:hint="eastAsia"/>
          <w:rtl/>
        </w:rPr>
        <w:t>אבשלום</w:t>
      </w:r>
      <w:r>
        <w:rPr>
          <w:rtl/>
        </w:rPr>
        <w:t xml:space="preserve"> וילן (מרצ):</w:t>
      </w:r>
    </w:p>
    <w:p w14:paraId="662B78A5" w14:textId="77777777" w:rsidR="00000000" w:rsidRDefault="007C71EE">
      <w:pPr>
        <w:pStyle w:val="a"/>
        <w:rPr>
          <w:rFonts w:hint="cs"/>
          <w:rtl/>
        </w:rPr>
      </w:pPr>
    </w:p>
    <w:p w14:paraId="2CC033CD" w14:textId="77777777" w:rsidR="00000000" w:rsidRDefault="007C71EE">
      <w:pPr>
        <w:pStyle w:val="a"/>
        <w:rPr>
          <w:rFonts w:hint="cs"/>
          <w:rtl/>
        </w:rPr>
      </w:pPr>
      <w:r>
        <w:rPr>
          <w:rFonts w:hint="cs"/>
          <w:rtl/>
        </w:rPr>
        <w:t xml:space="preserve">סליחה, אתה דילגת עלי. </w:t>
      </w:r>
    </w:p>
    <w:p w14:paraId="648FFB7D" w14:textId="77777777" w:rsidR="00000000" w:rsidRDefault="007C71EE">
      <w:pPr>
        <w:pStyle w:val="a"/>
        <w:ind w:firstLine="0"/>
        <w:rPr>
          <w:rFonts w:hint="cs"/>
          <w:rtl/>
        </w:rPr>
      </w:pPr>
    </w:p>
    <w:p w14:paraId="02AFD736" w14:textId="77777777" w:rsidR="00000000" w:rsidRDefault="007C71EE">
      <w:pPr>
        <w:pStyle w:val="ac"/>
        <w:rPr>
          <w:rtl/>
        </w:rPr>
      </w:pPr>
      <w:r>
        <w:rPr>
          <w:rFonts w:hint="eastAsia"/>
          <w:rtl/>
        </w:rPr>
        <w:t>חיים</w:t>
      </w:r>
      <w:r>
        <w:rPr>
          <w:rtl/>
        </w:rPr>
        <w:t xml:space="preserve"> רמון (העבודה-מימד):</w:t>
      </w:r>
    </w:p>
    <w:p w14:paraId="2EDFDC34" w14:textId="77777777" w:rsidR="00000000" w:rsidRDefault="007C71EE">
      <w:pPr>
        <w:pStyle w:val="a"/>
        <w:rPr>
          <w:rFonts w:hint="cs"/>
          <w:rtl/>
        </w:rPr>
      </w:pPr>
    </w:p>
    <w:p w14:paraId="5D0F8976" w14:textId="77777777" w:rsidR="00000000" w:rsidRDefault="007C71EE">
      <w:pPr>
        <w:pStyle w:val="a"/>
        <w:rPr>
          <w:rFonts w:hint="cs"/>
          <w:rtl/>
        </w:rPr>
      </w:pPr>
      <w:r>
        <w:rPr>
          <w:rFonts w:hint="cs"/>
          <w:rtl/>
        </w:rPr>
        <w:t xml:space="preserve">בפעם הקודמת מילאתי </w:t>
      </w:r>
      <w:r>
        <w:rPr>
          <w:rFonts w:hint="cs"/>
          <w:rtl/>
        </w:rPr>
        <w:t xml:space="preserve">את מקום חבר הכנסת בורג. עכשיו - זה אני. </w:t>
      </w:r>
    </w:p>
    <w:p w14:paraId="38196B27" w14:textId="77777777" w:rsidR="00000000" w:rsidRDefault="007C71EE">
      <w:pPr>
        <w:pStyle w:val="a"/>
        <w:ind w:firstLine="0"/>
        <w:rPr>
          <w:rFonts w:hint="cs"/>
          <w:rtl/>
        </w:rPr>
      </w:pPr>
    </w:p>
    <w:p w14:paraId="4230979A" w14:textId="77777777" w:rsidR="00000000" w:rsidRDefault="007C71EE">
      <w:pPr>
        <w:pStyle w:val="Speaker"/>
        <w:rPr>
          <w:rtl/>
        </w:rPr>
      </w:pPr>
      <w:bookmarkStart w:id="2030" w:name="FS000000454T28_05_2003_01_13_58"/>
      <w:bookmarkEnd w:id="2030"/>
      <w:r>
        <w:rPr>
          <w:rFonts w:hint="eastAsia"/>
          <w:rtl/>
        </w:rPr>
        <w:t>אפרים</w:t>
      </w:r>
      <w:r>
        <w:rPr>
          <w:rtl/>
        </w:rPr>
        <w:t xml:space="preserve"> סנה (העבודה-מימד):</w:t>
      </w:r>
    </w:p>
    <w:p w14:paraId="5D34C004" w14:textId="77777777" w:rsidR="00000000" w:rsidRDefault="007C71EE">
      <w:pPr>
        <w:pStyle w:val="a"/>
        <w:rPr>
          <w:rFonts w:hint="cs"/>
          <w:rtl/>
        </w:rPr>
      </w:pPr>
    </w:p>
    <w:p w14:paraId="4BB747D2" w14:textId="77777777" w:rsidR="00000000" w:rsidRDefault="007C71EE">
      <w:pPr>
        <w:pStyle w:val="a"/>
        <w:rPr>
          <w:rFonts w:hint="cs"/>
          <w:rtl/>
        </w:rPr>
      </w:pPr>
      <w:r>
        <w:rPr>
          <w:rFonts w:hint="cs"/>
          <w:rtl/>
        </w:rPr>
        <w:t xml:space="preserve">אדוני היושב-ראש, חברי הכנסת, התכוונתי לעסוק בנושא התרופות, אבל שמעתי את חבר הכנסת אורי אריאל ודבריו מחייבים תגובה. </w:t>
      </w:r>
    </w:p>
    <w:p w14:paraId="514B327B" w14:textId="77777777" w:rsidR="00000000" w:rsidRDefault="007C71EE">
      <w:pPr>
        <w:pStyle w:val="a"/>
        <w:rPr>
          <w:rFonts w:hint="cs"/>
          <w:rtl/>
        </w:rPr>
      </w:pPr>
    </w:p>
    <w:p w14:paraId="4CDC87CD" w14:textId="77777777" w:rsidR="00000000" w:rsidRDefault="007C71EE">
      <w:pPr>
        <w:pStyle w:val="a"/>
        <w:rPr>
          <w:rFonts w:hint="cs"/>
          <w:rtl/>
        </w:rPr>
      </w:pPr>
      <w:r>
        <w:rPr>
          <w:rFonts w:hint="cs"/>
          <w:rtl/>
        </w:rPr>
        <w:t>יחד ראינו היום, חבר הכנסת אריאל ואני, אותם נתונים עצמם על קיצוץ כבד, קש</w:t>
      </w:r>
      <w:r>
        <w:rPr>
          <w:rFonts w:hint="cs"/>
          <w:rtl/>
        </w:rPr>
        <w:t>ה, חמור, בתקציב הביטחון. ואני הייתי נזהר מלהמליץ בעת הזאת לקצץ עוד בתקציב הביטחון. נכון שהאיום הקונקרטי העיקרי חלף מן העולם. אבל יש איומים אחרים שלא זו בלבד שלא פחתו אלא הם הולכים ומתקרבים אלינו, גם בתחום הטילים הבליסטיים וגם בתחום ראשי הנפץ שהם עלולים לשא</w:t>
      </w:r>
      <w:r>
        <w:rPr>
          <w:rFonts w:hint="cs"/>
          <w:rtl/>
        </w:rPr>
        <w:t>ת - ביולוגיים, כימיים וגרעיניים. יש שתי מדינות באזור שלנו שמתקדמות מאוד בפיתוח הכלים האלה, וזה בשיתוף עם צפון-קוריאה ועם רוסיה -  אירן ולוב, בטווח הארוך. ועד שלא נדע ששכללנו את מלוא היכולות לעמוד מול הסכנות האלה - אני חושב שלדבר על קיצוץ גדול, מעבר למה שנע</w:t>
      </w:r>
      <w:r>
        <w:rPr>
          <w:rFonts w:hint="cs"/>
          <w:rtl/>
        </w:rPr>
        <w:t xml:space="preserve">שה, זה חסר אחריות. </w:t>
      </w:r>
    </w:p>
    <w:p w14:paraId="4352ABA0" w14:textId="77777777" w:rsidR="00000000" w:rsidRDefault="007C71EE">
      <w:pPr>
        <w:pStyle w:val="a"/>
        <w:rPr>
          <w:rFonts w:hint="cs"/>
          <w:rtl/>
        </w:rPr>
      </w:pPr>
    </w:p>
    <w:p w14:paraId="558EDF08" w14:textId="77777777" w:rsidR="00000000" w:rsidRDefault="007C71EE">
      <w:pPr>
        <w:pStyle w:val="a"/>
        <w:rPr>
          <w:rFonts w:hint="cs"/>
          <w:rtl/>
        </w:rPr>
      </w:pPr>
      <w:r>
        <w:rPr>
          <w:rFonts w:hint="cs"/>
          <w:rtl/>
        </w:rPr>
        <w:t>אבל אני רוצה להצביע על מקור, כי הרי מייד אדבר בכל זאת על התרופות. חבר הכנסת אריאל, אתה יודע מה המקור? מה שמבזבזים על ההתנחלויות. זה מקור תקציבי נהדר, שיכול היה לתת גם יותר ביטחון, גם יותר רווחה, גם יותר חינוך, גם יותר בריאות. 60 מיליאר</w:t>
      </w:r>
      <w:r>
        <w:rPr>
          <w:rFonts w:hint="cs"/>
          <w:rtl/>
        </w:rPr>
        <w:t xml:space="preserve">ד דולר הוציאו ממשלות ישראל על ההתנחלויות. </w:t>
      </w:r>
    </w:p>
    <w:p w14:paraId="650F21CD" w14:textId="77777777" w:rsidR="00000000" w:rsidRDefault="007C71EE">
      <w:pPr>
        <w:pStyle w:val="a"/>
        <w:rPr>
          <w:rFonts w:hint="cs"/>
          <w:rtl/>
        </w:rPr>
      </w:pPr>
    </w:p>
    <w:p w14:paraId="1090A4E5" w14:textId="77777777" w:rsidR="00000000" w:rsidRDefault="007C71EE">
      <w:pPr>
        <w:pStyle w:val="ac"/>
        <w:rPr>
          <w:rtl/>
        </w:rPr>
      </w:pPr>
      <w:r>
        <w:rPr>
          <w:rFonts w:hint="eastAsia"/>
          <w:rtl/>
        </w:rPr>
        <w:t>אורי</w:t>
      </w:r>
      <w:r>
        <w:rPr>
          <w:rtl/>
        </w:rPr>
        <w:t xml:space="preserve"> יהודה אריאל (האיחוד הלאומי - ישראל ביתנו):</w:t>
      </w:r>
    </w:p>
    <w:p w14:paraId="18129C7E" w14:textId="77777777" w:rsidR="00000000" w:rsidRDefault="007C71EE">
      <w:pPr>
        <w:pStyle w:val="a"/>
        <w:rPr>
          <w:rFonts w:hint="cs"/>
          <w:rtl/>
        </w:rPr>
      </w:pPr>
    </w:p>
    <w:p w14:paraId="1D0A4333" w14:textId="77777777" w:rsidR="00000000" w:rsidRDefault="007C71EE">
      <w:pPr>
        <w:pStyle w:val="a"/>
        <w:rPr>
          <w:rFonts w:hint="cs"/>
          <w:rtl/>
        </w:rPr>
      </w:pPr>
      <w:r>
        <w:rPr>
          <w:rFonts w:hint="cs"/>
          <w:rtl/>
        </w:rPr>
        <w:t>איך כל כך מעט? 60 מיליארד?</w:t>
      </w:r>
    </w:p>
    <w:p w14:paraId="2DC0C290" w14:textId="77777777" w:rsidR="00000000" w:rsidRDefault="007C71EE">
      <w:pPr>
        <w:pStyle w:val="a"/>
        <w:ind w:firstLine="0"/>
        <w:rPr>
          <w:rFonts w:hint="cs"/>
          <w:rtl/>
        </w:rPr>
      </w:pPr>
    </w:p>
    <w:p w14:paraId="56F4C948" w14:textId="77777777" w:rsidR="00000000" w:rsidRDefault="007C71EE">
      <w:pPr>
        <w:pStyle w:val="SpeakerCon"/>
        <w:rPr>
          <w:rtl/>
        </w:rPr>
      </w:pPr>
      <w:bookmarkStart w:id="2031" w:name="FS000000454T28_05_2003_01_17_17C"/>
      <w:bookmarkEnd w:id="2031"/>
      <w:r>
        <w:rPr>
          <w:rtl/>
        </w:rPr>
        <w:t>אפרים סנה (העבודה-מימד):</w:t>
      </w:r>
    </w:p>
    <w:p w14:paraId="07DAA720" w14:textId="77777777" w:rsidR="00000000" w:rsidRDefault="007C71EE">
      <w:pPr>
        <w:pStyle w:val="a"/>
        <w:rPr>
          <w:rtl/>
        </w:rPr>
      </w:pPr>
    </w:p>
    <w:p w14:paraId="6A4A338A" w14:textId="77777777" w:rsidR="00000000" w:rsidRDefault="007C71EE">
      <w:pPr>
        <w:pStyle w:val="a"/>
        <w:rPr>
          <w:rFonts w:hint="cs"/>
          <w:rtl/>
        </w:rPr>
      </w:pPr>
      <w:r>
        <w:rPr>
          <w:rFonts w:hint="cs"/>
          <w:rtl/>
        </w:rPr>
        <w:t xml:space="preserve">לו זה היה תלוי בך היו מוציאים 600 מיליארד, אבל הוציאו 60 מיליארד, וגם זה - חבל על כל גרוש. </w:t>
      </w:r>
    </w:p>
    <w:p w14:paraId="3BA828D3" w14:textId="77777777" w:rsidR="00000000" w:rsidRDefault="007C71EE">
      <w:pPr>
        <w:pStyle w:val="a"/>
        <w:ind w:firstLine="0"/>
        <w:rPr>
          <w:rFonts w:hint="cs"/>
          <w:rtl/>
        </w:rPr>
      </w:pPr>
    </w:p>
    <w:p w14:paraId="3D32EB83" w14:textId="77777777" w:rsidR="00000000" w:rsidRDefault="007C71EE">
      <w:pPr>
        <w:pStyle w:val="ac"/>
        <w:rPr>
          <w:rtl/>
        </w:rPr>
      </w:pPr>
    </w:p>
    <w:p w14:paraId="6581D7A8" w14:textId="77777777" w:rsidR="00000000" w:rsidRDefault="007C71EE">
      <w:pPr>
        <w:pStyle w:val="ac"/>
        <w:rPr>
          <w:rtl/>
        </w:rPr>
      </w:pPr>
      <w:r>
        <w:rPr>
          <w:rFonts w:hint="eastAsia"/>
          <w:rtl/>
        </w:rPr>
        <w:t>חיים</w:t>
      </w:r>
      <w:r>
        <w:rPr>
          <w:rtl/>
        </w:rPr>
        <w:t xml:space="preserve"> רמון (העבו</w:t>
      </w:r>
      <w:r>
        <w:rPr>
          <w:rtl/>
        </w:rPr>
        <w:t>דה-מימד):</w:t>
      </w:r>
    </w:p>
    <w:p w14:paraId="413B246B" w14:textId="77777777" w:rsidR="00000000" w:rsidRDefault="007C71EE">
      <w:pPr>
        <w:pStyle w:val="a"/>
        <w:rPr>
          <w:rFonts w:hint="cs"/>
          <w:rtl/>
        </w:rPr>
      </w:pPr>
    </w:p>
    <w:p w14:paraId="14F0F54A" w14:textId="77777777" w:rsidR="00000000" w:rsidRDefault="007C71EE">
      <w:pPr>
        <w:pStyle w:val="a"/>
        <w:rPr>
          <w:rFonts w:hint="cs"/>
          <w:rtl/>
        </w:rPr>
      </w:pPr>
      <w:r>
        <w:rPr>
          <w:rFonts w:hint="cs"/>
          <w:rtl/>
        </w:rPr>
        <w:t>זה היה הסכום ב=1967.</w:t>
      </w:r>
    </w:p>
    <w:p w14:paraId="7AFED83E" w14:textId="77777777" w:rsidR="00000000" w:rsidRDefault="007C71EE">
      <w:pPr>
        <w:pStyle w:val="a"/>
        <w:ind w:firstLine="0"/>
        <w:rPr>
          <w:rFonts w:hint="cs"/>
          <w:rtl/>
        </w:rPr>
      </w:pPr>
    </w:p>
    <w:p w14:paraId="1DBAC3DA" w14:textId="77777777" w:rsidR="00000000" w:rsidRDefault="007C71EE">
      <w:pPr>
        <w:pStyle w:val="ac"/>
        <w:rPr>
          <w:rtl/>
        </w:rPr>
      </w:pPr>
      <w:r>
        <w:rPr>
          <w:rFonts w:hint="eastAsia"/>
          <w:rtl/>
        </w:rPr>
        <w:t>אורי</w:t>
      </w:r>
      <w:r>
        <w:rPr>
          <w:rtl/>
        </w:rPr>
        <w:t xml:space="preserve"> יהודה אריאל (האיחוד הלאומי - ישראל ביתנו):</w:t>
      </w:r>
    </w:p>
    <w:p w14:paraId="20F84974" w14:textId="77777777" w:rsidR="00000000" w:rsidRDefault="007C71EE">
      <w:pPr>
        <w:pStyle w:val="a"/>
        <w:rPr>
          <w:rFonts w:hint="cs"/>
          <w:rtl/>
        </w:rPr>
      </w:pPr>
    </w:p>
    <w:p w14:paraId="7026B703" w14:textId="77777777" w:rsidR="00000000" w:rsidRDefault="007C71EE">
      <w:pPr>
        <w:pStyle w:val="a"/>
        <w:rPr>
          <w:rFonts w:hint="cs"/>
          <w:rtl/>
        </w:rPr>
      </w:pPr>
      <w:r>
        <w:rPr>
          <w:rFonts w:hint="cs"/>
          <w:rtl/>
        </w:rPr>
        <w:t>ב=1967.</w:t>
      </w:r>
    </w:p>
    <w:p w14:paraId="1847E00F" w14:textId="77777777" w:rsidR="00000000" w:rsidRDefault="007C71EE">
      <w:pPr>
        <w:pStyle w:val="a"/>
        <w:ind w:firstLine="0"/>
        <w:rPr>
          <w:rFonts w:hint="cs"/>
          <w:rtl/>
        </w:rPr>
      </w:pPr>
    </w:p>
    <w:p w14:paraId="186B5D91" w14:textId="77777777" w:rsidR="00000000" w:rsidRDefault="007C71EE">
      <w:pPr>
        <w:pStyle w:val="SpeakerCon"/>
        <w:rPr>
          <w:rtl/>
        </w:rPr>
      </w:pPr>
      <w:bookmarkStart w:id="2032" w:name="FS000000454T28_05_2003_01_17_58C"/>
      <w:bookmarkEnd w:id="2032"/>
      <w:r>
        <w:rPr>
          <w:rtl/>
        </w:rPr>
        <w:t>אפרים סנה (העבודה-מימד):</w:t>
      </w:r>
    </w:p>
    <w:p w14:paraId="69F14D67" w14:textId="77777777" w:rsidR="00000000" w:rsidRDefault="007C71EE">
      <w:pPr>
        <w:pStyle w:val="a"/>
        <w:rPr>
          <w:rtl/>
        </w:rPr>
      </w:pPr>
    </w:p>
    <w:p w14:paraId="69335E6E" w14:textId="77777777" w:rsidR="00000000" w:rsidRDefault="007C71EE">
      <w:pPr>
        <w:pStyle w:val="a"/>
        <w:rPr>
          <w:rFonts w:hint="cs"/>
          <w:rtl/>
        </w:rPr>
      </w:pPr>
      <w:r>
        <w:rPr>
          <w:rFonts w:hint="cs"/>
          <w:rtl/>
        </w:rPr>
        <w:t>אנחנו יודעים גם לאילו ממשלות היתה הזכות המפוקפקת להוציא את חלק הארי של הכסף הזה, שבסך הכול יצר טרגדיה, כי הוא יצר אוכלוסייה של כמעט רבע מיל</w:t>
      </w:r>
      <w:r>
        <w:rPr>
          <w:rFonts w:hint="cs"/>
          <w:rtl/>
        </w:rPr>
        <w:t xml:space="preserve">יון ישראלים שבתנאי עימות אין דרך להגן עליהם אלא על-ידי גיוס כל הצבא - סדיר ומילואים. זאת הטרגדיה. צריך להגן עליהם, כי הם אזרחי ישראל. אבל כדי לעשות את זה צריך לשעבד את כל המשאבים. </w:t>
      </w:r>
    </w:p>
    <w:p w14:paraId="72BA7F05" w14:textId="77777777" w:rsidR="00000000" w:rsidRDefault="007C71EE">
      <w:pPr>
        <w:pStyle w:val="a"/>
        <w:rPr>
          <w:rFonts w:hint="cs"/>
          <w:rtl/>
        </w:rPr>
      </w:pPr>
    </w:p>
    <w:p w14:paraId="77A7D395" w14:textId="77777777" w:rsidR="00000000" w:rsidRDefault="007C71EE">
      <w:pPr>
        <w:pStyle w:val="ac"/>
        <w:rPr>
          <w:rtl/>
        </w:rPr>
      </w:pPr>
      <w:r>
        <w:rPr>
          <w:rFonts w:hint="eastAsia"/>
          <w:rtl/>
        </w:rPr>
        <w:t>אילן</w:t>
      </w:r>
      <w:r>
        <w:rPr>
          <w:rtl/>
        </w:rPr>
        <w:t xml:space="preserve"> ליבוביץ (שינוי):</w:t>
      </w:r>
    </w:p>
    <w:p w14:paraId="7C6CE333" w14:textId="77777777" w:rsidR="00000000" w:rsidRDefault="007C71EE">
      <w:pPr>
        <w:pStyle w:val="a"/>
        <w:rPr>
          <w:rFonts w:hint="cs"/>
          <w:rtl/>
        </w:rPr>
      </w:pPr>
    </w:p>
    <w:p w14:paraId="78552744" w14:textId="77777777" w:rsidR="00000000" w:rsidRDefault="007C71EE">
      <w:pPr>
        <w:pStyle w:val="a"/>
        <w:rPr>
          <w:rFonts w:hint="cs"/>
          <w:rtl/>
        </w:rPr>
      </w:pPr>
      <w:r>
        <w:rPr>
          <w:rFonts w:hint="cs"/>
          <w:rtl/>
        </w:rPr>
        <w:t xml:space="preserve">כאילו אתם לא הייתם אלה שעזרו בהקמת התנחלויות. </w:t>
      </w:r>
    </w:p>
    <w:p w14:paraId="75D052C3" w14:textId="77777777" w:rsidR="00000000" w:rsidRDefault="007C71EE">
      <w:pPr>
        <w:pStyle w:val="a"/>
        <w:ind w:firstLine="0"/>
        <w:rPr>
          <w:rFonts w:hint="cs"/>
          <w:rtl/>
        </w:rPr>
      </w:pPr>
    </w:p>
    <w:p w14:paraId="5403F4CE" w14:textId="77777777" w:rsidR="00000000" w:rsidRDefault="007C71EE">
      <w:pPr>
        <w:pStyle w:val="SpeakerCon"/>
        <w:rPr>
          <w:rtl/>
        </w:rPr>
      </w:pPr>
      <w:bookmarkStart w:id="2033" w:name="FS000000454T28_05_2003_01_19_19C"/>
      <w:bookmarkEnd w:id="2033"/>
      <w:r>
        <w:rPr>
          <w:rtl/>
        </w:rPr>
        <w:t>אפר</w:t>
      </w:r>
      <w:r>
        <w:rPr>
          <w:rtl/>
        </w:rPr>
        <w:t>ים סנה (העבודה-מימד):</w:t>
      </w:r>
    </w:p>
    <w:p w14:paraId="36D36751" w14:textId="77777777" w:rsidR="00000000" w:rsidRDefault="007C71EE">
      <w:pPr>
        <w:pStyle w:val="a"/>
        <w:rPr>
          <w:rtl/>
        </w:rPr>
      </w:pPr>
    </w:p>
    <w:p w14:paraId="672F5827" w14:textId="77777777" w:rsidR="00000000" w:rsidRDefault="007C71EE">
      <w:pPr>
        <w:pStyle w:val="a"/>
        <w:rPr>
          <w:rFonts w:hint="cs"/>
          <w:rtl/>
        </w:rPr>
      </w:pPr>
      <w:r>
        <w:rPr>
          <w:rFonts w:hint="cs"/>
          <w:rtl/>
        </w:rPr>
        <w:t xml:space="preserve">חבל, חבר הכנסת ליבוביץ, חבל שתשתלהב. אני, בחלק מתפקידי הצבאיים וגם כסגן שר הביטחון, מכיר היטב את החלוקה מי הקים מה ומתי. אני יכול לומר לך שחלק הארי של ההתנחלויות בוצע בזמן ממשלות ליכוד - -  </w:t>
      </w:r>
    </w:p>
    <w:p w14:paraId="1E55C62F" w14:textId="77777777" w:rsidR="00000000" w:rsidRDefault="007C71EE">
      <w:pPr>
        <w:pStyle w:val="a"/>
        <w:ind w:firstLine="0"/>
        <w:rPr>
          <w:rFonts w:hint="cs"/>
          <w:rtl/>
        </w:rPr>
      </w:pPr>
    </w:p>
    <w:p w14:paraId="5BA0AFC5" w14:textId="77777777" w:rsidR="00000000" w:rsidRDefault="007C71EE">
      <w:pPr>
        <w:pStyle w:val="ac"/>
        <w:rPr>
          <w:rtl/>
        </w:rPr>
      </w:pPr>
      <w:r>
        <w:rPr>
          <w:rFonts w:hint="eastAsia"/>
          <w:rtl/>
        </w:rPr>
        <w:t>אילן</w:t>
      </w:r>
      <w:r>
        <w:rPr>
          <w:rtl/>
        </w:rPr>
        <w:t xml:space="preserve"> ליבוביץ (שינוי):</w:t>
      </w:r>
    </w:p>
    <w:p w14:paraId="3E840955" w14:textId="77777777" w:rsidR="00000000" w:rsidRDefault="007C71EE">
      <w:pPr>
        <w:pStyle w:val="a"/>
        <w:rPr>
          <w:rFonts w:hint="cs"/>
          <w:rtl/>
        </w:rPr>
      </w:pPr>
    </w:p>
    <w:p w14:paraId="6A66E9E1" w14:textId="77777777" w:rsidR="00000000" w:rsidRDefault="007C71EE">
      <w:pPr>
        <w:pStyle w:val="a"/>
        <w:rPr>
          <w:rFonts w:hint="cs"/>
          <w:rtl/>
        </w:rPr>
      </w:pPr>
      <w:r>
        <w:rPr>
          <w:rFonts w:hint="cs"/>
          <w:rtl/>
        </w:rPr>
        <w:t xml:space="preserve">- - - </w:t>
      </w:r>
    </w:p>
    <w:p w14:paraId="09273B14" w14:textId="77777777" w:rsidR="00000000" w:rsidRDefault="007C71EE">
      <w:pPr>
        <w:pStyle w:val="a"/>
        <w:ind w:firstLine="0"/>
        <w:rPr>
          <w:rFonts w:hint="cs"/>
          <w:rtl/>
        </w:rPr>
      </w:pPr>
    </w:p>
    <w:p w14:paraId="411215AE" w14:textId="77777777" w:rsidR="00000000" w:rsidRDefault="007C71EE">
      <w:pPr>
        <w:pStyle w:val="SpeakerCon"/>
        <w:rPr>
          <w:rtl/>
        </w:rPr>
      </w:pPr>
      <w:bookmarkStart w:id="2034" w:name="FS000000454T28_05_2003_01_21_28C"/>
      <w:bookmarkEnd w:id="2034"/>
      <w:r>
        <w:rPr>
          <w:rFonts w:hint="eastAsia"/>
          <w:rtl/>
        </w:rPr>
        <w:t>אפרים</w:t>
      </w:r>
      <w:r>
        <w:rPr>
          <w:rtl/>
        </w:rPr>
        <w:t xml:space="preserve"> סנה </w:t>
      </w:r>
      <w:r>
        <w:rPr>
          <w:rtl/>
        </w:rPr>
        <w:t>(העבודה-מימד):</w:t>
      </w:r>
    </w:p>
    <w:p w14:paraId="6DD67C84" w14:textId="77777777" w:rsidR="00000000" w:rsidRDefault="007C71EE">
      <w:pPr>
        <w:pStyle w:val="a"/>
        <w:rPr>
          <w:rFonts w:hint="cs"/>
          <w:rtl/>
        </w:rPr>
      </w:pPr>
    </w:p>
    <w:p w14:paraId="5873B8A8" w14:textId="77777777" w:rsidR="00000000" w:rsidRDefault="007C71EE">
      <w:pPr>
        <w:pStyle w:val="a"/>
        <w:rPr>
          <w:rFonts w:hint="cs"/>
          <w:rtl/>
        </w:rPr>
      </w:pPr>
      <w:r>
        <w:rPr>
          <w:rFonts w:hint="cs"/>
          <w:rtl/>
        </w:rPr>
        <w:t xml:space="preserve">- - ומה שנעשה בזמננו הוא אכן שגיאה שצריך להודות בה. </w:t>
      </w:r>
    </w:p>
    <w:p w14:paraId="6A7FE3AA" w14:textId="77777777" w:rsidR="00000000" w:rsidRDefault="007C71EE">
      <w:pPr>
        <w:pStyle w:val="a"/>
        <w:rPr>
          <w:rFonts w:hint="cs"/>
          <w:rtl/>
        </w:rPr>
      </w:pPr>
    </w:p>
    <w:p w14:paraId="474DDA68" w14:textId="77777777" w:rsidR="00000000" w:rsidRDefault="007C71EE">
      <w:pPr>
        <w:pStyle w:val="a"/>
        <w:rPr>
          <w:rFonts w:hint="cs"/>
          <w:rtl/>
        </w:rPr>
      </w:pPr>
      <w:r>
        <w:rPr>
          <w:rFonts w:hint="cs"/>
          <w:rtl/>
        </w:rPr>
        <w:t>ועכשיו, אדוני היושב-ראש, ברצוני לדבר על נושא התרופות. לשמחתנו הטכנולוגיה הרפואית מתקדמת ומדי שנה מיתוספות תרופות חדשות, יעילות יותר, וטכנולוגיות רפואיות חדישות יותר שמאפשרות להאריך חיי א</w:t>
      </w:r>
      <w:r>
        <w:rPr>
          <w:rFonts w:hint="cs"/>
          <w:rtl/>
        </w:rPr>
        <w:t xml:space="preserve">דם. בכל אומות העולם מקובל שמוסיפים 2% מסל הבריאות מדי שנה כדי לאפשר לרכוש את התרופות החדשות ואת הטכנולוגיות החדשות. 2% - זה מקובל במדינות המערב. </w:t>
      </w:r>
    </w:p>
    <w:p w14:paraId="10C0A5F8" w14:textId="77777777" w:rsidR="00000000" w:rsidRDefault="007C71EE">
      <w:pPr>
        <w:pStyle w:val="a"/>
        <w:rPr>
          <w:rFonts w:hint="cs"/>
          <w:rtl/>
        </w:rPr>
      </w:pPr>
    </w:p>
    <w:p w14:paraId="49ABDAEF" w14:textId="77777777" w:rsidR="00000000" w:rsidRDefault="007C71EE">
      <w:pPr>
        <w:pStyle w:val="a"/>
        <w:rPr>
          <w:rFonts w:hint="cs"/>
          <w:rtl/>
        </w:rPr>
      </w:pPr>
      <w:r>
        <w:rPr>
          <w:rFonts w:hint="cs"/>
          <w:rtl/>
        </w:rPr>
        <w:t>נראה לי דבר מובן מאליו שלאזרח מדינת ישראל מגיע ליהנות מהישגי הרפואה המודרנית; וודאי שאסור שמישהו ימות או שיתק</w:t>
      </w:r>
      <w:r>
        <w:rPr>
          <w:rFonts w:hint="cs"/>
          <w:rtl/>
        </w:rPr>
        <w:t xml:space="preserve">פחו חייו או שתתקפח בריאותו כי אין לו כסף לשלם. קדושת החיים היא מעל לכול - ערך יהודי עליון. לפי החישוב הזה היו צריכים, גם בשנה הזאת, לתת 400 מיליון ש"ח לתרופות חדשות. 2% מסל הבריאות הם 400 מיליון ש"ח. כמה נתן שר האוצר נתניהו? לא 2% -  פרומיל אחד. 20 מיליון </w:t>
      </w:r>
      <w:r>
        <w:rPr>
          <w:rFonts w:hint="cs"/>
          <w:rtl/>
        </w:rPr>
        <w:t xml:space="preserve">ש"ח. 20 מיליון ש"ח במקום 400 מיליון ש"ח. </w:t>
      </w:r>
    </w:p>
    <w:p w14:paraId="60FAD35F" w14:textId="77777777" w:rsidR="00000000" w:rsidRDefault="007C71EE">
      <w:pPr>
        <w:pStyle w:val="a"/>
        <w:rPr>
          <w:rFonts w:hint="cs"/>
          <w:rtl/>
        </w:rPr>
      </w:pPr>
    </w:p>
    <w:p w14:paraId="118BC778" w14:textId="77777777" w:rsidR="00000000" w:rsidRDefault="007C71EE">
      <w:pPr>
        <w:pStyle w:val="a"/>
        <w:rPr>
          <w:rFonts w:hint="cs"/>
          <w:rtl/>
        </w:rPr>
      </w:pPr>
      <w:r>
        <w:rPr>
          <w:rFonts w:hint="cs"/>
          <w:rtl/>
        </w:rPr>
        <w:t>מה התוצאה? התוצאה היא שאנשים היום באים אל הרופא, הוא אומר להם: יש עכשיו תרופה כזאת או אחרת שיכולה לעזור לכם להאריך חיים, אבל היא לא בסל. אם התרופה לא בסל ואתה רוצה לקנות אותה, שלם מכספך. זה אמור על תרופות, זה אמור</w:t>
      </w:r>
      <w:r>
        <w:rPr>
          <w:rFonts w:hint="cs"/>
          <w:rtl/>
        </w:rPr>
        <w:t xml:space="preserve"> גם על בדיקות שונות. </w:t>
      </w:r>
    </w:p>
    <w:p w14:paraId="3A7005E9" w14:textId="77777777" w:rsidR="00000000" w:rsidRDefault="007C71EE">
      <w:pPr>
        <w:pStyle w:val="a"/>
        <w:rPr>
          <w:rFonts w:hint="cs"/>
          <w:rtl/>
        </w:rPr>
      </w:pPr>
    </w:p>
    <w:p w14:paraId="769F81C6" w14:textId="77777777" w:rsidR="00000000" w:rsidRDefault="007C71EE">
      <w:pPr>
        <w:pStyle w:val="a"/>
        <w:rPr>
          <w:rFonts w:hint="cs"/>
          <w:rtl/>
        </w:rPr>
      </w:pPr>
      <w:r>
        <w:rPr>
          <w:rFonts w:hint="cs"/>
          <w:rtl/>
        </w:rPr>
        <w:t xml:space="preserve">יש בדיקה חדישה שנקראת </w:t>
      </w:r>
      <w:r>
        <w:t>PET Scan</w:t>
      </w:r>
      <w:r>
        <w:rPr>
          <w:rFonts w:hint="cs"/>
          <w:rtl/>
        </w:rPr>
        <w:t xml:space="preserve">, אבל לפי ההוראות לא כל אחד זכאי לקבל אותה. ואין שבוע שלא מטלפנים אלי אזרחים נואשים ואומרים: אולי אתה יכול לעזור לנו שיעשו לבננו, לבתנו, לאמא, לאבא את הבדיקה הזאת, כי לא רוצים לתת אותה. </w:t>
      </w:r>
    </w:p>
    <w:p w14:paraId="604289BB" w14:textId="77777777" w:rsidR="00000000" w:rsidRDefault="007C71EE">
      <w:pPr>
        <w:pStyle w:val="a"/>
        <w:rPr>
          <w:rFonts w:hint="cs"/>
          <w:rtl/>
        </w:rPr>
      </w:pPr>
    </w:p>
    <w:p w14:paraId="73AAAE10" w14:textId="77777777" w:rsidR="00000000" w:rsidRDefault="007C71EE">
      <w:pPr>
        <w:pStyle w:val="a"/>
        <w:rPr>
          <w:rFonts w:hint="cs"/>
          <w:rtl/>
        </w:rPr>
      </w:pPr>
      <w:r>
        <w:rPr>
          <w:rFonts w:hint="cs"/>
          <w:rtl/>
        </w:rPr>
        <w:t>ויש תרופה לחולי</w:t>
      </w:r>
      <w:r>
        <w:rPr>
          <w:rFonts w:hint="cs"/>
          <w:rtl/>
        </w:rPr>
        <w:t>ם במחלות ממאירות של הדם - זה נקרא: טיפול בקולונות. יש אצלנו בארץ פרופסורים שהם מומחים עולמיים בתחום הזה. אבל הערכה הזאת של הקולונות עולה 15,000 דולר. ובאים אנשים אחרי השתלות מוח-עצם, במצב קשה, ואפשר לעזור להם. אני כרופא ישראלי וכשר הבריאות לשעבר גאה שקיימי</w:t>
      </w:r>
      <w:r>
        <w:rPr>
          <w:rFonts w:hint="cs"/>
          <w:rtl/>
        </w:rPr>
        <w:t>ם אצלנו מקורות הידע האלה ברמה העולמית הכי גבוהה. אבל זה עולה כסף. אומרים: תביא 15,000 דולר, תקנה את הקולונות, תקבל טיפול. אין לך 15,000 דולר, לא תקבל. מישהו לוקח על עצמו את הסמכות לקבוע מי לחיים ומי למוות? זה יש רק לבורא עולם.</w:t>
      </w:r>
    </w:p>
    <w:p w14:paraId="75E48190" w14:textId="77777777" w:rsidR="00000000" w:rsidRDefault="007C71EE">
      <w:pPr>
        <w:pStyle w:val="a"/>
        <w:rPr>
          <w:rFonts w:hint="cs"/>
          <w:rtl/>
        </w:rPr>
      </w:pPr>
    </w:p>
    <w:p w14:paraId="5A4B64ED" w14:textId="77777777" w:rsidR="00000000" w:rsidRDefault="007C71EE">
      <w:pPr>
        <w:pStyle w:val="a"/>
        <w:rPr>
          <w:rFonts w:hint="cs"/>
          <w:rtl/>
        </w:rPr>
      </w:pPr>
      <w:r>
        <w:rPr>
          <w:rFonts w:hint="cs"/>
          <w:rtl/>
        </w:rPr>
        <w:t>אתן עוד דוגמה. ניתן היום לפת</w:t>
      </w:r>
      <w:r>
        <w:rPr>
          <w:rFonts w:hint="cs"/>
          <w:rtl/>
        </w:rPr>
        <w:t>וח עורקים סתומים בלב על-ידי סליל שנקרא סטנט, אבל יש סטנט רגיל ויש סטנט מצופה בתרופה, סליל שכבר כשמשחילים אותו לתוך העורק בלב, הוא מצופה בתרופה שמאריכה את הזמן שלו בפנים, שעושה אותו יותר יעיל ומאריכה את חיי החולה, מונעת ממנו התקף לב, מונעת ממנו מוות. אבל זה</w:t>
      </w:r>
      <w:r>
        <w:rPr>
          <w:rFonts w:hint="cs"/>
          <w:rtl/>
        </w:rPr>
        <w:t xml:space="preserve"> לא בסל, אז אומרים: תשלם כסף. </w:t>
      </w:r>
    </w:p>
    <w:p w14:paraId="196BBC6E" w14:textId="77777777" w:rsidR="00000000" w:rsidRDefault="007C71EE">
      <w:pPr>
        <w:pStyle w:val="a"/>
        <w:rPr>
          <w:rFonts w:hint="cs"/>
          <w:rtl/>
        </w:rPr>
      </w:pPr>
    </w:p>
    <w:p w14:paraId="552883C1" w14:textId="77777777" w:rsidR="00000000" w:rsidRDefault="007C71EE">
      <w:pPr>
        <w:pStyle w:val="a"/>
        <w:rPr>
          <w:rFonts w:hint="cs"/>
          <w:rtl/>
        </w:rPr>
      </w:pPr>
      <w:r>
        <w:rPr>
          <w:rFonts w:hint="cs"/>
          <w:rtl/>
        </w:rPr>
        <w:t xml:space="preserve">למה הביאה המדיניות הזאת? לכך שאנשים עניים נידונים למוות. </w:t>
      </w:r>
    </w:p>
    <w:p w14:paraId="0E535B02" w14:textId="77777777" w:rsidR="00000000" w:rsidRDefault="007C71EE">
      <w:pPr>
        <w:pStyle w:val="a"/>
        <w:rPr>
          <w:rFonts w:hint="cs"/>
          <w:rtl/>
        </w:rPr>
      </w:pPr>
    </w:p>
    <w:p w14:paraId="2ED711AD" w14:textId="77777777" w:rsidR="00000000" w:rsidRDefault="007C71EE">
      <w:pPr>
        <w:pStyle w:val="a"/>
        <w:ind w:firstLine="720"/>
        <w:rPr>
          <w:rFonts w:hint="cs"/>
          <w:rtl/>
        </w:rPr>
      </w:pPr>
      <w:r>
        <w:rPr>
          <w:rFonts w:hint="cs"/>
          <w:rtl/>
        </w:rPr>
        <w:t>כשחיים רמון ואנוכי היינו שרי הבריאות בממשלתו של יצחק רבין, לא היתה אף תרופה שלא היתה בסל, הכול הכנסנו בפנים. גילו תוך כדי התהליך את ה"קופקסון", תרופה נגד טרשת נפוצה,</w:t>
      </w:r>
      <w:r>
        <w:rPr>
          <w:rFonts w:hint="cs"/>
          <w:rtl/>
        </w:rPr>
        <w:t xml:space="preserve"> הכנסנו אותה לסל. שלא יהיה משהו שהאזרח הישראל לא יוכל לקבל בזכות, לא בחסד, לא בנדבה, שלא יצטרך לפרסם מודעה בעיתון ולהופיע ב"ערב חדש" ולשפוך מול כל עם ישראל את מדוויו כדי שנאנשים יתרמו כסף לחשבון בנק. זה היה בשנת 1996, ואמרתי אתמול בהופעה קודמת שלי בדיון, ש</w:t>
      </w:r>
      <w:r>
        <w:rPr>
          <w:rFonts w:hint="cs"/>
          <w:rtl/>
        </w:rPr>
        <w:t xml:space="preserve">גם בה עסקתי בענייני הבריאות - בזמן ממשלתו של נתניהו חתכו את חוק ביטוח בריאות ממלכתי כנקניק סלאמי, פרוסה אחר פרוסה, זכות אחר זכות של האדם החולה בישראל נשללה ממנו, ויצרו מצב שיש רפואה לעשירים ורפואה לעניים. זה כתם על כל ממשלה שתיתן לזה יד. </w:t>
      </w:r>
    </w:p>
    <w:p w14:paraId="0BCDEB4C" w14:textId="77777777" w:rsidR="00000000" w:rsidRDefault="007C71EE">
      <w:pPr>
        <w:pStyle w:val="a"/>
        <w:ind w:firstLine="720"/>
        <w:rPr>
          <w:rFonts w:hint="cs"/>
          <w:rtl/>
        </w:rPr>
      </w:pPr>
    </w:p>
    <w:p w14:paraId="75C88717" w14:textId="77777777" w:rsidR="00000000" w:rsidRDefault="007C71EE">
      <w:pPr>
        <w:pStyle w:val="a"/>
        <w:ind w:firstLine="720"/>
        <w:rPr>
          <w:rFonts w:hint="cs"/>
          <w:rtl/>
        </w:rPr>
      </w:pPr>
      <w:r>
        <w:rPr>
          <w:rFonts w:hint="cs"/>
          <w:rtl/>
        </w:rPr>
        <w:t xml:space="preserve">זה אולי לא כלול </w:t>
      </w:r>
      <w:r>
        <w:rPr>
          <w:rFonts w:hint="cs"/>
          <w:rtl/>
        </w:rPr>
        <w:t xml:space="preserve">בחוברת הכחולה שקיבלנו, אבל בחודש יוני תהיה ועדה שתצטרך להחליט </w:t>
      </w:r>
      <w:r>
        <w:rPr>
          <w:rtl/>
        </w:rPr>
        <w:t>–</w:t>
      </w:r>
      <w:r>
        <w:rPr>
          <w:rFonts w:hint="cs"/>
          <w:rtl/>
        </w:rPr>
        <w:t xml:space="preserve"> 20 מיליון השקל האלה, אילו תרופות ייכנסו בהם? אני לא מקנא במי שיושב בוועדה, כי כל החלטה שלא לכלול תרופה בסל, היא עבור מישהו פסק-דין מוות, אם אין לו כסף. אני יזמתי הצעת חוק </w:t>
      </w:r>
      <w:r>
        <w:rPr>
          <w:rtl/>
        </w:rPr>
        <w:t>–</w:t>
      </w:r>
      <w:r>
        <w:rPr>
          <w:rFonts w:hint="cs"/>
          <w:rtl/>
        </w:rPr>
        <w:t xml:space="preserve"> והיא תעלה פה בפני ה</w:t>
      </w:r>
      <w:r>
        <w:rPr>
          <w:rFonts w:hint="cs"/>
          <w:rtl/>
        </w:rPr>
        <w:t xml:space="preserve">בית </w:t>
      </w:r>
      <w:r>
        <w:rPr>
          <w:rtl/>
        </w:rPr>
        <w:t>–</w:t>
      </w:r>
      <w:r>
        <w:rPr>
          <w:rFonts w:hint="cs"/>
          <w:rtl/>
        </w:rPr>
        <w:t xml:space="preserve"> שתסדיר את העניין של התרופות, כי לאף אדם, לאף ממשלה אין זכות לדון למוות אנשים רק כיוון שהם עניים. תודה.</w:t>
      </w:r>
    </w:p>
    <w:p w14:paraId="28F37E4F" w14:textId="77777777" w:rsidR="00000000" w:rsidRDefault="007C71EE">
      <w:pPr>
        <w:pStyle w:val="a"/>
        <w:ind w:firstLine="720"/>
        <w:rPr>
          <w:rFonts w:hint="cs"/>
          <w:rtl/>
        </w:rPr>
      </w:pPr>
    </w:p>
    <w:p w14:paraId="20416768" w14:textId="77777777" w:rsidR="00000000" w:rsidRDefault="007C71EE">
      <w:pPr>
        <w:pStyle w:val="ad"/>
        <w:rPr>
          <w:rtl/>
        </w:rPr>
      </w:pPr>
      <w:r>
        <w:rPr>
          <w:rtl/>
        </w:rPr>
        <w:t>היו"ר מיכאל נודלמן:</w:t>
      </w:r>
    </w:p>
    <w:p w14:paraId="0828B7EF" w14:textId="77777777" w:rsidR="00000000" w:rsidRDefault="007C71EE">
      <w:pPr>
        <w:pStyle w:val="a"/>
        <w:rPr>
          <w:rtl/>
        </w:rPr>
      </w:pPr>
    </w:p>
    <w:p w14:paraId="1D24F350" w14:textId="77777777" w:rsidR="00000000" w:rsidRDefault="007C71EE">
      <w:pPr>
        <w:pStyle w:val="a"/>
        <w:rPr>
          <w:rFonts w:hint="cs"/>
          <w:rtl/>
        </w:rPr>
      </w:pPr>
      <w:r>
        <w:rPr>
          <w:rFonts w:hint="cs"/>
          <w:rtl/>
        </w:rPr>
        <w:t xml:space="preserve">תודה רבה. חבר הכנסת חיים רמון, ואחריו </w:t>
      </w:r>
      <w:r>
        <w:rPr>
          <w:rtl/>
        </w:rPr>
        <w:t>–</w:t>
      </w:r>
      <w:r>
        <w:rPr>
          <w:rFonts w:hint="cs"/>
          <w:rtl/>
        </w:rPr>
        <w:t xml:space="preserve"> חברי הכנסת בנימין בן-אליעזר ועסאם מח'ול.</w:t>
      </w:r>
    </w:p>
    <w:p w14:paraId="2D971357" w14:textId="77777777" w:rsidR="00000000" w:rsidRDefault="007C71EE">
      <w:pPr>
        <w:pStyle w:val="a"/>
        <w:rPr>
          <w:rFonts w:hint="cs"/>
          <w:rtl/>
        </w:rPr>
      </w:pPr>
    </w:p>
    <w:p w14:paraId="17CDAAD4" w14:textId="77777777" w:rsidR="00000000" w:rsidRDefault="007C71EE">
      <w:pPr>
        <w:pStyle w:val="Speaker"/>
        <w:rPr>
          <w:rtl/>
        </w:rPr>
      </w:pPr>
      <w:bookmarkStart w:id="2035" w:name="FS000000458T28_05_2003_01_19_14"/>
      <w:bookmarkEnd w:id="2035"/>
      <w:r>
        <w:rPr>
          <w:rFonts w:hint="eastAsia"/>
          <w:rtl/>
        </w:rPr>
        <w:t>חיים</w:t>
      </w:r>
      <w:r>
        <w:rPr>
          <w:rtl/>
        </w:rPr>
        <w:t xml:space="preserve"> רמון (העבודה-מימד):</w:t>
      </w:r>
    </w:p>
    <w:p w14:paraId="481F3FA9" w14:textId="77777777" w:rsidR="00000000" w:rsidRDefault="007C71EE">
      <w:pPr>
        <w:pStyle w:val="a"/>
        <w:rPr>
          <w:rFonts w:hint="cs"/>
          <w:rtl/>
        </w:rPr>
      </w:pPr>
    </w:p>
    <w:p w14:paraId="71DA1C85" w14:textId="77777777" w:rsidR="00000000" w:rsidRDefault="007C71EE">
      <w:pPr>
        <w:pStyle w:val="a"/>
        <w:rPr>
          <w:rFonts w:hint="cs"/>
          <w:rtl/>
        </w:rPr>
      </w:pPr>
      <w:r>
        <w:rPr>
          <w:rFonts w:hint="cs"/>
          <w:rtl/>
        </w:rPr>
        <w:t xml:space="preserve">אדוני היושב-ראש, </w:t>
      </w:r>
      <w:r>
        <w:rPr>
          <w:rFonts w:hint="cs"/>
          <w:rtl/>
        </w:rPr>
        <w:t xml:space="preserve">חברי הכנסת, אני עסקתי בנאומי לפני כשעה בנושא הבריאות. סקרתי קצת את תולדות הבריאות, איך סידרנו את העניין ואיך באו וקלקלו את העניין. עכשיו אני רוצה לומר כמה מלים ולהקדיש את דברי לתולדות הפנסיה בישראל. גם פה יש הרבה מאוד דיסאינפורמציה. </w:t>
      </w:r>
    </w:p>
    <w:p w14:paraId="57850A42" w14:textId="77777777" w:rsidR="00000000" w:rsidRDefault="007C71EE">
      <w:pPr>
        <w:pStyle w:val="a"/>
        <w:rPr>
          <w:rFonts w:hint="cs"/>
          <w:rtl/>
        </w:rPr>
      </w:pPr>
    </w:p>
    <w:p w14:paraId="25E76E34" w14:textId="77777777" w:rsidR="00000000" w:rsidRDefault="007C71EE">
      <w:pPr>
        <w:pStyle w:val="a"/>
        <w:rPr>
          <w:rFonts w:hint="cs"/>
          <w:rtl/>
        </w:rPr>
      </w:pPr>
      <w:r>
        <w:rPr>
          <w:rFonts w:hint="cs"/>
          <w:rtl/>
        </w:rPr>
        <w:t>במשך שנים רבות היה מו</w:t>
      </w:r>
      <w:r>
        <w:rPr>
          <w:rFonts w:hint="cs"/>
          <w:rtl/>
        </w:rPr>
        <w:t>נופול להסתדרות על קרנות הפנסיה. אז כל זמן שהיה מה שקרוי שלטון מפא"י, זה היה נניח הגיוני. אבל, ב=1977, כידוע לכולכם, היה מהפך והליכוד הגיע לשלטון, ואז ב=1995 היה הסדר הפנסיה הראשון. רוב השנים בין 1977 ל=1995 הליכוד היה בשלטון, ורוב הזמן הזה שר האוצר היה מטע</w:t>
      </w:r>
      <w:r>
        <w:rPr>
          <w:rFonts w:hint="cs"/>
          <w:rtl/>
        </w:rPr>
        <w:t xml:space="preserve">ם הליכוד, ובכל השנים הללו - ראו זה פלא - נשמר המונופול של קרנות הפנסיה בידי ההסתדרות, ומה שקרוי הניהול המושחת המשיך בקרנות ואיגרות החוב המיועדות ניתנו, וכל זה על-ידי ממשלות ליכוד. </w:t>
      </w:r>
    </w:p>
    <w:p w14:paraId="3A7B8DC5" w14:textId="77777777" w:rsidR="00000000" w:rsidRDefault="007C71EE">
      <w:pPr>
        <w:pStyle w:val="a"/>
        <w:rPr>
          <w:rFonts w:hint="cs"/>
          <w:rtl/>
        </w:rPr>
      </w:pPr>
    </w:p>
    <w:p w14:paraId="30FA7FFB" w14:textId="77777777" w:rsidR="00000000" w:rsidRDefault="007C71EE">
      <w:pPr>
        <w:pStyle w:val="a"/>
        <w:rPr>
          <w:rFonts w:hint="cs"/>
          <w:rtl/>
        </w:rPr>
      </w:pPr>
      <w:r>
        <w:rPr>
          <w:rFonts w:hint="cs"/>
          <w:rtl/>
        </w:rPr>
        <w:t>פלאי פלאות, נכון, לא פלאי פלאות. היו עסקות בין ממשלות ליכוד לבין ההסתדרות.</w:t>
      </w:r>
      <w:r>
        <w:rPr>
          <w:rFonts w:hint="cs"/>
          <w:rtl/>
        </w:rPr>
        <w:t xml:space="preserve"> ההסתדרות ויתרה על תוספות יוקר, ויתרה על זכויות עובדים בנושא שכר, ותמורת זאת הממשלה, ממשלות הליכוד, נתנו הכשר להסתדרות לנהל את קרנות הפנסיה כפי שנוהלו, וכל הטענות שמועלות היום הן טענות נכונות, והדברים  מסואבים ומושחתים. המשיכו לתת איגרות חוב מיועדות. </w:t>
      </w:r>
    </w:p>
    <w:p w14:paraId="150C899E" w14:textId="77777777" w:rsidR="00000000" w:rsidRDefault="007C71EE">
      <w:pPr>
        <w:pStyle w:val="a"/>
        <w:rPr>
          <w:rFonts w:hint="cs"/>
          <w:rtl/>
        </w:rPr>
      </w:pPr>
    </w:p>
    <w:p w14:paraId="1D08262D" w14:textId="77777777" w:rsidR="00000000" w:rsidRDefault="007C71EE">
      <w:pPr>
        <w:pStyle w:val="a"/>
        <w:rPr>
          <w:rFonts w:hint="cs"/>
          <w:rtl/>
        </w:rPr>
      </w:pPr>
      <w:r>
        <w:rPr>
          <w:rFonts w:hint="cs"/>
          <w:rtl/>
        </w:rPr>
        <w:t>ב=1</w:t>
      </w:r>
      <w:r>
        <w:rPr>
          <w:rFonts w:hint="cs"/>
          <w:rtl/>
        </w:rPr>
        <w:t xml:space="preserve">994, כשאני הגעתי להסתדרות, היה גירעון אקטוארי של למעלה מ=60 מיליארד שקל, כל זה בברכת שרי האוצר של הליכוד וממשלות הליכוד ובאחריות הממשלות האלה. </w:t>
      </w:r>
    </w:p>
    <w:p w14:paraId="5CAD5387" w14:textId="77777777" w:rsidR="00000000" w:rsidRDefault="007C71EE">
      <w:pPr>
        <w:pStyle w:val="a"/>
        <w:rPr>
          <w:rFonts w:hint="cs"/>
          <w:rtl/>
        </w:rPr>
      </w:pPr>
    </w:p>
    <w:p w14:paraId="006A5151" w14:textId="77777777" w:rsidR="00000000" w:rsidRDefault="007C71EE">
      <w:pPr>
        <w:pStyle w:val="a"/>
        <w:ind w:firstLine="720"/>
        <w:rPr>
          <w:rFonts w:hint="cs"/>
          <w:rtl/>
        </w:rPr>
      </w:pPr>
      <w:r>
        <w:rPr>
          <w:rFonts w:hint="cs"/>
          <w:rtl/>
        </w:rPr>
        <w:t>ואז באתי לממשלה כיושב-ראש ההסתדרות, לממשלת רבין, אמרתי לשר האוצר דאז בייגה שוחט: נגמר העניין הזה, אני לא מוכן ש</w:t>
      </w:r>
      <w:r>
        <w:rPr>
          <w:rFonts w:hint="cs"/>
          <w:rtl/>
        </w:rPr>
        <w:t xml:space="preserve">אנשים ימשיכו לחסוך בקרנות פנסיה שברור שיום אחד הן יתמוטטו. אמרתי: </w:t>
      </w:r>
      <w:r>
        <w:rPr>
          <w:rFonts w:hint="cs"/>
        </w:rPr>
        <w:t>א</w:t>
      </w:r>
      <w:r>
        <w:rPr>
          <w:rFonts w:hint="cs"/>
          <w:rtl/>
        </w:rPr>
        <w:t>ני לא רוצה את קרנות הפנסיה, אני מוכן לוותר על המונופול, אני מוכן לכך שלא יצטרפו יותר חברים לקרנות הפנסיה הישנות. אני רק רוצה דבר אחד: בתמורה לוויתורים הללו, שאז היו ויתורים מפליגים, אתם תהי</w:t>
      </w:r>
      <w:r>
        <w:rPr>
          <w:rFonts w:hint="cs"/>
          <w:rtl/>
        </w:rPr>
        <w:t xml:space="preserve">ו אחראים לזכויות העמיתים, זה הכול. אתם ידעתם כממשלה, אישרתם את זה, היה פיקוח שלא היה פיקוח, הייתם שותפים לפשע הניהול, אל תרחצו בניקיון  כפיכם </w:t>
      </w:r>
      <w:r>
        <w:rPr>
          <w:rtl/>
        </w:rPr>
        <w:t>–</w:t>
      </w:r>
      <w:r>
        <w:rPr>
          <w:rFonts w:hint="cs"/>
          <w:rtl/>
        </w:rPr>
        <w:t xml:space="preserve"> אני מדבר על כל ממשלות ישראל - והעמיתים לא יישאו בתוצאות. </w:t>
      </w:r>
    </w:p>
    <w:p w14:paraId="09BE39CA" w14:textId="77777777" w:rsidR="00000000" w:rsidRDefault="007C71EE">
      <w:pPr>
        <w:pStyle w:val="a"/>
        <w:ind w:firstLine="720"/>
        <w:rPr>
          <w:rFonts w:hint="cs"/>
          <w:rtl/>
        </w:rPr>
      </w:pPr>
    </w:p>
    <w:p w14:paraId="61BBB80C" w14:textId="77777777" w:rsidR="00000000" w:rsidRDefault="007C71EE">
      <w:pPr>
        <w:pStyle w:val="a"/>
        <w:ind w:firstLine="720"/>
        <w:rPr>
          <w:rFonts w:hint="cs"/>
          <w:rtl/>
        </w:rPr>
      </w:pPr>
      <w:r>
        <w:rPr>
          <w:rFonts w:hint="cs"/>
          <w:rtl/>
        </w:rPr>
        <w:t>הצלחתי  לשכנע את האוצר אז, ההסתדרות ויתרה על המונופול</w:t>
      </w:r>
      <w:r>
        <w:rPr>
          <w:rFonts w:hint="cs"/>
          <w:rtl/>
        </w:rPr>
        <w:t>, איגרות החוב המיועדות היו בריבית יותר נמוכה, והממשלה לקחה על עצמה את ההתחייבות. היום כל עמיתי קרן הפנסיה של פועלי בניין מקבלים את הפנסיה שלהם על סמך אותה התחייבות. פתאום עכשיו גילו מחדש את העניין, הרי כבר העמיתים שילמו במחיר של ויתורים את עניין הפנסיה. כב</w:t>
      </w:r>
      <w:r>
        <w:rPr>
          <w:rFonts w:hint="cs"/>
          <w:rtl/>
        </w:rPr>
        <w:t xml:space="preserve">ר עשו אותה, כבר שילמו אותה, למה אתם עושים את זה עכשיו, למה אתם פוגעים עכשיו? </w:t>
      </w:r>
    </w:p>
    <w:p w14:paraId="79909C81" w14:textId="77777777" w:rsidR="00000000" w:rsidRDefault="007C71EE">
      <w:pPr>
        <w:pStyle w:val="a"/>
        <w:ind w:firstLine="720"/>
        <w:rPr>
          <w:rFonts w:hint="cs"/>
          <w:rtl/>
        </w:rPr>
      </w:pPr>
    </w:p>
    <w:p w14:paraId="3BD0F7DA" w14:textId="77777777" w:rsidR="00000000" w:rsidRDefault="007C71EE">
      <w:pPr>
        <w:pStyle w:val="a"/>
        <w:ind w:firstLine="720"/>
        <w:rPr>
          <w:rFonts w:hint="cs"/>
          <w:rtl/>
        </w:rPr>
      </w:pPr>
      <w:r>
        <w:rPr>
          <w:rFonts w:hint="cs"/>
          <w:rtl/>
        </w:rPr>
        <w:t>אני הצעתי לאוצר ב=1995 לקחת את קרנות הפנסיה הישנות. האוצר סירב, לא רצה, היו שם פקידים שהסבירו שמבחינה חוקתית זה לא בסדר. אין בעיה, קחו את קרנות הפנסיה הישנות, מי צריך אותן, ובלב</w:t>
      </w:r>
      <w:r>
        <w:rPr>
          <w:rFonts w:hint="cs"/>
          <w:rtl/>
        </w:rPr>
        <w:t>ד שזכויות העמיתים יובטחו. איך אמרתי להם - לא מעניין אותי מה תעשו עם זה, איך תעשה את זה, שזכויות העמיתים יובטחו והם לא יצטרכו לשלם יותר מה שהיה. פתאום התעוררו. אז מה עושים את זה בחקיקה? זה משבר של מחר בבוקר? זה אסון שהולך להתרגש מחרתיים? זה עניין של עוד, במ</w:t>
      </w:r>
      <w:r>
        <w:rPr>
          <w:rFonts w:hint="cs"/>
          <w:rtl/>
        </w:rPr>
        <w:t xml:space="preserve">קרה הכי גרוע, חמש עד עשר שנים. שבו לדבר, דברו עם העמיתים, דברו עם קרנות הפנסיה, דברו עם ההסתדרות, דברו, אני משוכנע שיש פתרונות לעניין הזה, אפשר להגיע לפתרון. </w:t>
      </w:r>
    </w:p>
    <w:p w14:paraId="5AC12AC1" w14:textId="77777777" w:rsidR="00000000" w:rsidRDefault="007C71EE">
      <w:pPr>
        <w:pStyle w:val="a"/>
        <w:ind w:firstLine="720"/>
        <w:rPr>
          <w:rFonts w:hint="cs"/>
          <w:rtl/>
        </w:rPr>
      </w:pPr>
    </w:p>
    <w:p w14:paraId="3F920FAC" w14:textId="77777777" w:rsidR="00000000" w:rsidRDefault="007C71EE">
      <w:pPr>
        <w:pStyle w:val="a"/>
        <w:ind w:firstLine="720"/>
        <w:rPr>
          <w:rFonts w:hint="cs"/>
          <w:rtl/>
        </w:rPr>
      </w:pPr>
      <w:r>
        <w:rPr>
          <w:rFonts w:hint="cs"/>
          <w:rtl/>
        </w:rPr>
        <w:t>אני בעד להשקיע את הכסף של קרנות הפנסיה במשק, אבל בתנאים מסוימים, לא בכל חברה. יקבעו שלבניית תחנת</w:t>
      </w:r>
      <w:r>
        <w:rPr>
          <w:rFonts w:hint="cs"/>
          <w:rtl/>
        </w:rPr>
        <w:t xml:space="preserve"> כוח של חברת החשמל אפשר להוציא מקרן פנסיה, והיא תלווה כי זו מדינת ישראל. להשקיע בכביש חוצה-שומרון זה בסדר, להשקיע סתם בחברה שמחר תתמוטט בבורסה </w:t>
      </w:r>
      <w:r>
        <w:rPr>
          <w:rtl/>
        </w:rPr>
        <w:t>–</w:t>
      </w:r>
      <w:r>
        <w:rPr>
          <w:rFonts w:hint="cs"/>
          <w:rtl/>
        </w:rPr>
        <w:t xml:space="preserve"> לא ולא.</w:t>
      </w:r>
    </w:p>
    <w:p w14:paraId="616FFFFD" w14:textId="77777777" w:rsidR="00000000" w:rsidRDefault="007C71EE">
      <w:pPr>
        <w:pStyle w:val="a"/>
        <w:rPr>
          <w:rFonts w:hint="cs"/>
          <w:rtl/>
        </w:rPr>
      </w:pPr>
    </w:p>
    <w:p w14:paraId="20BC8A31" w14:textId="77777777" w:rsidR="00000000" w:rsidRDefault="007C71EE">
      <w:pPr>
        <w:pStyle w:val="ac"/>
        <w:rPr>
          <w:rtl/>
        </w:rPr>
      </w:pPr>
      <w:r>
        <w:rPr>
          <w:rFonts w:hint="eastAsia"/>
          <w:rtl/>
        </w:rPr>
        <w:t>אורי</w:t>
      </w:r>
      <w:r>
        <w:rPr>
          <w:rtl/>
        </w:rPr>
        <w:t xml:space="preserve"> יהודה אריאל (האיחוד הלאומי - ישראל ביתנו):</w:t>
      </w:r>
    </w:p>
    <w:p w14:paraId="7C0E483F" w14:textId="77777777" w:rsidR="00000000" w:rsidRDefault="007C71EE">
      <w:pPr>
        <w:pStyle w:val="a"/>
        <w:rPr>
          <w:rFonts w:hint="cs"/>
          <w:rtl/>
        </w:rPr>
      </w:pPr>
    </w:p>
    <w:p w14:paraId="4AF69FE8" w14:textId="77777777" w:rsidR="00000000" w:rsidRDefault="007C71EE">
      <w:pPr>
        <w:pStyle w:val="a"/>
        <w:rPr>
          <w:rFonts w:hint="cs"/>
          <w:rtl/>
        </w:rPr>
      </w:pPr>
      <w:r>
        <w:rPr>
          <w:rFonts w:hint="cs"/>
          <w:rtl/>
        </w:rPr>
        <w:t>באוסלו השקיעו 80 מיליארד בכבישים עוקפים. אתה אומר חוצ</w:t>
      </w:r>
      <w:r>
        <w:rPr>
          <w:rFonts w:hint="cs"/>
          <w:rtl/>
        </w:rPr>
        <w:t xml:space="preserve">ה-שומרון? </w:t>
      </w:r>
    </w:p>
    <w:p w14:paraId="72616D68" w14:textId="77777777" w:rsidR="00000000" w:rsidRDefault="007C71EE">
      <w:pPr>
        <w:pStyle w:val="a"/>
        <w:rPr>
          <w:rFonts w:hint="cs"/>
          <w:rtl/>
        </w:rPr>
      </w:pPr>
    </w:p>
    <w:p w14:paraId="1EAF1EBA" w14:textId="77777777" w:rsidR="00000000" w:rsidRDefault="007C71EE">
      <w:pPr>
        <w:pStyle w:val="SpeakerCon"/>
        <w:rPr>
          <w:rtl/>
        </w:rPr>
      </w:pPr>
      <w:bookmarkStart w:id="2036" w:name="FS000000458T28_05_2003_01_36_34C"/>
      <w:bookmarkEnd w:id="2036"/>
      <w:r>
        <w:rPr>
          <w:rtl/>
        </w:rPr>
        <w:t>חיים רמון (העבודה-מימד):</w:t>
      </w:r>
    </w:p>
    <w:p w14:paraId="3F3A876F" w14:textId="77777777" w:rsidR="00000000" w:rsidRDefault="007C71EE">
      <w:pPr>
        <w:pStyle w:val="a"/>
        <w:rPr>
          <w:rtl/>
        </w:rPr>
      </w:pPr>
    </w:p>
    <w:p w14:paraId="436A7A33" w14:textId="77777777" w:rsidR="00000000" w:rsidRDefault="007C71EE">
      <w:pPr>
        <w:pStyle w:val="a"/>
        <w:rPr>
          <w:rFonts w:hint="cs"/>
          <w:rtl/>
        </w:rPr>
      </w:pPr>
      <w:r>
        <w:rPr>
          <w:rFonts w:hint="cs"/>
          <w:rtl/>
        </w:rPr>
        <w:t>אמרתי: חוצה-ישראל. סליחה. כשאני רואה אותך, אני ישר רואה את השומרון.</w:t>
      </w:r>
    </w:p>
    <w:p w14:paraId="66DEDE4D" w14:textId="77777777" w:rsidR="00000000" w:rsidRDefault="007C71EE">
      <w:pPr>
        <w:pStyle w:val="a"/>
        <w:rPr>
          <w:rFonts w:hint="cs"/>
          <w:rtl/>
        </w:rPr>
      </w:pPr>
    </w:p>
    <w:p w14:paraId="0F031FC5" w14:textId="77777777" w:rsidR="00000000" w:rsidRDefault="007C71EE">
      <w:pPr>
        <w:pStyle w:val="a"/>
        <w:rPr>
          <w:rFonts w:hint="cs"/>
          <w:rtl/>
        </w:rPr>
      </w:pPr>
      <w:r>
        <w:rPr>
          <w:rFonts w:hint="cs"/>
          <w:rtl/>
        </w:rPr>
        <w:t>אני אומר: תעשו את זה. אני שואל את הממשלה: למה להיכנס לעימות בנושא הכי רגיש של האזרח - הפנסיה שלו, עתידו. לא חייבים, יש זמן לזה. קבלו את הצעת ההסתדרות</w:t>
      </w:r>
      <w:r>
        <w:rPr>
          <w:rFonts w:hint="cs"/>
          <w:rtl/>
        </w:rPr>
        <w:t>, תקימו ועדה בלתי תלויה, שימו שם את אנשי המקצוע הכי טובים, ישבו חצי שנה, ישבו שנה, ימליצו את ההמלצות. מה בוער לכם? למה אתם מערערים את הבסיס של אמון הציבור. אני זוכר שהיו באים אנשים ואומרים לי: אנחנו לא ישנים בלילה כי אנחנו לא יודעים מה יהיה עם הפנסיה שלנו,</w:t>
      </w:r>
      <w:r>
        <w:rPr>
          <w:rFonts w:hint="cs"/>
          <w:rtl/>
        </w:rPr>
        <w:t xml:space="preserve"> כי זה הדבר היחיד שחסכנו. וזה לא מאוחר, אבל כמו כל התוכנית הזאת </w:t>
      </w:r>
      <w:r>
        <w:rPr>
          <w:rtl/>
        </w:rPr>
        <w:t>–</w:t>
      </w:r>
      <w:r>
        <w:rPr>
          <w:rFonts w:hint="cs"/>
          <w:rtl/>
        </w:rPr>
        <w:t xml:space="preserve"> היא לא באה לתקן שום דבר, היא באה לכפות, היא באה ליצור עימות אידיאולוגי מיותר. אין לי ספק שאפשר בקרנות הפנסיה להגיע להסכמה גורפת ושהעמיתים והפנסיונרים יוכלו לישון בשקט. </w:t>
      </w:r>
    </w:p>
    <w:p w14:paraId="05E67C59" w14:textId="77777777" w:rsidR="00000000" w:rsidRDefault="007C71EE">
      <w:pPr>
        <w:pStyle w:val="a"/>
        <w:rPr>
          <w:rFonts w:hint="cs"/>
          <w:rtl/>
        </w:rPr>
      </w:pPr>
    </w:p>
    <w:p w14:paraId="763D0326" w14:textId="77777777" w:rsidR="00000000" w:rsidRDefault="007C71EE">
      <w:pPr>
        <w:pStyle w:val="a"/>
        <w:rPr>
          <w:rFonts w:hint="cs"/>
          <w:rtl/>
        </w:rPr>
      </w:pPr>
      <w:r>
        <w:rPr>
          <w:rFonts w:hint="cs"/>
          <w:rtl/>
        </w:rPr>
        <w:t>קודם עלתה חברת הכנסת</w:t>
      </w:r>
      <w:r>
        <w:rPr>
          <w:rFonts w:hint="cs"/>
          <w:rtl/>
        </w:rPr>
        <w:t xml:space="preserve"> גבריאלי ואמרה, שהיא השתכנעה שבשם האחריות הלאומית היא חייבת להצביע בעד. אני קראתי לה קריאת ביניים, אני אחזור על הדברים. בשנתיים האחרונות, לפני הממשלה הזאת, מפלגתי היתה חברה בממשלה. ארבע פעמים עלה על הדוכן הזה שר אוצר והציג תוכנית כלכלית, כל פעם היא היתה שו</w:t>
      </w:r>
      <w:r>
        <w:rPr>
          <w:rFonts w:hint="cs"/>
          <w:rtl/>
        </w:rPr>
        <w:t>נה באופן מוחלט מהפעם הקודמת, פרט לנושא אחד, והסבירו לנו שאין תוכנית כלכלית מלבד התוכנית הזאת שתציל את המשק. חברי הכנסת הוותיקים, אלה שהיו בכנסת הקודמת, זוכרים את זה. פעם אחר פעם עלה שר האוצר ועלה ראש הממשלה, ובאו אלינו חברי הכנסת מהקואליציה שאמרתי להם: אתם</w:t>
      </w:r>
      <w:r>
        <w:rPr>
          <w:rFonts w:hint="cs"/>
          <w:rtl/>
        </w:rPr>
        <w:t xml:space="preserve"> תביאו אסון על ישראל, התוכניות האלה יעמיקו את האבטלה, יעמיקו את המיתון, רואים את זה. ואז אמרו: אתה חסר אחריות לאומית, מי שמצביע נגד התוכנית הוא חסר אחריות. ודפקו על השולחן ואמרו: אתם חייבים לעשות את זה. והזהרנו פעם אחר פעם. ומה קרה? בדיוק הגענו לרגע הזה, ו</w:t>
      </w:r>
      <w:r>
        <w:rPr>
          <w:rFonts w:hint="cs"/>
          <w:rtl/>
        </w:rPr>
        <w:t xml:space="preserve">בנושא המרכזי של התוכנית, האם התוכנית הזאת תוציא אותנו ממיתון ותיצור צמיחה, התוכנית הזאת היא ממשיכה באופן מוחלט את כל מה שהיה עד היום. אני אומר את זה לחברי הכנסת החדשים, לרבות חברת הכנסת גבריאלי, שאיננה פה. </w:t>
      </w:r>
    </w:p>
    <w:p w14:paraId="1DAEB813" w14:textId="77777777" w:rsidR="00000000" w:rsidRDefault="007C71EE">
      <w:pPr>
        <w:pStyle w:val="a"/>
        <w:rPr>
          <w:rFonts w:hint="cs"/>
          <w:rtl/>
        </w:rPr>
      </w:pPr>
    </w:p>
    <w:p w14:paraId="52D880B3" w14:textId="77777777" w:rsidR="00000000" w:rsidRDefault="007C71EE">
      <w:pPr>
        <w:pStyle w:val="a"/>
        <w:rPr>
          <w:rFonts w:hint="cs"/>
          <w:rtl/>
        </w:rPr>
      </w:pPr>
      <w:r>
        <w:rPr>
          <w:rFonts w:hint="cs"/>
          <w:rtl/>
        </w:rPr>
        <w:t>הרי זה ברור, הרי איך ייווצר כסף, מאיפה יהיה כסף?</w:t>
      </w:r>
      <w:r>
        <w:rPr>
          <w:rFonts w:hint="cs"/>
          <w:rtl/>
        </w:rPr>
        <w:t xml:space="preserve"> לא ספקולציות בבורסה, לא זה שבאים עם עוד 200-300 מיליון דולר ונכנסים למשק הישראלי, כי יש פה ריבית מטורפת ועושים 15%-20% ריאלית בחודשיים-שלושה על השקעה של 200 מיליון דולר. אני מדבר בשוק הריאלי, איפה שמייצרים וקונים. אם הממשלה מקצצת 10% מכוח הקנייה שלה, איך </w:t>
      </w:r>
      <w:r>
        <w:rPr>
          <w:rFonts w:hint="cs"/>
          <w:rtl/>
        </w:rPr>
        <w:t xml:space="preserve">יהיה כסף? ממה היא מקצצת? מהפירמות שהן אלה שמקבלות את הכסף. יקצצו להן 10%,  הן יפטרו עוד. קיצצו 20 מיליארד כבר בתוכניות הקודמות, והמצב רק הלך והידרדר. ועכשיו מקצצים עוד 10 מיליארד, סך הכול 30 מיליארד, ופוגעים </w:t>
      </w:r>
      <w:r>
        <w:rPr>
          <w:rtl/>
        </w:rPr>
        <w:t>–</w:t>
      </w:r>
      <w:r>
        <w:rPr>
          <w:rFonts w:hint="cs"/>
          <w:rtl/>
        </w:rPr>
        <w:t xml:space="preserve"> אני אומר לחברי הכנסת משינוי - באנשים שמשתכרים </w:t>
      </w:r>
      <w:r>
        <w:rPr>
          <w:rFonts w:hint="cs"/>
          <w:rtl/>
        </w:rPr>
        <w:t>7,000 ו=8,000 שקל, מעמד הביניים.</w:t>
      </w:r>
    </w:p>
    <w:p w14:paraId="56CE3E06" w14:textId="77777777" w:rsidR="00000000" w:rsidRDefault="007C71EE">
      <w:pPr>
        <w:pStyle w:val="a"/>
        <w:rPr>
          <w:rFonts w:hint="cs"/>
          <w:rtl/>
        </w:rPr>
      </w:pPr>
    </w:p>
    <w:p w14:paraId="412E54B4" w14:textId="77777777" w:rsidR="00000000" w:rsidRDefault="007C71EE">
      <w:pPr>
        <w:pStyle w:val="ac"/>
        <w:rPr>
          <w:rFonts w:hint="cs"/>
          <w:rtl/>
        </w:rPr>
      </w:pPr>
      <w:r>
        <w:rPr>
          <w:rFonts w:hint="cs"/>
          <w:rtl/>
        </w:rPr>
        <w:t>קריאה:</w:t>
      </w:r>
    </w:p>
    <w:p w14:paraId="29746624" w14:textId="77777777" w:rsidR="00000000" w:rsidRDefault="007C71EE">
      <w:pPr>
        <w:pStyle w:val="a"/>
        <w:rPr>
          <w:rFonts w:hint="cs"/>
          <w:rtl/>
        </w:rPr>
      </w:pPr>
    </w:p>
    <w:p w14:paraId="717F4A5E" w14:textId="77777777" w:rsidR="00000000" w:rsidRDefault="007C71EE">
      <w:pPr>
        <w:pStyle w:val="a"/>
        <w:rPr>
          <w:rFonts w:hint="cs"/>
          <w:rtl/>
        </w:rPr>
      </w:pPr>
      <w:r>
        <w:rPr>
          <w:rFonts w:hint="cs"/>
          <w:rtl/>
        </w:rPr>
        <w:t>פוגעים בכולם.</w:t>
      </w:r>
    </w:p>
    <w:p w14:paraId="3B54E971" w14:textId="77777777" w:rsidR="00000000" w:rsidRDefault="007C71EE">
      <w:pPr>
        <w:pStyle w:val="a"/>
        <w:rPr>
          <w:rFonts w:hint="cs"/>
          <w:rtl/>
        </w:rPr>
      </w:pPr>
    </w:p>
    <w:p w14:paraId="438C601A" w14:textId="77777777" w:rsidR="00000000" w:rsidRDefault="007C71EE">
      <w:pPr>
        <w:pStyle w:val="SpeakerCon"/>
        <w:rPr>
          <w:rtl/>
        </w:rPr>
      </w:pPr>
      <w:bookmarkStart w:id="2037" w:name="FS000000458T28_05_2003_01_44_07C"/>
      <w:bookmarkEnd w:id="2037"/>
      <w:r>
        <w:rPr>
          <w:rtl/>
        </w:rPr>
        <w:t>חיים רמון (העבודה-מימד):</w:t>
      </w:r>
    </w:p>
    <w:p w14:paraId="7B4FAD4B" w14:textId="77777777" w:rsidR="00000000" w:rsidRDefault="007C71EE">
      <w:pPr>
        <w:pStyle w:val="a"/>
        <w:rPr>
          <w:rtl/>
        </w:rPr>
      </w:pPr>
    </w:p>
    <w:p w14:paraId="3AB80D02" w14:textId="77777777" w:rsidR="00000000" w:rsidRDefault="007C71EE">
      <w:pPr>
        <w:pStyle w:val="a"/>
        <w:rPr>
          <w:rFonts w:hint="cs"/>
          <w:rtl/>
        </w:rPr>
      </w:pPr>
      <w:r>
        <w:rPr>
          <w:rFonts w:hint="cs"/>
          <w:rtl/>
        </w:rPr>
        <w:t xml:space="preserve">אבל אם פוגעים במישהו </w:t>
      </w:r>
      <w:r>
        <w:rPr>
          <w:rtl/>
        </w:rPr>
        <w:t>–</w:t>
      </w:r>
      <w:r>
        <w:rPr>
          <w:rFonts w:hint="cs"/>
          <w:rtl/>
        </w:rPr>
        <w:t xml:space="preserve"> ובו לא פוגעים, לצערי </w:t>
      </w:r>
      <w:r>
        <w:rPr>
          <w:rtl/>
        </w:rPr>
        <w:t>–</w:t>
      </w:r>
      <w:r>
        <w:rPr>
          <w:rFonts w:hint="cs"/>
          <w:rtl/>
        </w:rPr>
        <w:t xml:space="preserve"> שמרוויח 30,000 שקל אפילו ב=2,000 שקל, לא קורה לו כלום.</w:t>
      </w:r>
    </w:p>
    <w:p w14:paraId="41D7DBD2" w14:textId="77777777" w:rsidR="00000000" w:rsidRDefault="007C71EE">
      <w:pPr>
        <w:pStyle w:val="a"/>
        <w:rPr>
          <w:rFonts w:hint="cs"/>
          <w:rtl/>
        </w:rPr>
      </w:pPr>
    </w:p>
    <w:p w14:paraId="1118D5D1" w14:textId="77777777" w:rsidR="00000000" w:rsidRDefault="007C71EE">
      <w:pPr>
        <w:pStyle w:val="ac"/>
        <w:rPr>
          <w:rtl/>
        </w:rPr>
      </w:pPr>
      <w:bookmarkStart w:id="2038" w:name="FS000000458T28_05_2003_01_44_38C"/>
      <w:bookmarkEnd w:id="2038"/>
      <w:r>
        <w:rPr>
          <w:rFonts w:hint="eastAsia"/>
          <w:rtl/>
        </w:rPr>
        <w:t>רוני</w:t>
      </w:r>
      <w:r>
        <w:rPr>
          <w:rtl/>
        </w:rPr>
        <w:t xml:space="preserve"> בריזון (שינוי):</w:t>
      </w:r>
    </w:p>
    <w:p w14:paraId="00CF7431" w14:textId="77777777" w:rsidR="00000000" w:rsidRDefault="007C71EE">
      <w:pPr>
        <w:pStyle w:val="a"/>
        <w:rPr>
          <w:rFonts w:hint="cs"/>
          <w:rtl/>
        </w:rPr>
      </w:pPr>
    </w:p>
    <w:p w14:paraId="31A9374C" w14:textId="77777777" w:rsidR="00000000" w:rsidRDefault="007C71EE">
      <w:pPr>
        <w:pStyle w:val="a"/>
        <w:rPr>
          <w:rFonts w:hint="cs"/>
          <w:rtl/>
        </w:rPr>
      </w:pPr>
      <w:r>
        <w:rPr>
          <w:rFonts w:hint="cs"/>
          <w:rtl/>
        </w:rPr>
        <w:t>יש כאלה שמרוויחים 300,000 שקל.</w:t>
      </w:r>
    </w:p>
    <w:p w14:paraId="43BB1AA1" w14:textId="77777777" w:rsidR="00000000" w:rsidRDefault="007C71EE">
      <w:pPr>
        <w:pStyle w:val="a"/>
        <w:rPr>
          <w:rFonts w:hint="cs"/>
          <w:rtl/>
        </w:rPr>
      </w:pPr>
    </w:p>
    <w:p w14:paraId="7BF9646B" w14:textId="77777777" w:rsidR="00000000" w:rsidRDefault="007C71EE">
      <w:pPr>
        <w:pStyle w:val="SpeakerCon"/>
        <w:rPr>
          <w:rtl/>
        </w:rPr>
      </w:pPr>
      <w:bookmarkStart w:id="2039" w:name="FS000000458T28_05_2003_01_45_06C"/>
      <w:bookmarkEnd w:id="2039"/>
      <w:r>
        <w:rPr>
          <w:rFonts w:hint="eastAsia"/>
          <w:rtl/>
        </w:rPr>
        <w:t>חיים</w:t>
      </w:r>
      <w:r>
        <w:rPr>
          <w:rtl/>
        </w:rPr>
        <w:t xml:space="preserve"> רמון (העבודה</w:t>
      </w:r>
      <w:r>
        <w:rPr>
          <w:rtl/>
        </w:rPr>
        <w:t>-מימד):</w:t>
      </w:r>
    </w:p>
    <w:p w14:paraId="298E61CC" w14:textId="77777777" w:rsidR="00000000" w:rsidRDefault="007C71EE">
      <w:pPr>
        <w:pStyle w:val="a"/>
        <w:rPr>
          <w:rFonts w:hint="cs"/>
          <w:rtl/>
        </w:rPr>
      </w:pPr>
    </w:p>
    <w:p w14:paraId="564A8B93" w14:textId="77777777" w:rsidR="00000000" w:rsidRDefault="007C71EE">
      <w:pPr>
        <w:pStyle w:val="a"/>
        <w:rPr>
          <w:rFonts w:hint="cs"/>
          <w:rtl/>
        </w:rPr>
      </w:pPr>
      <w:r>
        <w:rPr>
          <w:rFonts w:hint="cs"/>
          <w:rtl/>
        </w:rPr>
        <w:t>נניח שפוגעים באלה שמרוויחים 30,000 ו=40,000 - שם עקומת הצריכה היא קשיחה. הוא יצרוך אותו הדבר. אם אתה פוגע במי שמרוויח 7,000 או 8,000 שקל ב=500 שקל או ב=1,000 שקל, הוא יצרוך פחות, הוא יקנה פחות. הוא יקנה פחות, יפטרו את הקופאית ב"שופרסל", יפטרו את מ</w:t>
      </w:r>
      <w:r>
        <w:rPr>
          <w:rFonts w:hint="cs"/>
          <w:rtl/>
        </w:rPr>
        <w:t>י שמייצר בשביל ה"שופרסל", הרי זה ברור. הלכנו בדרך הזאת, הגענו לאן שהגענו, אז עוד פעם ניקח את התרופה הזאת. נתנו תרופה, נתנו 100 מיליגרם, לא עזר, נתנו 200 מיליגרם, החולה נהיה עוד יותר חולה, אומרים: ניתן מאותה תרופה 300 מיליגרם - החולה ימות. זאת במקום לתת תרו</w:t>
      </w:r>
      <w:r>
        <w:rPr>
          <w:rFonts w:hint="cs"/>
          <w:rtl/>
        </w:rPr>
        <w:t xml:space="preserve">פה אחרת, במקום להרחיב, במקום שבנושאים מוטי צמיחה הממשלה תשקיע במשק. </w:t>
      </w:r>
    </w:p>
    <w:p w14:paraId="04D976A6" w14:textId="77777777" w:rsidR="00000000" w:rsidRDefault="007C71EE">
      <w:pPr>
        <w:pStyle w:val="a"/>
        <w:rPr>
          <w:rFonts w:hint="cs"/>
          <w:rtl/>
        </w:rPr>
      </w:pPr>
    </w:p>
    <w:p w14:paraId="25A97587" w14:textId="77777777" w:rsidR="00000000" w:rsidRDefault="007C71EE">
      <w:pPr>
        <w:pStyle w:val="a"/>
        <w:rPr>
          <w:rFonts w:hint="cs"/>
          <w:rtl/>
        </w:rPr>
      </w:pPr>
      <w:r>
        <w:rPr>
          <w:rFonts w:hint="cs"/>
          <w:rtl/>
        </w:rPr>
        <w:t>מה קרה בארצות-הברית אחרי 11 בספטמבר? 100 מיליארד דולר הכניס האוצר למשק כדי שהמשק לא ייכנס למיתון. ואצלנו לא לומדים, עושים את זה שוב, ועושים את זה שוב, בתוכנית הזאת עושים שוב. אני רוצה לה</w:t>
      </w:r>
      <w:r>
        <w:rPr>
          <w:rFonts w:hint="cs"/>
          <w:rtl/>
        </w:rPr>
        <w:t xml:space="preserve">בטיח להם שבערך באוגוסט או בספטמבר יעלה כאן, יופיע קודם בממשלה, אחר כך יבוא לפה שר האוצר ויודיע: המשק בצרה גדולה, הגירעון בשמים, האבטלה גדולה. בשם האחריות הלאומית </w:t>
      </w:r>
      <w:r>
        <w:rPr>
          <w:rtl/>
        </w:rPr>
        <w:t>–</w:t>
      </w:r>
      <w:r>
        <w:rPr>
          <w:rFonts w:hint="cs"/>
          <w:rtl/>
        </w:rPr>
        <w:t xml:space="preserve"> יגיד שר האוצר - יש לי תוכנית, ובתוכנית הזאת הוא יקצץ עוד 10 מיליארדי שקל, ואנחנו לא נצא ממעג</w:t>
      </w:r>
      <w:r>
        <w:rPr>
          <w:rFonts w:hint="cs"/>
          <w:rtl/>
        </w:rPr>
        <w:t xml:space="preserve">ל הקסמים הזה. </w:t>
      </w:r>
    </w:p>
    <w:p w14:paraId="710E90DC" w14:textId="77777777" w:rsidR="00000000" w:rsidRDefault="007C71EE">
      <w:pPr>
        <w:pStyle w:val="a"/>
        <w:rPr>
          <w:rFonts w:hint="cs"/>
          <w:rtl/>
        </w:rPr>
      </w:pPr>
    </w:p>
    <w:p w14:paraId="56D83970" w14:textId="77777777" w:rsidR="00000000" w:rsidRDefault="007C71EE">
      <w:pPr>
        <w:pStyle w:val="a"/>
        <w:rPr>
          <w:rFonts w:hint="cs"/>
          <w:rtl/>
        </w:rPr>
      </w:pPr>
      <w:r>
        <w:rPr>
          <w:rFonts w:hint="cs"/>
          <w:rtl/>
        </w:rPr>
        <w:t>יש דרך אחרת, את הדרך הזאת לא הממשלה הקודמת ולא הממשלה הזאת מנסה, היא הולכת בדרך שהובילה למיתון הקשה הזה, בדרך שהובילה לאבטלה, ומפה לא תהיה שום תשואה ושום צמיחה. תודה.</w:t>
      </w:r>
    </w:p>
    <w:p w14:paraId="40205EB8" w14:textId="77777777" w:rsidR="00000000" w:rsidRDefault="007C71EE">
      <w:pPr>
        <w:pStyle w:val="a"/>
        <w:rPr>
          <w:rFonts w:hint="cs"/>
          <w:rtl/>
        </w:rPr>
      </w:pPr>
    </w:p>
    <w:p w14:paraId="34DE9B4D" w14:textId="77777777" w:rsidR="00000000" w:rsidRDefault="007C71EE">
      <w:pPr>
        <w:pStyle w:val="ad"/>
        <w:rPr>
          <w:rtl/>
        </w:rPr>
      </w:pPr>
      <w:r>
        <w:rPr>
          <w:rFonts w:hint="eastAsia"/>
          <w:rtl/>
        </w:rPr>
        <w:t>היו</w:t>
      </w:r>
      <w:r>
        <w:rPr>
          <w:rtl/>
        </w:rPr>
        <w:t>"ר מיכאל נודלמן:</w:t>
      </w:r>
    </w:p>
    <w:p w14:paraId="5AF8A65F" w14:textId="77777777" w:rsidR="00000000" w:rsidRDefault="007C71EE">
      <w:pPr>
        <w:pStyle w:val="a"/>
        <w:rPr>
          <w:rFonts w:hint="cs"/>
          <w:rtl/>
        </w:rPr>
      </w:pPr>
    </w:p>
    <w:p w14:paraId="10137CB5" w14:textId="77777777" w:rsidR="00000000" w:rsidRDefault="007C71EE">
      <w:pPr>
        <w:pStyle w:val="a"/>
        <w:rPr>
          <w:rFonts w:hint="cs"/>
          <w:rtl/>
        </w:rPr>
      </w:pPr>
      <w:r>
        <w:rPr>
          <w:rFonts w:hint="cs"/>
          <w:rtl/>
        </w:rPr>
        <w:t>חבר הכנסת בנימין בן-אליעזר - אינו נוכח. חבר הכנסת ע</w:t>
      </w:r>
      <w:r>
        <w:rPr>
          <w:rFonts w:hint="cs"/>
          <w:rtl/>
        </w:rPr>
        <w:t xml:space="preserve">סאם מח'ול, ואחריו - חבר הכנסת משה גפני. </w:t>
      </w:r>
    </w:p>
    <w:p w14:paraId="56A3D856" w14:textId="77777777" w:rsidR="00000000" w:rsidRDefault="007C71EE">
      <w:pPr>
        <w:pStyle w:val="a"/>
        <w:rPr>
          <w:rFonts w:hint="cs"/>
          <w:rtl/>
        </w:rPr>
      </w:pPr>
    </w:p>
    <w:p w14:paraId="66AF3800" w14:textId="77777777" w:rsidR="00000000" w:rsidRDefault="007C71EE">
      <w:pPr>
        <w:pStyle w:val="Speaker"/>
        <w:rPr>
          <w:rtl/>
        </w:rPr>
      </w:pPr>
      <w:bookmarkStart w:id="2040" w:name="FS000000542T28_05_2003_01_50_36"/>
      <w:bookmarkEnd w:id="2040"/>
      <w:r>
        <w:rPr>
          <w:rFonts w:hint="eastAsia"/>
          <w:rtl/>
        </w:rPr>
        <w:t>עסאם</w:t>
      </w:r>
      <w:r>
        <w:rPr>
          <w:rtl/>
        </w:rPr>
        <w:t xml:space="preserve"> מח'ול (חד"ש-תע"ל):</w:t>
      </w:r>
    </w:p>
    <w:p w14:paraId="6B045341" w14:textId="77777777" w:rsidR="00000000" w:rsidRDefault="007C71EE">
      <w:pPr>
        <w:pStyle w:val="a"/>
        <w:rPr>
          <w:rFonts w:hint="cs"/>
          <w:rtl/>
        </w:rPr>
      </w:pPr>
    </w:p>
    <w:p w14:paraId="1FFADD1A" w14:textId="77777777" w:rsidR="00000000" w:rsidRDefault="007C71EE">
      <w:pPr>
        <w:pStyle w:val="a"/>
        <w:rPr>
          <w:rFonts w:hint="cs"/>
          <w:rtl/>
        </w:rPr>
      </w:pPr>
      <w:r>
        <w:rPr>
          <w:rFonts w:hint="cs"/>
          <w:rtl/>
        </w:rPr>
        <w:t>אדוני היושב-ראש, חברי הכנסת, פעם נוספת מנסים להגיד לנו שחייבים לקצץ בבשר החי. אני רוצה להודיע, שיש שכבות בחברה הישראלית, שמהווות רוב בציבור, שכמעט שלא נשאר אצלן בשר חי, והיום מי שרוצה לפגוע</w:t>
      </w:r>
      <w:r>
        <w:rPr>
          <w:rFonts w:hint="cs"/>
          <w:rtl/>
        </w:rPr>
        <w:t xml:space="preserve"> בהן, מי שרוצה לקצץ בבשר החי אצלן, הוא יפגע בוורידים והוא יביא לקריסתן. </w:t>
      </w:r>
    </w:p>
    <w:p w14:paraId="7600E4EA" w14:textId="77777777" w:rsidR="00000000" w:rsidRDefault="007C71EE">
      <w:pPr>
        <w:pStyle w:val="a"/>
        <w:rPr>
          <w:rFonts w:hint="cs"/>
          <w:rtl/>
        </w:rPr>
      </w:pPr>
    </w:p>
    <w:p w14:paraId="1B5AE73C" w14:textId="77777777" w:rsidR="00000000" w:rsidRDefault="007C71EE">
      <w:pPr>
        <w:pStyle w:val="a"/>
        <w:rPr>
          <w:rFonts w:hint="cs"/>
          <w:rtl/>
        </w:rPr>
      </w:pPr>
      <w:r>
        <w:rPr>
          <w:rFonts w:hint="cs"/>
          <w:rtl/>
        </w:rPr>
        <w:t>מה אנחנו יכולים להגיד בשעה כזאת מאוחרת על התוכנית שהרבה שעות אנחנו מדברים עליה, תוכנית קלקלית, בקו"ף, תוכנית שולל, כל כולה הולכת שולל, התוכנית הזאת. אם לקחת ז'רגון שמתאים לממשלה הזאת</w:t>
      </w:r>
      <w:r>
        <w:rPr>
          <w:rFonts w:hint="cs"/>
          <w:rtl/>
        </w:rPr>
        <w:t xml:space="preserve"> ולעומד בראשה </w:t>
      </w:r>
      <w:r>
        <w:rPr>
          <w:rtl/>
        </w:rPr>
        <w:t>–</w:t>
      </w:r>
      <w:r>
        <w:rPr>
          <w:rFonts w:hint="cs"/>
          <w:rtl/>
        </w:rPr>
        <w:t xml:space="preserve"> זו  מלחמת ברירה נגד החברה הישראלית ונגד השכבות הפחות-מפונקות בחברה הזאת. </w:t>
      </w:r>
    </w:p>
    <w:p w14:paraId="0965B6F3" w14:textId="77777777" w:rsidR="00000000" w:rsidRDefault="007C71EE">
      <w:pPr>
        <w:pStyle w:val="a"/>
        <w:rPr>
          <w:rFonts w:hint="cs"/>
          <w:rtl/>
        </w:rPr>
      </w:pPr>
    </w:p>
    <w:p w14:paraId="1E284D10" w14:textId="77777777" w:rsidR="00000000" w:rsidRDefault="007C71EE">
      <w:pPr>
        <w:pStyle w:val="a"/>
        <w:rPr>
          <w:rFonts w:hint="cs"/>
          <w:rtl/>
        </w:rPr>
      </w:pPr>
      <w:r>
        <w:rPr>
          <w:rFonts w:hint="cs"/>
          <w:rtl/>
        </w:rPr>
        <w:t xml:space="preserve">איך שאל חבר הכנסת רמון: איך השר נתניהו מכה בעקרות בית, אולי זה עוד סוג של אלימות בתוך המשפחה. אני חושב שאנחנו עדיין לא מתייחסים במלוא החומרה, אולי לא מעכלים את מלוא </w:t>
      </w:r>
      <w:r>
        <w:rPr>
          <w:rFonts w:hint="cs"/>
          <w:rtl/>
        </w:rPr>
        <w:t xml:space="preserve">החומרה של התוכנית הקלקלית הזאת. די לראות שבתוכנית הזאת אין ולו יעד אחד שהוא יעד חברתי, אפילו להסוואה, כדי לשקר לאנשים, לפחות לעשות כאילו מציבים איזה יעד חברתי, למשל שרוצים להוריד את האבטלה באחוז, בחצי אחוז, להוריד את רמת העוני, להפחית אותה, משהו להיטיב עם </w:t>
      </w:r>
      <w:r>
        <w:rPr>
          <w:rFonts w:hint="cs"/>
          <w:rtl/>
        </w:rPr>
        <w:t xml:space="preserve">מישהו בקבוצות החלשות בחברה הישראלית. שום דבר, רק רווחים ורק הון ורק דאגה לבעלי ההון. </w:t>
      </w:r>
    </w:p>
    <w:p w14:paraId="0B212EEA" w14:textId="77777777" w:rsidR="00000000" w:rsidRDefault="007C71EE">
      <w:pPr>
        <w:pStyle w:val="a"/>
        <w:rPr>
          <w:rFonts w:hint="cs"/>
          <w:rtl/>
        </w:rPr>
      </w:pPr>
    </w:p>
    <w:p w14:paraId="13118128" w14:textId="77777777" w:rsidR="00000000" w:rsidRDefault="007C71EE">
      <w:pPr>
        <w:pStyle w:val="a"/>
        <w:ind w:firstLine="720"/>
        <w:rPr>
          <w:rFonts w:hint="cs"/>
          <w:rtl/>
        </w:rPr>
      </w:pPr>
      <w:r>
        <w:rPr>
          <w:rFonts w:hint="cs"/>
          <w:rtl/>
        </w:rPr>
        <w:t>אני רוצה להגיד, שמי שהוא חסר אחריות חברתית איננו יכול להיות בעל אחריות לאומית ושום אחריות אחרת. על מה מתווכחים, מה מנסים להגיד לציבור? מנסים לומר: אומנם זו תוכנית קשה, פ</w:t>
      </w:r>
      <w:r>
        <w:rPr>
          <w:rFonts w:hint="cs"/>
          <w:rtl/>
        </w:rPr>
        <w:t>וגעת, מציקה, לא נחמדה, אבל אין ברירה; אומרים שהמשק קורס ושאם לא ניתן את התרופה הזאת, אם לא נבצע את התוכנית הזאת, המחיר יהיה יותר כבד. אני חושב שהניסיון של ארבע או חמש התוכניות האחרונות שהובאו בפני הכנסת הזאת על-ידי אותה ממשלה, שהלכו באותו כיוון, הציעו לקצץ</w:t>
      </w:r>
      <w:r>
        <w:rPr>
          <w:rFonts w:hint="cs"/>
          <w:rtl/>
        </w:rPr>
        <w:t xml:space="preserve"> בבשר החי, הן היו תוכניות אנטי-חברתיות, אבל הן הובילו את החברה הישראלית מדחי אל דחי, ואת הכלכלה הישראלית מדחי אל דחי, וכמעט הכול קורס בגלל התוכניות האלה וכתוצאה מהמגמה הזאת ומהכיוון הזה. </w:t>
      </w:r>
    </w:p>
    <w:p w14:paraId="21948D36" w14:textId="77777777" w:rsidR="00000000" w:rsidRDefault="007C71EE">
      <w:pPr>
        <w:pStyle w:val="a"/>
        <w:ind w:firstLine="720"/>
        <w:rPr>
          <w:rFonts w:hint="cs"/>
          <w:rtl/>
        </w:rPr>
      </w:pPr>
    </w:p>
    <w:p w14:paraId="5AFA1480" w14:textId="77777777" w:rsidR="00000000" w:rsidRDefault="007C71EE">
      <w:pPr>
        <w:pStyle w:val="a"/>
        <w:ind w:firstLine="720"/>
        <w:rPr>
          <w:rFonts w:hint="cs"/>
          <w:rtl/>
        </w:rPr>
      </w:pPr>
      <w:r>
        <w:rPr>
          <w:rFonts w:hint="cs"/>
          <w:rtl/>
        </w:rPr>
        <w:t>והם מנסים להסתיר עם מי מיטיבה התוכנית שמביאים לנו היום, הם מנסים לה</w:t>
      </w:r>
      <w:r>
        <w:rPr>
          <w:rFonts w:hint="cs"/>
          <w:rtl/>
        </w:rPr>
        <w:t xml:space="preserve">סתיר את האמת של הקריסה הכלכלית-חברתית, והדבר החשוב ביותר הוא שאנחנו לא נראה, שהציבור לא יראה מה קורה כאן. </w:t>
      </w:r>
    </w:p>
    <w:p w14:paraId="46F16211" w14:textId="77777777" w:rsidR="00000000" w:rsidRDefault="007C71EE">
      <w:pPr>
        <w:pStyle w:val="a"/>
        <w:ind w:firstLine="720"/>
        <w:rPr>
          <w:rFonts w:hint="cs"/>
          <w:rtl/>
        </w:rPr>
      </w:pPr>
    </w:p>
    <w:p w14:paraId="354C11C6" w14:textId="77777777" w:rsidR="00000000" w:rsidRDefault="007C71EE">
      <w:pPr>
        <w:pStyle w:val="a"/>
        <w:ind w:firstLine="720"/>
        <w:rPr>
          <w:rFonts w:hint="cs"/>
          <w:rtl/>
        </w:rPr>
      </w:pPr>
      <w:r>
        <w:rPr>
          <w:rFonts w:hint="cs"/>
          <w:rtl/>
        </w:rPr>
        <w:t>לכן חשוב להתעכב על המהות של המשבר שבו אנחנו חיים כיום; על החיבור, על הקשר בין המשבר המדיני, המשבר הביטחוני, המשבר של הדם והדמעות שהובילה אליו הממשלה</w:t>
      </w:r>
      <w:r>
        <w:rPr>
          <w:rFonts w:hint="cs"/>
          <w:rtl/>
        </w:rPr>
        <w:t xml:space="preserve"> הזאת, לבין המשבר החברתי והמשבר הכלכלי והקריסה החברתית והכלכלית. חשוב לראות את הקשר בין הקריסה החברתית והכלכלית והמכות וקביעת מדיניות תאצ'ריסטית, שמיטיבה עם קומץ, עם מיעוט של בעלי ההון, לבין הפגיעה בדמוקרטיה הישראלית. כי הדמוקרטיה הופכת להיות מכשול בפני בי</w:t>
      </w:r>
      <w:r>
        <w:rPr>
          <w:rFonts w:hint="cs"/>
          <w:rtl/>
        </w:rPr>
        <w:t xml:space="preserve">צוע התוכניות של הממשלה הזאת. </w:t>
      </w:r>
    </w:p>
    <w:p w14:paraId="4252AC7A" w14:textId="77777777" w:rsidR="00000000" w:rsidRDefault="007C71EE">
      <w:pPr>
        <w:pStyle w:val="a"/>
        <w:ind w:firstLine="720"/>
        <w:rPr>
          <w:rFonts w:hint="cs"/>
          <w:rtl/>
        </w:rPr>
      </w:pPr>
    </w:p>
    <w:p w14:paraId="78AF8C19" w14:textId="77777777" w:rsidR="00000000" w:rsidRDefault="007C71EE">
      <w:pPr>
        <w:pStyle w:val="a"/>
        <w:rPr>
          <w:rFonts w:hint="cs"/>
          <w:rtl/>
        </w:rPr>
      </w:pPr>
      <w:r>
        <w:rPr>
          <w:rFonts w:hint="cs"/>
          <w:rtl/>
        </w:rPr>
        <w:t>אני רוצה להגיד שיש שתי אסכולות בפוליטיקה הישראלית, אחת שאמרה בשנתיים האחרונות, שהמוצא מהמשבר הזה חייב להיות מדיני, חייב להיות בהפסקת המלחמה על העם הפלסטיני, חייב להיות בהפסקת הכיבוש וההתנחלויות. אסכולה שנייה בשלטון הישראלי בש</w:t>
      </w:r>
      <w:r>
        <w:rPr>
          <w:rFonts w:hint="cs"/>
          <w:rtl/>
        </w:rPr>
        <w:t>נתיים האחרונות קבעה, שהמוצא מן המשבר הכלכלי-החברתי הוא דווקא בניצחון, במלחמה עוד יותר גדולה מהמלחמה שניהלה ממשלת שרון נגד העם הפלסטיני, מלחמה אזורית, מלחמה שעדיין חולמים עליה - נגד סוריה, נגד אירן, נגד לבנון - אפילו כשמדברים על מפת דרכים וכאילו מקבלים אותה</w:t>
      </w:r>
      <w:r>
        <w:rPr>
          <w:rFonts w:hint="cs"/>
          <w:rtl/>
        </w:rPr>
        <w:t xml:space="preserve">. אבל מה לעשות, באה ארצות-הברית וגנבה את ההצגה לממשלת שרון, והיא ניהלה את המלחמה האזורית, והיא תנסה להפוך את המלחמה הזאת למנוף כדי להוציא אותה עצמה מהמשבר הכלכלי שלה. </w:t>
      </w:r>
    </w:p>
    <w:p w14:paraId="019E9BBD" w14:textId="77777777" w:rsidR="00000000" w:rsidRDefault="007C71EE">
      <w:pPr>
        <w:pStyle w:val="a"/>
        <w:rPr>
          <w:rFonts w:hint="cs"/>
          <w:rtl/>
        </w:rPr>
      </w:pPr>
    </w:p>
    <w:p w14:paraId="3CC9507E" w14:textId="77777777" w:rsidR="00000000" w:rsidRDefault="007C71EE">
      <w:pPr>
        <w:pStyle w:val="a"/>
        <w:rPr>
          <w:rFonts w:hint="cs"/>
          <w:rtl/>
        </w:rPr>
      </w:pPr>
      <w:r>
        <w:rPr>
          <w:rFonts w:hint="cs"/>
          <w:rtl/>
        </w:rPr>
        <w:t>מי שדוגלים באסכולה הזאת אומרים: הנה, עובדה, מלחמת 1967 - התרחבות, שווקים חדשים, שליטה ב</w:t>
      </w:r>
      <w:r>
        <w:rPr>
          <w:rFonts w:hint="cs"/>
          <w:rtl/>
        </w:rPr>
        <w:t xml:space="preserve">שטח יותר גדול, התגברות על המשבר הכללי ועל המיתון של 1966. האסכולה הזאת לא צלחה, וכשלא היה אפשר לפתור את המשבר הכלכלי הזה על-ידי התרחבות והתפשטות ומלחמה החוצה, אז מנהלים את המלחמה פנימה. אז ההון מנהל את המלחמה, מנסה להשיג את הרווחים שלו על-ידי מתקפה פנימה, </w:t>
      </w:r>
      <w:r>
        <w:rPr>
          <w:rFonts w:hint="cs"/>
          <w:rtl/>
        </w:rPr>
        <w:t xml:space="preserve">מלחמה על זכויות העובדים כדי לחסל אותם, מלחמה על פת הלחם של העניים, מלחמה על עקרות- הבית, מלחמה על המובטלים והזכויות של המובטלים, מלחמה על הפנסיה, מלחמה על מדינת הרווחה. </w:t>
      </w:r>
    </w:p>
    <w:p w14:paraId="1221B969" w14:textId="77777777" w:rsidR="00000000" w:rsidRDefault="007C71EE">
      <w:pPr>
        <w:pStyle w:val="a"/>
        <w:rPr>
          <w:rFonts w:hint="cs"/>
          <w:rtl/>
        </w:rPr>
      </w:pPr>
    </w:p>
    <w:p w14:paraId="32D2A299" w14:textId="77777777" w:rsidR="00000000" w:rsidRDefault="007C71EE">
      <w:pPr>
        <w:pStyle w:val="a"/>
        <w:rPr>
          <w:rFonts w:hint="cs"/>
          <w:rtl/>
        </w:rPr>
      </w:pPr>
      <w:r>
        <w:rPr>
          <w:rFonts w:hint="cs"/>
          <w:rtl/>
        </w:rPr>
        <w:t>זה מה שקרה - הקפיטליזם, השיטה הזאת, נופלת מול העיניים שלנו. הדרך היחידה שלה לצאת מהמש</w:t>
      </w:r>
      <w:r>
        <w:rPr>
          <w:rFonts w:hint="cs"/>
          <w:rtl/>
        </w:rPr>
        <w:t>ברים היא להתפשט החוצה, וכשהיא לא יכולה להתפשט החוצה - זה אמור גם לגבי ארצות-הברית - בתנאים של משק גלובלי, גלובליזציה, שהעולם כולו הופך להיות שוק אחד, אז אפשר לעשות מלחמה בעירק, ועוד מלחמה תחת אמתלה של מלחמה בטרור. אבל בסופו של דבר אין לאן להתפשט יותר, כי ה</w:t>
      </w:r>
      <w:r>
        <w:rPr>
          <w:rFonts w:hint="cs"/>
          <w:rtl/>
        </w:rPr>
        <w:t xml:space="preserve">עולם כולו הופך ליחידה כלכלית אחת. וכשהאופציה הזאת נסתמת, נסגרת, אז המלחמה היא פנימה, בכיוון ההפוך, היא על התנאים הסוציאליים שהשיגו העובדים, על רמת החיים, והיא מלחמה אכזרית, נוראית, נפשעת נגד רוב הציבור במדינת ישראל במקרה שלנו. </w:t>
      </w:r>
    </w:p>
    <w:p w14:paraId="55B49CED" w14:textId="77777777" w:rsidR="00000000" w:rsidRDefault="007C71EE">
      <w:pPr>
        <w:pStyle w:val="a"/>
        <w:rPr>
          <w:rFonts w:hint="cs"/>
          <w:rtl/>
        </w:rPr>
      </w:pPr>
    </w:p>
    <w:p w14:paraId="0CF505AB" w14:textId="77777777" w:rsidR="00000000" w:rsidRDefault="007C71EE">
      <w:pPr>
        <w:pStyle w:val="a"/>
        <w:rPr>
          <w:rFonts w:hint="cs"/>
          <w:rtl/>
        </w:rPr>
      </w:pPr>
      <w:r>
        <w:rPr>
          <w:rFonts w:hint="cs"/>
          <w:rtl/>
        </w:rPr>
        <w:t>אנחנו צריכים לראות את מה שק</w:t>
      </w:r>
      <w:r>
        <w:rPr>
          <w:rFonts w:hint="cs"/>
          <w:rtl/>
        </w:rPr>
        <w:t>ורה בקונטקסט הזה. אני מנסה להגיד רק שני משפטים: כל האוכלוסייה שאיננה נמנית עם השמנת, עם שני העשורים העליונים, הגבוהים, שמיוצגים טוב מאוד על-ידי הממשלה הקיימת בישראל היום, שהממשלה הזאת מנהלת את העסקים שלהם וכך היא רואה את הייעוד שלה ואת התפקיד שלה - רוב הצי</w:t>
      </w:r>
      <w:r>
        <w:rPr>
          <w:rFonts w:hint="cs"/>
          <w:rtl/>
        </w:rPr>
        <w:t xml:space="preserve">בור הוא הקורבן של המדיניות הזאת, רוב הציבור ישלם את המחיר. </w:t>
      </w:r>
    </w:p>
    <w:p w14:paraId="2EE7353B" w14:textId="77777777" w:rsidR="00000000" w:rsidRDefault="007C71EE">
      <w:pPr>
        <w:pStyle w:val="a"/>
        <w:rPr>
          <w:rFonts w:hint="cs"/>
          <w:rtl/>
        </w:rPr>
      </w:pPr>
    </w:p>
    <w:p w14:paraId="76F1F68A" w14:textId="77777777" w:rsidR="00000000" w:rsidRDefault="007C71EE">
      <w:pPr>
        <w:pStyle w:val="a"/>
        <w:rPr>
          <w:rFonts w:hint="cs"/>
          <w:rtl/>
        </w:rPr>
      </w:pPr>
      <w:r>
        <w:rPr>
          <w:rFonts w:hint="cs"/>
          <w:rtl/>
        </w:rPr>
        <w:t>לכן מוטלת על הציבור הזה האחריות להחזיר מלחמה שערה נגד הממשלה הזאת ונגד המדיניות שלה. זה מה שאנחנו מצפים שיהיה מחר בהפגנה הגדולה, שמתוכננת לצאת ב=16:30 על-יד "בנייני האומה" ולצעוד בכיוון הכנסת. זו</w:t>
      </w:r>
      <w:r>
        <w:rPr>
          <w:rFonts w:hint="cs"/>
          <w:rtl/>
        </w:rPr>
        <w:t>הי שעתם של הקורבנות לצאת ולהגיד לא, לצאת ולהגן על קיומם. זו מלחמה קיומית של ציבור העובדים, של מובטלים, של נכים, של נשים, של ילדים, של כל נפגעי הממשלה הדורסנית הזאת וקורבנותיה, ואנחנו מסוגלים אם  נתגייס, אם כולם יתגייסו. המערכה לא תסתיים מחר, מחר אני מניח ש</w:t>
      </w:r>
      <w:r>
        <w:rPr>
          <w:rFonts w:hint="cs"/>
          <w:rtl/>
        </w:rPr>
        <w:t>יעבירו את התוכנית, אבל המערכה הזאת צריכה להמשיך, והממשלה הזאת צריכה ללכת הביתה.</w:t>
      </w:r>
    </w:p>
    <w:p w14:paraId="3B8C11BB" w14:textId="77777777" w:rsidR="00000000" w:rsidRDefault="007C71EE">
      <w:pPr>
        <w:pStyle w:val="a"/>
        <w:rPr>
          <w:rFonts w:hint="cs"/>
          <w:rtl/>
        </w:rPr>
      </w:pPr>
    </w:p>
    <w:p w14:paraId="079107AE" w14:textId="77777777" w:rsidR="00000000" w:rsidRDefault="007C71EE">
      <w:pPr>
        <w:pStyle w:val="a"/>
        <w:rPr>
          <w:color w:val="0000FF"/>
          <w:szCs w:val="28"/>
          <w:rtl/>
        </w:rPr>
      </w:pPr>
    </w:p>
    <w:p w14:paraId="61E06265" w14:textId="77777777" w:rsidR="00000000" w:rsidRDefault="007C71EE">
      <w:pPr>
        <w:pStyle w:val="ad"/>
        <w:rPr>
          <w:rtl/>
        </w:rPr>
      </w:pPr>
      <w:r>
        <w:rPr>
          <w:rtl/>
        </w:rPr>
        <w:t>היו"ר מיכאל נודלמן:</w:t>
      </w:r>
    </w:p>
    <w:p w14:paraId="782BA1C4" w14:textId="77777777" w:rsidR="00000000" w:rsidRDefault="007C71EE">
      <w:pPr>
        <w:pStyle w:val="a"/>
        <w:rPr>
          <w:rtl/>
        </w:rPr>
      </w:pPr>
    </w:p>
    <w:p w14:paraId="3CE9DDAE" w14:textId="77777777" w:rsidR="00000000" w:rsidRDefault="007C71EE">
      <w:pPr>
        <w:pStyle w:val="a"/>
        <w:rPr>
          <w:rFonts w:hint="cs"/>
          <w:rtl/>
        </w:rPr>
      </w:pPr>
      <w:r>
        <w:rPr>
          <w:rFonts w:hint="cs"/>
          <w:rtl/>
        </w:rPr>
        <w:t xml:space="preserve">חבר הכנסת משה גפני, ואחריו </w:t>
      </w:r>
      <w:r>
        <w:rPr>
          <w:rtl/>
        </w:rPr>
        <w:t>–</w:t>
      </w:r>
      <w:r>
        <w:rPr>
          <w:rFonts w:hint="cs"/>
          <w:rtl/>
        </w:rPr>
        <w:t xml:space="preserve"> חברי הכנסת אבשלום וילן, ואסל טאהא, יאיר פרץ, דוד טל ואילן ליבוביץ.</w:t>
      </w:r>
    </w:p>
    <w:p w14:paraId="72EA3140" w14:textId="77777777" w:rsidR="00000000" w:rsidRDefault="007C71EE">
      <w:pPr>
        <w:pStyle w:val="a"/>
        <w:rPr>
          <w:rFonts w:hint="cs"/>
          <w:rtl/>
        </w:rPr>
      </w:pPr>
    </w:p>
    <w:p w14:paraId="1D706AAC" w14:textId="77777777" w:rsidR="00000000" w:rsidRDefault="007C71EE">
      <w:pPr>
        <w:pStyle w:val="Speaker"/>
        <w:rPr>
          <w:rtl/>
        </w:rPr>
      </w:pPr>
      <w:bookmarkStart w:id="2041" w:name="FS000000526T28_05_2003_01_33_54"/>
      <w:bookmarkEnd w:id="2041"/>
      <w:r>
        <w:rPr>
          <w:rFonts w:hint="eastAsia"/>
          <w:rtl/>
        </w:rPr>
        <w:t>משה</w:t>
      </w:r>
      <w:r>
        <w:rPr>
          <w:rtl/>
        </w:rPr>
        <w:t xml:space="preserve"> גפני (יהדות התורה):</w:t>
      </w:r>
    </w:p>
    <w:p w14:paraId="7CB91D3A" w14:textId="77777777" w:rsidR="00000000" w:rsidRDefault="007C71EE">
      <w:pPr>
        <w:pStyle w:val="a"/>
        <w:rPr>
          <w:rFonts w:hint="cs"/>
          <w:rtl/>
        </w:rPr>
      </w:pPr>
    </w:p>
    <w:p w14:paraId="64A3249E" w14:textId="77777777" w:rsidR="00000000" w:rsidRDefault="007C71EE">
      <w:pPr>
        <w:pStyle w:val="a"/>
        <w:rPr>
          <w:rFonts w:hint="cs"/>
          <w:rtl/>
        </w:rPr>
      </w:pPr>
      <w:r>
        <w:rPr>
          <w:rFonts w:hint="cs"/>
          <w:rtl/>
        </w:rPr>
        <w:t>אדוני היושב-ראש, רבותי חברי הכנ</w:t>
      </w:r>
      <w:r>
        <w:rPr>
          <w:rFonts w:hint="cs"/>
          <w:rtl/>
        </w:rPr>
        <w:t>סת, אדוני השר, אני מבקש לנמק אחת ההסתייגויות שלי, שעניינה חוק קרנות הפנסיה. אני מבקש להוסיף לשם החוק, שייקרא: חוק קרנות הפנסיה שהתקבל בשעת בוקר מוקדמת בוועדה, כשרוב חברי הוועדה ישנו.</w:t>
      </w:r>
    </w:p>
    <w:p w14:paraId="61C0A6A0" w14:textId="77777777" w:rsidR="00000000" w:rsidRDefault="007C71EE">
      <w:pPr>
        <w:pStyle w:val="a"/>
        <w:rPr>
          <w:rFonts w:hint="cs"/>
          <w:rtl/>
        </w:rPr>
      </w:pPr>
    </w:p>
    <w:p w14:paraId="36C5312D" w14:textId="77777777" w:rsidR="00000000" w:rsidRDefault="007C71EE">
      <w:pPr>
        <w:pStyle w:val="a"/>
        <w:rPr>
          <w:rFonts w:hint="cs"/>
          <w:rtl/>
        </w:rPr>
      </w:pPr>
      <w:r>
        <w:rPr>
          <w:rFonts w:hint="cs"/>
          <w:rtl/>
        </w:rPr>
        <w:t>אני חושב שצריך שציבור אזרחי מדינת ישראל ידעו שחוק מסובך, עם המון בעיות -</w:t>
      </w:r>
      <w:r>
        <w:rPr>
          <w:rFonts w:hint="cs"/>
          <w:rtl/>
        </w:rPr>
        <w:t xml:space="preserve"> מעבר לבעיות האידיאולוגיות של הפגיעה בקרנות הפנסיה וכל מה שנלווה לזה - התקבל בשעה מוקדמת בבוקר, לאחר 20 שעות דיונים רצופות.</w:t>
      </w:r>
    </w:p>
    <w:p w14:paraId="45FC5826" w14:textId="77777777" w:rsidR="00000000" w:rsidRDefault="007C71EE">
      <w:pPr>
        <w:pStyle w:val="a"/>
        <w:rPr>
          <w:rFonts w:hint="cs"/>
          <w:rtl/>
        </w:rPr>
      </w:pPr>
    </w:p>
    <w:p w14:paraId="7CCE8A9C" w14:textId="77777777" w:rsidR="00000000" w:rsidRDefault="007C71EE">
      <w:pPr>
        <w:pStyle w:val="ad"/>
        <w:rPr>
          <w:rtl/>
        </w:rPr>
      </w:pPr>
      <w:r>
        <w:rPr>
          <w:rtl/>
        </w:rPr>
        <w:t>היו"ר מיכאל נודלמן:</w:t>
      </w:r>
    </w:p>
    <w:p w14:paraId="1AA87697" w14:textId="77777777" w:rsidR="00000000" w:rsidRDefault="007C71EE">
      <w:pPr>
        <w:pStyle w:val="a"/>
        <w:rPr>
          <w:rtl/>
        </w:rPr>
      </w:pPr>
    </w:p>
    <w:p w14:paraId="4BDA3255" w14:textId="77777777" w:rsidR="00000000" w:rsidRDefault="007C71EE">
      <w:pPr>
        <w:pStyle w:val="a"/>
        <w:rPr>
          <w:rFonts w:hint="cs"/>
          <w:rtl/>
        </w:rPr>
      </w:pPr>
      <w:r>
        <w:rPr>
          <w:rFonts w:hint="cs"/>
          <w:rtl/>
        </w:rPr>
        <w:t>זה נכון, אבל לא ישנו. הייתי שם.</w:t>
      </w:r>
    </w:p>
    <w:p w14:paraId="0CC9B88E" w14:textId="77777777" w:rsidR="00000000" w:rsidRDefault="007C71EE">
      <w:pPr>
        <w:pStyle w:val="a"/>
        <w:rPr>
          <w:rFonts w:hint="cs"/>
          <w:rtl/>
        </w:rPr>
      </w:pPr>
    </w:p>
    <w:p w14:paraId="31B9D29D" w14:textId="77777777" w:rsidR="00000000" w:rsidRDefault="007C71EE">
      <w:pPr>
        <w:pStyle w:val="SpeakerCon"/>
        <w:rPr>
          <w:rtl/>
        </w:rPr>
      </w:pPr>
      <w:bookmarkStart w:id="2042" w:name="FS000000526T28_05_2003_01_37_09C"/>
      <w:bookmarkEnd w:id="2042"/>
      <w:r>
        <w:rPr>
          <w:rtl/>
        </w:rPr>
        <w:t>משה גפני (יהדות התורה):</w:t>
      </w:r>
    </w:p>
    <w:p w14:paraId="40D19F43" w14:textId="77777777" w:rsidR="00000000" w:rsidRDefault="007C71EE">
      <w:pPr>
        <w:pStyle w:val="a"/>
        <w:rPr>
          <w:rtl/>
        </w:rPr>
      </w:pPr>
    </w:p>
    <w:p w14:paraId="44D79918" w14:textId="77777777" w:rsidR="00000000" w:rsidRDefault="007C71EE">
      <w:pPr>
        <w:pStyle w:val="a"/>
        <w:rPr>
          <w:rFonts w:hint="cs"/>
          <w:rtl/>
        </w:rPr>
      </w:pPr>
      <w:r>
        <w:rPr>
          <w:rFonts w:hint="cs"/>
          <w:rtl/>
        </w:rPr>
        <w:t>אני פשוט לא רוצה להגיש שמות, אבל ישנו. העירו אותם לה</w:t>
      </w:r>
      <w:r>
        <w:rPr>
          <w:rFonts w:hint="cs"/>
          <w:rtl/>
        </w:rPr>
        <w:t>צבעה. אני לא רוצה להגיד שמות, זה לשון הרע - נכון, חבר הכנסת בריזון?</w:t>
      </w:r>
    </w:p>
    <w:p w14:paraId="1E18F9B3" w14:textId="77777777" w:rsidR="00000000" w:rsidRDefault="007C71EE">
      <w:pPr>
        <w:pStyle w:val="a"/>
        <w:rPr>
          <w:rFonts w:hint="cs"/>
          <w:rtl/>
        </w:rPr>
      </w:pPr>
    </w:p>
    <w:p w14:paraId="3F30028C" w14:textId="77777777" w:rsidR="00000000" w:rsidRDefault="007C71EE">
      <w:pPr>
        <w:pStyle w:val="ad"/>
        <w:rPr>
          <w:rtl/>
        </w:rPr>
      </w:pPr>
      <w:r>
        <w:rPr>
          <w:rtl/>
        </w:rPr>
        <w:t>היו"ר מיכאל נודלמן:</w:t>
      </w:r>
    </w:p>
    <w:p w14:paraId="2FDE8961" w14:textId="77777777" w:rsidR="00000000" w:rsidRDefault="007C71EE">
      <w:pPr>
        <w:pStyle w:val="a"/>
        <w:rPr>
          <w:rtl/>
        </w:rPr>
      </w:pPr>
    </w:p>
    <w:p w14:paraId="074923E3" w14:textId="77777777" w:rsidR="00000000" w:rsidRDefault="007C71EE">
      <w:pPr>
        <w:pStyle w:val="a"/>
        <w:rPr>
          <w:rFonts w:hint="cs"/>
          <w:rtl/>
        </w:rPr>
      </w:pPr>
      <w:r>
        <w:rPr>
          <w:rFonts w:hint="cs"/>
          <w:rtl/>
        </w:rPr>
        <w:t>אחד, שניים, לא יותר.</w:t>
      </w:r>
    </w:p>
    <w:p w14:paraId="1BF2602F" w14:textId="77777777" w:rsidR="00000000" w:rsidRDefault="007C71EE">
      <w:pPr>
        <w:pStyle w:val="a"/>
        <w:rPr>
          <w:rFonts w:hint="cs"/>
          <w:rtl/>
        </w:rPr>
      </w:pPr>
    </w:p>
    <w:p w14:paraId="3C609EB3" w14:textId="77777777" w:rsidR="00000000" w:rsidRDefault="007C71EE">
      <w:pPr>
        <w:pStyle w:val="ac"/>
        <w:rPr>
          <w:rtl/>
        </w:rPr>
      </w:pPr>
      <w:r>
        <w:rPr>
          <w:rFonts w:hint="eastAsia"/>
          <w:rtl/>
        </w:rPr>
        <w:t>אבשלום</w:t>
      </w:r>
      <w:r>
        <w:rPr>
          <w:rtl/>
        </w:rPr>
        <w:t xml:space="preserve"> וילן (מרצ):</w:t>
      </w:r>
    </w:p>
    <w:p w14:paraId="61B518A2" w14:textId="77777777" w:rsidR="00000000" w:rsidRDefault="007C71EE">
      <w:pPr>
        <w:pStyle w:val="a"/>
        <w:rPr>
          <w:rFonts w:hint="cs"/>
          <w:rtl/>
        </w:rPr>
      </w:pPr>
    </w:p>
    <w:p w14:paraId="7B7EF65C" w14:textId="77777777" w:rsidR="00000000" w:rsidRDefault="007C71EE">
      <w:pPr>
        <w:pStyle w:val="a"/>
        <w:rPr>
          <w:rFonts w:hint="cs"/>
          <w:rtl/>
        </w:rPr>
      </w:pPr>
      <w:r>
        <w:rPr>
          <w:rFonts w:hint="cs"/>
          <w:rtl/>
        </w:rPr>
        <w:t>הכול אמת לאמיתה.</w:t>
      </w:r>
    </w:p>
    <w:p w14:paraId="50BE1CC2" w14:textId="77777777" w:rsidR="00000000" w:rsidRDefault="007C71EE">
      <w:pPr>
        <w:pStyle w:val="a"/>
        <w:rPr>
          <w:rFonts w:hint="cs"/>
          <w:rtl/>
        </w:rPr>
      </w:pPr>
    </w:p>
    <w:p w14:paraId="286229B3" w14:textId="77777777" w:rsidR="00000000" w:rsidRDefault="007C71EE">
      <w:pPr>
        <w:pStyle w:val="ac"/>
        <w:rPr>
          <w:rtl/>
        </w:rPr>
      </w:pPr>
      <w:r>
        <w:rPr>
          <w:rFonts w:hint="eastAsia"/>
          <w:rtl/>
        </w:rPr>
        <w:t>רוני</w:t>
      </w:r>
      <w:r>
        <w:rPr>
          <w:rtl/>
        </w:rPr>
        <w:t xml:space="preserve"> בריזון (שינוי):</w:t>
      </w:r>
    </w:p>
    <w:p w14:paraId="58E68F18" w14:textId="77777777" w:rsidR="00000000" w:rsidRDefault="007C71EE">
      <w:pPr>
        <w:pStyle w:val="a"/>
        <w:rPr>
          <w:rFonts w:hint="cs"/>
          <w:rtl/>
        </w:rPr>
      </w:pPr>
    </w:p>
    <w:p w14:paraId="200C681C" w14:textId="77777777" w:rsidR="00000000" w:rsidRDefault="007C71EE">
      <w:pPr>
        <w:pStyle w:val="a"/>
        <w:rPr>
          <w:rFonts w:hint="cs"/>
          <w:rtl/>
        </w:rPr>
      </w:pPr>
      <w:r>
        <w:rPr>
          <w:rFonts w:hint="cs"/>
          <w:rtl/>
        </w:rPr>
        <w:t>אני לא ישנתי, הקשבתי בעניין רב.</w:t>
      </w:r>
    </w:p>
    <w:p w14:paraId="1702AC3A" w14:textId="77777777" w:rsidR="00000000" w:rsidRDefault="007C71EE">
      <w:pPr>
        <w:pStyle w:val="a"/>
        <w:rPr>
          <w:rFonts w:hint="cs"/>
          <w:rtl/>
        </w:rPr>
      </w:pPr>
    </w:p>
    <w:p w14:paraId="5C95ED6F" w14:textId="77777777" w:rsidR="00000000" w:rsidRDefault="007C71EE">
      <w:pPr>
        <w:pStyle w:val="SpeakerCon"/>
        <w:rPr>
          <w:rtl/>
        </w:rPr>
      </w:pPr>
      <w:bookmarkStart w:id="2043" w:name="FS000000526T28_05_2003_01_41_59C"/>
      <w:bookmarkEnd w:id="2043"/>
      <w:r>
        <w:rPr>
          <w:rtl/>
        </w:rPr>
        <w:t>משה גפני (יהדות התורה):</w:t>
      </w:r>
    </w:p>
    <w:p w14:paraId="7EC29649" w14:textId="77777777" w:rsidR="00000000" w:rsidRDefault="007C71EE">
      <w:pPr>
        <w:pStyle w:val="a"/>
        <w:rPr>
          <w:rtl/>
        </w:rPr>
      </w:pPr>
    </w:p>
    <w:p w14:paraId="0A0C5BFE" w14:textId="77777777" w:rsidR="00000000" w:rsidRDefault="007C71EE">
      <w:pPr>
        <w:pStyle w:val="a"/>
        <w:rPr>
          <w:rFonts w:hint="cs"/>
          <w:rtl/>
        </w:rPr>
      </w:pPr>
      <w:r>
        <w:rPr>
          <w:rFonts w:hint="cs"/>
          <w:rtl/>
        </w:rPr>
        <w:t>ישנו, עייפים. אין לי טענות</w:t>
      </w:r>
      <w:r>
        <w:rPr>
          <w:rFonts w:hint="cs"/>
          <w:rtl/>
        </w:rPr>
        <w:t xml:space="preserve"> על זה שישנו.</w:t>
      </w:r>
    </w:p>
    <w:p w14:paraId="1731E14A" w14:textId="77777777" w:rsidR="00000000" w:rsidRDefault="007C71EE">
      <w:pPr>
        <w:pStyle w:val="a"/>
        <w:rPr>
          <w:rFonts w:hint="cs"/>
          <w:rtl/>
        </w:rPr>
      </w:pPr>
    </w:p>
    <w:p w14:paraId="6F9C8854" w14:textId="77777777" w:rsidR="00000000" w:rsidRDefault="007C71EE">
      <w:pPr>
        <w:pStyle w:val="ac"/>
        <w:rPr>
          <w:rtl/>
        </w:rPr>
      </w:pPr>
      <w:r>
        <w:rPr>
          <w:rFonts w:hint="eastAsia"/>
          <w:rtl/>
        </w:rPr>
        <w:t>יאיר</w:t>
      </w:r>
      <w:r>
        <w:rPr>
          <w:rtl/>
        </w:rPr>
        <w:t xml:space="preserve"> פרץ (ש"ס):</w:t>
      </w:r>
    </w:p>
    <w:p w14:paraId="63270469" w14:textId="77777777" w:rsidR="00000000" w:rsidRDefault="007C71EE">
      <w:pPr>
        <w:pStyle w:val="a"/>
        <w:rPr>
          <w:rFonts w:hint="cs"/>
          <w:rtl/>
        </w:rPr>
      </w:pPr>
    </w:p>
    <w:p w14:paraId="6AE120C2" w14:textId="77777777" w:rsidR="00000000" w:rsidRDefault="007C71EE">
      <w:pPr>
        <w:pStyle w:val="a"/>
        <w:rPr>
          <w:rFonts w:hint="cs"/>
          <w:rtl/>
        </w:rPr>
      </w:pPr>
      <w:r>
        <w:rPr>
          <w:rFonts w:hint="cs"/>
          <w:rtl/>
        </w:rPr>
        <w:t>כושר ההקשבה ירד באותן שעות.</w:t>
      </w:r>
    </w:p>
    <w:p w14:paraId="59B2B2E7" w14:textId="77777777" w:rsidR="00000000" w:rsidRDefault="007C71EE">
      <w:pPr>
        <w:pStyle w:val="a"/>
        <w:rPr>
          <w:rFonts w:hint="cs"/>
          <w:rtl/>
        </w:rPr>
      </w:pPr>
    </w:p>
    <w:p w14:paraId="37862EA5" w14:textId="77777777" w:rsidR="00000000" w:rsidRDefault="007C71EE">
      <w:pPr>
        <w:pStyle w:val="SpeakerCon"/>
        <w:rPr>
          <w:rtl/>
        </w:rPr>
      </w:pPr>
      <w:bookmarkStart w:id="2044" w:name="FS000000526T28_05_2003_01_42_34C"/>
      <w:bookmarkEnd w:id="2044"/>
      <w:r>
        <w:rPr>
          <w:rtl/>
        </w:rPr>
        <w:t>משה גפני (יהדות התורה):</w:t>
      </w:r>
    </w:p>
    <w:p w14:paraId="31B84AE8" w14:textId="77777777" w:rsidR="00000000" w:rsidRDefault="007C71EE">
      <w:pPr>
        <w:pStyle w:val="a"/>
        <w:rPr>
          <w:rtl/>
        </w:rPr>
      </w:pPr>
    </w:p>
    <w:p w14:paraId="061E6D64" w14:textId="77777777" w:rsidR="00000000" w:rsidRDefault="007C71EE">
      <w:pPr>
        <w:pStyle w:val="a"/>
        <w:rPr>
          <w:rFonts w:hint="cs"/>
          <w:rtl/>
        </w:rPr>
      </w:pPr>
      <w:r>
        <w:rPr>
          <w:rFonts w:hint="cs"/>
          <w:rtl/>
        </w:rPr>
        <w:t>כן. יש לי טענות איך הממשלה מנצלת - - -  אני לא זוכר דבר כזה. יושבת ועדת כספים כל כך הרבה שעות רצוף, בדיונים על דברים שהולכים לשנות את פני המדינה. זו הולכת להיות מדינה אחר</w:t>
      </w:r>
      <w:r>
        <w:rPr>
          <w:rFonts w:hint="cs"/>
          <w:rtl/>
        </w:rPr>
        <w:t>ת, אם התוכנית הכלכלית הזאת, חס וחלילה, תעבור. זאת לא תהיה המדינה שהכרנו מאז הקמתה. זאת הולכת להיות מדינה אחרת.</w:t>
      </w:r>
    </w:p>
    <w:p w14:paraId="58575744" w14:textId="77777777" w:rsidR="00000000" w:rsidRDefault="007C71EE">
      <w:pPr>
        <w:pStyle w:val="a"/>
        <w:rPr>
          <w:rFonts w:hint="cs"/>
          <w:rtl/>
        </w:rPr>
      </w:pPr>
    </w:p>
    <w:p w14:paraId="29BB9F8D" w14:textId="77777777" w:rsidR="00000000" w:rsidRDefault="007C71EE">
      <w:pPr>
        <w:pStyle w:val="ad"/>
        <w:rPr>
          <w:rtl/>
        </w:rPr>
      </w:pPr>
      <w:r>
        <w:rPr>
          <w:rtl/>
        </w:rPr>
        <w:t>היו"ר מיכאל נודלמן:</w:t>
      </w:r>
    </w:p>
    <w:p w14:paraId="1DE4A184" w14:textId="77777777" w:rsidR="00000000" w:rsidRDefault="007C71EE">
      <w:pPr>
        <w:pStyle w:val="a"/>
        <w:rPr>
          <w:rtl/>
        </w:rPr>
      </w:pPr>
    </w:p>
    <w:p w14:paraId="67150EC1" w14:textId="77777777" w:rsidR="00000000" w:rsidRDefault="007C71EE">
      <w:pPr>
        <w:pStyle w:val="a"/>
        <w:rPr>
          <w:rFonts w:hint="cs"/>
          <w:rtl/>
        </w:rPr>
      </w:pPr>
      <w:r>
        <w:rPr>
          <w:rFonts w:hint="cs"/>
          <w:rtl/>
        </w:rPr>
        <w:t>באותו ערב לא היה דיון, היו רק הצבעות. שלושה חודשים היה דיון.</w:t>
      </w:r>
    </w:p>
    <w:p w14:paraId="2DE3FF18" w14:textId="77777777" w:rsidR="00000000" w:rsidRDefault="007C71EE">
      <w:pPr>
        <w:pStyle w:val="a"/>
        <w:rPr>
          <w:rFonts w:hint="cs"/>
          <w:rtl/>
        </w:rPr>
      </w:pPr>
    </w:p>
    <w:p w14:paraId="1EBE14A9" w14:textId="77777777" w:rsidR="00000000" w:rsidRDefault="007C71EE">
      <w:pPr>
        <w:pStyle w:val="SpeakerCon"/>
        <w:rPr>
          <w:rtl/>
        </w:rPr>
      </w:pPr>
      <w:bookmarkStart w:id="2045" w:name="FS000000526T28_05_2003_01_44_55C"/>
      <w:bookmarkEnd w:id="2045"/>
      <w:r>
        <w:rPr>
          <w:rtl/>
        </w:rPr>
        <w:t>משה גפני (יהדות התורה):</w:t>
      </w:r>
    </w:p>
    <w:p w14:paraId="7D2B622B" w14:textId="77777777" w:rsidR="00000000" w:rsidRDefault="007C71EE">
      <w:pPr>
        <w:pStyle w:val="a"/>
        <w:rPr>
          <w:rtl/>
        </w:rPr>
      </w:pPr>
    </w:p>
    <w:p w14:paraId="04621678" w14:textId="77777777" w:rsidR="00000000" w:rsidRDefault="007C71EE">
      <w:pPr>
        <w:pStyle w:val="a"/>
        <w:rPr>
          <w:rFonts w:hint="cs"/>
          <w:rtl/>
        </w:rPr>
      </w:pPr>
      <w:r>
        <w:rPr>
          <w:rFonts w:hint="cs"/>
          <w:rtl/>
        </w:rPr>
        <w:t>לא, אדוני היושב-ראש. אתה איש הגון וא</w:t>
      </w:r>
      <w:r>
        <w:rPr>
          <w:rFonts w:hint="cs"/>
          <w:rtl/>
        </w:rPr>
        <w:t xml:space="preserve">ני רוצה לעשות סדר אמיתי. היה דיון על קרנות הפנסיה, היה דיון בעבר. לא דיונים מי-יודע-מה. כל מי שרצה לדבר דיבר, כל מי שהוזמן יכול היה להציג את עמדתו. אבל מגיעים לשלב של ההצבעות, ובשלב של ההצבעות, כל שינוי לכאן או לכאן </w:t>
      </w:r>
      <w:r>
        <w:rPr>
          <w:rtl/>
        </w:rPr>
        <w:t>–</w:t>
      </w:r>
      <w:r>
        <w:rPr>
          <w:rFonts w:hint="cs"/>
          <w:rtl/>
        </w:rPr>
        <w:t xml:space="preserve"> המשמעות שלו קריטית. מגיעים לשלב של הצב</w:t>
      </w:r>
      <w:r>
        <w:rPr>
          <w:rFonts w:hint="cs"/>
          <w:rtl/>
        </w:rPr>
        <w:t>עות על כל סעיף וסעיף, כשכל נושא הוא גורלי לאזרחים רבים, העתיד שלהם. וכך מעבירים את זה?</w:t>
      </w:r>
    </w:p>
    <w:p w14:paraId="42049D09" w14:textId="77777777" w:rsidR="00000000" w:rsidRDefault="007C71EE">
      <w:pPr>
        <w:pStyle w:val="a"/>
        <w:rPr>
          <w:rFonts w:hint="cs"/>
          <w:rtl/>
        </w:rPr>
      </w:pPr>
    </w:p>
    <w:p w14:paraId="460938E3" w14:textId="77777777" w:rsidR="00000000" w:rsidRDefault="007C71EE">
      <w:pPr>
        <w:pStyle w:val="a"/>
        <w:rPr>
          <w:rFonts w:hint="cs"/>
          <w:rtl/>
        </w:rPr>
      </w:pPr>
      <w:r>
        <w:rPr>
          <w:rFonts w:hint="cs"/>
          <w:rtl/>
        </w:rPr>
        <w:t xml:space="preserve">אני חושב שכך צריך להיקרא החוק. </w:t>
      </w:r>
    </w:p>
    <w:p w14:paraId="6AD83567" w14:textId="77777777" w:rsidR="00000000" w:rsidRDefault="007C71EE">
      <w:pPr>
        <w:pStyle w:val="a"/>
        <w:rPr>
          <w:rFonts w:hint="cs"/>
          <w:rtl/>
        </w:rPr>
      </w:pPr>
    </w:p>
    <w:p w14:paraId="0385A190" w14:textId="77777777" w:rsidR="00000000" w:rsidRDefault="007C71EE">
      <w:pPr>
        <w:pStyle w:val="a"/>
        <w:rPr>
          <w:rFonts w:hint="cs"/>
          <w:rtl/>
        </w:rPr>
      </w:pPr>
      <w:r>
        <w:rPr>
          <w:rFonts w:hint="cs"/>
          <w:rtl/>
        </w:rPr>
        <w:t>אני רוצה לתת לכם דוגמה. היה באותו לילה, בוועדת הכספים, דיון על קצבאות הילדים. היתה שם הצעה של יושב-ראש הוועדה, לפרוס את הקיצוץ על פני ש</w:t>
      </w:r>
      <w:r>
        <w:rPr>
          <w:rFonts w:hint="cs"/>
          <w:rtl/>
        </w:rPr>
        <w:t>בע שנים. חלק מחברי הוועדה אמרו: לא יכול להיות שהקיצוץ  יהיה באופן מסיבי ב=1 באוגוסט, יהיה קיצוץ של 25%, 26%. זה קיצוץ גדול מדי. הרי אם מחליטים לפרוס, הוא צריך להתפרס על פני שבע שנים, באופן שווה.</w:t>
      </w:r>
    </w:p>
    <w:p w14:paraId="3893CF94" w14:textId="77777777" w:rsidR="00000000" w:rsidRDefault="007C71EE">
      <w:pPr>
        <w:pStyle w:val="a"/>
        <w:rPr>
          <w:rFonts w:hint="cs"/>
          <w:rtl/>
        </w:rPr>
      </w:pPr>
    </w:p>
    <w:p w14:paraId="198F386F" w14:textId="77777777" w:rsidR="00000000" w:rsidRDefault="007C71EE">
      <w:pPr>
        <w:pStyle w:val="a"/>
        <w:rPr>
          <w:rFonts w:hint="cs"/>
          <w:rtl/>
        </w:rPr>
      </w:pPr>
      <w:r>
        <w:rPr>
          <w:rFonts w:hint="cs"/>
          <w:rtl/>
        </w:rPr>
        <w:t>כיוון שאני רואה את חבר הכנסת בריזון - שני חברי הכנסת של שינו</w:t>
      </w:r>
      <w:r>
        <w:rPr>
          <w:rFonts w:hint="cs"/>
          <w:rtl/>
        </w:rPr>
        <w:t>י התנגדו לפריסה. אתה אמרת עלי שספק אם אני יהודי כי אני לא יודע יידיש.</w:t>
      </w:r>
    </w:p>
    <w:p w14:paraId="2674C1BC" w14:textId="77777777" w:rsidR="00000000" w:rsidRDefault="007C71EE">
      <w:pPr>
        <w:pStyle w:val="a"/>
        <w:rPr>
          <w:rFonts w:hint="cs"/>
          <w:rtl/>
        </w:rPr>
      </w:pPr>
    </w:p>
    <w:p w14:paraId="683900BE" w14:textId="77777777" w:rsidR="00000000" w:rsidRDefault="007C71EE">
      <w:pPr>
        <w:pStyle w:val="ac"/>
        <w:rPr>
          <w:rtl/>
        </w:rPr>
      </w:pPr>
      <w:r>
        <w:rPr>
          <w:rFonts w:hint="eastAsia"/>
          <w:rtl/>
        </w:rPr>
        <w:t>רוני</w:t>
      </w:r>
      <w:r>
        <w:rPr>
          <w:rtl/>
        </w:rPr>
        <w:t xml:space="preserve"> בריזון (שינוי):</w:t>
      </w:r>
    </w:p>
    <w:p w14:paraId="6DDE62BF" w14:textId="77777777" w:rsidR="00000000" w:rsidRDefault="007C71EE">
      <w:pPr>
        <w:pStyle w:val="a"/>
        <w:rPr>
          <w:rFonts w:hint="cs"/>
          <w:rtl/>
        </w:rPr>
      </w:pPr>
    </w:p>
    <w:p w14:paraId="077F1E8B" w14:textId="77777777" w:rsidR="00000000" w:rsidRDefault="007C71EE">
      <w:pPr>
        <w:pStyle w:val="a"/>
        <w:rPr>
          <w:rFonts w:hint="cs"/>
          <w:rtl/>
        </w:rPr>
      </w:pPr>
      <w:r>
        <w:rPr>
          <w:rFonts w:hint="cs"/>
          <w:rtl/>
        </w:rPr>
        <w:t>לא התכוונתי לומר דברים פרטיים.</w:t>
      </w:r>
    </w:p>
    <w:p w14:paraId="32C3765D" w14:textId="77777777" w:rsidR="00000000" w:rsidRDefault="007C71EE">
      <w:pPr>
        <w:pStyle w:val="a"/>
        <w:rPr>
          <w:rFonts w:hint="cs"/>
          <w:rtl/>
        </w:rPr>
      </w:pPr>
    </w:p>
    <w:p w14:paraId="0FA0ACA6" w14:textId="77777777" w:rsidR="00000000" w:rsidRDefault="007C71EE">
      <w:pPr>
        <w:pStyle w:val="SpeakerCon"/>
        <w:rPr>
          <w:rtl/>
        </w:rPr>
      </w:pPr>
      <w:bookmarkStart w:id="2046" w:name="FS000000526T28_05_2003_01_51_06C"/>
      <w:bookmarkEnd w:id="2046"/>
      <w:r>
        <w:rPr>
          <w:rtl/>
        </w:rPr>
        <w:t>משה גפני (יהדות התורה):</w:t>
      </w:r>
    </w:p>
    <w:p w14:paraId="220C0E22" w14:textId="77777777" w:rsidR="00000000" w:rsidRDefault="007C71EE">
      <w:pPr>
        <w:pStyle w:val="a"/>
        <w:rPr>
          <w:rtl/>
        </w:rPr>
      </w:pPr>
    </w:p>
    <w:p w14:paraId="4387002C" w14:textId="77777777" w:rsidR="00000000" w:rsidRDefault="007C71EE">
      <w:pPr>
        <w:pStyle w:val="a"/>
        <w:rPr>
          <w:rFonts w:hint="cs"/>
          <w:rtl/>
        </w:rPr>
      </w:pPr>
      <w:r>
        <w:rPr>
          <w:rFonts w:hint="cs"/>
          <w:rtl/>
        </w:rPr>
        <w:t>סתם, אנחנו בשעת לילה מאוחרת, גם לא הרבה צופים בנו עכשיו. בהומור הכוונה.</w:t>
      </w:r>
    </w:p>
    <w:p w14:paraId="2D1E7F50" w14:textId="77777777" w:rsidR="00000000" w:rsidRDefault="007C71EE">
      <w:pPr>
        <w:pStyle w:val="a"/>
        <w:rPr>
          <w:rFonts w:hint="cs"/>
          <w:rtl/>
        </w:rPr>
      </w:pPr>
    </w:p>
    <w:p w14:paraId="0606E60D" w14:textId="77777777" w:rsidR="00000000" w:rsidRDefault="007C71EE">
      <w:pPr>
        <w:pStyle w:val="ac"/>
        <w:rPr>
          <w:rtl/>
        </w:rPr>
      </w:pPr>
      <w:r>
        <w:rPr>
          <w:rFonts w:hint="eastAsia"/>
          <w:rtl/>
        </w:rPr>
        <w:t>רוני</w:t>
      </w:r>
      <w:r>
        <w:rPr>
          <w:rtl/>
        </w:rPr>
        <w:t xml:space="preserve"> בריזון (שינוי):</w:t>
      </w:r>
    </w:p>
    <w:p w14:paraId="51B426DC" w14:textId="77777777" w:rsidR="00000000" w:rsidRDefault="007C71EE">
      <w:pPr>
        <w:pStyle w:val="a"/>
        <w:rPr>
          <w:rFonts w:hint="cs"/>
          <w:rtl/>
        </w:rPr>
      </w:pPr>
    </w:p>
    <w:p w14:paraId="0743B139" w14:textId="77777777" w:rsidR="00000000" w:rsidRDefault="007C71EE">
      <w:pPr>
        <w:pStyle w:val="a"/>
        <w:rPr>
          <w:rFonts w:hint="cs"/>
          <w:rtl/>
        </w:rPr>
      </w:pPr>
      <w:r>
        <w:rPr>
          <w:rFonts w:hint="cs"/>
          <w:rtl/>
        </w:rPr>
        <w:t>אתה חייב לה</w:t>
      </w:r>
      <w:r>
        <w:rPr>
          <w:rFonts w:hint="cs"/>
          <w:rtl/>
        </w:rPr>
        <w:t>ודות, שהפתעתי יש לה על מה לסמוך.</w:t>
      </w:r>
    </w:p>
    <w:p w14:paraId="4AF28F61" w14:textId="77777777" w:rsidR="00000000" w:rsidRDefault="007C71EE">
      <w:pPr>
        <w:pStyle w:val="a"/>
        <w:rPr>
          <w:rFonts w:hint="cs"/>
          <w:rtl/>
        </w:rPr>
      </w:pPr>
    </w:p>
    <w:p w14:paraId="56735481" w14:textId="77777777" w:rsidR="00000000" w:rsidRDefault="007C71EE">
      <w:pPr>
        <w:pStyle w:val="SpeakerCon"/>
        <w:rPr>
          <w:rtl/>
        </w:rPr>
      </w:pPr>
      <w:bookmarkStart w:id="2047" w:name="FS000000526T28_05_2003_01_52_06C"/>
      <w:bookmarkEnd w:id="2047"/>
      <w:r>
        <w:rPr>
          <w:rtl/>
        </w:rPr>
        <w:t>משה גפני (יהדות התורה):</w:t>
      </w:r>
    </w:p>
    <w:p w14:paraId="217DB1A8" w14:textId="77777777" w:rsidR="00000000" w:rsidRDefault="007C71EE">
      <w:pPr>
        <w:pStyle w:val="a"/>
        <w:rPr>
          <w:rtl/>
        </w:rPr>
      </w:pPr>
    </w:p>
    <w:p w14:paraId="6E1536DF" w14:textId="77777777" w:rsidR="00000000" w:rsidRDefault="007C71EE">
      <w:pPr>
        <w:pStyle w:val="a"/>
        <w:rPr>
          <w:rFonts w:hint="cs"/>
          <w:rtl/>
        </w:rPr>
      </w:pPr>
      <w:r>
        <w:rPr>
          <w:rFonts w:hint="cs"/>
          <w:rtl/>
        </w:rPr>
        <w:t>בסדר. אני הולך עכשיו לחלק היותר-רציני של העניין. אחת המידות של יהודים היא שהם רחמנים - רחמנים, ביישנים וגומלי חסדים. הרי הולכים לתת פה מכה קשה מאוד לכל משפחה שיש לה כמה  ילדים: שלושה ילדים, ארבעה י</w:t>
      </w:r>
      <w:r>
        <w:rPr>
          <w:rFonts w:hint="cs"/>
          <w:rtl/>
        </w:rPr>
        <w:t>לדים, שלא לדבר על שבעה, שמונה  ילדים.</w:t>
      </w:r>
    </w:p>
    <w:p w14:paraId="3EE6F5BC" w14:textId="77777777" w:rsidR="00000000" w:rsidRDefault="007C71EE">
      <w:pPr>
        <w:pStyle w:val="a"/>
        <w:rPr>
          <w:rFonts w:hint="cs"/>
          <w:rtl/>
        </w:rPr>
      </w:pPr>
    </w:p>
    <w:p w14:paraId="3D6DF65A" w14:textId="77777777" w:rsidR="00000000" w:rsidRDefault="007C71EE">
      <w:pPr>
        <w:pStyle w:val="ac"/>
        <w:rPr>
          <w:rtl/>
        </w:rPr>
      </w:pPr>
      <w:r>
        <w:rPr>
          <w:rFonts w:hint="eastAsia"/>
          <w:rtl/>
        </w:rPr>
        <w:t>יאיר</w:t>
      </w:r>
      <w:r>
        <w:rPr>
          <w:rtl/>
        </w:rPr>
        <w:t xml:space="preserve"> פרץ (ש"ס):</w:t>
      </w:r>
    </w:p>
    <w:p w14:paraId="3E90B85B" w14:textId="77777777" w:rsidR="00000000" w:rsidRDefault="007C71EE">
      <w:pPr>
        <w:pStyle w:val="a"/>
        <w:rPr>
          <w:rFonts w:hint="cs"/>
          <w:rtl/>
        </w:rPr>
      </w:pPr>
    </w:p>
    <w:p w14:paraId="50FD56D8" w14:textId="77777777" w:rsidR="00000000" w:rsidRDefault="007C71EE">
      <w:pPr>
        <w:pStyle w:val="a"/>
        <w:rPr>
          <w:rFonts w:hint="cs"/>
          <w:rtl/>
        </w:rPr>
      </w:pPr>
      <w:r>
        <w:rPr>
          <w:rFonts w:hint="cs"/>
          <w:rtl/>
        </w:rPr>
        <w:t>לאו דווקא חרדים.</w:t>
      </w:r>
    </w:p>
    <w:p w14:paraId="21F989DE" w14:textId="77777777" w:rsidR="00000000" w:rsidRDefault="007C71EE">
      <w:pPr>
        <w:pStyle w:val="a"/>
        <w:rPr>
          <w:rFonts w:hint="cs"/>
          <w:rtl/>
        </w:rPr>
      </w:pPr>
    </w:p>
    <w:p w14:paraId="7D2AC49D" w14:textId="77777777" w:rsidR="00000000" w:rsidRDefault="007C71EE">
      <w:pPr>
        <w:pStyle w:val="SpeakerCon"/>
        <w:rPr>
          <w:rtl/>
        </w:rPr>
      </w:pPr>
      <w:bookmarkStart w:id="2048" w:name="FS000000526T28_05_2003_01_53_56C"/>
      <w:bookmarkEnd w:id="2048"/>
      <w:r>
        <w:rPr>
          <w:rtl/>
        </w:rPr>
        <w:t>משה גפני (יהדות התורה):</w:t>
      </w:r>
    </w:p>
    <w:p w14:paraId="6CC5B95D" w14:textId="77777777" w:rsidR="00000000" w:rsidRDefault="007C71EE">
      <w:pPr>
        <w:pStyle w:val="a"/>
        <w:rPr>
          <w:rtl/>
        </w:rPr>
      </w:pPr>
    </w:p>
    <w:p w14:paraId="78650836" w14:textId="77777777" w:rsidR="00000000" w:rsidRDefault="007C71EE">
      <w:pPr>
        <w:pStyle w:val="a"/>
        <w:rPr>
          <w:rFonts w:hint="cs"/>
          <w:rtl/>
        </w:rPr>
      </w:pPr>
      <w:r>
        <w:rPr>
          <w:rFonts w:hint="cs"/>
          <w:rtl/>
        </w:rPr>
        <w:t>כן, כן, לא הזכרתי את זה בכלל. באמת, הולכים לתת פה מכה קשה מאוד. היו באים ואומרים, שמתחילים תהליך שצריך לשנות את הביטוח הסוציאלי של המשפחות האלה, את הביטחון ה</w:t>
      </w:r>
      <w:r>
        <w:rPr>
          <w:rFonts w:hint="cs"/>
          <w:rtl/>
        </w:rPr>
        <w:t xml:space="preserve">סוציאלי, הולכים להבטחת הכנסה, הולכים לדברים אחרים. אבל הולכים לתת מכה קשה מאוד, אז מה היה קורה אם היו פורסים את זה לשבע שנים? למה אתם הייתם צריכים להצביע נגד זה? שמישהו יסביר לי, אני  לא נתקלתי בתופעה כזאת בכנסת, ואני נמצא פה משנת 1988. </w:t>
      </w:r>
    </w:p>
    <w:p w14:paraId="56F90151" w14:textId="77777777" w:rsidR="00000000" w:rsidRDefault="007C71EE">
      <w:pPr>
        <w:pStyle w:val="a"/>
        <w:rPr>
          <w:rFonts w:hint="cs"/>
          <w:rtl/>
        </w:rPr>
      </w:pPr>
    </w:p>
    <w:p w14:paraId="29B46A73" w14:textId="77777777" w:rsidR="00000000" w:rsidRDefault="007C71EE">
      <w:pPr>
        <w:pStyle w:val="a"/>
        <w:rPr>
          <w:rFonts w:hint="cs"/>
          <w:rtl/>
        </w:rPr>
      </w:pPr>
      <w:r>
        <w:rPr>
          <w:rFonts w:hint="cs"/>
          <w:rtl/>
        </w:rPr>
        <w:t>בא האוצר, מובן, ה</w:t>
      </w:r>
      <w:r>
        <w:rPr>
          <w:rFonts w:hint="cs"/>
          <w:rtl/>
        </w:rPr>
        <w:t>אוצר אומר: המצב הכלכלי קשה, צריך לקצץ, אבל חברי הכנסת בכל אופן הרי מייצגים את האזרחים ולא רק את המצב הכלכלי, הרי זה לא עסק כלכלי  מדינת ישראל. מאחורי כל נושא עומדת משפחה, עומד ילד, עומדת אמא, עומד אבא. מה היה קורה אם היו פורסים את זה לשבע שנים, ואתה יודע ש</w:t>
      </w:r>
      <w:r>
        <w:rPr>
          <w:rFonts w:hint="cs"/>
          <w:rtl/>
        </w:rPr>
        <w:t xml:space="preserve">אם יושב-ראש הוועדה מציע את זה, זה גם על דעת האוצר. הרי היה שם גם הממונה על התקציבים, שהוא לא חשוד בזה שהוא לא חרד לעניין </w:t>
      </w:r>
      <w:r>
        <w:rPr>
          <w:rtl/>
        </w:rPr>
        <w:t>–</w:t>
      </w:r>
      <w:r>
        <w:rPr>
          <w:rFonts w:hint="cs"/>
          <w:rtl/>
        </w:rPr>
        <w:t xml:space="preserve"> תיכף אני אדבר על העניין של מה שקרה באותה שעת לילה. מה קרה, על זה להצביע נגד? מה תסביר לאנשים? אתה חושב שמדינת ישראל תיוושע בזה שאנשים</w:t>
      </w:r>
      <w:r>
        <w:rPr>
          <w:rFonts w:hint="cs"/>
          <w:rtl/>
        </w:rPr>
        <w:t xml:space="preserve"> ירעבו ללחם? אז יפרסו את זה על שבע שנים.</w:t>
      </w:r>
    </w:p>
    <w:p w14:paraId="09649872" w14:textId="77777777" w:rsidR="00000000" w:rsidRDefault="007C71EE">
      <w:pPr>
        <w:pStyle w:val="a"/>
        <w:rPr>
          <w:rFonts w:hint="cs"/>
          <w:rtl/>
        </w:rPr>
      </w:pPr>
    </w:p>
    <w:p w14:paraId="7338F8A5" w14:textId="77777777" w:rsidR="00000000" w:rsidRDefault="007C71EE">
      <w:pPr>
        <w:pStyle w:val="ac"/>
        <w:rPr>
          <w:rtl/>
        </w:rPr>
      </w:pPr>
      <w:r>
        <w:rPr>
          <w:rFonts w:hint="eastAsia"/>
          <w:rtl/>
        </w:rPr>
        <w:t>רוני</w:t>
      </w:r>
      <w:r>
        <w:rPr>
          <w:rtl/>
        </w:rPr>
        <w:t xml:space="preserve"> בריזון (שינוי):</w:t>
      </w:r>
    </w:p>
    <w:p w14:paraId="6BA7CAB9" w14:textId="77777777" w:rsidR="00000000" w:rsidRDefault="007C71EE">
      <w:pPr>
        <w:pStyle w:val="a"/>
        <w:rPr>
          <w:rFonts w:hint="cs"/>
          <w:rtl/>
        </w:rPr>
      </w:pPr>
    </w:p>
    <w:p w14:paraId="1F1913EB" w14:textId="77777777" w:rsidR="00000000" w:rsidRDefault="007C71EE">
      <w:pPr>
        <w:pStyle w:val="a"/>
        <w:rPr>
          <w:rFonts w:hint="cs"/>
          <w:rtl/>
        </w:rPr>
      </w:pPr>
      <w:r>
        <w:rPr>
          <w:rFonts w:hint="cs"/>
          <w:rtl/>
        </w:rPr>
        <w:t>יש לי תשובות, אבל זה הרי לא דיון.</w:t>
      </w:r>
    </w:p>
    <w:p w14:paraId="201DE9D3" w14:textId="77777777" w:rsidR="00000000" w:rsidRDefault="007C71EE">
      <w:pPr>
        <w:pStyle w:val="a"/>
        <w:rPr>
          <w:rFonts w:hint="cs"/>
          <w:rtl/>
        </w:rPr>
      </w:pPr>
    </w:p>
    <w:p w14:paraId="36A01A1F" w14:textId="77777777" w:rsidR="00000000" w:rsidRDefault="007C71EE">
      <w:pPr>
        <w:pStyle w:val="SpeakerCon"/>
        <w:rPr>
          <w:rtl/>
        </w:rPr>
      </w:pPr>
      <w:bookmarkStart w:id="2049" w:name="FS000000526T28_05_2003_03_12_37C"/>
      <w:bookmarkEnd w:id="2049"/>
      <w:r>
        <w:rPr>
          <w:rtl/>
        </w:rPr>
        <w:t>משה גפני (יהדות התורה):</w:t>
      </w:r>
    </w:p>
    <w:p w14:paraId="3716E244" w14:textId="77777777" w:rsidR="00000000" w:rsidRDefault="007C71EE">
      <w:pPr>
        <w:pStyle w:val="a"/>
        <w:rPr>
          <w:rtl/>
        </w:rPr>
      </w:pPr>
    </w:p>
    <w:p w14:paraId="03F31DBA" w14:textId="77777777" w:rsidR="00000000" w:rsidRDefault="007C71EE">
      <w:pPr>
        <w:pStyle w:val="a"/>
        <w:rPr>
          <w:rFonts w:hint="cs"/>
          <w:rtl/>
        </w:rPr>
      </w:pPr>
      <w:r>
        <w:rPr>
          <w:rFonts w:hint="cs"/>
          <w:rtl/>
        </w:rPr>
        <w:t xml:space="preserve">אם יש תשובות, הייתי שמח מאוד. אני לא מבין. אפילו אם יש לך אידיאולוגיה, אפילו אם אתה חושב שתשלומי ההעברה הם גדולים מדי </w:t>
      </w:r>
      <w:r>
        <w:rPr>
          <w:rtl/>
        </w:rPr>
        <w:t>–</w:t>
      </w:r>
      <w:r>
        <w:rPr>
          <w:rFonts w:hint="cs"/>
          <w:rtl/>
        </w:rPr>
        <w:t xml:space="preserve"> דרך אגב, בכל</w:t>
      </w:r>
      <w:r>
        <w:rPr>
          <w:rFonts w:hint="cs"/>
          <w:rtl/>
        </w:rPr>
        <w:t xml:space="preserve"> העולם המערבי הם יותר גדולים, אפילו בארצות-הברית, שאין שם קצבאות ילדים, יש שם ביטחון סוציאלי פי מיליון מאשר פה. מה שעושים פה זה דבר שמתאים למדינת עולם שלישי. </w:t>
      </w:r>
    </w:p>
    <w:p w14:paraId="20C825F0" w14:textId="77777777" w:rsidR="00000000" w:rsidRDefault="007C71EE">
      <w:pPr>
        <w:pStyle w:val="a"/>
        <w:rPr>
          <w:rFonts w:hint="cs"/>
          <w:rtl/>
        </w:rPr>
      </w:pPr>
    </w:p>
    <w:p w14:paraId="396438F6" w14:textId="77777777" w:rsidR="00000000" w:rsidRDefault="007C71EE">
      <w:pPr>
        <w:pStyle w:val="ac"/>
        <w:rPr>
          <w:rtl/>
        </w:rPr>
      </w:pPr>
      <w:r>
        <w:rPr>
          <w:rFonts w:hint="eastAsia"/>
          <w:rtl/>
        </w:rPr>
        <w:t>יאיר</w:t>
      </w:r>
      <w:r>
        <w:rPr>
          <w:rtl/>
        </w:rPr>
        <w:t xml:space="preserve"> פרץ (ש"ס):</w:t>
      </w:r>
    </w:p>
    <w:p w14:paraId="54EA07DD" w14:textId="77777777" w:rsidR="00000000" w:rsidRDefault="007C71EE">
      <w:pPr>
        <w:pStyle w:val="a"/>
        <w:rPr>
          <w:rFonts w:hint="cs"/>
          <w:rtl/>
        </w:rPr>
      </w:pPr>
    </w:p>
    <w:p w14:paraId="313C829A" w14:textId="77777777" w:rsidR="00000000" w:rsidRDefault="007C71EE">
      <w:pPr>
        <w:pStyle w:val="a"/>
        <w:rPr>
          <w:rFonts w:hint="cs"/>
          <w:rtl/>
        </w:rPr>
      </w:pPr>
      <w:r>
        <w:rPr>
          <w:rFonts w:hint="cs"/>
          <w:rtl/>
        </w:rPr>
        <w:t>בצרפת.</w:t>
      </w:r>
    </w:p>
    <w:p w14:paraId="796B1533" w14:textId="77777777" w:rsidR="00000000" w:rsidRDefault="007C71EE">
      <w:pPr>
        <w:pStyle w:val="a"/>
        <w:rPr>
          <w:rFonts w:hint="cs"/>
          <w:rtl/>
        </w:rPr>
      </w:pPr>
    </w:p>
    <w:p w14:paraId="1C193BC4" w14:textId="77777777" w:rsidR="00000000" w:rsidRDefault="007C71EE">
      <w:pPr>
        <w:pStyle w:val="SpeakerCon"/>
        <w:rPr>
          <w:rtl/>
        </w:rPr>
      </w:pPr>
      <w:bookmarkStart w:id="2050" w:name="FS000000526T28_05_2003_03_15_30C"/>
      <w:bookmarkEnd w:id="2050"/>
      <w:r>
        <w:rPr>
          <w:rFonts w:hint="eastAsia"/>
          <w:rtl/>
        </w:rPr>
        <w:t>משה</w:t>
      </w:r>
      <w:r>
        <w:rPr>
          <w:rtl/>
        </w:rPr>
        <w:t xml:space="preserve"> גפני (יהדות התורה):</w:t>
      </w:r>
    </w:p>
    <w:p w14:paraId="0F1699F5" w14:textId="77777777" w:rsidR="00000000" w:rsidRDefault="007C71EE">
      <w:pPr>
        <w:pStyle w:val="a"/>
        <w:rPr>
          <w:rFonts w:hint="cs"/>
          <w:rtl/>
        </w:rPr>
      </w:pPr>
    </w:p>
    <w:p w14:paraId="711D17FB" w14:textId="77777777" w:rsidR="00000000" w:rsidRDefault="007C71EE">
      <w:pPr>
        <w:pStyle w:val="a"/>
        <w:rPr>
          <w:rFonts w:hint="cs"/>
          <w:rtl/>
        </w:rPr>
      </w:pPr>
      <w:r>
        <w:rPr>
          <w:rFonts w:hint="cs"/>
          <w:rtl/>
        </w:rPr>
        <w:t xml:space="preserve">בארצות-הברית, משפחה שנמצאת במצב כזה מקבלת שכר </w:t>
      </w:r>
      <w:r>
        <w:rPr>
          <w:rFonts w:hint="cs"/>
          <w:rtl/>
        </w:rPr>
        <w:t>דירה, מקבלת שכר לימוד, מקבלת - - -</w:t>
      </w:r>
    </w:p>
    <w:p w14:paraId="042DD912" w14:textId="77777777" w:rsidR="00000000" w:rsidRDefault="007C71EE">
      <w:pPr>
        <w:pStyle w:val="a"/>
        <w:rPr>
          <w:rFonts w:hint="cs"/>
          <w:rtl/>
        </w:rPr>
      </w:pPr>
    </w:p>
    <w:p w14:paraId="6DED35C4" w14:textId="77777777" w:rsidR="00000000" w:rsidRDefault="007C71EE">
      <w:pPr>
        <w:pStyle w:val="ac"/>
        <w:rPr>
          <w:rtl/>
        </w:rPr>
      </w:pPr>
      <w:r>
        <w:rPr>
          <w:rFonts w:hint="eastAsia"/>
          <w:rtl/>
        </w:rPr>
        <w:t>אילן</w:t>
      </w:r>
      <w:r>
        <w:rPr>
          <w:rtl/>
        </w:rPr>
        <w:t xml:space="preserve"> ליבוביץ (שינוי):</w:t>
      </w:r>
    </w:p>
    <w:p w14:paraId="4034A32E" w14:textId="77777777" w:rsidR="00000000" w:rsidRDefault="007C71EE">
      <w:pPr>
        <w:pStyle w:val="a"/>
        <w:rPr>
          <w:rFonts w:hint="cs"/>
          <w:rtl/>
        </w:rPr>
      </w:pPr>
    </w:p>
    <w:p w14:paraId="3E64E2AB" w14:textId="77777777" w:rsidR="00000000" w:rsidRDefault="007C71EE">
      <w:pPr>
        <w:pStyle w:val="a"/>
        <w:rPr>
          <w:rFonts w:hint="cs"/>
          <w:rtl/>
        </w:rPr>
      </w:pPr>
      <w:r>
        <w:rPr>
          <w:rFonts w:hint="cs"/>
          <w:rtl/>
        </w:rPr>
        <w:t>כשנהיה כמו ארצות-הברית אז אולי גם פה יהיה. בינתיים אנחנו לא במצב שלהם.</w:t>
      </w:r>
    </w:p>
    <w:p w14:paraId="3F58947C" w14:textId="77777777" w:rsidR="00000000" w:rsidRDefault="007C71EE">
      <w:pPr>
        <w:pStyle w:val="a"/>
        <w:rPr>
          <w:rFonts w:hint="cs"/>
          <w:rtl/>
        </w:rPr>
      </w:pPr>
    </w:p>
    <w:p w14:paraId="44453522" w14:textId="77777777" w:rsidR="00000000" w:rsidRDefault="007C71EE">
      <w:pPr>
        <w:pStyle w:val="SpeakerCon"/>
        <w:rPr>
          <w:rtl/>
        </w:rPr>
      </w:pPr>
      <w:bookmarkStart w:id="2051" w:name="FS000000526T28_05_2003_03_16_36C"/>
      <w:bookmarkEnd w:id="2051"/>
      <w:r>
        <w:rPr>
          <w:rtl/>
        </w:rPr>
        <w:t>משה גפני (יהדות התורה):</w:t>
      </w:r>
    </w:p>
    <w:p w14:paraId="2E143C42" w14:textId="77777777" w:rsidR="00000000" w:rsidRDefault="007C71EE">
      <w:pPr>
        <w:pStyle w:val="a"/>
        <w:rPr>
          <w:rtl/>
        </w:rPr>
      </w:pPr>
    </w:p>
    <w:p w14:paraId="595880D3" w14:textId="77777777" w:rsidR="00000000" w:rsidRDefault="007C71EE">
      <w:pPr>
        <w:pStyle w:val="a"/>
        <w:rPr>
          <w:rFonts w:hint="cs"/>
          <w:rtl/>
        </w:rPr>
      </w:pPr>
      <w:r>
        <w:rPr>
          <w:rFonts w:hint="cs"/>
          <w:rtl/>
        </w:rPr>
        <w:t>אני דיברתי עכשיו על זה? חבר הכנסת ליבוביץ, אני אומר שהאוצר החליט ללכת למהלך נורא כזה,  בסדר, אבל אתם</w:t>
      </w:r>
      <w:r>
        <w:rPr>
          <w:rFonts w:hint="cs"/>
          <w:rtl/>
        </w:rPr>
        <w:t xml:space="preserve"> חברי הכנסת. הסכימו כבר לפרוס את זה לשבע שנים </w:t>
      </w:r>
      <w:r>
        <w:rPr>
          <w:rtl/>
        </w:rPr>
        <w:t>–</w:t>
      </w:r>
      <w:r>
        <w:rPr>
          <w:rFonts w:hint="cs"/>
          <w:rtl/>
        </w:rPr>
        <w:t xml:space="preserve"> צריך להצביע נגד? אין לי הסבר לתופעה הזאת. אולי אני אשמע ממך אחרי זה, אולי תסביר לי.</w:t>
      </w:r>
    </w:p>
    <w:p w14:paraId="3352F81E" w14:textId="77777777" w:rsidR="00000000" w:rsidRDefault="007C71EE">
      <w:pPr>
        <w:pStyle w:val="a"/>
        <w:rPr>
          <w:rFonts w:hint="cs"/>
          <w:rtl/>
        </w:rPr>
      </w:pPr>
    </w:p>
    <w:p w14:paraId="11056C18" w14:textId="77777777" w:rsidR="00000000" w:rsidRDefault="007C71EE">
      <w:pPr>
        <w:pStyle w:val="a"/>
        <w:rPr>
          <w:rFonts w:hint="cs"/>
          <w:rtl/>
        </w:rPr>
      </w:pPr>
      <w:r>
        <w:rPr>
          <w:rFonts w:hint="cs"/>
          <w:rtl/>
        </w:rPr>
        <w:t>אמר הממונה על התקציבים באוצר, שמדובר שהקיצוץ הראשון יהיה קיצוץ של 26%. מה הבנו כולנו? הבנו שהולך להיות קיצוץ של 26%, ואנחנו</w:t>
      </w:r>
      <w:r>
        <w:rPr>
          <w:rFonts w:hint="cs"/>
          <w:rtl/>
        </w:rPr>
        <w:t xml:space="preserve"> מתקוממים נגד זה, משום שאם עושים פריסה, צריכה להיות פריסה שווה לשבע שנים. אני מקבל אתמול מהביטוח הלאומי את הפירוט של מה שקורה כתוצאה מהחוק שמגיע לקריאה שנייה ושלישית. באוגוסט 2003 הקיצוץ יהיה 27.36%, חמישה חודשים אחרי כן, ב=1 בינואר 2004, זה יהיה עוד 22.4%</w:t>
      </w:r>
      <w:r>
        <w:rPr>
          <w:rFonts w:hint="cs"/>
          <w:rtl/>
        </w:rPr>
        <w:t>.</w:t>
      </w:r>
    </w:p>
    <w:p w14:paraId="18109C5A" w14:textId="77777777" w:rsidR="00000000" w:rsidRDefault="007C71EE">
      <w:pPr>
        <w:pStyle w:val="a"/>
        <w:rPr>
          <w:rFonts w:hint="cs"/>
          <w:rtl/>
        </w:rPr>
      </w:pPr>
    </w:p>
    <w:p w14:paraId="504AF50C" w14:textId="77777777" w:rsidR="00000000" w:rsidRDefault="007C71EE">
      <w:pPr>
        <w:pStyle w:val="ac"/>
        <w:rPr>
          <w:rtl/>
        </w:rPr>
      </w:pPr>
      <w:r>
        <w:rPr>
          <w:rFonts w:hint="eastAsia"/>
          <w:rtl/>
        </w:rPr>
        <w:t>רוני</w:t>
      </w:r>
      <w:r>
        <w:rPr>
          <w:rtl/>
        </w:rPr>
        <w:t xml:space="preserve"> בריזון (שינוי):</w:t>
      </w:r>
    </w:p>
    <w:p w14:paraId="66A7AAB8" w14:textId="77777777" w:rsidR="00000000" w:rsidRDefault="007C71EE">
      <w:pPr>
        <w:pStyle w:val="a"/>
        <w:rPr>
          <w:rFonts w:hint="cs"/>
          <w:rtl/>
        </w:rPr>
      </w:pPr>
    </w:p>
    <w:p w14:paraId="494D3B1F" w14:textId="77777777" w:rsidR="00000000" w:rsidRDefault="007C71EE">
      <w:pPr>
        <w:pStyle w:val="a"/>
        <w:rPr>
          <w:rFonts w:hint="cs"/>
          <w:rtl/>
        </w:rPr>
      </w:pPr>
      <w:r>
        <w:rPr>
          <w:rFonts w:hint="cs"/>
          <w:rtl/>
        </w:rPr>
        <w:t>בממוצע.</w:t>
      </w:r>
    </w:p>
    <w:p w14:paraId="32E1EBC7" w14:textId="77777777" w:rsidR="00000000" w:rsidRDefault="007C71EE">
      <w:pPr>
        <w:pStyle w:val="a"/>
        <w:rPr>
          <w:rFonts w:hint="cs"/>
          <w:rtl/>
        </w:rPr>
      </w:pPr>
    </w:p>
    <w:p w14:paraId="201F1121" w14:textId="77777777" w:rsidR="00000000" w:rsidRDefault="007C71EE">
      <w:pPr>
        <w:pStyle w:val="SpeakerCon"/>
        <w:rPr>
          <w:rtl/>
        </w:rPr>
      </w:pPr>
      <w:bookmarkStart w:id="2052" w:name="FS000000526T28_05_2003_03_20_31C"/>
      <w:bookmarkEnd w:id="2052"/>
      <w:r>
        <w:rPr>
          <w:rtl/>
        </w:rPr>
        <w:t>משה גפני (יהדות התורה):</w:t>
      </w:r>
    </w:p>
    <w:p w14:paraId="62E0DEAD" w14:textId="77777777" w:rsidR="00000000" w:rsidRDefault="007C71EE">
      <w:pPr>
        <w:pStyle w:val="a"/>
        <w:rPr>
          <w:rtl/>
        </w:rPr>
      </w:pPr>
    </w:p>
    <w:p w14:paraId="67CB7BD2" w14:textId="77777777" w:rsidR="00000000" w:rsidRDefault="007C71EE">
      <w:pPr>
        <w:pStyle w:val="a"/>
        <w:rPr>
          <w:rFonts w:hint="cs"/>
          <w:rtl/>
        </w:rPr>
      </w:pPr>
      <w:r>
        <w:rPr>
          <w:rFonts w:hint="cs"/>
          <w:rtl/>
        </w:rPr>
        <w:t>אני מדבר על הקיצוץ. הקיצוץ בקצבת הילד הראשון והשני לא רלוונטי, מכיוון שהוא של 2 שקלים. אני עכשיו מדבר מבחינת מה היה בוועדת הכספים באותה שעת לילה. בא הממונה על התקציבים ואומר לחברי הוועדה, לחברי הכנ</w:t>
      </w:r>
      <w:r>
        <w:rPr>
          <w:rFonts w:hint="cs"/>
          <w:rtl/>
        </w:rPr>
        <w:t xml:space="preserve">סת - שהם אלה שבעצם צריכים להחליט, והם צריכים להצביע, והם יעמדו מול הציבור </w:t>
      </w:r>
      <w:r>
        <w:rPr>
          <w:rtl/>
        </w:rPr>
        <w:t>–</w:t>
      </w:r>
      <w:r>
        <w:rPr>
          <w:rFonts w:hint="cs"/>
          <w:rtl/>
        </w:rPr>
        <w:t xml:space="preserve"> שהקיצוץ יהיה 26%. מתברר שלא מיניה ולא מקצתיה, לא דובים ולא יער. אנחנו, נבחרי הציבור יכולים לחשוב מה שאנחנו רוצים. הם חושבים שאנחנו סתומים לגמרי. הקיצוץ הולך להיות במכה הראשונה, בחמ</w:t>
      </w:r>
      <w:r>
        <w:rPr>
          <w:rFonts w:hint="cs"/>
          <w:rtl/>
        </w:rPr>
        <w:t xml:space="preserve">שת החודשים הראשונים </w:t>
      </w:r>
      <w:r>
        <w:rPr>
          <w:rtl/>
        </w:rPr>
        <w:t>–</w:t>
      </w:r>
      <w:r>
        <w:rPr>
          <w:rFonts w:hint="cs"/>
          <w:rtl/>
        </w:rPr>
        <w:t xml:space="preserve"> 50%, חבר הכנסת בריזון.</w:t>
      </w:r>
    </w:p>
    <w:p w14:paraId="045A137D" w14:textId="77777777" w:rsidR="00000000" w:rsidRDefault="007C71EE">
      <w:pPr>
        <w:pStyle w:val="a"/>
        <w:rPr>
          <w:rFonts w:hint="cs"/>
          <w:rtl/>
        </w:rPr>
      </w:pPr>
    </w:p>
    <w:p w14:paraId="0EAA60FB" w14:textId="77777777" w:rsidR="00000000" w:rsidRDefault="007C71EE">
      <w:pPr>
        <w:pStyle w:val="ac"/>
        <w:rPr>
          <w:rtl/>
        </w:rPr>
      </w:pPr>
      <w:r>
        <w:rPr>
          <w:rFonts w:hint="eastAsia"/>
          <w:rtl/>
        </w:rPr>
        <w:t>רוני</w:t>
      </w:r>
      <w:r>
        <w:rPr>
          <w:rtl/>
        </w:rPr>
        <w:t xml:space="preserve"> בריזון (שינוי):</w:t>
      </w:r>
    </w:p>
    <w:p w14:paraId="395723FF" w14:textId="77777777" w:rsidR="00000000" w:rsidRDefault="007C71EE">
      <w:pPr>
        <w:pStyle w:val="a"/>
        <w:rPr>
          <w:rFonts w:hint="cs"/>
          <w:rtl/>
        </w:rPr>
      </w:pPr>
    </w:p>
    <w:p w14:paraId="5F0CCAEC" w14:textId="77777777" w:rsidR="00000000" w:rsidRDefault="007C71EE">
      <w:pPr>
        <w:pStyle w:val="a"/>
        <w:rPr>
          <w:rFonts w:hint="cs"/>
          <w:rtl/>
        </w:rPr>
      </w:pPr>
      <w:r>
        <w:rPr>
          <w:rFonts w:hint="cs"/>
          <w:rtl/>
        </w:rPr>
        <w:t>אני רוצה לראות את המספרים האלה.</w:t>
      </w:r>
    </w:p>
    <w:p w14:paraId="08D19F0C" w14:textId="77777777" w:rsidR="00000000" w:rsidRDefault="007C71EE">
      <w:pPr>
        <w:pStyle w:val="a"/>
        <w:rPr>
          <w:rFonts w:hint="cs"/>
          <w:rtl/>
        </w:rPr>
      </w:pPr>
    </w:p>
    <w:p w14:paraId="6CCF44A2" w14:textId="77777777" w:rsidR="00000000" w:rsidRDefault="007C71EE">
      <w:pPr>
        <w:pStyle w:val="SpeakerCon"/>
        <w:rPr>
          <w:rtl/>
        </w:rPr>
      </w:pPr>
      <w:bookmarkStart w:id="2053" w:name="FS000000526T28_05_2003_03_24_01C"/>
      <w:bookmarkEnd w:id="2053"/>
      <w:r>
        <w:rPr>
          <w:rtl/>
        </w:rPr>
        <w:t>משה גפני (יהדות התורה):</w:t>
      </w:r>
    </w:p>
    <w:p w14:paraId="6688DA4F" w14:textId="77777777" w:rsidR="00000000" w:rsidRDefault="007C71EE">
      <w:pPr>
        <w:pStyle w:val="a"/>
        <w:rPr>
          <w:rtl/>
        </w:rPr>
      </w:pPr>
    </w:p>
    <w:p w14:paraId="2B2BF26D" w14:textId="77777777" w:rsidR="00000000" w:rsidRDefault="007C71EE">
      <w:pPr>
        <w:pStyle w:val="a"/>
        <w:rPr>
          <w:rFonts w:hint="cs"/>
          <w:rtl/>
        </w:rPr>
      </w:pPr>
      <w:r>
        <w:rPr>
          <w:rFonts w:hint="cs"/>
          <w:rtl/>
        </w:rPr>
        <w:t>אתה יכול לראות, אני גם דיברתי אתו קודם. זה מה שהולך להיות. זה בניגוד מוחלט למה שהוא אמר  לחברי ועדת הכספים - ולא משנה אם אתה בעד א</w:t>
      </w:r>
      <w:r>
        <w:rPr>
          <w:rFonts w:hint="cs"/>
          <w:rtl/>
        </w:rPr>
        <w:t>ו נגד, אבל קודם כול הנתון, שנדע על מה אנחנו מצביעים. מי שירצה יצביע נגד, מי שירצה יצביע בעד. אני נגד שבע שנים ונגד ארבע שנים. אני נגד הצורה הזאת. אני חושב שזה לא מתאים למדינת ישראל. אני חושב שזה מהלך שגוי, מוטעה. הם מנהלים את המדינה. אתם אפילו לא יודעים על</w:t>
      </w:r>
      <w:r>
        <w:rPr>
          <w:rFonts w:hint="cs"/>
          <w:rtl/>
        </w:rPr>
        <w:t xml:space="preserve"> מה מדובר. אני יוד</w:t>
      </w:r>
      <w:r>
        <w:rPr>
          <w:rFonts w:hint="eastAsia"/>
          <w:rtl/>
        </w:rPr>
        <w:t>ע</w:t>
      </w:r>
      <w:r>
        <w:rPr>
          <w:rFonts w:hint="cs"/>
          <w:rtl/>
        </w:rPr>
        <w:t xml:space="preserve"> שיושבים אחרי זה וצוחקים עלינו. </w:t>
      </w:r>
    </w:p>
    <w:p w14:paraId="4FFFFE63" w14:textId="77777777" w:rsidR="00000000" w:rsidRDefault="007C71EE">
      <w:pPr>
        <w:pStyle w:val="a"/>
        <w:rPr>
          <w:rFonts w:hint="cs"/>
          <w:rtl/>
        </w:rPr>
      </w:pPr>
    </w:p>
    <w:p w14:paraId="2ACEFE0C" w14:textId="77777777" w:rsidR="00000000" w:rsidRDefault="007C71EE">
      <w:pPr>
        <w:pStyle w:val="a"/>
        <w:rPr>
          <w:rFonts w:hint="cs"/>
          <w:rtl/>
        </w:rPr>
      </w:pPr>
      <w:r>
        <w:rPr>
          <w:rFonts w:hint="cs"/>
          <w:rtl/>
        </w:rPr>
        <w:t xml:space="preserve">מה לעשות, לא התעצלתי, הלכתי לביטוח הלאומי, ביקשתי את הנתון. מה יסבירו? אני מחר מביא פה הסתייגות. ערב טוב, הרב פרוש. </w:t>
      </w:r>
    </w:p>
    <w:p w14:paraId="61F4E348" w14:textId="77777777" w:rsidR="00000000" w:rsidRDefault="007C71EE">
      <w:pPr>
        <w:pStyle w:val="a"/>
        <w:rPr>
          <w:rFonts w:hint="cs"/>
          <w:rtl/>
        </w:rPr>
      </w:pPr>
    </w:p>
    <w:p w14:paraId="0AC02198" w14:textId="77777777" w:rsidR="00000000" w:rsidRDefault="007C71EE">
      <w:pPr>
        <w:pStyle w:val="a"/>
        <w:rPr>
          <w:rFonts w:hint="cs"/>
          <w:rtl/>
        </w:rPr>
      </w:pPr>
      <w:r>
        <w:rPr>
          <w:rFonts w:hint="cs"/>
          <w:rtl/>
        </w:rPr>
        <w:t>אני לא מבין. הרי יש גבול לכל דבר שעושים עם חברי כנסת. אתם חברי כנסת חדשים, אתם צריכים</w:t>
      </w:r>
      <w:r>
        <w:rPr>
          <w:rFonts w:hint="cs"/>
          <w:rtl/>
        </w:rPr>
        <w:t xml:space="preserve"> להיות ערים לעניין הזה. יש פה תופעה שהיא תופעה מאוד מסוכנת. המשמעות של העניין.</w:t>
      </w:r>
    </w:p>
    <w:p w14:paraId="07D56EEE" w14:textId="77777777" w:rsidR="00000000" w:rsidRDefault="007C71EE">
      <w:pPr>
        <w:pStyle w:val="a"/>
        <w:rPr>
          <w:rtl/>
        </w:rPr>
      </w:pPr>
    </w:p>
    <w:p w14:paraId="220D6878" w14:textId="77777777" w:rsidR="00000000" w:rsidRDefault="007C71EE">
      <w:pPr>
        <w:pStyle w:val="a"/>
        <w:rPr>
          <w:rFonts w:hint="cs"/>
          <w:rtl/>
        </w:rPr>
      </w:pPr>
      <w:r>
        <w:rPr>
          <w:rFonts w:hint="cs"/>
          <w:rtl/>
        </w:rPr>
        <w:t>מותר לחברי כנסת לומר: אני בעד, אני נגד. מותר לכל אחד להגיד. זה תפקידו. הוא צריך להיות שלם עם מצפונו, הוא צריך להיות שלם עם ציבור אזרחי המדינה, אבל הוא צריך לדעת את הנתון. זה הנ</w:t>
      </w:r>
      <w:r>
        <w:rPr>
          <w:rFonts w:hint="cs"/>
          <w:rtl/>
        </w:rPr>
        <w:t>ייר של הביטוח הלאומי: קיצוץ של 50%.</w:t>
      </w:r>
    </w:p>
    <w:p w14:paraId="776D8C6C" w14:textId="77777777" w:rsidR="00000000" w:rsidRDefault="007C71EE">
      <w:pPr>
        <w:pStyle w:val="a"/>
        <w:rPr>
          <w:rFonts w:hint="cs"/>
          <w:rtl/>
        </w:rPr>
      </w:pPr>
    </w:p>
    <w:p w14:paraId="40B0FA5A" w14:textId="77777777" w:rsidR="00000000" w:rsidRDefault="007C71EE">
      <w:pPr>
        <w:pStyle w:val="a"/>
        <w:rPr>
          <w:rFonts w:hint="cs"/>
          <w:rtl/>
        </w:rPr>
      </w:pPr>
      <w:r>
        <w:rPr>
          <w:rFonts w:hint="cs"/>
          <w:rtl/>
        </w:rPr>
        <w:t>אני רוצה להגיד לך, חבר הכנסת בריזון, אני לא יודע אם הסתכלת בתקופה האחרונה בעיניים לאם שבעלה מובטל ויש לה שבעה-שמונה ילדים. זה יכול להיות באופקים, זה יכול להיות בנתיבות, זה יכול להיות בבני-ברק ובכל מיני מקומות בארץ. יכול</w:t>
      </w:r>
      <w:r>
        <w:rPr>
          <w:rFonts w:hint="cs"/>
          <w:rtl/>
        </w:rPr>
        <w:t>ת לראות בעיניים שלה את הפחד הכלכלי - שמחר לא יהיה לה אוכל לתת לילדים. אני לא יודע אם אתה מכיר את זה. אני גרתי באופקים למעלה מ=20 שנה. אני ראיתי מקררים ריקים. אני לא יודע אם ראית בעיניך איך אשה כזאת נראית היום.</w:t>
      </w:r>
    </w:p>
    <w:p w14:paraId="608136EB" w14:textId="77777777" w:rsidR="00000000" w:rsidRDefault="007C71EE">
      <w:pPr>
        <w:pStyle w:val="a"/>
        <w:rPr>
          <w:rFonts w:hint="cs"/>
          <w:rtl/>
        </w:rPr>
      </w:pPr>
    </w:p>
    <w:p w14:paraId="5824C89C" w14:textId="77777777" w:rsidR="00000000" w:rsidRDefault="007C71EE">
      <w:pPr>
        <w:pStyle w:val="a"/>
        <w:rPr>
          <w:rFonts w:hint="cs"/>
          <w:rtl/>
        </w:rPr>
      </w:pPr>
      <w:r>
        <w:rPr>
          <w:rFonts w:hint="cs"/>
          <w:rtl/>
        </w:rPr>
        <w:t xml:space="preserve">אני מציע לכם, בעיקר חברי הכנסת משינוי. בסדר, </w:t>
      </w:r>
      <w:r>
        <w:rPr>
          <w:rFonts w:hint="cs"/>
          <w:rtl/>
        </w:rPr>
        <w:t xml:space="preserve">נגמר, היתה שנאת חרדים - - - </w:t>
      </w:r>
    </w:p>
    <w:p w14:paraId="1630F073" w14:textId="77777777" w:rsidR="00000000" w:rsidRDefault="007C71EE">
      <w:pPr>
        <w:pStyle w:val="a"/>
        <w:rPr>
          <w:rFonts w:hint="cs"/>
          <w:rtl/>
        </w:rPr>
      </w:pPr>
    </w:p>
    <w:p w14:paraId="6E853534" w14:textId="77777777" w:rsidR="00000000" w:rsidRDefault="007C71EE">
      <w:pPr>
        <w:pStyle w:val="ac"/>
        <w:rPr>
          <w:rtl/>
        </w:rPr>
      </w:pPr>
      <w:r>
        <w:rPr>
          <w:rFonts w:hint="eastAsia"/>
          <w:rtl/>
        </w:rPr>
        <w:t>רוני</w:t>
      </w:r>
      <w:r>
        <w:rPr>
          <w:rtl/>
        </w:rPr>
        <w:t xml:space="preserve"> בריזון (שינוי):</w:t>
      </w:r>
    </w:p>
    <w:p w14:paraId="07570C65" w14:textId="77777777" w:rsidR="00000000" w:rsidRDefault="007C71EE">
      <w:pPr>
        <w:pStyle w:val="a"/>
        <w:rPr>
          <w:rFonts w:hint="cs"/>
          <w:rtl/>
        </w:rPr>
      </w:pPr>
    </w:p>
    <w:p w14:paraId="318345F3" w14:textId="77777777" w:rsidR="00000000" w:rsidRDefault="007C71EE">
      <w:pPr>
        <w:pStyle w:val="a"/>
        <w:rPr>
          <w:rFonts w:hint="cs"/>
          <w:rtl/>
        </w:rPr>
      </w:pPr>
      <w:r>
        <w:rPr>
          <w:rFonts w:hint="cs"/>
          <w:rtl/>
        </w:rPr>
        <w:t>נארישקייט - את זה אתה מכיר.</w:t>
      </w:r>
    </w:p>
    <w:p w14:paraId="141F4B27" w14:textId="77777777" w:rsidR="00000000" w:rsidRDefault="007C71EE">
      <w:pPr>
        <w:pStyle w:val="a"/>
        <w:rPr>
          <w:rFonts w:hint="cs"/>
          <w:rtl/>
        </w:rPr>
      </w:pPr>
    </w:p>
    <w:p w14:paraId="0F92E2C6" w14:textId="77777777" w:rsidR="00000000" w:rsidRDefault="007C71EE">
      <w:pPr>
        <w:pStyle w:val="SpeakerCon"/>
        <w:rPr>
          <w:rtl/>
        </w:rPr>
      </w:pPr>
      <w:bookmarkStart w:id="2054" w:name="FS000000526T28_05_2003_01_50_48C"/>
      <w:bookmarkEnd w:id="2054"/>
      <w:r>
        <w:rPr>
          <w:rtl/>
        </w:rPr>
        <w:t>משה גפני (יהדות התורה):</w:t>
      </w:r>
    </w:p>
    <w:p w14:paraId="111283F9" w14:textId="77777777" w:rsidR="00000000" w:rsidRDefault="007C71EE">
      <w:pPr>
        <w:pStyle w:val="a"/>
        <w:rPr>
          <w:rtl/>
        </w:rPr>
      </w:pPr>
    </w:p>
    <w:p w14:paraId="0E5DAA39" w14:textId="77777777" w:rsidR="00000000" w:rsidRDefault="007C71EE">
      <w:pPr>
        <w:pStyle w:val="a"/>
        <w:rPr>
          <w:rFonts w:hint="cs"/>
          <w:rtl/>
        </w:rPr>
      </w:pPr>
      <w:r>
        <w:rPr>
          <w:rFonts w:hint="cs"/>
          <w:rtl/>
        </w:rPr>
        <w:t>בסדר, לא חשוב. אני מתכוון בכותרת. אנחנו נמצאים פה בבניין. אנחנו יודעים שמסתכלים עלינו, ואנחנו יודעים שמאחורי כולנו עומדים כל תושבי המדינה. התפקיד שלנו</w:t>
      </w:r>
      <w:r>
        <w:rPr>
          <w:rFonts w:hint="cs"/>
          <w:rtl/>
        </w:rPr>
        <w:t xml:space="preserve"> הוא לא לעשות רע. נכון, יש מצב כלכלי קשה. יש מאיפה לקחת גם במצב הזה. לא חייבים לפגוע רק במשפחות החלשות כלכלית, מכיוון שהתוצאה של העניין תהיה, שמדינת ישראל תלך לשסע חברתי כזה, שכל פתרון כלכלי לא יציל אותה. מכיוון שאם אין חוסן חברתי לעם, למדינה, שום דבר אחר </w:t>
      </w:r>
      <w:r>
        <w:rPr>
          <w:rFonts w:hint="cs"/>
          <w:rtl/>
        </w:rPr>
        <w:t>לא יוכל להחזיק אותם - לא ביטחון, לא כלכלה, לא שום דבר. החוסן החברתי הוא הדבר החשוב ביותר, וזה מה שהתוכנית הזאת הולכת לחסל. תודה רבה.</w:t>
      </w:r>
    </w:p>
    <w:p w14:paraId="3A57FA1D" w14:textId="77777777" w:rsidR="00000000" w:rsidRDefault="007C71EE">
      <w:pPr>
        <w:pStyle w:val="a"/>
        <w:rPr>
          <w:rFonts w:hint="cs"/>
          <w:rtl/>
        </w:rPr>
      </w:pPr>
    </w:p>
    <w:p w14:paraId="5C230738" w14:textId="77777777" w:rsidR="00000000" w:rsidRDefault="007C71EE">
      <w:pPr>
        <w:pStyle w:val="ad"/>
        <w:rPr>
          <w:rtl/>
        </w:rPr>
      </w:pPr>
      <w:r>
        <w:rPr>
          <w:rtl/>
        </w:rPr>
        <w:t>היו"ר מיכאל נודלמן:</w:t>
      </w:r>
    </w:p>
    <w:p w14:paraId="46D8E3A2" w14:textId="77777777" w:rsidR="00000000" w:rsidRDefault="007C71EE">
      <w:pPr>
        <w:pStyle w:val="a"/>
        <w:rPr>
          <w:rtl/>
        </w:rPr>
      </w:pPr>
    </w:p>
    <w:p w14:paraId="09A19419" w14:textId="77777777" w:rsidR="00000000" w:rsidRDefault="007C71EE">
      <w:pPr>
        <w:pStyle w:val="a"/>
        <w:rPr>
          <w:rFonts w:hint="cs"/>
          <w:rtl/>
        </w:rPr>
      </w:pPr>
      <w:r>
        <w:rPr>
          <w:rFonts w:hint="cs"/>
          <w:rtl/>
        </w:rPr>
        <w:t xml:space="preserve">חבר הכנסת אבשלום וילן, בבקשה. אחריו </w:t>
      </w:r>
      <w:r>
        <w:rPr>
          <w:rtl/>
        </w:rPr>
        <w:t>–</w:t>
      </w:r>
      <w:r>
        <w:rPr>
          <w:rFonts w:hint="cs"/>
          <w:rtl/>
        </w:rPr>
        <w:t xml:space="preserve"> חבר הכנסת ואסל טאהא.</w:t>
      </w:r>
    </w:p>
    <w:p w14:paraId="16BB392F" w14:textId="77777777" w:rsidR="00000000" w:rsidRDefault="007C71EE">
      <w:pPr>
        <w:pStyle w:val="a"/>
        <w:rPr>
          <w:rFonts w:hint="cs"/>
          <w:rtl/>
        </w:rPr>
      </w:pPr>
    </w:p>
    <w:p w14:paraId="278D7919" w14:textId="77777777" w:rsidR="00000000" w:rsidRDefault="007C71EE">
      <w:pPr>
        <w:pStyle w:val="Speaker"/>
        <w:rPr>
          <w:rtl/>
        </w:rPr>
      </w:pPr>
      <w:bookmarkStart w:id="2055" w:name="FS000000505T28_05_2003_01_53_26"/>
      <w:bookmarkEnd w:id="2055"/>
      <w:r>
        <w:rPr>
          <w:rFonts w:hint="eastAsia"/>
          <w:rtl/>
        </w:rPr>
        <w:t>אבשלום</w:t>
      </w:r>
      <w:r>
        <w:rPr>
          <w:rtl/>
        </w:rPr>
        <w:t xml:space="preserve"> וילן (מרצ):</w:t>
      </w:r>
    </w:p>
    <w:p w14:paraId="796B7052" w14:textId="77777777" w:rsidR="00000000" w:rsidRDefault="007C71EE">
      <w:pPr>
        <w:pStyle w:val="a"/>
        <w:rPr>
          <w:rFonts w:hint="cs"/>
          <w:rtl/>
        </w:rPr>
      </w:pPr>
    </w:p>
    <w:p w14:paraId="29C0FB7E" w14:textId="77777777" w:rsidR="00000000" w:rsidRDefault="007C71EE">
      <w:pPr>
        <w:pStyle w:val="a"/>
        <w:rPr>
          <w:rFonts w:hint="cs"/>
          <w:rtl/>
        </w:rPr>
      </w:pPr>
      <w:r>
        <w:rPr>
          <w:rFonts w:hint="cs"/>
          <w:rtl/>
        </w:rPr>
        <w:t>אדוני היושב-ראש, רבות</w:t>
      </w:r>
      <w:r>
        <w:rPr>
          <w:rFonts w:hint="cs"/>
          <w:rtl/>
        </w:rPr>
        <w:t>י חברי הכנסת, בשעת לילה מאוחרת זו אין מנוס מלחזור ולומר מה הן הבעיות העיקריות של התוכנית הכלכלית הזאת. הרי, כפי שהעיר קודם חבר הכנסת הוותיק חיים רמון לחברת הכנסת החדשה הצעירה ענבל גבריאלי, לא מספיק להגיד "אחריות לאומית" או "צריך לתמוך בתוכנית כי אין ברירה"</w:t>
      </w:r>
      <w:r>
        <w:rPr>
          <w:rFonts w:hint="cs"/>
          <w:rtl/>
        </w:rPr>
        <w:t>. תוכנית חייבת לענות על מטרה.</w:t>
      </w:r>
    </w:p>
    <w:p w14:paraId="6B7CD46E" w14:textId="77777777" w:rsidR="00000000" w:rsidRDefault="007C71EE">
      <w:pPr>
        <w:pStyle w:val="a"/>
        <w:rPr>
          <w:rFonts w:hint="cs"/>
          <w:rtl/>
        </w:rPr>
      </w:pPr>
    </w:p>
    <w:p w14:paraId="2EEE80FD" w14:textId="77777777" w:rsidR="00000000" w:rsidRDefault="007C71EE">
      <w:pPr>
        <w:pStyle w:val="a"/>
        <w:rPr>
          <w:rFonts w:hint="cs"/>
          <w:rtl/>
        </w:rPr>
      </w:pPr>
      <w:r>
        <w:rPr>
          <w:rFonts w:hint="cs"/>
          <w:rtl/>
        </w:rPr>
        <w:t>התוכנית הכלכלית הזאת היא כבר התוכנית הרביעית בשנתיים האחרונות, וכל מטרתן בעצם לסגור את הפער שנוצר בין הכנסות המדינה להוצאותיה. אם לפני שנתיים וחצי היינו בגירעון תקציבי של 1.5% ודיברנו על אמנת מסטריכט, ורצו לרדת לאפס גירעון בא</w:t>
      </w:r>
      <w:r>
        <w:rPr>
          <w:rFonts w:hint="cs"/>
          <w:rtl/>
        </w:rPr>
        <w:t xml:space="preserve">יזון תקציבי </w:t>
      </w:r>
      <w:r>
        <w:rPr>
          <w:rtl/>
        </w:rPr>
        <w:t>–</w:t>
      </w:r>
      <w:r>
        <w:rPr>
          <w:rFonts w:hint="cs"/>
          <w:rtl/>
        </w:rPr>
        <w:t xml:space="preserve"> אף שאני ככלכלן מתנגד למונח "איזון תקציבי" בנתונים של מדינת ישראל, עם הוצאות הביטחון ועם כל מה שמתבקש </w:t>
      </w:r>
      <w:r>
        <w:rPr>
          <w:rtl/>
        </w:rPr>
        <w:t>–</w:t>
      </w:r>
      <w:r>
        <w:rPr>
          <w:rFonts w:hint="cs"/>
          <w:rtl/>
        </w:rPr>
        <w:t xml:space="preserve"> בכל אופן אנחנו נמצאים היום בגירעון של 6%. עוד פעם, על-פי החישובים שלנו. אם נשווה את זה למסטריכט, אנחנו אולי ב=7%-8%. אדוני היושב-ראש, גם את</w:t>
      </w:r>
      <w:r>
        <w:rPr>
          <w:rFonts w:hint="cs"/>
          <w:rtl/>
        </w:rPr>
        <w:t>ה כלכלן ואתה יודע שבעצם במשך כמעט שלוש שנים הספירלה של המיתון מסתובבת ואנחנו איננו מצליחים לעצור אותו. הטענה המרכזית שלי היא, שגם התוכנית הזאת לא תצליח לעצור את המיתון, משום שזו לא בעיה של תרופות, זאת בעיה של כיוון.</w:t>
      </w:r>
    </w:p>
    <w:p w14:paraId="0ED73BA9" w14:textId="77777777" w:rsidR="00000000" w:rsidRDefault="007C71EE">
      <w:pPr>
        <w:pStyle w:val="a"/>
        <w:rPr>
          <w:rFonts w:hint="cs"/>
          <w:rtl/>
        </w:rPr>
      </w:pPr>
    </w:p>
    <w:p w14:paraId="72187C63" w14:textId="77777777" w:rsidR="00000000" w:rsidRDefault="007C71EE">
      <w:pPr>
        <w:pStyle w:val="a"/>
        <w:rPr>
          <w:rFonts w:hint="cs"/>
          <w:rtl/>
        </w:rPr>
      </w:pPr>
      <w:r>
        <w:rPr>
          <w:rFonts w:hint="cs"/>
          <w:rtl/>
        </w:rPr>
        <w:t>הטענה השנייה שלי היא, שהתוכנית הזאת בעצ</w:t>
      </w:r>
      <w:r>
        <w:rPr>
          <w:rFonts w:hint="cs"/>
          <w:rtl/>
        </w:rPr>
        <w:t xml:space="preserve">ם במקום לעצור את הדימום באובדן ההכנסות, היא לחלוטין לא עוסקת בנושא הצמיחה. הראיה, שאפילו בהגדרת המטרה </w:t>
      </w:r>
      <w:r>
        <w:rPr>
          <w:rtl/>
        </w:rPr>
        <w:t>–</w:t>
      </w:r>
      <w:r>
        <w:rPr>
          <w:rFonts w:hint="cs"/>
          <w:rtl/>
        </w:rPr>
        <w:t xml:space="preserve"> ועברתי עכשיו שוב על נימוק ההסתייגויות לקראת מחר ועל סימונן, חיפשתי היכן המלה "צמיחה", היכן הגדרת המטרה של צמיחה, ולא מצאתי.</w:t>
      </w:r>
    </w:p>
    <w:p w14:paraId="3068D26F" w14:textId="77777777" w:rsidR="00000000" w:rsidRDefault="007C71EE">
      <w:pPr>
        <w:pStyle w:val="a"/>
        <w:rPr>
          <w:rFonts w:hint="cs"/>
          <w:rtl/>
        </w:rPr>
      </w:pPr>
    </w:p>
    <w:p w14:paraId="405DB887" w14:textId="77777777" w:rsidR="00000000" w:rsidRDefault="007C71EE">
      <w:pPr>
        <w:pStyle w:val="a"/>
        <w:rPr>
          <w:rFonts w:hint="cs"/>
          <w:rtl/>
        </w:rPr>
      </w:pPr>
      <w:r>
        <w:rPr>
          <w:rFonts w:hint="cs"/>
          <w:rtl/>
        </w:rPr>
        <w:t>יותר מזה, שישפוט הציבור, בו</w:t>
      </w:r>
      <w:r>
        <w:rPr>
          <w:rFonts w:hint="cs"/>
          <w:rtl/>
        </w:rPr>
        <w:t>ועדת הכספים יושבים שבעה חברי אופוזיציה ועשרה חברי קואליציה. ההצבעה שם היא בדרך כלל אופוזיציונית-קואליציונית. סיעת מרצ, חברי חיים אורון ואנוכי, ביקשנו להוסיף את המלה "צמיחה" להגדרת המטרה, כדי שלפחות נסמן את היעד. הרובוטריק האוטומטי של עשרת חברי הקואליציה הת</w:t>
      </w:r>
      <w:r>
        <w:rPr>
          <w:rFonts w:hint="cs"/>
          <w:rtl/>
        </w:rPr>
        <w:t>רומם והצביע נגד. מדוע? מוזר. אפילו אנשי הקואליציה אינם מאמינים שצמיחה תהיה בתוכנית, ולכן סירבו להכניס את המלה "צמיחה".</w:t>
      </w:r>
    </w:p>
    <w:p w14:paraId="667CE277" w14:textId="77777777" w:rsidR="00000000" w:rsidRDefault="007C71EE">
      <w:pPr>
        <w:pStyle w:val="a"/>
        <w:rPr>
          <w:rFonts w:hint="cs"/>
          <w:rtl/>
        </w:rPr>
      </w:pPr>
    </w:p>
    <w:p w14:paraId="6008DDC0" w14:textId="77777777" w:rsidR="00000000" w:rsidRDefault="007C71EE">
      <w:pPr>
        <w:pStyle w:val="a"/>
        <w:rPr>
          <w:rFonts w:hint="cs"/>
          <w:rtl/>
        </w:rPr>
      </w:pPr>
      <w:r>
        <w:rPr>
          <w:rFonts w:hint="cs"/>
          <w:rtl/>
        </w:rPr>
        <w:t>למה אני אומר את זה? כי הכשל השני של התוכנית הוא אותם ניסיונות חוזרים ונשנים של בנימין נתניהו להכניס אידיאולוגיה קיצונית לתוך תוכנית כלכל</w:t>
      </w:r>
      <w:r>
        <w:rPr>
          <w:rFonts w:hint="cs"/>
          <w:rtl/>
        </w:rPr>
        <w:t>ית שביסודה חייבת להיות פרגמטית. היא חייבת לתת תשובה כיצד עוצרים את הדימום של הגירעון, כיצד מגדילים את הכנסות המדינה ממסים וממקורות אחרים ויוצאים לדרך של צמיחה. אבל נתניהו החליט לעסוק באידיאולוגיה כלכלית. באיזה מובן?</w:t>
      </w:r>
    </w:p>
    <w:p w14:paraId="4F2FE584" w14:textId="77777777" w:rsidR="00000000" w:rsidRDefault="007C71EE">
      <w:pPr>
        <w:pStyle w:val="a"/>
        <w:rPr>
          <w:rFonts w:hint="cs"/>
          <w:rtl/>
        </w:rPr>
      </w:pPr>
    </w:p>
    <w:p w14:paraId="7B84DFD4" w14:textId="77777777" w:rsidR="00000000" w:rsidRDefault="007C71EE">
      <w:pPr>
        <w:pStyle w:val="a"/>
        <w:rPr>
          <w:rFonts w:hint="cs"/>
          <w:rtl/>
        </w:rPr>
      </w:pPr>
      <w:r>
        <w:rPr>
          <w:rFonts w:hint="cs"/>
          <w:rtl/>
        </w:rPr>
        <w:t>קחו למשל נושא של רפורמה במס. ועדת הכספי</w:t>
      </w:r>
      <w:r>
        <w:rPr>
          <w:rFonts w:hint="cs"/>
          <w:rtl/>
        </w:rPr>
        <w:t>ם, כנסת ישראל, אימצה לפני שנה בדיוק רפורמה במס. היא אמרה שהיא תימשך על פני כמה שנים. היה ברור שמדובר בהוצאה תקציבית בטווח  הקצר, ורק בטווח הבינוני ההוצאה מתאזנת, ובטווח הארוך יש הגדלת צמיחה וכתוצאה מכך גם תוספת הכנסות.</w:t>
      </w:r>
    </w:p>
    <w:p w14:paraId="338BB0EB" w14:textId="77777777" w:rsidR="00000000" w:rsidRDefault="007C71EE">
      <w:pPr>
        <w:pStyle w:val="a"/>
        <w:rPr>
          <w:rFonts w:hint="cs"/>
          <w:rtl/>
        </w:rPr>
      </w:pPr>
    </w:p>
    <w:p w14:paraId="110EE63D" w14:textId="77777777" w:rsidR="00000000" w:rsidRDefault="007C71EE">
      <w:pPr>
        <w:pStyle w:val="a"/>
        <w:rPr>
          <w:rFonts w:hint="cs"/>
          <w:rtl/>
        </w:rPr>
      </w:pPr>
      <w:r>
        <w:rPr>
          <w:rFonts w:hint="cs"/>
          <w:rtl/>
        </w:rPr>
        <w:t>אין מקום אחד בעולם, אדוני היושב-ראש,</w:t>
      </w:r>
      <w:r>
        <w:rPr>
          <w:rFonts w:hint="cs"/>
          <w:rtl/>
        </w:rPr>
        <w:t xml:space="preserve"> שבו בתקופה של מיתון כלכלי, כאשר הספירלה הכלכלית ממשיכה להתכנס כלפי פנים, שהכנסות המדינה הולכות ויורדות, שהורידו מסים לאזרחים והמיתון הסתיים. אין דוגמה כזאת. איש מעולם לא ניסה את זה. אבל בנימין נתניהו, בוגר </w:t>
      </w:r>
      <w:r>
        <w:rPr>
          <w:rFonts w:hint="cs"/>
        </w:rPr>
        <w:t>MIT</w:t>
      </w:r>
      <w:r>
        <w:rPr>
          <w:rFonts w:hint="cs"/>
          <w:rtl/>
        </w:rPr>
        <w:t>, הולך לאקספרימנט כלכלי, מביא כל מיני פרופסורי</w:t>
      </w:r>
      <w:r>
        <w:rPr>
          <w:rFonts w:hint="cs"/>
          <w:rtl/>
        </w:rPr>
        <w:t>ם, נשען עליהם וככה זורה חול בעיניים.</w:t>
      </w:r>
    </w:p>
    <w:p w14:paraId="03A374DA" w14:textId="77777777" w:rsidR="00000000" w:rsidRDefault="007C71EE">
      <w:pPr>
        <w:pStyle w:val="a"/>
        <w:rPr>
          <w:rFonts w:hint="cs"/>
          <w:rtl/>
        </w:rPr>
      </w:pPr>
    </w:p>
    <w:p w14:paraId="30C675A3" w14:textId="77777777" w:rsidR="00000000" w:rsidRDefault="007C71EE">
      <w:pPr>
        <w:pStyle w:val="ac"/>
        <w:rPr>
          <w:rtl/>
        </w:rPr>
      </w:pPr>
      <w:r>
        <w:rPr>
          <w:rFonts w:hint="eastAsia"/>
          <w:rtl/>
        </w:rPr>
        <w:t>ואסל</w:t>
      </w:r>
      <w:r>
        <w:rPr>
          <w:rtl/>
        </w:rPr>
        <w:t xml:space="preserve"> טאהא (בל"ד):</w:t>
      </w:r>
    </w:p>
    <w:p w14:paraId="489BA8A9" w14:textId="77777777" w:rsidR="00000000" w:rsidRDefault="007C71EE">
      <w:pPr>
        <w:pStyle w:val="a"/>
        <w:rPr>
          <w:rFonts w:hint="cs"/>
          <w:rtl/>
        </w:rPr>
      </w:pPr>
    </w:p>
    <w:p w14:paraId="16A228F3" w14:textId="77777777" w:rsidR="00000000" w:rsidRDefault="007C71EE">
      <w:pPr>
        <w:pStyle w:val="a"/>
        <w:rPr>
          <w:rFonts w:hint="cs"/>
          <w:rtl/>
        </w:rPr>
      </w:pPr>
      <w:r>
        <w:rPr>
          <w:rFonts w:hint="cs"/>
          <w:rtl/>
        </w:rPr>
        <w:t>הוא מתייעץ עם קונדוליסה רייס.</w:t>
      </w:r>
    </w:p>
    <w:p w14:paraId="6609A5AD" w14:textId="77777777" w:rsidR="00000000" w:rsidRDefault="007C71EE">
      <w:pPr>
        <w:pStyle w:val="a"/>
        <w:rPr>
          <w:rFonts w:hint="cs"/>
          <w:rtl/>
        </w:rPr>
      </w:pPr>
    </w:p>
    <w:p w14:paraId="1B25CEEB" w14:textId="77777777" w:rsidR="00000000" w:rsidRDefault="007C71EE">
      <w:pPr>
        <w:pStyle w:val="SpeakerCon"/>
        <w:rPr>
          <w:rtl/>
        </w:rPr>
      </w:pPr>
      <w:bookmarkStart w:id="2056" w:name="FS000000505T28_05_2003_02_06_57C"/>
      <w:bookmarkEnd w:id="2056"/>
      <w:r>
        <w:rPr>
          <w:rtl/>
        </w:rPr>
        <w:t>אבשלום וילן (מרצ):</w:t>
      </w:r>
    </w:p>
    <w:p w14:paraId="147FC485" w14:textId="77777777" w:rsidR="00000000" w:rsidRDefault="007C71EE">
      <w:pPr>
        <w:pStyle w:val="a"/>
        <w:rPr>
          <w:rtl/>
        </w:rPr>
      </w:pPr>
    </w:p>
    <w:p w14:paraId="04A2F02C" w14:textId="77777777" w:rsidR="00000000" w:rsidRDefault="007C71EE">
      <w:pPr>
        <w:pStyle w:val="a"/>
        <w:rPr>
          <w:rFonts w:hint="cs"/>
          <w:rtl/>
        </w:rPr>
      </w:pPr>
      <w:r>
        <w:rPr>
          <w:rFonts w:hint="cs"/>
          <w:rtl/>
        </w:rPr>
        <w:t>הוא לא מתייעץ עם קונדוליסה רייס.</w:t>
      </w:r>
    </w:p>
    <w:p w14:paraId="79E470E4" w14:textId="77777777" w:rsidR="00000000" w:rsidRDefault="007C71EE">
      <w:pPr>
        <w:pStyle w:val="a"/>
        <w:rPr>
          <w:rFonts w:hint="cs"/>
          <w:rtl/>
        </w:rPr>
      </w:pPr>
    </w:p>
    <w:p w14:paraId="4BCBE1C6" w14:textId="77777777" w:rsidR="00000000" w:rsidRDefault="007C71EE">
      <w:pPr>
        <w:pStyle w:val="ac"/>
        <w:rPr>
          <w:rtl/>
        </w:rPr>
      </w:pPr>
      <w:r>
        <w:rPr>
          <w:rFonts w:hint="eastAsia"/>
          <w:rtl/>
        </w:rPr>
        <w:t>ואסל</w:t>
      </w:r>
      <w:r>
        <w:rPr>
          <w:rtl/>
        </w:rPr>
        <w:t xml:space="preserve"> טאהא (בל"ד):</w:t>
      </w:r>
    </w:p>
    <w:p w14:paraId="67A14803" w14:textId="77777777" w:rsidR="00000000" w:rsidRDefault="007C71EE">
      <w:pPr>
        <w:pStyle w:val="a"/>
        <w:rPr>
          <w:rFonts w:hint="cs"/>
          <w:rtl/>
        </w:rPr>
      </w:pPr>
    </w:p>
    <w:p w14:paraId="31548830" w14:textId="77777777" w:rsidR="00000000" w:rsidRDefault="007C71EE">
      <w:pPr>
        <w:pStyle w:val="a"/>
        <w:rPr>
          <w:rFonts w:hint="cs"/>
          <w:rtl/>
        </w:rPr>
      </w:pPr>
      <w:r>
        <w:rPr>
          <w:rFonts w:hint="cs"/>
          <w:rtl/>
        </w:rPr>
        <w:t>כך הוא אמר במפורש.</w:t>
      </w:r>
    </w:p>
    <w:p w14:paraId="12F95EE6" w14:textId="77777777" w:rsidR="00000000" w:rsidRDefault="007C71EE">
      <w:pPr>
        <w:pStyle w:val="a"/>
        <w:rPr>
          <w:rFonts w:hint="cs"/>
          <w:rtl/>
        </w:rPr>
      </w:pPr>
    </w:p>
    <w:p w14:paraId="03BA5FA5" w14:textId="77777777" w:rsidR="00000000" w:rsidRDefault="007C71EE">
      <w:pPr>
        <w:pStyle w:val="SpeakerCon"/>
        <w:rPr>
          <w:rtl/>
        </w:rPr>
      </w:pPr>
      <w:bookmarkStart w:id="2057" w:name="FS000000505T28_05_2003_02_07_45C"/>
      <w:bookmarkEnd w:id="2057"/>
      <w:r>
        <w:rPr>
          <w:rtl/>
        </w:rPr>
        <w:t>אבשלום וילן (מרצ):</w:t>
      </w:r>
    </w:p>
    <w:p w14:paraId="1FF3F85D" w14:textId="77777777" w:rsidR="00000000" w:rsidRDefault="007C71EE">
      <w:pPr>
        <w:pStyle w:val="a"/>
        <w:rPr>
          <w:rtl/>
        </w:rPr>
      </w:pPr>
    </w:p>
    <w:p w14:paraId="6D8BBCD5" w14:textId="77777777" w:rsidR="00000000" w:rsidRDefault="007C71EE">
      <w:pPr>
        <w:pStyle w:val="a"/>
        <w:rPr>
          <w:rFonts w:hint="cs"/>
          <w:rtl/>
        </w:rPr>
      </w:pPr>
      <w:r>
        <w:rPr>
          <w:rFonts w:hint="cs"/>
          <w:rtl/>
        </w:rPr>
        <w:t xml:space="preserve">הוא אומר כל מיני דברים. אני חושב שהוא אומר מה שמשרת את </w:t>
      </w:r>
      <w:r>
        <w:rPr>
          <w:rFonts w:hint="cs"/>
          <w:rtl/>
        </w:rPr>
        <w:t>ה"אני מאמין" שלו. חלק גדול מהבעיה הוא ששר אוצר אינו יכול לדקלם אידיאולוגיות ותיאוריות. הוא חייב לתת תשובות מעשיות.</w:t>
      </w:r>
    </w:p>
    <w:p w14:paraId="24D8284C" w14:textId="77777777" w:rsidR="00000000" w:rsidRDefault="007C71EE">
      <w:pPr>
        <w:pStyle w:val="a"/>
        <w:rPr>
          <w:rFonts w:hint="cs"/>
          <w:rtl/>
        </w:rPr>
      </w:pPr>
    </w:p>
    <w:p w14:paraId="138EBB43" w14:textId="77777777" w:rsidR="00000000" w:rsidRDefault="007C71EE">
      <w:pPr>
        <w:pStyle w:val="a"/>
        <w:rPr>
          <w:rFonts w:hint="cs"/>
          <w:rtl/>
        </w:rPr>
      </w:pPr>
      <w:r>
        <w:rPr>
          <w:rFonts w:hint="cs"/>
          <w:rtl/>
        </w:rPr>
        <w:t>עכשיו אני אתן דוגמה שלישית מהתוכנית. יש כמה נושאים קשים מאוד בכלכלה הישראלית. אתן דוגמה, נושא קרנות הפנסיה. זה נושא כבד ומורכב. אין ספק שבעי</w:t>
      </w:r>
      <w:r>
        <w:rPr>
          <w:rFonts w:hint="cs"/>
          <w:rtl/>
        </w:rPr>
        <w:t>ית הגירעונות האקטואריים היא בעיה אמיתית. תראו, כל ממשלות מערב-אירופה מנסות לטפל בה. תראו מה קרה בעולם רק בשבוע האחרון. בשבת האחרונה, או ביום ראשון, צעדו בפריס חצי מיליון בני אדם בהפגנה כנגד תוכנית השינויים של ממשלת צרפת; בגרמניה יש ויכוחים קשים, בבלגיה, בס</w:t>
      </w:r>
      <w:r>
        <w:rPr>
          <w:rFonts w:hint="cs"/>
          <w:rtl/>
        </w:rPr>
        <w:t>פרד. כל העולם המערבי עוסק בסוגיה הזאת.</w:t>
      </w:r>
    </w:p>
    <w:p w14:paraId="65B2B009" w14:textId="77777777" w:rsidR="00000000" w:rsidRDefault="007C71EE">
      <w:pPr>
        <w:pStyle w:val="a"/>
        <w:rPr>
          <w:rFonts w:hint="cs"/>
          <w:rtl/>
        </w:rPr>
      </w:pPr>
    </w:p>
    <w:p w14:paraId="13183A0A" w14:textId="77777777" w:rsidR="00000000" w:rsidRDefault="007C71EE">
      <w:pPr>
        <w:pStyle w:val="a"/>
        <w:rPr>
          <w:rFonts w:hint="cs"/>
          <w:rtl/>
        </w:rPr>
      </w:pPr>
      <w:r>
        <w:rPr>
          <w:rFonts w:hint="cs"/>
          <w:rtl/>
        </w:rPr>
        <w:t xml:space="preserve">מה עשתה ממשלת ישראל? רבותי, אתם הצופים שלא ישנים, הקשיבו, לא תוכלו להירדם הלילה. במקום לבוא ולהגיד שיש בעיה קשה, בואו נדון כיצד פותרים אותה - יש בישראל אולי 10-15 מומחים בעלי שיעור קומה שמבינים באקטואריה. חלקם, אגב, </w:t>
      </w:r>
      <w:r>
        <w:rPr>
          <w:rFonts w:hint="cs"/>
          <w:rtl/>
        </w:rPr>
        <w:t>בעלי שם עולמי, חלקם אגב חתני פרס ישראל. מישהו התייעץ אתם? מישהו אמר: בואו נשב? מישהו אמר: אנחנו יודעים שאנחנו הולכים לפגוע בעמיתים? זה דבר מסובך מאוד. מה זה פנסיה? פנסיה זה שכר עתידי שאדם חסך כל ימי חייו. אתה בא ואומר לו עכשיו כתוצאה ממשבר הקרנות: אני פוגע</w:t>
      </w:r>
      <w:r>
        <w:rPr>
          <w:rFonts w:hint="cs"/>
          <w:rtl/>
        </w:rPr>
        <w:t xml:space="preserve"> בך. או: אני מעלה </w:t>
      </w:r>
      <w:r>
        <w:rPr>
          <w:rtl/>
        </w:rPr>
        <w:t>–</w:t>
      </w:r>
      <w:r>
        <w:rPr>
          <w:rFonts w:hint="cs"/>
          <w:rtl/>
        </w:rPr>
        <w:t xml:space="preserve"> אגב, תביעה שאני תומך בה </w:t>
      </w:r>
      <w:r>
        <w:rPr>
          <w:rtl/>
        </w:rPr>
        <w:t>–</w:t>
      </w:r>
      <w:r>
        <w:rPr>
          <w:rFonts w:hint="cs"/>
          <w:rtl/>
        </w:rPr>
        <w:t xml:space="preserve"> את גיל העבודה ל=67, בגלל הבעיה של גידול תוחלת החיים וכו'. </w:t>
      </w:r>
    </w:p>
    <w:p w14:paraId="23775346" w14:textId="77777777" w:rsidR="00000000" w:rsidRDefault="007C71EE">
      <w:pPr>
        <w:pStyle w:val="a"/>
        <w:rPr>
          <w:rFonts w:hint="cs"/>
          <w:rtl/>
        </w:rPr>
      </w:pPr>
    </w:p>
    <w:p w14:paraId="33C25C67" w14:textId="77777777" w:rsidR="00000000" w:rsidRDefault="007C71EE">
      <w:pPr>
        <w:pStyle w:val="a"/>
        <w:rPr>
          <w:rFonts w:hint="cs"/>
          <w:rtl/>
        </w:rPr>
      </w:pPr>
      <w:r>
        <w:rPr>
          <w:rFonts w:hint="cs"/>
          <w:rtl/>
        </w:rPr>
        <w:t xml:space="preserve">דבר כזה מסובך ומורכב, שפוגע. ראיתם היום את ההפגנה. היו פה 50,000 איש. מי היה פה? אתה יודע מי היה פה, אדוני היושב-ראש? בנימין נתניהו עומד ומספר לנו על </w:t>
      </w:r>
      <w:r>
        <w:rPr>
          <w:rFonts w:hint="cs"/>
          <w:rtl/>
        </w:rPr>
        <w:t xml:space="preserve">השמן והרזה. הרזה, מי זה? המשק היצרני. השמן, מי זה? המשק הציבורי. מי הם האנשים שנמצאים בקרנות הפנסיה? זה כל אותם אנשים שבאים מהמגזר היצרני. ל"שמנים" יש פנסיה תקציבית, אלה נמצאים בקרנות הפנסיה. באים ולוקחים ציבור של 1.5 מיליון עמיתים ואומרים לו בישיבת ממשלה </w:t>
      </w:r>
      <w:r>
        <w:rPr>
          <w:rFonts w:hint="cs"/>
          <w:rtl/>
        </w:rPr>
        <w:t xml:space="preserve">אחת: שים לב, אנחנו הולכים להלאים לך את הקרנות. </w:t>
      </w:r>
    </w:p>
    <w:p w14:paraId="425FA932" w14:textId="77777777" w:rsidR="00000000" w:rsidRDefault="007C71EE">
      <w:pPr>
        <w:pStyle w:val="a"/>
        <w:rPr>
          <w:rFonts w:hint="cs"/>
          <w:rtl/>
        </w:rPr>
      </w:pPr>
    </w:p>
    <w:p w14:paraId="6AEAAB78" w14:textId="77777777" w:rsidR="00000000" w:rsidRDefault="007C71EE">
      <w:pPr>
        <w:pStyle w:val="a"/>
        <w:rPr>
          <w:rFonts w:hint="cs"/>
          <w:rtl/>
        </w:rPr>
      </w:pPr>
      <w:r>
        <w:rPr>
          <w:rFonts w:hint="cs"/>
          <w:rtl/>
        </w:rPr>
        <w:t xml:space="preserve">באים בבושה וכלימה ביום חמישי שעבר </w:t>
      </w:r>
      <w:r>
        <w:rPr>
          <w:rtl/>
        </w:rPr>
        <w:t>–</w:t>
      </w:r>
      <w:r>
        <w:rPr>
          <w:rFonts w:hint="cs"/>
          <w:rtl/>
        </w:rPr>
        <w:t xml:space="preserve"> וצדק חבר הכנסת גפני, זאת אמת לאמיתה, ב=04:00, לאחר 18 שעות דיון רצוף בוועדת הכספים, מביאים את הסעיף. הממונה על התקציבים באוצר מציג אותו יחד עם הממונה על שוק ההון, אייל בן-</w:t>
      </w:r>
      <w:r>
        <w:rPr>
          <w:rFonts w:hint="cs"/>
          <w:rtl/>
        </w:rPr>
        <w:t>שלוש, בחמש, עשר דקות, ולאחר מכן מתחיל הדיון.</w:t>
      </w:r>
    </w:p>
    <w:p w14:paraId="47C0FF4C" w14:textId="77777777" w:rsidR="00000000" w:rsidRDefault="007C71EE">
      <w:pPr>
        <w:pStyle w:val="a"/>
        <w:rPr>
          <w:rFonts w:hint="cs"/>
          <w:rtl/>
        </w:rPr>
      </w:pPr>
    </w:p>
    <w:p w14:paraId="520EE53E" w14:textId="77777777" w:rsidR="00000000" w:rsidRDefault="007C71EE">
      <w:pPr>
        <w:pStyle w:val="ac"/>
        <w:rPr>
          <w:rtl/>
        </w:rPr>
      </w:pPr>
      <w:r>
        <w:rPr>
          <w:rFonts w:hint="eastAsia"/>
          <w:rtl/>
        </w:rPr>
        <w:t>מאיר</w:t>
      </w:r>
      <w:r>
        <w:rPr>
          <w:rtl/>
        </w:rPr>
        <w:t xml:space="preserve"> פרוש (יהדות התורה):</w:t>
      </w:r>
    </w:p>
    <w:p w14:paraId="207D652D" w14:textId="77777777" w:rsidR="00000000" w:rsidRDefault="007C71EE">
      <w:pPr>
        <w:pStyle w:val="a"/>
        <w:rPr>
          <w:rFonts w:hint="cs"/>
          <w:rtl/>
        </w:rPr>
      </w:pPr>
    </w:p>
    <w:p w14:paraId="059F272C" w14:textId="77777777" w:rsidR="00000000" w:rsidRDefault="007C71EE">
      <w:pPr>
        <w:pStyle w:val="a"/>
        <w:rPr>
          <w:rFonts w:hint="cs"/>
          <w:rtl/>
        </w:rPr>
      </w:pPr>
      <w:r>
        <w:rPr>
          <w:rFonts w:hint="cs"/>
          <w:rtl/>
        </w:rPr>
        <w:t xml:space="preserve">הוא היה עם סגנים או בלי סגנים? </w:t>
      </w:r>
    </w:p>
    <w:p w14:paraId="45AE82D3" w14:textId="77777777" w:rsidR="00000000" w:rsidRDefault="007C71EE">
      <w:pPr>
        <w:pStyle w:val="a"/>
        <w:rPr>
          <w:rFonts w:hint="cs"/>
          <w:rtl/>
        </w:rPr>
      </w:pPr>
    </w:p>
    <w:p w14:paraId="52DDA933" w14:textId="77777777" w:rsidR="00000000" w:rsidRDefault="007C71EE">
      <w:pPr>
        <w:pStyle w:val="SpeakerCon"/>
        <w:rPr>
          <w:rtl/>
        </w:rPr>
      </w:pPr>
      <w:bookmarkStart w:id="2058" w:name="FS000000505T28_05_2003_02_21_40C"/>
      <w:bookmarkEnd w:id="2058"/>
      <w:r>
        <w:rPr>
          <w:rtl/>
        </w:rPr>
        <w:t>אבשלום וילן (מרצ):</w:t>
      </w:r>
    </w:p>
    <w:p w14:paraId="1CB0ED7C" w14:textId="77777777" w:rsidR="00000000" w:rsidRDefault="007C71EE">
      <w:pPr>
        <w:pStyle w:val="a"/>
        <w:rPr>
          <w:rtl/>
        </w:rPr>
      </w:pPr>
    </w:p>
    <w:p w14:paraId="4A936D5C" w14:textId="77777777" w:rsidR="00000000" w:rsidRDefault="007C71EE">
      <w:pPr>
        <w:pStyle w:val="a"/>
        <w:rPr>
          <w:rFonts w:hint="cs"/>
          <w:rtl/>
        </w:rPr>
      </w:pPr>
      <w:r>
        <w:rPr>
          <w:rFonts w:hint="cs"/>
          <w:rtl/>
        </w:rPr>
        <w:t>הוא היה עם סגנים ועם הכול.</w:t>
      </w:r>
    </w:p>
    <w:p w14:paraId="14D74EEC" w14:textId="77777777" w:rsidR="00000000" w:rsidRDefault="007C71EE">
      <w:pPr>
        <w:pStyle w:val="Subject"/>
        <w:rPr>
          <w:rFonts w:hint="cs"/>
          <w:rtl/>
        </w:rPr>
      </w:pPr>
    </w:p>
    <w:p w14:paraId="22FB67D0" w14:textId="77777777" w:rsidR="00000000" w:rsidRDefault="007C71EE">
      <w:pPr>
        <w:pStyle w:val="ac"/>
        <w:rPr>
          <w:rtl/>
        </w:rPr>
      </w:pPr>
      <w:r>
        <w:rPr>
          <w:rFonts w:hint="eastAsia"/>
          <w:rtl/>
        </w:rPr>
        <w:t>מאיר</w:t>
      </w:r>
      <w:r>
        <w:rPr>
          <w:rtl/>
        </w:rPr>
        <w:t xml:space="preserve"> פרוש (יהדות התורה):</w:t>
      </w:r>
    </w:p>
    <w:p w14:paraId="21CA5342" w14:textId="77777777" w:rsidR="00000000" w:rsidRDefault="007C71EE">
      <w:pPr>
        <w:pStyle w:val="a"/>
        <w:rPr>
          <w:rFonts w:hint="cs"/>
          <w:rtl/>
        </w:rPr>
      </w:pPr>
    </w:p>
    <w:p w14:paraId="69E8C365" w14:textId="77777777" w:rsidR="00000000" w:rsidRDefault="007C71EE">
      <w:pPr>
        <w:pStyle w:val="a"/>
        <w:rPr>
          <w:rFonts w:hint="cs"/>
          <w:rtl/>
        </w:rPr>
      </w:pPr>
      <w:r>
        <w:rPr>
          <w:rFonts w:hint="cs"/>
          <w:rtl/>
        </w:rPr>
        <w:t>כי לממונה על התקציבים יש ארבעה-חמישה סגנים. השאלה היא למה צריך אותם.</w:t>
      </w:r>
    </w:p>
    <w:p w14:paraId="219CF147" w14:textId="77777777" w:rsidR="00000000" w:rsidRDefault="007C71EE">
      <w:pPr>
        <w:pStyle w:val="a"/>
        <w:rPr>
          <w:rFonts w:hint="cs"/>
          <w:rtl/>
        </w:rPr>
      </w:pPr>
    </w:p>
    <w:p w14:paraId="1CE106BD" w14:textId="77777777" w:rsidR="00000000" w:rsidRDefault="007C71EE">
      <w:pPr>
        <w:pStyle w:val="SpeakerCon"/>
        <w:rPr>
          <w:rtl/>
        </w:rPr>
      </w:pPr>
      <w:bookmarkStart w:id="2059" w:name="FS000000505T28_05_2003_02_20_48C"/>
      <w:bookmarkEnd w:id="2059"/>
      <w:r>
        <w:rPr>
          <w:rtl/>
        </w:rPr>
        <w:t xml:space="preserve">אבשלום </w:t>
      </w:r>
      <w:r>
        <w:rPr>
          <w:rtl/>
        </w:rPr>
        <w:t>וילן (מרצ):</w:t>
      </w:r>
    </w:p>
    <w:p w14:paraId="7FCC413F" w14:textId="77777777" w:rsidR="00000000" w:rsidRDefault="007C71EE">
      <w:pPr>
        <w:pStyle w:val="a"/>
        <w:rPr>
          <w:rtl/>
        </w:rPr>
      </w:pPr>
    </w:p>
    <w:p w14:paraId="59EFFDC1" w14:textId="77777777" w:rsidR="00000000" w:rsidRDefault="007C71EE">
      <w:pPr>
        <w:pStyle w:val="a"/>
        <w:rPr>
          <w:rFonts w:hint="cs"/>
          <w:rtl/>
        </w:rPr>
      </w:pPr>
      <w:r>
        <w:rPr>
          <w:rFonts w:hint="cs"/>
          <w:rtl/>
        </w:rPr>
        <w:t xml:space="preserve">זו שאלה שהיא בהחלט במקומה, אבל כרגע היא לא בדיון. </w:t>
      </w:r>
    </w:p>
    <w:p w14:paraId="66E6B64B" w14:textId="77777777" w:rsidR="00000000" w:rsidRDefault="007C71EE">
      <w:pPr>
        <w:pStyle w:val="a"/>
        <w:rPr>
          <w:rFonts w:hint="cs"/>
          <w:rtl/>
        </w:rPr>
      </w:pPr>
    </w:p>
    <w:p w14:paraId="3BEC4BA4" w14:textId="77777777" w:rsidR="00000000" w:rsidRDefault="007C71EE">
      <w:pPr>
        <w:pStyle w:val="a"/>
        <w:rPr>
          <w:rFonts w:hint="cs"/>
          <w:rtl/>
        </w:rPr>
      </w:pPr>
      <w:r>
        <w:rPr>
          <w:rFonts w:hint="cs"/>
          <w:rtl/>
        </w:rPr>
        <w:t xml:space="preserve">איך יעלה על הדעת </w:t>
      </w:r>
      <w:r>
        <w:rPr>
          <w:rtl/>
        </w:rPr>
        <w:t>–</w:t>
      </w:r>
      <w:r>
        <w:rPr>
          <w:rFonts w:hint="cs"/>
          <w:rtl/>
        </w:rPr>
        <w:t xml:space="preserve"> אני מדגים </w:t>
      </w:r>
      <w:r>
        <w:rPr>
          <w:rtl/>
        </w:rPr>
        <w:t>–</w:t>
      </w:r>
      <w:r>
        <w:rPr>
          <w:rFonts w:hint="cs"/>
          <w:rtl/>
        </w:rPr>
        <w:t xml:space="preserve"> ב=04:00 מתחילים דיון לאחר 20 שעות. מי שצריך לדבר מדבר, מי שצריך להשיב נרדם. וב=06:00 לוחצים על הבטריה של הרובוטריק, עשר אצבעות מתרוממות כלפי מעלה ועברה הרפורמה </w:t>
      </w:r>
      <w:r>
        <w:rPr>
          <w:rFonts w:hint="cs"/>
          <w:rtl/>
        </w:rPr>
        <w:t xml:space="preserve">המקיפה ביותר בתולדות קרנות הפנסיה בישראל. בכל אירופה זה נערך תוך דיונים קשים. </w:t>
      </w:r>
    </w:p>
    <w:p w14:paraId="731E97BC" w14:textId="77777777" w:rsidR="00000000" w:rsidRDefault="007C71EE">
      <w:pPr>
        <w:pStyle w:val="a"/>
        <w:rPr>
          <w:rFonts w:hint="cs"/>
          <w:rtl/>
        </w:rPr>
      </w:pPr>
    </w:p>
    <w:p w14:paraId="77AFFA3C" w14:textId="77777777" w:rsidR="00000000" w:rsidRDefault="007C71EE">
      <w:pPr>
        <w:pStyle w:val="a"/>
        <w:rPr>
          <w:rFonts w:hint="cs"/>
          <w:rtl/>
        </w:rPr>
      </w:pPr>
      <w:r>
        <w:rPr>
          <w:rFonts w:hint="cs"/>
          <w:rtl/>
        </w:rPr>
        <w:t>איפה נולדו קרנות הפנסיה? עם ביסמרק בסוף המאה ה=19, בגרמניה. זה שיעור בתיאוריה כלכלית. בכל העולם המערבי, אחרי המשבר הגדול בשנות ה=20 ותחילת שנות ה=30, לאחר מלחמת העולם כאשר הבינ</w:t>
      </w:r>
      <w:r>
        <w:rPr>
          <w:rFonts w:hint="cs"/>
          <w:rtl/>
        </w:rPr>
        <w:t>ו מה המשמעויות. עברו 60 שנה, תוחלת החיים עלתה, קרנות הפנסיה נכנסו למשבר אמיתי. אז באים בישראל ובהינף גרזן מבית-מדרשו של נתניהו, שמה שלא הולך בכוח הולך ביתר כוח - נתניהו עם איווט ליברמן. זאת הפילוסופיה, זאת התרבות, ככה מנהלים דיאלוג אמיתי במדינת ישראל? עם מ</w:t>
      </w:r>
      <w:r>
        <w:rPr>
          <w:rFonts w:hint="cs"/>
          <w:rtl/>
        </w:rPr>
        <w:t>י? אחרי שגמרו לצעוק על עמיר פרץ, ואחרי שגמרו לצעוק על כל מנהלי קרנות הפנסיה.</w:t>
      </w:r>
    </w:p>
    <w:p w14:paraId="351FC237" w14:textId="77777777" w:rsidR="00000000" w:rsidRDefault="007C71EE">
      <w:pPr>
        <w:pStyle w:val="a"/>
        <w:rPr>
          <w:rFonts w:hint="cs"/>
          <w:rtl/>
        </w:rPr>
      </w:pPr>
    </w:p>
    <w:p w14:paraId="1E6A798C" w14:textId="77777777" w:rsidR="00000000" w:rsidRDefault="007C71EE">
      <w:pPr>
        <w:pStyle w:val="a"/>
        <w:rPr>
          <w:rFonts w:hint="cs"/>
          <w:rtl/>
        </w:rPr>
      </w:pPr>
      <w:r>
        <w:rPr>
          <w:rFonts w:hint="cs"/>
          <w:rtl/>
        </w:rPr>
        <w:t xml:space="preserve">אדוני היושב-ראש, הגירעון  האקטוארי, אומר האוצר, הוא 130 מיליארד שקל. הוא מוכן להזרים </w:t>
      </w:r>
      <w:r>
        <w:rPr>
          <w:rtl/>
        </w:rPr>
        <w:t>–</w:t>
      </w:r>
      <w:r>
        <w:rPr>
          <w:rFonts w:hint="cs"/>
          <w:rtl/>
        </w:rPr>
        <w:t xml:space="preserve"> תסתכלו בחוברת </w:t>
      </w:r>
      <w:r>
        <w:rPr>
          <w:rtl/>
        </w:rPr>
        <w:t>–</w:t>
      </w:r>
      <w:r>
        <w:rPr>
          <w:rFonts w:hint="cs"/>
          <w:rtl/>
        </w:rPr>
        <w:t xml:space="preserve"> 70 מיליארד שקל "אחרי שנשחט את המנהלים ונחליף אותם". מנהל, ויהא המושחת ביותר</w:t>
      </w:r>
      <w:r>
        <w:rPr>
          <w:rFonts w:hint="cs"/>
          <w:rtl/>
        </w:rPr>
        <w:t>, כמה גירעון הוא יכול לעשות? מיליון, 2 מיליון, 10 מיליון, 50 מיליון? זה מגיע ל=130 מיליארד שקל? הרי זה לא רציני. אני בעד שיהיו מנהלים מקצועיים, שיחליפו את כל הניהול הפוליטי - בהחלט. אבל צריך לעשות את זה תוך דיון, תוך דיאלוג, תוך שמיעת הציבור, לקחת שנה ולהו</w:t>
      </w:r>
      <w:r>
        <w:rPr>
          <w:rFonts w:hint="cs"/>
          <w:rtl/>
        </w:rPr>
        <w:t xml:space="preserve">ביל מהלך. בכוחנות בוטה? </w:t>
      </w:r>
    </w:p>
    <w:p w14:paraId="75C5A0DC" w14:textId="77777777" w:rsidR="00000000" w:rsidRDefault="007C71EE">
      <w:pPr>
        <w:pStyle w:val="a"/>
        <w:rPr>
          <w:rFonts w:hint="cs"/>
          <w:rtl/>
        </w:rPr>
      </w:pPr>
    </w:p>
    <w:p w14:paraId="39B9102F" w14:textId="77777777" w:rsidR="00000000" w:rsidRDefault="007C71EE">
      <w:pPr>
        <w:pStyle w:val="a"/>
        <w:rPr>
          <w:rFonts w:hint="cs"/>
          <w:rtl/>
        </w:rPr>
      </w:pPr>
      <w:r>
        <w:rPr>
          <w:rFonts w:hint="cs"/>
          <w:rtl/>
        </w:rPr>
        <w:t>אבל רק זה? נתניהו מתהדר בהפרטה. תפתחו פה, יש פרק שלם על החקלאות. שר החקלאות ישראל כץ יצא. אני אומר לו את זה כל יומיים, וכל יום בימים האחרונים. מה הוא עשה? הוא הלאים את מועצות הייצור. שנות ה=50 חוזרות בליכוד. שר החקלאות מלאים את כל</w:t>
      </w:r>
      <w:r>
        <w:rPr>
          <w:rFonts w:hint="cs"/>
          <w:rtl/>
        </w:rPr>
        <w:t xml:space="preserve"> מועצות הייצור, לוקח את כל הסמכויות אליו. מה הוא יקבל בתמורה? מינויים. אילו מינויים? מינויים של חברי מועצות הייצור. את מי הוא ימנה, קרוב לוודאי? את נאמניו. מאיפה נאמניו, אם יצליח להעביר אותם בוועדת-רביבי? הם חברי מרכז הליכוד. יש לו תחרות קשה. צחי הנגבי הצל</w:t>
      </w:r>
      <w:r>
        <w:rPr>
          <w:rFonts w:hint="cs"/>
          <w:rtl/>
        </w:rPr>
        <w:t>יח למנות בתפקידו כשר לאיכות הסביבה 80 כאלה.</w:t>
      </w:r>
    </w:p>
    <w:p w14:paraId="0BAEA315" w14:textId="77777777" w:rsidR="00000000" w:rsidRDefault="007C71EE">
      <w:pPr>
        <w:pStyle w:val="a"/>
        <w:rPr>
          <w:rFonts w:hint="cs"/>
          <w:rtl/>
        </w:rPr>
      </w:pPr>
    </w:p>
    <w:p w14:paraId="45B32576" w14:textId="77777777" w:rsidR="00000000" w:rsidRDefault="007C71EE">
      <w:pPr>
        <w:pStyle w:val="ac"/>
        <w:rPr>
          <w:rtl/>
        </w:rPr>
      </w:pPr>
      <w:r>
        <w:rPr>
          <w:rFonts w:hint="eastAsia"/>
          <w:rtl/>
        </w:rPr>
        <w:t>מאיר</w:t>
      </w:r>
      <w:r>
        <w:rPr>
          <w:rtl/>
        </w:rPr>
        <w:t xml:space="preserve"> פרוש (יהדות התורה):</w:t>
      </w:r>
    </w:p>
    <w:p w14:paraId="04B0E8A0" w14:textId="77777777" w:rsidR="00000000" w:rsidRDefault="007C71EE">
      <w:pPr>
        <w:pStyle w:val="a"/>
        <w:rPr>
          <w:rFonts w:hint="cs"/>
          <w:rtl/>
        </w:rPr>
      </w:pPr>
    </w:p>
    <w:p w14:paraId="11D903EA" w14:textId="77777777" w:rsidR="00000000" w:rsidRDefault="007C71EE">
      <w:pPr>
        <w:pStyle w:val="a"/>
        <w:rPr>
          <w:rFonts w:hint="cs"/>
          <w:rtl/>
        </w:rPr>
      </w:pPr>
      <w:r>
        <w:rPr>
          <w:rFonts w:hint="cs"/>
          <w:rtl/>
        </w:rPr>
        <w:t>אחרי קבלת מפת הדרכים הרבה נאמנים שם עוזבים את המפלגה ואת הג'ובים.</w:t>
      </w:r>
    </w:p>
    <w:p w14:paraId="4D77EDEA" w14:textId="77777777" w:rsidR="00000000" w:rsidRDefault="007C71EE">
      <w:pPr>
        <w:pStyle w:val="a"/>
        <w:rPr>
          <w:rFonts w:hint="cs"/>
          <w:rtl/>
        </w:rPr>
      </w:pPr>
    </w:p>
    <w:p w14:paraId="0CEF15E8" w14:textId="77777777" w:rsidR="00000000" w:rsidRDefault="007C71EE">
      <w:pPr>
        <w:pStyle w:val="SpeakerCon"/>
        <w:rPr>
          <w:rtl/>
        </w:rPr>
      </w:pPr>
      <w:bookmarkStart w:id="2060" w:name="FS000000505T28_05_2003_02_30_41C"/>
      <w:bookmarkEnd w:id="2060"/>
      <w:r>
        <w:rPr>
          <w:rtl/>
        </w:rPr>
        <w:t>אבשלום וילן (מרצ):</w:t>
      </w:r>
    </w:p>
    <w:p w14:paraId="4B282E56" w14:textId="77777777" w:rsidR="00000000" w:rsidRDefault="007C71EE">
      <w:pPr>
        <w:pStyle w:val="a"/>
        <w:rPr>
          <w:rtl/>
        </w:rPr>
      </w:pPr>
    </w:p>
    <w:p w14:paraId="5F8676E7" w14:textId="77777777" w:rsidR="00000000" w:rsidRDefault="007C71EE">
      <w:pPr>
        <w:pStyle w:val="a"/>
        <w:rPr>
          <w:rFonts w:hint="cs"/>
          <w:rtl/>
        </w:rPr>
      </w:pPr>
      <w:r>
        <w:rPr>
          <w:rFonts w:hint="cs"/>
          <w:rtl/>
        </w:rPr>
        <w:t xml:space="preserve">כולם יישארו. </w:t>
      </w:r>
    </w:p>
    <w:p w14:paraId="448C57B5" w14:textId="77777777" w:rsidR="00000000" w:rsidRDefault="007C71EE">
      <w:pPr>
        <w:pStyle w:val="a"/>
        <w:rPr>
          <w:rFonts w:hint="cs"/>
          <w:rtl/>
        </w:rPr>
      </w:pPr>
    </w:p>
    <w:p w14:paraId="570D81C9" w14:textId="77777777" w:rsidR="00000000" w:rsidRDefault="007C71EE">
      <w:pPr>
        <w:pStyle w:val="a"/>
        <w:rPr>
          <w:rFonts w:hint="cs"/>
          <w:rtl/>
        </w:rPr>
      </w:pPr>
      <w:r>
        <w:rPr>
          <w:rFonts w:hint="cs"/>
          <w:rtl/>
        </w:rPr>
        <w:t>אני שואל את אנשי שינוי, אתם הרי מתנגדים בכל תוקף לסוג כזה של השתלטות פוליטית בדירקט</w:t>
      </w:r>
      <w:r>
        <w:rPr>
          <w:rFonts w:hint="cs"/>
          <w:rtl/>
        </w:rPr>
        <w:t xml:space="preserve">וריונים ממשלתיים, בחברות ציבוריות. איך אתם נותנים לזה יד? אפילו בדיון. הרי מה שקורה, רפורמה כזאת מקיפה ומרחיקה לכת, רשומים לי פה </w:t>
      </w:r>
      <w:r>
        <w:rPr>
          <w:rtl/>
        </w:rPr>
        <w:t>–</w:t>
      </w:r>
      <w:r>
        <w:rPr>
          <w:rFonts w:hint="cs"/>
          <w:rtl/>
        </w:rPr>
        <w:t xml:space="preserve"> לא נתת לי מספיק זמן, אדוני היושב-ראש </w:t>
      </w:r>
      <w:r>
        <w:rPr>
          <w:rtl/>
        </w:rPr>
        <w:t>–</w:t>
      </w:r>
      <w:r>
        <w:rPr>
          <w:rFonts w:hint="cs"/>
          <w:rtl/>
        </w:rPr>
        <w:t xml:space="preserve"> 19 סעיפים שהוצאתי היום ואתמול מהתוכנית, סעיפים מרחיקי לכת שלא נערכו עליהם שום דיונים מ</w:t>
      </w:r>
      <w:r>
        <w:rPr>
          <w:rFonts w:hint="cs"/>
          <w:rtl/>
        </w:rPr>
        <w:t>סודרים. בכוחנות הבוטה. אני בטוח שאם שרי שינוי, למשל, היו מבינים לעומק את הסעיף של ההלאמה, את הסעיף של המינויים הפוליטיים, הם לא היו נותנים לזה יד.</w:t>
      </w:r>
    </w:p>
    <w:p w14:paraId="3C38DD5A" w14:textId="77777777" w:rsidR="00000000" w:rsidRDefault="007C71EE">
      <w:pPr>
        <w:pStyle w:val="a"/>
        <w:rPr>
          <w:rFonts w:hint="cs"/>
          <w:rtl/>
        </w:rPr>
      </w:pPr>
    </w:p>
    <w:p w14:paraId="6C909DA9" w14:textId="77777777" w:rsidR="00000000" w:rsidRDefault="007C71EE">
      <w:pPr>
        <w:pStyle w:val="a"/>
        <w:rPr>
          <w:rFonts w:hint="cs"/>
          <w:rtl/>
        </w:rPr>
      </w:pPr>
      <w:r>
        <w:rPr>
          <w:rFonts w:hint="cs"/>
          <w:rtl/>
        </w:rPr>
        <w:t>אני אתן לך דוגמה אחרונה, אדוני היושב-ראש.</w:t>
      </w:r>
    </w:p>
    <w:p w14:paraId="02FD3FAE" w14:textId="77777777" w:rsidR="00000000" w:rsidRDefault="007C71EE">
      <w:pPr>
        <w:pStyle w:val="a"/>
        <w:rPr>
          <w:rFonts w:hint="cs"/>
          <w:rtl/>
        </w:rPr>
      </w:pPr>
    </w:p>
    <w:p w14:paraId="48809D40" w14:textId="77777777" w:rsidR="00000000" w:rsidRDefault="007C71EE">
      <w:pPr>
        <w:pStyle w:val="ad"/>
        <w:rPr>
          <w:rtl/>
        </w:rPr>
      </w:pPr>
      <w:r>
        <w:rPr>
          <w:rtl/>
        </w:rPr>
        <w:t>היו"ר מיכאל נודלמן:</w:t>
      </w:r>
    </w:p>
    <w:p w14:paraId="091D6C15" w14:textId="77777777" w:rsidR="00000000" w:rsidRDefault="007C71EE">
      <w:pPr>
        <w:pStyle w:val="a"/>
        <w:rPr>
          <w:rtl/>
        </w:rPr>
      </w:pPr>
    </w:p>
    <w:p w14:paraId="48C82537" w14:textId="77777777" w:rsidR="00000000" w:rsidRDefault="007C71EE">
      <w:pPr>
        <w:pStyle w:val="a"/>
        <w:rPr>
          <w:rFonts w:hint="cs"/>
          <w:rtl/>
        </w:rPr>
      </w:pPr>
      <w:r>
        <w:rPr>
          <w:rFonts w:hint="cs"/>
          <w:rtl/>
        </w:rPr>
        <w:t>אין זמן.</w:t>
      </w:r>
    </w:p>
    <w:p w14:paraId="414882AD" w14:textId="77777777" w:rsidR="00000000" w:rsidRDefault="007C71EE">
      <w:pPr>
        <w:pStyle w:val="a"/>
        <w:rPr>
          <w:rFonts w:hint="cs"/>
          <w:rtl/>
        </w:rPr>
      </w:pPr>
    </w:p>
    <w:p w14:paraId="15C9FC92" w14:textId="77777777" w:rsidR="00000000" w:rsidRDefault="007C71EE">
      <w:pPr>
        <w:pStyle w:val="SpeakerCon"/>
        <w:rPr>
          <w:rtl/>
        </w:rPr>
      </w:pPr>
      <w:bookmarkStart w:id="2061" w:name="FS000000505T28_05_2003_02_32_44C"/>
      <w:bookmarkEnd w:id="2061"/>
      <w:r>
        <w:rPr>
          <w:rtl/>
        </w:rPr>
        <w:t>אבשלום וילן (מרצ):</w:t>
      </w:r>
    </w:p>
    <w:p w14:paraId="00EB18BA" w14:textId="77777777" w:rsidR="00000000" w:rsidRDefault="007C71EE">
      <w:pPr>
        <w:pStyle w:val="a"/>
        <w:rPr>
          <w:rtl/>
        </w:rPr>
      </w:pPr>
    </w:p>
    <w:p w14:paraId="56204713" w14:textId="77777777" w:rsidR="00000000" w:rsidRDefault="007C71EE">
      <w:pPr>
        <w:pStyle w:val="a"/>
        <w:rPr>
          <w:rFonts w:hint="cs"/>
          <w:rtl/>
        </w:rPr>
      </w:pPr>
      <w:r>
        <w:rPr>
          <w:rFonts w:hint="cs"/>
          <w:rtl/>
        </w:rPr>
        <w:t>יש זמן. כל הלי</w:t>
      </w:r>
      <w:r>
        <w:rPr>
          <w:rFonts w:hint="cs"/>
          <w:rtl/>
        </w:rPr>
        <w:t>לה עוד לפנינו. דוגמה אחרונה. אני רואה שהחברים מקשיבים. אני אסיים בזה.</w:t>
      </w:r>
    </w:p>
    <w:p w14:paraId="2F5383E3" w14:textId="77777777" w:rsidR="00000000" w:rsidRDefault="007C71EE">
      <w:pPr>
        <w:pStyle w:val="a"/>
        <w:rPr>
          <w:rFonts w:hint="cs"/>
          <w:rtl/>
        </w:rPr>
      </w:pPr>
    </w:p>
    <w:p w14:paraId="31F7748E" w14:textId="77777777" w:rsidR="00000000" w:rsidRDefault="007C71EE">
      <w:pPr>
        <w:pStyle w:val="ac"/>
        <w:rPr>
          <w:rtl/>
        </w:rPr>
      </w:pPr>
      <w:r>
        <w:rPr>
          <w:rFonts w:hint="eastAsia"/>
          <w:rtl/>
        </w:rPr>
        <w:t>מאיר</w:t>
      </w:r>
      <w:r>
        <w:rPr>
          <w:rtl/>
        </w:rPr>
        <w:t xml:space="preserve"> פרוש (יהדות התורה):</w:t>
      </w:r>
    </w:p>
    <w:p w14:paraId="7D3F444C" w14:textId="77777777" w:rsidR="00000000" w:rsidRDefault="007C71EE">
      <w:pPr>
        <w:pStyle w:val="a"/>
        <w:rPr>
          <w:rFonts w:hint="cs"/>
          <w:rtl/>
        </w:rPr>
      </w:pPr>
    </w:p>
    <w:p w14:paraId="7F2C1A35" w14:textId="77777777" w:rsidR="00000000" w:rsidRDefault="007C71EE">
      <w:pPr>
        <w:pStyle w:val="a"/>
        <w:rPr>
          <w:rFonts w:hint="cs"/>
          <w:rtl/>
        </w:rPr>
      </w:pPr>
      <w:r>
        <w:rPr>
          <w:rFonts w:hint="cs"/>
          <w:rtl/>
        </w:rPr>
        <w:t>בהקשבה מלאה.</w:t>
      </w:r>
    </w:p>
    <w:p w14:paraId="59F6542B" w14:textId="77777777" w:rsidR="00000000" w:rsidRDefault="007C71EE">
      <w:pPr>
        <w:pStyle w:val="a"/>
        <w:rPr>
          <w:rFonts w:hint="cs"/>
          <w:rtl/>
        </w:rPr>
      </w:pPr>
    </w:p>
    <w:p w14:paraId="5A07EBA2" w14:textId="77777777" w:rsidR="00000000" w:rsidRDefault="007C71EE">
      <w:pPr>
        <w:pStyle w:val="SpeakerCon"/>
        <w:rPr>
          <w:rtl/>
        </w:rPr>
      </w:pPr>
      <w:bookmarkStart w:id="2062" w:name="FS000000505T28_05_2003_02_33_14C"/>
      <w:bookmarkEnd w:id="2062"/>
      <w:r>
        <w:rPr>
          <w:rtl/>
        </w:rPr>
        <w:t>אבשלום וילן (מרצ):</w:t>
      </w:r>
    </w:p>
    <w:p w14:paraId="7CE782E9" w14:textId="77777777" w:rsidR="00000000" w:rsidRDefault="007C71EE">
      <w:pPr>
        <w:pStyle w:val="a"/>
        <w:rPr>
          <w:rtl/>
        </w:rPr>
      </w:pPr>
    </w:p>
    <w:p w14:paraId="58961569" w14:textId="77777777" w:rsidR="00000000" w:rsidRDefault="007C71EE">
      <w:pPr>
        <w:pStyle w:val="a"/>
        <w:rPr>
          <w:rFonts w:hint="cs"/>
          <w:rtl/>
        </w:rPr>
      </w:pPr>
      <w:r>
        <w:rPr>
          <w:rFonts w:hint="cs"/>
          <w:rtl/>
        </w:rPr>
        <w:t xml:space="preserve">ניקח לדוגמה את רשות השידור. בתוכנית הזאת מופיעים שני סוגי הפרטות מרחיקות לכת. האחד, ניסו להפריט לדעת את ערוץ השידור הציבורי, </w:t>
      </w:r>
      <w:r>
        <w:rPr>
          <w:rFonts w:hint="cs"/>
          <w:rtl/>
        </w:rPr>
        <w:t>את הערוץ הראשון של הטלוויזיה, ניסו להוריד לו את האגרה ב=60% במכה - הצעת שר האוצר. הצלחנו לבלום את זה בוועדת הכלכלה וכעת זה מדורג; הורדה מתונה של 30% בארבע שנים, מתוך תקווה להתייעלות, מתוך תקווה לשמור על השירות הציבורי. לו זה היה תלוי בשר האוצר, תוך שלושה ח</w:t>
      </w:r>
      <w:r>
        <w:rPr>
          <w:rFonts w:hint="cs"/>
          <w:rtl/>
        </w:rPr>
        <w:t>ודשים הוא היה מרסק את הערוץ הראשון. למה? השערה שלי, משום שעל-פי תפיסתו השתלטו שם כנראה אנשי שרון, וזה נכון, ואז הכול כשר במאבקי הכוח הפוליטיים.</w:t>
      </w:r>
    </w:p>
    <w:p w14:paraId="10C04539" w14:textId="77777777" w:rsidR="00000000" w:rsidRDefault="007C71EE">
      <w:pPr>
        <w:pStyle w:val="a"/>
        <w:rPr>
          <w:rFonts w:hint="cs"/>
          <w:rtl/>
        </w:rPr>
      </w:pPr>
    </w:p>
    <w:p w14:paraId="3B2C5AA6" w14:textId="77777777" w:rsidR="00000000" w:rsidRDefault="007C71EE">
      <w:pPr>
        <w:pStyle w:val="a"/>
        <w:rPr>
          <w:rFonts w:hint="cs"/>
          <w:rtl/>
        </w:rPr>
      </w:pPr>
      <w:r>
        <w:rPr>
          <w:rFonts w:hint="cs"/>
          <w:rtl/>
        </w:rPr>
        <w:t>עניין יותר חמור קרה ברדיו. החליטו להכניס את הרדיו לתחרות, החליטו ש"גלי צה"ל", ורשת ב' בעיקר, לוקחים יותר מדי מנ</w:t>
      </w:r>
      <w:r>
        <w:rPr>
          <w:rFonts w:hint="cs"/>
          <w:rtl/>
        </w:rPr>
        <w:t>תח הפרסום, כמעט 70% מנתח הפרסום ברדיו, ואז החליטו שבעצם לרדיו האזורי נותנים רשיון ארצי - הם יוכלו להתחרות. תוך שנה הם יוכלו בעצם להכות את רשת ב' ורשת ג', ויוציאו את "גלי צה"ל" מהמשחק. ומי אתם חושבים המועמדים ברדיו לעשות את זה? במקרה כמה חברים של שרי ליכוד,</w:t>
      </w:r>
      <w:r>
        <w:rPr>
          <w:rFonts w:hint="cs"/>
          <w:rtl/>
        </w:rPr>
        <w:t xml:space="preserve"> שהם גם במקרה בעלי רשתות רדיו אזוריות ויש להם הממון להגיע לרשת ארצית. הכול מקרי. ולזה ייקרא מדינת עולם שלישי. כך מתנהל דיון רציני, אדוני היושב-ראש, בממשלת ישראל. </w:t>
      </w:r>
    </w:p>
    <w:p w14:paraId="2F9E5BF6" w14:textId="77777777" w:rsidR="00000000" w:rsidRDefault="007C71EE">
      <w:pPr>
        <w:pStyle w:val="a"/>
        <w:rPr>
          <w:rFonts w:hint="cs"/>
          <w:rtl/>
        </w:rPr>
      </w:pPr>
    </w:p>
    <w:p w14:paraId="693AB50C" w14:textId="77777777" w:rsidR="00000000" w:rsidRDefault="007C71EE">
      <w:pPr>
        <w:pStyle w:val="a"/>
        <w:rPr>
          <w:rFonts w:hint="cs"/>
          <w:rtl/>
        </w:rPr>
      </w:pPr>
      <w:r>
        <w:rPr>
          <w:rFonts w:hint="cs"/>
          <w:rtl/>
        </w:rPr>
        <w:t>יכול להיות שרוצים להפריט את הרדיו, יכול להיות שרוצים לתת לרשתות ארציות נוספות - בבקשה. שיביא</w:t>
      </w:r>
      <w:r>
        <w:rPr>
          <w:rFonts w:hint="cs"/>
          <w:rtl/>
        </w:rPr>
        <w:t>ו לדיון ציבורי, שיזמינו מומחים, שיראו תחשיבים, שיביאו לוועדת הכנסת, שיאשרו. אבל לא. כגנבים בלילה, בישיבה אחת, ב=06:00 מצביעים.</w:t>
      </w:r>
    </w:p>
    <w:p w14:paraId="0C406E8B" w14:textId="77777777" w:rsidR="00000000" w:rsidRDefault="007C71EE">
      <w:pPr>
        <w:pStyle w:val="a"/>
        <w:rPr>
          <w:rFonts w:hint="cs"/>
          <w:rtl/>
        </w:rPr>
      </w:pPr>
    </w:p>
    <w:p w14:paraId="1EDD9487" w14:textId="77777777" w:rsidR="00000000" w:rsidRDefault="007C71EE">
      <w:pPr>
        <w:pStyle w:val="a"/>
        <w:rPr>
          <w:rFonts w:hint="cs"/>
          <w:rtl/>
        </w:rPr>
      </w:pPr>
      <w:r>
        <w:rPr>
          <w:rFonts w:hint="cs"/>
          <w:rtl/>
        </w:rPr>
        <w:t>את שני הסעיפים האחרונים, רק כדוגמה, הצלחנו - - -</w:t>
      </w:r>
    </w:p>
    <w:p w14:paraId="3597C434" w14:textId="77777777" w:rsidR="00000000" w:rsidRDefault="007C71EE">
      <w:pPr>
        <w:pStyle w:val="a"/>
        <w:rPr>
          <w:rFonts w:hint="cs"/>
          <w:rtl/>
        </w:rPr>
      </w:pPr>
    </w:p>
    <w:p w14:paraId="1A4ECB78" w14:textId="77777777" w:rsidR="00000000" w:rsidRDefault="007C71EE">
      <w:pPr>
        <w:pStyle w:val="ad"/>
        <w:rPr>
          <w:rtl/>
        </w:rPr>
      </w:pPr>
      <w:r>
        <w:rPr>
          <w:rtl/>
        </w:rPr>
        <w:t>היו"ר מיכאל נודלמן:</w:t>
      </w:r>
    </w:p>
    <w:p w14:paraId="5BE0867F" w14:textId="77777777" w:rsidR="00000000" w:rsidRDefault="007C71EE">
      <w:pPr>
        <w:pStyle w:val="a"/>
        <w:rPr>
          <w:rtl/>
        </w:rPr>
      </w:pPr>
    </w:p>
    <w:p w14:paraId="4F94900D" w14:textId="77777777" w:rsidR="00000000" w:rsidRDefault="007C71EE">
      <w:pPr>
        <w:pStyle w:val="a"/>
        <w:rPr>
          <w:rFonts w:hint="cs"/>
          <w:rtl/>
        </w:rPr>
      </w:pPr>
      <w:r>
        <w:rPr>
          <w:rFonts w:hint="cs"/>
          <w:rtl/>
        </w:rPr>
        <w:t>אין דוגמאות.</w:t>
      </w:r>
    </w:p>
    <w:p w14:paraId="11671B5E" w14:textId="77777777" w:rsidR="00000000" w:rsidRDefault="007C71EE">
      <w:pPr>
        <w:pStyle w:val="a"/>
        <w:rPr>
          <w:rFonts w:hint="cs"/>
          <w:rtl/>
        </w:rPr>
      </w:pPr>
    </w:p>
    <w:p w14:paraId="3B91940E" w14:textId="77777777" w:rsidR="00000000" w:rsidRDefault="007C71EE">
      <w:pPr>
        <w:pStyle w:val="SpeakerCon"/>
        <w:rPr>
          <w:rtl/>
        </w:rPr>
      </w:pPr>
      <w:bookmarkStart w:id="2063" w:name="FS000000505T28_05_2003_02_43_17C"/>
      <w:bookmarkEnd w:id="2063"/>
      <w:r>
        <w:rPr>
          <w:rtl/>
        </w:rPr>
        <w:t>אבשלום וילן (מרצ):</w:t>
      </w:r>
    </w:p>
    <w:p w14:paraId="5AE9ABAF" w14:textId="77777777" w:rsidR="00000000" w:rsidRDefault="007C71EE">
      <w:pPr>
        <w:pStyle w:val="a"/>
        <w:rPr>
          <w:rtl/>
        </w:rPr>
      </w:pPr>
    </w:p>
    <w:p w14:paraId="516C472B" w14:textId="77777777" w:rsidR="00000000" w:rsidRDefault="007C71EE">
      <w:pPr>
        <w:pStyle w:val="a"/>
        <w:rPr>
          <w:rFonts w:hint="cs"/>
          <w:rtl/>
        </w:rPr>
      </w:pPr>
      <w:r>
        <w:rPr>
          <w:rFonts w:hint="cs"/>
          <w:rtl/>
        </w:rPr>
        <w:t xml:space="preserve">אני מסיים. </w:t>
      </w:r>
    </w:p>
    <w:p w14:paraId="41F31A5B" w14:textId="77777777" w:rsidR="00000000" w:rsidRDefault="007C71EE">
      <w:pPr>
        <w:pStyle w:val="a"/>
        <w:rPr>
          <w:rFonts w:hint="cs"/>
          <w:rtl/>
        </w:rPr>
      </w:pPr>
    </w:p>
    <w:p w14:paraId="2646F7D1" w14:textId="77777777" w:rsidR="00000000" w:rsidRDefault="007C71EE">
      <w:pPr>
        <w:pStyle w:val="a"/>
        <w:rPr>
          <w:rFonts w:hint="cs"/>
          <w:rtl/>
        </w:rPr>
      </w:pPr>
      <w:r>
        <w:rPr>
          <w:rFonts w:hint="cs"/>
          <w:rtl/>
        </w:rPr>
        <w:t>הצלחתי לעצ</w:t>
      </w:r>
      <w:r>
        <w:rPr>
          <w:rFonts w:hint="cs"/>
          <w:rtl/>
        </w:rPr>
        <w:t>ור באמצעות יושב-ראש ועדת הכלכלה, שגם הוא היה שותף. אני מקווה שייערך דיון. תודה, אדוני היושב-ראש.</w:t>
      </w:r>
    </w:p>
    <w:p w14:paraId="0B9DCFD7" w14:textId="77777777" w:rsidR="00000000" w:rsidRDefault="007C71EE">
      <w:pPr>
        <w:pStyle w:val="a"/>
        <w:rPr>
          <w:rFonts w:hint="cs"/>
          <w:rtl/>
        </w:rPr>
      </w:pPr>
    </w:p>
    <w:p w14:paraId="403B2673" w14:textId="77777777" w:rsidR="00000000" w:rsidRDefault="007C71EE">
      <w:pPr>
        <w:pStyle w:val="ad"/>
        <w:rPr>
          <w:rtl/>
        </w:rPr>
      </w:pPr>
      <w:r>
        <w:rPr>
          <w:rtl/>
        </w:rPr>
        <w:t>היו"ר מיכאל נודלמן:</w:t>
      </w:r>
    </w:p>
    <w:p w14:paraId="383EDE39" w14:textId="77777777" w:rsidR="00000000" w:rsidRDefault="007C71EE">
      <w:pPr>
        <w:pStyle w:val="a"/>
        <w:rPr>
          <w:rtl/>
        </w:rPr>
      </w:pPr>
    </w:p>
    <w:p w14:paraId="5EDFFF61" w14:textId="77777777" w:rsidR="00000000" w:rsidRDefault="007C71EE">
      <w:pPr>
        <w:pStyle w:val="a"/>
        <w:rPr>
          <w:rFonts w:hint="cs"/>
          <w:rtl/>
        </w:rPr>
      </w:pPr>
      <w:r>
        <w:rPr>
          <w:rFonts w:hint="cs"/>
          <w:rtl/>
        </w:rPr>
        <w:t>בבקשה. חבר הכנסת ואסל טאהא, בבקשה.</w:t>
      </w:r>
    </w:p>
    <w:p w14:paraId="525521CD" w14:textId="77777777" w:rsidR="00000000" w:rsidRDefault="007C71EE">
      <w:pPr>
        <w:pStyle w:val="a"/>
        <w:rPr>
          <w:rFonts w:hint="cs"/>
          <w:rtl/>
        </w:rPr>
      </w:pPr>
    </w:p>
    <w:p w14:paraId="26FE8F17" w14:textId="77777777" w:rsidR="00000000" w:rsidRDefault="007C71EE">
      <w:pPr>
        <w:pStyle w:val="ac"/>
        <w:rPr>
          <w:rtl/>
        </w:rPr>
      </w:pPr>
      <w:r>
        <w:rPr>
          <w:rFonts w:hint="eastAsia"/>
          <w:rtl/>
        </w:rPr>
        <w:t>מאיר</w:t>
      </w:r>
      <w:r>
        <w:rPr>
          <w:rtl/>
        </w:rPr>
        <w:t xml:space="preserve"> פרוש (יהדות התורה):</w:t>
      </w:r>
    </w:p>
    <w:p w14:paraId="0EC42220" w14:textId="77777777" w:rsidR="00000000" w:rsidRDefault="007C71EE">
      <w:pPr>
        <w:pStyle w:val="a"/>
        <w:rPr>
          <w:rFonts w:hint="cs"/>
          <w:rtl/>
        </w:rPr>
      </w:pPr>
    </w:p>
    <w:p w14:paraId="155DE504" w14:textId="77777777" w:rsidR="00000000" w:rsidRDefault="007C71EE">
      <w:pPr>
        <w:pStyle w:val="a"/>
        <w:rPr>
          <w:rFonts w:hint="cs"/>
          <w:rtl/>
        </w:rPr>
      </w:pPr>
      <w:r>
        <w:rPr>
          <w:rFonts w:hint="cs"/>
          <w:rtl/>
        </w:rPr>
        <w:t>כמה שרים יש, אדוני היושב-ראש, בממשלה?</w:t>
      </w:r>
    </w:p>
    <w:p w14:paraId="4E27978E" w14:textId="77777777" w:rsidR="00000000" w:rsidRDefault="007C71EE">
      <w:pPr>
        <w:pStyle w:val="a"/>
        <w:rPr>
          <w:rFonts w:hint="cs"/>
          <w:rtl/>
        </w:rPr>
      </w:pPr>
    </w:p>
    <w:p w14:paraId="5FEDF8E7" w14:textId="77777777" w:rsidR="00000000" w:rsidRDefault="007C71EE">
      <w:pPr>
        <w:pStyle w:val="ad"/>
        <w:rPr>
          <w:rtl/>
        </w:rPr>
      </w:pPr>
      <w:r>
        <w:rPr>
          <w:rtl/>
        </w:rPr>
        <w:t>היו"ר מיכאל נודלמן:</w:t>
      </w:r>
    </w:p>
    <w:p w14:paraId="47729959" w14:textId="77777777" w:rsidR="00000000" w:rsidRDefault="007C71EE">
      <w:pPr>
        <w:pStyle w:val="a"/>
        <w:rPr>
          <w:rtl/>
        </w:rPr>
      </w:pPr>
    </w:p>
    <w:p w14:paraId="1271C699" w14:textId="77777777" w:rsidR="00000000" w:rsidRDefault="007C71EE">
      <w:pPr>
        <w:pStyle w:val="a"/>
        <w:rPr>
          <w:rFonts w:hint="cs"/>
          <w:rtl/>
        </w:rPr>
      </w:pPr>
      <w:r>
        <w:rPr>
          <w:rFonts w:hint="cs"/>
          <w:rtl/>
        </w:rPr>
        <w:t>23.</w:t>
      </w:r>
    </w:p>
    <w:p w14:paraId="31DC9833" w14:textId="77777777" w:rsidR="00000000" w:rsidRDefault="007C71EE">
      <w:pPr>
        <w:pStyle w:val="a"/>
        <w:rPr>
          <w:rFonts w:hint="cs"/>
          <w:rtl/>
        </w:rPr>
      </w:pPr>
    </w:p>
    <w:p w14:paraId="76C7B457" w14:textId="77777777" w:rsidR="00000000" w:rsidRDefault="007C71EE">
      <w:pPr>
        <w:pStyle w:val="ac"/>
        <w:rPr>
          <w:rtl/>
        </w:rPr>
      </w:pPr>
      <w:r>
        <w:rPr>
          <w:rFonts w:hint="eastAsia"/>
          <w:rtl/>
        </w:rPr>
        <w:t>מאיר</w:t>
      </w:r>
      <w:r>
        <w:rPr>
          <w:rtl/>
        </w:rPr>
        <w:t xml:space="preserve"> פרוש </w:t>
      </w:r>
      <w:r>
        <w:rPr>
          <w:rtl/>
        </w:rPr>
        <w:t>(יהדות התורה):</w:t>
      </w:r>
    </w:p>
    <w:p w14:paraId="665E694F" w14:textId="77777777" w:rsidR="00000000" w:rsidRDefault="007C71EE">
      <w:pPr>
        <w:pStyle w:val="a"/>
        <w:rPr>
          <w:rFonts w:hint="cs"/>
          <w:rtl/>
        </w:rPr>
      </w:pPr>
    </w:p>
    <w:p w14:paraId="4EFAF7B4" w14:textId="77777777" w:rsidR="00000000" w:rsidRDefault="007C71EE">
      <w:pPr>
        <w:pStyle w:val="a"/>
        <w:rPr>
          <w:rFonts w:hint="cs"/>
          <w:rtl/>
        </w:rPr>
      </w:pPr>
      <w:r>
        <w:rPr>
          <w:rFonts w:hint="cs"/>
          <w:rtl/>
        </w:rPr>
        <w:t xml:space="preserve">למה אף אחד לא נמצא עכשיו? אין תורנות? </w:t>
      </w:r>
    </w:p>
    <w:p w14:paraId="0CFDA5D6" w14:textId="77777777" w:rsidR="00000000" w:rsidRDefault="007C71EE">
      <w:pPr>
        <w:pStyle w:val="a"/>
        <w:rPr>
          <w:rFonts w:hint="cs"/>
          <w:rtl/>
        </w:rPr>
      </w:pPr>
    </w:p>
    <w:p w14:paraId="79CFB65D" w14:textId="77777777" w:rsidR="00000000" w:rsidRDefault="007C71EE">
      <w:pPr>
        <w:pStyle w:val="ad"/>
        <w:rPr>
          <w:rtl/>
        </w:rPr>
      </w:pPr>
      <w:r>
        <w:rPr>
          <w:rtl/>
        </w:rPr>
        <w:t>היו"ר מיכאל נודלמן:</w:t>
      </w:r>
    </w:p>
    <w:p w14:paraId="309413C2" w14:textId="77777777" w:rsidR="00000000" w:rsidRDefault="007C71EE">
      <w:pPr>
        <w:pStyle w:val="a"/>
        <w:rPr>
          <w:rtl/>
        </w:rPr>
      </w:pPr>
    </w:p>
    <w:p w14:paraId="3BC6CAA0" w14:textId="77777777" w:rsidR="00000000" w:rsidRDefault="007C71EE">
      <w:pPr>
        <w:pStyle w:val="a"/>
        <w:rPr>
          <w:rFonts w:hint="cs"/>
          <w:rtl/>
        </w:rPr>
      </w:pPr>
      <w:r>
        <w:rPr>
          <w:rFonts w:hint="cs"/>
          <w:rtl/>
        </w:rPr>
        <w:t>שר החקלאות היה פה.</w:t>
      </w:r>
    </w:p>
    <w:p w14:paraId="54582B19" w14:textId="77777777" w:rsidR="00000000" w:rsidRDefault="007C71EE">
      <w:pPr>
        <w:pStyle w:val="a"/>
        <w:rPr>
          <w:rFonts w:hint="cs"/>
          <w:rtl/>
        </w:rPr>
      </w:pPr>
    </w:p>
    <w:p w14:paraId="557A4927" w14:textId="77777777" w:rsidR="00000000" w:rsidRDefault="007C71EE">
      <w:pPr>
        <w:pStyle w:val="ac"/>
        <w:rPr>
          <w:rtl/>
        </w:rPr>
      </w:pPr>
      <w:r>
        <w:rPr>
          <w:rFonts w:hint="eastAsia"/>
          <w:rtl/>
        </w:rPr>
        <w:t>מאיר</w:t>
      </w:r>
      <w:r>
        <w:rPr>
          <w:rtl/>
        </w:rPr>
        <w:t xml:space="preserve"> פרוש (יהדות התורה):</w:t>
      </w:r>
    </w:p>
    <w:p w14:paraId="4F554CA9" w14:textId="77777777" w:rsidR="00000000" w:rsidRDefault="007C71EE">
      <w:pPr>
        <w:pStyle w:val="a"/>
        <w:rPr>
          <w:rFonts w:hint="cs"/>
          <w:rtl/>
        </w:rPr>
      </w:pPr>
    </w:p>
    <w:p w14:paraId="166AD407" w14:textId="77777777" w:rsidR="00000000" w:rsidRDefault="007C71EE">
      <w:pPr>
        <w:pStyle w:val="a"/>
        <w:rPr>
          <w:rFonts w:hint="cs"/>
          <w:rtl/>
        </w:rPr>
      </w:pPr>
      <w:r>
        <w:rPr>
          <w:rFonts w:hint="cs"/>
          <w:rtl/>
        </w:rPr>
        <w:t xml:space="preserve">אין לך דרך לקרוא לאחד השרים לכאן? אני פונה לאדוני היושב-ראש ולא למזכיר. 23 שרים - אולי יואיל אחד הסדרנים לבדוק אם הוא בבניין. </w:t>
      </w:r>
    </w:p>
    <w:p w14:paraId="1B54C1D9" w14:textId="77777777" w:rsidR="00000000" w:rsidRDefault="007C71EE">
      <w:pPr>
        <w:pStyle w:val="a"/>
        <w:rPr>
          <w:rFonts w:hint="cs"/>
          <w:rtl/>
        </w:rPr>
      </w:pPr>
    </w:p>
    <w:p w14:paraId="1D9D693E" w14:textId="77777777" w:rsidR="00000000" w:rsidRDefault="007C71EE">
      <w:pPr>
        <w:pStyle w:val="ad"/>
        <w:rPr>
          <w:rtl/>
        </w:rPr>
      </w:pPr>
      <w:r>
        <w:rPr>
          <w:rtl/>
        </w:rPr>
        <w:t>היו"ר</w:t>
      </w:r>
      <w:r>
        <w:rPr>
          <w:rtl/>
        </w:rPr>
        <w:t xml:space="preserve"> מיכאל נודלמן:</w:t>
      </w:r>
    </w:p>
    <w:p w14:paraId="3ADB26F9" w14:textId="77777777" w:rsidR="00000000" w:rsidRDefault="007C71EE">
      <w:pPr>
        <w:pStyle w:val="a"/>
        <w:rPr>
          <w:rtl/>
        </w:rPr>
      </w:pPr>
    </w:p>
    <w:p w14:paraId="0472E1D2" w14:textId="77777777" w:rsidR="00000000" w:rsidRDefault="007C71EE">
      <w:pPr>
        <w:pStyle w:val="a"/>
        <w:rPr>
          <w:rFonts w:hint="cs"/>
          <w:rtl/>
        </w:rPr>
      </w:pPr>
      <w:r>
        <w:rPr>
          <w:rFonts w:hint="cs"/>
          <w:rtl/>
        </w:rPr>
        <w:t xml:space="preserve">הוא ישב פה. </w:t>
      </w:r>
    </w:p>
    <w:p w14:paraId="464DF414" w14:textId="77777777" w:rsidR="00000000" w:rsidRDefault="007C71EE">
      <w:pPr>
        <w:pStyle w:val="a"/>
        <w:rPr>
          <w:rFonts w:hint="cs"/>
          <w:rtl/>
        </w:rPr>
      </w:pPr>
    </w:p>
    <w:p w14:paraId="37998559" w14:textId="77777777" w:rsidR="00000000" w:rsidRDefault="007C71EE">
      <w:pPr>
        <w:pStyle w:val="ac"/>
        <w:rPr>
          <w:rtl/>
        </w:rPr>
      </w:pPr>
      <w:r>
        <w:rPr>
          <w:rFonts w:hint="eastAsia"/>
          <w:rtl/>
        </w:rPr>
        <w:t>מאיר</w:t>
      </w:r>
      <w:r>
        <w:rPr>
          <w:rtl/>
        </w:rPr>
        <w:t xml:space="preserve"> פרוש (יהדות התורה):</w:t>
      </w:r>
    </w:p>
    <w:p w14:paraId="179D7842" w14:textId="77777777" w:rsidR="00000000" w:rsidRDefault="007C71EE">
      <w:pPr>
        <w:pStyle w:val="a"/>
        <w:rPr>
          <w:rFonts w:hint="cs"/>
          <w:rtl/>
        </w:rPr>
      </w:pPr>
    </w:p>
    <w:p w14:paraId="0F1B360D" w14:textId="77777777" w:rsidR="00000000" w:rsidRDefault="007C71EE">
      <w:pPr>
        <w:pStyle w:val="a"/>
        <w:rPr>
          <w:rFonts w:hint="cs"/>
          <w:rtl/>
        </w:rPr>
      </w:pPr>
      <w:r>
        <w:rPr>
          <w:rFonts w:hint="cs"/>
          <w:rtl/>
        </w:rPr>
        <w:t>האם יואיל כבודו כיושב-ראש הישיבה לקרוא לאחד השרים?</w:t>
      </w:r>
    </w:p>
    <w:p w14:paraId="21F53B6F" w14:textId="77777777" w:rsidR="00000000" w:rsidRDefault="007C71EE">
      <w:pPr>
        <w:pStyle w:val="a"/>
        <w:rPr>
          <w:rFonts w:hint="cs"/>
          <w:rtl/>
        </w:rPr>
      </w:pPr>
    </w:p>
    <w:p w14:paraId="57F5D954" w14:textId="77777777" w:rsidR="00000000" w:rsidRDefault="007C71EE">
      <w:pPr>
        <w:pStyle w:val="ad"/>
        <w:rPr>
          <w:rtl/>
        </w:rPr>
      </w:pPr>
      <w:r>
        <w:rPr>
          <w:rtl/>
        </w:rPr>
        <w:t>היו"ר מיכאל נודלמן:</w:t>
      </w:r>
    </w:p>
    <w:p w14:paraId="0D9F5AB6" w14:textId="77777777" w:rsidR="00000000" w:rsidRDefault="007C71EE">
      <w:pPr>
        <w:pStyle w:val="a"/>
        <w:rPr>
          <w:rtl/>
        </w:rPr>
      </w:pPr>
    </w:p>
    <w:p w14:paraId="3567C0E0" w14:textId="77777777" w:rsidR="00000000" w:rsidRDefault="007C71EE">
      <w:pPr>
        <w:pStyle w:val="a"/>
        <w:rPr>
          <w:rFonts w:hint="cs"/>
          <w:rtl/>
        </w:rPr>
      </w:pPr>
      <w:r>
        <w:rPr>
          <w:rFonts w:hint="cs"/>
          <w:rtl/>
        </w:rPr>
        <w:t>אתה ישבת פה ושמעת מה מדברים. לא שרים מדברים. מה ההצגות האלה?</w:t>
      </w:r>
    </w:p>
    <w:p w14:paraId="685F1329" w14:textId="77777777" w:rsidR="00000000" w:rsidRDefault="007C71EE">
      <w:pPr>
        <w:pStyle w:val="a"/>
        <w:rPr>
          <w:rtl/>
        </w:rPr>
      </w:pPr>
    </w:p>
    <w:p w14:paraId="226EF82B" w14:textId="77777777" w:rsidR="00000000" w:rsidRDefault="007C71EE">
      <w:pPr>
        <w:pStyle w:val="a"/>
        <w:rPr>
          <w:rFonts w:hint="cs"/>
          <w:rtl/>
        </w:rPr>
      </w:pPr>
    </w:p>
    <w:p w14:paraId="16334F28" w14:textId="77777777" w:rsidR="00000000" w:rsidRDefault="007C71EE">
      <w:pPr>
        <w:pStyle w:val="ac"/>
        <w:rPr>
          <w:rtl/>
        </w:rPr>
      </w:pPr>
      <w:r>
        <w:rPr>
          <w:rFonts w:hint="eastAsia"/>
          <w:rtl/>
        </w:rPr>
        <w:t>מאיר</w:t>
      </w:r>
      <w:r>
        <w:rPr>
          <w:rtl/>
        </w:rPr>
        <w:t xml:space="preserve"> פרוש (יהדות התורה):</w:t>
      </w:r>
    </w:p>
    <w:p w14:paraId="49707A96" w14:textId="77777777" w:rsidR="00000000" w:rsidRDefault="007C71EE">
      <w:pPr>
        <w:pStyle w:val="a"/>
        <w:rPr>
          <w:rFonts w:hint="cs"/>
          <w:rtl/>
        </w:rPr>
      </w:pPr>
    </w:p>
    <w:p w14:paraId="7B1BAA26" w14:textId="77777777" w:rsidR="00000000" w:rsidRDefault="007C71EE">
      <w:pPr>
        <w:pStyle w:val="a"/>
        <w:rPr>
          <w:rFonts w:hint="cs"/>
          <w:rtl/>
        </w:rPr>
      </w:pPr>
      <w:r>
        <w:rPr>
          <w:rFonts w:hint="cs"/>
          <w:rtl/>
        </w:rPr>
        <w:t>אדוני היושב-ראש, אולי נמצא איזה שר לרפ</w:t>
      </w:r>
      <w:r>
        <w:rPr>
          <w:rFonts w:hint="cs"/>
          <w:rtl/>
        </w:rPr>
        <w:t xml:space="preserve">ואה. זה לא יפה לראות שולחן של 23 נשאר ריק. </w:t>
      </w:r>
    </w:p>
    <w:p w14:paraId="6F5B75F4" w14:textId="77777777" w:rsidR="00000000" w:rsidRDefault="007C71EE">
      <w:pPr>
        <w:pStyle w:val="a"/>
        <w:rPr>
          <w:rFonts w:hint="cs"/>
          <w:rtl/>
        </w:rPr>
      </w:pPr>
    </w:p>
    <w:p w14:paraId="22C8FF1D" w14:textId="77777777" w:rsidR="00000000" w:rsidRDefault="007C71EE">
      <w:pPr>
        <w:pStyle w:val="ad"/>
        <w:rPr>
          <w:rtl/>
        </w:rPr>
      </w:pPr>
      <w:r>
        <w:rPr>
          <w:rtl/>
        </w:rPr>
        <w:t>היו"ר מיכאל נודלמן:</w:t>
      </w:r>
    </w:p>
    <w:p w14:paraId="13EFBD8D" w14:textId="77777777" w:rsidR="00000000" w:rsidRDefault="007C71EE">
      <w:pPr>
        <w:pStyle w:val="a"/>
        <w:rPr>
          <w:rtl/>
        </w:rPr>
      </w:pPr>
    </w:p>
    <w:p w14:paraId="6F477EAB" w14:textId="77777777" w:rsidR="00000000" w:rsidRDefault="007C71EE">
      <w:pPr>
        <w:pStyle w:val="a"/>
        <w:rPr>
          <w:rFonts w:hint="cs"/>
          <w:rtl/>
        </w:rPr>
      </w:pPr>
      <w:r>
        <w:rPr>
          <w:rFonts w:hint="cs"/>
          <w:rtl/>
        </w:rPr>
        <w:t>וזה יפה שאין חברי כנסת באולם?</w:t>
      </w:r>
    </w:p>
    <w:p w14:paraId="24D36C05" w14:textId="77777777" w:rsidR="00000000" w:rsidRDefault="007C71EE">
      <w:pPr>
        <w:pStyle w:val="a"/>
        <w:rPr>
          <w:rFonts w:hint="cs"/>
          <w:rtl/>
        </w:rPr>
      </w:pPr>
    </w:p>
    <w:p w14:paraId="5DE3C612" w14:textId="77777777" w:rsidR="00000000" w:rsidRDefault="007C71EE">
      <w:pPr>
        <w:pStyle w:val="ac"/>
        <w:rPr>
          <w:rtl/>
        </w:rPr>
      </w:pPr>
      <w:r>
        <w:rPr>
          <w:rFonts w:hint="eastAsia"/>
          <w:rtl/>
        </w:rPr>
        <w:t>מאיר</w:t>
      </w:r>
      <w:r>
        <w:rPr>
          <w:rtl/>
        </w:rPr>
        <w:t xml:space="preserve"> פרוש (יהדות התורה):</w:t>
      </w:r>
    </w:p>
    <w:p w14:paraId="06327A9B" w14:textId="77777777" w:rsidR="00000000" w:rsidRDefault="007C71EE">
      <w:pPr>
        <w:pStyle w:val="a"/>
        <w:rPr>
          <w:rFonts w:hint="cs"/>
          <w:rtl/>
        </w:rPr>
      </w:pPr>
    </w:p>
    <w:p w14:paraId="59964C85" w14:textId="77777777" w:rsidR="00000000" w:rsidRDefault="007C71EE">
      <w:pPr>
        <w:pStyle w:val="a"/>
        <w:rPr>
          <w:rFonts w:hint="cs"/>
          <w:rtl/>
        </w:rPr>
      </w:pPr>
      <w:r>
        <w:rPr>
          <w:rFonts w:hint="cs"/>
          <w:rtl/>
        </w:rPr>
        <w:t>למשל השר טמא לפיד?</w:t>
      </w:r>
    </w:p>
    <w:p w14:paraId="76027DB4" w14:textId="77777777" w:rsidR="00000000" w:rsidRDefault="007C71EE">
      <w:pPr>
        <w:pStyle w:val="a"/>
        <w:rPr>
          <w:rFonts w:hint="cs"/>
          <w:rtl/>
        </w:rPr>
      </w:pPr>
    </w:p>
    <w:p w14:paraId="589D581A" w14:textId="77777777" w:rsidR="00000000" w:rsidRDefault="007C71EE">
      <w:pPr>
        <w:pStyle w:val="ad"/>
        <w:rPr>
          <w:rtl/>
        </w:rPr>
      </w:pPr>
      <w:r>
        <w:rPr>
          <w:rtl/>
        </w:rPr>
        <w:t>היו"ר מיכאל נודלמן:</w:t>
      </w:r>
    </w:p>
    <w:p w14:paraId="2749C513" w14:textId="77777777" w:rsidR="00000000" w:rsidRDefault="007C71EE">
      <w:pPr>
        <w:pStyle w:val="a"/>
        <w:rPr>
          <w:rtl/>
        </w:rPr>
      </w:pPr>
    </w:p>
    <w:p w14:paraId="541A2565" w14:textId="77777777" w:rsidR="00000000" w:rsidRDefault="007C71EE">
      <w:pPr>
        <w:pStyle w:val="a"/>
        <w:rPr>
          <w:rFonts w:hint="cs"/>
          <w:rtl/>
        </w:rPr>
      </w:pPr>
      <w:r>
        <w:rPr>
          <w:rFonts w:hint="cs"/>
          <w:rtl/>
        </w:rPr>
        <w:t>אתה הגעת כדי לעשות פה פיליבסטר, חבר הכנסת פרוש.</w:t>
      </w:r>
    </w:p>
    <w:p w14:paraId="0A197613" w14:textId="77777777" w:rsidR="00000000" w:rsidRDefault="007C71EE">
      <w:pPr>
        <w:pStyle w:val="a"/>
        <w:rPr>
          <w:rFonts w:hint="cs"/>
          <w:rtl/>
        </w:rPr>
      </w:pPr>
    </w:p>
    <w:p w14:paraId="0DD37D57" w14:textId="77777777" w:rsidR="00000000" w:rsidRDefault="007C71EE">
      <w:pPr>
        <w:pStyle w:val="ac"/>
        <w:rPr>
          <w:rtl/>
        </w:rPr>
      </w:pPr>
      <w:r>
        <w:rPr>
          <w:rFonts w:hint="eastAsia"/>
          <w:rtl/>
        </w:rPr>
        <w:t>מאיר</w:t>
      </w:r>
      <w:r>
        <w:rPr>
          <w:rtl/>
        </w:rPr>
        <w:t xml:space="preserve"> פרוש (יהדות התורה):</w:t>
      </w:r>
    </w:p>
    <w:p w14:paraId="057C1C32" w14:textId="77777777" w:rsidR="00000000" w:rsidRDefault="007C71EE">
      <w:pPr>
        <w:pStyle w:val="a"/>
        <w:rPr>
          <w:rFonts w:hint="cs"/>
          <w:rtl/>
        </w:rPr>
      </w:pPr>
    </w:p>
    <w:p w14:paraId="05525660" w14:textId="77777777" w:rsidR="00000000" w:rsidRDefault="007C71EE">
      <w:pPr>
        <w:pStyle w:val="a"/>
        <w:rPr>
          <w:rFonts w:hint="cs"/>
          <w:rtl/>
        </w:rPr>
      </w:pPr>
      <w:r>
        <w:rPr>
          <w:rFonts w:hint="cs"/>
          <w:rtl/>
        </w:rPr>
        <w:t xml:space="preserve">השר טמא לפיד כבר </w:t>
      </w:r>
      <w:r>
        <w:rPr>
          <w:rFonts w:hint="cs"/>
          <w:rtl/>
        </w:rPr>
        <w:t>פה? אפשר אולי לקרוא לו.</w:t>
      </w:r>
    </w:p>
    <w:p w14:paraId="42C85ACB" w14:textId="77777777" w:rsidR="00000000" w:rsidRDefault="007C71EE">
      <w:pPr>
        <w:pStyle w:val="a"/>
        <w:rPr>
          <w:rFonts w:hint="cs"/>
          <w:rtl/>
        </w:rPr>
      </w:pPr>
    </w:p>
    <w:p w14:paraId="1B50073F" w14:textId="77777777" w:rsidR="00000000" w:rsidRDefault="007C71EE">
      <w:pPr>
        <w:pStyle w:val="ad"/>
        <w:rPr>
          <w:rtl/>
        </w:rPr>
      </w:pPr>
      <w:r>
        <w:rPr>
          <w:rtl/>
        </w:rPr>
        <w:t>היו"ר מיכאל נודלמן:</w:t>
      </w:r>
    </w:p>
    <w:p w14:paraId="6832CC22" w14:textId="77777777" w:rsidR="00000000" w:rsidRDefault="007C71EE">
      <w:pPr>
        <w:pStyle w:val="a"/>
        <w:rPr>
          <w:rtl/>
        </w:rPr>
      </w:pPr>
    </w:p>
    <w:p w14:paraId="7FCE22CB" w14:textId="77777777" w:rsidR="00000000" w:rsidRDefault="007C71EE">
      <w:pPr>
        <w:pStyle w:val="a"/>
        <w:rPr>
          <w:rFonts w:hint="cs"/>
          <w:rtl/>
        </w:rPr>
      </w:pPr>
      <w:r>
        <w:rPr>
          <w:rFonts w:hint="cs"/>
          <w:rtl/>
        </w:rPr>
        <w:t>חבר הכנסת פרוש, שמעתי מה שאמרת. תשתוק בבקשה. עוד פעם אתה ממשיך? אני קורא אותך לסדר פעם ראשונה, אם אתה רוצה ככה. מספיק. אני מבין טריקים כאלה. מספיק.</w:t>
      </w:r>
    </w:p>
    <w:p w14:paraId="2219BBE9" w14:textId="77777777" w:rsidR="00000000" w:rsidRDefault="007C71EE">
      <w:pPr>
        <w:pStyle w:val="a"/>
        <w:rPr>
          <w:rFonts w:hint="cs"/>
          <w:rtl/>
        </w:rPr>
      </w:pPr>
    </w:p>
    <w:p w14:paraId="504A9E5A" w14:textId="77777777" w:rsidR="00000000" w:rsidRDefault="007C71EE">
      <w:pPr>
        <w:pStyle w:val="ac"/>
        <w:rPr>
          <w:rtl/>
        </w:rPr>
      </w:pPr>
      <w:r>
        <w:rPr>
          <w:rFonts w:hint="eastAsia"/>
          <w:rtl/>
        </w:rPr>
        <w:t>מאיר</w:t>
      </w:r>
      <w:r>
        <w:rPr>
          <w:rtl/>
        </w:rPr>
        <w:t xml:space="preserve"> פרוש (יהדות התורה):</w:t>
      </w:r>
    </w:p>
    <w:p w14:paraId="59A9D230" w14:textId="77777777" w:rsidR="00000000" w:rsidRDefault="007C71EE">
      <w:pPr>
        <w:pStyle w:val="a"/>
        <w:rPr>
          <w:rFonts w:hint="cs"/>
          <w:rtl/>
        </w:rPr>
      </w:pPr>
    </w:p>
    <w:p w14:paraId="62F16010" w14:textId="77777777" w:rsidR="00000000" w:rsidRDefault="007C71EE">
      <w:pPr>
        <w:pStyle w:val="a"/>
        <w:rPr>
          <w:rFonts w:hint="cs"/>
          <w:rtl/>
        </w:rPr>
      </w:pPr>
      <w:r>
        <w:rPr>
          <w:rFonts w:hint="cs"/>
          <w:rtl/>
        </w:rPr>
        <w:t>אני מבקש הפסקה לדקה, שנמצא את אולמר</w:t>
      </w:r>
      <w:r>
        <w:rPr>
          <w:rFonts w:hint="cs"/>
          <w:rtl/>
        </w:rPr>
        <w:t xml:space="preserve">ט, אולי הוא חזר מחוץ-לארץ. </w:t>
      </w:r>
    </w:p>
    <w:p w14:paraId="60FF43D7" w14:textId="77777777" w:rsidR="00000000" w:rsidRDefault="007C71EE">
      <w:pPr>
        <w:pStyle w:val="a"/>
        <w:rPr>
          <w:rFonts w:hint="cs"/>
          <w:rtl/>
        </w:rPr>
      </w:pPr>
    </w:p>
    <w:p w14:paraId="3BDA7CE0" w14:textId="77777777" w:rsidR="00000000" w:rsidRDefault="007C71EE">
      <w:pPr>
        <w:pStyle w:val="ad"/>
        <w:rPr>
          <w:rtl/>
        </w:rPr>
      </w:pPr>
      <w:r>
        <w:rPr>
          <w:rtl/>
        </w:rPr>
        <w:t>היו"ר מיכאל נודלמן:</w:t>
      </w:r>
    </w:p>
    <w:p w14:paraId="47F57B2F" w14:textId="77777777" w:rsidR="00000000" w:rsidRDefault="007C71EE">
      <w:pPr>
        <w:pStyle w:val="a"/>
        <w:rPr>
          <w:rtl/>
        </w:rPr>
      </w:pPr>
    </w:p>
    <w:p w14:paraId="2F83A3CD" w14:textId="77777777" w:rsidR="00000000" w:rsidRDefault="007C71EE">
      <w:pPr>
        <w:pStyle w:val="a"/>
        <w:rPr>
          <w:rtl/>
        </w:rPr>
      </w:pPr>
      <w:r>
        <w:rPr>
          <w:rFonts w:hint="cs"/>
          <w:rtl/>
        </w:rPr>
        <w:t>אני מבין על מה אתה מדבר. אני מבין למה אתה מדבר. אתה רוצה לשבת פה בלילה? שב בשקט.</w:t>
      </w:r>
    </w:p>
    <w:p w14:paraId="682FAE43" w14:textId="77777777" w:rsidR="00000000" w:rsidRDefault="007C71EE">
      <w:pPr>
        <w:pStyle w:val="a"/>
        <w:rPr>
          <w:rFonts w:hint="cs"/>
          <w:rtl/>
        </w:rPr>
      </w:pPr>
    </w:p>
    <w:p w14:paraId="083D226D" w14:textId="77777777" w:rsidR="00000000" w:rsidRDefault="007C71EE">
      <w:pPr>
        <w:pStyle w:val="ac"/>
        <w:rPr>
          <w:rtl/>
        </w:rPr>
      </w:pPr>
      <w:r>
        <w:rPr>
          <w:rFonts w:hint="eastAsia"/>
          <w:rtl/>
        </w:rPr>
        <w:t>מאיר</w:t>
      </w:r>
      <w:r>
        <w:rPr>
          <w:rtl/>
        </w:rPr>
        <w:t xml:space="preserve"> פרוש (יהדות התורה):</w:t>
      </w:r>
    </w:p>
    <w:p w14:paraId="2C5E5A29" w14:textId="77777777" w:rsidR="00000000" w:rsidRDefault="007C71EE">
      <w:pPr>
        <w:pStyle w:val="a"/>
        <w:rPr>
          <w:rFonts w:hint="cs"/>
          <w:rtl/>
        </w:rPr>
      </w:pPr>
    </w:p>
    <w:p w14:paraId="3AB590F7" w14:textId="77777777" w:rsidR="00000000" w:rsidRDefault="007C71EE">
      <w:pPr>
        <w:pStyle w:val="a"/>
        <w:rPr>
          <w:rFonts w:hint="cs"/>
          <w:rtl/>
        </w:rPr>
      </w:pPr>
      <w:r>
        <w:rPr>
          <w:rFonts w:hint="cs"/>
          <w:rtl/>
        </w:rPr>
        <w:t>השר טמא לפיד נמצא בבניין? אולי אפשר לקרוא לו.</w:t>
      </w:r>
    </w:p>
    <w:p w14:paraId="628724CD" w14:textId="77777777" w:rsidR="00000000" w:rsidRDefault="007C71EE">
      <w:pPr>
        <w:pStyle w:val="a"/>
        <w:rPr>
          <w:rFonts w:hint="cs"/>
          <w:rtl/>
        </w:rPr>
      </w:pPr>
    </w:p>
    <w:p w14:paraId="759BBAD7" w14:textId="77777777" w:rsidR="00000000" w:rsidRDefault="007C71EE">
      <w:pPr>
        <w:pStyle w:val="ad"/>
        <w:rPr>
          <w:rtl/>
        </w:rPr>
      </w:pPr>
      <w:r>
        <w:rPr>
          <w:rtl/>
        </w:rPr>
        <w:t>היו"ר מיכאל נודלמן:</w:t>
      </w:r>
    </w:p>
    <w:p w14:paraId="725BB94C" w14:textId="77777777" w:rsidR="00000000" w:rsidRDefault="007C71EE">
      <w:pPr>
        <w:pStyle w:val="a"/>
        <w:rPr>
          <w:rtl/>
        </w:rPr>
      </w:pPr>
    </w:p>
    <w:p w14:paraId="43E087BA" w14:textId="77777777" w:rsidR="00000000" w:rsidRDefault="007C71EE">
      <w:pPr>
        <w:pStyle w:val="a"/>
        <w:rPr>
          <w:rFonts w:hint="cs"/>
          <w:rtl/>
        </w:rPr>
      </w:pPr>
      <w:r>
        <w:rPr>
          <w:rFonts w:hint="cs"/>
          <w:rtl/>
        </w:rPr>
        <w:t>אני מבקש, תן לחבר הכנסת לנאום.</w:t>
      </w:r>
      <w:r>
        <w:rPr>
          <w:rFonts w:hint="cs"/>
          <w:rtl/>
        </w:rPr>
        <w:t xml:space="preserve"> בבקשה.</w:t>
      </w:r>
    </w:p>
    <w:p w14:paraId="17C3D2CC" w14:textId="77777777" w:rsidR="00000000" w:rsidRDefault="007C71EE">
      <w:pPr>
        <w:pStyle w:val="a"/>
        <w:rPr>
          <w:rFonts w:hint="cs"/>
          <w:rtl/>
        </w:rPr>
      </w:pPr>
    </w:p>
    <w:p w14:paraId="4E7AA8FC" w14:textId="77777777" w:rsidR="00000000" w:rsidRDefault="007C71EE">
      <w:pPr>
        <w:pStyle w:val="SpeakerCon"/>
        <w:rPr>
          <w:rtl/>
        </w:rPr>
      </w:pPr>
      <w:bookmarkStart w:id="2064" w:name="FS000001062T28_05_2003_02_48_34C"/>
      <w:bookmarkEnd w:id="2064"/>
      <w:r>
        <w:rPr>
          <w:rtl/>
        </w:rPr>
        <w:t>ואסל טאהא (בל"ד):</w:t>
      </w:r>
    </w:p>
    <w:p w14:paraId="52B1B352" w14:textId="77777777" w:rsidR="00000000" w:rsidRDefault="007C71EE">
      <w:pPr>
        <w:pStyle w:val="a"/>
        <w:rPr>
          <w:rtl/>
        </w:rPr>
      </w:pPr>
    </w:p>
    <w:p w14:paraId="06394096" w14:textId="77777777" w:rsidR="00000000" w:rsidRDefault="007C71EE">
      <w:pPr>
        <w:pStyle w:val="a"/>
        <w:rPr>
          <w:rFonts w:hint="cs"/>
          <w:rtl/>
        </w:rPr>
      </w:pPr>
      <w:r>
        <w:rPr>
          <w:rFonts w:hint="cs"/>
          <w:rtl/>
        </w:rPr>
        <w:t xml:space="preserve">אדוני היושב-ראש, חברי הכנסת - - </w:t>
      </w:r>
    </w:p>
    <w:p w14:paraId="5D6F6E44" w14:textId="77777777" w:rsidR="00000000" w:rsidRDefault="007C71EE">
      <w:pPr>
        <w:pStyle w:val="a"/>
        <w:rPr>
          <w:rFonts w:hint="cs"/>
          <w:rtl/>
        </w:rPr>
      </w:pPr>
    </w:p>
    <w:p w14:paraId="16E61440" w14:textId="77777777" w:rsidR="00000000" w:rsidRDefault="007C71EE">
      <w:pPr>
        <w:pStyle w:val="ac"/>
        <w:rPr>
          <w:rtl/>
        </w:rPr>
      </w:pPr>
      <w:r>
        <w:rPr>
          <w:rFonts w:hint="eastAsia"/>
          <w:rtl/>
        </w:rPr>
        <w:t>מאיר</w:t>
      </w:r>
      <w:r>
        <w:rPr>
          <w:rtl/>
        </w:rPr>
        <w:t xml:space="preserve"> פרוש (יהדות התורה):</w:t>
      </w:r>
    </w:p>
    <w:p w14:paraId="13A3A429" w14:textId="77777777" w:rsidR="00000000" w:rsidRDefault="007C71EE">
      <w:pPr>
        <w:pStyle w:val="a"/>
        <w:rPr>
          <w:rFonts w:hint="cs"/>
          <w:rtl/>
        </w:rPr>
      </w:pPr>
    </w:p>
    <w:p w14:paraId="07DD6242" w14:textId="77777777" w:rsidR="00000000" w:rsidRDefault="007C71EE">
      <w:pPr>
        <w:pStyle w:val="a"/>
        <w:rPr>
          <w:rFonts w:hint="cs"/>
          <w:rtl/>
        </w:rPr>
      </w:pPr>
      <w:r>
        <w:rPr>
          <w:rFonts w:hint="cs"/>
          <w:rtl/>
        </w:rPr>
        <w:t>אני מציע שתפנה לשר טמא לפיד שיבוא לכאן.</w:t>
      </w:r>
    </w:p>
    <w:p w14:paraId="530F3BA4" w14:textId="77777777" w:rsidR="00000000" w:rsidRDefault="007C71EE">
      <w:pPr>
        <w:pStyle w:val="a"/>
        <w:rPr>
          <w:rFonts w:hint="cs"/>
          <w:rtl/>
        </w:rPr>
      </w:pPr>
    </w:p>
    <w:p w14:paraId="0A6FEF3A" w14:textId="77777777" w:rsidR="00000000" w:rsidRDefault="007C71EE">
      <w:pPr>
        <w:pStyle w:val="ad"/>
        <w:rPr>
          <w:rtl/>
        </w:rPr>
      </w:pPr>
      <w:r>
        <w:rPr>
          <w:rtl/>
        </w:rPr>
        <w:t>היו"ר מיכאל נודלמן:</w:t>
      </w:r>
    </w:p>
    <w:p w14:paraId="03394616" w14:textId="77777777" w:rsidR="00000000" w:rsidRDefault="007C71EE">
      <w:pPr>
        <w:pStyle w:val="a"/>
        <w:rPr>
          <w:rtl/>
        </w:rPr>
      </w:pPr>
    </w:p>
    <w:p w14:paraId="47426E71" w14:textId="77777777" w:rsidR="00000000" w:rsidRDefault="007C71EE">
      <w:pPr>
        <w:pStyle w:val="a"/>
        <w:rPr>
          <w:rFonts w:hint="cs"/>
          <w:rtl/>
        </w:rPr>
      </w:pPr>
      <w:r>
        <w:rPr>
          <w:rFonts w:hint="cs"/>
          <w:rtl/>
        </w:rPr>
        <w:t>אני קורא אותך לסדר פעם שנייה.</w:t>
      </w:r>
    </w:p>
    <w:p w14:paraId="5A93C496" w14:textId="77777777" w:rsidR="00000000" w:rsidRDefault="007C71EE">
      <w:pPr>
        <w:pStyle w:val="a"/>
        <w:rPr>
          <w:rFonts w:hint="cs"/>
          <w:rtl/>
        </w:rPr>
      </w:pPr>
    </w:p>
    <w:p w14:paraId="71E98FAC" w14:textId="77777777" w:rsidR="00000000" w:rsidRDefault="007C71EE">
      <w:pPr>
        <w:pStyle w:val="SpeakerCon"/>
        <w:rPr>
          <w:rtl/>
        </w:rPr>
      </w:pPr>
      <w:bookmarkStart w:id="2065" w:name="FS000001062T28_05_2003_02_48_57C"/>
      <w:bookmarkEnd w:id="2065"/>
      <w:r>
        <w:rPr>
          <w:rtl/>
        </w:rPr>
        <w:t>ואסל טאהא (בל"ד):</w:t>
      </w:r>
    </w:p>
    <w:p w14:paraId="2839A9E1" w14:textId="77777777" w:rsidR="00000000" w:rsidRDefault="007C71EE">
      <w:pPr>
        <w:pStyle w:val="a"/>
        <w:rPr>
          <w:rtl/>
        </w:rPr>
      </w:pPr>
    </w:p>
    <w:p w14:paraId="4736E1E6" w14:textId="77777777" w:rsidR="00000000" w:rsidRDefault="007C71EE">
      <w:pPr>
        <w:pStyle w:val="a"/>
        <w:rPr>
          <w:rFonts w:hint="cs"/>
          <w:rtl/>
        </w:rPr>
      </w:pPr>
      <w:r>
        <w:rPr>
          <w:rFonts w:hint="cs"/>
          <w:rtl/>
        </w:rPr>
        <w:t>- - בסיבוב הראשון הבהרתי כיצד האוכלוסייה הערבית נפגעה מה</w:t>
      </w:r>
      <w:r>
        <w:rPr>
          <w:rFonts w:hint="cs"/>
          <w:rtl/>
        </w:rPr>
        <w:t>תוכנית הכלכלית המתועבת הזאת. תוכנית הגזירות הקשות פגעה בכל השכבות החלשות, פגעה קשה באוכלוסייה הערבית, ובמיוחד בנשים. הבהרתי כיצד הנשים הערביות נפגעו, ועקרות-הבית, והמשפחות ברוכות הילדים, כתוצאה מהקיצוץ בקצבאות הילדים, שפגעו קשות באוכלוסייה הערבית, באוכלוסי</w:t>
      </w:r>
      <w:r>
        <w:rPr>
          <w:rFonts w:hint="cs"/>
          <w:rtl/>
        </w:rPr>
        <w:t>יה החרדית, במשפחות ברוכות הילדים, משפחות ערביות, חרדיות, דתיות, מזרחיות. אני גם מצטרף לדברי חבר הכנסת אבו וילן שאמר: מה שלא ילך בכוח, ילך ביתר כוח.</w:t>
      </w:r>
    </w:p>
    <w:p w14:paraId="1F850122" w14:textId="77777777" w:rsidR="00000000" w:rsidRDefault="007C71EE">
      <w:pPr>
        <w:pStyle w:val="a"/>
        <w:rPr>
          <w:rFonts w:hint="cs"/>
          <w:rtl/>
        </w:rPr>
      </w:pPr>
    </w:p>
    <w:p w14:paraId="4C894141" w14:textId="77777777" w:rsidR="00000000" w:rsidRDefault="007C71EE">
      <w:pPr>
        <w:pStyle w:val="a"/>
        <w:rPr>
          <w:rFonts w:hint="cs"/>
          <w:rtl/>
        </w:rPr>
      </w:pPr>
      <w:r>
        <w:rPr>
          <w:rFonts w:hint="cs"/>
          <w:rtl/>
        </w:rPr>
        <w:t xml:space="preserve">אדוני היושב-ראש, מדינת ישראל מוגדרת כמדינה יהודית דמוקרטית. עד התוכנית הכלכלית </w:t>
      </w:r>
      <w:r>
        <w:rPr>
          <w:rtl/>
        </w:rPr>
        <w:t>–</w:t>
      </w:r>
      <w:r>
        <w:rPr>
          <w:rFonts w:hint="cs"/>
          <w:rtl/>
        </w:rPr>
        <w:t xml:space="preserve"> שבאה עלינו לרעה </w:t>
      </w:r>
      <w:r>
        <w:rPr>
          <w:rtl/>
        </w:rPr>
        <w:t>–</w:t>
      </w:r>
      <w:r>
        <w:rPr>
          <w:rFonts w:hint="cs"/>
          <w:rtl/>
        </w:rPr>
        <w:t xml:space="preserve"> היו רבים</w:t>
      </w:r>
      <w:r>
        <w:rPr>
          <w:rFonts w:hint="cs"/>
          <w:rtl/>
        </w:rPr>
        <w:t xml:space="preserve"> מאזרחי ישראל בטוחים כי ישראל היא גם מדינה סוציאלית, מדינת רווחה. אני טוען ששתי ההגדרות לא נכונות.</w:t>
      </w:r>
    </w:p>
    <w:p w14:paraId="48993487" w14:textId="77777777" w:rsidR="00000000" w:rsidRDefault="007C71EE">
      <w:pPr>
        <w:pStyle w:val="a"/>
        <w:rPr>
          <w:rFonts w:hint="cs"/>
          <w:rtl/>
        </w:rPr>
      </w:pPr>
    </w:p>
    <w:p w14:paraId="3880F7AF" w14:textId="77777777" w:rsidR="00000000" w:rsidRDefault="007C71EE">
      <w:pPr>
        <w:pStyle w:val="a"/>
        <w:rPr>
          <w:rFonts w:hint="cs"/>
          <w:rtl/>
        </w:rPr>
      </w:pPr>
      <w:r>
        <w:rPr>
          <w:rFonts w:hint="cs"/>
          <w:rtl/>
        </w:rPr>
        <w:t>ההגדרה "דמוקרטית" יש בה הרבה בעיות. אנחנו, האוכלוסייה הערבית במיוחד, לא מופתעים. יש לנו אתה הרבה בעיות. העיקרון הראשון והחשוב ביותר בדמוקרטיה הוא שמירה על ז</w:t>
      </w:r>
      <w:r>
        <w:rPr>
          <w:rFonts w:hint="cs"/>
          <w:rtl/>
        </w:rPr>
        <w:t>כויות האדם והאזרח. ישראל, אדוני היושב-ראש, שוברת שיאים בפגיעה בזכויות אדם, ולכן מוגזם לבקש שהיא תכבד אותן ותגן עליהן.</w:t>
      </w:r>
    </w:p>
    <w:p w14:paraId="46AAC9D8" w14:textId="77777777" w:rsidR="00000000" w:rsidRDefault="007C71EE">
      <w:pPr>
        <w:pStyle w:val="a"/>
        <w:rPr>
          <w:rFonts w:hint="cs"/>
          <w:rtl/>
        </w:rPr>
      </w:pPr>
    </w:p>
    <w:p w14:paraId="210E3212" w14:textId="77777777" w:rsidR="00000000" w:rsidRDefault="007C71EE">
      <w:pPr>
        <w:pStyle w:val="a"/>
        <w:rPr>
          <w:rFonts w:hint="cs"/>
          <w:rtl/>
        </w:rPr>
      </w:pPr>
      <w:r>
        <w:rPr>
          <w:rFonts w:hint="cs"/>
          <w:rtl/>
        </w:rPr>
        <w:t xml:space="preserve">אני אתן דוגמה. אני פונה מכאן לכל חברי הכנסת, לכל מי שיש לו מצפון, אני פונה לראש הממשלה שהכריז והצהיר שהוא קיבל את מפת הדרכים ופניו לסיום </w:t>
      </w:r>
      <w:r>
        <w:rPr>
          <w:rFonts w:hint="cs"/>
          <w:rtl/>
        </w:rPr>
        <w:t xml:space="preserve">הכיבוש. אחרי שישמע את העובדה הזאת אבקש ממנו לפעול מייד. </w:t>
      </w:r>
    </w:p>
    <w:p w14:paraId="38A3A4C5" w14:textId="77777777" w:rsidR="00000000" w:rsidRDefault="007C71EE">
      <w:pPr>
        <w:pStyle w:val="a"/>
        <w:rPr>
          <w:rFonts w:hint="cs"/>
          <w:rtl/>
        </w:rPr>
      </w:pPr>
    </w:p>
    <w:p w14:paraId="78F4F74C" w14:textId="77777777" w:rsidR="00000000" w:rsidRDefault="007C71EE">
      <w:pPr>
        <w:pStyle w:val="a"/>
        <w:rPr>
          <w:rFonts w:hint="cs"/>
          <w:rtl/>
        </w:rPr>
      </w:pPr>
      <w:r>
        <w:rPr>
          <w:rFonts w:hint="cs"/>
          <w:rtl/>
        </w:rPr>
        <w:t>אדוני היושב-ראש, בבית-המעצר חווארה שליד שכם נמצאים 80 אסירים. לפני כמה ימים איימו האסירים שם לשרוף את עצמם למוות משום התנאים המזעזעים שהם חיים בהם. אני אספר לכם על התנאים, ואתם, חברי הכנסת ואדוני הי</w:t>
      </w:r>
      <w:r>
        <w:rPr>
          <w:rFonts w:hint="cs"/>
          <w:rtl/>
        </w:rPr>
        <w:t>ושב-ראש, תשפטו.</w:t>
      </w:r>
    </w:p>
    <w:p w14:paraId="68C027BA" w14:textId="77777777" w:rsidR="00000000" w:rsidRDefault="007C71EE">
      <w:pPr>
        <w:pStyle w:val="a"/>
        <w:rPr>
          <w:rFonts w:hint="cs"/>
          <w:rtl/>
        </w:rPr>
      </w:pPr>
    </w:p>
    <w:p w14:paraId="2EC0F3FF" w14:textId="77777777" w:rsidR="00000000" w:rsidRDefault="007C71EE">
      <w:pPr>
        <w:pStyle w:val="a"/>
        <w:rPr>
          <w:rFonts w:hint="cs"/>
          <w:rtl/>
        </w:rPr>
      </w:pPr>
      <w:r>
        <w:rPr>
          <w:rFonts w:hint="cs"/>
          <w:rtl/>
        </w:rPr>
        <w:t>ליותר מ=80 אסירים ניתנים רק שמונה חדרים. כל עשרה אסירים ויותר בחדרון קטן שמספיק אולי בקושי לחמישה אסירים. המזון שניתן להם מזעזע, בלתי אכיל, לא מזין, ונוסף על כך, לא נותנים להם מספיק אוכל, כלומר, הם מורעבים. האוכל מספיק אולי ל=40 אסירים. המ</w:t>
      </w:r>
      <w:r>
        <w:rPr>
          <w:rFonts w:hint="cs"/>
          <w:rtl/>
        </w:rPr>
        <w:t>צב שם קשה במיוחד. לא ניתן שום טיפול רפואי לאסירים. יש שם אסיר בשם אחמד אל-שולי, שבידו הושתלה פלטינה לפני כמה חודשים. היה צריך להוציאה מידו ולהמשיך את הטיפול. האסיר מתחנן לעזרה והיא לא ניתנת לו. חוסר האכפתיות מצד הכולאים מביא לכך שגם אסירים בריאים הופכים לח</w:t>
      </w:r>
      <w:r>
        <w:rPr>
          <w:rFonts w:hint="cs"/>
          <w:rtl/>
        </w:rPr>
        <w:t>ולים, משום ההזנחה והזלזול בבריאותם של האסירים. מחלות מתפשטות והנזק הוא עצום.</w:t>
      </w:r>
    </w:p>
    <w:p w14:paraId="3B5D46EB" w14:textId="77777777" w:rsidR="00000000" w:rsidRDefault="007C71EE">
      <w:pPr>
        <w:pStyle w:val="a"/>
        <w:rPr>
          <w:rFonts w:hint="cs"/>
          <w:rtl/>
        </w:rPr>
      </w:pPr>
    </w:p>
    <w:p w14:paraId="04767194" w14:textId="77777777" w:rsidR="00000000" w:rsidRDefault="007C71EE">
      <w:pPr>
        <w:pStyle w:val="a"/>
        <w:rPr>
          <w:rFonts w:hint="cs"/>
          <w:rtl/>
        </w:rPr>
      </w:pPr>
      <w:r>
        <w:rPr>
          <w:rFonts w:hint="cs"/>
          <w:rtl/>
        </w:rPr>
        <w:t>לפני שבוע שבתו אסירים שביתת רעב במשך שישה ימים במחאה על התנאים המזעזעים שהם חיים בהם. הם אמרו במפורש: או חיים ראויים או מוות. אדוני היושב-ראש, חברי הכנסת, 80 האסירים מאיימים להתא</w:t>
      </w:r>
      <w:r>
        <w:rPr>
          <w:rFonts w:hint="cs"/>
          <w:rtl/>
        </w:rPr>
        <w:t>בד בצורה קולקטיבית. אני זועק את זעקתם. אני פונה לכל אלה שיש להם מצפון - בבקשה לעזור, במיוחד כשאנחנו עומדים על פרשת דרכים ופני הממשלה, כפי שהיא מצהירה, לשלום. אני פונה אל שר הביטחון, אני פונה גם אל ראש הממשלה, אל כל שרי הממשלה, אל כל חברי הכנסת להתערב ולשחר</w:t>
      </w:r>
      <w:r>
        <w:rPr>
          <w:rFonts w:hint="cs"/>
          <w:rtl/>
        </w:rPr>
        <w:t>ר את האסירים האלה ולהציל את חייהם.</w:t>
      </w:r>
    </w:p>
    <w:p w14:paraId="4EEFE3D3" w14:textId="77777777" w:rsidR="00000000" w:rsidRDefault="007C71EE">
      <w:pPr>
        <w:pStyle w:val="a"/>
        <w:rPr>
          <w:rFonts w:hint="cs"/>
          <w:rtl/>
        </w:rPr>
      </w:pPr>
    </w:p>
    <w:p w14:paraId="6404042B" w14:textId="77777777" w:rsidR="00000000" w:rsidRDefault="007C71EE">
      <w:pPr>
        <w:pStyle w:val="a"/>
        <w:rPr>
          <w:rFonts w:hint="cs"/>
          <w:rtl/>
        </w:rPr>
      </w:pPr>
      <w:r>
        <w:rPr>
          <w:rFonts w:hint="cs"/>
          <w:rtl/>
        </w:rPr>
        <w:t>תגובת בית-הכלא היתה הכנסת חיילים לתאי האסירים אחרי ששבתו. הכניסו חיילים לתוך התאים כדי שיכו את האסירים. האסירים בסך הכול ביקשו - מה הם ביקשו? מזון אכיל; חדר שניתן לנשום בו; טיפול רפואי. האם זה מוגזם מדי? אני שואל אתכם, ר</w:t>
      </w:r>
      <w:r>
        <w:rPr>
          <w:rFonts w:hint="cs"/>
          <w:rtl/>
        </w:rPr>
        <w:t xml:space="preserve">בותי חברי הכנסת. זאת דמוקרטיה? זאת הדמוקרטיה שאנחנו מתפארים בה? איפה הזכויות, איפה זכויות האדם? </w:t>
      </w:r>
    </w:p>
    <w:p w14:paraId="0920E2C1" w14:textId="77777777" w:rsidR="00000000" w:rsidRDefault="007C71EE">
      <w:pPr>
        <w:pStyle w:val="a"/>
        <w:rPr>
          <w:rFonts w:hint="cs"/>
          <w:rtl/>
        </w:rPr>
      </w:pPr>
    </w:p>
    <w:p w14:paraId="4DA7C6A0" w14:textId="77777777" w:rsidR="00000000" w:rsidRDefault="007C71EE">
      <w:pPr>
        <w:pStyle w:val="a"/>
        <w:rPr>
          <w:rFonts w:hint="cs"/>
          <w:rtl/>
        </w:rPr>
      </w:pPr>
      <w:r>
        <w:rPr>
          <w:rFonts w:hint="cs"/>
          <w:rtl/>
        </w:rPr>
        <w:t>מה אשמתם? אשמתם שהם מתנגדים לכיבוש, רוצים לשים קץ לכיבוש? הרי ראש הממשלה הצהיר אתמול שפניו לסיום הכיבוש, לשים קץ לכיבוש. לכן אין טעם להמשיך ולעצור את האנשים ה</w:t>
      </w:r>
      <w:r>
        <w:rPr>
          <w:rFonts w:hint="cs"/>
          <w:rtl/>
        </w:rPr>
        <w:t>אלה. אבל אולי משום שמדובר על אסירים מותר להפר את זכויותיהם. בכל מקרה, נניח שהתייחסות כזאת היא רק כלפי אסירים. אבל היא מופנית גם לבני אדם מחוץ לכלא, בלי שיהיו חשודים בעבירות מסוימות נגד אנשים חופשיים.</w:t>
      </w:r>
    </w:p>
    <w:p w14:paraId="387BD107" w14:textId="77777777" w:rsidR="00000000" w:rsidRDefault="007C71EE">
      <w:pPr>
        <w:pStyle w:val="a"/>
        <w:rPr>
          <w:rFonts w:hint="cs"/>
          <w:rtl/>
        </w:rPr>
      </w:pPr>
    </w:p>
    <w:p w14:paraId="010EB869" w14:textId="77777777" w:rsidR="00000000" w:rsidRDefault="007C71EE">
      <w:pPr>
        <w:pStyle w:val="a"/>
        <w:rPr>
          <w:rFonts w:hint="cs"/>
          <w:rtl/>
        </w:rPr>
      </w:pPr>
      <w:r>
        <w:rPr>
          <w:rFonts w:hint="cs"/>
          <w:rtl/>
        </w:rPr>
        <w:t>רק לפני שבוע היתה כתבה ענקית ב"ידיעות" על חיילי משמר הג</w:t>
      </w:r>
      <w:r>
        <w:rPr>
          <w:rFonts w:hint="cs"/>
          <w:rtl/>
        </w:rPr>
        <w:t>בול שהכו למוות פלסטיני והשליכו אותו מהרכב. מה התירוץ הפעם? התירוץ ברור, בטח תמיד אומרים שאלה מקרים מיוחדים והחיילים יבואו על עונשם, אבל זאת שגרה. חיילים ישראלים הפכו למומחים בפגיעה בזכויות, במיוחד בזכות לחיים וביטחון.</w:t>
      </w:r>
    </w:p>
    <w:p w14:paraId="2CC556D5" w14:textId="77777777" w:rsidR="00000000" w:rsidRDefault="007C71EE">
      <w:pPr>
        <w:pStyle w:val="a"/>
        <w:rPr>
          <w:rFonts w:hint="cs"/>
          <w:rtl/>
        </w:rPr>
      </w:pPr>
    </w:p>
    <w:p w14:paraId="29A0F62F" w14:textId="77777777" w:rsidR="00000000" w:rsidRDefault="007C71EE">
      <w:pPr>
        <w:pStyle w:val="a"/>
        <w:rPr>
          <w:rFonts w:hint="cs"/>
          <w:rtl/>
        </w:rPr>
      </w:pPr>
      <w:r>
        <w:rPr>
          <w:rFonts w:hint="cs"/>
          <w:rtl/>
        </w:rPr>
        <w:t>פגיעה בחופש התנועה: עקב סגרים ועוצרים</w:t>
      </w:r>
      <w:r>
        <w:rPr>
          <w:rFonts w:hint="cs"/>
          <w:rtl/>
        </w:rPr>
        <w:t xml:space="preserve"> על התושבים הפלסטינים, פגיעה בפרנסה; פגיעה בזכות לחינוך </w:t>
      </w:r>
      <w:r>
        <w:rPr>
          <w:rtl/>
        </w:rPr>
        <w:t>–</w:t>
      </w:r>
      <w:r>
        <w:rPr>
          <w:rFonts w:hint="cs"/>
          <w:rtl/>
        </w:rPr>
        <w:t xml:space="preserve"> תלמידים לא יכולים להגיע לבתי-ספר; פגיעה בזכות לטיפול רפואי, שמשום הגבלות התנועה לא ניתן לקבלו. זה זלזול וסיכון חיי אדם. אבל גם לזה יש לממשלה תמיד תירוצים: "הם לא אזרחים, הם מסוכנים". אני לא מקבל את </w:t>
      </w:r>
      <w:r>
        <w:rPr>
          <w:rFonts w:hint="cs"/>
          <w:rtl/>
        </w:rPr>
        <w:t>התירוצים האלה, במיוחד לאור העובדה שזאת מסורת מכובדת של ממשלות ישראל להרוס חיים, להרוס כל רצון לחיות, במיוחד אם אתה פלסטיני.</w:t>
      </w:r>
    </w:p>
    <w:p w14:paraId="1F112F06" w14:textId="77777777" w:rsidR="00000000" w:rsidRDefault="007C71EE">
      <w:pPr>
        <w:pStyle w:val="a"/>
        <w:rPr>
          <w:rFonts w:hint="cs"/>
          <w:rtl/>
        </w:rPr>
      </w:pPr>
    </w:p>
    <w:p w14:paraId="7145AF03" w14:textId="77777777" w:rsidR="00000000" w:rsidRDefault="007C71EE">
      <w:pPr>
        <w:pStyle w:val="a"/>
        <w:rPr>
          <w:rFonts w:hint="cs"/>
          <w:rtl/>
        </w:rPr>
      </w:pPr>
      <w:r>
        <w:rPr>
          <w:rFonts w:hint="cs"/>
          <w:rtl/>
        </w:rPr>
        <w:t>אבל אפילו לאזרחים ישראלים לא נותנים צ'אנס. ישראל פוגעת בצורה קשה בזכויות אזרחיה, ואחר כך מתפלאים ונדהמים שקוראים סקרים שצועקים מתוכ</w:t>
      </w:r>
      <w:r>
        <w:rPr>
          <w:rFonts w:hint="cs"/>
          <w:rtl/>
        </w:rPr>
        <w:t>ם את הסלידה וחוסר האמונה של אזרחי המדינה בדמוקרטיה. אני מתכוון למחקר של המכון הישראלי לדמוקרטיה.</w:t>
      </w:r>
    </w:p>
    <w:p w14:paraId="195806A2" w14:textId="77777777" w:rsidR="00000000" w:rsidRDefault="007C71EE">
      <w:pPr>
        <w:pStyle w:val="a"/>
        <w:rPr>
          <w:rFonts w:hint="cs"/>
          <w:rtl/>
        </w:rPr>
      </w:pPr>
    </w:p>
    <w:p w14:paraId="61032C5F" w14:textId="77777777" w:rsidR="00000000" w:rsidRDefault="007C71EE">
      <w:pPr>
        <w:pStyle w:val="a"/>
        <w:rPr>
          <w:rFonts w:hint="cs"/>
          <w:rtl/>
        </w:rPr>
      </w:pPr>
      <w:r>
        <w:rPr>
          <w:rFonts w:hint="cs"/>
          <w:rtl/>
        </w:rPr>
        <w:t>האמת, כל הכבוד, לפחות הציבור היהודי לא מסתתר כמו הממשלה מאחורי תירוצים שחוזרים על עצמם כבר 55 שנים. הוא פשוט אומר: לכם הערבים לא ניתן. נקודה. האטימות הזאת, הג</w:t>
      </w:r>
      <w:r>
        <w:rPr>
          <w:rFonts w:hint="cs"/>
          <w:rtl/>
        </w:rPr>
        <w:t>זענות הזאת מצד הציבור היהודי בישראל לא מפתיעה אף אחד מאתנו. ממשלות ישראל טיפחו וחינכו את הציבור הזה.</w:t>
      </w:r>
    </w:p>
    <w:p w14:paraId="51CA2934" w14:textId="77777777" w:rsidR="00000000" w:rsidRDefault="007C71EE">
      <w:pPr>
        <w:pStyle w:val="a"/>
        <w:rPr>
          <w:rFonts w:hint="cs"/>
          <w:rtl/>
        </w:rPr>
      </w:pPr>
    </w:p>
    <w:p w14:paraId="539B90EC" w14:textId="77777777" w:rsidR="00000000" w:rsidRDefault="007C71EE">
      <w:pPr>
        <w:pStyle w:val="ad"/>
        <w:rPr>
          <w:rtl/>
        </w:rPr>
      </w:pPr>
      <w:r>
        <w:rPr>
          <w:rtl/>
        </w:rPr>
        <w:t>היו"ר מיכאל נודלמן:</w:t>
      </w:r>
    </w:p>
    <w:p w14:paraId="12139031" w14:textId="77777777" w:rsidR="00000000" w:rsidRDefault="007C71EE">
      <w:pPr>
        <w:pStyle w:val="a"/>
        <w:rPr>
          <w:rtl/>
        </w:rPr>
      </w:pPr>
    </w:p>
    <w:p w14:paraId="138F7534" w14:textId="77777777" w:rsidR="00000000" w:rsidRDefault="007C71EE">
      <w:pPr>
        <w:pStyle w:val="a"/>
        <w:rPr>
          <w:rFonts w:hint="cs"/>
          <w:rtl/>
        </w:rPr>
      </w:pPr>
      <w:r>
        <w:rPr>
          <w:rFonts w:hint="cs"/>
          <w:rtl/>
        </w:rPr>
        <w:t>אני חושב שמכבדים אותם.</w:t>
      </w:r>
    </w:p>
    <w:p w14:paraId="019017B9" w14:textId="77777777" w:rsidR="00000000" w:rsidRDefault="007C71EE">
      <w:pPr>
        <w:pStyle w:val="a"/>
        <w:rPr>
          <w:rFonts w:hint="cs"/>
          <w:rtl/>
        </w:rPr>
      </w:pPr>
    </w:p>
    <w:p w14:paraId="0FEAC0CB" w14:textId="77777777" w:rsidR="00000000" w:rsidRDefault="007C71EE">
      <w:pPr>
        <w:pStyle w:val="SpeakerCon"/>
        <w:rPr>
          <w:rtl/>
        </w:rPr>
      </w:pPr>
      <w:bookmarkStart w:id="2066" w:name="FS000001062T28_05_2003_04_39_07C"/>
      <w:bookmarkEnd w:id="2066"/>
      <w:r>
        <w:rPr>
          <w:rtl/>
        </w:rPr>
        <w:t>ואסל טאהא (בל"ד):</w:t>
      </w:r>
    </w:p>
    <w:p w14:paraId="3BF2E225" w14:textId="77777777" w:rsidR="00000000" w:rsidRDefault="007C71EE">
      <w:pPr>
        <w:pStyle w:val="a"/>
        <w:rPr>
          <w:rtl/>
        </w:rPr>
      </w:pPr>
    </w:p>
    <w:p w14:paraId="6FDA85D6" w14:textId="77777777" w:rsidR="00000000" w:rsidRDefault="007C71EE">
      <w:pPr>
        <w:pStyle w:val="a"/>
        <w:rPr>
          <w:rFonts w:hint="cs"/>
          <w:rtl/>
        </w:rPr>
      </w:pPr>
      <w:r>
        <w:rPr>
          <w:rFonts w:hint="cs"/>
          <w:rtl/>
        </w:rPr>
        <w:t>ממשלות ישראל תמיד היו אטומות לצרכים ולזכויות בסיסיות של הציבור הערבי. תמיד נשמעו ממנה ביטו</w:t>
      </w:r>
      <w:r>
        <w:rPr>
          <w:rFonts w:hint="cs"/>
          <w:rtl/>
        </w:rPr>
        <w:t>יים בעלי אופי גזעני. לכן אין זה מפתיע שהציבור שחונך על ברכי מסורת כזאת יחשוב ויתנהג כך.</w:t>
      </w:r>
    </w:p>
    <w:p w14:paraId="2D4D438D" w14:textId="77777777" w:rsidR="00000000" w:rsidRDefault="007C71EE">
      <w:pPr>
        <w:pStyle w:val="a"/>
        <w:rPr>
          <w:rFonts w:hint="cs"/>
          <w:rtl/>
        </w:rPr>
      </w:pPr>
    </w:p>
    <w:p w14:paraId="082545C7" w14:textId="77777777" w:rsidR="00000000" w:rsidRDefault="007C71EE">
      <w:pPr>
        <w:pStyle w:val="a"/>
        <w:rPr>
          <w:rFonts w:hint="cs"/>
          <w:rtl/>
        </w:rPr>
      </w:pPr>
      <w:r>
        <w:rPr>
          <w:rFonts w:hint="cs"/>
          <w:rtl/>
        </w:rPr>
        <w:t xml:space="preserve">אדוני היושב-ראש, שרים בממשלת ישראל יושבים פה. הם אמרו: ערבי זה ערבי, האחד מריח את רעהו. על מי האמרה הזאת נאמרה? היא נאמרה בין שתי מלחמות העולם על יהודים באירופה. כיצד </w:t>
      </w:r>
      <w:r>
        <w:rPr>
          <w:rFonts w:hint="cs"/>
          <w:rtl/>
        </w:rPr>
        <w:t xml:space="preserve">שר בממשלת ישראל אומר את זה לגבי אזרחים, לגבי אוכלוסייה, לגבי מיעוט ערבי שחי במדינת ישראל? בושה וחרפה. </w:t>
      </w:r>
    </w:p>
    <w:p w14:paraId="18F296B2" w14:textId="77777777" w:rsidR="00000000" w:rsidRDefault="007C71EE">
      <w:pPr>
        <w:pStyle w:val="a"/>
        <w:rPr>
          <w:rFonts w:hint="cs"/>
          <w:rtl/>
        </w:rPr>
      </w:pPr>
    </w:p>
    <w:p w14:paraId="2D8BF55E" w14:textId="77777777" w:rsidR="00000000" w:rsidRDefault="007C71EE">
      <w:pPr>
        <w:pStyle w:val="a"/>
        <w:rPr>
          <w:rFonts w:hint="cs"/>
          <w:rtl/>
        </w:rPr>
      </w:pPr>
      <w:r>
        <w:rPr>
          <w:rFonts w:hint="cs"/>
          <w:rtl/>
        </w:rPr>
        <w:t xml:space="preserve">דוגמה אחרת, אדוני היושב-ראש, קראת את הדברים שאמר דני גילרמן, נציג ישראל באו"ם, בטלוויזיה האמריקנית, זה פורסם ב"ידיעות אחרונות" במוסף "24 שעות", ביום 26 </w:t>
      </w:r>
      <w:r>
        <w:rPr>
          <w:rFonts w:hint="cs"/>
          <w:rtl/>
        </w:rPr>
        <w:t>במאי, לפני יומיים. מה הוא אמר? הפלסטינים האלו סארס. צריך לבודד אותם. זה נציג של מדינה דמוקרטית? איפה הממשלה? איפה שר החוץ. למה הוא לא נוזף בו, למה הוא לא קורא אותו לסדר? זה נציג של מדינה דמוקרטית? בטלוויזיה האמריקנית, מול מאות-מיליונים, מול כל העולם, הוא א</w:t>
      </w:r>
      <w:r>
        <w:rPr>
          <w:rFonts w:hint="cs"/>
          <w:rtl/>
        </w:rPr>
        <w:t xml:space="preserve">ומר שהפלסטינים הם סארס, שצריך לבודד אותם? זה הנציג של המדינה הדמוקרטית שאנחנו מתגאים בה? </w:t>
      </w:r>
    </w:p>
    <w:p w14:paraId="6D50F4A8" w14:textId="77777777" w:rsidR="00000000" w:rsidRDefault="007C71EE">
      <w:pPr>
        <w:pStyle w:val="a"/>
        <w:rPr>
          <w:rFonts w:hint="cs"/>
          <w:rtl/>
        </w:rPr>
      </w:pPr>
    </w:p>
    <w:p w14:paraId="55C6C53E" w14:textId="77777777" w:rsidR="00000000" w:rsidRDefault="007C71EE">
      <w:pPr>
        <w:pStyle w:val="a"/>
        <w:rPr>
          <w:rFonts w:hint="cs"/>
          <w:rtl/>
        </w:rPr>
      </w:pPr>
      <w:r>
        <w:rPr>
          <w:rFonts w:hint="cs"/>
          <w:rtl/>
        </w:rPr>
        <w:t>כל זה, אדוני היושב-ראש, כנגד הגדרתה של מדינת ישראל כמדינה דמוקרטית, הגדרה שלא רק לדעתי מוטלת בספק אלא אפילו מחקרים רציניים מטילים בה ספק. אנחנו מאבדים את הדמוקרטיה ה</w:t>
      </w:r>
      <w:r>
        <w:rPr>
          <w:rFonts w:hint="cs"/>
          <w:rtl/>
        </w:rPr>
        <w:t xml:space="preserve">מהותית. אנחנו בכיוון דמוקרטיה פורמלית. וכל ההצהרות וההתקפות של יושב-ראש הכנסת נגד בית-הדין העליון ולהיפך מעידות על כך. </w:t>
      </w:r>
    </w:p>
    <w:p w14:paraId="4589D13C" w14:textId="77777777" w:rsidR="00000000" w:rsidRDefault="007C71EE">
      <w:pPr>
        <w:pStyle w:val="a"/>
        <w:rPr>
          <w:rFonts w:hint="cs"/>
          <w:rtl/>
        </w:rPr>
      </w:pPr>
    </w:p>
    <w:p w14:paraId="532CD259" w14:textId="77777777" w:rsidR="00000000" w:rsidRDefault="007C71EE">
      <w:pPr>
        <w:pStyle w:val="a"/>
        <w:rPr>
          <w:rFonts w:hint="cs"/>
          <w:rtl/>
        </w:rPr>
      </w:pPr>
      <w:r>
        <w:rPr>
          <w:rFonts w:hint="cs"/>
          <w:rtl/>
        </w:rPr>
        <w:t>המצחיק הוא שאחד התנאים שממשלת ישראל מציבה בפני הרשות הפלסטינית, כדי שהיא תואיל בטובה להכיר בה כמדינה לכל דבר, הוא התנאי שהמדינה הפלסטינ</w:t>
      </w:r>
      <w:r>
        <w:rPr>
          <w:rFonts w:hint="cs"/>
          <w:rtl/>
        </w:rPr>
        <w:t xml:space="preserve">ית תהיה דמוקרטית. אני אומר לממשלת ישראל, לשרי ממשלת ישראל, אני אומר לממשלה: תסתכלי על עצמך לפני שאת שופטת ומציבה תנאים במקום לדאוג לעוד ועוד תירוצים כנגד הקמת מדינה פלסטינית. </w:t>
      </w:r>
    </w:p>
    <w:p w14:paraId="798E7B38" w14:textId="77777777" w:rsidR="00000000" w:rsidRDefault="007C71EE">
      <w:pPr>
        <w:pStyle w:val="a"/>
        <w:ind w:firstLine="0"/>
        <w:rPr>
          <w:rFonts w:hint="cs"/>
          <w:rtl/>
        </w:rPr>
      </w:pPr>
    </w:p>
    <w:p w14:paraId="6A19F9D8" w14:textId="77777777" w:rsidR="00000000" w:rsidRDefault="007C71EE">
      <w:pPr>
        <w:pStyle w:val="ac"/>
        <w:rPr>
          <w:rtl/>
        </w:rPr>
      </w:pPr>
      <w:r>
        <w:rPr>
          <w:rFonts w:hint="eastAsia"/>
          <w:rtl/>
        </w:rPr>
        <w:t>מאיר</w:t>
      </w:r>
      <w:r>
        <w:rPr>
          <w:rtl/>
        </w:rPr>
        <w:t xml:space="preserve"> פרוש (יהדות התורה):</w:t>
      </w:r>
    </w:p>
    <w:p w14:paraId="0192BFE5" w14:textId="77777777" w:rsidR="00000000" w:rsidRDefault="007C71EE">
      <w:pPr>
        <w:pStyle w:val="a"/>
        <w:rPr>
          <w:rtl/>
        </w:rPr>
      </w:pPr>
    </w:p>
    <w:p w14:paraId="75D8614C" w14:textId="77777777" w:rsidR="00000000" w:rsidRDefault="007C71EE">
      <w:pPr>
        <w:pStyle w:val="a"/>
        <w:rPr>
          <w:rFonts w:hint="cs"/>
          <w:rtl/>
        </w:rPr>
      </w:pPr>
      <w:r>
        <w:rPr>
          <w:rFonts w:hint="cs"/>
          <w:rtl/>
        </w:rPr>
        <w:t>היא ישנה, איך היא תסתכל?</w:t>
      </w:r>
    </w:p>
    <w:p w14:paraId="091987CA" w14:textId="77777777" w:rsidR="00000000" w:rsidRDefault="007C71EE">
      <w:pPr>
        <w:pStyle w:val="a"/>
        <w:ind w:firstLine="0"/>
        <w:rPr>
          <w:rFonts w:hint="cs"/>
          <w:rtl/>
        </w:rPr>
      </w:pPr>
      <w:bookmarkStart w:id="2067" w:name="FS000001062T28_05_2003_02_32_12"/>
      <w:bookmarkEnd w:id="2067"/>
    </w:p>
    <w:p w14:paraId="337B140B" w14:textId="77777777" w:rsidR="00000000" w:rsidRDefault="007C71EE">
      <w:pPr>
        <w:pStyle w:val="SpeakerCon"/>
        <w:rPr>
          <w:rtl/>
        </w:rPr>
      </w:pPr>
      <w:bookmarkStart w:id="2068" w:name="FS000001062T28_05_2003_02_32_18C"/>
      <w:bookmarkEnd w:id="2068"/>
      <w:r>
        <w:rPr>
          <w:rtl/>
        </w:rPr>
        <w:t>ואסל טאהא (בל"ד):</w:t>
      </w:r>
    </w:p>
    <w:p w14:paraId="13BCC4AA" w14:textId="77777777" w:rsidR="00000000" w:rsidRDefault="007C71EE">
      <w:pPr>
        <w:pStyle w:val="a"/>
        <w:rPr>
          <w:rtl/>
        </w:rPr>
      </w:pPr>
    </w:p>
    <w:p w14:paraId="4BD158FE" w14:textId="77777777" w:rsidR="00000000" w:rsidRDefault="007C71EE">
      <w:pPr>
        <w:pStyle w:val="a"/>
        <w:rPr>
          <w:rFonts w:hint="cs"/>
          <w:rtl/>
        </w:rPr>
      </w:pPr>
      <w:r>
        <w:rPr>
          <w:rFonts w:hint="cs"/>
          <w:rtl/>
        </w:rPr>
        <w:t>אתה צודק</w:t>
      </w:r>
      <w:r>
        <w:rPr>
          <w:rFonts w:hint="cs"/>
          <w:rtl/>
        </w:rPr>
        <w:t xml:space="preserve">, הרב פרוש, היא ישנה, היא ישנה. </w:t>
      </w:r>
    </w:p>
    <w:p w14:paraId="394FDAB2" w14:textId="77777777" w:rsidR="00000000" w:rsidRDefault="007C71EE">
      <w:pPr>
        <w:pStyle w:val="a"/>
        <w:rPr>
          <w:rFonts w:hint="cs"/>
          <w:rtl/>
        </w:rPr>
      </w:pPr>
    </w:p>
    <w:p w14:paraId="4785B103" w14:textId="77777777" w:rsidR="00000000" w:rsidRDefault="007C71EE">
      <w:pPr>
        <w:pStyle w:val="a"/>
        <w:rPr>
          <w:rFonts w:hint="cs"/>
          <w:rtl/>
        </w:rPr>
      </w:pPr>
      <w:r>
        <w:rPr>
          <w:rFonts w:hint="cs"/>
          <w:rtl/>
        </w:rPr>
        <w:t>רק חושבים איך להזיק - -</w:t>
      </w:r>
    </w:p>
    <w:p w14:paraId="6EE48B77" w14:textId="77777777" w:rsidR="00000000" w:rsidRDefault="007C71EE">
      <w:pPr>
        <w:pStyle w:val="a"/>
        <w:rPr>
          <w:rFonts w:hint="cs"/>
          <w:rtl/>
        </w:rPr>
      </w:pPr>
    </w:p>
    <w:p w14:paraId="50C74A18" w14:textId="77777777" w:rsidR="00000000" w:rsidRDefault="007C71EE">
      <w:pPr>
        <w:pStyle w:val="ac"/>
        <w:rPr>
          <w:rtl/>
        </w:rPr>
      </w:pPr>
      <w:r>
        <w:rPr>
          <w:rFonts w:hint="eastAsia"/>
          <w:rtl/>
        </w:rPr>
        <w:t>מאיר</w:t>
      </w:r>
      <w:r>
        <w:rPr>
          <w:rtl/>
        </w:rPr>
        <w:t xml:space="preserve"> פרוש (יהדות התורה):</w:t>
      </w:r>
    </w:p>
    <w:p w14:paraId="087249EC" w14:textId="77777777" w:rsidR="00000000" w:rsidRDefault="007C71EE">
      <w:pPr>
        <w:pStyle w:val="a"/>
        <w:rPr>
          <w:rFonts w:hint="cs"/>
          <w:rtl/>
        </w:rPr>
      </w:pPr>
    </w:p>
    <w:p w14:paraId="238A95FD" w14:textId="77777777" w:rsidR="00000000" w:rsidRDefault="007C71EE">
      <w:pPr>
        <w:pStyle w:val="a"/>
        <w:rPr>
          <w:rFonts w:hint="cs"/>
          <w:rtl/>
        </w:rPr>
      </w:pPr>
      <w:r>
        <w:rPr>
          <w:rFonts w:hint="cs"/>
          <w:rtl/>
        </w:rPr>
        <w:t>לא.</w:t>
      </w:r>
    </w:p>
    <w:p w14:paraId="16A8C7AE" w14:textId="77777777" w:rsidR="00000000" w:rsidRDefault="007C71EE">
      <w:pPr>
        <w:pStyle w:val="a"/>
        <w:ind w:firstLine="0"/>
        <w:rPr>
          <w:rFonts w:hint="cs"/>
          <w:rtl/>
        </w:rPr>
      </w:pPr>
    </w:p>
    <w:p w14:paraId="64011D99" w14:textId="77777777" w:rsidR="00000000" w:rsidRDefault="007C71EE">
      <w:pPr>
        <w:pStyle w:val="SpeakerCon"/>
        <w:rPr>
          <w:rtl/>
        </w:rPr>
      </w:pPr>
      <w:bookmarkStart w:id="2069" w:name="FS000001062T28_05_2003_02_33_17C"/>
      <w:bookmarkEnd w:id="2069"/>
    </w:p>
    <w:p w14:paraId="19D96A0D" w14:textId="77777777" w:rsidR="00000000" w:rsidRDefault="007C71EE">
      <w:pPr>
        <w:pStyle w:val="SpeakerCon"/>
        <w:rPr>
          <w:rtl/>
        </w:rPr>
      </w:pPr>
      <w:r>
        <w:rPr>
          <w:rFonts w:hint="eastAsia"/>
          <w:rtl/>
        </w:rPr>
        <w:t>ואסל</w:t>
      </w:r>
      <w:r>
        <w:rPr>
          <w:rtl/>
        </w:rPr>
        <w:t xml:space="preserve"> טאהא (בל"ד):</w:t>
      </w:r>
    </w:p>
    <w:p w14:paraId="44C624AD" w14:textId="77777777" w:rsidR="00000000" w:rsidRDefault="007C71EE">
      <w:pPr>
        <w:pStyle w:val="a"/>
        <w:rPr>
          <w:rFonts w:hint="cs"/>
          <w:rtl/>
        </w:rPr>
      </w:pPr>
    </w:p>
    <w:p w14:paraId="0079E448" w14:textId="77777777" w:rsidR="00000000" w:rsidRDefault="007C71EE">
      <w:pPr>
        <w:pStyle w:val="a"/>
        <w:rPr>
          <w:rFonts w:hint="cs"/>
          <w:rtl/>
        </w:rPr>
      </w:pPr>
      <w:r>
        <w:rPr>
          <w:rFonts w:hint="cs"/>
          <w:rtl/>
        </w:rPr>
        <w:t>- - לאוכלוסייה הערבית, לאוכלוסייה החרדית, לדתיים, זאת המשימה הראשונה שלה. היא ישנה, לא חושבת, לא מסתכלת על עצמה. וכנגד כל סיכוי לשלום - תטפלי בבעי</w:t>
      </w:r>
      <w:r>
        <w:rPr>
          <w:rFonts w:hint="cs"/>
          <w:rtl/>
        </w:rPr>
        <w:t xml:space="preserve">ות שלך. </w:t>
      </w:r>
    </w:p>
    <w:p w14:paraId="5F37530E" w14:textId="77777777" w:rsidR="00000000" w:rsidRDefault="007C71EE">
      <w:pPr>
        <w:pStyle w:val="a"/>
        <w:rPr>
          <w:rFonts w:hint="cs"/>
          <w:rtl/>
        </w:rPr>
      </w:pPr>
    </w:p>
    <w:p w14:paraId="687A2311" w14:textId="77777777" w:rsidR="00000000" w:rsidRDefault="007C71EE">
      <w:pPr>
        <w:pStyle w:val="a"/>
        <w:rPr>
          <w:rFonts w:hint="cs"/>
          <w:rtl/>
        </w:rPr>
      </w:pPr>
      <w:r>
        <w:rPr>
          <w:rFonts w:hint="cs"/>
          <w:rtl/>
        </w:rPr>
        <w:t>אדוני היושב-ראש, מצד אחד הדמוקרטיה מוטלת בספק. מתגאים ומתפארים עוד שמדינת ישראל היא מדינת רווחה. תמיד התפארו בהיותה מדינה סוציאלית, מדינת רווחה. תמיד הביאו את המדינות בעלות הגישה הכלכלית הליברלית, וארצות-הברית בתוכן, כדוגמה למדינה שמתעלמת מזכויות</w:t>
      </w:r>
      <w:r>
        <w:rPr>
          <w:rFonts w:hint="cs"/>
          <w:rtl/>
        </w:rPr>
        <w:t xml:space="preserve"> חברתיות ונותנת לאנשים להתמודד עם גורלם. </w:t>
      </w:r>
    </w:p>
    <w:p w14:paraId="30A02675" w14:textId="77777777" w:rsidR="00000000" w:rsidRDefault="007C71EE">
      <w:pPr>
        <w:pStyle w:val="a"/>
        <w:rPr>
          <w:rFonts w:hint="cs"/>
          <w:rtl/>
        </w:rPr>
      </w:pPr>
    </w:p>
    <w:p w14:paraId="0AF023D5" w14:textId="77777777" w:rsidR="00000000" w:rsidRDefault="007C71EE">
      <w:pPr>
        <w:pStyle w:val="a"/>
        <w:rPr>
          <w:rFonts w:hint="cs"/>
          <w:rtl/>
        </w:rPr>
      </w:pPr>
      <w:r>
        <w:rPr>
          <w:rFonts w:hint="cs"/>
          <w:rtl/>
        </w:rPr>
        <w:t xml:space="preserve">אבל אפשר לראות בבירור את קווי המדיניות של הממשלה הזאת כשסיעת שינוי בתוכה. בהחלט שינוי, הבעיה היא שהשינוי הוא קיצוני מדי, חזק מדי, בהתראה קצרה מדי. </w:t>
      </w:r>
    </w:p>
    <w:p w14:paraId="399B673D" w14:textId="77777777" w:rsidR="00000000" w:rsidRDefault="007C71EE">
      <w:pPr>
        <w:pStyle w:val="a"/>
        <w:rPr>
          <w:rFonts w:hint="cs"/>
          <w:rtl/>
        </w:rPr>
      </w:pPr>
    </w:p>
    <w:p w14:paraId="19D4663B" w14:textId="77777777" w:rsidR="00000000" w:rsidRDefault="007C71EE">
      <w:pPr>
        <w:pStyle w:val="ac"/>
        <w:rPr>
          <w:rtl/>
        </w:rPr>
      </w:pPr>
      <w:r>
        <w:rPr>
          <w:rFonts w:hint="eastAsia"/>
          <w:rtl/>
        </w:rPr>
        <w:t>מאיר</w:t>
      </w:r>
      <w:r>
        <w:rPr>
          <w:rtl/>
        </w:rPr>
        <w:t xml:space="preserve"> פרוש (יהדות התורה):</w:t>
      </w:r>
    </w:p>
    <w:p w14:paraId="04629B76" w14:textId="77777777" w:rsidR="00000000" w:rsidRDefault="007C71EE">
      <w:pPr>
        <w:pStyle w:val="a"/>
        <w:rPr>
          <w:rFonts w:hint="cs"/>
          <w:rtl/>
        </w:rPr>
      </w:pPr>
    </w:p>
    <w:p w14:paraId="55F2AFEB" w14:textId="77777777" w:rsidR="00000000" w:rsidRDefault="007C71EE">
      <w:pPr>
        <w:pStyle w:val="a"/>
        <w:rPr>
          <w:rFonts w:hint="cs"/>
          <w:rtl/>
        </w:rPr>
      </w:pPr>
      <w:r>
        <w:rPr>
          <w:rFonts w:hint="cs"/>
          <w:rtl/>
        </w:rPr>
        <w:t>איפה שינוי? איפה שינוי?</w:t>
      </w:r>
    </w:p>
    <w:p w14:paraId="5A53B119" w14:textId="77777777" w:rsidR="00000000" w:rsidRDefault="007C71EE">
      <w:pPr>
        <w:pStyle w:val="a"/>
        <w:ind w:firstLine="0"/>
        <w:rPr>
          <w:rFonts w:hint="cs"/>
          <w:rtl/>
        </w:rPr>
      </w:pPr>
    </w:p>
    <w:p w14:paraId="57BDE70B" w14:textId="77777777" w:rsidR="00000000" w:rsidRDefault="007C71EE">
      <w:pPr>
        <w:pStyle w:val="SpeakerCon"/>
        <w:rPr>
          <w:rtl/>
        </w:rPr>
      </w:pPr>
      <w:bookmarkStart w:id="2070" w:name="FS000001062T28_05_2003_02_35_28C"/>
      <w:bookmarkEnd w:id="2070"/>
      <w:r>
        <w:rPr>
          <w:rtl/>
        </w:rPr>
        <w:t>ואסל טאהא (בל</w:t>
      </w:r>
      <w:r>
        <w:rPr>
          <w:rtl/>
        </w:rPr>
        <w:t>"ד):</w:t>
      </w:r>
    </w:p>
    <w:p w14:paraId="2B557E78" w14:textId="77777777" w:rsidR="00000000" w:rsidRDefault="007C71EE">
      <w:pPr>
        <w:pStyle w:val="a"/>
        <w:rPr>
          <w:rtl/>
        </w:rPr>
      </w:pPr>
    </w:p>
    <w:p w14:paraId="09E18389" w14:textId="77777777" w:rsidR="00000000" w:rsidRDefault="007C71EE">
      <w:pPr>
        <w:pStyle w:val="a"/>
        <w:rPr>
          <w:rFonts w:hint="cs"/>
          <w:rtl/>
        </w:rPr>
      </w:pPr>
      <w:r>
        <w:rPr>
          <w:rFonts w:hint="cs"/>
          <w:rtl/>
        </w:rPr>
        <w:t xml:space="preserve">ישנים. גם הם ישנים. לא נמצאים. </w:t>
      </w:r>
    </w:p>
    <w:p w14:paraId="2B7FCC41" w14:textId="77777777" w:rsidR="00000000" w:rsidRDefault="007C71EE">
      <w:pPr>
        <w:pStyle w:val="a"/>
        <w:ind w:firstLine="0"/>
        <w:rPr>
          <w:rFonts w:hint="cs"/>
          <w:rtl/>
        </w:rPr>
      </w:pPr>
    </w:p>
    <w:p w14:paraId="60CB96E7" w14:textId="77777777" w:rsidR="00000000" w:rsidRDefault="007C71EE">
      <w:pPr>
        <w:pStyle w:val="ac"/>
        <w:rPr>
          <w:rtl/>
        </w:rPr>
      </w:pPr>
      <w:r>
        <w:rPr>
          <w:rFonts w:hint="eastAsia"/>
          <w:rtl/>
        </w:rPr>
        <w:t>מאיר</w:t>
      </w:r>
      <w:r>
        <w:rPr>
          <w:rtl/>
        </w:rPr>
        <w:t xml:space="preserve"> פרוש (יהדות התורה):</w:t>
      </w:r>
    </w:p>
    <w:p w14:paraId="7D690C15" w14:textId="77777777" w:rsidR="00000000" w:rsidRDefault="007C71EE">
      <w:pPr>
        <w:pStyle w:val="a"/>
        <w:rPr>
          <w:rFonts w:hint="cs"/>
          <w:rtl/>
        </w:rPr>
      </w:pPr>
    </w:p>
    <w:p w14:paraId="42017E9C" w14:textId="77777777" w:rsidR="00000000" w:rsidRDefault="007C71EE">
      <w:pPr>
        <w:pStyle w:val="a"/>
        <w:rPr>
          <w:rFonts w:hint="cs"/>
          <w:rtl/>
        </w:rPr>
      </w:pPr>
      <w:r>
        <w:rPr>
          <w:rFonts w:hint="cs"/>
          <w:rtl/>
        </w:rPr>
        <w:t>אחד מ=15.</w:t>
      </w:r>
    </w:p>
    <w:p w14:paraId="4E62FF9C" w14:textId="77777777" w:rsidR="00000000" w:rsidRDefault="007C71EE">
      <w:pPr>
        <w:pStyle w:val="a"/>
        <w:ind w:firstLine="0"/>
        <w:rPr>
          <w:rFonts w:hint="cs"/>
          <w:rtl/>
        </w:rPr>
      </w:pPr>
    </w:p>
    <w:p w14:paraId="46F4F4D0" w14:textId="77777777" w:rsidR="00000000" w:rsidRDefault="007C71EE">
      <w:pPr>
        <w:pStyle w:val="SpeakerCon"/>
        <w:rPr>
          <w:rtl/>
        </w:rPr>
      </w:pPr>
      <w:bookmarkStart w:id="2071" w:name="FS000001062T28_05_2003_02_36_01C"/>
      <w:bookmarkEnd w:id="2071"/>
      <w:r>
        <w:rPr>
          <w:rtl/>
        </w:rPr>
        <w:t>ואסל טאהא (בל"ד):</w:t>
      </w:r>
    </w:p>
    <w:p w14:paraId="3E60B40B" w14:textId="77777777" w:rsidR="00000000" w:rsidRDefault="007C71EE">
      <w:pPr>
        <w:pStyle w:val="a"/>
        <w:rPr>
          <w:rtl/>
        </w:rPr>
      </w:pPr>
    </w:p>
    <w:p w14:paraId="1EE7D3BA" w14:textId="77777777" w:rsidR="00000000" w:rsidRDefault="007C71EE">
      <w:pPr>
        <w:pStyle w:val="a"/>
        <w:rPr>
          <w:rFonts w:hint="cs"/>
          <w:rtl/>
        </w:rPr>
      </w:pPr>
      <w:r>
        <w:rPr>
          <w:rFonts w:hint="cs"/>
          <w:rtl/>
        </w:rPr>
        <w:t xml:space="preserve">אחד מ=15, חבר הכנסת פרוש. זה לא מספיק. באמת, זה לא מספיק. </w:t>
      </w:r>
    </w:p>
    <w:p w14:paraId="3EB25638" w14:textId="77777777" w:rsidR="00000000" w:rsidRDefault="007C71EE">
      <w:pPr>
        <w:pStyle w:val="a"/>
        <w:ind w:firstLine="0"/>
        <w:rPr>
          <w:rFonts w:hint="cs"/>
          <w:rtl/>
        </w:rPr>
      </w:pPr>
    </w:p>
    <w:p w14:paraId="5AA27F67" w14:textId="77777777" w:rsidR="00000000" w:rsidRDefault="007C71EE">
      <w:pPr>
        <w:pStyle w:val="ac"/>
        <w:rPr>
          <w:rtl/>
        </w:rPr>
      </w:pPr>
      <w:r>
        <w:rPr>
          <w:rFonts w:hint="eastAsia"/>
          <w:rtl/>
        </w:rPr>
        <w:t>אילן</w:t>
      </w:r>
      <w:r>
        <w:rPr>
          <w:rtl/>
        </w:rPr>
        <w:t xml:space="preserve"> ליבוביץ (שינוי):</w:t>
      </w:r>
    </w:p>
    <w:p w14:paraId="26FE8330" w14:textId="77777777" w:rsidR="00000000" w:rsidRDefault="007C71EE">
      <w:pPr>
        <w:pStyle w:val="a"/>
        <w:rPr>
          <w:rFonts w:hint="cs"/>
          <w:rtl/>
        </w:rPr>
      </w:pPr>
    </w:p>
    <w:p w14:paraId="0CFB8A14" w14:textId="77777777" w:rsidR="00000000" w:rsidRDefault="007C71EE">
      <w:pPr>
        <w:pStyle w:val="a"/>
        <w:rPr>
          <w:rFonts w:hint="cs"/>
          <w:rtl/>
        </w:rPr>
      </w:pPr>
      <w:r>
        <w:rPr>
          <w:rFonts w:hint="cs"/>
          <w:rtl/>
        </w:rPr>
        <w:t>והאופוזיציה.</w:t>
      </w:r>
    </w:p>
    <w:p w14:paraId="28ECD93D" w14:textId="77777777" w:rsidR="00000000" w:rsidRDefault="007C71EE">
      <w:pPr>
        <w:pStyle w:val="a"/>
        <w:ind w:firstLine="0"/>
        <w:rPr>
          <w:rFonts w:hint="cs"/>
          <w:rtl/>
        </w:rPr>
      </w:pPr>
    </w:p>
    <w:p w14:paraId="2156C6F0" w14:textId="77777777" w:rsidR="00000000" w:rsidRDefault="007C71EE">
      <w:pPr>
        <w:pStyle w:val="ac"/>
        <w:rPr>
          <w:rtl/>
        </w:rPr>
      </w:pPr>
      <w:r>
        <w:rPr>
          <w:rFonts w:hint="eastAsia"/>
          <w:rtl/>
        </w:rPr>
        <w:t>מאיר</w:t>
      </w:r>
      <w:r>
        <w:rPr>
          <w:rtl/>
        </w:rPr>
        <w:t xml:space="preserve"> פרוש (יהדות התורה):</w:t>
      </w:r>
    </w:p>
    <w:p w14:paraId="191AAD7F" w14:textId="77777777" w:rsidR="00000000" w:rsidRDefault="007C71EE">
      <w:pPr>
        <w:pStyle w:val="a"/>
        <w:rPr>
          <w:rFonts w:hint="cs"/>
          <w:rtl/>
        </w:rPr>
      </w:pPr>
    </w:p>
    <w:p w14:paraId="2F7E9F7A" w14:textId="77777777" w:rsidR="00000000" w:rsidRDefault="007C71EE">
      <w:pPr>
        <w:pStyle w:val="a"/>
        <w:rPr>
          <w:rFonts w:hint="cs"/>
          <w:rtl/>
        </w:rPr>
      </w:pPr>
      <w:r>
        <w:rPr>
          <w:rFonts w:hint="cs"/>
          <w:rtl/>
        </w:rPr>
        <w:t>לך תביא את מפלגת העבודה מייד  - - - שו</w:t>
      </w:r>
      <w:r>
        <w:rPr>
          <w:rFonts w:hint="cs"/>
          <w:rtl/>
        </w:rPr>
        <w:t xml:space="preserve">נים. </w:t>
      </w:r>
    </w:p>
    <w:p w14:paraId="27B8E9F5" w14:textId="77777777" w:rsidR="00000000" w:rsidRDefault="007C71EE">
      <w:pPr>
        <w:pStyle w:val="a"/>
        <w:ind w:firstLine="0"/>
        <w:rPr>
          <w:rFonts w:hint="cs"/>
          <w:rtl/>
        </w:rPr>
      </w:pPr>
    </w:p>
    <w:p w14:paraId="7BF41F49" w14:textId="77777777" w:rsidR="00000000" w:rsidRDefault="007C71EE">
      <w:pPr>
        <w:pStyle w:val="ac"/>
        <w:rPr>
          <w:rtl/>
        </w:rPr>
      </w:pPr>
    </w:p>
    <w:p w14:paraId="5F613811" w14:textId="77777777" w:rsidR="00000000" w:rsidRDefault="007C71EE">
      <w:pPr>
        <w:pStyle w:val="ac"/>
        <w:rPr>
          <w:rtl/>
        </w:rPr>
      </w:pPr>
      <w:r>
        <w:rPr>
          <w:rFonts w:hint="eastAsia"/>
          <w:rtl/>
        </w:rPr>
        <w:t>אילן</w:t>
      </w:r>
      <w:r>
        <w:rPr>
          <w:rtl/>
        </w:rPr>
        <w:t xml:space="preserve"> ליבוביץ (שינוי):</w:t>
      </w:r>
    </w:p>
    <w:p w14:paraId="2FB0CA74" w14:textId="77777777" w:rsidR="00000000" w:rsidRDefault="007C71EE">
      <w:pPr>
        <w:pStyle w:val="a"/>
        <w:rPr>
          <w:rFonts w:hint="cs"/>
          <w:rtl/>
        </w:rPr>
      </w:pPr>
    </w:p>
    <w:p w14:paraId="2C539BA9" w14:textId="77777777" w:rsidR="00000000" w:rsidRDefault="007C71EE">
      <w:pPr>
        <w:pStyle w:val="a"/>
        <w:rPr>
          <w:rFonts w:hint="cs"/>
          <w:rtl/>
        </w:rPr>
      </w:pPr>
      <w:r>
        <w:rPr>
          <w:rFonts w:hint="cs"/>
          <w:rtl/>
        </w:rPr>
        <w:t xml:space="preserve">הנה, יש פה מישהו. </w:t>
      </w:r>
    </w:p>
    <w:p w14:paraId="1E875BDE" w14:textId="77777777" w:rsidR="00000000" w:rsidRDefault="007C71EE">
      <w:pPr>
        <w:pStyle w:val="a"/>
        <w:ind w:firstLine="0"/>
        <w:rPr>
          <w:rFonts w:hint="cs"/>
          <w:rtl/>
        </w:rPr>
      </w:pPr>
    </w:p>
    <w:p w14:paraId="49DC1356" w14:textId="77777777" w:rsidR="00000000" w:rsidRDefault="007C71EE">
      <w:pPr>
        <w:pStyle w:val="ac"/>
        <w:rPr>
          <w:rtl/>
        </w:rPr>
      </w:pPr>
      <w:r>
        <w:rPr>
          <w:rFonts w:hint="eastAsia"/>
          <w:rtl/>
        </w:rPr>
        <w:t>מאיר</w:t>
      </w:r>
      <w:r>
        <w:rPr>
          <w:rtl/>
        </w:rPr>
        <w:t xml:space="preserve"> פרוש (יהדות התורה):</w:t>
      </w:r>
    </w:p>
    <w:p w14:paraId="1ADEB338" w14:textId="77777777" w:rsidR="00000000" w:rsidRDefault="007C71EE">
      <w:pPr>
        <w:pStyle w:val="a"/>
        <w:rPr>
          <w:rFonts w:hint="cs"/>
          <w:rtl/>
        </w:rPr>
      </w:pPr>
    </w:p>
    <w:p w14:paraId="6C8E312D" w14:textId="77777777" w:rsidR="00000000" w:rsidRDefault="007C71EE">
      <w:pPr>
        <w:pStyle w:val="a"/>
        <w:rPr>
          <w:rFonts w:hint="cs"/>
          <w:rtl/>
        </w:rPr>
      </w:pPr>
      <w:r>
        <w:rPr>
          <w:rFonts w:hint="cs"/>
          <w:rtl/>
        </w:rPr>
        <w:t xml:space="preserve">אחד מ=15. </w:t>
      </w:r>
    </w:p>
    <w:p w14:paraId="26017047" w14:textId="77777777" w:rsidR="00000000" w:rsidRDefault="007C71EE">
      <w:pPr>
        <w:pStyle w:val="a"/>
        <w:ind w:firstLine="0"/>
        <w:rPr>
          <w:rFonts w:hint="cs"/>
          <w:rtl/>
        </w:rPr>
      </w:pPr>
    </w:p>
    <w:p w14:paraId="203D210C" w14:textId="77777777" w:rsidR="00000000" w:rsidRDefault="007C71EE">
      <w:pPr>
        <w:pStyle w:val="ac"/>
        <w:rPr>
          <w:rtl/>
        </w:rPr>
      </w:pPr>
      <w:r>
        <w:rPr>
          <w:rFonts w:hint="eastAsia"/>
          <w:rtl/>
        </w:rPr>
        <w:t>אילן</w:t>
      </w:r>
      <w:r>
        <w:rPr>
          <w:rtl/>
        </w:rPr>
        <w:t xml:space="preserve"> ליבוביץ (שינוי):</w:t>
      </w:r>
    </w:p>
    <w:p w14:paraId="64298740" w14:textId="77777777" w:rsidR="00000000" w:rsidRDefault="007C71EE">
      <w:pPr>
        <w:pStyle w:val="a"/>
        <w:rPr>
          <w:rFonts w:hint="cs"/>
          <w:rtl/>
        </w:rPr>
      </w:pPr>
    </w:p>
    <w:p w14:paraId="28367D71" w14:textId="77777777" w:rsidR="00000000" w:rsidRDefault="007C71EE">
      <w:pPr>
        <w:pStyle w:val="a"/>
        <w:rPr>
          <w:rFonts w:hint="cs"/>
          <w:rtl/>
        </w:rPr>
      </w:pPr>
      <w:r>
        <w:rPr>
          <w:rFonts w:hint="cs"/>
          <w:rtl/>
        </w:rPr>
        <w:t xml:space="preserve">לפחות יש פה מישהו. הרי אתה תגמור לדבר ותחזור לישון. </w:t>
      </w:r>
    </w:p>
    <w:p w14:paraId="4D770DB3" w14:textId="77777777" w:rsidR="00000000" w:rsidRDefault="007C71EE">
      <w:pPr>
        <w:pStyle w:val="a"/>
        <w:ind w:firstLine="0"/>
        <w:rPr>
          <w:rFonts w:hint="cs"/>
          <w:rtl/>
        </w:rPr>
      </w:pPr>
    </w:p>
    <w:p w14:paraId="6B5567F6" w14:textId="77777777" w:rsidR="00000000" w:rsidRDefault="007C71EE">
      <w:pPr>
        <w:pStyle w:val="ac"/>
        <w:rPr>
          <w:rtl/>
        </w:rPr>
      </w:pPr>
      <w:r>
        <w:rPr>
          <w:rFonts w:hint="eastAsia"/>
          <w:rtl/>
        </w:rPr>
        <w:t>מאיר</w:t>
      </w:r>
      <w:r>
        <w:rPr>
          <w:rtl/>
        </w:rPr>
        <w:t xml:space="preserve"> פרוש (יהדות התורה):</w:t>
      </w:r>
    </w:p>
    <w:p w14:paraId="468243B3" w14:textId="77777777" w:rsidR="00000000" w:rsidRDefault="007C71EE">
      <w:pPr>
        <w:pStyle w:val="a"/>
        <w:rPr>
          <w:rFonts w:hint="cs"/>
          <w:rtl/>
        </w:rPr>
      </w:pPr>
    </w:p>
    <w:p w14:paraId="0E6C0345" w14:textId="77777777" w:rsidR="00000000" w:rsidRDefault="007C71EE">
      <w:pPr>
        <w:pStyle w:val="a"/>
        <w:rPr>
          <w:rFonts w:hint="cs"/>
          <w:rtl/>
        </w:rPr>
      </w:pPr>
      <w:r>
        <w:rPr>
          <w:rFonts w:hint="cs"/>
          <w:rtl/>
        </w:rPr>
        <w:t>אני אחזור לשבות רעב.</w:t>
      </w:r>
    </w:p>
    <w:p w14:paraId="60C62E5A" w14:textId="77777777" w:rsidR="00000000" w:rsidRDefault="007C71EE">
      <w:pPr>
        <w:pStyle w:val="a"/>
        <w:ind w:firstLine="0"/>
        <w:rPr>
          <w:rFonts w:hint="cs"/>
          <w:rtl/>
        </w:rPr>
      </w:pPr>
    </w:p>
    <w:p w14:paraId="2DED2D0E" w14:textId="77777777" w:rsidR="00000000" w:rsidRDefault="007C71EE">
      <w:pPr>
        <w:pStyle w:val="ad"/>
        <w:rPr>
          <w:rtl/>
        </w:rPr>
      </w:pPr>
      <w:r>
        <w:rPr>
          <w:rtl/>
        </w:rPr>
        <w:t>היו"ר מיכאל נודלמן:</w:t>
      </w:r>
    </w:p>
    <w:p w14:paraId="7EE63D4F" w14:textId="77777777" w:rsidR="00000000" w:rsidRDefault="007C71EE">
      <w:pPr>
        <w:pStyle w:val="a"/>
        <w:rPr>
          <w:rtl/>
        </w:rPr>
      </w:pPr>
    </w:p>
    <w:p w14:paraId="61CB0DFC" w14:textId="77777777" w:rsidR="00000000" w:rsidRDefault="007C71EE">
      <w:pPr>
        <w:pStyle w:val="a"/>
        <w:rPr>
          <w:rFonts w:hint="cs"/>
          <w:rtl/>
        </w:rPr>
      </w:pPr>
      <w:r>
        <w:rPr>
          <w:rFonts w:hint="cs"/>
          <w:rtl/>
        </w:rPr>
        <w:t>חברי הכנסת. תנו לו לה</w:t>
      </w:r>
      <w:r>
        <w:rPr>
          <w:rFonts w:hint="cs"/>
          <w:rtl/>
        </w:rPr>
        <w:t xml:space="preserve">משיך. </w:t>
      </w:r>
    </w:p>
    <w:p w14:paraId="45E47A5A" w14:textId="77777777" w:rsidR="00000000" w:rsidRDefault="007C71EE">
      <w:pPr>
        <w:pStyle w:val="a"/>
        <w:ind w:firstLine="0"/>
        <w:rPr>
          <w:rFonts w:hint="cs"/>
          <w:rtl/>
        </w:rPr>
      </w:pPr>
    </w:p>
    <w:p w14:paraId="6936A78F" w14:textId="77777777" w:rsidR="00000000" w:rsidRDefault="007C71EE">
      <w:pPr>
        <w:pStyle w:val="SpeakerCon"/>
        <w:rPr>
          <w:rtl/>
        </w:rPr>
      </w:pPr>
      <w:bookmarkStart w:id="2072" w:name="FS000001062T28_05_2003_02_39_20C"/>
      <w:bookmarkEnd w:id="2072"/>
      <w:r>
        <w:rPr>
          <w:rtl/>
        </w:rPr>
        <w:t>ואסל טאהא (בל"ד):</w:t>
      </w:r>
    </w:p>
    <w:p w14:paraId="70C7031F" w14:textId="77777777" w:rsidR="00000000" w:rsidRDefault="007C71EE">
      <w:pPr>
        <w:pStyle w:val="a"/>
        <w:rPr>
          <w:rtl/>
        </w:rPr>
      </w:pPr>
    </w:p>
    <w:p w14:paraId="1DCFA4DD" w14:textId="77777777" w:rsidR="00000000" w:rsidRDefault="007C71EE">
      <w:pPr>
        <w:pStyle w:val="a"/>
        <w:rPr>
          <w:rFonts w:hint="cs"/>
          <w:rtl/>
        </w:rPr>
      </w:pPr>
      <w:r>
        <w:rPr>
          <w:rFonts w:hint="cs"/>
          <w:rtl/>
        </w:rPr>
        <w:t xml:space="preserve">אבל גם למדינה ליברלית יש היתרונות שלה. מדינה ליברלית מקדשת את הזכות לחירות. היא שומרת על זכות הקניין, היא שומרת על הישגיו של האדם. מה שהרווחת - זה מה שיהיה לך. המדינה לא תיקח את זה ממך. זה המוטו של המדינה הליברלית. </w:t>
      </w:r>
    </w:p>
    <w:p w14:paraId="41F47BA4" w14:textId="77777777" w:rsidR="00000000" w:rsidRDefault="007C71EE">
      <w:pPr>
        <w:pStyle w:val="a"/>
        <w:rPr>
          <w:rFonts w:hint="cs"/>
          <w:rtl/>
        </w:rPr>
      </w:pPr>
    </w:p>
    <w:p w14:paraId="5B3815BF" w14:textId="77777777" w:rsidR="00000000" w:rsidRDefault="007C71EE">
      <w:pPr>
        <w:pStyle w:val="a"/>
        <w:rPr>
          <w:rFonts w:hint="cs"/>
          <w:rtl/>
        </w:rPr>
      </w:pPr>
      <w:r>
        <w:rPr>
          <w:rFonts w:hint="cs"/>
          <w:rtl/>
        </w:rPr>
        <w:t>במצב של היום</w:t>
      </w:r>
      <w:r>
        <w:rPr>
          <w:rFonts w:hint="cs"/>
          <w:rtl/>
        </w:rPr>
        <w:t xml:space="preserve">, גם את זה הייתי לוקח בשתי ידיים, אבל מדינת ישראל לא אומרת את זה. מדינת ישראל לא החליטה איפה היא נמצאת. היא המציאה משהו חדש. היא לא ליברלית, משום שהיא כן מתערבת בכלכלה: היא לוקחת מסים גבוהים. ולעומת זאת היא מזמן לא מדינת רווחה. היא מתערבת בכלכלה לטובת חתך </w:t>
      </w:r>
      <w:r>
        <w:rPr>
          <w:rFonts w:hint="cs"/>
          <w:rtl/>
        </w:rPr>
        <w:t xml:space="preserve">קטן, 10% מהאוכלוסייה, והיא דופקת את השאר. אם המדינה הליברלית מקדשת את חירותו של האדם בכל התחומים, מדינת הרווחה מקדשת את ערך השוויון. אבל גם את זה מדינת ישראל מזמן לא מקדשת, להיפך, היא מחפשת כל שריד שוויוני כדי להשמידו. </w:t>
      </w:r>
    </w:p>
    <w:p w14:paraId="11A7320E" w14:textId="77777777" w:rsidR="00000000" w:rsidRDefault="007C71EE">
      <w:pPr>
        <w:pStyle w:val="a"/>
        <w:rPr>
          <w:rFonts w:hint="cs"/>
          <w:rtl/>
        </w:rPr>
      </w:pPr>
    </w:p>
    <w:p w14:paraId="56380B9E" w14:textId="77777777" w:rsidR="00000000" w:rsidRDefault="007C71EE">
      <w:pPr>
        <w:pStyle w:val="a"/>
        <w:rPr>
          <w:rFonts w:hint="cs"/>
          <w:rtl/>
        </w:rPr>
      </w:pPr>
      <w:r>
        <w:rPr>
          <w:rFonts w:hint="cs"/>
          <w:rtl/>
        </w:rPr>
        <w:t>אז אנחנו נשארנו כרגיל בין הפטיש לסד</w:t>
      </w:r>
      <w:r>
        <w:rPr>
          <w:rFonts w:hint="cs"/>
          <w:rtl/>
        </w:rPr>
        <w:t>ן. לא חם ולא קר, לא מר ולא מתוק, לא לכאן ולא לכאן. ממשלות ישראל מומחיות בניסויים, הן מנסות על האזרחים שיטות חדשות כל הזמן. הן גם מנסות דברים שהוכח שהם לא מוצלחים, שהם מתכון לכישלון. ואחר כך הן אומרות: טעינו, סליחה טעינו, לא ידענו, ניסינו אבל זה לא הצליח. כ</w:t>
      </w:r>
      <w:r>
        <w:rPr>
          <w:rFonts w:hint="cs"/>
          <w:rtl/>
        </w:rPr>
        <w:t xml:space="preserve">ך היה עם שיטת הבחירות שמדינת ישראל ניסתה, שיטה שהובילה אותנו עכשיו למצב העגום הזה: חוסר יציבות פוליטי, חברתי, כלכלי  ומדיני. </w:t>
      </w:r>
    </w:p>
    <w:p w14:paraId="3F227FA5" w14:textId="77777777" w:rsidR="00000000" w:rsidRDefault="007C71EE">
      <w:pPr>
        <w:pStyle w:val="a"/>
        <w:rPr>
          <w:rFonts w:hint="cs"/>
          <w:rtl/>
        </w:rPr>
      </w:pPr>
    </w:p>
    <w:p w14:paraId="2987AF37" w14:textId="77777777" w:rsidR="00000000" w:rsidRDefault="007C71EE">
      <w:pPr>
        <w:pStyle w:val="a"/>
        <w:rPr>
          <w:rFonts w:hint="cs"/>
          <w:rtl/>
        </w:rPr>
      </w:pPr>
      <w:r>
        <w:rPr>
          <w:rFonts w:hint="cs"/>
          <w:rtl/>
        </w:rPr>
        <w:t>ועמדו לטעות עוד טעות: רצו לאחד רשויות. הודות לשר הפנים שתפס פיקוד ולקח אחריות ופיצל והוציא את הפרק הזה מהתוכנית - לולא התערב שר ה</w:t>
      </w:r>
      <w:r>
        <w:rPr>
          <w:rFonts w:hint="cs"/>
          <w:rtl/>
        </w:rPr>
        <w:t xml:space="preserve">פנים בוועדת הפנים, בוועדת הכספים, והוציא את הפרק הזה - - - </w:t>
      </w:r>
    </w:p>
    <w:p w14:paraId="55599564" w14:textId="77777777" w:rsidR="00000000" w:rsidRDefault="007C71EE">
      <w:pPr>
        <w:pStyle w:val="a"/>
        <w:ind w:firstLine="0"/>
        <w:rPr>
          <w:rFonts w:hint="cs"/>
          <w:rtl/>
        </w:rPr>
      </w:pPr>
    </w:p>
    <w:p w14:paraId="68C4F0F2" w14:textId="77777777" w:rsidR="00000000" w:rsidRDefault="007C71EE">
      <w:pPr>
        <w:pStyle w:val="ac"/>
        <w:rPr>
          <w:rtl/>
        </w:rPr>
      </w:pPr>
      <w:r>
        <w:rPr>
          <w:rFonts w:hint="eastAsia"/>
          <w:rtl/>
        </w:rPr>
        <w:t>יאיר</w:t>
      </w:r>
      <w:r>
        <w:rPr>
          <w:rtl/>
        </w:rPr>
        <w:t xml:space="preserve"> פרץ (ש"ס):</w:t>
      </w:r>
    </w:p>
    <w:p w14:paraId="665C6906" w14:textId="77777777" w:rsidR="00000000" w:rsidRDefault="007C71EE">
      <w:pPr>
        <w:pStyle w:val="a"/>
        <w:rPr>
          <w:rFonts w:hint="cs"/>
          <w:rtl/>
        </w:rPr>
      </w:pPr>
    </w:p>
    <w:p w14:paraId="023607B7" w14:textId="77777777" w:rsidR="00000000" w:rsidRDefault="007C71EE">
      <w:pPr>
        <w:pStyle w:val="a"/>
        <w:rPr>
          <w:rFonts w:hint="cs"/>
          <w:rtl/>
        </w:rPr>
      </w:pPr>
      <w:r>
        <w:rPr>
          <w:rFonts w:hint="cs"/>
          <w:rtl/>
        </w:rPr>
        <w:t>זה יבוא בפיצול.</w:t>
      </w:r>
    </w:p>
    <w:p w14:paraId="6DD2A69C" w14:textId="77777777" w:rsidR="00000000" w:rsidRDefault="007C71EE">
      <w:pPr>
        <w:pStyle w:val="a"/>
        <w:ind w:firstLine="0"/>
        <w:rPr>
          <w:rFonts w:hint="cs"/>
          <w:rtl/>
        </w:rPr>
      </w:pPr>
    </w:p>
    <w:p w14:paraId="454E922E" w14:textId="77777777" w:rsidR="00000000" w:rsidRDefault="007C71EE">
      <w:pPr>
        <w:pStyle w:val="SpeakerCon"/>
        <w:rPr>
          <w:rtl/>
        </w:rPr>
      </w:pPr>
      <w:bookmarkStart w:id="2073" w:name="FS000001062T28_05_2003_02_44_03C"/>
      <w:bookmarkEnd w:id="2073"/>
      <w:r>
        <w:rPr>
          <w:rtl/>
        </w:rPr>
        <w:t>ואסל טאהא (בל"ד):</w:t>
      </w:r>
    </w:p>
    <w:p w14:paraId="724AC1A7" w14:textId="77777777" w:rsidR="00000000" w:rsidRDefault="007C71EE">
      <w:pPr>
        <w:pStyle w:val="a"/>
        <w:rPr>
          <w:rtl/>
        </w:rPr>
      </w:pPr>
    </w:p>
    <w:p w14:paraId="38F426CB" w14:textId="77777777" w:rsidR="00000000" w:rsidRDefault="007C71EE">
      <w:pPr>
        <w:pStyle w:val="a"/>
        <w:rPr>
          <w:rFonts w:hint="cs"/>
          <w:rtl/>
        </w:rPr>
      </w:pPr>
      <w:r>
        <w:rPr>
          <w:rFonts w:hint="cs"/>
          <w:rtl/>
        </w:rPr>
        <w:t xml:space="preserve">תאמינו לי, אנחנו ניקלע לחוסר יציבות עוד יותר גרוע. </w:t>
      </w:r>
    </w:p>
    <w:p w14:paraId="09810ECB" w14:textId="77777777" w:rsidR="00000000" w:rsidRDefault="007C71EE">
      <w:pPr>
        <w:pStyle w:val="a"/>
        <w:ind w:firstLine="0"/>
        <w:rPr>
          <w:rFonts w:hint="cs"/>
          <w:rtl/>
        </w:rPr>
      </w:pPr>
    </w:p>
    <w:p w14:paraId="37213B71" w14:textId="77777777" w:rsidR="00000000" w:rsidRDefault="007C71EE">
      <w:pPr>
        <w:pStyle w:val="ac"/>
        <w:rPr>
          <w:rtl/>
        </w:rPr>
      </w:pPr>
      <w:r>
        <w:rPr>
          <w:rFonts w:hint="eastAsia"/>
          <w:rtl/>
        </w:rPr>
        <w:t>יאיר</w:t>
      </w:r>
      <w:r>
        <w:rPr>
          <w:rtl/>
        </w:rPr>
        <w:t xml:space="preserve"> פרץ (ש"ס):</w:t>
      </w:r>
    </w:p>
    <w:p w14:paraId="10F232A6" w14:textId="77777777" w:rsidR="00000000" w:rsidRDefault="007C71EE">
      <w:pPr>
        <w:pStyle w:val="a"/>
        <w:rPr>
          <w:rFonts w:hint="cs"/>
          <w:rtl/>
        </w:rPr>
      </w:pPr>
    </w:p>
    <w:p w14:paraId="368DC08E" w14:textId="77777777" w:rsidR="00000000" w:rsidRDefault="007C71EE">
      <w:pPr>
        <w:pStyle w:val="a"/>
        <w:rPr>
          <w:rFonts w:hint="cs"/>
          <w:rtl/>
        </w:rPr>
      </w:pPr>
      <w:r>
        <w:rPr>
          <w:rFonts w:hint="cs"/>
          <w:rtl/>
        </w:rPr>
        <w:t xml:space="preserve">יהיה פיצול ברשויות, יהיה איחוד רשויות. יהיה הכול, אל תדאג. </w:t>
      </w:r>
    </w:p>
    <w:p w14:paraId="7720CE8A" w14:textId="77777777" w:rsidR="00000000" w:rsidRDefault="007C71EE">
      <w:pPr>
        <w:pStyle w:val="a"/>
        <w:ind w:firstLine="0"/>
        <w:rPr>
          <w:rFonts w:hint="cs"/>
          <w:rtl/>
        </w:rPr>
      </w:pPr>
    </w:p>
    <w:p w14:paraId="40A084DC" w14:textId="77777777" w:rsidR="00000000" w:rsidRDefault="007C71EE">
      <w:pPr>
        <w:pStyle w:val="SpeakerCon"/>
        <w:rPr>
          <w:rtl/>
        </w:rPr>
      </w:pPr>
      <w:bookmarkStart w:id="2074" w:name="FS000001062T28_05_2003_02_44_32C"/>
      <w:bookmarkEnd w:id="2074"/>
      <w:r>
        <w:rPr>
          <w:rFonts w:hint="eastAsia"/>
          <w:rtl/>
        </w:rPr>
        <w:t>ואסל</w:t>
      </w:r>
      <w:r>
        <w:rPr>
          <w:rtl/>
        </w:rPr>
        <w:t xml:space="preserve"> טאהא (</w:t>
      </w:r>
      <w:r>
        <w:rPr>
          <w:rtl/>
        </w:rPr>
        <w:t>בל"ד):</w:t>
      </w:r>
    </w:p>
    <w:p w14:paraId="6915C828" w14:textId="77777777" w:rsidR="00000000" w:rsidRDefault="007C71EE">
      <w:pPr>
        <w:pStyle w:val="a"/>
        <w:rPr>
          <w:rFonts w:hint="cs"/>
          <w:rtl/>
        </w:rPr>
      </w:pPr>
    </w:p>
    <w:p w14:paraId="03AC9761" w14:textId="77777777" w:rsidR="00000000" w:rsidRDefault="007C71EE">
      <w:pPr>
        <w:pStyle w:val="a"/>
        <w:rPr>
          <w:rFonts w:hint="cs"/>
          <w:rtl/>
        </w:rPr>
      </w:pPr>
      <w:r>
        <w:rPr>
          <w:rFonts w:hint="cs"/>
          <w:rtl/>
        </w:rPr>
        <w:t>לא השכילו ללמוד משיטת הבחירות שהביאו, שגרמה לאי-יציבות חברתית, כלכלית ומדינית? זה יגרום לתסיסה בכל היישובים, בכל הערים במדינה. כל נגיעה בנושא הזה רק תבעיר את השטח.</w:t>
      </w:r>
    </w:p>
    <w:p w14:paraId="0F38067C" w14:textId="77777777" w:rsidR="00000000" w:rsidRDefault="007C71EE">
      <w:pPr>
        <w:pStyle w:val="a"/>
        <w:rPr>
          <w:rFonts w:hint="cs"/>
          <w:rtl/>
        </w:rPr>
      </w:pPr>
    </w:p>
    <w:p w14:paraId="735D76E5" w14:textId="77777777" w:rsidR="00000000" w:rsidRDefault="007C71EE">
      <w:pPr>
        <w:pStyle w:val="a"/>
        <w:rPr>
          <w:rFonts w:hint="cs"/>
          <w:rtl/>
        </w:rPr>
      </w:pPr>
      <w:r>
        <w:rPr>
          <w:rFonts w:hint="cs"/>
          <w:rtl/>
        </w:rPr>
        <w:t xml:space="preserve">אבל הבעיה האמיתית היא שעכשיו זה לא ניסוי אלקטורלי. לא מדובר במספר של מנדטים. הפעם, </w:t>
      </w:r>
      <w:r>
        <w:rPr>
          <w:rFonts w:hint="cs"/>
          <w:rtl/>
        </w:rPr>
        <w:t xml:space="preserve">חברי הכנסת ואדוני היושב-ראש, מדובר בחיים של אנשים. אנשים לוקחים את חייהם בידיהם. אנשים מואסים בחיים. </w:t>
      </w:r>
    </w:p>
    <w:p w14:paraId="63A723B4" w14:textId="77777777" w:rsidR="00000000" w:rsidRDefault="007C71EE">
      <w:pPr>
        <w:pStyle w:val="a"/>
        <w:rPr>
          <w:rFonts w:hint="cs"/>
          <w:rtl/>
        </w:rPr>
      </w:pPr>
    </w:p>
    <w:p w14:paraId="1E119B9E" w14:textId="77777777" w:rsidR="00000000" w:rsidRDefault="007C71EE">
      <w:pPr>
        <w:pStyle w:val="a"/>
        <w:rPr>
          <w:rFonts w:hint="cs"/>
          <w:rtl/>
        </w:rPr>
      </w:pPr>
      <w:r>
        <w:rPr>
          <w:rFonts w:hint="cs"/>
          <w:rtl/>
        </w:rPr>
        <w:t>בתחילה רצו לאחד את הרשויות בצורה גורפת. תודה לאל, כפי שאמרתי, שר הפנים התערב ושוכנע בסוף לפצל. כולי תקווה שהוא ימשיך בעמדה שלו. כולי תקווה שחברי ועדת הפנ</w:t>
      </w:r>
      <w:r>
        <w:rPr>
          <w:rFonts w:hint="cs"/>
          <w:rtl/>
        </w:rPr>
        <w:t xml:space="preserve">ים מהקואליציה ומהאופוזיציה, חברי הוועדה המשותפת, יעמדו איתנים, עם כל ראשי הרשויות, ויתנגדו לאיחוד הזה, שבסופו של דבר יגרום לאי-יציבות בשטח. </w:t>
      </w:r>
    </w:p>
    <w:p w14:paraId="248BAD1B" w14:textId="77777777" w:rsidR="00000000" w:rsidRDefault="007C71EE">
      <w:pPr>
        <w:pStyle w:val="a"/>
        <w:rPr>
          <w:rFonts w:hint="cs"/>
          <w:rtl/>
        </w:rPr>
      </w:pPr>
    </w:p>
    <w:p w14:paraId="1D7C9AD6" w14:textId="77777777" w:rsidR="00000000" w:rsidRDefault="007C71EE">
      <w:pPr>
        <w:pStyle w:val="a"/>
        <w:rPr>
          <w:rFonts w:hint="cs"/>
          <w:rtl/>
        </w:rPr>
      </w:pPr>
      <w:r>
        <w:rPr>
          <w:rFonts w:hint="cs"/>
          <w:rtl/>
        </w:rPr>
        <w:t>אדוני היושב-ראש, למה יתר השרים לא יכלו להתנהג כך? מדוע שר האוצר, שרת החינוך, שר הבריאות, שר הרווחה לא לקחו רגע לחש</w:t>
      </w:r>
      <w:r>
        <w:rPr>
          <w:rFonts w:hint="cs"/>
          <w:rtl/>
        </w:rPr>
        <w:t>וב? מדובר באנשים, בגורלות, בקשישים, בילדים. למה לא לקחו אחריות? לכן אני קורא לך, אדוני השר, ולכל שרי ממשלת ישראל - - -</w:t>
      </w:r>
    </w:p>
    <w:p w14:paraId="504CB5CB" w14:textId="77777777" w:rsidR="00000000" w:rsidRDefault="007C71EE">
      <w:pPr>
        <w:pStyle w:val="a"/>
        <w:ind w:firstLine="0"/>
        <w:rPr>
          <w:rFonts w:hint="cs"/>
          <w:rtl/>
        </w:rPr>
      </w:pPr>
    </w:p>
    <w:p w14:paraId="29E71379" w14:textId="77777777" w:rsidR="00000000" w:rsidRDefault="007C71EE">
      <w:pPr>
        <w:pStyle w:val="ac"/>
        <w:rPr>
          <w:rtl/>
        </w:rPr>
      </w:pPr>
      <w:r>
        <w:rPr>
          <w:rFonts w:hint="eastAsia"/>
          <w:rtl/>
        </w:rPr>
        <w:t>מאיר</w:t>
      </w:r>
      <w:r>
        <w:rPr>
          <w:rtl/>
        </w:rPr>
        <w:t xml:space="preserve"> פרוש (יהדות התורה):</w:t>
      </w:r>
    </w:p>
    <w:p w14:paraId="20E2E3EC" w14:textId="77777777" w:rsidR="00000000" w:rsidRDefault="007C71EE">
      <w:pPr>
        <w:pStyle w:val="a"/>
        <w:rPr>
          <w:rFonts w:hint="cs"/>
          <w:rtl/>
        </w:rPr>
      </w:pPr>
    </w:p>
    <w:p w14:paraId="3B4E9BD8" w14:textId="77777777" w:rsidR="00000000" w:rsidRDefault="007C71EE">
      <w:pPr>
        <w:pStyle w:val="a"/>
        <w:rPr>
          <w:rFonts w:hint="cs"/>
          <w:rtl/>
        </w:rPr>
      </w:pPr>
      <w:r>
        <w:rPr>
          <w:rFonts w:hint="cs"/>
          <w:rtl/>
        </w:rPr>
        <w:t xml:space="preserve">הנה, בוקר טוב. </w:t>
      </w:r>
    </w:p>
    <w:p w14:paraId="51BD6F68" w14:textId="77777777" w:rsidR="00000000" w:rsidRDefault="007C71EE">
      <w:pPr>
        <w:pStyle w:val="a"/>
        <w:ind w:firstLine="0"/>
        <w:rPr>
          <w:rFonts w:hint="cs"/>
          <w:rtl/>
        </w:rPr>
      </w:pPr>
    </w:p>
    <w:p w14:paraId="6B67BCA0" w14:textId="77777777" w:rsidR="00000000" w:rsidRDefault="007C71EE">
      <w:pPr>
        <w:pStyle w:val="SpeakerCon"/>
        <w:rPr>
          <w:rtl/>
        </w:rPr>
      </w:pPr>
      <w:bookmarkStart w:id="2075" w:name="FS000001062T28_05_2003_02_47_12C"/>
      <w:bookmarkEnd w:id="2075"/>
      <w:r>
        <w:rPr>
          <w:rtl/>
        </w:rPr>
        <w:t>ואסל טאהא (בל"ד):</w:t>
      </w:r>
    </w:p>
    <w:p w14:paraId="05BC29C9" w14:textId="77777777" w:rsidR="00000000" w:rsidRDefault="007C71EE">
      <w:pPr>
        <w:pStyle w:val="a"/>
        <w:rPr>
          <w:rtl/>
        </w:rPr>
      </w:pPr>
    </w:p>
    <w:p w14:paraId="1E9BA79D" w14:textId="77777777" w:rsidR="00000000" w:rsidRDefault="007C71EE">
      <w:pPr>
        <w:pStyle w:val="a"/>
        <w:rPr>
          <w:rFonts w:hint="cs"/>
          <w:rtl/>
        </w:rPr>
      </w:pPr>
      <w:r>
        <w:rPr>
          <w:rFonts w:hint="cs"/>
          <w:rtl/>
        </w:rPr>
        <w:t>אני קורא לך, ממשלת ישראל, על כל שרייך - - -</w:t>
      </w:r>
    </w:p>
    <w:p w14:paraId="5479F03A" w14:textId="77777777" w:rsidR="00000000" w:rsidRDefault="007C71EE">
      <w:pPr>
        <w:pStyle w:val="a"/>
        <w:ind w:firstLine="0"/>
        <w:rPr>
          <w:rFonts w:hint="cs"/>
          <w:rtl/>
        </w:rPr>
      </w:pPr>
    </w:p>
    <w:p w14:paraId="6501B1C4" w14:textId="77777777" w:rsidR="00000000" w:rsidRDefault="007C71EE">
      <w:pPr>
        <w:pStyle w:val="ac"/>
        <w:rPr>
          <w:rtl/>
        </w:rPr>
      </w:pPr>
      <w:r>
        <w:rPr>
          <w:rFonts w:hint="eastAsia"/>
          <w:rtl/>
        </w:rPr>
        <w:t>מאיר</w:t>
      </w:r>
      <w:r>
        <w:rPr>
          <w:rtl/>
        </w:rPr>
        <w:t xml:space="preserve"> פרוש (יהדות התורה):</w:t>
      </w:r>
    </w:p>
    <w:p w14:paraId="0D0D9E19" w14:textId="77777777" w:rsidR="00000000" w:rsidRDefault="007C71EE">
      <w:pPr>
        <w:pStyle w:val="a"/>
        <w:rPr>
          <w:rFonts w:hint="cs"/>
          <w:rtl/>
        </w:rPr>
      </w:pPr>
    </w:p>
    <w:p w14:paraId="5E76DC27" w14:textId="77777777" w:rsidR="00000000" w:rsidRDefault="007C71EE">
      <w:pPr>
        <w:pStyle w:val="a"/>
        <w:rPr>
          <w:rFonts w:hint="cs"/>
          <w:rtl/>
        </w:rPr>
      </w:pPr>
      <w:r>
        <w:rPr>
          <w:rFonts w:hint="cs"/>
          <w:rtl/>
        </w:rPr>
        <w:t>טוב</w:t>
      </w:r>
      <w:r>
        <w:rPr>
          <w:rFonts w:hint="cs"/>
          <w:rtl/>
        </w:rPr>
        <w:t xml:space="preserve"> מאוד. </w:t>
      </w:r>
    </w:p>
    <w:p w14:paraId="10E8B16B" w14:textId="77777777" w:rsidR="00000000" w:rsidRDefault="007C71EE">
      <w:pPr>
        <w:pStyle w:val="a"/>
        <w:ind w:firstLine="0"/>
        <w:rPr>
          <w:rFonts w:hint="cs"/>
          <w:rtl/>
        </w:rPr>
      </w:pPr>
    </w:p>
    <w:p w14:paraId="49EB02E7" w14:textId="77777777" w:rsidR="00000000" w:rsidRDefault="007C71EE">
      <w:pPr>
        <w:pStyle w:val="SpeakerCon"/>
        <w:rPr>
          <w:rtl/>
        </w:rPr>
      </w:pPr>
      <w:bookmarkStart w:id="2076" w:name="FS000001062T28_05_2003_02_47_54C"/>
      <w:bookmarkEnd w:id="2076"/>
      <w:r>
        <w:rPr>
          <w:rtl/>
        </w:rPr>
        <w:t>ואסל טאהא (בל"ד):</w:t>
      </w:r>
    </w:p>
    <w:p w14:paraId="57DB3820" w14:textId="77777777" w:rsidR="00000000" w:rsidRDefault="007C71EE">
      <w:pPr>
        <w:pStyle w:val="a"/>
        <w:rPr>
          <w:rtl/>
        </w:rPr>
      </w:pPr>
    </w:p>
    <w:p w14:paraId="10050629" w14:textId="77777777" w:rsidR="00000000" w:rsidRDefault="007C71EE">
      <w:pPr>
        <w:pStyle w:val="a"/>
        <w:rPr>
          <w:rFonts w:hint="cs"/>
          <w:rtl/>
        </w:rPr>
      </w:pPr>
      <w:r>
        <w:rPr>
          <w:rFonts w:hint="cs"/>
          <w:rtl/>
        </w:rPr>
        <w:t xml:space="preserve">אני פונה ואומר: קחו אחריות. קחו אחריות, שרי הממשלה. זהו באמת מצב חירום. במקום להגיד  -בעוד כמה חודשים, רק בעוד כמה חודשים, ניסינו וזה לא הצליח,  תוותרו עכשיו ואל תעבירו את התוכנית הזאת. תודה. </w:t>
      </w:r>
    </w:p>
    <w:p w14:paraId="2BCA00E7" w14:textId="77777777" w:rsidR="00000000" w:rsidRDefault="007C71EE">
      <w:pPr>
        <w:pStyle w:val="a"/>
        <w:ind w:firstLine="0"/>
        <w:rPr>
          <w:rFonts w:hint="cs"/>
          <w:rtl/>
        </w:rPr>
      </w:pPr>
    </w:p>
    <w:p w14:paraId="7F91659F" w14:textId="77777777" w:rsidR="00000000" w:rsidRDefault="007C71EE">
      <w:pPr>
        <w:pStyle w:val="ad"/>
        <w:rPr>
          <w:rtl/>
        </w:rPr>
      </w:pPr>
      <w:r>
        <w:rPr>
          <w:rtl/>
        </w:rPr>
        <w:t>היו"ר מיכאל נודלמן:</w:t>
      </w:r>
    </w:p>
    <w:p w14:paraId="07F47E73" w14:textId="77777777" w:rsidR="00000000" w:rsidRDefault="007C71EE">
      <w:pPr>
        <w:pStyle w:val="a"/>
        <w:rPr>
          <w:rtl/>
        </w:rPr>
      </w:pPr>
    </w:p>
    <w:p w14:paraId="49A3B4A7" w14:textId="77777777" w:rsidR="00000000" w:rsidRDefault="007C71EE">
      <w:pPr>
        <w:pStyle w:val="a"/>
        <w:rPr>
          <w:rFonts w:hint="cs"/>
          <w:rtl/>
        </w:rPr>
      </w:pPr>
      <w:r>
        <w:rPr>
          <w:rFonts w:hint="cs"/>
          <w:rtl/>
        </w:rPr>
        <w:t>אני רק רוצה ל</w:t>
      </w:r>
      <w:r>
        <w:rPr>
          <w:rFonts w:hint="cs"/>
          <w:rtl/>
        </w:rPr>
        <w:t xml:space="preserve">הגיד שבזמן מלחמה, בזמן טרור, יש פחות דמוקרטיה. בכל המדינות זה ככה. </w:t>
      </w:r>
    </w:p>
    <w:p w14:paraId="28565152" w14:textId="77777777" w:rsidR="00000000" w:rsidRDefault="007C71EE">
      <w:pPr>
        <w:pStyle w:val="a"/>
        <w:ind w:firstLine="0"/>
        <w:rPr>
          <w:rFonts w:hint="cs"/>
          <w:rtl/>
        </w:rPr>
      </w:pPr>
    </w:p>
    <w:p w14:paraId="127A8AC9" w14:textId="77777777" w:rsidR="00000000" w:rsidRDefault="007C71EE">
      <w:pPr>
        <w:pStyle w:val="SpeakerCon"/>
        <w:rPr>
          <w:rtl/>
        </w:rPr>
      </w:pPr>
      <w:bookmarkStart w:id="2077" w:name="FS000001062T28_05_2003_02_48_45C"/>
      <w:bookmarkEnd w:id="2077"/>
      <w:r>
        <w:rPr>
          <w:rtl/>
        </w:rPr>
        <w:t>ואסל טאהא (בל"ד):</w:t>
      </w:r>
    </w:p>
    <w:p w14:paraId="022B0C40" w14:textId="77777777" w:rsidR="00000000" w:rsidRDefault="007C71EE">
      <w:pPr>
        <w:pStyle w:val="a"/>
        <w:rPr>
          <w:rtl/>
        </w:rPr>
      </w:pPr>
    </w:p>
    <w:p w14:paraId="4881B4D0" w14:textId="77777777" w:rsidR="00000000" w:rsidRDefault="007C71EE">
      <w:pPr>
        <w:pStyle w:val="a"/>
        <w:rPr>
          <w:rFonts w:hint="cs"/>
          <w:rtl/>
        </w:rPr>
      </w:pPr>
      <w:r>
        <w:rPr>
          <w:rFonts w:hint="cs"/>
          <w:rtl/>
        </w:rPr>
        <w:t xml:space="preserve">זה מסוכן, אדוני היושב-ראש. זה מסוכן מאוד. </w:t>
      </w:r>
    </w:p>
    <w:p w14:paraId="330266EF" w14:textId="77777777" w:rsidR="00000000" w:rsidRDefault="007C71EE">
      <w:pPr>
        <w:pStyle w:val="a"/>
        <w:ind w:firstLine="0"/>
        <w:rPr>
          <w:rFonts w:hint="cs"/>
          <w:rtl/>
        </w:rPr>
      </w:pPr>
    </w:p>
    <w:p w14:paraId="7E33A15B" w14:textId="77777777" w:rsidR="00000000" w:rsidRDefault="007C71EE">
      <w:pPr>
        <w:pStyle w:val="ad"/>
        <w:rPr>
          <w:rtl/>
        </w:rPr>
      </w:pPr>
      <w:r>
        <w:rPr>
          <w:rtl/>
        </w:rPr>
        <w:t>היו"ר מיכאל נודלמן:</w:t>
      </w:r>
    </w:p>
    <w:p w14:paraId="1DC22BA7" w14:textId="77777777" w:rsidR="00000000" w:rsidRDefault="007C71EE">
      <w:pPr>
        <w:pStyle w:val="a"/>
        <w:rPr>
          <w:rtl/>
        </w:rPr>
      </w:pPr>
    </w:p>
    <w:p w14:paraId="3D11686E" w14:textId="77777777" w:rsidR="00000000" w:rsidRDefault="007C71EE">
      <w:pPr>
        <w:pStyle w:val="a"/>
        <w:rPr>
          <w:rFonts w:hint="cs"/>
          <w:rtl/>
        </w:rPr>
      </w:pPr>
      <w:r>
        <w:rPr>
          <w:rFonts w:hint="cs"/>
          <w:rtl/>
        </w:rPr>
        <w:t>זה מסוכן, אבל זאת המציאות. זאת המציאות.</w:t>
      </w:r>
    </w:p>
    <w:p w14:paraId="5FE017BB" w14:textId="77777777" w:rsidR="00000000" w:rsidRDefault="007C71EE">
      <w:pPr>
        <w:pStyle w:val="a"/>
        <w:ind w:firstLine="0"/>
        <w:rPr>
          <w:rFonts w:hint="cs"/>
          <w:rtl/>
        </w:rPr>
      </w:pPr>
    </w:p>
    <w:p w14:paraId="32FB3D9F" w14:textId="77777777" w:rsidR="00000000" w:rsidRDefault="007C71EE">
      <w:pPr>
        <w:pStyle w:val="SpeakerCon"/>
        <w:rPr>
          <w:rtl/>
        </w:rPr>
      </w:pPr>
      <w:bookmarkStart w:id="2078" w:name="FS000001062T28_05_2003_02_49_08C"/>
      <w:bookmarkEnd w:id="2078"/>
      <w:r>
        <w:rPr>
          <w:rtl/>
        </w:rPr>
        <w:t>ואסל טאהא (בל"ד):</w:t>
      </w:r>
    </w:p>
    <w:p w14:paraId="6B77CAAF" w14:textId="77777777" w:rsidR="00000000" w:rsidRDefault="007C71EE">
      <w:pPr>
        <w:pStyle w:val="a"/>
        <w:rPr>
          <w:rtl/>
        </w:rPr>
      </w:pPr>
    </w:p>
    <w:p w14:paraId="6DA7982D" w14:textId="77777777" w:rsidR="00000000" w:rsidRDefault="007C71EE">
      <w:pPr>
        <w:pStyle w:val="a"/>
        <w:rPr>
          <w:rFonts w:hint="cs"/>
          <w:rtl/>
        </w:rPr>
      </w:pPr>
      <w:r>
        <w:rPr>
          <w:rFonts w:hint="cs"/>
          <w:rtl/>
        </w:rPr>
        <w:t xml:space="preserve">זה מופנה נגד אזרחים, נגד אנשים חפים מפשע. </w:t>
      </w:r>
    </w:p>
    <w:p w14:paraId="5185F93F" w14:textId="77777777" w:rsidR="00000000" w:rsidRDefault="007C71EE">
      <w:pPr>
        <w:pStyle w:val="a"/>
        <w:ind w:firstLine="0"/>
        <w:rPr>
          <w:rFonts w:hint="cs"/>
          <w:rtl/>
        </w:rPr>
      </w:pPr>
    </w:p>
    <w:p w14:paraId="1BB7CC51" w14:textId="77777777" w:rsidR="00000000" w:rsidRDefault="007C71EE">
      <w:pPr>
        <w:pStyle w:val="ad"/>
        <w:rPr>
          <w:rtl/>
        </w:rPr>
      </w:pPr>
      <w:r>
        <w:rPr>
          <w:rtl/>
        </w:rPr>
        <w:t>היו"ר מיכאל נודלמן:</w:t>
      </w:r>
    </w:p>
    <w:p w14:paraId="7525FE83" w14:textId="77777777" w:rsidR="00000000" w:rsidRDefault="007C71EE">
      <w:pPr>
        <w:pStyle w:val="a"/>
        <w:rPr>
          <w:rtl/>
        </w:rPr>
      </w:pPr>
    </w:p>
    <w:p w14:paraId="4DA1E58B" w14:textId="77777777" w:rsidR="00000000" w:rsidRDefault="007C71EE">
      <w:pPr>
        <w:pStyle w:val="a"/>
        <w:rPr>
          <w:rFonts w:hint="cs"/>
          <w:rtl/>
        </w:rPr>
      </w:pPr>
      <w:r>
        <w:rPr>
          <w:rFonts w:hint="cs"/>
          <w:rtl/>
        </w:rPr>
        <w:t xml:space="preserve">כל הדבר - נכון, אבל אתה אפילו לא הזכרת את הטרור. תודה רבה.  </w:t>
      </w:r>
    </w:p>
    <w:p w14:paraId="56EFEC5F" w14:textId="77777777" w:rsidR="00000000" w:rsidRDefault="007C71EE">
      <w:pPr>
        <w:pStyle w:val="a"/>
        <w:ind w:firstLine="0"/>
        <w:rPr>
          <w:rFonts w:hint="cs"/>
          <w:rtl/>
        </w:rPr>
      </w:pPr>
    </w:p>
    <w:p w14:paraId="4D4BE169" w14:textId="77777777" w:rsidR="00000000" w:rsidRDefault="007C71EE">
      <w:pPr>
        <w:pStyle w:val="SpeakerCon"/>
        <w:rPr>
          <w:rtl/>
        </w:rPr>
      </w:pPr>
      <w:bookmarkStart w:id="2079" w:name="FS000001062T28_05_2003_02_49_32C"/>
      <w:bookmarkEnd w:id="2079"/>
      <w:r>
        <w:rPr>
          <w:rFonts w:hint="eastAsia"/>
          <w:rtl/>
        </w:rPr>
        <w:t>ואסל</w:t>
      </w:r>
      <w:r>
        <w:rPr>
          <w:rtl/>
        </w:rPr>
        <w:t xml:space="preserve"> טאהא (בל"ד):</w:t>
      </w:r>
    </w:p>
    <w:p w14:paraId="73135E5F" w14:textId="77777777" w:rsidR="00000000" w:rsidRDefault="007C71EE">
      <w:pPr>
        <w:pStyle w:val="a"/>
        <w:rPr>
          <w:rFonts w:hint="cs"/>
          <w:rtl/>
        </w:rPr>
      </w:pPr>
    </w:p>
    <w:p w14:paraId="49184B90" w14:textId="77777777" w:rsidR="00000000" w:rsidRDefault="007C71EE">
      <w:pPr>
        <w:pStyle w:val="a"/>
        <w:rPr>
          <w:rFonts w:hint="cs"/>
          <w:rtl/>
        </w:rPr>
      </w:pPr>
      <w:r>
        <w:rPr>
          <w:rFonts w:hint="cs"/>
          <w:rtl/>
        </w:rPr>
        <w:t>אדוני היושב-ראש, זה מופנה נגד אסירים חפים מפשע. ראש הממשלה אמר שהוא עצמו ישים קץ לכיבוש. אנשים, מה אשמתם? שהם מתנגדים לכיבוש? שישחרר אותם לבתיהם, לבניהם.</w:t>
      </w:r>
      <w:r>
        <w:rPr>
          <w:rFonts w:hint="cs"/>
          <w:rtl/>
        </w:rPr>
        <w:t xml:space="preserve"> </w:t>
      </w:r>
    </w:p>
    <w:p w14:paraId="4417A044" w14:textId="77777777" w:rsidR="00000000" w:rsidRDefault="007C71EE">
      <w:pPr>
        <w:pStyle w:val="a"/>
        <w:ind w:firstLine="0"/>
        <w:rPr>
          <w:rFonts w:hint="cs"/>
          <w:rtl/>
        </w:rPr>
      </w:pPr>
    </w:p>
    <w:p w14:paraId="596C1915" w14:textId="77777777" w:rsidR="00000000" w:rsidRDefault="007C71EE">
      <w:pPr>
        <w:pStyle w:val="ad"/>
        <w:rPr>
          <w:rtl/>
        </w:rPr>
      </w:pPr>
      <w:r>
        <w:rPr>
          <w:rtl/>
        </w:rPr>
        <w:t>היו"ר מיכאל נודלמן:</w:t>
      </w:r>
    </w:p>
    <w:p w14:paraId="230B264E" w14:textId="77777777" w:rsidR="00000000" w:rsidRDefault="007C71EE">
      <w:pPr>
        <w:pStyle w:val="a"/>
        <w:rPr>
          <w:rtl/>
        </w:rPr>
      </w:pPr>
    </w:p>
    <w:p w14:paraId="7DC9327C" w14:textId="77777777" w:rsidR="00000000" w:rsidRDefault="007C71EE">
      <w:pPr>
        <w:pStyle w:val="a"/>
        <w:rPr>
          <w:rFonts w:hint="cs"/>
          <w:rtl/>
        </w:rPr>
      </w:pPr>
      <w:r>
        <w:rPr>
          <w:rFonts w:hint="cs"/>
          <w:rtl/>
        </w:rPr>
        <w:t>אני לא מקבל את המלה "כיבוש".</w:t>
      </w:r>
    </w:p>
    <w:p w14:paraId="2AA2A912" w14:textId="77777777" w:rsidR="00000000" w:rsidRDefault="007C71EE">
      <w:pPr>
        <w:pStyle w:val="a"/>
        <w:ind w:firstLine="0"/>
        <w:rPr>
          <w:rFonts w:hint="cs"/>
          <w:rtl/>
        </w:rPr>
      </w:pPr>
    </w:p>
    <w:p w14:paraId="3D3CF247" w14:textId="77777777" w:rsidR="00000000" w:rsidRDefault="007C71EE">
      <w:pPr>
        <w:pStyle w:val="SpeakerCon"/>
        <w:rPr>
          <w:rtl/>
        </w:rPr>
      </w:pPr>
      <w:bookmarkStart w:id="2080" w:name="FS000001062T28_05_2003_02_50_14C"/>
      <w:bookmarkEnd w:id="2080"/>
      <w:r>
        <w:rPr>
          <w:rtl/>
        </w:rPr>
        <w:t>ואסל טאהא (בל"ד):</w:t>
      </w:r>
    </w:p>
    <w:p w14:paraId="6627665B" w14:textId="77777777" w:rsidR="00000000" w:rsidRDefault="007C71EE">
      <w:pPr>
        <w:pStyle w:val="a"/>
        <w:rPr>
          <w:rtl/>
        </w:rPr>
      </w:pPr>
    </w:p>
    <w:p w14:paraId="108EA5BA" w14:textId="77777777" w:rsidR="00000000" w:rsidRDefault="007C71EE">
      <w:pPr>
        <w:pStyle w:val="a"/>
        <w:rPr>
          <w:rFonts w:hint="cs"/>
          <w:rtl/>
        </w:rPr>
      </w:pPr>
      <w:r>
        <w:rPr>
          <w:rFonts w:hint="cs"/>
          <w:rtl/>
        </w:rPr>
        <w:t>אתה לא מקבל?</w:t>
      </w:r>
    </w:p>
    <w:p w14:paraId="4B787CED" w14:textId="77777777" w:rsidR="00000000" w:rsidRDefault="007C71EE">
      <w:pPr>
        <w:pStyle w:val="a"/>
        <w:ind w:firstLine="0"/>
        <w:rPr>
          <w:rFonts w:hint="cs"/>
          <w:rtl/>
        </w:rPr>
      </w:pPr>
    </w:p>
    <w:p w14:paraId="685D7E51" w14:textId="77777777" w:rsidR="00000000" w:rsidRDefault="007C71EE">
      <w:pPr>
        <w:pStyle w:val="ad"/>
        <w:rPr>
          <w:rtl/>
        </w:rPr>
      </w:pPr>
      <w:r>
        <w:rPr>
          <w:rtl/>
        </w:rPr>
        <w:t>היו"ר מיכאל נודלמן:</w:t>
      </w:r>
    </w:p>
    <w:p w14:paraId="65C3CAAE" w14:textId="77777777" w:rsidR="00000000" w:rsidRDefault="007C71EE">
      <w:pPr>
        <w:pStyle w:val="a"/>
        <w:rPr>
          <w:rtl/>
        </w:rPr>
      </w:pPr>
    </w:p>
    <w:p w14:paraId="23436C93" w14:textId="77777777" w:rsidR="00000000" w:rsidRDefault="007C71EE">
      <w:pPr>
        <w:pStyle w:val="a"/>
        <w:rPr>
          <w:rFonts w:hint="cs"/>
          <w:rtl/>
        </w:rPr>
      </w:pPr>
      <w:r>
        <w:rPr>
          <w:rFonts w:hint="cs"/>
          <w:rtl/>
        </w:rPr>
        <w:t xml:space="preserve">אני לא מקבל. בסדר. האחד מקבל, האחר לא מקבל. בבקשה, חבר הכנסת יאיר פרץ. </w:t>
      </w:r>
    </w:p>
    <w:p w14:paraId="6CA90470" w14:textId="77777777" w:rsidR="00000000" w:rsidRDefault="007C71EE">
      <w:pPr>
        <w:pStyle w:val="a"/>
        <w:ind w:firstLine="0"/>
        <w:rPr>
          <w:rFonts w:hint="cs"/>
          <w:rtl/>
        </w:rPr>
      </w:pPr>
    </w:p>
    <w:p w14:paraId="2B1C3001" w14:textId="77777777" w:rsidR="00000000" w:rsidRDefault="007C71EE">
      <w:pPr>
        <w:pStyle w:val="Speaker"/>
        <w:rPr>
          <w:rtl/>
        </w:rPr>
      </w:pPr>
      <w:bookmarkStart w:id="2081" w:name="FS000000501T28_05_2003_02_50_36"/>
      <w:bookmarkEnd w:id="2081"/>
      <w:r>
        <w:rPr>
          <w:rFonts w:hint="eastAsia"/>
          <w:rtl/>
        </w:rPr>
        <w:t>יאיר</w:t>
      </w:r>
      <w:r>
        <w:rPr>
          <w:rtl/>
        </w:rPr>
        <w:t xml:space="preserve"> פרץ (ש"ס):</w:t>
      </w:r>
    </w:p>
    <w:p w14:paraId="736A5ED1" w14:textId="77777777" w:rsidR="00000000" w:rsidRDefault="007C71EE">
      <w:pPr>
        <w:pStyle w:val="a"/>
        <w:rPr>
          <w:rFonts w:hint="cs"/>
          <w:rtl/>
        </w:rPr>
      </w:pPr>
    </w:p>
    <w:p w14:paraId="52C46A91" w14:textId="77777777" w:rsidR="00000000" w:rsidRDefault="007C71EE">
      <w:pPr>
        <w:pStyle w:val="a"/>
        <w:rPr>
          <w:rFonts w:hint="cs"/>
          <w:rtl/>
        </w:rPr>
      </w:pPr>
      <w:r>
        <w:rPr>
          <w:rFonts w:hint="cs"/>
          <w:rtl/>
        </w:rPr>
        <w:t>אדוני היושב-ראש, עמיתי חברי הכנסת, אדוני השר - - -</w:t>
      </w:r>
    </w:p>
    <w:p w14:paraId="54391338" w14:textId="77777777" w:rsidR="00000000" w:rsidRDefault="007C71EE">
      <w:pPr>
        <w:pStyle w:val="a"/>
        <w:ind w:firstLine="0"/>
        <w:rPr>
          <w:rFonts w:hint="cs"/>
          <w:rtl/>
        </w:rPr>
      </w:pPr>
    </w:p>
    <w:p w14:paraId="2CA31D51" w14:textId="77777777" w:rsidR="00000000" w:rsidRDefault="007C71EE">
      <w:pPr>
        <w:pStyle w:val="ac"/>
        <w:rPr>
          <w:rtl/>
        </w:rPr>
      </w:pPr>
      <w:r>
        <w:rPr>
          <w:rFonts w:hint="eastAsia"/>
          <w:rtl/>
        </w:rPr>
        <w:t>מאיר</w:t>
      </w:r>
      <w:r>
        <w:rPr>
          <w:rtl/>
        </w:rPr>
        <w:t xml:space="preserve"> פ</w:t>
      </w:r>
      <w:r>
        <w:rPr>
          <w:rtl/>
        </w:rPr>
        <w:t>רוש (יהדות התורה):</w:t>
      </w:r>
    </w:p>
    <w:p w14:paraId="08A87B54" w14:textId="77777777" w:rsidR="00000000" w:rsidRDefault="007C71EE">
      <w:pPr>
        <w:pStyle w:val="a"/>
        <w:rPr>
          <w:rFonts w:hint="cs"/>
          <w:rtl/>
        </w:rPr>
      </w:pPr>
    </w:p>
    <w:p w14:paraId="42900342" w14:textId="77777777" w:rsidR="00000000" w:rsidRDefault="007C71EE">
      <w:pPr>
        <w:pStyle w:val="a"/>
        <w:rPr>
          <w:rFonts w:hint="cs"/>
          <w:rtl/>
        </w:rPr>
      </w:pPr>
      <w:r>
        <w:rPr>
          <w:rFonts w:hint="cs"/>
          <w:rtl/>
        </w:rPr>
        <w:t>אדוני היושב-ראש יסכים לקרוא לשר נוסף?</w:t>
      </w:r>
    </w:p>
    <w:p w14:paraId="29D9C83B" w14:textId="77777777" w:rsidR="00000000" w:rsidRDefault="007C71EE">
      <w:pPr>
        <w:pStyle w:val="a"/>
        <w:ind w:firstLine="0"/>
        <w:rPr>
          <w:rFonts w:hint="cs"/>
          <w:rtl/>
        </w:rPr>
      </w:pPr>
    </w:p>
    <w:p w14:paraId="22E33D54" w14:textId="77777777" w:rsidR="00000000" w:rsidRDefault="007C71EE">
      <w:pPr>
        <w:pStyle w:val="SpeakerCon"/>
        <w:rPr>
          <w:rtl/>
        </w:rPr>
      </w:pPr>
      <w:bookmarkStart w:id="2082" w:name="FS000000501T28_05_2003_02_52_01C"/>
      <w:bookmarkEnd w:id="2082"/>
      <w:r>
        <w:rPr>
          <w:rtl/>
        </w:rPr>
        <w:t>יאיר פרץ (ש"ס):</w:t>
      </w:r>
    </w:p>
    <w:p w14:paraId="02B47458" w14:textId="77777777" w:rsidR="00000000" w:rsidRDefault="007C71EE">
      <w:pPr>
        <w:pStyle w:val="a"/>
        <w:rPr>
          <w:rtl/>
        </w:rPr>
      </w:pPr>
    </w:p>
    <w:p w14:paraId="5FE0099E" w14:textId="77777777" w:rsidR="00000000" w:rsidRDefault="007C71EE">
      <w:pPr>
        <w:pStyle w:val="a"/>
        <w:rPr>
          <w:rFonts w:hint="cs"/>
          <w:rtl/>
        </w:rPr>
      </w:pPr>
      <w:r>
        <w:rPr>
          <w:rFonts w:hint="cs"/>
          <w:rtl/>
        </w:rPr>
        <w:t>אני חושב שעל-פי - - -</w:t>
      </w:r>
    </w:p>
    <w:p w14:paraId="30DDCE57" w14:textId="77777777" w:rsidR="00000000" w:rsidRDefault="007C71EE">
      <w:pPr>
        <w:pStyle w:val="a"/>
        <w:ind w:firstLine="0"/>
        <w:rPr>
          <w:rFonts w:hint="cs"/>
          <w:rtl/>
        </w:rPr>
      </w:pPr>
    </w:p>
    <w:p w14:paraId="4841A537" w14:textId="77777777" w:rsidR="00000000" w:rsidRDefault="007C71EE">
      <w:pPr>
        <w:pStyle w:val="ac"/>
        <w:rPr>
          <w:rtl/>
        </w:rPr>
      </w:pPr>
      <w:r>
        <w:rPr>
          <w:rFonts w:hint="eastAsia"/>
          <w:rtl/>
        </w:rPr>
        <w:t>מאיר</w:t>
      </w:r>
      <w:r>
        <w:rPr>
          <w:rtl/>
        </w:rPr>
        <w:t xml:space="preserve"> פרוש (יהדות התורה):</w:t>
      </w:r>
    </w:p>
    <w:p w14:paraId="196BFF02" w14:textId="77777777" w:rsidR="00000000" w:rsidRDefault="007C71EE">
      <w:pPr>
        <w:pStyle w:val="a"/>
        <w:rPr>
          <w:rFonts w:hint="cs"/>
          <w:rtl/>
        </w:rPr>
      </w:pPr>
    </w:p>
    <w:p w14:paraId="5F22A2E7" w14:textId="77777777" w:rsidR="00000000" w:rsidRDefault="007C71EE">
      <w:pPr>
        <w:pStyle w:val="a"/>
        <w:rPr>
          <w:rFonts w:hint="cs"/>
          <w:rtl/>
        </w:rPr>
      </w:pPr>
      <w:r>
        <w:rPr>
          <w:rFonts w:hint="cs"/>
          <w:rtl/>
        </w:rPr>
        <w:t xml:space="preserve">מתוך 23 שרים, אולי אפשר לקרוא עוד לאחד? </w:t>
      </w:r>
    </w:p>
    <w:p w14:paraId="4ED05414" w14:textId="77777777" w:rsidR="00000000" w:rsidRDefault="007C71EE">
      <w:pPr>
        <w:pStyle w:val="a"/>
        <w:ind w:firstLine="0"/>
        <w:rPr>
          <w:rFonts w:hint="cs"/>
          <w:rtl/>
        </w:rPr>
      </w:pPr>
    </w:p>
    <w:p w14:paraId="29366D24" w14:textId="77777777" w:rsidR="00000000" w:rsidRDefault="007C71EE">
      <w:pPr>
        <w:pStyle w:val="SpeakerCon"/>
        <w:rPr>
          <w:rtl/>
        </w:rPr>
      </w:pPr>
      <w:bookmarkStart w:id="2083" w:name="FS000000501T28_05_2003_02_52_26C"/>
      <w:bookmarkEnd w:id="2083"/>
      <w:r>
        <w:rPr>
          <w:rtl/>
        </w:rPr>
        <w:t>יאיר פרץ (ש"ס):</w:t>
      </w:r>
    </w:p>
    <w:p w14:paraId="2805CACE" w14:textId="77777777" w:rsidR="00000000" w:rsidRDefault="007C71EE">
      <w:pPr>
        <w:pStyle w:val="a"/>
        <w:rPr>
          <w:rtl/>
        </w:rPr>
      </w:pPr>
    </w:p>
    <w:p w14:paraId="01421AAE" w14:textId="77777777" w:rsidR="00000000" w:rsidRDefault="007C71EE">
      <w:pPr>
        <w:pStyle w:val="a"/>
        <w:rPr>
          <w:rFonts w:hint="cs"/>
          <w:rtl/>
        </w:rPr>
      </w:pPr>
      <w:r>
        <w:rPr>
          <w:rFonts w:hint="cs"/>
          <w:rtl/>
        </w:rPr>
        <w:t xml:space="preserve">פשוט שוקדים על התוכנית הכלכלית על מנת לקצץ עוד, מה שיותר. </w:t>
      </w:r>
    </w:p>
    <w:p w14:paraId="60063085" w14:textId="77777777" w:rsidR="00000000" w:rsidRDefault="007C71EE">
      <w:pPr>
        <w:pStyle w:val="a"/>
        <w:rPr>
          <w:rFonts w:hint="cs"/>
          <w:rtl/>
        </w:rPr>
      </w:pPr>
    </w:p>
    <w:p w14:paraId="688037B4" w14:textId="77777777" w:rsidR="00000000" w:rsidRDefault="007C71EE">
      <w:pPr>
        <w:pStyle w:val="a"/>
        <w:rPr>
          <w:rFonts w:hint="cs"/>
          <w:rtl/>
        </w:rPr>
      </w:pPr>
      <w:r>
        <w:rPr>
          <w:rFonts w:hint="cs"/>
          <w:rtl/>
        </w:rPr>
        <w:t>אדוני היושב-</w:t>
      </w:r>
      <w:r>
        <w:rPr>
          <w:rFonts w:hint="cs"/>
          <w:rtl/>
        </w:rPr>
        <w:t xml:space="preserve">ראש, מעל דוכן זה נאמרו דברים קשים בגנותה של התוכנית הכלכלית, התוכנית ש"אמורה" להבריא את המשק הכלכלי. אני אומר שבתוכנית המוצגת על-ידי הממשלה יש כמה דברים חיוביים. ולעומת זאת, יש גזירות קשות על האוכלוסיות החלשות, על המשפחות שגורלן לא שפר עליהן. </w:t>
      </w:r>
    </w:p>
    <w:p w14:paraId="19E5F472" w14:textId="77777777" w:rsidR="00000000" w:rsidRDefault="007C71EE">
      <w:pPr>
        <w:pStyle w:val="a"/>
        <w:rPr>
          <w:rFonts w:hint="cs"/>
          <w:rtl/>
        </w:rPr>
      </w:pPr>
    </w:p>
    <w:p w14:paraId="25DF7D27" w14:textId="77777777" w:rsidR="00000000" w:rsidRDefault="007C71EE">
      <w:pPr>
        <w:pStyle w:val="a"/>
        <w:rPr>
          <w:rFonts w:hint="cs"/>
          <w:rtl/>
        </w:rPr>
      </w:pPr>
      <w:r>
        <w:rPr>
          <w:rFonts w:hint="cs"/>
          <w:rtl/>
        </w:rPr>
        <w:t>והגרוע מכול</w:t>
      </w:r>
      <w:r>
        <w:rPr>
          <w:rFonts w:hint="cs"/>
          <w:rtl/>
        </w:rPr>
        <w:t>, אדוני היושב-ראש, אדוני השר - התוכנית הכלכלית המוצעת ומונחת לפנינו פוגעת באחד הערכים החשובים ביותר של כל ממשלות ישראל. אני קורא לעמיתי מהליכוד: ראש הממשלה מר מנחם בגין המנוח, זיכרונו לברכה, הניף את הדגל החברתי, הרים את קרנן של השכבות החלשות, דגל באמת במדי</w:t>
      </w:r>
      <w:r>
        <w:rPr>
          <w:rFonts w:hint="cs"/>
          <w:rtl/>
        </w:rPr>
        <w:t xml:space="preserve">ניות של שיקום ותיקון כל העוולות שנעשו מאז קום המדינה ועד היום הזה; אותו ראש ממשלה שעשה את הכול על מנת באמת להרים את קרנן של השכבות החלשות, ופעל בנחישות, בגאווה, על מנת לשפר את מצבן של המשפחות </w:t>
      </w:r>
      <w:r>
        <w:rPr>
          <w:rtl/>
        </w:rPr>
        <w:t>–</w:t>
      </w:r>
      <w:r>
        <w:rPr>
          <w:rFonts w:hint="cs"/>
          <w:rtl/>
        </w:rPr>
        <w:t xml:space="preserve"> עתה באה הממשלה הזאת ופוגעת באחד הערכים המקודשים: היא קובעת שאי</w:t>
      </w:r>
      <w:r>
        <w:rPr>
          <w:rFonts w:hint="cs"/>
          <w:rtl/>
        </w:rPr>
        <w:t xml:space="preserve">ן התחשבות של הממשלה בסיפוקם של התנאים המינימליים של האדם והאזרח לחיות בכבוד במדינת היהודים. בכבוד. </w:t>
      </w:r>
    </w:p>
    <w:p w14:paraId="09D0FC71" w14:textId="77777777" w:rsidR="00000000" w:rsidRDefault="007C71EE">
      <w:pPr>
        <w:pStyle w:val="a"/>
        <w:rPr>
          <w:rFonts w:hint="cs"/>
          <w:rtl/>
        </w:rPr>
      </w:pPr>
    </w:p>
    <w:p w14:paraId="3171222A" w14:textId="77777777" w:rsidR="00000000" w:rsidRDefault="007C71EE">
      <w:pPr>
        <w:pStyle w:val="a"/>
        <w:rPr>
          <w:rFonts w:hint="cs"/>
          <w:rtl/>
        </w:rPr>
      </w:pPr>
      <w:r>
        <w:rPr>
          <w:rFonts w:hint="cs"/>
          <w:rtl/>
        </w:rPr>
        <w:t xml:space="preserve">בניגוד לדעתו של שר האוצר אנחנו מאמינים שאחריותה של הממשלה לספק לאזרחיה שירותי בריאות וחינוך, לסייע לגמלאים, לנכים, לחד-הוריות, למשפחות ברוכות הילדים, לספק </w:t>
      </w:r>
      <w:r>
        <w:rPr>
          <w:rFonts w:hint="cs"/>
          <w:rtl/>
        </w:rPr>
        <w:t>מקומות עבודה למובטלים. חובתה הבסיסית של הממשלה היא לתת סל שירותי רווחה. זה הדבר הבסיסי שממשלה בישראל, מדינה שחרתה על דגלה שהיא מדינת רווחה, צריכה לאפשר לאזרחיה - את המינימום שבמינימום.</w:t>
      </w:r>
    </w:p>
    <w:p w14:paraId="5C38780D" w14:textId="77777777" w:rsidR="00000000" w:rsidRDefault="007C71EE">
      <w:pPr>
        <w:pStyle w:val="a"/>
        <w:rPr>
          <w:rFonts w:hint="cs"/>
          <w:rtl/>
        </w:rPr>
      </w:pPr>
    </w:p>
    <w:p w14:paraId="7D627FE8" w14:textId="77777777" w:rsidR="00000000" w:rsidRDefault="007C71EE">
      <w:pPr>
        <w:pStyle w:val="a"/>
        <w:rPr>
          <w:rFonts w:hint="cs"/>
          <w:rtl/>
        </w:rPr>
      </w:pPr>
      <w:r>
        <w:rPr>
          <w:rFonts w:hint="cs"/>
          <w:rtl/>
        </w:rPr>
        <w:t>לצערי הרב, התוכנית הכלכלית הזאת באה ופוגעת - ברגל גסה, בצורה שאינה מתפ</w:t>
      </w:r>
      <w:r>
        <w:rPr>
          <w:rFonts w:hint="cs"/>
          <w:rtl/>
        </w:rPr>
        <w:t>שרת, ללא רחמים - בשכבות החלשות, באלה שפשוט גורלם לא שפר עליהם. כשהתוכנית הכלכלית הזאת התחילה להתגלגל ולבוא לאוויר העולם התקיימה ישיבה באחת הוועדות או באחד הכנסים ונדהמתי שחברת כנסת משינוי</w:t>
      </w:r>
      <w:r>
        <w:rPr>
          <w:rFonts w:hint="cs"/>
        </w:rPr>
        <w:t xml:space="preserve"> </w:t>
      </w:r>
      <w:r>
        <w:rPr>
          <w:rFonts w:hint="cs"/>
          <w:rtl/>
        </w:rPr>
        <w:t>קיבלה רשות הדיבור. ומה היא אומרת?</w:t>
      </w:r>
    </w:p>
    <w:p w14:paraId="46D1EAC8" w14:textId="77777777" w:rsidR="00000000" w:rsidRDefault="007C71EE">
      <w:pPr>
        <w:pStyle w:val="a"/>
        <w:ind w:firstLine="0"/>
        <w:rPr>
          <w:rFonts w:hint="cs"/>
          <w:rtl/>
        </w:rPr>
      </w:pPr>
    </w:p>
    <w:p w14:paraId="7E28CC1A" w14:textId="77777777" w:rsidR="00000000" w:rsidRDefault="007C71EE">
      <w:pPr>
        <w:pStyle w:val="ac"/>
        <w:rPr>
          <w:rtl/>
        </w:rPr>
      </w:pPr>
      <w:r>
        <w:rPr>
          <w:rFonts w:hint="eastAsia"/>
          <w:rtl/>
        </w:rPr>
        <w:t>מאיר</w:t>
      </w:r>
      <w:r>
        <w:rPr>
          <w:rtl/>
        </w:rPr>
        <w:t xml:space="preserve"> פרוש (יהדות התורה):</w:t>
      </w:r>
    </w:p>
    <w:p w14:paraId="7E2AEC4A" w14:textId="77777777" w:rsidR="00000000" w:rsidRDefault="007C71EE">
      <w:pPr>
        <w:pStyle w:val="a"/>
        <w:rPr>
          <w:rFonts w:hint="cs"/>
          <w:rtl/>
        </w:rPr>
      </w:pPr>
    </w:p>
    <w:p w14:paraId="4FB7D3FC" w14:textId="77777777" w:rsidR="00000000" w:rsidRDefault="007C71EE">
      <w:pPr>
        <w:pStyle w:val="a"/>
        <w:rPr>
          <w:rFonts w:hint="cs"/>
          <w:rtl/>
        </w:rPr>
      </w:pPr>
      <w:r>
        <w:rPr>
          <w:rFonts w:hint="cs"/>
          <w:rtl/>
        </w:rPr>
        <w:t>לא יפה,</w:t>
      </w:r>
      <w:r>
        <w:rPr>
          <w:rFonts w:hint="cs"/>
          <w:rtl/>
        </w:rPr>
        <w:t xml:space="preserve"> לא יפה.</w:t>
      </w:r>
    </w:p>
    <w:p w14:paraId="5A4C4330" w14:textId="77777777" w:rsidR="00000000" w:rsidRDefault="007C71EE">
      <w:pPr>
        <w:pStyle w:val="a"/>
        <w:ind w:firstLine="0"/>
        <w:rPr>
          <w:rFonts w:hint="cs"/>
          <w:rtl/>
        </w:rPr>
      </w:pPr>
    </w:p>
    <w:p w14:paraId="3ABA5DB5" w14:textId="77777777" w:rsidR="00000000" w:rsidRDefault="007C71EE">
      <w:pPr>
        <w:pStyle w:val="SpeakerCon"/>
        <w:rPr>
          <w:rtl/>
        </w:rPr>
      </w:pPr>
      <w:bookmarkStart w:id="2084" w:name="FS000000501T28_05_2003_02_59_10C"/>
      <w:bookmarkEnd w:id="2084"/>
      <w:r>
        <w:rPr>
          <w:rtl/>
        </w:rPr>
        <w:t>יאיר פרץ (ש"ס):</w:t>
      </w:r>
    </w:p>
    <w:p w14:paraId="1AA9B75B" w14:textId="77777777" w:rsidR="00000000" w:rsidRDefault="007C71EE">
      <w:pPr>
        <w:pStyle w:val="a"/>
        <w:rPr>
          <w:rtl/>
        </w:rPr>
      </w:pPr>
    </w:p>
    <w:p w14:paraId="7BEBE649" w14:textId="77777777" w:rsidR="00000000" w:rsidRDefault="007C71EE">
      <w:pPr>
        <w:pStyle w:val="a"/>
        <w:rPr>
          <w:rFonts w:hint="cs"/>
          <w:rtl/>
        </w:rPr>
      </w:pPr>
      <w:r>
        <w:rPr>
          <w:rFonts w:hint="cs"/>
          <w:rtl/>
        </w:rPr>
        <w:t xml:space="preserve">הרב פרוש, חברה משינוי, מה היא אומרת? היא אומרת: יש לנו הישג עצום בתוכנית הכלכלית. מהו? </w:t>
      </w:r>
    </w:p>
    <w:p w14:paraId="23EE829F" w14:textId="77777777" w:rsidR="00000000" w:rsidRDefault="007C71EE">
      <w:pPr>
        <w:pStyle w:val="a"/>
        <w:ind w:firstLine="0"/>
        <w:rPr>
          <w:rFonts w:hint="cs"/>
          <w:rtl/>
        </w:rPr>
      </w:pPr>
    </w:p>
    <w:p w14:paraId="1015CA3B" w14:textId="77777777" w:rsidR="00000000" w:rsidRDefault="007C71EE">
      <w:pPr>
        <w:pStyle w:val="ac"/>
        <w:rPr>
          <w:rtl/>
        </w:rPr>
      </w:pPr>
      <w:r>
        <w:rPr>
          <w:rFonts w:hint="eastAsia"/>
          <w:rtl/>
        </w:rPr>
        <w:t>מאיר</w:t>
      </w:r>
      <w:r>
        <w:rPr>
          <w:rtl/>
        </w:rPr>
        <w:t xml:space="preserve"> פרוש (יהדות התורה):</w:t>
      </w:r>
    </w:p>
    <w:p w14:paraId="2EFC0350" w14:textId="77777777" w:rsidR="00000000" w:rsidRDefault="007C71EE">
      <w:pPr>
        <w:pStyle w:val="a"/>
        <w:rPr>
          <w:rFonts w:hint="cs"/>
          <w:rtl/>
        </w:rPr>
      </w:pPr>
    </w:p>
    <w:p w14:paraId="1517F1A7" w14:textId="77777777" w:rsidR="00000000" w:rsidRDefault="007C71EE">
      <w:pPr>
        <w:pStyle w:val="a"/>
        <w:rPr>
          <w:rFonts w:hint="cs"/>
          <w:rtl/>
        </w:rPr>
      </w:pPr>
      <w:r>
        <w:rPr>
          <w:rFonts w:hint="cs"/>
          <w:rtl/>
        </w:rPr>
        <w:t>לא יפה.</w:t>
      </w:r>
    </w:p>
    <w:p w14:paraId="529E421F" w14:textId="77777777" w:rsidR="00000000" w:rsidRDefault="007C71EE">
      <w:pPr>
        <w:pStyle w:val="a"/>
        <w:rPr>
          <w:rFonts w:hint="cs"/>
          <w:rtl/>
        </w:rPr>
      </w:pPr>
    </w:p>
    <w:p w14:paraId="1C5B90C8" w14:textId="77777777" w:rsidR="00000000" w:rsidRDefault="007C71EE">
      <w:pPr>
        <w:pStyle w:val="SpeakerCon"/>
        <w:rPr>
          <w:rtl/>
        </w:rPr>
      </w:pPr>
      <w:bookmarkStart w:id="2085" w:name="FS000000501T28_05_2003_02_59_39C"/>
      <w:bookmarkEnd w:id="2085"/>
      <w:r>
        <w:rPr>
          <w:rtl/>
        </w:rPr>
        <w:t>יאיר פרץ (ש"ס):</w:t>
      </w:r>
    </w:p>
    <w:p w14:paraId="7FCE033F" w14:textId="77777777" w:rsidR="00000000" w:rsidRDefault="007C71EE">
      <w:pPr>
        <w:pStyle w:val="a"/>
        <w:rPr>
          <w:rtl/>
        </w:rPr>
      </w:pPr>
    </w:p>
    <w:p w14:paraId="1D5F89BD" w14:textId="77777777" w:rsidR="00000000" w:rsidRDefault="007C71EE">
      <w:pPr>
        <w:pStyle w:val="a"/>
        <w:rPr>
          <w:rFonts w:hint="cs"/>
          <w:rtl/>
        </w:rPr>
      </w:pPr>
      <w:r>
        <w:rPr>
          <w:rFonts w:hint="cs"/>
          <w:rtl/>
        </w:rPr>
        <w:t xml:space="preserve">ביטלנו את הסעיף של הבטחת הכנסה של משרד הדתות. 2.5 מיליוני שקל - ביטלנו. </w:t>
      </w:r>
    </w:p>
    <w:p w14:paraId="7533E941" w14:textId="77777777" w:rsidR="00000000" w:rsidRDefault="007C71EE">
      <w:pPr>
        <w:pStyle w:val="a"/>
        <w:ind w:firstLine="0"/>
        <w:rPr>
          <w:rFonts w:hint="cs"/>
          <w:rtl/>
        </w:rPr>
      </w:pPr>
    </w:p>
    <w:p w14:paraId="63885B65" w14:textId="77777777" w:rsidR="00000000" w:rsidRDefault="007C71EE">
      <w:pPr>
        <w:pStyle w:val="ac"/>
        <w:rPr>
          <w:rtl/>
        </w:rPr>
      </w:pPr>
    </w:p>
    <w:p w14:paraId="01272A68" w14:textId="77777777" w:rsidR="00000000" w:rsidRDefault="007C71EE">
      <w:pPr>
        <w:pStyle w:val="ac"/>
        <w:rPr>
          <w:rtl/>
        </w:rPr>
      </w:pPr>
      <w:r>
        <w:rPr>
          <w:rFonts w:hint="eastAsia"/>
          <w:rtl/>
        </w:rPr>
        <w:t>מאיר</w:t>
      </w:r>
      <w:r>
        <w:rPr>
          <w:rtl/>
        </w:rPr>
        <w:t xml:space="preserve"> פרוש (יה</w:t>
      </w:r>
      <w:r>
        <w:rPr>
          <w:rtl/>
        </w:rPr>
        <w:t>דות התורה):</w:t>
      </w:r>
    </w:p>
    <w:p w14:paraId="56927CCB" w14:textId="77777777" w:rsidR="00000000" w:rsidRDefault="007C71EE">
      <w:pPr>
        <w:pStyle w:val="a"/>
        <w:rPr>
          <w:rFonts w:hint="cs"/>
          <w:rtl/>
        </w:rPr>
      </w:pPr>
    </w:p>
    <w:p w14:paraId="4CCA6D9C" w14:textId="77777777" w:rsidR="00000000" w:rsidRDefault="007C71EE">
      <w:pPr>
        <w:pStyle w:val="a"/>
        <w:rPr>
          <w:rFonts w:hint="cs"/>
          <w:rtl/>
        </w:rPr>
      </w:pPr>
      <w:r>
        <w:rPr>
          <w:rFonts w:hint="cs"/>
          <w:rtl/>
        </w:rPr>
        <w:t xml:space="preserve">לא יפה, חבר הכנסת פרץ. לא יפה שאתה מדבר על שינוי. אסור לפגוע בהם. הם חדשים, הם לא מתמצאים בעניינים, זה לא יפה. אסור לפגוע בחלשים, אסור לפגוע בחבר הכנסת של שינוי. </w:t>
      </w:r>
    </w:p>
    <w:p w14:paraId="0CDBD443" w14:textId="77777777" w:rsidR="00000000" w:rsidRDefault="007C71EE">
      <w:pPr>
        <w:pStyle w:val="a"/>
        <w:ind w:firstLine="0"/>
        <w:rPr>
          <w:rFonts w:hint="cs"/>
          <w:rtl/>
        </w:rPr>
      </w:pPr>
    </w:p>
    <w:p w14:paraId="686AD8F7" w14:textId="77777777" w:rsidR="00000000" w:rsidRDefault="007C71EE">
      <w:pPr>
        <w:pStyle w:val="SpeakerCon"/>
        <w:rPr>
          <w:rtl/>
        </w:rPr>
      </w:pPr>
      <w:bookmarkStart w:id="2086" w:name="FS000000501T28_05_2003_03_00_42C"/>
      <w:bookmarkEnd w:id="2086"/>
      <w:r>
        <w:rPr>
          <w:rtl/>
        </w:rPr>
        <w:t>יאיר פרץ (ש"ס):</w:t>
      </w:r>
    </w:p>
    <w:p w14:paraId="661278A2" w14:textId="77777777" w:rsidR="00000000" w:rsidRDefault="007C71EE">
      <w:pPr>
        <w:pStyle w:val="a"/>
        <w:rPr>
          <w:rtl/>
        </w:rPr>
      </w:pPr>
    </w:p>
    <w:p w14:paraId="6DAAD72F" w14:textId="77777777" w:rsidR="00000000" w:rsidRDefault="007C71EE">
      <w:pPr>
        <w:pStyle w:val="a"/>
        <w:rPr>
          <w:rFonts w:hint="cs"/>
          <w:rtl/>
        </w:rPr>
      </w:pPr>
      <w:r>
        <w:rPr>
          <w:rFonts w:hint="cs"/>
          <w:rtl/>
        </w:rPr>
        <w:t>עמיתי חברי הכנסת, אותה חברת כנסת אמרה בגאווה: הצלחנו היום להבי</w:t>
      </w:r>
      <w:r>
        <w:rPr>
          <w:rFonts w:hint="cs"/>
          <w:rtl/>
        </w:rPr>
        <w:t xml:space="preserve">א לכך שביטלנו את הסעיף של הבטחת ההכנסה במשרד הדתות - 2.5 מיליוני שקל בסך הכול. </w:t>
      </w:r>
    </w:p>
    <w:p w14:paraId="4E0E1B56" w14:textId="77777777" w:rsidR="00000000" w:rsidRDefault="007C71EE">
      <w:pPr>
        <w:pStyle w:val="a"/>
        <w:ind w:firstLine="0"/>
        <w:rPr>
          <w:rFonts w:hint="cs"/>
          <w:rtl/>
        </w:rPr>
      </w:pPr>
    </w:p>
    <w:p w14:paraId="0E3B966D" w14:textId="77777777" w:rsidR="00000000" w:rsidRDefault="007C71EE">
      <w:pPr>
        <w:pStyle w:val="ac"/>
        <w:rPr>
          <w:rtl/>
        </w:rPr>
      </w:pPr>
      <w:r>
        <w:rPr>
          <w:rFonts w:hint="eastAsia"/>
          <w:rtl/>
        </w:rPr>
        <w:t>אילן</w:t>
      </w:r>
      <w:r>
        <w:rPr>
          <w:rtl/>
        </w:rPr>
        <w:t xml:space="preserve"> ליבוביץ (שינוי):</w:t>
      </w:r>
    </w:p>
    <w:p w14:paraId="1F068175" w14:textId="77777777" w:rsidR="00000000" w:rsidRDefault="007C71EE">
      <w:pPr>
        <w:pStyle w:val="a"/>
        <w:rPr>
          <w:rFonts w:hint="cs"/>
          <w:rtl/>
        </w:rPr>
      </w:pPr>
    </w:p>
    <w:p w14:paraId="57A11F46" w14:textId="77777777" w:rsidR="00000000" w:rsidRDefault="007C71EE">
      <w:pPr>
        <w:pStyle w:val="a"/>
        <w:rPr>
          <w:rFonts w:hint="cs"/>
          <w:rtl/>
        </w:rPr>
      </w:pPr>
      <w:r>
        <w:rPr>
          <w:rFonts w:hint="cs"/>
          <w:rtl/>
        </w:rPr>
        <w:t xml:space="preserve">פה 2.5, שם 2.5. </w:t>
      </w:r>
    </w:p>
    <w:p w14:paraId="5B399BFE" w14:textId="77777777" w:rsidR="00000000" w:rsidRDefault="007C71EE">
      <w:pPr>
        <w:pStyle w:val="a"/>
        <w:ind w:firstLine="0"/>
        <w:rPr>
          <w:rFonts w:hint="cs"/>
          <w:rtl/>
        </w:rPr>
      </w:pPr>
    </w:p>
    <w:p w14:paraId="4C2237C3" w14:textId="77777777" w:rsidR="00000000" w:rsidRDefault="007C71EE">
      <w:pPr>
        <w:pStyle w:val="SpeakerCon"/>
        <w:rPr>
          <w:rtl/>
        </w:rPr>
      </w:pPr>
      <w:bookmarkStart w:id="2087" w:name="FS000000501T28_05_2003_03_01_24C"/>
      <w:bookmarkEnd w:id="2087"/>
      <w:r>
        <w:rPr>
          <w:rtl/>
        </w:rPr>
        <w:t>יאיר פרץ (ש"ס):</w:t>
      </w:r>
    </w:p>
    <w:p w14:paraId="57C22189" w14:textId="77777777" w:rsidR="00000000" w:rsidRDefault="007C71EE">
      <w:pPr>
        <w:pStyle w:val="a"/>
        <w:rPr>
          <w:rtl/>
        </w:rPr>
      </w:pPr>
    </w:p>
    <w:p w14:paraId="4D8D5B9C" w14:textId="77777777" w:rsidR="00000000" w:rsidRDefault="007C71EE">
      <w:pPr>
        <w:pStyle w:val="a"/>
        <w:rPr>
          <w:rFonts w:hint="cs"/>
          <w:rtl/>
        </w:rPr>
      </w:pPr>
      <w:r>
        <w:rPr>
          <w:rFonts w:hint="cs"/>
          <w:rtl/>
        </w:rPr>
        <w:t>ברשותך, דקה. יש אמרה: אבות אכלו בוסר ושיני בנים תקהינה? ואני שואל: מה אשם אותו ילד שאבא שלו בחר בדרך מסוימת והלך ללמו</w:t>
      </w:r>
      <w:r>
        <w:rPr>
          <w:rFonts w:hint="cs"/>
          <w:rtl/>
        </w:rPr>
        <w:t xml:space="preserve">ד, ותורתו-אומנותו? הוא הגיע למצב שהוא הגיע לגיל, יש לו חמישה-שישה ילדים; הוא הלך, יצא למעגל העבודה, ואין עבודה. ואז היום באה נציגת שינוי ואומרת: הצלחנו לבטל, להפסיק את הקצבה של הבטחת ההכנסה שהיתה מגיעה בחוק. הצלחנו להפסיק. למי? למי היא הפסיקה הבטחת הכנסה? </w:t>
      </w:r>
      <w:r>
        <w:rPr>
          <w:rFonts w:hint="cs"/>
          <w:rtl/>
        </w:rPr>
        <w:t xml:space="preserve">ממי היא מנעה לחם? מאותם ילדים. האם דברים כאלה נשמעים במדינת היהודים? </w:t>
      </w:r>
    </w:p>
    <w:p w14:paraId="43005D84" w14:textId="77777777" w:rsidR="00000000" w:rsidRDefault="007C71EE">
      <w:pPr>
        <w:pStyle w:val="a"/>
        <w:rPr>
          <w:rFonts w:hint="cs"/>
          <w:rtl/>
        </w:rPr>
      </w:pPr>
    </w:p>
    <w:p w14:paraId="001075BC" w14:textId="77777777" w:rsidR="00000000" w:rsidRDefault="007C71EE">
      <w:pPr>
        <w:pStyle w:val="a"/>
        <w:rPr>
          <w:rFonts w:hint="cs"/>
          <w:rtl/>
        </w:rPr>
      </w:pPr>
      <w:r>
        <w:rPr>
          <w:rFonts w:hint="cs"/>
          <w:rtl/>
        </w:rPr>
        <w:t>עד היכן השנאה הזאת? אני מדבר דווקא בצד של הבטחת הכנסה לאברכי כולל, אבל בואו נתבונן עוד בכמה סעיפים של התוכנית הכלכלית. ממשלת ישראל הולכת לפגוע - וברוך השם התמזל המזל ולא הצליחו להגיע לפ</w:t>
      </w:r>
      <w:r>
        <w:rPr>
          <w:rFonts w:hint="cs"/>
          <w:rtl/>
        </w:rPr>
        <w:t xml:space="preserve">גיעה משמעותית </w:t>
      </w:r>
      <w:r>
        <w:rPr>
          <w:rtl/>
        </w:rPr>
        <w:t>–</w:t>
      </w:r>
      <w:r>
        <w:rPr>
          <w:rFonts w:hint="cs"/>
          <w:rtl/>
        </w:rPr>
        <w:t xml:space="preserve"> בגמלת הסיעוד. </w:t>
      </w:r>
    </w:p>
    <w:p w14:paraId="12816C8A" w14:textId="77777777" w:rsidR="00000000" w:rsidRDefault="007C71EE">
      <w:pPr>
        <w:pStyle w:val="a"/>
        <w:rPr>
          <w:rFonts w:hint="cs"/>
          <w:rtl/>
        </w:rPr>
      </w:pPr>
    </w:p>
    <w:p w14:paraId="0A2DA94D" w14:textId="77777777" w:rsidR="00000000" w:rsidRDefault="007C71EE">
      <w:pPr>
        <w:pStyle w:val="a"/>
        <w:rPr>
          <w:rFonts w:hint="cs"/>
          <w:rtl/>
        </w:rPr>
      </w:pPr>
      <w:r>
        <w:rPr>
          <w:rFonts w:hint="cs"/>
          <w:rtl/>
        </w:rPr>
        <w:t>אדוני היושב-ראש, גמלת הסיעוד מגיעה לאדם ששילם בדין ביטוח לאומי לאורך שנים. והנה, מצב בריאותו של אותו אדם לא שפר עליו והוא נאלץ באמת להזדקק למטפלת שתסעד אותו, תרחץ אותו, תאכיל אותו. באה ממשלת ישראל ואומרת: בואו נפגע, במקום 11</w:t>
      </w:r>
      <w:r>
        <w:rPr>
          <w:rFonts w:hint="cs"/>
          <w:rtl/>
        </w:rPr>
        <w:t xml:space="preserve"> שעות ניתן חמש שעות בסך הכול. פה באמת התגייסו כל חברי ועדת הכספים, מכל הקשת הפוליטית, ונאבקו. בסוף הצליחו בכל זאת לקצץ לאותו קשיש שעה אחת. השעה הזאת באה על חשבון בריאותו של אותו אדם, שנזקק לסיעוד המינימלי. 11 שעות שבועיות קיצצו ל=10 שעות שבועיות. אותה מטפל</w:t>
      </w:r>
      <w:r>
        <w:rPr>
          <w:rFonts w:hint="cs"/>
          <w:rtl/>
        </w:rPr>
        <w:t>ת צריכה לסייע לאותו קשיש - גם לרחוץ אותו, גם לנקות את הבית, גם להכין לו ארוחה חמה. כל זה - איך ניתן לעשות?</w:t>
      </w:r>
    </w:p>
    <w:p w14:paraId="14C4B4D4" w14:textId="77777777" w:rsidR="00000000" w:rsidRDefault="007C71EE">
      <w:pPr>
        <w:pStyle w:val="a"/>
        <w:rPr>
          <w:rFonts w:hint="cs"/>
          <w:rtl/>
        </w:rPr>
      </w:pPr>
    </w:p>
    <w:p w14:paraId="5959DFBB" w14:textId="77777777" w:rsidR="00000000" w:rsidRDefault="007C71EE">
      <w:pPr>
        <w:pStyle w:val="a"/>
        <w:rPr>
          <w:rFonts w:hint="cs"/>
          <w:rtl/>
        </w:rPr>
      </w:pPr>
      <w:r>
        <w:rPr>
          <w:rFonts w:hint="cs"/>
          <w:rtl/>
        </w:rPr>
        <w:t>הגדילו לעשות: היום אדם שבאותו יום כשהגיעה אותה אחות שבוחנת אם מגיעה לו קצבה או לא מגיעה לו קצבה, הוא ידע לכפתר נכון, ואחר כך מצבו החמיר מהבחינה הרפו</w:t>
      </w:r>
      <w:r>
        <w:rPr>
          <w:rFonts w:hint="cs"/>
          <w:rtl/>
        </w:rPr>
        <w:t>אית - אסור לו לערער. אדם שרוצה להגיש בקשה לקצבת נכות בגין כושר השתכרות, צריך לשלם אגרה. אם הוא לא עובר את הבדיקות הרפואיות הוא הפסיד גם את האגרה, גם את הכסף שאין לו. שערו בנפשכם: מי הולך להגיש בקשה לקצבה לנכות כללית, מי הולך להגיש בקשה לגמלת סיעוד? האם אנש</w:t>
      </w:r>
      <w:r>
        <w:rPr>
          <w:rFonts w:hint="cs"/>
          <w:rtl/>
        </w:rPr>
        <w:t xml:space="preserve">ים אמידים הולכים לעשות את הדבר הזה? לא. הולכים לעשות את זה אנשים חסרי יכולת. </w:t>
      </w:r>
    </w:p>
    <w:p w14:paraId="67E8F1DA" w14:textId="77777777" w:rsidR="00000000" w:rsidRDefault="007C71EE">
      <w:pPr>
        <w:pStyle w:val="a"/>
        <w:rPr>
          <w:rFonts w:hint="cs"/>
          <w:rtl/>
        </w:rPr>
      </w:pPr>
    </w:p>
    <w:p w14:paraId="6E93158E" w14:textId="77777777" w:rsidR="00000000" w:rsidRDefault="007C71EE">
      <w:pPr>
        <w:pStyle w:val="a"/>
        <w:rPr>
          <w:rFonts w:hint="cs"/>
          <w:rtl/>
        </w:rPr>
      </w:pPr>
      <w:r>
        <w:rPr>
          <w:rFonts w:hint="cs"/>
          <w:rtl/>
        </w:rPr>
        <w:t xml:space="preserve">הגדילו לעשות באוצר: הולכים להטיל היום על כל עקרת בית במדינת ישראל מס בריאות בשיעור 75 ש"ח. מי ישלם את מס הבריאות? מי? אותן עקרות בית שמקבלות קצבת זיקנה בסדר-גודל של 1,200-1,400 </w:t>
      </w:r>
      <w:r>
        <w:rPr>
          <w:rFonts w:hint="cs"/>
          <w:rtl/>
        </w:rPr>
        <w:t xml:space="preserve">ש"ח או 1,500 ש"ח. אתם יודעים מה המשמעות של 75 ש"ח בשביל אותה אשה גמלאית? זה המון. היא תמנע מעצמה - לא לקנות תרופות, לצמצם במזון, לצמצם בשיחת טלפון, על מנת שתוכל להיות מבוטחת בביטוח רפואי. </w:t>
      </w:r>
    </w:p>
    <w:p w14:paraId="1BAECEDE" w14:textId="77777777" w:rsidR="00000000" w:rsidRDefault="007C71EE">
      <w:pPr>
        <w:pStyle w:val="a"/>
        <w:ind w:firstLine="0"/>
        <w:rPr>
          <w:rFonts w:hint="cs"/>
          <w:rtl/>
        </w:rPr>
      </w:pPr>
    </w:p>
    <w:p w14:paraId="1C42CBE1" w14:textId="77777777" w:rsidR="00000000" w:rsidRDefault="007C71EE">
      <w:pPr>
        <w:pStyle w:val="ad"/>
        <w:rPr>
          <w:rtl/>
        </w:rPr>
      </w:pPr>
      <w:r>
        <w:rPr>
          <w:rtl/>
        </w:rPr>
        <w:t>היו"ר מיכאל נודלמן:</w:t>
      </w:r>
    </w:p>
    <w:p w14:paraId="4994372D" w14:textId="77777777" w:rsidR="00000000" w:rsidRDefault="007C71EE">
      <w:pPr>
        <w:pStyle w:val="a"/>
        <w:rPr>
          <w:rtl/>
        </w:rPr>
      </w:pPr>
    </w:p>
    <w:p w14:paraId="56159B47" w14:textId="77777777" w:rsidR="00000000" w:rsidRDefault="007C71EE">
      <w:pPr>
        <w:pStyle w:val="a"/>
        <w:rPr>
          <w:rFonts w:hint="cs"/>
          <w:rtl/>
        </w:rPr>
      </w:pPr>
      <w:r>
        <w:rPr>
          <w:rFonts w:hint="cs"/>
          <w:rtl/>
        </w:rPr>
        <w:t xml:space="preserve">תסיים בבקשה. </w:t>
      </w:r>
    </w:p>
    <w:p w14:paraId="15F2DC25" w14:textId="77777777" w:rsidR="00000000" w:rsidRDefault="007C71EE">
      <w:pPr>
        <w:pStyle w:val="a"/>
        <w:ind w:firstLine="0"/>
        <w:rPr>
          <w:rFonts w:hint="cs"/>
          <w:rtl/>
        </w:rPr>
      </w:pPr>
    </w:p>
    <w:p w14:paraId="20F439C1" w14:textId="77777777" w:rsidR="00000000" w:rsidRDefault="007C71EE">
      <w:pPr>
        <w:pStyle w:val="SpeakerCon"/>
        <w:rPr>
          <w:rtl/>
        </w:rPr>
      </w:pPr>
      <w:bookmarkStart w:id="2088" w:name="FS000000501T28_05_2003_03_13_28C"/>
      <w:bookmarkEnd w:id="2088"/>
      <w:r>
        <w:rPr>
          <w:rtl/>
        </w:rPr>
        <w:t>יאיר פרץ (ש"ס):</w:t>
      </w:r>
    </w:p>
    <w:p w14:paraId="5458716F" w14:textId="77777777" w:rsidR="00000000" w:rsidRDefault="007C71EE">
      <w:pPr>
        <w:pStyle w:val="a"/>
        <w:rPr>
          <w:rtl/>
        </w:rPr>
      </w:pPr>
    </w:p>
    <w:p w14:paraId="6004A4BC" w14:textId="77777777" w:rsidR="00000000" w:rsidRDefault="007C71EE">
      <w:pPr>
        <w:pStyle w:val="a"/>
        <w:rPr>
          <w:rFonts w:hint="cs"/>
          <w:rtl/>
        </w:rPr>
      </w:pPr>
      <w:r>
        <w:rPr>
          <w:rFonts w:hint="cs"/>
          <w:rtl/>
        </w:rPr>
        <w:t>אדוני היושב-ר</w:t>
      </w:r>
      <w:r>
        <w:rPr>
          <w:rFonts w:hint="cs"/>
          <w:rtl/>
        </w:rPr>
        <w:t>אש, רק עוד דבר אחד. הממשלה גיבורה על חלשים, על מקבלי קצבאות, על גמלאים, על נכים, על משפחות ברוכות ילדים. ובמקום זה מה היא הולכת לעשות? היא הולכת להפחית את דרגת המס בשיעור של 35%, בסך הכול כללי של 2.5 מיליארדי ש"ח. למי ההטבה הזאת הולכת? האם ייהנו מההטבה הזא</w:t>
      </w:r>
      <w:r>
        <w:rPr>
          <w:rFonts w:hint="cs"/>
          <w:rtl/>
        </w:rPr>
        <w:t>ת מקבלי שכר מינימום, מקבלי קצבאות נכות, מקבלי קצבאות זיקנה? אלה שמקבלים שכר מינימום פלוס? הרי אלה בין כך ובין כך פטורים ממס הכנסה, אדוני היושב-ראש. מי ייהנה מאותה גמלה? המעמד הבינוני, אלה שמשתכרים 8,000 ש"ח בחודש, 10,000 ש"ח בחודש - אלה ייהנו מהטבה נוספת ב</w:t>
      </w:r>
      <w:r>
        <w:rPr>
          <w:rFonts w:hint="cs"/>
          <w:rtl/>
        </w:rPr>
        <w:t>שכר הנטו שלהם.</w:t>
      </w:r>
    </w:p>
    <w:p w14:paraId="2D30B257" w14:textId="77777777" w:rsidR="00000000" w:rsidRDefault="007C71EE">
      <w:pPr>
        <w:pStyle w:val="a"/>
        <w:ind w:firstLine="0"/>
        <w:rPr>
          <w:rFonts w:hint="cs"/>
          <w:rtl/>
        </w:rPr>
      </w:pPr>
    </w:p>
    <w:p w14:paraId="4036789D" w14:textId="77777777" w:rsidR="00000000" w:rsidRDefault="007C71EE">
      <w:pPr>
        <w:pStyle w:val="ad"/>
        <w:rPr>
          <w:rtl/>
        </w:rPr>
      </w:pPr>
      <w:r>
        <w:rPr>
          <w:rtl/>
        </w:rPr>
        <w:t>היו"ר מיכאל נודלמן:</w:t>
      </w:r>
    </w:p>
    <w:p w14:paraId="04BE040B" w14:textId="77777777" w:rsidR="00000000" w:rsidRDefault="007C71EE">
      <w:pPr>
        <w:pStyle w:val="a"/>
        <w:rPr>
          <w:rtl/>
        </w:rPr>
      </w:pPr>
    </w:p>
    <w:p w14:paraId="08ADC7C8" w14:textId="77777777" w:rsidR="00000000" w:rsidRDefault="007C71EE">
      <w:pPr>
        <w:pStyle w:val="a"/>
        <w:rPr>
          <w:rFonts w:hint="cs"/>
          <w:rtl/>
        </w:rPr>
      </w:pPr>
      <w:r>
        <w:rPr>
          <w:rFonts w:hint="cs"/>
          <w:rtl/>
        </w:rPr>
        <w:t>תסיים.</w:t>
      </w:r>
    </w:p>
    <w:p w14:paraId="0DD5F676" w14:textId="77777777" w:rsidR="00000000" w:rsidRDefault="007C71EE">
      <w:pPr>
        <w:pStyle w:val="a"/>
        <w:ind w:firstLine="0"/>
        <w:rPr>
          <w:rFonts w:hint="cs"/>
          <w:rtl/>
        </w:rPr>
      </w:pPr>
    </w:p>
    <w:p w14:paraId="645CC62F" w14:textId="77777777" w:rsidR="00000000" w:rsidRDefault="007C71EE">
      <w:pPr>
        <w:pStyle w:val="SpeakerCon"/>
        <w:rPr>
          <w:rtl/>
        </w:rPr>
      </w:pPr>
      <w:bookmarkStart w:id="2089" w:name="FS000000501T28_05_2003_03_15_27C"/>
      <w:bookmarkEnd w:id="2089"/>
      <w:r>
        <w:rPr>
          <w:rtl/>
        </w:rPr>
        <w:t>יאיר פרץ (ש"ס):</w:t>
      </w:r>
    </w:p>
    <w:p w14:paraId="562BF78D" w14:textId="77777777" w:rsidR="00000000" w:rsidRDefault="007C71EE">
      <w:pPr>
        <w:pStyle w:val="a"/>
        <w:rPr>
          <w:rtl/>
        </w:rPr>
      </w:pPr>
    </w:p>
    <w:p w14:paraId="6FC4CD70" w14:textId="77777777" w:rsidR="00000000" w:rsidRDefault="007C71EE">
      <w:pPr>
        <w:pStyle w:val="a"/>
        <w:rPr>
          <w:rFonts w:hint="cs"/>
          <w:rtl/>
        </w:rPr>
      </w:pPr>
      <w:r>
        <w:rPr>
          <w:rFonts w:hint="cs"/>
          <w:rtl/>
        </w:rPr>
        <w:t>לכן, אדוני היושב-ראש, אני אולי אנצל את הדקות האלה ואני רוצה לפנות בכל זאת לחברי מהליכוד, שהם היום המובילים בממשלה הזאת. אני פונה לשר - שר החקלאות, חבר הכנסת ישראל כץ, שאני יודע את הרגישות החברתי</w:t>
      </w:r>
      <w:r>
        <w:rPr>
          <w:rFonts w:hint="cs"/>
          <w:rtl/>
        </w:rPr>
        <w:t>ת שלו. הוא מכיר את השכבות החלשות מקרוב, ואני רוצה לפנות אליו: תעצרו דקה אחת. תחשבו מי קהל הבוחרים שלכם. מי נתן לכם את הכוח. מי הביא אתכם לשלטון? אלה אותן שכבות חלשות. אלה אותם אנשים שהיום אתם פוגעים בהם ברגל גסה. כפי שהליכוד עשה בעבר, כשהוא הרים את הדגל הח</w:t>
      </w:r>
      <w:r>
        <w:rPr>
          <w:rFonts w:hint="cs"/>
          <w:rtl/>
        </w:rPr>
        <w:t xml:space="preserve">ברתי, אני מקווה ומתפלל שהם לא יורידו הדגל לחצי התורן; שהם בכל זאת יתעשתו ויבואו לשר האוצר ויקראו לו: חזור בך. </w:t>
      </w:r>
    </w:p>
    <w:p w14:paraId="6C0A2D22" w14:textId="77777777" w:rsidR="00000000" w:rsidRDefault="007C71EE">
      <w:pPr>
        <w:pStyle w:val="a"/>
        <w:rPr>
          <w:rFonts w:hint="cs"/>
          <w:rtl/>
        </w:rPr>
      </w:pPr>
    </w:p>
    <w:p w14:paraId="5D725D79" w14:textId="77777777" w:rsidR="00000000" w:rsidRDefault="007C71EE">
      <w:pPr>
        <w:pStyle w:val="a"/>
        <w:rPr>
          <w:rFonts w:hint="cs"/>
          <w:rtl/>
        </w:rPr>
      </w:pPr>
      <w:r>
        <w:rPr>
          <w:rFonts w:hint="cs"/>
          <w:rtl/>
        </w:rPr>
        <w:t xml:space="preserve">היום שמעתי באחת מתוכניות הרדיו שבהפגנה הגדולה - - - </w:t>
      </w:r>
    </w:p>
    <w:p w14:paraId="0778C8FF" w14:textId="77777777" w:rsidR="00000000" w:rsidRDefault="007C71EE">
      <w:pPr>
        <w:pStyle w:val="a"/>
        <w:rPr>
          <w:rFonts w:hint="cs"/>
          <w:rtl/>
        </w:rPr>
      </w:pPr>
    </w:p>
    <w:p w14:paraId="3FC3908A" w14:textId="77777777" w:rsidR="00000000" w:rsidRDefault="007C71EE">
      <w:pPr>
        <w:pStyle w:val="ad"/>
        <w:rPr>
          <w:rtl/>
        </w:rPr>
      </w:pPr>
      <w:r>
        <w:rPr>
          <w:rtl/>
        </w:rPr>
        <w:t>היו"ר מיכאל נודלמן:</w:t>
      </w:r>
    </w:p>
    <w:p w14:paraId="4C8CD6EC" w14:textId="77777777" w:rsidR="00000000" w:rsidRDefault="007C71EE">
      <w:pPr>
        <w:pStyle w:val="a"/>
        <w:rPr>
          <w:rtl/>
        </w:rPr>
      </w:pPr>
    </w:p>
    <w:p w14:paraId="521DFEF0" w14:textId="77777777" w:rsidR="00000000" w:rsidRDefault="007C71EE">
      <w:pPr>
        <w:pStyle w:val="a"/>
        <w:rPr>
          <w:rFonts w:hint="cs"/>
          <w:rtl/>
        </w:rPr>
      </w:pPr>
      <w:r>
        <w:rPr>
          <w:rFonts w:hint="cs"/>
          <w:rtl/>
        </w:rPr>
        <w:t xml:space="preserve">תסיים בבקשה. </w:t>
      </w:r>
    </w:p>
    <w:p w14:paraId="63CA29E8" w14:textId="77777777" w:rsidR="00000000" w:rsidRDefault="007C71EE">
      <w:pPr>
        <w:pStyle w:val="a"/>
        <w:ind w:firstLine="0"/>
        <w:rPr>
          <w:rFonts w:hint="cs"/>
          <w:rtl/>
        </w:rPr>
      </w:pPr>
    </w:p>
    <w:p w14:paraId="5DB698A0" w14:textId="77777777" w:rsidR="00000000" w:rsidRDefault="007C71EE">
      <w:pPr>
        <w:pStyle w:val="SpeakerCon"/>
        <w:rPr>
          <w:rtl/>
        </w:rPr>
      </w:pPr>
      <w:bookmarkStart w:id="2090" w:name="FS000000501T28_05_2003_03_17_21C"/>
      <w:bookmarkEnd w:id="2090"/>
      <w:r>
        <w:rPr>
          <w:rtl/>
        </w:rPr>
        <w:t>יאיר פרץ (ש"ס):</w:t>
      </w:r>
    </w:p>
    <w:p w14:paraId="410A08D1" w14:textId="77777777" w:rsidR="00000000" w:rsidRDefault="007C71EE">
      <w:pPr>
        <w:pStyle w:val="a"/>
        <w:rPr>
          <w:rtl/>
        </w:rPr>
      </w:pPr>
    </w:p>
    <w:p w14:paraId="390119D6" w14:textId="77777777" w:rsidR="00000000" w:rsidRDefault="007C71EE">
      <w:pPr>
        <w:pStyle w:val="a"/>
        <w:rPr>
          <w:rFonts w:hint="cs"/>
          <w:rtl/>
        </w:rPr>
      </w:pPr>
      <w:r>
        <w:rPr>
          <w:rFonts w:hint="cs"/>
          <w:rtl/>
        </w:rPr>
        <w:t>עוד שני משפטים, אדוני היושב-ראש. פשוט</w:t>
      </w:r>
      <w:r>
        <w:rPr>
          <w:rFonts w:hint="cs"/>
          <w:rtl/>
        </w:rPr>
        <w:t xml:space="preserve"> הדברים כואבים. </w:t>
      </w:r>
    </w:p>
    <w:p w14:paraId="7A48ED65" w14:textId="77777777" w:rsidR="00000000" w:rsidRDefault="007C71EE">
      <w:pPr>
        <w:pStyle w:val="a"/>
        <w:rPr>
          <w:rFonts w:hint="cs"/>
          <w:rtl/>
        </w:rPr>
      </w:pPr>
    </w:p>
    <w:p w14:paraId="5AC846E8" w14:textId="77777777" w:rsidR="00000000" w:rsidRDefault="007C71EE">
      <w:pPr>
        <w:pStyle w:val="a"/>
        <w:rPr>
          <w:rFonts w:hint="cs"/>
          <w:rtl/>
        </w:rPr>
      </w:pPr>
      <w:r>
        <w:rPr>
          <w:rFonts w:hint="cs"/>
          <w:rtl/>
        </w:rPr>
        <w:t xml:space="preserve">בהפגנה הגדולה שהתקיימה בבני-ברק, של אלפי ילדים - אחד השלטים שהתנוססו שם היה: תנו לנו לפחות לאכול כמו הכבשים בחווה של שרון. זה הדבר המינימלי שהילדה ביקשה. לא הכתיבו לה את הססמה הזאת. </w:t>
      </w:r>
    </w:p>
    <w:p w14:paraId="50551F00" w14:textId="77777777" w:rsidR="00000000" w:rsidRDefault="007C71EE">
      <w:pPr>
        <w:pStyle w:val="a"/>
        <w:ind w:firstLine="0"/>
        <w:rPr>
          <w:rFonts w:hint="cs"/>
          <w:rtl/>
        </w:rPr>
      </w:pPr>
    </w:p>
    <w:p w14:paraId="6C933257" w14:textId="77777777" w:rsidR="00000000" w:rsidRDefault="007C71EE">
      <w:pPr>
        <w:pStyle w:val="ac"/>
        <w:rPr>
          <w:rtl/>
        </w:rPr>
      </w:pPr>
      <w:r>
        <w:rPr>
          <w:rFonts w:hint="eastAsia"/>
          <w:rtl/>
        </w:rPr>
        <w:t>מאיר</w:t>
      </w:r>
      <w:r>
        <w:rPr>
          <w:rtl/>
        </w:rPr>
        <w:t xml:space="preserve"> פרוש (יהדות התורה):</w:t>
      </w:r>
    </w:p>
    <w:p w14:paraId="65FF30A9" w14:textId="77777777" w:rsidR="00000000" w:rsidRDefault="007C71EE">
      <w:pPr>
        <w:pStyle w:val="a"/>
        <w:rPr>
          <w:rFonts w:hint="cs"/>
          <w:rtl/>
        </w:rPr>
      </w:pPr>
    </w:p>
    <w:p w14:paraId="09FAA362" w14:textId="77777777" w:rsidR="00000000" w:rsidRDefault="007C71EE">
      <w:pPr>
        <w:pStyle w:val="a"/>
        <w:rPr>
          <w:rFonts w:hint="cs"/>
          <w:rtl/>
        </w:rPr>
      </w:pPr>
      <w:r>
        <w:rPr>
          <w:rFonts w:hint="cs"/>
          <w:rtl/>
        </w:rPr>
        <w:t>חשבתי, כמו החתולים של פורז.</w:t>
      </w:r>
    </w:p>
    <w:p w14:paraId="6F5A8DDD" w14:textId="77777777" w:rsidR="00000000" w:rsidRDefault="007C71EE">
      <w:pPr>
        <w:pStyle w:val="a"/>
        <w:ind w:firstLine="0"/>
        <w:rPr>
          <w:rFonts w:hint="cs"/>
          <w:rtl/>
        </w:rPr>
      </w:pPr>
    </w:p>
    <w:p w14:paraId="00013806" w14:textId="77777777" w:rsidR="00000000" w:rsidRDefault="007C71EE">
      <w:pPr>
        <w:pStyle w:val="ac"/>
        <w:rPr>
          <w:rtl/>
        </w:rPr>
      </w:pPr>
      <w:r>
        <w:rPr>
          <w:rFonts w:hint="eastAsia"/>
          <w:rtl/>
        </w:rPr>
        <w:t>אילן</w:t>
      </w:r>
      <w:r>
        <w:rPr>
          <w:rtl/>
        </w:rPr>
        <w:t xml:space="preserve"> ליבוביץ (שינוי):</w:t>
      </w:r>
    </w:p>
    <w:p w14:paraId="49CEDE79" w14:textId="77777777" w:rsidR="00000000" w:rsidRDefault="007C71EE">
      <w:pPr>
        <w:pStyle w:val="a"/>
        <w:rPr>
          <w:rFonts w:hint="cs"/>
          <w:rtl/>
        </w:rPr>
      </w:pPr>
    </w:p>
    <w:p w14:paraId="2039ACD0" w14:textId="77777777" w:rsidR="00000000" w:rsidRDefault="007C71EE">
      <w:pPr>
        <w:pStyle w:val="a"/>
        <w:rPr>
          <w:rFonts w:hint="cs"/>
          <w:rtl/>
        </w:rPr>
      </w:pPr>
      <w:r>
        <w:rPr>
          <w:rFonts w:hint="cs"/>
          <w:rtl/>
        </w:rPr>
        <w:t>דיברנו עליהם אתמול.</w:t>
      </w:r>
    </w:p>
    <w:p w14:paraId="5FA77BA1" w14:textId="77777777" w:rsidR="00000000" w:rsidRDefault="007C71EE">
      <w:pPr>
        <w:pStyle w:val="a"/>
        <w:ind w:firstLine="0"/>
        <w:rPr>
          <w:rFonts w:hint="cs"/>
          <w:rtl/>
        </w:rPr>
      </w:pPr>
    </w:p>
    <w:p w14:paraId="373EC80C" w14:textId="77777777" w:rsidR="00000000" w:rsidRDefault="007C71EE">
      <w:pPr>
        <w:pStyle w:val="SpeakerCon"/>
        <w:rPr>
          <w:rtl/>
        </w:rPr>
      </w:pPr>
      <w:bookmarkStart w:id="2091" w:name="FS000000501T28_05_2003_03_18_32C"/>
      <w:bookmarkEnd w:id="2091"/>
      <w:r>
        <w:rPr>
          <w:rtl/>
        </w:rPr>
        <w:t>יאיר פרץ (ש"ס):</w:t>
      </w:r>
    </w:p>
    <w:p w14:paraId="7E8D5829" w14:textId="77777777" w:rsidR="00000000" w:rsidRDefault="007C71EE">
      <w:pPr>
        <w:pStyle w:val="a"/>
        <w:rPr>
          <w:rtl/>
        </w:rPr>
      </w:pPr>
    </w:p>
    <w:p w14:paraId="0F7C1B01" w14:textId="77777777" w:rsidR="00000000" w:rsidRDefault="007C71EE">
      <w:pPr>
        <w:pStyle w:val="a"/>
        <w:rPr>
          <w:rFonts w:hint="cs"/>
          <w:rtl/>
        </w:rPr>
      </w:pPr>
      <w:r>
        <w:rPr>
          <w:rFonts w:hint="cs"/>
          <w:rtl/>
        </w:rPr>
        <w:t xml:space="preserve">חבר הכנסת הרב פרוש, לפחות אנחנו מדמים את הילדים האלה לבהמות טהורות ולא חלילה להיפך. </w:t>
      </w:r>
    </w:p>
    <w:p w14:paraId="27249D74" w14:textId="77777777" w:rsidR="00000000" w:rsidRDefault="007C71EE">
      <w:pPr>
        <w:pStyle w:val="a"/>
        <w:rPr>
          <w:rFonts w:hint="cs"/>
          <w:rtl/>
        </w:rPr>
      </w:pPr>
    </w:p>
    <w:p w14:paraId="42B9256F" w14:textId="77777777" w:rsidR="00000000" w:rsidRDefault="007C71EE">
      <w:pPr>
        <w:pStyle w:val="a"/>
        <w:rPr>
          <w:rFonts w:hint="cs"/>
          <w:rtl/>
        </w:rPr>
      </w:pPr>
      <w:r>
        <w:rPr>
          <w:rFonts w:hint="cs"/>
          <w:rtl/>
        </w:rPr>
        <w:t>לכן, אדוני היושב-ראש, אני מנצל ההזדמנות וקורא לאזרחי מדינת ישראל שצופים בנו ברגע זה: בואו בהמוניכם מחר ב=16:</w:t>
      </w:r>
      <w:r>
        <w:rPr>
          <w:rFonts w:hint="cs"/>
          <w:rtl/>
        </w:rPr>
        <w:t>30 להפגנה הגדולה שתצא מ"בנייני האומה" לכנסת ישראל. בואו. אל תדברו ותעמדו מרחוק.</w:t>
      </w:r>
    </w:p>
    <w:p w14:paraId="53DDF94D" w14:textId="77777777" w:rsidR="00000000" w:rsidRDefault="007C71EE">
      <w:pPr>
        <w:pStyle w:val="a"/>
        <w:ind w:firstLine="0"/>
        <w:rPr>
          <w:rFonts w:hint="cs"/>
          <w:rtl/>
        </w:rPr>
      </w:pPr>
    </w:p>
    <w:p w14:paraId="05B1E0FC" w14:textId="77777777" w:rsidR="00000000" w:rsidRDefault="007C71EE">
      <w:pPr>
        <w:pStyle w:val="ad"/>
        <w:rPr>
          <w:rtl/>
        </w:rPr>
      </w:pPr>
      <w:r>
        <w:rPr>
          <w:rtl/>
        </w:rPr>
        <w:t>היו"ר מיכאל נודלמן:</w:t>
      </w:r>
    </w:p>
    <w:p w14:paraId="1410C724" w14:textId="77777777" w:rsidR="00000000" w:rsidRDefault="007C71EE">
      <w:pPr>
        <w:pStyle w:val="a"/>
        <w:rPr>
          <w:rtl/>
        </w:rPr>
      </w:pPr>
    </w:p>
    <w:p w14:paraId="62B46E44" w14:textId="77777777" w:rsidR="00000000" w:rsidRDefault="007C71EE">
      <w:pPr>
        <w:pStyle w:val="a"/>
        <w:rPr>
          <w:rFonts w:hint="cs"/>
          <w:rtl/>
        </w:rPr>
      </w:pPr>
      <w:r>
        <w:rPr>
          <w:rFonts w:hint="cs"/>
          <w:rtl/>
        </w:rPr>
        <w:t xml:space="preserve">תודה רבה. </w:t>
      </w:r>
    </w:p>
    <w:p w14:paraId="3EF71DC4" w14:textId="77777777" w:rsidR="00000000" w:rsidRDefault="007C71EE">
      <w:pPr>
        <w:pStyle w:val="a"/>
        <w:ind w:firstLine="0"/>
        <w:rPr>
          <w:rFonts w:hint="cs"/>
          <w:rtl/>
        </w:rPr>
      </w:pPr>
    </w:p>
    <w:p w14:paraId="293DB3BC" w14:textId="77777777" w:rsidR="00000000" w:rsidRDefault="007C71EE">
      <w:pPr>
        <w:pStyle w:val="SpeakerCon"/>
        <w:rPr>
          <w:rtl/>
        </w:rPr>
      </w:pPr>
      <w:bookmarkStart w:id="2092" w:name="FS000000501T28_05_2003_03_19_25C"/>
      <w:bookmarkEnd w:id="2092"/>
      <w:r>
        <w:rPr>
          <w:rtl/>
        </w:rPr>
        <w:t>יאיר פרץ (ש"ס):</w:t>
      </w:r>
    </w:p>
    <w:p w14:paraId="3F24EA5F" w14:textId="77777777" w:rsidR="00000000" w:rsidRDefault="007C71EE">
      <w:pPr>
        <w:pStyle w:val="a"/>
        <w:rPr>
          <w:rtl/>
        </w:rPr>
      </w:pPr>
    </w:p>
    <w:p w14:paraId="06400566" w14:textId="77777777" w:rsidR="00000000" w:rsidRDefault="007C71EE">
      <w:pPr>
        <w:pStyle w:val="a"/>
        <w:rPr>
          <w:rFonts w:hint="cs"/>
          <w:rtl/>
        </w:rPr>
      </w:pPr>
      <w:r>
        <w:rPr>
          <w:rFonts w:hint="cs"/>
          <w:rtl/>
        </w:rPr>
        <w:t xml:space="preserve">רק עוד משפט אחד, אדוני היושב-ראש. </w:t>
      </w:r>
    </w:p>
    <w:p w14:paraId="611BC716" w14:textId="77777777" w:rsidR="00000000" w:rsidRDefault="007C71EE">
      <w:pPr>
        <w:pStyle w:val="a"/>
        <w:ind w:firstLine="0"/>
        <w:rPr>
          <w:rFonts w:hint="cs"/>
          <w:rtl/>
        </w:rPr>
      </w:pPr>
    </w:p>
    <w:p w14:paraId="01B17734" w14:textId="77777777" w:rsidR="00000000" w:rsidRDefault="007C71EE">
      <w:pPr>
        <w:pStyle w:val="ad"/>
        <w:rPr>
          <w:rtl/>
        </w:rPr>
      </w:pPr>
    </w:p>
    <w:p w14:paraId="1036C210" w14:textId="77777777" w:rsidR="00000000" w:rsidRDefault="007C71EE">
      <w:pPr>
        <w:pStyle w:val="ad"/>
        <w:rPr>
          <w:rtl/>
        </w:rPr>
      </w:pPr>
      <w:r>
        <w:rPr>
          <w:rtl/>
        </w:rPr>
        <w:t>היו"ר מיכאל נודלמן:</w:t>
      </w:r>
    </w:p>
    <w:p w14:paraId="1FBF8DD3" w14:textId="77777777" w:rsidR="00000000" w:rsidRDefault="007C71EE">
      <w:pPr>
        <w:pStyle w:val="a"/>
        <w:rPr>
          <w:rtl/>
        </w:rPr>
      </w:pPr>
    </w:p>
    <w:p w14:paraId="12B09000" w14:textId="77777777" w:rsidR="00000000" w:rsidRDefault="007C71EE">
      <w:pPr>
        <w:pStyle w:val="a"/>
        <w:rPr>
          <w:rFonts w:hint="cs"/>
          <w:rtl/>
        </w:rPr>
      </w:pPr>
      <w:r>
        <w:rPr>
          <w:rFonts w:hint="cs"/>
          <w:rtl/>
        </w:rPr>
        <w:t>כמה אפשר?</w:t>
      </w:r>
    </w:p>
    <w:p w14:paraId="1A911A42" w14:textId="77777777" w:rsidR="00000000" w:rsidRDefault="007C71EE">
      <w:pPr>
        <w:pStyle w:val="a"/>
        <w:ind w:firstLine="0"/>
        <w:rPr>
          <w:rFonts w:hint="cs"/>
          <w:rtl/>
        </w:rPr>
      </w:pPr>
    </w:p>
    <w:p w14:paraId="4BA909AD" w14:textId="77777777" w:rsidR="00000000" w:rsidRDefault="007C71EE">
      <w:pPr>
        <w:pStyle w:val="SpeakerCon"/>
        <w:rPr>
          <w:rtl/>
        </w:rPr>
      </w:pPr>
      <w:bookmarkStart w:id="2093" w:name="FS000000501T28_05_2003_03_19_55C"/>
      <w:bookmarkEnd w:id="2093"/>
      <w:r>
        <w:rPr>
          <w:rtl/>
        </w:rPr>
        <w:t>יאיר פרץ (ש"ס):</w:t>
      </w:r>
    </w:p>
    <w:p w14:paraId="2EE5186D" w14:textId="77777777" w:rsidR="00000000" w:rsidRDefault="007C71EE">
      <w:pPr>
        <w:pStyle w:val="a"/>
        <w:rPr>
          <w:rtl/>
        </w:rPr>
      </w:pPr>
    </w:p>
    <w:p w14:paraId="25E6DAA0" w14:textId="77777777" w:rsidR="00000000" w:rsidRDefault="007C71EE">
      <w:pPr>
        <w:pStyle w:val="a"/>
        <w:rPr>
          <w:rFonts w:hint="cs"/>
          <w:rtl/>
        </w:rPr>
      </w:pPr>
      <w:r>
        <w:rPr>
          <w:rFonts w:hint="cs"/>
          <w:rtl/>
        </w:rPr>
        <w:t>אני בטוח ומשוכנע שהיום אזרחי מדינת ישרא</w:t>
      </w:r>
      <w:r>
        <w:rPr>
          <w:rFonts w:hint="cs"/>
          <w:rtl/>
        </w:rPr>
        <w:t xml:space="preserve">ל והשכבות החלשות עדיין לא מבינים את גודל הגזירה הקשה שעומדת ליפול עליהם. אבל יום לאחר מכן תקום זעקה גדולה במדינת ישראל. אנחנו נהיה עדים לתופעות, חלילה וחס, של מלחמת אחים, מלחמה של הישרדות, של קיום. לכן אני קורא לכם: </w:t>
      </w:r>
      <w:r>
        <w:rPr>
          <w:rFonts w:hint="cs"/>
        </w:rPr>
        <w:t>ב</w:t>
      </w:r>
      <w:r>
        <w:rPr>
          <w:rFonts w:hint="cs"/>
          <w:rtl/>
        </w:rPr>
        <w:t>ואו בהמוניכם מחר ב=16:30 להפגנה שתצא מ"</w:t>
      </w:r>
      <w:r>
        <w:rPr>
          <w:rFonts w:hint="cs"/>
          <w:rtl/>
        </w:rPr>
        <w:t xml:space="preserve">בנייני האומה". תודה רבה. </w:t>
      </w:r>
    </w:p>
    <w:p w14:paraId="245DFB7A" w14:textId="77777777" w:rsidR="00000000" w:rsidRDefault="007C71EE">
      <w:pPr>
        <w:pStyle w:val="a"/>
        <w:ind w:firstLine="0"/>
        <w:rPr>
          <w:rFonts w:hint="cs"/>
          <w:rtl/>
        </w:rPr>
      </w:pPr>
    </w:p>
    <w:p w14:paraId="44853882" w14:textId="77777777" w:rsidR="00000000" w:rsidRDefault="007C71EE">
      <w:pPr>
        <w:pStyle w:val="ad"/>
        <w:rPr>
          <w:rtl/>
        </w:rPr>
      </w:pPr>
      <w:r>
        <w:rPr>
          <w:rtl/>
        </w:rPr>
        <w:t>היו"ר מיכאל נודלמן:</w:t>
      </w:r>
    </w:p>
    <w:p w14:paraId="45D5AE1D" w14:textId="77777777" w:rsidR="00000000" w:rsidRDefault="007C71EE">
      <w:pPr>
        <w:pStyle w:val="a"/>
        <w:rPr>
          <w:rtl/>
        </w:rPr>
      </w:pPr>
    </w:p>
    <w:p w14:paraId="3185750A" w14:textId="77777777" w:rsidR="00000000" w:rsidRDefault="007C71EE">
      <w:pPr>
        <w:pStyle w:val="a"/>
        <w:rPr>
          <w:rFonts w:hint="cs"/>
          <w:rtl/>
        </w:rPr>
      </w:pPr>
      <w:r>
        <w:rPr>
          <w:rFonts w:hint="cs"/>
          <w:rtl/>
        </w:rPr>
        <w:t xml:space="preserve">תודה. חבר הכנסת אילן ליבוביץ, בבקשה. </w:t>
      </w:r>
    </w:p>
    <w:p w14:paraId="67E7C6B0" w14:textId="77777777" w:rsidR="00000000" w:rsidRDefault="007C71EE">
      <w:pPr>
        <w:pStyle w:val="a"/>
        <w:ind w:firstLine="0"/>
        <w:rPr>
          <w:rFonts w:hint="cs"/>
          <w:rtl/>
        </w:rPr>
      </w:pPr>
    </w:p>
    <w:p w14:paraId="41BE47C5" w14:textId="77777777" w:rsidR="00000000" w:rsidRDefault="007C71EE">
      <w:pPr>
        <w:pStyle w:val="Speaker"/>
        <w:rPr>
          <w:rtl/>
        </w:rPr>
      </w:pPr>
      <w:bookmarkStart w:id="2094" w:name="FS000001052T28_05_2003_03_21_07"/>
      <w:bookmarkEnd w:id="2094"/>
      <w:r>
        <w:rPr>
          <w:rtl/>
        </w:rPr>
        <w:t>אילן ליבוביץ (שינוי):</w:t>
      </w:r>
    </w:p>
    <w:p w14:paraId="3BD437BE" w14:textId="77777777" w:rsidR="00000000" w:rsidRDefault="007C71EE">
      <w:pPr>
        <w:pStyle w:val="a"/>
        <w:rPr>
          <w:rtl/>
        </w:rPr>
      </w:pPr>
    </w:p>
    <w:p w14:paraId="576B526F" w14:textId="77777777" w:rsidR="00000000" w:rsidRDefault="007C71EE">
      <w:pPr>
        <w:pStyle w:val="a"/>
        <w:rPr>
          <w:rFonts w:hint="cs"/>
          <w:rtl/>
        </w:rPr>
      </w:pPr>
      <w:r>
        <w:rPr>
          <w:rFonts w:hint="cs"/>
          <w:rtl/>
        </w:rPr>
        <w:t xml:space="preserve">אדוני היושב-ראש, חברי וחברות הכנסת, אדוני השר, ביומיים האחרונים מתקיים כאן מהדוכן הזה דיון בנוגע לתוכנית הכלכלית שאנחנו אמורים להתחיל להצביע עליה </w:t>
      </w:r>
      <w:r>
        <w:rPr>
          <w:rFonts w:hint="cs"/>
          <w:rtl/>
        </w:rPr>
        <w:t xml:space="preserve">היום בצהריים. מספר חברי הכנסת שנוכחים במליאה ברוב שעות הדיון </w:t>
      </w:r>
      <w:r>
        <w:rPr>
          <w:rtl/>
        </w:rPr>
        <w:t>–</w:t>
      </w:r>
      <w:r>
        <w:rPr>
          <w:rFonts w:hint="cs"/>
          <w:rtl/>
        </w:rPr>
        <w:t xml:space="preserve"> אני חושב שאפשר לספור אותם, אם לא על אצבעות כף יד אחת, לפחות על אצבעות שתי כפות ידיים. אני בטוח שהצופים בנו כרגע בערוץ=33 רבים יותר מאלה שנמצאים כרגע שבמליאה. שמעתי לפני כמה דקות את חבר הכנסת וי</w:t>
      </w:r>
      <w:r>
        <w:rPr>
          <w:rFonts w:hint="cs"/>
          <w:rtl/>
        </w:rPr>
        <w:t>לן שדיבר על זה שצריך לקיים כאן דיון רציני בתוכנית הכלכלית, דיון מעמיק, כמה חשוב לקיים את הדיון בנושאי התוכנית הכלכלית. איזה דיון רציני יש פה?</w:t>
      </w:r>
    </w:p>
    <w:p w14:paraId="4B464111" w14:textId="77777777" w:rsidR="00000000" w:rsidRDefault="007C71EE">
      <w:pPr>
        <w:pStyle w:val="a"/>
        <w:rPr>
          <w:rFonts w:hint="cs"/>
          <w:rtl/>
        </w:rPr>
      </w:pPr>
    </w:p>
    <w:p w14:paraId="613B13B9" w14:textId="77777777" w:rsidR="00000000" w:rsidRDefault="007C71EE">
      <w:pPr>
        <w:pStyle w:val="ac"/>
        <w:rPr>
          <w:rtl/>
        </w:rPr>
      </w:pPr>
      <w:r>
        <w:rPr>
          <w:rFonts w:hint="eastAsia"/>
          <w:rtl/>
        </w:rPr>
        <w:t>יאיר</w:t>
      </w:r>
      <w:r>
        <w:rPr>
          <w:rtl/>
        </w:rPr>
        <w:t xml:space="preserve"> פרץ (ש"ס):</w:t>
      </w:r>
    </w:p>
    <w:p w14:paraId="32708549" w14:textId="77777777" w:rsidR="00000000" w:rsidRDefault="007C71EE">
      <w:pPr>
        <w:pStyle w:val="a"/>
        <w:rPr>
          <w:rFonts w:hint="cs"/>
          <w:rtl/>
        </w:rPr>
      </w:pPr>
    </w:p>
    <w:p w14:paraId="21B61CA2" w14:textId="77777777" w:rsidR="00000000" w:rsidRDefault="007C71EE">
      <w:pPr>
        <w:pStyle w:val="a"/>
        <w:rPr>
          <w:rFonts w:hint="cs"/>
          <w:rtl/>
        </w:rPr>
      </w:pPr>
      <w:r>
        <w:rPr>
          <w:rFonts w:hint="cs"/>
          <w:rtl/>
        </w:rPr>
        <w:t>אנשי מקצוע שהגישו תוכנית כלכלית בריאה.</w:t>
      </w:r>
    </w:p>
    <w:p w14:paraId="627547E5" w14:textId="77777777" w:rsidR="00000000" w:rsidRDefault="007C71EE">
      <w:pPr>
        <w:pStyle w:val="a"/>
        <w:ind w:firstLine="0"/>
        <w:rPr>
          <w:rFonts w:hint="cs"/>
          <w:rtl/>
        </w:rPr>
      </w:pPr>
    </w:p>
    <w:p w14:paraId="4853FC40" w14:textId="77777777" w:rsidR="00000000" w:rsidRDefault="007C71EE">
      <w:pPr>
        <w:pStyle w:val="SpeakerCon"/>
        <w:rPr>
          <w:rtl/>
        </w:rPr>
      </w:pPr>
      <w:bookmarkStart w:id="2095" w:name="FS000001052T28_05_2003_03_21_40C"/>
      <w:bookmarkEnd w:id="2095"/>
      <w:r>
        <w:rPr>
          <w:rtl/>
        </w:rPr>
        <w:t>אילן ליבוביץ (שינוי):</w:t>
      </w:r>
    </w:p>
    <w:p w14:paraId="5900F7D8" w14:textId="77777777" w:rsidR="00000000" w:rsidRDefault="007C71EE">
      <w:pPr>
        <w:pStyle w:val="a"/>
        <w:rPr>
          <w:rtl/>
        </w:rPr>
      </w:pPr>
    </w:p>
    <w:p w14:paraId="1530F615" w14:textId="77777777" w:rsidR="00000000" w:rsidRDefault="007C71EE">
      <w:pPr>
        <w:pStyle w:val="a"/>
        <w:rPr>
          <w:rFonts w:hint="cs"/>
          <w:rtl/>
        </w:rPr>
      </w:pPr>
      <w:r>
        <w:rPr>
          <w:rFonts w:hint="cs"/>
          <w:rtl/>
        </w:rPr>
        <w:t xml:space="preserve">איזה דיון רציני יש פה? איזה דיון </w:t>
      </w:r>
      <w:r>
        <w:rPr>
          <w:rFonts w:hint="cs"/>
          <w:rtl/>
        </w:rPr>
        <w:t xml:space="preserve">זה כאשר כל הספסלים - גם של האופוזיציה - ריקים לחלוטין. </w:t>
      </w:r>
    </w:p>
    <w:p w14:paraId="125D4A97" w14:textId="77777777" w:rsidR="00000000" w:rsidRDefault="007C71EE">
      <w:pPr>
        <w:pStyle w:val="a"/>
        <w:ind w:firstLine="0"/>
        <w:rPr>
          <w:rFonts w:hint="cs"/>
          <w:rtl/>
        </w:rPr>
      </w:pPr>
    </w:p>
    <w:p w14:paraId="200336DC" w14:textId="77777777" w:rsidR="00000000" w:rsidRDefault="007C71EE">
      <w:pPr>
        <w:pStyle w:val="ac"/>
        <w:rPr>
          <w:rtl/>
        </w:rPr>
      </w:pPr>
      <w:r>
        <w:rPr>
          <w:rFonts w:hint="eastAsia"/>
          <w:rtl/>
        </w:rPr>
        <w:t>יאיר</w:t>
      </w:r>
      <w:r>
        <w:rPr>
          <w:rtl/>
        </w:rPr>
        <w:t xml:space="preserve"> פרץ (ש"ס):</w:t>
      </w:r>
    </w:p>
    <w:p w14:paraId="365C4BA5" w14:textId="77777777" w:rsidR="00000000" w:rsidRDefault="007C71EE">
      <w:pPr>
        <w:pStyle w:val="a"/>
        <w:rPr>
          <w:rFonts w:hint="cs"/>
          <w:rtl/>
        </w:rPr>
      </w:pPr>
    </w:p>
    <w:p w14:paraId="0DCEDBDA" w14:textId="77777777" w:rsidR="00000000" w:rsidRDefault="007C71EE">
      <w:pPr>
        <w:pStyle w:val="a"/>
        <w:rPr>
          <w:rFonts w:hint="cs"/>
          <w:rtl/>
        </w:rPr>
      </w:pPr>
      <w:r>
        <w:rPr>
          <w:rFonts w:hint="cs"/>
          <w:rtl/>
        </w:rPr>
        <w:t xml:space="preserve">איפה הממשלה? </w:t>
      </w:r>
    </w:p>
    <w:p w14:paraId="53D4E4AE" w14:textId="77777777" w:rsidR="00000000" w:rsidRDefault="007C71EE">
      <w:pPr>
        <w:pStyle w:val="a"/>
        <w:ind w:firstLine="0"/>
        <w:rPr>
          <w:rFonts w:hint="cs"/>
          <w:rtl/>
        </w:rPr>
      </w:pPr>
    </w:p>
    <w:p w14:paraId="2955C0AD" w14:textId="77777777" w:rsidR="00000000" w:rsidRDefault="007C71EE">
      <w:pPr>
        <w:pStyle w:val="SpeakerCon"/>
        <w:rPr>
          <w:rtl/>
        </w:rPr>
      </w:pPr>
      <w:bookmarkStart w:id="2096" w:name="FS000001052T28_05_2003_03_23_34C"/>
      <w:bookmarkEnd w:id="2096"/>
    </w:p>
    <w:p w14:paraId="59CD820A" w14:textId="77777777" w:rsidR="00000000" w:rsidRDefault="007C71EE">
      <w:pPr>
        <w:pStyle w:val="SpeakerCon"/>
        <w:rPr>
          <w:rtl/>
        </w:rPr>
      </w:pPr>
      <w:r>
        <w:rPr>
          <w:rtl/>
        </w:rPr>
        <w:t>אילן ליבוביץ (שינוי):</w:t>
      </w:r>
    </w:p>
    <w:p w14:paraId="3C02A7A1" w14:textId="77777777" w:rsidR="00000000" w:rsidRDefault="007C71EE">
      <w:pPr>
        <w:pStyle w:val="a"/>
        <w:rPr>
          <w:rtl/>
        </w:rPr>
      </w:pPr>
    </w:p>
    <w:p w14:paraId="4CE597D7" w14:textId="77777777" w:rsidR="00000000" w:rsidRDefault="007C71EE">
      <w:pPr>
        <w:pStyle w:val="a"/>
        <w:rPr>
          <w:rFonts w:hint="cs"/>
          <w:rtl/>
        </w:rPr>
      </w:pPr>
      <w:r>
        <w:rPr>
          <w:rFonts w:hint="cs"/>
          <w:rtl/>
        </w:rPr>
        <w:t xml:space="preserve">איזה דיון רציני אפשר - - - </w:t>
      </w:r>
    </w:p>
    <w:p w14:paraId="1EFEF078" w14:textId="77777777" w:rsidR="00000000" w:rsidRDefault="007C71EE">
      <w:pPr>
        <w:pStyle w:val="a"/>
        <w:rPr>
          <w:rFonts w:hint="cs"/>
          <w:rtl/>
        </w:rPr>
      </w:pPr>
    </w:p>
    <w:p w14:paraId="355BEB82" w14:textId="77777777" w:rsidR="00000000" w:rsidRDefault="007C71EE">
      <w:pPr>
        <w:pStyle w:val="ac"/>
        <w:rPr>
          <w:rtl/>
        </w:rPr>
      </w:pPr>
      <w:r>
        <w:rPr>
          <w:rFonts w:hint="eastAsia"/>
          <w:rtl/>
        </w:rPr>
        <w:t>יאיר</w:t>
      </w:r>
      <w:r>
        <w:rPr>
          <w:rtl/>
        </w:rPr>
        <w:t xml:space="preserve"> פרץ (ש"ס):</w:t>
      </w:r>
    </w:p>
    <w:p w14:paraId="2266B1BF" w14:textId="77777777" w:rsidR="00000000" w:rsidRDefault="007C71EE">
      <w:pPr>
        <w:pStyle w:val="a"/>
        <w:rPr>
          <w:rFonts w:hint="cs"/>
          <w:rtl/>
        </w:rPr>
      </w:pPr>
    </w:p>
    <w:p w14:paraId="58BDA5DB" w14:textId="77777777" w:rsidR="00000000" w:rsidRDefault="007C71EE">
      <w:pPr>
        <w:pStyle w:val="a"/>
        <w:rPr>
          <w:rFonts w:hint="cs"/>
          <w:rtl/>
        </w:rPr>
      </w:pPr>
      <w:r>
        <w:rPr>
          <w:rFonts w:hint="cs"/>
          <w:rtl/>
        </w:rPr>
        <w:t xml:space="preserve">איפה שר האוצר? יש שני שרי אוצר, לא אחד, שניים. </w:t>
      </w:r>
    </w:p>
    <w:p w14:paraId="7E90A89C" w14:textId="77777777" w:rsidR="00000000" w:rsidRDefault="007C71EE">
      <w:pPr>
        <w:pStyle w:val="a"/>
        <w:ind w:firstLine="0"/>
        <w:rPr>
          <w:rFonts w:hint="cs"/>
          <w:rtl/>
        </w:rPr>
      </w:pPr>
    </w:p>
    <w:p w14:paraId="0EA151A6" w14:textId="77777777" w:rsidR="00000000" w:rsidRDefault="007C71EE">
      <w:pPr>
        <w:pStyle w:val="ad"/>
        <w:rPr>
          <w:rtl/>
        </w:rPr>
      </w:pPr>
      <w:r>
        <w:rPr>
          <w:rtl/>
        </w:rPr>
        <w:t>היו"ר מיכאל נודלמן:</w:t>
      </w:r>
    </w:p>
    <w:p w14:paraId="5DC61336" w14:textId="77777777" w:rsidR="00000000" w:rsidRDefault="007C71EE">
      <w:pPr>
        <w:pStyle w:val="a"/>
        <w:rPr>
          <w:rtl/>
        </w:rPr>
      </w:pPr>
    </w:p>
    <w:p w14:paraId="12DBEA84" w14:textId="77777777" w:rsidR="00000000" w:rsidRDefault="007C71EE">
      <w:pPr>
        <w:pStyle w:val="a"/>
        <w:rPr>
          <w:rFonts w:hint="cs"/>
          <w:rtl/>
        </w:rPr>
      </w:pPr>
      <w:r>
        <w:rPr>
          <w:rFonts w:hint="cs"/>
          <w:rtl/>
        </w:rPr>
        <w:t xml:space="preserve">יש שר. </w:t>
      </w:r>
    </w:p>
    <w:p w14:paraId="19C09303" w14:textId="77777777" w:rsidR="00000000" w:rsidRDefault="007C71EE">
      <w:pPr>
        <w:pStyle w:val="a"/>
        <w:ind w:firstLine="0"/>
        <w:rPr>
          <w:rFonts w:hint="cs"/>
          <w:rtl/>
        </w:rPr>
      </w:pPr>
    </w:p>
    <w:p w14:paraId="0BD49164" w14:textId="77777777" w:rsidR="00000000" w:rsidRDefault="007C71EE">
      <w:pPr>
        <w:pStyle w:val="SpeakerCon"/>
        <w:rPr>
          <w:rtl/>
        </w:rPr>
      </w:pPr>
      <w:bookmarkStart w:id="2097" w:name="FS000001052T28_05_2003_03_24_04C"/>
      <w:bookmarkEnd w:id="2097"/>
      <w:r>
        <w:rPr>
          <w:rtl/>
        </w:rPr>
        <w:t>אילן ליבוביץ (שינו</w:t>
      </w:r>
      <w:r>
        <w:rPr>
          <w:rtl/>
        </w:rPr>
        <w:t>י):</w:t>
      </w:r>
    </w:p>
    <w:p w14:paraId="74DA5EC0" w14:textId="77777777" w:rsidR="00000000" w:rsidRDefault="007C71EE">
      <w:pPr>
        <w:pStyle w:val="a"/>
        <w:rPr>
          <w:rtl/>
        </w:rPr>
      </w:pPr>
    </w:p>
    <w:p w14:paraId="7871D924" w14:textId="77777777" w:rsidR="00000000" w:rsidRDefault="007C71EE">
      <w:pPr>
        <w:pStyle w:val="a"/>
        <w:rPr>
          <w:rFonts w:hint="cs"/>
          <w:rtl/>
        </w:rPr>
      </w:pPr>
      <w:r>
        <w:rPr>
          <w:rFonts w:hint="cs"/>
          <w:rtl/>
        </w:rPr>
        <w:t xml:space="preserve">יש נציג לממשלה. מקפידים לשמור על זה שהוא יהיה כאן רוב הזמן. </w:t>
      </w:r>
    </w:p>
    <w:p w14:paraId="42A441C6" w14:textId="77777777" w:rsidR="00000000" w:rsidRDefault="007C71EE">
      <w:pPr>
        <w:pStyle w:val="a"/>
        <w:ind w:firstLine="0"/>
        <w:rPr>
          <w:rFonts w:hint="cs"/>
          <w:rtl/>
        </w:rPr>
      </w:pPr>
    </w:p>
    <w:p w14:paraId="327C20F9" w14:textId="77777777" w:rsidR="00000000" w:rsidRDefault="007C71EE">
      <w:pPr>
        <w:pStyle w:val="ac"/>
        <w:rPr>
          <w:rtl/>
        </w:rPr>
      </w:pPr>
      <w:r>
        <w:rPr>
          <w:rFonts w:hint="eastAsia"/>
          <w:rtl/>
        </w:rPr>
        <w:t>מאיר</w:t>
      </w:r>
      <w:r>
        <w:rPr>
          <w:rtl/>
        </w:rPr>
        <w:t xml:space="preserve"> פרוש (יהדות התורה):</w:t>
      </w:r>
    </w:p>
    <w:p w14:paraId="5F09B457" w14:textId="77777777" w:rsidR="00000000" w:rsidRDefault="007C71EE">
      <w:pPr>
        <w:pStyle w:val="a"/>
        <w:rPr>
          <w:rFonts w:hint="cs"/>
          <w:rtl/>
        </w:rPr>
      </w:pPr>
    </w:p>
    <w:p w14:paraId="12585D2D" w14:textId="77777777" w:rsidR="00000000" w:rsidRDefault="007C71EE">
      <w:pPr>
        <w:pStyle w:val="a"/>
        <w:rPr>
          <w:rFonts w:hint="cs"/>
          <w:rtl/>
        </w:rPr>
      </w:pPr>
      <w:r>
        <w:rPr>
          <w:rFonts w:hint="cs"/>
          <w:rtl/>
        </w:rPr>
        <w:t xml:space="preserve">כשהיו 18 שרים היה שר אחד, נציג תורן. אבל יש 24 שרים, מותר שיהיו שניים. </w:t>
      </w:r>
    </w:p>
    <w:p w14:paraId="62FB4C94" w14:textId="77777777" w:rsidR="00000000" w:rsidRDefault="007C71EE">
      <w:pPr>
        <w:pStyle w:val="a"/>
        <w:ind w:firstLine="0"/>
        <w:rPr>
          <w:rFonts w:hint="cs"/>
          <w:rtl/>
        </w:rPr>
      </w:pPr>
    </w:p>
    <w:p w14:paraId="5DB5C3AC" w14:textId="77777777" w:rsidR="00000000" w:rsidRDefault="007C71EE">
      <w:pPr>
        <w:pStyle w:val="SpeakerCon"/>
        <w:rPr>
          <w:rtl/>
        </w:rPr>
      </w:pPr>
      <w:bookmarkStart w:id="2098" w:name="FS000001052T28_05_2003_03_24_34C"/>
      <w:bookmarkEnd w:id="2098"/>
      <w:r>
        <w:rPr>
          <w:rtl/>
        </w:rPr>
        <w:t>אילן ליבוביץ (שינוי):</w:t>
      </w:r>
    </w:p>
    <w:p w14:paraId="21208BA2" w14:textId="77777777" w:rsidR="00000000" w:rsidRDefault="007C71EE">
      <w:pPr>
        <w:pStyle w:val="a"/>
        <w:rPr>
          <w:rtl/>
        </w:rPr>
      </w:pPr>
    </w:p>
    <w:p w14:paraId="789979C6" w14:textId="77777777" w:rsidR="00000000" w:rsidRDefault="007C71EE">
      <w:pPr>
        <w:pStyle w:val="a"/>
        <w:rPr>
          <w:rFonts w:hint="cs"/>
          <w:rtl/>
        </w:rPr>
      </w:pPr>
      <w:r>
        <w:rPr>
          <w:rFonts w:hint="cs"/>
          <w:rtl/>
        </w:rPr>
        <w:t xml:space="preserve">מותר. עדיין יש פה אחד, וגם זה מספיק, בכל הכבוד. </w:t>
      </w:r>
    </w:p>
    <w:p w14:paraId="32E19C6A" w14:textId="77777777" w:rsidR="00000000" w:rsidRDefault="007C71EE">
      <w:pPr>
        <w:pStyle w:val="a"/>
        <w:rPr>
          <w:rFonts w:hint="cs"/>
          <w:rtl/>
        </w:rPr>
      </w:pPr>
    </w:p>
    <w:p w14:paraId="143A4F2D" w14:textId="77777777" w:rsidR="00000000" w:rsidRDefault="007C71EE">
      <w:pPr>
        <w:pStyle w:val="ac"/>
        <w:rPr>
          <w:rtl/>
        </w:rPr>
      </w:pPr>
      <w:r>
        <w:rPr>
          <w:rFonts w:hint="eastAsia"/>
          <w:rtl/>
        </w:rPr>
        <w:t>מאיר</w:t>
      </w:r>
      <w:r>
        <w:rPr>
          <w:rtl/>
        </w:rPr>
        <w:t xml:space="preserve"> פרוש (יהדות </w:t>
      </w:r>
      <w:r>
        <w:rPr>
          <w:rtl/>
        </w:rPr>
        <w:t>התורה):</w:t>
      </w:r>
    </w:p>
    <w:p w14:paraId="1BFC1B76" w14:textId="77777777" w:rsidR="00000000" w:rsidRDefault="007C71EE">
      <w:pPr>
        <w:pStyle w:val="a"/>
        <w:rPr>
          <w:rFonts w:hint="cs"/>
          <w:rtl/>
        </w:rPr>
      </w:pPr>
    </w:p>
    <w:p w14:paraId="31B6347E" w14:textId="77777777" w:rsidR="00000000" w:rsidRDefault="007C71EE">
      <w:pPr>
        <w:pStyle w:val="a"/>
        <w:rPr>
          <w:rFonts w:hint="cs"/>
          <w:rtl/>
        </w:rPr>
      </w:pPr>
      <w:r>
        <w:rPr>
          <w:rFonts w:hint="cs"/>
          <w:rtl/>
        </w:rPr>
        <w:t>זאת ממשלה שאתם הקימותם, ודיברתם על אלה שבעבר שלא היו בסדר.</w:t>
      </w:r>
    </w:p>
    <w:p w14:paraId="36088936" w14:textId="77777777" w:rsidR="00000000" w:rsidRDefault="007C71EE">
      <w:pPr>
        <w:pStyle w:val="a"/>
        <w:ind w:firstLine="0"/>
        <w:rPr>
          <w:rFonts w:hint="cs"/>
          <w:rtl/>
        </w:rPr>
      </w:pPr>
    </w:p>
    <w:p w14:paraId="0084A261" w14:textId="77777777" w:rsidR="00000000" w:rsidRDefault="007C71EE">
      <w:pPr>
        <w:pStyle w:val="SpeakerCon"/>
        <w:rPr>
          <w:rtl/>
        </w:rPr>
      </w:pPr>
      <w:bookmarkStart w:id="2099" w:name="FS000001052T28_05_2003_03_25_10C"/>
      <w:bookmarkEnd w:id="2099"/>
      <w:r>
        <w:rPr>
          <w:rtl/>
        </w:rPr>
        <w:t>אילן ליבוביץ (שינוי):</w:t>
      </w:r>
    </w:p>
    <w:p w14:paraId="7B561AD5" w14:textId="77777777" w:rsidR="00000000" w:rsidRDefault="007C71EE">
      <w:pPr>
        <w:pStyle w:val="a"/>
        <w:rPr>
          <w:rtl/>
        </w:rPr>
      </w:pPr>
    </w:p>
    <w:p w14:paraId="3150550B" w14:textId="77777777" w:rsidR="00000000" w:rsidRDefault="007C71EE">
      <w:pPr>
        <w:pStyle w:val="a"/>
        <w:rPr>
          <w:rFonts w:hint="cs"/>
          <w:rtl/>
        </w:rPr>
      </w:pPr>
      <w:r>
        <w:rPr>
          <w:rFonts w:hint="cs"/>
          <w:rtl/>
        </w:rPr>
        <w:t xml:space="preserve">מאות ואלפי הסתייגויות, חבר הכנסת וילן, הגישה האופוזיציה להצעת החוק הזאת. איך אפשר לקיים דיון רציני? אתן לכם דוגמה לרצינות של ההסתייגויות. </w:t>
      </w:r>
    </w:p>
    <w:p w14:paraId="71DB4928" w14:textId="77777777" w:rsidR="00000000" w:rsidRDefault="007C71EE">
      <w:pPr>
        <w:pStyle w:val="a"/>
        <w:rPr>
          <w:rFonts w:hint="cs"/>
          <w:rtl/>
        </w:rPr>
      </w:pPr>
    </w:p>
    <w:p w14:paraId="04926C49" w14:textId="77777777" w:rsidR="00000000" w:rsidRDefault="007C71EE">
      <w:pPr>
        <w:pStyle w:val="a"/>
        <w:rPr>
          <w:rFonts w:hint="cs"/>
          <w:rtl/>
        </w:rPr>
      </w:pPr>
      <w:r>
        <w:rPr>
          <w:rFonts w:hint="cs"/>
          <w:rtl/>
        </w:rPr>
        <w:t>יש סעיף שמתייחס לחוק הבי</w:t>
      </w:r>
      <w:r>
        <w:rPr>
          <w:rFonts w:hint="cs"/>
          <w:rtl/>
        </w:rPr>
        <w:t>טוח הלאומי שלפיו התחולה של סעיפים מסוימים היא מ=1 בינואר 2004. ואז, חבר הכנסת וילן, חבר הכנסת בורג רוצה שהסעיף הזה יחול לא מ=1 בינואר אלא מ=2 בינואר, וחבר הכנסת מצנע רוצה שהוא יחול לא מ=1 בינואר אלא מ=3 בינואר, וחבר הכנסת בן-אליעזר רוצה שהוא יתחיל מ=4 בינו</w:t>
      </w:r>
      <w:r>
        <w:rPr>
          <w:rFonts w:hint="cs"/>
          <w:rtl/>
        </w:rPr>
        <w:t xml:space="preserve">אר 2004. וכך הלאה ממשיכים כל חברי הכנסת של מפלגת העבודה, עד שהגיע 19 בינואר. אז מתחילים חברי הכנסת של סיעת ש"ס, הם רוצים בכלל לדחות את זה לספטמבר 2004, וכן הלאה. זה דיון רציני? זה הרי לעשות פארסה והצגה מכל הסיפור הזה. </w:t>
      </w:r>
    </w:p>
    <w:p w14:paraId="0050DD9A" w14:textId="77777777" w:rsidR="00000000" w:rsidRDefault="007C71EE">
      <w:pPr>
        <w:pStyle w:val="a"/>
        <w:rPr>
          <w:rFonts w:hint="cs"/>
          <w:rtl/>
        </w:rPr>
      </w:pPr>
    </w:p>
    <w:p w14:paraId="39520F73" w14:textId="77777777" w:rsidR="00000000" w:rsidRDefault="007C71EE">
      <w:pPr>
        <w:pStyle w:val="a"/>
        <w:rPr>
          <w:rFonts w:hint="cs"/>
          <w:rtl/>
        </w:rPr>
      </w:pPr>
      <w:r>
        <w:rPr>
          <w:rFonts w:hint="cs"/>
          <w:rtl/>
        </w:rPr>
        <w:t>אנחנו מקיימים עכשיו את הדיון כשלא נמ</w:t>
      </w:r>
      <w:r>
        <w:rPr>
          <w:rFonts w:hint="cs"/>
          <w:rtl/>
        </w:rPr>
        <w:t xml:space="preserve">צאים פה חברי כנסת במליאה, וכל ההפעלה של המשכן הזה במשך כל לילה עולה 100,000 ש"ח נוספים לקופה הציבורית. הרי זה לא מעניין אתכם. העיקר להמשיך את ההצגה, העיקר לעשות את ההצגה הזאת לתקשורת. </w:t>
      </w:r>
    </w:p>
    <w:p w14:paraId="1C277297" w14:textId="77777777" w:rsidR="00000000" w:rsidRDefault="007C71EE">
      <w:pPr>
        <w:pStyle w:val="a"/>
        <w:rPr>
          <w:rFonts w:hint="cs"/>
          <w:rtl/>
        </w:rPr>
      </w:pPr>
    </w:p>
    <w:p w14:paraId="3063DB7B" w14:textId="77777777" w:rsidR="00000000" w:rsidRDefault="007C71EE">
      <w:pPr>
        <w:pStyle w:val="a"/>
        <w:rPr>
          <w:rFonts w:hint="cs"/>
          <w:rtl/>
        </w:rPr>
      </w:pPr>
      <w:r>
        <w:rPr>
          <w:rFonts w:hint="cs"/>
          <w:rtl/>
        </w:rPr>
        <w:t>בדיוק כמו ההפגנה הגדולה כביכול, שהביאה לפה היום ההסתדרות: 50,000. התקש</w:t>
      </w:r>
      <w:r>
        <w:rPr>
          <w:rFonts w:hint="cs"/>
          <w:rtl/>
        </w:rPr>
        <w:t xml:space="preserve">רה אלי ידידה שלי שעובדת ב"בזק" וסיפרה לי איך היא קיבלה בדואר האלקטרוני הפנימי של "בזק" הודעה מטעם הוועד שהיא חייבת להתייצב להפגנה. ולא, הם ירשמו את זה בפניהם ויגרמו לה כבר לצרות. ככה כל זה נראה. </w:t>
      </w:r>
    </w:p>
    <w:p w14:paraId="01E7C23F" w14:textId="77777777" w:rsidR="00000000" w:rsidRDefault="007C71EE">
      <w:pPr>
        <w:pStyle w:val="a"/>
        <w:rPr>
          <w:rFonts w:hint="cs"/>
          <w:rtl/>
        </w:rPr>
      </w:pPr>
    </w:p>
    <w:p w14:paraId="3313A615" w14:textId="77777777" w:rsidR="00000000" w:rsidRDefault="007C71EE">
      <w:pPr>
        <w:pStyle w:val="a"/>
        <w:rPr>
          <w:rFonts w:hint="cs"/>
          <w:rtl/>
        </w:rPr>
      </w:pPr>
      <w:r>
        <w:rPr>
          <w:rFonts w:hint="cs"/>
          <w:rtl/>
        </w:rPr>
        <w:t>אדוני היושב-ראש, כאשר היינו פה לפני הקריאה הראשונה אמרתי שה</w:t>
      </w:r>
      <w:r>
        <w:rPr>
          <w:rFonts w:hint="cs"/>
          <w:rtl/>
        </w:rPr>
        <w:t>הסתדרות גורמת נזק בהשבתה הזאת למדינת ישראל. כמובן, הם לא יכלו לשמור על עצמם וגרמו לנזק גדול יותר. בין הקריאה הראשונה לקריאה השנייה והשלישית התקיימה כבר שביתה של כמה ימים. השביתה הזאת גרמה נזק לא קטן למשק. אבל מה זה חשוב להסתדרות?</w:t>
      </w:r>
    </w:p>
    <w:p w14:paraId="13D73A24" w14:textId="77777777" w:rsidR="00000000" w:rsidRDefault="007C71EE">
      <w:pPr>
        <w:pStyle w:val="a"/>
        <w:rPr>
          <w:rFonts w:hint="cs"/>
          <w:rtl/>
        </w:rPr>
      </w:pPr>
    </w:p>
    <w:p w14:paraId="42DE3EA3" w14:textId="77777777" w:rsidR="00000000" w:rsidRDefault="007C71EE">
      <w:pPr>
        <w:pStyle w:val="a"/>
        <w:rPr>
          <w:rFonts w:hint="cs"/>
          <w:rtl/>
        </w:rPr>
      </w:pPr>
      <w:r>
        <w:rPr>
          <w:rFonts w:hint="cs"/>
          <w:rtl/>
        </w:rPr>
        <w:t>לאחר מכן, היום, הביאו לפה</w:t>
      </w:r>
      <w:r>
        <w:rPr>
          <w:rFonts w:hint="cs"/>
          <w:rtl/>
        </w:rPr>
        <w:t xml:space="preserve"> 50,000 אנשים, ומי האנשים האלה? עובדי חברת החשמל, עובדי "בזק", עובדי הוועדים הגדולים, החברות הגדולות, אלה בעצם האנשים של ההסתדרות, אלה מניעים את גלגלי ההסתדרות, ולא אותם אנשים נזקקים, שחברי הכנסת באים לדבר כביכול בשמם מעל דוכן זה. </w:t>
      </w:r>
    </w:p>
    <w:p w14:paraId="6315B899" w14:textId="77777777" w:rsidR="00000000" w:rsidRDefault="007C71EE">
      <w:pPr>
        <w:pStyle w:val="a"/>
        <w:rPr>
          <w:rFonts w:hint="cs"/>
          <w:rtl/>
        </w:rPr>
      </w:pPr>
    </w:p>
    <w:p w14:paraId="5357A710" w14:textId="77777777" w:rsidR="00000000" w:rsidRDefault="007C71EE">
      <w:pPr>
        <w:pStyle w:val="a"/>
        <w:rPr>
          <w:rFonts w:hint="cs"/>
          <w:rtl/>
        </w:rPr>
      </w:pPr>
      <w:r>
        <w:rPr>
          <w:rFonts w:hint="cs"/>
          <w:rtl/>
        </w:rPr>
        <w:t>מה זה ההסתדרות הזאת? זו</w:t>
      </w:r>
      <w:r>
        <w:rPr>
          <w:rFonts w:hint="cs"/>
          <w:rtl/>
        </w:rPr>
        <w:t xml:space="preserve"> אותה הסתדרות, אדוני השר, שאין לה כסף לשלם משכורות לעובדים שלה, שפיטרה כל כך הרבה עובדי</w:t>
      </w:r>
      <w:r>
        <w:rPr>
          <w:rFonts w:hint="eastAsia"/>
          <w:rtl/>
        </w:rPr>
        <w:t>ם</w:t>
      </w:r>
      <w:r>
        <w:rPr>
          <w:rFonts w:hint="cs"/>
          <w:rtl/>
        </w:rPr>
        <w:t xml:space="preserve"> מאז תחילת כהונתו של חבר הכנסת עמיר פרץ כיושב-ראש ההסתדרות. אבל כשהממשלה באה לפטר עובדים כי צריך לקצץ וצריך להתייעל, שומו שמים, חס וחלילה, אסור לעשות את זה.</w:t>
      </w:r>
    </w:p>
    <w:p w14:paraId="64B0F6B7" w14:textId="77777777" w:rsidR="00000000" w:rsidRDefault="007C71EE">
      <w:pPr>
        <w:pStyle w:val="a"/>
        <w:rPr>
          <w:rFonts w:hint="cs"/>
          <w:rtl/>
        </w:rPr>
      </w:pPr>
    </w:p>
    <w:p w14:paraId="73F5A584" w14:textId="77777777" w:rsidR="00000000" w:rsidRDefault="007C71EE">
      <w:pPr>
        <w:pStyle w:val="a"/>
        <w:rPr>
          <w:rFonts w:hint="cs"/>
          <w:rtl/>
        </w:rPr>
      </w:pPr>
      <w:r>
        <w:rPr>
          <w:rFonts w:hint="cs"/>
          <w:rtl/>
        </w:rPr>
        <w:t>אותה הסתדר</w:t>
      </w:r>
      <w:r>
        <w:rPr>
          <w:rFonts w:hint="cs"/>
          <w:rtl/>
        </w:rPr>
        <w:t>ות שניהלה את קרנות הפנסיה - עד היום ממשיכה לנהל אותן - היא זאת שהביאה אותן למצב כזה, של 130 מיליארד שקל גירעון אקטוארי. היא זאת שגרמה לכך שביום שאבא שלי יצא לפנסיה, יכול להיות שלא יהיה כסף לשלם לו. אז כשבאה הממשלה ורוצה להציל את קרנות הפנסיה, כולם ישר קופצ</w:t>
      </w:r>
      <w:r>
        <w:rPr>
          <w:rFonts w:hint="cs"/>
          <w:rtl/>
        </w:rPr>
        <w:t>ים ומביאים לפה 50,000 איש כדי להפגין. מביאים לפה אותם 50,000 איש שלא הלכו היום לעבודה וגרמו עוד נזק למשק.</w:t>
      </w:r>
    </w:p>
    <w:p w14:paraId="31DBAD65" w14:textId="77777777" w:rsidR="00000000" w:rsidRDefault="007C71EE">
      <w:pPr>
        <w:pStyle w:val="a"/>
        <w:rPr>
          <w:rFonts w:hint="cs"/>
          <w:rtl/>
        </w:rPr>
      </w:pPr>
    </w:p>
    <w:p w14:paraId="5397B9A8" w14:textId="77777777" w:rsidR="00000000" w:rsidRDefault="007C71EE">
      <w:pPr>
        <w:pStyle w:val="ad"/>
        <w:rPr>
          <w:rtl/>
        </w:rPr>
      </w:pPr>
      <w:r>
        <w:rPr>
          <w:rtl/>
        </w:rPr>
        <w:t>היו"ר מיכאל נודלמן:</w:t>
      </w:r>
    </w:p>
    <w:p w14:paraId="7EBA442F" w14:textId="77777777" w:rsidR="00000000" w:rsidRDefault="007C71EE">
      <w:pPr>
        <w:pStyle w:val="a"/>
        <w:rPr>
          <w:rtl/>
        </w:rPr>
      </w:pPr>
    </w:p>
    <w:p w14:paraId="4AD6BD54" w14:textId="77777777" w:rsidR="00000000" w:rsidRDefault="007C71EE">
      <w:pPr>
        <w:pStyle w:val="a"/>
        <w:rPr>
          <w:rFonts w:hint="cs"/>
          <w:rtl/>
        </w:rPr>
      </w:pPr>
      <w:r>
        <w:rPr>
          <w:rFonts w:hint="cs"/>
          <w:rtl/>
        </w:rPr>
        <w:t>כמה זה עולה?</w:t>
      </w:r>
    </w:p>
    <w:p w14:paraId="2B2A1BE7" w14:textId="77777777" w:rsidR="00000000" w:rsidRDefault="007C71EE">
      <w:pPr>
        <w:pStyle w:val="a"/>
        <w:rPr>
          <w:rFonts w:hint="cs"/>
          <w:rtl/>
        </w:rPr>
      </w:pPr>
    </w:p>
    <w:p w14:paraId="097D4556" w14:textId="77777777" w:rsidR="00000000" w:rsidRDefault="007C71EE">
      <w:pPr>
        <w:pStyle w:val="SpeakerCon"/>
        <w:rPr>
          <w:rtl/>
        </w:rPr>
      </w:pPr>
      <w:bookmarkStart w:id="2100" w:name="FS000001052T28_05_2003_03_57_24C"/>
      <w:bookmarkEnd w:id="2100"/>
      <w:r>
        <w:rPr>
          <w:rtl/>
        </w:rPr>
        <w:t>אילן ליבוביץ (שינוי):</w:t>
      </w:r>
    </w:p>
    <w:p w14:paraId="25D9B49C" w14:textId="77777777" w:rsidR="00000000" w:rsidRDefault="007C71EE">
      <w:pPr>
        <w:pStyle w:val="a"/>
        <w:rPr>
          <w:rtl/>
        </w:rPr>
      </w:pPr>
    </w:p>
    <w:p w14:paraId="2BF27946" w14:textId="77777777" w:rsidR="00000000" w:rsidRDefault="007C71EE">
      <w:pPr>
        <w:pStyle w:val="a"/>
        <w:rPr>
          <w:rFonts w:hint="cs"/>
          <w:rtl/>
        </w:rPr>
      </w:pPr>
      <w:r>
        <w:rPr>
          <w:rFonts w:hint="cs"/>
          <w:rtl/>
        </w:rPr>
        <w:t>הכלכלנים כבר יעשו את החשבון ויגידו לנו כמה עלה כל יום כזה של השבתה, כמה עלתה ההפגנה הזאת, כ</w:t>
      </w:r>
      <w:r>
        <w:rPr>
          <w:rFonts w:hint="cs"/>
          <w:rtl/>
        </w:rPr>
        <w:t xml:space="preserve">מה עלו שיבושי התנועה בירושלים, כמה כל זה עלה למשק הישראלי. אבל זה לא חשוב, כי העיקר לקיים את ההצגה הגדולה של עמיר פרץ. הרי זה תכלית כל העניין, הכול הצגה אחת גדולה. בדיוק כמו ההצגה שמתקיימת פה ביומיים האחרונים, ותמשיך להתקיים פה, כנראה, עד יום חמישי או יום </w:t>
      </w:r>
      <w:r>
        <w:rPr>
          <w:rFonts w:hint="cs"/>
          <w:rtl/>
        </w:rPr>
        <w:t>שישי לפנות בוקר. אני מקווה שלא.</w:t>
      </w:r>
    </w:p>
    <w:p w14:paraId="1023398A" w14:textId="77777777" w:rsidR="00000000" w:rsidRDefault="007C71EE">
      <w:pPr>
        <w:pStyle w:val="a"/>
        <w:rPr>
          <w:rFonts w:hint="cs"/>
          <w:rtl/>
        </w:rPr>
      </w:pPr>
    </w:p>
    <w:p w14:paraId="32632512" w14:textId="77777777" w:rsidR="00000000" w:rsidRDefault="007C71EE">
      <w:pPr>
        <w:pStyle w:val="a"/>
        <w:rPr>
          <w:rFonts w:hint="cs"/>
          <w:rtl/>
        </w:rPr>
      </w:pPr>
      <w:r>
        <w:rPr>
          <w:rFonts w:hint="cs"/>
          <w:rtl/>
        </w:rPr>
        <w:t xml:space="preserve">אבל בדיוק כמו שזה מתקיים, ככה צריך לקיים את כל הדברים. כנראה, דיון רציני ומעמיק וכניסה לגופם של דברים אנחנו לא יכולים לראות כאן, כי הכול נעשה בצורה שטחית. </w:t>
      </w:r>
    </w:p>
    <w:p w14:paraId="2091F763" w14:textId="77777777" w:rsidR="00000000" w:rsidRDefault="007C71EE">
      <w:pPr>
        <w:pStyle w:val="a"/>
        <w:rPr>
          <w:rFonts w:hint="cs"/>
          <w:rtl/>
        </w:rPr>
      </w:pPr>
    </w:p>
    <w:p w14:paraId="1ACC4E42" w14:textId="77777777" w:rsidR="00000000" w:rsidRDefault="007C71EE">
      <w:pPr>
        <w:pStyle w:val="a"/>
        <w:rPr>
          <w:rFonts w:hint="cs"/>
          <w:rtl/>
        </w:rPr>
      </w:pPr>
      <w:r>
        <w:rPr>
          <w:rFonts w:hint="cs"/>
          <w:rtl/>
        </w:rPr>
        <w:t>כולנו הרי יודעים שהמצב של הכלכלה הישראלית הוא כזה שדרוש לעשות בו ש</w:t>
      </w:r>
      <w:r>
        <w:rPr>
          <w:rFonts w:hint="cs"/>
          <w:rtl/>
        </w:rPr>
        <w:t>ינוי, דרוש לעשות בו שינוי רציני. אני רק יכול לקוות שמה שקרה החל מיום ראשון האחרון, אחרי שהממשלה אימצה את מפת הדרכים, זה איזשהו מתווה לכניסה מחדש לתהליך שלום, לתהליך של משא-ומתן עם הפלסטינים. זה יעזור להביא את השינוי המיוחל גם בתחום הכלכלי.</w:t>
      </w:r>
    </w:p>
    <w:p w14:paraId="2AE303C8" w14:textId="77777777" w:rsidR="00000000" w:rsidRDefault="007C71EE">
      <w:pPr>
        <w:pStyle w:val="a"/>
        <w:rPr>
          <w:rFonts w:hint="cs"/>
          <w:rtl/>
        </w:rPr>
      </w:pPr>
    </w:p>
    <w:p w14:paraId="6214E646" w14:textId="77777777" w:rsidR="00000000" w:rsidRDefault="007C71EE">
      <w:pPr>
        <w:pStyle w:val="a"/>
        <w:rPr>
          <w:rFonts w:hint="cs"/>
          <w:rtl/>
        </w:rPr>
      </w:pPr>
      <w:r>
        <w:rPr>
          <w:rFonts w:hint="cs"/>
          <w:rtl/>
        </w:rPr>
        <w:t>אם אני מקשיב למ</w:t>
      </w:r>
      <w:r>
        <w:rPr>
          <w:rFonts w:hint="cs"/>
          <w:rtl/>
        </w:rPr>
        <w:t xml:space="preserve">ה שאמר ראש הממשלה ביומיים שחלפו, הוא אמר לא פעם אחת ולא פעמיים, שאי-אפשר להמשיך לשלוט לאורך זמן על 3.5  מיליוני פלסטינים, והוא אמר יחד עם זה </w:t>
      </w:r>
      <w:r>
        <w:rPr>
          <w:rtl/>
        </w:rPr>
        <w:t>–</w:t>
      </w:r>
      <w:r>
        <w:rPr>
          <w:rFonts w:hint="cs"/>
          <w:rtl/>
        </w:rPr>
        <w:t xml:space="preserve"> דבר שידוע לכל אחד - שהמצב הביטחוני בשנתיים וחצי האחרונות הוא אחת הסיבות למצב הכלכלי שמדינת ישראל מצויה בו היום וא</w:t>
      </w:r>
      <w:r>
        <w:rPr>
          <w:rFonts w:hint="cs"/>
          <w:rtl/>
        </w:rPr>
        <w:t>חת הסיבות לכך שאנחנו נדרשים להצביע היום על התוכנית הכלכלית הקשה הזאת.</w:t>
      </w:r>
    </w:p>
    <w:p w14:paraId="56D2E45E" w14:textId="77777777" w:rsidR="00000000" w:rsidRDefault="007C71EE">
      <w:pPr>
        <w:pStyle w:val="a"/>
        <w:rPr>
          <w:rFonts w:hint="cs"/>
          <w:rtl/>
        </w:rPr>
      </w:pPr>
    </w:p>
    <w:p w14:paraId="738FDB4A" w14:textId="77777777" w:rsidR="00000000" w:rsidRDefault="007C71EE">
      <w:pPr>
        <w:pStyle w:val="a"/>
        <w:rPr>
          <w:rFonts w:hint="cs"/>
          <w:rtl/>
        </w:rPr>
      </w:pPr>
      <w:r>
        <w:rPr>
          <w:rFonts w:hint="cs"/>
          <w:rtl/>
        </w:rPr>
        <w:t xml:space="preserve">קודם כול, צריך לברך את ראש הממשלה ואת הממשלה על ההחלטה האמיצה שהתקבלה ביום ראשון. צריך גם לקוות שהם ימשיכו עם המהלך הזה, ויתקדמו, ויהיו צעדים נוספים לכיוון סיום הסכסוך הארוך הזה בינינו </w:t>
      </w:r>
      <w:r>
        <w:rPr>
          <w:rFonts w:hint="cs"/>
          <w:rtl/>
        </w:rPr>
        <w:t>לבין הפלסטינים, כי כמו שראש הממשלה אמר, המצב הכלכלי שלוב במצב הביטחוני, ועד שלא ישתפר המצב הביטחוני, עד שלא יהיה אופק מדיני, יהיה קשה להביא משקיעים מחוץ-לארץ  להשקיע בארץ, יהיה קשה לחזור לימים של אמצע שנות ה=90, כשגם היתה פה איזו צמיחה בכלכלה הישראלית.</w:t>
      </w:r>
    </w:p>
    <w:p w14:paraId="70DC8A5C" w14:textId="77777777" w:rsidR="00000000" w:rsidRDefault="007C71EE">
      <w:pPr>
        <w:pStyle w:val="a"/>
        <w:rPr>
          <w:rFonts w:hint="cs"/>
          <w:rtl/>
        </w:rPr>
      </w:pPr>
    </w:p>
    <w:p w14:paraId="57B4DB97" w14:textId="77777777" w:rsidR="00000000" w:rsidRDefault="007C71EE">
      <w:pPr>
        <w:pStyle w:val="a"/>
        <w:rPr>
          <w:rFonts w:hint="cs"/>
          <w:rtl/>
        </w:rPr>
      </w:pPr>
      <w:r>
        <w:rPr>
          <w:rFonts w:hint="cs"/>
          <w:rtl/>
        </w:rPr>
        <w:t>לכ</w:t>
      </w:r>
      <w:r>
        <w:rPr>
          <w:rFonts w:hint="cs"/>
          <w:rtl/>
        </w:rPr>
        <w:t>ן, חשוב לא פחות מהצלחה ומיישום של התוכנית הכלכלית, שיהיה אופק מדיני. אם אנחנו מדברים על אופק מדיני, אחת הבעיות הגדולות שלנו, שגם גורמת לנו לנזקים כספיים, וגם גורמת לנו לעומס ביטחוני, היא אותם 100 ומשהו מאחזים בלתי חוקיים שהוקמו בשנתיים האחרונות. אני קורא ג</w:t>
      </w:r>
      <w:r>
        <w:rPr>
          <w:rFonts w:hint="cs"/>
          <w:rtl/>
        </w:rPr>
        <w:t xml:space="preserve">ם היום לראש הממשלה ולממשלה, כחלק מאותם צעדים בוני אמון, לא רק להוציא מכולה אחת או שתיים מכל מיני מקומות,  אלא להוציא  אותם מאחזים בלתי חוקיים, שמהווים לא רק נטל ביטחוני, אלא גם נטל על הכלכלה של מדינת ישראל. </w:t>
      </w:r>
    </w:p>
    <w:p w14:paraId="5059068C" w14:textId="77777777" w:rsidR="00000000" w:rsidRDefault="007C71EE">
      <w:pPr>
        <w:pStyle w:val="a"/>
        <w:rPr>
          <w:rFonts w:hint="cs"/>
          <w:rtl/>
        </w:rPr>
      </w:pPr>
    </w:p>
    <w:p w14:paraId="025D08C6" w14:textId="77777777" w:rsidR="00000000" w:rsidRDefault="007C71EE">
      <w:pPr>
        <w:pStyle w:val="a"/>
        <w:rPr>
          <w:rFonts w:hint="cs"/>
          <w:rtl/>
        </w:rPr>
      </w:pPr>
      <w:r>
        <w:rPr>
          <w:rFonts w:hint="cs"/>
          <w:rtl/>
        </w:rPr>
        <w:t>אותם כספים שהולכים להשקעה בביטחון ובכבישים עוקפ</w:t>
      </w:r>
      <w:r>
        <w:rPr>
          <w:rFonts w:hint="cs"/>
          <w:rtl/>
        </w:rPr>
        <w:t>ים, אפשר היה לקחת ולהטות אותם לכל אותן משפחות, חבר הכנסת מרגי, שהיום אנחנו לוקחים מהן את הכסף של קצבאות הילדים והקצבאות האחרות. רק הערב שמענו פה שההשקעה בהתנחלויות בשנים האחרונות  מגיעה כבר ל=60 מיליארד שקלים. תחשוב מה היה אפשר לעשות עם הכספים האלה שהולכים</w:t>
      </w:r>
      <w:r>
        <w:rPr>
          <w:rFonts w:hint="cs"/>
          <w:rtl/>
        </w:rPr>
        <w:t xml:space="preserve"> לשם, אילו הפנינו אותם לנושאים של רווחה.</w:t>
      </w:r>
    </w:p>
    <w:p w14:paraId="46263439" w14:textId="77777777" w:rsidR="00000000" w:rsidRDefault="007C71EE">
      <w:pPr>
        <w:pStyle w:val="a"/>
        <w:rPr>
          <w:rFonts w:hint="cs"/>
          <w:rtl/>
        </w:rPr>
      </w:pPr>
    </w:p>
    <w:p w14:paraId="42AE5390" w14:textId="77777777" w:rsidR="00000000" w:rsidRDefault="007C71EE">
      <w:pPr>
        <w:pStyle w:val="a"/>
        <w:rPr>
          <w:rFonts w:hint="cs"/>
          <w:rtl/>
        </w:rPr>
      </w:pPr>
      <w:r>
        <w:rPr>
          <w:rFonts w:hint="cs"/>
          <w:rtl/>
        </w:rPr>
        <w:t>אני רוצה, אדוני היושב-ראש, לעבור לנושא אחר, שנוגע אלי אישית, לאחר שהותקפתי ביומיים האחרונים על הצבעתי בוועדה המשותפת לוועדת החוץ והביטחון ולוועדת הכספים בעניין שינוי חוק טל. אני רוצה לנצל את ההזדמנות הזאת, גם להסבי</w:t>
      </w:r>
      <w:r>
        <w:rPr>
          <w:rFonts w:hint="cs"/>
          <w:rtl/>
        </w:rPr>
        <w:t>ר לאלה שצופים בנו בבית, מדוע הצבענו כפי שהצבענו בנושא של שינוי חוק טל.</w:t>
      </w:r>
    </w:p>
    <w:p w14:paraId="34C89886" w14:textId="77777777" w:rsidR="00000000" w:rsidRDefault="007C71EE">
      <w:pPr>
        <w:pStyle w:val="a"/>
        <w:rPr>
          <w:rFonts w:hint="cs"/>
          <w:rtl/>
        </w:rPr>
      </w:pPr>
    </w:p>
    <w:p w14:paraId="0E902506" w14:textId="77777777" w:rsidR="00000000" w:rsidRDefault="007C71EE">
      <w:pPr>
        <w:pStyle w:val="a"/>
        <w:rPr>
          <w:rFonts w:hint="cs"/>
          <w:rtl/>
        </w:rPr>
      </w:pPr>
      <w:r>
        <w:rPr>
          <w:rFonts w:hint="cs"/>
          <w:rtl/>
        </w:rPr>
        <w:t>במסגרת התוכנית הכלכלית שהוגשה לממשלה הציע משרד האוצר לקצץ 50% מהתמיכה לתלמידי ישיבות מעל גיל 23, ובתמורה לאפשר להם לצאת לעבודה אחרי שעות הלימודים. אין לי ספק שזה מהווה כרסום בחוק טל. א</w:t>
      </w:r>
      <w:r>
        <w:rPr>
          <w:rFonts w:hint="cs"/>
          <w:rtl/>
        </w:rPr>
        <w:t xml:space="preserve">ין לי ספק שזה פוגע בעקרון השוויון. הרי חזרנו ואמרנו לא פעם אחת ולא פעמיים שחוק טל הוא חוק רע, ועכשיו אנחנו עושים אותו אפילו רע יותר. </w:t>
      </w:r>
    </w:p>
    <w:p w14:paraId="4AE91093" w14:textId="77777777" w:rsidR="00000000" w:rsidRDefault="007C71EE">
      <w:pPr>
        <w:pStyle w:val="a"/>
        <w:rPr>
          <w:rFonts w:hint="cs"/>
          <w:rtl/>
        </w:rPr>
      </w:pPr>
    </w:p>
    <w:p w14:paraId="6A2DB67C" w14:textId="77777777" w:rsidR="00000000" w:rsidRDefault="007C71EE">
      <w:pPr>
        <w:pStyle w:val="a"/>
        <w:rPr>
          <w:rFonts w:hint="cs"/>
          <w:rtl/>
        </w:rPr>
      </w:pPr>
      <w:r>
        <w:rPr>
          <w:rFonts w:hint="cs"/>
          <w:rtl/>
        </w:rPr>
        <w:t>אבל גם הבטחנו, ואני חוזר על ההבטחה הזאת, שחוק טל יעבור מהעולם. אי-אפשר לעשות את זה תוך פחות מ=100 ימים מאז כוננה הקואליצי</w:t>
      </w:r>
      <w:r>
        <w:rPr>
          <w:rFonts w:hint="cs"/>
          <w:rtl/>
        </w:rPr>
        <w:t xml:space="preserve">ה הזאת, מאז כוננה הממשלה. נדרש לכך זמן. זה הוסכם במסגרת ההסכם הקואליציוני, שבתוך שנה יובא לכנסת חוק שיחליף את חוק טל. הוסכם, ואני מבטיח לכם שאנחנו נעמוד על כך שזה גם יקוים. </w:t>
      </w:r>
    </w:p>
    <w:p w14:paraId="76BEA024" w14:textId="77777777" w:rsidR="00000000" w:rsidRDefault="007C71EE">
      <w:pPr>
        <w:pStyle w:val="a"/>
        <w:rPr>
          <w:rFonts w:hint="cs"/>
          <w:rtl/>
        </w:rPr>
      </w:pPr>
    </w:p>
    <w:p w14:paraId="0A1270E7" w14:textId="77777777" w:rsidR="00000000" w:rsidRDefault="007C71EE">
      <w:pPr>
        <w:pStyle w:val="a"/>
        <w:rPr>
          <w:rFonts w:hint="cs"/>
          <w:rtl/>
        </w:rPr>
      </w:pPr>
      <w:r>
        <w:rPr>
          <w:rFonts w:hint="cs"/>
          <w:rtl/>
        </w:rPr>
        <w:t xml:space="preserve">אבל בינתיים, כשבאים לבצע קיצוצים קשים וכואבים בתקציב המדינה, לא ניתן להשאיר מגזר </w:t>
      </w:r>
      <w:r>
        <w:rPr>
          <w:rFonts w:hint="cs"/>
          <w:rtl/>
        </w:rPr>
        <w:t xml:space="preserve">אחד </w:t>
      </w:r>
      <w:r>
        <w:rPr>
          <w:rtl/>
        </w:rPr>
        <w:t>–</w:t>
      </w:r>
      <w:r>
        <w:rPr>
          <w:rFonts w:hint="cs"/>
          <w:rtl/>
        </w:rPr>
        <w:t xml:space="preserve"> המגזר החרדי </w:t>
      </w:r>
      <w:r>
        <w:rPr>
          <w:rtl/>
        </w:rPr>
        <w:t>–</w:t>
      </w:r>
      <w:r>
        <w:rPr>
          <w:rFonts w:hint="cs"/>
          <w:rtl/>
        </w:rPr>
        <w:t xml:space="preserve"> כפי שהיה נהוג בעבר בבית הזה, בלי שיקצצו בכספים שמועברים גם אליו. הפעם דרשנו כי יקצצו גם בכספי התמיכות לישיבות ובכספים שמועברים לתלמידי הישיבות. כדי שניתן יהיה לקצץ למעלה מ=200 מיליון שקלים מהכספים המועברים לישיבות, ולתלמידי הישיבות, וכד</w:t>
      </w:r>
      <w:r>
        <w:rPr>
          <w:rFonts w:hint="cs"/>
          <w:rtl/>
        </w:rPr>
        <w:t>י שלא יאמרו עלינו שאנחנו מבקשים להביא את תלמידי הישיבות לפת לחם, הסכמנו לתקופת ביניים, עד לביטול חוק טל, לאפשר את הפגיעה הנוספת הזאת בעקרון השוויון, ואת הפגיעה בחוק טל, ולאפשר לאותם תלמידים, שמקצצים להם בתמיכה שהם התרגלו לקבל מהמדינה, לצאת לעבודה לאחר שעות</w:t>
      </w:r>
      <w:r>
        <w:rPr>
          <w:rFonts w:hint="cs"/>
          <w:rtl/>
        </w:rPr>
        <w:t xml:space="preserve"> הלימודים.</w:t>
      </w:r>
    </w:p>
    <w:p w14:paraId="00821015" w14:textId="77777777" w:rsidR="00000000" w:rsidRDefault="007C71EE">
      <w:pPr>
        <w:pStyle w:val="a"/>
        <w:rPr>
          <w:rFonts w:hint="cs"/>
          <w:rtl/>
        </w:rPr>
      </w:pPr>
    </w:p>
    <w:p w14:paraId="18AFB805" w14:textId="77777777" w:rsidR="00000000" w:rsidRDefault="007C71EE">
      <w:pPr>
        <w:pStyle w:val="a"/>
        <w:rPr>
          <w:rFonts w:hint="cs"/>
          <w:rtl/>
        </w:rPr>
      </w:pPr>
      <w:r>
        <w:rPr>
          <w:rFonts w:hint="cs"/>
          <w:rtl/>
        </w:rPr>
        <w:t xml:space="preserve">כל עוד לא שונה חוק טל </w:t>
      </w:r>
      <w:r>
        <w:rPr>
          <w:rtl/>
        </w:rPr>
        <w:t>–</w:t>
      </w:r>
      <w:r>
        <w:rPr>
          <w:rFonts w:hint="cs"/>
          <w:rtl/>
        </w:rPr>
        <w:t xml:space="preserve"> וכפי שאמרתי, הוא עוד ישונה </w:t>
      </w:r>
      <w:r>
        <w:rPr>
          <w:rtl/>
        </w:rPr>
        <w:t>–</w:t>
      </w:r>
      <w:r>
        <w:rPr>
          <w:rFonts w:hint="cs"/>
          <w:rtl/>
        </w:rPr>
        <w:t xml:space="preserve"> יש לנסות ולפעול במסגרת החוק הקיים, לטוב ולרע. השינוי בחוק טל, כפי שהוא בא לידי ביטוי במסגרת החוק שנאשר היום,  קובע שתלמידי ישיבות מעל גיל 23 יתרמו מצד אחד למאמץ הכללי בכך שמקצצים בתקציבי התמי</w:t>
      </w:r>
      <w:r>
        <w:rPr>
          <w:rFonts w:hint="cs"/>
          <w:rtl/>
        </w:rPr>
        <w:t xml:space="preserve">כות שהם מקבלים, ויתרמו מצד שני בכך שהם יצאו לעבוד ויתרמו גם לכלכלה </w:t>
      </w:r>
      <w:r>
        <w:rPr>
          <w:rtl/>
        </w:rPr>
        <w:t>–</w:t>
      </w:r>
      <w:r>
        <w:rPr>
          <w:rFonts w:hint="cs"/>
          <w:rtl/>
        </w:rPr>
        <w:t xml:space="preserve"> מה שאנחנו תמיד רוצים: להוציא אותם לשוק העבודה </w:t>
      </w:r>
      <w:r>
        <w:rPr>
          <w:rtl/>
        </w:rPr>
        <w:t>–</w:t>
      </w:r>
      <w:r>
        <w:rPr>
          <w:rFonts w:hint="cs"/>
          <w:rtl/>
        </w:rPr>
        <w:t xml:space="preserve"> גם ישלמו מס הכנסה, ואולי בכך יגדילו במעט את הכנסות המדינה ממסים. </w:t>
      </w:r>
    </w:p>
    <w:p w14:paraId="283348BF" w14:textId="77777777" w:rsidR="00000000" w:rsidRDefault="007C71EE">
      <w:pPr>
        <w:pStyle w:val="a"/>
        <w:rPr>
          <w:rFonts w:hint="cs"/>
          <w:rtl/>
        </w:rPr>
      </w:pPr>
    </w:p>
    <w:p w14:paraId="527A9DD1" w14:textId="77777777" w:rsidR="00000000" w:rsidRDefault="007C71EE">
      <w:pPr>
        <w:pStyle w:val="a"/>
        <w:rPr>
          <w:rFonts w:hint="cs"/>
          <w:rtl/>
        </w:rPr>
      </w:pPr>
      <w:r>
        <w:rPr>
          <w:rFonts w:hint="cs"/>
          <w:rtl/>
        </w:rPr>
        <w:t>אני חוזר ואומר, מדובר פה בשינוי לתקופה מוגבלת, עד להחלפת חוק טל בחוק אחר</w:t>
      </w:r>
      <w:r>
        <w:rPr>
          <w:rFonts w:hint="cs"/>
          <w:rtl/>
        </w:rPr>
        <w:t xml:space="preserve">, שוויוני יותר. לכן אנחנו אומרים שלתקופה מוגבלת זו אנחנו מוכנים לכרסום הזה בחוק טל. </w:t>
      </w:r>
    </w:p>
    <w:p w14:paraId="450535A0" w14:textId="77777777" w:rsidR="00000000" w:rsidRDefault="007C71EE">
      <w:pPr>
        <w:pStyle w:val="a"/>
        <w:rPr>
          <w:rFonts w:hint="cs"/>
          <w:rtl/>
        </w:rPr>
      </w:pPr>
    </w:p>
    <w:p w14:paraId="73E7236C" w14:textId="77777777" w:rsidR="00000000" w:rsidRDefault="007C71EE">
      <w:pPr>
        <w:pStyle w:val="a"/>
        <w:rPr>
          <w:rFonts w:hint="cs"/>
          <w:rtl/>
        </w:rPr>
      </w:pPr>
      <w:r>
        <w:rPr>
          <w:rFonts w:hint="cs"/>
          <w:rtl/>
        </w:rPr>
        <w:t>עם זה, חשוב להזכיר לכל אחד, שבמסגרת המהלך הזה הצלחנו, במאמץ של הרגע האחרון, לשנות את ההחלטה בעניין שכר הלימוד באוניברסיטאות, ולהביא לכך שלא רק שמסקנות ועדת-וינוגרד בדבר ה</w:t>
      </w:r>
      <w:r>
        <w:rPr>
          <w:rFonts w:hint="cs"/>
          <w:rtl/>
        </w:rPr>
        <w:t>פחתת שכר הלימוד לא יוקפאו, אלא הצלחנו להביא למצב שבו, למרות ובניגוד לעמדה הראשונית של האוצר, שכר הלימוד לסטודנטים ימשיך לרדת גם בשנת הלימודים הבאה. נכון, לא בשיעורים</w:t>
      </w:r>
      <w:r>
        <w:rPr>
          <w:rFonts w:hint="cs"/>
          <w:b/>
          <w:bCs/>
          <w:rtl/>
        </w:rPr>
        <w:t xml:space="preserve"> </w:t>
      </w:r>
      <w:r>
        <w:rPr>
          <w:rFonts w:hint="cs"/>
          <w:rtl/>
        </w:rPr>
        <w:t>שקבעה ועדת- וינוגרד, נכון, זה לא מספיק, אבל עדיף, בעיני לפחות,</w:t>
      </w:r>
      <w:r>
        <w:rPr>
          <w:rtl/>
        </w:rPr>
        <w:t xml:space="preserve"> </w:t>
      </w:r>
      <w:r>
        <w:rPr>
          <w:rFonts w:hint="cs"/>
          <w:rtl/>
        </w:rPr>
        <w:t xml:space="preserve">להוריד את שכר הלימוד ב=3%  </w:t>
      </w:r>
      <w:r>
        <w:rPr>
          <w:rFonts w:hint="cs"/>
          <w:rtl/>
        </w:rPr>
        <w:t xml:space="preserve">נוספים בשנת הלימודים הבאה, מאשר להקפיא אותו בכלל,  אדוני היושב-ראש. </w:t>
      </w:r>
    </w:p>
    <w:p w14:paraId="0546E072" w14:textId="77777777" w:rsidR="00000000" w:rsidRDefault="007C71EE">
      <w:pPr>
        <w:pStyle w:val="a"/>
        <w:rPr>
          <w:rFonts w:hint="cs"/>
          <w:rtl/>
        </w:rPr>
      </w:pPr>
    </w:p>
    <w:p w14:paraId="0B1D32C9" w14:textId="77777777" w:rsidR="00000000" w:rsidRDefault="007C71EE">
      <w:pPr>
        <w:pStyle w:val="a"/>
        <w:rPr>
          <w:rFonts w:hint="cs"/>
          <w:rtl/>
        </w:rPr>
      </w:pPr>
      <w:r>
        <w:rPr>
          <w:rFonts w:hint="cs"/>
          <w:rtl/>
        </w:rPr>
        <w:t>אולי נקודה נוספת שנוגעת לתוכנית הכלכלית הזאת, וגם בה עסקנו פה הערב, והיא הנושא של איחוד הרשויות. אני חושב ששר הפנים עשה בחוכמה כאשר הוא הוציא בשלב הזה את הפרק של איחוד הרשויות מהתוכנית ה</w:t>
      </w:r>
      <w:r>
        <w:rPr>
          <w:rFonts w:hint="cs"/>
          <w:rtl/>
        </w:rPr>
        <w:t xml:space="preserve">כלכלית. אי-אפשר להביא תוכנית כזאת, אדוני היושב-ראש, בכפייה, באמצעות חקיקה, לפני ששמענו את כל ראשי הרשויות. ראשי רשויות רבים מתנגדים לאיחוד הרשויות. </w:t>
      </w:r>
    </w:p>
    <w:p w14:paraId="7A31F36D" w14:textId="77777777" w:rsidR="00000000" w:rsidRDefault="007C71EE">
      <w:pPr>
        <w:pStyle w:val="a"/>
        <w:rPr>
          <w:rFonts w:hint="cs"/>
          <w:rtl/>
        </w:rPr>
      </w:pPr>
    </w:p>
    <w:p w14:paraId="69549574" w14:textId="77777777" w:rsidR="00000000" w:rsidRDefault="007C71EE">
      <w:pPr>
        <w:pStyle w:val="a"/>
        <w:rPr>
          <w:rFonts w:hint="cs"/>
          <w:rtl/>
        </w:rPr>
      </w:pPr>
      <w:r>
        <w:rPr>
          <w:rFonts w:hint="cs"/>
          <w:rtl/>
        </w:rPr>
        <w:t>עם זאת, אי-אפשר לומר שאין צורך באיחוד רשויות. לא יכול להיות שמדינה בסדר גודל של מדינת ישראל, יהיו בה למעלה</w:t>
      </w:r>
      <w:r>
        <w:rPr>
          <w:rFonts w:hint="cs"/>
          <w:rtl/>
        </w:rPr>
        <w:t xml:space="preserve"> מ=200 רשויות מקומית. זה, בסיכומו של דבר, בזבוז כספי. אומנם, לא כל דבר צריך לבדוק מתוך שאלה של כמה חסכנו: שקל או שניים, מיליון או 100 מיליון. אבל בסיכומו של דבר, אי-אפשר להמשיך מצב שבו כל יישוב של 1,000 או 5,000 תושבים יהיה רשות מקומית בפני עצמה, ויש לנו ר</w:t>
      </w:r>
      <w:r>
        <w:rPr>
          <w:rFonts w:hint="cs"/>
          <w:rtl/>
        </w:rPr>
        <w:t xml:space="preserve">שויות מקומיות שיש בהן כמה מאות תושבים בסך הכול. </w:t>
      </w:r>
    </w:p>
    <w:p w14:paraId="6CF682E4" w14:textId="77777777" w:rsidR="00000000" w:rsidRDefault="007C71EE">
      <w:pPr>
        <w:pStyle w:val="a"/>
        <w:rPr>
          <w:rFonts w:hint="cs"/>
          <w:rtl/>
        </w:rPr>
      </w:pPr>
    </w:p>
    <w:p w14:paraId="4808596B" w14:textId="77777777" w:rsidR="00000000" w:rsidRDefault="007C71EE">
      <w:pPr>
        <w:pStyle w:val="a"/>
        <w:rPr>
          <w:rFonts w:hint="cs"/>
          <w:rtl/>
        </w:rPr>
      </w:pPr>
      <w:r>
        <w:rPr>
          <w:rFonts w:hint="cs"/>
          <w:rtl/>
        </w:rPr>
        <w:t>לכן, איחוד הרשויות כעיקרון הוא דבר טוב, אבל טוב עשה שר הפנים שהוציא את העניין הזה מהחוק כרגע, והקים את ועדות השימוע. ישמעו ועדות השימוע את כל ראשי הרשויות, יקבעו איפה ללכת ואיפה לא ללכת, ובסיכומו של דבר, כא</w:t>
      </w:r>
      <w:r>
        <w:rPr>
          <w:rFonts w:hint="cs"/>
          <w:rtl/>
        </w:rPr>
        <w:t xml:space="preserve">שר זה יבוא לפני הכנסת, אנחנו נקבל משהו לאחר שהוא נבחן ונעשה בצורה רצינית באמת, גם על-ידי מומחים </w:t>
      </w:r>
      <w:r>
        <w:rPr>
          <w:rtl/>
        </w:rPr>
        <w:t>–</w:t>
      </w:r>
      <w:r>
        <w:rPr>
          <w:rFonts w:hint="cs"/>
          <w:rtl/>
        </w:rPr>
        <w:t xml:space="preserve"> כמו שחבר הכנסת וילן ביקש שנעשה את זה </w:t>
      </w:r>
      <w:r>
        <w:rPr>
          <w:rtl/>
        </w:rPr>
        <w:t>–</w:t>
      </w:r>
      <w:r>
        <w:rPr>
          <w:rFonts w:hint="cs"/>
          <w:rtl/>
        </w:rPr>
        <w:t xml:space="preserve"> ולא בצורה מהירה כמו שאנחנו עושים לפעמים בחלק מהדברים. תודה רבה, אדוני היושב-ראש.</w:t>
      </w:r>
    </w:p>
    <w:p w14:paraId="035B29A1" w14:textId="77777777" w:rsidR="00000000" w:rsidRDefault="007C71EE">
      <w:pPr>
        <w:pStyle w:val="a"/>
        <w:rPr>
          <w:rFonts w:hint="cs"/>
          <w:rtl/>
        </w:rPr>
      </w:pPr>
    </w:p>
    <w:p w14:paraId="5B58AB1A" w14:textId="77777777" w:rsidR="00000000" w:rsidRDefault="007C71EE">
      <w:pPr>
        <w:pStyle w:val="ad"/>
        <w:rPr>
          <w:rtl/>
        </w:rPr>
      </w:pPr>
      <w:r>
        <w:rPr>
          <w:rtl/>
        </w:rPr>
        <w:t>היו"ר משה כחלון:</w:t>
      </w:r>
    </w:p>
    <w:p w14:paraId="73A8E553" w14:textId="77777777" w:rsidR="00000000" w:rsidRDefault="007C71EE">
      <w:pPr>
        <w:pStyle w:val="a"/>
        <w:rPr>
          <w:rtl/>
        </w:rPr>
      </w:pPr>
    </w:p>
    <w:p w14:paraId="31729C09" w14:textId="77777777" w:rsidR="00000000" w:rsidRDefault="007C71EE">
      <w:pPr>
        <w:pStyle w:val="a"/>
        <w:rPr>
          <w:rFonts w:hint="cs"/>
          <w:rtl/>
        </w:rPr>
      </w:pPr>
      <w:r>
        <w:rPr>
          <w:rFonts w:hint="cs"/>
          <w:rtl/>
        </w:rPr>
        <w:t>תודה רבה. חברת הכנס</w:t>
      </w:r>
      <w:r>
        <w:rPr>
          <w:rFonts w:hint="cs"/>
          <w:rtl/>
        </w:rPr>
        <w:t>ת אורית נוקד, בבקשה.</w:t>
      </w:r>
    </w:p>
    <w:p w14:paraId="14D8DAEA" w14:textId="77777777" w:rsidR="00000000" w:rsidRDefault="007C71EE">
      <w:pPr>
        <w:pStyle w:val="a"/>
        <w:rPr>
          <w:rFonts w:hint="cs"/>
          <w:rtl/>
        </w:rPr>
      </w:pPr>
    </w:p>
    <w:p w14:paraId="5E530E16" w14:textId="77777777" w:rsidR="00000000" w:rsidRDefault="007C71EE">
      <w:pPr>
        <w:pStyle w:val="Speaker"/>
        <w:rPr>
          <w:rtl/>
        </w:rPr>
      </w:pPr>
      <w:bookmarkStart w:id="2101" w:name="FS000000865T28_05_2003_10_13_16"/>
      <w:bookmarkEnd w:id="2101"/>
      <w:r>
        <w:rPr>
          <w:rFonts w:hint="eastAsia"/>
          <w:rtl/>
        </w:rPr>
        <w:t>אורית</w:t>
      </w:r>
      <w:r>
        <w:rPr>
          <w:rtl/>
        </w:rPr>
        <w:t xml:space="preserve"> נוקד (העבודה-מימד):</w:t>
      </w:r>
    </w:p>
    <w:p w14:paraId="33503BFB" w14:textId="77777777" w:rsidR="00000000" w:rsidRDefault="007C71EE">
      <w:pPr>
        <w:pStyle w:val="a"/>
        <w:rPr>
          <w:rFonts w:hint="cs"/>
          <w:rtl/>
        </w:rPr>
      </w:pPr>
    </w:p>
    <w:p w14:paraId="2819EBCB" w14:textId="77777777" w:rsidR="00000000" w:rsidRDefault="007C71EE">
      <w:pPr>
        <w:pStyle w:val="a"/>
        <w:rPr>
          <w:rFonts w:hint="cs"/>
          <w:rtl/>
        </w:rPr>
      </w:pPr>
      <w:r>
        <w:rPr>
          <w:rFonts w:hint="cs"/>
          <w:rtl/>
        </w:rPr>
        <w:t>אדוני היושב-ראש, חברי הכנסת, בראשית דברי אני רוצה לברך את ראש הממשלה והממשלה על ההחלטה לקבל את מפת הדרכים. אני משוכנעת שככל שנתקדם בתהליך המדיני, כן ייטב מצבנו הכלכלי. כמו-כן אני רוצה לשבח את השר פורז, שהשכי</w:t>
      </w:r>
      <w:r>
        <w:rPr>
          <w:rFonts w:hint="cs"/>
          <w:rtl/>
        </w:rPr>
        <w:t>ל למנוע בעוד מועד שביתה של הרשויות המקומיות, בכך שמנע את איחוד הרשויות בכפייה, על-ידי חקיקה חד-צדדית, ואישר לרשויות השונות להשמיע את דברן בצורה מסודרת, עניינית וממצה.</w:t>
      </w:r>
    </w:p>
    <w:p w14:paraId="05779BE6" w14:textId="77777777" w:rsidR="00000000" w:rsidRDefault="007C71EE">
      <w:pPr>
        <w:pStyle w:val="a"/>
        <w:rPr>
          <w:rFonts w:hint="cs"/>
          <w:rtl/>
        </w:rPr>
      </w:pPr>
    </w:p>
    <w:p w14:paraId="58A46F2A" w14:textId="77777777" w:rsidR="00000000" w:rsidRDefault="007C71EE">
      <w:pPr>
        <w:pStyle w:val="a"/>
        <w:rPr>
          <w:rFonts w:hint="cs"/>
          <w:rtl/>
        </w:rPr>
      </w:pPr>
      <w:r>
        <w:rPr>
          <w:rFonts w:hint="cs"/>
          <w:rtl/>
        </w:rPr>
        <w:t xml:space="preserve">אדוני היושב-ראש, אפילו חברי, התוכנית הכלכלית שמונחת כאן היום לקריאה שנייה ושלישית פוגעת </w:t>
      </w:r>
      <w:r>
        <w:rPr>
          <w:rFonts w:hint="cs"/>
          <w:rtl/>
        </w:rPr>
        <w:t xml:space="preserve">בכולם: בנשים, בילדים, בקשישים, בנכים, בחקלאים, במעמד הביניים. התוכנית פוגעת בחינוך, בתרבות ובהתיישבות, באזורי הפריפריה, בערביי ישראל, בדתיים ועוד. אין ספק כי התוכנית הזאת תביא לכך שהעני ימשיך להיות העני, מעמד הביניים ייחלש, ואילו העשירים יתעשרו. </w:t>
      </w:r>
    </w:p>
    <w:p w14:paraId="37498955" w14:textId="77777777" w:rsidR="00000000" w:rsidRDefault="007C71EE">
      <w:pPr>
        <w:pStyle w:val="a"/>
        <w:rPr>
          <w:rFonts w:hint="cs"/>
          <w:rtl/>
        </w:rPr>
      </w:pPr>
    </w:p>
    <w:p w14:paraId="1B264B03" w14:textId="77777777" w:rsidR="00000000" w:rsidRDefault="007C71EE">
      <w:pPr>
        <w:pStyle w:val="a"/>
        <w:rPr>
          <w:rFonts w:hint="cs"/>
          <w:rtl/>
        </w:rPr>
      </w:pPr>
      <w:r>
        <w:rPr>
          <w:rFonts w:hint="cs"/>
          <w:rtl/>
        </w:rPr>
        <w:t>בדברי הל</w:t>
      </w:r>
      <w:r>
        <w:rPr>
          <w:rFonts w:hint="cs"/>
          <w:rtl/>
        </w:rPr>
        <w:t>ילה, ברצוני להתייחס לפגיעה בחינוך. אדוני היושב-ראש, החינוך הינו חלק בלתי נפרד מן ההשקעה לטווח ארוך. אין ספק שהחינוך הוא נדבך מרכזי בקיומה של מדינה מערבית מתוקנת,  בכך שהוא מפתח, מעצב ובונה את ההון האנושי של החברה. השקעה בחינוך היא זו אשר תציב את שדרת המנהי</w:t>
      </w:r>
      <w:r>
        <w:rPr>
          <w:rFonts w:hint="cs"/>
          <w:rtl/>
        </w:rPr>
        <w:t>גות העתידית של ישראל; היא זו אשר תעודד מחקר ופיתוח ותיצור סקרנות ורצון ללמוד; והיא זו שתעניק לחברה הישראלית את המרקם החברתי המיוחד, אשר יציב אותה בראש המדינות הדמוקרטיות המפותחות.</w:t>
      </w:r>
    </w:p>
    <w:p w14:paraId="2718705B" w14:textId="77777777" w:rsidR="00000000" w:rsidRDefault="007C71EE">
      <w:pPr>
        <w:pStyle w:val="a"/>
        <w:rPr>
          <w:rFonts w:hint="cs"/>
          <w:rtl/>
        </w:rPr>
      </w:pPr>
    </w:p>
    <w:p w14:paraId="6F9B2AB9" w14:textId="77777777" w:rsidR="00000000" w:rsidRDefault="007C71EE">
      <w:pPr>
        <w:pStyle w:val="a"/>
        <w:rPr>
          <w:rFonts w:hint="cs"/>
          <w:rtl/>
        </w:rPr>
      </w:pPr>
      <w:r>
        <w:rPr>
          <w:rFonts w:hint="cs"/>
          <w:rtl/>
        </w:rPr>
        <w:t>אדוני היושב-ראש,  כל בר-דעת מבין כי החינוך הוא מגזר יצרני, אשר מייצר את העת</w:t>
      </w:r>
      <w:r>
        <w:rPr>
          <w:rFonts w:hint="cs"/>
          <w:rtl/>
        </w:rPr>
        <w:t>יד הטכנולוגי, המדעי והחברתי של מדינה מתוקנת. החלטת הממשלה לקצץ בחינוך ולפטר מורים שגויה מיסודה. אם הממשלה רוצה להוציא את המשק מהמשבר, יש דרכים רבות לעשות זאת, אך טעות היא לחשוב שקיצוץ בחינוך ילדינו ופיטורי מורים הם אחת הדרכים האלה.</w:t>
      </w:r>
    </w:p>
    <w:p w14:paraId="2EC2E8FA" w14:textId="77777777" w:rsidR="00000000" w:rsidRDefault="007C71EE">
      <w:pPr>
        <w:pStyle w:val="a"/>
        <w:rPr>
          <w:rFonts w:hint="cs"/>
          <w:rtl/>
        </w:rPr>
      </w:pPr>
    </w:p>
    <w:p w14:paraId="06709CB6" w14:textId="77777777" w:rsidR="00000000" w:rsidRDefault="007C71EE">
      <w:pPr>
        <w:pStyle w:val="a"/>
        <w:rPr>
          <w:rFonts w:hint="cs"/>
          <w:rtl/>
        </w:rPr>
      </w:pPr>
      <w:r>
        <w:rPr>
          <w:rFonts w:hint="cs"/>
          <w:rtl/>
        </w:rPr>
        <w:t>התביישתי לשמוע כיצד מור</w:t>
      </w:r>
      <w:r>
        <w:rPr>
          <w:rFonts w:hint="cs"/>
          <w:rtl/>
        </w:rPr>
        <w:t>י ילדינו קיבלו באישון לילה הודעות פיטורים, ללא כל הודעה מוקדמת וללא יכולת להשמיע את דבריהם. האם זו הדרך? האם זו הדוגמה להתנהלות נכונה?</w:t>
      </w:r>
    </w:p>
    <w:p w14:paraId="29389616" w14:textId="77777777" w:rsidR="00000000" w:rsidRDefault="007C71EE">
      <w:pPr>
        <w:pStyle w:val="a"/>
        <w:rPr>
          <w:rFonts w:hint="cs"/>
          <w:rtl/>
        </w:rPr>
      </w:pPr>
    </w:p>
    <w:p w14:paraId="7AE284A8" w14:textId="77777777" w:rsidR="00000000" w:rsidRDefault="007C71EE">
      <w:pPr>
        <w:pStyle w:val="ac"/>
        <w:rPr>
          <w:rtl/>
        </w:rPr>
      </w:pPr>
      <w:r>
        <w:rPr>
          <w:rtl/>
        </w:rPr>
        <w:t>שלום שמחון (העבודה-מימד):</w:t>
      </w:r>
    </w:p>
    <w:p w14:paraId="5F0829D9" w14:textId="77777777" w:rsidR="00000000" w:rsidRDefault="007C71EE">
      <w:pPr>
        <w:pStyle w:val="a"/>
        <w:rPr>
          <w:rtl/>
        </w:rPr>
      </w:pPr>
    </w:p>
    <w:p w14:paraId="573A5DBF" w14:textId="77777777" w:rsidR="00000000" w:rsidRDefault="007C71EE">
      <w:pPr>
        <w:pStyle w:val="a"/>
        <w:ind w:firstLine="0"/>
        <w:rPr>
          <w:rFonts w:hint="cs"/>
          <w:rtl/>
        </w:rPr>
      </w:pPr>
      <w:r>
        <w:rPr>
          <w:rFonts w:hint="cs"/>
          <w:rtl/>
        </w:rPr>
        <w:tab/>
        <w:t>למה אין כאן אף שר?</w:t>
      </w:r>
    </w:p>
    <w:p w14:paraId="752B4226" w14:textId="77777777" w:rsidR="00000000" w:rsidRDefault="007C71EE">
      <w:pPr>
        <w:pStyle w:val="a"/>
        <w:ind w:firstLine="0"/>
        <w:rPr>
          <w:rFonts w:hint="cs"/>
          <w:rtl/>
        </w:rPr>
      </w:pPr>
    </w:p>
    <w:p w14:paraId="17959CE0" w14:textId="77777777" w:rsidR="00000000" w:rsidRDefault="007C71EE">
      <w:pPr>
        <w:pStyle w:val="ac"/>
        <w:rPr>
          <w:rtl/>
        </w:rPr>
      </w:pPr>
      <w:r>
        <w:rPr>
          <w:rtl/>
        </w:rPr>
        <w:t>יצחק הרצוג (העבודה-מימד):</w:t>
      </w:r>
    </w:p>
    <w:p w14:paraId="61AFF498" w14:textId="77777777" w:rsidR="00000000" w:rsidRDefault="007C71EE">
      <w:pPr>
        <w:pStyle w:val="a"/>
        <w:rPr>
          <w:rtl/>
        </w:rPr>
      </w:pPr>
    </w:p>
    <w:p w14:paraId="36476667" w14:textId="77777777" w:rsidR="00000000" w:rsidRDefault="007C71EE">
      <w:pPr>
        <w:pStyle w:val="a"/>
        <w:rPr>
          <w:rFonts w:hint="cs"/>
          <w:rtl/>
        </w:rPr>
      </w:pPr>
      <w:r>
        <w:rPr>
          <w:rFonts w:hint="cs"/>
          <w:rtl/>
        </w:rPr>
        <w:t>אולי נפסיק את הישיבה עד שיגיע שר?</w:t>
      </w:r>
    </w:p>
    <w:p w14:paraId="6C304892" w14:textId="77777777" w:rsidR="00000000" w:rsidRDefault="007C71EE">
      <w:pPr>
        <w:pStyle w:val="a"/>
        <w:ind w:firstLine="0"/>
        <w:rPr>
          <w:rFonts w:hint="cs"/>
          <w:rtl/>
        </w:rPr>
      </w:pPr>
    </w:p>
    <w:p w14:paraId="135CEA00" w14:textId="77777777" w:rsidR="00000000" w:rsidRDefault="007C71EE">
      <w:pPr>
        <w:pStyle w:val="ad"/>
        <w:rPr>
          <w:rtl/>
        </w:rPr>
      </w:pPr>
      <w:r>
        <w:rPr>
          <w:rtl/>
        </w:rPr>
        <w:t xml:space="preserve">היו"ר משה </w:t>
      </w:r>
      <w:r>
        <w:rPr>
          <w:rtl/>
        </w:rPr>
        <w:t>כחלון:</w:t>
      </w:r>
    </w:p>
    <w:p w14:paraId="6E89B746" w14:textId="77777777" w:rsidR="00000000" w:rsidRDefault="007C71EE">
      <w:pPr>
        <w:pStyle w:val="a"/>
        <w:rPr>
          <w:rtl/>
        </w:rPr>
      </w:pPr>
    </w:p>
    <w:p w14:paraId="3448D7E4" w14:textId="77777777" w:rsidR="00000000" w:rsidRDefault="007C71EE">
      <w:pPr>
        <w:pStyle w:val="a"/>
        <w:rPr>
          <w:rFonts w:hint="cs"/>
          <w:rtl/>
        </w:rPr>
      </w:pPr>
      <w:r>
        <w:rPr>
          <w:rFonts w:hint="cs"/>
          <w:rtl/>
        </w:rPr>
        <w:t xml:space="preserve">השר ישראל כץ יצא לפני דקות מספר. חבר הכנסת שמחון, נכנסת הרגע. חבר הכנסת הרצוג, לא תהיה הפסקה. הדוברת מתבקשת להמשיך.  </w:t>
      </w:r>
    </w:p>
    <w:p w14:paraId="698F0930" w14:textId="77777777" w:rsidR="00000000" w:rsidRDefault="007C71EE">
      <w:pPr>
        <w:pStyle w:val="a"/>
        <w:ind w:firstLine="0"/>
        <w:rPr>
          <w:rFonts w:hint="cs"/>
          <w:rtl/>
        </w:rPr>
      </w:pPr>
    </w:p>
    <w:p w14:paraId="2F605B98" w14:textId="77777777" w:rsidR="00000000" w:rsidRDefault="007C71EE">
      <w:pPr>
        <w:pStyle w:val="SpeakerCon"/>
        <w:rPr>
          <w:rtl/>
        </w:rPr>
      </w:pPr>
      <w:bookmarkStart w:id="2102" w:name="FS000000865T28_05_2003_10_24_55C"/>
      <w:bookmarkEnd w:id="2102"/>
      <w:r>
        <w:rPr>
          <w:rtl/>
        </w:rPr>
        <w:t>אורית נוקד (העבודה-מימד):</w:t>
      </w:r>
    </w:p>
    <w:p w14:paraId="1EA691F0" w14:textId="77777777" w:rsidR="00000000" w:rsidRDefault="007C71EE">
      <w:pPr>
        <w:pStyle w:val="a"/>
        <w:rPr>
          <w:rtl/>
        </w:rPr>
      </w:pPr>
    </w:p>
    <w:p w14:paraId="7739751B" w14:textId="77777777" w:rsidR="00000000" w:rsidRDefault="007C71EE">
      <w:pPr>
        <w:pStyle w:val="a"/>
        <w:rPr>
          <w:rFonts w:hint="cs"/>
          <w:rtl/>
        </w:rPr>
      </w:pPr>
      <w:r>
        <w:rPr>
          <w:rFonts w:hint="cs"/>
          <w:rtl/>
        </w:rPr>
        <w:t>חברי חברי הכנסת, התוכנית הכלכלית פוגעת בחינוך בישראל, ומחסלת באופן חסר תקדים את המינהל לחינוך התיישבות</w:t>
      </w:r>
      <w:r>
        <w:rPr>
          <w:rFonts w:hint="cs"/>
          <w:rtl/>
        </w:rPr>
        <w:t>י. במסגרת ניסיונות ההתייעלות במשרד החינוך, החליטה השרה בצעד חד-צדדי, להוציא  את בתי-הספר ההתיישבותיים מהמינהל לחינוך התיישבותי ולהעבירם למחוזות. החלטה זו מבטלת למעשה את המינהל לחינוך התיישבותי.</w:t>
      </w:r>
    </w:p>
    <w:p w14:paraId="724E939A" w14:textId="77777777" w:rsidR="00000000" w:rsidRDefault="007C71EE">
      <w:pPr>
        <w:pStyle w:val="a"/>
        <w:rPr>
          <w:rFonts w:hint="cs"/>
          <w:rtl/>
        </w:rPr>
      </w:pPr>
    </w:p>
    <w:p w14:paraId="4B817275" w14:textId="77777777" w:rsidR="00000000" w:rsidRDefault="007C71EE">
      <w:pPr>
        <w:pStyle w:val="a"/>
        <w:rPr>
          <w:rFonts w:hint="cs"/>
          <w:rtl/>
        </w:rPr>
      </w:pPr>
      <w:r>
        <w:rPr>
          <w:rFonts w:hint="cs"/>
          <w:rtl/>
        </w:rPr>
        <w:t>המינהל לחינוך התיישבותי הוקם ביוזמתה של המדינה, מתוך ראייה לא</w:t>
      </w:r>
      <w:r>
        <w:rPr>
          <w:rFonts w:hint="cs"/>
          <w:rtl/>
        </w:rPr>
        <w:t>ומית ארוכת טווח. המינהל הוקם על מנת להעניק חינוך הולם לאוכלוסיות מיוחדות ושונות מאלו העירוניות, אשר מתגוררות בקהילות קטנות המפוזרות על פני שטח נרחב. המינהל לחינוך התיישבותי מאגד בתוכו בתי-ספר התיישבותיים, המשמשים מרכזים חינוכיים הנותנים תשובה חברתית ופדגוג</w:t>
      </w:r>
      <w:r>
        <w:rPr>
          <w:rFonts w:hint="cs"/>
          <w:rtl/>
        </w:rPr>
        <w:t>ית הן לילדים בעלי קשיי למידה ובעיות התנהגות, הן לילדים בעלי יכולות לימודיות גבוהות.</w:t>
      </w:r>
    </w:p>
    <w:p w14:paraId="4010C18E" w14:textId="77777777" w:rsidR="00000000" w:rsidRDefault="007C71EE">
      <w:pPr>
        <w:pStyle w:val="a"/>
        <w:rPr>
          <w:rFonts w:hint="cs"/>
          <w:rtl/>
        </w:rPr>
      </w:pPr>
    </w:p>
    <w:p w14:paraId="5DDE3043" w14:textId="77777777" w:rsidR="00000000" w:rsidRDefault="007C71EE">
      <w:pPr>
        <w:pStyle w:val="a"/>
        <w:rPr>
          <w:rFonts w:hint="cs"/>
          <w:rtl/>
        </w:rPr>
      </w:pPr>
      <w:r>
        <w:rPr>
          <w:rFonts w:hint="cs"/>
          <w:rtl/>
        </w:rPr>
        <w:t>המינהל לחינוך התיישבותי הוקם על מנת להעניק הזדמנות שווה גם לילדי הפריפריה. המינהל פיתח במשך השנים את הכלים והידע החינוכי הנותנים מענה לאוכלוסיות מגוונות ומורכבות, בהן אחוז</w:t>
      </w:r>
      <w:r>
        <w:rPr>
          <w:rFonts w:hint="cs"/>
          <w:rtl/>
        </w:rPr>
        <w:t xml:space="preserve"> לא מבוטל של ילדים ונוער בסיכון שנפלטו ממערכת החינוך הכללית. ההתחנכות במוסדות המינהל היא עבורם בגדר ההזדמנות האחרונה.</w:t>
      </w:r>
    </w:p>
    <w:p w14:paraId="2FEE65B7" w14:textId="77777777" w:rsidR="00000000" w:rsidRDefault="007C71EE">
      <w:pPr>
        <w:pStyle w:val="a"/>
        <w:rPr>
          <w:rFonts w:hint="cs"/>
          <w:rtl/>
        </w:rPr>
      </w:pPr>
    </w:p>
    <w:p w14:paraId="67C0DC1E" w14:textId="77777777" w:rsidR="00000000" w:rsidRDefault="007C71EE">
      <w:pPr>
        <w:pStyle w:val="a"/>
        <w:rPr>
          <w:rFonts w:hint="cs"/>
          <w:rtl/>
        </w:rPr>
      </w:pPr>
      <w:r>
        <w:rPr>
          <w:rFonts w:hint="cs"/>
          <w:rtl/>
        </w:rPr>
        <w:t>למעלה מ=70% מהילדים המתחנכים במוסדות המינהל, באים ממשפחות שהכנסתן מתחת לקו העוני. 60%  מגיעים מעיירות פיתוח מהפריפריה. במינהל מתחנכים ילד</w:t>
      </w:r>
      <w:r>
        <w:rPr>
          <w:rFonts w:hint="cs"/>
          <w:rtl/>
        </w:rPr>
        <w:t>י עולים רבים, וכמעט מחציתם הם יוצאי אתיופיה. במוסדותיו של המינהל לחינוך התיישבותי מתקיימת אינטגרציה לימודית וחברתית של בני נוער משכבות מצוקה ומשכבות סוציו-אקונומיות קשות: עולים חדשים ובני ההתיישבות העובדת.</w:t>
      </w:r>
    </w:p>
    <w:p w14:paraId="6CC96567" w14:textId="77777777" w:rsidR="00000000" w:rsidRDefault="007C71EE">
      <w:pPr>
        <w:pStyle w:val="a"/>
        <w:rPr>
          <w:rFonts w:hint="cs"/>
          <w:rtl/>
        </w:rPr>
      </w:pPr>
    </w:p>
    <w:p w14:paraId="05441FF3" w14:textId="77777777" w:rsidR="00000000" w:rsidRDefault="007C71EE">
      <w:pPr>
        <w:pStyle w:val="a"/>
        <w:rPr>
          <w:rFonts w:hint="cs"/>
          <w:rtl/>
        </w:rPr>
      </w:pPr>
      <w:r>
        <w:rPr>
          <w:rFonts w:hint="cs"/>
          <w:rtl/>
        </w:rPr>
        <w:t xml:space="preserve">אדוני היושב-ראש, כנסת נכבדה, שרת החינוך טוענת כי </w:t>
      </w:r>
      <w:r>
        <w:rPr>
          <w:rFonts w:hint="cs"/>
          <w:rtl/>
        </w:rPr>
        <w:t xml:space="preserve">החלטותיה נובעות מן הצורך בהתייעלות כלכלית, אבל בבחינה מדוקדקת של הנושא  נמצא כי אין התייעלות אמיתית במהלך. בבדיקה שעשתה ועדה מיוחדת שהוקמה לצורך זה במשרד החינוך, נמצא כי כל החיסכון מן המהלך מסתכם בצמצומן של 13 משרות. </w:t>
      </w:r>
    </w:p>
    <w:p w14:paraId="218A66C0" w14:textId="77777777" w:rsidR="00000000" w:rsidRDefault="007C71EE">
      <w:pPr>
        <w:pStyle w:val="a"/>
        <w:rPr>
          <w:rFonts w:hint="cs"/>
          <w:rtl/>
        </w:rPr>
      </w:pPr>
    </w:p>
    <w:p w14:paraId="55949370" w14:textId="77777777" w:rsidR="00000000" w:rsidRDefault="007C71EE">
      <w:pPr>
        <w:pStyle w:val="a"/>
        <w:rPr>
          <w:rFonts w:hint="cs"/>
          <w:rtl/>
        </w:rPr>
      </w:pPr>
      <w:r>
        <w:rPr>
          <w:rFonts w:hint="cs"/>
          <w:rtl/>
        </w:rPr>
        <w:t xml:space="preserve">אדוני היושב-ראש, אני רוצה להציג בפני </w:t>
      </w:r>
      <w:r>
        <w:rPr>
          <w:rFonts w:hint="cs"/>
          <w:rtl/>
        </w:rPr>
        <w:t>הכנסת את היתרונות הרבים של המינהל לחינוך התיישבותי: למינהל ולמוסדותיו הישגים חינוכיים מוכחים. שיעור הנשירה נמוך מאוד,  בין 3% ל=5%, בעוד במחוזות הגיאוגרפיים הנשירה היא  בין 8% ל=15%.  אחוזי הזכאות לתעודת בגרות גבוהים, ועומדים על 66%,  לעומת 59%  במחוזות. ב</w:t>
      </w:r>
      <w:r>
        <w:rPr>
          <w:rFonts w:hint="cs"/>
          <w:rtl/>
        </w:rPr>
        <w:t>מינהל שיעור גבוה של מתגייסים לצה"ל ואינטגרציה חברתית מוצלחת של נוער עולה. עוד נמצא כי התנהלותו של המינהל לחינוך התיישבותי יעילה ביותר, ועל כך מעידים הנתונים הבאים: סך הוצאות מטה המינהל מסך התקציב עומד על 1.6%, לעומת 2.8% במחוזות. זו מסגרת המשלבת בין החינוך</w:t>
      </w:r>
      <w:r>
        <w:rPr>
          <w:rFonts w:hint="cs"/>
          <w:rtl/>
        </w:rPr>
        <w:t xml:space="preserve"> הפורמלי והבלתי-פורמלי. במסגרת המינהל פותחו מסלולי למידה והתחנכות ייחודיים: החינוך לעבודה, התמחות במדעי החיים, החקלאות ועוד, אך את כל אלו רוצה שרת החינוך לחסל, ובגלל 13 משרות.</w:t>
      </w:r>
    </w:p>
    <w:p w14:paraId="3FE918AA" w14:textId="77777777" w:rsidR="00000000" w:rsidRDefault="007C71EE">
      <w:pPr>
        <w:pStyle w:val="a"/>
        <w:rPr>
          <w:rFonts w:hint="cs"/>
          <w:rtl/>
        </w:rPr>
      </w:pPr>
    </w:p>
    <w:p w14:paraId="6C63F797" w14:textId="77777777" w:rsidR="00000000" w:rsidRDefault="007C71EE">
      <w:pPr>
        <w:pStyle w:val="a"/>
        <w:rPr>
          <w:rFonts w:hint="cs"/>
          <w:rtl/>
        </w:rPr>
      </w:pPr>
      <w:r>
        <w:rPr>
          <w:rFonts w:hint="cs"/>
          <w:rtl/>
        </w:rPr>
        <w:t>ביטול המינהל פירושו פגיעה ישירה ביישובי הפריפריה, הגברת הנשירה של תלמידים הנמצא</w:t>
      </w:r>
      <w:r>
        <w:rPr>
          <w:rFonts w:hint="cs"/>
          <w:rtl/>
        </w:rPr>
        <w:t>ים בסיכון גבוה והגדלת הסכנה להידרדרותם לפשע ולעבריינות. חיסול המינהל נוגד באופן מובהק את עקרונות היסוד של כל ממשלות ישראל לדורותיהן, הדוגלים בפיתוח הפריפריה ובקידומה.</w:t>
      </w:r>
    </w:p>
    <w:p w14:paraId="521E40C8" w14:textId="77777777" w:rsidR="00000000" w:rsidRDefault="007C71EE">
      <w:pPr>
        <w:pStyle w:val="a"/>
        <w:rPr>
          <w:rFonts w:hint="cs"/>
          <w:rtl/>
        </w:rPr>
      </w:pPr>
    </w:p>
    <w:p w14:paraId="6DA82C45" w14:textId="77777777" w:rsidR="00000000" w:rsidRDefault="007C71EE">
      <w:pPr>
        <w:pStyle w:val="a"/>
        <w:rPr>
          <w:rFonts w:hint="cs"/>
          <w:rtl/>
        </w:rPr>
      </w:pPr>
      <w:r>
        <w:rPr>
          <w:rFonts w:hint="cs"/>
          <w:rtl/>
        </w:rPr>
        <w:t>האם שרת החינוך מודעת לכך שהחלטותיה מונעות את ההזדמנות השווה לחינוך לכל ילד במדינת ישראל?</w:t>
      </w:r>
      <w:r>
        <w:rPr>
          <w:rFonts w:hint="cs"/>
          <w:rtl/>
        </w:rPr>
        <w:t xml:space="preserve"> מה נאמר לילדי שלומי ומעלות, מה נגיד לילדי הבקעה וקיבוצי הצפון, איך נסביר לילדי הנגב והערבה, שבגלל אותן 13 משרות, נגזלת מהן הזכות לחינוך. אני קוראת מכאן לשרת החינוך לשנות את החלטתה החד-צדדית ולאפשר את המשך קיומו של המינהל לחינוך התיישבותי.</w:t>
      </w:r>
    </w:p>
    <w:p w14:paraId="67B73752" w14:textId="77777777" w:rsidR="00000000" w:rsidRDefault="007C71EE">
      <w:pPr>
        <w:pStyle w:val="a"/>
        <w:rPr>
          <w:rFonts w:hint="cs"/>
          <w:rtl/>
        </w:rPr>
      </w:pPr>
    </w:p>
    <w:p w14:paraId="7AD22020" w14:textId="77777777" w:rsidR="00000000" w:rsidRDefault="007C71EE">
      <w:pPr>
        <w:pStyle w:val="a"/>
        <w:rPr>
          <w:rFonts w:hint="cs"/>
          <w:rtl/>
        </w:rPr>
      </w:pPr>
      <w:r>
        <w:rPr>
          <w:rFonts w:hint="cs"/>
          <w:rtl/>
        </w:rPr>
        <w:t>אדוני היושב-ראש</w:t>
      </w:r>
      <w:r>
        <w:rPr>
          <w:rFonts w:hint="cs"/>
          <w:rtl/>
        </w:rPr>
        <w:t>, אם חשבנו שדי בזה, טעינו. התוכנית הכלכלית פוגעת בציבור רחב של נשים, מורות ועובדות ציבור, עקרות בית, נשים נכות, יולדות, אמהות חד-הוריות, גמלאיות וקשישות. הורדת השכר והפיטורים במגזר הציבורי ישפיעו בעיקר על המורות, על האחיות, על העובדות הסוציאליות, הפקידות ו</w:t>
      </w:r>
      <w:r>
        <w:rPr>
          <w:rFonts w:hint="cs"/>
          <w:rtl/>
        </w:rPr>
        <w:t>שאר הנשים המועסקות במגזר הציבורי. הטלת מס הבריאות על עקרות-הבית תחייב אותן לשלם מס כאילו היו עובדות שכירות. הקיצוץ במענקי הלידה יוצר נטל כלכלי כבד על היולדת ובני משפחתה. העלאת גיל הפרישה תפגע ביותר מ=200,000  נשים שייוותרו ללא מקור פרנסה, וזאת משום שלאחר ג</w:t>
      </w:r>
      <w:r>
        <w:rPr>
          <w:rFonts w:hint="cs"/>
          <w:rtl/>
        </w:rPr>
        <w:t>יל 54 יורד שיעור ההשתתפות של נשים בשוק העבודה בכמחצית, והסיכוי שהן תשתלבנה בשוק העבודה זעום. העלאת גיל הפרישה גוררת אחריה פגיעה בקצבת הזיקנה של נשים קשישות, וזאת עקב העובדה כי הן תקבלנה את הקצבה מאוחר יותר.</w:t>
      </w:r>
    </w:p>
    <w:p w14:paraId="6A275592" w14:textId="77777777" w:rsidR="00000000" w:rsidRDefault="007C71EE">
      <w:pPr>
        <w:pStyle w:val="a"/>
        <w:rPr>
          <w:rFonts w:hint="cs"/>
          <w:rtl/>
        </w:rPr>
      </w:pPr>
    </w:p>
    <w:p w14:paraId="020ABC40" w14:textId="77777777" w:rsidR="00000000" w:rsidRDefault="007C71EE">
      <w:pPr>
        <w:pStyle w:val="a"/>
        <w:rPr>
          <w:rFonts w:hint="cs"/>
          <w:rtl/>
        </w:rPr>
      </w:pPr>
      <w:r>
        <w:rPr>
          <w:rFonts w:hint="cs"/>
          <w:rtl/>
        </w:rPr>
        <w:t>אדוני היושב-ראש, התוכנית הכלכלית פוגעת ללא כל צו</w:t>
      </w:r>
      <w:r>
        <w:rPr>
          <w:rFonts w:hint="cs"/>
          <w:rtl/>
        </w:rPr>
        <w:t>רך אמיתי בנושאים ובמגזרים שבכל חברה מערבית מתוקנת זוכים לטיפוח ולקידום. אני מצרה על כך שכל הניסיונות להגיע לפשרה עלו בתוהו, ואני מתכוונת בעיקר לנושא של קרנות הפנסיה, שכפי ששמעתי מחברי - ואכן זה נכון, כחברת ועדת הכספים אני יכולה להעיד - ההצבעות התקיימו לפנו</w:t>
      </w:r>
      <w:r>
        <w:rPr>
          <w:rFonts w:hint="cs"/>
          <w:rtl/>
        </w:rPr>
        <w:t>ת בוקר, שעה שחלק מחברי הכנסת נמנמו, כמו שאני רואה שגם עכשיו יש מי שמנמנם. אני חושבת שזה לא אחראי, ובדעתי לפנות לוועדת הכנסת ולבקש ממנה לתקן את התקנון בעניין.</w:t>
      </w:r>
    </w:p>
    <w:p w14:paraId="70E4A08A" w14:textId="77777777" w:rsidR="00000000" w:rsidRDefault="007C71EE">
      <w:pPr>
        <w:pStyle w:val="a"/>
        <w:rPr>
          <w:rFonts w:hint="cs"/>
          <w:rtl/>
        </w:rPr>
      </w:pPr>
    </w:p>
    <w:p w14:paraId="0DEFBE4E" w14:textId="77777777" w:rsidR="00000000" w:rsidRDefault="007C71EE">
      <w:pPr>
        <w:pStyle w:val="a"/>
        <w:rPr>
          <w:rFonts w:hint="cs"/>
          <w:rtl/>
        </w:rPr>
      </w:pPr>
      <w:r>
        <w:rPr>
          <w:rFonts w:hint="cs"/>
          <w:rtl/>
        </w:rPr>
        <w:t>כבוד היושב-ראש, לפני  שאסיים ברצוני לומר, כי בתוך אוסף ההסתייגויות שנצביע עליהן מהיום בצהריים, יש</w:t>
      </w:r>
      <w:r>
        <w:rPr>
          <w:rFonts w:hint="cs"/>
          <w:rtl/>
        </w:rPr>
        <w:t xml:space="preserve"> שתי הסתייגויות מהותיות שהגשתי, והן עוסקות בהתיישבות. האחת מתייחסת לביטול הטבות המס ליישובי הערבה, דבר שעומד בניגוד מוחלט לעקרונות היסוד של כל ממשלות ישראל לדורותיהן. השנייה עוסקת בהטלת מס מעסיקים על עבודת עובדים זרים בחקלאות. שתי הסתייגויות אלה חשובות ביו</w:t>
      </w:r>
      <w:r>
        <w:rPr>
          <w:rFonts w:hint="cs"/>
          <w:rtl/>
        </w:rPr>
        <w:t>תר להמשך קיומה של ההתיישבות החקלאית.</w:t>
      </w:r>
    </w:p>
    <w:p w14:paraId="41647D98" w14:textId="77777777" w:rsidR="00000000" w:rsidRDefault="007C71EE">
      <w:pPr>
        <w:pStyle w:val="a"/>
        <w:rPr>
          <w:rFonts w:hint="cs"/>
          <w:rtl/>
        </w:rPr>
      </w:pPr>
    </w:p>
    <w:p w14:paraId="47330018" w14:textId="77777777" w:rsidR="00000000" w:rsidRDefault="007C71EE">
      <w:pPr>
        <w:pStyle w:val="a"/>
        <w:rPr>
          <w:rFonts w:hint="cs"/>
          <w:rtl/>
        </w:rPr>
      </w:pPr>
      <w:r>
        <w:rPr>
          <w:rFonts w:hint="cs"/>
          <w:rtl/>
        </w:rPr>
        <w:t>מחר תתקיים צעדת מחאה נגד התוכנית הכלכלית, ואני מנצלת את ההזדמנות וקוראת לכל הצופים להתייצב מחר ולהיות אתנו שם. אל תיתנו לממשלה לקבור את מדינת הרווחה. בואו והצטרפו אלינו בניסיון להציל אותה.</w:t>
      </w:r>
    </w:p>
    <w:p w14:paraId="0A976453" w14:textId="77777777" w:rsidR="00000000" w:rsidRDefault="007C71EE">
      <w:pPr>
        <w:pStyle w:val="a"/>
        <w:ind w:firstLine="0"/>
        <w:rPr>
          <w:rFonts w:hint="cs"/>
          <w:rtl/>
        </w:rPr>
      </w:pPr>
    </w:p>
    <w:p w14:paraId="6CF08231" w14:textId="77777777" w:rsidR="00000000" w:rsidRDefault="007C71EE">
      <w:pPr>
        <w:pStyle w:val="ad"/>
        <w:rPr>
          <w:rtl/>
        </w:rPr>
      </w:pPr>
      <w:r>
        <w:rPr>
          <w:rFonts w:hint="eastAsia"/>
          <w:rtl/>
        </w:rPr>
        <w:t>היו</w:t>
      </w:r>
      <w:r>
        <w:rPr>
          <w:rtl/>
        </w:rPr>
        <w:t>"ר משה כחלון:</w:t>
      </w:r>
    </w:p>
    <w:p w14:paraId="61BF7AEC" w14:textId="77777777" w:rsidR="00000000" w:rsidRDefault="007C71EE">
      <w:pPr>
        <w:pStyle w:val="a"/>
        <w:rPr>
          <w:rFonts w:hint="cs"/>
          <w:rtl/>
        </w:rPr>
      </w:pPr>
    </w:p>
    <w:p w14:paraId="09DBA9F2" w14:textId="77777777" w:rsidR="00000000" w:rsidRDefault="007C71EE">
      <w:pPr>
        <w:pStyle w:val="a"/>
        <w:rPr>
          <w:rFonts w:hint="cs"/>
          <w:rtl/>
        </w:rPr>
      </w:pPr>
      <w:r>
        <w:rPr>
          <w:rFonts w:hint="cs"/>
          <w:rtl/>
        </w:rPr>
        <w:t xml:space="preserve">תודה רבה. </w:t>
      </w:r>
      <w:r>
        <w:rPr>
          <w:rFonts w:hint="cs"/>
          <w:rtl/>
        </w:rPr>
        <w:t>חבר הכנסת שלום שמחון, שר החקלאות לשעבר, בבקשה.</w:t>
      </w:r>
    </w:p>
    <w:p w14:paraId="4B136634" w14:textId="77777777" w:rsidR="00000000" w:rsidRDefault="007C71EE">
      <w:pPr>
        <w:pStyle w:val="a"/>
        <w:ind w:firstLine="0"/>
        <w:rPr>
          <w:rFonts w:hint="cs"/>
          <w:rtl/>
        </w:rPr>
      </w:pPr>
    </w:p>
    <w:p w14:paraId="4244C90F" w14:textId="77777777" w:rsidR="00000000" w:rsidRDefault="007C71EE">
      <w:pPr>
        <w:pStyle w:val="Speaker"/>
        <w:rPr>
          <w:rtl/>
        </w:rPr>
      </w:pPr>
      <w:bookmarkStart w:id="2103" w:name="FS000000461T28_05_2003_10_47_24"/>
      <w:bookmarkEnd w:id="2103"/>
      <w:r>
        <w:rPr>
          <w:rFonts w:hint="eastAsia"/>
          <w:rtl/>
        </w:rPr>
        <w:t>שלום</w:t>
      </w:r>
      <w:r>
        <w:rPr>
          <w:rtl/>
        </w:rPr>
        <w:t xml:space="preserve"> שמחון (העבודה-מימד):</w:t>
      </w:r>
    </w:p>
    <w:p w14:paraId="63E21B11" w14:textId="77777777" w:rsidR="00000000" w:rsidRDefault="007C71EE">
      <w:pPr>
        <w:pStyle w:val="a"/>
        <w:rPr>
          <w:rFonts w:hint="cs"/>
          <w:rtl/>
        </w:rPr>
      </w:pPr>
    </w:p>
    <w:p w14:paraId="7435341D" w14:textId="77777777" w:rsidR="00000000" w:rsidRDefault="007C71EE">
      <w:pPr>
        <w:pStyle w:val="a"/>
        <w:rPr>
          <w:rFonts w:hint="cs"/>
          <w:rtl/>
        </w:rPr>
      </w:pPr>
      <w:r>
        <w:rPr>
          <w:rFonts w:hint="cs"/>
          <w:rtl/>
        </w:rPr>
        <w:t xml:space="preserve"> אדוני היושב-ראש, חברי חברי הכנסת, אני רוצה לנצל את ההזדמנות לאחר שחברת הכנסת נוקד אמרה כמה מלים על האגף לחינוך התיישבותי, אבל קודם לכן אני רוצה לבוא בביקורת לעצמנו. לפעמים נוח מאוד</w:t>
      </w:r>
      <w:r>
        <w:rPr>
          <w:rFonts w:hint="cs"/>
          <w:rtl/>
        </w:rPr>
        <w:t xml:space="preserve"> לבוא בביקורת כלפי הממשלה, ואני לא מגן כאן על הממשלה. אני רוצה לומר לך שאין ספק שיש לחינוך ההתיישבותי במדינת ישראל תרומה חשובה מאוד, אבל בכל נושא, כאשר לא יודעים לעשות שינויים בזמן - משלמים את המחיר.</w:t>
      </w:r>
    </w:p>
    <w:p w14:paraId="381D2DAD" w14:textId="77777777" w:rsidR="00000000" w:rsidRDefault="007C71EE">
      <w:pPr>
        <w:pStyle w:val="a"/>
        <w:rPr>
          <w:rFonts w:hint="cs"/>
          <w:rtl/>
        </w:rPr>
      </w:pPr>
    </w:p>
    <w:p w14:paraId="526E2A7A" w14:textId="77777777" w:rsidR="00000000" w:rsidRDefault="007C71EE">
      <w:pPr>
        <w:pStyle w:val="a"/>
        <w:rPr>
          <w:rFonts w:hint="cs"/>
          <w:rtl/>
        </w:rPr>
      </w:pPr>
      <w:r>
        <w:rPr>
          <w:rFonts w:hint="cs"/>
          <w:rtl/>
        </w:rPr>
        <w:t>נכון שמצד אחד יש כאן מגמה פוליטית, אגב, לא רק של שרת הח</w:t>
      </w:r>
      <w:r>
        <w:rPr>
          <w:rFonts w:hint="cs"/>
          <w:rtl/>
        </w:rPr>
        <w:t xml:space="preserve">ינוך אלא גם של שר החקלאות ופיתוח הכפר, ל"חסל" את השרידים האחרונים של מפא"י ההיסטורית. אנחנו רואים זאת מול עינינו. מה זה השרידים האחרונים של מפא"י ההיסטורית? מועצות הייצור החקלאיות, האגף לחינוך התיישבותי, חלק מהאיגודים המקצועיים החשובים כמו חברת החשמל ו"אל </w:t>
      </w:r>
      <w:r>
        <w:rPr>
          <w:rFonts w:hint="cs"/>
          <w:rtl/>
        </w:rPr>
        <w:t xml:space="preserve">על" ומקומות אחרים. זה נכון.  </w:t>
      </w:r>
    </w:p>
    <w:p w14:paraId="676061FC" w14:textId="77777777" w:rsidR="00000000" w:rsidRDefault="007C71EE">
      <w:pPr>
        <w:pStyle w:val="a"/>
        <w:rPr>
          <w:rFonts w:hint="cs"/>
          <w:rtl/>
        </w:rPr>
      </w:pPr>
    </w:p>
    <w:p w14:paraId="779BEE50" w14:textId="77777777" w:rsidR="00000000" w:rsidRDefault="007C71EE">
      <w:pPr>
        <w:pStyle w:val="a"/>
        <w:rPr>
          <w:rFonts w:hint="cs"/>
          <w:rtl/>
        </w:rPr>
      </w:pPr>
      <w:r>
        <w:rPr>
          <w:rFonts w:hint="cs"/>
          <w:rtl/>
        </w:rPr>
        <w:t>מאחר שחלק גדול מהנמצאים באולם הם נציגי ההתיישבות העובדת, תרשי לי לומר לך, שאם צריך לבוא בטענות, בואו נבוא בטענות קודם כול אל עצמנו. אין לי שום ספק ששרת החינוך לא היתה מעזה לגעת באגף לחינוך התיישבותי אם הוא היה עושה את השינויי</w:t>
      </w:r>
      <w:r>
        <w:rPr>
          <w:rFonts w:hint="cs"/>
          <w:rtl/>
        </w:rPr>
        <w:t>ם המחויבים, ובזמן. כאן השינויים המחויבים לא נעשו בזמן. לא רק שלא היו בזמן, צריך להבין שלא היתה קריאה נכונה של המפה על-ידי חלק מהחברים שלך, חברת הכנסת נוקד, בניהול האגף לחינוך התיישבותי. אני אומר זאת כמי שעוסק בהתיישבות שנים רבות ומכיר את הנושא מקרוב. הייתי</w:t>
      </w:r>
      <w:r>
        <w:rPr>
          <w:rFonts w:hint="cs"/>
          <w:rtl/>
        </w:rPr>
        <w:t xml:space="preserve"> שם פעם, עבדתי שם פעם, אני מכיר את זה. אין דבר כזה בעולם, שמישהו משתלט על מערכת ולא מאפשר להכניס בה שינויים. זה לא דבר שעובר בירושה. אם זה המצב, אם המינהל נכנס למצב של סטגנציה, בסופו של דבר בא מישהו ומטאטא אותו.</w:t>
      </w:r>
    </w:p>
    <w:p w14:paraId="3412773D" w14:textId="77777777" w:rsidR="00000000" w:rsidRDefault="007C71EE">
      <w:pPr>
        <w:pStyle w:val="a"/>
        <w:rPr>
          <w:rFonts w:hint="cs"/>
          <w:rtl/>
        </w:rPr>
      </w:pPr>
    </w:p>
    <w:p w14:paraId="43752285" w14:textId="77777777" w:rsidR="00000000" w:rsidRDefault="007C71EE">
      <w:pPr>
        <w:pStyle w:val="a"/>
        <w:rPr>
          <w:rFonts w:hint="cs"/>
          <w:rtl/>
        </w:rPr>
      </w:pPr>
      <w:r>
        <w:rPr>
          <w:rFonts w:hint="cs"/>
          <w:rtl/>
        </w:rPr>
        <w:t>ההפסד של כולנו מאיבוד החינוך ההתיישבותי ומה</w:t>
      </w:r>
      <w:r>
        <w:rPr>
          <w:rFonts w:hint="cs"/>
          <w:rtl/>
        </w:rPr>
        <w:t>טמעת חלק מהמגזר ההתיישבותי בתוך המגזר העירוני הוא בעייתי מאוד לטווח הארוך, לא רק למושבים ולקיבוצים. ההפסד משמעותי בטווח הארוך בעיקר לפיתוחו של המגזר הכפרי במדינת ישראל. למרות העובדה שמדברים על פיתוח הכפר, נכון לרגע זה אין תפיסה של כפר במדינת ישראל. הכפר של</w:t>
      </w:r>
      <w:r>
        <w:rPr>
          <w:rFonts w:hint="cs"/>
          <w:rtl/>
        </w:rPr>
        <w:t xml:space="preserve"> מחר לא בנוי על הקיבוץ והמושב, הוא לא בנוי על המבנים ההיסטוריים שהיו כביכול הבסיס של מפלגת העבודה. זה כבר לא שם, זו תפיסת עולם אחרת, שמשתנה כתוצאה מהשינויים בקיבוצים וכתוצאה מהשינויים שהיו גם במושבים, ועשו אותם קודם לכן, לא רק עכשיו.</w:t>
      </w:r>
    </w:p>
    <w:p w14:paraId="7FBA2D77" w14:textId="77777777" w:rsidR="00000000" w:rsidRDefault="007C71EE">
      <w:pPr>
        <w:pStyle w:val="a"/>
        <w:rPr>
          <w:rFonts w:hint="cs"/>
          <w:rtl/>
        </w:rPr>
      </w:pPr>
    </w:p>
    <w:p w14:paraId="246F36AD" w14:textId="77777777" w:rsidR="00000000" w:rsidRDefault="007C71EE">
      <w:pPr>
        <w:pStyle w:val="a"/>
        <w:rPr>
          <w:rFonts w:hint="cs"/>
          <w:rtl/>
        </w:rPr>
      </w:pPr>
      <w:r>
        <w:rPr>
          <w:rFonts w:hint="cs"/>
          <w:rtl/>
        </w:rPr>
        <w:t xml:space="preserve">אני חושב שבעניין הזה </w:t>
      </w:r>
      <w:r>
        <w:rPr>
          <w:rFonts w:hint="cs"/>
          <w:rtl/>
        </w:rPr>
        <w:t>אנחנו עצמנו איבדנו את האגף, ואחר כך באה שרת החינוך ועשתה זאת בקלילות רבה. אותו דבר גם השר לפיתוח הכפר עם מועצות הייצור. לו היו שינויים  בזמן, ובעניין זה חבר הכנסת וילן ניסה לעזור בקדנציה שבה אני הייתי שר החקלאות, אני מניח שלא היה בא מישהו היום ומשתמש במכשי</w:t>
      </w:r>
      <w:r>
        <w:rPr>
          <w:rFonts w:hint="cs"/>
          <w:rtl/>
        </w:rPr>
        <w:t>רים האלה כמכשירים פוליטיים אפשריים בעתיד.</w:t>
      </w:r>
    </w:p>
    <w:p w14:paraId="59915BD8" w14:textId="77777777" w:rsidR="00000000" w:rsidRDefault="007C71EE">
      <w:pPr>
        <w:pStyle w:val="a"/>
        <w:ind w:firstLine="0"/>
        <w:rPr>
          <w:rFonts w:hint="cs"/>
          <w:rtl/>
        </w:rPr>
      </w:pPr>
    </w:p>
    <w:p w14:paraId="387D54DF" w14:textId="77777777" w:rsidR="00000000" w:rsidRDefault="007C71EE">
      <w:pPr>
        <w:pStyle w:val="ac"/>
        <w:rPr>
          <w:rtl/>
        </w:rPr>
      </w:pPr>
      <w:r>
        <w:rPr>
          <w:rFonts w:hint="eastAsia"/>
          <w:rtl/>
        </w:rPr>
        <w:t>אורית</w:t>
      </w:r>
      <w:r>
        <w:rPr>
          <w:rtl/>
        </w:rPr>
        <w:t xml:space="preserve"> נוקד (העבודה-מימד):</w:t>
      </w:r>
    </w:p>
    <w:p w14:paraId="3B2DBBF7" w14:textId="77777777" w:rsidR="00000000" w:rsidRDefault="007C71EE">
      <w:pPr>
        <w:pStyle w:val="a"/>
        <w:rPr>
          <w:rFonts w:hint="cs"/>
          <w:rtl/>
        </w:rPr>
      </w:pPr>
    </w:p>
    <w:p w14:paraId="6490BB1C" w14:textId="77777777" w:rsidR="00000000" w:rsidRDefault="007C71EE">
      <w:pPr>
        <w:pStyle w:val="a"/>
        <w:rPr>
          <w:rFonts w:hint="cs"/>
          <w:rtl/>
        </w:rPr>
      </w:pPr>
      <w:r>
        <w:rPr>
          <w:rFonts w:hint="cs"/>
          <w:rtl/>
        </w:rPr>
        <w:t>הכול בגלל 13 משרות.</w:t>
      </w:r>
    </w:p>
    <w:p w14:paraId="1F670CD9" w14:textId="77777777" w:rsidR="00000000" w:rsidRDefault="007C71EE">
      <w:pPr>
        <w:pStyle w:val="a"/>
        <w:ind w:firstLine="0"/>
        <w:rPr>
          <w:rFonts w:hint="cs"/>
          <w:rtl/>
        </w:rPr>
      </w:pPr>
    </w:p>
    <w:p w14:paraId="4F6494FB" w14:textId="77777777" w:rsidR="00000000" w:rsidRDefault="007C71EE">
      <w:pPr>
        <w:pStyle w:val="SpeakerCon"/>
        <w:rPr>
          <w:rtl/>
        </w:rPr>
      </w:pPr>
      <w:bookmarkStart w:id="2104" w:name="FS000000461T28_05_2003_10_59_43C"/>
      <w:bookmarkEnd w:id="2104"/>
      <w:r>
        <w:rPr>
          <w:rFonts w:hint="eastAsia"/>
          <w:rtl/>
        </w:rPr>
        <w:t>שלום</w:t>
      </w:r>
      <w:r>
        <w:rPr>
          <w:rtl/>
        </w:rPr>
        <w:t xml:space="preserve"> שמחון (העבודה-מימד):</w:t>
      </w:r>
    </w:p>
    <w:p w14:paraId="60B44B35" w14:textId="77777777" w:rsidR="00000000" w:rsidRDefault="007C71EE">
      <w:pPr>
        <w:pStyle w:val="a"/>
        <w:rPr>
          <w:rFonts w:hint="cs"/>
          <w:rtl/>
        </w:rPr>
      </w:pPr>
    </w:p>
    <w:p w14:paraId="7FB60AEA" w14:textId="77777777" w:rsidR="00000000" w:rsidRDefault="007C71EE">
      <w:pPr>
        <w:pStyle w:val="a"/>
        <w:rPr>
          <w:rFonts w:hint="cs"/>
          <w:rtl/>
        </w:rPr>
      </w:pPr>
      <w:r>
        <w:rPr>
          <w:rFonts w:hint="cs"/>
          <w:rtl/>
        </w:rPr>
        <w:t>זה לא עניין של 13 משרות, זה האיבוד של המכנה המשותף האמיתי בהובלת המערכת החינוכית ההתיישבותית. זה העניין. את מי את מכירה בהנהלת האגף לחינוך</w:t>
      </w:r>
      <w:r>
        <w:rPr>
          <w:rFonts w:hint="cs"/>
          <w:rtl/>
        </w:rPr>
        <w:t xml:space="preserve"> התיישבותי, שגר באחד המושבים במרחבים או במעלה-יוסף,  או באחד המושבים בשכנות למועצה שחבר הכנסת וילן גר בה, בלכיש? אין שם אנשים שמכירים חינוך? אין שם אנשים שיודעים חינוך? בדקת פעם את הנהלת האגף? </w:t>
      </w:r>
    </w:p>
    <w:p w14:paraId="05CDAAF9" w14:textId="77777777" w:rsidR="00000000" w:rsidRDefault="007C71EE">
      <w:pPr>
        <w:pStyle w:val="a"/>
        <w:rPr>
          <w:rFonts w:hint="cs"/>
          <w:rtl/>
        </w:rPr>
      </w:pPr>
    </w:p>
    <w:p w14:paraId="3E24BE97" w14:textId="77777777" w:rsidR="00000000" w:rsidRDefault="007C71EE">
      <w:pPr>
        <w:pStyle w:val="a"/>
        <w:rPr>
          <w:rFonts w:hint="cs"/>
          <w:rtl/>
        </w:rPr>
      </w:pPr>
      <w:r>
        <w:rPr>
          <w:rFonts w:hint="cs"/>
          <w:rtl/>
        </w:rPr>
        <w:t xml:space="preserve">לכן אני אומר שאנחנו צריכים לבוא בטענות גם לעצמנו. נכון שנעשה </w:t>
      </w:r>
      <w:r>
        <w:rPr>
          <w:rFonts w:hint="cs"/>
          <w:rtl/>
        </w:rPr>
        <w:t>כאן מהלך פוליטי, אבל מישהו ניצל את המצב. מתי יכול היה מנהל האגף להיות איש מושבים, מתי יכול היה המפקח הראשי באגף להיות איש מושבים? הרי לפחות מחצית, אם לא יותר - אני לא רוצה לומר שני-שלישים -  מהתלמידים באגף לחינוך התיישבותי הם מושבניקים. עם כל חשיבות העניין</w:t>
      </w:r>
      <w:r>
        <w:rPr>
          <w:rFonts w:hint="cs"/>
          <w:rtl/>
        </w:rPr>
        <w:t xml:space="preserve">, אם אנחנו לא יודעים לשנות את הדברים בזמן, אנחנו לא קיימים. </w:t>
      </w:r>
    </w:p>
    <w:p w14:paraId="22B0802C" w14:textId="77777777" w:rsidR="00000000" w:rsidRDefault="007C71EE">
      <w:pPr>
        <w:pStyle w:val="a"/>
        <w:rPr>
          <w:rFonts w:hint="cs"/>
          <w:rtl/>
        </w:rPr>
      </w:pPr>
    </w:p>
    <w:p w14:paraId="6831DF3D" w14:textId="77777777" w:rsidR="00000000" w:rsidRDefault="007C71EE">
      <w:pPr>
        <w:pStyle w:val="a"/>
        <w:rPr>
          <w:rFonts w:hint="cs"/>
          <w:rtl/>
        </w:rPr>
      </w:pPr>
      <w:r>
        <w:rPr>
          <w:rFonts w:hint="cs"/>
          <w:rtl/>
        </w:rPr>
        <w:t>אם תרשי לי, אומר את הדברים האלה בין שתיים לארבע בבוקר גם לעצמנו, כי גם את יודעת שמשום שלא סיימנו את נושא הקרקעות בזמן, שילמנו על כך מחיר יקר. לא סיימנו את נושא המים בזמן - שילמנו מחיר יקר. לא סי</w:t>
      </w:r>
      <w:r>
        <w:rPr>
          <w:rFonts w:hint="cs"/>
          <w:rtl/>
        </w:rPr>
        <w:t>ימנו בזמן את נושא מועצות הייצור - שילמנו מחיר יקר. מישהו מנצל את זה. לפעמים מצטלבים בזה האינטרסים של האיש הפוליטי מהמפלגה האחרת. את  יודעת מתפקידייך הקודמים, שלסיים עניין זה דבר חשוב. אין לכך קונוטציה אחרת.</w:t>
      </w:r>
    </w:p>
    <w:p w14:paraId="5C4E1D65" w14:textId="77777777" w:rsidR="00000000" w:rsidRDefault="007C71EE">
      <w:pPr>
        <w:pStyle w:val="a"/>
        <w:rPr>
          <w:rFonts w:hint="cs"/>
          <w:rtl/>
        </w:rPr>
      </w:pPr>
    </w:p>
    <w:p w14:paraId="3BCA9DA8" w14:textId="77777777" w:rsidR="00000000" w:rsidRDefault="007C71EE">
      <w:pPr>
        <w:pStyle w:val="a"/>
        <w:rPr>
          <w:rFonts w:hint="cs"/>
          <w:rtl/>
        </w:rPr>
      </w:pPr>
      <w:r>
        <w:rPr>
          <w:rFonts w:hint="cs"/>
          <w:rtl/>
        </w:rPr>
        <w:t>לעצם העניין, לממשלה הנוכחית יש  הכוח והעוצמה בכנ</w:t>
      </w:r>
      <w:r>
        <w:rPr>
          <w:rFonts w:hint="cs"/>
          <w:rtl/>
        </w:rPr>
        <w:t>סת.  אני יכול לומר זאת כיושב-ראש ועדת הכלכלה, אני רואה זאת מול העיניים, עוצמה בלתי רגילה. הם אומרים לאנשים מה לעשות, ואם אנשים לא רוצים לעשות, הם אינם. למרות העובדה הזאת, הממשלה הזאת מסתכסכת עם חצי מדינה. אם מי לא הסתכסכה הממשלה הנוכחית - עם עובדי "אל על",</w:t>
      </w:r>
      <w:r>
        <w:rPr>
          <w:rFonts w:hint="cs"/>
          <w:rtl/>
        </w:rPr>
        <w:t xml:space="preserve"> עם עובדי חברת החשמל, עם החקלאים, עם הגמלאים, עם הפנסיונרים, עם מערכת הבריאות ועם מערכת החינוך. עם מי לא? ובכל זאת, נדמה לי שיש פה מהלך שבסופו של דבר הניסיון המרכזי שבו הוא לשנות את כללי המשחק בחברה הישראלית. כללי המשחק בחברה הישראלית  מחר-מחרתיים לא יהיו </w:t>
      </w:r>
      <w:r>
        <w:rPr>
          <w:rFonts w:hint="cs"/>
          <w:rtl/>
        </w:rPr>
        <w:t>הכללים של אתמול.</w:t>
      </w:r>
    </w:p>
    <w:p w14:paraId="670F1A6F" w14:textId="77777777" w:rsidR="00000000" w:rsidRDefault="007C71EE">
      <w:pPr>
        <w:pStyle w:val="a"/>
        <w:rPr>
          <w:rFonts w:hint="cs"/>
          <w:rtl/>
        </w:rPr>
      </w:pPr>
    </w:p>
    <w:p w14:paraId="4975FD73" w14:textId="77777777" w:rsidR="00000000" w:rsidRDefault="007C71EE">
      <w:pPr>
        <w:pStyle w:val="a"/>
        <w:rPr>
          <w:rFonts w:hint="cs"/>
          <w:rtl/>
        </w:rPr>
      </w:pPr>
      <w:r>
        <w:rPr>
          <w:rFonts w:hint="cs"/>
          <w:rtl/>
        </w:rPr>
        <w:t>אנחנו לא מרגישים, יש כאן מליאה כמעט ריקה, ולא מעט מחברי הכנסת הם חדשים, אך בסופו של דבר הכללים עומדים להיות אחרים לחלוטין, עם חברה שעשויה להיות חברה של מעמדות בלי שנרגיש. נדמה לנו שאנו מייצגים איזו אג'נדה פוליטית, איזו תפיסת עולם ואידיאול</w:t>
      </w:r>
      <w:r>
        <w:rPr>
          <w:rFonts w:hint="cs"/>
          <w:rtl/>
        </w:rPr>
        <w:t>וגיה, אבל בסופו של דבר כל אלה מוליכים למקומות אחרים. כל אחד מאתנו צריך להבין מה יקרה, בסופו של דבר, לאדם הקטן.  לכאורה יכול שר האוצר לומר, לא פגעתי באנשים הקטנים, אבל שר האוצר עצמו גרם לפגיעה הכי גדולה ביישובי הפריפריה בנגב ובגליל. אם היה כאן שר החקלאות ופ</w:t>
      </w:r>
      <w:r>
        <w:rPr>
          <w:rFonts w:hint="cs"/>
          <w:rtl/>
        </w:rPr>
        <w:t>יתוח הכפר, הוא היה מודה בכך.</w:t>
      </w:r>
    </w:p>
    <w:p w14:paraId="4E88F88C" w14:textId="77777777" w:rsidR="00000000" w:rsidRDefault="007C71EE">
      <w:pPr>
        <w:pStyle w:val="a"/>
        <w:rPr>
          <w:rFonts w:hint="cs"/>
          <w:rtl/>
        </w:rPr>
      </w:pPr>
    </w:p>
    <w:p w14:paraId="77B3EF8B" w14:textId="77777777" w:rsidR="00000000" w:rsidRDefault="007C71EE">
      <w:pPr>
        <w:pStyle w:val="a"/>
        <w:rPr>
          <w:rFonts w:hint="cs"/>
          <w:rtl/>
        </w:rPr>
      </w:pPr>
      <w:r>
        <w:rPr>
          <w:rFonts w:hint="cs"/>
          <w:rtl/>
        </w:rPr>
        <w:t>מי שמחליט לבטל הטבות מס בסדר גודל של מיליארד ו=200 מיליון שקל, המיועדות בעיקר ליישובי הפריפריה בגליל ובנגב, ולהוריד אותן לרמה של 250-300 מיליון שקל, החליט שהכסף הזה ילך למקום אחר. הכסף הזה לא יהיה בצפון וגם לא בנגב, הוא יהיה ב</w:t>
      </w:r>
      <w:r>
        <w:rPr>
          <w:rFonts w:hint="cs"/>
          <w:rtl/>
        </w:rPr>
        <w:t>מרכז הארץ. בעניין זה שתקתם באופן מדהים. אני לא רוצה לומר שתיקת הכבשים, כי מישהו כבר השתמש בכך.</w:t>
      </w:r>
    </w:p>
    <w:p w14:paraId="4CF99BC9" w14:textId="77777777" w:rsidR="00000000" w:rsidRDefault="007C71EE">
      <w:pPr>
        <w:pStyle w:val="a"/>
        <w:ind w:firstLine="0"/>
        <w:rPr>
          <w:rFonts w:hint="cs"/>
          <w:rtl/>
        </w:rPr>
      </w:pPr>
    </w:p>
    <w:p w14:paraId="1EDA4444" w14:textId="77777777" w:rsidR="00000000" w:rsidRDefault="007C71EE">
      <w:pPr>
        <w:pStyle w:val="ac"/>
        <w:rPr>
          <w:rtl/>
        </w:rPr>
      </w:pPr>
      <w:r>
        <w:rPr>
          <w:rFonts w:hint="eastAsia"/>
          <w:rtl/>
        </w:rPr>
        <w:t>יצחק</w:t>
      </w:r>
      <w:r>
        <w:rPr>
          <w:rtl/>
        </w:rPr>
        <w:t xml:space="preserve"> הרצוג (העבודה-מימד):</w:t>
      </w:r>
    </w:p>
    <w:p w14:paraId="36799ACD" w14:textId="77777777" w:rsidR="00000000" w:rsidRDefault="007C71EE">
      <w:pPr>
        <w:pStyle w:val="a"/>
        <w:rPr>
          <w:rFonts w:hint="cs"/>
          <w:rtl/>
        </w:rPr>
      </w:pPr>
    </w:p>
    <w:p w14:paraId="723489DB" w14:textId="77777777" w:rsidR="00000000" w:rsidRDefault="007C71EE">
      <w:pPr>
        <w:pStyle w:val="a"/>
        <w:rPr>
          <w:rFonts w:hint="cs"/>
          <w:rtl/>
        </w:rPr>
      </w:pPr>
      <w:r>
        <w:rPr>
          <w:rFonts w:hint="cs"/>
          <w:rtl/>
        </w:rPr>
        <w:t>היושב-ראש בא מהפריפריה.</w:t>
      </w:r>
    </w:p>
    <w:p w14:paraId="6499792A" w14:textId="77777777" w:rsidR="00000000" w:rsidRDefault="007C71EE">
      <w:pPr>
        <w:pStyle w:val="a"/>
        <w:ind w:firstLine="0"/>
        <w:rPr>
          <w:rFonts w:hint="cs"/>
          <w:rtl/>
        </w:rPr>
      </w:pPr>
    </w:p>
    <w:p w14:paraId="6ECA1B98" w14:textId="77777777" w:rsidR="00000000" w:rsidRDefault="007C71EE">
      <w:pPr>
        <w:pStyle w:val="a"/>
        <w:ind w:firstLine="0"/>
        <w:rPr>
          <w:rFonts w:hint="cs"/>
          <w:rtl/>
        </w:rPr>
      </w:pPr>
    </w:p>
    <w:p w14:paraId="5A91802B" w14:textId="77777777" w:rsidR="00000000" w:rsidRDefault="007C71EE">
      <w:pPr>
        <w:pStyle w:val="a"/>
        <w:ind w:firstLine="0"/>
        <w:rPr>
          <w:rFonts w:hint="cs"/>
          <w:rtl/>
        </w:rPr>
      </w:pPr>
    </w:p>
    <w:p w14:paraId="1AEEC578" w14:textId="77777777" w:rsidR="00000000" w:rsidRDefault="007C71EE">
      <w:pPr>
        <w:pStyle w:val="SpeakerCon"/>
        <w:rPr>
          <w:rtl/>
        </w:rPr>
      </w:pPr>
      <w:bookmarkStart w:id="2105" w:name="FS000000461T28_05_2003_11_14_51C"/>
      <w:bookmarkEnd w:id="2105"/>
      <w:r>
        <w:rPr>
          <w:rtl/>
        </w:rPr>
        <w:t>שלום שמחון (העבודה-מימד):</w:t>
      </w:r>
    </w:p>
    <w:p w14:paraId="551A49E2" w14:textId="77777777" w:rsidR="00000000" w:rsidRDefault="007C71EE">
      <w:pPr>
        <w:pStyle w:val="a"/>
        <w:rPr>
          <w:rtl/>
        </w:rPr>
      </w:pPr>
    </w:p>
    <w:p w14:paraId="6C915344" w14:textId="77777777" w:rsidR="00000000" w:rsidRDefault="007C71EE">
      <w:pPr>
        <w:pStyle w:val="a"/>
        <w:rPr>
          <w:rFonts w:hint="cs"/>
          <w:rtl/>
        </w:rPr>
      </w:pPr>
      <w:r>
        <w:rPr>
          <w:rFonts w:hint="cs"/>
          <w:rtl/>
        </w:rPr>
        <w:t>למה פניתי אליו? כי הוא שכן. אני כבר לא לבד בצפון, אם כי בצפון הרחוק אני עדיין ל</w:t>
      </w:r>
      <w:r>
        <w:rPr>
          <w:rFonts w:hint="cs"/>
          <w:rtl/>
        </w:rPr>
        <w:t>בד. אני אומר זאת, כי נדמה לי שמבלי משים היתה כאן פגיעה אמיתית ביישובי הפריפריה, באופן כמעט קטלני. משמעות העניין היא, שלא רק יישובי הערבה התיכונה חטפו כאן פגיעה איומה, אלא מישהו כאן שינה את סדרי העדיפויות והחליט שההטבות האלה ניתנות לכל מקום שבו נופלת "קטיוש</w:t>
      </w:r>
      <w:r>
        <w:rPr>
          <w:rFonts w:hint="cs"/>
          <w:rtl/>
        </w:rPr>
        <w:t>ה". אני אומר זאת כמי שחי על גבול הצפון.  ההטבה הזאת לא קשורה ל"קטיושה", זו היתה תמיד הטבה גיאוגרפית שמשמעותה לגשר בין המרכז לבין הפריפריה. זו היתה המשמעות האמיתית שלה. לא היתה לה שום משמעות אחרת. המצב הביטחוני, כמובן יש לו השלכה, אבל נתתם ידכם לפגיעה קשה ד</w:t>
      </w:r>
      <w:r>
        <w:rPr>
          <w:rFonts w:hint="cs"/>
          <w:rtl/>
        </w:rPr>
        <w:t xml:space="preserve">ווקא בדברים שהיו חשובים לכם באמת, ודווקא בגלל העובדה שחלק גדול מהמתיישבים באזורים אלה הם מצביעי ליכוד מסורתיים. הם גם לא יכולים להצביע משהו אחר. זה בא להם מבפנים. ובאתם והכיתם אותם באופן משמעותי לכל הרוחב. </w:t>
      </w:r>
    </w:p>
    <w:p w14:paraId="1E3454B0" w14:textId="77777777" w:rsidR="00000000" w:rsidRDefault="007C71EE">
      <w:pPr>
        <w:pStyle w:val="a"/>
        <w:rPr>
          <w:rFonts w:hint="cs"/>
          <w:rtl/>
        </w:rPr>
      </w:pPr>
    </w:p>
    <w:p w14:paraId="58A19683" w14:textId="77777777" w:rsidR="00000000" w:rsidRDefault="007C71EE">
      <w:pPr>
        <w:pStyle w:val="a"/>
        <w:rPr>
          <w:rFonts w:hint="cs"/>
          <w:rtl/>
        </w:rPr>
      </w:pPr>
      <w:r>
        <w:rPr>
          <w:rFonts w:hint="cs"/>
          <w:rtl/>
        </w:rPr>
        <w:t>מעולם לא האמנתי שראש ממשלה, שאני קורא לו תמיד הח</w:t>
      </w:r>
      <w:r>
        <w:rPr>
          <w:rFonts w:hint="cs"/>
          <w:rtl/>
        </w:rPr>
        <w:t xml:space="preserve">קלאי מספר אחת, יקבל חתימות של 85%  ממגדלי הירקות במדינת ישראל, ויתעלם מהם כאילו הם לא קיימים. האיש הזה היה חומה בצורה כאשר הייתי שר החקלאות בממשלתו. הוא קיבל  חתימות של 85%  מאחיו החקלאים, הקוראים לו לעצור את המהלך, וכל זה כאילו לא קיים. </w:t>
      </w:r>
    </w:p>
    <w:p w14:paraId="4A1810BB" w14:textId="77777777" w:rsidR="00000000" w:rsidRDefault="007C71EE">
      <w:pPr>
        <w:pStyle w:val="a"/>
        <w:rPr>
          <w:rFonts w:hint="cs"/>
          <w:rtl/>
        </w:rPr>
      </w:pPr>
    </w:p>
    <w:p w14:paraId="1846BA6A" w14:textId="77777777" w:rsidR="00000000" w:rsidRDefault="007C71EE">
      <w:pPr>
        <w:pStyle w:val="a"/>
        <w:rPr>
          <w:rFonts w:hint="cs"/>
          <w:rtl/>
        </w:rPr>
      </w:pPr>
      <w:r>
        <w:rPr>
          <w:rFonts w:hint="cs"/>
          <w:rtl/>
        </w:rPr>
        <w:t>הוא אומר, מה אתם</w:t>
      </w:r>
      <w:r>
        <w:rPr>
          <w:rFonts w:hint="cs"/>
          <w:rtl/>
        </w:rPr>
        <w:t xml:space="preserve"> רוצים שאעשה, שאפקיר את התומך האחרון שיש לי בליכוד, את שר החקלאות ופיתוח הכפר? זה נראה לכם הגיוני? אני הרי לא יכול לעשות את זה. מה שזה אומר הוא שיש כאן רק מהלך פוליטי נטו. נכון שאבו וילן, חבר הכנסת, ודני ברונר, מנכ"ל מועצת הפירות, ישנו אתו באותו אוהל, אבל </w:t>
      </w:r>
      <w:r>
        <w:rPr>
          <w:rFonts w:hint="cs"/>
          <w:rtl/>
        </w:rPr>
        <w:t>זה כבר לא משחק תפקיד.</w:t>
      </w:r>
    </w:p>
    <w:p w14:paraId="6C6A3E3C" w14:textId="77777777" w:rsidR="00000000" w:rsidRDefault="007C71EE">
      <w:pPr>
        <w:pStyle w:val="a"/>
        <w:rPr>
          <w:rFonts w:hint="cs"/>
          <w:rtl/>
        </w:rPr>
      </w:pPr>
    </w:p>
    <w:p w14:paraId="42E279CF" w14:textId="77777777" w:rsidR="00000000" w:rsidRDefault="007C71EE">
      <w:pPr>
        <w:pStyle w:val="a"/>
        <w:rPr>
          <w:rFonts w:hint="cs"/>
          <w:rtl/>
        </w:rPr>
      </w:pPr>
      <w:r>
        <w:rPr>
          <w:rFonts w:hint="cs"/>
          <w:rtl/>
        </w:rPr>
        <w:t>מה שמשחק תפקיד זה בעיקר העובדה הפוליטית. אם דברים נעשים על בסיס פוליטי, אני שואל את עצמי: למה? איך קורה שממשלה מוציאה כל כך הרבה אנרגיה על הלאמה של גופים חצי-ממשלתיים, כאשר הכוונה שלה היא ללכת להפרטה. איך יכול להיות שזה קורה כאשר 20%</w:t>
      </w:r>
      <w:r>
        <w:rPr>
          <w:rFonts w:hint="cs"/>
          <w:rtl/>
        </w:rPr>
        <w:t xml:space="preserve"> מחברי הממשלה הזאת הם נציגי שינוי. איך אתם יושבים ושותקים כאשר אתם רואים שהממשלה מלאימה את קרנות הפנסיה, מלאימה את הגופים החקלאיים ובמידה מסוימת נוהגת זילות אפילו ב"אל על". מה זה "אל על"? לפי עיתון "גלובס" מהערב, מדובר בסך הכול ב=110 מיליון דולר. כל מדינת </w:t>
      </w:r>
      <w:r>
        <w:rPr>
          <w:rFonts w:hint="cs"/>
          <w:rtl/>
        </w:rPr>
        <w:t xml:space="preserve">ישראל עומדת על 110 מיליון הדולר האלה? משום שממשלה לא מסוגלת לנהל, היא מפקירה את אחת התשתיות החשובות שלה? היכן בדיוק אתם נמצאים? נעשה כאן מהלך שנועד לתת למישהו חינם את חברת התעופה הלאומית. נעשה כאן מהלך שמשמעותו הלאמת קרנות הפנסיה. מתי ניהל האוצר משהו, מתי </w:t>
      </w:r>
      <w:r>
        <w:rPr>
          <w:rFonts w:hint="cs"/>
          <w:rtl/>
        </w:rPr>
        <w:t xml:space="preserve">ניהל האוצר איזו  מערכת גדולה באמת? והחבר'ה יושבים ושותקים כל הזמן. </w:t>
      </w:r>
    </w:p>
    <w:p w14:paraId="0567D757" w14:textId="77777777" w:rsidR="00000000" w:rsidRDefault="007C71EE">
      <w:pPr>
        <w:pStyle w:val="a"/>
        <w:rPr>
          <w:rFonts w:hint="cs"/>
          <w:rtl/>
        </w:rPr>
      </w:pPr>
    </w:p>
    <w:p w14:paraId="7BBCCF9C" w14:textId="77777777" w:rsidR="00000000" w:rsidRDefault="007C71EE">
      <w:pPr>
        <w:pStyle w:val="a"/>
        <w:rPr>
          <w:rFonts w:hint="cs"/>
          <w:rtl/>
        </w:rPr>
      </w:pPr>
      <w:r>
        <w:rPr>
          <w:rFonts w:hint="cs"/>
          <w:rtl/>
        </w:rPr>
        <w:t xml:space="preserve">השאלה היא למה הם שותקים. נדמה לי שחלק מהגורמים בתוך הממשלה, כל אחד מטעמו הוא, יושב ושותק בעיקר בגלל העובדה שתמנע ממדינת ישראל ללכת באמת לעידן שהוא אחר. אני לא אומר שאין הזדמנויות בתוכנית </w:t>
      </w:r>
      <w:r>
        <w:rPr>
          <w:rFonts w:hint="cs"/>
          <w:rtl/>
        </w:rPr>
        <w:t>הכלכלית. בתוכנית הכלכלית הזאת יש הזדמנויות. השאלה למי מחלקים את ההזדמנויות, האם לקטע שבין גדרה לחדרה, או נותנים הזדמנויות גם לשטח מגדרה דרומה ומחדרה צפונה. נדמה לי שאנחנו הולכים לתת את ההזדמנויות בעיקר למי שקיבל אותן קודם. אנחנו הולכים להקטין את ההזדמנות ש</w:t>
      </w:r>
      <w:r>
        <w:rPr>
          <w:rFonts w:hint="cs"/>
          <w:rtl/>
        </w:rPr>
        <w:t>ל מי שהיה לו סיכוי לקבל אותה כמעט מכל ממשלות ישראל בעבר.</w:t>
      </w:r>
    </w:p>
    <w:p w14:paraId="15759DEB" w14:textId="77777777" w:rsidR="00000000" w:rsidRDefault="007C71EE">
      <w:pPr>
        <w:pStyle w:val="a"/>
        <w:ind w:firstLine="0"/>
        <w:rPr>
          <w:rFonts w:hint="cs"/>
          <w:rtl/>
        </w:rPr>
      </w:pPr>
    </w:p>
    <w:p w14:paraId="5C37F8CA" w14:textId="77777777" w:rsidR="00000000" w:rsidRDefault="007C71EE">
      <w:pPr>
        <w:pStyle w:val="a"/>
        <w:ind w:firstLine="0"/>
        <w:rPr>
          <w:rFonts w:hint="cs"/>
          <w:rtl/>
        </w:rPr>
      </w:pPr>
      <w:r>
        <w:rPr>
          <w:rFonts w:hint="cs"/>
          <w:rtl/>
        </w:rPr>
        <w:tab/>
        <w:t>התוכנית הנוכחית עושה פלסתר את כל נושא העדיפויות במדינת ישראל. הן כמעט לא קיימות. מה שיקרה בפועל הוא שתהיה מכונת עבודה בפריפריה, שאנשי הפריפריה יהיו לא יותר מאשר ברגים קטנים בתוך מערכת משומנת של אזו</w:t>
      </w:r>
      <w:r>
        <w:rPr>
          <w:rFonts w:hint="cs"/>
          <w:rtl/>
        </w:rPr>
        <w:t xml:space="preserve">ר המרכז, ואנחנו נהיה שותפים לכך. אתה, אדוני היושב-ראש, שבא מהשוליים הרחוקים של הפריפריה, ואני ממש מהקצה של הפריפריה. אבל אני לא מדבר רק על עצמנו, אני מדבר על אזורים נרחבים. </w:t>
      </w:r>
    </w:p>
    <w:p w14:paraId="6A5054F7" w14:textId="77777777" w:rsidR="00000000" w:rsidRDefault="007C71EE">
      <w:pPr>
        <w:pStyle w:val="a"/>
        <w:ind w:firstLine="0"/>
        <w:rPr>
          <w:rFonts w:hint="cs"/>
          <w:rtl/>
        </w:rPr>
      </w:pPr>
    </w:p>
    <w:p w14:paraId="26D8840A" w14:textId="77777777" w:rsidR="00000000" w:rsidRDefault="007C71EE">
      <w:pPr>
        <w:pStyle w:val="a"/>
        <w:ind w:firstLine="0"/>
        <w:rPr>
          <w:rFonts w:hint="cs"/>
          <w:rtl/>
        </w:rPr>
      </w:pPr>
      <w:r>
        <w:rPr>
          <w:rFonts w:hint="cs"/>
          <w:rtl/>
        </w:rPr>
        <w:tab/>
        <w:t>ממשלה שמסוגלת להגיד ליישובי הערבה התיכונה: אתם לא תקבלו הטבות מס, כי אם איאלץ לת</w:t>
      </w:r>
      <w:r>
        <w:rPr>
          <w:rFonts w:hint="cs"/>
          <w:rtl/>
        </w:rPr>
        <w:t>ת לכם אני צריכה לתת גם למי שגר עשר דקות מכפר-סבא, זו ממשלה שסדרי העדיפויות שלה השתבשו לחלוטין. זו ממשלה שבעצם לא שולטת, מכיוון שקנתה את העברת התוכנית הזאת בכסף. כמעט שלא יהיה חבר כנסת אחד מהאיחוד הלאומי ומהמפד"ל שלא נעשה אתו הסכם, חבר הכנסת אילן ליבוביץ. א</w:t>
      </w:r>
      <w:r>
        <w:rPr>
          <w:rFonts w:hint="cs"/>
          <w:rtl/>
        </w:rPr>
        <w:t>ני מבטיח לך, תבדוק עם כל אחד מהם. לא שנעשה הסכם עם סיעת המפד"ל או האיחוד הלאומי; נעשה הסכם פרטני כמעט עם כל אחד מחברי הכנסת שלהן.</w:t>
      </w:r>
    </w:p>
    <w:p w14:paraId="5B4E3438" w14:textId="77777777" w:rsidR="00000000" w:rsidRDefault="007C71EE">
      <w:pPr>
        <w:pStyle w:val="a"/>
        <w:ind w:firstLine="0"/>
        <w:rPr>
          <w:rFonts w:hint="cs"/>
          <w:rtl/>
        </w:rPr>
      </w:pPr>
    </w:p>
    <w:p w14:paraId="62363836" w14:textId="77777777" w:rsidR="00000000" w:rsidRDefault="007C71EE">
      <w:pPr>
        <w:pStyle w:val="ac"/>
        <w:rPr>
          <w:rtl/>
        </w:rPr>
      </w:pPr>
      <w:r>
        <w:rPr>
          <w:rFonts w:hint="eastAsia"/>
          <w:rtl/>
        </w:rPr>
        <w:t>דוד</w:t>
      </w:r>
      <w:r>
        <w:rPr>
          <w:rtl/>
        </w:rPr>
        <w:t xml:space="preserve"> אזולאי (ש"ס):</w:t>
      </w:r>
    </w:p>
    <w:p w14:paraId="551750B9" w14:textId="77777777" w:rsidR="00000000" w:rsidRDefault="007C71EE">
      <w:pPr>
        <w:pStyle w:val="a"/>
        <w:rPr>
          <w:rFonts w:hint="cs"/>
          <w:rtl/>
        </w:rPr>
      </w:pPr>
    </w:p>
    <w:p w14:paraId="7A80B2A1" w14:textId="77777777" w:rsidR="00000000" w:rsidRDefault="007C71EE">
      <w:pPr>
        <w:pStyle w:val="a"/>
        <w:rPr>
          <w:rFonts w:hint="cs"/>
          <w:rtl/>
        </w:rPr>
      </w:pPr>
      <w:r>
        <w:rPr>
          <w:rFonts w:hint="cs"/>
          <w:rtl/>
        </w:rPr>
        <w:t>זה לא יכול להיות. בממשלה שיש בה שקיפות, שום דבר לא נסתר.</w:t>
      </w:r>
    </w:p>
    <w:p w14:paraId="3651BA22" w14:textId="77777777" w:rsidR="00000000" w:rsidRDefault="007C71EE">
      <w:pPr>
        <w:pStyle w:val="a"/>
        <w:ind w:firstLine="0"/>
        <w:rPr>
          <w:rFonts w:hint="cs"/>
          <w:rtl/>
        </w:rPr>
      </w:pPr>
    </w:p>
    <w:p w14:paraId="785E76B3" w14:textId="77777777" w:rsidR="00000000" w:rsidRDefault="007C71EE">
      <w:pPr>
        <w:pStyle w:val="SpeakerCon"/>
        <w:rPr>
          <w:rtl/>
        </w:rPr>
      </w:pPr>
      <w:bookmarkStart w:id="2106" w:name="FS000000461T28_05_2003_11_32_20C"/>
      <w:bookmarkEnd w:id="2106"/>
      <w:r>
        <w:rPr>
          <w:rtl/>
        </w:rPr>
        <w:t>שלום שמחון (העבודה-מימד):</w:t>
      </w:r>
    </w:p>
    <w:p w14:paraId="5AFCB4C0" w14:textId="77777777" w:rsidR="00000000" w:rsidRDefault="007C71EE">
      <w:pPr>
        <w:pStyle w:val="a"/>
        <w:rPr>
          <w:rtl/>
        </w:rPr>
      </w:pPr>
    </w:p>
    <w:p w14:paraId="2BAF102E" w14:textId="77777777" w:rsidR="00000000" w:rsidRDefault="007C71EE">
      <w:pPr>
        <w:pStyle w:val="a"/>
        <w:rPr>
          <w:rFonts w:hint="cs"/>
          <w:rtl/>
        </w:rPr>
      </w:pPr>
      <w:r>
        <w:rPr>
          <w:rFonts w:hint="cs"/>
          <w:rtl/>
        </w:rPr>
        <w:t>איזו שקיפות? בלשון הי</w:t>
      </w:r>
      <w:r>
        <w:rPr>
          <w:rFonts w:hint="cs"/>
          <w:rtl/>
        </w:rPr>
        <w:t xml:space="preserve">לדים שלי זה הפוך על הפוך. כנראה במשוואה הזאת יש תכמנות. </w:t>
      </w:r>
    </w:p>
    <w:p w14:paraId="760C73CC" w14:textId="77777777" w:rsidR="00000000" w:rsidRDefault="007C71EE">
      <w:pPr>
        <w:pStyle w:val="a"/>
        <w:ind w:firstLine="0"/>
        <w:rPr>
          <w:rFonts w:hint="cs"/>
          <w:rtl/>
        </w:rPr>
      </w:pPr>
    </w:p>
    <w:p w14:paraId="56C35710" w14:textId="77777777" w:rsidR="00000000" w:rsidRDefault="007C71EE">
      <w:pPr>
        <w:pStyle w:val="ac"/>
        <w:rPr>
          <w:rtl/>
        </w:rPr>
      </w:pPr>
      <w:r>
        <w:rPr>
          <w:rFonts w:hint="eastAsia"/>
          <w:rtl/>
        </w:rPr>
        <w:t>דוד</w:t>
      </w:r>
      <w:r>
        <w:rPr>
          <w:rtl/>
        </w:rPr>
        <w:t xml:space="preserve"> אזולאי (ש"ס):</w:t>
      </w:r>
    </w:p>
    <w:p w14:paraId="1EEFE7B1" w14:textId="77777777" w:rsidR="00000000" w:rsidRDefault="007C71EE">
      <w:pPr>
        <w:pStyle w:val="a"/>
        <w:rPr>
          <w:rFonts w:hint="cs"/>
          <w:rtl/>
        </w:rPr>
      </w:pPr>
    </w:p>
    <w:p w14:paraId="749833D6" w14:textId="77777777" w:rsidR="00000000" w:rsidRDefault="007C71EE">
      <w:pPr>
        <w:pStyle w:val="a"/>
        <w:rPr>
          <w:rFonts w:hint="cs"/>
          <w:rtl/>
        </w:rPr>
      </w:pPr>
      <w:r>
        <w:rPr>
          <w:rFonts w:hint="cs"/>
          <w:rtl/>
        </w:rPr>
        <w:t>אתה מאמין שטומי לפיד שיושב בממשלה, ייתן לזה לקרות?</w:t>
      </w:r>
    </w:p>
    <w:p w14:paraId="0E097DF9" w14:textId="77777777" w:rsidR="00000000" w:rsidRDefault="007C71EE">
      <w:pPr>
        <w:pStyle w:val="a"/>
        <w:ind w:firstLine="0"/>
        <w:rPr>
          <w:rFonts w:hint="cs"/>
          <w:rtl/>
        </w:rPr>
      </w:pPr>
    </w:p>
    <w:p w14:paraId="1D327C38" w14:textId="77777777" w:rsidR="00000000" w:rsidRDefault="007C71EE">
      <w:pPr>
        <w:pStyle w:val="SpeakerCon"/>
        <w:rPr>
          <w:rtl/>
        </w:rPr>
      </w:pPr>
      <w:bookmarkStart w:id="2107" w:name="FS000000461T28_05_2003_11_35_58C"/>
      <w:bookmarkEnd w:id="2107"/>
      <w:r>
        <w:rPr>
          <w:rtl/>
        </w:rPr>
        <w:t>שלום שמחון (העבודה-מימד):</w:t>
      </w:r>
    </w:p>
    <w:p w14:paraId="34D4441D" w14:textId="77777777" w:rsidR="00000000" w:rsidRDefault="007C71EE">
      <w:pPr>
        <w:pStyle w:val="a"/>
        <w:rPr>
          <w:rtl/>
        </w:rPr>
      </w:pPr>
    </w:p>
    <w:p w14:paraId="4E45E939" w14:textId="77777777" w:rsidR="00000000" w:rsidRDefault="007C71EE">
      <w:pPr>
        <w:pStyle w:val="a"/>
        <w:rPr>
          <w:rFonts w:hint="cs"/>
          <w:rtl/>
        </w:rPr>
      </w:pPr>
      <w:r>
        <w:rPr>
          <w:rFonts w:hint="cs"/>
          <w:rtl/>
        </w:rPr>
        <w:t>אני כמעט משוכנע שהם למדו במהירות את העסק. חבר הכנסת ליבוביץ, שלחו אותם במשימה לאומית, להציל את חוק ט</w:t>
      </w:r>
      <w:r>
        <w:rPr>
          <w:rFonts w:hint="cs"/>
          <w:rtl/>
        </w:rPr>
        <w:t xml:space="preserve">ל? </w:t>
      </w:r>
      <w:bookmarkStart w:id="2108" w:name="FS000000461T28_05_2003_11_37_43C"/>
      <w:bookmarkEnd w:id="2108"/>
      <w:r>
        <w:rPr>
          <w:rFonts w:hint="cs"/>
          <w:rtl/>
        </w:rPr>
        <w:t>מה יגיד חבר הכנסת ליבוביץ בסוף השבוע הזה? נשלחתי במשימה לאומית חשובה. הוא יחזור הביתה, הוא צריך להגיד משהו ברחובות. אם ישאלו אותו בבית, הוא יאמר: נשלחתי למשימה לאומית על-ידי חבר הכנסת טומי לפיד, להציל את חוק טל. זה מה שהוא יגיד.</w:t>
      </w:r>
    </w:p>
    <w:p w14:paraId="6B10FDA1" w14:textId="77777777" w:rsidR="00000000" w:rsidRDefault="007C71EE">
      <w:pPr>
        <w:pStyle w:val="a"/>
        <w:ind w:firstLine="0"/>
        <w:rPr>
          <w:rFonts w:hint="cs"/>
          <w:rtl/>
        </w:rPr>
      </w:pPr>
    </w:p>
    <w:p w14:paraId="05DF0619" w14:textId="77777777" w:rsidR="00000000" w:rsidRDefault="007C71EE">
      <w:pPr>
        <w:pStyle w:val="ac"/>
        <w:rPr>
          <w:rtl/>
        </w:rPr>
      </w:pPr>
      <w:r>
        <w:rPr>
          <w:rFonts w:hint="eastAsia"/>
          <w:rtl/>
        </w:rPr>
        <w:t>אילן</w:t>
      </w:r>
      <w:r>
        <w:rPr>
          <w:rtl/>
        </w:rPr>
        <w:t xml:space="preserve"> ליבוביץ (שינוי):</w:t>
      </w:r>
    </w:p>
    <w:p w14:paraId="57F9A341" w14:textId="77777777" w:rsidR="00000000" w:rsidRDefault="007C71EE">
      <w:pPr>
        <w:pStyle w:val="a"/>
        <w:rPr>
          <w:rFonts w:hint="cs"/>
          <w:rtl/>
        </w:rPr>
      </w:pPr>
    </w:p>
    <w:p w14:paraId="1EF8DAF8" w14:textId="77777777" w:rsidR="00000000" w:rsidRDefault="007C71EE">
      <w:pPr>
        <w:pStyle w:val="a"/>
        <w:rPr>
          <w:rFonts w:hint="cs"/>
          <w:rtl/>
        </w:rPr>
      </w:pPr>
      <w:r>
        <w:rPr>
          <w:rFonts w:hint="cs"/>
          <w:rtl/>
        </w:rPr>
        <w:t>אגיד שישבתי כאן כל הלילה והקשבתי לדבריו של חבר הכנסת שמחון.</w:t>
      </w:r>
    </w:p>
    <w:p w14:paraId="4BF51437" w14:textId="77777777" w:rsidR="00000000" w:rsidRDefault="007C71EE">
      <w:pPr>
        <w:pStyle w:val="a"/>
        <w:ind w:firstLine="0"/>
        <w:rPr>
          <w:rFonts w:hint="cs"/>
          <w:rtl/>
        </w:rPr>
      </w:pPr>
    </w:p>
    <w:p w14:paraId="14155DB2" w14:textId="77777777" w:rsidR="00000000" w:rsidRDefault="007C71EE">
      <w:pPr>
        <w:pStyle w:val="ac"/>
        <w:rPr>
          <w:rtl/>
        </w:rPr>
      </w:pPr>
      <w:r>
        <w:rPr>
          <w:rFonts w:hint="eastAsia"/>
          <w:rtl/>
        </w:rPr>
        <w:t>דוד</w:t>
      </w:r>
      <w:r>
        <w:rPr>
          <w:rtl/>
        </w:rPr>
        <w:t xml:space="preserve"> אזולאי (ש"ס):</w:t>
      </w:r>
    </w:p>
    <w:p w14:paraId="12B835BB" w14:textId="77777777" w:rsidR="00000000" w:rsidRDefault="007C71EE">
      <w:pPr>
        <w:pStyle w:val="a"/>
        <w:rPr>
          <w:rFonts w:hint="cs"/>
          <w:rtl/>
        </w:rPr>
      </w:pPr>
    </w:p>
    <w:p w14:paraId="3FF20606" w14:textId="77777777" w:rsidR="00000000" w:rsidRDefault="007C71EE">
      <w:pPr>
        <w:pStyle w:val="a"/>
        <w:rPr>
          <w:rFonts w:hint="cs"/>
          <w:rtl/>
        </w:rPr>
      </w:pPr>
      <w:r>
        <w:rPr>
          <w:rFonts w:hint="cs"/>
          <w:rtl/>
        </w:rPr>
        <w:t>מודה ועוזב ירוחם.</w:t>
      </w:r>
    </w:p>
    <w:p w14:paraId="42DDEBC5" w14:textId="77777777" w:rsidR="00000000" w:rsidRDefault="007C71EE">
      <w:pPr>
        <w:pStyle w:val="a"/>
        <w:ind w:firstLine="0"/>
        <w:rPr>
          <w:rFonts w:hint="cs"/>
          <w:rtl/>
        </w:rPr>
      </w:pPr>
    </w:p>
    <w:p w14:paraId="56AACB5E" w14:textId="77777777" w:rsidR="00000000" w:rsidRDefault="007C71EE">
      <w:pPr>
        <w:pStyle w:val="SpeakerCon"/>
        <w:rPr>
          <w:rtl/>
        </w:rPr>
      </w:pPr>
      <w:bookmarkStart w:id="2109" w:name="FS000000461T28_05_2003_11_39_41C"/>
      <w:bookmarkEnd w:id="2109"/>
      <w:r>
        <w:rPr>
          <w:rtl/>
        </w:rPr>
        <w:t>שלום שמחון (העבודה-מימד):</w:t>
      </w:r>
    </w:p>
    <w:p w14:paraId="7148B714" w14:textId="77777777" w:rsidR="00000000" w:rsidRDefault="007C71EE">
      <w:pPr>
        <w:pStyle w:val="a"/>
        <w:rPr>
          <w:rtl/>
        </w:rPr>
      </w:pPr>
    </w:p>
    <w:p w14:paraId="0DA4639E" w14:textId="77777777" w:rsidR="00000000" w:rsidRDefault="007C71EE">
      <w:pPr>
        <w:pStyle w:val="a"/>
        <w:rPr>
          <w:rFonts w:hint="cs"/>
          <w:rtl/>
        </w:rPr>
      </w:pPr>
      <w:r>
        <w:rPr>
          <w:rFonts w:hint="cs"/>
          <w:rtl/>
        </w:rPr>
        <w:t xml:space="preserve">יפה מאוד, אני נורא שמח, כי אני חושב שיושר ציבורי בסופו של דבר חשוב יותר מכל דבר אחר. נדמה לי שאחרי הפוליטיקה ואחרי המפלגות, כולנו </w:t>
      </w:r>
      <w:r>
        <w:rPr>
          <w:rFonts w:hint="cs"/>
          <w:rtl/>
        </w:rPr>
        <w:t xml:space="preserve">אזרחי הארץ הזאת, וכאזרחים צריך להגיד לפעמים גם את מה שהמצפון אומר, ואי-אפשר להסתתר מאחורי מערכת של הסכמים. </w:t>
      </w:r>
    </w:p>
    <w:p w14:paraId="768E66DB" w14:textId="77777777" w:rsidR="00000000" w:rsidRDefault="007C71EE">
      <w:pPr>
        <w:pStyle w:val="a"/>
        <w:rPr>
          <w:rFonts w:hint="cs"/>
          <w:rtl/>
        </w:rPr>
      </w:pPr>
    </w:p>
    <w:p w14:paraId="500CE42E" w14:textId="77777777" w:rsidR="00000000" w:rsidRDefault="007C71EE">
      <w:pPr>
        <w:pStyle w:val="a"/>
        <w:rPr>
          <w:rFonts w:hint="cs"/>
          <w:rtl/>
        </w:rPr>
      </w:pPr>
      <w:r>
        <w:rPr>
          <w:rFonts w:hint="cs"/>
          <w:rtl/>
        </w:rPr>
        <w:t xml:space="preserve">לא יעלה על הדעת שהמפד"ל שהצביעה בממשלה נגד, תצביע מחר בעד התוכנית הכלכלית. משהו כאן לא בסדר. איפה הם קיבלו את הכסף? הם קיבלו את הכסף בתקציב החטיבה </w:t>
      </w:r>
      <w:r>
        <w:rPr>
          <w:rFonts w:hint="cs"/>
          <w:rtl/>
        </w:rPr>
        <w:t>להתיישבות, שיוזרם לשלושת החברים הללו בוועדת הכספים בימים הבאים, בדרך כזאת או אחרת. הרי ישבתי שם כמה שנים, אני מכיר את הטכניקה. הייתי גם השר הממונה, אני יודע איך זה עובד. זה מתחיל ב=80 מיליון שקל, והשנה נגמרת ב=240 מיליון שקל.</w:t>
      </w:r>
    </w:p>
    <w:p w14:paraId="199AA609" w14:textId="77777777" w:rsidR="00000000" w:rsidRDefault="007C71EE">
      <w:pPr>
        <w:pStyle w:val="a"/>
        <w:rPr>
          <w:rFonts w:hint="cs"/>
          <w:rtl/>
        </w:rPr>
      </w:pPr>
    </w:p>
    <w:p w14:paraId="5CE05B45" w14:textId="77777777" w:rsidR="00000000" w:rsidRDefault="007C71EE">
      <w:pPr>
        <w:pStyle w:val="a"/>
        <w:rPr>
          <w:rFonts w:hint="cs"/>
          <w:rtl/>
        </w:rPr>
      </w:pPr>
      <w:r>
        <w:rPr>
          <w:rFonts w:hint="cs"/>
          <w:rtl/>
        </w:rPr>
        <w:t xml:space="preserve">אני מזמין את מרכז האופוזיציה </w:t>
      </w:r>
      <w:r>
        <w:rPr>
          <w:rFonts w:hint="cs"/>
          <w:rtl/>
        </w:rPr>
        <w:t>בוועדת הכספים לבדוק על כמה יעמוד התקציב בפועל של החטיבה להתיישבות בסוף שנת התקציב הנוכחית, למרות מה שרשום בספרים. זה יהיה הגילוי הנאות בין מה ששר האוצר יקרא מחר מעל הבמה כתוספות תקציביות, אם יהיה לו יושר ציבורי, לבין מה שיקרה בסוף השנה. בסוף השנה אנחנו נגל</w:t>
      </w:r>
      <w:r>
        <w:rPr>
          <w:rFonts w:hint="cs"/>
          <w:rtl/>
        </w:rPr>
        <w:t>ה משהו אחר. כאשר אמרתי לך שזה מפורק לרמה של חבר כנסת בודד בשתי הסיעות האלה, תאמין לי שידעתי מה אני אומר, ואתה יכול לבדוק אותי. איך אומר נחמיה שטרסלר - שלא יעבדו עליכם. תודה רבה.</w:t>
      </w:r>
    </w:p>
    <w:p w14:paraId="261A4228" w14:textId="77777777" w:rsidR="00000000" w:rsidRDefault="007C71EE">
      <w:pPr>
        <w:pStyle w:val="a"/>
        <w:rPr>
          <w:rFonts w:hint="cs"/>
          <w:rtl/>
        </w:rPr>
      </w:pPr>
    </w:p>
    <w:p w14:paraId="5868B512" w14:textId="77777777" w:rsidR="00000000" w:rsidRDefault="007C71EE">
      <w:pPr>
        <w:pStyle w:val="ad"/>
        <w:rPr>
          <w:rtl/>
        </w:rPr>
      </w:pPr>
      <w:r>
        <w:rPr>
          <w:rtl/>
        </w:rPr>
        <w:t>היו"ר משה כחלון:</w:t>
      </w:r>
    </w:p>
    <w:p w14:paraId="43F76AC0" w14:textId="77777777" w:rsidR="00000000" w:rsidRDefault="007C71EE">
      <w:pPr>
        <w:pStyle w:val="a"/>
        <w:rPr>
          <w:rtl/>
        </w:rPr>
      </w:pPr>
    </w:p>
    <w:p w14:paraId="05C72138" w14:textId="77777777" w:rsidR="00000000" w:rsidRDefault="007C71EE">
      <w:pPr>
        <w:pStyle w:val="a"/>
        <w:rPr>
          <w:rFonts w:hint="cs"/>
          <w:rtl/>
        </w:rPr>
      </w:pPr>
      <w:r>
        <w:rPr>
          <w:rFonts w:hint="cs"/>
          <w:rtl/>
        </w:rPr>
        <w:t>תודה רבה. חבר הכנסת יצחק הרצוג, ואחריו - חבר הכנסת אבשלום ו</w:t>
      </w:r>
      <w:r>
        <w:rPr>
          <w:rFonts w:hint="cs"/>
          <w:rtl/>
        </w:rPr>
        <w:t xml:space="preserve">ילן. </w:t>
      </w:r>
    </w:p>
    <w:p w14:paraId="4352102D" w14:textId="77777777" w:rsidR="00000000" w:rsidRDefault="007C71EE">
      <w:pPr>
        <w:pStyle w:val="a"/>
        <w:rPr>
          <w:rFonts w:hint="cs"/>
          <w:rtl/>
        </w:rPr>
      </w:pPr>
    </w:p>
    <w:p w14:paraId="3E4355FB" w14:textId="77777777" w:rsidR="00000000" w:rsidRDefault="007C71EE">
      <w:pPr>
        <w:pStyle w:val="Speaker"/>
        <w:rPr>
          <w:rtl/>
        </w:rPr>
      </w:pPr>
      <w:bookmarkStart w:id="2110" w:name="FS000001044T28_05_2003_12_31_50"/>
      <w:bookmarkEnd w:id="2110"/>
    </w:p>
    <w:p w14:paraId="38464A89" w14:textId="77777777" w:rsidR="00000000" w:rsidRDefault="007C71EE">
      <w:pPr>
        <w:pStyle w:val="Speaker"/>
        <w:rPr>
          <w:rtl/>
        </w:rPr>
      </w:pPr>
      <w:r>
        <w:rPr>
          <w:rFonts w:hint="eastAsia"/>
          <w:rtl/>
        </w:rPr>
        <w:t>יצחק</w:t>
      </w:r>
      <w:r>
        <w:rPr>
          <w:rtl/>
        </w:rPr>
        <w:t xml:space="preserve"> הרצוג (העבודה-מימד):</w:t>
      </w:r>
    </w:p>
    <w:p w14:paraId="7BA64720" w14:textId="77777777" w:rsidR="00000000" w:rsidRDefault="007C71EE">
      <w:pPr>
        <w:pStyle w:val="a"/>
        <w:rPr>
          <w:rFonts w:hint="cs"/>
          <w:rtl/>
        </w:rPr>
      </w:pPr>
    </w:p>
    <w:p w14:paraId="3503A344" w14:textId="77777777" w:rsidR="00000000" w:rsidRDefault="007C71EE">
      <w:pPr>
        <w:pStyle w:val="a"/>
        <w:rPr>
          <w:rFonts w:hint="cs"/>
          <w:rtl/>
        </w:rPr>
      </w:pPr>
      <w:r>
        <w:rPr>
          <w:rFonts w:hint="cs"/>
          <w:rtl/>
        </w:rPr>
        <w:t xml:space="preserve">אדוני היושב-ראש, חברי הכנסת, קודם כול ליושב-ראש מחמאות על הניהול הנעים של הישיבה,  ובכלל, אני רוצה להגיד לך שתענוג לעבוד אתך. </w:t>
      </w:r>
    </w:p>
    <w:p w14:paraId="679B3F4B" w14:textId="77777777" w:rsidR="00000000" w:rsidRDefault="007C71EE">
      <w:pPr>
        <w:pStyle w:val="a"/>
        <w:rPr>
          <w:rFonts w:hint="cs"/>
          <w:rtl/>
        </w:rPr>
      </w:pPr>
    </w:p>
    <w:p w14:paraId="49D8070C" w14:textId="77777777" w:rsidR="00000000" w:rsidRDefault="007C71EE">
      <w:pPr>
        <w:pStyle w:val="ad"/>
        <w:rPr>
          <w:rtl/>
        </w:rPr>
      </w:pPr>
      <w:r>
        <w:rPr>
          <w:rtl/>
        </w:rPr>
        <w:t>היו"ר משה כחלון:</w:t>
      </w:r>
    </w:p>
    <w:p w14:paraId="7F933949" w14:textId="77777777" w:rsidR="00000000" w:rsidRDefault="007C71EE">
      <w:pPr>
        <w:pStyle w:val="a"/>
        <w:rPr>
          <w:rtl/>
        </w:rPr>
      </w:pPr>
    </w:p>
    <w:p w14:paraId="4E09B53B" w14:textId="77777777" w:rsidR="00000000" w:rsidRDefault="007C71EE">
      <w:pPr>
        <w:pStyle w:val="a"/>
        <w:rPr>
          <w:rFonts w:hint="cs"/>
          <w:rtl/>
        </w:rPr>
      </w:pPr>
      <w:r>
        <w:rPr>
          <w:rFonts w:hint="cs"/>
          <w:rtl/>
        </w:rPr>
        <w:t xml:space="preserve">תודה. </w:t>
      </w:r>
    </w:p>
    <w:p w14:paraId="657A8142" w14:textId="77777777" w:rsidR="00000000" w:rsidRDefault="007C71EE">
      <w:pPr>
        <w:pStyle w:val="a"/>
        <w:rPr>
          <w:rFonts w:hint="cs"/>
          <w:rtl/>
        </w:rPr>
      </w:pPr>
    </w:p>
    <w:p w14:paraId="27BD9F3D" w14:textId="77777777" w:rsidR="00000000" w:rsidRDefault="007C71EE">
      <w:pPr>
        <w:pStyle w:val="SpeakerCon"/>
        <w:rPr>
          <w:rtl/>
        </w:rPr>
      </w:pPr>
      <w:bookmarkStart w:id="2111" w:name="FS000001044T28_05_2003_12_32_58C"/>
      <w:bookmarkEnd w:id="2111"/>
      <w:r>
        <w:rPr>
          <w:rtl/>
        </w:rPr>
        <w:t>יצחק הרצוג (העבודה-מימד):</w:t>
      </w:r>
    </w:p>
    <w:p w14:paraId="3092ADF8" w14:textId="77777777" w:rsidR="00000000" w:rsidRDefault="007C71EE">
      <w:pPr>
        <w:pStyle w:val="a"/>
        <w:rPr>
          <w:rtl/>
        </w:rPr>
      </w:pPr>
    </w:p>
    <w:p w14:paraId="0628CF86" w14:textId="77777777" w:rsidR="00000000" w:rsidRDefault="007C71EE">
      <w:pPr>
        <w:pStyle w:val="a"/>
        <w:rPr>
          <w:rFonts w:hint="cs"/>
          <w:rtl/>
        </w:rPr>
      </w:pPr>
      <w:r>
        <w:rPr>
          <w:rFonts w:hint="cs"/>
          <w:rtl/>
        </w:rPr>
        <w:t xml:space="preserve">אני גם רוצה להגיד מלה טובה לסיעת שינוי, </w:t>
      </w:r>
      <w:r>
        <w:rPr>
          <w:rFonts w:hint="cs"/>
          <w:rtl/>
        </w:rPr>
        <w:t xml:space="preserve">כי היא הסיעה היחידה מהקואליציה שמפגינה פה נוכחות מלאה לכל אורך הדיונים. אני חייב לומר שיש לי הרבה עימותים עם שינוי, אבל אני חייב לומר שמבחינת דיון דמוקרטי, ענייני, כמו שקואליציה ואופוזיציה צריכות לנהל ולשמוע זו את זו, זה באמת ראוי שאתם פה. </w:t>
      </w:r>
    </w:p>
    <w:p w14:paraId="66AE05A5" w14:textId="77777777" w:rsidR="00000000" w:rsidRDefault="007C71EE">
      <w:pPr>
        <w:pStyle w:val="a"/>
        <w:rPr>
          <w:rFonts w:hint="cs"/>
          <w:rtl/>
        </w:rPr>
      </w:pPr>
    </w:p>
    <w:p w14:paraId="3D1B6D19" w14:textId="77777777" w:rsidR="00000000" w:rsidRDefault="007C71EE">
      <w:pPr>
        <w:pStyle w:val="a"/>
        <w:rPr>
          <w:rFonts w:hint="cs"/>
          <w:rtl/>
        </w:rPr>
      </w:pPr>
      <w:r>
        <w:rPr>
          <w:rFonts w:hint="cs"/>
          <w:rtl/>
        </w:rPr>
        <w:t>אתה חושב לעצמך</w:t>
      </w:r>
      <w:r>
        <w:rPr>
          <w:rFonts w:hint="cs"/>
          <w:rtl/>
        </w:rPr>
        <w:t>, מה אנשים עושים בשעה 02:40. מה יש להם לעשות? לשבת במליאת הכנסת, לנאום בפני אולם שהוא לא מלא ולחשוב שמזה ניוושע? והרי זה הכול נראה לכאורה מלים מלים. הקואליציה טוענת שזה בזבוז זמן ואנחנו מתישים, וראינו דוברי אופוזיציה זחוחים, שעכשיו הם במיטותיהם מאושרים, מס</w:t>
      </w:r>
      <w:r>
        <w:rPr>
          <w:rFonts w:hint="cs"/>
          <w:rtl/>
        </w:rPr>
        <w:t xml:space="preserve">בירים לנו כמה זה מיותר. ואני רוצה לומר לך, אדוני היושב-ראש, שזה מעשה סמלי מאין כמוהו. אנחנו רוצים, במשך יומיים של התמדה, לפקוח את עיניו ואת אוזניו של העם ולהגיד לו: שים לב, הולכים לשנות לך את מעטפת החיים במדינת ישראל, את כל מרקם החיים הסוציאל-דמוקרטי. </w:t>
      </w:r>
    </w:p>
    <w:p w14:paraId="60352FF9" w14:textId="77777777" w:rsidR="00000000" w:rsidRDefault="007C71EE">
      <w:pPr>
        <w:pStyle w:val="a"/>
        <w:rPr>
          <w:rFonts w:hint="cs"/>
          <w:rtl/>
        </w:rPr>
      </w:pPr>
    </w:p>
    <w:p w14:paraId="737E3FC4" w14:textId="77777777" w:rsidR="00000000" w:rsidRDefault="007C71EE">
      <w:pPr>
        <w:pStyle w:val="a"/>
        <w:rPr>
          <w:rFonts w:hint="cs"/>
          <w:rtl/>
        </w:rPr>
      </w:pPr>
      <w:r>
        <w:rPr>
          <w:rFonts w:hint="cs"/>
          <w:rtl/>
        </w:rPr>
        <w:t>דר</w:t>
      </w:r>
      <w:r>
        <w:rPr>
          <w:rFonts w:hint="cs"/>
          <w:rtl/>
        </w:rPr>
        <w:t>ך אגב, לדעתי יש הרבה ערים והרבה שרואים אותנו, וגם לא "פראיירים", גם הם רוצים לדעת מה טמון ב=200 העמודים של החוק הזה, שיכתבו עליו עוד רש"י ותוספות ופרשנויות. בכל מלה יש פה מכה לאלפי אזרחים, ואנשים לא מבינים את זה. לא מבינים שאפשר להציע גם חלופות, ואני גם אד</w:t>
      </w:r>
      <w:r>
        <w:rPr>
          <w:rFonts w:hint="cs"/>
          <w:rtl/>
        </w:rPr>
        <w:t>בר על זה. יש לי 20 דקות לדבר.</w:t>
      </w:r>
    </w:p>
    <w:p w14:paraId="4D613A03" w14:textId="77777777" w:rsidR="00000000" w:rsidRDefault="007C71EE">
      <w:pPr>
        <w:pStyle w:val="a"/>
        <w:rPr>
          <w:rFonts w:hint="cs"/>
          <w:rtl/>
        </w:rPr>
      </w:pPr>
    </w:p>
    <w:p w14:paraId="25FB7004" w14:textId="77777777" w:rsidR="00000000" w:rsidRDefault="007C71EE">
      <w:pPr>
        <w:pStyle w:val="ac"/>
        <w:rPr>
          <w:rFonts w:hint="cs"/>
          <w:rtl/>
        </w:rPr>
      </w:pPr>
      <w:r>
        <w:rPr>
          <w:rFonts w:hint="cs"/>
          <w:rtl/>
        </w:rPr>
        <w:t>קריאה:</w:t>
      </w:r>
    </w:p>
    <w:p w14:paraId="3A0504A6" w14:textId="77777777" w:rsidR="00000000" w:rsidRDefault="007C71EE">
      <w:pPr>
        <w:pStyle w:val="a"/>
        <w:rPr>
          <w:rFonts w:hint="cs"/>
          <w:rtl/>
        </w:rPr>
      </w:pPr>
    </w:p>
    <w:p w14:paraId="6D901ACF" w14:textId="77777777" w:rsidR="00000000" w:rsidRDefault="007C71EE">
      <w:pPr>
        <w:pStyle w:val="a"/>
        <w:rPr>
          <w:rFonts w:hint="cs"/>
          <w:rtl/>
        </w:rPr>
      </w:pPr>
      <w:r>
        <w:rPr>
          <w:rFonts w:hint="cs"/>
          <w:rtl/>
        </w:rPr>
        <w:t>תבחר פרק מהתנ"ך.</w:t>
      </w:r>
    </w:p>
    <w:p w14:paraId="4C61747B" w14:textId="77777777" w:rsidR="00000000" w:rsidRDefault="007C71EE">
      <w:pPr>
        <w:pStyle w:val="a"/>
        <w:rPr>
          <w:rFonts w:hint="cs"/>
          <w:rtl/>
        </w:rPr>
      </w:pPr>
    </w:p>
    <w:p w14:paraId="51BE6122" w14:textId="77777777" w:rsidR="00000000" w:rsidRDefault="007C71EE">
      <w:pPr>
        <w:pStyle w:val="SpeakerCon"/>
        <w:rPr>
          <w:rtl/>
        </w:rPr>
      </w:pPr>
      <w:bookmarkStart w:id="2112" w:name="FS000001044T28_05_2003_12_42_49C"/>
      <w:bookmarkEnd w:id="2112"/>
      <w:r>
        <w:rPr>
          <w:rtl/>
        </w:rPr>
        <w:t>יצחק הרצוג (העבודה-מימד):</w:t>
      </w:r>
    </w:p>
    <w:p w14:paraId="0FA13603" w14:textId="77777777" w:rsidR="00000000" w:rsidRDefault="007C71EE">
      <w:pPr>
        <w:pStyle w:val="a"/>
        <w:rPr>
          <w:rtl/>
        </w:rPr>
      </w:pPr>
    </w:p>
    <w:p w14:paraId="36A1D0B4" w14:textId="77777777" w:rsidR="00000000" w:rsidRDefault="007C71EE">
      <w:pPr>
        <w:pStyle w:val="a"/>
        <w:rPr>
          <w:rFonts w:hint="cs"/>
          <w:rtl/>
        </w:rPr>
      </w:pPr>
      <w:r>
        <w:rPr>
          <w:rFonts w:hint="cs"/>
          <w:rtl/>
        </w:rPr>
        <w:t xml:space="preserve">יש דברי ישעיהו: הלוא פרוס לרעב לחמך. אני חוזר על זה בכל נאום,  מכיוון שאני חושב שהתוכנית הזאת היא כל כך לא מתחשבת בחסרי ישע ובחלשים וכל כך לא נוגעת בנקודות הנכונות. </w:t>
      </w:r>
    </w:p>
    <w:p w14:paraId="78D06B65" w14:textId="77777777" w:rsidR="00000000" w:rsidRDefault="007C71EE">
      <w:pPr>
        <w:pStyle w:val="a"/>
        <w:rPr>
          <w:rFonts w:hint="cs"/>
          <w:rtl/>
        </w:rPr>
      </w:pPr>
    </w:p>
    <w:p w14:paraId="6EB4F202" w14:textId="77777777" w:rsidR="00000000" w:rsidRDefault="007C71EE">
      <w:pPr>
        <w:pStyle w:val="a"/>
        <w:rPr>
          <w:rFonts w:hint="cs"/>
          <w:rtl/>
        </w:rPr>
      </w:pPr>
      <w:r>
        <w:rPr>
          <w:rFonts w:hint="cs"/>
          <w:rtl/>
        </w:rPr>
        <w:t>לאט ל</w:t>
      </w:r>
      <w:r>
        <w:rPr>
          <w:rFonts w:hint="cs"/>
          <w:rtl/>
        </w:rPr>
        <w:t>אט אנחנו רואים מחזות נוראים בחברה הישראלית. היום מובא למנוחות קורבן של נרקומן שביקש 25 שקלים, נענה בסירוב ורצח. דיברתי על זה בדיון קודם, מכיוון שבתפקידי כיושב-ראש הרשות למלחמה בסמים הקדשתי יום בשבוע לטיפול בנגמלים ובמכורים, וראיתי בדיוק כיצד זה קורה. ראיתי</w:t>
      </w:r>
      <w:r>
        <w:rPr>
          <w:rFonts w:hint="cs"/>
          <w:rtl/>
        </w:rPr>
        <w:t xml:space="preserve"> אלפי בני-אדם בגילים 12, 14, 20 וכמובן בכל הגילים האחרים של שנות חיי אדם. אנשים שאתה שואל אותם: איך הגעתם לסיטואציה הזאת? ואתה מקבל תמונה מאוד מאוד ברורה. נרקומן עולה לחברה הישראלית פי ארבעה מאדם שאתה משקיע בו במניעה ובטיפול. הרשות למלחמה בסמים עוסקת בטיפו</w:t>
      </w:r>
      <w:r>
        <w:rPr>
          <w:rFonts w:hint="cs"/>
          <w:rtl/>
        </w:rPr>
        <w:t>ל, במניעה, בהסברה, באכיפה, מסייעת לכפרי גמילה ושיקום, עובדת בבתי-הספר, עובדת עם ארגונים שפועלים בתחום הזה, והנה עכשיו חרב הקיצוצים נוחתת גם עליה והיא תסגור מרכזי יום שאליהם באים נרקומנים במהלך היום למסגרת מסודרת, לא גורמים נזק לחברה, עוברים תהליך, חוזרים ה</w:t>
      </w:r>
      <w:r>
        <w:rPr>
          <w:rFonts w:hint="cs"/>
          <w:rtl/>
        </w:rPr>
        <w:t>ביתה, מתייצבים נפשית. המוסדות האלה הולכים להיסגר, וייזרקו נרקומנים לרחובות. ואז, כשנרצח בן-אדם על-ידי נרקומן בגלל 25 שקלים, כולם נדהמים - איך זה קורה? ואתה אומר לעצמך: הרי אתם זרקתם אותם לרחובות, אתם זורקים היום לרחובות מכונות רצח של עוד אנשים תמימים שיבקש</w:t>
      </w:r>
      <w:r>
        <w:rPr>
          <w:rFonts w:hint="cs"/>
          <w:rtl/>
        </w:rPr>
        <w:t xml:space="preserve">ו מהם כסף, לא יהיה להם כסף והם עלולים לשלם בחייהם. מדוע? כי המדינה לא עושה שיקול מה המחיר הכולל, הסופי,  כאשר היא נוקטת צעד מהסוג הזה. היא לא בודקת, היא לא עושה עדיפויות ועלויות והערכה של נזק או תועלת לחברה הישראלית. </w:t>
      </w:r>
    </w:p>
    <w:p w14:paraId="2EB51B5B" w14:textId="77777777" w:rsidR="00000000" w:rsidRDefault="007C71EE">
      <w:pPr>
        <w:pStyle w:val="a"/>
        <w:rPr>
          <w:rFonts w:hint="cs"/>
          <w:rtl/>
        </w:rPr>
      </w:pPr>
    </w:p>
    <w:p w14:paraId="74E749CC" w14:textId="77777777" w:rsidR="00000000" w:rsidRDefault="007C71EE">
      <w:pPr>
        <w:pStyle w:val="a"/>
        <w:rPr>
          <w:rFonts w:hint="cs"/>
          <w:rtl/>
        </w:rPr>
      </w:pPr>
      <w:r>
        <w:rPr>
          <w:rFonts w:hint="cs"/>
          <w:rtl/>
        </w:rPr>
        <w:t>לכן, כאשר הרשות מתריעה בנושא, או כל א</w:t>
      </w:r>
      <w:r>
        <w:rPr>
          <w:rFonts w:hint="cs"/>
          <w:rtl/>
        </w:rPr>
        <w:t>דם שעוסק בנושא הזה, וכאשר אנחנו רואים כיצד פועלים נרקומנים גם בפריצות, גם בעבירות רכוש - תשאלו את המשטרה כמה עבירות רכוש קשורות לנרקומנים; תשאלו את חברות הביטוח כמה עבירות רכוש קשורות לנרקומנים. שלא לדבר על פסיכולוגים ושירותי ייעוץ ומשפחות הרוסות ומעגל שני</w:t>
      </w:r>
      <w:r>
        <w:rPr>
          <w:rFonts w:hint="cs"/>
          <w:rtl/>
        </w:rPr>
        <w:t xml:space="preserve"> ושלישי של אנשים שקרובים לנרקומנים. ופה בהינף יד סוגרים מרכזים בכל רחבי הארץ. </w:t>
      </w:r>
    </w:p>
    <w:p w14:paraId="68070BD8" w14:textId="77777777" w:rsidR="00000000" w:rsidRDefault="007C71EE">
      <w:pPr>
        <w:pStyle w:val="a"/>
        <w:rPr>
          <w:rFonts w:hint="cs"/>
          <w:rtl/>
        </w:rPr>
      </w:pPr>
    </w:p>
    <w:p w14:paraId="715E5DAB" w14:textId="77777777" w:rsidR="00000000" w:rsidRDefault="007C71EE">
      <w:pPr>
        <w:pStyle w:val="a"/>
        <w:rPr>
          <w:rFonts w:hint="cs"/>
          <w:rtl/>
        </w:rPr>
      </w:pPr>
      <w:r>
        <w:rPr>
          <w:rFonts w:hint="cs"/>
          <w:rtl/>
        </w:rPr>
        <w:t>על תופעת המתאבדים בחברה הישראלית כבר דיברנו, ואני מפנה למסמך שהונח על שולחן הכנסת על-ידי ספריית הכנסת, מסמך מרתק של נעמי קמחי, ששואלת אם המצוקה הכלכלית היא הסיבה היחידה לגל ההת</w:t>
      </w:r>
      <w:r>
        <w:rPr>
          <w:rFonts w:hint="cs"/>
          <w:rtl/>
        </w:rPr>
        <w:t>אבדויות. היא כותבת, שלדעת מומחים ההתאבדות היא לא תוצאה של סיבה אחת. המניעים להתאבדות מצטברים, כמו כוס תרעלה המתמלאת לאט לאט, עד שברגע מסוים היא גולשת על גדותיה. המציאות הכלכלית הקשה עלולה למלא את הכוס באורח עקיף. מצב כלכלי קשה גורם לאבטלה. אדם הנמצא בבית מ</w:t>
      </w:r>
      <w:r>
        <w:rPr>
          <w:rFonts w:hint="cs"/>
          <w:rtl/>
        </w:rPr>
        <w:t xml:space="preserve">אבד את תחושת הערך העצמי שלו, הופך לעצבני, רב עם בני משפחתו, משפחתו חדלה להעריך אותו, והלחץ של הבנקים ונושים אחרים ולעתים גם השוק האפור הופכים לטריגר למעשי ההתאבדות. </w:t>
      </w:r>
    </w:p>
    <w:p w14:paraId="4C3C6128" w14:textId="77777777" w:rsidR="00000000" w:rsidRDefault="007C71EE">
      <w:pPr>
        <w:pStyle w:val="a"/>
        <w:rPr>
          <w:rFonts w:hint="cs"/>
          <w:rtl/>
        </w:rPr>
      </w:pPr>
    </w:p>
    <w:p w14:paraId="43681512" w14:textId="77777777" w:rsidR="00000000" w:rsidRDefault="007C71EE">
      <w:pPr>
        <w:pStyle w:val="a"/>
        <w:rPr>
          <w:rFonts w:hint="cs"/>
          <w:rtl/>
        </w:rPr>
      </w:pPr>
      <w:r>
        <w:rPr>
          <w:rFonts w:hint="cs"/>
          <w:rtl/>
        </w:rPr>
        <w:t>במיוחד, אגב, זה קשה מאוד לעצמאים. לעצמאים אין ביטוח לאומי, אין הסדרי פנסיה. עצמאים תלויים</w:t>
      </w:r>
      <w:r>
        <w:rPr>
          <w:rFonts w:hint="cs"/>
          <w:rtl/>
        </w:rPr>
        <w:t xml:space="preserve"> לחלוטין במה שהם בנו לעצמם, אין מעטפת של ביטחון סוציאלי. </w:t>
      </w:r>
    </w:p>
    <w:p w14:paraId="0AFD2FB4" w14:textId="77777777" w:rsidR="00000000" w:rsidRDefault="007C71EE">
      <w:pPr>
        <w:pStyle w:val="a"/>
        <w:rPr>
          <w:rFonts w:hint="cs"/>
          <w:rtl/>
        </w:rPr>
      </w:pPr>
    </w:p>
    <w:p w14:paraId="2E1BCFE7" w14:textId="77777777" w:rsidR="00000000" w:rsidRDefault="007C71EE">
      <w:pPr>
        <w:pStyle w:val="a"/>
        <w:rPr>
          <w:rFonts w:hint="cs"/>
          <w:rtl/>
        </w:rPr>
      </w:pPr>
      <w:r>
        <w:rPr>
          <w:rFonts w:hint="cs"/>
          <w:rtl/>
        </w:rPr>
        <w:t xml:space="preserve">היא מצטטת את פרופסור עוזי ברק מאוניברסיטת חיפה, שאינו חושב שההתאבדות נובעת ממצב כלכלי קשה בלבד, והוא אומר: המצוקה הכלכלית היא הגפרור המצית את ענן הגז הדליק שנמצא כבר בפנים. חומר הבעירה קשור לדברים </w:t>
      </w:r>
      <w:r>
        <w:rPr>
          <w:rFonts w:hint="cs"/>
          <w:rtl/>
        </w:rPr>
        <w:t xml:space="preserve">עמוקים ביותר באישיות וברקע של האדם. הנסיבות הספציפיות, המצוקה הכלכלית הנוכחית, הן הקש ששובר את גב הגמל, הן הדחיפה האחרונה לאדם שניצב על פי תהום. </w:t>
      </w:r>
    </w:p>
    <w:p w14:paraId="7C039DA4" w14:textId="77777777" w:rsidR="00000000" w:rsidRDefault="007C71EE">
      <w:pPr>
        <w:pStyle w:val="a"/>
        <w:rPr>
          <w:rFonts w:hint="cs"/>
          <w:rtl/>
        </w:rPr>
      </w:pPr>
    </w:p>
    <w:p w14:paraId="31C39CC8" w14:textId="77777777" w:rsidR="00000000" w:rsidRDefault="007C71EE">
      <w:pPr>
        <w:pStyle w:val="a"/>
        <w:rPr>
          <w:rFonts w:hint="cs"/>
          <w:rtl/>
        </w:rPr>
      </w:pPr>
      <w:r>
        <w:rPr>
          <w:rFonts w:hint="cs"/>
          <w:rtl/>
        </w:rPr>
        <w:t>פרופסור ורד סלונים-נבו, ראש המחלקה לעבודה סוציאלית באוניברסיטת בן-גוריון, חושבת שמצב כלכלי קשה עלול להיות הסי</w:t>
      </w:r>
      <w:r>
        <w:rPr>
          <w:rFonts w:hint="cs"/>
          <w:rtl/>
        </w:rPr>
        <w:t>בה היחידה או המרכזית להתאבדות. זה קורה כאשר הסתבכות נעשית בשקט, בצנעה. אדם גאה, שנהג לפרנס בכבוד את משפחתו, אינו משתף את אשתו, את ילדיו, את חבריו, במצבו הקשה. הוא מתבייש, הוא מנסה לפתור את זה בעצמו, לבדו. הוא לוקח עוד הלוואה, מסתבך בחובות בלי לגלות לאיש. ה</w:t>
      </w:r>
      <w:r>
        <w:rPr>
          <w:rFonts w:hint="cs"/>
          <w:rtl/>
        </w:rPr>
        <w:t xml:space="preserve">וא סובל ושוקע לבדו בתוך בועה של ייאוש ובתחושה של אין מוצא. הבעיה העיקרית היא הסודיות שנובעת מתחושת הבושה וההשפלה. </w:t>
      </w:r>
    </w:p>
    <w:p w14:paraId="38627667" w14:textId="77777777" w:rsidR="00000000" w:rsidRDefault="007C71EE">
      <w:pPr>
        <w:pStyle w:val="a"/>
        <w:rPr>
          <w:rFonts w:hint="cs"/>
          <w:rtl/>
        </w:rPr>
      </w:pPr>
    </w:p>
    <w:p w14:paraId="34652DC7" w14:textId="77777777" w:rsidR="00000000" w:rsidRDefault="007C71EE">
      <w:pPr>
        <w:pStyle w:val="a"/>
        <w:rPr>
          <w:rFonts w:hint="cs"/>
          <w:rtl/>
        </w:rPr>
      </w:pPr>
      <w:r>
        <w:rPr>
          <w:rFonts w:hint="cs"/>
          <w:rtl/>
        </w:rPr>
        <w:t xml:space="preserve">כאשר אנשים שולחים יד בנפשם,  עכשיו באה ממשלת ישראל ואפילו את הכבוד האחרון לנפטרים מקצצת בקצבת הביטוח הלאומי בעת פטירה. זאת בושה וחרפה. </w:t>
      </w:r>
    </w:p>
    <w:p w14:paraId="2899F566" w14:textId="77777777" w:rsidR="00000000" w:rsidRDefault="007C71EE">
      <w:pPr>
        <w:pStyle w:val="a"/>
        <w:rPr>
          <w:rFonts w:hint="cs"/>
          <w:rtl/>
        </w:rPr>
      </w:pPr>
    </w:p>
    <w:p w14:paraId="3568162F" w14:textId="77777777" w:rsidR="00000000" w:rsidRDefault="007C71EE">
      <w:pPr>
        <w:pStyle w:val="ac"/>
        <w:rPr>
          <w:rtl/>
        </w:rPr>
      </w:pPr>
      <w:r>
        <w:rPr>
          <w:rFonts w:hint="eastAsia"/>
          <w:rtl/>
        </w:rPr>
        <w:t>שלו</w:t>
      </w:r>
      <w:r>
        <w:rPr>
          <w:rFonts w:hint="eastAsia"/>
          <w:rtl/>
        </w:rPr>
        <w:t>ם</w:t>
      </w:r>
      <w:r>
        <w:rPr>
          <w:rtl/>
        </w:rPr>
        <w:t xml:space="preserve"> שמחון (העבודה-מימד):</w:t>
      </w:r>
    </w:p>
    <w:p w14:paraId="7527D187" w14:textId="77777777" w:rsidR="00000000" w:rsidRDefault="007C71EE">
      <w:pPr>
        <w:pStyle w:val="a"/>
        <w:rPr>
          <w:rFonts w:hint="cs"/>
          <w:rtl/>
        </w:rPr>
      </w:pPr>
    </w:p>
    <w:p w14:paraId="139E1AB0" w14:textId="77777777" w:rsidR="00000000" w:rsidRDefault="007C71EE">
      <w:pPr>
        <w:pStyle w:val="a"/>
        <w:rPr>
          <w:rFonts w:hint="cs"/>
          <w:rtl/>
        </w:rPr>
      </w:pPr>
      <w:r>
        <w:rPr>
          <w:rFonts w:hint="cs"/>
          <w:rtl/>
        </w:rPr>
        <w:t xml:space="preserve">- - - </w:t>
      </w:r>
    </w:p>
    <w:p w14:paraId="3372821E" w14:textId="77777777" w:rsidR="00000000" w:rsidRDefault="007C71EE">
      <w:pPr>
        <w:pStyle w:val="a"/>
        <w:rPr>
          <w:rFonts w:hint="cs"/>
          <w:rtl/>
        </w:rPr>
      </w:pPr>
    </w:p>
    <w:p w14:paraId="4AF68ADF" w14:textId="77777777" w:rsidR="00000000" w:rsidRDefault="007C71EE">
      <w:pPr>
        <w:pStyle w:val="SpeakerCon"/>
        <w:rPr>
          <w:rtl/>
        </w:rPr>
      </w:pPr>
      <w:bookmarkStart w:id="2113" w:name="FS000001044T28_05_2003_13_04_17C"/>
      <w:bookmarkEnd w:id="2113"/>
      <w:r>
        <w:rPr>
          <w:rtl/>
        </w:rPr>
        <w:t>יצחק הרצוג (העבודה-מימד):</w:t>
      </w:r>
    </w:p>
    <w:p w14:paraId="6F3A5BE9" w14:textId="77777777" w:rsidR="00000000" w:rsidRDefault="007C71EE">
      <w:pPr>
        <w:pStyle w:val="a"/>
        <w:rPr>
          <w:rtl/>
        </w:rPr>
      </w:pPr>
    </w:p>
    <w:p w14:paraId="2CE4DDC0" w14:textId="77777777" w:rsidR="00000000" w:rsidRDefault="007C71EE">
      <w:pPr>
        <w:pStyle w:val="a"/>
        <w:rPr>
          <w:rFonts w:hint="cs"/>
          <w:rtl/>
        </w:rPr>
      </w:pPr>
      <w:r>
        <w:rPr>
          <w:rFonts w:hint="cs"/>
          <w:rtl/>
        </w:rPr>
        <w:t>ועדת הכספים שאני חבר בה, אדוני שלום שמחון, בילתה יום ולילה. יש פה חברים, ישבנו ביחד כמועדון אקטיבי מאוד. שם היתה תופעת הרובוטריקים. היתה הוראה, נכנס יושב-ראש הקואליציה, היה אומר לכולם: תרימו יד - ה</w:t>
      </w:r>
      <w:r>
        <w:rPr>
          <w:rFonts w:hint="cs"/>
          <w:rtl/>
        </w:rPr>
        <w:t>רימו יד. גם מתוך שינה הרימו יד, אבו וילן יכול להעיד. עמיר פרץ נאם שעה וחצי בפני חברי קואליציה שישנו כולם. היה צריך לראות את זה. ליל השימורים של חמישי בלילה, עד 04:30,  ארבעה נציגים של האופוזיציה, אלה שהיו שם, כי אנחנו כולנו היינו; ישנים - ועמיר פרץ נואם לה</w:t>
      </w:r>
      <w:r>
        <w:rPr>
          <w:rFonts w:hint="cs"/>
          <w:rtl/>
        </w:rPr>
        <w:t xml:space="preserve">ם. חבל שלא צילמו זה, סרט סוריאליסטי של פליני. </w:t>
      </w:r>
    </w:p>
    <w:p w14:paraId="631BDC00" w14:textId="77777777" w:rsidR="00000000" w:rsidRDefault="007C71EE">
      <w:pPr>
        <w:pStyle w:val="a"/>
        <w:rPr>
          <w:rFonts w:hint="cs"/>
          <w:rtl/>
        </w:rPr>
      </w:pPr>
    </w:p>
    <w:p w14:paraId="3ED3D041" w14:textId="77777777" w:rsidR="00000000" w:rsidRDefault="007C71EE">
      <w:pPr>
        <w:pStyle w:val="a"/>
        <w:rPr>
          <w:rFonts w:hint="cs"/>
          <w:rtl/>
        </w:rPr>
      </w:pPr>
      <w:r>
        <w:rPr>
          <w:rFonts w:hint="cs"/>
          <w:rtl/>
        </w:rPr>
        <w:t>אם אנחנו כבר מדברים על האכזריות שבצעדים - לא הזכרנו קיצוצים נוספים בתחומים שונים ומגוונים של החיים, למשל, אילן ליבוביץ, תסתכל על תחום התיאטראות. הרס טוטלי. תסתכל על תיאטרון באר-שבע, שהוא המקום היחיד שמשרת 60%</w:t>
      </w:r>
      <w:r>
        <w:rPr>
          <w:rFonts w:hint="cs"/>
          <w:rtl/>
        </w:rPr>
        <w:t xml:space="preserve"> מהאוכלוסייה, תיאטרון יחיד עומד להיסגר. הסינפונייטה עומדת להיסגר. קצת מרווה ומזור לנפש בכל אזור הדרום הולך להיסגר, כשהממשלה היתה יכולה בקלות לפתור את בעיותיהם של המוסדות האלה, עם טיפה שיקול דעת ואחריות. </w:t>
      </w:r>
    </w:p>
    <w:p w14:paraId="5EE928CD" w14:textId="77777777" w:rsidR="00000000" w:rsidRDefault="007C71EE">
      <w:pPr>
        <w:pStyle w:val="a"/>
        <w:rPr>
          <w:rFonts w:hint="cs"/>
          <w:rtl/>
        </w:rPr>
      </w:pPr>
    </w:p>
    <w:p w14:paraId="31CF1C7C" w14:textId="77777777" w:rsidR="00000000" w:rsidRDefault="007C71EE">
      <w:pPr>
        <w:pStyle w:val="a"/>
        <w:rPr>
          <w:rFonts w:hint="cs"/>
          <w:rtl/>
        </w:rPr>
      </w:pPr>
      <w:r>
        <w:rPr>
          <w:rFonts w:hint="cs"/>
          <w:rtl/>
        </w:rPr>
        <w:t>עכשיו אנחנו קוראים ב"גלובס" על עוד מכה לענף הבנייה.</w:t>
      </w:r>
      <w:r>
        <w:rPr>
          <w:rFonts w:hint="cs"/>
          <w:rtl/>
        </w:rPr>
        <w:t xml:space="preserve"> האוצר מתכנן לבטל פרויקט </w:t>
      </w:r>
      <w:r>
        <w:rPr>
          <w:rFonts w:hint="cs"/>
        </w:rPr>
        <w:t>PFI</w:t>
      </w:r>
      <w:r>
        <w:rPr>
          <w:rFonts w:hint="cs"/>
          <w:rtl/>
        </w:rPr>
        <w:t xml:space="preserve"> ל=1,000  כיתות לפחות, שעלותו 500 מיליון שקלים. אבל זה היה אמור להיות פרויקט  במימון של </w:t>
      </w:r>
      <w:r>
        <w:rPr>
          <w:rFonts w:hint="cs"/>
        </w:rPr>
        <w:t xml:space="preserve">PROJECT FINANCE INITIATIVE </w:t>
      </w:r>
      <w:r>
        <w:rPr>
          <w:rFonts w:hint="cs"/>
          <w:rtl/>
        </w:rPr>
        <w:t>, ב</w:t>
      </w:r>
      <w:r>
        <w:rPr>
          <w:rFonts w:hint="cs"/>
        </w:rPr>
        <w:t>PFI</w:t>
      </w:r>
      <w:r>
        <w:t>=</w:t>
      </w:r>
      <w:r>
        <w:rPr>
          <w:rFonts w:hint="cs"/>
          <w:rtl/>
        </w:rPr>
        <w:t>. אני אקרא את הידיעה, מכיוון שהיא מאוד חשובה: "משרד האוצר מתכנן לבטל את פרויקט ה=</w:t>
      </w:r>
      <w:r>
        <w:rPr>
          <w:rFonts w:hint="cs"/>
        </w:rPr>
        <w:t>PFI</w:t>
      </w:r>
      <w:r>
        <w:rPr>
          <w:rFonts w:hint="cs"/>
          <w:rtl/>
        </w:rPr>
        <w:t xml:space="preserve"> להקמת 1,000 כיתות המי</w:t>
      </w:r>
      <w:r>
        <w:rPr>
          <w:rFonts w:hint="cs"/>
          <w:rtl/>
        </w:rPr>
        <w:t>ועדות בעיקר למגזר הערבי ולמגזר החרדי. כך נודע ל'גלובס'. הפרויקט שעלותו 500 מיליון שקלים נועד לאפשר למגזר הפרטי להקים כיתות ולתחזקן" - כלומר, העלות היא בכלל לא על המדינה - "הכוונה לבטל את המכרז מעוררת תמיהה רבה, שכן ההחלטה להקים את כיתות הלימוד באמצעות שיתו</w:t>
      </w:r>
      <w:r>
        <w:rPr>
          <w:rFonts w:hint="cs"/>
          <w:rtl/>
        </w:rPr>
        <w:t xml:space="preserve">ף המגזר הפרטי התקבלה על-ידי ראש הממשלה אריאל שרון עוד באמצע 2001. ההחלטה אושרה על-ידי הקבינט הכלכלי-החברתי בתמיכת שר האוצר לשעבר, סילבן שלום, שרת החינוך לימור לבנת והשלטון המקומי. שלום אף נסע פעמיים לאנגלייה כדי לבדוק מיזמים בשיטת </w:t>
      </w:r>
      <w:r>
        <w:rPr>
          <w:rFonts w:hint="cs"/>
        </w:rPr>
        <w:t>PFI</w:t>
      </w:r>
      <w:r>
        <w:rPr>
          <w:rFonts w:hint="cs"/>
          <w:rtl/>
        </w:rPr>
        <w:t>, כולל ביקור  בבית-ספר</w:t>
      </w:r>
      <w:r>
        <w:rPr>
          <w:rFonts w:hint="cs"/>
          <w:rtl/>
        </w:rPr>
        <w:t xml:space="preserve"> המתוחזק בשיטה זו. בעקבות החלטת הממשלה הוקמה בדצמבר 2001 ועדת מכרזים בין-משרדית" - תראו כמה כסף הוציאו כדי לבטל עכשיו - "שפרסמה את המכרז באוקטובר 2002. במכרז השתתפו רוב חברות הבנייה הגדולות במשק, שהשקיעו כספים רבים בהכנתו. תוצאות המכרז היו אמורות להתפרסם ב</w:t>
      </w:r>
      <w:r>
        <w:rPr>
          <w:rFonts w:hint="cs"/>
          <w:rtl/>
        </w:rPr>
        <w:t>עוד שלושה שבועות, בתחילת יוני, אך האוצר ביקש דחייה נוספת, וכדי לשכנע את ראשי הרשויות כינס השלטון המקומי כ=40 ראשי רשויות ליום עיון, שבו הוסברו להם השיטה ומשמעויותיה, שכן שיטת ה=</w:t>
      </w:r>
      <w:r>
        <w:rPr>
          <w:rFonts w:hint="cs"/>
        </w:rPr>
        <w:t>PFI</w:t>
      </w:r>
      <w:r>
        <w:rPr>
          <w:rFonts w:hint="cs"/>
          <w:rtl/>
        </w:rPr>
        <w:t xml:space="preserve"> מפקיעה מהרשות המקומית את הטיפול הפיזי בבית-הספר. ראשי הרשויות הביעו תמיכה ב</w:t>
      </w:r>
      <w:r>
        <w:rPr>
          <w:rFonts w:hint="cs"/>
          <w:rtl/>
        </w:rPr>
        <w:t>פרויקט, שכן הבינו שרק בדרך זו יוכלו להדביק את המחסור החמור בכיתות הלימוד. להערכת השלטון המקומי, ברחבי הארץ חסרות 30,000 כיתות חדשות. לדברי יושב-ראש מרכז השלטון המקומי, עדי אלדר, מדובר במכה קשה לאוכלוסיות החלשות, שכן עיקר הבנייה תוכננה למגזר הערבי ולמגזר הח</w:t>
      </w:r>
      <w:r>
        <w:rPr>
          <w:rFonts w:hint="cs"/>
          <w:rtl/>
        </w:rPr>
        <w:t>רדי, שבהם קיים צורך אמיתי לצמצם פערים גדולים בכל נושא כיתות הלימוד. יצוין כי דוח מבקר המדינה מתח ביקורת על אופן קבלת ההחלטה בנושא, מכיוון שנמתחה ביקורת על נסיעתו של השר שלום לאנגליה ולא נבדקה השיטה בכללותה".</w:t>
      </w:r>
    </w:p>
    <w:p w14:paraId="71849CFB" w14:textId="77777777" w:rsidR="00000000" w:rsidRDefault="007C71EE">
      <w:pPr>
        <w:pStyle w:val="a"/>
        <w:rPr>
          <w:rFonts w:hint="cs"/>
          <w:rtl/>
        </w:rPr>
      </w:pPr>
    </w:p>
    <w:p w14:paraId="07874485" w14:textId="77777777" w:rsidR="00000000" w:rsidRDefault="007C71EE">
      <w:pPr>
        <w:pStyle w:val="a"/>
        <w:rPr>
          <w:rFonts w:hint="cs"/>
          <w:rtl/>
        </w:rPr>
      </w:pPr>
      <w:r>
        <w:rPr>
          <w:rFonts w:hint="cs"/>
          <w:rtl/>
        </w:rPr>
        <w:t>אנחנו מגיעים למצב שבו גם את הפרויקט הזה, פרויקט</w:t>
      </w:r>
      <w:r>
        <w:rPr>
          <w:rFonts w:hint="cs"/>
          <w:rtl/>
        </w:rPr>
        <w:t xml:space="preserve"> הדגל היחיד של משרד החינוך, שאמור היה להיות ממומן מהמגזר הפרטי ולהביא לצמיחה גם של מגזר הבנייה, גם אותו הממשלה מנתקת. ואתה שואל את עצמך: איפה החמלה של הממשלה הזאת? </w:t>
      </w:r>
    </w:p>
    <w:p w14:paraId="6B5C5531" w14:textId="77777777" w:rsidR="00000000" w:rsidRDefault="007C71EE">
      <w:pPr>
        <w:pStyle w:val="a"/>
        <w:rPr>
          <w:rFonts w:hint="cs"/>
          <w:rtl/>
        </w:rPr>
      </w:pPr>
    </w:p>
    <w:p w14:paraId="503D1F74" w14:textId="77777777" w:rsidR="00000000" w:rsidRDefault="007C71EE">
      <w:pPr>
        <w:pStyle w:val="a"/>
        <w:rPr>
          <w:rFonts w:hint="cs"/>
          <w:rtl/>
        </w:rPr>
      </w:pPr>
      <w:r>
        <w:rPr>
          <w:rFonts w:hint="cs"/>
          <w:rtl/>
        </w:rPr>
        <w:t>יש סעיף אחד בספר הזה, הסעיף היחיד. הרי הממשלה הציעה את הספר הזה. כשהיא באה לקריאה שנייה וש</w:t>
      </w:r>
      <w:r>
        <w:rPr>
          <w:rFonts w:hint="cs"/>
          <w:rtl/>
        </w:rPr>
        <w:t xml:space="preserve">לישית היא הוציאה מפה סעיף מרצונה, לא משום שהאופוזיציה ביקשה. יש סעיף שעוסק בסיעוד, הזכירו הרבה מאוד את הסיעוד, את הטיפול בקשישים. </w:t>
      </w:r>
    </w:p>
    <w:p w14:paraId="53EC7949" w14:textId="77777777" w:rsidR="00000000" w:rsidRDefault="007C71EE">
      <w:pPr>
        <w:pStyle w:val="a"/>
        <w:rPr>
          <w:rFonts w:hint="cs"/>
          <w:rtl/>
        </w:rPr>
      </w:pPr>
    </w:p>
    <w:p w14:paraId="31F5BEAF" w14:textId="77777777" w:rsidR="00000000" w:rsidRDefault="007C71EE">
      <w:pPr>
        <w:pStyle w:val="ac"/>
        <w:rPr>
          <w:rtl/>
        </w:rPr>
      </w:pPr>
      <w:r>
        <w:rPr>
          <w:rFonts w:hint="eastAsia"/>
          <w:rtl/>
        </w:rPr>
        <w:t>שלום</w:t>
      </w:r>
      <w:r>
        <w:rPr>
          <w:rtl/>
        </w:rPr>
        <w:t xml:space="preserve"> שמחון (העבודה-מימד):</w:t>
      </w:r>
    </w:p>
    <w:p w14:paraId="3BA11F42" w14:textId="77777777" w:rsidR="00000000" w:rsidRDefault="007C71EE">
      <w:pPr>
        <w:pStyle w:val="a"/>
        <w:rPr>
          <w:rFonts w:hint="cs"/>
          <w:rtl/>
        </w:rPr>
      </w:pPr>
    </w:p>
    <w:p w14:paraId="2F38FF18" w14:textId="77777777" w:rsidR="00000000" w:rsidRDefault="007C71EE">
      <w:pPr>
        <w:pStyle w:val="a"/>
        <w:rPr>
          <w:rFonts w:hint="cs"/>
          <w:rtl/>
        </w:rPr>
      </w:pPr>
      <w:r>
        <w:rPr>
          <w:rFonts w:hint="cs"/>
          <w:rtl/>
        </w:rPr>
        <w:t xml:space="preserve">- - - </w:t>
      </w:r>
    </w:p>
    <w:p w14:paraId="389F0693" w14:textId="77777777" w:rsidR="00000000" w:rsidRDefault="007C71EE">
      <w:pPr>
        <w:pStyle w:val="a"/>
        <w:rPr>
          <w:rFonts w:hint="cs"/>
          <w:rtl/>
        </w:rPr>
      </w:pPr>
    </w:p>
    <w:p w14:paraId="47CBFA7C" w14:textId="77777777" w:rsidR="00000000" w:rsidRDefault="007C71EE">
      <w:pPr>
        <w:pStyle w:val="SpeakerCon"/>
        <w:rPr>
          <w:rtl/>
        </w:rPr>
      </w:pPr>
      <w:bookmarkStart w:id="2114" w:name="FS000001044T28_05_2003_13_39_44C"/>
      <w:bookmarkEnd w:id="2114"/>
      <w:r>
        <w:rPr>
          <w:rtl/>
        </w:rPr>
        <w:t>יצחק הרצוג (העבודה-מימד):</w:t>
      </w:r>
    </w:p>
    <w:p w14:paraId="77555304" w14:textId="77777777" w:rsidR="00000000" w:rsidRDefault="007C71EE">
      <w:pPr>
        <w:pStyle w:val="a"/>
        <w:rPr>
          <w:rtl/>
        </w:rPr>
      </w:pPr>
    </w:p>
    <w:p w14:paraId="1F5EB6D8" w14:textId="77777777" w:rsidR="00000000" w:rsidRDefault="007C71EE">
      <w:pPr>
        <w:pStyle w:val="a"/>
        <w:rPr>
          <w:rFonts w:hint="cs"/>
          <w:rtl/>
        </w:rPr>
      </w:pPr>
      <w:r>
        <w:rPr>
          <w:rFonts w:hint="cs"/>
          <w:rtl/>
        </w:rPr>
        <w:t>סיפר לנו שר הרווחה זבולון אורלב - נושא מהותי מאוד כמו קצבת ליד</w:t>
      </w:r>
      <w:r>
        <w:rPr>
          <w:rFonts w:hint="cs"/>
          <w:rtl/>
        </w:rPr>
        <w:t>ה. מענק לידה זה לא נושא שצריך להיות שנוי במחלוקת, הוא קיים 50 שנה בחברה הישראלית. המענק הוא בסביבות 1,200 שקלים. הוא אמר שהגיעה הצעה לבטל את מענק הלידה מהילד שני, כלומר שינוי קיבלה צ'ופר השבוע, הוסיפו למענק לידה לילד ראשון - אנחנו בסין. ילד ראשון זה טוב, א</w:t>
      </w:r>
      <w:r>
        <w:rPr>
          <w:rFonts w:hint="cs"/>
          <w:rtl/>
        </w:rPr>
        <w:t>בל לאם היולדת אין יותר תפרים וכאבים והיא לא צריכה לדאוג לחדר עם מיטת תינוק מהילד השני או מהילד השלישי. פשוט טירוף. שאלנו את אורלב: לא דיברת בדיון? לא העלית את זה בממשלה? אני הייתי מזכיר ממשלה, אני יודע מה זה, מביאים נושא ומדברים עליו. הוא אמר: הנושא הזה לא</w:t>
      </w:r>
      <w:r>
        <w:rPr>
          <w:rFonts w:hint="cs"/>
          <w:rtl/>
        </w:rPr>
        <w:t xml:space="preserve"> נדון בממשלה. הביאו אותו ברגע האחרון והצביעו עליו. לכן, שינוי לכאורה השיגו את ההישג הזה שהם קיבלו עוד 200 שקל מענק לידה לילד ראשון. וואלה, מברוכ. אבל למה לילד ראשון? מה עם הילדים האחרים? מה ההבדל בין ילד ראשון לילד שני? מה ההיגיון? 50 שנה יש פה מענק  - - -</w:t>
      </w:r>
      <w:r>
        <w:rPr>
          <w:rFonts w:hint="cs"/>
          <w:rtl/>
        </w:rPr>
        <w:t xml:space="preserve"> </w:t>
      </w:r>
    </w:p>
    <w:p w14:paraId="0F992FA6" w14:textId="77777777" w:rsidR="00000000" w:rsidRDefault="007C71EE">
      <w:pPr>
        <w:pStyle w:val="a"/>
        <w:rPr>
          <w:rFonts w:hint="cs"/>
          <w:rtl/>
        </w:rPr>
      </w:pPr>
    </w:p>
    <w:p w14:paraId="02C5A91B" w14:textId="77777777" w:rsidR="00000000" w:rsidRDefault="007C71EE">
      <w:pPr>
        <w:pStyle w:val="ac"/>
        <w:rPr>
          <w:rFonts w:hint="cs"/>
          <w:rtl/>
        </w:rPr>
      </w:pPr>
      <w:r>
        <w:rPr>
          <w:rFonts w:hint="cs"/>
          <w:rtl/>
        </w:rPr>
        <w:t>קריאה:</w:t>
      </w:r>
    </w:p>
    <w:p w14:paraId="73F53451" w14:textId="77777777" w:rsidR="00000000" w:rsidRDefault="007C71EE">
      <w:pPr>
        <w:pStyle w:val="a"/>
        <w:rPr>
          <w:rFonts w:hint="cs"/>
          <w:rtl/>
        </w:rPr>
      </w:pPr>
    </w:p>
    <w:p w14:paraId="20E4FA85" w14:textId="77777777" w:rsidR="00000000" w:rsidRDefault="007C71EE">
      <w:pPr>
        <w:pStyle w:val="a"/>
        <w:rPr>
          <w:rFonts w:hint="cs"/>
          <w:rtl/>
        </w:rPr>
      </w:pPr>
      <w:r>
        <w:rPr>
          <w:rFonts w:hint="cs"/>
          <w:rtl/>
        </w:rPr>
        <w:t xml:space="preserve">- - - </w:t>
      </w:r>
    </w:p>
    <w:p w14:paraId="0B6B8AE0" w14:textId="77777777" w:rsidR="00000000" w:rsidRDefault="007C71EE">
      <w:pPr>
        <w:pStyle w:val="a"/>
        <w:rPr>
          <w:rFonts w:hint="cs"/>
          <w:rtl/>
        </w:rPr>
      </w:pPr>
    </w:p>
    <w:p w14:paraId="37BB5C96" w14:textId="77777777" w:rsidR="00000000" w:rsidRDefault="007C71EE">
      <w:pPr>
        <w:pStyle w:val="SpeakerCon"/>
        <w:rPr>
          <w:rtl/>
        </w:rPr>
      </w:pPr>
      <w:bookmarkStart w:id="2115" w:name="FS000001044T28_05_2003_13_44_46C"/>
      <w:bookmarkEnd w:id="2115"/>
      <w:r>
        <w:rPr>
          <w:rtl/>
        </w:rPr>
        <w:t>יצחק הרצוג (העבודה-מימד):</w:t>
      </w:r>
    </w:p>
    <w:p w14:paraId="29DBBC96" w14:textId="77777777" w:rsidR="00000000" w:rsidRDefault="007C71EE">
      <w:pPr>
        <w:pStyle w:val="a"/>
        <w:rPr>
          <w:rtl/>
        </w:rPr>
      </w:pPr>
    </w:p>
    <w:p w14:paraId="6DDE9504" w14:textId="77777777" w:rsidR="00000000" w:rsidRDefault="007C71EE">
      <w:pPr>
        <w:pStyle w:val="a"/>
        <w:rPr>
          <w:rFonts w:hint="cs"/>
          <w:rtl/>
        </w:rPr>
      </w:pPr>
      <w:r>
        <w:rPr>
          <w:rFonts w:hint="cs"/>
          <w:rtl/>
        </w:rPr>
        <w:t>אני מניח שמניסיונך אתה יודע שגם לילד השני יש צרכים, כשהוא נולד. הורידו ב=70%, נותנים עכשיו 30% מהמענק של הילד הראשון.</w:t>
      </w:r>
    </w:p>
    <w:p w14:paraId="0F07A215" w14:textId="77777777" w:rsidR="00000000" w:rsidRDefault="007C71EE">
      <w:pPr>
        <w:pStyle w:val="a"/>
        <w:rPr>
          <w:rFonts w:hint="cs"/>
          <w:rtl/>
        </w:rPr>
      </w:pPr>
    </w:p>
    <w:p w14:paraId="32E1BB33" w14:textId="77777777" w:rsidR="00000000" w:rsidRDefault="007C71EE">
      <w:pPr>
        <w:pStyle w:val="a"/>
        <w:rPr>
          <w:rFonts w:hint="cs"/>
          <w:rtl/>
        </w:rPr>
      </w:pPr>
      <w:r>
        <w:rPr>
          <w:rFonts w:hint="cs"/>
          <w:rtl/>
        </w:rPr>
        <w:t xml:space="preserve">אני רוצה לחזור לדוגמה שעליה דיברתי. דיברתי על נושא שנקרא חמלה. </w:t>
      </w:r>
    </w:p>
    <w:p w14:paraId="18D75684" w14:textId="77777777" w:rsidR="00000000" w:rsidRDefault="007C71EE">
      <w:pPr>
        <w:pStyle w:val="a"/>
        <w:rPr>
          <w:rFonts w:hint="cs"/>
          <w:rtl/>
        </w:rPr>
      </w:pPr>
    </w:p>
    <w:p w14:paraId="181EC844" w14:textId="77777777" w:rsidR="00000000" w:rsidRDefault="007C71EE">
      <w:pPr>
        <w:pStyle w:val="ac"/>
        <w:rPr>
          <w:rtl/>
        </w:rPr>
      </w:pPr>
      <w:r>
        <w:rPr>
          <w:rFonts w:hint="eastAsia"/>
          <w:rtl/>
        </w:rPr>
        <w:t>שלום</w:t>
      </w:r>
      <w:r>
        <w:rPr>
          <w:rtl/>
        </w:rPr>
        <w:t xml:space="preserve"> שמחון (העבודה-מימד):</w:t>
      </w:r>
    </w:p>
    <w:p w14:paraId="6FF5A906" w14:textId="77777777" w:rsidR="00000000" w:rsidRDefault="007C71EE">
      <w:pPr>
        <w:pStyle w:val="a"/>
        <w:rPr>
          <w:rFonts w:hint="cs"/>
          <w:rtl/>
        </w:rPr>
      </w:pPr>
    </w:p>
    <w:p w14:paraId="3E624098" w14:textId="77777777" w:rsidR="00000000" w:rsidRDefault="007C71EE">
      <w:pPr>
        <w:pStyle w:val="a"/>
        <w:rPr>
          <w:rFonts w:hint="cs"/>
          <w:rtl/>
        </w:rPr>
      </w:pPr>
      <w:r>
        <w:rPr>
          <w:rFonts w:hint="cs"/>
          <w:rtl/>
        </w:rPr>
        <w:t xml:space="preserve">- - - </w:t>
      </w:r>
    </w:p>
    <w:p w14:paraId="5A54D2F8" w14:textId="77777777" w:rsidR="00000000" w:rsidRDefault="007C71EE">
      <w:pPr>
        <w:pStyle w:val="a"/>
        <w:rPr>
          <w:rFonts w:hint="cs"/>
          <w:rtl/>
        </w:rPr>
      </w:pPr>
    </w:p>
    <w:p w14:paraId="032E6670" w14:textId="77777777" w:rsidR="00000000" w:rsidRDefault="007C71EE">
      <w:pPr>
        <w:pStyle w:val="SpeakerCon"/>
        <w:rPr>
          <w:rtl/>
        </w:rPr>
      </w:pPr>
      <w:bookmarkStart w:id="2116" w:name="FS000001044T28_05_2003_13_46_51C"/>
      <w:bookmarkEnd w:id="2116"/>
      <w:r>
        <w:rPr>
          <w:rtl/>
        </w:rPr>
        <w:t>יצחק הרצוג (העבודה-מימד):</w:t>
      </w:r>
    </w:p>
    <w:p w14:paraId="261C9135" w14:textId="77777777" w:rsidR="00000000" w:rsidRDefault="007C71EE">
      <w:pPr>
        <w:pStyle w:val="a"/>
        <w:rPr>
          <w:rtl/>
        </w:rPr>
      </w:pPr>
    </w:p>
    <w:p w14:paraId="30FB72C7" w14:textId="77777777" w:rsidR="00000000" w:rsidRDefault="007C71EE">
      <w:pPr>
        <w:pStyle w:val="a"/>
        <w:rPr>
          <w:rFonts w:hint="cs"/>
          <w:rtl/>
        </w:rPr>
      </w:pPr>
      <w:r>
        <w:rPr>
          <w:rFonts w:hint="cs"/>
          <w:rtl/>
        </w:rPr>
        <w:t xml:space="preserve">הם רק זנב לאריות, אנחנו שומעים, למרות שכמה שאילן הוא זנב לאריות אולי הוא ראש לשועלים. </w:t>
      </w:r>
    </w:p>
    <w:p w14:paraId="396F0294" w14:textId="77777777" w:rsidR="00000000" w:rsidRDefault="007C71EE">
      <w:pPr>
        <w:pStyle w:val="a"/>
        <w:rPr>
          <w:rFonts w:hint="cs"/>
          <w:rtl/>
        </w:rPr>
      </w:pPr>
    </w:p>
    <w:p w14:paraId="72C2A9C6" w14:textId="77777777" w:rsidR="00000000" w:rsidRDefault="007C71EE">
      <w:pPr>
        <w:pStyle w:val="a"/>
        <w:rPr>
          <w:rFonts w:hint="cs"/>
          <w:rtl/>
        </w:rPr>
      </w:pPr>
      <w:r>
        <w:rPr>
          <w:rFonts w:hint="cs"/>
          <w:rtl/>
        </w:rPr>
        <w:t>אני חייב לפרט בפני הכנסת על מה אני מדבר. יש סעיף בנושא הסיעוד. על נושא הסיעוד קמה מהומה. היתה הבנה בין הקואליציה לאופוזיציה שהסעיף ה</w:t>
      </w:r>
      <w:r>
        <w:rPr>
          <w:rFonts w:hint="cs"/>
          <w:rtl/>
        </w:rPr>
        <w:t xml:space="preserve">מדובר מרסק את נושא הסיעוד, כי בענף הסיעוד עובדים כ=50,000 איש בישראל, מרביתם, מעל 42,000, הם עולים חדשים או ישראלים ותיקים, בעיקר עולים  חדשים. זה מקצוע מאוד עדין וקשה, שבו רוחצים את הזקנים ומטפלים בהם ומאכילים אותם. כמובן, הרצון לקצץ במכסת השעות היה בלתי </w:t>
      </w:r>
      <w:r>
        <w:rPr>
          <w:rFonts w:hint="cs"/>
          <w:rtl/>
        </w:rPr>
        <w:t>הומני בעליל. אבל הייעוץ המשפטי של משרד העבודה והרווחה הוסיף סעיף, שבו הוא אמר: אני גם רוצה לעשות רפורמה בהגדרה של המונח "שירותי סיעוד", כלומר, אותה יחידה שאנחנו מממנים - אנחנו נעשה את זה גם במונחים של שווה כסף, כך שאם אתה לא רוצה לקבל את הטיפול, אתה רוצה ל</w:t>
      </w:r>
      <w:r>
        <w:rPr>
          <w:rFonts w:hint="cs"/>
          <w:rtl/>
        </w:rPr>
        <w:t xml:space="preserve">קבל חיתולים במקום, אתה רוצה לקבל מכשיר עזר במקום, אתה תוכל. הם הגדירו את המונח "שירותי סיעוד" - שירותים ומוצרים המיועדים לסייע בביצוע פעולות יום-יום, בהשגחה ובניהול משק הבית - שקבע השר בצו. </w:t>
      </w:r>
    </w:p>
    <w:p w14:paraId="30F8121B" w14:textId="77777777" w:rsidR="00000000" w:rsidRDefault="007C71EE">
      <w:pPr>
        <w:pStyle w:val="a"/>
        <w:rPr>
          <w:rFonts w:hint="cs"/>
          <w:rtl/>
        </w:rPr>
      </w:pPr>
    </w:p>
    <w:p w14:paraId="37DB7558" w14:textId="77777777" w:rsidR="00000000" w:rsidRDefault="007C71EE">
      <w:pPr>
        <w:pStyle w:val="a"/>
        <w:rPr>
          <w:rFonts w:hint="cs"/>
          <w:rtl/>
        </w:rPr>
      </w:pPr>
      <w:r>
        <w:rPr>
          <w:rFonts w:hint="cs"/>
          <w:rtl/>
        </w:rPr>
        <w:t>והנה, כשאנחנו מגיעים לקריאה השנייה והשלישית, לאחר שהושג הסדר לגב</w:t>
      </w:r>
      <w:r>
        <w:rPr>
          <w:rFonts w:hint="cs"/>
          <w:rtl/>
        </w:rPr>
        <w:t>י מתכונת שעות הסיעוד שיש בה קיצוץ - אבל אני חייב לומר שזה הישג של האופוזיציה בתיאום עם הקואליציה - הוציאו את הסעיף הזה. אנחנו דרשנו בוועדת הכספים להכניס את זה, הרי הממשלה הציעה את זה. לפחות שזה יהיה בפנים. מדוע לגזול מהמשפחה ומהנזקק את הגמישות הבסיסית הלא-</w:t>
      </w:r>
      <w:r>
        <w:rPr>
          <w:rFonts w:hint="cs"/>
          <w:rtl/>
        </w:rPr>
        <w:t xml:space="preserve">ביורוקרטית לבחור את סל השירותים שהוא מקבל במסגרת חוק הסיעוד? וגם את זה הוציאו, מכיוון שללא רחמים וללא חמלה מתעקשים פה על קוצו של יו"ד, בדיוק כמו שמתעקשים בנושא מס הבריאות על עקרת-הבית בצורה אבסורדית. </w:t>
      </w:r>
    </w:p>
    <w:p w14:paraId="79317B25" w14:textId="77777777" w:rsidR="00000000" w:rsidRDefault="007C71EE">
      <w:pPr>
        <w:pStyle w:val="a"/>
        <w:rPr>
          <w:rFonts w:hint="cs"/>
          <w:rtl/>
        </w:rPr>
      </w:pPr>
    </w:p>
    <w:p w14:paraId="7A4E33E6" w14:textId="77777777" w:rsidR="00000000" w:rsidRDefault="007C71EE">
      <w:pPr>
        <w:pStyle w:val="a"/>
        <w:rPr>
          <w:rFonts w:hint="cs"/>
          <w:rtl/>
        </w:rPr>
      </w:pPr>
      <w:r>
        <w:rPr>
          <w:rFonts w:hint="cs"/>
          <w:rtl/>
        </w:rPr>
        <w:t>תשאלו אותי: אז מה אתם מציעים? המדינה על עברי פי-פחת. א</w:t>
      </w:r>
      <w:r>
        <w:rPr>
          <w:rFonts w:hint="cs"/>
          <w:rtl/>
        </w:rPr>
        <w:t>ני אגיד לכם מה אנחנו מציעים.</w:t>
      </w:r>
    </w:p>
    <w:p w14:paraId="2529E954" w14:textId="77777777" w:rsidR="00000000" w:rsidRDefault="007C71EE">
      <w:pPr>
        <w:pStyle w:val="a"/>
        <w:rPr>
          <w:rFonts w:hint="cs"/>
          <w:rtl/>
        </w:rPr>
      </w:pPr>
    </w:p>
    <w:p w14:paraId="53E90F36" w14:textId="77777777" w:rsidR="00000000" w:rsidRDefault="007C71EE">
      <w:pPr>
        <w:pStyle w:val="a"/>
        <w:rPr>
          <w:rFonts w:hint="cs"/>
          <w:rtl/>
        </w:rPr>
      </w:pPr>
      <w:r>
        <w:rPr>
          <w:rFonts w:hint="cs"/>
          <w:rtl/>
        </w:rPr>
        <w:t xml:space="preserve"> אנחנו מציעים חבילה של 4 מיליארדי שקלים חלופיים. ואנחנו הצענו אותה כל הזמן. ראשית, אנחנו מציעים לקצץ חצי מיליארד שקלים מתקציב הביטחון, על רקע התפנית בעירק ויתרות שוודאי נותרו בנושא המוכנות בעניין עירק, וממילא לאור העובדה שבחלו</w:t>
      </w:r>
      <w:r>
        <w:rPr>
          <w:rFonts w:hint="cs"/>
          <w:rtl/>
        </w:rPr>
        <w:t xml:space="preserve">פות הקיימות ניתן לקצץ עוד חצי מיליארד שקלים בתקציב הביטחון. </w:t>
      </w:r>
    </w:p>
    <w:p w14:paraId="2EF96056" w14:textId="77777777" w:rsidR="00000000" w:rsidRDefault="007C71EE">
      <w:pPr>
        <w:pStyle w:val="a"/>
        <w:rPr>
          <w:rFonts w:hint="cs"/>
          <w:rtl/>
        </w:rPr>
      </w:pPr>
    </w:p>
    <w:p w14:paraId="2FF1954A" w14:textId="77777777" w:rsidR="00000000" w:rsidRDefault="007C71EE">
      <w:pPr>
        <w:pStyle w:val="a"/>
        <w:rPr>
          <w:rFonts w:hint="cs"/>
          <w:rtl/>
        </w:rPr>
      </w:pPr>
      <w:r>
        <w:rPr>
          <w:rFonts w:hint="cs"/>
          <w:rtl/>
        </w:rPr>
        <w:t>שנית, יש עוד מיליארדים של שקלים שמושקעים מעבר ל"קו הירוק". זאת לא ססמה ולא קלישאה. מושקעים מעבר לסל ההטבות הניתן בכל רחבי הארץ, בפרויקטים אדירים של תשתיות שלא יהיה להן שום ערך, ולאור המלה "כיבוש</w:t>
      </w:r>
      <w:r>
        <w:rPr>
          <w:rFonts w:hint="cs"/>
          <w:rtl/>
        </w:rPr>
        <w:t xml:space="preserve">", שראש הממשלה היום התפתל לגביה, אבל לא יהיה אפשר עוד למחוק את זה מהזיכרון הקולקטיבי. בוודאי ניתן היה לקצץ לפחות חצי מיליארד שקלים. </w:t>
      </w:r>
    </w:p>
    <w:p w14:paraId="61F90DC0" w14:textId="77777777" w:rsidR="00000000" w:rsidRDefault="007C71EE">
      <w:pPr>
        <w:pStyle w:val="a"/>
        <w:rPr>
          <w:rFonts w:hint="cs"/>
          <w:rtl/>
        </w:rPr>
      </w:pPr>
    </w:p>
    <w:p w14:paraId="2A915EBC" w14:textId="77777777" w:rsidR="00000000" w:rsidRDefault="007C71EE">
      <w:pPr>
        <w:pStyle w:val="a"/>
        <w:rPr>
          <w:rFonts w:hint="cs"/>
          <w:rtl/>
        </w:rPr>
      </w:pPr>
      <w:r>
        <w:rPr>
          <w:rFonts w:hint="cs"/>
          <w:rtl/>
        </w:rPr>
        <w:t>ואנחנו מציעים לדחות את הרפורמה במס. אנחנו חושבים שבמצב הנוכחי של החברה הישראלית ההשפעה של הרפורמה במס על מעמד הביניים תהיה</w:t>
      </w:r>
      <w:r>
        <w:rPr>
          <w:rFonts w:hint="cs"/>
          <w:rtl/>
        </w:rPr>
        <w:t xml:space="preserve"> אפסית, כשעלותה 2.5 מיליארדי שקל,  ועדיף היה לדחות אותה בשנתיים. </w:t>
      </w:r>
    </w:p>
    <w:p w14:paraId="25EC1FED" w14:textId="77777777" w:rsidR="00000000" w:rsidRDefault="007C71EE">
      <w:pPr>
        <w:pStyle w:val="a"/>
        <w:rPr>
          <w:rFonts w:hint="cs"/>
          <w:rtl/>
        </w:rPr>
      </w:pPr>
    </w:p>
    <w:p w14:paraId="6E918177" w14:textId="77777777" w:rsidR="00000000" w:rsidRDefault="007C71EE">
      <w:pPr>
        <w:pStyle w:val="a"/>
        <w:rPr>
          <w:rFonts w:hint="cs"/>
          <w:rtl/>
        </w:rPr>
      </w:pPr>
      <w:r>
        <w:rPr>
          <w:rFonts w:hint="cs"/>
          <w:rtl/>
        </w:rPr>
        <w:t>אני אומר לך, חבר הכנסת ליבוביץ, הציבור ששלח אתכם הוא הראשון שייפגע עמוק מאוד מכיוון שמעלים לו באופן בסיסי, במעטפת החיים שלו, את מחירי המים, החשמל, הארנונה, מקצצים לו בשירותים מוניציפליים, ב</w:t>
      </w:r>
      <w:r>
        <w:rPr>
          <w:rFonts w:hint="cs"/>
          <w:rtl/>
        </w:rPr>
        <w:t>שירותים סוציאליים, בשכר ובתנאי הפנסיה. ומצפים ממנו גם למחוא כפיים וליצור את הצמיחה. אני אומר לך שהציבור הראשון שיקרוס וירד לקו העוני יהיה ציבור מעמד הביניים. תחשוב על זה טוב, ותזכרו את דברי. תודה רבה לכם.</w:t>
      </w:r>
    </w:p>
    <w:p w14:paraId="5F209F2D" w14:textId="77777777" w:rsidR="00000000" w:rsidRDefault="007C71EE">
      <w:pPr>
        <w:pStyle w:val="a"/>
        <w:rPr>
          <w:rFonts w:hint="cs"/>
          <w:rtl/>
        </w:rPr>
      </w:pPr>
    </w:p>
    <w:p w14:paraId="01875F63" w14:textId="77777777" w:rsidR="00000000" w:rsidRDefault="007C71EE">
      <w:pPr>
        <w:pStyle w:val="ad"/>
        <w:rPr>
          <w:rtl/>
        </w:rPr>
      </w:pPr>
      <w:r>
        <w:rPr>
          <w:rtl/>
        </w:rPr>
        <w:t>היו"ר משה כחלון:</w:t>
      </w:r>
    </w:p>
    <w:p w14:paraId="41630ADE" w14:textId="77777777" w:rsidR="00000000" w:rsidRDefault="007C71EE">
      <w:pPr>
        <w:pStyle w:val="a"/>
        <w:rPr>
          <w:rtl/>
        </w:rPr>
      </w:pPr>
    </w:p>
    <w:p w14:paraId="0FA4BF71" w14:textId="77777777" w:rsidR="00000000" w:rsidRDefault="007C71EE">
      <w:pPr>
        <w:pStyle w:val="a"/>
        <w:rPr>
          <w:rFonts w:hint="cs"/>
          <w:rtl/>
        </w:rPr>
      </w:pPr>
      <w:r>
        <w:rPr>
          <w:rFonts w:hint="cs"/>
          <w:rtl/>
        </w:rPr>
        <w:t>תודה רבה. חבר הכנסת אבשלום וילן,</w:t>
      </w:r>
      <w:r>
        <w:rPr>
          <w:rFonts w:hint="cs"/>
          <w:rtl/>
        </w:rPr>
        <w:t xml:space="preserve"> בבקשה, 20 דקות.</w:t>
      </w:r>
    </w:p>
    <w:p w14:paraId="3E511A5B" w14:textId="77777777" w:rsidR="00000000" w:rsidRDefault="007C71EE">
      <w:pPr>
        <w:pStyle w:val="a"/>
        <w:rPr>
          <w:rFonts w:hint="cs"/>
          <w:rtl/>
        </w:rPr>
      </w:pPr>
    </w:p>
    <w:p w14:paraId="486CF9C3" w14:textId="77777777" w:rsidR="00000000" w:rsidRDefault="007C71EE">
      <w:pPr>
        <w:pStyle w:val="Speaker"/>
        <w:rPr>
          <w:rtl/>
        </w:rPr>
      </w:pPr>
      <w:bookmarkStart w:id="2117" w:name="FS000000505T28_05_2003_05_35_18"/>
      <w:bookmarkEnd w:id="2117"/>
      <w:r>
        <w:rPr>
          <w:rFonts w:hint="eastAsia"/>
          <w:rtl/>
        </w:rPr>
        <w:t>אבשלום</w:t>
      </w:r>
      <w:r>
        <w:rPr>
          <w:rtl/>
        </w:rPr>
        <w:t xml:space="preserve"> וילן (מרצ):</w:t>
      </w:r>
    </w:p>
    <w:p w14:paraId="17B68C7A" w14:textId="77777777" w:rsidR="00000000" w:rsidRDefault="007C71EE">
      <w:pPr>
        <w:pStyle w:val="a"/>
        <w:rPr>
          <w:rFonts w:hint="cs"/>
          <w:rtl/>
        </w:rPr>
      </w:pPr>
    </w:p>
    <w:p w14:paraId="5137E79B" w14:textId="77777777" w:rsidR="00000000" w:rsidRDefault="007C71EE">
      <w:pPr>
        <w:pStyle w:val="a"/>
        <w:rPr>
          <w:rFonts w:hint="cs"/>
          <w:rtl/>
        </w:rPr>
      </w:pPr>
      <w:r>
        <w:rPr>
          <w:rFonts w:hint="cs"/>
          <w:rtl/>
        </w:rPr>
        <w:t>אדוני היושב-ראש, רבותי חברי הכנסת - - -</w:t>
      </w:r>
    </w:p>
    <w:p w14:paraId="68BD037E" w14:textId="77777777" w:rsidR="00000000" w:rsidRDefault="007C71EE">
      <w:pPr>
        <w:pStyle w:val="a"/>
        <w:rPr>
          <w:rFonts w:hint="cs"/>
          <w:rtl/>
        </w:rPr>
      </w:pPr>
    </w:p>
    <w:p w14:paraId="363BDEFA" w14:textId="77777777" w:rsidR="00000000" w:rsidRDefault="007C71EE">
      <w:pPr>
        <w:pStyle w:val="ad"/>
        <w:rPr>
          <w:rtl/>
        </w:rPr>
      </w:pPr>
      <w:r>
        <w:rPr>
          <w:rtl/>
        </w:rPr>
        <w:t>היו"ר משה כחלון:</w:t>
      </w:r>
    </w:p>
    <w:p w14:paraId="31E5ED5F" w14:textId="77777777" w:rsidR="00000000" w:rsidRDefault="007C71EE">
      <w:pPr>
        <w:pStyle w:val="a"/>
        <w:rPr>
          <w:rtl/>
        </w:rPr>
      </w:pPr>
    </w:p>
    <w:p w14:paraId="5CD0131A" w14:textId="77777777" w:rsidR="00000000" w:rsidRDefault="007C71EE">
      <w:pPr>
        <w:pStyle w:val="a"/>
        <w:rPr>
          <w:rFonts w:hint="cs"/>
          <w:rtl/>
        </w:rPr>
      </w:pPr>
      <w:r>
        <w:rPr>
          <w:rFonts w:hint="cs"/>
          <w:rtl/>
        </w:rPr>
        <w:t>חבר הכנסת שמחון, קודם התלוננת על המוסדות של מפא"י שהולכים להיהרס, אז אנחנו מנסים להחיות אותם עכשיו.</w:t>
      </w:r>
    </w:p>
    <w:p w14:paraId="3579B220" w14:textId="77777777" w:rsidR="00000000" w:rsidRDefault="007C71EE">
      <w:pPr>
        <w:pStyle w:val="a"/>
        <w:rPr>
          <w:rFonts w:hint="cs"/>
          <w:rtl/>
        </w:rPr>
      </w:pPr>
    </w:p>
    <w:p w14:paraId="18B33BC3" w14:textId="77777777" w:rsidR="00000000" w:rsidRDefault="007C71EE">
      <w:pPr>
        <w:pStyle w:val="SpeakerCon"/>
        <w:rPr>
          <w:rtl/>
        </w:rPr>
      </w:pPr>
      <w:bookmarkStart w:id="2118" w:name="FS000000505T28_05_2003_05_36_03C"/>
      <w:bookmarkEnd w:id="2118"/>
      <w:r>
        <w:rPr>
          <w:rtl/>
        </w:rPr>
        <w:t>אבשלום וילן (מרצ):</w:t>
      </w:r>
    </w:p>
    <w:p w14:paraId="2F085BEB" w14:textId="77777777" w:rsidR="00000000" w:rsidRDefault="007C71EE">
      <w:pPr>
        <w:pStyle w:val="a"/>
        <w:rPr>
          <w:rtl/>
        </w:rPr>
      </w:pPr>
    </w:p>
    <w:p w14:paraId="6EBB030F" w14:textId="77777777" w:rsidR="00000000" w:rsidRDefault="007C71EE">
      <w:pPr>
        <w:pStyle w:val="a"/>
        <w:rPr>
          <w:rFonts w:hint="cs"/>
          <w:rtl/>
        </w:rPr>
      </w:pPr>
      <w:r>
        <w:rPr>
          <w:rFonts w:hint="cs"/>
          <w:rtl/>
        </w:rPr>
        <w:t>אני, ברשותך, בשעת בוקר מוקדמת זאת אמשי</w:t>
      </w:r>
      <w:r>
        <w:rPr>
          <w:rFonts w:hint="cs"/>
          <w:rtl/>
        </w:rPr>
        <w:t>ך במה שהתחלתי בו במשך היומיים האחרונים, אבל כמו תמיד אתחיל בתקציר הפרקים הקודמים.</w:t>
      </w:r>
    </w:p>
    <w:p w14:paraId="17715B99" w14:textId="77777777" w:rsidR="00000000" w:rsidRDefault="007C71EE">
      <w:pPr>
        <w:pStyle w:val="a"/>
        <w:rPr>
          <w:rFonts w:hint="cs"/>
          <w:rtl/>
        </w:rPr>
      </w:pPr>
    </w:p>
    <w:p w14:paraId="72D3CDE0" w14:textId="77777777" w:rsidR="00000000" w:rsidRDefault="007C71EE">
      <w:pPr>
        <w:pStyle w:val="a"/>
        <w:rPr>
          <w:rFonts w:hint="cs"/>
          <w:rtl/>
        </w:rPr>
      </w:pPr>
      <w:r>
        <w:rPr>
          <w:rFonts w:hint="cs"/>
          <w:rtl/>
        </w:rPr>
        <w:t>התוכנית הכלכלית הזאת איננה תוכנית שבעצם צריכה להביא לצמיחה. להזכירכם, כאשר ביקשנו בוועדת המריונטות, הקרויה ועדת הכספים, או ועדת הרובוטריקים, שבה לוחצים על כפתור, טוענים את ה</w:t>
      </w:r>
      <w:r>
        <w:rPr>
          <w:rFonts w:hint="cs"/>
          <w:rtl/>
        </w:rPr>
        <w:t xml:space="preserve">בטריה וכל הידיים של הרובוטריקים מתרוממות, להוסיף את המלה "צמיחה" </w:t>
      </w:r>
      <w:r>
        <w:rPr>
          <w:rtl/>
        </w:rPr>
        <w:t>–</w:t>
      </w:r>
      <w:r>
        <w:rPr>
          <w:rFonts w:hint="cs"/>
          <w:rtl/>
        </w:rPr>
        <w:t xml:space="preserve">  כי אם תכלית התוכנית הזאת היא להגיע לצמיחה, מה פשוט יותר מאשר לכתוב את המלה "צמיחה" במטרת החוק? </w:t>
      </w:r>
      <w:r>
        <w:rPr>
          <w:rtl/>
        </w:rPr>
        <w:t>–</w:t>
      </w:r>
      <w:r>
        <w:rPr>
          <w:rFonts w:hint="cs"/>
          <w:rtl/>
        </w:rPr>
        <w:t xml:space="preserve"> ראה זה פלא, עשרה מתוך עשרת חברי הקואליציה סירבו להוסיף את המלה "צמיחה". אבל זה לא מקרה.</w:t>
      </w:r>
    </w:p>
    <w:p w14:paraId="428E0DA6" w14:textId="77777777" w:rsidR="00000000" w:rsidRDefault="007C71EE">
      <w:pPr>
        <w:pStyle w:val="a"/>
        <w:rPr>
          <w:rFonts w:hint="cs"/>
          <w:rtl/>
        </w:rPr>
      </w:pPr>
    </w:p>
    <w:p w14:paraId="5EAE7C22" w14:textId="77777777" w:rsidR="00000000" w:rsidRDefault="007C71EE">
      <w:pPr>
        <w:pStyle w:val="a"/>
        <w:rPr>
          <w:rFonts w:hint="cs"/>
          <w:rtl/>
        </w:rPr>
      </w:pPr>
      <w:r>
        <w:rPr>
          <w:rFonts w:hint="cs"/>
          <w:rtl/>
        </w:rPr>
        <w:t>אם</w:t>
      </w:r>
      <w:r>
        <w:rPr>
          <w:rFonts w:hint="cs"/>
          <w:rtl/>
        </w:rPr>
        <w:t xml:space="preserve"> חבר הכנסת הרצוג דיבר על אופן קבלת ההחלטות בממשלה הזאת - אז אני מוכן להוסיף לך כמה פרטים. לא היה דיון רציני בתוכנית הזאת בכל ישיבת הממשלה בכל עשרות הסעיפים. השר זבולון אורלב סיפר שנושא כמו מענק לידה לא הגיע לדיון, הוא בא בחשכת הליל. </w:t>
      </w:r>
    </w:p>
    <w:p w14:paraId="66DD1498" w14:textId="77777777" w:rsidR="00000000" w:rsidRDefault="007C71EE">
      <w:pPr>
        <w:pStyle w:val="a"/>
        <w:rPr>
          <w:rFonts w:hint="cs"/>
          <w:rtl/>
        </w:rPr>
      </w:pPr>
    </w:p>
    <w:p w14:paraId="4A6BE8CE" w14:textId="77777777" w:rsidR="00000000" w:rsidRDefault="007C71EE">
      <w:pPr>
        <w:pStyle w:val="a"/>
        <w:rPr>
          <w:rFonts w:hint="cs"/>
          <w:rtl/>
        </w:rPr>
      </w:pPr>
      <w:r>
        <w:rPr>
          <w:rFonts w:hint="cs"/>
          <w:rtl/>
        </w:rPr>
        <w:t>יושב פה יושב-ראש ועדת</w:t>
      </w:r>
      <w:r>
        <w:rPr>
          <w:rFonts w:hint="cs"/>
          <w:rtl/>
        </w:rPr>
        <w:t xml:space="preserve"> הכלכלה, חבר הכנסת שמחון, שדן בוועדה שלו ופיצל את הסעיף של התקשורת. שאלתי: איך הגיע סעיף התקשורת לממשלה? האם העובדה שבנימין נתניהו החליט להפריט את השידור הציבורי, החליט להשתלט על ערוץ=1 ולחסלו משום שלדעתו אריאל שרון שולט בו, האם היה דיון על מהות השידור הצי</w:t>
      </w:r>
      <w:r>
        <w:rPr>
          <w:rFonts w:hint="cs"/>
          <w:rtl/>
        </w:rPr>
        <w:t>בורי? האם היה דיון בממשלה על כך שרוצים, לדוגמה, להכניס לרשת ב', ואולי כדרך אגב לחסל את "גלי צה"ל", לתוך התוכנית הזאת הפרטה של הרדיו ולאפשר לתחנות רדיו אזוריות להפוך לתחנות רדיו ארציות? האם היה דיון אחד בממשלה בנושא הזה, מה היא התפיסה? האם הולכים להפרטה מוח</w:t>
      </w:r>
      <w:r>
        <w:rPr>
          <w:rFonts w:hint="cs"/>
          <w:rtl/>
        </w:rPr>
        <w:t>לטת של הרדיו בישראל למרות כל החוקים הקיימים? לא היה דיון. האם היה דיון אם רוצים להפריט את ערוץ=1 של הטלוויזיה? לא היה דיון. שר האוצר הביא את זה כדרך אגב בשולי התוכנית, ובמקרה נתקלנו בסעיפים הללו בוועדת הכלכלה ויושב-ראש הוועדה החליט לפצלם כדי לקיים דיון רצי</w:t>
      </w:r>
      <w:r>
        <w:rPr>
          <w:rFonts w:hint="cs"/>
          <w:rtl/>
        </w:rPr>
        <w:t>ני.</w:t>
      </w:r>
    </w:p>
    <w:p w14:paraId="28CEFBA8" w14:textId="77777777" w:rsidR="00000000" w:rsidRDefault="007C71EE">
      <w:pPr>
        <w:pStyle w:val="a"/>
        <w:rPr>
          <w:rFonts w:hint="cs"/>
          <w:rtl/>
        </w:rPr>
      </w:pPr>
    </w:p>
    <w:p w14:paraId="27992730" w14:textId="77777777" w:rsidR="00000000" w:rsidRDefault="007C71EE">
      <w:pPr>
        <w:pStyle w:val="a"/>
        <w:rPr>
          <w:rFonts w:hint="cs"/>
          <w:rtl/>
        </w:rPr>
      </w:pPr>
      <w:r>
        <w:rPr>
          <w:rFonts w:hint="cs"/>
          <w:rtl/>
        </w:rPr>
        <w:t>שידע הציבור, ככה מתקבלות ההחלטות. אני קובע, אדוני היושב-ראש, לא רק שככה מתקבלות ההחלטות אלא יותר מזה - לא הובאו לידיעת הכנסת כל ההתחייבויות השלטוניות וההסכמים שנעשו בין שר האוצר, ראש הממשלה וסיעות הקואליציה וחברים בקואליציה. אני פניתי ליועץ המשפטי לממ</w:t>
      </w:r>
      <w:r>
        <w:rPr>
          <w:rFonts w:hint="cs"/>
          <w:rtl/>
        </w:rPr>
        <w:t>שלה בנושא. קיבלתי אתמול את תשובתו.</w:t>
      </w:r>
    </w:p>
    <w:p w14:paraId="39811708" w14:textId="77777777" w:rsidR="00000000" w:rsidRDefault="007C71EE">
      <w:pPr>
        <w:pStyle w:val="a"/>
        <w:rPr>
          <w:rFonts w:hint="cs"/>
          <w:rtl/>
        </w:rPr>
      </w:pPr>
    </w:p>
    <w:p w14:paraId="285D6965" w14:textId="77777777" w:rsidR="00000000" w:rsidRDefault="007C71EE">
      <w:pPr>
        <w:pStyle w:val="ac"/>
        <w:rPr>
          <w:rtl/>
        </w:rPr>
      </w:pPr>
      <w:r>
        <w:rPr>
          <w:rFonts w:hint="eastAsia"/>
          <w:rtl/>
        </w:rPr>
        <w:t>שלום</w:t>
      </w:r>
      <w:r>
        <w:rPr>
          <w:rtl/>
        </w:rPr>
        <w:t xml:space="preserve"> שמחון (העבודה-מימד):</w:t>
      </w:r>
    </w:p>
    <w:p w14:paraId="22A11937" w14:textId="77777777" w:rsidR="00000000" w:rsidRDefault="007C71EE">
      <w:pPr>
        <w:pStyle w:val="a"/>
        <w:rPr>
          <w:rFonts w:hint="cs"/>
          <w:rtl/>
        </w:rPr>
      </w:pPr>
    </w:p>
    <w:p w14:paraId="19511E70" w14:textId="77777777" w:rsidR="00000000" w:rsidRDefault="007C71EE">
      <w:pPr>
        <w:pStyle w:val="a"/>
        <w:rPr>
          <w:rFonts w:hint="cs"/>
          <w:rtl/>
        </w:rPr>
      </w:pPr>
      <w:r>
        <w:rPr>
          <w:rFonts w:hint="cs"/>
          <w:rtl/>
        </w:rPr>
        <w:t>דרך אגב, הודיעו שביבי הדליק הרגע את מקלט הטלוויזיה בחדר השינה שלו, כך שהוא מקשיב לך.</w:t>
      </w:r>
    </w:p>
    <w:p w14:paraId="58095ECA" w14:textId="77777777" w:rsidR="00000000" w:rsidRDefault="007C71EE">
      <w:pPr>
        <w:pStyle w:val="a"/>
        <w:rPr>
          <w:rFonts w:hint="cs"/>
          <w:rtl/>
        </w:rPr>
      </w:pPr>
    </w:p>
    <w:p w14:paraId="7A865CBF" w14:textId="77777777" w:rsidR="00000000" w:rsidRDefault="007C71EE">
      <w:pPr>
        <w:pStyle w:val="SpeakerCon"/>
        <w:rPr>
          <w:rtl/>
        </w:rPr>
      </w:pPr>
      <w:bookmarkStart w:id="2119" w:name="FS000000505T28_05_2003_07_31_53C"/>
      <w:bookmarkEnd w:id="2119"/>
      <w:r>
        <w:rPr>
          <w:rtl/>
        </w:rPr>
        <w:t>אבשלום וילן (מרצ):</w:t>
      </w:r>
    </w:p>
    <w:p w14:paraId="0FA104C6" w14:textId="77777777" w:rsidR="00000000" w:rsidRDefault="007C71EE">
      <w:pPr>
        <w:pStyle w:val="a"/>
        <w:rPr>
          <w:rtl/>
        </w:rPr>
      </w:pPr>
    </w:p>
    <w:p w14:paraId="2F40DD4C" w14:textId="77777777" w:rsidR="00000000" w:rsidRDefault="007C71EE">
      <w:pPr>
        <w:pStyle w:val="a"/>
        <w:rPr>
          <w:rFonts w:hint="cs"/>
          <w:rtl/>
        </w:rPr>
      </w:pPr>
      <w:r>
        <w:rPr>
          <w:rFonts w:hint="cs"/>
          <w:rtl/>
        </w:rPr>
        <w:t>כולי אושר ששר האוצר צופה בי.</w:t>
      </w:r>
    </w:p>
    <w:p w14:paraId="66767D61" w14:textId="77777777" w:rsidR="00000000" w:rsidRDefault="007C71EE">
      <w:pPr>
        <w:pStyle w:val="a"/>
        <w:rPr>
          <w:rFonts w:hint="cs"/>
          <w:rtl/>
        </w:rPr>
      </w:pPr>
    </w:p>
    <w:p w14:paraId="6AB4EB18" w14:textId="77777777" w:rsidR="00000000" w:rsidRDefault="007C71EE">
      <w:pPr>
        <w:pStyle w:val="ac"/>
        <w:rPr>
          <w:rtl/>
        </w:rPr>
      </w:pPr>
      <w:r>
        <w:rPr>
          <w:rFonts w:hint="eastAsia"/>
          <w:rtl/>
        </w:rPr>
        <w:t>יצחק</w:t>
      </w:r>
      <w:r>
        <w:rPr>
          <w:rtl/>
        </w:rPr>
        <w:t xml:space="preserve"> הרצוג (העבודה-מימד):</w:t>
      </w:r>
    </w:p>
    <w:p w14:paraId="39ABF766" w14:textId="77777777" w:rsidR="00000000" w:rsidRDefault="007C71EE">
      <w:pPr>
        <w:pStyle w:val="a"/>
        <w:rPr>
          <w:rFonts w:hint="cs"/>
          <w:rtl/>
        </w:rPr>
      </w:pPr>
    </w:p>
    <w:p w14:paraId="153ECB50" w14:textId="77777777" w:rsidR="00000000" w:rsidRDefault="007C71EE">
      <w:pPr>
        <w:pStyle w:val="a"/>
        <w:rPr>
          <w:rFonts w:hint="cs"/>
          <w:rtl/>
        </w:rPr>
      </w:pPr>
      <w:r>
        <w:rPr>
          <w:rFonts w:hint="cs"/>
          <w:rtl/>
        </w:rPr>
        <w:t>אבו, היית אתו בטירונות?</w:t>
      </w:r>
    </w:p>
    <w:p w14:paraId="250A8BF0" w14:textId="77777777" w:rsidR="00000000" w:rsidRDefault="007C71EE">
      <w:pPr>
        <w:pStyle w:val="a"/>
        <w:rPr>
          <w:rFonts w:hint="cs"/>
          <w:rtl/>
        </w:rPr>
      </w:pPr>
    </w:p>
    <w:p w14:paraId="20A741CB" w14:textId="77777777" w:rsidR="00000000" w:rsidRDefault="007C71EE">
      <w:pPr>
        <w:pStyle w:val="SpeakerCon"/>
        <w:rPr>
          <w:rtl/>
        </w:rPr>
      </w:pPr>
      <w:bookmarkStart w:id="2120" w:name="FS000000505T28_05_2003_07_29_19C"/>
      <w:bookmarkEnd w:id="2120"/>
      <w:r>
        <w:rPr>
          <w:rtl/>
        </w:rPr>
        <w:t>אבשלו</w:t>
      </w:r>
      <w:r>
        <w:rPr>
          <w:rtl/>
        </w:rPr>
        <w:t>ם וילן (מרצ):</w:t>
      </w:r>
    </w:p>
    <w:p w14:paraId="4B93C6C9" w14:textId="77777777" w:rsidR="00000000" w:rsidRDefault="007C71EE">
      <w:pPr>
        <w:pStyle w:val="a"/>
        <w:rPr>
          <w:rtl/>
        </w:rPr>
      </w:pPr>
    </w:p>
    <w:p w14:paraId="7F3DF624" w14:textId="77777777" w:rsidR="00000000" w:rsidRDefault="007C71EE">
      <w:pPr>
        <w:pStyle w:val="a"/>
        <w:rPr>
          <w:rFonts w:hint="cs"/>
          <w:rtl/>
        </w:rPr>
      </w:pPr>
      <w:r>
        <w:rPr>
          <w:rFonts w:hint="cs"/>
          <w:rtl/>
        </w:rPr>
        <w:t>לא הייתי אתו בטירונות, אבל זה לא לעניין. אני ביליתי אתו כמעט ארבע שנים. אבל, איך אמר חבר הכנסת שמחון, אין לזה שום משמעות. המשמעות היחידה שמעניינת את שר האוצר היא הכוחנות הפוליטית. אם זה לא היה, לא ניתן להסביר לדוגמה את האופן הבוטה שבו הוא הב</w:t>
      </w:r>
      <w:r>
        <w:rPr>
          <w:rFonts w:hint="cs"/>
          <w:rtl/>
        </w:rPr>
        <w:t>יא את נושא קרנות הפנסיה. דיברתי על זה לפני שעתיים, אדבר על זה גם בהמשך. כך שאל תחפש אצל שר האוצר איזה קשרים חברתיים או חבריים כלשהם, הם פשוט אינם. יש חישוב כוח פוליטי, נקודה, ומה שלא הולך בכוח ילך ביותר כוח.</w:t>
      </w:r>
    </w:p>
    <w:p w14:paraId="0718BD37" w14:textId="77777777" w:rsidR="00000000" w:rsidRDefault="007C71EE">
      <w:pPr>
        <w:pStyle w:val="a"/>
        <w:rPr>
          <w:rFonts w:hint="cs"/>
          <w:rtl/>
        </w:rPr>
      </w:pPr>
    </w:p>
    <w:p w14:paraId="5B1F9D74" w14:textId="77777777" w:rsidR="00000000" w:rsidRDefault="007C71EE">
      <w:pPr>
        <w:pStyle w:val="a"/>
        <w:rPr>
          <w:rFonts w:hint="cs"/>
          <w:rtl/>
        </w:rPr>
      </w:pPr>
      <w:r>
        <w:rPr>
          <w:rFonts w:hint="cs"/>
          <w:rtl/>
        </w:rPr>
        <w:t>אני אמשיך בדוגמה שדיברתי עליה קודם. היועץ המשפט</w:t>
      </w:r>
      <w:r>
        <w:rPr>
          <w:rFonts w:hint="cs"/>
          <w:rtl/>
        </w:rPr>
        <w:t>י לממשלה הודיע לי אתמול, שהוא פנה לשר האוצר ולראש הממשלה וביקש מהם - - -</w:t>
      </w:r>
    </w:p>
    <w:p w14:paraId="66E84700" w14:textId="77777777" w:rsidR="00000000" w:rsidRDefault="007C71EE">
      <w:pPr>
        <w:pStyle w:val="a"/>
        <w:rPr>
          <w:rFonts w:hint="cs"/>
          <w:rtl/>
        </w:rPr>
      </w:pPr>
    </w:p>
    <w:p w14:paraId="77F8BF5C" w14:textId="77777777" w:rsidR="00000000" w:rsidRDefault="007C71EE">
      <w:pPr>
        <w:pStyle w:val="ac"/>
        <w:rPr>
          <w:rtl/>
        </w:rPr>
      </w:pPr>
      <w:r>
        <w:rPr>
          <w:rFonts w:hint="eastAsia"/>
          <w:rtl/>
        </w:rPr>
        <w:t>מאיר</w:t>
      </w:r>
      <w:r>
        <w:rPr>
          <w:rtl/>
        </w:rPr>
        <w:t xml:space="preserve"> פרוש (יהדות התורה):</w:t>
      </w:r>
    </w:p>
    <w:p w14:paraId="1CD23000" w14:textId="77777777" w:rsidR="00000000" w:rsidRDefault="007C71EE">
      <w:pPr>
        <w:pStyle w:val="a"/>
        <w:rPr>
          <w:rFonts w:hint="cs"/>
          <w:rtl/>
        </w:rPr>
      </w:pPr>
    </w:p>
    <w:p w14:paraId="468821FA" w14:textId="77777777" w:rsidR="00000000" w:rsidRDefault="007C71EE">
      <w:pPr>
        <w:pStyle w:val="a"/>
        <w:rPr>
          <w:rFonts w:hint="cs"/>
          <w:rtl/>
        </w:rPr>
      </w:pPr>
      <w:r>
        <w:rPr>
          <w:rFonts w:hint="cs"/>
          <w:rtl/>
        </w:rPr>
        <w:t>הוא עצמו או המשנה שלו? יש לו חמישה משנים.</w:t>
      </w:r>
    </w:p>
    <w:p w14:paraId="6F8C5393" w14:textId="77777777" w:rsidR="00000000" w:rsidRDefault="007C71EE">
      <w:pPr>
        <w:pStyle w:val="a"/>
        <w:rPr>
          <w:rFonts w:hint="cs"/>
          <w:rtl/>
        </w:rPr>
      </w:pPr>
    </w:p>
    <w:p w14:paraId="756F33D9" w14:textId="77777777" w:rsidR="00000000" w:rsidRDefault="007C71EE">
      <w:pPr>
        <w:pStyle w:val="SpeakerCon"/>
        <w:rPr>
          <w:rtl/>
        </w:rPr>
      </w:pPr>
      <w:bookmarkStart w:id="2121" w:name="FS000000505T28_05_2003_07_34_45C"/>
      <w:bookmarkEnd w:id="2121"/>
      <w:r>
        <w:rPr>
          <w:rtl/>
        </w:rPr>
        <w:t>אבשלום וילן (מרצ):</w:t>
      </w:r>
    </w:p>
    <w:p w14:paraId="4624F901" w14:textId="77777777" w:rsidR="00000000" w:rsidRDefault="007C71EE">
      <w:pPr>
        <w:pStyle w:val="a"/>
        <w:rPr>
          <w:rtl/>
        </w:rPr>
      </w:pPr>
    </w:p>
    <w:p w14:paraId="137167DE" w14:textId="77777777" w:rsidR="00000000" w:rsidRDefault="007C71EE">
      <w:pPr>
        <w:pStyle w:val="a"/>
        <w:rPr>
          <w:rFonts w:hint="cs"/>
          <w:rtl/>
        </w:rPr>
      </w:pPr>
      <w:r>
        <w:rPr>
          <w:rFonts w:hint="cs"/>
          <w:rtl/>
        </w:rPr>
        <w:t>היועץ המשפטי לממשלה הודיע לי, שהוא והמשנה, שניהם פנו וביקשו והזהירו והתריעו בפני ראש הממשלה ו</w:t>
      </w:r>
      <w:r>
        <w:rPr>
          <w:rFonts w:hint="cs"/>
          <w:rtl/>
        </w:rPr>
        <w:t xml:space="preserve">שר האוצר, שיש לשים היום בצהריים, לפני תחילת ההצבעות, את ההסכמים החשאיים. ובכן, אני קובע </w:t>
      </w:r>
      <w:r>
        <w:rPr>
          <w:rtl/>
        </w:rPr>
        <w:t>–</w:t>
      </w:r>
      <w:r>
        <w:rPr>
          <w:rFonts w:hint="cs"/>
          <w:rtl/>
        </w:rPr>
        <w:t xml:space="preserve"> ומסיבות מובנות אינני יכול לתת את המקורות </w:t>
      </w:r>
      <w:r>
        <w:rPr>
          <w:rtl/>
        </w:rPr>
        <w:t>–</w:t>
      </w:r>
      <w:r>
        <w:rPr>
          <w:rFonts w:hint="cs"/>
          <w:rtl/>
        </w:rPr>
        <w:t xml:space="preserve"> שאנשי יש"ע, באמצעות חבר הכנסת ניסן סלומינסקי מהמפלגה הדתית לאומית וחבר הכנסת צבי הנדל ממפלגת האיחוד הלאומי, וכנראה גם חברי </w:t>
      </w:r>
      <w:r>
        <w:rPr>
          <w:rFonts w:hint="cs"/>
          <w:rtl/>
        </w:rPr>
        <w:t>כנסת נוספים, סגרו התחייבויות שלטוניות לקבל סכומי כסף זהים לסכומים שבתוכנית הזאת, אדוני היושב-ראש, יורדים ממה שנקרא "ביטול הפטורים ממס הכנסה". יישובי יש"ע ויישובי גוש-קטיף יקבלו את אותם סכומים שירדו מהחזרי המס באמצעות מענקים ממשלתיים שונים ומשונים.</w:t>
      </w:r>
    </w:p>
    <w:p w14:paraId="00AA7496" w14:textId="77777777" w:rsidR="00000000" w:rsidRDefault="007C71EE">
      <w:pPr>
        <w:pStyle w:val="a"/>
        <w:rPr>
          <w:rFonts w:hint="cs"/>
          <w:rtl/>
        </w:rPr>
      </w:pPr>
    </w:p>
    <w:p w14:paraId="2647562A" w14:textId="77777777" w:rsidR="00000000" w:rsidRDefault="007C71EE">
      <w:pPr>
        <w:pStyle w:val="ac"/>
        <w:rPr>
          <w:rtl/>
        </w:rPr>
      </w:pPr>
      <w:r>
        <w:rPr>
          <w:rFonts w:hint="eastAsia"/>
          <w:rtl/>
        </w:rPr>
        <w:t>דוד</w:t>
      </w:r>
      <w:r>
        <w:rPr>
          <w:rtl/>
        </w:rPr>
        <w:t xml:space="preserve"> אזו</w:t>
      </w:r>
      <w:r>
        <w:rPr>
          <w:rtl/>
        </w:rPr>
        <w:t>לאי (ש"ס):</w:t>
      </w:r>
    </w:p>
    <w:p w14:paraId="19C16187" w14:textId="77777777" w:rsidR="00000000" w:rsidRDefault="007C71EE">
      <w:pPr>
        <w:pStyle w:val="a"/>
        <w:rPr>
          <w:rFonts w:hint="cs"/>
          <w:rtl/>
        </w:rPr>
      </w:pPr>
    </w:p>
    <w:p w14:paraId="2AC735F9" w14:textId="77777777" w:rsidR="00000000" w:rsidRDefault="007C71EE">
      <w:pPr>
        <w:pStyle w:val="a"/>
        <w:rPr>
          <w:rFonts w:hint="cs"/>
          <w:rtl/>
        </w:rPr>
      </w:pPr>
      <w:r>
        <w:rPr>
          <w:rFonts w:hint="cs"/>
          <w:rtl/>
        </w:rPr>
        <w:t>ולפיד יצביע בשביל זה?</w:t>
      </w:r>
    </w:p>
    <w:p w14:paraId="376E5CF3" w14:textId="77777777" w:rsidR="00000000" w:rsidRDefault="007C71EE">
      <w:pPr>
        <w:pStyle w:val="a"/>
        <w:rPr>
          <w:rFonts w:hint="cs"/>
          <w:rtl/>
        </w:rPr>
      </w:pPr>
    </w:p>
    <w:p w14:paraId="1FF09D0D" w14:textId="77777777" w:rsidR="00000000" w:rsidRDefault="007C71EE">
      <w:pPr>
        <w:pStyle w:val="SpeakerCon"/>
        <w:rPr>
          <w:rtl/>
        </w:rPr>
      </w:pPr>
      <w:bookmarkStart w:id="2122" w:name="FS000000505T28_05_2003_07_46_20C"/>
      <w:bookmarkEnd w:id="2122"/>
      <w:r>
        <w:rPr>
          <w:rtl/>
        </w:rPr>
        <w:t>אבשלום וילן (מרצ):</w:t>
      </w:r>
    </w:p>
    <w:p w14:paraId="6CC5B185" w14:textId="77777777" w:rsidR="00000000" w:rsidRDefault="007C71EE">
      <w:pPr>
        <w:pStyle w:val="a"/>
        <w:rPr>
          <w:rtl/>
        </w:rPr>
      </w:pPr>
    </w:p>
    <w:p w14:paraId="77382530" w14:textId="77777777" w:rsidR="00000000" w:rsidRDefault="007C71EE">
      <w:pPr>
        <w:pStyle w:val="a"/>
        <w:rPr>
          <w:rFonts w:hint="cs"/>
          <w:rtl/>
        </w:rPr>
      </w:pPr>
      <w:r>
        <w:rPr>
          <w:rFonts w:hint="cs"/>
          <w:rtl/>
        </w:rPr>
        <w:t>לפיד לא יודע את זה. אלה היו התחייבויות שלטוניות. אני שאלתי שלוש פעמים בוועדת הכספים אם היו התחייבויות שלטוניות. אמר לי יושב-ראש אגף התקציבים: למיטב ידיעתי, לא. הוא כנראה אמר אמת. לא הוא התחייב. שר האוצ</w:t>
      </w:r>
      <w:r>
        <w:rPr>
          <w:rFonts w:hint="cs"/>
          <w:rtl/>
        </w:rPr>
        <w:t xml:space="preserve">ר התחייב. שני שרי האוצר. </w:t>
      </w:r>
    </w:p>
    <w:p w14:paraId="3FF7959A" w14:textId="77777777" w:rsidR="00000000" w:rsidRDefault="007C71EE">
      <w:pPr>
        <w:pStyle w:val="a"/>
        <w:rPr>
          <w:rFonts w:hint="cs"/>
          <w:rtl/>
        </w:rPr>
      </w:pPr>
    </w:p>
    <w:p w14:paraId="183315D5" w14:textId="77777777" w:rsidR="00000000" w:rsidRDefault="007C71EE">
      <w:pPr>
        <w:pStyle w:val="ac"/>
        <w:rPr>
          <w:rtl/>
        </w:rPr>
      </w:pPr>
      <w:r>
        <w:rPr>
          <w:rFonts w:hint="eastAsia"/>
          <w:rtl/>
        </w:rPr>
        <w:t>שלום</w:t>
      </w:r>
      <w:r>
        <w:rPr>
          <w:rtl/>
        </w:rPr>
        <w:t xml:space="preserve"> שמחון (העבודה-מימד):</w:t>
      </w:r>
    </w:p>
    <w:p w14:paraId="7AD93A88" w14:textId="77777777" w:rsidR="00000000" w:rsidRDefault="007C71EE">
      <w:pPr>
        <w:pStyle w:val="a"/>
        <w:rPr>
          <w:rFonts w:hint="cs"/>
          <w:rtl/>
        </w:rPr>
      </w:pPr>
    </w:p>
    <w:p w14:paraId="7AA76F69" w14:textId="77777777" w:rsidR="00000000" w:rsidRDefault="007C71EE">
      <w:pPr>
        <w:pStyle w:val="a"/>
        <w:rPr>
          <w:rFonts w:hint="cs"/>
          <w:rtl/>
        </w:rPr>
      </w:pPr>
      <w:r>
        <w:rPr>
          <w:rFonts w:hint="cs"/>
          <w:rtl/>
        </w:rPr>
        <w:t>מחר, יחד עם שינוי, הם יקבלו את התרומות שלהם.</w:t>
      </w:r>
    </w:p>
    <w:p w14:paraId="046A00AA" w14:textId="77777777" w:rsidR="00000000" w:rsidRDefault="007C71EE">
      <w:pPr>
        <w:pStyle w:val="a"/>
        <w:rPr>
          <w:rFonts w:hint="cs"/>
          <w:rtl/>
        </w:rPr>
      </w:pPr>
    </w:p>
    <w:p w14:paraId="71A8346D" w14:textId="77777777" w:rsidR="00000000" w:rsidRDefault="007C71EE">
      <w:pPr>
        <w:pStyle w:val="SpeakerCon"/>
        <w:rPr>
          <w:rtl/>
        </w:rPr>
      </w:pPr>
      <w:bookmarkStart w:id="2123" w:name="FS000000505T28_05_2003_07_48_11C"/>
      <w:bookmarkEnd w:id="2123"/>
      <w:r>
        <w:rPr>
          <w:rtl/>
        </w:rPr>
        <w:t>אבשלום וילן (מרצ):</w:t>
      </w:r>
    </w:p>
    <w:p w14:paraId="5CF01C0D" w14:textId="77777777" w:rsidR="00000000" w:rsidRDefault="007C71EE">
      <w:pPr>
        <w:pStyle w:val="a"/>
        <w:rPr>
          <w:rtl/>
        </w:rPr>
      </w:pPr>
    </w:p>
    <w:p w14:paraId="027112A4" w14:textId="77777777" w:rsidR="00000000" w:rsidRDefault="007C71EE">
      <w:pPr>
        <w:pStyle w:val="a"/>
        <w:rPr>
          <w:rFonts w:hint="cs"/>
          <w:rtl/>
        </w:rPr>
      </w:pPr>
      <w:r>
        <w:rPr>
          <w:rFonts w:hint="cs"/>
          <w:rtl/>
        </w:rPr>
        <w:t xml:space="preserve">אני רוצה לשמוע את זה מחר מעל במת הכנסת. קרוב לוודאי שהתשובה תהיה: לא היו שום התחייבויות. אני מציע לכולנו לעקוב אחר מה שאמר פה חבר הכנסת </w:t>
      </w:r>
      <w:r>
        <w:rPr>
          <w:rFonts w:hint="cs"/>
          <w:rtl/>
        </w:rPr>
        <w:t>שמחון. מהו לרגע זה תקציב המחלקה להתיישבות? אילו תוספות יבואו פתאום מהרזרבה, או בהעברות תקציביות תמימות במהלך השנה? אני מציע לך, יושב-ראש האופוזיציה בוועדת הכספים, חבר הכנסת הרצוג, לעקוב אחרי כל העברה כספית תמימה. אתה תראה שפתאום יעברו כספים למחלקה להתיישבו</w:t>
      </w:r>
      <w:r>
        <w:rPr>
          <w:rFonts w:hint="cs"/>
          <w:rtl/>
        </w:rPr>
        <w:t>ת, ופתאום נראה אילו מענקים למועצות אזוריות.</w:t>
      </w:r>
    </w:p>
    <w:p w14:paraId="46E4D0FB" w14:textId="77777777" w:rsidR="00000000" w:rsidRDefault="007C71EE">
      <w:pPr>
        <w:pStyle w:val="a"/>
        <w:rPr>
          <w:rFonts w:hint="cs"/>
          <w:rtl/>
        </w:rPr>
      </w:pPr>
    </w:p>
    <w:p w14:paraId="5331F7E3" w14:textId="77777777" w:rsidR="00000000" w:rsidRDefault="007C71EE">
      <w:pPr>
        <w:pStyle w:val="ac"/>
        <w:rPr>
          <w:rtl/>
        </w:rPr>
      </w:pPr>
      <w:r>
        <w:rPr>
          <w:rFonts w:hint="eastAsia"/>
          <w:rtl/>
        </w:rPr>
        <w:t>שלום</w:t>
      </w:r>
      <w:r>
        <w:rPr>
          <w:rtl/>
        </w:rPr>
        <w:t xml:space="preserve"> שמחון (העבודה-מימד):</w:t>
      </w:r>
    </w:p>
    <w:p w14:paraId="3EFFB3FB" w14:textId="77777777" w:rsidR="00000000" w:rsidRDefault="007C71EE">
      <w:pPr>
        <w:pStyle w:val="a"/>
        <w:rPr>
          <w:rFonts w:hint="cs"/>
          <w:rtl/>
        </w:rPr>
      </w:pPr>
    </w:p>
    <w:p w14:paraId="72A868F7" w14:textId="77777777" w:rsidR="00000000" w:rsidRDefault="007C71EE">
      <w:pPr>
        <w:pStyle w:val="a"/>
        <w:rPr>
          <w:rFonts w:hint="cs"/>
          <w:rtl/>
        </w:rPr>
      </w:pPr>
      <w:r>
        <w:rPr>
          <w:rFonts w:hint="cs"/>
          <w:rtl/>
        </w:rPr>
        <w:t>וסעיף התיישבות צעירה במשרד הפנים, שאתמול ועדת הכספים הצביעה בו. באורח פלא חברי הליכוד, שמגיעים בדרך כלל להצבעות ביום שני, הגיעו אתמול והצביעו עליו.</w:t>
      </w:r>
    </w:p>
    <w:p w14:paraId="41CFC231" w14:textId="77777777" w:rsidR="00000000" w:rsidRDefault="007C71EE">
      <w:pPr>
        <w:pStyle w:val="a"/>
        <w:rPr>
          <w:rFonts w:hint="cs"/>
          <w:rtl/>
        </w:rPr>
      </w:pPr>
    </w:p>
    <w:p w14:paraId="5A59B262" w14:textId="77777777" w:rsidR="00000000" w:rsidRDefault="007C71EE">
      <w:pPr>
        <w:pStyle w:val="SpeakerCon"/>
        <w:rPr>
          <w:rtl/>
        </w:rPr>
      </w:pPr>
      <w:bookmarkStart w:id="2124" w:name="FS000000505T28_05_2003_07_50_34C"/>
      <w:bookmarkEnd w:id="2124"/>
      <w:r>
        <w:rPr>
          <w:rtl/>
        </w:rPr>
        <w:t>אבשלום וילן (מרצ):</w:t>
      </w:r>
    </w:p>
    <w:p w14:paraId="3E1D389C" w14:textId="77777777" w:rsidR="00000000" w:rsidRDefault="007C71EE">
      <w:pPr>
        <w:pStyle w:val="a"/>
        <w:rPr>
          <w:rtl/>
        </w:rPr>
      </w:pPr>
    </w:p>
    <w:p w14:paraId="02119ECE" w14:textId="77777777" w:rsidR="00000000" w:rsidRDefault="007C71EE">
      <w:pPr>
        <w:pStyle w:val="a"/>
        <w:rPr>
          <w:rFonts w:hint="cs"/>
          <w:rtl/>
        </w:rPr>
      </w:pPr>
      <w:r>
        <w:rPr>
          <w:rFonts w:hint="cs"/>
          <w:rtl/>
        </w:rPr>
        <w:t>נראה אילו תוספו</w:t>
      </w:r>
      <w:r>
        <w:rPr>
          <w:rFonts w:hint="cs"/>
          <w:rtl/>
        </w:rPr>
        <w:t>ת בסעיף התיישבות צעירה במשרד הפנים ובעוד סעיפים סתמיים שונים ומשונים.</w:t>
      </w:r>
    </w:p>
    <w:p w14:paraId="7905E80D" w14:textId="77777777" w:rsidR="00000000" w:rsidRDefault="007C71EE">
      <w:pPr>
        <w:pStyle w:val="a"/>
        <w:rPr>
          <w:rFonts w:hint="cs"/>
          <w:rtl/>
        </w:rPr>
      </w:pPr>
    </w:p>
    <w:p w14:paraId="72A422CC" w14:textId="77777777" w:rsidR="00000000" w:rsidRDefault="007C71EE">
      <w:pPr>
        <w:pStyle w:val="a"/>
        <w:rPr>
          <w:rFonts w:hint="cs"/>
          <w:rtl/>
        </w:rPr>
      </w:pPr>
      <w:r>
        <w:rPr>
          <w:rFonts w:hint="cs"/>
          <w:rtl/>
        </w:rPr>
        <w:t>אני מודיע לך, אדוני היושב-ראש, שראש הממשלה הזה, כפי שאמר עליו דוד בן-גוריון בזמנו, כנראה נמנע מאמירת דברי אמת. שר האוצר הזה, גם לו רקורד לא כל כך סימפתי בשנים האחרונות בנושא אמירת האמת.</w:t>
      </w:r>
      <w:r>
        <w:rPr>
          <w:rFonts w:hint="cs"/>
          <w:rtl/>
        </w:rPr>
        <w:t xml:space="preserve"> אבל אם לא יעלו השניים האלה מחר ויגידו את האמת, אני מקווה מאוד שהציבור הישראלי ישפוט, יבין וידע כי היו התחייבויות שלטוניות ברורות.</w:t>
      </w:r>
    </w:p>
    <w:p w14:paraId="1DD7E86B" w14:textId="77777777" w:rsidR="00000000" w:rsidRDefault="007C71EE">
      <w:pPr>
        <w:pStyle w:val="a"/>
        <w:rPr>
          <w:rFonts w:hint="cs"/>
          <w:rtl/>
        </w:rPr>
      </w:pPr>
    </w:p>
    <w:p w14:paraId="7EFC1188" w14:textId="77777777" w:rsidR="00000000" w:rsidRDefault="007C71EE">
      <w:pPr>
        <w:pStyle w:val="a"/>
        <w:rPr>
          <w:rFonts w:hint="cs"/>
          <w:rtl/>
        </w:rPr>
      </w:pPr>
      <w:r>
        <w:rPr>
          <w:rFonts w:hint="cs"/>
          <w:rtl/>
        </w:rPr>
        <w:t>על מה לא היה? על יישובי הערבה. 450 משפחות שמייצרות 60% מיצוא הירקות של מדינת ישראל, עליהן עלה הכורת. פה שר האוצר היה גיבור ע</w:t>
      </w:r>
      <w:r>
        <w:rPr>
          <w:rFonts w:hint="cs"/>
          <w:rtl/>
        </w:rPr>
        <w:t xml:space="preserve">ל חלשים. למה? הם יושבים במרכז הנגב, הם יושבים רחוק מכל נקודת יישוב, להם לא מגיע. את הפטור ממס הכנסה ביטלו, לאחרים השאירו ונתנו הטבות; עליהם הטילו היטל של 8% על העסקת עובדים זרים, ואין להם עובדים אחרים. הם היו פה, הם דיברו פה. </w:t>
      </w:r>
    </w:p>
    <w:p w14:paraId="2739853F" w14:textId="77777777" w:rsidR="00000000" w:rsidRDefault="007C71EE">
      <w:pPr>
        <w:pStyle w:val="a"/>
        <w:rPr>
          <w:rFonts w:hint="cs"/>
          <w:rtl/>
        </w:rPr>
      </w:pPr>
    </w:p>
    <w:p w14:paraId="64B978A8" w14:textId="77777777" w:rsidR="00000000" w:rsidRDefault="007C71EE">
      <w:pPr>
        <w:pStyle w:val="a"/>
        <w:rPr>
          <w:rFonts w:hint="cs"/>
          <w:rtl/>
        </w:rPr>
      </w:pPr>
      <w:r>
        <w:rPr>
          <w:rFonts w:hint="cs"/>
          <w:rtl/>
        </w:rPr>
        <w:t>חברת הכנסת אורית נוקד העבירה</w:t>
      </w:r>
      <w:r>
        <w:rPr>
          <w:rFonts w:hint="cs"/>
          <w:rtl/>
        </w:rPr>
        <w:t xml:space="preserve"> באותו אישון לילה את ההסתייגות שהחזירה את הטבת המס לערבה. אבל אז הכריזו על הפסקה, הכניסו את אותם חברי קואליציה מנומנמים, שחלקם העז למרוד ולהצביע בנושא הערבה ביושר, אל תוך החדר. תוך עשר דקות יישרו אותם, המגהץ עבד, ולאחר מכן חזרו הרובוטריקים, הידיים שונו, עב</w:t>
      </w:r>
      <w:r>
        <w:rPr>
          <w:rFonts w:hint="cs"/>
          <w:rtl/>
        </w:rPr>
        <w:t>רה הרוויזיה, ועשרת חברי הקואליציה המופלאים הצביעו כנגד יישובי הערבה.</w:t>
      </w:r>
    </w:p>
    <w:p w14:paraId="3A56BCC4" w14:textId="77777777" w:rsidR="00000000" w:rsidRDefault="007C71EE">
      <w:pPr>
        <w:pStyle w:val="a"/>
        <w:rPr>
          <w:rFonts w:hint="cs"/>
          <w:rtl/>
        </w:rPr>
      </w:pPr>
    </w:p>
    <w:p w14:paraId="2C948F16" w14:textId="77777777" w:rsidR="00000000" w:rsidRDefault="007C71EE">
      <w:pPr>
        <w:pStyle w:val="a"/>
        <w:rPr>
          <w:rFonts w:hint="cs"/>
          <w:rtl/>
        </w:rPr>
      </w:pPr>
      <w:r>
        <w:rPr>
          <w:rFonts w:hint="cs"/>
          <w:rtl/>
        </w:rPr>
        <w:t>עדיין לא מאוחר. מחר תעלה ההסתייגות במליאה. אני מקווה שהתבונה תחזור.</w:t>
      </w:r>
    </w:p>
    <w:p w14:paraId="5A41F756" w14:textId="77777777" w:rsidR="00000000" w:rsidRDefault="007C71EE">
      <w:pPr>
        <w:pStyle w:val="a"/>
        <w:rPr>
          <w:rFonts w:hint="cs"/>
          <w:rtl/>
        </w:rPr>
      </w:pPr>
    </w:p>
    <w:p w14:paraId="2FBA8EDC" w14:textId="77777777" w:rsidR="00000000" w:rsidRDefault="007C71EE">
      <w:pPr>
        <w:pStyle w:val="a"/>
        <w:rPr>
          <w:rFonts w:hint="cs"/>
          <w:rtl/>
        </w:rPr>
      </w:pPr>
      <w:r>
        <w:rPr>
          <w:rFonts w:hint="cs"/>
          <w:rtl/>
        </w:rPr>
        <w:t>אני רוצה לחזור, ברשותך, אדוני היושב-ראש, לאופן קבלת ההחלטות. דיברתי על זה קודם ואדבר גם עכשיו.</w:t>
      </w:r>
    </w:p>
    <w:p w14:paraId="230767FD" w14:textId="77777777" w:rsidR="00000000" w:rsidRDefault="007C71EE">
      <w:pPr>
        <w:pStyle w:val="a"/>
        <w:rPr>
          <w:rFonts w:hint="cs"/>
          <w:rtl/>
        </w:rPr>
      </w:pPr>
    </w:p>
    <w:p w14:paraId="6E2D151F" w14:textId="77777777" w:rsidR="00000000" w:rsidRDefault="007C71EE">
      <w:pPr>
        <w:pStyle w:val="a"/>
        <w:rPr>
          <w:rFonts w:hint="cs"/>
          <w:rtl/>
        </w:rPr>
      </w:pPr>
      <w:r>
        <w:rPr>
          <w:rFonts w:hint="cs"/>
          <w:rtl/>
        </w:rPr>
        <w:t>תראו בנושא הפנסיה. תו</w:t>
      </w:r>
      <w:r>
        <w:rPr>
          <w:rFonts w:hint="cs"/>
          <w:rtl/>
        </w:rPr>
        <w:t>חלת החיים עלתה. בכל העולם המערבי יש בעיה גדולה כיצד לטפל בנושא הפנסיה.</w:t>
      </w:r>
    </w:p>
    <w:p w14:paraId="529039A7" w14:textId="77777777" w:rsidR="00000000" w:rsidRDefault="007C71EE">
      <w:pPr>
        <w:pStyle w:val="a"/>
        <w:rPr>
          <w:rFonts w:hint="cs"/>
          <w:rtl/>
        </w:rPr>
      </w:pPr>
    </w:p>
    <w:p w14:paraId="02008B05" w14:textId="77777777" w:rsidR="00000000" w:rsidRDefault="007C71EE">
      <w:pPr>
        <w:pStyle w:val="ac"/>
        <w:rPr>
          <w:rtl/>
        </w:rPr>
      </w:pPr>
      <w:r>
        <w:rPr>
          <w:rFonts w:hint="eastAsia"/>
          <w:rtl/>
        </w:rPr>
        <w:t>שלום</w:t>
      </w:r>
      <w:r>
        <w:rPr>
          <w:rtl/>
        </w:rPr>
        <w:t xml:space="preserve"> שמחון (העבודה-מימד):</w:t>
      </w:r>
    </w:p>
    <w:p w14:paraId="69E20000" w14:textId="77777777" w:rsidR="00000000" w:rsidRDefault="007C71EE">
      <w:pPr>
        <w:pStyle w:val="a"/>
        <w:rPr>
          <w:rFonts w:hint="cs"/>
          <w:rtl/>
        </w:rPr>
      </w:pPr>
    </w:p>
    <w:p w14:paraId="1E270142" w14:textId="77777777" w:rsidR="00000000" w:rsidRDefault="007C71EE">
      <w:pPr>
        <w:pStyle w:val="a"/>
        <w:rPr>
          <w:rFonts w:hint="cs"/>
          <w:rtl/>
        </w:rPr>
      </w:pPr>
      <w:r>
        <w:rPr>
          <w:rFonts w:hint="cs"/>
          <w:rtl/>
        </w:rPr>
        <w:t>אני יכול לתת לך נתון? אתמול אמר סגן הממונה על קרנות הפנסיה באוצר, שהם מתכוונים להזרים 73 מיליון שקל. מאיפה בא הכסף הזה? זה פרוס על פני כמה שנים.</w:t>
      </w:r>
    </w:p>
    <w:p w14:paraId="5967F1C1" w14:textId="77777777" w:rsidR="00000000" w:rsidRDefault="007C71EE">
      <w:pPr>
        <w:pStyle w:val="a"/>
        <w:rPr>
          <w:rFonts w:hint="cs"/>
          <w:rtl/>
        </w:rPr>
      </w:pPr>
    </w:p>
    <w:p w14:paraId="03B25C79" w14:textId="77777777" w:rsidR="00000000" w:rsidRDefault="007C71EE">
      <w:pPr>
        <w:pStyle w:val="ac"/>
        <w:rPr>
          <w:rtl/>
        </w:rPr>
      </w:pPr>
      <w:r>
        <w:rPr>
          <w:rFonts w:hint="eastAsia"/>
          <w:rtl/>
        </w:rPr>
        <w:t>יצחק</w:t>
      </w:r>
      <w:r>
        <w:rPr>
          <w:rtl/>
        </w:rPr>
        <w:t xml:space="preserve"> הרצוג </w:t>
      </w:r>
      <w:r>
        <w:rPr>
          <w:rtl/>
        </w:rPr>
        <w:t>(העבודה-מימד):</w:t>
      </w:r>
    </w:p>
    <w:p w14:paraId="6C923BE3" w14:textId="77777777" w:rsidR="00000000" w:rsidRDefault="007C71EE">
      <w:pPr>
        <w:pStyle w:val="a"/>
        <w:rPr>
          <w:rFonts w:hint="cs"/>
          <w:rtl/>
        </w:rPr>
      </w:pPr>
    </w:p>
    <w:p w14:paraId="41105A91" w14:textId="77777777" w:rsidR="00000000" w:rsidRDefault="007C71EE">
      <w:pPr>
        <w:pStyle w:val="a"/>
        <w:rPr>
          <w:rFonts w:hint="cs"/>
          <w:rtl/>
        </w:rPr>
      </w:pPr>
      <w:r>
        <w:rPr>
          <w:rFonts w:hint="cs"/>
          <w:rtl/>
        </w:rPr>
        <w:t>זה לא 70 מיליארד. הם הבטיחו לנו 140 מיליארד.</w:t>
      </w:r>
    </w:p>
    <w:p w14:paraId="2B6F441E" w14:textId="77777777" w:rsidR="00000000" w:rsidRDefault="007C71EE">
      <w:pPr>
        <w:pStyle w:val="a"/>
        <w:rPr>
          <w:rFonts w:hint="cs"/>
          <w:rtl/>
        </w:rPr>
      </w:pPr>
    </w:p>
    <w:p w14:paraId="66950BC3" w14:textId="77777777" w:rsidR="00000000" w:rsidRDefault="007C71EE">
      <w:pPr>
        <w:pStyle w:val="SpeakerCon"/>
        <w:rPr>
          <w:rtl/>
        </w:rPr>
      </w:pPr>
      <w:bookmarkStart w:id="2125" w:name="FS000000505T28_05_2003_08_00_40C"/>
      <w:bookmarkEnd w:id="2125"/>
      <w:r>
        <w:rPr>
          <w:rtl/>
        </w:rPr>
        <w:t>אבשלום וילן (מרצ):</w:t>
      </w:r>
    </w:p>
    <w:p w14:paraId="7EF12202" w14:textId="77777777" w:rsidR="00000000" w:rsidRDefault="007C71EE">
      <w:pPr>
        <w:pStyle w:val="a"/>
        <w:rPr>
          <w:rtl/>
        </w:rPr>
      </w:pPr>
    </w:p>
    <w:p w14:paraId="03B2B5B2" w14:textId="77777777" w:rsidR="00000000" w:rsidRDefault="007C71EE">
      <w:pPr>
        <w:pStyle w:val="a"/>
        <w:rPr>
          <w:rFonts w:hint="cs"/>
          <w:rtl/>
        </w:rPr>
      </w:pPr>
      <w:r>
        <w:rPr>
          <w:rFonts w:hint="cs"/>
          <w:rtl/>
        </w:rPr>
        <w:t>תקרא בתוכנית הכלכלית. זה מופיע פה. הם דיברו שהגירעון האקטוארי הוא 140 מיליארד, והם מתכוונים להתמודד אתו. 70 מיליארד מופיע פה בתוכנית. תראה, בגירעון האקטוארי הרי לא מדובר בבעי</w:t>
      </w:r>
      <w:r>
        <w:rPr>
          <w:rFonts w:hint="cs"/>
          <w:rtl/>
        </w:rPr>
        <w:t xml:space="preserve">ה שתפרוץ מחר. מדובר בגירעון שיתחיל לפעול בעוד 25 שנים, אמיתי. </w:t>
      </w:r>
    </w:p>
    <w:p w14:paraId="79F110A7" w14:textId="77777777" w:rsidR="00000000" w:rsidRDefault="007C71EE">
      <w:pPr>
        <w:pStyle w:val="a"/>
        <w:rPr>
          <w:rFonts w:hint="cs"/>
          <w:rtl/>
        </w:rPr>
      </w:pPr>
    </w:p>
    <w:p w14:paraId="3018D034" w14:textId="77777777" w:rsidR="00000000" w:rsidRDefault="007C71EE">
      <w:pPr>
        <w:pStyle w:val="ac"/>
        <w:rPr>
          <w:rtl/>
        </w:rPr>
      </w:pPr>
      <w:r>
        <w:rPr>
          <w:rFonts w:hint="eastAsia"/>
          <w:rtl/>
        </w:rPr>
        <w:t>יצחק</w:t>
      </w:r>
      <w:r>
        <w:rPr>
          <w:rtl/>
        </w:rPr>
        <w:t xml:space="preserve"> הרצוג (העבודה-מימד):</w:t>
      </w:r>
    </w:p>
    <w:p w14:paraId="42F82658" w14:textId="77777777" w:rsidR="00000000" w:rsidRDefault="007C71EE">
      <w:pPr>
        <w:pStyle w:val="a"/>
        <w:rPr>
          <w:rFonts w:hint="cs"/>
          <w:rtl/>
        </w:rPr>
      </w:pPr>
    </w:p>
    <w:p w14:paraId="44E3D470" w14:textId="77777777" w:rsidR="00000000" w:rsidRDefault="007C71EE">
      <w:pPr>
        <w:pStyle w:val="a"/>
        <w:rPr>
          <w:rFonts w:hint="cs"/>
          <w:rtl/>
        </w:rPr>
      </w:pPr>
      <w:r>
        <w:rPr>
          <w:rFonts w:hint="cs"/>
          <w:rtl/>
        </w:rPr>
        <w:t>שגם עליו יש מחלוקת.</w:t>
      </w:r>
    </w:p>
    <w:p w14:paraId="735997B0" w14:textId="77777777" w:rsidR="00000000" w:rsidRDefault="007C71EE">
      <w:pPr>
        <w:pStyle w:val="a"/>
        <w:rPr>
          <w:rFonts w:hint="cs"/>
          <w:rtl/>
        </w:rPr>
      </w:pPr>
    </w:p>
    <w:p w14:paraId="4F1D3452" w14:textId="77777777" w:rsidR="00000000" w:rsidRDefault="007C71EE">
      <w:pPr>
        <w:pStyle w:val="SpeakerCon"/>
        <w:rPr>
          <w:rtl/>
        </w:rPr>
      </w:pPr>
      <w:bookmarkStart w:id="2126" w:name="FS000000505T28_05_2003_08_00_58C"/>
      <w:bookmarkEnd w:id="2126"/>
      <w:r>
        <w:rPr>
          <w:rtl/>
        </w:rPr>
        <w:t>אבשלום וילן (מרצ):</w:t>
      </w:r>
    </w:p>
    <w:p w14:paraId="2E6D1185" w14:textId="77777777" w:rsidR="00000000" w:rsidRDefault="007C71EE">
      <w:pPr>
        <w:pStyle w:val="a"/>
        <w:rPr>
          <w:rtl/>
        </w:rPr>
      </w:pPr>
    </w:p>
    <w:p w14:paraId="2945EC17" w14:textId="77777777" w:rsidR="00000000" w:rsidRDefault="007C71EE">
      <w:pPr>
        <w:pStyle w:val="a"/>
        <w:rPr>
          <w:rFonts w:hint="cs"/>
          <w:rtl/>
        </w:rPr>
      </w:pPr>
      <w:r>
        <w:rPr>
          <w:rFonts w:hint="cs"/>
          <w:rtl/>
        </w:rPr>
        <w:t>ויש מחלוקת. כלומר, מדובר על 40 שנה. הם אומרים על 70 מיליארד, כשכל שנה הם יזרימו 1.5 מיליארד, ושאר הסגירה תהיה עקב כך ש=70% מ</w:t>
      </w:r>
      <w:r>
        <w:rPr>
          <w:rFonts w:hint="cs"/>
          <w:rtl/>
        </w:rPr>
        <w:t>הון הקרנות יצא אל שוק ההון. הם נותנים ביטחונות רק עבור 30%. אבל אני לא רוצה להיכנס לפרטים. הצופים בשעה זאת של הלילה ממילא יהיה להם קשה לעקוב אחרי זה.</w:t>
      </w:r>
    </w:p>
    <w:p w14:paraId="7A7F00D9" w14:textId="77777777" w:rsidR="00000000" w:rsidRDefault="007C71EE">
      <w:pPr>
        <w:pStyle w:val="a"/>
        <w:rPr>
          <w:rFonts w:hint="cs"/>
          <w:rtl/>
        </w:rPr>
      </w:pPr>
    </w:p>
    <w:p w14:paraId="75508482" w14:textId="77777777" w:rsidR="00000000" w:rsidRDefault="007C71EE">
      <w:pPr>
        <w:pStyle w:val="ac"/>
        <w:rPr>
          <w:rtl/>
        </w:rPr>
      </w:pPr>
      <w:r>
        <w:rPr>
          <w:rFonts w:hint="eastAsia"/>
          <w:rtl/>
        </w:rPr>
        <w:t>שלום</w:t>
      </w:r>
      <w:r>
        <w:rPr>
          <w:rtl/>
        </w:rPr>
        <w:t xml:space="preserve"> שמחון (העבודה-מימד):</w:t>
      </w:r>
    </w:p>
    <w:p w14:paraId="2CF85CD9" w14:textId="77777777" w:rsidR="00000000" w:rsidRDefault="007C71EE">
      <w:pPr>
        <w:pStyle w:val="a"/>
        <w:rPr>
          <w:rFonts w:hint="cs"/>
          <w:rtl/>
        </w:rPr>
      </w:pPr>
    </w:p>
    <w:p w14:paraId="4F0EC0C8" w14:textId="77777777" w:rsidR="00000000" w:rsidRDefault="007C71EE">
      <w:pPr>
        <w:pStyle w:val="a"/>
        <w:rPr>
          <w:rFonts w:hint="cs"/>
          <w:rtl/>
        </w:rPr>
      </w:pPr>
      <w:r>
        <w:rPr>
          <w:rFonts w:hint="cs"/>
          <w:rtl/>
        </w:rPr>
        <w:t>לי חשוב בכמה תיפגע הפנסיה של אמא שלי. אתה חושב שמעניינים אותי כל החשבונות האלה</w:t>
      </w:r>
      <w:r>
        <w:rPr>
          <w:rFonts w:hint="cs"/>
          <w:rtl/>
        </w:rPr>
        <w:t>?</w:t>
      </w:r>
    </w:p>
    <w:p w14:paraId="04068B3B" w14:textId="77777777" w:rsidR="00000000" w:rsidRDefault="007C71EE">
      <w:pPr>
        <w:pStyle w:val="a"/>
        <w:rPr>
          <w:rFonts w:hint="cs"/>
          <w:rtl/>
        </w:rPr>
      </w:pPr>
    </w:p>
    <w:p w14:paraId="0A18105B" w14:textId="77777777" w:rsidR="00000000" w:rsidRDefault="007C71EE">
      <w:pPr>
        <w:pStyle w:val="SpeakerCon"/>
        <w:rPr>
          <w:rtl/>
        </w:rPr>
      </w:pPr>
      <w:bookmarkStart w:id="2127" w:name="FS000000505T28_05_2003_08_01_51C"/>
      <w:bookmarkEnd w:id="2127"/>
      <w:r>
        <w:rPr>
          <w:rtl/>
        </w:rPr>
        <w:t>אבשלום וילן (מרצ):</w:t>
      </w:r>
    </w:p>
    <w:p w14:paraId="58383631" w14:textId="77777777" w:rsidR="00000000" w:rsidRDefault="007C71EE">
      <w:pPr>
        <w:pStyle w:val="a"/>
        <w:rPr>
          <w:rtl/>
        </w:rPr>
      </w:pPr>
    </w:p>
    <w:p w14:paraId="7F83EC69" w14:textId="77777777" w:rsidR="00000000" w:rsidRDefault="007C71EE">
      <w:pPr>
        <w:pStyle w:val="a"/>
        <w:rPr>
          <w:rFonts w:hint="cs"/>
          <w:rtl/>
        </w:rPr>
      </w:pPr>
      <w:r>
        <w:rPr>
          <w:rFonts w:hint="cs"/>
          <w:rtl/>
        </w:rPr>
        <w:t xml:space="preserve">אין ספק שאוטומטית ירדו לה 2%. הדבר היותר חמור הוא, בכל העולם המערבי יש בנושא הזה  כרגע בעיה. ביום ראשון האחרון - - </w:t>
      </w:r>
    </w:p>
    <w:p w14:paraId="03116698" w14:textId="77777777" w:rsidR="00000000" w:rsidRDefault="007C71EE">
      <w:pPr>
        <w:pStyle w:val="a"/>
        <w:rPr>
          <w:rFonts w:hint="cs"/>
          <w:rtl/>
        </w:rPr>
      </w:pPr>
    </w:p>
    <w:p w14:paraId="4D997ECE" w14:textId="77777777" w:rsidR="00000000" w:rsidRDefault="007C71EE">
      <w:pPr>
        <w:pStyle w:val="ac"/>
        <w:rPr>
          <w:rtl/>
        </w:rPr>
      </w:pPr>
    </w:p>
    <w:p w14:paraId="14A2776A" w14:textId="77777777" w:rsidR="00000000" w:rsidRDefault="007C71EE">
      <w:pPr>
        <w:pStyle w:val="ac"/>
        <w:rPr>
          <w:rtl/>
        </w:rPr>
      </w:pPr>
      <w:r>
        <w:rPr>
          <w:rFonts w:hint="eastAsia"/>
          <w:rtl/>
        </w:rPr>
        <w:t>שלום</w:t>
      </w:r>
      <w:r>
        <w:rPr>
          <w:rtl/>
        </w:rPr>
        <w:t xml:space="preserve"> שמחון (העבודה-מימד):</w:t>
      </w:r>
    </w:p>
    <w:p w14:paraId="37CBC811" w14:textId="77777777" w:rsidR="00000000" w:rsidRDefault="007C71EE">
      <w:pPr>
        <w:pStyle w:val="a"/>
        <w:rPr>
          <w:rFonts w:hint="cs"/>
          <w:rtl/>
        </w:rPr>
      </w:pPr>
    </w:p>
    <w:p w14:paraId="1FC7149C" w14:textId="77777777" w:rsidR="00000000" w:rsidRDefault="007C71EE">
      <w:pPr>
        <w:pStyle w:val="a"/>
        <w:rPr>
          <w:rFonts w:hint="cs"/>
          <w:rtl/>
        </w:rPr>
      </w:pPr>
      <w:r>
        <w:rPr>
          <w:rFonts w:hint="cs"/>
          <w:rtl/>
        </w:rPr>
        <w:t xml:space="preserve">לפי מה שאמרת זה יוצא יותר מ=20%. </w:t>
      </w:r>
    </w:p>
    <w:p w14:paraId="336E75BF" w14:textId="77777777" w:rsidR="00000000" w:rsidRDefault="007C71EE">
      <w:pPr>
        <w:pStyle w:val="a"/>
        <w:rPr>
          <w:rFonts w:hint="cs"/>
          <w:rtl/>
        </w:rPr>
      </w:pPr>
    </w:p>
    <w:p w14:paraId="2FA7E865" w14:textId="77777777" w:rsidR="00000000" w:rsidRDefault="007C71EE">
      <w:pPr>
        <w:pStyle w:val="SpeakerCon"/>
        <w:rPr>
          <w:rtl/>
        </w:rPr>
      </w:pPr>
      <w:bookmarkStart w:id="2128" w:name="FS000000505T28_05_2003_08_02_09C"/>
      <w:bookmarkEnd w:id="2128"/>
      <w:r>
        <w:rPr>
          <w:rtl/>
        </w:rPr>
        <w:t>אבשלום וילן (מרצ):</w:t>
      </w:r>
    </w:p>
    <w:p w14:paraId="578B3385" w14:textId="77777777" w:rsidR="00000000" w:rsidRDefault="007C71EE">
      <w:pPr>
        <w:pStyle w:val="a"/>
        <w:rPr>
          <w:rtl/>
        </w:rPr>
      </w:pPr>
    </w:p>
    <w:p w14:paraId="12446470" w14:textId="77777777" w:rsidR="00000000" w:rsidRDefault="007C71EE">
      <w:pPr>
        <w:pStyle w:val="a"/>
        <w:rPr>
          <w:rFonts w:hint="cs"/>
          <w:rtl/>
        </w:rPr>
      </w:pPr>
      <w:r>
        <w:rPr>
          <w:rFonts w:hint="cs"/>
          <w:rtl/>
        </w:rPr>
        <w:t>- - הפגינו 500,000 בני-אדם ברחובו</w:t>
      </w:r>
      <w:r>
        <w:rPr>
          <w:rFonts w:hint="cs"/>
          <w:rtl/>
        </w:rPr>
        <w:t>ת פריס. האם מישהו פה חשב לקיים דיון רציני? יש בעיה אמיתית בקרנות הפנסיה. האם קראו לאקטוארים המומחים? האם קראו להסתדרות? האם קראו לקרנות הפנסיה ואמרו: בואו נשב ונחפש פתרון? מה פתאום? בנימין נתניהו, בכוחנות בוטה וגסה, העביר את זה כהרף עין בממשלה. הרי מה תיאר</w:t>
      </w:r>
      <w:r>
        <w:rPr>
          <w:rFonts w:hint="cs"/>
          <w:rtl/>
        </w:rPr>
        <w:t xml:space="preserve"> פה חבר הכנסת הרצוג, את השינוי הכלכלי המהותי ביותר, המרחיק-לכת ביותר, הביאו לוועדת הכספים אחרי 18 שעות של דיון רצוף, כאשר כל חברי הקואליציה ישנים. ואנחנו מדברים במשך שעתיים ולאחר מכן מרימים את הידיים. ככה עוברת הרפורמה החשובה ביותר במשק הישראלי בלי שמתקיים</w:t>
      </w:r>
      <w:r>
        <w:rPr>
          <w:rFonts w:hint="cs"/>
          <w:rtl/>
        </w:rPr>
        <w:t xml:space="preserve"> עליה דיון ציבורי.</w:t>
      </w:r>
    </w:p>
    <w:p w14:paraId="64CDDE79" w14:textId="77777777" w:rsidR="00000000" w:rsidRDefault="007C71EE">
      <w:pPr>
        <w:pStyle w:val="a"/>
        <w:rPr>
          <w:rFonts w:hint="cs"/>
          <w:rtl/>
        </w:rPr>
      </w:pPr>
    </w:p>
    <w:p w14:paraId="48DCB43A" w14:textId="77777777" w:rsidR="00000000" w:rsidRDefault="007C71EE">
      <w:pPr>
        <w:pStyle w:val="a"/>
        <w:rPr>
          <w:rFonts w:hint="cs"/>
          <w:rtl/>
        </w:rPr>
      </w:pPr>
      <w:r>
        <w:rPr>
          <w:rFonts w:hint="cs"/>
          <w:rtl/>
        </w:rPr>
        <w:t>ראיתם אתמול מול רחבת הכנסת 50,000 איש שאומרים מה זה יעשה להם. תיאוריית השמן והרזה.</w:t>
      </w:r>
    </w:p>
    <w:p w14:paraId="55FB00F7" w14:textId="77777777" w:rsidR="00000000" w:rsidRDefault="007C71EE">
      <w:pPr>
        <w:pStyle w:val="a"/>
        <w:rPr>
          <w:rFonts w:hint="cs"/>
          <w:rtl/>
        </w:rPr>
      </w:pPr>
    </w:p>
    <w:p w14:paraId="1960F327" w14:textId="77777777" w:rsidR="00000000" w:rsidRDefault="007C71EE">
      <w:pPr>
        <w:pStyle w:val="ac"/>
        <w:rPr>
          <w:rtl/>
        </w:rPr>
      </w:pPr>
      <w:r>
        <w:rPr>
          <w:rFonts w:hint="eastAsia"/>
          <w:rtl/>
        </w:rPr>
        <w:t>אילן</w:t>
      </w:r>
      <w:r>
        <w:rPr>
          <w:rtl/>
        </w:rPr>
        <w:t xml:space="preserve"> ליבוביץ (שינוי):</w:t>
      </w:r>
    </w:p>
    <w:p w14:paraId="375CD677" w14:textId="77777777" w:rsidR="00000000" w:rsidRDefault="007C71EE">
      <w:pPr>
        <w:pStyle w:val="a"/>
        <w:rPr>
          <w:rFonts w:hint="cs"/>
          <w:rtl/>
        </w:rPr>
      </w:pPr>
    </w:p>
    <w:p w14:paraId="7F9C6F04" w14:textId="77777777" w:rsidR="00000000" w:rsidRDefault="007C71EE">
      <w:pPr>
        <w:pStyle w:val="a"/>
        <w:rPr>
          <w:rFonts w:hint="cs"/>
          <w:rtl/>
        </w:rPr>
      </w:pPr>
      <w:r>
        <w:rPr>
          <w:rFonts w:hint="cs"/>
          <w:rtl/>
        </w:rPr>
        <w:t>אלה הרובוטריקים של עמיר פרץ, עובדי חברת החשמל - - - שהיו פה.</w:t>
      </w:r>
    </w:p>
    <w:p w14:paraId="2F5BD9DA" w14:textId="77777777" w:rsidR="00000000" w:rsidRDefault="007C71EE">
      <w:pPr>
        <w:pStyle w:val="a"/>
        <w:rPr>
          <w:rFonts w:hint="cs"/>
          <w:rtl/>
        </w:rPr>
      </w:pPr>
    </w:p>
    <w:p w14:paraId="71C13B29" w14:textId="77777777" w:rsidR="00000000" w:rsidRDefault="007C71EE">
      <w:pPr>
        <w:pStyle w:val="SpeakerCon"/>
        <w:rPr>
          <w:rtl/>
        </w:rPr>
      </w:pPr>
      <w:bookmarkStart w:id="2129" w:name="FS000000505T28_05_2003_08_13_29C"/>
      <w:bookmarkEnd w:id="2129"/>
      <w:r>
        <w:rPr>
          <w:rtl/>
        </w:rPr>
        <w:t>אבשלום וילן (מרצ):</w:t>
      </w:r>
    </w:p>
    <w:p w14:paraId="1D07923A" w14:textId="77777777" w:rsidR="00000000" w:rsidRDefault="007C71EE">
      <w:pPr>
        <w:pStyle w:val="a"/>
        <w:rPr>
          <w:rtl/>
        </w:rPr>
      </w:pPr>
    </w:p>
    <w:p w14:paraId="46817823" w14:textId="77777777" w:rsidR="00000000" w:rsidRDefault="007C71EE">
      <w:pPr>
        <w:pStyle w:val="a"/>
        <w:rPr>
          <w:rFonts w:hint="cs"/>
          <w:rtl/>
        </w:rPr>
      </w:pPr>
      <w:r>
        <w:rPr>
          <w:rFonts w:hint="cs"/>
          <w:rtl/>
        </w:rPr>
        <w:t xml:space="preserve">מי שהכניס לכנסת הזאת את תרבות הרובוטריקים, שלא </w:t>
      </w:r>
      <w:r>
        <w:rPr>
          <w:rFonts w:hint="cs"/>
          <w:rtl/>
        </w:rPr>
        <w:t>יזרוק את זה על אחרים. חברי הסיעה שלך התנגדו לחצי מהמהלכים שם, והצביעו כמו רובוטריקים. אז אל תקפוץ. 50,000 בני-האדם האלה נפגעים פגיעה אמיתית. את זה לא אמרתי לכם קודם. זה לא "השמנים" של נתניהו, המגזר הציבורי, להם יש פנסיה תקציבית. זה המגזר היצרני, זה הרזה שנ</w:t>
      </w:r>
      <w:r>
        <w:rPr>
          <w:rFonts w:hint="cs"/>
          <w:rtl/>
        </w:rPr>
        <w:t>ושא עליו את השמן. האנשים האלה הולכים להיפגע. מישהו דיבר אתם? מישהו הוביל דיון רציני?</w:t>
      </w:r>
    </w:p>
    <w:p w14:paraId="6FEAB1FA" w14:textId="77777777" w:rsidR="00000000" w:rsidRDefault="007C71EE">
      <w:pPr>
        <w:pStyle w:val="a"/>
        <w:rPr>
          <w:rFonts w:hint="cs"/>
          <w:rtl/>
        </w:rPr>
      </w:pPr>
    </w:p>
    <w:p w14:paraId="19BAA6CE" w14:textId="77777777" w:rsidR="00000000" w:rsidRDefault="007C71EE">
      <w:pPr>
        <w:pStyle w:val="a"/>
        <w:rPr>
          <w:rFonts w:hint="cs"/>
          <w:rtl/>
        </w:rPr>
      </w:pPr>
      <w:r>
        <w:rPr>
          <w:rFonts w:hint="cs"/>
          <w:rtl/>
        </w:rPr>
        <w:t>אבל זה רק בזה? זה הרי נושא אחר נושא. דובר פה על הביטוח הלאומי. הרי מה השערורייה הגדולה ביותר? מדוע הנכים פה בחוץ שובתים רעב? - כאשר באה ממשלת ישראל והיא לא קיימה בכלל דיו</w:t>
      </w:r>
      <w:r>
        <w:rPr>
          <w:rFonts w:hint="cs"/>
          <w:rtl/>
        </w:rPr>
        <w:t xml:space="preserve">ן מה משמעות שחיקת הקצבאות. ראה, אדוני היושב-ראש, ברגע שהעבירו שם סעיף קטן </w:t>
      </w:r>
      <w:r>
        <w:rPr>
          <w:rtl/>
        </w:rPr>
        <w:t>–</w:t>
      </w:r>
      <w:r>
        <w:rPr>
          <w:rFonts w:hint="cs"/>
          <w:rtl/>
        </w:rPr>
        <w:t xml:space="preserve"> אינני יודע אפילו אם יושב-ראש האופוזיציה בוועדת הכספים, חבר הכנסת הרצוג, שם לב לזה - - -</w:t>
      </w:r>
    </w:p>
    <w:p w14:paraId="289DDE5E" w14:textId="77777777" w:rsidR="00000000" w:rsidRDefault="007C71EE">
      <w:pPr>
        <w:pStyle w:val="a"/>
        <w:rPr>
          <w:rFonts w:hint="cs"/>
          <w:rtl/>
        </w:rPr>
      </w:pPr>
    </w:p>
    <w:p w14:paraId="4B687219" w14:textId="77777777" w:rsidR="00000000" w:rsidRDefault="007C71EE">
      <w:pPr>
        <w:pStyle w:val="ac"/>
        <w:rPr>
          <w:rtl/>
        </w:rPr>
      </w:pPr>
    </w:p>
    <w:p w14:paraId="00EDFA89" w14:textId="77777777" w:rsidR="00000000" w:rsidRDefault="007C71EE">
      <w:pPr>
        <w:pStyle w:val="ac"/>
        <w:rPr>
          <w:rtl/>
        </w:rPr>
      </w:pPr>
      <w:r>
        <w:rPr>
          <w:rFonts w:hint="eastAsia"/>
          <w:rtl/>
        </w:rPr>
        <w:t>מאיר</w:t>
      </w:r>
      <w:r>
        <w:rPr>
          <w:rtl/>
        </w:rPr>
        <w:t xml:space="preserve"> פרוש (יהדות התורה):</w:t>
      </w:r>
    </w:p>
    <w:p w14:paraId="44B0F7E4" w14:textId="77777777" w:rsidR="00000000" w:rsidRDefault="007C71EE">
      <w:pPr>
        <w:pStyle w:val="a"/>
        <w:rPr>
          <w:rFonts w:hint="cs"/>
          <w:rtl/>
        </w:rPr>
      </w:pPr>
    </w:p>
    <w:p w14:paraId="5422C06B" w14:textId="77777777" w:rsidR="00000000" w:rsidRDefault="007C71EE">
      <w:pPr>
        <w:pStyle w:val="a"/>
        <w:rPr>
          <w:rFonts w:hint="cs"/>
          <w:rtl/>
        </w:rPr>
      </w:pPr>
      <w:r>
        <w:rPr>
          <w:rFonts w:hint="cs"/>
          <w:rtl/>
        </w:rPr>
        <w:t>אני מבקש להעיר שאין פה כרגע אף חבר כנסת מהקואליציה. היושב-ראש הו</w:t>
      </w:r>
      <w:r>
        <w:rPr>
          <w:rFonts w:hint="cs"/>
          <w:rtl/>
        </w:rPr>
        <w:t>א נייטרלי במקרה הזה. האם יכול להתקיים דיון כזה? הייתי מצפה שיהיה פה חבר כנסת אחד לפחות מהקואליציה.</w:t>
      </w:r>
    </w:p>
    <w:p w14:paraId="543C9EF6" w14:textId="77777777" w:rsidR="00000000" w:rsidRDefault="007C71EE">
      <w:pPr>
        <w:pStyle w:val="a"/>
        <w:rPr>
          <w:rFonts w:hint="cs"/>
          <w:rtl/>
        </w:rPr>
      </w:pPr>
    </w:p>
    <w:p w14:paraId="34AB3842" w14:textId="77777777" w:rsidR="00000000" w:rsidRDefault="007C71EE">
      <w:pPr>
        <w:pStyle w:val="ad"/>
        <w:rPr>
          <w:rtl/>
        </w:rPr>
      </w:pPr>
      <w:r>
        <w:rPr>
          <w:rtl/>
        </w:rPr>
        <w:t>היו"ר משה כחלון:</w:t>
      </w:r>
    </w:p>
    <w:p w14:paraId="2799FD3E" w14:textId="77777777" w:rsidR="00000000" w:rsidRDefault="007C71EE">
      <w:pPr>
        <w:pStyle w:val="a"/>
        <w:rPr>
          <w:rtl/>
        </w:rPr>
      </w:pPr>
    </w:p>
    <w:p w14:paraId="5994EF04" w14:textId="77777777" w:rsidR="00000000" w:rsidRDefault="007C71EE">
      <w:pPr>
        <w:pStyle w:val="a"/>
        <w:rPr>
          <w:rFonts w:hint="cs"/>
          <w:rtl/>
        </w:rPr>
      </w:pPr>
      <w:r>
        <w:rPr>
          <w:rFonts w:hint="cs"/>
          <w:rtl/>
        </w:rPr>
        <w:t>הוא יצא לרגע.</w:t>
      </w:r>
    </w:p>
    <w:p w14:paraId="41A24ED6" w14:textId="77777777" w:rsidR="00000000" w:rsidRDefault="007C71EE">
      <w:pPr>
        <w:pStyle w:val="a"/>
        <w:rPr>
          <w:rFonts w:hint="cs"/>
          <w:rtl/>
        </w:rPr>
      </w:pPr>
    </w:p>
    <w:p w14:paraId="0AB72E2E" w14:textId="77777777" w:rsidR="00000000" w:rsidRDefault="007C71EE">
      <w:pPr>
        <w:pStyle w:val="SpeakerCon"/>
        <w:rPr>
          <w:rtl/>
        </w:rPr>
      </w:pPr>
      <w:bookmarkStart w:id="2130" w:name="FS000000505T28_05_2003_08_16_55C"/>
      <w:bookmarkEnd w:id="2130"/>
      <w:r>
        <w:rPr>
          <w:rtl/>
        </w:rPr>
        <w:t>אבשלום וילן (מרצ):</w:t>
      </w:r>
    </w:p>
    <w:p w14:paraId="3073444C" w14:textId="77777777" w:rsidR="00000000" w:rsidRDefault="007C71EE">
      <w:pPr>
        <w:pStyle w:val="a"/>
        <w:rPr>
          <w:rtl/>
        </w:rPr>
      </w:pPr>
    </w:p>
    <w:p w14:paraId="510FEA2E" w14:textId="77777777" w:rsidR="00000000" w:rsidRDefault="007C71EE">
      <w:pPr>
        <w:pStyle w:val="a"/>
        <w:rPr>
          <w:rFonts w:hint="cs"/>
          <w:rtl/>
        </w:rPr>
      </w:pPr>
      <w:r>
        <w:rPr>
          <w:rFonts w:hint="cs"/>
          <w:rtl/>
        </w:rPr>
        <w:t>הרי זה בדיוק מתיישב עם מה שאני מסביר ברבע השעה האחרונה. אין שום דיון. לא רק שישנים. תראה מה נעשה בכל קצ</w:t>
      </w:r>
      <w:r>
        <w:rPr>
          <w:rFonts w:hint="cs"/>
          <w:rtl/>
        </w:rPr>
        <w:t>באות הביטוח הלאומי, החל בקצבאות הזיקנה, דרך קצבאות הילדים, דרך קצבאות הנכים. באו אנשי האוצר ואמרו: במקום להצמיד לשכר הממוצע במשק, אנחנו נצמיד את הקצבאות למדד המחירים לצרכן. כל סטודנט שנה א' בכלכלה יודע שרמת החיים עולה בשנה ב=2% בממוצע. כלומר, כאשר אתה מצמי</w:t>
      </w:r>
      <w:r>
        <w:rPr>
          <w:rFonts w:hint="cs"/>
          <w:rtl/>
        </w:rPr>
        <w:t xml:space="preserve">ד משהו במשק לשכר הממוצע במשק, אתה שומר על אותה רמת חיים. כאשר באו פה - וחברים יקרים, רבותי חברי הכנסת, תקראו פה בחוברות מה כתוב: "כל הקצבאות יוצמדו למדד המחירים לצרכן במקום למדד השכר הממוצע". מה זה אומר? הלכנו ובדקנו, ב=30 השנים האחרונות </w:t>
      </w:r>
      <w:r>
        <w:rPr>
          <w:rtl/>
        </w:rPr>
        <w:t>–</w:t>
      </w:r>
      <w:r>
        <w:rPr>
          <w:rFonts w:hint="cs"/>
          <w:rtl/>
        </w:rPr>
        <w:t xml:space="preserve"> תקשיב טוב, חבר ה</w:t>
      </w:r>
      <w:r>
        <w:rPr>
          <w:rFonts w:hint="cs"/>
          <w:rtl/>
        </w:rPr>
        <w:t xml:space="preserve">כנסת פרוש </w:t>
      </w:r>
      <w:r>
        <w:rPr>
          <w:rtl/>
        </w:rPr>
        <w:t>–</w:t>
      </w:r>
      <w:r>
        <w:rPr>
          <w:rFonts w:hint="cs"/>
          <w:rtl/>
        </w:rPr>
        <w:t xml:space="preserve"> מ=1973 ועד היום, השכר הממוצע במשק עלה ב=47% יותר ממדד המחירים לצרכן.</w:t>
      </w:r>
    </w:p>
    <w:p w14:paraId="6A97C6FE" w14:textId="77777777" w:rsidR="00000000" w:rsidRDefault="007C71EE">
      <w:pPr>
        <w:pStyle w:val="a"/>
        <w:rPr>
          <w:rFonts w:hint="cs"/>
          <w:rtl/>
        </w:rPr>
      </w:pPr>
    </w:p>
    <w:p w14:paraId="5BB9E7C5" w14:textId="77777777" w:rsidR="00000000" w:rsidRDefault="007C71EE">
      <w:pPr>
        <w:pStyle w:val="a"/>
        <w:rPr>
          <w:rFonts w:hint="cs"/>
          <w:rtl/>
        </w:rPr>
      </w:pPr>
      <w:r>
        <w:rPr>
          <w:rFonts w:hint="cs"/>
          <w:rtl/>
        </w:rPr>
        <w:t xml:space="preserve">שאלת, חבר הכנסת שמחון, מה זה יעשה לאמא שלך </w:t>
      </w:r>
      <w:r>
        <w:rPr>
          <w:rtl/>
        </w:rPr>
        <w:t>–</w:t>
      </w:r>
      <w:r>
        <w:rPr>
          <w:rFonts w:hint="cs"/>
          <w:rtl/>
        </w:rPr>
        <w:t xml:space="preserve"> הנה לך אחת התשובות. כל קצבאות הזיקנה, כל הקצבאות - - -</w:t>
      </w:r>
    </w:p>
    <w:p w14:paraId="05FD672F" w14:textId="77777777" w:rsidR="00000000" w:rsidRDefault="007C71EE">
      <w:pPr>
        <w:pStyle w:val="a"/>
        <w:rPr>
          <w:rFonts w:hint="cs"/>
          <w:rtl/>
        </w:rPr>
      </w:pPr>
    </w:p>
    <w:p w14:paraId="656C17CA" w14:textId="77777777" w:rsidR="00000000" w:rsidRDefault="007C71EE">
      <w:pPr>
        <w:pStyle w:val="ac"/>
        <w:rPr>
          <w:rtl/>
        </w:rPr>
      </w:pPr>
      <w:r>
        <w:rPr>
          <w:rFonts w:hint="eastAsia"/>
          <w:rtl/>
        </w:rPr>
        <w:t>שלום</w:t>
      </w:r>
      <w:r>
        <w:rPr>
          <w:rtl/>
        </w:rPr>
        <w:t xml:space="preserve"> שמחון (העבודה-מימד):</w:t>
      </w:r>
    </w:p>
    <w:p w14:paraId="7ED9968B" w14:textId="77777777" w:rsidR="00000000" w:rsidRDefault="007C71EE">
      <w:pPr>
        <w:pStyle w:val="a"/>
        <w:rPr>
          <w:rFonts w:hint="cs"/>
          <w:rtl/>
        </w:rPr>
      </w:pPr>
    </w:p>
    <w:p w14:paraId="7C713D7E" w14:textId="77777777" w:rsidR="00000000" w:rsidRDefault="007C71EE">
      <w:pPr>
        <w:pStyle w:val="a"/>
        <w:rPr>
          <w:rFonts w:hint="cs"/>
          <w:rtl/>
        </w:rPr>
      </w:pPr>
      <w:r>
        <w:rPr>
          <w:rFonts w:hint="cs"/>
          <w:rtl/>
        </w:rPr>
        <w:t>אם לי יש בעיה עם אמא שלי אני אשלח אותה לחבר הכ</w:t>
      </w:r>
      <w:r>
        <w:rPr>
          <w:rFonts w:hint="cs"/>
          <w:rtl/>
        </w:rPr>
        <w:t>נסת כחלון, יושב-ראש הישיבה הנוכחי, שיפתור לה את הבעיה.</w:t>
      </w:r>
    </w:p>
    <w:p w14:paraId="1F50F34D" w14:textId="77777777" w:rsidR="00000000" w:rsidRDefault="007C71EE">
      <w:pPr>
        <w:pStyle w:val="a"/>
        <w:rPr>
          <w:rFonts w:hint="cs"/>
          <w:rtl/>
        </w:rPr>
      </w:pPr>
    </w:p>
    <w:p w14:paraId="7F92936E" w14:textId="77777777" w:rsidR="00000000" w:rsidRDefault="007C71EE">
      <w:pPr>
        <w:pStyle w:val="a"/>
        <w:rPr>
          <w:rFonts w:hint="cs"/>
          <w:rtl/>
        </w:rPr>
      </w:pPr>
      <w:r>
        <w:rPr>
          <w:rFonts w:hint="cs"/>
          <w:rtl/>
        </w:rPr>
        <w:t>הנה אילן ליבוביץ הגיע, נפתרו כל הבעיות.</w:t>
      </w:r>
    </w:p>
    <w:p w14:paraId="352EE796" w14:textId="77777777" w:rsidR="00000000" w:rsidRDefault="007C71EE">
      <w:pPr>
        <w:pStyle w:val="a"/>
        <w:rPr>
          <w:rFonts w:hint="cs"/>
          <w:rtl/>
        </w:rPr>
      </w:pPr>
    </w:p>
    <w:p w14:paraId="63772C73" w14:textId="77777777" w:rsidR="00000000" w:rsidRDefault="007C71EE">
      <w:pPr>
        <w:pStyle w:val="SpeakerCon"/>
        <w:rPr>
          <w:rtl/>
        </w:rPr>
      </w:pPr>
      <w:bookmarkStart w:id="2131" w:name="FS000000505T28_05_2003_08_21_28C"/>
      <w:bookmarkEnd w:id="2131"/>
      <w:r>
        <w:rPr>
          <w:rtl/>
        </w:rPr>
        <w:t>אבשלום וילן (מרצ):</w:t>
      </w:r>
    </w:p>
    <w:p w14:paraId="6DF11223" w14:textId="77777777" w:rsidR="00000000" w:rsidRDefault="007C71EE">
      <w:pPr>
        <w:pStyle w:val="a"/>
        <w:rPr>
          <w:rtl/>
        </w:rPr>
      </w:pPr>
    </w:p>
    <w:p w14:paraId="5451CB2A" w14:textId="77777777" w:rsidR="00000000" w:rsidRDefault="007C71EE">
      <w:pPr>
        <w:pStyle w:val="a"/>
        <w:rPr>
          <w:rFonts w:hint="cs"/>
          <w:rtl/>
        </w:rPr>
      </w:pPr>
      <w:r>
        <w:rPr>
          <w:rFonts w:hint="cs"/>
          <w:rtl/>
        </w:rPr>
        <w:t>הוא לא יפתור, כי ברגע שאת כל קצבאות הזיקנה שוחקים עכשיו ב=2% לשנה - - -</w:t>
      </w:r>
    </w:p>
    <w:p w14:paraId="60EBED3D" w14:textId="77777777" w:rsidR="00000000" w:rsidRDefault="007C71EE">
      <w:pPr>
        <w:pStyle w:val="a"/>
        <w:rPr>
          <w:rFonts w:hint="cs"/>
          <w:rtl/>
        </w:rPr>
      </w:pPr>
    </w:p>
    <w:p w14:paraId="55F914FA" w14:textId="77777777" w:rsidR="00000000" w:rsidRDefault="007C71EE">
      <w:pPr>
        <w:pStyle w:val="ac"/>
        <w:rPr>
          <w:rtl/>
        </w:rPr>
      </w:pPr>
      <w:r>
        <w:rPr>
          <w:rFonts w:hint="eastAsia"/>
          <w:rtl/>
        </w:rPr>
        <w:t>קריאה</w:t>
      </w:r>
      <w:r>
        <w:rPr>
          <w:rtl/>
        </w:rPr>
        <w:t>:</w:t>
      </w:r>
    </w:p>
    <w:p w14:paraId="4FA6902A" w14:textId="77777777" w:rsidR="00000000" w:rsidRDefault="007C71EE">
      <w:pPr>
        <w:pStyle w:val="a"/>
        <w:rPr>
          <w:rFonts w:hint="cs"/>
          <w:rtl/>
        </w:rPr>
      </w:pPr>
    </w:p>
    <w:p w14:paraId="43F570D3" w14:textId="77777777" w:rsidR="00000000" w:rsidRDefault="007C71EE">
      <w:pPr>
        <w:pStyle w:val="a"/>
        <w:rPr>
          <w:rFonts w:hint="cs"/>
          <w:rtl/>
        </w:rPr>
      </w:pPr>
      <w:r>
        <w:rPr>
          <w:rFonts w:hint="cs"/>
          <w:rtl/>
        </w:rPr>
        <w:t xml:space="preserve">- - - </w:t>
      </w:r>
    </w:p>
    <w:p w14:paraId="39F63920" w14:textId="77777777" w:rsidR="00000000" w:rsidRDefault="007C71EE">
      <w:pPr>
        <w:pStyle w:val="a"/>
        <w:rPr>
          <w:rFonts w:hint="cs"/>
          <w:rtl/>
        </w:rPr>
      </w:pPr>
    </w:p>
    <w:p w14:paraId="35FA5EBC" w14:textId="77777777" w:rsidR="00000000" w:rsidRDefault="007C71EE">
      <w:pPr>
        <w:pStyle w:val="SpeakerCon"/>
        <w:rPr>
          <w:rtl/>
        </w:rPr>
      </w:pPr>
      <w:bookmarkStart w:id="2132" w:name="FS000000505T28_05_2003_08_22_48C"/>
      <w:bookmarkEnd w:id="2132"/>
      <w:r>
        <w:rPr>
          <w:rtl/>
        </w:rPr>
        <w:t>אבשלום וילן (מרצ):</w:t>
      </w:r>
    </w:p>
    <w:p w14:paraId="61113187" w14:textId="77777777" w:rsidR="00000000" w:rsidRDefault="007C71EE">
      <w:pPr>
        <w:pStyle w:val="a"/>
        <w:rPr>
          <w:rtl/>
        </w:rPr>
      </w:pPr>
    </w:p>
    <w:p w14:paraId="6BA60313" w14:textId="77777777" w:rsidR="00000000" w:rsidRDefault="007C71EE">
      <w:pPr>
        <w:pStyle w:val="a"/>
        <w:rPr>
          <w:rFonts w:hint="cs"/>
          <w:rtl/>
        </w:rPr>
      </w:pPr>
      <w:r>
        <w:rPr>
          <w:rFonts w:hint="cs"/>
          <w:rtl/>
        </w:rPr>
        <w:t>בעשר שנים הן יישחקו ב=20%, ולא</w:t>
      </w:r>
      <w:r>
        <w:rPr>
          <w:rFonts w:hint="cs"/>
          <w:rtl/>
        </w:rPr>
        <w:t xml:space="preserve">חר מכן ב=30%. כל מה שנקרא מדינת הרווחה, וכל מה שנקרא  - - - </w:t>
      </w:r>
    </w:p>
    <w:p w14:paraId="5AD0D37B" w14:textId="77777777" w:rsidR="00000000" w:rsidRDefault="007C71EE">
      <w:pPr>
        <w:pStyle w:val="a"/>
        <w:rPr>
          <w:rFonts w:hint="cs"/>
          <w:rtl/>
        </w:rPr>
      </w:pPr>
    </w:p>
    <w:p w14:paraId="184DFEF6" w14:textId="77777777" w:rsidR="00000000" w:rsidRDefault="007C71EE">
      <w:pPr>
        <w:pStyle w:val="a"/>
        <w:rPr>
          <w:rFonts w:hint="cs"/>
          <w:rtl/>
        </w:rPr>
      </w:pPr>
      <w:r>
        <w:rPr>
          <w:rFonts w:hint="cs"/>
          <w:rtl/>
        </w:rPr>
        <w:t xml:space="preserve">הרי מה הטרגדיה של התוכנית הזאת? במדינת ישראל הפערים בין העשירון התחתון והעליון, לפני תשלומי ההעברה שבנימין נתניהו כל כך אוהב לתקוף אותם, הם 1:13. רשת מסיבית של תשלומי העברה מביאה לכך שהם יורדים </w:t>
      </w:r>
      <w:r>
        <w:rPr>
          <w:rFonts w:hint="cs"/>
          <w:rtl/>
        </w:rPr>
        <w:t>ל=1:6, 1:7. התוכנית הזאת, בהצהרה ובכוונת מכוון, תביא את הפערים ל=1:8, ל=1:9. דיברו פה על סמים, דיברו פה על נרקומנים. הרי לא ברור לכם שהוצאות המדינה כדי לטפל באותן שכבות אוכלוסייה שמהן יצאו הפושעים הבאים, שלהם יצטרכו לבנות יותר בתי-סוהר, שיצטרכו להפעיל צי ש</w:t>
      </w:r>
      <w:r>
        <w:rPr>
          <w:rFonts w:hint="cs"/>
          <w:rtl/>
        </w:rPr>
        <w:t>ל עובדים סוציאליים כדי לטפל בהם, כל ההוצאות האלה רק יגדלו. העולם המערבי למד את זה.</w:t>
      </w:r>
    </w:p>
    <w:p w14:paraId="033ADEB7" w14:textId="77777777" w:rsidR="00000000" w:rsidRDefault="007C71EE">
      <w:pPr>
        <w:pStyle w:val="a"/>
        <w:rPr>
          <w:rFonts w:hint="cs"/>
          <w:rtl/>
        </w:rPr>
      </w:pPr>
    </w:p>
    <w:p w14:paraId="047EC091" w14:textId="77777777" w:rsidR="00000000" w:rsidRDefault="007C71EE">
      <w:pPr>
        <w:pStyle w:val="a"/>
        <w:rPr>
          <w:rFonts w:hint="cs"/>
          <w:rtl/>
        </w:rPr>
      </w:pPr>
      <w:r>
        <w:rPr>
          <w:rFonts w:hint="cs"/>
          <w:rtl/>
        </w:rPr>
        <w:t xml:space="preserve">אז עומדת פה חברת הכנסת ענבל גבריאלי קודם ומסבירה בשם האחריות שצריך לתמוך בתוכנית. אני שואל אותה, האם את מבינה מה המשמעות של אחריות? האם את מבינה שהתוכנית הזאת הולכת להעמיק </w:t>
      </w:r>
      <w:r>
        <w:rPr>
          <w:rFonts w:hint="cs"/>
          <w:rtl/>
        </w:rPr>
        <w:t xml:space="preserve">את הפערים? האם את מבינה שהתוכנית הזאת לא תוביל אותנו לצמיחה? </w:t>
      </w:r>
    </w:p>
    <w:p w14:paraId="0DAE22FE" w14:textId="77777777" w:rsidR="00000000" w:rsidRDefault="007C71EE">
      <w:pPr>
        <w:pStyle w:val="a"/>
        <w:rPr>
          <w:rFonts w:hint="cs"/>
          <w:rtl/>
        </w:rPr>
      </w:pPr>
    </w:p>
    <w:p w14:paraId="6C812A1A" w14:textId="77777777" w:rsidR="00000000" w:rsidRDefault="007C71EE">
      <w:pPr>
        <w:pStyle w:val="a"/>
        <w:rPr>
          <w:rFonts w:hint="cs"/>
          <w:rtl/>
        </w:rPr>
      </w:pPr>
      <w:r>
        <w:rPr>
          <w:rFonts w:hint="cs"/>
          <w:rtl/>
        </w:rPr>
        <w:t xml:space="preserve">מדוע היא לא תוביל אותנו לצמיחה? משום שהיא מעמיקה את הספירלה של המיתון. שיבוא שר האוצר הזה, בוגר </w:t>
      </w:r>
      <w:r>
        <w:rPr>
          <w:rFonts w:hint="cs"/>
        </w:rPr>
        <w:t>MIT</w:t>
      </w:r>
      <w:r>
        <w:rPr>
          <w:rFonts w:hint="cs"/>
          <w:rtl/>
        </w:rPr>
        <w:t>, ויסביר לי איך בהורדת מס, רפורמה במס של 2.5 מיליארדי שקל בתקופה של מיתון וירידת מחירים, הוא מ</w:t>
      </w:r>
      <w:r>
        <w:rPr>
          <w:rFonts w:hint="cs"/>
          <w:rtl/>
        </w:rPr>
        <w:t>צליח על-ידי כך להשאיר יותר כסף פנוי ולהוביל אל עבר צמיחה. הרי אין דוגמה אחת בעולם לכך שבזמן מיתון הורדת מסים יצרה צמיחה. איש לא ניסה את זה. כל הניסיונות בעולם היו רק במשק יציב או במשק שמתחיל צמיחה. אבל נתניהו הרי מותר לו הכול. הוא המציא את התיאוריות ויש לו</w:t>
      </w:r>
      <w:r>
        <w:rPr>
          <w:rFonts w:hint="cs"/>
          <w:rtl/>
        </w:rPr>
        <w:t xml:space="preserve"> מריונטות.</w:t>
      </w:r>
    </w:p>
    <w:p w14:paraId="32390F1C" w14:textId="77777777" w:rsidR="00000000" w:rsidRDefault="007C71EE">
      <w:pPr>
        <w:pStyle w:val="a"/>
        <w:rPr>
          <w:rFonts w:hint="cs"/>
          <w:rtl/>
        </w:rPr>
      </w:pPr>
    </w:p>
    <w:p w14:paraId="5205775E" w14:textId="77777777" w:rsidR="00000000" w:rsidRDefault="007C71EE">
      <w:pPr>
        <w:pStyle w:val="a"/>
        <w:rPr>
          <w:rFonts w:hint="cs"/>
          <w:rtl/>
        </w:rPr>
      </w:pPr>
      <w:r>
        <w:rPr>
          <w:rFonts w:hint="cs"/>
          <w:rtl/>
        </w:rPr>
        <w:t>האם יודע הציבור איך ישראל כץ, שר החקלאות, העביר בממשלה את הלאמת מועצות הייצור החקלאיות?</w:t>
      </w:r>
    </w:p>
    <w:p w14:paraId="36C134F4" w14:textId="77777777" w:rsidR="00000000" w:rsidRDefault="007C71EE">
      <w:pPr>
        <w:pStyle w:val="a"/>
        <w:rPr>
          <w:rFonts w:hint="cs"/>
          <w:rtl/>
        </w:rPr>
      </w:pPr>
    </w:p>
    <w:p w14:paraId="2D194C62" w14:textId="77777777" w:rsidR="00000000" w:rsidRDefault="007C71EE">
      <w:pPr>
        <w:pStyle w:val="ac"/>
        <w:rPr>
          <w:rtl/>
        </w:rPr>
      </w:pPr>
      <w:r>
        <w:rPr>
          <w:rFonts w:hint="eastAsia"/>
          <w:rtl/>
        </w:rPr>
        <w:t>מאיר</w:t>
      </w:r>
      <w:r>
        <w:rPr>
          <w:rtl/>
        </w:rPr>
        <w:t xml:space="preserve"> פרוש (יהדות התורה):</w:t>
      </w:r>
    </w:p>
    <w:p w14:paraId="3E9419FA" w14:textId="77777777" w:rsidR="00000000" w:rsidRDefault="007C71EE">
      <w:pPr>
        <w:pStyle w:val="a"/>
        <w:rPr>
          <w:rFonts w:hint="cs"/>
          <w:rtl/>
        </w:rPr>
      </w:pPr>
    </w:p>
    <w:p w14:paraId="52B56582" w14:textId="77777777" w:rsidR="00000000" w:rsidRDefault="007C71EE">
      <w:pPr>
        <w:pStyle w:val="a"/>
        <w:rPr>
          <w:rFonts w:hint="cs"/>
          <w:rtl/>
        </w:rPr>
      </w:pPr>
      <w:r>
        <w:rPr>
          <w:rFonts w:hint="cs"/>
          <w:rtl/>
        </w:rPr>
        <w:t>מי הקים את מועצות הייצור?</w:t>
      </w:r>
    </w:p>
    <w:p w14:paraId="14041654" w14:textId="77777777" w:rsidR="00000000" w:rsidRDefault="007C71EE">
      <w:pPr>
        <w:pStyle w:val="a"/>
        <w:rPr>
          <w:rFonts w:hint="cs"/>
          <w:rtl/>
        </w:rPr>
      </w:pPr>
    </w:p>
    <w:p w14:paraId="7BD94FC8" w14:textId="77777777" w:rsidR="00000000" w:rsidRDefault="007C71EE">
      <w:pPr>
        <w:pStyle w:val="SpeakerCon"/>
        <w:rPr>
          <w:rtl/>
        </w:rPr>
      </w:pPr>
      <w:bookmarkStart w:id="2133" w:name="FS000000505T28_05_2003_08_28_18C"/>
      <w:bookmarkEnd w:id="2133"/>
      <w:r>
        <w:rPr>
          <w:rtl/>
        </w:rPr>
        <w:t>אבשלום וילן (מרצ):</w:t>
      </w:r>
    </w:p>
    <w:p w14:paraId="5AD69F7E" w14:textId="77777777" w:rsidR="00000000" w:rsidRDefault="007C71EE">
      <w:pPr>
        <w:pStyle w:val="a"/>
        <w:rPr>
          <w:rtl/>
        </w:rPr>
      </w:pPr>
    </w:p>
    <w:p w14:paraId="76B19E14" w14:textId="77777777" w:rsidR="00000000" w:rsidRDefault="007C71EE">
      <w:pPr>
        <w:pStyle w:val="a"/>
        <w:rPr>
          <w:rFonts w:hint="cs"/>
          <w:rtl/>
        </w:rPr>
      </w:pPr>
      <w:r>
        <w:rPr>
          <w:rFonts w:hint="cs"/>
          <w:rtl/>
        </w:rPr>
        <w:t>משה דיין הקים את מועצות הייצור החקלאיות. כל הרעיון היה שהחקלאים ינהלו את אורחות חי</w:t>
      </w:r>
      <w:r>
        <w:rPr>
          <w:rFonts w:hint="cs"/>
          <w:rtl/>
        </w:rPr>
        <w:t xml:space="preserve">יהם, ומהמדינה קיבלו רישוי לעשות את זה בצורה מושכלת בשליטתם ובאחריותם, באוטונומיה. זה אחד המודלים היפים. </w:t>
      </w:r>
    </w:p>
    <w:p w14:paraId="170A6865" w14:textId="77777777" w:rsidR="00000000" w:rsidRDefault="007C71EE">
      <w:pPr>
        <w:pStyle w:val="a"/>
        <w:rPr>
          <w:rFonts w:hint="cs"/>
          <w:rtl/>
        </w:rPr>
      </w:pPr>
    </w:p>
    <w:p w14:paraId="05539960" w14:textId="77777777" w:rsidR="00000000" w:rsidRDefault="007C71EE">
      <w:pPr>
        <w:pStyle w:val="ac"/>
        <w:rPr>
          <w:rtl/>
        </w:rPr>
      </w:pPr>
      <w:r>
        <w:rPr>
          <w:rFonts w:hint="eastAsia"/>
          <w:rtl/>
        </w:rPr>
        <w:t>יצחק</w:t>
      </w:r>
      <w:r>
        <w:rPr>
          <w:rtl/>
        </w:rPr>
        <w:t xml:space="preserve"> הרצוג (העבודה-מימד):</w:t>
      </w:r>
    </w:p>
    <w:p w14:paraId="732FB191" w14:textId="77777777" w:rsidR="00000000" w:rsidRDefault="007C71EE">
      <w:pPr>
        <w:pStyle w:val="a"/>
        <w:rPr>
          <w:rFonts w:hint="cs"/>
          <w:rtl/>
        </w:rPr>
      </w:pPr>
    </w:p>
    <w:p w14:paraId="07BC02A3" w14:textId="77777777" w:rsidR="00000000" w:rsidRDefault="007C71EE">
      <w:pPr>
        <w:pStyle w:val="a"/>
        <w:rPr>
          <w:rFonts w:hint="cs"/>
          <w:rtl/>
        </w:rPr>
      </w:pPr>
      <w:r>
        <w:rPr>
          <w:rFonts w:hint="cs"/>
          <w:rtl/>
        </w:rPr>
        <w:t>אין חקלאים במדינה.</w:t>
      </w:r>
    </w:p>
    <w:p w14:paraId="52BDDD89" w14:textId="77777777" w:rsidR="00000000" w:rsidRDefault="007C71EE">
      <w:pPr>
        <w:pStyle w:val="a"/>
        <w:rPr>
          <w:rFonts w:hint="cs"/>
          <w:rtl/>
        </w:rPr>
      </w:pPr>
    </w:p>
    <w:p w14:paraId="58E8C50F" w14:textId="77777777" w:rsidR="00000000" w:rsidRDefault="007C71EE">
      <w:pPr>
        <w:pStyle w:val="SpeakerCon"/>
        <w:rPr>
          <w:rtl/>
        </w:rPr>
      </w:pPr>
      <w:bookmarkStart w:id="2134" w:name="FS000000505T28_05_2003_08_29_48C"/>
      <w:bookmarkEnd w:id="2134"/>
      <w:r>
        <w:rPr>
          <w:rtl/>
        </w:rPr>
        <w:t>אבשלום וילן (מרצ):</w:t>
      </w:r>
    </w:p>
    <w:p w14:paraId="74DCA6B0" w14:textId="77777777" w:rsidR="00000000" w:rsidRDefault="007C71EE">
      <w:pPr>
        <w:pStyle w:val="a"/>
        <w:rPr>
          <w:rtl/>
        </w:rPr>
      </w:pPr>
    </w:p>
    <w:p w14:paraId="4FF3B0C3" w14:textId="77777777" w:rsidR="00000000" w:rsidRDefault="007C71EE">
      <w:pPr>
        <w:pStyle w:val="a"/>
        <w:rPr>
          <w:rFonts w:hint="cs"/>
          <w:rtl/>
        </w:rPr>
      </w:pPr>
      <w:r>
        <w:rPr>
          <w:rFonts w:hint="cs"/>
          <w:rtl/>
        </w:rPr>
        <w:t>אמרתי לשר החקלאות הנוכחי, אם זה יעבור מחר, תעלה לבית-הקברות בנהלל ותבקש סליחה מדיין</w:t>
      </w:r>
      <w:r>
        <w:rPr>
          <w:rFonts w:hint="cs"/>
          <w:rtl/>
        </w:rPr>
        <w:t>. אבל ההתחרפנות בעיצומה. משרד המשפטים נתן חוות דעת שלילית, נגד הלאמת מועצות הייצור, אבל השר כץ הפעיל את המכבש הפוליטי, הפעיל את הרוב והעביר, בניגוד לעמדת משרד המשפטים; מה שנקרא בשפת העם: כופף אותו. מדוע הוא עשה זאת?</w:t>
      </w:r>
    </w:p>
    <w:p w14:paraId="52D1085F" w14:textId="77777777" w:rsidR="00000000" w:rsidRDefault="007C71EE">
      <w:pPr>
        <w:pStyle w:val="a"/>
        <w:rPr>
          <w:rFonts w:hint="cs"/>
          <w:rtl/>
        </w:rPr>
      </w:pPr>
    </w:p>
    <w:p w14:paraId="383B150E" w14:textId="77777777" w:rsidR="00000000" w:rsidRDefault="007C71EE">
      <w:pPr>
        <w:pStyle w:val="ac"/>
        <w:rPr>
          <w:rtl/>
        </w:rPr>
      </w:pPr>
      <w:r>
        <w:rPr>
          <w:rFonts w:hint="eastAsia"/>
          <w:rtl/>
        </w:rPr>
        <w:t>שלום</w:t>
      </w:r>
      <w:r>
        <w:rPr>
          <w:rtl/>
        </w:rPr>
        <w:t xml:space="preserve"> שמחון (העבודה-מימד):</w:t>
      </w:r>
    </w:p>
    <w:p w14:paraId="4DA38D2E" w14:textId="77777777" w:rsidR="00000000" w:rsidRDefault="007C71EE">
      <w:pPr>
        <w:pStyle w:val="a"/>
        <w:rPr>
          <w:rFonts w:hint="cs"/>
          <w:rtl/>
        </w:rPr>
      </w:pPr>
    </w:p>
    <w:p w14:paraId="166C0869" w14:textId="77777777" w:rsidR="00000000" w:rsidRDefault="007C71EE">
      <w:pPr>
        <w:pStyle w:val="a"/>
        <w:rPr>
          <w:rFonts w:hint="cs"/>
          <w:rtl/>
        </w:rPr>
      </w:pPr>
      <w:r>
        <w:rPr>
          <w:rFonts w:hint="cs"/>
          <w:rtl/>
        </w:rPr>
        <w:t>יותר מזה. הו</w:t>
      </w:r>
      <w:r>
        <w:rPr>
          <w:rFonts w:hint="cs"/>
          <w:rtl/>
        </w:rPr>
        <w:t>א גם הוציא חוות דעת שנייה שתומכת פתאום.</w:t>
      </w:r>
    </w:p>
    <w:p w14:paraId="498B70CC" w14:textId="77777777" w:rsidR="00000000" w:rsidRDefault="007C71EE">
      <w:pPr>
        <w:pStyle w:val="a"/>
        <w:rPr>
          <w:rFonts w:hint="cs"/>
          <w:rtl/>
        </w:rPr>
      </w:pPr>
    </w:p>
    <w:p w14:paraId="057314FC" w14:textId="77777777" w:rsidR="00000000" w:rsidRDefault="007C71EE">
      <w:pPr>
        <w:pStyle w:val="SpeakerCon"/>
        <w:rPr>
          <w:rtl/>
        </w:rPr>
      </w:pPr>
      <w:bookmarkStart w:id="2135" w:name="FS000000505T28_05_2003_08_30_47C"/>
      <w:bookmarkEnd w:id="2135"/>
      <w:r>
        <w:rPr>
          <w:rtl/>
        </w:rPr>
        <w:t>אבשלום וילן (מרצ):</w:t>
      </w:r>
    </w:p>
    <w:p w14:paraId="2AF8B6FA" w14:textId="77777777" w:rsidR="00000000" w:rsidRDefault="007C71EE">
      <w:pPr>
        <w:pStyle w:val="a"/>
        <w:rPr>
          <w:rtl/>
        </w:rPr>
      </w:pPr>
    </w:p>
    <w:p w14:paraId="22906DD6" w14:textId="77777777" w:rsidR="00000000" w:rsidRDefault="007C71EE">
      <w:pPr>
        <w:pStyle w:val="a"/>
        <w:rPr>
          <w:rFonts w:hint="cs"/>
          <w:rtl/>
        </w:rPr>
      </w:pPr>
      <w:r>
        <w:rPr>
          <w:rFonts w:hint="cs"/>
          <w:rtl/>
        </w:rPr>
        <w:t>בוודאי, כופף אותם. ומדוע הוא עשה את זה? משום שהוא צריך להתחרות עם השר צחי הנגבי. הוא רוצה מינויים פוליטיים. כל הקרב הוא על מרכז הליכוד. צחי הנגבי התפאר שבמשרד לאיכות הסביבה הוא הצליח להביא ל=80 מ</w:t>
      </w:r>
      <w:r>
        <w:rPr>
          <w:rFonts w:hint="cs"/>
          <w:rtl/>
        </w:rPr>
        <w:t>ינויים פוליטיים, וישראל כץ הרי מתחרה עם צחי הנגבי 20 שנה ויותר, אז גם הוא צריך מינויים פוליטיים.</w:t>
      </w:r>
    </w:p>
    <w:p w14:paraId="19D27C7E" w14:textId="77777777" w:rsidR="00000000" w:rsidRDefault="007C71EE">
      <w:pPr>
        <w:pStyle w:val="a"/>
        <w:rPr>
          <w:rFonts w:hint="cs"/>
          <w:rtl/>
        </w:rPr>
      </w:pPr>
    </w:p>
    <w:p w14:paraId="3AFEA7C5" w14:textId="77777777" w:rsidR="00000000" w:rsidRDefault="007C71EE">
      <w:pPr>
        <w:pStyle w:val="a"/>
        <w:rPr>
          <w:rFonts w:hint="cs"/>
          <w:rtl/>
        </w:rPr>
      </w:pPr>
      <w:r>
        <w:rPr>
          <w:rFonts w:hint="cs"/>
          <w:rtl/>
        </w:rPr>
        <w:t>אתם, אנשי שינוי, יושבים בממשלה הזאת, רואים את המראות, שומעים את הקולות, ואינכם אומרים דבר. הרי כל הלאמת מועצות הייצור הזאת מגוחכת. כבר אמר השר לשעבר שמחון: הת</w:t>
      </w:r>
      <w:r>
        <w:rPr>
          <w:rFonts w:hint="cs"/>
          <w:rtl/>
        </w:rPr>
        <w:t>חלנו במהלך והובלנו אותו, והבאנו לאיחוד ראשון. במקום לעשות את זה באופן מושכל, בדרך מובנית, לקחו - - -</w:t>
      </w:r>
    </w:p>
    <w:p w14:paraId="5676FAAB" w14:textId="77777777" w:rsidR="00000000" w:rsidRDefault="007C71EE">
      <w:pPr>
        <w:pStyle w:val="a"/>
        <w:rPr>
          <w:rFonts w:hint="cs"/>
          <w:rtl/>
        </w:rPr>
      </w:pPr>
    </w:p>
    <w:p w14:paraId="2D7B649D" w14:textId="77777777" w:rsidR="00000000" w:rsidRDefault="007C71EE">
      <w:pPr>
        <w:pStyle w:val="ac"/>
        <w:rPr>
          <w:rtl/>
        </w:rPr>
      </w:pPr>
      <w:r>
        <w:rPr>
          <w:rFonts w:hint="eastAsia"/>
          <w:rtl/>
        </w:rPr>
        <w:t>שלום</w:t>
      </w:r>
      <w:r>
        <w:rPr>
          <w:rtl/>
        </w:rPr>
        <w:t xml:space="preserve"> שמחון (העבודה-מימד):</w:t>
      </w:r>
    </w:p>
    <w:p w14:paraId="71CFA37D" w14:textId="77777777" w:rsidR="00000000" w:rsidRDefault="007C71EE">
      <w:pPr>
        <w:pStyle w:val="a"/>
        <w:rPr>
          <w:rFonts w:hint="cs"/>
          <w:rtl/>
        </w:rPr>
      </w:pPr>
    </w:p>
    <w:p w14:paraId="45BFE50D" w14:textId="77777777" w:rsidR="00000000" w:rsidRDefault="007C71EE">
      <w:pPr>
        <w:pStyle w:val="a"/>
        <w:rPr>
          <w:rFonts w:hint="cs"/>
          <w:rtl/>
        </w:rPr>
      </w:pPr>
      <w:r>
        <w:rPr>
          <w:rFonts w:hint="cs"/>
          <w:rtl/>
        </w:rPr>
        <w:t>אני רוצה להגיד מה ההבדל. אני רציתי להוציא סמכויות מהממשלה ולהעביר לחקלאים, ופה עושים בדיוק להיפך. במקום שהממשלה תשתחרר מאחריות,</w:t>
      </w:r>
      <w:r>
        <w:rPr>
          <w:rFonts w:hint="cs"/>
          <w:rtl/>
        </w:rPr>
        <w:t xml:space="preserve"> היא לוקחת את האחריות אליה.</w:t>
      </w:r>
    </w:p>
    <w:p w14:paraId="6DC2FA43" w14:textId="77777777" w:rsidR="00000000" w:rsidRDefault="007C71EE">
      <w:pPr>
        <w:pStyle w:val="a"/>
        <w:rPr>
          <w:rFonts w:hint="cs"/>
          <w:rtl/>
        </w:rPr>
      </w:pPr>
    </w:p>
    <w:p w14:paraId="6C07D4AC" w14:textId="77777777" w:rsidR="00000000" w:rsidRDefault="007C71EE">
      <w:pPr>
        <w:pStyle w:val="SpeakerCon"/>
        <w:rPr>
          <w:rtl/>
        </w:rPr>
      </w:pPr>
      <w:bookmarkStart w:id="2136" w:name="FS000000505T28_05_2003_08_34_54C"/>
      <w:bookmarkEnd w:id="2136"/>
      <w:r>
        <w:rPr>
          <w:rtl/>
        </w:rPr>
        <w:t>אבשלום וילן (מרצ):</w:t>
      </w:r>
    </w:p>
    <w:p w14:paraId="0376BFE7" w14:textId="77777777" w:rsidR="00000000" w:rsidRDefault="007C71EE">
      <w:pPr>
        <w:pStyle w:val="a"/>
        <w:rPr>
          <w:rtl/>
        </w:rPr>
      </w:pPr>
    </w:p>
    <w:p w14:paraId="7DACA64E" w14:textId="77777777" w:rsidR="00000000" w:rsidRDefault="007C71EE">
      <w:pPr>
        <w:pStyle w:val="a"/>
        <w:rPr>
          <w:rFonts w:hint="cs"/>
          <w:rtl/>
        </w:rPr>
      </w:pPr>
      <w:r>
        <w:rPr>
          <w:rFonts w:hint="cs"/>
          <w:rtl/>
        </w:rPr>
        <w:t>זה הרי עובר כחוט השני. זה לא תוצאה של מצב שהממשלה מקיימת סדרת דיונים, מקבלת החלטות ומובילה רפורמות. אתן דוגמה נוספת שזועקת לשמים, והיא ידועה בז'רגון העממי כמקרה עוזי כהן. הרי מה הטרגדיה של עוזי כהן, שהוא כנר</w:t>
      </w:r>
      <w:r>
        <w:rPr>
          <w:rFonts w:hint="cs"/>
          <w:rtl/>
        </w:rPr>
        <w:t xml:space="preserve">אה עסקן ממולח מאוד? אם הוא היה ניחן בתכונה שהיא לא ישראלית אופיינית, כושר האיפוק, לא הייתם יודעים על כך. אבל מה הצרה, עוזי כהן הוא הישראלי המצוי, והוא ממהר רק לספר לחבר'ה מה הוא עשה. </w:t>
      </w:r>
    </w:p>
    <w:p w14:paraId="6374F0AD" w14:textId="77777777" w:rsidR="00000000" w:rsidRDefault="007C71EE">
      <w:pPr>
        <w:pStyle w:val="a"/>
        <w:rPr>
          <w:rFonts w:hint="cs"/>
          <w:rtl/>
        </w:rPr>
      </w:pPr>
    </w:p>
    <w:p w14:paraId="1841FDE2" w14:textId="77777777" w:rsidR="00000000" w:rsidRDefault="007C71EE">
      <w:pPr>
        <w:pStyle w:val="a"/>
        <w:rPr>
          <w:rFonts w:hint="cs"/>
          <w:rtl/>
        </w:rPr>
      </w:pPr>
      <w:r>
        <w:rPr>
          <w:rFonts w:hint="cs"/>
          <w:rtl/>
        </w:rPr>
        <w:t>הממשלה החליטה על איחוד רשויות מקומיות ומועצות אזוריות, בסדר גודל של 500</w:t>
      </w:r>
      <w:r>
        <w:rPr>
          <w:rFonts w:hint="cs"/>
          <w:rtl/>
        </w:rPr>
        <w:t xml:space="preserve"> מיליון שקלים. אגב, היא לא החליטה לבצע את זה לפי דוח-שחר משנת 1998.</w:t>
      </w:r>
    </w:p>
    <w:p w14:paraId="36B58332" w14:textId="77777777" w:rsidR="00000000" w:rsidRDefault="007C71EE">
      <w:pPr>
        <w:pStyle w:val="a"/>
        <w:rPr>
          <w:rFonts w:hint="cs"/>
          <w:rtl/>
        </w:rPr>
      </w:pPr>
    </w:p>
    <w:p w14:paraId="6C76E290" w14:textId="77777777" w:rsidR="00000000" w:rsidRDefault="007C71EE">
      <w:pPr>
        <w:pStyle w:val="ad"/>
        <w:rPr>
          <w:rtl/>
        </w:rPr>
      </w:pPr>
      <w:r>
        <w:rPr>
          <w:rtl/>
        </w:rPr>
        <w:t>היו"ר משה כחלון:</w:t>
      </w:r>
    </w:p>
    <w:p w14:paraId="27DEA081" w14:textId="77777777" w:rsidR="00000000" w:rsidRDefault="007C71EE">
      <w:pPr>
        <w:pStyle w:val="a"/>
        <w:rPr>
          <w:rtl/>
        </w:rPr>
      </w:pPr>
    </w:p>
    <w:p w14:paraId="22C047D0" w14:textId="77777777" w:rsidR="00000000" w:rsidRDefault="007C71EE">
      <w:pPr>
        <w:pStyle w:val="a"/>
        <w:rPr>
          <w:rFonts w:hint="cs"/>
          <w:rtl/>
        </w:rPr>
      </w:pPr>
      <w:r>
        <w:rPr>
          <w:rFonts w:hint="cs"/>
          <w:rtl/>
        </w:rPr>
        <w:t xml:space="preserve">חבר הכנסת וילן, זמנך תם. </w:t>
      </w:r>
    </w:p>
    <w:p w14:paraId="458FACF6" w14:textId="77777777" w:rsidR="00000000" w:rsidRDefault="007C71EE">
      <w:pPr>
        <w:pStyle w:val="a"/>
        <w:rPr>
          <w:rFonts w:hint="cs"/>
          <w:rtl/>
        </w:rPr>
      </w:pPr>
    </w:p>
    <w:p w14:paraId="33EB2E43" w14:textId="77777777" w:rsidR="00000000" w:rsidRDefault="007C71EE">
      <w:pPr>
        <w:pStyle w:val="SpeakerCon"/>
        <w:rPr>
          <w:rtl/>
        </w:rPr>
      </w:pPr>
      <w:bookmarkStart w:id="2137" w:name="FS000000505T28_05_2003_08_38_59C"/>
      <w:bookmarkEnd w:id="2137"/>
      <w:r>
        <w:rPr>
          <w:rtl/>
        </w:rPr>
        <w:t>אבשלום וילן (מרצ):</w:t>
      </w:r>
    </w:p>
    <w:p w14:paraId="605A9276" w14:textId="77777777" w:rsidR="00000000" w:rsidRDefault="007C71EE">
      <w:pPr>
        <w:pStyle w:val="a"/>
        <w:rPr>
          <w:rtl/>
        </w:rPr>
      </w:pPr>
    </w:p>
    <w:p w14:paraId="0DB195B5" w14:textId="77777777" w:rsidR="00000000" w:rsidRDefault="007C71EE">
      <w:pPr>
        <w:pStyle w:val="a"/>
        <w:rPr>
          <w:rFonts w:hint="cs"/>
          <w:rtl/>
        </w:rPr>
      </w:pPr>
      <w:r>
        <w:rPr>
          <w:rFonts w:hint="cs"/>
          <w:rtl/>
        </w:rPr>
        <w:t>הזמן עוד ארוך, חכה, יש לי סיפור מעניין בשבילך. שידע גם הציבור.</w:t>
      </w:r>
    </w:p>
    <w:p w14:paraId="70C8F640" w14:textId="77777777" w:rsidR="00000000" w:rsidRDefault="007C71EE">
      <w:pPr>
        <w:pStyle w:val="a"/>
        <w:rPr>
          <w:rFonts w:hint="cs"/>
          <w:rtl/>
        </w:rPr>
      </w:pPr>
    </w:p>
    <w:p w14:paraId="689BE99D" w14:textId="77777777" w:rsidR="00000000" w:rsidRDefault="007C71EE">
      <w:pPr>
        <w:pStyle w:val="ad"/>
        <w:rPr>
          <w:rtl/>
        </w:rPr>
      </w:pPr>
      <w:r>
        <w:rPr>
          <w:rtl/>
        </w:rPr>
        <w:t>היו"ר משה כחלון:</w:t>
      </w:r>
    </w:p>
    <w:p w14:paraId="405E0952" w14:textId="77777777" w:rsidR="00000000" w:rsidRDefault="007C71EE">
      <w:pPr>
        <w:pStyle w:val="a"/>
        <w:rPr>
          <w:rtl/>
        </w:rPr>
      </w:pPr>
    </w:p>
    <w:p w14:paraId="72986E18" w14:textId="77777777" w:rsidR="00000000" w:rsidRDefault="007C71EE">
      <w:pPr>
        <w:pStyle w:val="a"/>
        <w:rPr>
          <w:rFonts w:hint="cs"/>
          <w:rtl/>
        </w:rPr>
      </w:pPr>
      <w:r>
        <w:rPr>
          <w:rFonts w:hint="cs"/>
          <w:rtl/>
        </w:rPr>
        <w:t>חבר הכנסת פרוש ממתין בסבלנות.</w:t>
      </w:r>
    </w:p>
    <w:p w14:paraId="5CC490B8" w14:textId="77777777" w:rsidR="00000000" w:rsidRDefault="007C71EE">
      <w:pPr>
        <w:pStyle w:val="a"/>
        <w:rPr>
          <w:rFonts w:hint="cs"/>
          <w:rtl/>
        </w:rPr>
      </w:pPr>
    </w:p>
    <w:p w14:paraId="7BF0C260" w14:textId="77777777" w:rsidR="00000000" w:rsidRDefault="007C71EE">
      <w:pPr>
        <w:pStyle w:val="SpeakerCon"/>
        <w:rPr>
          <w:rtl/>
        </w:rPr>
      </w:pPr>
      <w:bookmarkStart w:id="2138" w:name="FS000000505T28_05_2003_08_39_45C"/>
      <w:bookmarkEnd w:id="2138"/>
      <w:r>
        <w:rPr>
          <w:rtl/>
        </w:rPr>
        <w:t>אבשלום וי</w:t>
      </w:r>
      <w:r>
        <w:rPr>
          <w:rtl/>
        </w:rPr>
        <w:t>לן (מרצ):</w:t>
      </w:r>
    </w:p>
    <w:p w14:paraId="5E5DCD6A" w14:textId="77777777" w:rsidR="00000000" w:rsidRDefault="007C71EE">
      <w:pPr>
        <w:pStyle w:val="a"/>
        <w:rPr>
          <w:rtl/>
        </w:rPr>
      </w:pPr>
    </w:p>
    <w:p w14:paraId="4F9E551E" w14:textId="77777777" w:rsidR="00000000" w:rsidRDefault="007C71EE">
      <w:pPr>
        <w:pStyle w:val="a"/>
        <w:rPr>
          <w:rFonts w:hint="cs"/>
          <w:rtl/>
        </w:rPr>
      </w:pPr>
      <w:r>
        <w:rPr>
          <w:rFonts w:hint="cs"/>
          <w:rtl/>
        </w:rPr>
        <w:t>אציג את כל מחדלי הממשלה פה אחרי זה ברשימה.</w:t>
      </w:r>
    </w:p>
    <w:p w14:paraId="0834322C" w14:textId="77777777" w:rsidR="00000000" w:rsidRDefault="007C71EE">
      <w:pPr>
        <w:pStyle w:val="a"/>
        <w:rPr>
          <w:rFonts w:hint="cs"/>
          <w:rtl/>
        </w:rPr>
      </w:pPr>
    </w:p>
    <w:p w14:paraId="55758665" w14:textId="77777777" w:rsidR="00000000" w:rsidRDefault="007C71EE">
      <w:pPr>
        <w:pStyle w:val="a"/>
        <w:rPr>
          <w:rFonts w:hint="cs"/>
          <w:rtl/>
        </w:rPr>
      </w:pPr>
      <w:r>
        <w:rPr>
          <w:rFonts w:hint="cs"/>
          <w:rtl/>
        </w:rPr>
        <w:t xml:space="preserve">אקצר את הסיפור. לא על-פי דוח ועדת-שחר משנת 1998, שבו המליצו איך לאחד רשויות מקומיות, אלא קבעו </w:t>
      </w:r>
      <w:r>
        <w:t>en bloc</w:t>
      </w:r>
      <w:r>
        <w:rPr>
          <w:rFonts w:hint="cs"/>
          <w:rtl/>
        </w:rPr>
        <w:t>. אבל אז בא עוזי כהן לשר שטרית ואמר: תגיד, אתה השתגעת? עוד מעט בחירות ברשויות המוניציפליות. אנחנו הל</w:t>
      </w:r>
      <w:r>
        <w:rPr>
          <w:rFonts w:hint="cs"/>
          <w:rtl/>
        </w:rPr>
        <w:t>יכוד נאחד מועצות שלנו ונאבד מוקדי כוח, מוקדי שלטון? אני בא עכשיו בשם פורום סגני ראשי הערים - קודם כול, אסור לפגוע בסגנים. אסור לפגוע בסגנים? לפי מה מחשבים? לפי שיקולי חיסכון, לפי שיקולי יעילות? מה פתאום - לפי שיקולי מרכז הליכוד.</w:t>
      </w:r>
    </w:p>
    <w:p w14:paraId="18B1A450" w14:textId="77777777" w:rsidR="00000000" w:rsidRDefault="007C71EE">
      <w:pPr>
        <w:pStyle w:val="a"/>
        <w:rPr>
          <w:rFonts w:hint="cs"/>
          <w:rtl/>
        </w:rPr>
      </w:pPr>
    </w:p>
    <w:p w14:paraId="71F95FCF" w14:textId="77777777" w:rsidR="00000000" w:rsidRDefault="007C71EE">
      <w:pPr>
        <w:pStyle w:val="ac"/>
        <w:rPr>
          <w:rtl/>
        </w:rPr>
      </w:pPr>
      <w:r>
        <w:rPr>
          <w:rFonts w:hint="eastAsia"/>
          <w:rtl/>
        </w:rPr>
        <w:t>יעקב</w:t>
      </w:r>
      <w:r>
        <w:rPr>
          <w:rtl/>
        </w:rPr>
        <w:t xml:space="preserve"> מרגי (ש"ס):</w:t>
      </w:r>
    </w:p>
    <w:p w14:paraId="06DD84BC" w14:textId="77777777" w:rsidR="00000000" w:rsidRDefault="007C71EE">
      <w:pPr>
        <w:pStyle w:val="a"/>
        <w:rPr>
          <w:rFonts w:hint="cs"/>
          <w:rtl/>
        </w:rPr>
      </w:pPr>
    </w:p>
    <w:p w14:paraId="7B39CF93" w14:textId="77777777" w:rsidR="00000000" w:rsidRDefault="007C71EE">
      <w:pPr>
        <w:pStyle w:val="a"/>
        <w:rPr>
          <w:rFonts w:hint="cs"/>
          <w:rtl/>
        </w:rPr>
      </w:pPr>
      <w:r>
        <w:rPr>
          <w:rFonts w:hint="cs"/>
          <w:rtl/>
        </w:rPr>
        <w:t>לפי הבית</w:t>
      </w:r>
      <w:r>
        <w:rPr>
          <w:rFonts w:hint="cs"/>
          <w:rtl/>
        </w:rPr>
        <w:t>נים במרכז.</w:t>
      </w:r>
    </w:p>
    <w:p w14:paraId="73DD2BD7" w14:textId="77777777" w:rsidR="00000000" w:rsidRDefault="007C71EE">
      <w:pPr>
        <w:pStyle w:val="a"/>
        <w:rPr>
          <w:rFonts w:hint="cs"/>
          <w:rtl/>
        </w:rPr>
      </w:pPr>
    </w:p>
    <w:p w14:paraId="06E7D79C" w14:textId="77777777" w:rsidR="00000000" w:rsidRDefault="007C71EE">
      <w:pPr>
        <w:pStyle w:val="SpeakerCon"/>
        <w:rPr>
          <w:rtl/>
        </w:rPr>
      </w:pPr>
      <w:bookmarkStart w:id="2139" w:name="FS000000505T28_05_2003_08_47_04C"/>
      <w:bookmarkEnd w:id="2139"/>
      <w:r>
        <w:rPr>
          <w:rtl/>
        </w:rPr>
        <w:t>אבשלום וילן (מרצ):</w:t>
      </w:r>
    </w:p>
    <w:p w14:paraId="074742EF" w14:textId="77777777" w:rsidR="00000000" w:rsidRDefault="007C71EE">
      <w:pPr>
        <w:pStyle w:val="a"/>
        <w:rPr>
          <w:rtl/>
        </w:rPr>
      </w:pPr>
    </w:p>
    <w:p w14:paraId="53DF7455" w14:textId="77777777" w:rsidR="00000000" w:rsidRDefault="007C71EE">
      <w:pPr>
        <w:pStyle w:val="a"/>
        <w:rPr>
          <w:rFonts w:hint="cs"/>
          <w:rtl/>
        </w:rPr>
      </w:pPr>
      <w:r>
        <w:rPr>
          <w:rFonts w:hint="cs"/>
          <w:rtl/>
        </w:rPr>
        <w:t>איפה כדאי לליכוד ואיפה לא כדאי לליכוד. אחרי זה לא מאיימים על השר שטרית, לא מאיימים על השר נתניהו. הם לא סחיטים ולא לחיצים. רק מודיעים להם, שאם רצונו של עוזי כהן לא ימולא, יהיו להם צרות. ואז מגיע השר שטרית אל ועדת הכספים ואומ</w:t>
      </w:r>
      <w:r>
        <w:rPr>
          <w:rFonts w:hint="cs"/>
          <w:rtl/>
        </w:rPr>
        <w:t>ר: רגע, רגע, רגע, הסעיף הזה בטל, 97 מיליון נופלים מתוך התוכנית.</w:t>
      </w:r>
    </w:p>
    <w:p w14:paraId="3E7ED2D8" w14:textId="77777777" w:rsidR="00000000" w:rsidRDefault="007C71EE">
      <w:pPr>
        <w:pStyle w:val="a"/>
        <w:rPr>
          <w:rFonts w:hint="cs"/>
          <w:rtl/>
        </w:rPr>
      </w:pPr>
    </w:p>
    <w:p w14:paraId="226B8CE0" w14:textId="77777777" w:rsidR="00000000" w:rsidRDefault="007C71EE">
      <w:pPr>
        <w:pStyle w:val="ac"/>
        <w:rPr>
          <w:rtl/>
        </w:rPr>
      </w:pPr>
    </w:p>
    <w:p w14:paraId="13083024" w14:textId="77777777" w:rsidR="00000000" w:rsidRDefault="007C71EE">
      <w:pPr>
        <w:pStyle w:val="ac"/>
        <w:rPr>
          <w:rtl/>
        </w:rPr>
      </w:pPr>
      <w:r>
        <w:rPr>
          <w:rFonts w:hint="eastAsia"/>
          <w:rtl/>
        </w:rPr>
        <w:t>יצחק</w:t>
      </w:r>
      <w:r>
        <w:rPr>
          <w:rtl/>
        </w:rPr>
        <w:t xml:space="preserve"> הרצוג (העבודה-מימד):</w:t>
      </w:r>
    </w:p>
    <w:p w14:paraId="3C2B827C" w14:textId="77777777" w:rsidR="00000000" w:rsidRDefault="007C71EE">
      <w:pPr>
        <w:pStyle w:val="a"/>
        <w:rPr>
          <w:rFonts w:hint="cs"/>
          <w:rtl/>
        </w:rPr>
      </w:pPr>
    </w:p>
    <w:p w14:paraId="6C39ABBB" w14:textId="77777777" w:rsidR="00000000" w:rsidRDefault="007C71EE">
      <w:pPr>
        <w:pStyle w:val="a"/>
        <w:rPr>
          <w:rFonts w:hint="cs"/>
          <w:rtl/>
        </w:rPr>
      </w:pPr>
      <w:r>
        <w:rPr>
          <w:rFonts w:hint="cs"/>
          <w:rtl/>
        </w:rPr>
        <w:t>אבל אם היו קוראים לו ראש ועדת טיפות-חלב, אז לעוזי כהן לא היתה בעיה.</w:t>
      </w:r>
    </w:p>
    <w:p w14:paraId="7B7E1938" w14:textId="77777777" w:rsidR="00000000" w:rsidRDefault="007C71EE">
      <w:pPr>
        <w:pStyle w:val="a"/>
        <w:rPr>
          <w:rFonts w:hint="cs"/>
          <w:rtl/>
        </w:rPr>
      </w:pPr>
    </w:p>
    <w:p w14:paraId="2F9A75F3" w14:textId="77777777" w:rsidR="00000000" w:rsidRDefault="007C71EE">
      <w:pPr>
        <w:pStyle w:val="SpeakerCon"/>
        <w:rPr>
          <w:rtl/>
        </w:rPr>
      </w:pPr>
      <w:bookmarkStart w:id="2140" w:name="FS000000505T28_05_2003_08_48_59C"/>
      <w:bookmarkEnd w:id="2140"/>
      <w:r>
        <w:rPr>
          <w:rtl/>
        </w:rPr>
        <w:t>אבשלום וילן (מרצ):</w:t>
      </w:r>
    </w:p>
    <w:p w14:paraId="53ABC7D0" w14:textId="77777777" w:rsidR="00000000" w:rsidRDefault="007C71EE">
      <w:pPr>
        <w:pStyle w:val="a"/>
        <w:rPr>
          <w:rtl/>
        </w:rPr>
      </w:pPr>
    </w:p>
    <w:p w14:paraId="001D5CEB" w14:textId="77777777" w:rsidR="00000000" w:rsidRDefault="007C71EE">
      <w:pPr>
        <w:pStyle w:val="a"/>
        <w:rPr>
          <w:rFonts w:hint="cs"/>
          <w:rtl/>
        </w:rPr>
      </w:pPr>
      <w:r>
        <w:rPr>
          <w:rFonts w:hint="cs"/>
          <w:rtl/>
        </w:rPr>
        <w:t>בוודאי, אבל הטרגדיה היא שהעם שומע והציבור רואה, וזאת סחיטה פוליטית, סחטנות</w:t>
      </w:r>
      <w:r>
        <w:rPr>
          <w:rFonts w:hint="cs"/>
          <w:rtl/>
        </w:rPr>
        <w:t xml:space="preserve"> פוליטית ושוחד פוליטי לאור היום ובגלוי. ועוזי כהן - מילא אם היה עושה את זה בשקט לא היינו יודעים - רץ מייד לכלי התקשורת, לספר לחבר'ה: לא הוצאתי רק לעצמי, הוצאתי לכולם. ו=40 חברי כנסת של הליכוד ו=15 חברי כנסת של שינוי מרימים יד עבור הזוועה הפוליטית הזאת, וככ</w:t>
      </w:r>
      <w:r>
        <w:rPr>
          <w:rFonts w:hint="cs"/>
          <w:rtl/>
        </w:rPr>
        <w:t>ה נראית מדינת ישראל כמדינה מתקדמת. גם בעולם השלישי יש קצת בושה.</w:t>
      </w:r>
    </w:p>
    <w:p w14:paraId="01825B7F" w14:textId="77777777" w:rsidR="00000000" w:rsidRDefault="007C71EE">
      <w:pPr>
        <w:pStyle w:val="a"/>
        <w:rPr>
          <w:rFonts w:hint="cs"/>
          <w:rtl/>
        </w:rPr>
      </w:pPr>
    </w:p>
    <w:p w14:paraId="00FCCC7E" w14:textId="77777777" w:rsidR="00000000" w:rsidRDefault="007C71EE">
      <w:pPr>
        <w:pStyle w:val="ad"/>
        <w:rPr>
          <w:rtl/>
        </w:rPr>
      </w:pPr>
      <w:r>
        <w:rPr>
          <w:rtl/>
        </w:rPr>
        <w:t>היו"ר משה כחלון:</w:t>
      </w:r>
    </w:p>
    <w:p w14:paraId="7D3DA5D8" w14:textId="77777777" w:rsidR="00000000" w:rsidRDefault="007C71EE">
      <w:pPr>
        <w:pStyle w:val="a"/>
        <w:rPr>
          <w:rtl/>
        </w:rPr>
      </w:pPr>
    </w:p>
    <w:p w14:paraId="41104B1A" w14:textId="77777777" w:rsidR="00000000" w:rsidRDefault="007C71EE">
      <w:pPr>
        <w:pStyle w:val="a"/>
        <w:rPr>
          <w:rFonts w:hint="cs"/>
          <w:rtl/>
        </w:rPr>
      </w:pPr>
      <w:r>
        <w:rPr>
          <w:rFonts w:hint="cs"/>
          <w:rtl/>
        </w:rPr>
        <w:t>ולסיום, חבר הכנסת וילן? יש זמן עד הנץ החמה.</w:t>
      </w:r>
    </w:p>
    <w:p w14:paraId="291E0A20" w14:textId="77777777" w:rsidR="00000000" w:rsidRDefault="007C71EE">
      <w:pPr>
        <w:pStyle w:val="a"/>
        <w:rPr>
          <w:rFonts w:hint="cs"/>
          <w:rtl/>
        </w:rPr>
      </w:pPr>
    </w:p>
    <w:p w14:paraId="007733C3" w14:textId="77777777" w:rsidR="00000000" w:rsidRDefault="007C71EE">
      <w:pPr>
        <w:pStyle w:val="SpeakerCon"/>
        <w:rPr>
          <w:rtl/>
        </w:rPr>
      </w:pPr>
      <w:bookmarkStart w:id="2141" w:name="FS000000505T28_05_2003_08_50_40C"/>
      <w:bookmarkEnd w:id="2141"/>
      <w:r>
        <w:rPr>
          <w:rtl/>
        </w:rPr>
        <w:t>אבשלום וילן (מרצ):</w:t>
      </w:r>
    </w:p>
    <w:p w14:paraId="780973E9" w14:textId="77777777" w:rsidR="00000000" w:rsidRDefault="007C71EE">
      <w:pPr>
        <w:pStyle w:val="a"/>
        <w:rPr>
          <w:rtl/>
        </w:rPr>
      </w:pPr>
    </w:p>
    <w:p w14:paraId="1DB0BB11" w14:textId="77777777" w:rsidR="00000000" w:rsidRDefault="007C71EE">
      <w:pPr>
        <w:pStyle w:val="a"/>
        <w:rPr>
          <w:rFonts w:hint="cs"/>
          <w:rtl/>
        </w:rPr>
      </w:pPr>
      <w:r>
        <w:rPr>
          <w:rFonts w:hint="cs"/>
          <w:rtl/>
        </w:rPr>
        <w:t>לסיום, מניתי פה רק כמה דברים. האם שמת לב, אדוני היושב-ראש, שלפי התוכנית הזאת הזכויות של אלמן ושל אלמנה לא יה</w:t>
      </w:r>
      <w:r>
        <w:rPr>
          <w:rFonts w:hint="cs"/>
          <w:rtl/>
        </w:rPr>
        <w:t>יו שוות? האם אדוני היושב-ראש יודע - -</w:t>
      </w:r>
    </w:p>
    <w:p w14:paraId="20053F23" w14:textId="77777777" w:rsidR="00000000" w:rsidRDefault="007C71EE">
      <w:pPr>
        <w:pStyle w:val="a"/>
        <w:rPr>
          <w:rFonts w:hint="cs"/>
          <w:rtl/>
        </w:rPr>
      </w:pPr>
    </w:p>
    <w:p w14:paraId="0453F1E4" w14:textId="77777777" w:rsidR="00000000" w:rsidRDefault="007C71EE">
      <w:pPr>
        <w:pStyle w:val="ac"/>
        <w:rPr>
          <w:rtl/>
        </w:rPr>
      </w:pPr>
      <w:r>
        <w:rPr>
          <w:rFonts w:hint="eastAsia"/>
          <w:rtl/>
        </w:rPr>
        <w:t>יצחק</w:t>
      </w:r>
      <w:r>
        <w:rPr>
          <w:rtl/>
        </w:rPr>
        <w:t xml:space="preserve"> הרצוג (העבודה-מימד):</w:t>
      </w:r>
    </w:p>
    <w:p w14:paraId="237378F1" w14:textId="77777777" w:rsidR="00000000" w:rsidRDefault="007C71EE">
      <w:pPr>
        <w:pStyle w:val="a"/>
        <w:rPr>
          <w:rFonts w:hint="cs"/>
          <w:rtl/>
        </w:rPr>
      </w:pPr>
    </w:p>
    <w:p w14:paraId="1FF38979" w14:textId="77777777" w:rsidR="00000000" w:rsidRDefault="007C71EE">
      <w:pPr>
        <w:pStyle w:val="a"/>
        <w:rPr>
          <w:rFonts w:hint="cs"/>
          <w:rtl/>
        </w:rPr>
      </w:pPr>
      <w:r>
        <w:rPr>
          <w:rFonts w:hint="cs"/>
          <w:rtl/>
        </w:rPr>
        <w:t>זה פשוט פשע. ומי הצביע? כל חברי הקואליציה בוועדת הכספים, לרבות ראש שדולת הגמלאים.</w:t>
      </w:r>
    </w:p>
    <w:p w14:paraId="5CEDAB37" w14:textId="77777777" w:rsidR="00000000" w:rsidRDefault="007C71EE">
      <w:pPr>
        <w:pStyle w:val="a"/>
        <w:rPr>
          <w:rFonts w:hint="cs"/>
          <w:rtl/>
        </w:rPr>
      </w:pPr>
    </w:p>
    <w:p w14:paraId="24CE4907" w14:textId="77777777" w:rsidR="00000000" w:rsidRDefault="007C71EE">
      <w:pPr>
        <w:pStyle w:val="SpeakerCon"/>
        <w:rPr>
          <w:rtl/>
        </w:rPr>
      </w:pPr>
      <w:bookmarkStart w:id="2142" w:name="FS000000505T28_05_2003_08_51_43C"/>
      <w:bookmarkEnd w:id="2142"/>
      <w:r>
        <w:rPr>
          <w:rtl/>
        </w:rPr>
        <w:t>אבשלום וילן (מרצ):</w:t>
      </w:r>
    </w:p>
    <w:p w14:paraId="18D4688A" w14:textId="77777777" w:rsidR="00000000" w:rsidRDefault="007C71EE">
      <w:pPr>
        <w:pStyle w:val="a"/>
        <w:rPr>
          <w:rtl/>
        </w:rPr>
      </w:pPr>
    </w:p>
    <w:p w14:paraId="27BB2531" w14:textId="77777777" w:rsidR="00000000" w:rsidRDefault="007C71EE">
      <w:pPr>
        <w:pStyle w:val="a"/>
        <w:rPr>
          <w:rFonts w:hint="cs"/>
          <w:rtl/>
        </w:rPr>
      </w:pPr>
      <w:r>
        <w:rPr>
          <w:rFonts w:hint="cs"/>
          <w:rtl/>
        </w:rPr>
        <w:t>- - שעבר חוק הקובע, שאם יש אשה שמרוויחה הרבה ובעל שמרוויח מעט, והיא חס וחלילה הולכת לעו</w:t>
      </w:r>
      <w:r>
        <w:rPr>
          <w:rFonts w:hint="cs"/>
          <w:rtl/>
        </w:rPr>
        <w:t>למה, האלמן לא יכול לקבל את הקצבה של אשתו? למה? זאת חברה של ימי הביניים. הכנסת תיקנה את זה. בא האוצר ושינה את זה. אתה שואל את חברי הכנסת של שינוי: ש"ס כבר מצביעים בעד זה, גם הם מבינים שגם אלמן צריך לקבל את קצבת השאירים של אשתו, גם אם היא הרוויחה הרבה, ואנשי</w:t>
      </w:r>
      <w:r>
        <w:rPr>
          <w:rFonts w:hint="cs"/>
          <w:rtl/>
        </w:rPr>
        <w:t xml:space="preserve"> שינוי, מפלגת מעמד הביניים, מפלגה מתקדמת המייצגת את צפון תל-אביב, את השכבות הכי חזקות, מרימה ידיים, שתי אצבעות של חברי שינוי מתרוממות בוועדת הכספים לחוק הכי אנכרוניסטי שקיים. והציבור שומע ושואל: הזאת שינוי שלה ייחלנו?</w:t>
      </w:r>
    </w:p>
    <w:p w14:paraId="518E7EF9" w14:textId="77777777" w:rsidR="00000000" w:rsidRDefault="007C71EE">
      <w:pPr>
        <w:pStyle w:val="a"/>
        <w:rPr>
          <w:rFonts w:hint="cs"/>
          <w:rtl/>
        </w:rPr>
      </w:pPr>
    </w:p>
    <w:p w14:paraId="62A9FCCF" w14:textId="77777777" w:rsidR="00000000" w:rsidRDefault="007C71EE">
      <w:pPr>
        <w:pStyle w:val="a"/>
        <w:rPr>
          <w:rFonts w:hint="cs"/>
          <w:rtl/>
        </w:rPr>
      </w:pPr>
      <w:r>
        <w:rPr>
          <w:rFonts w:hint="cs"/>
          <w:rtl/>
        </w:rPr>
        <w:t>אדוני היושב-ראש, ברשותך, אני עכשיו אס</w:t>
      </w:r>
      <w:r>
        <w:rPr>
          <w:rFonts w:hint="cs"/>
          <w:rtl/>
        </w:rPr>
        <w:t>יים, זמני תם, אבל הדוגמאות הן עוד רבות מספור. אמשיך פה עד להצבעה עצמה. תודה, אדוני.</w:t>
      </w:r>
    </w:p>
    <w:p w14:paraId="2E546FAF" w14:textId="77777777" w:rsidR="00000000" w:rsidRDefault="007C71EE">
      <w:pPr>
        <w:pStyle w:val="a"/>
        <w:rPr>
          <w:rFonts w:hint="cs"/>
          <w:rtl/>
        </w:rPr>
      </w:pPr>
    </w:p>
    <w:p w14:paraId="784D6849" w14:textId="77777777" w:rsidR="00000000" w:rsidRDefault="007C71EE">
      <w:pPr>
        <w:pStyle w:val="ad"/>
        <w:rPr>
          <w:rtl/>
        </w:rPr>
      </w:pPr>
      <w:r>
        <w:rPr>
          <w:rtl/>
        </w:rPr>
        <w:t>היו"ר משה כחלון:</w:t>
      </w:r>
    </w:p>
    <w:p w14:paraId="4CA69EF2" w14:textId="77777777" w:rsidR="00000000" w:rsidRDefault="007C71EE">
      <w:pPr>
        <w:pStyle w:val="a"/>
        <w:rPr>
          <w:rtl/>
        </w:rPr>
      </w:pPr>
    </w:p>
    <w:p w14:paraId="2F2C8F71" w14:textId="77777777" w:rsidR="00000000" w:rsidRDefault="007C71EE">
      <w:pPr>
        <w:pStyle w:val="a"/>
        <w:rPr>
          <w:rFonts w:hint="cs"/>
          <w:rtl/>
        </w:rPr>
      </w:pPr>
      <w:r>
        <w:rPr>
          <w:rFonts w:hint="cs"/>
          <w:rtl/>
        </w:rPr>
        <w:t>תודה רבה. חבר הכנסת מאיר פרוש, בבקשה.</w:t>
      </w:r>
    </w:p>
    <w:p w14:paraId="5B87C09C" w14:textId="77777777" w:rsidR="00000000" w:rsidRDefault="007C71EE">
      <w:pPr>
        <w:pStyle w:val="a"/>
        <w:rPr>
          <w:rFonts w:hint="cs"/>
          <w:rtl/>
        </w:rPr>
      </w:pPr>
    </w:p>
    <w:p w14:paraId="01F5035B" w14:textId="77777777" w:rsidR="00000000" w:rsidRDefault="007C71EE">
      <w:pPr>
        <w:pStyle w:val="ac"/>
        <w:rPr>
          <w:rtl/>
        </w:rPr>
      </w:pPr>
      <w:r>
        <w:rPr>
          <w:rFonts w:hint="eastAsia"/>
          <w:rtl/>
        </w:rPr>
        <w:t>אילן</w:t>
      </w:r>
      <w:r>
        <w:rPr>
          <w:rtl/>
        </w:rPr>
        <w:t xml:space="preserve"> ליבוביץ (שינוי):</w:t>
      </w:r>
    </w:p>
    <w:p w14:paraId="2F8E7601" w14:textId="77777777" w:rsidR="00000000" w:rsidRDefault="007C71EE">
      <w:pPr>
        <w:pStyle w:val="a"/>
        <w:rPr>
          <w:rFonts w:hint="cs"/>
          <w:rtl/>
        </w:rPr>
      </w:pPr>
    </w:p>
    <w:p w14:paraId="0751C3D5" w14:textId="77777777" w:rsidR="00000000" w:rsidRDefault="007C71EE">
      <w:pPr>
        <w:pStyle w:val="a"/>
        <w:rPr>
          <w:rFonts w:hint="cs"/>
          <w:rtl/>
        </w:rPr>
      </w:pPr>
      <w:r>
        <w:rPr>
          <w:rFonts w:hint="cs"/>
          <w:rtl/>
        </w:rPr>
        <w:t>אלה צועקים כל הזמן ונשארים באופוזיציה.</w:t>
      </w:r>
    </w:p>
    <w:p w14:paraId="66D28716" w14:textId="77777777" w:rsidR="00000000" w:rsidRDefault="007C71EE">
      <w:pPr>
        <w:pStyle w:val="a"/>
        <w:rPr>
          <w:rFonts w:hint="cs"/>
          <w:rtl/>
        </w:rPr>
      </w:pPr>
    </w:p>
    <w:p w14:paraId="3595467D" w14:textId="77777777" w:rsidR="00000000" w:rsidRDefault="007C71EE">
      <w:pPr>
        <w:pStyle w:val="ac"/>
        <w:rPr>
          <w:rtl/>
        </w:rPr>
      </w:pPr>
      <w:r>
        <w:rPr>
          <w:rFonts w:hint="eastAsia"/>
          <w:rtl/>
        </w:rPr>
        <w:t>אבשלום</w:t>
      </w:r>
      <w:r>
        <w:rPr>
          <w:rtl/>
        </w:rPr>
        <w:t xml:space="preserve"> וילן (מרצ):</w:t>
      </w:r>
    </w:p>
    <w:p w14:paraId="3ABDE7AD" w14:textId="77777777" w:rsidR="00000000" w:rsidRDefault="007C71EE">
      <w:pPr>
        <w:pStyle w:val="a"/>
        <w:rPr>
          <w:rFonts w:hint="cs"/>
          <w:rtl/>
        </w:rPr>
      </w:pPr>
    </w:p>
    <w:p w14:paraId="226DAF84" w14:textId="77777777" w:rsidR="00000000" w:rsidRDefault="007C71EE">
      <w:pPr>
        <w:pStyle w:val="a"/>
        <w:rPr>
          <w:rFonts w:hint="cs"/>
          <w:rtl/>
        </w:rPr>
      </w:pPr>
      <w:r>
        <w:rPr>
          <w:rFonts w:hint="cs"/>
          <w:rtl/>
        </w:rPr>
        <w:t>אל תשכח שהגלגל מתהפך.</w:t>
      </w:r>
    </w:p>
    <w:p w14:paraId="64F3225C" w14:textId="77777777" w:rsidR="00000000" w:rsidRDefault="007C71EE">
      <w:pPr>
        <w:pStyle w:val="a"/>
        <w:rPr>
          <w:rFonts w:hint="cs"/>
          <w:rtl/>
        </w:rPr>
      </w:pPr>
    </w:p>
    <w:p w14:paraId="5E7A013B" w14:textId="77777777" w:rsidR="00000000" w:rsidRDefault="007C71EE">
      <w:pPr>
        <w:pStyle w:val="ac"/>
        <w:rPr>
          <w:rtl/>
        </w:rPr>
      </w:pPr>
      <w:r>
        <w:rPr>
          <w:rFonts w:hint="eastAsia"/>
          <w:rtl/>
        </w:rPr>
        <w:t>אילן</w:t>
      </w:r>
      <w:r>
        <w:rPr>
          <w:rtl/>
        </w:rPr>
        <w:t xml:space="preserve"> ליב</w:t>
      </w:r>
      <w:r>
        <w:rPr>
          <w:rtl/>
        </w:rPr>
        <w:t>וביץ (שינוי):</w:t>
      </w:r>
    </w:p>
    <w:p w14:paraId="098E1E29" w14:textId="77777777" w:rsidR="00000000" w:rsidRDefault="007C71EE">
      <w:pPr>
        <w:pStyle w:val="a"/>
        <w:rPr>
          <w:rFonts w:hint="cs"/>
          <w:rtl/>
        </w:rPr>
      </w:pPr>
    </w:p>
    <w:p w14:paraId="2C27C9B0" w14:textId="77777777" w:rsidR="00000000" w:rsidRDefault="007C71EE">
      <w:pPr>
        <w:pStyle w:val="a"/>
        <w:rPr>
          <w:rFonts w:hint="cs"/>
          <w:rtl/>
        </w:rPr>
      </w:pPr>
      <w:r>
        <w:rPr>
          <w:rFonts w:hint="cs"/>
          <w:rtl/>
        </w:rPr>
        <w:t>הוא רק שכח שאם האצבעות שלנו לא היו מתרוממות, לא היתה עוברת מפת הדרכים.</w:t>
      </w:r>
    </w:p>
    <w:p w14:paraId="0D7120A9" w14:textId="77777777" w:rsidR="00000000" w:rsidRDefault="007C71EE">
      <w:pPr>
        <w:pStyle w:val="a"/>
        <w:rPr>
          <w:rFonts w:hint="cs"/>
          <w:rtl/>
        </w:rPr>
      </w:pPr>
    </w:p>
    <w:p w14:paraId="47FE9DF4" w14:textId="77777777" w:rsidR="00000000" w:rsidRDefault="007C71EE">
      <w:pPr>
        <w:pStyle w:val="ac"/>
        <w:rPr>
          <w:rtl/>
        </w:rPr>
      </w:pPr>
      <w:r>
        <w:rPr>
          <w:rFonts w:hint="eastAsia"/>
          <w:rtl/>
        </w:rPr>
        <w:t>אבשלום</w:t>
      </w:r>
      <w:r>
        <w:rPr>
          <w:rtl/>
        </w:rPr>
        <w:t xml:space="preserve"> וילן (מרצ):</w:t>
      </w:r>
    </w:p>
    <w:p w14:paraId="0DFE7A14" w14:textId="77777777" w:rsidR="00000000" w:rsidRDefault="007C71EE">
      <w:pPr>
        <w:pStyle w:val="a"/>
        <w:rPr>
          <w:rFonts w:hint="cs"/>
          <w:rtl/>
        </w:rPr>
      </w:pPr>
    </w:p>
    <w:p w14:paraId="769DFBF9" w14:textId="77777777" w:rsidR="00000000" w:rsidRDefault="007C71EE">
      <w:pPr>
        <w:pStyle w:val="a"/>
        <w:rPr>
          <w:rFonts w:hint="cs"/>
          <w:rtl/>
        </w:rPr>
      </w:pPr>
      <w:r>
        <w:rPr>
          <w:rFonts w:hint="cs"/>
          <w:rtl/>
        </w:rPr>
        <w:t>מודי זנדברג הוא באמת יונה צחורה.</w:t>
      </w:r>
    </w:p>
    <w:p w14:paraId="25D86DD4" w14:textId="77777777" w:rsidR="00000000" w:rsidRDefault="007C71EE">
      <w:pPr>
        <w:pStyle w:val="a"/>
        <w:rPr>
          <w:rFonts w:hint="cs"/>
          <w:rtl/>
        </w:rPr>
      </w:pPr>
    </w:p>
    <w:p w14:paraId="7AFA26EB" w14:textId="77777777" w:rsidR="00000000" w:rsidRDefault="007C71EE">
      <w:pPr>
        <w:pStyle w:val="Speaker"/>
        <w:rPr>
          <w:rtl/>
        </w:rPr>
      </w:pPr>
      <w:bookmarkStart w:id="2143" w:name="FS000000563T28_05_2003_08_56_11"/>
      <w:bookmarkEnd w:id="2143"/>
      <w:r>
        <w:rPr>
          <w:rFonts w:hint="eastAsia"/>
          <w:rtl/>
        </w:rPr>
        <w:t>מאיר</w:t>
      </w:r>
      <w:r>
        <w:rPr>
          <w:rtl/>
        </w:rPr>
        <w:t xml:space="preserve"> פרוש (יהדות התורה):</w:t>
      </w:r>
    </w:p>
    <w:p w14:paraId="69B3FB75" w14:textId="77777777" w:rsidR="00000000" w:rsidRDefault="007C71EE">
      <w:pPr>
        <w:pStyle w:val="a"/>
        <w:rPr>
          <w:rFonts w:hint="cs"/>
          <w:rtl/>
        </w:rPr>
      </w:pPr>
    </w:p>
    <w:p w14:paraId="38C29B89" w14:textId="77777777" w:rsidR="00000000" w:rsidRDefault="007C71EE">
      <w:pPr>
        <w:pStyle w:val="a"/>
        <w:rPr>
          <w:rFonts w:hint="cs"/>
          <w:rtl/>
        </w:rPr>
      </w:pPr>
      <w:r>
        <w:rPr>
          <w:rFonts w:hint="cs"/>
          <w:rtl/>
        </w:rPr>
        <w:t>אדוני היושב-ראש, חברי חברי הכנסת, בעצם הכול התחיל בהסכם שנעשה בין הליכוד, שינוי ומפד"ל. ה</w:t>
      </w:r>
      <w:r>
        <w:rPr>
          <w:rFonts w:hint="cs"/>
          <w:rtl/>
        </w:rPr>
        <w:t xml:space="preserve">כול </w:t>
      </w:r>
      <w:r>
        <w:rPr>
          <w:rtl/>
        </w:rPr>
        <w:t>–</w:t>
      </w:r>
      <w:r>
        <w:rPr>
          <w:rFonts w:hint="cs"/>
          <w:rtl/>
        </w:rPr>
        <w:t xml:space="preserve"> הכוונה בנושאים שאני רוצה להעלות עכשיו.</w:t>
      </w:r>
    </w:p>
    <w:p w14:paraId="1CD59D0E" w14:textId="77777777" w:rsidR="00000000" w:rsidRDefault="007C71EE">
      <w:pPr>
        <w:pStyle w:val="a"/>
        <w:rPr>
          <w:rFonts w:hint="cs"/>
          <w:rtl/>
        </w:rPr>
      </w:pPr>
    </w:p>
    <w:p w14:paraId="49F6E419" w14:textId="77777777" w:rsidR="00000000" w:rsidRDefault="007C71EE">
      <w:pPr>
        <w:pStyle w:val="a"/>
        <w:rPr>
          <w:rFonts w:hint="cs"/>
          <w:rtl/>
        </w:rPr>
      </w:pPr>
      <w:r>
        <w:rPr>
          <w:rFonts w:hint="cs"/>
          <w:rtl/>
        </w:rPr>
        <w:t xml:space="preserve">אני מחזיק בידי הסכם שנעשה בין הליכוד, שינוי ומפד"ל. הסעיף הראשון מדבר על כך  ש"מוסכם עקרונית שמשרד הדתות יפסיק להתקיים  כמשרד עצמאי עם הקמת הממשלה והוא יסופח למשרד ראש הממשלה". </w:t>
      </w:r>
    </w:p>
    <w:p w14:paraId="1F996DE6" w14:textId="77777777" w:rsidR="00000000" w:rsidRDefault="007C71EE">
      <w:pPr>
        <w:pStyle w:val="a"/>
        <w:rPr>
          <w:rFonts w:hint="cs"/>
          <w:rtl/>
        </w:rPr>
      </w:pPr>
    </w:p>
    <w:p w14:paraId="5C19C9B9" w14:textId="77777777" w:rsidR="00000000" w:rsidRDefault="007C71EE">
      <w:pPr>
        <w:pStyle w:val="ac"/>
        <w:rPr>
          <w:rtl/>
        </w:rPr>
      </w:pPr>
      <w:r>
        <w:rPr>
          <w:rFonts w:hint="eastAsia"/>
          <w:rtl/>
        </w:rPr>
        <w:t>שלום</w:t>
      </w:r>
      <w:r>
        <w:rPr>
          <w:rtl/>
        </w:rPr>
        <w:t xml:space="preserve"> שמחון (העבודה-מימד):</w:t>
      </w:r>
    </w:p>
    <w:p w14:paraId="645CAEBF" w14:textId="77777777" w:rsidR="00000000" w:rsidRDefault="007C71EE">
      <w:pPr>
        <w:pStyle w:val="a"/>
        <w:rPr>
          <w:rFonts w:hint="cs"/>
          <w:rtl/>
        </w:rPr>
      </w:pPr>
    </w:p>
    <w:p w14:paraId="52A8CED8" w14:textId="77777777" w:rsidR="00000000" w:rsidRDefault="007C71EE">
      <w:pPr>
        <w:pStyle w:val="a"/>
        <w:rPr>
          <w:rFonts w:hint="cs"/>
          <w:rtl/>
        </w:rPr>
      </w:pPr>
      <w:r>
        <w:rPr>
          <w:rFonts w:hint="cs"/>
          <w:rtl/>
        </w:rPr>
        <w:t>כל ע</w:t>
      </w:r>
      <w:r>
        <w:rPr>
          <w:rFonts w:hint="cs"/>
          <w:rtl/>
        </w:rPr>
        <w:t>וד שינוי בממשלה, המשרד הזה יישאר הרבה זמן.</w:t>
      </w:r>
    </w:p>
    <w:p w14:paraId="31141F2B" w14:textId="77777777" w:rsidR="00000000" w:rsidRDefault="007C71EE">
      <w:pPr>
        <w:pStyle w:val="a"/>
        <w:rPr>
          <w:rFonts w:hint="cs"/>
          <w:rtl/>
        </w:rPr>
      </w:pPr>
    </w:p>
    <w:p w14:paraId="6BFC8145" w14:textId="77777777" w:rsidR="00000000" w:rsidRDefault="007C71EE">
      <w:pPr>
        <w:pStyle w:val="ac"/>
        <w:rPr>
          <w:rtl/>
        </w:rPr>
      </w:pPr>
      <w:bookmarkStart w:id="2144" w:name="FS000000563T28_05_2003_09_02_10C"/>
      <w:bookmarkEnd w:id="2144"/>
      <w:r>
        <w:rPr>
          <w:rFonts w:hint="eastAsia"/>
          <w:rtl/>
        </w:rPr>
        <w:t>יצחק</w:t>
      </w:r>
      <w:r>
        <w:rPr>
          <w:rtl/>
        </w:rPr>
        <w:t xml:space="preserve"> הרצוג (העבודה-מימד):</w:t>
      </w:r>
    </w:p>
    <w:p w14:paraId="50F82D4D" w14:textId="77777777" w:rsidR="00000000" w:rsidRDefault="007C71EE">
      <w:pPr>
        <w:pStyle w:val="a"/>
        <w:rPr>
          <w:rFonts w:hint="cs"/>
          <w:rtl/>
        </w:rPr>
      </w:pPr>
    </w:p>
    <w:p w14:paraId="5BEEB8EA" w14:textId="77777777" w:rsidR="00000000" w:rsidRDefault="007C71EE">
      <w:pPr>
        <w:pStyle w:val="a"/>
        <w:rPr>
          <w:rFonts w:hint="cs"/>
          <w:rtl/>
        </w:rPr>
      </w:pPr>
      <w:r>
        <w:rPr>
          <w:rFonts w:hint="cs"/>
          <w:rtl/>
        </w:rPr>
        <w:t>גם את חוק טל הם לא מבטלים.</w:t>
      </w:r>
    </w:p>
    <w:p w14:paraId="7038CFF5" w14:textId="77777777" w:rsidR="00000000" w:rsidRDefault="007C71EE">
      <w:pPr>
        <w:pStyle w:val="a"/>
        <w:rPr>
          <w:rFonts w:hint="cs"/>
          <w:rtl/>
        </w:rPr>
      </w:pPr>
    </w:p>
    <w:p w14:paraId="4E8ED9DF" w14:textId="77777777" w:rsidR="00000000" w:rsidRDefault="007C71EE">
      <w:pPr>
        <w:pStyle w:val="ac"/>
        <w:rPr>
          <w:rtl/>
        </w:rPr>
      </w:pPr>
      <w:r>
        <w:rPr>
          <w:rFonts w:hint="eastAsia"/>
          <w:rtl/>
        </w:rPr>
        <w:t>אילן</w:t>
      </w:r>
      <w:r>
        <w:rPr>
          <w:rtl/>
        </w:rPr>
        <w:t xml:space="preserve"> ליבוביץ (שינוי):</w:t>
      </w:r>
    </w:p>
    <w:p w14:paraId="59492131" w14:textId="77777777" w:rsidR="00000000" w:rsidRDefault="007C71EE">
      <w:pPr>
        <w:pStyle w:val="a"/>
        <w:rPr>
          <w:rFonts w:hint="cs"/>
          <w:rtl/>
        </w:rPr>
      </w:pPr>
    </w:p>
    <w:p w14:paraId="658B4531" w14:textId="77777777" w:rsidR="00000000" w:rsidRDefault="007C71EE">
      <w:pPr>
        <w:pStyle w:val="a"/>
        <w:rPr>
          <w:rFonts w:hint="cs"/>
          <w:rtl/>
        </w:rPr>
      </w:pPr>
      <w:r>
        <w:rPr>
          <w:rFonts w:hint="cs"/>
          <w:rtl/>
        </w:rPr>
        <w:t>חכה, חכה.</w:t>
      </w:r>
    </w:p>
    <w:p w14:paraId="2AEA5453" w14:textId="77777777" w:rsidR="00000000" w:rsidRDefault="007C71EE">
      <w:pPr>
        <w:pStyle w:val="a"/>
        <w:rPr>
          <w:rFonts w:hint="cs"/>
          <w:rtl/>
        </w:rPr>
      </w:pPr>
    </w:p>
    <w:p w14:paraId="7AB1C0BA" w14:textId="77777777" w:rsidR="00000000" w:rsidRDefault="007C71EE">
      <w:pPr>
        <w:pStyle w:val="SpeakerCon"/>
        <w:rPr>
          <w:rtl/>
        </w:rPr>
      </w:pPr>
      <w:r>
        <w:rPr>
          <w:rtl/>
        </w:rPr>
        <w:t>מאיר פרוש (יהדות התורה):</w:t>
      </w:r>
    </w:p>
    <w:p w14:paraId="103B91D7" w14:textId="77777777" w:rsidR="00000000" w:rsidRDefault="007C71EE">
      <w:pPr>
        <w:pStyle w:val="a"/>
        <w:rPr>
          <w:rFonts w:hint="cs"/>
          <w:rtl/>
        </w:rPr>
      </w:pPr>
    </w:p>
    <w:p w14:paraId="585698BB" w14:textId="77777777" w:rsidR="00000000" w:rsidRDefault="007C71EE">
      <w:pPr>
        <w:pStyle w:val="a"/>
        <w:rPr>
          <w:rFonts w:hint="cs"/>
          <w:rtl/>
        </w:rPr>
      </w:pPr>
      <w:r>
        <w:rPr>
          <w:rFonts w:hint="cs"/>
          <w:rtl/>
        </w:rPr>
        <w:t>כמו שאומר חבר הכנסת שמחון, נכון שנחתם הסכם קואליציוני ונאמר בו שמשרד הדתות יפסיק להתקיים כמשרד עצ</w:t>
      </w:r>
      <w:r>
        <w:rPr>
          <w:rFonts w:hint="cs"/>
          <w:rtl/>
        </w:rPr>
        <w:t>מאי ויסופח למשרד ראש הממשלה. אומנם מנכ"ל משרד ראש הממשלה עשה שרירים ולא נתן לסגן השר יצחק לוי לבוא למשרד הדתות, אבל מנכ"ל משרד ראש הממשלה המפוטר הביא מהר מאוד לכך שאומנם חתמו על הסכם, אבל זה היה לצורך הנייר, כדי להכניס את שינוי לממשלה, אבל יש היום משרד הדת</w:t>
      </w:r>
      <w:r>
        <w:rPr>
          <w:rFonts w:hint="cs"/>
          <w:rtl/>
        </w:rPr>
        <w:t xml:space="preserve">ות. </w:t>
      </w:r>
    </w:p>
    <w:p w14:paraId="0D2E1D8C" w14:textId="77777777" w:rsidR="00000000" w:rsidRDefault="007C71EE">
      <w:pPr>
        <w:pStyle w:val="a"/>
        <w:rPr>
          <w:rFonts w:hint="cs"/>
          <w:rtl/>
        </w:rPr>
      </w:pPr>
      <w:bookmarkStart w:id="2145" w:name="FS000000563T28_05_2003_08_59_59C"/>
      <w:bookmarkEnd w:id="2145"/>
    </w:p>
    <w:p w14:paraId="3D302EA5" w14:textId="77777777" w:rsidR="00000000" w:rsidRDefault="007C71EE">
      <w:pPr>
        <w:pStyle w:val="ac"/>
        <w:rPr>
          <w:rtl/>
        </w:rPr>
      </w:pPr>
      <w:r>
        <w:rPr>
          <w:rFonts w:hint="eastAsia"/>
          <w:rtl/>
        </w:rPr>
        <w:t>שלום</w:t>
      </w:r>
      <w:r>
        <w:rPr>
          <w:rtl/>
        </w:rPr>
        <w:t xml:space="preserve"> שמחון (העבודה-מימד):</w:t>
      </w:r>
    </w:p>
    <w:p w14:paraId="7C7A3EEA" w14:textId="77777777" w:rsidR="00000000" w:rsidRDefault="007C71EE">
      <w:pPr>
        <w:pStyle w:val="a"/>
        <w:rPr>
          <w:rFonts w:hint="cs"/>
          <w:rtl/>
        </w:rPr>
      </w:pPr>
    </w:p>
    <w:p w14:paraId="78CC8214" w14:textId="77777777" w:rsidR="00000000" w:rsidRDefault="007C71EE">
      <w:pPr>
        <w:pStyle w:val="a"/>
        <w:rPr>
          <w:rFonts w:hint="cs"/>
          <w:rtl/>
        </w:rPr>
      </w:pPr>
      <w:r>
        <w:rPr>
          <w:rFonts w:hint="cs"/>
          <w:rtl/>
        </w:rPr>
        <w:t>שמיר כבר אמר פעם, שאפשר לעשות מהדבר הזה עפיפון.</w:t>
      </w:r>
    </w:p>
    <w:p w14:paraId="58A728D5" w14:textId="77777777" w:rsidR="00000000" w:rsidRDefault="007C71EE">
      <w:pPr>
        <w:pStyle w:val="a"/>
        <w:rPr>
          <w:rFonts w:hint="cs"/>
          <w:rtl/>
        </w:rPr>
      </w:pPr>
    </w:p>
    <w:p w14:paraId="1FD65F0E" w14:textId="77777777" w:rsidR="00000000" w:rsidRDefault="007C71EE">
      <w:pPr>
        <w:pStyle w:val="SpeakerCon"/>
        <w:rPr>
          <w:rtl/>
        </w:rPr>
      </w:pPr>
      <w:bookmarkStart w:id="2146" w:name="FS000000563T28_05_2003_09_00_39C"/>
      <w:bookmarkEnd w:id="2146"/>
      <w:r>
        <w:rPr>
          <w:rtl/>
        </w:rPr>
        <w:t>מאיר פרוש (יהדות התורה):</w:t>
      </w:r>
    </w:p>
    <w:p w14:paraId="7E09503C" w14:textId="77777777" w:rsidR="00000000" w:rsidRDefault="007C71EE">
      <w:pPr>
        <w:pStyle w:val="a"/>
        <w:rPr>
          <w:rtl/>
        </w:rPr>
      </w:pPr>
    </w:p>
    <w:p w14:paraId="4657F7D2" w14:textId="77777777" w:rsidR="00000000" w:rsidRDefault="007C71EE">
      <w:pPr>
        <w:pStyle w:val="a"/>
        <w:rPr>
          <w:rFonts w:hint="cs"/>
          <w:rtl/>
        </w:rPr>
      </w:pPr>
      <w:r>
        <w:rPr>
          <w:rFonts w:hint="cs"/>
          <w:rtl/>
        </w:rPr>
        <w:t>וסגן השר יצחק לוי מופיע מדי יום במשרד הדתות, והמשרד עצמו מתקיים.</w:t>
      </w:r>
    </w:p>
    <w:p w14:paraId="37CB0E07" w14:textId="77777777" w:rsidR="00000000" w:rsidRDefault="007C71EE">
      <w:pPr>
        <w:pStyle w:val="a"/>
        <w:rPr>
          <w:rFonts w:hint="cs"/>
          <w:rtl/>
        </w:rPr>
      </w:pPr>
    </w:p>
    <w:p w14:paraId="03E5FB1D" w14:textId="77777777" w:rsidR="00000000" w:rsidRDefault="007C71EE">
      <w:pPr>
        <w:pStyle w:val="ac"/>
        <w:rPr>
          <w:rtl/>
        </w:rPr>
      </w:pPr>
      <w:r>
        <w:rPr>
          <w:rFonts w:hint="eastAsia"/>
          <w:rtl/>
        </w:rPr>
        <w:t>יעקב</w:t>
      </w:r>
      <w:r>
        <w:rPr>
          <w:rtl/>
        </w:rPr>
        <w:t xml:space="preserve"> מרגי (ש"ס):</w:t>
      </w:r>
    </w:p>
    <w:p w14:paraId="28DF2F79" w14:textId="77777777" w:rsidR="00000000" w:rsidRDefault="007C71EE">
      <w:pPr>
        <w:pStyle w:val="a"/>
        <w:rPr>
          <w:rFonts w:hint="cs"/>
          <w:rtl/>
        </w:rPr>
      </w:pPr>
    </w:p>
    <w:p w14:paraId="152D07AE" w14:textId="77777777" w:rsidR="00000000" w:rsidRDefault="007C71EE">
      <w:pPr>
        <w:pStyle w:val="a"/>
        <w:rPr>
          <w:rFonts w:hint="cs"/>
          <w:rtl/>
        </w:rPr>
      </w:pPr>
      <w:r>
        <w:rPr>
          <w:rFonts w:hint="cs"/>
          <w:rtl/>
        </w:rPr>
        <w:t>ויש גם מינויים.</w:t>
      </w:r>
    </w:p>
    <w:p w14:paraId="7B8C6610" w14:textId="77777777" w:rsidR="00000000" w:rsidRDefault="007C71EE">
      <w:pPr>
        <w:pStyle w:val="a"/>
        <w:rPr>
          <w:rFonts w:hint="cs"/>
          <w:rtl/>
        </w:rPr>
      </w:pPr>
    </w:p>
    <w:p w14:paraId="54347B6F" w14:textId="77777777" w:rsidR="00000000" w:rsidRDefault="007C71EE">
      <w:pPr>
        <w:pStyle w:val="SpeakerCon"/>
        <w:rPr>
          <w:rtl/>
        </w:rPr>
      </w:pPr>
      <w:bookmarkStart w:id="2147" w:name="FS000000563T28_05_2003_09_01_05C"/>
      <w:bookmarkEnd w:id="2147"/>
      <w:r>
        <w:rPr>
          <w:rtl/>
        </w:rPr>
        <w:t>מאיר פרוש (יהדות התורה):</w:t>
      </w:r>
    </w:p>
    <w:p w14:paraId="7C702278" w14:textId="77777777" w:rsidR="00000000" w:rsidRDefault="007C71EE">
      <w:pPr>
        <w:pStyle w:val="a"/>
        <w:rPr>
          <w:rtl/>
        </w:rPr>
      </w:pPr>
    </w:p>
    <w:p w14:paraId="74E74AEE" w14:textId="77777777" w:rsidR="00000000" w:rsidRDefault="007C71EE">
      <w:pPr>
        <w:pStyle w:val="a"/>
        <w:rPr>
          <w:rFonts w:hint="cs"/>
          <w:rtl/>
        </w:rPr>
      </w:pPr>
      <w:r>
        <w:rPr>
          <w:rFonts w:hint="cs"/>
          <w:rtl/>
        </w:rPr>
        <w:t xml:space="preserve">יש גם מינויים כנראה. </w:t>
      </w:r>
      <w:r>
        <w:rPr>
          <w:rFonts w:hint="cs"/>
          <w:rtl/>
        </w:rPr>
        <w:t xml:space="preserve">אני לא עוקב כל כך. אבל הכול התחיל בהסכם קואליציוני, מסמך עקרונות, ששינוי בפנים, בתוך הממשלה. עוד מעט אתייחס שוב להסכם הזה. </w:t>
      </w:r>
    </w:p>
    <w:p w14:paraId="683277AE" w14:textId="77777777" w:rsidR="00000000" w:rsidRDefault="007C71EE">
      <w:pPr>
        <w:pStyle w:val="a"/>
        <w:rPr>
          <w:rFonts w:hint="cs"/>
          <w:rtl/>
        </w:rPr>
      </w:pPr>
    </w:p>
    <w:p w14:paraId="73264BB7" w14:textId="77777777" w:rsidR="00000000" w:rsidRDefault="007C71EE">
      <w:pPr>
        <w:pStyle w:val="a"/>
        <w:rPr>
          <w:rFonts w:hint="cs"/>
          <w:rtl/>
        </w:rPr>
      </w:pPr>
      <w:r>
        <w:rPr>
          <w:rFonts w:hint="cs"/>
          <w:rtl/>
        </w:rPr>
        <w:t xml:space="preserve">מה קורה במשרד הדתות הזה שרצו לבטל אותו? הממשלה, באוסף ההחלטות שהיא קיבלה לקראת הצגת התוכנית הכלכלית במסגרת חוק ההסדרים שמציעים פה, </w:t>
      </w:r>
      <w:r>
        <w:rPr>
          <w:rFonts w:hint="cs"/>
          <w:rtl/>
        </w:rPr>
        <w:t xml:space="preserve">מתוך אותם 985 מיליון שקל, או מתוך אותם 923 מיליון שקל שהיו בתקציב 2002 - הממשלה קיבלה כמה וכמה החלטות, ובסך הכול מהתקציב של 923 מיליון שקל  הממשלה ביקשה לקצץ, תשמעו טוב, 710 מיליון שקל. מי שמתמצא בחשבון יודע, שהסכום הזה הוא 82%. </w:t>
      </w:r>
    </w:p>
    <w:p w14:paraId="1F338ED6" w14:textId="77777777" w:rsidR="00000000" w:rsidRDefault="007C71EE">
      <w:pPr>
        <w:pStyle w:val="a"/>
        <w:rPr>
          <w:rFonts w:hint="cs"/>
          <w:rtl/>
        </w:rPr>
      </w:pPr>
    </w:p>
    <w:p w14:paraId="17FB7C30" w14:textId="77777777" w:rsidR="00000000" w:rsidRDefault="007C71EE">
      <w:pPr>
        <w:pStyle w:val="a"/>
        <w:rPr>
          <w:rFonts w:hint="cs"/>
          <w:rtl/>
        </w:rPr>
      </w:pPr>
      <w:r>
        <w:rPr>
          <w:rFonts w:hint="cs"/>
          <w:rtl/>
        </w:rPr>
        <w:t>ממה מורכבים אותם 710 מילי</w:t>
      </w:r>
      <w:r>
        <w:rPr>
          <w:rFonts w:hint="cs"/>
          <w:rtl/>
        </w:rPr>
        <w:t xml:space="preserve">ון שקל? 104 מיליון שקל כתוצאה מקיצוץ רוחבי של 12%. לאחר מכן, מאחר שמשרד הדתות מדבר על תמיכות, וכל הכספים שמועברים שם הם כספי העברה, באה החלטת הממשלה ואמרה, שגם צריכים לעשות עוד קיצוץ ייחודי של 13%. אותם 13% הם עוד 99 מיליון שקל. כך שאנחנו כבר בהחלטת ממשלה </w:t>
      </w:r>
      <w:r>
        <w:rPr>
          <w:rFonts w:hint="cs"/>
          <w:rtl/>
        </w:rPr>
        <w:t xml:space="preserve">שמדברת על 110 מיליון שקל ועוד 99 מיליון שקל. </w:t>
      </w:r>
    </w:p>
    <w:p w14:paraId="25D80C1D" w14:textId="77777777" w:rsidR="00000000" w:rsidRDefault="007C71EE">
      <w:pPr>
        <w:pStyle w:val="a"/>
        <w:rPr>
          <w:rFonts w:hint="cs"/>
          <w:rtl/>
        </w:rPr>
      </w:pPr>
    </w:p>
    <w:p w14:paraId="6C5583BB" w14:textId="77777777" w:rsidR="00000000" w:rsidRDefault="007C71EE">
      <w:pPr>
        <w:pStyle w:val="a"/>
        <w:rPr>
          <w:rFonts w:hint="cs"/>
          <w:rtl/>
        </w:rPr>
      </w:pPr>
      <w:r>
        <w:rPr>
          <w:rFonts w:hint="cs"/>
          <w:rtl/>
        </w:rPr>
        <w:t xml:space="preserve">אבל זה לא מספיק. כנראה שינוי יודעת שיש הרבה כסף במשרד הדתות. הוגשה עוד הצעה לממשלה: אם יש תלמידים מחוץ-לארץ, מארצות-הברית או מאירופה, שבאים ללמוד כאן בארץ, ומדובר ב=5,842 אברכים ו=5,512 בחורים מעל גיל 18, באה </w:t>
      </w:r>
      <w:r>
        <w:rPr>
          <w:rFonts w:hint="cs"/>
          <w:rtl/>
        </w:rPr>
        <w:t>הממשלה ואמרה: בואו נבטל את התמיכה לאותם תלמידים. הקיצוץ הזה מתבטא ב=69 מיליון שקל.</w:t>
      </w:r>
    </w:p>
    <w:p w14:paraId="27AB9CEA" w14:textId="77777777" w:rsidR="00000000" w:rsidRDefault="007C71EE">
      <w:pPr>
        <w:pStyle w:val="a"/>
        <w:rPr>
          <w:rFonts w:hint="cs"/>
          <w:rtl/>
        </w:rPr>
      </w:pPr>
    </w:p>
    <w:p w14:paraId="7DAF79C5" w14:textId="77777777" w:rsidR="00000000" w:rsidRDefault="007C71EE">
      <w:pPr>
        <w:pStyle w:val="a"/>
        <w:rPr>
          <w:rFonts w:hint="cs"/>
          <w:rtl/>
        </w:rPr>
      </w:pPr>
      <w:r>
        <w:rPr>
          <w:rFonts w:hint="cs"/>
          <w:rtl/>
        </w:rPr>
        <w:t xml:space="preserve">אורח החיים בציבור הדתי מאפשר גם לימודים בקבוצות קטנות יותר, אבל מאחר שיש צורך להכות בחרדים, באה החלטה נוספת של הממשלה לבטל את התמיכות במוסדות שיש בהם פחות </w:t>
      </w:r>
      <w:r>
        <w:rPr>
          <w:rtl/>
        </w:rPr>
        <w:br/>
      </w:r>
      <w:r>
        <w:rPr>
          <w:rFonts w:hint="cs"/>
          <w:rtl/>
        </w:rPr>
        <w:t>מ=100 תלמידים, א</w:t>
      </w:r>
      <w:r>
        <w:rPr>
          <w:rFonts w:hint="cs"/>
          <w:rtl/>
        </w:rPr>
        <w:t>ף שכמעט כל המוסדות של אותם אברכים אחרי הנישואין - בדרך כלל מדובר בקבוצות של 20-30, לפעמים  גם עשרה, אבל בוודאי לא מגיעים ל=100 תלמידים. כדי להפחית עוד 70 מיליון שקל ממשרד הדתות, יש החלטת ממשלה שלא נותנים תמיכה למוסדות שיש להם פחות מ=100 תלמידים.</w:t>
      </w:r>
    </w:p>
    <w:p w14:paraId="4FDF86AF" w14:textId="77777777" w:rsidR="00000000" w:rsidRDefault="007C71EE">
      <w:pPr>
        <w:pStyle w:val="a"/>
        <w:rPr>
          <w:rFonts w:hint="cs"/>
          <w:rtl/>
        </w:rPr>
      </w:pPr>
    </w:p>
    <w:p w14:paraId="4D3EB4D3" w14:textId="77777777" w:rsidR="00000000" w:rsidRDefault="007C71EE">
      <w:pPr>
        <w:pStyle w:val="a"/>
        <w:rPr>
          <w:rFonts w:hint="cs"/>
          <w:rtl/>
        </w:rPr>
      </w:pPr>
      <w:r>
        <w:rPr>
          <w:rFonts w:hint="cs"/>
          <w:rtl/>
        </w:rPr>
        <w:t>ואז באה ה</w:t>
      </w:r>
      <w:r>
        <w:rPr>
          <w:rFonts w:hint="cs"/>
          <w:rtl/>
        </w:rPr>
        <w:t xml:space="preserve">תחכמות נוספת, שלאלה מעל גיל 23 ייתנו רק מחצית מהתמיכה, וזה נותן עוד 129 מיליון שקל. </w:t>
      </w:r>
    </w:p>
    <w:p w14:paraId="79ABE6E7" w14:textId="77777777" w:rsidR="00000000" w:rsidRDefault="007C71EE">
      <w:pPr>
        <w:pStyle w:val="a"/>
        <w:rPr>
          <w:rFonts w:hint="cs"/>
          <w:rtl/>
        </w:rPr>
      </w:pPr>
    </w:p>
    <w:p w14:paraId="52C62D78" w14:textId="77777777" w:rsidR="00000000" w:rsidRDefault="007C71EE">
      <w:pPr>
        <w:pStyle w:val="a"/>
        <w:rPr>
          <w:rFonts w:hint="cs"/>
          <w:rtl/>
        </w:rPr>
      </w:pPr>
      <w:r>
        <w:rPr>
          <w:rFonts w:hint="cs"/>
          <w:rtl/>
        </w:rPr>
        <w:t>מאחר שהרי אותם מוסדות נותנים הדגשה גם על לימודים תורניים, באים עם איזה פלפול משפטי, והטענה היא שיש כפל תמיכות לאותם מוסדות של התלמידים גילאי 14-18, שהרי הם מקבלים ממשרד ה</w:t>
      </w:r>
      <w:r>
        <w:rPr>
          <w:rFonts w:hint="cs"/>
          <w:rtl/>
        </w:rPr>
        <w:t>חינוך כמו כל מוסדות החינוך העל-יסודיים, ומדוע שהם יקבלו גם ממשרד הדתות? לכאורה זה כפל תמיכות, ואז יש החלטת ממשלה שמורידים מהם עוד 239 מיליון שקל.</w:t>
      </w:r>
    </w:p>
    <w:p w14:paraId="17CB30AF" w14:textId="77777777" w:rsidR="00000000" w:rsidRDefault="007C71EE">
      <w:pPr>
        <w:pStyle w:val="a"/>
        <w:rPr>
          <w:rFonts w:hint="cs"/>
          <w:rtl/>
        </w:rPr>
      </w:pPr>
    </w:p>
    <w:p w14:paraId="6917661D" w14:textId="77777777" w:rsidR="00000000" w:rsidRDefault="007C71EE">
      <w:pPr>
        <w:pStyle w:val="a"/>
        <w:rPr>
          <w:rFonts w:hint="cs"/>
          <w:rtl/>
        </w:rPr>
      </w:pPr>
      <w:r>
        <w:rPr>
          <w:rFonts w:hint="cs"/>
          <w:rtl/>
        </w:rPr>
        <w:t xml:space="preserve">אם אני לוקח את אותם 104 + 99 + 69 + 70 + 129 + 239, אני מגיע ל=710 מיליון שקל, כאשר הסך הכול הוא 82%. </w:t>
      </w:r>
    </w:p>
    <w:p w14:paraId="41B55DBF" w14:textId="77777777" w:rsidR="00000000" w:rsidRDefault="007C71EE">
      <w:pPr>
        <w:pStyle w:val="a"/>
        <w:rPr>
          <w:rFonts w:hint="cs"/>
          <w:rtl/>
        </w:rPr>
      </w:pPr>
    </w:p>
    <w:p w14:paraId="65DA41D9" w14:textId="77777777" w:rsidR="00000000" w:rsidRDefault="007C71EE">
      <w:pPr>
        <w:pStyle w:val="ac"/>
        <w:rPr>
          <w:rtl/>
        </w:rPr>
      </w:pPr>
      <w:r>
        <w:rPr>
          <w:rFonts w:hint="eastAsia"/>
          <w:rtl/>
        </w:rPr>
        <w:t>אילן</w:t>
      </w:r>
      <w:r>
        <w:rPr>
          <w:rtl/>
        </w:rPr>
        <w:t xml:space="preserve"> </w:t>
      </w:r>
      <w:r>
        <w:rPr>
          <w:rtl/>
        </w:rPr>
        <w:t>ליבוביץ (שינוי):</w:t>
      </w:r>
    </w:p>
    <w:p w14:paraId="011D1D65" w14:textId="77777777" w:rsidR="00000000" w:rsidRDefault="007C71EE">
      <w:pPr>
        <w:pStyle w:val="a"/>
        <w:rPr>
          <w:rFonts w:hint="cs"/>
          <w:rtl/>
        </w:rPr>
      </w:pPr>
    </w:p>
    <w:p w14:paraId="54FD4CF5" w14:textId="77777777" w:rsidR="00000000" w:rsidRDefault="007C71EE">
      <w:pPr>
        <w:pStyle w:val="a"/>
        <w:rPr>
          <w:rFonts w:hint="cs"/>
          <w:rtl/>
        </w:rPr>
      </w:pPr>
      <w:r>
        <w:rPr>
          <w:rFonts w:hint="cs"/>
          <w:rtl/>
        </w:rPr>
        <w:t>עכשיו אתה מבין למה יסגרו את משרד הדתות? כי לא נשאר שם כסף לפעולות, הכול הולך לתמיכות ולשכר.</w:t>
      </w:r>
    </w:p>
    <w:p w14:paraId="147E45B9" w14:textId="77777777" w:rsidR="00000000" w:rsidRDefault="007C71EE">
      <w:pPr>
        <w:pStyle w:val="a"/>
        <w:rPr>
          <w:rFonts w:hint="cs"/>
          <w:rtl/>
        </w:rPr>
      </w:pPr>
    </w:p>
    <w:p w14:paraId="4B458CAB" w14:textId="77777777" w:rsidR="00000000" w:rsidRDefault="007C71EE">
      <w:pPr>
        <w:pStyle w:val="SpeakerCon"/>
        <w:rPr>
          <w:rtl/>
        </w:rPr>
      </w:pPr>
      <w:bookmarkStart w:id="2148" w:name="FS000000563T28_05_2003_09_15_11C"/>
      <w:bookmarkEnd w:id="2148"/>
      <w:r>
        <w:rPr>
          <w:rtl/>
        </w:rPr>
        <w:t>מאיר פרוש (יהדות התורה):</w:t>
      </w:r>
    </w:p>
    <w:p w14:paraId="46325A61" w14:textId="77777777" w:rsidR="00000000" w:rsidRDefault="007C71EE">
      <w:pPr>
        <w:pStyle w:val="a"/>
        <w:rPr>
          <w:rtl/>
        </w:rPr>
      </w:pPr>
    </w:p>
    <w:p w14:paraId="14C22869" w14:textId="77777777" w:rsidR="00000000" w:rsidRDefault="007C71EE">
      <w:pPr>
        <w:pStyle w:val="a"/>
        <w:rPr>
          <w:rFonts w:hint="cs"/>
          <w:rtl/>
        </w:rPr>
      </w:pPr>
      <w:r>
        <w:rPr>
          <w:rFonts w:hint="cs"/>
          <w:rtl/>
        </w:rPr>
        <w:t>א. ברור לך הרי שמשרד הדתות לא נסגר.</w:t>
      </w:r>
    </w:p>
    <w:p w14:paraId="77951091" w14:textId="77777777" w:rsidR="00000000" w:rsidRDefault="007C71EE">
      <w:pPr>
        <w:pStyle w:val="a"/>
        <w:rPr>
          <w:rFonts w:hint="cs"/>
          <w:rtl/>
        </w:rPr>
      </w:pPr>
    </w:p>
    <w:p w14:paraId="2CA9955F" w14:textId="77777777" w:rsidR="00000000" w:rsidRDefault="007C71EE">
      <w:pPr>
        <w:pStyle w:val="ac"/>
        <w:rPr>
          <w:rtl/>
        </w:rPr>
      </w:pPr>
      <w:r>
        <w:rPr>
          <w:rFonts w:hint="eastAsia"/>
          <w:rtl/>
        </w:rPr>
        <w:t>אילן</w:t>
      </w:r>
      <w:r>
        <w:rPr>
          <w:rtl/>
        </w:rPr>
        <w:t xml:space="preserve"> ליבוביץ (שינוי):</w:t>
      </w:r>
    </w:p>
    <w:p w14:paraId="00D41962" w14:textId="77777777" w:rsidR="00000000" w:rsidRDefault="007C71EE">
      <w:pPr>
        <w:pStyle w:val="a"/>
        <w:rPr>
          <w:rFonts w:hint="cs"/>
          <w:rtl/>
        </w:rPr>
      </w:pPr>
    </w:p>
    <w:p w14:paraId="63DE7D18" w14:textId="77777777" w:rsidR="00000000" w:rsidRDefault="007C71EE">
      <w:pPr>
        <w:pStyle w:val="a"/>
        <w:rPr>
          <w:rFonts w:hint="cs"/>
          <w:rtl/>
        </w:rPr>
      </w:pPr>
      <w:r>
        <w:rPr>
          <w:rFonts w:hint="cs"/>
          <w:rtl/>
        </w:rPr>
        <w:t>הוא ייסגר.</w:t>
      </w:r>
    </w:p>
    <w:p w14:paraId="69720046" w14:textId="77777777" w:rsidR="00000000" w:rsidRDefault="007C71EE">
      <w:pPr>
        <w:pStyle w:val="a"/>
        <w:rPr>
          <w:rFonts w:hint="cs"/>
          <w:rtl/>
        </w:rPr>
      </w:pPr>
    </w:p>
    <w:p w14:paraId="55815AB7" w14:textId="77777777" w:rsidR="00000000" w:rsidRDefault="007C71EE">
      <w:pPr>
        <w:pStyle w:val="SpeakerCon"/>
        <w:rPr>
          <w:rtl/>
        </w:rPr>
      </w:pPr>
      <w:bookmarkStart w:id="2149" w:name="FS000000563T28_05_2003_09_15_27C"/>
      <w:bookmarkEnd w:id="2149"/>
      <w:r>
        <w:rPr>
          <w:rtl/>
        </w:rPr>
        <w:t>מאיר פרוש (יהדות התורה):</w:t>
      </w:r>
    </w:p>
    <w:p w14:paraId="5E81FDCA" w14:textId="77777777" w:rsidR="00000000" w:rsidRDefault="007C71EE">
      <w:pPr>
        <w:pStyle w:val="a"/>
        <w:rPr>
          <w:rtl/>
        </w:rPr>
      </w:pPr>
    </w:p>
    <w:p w14:paraId="3BF20A05" w14:textId="77777777" w:rsidR="00000000" w:rsidRDefault="007C71EE">
      <w:pPr>
        <w:pStyle w:val="a"/>
        <w:rPr>
          <w:rFonts w:hint="cs"/>
          <w:rtl/>
        </w:rPr>
      </w:pPr>
      <w:r>
        <w:rPr>
          <w:rFonts w:hint="cs"/>
          <w:rtl/>
        </w:rPr>
        <w:t>משרד הדתות לא ייסגר מ</w:t>
      </w:r>
      <w:r>
        <w:rPr>
          <w:rFonts w:hint="cs"/>
          <w:rtl/>
        </w:rPr>
        <w:t xml:space="preserve">כיוון שהרי אף אחד לא מעלה על דעתו שאפשר לבוא ולקצץ 82% מתקציב של משרד כלשהו. הרי אין משרד ממשרדי הממשלה ואין פעולה מפעולות הממשלה שקיצצו בהם בהיקפים כאלה, באחוזים כאלה. אבל מאחר שבשביל הקוסמטיקה צריך לתת את האפשרות לשינוי להישאר בממשלה, כדי שהיא תוכל </w:t>
      </w:r>
      <w:r>
        <w:rPr>
          <w:rtl/>
        </w:rPr>
        <w:t>–</w:t>
      </w:r>
      <w:r>
        <w:rPr>
          <w:rFonts w:hint="cs"/>
          <w:rtl/>
        </w:rPr>
        <w:t xml:space="preserve"> ותס</w:t>
      </w:r>
      <w:r>
        <w:rPr>
          <w:rFonts w:hint="cs"/>
          <w:rtl/>
        </w:rPr>
        <w:t xml:space="preserve">לחו לי, חברי הכנסת ממפלגת העבודה, חבר הכנסת הרצוג וחבר הכנסת שמחון </w:t>
      </w:r>
      <w:r>
        <w:rPr>
          <w:rtl/>
        </w:rPr>
        <w:t>–</w:t>
      </w:r>
      <w:r>
        <w:rPr>
          <w:rFonts w:hint="cs"/>
          <w:rtl/>
        </w:rPr>
        <w:t xml:space="preserve"> מאחר שצריך ששינוי תתמוך בתוכנית המדינית של מפת הדרכים, כדי לבגוד גם בארץ-ישראל, כדי להיות בוגדים גם בארץ-ישראל, עושים להם טיפול קוסמטי, כביכול סוגרים את משרד הדתות, כאשר אין כל כוונה לסגו</w:t>
      </w:r>
      <w:r>
        <w:rPr>
          <w:rFonts w:hint="cs"/>
          <w:rtl/>
        </w:rPr>
        <w:t xml:space="preserve">ר את משרד הדתות. </w:t>
      </w:r>
    </w:p>
    <w:p w14:paraId="4F774146" w14:textId="77777777" w:rsidR="00000000" w:rsidRDefault="007C71EE">
      <w:pPr>
        <w:pStyle w:val="a"/>
        <w:rPr>
          <w:rFonts w:hint="cs"/>
          <w:rtl/>
        </w:rPr>
      </w:pPr>
    </w:p>
    <w:p w14:paraId="2D100401" w14:textId="77777777" w:rsidR="00000000" w:rsidRDefault="007C71EE">
      <w:pPr>
        <w:pStyle w:val="a"/>
        <w:rPr>
          <w:rFonts w:hint="cs"/>
          <w:rtl/>
        </w:rPr>
      </w:pPr>
      <w:r>
        <w:rPr>
          <w:rFonts w:hint="cs"/>
          <w:rtl/>
        </w:rPr>
        <w:t xml:space="preserve">מאחר שצריך גם לתקוע סכין בגב לתושבי ארץ-ישראל, אומרים להם: נסגור את משרד הדתות. בינתיים שינוי בתוך הממשלה, ואחרי כמה שבועות מביאים תוכנית של מפת דרכים ובוגדים בארץ-ישראל. </w:t>
      </w:r>
    </w:p>
    <w:p w14:paraId="5A767194" w14:textId="77777777" w:rsidR="00000000" w:rsidRDefault="007C71EE">
      <w:pPr>
        <w:pStyle w:val="a"/>
        <w:rPr>
          <w:rFonts w:hint="cs"/>
          <w:rtl/>
        </w:rPr>
      </w:pPr>
    </w:p>
    <w:p w14:paraId="0CF02518" w14:textId="77777777" w:rsidR="00000000" w:rsidRDefault="007C71EE">
      <w:pPr>
        <w:pStyle w:val="ac"/>
        <w:rPr>
          <w:rtl/>
        </w:rPr>
      </w:pPr>
      <w:r>
        <w:rPr>
          <w:rFonts w:hint="eastAsia"/>
          <w:rtl/>
        </w:rPr>
        <w:t>אילן</w:t>
      </w:r>
      <w:r>
        <w:rPr>
          <w:rtl/>
        </w:rPr>
        <w:t xml:space="preserve"> ליבוביץ (שינוי):</w:t>
      </w:r>
    </w:p>
    <w:p w14:paraId="73CBB387" w14:textId="77777777" w:rsidR="00000000" w:rsidRDefault="007C71EE">
      <w:pPr>
        <w:pStyle w:val="a"/>
        <w:rPr>
          <w:rFonts w:hint="cs"/>
          <w:rtl/>
        </w:rPr>
      </w:pPr>
    </w:p>
    <w:p w14:paraId="68B32984" w14:textId="77777777" w:rsidR="00000000" w:rsidRDefault="007C71EE">
      <w:pPr>
        <w:pStyle w:val="a"/>
        <w:rPr>
          <w:rFonts w:hint="cs"/>
          <w:rtl/>
        </w:rPr>
      </w:pPr>
      <w:r>
        <w:rPr>
          <w:rFonts w:hint="cs"/>
          <w:rtl/>
        </w:rPr>
        <w:t>בואו נרד מהפרטים האלה.</w:t>
      </w:r>
    </w:p>
    <w:p w14:paraId="3C4CA750" w14:textId="77777777" w:rsidR="00000000" w:rsidRDefault="007C71EE">
      <w:pPr>
        <w:pStyle w:val="a"/>
        <w:rPr>
          <w:rFonts w:hint="cs"/>
          <w:rtl/>
        </w:rPr>
      </w:pPr>
    </w:p>
    <w:p w14:paraId="63BB734A" w14:textId="77777777" w:rsidR="00000000" w:rsidRDefault="007C71EE">
      <w:pPr>
        <w:pStyle w:val="SpeakerCon"/>
        <w:rPr>
          <w:rtl/>
        </w:rPr>
      </w:pPr>
      <w:bookmarkStart w:id="2150" w:name="FS000000563T28_05_2003_09_15_56C"/>
      <w:bookmarkEnd w:id="2150"/>
      <w:r>
        <w:rPr>
          <w:rtl/>
        </w:rPr>
        <w:t xml:space="preserve">מאיר פרוש (יהדות </w:t>
      </w:r>
      <w:r>
        <w:rPr>
          <w:rtl/>
        </w:rPr>
        <w:t>התורה):</w:t>
      </w:r>
    </w:p>
    <w:p w14:paraId="2942C5CF" w14:textId="77777777" w:rsidR="00000000" w:rsidRDefault="007C71EE">
      <w:pPr>
        <w:pStyle w:val="a"/>
        <w:rPr>
          <w:rtl/>
        </w:rPr>
      </w:pPr>
    </w:p>
    <w:p w14:paraId="01AB6D92" w14:textId="77777777" w:rsidR="00000000" w:rsidRDefault="007C71EE">
      <w:pPr>
        <w:pStyle w:val="a"/>
        <w:rPr>
          <w:rFonts w:hint="cs"/>
          <w:rtl/>
        </w:rPr>
      </w:pPr>
      <w:r>
        <w:rPr>
          <w:rFonts w:hint="cs"/>
          <w:rtl/>
        </w:rPr>
        <w:t>אני אומר לך מעל הדוכן, מי שבוגד בתורת ישראל בוגד גם בארץ-ישראל.</w:t>
      </w:r>
    </w:p>
    <w:p w14:paraId="28972593" w14:textId="77777777" w:rsidR="00000000" w:rsidRDefault="007C71EE">
      <w:pPr>
        <w:pStyle w:val="a"/>
        <w:rPr>
          <w:rFonts w:hint="cs"/>
          <w:rtl/>
        </w:rPr>
      </w:pPr>
    </w:p>
    <w:p w14:paraId="49894056" w14:textId="77777777" w:rsidR="00000000" w:rsidRDefault="007C71EE">
      <w:pPr>
        <w:pStyle w:val="ac"/>
        <w:rPr>
          <w:rtl/>
        </w:rPr>
      </w:pPr>
      <w:r>
        <w:rPr>
          <w:rFonts w:hint="eastAsia"/>
          <w:rtl/>
        </w:rPr>
        <w:t>אילן</w:t>
      </w:r>
      <w:r>
        <w:rPr>
          <w:rtl/>
        </w:rPr>
        <w:t xml:space="preserve"> ליבוביץ (שינוי):</w:t>
      </w:r>
    </w:p>
    <w:p w14:paraId="3175FC1C" w14:textId="77777777" w:rsidR="00000000" w:rsidRDefault="007C71EE">
      <w:pPr>
        <w:pStyle w:val="a"/>
        <w:rPr>
          <w:rFonts w:hint="cs"/>
          <w:rtl/>
        </w:rPr>
      </w:pPr>
    </w:p>
    <w:p w14:paraId="165581FC" w14:textId="77777777" w:rsidR="00000000" w:rsidRDefault="007C71EE">
      <w:pPr>
        <w:pStyle w:val="a"/>
        <w:rPr>
          <w:rFonts w:hint="cs"/>
          <w:rtl/>
        </w:rPr>
      </w:pPr>
      <w:r>
        <w:rPr>
          <w:rFonts w:hint="cs"/>
          <w:rtl/>
        </w:rPr>
        <w:t>כבר שמענו את המלים האלה.</w:t>
      </w:r>
    </w:p>
    <w:p w14:paraId="696862C8" w14:textId="77777777" w:rsidR="00000000" w:rsidRDefault="007C71EE">
      <w:pPr>
        <w:pStyle w:val="a"/>
        <w:rPr>
          <w:rFonts w:hint="cs"/>
          <w:rtl/>
        </w:rPr>
      </w:pPr>
    </w:p>
    <w:p w14:paraId="64A2825F" w14:textId="77777777" w:rsidR="00000000" w:rsidRDefault="007C71EE">
      <w:pPr>
        <w:pStyle w:val="SpeakerCon"/>
        <w:rPr>
          <w:rtl/>
        </w:rPr>
      </w:pPr>
      <w:bookmarkStart w:id="2151" w:name="FS000000563T28_05_2003_09_16_04C"/>
      <w:bookmarkEnd w:id="2151"/>
      <w:r>
        <w:rPr>
          <w:rtl/>
        </w:rPr>
        <w:t>מאיר פרוש (יהדות התורה):</w:t>
      </w:r>
    </w:p>
    <w:p w14:paraId="4970700C" w14:textId="77777777" w:rsidR="00000000" w:rsidRDefault="007C71EE">
      <w:pPr>
        <w:pStyle w:val="a"/>
        <w:rPr>
          <w:rtl/>
        </w:rPr>
      </w:pPr>
    </w:p>
    <w:p w14:paraId="798747A9" w14:textId="77777777" w:rsidR="00000000" w:rsidRDefault="007C71EE">
      <w:pPr>
        <w:pStyle w:val="a"/>
        <w:rPr>
          <w:rFonts w:hint="cs"/>
          <w:rtl/>
        </w:rPr>
      </w:pPr>
      <w:r>
        <w:rPr>
          <w:rFonts w:hint="cs"/>
          <w:rtl/>
        </w:rPr>
        <w:t xml:space="preserve">אני אומר לך את זה מכלי ראשון. אני זוכר עוד את החישוקאי שקראו לו אריק שרון. היו לו שני חברים </w:t>
      </w:r>
      <w:r>
        <w:rPr>
          <w:rtl/>
        </w:rPr>
        <w:t>–</w:t>
      </w:r>
      <w:r>
        <w:rPr>
          <w:rFonts w:hint="cs"/>
          <w:rtl/>
        </w:rPr>
        <w:t xml:space="preserve"> דוד לוי, ולהב</w:t>
      </w:r>
      <w:r>
        <w:rPr>
          <w:rFonts w:hint="cs"/>
          <w:rtl/>
        </w:rPr>
        <w:t>דיל בין חיים לחיים, יצחק מודעי. אני זוכר גם את "ליל המגאפונים", שני המגאפונים במרכז הליכוד. אבל אני אגיד לך מה שאני ראיתי במו עיני, איך הוא מצץ את הדם לנתניהו בישיבות ממשלה כאשר באו עם הסכם חברון, איך הוא חישק את נתניהו כאשר הלכו ל"וואי", איך הוא ביקש להכנ</w:t>
      </w:r>
      <w:r>
        <w:rPr>
          <w:rFonts w:hint="cs"/>
          <w:rtl/>
        </w:rPr>
        <w:t>יס פסיק כזה, ועוד ה"א, וה"א הידיעה, על המורדות המערביים והמורדות המזרחיים, ומצץ לו את הדם ושיגע לו והטריף לו את השכל. הכול מכיוון שהוא רצה להוכיח לאנשי ארץ-ישראל, שהוא האדם שחשובה לו ארץ-ישראל. אבל כולנו יודעים שהוא בגד בתורת ישראל והוא בוגד בארץ-ישראל. אנ</w:t>
      </w:r>
      <w:r>
        <w:rPr>
          <w:rFonts w:hint="cs"/>
          <w:rtl/>
        </w:rPr>
        <w:t>י לא מתבייש לומר את זה. אין מבחינתי כל עוול לומר את הדבר הזה.</w:t>
      </w:r>
    </w:p>
    <w:p w14:paraId="55D50D4A" w14:textId="77777777" w:rsidR="00000000" w:rsidRDefault="007C71EE">
      <w:pPr>
        <w:pStyle w:val="a"/>
        <w:rPr>
          <w:rFonts w:hint="cs"/>
          <w:rtl/>
        </w:rPr>
      </w:pPr>
    </w:p>
    <w:p w14:paraId="696BA320" w14:textId="77777777" w:rsidR="00000000" w:rsidRDefault="007C71EE">
      <w:pPr>
        <w:pStyle w:val="a"/>
        <w:rPr>
          <w:rFonts w:hint="cs"/>
          <w:rtl/>
        </w:rPr>
      </w:pPr>
      <w:r>
        <w:rPr>
          <w:rFonts w:hint="cs"/>
          <w:rtl/>
        </w:rPr>
        <w:t>אבל לא רק בנושאים האלה של תורת ישראל. דובר כבר רבות על כך שהממשלה מבקשת לקצץ בקצבאות הילדים. אני מחזיק בידי את ההצעה של משרד האוצר, האומרת שלמשפחה עם שבעה ילדים יש לקצץ 2,513 שקל בחודש.</w:t>
      </w:r>
    </w:p>
    <w:p w14:paraId="615DFB42" w14:textId="77777777" w:rsidR="00000000" w:rsidRDefault="007C71EE">
      <w:pPr>
        <w:pStyle w:val="a"/>
        <w:rPr>
          <w:rFonts w:hint="cs"/>
          <w:rtl/>
        </w:rPr>
      </w:pPr>
    </w:p>
    <w:p w14:paraId="6D7CFDBF" w14:textId="77777777" w:rsidR="00000000" w:rsidRDefault="007C71EE">
      <w:pPr>
        <w:pStyle w:val="a"/>
        <w:rPr>
          <w:rFonts w:hint="cs"/>
          <w:rtl/>
        </w:rPr>
      </w:pPr>
    </w:p>
    <w:p w14:paraId="6F1F825E" w14:textId="77777777" w:rsidR="00000000" w:rsidRDefault="007C71EE">
      <w:pPr>
        <w:pStyle w:val="a"/>
        <w:rPr>
          <w:rFonts w:hint="cs"/>
          <w:rtl/>
        </w:rPr>
      </w:pPr>
    </w:p>
    <w:p w14:paraId="26D94543" w14:textId="77777777" w:rsidR="00000000" w:rsidRDefault="007C71EE">
      <w:pPr>
        <w:pStyle w:val="ac"/>
        <w:rPr>
          <w:rtl/>
        </w:rPr>
      </w:pPr>
      <w:r>
        <w:rPr>
          <w:rFonts w:hint="eastAsia"/>
          <w:rtl/>
        </w:rPr>
        <w:t>שלום</w:t>
      </w:r>
      <w:r>
        <w:rPr>
          <w:rtl/>
        </w:rPr>
        <w:t xml:space="preserve"> שמחון (העבודה-מימד):</w:t>
      </w:r>
    </w:p>
    <w:p w14:paraId="7842F194" w14:textId="77777777" w:rsidR="00000000" w:rsidRDefault="007C71EE">
      <w:pPr>
        <w:pStyle w:val="a"/>
        <w:rPr>
          <w:rFonts w:hint="cs"/>
          <w:rtl/>
        </w:rPr>
      </w:pPr>
    </w:p>
    <w:p w14:paraId="3B3ABD97" w14:textId="77777777" w:rsidR="00000000" w:rsidRDefault="007C71EE">
      <w:pPr>
        <w:pStyle w:val="a"/>
        <w:rPr>
          <w:rFonts w:hint="cs"/>
          <w:rtl/>
        </w:rPr>
      </w:pPr>
      <w:r>
        <w:rPr>
          <w:rFonts w:hint="cs"/>
          <w:rtl/>
        </w:rPr>
        <w:t>ממה אתה מוטרד בעצם אם שינוי שומרת על משרד הדתות?</w:t>
      </w:r>
    </w:p>
    <w:p w14:paraId="57882963" w14:textId="77777777" w:rsidR="00000000" w:rsidRDefault="007C71EE">
      <w:pPr>
        <w:pStyle w:val="a"/>
        <w:rPr>
          <w:rFonts w:hint="cs"/>
          <w:rtl/>
        </w:rPr>
      </w:pPr>
    </w:p>
    <w:p w14:paraId="1DA8AB82" w14:textId="77777777" w:rsidR="00000000" w:rsidRDefault="007C71EE">
      <w:pPr>
        <w:pStyle w:val="ac"/>
        <w:rPr>
          <w:rtl/>
        </w:rPr>
      </w:pPr>
      <w:r>
        <w:rPr>
          <w:rFonts w:hint="eastAsia"/>
          <w:rtl/>
        </w:rPr>
        <w:t>דוד</w:t>
      </w:r>
      <w:r>
        <w:rPr>
          <w:rtl/>
        </w:rPr>
        <w:t xml:space="preserve"> אזולאי (ש"ס):</w:t>
      </w:r>
    </w:p>
    <w:p w14:paraId="6AC86D52" w14:textId="77777777" w:rsidR="00000000" w:rsidRDefault="007C71EE">
      <w:pPr>
        <w:pStyle w:val="a"/>
        <w:rPr>
          <w:rFonts w:hint="cs"/>
          <w:rtl/>
        </w:rPr>
      </w:pPr>
    </w:p>
    <w:p w14:paraId="2616CD7D" w14:textId="77777777" w:rsidR="00000000" w:rsidRDefault="007C71EE">
      <w:pPr>
        <w:pStyle w:val="a"/>
        <w:rPr>
          <w:rFonts w:hint="cs"/>
          <w:rtl/>
        </w:rPr>
      </w:pPr>
      <w:r>
        <w:rPr>
          <w:rFonts w:hint="cs"/>
          <w:rtl/>
        </w:rPr>
        <w:t>כמה הם יכולים לשמור? תגיד לי.</w:t>
      </w:r>
    </w:p>
    <w:p w14:paraId="53D60110" w14:textId="77777777" w:rsidR="00000000" w:rsidRDefault="007C71EE">
      <w:pPr>
        <w:pStyle w:val="a"/>
        <w:rPr>
          <w:rFonts w:hint="cs"/>
          <w:rtl/>
        </w:rPr>
      </w:pPr>
    </w:p>
    <w:p w14:paraId="53F395AF" w14:textId="77777777" w:rsidR="00000000" w:rsidRDefault="007C71EE">
      <w:pPr>
        <w:pStyle w:val="SpeakerCon"/>
        <w:rPr>
          <w:rtl/>
        </w:rPr>
      </w:pPr>
      <w:bookmarkStart w:id="2152" w:name="FS000000563T28_05_2003_09_24_13C"/>
      <w:bookmarkEnd w:id="2152"/>
      <w:r>
        <w:rPr>
          <w:rtl/>
        </w:rPr>
        <w:t>מאיר פרוש (יהדות התורה):</w:t>
      </w:r>
    </w:p>
    <w:p w14:paraId="42C2305E" w14:textId="77777777" w:rsidR="00000000" w:rsidRDefault="007C71EE">
      <w:pPr>
        <w:pStyle w:val="a"/>
        <w:rPr>
          <w:rtl/>
        </w:rPr>
      </w:pPr>
    </w:p>
    <w:p w14:paraId="2EC65F2A" w14:textId="77777777" w:rsidR="00000000" w:rsidRDefault="007C71EE">
      <w:pPr>
        <w:pStyle w:val="a"/>
        <w:rPr>
          <w:rFonts w:hint="cs"/>
          <w:rtl/>
        </w:rPr>
      </w:pPr>
      <w:r>
        <w:rPr>
          <w:rFonts w:hint="cs"/>
          <w:rtl/>
        </w:rPr>
        <w:t xml:space="preserve">כדי לבגוד בארץ-ישראל מחזיקים את שינוי בתוך הממשלה, כאשר בפועל לא סוגרים את משרד הדתות. מספרים להם סיפורים. </w:t>
      </w:r>
      <w:r>
        <w:rPr>
          <w:rFonts w:hint="cs"/>
          <w:rtl/>
        </w:rPr>
        <w:t xml:space="preserve">אין לי שום טענה אליהם, הם חדשים. הם עוד לא מבינים. ייקח להם עוד קצת זמן. </w:t>
      </w:r>
    </w:p>
    <w:p w14:paraId="0B3DA002" w14:textId="77777777" w:rsidR="00000000" w:rsidRDefault="007C71EE">
      <w:pPr>
        <w:pStyle w:val="a"/>
        <w:rPr>
          <w:rFonts w:hint="cs"/>
          <w:rtl/>
        </w:rPr>
      </w:pPr>
    </w:p>
    <w:p w14:paraId="563026B8" w14:textId="77777777" w:rsidR="00000000" w:rsidRDefault="007C71EE">
      <w:pPr>
        <w:pStyle w:val="ac"/>
        <w:rPr>
          <w:rtl/>
        </w:rPr>
      </w:pPr>
      <w:r>
        <w:rPr>
          <w:rFonts w:hint="eastAsia"/>
          <w:rtl/>
        </w:rPr>
        <w:t>אילן</w:t>
      </w:r>
      <w:r>
        <w:rPr>
          <w:rtl/>
        </w:rPr>
        <w:t xml:space="preserve"> ליבוביץ (שינוי):</w:t>
      </w:r>
    </w:p>
    <w:p w14:paraId="104A5150" w14:textId="77777777" w:rsidR="00000000" w:rsidRDefault="007C71EE">
      <w:pPr>
        <w:pStyle w:val="a"/>
        <w:rPr>
          <w:rFonts w:hint="cs"/>
          <w:rtl/>
        </w:rPr>
      </w:pPr>
    </w:p>
    <w:p w14:paraId="0E1E3631" w14:textId="77777777" w:rsidR="00000000" w:rsidRDefault="007C71EE">
      <w:pPr>
        <w:pStyle w:val="a"/>
        <w:rPr>
          <w:rFonts w:hint="cs"/>
          <w:rtl/>
        </w:rPr>
      </w:pPr>
      <w:r>
        <w:rPr>
          <w:rFonts w:hint="cs"/>
          <w:rtl/>
        </w:rPr>
        <w:t>מקצצים או לא מקצצים? מה אתה אומר?</w:t>
      </w:r>
    </w:p>
    <w:p w14:paraId="3811BE42" w14:textId="77777777" w:rsidR="00000000" w:rsidRDefault="007C71EE">
      <w:pPr>
        <w:pStyle w:val="a"/>
        <w:rPr>
          <w:rFonts w:hint="cs"/>
          <w:rtl/>
        </w:rPr>
      </w:pPr>
    </w:p>
    <w:p w14:paraId="1BBCB642" w14:textId="77777777" w:rsidR="00000000" w:rsidRDefault="007C71EE">
      <w:pPr>
        <w:pStyle w:val="SpeakerCon"/>
        <w:rPr>
          <w:rtl/>
        </w:rPr>
      </w:pPr>
      <w:bookmarkStart w:id="2153" w:name="FS000000563T28_05_2003_09_24_25C"/>
      <w:bookmarkEnd w:id="2153"/>
      <w:r>
        <w:rPr>
          <w:rtl/>
        </w:rPr>
        <w:t>מאיר פרוש (יהדות התורה):</w:t>
      </w:r>
    </w:p>
    <w:p w14:paraId="31A8B202" w14:textId="77777777" w:rsidR="00000000" w:rsidRDefault="007C71EE">
      <w:pPr>
        <w:pStyle w:val="a"/>
        <w:rPr>
          <w:rtl/>
        </w:rPr>
      </w:pPr>
    </w:p>
    <w:p w14:paraId="2FC1BAC3" w14:textId="77777777" w:rsidR="00000000" w:rsidRDefault="007C71EE">
      <w:pPr>
        <w:pStyle w:val="a"/>
        <w:rPr>
          <w:rFonts w:hint="cs"/>
          <w:rtl/>
        </w:rPr>
      </w:pPr>
      <w:r>
        <w:rPr>
          <w:rFonts w:hint="cs"/>
          <w:rtl/>
        </w:rPr>
        <w:t>המנהיג של המפלגה, השר טמא לפיד - - -</w:t>
      </w:r>
    </w:p>
    <w:p w14:paraId="3626A1FB" w14:textId="77777777" w:rsidR="00000000" w:rsidRDefault="007C71EE">
      <w:pPr>
        <w:pStyle w:val="a"/>
        <w:rPr>
          <w:rFonts w:hint="cs"/>
          <w:rtl/>
        </w:rPr>
      </w:pPr>
    </w:p>
    <w:p w14:paraId="0320FD8B" w14:textId="77777777" w:rsidR="00000000" w:rsidRDefault="007C71EE">
      <w:pPr>
        <w:pStyle w:val="ad"/>
        <w:rPr>
          <w:rtl/>
        </w:rPr>
      </w:pPr>
      <w:r>
        <w:rPr>
          <w:rtl/>
        </w:rPr>
        <w:t>היו"ר משה כחלון:</w:t>
      </w:r>
    </w:p>
    <w:p w14:paraId="23AB6B6E" w14:textId="77777777" w:rsidR="00000000" w:rsidRDefault="007C71EE">
      <w:pPr>
        <w:pStyle w:val="a"/>
        <w:rPr>
          <w:rtl/>
        </w:rPr>
      </w:pPr>
    </w:p>
    <w:p w14:paraId="02451BB5" w14:textId="77777777" w:rsidR="00000000" w:rsidRDefault="007C71EE">
      <w:pPr>
        <w:pStyle w:val="a"/>
        <w:rPr>
          <w:rFonts w:hint="cs"/>
          <w:rtl/>
        </w:rPr>
      </w:pPr>
      <w:r>
        <w:rPr>
          <w:rFonts w:hint="cs"/>
          <w:rtl/>
        </w:rPr>
        <w:t>חבר הכנסת פרוש, אתה מספיק מנוסה, אני רק מ</w:t>
      </w:r>
      <w:r>
        <w:rPr>
          <w:rFonts w:hint="cs"/>
          <w:rtl/>
        </w:rPr>
        <w:t xml:space="preserve">מליץ לך להיות יותר מעודן, אבל אתה תחליט מה שאתה רוצה. אני ממליץ לך להיות יותר מעודן </w:t>
      </w:r>
      <w:r>
        <w:rPr>
          <w:rtl/>
        </w:rPr>
        <w:t>–</w:t>
      </w:r>
      <w:r>
        <w:rPr>
          <w:rFonts w:hint="cs"/>
          <w:rtl/>
        </w:rPr>
        <w:t xml:space="preserve"> מהמלה סובלימציה </w:t>
      </w:r>
      <w:r>
        <w:rPr>
          <w:rtl/>
        </w:rPr>
        <w:t>–</w:t>
      </w:r>
      <w:r>
        <w:rPr>
          <w:rFonts w:hint="cs"/>
          <w:rtl/>
        </w:rPr>
        <w:t xml:space="preserve"> בביטויים שלך הן כלפי ראש הממשלה והן כלפי שר המשפטים.</w:t>
      </w:r>
    </w:p>
    <w:p w14:paraId="30449079" w14:textId="77777777" w:rsidR="00000000" w:rsidRDefault="007C71EE">
      <w:pPr>
        <w:pStyle w:val="a"/>
        <w:rPr>
          <w:rFonts w:hint="cs"/>
          <w:rtl/>
        </w:rPr>
      </w:pPr>
    </w:p>
    <w:p w14:paraId="516741C2" w14:textId="77777777" w:rsidR="00000000" w:rsidRDefault="007C71EE">
      <w:pPr>
        <w:pStyle w:val="ac"/>
        <w:rPr>
          <w:rtl/>
        </w:rPr>
      </w:pPr>
      <w:r>
        <w:rPr>
          <w:rFonts w:hint="eastAsia"/>
          <w:rtl/>
        </w:rPr>
        <w:t>שלום</w:t>
      </w:r>
      <w:r>
        <w:rPr>
          <w:rtl/>
        </w:rPr>
        <w:t xml:space="preserve"> שמחון (העבודה-מימד):</w:t>
      </w:r>
    </w:p>
    <w:p w14:paraId="01528B1E" w14:textId="77777777" w:rsidR="00000000" w:rsidRDefault="007C71EE">
      <w:pPr>
        <w:pStyle w:val="a"/>
        <w:rPr>
          <w:rFonts w:hint="cs"/>
          <w:rtl/>
        </w:rPr>
      </w:pPr>
    </w:p>
    <w:p w14:paraId="56AFB6FE" w14:textId="77777777" w:rsidR="00000000" w:rsidRDefault="007C71EE">
      <w:pPr>
        <w:pStyle w:val="a"/>
        <w:rPr>
          <w:rFonts w:hint="cs"/>
          <w:rtl/>
        </w:rPr>
      </w:pPr>
      <w:r>
        <w:rPr>
          <w:rFonts w:hint="cs"/>
          <w:rtl/>
        </w:rPr>
        <w:t>הוא שובת רעב ובגלל היובש בפה קשה לו להגיד את הצליל "טוֹ" ב"טומי".</w:t>
      </w:r>
    </w:p>
    <w:p w14:paraId="2E0C17DA" w14:textId="77777777" w:rsidR="00000000" w:rsidRDefault="007C71EE">
      <w:pPr>
        <w:pStyle w:val="a"/>
        <w:rPr>
          <w:rtl/>
        </w:rPr>
      </w:pPr>
    </w:p>
    <w:p w14:paraId="20FBC284" w14:textId="77777777" w:rsidR="00000000" w:rsidRDefault="007C71EE">
      <w:pPr>
        <w:pStyle w:val="SpeakerCon"/>
        <w:rPr>
          <w:rtl/>
        </w:rPr>
      </w:pPr>
      <w:bookmarkStart w:id="2154" w:name="FS000000563T28_05_2003_09_25_20C"/>
      <w:bookmarkEnd w:id="2154"/>
      <w:r>
        <w:rPr>
          <w:rtl/>
        </w:rPr>
        <w:t>מאיר</w:t>
      </w:r>
      <w:r>
        <w:rPr>
          <w:rtl/>
        </w:rPr>
        <w:t xml:space="preserve"> פרוש (יהדות התורה):</w:t>
      </w:r>
    </w:p>
    <w:p w14:paraId="7561FDE5" w14:textId="77777777" w:rsidR="00000000" w:rsidRDefault="007C71EE">
      <w:pPr>
        <w:pStyle w:val="a"/>
        <w:rPr>
          <w:rtl/>
        </w:rPr>
      </w:pPr>
    </w:p>
    <w:p w14:paraId="4B562005" w14:textId="77777777" w:rsidR="00000000" w:rsidRDefault="007C71EE">
      <w:pPr>
        <w:pStyle w:val="a"/>
        <w:rPr>
          <w:rFonts w:hint="cs"/>
          <w:rtl/>
        </w:rPr>
      </w:pPr>
      <w:r>
        <w:rPr>
          <w:rFonts w:hint="cs"/>
          <w:rtl/>
        </w:rPr>
        <w:t>ההצעה של האוצר מדברת על כך שמשפחה עם שבעה ילדים, בכל חודש יקצצו ממנה 2,513 שקל בקצבאות הילדים. דהיינו בשנה, אדוני היושב-ראש, יחסרו לאותה משפחה 30,000 שקל. או אם ניקח משפחה של תשעה ילדים, להם בשנה מנסים לקצץ 44,700 שקל, דהיינו בכל חודש</w:t>
      </w:r>
      <w:r>
        <w:rPr>
          <w:rFonts w:hint="cs"/>
          <w:rtl/>
        </w:rPr>
        <w:t xml:space="preserve"> 3,725 שקל.</w:t>
      </w:r>
    </w:p>
    <w:p w14:paraId="421733F6" w14:textId="77777777" w:rsidR="00000000" w:rsidRDefault="007C71EE">
      <w:pPr>
        <w:pStyle w:val="a"/>
        <w:rPr>
          <w:rFonts w:hint="cs"/>
          <w:rtl/>
        </w:rPr>
      </w:pPr>
    </w:p>
    <w:p w14:paraId="0F313D89" w14:textId="77777777" w:rsidR="00000000" w:rsidRDefault="007C71EE">
      <w:pPr>
        <w:pStyle w:val="a"/>
        <w:rPr>
          <w:rFonts w:hint="cs"/>
          <w:rtl/>
        </w:rPr>
      </w:pPr>
      <w:r>
        <w:rPr>
          <w:rFonts w:hint="cs"/>
          <w:rtl/>
        </w:rPr>
        <w:t>עכשיו, חושב לו איש שינוי שאפשר לעשות את הדבר הזה. למה לא? הרי אפשר לפגוע במשפחות האלה, הם חרדים. אבל אני רוצה לומר לכם, אני מחזיק פה מסמך מהביטוח הלאומי. באופקים יש 817 משפחות עם יותר מארבעה ילדים. חבר הכנסת וילן, שינוי סבורים שהנושא הזה של קצ</w:t>
      </w:r>
      <w:r>
        <w:rPr>
          <w:rFonts w:hint="cs"/>
          <w:rtl/>
        </w:rPr>
        <w:t>באות ילדים פוגע רק בחרדים. בדימונה למשל יש 838 משפחות שיש להן יותר מארבעה ילדים. בנתיבות יש 932 משפחות עם יותר מארבעה ילדים. זה לפי הנתונים של הביטוח הלאומי. למשל בעפולה יש 654 משפחות שיש להן יותר מארבעה ילדים, ובעכו יש 888 משפחות עם יותר מארבעה ילדים. אמר</w:t>
      </w:r>
      <w:r>
        <w:rPr>
          <w:rFonts w:hint="cs"/>
          <w:rtl/>
        </w:rPr>
        <w:t>תי גם לגבי אופקים, שם יש 817 משפחות.</w:t>
      </w:r>
    </w:p>
    <w:p w14:paraId="6F126A16" w14:textId="77777777" w:rsidR="00000000" w:rsidRDefault="007C71EE">
      <w:pPr>
        <w:pStyle w:val="a"/>
        <w:rPr>
          <w:rFonts w:hint="cs"/>
          <w:rtl/>
        </w:rPr>
      </w:pPr>
    </w:p>
    <w:p w14:paraId="307CCC79" w14:textId="77777777" w:rsidR="00000000" w:rsidRDefault="007C71EE">
      <w:pPr>
        <w:pStyle w:val="a"/>
        <w:rPr>
          <w:rFonts w:hint="cs"/>
          <w:rtl/>
        </w:rPr>
      </w:pPr>
      <w:r>
        <w:rPr>
          <w:rFonts w:hint="cs"/>
          <w:rtl/>
        </w:rPr>
        <w:t xml:space="preserve">אמרו לשינוי </w:t>
      </w:r>
      <w:r>
        <w:rPr>
          <w:rtl/>
        </w:rPr>
        <w:t>–</w:t>
      </w:r>
      <w:r>
        <w:rPr>
          <w:rFonts w:hint="cs"/>
          <w:rtl/>
        </w:rPr>
        <w:t xml:space="preserve"> הם חדשים אז הם לא ידעו </w:t>
      </w:r>
      <w:r>
        <w:rPr>
          <w:rtl/>
        </w:rPr>
        <w:t>–</w:t>
      </w:r>
      <w:r>
        <w:rPr>
          <w:rFonts w:hint="cs"/>
          <w:rtl/>
        </w:rPr>
        <w:t xml:space="preserve"> שזה פוגע רק בחרדים. אני מחזיק פה מסמך של הביטוח הלאומי והוא מפרט את כל הערים שבהן יש פגיעה. למשל באשדוד יש 3,376 משפחות. אין לי טענה אליכם, אתם חדשים. </w:t>
      </w:r>
    </w:p>
    <w:p w14:paraId="3EBD08D0" w14:textId="77777777" w:rsidR="00000000" w:rsidRDefault="007C71EE">
      <w:pPr>
        <w:pStyle w:val="a"/>
        <w:rPr>
          <w:rFonts w:hint="cs"/>
          <w:rtl/>
        </w:rPr>
      </w:pPr>
    </w:p>
    <w:p w14:paraId="7507D8A5" w14:textId="77777777" w:rsidR="00000000" w:rsidRDefault="007C71EE">
      <w:pPr>
        <w:pStyle w:val="ac"/>
        <w:rPr>
          <w:rtl/>
        </w:rPr>
      </w:pPr>
      <w:r>
        <w:rPr>
          <w:rFonts w:hint="eastAsia"/>
          <w:rtl/>
        </w:rPr>
        <w:t>שלום</w:t>
      </w:r>
      <w:r>
        <w:rPr>
          <w:rtl/>
        </w:rPr>
        <w:t xml:space="preserve"> שמחון (העבודה-מימד):</w:t>
      </w:r>
    </w:p>
    <w:p w14:paraId="490F1DEA" w14:textId="77777777" w:rsidR="00000000" w:rsidRDefault="007C71EE">
      <w:pPr>
        <w:pStyle w:val="a"/>
        <w:rPr>
          <w:rFonts w:hint="cs"/>
          <w:rtl/>
        </w:rPr>
      </w:pPr>
    </w:p>
    <w:p w14:paraId="63FB6A1B" w14:textId="77777777" w:rsidR="00000000" w:rsidRDefault="007C71EE">
      <w:pPr>
        <w:pStyle w:val="a"/>
        <w:rPr>
          <w:rFonts w:hint="cs"/>
          <w:rtl/>
        </w:rPr>
      </w:pPr>
      <w:r>
        <w:rPr>
          <w:rFonts w:hint="cs"/>
          <w:rtl/>
        </w:rPr>
        <w:t>אם בליכוד אתה אומר את המושג הזה "חדשים", מייד יש מלחמה בסיעה.</w:t>
      </w:r>
    </w:p>
    <w:p w14:paraId="3F226E51" w14:textId="77777777" w:rsidR="00000000" w:rsidRDefault="007C71EE">
      <w:pPr>
        <w:pStyle w:val="a"/>
        <w:rPr>
          <w:rFonts w:hint="cs"/>
          <w:rtl/>
        </w:rPr>
      </w:pPr>
    </w:p>
    <w:p w14:paraId="26EEF178" w14:textId="77777777" w:rsidR="00000000" w:rsidRDefault="007C71EE">
      <w:pPr>
        <w:pStyle w:val="SpeakerCon"/>
        <w:rPr>
          <w:rtl/>
        </w:rPr>
      </w:pPr>
      <w:bookmarkStart w:id="2155" w:name="FS000000563T28_05_2003_09_37_28C"/>
      <w:bookmarkEnd w:id="2155"/>
      <w:r>
        <w:rPr>
          <w:rtl/>
        </w:rPr>
        <w:t>מאיר פרוש (יהדות התורה):</w:t>
      </w:r>
    </w:p>
    <w:p w14:paraId="37B24C7B" w14:textId="77777777" w:rsidR="00000000" w:rsidRDefault="007C71EE">
      <w:pPr>
        <w:pStyle w:val="a"/>
        <w:rPr>
          <w:rtl/>
        </w:rPr>
      </w:pPr>
    </w:p>
    <w:p w14:paraId="4E2CD3E3" w14:textId="77777777" w:rsidR="00000000" w:rsidRDefault="007C71EE">
      <w:pPr>
        <w:pStyle w:val="a"/>
        <w:rPr>
          <w:rFonts w:hint="cs"/>
          <w:rtl/>
        </w:rPr>
      </w:pPr>
      <w:r>
        <w:rPr>
          <w:rFonts w:hint="cs"/>
          <w:rtl/>
        </w:rPr>
        <w:t>שם הם חיים במלחמות. אבל בשינוי הם חדשים, אז אין לי טענה. אני רוצה רק לספר להם, 3,376 משפחות באשדוד.</w:t>
      </w:r>
    </w:p>
    <w:p w14:paraId="28C99710" w14:textId="77777777" w:rsidR="00000000" w:rsidRDefault="007C71EE">
      <w:pPr>
        <w:pStyle w:val="a"/>
        <w:rPr>
          <w:rFonts w:hint="cs"/>
          <w:rtl/>
        </w:rPr>
      </w:pPr>
    </w:p>
    <w:p w14:paraId="58B5145B" w14:textId="77777777" w:rsidR="00000000" w:rsidRDefault="007C71EE">
      <w:pPr>
        <w:pStyle w:val="ac"/>
        <w:rPr>
          <w:rtl/>
        </w:rPr>
      </w:pPr>
      <w:r>
        <w:rPr>
          <w:rFonts w:hint="eastAsia"/>
          <w:rtl/>
        </w:rPr>
        <w:t>אילן</w:t>
      </w:r>
      <w:r>
        <w:rPr>
          <w:rtl/>
        </w:rPr>
        <w:t xml:space="preserve"> ליבוביץ (שינוי):</w:t>
      </w:r>
    </w:p>
    <w:p w14:paraId="35DAD534" w14:textId="77777777" w:rsidR="00000000" w:rsidRDefault="007C71EE">
      <w:pPr>
        <w:pStyle w:val="a"/>
        <w:rPr>
          <w:rFonts w:hint="cs"/>
          <w:rtl/>
        </w:rPr>
      </w:pPr>
    </w:p>
    <w:p w14:paraId="2732062E" w14:textId="77777777" w:rsidR="00000000" w:rsidRDefault="007C71EE">
      <w:pPr>
        <w:pStyle w:val="a"/>
        <w:rPr>
          <w:rFonts w:hint="cs"/>
          <w:rtl/>
        </w:rPr>
      </w:pPr>
      <w:r>
        <w:rPr>
          <w:rFonts w:hint="cs"/>
          <w:rtl/>
        </w:rPr>
        <w:t>כמה מהן חרדיות?</w:t>
      </w:r>
    </w:p>
    <w:p w14:paraId="4523E7D4" w14:textId="77777777" w:rsidR="00000000" w:rsidRDefault="007C71EE">
      <w:pPr>
        <w:pStyle w:val="a"/>
        <w:rPr>
          <w:rFonts w:hint="cs"/>
          <w:rtl/>
        </w:rPr>
      </w:pPr>
    </w:p>
    <w:p w14:paraId="0D81970C" w14:textId="77777777" w:rsidR="00000000" w:rsidRDefault="007C71EE">
      <w:pPr>
        <w:pStyle w:val="SpeakerCon"/>
        <w:rPr>
          <w:rtl/>
        </w:rPr>
      </w:pPr>
      <w:bookmarkStart w:id="2156" w:name="FS000000563T28_05_2003_09_37_40C"/>
      <w:bookmarkEnd w:id="2156"/>
      <w:r>
        <w:rPr>
          <w:rtl/>
        </w:rPr>
        <w:t>מאיר פרוש (יהדות התורה):</w:t>
      </w:r>
    </w:p>
    <w:p w14:paraId="3F8C5178" w14:textId="77777777" w:rsidR="00000000" w:rsidRDefault="007C71EE">
      <w:pPr>
        <w:pStyle w:val="a"/>
        <w:rPr>
          <w:rtl/>
        </w:rPr>
      </w:pPr>
    </w:p>
    <w:p w14:paraId="051E4595" w14:textId="77777777" w:rsidR="00000000" w:rsidRDefault="007C71EE">
      <w:pPr>
        <w:pStyle w:val="a"/>
        <w:rPr>
          <w:rFonts w:hint="cs"/>
          <w:rtl/>
        </w:rPr>
      </w:pPr>
      <w:r>
        <w:rPr>
          <w:rFonts w:hint="cs"/>
          <w:rtl/>
        </w:rPr>
        <w:t>באשדוד אין הרבה.</w:t>
      </w:r>
    </w:p>
    <w:p w14:paraId="75602890" w14:textId="77777777" w:rsidR="00000000" w:rsidRDefault="007C71EE">
      <w:pPr>
        <w:pStyle w:val="a"/>
        <w:rPr>
          <w:rFonts w:hint="cs"/>
          <w:rtl/>
        </w:rPr>
      </w:pPr>
    </w:p>
    <w:p w14:paraId="05010870" w14:textId="77777777" w:rsidR="00000000" w:rsidRDefault="007C71EE">
      <w:pPr>
        <w:pStyle w:val="ac"/>
        <w:rPr>
          <w:rtl/>
        </w:rPr>
      </w:pPr>
      <w:r>
        <w:rPr>
          <w:rFonts w:hint="eastAsia"/>
          <w:rtl/>
        </w:rPr>
        <w:t>אילן</w:t>
      </w:r>
      <w:r>
        <w:rPr>
          <w:rtl/>
        </w:rPr>
        <w:t xml:space="preserve"> ליבוביץ (שינוי):</w:t>
      </w:r>
    </w:p>
    <w:p w14:paraId="13AD685D" w14:textId="77777777" w:rsidR="00000000" w:rsidRDefault="007C71EE">
      <w:pPr>
        <w:pStyle w:val="a"/>
        <w:rPr>
          <w:rFonts w:hint="cs"/>
          <w:rtl/>
        </w:rPr>
      </w:pPr>
    </w:p>
    <w:p w14:paraId="7E8969AF" w14:textId="77777777" w:rsidR="00000000" w:rsidRDefault="007C71EE">
      <w:pPr>
        <w:pStyle w:val="a"/>
        <w:rPr>
          <w:rFonts w:hint="cs"/>
          <w:rtl/>
        </w:rPr>
      </w:pPr>
      <w:r>
        <w:rPr>
          <w:rFonts w:hint="cs"/>
          <w:rtl/>
        </w:rPr>
        <w:t>חצי עיר שחורה.</w:t>
      </w:r>
    </w:p>
    <w:p w14:paraId="78A85DB9" w14:textId="77777777" w:rsidR="00000000" w:rsidRDefault="007C71EE">
      <w:pPr>
        <w:pStyle w:val="a"/>
        <w:rPr>
          <w:rFonts w:hint="cs"/>
          <w:rtl/>
        </w:rPr>
      </w:pPr>
    </w:p>
    <w:p w14:paraId="6E208BD9" w14:textId="77777777" w:rsidR="00000000" w:rsidRDefault="007C71EE">
      <w:pPr>
        <w:pStyle w:val="ac"/>
        <w:rPr>
          <w:rtl/>
        </w:rPr>
      </w:pPr>
      <w:r>
        <w:rPr>
          <w:rFonts w:hint="eastAsia"/>
          <w:rtl/>
        </w:rPr>
        <w:t>יצחק</w:t>
      </w:r>
      <w:r>
        <w:rPr>
          <w:rtl/>
        </w:rPr>
        <w:t xml:space="preserve"> הרצוג (העבודה-מימד):</w:t>
      </w:r>
    </w:p>
    <w:p w14:paraId="71A1F798" w14:textId="77777777" w:rsidR="00000000" w:rsidRDefault="007C71EE">
      <w:pPr>
        <w:pStyle w:val="a"/>
        <w:rPr>
          <w:rFonts w:hint="cs"/>
          <w:rtl/>
        </w:rPr>
      </w:pPr>
    </w:p>
    <w:p w14:paraId="6DA4747B" w14:textId="77777777" w:rsidR="00000000" w:rsidRDefault="007C71EE">
      <w:pPr>
        <w:pStyle w:val="a"/>
        <w:rPr>
          <w:rFonts w:hint="cs"/>
          <w:rtl/>
        </w:rPr>
      </w:pPr>
      <w:r>
        <w:rPr>
          <w:rFonts w:hint="cs"/>
          <w:rtl/>
        </w:rPr>
        <w:t>אני לא חושב שזה ביטוי ראוי. אבל זה גם לא חצי עיר. יש שכונה חרדית אחת.</w:t>
      </w:r>
    </w:p>
    <w:p w14:paraId="59159309" w14:textId="77777777" w:rsidR="00000000" w:rsidRDefault="007C71EE">
      <w:pPr>
        <w:pStyle w:val="a"/>
        <w:rPr>
          <w:rFonts w:hint="cs"/>
          <w:rtl/>
        </w:rPr>
      </w:pPr>
    </w:p>
    <w:p w14:paraId="2BB69FF4" w14:textId="77777777" w:rsidR="00000000" w:rsidRDefault="007C71EE">
      <w:pPr>
        <w:pStyle w:val="a"/>
        <w:rPr>
          <w:rFonts w:hint="cs"/>
          <w:rtl/>
        </w:rPr>
      </w:pPr>
    </w:p>
    <w:p w14:paraId="18232BC2" w14:textId="77777777" w:rsidR="00000000" w:rsidRDefault="007C71EE">
      <w:pPr>
        <w:pStyle w:val="a"/>
        <w:rPr>
          <w:rFonts w:hint="cs"/>
          <w:rtl/>
        </w:rPr>
      </w:pPr>
    </w:p>
    <w:p w14:paraId="18527C55" w14:textId="77777777" w:rsidR="00000000" w:rsidRDefault="007C71EE">
      <w:pPr>
        <w:pStyle w:val="SpeakerCon"/>
        <w:rPr>
          <w:rtl/>
        </w:rPr>
      </w:pPr>
      <w:bookmarkStart w:id="2157" w:name="FS000000563T28_05_2003_09_38_15C"/>
      <w:bookmarkEnd w:id="2157"/>
      <w:r>
        <w:rPr>
          <w:rtl/>
        </w:rPr>
        <w:t>מאיר פרוש (יהדות התורה):</w:t>
      </w:r>
    </w:p>
    <w:p w14:paraId="2F788DF7" w14:textId="77777777" w:rsidR="00000000" w:rsidRDefault="007C71EE">
      <w:pPr>
        <w:pStyle w:val="a"/>
        <w:rPr>
          <w:rtl/>
        </w:rPr>
      </w:pPr>
    </w:p>
    <w:p w14:paraId="3EEB0257" w14:textId="77777777" w:rsidR="00000000" w:rsidRDefault="007C71EE">
      <w:pPr>
        <w:pStyle w:val="a"/>
        <w:rPr>
          <w:rFonts w:hint="cs"/>
          <w:rtl/>
        </w:rPr>
      </w:pPr>
      <w:r>
        <w:rPr>
          <w:rFonts w:hint="cs"/>
          <w:rtl/>
        </w:rPr>
        <w:t>בדימונה יש 838 משפחות שיש בהן יותר מארבעה ילדים. אבל שינוי הם חדשים, לכן</w:t>
      </w:r>
      <w:r>
        <w:rPr>
          <w:rFonts w:hint="cs"/>
          <w:rtl/>
        </w:rPr>
        <w:t xml:space="preserve"> הם לא הבינו שהדבר הזה יכול לפגוע במשפחות, ויכול להיות שזה גם משפחות שמצביעות לשינוי.</w:t>
      </w:r>
    </w:p>
    <w:p w14:paraId="58C593A1" w14:textId="77777777" w:rsidR="00000000" w:rsidRDefault="007C71EE">
      <w:pPr>
        <w:pStyle w:val="a"/>
        <w:rPr>
          <w:rFonts w:hint="cs"/>
          <w:rtl/>
        </w:rPr>
      </w:pPr>
    </w:p>
    <w:p w14:paraId="2EBD6107" w14:textId="77777777" w:rsidR="00000000" w:rsidRDefault="007C71EE">
      <w:pPr>
        <w:pStyle w:val="a"/>
        <w:rPr>
          <w:rFonts w:hint="cs"/>
          <w:rtl/>
        </w:rPr>
      </w:pPr>
      <w:r>
        <w:rPr>
          <w:rFonts w:hint="cs"/>
          <w:rtl/>
        </w:rPr>
        <w:t xml:space="preserve">אני רוצה לומר לך, כחבר כנסת חדש חשוב שתדע - - - </w:t>
      </w:r>
    </w:p>
    <w:p w14:paraId="324025B5" w14:textId="77777777" w:rsidR="00000000" w:rsidRDefault="007C71EE">
      <w:pPr>
        <w:pStyle w:val="a"/>
        <w:rPr>
          <w:rFonts w:hint="cs"/>
          <w:rtl/>
        </w:rPr>
      </w:pPr>
    </w:p>
    <w:p w14:paraId="61F35443" w14:textId="77777777" w:rsidR="00000000" w:rsidRDefault="007C71EE">
      <w:pPr>
        <w:pStyle w:val="ac"/>
        <w:rPr>
          <w:rtl/>
        </w:rPr>
      </w:pPr>
      <w:r>
        <w:rPr>
          <w:rFonts w:hint="eastAsia"/>
          <w:rtl/>
        </w:rPr>
        <w:t>שלום</w:t>
      </w:r>
      <w:r>
        <w:rPr>
          <w:rtl/>
        </w:rPr>
        <w:t xml:space="preserve"> שמחון (העבודה-מימד):</w:t>
      </w:r>
    </w:p>
    <w:p w14:paraId="4EF4816E" w14:textId="77777777" w:rsidR="00000000" w:rsidRDefault="007C71EE">
      <w:pPr>
        <w:pStyle w:val="a"/>
        <w:rPr>
          <w:rFonts w:hint="cs"/>
          <w:rtl/>
        </w:rPr>
      </w:pPr>
    </w:p>
    <w:p w14:paraId="151632CE" w14:textId="77777777" w:rsidR="00000000" w:rsidRDefault="007C71EE">
      <w:pPr>
        <w:pStyle w:val="a"/>
        <w:rPr>
          <w:rFonts w:hint="cs"/>
          <w:rtl/>
        </w:rPr>
      </w:pPr>
      <w:r>
        <w:rPr>
          <w:rFonts w:hint="cs"/>
          <w:rtl/>
        </w:rPr>
        <w:t>כמה משפחות כאלה יש ברחובות?</w:t>
      </w:r>
    </w:p>
    <w:p w14:paraId="0FA7B426" w14:textId="77777777" w:rsidR="00000000" w:rsidRDefault="007C71EE">
      <w:pPr>
        <w:pStyle w:val="a"/>
        <w:rPr>
          <w:rFonts w:hint="cs"/>
          <w:rtl/>
        </w:rPr>
      </w:pPr>
    </w:p>
    <w:p w14:paraId="2FB6C8D5" w14:textId="77777777" w:rsidR="00000000" w:rsidRDefault="007C71EE">
      <w:pPr>
        <w:pStyle w:val="ac"/>
        <w:rPr>
          <w:rtl/>
        </w:rPr>
      </w:pPr>
      <w:r>
        <w:rPr>
          <w:rFonts w:hint="eastAsia"/>
          <w:rtl/>
        </w:rPr>
        <w:t>יצחק</w:t>
      </w:r>
      <w:r>
        <w:rPr>
          <w:rtl/>
        </w:rPr>
        <w:t xml:space="preserve"> הרצוג (העבודה-מימד):</w:t>
      </w:r>
    </w:p>
    <w:p w14:paraId="1243619B" w14:textId="77777777" w:rsidR="00000000" w:rsidRDefault="007C71EE">
      <w:pPr>
        <w:pStyle w:val="a"/>
        <w:rPr>
          <w:rFonts w:hint="cs"/>
          <w:rtl/>
        </w:rPr>
      </w:pPr>
    </w:p>
    <w:p w14:paraId="3E044310" w14:textId="77777777" w:rsidR="00000000" w:rsidRDefault="007C71EE">
      <w:pPr>
        <w:pStyle w:val="a"/>
        <w:rPr>
          <w:rFonts w:hint="cs"/>
          <w:rtl/>
        </w:rPr>
      </w:pPr>
      <w:r>
        <w:rPr>
          <w:rFonts w:hint="cs"/>
          <w:rtl/>
        </w:rPr>
        <w:t>ברחובות יש חסידות קרעטשניף.</w:t>
      </w:r>
    </w:p>
    <w:p w14:paraId="448D88CA" w14:textId="77777777" w:rsidR="00000000" w:rsidRDefault="007C71EE">
      <w:pPr>
        <w:pStyle w:val="a"/>
        <w:rPr>
          <w:rFonts w:hint="cs"/>
          <w:rtl/>
        </w:rPr>
      </w:pPr>
    </w:p>
    <w:p w14:paraId="04C58E45" w14:textId="77777777" w:rsidR="00000000" w:rsidRDefault="007C71EE">
      <w:pPr>
        <w:pStyle w:val="SpeakerCon"/>
        <w:rPr>
          <w:rtl/>
        </w:rPr>
      </w:pPr>
      <w:bookmarkStart w:id="2158" w:name="FS000000563T28_05_2003_09_38_27C"/>
      <w:bookmarkEnd w:id="2158"/>
      <w:r>
        <w:rPr>
          <w:rtl/>
        </w:rPr>
        <w:t>מאיר פר</w:t>
      </w:r>
      <w:r>
        <w:rPr>
          <w:rtl/>
        </w:rPr>
        <w:t>וש (יהדות התורה):</w:t>
      </w:r>
    </w:p>
    <w:p w14:paraId="29EF9B39" w14:textId="77777777" w:rsidR="00000000" w:rsidRDefault="007C71EE">
      <w:pPr>
        <w:pStyle w:val="a"/>
        <w:rPr>
          <w:rtl/>
        </w:rPr>
      </w:pPr>
    </w:p>
    <w:p w14:paraId="6822AF59" w14:textId="77777777" w:rsidR="00000000" w:rsidRDefault="007C71EE">
      <w:pPr>
        <w:pStyle w:val="a"/>
        <w:rPr>
          <w:rFonts w:hint="cs"/>
          <w:rtl/>
        </w:rPr>
      </w:pPr>
      <w:r>
        <w:rPr>
          <w:rFonts w:hint="cs"/>
          <w:rtl/>
        </w:rPr>
        <w:t>אין לי פה נתונים על רחובות. בבאר-שבע, למשל, אין חסידות קרעטשניף.</w:t>
      </w:r>
    </w:p>
    <w:p w14:paraId="15ADDAC7" w14:textId="77777777" w:rsidR="00000000" w:rsidRDefault="007C71EE">
      <w:pPr>
        <w:pStyle w:val="a"/>
        <w:rPr>
          <w:rFonts w:hint="cs"/>
          <w:rtl/>
        </w:rPr>
      </w:pPr>
    </w:p>
    <w:p w14:paraId="49AEB7EB" w14:textId="77777777" w:rsidR="00000000" w:rsidRDefault="007C71EE">
      <w:pPr>
        <w:pStyle w:val="ac"/>
        <w:rPr>
          <w:rtl/>
        </w:rPr>
      </w:pPr>
      <w:r>
        <w:rPr>
          <w:rFonts w:hint="eastAsia"/>
          <w:rtl/>
        </w:rPr>
        <w:t>שלום</w:t>
      </w:r>
      <w:r>
        <w:rPr>
          <w:rtl/>
        </w:rPr>
        <w:t xml:space="preserve"> שמחון (העבודה-מימד):</w:t>
      </w:r>
    </w:p>
    <w:p w14:paraId="4ED291FB" w14:textId="77777777" w:rsidR="00000000" w:rsidRDefault="007C71EE">
      <w:pPr>
        <w:pStyle w:val="a"/>
        <w:rPr>
          <w:rFonts w:hint="cs"/>
          <w:rtl/>
        </w:rPr>
      </w:pPr>
    </w:p>
    <w:p w14:paraId="7F371B54" w14:textId="77777777" w:rsidR="00000000" w:rsidRDefault="007C71EE">
      <w:pPr>
        <w:pStyle w:val="a"/>
        <w:rPr>
          <w:rFonts w:hint="cs"/>
          <w:rtl/>
        </w:rPr>
      </w:pPr>
      <w:r>
        <w:rPr>
          <w:rFonts w:hint="cs"/>
          <w:rtl/>
        </w:rPr>
        <w:t>אילן ליבוביץ הוא מרחובות.</w:t>
      </w:r>
    </w:p>
    <w:p w14:paraId="00205ADC" w14:textId="77777777" w:rsidR="00000000" w:rsidRDefault="007C71EE">
      <w:pPr>
        <w:pStyle w:val="a"/>
        <w:rPr>
          <w:rFonts w:hint="cs"/>
          <w:rtl/>
        </w:rPr>
      </w:pPr>
    </w:p>
    <w:p w14:paraId="744A486A" w14:textId="77777777" w:rsidR="00000000" w:rsidRDefault="007C71EE">
      <w:pPr>
        <w:pStyle w:val="SpeakerCon"/>
        <w:rPr>
          <w:rtl/>
        </w:rPr>
      </w:pPr>
      <w:bookmarkStart w:id="2159" w:name="FS000000563T28_05_2003_09_38_54C"/>
      <w:bookmarkEnd w:id="2159"/>
      <w:r>
        <w:rPr>
          <w:rtl/>
        </w:rPr>
        <w:t>מאיר פרוש (יהדות התורה):</w:t>
      </w:r>
    </w:p>
    <w:p w14:paraId="60C907F0" w14:textId="77777777" w:rsidR="00000000" w:rsidRDefault="007C71EE">
      <w:pPr>
        <w:pStyle w:val="a"/>
        <w:rPr>
          <w:rtl/>
        </w:rPr>
      </w:pPr>
    </w:p>
    <w:p w14:paraId="1B426CF6" w14:textId="77777777" w:rsidR="00000000" w:rsidRDefault="007C71EE">
      <w:pPr>
        <w:pStyle w:val="a"/>
        <w:rPr>
          <w:rFonts w:hint="cs"/>
          <w:rtl/>
        </w:rPr>
      </w:pPr>
      <w:r>
        <w:rPr>
          <w:rFonts w:hint="cs"/>
          <w:rtl/>
        </w:rPr>
        <w:t xml:space="preserve">אין לי נתונים על רחובות. בבאר-שבע </w:t>
      </w:r>
      <w:r>
        <w:rPr>
          <w:rtl/>
        </w:rPr>
        <w:t>–</w:t>
      </w:r>
      <w:r>
        <w:rPr>
          <w:rFonts w:hint="cs"/>
          <w:rtl/>
        </w:rPr>
        <w:t xml:space="preserve"> לא מדובר על הפזורה </w:t>
      </w:r>
      <w:r>
        <w:rPr>
          <w:rtl/>
        </w:rPr>
        <w:t>–</w:t>
      </w:r>
      <w:r>
        <w:rPr>
          <w:rFonts w:hint="cs"/>
          <w:rtl/>
        </w:rPr>
        <w:t xml:space="preserve"> יש 3,324 משפחות שיש להן יותר מארבע</w:t>
      </w:r>
      <w:r>
        <w:rPr>
          <w:rFonts w:hint="cs"/>
          <w:rtl/>
        </w:rPr>
        <w:t xml:space="preserve">ה ילדים. יש שם הרבה מצביעים של שינוי. אז אין לי טענות אל שינוי כי הם חדשים. אבל בכל אופן אני סברתי </w:t>
      </w:r>
      <w:r>
        <w:rPr>
          <w:rtl/>
        </w:rPr>
        <w:t>–</w:t>
      </w:r>
      <w:r>
        <w:rPr>
          <w:rFonts w:hint="cs"/>
          <w:rtl/>
        </w:rPr>
        <w:t xml:space="preserve"> למשל בקריית-גת יש 1,032 משפחות שיש להן יותר מארבעה ילדים, וזאת פגיעה אנושה במשפחות שיש להן ארבעה ילדים. אז אין לי טענה אליכם, אתם חדשים, אבל איך אתם מסכימי</w:t>
      </w:r>
      <w:r>
        <w:rPr>
          <w:rFonts w:hint="cs"/>
          <w:rtl/>
        </w:rPr>
        <w:t>ם לתת יד? עכשיו, כשאתם כבר יודעים, איך אתם תרימו מחר יד כשאתם הולכים לפגוע במשפחות גדולות?</w:t>
      </w:r>
    </w:p>
    <w:p w14:paraId="5E5AECFC" w14:textId="77777777" w:rsidR="00000000" w:rsidRDefault="007C71EE">
      <w:pPr>
        <w:pStyle w:val="a"/>
        <w:rPr>
          <w:rFonts w:hint="cs"/>
          <w:rtl/>
        </w:rPr>
      </w:pPr>
    </w:p>
    <w:p w14:paraId="614274A8" w14:textId="77777777" w:rsidR="00000000" w:rsidRDefault="007C71EE">
      <w:pPr>
        <w:pStyle w:val="ac"/>
        <w:rPr>
          <w:rtl/>
        </w:rPr>
      </w:pPr>
      <w:r>
        <w:rPr>
          <w:rFonts w:hint="eastAsia"/>
          <w:rtl/>
        </w:rPr>
        <w:t>דוד</w:t>
      </w:r>
      <w:r>
        <w:rPr>
          <w:rtl/>
        </w:rPr>
        <w:t xml:space="preserve"> אזולאי (ש"ס):</w:t>
      </w:r>
    </w:p>
    <w:p w14:paraId="4D824D90" w14:textId="77777777" w:rsidR="00000000" w:rsidRDefault="007C71EE">
      <w:pPr>
        <w:pStyle w:val="a"/>
        <w:rPr>
          <w:rFonts w:hint="cs"/>
          <w:rtl/>
        </w:rPr>
      </w:pPr>
    </w:p>
    <w:p w14:paraId="1AE662CF" w14:textId="77777777" w:rsidR="00000000" w:rsidRDefault="007C71EE">
      <w:pPr>
        <w:pStyle w:val="a"/>
        <w:rPr>
          <w:rFonts w:hint="cs"/>
          <w:rtl/>
        </w:rPr>
      </w:pPr>
      <w:r>
        <w:rPr>
          <w:rFonts w:hint="cs"/>
          <w:rtl/>
        </w:rPr>
        <w:t xml:space="preserve">הרב פרוש, חסר לך נתון שכדאי שתוסיף - בכל יישוב כמה קיבלה שינוי וכמה קיבל הליכוד. </w:t>
      </w:r>
    </w:p>
    <w:p w14:paraId="13695C58" w14:textId="77777777" w:rsidR="00000000" w:rsidRDefault="007C71EE">
      <w:pPr>
        <w:pStyle w:val="a"/>
        <w:rPr>
          <w:rFonts w:hint="cs"/>
          <w:rtl/>
        </w:rPr>
      </w:pPr>
    </w:p>
    <w:p w14:paraId="4C0857D6" w14:textId="77777777" w:rsidR="00000000" w:rsidRDefault="007C71EE">
      <w:pPr>
        <w:pStyle w:val="a"/>
        <w:rPr>
          <w:rFonts w:hint="cs"/>
          <w:rtl/>
        </w:rPr>
      </w:pPr>
    </w:p>
    <w:p w14:paraId="771E8B99" w14:textId="77777777" w:rsidR="00000000" w:rsidRDefault="007C71EE">
      <w:pPr>
        <w:pStyle w:val="a"/>
        <w:rPr>
          <w:rFonts w:hint="cs"/>
          <w:rtl/>
        </w:rPr>
      </w:pPr>
    </w:p>
    <w:p w14:paraId="69DE6B22" w14:textId="77777777" w:rsidR="00000000" w:rsidRDefault="007C71EE">
      <w:pPr>
        <w:pStyle w:val="a"/>
        <w:rPr>
          <w:rFonts w:hint="cs"/>
          <w:rtl/>
        </w:rPr>
      </w:pPr>
    </w:p>
    <w:p w14:paraId="14C0EF9D" w14:textId="77777777" w:rsidR="00000000" w:rsidRDefault="007C71EE">
      <w:pPr>
        <w:pStyle w:val="SpeakerCon"/>
        <w:rPr>
          <w:rtl/>
        </w:rPr>
      </w:pPr>
      <w:bookmarkStart w:id="2160" w:name="FS000000563T28_05_2003_09_39_23C"/>
      <w:bookmarkEnd w:id="2160"/>
      <w:r>
        <w:rPr>
          <w:rtl/>
        </w:rPr>
        <w:t>מאיר פרוש (יהדות התורה):</w:t>
      </w:r>
    </w:p>
    <w:p w14:paraId="48B521F7" w14:textId="77777777" w:rsidR="00000000" w:rsidRDefault="007C71EE">
      <w:pPr>
        <w:pStyle w:val="a"/>
        <w:rPr>
          <w:rtl/>
        </w:rPr>
      </w:pPr>
    </w:p>
    <w:p w14:paraId="67E4E8F4" w14:textId="77777777" w:rsidR="00000000" w:rsidRDefault="007C71EE">
      <w:pPr>
        <w:pStyle w:val="a"/>
        <w:rPr>
          <w:rFonts w:hint="cs"/>
          <w:rtl/>
        </w:rPr>
      </w:pPr>
      <w:r>
        <w:rPr>
          <w:rFonts w:hint="cs"/>
          <w:rtl/>
        </w:rPr>
        <w:t xml:space="preserve">אני לא נכנס לזה. אני חושב ששינוי </w:t>
      </w:r>
      <w:r>
        <w:rPr>
          <w:rFonts w:hint="cs"/>
          <w:rtl/>
        </w:rPr>
        <w:t>לא מסתכלים על הקולות. לא זה הדבר שחשוב להם. זה חשוב להם רק לפני הבחירות, אבל כך במשך ארבע שנים לא משנה להם כמה קולות הם קיבלו. הם חדשים, הם פשוט לא מתמצאים בדברים האלה.</w:t>
      </w:r>
    </w:p>
    <w:p w14:paraId="53C9CBE1" w14:textId="77777777" w:rsidR="00000000" w:rsidRDefault="007C71EE">
      <w:pPr>
        <w:pStyle w:val="a"/>
        <w:rPr>
          <w:rFonts w:hint="cs"/>
          <w:rtl/>
        </w:rPr>
      </w:pPr>
    </w:p>
    <w:p w14:paraId="7F9F5E83" w14:textId="77777777" w:rsidR="00000000" w:rsidRDefault="007C71EE">
      <w:pPr>
        <w:pStyle w:val="ac"/>
        <w:rPr>
          <w:rtl/>
        </w:rPr>
      </w:pPr>
      <w:r>
        <w:rPr>
          <w:rFonts w:hint="eastAsia"/>
          <w:rtl/>
        </w:rPr>
        <w:t>דוד</w:t>
      </w:r>
      <w:r>
        <w:rPr>
          <w:rtl/>
        </w:rPr>
        <w:t xml:space="preserve"> אזולאי (ש"ס):</w:t>
      </w:r>
    </w:p>
    <w:p w14:paraId="1FF9B763" w14:textId="77777777" w:rsidR="00000000" w:rsidRDefault="007C71EE">
      <w:pPr>
        <w:pStyle w:val="a"/>
        <w:rPr>
          <w:rFonts w:hint="cs"/>
          <w:rtl/>
        </w:rPr>
      </w:pPr>
    </w:p>
    <w:p w14:paraId="49FD04BD" w14:textId="77777777" w:rsidR="00000000" w:rsidRDefault="007C71EE">
      <w:pPr>
        <w:pStyle w:val="a"/>
        <w:rPr>
          <w:rFonts w:hint="cs"/>
          <w:rtl/>
        </w:rPr>
      </w:pPr>
      <w:r>
        <w:rPr>
          <w:rFonts w:hint="cs"/>
          <w:rtl/>
        </w:rPr>
        <w:t>- - -</w:t>
      </w:r>
    </w:p>
    <w:p w14:paraId="0AABB435" w14:textId="77777777" w:rsidR="00000000" w:rsidRDefault="007C71EE">
      <w:pPr>
        <w:pStyle w:val="a"/>
        <w:rPr>
          <w:rFonts w:hint="cs"/>
          <w:rtl/>
        </w:rPr>
      </w:pPr>
    </w:p>
    <w:p w14:paraId="782D1E28" w14:textId="77777777" w:rsidR="00000000" w:rsidRDefault="007C71EE">
      <w:pPr>
        <w:pStyle w:val="ac"/>
        <w:rPr>
          <w:rtl/>
        </w:rPr>
      </w:pPr>
      <w:bookmarkStart w:id="2161" w:name="FS000000563T28_05_2003_09_39_33C"/>
      <w:bookmarkEnd w:id="2161"/>
      <w:r>
        <w:rPr>
          <w:rFonts w:hint="eastAsia"/>
          <w:rtl/>
        </w:rPr>
        <w:t>אילן</w:t>
      </w:r>
      <w:r>
        <w:rPr>
          <w:rtl/>
        </w:rPr>
        <w:t xml:space="preserve"> ליבוביץ (שינוי):</w:t>
      </w:r>
    </w:p>
    <w:p w14:paraId="75EADA9E" w14:textId="77777777" w:rsidR="00000000" w:rsidRDefault="007C71EE">
      <w:pPr>
        <w:pStyle w:val="a"/>
        <w:rPr>
          <w:rFonts w:hint="cs"/>
          <w:rtl/>
        </w:rPr>
      </w:pPr>
    </w:p>
    <w:p w14:paraId="4DD1C36D" w14:textId="77777777" w:rsidR="00000000" w:rsidRDefault="007C71EE">
      <w:pPr>
        <w:pStyle w:val="a"/>
        <w:rPr>
          <w:rFonts w:hint="cs"/>
          <w:rtl/>
        </w:rPr>
      </w:pPr>
      <w:r>
        <w:rPr>
          <w:rFonts w:hint="cs"/>
          <w:rtl/>
        </w:rPr>
        <w:t>זאת החוכמה.</w:t>
      </w:r>
    </w:p>
    <w:p w14:paraId="03431953" w14:textId="77777777" w:rsidR="00000000" w:rsidRDefault="007C71EE">
      <w:pPr>
        <w:pStyle w:val="a"/>
        <w:rPr>
          <w:rFonts w:hint="cs"/>
          <w:rtl/>
        </w:rPr>
      </w:pPr>
    </w:p>
    <w:p w14:paraId="402F27C5" w14:textId="77777777" w:rsidR="00000000" w:rsidRDefault="007C71EE">
      <w:pPr>
        <w:pStyle w:val="SpeakerCon"/>
        <w:rPr>
          <w:rtl/>
        </w:rPr>
      </w:pPr>
      <w:bookmarkStart w:id="2162" w:name="FS000000563T28_05_2003_09_39_49C"/>
      <w:bookmarkEnd w:id="2162"/>
      <w:r>
        <w:rPr>
          <w:rtl/>
        </w:rPr>
        <w:t>מאיר פרוש (יהדות התורה):</w:t>
      </w:r>
    </w:p>
    <w:p w14:paraId="6C158742" w14:textId="77777777" w:rsidR="00000000" w:rsidRDefault="007C71EE">
      <w:pPr>
        <w:pStyle w:val="a"/>
        <w:rPr>
          <w:rtl/>
        </w:rPr>
      </w:pPr>
    </w:p>
    <w:p w14:paraId="10F2E5E4" w14:textId="77777777" w:rsidR="00000000" w:rsidRDefault="007C71EE">
      <w:pPr>
        <w:pStyle w:val="a"/>
        <w:rPr>
          <w:rFonts w:hint="cs"/>
          <w:rtl/>
        </w:rPr>
      </w:pPr>
      <w:r>
        <w:rPr>
          <w:rFonts w:hint="cs"/>
          <w:rtl/>
        </w:rPr>
        <w:t>אני רוצה לומר לך, תבין, אם אתה מאשר מחר את ההצעה של האוצר, משפחה עם ארבעה ילדים תפסיד כל חודש 695 שקל. בשנה זה יותר מ=8,000 שקל. למה הדבר הזה יכול לגרום? פשוט שלא יהיה לחם בבית ולא יהיה חלב. משפחה עם ארבעה ילדים, לא המשפחות הגדולות האלה של השחורים. משפחה</w:t>
      </w:r>
      <w:r>
        <w:rPr>
          <w:rFonts w:hint="cs"/>
          <w:rtl/>
        </w:rPr>
        <w:t xml:space="preserve"> עם ארבעה ילדים. 8,340 שקל יחסרו להם ללחם ולחלב. </w:t>
      </w:r>
    </w:p>
    <w:p w14:paraId="516A197E" w14:textId="77777777" w:rsidR="00000000" w:rsidRDefault="007C71EE">
      <w:pPr>
        <w:pStyle w:val="a"/>
        <w:rPr>
          <w:rFonts w:hint="cs"/>
          <w:rtl/>
        </w:rPr>
      </w:pPr>
    </w:p>
    <w:p w14:paraId="6E60E36B" w14:textId="77777777" w:rsidR="00000000" w:rsidRDefault="007C71EE">
      <w:pPr>
        <w:pStyle w:val="a"/>
        <w:rPr>
          <w:rFonts w:hint="cs"/>
          <w:rtl/>
        </w:rPr>
      </w:pPr>
      <w:r>
        <w:rPr>
          <w:rFonts w:hint="cs"/>
          <w:rtl/>
        </w:rPr>
        <w:t xml:space="preserve">אני רוצה לומר לך, חשוב שתדע כי אתה חדש, שהסמנכ"ל לגמלאות בביטוח הלאומי כותב ב=22 במאי לפרופסור שטסמן, שהוא תומך בהצעה החלופית. הרי האוצר הציע הצעה, והגוף המוסמך ביותר במדינת ישראל להציע הצעות בקשר לקצבאות </w:t>
      </w:r>
      <w:r>
        <w:rPr>
          <w:rFonts w:hint="cs"/>
          <w:rtl/>
        </w:rPr>
        <w:t>זה הביטוח הלאומי. ב=21 במאי פרופסור שטסמן, המנהל הכללי של המוסד לביטוח לאומי, הציע הצעה חלופית. ההצעה החלופית הזאת דיברה על פגיעה קטנה יותר במשפחות הגדולות, ובמשפחות עם ילד או שני ילדים תהיה הפחתה, במקום 146 שקל יהיה 100 שקל. אז בא סמנכ"ל הביטוח הלאומי, פר</w:t>
      </w:r>
      <w:r>
        <w:rPr>
          <w:rFonts w:hint="cs"/>
          <w:rtl/>
        </w:rPr>
        <w:t xml:space="preserve">ופסור יחזקאל בקל, וכתב לפרופסור שטסמן שהוא תומך דווקא בהצעה החלופית שהוצגה לו על-ידי הסמנכ"לים נתן גרינברג ויגאל ברזני. הוא כותב </w:t>
      </w:r>
      <w:r>
        <w:rPr>
          <w:rtl/>
        </w:rPr>
        <w:t>–</w:t>
      </w:r>
      <w:r>
        <w:rPr>
          <w:rFonts w:hint="cs"/>
          <w:rtl/>
        </w:rPr>
        <w:t xml:space="preserve"> תשמע טוב, כחדש טוב שתשמע את זה </w:t>
      </w:r>
      <w:r>
        <w:rPr>
          <w:rtl/>
        </w:rPr>
        <w:t>–</w:t>
      </w:r>
      <w:r>
        <w:rPr>
          <w:rFonts w:hint="cs"/>
          <w:rtl/>
        </w:rPr>
        <w:t xml:space="preserve"> "ההצעה תואמת את עקרונות הסיוע בגמלאות הביטוח הלאומי בתחום הבטחת הכנסה, נכות וזיקנה, שלוקחות </w:t>
      </w:r>
      <w:r>
        <w:rPr>
          <w:rFonts w:hint="cs"/>
          <w:rtl/>
        </w:rPr>
        <w:t>בחשבון שקצבאות ילדים המוגדלות מעבר לילד השני מפצות את המשפחה על הוצאות הקיום של הילד. לפיכך מושלמת תוספת קצבת הקיום בהבטחת הכנסה, נכות, זיקנה רק בעד שני הילדים הראשונים". הוא מספר שבכתב ההגנה של הממשלה בעתירה לבג"ץ טענו שקצבת הבטחת הכנסה היא חלק ממכלול שלם</w:t>
      </w:r>
      <w:r>
        <w:rPr>
          <w:rFonts w:hint="cs"/>
          <w:rtl/>
        </w:rPr>
        <w:t xml:space="preserve"> של סיוע, שכולל גם קצבאות ילדים שהשפעתן על קיום המשפחה משמעותי. את זה לא אני כותב.</w:t>
      </w:r>
    </w:p>
    <w:p w14:paraId="16016840" w14:textId="77777777" w:rsidR="00000000" w:rsidRDefault="007C71EE">
      <w:pPr>
        <w:pStyle w:val="a"/>
        <w:rPr>
          <w:rFonts w:hint="cs"/>
          <w:rtl/>
        </w:rPr>
      </w:pPr>
    </w:p>
    <w:p w14:paraId="4F0913C6" w14:textId="77777777" w:rsidR="00000000" w:rsidRDefault="007C71EE">
      <w:pPr>
        <w:pStyle w:val="a"/>
        <w:rPr>
          <w:rFonts w:hint="cs"/>
          <w:rtl/>
        </w:rPr>
      </w:pPr>
    </w:p>
    <w:p w14:paraId="2A48796F" w14:textId="77777777" w:rsidR="00000000" w:rsidRDefault="007C71EE">
      <w:pPr>
        <w:pStyle w:val="a"/>
        <w:rPr>
          <w:rFonts w:hint="cs"/>
          <w:rtl/>
        </w:rPr>
      </w:pPr>
    </w:p>
    <w:p w14:paraId="39675D62" w14:textId="77777777" w:rsidR="00000000" w:rsidRDefault="007C71EE">
      <w:pPr>
        <w:pStyle w:val="ac"/>
        <w:rPr>
          <w:rtl/>
        </w:rPr>
      </w:pPr>
      <w:r>
        <w:rPr>
          <w:rFonts w:hint="eastAsia"/>
          <w:rtl/>
        </w:rPr>
        <w:t>שלום</w:t>
      </w:r>
      <w:r>
        <w:rPr>
          <w:rtl/>
        </w:rPr>
        <w:t xml:space="preserve"> שמחון (העבודה-מימד):</w:t>
      </w:r>
    </w:p>
    <w:p w14:paraId="4D764C12" w14:textId="77777777" w:rsidR="00000000" w:rsidRDefault="007C71EE">
      <w:pPr>
        <w:pStyle w:val="a"/>
        <w:rPr>
          <w:rFonts w:hint="cs"/>
          <w:rtl/>
        </w:rPr>
      </w:pPr>
    </w:p>
    <w:p w14:paraId="4E5135B7" w14:textId="77777777" w:rsidR="00000000" w:rsidRDefault="007C71EE">
      <w:pPr>
        <w:pStyle w:val="a"/>
        <w:rPr>
          <w:rFonts w:hint="cs"/>
          <w:rtl/>
        </w:rPr>
      </w:pPr>
      <w:r>
        <w:rPr>
          <w:rFonts w:hint="cs"/>
          <w:rtl/>
        </w:rPr>
        <w:t>כמה ילדים יש לברזני?</w:t>
      </w:r>
    </w:p>
    <w:p w14:paraId="1C868BE5" w14:textId="77777777" w:rsidR="00000000" w:rsidRDefault="007C71EE">
      <w:pPr>
        <w:pStyle w:val="a"/>
        <w:rPr>
          <w:rFonts w:hint="cs"/>
          <w:rtl/>
        </w:rPr>
      </w:pPr>
    </w:p>
    <w:p w14:paraId="70B17E92" w14:textId="77777777" w:rsidR="00000000" w:rsidRDefault="007C71EE">
      <w:pPr>
        <w:pStyle w:val="SpeakerCon"/>
        <w:rPr>
          <w:rtl/>
        </w:rPr>
      </w:pPr>
      <w:bookmarkStart w:id="2163" w:name="FS000000563T28_05_2003_10_10_07C"/>
      <w:bookmarkEnd w:id="2163"/>
      <w:r>
        <w:rPr>
          <w:rtl/>
        </w:rPr>
        <w:t>מאיר פרוש (יהדות התורה):</w:t>
      </w:r>
    </w:p>
    <w:p w14:paraId="64519196" w14:textId="77777777" w:rsidR="00000000" w:rsidRDefault="007C71EE">
      <w:pPr>
        <w:pStyle w:val="a"/>
        <w:rPr>
          <w:rtl/>
        </w:rPr>
      </w:pPr>
    </w:p>
    <w:p w14:paraId="284B0CB9" w14:textId="77777777" w:rsidR="00000000" w:rsidRDefault="007C71EE">
      <w:pPr>
        <w:pStyle w:val="a"/>
        <w:rPr>
          <w:rFonts w:hint="cs"/>
          <w:rtl/>
        </w:rPr>
      </w:pPr>
      <w:r>
        <w:rPr>
          <w:rFonts w:hint="cs"/>
          <w:rtl/>
        </w:rPr>
        <w:t xml:space="preserve">ברזני וגרינברג </w:t>
      </w:r>
      <w:r>
        <w:rPr>
          <w:rtl/>
        </w:rPr>
        <w:t>–</w:t>
      </w:r>
      <w:r>
        <w:rPr>
          <w:rFonts w:hint="cs"/>
          <w:rtl/>
        </w:rPr>
        <w:t xml:space="preserve"> אני לא יודע בדיוק כמה ילדים, ואני לא יודע בדיוק כמה ילדים יש לבקל.</w:t>
      </w:r>
    </w:p>
    <w:p w14:paraId="6233D7E4" w14:textId="77777777" w:rsidR="00000000" w:rsidRDefault="007C71EE">
      <w:pPr>
        <w:pStyle w:val="a"/>
        <w:rPr>
          <w:rFonts w:hint="cs"/>
          <w:rtl/>
        </w:rPr>
      </w:pPr>
    </w:p>
    <w:p w14:paraId="79EE38FD" w14:textId="77777777" w:rsidR="00000000" w:rsidRDefault="007C71EE">
      <w:pPr>
        <w:pStyle w:val="ac"/>
        <w:rPr>
          <w:rtl/>
        </w:rPr>
      </w:pPr>
      <w:r>
        <w:rPr>
          <w:rFonts w:hint="eastAsia"/>
          <w:rtl/>
        </w:rPr>
        <w:t>שלום</w:t>
      </w:r>
      <w:r>
        <w:rPr>
          <w:rtl/>
        </w:rPr>
        <w:t xml:space="preserve"> שמחון</w:t>
      </w:r>
      <w:r>
        <w:rPr>
          <w:rtl/>
        </w:rPr>
        <w:t xml:space="preserve"> (העבודה-מימד):</w:t>
      </w:r>
    </w:p>
    <w:p w14:paraId="430D4915" w14:textId="77777777" w:rsidR="00000000" w:rsidRDefault="007C71EE">
      <w:pPr>
        <w:pStyle w:val="a"/>
        <w:rPr>
          <w:rFonts w:hint="cs"/>
          <w:rtl/>
        </w:rPr>
      </w:pPr>
    </w:p>
    <w:p w14:paraId="6FB9782D" w14:textId="77777777" w:rsidR="00000000" w:rsidRDefault="007C71EE">
      <w:pPr>
        <w:pStyle w:val="a"/>
        <w:rPr>
          <w:rFonts w:hint="cs"/>
          <w:rtl/>
        </w:rPr>
      </w:pPr>
      <w:r>
        <w:rPr>
          <w:rFonts w:hint="cs"/>
          <w:rtl/>
        </w:rPr>
        <w:t>לגרינברג אני יודע, לשיטתו של אילן.</w:t>
      </w:r>
    </w:p>
    <w:p w14:paraId="3944567A" w14:textId="77777777" w:rsidR="00000000" w:rsidRDefault="007C71EE">
      <w:pPr>
        <w:pStyle w:val="a"/>
        <w:rPr>
          <w:rFonts w:hint="cs"/>
          <w:rtl/>
        </w:rPr>
      </w:pPr>
    </w:p>
    <w:p w14:paraId="0DB6512D" w14:textId="77777777" w:rsidR="00000000" w:rsidRDefault="007C71EE">
      <w:pPr>
        <w:pStyle w:val="SpeakerCon"/>
        <w:rPr>
          <w:rtl/>
        </w:rPr>
      </w:pPr>
      <w:bookmarkStart w:id="2164" w:name="FS000000563T28_05_2003_10_10_42C"/>
      <w:bookmarkEnd w:id="2164"/>
      <w:r>
        <w:rPr>
          <w:rtl/>
        </w:rPr>
        <w:t>מאיר פרוש (יהדות התורה):</w:t>
      </w:r>
    </w:p>
    <w:p w14:paraId="2654F06F" w14:textId="77777777" w:rsidR="00000000" w:rsidRDefault="007C71EE">
      <w:pPr>
        <w:pStyle w:val="a"/>
        <w:rPr>
          <w:rtl/>
        </w:rPr>
      </w:pPr>
    </w:p>
    <w:p w14:paraId="239897EF" w14:textId="77777777" w:rsidR="00000000" w:rsidRDefault="007C71EE">
      <w:pPr>
        <w:pStyle w:val="a"/>
        <w:rPr>
          <w:rFonts w:hint="cs"/>
          <w:rtl/>
        </w:rPr>
      </w:pPr>
      <w:r>
        <w:rPr>
          <w:rFonts w:hint="cs"/>
          <w:rtl/>
        </w:rPr>
        <w:t xml:space="preserve">זה לא משנה. יכול להיות שבקל וברזני, אחד מהם גר באופקים או בדימונה ואחד בטבריה לצורך העניין. יכול להיות שיש להם ארבעה ילדים ויותר וההפחתה לחודש היא יותר מ=800 שקל. כשאין 800 שקל </w:t>
      </w:r>
      <w:r>
        <w:rPr>
          <w:rFonts w:hint="cs"/>
          <w:rtl/>
        </w:rPr>
        <w:t>בבית עם ארבעה ילדים, הכוונה שאין במה לקנות מחר לחם ואין במה לקנות מחר חלב. ילכו לחפש את הלחם או את קליפות התפוזים בזבל. הממשלה הזאת תהיה האחראית, ומי שנותן לה את היד, מי שמקים את הממשלה הזאת זה שינוי. אין לי טענה, אני אומר.</w:t>
      </w:r>
    </w:p>
    <w:p w14:paraId="30097BD9" w14:textId="77777777" w:rsidR="00000000" w:rsidRDefault="007C71EE">
      <w:pPr>
        <w:pStyle w:val="a"/>
        <w:rPr>
          <w:rFonts w:hint="cs"/>
          <w:rtl/>
        </w:rPr>
      </w:pPr>
    </w:p>
    <w:p w14:paraId="76E10D5E" w14:textId="77777777" w:rsidR="00000000" w:rsidRDefault="007C71EE">
      <w:pPr>
        <w:pStyle w:val="ac"/>
        <w:rPr>
          <w:rtl/>
        </w:rPr>
      </w:pPr>
      <w:r>
        <w:rPr>
          <w:rFonts w:hint="eastAsia"/>
          <w:rtl/>
        </w:rPr>
        <w:t>אילן</w:t>
      </w:r>
      <w:r>
        <w:rPr>
          <w:rtl/>
        </w:rPr>
        <w:t xml:space="preserve"> ליבוביץ (שינוי):</w:t>
      </w:r>
    </w:p>
    <w:p w14:paraId="32CAD1AD" w14:textId="77777777" w:rsidR="00000000" w:rsidRDefault="007C71EE">
      <w:pPr>
        <w:pStyle w:val="a"/>
        <w:rPr>
          <w:rFonts w:hint="cs"/>
          <w:rtl/>
        </w:rPr>
      </w:pPr>
    </w:p>
    <w:p w14:paraId="29DA9D82" w14:textId="77777777" w:rsidR="00000000" w:rsidRDefault="007C71EE">
      <w:pPr>
        <w:pStyle w:val="a"/>
        <w:rPr>
          <w:rFonts w:hint="cs"/>
          <w:rtl/>
        </w:rPr>
      </w:pPr>
      <w:r>
        <w:rPr>
          <w:rFonts w:hint="cs"/>
          <w:rtl/>
        </w:rPr>
        <w:t xml:space="preserve">40 חברי </w:t>
      </w:r>
      <w:r>
        <w:rPr>
          <w:rFonts w:hint="cs"/>
          <w:rtl/>
        </w:rPr>
        <w:t>הכנסת של הליכוד זה לא  מספיק?</w:t>
      </w:r>
    </w:p>
    <w:p w14:paraId="42D95EE4" w14:textId="77777777" w:rsidR="00000000" w:rsidRDefault="007C71EE">
      <w:pPr>
        <w:pStyle w:val="a"/>
        <w:rPr>
          <w:rFonts w:hint="cs"/>
          <w:rtl/>
        </w:rPr>
      </w:pPr>
    </w:p>
    <w:p w14:paraId="281A226D" w14:textId="77777777" w:rsidR="00000000" w:rsidRDefault="007C71EE">
      <w:pPr>
        <w:pStyle w:val="SpeakerCon"/>
        <w:rPr>
          <w:rtl/>
        </w:rPr>
      </w:pPr>
      <w:bookmarkStart w:id="2165" w:name="FS000000563T28_05_2003_10_11_24C"/>
      <w:bookmarkEnd w:id="2165"/>
      <w:r>
        <w:rPr>
          <w:rtl/>
        </w:rPr>
        <w:t>מאיר פרוש (יהדות התורה):</w:t>
      </w:r>
    </w:p>
    <w:p w14:paraId="0DA78206" w14:textId="77777777" w:rsidR="00000000" w:rsidRDefault="007C71EE">
      <w:pPr>
        <w:pStyle w:val="a"/>
        <w:rPr>
          <w:rtl/>
        </w:rPr>
      </w:pPr>
    </w:p>
    <w:p w14:paraId="6E33CC29" w14:textId="77777777" w:rsidR="00000000" w:rsidRDefault="007C71EE">
      <w:pPr>
        <w:pStyle w:val="a"/>
        <w:rPr>
          <w:rFonts w:hint="cs"/>
          <w:rtl/>
        </w:rPr>
      </w:pPr>
      <w:r>
        <w:rPr>
          <w:rFonts w:hint="cs"/>
          <w:rtl/>
        </w:rPr>
        <w:t>הליכוד מזמן הפסיק לעסוק בדברים האלה. לליכוד לא אכפת כבר מזמן. אדוני היושב-ראש, אני לא רוצה לפגוע בליכוד אבל אני אומר, הליכוד מזמן שכח את זה.</w:t>
      </w:r>
    </w:p>
    <w:p w14:paraId="542C32A3" w14:textId="77777777" w:rsidR="00000000" w:rsidRDefault="007C71EE">
      <w:pPr>
        <w:pStyle w:val="a"/>
        <w:rPr>
          <w:rFonts w:hint="cs"/>
          <w:rtl/>
        </w:rPr>
      </w:pPr>
    </w:p>
    <w:p w14:paraId="3E9F66DD" w14:textId="77777777" w:rsidR="00000000" w:rsidRDefault="007C71EE">
      <w:pPr>
        <w:pStyle w:val="ac"/>
        <w:rPr>
          <w:rtl/>
        </w:rPr>
      </w:pPr>
      <w:r>
        <w:rPr>
          <w:rFonts w:hint="eastAsia"/>
          <w:rtl/>
        </w:rPr>
        <w:t>אילן</w:t>
      </w:r>
      <w:r>
        <w:rPr>
          <w:rtl/>
        </w:rPr>
        <w:t xml:space="preserve"> ליבוביץ (שינוי):</w:t>
      </w:r>
    </w:p>
    <w:p w14:paraId="043A095A" w14:textId="77777777" w:rsidR="00000000" w:rsidRDefault="007C71EE">
      <w:pPr>
        <w:pStyle w:val="a"/>
        <w:rPr>
          <w:rFonts w:hint="cs"/>
          <w:rtl/>
        </w:rPr>
      </w:pPr>
    </w:p>
    <w:p w14:paraId="418565BC" w14:textId="77777777" w:rsidR="00000000" w:rsidRDefault="007C71EE">
      <w:pPr>
        <w:pStyle w:val="a"/>
        <w:rPr>
          <w:rFonts w:hint="cs"/>
          <w:rtl/>
        </w:rPr>
      </w:pPr>
      <w:r>
        <w:rPr>
          <w:rFonts w:hint="cs"/>
          <w:rtl/>
        </w:rPr>
        <w:t xml:space="preserve">- - - </w:t>
      </w:r>
    </w:p>
    <w:p w14:paraId="359CC54C" w14:textId="77777777" w:rsidR="00000000" w:rsidRDefault="007C71EE">
      <w:pPr>
        <w:pStyle w:val="a"/>
        <w:rPr>
          <w:rFonts w:hint="cs"/>
          <w:rtl/>
        </w:rPr>
      </w:pPr>
    </w:p>
    <w:p w14:paraId="5A49D2F1" w14:textId="77777777" w:rsidR="00000000" w:rsidRDefault="007C71EE">
      <w:pPr>
        <w:pStyle w:val="SpeakerCon"/>
        <w:rPr>
          <w:rtl/>
        </w:rPr>
      </w:pPr>
      <w:bookmarkStart w:id="2166" w:name="FS000000563T28_05_2003_10_11_32C"/>
      <w:bookmarkEnd w:id="2166"/>
      <w:r>
        <w:rPr>
          <w:rtl/>
        </w:rPr>
        <w:t>מאיר פרוש (יהדות התורה):</w:t>
      </w:r>
    </w:p>
    <w:p w14:paraId="5D2E5BB0" w14:textId="77777777" w:rsidR="00000000" w:rsidRDefault="007C71EE">
      <w:pPr>
        <w:pStyle w:val="a"/>
        <w:rPr>
          <w:rtl/>
        </w:rPr>
      </w:pPr>
    </w:p>
    <w:p w14:paraId="56805D9B" w14:textId="77777777" w:rsidR="00000000" w:rsidRDefault="007C71EE">
      <w:pPr>
        <w:pStyle w:val="a"/>
        <w:rPr>
          <w:rFonts w:hint="cs"/>
          <w:rtl/>
        </w:rPr>
      </w:pPr>
      <w:r>
        <w:rPr>
          <w:rFonts w:hint="cs"/>
          <w:rtl/>
        </w:rPr>
        <w:t>אין לי טענה לליכוד. הוא כבר מזמן שכח לטפל בזה. אבל אתם כחדשים, אמרתם שתדאגו.</w:t>
      </w:r>
    </w:p>
    <w:p w14:paraId="1593E804" w14:textId="77777777" w:rsidR="00000000" w:rsidRDefault="007C71EE">
      <w:pPr>
        <w:pStyle w:val="a"/>
        <w:rPr>
          <w:rFonts w:hint="cs"/>
          <w:rtl/>
        </w:rPr>
      </w:pPr>
    </w:p>
    <w:p w14:paraId="663899B9" w14:textId="77777777" w:rsidR="00000000" w:rsidRDefault="007C71EE">
      <w:pPr>
        <w:pStyle w:val="ac"/>
        <w:rPr>
          <w:rtl/>
        </w:rPr>
      </w:pPr>
      <w:r>
        <w:rPr>
          <w:rFonts w:hint="eastAsia"/>
          <w:rtl/>
        </w:rPr>
        <w:t>אילן</w:t>
      </w:r>
      <w:r>
        <w:rPr>
          <w:rtl/>
        </w:rPr>
        <w:t xml:space="preserve"> ליבוביץ (שינוי):</w:t>
      </w:r>
    </w:p>
    <w:p w14:paraId="246E37DC" w14:textId="77777777" w:rsidR="00000000" w:rsidRDefault="007C71EE">
      <w:pPr>
        <w:pStyle w:val="a"/>
        <w:rPr>
          <w:rFonts w:hint="cs"/>
          <w:rtl/>
        </w:rPr>
      </w:pPr>
    </w:p>
    <w:p w14:paraId="3361AABF" w14:textId="77777777" w:rsidR="00000000" w:rsidRDefault="007C71EE">
      <w:pPr>
        <w:pStyle w:val="a"/>
        <w:rPr>
          <w:rFonts w:hint="cs"/>
          <w:rtl/>
        </w:rPr>
      </w:pPr>
      <w:r>
        <w:rPr>
          <w:rFonts w:hint="cs"/>
          <w:rtl/>
        </w:rPr>
        <w:t>לא אמרנו.</w:t>
      </w:r>
    </w:p>
    <w:p w14:paraId="44E0213A" w14:textId="77777777" w:rsidR="00000000" w:rsidRDefault="007C71EE">
      <w:pPr>
        <w:pStyle w:val="a"/>
        <w:rPr>
          <w:rFonts w:hint="cs"/>
          <w:rtl/>
        </w:rPr>
      </w:pPr>
    </w:p>
    <w:p w14:paraId="65677E9E" w14:textId="77777777" w:rsidR="00000000" w:rsidRDefault="007C71EE">
      <w:pPr>
        <w:pStyle w:val="SpeakerCon"/>
        <w:rPr>
          <w:rtl/>
        </w:rPr>
      </w:pPr>
      <w:bookmarkStart w:id="2167" w:name="FS000000563T28_05_2003_10_12_00C"/>
      <w:bookmarkEnd w:id="2167"/>
      <w:r>
        <w:rPr>
          <w:rtl/>
        </w:rPr>
        <w:t>מאיר פרוש (יהדות התורה):</w:t>
      </w:r>
    </w:p>
    <w:p w14:paraId="4E71575A" w14:textId="77777777" w:rsidR="00000000" w:rsidRDefault="007C71EE">
      <w:pPr>
        <w:pStyle w:val="a"/>
        <w:rPr>
          <w:rtl/>
        </w:rPr>
      </w:pPr>
    </w:p>
    <w:p w14:paraId="6D30FD5F" w14:textId="77777777" w:rsidR="00000000" w:rsidRDefault="007C71EE">
      <w:pPr>
        <w:pStyle w:val="a"/>
        <w:rPr>
          <w:rFonts w:hint="cs"/>
          <w:rtl/>
        </w:rPr>
      </w:pPr>
      <w:r>
        <w:rPr>
          <w:rFonts w:hint="cs"/>
          <w:rtl/>
        </w:rPr>
        <w:t>אני רוצה שתדע, פשוט מחר אתה הולך להרים יד כדי לפגוע במשפחות עם ארבעה ילדים, והכוונה היא לאו דווקא לחרדים. אומרת שולמית</w:t>
      </w:r>
      <w:r>
        <w:rPr>
          <w:rFonts w:hint="cs"/>
          <w:rtl/>
        </w:rPr>
        <w:t xml:space="preserve"> אלוני שזה לא משנה לה אילו ילדים אלה, חרדים, חילונים וכדומה. אבל תדע שהכוונה בהצבעה שלך מחר לפגוע גם בבאר-שבע ובאופקים ובדימונה ובנתיבות ובצפת ובשדרות למשל.</w:t>
      </w:r>
    </w:p>
    <w:p w14:paraId="0B751203" w14:textId="77777777" w:rsidR="00000000" w:rsidRDefault="007C71EE">
      <w:pPr>
        <w:pStyle w:val="a"/>
        <w:rPr>
          <w:rFonts w:hint="cs"/>
          <w:rtl/>
        </w:rPr>
      </w:pPr>
    </w:p>
    <w:p w14:paraId="2540B12B" w14:textId="77777777" w:rsidR="00000000" w:rsidRDefault="007C71EE">
      <w:pPr>
        <w:pStyle w:val="a"/>
        <w:rPr>
          <w:rFonts w:hint="cs"/>
          <w:rtl/>
        </w:rPr>
      </w:pPr>
      <w:r>
        <w:rPr>
          <w:rFonts w:hint="cs"/>
          <w:rtl/>
        </w:rPr>
        <w:t>אני רוצה שתדע, בשדרות יש 386 משפחות שיש להן יותר מארבעה ילדים. אתה כחדש, והחברים שלך כחדשים, צריכי</w:t>
      </w:r>
      <w:r>
        <w:rPr>
          <w:rFonts w:hint="cs"/>
          <w:rtl/>
        </w:rPr>
        <w:t>ם לדעת את זה מחר כאשר אתם הולכים להצביע.</w:t>
      </w:r>
    </w:p>
    <w:p w14:paraId="3DD97B50" w14:textId="77777777" w:rsidR="00000000" w:rsidRDefault="007C71EE">
      <w:pPr>
        <w:pStyle w:val="a"/>
        <w:rPr>
          <w:rFonts w:hint="cs"/>
          <w:rtl/>
        </w:rPr>
      </w:pPr>
    </w:p>
    <w:p w14:paraId="5B5C8AD8" w14:textId="77777777" w:rsidR="00000000" w:rsidRDefault="007C71EE">
      <w:pPr>
        <w:pStyle w:val="ac"/>
        <w:rPr>
          <w:rtl/>
        </w:rPr>
      </w:pPr>
      <w:r>
        <w:rPr>
          <w:rFonts w:hint="eastAsia"/>
          <w:rtl/>
        </w:rPr>
        <w:t>אילן</w:t>
      </w:r>
      <w:r>
        <w:rPr>
          <w:rtl/>
        </w:rPr>
        <w:t xml:space="preserve"> ליבוביץ (שינוי):</w:t>
      </w:r>
    </w:p>
    <w:p w14:paraId="0847780F" w14:textId="77777777" w:rsidR="00000000" w:rsidRDefault="007C71EE">
      <w:pPr>
        <w:pStyle w:val="a"/>
        <w:rPr>
          <w:rFonts w:hint="cs"/>
          <w:rtl/>
        </w:rPr>
      </w:pPr>
    </w:p>
    <w:p w14:paraId="38D58708" w14:textId="77777777" w:rsidR="00000000" w:rsidRDefault="007C71EE">
      <w:pPr>
        <w:pStyle w:val="a"/>
        <w:rPr>
          <w:rFonts w:hint="cs"/>
          <w:rtl/>
        </w:rPr>
      </w:pPr>
      <w:r>
        <w:rPr>
          <w:rFonts w:hint="cs"/>
          <w:rtl/>
        </w:rPr>
        <w:t>לא הזכרנו שלא ייפגעו קצבאות הילדים. הסברנו נימוקים אחרים.</w:t>
      </w:r>
    </w:p>
    <w:p w14:paraId="72A9FE7E" w14:textId="77777777" w:rsidR="00000000" w:rsidRDefault="007C71EE">
      <w:pPr>
        <w:pStyle w:val="a"/>
        <w:rPr>
          <w:rFonts w:hint="cs"/>
          <w:rtl/>
        </w:rPr>
      </w:pPr>
    </w:p>
    <w:p w14:paraId="7E9517A3" w14:textId="77777777" w:rsidR="00000000" w:rsidRDefault="007C71EE">
      <w:pPr>
        <w:pStyle w:val="SpeakerCon"/>
        <w:rPr>
          <w:rtl/>
        </w:rPr>
      </w:pPr>
      <w:bookmarkStart w:id="2168" w:name="FS000000563T28_05_2003_10_13_30C"/>
      <w:bookmarkEnd w:id="2168"/>
      <w:r>
        <w:rPr>
          <w:rtl/>
        </w:rPr>
        <w:t>מאיר פרוש (יהדות התורה):</w:t>
      </w:r>
    </w:p>
    <w:p w14:paraId="38B8CFC3" w14:textId="77777777" w:rsidR="00000000" w:rsidRDefault="007C71EE">
      <w:pPr>
        <w:pStyle w:val="a"/>
        <w:rPr>
          <w:rtl/>
        </w:rPr>
      </w:pPr>
    </w:p>
    <w:p w14:paraId="250735F2" w14:textId="77777777" w:rsidR="00000000" w:rsidRDefault="007C71EE">
      <w:pPr>
        <w:pStyle w:val="a"/>
        <w:rPr>
          <w:rFonts w:hint="cs"/>
          <w:rtl/>
        </w:rPr>
      </w:pPr>
      <w:r>
        <w:rPr>
          <w:rFonts w:hint="cs"/>
          <w:rtl/>
        </w:rPr>
        <w:t>יש לי מסמך מעניין מאוד. חבר הכנסת שמחון, אתה לא היית בוועדת הכספים באותו לילה אחרי 18 שעות של דיון. אם אתה</w:t>
      </w:r>
      <w:r>
        <w:rPr>
          <w:rFonts w:hint="cs"/>
          <w:rtl/>
        </w:rPr>
        <w:t xml:space="preserve"> או חבר אחר מוועדת הכספים מסוגל להגיד לי מה פירוש הנייר שעליו הצביעו, אני נותן לכם פרס של 10,000 דולר. אני מכריז פה מעל דוכן הכנסת. אם יש חבר אחד מחברי ועדת הכספים, שהצביע בין 04:00 ל=05:00, לפנות בוקר, שיכול להסביר לי מה ההבדל בין הנייר החדש שהציגו בפניהם</w:t>
      </w:r>
      <w:r>
        <w:rPr>
          <w:rFonts w:hint="cs"/>
          <w:rtl/>
        </w:rPr>
        <w:t xml:space="preserve"> ועליו הם הצביעו לבין הנייר הקודם, מה המשמעות לגבי כל ילד וילד </w:t>
      </w:r>
      <w:r>
        <w:rPr>
          <w:rtl/>
        </w:rPr>
        <w:t>–</w:t>
      </w:r>
      <w:r>
        <w:rPr>
          <w:rFonts w:hint="cs"/>
          <w:rtl/>
        </w:rPr>
        <w:t xml:space="preserve"> הוא מקבל 10,000 דולר. אני מכריז פה, ואני עומד מאחורי זה, יש לי פה עדים: חבר הכנסת שמחון, חבר הכנסת יעקב מרגי, חבר הכנסת אזולאי וחבר הכנסת החדש משינוי. זה חבר הכנסת אילן ליבוביץ, אבל אני רוצה </w:t>
      </w:r>
      <w:r>
        <w:rPr>
          <w:rFonts w:hint="cs"/>
          <w:rtl/>
        </w:rPr>
        <w:t xml:space="preserve">להדגיש את ה"חדש". אני רוצה לומר לך, אם מישהו מבין מה מדובר פה, מה היא ההפחתה </w:t>
      </w:r>
      <w:r>
        <w:rPr>
          <w:rtl/>
        </w:rPr>
        <w:t>–</w:t>
      </w:r>
      <w:r>
        <w:rPr>
          <w:rFonts w:hint="cs"/>
          <w:rtl/>
        </w:rPr>
        <w:t xml:space="preserve"> עד עכשיו ידענו שיש לכל ילד הפחתה, כמה הוא מקבל פחות כתוצאה מההצעה של האוצר. באו ב=04:00 ביום חמישי בשבוע שעבר - - - </w:t>
      </w:r>
    </w:p>
    <w:p w14:paraId="20AD510B" w14:textId="77777777" w:rsidR="00000000" w:rsidRDefault="007C71EE">
      <w:pPr>
        <w:pStyle w:val="a"/>
        <w:rPr>
          <w:rFonts w:hint="cs"/>
          <w:rtl/>
        </w:rPr>
      </w:pPr>
    </w:p>
    <w:p w14:paraId="340ADB74" w14:textId="77777777" w:rsidR="00000000" w:rsidRDefault="007C71EE">
      <w:pPr>
        <w:pStyle w:val="ac"/>
        <w:rPr>
          <w:rtl/>
        </w:rPr>
      </w:pPr>
      <w:r>
        <w:rPr>
          <w:rFonts w:hint="eastAsia"/>
          <w:rtl/>
        </w:rPr>
        <w:t>שלום</w:t>
      </w:r>
      <w:r>
        <w:rPr>
          <w:rtl/>
        </w:rPr>
        <w:t xml:space="preserve"> שמחון (העבודה-מימד):</w:t>
      </w:r>
    </w:p>
    <w:p w14:paraId="1F91BD6C" w14:textId="77777777" w:rsidR="00000000" w:rsidRDefault="007C71EE">
      <w:pPr>
        <w:pStyle w:val="a"/>
        <w:rPr>
          <w:rFonts w:hint="cs"/>
          <w:rtl/>
        </w:rPr>
      </w:pPr>
    </w:p>
    <w:p w14:paraId="351C8844" w14:textId="77777777" w:rsidR="00000000" w:rsidRDefault="007C71EE">
      <w:pPr>
        <w:pStyle w:val="a"/>
        <w:rPr>
          <w:rFonts w:hint="cs"/>
          <w:rtl/>
        </w:rPr>
      </w:pPr>
      <w:r>
        <w:rPr>
          <w:rFonts w:hint="cs"/>
          <w:rtl/>
        </w:rPr>
        <w:t>אנחנו יושבים בוועדה שמקבלת את הה</w:t>
      </w:r>
      <w:r>
        <w:rPr>
          <w:rFonts w:hint="cs"/>
          <w:rtl/>
        </w:rPr>
        <w:t>צעות.</w:t>
      </w:r>
    </w:p>
    <w:p w14:paraId="22A45CBD" w14:textId="77777777" w:rsidR="00000000" w:rsidRDefault="007C71EE">
      <w:pPr>
        <w:pStyle w:val="a"/>
        <w:rPr>
          <w:rFonts w:hint="cs"/>
          <w:rtl/>
        </w:rPr>
      </w:pPr>
    </w:p>
    <w:p w14:paraId="168695CE" w14:textId="77777777" w:rsidR="00000000" w:rsidRDefault="007C71EE">
      <w:pPr>
        <w:pStyle w:val="SpeakerCon"/>
        <w:rPr>
          <w:rtl/>
        </w:rPr>
      </w:pPr>
      <w:bookmarkStart w:id="2169" w:name="FS000000563T28_05_2003_10_24_09C"/>
      <w:bookmarkEnd w:id="2169"/>
      <w:r>
        <w:rPr>
          <w:rtl/>
        </w:rPr>
        <w:t>מאיר פרוש (יהדות התורה):</w:t>
      </w:r>
    </w:p>
    <w:p w14:paraId="442DBCD4" w14:textId="77777777" w:rsidR="00000000" w:rsidRDefault="007C71EE">
      <w:pPr>
        <w:pStyle w:val="a"/>
        <w:rPr>
          <w:rtl/>
        </w:rPr>
      </w:pPr>
    </w:p>
    <w:p w14:paraId="29B1E550" w14:textId="77777777" w:rsidR="00000000" w:rsidRDefault="007C71EE">
      <w:pPr>
        <w:pStyle w:val="a"/>
        <w:rPr>
          <w:rFonts w:hint="cs"/>
          <w:rtl/>
        </w:rPr>
      </w:pPr>
      <w:r>
        <w:rPr>
          <w:rFonts w:hint="cs"/>
          <w:rtl/>
        </w:rPr>
        <w:t>לא, ההפחתות לא היו בשקלים. הן היו בנקודות זיכוי.</w:t>
      </w:r>
    </w:p>
    <w:p w14:paraId="28B6EECD" w14:textId="77777777" w:rsidR="00000000" w:rsidRDefault="007C71EE">
      <w:pPr>
        <w:pStyle w:val="SubjectSub"/>
        <w:rPr>
          <w:rFonts w:hint="cs"/>
          <w:rtl/>
        </w:rPr>
      </w:pPr>
    </w:p>
    <w:p w14:paraId="0CF405EB" w14:textId="77777777" w:rsidR="00000000" w:rsidRDefault="007C71EE">
      <w:pPr>
        <w:pStyle w:val="ad"/>
        <w:rPr>
          <w:rtl/>
        </w:rPr>
      </w:pPr>
      <w:r>
        <w:rPr>
          <w:rtl/>
        </w:rPr>
        <w:t>היו"ר משה כחלון:</w:t>
      </w:r>
    </w:p>
    <w:p w14:paraId="0893BAE0" w14:textId="77777777" w:rsidR="00000000" w:rsidRDefault="007C71EE">
      <w:pPr>
        <w:pStyle w:val="a"/>
        <w:rPr>
          <w:rtl/>
        </w:rPr>
      </w:pPr>
    </w:p>
    <w:p w14:paraId="2674E730" w14:textId="77777777" w:rsidR="00000000" w:rsidRDefault="007C71EE">
      <w:pPr>
        <w:pStyle w:val="a"/>
        <w:rPr>
          <w:rFonts w:hint="cs"/>
          <w:rtl/>
        </w:rPr>
      </w:pPr>
      <w:r>
        <w:rPr>
          <w:rFonts w:hint="cs"/>
          <w:rtl/>
        </w:rPr>
        <w:t>חבר הכנסת פרוש, זמנך תם. תסיים עם המסמכים.</w:t>
      </w:r>
    </w:p>
    <w:p w14:paraId="6DD5DEAC" w14:textId="77777777" w:rsidR="00000000" w:rsidRDefault="007C71EE">
      <w:pPr>
        <w:pStyle w:val="a"/>
        <w:rPr>
          <w:rFonts w:hint="cs"/>
          <w:rtl/>
        </w:rPr>
      </w:pPr>
    </w:p>
    <w:p w14:paraId="40CC5C34" w14:textId="77777777" w:rsidR="00000000" w:rsidRDefault="007C71EE">
      <w:pPr>
        <w:pStyle w:val="SpeakerCon"/>
        <w:rPr>
          <w:rtl/>
        </w:rPr>
      </w:pPr>
      <w:bookmarkStart w:id="2170" w:name="FS000000563T28_05_2003_10_13_05C"/>
      <w:bookmarkEnd w:id="2170"/>
      <w:r>
        <w:rPr>
          <w:rtl/>
        </w:rPr>
        <w:t>מאיר פרוש (יהדות התורה):</w:t>
      </w:r>
    </w:p>
    <w:p w14:paraId="7AFA0A22" w14:textId="77777777" w:rsidR="00000000" w:rsidRDefault="007C71EE">
      <w:pPr>
        <w:pStyle w:val="a"/>
        <w:rPr>
          <w:rtl/>
        </w:rPr>
      </w:pPr>
    </w:p>
    <w:p w14:paraId="6563B2FC" w14:textId="77777777" w:rsidR="00000000" w:rsidRDefault="007C71EE">
      <w:pPr>
        <w:pStyle w:val="a"/>
        <w:rPr>
          <w:rFonts w:hint="cs"/>
          <w:rtl/>
        </w:rPr>
      </w:pPr>
      <w:r>
        <w:rPr>
          <w:rFonts w:hint="cs"/>
          <w:rtl/>
        </w:rPr>
        <w:t>0.84. עכשיו תאר לך, חבר הכנסת שמחון, יושבים חברי ועדת הכספים, 17 במספר, נותנים להם ני</w:t>
      </w:r>
      <w:r>
        <w:rPr>
          <w:rFonts w:hint="cs"/>
          <w:rtl/>
        </w:rPr>
        <w:t xml:space="preserve">יר </w:t>
      </w:r>
      <w:r>
        <w:rPr>
          <w:rtl/>
        </w:rPr>
        <w:t>–</w:t>
      </w:r>
      <w:r>
        <w:rPr>
          <w:rFonts w:hint="cs"/>
          <w:rtl/>
        </w:rPr>
        <w:t xml:space="preserve"> אני אומר לך, אני עומד מאחורי דברי, אני מוכן לתת פרס של 10,000 דולר לחבר כנסת אחד מבין חברי ועדת הכספים שיודע על מה הוא הצביע כאשר החליט להפחית את סכומי קצבאות הילדים באותו לילה ארור שהיה לנו כאן במדינת ישראל.</w:t>
      </w:r>
    </w:p>
    <w:p w14:paraId="3CD65878" w14:textId="77777777" w:rsidR="00000000" w:rsidRDefault="007C71EE">
      <w:pPr>
        <w:pStyle w:val="a"/>
        <w:rPr>
          <w:rFonts w:hint="cs"/>
          <w:rtl/>
        </w:rPr>
      </w:pPr>
    </w:p>
    <w:p w14:paraId="060CD527" w14:textId="77777777" w:rsidR="00000000" w:rsidRDefault="007C71EE">
      <w:pPr>
        <w:pStyle w:val="a"/>
        <w:rPr>
          <w:rFonts w:hint="cs"/>
          <w:rtl/>
        </w:rPr>
      </w:pPr>
      <w:r>
        <w:rPr>
          <w:rFonts w:hint="cs"/>
          <w:rtl/>
        </w:rPr>
        <w:t>אדוני היושב-ראש, אני מאוד מצטער על כך שאת</w:t>
      </w:r>
      <w:r>
        <w:rPr>
          <w:rFonts w:hint="cs"/>
          <w:rtl/>
        </w:rPr>
        <w:t>ה לא מאפשר לי. יש לי עוד הרבה מסמכים.</w:t>
      </w:r>
    </w:p>
    <w:p w14:paraId="3559FFAD" w14:textId="77777777" w:rsidR="00000000" w:rsidRDefault="007C71EE">
      <w:pPr>
        <w:pStyle w:val="a"/>
        <w:rPr>
          <w:rFonts w:hint="cs"/>
          <w:rtl/>
        </w:rPr>
      </w:pPr>
    </w:p>
    <w:p w14:paraId="58B266C3" w14:textId="77777777" w:rsidR="00000000" w:rsidRDefault="007C71EE">
      <w:pPr>
        <w:pStyle w:val="a"/>
        <w:rPr>
          <w:rFonts w:hint="cs"/>
          <w:rtl/>
        </w:rPr>
      </w:pPr>
      <w:r>
        <w:rPr>
          <w:rFonts w:hint="cs"/>
          <w:rtl/>
        </w:rPr>
        <w:t xml:space="preserve">יש לי עוד נתון אחד שאני חייב לומר. בקואליציה הזאת, חוץ מהחדשים משינוי יש גם מפד"ל והאיחוד הלאומי, וצריכים לשכנע אותם שיסכימו לקצץ בקצבאות. אתה יודע למה? מכיוון שזה הולך לערבים. זה טיעון שהולך טוב, בליכוד זה עובד טוב. </w:t>
      </w:r>
      <w:r>
        <w:rPr>
          <w:rFonts w:hint="cs"/>
          <w:rtl/>
        </w:rPr>
        <w:t xml:space="preserve">הכוונה שלנו לא לחרדים, לא לחרד"לניקים. אתם באיחוד הלאומי יש לכם גם משפחות גדולות. הבעיה היא, אומרים לאיחוד הלאומי ולמפד"ל, אתם יודעים למה צריך לקצץ בקצבאות? מכיוון  שרוב הקצבאות הולכות לערבים. </w:t>
      </w:r>
    </w:p>
    <w:p w14:paraId="4F1D3BA7" w14:textId="77777777" w:rsidR="00000000" w:rsidRDefault="007C71EE">
      <w:pPr>
        <w:pStyle w:val="a"/>
        <w:rPr>
          <w:rFonts w:hint="cs"/>
          <w:rtl/>
        </w:rPr>
      </w:pPr>
    </w:p>
    <w:p w14:paraId="2F865654" w14:textId="77777777" w:rsidR="00000000" w:rsidRDefault="007C71EE">
      <w:pPr>
        <w:pStyle w:val="a"/>
        <w:rPr>
          <w:rFonts w:hint="cs"/>
          <w:rtl/>
        </w:rPr>
      </w:pPr>
      <w:r>
        <w:rPr>
          <w:rFonts w:hint="cs"/>
          <w:rtl/>
        </w:rPr>
        <w:t xml:space="preserve">אני רוצה לומר פה מעל הדוכן, שהביטוח הלאומי </w:t>
      </w:r>
      <w:r>
        <w:rPr>
          <w:rtl/>
        </w:rPr>
        <w:t>–</w:t>
      </w:r>
      <w:r>
        <w:rPr>
          <w:rFonts w:hint="cs"/>
          <w:rtl/>
        </w:rPr>
        <w:t xml:space="preserve"> חשוב שתשמע, אדונ</w:t>
      </w:r>
      <w:r>
        <w:rPr>
          <w:rFonts w:hint="cs"/>
          <w:rtl/>
        </w:rPr>
        <w:t xml:space="preserve">י היושב-ראש </w:t>
      </w:r>
      <w:r>
        <w:rPr>
          <w:rtl/>
        </w:rPr>
        <w:t>–</w:t>
      </w:r>
      <w:r>
        <w:rPr>
          <w:rFonts w:hint="cs"/>
          <w:rtl/>
        </w:rPr>
        <w:t xml:space="preserve"> הביטוח הלאומי יש לו מסמך האומר כך: בשנת 2001 היו 136,638 לידות, ושיעור היהודים בזה הוא 70% וממילא 30% הם לא יהודים. משפחות עם חמישה ילדים ויותר בשנת 2000 יש 130,800, שזה 62% יהודים ו=38% לא יהודים. </w:t>
      </w:r>
    </w:p>
    <w:p w14:paraId="4FAA9421" w14:textId="77777777" w:rsidR="00000000" w:rsidRDefault="007C71EE">
      <w:pPr>
        <w:pStyle w:val="a"/>
        <w:rPr>
          <w:rFonts w:hint="cs"/>
          <w:rtl/>
        </w:rPr>
      </w:pPr>
    </w:p>
    <w:p w14:paraId="5E0197FE" w14:textId="77777777" w:rsidR="00000000" w:rsidRDefault="007C71EE">
      <w:pPr>
        <w:pStyle w:val="a"/>
        <w:rPr>
          <w:rFonts w:hint="cs"/>
          <w:rtl/>
        </w:rPr>
      </w:pPr>
      <w:r>
        <w:rPr>
          <w:rFonts w:hint="cs"/>
          <w:rtl/>
        </w:rPr>
        <w:t>אני אומר לחברי מהאיחוד הלאומי - עד עכשיו פ</w:t>
      </w:r>
      <w:r>
        <w:rPr>
          <w:rFonts w:hint="cs"/>
          <w:rtl/>
        </w:rPr>
        <w:t xml:space="preserve">ניתי לחברים החדשים משינוי שלא יודעים, עכשיו אני פונה לחברים מהאיחוד הלאומי ומהמפד"ל. כל מה שאומרים לכם, שתפסיקו לתמוך בקצבאות הילדים מכיוון שרוב הכסף הולך לערבים, לא נכון. אני חושב שזה גזענות לבוא אל חברי כנסת ולומר להם שהם לא צריכים לתמוך מכיוון שזה הולך </w:t>
      </w:r>
      <w:r>
        <w:rPr>
          <w:rFonts w:hint="cs"/>
          <w:rtl/>
        </w:rPr>
        <w:t>לערבים. גם אם זה הולך לערבים, מה זה משנה? כבר אמרה שולמית אלוני, אין זה משנה אם זה חרדים, ערבים, חילונים. כל ילד חשוב. הרי בן-גוריון הנהיג פה במדינה שנותנים לכל משפחה ברוכת ילדים יותר כסף, אבל הוא מתהפך בקבר בגלל הרבה דברים, אז גם בשל הנושא הזה הוא מתהפך ב</w:t>
      </w:r>
      <w:r>
        <w:rPr>
          <w:rFonts w:hint="cs"/>
          <w:rtl/>
        </w:rPr>
        <w:t xml:space="preserve">קבר. אז לחדשים הסברתי, חצי מהנאום שלי היה בשביל חברי הכנסת החדשים. אבל גם לאיחוד הלאומי וגם למפד"ל אני רוצה לומר, זה לא נכון, כל הנתונים שמפטמים אתכם בהם הם לא נכונים. </w:t>
      </w:r>
    </w:p>
    <w:p w14:paraId="7E30DB96" w14:textId="77777777" w:rsidR="00000000" w:rsidRDefault="007C71EE">
      <w:pPr>
        <w:pStyle w:val="a"/>
        <w:rPr>
          <w:rFonts w:hint="cs"/>
          <w:rtl/>
        </w:rPr>
      </w:pPr>
    </w:p>
    <w:p w14:paraId="33651469" w14:textId="77777777" w:rsidR="00000000" w:rsidRDefault="007C71EE">
      <w:pPr>
        <w:pStyle w:val="a"/>
        <w:rPr>
          <w:rFonts w:hint="cs"/>
          <w:rtl/>
        </w:rPr>
      </w:pPr>
      <w:r>
        <w:rPr>
          <w:rFonts w:hint="cs"/>
          <w:rtl/>
        </w:rPr>
        <w:t>אני מציע לחברי הכנסת החדשים בראשותו של חבר הכנסת והשר טמא לפיד, תחזרו בכם מההצעות שמבי</w:t>
      </w:r>
      <w:r>
        <w:rPr>
          <w:rFonts w:hint="cs"/>
          <w:rtl/>
        </w:rPr>
        <w:t>אים לכם. אל תצביעו אתם. תודה.</w:t>
      </w:r>
    </w:p>
    <w:p w14:paraId="47CCD0FE" w14:textId="77777777" w:rsidR="00000000" w:rsidRDefault="007C71EE">
      <w:pPr>
        <w:pStyle w:val="a"/>
        <w:rPr>
          <w:rFonts w:hint="cs"/>
          <w:rtl/>
        </w:rPr>
      </w:pPr>
    </w:p>
    <w:p w14:paraId="177A79BE" w14:textId="77777777" w:rsidR="00000000" w:rsidRDefault="007C71EE">
      <w:pPr>
        <w:pStyle w:val="ad"/>
        <w:rPr>
          <w:rtl/>
        </w:rPr>
      </w:pPr>
      <w:r>
        <w:rPr>
          <w:rtl/>
        </w:rPr>
        <w:t>היו"ר משה כחלון:</w:t>
      </w:r>
    </w:p>
    <w:p w14:paraId="509D1CDA" w14:textId="77777777" w:rsidR="00000000" w:rsidRDefault="007C71EE">
      <w:pPr>
        <w:pStyle w:val="a"/>
        <w:rPr>
          <w:rtl/>
        </w:rPr>
      </w:pPr>
    </w:p>
    <w:p w14:paraId="3668C531" w14:textId="77777777" w:rsidR="00000000" w:rsidRDefault="007C71EE">
      <w:pPr>
        <w:pStyle w:val="a"/>
        <w:rPr>
          <w:rFonts w:hint="cs"/>
          <w:rtl/>
        </w:rPr>
      </w:pPr>
      <w:r>
        <w:rPr>
          <w:rFonts w:hint="cs"/>
          <w:rtl/>
        </w:rPr>
        <w:t>תודה רבה. חבר הכנסת דוד אזולאי.</w:t>
      </w:r>
    </w:p>
    <w:p w14:paraId="6C61B526" w14:textId="77777777" w:rsidR="00000000" w:rsidRDefault="007C71EE">
      <w:pPr>
        <w:pStyle w:val="a"/>
        <w:rPr>
          <w:rFonts w:hint="cs"/>
          <w:rtl/>
        </w:rPr>
      </w:pPr>
    </w:p>
    <w:p w14:paraId="7B6F7686" w14:textId="77777777" w:rsidR="00000000" w:rsidRDefault="007C71EE">
      <w:pPr>
        <w:pStyle w:val="ac"/>
        <w:rPr>
          <w:rtl/>
        </w:rPr>
      </w:pPr>
      <w:r>
        <w:rPr>
          <w:rFonts w:hint="eastAsia"/>
          <w:rtl/>
        </w:rPr>
        <w:t>שלום</w:t>
      </w:r>
      <w:r>
        <w:rPr>
          <w:rtl/>
        </w:rPr>
        <w:t xml:space="preserve"> שמחון (העבודה-מימד):</w:t>
      </w:r>
    </w:p>
    <w:p w14:paraId="7E22FF77" w14:textId="77777777" w:rsidR="00000000" w:rsidRDefault="007C71EE">
      <w:pPr>
        <w:pStyle w:val="a"/>
        <w:rPr>
          <w:rFonts w:hint="cs"/>
          <w:rtl/>
        </w:rPr>
      </w:pPr>
    </w:p>
    <w:p w14:paraId="1FAF8420" w14:textId="77777777" w:rsidR="00000000" w:rsidRDefault="007C71EE">
      <w:pPr>
        <w:pStyle w:val="a"/>
        <w:rPr>
          <w:rFonts w:hint="cs"/>
          <w:rtl/>
        </w:rPr>
      </w:pPr>
      <w:r>
        <w:rPr>
          <w:rFonts w:hint="cs"/>
          <w:rtl/>
        </w:rPr>
        <w:t>מה קורה עם הנציגות של הממשלה? נתנו להם שעתיים.</w:t>
      </w:r>
    </w:p>
    <w:p w14:paraId="2B6C77E6" w14:textId="77777777" w:rsidR="00000000" w:rsidRDefault="007C71EE">
      <w:pPr>
        <w:pStyle w:val="a"/>
        <w:rPr>
          <w:rFonts w:hint="cs"/>
          <w:rtl/>
        </w:rPr>
      </w:pPr>
    </w:p>
    <w:p w14:paraId="7B4075D6" w14:textId="77777777" w:rsidR="00000000" w:rsidRDefault="007C71EE">
      <w:pPr>
        <w:pStyle w:val="ac"/>
        <w:rPr>
          <w:rtl/>
        </w:rPr>
      </w:pPr>
      <w:r>
        <w:rPr>
          <w:rFonts w:hint="eastAsia"/>
          <w:rtl/>
        </w:rPr>
        <w:t>מאיר</w:t>
      </w:r>
      <w:r>
        <w:rPr>
          <w:rtl/>
        </w:rPr>
        <w:t xml:space="preserve"> פרוש (יהדות התורה):</w:t>
      </w:r>
    </w:p>
    <w:p w14:paraId="72F5974A" w14:textId="77777777" w:rsidR="00000000" w:rsidRDefault="007C71EE">
      <w:pPr>
        <w:pStyle w:val="a"/>
        <w:rPr>
          <w:rFonts w:hint="cs"/>
          <w:rtl/>
        </w:rPr>
      </w:pPr>
    </w:p>
    <w:p w14:paraId="52B9D829" w14:textId="77777777" w:rsidR="00000000" w:rsidRDefault="007C71EE">
      <w:pPr>
        <w:pStyle w:val="a"/>
        <w:rPr>
          <w:rFonts w:hint="cs"/>
          <w:rtl/>
        </w:rPr>
      </w:pPr>
      <w:r>
        <w:rPr>
          <w:rFonts w:hint="cs"/>
          <w:rtl/>
        </w:rPr>
        <w:t>אנחנו מוטרדים מדוע השרים ישנים.</w:t>
      </w:r>
    </w:p>
    <w:p w14:paraId="3EA6747C" w14:textId="77777777" w:rsidR="00000000" w:rsidRDefault="007C71EE">
      <w:pPr>
        <w:pStyle w:val="a"/>
        <w:rPr>
          <w:rFonts w:hint="cs"/>
          <w:rtl/>
        </w:rPr>
      </w:pPr>
    </w:p>
    <w:p w14:paraId="12CF9FDA" w14:textId="77777777" w:rsidR="00000000" w:rsidRDefault="007C71EE">
      <w:pPr>
        <w:pStyle w:val="ad"/>
        <w:rPr>
          <w:rtl/>
        </w:rPr>
      </w:pPr>
      <w:r>
        <w:rPr>
          <w:rtl/>
        </w:rPr>
        <w:t>היו"ר משה כחלון:</w:t>
      </w:r>
    </w:p>
    <w:p w14:paraId="423429C3" w14:textId="77777777" w:rsidR="00000000" w:rsidRDefault="007C71EE">
      <w:pPr>
        <w:pStyle w:val="a"/>
        <w:rPr>
          <w:rtl/>
        </w:rPr>
      </w:pPr>
    </w:p>
    <w:p w14:paraId="66330730" w14:textId="77777777" w:rsidR="00000000" w:rsidRDefault="007C71EE">
      <w:pPr>
        <w:pStyle w:val="a"/>
        <w:rPr>
          <w:rFonts w:hint="cs"/>
          <w:rtl/>
        </w:rPr>
      </w:pPr>
      <w:r>
        <w:rPr>
          <w:rFonts w:hint="cs"/>
          <w:rtl/>
        </w:rPr>
        <w:t>חבר הכנסת שמחון, זה הד</w:t>
      </w:r>
      <w:r>
        <w:rPr>
          <w:rFonts w:hint="cs"/>
          <w:rtl/>
        </w:rPr>
        <w:t>בר היחיד שמטריד אותך בכל התוכנית הכלכלית?</w:t>
      </w:r>
    </w:p>
    <w:p w14:paraId="4EA7A51D" w14:textId="77777777" w:rsidR="00000000" w:rsidRDefault="007C71EE">
      <w:pPr>
        <w:pStyle w:val="a"/>
        <w:rPr>
          <w:rFonts w:hint="cs"/>
          <w:rtl/>
        </w:rPr>
      </w:pPr>
    </w:p>
    <w:p w14:paraId="107619DD" w14:textId="77777777" w:rsidR="00000000" w:rsidRDefault="007C71EE">
      <w:pPr>
        <w:pStyle w:val="ac"/>
        <w:rPr>
          <w:rtl/>
        </w:rPr>
      </w:pPr>
      <w:r>
        <w:rPr>
          <w:rFonts w:hint="eastAsia"/>
          <w:rtl/>
        </w:rPr>
        <w:t>שלום</w:t>
      </w:r>
      <w:r>
        <w:rPr>
          <w:rtl/>
        </w:rPr>
        <w:t xml:space="preserve"> שמחון (העבודה-מימד):</w:t>
      </w:r>
    </w:p>
    <w:p w14:paraId="1DCADBF9" w14:textId="77777777" w:rsidR="00000000" w:rsidRDefault="007C71EE">
      <w:pPr>
        <w:pStyle w:val="a"/>
        <w:rPr>
          <w:rFonts w:hint="cs"/>
          <w:rtl/>
        </w:rPr>
      </w:pPr>
    </w:p>
    <w:p w14:paraId="0A65AB23" w14:textId="77777777" w:rsidR="00000000" w:rsidRDefault="007C71EE">
      <w:pPr>
        <w:pStyle w:val="a"/>
        <w:rPr>
          <w:rFonts w:hint="cs"/>
          <w:rtl/>
        </w:rPr>
      </w:pPr>
      <w:r>
        <w:rPr>
          <w:rFonts w:hint="cs"/>
          <w:rtl/>
        </w:rPr>
        <w:t>אי-אפשר לרדת רק על אילן ליבוביץ כל הזמן.</w:t>
      </w:r>
    </w:p>
    <w:p w14:paraId="796322B8" w14:textId="77777777" w:rsidR="00000000" w:rsidRDefault="007C71EE">
      <w:pPr>
        <w:pStyle w:val="a"/>
        <w:rPr>
          <w:rFonts w:hint="cs"/>
          <w:rtl/>
        </w:rPr>
      </w:pPr>
    </w:p>
    <w:p w14:paraId="6B37F835" w14:textId="77777777" w:rsidR="00000000" w:rsidRDefault="007C71EE">
      <w:pPr>
        <w:pStyle w:val="Speaker"/>
        <w:rPr>
          <w:rtl/>
        </w:rPr>
      </w:pPr>
      <w:bookmarkStart w:id="2171" w:name="FS000000483T28_05_2003_10_35_19"/>
      <w:bookmarkEnd w:id="2171"/>
      <w:r>
        <w:rPr>
          <w:rFonts w:hint="eastAsia"/>
          <w:rtl/>
        </w:rPr>
        <w:t>דוד</w:t>
      </w:r>
      <w:r>
        <w:rPr>
          <w:rtl/>
        </w:rPr>
        <w:t xml:space="preserve"> אזולאי (ש"ס):</w:t>
      </w:r>
    </w:p>
    <w:p w14:paraId="5D3A03C3" w14:textId="77777777" w:rsidR="00000000" w:rsidRDefault="007C71EE">
      <w:pPr>
        <w:pStyle w:val="a"/>
        <w:rPr>
          <w:rFonts w:hint="cs"/>
          <w:rtl/>
        </w:rPr>
      </w:pPr>
    </w:p>
    <w:p w14:paraId="15AF2915" w14:textId="77777777" w:rsidR="00000000" w:rsidRDefault="007C71EE">
      <w:pPr>
        <w:pStyle w:val="a"/>
        <w:rPr>
          <w:rFonts w:hint="cs"/>
          <w:rtl/>
        </w:rPr>
      </w:pPr>
      <w:r>
        <w:rPr>
          <w:rFonts w:hint="cs"/>
          <w:rtl/>
        </w:rPr>
        <w:t>אדוני היושב-ראש, אני רוצה, קודם כול, בפתיחת דברי, בהזדמנות הראשונה שאני נואם מעל דוכן זה כשאתה מנהל את הישיבה, כחבר וידיד ותי</w:t>
      </w:r>
      <w:r>
        <w:rPr>
          <w:rFonts w:hint="cs"/>
          <w:rtl/>
        </w:rPr>
        <w:t>ק, שנינו מהצפון, לנצל את השעה המוקדמת של היום ולהתחיל בדברי ברכה לחבר טוב, נעים הליכות. נאחל לך הצלחה. חבל חבל, לבי לבי על כך שאתה לא נמצא במפלגה הנכונה.</w:t>
      </w:r>
    </w:p>
    <w:p w14:paraId="7BC7CAEA" w14:textId="77777777" w:rsidR="00000000" w:rsidRDefault="007C71EE">
      <w:pPr>
        <w:pStyle w:val="a"/>
        <w:rPr>
          <w:rFonts w:hint="cs"/>
          <w:rtl/>
        </w:rPr>
      </w:pPr>
    </w:p>
    <w:p w14:paraId="3AC06D5E" w14:textId="77777777" w:rsidR="00000000" w:rsidRDefault="007C71EE">
      <w:pPr>
        <w:pStyle w:val="ad"/>
        <w:rPr>
          <w:rtl/>
        </w:rPr>
      </w:pPr>
      <w:r>
        <w:rPr>
          <w:rtl/>
        </w:rPr>
        <w:t>היו"ר משה כחלון:</w:t>
      </w:r>
    </w:p>
    <w:p w14:paraId="03307A75" w14:textId="77777777" w:rsidR="00000000" w:rsidRDefault="007C71EE">
      <w:pPr>
        <w:pStyle w:val="a"/>
        <w:rPr>
          <w:rtl/>
        </w:rPr>
      </w:pPr>
    </w:p>
    <w:p w14:paraId="75D67CAB" w14:textId="77777777" w:rsidR="00000000" w:rsidRDefault="007C71EE">
      <w:pPr>
        <w:pStyle w:val="a"/>
        <w:rPr>
          <w:rFonts w:hint="cs"/>
          <w:rtl/>
        </w:rPr>
      </w:pPr>
      <w:r>
        <w:rPr>
          <w:rFonts w:hint="cs"/>
          <w:rtl/>
        </w:rPr>
        <w:t>תודה רבה.</w:t>
      </w:r>
    </w:p>
    <w:p w14:paraId="4079A5BB" w14:textId="77777777" w:rsidR="00000000" w:rsidRDefault="007C71EE">
      <w:pPr>
        <w:pStyle w:val="a"/>
        <w:rPr>
          <w:rFonts w:hint="cs"/>
          <w:rtl/>
        </w:rPr>
      </w:pPr>
    </w:p>
    <w:p w14:paraId="15D7E036" w14:textId="77777777" w:rsidR="00000000" w:rsidRDefault="007C71EE">
      <w:pPr>
        <w:pStyle w:val="ac"/>
        <w:rPr>
          <w:rtl/>
        </w:rPr>
      </w:pPr>
      <w:r>
        <w:rPr>
          <w:rFonts w:hint="eastAsia"/>
          <w:rtl/>
        </w:rPr>
        <w:t>מאיר</w:t>
      </w:r>
      <w:r>
        <w:rPr>
          <w:rtl/>
        </w:rPr>
        <w:t xml:space="preserve"> פרוש (יהדות התורה):</w:t>
      </w:r>
    </w:p>
    <w:p w14:paraId="15C132F7" w14:textId="77777777" w:rsidR="00000000" w:rsidRDefault="007C71EE">
      <w:pPr>
        <w:pStyle w:val="a"/>
        <w:rPr>
          <w:rFonts w:hint="cs"/>
          <w:rtl/>
        </w:rPr>
      </w:pPr>
    </w:p>
    <w:p w14:paraId="2FCCDBD0" w14:textId="77777777" w:rsidR="00000000" w:rsidRDefault="007C71EE">
      <w:pPr>
        <w:pStyle w:val="a"/>
        <w:rPr>
          <w:rFonts w:hint="cs"/>
          <w:rtl/>
        </w:rPr>
      </w:pPr>
      <w:r>
        <w:rPr>
          <w:rFonts w:hint="cs"/>
          <w:rtl/>
        </w:rPr>
        <w:t>חבר הכנסת אזולאי, תקדם בברכה את החדשים.</w:t>
      </w:r>
    </w:p>
    <w:p w14:paraId="6119893C" w14:textId="77777777" w:rsidR="00000000" w:rsidRDefault="007C71EE">
      <w:pPr>
        <w:pStyle w:val="a"/>
        <w:rPr>
          <w:rFonts w:hint="cs"/>
          <w:rtl/>
        </w:rPr>
      </w:pPr>
    </w:p>
    <w:p w14:paraId="2BB2B85C" w14:textId="77777777" w:rsidR="00000000" w:rsidRDefault="007C71EE">
      <w:pPr>
        <w:pStyle w:val="SpeakerCon"/>
        <w:rPr>
          <w:rtl/>
        </w:rPr>
      </w:pPr>
      <w:bookmarkStart w:id="2172" w:name="FS000000483T28_05_2003_10_38_12C"/>
      <w:bookmarkEnd w:id="2172"/>
      <w:r>
        <w:rPr>
          <w:rtl/>
        </w:rPr>
        <w:t>דוד א</w:t>
      </w:r>
      <w:r>
        <w:rPr>
          <w:rtl/>
        </w:rPr>
        <w:t>זולאי (ש"ס):</w:t>
      </w:r>
    </w:p>
    <w:p w14:paraId="02577B0A" w14:textId="77777777" w:rsidR="00000000" w:rsidRDefault="007C71EE">
      <w:pPr>
        <w:pStyle w:val="a"/>
        <w:rPr>
          <w:rFonts w:hint="cs"/>
          <w:rtl/>
        </w:rPr>
      </w:pPr>
    </w:p>
    <w:p w14:paraId="7117EB66" w14:textId="77777777" w:rsidR="00000000" w:rsidRDefault="007C71EE">
      <w:pPr>
        <w:pStyle w:val="a"/>
        <w:rPr>
          <w:rFonts w:hint="cs"/>
          <w:rtl/>
        </w:rPr>
      </w:pPr>
      <w:r>
        <w:rPr>
          <w:rFonts w:hint="cs"/>
          <w:rtl/>
        </w:rPr>
        <w:t>אני חושב שמגיעה מלה טובה גם לעובדי הכנסת, שמשקיעים הרבה שעות ועושים עבודה נפלאה, והכול כדי לשרת אותנו, את חברי הכנסת, ועל כך מגיע להם יישר כוח.</w:t>
      </w:r>
    </w:p>
    <w:p w14:paraId="3DAE8DCF" w14:textId="77777777" w:rsidR="00000000" w:rsidRDefault="007C71EE">
      <w:pPr>
        <w:pStyle w:val="a"/>
        <w:rPr>
          <w:rFonts w:hint="cs"/>
          <w:rtl/>
        </w:rPr>
      </w:pPr>
    </w:p>
    <w:p w14:paraId="6C832260" w14:textId="77777777" w:rsidR="00000000" w:rsidRDefault="007C71EE">
      <w:pPr>
        <w:pStyle w:val="a"/>
        <w:rPr>
          <w:rFonts w:hint="cs"/>
          <w:rtl/>
        </w:rPr>
      </w:pPr>
      <w:r>
        <w:rPr>
          <w:rFonts w:hint="cs"/>
          <w:rtl/>
        </w:rPr>
        <w:t xml:space="preserve">אני רוצה לפתוח במה שכתוב בחומש שמות. מתחילים את היום, צריך להתחיל בדברי קדושה. "ויאמר אל עמו הנה </w:t>
      </w:r>
      <w:r>
        <w:rPr>
          <w:rFonts w:hint="cs"/>
          <w:rtl/>
        </w:rPr>
        <w:t xml:space="preserve">עם בני ישראל רב ועצום ממנו. הבה נתחכמה לו פן ירבה והיה כי תקראנה מלחמה ונוסף גם הוא על שנאינו ונלחם בנו ועלה מן הארץ. וישימו עליו  שרי מסים למען ענתו בסבלתם ויבן ערי מסכנות לפרעה את פתם ואת רעמסס - - - ויצו פרעה לכל עמו לאמר כל הבן הילוד היארה תשליכהו." </w:t>
      </w:r>
    </w:p>
    <w:p w14:paraId="7DCAB774" w14:textId="77777777" w:rsidR="00000000" w:rsidRDefault="007C71EE">
      <w:pPr>
        <w:pStyle w:val="a"/>
        <w:rPr>
          <w:rFonts w:hint="cs"/>
          <w:rtl/>
        </w:rPr>
      </w:pPr>
    </w:p>
    <w:p w14:paraId="64ECE3A3" w14:textId="77777777" w:rsidR="00000000" w:rsidRDefault="007C71EE">
      <w:pPr>
        <w:pStyle w:val="a"/>
        <w:rPr>
          <w:rFonts w:hint="cs"/>
          <w:rtl/>
        </w:rPr>
      </w:pPr>
      <w:r>
        <w:rPr>
          <w:rFonts w:hint="cs"/>
          <w:rtl/>
        </w:rPr>
        <w:t>חברי חברי הכנסת, אלו היו גזירות פרעה שרצה להתמודד, וחשבנו שפרעה חלף מן העולם, אבל כנראה ההיסטוריה חוזרת על עצמה וגזירות פרעה חוזרות בדמותו של שרון, שקיבל את ראשות הממשלה וקיבל את רוב המנדטים שלו דווקא מהאוכלוסייה החלשה במדינת ישראל, שהאמינה במשך שנים שרק ה</w:t>
      </w:r>
      <w:r>
        <w:rPr>
          <w:rFonts w:hint="cs"/>
          <w:rtl/>
        </w:rPr>
        <w:t>ליכוד יכול להוציא אותה מהמצוקה הכלכלית. לצערי הרב, אנחנו שוב עדים לתוכנית חדשה שאין בה כדי לרפא את שברי המשק הישראלי אבל יש בה להרוס ולשבש את המרקם החברתי בארץ.</w:t>
      </w:r>
    </w:p>
    <w:p w14:paraId="6EE5BFD9" w14:textId="77777777" w:rsidR="00000000" w:rsidRDefault="007C71EE">
      <w:pPr>
        <w:pStyle w:val="a"/>
        <w:rPr>
          <w:rFonts w:hint="cs"/>
          <w:rtl/>
        </w:rPr>
      </w:pPr>
    </w:p>
    <w:p w14:paraId="7EFDEDA7" w14:textId="77777777" w:rsidR="00000000" w:rsidRDefault="007C71EE">
      <w:pPr>
        <w:pStyle w:val="a"/>
        <w:rPr>
          <w:rFonts w:hint="cs"/>
          <w:rtl/>
        </w:rPr>
      </w:pPr>
      <w:r>
        <w:rPr>
          <w:rFonts w:hint="cs"/>
          <w:rtl/>
        </w:rPr>
        <w:t>זאת התוכנית השלישית שהממשלה הזאת מגישה. אני בדקתי והוצאתי את דברי שר האוצר הקודם, השר סילבן של</w:t>
      </w:r>
      <w:r>
        <w:rPr>
          <w:rFonts w:hint="cs"/>
          <w:rtl/>
        </w:rPr>
        <w:t>ום, שמכהן היום כשר החוץ. אני אקרא לכם כמה קטעים נבחרים מדבריו של סילבן שלום, שר האוצר הקודם, ותבינו איך עובדים עלינו עבודה עברית.</w:t>
      </w:r>
    </w:p>
    <w:p w14:paraId="6E930964" w14:textId="77777777" w:rsidR="00000000" w:rsidRDefault="007C71EE">
      <w:pPr>
        <w:pStyle w:val="a"/>
        <w:rPr>
          <w:rFonts w:hint="cs"/>
          <w:rtl/>
        </w:rPr>
      </w:pPr>
    </w:p>
    <w:p w14:paraId="19DC268F" w14:textId="77777777" w:rsidR="00000000" w:rsidRDefault="007C71EE">
      <w:pPr>
        <w:pStyle w:val="a"/>
        <w:rPr>
          <w:rFonts w:hint="cs"/>
          <w:rtl/>
        </w:rPr>
      </w:pPr>
      <w:r>
        <w:rPr>
          <w:rFonts w:hint="cs"/>
          <w:rtl/>
        </w:rPr>
        <w:t xml:space="preserve">בדיון על התוכנית הכלכלית ב=22 במאי 2002 אומר שר האוצר: "אם לא נבצע את הצעדים הקשים והכואבים האלה היום, נצטרך לבצע צעדים קשים </w:t>
      </w:r>
      <w:r>
        <w:rPr>
          <w:rFonts w:hint="cs"/>
          <w:rtl/>
        </w:rPr>
        <w:t>וכואבים הרבה יותר בעתיד. מתוך דאגה לשכבות החלשות אנחנו צריכים לקבל היום את התוכנית הזאת כדי למנוע הידרדרות שתפגע בראש ובראשונה בשכבות החלשות". הוא אומר: "בתוכנית הזאת החלטנו בצורה ברורה שלא לפגוע בשכבות שנמצאות במצב הקשה ביותר, נכים וכו', לא פוגעים בתגמולי</w:t>
      </w:r>
      <w:r>
        <w:rPr>
          <w:rFonts w:hint="cs"/>
          <w:rtl/>
        </w:rPr>
        <w:t xml:space="preserve"> המילואים, בגמלאים שקצבת הזיקנה היא גמלתם". באותו נאום ממשיך סילבן שלום, שר האוצר הקודם, ואומר: "אישור התוכנית היום ייתן איתות לשווקים הפיננסיים בארץ, ייתן איתות לשווקים הפיננסיים בעולם, איתות גם לבית, כאן, לכל הגופים הכלכליים, והממשלה הזאת נחושה להרים את </w:t>
      </w:r>
      <w:r>
        <w:rPr>
          <w:rFonts w:hint="cs"/>
          <w:rtl/>
        </w:rPr>
        <w:t>דגל הכלכלה לראש התורן, ובא לציון גואל". הכול נשמע טוב ויפה.</w:t>
      </w:r>
    </w:p>
    <w:p w14:paraId="2DBFFEB6" w14:textId="77777777" w:rsidR="00000000" w:rsidRDefault="007C71EE">
      <w:pPr>
        <w:pStyle w:val="a"/>
        <w:rPr>
          <w:rFonts w:hint="cs"/>
          <w:rtl/>
        </w:rPr>
      </w:pPr>
    </w:p>
    <w:p w14:paraId="399B5FE3" w14:textId="77777777" w:rsidR="00000000" w:rsidRDefault="007C71EE">
      <w:pPr>
        <w:pStyle w:val="a"/>
        <w:rPr>
          <w:rFonts w:hint="cs"/>
          <w:rtl/>
        </w:rPr>
      </w:pPr>
      <w:r>
        <w:rPr>
          <w:rFonts w:hint="cs"/>
          <w:rtl/>
        </w:rPr>
        <w:t>אומר סילבן שלום בדיון שהיה ב=30 באוקטובר 2001: "מיום כניסתי לתפקיד אני מתריע על מצבו הקשה של המשק" - והוא דרדר אותנו עד הלום, והוא התריע כבר אז - "ואם לא נעשה שום דבר, כל מובילי המשק הישראלי, נגי</w:t>
      </w:r>
      <w:r>
        <w:rPr>
          <w:rFonts w:hint="cs"/>
          <w:rtl/>
        </w:rPr>
        <w:t xml:space="preserve">ע למצב הרבה יותר קשה". במה הוא מתפאר? הוא מתפאר ואומר: "הצלחנו לעבור את התקופה הזאת ביציבות מרשימה". סילבן שלום. </w:t>
      </w:r>
    </w:p>
    <w:p w14:paraId="18BA6427" w14:textId="77777777" w:rsidR="00000000" w:rsidRDefault="007C71EE">
      <w:pPr>
        <w:pStyle w:val="a"/>
        <w:rPr>
          <w:rFonts w:hint="cs"/>
          <w:rtl/>
        </w:rPr>
      </w:pPr>
    </w:p>
    <w:p w14:paraId="41A0FA18" w14:textId="77777777" w:rsidR="00000000" w:rsidRDefault="007C71EE">
      <w:pPr>
        <w:pStyle w:val="a"/>
        <w:rPr>
          <w:rFonts w:hint="cs"/>
          <w:rtl/>
        </w:rPr>
      </w:pPr>
      <w:r>
        <w:rPr>
          <w:rFonts w:hint="cs"/>
          <w:rtl/>
        </w:rPr>
        <w:t xml:space="preserve">דבר נוסף: "ההחלטה הראשונה שקיבלנו כדי להוציא את המשק מהמצב שבו הוא נמצא היא להגדיל בצורה דרסטית את ההשקעה בתשתיות". איפה תשתיות, איפה השקעה, </w:t>
      </w:r>
      <w:r>
        <w:rPr>
          <w:rFonts w:hint="cs"/>
          <w:rtl/>
        </w:rPr>
        <w:t>איפה צמיחה? הכול עבודה בעיניים.</w:t>
      </w:r>
    </w:p>
    <w:p w14:paraId="57A740F6" w14:textId="77777777" w:rsidR="00000000" w:rsidRDefault="007C71EE">
      <w:pPr>
        <w:pStyle w:val="a"/>
        <w:rPr>
          <w:rFonts w:hint="cs"/>
          <w:rtl/>
        </w:rPr>
      </w:pPr>
    </w:p>
    <w:p w14:paraId="4673F9D4" w14:textId="77777777" w:rsidR="00000000" w:rsidRDefault="007C71EE">
      <w:pPr>
        <w:pStyle w:val="a"/>
        <w:rPr>
          <w:rFonts w:hint="cs"/>
          <w:rtl/>
        </w:rPr>
      </w:pPr>
      <w:r>
        <w:rPr>
          <w:rFonts w:hint="cs"/>
          <w:rtl/>
        </w:rPr>
        <w:t>איך הדברים חוזרים על עצמם, בדיוק כפי שזה קורה היום. גם אז אמרו לנו וגם היום אומרים לנו אותו דבר: "התוכנית הזאת היא קשה" - זה לא נאמר על התוכנית הזאת. זה נאמר על התוכניות הקודמות, ב=20 במאי 2002, לפני שנה - "התוכנית הזאת היא</w:t>
      </w:r>
      <w:r>
        <w:rPr>
          <w:rFonts w:hint="cs"/>
          <w:rtl/>
        </w:rPr>
        <w:t xml:space="preserve"> קשה, אולי אפילו קשה מאוד, ואם יורשה לי משהו אישי, גם אני הייתי מעדיף להיות שר אוצר בתקופה של שקט, בתקופה של רגיעה ביטחונית, בתקופה של פריחה כלכלית. אבל אני יודע שיש מישהו שצריך לעשות את זה, ואין פתרונות קסם בכלכלה. אם לא נעשה את זה עכשיו, המחיר יהיה יותר </w:t>
      </w:r>
      <w:r>
        <w:rPr>
          <w:rFonts w:hint="cs"/>
          <w:rtl/>
        </w:rPr>
        <w:t>כבד בעתיד" - ושום דבר לא קורה - "ואחר כך יהיה משבר כלכלי ארוך מאוד שלא נוכל לצאת ממנו".</w:t>
      </w:r>
    </w:p>
    <w:p w14:paraId="6A441966" w14:textId="77777777" w:rsidR="00000000" w:rsidRDefault="007C71EE">
      <w:pPr>
        <w:pStyle w:val="a"/>
        <w:rPr>
          <w:rFonts w:hint="cs"/>
          <w:rtl/>
        </w:rPr>
      </w:pPr>
    </w:p>
    <w:p w14:paraId="518F40A9" w14:textId="77777777" w:rsidR="00000000" w:rsidRDefault="007C71EE">
      <w:pPr>
        <w:pStyle w:val="a"/>
        <w:rPr>
          <w:rFonts w:hint="cs"/>
          <w:rtl/>
        </w:rPr>
      </w:pPr>
      <w:r>
        <w:rPr>
          <w:rFonts w:hint="cs"/>
          <w:rtl/>
        </w:rPr>
        <w:t>לסיום, יש בתוכנית של אז, של סילבן שלום, הוא אומר - "יש מסר של תקווה. אם נצליח למנוע את המשבר ולשמר את היציבות נוכל להיות בעמדה טובה יותר לצמיחה ולהגברת התעסוקה".</w:t>
      </w:r>
    </w:p>
    <w:p w14:paraId="7FB06EBB" w14:textId="77777777" w:rsidR="00000000" w:rsidRDefault="007C71EE">
      <w:pPr>
        <w:pStyle w:val="a"/>
        <w:rPr>
          <w:rFonts w:hint="cs"/>
          <w:rtl/>
        </w:rPr>
      </w:pPr>
    </w:p>
    <w:p w14:paraId="2E94E5E2" w14:textId="77777777" w:rsidR="00000000" w:rsidRDefault="007C71EE">
      <w:pPr>
        <w:pStyle w:val="a"/>
        <w:rPr>
          <w:rFonts w:hint="cs"/>
          <w:rtl/>
        </w:rPr>
      </w:pPr>
      <w:r>
        <w:rPr>
          <w:rFonts w:hint="cs"/>
          <w:rtl/>
        </w:rPr>
        <w:t>עמית</w:t>
      </w:r>
      <w:r>
        <w:rPr>
          <w:rFonts w:hint="cs"/>
          <w:rtl/>
        </w:rPr>
        <w:t>י חברי הכנסת, מי לידי יתקע שגם בתוכנית הכלכלית הזאת אכן רק אומרים לנו אותם דברים. כולנו מבינים שהמשק במשבר קשה, כולנו מבינים שמצבנו קשה מאוד מבחינה ביטחונית. ובכל זאת מוכנים לתת יד, אפילו ההסתדרות עשתה מעשה שלא ייעשה כאשר היא נתנה את ידה לפגוע בשכר העובדים</w:t>
      </w:r>
      <w:r>
        <w:rPr>
          <w:rFonts w:hint="cs"/>
          <w:rtl/>
        </w:rPr>
        <w:t xml:space="preserve"> בהסכמה ולא בחקיקה, כי גם ההסתדרות מבינה שהמצב הכלכלי קשה ואם לא יטפלו בזה עכשיו יהיה יותר גרוע. אבל מכאן ועד קביעת קווים בתוכנית - והקו המנחה בתוכנית הוא אחד: מה יותר רע לציבור החרדי. המטרה של התוכנית הכלכלית היא להציק לחרדים, לפגוע בהם, להזיק לילדיהם ואפ</w:t>
      </w:r>
      <w:r>
        <w:rPr>
          <w:rFonts w:hint="cs"/>
          <w:rtl/>
        </w:rPr>
        <w:t xml:space="preserve">ילו להרעיב אותם. </w:t>
      </w:r>
    </w:p>
    <w:p w14:paraId="2143E2F3" w14:textId="77777777" w:rsidR="00000000" w:rsidRDefault="007C71EE">
      <w:pPr>
        <w:pStyle w:val="a"/>
        <w:rPr>
          <w:rFonts w:hint="cs"/>
          <w:rtl/>
        </w:rPr>
      </w:pPr>
    </w:p>
    <w:p w14:paraId="44664192" w14:textId="77777777" w:rsidR="00000000" w:rsidRDefault="007C71EE">
      <w:pPr>
        <w:pStyle w:val="a"/>
        <w:rPr>
          <w:rFonts w:hint="cs"/>
          <w:rtl/>
        </w:rPr>
      </w:pPr>
      <w:r>
        <w:rPr>
          <w:rFonts w:hint="cs"/>
          <w:rtl/>
        </w:rPr>
        <w:t xml:space="preserve">באים ומקצצים במלגות לבחורי הישיבה. ומה אומרים לנו? מקצצים לבחור ישיבה במלגה. שינו חוק מיוחד, פתאום הוועדה מתכנסת ואפשר לתת לבחורי ישיבה לצאת לעבוד. עד היום בחור ישיבה שהיה מעז לצאת לעבודה אוי לו ואבוי לו. הנה עכשיו, בחסות שינוי, מאפשרים </w:t>
      </w:r>
      <w:r>
        <w:rPr>
          <w:rFonts w:hint="cs"/>
          <w:rtl/>
        </w:rPr>
        <w:t>לבחורי ישיבה לצאת וגם לעבוד. אבל לאן לצאת? לאיזה רחוב לצאת? לרחוב של 240,000 מובטלים? כשאין מקום לאנשים בעלי משפחות שמתמודדים עם אבטלה יומיומית, באים ואומרים לבחורי ישיבה: אנחנו נקצץ לכם במלגות שלכם, נאפשר לכם לצאת לשוק האבטלה וגם נקצץ לכם בקצבאות ילדים. א</w:t>
      </w:r>
      <w:r>
        <w:rPr>
          <w:rFonts w:hint="cs"/>
          <w:rtl/>
        </w:rPr>
        <w:t>ם זאת לא גזירת פרעה של כל הבן היילוד היאורה תשליכוהו, מהי גזירת פרעה? זהו פרעה של דורנו, מורי ורבותי.</w:t>
      </w:r>
    </w:p>
    <w:p w14:paraId="21EE47D8" w14:textId="77777777" w:rsidR="00000000" w:rsidRDefault="007C71EE">
      <w:pPr>
        <w:pStyle w:val="a"/>
        <w:ind w:firstLine="0"/>
        <w:rPr>
          <w:rFonts w:hint="cs"/>
          <w:rtl/>
        </w:rPr>
      </w:pPr>
    </w:p>
    <w:p w14:paraId="4D470016" w14:textId="77777777" w:rsidR="00000000" w:rsidRDefault="007C71EE">
      <w:pPr>
        <w:pStyle w:val="ac"/>
        <w:rPr>
          <w:rtl/>
        </w:rPr>
      </w:pPr>
      <w:r>
        <w:rPr>
          <w:rFonts w:hint="eastAsia"/>
          <w:rtl/>
        </w:rPr>
        <w:t>שלום</w:t>
      </w:r>
      <w:r>
        <w:rPr>
          <w:rtl/>
        </w:rPr>
        <w:t xml:space="preserve"> שמחון (העבודה-מימד):</w:t>
      </w:r>
    </w:p>
    <w:p w14:paraId="37DB24EF" w14:textId="77777777" w:rsidR="00000000" w:rsidRDefault="007C71EE">
      <w:pPr>
        <w:pStyle w:val="a"/>
        <w:rPr>
          <w:rFonts w:hint="cs"/>
          <w:rtl/>
        </w:rPr>
      </w:pPr>
    </w:p>
    <w:p w14:paraId="6D24AF9A" w14:textId="77777777" w:rsidR="00000000" w:rsidRDefault="007C71EE">
      <w:pPr>
        <w:pStyle w:val="a"/>
        <w:rPr>
          <w:rFonts w:hint="cs"/>
          <w:rtl/>
        </w:rPr>
      </w:pPr>
      <w:r>
        <w:rPr>
          <w:rFonts w:hint="cs"/>
          <w:rtl/>
        </w:rPr>
        <w:t>כדאי שניפרד מחבר הכנסת ליבוביץ שעוזב.</w:t>
      </w:r>
    </w:p>
    <w:p w14:paraId="33718B6D" w14:textId="77777777" w:rsidR="00000000" w:rsidRDefault="007C71EE">
      <w:pPr>
        <w:pStyle w:val="a"/>
        <w:rPr>
          <w:rFonts w:hint="cs"/>
          <w:rtl/>
        </w:rPr>
      </w:pPr>
    </w:p>
    <w:p w14:paraId="25FE9E67" w14:textId="77777777" w:rsidR="00000000" w:rsidRDefault="007C71EE">
      <w:pPr>
        <w:pStyle w:val="SpeakerCon"/>
        <w:rPr>
          <w:rtl/>
        </w:rPr>
      </w:pPr>
      <w:bookmarkStart w:id="2173" w:name="FS000000483T28_05_2003_05_46_08"/>
      <w:bookmarkEnd w:id="2173"/>
      <w:r>
        <w:rPr>
          <w:rFonts w:hint="eastAsia"/>
          <w:rtl/>
        </w:rPr>
        <w:t>דוד</w:t>
      </w:r>
      <w:r>
        <w:rPr>
          <w:rtl/>
        </w:rPr>
        <w:t xml:space="preserve"> אזולאי (ש"ס):</w:t>
      </w:r>
    </w:p>
    <w:p w14:paraId="340FAC09" w14:textId="77777777" w:rsidR="00000000" w:rsidRDefault="007C71EE">
      <w:pPr>
        <w:pStyle w:val="a"/>
        <w:rPr>
          <w:rFonts w:hint="cs"/>
          <w:rtl/>
        </w:rPr>
      </w:pPr>
    </w:p>
    <w:p w14:paraId="5847AE35" w14:textId="77777777" w:rsidR="00000000" w:rsidRDefault="007C71EE">
      <w:pPr>
        <w:pStyle w:val="a"/>
        <w:rPr>
          <w:rFonts w:hint="cs"/>
          <w:rtl/>
        </w:rPr>
      </w:pPr>
      <w:r>
        <w:rPr>
          <w:rFonts w:hint="cs"/>
          <w:rtl/>
        </w:rPr>
        <w:t>שיהיה לך יום טוב, בוקר טוב.</w:t>
      </w:r>
    </w:p>
    <w:p w14:paraId="50F31865" w14:textId="77777777" w:rsidR="00000000" w:rsidRDefault="007C71EE">
      <w:pPr>
        <w:pStyle w:val="a"/>
        <w:rPr>
          <w:rFonts w:hint="cs"/>
          <w:rtl/>
        </w:rPr>
      </w:pPr>
    </w:p>
    <w:p w14:paraId="18FBBF2C" w14:textId="77777777" w:rsidR="00000000" w:rsidRDefault="007C71EE">
      <w:pPr>
        <w:pStyle w:val="a"/>
        <w:rPr>
          <w:rFonts w:hint="cs"/>
          <w:rtl/>
        </w:rPr>
      </w:pPr>
      <w:r>
        <w:rPr>
          <w:rFonts w:hint="cs"/>
          <w:rtl/>
        </w:rPr>
        <w:t>גברתי היושבת בראש, אנחנו לא נוכל להמשיך</w:t>
      </w:r>
      <w:r>
        <w:rPr>
          <w:rFonts w:hint="cs"/>
          <w:rtl/>
        </w:rPr>
        <w:t xml:space="preserve"> ולהיות אדישים ומנומסים. עדיין המחאה בציבור החרדי מתבטאת בצורה מבוקרת ומאופקת. אני מאמין שקרב מאוד היום שבו תפקע הסבלנות שלנו ונצא להביע את מחאתנו, כפי שהציבור החרדי יודע. עם זה אני אומר: היזהרו, היזהרו מהתפילה הזועקת מהלב של תינוקות של בית-רבן הזועקים לשמ</w:t>
      </w:r>
      <w:r>
        <w:rPr>
          <w:rFonts w:hint="cs"/>
          <w:rtl/>
        </w:rPr>
        <w:t xml:space="preserve">ים לפת לחם. זאת הדאגה. רק היום היתה הפגנה גדולה בכיכר השבת, הפגנה רבת משתתפים. שמעתי שם את אחד הילדים ודבריו עוררו בי צמרמורת עד כדי דמעות. </w:t>
      </w:r>
    </w:p>
    <w:p w14:paraId="0CE1C4B8" w14:textId="77777777" w:rsidR="00000000" w:rsidRDefault="007C71EE">
      <w:pPr>
        <w:pStyle w:val="a"/>
        <w:rPr>
          <w:rFonts w:hint="cs"/>
          <w:rtl/>
        </w:rPr>
      </w:pPr>
    </w:p>
    <w:p w14:paraId="4C447021" w14:textId="77777777" w:rsidR="00000000" w:rsidRDefault="007C71EE">
      <w:pPr>
        <w:pStyle w:val="ad"/>
        <w:rPr>
          <w:rtl/>
        </w:rPr>
      </w:pPr>
      <w:r>
        <w:rPr>
          <w:rtl/>
        </w:rPr>
        <w:t>היו"ר אתי לבני:</w:t>
      </w:r>
    </w:p>
    <w:p w14:paraId="788E7F0C" w14:textId="77777777" w:rsidR="00000000" w:rsidRDefault="007C71EE">
      <w:pPr>
        <w:pStyle w:val="a"/>
        <w:rPr>
          <w:rtl/>
        </w:rPr>
      </w:pPr>
    </w:p>
    <w:p w14:paraId="0DACE021" w14:textId="77777777" w:rsidR="00000000" w:rsidRDefault="007C71EE">
      <w:pPr>
        <w:pStyle w:val="a"/>
        <w:rPr>
          <w:rFonts w:hint="cs"/>
          <w:rtl/>
        </w:rPr>
      </w:pPr>
      <w:r>
        <w:rPr>
          <w:rFonts w:hint="cs"/>
          <w:rtl/>
        </w:rPr>
        <w:t>חבר הכנסת אזולאי, אתה צריך לגמור.</w:t>
      </w:r>
    </w:p>
    <w:p w14:paraId="3C1F13B3" w14:textId="77777777" w:rsidR="00000000" w:rsidRDefault="007C71EE">
      <w:pPr>
        <w:pStyle w:val="a"/>
        <w:rPr>
          <w:rtl/>
        </w:rPr>
      </w:pPr>
    </w:p>
    <w:p w14:paraId="0F439F55" w14:textId="77777777" w:rsidR="00000000" w:rsidRDefault="007C71EE">
      <w:pPr>
        <w:pStyle w:val="a"/>
        <w:rPr>
          <w:rFonts w:hint="cs"/>
          <w:rtl/>
        </w:rPr>
      </w:pPr>
    </w:p>
    <w:p w14:paraId="30444989" w14:textId="77777777" w:rsidR="00000000" w:rsidRDefault="007C71EE">
      <w:pPr>
        <w:pStyle w:val="SpeakerCon"/>
        <w:rPr>
          <w:rtl/>
        </w:rPr>
      </w:pPr>
      <w:bookmarkStart w:id="2174" w:name="FS000000483T28_05_2003_05_48_40C"/>
      <w:bookmarkEnd w:id="2174"/>
      <w:r>
        <w:rPr>
          <w:rtl/>
        </w:rPr>
        <w:t>דוד אזולאי (ש"ס):</w:t>
      </w:r>
    </w:p>
    <w:p w14:paraId="46C5D573" w14:textId="77777777" w:rsidR="00000000" w:rsidRDefault="007C71EE">
      <w:pPr>
        <w:pStyle w:val="a"/>
        <w:ind w:firstLine="0"/>
        <w:rPr>
          <w:rFonts w:hint="cs"/>
          <w:rtl/>
        </w:rPr>
      </w:pPr>
    </w:p>
    <w:p w14:paraId="2E9A7DF6" w14:textId="77777777" w:rsidR="00000000" w:rsidRDefault="007C71EE">
      <w:pPr>
        <w:pStyle w:val="a"/>
        <w:rPr>
          <w:rFonts w:hint="cs"/>
          <w:rtl/>
        </w:rPr>
      </w:pPr>
      <w:r>
        <w:rPr>
          <w:rFonts w:hint="cs"/>
          <w:rtl/>
        </w:rPr>
        <w:t xml:space="preserve">אני חושב שכדאי שגם את תשמעי את המשפט הזה, </w:t>
      </w:r>
      <w:r>
        <w:rPr>
          <w:rFonts w:hint="cs"/>
          <w:rtl/>
        </w:rPr>
        <w:t xml:space="preserve">אולי זו תהיה הסיומת שלי. אולי את       יושבת-ראש, אבל כאם אני בטוח שגם את תזדעזעי מהדברים ואולי תחשבי בשעת ההצבעה בכל זאת על אותם ילדים  מסכנים שהולכים להרעיב במדינת ישראל. </w:t>
      </w:r>
    </w:p>
    <w:p w14:paraId="77DF1065" w14:textId="77777777" w:rsidR="00000000" w:rsidRDefault="007C71EE">
      <w:pPr>
        <w:pStyle w:val="a"/>
        <w:rPr>
          <w:rFonts w:hint="cs"/>
          <w:rtl/>
        </w:rPr>
      </w:pPr>
    </w:p>
    <w:p w14:paraId="4384DE37" w14:textId="77777777" w:rsidR="00000000" w:rsidRDefault="007C71EE">
      <w:pPr>
        <w:pStyle w:val="a"/>
        <w:rPr>
          <w:rFonts w:hint="cs"/>
          <w:rtl/>
        </w:rPr>
      </w:pPr>
      <w:r>
        <w:rPr>
          <w:rFonts w:hint="cs"/>
          <w:rtl/>
        </w:rPr>
        <w:t>וכך אמר אותו ילד: אל תרעיבו אותנו. ילד רעב לא יוכל ללמוד. מי כמוני, כמחנך, יודע מ</w:t>
      </w:r>
      <w:r>
        <w:rPr>
          <w:rFonts w:hint="cs"/>
          <w:rtl/>
        </w:rPr>
        <w:t xml:space="preserve">ה המשמעות של ילד שמגיע בבוקר רעב. אני אסיים בסיפור אחד - בהיותי תלמיד בבית-הספר, המחנך שלי בכיתה ח', חכם יוסף שרבני, זכר צדיק לברכה, היה נכנס בבוקר לכיתה והדבר הראשון שהוא היה עושה, לפני שהתחיל ללמד, היה לבדוק מי אכל ארוחת בוקר ומי לא אכל ארוחת בוקר, והיה </w:t>
      </w:r>
      <w:r>
        <w:rPr>
          <w:rFonts w:hint="cs"/>
          <w:rtl/>
        </w:rPr>
        <w:t xml:space="preserve">מוציא מכיסו כסף ושולח אותו תלמיד שיקנה דבר מה לאכול בבוקר, על מנת שיוכל ללמוד בראש צלול ולקלוט את מה שמוריו אומרים לו. </w:t>
      </w:r>
    </w:p>
    <w:p w14:paraId="5B4DB0A1" w14:textId="77777777" w:rsidR="00000000" w:rsidRDefault="007C71EE">
      <w:pPr>
        <w:pStyle w:val="a"/>
        <w:rPr>
          <w:rFonts w:hint="cs"/>
          <w:rtl/>
        </w:rPr>
      </w:pPr>
    </w:p>
    <w:p w14:paraId="4E7E09B9" w14:textId="77777777" w:rsidR="00000000" w:rsidRDefault="007C71EE">
      <w:pPr>
        <w:pStyle w:val="a"/>
        <w:rPr>
          <w:rFonts w:hint="cs"/>
          <w:rtl/>
        </w:rPr>
      </w:pPr>
      <w:r>
        <w:rPr>
          <w:rFonts w:hint="cs"/>
          <w:rtl/>
        </w:rPr>
        <w:t>לצערי הרב, אנחנו הולכים להגיע לאותה תקופה קשה. יש כאן אטימות הלב של הממשלה הזאת שחרתה על דגלה לפגוע בחרדים, לפגוע בילדים, לפגוע בחלשים,</w:t>
      </w:r>
      <w:r>
        <w:rPr>
          <w:rFonts w:hint="cs"/>
          <w:rtl/>
        </w:rPr>
        <w:t xml:space="preserve"> לפגוע בנכים, לפגוע בקשישים, לפגוע בכל המסכנים, מפני שזאת ממשלה של אליטות שמנותקות מהעם. רוב האנשים גדלו עם כפית של זהב בפה. לבי לבי  לשר אחד בממשלה הזאת, השר שטרית, שיודע מהי מצוקה - - - </w:t>
      </w:r>
    </w:p>
    <w:p w14:paraId="5447D400" w14:textId="77777777" w:rsidR="00000000" w:rsidRDefault="007C71EE">
      <w:pPr>
        <w:pStyle w:val="a"/>
        <w:rPr>
          <w:rFonts w:hint="cs"/>
          <w:rtl/>
        </w:rPr>
      </w:pPr>
    </w:p>
    <w:p w14:paraId="629CDD03" w14:textId="77777777" w:rsidR="00000000" w:rsidRDefault="007C71EE">
      <w:pPr>
        <w:pStyle w:val="ac"/>
        <w:rPr>
          <w:rtl/>
        </w:rPr>
      </w:pPr>
      <w:r>
        <w:rPr>
          <w:rFonts w:hint="eastAsia"/>
          <w:rtl/>
        </w:rPr>
        <w:t>שלום</w:t>
      </w:r>
      <w:r>
        <w:rPr>
          <w:rtl/>
        </w:rPr>
        <w:t xml:space="preserve"> שמחון (העבודה-מימד):</w:t>
      </w:r>
    </w:p>
    <w:p w14:paraId="36D7B433" w14:textId="77777777" w:rsidR="00000000" w:rsidRDefault="007C71EE">
      <w:pPr>
        <w:pStyle w:val="a"/>
        <w:rPr>
          <w:rFonts w:hint="cs"/>
          <w:rtl/>
        </w:rPr>
      </w:pPr>
    </w:p>
    <w:p w14:paraId="0C28E8E3" w14:textId="77777777" w:rsidR="00000000" w:rsidRDefault="007C71EE">
      <w:pPr>
        <w:pStyle w:val="a"/>
        <w:rPr>
          <w:rFonts w:hint="cs"/>
          <w:rtl/>
        </w:rPr>
      </w:pPr>
      <w:r>
        <w:rPr>
          <w:rFonts w:hint="cs"/>
          <w:rtl/>
        </w:rPr>
        <w:t>אתם מכירים את הטכניקה הזאת, הייתם שם 20</w:t>
      </w:r>
      <w:r>
        <w:rPr>
          <w:rFonts w:hint="cs"/>
          <w:rtl/>
        </w:rPr>
        <w:t xml:space="preserve"> שנה.</w:t>
      </w:r>
    </w:p>
    <w:p w14:paraId="187B1692" w14:textId="77777777" w:rsidR="00000000" w:rsidRDefault="007C71EE">
      <w:pPr>
        <w:pStyle w:val="a"/>
        <w:rPr>
          <w:rFonts w:hint="cs"/>
          <w:rtl/>
        </w:rPr>
      </w:pPr>
    </w:p>
    <w:p w14:paraId="451DAB2B" w14:textId="77777777" w:rsidR="00000000" w:rsidRDefault="007C71EE">
      <w:pPr>
        <w:pStyle w:val="SpeakerCon"/>
        <w:rPr>
          <w:rtl/>
        </w:rPr>
      </w:pPr>
      <w:bookmarkStart w:id="2175" w:name="FS000000483T28_05_2003_05_29_16"/>
      <w:bookmarkStart w:id="2176" w:name="FS000000483T28_05_2003_05_29_19C"/>
      <w:bookmarkEnd w:id="2175"/>
      <w:bookmarkEnd w:id="2176"/>
      <w:r>
        <w:rPr>
          <w:rtl/>
        </w:rPr>
        <w:t>דוד אזולאי (ש"ס):</w:t>
      </w:r>
    </w:p>
    <w:p w14:paraId="1E3C5914" w14:textId="77777777" w:rsidR="00000000" w:rsidRDefault="007C71EE">
      <w:pPr>
        <w:pStyle w:val="a"/>
        <w:rPr>
          <w:rtl/>
        </w:rPr>
      </w:pPr>
    </w:p>
    <w:p w14:paraId="0C32208C" w14:textId="77777777" w:rsidR="00000000" w:rsidRDefault="007C71EE">
      <w:pPr>
        <w:pStyle w:val="a"/>
        <w:rPr>
          <w:rFonts w:hint="cs"/>
          <w:rtl/>
        </w:rPr>
      </w:pPr>
      <w:r>
        <w:rPr>
          <w:rFonts w:hint="cs"/>
          <w:rtl/>
        </w:rPr>
        <w:t xml:space="preserve">אני אומר, לבי לבי לשר אחד שיודע מהי מצוקה ובכל זאת ממשיך לחפות על שר האוצר שלו, שיושב אתו יחד במשרד והוא מחפה עליו. כנראה יש מחיר לחברות. תודה רבה. </w:t>
      </w:r>
    </w:p>
    <w:p w14:paraId="7A174AE3" w14:textId="77777777" w:rsidR="00000000" w:rsidRDefault="007C71EE">
      <w:pPr>
        <w:pStyle w:val="a"/>
        <w:ind w:firstLine="0"/>
        <w:rPr>
          <w:rFonts w:hint="cs"/>
          <w:rtl/>
        </w:rPr>
      </w:pPr>
    </w:p>
    <w:p w14:paraId="6AA0D0DC" w14:textId="77777777" w:rsidR="00000000" w:rsidRDefault="007C71EE">
      <w:pPr>
        <w:pStyle w:val="ad"/>
        <w:rPr>
          <w:rtl/>
        </w:rPr>
      </w:pPr>
      <w:r>
        <w:rPr>
          <w:rtl/>
        </w:rPr>
        <w:t>היו"ר אתי לבני:</w:t>
      </w:r>
    </w:p>
    <w:p w14:paraId="3679856D" w14:textId="77777777" w:rsidR="00000000" w:rsidRDefault="007C71EE">
      <w:pPr>
        <w:pStyle w:val="a"/>
        <w:rPr>
          <w:rtl/>
        </w:rPr>
      </w:pPr>
    </w:p>
    <w:p w14:paraId="6F0089F3" w14:textId="77777777" w:rsidR="00000000" w:rsidRDefault="007C71EE">
      <w:pPr>
        <w:pStyle w:val="a"/>
        <w:rPr>
          <w:rFonts w:hint="cs"/>
          <w:rtl/>
        </w:rPr>
      </w:pPr>
      <w:r>
        <w:rPr>
          <w:rFonts w:hint="cs"/>
          <w:rtl/>
        </w:rPr>
        <w:t>תודה רבה. חבר הכנסת יעקב מרגי , אחריו - חבר הכנסת  ג'מאל זחאלקה</w:t>
      </w:r>
      <w:r>
        <w:rPr>
          <w:rFonts w:hint="cs"/>
          <w:rtl/>
        </w:rPr>
        <w:t xml:space="preserve">, ואחריו - חבר הכנסת הרצוג. </w:t>
      </w:r>
    </w:p>
    <w:p w14:paraId="02B929F0" w14:textId="77777777" w:rsidR="00000000" w:rsidRDefault="007C71EE">
      <w:pPr>
        <w:pStyle w:val="a"/>
        <w:rPr>
          <w:rFonts w:hint="cs"/>
          <w:rtl/>
        </w:rPr>
      </w:pPr>
    </w:p>
    <w:p w14:paraId="148A9D01" w14:textId="77777777" w:rsidR="00000000" w:rsidRDefault="007C71EE">
      <w:pPr>
        <w:pStyle w:val="Speaker"/>
        <w:rPr>
          <w:rtl/>
        </w:rPr>
      </w:pPr>
      <w:bookmarkStart w:id="2177" w:name="FS000001056T28_05_2003_05_31_28"/>
      <w:bookmarkEnd w:id="2177"/>
      <w:r>
        <w:rPr>
          <w:rFonts w:hint="eastAsia"/>
          <w:rtl/>
        </w:rPr>
        <w:t>יעקב</w:t>
      </w:r>
      <w:r>
        <w:rPr>
          <w:rtl/>
        </w:rPr>
        <w:t xml:space="preserve"> מרגי (ש"ס):</w:t>
      </w:r>
    </w:p>
    <w:p w14:paraId="24B5E76A" w14:textId="77777777" w:rsidR="00000000" w:rsidRDefault="007C71EE">
      <w:pPr>
        <w:pStyle w:val="a"/>
        <w:rPr>
          <w:rFonts w:hint="cs"/>
          <w:rtl/>
        </w:rPr>
      </w:pPr>
    </w:p>
    <w:p w14:paraId="717B92E4" w14:textId="77777777" w:rsidR="00000000" w:rsidRDefault="007C71EE">
      <w:pPr>
        <w:pStyle w:val="a"/>
        <w:rPr>
          <w:rFonts w:hint="cs"/>
          <w:rtl/>
        </w:rPr>
      </w:pPr>
      <w:r>
        <w:rPr>
          <w:rFonts w:hint="cs"/>
          <w:rtl/>
        </w:rPr>
        <w:t xml:space="preserve">גברתי היושבת-ראש, כנסת נכבדה,  בוקר טוב ישראל, הפעם ברצוני לדבר מעל דוכן הכנסת על כמה נקודות נוספות בתוכנית הכלכלית, שבינה ובין תוכנית אין ולא כלום, אלא זו אסופת גזירות על השכבות החלשות. </w:t>
      </w:r>
    </w:p>
    <w:p w14:paraId="2CBF1650" w14:textId="77777777" w:rsidR="00000000" w:rsidRDefault="007C71EE">
      <w:pPr>
        <w:pStyle w:val="a"/>
        <w:rPr>
          <w:rFonts w:hint="cs"/>
          <w:rtl/>
        </w:rPr>
      </w:pPr>
    </w:p>
    <w:p w14:paraId="39C7BAAD" w14:textId="77777777" w:rsidR="00000000" w:rsidRDefault="007C71EE">
      <w:pPr>
        <w:pStyle w:val="a"/>
        <w:rPr>
          <w:rFonts w:hint="cs"/>
          <w:rtl/>
        </w:rPr>
      </w:pPr>
      <w:r>
        <w:rPr>
          <w:rFonts w:hint="cs"/>
          <w:rtl/>
        </w:rPr>
        <w:t>לדוגמה, הגמלאים - ה</w:t>
      </w:r>
      <w:r>
        <w:rPr>
          <w:rFonts w:hint="cs"/>
          <w:rtl/>
        </w:rPr>
        <w:t>עלאת גיל הפנסיה תפגע בכ=500,000 גברים עובדים ובכ=200,000 נשים עובדות. העלאת גיל הפנסיה היא אחת המרמות והגזלות של האוצר את ציבור המבוטחים. בדמי הביטוח הלאומי שמנכים כל חודש מהעובד מנכים עבור קצבת זיקנה. הרי אותם עובדים שייאלצו לחכות עד גיל 67, גם לא יקבלו א</w:t>
      </w:r>
      <w:r>
        <w:rPr>
          <w:rFonts w:hint="cs"/>
          <w:rtl/>
        </w:rPr>
        <w:t>ת קצבת הזיקנה בגיל 65, אלא בגיל 67. גם בגיל 67 ייכנס מבחן ההכנסה. יוצא מכך שלא רק גיל הפרישה נדחה בשנתיים, גם קצבאות הזיקנה יידחו בחמש שנים.</w:t>
      </w:r>
    </w:p>
    <w:p w14:paraId="3E5160DB" w14:textId="77777777" w:rsidR="00000000" w:rsidRDefault="007C71EE">
      <w:pPr>
        <w:pStyle w:val="a"/>
        <w:rPr>
          <w:rFonts w:hint="cs"/>
          <w:rtl/>
        </w:rPr>
      </w:pPr>
    </w:p>
    <w:p w14:paraId="52FD7B83" w14:textId="77777777" w:rsidR="00000000" w:rsidRDefault="007C71EE">
      <w:pPr>
        <w:pStyle w:val="a"/>
        <w:rPr>
          <w:rFonts w:hint="cs"/>
          <w:rtl/>
        </w:rPr>
      </w:pPr>
      <w:r>
        <w:rPr>
          <w:rFonts w:hint="cs"/>
          <w:rtl/>
        </w:rPr>
        <w:t xml:space="preserve">בואו נבדוק יחד את תוחלת החיים של הגמלאים בארץ-ישראל ונבין איזה עושק עושקת הממשלה את הגמלאים. </w:t>
      </w:r>
    </w:p>
    <w:p w14:paraId="61783524" w14:textId="77777777" w:rsidR="00000000" w:rsidRDefault="007C71EE">
      <w:pPr>
        <w:pStyle w:val="a"/>
        <w:rPr>
          <w:rFonts w:hint="cs"/>
          <w:rtl/>
        </w:rPr>
      </w:pPr>
    </w:p>
    <w:p w14:paraId="5B9B9D23" w14:textId="77777777" w:rsidR="00000000" w:rsidRDefault="007C71EE">
      <w:pPr>
        <w:pStyle w:val="a"/>
        <w:rPr>
          <w:rFonts w:hint="cs"/>
          <w:rtl/>
        </w:rPr>
      </w:pPr>
      <w:r>
        <w:rPr>
          <w:rFonts w:hint="cs"/>
          <w:rtl/>
        </w:rPr>
        <w:t>סעיף נוסף בתוכנית ה</w:t>
      </w:r>
      <w:r>
        <w:rPr>
          <w:rFonts w:hint="cs"/>
          <w:rtl/>
        </w:rPr>
        <w:t xml:space="preserve">כלכלית הוא חוקי הנגב. בתקציב 2002 חברי כנסת חשובים מהנגב הובילו לחקיקת חוקי הנגב. כשהמדינה מתבוססת בבוץ המיתון נערך מחקר מבוסס של הרשות לפיתוח הנגב ובו הוכח שלעומת כלל הארץ בתקופת יישום חוקי הנגב בנגב היתה צמיחה כלכלית, אומנם קטנה, אבל כלשהי. </w:t>
      </w:r>
    </w:p>
    <w:p w14:paraId="7BE8399A" w14:textId="77777777" w:rsidR="00000000" w:rsidRDefault="007C71EE">
      <w:pPr>
        <w:pStyle w:val="a"/>
        <w:rPr>
          <w:rFonts w:hint="cs"/>
          <w:rtl/>
        </w:rPr>
      </w:pPr>
    </w:p>
    <w:p w14:paraId="16F6CCBF" w14:textId="77777777" w:rsidR="00000000" w:rsidRDefault="007C71EE">
      <w:pPr>
        <w:pStyle w:val="a"/>
        <w:rPr>
          <w:rFonts w:hint="cs"/>
          <w:rtl/>
        </w:rPr>
      </w:pPr>
      <w:r>
        <w:rPr>
          <w:rFonts w:hint="cs"/>
          <w:rtl/>
        </w:rPr>
        <w:t>והנה, הממשל</w:t>
      </w:r>
      <w:r>
        <w:rPr>
          <w:rFonts w:hint="cs"/>
          <w:rtl/>
        </w:rPr>
        <w:t>ה מכניסה קריטריונים למי מבטלים את ההנחות במס ולמי משאירים, ויוצא משהו מעניין. "גדר הפרדה" סביב באר-שבע - כל היישובים סביב באר-שבע נהנים  מהנחה במס. עם  יישום  התוכנית תושבי באר-שבע לא יקבלו את ההנחה במס. מענקי המשכנתאות לתושבי הנגב מתבטלים עם התוכנית הכלכל</w:t>
      </w:r>
      <w:r>
        <w:rPr>
          <w:rFonts w:hint="cs"/>
          <w:rtl/>
        </w:rPr>
        <w:t>ית.</w:t>
      </w:r>
    </w:p>
    <w:p w14:paraId="15198259" w14:textId="77777777" w:rsidR="00000000" w:rsidRDefault="007C71EE">
      <w:pPr>
        <w:pStyle w:val="a"/>
        <w:rPr>
          <w:rFonts w:hint="cs"/>
          <w:rtl/>
        </w:rPr>
      </w:pPr>
    </w:p>
    <w:p w14:paraId="0EAA4456" w14:textId="77777777" w:rsidR="00000000" w:rsidRDefault="007C71EE">
      <w:pPr>
        <w:pStyle w:val="a"/>
        <w:rPr>
          <w:rFonts w:hint="cs"/>
          <w:rtl/>
        </w:rPr>
      </w:pPr>
      <w:r>
        <w:rPr>
          <w:rFonts w:hint="cs"/>
          <w:rtl/>
        </w:rPr>
        <w:t xml:space="preserve">מחקר חדש של אוניברסיטת בן-גוריון מסיק שהממשלה במדיניותה מקשה ומחבלת במאמצים לפיתוח הנגב. אבל לממשלה הזאת אין גם בעיה להעביר את דודאים לנגב, את המזבלה של המדינה - חיריה של המדינה - אין לה בעיה להעביר את אתר הפסולת הרעילה לרמת-חובב. לאחרונה גם שמענו על </w:t>
      </w:r>
      <w:r>
        <w:rPr>
          <w:rFonts w:hint="cs"/>
          <w:rtl/>
        </w:rPr>
        <w:t>יוזמה להעביר את החלק הבעייתי של התעשייה הצבאית לנגב. בקיצור, פח אשפה של המדינה, ללא הטבות מס וללא מענקי משכנתאות.</w:t>
      </w:r>
    </w:p>
    <w:p w14:paraId="350C4CF7" w14:textId="77777777" w:rsidR="00000000" w:rsidRDefault="007C71EE">
      <w:pPr>
        <w:pStyle w:val="a"/>
        <w:rPr>
          <w:rFonts w:hint="cs"/>
          <w:rtl/>
        </w:rPr>
      </w:pPr>
    </w:p>
    <w:p w14:paraId="33F182A3" w14:textId="77777777" w:rsidR="00000000" w:rsidRDefault="007C71EE">
      <w:pPr>
        <w:pStyle w:val="a"/>
        <w:rPr>
          <w:rFonts w:hint="cs"/>
          <w:rtl/>
        </w:rPr>
      </w:pPr>
      <w:r>
        <w:rPr>
          <w:rFonts w:hint="cs"/>
          <w:rtl/>
        </w:rPr>
        <w:t>נחזור קצת לרמת-חובב, כדי שנבין ממה סובלים תושבי הנגב, מעבר לכל התחלואים. מי שלא מבין מה זה רמת-חובב, יקרא את דבריו של מנהל יחידת המידע העירונ</w:t>
      </w:r>
      <w:r>
        <w:rPr>
          <w:rFonts w:hint="cs"/>
          <w:rtl/>
        </w:rPr>
        <w:t xml:space="preserve">ית לאיכות הסביבה בעיריית באר-שבע, מר לדרמן. הוא מציין כך: החומרים המגיעים מרמת-חובב גורמים לתושבים לבחילות קשות, לצריבות בפנים, לתחושת מחנק. כפי שידוע לכם, צה"ל היה יותר רגיש מהממשלה ופינה את כל בסיסי צה"ל הסמוכים     לרמת-חובב. </w:t>
      </w:r>
    </w:p>
    <w:p w14:paraId="532D7810" w14:textId="77777777" w:rsidR="00000000" w:rsidRDefault="007C71EE">
      <w:pPr>
        <w:pStyle w:val="a"/>
        <w:rPr>
          <w:rFonts w:hint="cs"/>
          <w:rtl/>
        </w:rPr>
      </w:pPr>
    </w:p>
    <w:p w14:paraId="1263D748" w14:textId="77777777" w:rsidR="00000000" w:rsidRDefault="007C71EE">
      <w:pPr>
        <w:pStyle w:val="a"/>
        <w:rPr>
          <w:rFonts w:hint="cs"/>
          <w:rtl/>
        </w:rPr>
      </w:pPr>
      <w:r>
        <w:rPr>
          <w:rFonts w:hint="cs"/>
          <w:rtl/>
        </w:rPr>
        <w:t>אבל לאוצר זה לא מפריע. בש</w:t>
      </w:r>
      <w:r>
        <w:rPr>
          <w:rFonts w:hint="cs"/>
          <w:rtl/>
        </w:rPr>
        <w:t>יא חוצפתו וללא בושת פנים הוא מוחק את הטבות המס לתושבי   באר-שבע וכן את מענקי הדיור. נראה שאנחנו לא סטף מכפר-ורדים.</w:t>
      </w:r>
    </w:p>
    <w:p w14:paraId="1B4693FD" w14:textId="77777777" w:rsidR="00000000" w:rsidRDefault="007C71EE">
      <w:pPr>
        <w:pStyle w:val="a"/>
        <w:rPr>
          <w:rFonts w:hint="cs"/>
          <w:rtl/>
        </w:rPr>
      </w:pPr>
    </w:p>
    <w:p w14:paraId="7DA8188A" w14:textId="77777777" w:rsidR="00000000" w:rsidRDefault="007C71EE">
      <w:pPr>
        <w:pStyle w:val="a"/>
        <w:rPr>
          <w:rFonts w:hint="cs"/>
          <w:rtl/>
        </w:rPr>
      </w:pPr>
      <w:r>
        <w:rPr>
          <w:rFonts w:hint="cs"/>
          <w:rtl/>
        </w:rPr>
        <w:t xml:space="preserve">רבותי, הפגיעה הכי חזקה בתוכנית הזאת היא הפגיעה בילדי ישראל. ברצוני לומר לציבור המאזינים בבית ולחברי חברי הכנסת, אוכלוסיית הילדים במדינה היא </w:t>
      </w:r>
      <w:r>
        <w:rPr>
          <w:rFonts w:hint="cs"/>
          <w:rtl/>
        </w:rPr>
        <w:t xml:space="preserve">כשליש מכלל האוכלוסיה בישראל. מהיותה שכזאת אוכלוסיה זאת נמצאת יותר ויותר על סדר-היום הציבורי, ונמנה חלק מהנושאים המשליכים ישירות על הילד בישראל: ילדים בסיכון, ילדים במערכות  החינוך, ילדים במסגרות חוץ-ביתיות, ילדים במערכת הפלילית, כלכלת ילדים, תנאי הדיור של </w:t>
      </w:r>
      <w:r>
        <w:rPr>
          <w:rFonts w:hint="cs"/>
          <w:rtl/>
        </w:rPr>
        <w:t xml:space="preserve">הילדים, בריאות הילד. רבותי, בתוכנית הזאת מתכוונים לפגוע בזכויות הילד. כל הסעיפים האלה, רבותי, הולכים להיות מקוצצים או מוקפאים או מבוטלים. </w:t>
      </w:r>
    </w:p>
    <w:p w14:paraId="34C258D9" w14:textId="77777777" w:rsidR="00000000" w:rsidRDefault="007C71EE">
      <w:pPr>
        <w:pStyle w:val="a"/>
        <w:rPr>
          <w:rFonts w:hint="cs"/>
          <w:rtl/>
        </w:rPr>
      </w:pPr>
    </w:p>
    <w:p w14:paraId="1ED75A45" w14:textId="77777777" w:rsidR="00000000" w:rsidRDefault="007C71EE">
      <w:pPr>
        <w:pStyle w:val="a"/>
        <w:rPr>
          <w:rFonts w:hint="cs"/>
          <w:rtl/>
        </w:rPr>
      </w:pPr>
      <w:r>
        <w:rPr>
          <w:rFonts w:hint="cs"/>
          <w:rtl/>
        </w:rPr>
        <w:t>גברתי היושבת-ראש, חברי חברי הכנסת, קצבאות הילדים למשפחות ברוכות ילדים מקוצצות בסוף התהליך בשיעור של 70%, קיצוץ חסר ת</w:t>
      </w:r>
      <w:r>
        <w:rPr>
          <w:rFonts w:hint="cs"/>
          <w:rtl/>
        </w:rPr>
        <w:t>קדים, מנותק מכל רגש. אבל השקפת עולם זו שלאחרונה משודרת במדינה שלנו, שכנראה ילדים זה קלון, זה בושה, זה נטל כלכלי על המשק - שמענו את זה אפילו על הדוכן פה. רבותי, להזכירכם שהילדים זה הדור הבא שלנו, הילדים זה החיילים שלנו, הילדים זה הסטודנטים שלנו, כמאמר המשור</w:t>
      </w:r>
      <w:r>
        <w:rPr>
          <w:rFonts w:hint="cs"/>
          <w:rtl/>
        </w:rPr>
        <w:t>ר: ילדים זה שמחה, ילדים זה ברכה. כנראה נצטרך לשיר את זה בבניין הזה, כדי שכמה חברים בבניין יפנימו מה מעלת הילדים.</w:t>
      </w:r>
    </w:p>
    <w:p w14:paraId="46AECFF3" w14:textId="77777777" w:rsidR="00000000" w:rsidRDefault="007C71EE">
      <w:pPr>
        <w:pStyle w:val="a"/>
        <w:rPr>
          <w:rFonts w:hint="cs"/>
          <w:rtl/>
        </w:rPr>
      </w:pPr>
    </w:p>
    <w:p w14:paraId="3B6C70AC" w14:textId="77777777" w:rsidR="00000000" w:rsidRDefault="007C71EE">
      <w:pPr>
        <w:pStyle w:val="a"/>
        <w:rPr>
          <w:rFonts w:hint="cs"/>
          <w:rtl/>
        </w:rPr>
      </w:pPr>
      <w:r>
        <w:rPr>
          <w:rFonts w:hint="cs"/>
          <w:rtl/>
        </w:rPr>
        <w:t>חברי חברי הכנסת, אמנת האו"ם בדבר זכויות הילד נחתמה בידי ממשלת ישראל בשנת 1989 ואושררה על-ידי הממשלה בשנת 1991. לצערי הרב, התוכנית הכלכלית הזאת</w:t>
      </w:r>
      <w:r>
        <w:rPr>
          <w:rFonts w:hint="cs"/>
          <w:rtl/>
        </w:rPr>
        <w:t xml:space="preserve"> רומסת ברגל גאווה חלק מאמנת האו"ם בדבר זכויות הילד. אמנה זו מדגישה את חשיבותה הבלתי-מעורערת של המשפחה בחיי הילד מנקודת מבטו של הילד וזכויותיו. האמנה מדגישה את חשיבות התא המשפחתי ורואה בקיומו זכות של הילד. כמו כן, האמנה מכירה בעצמאות המשפחה ובמורשתה התרבותי</w:t>
      </w:r>
      <w:r>
        <w:rPr>
          <w:rFonts w:hint="cs"/>
          <w:rtl/>
        </w:rPr>
        <w:t xml:space="preserve">ת. רבותי חברי הכנסת, תוכנית זו פוגעת פגיעה יסודית בתא המשפחתי, בעצמאות המשפחה ובמורשתה ותרבותה של המשפחה על-ידי עוד קיצוץ ועוד קיצוץ ועוד קיצוץ. </w:t>
      </w:r>
    </w:p>
    <w:p w14:paraId="4A2B56B1" w14:textId="77777777" w:rsidR="00000000" w:rsidRDefault="007C71EE">
      <w:pPr>
        <w:pStyle w:val="a"/>
        <w:rPr>
          <w:rFonts w:hint="cs"/>
          <w:rtl/>
        </w:rPr>
      </w:pPr>
    </w:p>
    <w:p w14:paraId="7BA9A6D4" w14:textId="77777777" w:rsidR="00000000" w:rsidRDefault="007C71EE">
      <w:pPr>
        <w:pStyle w:val="a"/>
        <w:rPr>
          <w:rFonts w:hint="cs"/>
          <w:rtl/>
        </w:rPr>
      </w:pPr>
      <w:r>
        <w:rPr>
          <w:rFonts w:hint="cs"/>
          <w:rtl/>
        </w:rPr>
        <w:t>הפגיעה בדמי האבטלה החלה כבר בשנת 2002 בקיצוץ של כ=30%. באים הממשלה וכל הסניגורים של התוכנית הזאת בטענות לאוכל</w:t>
      </w:r>
      <w:r>
        <w:rPr>
          <w:rFonts w:hint="cs"/>
          <w:rtl/>
        </w:rPr>
        <w:t xml:space="preserve">וסיית המובטלים, אוכלוסייה זו שעבדה במסירות נפש עד לחיסול משק העבודה על-ידי מחדלי ממשלות ישראל. רבותי, המובטל מושפל מספיק על-ידי המדינה כל פעם מחדש ואנחנו עוד ממשיכים לומר שאנחנו רואים בו נטל כלכלי על המדינה. </w:t>
      </w:r>
    </w:p>
    <w:p w14:paraId="36720DC0" w14:textId="77777777" w:rsidR="00000000" w:rsidRDefault="007C71EE">
      <w:pPr>
        <w:pStyle w:val="a"/>
        <w:rPr>
          <w:rFonts w:hint="cs"/>
          <w:rtl/>
        </w:rPr>
      </w:pPr>
    </w:p>
    <w:p w14:paraId="5086469B" w14:textId="77777777" w:rsidR="00000000" w:rsidRDefault="007C71EE">
      <w:pPr>
        <w:pStyle w:val="a"/>
        <w:rPr>
          <w:rFonts w:hint="cs"/>
          <w:rtl/>
        </w:rPr>
      </w:pPr>
      <w:r>
        <w:rPr>
          <w:rFonts w:hint="cs"/>
          <w:rtl/>
        </w:rPr>
        <w:t>לצערי הרב, התוכנית הזאת לא מביא בשורה לכ=300,0</w:t>
      </w:r>
      <w:r>
        <w:rPr>
          <w:rFonts w:hint="cs"/>
          <w:rtl/>
        </w:rPr>
        <w:t xml:space="preserve">00 המובטלים, ואני אמשיך ואזעק, אין אבטלה בישראל; אין אבטלה בישראל. נשלח את העובדים הזרים למדינותיהם ואת המובטלים נכריח לעבוד בצווי חירום. אז אני אוכל לומר שלמדינה אכפת מהמובטלים ואכן היא זועקת את זעקתם. </w:t>
      </w:r>
    </w:p>
    <w:p w14:paraId="4A4F8991" w14:textId="77777777" w:rsidR="00000000" w:rsidRDefault="007C71EE">
      <w:pPr>
        <w:pStyle w:val="a"/>
        <w:rPr>
          <w:rFonts w:hint="cs"/>
          <w:rtl/>
        </w:rPr>
      </w:pPr>
    </w:p>
    <w:p w14:paraId="685D50AC" w14:textId="77777777" w:rsidR="00000000" w:rsidRDefault="007C71EE">
      <w:pPr>
        <w:pStyle w:val="a"/>
        <w:rPr>
          <w:rFonts w:hint="cs"/>
          <w:rtl/>
        </w:rPr>
      </w:pPr>
      <w:r>
        <w:rPr>
          <w:rFonts w:hint="cs"/>
          <w:rtl/>
        </w:rPr>
        <w:t>מצבו של המשק, רבותי חברי הכנסת, אליבא  דשרי האוצר ו</w:t>
      </w:r>
      <w:r>
        <w:rPr>
          <w:rFonts w:hint="cs"/>
          <w:rtl/>
        </w:rPr>
        <w:t xml:space="preserve">הכלכלנים, הגיע אל פי פחת, האבטלה הולכת וגוברת. אם זה לא הזמן להכריז על משק העבודה כמשק בשעת-חירום, אני לא יודע מתי זה יהיה. </w:t>
      </w:r>
    </w:p>
    <w:p w14:paraId="5EECBDE2" w14:textId="77777777" w:rsidR="00000000" w:rsidRDefault="007C71EE">
      <w:pPr>
        <w:pStyle w:val="a"/>
        <w:rPr>
          <w:rFonts w:hint="cs"/>
          <w:rtl/>
        </w:rPr>
      </w:pPr>
    </w:p>
    <w:p w14:paraId="3B3D7A6B" w14:textId="77777777" w:rsidR="00000000" w:rsidRDefault="007C71EE">
      <w:pPr>
        <w:pStyle w:val="a"/>
        <w:rPr>
          <w:rFonts w:hint="cs"/>
          <w:rtl/>
        </w:rPr>
      </w:pPr>
      <w:r>
        <w:rPr>
          <w:rFonts w:hint="cs"/>
          <w:rtl/>
        </w:rPr>
        <w:t>לצערי הרב, התוכנית הזאת ממשיכה ומיטיבה עם העשירונים העליונים ונותנת מכה אנושה למעמד הביניים בכל תחומי החיים ובכל סעיפי התוכנית הזא</w:t>
      </w:r>
      <w:r>
        <w:rPr>
          <w:rFonts w:hint="cs"/>
          <w:rtl/>
        </w:rPr>
        <w:t xml:space="preserve">ת. תוכנית זו מענישה עונש קולקטיבי את כל מעמד הביניים והחלשים. </w:t>
      </w:r>
    </w:p>
    <w:p w14:paraId="408E2341" w14:textId="77777777" w:rsidR="00000000" w:rsidRDefault="007C71EE">
      <w:pPr>
        <w:pStyle w:val="a"/>
        <w:rPr>
          <w:rFonts w:hint="cs"/>
          <w:rtl/>
        </w:rPr>
      </w:pPr>
    </w:p>
    <w:p w14:paraId="27EB39EC" w14:textId="77777777" w:rsidR="00000000" w:rsidRDefault="007C71EE">
      <w:pPr>
        <w:pStyle w:val="a"/>
        <w:rPr>
          <w:rFonts w:hint="cs"/>
          <w:rtl/>
        </w:rPr>
      </w:pPr>
      <w:r>
        <w:rPr>
          <w:rFonts w:hint="cs"/>
          <w:rtl/>
        </w:rPr>
        <w:t>בואו לא נשכח את תשדירי השירות מלאי השטנה והשנאה שהאשימו אותנו, את אנשי ש"ס, בכול מכול כול, בין היתר בעושק של מעמד הביניים. והנה, בתוך ארבעה חודשים בלבד, רבותי, ארבעה חודשים בלבד, התנועה המשונה</w:t>
      </w:r>
      <w:r>
        <w:rPr>
          <w:rFonts w:hint="cs"/>
          <w:rtl/>
        </w:rPr>
        <w:t xml:space="preserve"> בגדה כבר בכל עקרונותיה, פרט לשנאה העיוורת לחרדים, לחלשים ולערבים, והיא תומכת ומאיצה תוכנית זו שכל-כולה עושק של המעמד הבינוני, הסטודנטים וחיילי המילואים. </w:t>
      </w:r>
    </w:p>
    <w:p w14:paraId="0619ED40" w14:textId="77777777" w:rsidR="00000000" w:rsidRDefault="007C71EE">
      <w:pPr>
        <w:pStyle w:val="a"/>
        <w:rPr>
          <w:rFonts w:hint="cs"/>
          <w:rtl/>
        </w:rPr>
      </w:pPr>
    </w:p>
    <w:p w14:paraId="2BAF73E9" w14:textId="77777777" w:rsidR="00000000" w:rsidRDefault="007C71EE">
      <w:pPr>
        <w:pStyle w:val="a"/>
        <w:rPr>
          <w:rFonts w:hint="cs"/>
          <w:rtl/>
        </w:rPr>
      </w:pPr>
      <w:r>
        <w:rPr>
          <w:rFonts w:hint="cs"/>
          <w:rtl/>
        </w:rPr>
        <w:t>באחד מהראיונות של ראש הממשלה בעיתונות הכתובה הוא נשאל מדוע לא צירף את ש"ס לממשלה, והוא ענה תשובה חד-</w:t>
      </w:r>
      <w:r>
        <w:rPr>
          <w:rFonts w:hint="cs"/>
          <w:rtl/>
        </w:rPr>
        <w:t xml:space="preserve">משמעית: עם ש"ס לא הייתי יכול להעביר את התוכנית הכלכלית הזאת. תעודה חברתית כזאת לא ציפינו לקבל, וקיבלנו אותה ממי אם לא מראש הממשלה עצמו. </w:t>
      </w:r>
    </w:p>
    <w:p w14:paraId="04FE8C50" w14:textId="77777777" w:rsidR="00000000" w:rsidRDefault="007C71EE">
      <w:pPr>
        <w:pStyle w:val="a"/>
        <w:rPr>
          <w:rFonts w:hint="cs"/>
          <w:rtl/>
        </w:rPr>
      </w:pPr>
    </w:p>
    <w:p w14:paraId="3459844C" w14:textId="77777777" w:rsidR="00000000" w:rsidRDefault="007C71EE">
      <w:pPr>
        <w:pStyle w:val="a"/>
        <w:rPr>
          <w:rFonts w:hint="cs"/>
          <w:rtl/>
        </w:rPr>
      </w:pPr>
      <w:r>
        <w:rPr>
          <w:rFonts w:hint="cs"/>
          <w:rtl/>
        </w:rPr>
        <w:t xml:space="preserve">גברתי היושבת-ראש, חברי חברי הכנסת, עם התוכנית הכלכלית הזאת אנחנו מחסלים את רשת הביטוח הסוציאלי לתושבי מדינת ישראל. </w:t>
      </w:r>
    </w:p>
    <w:p w14:paraId="69352A07" w14:textId="77777777" w:rsidR="00000000" w:rsidRDefault="007C71EE">
      <w:pPr>
        <w:pStyle w:val="a"/>
        <w:rPr>
          <w:rFonts w:hint="cs"/>
          <w:rtl/>
        </w:rPr>
      </w:pPr>
    </w:p>
    <w:p w14:paraId="379A4741" w14:textId="77777777" w:rsidR="00000000" w:rsidRDefault="007C71EE">
      <w:pPr>
        <w:pStyle w:val="a"/>
        <w:rPr>
          <w:rFonts w:hint="cs"/>
          <w:rtl/>
        </w:rPr>
      </w:pPr>
      <w:r>
        <w:rPr>
          <w:rFonts w:hint="cs"/>
          <w:rtl/>
        </w:rPr>
        <w:t>כ</w:t>
      </w:r>
      <w:r>
        <w:rPr>
          <w:rFonts w:hint="cs"/>
          <w:rtl/>
        </w:rPr>
        <w:t xml:space="preserve">אן התודה ל"מרכז אדוה" על הנתונים שהכין לחברי הבית. אני רוצה לצטט כמה אנשי אקדמיה מתוך הנתונים על התוכנית הכלכלית הזאת. </w:t>
      </w:r>
    </w:p>
    <w:p w14:paraId="34AC53FE" w14:textId="77777777" w:rsidR="00000000" w:rsidRDefault="007C71EE">
      <w:pPr>
        <w:pStyle w:val="a"/>
        <w:rPr>
          <w:rFonts w:hint="cs"/>
          <w:rtl/>
        </w:rPr>
      </w:pPr>
    </w:p>
    <w:p w14:paraId="521F06C6" w14:textId="77777777" w:rsidR="00000000" w:rsidRDefault="007C71EE">
      <w:pPr>
        <w:pStyle w:val="ad"/>
        <w:rPr>
          <w:rtl/>
        </w:rPr>
      </w:pPr>
      <w:r>
        <w:rPr>
          <w:rtl/>
        </w:rPr>
        <w:t>היו"ר אתי לבני:</w:t>
      </w:r>
    </w:p>
    <w:p w14:paraId="0B53A90F" w14:textId="77777777" w:rsidR="00000000" w:rsidRDefault="007C71EE">
      <w:pPr>
        <w:pStyle w:val="a"/>
        <w:rPr>
          <w:rtl/>
        </w:rPr>
      </w:pPr>
    </w:p>
    <w:p w14:paraId="238950BC" w14:textId="77777777" w:rsidR="00000000" w:rsidRDefault="007C71EE">
      <w:pPr>
        <w:pStyle w:val="a"/>
        <w:rPr>
          <w:rFonts w:hint="cs"/>
          <w:rtl/>
        </w:rPr>
      </w:pPr>
      <w:r>
        <w:rPr>
          <w:rFonts w:hint="cs"/>
          <w:rtl/>
        </w:rPr>
        <w:t xml:space="preserve">לא כמה, אלא אחד. </w:t>
      </w:r>
    </w:p>
    <w:p w14:paraId="65EAFD2F" w14:textId="77777777" w:rsidR="00000000" w:rsidRDefault="007C71EE">
      <w:pPr>
        <w:pStyle w:val="a"/>
        <w:rPr>
          <w:rFonts w:hint="cs"/>
          <w:rtl/>
        </w:rPr>
      </w:pPr>
    </w:p>
    <w:p w14:paraId="02FFD975" w14:textId="77777777" w:rsidR="00000000" w:rsidRDefault="007C71EE">
      <w:pPr>
        <w:pStyle w:val="SpeakerCon"/>
        <w:rPr>
          <w:rtl/>
        </w:rPr>
      </w:pPr>
      <w:bookmarkStart w:id="2178" w:name="FS000000483T28_05_2003_06_15_25C"/>
      <w:bookmarkStart w:id="2179" w:name="FS000001056T28_05_2003_06_15_34"/>
      <w:bookmarkStart w:id="2180" w:name="FS000001056T28_05_2003_06_15_39C"/>
      <w:bookmarkEnd w:id="2178"/>
      <w:bookmarkEnd w:id="2179"/>
      <w:bookmarkEnd w:id="2180"/>
      <w:r>
        <w:rPr>
          <w:rtl/>
        </w:rPr>
        <w:t>יעקב מרגי (ש"ס):</w:t>
      </w:r>
    </w:p>
    <w:p w14:paraId="2C4607C4" w14:textId="77777777" w:rsidR="00000000" w:rsidRDefault="007C71EE">
      <w:pPr>
        <w:pStyle w:val="a"/>
        <w:rPr>
          <w:rtl/>
        </w:rPr>
      </w:pPr>
    </w:p>
    <w:p w14:paraId="15A4AEC5" w14:textId="77777777" w:rsidR="00000000" w:rsidRDefault="007C71EE">
      <w:pPr>
        <w:pStyle w:val="a"/>
        <w:rPr>
          <w:rFonts w:hint="cs"/>
          <w:rtl/>
        </w:rPr>
      </w:pPr>
      <w:r>
        <w:rPr>
          <w:rFonts w:hint="cs"/>
          <w:rtl/>
        </w:rPr>
        <w:t>פרופסור מנחם יערי: תופעה מדאיגה ביותר השזורה בתוך מכלול הצעדים המוצעים על-ידי האו</w:t>
      </w:r>
      <w:r>
        <w:rPr>
          <w:rFonts w:hint="cs"/>
          <w:rtl/>
        </w:rPr>
        <w:t xml:space="preserve">צר היא הקלות הבלתי-נסבלת שמוענקת לאגף התקציבים לשלוח ידו אל קופת הביטוח הלאומי ולעשות בה כבתוך שלו. </w:t>
      </w:r>
    </w:p>
    <w:p w14:paraId="69D16766" w14:textId="77777777" w:rsidR="00000000" w:rsidRDefault="007C71EE">
      <w:pPr>
        <w:pStyle w:val="a"/>
        <w:rPr>
          <w:rFonts w:hint="cs"/>
          <w:rtl/>
        </w:rPr>
      </w:pPr>
    </w:p>
    <w:p w14:paraId="217897DD" w14:textId="77777777" w:rsidR="00000000" w:rsidRDefault="007C71EE">
      <w:pPr>
        <w:pStyle w:val="a"/>
        <w:rPr>
          <w:rFonts w:hint="cs"/>
          <w:rtl/>
        </w:rPr>
      </w:pPr>
      <w:r>
        <w:rPr>
          <w:rFonts w:hint="cs"/>
          <w:rtl/>
        </w:rPr>
        <w:t>אחרון חביב פרופסור אריה רובינשטיין, חתן פרס ישראל: אני מוצא בתוכנית נתניהו דברים טובים ורעים, אבל מה שרע במיוחד הוא מה שאין בה. נעדרת ממנה התחייבות לסיפוק</w:t>
      </w:r>
      <w:r>
        <w:rPr>
          <w:rFonts w:hint="cs"/>
          <w:rtl/>
        </w:rPr>
        <w:t>ם של תנאי מחיה בכבוד של אזרחי ישראל. תודה רבה.</w:t>
      </w:r>
    </w:p>
    <w:p w14:paraId="2A66AAAA" w14:textId="77777777" w:rsidR="00000000" w:rsidRDefault="007C71EE">
      <w:pPr>
        <w:pStyle w:val="a"/>
        <w:rPr>
          <w:rFonts w:hint="cs"/>
          <w:rtl/>
        </w:rPr>
      </w:pPr>
    </w:p>
    <w:p w14:paraId="3FAE0A22" w14:textId="77777777" w:rsidR="00000000" w:rsidRDefault="007C71EE">
      <w:pPr>
        <w:pStyle w:val="ad"/>
        <w:rPr>
          <w:rtl/>
        </w:rPr>
      </w:pPr>
      <w:r>
        <w:rPr>
          <w:rtl/>
        </w:rPr>
        <w:t>היו"ר אתי לבני:</w:t>
      </w:r>
    </w:p>
    <w:p w14:paraId="12C7940B" w14:textId="77777777" w:rsidR="00000000" w:rsidRDefault="007C71EE">
      <w:pPr>
        <w:pStyle w:val="a"/>
        <w:rPr>
          <w:rtl/>
        </w:rPr>
      </w:pPr>
    </w:p>
    <w:p w14:paraId="0D872DBC" w14:textId="77777777" w:rsidR="00000000" w:rsidRDefault="007C71EE">
      <w:pPr>
        <w:pStyle w:val="a"/>
        <w:rPr>
          <w:rFonts w:hint="cs"/>
          <w:rtl/>
        </w:rPr>
      </w:pPr>
      <w:r>
        <w:rPr>
          <w:rFonts w:hint="cs"/>
          <w:rtl/>
        </w:rPr>
        <w:t>חבר הכנסת עבד-אלמאלכ דהאמשה, עשר דקות. אחריו - חבר הכנסת יצחק הרצוג, ואחריו - חבר הכנסת זחאלקה.</w:t>
      </w:r>
    </w:p>
    <w:p w14:paraId="15F24091" w14:textId="77777777" w:rsidR="00000000" w:rsidRDefault="007C71EE">
      <w:pPr>
        <w:pStyle w:val="a"/>
        <w:rPr>
          <w:rFonts w:hint="cs"/>
          <w:rtl/>
        </w:rPr>
      </w:pPr>
    </w:p>
    <w:p w14:paraId="09A3C828" w14:textId="77777777" w:rsidR="00000000" w:rsidRDefault="007C71EE">
      <w:pPr>
        <w:pStyle w:val="ac"/>
        <w:rPr>
          <w:rtl/>
        </w:rPr>
      </w:pPr>
      <w:r>
        <w:rPr>
          <w:rFonts w:hint="eastAsia"/>
          <w:rtl/>
        </w:rPr>
        <w:t>יצחק</w:t>
      </w:r>
      <w:r>
        <w:rPr>
          <w:rtl/>
        </w:rPr>
        <w:t xml:space="preserve"> הרצוג (העבודה-מימד):</w:t>
      </w:r>
    </w:p>
    <w:p w14:paraId="6B4252F6" w14:textId="77777777" w:rsidR="00000000" w:rsidRDefault="007C71EE">
      <w:pPr>
        <w:pStyle w:val="a"/>
        <w:rPr>
          <w:rFonts w:hint="cs"/>
          <w:rtl/>
        </w:rPr>
      </w:pPr>
    </w:p>
    <w:p w14:paraId="6A759C8E" w14:textId="77777777" w:rsidR="00000000" w:rsidRDefault="007C71EE">
      <w:pPr>
        <w:pStyle w:val="a"/>
        <w:rPr>
          <w:rFonts w:hint="cs"/>
          <w:rtl/>
        </w:rPr>
      </w:pPr>
      <w:r>
        <w:rPr>
          <w:rFonts w:hint="cs"/>
          <w:rtl/>
        </w:rPr>
        <w:t xml:space="preserve">השר  פריצקי, בוקר טוב. </w:t>
      </w:r>
    </w:p>
    <w:p w14:paraId="3D03D0B9" w14:textId="77777777" w:rsidR="00000000" w:rsidRDefault="007C71EE">
      <w:pPr>
        <w:pStyle w:val="a"/>
        <w:rPr>
          <w:rFonts w:hint="cs"/>
          <w:rtl/>
        </w:rPr>
      </w:pPr>
    </w:p>
    <w:p w14:paraId="566B1A94" w14:textId="77777777" w:rsidR="00000000" w:rsidRDefault="007C71EE">
      <w:pPr>
        <w:pStyle w:val="Speaker"/>
        <w:rPr>
          <w:rtl/>
        </w:rPr>
      </w:pPr>
      <w:bookmarkStart w:id="2181" w:name="FS000000550T28_05_2003_06_17_57"/>
      <w:bookmarkEnd w:id="2181"/>
      <w:r>
        <w:rPr>
          <w:rFonts w:hint="eastAsia"/>
          <w:rtl/>
        </w:rPr>
        <w:t>עבד</w:t>
      </w:r>
      <w:r>
        <w:rPr>
          <w:rtl/>
        </w:rPr>
        <w:t>-אלמאלכ דהאמשה (רע"ם):</w:t>
      </w:r>
    </w:p>
    <w:p w14:paraId="65E783A5" w14:textId="77777777" w:rsidR="00000000" w:rsidRDefault="007C71EE">
      <w:pPr>
        <w:pStyle w:val="a"/>
        <w:rPr>
          <w:rFonts w:hint="cs"/>
          <w:rtl/>
        </w:rPr>
      </w:pPr>
    </w:p>
    <w:p w14:paraId="7DB22FA6" w14:textId="77777777" w:rsidR="00000000" w:rsidRDefault="007C71EE">
      <w:pPr>
        <w:pStyle w:val="a"/>
        <w:rPr>
          <w:rFonts w:hint="cs"/>
          <w:rtl/>
        </w:rPr>
      </w:pPr>
      <w:r>
        <w:rPr>
          <w:rFonts w:hint="cs"/>
          <w:rtl/>
        </w:rPr>
        <w:t>גברתי היושבת-רא</w:t>
      </w:r>
      <w:r>
        <w:rPr>
          <w:rFonts w:hint="cs"/>
          <w:rtl/>
        </w:rPr>
        <w:t xml:space="preserve">ש,  מכובדי השר - - - </w:t>
      </w:r>
    </w:p>
    <w:p w14:paraId="37DAE3EC" w14:textId="77777777" w:rsidR="00000000" w:rsidRDefault="007C71EE">
      <w:pPr>
        <w:pStyle w:val="a"/>
        <w:rPr>
          <w:rFonts w:hint="cs"/>
          <w:rtl/>
        </w:rPr>
      </w:pPr>
    </w:p>
    <w:p w14:paraId="6366AEDF" w14:textId="77777777" w:rsidR="00000000" w:rsidRDefault="007C71EE">
      <w:pPr>
        <w:pStyle w:val="ac"/>
        <w:rPr>
          <w:rtl/>
        </w:rPr>
      </w:pPr>
      <w:r>
        <w:rPr>
          <w:rFonts w:hint="eastAsia"/>
          <w:rtl/>
        </w:rPr>
        <w:t>שר</w:t>
      </w:r>
      <w:r>
        <w:rPr>
          <w:rtl/>
        </w:rPr>
        <w:t xml:space="preserve"> התשתיות הלאומיות יוסף פריצקי:</w:t>
      </w:r>
    </w:p>
    <w:p w14:paraId="754F8E8E" w14:textId="77777777" w:rsidR="00000000" w:rsidRDefault="007C71EE">
      <w:pPr>
        <w:pStyle w:val="a"/>
        <w:rPr>
          <w:rFonts w:hint="cs"/>
          <w:rtl/>
        </w:rPr>
      </w:pPr>
    </w:p>
    <w:p w14:paraId="081CCCDC" w14:textId="77777777" w:rsidR="00000000" w:rsidRDefault="007C71EE">
      <w:pPr>
        <w:pStyle w:val="a"/>
        <w:rPr>
          <w:rFonts w:hint="cs"/>
          <w:rtl/>
        </w:rPr>
      </w:pPr>
      <w:r>
        <w:rPr>
          <w:rFonts w:hint="cs"/>
          <w:rtl/>
        </w:rPr>
        <w:t>04:15,   זו שעה שלא המציאו.</w:t>
      </w:r>
    </w:p>
    <w:p w14:paraId="53EBBD5B" w14:textId="77777777" w:rsidR="00000000" w:rsidRDefault="007C71EE">
      <w:pPr>
        <w:pStyle w:val="a"/>
        <w:rPr>
          <w:rFonts w:hint="cs"/>
          <w:rtl/>
        </w:rPr>
      </w:pPr>
    </w:p>
    <w:p w14:paraId="15CC370F" w14:textId="77777777" w:rsidR="00000000" w:rsidRDefault="007C71EE">
      <w:pPr>
        <w:pStyle w:val="SpeakerCon"/>
        <w:rPr>
          <w:rtl/>
        </w:rPr>
      </w:pPr>
      <w:bookmarkStart w:id="2182" w:name="FS000000550T28_05_2003_06_19_10C"/>
      <w:bookmarkEnd w:id="2182"/>
      <w:r>
        <w:rPr>
          <w:rtl/>
        </w:rPr>
        <w:t>עבד-אלמאלכ דהאמשה (רע"ם):</w:t>
      </w:r>
    </w:p>
    <w:p w14:paraId="5668FC9C" w14:textId="77777777" w:rsidR="00000000" w:rsidRDefault="007C71EE">
      <w:pPr>
        <w:pStyle w:val="a"/>
        <w:rPr>
          <w:rtl/>
        </w:rPr>
      </w:pPr>
    </w:p>
    <w:p w14:paraId="14AFD56D" w14:textId="77777777" w:rsidR="00000000" w:rsidRDefault="007C71EE">
      <w:pPr>
        <w:pStyle w:val="a"/>
        <w:rPr>
          <w:rFonts w:hint="cs"/>
          <w:rtl/>
        </w:rPr>
      </w:pPr>
      <w:r>
        <w:rPr>
          <w:rFonts w:hint="cs"/>
          <w:rtl/>
        </w:rPr>
        <w:t xml:space="preserve">בוקר טוב לכולם ולאלה שמאזינים לנו בבית בארץ האהובה הזאת ובמקומות אחרים. אנחנו ממשיכים פה את הדיון ללא הפסקה בעניין התוכנית הכלכלית שגזרה עלינו </w:t>
      </w:r>
      <w:r>
        <w:rPr>
          <w:rFonts w:hint="cs"/>
          <w:rtl/>
        </w:rPr>
        <w:t>ממשלת שינוי-הליכוד.</w:t>
      </w:r>
    </w:p>
    <w:p w14:paraId="389B6787" w14:textId="77777777" w:rsidR="00000000" w:rsidRDefault="007C71EE">
      <w:pPr>
        <w:pStyle w:val="a"/>
        <w:rPr>
          <w:rFonts w:hint="cs"/>
          <w:rtl/>
        </w:rPr>
      </w:pPr>
    </w:p>
    <w:p w14:paraId="3CDF70F9" w14:textId="77777777" w:rsidR="00000000" w:rsidRDefault="007C71EE">
      <w:pPr>
        <w:pStyle w:val="ac"/>
        <w:rPr>
          <w:rtl/>
        </w:rPr>
      </w:pPr>
      <w:r>
        <w:rPr>
          <w:rFonts w:hint="eastAsia"/>
          <w:rtl/>
        </w:rPr>
        <w:t>שר</w:t>
      </w:r>
      <w:r>
        <w:rPr>
          <w:rtl/>
        </w:rPr>
        <w:t xml:space="preserve"> התשתיות הלאומיות יוסף פריצקי:</w:t>
      </w:r>
    </w:p>
    <w:p w14:paraId="62FDCC82" w14:textId="77777777" w:rsidR="00000000" w:rsidRDefault="007C71EE">
      <w:pPr>
        <w:pStyle w:val="a"/>
        <w:rPr>
          <w:rFonts w:hint="cs"/>
          <w:rtl/>
        </w:rPr>
      </w:pPr>
    </w:p>
    <w:p w14:paraId="3D9B7F14" w14:textId="77777777" w:rsidR="00000000" w:rsidRDefault="007C71EE">
      <w:pPr>
        <w:pStyle w:val="a"/>
        <w:rPr>
          <w:rFonts w:hint="cs"/>
          <w:rtl/>
        </w:rPr>
      </w:pPr>
      <w:r>
        <w:rPr>
          <w:rFonts w:hint="cs"/>
          <w:rtl/>
        </w:rPr>
        <w:t>אני אוהב את הסדר הזה.</w:t>
      </w:r>
    </w:p>
    <w:p w14:paraId="1166F2AB" w14:textId="77777777" w:rsidR="00000000" w:rsidRDefault="007C71EE">
      <w:pPr>
        <w:pStyle w:val="a"/>
        <w:rPr>
          <w:rFonts w:hint="cs"/>
          <w:rtl/>
        </w:rPr>
      </w:pPr>
    </w:p>
    <w:p w14:paraId="357839C7" w14:textId="77777777" w:rsidR="00000000" w:rsidRDefault="007C71EE">
      <w:pPr>
        <w:pStyle w:val="SpeakerCon"/>
        <w:rPr>
          <w:rtl/>
        </w:rPr>
      </w:pPr>
      <w:bookmarkStart w:id="2183" w:name="FS000000550T28_05_2003_06_20_04C"/>
      <w:bookmarkEnd w:id="2183"/>
      <w:r>
        <w:rPr>
          <w:rtl/>
        </w:rPr>
        <w:t>עבד-אלמאלכ דהאמשה (רע"ם):</w:t>
      </w:r>
    </w:p>
    <w:p w14:paraId="604D4ED9" w14:textId="77777777" w:rsidR="00000000" w:rsidRDefault="007C71EE">
      <w:pPr>
        <w:pStyle w:val="a"/>
        <w:rPr>
          <w:rtl/>
        </w:rPr>
      </w:pPr>
    </w:p>
    <w:p w14:paraId="10D6C695" w14:textId="77777777" w:rsidR="00000000" w:rsidRDefault="007C71EE">
      <w:pPr>
        <w:pStyle w:val="a"/>
        <w:rPr>
          <w:rFonts w:hint="cs"/>
          <w:rtl/>
        </w:rPr>
      </w:pPr>
      <w:r>
        <w:rPr>
          <w:rFonts w:hint="cs"/>
          <w:rtl/>
        </w:rPr>
        <w:t xml:space="preserve">כן, זהו בדיוק. אני רואה את זה בסדר הזה, תאמין לי, שינוי-הליכוד. אני גם אסביר למה. הנה, דווקא שינוי מיוצגת די טוב הבוקר, בניגוד לאנשי הליכוד שלא נמצאים </w:t>
      </w:r>
      <w:r>
        <w:rPr>
          <w:rFonts w:hint="cs"/>
          <w:rtl/>
        </w:rPr>
        <w:t xml:space="preserve">פה. </w:t>
      </w:r>
    </w:p>
    <w:p w14:paraId="1A8CFD40" w14:textId="77777777" w:rsidR="00000000" w:rsidRDefault="007C71EE">
      <w:pPr>
        <w:pStyle w:val="a"/>
        <w:rPr>
          <w:rFonts w:hint="cs"/>
          <w:rtl/>
        </w:rPr>
      </w:pPr>
    </w:p>
    <w:p w14:paraId="2DDC3FCA" w14:textId="77777777" w:rsidR="00000000" w:rsidRDefault="007C71EE">
      <w:pPr>
        <w:pStyle w:val="a"/>
        <w:rPr>
          <w:rFonts w:hint="cs"/>
          <w:rtl/>
        </w:rPr>
      </w:pPr>
      <w:r>
        <w:rPr>
          <w:rFonts w:hint="cs"/>
          <w:rtl/>
        </w:rPr>
        <w:t>תוכנית כזאת דורסנית והרסנית אכן מחייבת דיון ללא הפסקה, סביב השעון, במשך ימים שלמים. אולי אלה שיושבים שם על כיסא ההחלטה והנושאים באחריות יימלכו בדעתם סוף-סוף וישכילו ויבינו וישנו לפחות חלק מהגזירות האלה.</w:t>
      </w:r>
    </w:p>
    <w:p w14:paraId="7588036B" w14:textId="77777777" w:rsidR="00000000" w:rsidRDefault="007C71EE">
      <w:pPr>
        <w:pStyle w:val="a"/>
        <w:rPr>
          <w:rFonts w:hint="cs"/>
          <w:rtl/>
        </w:rPr>
      </w:pPr>
    </w:p>
    <w:p w14:paraId="7DF8144E" w14:textId="77777777" w:rsidR="00000000" w:rsidRDefault="007C71EE">
      <w:pPr>
        <w:pStyle w:val="a"/>
        <w:rPr>
          <w:rFonts w:hint="cs"/>
          <w:rtl/>
        </w:rPr>
      </w:pPr>
      <w:r>
        <w:rPr>
          <w:rFonts w:hint="cs"/>
          <w:rtl/>
        </w:rPr>
        <w:t>אין חולק שהמשק במשבר ואין חולק שצריך לעשות תיק</w:t>
      </w:r>
      <w:r>
        <w:rPr>
          <w:rFonts w:hint="cs"/>
          <w:rtl/>
        </w:rPr>
        <w:t>ונים, אולי גם קיצוצים. על כך אין חולקים. המחלוקת היא איך עושים את זה, למי מקצצים, את מי מרוששים ולמי מוסיפים. לכאורה כל בר-דעת, כל אדם, גם אם הוא לא מומחה גדול בכלכלה ובתהליכים כלכליים, כשהוא מסתכל על מצב כזה, אומר: לוקחים ממי שיש לו. אם חייבים לקצץ ולהפחי</w:t>
      </w:r>
      <w:r>
        <w:rPr>
          <w:rFonts w:hint="cs"/>
          <w:rtl/>
        </w:rPr>
        <w:t xml:space="preserve">ת, אז מפחיתים ומקצצים במה שיש. אם יש בצד הזה הרבה ובצד האחר מעט, אז לא לוקחים את המעט שבמעט הזה, את המרב של המעט הזה, אלא לוקחים מעט מהמרב ההוא והתמונה מסתדרת. </w:t>
      </w:r>
    </w:p>
    <w:p w14:paraId="312FFF08" w14:textId="77777777" w:rsidR="00000000" w:rsidRDefault="007C71EE">
      <w:pPr>
        <w:pStyle w:val="a"/>
        <w:rPr>
          <w:rFonts w:hint="cs"/>
          <w:rtl/>
        </w:rPr>
      </w:pPr>
    </w:p>
    <w:p w14:paraId="195791C7" w14:textId="77777777" w:rsidR="00000000" w:rsidRDefault="007C71EE">
      <w:pPr>
        <w:pStyle w:val="a"/>
        <w:rPr>
          <w:rFonts w:hint="cs"/>
          <w:rtl/>
        </w:rPr>
      </w:pPr>
      <w:r>
        <w:rPr>
          <w:rFonts w:hint="cs"/>
          <w:rtl/>
        </w:rPr>
        <w:t>אבל איך נעשה אם לשינוי, מפלגה נכבדה שעלתה בבחירות האחרונות ובכוח רב ובממשלה היא מיוצגת בכוח רב</w:t>
      </w:r>
      <w:r>
        <w:rPr>
          <w:rFonts w:hint="cs"/>
          <w:rtl/>
        </w:rPr>
        <w:t xml:space="preserve"> יותר, אין השקפת עולם חברתית. אני לא יודע אם יש לה השקפת עולם מדינית אפילו. למפלגה הזאת יש תוכנית אחת: להילחם קודם כול בחרדים. זאת עובדה, שמענו על זה וראינו את זה. דרך אגב, הם גם לא מתכחשים לזה. ראיתי אתמול  בירושלים ססמה בראש חוצות: החילונים הגיעו. כאילו </w:t>
      </w:r>
      <w:r>
        <w:rPr>
          <w:rFonts w:hint="cs"/>
          <w:rtl/>
        </w:rPr>
        <w:t>זו בשורה טובה. בסדר, חילונים וחרדים ודתיים כולם בני-אדם וכל אחד לפי  מעשיו. ממתי אפשר ככה להדביק על ציבור שלם תג אחד או ססמה כזאת שצובעת ציבור שלם בצבע אחד וציבור אחר בצבע אחר?</w:t>
      </w:r>
    </w:p>
    <w:p w14:paraId="4F8037CA" w14:textId="77777777" w:rsidR="00000000" w:rsidRDefault="007C71EE">
      <w:pPr>
        <w:pStyle w:val="a"/>
        <w:rPr>
          <w:rFonts w:hint="cs"/>
          <w:rtl/>
        </w:rPr>
      </w:pPr>
    </w:p>
    <w:p w14:paraId="04E91894" w14:textId="77777777" w:rsidR="00000000" w:rsidRDefault="007C71EE">
      <w:pPr>
        <w:pStyle w:val="a"/>
        <w:rPr>
          <w:rFonts w:hint="cs"/>
          <w:rtl/>
        </w:rPr>
      </w:pPr>
      <w:r>
        <w:rPr>
          <w:rFonts w:hint="cs"/>
          <w:rtl/>
        </w:rPr>
        <w:t>אז לאנשי שינוי, שכולם אנשים מבוססים ומהמעמד החזק וכך הם מתכוונים להיות, לא אכפ</w:t>
      </w:r>
      <w:r>
        <w:rPr>
          <w:rFonts w:hint="cs"/>
          <w:rtl/>
        </w:rPr>
        <w:t xml:space="preserve">ת. לא אכפת להם, לא ממשפחות מרובות ילדים, לא מעניים, לא מערבים - שהם גם זה וגם זה. אכפת להם מדרוויניזם כלכלי. </w:t>
      </w:r>
    </w:p>
    <w:p w14:paraId="7D609138" w14:textId="77777777" w:rsidR="00000000" w:rsidRDefault="007C71EE">
      <w:pPr>
        <w:pStyle w:val="a"/>
        <w:rPr>
          <w:rFonts w:hint="cs"/>
          <w:rtl/>
        </w:rPr>
      </w:pPr>
    </w:p>
    <w:p w14:paraId="7CB01F08" w14:textId="77777777" w:rsidR="00000000" w:rsidRDefault="007C71EE">
      <w:pPr>
        <w:pStyle w:val="a"/>
        <w:rPr>
          <w:rFonts w:hint="cs"/>
          <w:rtl/>
        </w:rPr>
      </w:pPr>
      <w:r>
        <w:rPr>
          <w:rFonts w:hint="cs"/>
          <w:rtl/>
        </w:rPr>
        <w:t>כאשר יש לנו מר נתניהו, תוצרת הקפיטליזם של ארצות-הברית פר-אקסלנס, למר נתניהו יש תומכים, עוזרים, שותפים בממשלה שקוראים להם שינוי וזאת התוצאה - אנחנ</w:t>
      </w:r>
      <w:r>
        <w:rPr>
          <w:rFonts w:hint="cs"/>
          <w:rtl/>
        </w:rPr>
        <w:t xml:space="preserve">ו מקבלים תוכנית כלכלית דרקונית. </w:t>
      </w:r>
    </w:p>
    <w:p w14:paraId="0BA36255" w14:textId="77777777" w:rsidR="00000000" w:rsidRDefault="007C71EE">
      <w:pPr>
        <w:pStyle w:val="a"/>
        <w:rPr>
          <w:rFonts w:hint="cs"/>
          <w:rtl/>
        </w:rPr>
      </w:pPr>
    </w:p>
    <w:p w14:paraId="16000410" w14:textId="77777777" w:rsidR="00000000" w:rsidRDefault="007C71EE">
      <w:pPr>
        <w:pStyle w:val="a"/>
        <w:rPr>
          <w:rFonts w:hint="cs"/>
          <w:rtl/>
        </w:rPr>
      </w:pPr>
      <w:r>
        <w:rPr>
          <w:rFonts w:hint="cs"/>
          <w:rtl/>
        </w:rPr>
        <w:t>כדי שלא תגידו שאני סתם מגזים או מוסיף או מרבה בדברים - אני מודה שהם קשים - אני אתן כמה דוגמאות. רק אתמול דיברתי על עקרות-הבית - אני לא יודע כמה מיליונים זה יחסוך אם זה ייגבה ואיך זה ייגבה. התוכנית אומרת שהגיע הזמן שעקרות ב</w:t>
      </w:r>
      <w:r>
        <w:rPr>
          <w:rFonts w:hint="cs"/>
          <w:rtl/>
        </w:rPr>
        <w:t>ית - ואנחנו לא צריכים לפרט הרבה מה עקרת בית עושה, הרי כשמה כן היא. היא העיקר והיא העיקרון והיסוד שעליו קיים כל הבית. הבעל עובד, לפעמים גם היא עובדת. על-פי רוב, כשהיא מוצאת את מעט מאוד הזמן, לאחר שהיא עושה את כל עבודות הבית ומרימה את הבית יום-יום על כתפיה ה</w:t>
      </w:r>
      <w:r>
        <w:rPr>
          <w:rFonts w:hint="cs"/>
          <w:rtl/>
        </w:rPr>
        <w:t>חלשות, היא גם עובדת. אבל אם היא לא עובדת היא גם צריכה לשלם מס. על מה? מס בריאות.</w:t>
      </w:r>
    </w:p>
    <w:p w14:paraId="19A8A199" w14:textId="77777777" w:rsidR="00000000" w:rsidRDefault="007C71EE">
      <w:pPr>
        <w:pStyle w:val="a"/>
        <w:rPr>
          <w:rFonts w:hint="cs"/>
          <w:rtl/>
        </w:rPr>
      </w:pPr>
    </w:p>
    <w:p w14:paraId="754C1E81" w14:textId="77777777" w:rsidR="00000000" w:rsidRDefault="007C71EE">
      <w:pPr>
        <w:pStyle w:val="a"/>
        <w:rPr>
          <w:rFonts w:hint="cs"/>
          <w:rtl/>
        </w:rPr>
      </w:pPr>
      <w:r>
        <w:rPr>
          <w:rFonts w:hint="cs"/>
          <w:rtl/>
        </w:rPr>
        <w:t>כאשר חוקק חוק ביטוח בריאות, ב=1994, חשבנו שעברנו ממדינת הרווחה, הסיוע והתמיכה הכלכלית למדינת שוויון כלכלי, לפחות שוויון בענייני בריאות. החוק הזה קבע שכולם זכאים לשירותי בריאו</w:t>
      </w:r>
      <w:r>
        <w:rPr>
          <w:rFonts w:hint="cs"/>
          <w:rtl/>
        </w:rPr>
        <w:t>ת, גם אלה שהיו רשומים וגם אלה שלא היו רשומים. גם הזקנים, גם החולים, כל אדם בישראל זכאי לשירותי בריאות, וזה דבר מבורך. זה דבר שאפשר להתפאר בו. אלא מה? כנראה נשארו פה ושם פתחים או מה שנקרא בלשון משפטית לקונות ואת הכסף שהחוק הזה גובה מהעובדים ומהאזרחים וממי ש</w:t>
      </w:r>
      <w:r>
        <w:rPr>
          <w:rFonts w:hint="cs"/>
          <w:rtl/>
        </w:rPr>
        <w:t xml:space="preserve">יש להם, האוצר לוקח לכיסו ומשתמש בו לצרכיו, מין פתח נוסף להכנסות של האוצר, וקופות-החולים התרוששו. יש אומרים שגם שם יש שחיתות ולא מנהלים את זה נכון, אני לא רוצה להיכנס לזה. מה שמעניין אותנו זה הנקודה של עקרת-הבית. </w:t>
      </w:r>
    </w:p>
    <w:p w14:paraId="043B3659" w14:textId="77777777" w:rsidR="00000000" w:rsidRDefault="007C71EE">
      <w:pPr>
        <w:pStyle w:val="a"/>
        <w:rPr>
          <w:rFonts w:hint="cs"/>
          <w:rtl/>
        </w:rPr>
      </w:pPr>
    </w:p>
    <w:p w14:paraId="6EA0B4FE" w14:textId="77777777" w:rsidR="00000000" w:rsidRDefault="007C71EE">
      <w:pPr>
        <w:pStyle w:val="a"/>
        <w:rPr>
          <w:rFonts w:hint="cs"/>
          <w:rtl/>
        </w:rPr>
      </w:pPr>
      <w:r>
        <w:rPr>
          <w:rFonts w:hint="cs"/>
          <w:rtl/>
        </w:rPr>
        <w:t>באו בשנת 2003, כמעט עשר  שנים אחרי שהחוק ה</w:t>
      </w:r>
      <w:r>
        <w:rPr>
          <w:rFonts w:hint="cs"/>
          <w:rtl/>
        </w:rPr>
        <w:t>זה הופעל, ואומרים שעקרות בית שאינן עובדות ונמצאות בביתן חייבות לשלם מס בריאות. בהתחלה אמרו משהו כמו 80 שקל ועכשיו אומרים רק 60 שקל. אני שואל, למה אפילו רק שקל אחד? מה זה יוסיף, כמה זה יוסיף? יש לנו 200,000 עקרות בית במדינה, יתחילו לחפש אותן ולדפוק על הדלתו</w:t>
      </w:r>
      <w:r>
        <w:rPr>
          <w:rFonts w:hint="cs"/>
          <w:rtl/>
        </w:rPr>
        <w:t xml:space="preserve">ת ולהוציא ממרשם האוכלוסין? וזאת חיה וזאת אלמנה וזאת מתה וזאת איננה. מי יעשה את זה? מי יעבוד בזה? הרי עקרות-הבית אינן מתויקות, אינן נמצאות לא במשרדי מס הכנסה ולא במשרד הבריאות ולא בשום משרד אחר. אולי הן נמצאות במרשם האוכלוסין כחלק מהאזרחים. </w:t>
      </w:r>
    </w:p>
    <w:p w14:paraId="264C6B1D" w14:textId="77777777" w:rsidR="00000000" w:rsidRDefault="007C71EE">
      <w:pPr>
        <w:pStyle w:val="a"/>
        <w:rPr>
          <w:rFonts w:hint="cs"/>
          <w:rtl/>
        </w:rPr>
      </w:pPr>
    </w:p>
    <w:p w14:paraId="5CB5EE4E" w14:textId="77777777" w:rsidR="00000000" w:rsidRDefault="007C71EE">
      <w:pPr>
        <w:pStyle w:val="a"/>
        <w:rPr>
          <w:rFonts w:hint="cs"/>
          <w:rtl/>
        </w:rPr>
      </w:pPr>
      <w:r>
        <w:rPr>
          <w:rFonts w:hint="cs"/>
          <w:rtl/>
        </w:rPr>
        <w:t>אתם יודעים מה?</w:t>
      </w:r>
      <w:r>
        <w:rPr>
          <w:rFonts w:hint="cs"/>
          <w:rtl/>
        </w:rPr>
        <w:t xml:space="preserve"> לא כולן רשומות במרשם האוכלוסין. יש כאלה שהן ארעיות, ואני מתכוון במיוחד        לעקרות בית ערביות שנישאו  בתוך המדינה, חבר הכנסת הרצוג, והן מייחלות ומחכות לקבל תושבות קבע ולקבל תעודת זהות. הן מחכות שנה, שנתיים, שלוש שנים, חמש שנים. </w:t>
      </w:r>
    </w:p>
    <w:p w14:paraId="4A841E12" w14:textId="77777777" w:rsidR="00000000" w:rsidRDefault="007C71EE">
      <w:pPr>
        <w:pStyle w:val="a"/>
        <w:rPr>
          <w:rFonts w:hint="cs"/>
          <w:rtl/>
        </w:rPr>
      </w:pPr>
    </w:p>
    <w:p w14:paraId="49827C6B" w14:textId="77777777" w:rsidR="00000000" w:rsidRDefault="007C71EE">
      <w:pPr>
        <w:pStyle w:val="a"/>
        <w:rPr>
          <w:rFonts w:hint="cs"/>
          <w:rtl/>
        </w:rPr>
      </w:pPr>
      <w:r>
        <w:rPr>
          <w:rFonts w:hint="cs"/>
          <w:rtl/>
        </w:rPr>
        <w:t xml:space="preserve">רק אתמול דיברו כאן מעל </w:t>
      </w:r>
      <w:r>
        <w:rPr>
          <w:rFonts w:hint="cs"/>
          <w:rtl/>
        </w:rPr>
        <w:t xml:space="preserve">הדוכן הזה - זה גם פורסם באינטרנט ובוודאי זה יהיה היום בעיתונים - שהממשלה תביא  עלינו חוק נוסף שלפיו אדם יקבע מי יכול להיות אזרח מדינת ישראל: לא מפני שהוא נולד פה, לא מפני שהוא חי פה, לא מפני שמשפחתו, אחיו, אחד משני הוריו חיים פה בתוך המדינה וקשרו את גורלם </w:t>
      </w:r>
      <w:r>
        <w:rPr>
          <w:rFonts w:hint="cs"/>
          <w:rtl/>
        </w:rPr>
        <w:t xml:space="preserve">עם גורלה, אלא מפני שהוא משתייך ללאום זה או אחר. </w:t>
      </w:r>
    </w:p>
    <w:p w14:paraId="2DEBF395" w14:textId="77777777" w:rsidR="00000000" w:rsidRDefault="007C71EE">
      <w:pPr>
        <w:pStyle w:val="a"/>
        <w:rPr>
          <w:rFonts w:hint="cs"/>
          <w:rtl/>
        </w:rPr>
      </w:pPr>
    </w:p>
    <w:p w14:paraId="4FEC6562" w14:textId="77777777" w:rsidR="00000000" w:rsidRDefault="007C71EE">
      <w:pPr>
        <w:pStyle w:val="a"/>
        <w:rPr>
          <w:rFonts w:hint="cs"/>
          <w:rtl/>
        </w:rPr>
      </w:pPr>
      <w:r>
        <w:rPr>
          <w:rFonts w:hint="cs"/>
          <w:rtl/>
        </w:rPr>
        <w:t>כבר קראתי את התגובה של האגודה לזכויות האזרח. האגודה לזכויות האזרח שלחה מייד מכתב ליועץ המשפטי ואמרה בלשון זו: בכל העולם עכשיו, במיוחד לאחר מלחמת העולם השנייה, מצדדים בכך שלאזרחים, לתושבים, לבני-אדם באשר הם,</w:t>
      </w:r>
      <w:r>
        <w:rPr>
          <w:rFonts w:hint="cs"/>
          <w:rtl/>
        </w:rPr>
        <w:t xml:space="preserve"> תהיה מדינה ותהיה אזרחות בכל מקום שלא יהיה. </w:t>
      </w:r>
    </w:p>
    <w:p w14:paraId="3AFA3AAA" w14:textId="77777777" w:rsidR="00000000" w:rsidRDefault="007C71EE">
      <w:pPr>
        <w:pStyle w:val="a"/>
        <w:rPr>
          <w:rFonts w:hint="cs"/>
          <w:rtl/>
        </w:rPr>
      </w:pPr>
    </w:p>
    <w:p w14:paraId="2CA97256" w14:textId="77777777" w:rsidR="00000000" w:rsidRDefault="007C71EE">
      <w:pPr>
        <w:pStyle w:val="a"/>
        <w:rPr>
          <w:rFonts w:hint="cs"/>
          <w:rtl/>
        </w:rPr>
      </w:pPr>
      <w:r>
        <w:rPr>
          <w:rFonts w:hint="cs"/>
          <w:rtl/>
        </w:rPr>
        <w:t xml:space="preserve">המדינות הנאורות בעולם כולו הלכו לפי אחד מהשניים: או שנותנים אזרחות לפי מוצא לאומי וכפתרון לבעיה לאומית של עם זה או אחר, או שנותנים אזרחות לפי קרקע, לפי טריטוריה. הטריטוריה הזאת תהיה האזרחות של המדינה הזאת. </w:t>
      </w:r>
    </w:p>
    <w:p w14:paraId="7B941A44" w14:textId="77777777" w:rsidR="00000000" w:rsidRDefault="007C71EE">
      <w:pPr>
        <w:pStyle w:val="a"/>
        <w:ind w:firstLine="0"/>
        <w:rPr>
          <w:rFonts w:hint="cs"/>
          <w:rtl/>
        </w:rPr>
      </w:pPr>
    </w:p>
    <w:p w14:paraId="7BC0986A" w14:textId="77777777" w:rsidR="00000000" w:rsidRDefault="007C71EE">
      <w:pPr>
        <w:pStyle w:val="a"/>
        <w:rPr>
          <w:rFonts w:hint="cs"/>
          <w:rtl/>
        </w:rPr>
      </w:pPr>
      <w:r>
        <w:rPr>
          <w:rFonts w:hint="cs"/>
          <w:rtl/>
        </w:rPr>
        <w:t>מד</w:t>
      </w:r>
      <w:r>
        <w:rPr>
          <w:rFonts w:hint="cs"/>
          <w:rtl/>
        </w:rPr>
        <w:t>ינת ישראל בחרה באזרחות לפי העיקרון הלאומי. יפה. אבל עכשיו מדינת ישראל, אם החוק הזה אכן יתרגש ויבוא עלינו, בוחרת לומר שגם כאשר האזרחות היא לפי עקרון הלאום או לפי עקרון הדם - אם זה לפי עקרון הדם, אז מבדילים בין דם לדם. אם זה דם יהודי, אכן האדם יקבל אזרחות, ו</w:t>
      </w:r>
      <w:r>
        <w:rPr>
          <w:rFonts w:hint="cs"/>
          <w:rtl/>
        </w:rPr>
        <w:t xml:space="preserve">אם זה דם ערבי, אף שכל התנאים האחרים מתקיימים ונמצאים, הוא לא יקבל אזרחות. </w:t>
      </w:r>
    </w:p>
    <w:p w14:paraId="26A40223" w14:textId="77777777" w:rsidR="00000000" w:rsidRDefault="007C71EE">
      <w:pPr>
        <w:pStyle w:val="a"/>
        <w:rPr>
          <w:rFonts w:hint="cs"/>
          <w:rtl/>
        </w:rPr>
      </w:pPr>
    </w:p>
    <w:p w14:paraId="7CF2B448" w14:textId="77777777" w:rsidR="00000000" w:rsidRDefault="007C71EE">
      <w:pPr>
        <w:pStyle w:val="a"/>
        <w:rPr>
          <w:rFonts w:hint="cs"/>
          <w:rtl/>
        </w:rPr>
      </w:pPr>
      <w:r>
        <w:rPr>
          <w:rFonts w:hint="cs"/>
          <w:rtl/>
        </w:rPr>
        <w:t>אני מזהיר מפני הטעות הנוראית הזאת. אני קורא לזה טעות בלשון המעטה. אני חושב שאם באמת, כפי שהתפתו וגזרו עלינו את התוכנית הכלכלית הזאת, ימשיכו בגזירות האלה גם בתחומים האחרים ובתחום הא</w:t>
      </w:r>
      <w:r>
        <w:rPr>
          <w:rFonts w:hint="cs"/>
          <w:rtl/>
        </w:rPr>
        <w:t xml:space="preserve">זרחות וההתאזרחות, הממשלה הזאת והסוחבים בתוכה יביאו עלינו אסונות עוד יותר גדולים ונוראים. </w:t>
      </w:r>
    </w:p>
    <w:p w14:paraId="05FB1782" w14:textId="77777777" w:rsidR="00000000" w:rsidRDefault="007C71EE">
      <w:pPr>
        <w:pStyle w:val="a"/>
        <w:rPr>
          <w:rFonts w:hint="cs"/>
          <w:rtl/>
        </w:rPr>
      </w:pPr>
    </w:p>
    <w:p w14:paraId="0CC198B1" w14:textId="77777777" w:rsidR="00000000" w:rsidRDefault="007C71EE">
      <w:pPr>
        <w:pStyle w:val="a"/>
        <w:rPr>
          <w:rFonts w:hint="cs"/>
          <w:rtl/>
        </w:rPr>
      </w:pPr>
      <w:r>
        <w:rPr>
          <w:rFonts w:hint="cs"/>
          <w:rtl/>
        </w:rPr>
        <w:t>אני לא רוצה לשכוח שלפעמים רואים קצת אור בקצה המנהרה, רואים איזה רגע או שעה של שפיות, של התאוששות, של שכל ישר. למרבה הצער זה לא מחזיק מעמד אלא זמן קצר ביותר ושוב נבהל</w:t>
      </w:r>
      <w:r>
        <w:rPr>
          <w:rFonts w:hint="cs"/>
          <w:rtl/>
        </w:rPr>
        <w:t>ים וחוזרים אל תוך העדר. אני מתכוון לדבריו של ראש הממשלה שלשום על כך שהכיבוש הוא רע ולא יכול להיות שממשלה תמשיך לשלוט בעם אחר, במיליונים של עם אחר, וחייבים לסיים את זה. רק למחרת, כאשר קמו סכינאי מרכז הליכוד - אני לא יודע ממתי מר שרון פחדן. יכול להיות שהוא ג</w:t>
      </w:r>
      <w:r>
        <w:rPr>
          <w:rFonts w:hint="cs"/>
          <w:rtl/>
        </w:rPr>
        <w:t xml:space="preserve">ם לא פחדן, הוא לא פוחד מהם, אבל הוא פשוט מצא לו דרך, אמצעי, לחזור בו. אולי נרתע מעצמו, אמר, הרחקתי לכת. פעם אחת הייתי שפוי, אולי יותר מדי שפוי, אז בואו נתחיל לתקן. </w:t>
      </w:r>
    </w:p>
    <w:p w14:paraId="7A0B7632" w14:textId="77777777" w:rsidR="00000000" w:rsidRDefault="007C71EE">
      <w:pPr>
        <w:pStyle w:val="a"/>
        <w:rPr>
          <w:rFonts w:hint="cs"/>
          <w:rtl/>
        </w:rPr>
      </w:pPr>
    </w:p>
    <w:p w14:paraId="24C24956" w14:textId="77777777" w:rsidR="00000000" w:rsidRDefault="007C71EE">
      <w:pPr>
        <w:pStyle w:val="a"/>
        <w:rPr>
          <w:rFonts w:hint="cs"/>
          <w:rtl/>
        </w:rPr>
      </w:pPr>
      <w:r>
        <w:rPr>
          <w:rFonts w:hint="cs"/>
          <w:rtl/>
        </w:rPr>
        <w:t>הוא אמר: לא דיברתי על כיבוש, אלא דיברתי על כיבוש של עם, לא כיבוש של קרקע. אז מאי נפקא מינה</w:t>
      </w:r>
      <w:r>
        <w:rPr>
          <w:rFonts w:hint="cs"/>
          <w:rtl/>
        </w:rPr>
        <w:t xml:space="preserve">, מר שרון? אם העם הזה יושב על קרקע מאות ואלפי שנים ואתה כובש אותו ואת הקרקע שלו, אז מה, אתה כובש רק את העם ולא את הקרקע? וממתי יש כיבוש של עם? העם נמצא באוויר, בחלל מסוים? הוא נמצא במקום. אתה כובש אותו כי אתה כובש את ארצו. </w:t>
      </w:r>
    </w:p>
    <w:p w14:paraId="4C8434BE" w14:textId="77777777" w:rsidR="00000000" w:rsidRDefault="007C71EE">
      <w:pPr>
        <w:pStyle w:val="a"/>
        <w:rPr>
          <w:rFonts w:hint="cs"/>
          <w:rtl/>
        </w:rPr>
      </w:pPr>
    </w:p>
    <w:p w14:paraId="06E84853" w14:textId="77777777" w:rsidR="00000000" w:rsidRDefault="007C71EE">
      <w:pPr>
        <w:pStyle w:val="a"/>
        <w:rPr>
          <w:rFonts w:hint="cs"/>
          <w:rtl/>
        </w:rPr>
      </w:pPr>
      <w:r>
        <w:rPr>
          <w:rFonts w:hint="cs"/>
          <w:rtl/>
        </w:rPr>
        <w:t>נשאר רק להתפלל שאולי באמת יהפוך</w:t>
      </w:r>
      <w:r>
        <w:rPr>
          <w:rFonts w:hint="cs"/>
          <w:rtl/>
        </w:rPr>
        <w:t xml:space="preserve"> כושי עורו, יהפוך מר שרון את עור המתנחל שהוא כל כך התמיד ללבוש ולעשות, והקריאה לסיים את הכיבוש תגבר על הקריאה לכבוש את הגבעות. את שתיהן הוא אמר. את האחת - לכבוש את הגבעות - הוא עשה. הגיע הזמן שהוא אכן יעשה את סיום הכיבוש. ההיסטוריה תשפוט אם האיש הזה אכן יח</w:t>
      </w:r>
      <w:r>
        <w:rPr>
          <w:rFonts w:hint="cs"/>
          <w:rtl/>
        </w:rPr>
        <w:t>זור לשפיות ויסיים את חייו בצורה הרבה יותר מכובדת והרבה יותר צודקת והרבה יותר מפארת אותו ואת דרכו. לזה אני מייחל, אבל הזכות היא כמובן בידיו לעשות את זה אחרת ולסיים את הנטל הכבד מנשוא, נטל שהוא בהרבה גוונים ובהרבה תחנות בדרך החיים הארוכה שלו נטל שלילי, נטל ש</w:t>
      </w:r>
      <w:r>
        <w:rPr>
          <w:rFonts w:hint="cs"/>
          <w:rtl/>
        </w:rPr>
        <w:t xml:space="preserve">ל דם, של כיבוש ושל דמעות. </w:t>
      </w:r>
    </w:p>
    <w:p w14:paraId="182B4FD4" w14:textId="77777777" w:rsidR="00000000" w:rsidRDefault="007C71EE">
      <w:pPr>
        <w:pStyle w:val="a"/>
        <w:rPr>
          <w:rFonts w:hint="cs"/>
          <w:rtl/>
        </w:rPr>
      </w:pPr>
    </w:p>
    <w:p w14:paraId="50A229EB" w14:textId="77777777" w:rsidR="00000000" w:rsidRDefault="007C71EE">
      <w:pPr>
        <w:pStyle w:val="a"/>
        <w:rPr>
          <w:rFonts w:hint="cs"/>
          <w:rtl/>
        </w:rPr>
      </w:pPr>
      <w:r>
        <w:rPr>
          <w:rFonts w:hint="cs"/>
          <w:rtl/>
        </w:rPr>
        <w:t xml:space="preserve">גברתי היושבת-ראש, אני הבטחתי לתת כמה דוגמאות על התוכנית הכלכלית - - - </w:t>
      </w:r>
    </w:p>
    <w:p w14:paraId="782EF528" w14:textId="77777777" w:rsidR="00000000" w:rsidRDefault="007C71EE">
      <w:pPr>
        <w:pStyle w:val="a"/>
        <w:rPr>
          <w:rFonts w:hint="cs"/>
          <w:rtl/>
        </w:rPr>
      </w:pPr>
    </w:p>
    <w:p w14:paraId="3C80091A" w14:textId="77777777" w:rsidR="00000000" w:rsidRDefault="007C71EE">
      <w:pPr>
        <w:pStyle w:val="ad"/>
        <w:rPr>
          <w:rtl/>
        </w:rPr>
      </w:pPr>
      <w:r>
        <w:rPr>
          <w:rtl/>
        </w:rPr>
        <w:t>היו"ר אתי לבני:</w:t>
      </w:r>
    </w:p>
    <w:p w14:paraId="16E9F0CE" w14:textId="77777777" w:rsidR="00000000" w:rsidRDefault="007C71EE">
      <w:pPr>
        <w:pStyle w:val="a"/>
        <w:rPr>
          <w:rtl/>
        </w:rPr>
      </w:pPr>
    </w:p>
    <w:p w14:paraId="27C7D7D1" w14:textId="77777777" w:rsidR="00000000" w:rsidRDefault="007C71EE">
      <w:pPr>
        <w:pStyle w:val="a"/>
        <w:rPr>
          <w:rFonts w:hint="cs"/>
          <w:rtl/>
        </w:rPr>
      </w:pPr>
      <w:r>
        <w:rPr>
          <w:rFonts w:hint="cs"/>
          <w:rtl/>
        </w:rPr>
        <w:t>אבל הזמן הסתיים.</w:t>
      </w:r>
    </w:p>
    <w:p w14:paraId="38AF439E" w14:textId="77777777" w:rsidR="00000000" w:rsidRDefault="007C71EE">
      <w:pPr>
        <w:pStyle w:val="a"/>
        <w:rPr>
          <w:rFonts w:hint="cs"/>
          <w:rtl/>
        </w:rPr>
      </w:pPr>
    </w:p>
    <w:p w14:paraId="36C1E44F" w14:textId="77777777" w:rsidR="00000000" w:rsidRDefault="007C71EE">
      <w:pPr>
        <w:pStyle w:val="SpeakerCon"/>
        <w:rPr>
          <w:rtl/>
        </w:rPr>
      </w:pPr>
      <w:bookmarkStart w:id="2184" w:name="FS000000550T28_05_2003_07_08_36C"/>
      <w:bookmarkEnd w:id="2184"/>
      <w:r>
        <w:rPr>
          <w:rtl/>
        </w:rPr>
        <w:t>עבד-אלמאלכ דהאמשה (רע"ם):</w:t>
      </w:r>
    </w:p>
    <w:p w14:paraId="4760715B" w14:textId="77777777" w:rsidR="00000000" w:rsidRDefault="007C71EE">
      <w:pPr>
        <w:pStyle w:val="a"/>
        <w:rPr>
          <w:rtl/>
        </w:rPr>
      </w:pPr>
    </w:p>
    <w:p w14:paraId="59E994E9" w14:textId="77777777" w:rsidR="00000000" w:rsidRDefault="007C71EE">
      <w:pPr>
        <w:pStyle w:val="a"/>
        <w:rPr>
          <w:rFonts w:hint="cs"/>
          <w:rtl/>
        </w:rPr>
      </w:pPr>
      <w:r>
        <w:rPr>
          <w:rFonts w:hint="cs"/>
          <w:rtl/>
        </w:rPr>
        <w:t xml:space="preserve">לפיכך, אני אסיים כאן ואעשה את זה בהזדמנות הבאה. תודה רבה. </w:t>
      </w:r>
    </w:p>
    <w:p w14:paraId="71029B37" w14:textId="77777777" w:rsidR="00000000" w:rsidRDefault="007C71EE">
      <w:pPr>
        <w:pStyle w:val="a"/>
        <w:rPr>
          <w:rFonts w:hint="cs"/>
          <w:rtl/>
        </w:rPr>
      </w:pPr>
    </w:p>
    <w:p w14:paraId="0C096E64" w14:textId="77777777" w:rsidR="00000000" w:rsidRDefault="007C71EE">
      <w:pPr>
        <w:pStyle w:val="ad"/>
        <w:rPr>
          <w:rtl/>
        </w:rPr>
      </w:pPr>
      <w:r>
        <w:rPr>
          <w:rtl/>
        </w:rPr>
        <w:t>היו"ר אתי לבני:</w:t>
      </w:r>
    </w:p>
    <w:p w14:paraId="60DCAAE6" w14:textId="77777777" w:rsidR="00000000" w:rsidRDefault="007C71EE">
      <w:pPr>
        <w:pStyle w:val="a"/>
        <w:rPr>
          <w:rtl/>
        </w:rPr>
      </w:pPr>
    </w:p>
    <w:p w14:paraId="0C9518B8" w14:textId="77777777" w:rsidR="00000000" w:rsidRDefault="007C71EE">
      <w:pPr>
        <w:pStyle w:val="a"/>
        <w:rPr>
          <w:rFonts w:hint="cs"/>
          <w:rtl/>
        </w:rPr>
      </w:pPr>
      <w:r>
        <w:rPr>
          <w:rFonts w:hint="cs"/>
          <w:rtl/>
        </w:rPr>
        <w:t>תודה רבה. חבר הכנ</w:t>
      </w:r>
      <w:r>
        <w:rPr>
          <w:rFonts w:hint="cs"/>
          <w:rtl/>
        </w:rPr>
        <w:t xml:space="preserve">סת יצחק הרצוג, בבקשה. </w:t>
      </w:r>
    </w:p>
    <w:p w14:paraId="4EE1F22E" w14:textId="77777777" w:rsidR="00000000" w:rsidRDefault="007C71EE">
      <w:pPr>
        <w:pStyle w:val="a"/>
        <w:rPr>
          <w:rFonts w:hint="cs"/>
          <w:rtl/>
        </w:rPr>
      </w:pPr>
    </w:p>
    <w:p w14:paraId="4D14B669" w14:textId="77777777" w:rsidR="00000000" w:rsidRDefault="007C71EE">
      <w:pPr>
        <w:pStyle w:val="Speaker"/>
        <w:rPr>
          <w:rtl/>
        </w:rPr>
      </w:pPr>
      <w:bookmarkStart w:id="2185" w:name="FS000000550T28_05_2003_07_09_05C"/>
      <w:bookmarkStart w:id="2186" w:name="FS000001044T28_05_2003_07_09_18"/>
      <w:bookmarkEnd w:id="2185"/>
      <w:bookmarkEnd w:id="2186"/>
      <w:r>
        <w:rPr>
          <w:rFonts w:hint="eastAsia"/>
          <w:rtl/>
        </w:rPr>
        <w:t>יצחק</w:t>
      </w:r>
      <w:r>
        <w:rPr>
          <w:rtl/>
        </w:rPr>
        <w:t xml:space="preserve"> הרצוג (העבודה-מימד):</w:t>
      </w:r>
    </w:p>
    <w:p w14:paraId="2EA6C2F8" w14:textId="77777777" w:rsidR="00000000" w:rsidRDefault="007C71EE">
      <w:pPr>
        <w:pStyle w:val="a"/>
        <w:rPr>
          <w:rFonts w:hint="cs"/>
          <w:rtl/>
        </w:rPr>
      </w:pPr>
    </w:p>
    <w:p w14:paraId="4E92825A" w14:textId="77777777" w:rsidR="00000000" w:rsidRDefault="007C71EE">
      <w:pPr>
        <w:pStyle w:val="a"/>
        <w:rPr>
          <w:rFonts w:hint="cs"/>
          <w:rtl/>
        </w:rPr>
      </w:pPr>
      <w:r>
        <w:rPr>
          <w:rFonts w:hint="cs"/>
          <w:rtl/>
        </w:rPr>
        <w:t>גברתי היושבת-ראש, חברי הכנסת, קודם כול אני רוצה להגיד מלה טובה לסיעת שינוי. בעצם מה שיש פה זה אופוזיציה וסיעת שינוי. אדוני השר ישים לב, הסיעה שלך מיוצגת מהדוכן ועד המליאה. אני חושב שהרצינות שאתם מפגינים בד</w:t>
      </w:r>
      <w:r>
        <w:rPr>
          <w:rFonts w:hint="cs"/>
          <w:rtl/>
        </w:rPr>
        <w:t xml:space="preserve">יון היא ראויה, כי נציגי ליכוד לא רואים פה כמעט. אני חושב שזה זלזול שהמפלגה הגדולה ביותר לא מקשיבה לטענות רציניות וענייניות שיש לגבי התוכנית הזאת, כמו כל תוכנית, שמותר לבחון ולשקול את משמעויותיה. </w:t>
      </w:r>
    </w:p>
    <w:p w14:paraId="659FA3DD" w14:textId="77777777" w:rsidR="00000000" w:rsidRDefault="007C71EE">
      <w:pPr>
        <w:pStyle w:val="a"/>
        <w:rPr>
          <w:rtl/>
        </w:rPr>
      </w:pPr>
    </w:p>
    <w:p w14:paraId="385E4813" w14:textId="77777777" w:rsidR="00000000" w:rsidRDefault="007C71EE">
      <w:pPr>
        <w:pStyle w:val="a"/>
        <w:rPr>
          <w:rFonts w:hint="cs"/>
          <w:rtl/>
        </w:rPr>
      </w:pPr>
    </w:p>
    <w:p w14:paraId="13FFE53C" w14:textId="77777777" w:rsidR="00000000" w:rsidRDefault="007C71EE">
      <w:pPr>
        <w:pStyle w:val="ac"/>
        <w:rPr>
          <w:rtl/>
        </w:rPr>
      </w:pPr>
      <w:r>
        <w:rPr>
          <w:rFonts w:hint="eastAsia"/>
          <w:rtl/>
        </w:rPr>
        <w:t>עבד</w:t>
      </w:r>
      <w:r>
        <w:rPr>
          <w:rtl/>
        </w:rPr>
        <w:t>-אלמאלכ דהאמשה (רע"ם):</w:t>
      </w:r>
    </w:p>
    <w:p w14:paraId="5B09EA97" w14:textId="77777777" w:rsidR="00000000" w:rsidRDefault="007C71EE">
      <w:pPr>
        <w:pStyle w:val="a"/>
        <w:rPr>
          <w:rFonts w:hint="cs"/>
          <w:rtl/>
        </w:rPr>
      </w:pPr>
    </w:p>
    <w:p w14:paraId="26797AC0" w14:textId="77777777" w:rsidR="00000000" w:rsidRDefault="007C71EE">
      <w:pPr>
        <w:pStyle w:val="a"/>
        <w:rPr>
          <w:rFonts w:hint="cs"/>
          <w:rtl/>
        </w:rPr>
      </w:pPr>
      <w:r>
        <w:rPr>
          <w:rFonts w:hint="cs"/>
          <w:rtl/>
        </w:rPr>
        <w:t xml:space="preserve">אם  שינוי נמצאת ואפשר לשפוך את </w:t>
      </w:r>
      <w:r>
        <w:rPr>
          <w:rFonts w:hint="cs"/>
          <w:rtl/>
        </w:rPr>
        <w:t>הכול על שינוי, אז למה לבוא?</w:t>
      </w:r>
    </w:p>
    <w:p w14:paraId="1D66CDB3" w14:textId="77777777" w:rsidR="00000000" w:rsidRDefault="007C71EE">
      <w:pPr>
        <w:pStyle w:val="a"/>
        <w:rPr>
          <w:rFonts w:hint="cs"/>
          <w:rtl/>
        </w:rPr>
      </w:pPr>
    </w:p>
    <w:p w14:paraId="0BEE1D7A" w14:textId="77777777" w:rsidR="00000000" w:rsidRDefault="007C71EE">
      <w:pPr>
        <w:pStyle w:val="SpeakerCon"/>
        <w:rPr>
          <w:rtl/>
        </w:rPr>
      </w:pPr>
      <w:bookmarkStart w:id="2187" w:name="FS000001044T28_05_2003_07_11_37C"/>
      <w:bookmarkEnd w:id="2187"/>
      <w:r>
        <w:rPr>
          <w:rtl/>
        </w:rPr>
        <w:t>יצחק הרצוג (העבודה-מימד):</w:t>
      </w:r>
    </w:p>
    <w:p w14:paraId="48ED95CE" w14:textId="77777777" w:rsidR="00000000" w:rsidRDefault="007C71EE">
      <w:pPr>
        <w:pStyle w:val="a"/>
        <w:rPr>
          <w:rtl/>
        </w:rPr>
      </w:pPr>
    </w:p>
    <w:p w14:paraId="5D98DA6C" w14:textId="77777777" w:rsidR="00000000" w:rsidRDefault="007C71EE">
      <w:pPr>
        <w:pStyle w:val="a"/>
        <w:rPr>
          <w:rFonts w:hint="cs"/>
          <w:rtl/>
        </w:rPr>
      </w:pPr>
      <w:r>
        <w:rPr>
          <w:rFonts w:hint="cs"/>
          <w:rtl/>
        </w:rPr>
        <w:t>יש לי הרבה ביקורת על שינוי, אבל הם לוקחים ברצינות את תפקידם. בכל הענווה אני אומר שאני מחמיא להם.</w:t>
      </w:r>
    </w:p>
    <w:p w14:paraId="4C00523A" w14:textId="77777777" w:rsidR="00000000" w:rsidRDefault="007C71EE">
      <w:pPr>
        <w:pStyle w:val="a"/>
        <w:rPr>
          <w:rFonts w:hint="cs"/>
          <w:rtl/>
        </w:rPr>
      </w:pPr>
    </w:p>
    <w:p w14:paraId="435F519D" w14:textId="77777777" w:rsidR="00000000" w:rsidRDefault="007C71EE">
      <w:pPr>
        <w:pStyle w:val="a"/>
        <w:rPr>
          <w:rFonts w:hint="cs"/>
          <w:rtl/>
        </w:rPr>
      </w:pPr>
      <w:r>
        <w:rPr>
          <w:rFonts w:hint="cs"/>
          <w:rtl/>
        </w:rPr>
        <w:t>בהזדמנות זו אני גם רוצה להחמיא לעובדי הכנסת שעובדים פה לילות כימים ונותנים לנו שירות, משרתים את העם בכ</w:t>
      </w:r>
      <w:r>
        <w:rPr>
          <w:rFonts w:hint="cs"/>
          <w:rtl/>
        </w:rPr>
        <w:t>ך שמאפשרים את קיומו של דיון אמיתי בסוגיה מאוד מאוד כואבת, בתוכנית שמשנה את פני החברה הישראלית באופן משמעותי. האזרחים לא מבינים את המשמעות המאוד דרמטית של שינוי המפה הציבורית והחברתית בישראל ובוודאי שינוי מרקם הזכויות של האזרחים בישראל, בין באמצעות חקיקה וב</w:t>
      </w:r>
      <w:r>
        <w:rPr>
          <w:rFonts w:hint="cs"/>
          <w:rtl/>
        </w:rPr>
        <w:t>ין באמצעות הסדרים.</w:t>
      </w:r>
    </w:p>
    <w:p w14:paraId="3ACAC602" w14:textId="77777777" w:rsidR="00000000" w:rsidRDefault="007C71EE">
      <w:pPr>
        <w:pStyle w:val="a"/>
        <w:rPr>
          <w:rFonts w:hint="cs"/>
          <w:rtl/>
        </w:rPr>
      </w:pPr>
    </w:p>
    <w:p w14:paraId="101B09A1" w14:textId="77777777" w:rsidR="00000000" w:rsidRDefault="007C71EE">
      <w:pPr>
        <w:pStyle w:val="a"/>
        <w:rPr>
          <w:rFonts w:hint="cs"/>
          <w:rtl/>
        </w:rPr>
      </w:pPr>
      <w:r>
        <w:rPr>
          <w:rFonts w:hint="cs"/>
          <w:rtl/>
        </w:rPr>
        <w:t>בהקשר זה אני רוצה לציין שאני חייב לבקר מאוד את הקואליציה וגם את חברי שינוי על ההסכמה שלהם להביא את התוכנית הזאת באמצעות חוק ההסדרים. יש בספר הזה דוגמאות אין-ספור שלא ראוי ולא נכון להביאן באמצעות חוק הסדרים. לא נכון שחברי ועדת כספים דנים</w:t>
      </w:r>
      <w:r>
        <w:rPr>
          <w:rFonts w:hint="cs"/>
          <w:rtl/>
        </w:rPr>
        <w:t xml:space="preserve"> בקושי שעה או שעתיים בנושאי הרי גורל, לא משנה מהו הנושא, אם חקלאות אם  חשמל אם  תקשורת אם מסים. זה לא יכול להיות, חייבים לראות את כל הנתונים. למשל, בנושא הפנסיה, יש ויכוח עמוק מאוד בין ההסתדרות לממשלה לגבי עומק הגירעון האקטוארי. הוויכוח הזה נובע מסוגיה כמו</w:t>
      </w:r>
      <w:r>
        <w:rPr>
          <w:rFonts w:hint="cs"/>
          <w:rtl/>
        </w:rPr>
        <w:t xml:space="preserve"> תוחלת החיים וצפי תוחלת החיים. לא היו בידינו נתונים אמיתיים ולא היה איפכא מסתברא ולא הוצגו חלופות. היה נכון שלצדם של הקברניטים ולצדם של המחוקקים תינתנה כל החלופות ויוצג כל המידע בצורה מפורטת, מלאה ורצינית, כך שניתן לשקול את כל המשמעויות ולא להרים יד בחופזה</w:t>
      </w:r>
      <w:r>
        <w:rPr>
          <w:rFonts w:hint="cs"/>
          <w:rtl/>
        </w:rPr>
        <w:t>, או להרים את היד כמו רובוטריקים, כפי שקרה בעצם לכל חברי הקואליציה בוועדת הכספים.</w:t>
      </w:r>
    </w:p>
    <w:p w14:paraId="784D233A" w14:textId="77777777" w:rsidR="00000000" w:rsidRDefault="007C71EE">
      <w:pPr>
        <w:pStyle w:val="a"/>
        <w:rPr>
          <w:rFonts w:hint="cs"/>
          <w:rtl/>
        </w:rPr>
      </w:pPr>
    </w:p>
    <w:p w14:paraId="424D5BAF" w14:textId="77777777" w:rsidR="00000000" w:rsidRDefault="007C71EE">
      <w:pPr>
        <w:pStyle w:val="a"/>
        <w:rPr>
          <w:rFonts w:hint="cs"/>
          <w:rtl/>
        </w:rPr>
      </w:pPr>
      <w:r>
        <w:rPr>
          <w:rFonts w:hint="cs"/>
          <w:rtl/>
        </w:rPr>
        <w:t>פיצול הוא לא ראוי. אנחנו העלינו את הנושא בפני היועץ המשפטי לממשלה ובפני היועצת המשפטית לכנסת והיא קבעה שלדעתה הרבה מאוד פרקים היה נכון לפצל ובוודאי להעביר לוועדות המיומנות ה</w:t>
      </w:r>
      <w:r>
        <w:rPr>
          <w:rFonts w:hint="cs"/>
          <w:rtl/>
        </w:rPr>
        <w:t xml:space="preserve">עוסקות בכך. למשל, פרק החקלאות היה צריך לידון כולו בוועדת הכלכלה. והנה, הפלא ופלא, מנימוקים שהם כולם פוליטיים וציניים, החליטה ועדת הכנסת בראשותו של חבר הכנסת רוני בר-און להעביר את הנושא הזה לוועדת הכספים. זאת כאשר מדובר בפגיעה בזכויות של חקלאים, כאשר מדובר </w:t>
      </w:r>
      <w:r>
        <w:rPr>
          <w:rFonts w:hint="cs"/>
          <w:rtl/>
        </w:rPr>
        <w:t xml:space="preserve">בוועדה שהמיומנות שלה היא עיסוק בנושא החקלאות. </w:t>
      </w:r>
    </w:p>
    <w:p w14:paraId="2CC32CE8" w14:textId="77777777" w:rsidR="00000000" w:rsidRDefault="007C71EE">
      <w:pPr>
        <w:pStyle w:val="a"/>
        <w:rPr>
          <w:rFonts w:hint="cs"/>
          <w:rtl/>
        </w:rPr>
      </w:pPr>
    </w:p>
    <w:p w14:paraId="569E7C13" w14:textId="77777777" w:rsidR="00000000" w:rsidRDefault="007C71EE">
      <w:pPr>
        <w:pStyle w:val="a"/>
        <w:rPr>
          <w:rFonts w:hint="cs"/>
          <w:rtl/>
        </w:rPr>
      </w:pPr>
      <w:r>
        <w:rPr>
          <w:rFonts w:hint="cs"/>
          <w:rtl/>
        </w:rPr>
        <w:t>אני רוצה לדון בדוגמאות מספר שטרם נדונו לעומק במליאה. ראשית, הזכיר עמיתי חבר הכנסת דהאמשה את הפגיעה המאוד קשה במגזר הערבי. לא מבינים את המשמעות של הדבר הזה. אנחנו יושבים בארמונות הזכוכית שלנו, בממשלה אין ייצוג</w:t>
      </w:r>
      <w:r>
        <w:rPr>
          <w:rFonts w:hint="cs"/>
          <w:rtl/>
        </w:rPr>
        <w:t xml:space="preserve"> לאזרחים הערבים, בוועדת הכספים אין ייצוג לאזרחים הערבים, ולא מבינים את המשמעות של דחיקת הציבור הזה, שאחוז עצום ממנו מצוי מתחת לקו העוני, לעבר מצוקה גדלה והולכת ולעבר עברי פי פחת, כאשר יש תקרת זכוכית שמגבילה את היכולת של הציבור הזה להשתלב באופן מלא בחברה הי</w:t>
      </w:r>
      <w:r>
        <w:rPr>
          <w:rFonts w:hint="cs"/>
          <w:rtl/>
        </w:rPr>
        <w:t>שראלית, מגבילה אקדמאים ערבים בקבלת עבודה, כאשר בקושי ניתן לאקדמאי ערבי, דוקטור בכל תחום שהוא, יכולת להיות מורה או מחנך בבית ספר. מדובר בבעיה שהיא סיבה ומסובב, ולאחר מכן מתפלאים שיש הקצנה במגזר הערבי.</w:t>
      </w:r>
    </w:p>
    <w:p w14:paraId="190ABCCC" w14:textId="77777777" w:rsidR="00000000" w:rsidRDefault="007C71EE">
      <w:pPr>
        <w:pStyle w:val="a"/>
        <w:rPr>
          <w:rFonts w:hint="cs"/>
          <w:rtl/>
        </w:rPr>
      </w:pPr>
    </w:p>
    <w:p w14:paraId="4BF9940F" w14:textId="77777777" w:rsidR="00000000" w:rsidRDefault="007C71EE">
      <w:pPr>
        <w:pStyle w:val="a"/>
        <w:rPr>
          <w:rFonts w:hint="cs"/>
          <w:rtl/>
        </w:rPr>
      </w:pPr>
      <w:r>
        <w:rPr>
          <w:rFonts w:hint="cs"/>
          <w:rtl/>
        </w:rPr>
        <w:t>נושא נוסף שעלה לכותרות ביממה האחרונה הוא העיר אילת. במה</w:t>
      </w:r>
      <w:r>
        <w:rPr>
          <w:rFonts w:hint="cs"/>
          <w:rtl/>
        </w:rPr>
        <w:t>לך תוכנית ההבראה הכלכלית של השנים 1984-1985 קיבלה ממשלת ישראל החלטה היסטורית. היא הפכה את אילת לאזור שבהרבה מובנים הוא אזור אקסטריטוריאלי. היא העניקה לאילת שורה של הטבות ועודדה אותה כמנוף תיירותי אדיר. אילת הזרימה לכלכלה הישראלית מיליארדי דולרים. לאילת הגי</w:t>
      </w:r>
      <w:r>
        <w:rPr>
          <w:rFonts w:hint="cs"/>
          <w:rtl/>
        </w:rPr>
        <w:t xml:space="preserve">עו עובדים, והמקום הזה הפך להיות אבן שואבת בכל הנגב כולו. </w:t>
      </w:r>
    </w:p>
    <w:p w14:paraId="40B1D4E6" w14:textId="77777777" w:rsidR="00000000" w:rsidRDefault="007C71EE">
      <w:pPr>
        <w:pStyle w:val="a"/>
        <w:rPr>
          <w:rFonts w:hint="cs"/>
          <w:rtl/>
        </w:rPr>
      </w:pPr>
    </w:p>
    <w:p w14:paraId="0141400B" w14:textId="77777777" w:rsidR="00000000" w:rsidRDefault="007C71EE">
      <w:pPr>
        <w:pStyle w:val="a"/>
        <w:rPr>
          <w:rFonts w:hint="cs"/>
          <w:rtl/>
        </w:rPr>
      </w:pPr>
      <w:r>
        <w:rPr>
          <w:rFonts w:hint="cs"/>
          <w:rtl/>
        </w:rPr>
        <w:t>והנה החליטה הממשלה שצריך להחטיף גם לאילת, לעקר ממנה את בסיס ההטבות, שהוא מה שמושך את המשקיעים לאילת. אז לאחר דין-ודברים עמוק מאוד וארוך מאוד בוועדה, הוחלט שלא לקצץ בהטבות למעבידים. אבל מה? הפלא ופל</w:t>
      </w:r>
      <w:r>
        <w:rPr>
          <w:rFonts w:hint="cs"/>
          <w:rtl/>
        </w:rPr>
        <w:t>א. הקואליציה דרשה להמשיך לקצץ בהטבות לעובדים. העובדים באילת היום יסבלו. אנשים עברו לגור באילת בגלל ההטבות לעובדים, ואין שום סיבה שלא לתת לאילת את אותם תנאים מינימליים כמו ליישובים אחרים, בקו העימות, שמקבלים הטבות -</w:t>
      </w:r>
      <w:r>
        <w:rPr>
          <w:rtl/>
        </w:rPr>
        <w:t xml:space="preserve"> </w:t>
      </w:r>
      <w:r>
        <w:rPr>
          <w:rFonts w:hint="cs"/>
          <w:rtl/>
        </w:rPr>
        <w:t>לתת לעובדים זיכוי במס בשיעור של 11%, אפיל</w:t>
      </w:r>
      <w:r>
        <w:rPr>
          <w:rFonts w:hint="cs"/>
          <w:rtl/>
        </w:rPr>
        <w:t xml:space="preserve">ו 8%, שהיה ראוי ונכון לתת לאילת. אני חושב שיש פה עוול גדול מאוד. אני פונה ומבקש שהקואליציה תשקול את העניין הזה מחדש. </w:t>
      </w:r>
    </w:p>
    <w:p w14:paraId="3F429A39" w14:textId="77777777" w:rsidR="00000000" w:rsidRDefault="007C71EE">
      <w:pPr>
        <w:pStyle w:val="a"/>
        <w:rPr>
          <w:rFonts w:hint="cs"/>
          <w:rtl/>
        </w:rPr>
      </w:pPr>
    </w:p>
    <w:p w14:paraId="79234755" w14:textId="77777777" w:rsidR="00000000" w:rsidRDefault="007C71EE">
      <w:pPr>
        <w:pStyle w:val="a"/>
        <w:rPr>
          <w:rFonts w:hint="cs"/>
          <w:rtl/>
        </w:rPr>
      </w:pPr>
      <w:r>
        <w:rPr>
          <w:rFonts w:hint="cs"/>
          <w:rtl/>
        </w:rPr>
        <w:t>נושא נוסף שבאמת לא נדון לעומק - ואני אומר את זה לידידי השר פריצקי, ואמרתי לו את זה במהלך הימים האחרונים - הוא נושא חברת החשמל. אני קורא ב</w:t>
      </w:r>
      <w:r>
        <w:rPr>
          <w:rFonts w:hint="cs"/>
          <w:rtl/>
        </w:rPr>
        <w:t>"גלובס" הערב ידיעות מאוד מטרידות וזה מאוד מדאיג אותי, מכיוון שבסופו של דבר מי שיסבול מכך שמזגן לא יעבוד עוד שנתיים בשיא החום, יהיה האזרח. אני חושב שעימות ופירוק הפצצה המתקתקת הזאת צריך להיעשות בדיאלוג ובדו-שיח.  אין לנו שום יכולת לקבל חלופות ומשמעויות בדיו</w:t>
      </w:r>
      <w:r>
        <w:rPr>
          <w:rFonts w:hint="cs"/>
          <w:rtl/>
        </w:rPr>
        <w:t>ן שעסק בנושא הזה ולאור העובדה שהשר הודיע שהוא בכלל מפצל את הנושא ולאחר מכן השאיר חלק מהחוק להצבעה. כלומר, לא שקלנו בוועדת הכספים מה המשמעות האמיתית של הנושא הזה, כיצד הוא משפיע באופן ארוך טווח, מה מערכת היחסים עם הרשות לשירותים ציבוריים - חשמל, שראיתי שהיא</w:t>
      </w:r>
      <w:r>
        <w:rPr>
          <w:rFonts w:hint="cs"/>
          <w:rtl/>
        </w:rPr>
        <w:t xml:space="preserve"> מוחה על עמדתו של השר - כך כתוב ב"גלובס" - וגם היא נכנסה לתמונה, ומה"סמטוחה" הזאת, סליחה על הביטוי, מי שיסבול יהיה אך ורק האזרח. זאת מכיוון שההאטה בקצב ההשקעות בחברת החשמל, הוויכוח על תנאי הרגולציה, יפגע בסופו של דבר ביכולת לספק חשמל לאזרח עד אשר תמציא מקו</w:t>
      </w:r>
      <w:r>
        <w:rPr>
          <w:rFonts w:hint="cs"/>
          <w:rtl/>
        </w:rPr>
        <w:t xml:space="preserve">רות פרטיים ותעבור את כל התהליך. הסיכון יהיה מאוד מאוד גדול ואני מבקש מאוד שהנושא הזה יישקל. </w:t>
      </w:r>
    </w:p>
    <w:p w14:paraId="5974903F" w14:textId="77777777" w:rsidR="00000000" w:rsidRDefault="007C71EE">
      <w:pPr>
        <w:pStyle w:val="a"/>
        <w:rPr>
          <w:rFonts w:hint="cs"/>
          <w:rtl/>
        </w:rPr>
      </w:pPr>
    </w:p>
    <w:p w14:paraId="67CEB134" w14:textId="77777777" w:rsidR="00000000" w:rsidRDefault="007C71EE">
      <w:pPr>
        <w:pStyle w:val="a"/>
        <w:rPr>
          <w:rFonts w:hint="cs"/>
          <w:rtl/>
        </w:rPr>
      </w:pPr>
      <w:r>
        <w:rPr>
          <w:rFonts w:hint="cs"/>
          <w:rtl/>
        </w:rPr>
        <w:t>נושא נוסף שלדעתי לא זכה לתשומת לב ראויה הוא ענף השמירה. עכשיו שומרים עשרות-אלפי בני-אדם על מתקנים ומקומות ציבוריים בכל רחבי הארץ. על-פי נתונים מעודכנים, מדובר בענ</w:t>
      </w:r>
      <w:r>
        <w:rPr>
          <w:rFonts w:hint="cs"/>
          <w:rtl/>
        </w:rPr>
        <w:t>ף שמעסיק קרוב ל=130,000 איש בכ=250 חברות שמירה רשומות. נחשפנו לאחרונה לעובדי השמירה כאנשים שעומדים בקו החזית הראשון לבלימת פיגועי התופת, פיגועי המתאבדים. אין להם איגוד מקצועי, וכל הניסיונות להקים  איגוד כזה נתקלים בהתנגדות. רוב השומרים נאלצים לעבוד 12-15 ש</w:t>
      </w:r>
      <w:r>
        <w:rPr>
          <w:rFonts w:hint="cs"/>
          <w:rtl/>
        </w:rPr>
        <w:t>עות ביממה, לעתים יממה שלמה, כדי לפרנס את משפחותיהם. מצבם הוא בלתי נסבל. השומר עובד בתנאי עבודה קשים, הוא מסכן את חייו, ונוסף על כך הוא סובל מלחץ נפשי עצום הקשור בהעדר זכויות סוציאליות אלמנטריות שמגיעות לו על-פי דין.</w:t>
      </w:r>
    </w:p>
    <w:p w14:paraId="7F70FC71" w14:textId="77777777" w:rsidR="00000000" w:rsidRDefault="007C71EE">
      <w:pPr>
        <w:pStyle w:val="a"/>
        <w:rPr>
          <w:rFonts w:hint="cs"/>
          <w:rtl/>
        </w:rPr>
      </w:pPr>
    </w:p>
    <w:p w14:paraId="2C91721D" w14:textId="77777777" w:rsidR="00000000" w:rsidRDefault="007C71EE">
      <w:pPr>
        <w:pStyle w:val="a"/>
        <w:rPr>
          <w:rFonts w:hint="cs"/>
          <w:rtl/>
        </w:rPr>
      </w:pPr>
      <w:r>
        <w:rPr>
          <w:rFonts w:hint="cs"/>
          <w:rtl/>
        </w:rPr>
        <w:t xml:space="preserve">לדעתי, הדבר התאפשר משום שאין שום פיקוח </w:t>
      </w:r>
      <w:r>
        <w:rPr>
          <w:rFonts w:hint="cs"/>
          <w:rtl/>
        </w:rPr>
        <w:t xml:space="preserve">ציבורי על הענף הזה, ואז נהנים רק אלה שבעצם יש להם הכוח מול העובד, מול השומר. ניתן להראות עשרות דוגמאות של שרירות לב של מעבידים בנושא הזה, ובעצם אין שום ברירה אלא שהכנסת תיתן דעתה לנושא הזה ותדאג להם. היה נכון גם במסגרת התוכנית הזאת, אם כבר מתייחסים לשכבות </w:t>
      </w:r>
      <w:r>
        <w:rPr>
          <w:rFonts w:hint="cs"/>
          <w:rtl/>
        </w:rPr>
        <w:t>אוכלוסייה, להתייחס למגזר של עובדי השמירה שמשקיעים ימים ולילות.</w:t>
      </w:r>
    </w:p>
    <w:p w14:paraId="62D38E23" w14:textId="77777777" w:rsidR="00000000" w:rsidRDefault="007C71EE">
      <w:pPr>
        <w:pStyle w:val="a"/>
        <w:rPr>
          <w:rFonts w:hint="cs"/>
          <w:rtl/>
        </w:rPr>
      </w:pPr>
    </w:p>
    <w:p w14:paraId="6900B91E" w14:textId="77777777" w:rsidR="00000000" w:rsidRDefault="007C71EE">
      <w:pPr>
        <w:pStyle w:val="a"/>
        <w:rPr>
          <w:rFonts w:hint="cs"/>
          <w:rtl/>
        </w:rPr>
      </w:pPr>
      <w:r>
        <w:rPr>
          <w:rFonts w:hint="cs"/>
          <w:rtl/>
        </w:rPr>
        <w:t>מכאן אני עובר למגזר נוסף שנושא היום על גבו את כל מצוקות החברה הישראלית, המגזר השלישי, מגזר המלכ"רים שבו מעורבים עשרות-אלפי מתנדבים בישראל. המגזר השלישי, שמטפל במצוקות הפרט, בשורה ארוכה של פעיל</w:t>
      </w:r>
      <w:r>
        <w:rPr>
          <w:rFonts w:hint="cs"/>
          <w:rtl/>
        </w:rPr>
        <w:t>ויות, ומגלה רוח התנדבות שאין כמוה, נמצא על סף קריסה. הוא על סף קריסה מכיוון שמוסדות יקרים וחשובים כמו מגן-דוד-אדום, כמו מוסדות סיעוד וטיפול נפשי, כמו מוסדות לילדים, כמו מוסדות שעוסקים בשורה ארוכה של טיפול במחלות וסיוע והוראה וחינוך וסעד ונמצאים על סף קריסה</w:t>
      </w:r>
      <w:r>
        <w:rPr>
          <w:rFonts w:hint="cs"/>
          <w:rtl/>
        </w:rPr>
        <w:t xml:space="preserve">. שלא לדבר על מוסדות התרבות והבידור שגם הם מלכ"רים וגם הם בעצם על סף סגירה בגלל צעדי קיצוץ שהנהיגה הממשלה בלי לשקול את המשמעות העצומה ואת העלות של סגירת אותם מוסדות לאותה ממשלה עצמה ולתקציבה. </w:t>
      </w:r>
    </w:p>
    <w:p w14:paraId="5BCA9D05" w14:textId="77777777" w:rsidR="00000000" w:rsidRDefault="007C71EE">
      <w:pPr>
        <w:pStyle w:val="a"/>
        <w:rPr>
          <w:rFonts w:hint="cs"/>
          <w:rtl/>
        </w:rPr>
      </w:pPr>
    </w:p>
    <w:p w14:paraId="06F6C2F4" w14:textId="77777777" w:rsidR="00000000" w:rsidRDefault="007C71EE">
      <w:pPr>
        <w:pStyle w:val="a"/>
        <w:rPr>
          <w:rFonts w:hint="cs"/>
          <w:rtl/>
        </w:rPr>
      </w:pPr>
      <w:r>
        <w:rPr>
          <w:rFonts w:hint="cs"/>
          <w:rtl/>
        </w:rPr>
        <w:t xml:space="preserve">לכן אני פונה כאן בשמם של המוסדות האלה ומבקש בכל לשון מהממשלה: </w:t>
      </w:r>
      <w:r>
        <w:rPr>
          <w:rFonts w:hint="cs"/>
          <w:rtl/>
        </w:rPr>
        <w:t xml:space="preserve">תבחני טוב-טוב את צעדייך, מכיוון שאת מסכנת ענפים שלמים ובכך פוגעת באנשים, בפרט הסובל, בפרט שנמצא במצוקה. אל תתפלאי שאחר כך אנשים מתאבדים. אל תתפלאי שאחר כך אנשים מידרדרים אלי תהום. </w:t>
      </w:r>
    </w:p>
    <w:p w14:paraId="43A1C0F7" w14:textId="77777777" w:rsidR="00000000" w:rsidRDefault="007C71EE">
      <w:pPr>
        <w:pStyle w:val="a"/>
        <w:rPr>
          <w:rFonts w:hint="cs"/>
          <w:rtl/>
        </w:rPr>
      </w:pPr>
    </w:p>
    <w:p w14:paraId="2F7491A8" w14:textId="77777777" w:rsidR="00000000" w:rsidRDefault="007C71EE">
      <w:pPr>
        <w:pStyle w:val="a"/>
        <w:rPr>
          <w:rFonts w:hint="cs"/>
          <w:rtl/>
        </w:rPr>
      </w:pPr>
      <w:r>
        <w:rPr>
          <w:rFonts w:hint="cs"/>
          <w:rtl/>
        </w:rPr>
        <w:t>אני מזמין את כל מתנדבי  המגזר השלישי להצטרף אלינו להפגנה היום ב=16:30, כעת</w:t>
      </w:r>
      <w:r>
        <w:rPr>
          <w:rFonts w:hint="cs"/>
          <w:rtl/>
        </w:rPr>
        <w:t xml:space="preserve"> חיה בעוד 12 שעות, ברחבת "בנייני האומה" ולצעדה לעבר הכנסת. תודה רבה. </w:t>
      </w:r>
    </w:p>
    <w:p w14:paraId="2604B047" w14:textId="77777777" w:rsidR="00000000" w:rsidRDefault="007C71EE">
      <w:pPr>
        <w:pStyle w:val="a"/>
        <w:rPr>
          <w:rFonts w:hint="cs"/>
          <w:rtl/>
        </w:rPr>
      </w:pPr>
    </w:p>
    <w:p w14:paraId="1CEB49E5" w14:textId="77777777" w:rsidR="00000000" w:rsidRDefault="007C71EE">
      <w:pPr>
        <w:pStyle w:val="ad"/>
        <w:rPr>
          <w:rtl/>
        </w:rPr>
      </w:pPr>
      <w:r>
        <w:rPr>
          <w:rtl/>
        </w:rPr>
        <w:t>היו"ר אתי לבני:</w:t>
      </w:r>
    </w:p>
    <w:p w14:paraId="097E8F37" w14:textId="77777777" w:rsidR="00000000" w:rsidRDefault="007C71EE">
      <w:pPr>
        <w:pStyle w:val="a"/>
        <w:rPr>
          <w:rtl/>
        </w:rPr>
      </w:pPr>
    </w:p>
    <w:p w14:paraId="5748ED39" w14:textId="77777777" w:rsidR="00000000" w:rsidRDefault="007C71EE">
      <w:pPr>
        <w:pStyle w:val="a"/>
        <w:rPr>
          <w:rFonts w:hint="cs"/>
          <w:rtl/>
        </w:rPr>
      </w:pPr>
      <w:r>
        <w:rPr>
          <w:rFonts w:hint="cs"/>
          <w:rtl/>
        </w:rPr>
        <w:t xml:space="preserve">תודה רבה. חבר הכנסת ג'מאל זחאלקה, עשר דקות. </w:t>
      </w:r>
    </w:p>
    <w:p w14:paraId="23C17F0C" w14:textId="77777777" w:rsidR="00000000" w:rsidRDefault="007C71EE">
      <w:pPr>
        <w:pStyle w:val="a"/>
        <w:rPr>
          <w:rtl/>
        </w:rPr>
      </w:pPr>
    </w:p>
    <w:p w14:paraId="5133B2F2" w14:textId="77777777" w:rsidR="00000000" w:rsidRDefault="007C71EE">
      <w:pPr>
        <w:pStyle w:val="a"/>
        <w:rPr>
          <w:rFonts w:hint="cs"/>
          <w:rtl/>
        </w:rPr>
      </w:pPr>
    </w:p>
    <w:p w14:paraId="4764C19C" w14:textId="77777777" w:rsidR="00000000" w:rsidRDefault="007C71EE">
      <w:pPr>
        <w:pStyle w:val="Speaker"/>
        <w:rPr>
          <w:rtl/>
        </w:rPr>
      </w:pPr>
      <w:bookmarkStart w:id="2188" w:name="FS000001061T28_05_2003_08_30_49"/>
      <w:bookmarkEnd w:id="2188"/>
      <w:r>
        <w:rPr>
          <w:rFonts w:hint="eastAsia"/>
          <w:rtl/>
        </w:rPr>
        <w:t>ג</w:t>
      </w:r>
      <w:r>
        <w:rPr>
          <w:rtl/>
        </w:rPr>
        <w:t>'מאל זחאלקה (בל"ד):</w:t>
      </w:r>
    </w:p>
    <w:p w14:paraId="7F645363" w14:textId="77777777" w:rsidR="00000000" w:rsidRDefault="007C71EE">
      <w:pPr>
        <w:pStyle w:val="a"/>
        <w:rPr>
          <w:rFonts w:hint="cs"/>
          <w:rtl/>
        </w:rPr>
      </w:pPr>
    </w:p>
    <w:p w14:paraId="46DFF560" w14:textId="77777777" w:rsidR="00000000" w:rsidRDefault="007C71EE">
      <w:pPr>
        <w:pStyle w:val="a"/>
        <w:rPr>
          <w:rFonts w:hint="cs"/>
          <w:rtl/>
        </w:rPr>
      </w:pPr>
      <w:r>
        <w:rPr>
          <w:rFonts w:hint="cs"/>
          <w:rtl/>
        </w:rPr>
        <w:t>בוקר טוב, גברתי היושבת-ראש, עמיתי חברי הכנסת, זה אחד הרגעים שבו לשינוי יש רוב בכנסת, אפילו רוב  מוח</w:t>
      </w:r>
      <w:r>
        <w:rPr>
          <w:rFonts w:hint="cs"/>
          <w:rtl/>
        </w:rPr>
        <w:t>לט.</w:t>
      </w:r>
    </w:p>
    <w:p w14:paraId="18D539D2" w14:textId="77777777" w:rsidR="00000000" w:rsidRDefault="007C71EE">
      <w:pPr>
        <w:pStyle w:val="a"/>
        <w:rPr>
          <w:rFonts w:hint="cs"/>
          <w:rtl/>
        </w:rPr>
      </w:pPr>
    </w:p>
    <w:p w14:paraId="4717EDE1" w14:textId="77777777" w:rsidR="00000000" w:rsidRDefault="007C71EE">
      <w:pPr>
        <w:pStyle w:val="ac"/>
        <w:rPr>
          <w:rtl/>
        </w:rPr>
      </w:pPr>
      <w:r>
        <w:rPr>
          <w:rFonts w:hint="eastAsia"/>
          <w:rtl/>
        </w:rPr>
        <w:t>שר</w:t>
      </w:r>
      <w:r>
        <w:rPr>
          <w:rtl/>
        </w:rPr>
        <w:t xml:space="preserve"> התשתיות הלאומיות יוסף פריצקי:</w:t>
      </w:r>
    </w:p>
    <w:p w14:paraId="7C0D9A3D" w14:textId="77777777" w:rsidR="00000000" w:rsidRDefault="007C71EE">
      <w:pPr>
        <w:pStyle w:val="a"/>
        <w:rPr>
          <w:rFonts w:hint="cs"/>
          <w:rtl/>
        </w:rPr>
      </w:pPr>
    </w:p>
    <w:p w14:paraId="30E31DA2" w14:textId="77777777" w:rsidR="00000000" w:rsidRDefault="007C71EE">
      <w:pPr>
        <w:pStyle w:val="a"/>
        <w:rPr>
          <w:rFonts w:hint="cs"/>
          <w:rtl/>
        </w:rPr>
      </w:pPr>
      <w:r>
        <w:rPr>
          <w:rFonts w:hint="cs"/>
          <w:rtl/>
        </w:rPr>
        <w:t>אנחנו מתכוננים לכנסת הבאה.</w:t>
      </w:r>
    </w:p>
    <w:p w14:paraId="13F492EA" w14:textId="77777777" w:rsidR="00000000" w:rsidRDefault="007C71EE">
      <w:pPr>
        <w:pStyle w:val="a"/>
        <w:rPr>
          <w:rFonts w:hint="cs"/>
          <w:rtl/>
        </w:rPr>
      </w:pPr>
    </w:p>
    <w:p w14:paraId="28B4E44A" w14:textId="77777777" w:rsidR="00000000" w:rsidRDefault="007C71EE">
      <w:pPr>
        <w:pStyle w:val="SpeakerCon"/>
        <w:rPr>
          <w:rtl/>
        </w:rPr>
      </w:pPr>
      <w:bookmarkStart w:id="2189" w:name="FS000001061T28_05_2003_08_31_30C"/>
      <w:bookmarkEnd w:id="2189"/>
      <w:r>
        <w:rPr>
          <w:rtl/>
        </w:rPr>
        <w:t>ג'מאל זחאלקה (בל"ד):</w:t>
      </w:r>
    </w:p>
    <w:p w14:paraId="3EA6B716" w14:textId="77777777" w:rsidR="00000000" w:rsidRDefault="007C71EE">
      <w:pPr>
        <w:pStyle w:val="a"/>
        <w:rPr>
          <w:rtl/>
        </w:rPr>
      </w:pPr>
    </w:p>
    <w:p w14:paraId="1CCA966B" w14:textId="77777777" w:rsidR="00000000" w:rsidRDefault="007C71EE">
      <w:pPr>
        <w:pStyle w:val="a"/>
        <w:rPr>
          <w:rFonts w:hint="cs"/>
          <w:rtl/>
        </w:rPr>
      </w:pPr>
      <w:r>
        <w:rPr>
          <w:rFonts w:hint="cs"/>
          <w:rtl/>
        </w:rPr>
        <w:t>אני מקווה שזה לא מבשר את הבאות לאור תמיכתה של שינוי בתוכנית הכלכלית, לפחות זו.</w:t>
      </w:r>
    </w:p>
    <w:p w14:paraId="22F94F07" w14:textId="77777777" w:rsidR="00000000" w:rsidRDefault="007C71EE">
      <w:pPr>
        <w:pStyle w:val="a"/>
        <w:rPr>
          <w:rFonts w:hint="cs"/>
          <w:rtl/>
        </w:rPr>
      </w:pPr>
    </w:p>
    <w:p w14:paraId="5159964F" w14:textId="77777777" w:rsidR="00000000" w:rsidRDefault="007C71EE">
      <w:pPr>
        <w:pStyle w:val="a"/>
        <w:rPr>
          <w:rFonts w:hint="cs"/>
          <w:rtl/>
        </w:rPr>
      </w:pPr>
      <w:r>
        <w:rPr>
          <w:rFonts w:hint="cs"/>
          <w:rtl/>
        </w:rPr>
        <w:t xml:space="preserve">גברתי היושבת-ראש, יש טעמים רבים להתנגד לתוכנית הכלכלית שמוצגת היום בפני הכנסת. אבל אני </w:t>
      </w:r>
      <w:r>
        <w:rPr>
          <w:rFonts w:hint="cs"/>
          <w:rtl/>
        </w:rPr>
        <w:t>רוצה להעלות נושא כאוב וקשה שבלט בכל חומרתו בזמן הדיונים בתוכנית הכלכלית. התוכנית הוצגה בפני הכנסת, נתקבלה בקריאה ראשונה, הועברה לוועדת הכספים ובוועדת הכספים היו דיונים, היה אפילו דיון מרתוני, היה שיג ושיח, לחצים של גורמים שונים, נלקחו בחשבון אינטרסים של סק</w:t>
      </w:r>
      <w:r>
        <w:rPr>
          <w:rFonts w:hint="cs"/>
          <w:rtl/>
        </w:rPr>
        <w:t xml:space="preserve">טורים שונים בחברה הישראלית והוכנסו שינויים רבים בתוכנית. חלקים גדולים, רציניים וחשובים אפילו הוצאו מהתוכנית הכלכלית. מי שקורא את התוכנית לאחר השינויים האלה רואה שחלו בה שינויים, אי-אפשר להתכחש לכך. אין ספק שחברי ועדת הכספים לקחו בחשבון, כמו שאמרתי, דרישות </w:t>
      </w:r>
      <w:r>
        <w:rPr>
          <w:rFonts w:hint="cs"/>
          <w:rtl/>
        </w:rPr>
        <w:t>ואינטרסים של סקטורים וקבוצות שונות בחברה.</w:t>
      </w:r>
    </w:p>
    <w:p w14:paraId="74E83B93" w14:textId="77777777" w:rsidR="00000000" w:rsidRDefault="007C71EE">
      <w:pPr>
        <w:pStyle w:val="a"/>
        <w:rPr>
          <w:rFonts w:hint="cs"/>
          <w:rtl/>
        </w:rPr>
      </w:pPr>
    </w:p>
    <w:p w14:paraId="0C425F4E" w14:textId="77777777" w:rsidR="00000000" w:rsidRDefault="007C71EE">
      <w:pPr>
        <w:pStyle w:val="a"/>
        <w:rPr>
          <w:rFonts w:hint="cs"/>
          <w:rtl/>
        </w:rPr>
      </w:pPr>
      <w:r>
        <w:rPr>
          <w:rFonts w:hint="cs"/>
          <w:rtl/>
        </w:rPr>
        <w:t xml:space="preserve">הסקטור הערבי, גברתי היושבת-ראש, לא היה שם. </w:t>
      </w:r>
      <w:r>
        <w:t>at personal and principle</w:t>
      </w:r>
      <w:r>
        <w:rPr>
          <w:rFonts w:hint="cs"/>
          <w:rtl/>
        </w:rPr>
        <w:t xml:space="preserve"> - בעיקרון ובאישים - לא היה ייצוג של האנשים ולא היה ייצוג של הבעיה. מטבע הדברים אני עברתי על כל השינויים ואני יכול להגיד בבטחה ששום שינוי מעשרות </w:t>
      </w:r>
      <w:r>
        <w:rPr>
          <w:rFonts w:hint="cs"/>
          <w:rtl/>
        </w:rPr>
        <w:t xml:space="preserve">השינויים בתוכנית הכלכלית לא נעשה בגלל התחשבות בדרישות או באינטרסים של הסקטור הערבי ולא היה שום שינוי שהוא תוצאה של ניסיון לצמצם את הפגיעה החמורה של התוכנית הכלכלית בסקטור הערבי. </w:t>
      </w:r>
    </w:p>
    <w:p w14:paraId="694EF233" w14:textId="77777777" w:rsidR="00000000" w:rsidRDefault="007C71EE">
      <w:pPr>
        <w:pStyle w:val="a"/>
        <w:rPr>
          <w:rFonts w:hint="cs"/>
          <w:rtl/>
        </w:rPr>
      </w:pPr>
    </w:p>
    <w:p w14:paraId="14AE7794" w14:textId="77777777" w:rsidR="00000000" w:rsidRDefault="007C71EE">
      <w:pPr>
        <w:pStyle w:val="a"/>
        <w:rPr>
          <w:rFonts w:hint="cs"/>
          <w:rtl/>
        </w:rPr>
      </w:pPr>
      <w:r>
        <w:rPr>
          <w:rFonts w:hint="cs"/>
          <w:rtl/>
        </w:rPr>
        <w:t>אחת הסיבות לכך היא שאין ייצוג, או נציג ערבי של אחת הסיעות הערביות בוועדת הכס</w:t>
      </w:r>
      <w:r>
        <w:rPr>
          <w:rFonts w:hint="cs"/>
          <w:rtl/>
        </w:rPr>
        <w:t>פים של הכנסת. נכון, לפי הקריטריונים שנקבעו, יש קריטריונים מספריים. כלומר, אם יש חמישה חברי כנסת לסיעה, אפשר להיכנס. ניסינו להתאחד, אמרנו שיש שמונה חברי כנסת בשלוש הסיעות הערביות, ואז אנחנו נבחר מתוכנו אחד שייצג את כולנו במסגרת המכסה המקובלת בכנסת. הקואליצי</w:t>
      </w:r>
      <w:r>
        <w:rPr>
          <w:rFonts w:hint="cs"/>
          <w:rtl/>
        </w:rPr>
        <w:t xml:space="preserve">ה התנגדה. אני לא יודע למה הקואליציה התנגדה, כי בסופו של דבר הרכב ועדת הכספים </w:t>
      </w:r>
      <w:r>
        <w:rPr>
          <w:rtl/>
        </w:rPr>
        <w:t>–</w:t>
      </w:r>
      <w:r>
        <w:rPr>
          <w:rFonts w:hint="cs"/>
          <w:rtl/>
        </w:rPr>
        <w:t xml:space="preserve"> קואליציה-אופוזיציה - לא ישתנה. כלומר, הרוב המספרי של הקואליציה בתוך ועדת הכספים לא ייפגע. אולי יהיה נציג של הסיעות הערביות במקום אחד ממפלגת העבודה או ממרצ או מש"ס, אבל הקואליציה</w:t>
      </w:r>
      <w:r>
        <w:rPr>
          <w:rFonts w:hint="cs"/>
          <w:rtl/>
        </w:rPr>
        <w:t xml:space="preserve"> לא תיפגע. זו היתה עמדת הקואליציה.</w:t>
      </w:r>
    </w:p>
    <w:p w14:paraId="042E3592" w14:textId="77777777" w:rsidR="00000000" w:rsidRDefault="007C71EE">
      <w:pPr>
        <w:pStyle w:val="a"/>
        <w:rPr>
          <w:rFonts w:hint="cs"/>
          <w:rtl/>
        </w:rPr>
      </w:pPr>
    </w:p>
    <w:p w14:paraId="7BC9DC7B" w14:textId="77777777" w:rsidR="00000000" w:rsidRDefault="007C71EE">
      <w:pPr>
        <w:pStyle w:val="a"/>
        <w:rPr>
          <w:rFonts w:hint="cs"/>
          <w:rtl/>
        </w:rPr>
      </w:pPr>
      <w:r>
        <w:rPr>
          <w:rFonts w:hint="cs"/>
          <w:rtl/>
        </w:rPr>
        <w:t>הוועדות בכנסת הורכבו לפי מפתח מספרי. זה מה שנקרא מפתח ראשי. המפתח הראשי היה מפתח מספרי, לפי מספר החברים בסיעה, ולפיו הורכב התשבץ של הוועדות. אבל היה סיבוב שני של  מה שנקרא תיקוני עוולות או של איזונים, ואז הובאו בחשבון דב</w:t>
      </w:r>
      <w:r>
        <w:rPr>
          <w:rFonts w:hint="cs"/>
          <w:rtl/>
        </w:rPr>
        <w:t>רים אחרים ולא רק הצד המספרי של כל סיעה וסיעה. הוכנסו כך נציגים לא לפי המפתח המספרי, אלא לפי שיקולים של איזונים ותיקונים.</w:t>
      </w:r>
    </w:p>
    <w:p w14:paraId="0A1C4E9A" w14:textId="77777777" w:rsidR="00000000" w:rsidRDefault="007C71EE">
      <w:pPr>
        <w:pStyle w:val="a"/>
        <w:rPr>
          <w:rFonts w:hint="cs"/>
          <w:rtl/>
        </w:rPr>
      </w:pPr>
    </w:p>
    <w:p w14:paraId="7B001D6B" w14:textId="77777777" w:rsidR="00000000" w:rsidRDefault="007C71EE">
      <w:pPr>
        <w:pStyle w:val="a"/>
        <w:rPr>
          <w:rFonts w:hint="cs"/>
          <w:rtl/>
        </w:rPr>
      </w:pPr>
      <w:r>
        <w:rPr>
          <w:rFonts w:hint="cs"/>
          <w:rtl/>
        </w:rPr>
        <w:t>הקואליציה לא מצאה לנכון לצרף חבר כנסת  מאחת הסיעות הערביות לוועדת הכספים של הכנסת. מה שקורה כתוצאה מכך הוא שבדיונים האלה נגרם עוול גדו</w:t>
      </w:r>
      <w:r>
        <w:rPr>
          <w:rFonts w:hint="cs"/>
          <w:rtl/>
        </w:rPr>
        <w:t xml:space="preserve">ל לציבור גדול שמהווה 20% מתושבי המדינה. הקול של הציבור הערבי לא נשמע, וממילא לא היו השפעות של הציבור הזה או נציגיו בכנסת בשינויים שהוכנסו בתוכנית הכלכלית. </w:t>
      </w:r>
    </w:p>
    <w:p w14:paraId="4E7589E8" w14:textId="77777777" w:rsidR="00000000" w:rsidRDefault="007C71EE">
      <w:pPr>
        <w:pStyle w:val="a"/>
        <w:rPr>
          <w:rFonts w:hint="cs"/>
          <w:rtl/>
        </w:rPr>
      </w:pPr>
    </w:p>
    <w:p w14:paraId="0E3862D3" w14:textId="77777777" w:rsidR="00000000" w:rsidRDefault="007C71EE">
      <w:pPr>
        <w:pStyle w:val="a"/>
        <w:rPr>
          <w:rFonts w:hint="cs"/>
          <w:rtl/>
        </w:rPr>
      </w:pPr>
      <w:r>
        <w:rPr>
          <w:rFonts w:hint="cs"/>
          <w:rtl/>
        </w:rPr>
        <w:t xml:space="preserve">הציבור הערבי, גברתי היושבת-ראש, סובל מתת-ייצוג בכל הצמתים. תת-ייצוג הוא מלה עדינה. בדרך כלל יש אפס </w:t>
      </w:r>
      <w:r>
        <w:rPr>
          <w:rFonts w:hint="cs"/>
          <w:rtl/>
        </w:rPr>
        <w:t>ייצוג. אבל בואו נגיד באופן כללי, שלא יתפסו אותי במלה אם יש מקום שיש בו איזה ייצוג, יש אפס ייצוג בצמתים החשובים של קבלת ההחלטות. בממשלה יש אפס ייצוג, בפקידות הבכירה כמעט אפס ייצוג, בפקידות המחוזית שמקבלת החלטות של תכנון ובנייה, איפה שתשים את האצבע, אנחנו סו</w:t>
      </w:r>
      <w:r>
        <w:rPr>
          <w:rFonts w:hint="cs"/>
          <w:rtl/>
        </w:rPr>
        <w:t>בלים לפחות מתת-ייצוג גדול ולא פחות. אבל הנה, בכנסת, זה גם כן כך. אומרים שיש בעיות עם כניסה לממשלה ויש זה ויש זה. אבל הנה בכנסת, יש כמה ועדות שיש להן שיניים או שהן משפיעות באופן ישיר על קבלת החלטות. אחת הוועדות האלה, אולי הוועדה שמתקבלות בה החלטות ויש לה הש</w:t>
      </w:r>
      <w:r>
        <w:rPr>
          <w:rFonts w:hint="cs"/>
          <w:rtl/>
        </w:rPr>
        <w:t>פעה ישירה, שיש לה מעמד סטטוטורי בחקיקה ובחלוקת משאבים, היא ועדת הכספים. זה דבר לא קשה. לא סוף העולם. אני חושב שלא היה קורה כלום אם היו מצרפים חבר כנסת ערבי לוועדת הכספים, ואז לפחות קולנו היה נשמע. לא כל בקשותינו ודרישותינו היו נענות, אבל לפחות קולנו יישמע.</w:t>
      </w:r>
      <w:r>
        <w:rPr>
          <w:rFonts w:hint="cs"/>
          <w:rtl/>
        </w:rPr>
        <w:t xml:space="preserve"> </w:t>
      </w:r>
    </w:p>
    <w:p w14:paraId="2433EE74" w14:textId="77777777" w:rsidR="00000000" w:rsidRDefault="007C71EE">
      <w:pPr>
        <w:pStyle w:val="a"/>
        <w:rPr>
          <w:rFonts w:hint="cs"/>
          <w:rtl/>
        </w:rPr>
      </w:pPr>
    </w:p>
    <w:p w14:paraId="774F9BA6" w14:textId="77777777" w:rsidR="00000000" w:rsidRDefault="007C71EE">
      <w:pPr>
        <w:pStyle w:val="a"/>
        <w:rPr>
          <w:rFonts w:hint="cs"/>
          <w:rtl/>
        </w:rPr>
      </w:pPr>
      <w:r>
        <w:rPr>
          <w:rFonts w:hint="cs"/>
          <w:rtl/>
        </w:rPr>
        <w:t>יש הבדל, גברתי היושבת-ראש, בין זה שאני נואם כאן במליאת הכנסת מול חברי שינוי או מול כנסת שהיא ברובה ריקה לבין דיון בוועדה. גברתי היושבת-ראש, באמת אין הבדל גדול אם האולם מלא או ריק, בסופו של דבר ההחלטות החשובות, השיג והשיח וההשפעה על קבלת ההחלטות הם בוועד</w:t>
      </w:r>
      <w:r>
        <w:rPr>
          <w:rFonts w:hint="cs"/>
          <w:rtl/>
        </w:rPr>
        <w:t xml:space="preserve">ות. אם אני יכול לדבר עם חברי הכנסת, אני יכול לשכנע אותם, האווירה יותר פתוחה. בוועדה לא מדובר בנאומים. במליאה אתה נואם ויורד ומצביעים. בוועדה האווירה קצת שונה ופה ושם מביאים בחשבון את דעתך ואת מה שאתה אומר ואת העניינים שאתה מייצג. </w:t>
      </w:r>
    </w:p>
    <w:p w14:paraId="44132265" w14:textId="77777777" w:rsidR="00000000" w:rsidRDefault="007C71EE">
      <w:pPr>
        <w:pStyle w:val="a"/>
        <w:rPr>
          <w:rFonts w:hint="cs"/>
          <w:rtl/>
        </w:rPr>
      </w:pPr>
    </w:p>
    <w:p w14:paraId="2D1B5688" w14:textId="77777777" w:rsidR="00000000" w:rsidRDefault="007C71EE">
      <w:pPr>
        <w:pStyle w:val="a"/>
        <w:rPr>
          <w:rFonts w:hint="cs"/>
          <w:rtl/>
        </w:rPr>
      </w:pPr>
      <w:r>
        <w:rPr>
          <w:rFonts w:hint="cs"/>
          <w:rtl/>
        </w:rPr>
        <w:t>פניתי ליושב-ראש הכנסת, ל</w:t>
      </w:r>
      <w:r>
        <w:rPr>
          <w:rFonts w:hint="cs"/>
          <w:rtl/>
        </w:rPr>
        <w:t xml:space="preserve">יושב-ראש הקואליציה, ליושב-ראש ועדת הכספים וליושבת-ראש האופוזיציה בבקשה למצוא דרך ונוסחה מתאימות כדי לצרף אחד מחברי הכנסת הערבים לוועדת הכספים. אני חושב שזו דרישה הגונה, והעדר של הקול הערבי בוועדת הכספים הוא עוול שיש לתקנו מהר ככל האפשר. </w:t>
      </w:r>
    </w:p>
    <w:p w14:paraId="0CD37115" w14:textId="77777777" w:rsidR="00000000" w:rsidRDefault="007C71EE">
      <w:pPr>
        <w:pStyle w:val="a"/>
        <w:rPr>
          <w:rFonts w:hint="cs"/>
          <w:rtl/>
        </w:rPr>
      </w:pPr>
    </w:p>
    <w:p w14:paraId="26A5E5A8" w14:textId="77777777" w:rsidR="00000000" w:rsidRDefault="007C71EE">
      <w:pPr>
        <w:pStyle w:val="a"/>
        <w:rPr>
          <w:rFonts w:hint="cs"/>
          <w:rtl/>
        </w:rPr>
      </w:pPr>
      <w:r>
        <w:rPr>
          <w:rFonts w:hint="cs"/>
          <w:rtl/>
        </w:rPr>
        <w:t>אני מעלה את העניי</w:t>
      </w:r>
      <w:r>
        <w:rPr>
          <w:rFonts w:hint="cs"/>
          <w:rtl/>
        </w:rPr>
        <w:t xml:space="preserve">ן הזה כבר הרבה זמן, מתחילת הקדנציה של הכנסת הזאת, אבל בשבועיים האחרונים זה בלט, זה זעק לשמים. זה זעק לשמים במיוחד כשהוצגה לפנינו התוכנית הכלכלית שהפגיעה שלה בפריפריה, שם רוב האוכלוסיה הערבית, בשכבות החלשות שחלקן הגדול הוא האזרחים הערבים. הפגיעה של התוכנית </w:t>
      </w:r>
      <w:r>
        <w:rPr>
          <w:rFonts w:hint="cs"/>
          <w:rtl/>
        </w:rPr>
        <w:t>הזאת בחברה הישראלית היא פגיעה דיפרנציאלית, כלומר לא פוגעת בכולם אותו דבר. מן הסתם - וכבר נותח כאן ודובר על זה הרבה פעמים - הפגיעה שלה בשכבות החלשות הרבה יותר חזקה, ובמיוחד בסקטור הערבי. לכן היה חשוב שנהיה שם, אולי היה אפשר לתקן משהו.</w:t>
      </w:r>
    </w:p>
    <w:p w14:paraId="45682C42" w14:textId="77777777" w:rsidR="00000000" w:rsidRDefault="007C71EE">
      <w:pPr>
        <w:pStyle w:val="a"/>
        <w:rPr>
          <w:rFonts w:hint="cs"/>
          <w:rtl/>
        </w:rPr>
      </w:pPr>
    </w:p>
    <w:p w14:paraId="4876ABBB" w14:textId="77777777" w:rsidR="00000000" w:rsidRDefault="007C71EE">
      <w:pPr>
        <w:pStyle w:val="a"/>
        <w:rPr>
          <w:rFonts w:hint="cs"/>
          <w:rtl/>
        </w:rPr>
      </w:pPr>
      <w:r>
        <w:rPr>
          <w:rFonts w:hint="cs"/>
          <w:rtl/>
        </w:rPr>
        <w:t>ניקח לדוגמה שלפני שנת</w:t>
      </w:r>
      <w:r>
        <w:rPr>
          <w:rFonts w:hint="cs"/>
          <w:rtl/>
        </w:rPr>
        <w:t>יים, שלוש שנים היתה חגיגה גדולה בתקשורת ובממשלה על תוכנית 4 המיליארדים. אמרו, 4 מיליארדי שקל יוקצו במשך ארבע שנים, מיליארד שקל בשנה, לפיתוח הסקטור הערבי. כל פעם שאנחנו מציגים שאלה לאחד השרים הוא עונה לנו שיש תוכנית 4 המיליארדים ומצטט לנו ממסמכים שנמצאים במ</w:t>
      </w:r>
      <w:r>
        <w:rPr>
          <w:rFonts w:hint="cs"/>
          <w:rtl/>
        </w:rPr>
        <w:t>שרדו. הוא לא יודע או לא שמע או מתעלם מכך שלפי התוכנית הכלכלית המוצגת בפנינו אנחנו יכולים להגדיר את התוכנית הזאת כז"ל. כלומר, התוכנית הזאת - אין. השר פריצקי, מאתת, סקט. כלום. לא נשאר ממנה שום דבר.</w:t>
      </w:r>
    </w:p>
    <w:p w14:paraId="0BA6F0EA" w14:textId="77777777" w:rsidR="00000000" w:rsidRDefault="007C71EE">
      <w:pPr>
        <w:pStyle w:val="a"/>
        <w:rPr>
          <w:rFonts w:hint="cs"/>
          <w:rtl/>
        </w:rPr>
      </w:pPr>
    </w:p>
    <w:p w14:paraId="1E74FB87" w14:textId="77777777" w:rsidR="00000000" w:rsidRDefault="007C71EE">
      <w:pPr>
        <w:pStyle w:val="a"/>
        <w:rPr>
          <w:rFonts w:hint="cs"/>
          <w:rtl/>
        </w:rPr>
      </w:pPr>
      <w:r>
        <w:rPr>
          <w:rFonts w:hint="cs"/>
          <w:rtl/>
        </w:rPr>
        <w:t>עכשיו, כשמקצצים את תוכניות הפיתוח ברשויות המקומיות, בתשתיות</w:t>
      </w:r>
      <w:r>
        <w:rPr>
          <w:rFonts w:hint="cs"/>
          <w:rtl/>
        </w:rPr>
        <w:t xml:space="preserve"> ובכל מיני דברים כאלה, מי נפגע? נפגע זה שמשווע לפיתוח, מי שסובל מתת-פיתוח. מי שזקוק פה ושם לדחיפה ולפרויקטים של מותרות, הפגיעה בו פחותה בהרבה. אומרים שמקצצים את הפיתוח לכולם. מה זה מקצצים את הפיתוח לכולם? כפר שזקוק לבית-ספר חדש - זה לא כמו מקום שזקוק לגינה</w:t>
      </w:r>
      <w:r>
        <w:rPr>
          <w:rFonts w:hint="cs"/>
          <w:rtl/>
        </w:rPr>
        <w:t xml:space="preserve"> ציבורית ברמה הכי גבוהה בעולם. זה לא בדיוק אותו דבר. זה פיתוח וזה פיתוח, אבל זה פיתוח אלמנטרי שהקיצוץ בו פוגע בבשר החי. </w:t>
      </w:r>
    </w:p>
    <w:p w14:paraId="08E23E91" w14:textId="77777777" w:rsidR="00000000" w:rsidRDefault="007C71EE">
      <w:pPr>
        <w:pStyle w:val="a"/>
        <w:rPr>
          <w:rFonts w:hint="cs"/>
          <w:rtl/>
        </w:rPr>
      </w:pPr>
    </w:p>
    <w:p w14:paraId="6A86EFF4" w14:textId="77777777" w:rsidR="00000000" w:rsidRDefault="007C71EE">
      <w:pPr>
        <w:pStyle w:val="a"/>
        <w:rPr>
          <w:rFonts w:hint="cs"/>
          <w:rtl/>
        </w:rPr>
      </w:pPr>
      <w:r>
        <w:rPr>
          <w:rFonts w:hint="cs"/>
          <w:rtl/>
        </w:rPr>
        <w:t>לכן, גברתי היושבת-ראש, אנחנו מתנגדים לתוכנית הזאת. אני חושב שאם יש אזרחים שסובלים מנדודי שינה, כולנו נסבול מנדודי שינה קשים ביותר לאחר</w:t>
      </w:r>
      <w:r>
        <w:rPr>
          <w:rFonts w:hint="cs"/>
          <w:rtl/>
        </w:rPr>
        <w:t xml:space="preserve"> שהתוכנית הזאת תיושם ולאחר שהמשנה הכלכלית שמאחוריה תדריך את הכלכלה הישראלית ואז הסבל יהיה הרבה יותר גדול. אני מקווה שנוכל להכשיל את התוכנית ואת המשנה הכלכלית שעומדת מאחוריה. תודה רבה.</w:t>
      </w:r>
    </w:p>
    <w:p w14:paraId="55B05515" w14:textId="77777777" w:rsidR="00000000" w:rsidRDefault="007C71EE">
      <w:pPr>
        <w:pStyle w:val="a"/>
        <w:ind w:firstLine="0"/>
        <w:rPr>
          <w:rFonts w:hint="cs"/>
          <w:rtl/>
        </w:rPr>
      </w:pPr>
    </w:p>
    <w:p w14:paraId="68BCE09E" w14:textId="77777777" w:rsidR="00000000" w:rsidRDefault="007C71EE">
      <w:pPr>
        <w:pStyle w:val="ad"/>
        <w:rPr>
          <w:rtl/>
        </w:rPr>
      </w:pPr>
      <w:r>
        <w:rPr>
          <w:rtl/>
        </w:rPr>
        <w:t>היו"ר אתי לבני:</w:t>
      </w:r>
    </w:p>
    <w:p w14:paraId="3101ED02" w14:textId="77777777" w:rsidR="00000000" w:rsidRDefault="007C71EE">
      <w:pPr>
        <w:pStyle w:val="a"/>
        <w:rPr>
          <w:rtl/>
        </w:rPr>
      </w:pPr>
    </w:p>
    <w:p w14:paraId="31EE36E0" w14:textId="77777777" w:rsidR="00000000" w:rsidRDefault="007C71EE">
      <w:pPr>
        <w:pStyle w:val="a"/>
        <w:rPr>
          <w:rFonts w:hint="cs"/>
          <w:rtl/>
        </w:rPr>
      </w:pPr>
      <w:r>
        <w:rPr>
          <w:rFonts w:hint="cs"/>
          <w:rtl/>
        </w:rPr>
        <w:t>תודה רבה. חבר הכנסת יגאל יאסינוב, עשר דקות.</w:t>
      </w:r>
    </w:p>
    <w:p w14:paraId="1ABBFE5A" w14:textId="77777777" w:rsidR="00000000" w:rsidRDefault="007C71EE">
      <w:pPr>
        <w:pStyle w:val="a"/>
        <w:rPr>
          <w:rFonts w:hint="cs"/>
          <w:rtl/>
        </w:rPr>
      </w:pPr>
    </w:p>
    <w:p w14:paraId="39198768" w14:textId="77777777" w:rsidR="00000000" w:rsidRDefault="007C71EE">
      <w:pPr>
        <w:pStyle w:val="Speaker"/>
        <w:rPr>
          <w:rtl/>
        </w:rPr>
      </w:pPr>
      <w:bookmarkStart w:id="2190" w:name="FS000001054T28_05_2003_09_09_22"/>
      <w:bookmarkEnd w:id="2190"/>
      <w:r>
        <w:rPr>
          <w:rFonts w:hint="eastAsia"/>
          <w:rtl/>
        </w:rPr>
        <w:t>יגאל</w:t>
      </w:r>
      <w:r>
        <w:rPr>
          <w:rtl/>
        </w:rPr>
        <w:t xml:space="preserve"> יאסי</w:t>
      </w:r>
      <w:r>
        <w:rPr>
          <w:rtl/>
        </w:rPr>
        <w:t>נוב (שינוי):</w:t>
      </w:r>
    </w:p>
    <w:p w14:paraId="236C69EA" w14:textId="77777777" w:rsidR="00000000" w:rsidRDefault="007C71EE">
      <w:pPr>
        <w:pStyle w:val="a"/>
        <w:rPr>
          <w:rFonts w:hint="cs"/>
          <w:rtl/>
        </w:rPr>
      </w:pPr>
    </w:p>
    <w:p w14:paraId="1127F447" w14:textId="77777777" w:rsidR="00000000" w:rsidRDefault="007C71EE">
      <w:pPr>
        <w:pStyle w:val="a"/>
        <w:rPr>
          <w:rFonts w:hint="cs"/>
          <w:rtl/>
        </w:rPr>
      </w:pPr>
      <w:r>
        <w:rPr>
          <w:rFonts w:hint="cs"/>
          <w:rtl/>
        </w:rPr>
        <w:t xml:space="preserve">גברתי היושבת-ראש, כנסת נכבדה,  קודם כול אני צריך להגיד לך תודה. האמת היא שאמרת הרבה מאוד דברים חכמים, רק טיפ-טיפה עקומים. אני מרגיש שאני נמצא בישיבות פנימיות של מפלגת שינוי. חבל שלא מצביעים היום. </w:t>
      </w:r>
    </w:p>
    <w:p w14:paraId="44D2F919" w14:textId="77777777" w:rsidR="00000000" w:rsidRDefault="007C71EE">
      <w:pPr>
        <w:pStyle w:val="a"/>
        <w:rPr>
          <w:rFonts w:hint="cs"/>
          <w:rtl/>
        </w:rPr>
      </w:pPr>
    </w:p>
    <w:p w14:paraId="6CAAFB7C" w14:textId="77777777" w:rsidR="00000000" w:rsidRDefault="007C71EE">
      <w:pPr>
        <w:pStyle w:val="ad"/>
        <w:rPr>
          <w:rtl/>
        </w:rPr>
      </w:pPr>
      <w:r>
        <w:rPr>
          <w:rtl/>
        </w:rPr>
        <w:t>היו"ר אתי לבני:</w:t>
      </w:r>
    </w:p>
    <w:p w14:paraId="767EC838" w14:textId="77777777" w:rsidR="00000000" w:rsidRDefault="007C71EE">
      <w:pPr>
        <w:pStyle w:val="a"/>
        <w:rPr>
          <w:rtl/>
        </w:rPr>
      </w:pPr>
    </w:p>
    <w:p w14:paraId="78D3F610" w14:textId="77777777" w:rsidR="00000000" w:rsidRDefault="007C71EE">
      <w:pPr>
        <w:pStyle w:val="a"/>
        <w:rPr>
          <w:rFonts w:hint="cs"/>
          <w:rtl/>
        </w:rPr>
      </w:pPr>
      <w:r>
        <w:rPr>
          <w:rFonts w:hint="cs"/>
          <w:rtl/>
        </w:rPr>
        <w:t>אפילו יש ייצוג נשי.</w:t>
      </w:r>
    </w:p>
    <w:p w14:paraId="7693CF67" w14:textId="77777777" w:rsidR="00000000" w:rsidRDefault="007C71EE">
      <w:pPr>
        <w:pStyle w:val="a"/>
        <w:rPr>
          <w:rFonts w:hint="cs"/>
          <w:rtl/>
        </w:rPr>
      </w:pPr>
    </w:p>
    <w:p w14:paraId="1F888B8B" w14:textId="77777777" w:rsidR="00000000" w:rsidRDefault="007C71EE">
      <w:pPr>
        <w:pStyle w:val="SpeakerCon"/>
        <w:rPr>
          <w:rtl/>
        </w:rPr>
      </w:pPr>
      <w:bookmarkStart w:id="2191" w:name="FS000001054T28_05_2003_09_11_09C"/>
      <w:bookmarkEnd w:id="2191"/>
      <w:r>
        <w:rPr>
          <w:rtl/>
        </w:rPr>
        <w:t>יגאל י</w:t>
      </w:r>
      <w:r>
        <w:rPr>
          <w:rtl/>
        </w:rPr>
        <w:t>אסינוב (שינוי):</w:t>
      </w:r>
    </w:p>
    <w:p w14:paraId="545E2757" w14:textId="77777777" w:rsidR="00000000" w:rsidRDefault="007C71EE">
      <w:pPr>
        <w:pStyle w:val="a"/>
        <w:rPr>
          <w:rtl/>
        </w:rPr>
      </w:pPr>
    </w:p>
    <w:p w14:paraId="3B181843" w14:textId="77777777" w:rsidR="00000000" w:rsidRDefault="007C71EE">
      <w:pPr>
        <w:pStyle w:val="a"/>
        <w:rPr>
          <w:rFonts w:hint="cs"/>
          <w:rtl/>
        </w:rPr>
      </w:pPr>
      <w:r>
        <w:rPr>
          <w:rFonts w:hint="cs"/>
          <w:rtl/>
        </w:rPr>
        <w:t xml:space="preserve">נכון, יש גם שליש נשים. </w:t>
      </w:r>
    </w:p>
    <w:p w14:paraId="26678C25" w14:textId="77777777" w:rsidR="00000000" w:rsidRDefault="007C71EE">
      <w:pPr>
        <w:pStyle w:val="a"/>
        <w:rPr>
          <w:rFonts w:hint="cs"/>
          <w:rtl/>
        </w:rPr>
      </w:pPr>
    </w:p>
    <w:p w14:paraId="6D783E0E" w14:textId="77777777" w:rsidR="00000000" w:rsidRDefault="007C71EE">
      <w:pPr>
        <w:pStyle w:val="a"/>
        <w:rPr>
          <w:rFonts w:hint="cs"/>
          <w:rtl/>
        </w:rPr>
      </w:pPr>
      <w:r>
        <w:rPr>
          <w:rFonts w:hint="cs"/>
          <w:rtl/>
        </w:rPr>
        <w:t>חבר הכנסת זחאלקה, הייתי מאוד שמח אם היה נציג ערבי בוועדת הכספים. הייתי מאוד שמח. אבל שכחת להגיד שאתם לא רוצים להתאחד לבלוק אחד, למפלגה אחת, בוא נגיד לקואליציה של מפלגות ערביות, כדי שתקבלו ייצוג שווה. לא ייתכן שאך ו</w:t>
      </w:r>
      <w:r>
        <w:rPr>
          <w:rFonts w:hint="cs"/>
          <w:rtl/>
        </w:rPr>
        <w:t>רק לצורך אחד אתם תגידו שאתם שבעה ולצורך השני לא. חברים, במקרה הייתי באותה ישיבה של ועדת הכנסת ואני זוכר. חברים, אם אתם מתאחדים, אז צריך לסדר גם את עניין מימון המפלגות ודברים אחרים, אבל לא ייתכן שתקבלו את הדברים שמגיעים לסיעות בינוניות בלי להפסיד דברים שחיי</w:t>
      </w:r>
      <w:r>
        <w:rPr>
          <w:rFonts w:hint="cs"/>
          <w:rtl/>
        </w:rPr>
        <w:t xml:space="preserve">בים להפסיד. אז תחליטו. </w:t>
      </w:r>
    </w:p>
    <w:p w14:paraId="38F19E64" w14:textId="77777777" w:rsidR="00000000" w:rsidRDefault="007C71EE">
      <w:pPr>
        <w:pStyle w:val="a"/>
        <w:rPr>
          <w:rFonts w:hint="cs"/>
          <w:rtl/>
        </w:rPr>
      </w:pPr>
    </w:p>
    <w:p w14:paraId="28562D2F" w14:textId="77777777" w:rsidR="00000000" w:rsidRDefault="007C71EE">
      <w:pPr>
        <w:pStyle w:val="a"/>
        <w:rPr>
          <w:rFonts w:hint="cs"/>
          <w:rtl/>
        </w:rPr>
      </w:pPr>
      <w:r>
        <w:rPr>
          <w:rFonts w:hint="cs"/>
          <w:rtl/>
        </w:rPr>
        <w:t xml:space="preserve">מצד שני אני מסכים אתך שיש פגיעה חזקה בחלק מהציבור הישראלי, לרבות ערבים, לרבות עולים. נכון. אני רק רוצה להזכיר שאנחנו נמצאים בזמן חירום כלכלי ולכן אין מי שלא נפגע. תראה לי מגזר שלא נפגע. </w:t>
      </w:r>
    </w:p>
    <w:p w14:paraId="0D102929" w14:textId="77777777" w:rsidR="00000000" w:rsidRDefault="007C71EE">
      <w:pPr>
        <w:pStyle w:val="a"/>
        <w:rPr>
          <w:rFonts w:hint="cs"/>
          <w:rtl/>
        </w:rPr>
      </w:pPr>
    </w:p>
    <w:p w14:paraId="4007CF81" w14:textId="77777777" w:rsidR="00000000" w:rsidRDefault="007C71EE">
      <w:pPr>
        <w:pStyle w:val="a"/>
        <w:rPr>
          <w:rFonts w:hint="cs"/>
          <w:rtl/>
        </w:rPr>
      </w:pPr>
      <w:r>
        <w:rPr>
          <w:rFonts w:hint="cs"/>
          <w:rtl/>
        </w:rPr>
        <w:t xml:space="preserve">אני רוצה לדבר על הדברים הטובים שיש בתוכנית </w:t>
      </w:r>
      <w:r>
        <w:rPr>
          <w:rFonts w:hint="cs"/>
          <w:rtl/>
        </w:rPr>
        <w:t xml:space="preserve">הכלכלית, לא מפני שאני מהקואליציה, אלא מפני שאני רוצה להתחיל מזה. אחר כך אני אגיע לדברים שלא קיבלו מספיק תשומת לב. </w:t>
      </w:r>
    </w:p>
    <w:p w14:paraId="06B057E4" w14:textId="77777777" w:rsidR="00000000" w:rsidRDefault="007C71EE">
      <w:pPr>
        <w:pStyle w:val="a"/>
        <w:rPr>
          <w:rFonts w:hint="cs"/>
          <w:rtl/>
        </w:rPr>
      </w:pPr>
    </w:p>
    <w:p w14:paraId="36287901" w14:textId="77777777" w:rsidR="00000000" w:rsidRDefault="007C71EE">
      <w:pPr>
        <w:pStyle w:val="a"/>
        <w:rPr>
          <w:rFonts w:hint="cs"/>
          <w:rtl/>
        </w:rPr>
      </w:pPr>
      <w:r>
        <w:rPr>
          <w:rFonts w:hint="cs"/>
          <w:rtl/>
        </w:rPr>
        <w:t xml:space="preserve">קודם כול הסטודנטים. אני רוצה לומר, כלל הסטודנטים, גם הערבים, גם העולים, </w:t>
      </w:r>
      <w:r>
        <w:rPr>
          <w:rtl/>
        </w:rPr>
        <w:br/>
      </w:r>
      <w:r>
        <w:rPr>
          <w:rFonts w:hint="cs"/>
          <w:rtl/>
        </w:rPr>
        <w:t xml:space="preserve">הישראלים - - - </w:t>
      </w:r>
    </w:p>
    <w:p w14:paraId="49B6F786" w14:textId="77777777" w:rsidR="00000000" w:rsidRDefault="007C71EE">
      <w:pPr>
        <w:pStyle w:val="a"/>
        <w:rPr>
          <w:rFonts w:hint="cs"/>
          <w:rtl/>
        </w:rPr>
      </w:pPr>
    </w:p>
    <w:p w14:paraId="0B42B98F" w14:textId="77777777" w:rsidR="00000000" w:rsidRDefault="007C71EE">
      <w:pPr>
        <w:pStyle w:val="ac"/>
        <w:rPr>
          <w:rFonts w:hint="cs"/>
          <w:rtl/>
        </w:rPr>
      </w:pPr>
      <w:r>
        <w:rPr>
          <w:rFonts w:hint="cs"/>
          <w:rtl/>
        </w:rPr>
        <w:t>ג</w:t>
      </w:r>
      <w:r>
        <w:rPr>
          <w:rtl/>
        </w:rPr>
        <w:t>'</w:t>
      </w:r>
      <w:r>
        <w:rPr>
          <w:rFonts w:hint="cs"/>
          <w:rtl/>
        </w:rPr>
        <w:t>מאל זחאלקה (בל"ד):</w:t>
      </w:r>
    </w:p>
    <w:p w14:paraId="19D54951" w14:textId="77777777" w:rsidR="00000000" w:rsidRDefault="007C71EE">
      <w:pPr>
        <w:pStyle w:val="a"/>
        <w:rPr>
          <w:rFonts w:hint="cs"/>
          <w:rtl/>
        </w:rPr>
      </w:pPr>
    </w:p>
    <w:p w14:paraId="266A5BE7" w14:textId="77777777" w:rsidR="00000000" w:rsidRDefault="007C71EE">
      <w:pPr>
        <w:pStyle w:val="a"/>
        <w:rPr>
          <w:rtl/>
        </w:rPr>
      </w:pPr>
      <w:r>
        <w:rPr>
          <w:rFonts w:hint="cs"/>
          <w:rtl/>
        </w:rPr>
        <w:t xml:space="preserve">3% - - - </w:t>
      </w:r>
    </w:p>
    <w:p w14:paraId="59547E97" w14:textId="77777777" w:rsidR="00000000" w:rsidRDefault="007C71EE">
      <w:pPr>
        <w:pStyle w:val="a"/>
        <w:rPr>
          <w:rFonts w:hint="cs"/>
          <w:rtl/>
        </w:rPr>
      </w:pPr>
    </w:p>
    <w:p w14:paraId="1989403F" w14:textId="77777777" w:rsidR="00000000" w:rsidRDefault="007C71EE">
      <w:pPr>
        <w:pStyle w:val="SpeakerCon"/>
        <w:rPr>
          <w:rFonts w:hint="cs"/>
          <w:rtl/>
        </w:rPr>
      </w:pPr>
      <w:r>
        <w:rPr>
          <w:rFonts w:hint="cs"/>
          <w:rtl/>
        </w:rPr>
        <w:t>יגאל יאסינוב (שינ</w:t>
      </w:r>
      <w:r>
        <w:rPr>
          <w:rFonts w:hint="cs"/>
          <w:rtl/>
        </w:rPr>
        <w:t>וי):</w:t>
      </w:r>
    </w:p>
    <w:p w14:paraId="41727F1D" w14:textId="77777777" w:rsidR="00000000" w:rsidRDefault="007C71EE">
      <w:pPr>
        <w:pStyle w:val="a"/>
        <w:rPr>
          <w:rFonts w:hint="cs"/>
          <w:u w:val="single"/>
          <w:rtl/>
        </w:rPr>
      </w:pPr>
    </w:p>
    <w:p w14:paraId="60834749" w14:textId="77777777" w:rsidR="00000000" w:rsidRDefault="007C71EE">
      <w:pPr>
        <w:pStyle w:val="a"/>
        <w:rPr>
          <w:rFonts w:hint="cs"/>
          <w:rtl/>
        </w:rPr>
      </w:pPr>
      <w:r>
        <w:rPr>
          <w:rFonts w:hint="cs"/>
          <w:rtl/>
        </w:rPr>
        <w:t xml:space="preserve"> זה לא 3% - - - </w:t>
      </w:r>
    </w:p>
    <w:p w14:paraId="2752ADDD" w14:textId="77777777" w:rsidR="00000000" w:rsidRDefault="007C71EE">
      <w:pPr>
        <w:pStyle w:val="a"/>
        <w:rPr>
          <w:rFonts w:hint="cs"/>
          <w:rtl/>
        </w:rPr>
      </w:pPr>
    </w:p>
    <w:p w14:paraId="29E4B1CE" w14:textId="77777777" w:rsidR="00000000" w:rsidRDefault="007C71EE">
      <w:pPr>
        <w:pStyle w:val="ac"/>
        <w:rPr>
          <w:rFonts w:hint="cs"/>
          <w:rtl/>
        </w:rPr>
      </w:pPr>
      <w:r>
        <w:rPr>
          <w:rFonts w:hint="cs"/>
          <w:rtl/>
        </w:rPr>
        <w:t>ג</w:t>
      </w:r>
      <w:r>
        <w:rPr>
          <w:rtl/>
        </w:rPr>
        <w:t>'</w:t>
      </w:r>
      <w:r>
        <w:rPr>
          <w:rFonts w:hint="cs"/>
          <w:rtl/>
        </w:rPr>
        <w:t>מאל זחאלקה (בל"ד):</w:t>
      </w:r>
    </w:p>
    <w:p w14:paraId="4586005B" w14:textId="77777777" w:rsidR="00000000" w:rsidRDefault="007C71EE">
      <w:pPr>
        <w:pStyle w:val="a"/>
        <w:rPr>
          <w:rFonts w:hint="cs"/>
          <w:rtl/>
        </w:rPr>
      </w:pPr>
    </w:p>
    <w:p w14:paraId="40C878B4" w14:textId="77777777" w:rsidR="00000000" w:rsidRDefault="007C71EE">
      <w:pPr>
        <w:pStyle w:val="a"/>
        <w:rPr>
          <w:rFonts w:hint="cs"/>
          <w:rtl/>
        </w:rPr>
      </w:pPr>
      <w:r>
        <w:rPr>
          <w:rFonts w:hint="cs"/>
          <w:rtl/>
        </w:rPr>
        <w:t xml:space="preserve">- - - </w:t>
      </w:r>
    </w:p>
    <w:p w14:paraId="65CB5C77" w14:textId="77777777" w:rsidR="00000000" w:rsidRDefault="007C71EE">
      <w:pPr>
        <w:pStyle w:val="a"/>
        <w:rPr>
          <w:rFonts w:hint="cs"/>
          <w:rtl/>
        </w:rPr>
      </w:pPr>
    </w:p>
    <w:p w14:paraId="45A74195" w14:textId="77777777" w:rsidR="00000000" w:rsidRDefault="007C71EE">
      <w:pPr>
        <w:pStyle w:val="ad"/>
        <w:rPr>
          <w:rFonts w:hint="cs"/>
          <w:rtl/>
        </w:rPr>
      </w:pPr>
      <w:r>
        <w:rPr>
          <w:rFonts w:hint="cs"/>
          <w:rtl/>
        </w:rPr>
        <w:t>היו</w:t>
      </w:r>
      <w:r>
        <w:rPr>
          <w:rtl/>
        </w:rPr>
        <w:t>"</w:t>
      </w:r>
      <w:r>
        <w:rPr>
          <w:rFonts w:hint="cs"/>
          <w:rtl/>
        </w:rPr>
        <w:t>ר אתי לבני:</w:t>
      </w:r>
    </w:p>
    <w:p w14:paraId="3C8BD0BD" w14:textId="77777777" w:rsidR="00000000" w:rsidRDefault="007C71EE">
      <w:pPr>
        <w:pStyle w:val="a"/>
        <w:rPr>
          <w:rFonts w:hint="cs"/>
          <w:rtl/>
        </w:rPr>
      </w:pPr>
    </w:p>
    <w:p w14:paraId="5AD3B3CE" w14:textId="77777777" w:rsidR="00000000" w:rsidRDefault="007C71EE">
      <w:pPr>
        <w:pStyle w:val="a"/>
        <w:rPr>
          <w:rFonts w:hint="cs"/>
          <w:rtl/>
        </w:rPr>
      </w:pPr>
      <w:r>
        <w:rPr>
          <w:rFonts w:hint="cs"/>
          <w:rtl/>
        </w:rPr>
        <w:t xml:space="preserve">אתה יכול להעיר הערות ביניים, אתה לוקח לו את זמן הדיבור. זרוק הערת ביניים, אבל אל תתווכח אתו. </w:t>
      </w:r>
    </w:p>
    <w:p w14:paraId="06A5DB2D" w14:textId="77777777" w:rsidR="00000000" w:rsidRDefault="007C71EE">
      <w:pPr>
        <w:pStyle w:val="a"/>
        <w:rPr>
          <w:rFonts w:hint="cs"/>
          <w:rtl/>
        </w:rPr>
      </w:pPr>
    </w:p>
    <w:p w14:paraId="23D6120F" w14:textId="77777777" w:rsidR="00000000" w:rsidRDefault="007C71EE">
      <w:pPr>
        <w:pStyle w:val="SpeakerCon"/>
        <w:rPr>
          <w:rFonts w:hint="cs"/>
          <w:rtl/>
        </w:rPr>
      </w:pPr>
      <w:r>
        <w:rPr>
          <w:rFonts w:hint="cs"/>
          <w:rtl/>
        </w:rPr>
        <w:t>יגאל יאסינוב (שינוי):</w:t>
      </w:r>
    </w:p>
    <w:p w14:paraId="667F9294" w14:textId="77777777" w:rsidR="00000000" w:rsidRDefault="007C71EE">
      <w:pPr>
        <w:pStyle w:val="a"/>
        <w:rPr>
          <w:rFonts w:hint="cs"/>
          <w:u w:val="single"/>
          <w:rtl/>
        </w:rPr>
      </w:pPr>
    </w:p>
    <w:p w14:paraId="47271C65" w14:textId="77777777" w:rsidR="00000000" w:rsidRDefault="007C71EE">
      <w:pPr>
        <w:pStyle w:val="a"/>
        <w:rPr>
          <w:rFonts w:hint="cs"/>
          <w:rtl/>
        </w:rPr>
      </w:pPr>
      <w:r>
        <w:rPr>
          <w:rFonts w:hint="cs"/>
          <w:rtl/>
        </w:rPr>
        <w:t xml:space="preserve"> מינהל הסטודנטים לא נסגר. ה=3% שאתה מדבר עליהם, זה המשך של ועדת-וינ</w:t>
      </w:r>
      <w:r>
        <w:rPr>
          <w:rFonts w:hint="cs"/>
          <w:rtl/>
        </w:rPr>
        <w:t xml:space="preserve">וגרד. דרך אגב, רובם זה השכבות החלשות, מה לעשות, רובם עולים וערבים. אני גם רוצה להזכיר לך, אם ניקח את ארגוני הסטודנטים - - - </w:t>
      </w:r>
    </w:p>
    <w:p w14:paraId="4279265C" w14:textId="77777777" w:rsidR="00000000" w:rsidRDefault="007C71EE">
      <w:pPr>
        <w:pStyle w:val="a"/>
        <w:rPr>
          <w:rFonts w:hint="cs"/>
          <w:rtl/>
        </w:rPr>
      </w:pPr>
    </w:p>
    <w:p w14:paraId="3CC15ED4" w14:textId="77777777" w:rsidR="00000000" w:rsidRDefault="007C71EE">
      <w:pPr>
        <w:pStyle w:val="ac"/>
        <w:rPr>
          <w:rFonts w:hint="cs"/>
          <w:rtl/>
        </w:rPr>
      </w:pPr>
      <w:r>
        <w:rPr>
          <w:rFonts w:hint="cs"/>
          <w:rtl/>
        </w:rPr>
        <w:t>ג</w:t>
      </w:r>
      <w:r>
        <w:rPr>
          <w:rtl/>
        </w:rPr>
        <w:t>'</w:t>
      </w:r>
      <w:r>
        <w:rPr>
          <w:rFonts w:hint="cs"/>
          <w:rtl/>
        </w:rPr>
        <w:t>מאל זחאלקה (בל"ד):</w:t>
      </w:r>
    </w:p>
    <w:p w14:paraId="615FC8D3" w14:textId="77777777" w:rsidR="00000000" w:rsidRDefault="007C71EE">
      <w:pPr>
        <w:pStyle w:val="a"/>
        <w:rPr>
          <w:rFonts w:hint="cs"/>
          <w:rtl/>
        </w:rPr>
      </w:pPr>
    </w:p>
    <w:p w14:paraId="32A83061" w14:textId="77777777" w:rsidR="00000000" w:rsidRDefault="007C71EE">
      <w:pPr>
        <w:pStyle w:val="a"/>
        <w:rPr>
          <w:rFonts w:hint="cs"/>
          <w:rtl/>
        </w:rPr>
      </w:pPr>
      <w:r>
        <w:rPr>
          <w:rFonts w:hint="cs"/>
          <w:rtl/>
        </w:rPr>
        <w:t xml:space="preserve">התגליתם בכוחכם הפוליטי. </w:t>
      </w:r>
    </w:p>
    <w:p w14:paraId="7954B806" w14:textId="77777777" w:rsidR="00000000" w:rsidRDefault="007C71EE">
      <w:pPr>
        <w:pStyle w:val="a"/>
        <w:rPr>
          <w:rFonts w:hint="cs"/>
          <w:rtl/>
        </w:rPr>
      </w:pPr>
    </w:p>
    <w:p w14:paraId="4224C6A0" w14:textId="77777777" w:rsidR="00000000" w:rsidRDefault="007C71EE">
      <w:pPr>
        <w:pStyle w:val="SpeakerCon"/>
        <w:rPr>
          <w:rFonts w:hint="cs"/>
          <w:rtl/>
        </w:rPr>
      </w:pPr>
      <w:r>
        <w:rPr>
          <w:rFonts w:hint="cs"/>
          <w:rtl/>
        </w:rPr>
        <w:t>יגאל יאסינוב (שינוי):</w:t>
      </w:r>
    </w:p>
    <w:p w14:paraId="17E4B920" w14:textId="77777777" w:rsidR="00000000" w:rsidRDefault="007C71EE">
      <w:pPr>
        <w:pStyle w:val="a"/>
        <w:rPr>
          <w:rFonts w:hint="cs"/>
          <w:u w:val="single"/>
          <w:rtl/>
        </w:rPr>
      </w:pPr>
    </w:p>
    <w:p w14:paraId="3C9EC1AA" w14:textId="77777777" w:rsidR="00000000" w:rsidRDefault="007C71EE">
      <w:pPr>
        <w:pStyle w:val="a"/>
        <w:rPr>
          <w:rFonts w:hint="cs"/>
          <w:rtl/>
        </w:rPr>
      </w:pPr>
      <w:r>
        <w:rPr>
          <w:rFonts w:hint="cs"/>
          <w:rtl/>
        </w:rPr>
        <w:t xml:space="preserve"> דבר טוב נוסף, ההפרטה. זה הדבר הגאוני. אנחנו סוף-סוף מתחילי</w:t>
      </w:r>
      <w:r>
        <w:rPr>
          <w:rFonts w:hint="cs"/>
          <w:rtl/>
        </w:rPr>
        <w:t xml:space="preserve">ם בהפרטה. מי ייהנה מהפרטת חברת החשמל? השכבות החלשות. אני יכול להזכיר לך, שתושבי מזרח-ירושלים נהנים עד היום ממחירי החשמל הזולים שמספקת חברת החשמל של מזרח-ירושלים. </w:t>
      </w:r>
    </w:p>
    <w:p w14:paraId="317863B6" w14:textId="77777777" w:rsidR="00000000" w:rsidRDefault="007C71EE">
      <w:pPr>
        <w:pStyle w:val="a"/>
        <w:rPr>
          <w:rFonts w:hint="cs"/>
          <w:rtl/>
        </w:rPr>
      </w:pPr>
    </w:p>
    <w:p w14:paraId="7296057F" w14:textId="77777777" w:rsidR="00000000" w:rsidRDefault="007C71EE">
      <w:pPr>
        <w:pStyle w:val="ac"/>
        <w:rPr>
          <w:rFonts w:hint="cs"/>
          <w:rtl/>
        </w:rPr>
      </w:pPr>
      <w:r>
        <w:rPr>
          <w:rFonts w:hint="cs"/>
          <w:rtl/>
        </w:rPr>
        <w:t>ג</w:t>
      </w:r>
      <w:r>
        <w:rPr>
          <w:rtl/>
        </w:rPr>
        <w:t>'</w:t>
      </w:r>
      <w:r>
        <w:rPr>
          <w:rFonts w:hint="cs"/>
          <w:rtl/>
        </w:rPr>
        <w:t>מאל זחאלקה (בל"ד):</w:t>
      </w:r>
    </w:p>
    <w:p w14:paraId="005DC4D0" w14:textId="77777777" w:rsidR="00000000" w:rsidRDefault="007C71EE">
      <w:pPr>
        <w:pStyle w:val="a"/>
        <w:rPr>
          <w:rFonts w:hint="cs"/>
          <w:rtl/>
        </w:rPr>
      </w:pPr>
    </w:p>
    <w:p w14:paraId="285413CA" w14:textId="77777777" w:rsidR="00000000" w:rsidRDefault="007C71EE">
      <w:pPr>
        <w:pStyle w:val="a"/>
        <w:rPr>
          <w:rFonts w:hint="cs"/>
          <w:rtl/>
        </w:rPr>
      </w:pPr>
      <w:r>
        <w:rPr>
          <w:rFonts w:hint="cs"/>
          <w:rtl/>
        </w:rPr>
        <w:t xml:space="preserve">עם כוחכם הפוליטי יכולתם להשיג יותר. </w:t>
      </w:r>
    </w:p>
    <w:p w14:paraId="3C87F703" w14:textId="77777777" w:rsidR="00000000" w:rsidRDefault="007C71EE">
      <w:pPr>
        <w:pStyle w:val="a"/>
        <w:rPr>
          <w:rFonts w:hint="cs"/>
          <w:rtl/>
        </w:rPr>
      </w:pPr>
    </w:p>
    <w:p w14:paraId="471C1305" w14:textId="77777777" w:rsidR="00000000" w:rsidRDefault="007C71EE">
      <w:pPr>
        <w:pStyle w:val="SpeakerCon"/>
        <w:rPr>
          <w:rFonts w:hint="cs"/>
          <w:rtl/>
        </w:rPr>
      </w:pPr>
      <w:r>
        <w:rPr>
          <w:rFonts w:hint="cs"/>
          <w:rtl/>
        </w:rPr>
        <w:t>יגאל יאסינוב (שינוי):</w:t>
      </w:r>
    </w:p>
    <w:p w14:paraId="1B1273FF" w14:textId="77777777" w:rsidR="00000000" w:rsidRDefault="007C71EE">
      <w:pPr>
        <w:pStyle w:val="a"/>
        <w:rPr>
          <w:rFonts w:hint="cs"/>
          <w:u w:val="single"/>
          <w:rtl/>
        </w:rPr>
      </w:pPr>
    </w:p>
    <w:p w14:paraId="2DF8B490" w14:textId="77777777" w:rsidR="00000000" w:rsidRDefault="007C71EE">
      <w:pPr>
        <w:pStyle w:val="a"/>
        <w:rPr>
          <w:rFonts w:hint="cs"/>
          <w:rtl/>
        </w:rPr>
      </w:pPr>
      <w:r>
        <w:rPr>
          <w:rFonts w:hint="cs"/>
          <w:rtl/>
        </w:rPr>
        <w:t xml:space="preserve"> אלה חלק </w:t>
      </w:r>
      <w:r>
        <w:rPr>
          <w:rFonts w:hint="cs"/>
          <w:rtl/>
        </w:rPr>
        <w:t xml:space="preserve">מהדברים שבאנו אתם. אנחנו באנו לכנסת עם הבטחות מסוימות, אנחנו הבטחנו ואנחנו מנסים לקיים. אמרנו מראש שאנחנו רוצים לעשות שינויים בתוכנית הכלכלית. תראה, אי-אפשר לקבל  הכול. אנחנו כבר מבוגרים, זה לא גן-ילדים שאפשר לקבל הכול, משהו מפסידים ומשהו מקבלים. </w:t>
      </w:r>
    </w:p>
    <w:p w14:paraId="3933B142" w14:textId="77777777" w:rsidR="00000000" w:rsidRDefault="007C71EE">
      <w:pPr>
        <w:pStyle w:val="a"/>
        <w:rPr>
          <w:rFonts w:hint="cs"/>
          <w:rtl/>
        </w:rPr>
      </w:pPr>
    </w:p>
    <w:p w14:paraId="0F240C9E" w14:textId="77777777" w:rsidR="00000000" w:rsidRDefault="007C71EE">
      <w:pPr>
        <w:pStyle w:val="ac"/>
        <w:rPr>
          <w:rFonts w:hint="cs"/>
          <w:rtl/>
        </w:rPr>
      </w:pPr>
      <w:r>
        <w:rPr>
          <w:rFonts w:hint="cs"/>
          <w:rtl/>
        </w:rPr>
        <w:t>ג</w:t>
      </w:r>
      <w:r>
        <w:rPr>
          <w:rtl/>
        </w:rPr>
        <w:t>’</w:t>
      </w:r>
      <w:r>
        <w:rPr>
          <w:rFonts w:hint="cs"/>
          <w:rtl/>
        </w:rPr>
        <w:t>מאל ז</w:t>
      </w:r>
      <w:r>
        <w:rPr>
          <w:rFonts w:hint="cs"/>
          <w:rtl/>
        </w:rPr>
        <w:t>חאלקה (בל"ד):</w:t>
      </w:r>
    </w:p>
    <w:p w14:paraId="7504C27E" w14:textId="77777777" w:rsidR="00000000" w:rsidRDefault="007C71EE">
      <w:pPr>
        <w:pStyle w:val="a"/>
        <w:rPr>
          <w:rFonts w:hint="cs"/>
          <w:rtl/>
        </w:rPr>
      </w:pPr>
    </w:p>
    <w:p w14:paraId="52A64559" w14:textId="77777777" w:rsidR="00000000" w:rsidRDefault="007C71EE">
      <w:pPr>
        <w:pStyle w:val="a"/>
        <w:rPr>
          <w:rFonts w:hint="cs"/>
          <w:rtl/>
        </w:rPr>
      </w:pPr>
      <w:r>
        <w:rPr>
          <w:rFonts w:hint="cs"/>
          <w:rtl/>
        </w:rPr>
        <w:t xml:space="preserve">- - - </w:t>
      </w:r>
    </w:p>
    <w:p w14:paraId="4FBF3E9F" w14:textId="77777777" w:rsidR="00000000" w:rsidRDefault="007C71EE">
      <w:pPr>
        <w:pStyle w:val="a"/>
        <w:rPr>
          <w:rFonts w:hint="cs"/>
          <w:rtl/>
        </w:rPr>
      </w:pPr>
    </w:p>
    <w:p w14:paraId="76D24B0D" w14:textId="77777777" w:rsidR="00000000" w:rsidRDefault="007C71EE">
      <w:pPr>
        <w:pStyle w:val="SpeakerCon"/>
        <w:rPr>
          <w:rFonts w:hint="cs"/>
          <w:rtl/>
        </w:rPr>
      </w:pPr>
      <w:r>
        <w:rPr>
          <w:rFonts w:hint="cs"/>
          <w:rtl/>
        </w:rPr>
        <w:t>יגאל יאסינוב (שינוי):</w:t>
      </w:r>
    </w:p>
    <w:p w14:paraId="7C962423" w14:textId="77777777" w:rsidR="00000000" w:rsidRDefault="007C71EE">
      <w:pPr>
        <w:pStyle w:val="a"/>
        <w:rPr>
          <w:rFonts w:hint="cs"/>
          <w:u w:val="single"/>
          <w:rtl/>
        </w:rPr>
      </w:pPr>
    </w:p>
    <w:p w14:paraId="26F53AA4" w14:textId="77777777" w:rsidR="00000000" w:rsidRDefault="007C71EE">
      <w:pPr>
        <w:pStyle w:val="a"/>
        <w:rPr>
          <w:rFonts w:hint="cs"/>
          <w:rtl/>
        </w:rPr>
      </w:pPr>
      <w:r>
        <w:rPr>
          <w:rFonts w:hint="cs"/>
          <w:rtl/>
        </w:rPr>
        <w:t xml:space="preserve">רגע, אל תפריע לי, שמעתי אותך, יש לנו זמן עד הבוקר. </w:t>
      </w:r>
    </w:p>
    <w:p w14:paraId="28D77D05" w14:textId="77777777" w:rsidR="00000000" w:rsidRDefault="007C71EE">
      <w:pPr>
        <w:pStyle w:val="a"/>
        <w:rPr>
          <w:rFonts w:hint="cs"/>
          <w:rtl/>
        </w:rPr>
      </w:pPr>
    </w:p>
    <w:p w14:paraId="6DE401AE" w14:textId="77777777" w:rsidR="00000000" w:rsidRDefault="007C71EE">
      <w:pPr>
        <w:pStyle w:val="a"/>
        <w:rPr>
          <w:rFonts w:hint="cs"/>
          <w:rtl/>
        </w:rPr>
      </w:pPr>
      <w:r>
        <w:rPr>
          <w:rFonts w:hint="cs"/>
          <w:rtl/>
        </w:rPr>
        <w:t>הבעיה של כולם היא בוועדי העובדים. לצערי הרב, אין לנו היום מספיק כלים להתמודד עם התנהגות ועדי העובדים. מישהו מחליט פתאום להוריד חשמל. החשמל הוא לא של הוועד, ח</w:t>
      </w:r>
      <w:r>
        <w:rPr>
          <w:rFonts w:hint="cs"/>
          <w:rtl/>
        </w:rPr>
        <w:t xml:space="preserve">ברת החשמל היא ממשלתית, היא לא שייכת לוועד, ולכן חייבים לעשות הפרטה. אם היו פגיעות קשות יותר, אבל ההפרטה היתה נכנסת כחלק מהתקציב, גם אז הייתי תומך, כי אי-אפשר לעשות במדינה הזאת שום שינוי בלי להתחיל לשנות את מצב נכסי המדינה. </w:t>
      </w:r>
    </w:p>
    <w:p w14:paraId="5F215A62" w14:textId="77777777" w:rsidR="00000000" w:rsidRDefault="007C71EE">
      <w:pPr>
        <w:pStyle w:val="a"/>
        <w:rPr>
          <w:rFonts w:hint="cs"/>
          <w:rtl/>
        </w:rPr>
      </w:pPr>
    </w:p>
    <w:p w14:paraId="1D954A47" w14:textId="77777777" w:rsidR="00000000" w:rsidRDefault="007C71EE">
      <w:pPr>
        <w:pStyle w:val="a"/>
        <w:rPr>
          <w:rFonts w:hint="cs"/>
          <w:rtl/>
        </w:rPr>
      </w:pPr>
      <w:r>
        <w:rPr>
          <w:rFonts w:hint="cs"/>
          <w:rtl/>
        </w:rPr>
        <w:t>היי-טק - אומרים שאין צמיחה. חבר</w:t>
      </w:r>
      <w:r>
        <w:rPr>
          <w:rFonts w:hint="cs"/>
          <w:rtl/>
        </w:rPr>
        <w:t xml:space="preserve">ים, תראו את ההסתייגויות. אני מקווה שההסתייגויות שלנו יתקבלו. דרך אגב, אני פונה למפלגות האופוזיציה לתמוך בהסתייגויות למען צמיחה. מי מפריע לכם? </w:t>
      </w:r>
    </w:p>
    <w:p w14:paraId="034F561F" w14:textId="77777777" w:rsidR="00000000" w:rsidRDefault="007C71EE">
      <w:pPr>
        <w:pStyle w:val="a"/>
        <w:rPr>
          <w:rFonts w:hint="cs"/>
          <w:rtl/>
        </w:rPr>
      </w:pPr>
    </w:p>
    <w:p w14:paraId="15A78BF3" w14:textId="77777777" w:rsidR="00000000" w:rsidRDefault="007C71EE">
      <w:pPr>
        <w:pStyle w:val="ac"/>
        <w:rPr>
          <w:rFonts w:hint="cs"/>
          <w:rtl/>
        </w:rPr>
      </w:pPr>
      <w:r>
        <w:rPr>
          <w:rFonts w:hint="cs"/>
          <w:rtl/>
        </w:rPr>
        <w:t>אברהם בורג (העבודה-מימד):</w:t>
      </w:r>
    </w:p>
    <w:p w14:paraId="57B0B4F5" w14:textId="77777777" w:rsidR="00000000" w:rsidRDefault="007C71EE">
      <w:pPr>
        <w:pStyle w:val="a"/>
        <w:rPr>
          <w:rFonts w:hint="cs"/>
          <w:rtl/>
        </w:rPr>
      </w:pPr>
    </w:p>
    <w:p w14:paraId="311AF704" w14:textId="77777777" w:rsidR="00000000" w:rsidRDefault="007C71EE">
      <w:pPr>
        <w:pStyle w:val="a"/>
        <w:rPr>
          <w:rFonts w:hint="cs"/>
          <w:rtl/>
        </w:rPr>
      </w:pPr>
      <w:r>
        <w:rPr>
          <w:rFonts w:hint="cs"/>
          <w:rtl/>
        </w:rPr>
        <w:t xml:space="preserve">אתה הצעת הסתייגות? </w:t>
      </w:r>
    </w:p>
    <w:p w14:paraId="72833063" w14:textId="77777777" w:rsidR="00000000" w:rsidRDefault="007C71EE">
      <w:pPr>
        <w:pStyle w:val="a"/>
        <w:rPr>
          <w:rFonts w:hint="cs"/>
          <w:rtl/>
        </w:rPr>
      </w:pPr>
    </w:p>
    <w:p w14:paraId="2DE4414C" w14:textId="77777777" w:rsidR="00000000" w:rsidRDefault="007C71EE">
      <w:pPr>
        <w:pStyle w:val="SpeakerCon"/>
        <w:rPr>
          <w:rFonts w:hint="cs"/>
          <w:rtl/>
        </w:rPr>
      </w:pPr>
      <w:r>
        <w:rPr>
          <w:rFonts w:hint="cs"/>
          <w:rtl/>
        </w:rPr>
        <w:t>יגאל יאסינוב (שינוי):</w:t>
      </w:r>
    </w:p>
    <w:p w14:paraId="28A9D9DA" w14:textId="77777777" w:rsidR="00000000" w:rsidRDefault="007C71EE">
      <w:pPr>
        <w:pStyle w:val="a"/>
        <w:rPr>
          <w:rFonts w:hint="cs"/>
          <w:u w:val="single"/>
          <w:rtl/>
        </w:rPr>
      </w:pPr>
    </w:p>
    <w:p w14:paraId="1717407D" w14:textId="77777777" w:rsidR="00000000" w:rsidRDefault="007C71EE">
      <w:pPr>
        <w:pStyle w:val="a"/>
        <w:rPr>
          <w:rFonts w:hint="cs"/>
          <w:rtl/>
        </w:rPr>
      </w:pPr>
      <w:r>
        <w:rPr>
          <w:rFonts w:hint="cs"/>
          <w:rtl/>
        </w:rPr>
        <w:t xml:space="preserve"> יש, לא חסר הסתייגויות. </w:t>
      </w:r>
    </w:p>
    <w:p w14:paraId="7211A90A" w14:textId="77777777" w:rsidR="00000000" w:rsidRDefault="007C71EE">
      <w:pPr>
        <w:pStyle w:val="a"/>
        <w:rPr>
          <w:rFonts w:hint="cs"/>
          <w:rtl/>
        </w:rPr>
      </w:pPr>
    </w:p>
    <w:p w14:paraId="2A8ED63A" w14:textId="77777777" w:rsidR="00000000" w:rsidRDefault="007C71EE">
      <w:pPr>
        <w:pStyle w:val="ac"/>
        <w:rPr>
          <w:rFonts w:hint="cs"/>
          <w:rtl/>
        </w:rPr>
      </w:pPr>
      <w:r>
        <w:rPr>
          <w:rFonts w:hint="cs"/>
          <w:rtl/>
        </w:rPr>
        <w:t>אברהם בורג (העב</w:t>
      </w:r>
      <w:r>
        <w:rPr>
          <w:rFonts w:hint="cs"/>
          <w:rtl/>
        </w:rPr>
        <w:t>ודה-מימד):</w:t>
      </w:r>
    </w:p>
    <w:p w14:paraId="44BD30A2" w14:textId="77777777" w:rsidR="00000000" w:rsidRDefault="007C71EE">
      <w:pPr>
        <w:pStyle w:val="a"/>
        <w:rPr>
          <w:rFonts w:hint="cs"/>
          <w:rtl/>
        </w:rPr>
      </w:pPr>
    </w:p>
    <w:p w14:paraId="28FF8E38" w14:textId="77777777" w:rsidR="00000000" w:rsidRDefault="007C71EE">
      <w:pPr>
        <w:pStyle w:val="a"/>
        <w:rPr>
          <w:rFonts w:hint="cs"/>
          <w:rtl/>
        </w:rPr>
      </w:pPr>
      <w:r>
        <w:rPr>
          <w:rFonts w:hint="cs"/>
          <w:rtl/>
        </w:rPr>
        <w:t xml:space="preserve"> תמצא לי הסתייגות אחת, אחת, ששינוי תצביע בה נגד עמדת הממשלה, ואני אביא את כל האופוזיציה לתמוך בהסתייגות הזאת. אחת.  האופוזיציה, לרבות סיעת ש"ס, תתמוך בהסתייגות   שעניינה - - - </w:t>
      </w:r>
    </w:p>
    <w:p w14:paraId="6EFFCC3D" w14:textId="77777777" w:rsidR="00000000" w:rsidRDefault="007C71EE">
      <w:pPr>
        <w:pStyle w:val="a"/>
        <w:rPr>
          <w:rFonts w:hint="cs"/>
          <w:rtl/>
        </w:rPr>
      </w:pPr>
    </w:p>
    <w:p w14:paraId="664B2E74" w14:textId="77777777" w:rsidR="00000000" w:rsidRDefault="007C71EE">
      <w:pPr>
        <w:pStyle w:val="SpeakerCon"/>
        <w:rPr>
          <w:rFonts w:hint="cs"/>
          <w:rtl/>
        </w:rPr>
      </w:pPr>
      <w:r>
        <w:rPr>
          <w:rFonts w:hint="cs"/>
          <w:rtl/>
        </w:rPr>
        <w:t>יגאל יאסינוב (שינוי):</w:t>
      </w:r>
    </w:p>
    <w:p w14:paraId="6D42005D" w14:textId="77777777" w:rsidR="00000000" w:rsidRDefault="007C71EE">
      <w:pPr>
        <w:pStyle w:val="a"/>
        <w:rPr>
          <w:rFonts w:hint="cs"/>
          <w:u w:val="single"/>
          <w:rtl/>
        </w:rPr>
      </w:pPr>
    </w:p>
    <w:p w14:paraId="1814E307" w14:textId="77777777" w:rsidR="00000000" w:rsidRDefault="007C71EE">
      <w:pPr>
        <w:pStyle w:val="a"/>
        <w:rPr>
          <w:rFonts w:hint="cs"/>
          <w:rtl/>
        </w:rPr>
      </w:pPr>
      <w:r>
        <w:rPr>
          <w:rFonts w:hint="cs"/>
          <w:rtl/>
        </w:rPr>
        <w:t xml:space="preserve"> למה שינוי צריכה להצביע נגד הקואליציה אם הק</w:t>
      </w:r>
      <w:r>
        <w:rPr>
          <w:rFonts w:hint="cs"/>
          <w:rtl/>
        </w:rPr>
        <w:t xml:space="preserve">ואליציה מקבלת את ההסתייגות שלה? </w:t>
      </w:r>
    </w:p>
    <w:p w14:paraId="7456451A" w14:textId="77777777" w:rsidR="00000000" w:rsidRDefault="007C71EE">
      <w:pPr>
        <w:pStyle w:val="a"/>
        <w:rPr>
          <w:rFonts w:hint="cs"/>
          <w:rtl/>
        </w:rPr>
      </w:pPr>
    </w:p>
    <w:p w14:paraId="2CA5F42D" w14:textId="77777777" w:rsidR="00000000" w:rsidRDefault="007C71EE">
      <w:pPr>
        <w:pStyle w:val="ac"/>
        <w:rPr>
          <w:rFonts w:hint="cs"/>
          <w:rtl/>
        </w:rPr>
      </w:pPr>
      <w:r>
        <w:rPr>
          <w:rFonts w:hint="cs"/>
          <w:rtl/>
        </w:rPr>
        <w:t>אברהם בורג (העבודה-מימד):</w:t>
      </w:r>
    </w:p>
    <w:p w14:paraId="75953464" w14:textId="77777777" w:rsidR="00000000" w:rsidRDefault="007C71EE">
      <w:pPr>
        <w:pStyle w:val="a"/>
        <w:rPr>
          <w:rFonts w:hint="cs"/>
          <w:rtl/>
        </w:rPr>
      </w:pPr>
    </w:p>
    <w:p w14:paraId="7807DC8E" w14:textId="77777777" w:rsidR="00000000" w:rsidRDefault="007C71EE">
      <w:pPr>
        <w:pStyle w:val="a"/>
        <w:rPr>
          <w:rFonts w:hint="cs"/>
          <w:rtl/>
        </w:rPr>
      </w:pPr>
      <w:r>
        <w:rPr>
          <w:rFonts w:hint="cs"/>
          <w:rtl/>
        </w:rPr>
        <w:t xml:space="preserve"> אתה הצעת עכשיו. </w:t>
      </w:r>
    </w:p>
    <w:p w14:paraId="60A53A15" w14:textId="77777777" w:rsidR="00000000" w:rsidRDefault="007C71EE">
      <w:pPr>
        <w:pStyle w:val="a"/>
        <w:rPr>
          <w:rFonts w:hint="cs"/>
          <w:rtl/>
        </w:rPr>
      </w:pPr>
    </w:p>
    <w:p w14:paraId="3DB21344" w14:textId="77777777" w:rsidR="00000000" w:rsidRDefault="007C71EE">
      <w:pPr>
        <w:pStyle w:val="SpeakerCon"/>
        <w:rPr>
          <w:rFonts w:hint="cs"/>
          <w:rtl/>
        </w:rPr>
      </w:pPr>
      <w:r>
        <w:rPr>
          <w:rFonts w:hint="cs"/>
          <w:rtl/>
        </w:rPr>
        <w:t>יגאל יאסינוב (שינוי):</w:t>
      </w:r>
    </w:p>
    <w:p w14:paraId="7399F729" w14:textId="77777777" w:rsidR="00000000" w:rsidRDefault="007C71EE">
      <w:pPr>
        <w:pStyle w:val="a"/>
        <w:rPr>
          <w:rFonts w:hint="cs"/>
          <w:u w:val="single"/>
          <w:rtl/>
        </w:rPr>
      </w:pPr>
    </w:p>
    <w:p w14:paraId="74ABC977" w14:textId="77777777" w:rsidR="00000000" w:rsidRDefault="007C71EE">
      <w:pPr>
        <w:pStyle w:val="a"/>
        <w:rPr>
          <w:rFonts w:hint="cs"/>
          <w:rtl/>
        </w:rPr>
      </w:pPr>
      <w:r>
        <w:rPr>
          <w:rFonts w:hint="cs"/>
          <w:rtl/>
        </w:rPr>
        <w:t xml:space="preserve"> לא שמעת במה התחלתי. עם כל הכבוד, אבל לא שמעת. </w:t>
      </w:r>
    </w:p>
    <w:p w14:paraId="7D5CD7E2" w14:textId="77777777" w:rsidR="00000000" w:rsidRDefault="007C71EE">
      <w:pPr>
        <w:pStyle w:val="a"/>
        <w:rPr>
          <w:rFonts w:hint="cs"/>
          <w:rtl/>
        </w:rPr>
      </w:pPr>
    </w:p>
    <w:p w14:paraId="6DD2EA77" w14:textId="77777777" w:rsidR="00000000" w:rsidRDefault="007C71EE">
      <w:pPr>
        <w:pStyle w:val="ac"/>
        <w:rPr>
          <w:rFonts w:hint="cs"/>
          <w:rtl/>
        </w:rPr>
      </w:pPr>
      <w:r>
        <w:rPr>
          <w:rFonts w:hint="cs"/>
          <w:rtl/>
        </w:rPr>
        <w:t>אברהם בורג (העבודה-מימד):</w:t>
      </w:r>
    </w:p>
    <w:p w14:paraId="4F79D0B0" w14:textId="77777777" w:rsidR="00000000" w:rsidRDefault="007C71EE">
      <w:pPr>
        <w:pStyle w:val="a"/>
        <w:rPr>
          <w:rFonts w:hint="cs"/>
          <w:rtl/>
        </w:rPr>
      </w:pPr>
    </w:p>
    <w:p w14:paraId="0F47DAB7" w14:textId="77777777" w:rsidR="00000000" w:rsidRDefault="007C71EE">
      <w:pPr>
        <w:pStyle w:val="a"/>
        <w:rPr>
          <w:rFonts w:hint="cs"/>
          <w:rtl/>
        </w:rPr>
      </w:pPr>
      <w:r>
        <w:rPr>
          <w:rFonts w:hint="cs"/>
          <w:rtl/>
        </w:rPr>
        <w:t>שמעתי, אולי לא הבנתי. אם לא הבנתי, אני מייד מבטל את דברי. לא שמעתי מפיך שיש ה</w:t>
      </w:r>
      <w:r>
        <w:rPr>
          <w:rFonts w:hint="cs"/>
          <w:rtl/>
        </w:rPr>
        <w:t xml:space="preserve">סתייגות שאני צריך לתמוך בה. תמצא לי אחת. </w:t>
      </w:r>
    </w:p>
    <w:p w14:paraId="529E4BBD" w14:textId="77777777" w:rsidR="00000000" w:rsidRDefault="007C71EE">
      <w:pPr>
        <w:pStyle w:val="a"/>
        <w:rPr>
          <w:rFonts w:hint="cs"/>
          <w:rtl/>
        </w:rPr>
      </w:pPr>
    </w:p>
    <w:p w14:paraId="1DCC606A" w14:textId="77777777" w:rsidR="00000000" w:rsidRDefault="007C71EE">
      <w:pPr>
        <w:pStyle w:val="SpeakerCon"/>
        <w:rPr>
          <w:rFonts w:hint="cs"/>
          <w:rtl/>
        </w:rPr>
      </w:pPr>
      <w:r>
        <w:rPr>
          <w:rFonts w:hint="cs"/>
          <w:rtl/>
        </w:rPr>
        <w:t>יגאל יאסינוב (שינוי):</w:t>
      </w:r>
    </w:p>
    <w:p w14:paraId="449B7250" w14:textId="77777777" w:rsidR="00000000" w:rsidRDefault="007C71EE">
      <w:pPr>
        <w:pStyle w:val="a"/>
        <w:rPr>
          <w:rFonts w:hint="cs"/>
          <w:u w:val="single"/>
          <w:rtl/>
        </w:rPr>
      </w:pPr>
    </w:p>
    <w:p w14:paraId="1A7D3C8F" w14:textId="77777777" w:rsidR="00000000" w:rsidRDefault="007C71EE">
      <w:pPr>
        <w:pStyle w:val="a"/>
        <w:rPr>
          <w:rFonts w:hint="cs"/>
          <w:rtl/>
        </w:rPr>
      </w:pPr>
      <w:r>
        <w:rPr>
          <w:rFonts w:hint="cs"/>
          <w:rtl/>
        </w:rPr>
        <w:t xml:space="preserve"> הסתייגות של מיליארד לצמיחה בהיי-טק. </w:t>
      </w:r>
    </w:p>
    <w:p w14:paraId="5188F717" w14:textId="77777777" w:rsidR="00000000" w:rsidRDefault="007C71EE">
      <w:pPr>
        <w:pStyle w:val="a"/>
        <w:rPr>
          <w:rFonts w:hint="cs"/>
          <w:rtl/>
        </w:rPr>
      </w:pPr>
    </w:p>
    <w:p w14:paraId="0E7C0F97" w14:textId="77777777" w:rsidR="00000000" w:rsidRDefault="007C71EE">
      <w:pPr>
        <w:pStyle w:val="ac"/>
        <w:rPr>
          <w:rFonts w:hint="cs"/>
          <w:rtl/>
        </w:rPr>
      </w:pPr>
      <w:r>
        <w:rPr>
          <w:rFonts w:hint="cs"/>
          <w:rtl/>
        </w:rPr>
        <w:t>אברהם בורג (העבודה-מימד):</w:t>
      </w:r>
    </w:p>
    <w:p w14:paraId="486ECC5A" w14:textId="77777777" w:rsidR="00000000" w:rsidRDefault="007C71EE">
      <w:pPr>
        <w:pStyle w:val="a"/>
        <w:rPr>
          <w:rFonts w:hint="cs"/>
          <w:rtl/>
        </w:rPr>
      </w:pPr>
    </w:p>
    <w:p w14:paraId="5DA270E2" w14:textId="77777777" w:rsidR="00000000" w:rsidRDefault="007C71EE">
      <w:pPr>
        <w:pStyle w:val="a"/>
        <w:rPr>
          <w:rFonts w:hint="cs"/>
          <w:rtl/>
        </w:rPr>
      </w:pPr>
      <w:r>
        <w:rPr>
          <w:rFonts w:hint="cs"/>
          <w:rtl/>
        </w:rPr>
        <w:t xml:space="preserve"> אתה תומך? </w:t>
      </w:r>
    </w:p>
    <w:p w14:paraId="3BD1864A" w14:textId="77777777" w:rsidR="00000000" w:rsidRDefault="007C71EE">
      <w:pPr>
        <w:pStyle w:val="a"/>
        <w:rPr>
          <w:rFonts w:hint="cs"/>
          <w:rtl/>
        </w:rPr>
      </w:pPr>
    </w:p>
    <w:p w14:paraId="701985D8" w14:textId="77777777" w:rsidR="00000000" w:rsidRDefault="007C71EE">
      <w:pPr>
        <w:pStyle w:val="SpeakerCon"/>
        <w:rPr>
          <w:rFonts w:hint="cs"/>
          <w:rtl/>
        </w:rPr>
      </w:pPr>
      <w:r>
        <w:rPr>
          <w:rFonts w:hint="cs"/>
          <w:rtl/>
        </w:rPr>
        <w:t>יגאל יאסינוב (שינוי):</w:t>
      </w:r>
    </w:p>
    <w:p w14:paraId="1E309BD1" w14:textId="77777777" w:rsidR="00000000" w:rsidRDefault="007C71EE">
      <w:pPr>
        <w:pStyle w:val="a"/>
        <w:rPr>
          <w:rFonts w:hint="cs"/>
          <w:u w:val="single"/>
          <w:rtl/>
        </w:rPr>
      </w:pPr>
    </w:p>
    <w:p w14:paraId="49D66D94" w14:textId="77777777" w:rsidR="00000000" w:rsidRDefault="007C71EE">
      <w:pPr>
        <w:pStyle w:val="a"/>
        <w:rPr>
          <w:rFonts w:hint="cs"/>
          <w:rtl/>
        </w:rPr>
      </w:pPr>
      <w:r>
        <w:rPr>
          <w:rFonts w:hint="cs"/>
          <w:rtl/>
        </w:rPr>
        <w:t xml:space="preserve"> זו הסתייגות שלנו. </w:t>
      </w:r>
    </w:p>
    <w:p w14:paraId="423699A3" w14:textId="77777777" w:rsidR="00000000" w:rsidRDefault="007C71EE">
      <w:pPr>
        <w:pStyle w:val="a"/>
        <w:rPr>
          <w:rFonts w:hint="cs"/>
          <w:rtl/>
        </w:rPr>
      </w:pPr>
    </w:p>
    <w:p w14:paraId="43B0D802" w14:textId="77777777" w:rsidR="00000000" w:rsidRDefault="007C71EE">
      <w:pPr>
        <w:pStyle w:val="ac"/>
        <w:rPr>
          <w:rFonts w:hint="cs"/>
          <w:rtl/>
        </w:rPr>
      </w:pPr>
      <w:r>
        <w:rPr>
          <w:rFonts w:hint="cs"/>
          <w:rtl/>
        </w:rPr>
        <w:t>אברהם בורג (העבודה-מימד):</w:t>
      </w:r>
    </w:p>
    <w:p w14:paraId="725B9DBD" w14:textId="77777777" w:rsidR="00000000" w:rsidRDefault="007C71EE">
      <w:pPr>
        <w:pStyle w:val="a"/>
        <w:rPr>
          <w:rFonts w:hint="cs"/>
          <w:rtl/>
        </w:rPr>
      </w:pPr>
    </w:p>
    <w:p w14:paraId="3FBF53C5" w14:textId="77777777" w:rsidR="00000000" w:rsidRDefault="007C71EE">
      <w:pPr>
        <w:pStyle w:val="a"/>
        <w:rPr>
          <w:rFonts w:hint="cs"/>
          <w:rtl/>
        </w:rPr>
      </w:pPr>
      <w:r>
        <w:rPr>
          <w:rFonts w:hint="cs"/>
          <w:rtl/>
        </w:rPr>
        <w:t xml:space="preserve"> אתה תתמוך בה? </w:t>
      </w:r>
    </w:p>
    <w:p w14:paraId="29FD8D00" w14:textId="77777777" w:rsidR="00000000" w:rsidRDefault="007C71EE">
      <w:pPr>
        <w:pStyle w:val="a"/>
        <w:rPr>
          <w:rFonts w:hint="cs"/>
          <w:rtl/>
        </w:rPr>
      </w:pPr>
    </w:p>
    <w:p w14:paraId="7F170A12" w14:textId="77777777" w:rsidR="00000000" w:rsidRDefault="007C71EE">
      <w:pPr>
        <w:pStyle w:val="SpeakerCon"/>
        <w:rPr>
          <w:rFonts w:hint="cs"/>
          <w:rtl/>
        </w:rPr>
      </w:pPr>
      <w:r>
        <w:rPr>
          <w:rFonts w:hint="cs"/>
          <w:rtl/>
        </w:rPr>
        <w:t>יגאל יאסינוב (שינוי):</w:t>
      </w:r>
    </w:p>
    <w:p w14:paraId="31EA42E9" w14:textId="77777777" w:rsidR="00000000" w:rsidRDefault="007C71EE">
      <w:pPr>
        <w:pStyle w:val="a"/>
        <w:rPr>
          <w:rFonts w:hint="cs"/>
          <w:u w:val="single"/>
          <w:rtl/>
        </w:rPr>
      </w:pPr>
    </w:p>
    <w:p w14:paraId="0315AD8E" w14:textId="77777777" w:rsidR="00000000" w:rsidRDefault="007C71EE">
      <w:pPr>
        <w:pStyle w:val="a"/>
        <w:rPr>
          <w:rFonts w:hint="cs"/>
          <w:rtl/>
        </w:rPr>
      </w:pPr>
      <w:r>
        <w:rPr>
          <w:rFonts w:hint="cs"/>
          <w:rtl/>
        </w:rPr>
        <w:t xml:space="preserve"> בטח שאני אתמוך בה. </w:t>
      </w:r>
    </w:p>
    <w:p w14:paraId="71AFC9F2" w14:textId="77777777" w:rsidR="00000000" w:rsidRDefault="007C71EE">
      <w:pPr>
        <w:pStyle w:val="a"/>
        <w:rPr>
          <w:rFonts w:hint="cs"/>
          <w:rtl/>
        </w:rPr>
      </w:pPr>
    </w:p>
    <w:p w14:paraId="7FE32CF1" w14:textId="77777777" w:rsidR="00000000" w:rsidRDefault="007C71EE">
      <w:pPr>
        <w:pStyle w:val="ac"/>
        <w:rPr>
          <w:rFonts w:hint="cs"/>
          <w:rtl/>
        </w:rPr>
      </w:pPr>
      <w:r>
        <w:rPr>
          <w:rFonts w:hint="cs"/>
          <w:rtl/>
        </w:rPr>
        <w:t>אברהם בורג (העבודה-מימד):</w:t>
      </w:r>
    </w:p>
    <w:p w14:paraId="49401D33" w14:textId="77777777" w:rsidR="00000000" w:rsidRDefault="007C71EE">
      <w:pPr>
        <w:pStyle w:val="a"/>
        <w:rPr>
          <w:rFonts w:hint="cs"/>
          <w:rtl/>
        </w:rPr>
      </w:pPr>
    </w:p>
    <w:p w14:paraId="3BAD0CE9" w14:textId="77777777" w:rsidR="00000000" w:rsidRDefault="007C71EE">
      <w:pPr>
        <w:pStyle w:val="a"/>
        <w:rPr>
          <w:rFonts w:hint="cs"/>
          <w:rtl/>
        </w:rPr>
      </w:pPr>
      <w:r>
        <w:rPr>
          <w:rFonts w:hint="cs"/>
          <w:rtl/>
        </w:rPr>
        <w:t xml:space="preserve"> השר פריצקי, זה על דעתך? </w:t>
      </w:r>
    </w:p>
    <w:p w14:paraId="78D5293F" w14:textId="77777777" w:rsidR="00000000" w:rsidRDefault="007C71EE">
      <w:pPr>
        <w:pStyle w:val="a"/>
        <w:rPr>
          <w:rFonts w:hint="cs"/>
          <w:rtl/>
        </w:rPr>
      </w:pPr>
    </w:p>
    <w:p w14:paraId="249C5797" w14:textId="77777777" w:rsidR="00000000" w:rsidRDefault="007C71EE">
      <w:pPr>
        <w:pStyle w:val="ac"/>
        <w:rPr>
          <w:rFonts w:hint="cs"/>
          <w:rtl/>
        </w:rPr>
      </w:pPr>
      <w:r>
        <w:rPr>
          <w:rFonts w:hint="cs"/>
          <w:rtl/>
        </w:rPr>
        <w:t>שר התשתיות הלאומיות יוסף פריצקי:</w:t>
      </w:r>
    </w:p>
    <w:p w14:paraId="1CD8FF85" w14:textId="77777777" w:rsidR="00000000" w:rsidRDefault="007C71EE">
      <w:pPr>
        <w:pStyle w:val="a"/>
        <w:rPr>
          <w:rFonts w:hint="cs"/>
          <w:rtl/>
        </w:rPr>
      </w:pPr>
    </w:p>
    <w:p w14:paraId="4BCF459E" w14:textId="77777777" w:rsidR="00000000" w:rsidRDefault="007C71EE">
      <w:pPr>
        <w:pStyle w:val="a"/>
        <w:rPr>
          <w:rFonts w:hint="cs"/>
          <w:rtl/>
        </w:rPr>
      </w:pPr>
      <w:r>
        <w:rPr>
          <w:rFonts w:hint="cs"/>
          <w:rtl/>
        </w:rPr>
        <w:t xml:space="preserve"> צריך לבדוק, אני תיכף אומר לך. </w:t>
      </w:r>
    </w:p>
    <w:p w14:paraId="69AE8FFE" w14:textId="77777777" w:rsidR="00000000" w:rsidRDefault="007C71EE">
      <w:pPr>
        <w:pStyle w:val="a"/>
        <w:rPr>
          <w:rFonts w:hint="cs"/>
          <w:rtl/>
        </w:rPr>
      </w:pPr>
    </w:p>
    <w:p w14:paraId="68D6FC0E" w14:textId="77777777" w:rsidR="00000000" w:rsidRDefault="007C71EE">
      <w:pPr>
        <w:pStyle w:val="SpeakerCon"/>
        <w:rPr>
          <w:rFonts w:hint="cs"/>
          <w:rtl/>
        </w:rPr>
      </w:pPr>
      <w:r>
        <w:rPr>
          <w:rFonts w:hint="cs"/>
          <w:rtl/>
        </w:rPr>
        <w:t>יגאל יאסינוב (שינוי):</w:t>
      </w:r>
    </w:p>
    <w:p w14:paraId="1A909DCC" w14:textId="77777777" w:rsidR="00000000" w:rsidRDefault="007C71EE">
      <w:pPr>
        <w:pStyle w:val="a"/>
        <w:rPr>
          <w:rFonts w:hint="cs"/>
          <w:u w:val="single"/>
          <w:rtl/>
        </w:rPr>
      </w:pPr>
    </w:p>
    <w:p w14:paraId="3902667D" w14:textId="77777777" w:rsidR="00000000" w:rsidRDefault="007C71EE">
      <w:pPr>
        <w:pStyle w:val="a"/>
        <w:rPr>
          <w:rFonts w:hint="cs"/>
          <w:rtl/>
        </w:rPr>
      </w:pPr>
      <w:r>
        <w:rPr>
          <w:rFonts w:hint="cs"/>
          <w:rtl/>
        </w:rPr>
        <w:t xml:space="preserve"> נחזור לשומרים ולמאבטחים. חבר הכנסת הרצוג יצא. הבעיות בהסכם הקיבוצי בנושא העובדים באבטחה ו</w:t>
      </w:r>
      <w:r>
        <w:rPr>
          <w:rFonts w:hint="cs"/>
          <w:rtl/>
        </w:rPr>
        <w:t xml:space="preserve">שמירה, עובדים שבעצם שומרים עלינו אך לא מקבלים שום תנאים - זה מה שירש הממסד מהממשלות הקודמות, ואת זה הוא ירש מממשלת מערך שהחליטה להוציא את השמירה והאבטחה לחברות כוח-האדם. כאשר היא החליטה זאת, היא גזלה  מהם את כל התנאים. ההסתדרות לא מייצגת אותם אבל גובה מהם </w:t>
      </w:r>
      <w:r>
        <w:rPr>
          <w:rFonts w:hint="cs"/>
          <w:rtl/>
        </w:rPr>
        <w:t xml:space="preserve">תשלום של 1%. </w:t>
      </w:r>
    </w:p>
    <w:p w14:paraId="2C2298E9" w14:textId="77777777" w:rsidR="00000000" w:rsidRDefault="007C71EE">
      <w:pPr>
        <w:pStyle w:val="a"/>
        <w:rPr>
          <w:rFonts w:hint="cs"/>
          <w:rtl/>
        </w:rPr>
      </w:pPr>
    </w:p>
    <w:p w14:paraId="4650F1C5" w14:textId="77777777" w:rsidR="00000000" w:rsidRDefault="007C71EE">
      <w:pPr>
        <w:pStyle w:val="a"/>
        <w:rPr>
          <w:rFonts w:hint="cs"/>
          <w:rtl/>
        </w:rPr>
      </w:pPr>
      <w:r>
        <w:rPr>
          <w:rFonts w:hint="cs"/>
          <w:rtl/>
        </w:rPr>
        <w:t>זה כמה שנים אני מטפל בזכויות מאבטחים ושומרים. אני רוצה לומר למי שלא יודע, מאבטחים לא מקבלים תוספת על שעות נוספות. אי-אפשר שלא לשלם להם את המגיע להם, קודם כול את מינימום  התשלום שמגיע להם.</w:t>
      </w:r>
    </w:p>
    <w:p w14:paraId="2A57E537" w14:textId="77777777" w:rsidR="00000000" w:rsidRDefault="007C71EE">
      <w:pPr>
        <w:pStyle w:val="a"/>
        <w:rPr>
          <w:rFonts w:hint="cs"/>
          <w:rtl/>
        </w:rPr>
      </w:pPr>
    </w:p>
    <w:p w14:paraId="09012FDF" w14:textId="77777777" w:rsidR="00000000" w:rsidRDefault="007C71EE">
      <w:pPr>
        <w:pStyle w:val="a"/>
        <w:rPr>
          <w:rFonts w:hint="cs"/>
          <w:rtl/>
        </w:rPr>
      </w:pPr>
      <w:r>
        <w:rPr>
          <w:rFonts w:hint="cs"/>
          <w:rtl/>
        </w:rPr>
        <w:t>לסיום, בשעה קשה זו לכלכלת מדינת ישראל אנחנו חייבים ל</w:t>
      </w:r>
      <w:r>
        <w:rPr>
          <w:rFonts w:hint="cs"/>
          <w:rtl/>
        </w:rPr>
        <w:t xml:space="preserve">אשר את התוכנית הכלכלית, אחרת בעוד זמן מסוים נמצא עצמנו ללא כלכלה. אז לא יהיה מצב חירום, אלא לא תהיה לנו כלכלה בכלל. תודה. </w:t>
      </w:r>
    </w:p>
    <w:p w14:paraId="0D963D08" w14:textId="77777777" w:rsidR="00000000" w:rsidRDefault="007C71EE">
      <w:pPr>
        <w:pStyle w:val="a"/>
        <w:rPr>
          <w:rFonts w:hint="cs"/>
          <w:rtl/>
        </w:rPr>
      </w:pPr>
    </w:p>
    <w:p w14:paraId="57B0062A" w14:textId="77777777" w:rsidR="00000000" w:rsidRDefault="007C71EE">
      <w:pPr>
        <w:pStyle w:val="ad"/>
        <w:rPr>
          <w:rFonts w:hint="cs"/>
          <w:rtl/>
        </w:rPr>
      </w:pPr>
      <w:r>
        <w:rPr>
          <w:rFonts w:hint="cs"/>
          <w:rtl/>
        </w:rPr>
        <w:t>היו</w:t>
      </w:r>
      <w:r>
        <w:rPr>
          <w:rtl/>
        </w:rPr>
        <w:t>"</w:t>
      </w:r>
      <w:r>
        <w:rPr>
          <w:rFonts w:hint="cs"/>
          <w:rtl/>
        </w:rPr>
        <w:t>ר אתי לבני:</w:t>
      </w:r>
    </w:p>
    <w:p w14:paraId="16E9642F" w14:textId="77777777" w:rsidR="00000000" w:rsidRDefault="007C71EE">
      <w:pPr>
        <w:pStyle w:val="a"/>
        <w:rPr>
          <w:rFonts w:hint="cs"/>
          <w:rtl/>
        </w:rPr>
      </w:pPr>
    </w:p>
    <w:p w14:paraId="12B51A45" w14:textId="77777777" w:rsidR="00000000" w:rsidRDefault="007C71EE">
      <w:pPr>
        <w:pStyle w:val="a"/>
        <w:rPr>
          <w:rFonts w:hint="cs"/>
          <w:rtl/>
        </w:rPr>
      </w:pPr>
      <w:r>
        <w:rPr>
          <w:rFonts w:hint="cs"/>
          <w:rtl/>
        </w:rPr>
        <w:t xml:space="preserve">תודה רבה. חבר הכנסת אברהם בורג. אחריו - חבר הכנסת מיכאל מלכיאור. </w:t>
      </w:r>
    </w:p>
    <w:p w14:paraId="48BD8F93" w14:textId="77777777" w:rsidR="00000000" w:rsidRDefault="007C71EE">
      <w:pPr>
        <w:pStyle w:val="a"/>
        <w:rPr>
          <w:rFonts w:hint="cs"/>
          <w:rtl/>
        </w:rPr>
      </w:pPr>
    </w:p>
    <w:p w14:paraId="2B39D152" w14:textId="77777777" w:rsidR="00000000" w:rsidRDefault="007C71EE">
      <w:pPr>
        <w:pStyle w:val="Speaker"/>
        <w:rPr>
          <w:rFonts w:hint="cs"/>
          <w:rtl/>
        </w:rPr>
      </w:pPr>
      <w:r>
        <w:rPr>
          <w:rFonts w:hint="cs"/>
          <w:rtl/>
        </w:rPr>
        <w:t>אברהם בורג (העבודה-מימד):</w:t>
      </w:r>
    </w:p>
    <w:p w14:paraId="6420053D" w14:textId="77777777" w:rsidR="00000000" w:rsidRDefault="007C71EE">
      <w:pPr>
        <w:pStyle w:val="a"/>
        <w:rPr>
          <w:rFonts w:hint="cs"/>
          <w:rtl/>
        </w:rPr>
      </w:pPr>
    </w:p>
    <w:p w14:paraId="3B75D5D1" w14:textId="77777777" w:rsidR="00000000" w:rsidRDefault="007C71EE">
      <w:pPr>
        <w:pStyle w:val="a"/>
        <w:rPr>
          <w:rFonts w:hint="cs"/>
          <w:rtl/>
        </w:rPr>
      </w:pPr>
      <w:r>
        <w:rPr>
          <w:rFonts w:hint="cs"/>
          <w:rtl/>
        </w:rPr>
        <w:t>גברתי היושבת-ראש, אדו</w:t>
      </w:r>
      <w:r>
        <w:rPr>
          <w:rFonts w:hint="cs"/>
          <w:rtl/>
        </w:rPr>
        <w:t>ני השר, כנסת נכבדה, אתמול באחת השעות האלה, קצת לפני, קצת אחרי,  תיארתי לכנסת את מערך האויבים של מדינת ישראל. בסך הכול אנחנו מדינה קטנה, רדופה, העולם כולו נגדנו, זה לא איזו מדינה ככל המדינות במובן שמקובל במשפחת העמים. ומכיוון שקרה משהו קשה מאוד למדינת ישראל</w:t>
      </w:r>
      <w:r>
        <w:rPr>
          <w:rFonts w:hint="cs"/>
          <w:rtl/>
        </w:rPr>
        <w:t xml:space="preserve"> בימים האחרונים, כלומר, אין לה יותר חזית מזרחית, לפחות לשנתיים, ואין לה  הרבה אויבים, אז ממשלת ישראל, שיודעת להתנהג טוב, להתנהל טוב ולהנהיג את העם בפטריוטיות גדולה מאוד במצבים של אויבות מבחוץ - חייבת למצוא לה אויבים. אתמול תיארתי את אחת האויבות הקשות, המרי</w:t>
      </w:r>
      <w:r>
        <w:rPr>
          <w:rFonts w:hint="cs"/>
          <w:rtl/>
        </w:rPr>
        <w:t xml:space="preserve">רות, האכזריות - טוב שהכריזה עליה הממשלה מלחמה - את עקרת-הבית הישראלית, אויב קשה. היו הרבה מאוד תגובות, קיבלתי, אני לא יכול להגיד - תמיד אומרים: אלפי טלפונים, אתה מכיר את זה, השר פריצקי, הגיעו שניים, שניים זה התחלה של אלפי, זה הרבה יותר מאחד. </w:t>
      </w:r>
    </w:p>
    <w:p w14:paraId="329898E8" w14:textId="77777777" w:rsidR="00000000" w:rsidRDefault="007C71EE">
      <w:pPr>
        <w:pStyle w:val="a"/>
        <w:rPr>
          <w:rFonts w:hint="cs"/>
          <w:rtl/>
        </w:rPr>
      </w:pPr>
    </w:p>
    <w:p w14:paraId="232EB7ED" w14:textId="77777777" w:rsidR="00000000" w:rsidRDefault="007C71EE">
      <w:pPr>
        <w:pStyle w:val="ac"/>
        <w:rPr>
          <w:rFonts w:hint="cs"/>
          <w:rtl/>
        </w:rPr>
      </w:pPr>
      <w:r>
        <w:rPr>
          <w:rFonts w:hint="cs"/>
          <w:rtl/>
        </w:rPr>
        <w:t>שר התשתיות ה</w:t>
      </w:r>
      <w:r>
        <w:rPr>
          <w:rFonts w:hint="cs"/>
          <w:rtl/>
        </w:rPr>
        <w:t>לאומיות יוסף פריצקי:</w:t>
      </w:r>
    </w:p>
    <w:p w14:paraId="5252C90D" w14:textId="77777777" w:rsidR="00000000" w:rsidRDefault="007C71EE">
      <w:pPr>
        <w:pStyle w:val="a"/>
        <w:rPr>
          <w:rFonts w:hint="cs"/>
          <w:rtl/>
        </w:rPr>
      </w:pPr>
    </w:p>
    <w:p w14:paraId="4CF7DC47" w14:textId="77777777" w:rsidR="00000000" w:rsidRDefault="007C71EE">
      <w:pPr>
        <w:pStyle w:val="a"/>
        <w:rPr>
          <w:rFonts w:hint="cs"/>
          <w:rtl/>
        </w:rPr>
      </w:pPr>
      <w:r>
        <w:rPr>
          <w:rFonts w:hint="cs"/>
          <w:rtl/>
        </w:rPr>
        <w:t xml:space="preserve"> ואחת בממתינה. </w:t>
      </w:r>
    </w:p>
    <w:p w14:paraId="5BCA607D" w14:textId="77777777" w:rsidR="00000000" w:rsidRDefault="007C71EE">
      <w:pPr>
        <w:pStyle w:val="a"/>
        <w:rPr>
          <w:rFonts w:hint="cs"/>
          <w:rtl/>
        </w:rPr>
      </w:pPr>
    </w:p>
    <w:p w14:paraId="7DE48D4C" w14:textId="77777777" w:rsidR="00000000" w:rsidRDefault="007C71EE">
      <w:pPr>
        <w:pStyle w:val="SpeakerCon"/>
        <w:rPr>
          <w:rFonts w:hint="cs"/>
          <w:rtl/>
        </w:rPr>
      </w:pPr>
      <w:r>
        <w:rPr>
          <w:rFonts w:hint="cs"/>
          <w:rtl/>
        </w:rPr>
        <w:t>אברהם בורג (העבודה-מימד):</w:t>
      </w:r>
    </w:p>
    <w:p w14:paraId="440DA069" w14:textId="77777777" w:rsidR="00000000" w:rsidRDefault="007C71EE">
      <w:pPr>
        <w:pStyle w:val="a"/>
        <w:rPr>
          <w:rFonts w:hint="cs"/>
          <w:rtl/>
        </w:rPr>
      </w:pPr>
    </w:p>
    <w:p w14:paraId="59CFA31A" w14:textId="77777777" w:rsidR="00000000" w:rsidRDefault="007C71EE">
      <w:pPr>
        <w:pStyle w:val="a"/>
        <w:rPr>
          <w:rFonts w:hint="cs"/>
          <w:rtl/>
        </w:rPr>
      </w:pPr>
      <w:r>
        <w:rPr>
          <w:rFonts w:hint="cs"/>
          <w:rtl/>
        </w:rPr>
        <w:t xml:space="preserve"> גם הוצפתי בפקסים, אבל הגיעו תגובות. וחשבתי היום שאני בכל זאת אני רוצה לדבר על אויב נוסף של ממשלת ישראל. זה לא איזו ממשלה, בוא נגיד כך, למרות חבר הכנסת פריצקי, השר פריצקי - - - </w:t>
      </w:r>
    </w:p>
    <w:p w14:paraId="0DB0F6D0" w14:textId="77777777" w:rsidR="00000000" w:rsidRDefault="007C71EE">
      <w:pPr>
        <w:pStyle w:val="a"/>
        <w:rPr>
          <w:rFonts w:hint="cs"/>
          <w:rtl/>
        </w:rPr>
      </w:pPr>
    </w:p>
    <w:p w14:paraId="58F93F49" w14:textId="77777777" w:rsidR="00000000" w:rsidRDefault="007C71EE">
      <w:pPr>
        <w:pStyle w:val="ac"/>
        <w:rPr>
          <w:rFonts w:hint="cs"/>
          <w:rtl/>
        </w:rPr>
      </w:pPr>
      <w:r>
        <w:rPr>
          <w:rFonts w:hint="cs"/>
          <w:rtl/>
        </w:rPr>
        <w:t xml:space="preserve">שר התשתיות </w:t>
      </w:r>
      <w:r>
        <w:rPr>
          <w:rFonts w:hint="cs"/>
          <w:rtl/>
        </w:rPr>
        <w:t>הלאומיות יוסף פריצקי:</w:t>
      </w:r>
    </w:p>
    <w:p w14:paraId="6CFDB66C" w14:textId="77777777" w:rsidR="00000000" w:rsidRDefault="007C71EE">
      <w:pPr>
        <w:pStyle w:val="a"/>
        <w:rPr>
          <w:rFonts w:hint="cs"/>
          <w:rtl/>
        </w:rPr>
      </w:pPr>
    </w:p>
    <w:p w14:paraId="5C4C4472" w14:textId="77777777" w:rsidR="00000000" w:rsidRDefault="007C71EE">
      <w:pPr>
        <w:pStyle w:val="a"/>
        <w:rPr>
          <w:rFonts w:hint="cs"/>
          <w:rtl/>
        </w:rPr>
      </w:pPr>
      <w:r>
        <w:rPr>
          <w:rFonts w:hint="cs"/>
          <w:rtl/>
        </w:rPr>
        <w:t xml:space="preserve"> אני גאה להיות חבר כנסת. </w:t>
      </w:r>
    </w:p>
    <w:p w14:paraId="74EAA2F3" w14:textId="77777777" w:rsidR="00000000" w:rsidRDefault="007C71EE">
      <w:pPr>
        <w:pStyle w:val="a"/>
        <w:rPr>
          <w:rFonts w:hint="cs"/>
          <w:rtl/>
        </w:rPr>
      </w:pPr>
    </w:p>
    <w:p w14:paraId="687A46CD" w14:textId="77777777" w:rsidR="00000000" w:rsidRDefault="007C71EE">
      <w:pPr>
        <w:pStyle w:val="SpeakerCon"/>
        <w:rPr>
          <w:rFonts w:hint="cs"/>
          <w:rtl/>
        </w:rPr>
      </w:pPr>
      <w:r>
        <w:rPr>
          <w:rFonts w:hint="cs"/>
          <w:rtl/>
        </w:rPr>
        <w:t>אברהם בורג (העבודה-מימד):</w:t>
      </w:r>
    </w:p>
    <w:p w14:paraId="35FB107F" w14:textId="77777777" w:rsidR="00000000" w:rsidRDefault="007C71EE">
      <w:pPr>
        <w:pStyle w:val="a"/>
        <w:rPr>
          <w:rFonts w:hint="cs"/>
          <w:rtl/>
        </w:rPr>
      </w:pPr>
    </w:p>
    <w:p w14:paraId="7BB4B2CC" w14:textId="77777777" w:rsidR="00000000" w:rsidRDefault="007C71EE">
      <w:pPr>
        <w:pStyle w:val="a"/>
        <w:rPr>
          <w:rFonts w:hint="cs"/>
          <w:rtl/>
        </w:rPr>
      </w:pPr>
      <w:r>
        <w:rPr>
          <w:rFonts w:hint="cs"/>
          <w:rtl/>
        </w:rPr>
        <w:t xml:space="preserve">השר יודע שאני שמח באופן אישי על כל שרות ושרות שמצטרפת לרזומה שלו. </w:t>
      </w:r>
    </w:p>
    <w:p w14:paraId="5E3C3411" w14:textId="77777777" w:rsidR="00000000" w:rsidRDefault="007C71EE">
      <w:pPr>
        <w:pStyle w:val="a"/>
        <w:rPr>
          <w:rFonts w:hint="cs"/>
          <w:rtl/>
        </w:rPr>
      </w:pPr>
    </w:p>
    <w:p w14:paraId="46A66909" w14:textId="77777777" w:rsidR="00000000" w:rsidRDefault="007C71EE">
      <w:pPr>
        <w:pStyle w:val="a"/>
        <w:rPr>
          <w:rFonts w:hint="cs"/>
          <w:rtl/>
        </w:rPr>
      </w:pPr>
      <w:r>
        <w:rPr>
          <w:rFonts w:hint="cs"/>
          <w:rtl/>
        </w:rPr>
        <w:t xml:space="preserve">עדיין לא כל ממשלת ישראל הטמיעה את הרעיון שאפשר להיות ללא אויבים. השר יודע, אויבות זו תפיסת עולם - - - </w:t>
      </w:r>
    </w:p>
    <w:p w14:paraId="79185795" w14:textId="77777777" w:rsidR="00000000" w:rsidRDefault="007C71EE">
      <w:pPr>
        <w:pStyle w:val="a"/>
        <w:rPr>
          <w:rFonts w:hint="cs"/>
          <w:rtl/>
        </w:rPr>
      </w:pPr>
    </w:p>
    <w:p w14:paraId="35E4DCC0" w14:textId="77777777" w:rsidR="00000000" w:rsidRDefault="007C71EE">
      <w:pPr>
        <w:pStyle w:val="ac"/>
        <w:rPr>
          <w:rFonts w:hint="cs"/>
          <w:rtl/>
        </w:rPr>
      </w:pPr>
      <w:r>
        <w:rPr>
          <w:rFonts w:hint="cs"/>
          <w:rtl/>
        </w:rPr>
        <w:t>שר התשת</w:t>
      </w:r>
      <w:r>
        <w:rPr>
          <w:rFonts w:hint="cs"/>
          <w:rtl/>
        </w:rPr>
        <w:t>יות הלאומיות יוסף פריצקי:</w:t>
      </w:r>
    </w:p>
    <w:p w14:paraId="27F581B3" w14:textId="77777777" w:rsidR="00000000" w:rsidRDefault="007C71EE">
      <w:pPr>
        <w:pStyle w:val="a"/>
        <w:rPr>
          <w:rFonts w:hint="cs"/>
          <w:rtl/>
        </w:rPr>
      </w:pPr>
    </w:p>
    <w:p w14:paraId="107D829A" w14:textId="77777777" w:rsidR="00000000" w:rsidRDefault="007C71EE">
      <w:pPr>
        <w:pStyle w:val="a"/>
        <w:rPr>
          <w:rFonts w:hint="cs"/>
          <w:rtl/>
        </w:rPr>
      </w:pPr>
      <w:r>
        <w:rPr>
          <w:rFonts w:hint="cs"/>
          <w:rtl/>
        </w:rPr>
        <w:t xml:space="preserve">אדוני יודע, דיברנו על זה בעבר, מה יקרה כשיפרוץ השלום. </w:t>
      </w:r>
    </w:p>
    <w:p w14:paraId="3A0807DE" w14:textId="77777777" w:rsidR="00000000" w:rsidRDefault="007C71EE">
      <w:pPr>
        <w:pStyle w:val="a"/>
        <w:rPr>
          <w:rFonts w:hint="cs"/>
          <w:u w:val="single"/>
          <w:rtl/>
        </w:rPr>
      </w:pPr>
    </w:p>
    <w:p w14:paraId="612292C8" w14:textId="77777777" w:rsidR="00000000" w:rsidRDefault="007C71EE">
      <w:pPr>
        <w:pStyle w:val="SpeakerCon"/>
        <w:rPr>
          <w:rFonts w:hint="cs"/>
          <w:rtl/>
        </w:rPr>
      </w:pPr>
      <w:r>
        <w:rPr>
          <w:rFonts w:hint="cs"/>
          <w:rtl/>
        </w:rPr>
        <w:t>אברהם בורג (העבודה-מימד):</w:t>
      </w:r>
    </w:p>
    <w:p w14:paraId="0665F946" w14:textId="77777777" w:rsidR="00000000" w:rsidRDefault="007C71EE">
      <w:pPr>
        <w:pStyle w:val="a"/>
        <w:rPr>
          <w:rFonts w:hint="cs"/>
          <w:rtl/>
        </w:rPr>
      </w:pPr>
    </w:p>
    <w:p w14:paraId="11189427" w14:textId="77777777" w:rsidR="00000000" w:rsidRDefault="007C71EE">
      <w:pPr>
        <w:pStyle w:val="a"/>
        <w:rPr>
          <w:rFonts w:hint="cs"/>
          <w:rtl/>
        </w:rPr>
      </w:pPr>
      <w:r>
        <w:rPr>
          <w:rFonts w:hint="cs"/>
          <w:rtl/>
        </w:rPr>
        <w:t xml:space="preserve"> זיכרונו של השר שוב מכה אותי בתדהמה, אבל ללא ספק, אויבות היא מוסד מובנה לתוך אורח החשיבה האסטרטגית הישראלי.  </w:t>
      </w:r>
    </w:p>
    <w:p w14:paraId="76F8459A" w14:textId="77777777" w:rsidR="00000000" w:rsidRDefault="007C71EE">
      <w:pPr>
        <w:pStyle w:val="a"/>
        <w:rPr>
          <w:rFonts w:hint="cs"/>
          <w:rtl/>
        </w:rPr>
      </w:pPr>
    </w:p>
    <w:p w14:paraId="2D930FF2" w14:textId="77777777" w:rsidR="00000000" w:rsidRDefault="007C71EE">
      <w:pPr>
        <w:pStyle w:val="ac"/>
        <w:rPr>
          <w:rtl/>
        </w:rPr>
      </w:pPr>
      <w:r>
        <w:rPr>
          <w:rFonts w:hint="eastAsia"/>
          <w:rtl/>
        </w:rPr>
        <w:t>מיכאל</w:t>
      </w:r>
      <w:r>
        <w:rPr>
          <w:rtl/>
        </w:rPr>
        <w:t xml:space="preserve"> מלכיאור (העבודה-מימד):</w:t>
      </w:r>
    </w:p>
    <w:p w14:paraId="7DD77913" w14:textId="77777777" w:rsidR="00000000" w:rsidRDefault="007C71EE">
      <w:pPr>
        <w:pStyle w:val="a"/>
        <w:rPr>
          <w:rFonts w:hint="cs"/>
          <w:rtl/>
        </w:rPr>
      </w:pPr>
    </w:p>
    <w:p w14:paraId="4E4CB6A7" w14:textId="77777777" w:rsidR="00000000" w:rsidRDefault="007C71EE">
      <w:pPr>
        <w:pStyle w:val="a"/>
        <w:rPr>
          <w:rFonts w:hint="cs"/>
          <w:rtl/>
        </w:rPr>
      </w:pPr>
      <w:r>
        <w:rPr>
          <w:rFonts w:hint="cs"/>
          <w:rtl/>
        </w:rPr>
        <w:t xml:space="preserve">כאשר </w:t>
      </w:r>
      <w:r>
        <w:rPr>
          <w:rFonts w:hint="cs"/>
          <w:rtl/>
        </w:rPr>
        <w:t xml:space="preserve">יפרוץ השלום  נגדיל את תקציב הביטחון. </w:t>
      </w:r>
    </w:p>
    <w:p w14:paraId="7007FC1B" w14:textId="77777777" w:rsidR="00000000" w:rsidRDefault="007C71EE">
      <w:pPr>
        <w:pStyle w:val="a"/>
        <w:rPr>
          <w:rFonts w:hint="cs"/>
          <w:rtl/>
        </w:rPr>
      </w:pPr>
    </w:p>
    <w:p w14:paraId="7D5F9709" w14:textId="77777777" w:rsidR="00000000" w:rsidRDefault="007C71EE">
      <w:pPr>
        <w:pStyle w:val="ac"/>
        <w:rPr>
          <w:rtl/>
        </w:rPr>
      </w:pPr>
      <w:r>
        <w:rPr>
          <w:rFonts w:hint="eastAsia"/>
          <w:rtl/>
        </w:rPr>
        <w:t>שר</w:t>
      </w:r>
      <w:r>
        <w:rPr>
          <w:rtl/>
        </w:rPr>
        <w:t xml:space="preserve"> התשתיות הלאומיות יוסף פריצקי:</w:t>
      </w:r>
    </w:p>
    <w:p w14:paraId="57321E97" w14:textId="77777777" w:rsidR="00000000" w:rsidRDefault="007C71EE">
      <w:pPr>
        <w:pStyle w:val="a"/>
        <w:rPr>
          <w:rFonts w:hint="cs"/>
          <w:rtl/>
        </w:rPr>
      </w:pPr>
    </w:p>
    <w:p w14:paraId="38CC7D78" w14:textId="77777777" w:rsidR="00000000" w:rsidRDefault="007C71EE">
      <w:pPr>
        <w:pStyle w:val="a"/>
        <w:rPr>
          <w:rFonts w:hint="cs"/>
          <w:rtl/>
        </w:rPr>
      </w:pPr>
      <w:r>
        <w:rPr>
          <w:rFonts w:hint="cs"/>
          <w:rtl/>
        </w:rPr>
        <w:t xml:space="preserve">אם יפרוץ השלום. </w:t>
      </w:r>
    </w:p>
    <w:p w14:paraId="17F62CAD" w14:textId="77777777" w:rsidR="00000000" w:rsidRDefault="007C71EE">
      <w:pPr>
        <w:pStyle w:val="a"/>
        <w:rPr>
          <w:rFonts w:hint="cs"/>
          <w:rtl/>
        </w:rPr>
      </w:pPr>
    </w:p>
    <w:p w14:paraId="5A1CB8A5" w14:textId="77777777" w:rsidR="00000000" w:rsidRDefault="007C71EE">
      <w:pPr>
        <w:pStyle w:val="SpeakerCon"/>
        <w:rPr>
          <w:rtl/>
        </w:rPr>
      </w:pPr>
    </w:p>
    <w:p w14:paraId="1AE47CF1" w14:textId="77777777" w:rsidR="00000000" w:rsidRDefault="007C71EE">
      <w:pPr>
        <w:pStyle w:val="SpeakerCon"/>
        <w:rPr>
          <w:rFonts w:hint="cs"/>
          <w:rtl/>
        </w:rPr>
      </w:pPr>
      <w:r>
        <w:rPr>
          <w:rFonts w:hint="cs"/>
          <w:rtl/>
        </w:rPr>
        <w:t>אברהם בורג (העבודה-מימד):</w:t>
      </w:r>
    </w:p>
    <w:p w14:paraId="4A99EBB6" w14:textId="77777777" w:rsidR="00000000" w:rsidRDefault="007C71EE">
      <w:pPr>
        <w:pStyle w:val="a"/>
        <w:rPr>
          <w:rFonts w:hint="cs"/>
          <w:rtl/>
        </w:rPr>
      </w:pPr>
    </w:p>
    <w:p w14:paraId="0DF48DDF" w14:textId="77777777" w:rsidR="00000000" w:rsidRDefault="007C71EE">
      <w:pPr>
        <w:pStyle w:val="a"/>
        <w:rPr>
          <w:rFonts w:hint="cs"/>
          <w:rtl/>
        </w:rPr>
      </w:pPr>
      <w:r>
        <w:rPr>
          <w:rFonts w:hint="cs"/>
          <w:rtl/>
        </w:rPr>
        <w:t xml:space="preserve"> אני שמח שיש סחף בעמדות האופוזיציה לטובת עמדותי בנושא הזה, אפילו חבר הכנסת מלכיאור הצטרף לדעה הזאת. </w:t>
      </w:r>
    </w:p>
    <w:p w14:paraId="79F354F0" w14:textId="77777777" w:rsidR="00000000" w:rsidRDefault="007C71EE">
      <w:pPr>
        <w:pStyle w:val="a"/>
        <w:rPr>
          <w:rFonts w:hint="cs"/>
          <w:rtl/>
        </w:rPr>
      </w:pPr>
    </w:p>
    <w:p w14:paraId="070E6C7C" w14:textId="77777777" w:rsidR="00000000" w:rsidRDefault="007C71EE">
      <w:pPr>
        <w:pStyle w:val="a"/>
        <w:rPr>
          <w:rFonts w:hint="cs"/>
          <w:rtl/>
        </w:rPr>
      </w:pPr>
      <w:r>
        <w:rPr>
          <w:rFonts w:hint="cs"/>
          <w:rtl/>
        </w:rPr>
        <w:t>עוד לפני שאתאר את האויב הזה, אני רו</w:t>
      </w:r>
      <w:r>
        <w:rPr>
          <w:rFonts w:hint="cs"/>
          <w:rtl/>
        </w:rPr>
        <w:t>צה לומר משהו על האופי של הכנת התקציב. נהוג לומר, שתקציב המדינה כמוהו כצ'ולנט - אתה יודע מה אתה מכניס, אתה לא יודע מה אתה מוציא. יש לי הרגשה שבתקציב המדינה הזה אתה יודע מה אתה מוציא, אין לך מושג מה אתה מכניס. זה מין צ'ולנט הפוך, וצ'ולנט הפוך - האפקטים שלו ה</w:t>
      </w:r>
      <w:r>
        <w:rPr>
          <w:rFonts w:hint="cs"/>
          <w:rtl/>
        </w:rPr>
        <w:t xml:space="preserve">פוכים.  </w:t>
      </w:r>
    </w:p>
    <w:p w14:paraId="4F6476BC" w14:textId="77777777" w:rsidR="00000000" w:rsidRDefault="007C71EE">
      <w:pPr>
        <w:pStyle w:val="a"/>
        <w:rPr>
          <w:rFonts w:hint="cs"/>
          <w:rtl/>
        </w:rPr>
      </w:pPr>
    </w:p>
    <w:p w14:paraId="5C2BF225" w14:textId="77777777" w:rsidR="00000000" w:rsidRDefault="007C71EE">
      <w:pPr>
        <w:pStyle w:val="a"/>
        <w:rPr>
          <w:rFonts w:hint="cs"/>
          <w:rtl/>
        </w:rPr>
      </w:pPr>
      <w:r>
        <w:rPr>
          <w:rFonts w:hint="cs"/>
          <w:rtl/>
        </w:rPr>
        <w:t>אני אתן דוגמה של אויב נוסף. אני מוכרח לומר, כבוד השר, מדובר על אויב רע. מה זה אויב טוב? אויב טוב זה אויב שאתה יכול לנצח אותו, אויב טוב זה אויב שאתה יכול להגיע אתו להסכם שלום, אויב טוב זה אויב שכשזה מגיע לעת ההכרעה בסוף, הוא  אנחנו. מה זה אויב רע?</w:t>
      </w:r>
      <w:r>
        <w:rPr>
          <w:rFonts w:hint="cs"/>
          <w:rtl/>
        </w:rPr>
        <w:t xml:space="preserve"> שלא חשוב מה קורה, הוא מתחזק יותר מאתנו. יש אויב כזה, אדוני השר, הוא מתרבה, הוא לא מפסיק להתרבות, הדמוגרפיה שלו איומה, הוא נמצא בכל מקום, בכל עיר, בכל שכונה, הוא מכה בנו ואנחנו לא יכולים לעצור את זה אף שאין אחד בבית הזה, בכל העולם המערבי אין אחד שלא היה מו</w:t>
      </w:r>
      <w:r>
        <w:rPr>
          <w:rFonts w:hint="cs"/>
          <w:rtl/>
        </w:rPr>
        <w:t xml:space="preserve">כן לעצור את האויב הזה. אני אגיד לאדוני השר מי זה האויב הזה. האויב הזה, אדוני השר, הוא הזקן. </w:t>
      </w:r>
    </w:p>
    <w:p w14:paraId="1CF56C35" w14:textId="77777777" w:rsidR="00000000" w:rsidRDefault="007C71EE">
      <w:pPr>
        <w:pStyle w:val="a"/>
        <w:rPr>
          <w:rFonts w:hint="cs"/>
          <w:rtl/>
        </w:rPr>
      </w:pPr>
    </w:p>
    <w:p w14:paraId="0E44DCE9" w14:textId="77777777" w:rsidR="00000000" w:rsidRDefault="007C71EE">
      <w:pPr>
        <w:pStyle w:val="a"/>
        <w:rPr>
          <w:rFonts w:hint="cs"/>
          <w:rtl/>
        </w:rPr>
      </w:pPr>
      <w:r>
        <w:rPr>
          <w:rFonts w:hint="cs"/>
          <w:rtl/>
        </w:rPr>
        <w:t xml:space="preserve">הזיקנה היא אויב נורא. אני מוכן  לקיים הצבעה, גברתי היושבת-ראש, מי בעד חיסול הזיקנה. יהיו כאלה שיצביעו חיובי ויגידו, לא רוצים להיות זקנים לעולם. יהיו כאלה שיצביעו </w:t>
      </w:r>
      <w:r>
        <w:rPr>
          <w:rFonts w:hint="cs"/>
          <w:rtl/>
        </w:rPr>
        <w:t xml:space="preserve">חיובי ויגידו, אנחנו רוצים להיות צעירים לנצח. יהיו כאלה שיצביעו חיובי ויגידו, רבותי, בחברה מהסוג שלנו, הומנית, רחמנים בני רחמנים, בחברה כמו שלנו אנחנו רוצים לעשות הכול כדי להאריך, ובצורה מכובדת, את חייו של הזקן, שלא יגמור את חייו רע. יהיו כאלה בבית הזה. </w:t>
      </w:r>
    </w:p>
    <w:p w14:paraId="02DB9E35" w14:textId="77777777" w:rsidR="00000000" w:rsidRDefault="007C71EE">
      <w:pPr>
        <w:pStyle w:val="a"/>
        <w:rPr>
          <w:rFonts w:hint="cs"/>
          <w:rtl/>
        </w:rPr>
      </w:pPr>
    </w:p>
    <w:p w14:paraId="3E50F646" w14:textId="77777777" w:rsidR="00000000" w:rsidRDefault="007C71EE">
      <w:pPr>
        <w:pStyle w:val="ad"/>
        <w:rPr>
          <w:rFonts w:hint="cs"/>
          <w:rtl/>
        </w:rPr>
      </w:pPr>
      <w:r>
        <w:rPr>
          <w:rFonts w:hint="cs"/>
          <w:rtl/>
        </w:rPr>
        <w:t>ה</w:t>
      </w:r>
      <w:r>
        <w:rPr>
          <w:rFonts w:hint="cs"/>
          <w:rtl/>
        </w:rPr>
        <w:t>יו</w:t>
      </w:r>
      <w:r>
        <w:rPr>
          <w:rtl/>
        </w:rPr>
        <w:t>"</w:t>
      </w:r>
      <w:r>
        <w:rPr>
          <w:rFonts w:hint="cs"/>
          <w:rtl/>
        </w:rPr>
        <w:t>ר אתי לבני:</w:t>
      </w:r>
    </w:p>
    <w:p w14:paraId="4304BCEA" w14:textId="77777777" w:rsidR="00000000" w:rsidRDefault="007C71EE">
      <w:pPr>
        <w:pStyle w:val="a"/>
        <w:rPr>
          <w:rFonts w:hint="cs"/>
          <w:rtl/>
        </w:rPr>
      </w:pPr>
    </w:p>
    <w:p w14:paraId="27D0338D" w14:textId="77777777" w:rsidR="00000000" w:rsidRDefault="007C71EE">
      <w:pPr>
        <w:pStyle w:val="a"/>
        <w:rPr>
          <w:rFonts w:hint="cs"/>
          <w:rtl/>
        </w:rPr>
      </w:pPr>
      <w:r>
        <w:rPr>
          <w:rFonts w:hint="cs"/>
          <w:rtl/>
        </w:rPr>
        <w:t xml:space="preserve">שינוי בעד. </w:t>
      </w:r>
    </w:p>
    <w:p w14:paraId="79567A31" w14:textId="77777777" w:rsidR="00000000" w:rsidRDefault="007C71EE">
      <w:pPr>
        <w:pStyle w:val="a"/>
        <w:rPr>
          <w:rFonts w:hint="cs"/>
          <w:rtl/>
        </w:rPr>
      </w:pPr>
    </w:p>
    <w:p w14:paraId="059A9F11" w14:textId="77777777" w:rsidR="00000000" w:rsidRDefault="007C71EE">
      <w:pPr>
        <w:pStyle w:val="SpeakerCon"/>
        <w:rPr>
          <w:rFonts w:hint="cs"/>
          <w:rtl/>
        </w:rPr>
      </w:pPr>
      <w:r>
        <w:rPr>
          <w:rFonts w:hint="cs"/>
          <w:rtl/>
        </w:rPr>
        <w:t>אברהם בורג (העבודה-מימד):</w:t>
      </w:r>
    </w:p>
    <w:p w14:paraId="17D50CFF" w14:textId="77777777" w:rsidR="00000000" w:rsidRDefault="007C71EE">
      <w:pPr>
        <w:pStyle w:val="a"/>
        <w:rPr>
          <w:rFonts w:hint="cs"/>
          <w:rtl/>
        </w:rPr>
      </w:pPr>
    </w:p>
    <w:p w14:paraId="6360407E" w14:textId="77777777" w:rsidR="00000000" w:rsidRDefault="007C71EE">
      <w:pPr>
        <w:pStyle w:val="a"/>
        <w:rPr>
          <w:rFonts w:hint="cs"/>
          <w:rtl/>
        </w:rPr>
      </w:pPr>
      <w:r>
        <w:rPr>
          <w:rFonts w:hint="cs"/>
          <w:rtl/>
        </w:rPr>
        <w:t xml:space="preserve"> אפשר להעמיד את זה להצבעה, שינוי בעד? </w:t>
      </w:r>
    </w:p>
    <w:p w14:paraId="7E9701E7" w14:textId="77777777" w:rsidR="00000000" w:rsidRDefault="007C71EE">
      <w:pPr>
        <w:pStyle w:val="a"/>
        <w:rPr>
          <w:rFonts w:hint="cs"/>
          <w:rtl/>
        </w:rPr>
      </w:pPr>
    </w:p>
    <w:p w14:paraId="0230FCD9" w14:textId="77777777" w:rsidR="00000000" w:rsidRDefault="007C71EE">
      <w:pPr>
        <w:pStyle w:val="ac"/>
        <w:rPr>
          <w:rtl/>
        </w:rPr>
      </w:pPr>
      <w:r>
        <w:rPr>
          <w:rFonts w:hint="eastAsia"/>
          <w:rtl/>
        </w:rPr>
        <w:t>מיכאל</w:t>
      </w:r>
      <w:r>
        <w:rPr>
          <w:rtl/>
        </w:rPr>
        <w:t xml:space="preserve"> מלכיאור (העבודה-מימד):</w:t>
      </w:r>
    </w:p>
    <w:p w14:paraId="2C60C31C" w14:textId="77777777" w:rsidR="00000000" w:rsidRDefault="007C71EE">
      <w:pPr>
        <w:pStyle w:val="a"/>
        <w:rPr>
          <w:rFonts w:hint="cs"/>
          <w:rtl/>
        </w:rPr>
      </w:pPr>
    </w:p>
    <w:p w14:paraId="1729DE72" w14:textId="77777777" w:rsidR="00000000" w:rsidRDefault="007C71EE">
      <w:pPr>
        <w:pStyle w:val="a"/>
        <w:rPr>
          <w:rFonts w:hint="cs"/>
          <w:rtl/>
        </w:rPr>
      </w:pPr>
      <w:r>
        <w:rPr>
          <w:rFonts w:hint="cs"/>
          <w:rtl/>
        </w:rPr>
        <w:t xml:space="preserve">יש כאלה שיגידו, גדעון סער אמר, אז - - - </w:t>
      </w:r>
    </w:p>
    <w:p w14:paraId="3C477AA7" w14:textId="77777777" w:rsidR="00000000" w:rsidRDefault="007C71EE">
      <w:pPr>
        <w:pStyle w:val="a"/>
        <w:rPr>
          <w:rFonts w:hint="cs"/>
          <w:rtl/>
        </w:rPr>
      </w:pPr>
    </w:p>
    <w:p w14:paraId="1D393E33" w14:textId="77777777" w:rsidR="00000000" w:rsidRDefault="007C71EE">
      <w:pPr>
        <w:pStyle w:val="ac"/>
        <w:rPr>
          <w:rFonts w:hint="cs"/>
          <w:rtl/>
        </w:rPr>
      </w:pPr>
      <w:r>
        <w:rPr>
          <w:rFonts w:hint="cs"/>
          <w:rtl/>
        </w:rPr>
        <w:t>שר התשתיות הלאומיות יוסף פריצקי:</w:t>
      </w:r>
    </w:p>
    <w:p w14:paraId="3813E2B9" w14:textId="77777777" w:rsidR="00000000" w:rsidRDefault="007C71EE">
      <w:pPr>
        <w:pStyle w:val="a"/>
        <w:rPr>
          <w:rFonts w:hint="cs"/>
          <w:rtl/>
        </w:rPr>
      </w:pPr>
    </w:p>
    <w:p w14:paraId="6DEDB5E3" w14:textId="77777777" w:rsidR="00000000" w:rsidRDefault="007C71EE">
      <w:pPr>
        <w:pStyle w:val="a"/>
        <w:rPr>
          <w:rFonts w:hint="cs"/>
          <w:rtl/>
        </w:rPr>
      </w:pPr>
      <w:r>
        <w:rPr>
          <w:rFonts w:hint="cs"/>
          <w:rtl/>
        </w:rPr>
        <w:t xml:space="preserve"> יש מפלגות, שככל שאנשים מזקינים שם, הם נהיים יותר צעיר</w:t>
      </w:r>
      <w:r>
        <w:rPr>
          <w:rFonts w:hint="cs"/>
          <w:rtl/>
        </w:rPr>
        <w:t xml:space="preserve">ים. </w:t>
      </w:r>
    </w:p>
    <w:p w14:paraId="5367A7C5" w14:textId="77777777" w:rsidR="00000000" w:rsidRDefault="007C71EE">
      <w:pPr>
        <w:pStyle w:val="a"/>
        <w:rPr>
          <w:rFonts w:hint="cs"/>
          <w:rtl/>
        </w:rPr>
      </w:pPr>
    </w:p>
    <w:p w14:paraId="4A9C1665" w14:textId="77777777" w:rsidR="00000000" w:rsidRDefault="007C71EE">
      <w:pPr>
        <w:pStyle w:val="SpeakerCon"/>
        <w:rPr>
          <w:rtl/>
        </w:rPr>
      </w:pPr>
    </w:p>
    <w:p w14:paraId="6113F4C2" w14:textId="77777777" w:rsidR="00000000" w:rsidRDefault="007C71EE">
      <w:pPr>
        <w:pStyle w:val="SpeakerCon"/>
        <w:rPr>
          <w:rFonts w:hint="cs"/>
          <w:rtl/>
        </w:rPr>
      </w:pPr>
      <w:r>
        <w:rPr>
          <w:rFonts w:hint="cs"/>
          <w:rtl/>
        </w:rPr>
        <w:t>אברהם בורג (העבודה-מימד):</w:t>
      </w:r>
    </w:p>
    <w:p w14:paraId="55A1AF09" w14:textId="77777777" w:rsidR="00000000" w:rsidRDefault="007C71EE">
      <w:pPr>
        <w:pStyle w:val="a"/>
        <w:rPr>
          <w:rFonts w:hint="cs"/>
          <w:rtl/>
        </w:rPr>
      </w:pPr>
    </w:p>
    <w:p w14:paraId="36C4D013" w14:textId="77777777" w:rsidR="00000000" w:rsidRDefault="007C71EE">
      <w:pPr>
        <w:pStyle w:val="a"/>
        <w:rPr>
          <w:rFonts w:hint="cs"/>
          <w:rtl/>
        </w:rPr>
      </w:pPr>
      <w:r>
        <w:rPr>
          <w:rFonts w:hint="cs"/>
          <w:rtl/>
        </w:rPr>
        <w:t xml:space="preserve"> למשל הליכוד, או טומי לפיד. רק דמוגרפית, שלא לדבר על שמעון פרס, שיש בו יסוד מזרח-תיכוני נצחי. </w:t>
      </w:r>
    </w:p>
    <w:p w14:paraId="376F40A5" w14:textId="77777777" w:rsidR="00000000" w:rsidRDefault="007C71EE">
      <w:pPr>
        <w:pStyle w:val="a"/>
        <w:rPr>
          <w:rFonts w:hint="cs"/>
          <w:rtl/>
        </w:rPr>
      </w:pPr>
    </w:p>
    <w:p w14:paraId="420FC851" w14:textId="77777777" w:rsidR="00000000" w:rsidRDefault="007C71EE">
      <w:pPr>
        <w:pStyle w:val="ac"/>
        <w:rPr>
          <w:rtl/>
        </w:rPr>
      </w:pPr>
      <w:r>
        <w:rPr>
          <w:rFonts w:hint="eastAsia"/>
          <w:rtl/>
        </w:rPr>
        <w:t>יולי</w:t>
      </w:r>
      <w:r>
        <w:rPr>
          <w:rtl/>
        </w:rPr>
        <w:t xml:space="preserve"> תמיר (העבודה-מימד):</w:t>
      </w:r>
    </w:p>
    <w:p w14:paraId="7284A51D" w14:textId="77777777" w:rsidR="00000000" w:rsidRDefault="007C71EE">
      <w:pPr>
        <w:pStyle w:val="a"/>
        <w:rPr>
          <w:rFonts w:hint="cs"/>
          <w:rtl/>
        </w:rPr>
      </w:pPr>
    </w:p>
    <w:p w14:paraId="65BF33A2" w14:textId="77777777" w:rsidR="00000000" w:rsidRDefault="007C71EE">
      <w:pPr>
        <w:pStyle w:val="a"/>
        <w:rPr>
          <w:rFonts w:hint="cs"/>
          <w:rtl/>
        </w:rPr>
      </w:pPr>
      <w:r>
        <w:rPr>
          <w:rFonts w:hint="cs"/>
          <w:rtl/>
        </w:rPr>
        <w:t xml:space="preserve">פריצקי, מה אכפת לך, הוא נותן לך עוד 40 שנה בממשלה. </w:t>
      </w:r>
    </w:p>
    <w:p w14:paraId="732CAF7B" w14:textId="77777777" w:rsidR="00000000" w:rsidRDefault="007C71EE">
      <w:pPr>
        <w:pStyle w:val="a"/>
        <w:rPr>
          <w:rFonts w:hint="cs"/>
          <w:rtl/>
        </w:rPr>
      </w:pPr>
    </w:p>
    <w:p w14:paraId="1454F587" w14:textId="77777777" w:rsidR="00000000" w:rsidRDefault="007C71EE">
      <w:pPr>
        <w:pStyle w:val="SpeakerCon"/>
        <w:rPr>
          <w:rFonts w:hint="cs"/>
          <w:rtl/>
        </w:rPr>
      </w:pPr>
      <w:r>
        <w:rPr>
          <w:rFonts w:hint="cs"/>
          <w:rtl/>
        </w:rPr>
        <w:t>אברהם בורג (העבודה-מימד):</w:t>
      </w:r>
    </w:p>
    <w:p w14:paraId="1A5BE8A1" w14:textId="77777777" w:rsidR="00000000" w:rsidRDefault="007C71EE">
      <w:pPr>
        <w:pStyle w:val="a"/>
        <w:rPr>
          <w:rFonts w:hint="cs"/>
          <w:rtl/>
        </w:rPr>
      </w:pPr>
    </w:p>
    <w:p w14:paraId="52F81EE3" w14:textId="77777777" w:rsidR="00000000" w:rsidRDefault="007C71EE">
      <w:pPr>
        <w:pStyle w:val="a"/>
        <w:rPr>
          <w:rFonts w:hint="cs"/>
          <w:rtl/>
        </w:rPr>
      </w:pPr>
      <w:r>
        <w:rPr>
          <w:rFonts w:hint="cs"/>
          <w:rtl/>
        </w:rPr>
        <w:t xml:space="preserve"> זה על חשבון של הממש</w:t>
      </w:r>
      <w:r>
        <w:rPr>
          <w:rFonts w:hint="cs"/>
          <w:rtl/>
        </w:rPr>
        <w:t xml:space="preserve">לה, אני מבקש, גברתי היושבת-ראש, מפריעים לי כאן ללא הרף. </w:t>
      </w:r>
    </w:p>
    <w:p w14:paraId="13C5BF5D" w14:textId="77777777" w:rsidR="00000000" w:rsidRDefault="007C71EE">
      <w:pPr>
        <w:pStyle w:val="a"/>
        <w:rPr>
          <w:rFonts w:hint="cs"/>
          <w:rtl/>
        </w:rPr>
      </w:pPr>
    </w:p>
    <w:p w14:paraId="244AFE8C" w14:textId="77777777" w:rsidR="00000000" w:rsidRDefault="007C71EE">
      <w:pPr>
        <w:pStyle w:val="ad"/>
        <w:rPr>
          <w:rFonts w:hint="cs"/>
          <w:rtl/>
        </w:rPr>
      </w:pPr>
      <w:r>
        <w:rPr>
          <w:rFonts w:hint="cs"/>
          <w:rtl/>
        </w:rPr>
        <w:t>היו</w:t>
      </w:r>
      <w:r>
        <w:rPr>
          <w:rtl/>
        </w:rPr>
        <w:t>"</w:t>
      </w:r>
      <w:r>
        <w:rPr>
          <w:rFonts w:hint="cs"/>
          <w:rtl/>
        </w:rPr>
        <w:t>ר אתי לבני:</w:t>
      </w:r>
    </w:p>
    <w:p w14:paraId="6C13F754" w14:textId="77777777" w:rsidR="00000000" w:rsidRDefault="007C71EE">
      <w:pPr>
        <w:pStyle w:val="a"/>
        <w:rPr>
          <w:rFonts w:hint="cs"/>
          <w:rtl/>
        </w:rPr>
      </w:pPr>
    </w:p>
    <w:p w14:paraId="550453BD" w14:textId="77777777" w:rsidR="00000000" w:rsidRDefault="007C71EE">
      <w:pPr>
        <w:pStyle w:val="a"/>
        <w:rPr>
          <w:rFonts w:hint="cs"/>
          <w:rtl/>
        </w:rPr>
      </w:pPr>
      <w:r>
        <w:rPr>
          <w:rFonts w:hint="cs"/>
          <w:rtl/>
        </w:rPr>
        <w:t xml:space="preserve">אתה קובע את הכללים. בסדר. קח עוד 30 שניות. </w:t>
      </w:r>
    </w:p>
    <w:p w14:paraId="220D6E2D" w14:textId="77777777" w:rsidR="00000000" w:rsidRDefault="007C71EE">
      <w:pPr>
        <w:pStyle w:val="a"/>
        <w:rPr>
          <w:rFonts w:hint="cs"/>
          <w:rtl/>
        </w:rPr>
      </w:pPr>
    </w:p>
    <w:p w14:paraId="78487921" w14:textId="77777777" w:rsidR="00000000" w:rsidRDefault="007C71EE">
      <w:pPr>
        <w:pStyle w:val="ac"/>
        <w:rPr>
          <w:rtl/>
        </w:rPr>
      </w:pPr>
      <w:r>
        <w:rPr>
          <w:rFonts w:hint="eastAsia"/>
          <w:rtl/>
        </w:rPr>
        <w:t>יולי</w:t>
      </w:r>
      <w:r>
        <w:rPr>
          <w:rtl/>
        </w:rPr>
        <w:t xml:space="preserve"> תמיר (העבודה-מימד):</w:t>
      </w:r>
    </w:p>
    <w:p w14:paraId="0F5BDD74" w14:textId="77777777" w:rsidR="00000000" w:rsidRDefault="007C71EE">
      <w:pPr>
        <w:pStyle w:val="a"/>
        <w:rPr>
          <w:rFonts w:hint="cs"/>
          <w:rtl/>
        </w:rPr>
      </w:pPr>
    </w:p>
    <w:p w14:paraId="524B655C" w14:textId="77777777" w:rsidR="00000000" w:rsidRDefault="007C71EE">
      <w:pPr>
        <w:pStyle w:val="a"/>
        <w:rPr>
          <w:rFonts w:hint="cs"/>
          <w:rtl/>
        </w:rPr>
      </w:pPr>
      <w:r>
        <w:rPr>
          <w:rFonts w:hint="cs"/>
          <w:rtl/>
        </w:rPr>
        <w:t xml:space="preserve">כי האולם מלא. </w:t>
      </w:r>
    </w:p>
    <w:p w14:paraId="317C596F" w14:textId="77777777" w:rsidR="00000000" w:rsidRDefault="007C71EE">
      <w:pPr>
        <w:pStyle w:val="a"/>
        <w:rPr>
          <w:rFonts w:hint="cs"/>
          <w:rtl/>
        </w:rPr>
      </w:pPr>
    </w:p>
    <w:p w14:paraId="0A7FB717" w14:textId="77777777" w:rsidR="00000000" w:rsidRDefault="007C71EE">
      <w:pPr>
        <w:pStyle w:val="SpeakerCon"/>
        <w:rPr>
          <w:rFonts w:hint="cs"/>
          <w:rtl/>
        </w:rPr>
      </w:pPr>
      <w:r>
        <w:rPr>
          <w:rFonts w:hint="cs"/>
          <w:rtl/>
        </w:rPr>
        <w:t>אברהם בורג (העבודה-מימד):</w:t>
      </w:r>
    </w:p>
    <w:p w14:paraId="609FB6EF" w14:textId="77777777" w:rsidR="00000000" w:rsidRDefault="007C71EE">
      <w:pPr>
        <w:pStyle w:val="a"/>
        <w:rPr>
          <w:rFonts w:hint="cs"/>
          <w:rtl/>
        </w:rPr>
      </w:pPr>
    </w:p>
    <w:p w14:paraId="6A39D6E6" w14:textId="77777777" w:rsidR="00000000" w:rsidRDefault="007C71EE">
      <w:pPr>
        <w:pStyle w:val="a"/>
        <w:rPr>
          <w:rFonts w:hint="cs"/>
          <w:rtl/>
        </w:rPr>
      </w:pPr>
      <w:r>
        <w:rPr>
          <w:rFonts w:hint="cs"/>
          <w:rtl/>
        </w:rPr>
        <w:t xml:space="preserve"> אבל יהיו כאלה שיצביעו בעד החוק לחיסול הזיקנה כי הם באמת מאמינים בז</w:t>
      </w:r>
      <w:r>
        <w:rPr>
          <w:rFonts w:hint="cs"/>
          <w:rtl/>
        </w:rPr>
        <w:t xml:space="preserve">ה. הם באמת חושבים שישראל היא חברה חמה מדי, לוהטת מדי, צריך לצנן אותה, צריך לייבא מתודות וערכי מוסר אסקימואיים לחברה הישראלית ולחסל את הזיקנה בישראל. </w:t>
      </w:r>
    </w:p>
    <w:p w14:paraId="47F61ADC" w14:textId="77777777" w:rsidR="00000000" w:rsidRDefault="007C71EE">
      <w:pPr>
        <w:pStyle w:val="a"/>
        <w:rPr>
          <w:rFonts w:hint="cs"/>
          <w:rtl/>
        </w:rPr>
      </w:pPr>
    </w:p>
    <w:p w14:paraId="47713394" w14:textId="77777777" w:rsidR="00000000" w:rsidRDefault="007C71EE">
      <w:pPr>
        <w:pStyle w:val="a"/>
        <w:rPr>
          <w:rFonts w:hint="cs"/>
          <w:rtl/>
        </w:rPr>
      </w:pPr>
      <w:r>
        <w:rPr>
          <w:rFonts w:hint="cs"/>
          <w:rtl/>
        </w:rPr>
        <w:t>והנה הגיעה ממשלת הצ'ולנט ההפוך, ממשלה שאתה לא יודע מה אתה מכניס, אתה רק יודע מה אתה מוציא - נכון לרגע זה,</w:t>
      </w:r>
      <w:r>
        <w:rPr>
          <w:rFonts w:hint="cs"/>
          <w:rtl/>
        </w:rPr>
        <w:t xml:space="preserve"> ספק בעיני אם השר שהצביע בממשלה בכל לבו בעד התוכנית הזאת, יש לו מושג ירוק מה הולך לבוא לכנסת היום אחר הצהריים. מושג צהוב יש לו כי הוא רואה את ההסתייגויות שלנו, מושג ירוק זה קצת יותר מסובך. מה זה מושג ירוק, אדוני השר? זה השילוב בין ה=</w:t>
      </w:r>
      <w:r>
        <w:t>blue print</w:t>
      </w:r>
      <w:r>
        <w:rPr>
          <w:rFonts w:hint="cs"/>
          <w:rtl/>
        </w:rPr>
        <w:t>, בין הטופס ה</w:t>
      </w:r>
      <w:r>
        <w:rPr>
          <w:rFonts w:hint="cs"/>
          <w:rtl/>
        </w:rPr>
        <w:t xml:space="preserve">כחול לבין ההסתייגויות הצהובות. בצבעי יסוד, כחול וצהוב נותנים ירוק.  אז לאדוני השר, אני מודיע, אין מושג ירוק איך תיראה כלכלת ישראל שהוא יהיה אחראי לה החל מעוד שבוע-שבועיים, כשנגמור את ההצבעות. </w:t>
      </w:r>
    </w:p>
    <w:p w14:paraId="5CD47D72" w14:textId="77777777" w:rsidR="00000000" w:rsidRDefault="007C71EE">
      <w:pPr>
        <w:pStyle w:val="a"/>
        <w:rPr>
          <w:rFonts w:hint="cs"/>
          <w:rtl/>
        </w:rPr>
      </w:pPr>
    </w:p>
    <w:p w14:paraId="5EDD5F98" w14:textId="77777777" w:rsidR="00000000" w:rsidRDefault="007C71EE">
      <w:pPr>
        <w:pStyle w:val="a"/>
        <w:rPr>
          <w:rFonts w:hint="cs"/>
          <w:rtl/>
        </w:rPr>
      </w:pPr>
      <w:r>
        <w:rPr>
          <w:rFonts w:hint="cs"/>
          <w:rtl/>
        </w:rPr>
        <w:t xml:space="preserve"> באה ממשלת ישראל והציעה, שגם נעלה את גיל הפרישה, גם נוסיף קצבה</w:t>
      </w:r>
      <w:r>
        <w:rPr>
          <w:rFonts w:hint="cs"/>
          <w:rtl/>
        </w:rPr>
        <w:t>, ונשלם את הקצבה רק מגיל הפרישה הקובע. עד כאן, אולי אפשר להתווכח על זה, אולי לא,  עלתה תוחלת החיים. סך הכול, מתי קבעו את הפנסיה הנוכחית,  אצל ביסמרק? אני חושב שאצל ביסמרק, ברייך הראשון, קבעו את הגיל של 65 כגיל העבודה, נשים גברים, בינתיים אולי ביסמרק לא האר</w:t>
      </w:r>
      <w:r>
        <w:rPr>
          <w:rFonts w:hint="cs"/>
          <w:rtl/>
        </w:rPr>
        <w:t>יך ימים אבל הזיקנה האריכה ימים.  אבל כדי שנהיה בטוחים שה"פראייר" הזה, שעבד כל חייו וחשב, בגיל 65 אני יוצא לעידן הגיל השלישי, אני הולך לבלות, אני הולך לקרוא, אני הולך ליהנות ממעט עמלי,  ואין הרבה שכר לעמל הישראלי - דומני שבמספרים רק 20% מזכאי קצבת הזיקנה בי</w:t>
      </w:r>
      <w:r>
        <w:rPr>
          <w:rFonts w:hint="cs"/>
          <w:rtl/>
        </w:rPr>
        <w:t>שראל יכולים לחיות על קצבתם. בלי כל המדדים למיניהם, לאמור, התוספת ותשלומים ורנטות וכו', כ=60% מגמלאי ישראל נזקקים בצורה כזאת או אחרת לתוספת תשלומים, לתוספת גמלאות,  שאלמלא כן הם מתחת לקו העוני ובשכנות רעה לקו העוני. 20% בלבד מגמלאי ישראל משלמים מס, אדוני הש</w:t>
      </w:r>
      <w:r>
        <w:rPr>
          <w:rFonts w:hint="cs"/>
          <w:rtl/>
        </w:rPr>
        <w:t xml:space="preserve">ר, שזה המבחן בסך הכול. מס מלא ונדרש. </w:t>
      </w:r>
    </w:p>
    <w:p w14:paraId="6DA93A9C" w14:textId="77777777" w:rsidR="00000000" w:rsidRDefault="007C71EE">
      <w:pPr>
        <w:pStyle w:val="a"/>
        <w:rPr>
          <w:rFonts w:hint="cs"/>
          <w:rtl/>
        </w:rPr>
      </w:pPr>
    </w:p>
    <w:p w14:paraId="103A5E32" w14:textId="77777777" w:rsidR="00000000" w:rsidRDefault="007C71EE">
      <w:pPr>
        <w:pStyle w:val="a"/>
        <w:rPr>
          <w:rFonts w:hint="cs"/>
          <w:rtl/>
        </w:rPr>
      </w:pPr>
      <w:r>
        <w:rPr>
          <w:rFonts w:hint="cs"/>
          <w:rtl/>
        </w:rPr>
        <w:t xml:space="preserve">אז לא רק זה שדחיתי לו ולה את גיל הפרישה, ולא רק זה שאני אקח רק מן הגיל הקובע - ומה משמעות הגיל הקובע? יכול להיות שבן-אדם שחשב שבגיל 65 יש לו פנסיה מלאה, לא תהיה לו פנסיה מלאה אף פעם. לא רק זה.  אתה זוכר את ראש הממשלה </w:t>
      </w:r>
      <w:r>
        <w:rPr>
          <w:rFonts w:hint="cs"/>
          <w:rtl/>
        </w:rPr>
        <w:t xml:space="preserve">לענייני כלכלה? </w:t>
      </w:r>
    </w:p>
    <w:p w14:paraId="2A3C70D1" w14:textId="77777777" w:rsidR="00000000" w:rsidRDefault="007C71EE">
      <w:pPr>
        <w:pStyle w:val="a"/>
        <w:rPr>
          <w:rFonts w:hint="cs"/>
          <w:rtl/>
        </w:rPr>
      </w:pPr>
    </w:p>
    <w:p w14:paraId="6BC0D4CB" w14:textId="77777777" w:rsidR="00000000" w:rsidRDefault="007C71EE">
      <w:pPr>
        <w:pStyle w:val="ac"/>
        <w:rPr>
          <w:rtl/>
        </w:rPr>
      </w:pPr>
      <w:r>
        <w:rPr>
          <w:rFonts w:hint="eastAsia"/>
          <w:rtl/>
        </w:rPr>
        <w:t>חיים</w:t>
      </w:r>
      <w:r>
        <w:rPr>
          <w:rtl/>
        </w:rPr>
        <w:t xml:space="preserve"> אורון (מרצ):</w:t>
      </w:r>
    </w:p>
    <w:p w14:paraId="5FB06BE7" w14:textId="77777777" w:rsidR="00000000" w:rsidRDefault="007C71EE">
      <w:pPr>
        <w:pStyle w:val="a"/>
        <w:rPr>
          <w:rFonts w:hint="cs"/>
          <w:rtl/>
        </w:rPr>
      </w:pPr>
    </w:p>
    <w:p w14:paraId="0E285603" w14:textId="77777777" w:rsidR="00000000" w:rsidRDefault="007C71EE">
      <w:pPr>
        <w:pStyle w:val="a"/>
        <w:rPr>
          <w:rFonts w:hint="cs"/>
          <w:rtl/>
        </w:rPr>
      </w:pPr>
      <w:r>
        <w:rPr>
          <w:rFonts w:hint="cs"/>
          <w:rtl/>
        </w:rPr>
        <w:t xml:space="preserve">מה שמפריע בהצעת החוק שעליה נצביע היום הוא הרבה יותר חמור ממה שאתה אומר. </w:t>
      </w:r>
    </w:p>
    <w:p w14:paraId="3C786371" w14:textId="77777777" w:rsidR="00000000" w:rsidRDefault="007C71EE">
      <w:pPr>
        <w:pStyle w:val="a"/>
        <w:rPr>
          <w:rFonts w:hint="cs"/>
          <w:rtl/>
        </w:rPr>
      </w:pPr>
    </w:p>
    <w:p w14:paraId="718BC249" w14:textId="77777777" w:rsidR="00000000" w:rsidRDefault="007C71EE">
      <w:pPr>
        <w:pStyle w:val="SpeakerCon"/>
        <w:rPr>
          <w:rFonts w:hint="cs"/>
          <w:rtl/>
        </w:rPr>
      </w:pPr>
      <w:r>
        <w:rPr>
          <w:rFonts w:hint="cs"/>
          <w:rtl/>
        </w:rPr>
        <w:t>אברהם בורג (העבודה-מימד):</w:t>
      </w:r>
    </w:p>
    <w:p w14:paraId="19A95B5D" w14:textId="77777777" w:rsidR="00000000" w:rsidRDefault="007C71EE">
      <w:pPr>
        <w:pStyle w:val="a"/>
        <w:rPr>
          <w:rFonts w:hint="cs"/>
          <w:rtl/>
        </w:rPr>
      </w:pPr>
    </w:p>
    <w:p w14:paraId="1122C78B" w14:textId="77777777" w:rsidR="00000000" w:rsidRDefault="007C71EE">
      <w:pPr>
        <w:pStyle w:val="a"/>
        <w:rPr>
          <w:rFonts w:hint="cs"/>
          <w:rtl/>
        </w:rPr>
      </w:pPr>
      <w:r>
        <w:rPr>
          <w:rFonts w:hint="cs"/>
          <w:rtl/>
        </w:rPr>
        <w:t xml:space="preserve"> יש לי עוד פרקים - - - </w:t>
      </w:r>
    </w:p>
    <w:p w14:paraId="7E4DE148" w14:textId="77777777" w:rsidR="00000000" w:rsidRDefault="007C71EE">
      <w:pPr>
        <w:pStyle w:val="a"/>
        <w:rPr>
          <w:rFonts w:hint="cs"/>
          <w:rtl/>
        </w:rPr>
      </w:pPr>
    </w:p>
    <w:p w14:paraId="0CC8736E" w14:textId="77777777" w:rsidR="00000000" w:rsidRDefault="007C71EE">
      <w:pPr>
        <w:pStyle w:val="ac"/>
        <w:rPr>
          <w:rtl/>
        </w:rPr>
      </w:pPr>
      <w:r>
        <w:rPr>
          <w:rFonts w:hint="eastAsia"/>
          <w:rtl/>
        </w:rPr>
        <w:t>חיים</w:t>
      </w:r>
      <w:r>
        <w:rPr>
          <w:rtl/>
        </w:rPr>
        <w:t xml:space="preserve"> אורון (מרצ):</w:t>
      </w:r>
    </w:p>
    <w:p w14:paraId="01010893" w14:textId="77777777" w:rsidR="00000000" w:rsidRDefault="007C71EE">
      <w:pPr>
        <w:pStyle w:val="a"/>
        <w:rPr>
          <w:rFonts w:hint="cs"/>
          <w:rtl/>
        </w:rPr>
      </w:pPr>
    </w:p>
    <w:p w14:paraId="1FB29911" w14:textId="77777777" w:rsidR="00000000" w:rsidRDefault="007C71EE">
      <w:pPr>
        <w:pStyle w:val="a"/>
        <w:rPr>
          <w:rFonts w:hint="cs"/>
          <w:rtl/>
        </w:rPr>
      </w:pPr>
      <w:r>
        <w:rPr>
          <w:rFonts w:hint="cs"/>
          <w:rtl/>
        </w:rPr>
        <w:t>לא, בנושא הזה. אין פה העלאת גיל הפרישה ל=67, הם לא עשו כך, אבל מה יש פה? אם</w:t>
      </w:r>
      <w:r>
        <w:rPr>
          <w:rFonts w:hint="cs"/>
          <w:rtl/>
        </w:rPr>
        <w:t xml:space="preserve"> לא נחוקק בתוך חודש את העלאת גיל הפרישה לגיל 67, דע לך שאז ההפרש בגירעון האקטוארי יוטל מחציתו על הזכאים לגמלה. </w:t>
      </w:r>
    </w:p>
    <w:p w14:paraId="21A6D45B" w14:textId="77777777" w:rsidR="00000000" w:rsidRDefault="007C71EE">
      <w:pPr>
        <w:pStyle w:val="a"/>
        <w:rPr>
          <w:rFonts w:hint="cs"/>
          <w:rtl/>
        </w:rPr>
      </w:pPr>
    </w:p>
    <w:p w14:paraId="182D685D" w14:textId="77777777" w:rsidR="00000000" w:rsidRDefault="007C71EE">
      <w:pPr>
        <w:pStyle w:val="SpeakerCon"/>
        <w:rPr>
          <w:rFonts w:hint="cs"/>
          <w:rtl/>
        </w:rPr>
      </w:pPr>
      <w:r>
        <w:rPr>
          <w:rFonts w:hint="cs"/>
          <w:rtl/>
        </w:rPr>
        <w:t>אברהם בורג (העבודה-מימד):</w:t>
      </w:r>
    </w:p>
    <w:p w14:paraId="21096395" w14:textId="77777777" w:rsidR="00000000" w:rsidRDefault="007C71EE">
      <w:pPr>
        <w:pStyle w:val="a"/>
        <w:rPr>
          <w:rFonts w:hint="cs"/>
          <w:rtl/>
        </w:rPr>
      </w:pPr>
    </w:p>
    <w:p w14:paraId="003E1846" w14:textId="77777777" w:rsidR="00000000" w:rsidRDefault="007C71EE">
      <w:pPr>
        <w:pStyle w:val="a"/>
        <w:rPr>
          <w:rFonts w:hint="cs"/>
          <w:rtl/>
        </w:rPr>
      </w:pPr>
      <w:r>
        <w:rPr>
          <w:rFonts w:hint="cs"/>
          <w:rtl/>
        </w:rPr>
        <w:t xml:space="preserve"> כ=70 מיליארד. </w:t>
      </w:r>
    </w:p>
    <w:p w14:paraId="6935D5AF" w14:textId="77777777" w:rsidR="00000000" w:rsidRDefault="007C71EE">
      <w:pPr>
        <w:pStyle w:val="a"/>
        <w:rPr>
          <w:rFonts w:hint="cs"/>
          <w:rtl/>
        </w:rPr>
      </w:pPr>
    </w:p>
    <w:p w14:paraId="51538F20" w14:textId="77777777" w:rsidR="00000000" w:rsidRDefault="007C71EE">
      <w:pPr>
        <w:pStyle w:val="ac"/>
        <w:rPr>
          <w:rtl/>
        </w:rPr>
      </w:pPr>
      <w:r>
        <w:rPr>
          <w:rFonts w:hint="eastAsia"/>
          <w:rtl/>
        </w:rPr>
        <w:t>חיים</w:t>
      </w:r>
      <w:r>
        <w:rPr>
          <w:rtl/>
        </w:rPr>
        <w:t xml:space="preserve"> אורון (מרצ):</w:t>
      </w:r>
    </w:p>
    <w:p w14:paraId="0DA6A86D" w14:textId="77777777" w:rsidR="00000000" w:rsidRDefault="007C71EE">
      <w:pPr>
        <w:pStyle w:val="a"/>
        <w:rPr>
          <w:rFonts w:hint="cs"/>
          <w:rtl/>
        </w:rPr>
      </w:pPr>
    </w:p>
    <w:p w14:paraId="4D98235B" w14:textId="77777777" w:rsidR="00000000" w:rsidRDefault="007C71EE">
      <w:pPr>
        <w:pStyle w:val="a"/>
        <w:rPr>
          <w:rFonts w:hint="cs"/>
          <w:rtl/>
        </w:rPr>
      </w:pPr>
      <w:r>
        <w:rPr>
          <w:rFonts w:hint="cs"/>
          <w:rtl/>
        </w:rPr>
        <w:t xml:space="preserve">לא, יש כאן סנקציה מובנית, שאם הכנסת לא תחוקק בעתיד חוק - - - </w:t>
      </w:r>
    </w:p>
    <w:p w14:paraId="60913804" w14:textId="77777777" w:rsidR="00000000" w:rsidRDefault="007C71EE">
      <w:pPr>
        <w:pStyle w:val="a"/>
        <w:rPr>
          <w:rFonts w:hint="cs"/>
          <w:rtl/>
        </w:rPr>
      </w:pPr>
    </w:p>
    <w:p w14:paraId="3E1EE91D" w14:textId="77777777" w:rsidR="00000000" w:rsidRDefault="007C71EE">
      <w:pPr>
        <w:pStyle w:val="SpeakerCon"/>
        <w:rPr>
          <w:rFonts w:hint="cs"/>
          <w:rtl/>
        </w:rPr>
      </w:pPr>
      <w:r>
        <w:rPr>
          <w:rFonts w:hint="cs"/>
          <w:rtl/>
        </w:rPr>
        <w:t>אברהם בורג (העבוד</w:t>
      </w:r>
      <w:r>
        <w:rPr>
          <w:rFonts w:hint="cs"/>
          <w:rtl/>
        </w:rPr>
        <w:t>ה-מימד):</w:t>
      </w:r>
    </w:p>
    <w:p w14:paraId="42E1DA72" w14:textId="77777777" w:rsidR="00000000" w:rsidRDefault="007C71EE">
      <w:pPr>
        <w:pStyle w:val="a"/>
        <w:rPr>
          <w:rFonts w:hint="cs"/>
          <w:rtl/>
        </w:rPr>
      </w:pPr>
    </w:p>
    <w:p w14:paraId="6D862A3E" w14:textId="77777777" w:rsidR="00000000" w:rsidRDefault="007C71EE">
      <w:pPr>
        <w:pStyle w:val="a"/>
        <w:rPr>
          <w:rFonts w:hint="cs"/>
          <w:rtl/>
        </w:rPr>
      </w:pPr>
      <w:r>
        <w:rPr>
          <w:rFonts w:hint="cs"/>
          <w:rtl/>
        </w:rPr>
        <w:t xml:space="preserve"> יענישו את הגמלאי המסכן. </w:t>
      </w:r>
    </w:p>
    <w:p w14:paraId="4F0F7CC4" w14:textId="77777777" w:rsidR="00000000" w:rsidRDefault="007C71EE">
      <w:pPr>
        <w:pStyle w:val="a"/>
        <w:rPr>
          <w:rtl/>
        </w:rPr>
      </w:pPr>
    </w:p>
    <w:p w14:paraId="203248F1" w14:textId="77777777" w:rsidR="00000000" w:rsidRDefault="007C71EE">
      <w:pPr>
        <w:pStyle w:val="a"/>
        <w:rPr>
          <w:rFonts w:hint="cs"/>
          <w:rtl/>
        </w:rPr>
      </w:pPr>
    </w:p>
    <w:p w14:paraId="442501F1" w14:textId="77777777" w:rsidR="00000000" w:rsidRDefault="007C71EE">
      <w:pPr>
        <w:pStyle w:val="ac"/>
        <w:rPr>
          <w:rtl/>
        </w:rPr>
      </w:pPr>
      <w:r>
        <w:rPr>
          <w:rFonts w:hint="eastAsia"/>
          <w:rtl/>
        </w:rPr>
        <w:t>חיים</w:t>
      </w:r>
      <w:r>
        <w:rPr>
          <w:rtl/>
        </w:rPr>
        <w:t xml:space="preserve"> אורון (מרצ):</w:t>
      </w:r>
    </w:p>
    <w:p w14:paraId="5AC863D3" w14:textId="77777777" w:rsidR="00000000" w:rsidRDefault="007C71EE">
      <w:pPr>
        <w:pStyle w:val="a"/>
        <w:rPr>
          <w:rFonts w:hint="cs"/>
          <w:rtl/>
        </w:rPr>
      </w:pPr>
    </w:p>
    <w:p w14:paraId="54AA775C" w14:textId="77777777" w:rsidR="00000000" w:rsidRDefault="007C71EE">
      <w:pPr>
        <w:pStyle w:val="a"/>
        <w:rPr>
          <w:rFonts w:hint="cs"/>
          <w:rtl/>
        </w:rPr>
      </w:pPr>
      <w:r>
        <w:rPr>
          <w:rFonts w:hint="cs"/>
          <w:rtl/>
        </w:rPr>
        <w:t xml:space="preserve">אם הריבון לא יחוקק חוק, אומרת הממשלה, דע לך, כתוב בחוק, שמחצית ההפרש יוטל על הזכאים לגמלה. </w:t>
      </w:r>
    </w:p>
    <w:p w14:paraId="2AB1D8DE" w14:textId="77777777" w:rsidR="00000000" w:rsidRDefault="007C71EE">
      <w:pPr>
        <w:pStyle w:val="a"/>
        <w:rPr>
          <w:rFonts w:hint="cs"/>
          <w:rtl/>
        </w:rPr>
      </w:pPr>
    </w:p>
    <w:p w14:paraId="03D98B54" w14:textId="77777777" w:rsidR="00000000" w:rsidRDefault="007C71EE">
      <w:pPr>
        <w:pStyle w:val="SpeakerCon"/>
        <w:rPr>
          <w:rFonts w:hint="cs"/>
          <w:rtl/>
        </w:rPr>
      </w:pPr>
      <w:r>
        <w:rPr>
          <w:rFonts w:hint="cs"/>
          <w:rtl/>
        </w:rPr>
        <w:t>אברהם בורג (העבודה-מימד):</w:t>
      </w:r>
    </w:p>
    <w:p w14:paraId="4BC2BE5A" w14:textId="77777777" w:rsidR="00000000" w:rsidRDefault="007C71EE">
      <w:pPr>
        <w:pStyle w:val="a"/>
        <w:rPr>
          <w:rFonts w:hint="cs"/>
          <w:rtl/>
        </w:rPr>
      </w:pPr>
    </w:p>
    <w:p w14:paraId="090D5C50" w14:textId="77777777" w:rsidR="00000000" w:rsidRDefault="007C71EE">
      <w:pPr>
        <w:pStyle w:val="a"/>
        <w:rPr>
          <w:rFonts w:hint="cs"/>
          <w:rtl/>
        </w:rPr>
      </w:pPr>
      <w:r>
        <w:rPr>
          <w:rFonts w:hint="cs"/>
          <w:rtl/>
        </w:rPr>
        <w:t>את זה ודאי השר פריצקי יודע, אחרת הוא לא היה מצביע בעד. לא יעלה על הדעת שהשר פרי</w:t>
      </w:r>
      <w:r>
        <w:rPr>
          <w:rFonts w:hint="cs"/>
          <w:rtl/>
        </w:rPr>
        <w:t xml:space="preserve">צקי היה רואה כזה סעיף - - - </w:t>
      </w:r>
    </w:p>
    <w:p w14:paraId="609B25D4" w14:textId="77777777" w:rsidR="00000000" w:rsidRDefault="007C71EE">
      <w:pPr>
        <w:pStyle w:val="a"/>
        <w:rPr>
          <w:rFonts w:hint="cs"/>
          <w:rtl/>
        </w:rPr>
      </w:pPr>
    </w:p>
    <w:p w14:paraId="3B071BC5" w14:textId="77777777" w:rsidR="00000000" w:rsidRDefault="007C71EE">
      <w:pPr>
        <w:pStyle w:val="ac"/>
        <w:rPr>
          <w:rtl/>
        </w:rPr>
      </w:pPr>
      <w:r>
        <w:rPr>
          <w:rFonts w:hint="eastAsia"/>
          <w:rtl/>
        </w:rPr>
        <w:t>חיים</w:t>
      </w:r>
      <w:r>
        <w:rPr>
          <w:rtl/>
        </w:rPr>
        <w:t xml:space="preserve"> אורון (מרצ):</w:t>
      </w:r>
    </w:p>
    <w:p w14:paraId="1AC121AC" w14:textId="77777777" w:rsidR="00000000" w:rsidRDefault="007C71EE">
      <w:pPr>
        <w:pStyle w:val="a"/>
        <w:rPr>
          <w:rFonts w:hint="cs"/>
          <w:rtl/>
        </w:rPr>
      </w:pPr>
    </w:p>
    <w:p w14:paraId="7E35736F" w14:textId="77777777" w:rsidR="00000000" w:rsidRDefault="007C71EE">
      <w:pPr>
        <w:pStyle w:val="a"/>
        <w:rPr>
          <w:rFonts w:hint="cs"/>
          <w:rtl/>
        </w:rPr>
      </w:pPr>
      <w:r>
        <w:rPr>
          <w:rFonts w:hint="cs"/>
          <w:rtl/>
        </w:rPr>
        <w:t xml:space="preserve">אני מוכן להפנות אותך למראה מקום. </w:t>
      </w:r>
    </w:p>
    <w:p w14:paraId="639A731E" w14:textId="77777777" w:rsidR="00000000" w:rsidRDefault="007C71EE">
      <w:pPr>
        <w:pStyle w:val="a"/>
        <w:rPr>
          <w:rFonts w:hint="cs"/>
          <w:rtl/>
        </w:rPr>
      </w:pPr>
    </w:p>
    <w:p w14:paraId="373F213D" w14:textId="77777777" w:rsidR="00000000" w:rsidRDefault="007C71EE">
      <w:pPr>
        <w:pStyle w:val="SpeakerCon"/>
        <w:rPr>
          <w:rFonts w:hint="cs"/>
          <w:rtl/>
        </w:rPr>
      </w:pPr>
      <w:r>
        <w:rPr>
          <w:rFonts w:hint="cs"/>
          <w:rtl/>
        </w:rPr>
        <w:t>אברהם בורג (העבודה-מימד):</w:t>
      </w:r>
    </w:p>
    <w:p w14:paraId="0BEAE4C0" w14:textId="77777777" w:rsidR="00000000" w:rsidRDefault="007C71EE">
      <w:pPr>
        <w:pStyle w:val="a"/>
        <w:rPr>
          <w:rFonts w:hint="cs"/>
          <w:rtl/>
        </w:rPr>
      </w:pPr>
    </w:p>
    <w:p w14:paraId="4D564715" w14:textId="77777777" w:rsidR="00000000" w:rsidRDefault="007C71EE">
      <w:pPr>
        <w:pStyle w:val="a"/>
        <w:rPr>
          <w:rFonts w:hint="cs"/>
          <w:rtl/>
        </w:rPr>
      </w:pPr>
      <w:r>
        <w:rPr>
          <w:rFonts w:hint="cs"/>
          <w:rtl/>
        </w:rPr>
        <w:t xml:space="preserve"> לא צריך, הוא יודע. ניחא זה, חבר הכנסת אורון. ניחא זה, כבוד השר. זה בסדר, יש אויב, קוראים לו הזיקנה, נלחמים בו. אריק שרון כמו אריק שרון. אתה מכיר</w:t>
      </w:r>
      <w:r>
        <w:rPr>
          <w:rFonts w:hint="cs"/>
          <w:rtl/>
        </w:rPr>
        <w:t xml:space="preserve"> את זה, אדוני השר, העיוור פוגש את הפיסח, שואל אותו, איך הולך? אומר לו, יופי, כמו שאתה רואה. פוגש ראש הממשלה לענייני זכות השתיקה, אריק שרון, את ראש הממשלה לענייני כלכלה, שואל אותו, איך התוכנית הכלכלית, איש צעיר? אומר לו, יופי, אדוני הזקן. אומר לו, באמת, יופ</w:t>
      </w:r>
      <w:r>
        <w:rPr>
          <w:rFonts w:hint="cs"/>
          <w:rtl/>
        </w:rPr>
        <w:t xml:space="preserve">י של תוכנית. למה יופי של תוכנית? כי דפקתי אותם פעמיים. למה דפקתי אותם פעמיים? כי כשהוא יגיע לגיל הפנסיה - יתקן אותי חבר הכנסת אורון - כבר לקחתי לו 2% מבסיס הגמלה, נכון? לקחתי לו 2% מגיל הגמלה, עד שהוא יגיע לגיל הפנסיה. נגיד הוא עובד מדינה,  שחקתי לו כעובד </w:t>
      </w:r>
      <w:r>
        <w:rPr>
          <w:rFonts w:hint="cs"/>
          <w:rtl/>
        </w:rPr>
        <w:t xml:space="preserve">2% מהשכר שלו לפחות? </w:t>
      </w:r>
    </w:p>
    <w:p w14:paraId="01F1C65A" w14:textId="77777777" w:rsidR="00000000" w:rsidRDefault="007C71EE">
      <w:pPr>
        <w:pStyle w:val="a"/>
        <w:rPr>
          <w:rFonts w:hint="cs"/>
          <w:rtl/>
        </w:rPr>
      </w:pPr>
    </w:p>
    <w:p w14:paraId="33531661" w14:textId="77777777" w:rsidR="00000000" w:rsidRDefault="007C71EE">
      <w:pPr>
        <w:pStyle w:val="ac"/>
        <w:rPr>
          <w:rtl/>
        </w:rPr>
      </w:pPr>
      <w:r>
        <w:rPr>
          <w:rFonts w:hint="eastAsia"/>
          <w:rtl/>
        </w:rPr>
        <w:t>חיים</w:t>
      </w:r>
      <w:r>
        <w:rPr>
          <w:rtl/>
        </w:rPr>
        <w:t xml:space="preserve"> אורון (מרצ):</w:t>
      </w:r>
    </w:p>
    <w:p w14:paraId="158E5D1D" w14:textId="77777777" w:rsidR="00000000" w:rsidRDefault="007C71EE">
      <w:pPr>
        <w:pStyle w:val="a"/>
        <w:rPr>
          <w:rFonts w:hint="cs"/>
          <w:rtl/>
        </w:rPr>
      </w:pPr>
    </w:p>
    <w:p w14:paraId="1196CBCC" w14:textId="77777777" w:rsidR="00000000" w:rsidRDefault="007C71EE">
      <w:pPr>
        <w:pStyle w:val="a"/>
        <w:rPr>
          <w:rFonts w:hint="cs"/>
          <w:rtl/>
        </w:rPr>
      </w:pPr>
      <w:r>
        <w:rPr>
          <w:rFonts w:hint="cs"/>
          <w:rtl/>
        </w:rPr>
        <w:t xml:space="preserve">בפגיעה הזאת הוא צריך לשלם כל חודש 2% נוספים. </w:t>
      </w:r>
    </w:p>
    <w:p w14:paraId="611515AB" w14:textId="77777777" w:rsidR="00000000" w:rsidRDefault="007C71EE">
      <w:pPr>
        <w:pStyle w:val="a"/>
        <w:rPr>
          <w:rFonts w:hint="cs"/>
          <w:rtl/>
        </w:rPr>
      </w:pPr>
    </w:p>
    <w:p w14:paraId="00ED22AF" w14:textId="77777777" w:rsidR="00000000" w:rsidRDefault="007C71EE">
      <w:pPr>
        <w:pStyle w:val="SpeakerCon"/>
        <w:rPr>
          <w:rFonts w:hint="cs"/>
          <w:rtl/>
        </w:rPr>
      </w:pPr>
      <w:r>
        <w:rPr>
          <w:rFonts w:hint="cs"/>
          <w:rtl/>
        </w:rPr>
        <w:t>אברהם בורג (העבודה-מימד):</w:t>
      </w:r>
    </w:p>
    <w:p w14:paraId="245833B8" w14:textId="77777777" w:rsidR="00000000" w:rsidRDefault="007C71EE">
      <w:pPr>
        <w:pStyle w:val="a"/>
        <w:rPr>
          <w:rFonts w:hint="cs"/>
          <w:rtl/>
        </w:rPr>
      </w:pPr>
    </w:p>
    <w:p w14:paraId="66C4F0C2" w14:textId="77777777" w:rsidR="00000000" w:rsidRDefault="007C71EE">
      <w:pPr>
        <w:pStyle w:val="a"/>
        <w:rPr>
          <w:rFonts w:hint="cs"/>
          <w:rtl/>
        </w:rPr>
      </w:pPr>
      <w:r>
        <w:rPr>
          <w:rFonts w:hint="cs"/>
          <w:rtl/>
        </w:rPr>
        <w:t xml:space="preserve"> פירושו של דבר, פעם אחת הצלחתי, אדוני ראש הממשלה, אריק שרון הזקן, הצלחתי לדפוק אותו כשהוא פורש, אבל פעם שנייה כשהוא פורש, הוא יפרוש עם פחות. </w:t>
      </w:r>
      <w:r>
        <w:rPr>
          <w:rFonts w:hint="cs"/>
          <w:rtl/>
        </w:rPr>
        <w:t xml:space="preserve">אני מוכרח להגיד לך, אדוני השר, זו ממשלה של אנשים טקטיים, ערמומיים, נחושים, ואין לי ספק שבסופו של דבר גם את האויב הזה הם יכריעו. </w:t>
      </w:r>
    </w:p>
    <w:p w14:paraId="2C5542CB" w14:textId="77777777" w:rsidR="00000000" w:rsidRDefault="007C71EE">
      <w:pPr>
        <w:pStyle w:val="a"/>
        <w:rPr>
          <w:rFonts w:hint="cs"/>
          <w:rtl/>
        </w:rPr>
      </w:pPr>
    </w:p>
    <w:p w14:paraId="5DF02EBA" w14:textId="77777777" w:rsidR="00000000" w:rsidRDefault="007C71EE">
      <w:pPr>
        <w:pStyle w:val="ac"/>
        <w:rPr>
          <w:rtl/>
        </w:rPr>
      </w:pPr>
    </w:p>
    <w:p w14:paraId="623D6C43" w14:textId="77777777" w:rsidR="00000000" w:rsidRDefault="007C71EE">
      <w:pPr>
        <w:pStyle w:val="ac"/>
        <w:rPr>
          <w:rtl/>
        </w:rPr>
      </w:pPr>
      <w:r>
        <w:rPr>
          <w:rFonts w:hint="eastAsia"/>
          <w:rtl/>
        </w:rPr>
        <w:t>חיים</w:t>
      </w:r>
      <w:r>
        <w:rPr>
          <w:rtl/>
        </w:rPr>
        <w:t xml:space="preserve"> אורון (מרצ):</w:t>
      </w:r>
    </w:p>
    <w:p w14:paraId="696F263F" w14:textId="77777777" w:rsidR="00000000" w:rsidRDefault="007C71EE">
      <w:pPr>
        <w:pStyle w:val="a"/>
        <w:rPr>
          <w:rFonts w:hint="cs"/>
          <w:rtl/>
        </w:rPr>
      </w:pPr>
    </w:p>
    <w:p w14:paraId="681B2BE8" w14:textId="77777777" w:rsidR="00000000" w:rsidRDefault="007C71EE">
      <w:pPr>
        <w:pStyle w:val="a"/>
        <w:rPr>
          <w:rFonts w:hint="cs"/>
          <w:rtl/>
        </w:rPr>
      </w:pPr>
      <w:r>
        <w:rPr>
          <w:rFonts w:hint="cs"/>
          <w:rtl/>
        </w:rPr>
        <w:t xml:space="preserve">אתה יכול להמשיך באותו צליל שהתחלת בו עכשיו? </w:t>
      </w:r>
    </w:p>
    <w:p w14:paraId="75704822" w14:textId="77777777" w:rsidR="00000000" w:rsidRDefault="007C71EE">
      <w:pPr>
        <w:pStyle w:val="a"/>
        <w:rPr>
          <w:rFonts w:hint="cs"/>
          <w:rtl/>
        </w:rPr>
      </w:pPr>
    </w:p>
    <w:p w14:paraId="6F8C2CEC" w14:textId="77777777" w:rsidR="00000000" w:rsidRDefault="007C71EE">
      <w:pPr>
        <w:pStyle w:val="ac"/>
        <w:rPr>
          <w:rFonts w:hint="cs"/>
          <w:rtl/>
        </w:rPr>
      </w:pPr>
      <w:r>
        <w:rPr>
          <w:rFonts w:hint="cs"/>
          <w:rtl/>
        </w:rPr>
        <w:t>אברהם בורג (העבודה-מימד):</w:t>
      </w:r>
    </w:p>
    <w:p w14:paraId="6FA43B37" w14:textId="77777777" w:rsidR="00000000" w:rsidRDefault="007C71EE">
      <w:pPr>
        <w:pStyle w:val="a"/>
        <w:rPr>
          <w:rFonts w:hint="cs"/>
          <w:rtl/>
        </w:rPr>
      </w:pPr>
    </w:p>
    <w:p w14:paraId="0A8092F6" w14:textId="77777777" w:rsidR="00000000" w:rsidRDefault="007C71EE">
      <w:pPr>
        <w:pStyle w:val="a"/>
        <w:rPr>
          <w:rFonts w:hint="cs"/>
          <w:rtl/>
        </w:rPr>
      </w:pPr>
      <w:r>
        <w:rPr>
          <w:rFonts w:hint="cs"/>
          <w:rtl/>
        </w:rPr>
        <w:t xml:space="preserve"> יש לי עוד כמה. </w:t>
      </w:r>
    </w:p>
    <w:p w14:paraId="0192A317" w14:textId="77777777" w:rsidR="00000000" w:rsidRDefault="007C71EE">
      <w:pPr>
        <w:pStyle w:val="a"/>
        <w:rPr>
          <w:rFonts w:hint="cs"/>
          <w:rtl/>
        </w:rPr>
      </w:pPr>
    </w:p>
    <w:p w14:paraId="718753E9" w14:textId="77777777" w:rsidR="00000000" w:rsidRDefault="007C71EE">
      <w:pPr>
        <w:pStyle w:val="ac"/>
        <w:rPr>
          <w:rtl/>
        </w:rPr>
      </w:pPr>
      <w:r>
        <w:rPr>
          <w:rFonts w:hint="eastAsia"/>
          <w:rtl/>
        </w:rPr>
        <w:t>חיים</w:t>
      </w:r>
      <w:r>
        <w:rPr>
          <w:rtl/>
        </w:rPr>
        <w:t xml:space="preserve"> אורון (מרצ</w:t>
      </w:r>
      <w:r>
        <w:rPr>
          <w:rtl/>
        </w:rPr>
        <w:t>):</w:t>
      </w:r>
    </w:p>
    <w:p w14:paraId="6FAB1870" w14:textId="77777777" w:rsidR="00000000" w:rsidRDefault="007C71EE">
      <w:pPr>
        <w:pStyle w:val="a"/>
        <w:rPr>
          <w:rFonts w:hint="cs"/>
          <w:rtl/>
        </w:rPr>
      </w:pPr>
    </w:p>
    <w:p w14:paraId="11D583BD" w14:textId="77777777" w:rsidR="00000000" w:rsidRDefault="007C71EE">
      <w:pPr>
        <w:pStyle w:val="a"/>
        <w:rPr>
          <w:rFonts w:hint="cs"/>
          <w:rtl/>
        </w:rPr>
      </w:pPr>
      <w:r>
        <w:rPr>
          <w:rFonts w:hint="cs"/>
          <w:rtl/>
        </w:rPr>
        <w:t xml:space="preserve">למה אתה לא ממשיך בזה? </w:t>
      </w:r>
    </w:p>
    <w:p w14:paraId="472BB7A9" w14:textId="77777777" w:rsidR="00000000" w:rsidRDefault="007C71EE">
      <w:pPr>
        <w:pStyle w:val="ad"/>
        <w:rPr>
          <w:rFonts w:hint="cs"/>
          <w:rtl/>
        </w:rPr>
      </w:pPr>
    </w:p>
    <w:p w14:paraId="7331AB9A" w14:textId="77777777" w:rsidR="00000000" w:rsidRDefault="007C71EE">
      <w:pPr>
        <w:pStyle w:val="SpeakerCon"/>
        <w:rPr>
          <w:rFonts w:hint="cs"/>
          <w:rtl/>
        </w:rPr>
      </w:pPr>
      <w:r>
        <w:rPr>
          <w:rFonts w:hint="cs"/>
          <w:rtl/>
        </w:rPr>
        <w:t>אברהם בורג (העבודה-מימד):</w:t>
      </w:r>
    </w:p>
    <w:p w14:paraId="539131A6" w14:textId="77777777" w:rsidR="00000000" w:rsidRDefault="007C71EE">
      <w:pPr>
        <w:pStyle w:val="a"/>
        <w:rPr>
          <w:rFonts w:hint="cs"/>
          <w:rtl/>
        </w:rPr>
      </w:pPr>
    </w:p>
    <w:p w14:paraId="042A8D24" w14:textId="77777777" w:rsidR="00000000" w:rsidRDefault="007C71EE">
      <w:pPr>
        <w:pStyle w:val="a"/>
        <w:rPr>
          <w:rFonts w:hint="cs"/>
          <w:rtl/>
        </w:rPr>
      </w:pPr>
      <w:r>
        <w:rPr>
          <w:rFonts w:hint="cs"/>
          <w:rtl/>
        </w:rPr>
        <w:t xml:space="preserve">זה לימוד ישיבתי. כך לומדים כלכלה בישיבה שלנו, יגיד לך הרב מלכיאור, נכון? כך לומדים אצלנו בישיבה כלכלה. </w:t>
      </w:r>
    </w:p>
    <w:p w14:paraId="6F755DC4" w14:textId="77777777" w:rsidR="00000000" w:rsidRDefault="007C71EE">
      <w:pPr>
        <w:pStyle w:val="a"/>
        <w:rPr>
          <w:rFonts w:hint="cs"/>
          <w:rtl/>
        </w:rPr>
      </w:pPr>
    </w:p>
    <w:p w14:paraId="049B112E" w14:textId="77777777" w:rsidR="00000000" w:rsidRDefault="007C71EE">
      <w:pPr>
        <w:pStyle w:val="ad"/>
        <w:rPr>
          <w:rFonts w:hint="cs"/>
          <w:rtl/>
        </w:rPr>
      </w:pPr>
      <w:r>
        <w:rPr>
          <w:rFonts w:hint="cs"/>
          <w:rtl/>
        </w:rPr>
        <w:t>היו</w:t>
      </w:r>
      <w:r>
        <w:rPr>
          <w:rtl/>
        </w:rPr>
        <w:t>"</w:t>
      </w:r>
      <w:r>
        <w:rPr>
          <w:rFonts w:hint="cs"/>
          <w:rtl/>
        </w:rPr>
        <w:t>ר אתי לבני:</w:t>
      </w:r>
    </w:p>
    <w:p w14:paraId="4BEED79E" w14:textId="77777777" w:rsidR="00000000" w:rsidRDefault="007C71EE">
      <w:pPr>
        <w:pStyle w:val="a"/>
        <w:rPr>
          <w:rFonts w:hint="cs"/>
          <w:rtl/>
        </w:rPr>
      </w:pPr>
    </w:p>
    <w:p w14:paraId="24D2B44C" w14:textId="77777777" w:rsidR="00000000" w:rsidRDefault="007C71EE">
      <w:pPr>
        <w:pStyle w:val="a"/>
        <w:rPr>
          <w:rFonts w:hint="cs"/>
          <w:rtl/>
        </w:rPr>
      </w:pPr>
      <w:r>
        <w:rPr>
          <w:rFonts w:hint="cs"/>
          <w:rtl/>
        </w:rPr>
        <w:t xml:space="preserve">יש לך תוכניות ארוכות טווח? פשוט גמרת את הזמן. </w:t>
      </w:r>
      <w:r>
        <w:rPr>
          <w:rFonts w:hint="cs"/>
          <w:rtl/>
        </w:rPr>
        <w:tab/>
      </w:r>
    </w:p>
    <w:p w14:paraId="425B90AA" w14:textId="77777777" w:rsidR="00000000" w:rsidRDefault="007C71EE">
      <w:pPr>
        <w:pStyle w:val="a"/>
        <w:rPr>
          <w:rFonts w:hint="cs"/>
          <w:rtl/>
        </w:rPr>
      </w:pPr>
      <w:r>
        <w:rPr>
          <w:rFonts w:hint="cs"/>
          <w:rtl/>
        </w:rPr>
        <w:t xml:space="preserve"> </w:t>
      </w:r>
    </w:p>
    <w:p w14:paraId="4DC9A76B" w14:textId="77777777" w:rsidR="00000000" w:rsidRDefault="007C71EE">
      <w:pPr>
        <w:pStyle w:val="SpeakerCon"/>
        <w:rPr>
          <w:rFonts w:hint="cs"/>
          <w:rtl/>
        </w:rPr>
      </w:pPr>
      <w:r>
        <w:rPr>
          <w:rFonts w:hint="cs"/>
          <w:rtl/>
        </w:rPr>
        <w:t>אברהם בורג (העבודה-מימד):</w:t>
      </w:r>
    </w:p>
    <w:p w14:paraId="4C288FA8" w14:textId="77777777" w:rsidR="00000000" w:rsidRDefault="007C71EE">
      <w:pPr>
        <w:pStyle w:val="a"/>
        <w:rPr>
          <w:rFonts w:hint="cs"/>
          <w:rtl/>
        </w:rPr>
      </w:pPr>
    </w:p>
    <w:p w14:paraId="4B1C0D6D" w14:textId="77777777" w:rsidR="00000000" w:rsidRDefault="007C71EE">
      <w:pPr>
        <w:pStyle w:val="a"/>
        <w:rPr>
          <w:rFonts w:hint="cs"/>
          <w:rtl/>
        </w:rPr>
      </w:pPr>
      <w:r>
        <w:rPr>
          <w:rFonts w:hint="cs"/>
          <w:rtl/>
        </w:rPr>
        <w:t xml:space="preserve"> ש</w:t>
      </w:r>
      <w:r>
        <w:rPr>
          <w:rFonts w:hint="cs"/>
          <w:rtl/>
        </w:rPr>
        <w:t>עות. גברתי היושבת-ראש, את יודעת כמה סעיפים יש לתוכנית הזאת?  ולכן אני אבקש לומר, זה יהיה  משפט סיום אחרון, אני מבקש לומר, כבוד השר, יש יסודות בפוליטיקה של הכלכלה שאפשר להתווכח עליהם, כלכלת ימין, כלכלת שמאל, כלכלה שמרנית, כלכלה פותחת, כלכלה סוגרת, הכול אפשר</w:t>
      </w:r>
      <w:r>
        <w:rPr>
          <w:rFonts w:hint="cs"/>
          <w:rtl/>
        </w:rPr>
        <w:t>י. יש דברים, דומני, שאפילו ממשלה אכזרית כמו ממשלת הכלכלה הימנית שלכם ושל נתניהו לא יכולה לעשות. הגזמתם. פשוט הגזמתם. ואם מסכים אתי חבר הכנסת יאסינוב, שבין השאר מייצג מגזר מסוים, שיש בו הרבה מאוד גמלאים שמשלמים את המחיר הזה - אם אתם רוצים להגיע להסכמה על מש</w:t>
      </w:r>
      <w:r>
        <w:rPr>
          <w:rFonts w:hint="cs"/>
          <w:rtl/>
        </w:rPr>
        <w:t xml:space="preserve">הו, בואו נגיע להסכמה על זה, לפני שכן עושים את זה בחקיקה, לא עושים את זה בחקיקה, יש כאן יסוד לא נכון מבחינת האנושיות של החברה הישראלית, איזו חברה זאת, זאת  חברה שבה בנים מחסלים את אבותיהם או זו חברה שבה כיבוד ההורים הוא ערך שמשתקף, בין השאר, גם בספר התקציב </w:t>
      </w:r>
      <w:r>
        <w:rPr>
          <w:rFonts w:hint="cs"/>
          <w:rtl/>
        </w:rPr>
        <w:t xml:space="preserve">של מדינת ישראל.   </w:t>
      </w:r>
    </w:p>
    <w:p w14:paraId="0E3BEFEF" w14:textId="77777777" w:rsidR="00000000" w:rsidRDefault="007C71EE">
      <w:pPr>
        <w:pStyle w:val="a"/>
        <w:rPr>
          <w:rFonts w:hint="cs"/>
          <w:rtl/>
        </w:rPr>
      </w:pPr>
    </w:p>
    <w:p w14:paraId="2C70556E" w14:textId="77777777" w:rsidR="00000000" w:rsidRDefault="007C71EE">
      <w:pPr>
        <w:pStyle w:val="a"/>
        <w:rPr>
          <w:rFonts w:hint="cs"/>
          <w:rtl/>
        </w:rPr>
      </w:pPr>
      <w:r>
        <w:rPr>
          <w:rFonts w:hint="cs"/>
          <w:rtl/>
        </w:rPr>
        <w:t xml:space="preserve">עד שלא תשנו את דעתכם, היום ב=16:30 יוצאת תהלוכה מ"בנייני האומה" לבניין הכנסת על מנת למחות כנגד הריגתה וקבורתה של מדינת הרווחה על-ידי ממשלת האיש השמן. תודה רבה. </w:t>
      </w:r>
    </w:p>
    <w:p w14:paraId="6C8A19E0" w14:textId="77777777" w:rsidR="00000000" w:rsidRDefault="007C71EE">
      <w:pPr>
        <w:pStyle w:val="a"/>
        <w:rPr>
          <w:rFonts w:hint="cs"/>
          <w:rtl/>
        </w:rPr>
      </w:pPr>
    </w:p>
    <w:p w14:paraId="090F9A11" w14:textId="77777777" w:rsidR="00000000" w:rsidRDefault="007C71EE">
      <w:pPr>
        <w:pStyle w:val="ad"/>
        <w:rPr>
          <w:rtl/>
        </w:rPr>
      </w:pPr>
    </w:p>
    <w:p w14:paraId="36964309" w14:textId="77777777" w:rsidR="00000000" w:rsidRDefault="007C71EE">
      <w:pPr>
        <w:pStyle w:val="ad"/>
        <w:rPr>
          <w:rFonts w:hint="cs"/>
          <w:rtl/>
        </w:rPr>
      </w:pPr>
      <w:r>
        <w:rPr>
          <w:rFonts w:hint="cs"/>
          <w:rtl/>
        </w:rPr>
        <w:t>היו</w:t>
      </w:r>
      <w:r>
        <w:rPr>
          <w:rtl/>
        </w:rPr>
        <w:t>"</w:t>
      </w:r>
      <w:r>
        <w:rPr>
          <w:rFonts w:hint="cs"/>
          <w:rtl/>
        </w:rPr>
        <w:t>ר אתי לבני:</w:t>
      </w:r>
    </w:p>
    <w:p w14:paraId="3D968756" w14:textId="77777777" w:rsidR="00000000" w:rsidRDefault="007C71EE">
      <w:pPr>
        <w:pStyle w:val="a"/>
        <w:rPr>
          <w:rFonts w:hint="cs"/>
          <w:rtl/>
        </w:rPr>
      </w:pPr>
    </w:p>
    <w:p w14:paraId="52D2CAA1" w14:textId="77777777" w:rsidR="00000000" w:rsidRDefault="007C71EE">
      <w:pPr>
        <w:pStyle w:val="a"/>
        <w:rPr>
          <w:rFonts w:hint="cs"/>
          <w:rtl/>
        </w:rPr>
      </w:pPr>
      <w:r>
        <w:rPr>
          <w:rFonts w:hint="cs"/>
          <w:rtl/>
        </w:rPr>
        <w:t xml:space="preserve">תודה רבה. חבר הכנסת הרב מיכאל מלכיאור. </w:t>
      </w:r>
    </w:p>
    <w:p w14:paraId="7BB45AE6" w14:textId="77777777" w:rsidR="00000000" w:rsidRDefault="007C71EE">
      <w:pPr>
        <w:pStyle w:val="a"/>
        <w:rPr>
          <w:rFonts w:hint="cs"/>
          <w:rtl/>
        </w:rPr>
      </w:pPr>
    </w:p>
    <w:p w14:paraId="511036A5" w14:textId="77777777" w:rsidR="00000000" w:rsidRDefault="007C71EE">
      <w:pPr>
        <w:pStyle w:val="Speaker"/>
        <w:rPr>
          <w:rtl/>
        </w:rPr>
      </w:pPr>
      <w:r>
        <w:rPr>
          <w:rFonts w:hint="eastAsia"/>
          <w:rtl/>
        </w:rPr>
        <w:t>מיכאל</w:t>
      </w:r>
      <w:r>
        <w:rPr>
          <w:rtl/>
        </w:rPr>
        <w:t xml:space="preserve"> מלכיאור (</w:t>
      </w:r>
      <w:r>
        <w:rPr>
          <w:rtl/>
        </w:rPr>
        <w:t>העבודה-מימד):</w:t>
      </w:r>
    </w:p>
    <w:p w14:paraId="760D32FA" w14:textId="77777777" w:rsidR="00000000" w:rsidRDefault="007C71EE">
      <w:pPr>
        <w:pStyle w:val="a"/>
        <w:rPr>
          <w:rFonts w:hint="cs"/>
          <w:rtl/>
        </w:rPr>
      </w:pPr>
    </w:p>
    <w:p w14:paraId="73699542" w14:textId="77777777" w:rsidR="00000000" w:rsidRDefault="007C71EE">
      <w:pPr>
        <w:pStyle w:val="a"/>
        <w:rPr>
          <w:rFonts w:hint="cs"/>
          <w:rtl/>
        </w:rPr>
      </w:pPr>
      <w:r>
        <w:rPr>
          <w:rFonts w:hint="cs"/>
          <w:rtl/>
        </w:rPr>
        <w:t xml:space="preserve">גברתי היושבת-ראש, עמיתי חברי הכנסת, יש פה דיון נוסף, אי-אפשר, כל האנשים מפריעים. </w:t>
      </w:r>
    </w:p>
    <w:p w14:paraId="348FE94E" w14:textId="77777777" w:rsidR="00000000" w:rsidRDefault="007C71EE">
      <w:pPr>
        <w:pStyle w:val="a"/>
        <w:rPr>
          <w:rFonts w:hint="cs"/>
          <w:rtl/>
        </w:rPr>
      </w:pPr>
    </w:p>
    <w:p w14:paraId="0FF63792" w14:textId="77777777" w:rsidR="00000000" w:rsidRDefault="007C71EE">
      <w:pPr>
        <w:pStyle w:val="ad"/>
        <w:rPr>
          <w:rFonts w:hint="cs"/>
          <w:rtl/>
        </w:rPr>
      </w:pPr>
      <w:r>
        <w:rPr>
          <w:rFonts w:hint="cs"/>
          <w:rtl/>
        </w:rPr>
        <w:t>היו</w:t>
      </w:r>
      <w:r>
        <w:rPr>
          <w:rtl/>
        </w:rPr>
        <w:t>"</w:t>
      </w:r>
      <w:r>
        <w:rPr>
          <w:rFonts w:hint="cs"/>
          <w:rtl/>
        </w:rPr>
        <w:t>ר אתי לבני:</w:t>
      </w:r>
    </w:p>
    <w:p w14:paraId="73BE9488" w14:textId="77777777" w:rsidR="00000000" w:rsidRDefault="007C71EE">
      <w:pPr>
        <w:pStyle w:val="a"/>
        <w:rPr>
          <w:rFonts w:hint="cs"/>
          <w:rtl/>
        </w:rPr>
      </w:pPr>
    </w:p>
    <w:p w14:paraId="715523F5" w14:textId="77777777" w:rsidR="00000000" w:rsidRDefault="007C71EE">
      <w:pPr>
        <w:pStyle w:val="a"/>
        <w:rPr>
          <w:rFonts w:hint="cs"/>
          <w:rtl/>
        </w:rPr>
      </w:pPr>
      <w:r>
        <w:rPr>
          <w:rFonts w:hint="cs"/>
          <w:rtl/>
        </w:rPr>
        <w:t xml:space="preserve">אברום. </w:t>
      </w:r>
    </w:p>
    <w:p w14:paraId="6A516643" w14:textId="77777777" w:rsidR="00000000" w:rsidRDefault="007C71EE">
      <w:pPr>
        <w:pStyle w:val="a"/>
        <w:rPr>
          <w:rFonts w:hint="cs"/>
          <w:rtl/>
        </w:rPr>
      </w:pPr>
    </w:p>
    <w:p w14:paraId="4FCD06B5" w14:textId="77777777" w:rsidR="00000000" w:rsidRDefault="007C71EE">
      <w:pPr>
        <w:pStyle w:val="SpeakerCon"/>
        <w:rPr>
          <w:rtl/>
        </w:rPr>
      </w:pPr>
      <w:r>
        <w:rPr>
          <w:rFonts w:hint="eastAsia"/>
          <w:rtl/>
        </w:rPr>
        <w:t>מיכאל</w:t>
      </w:r>
      <w:r>
        <w:rPr>
          <w:rtl/>
        </w:rPr>
        <w:t xml:space="preserve"> מלכיאור (העבודה-מימד):</w:t>
      </w:r>
    </w:p>
    <w:p w14:paraId="07873CF4" w14:textId="77777777" w:rsidR="00000000" w:rsidRDefault="007C71EE">
      <w:pPr>
        <w:pStyle w:val="a"/>
        <w:rPr>
          <w:rFonts w:hint="cs"/>
          <w:rtl/>
        </w:rPr>
      </w:pPr>
    </w:p>
    <w:p w14:paraId="6A39FF08" w14:textId="77777777" w:rsidR="00000000" w:rsidRDefault="007C71EE">
      <w:pPr>
        <w:pStyle w:val="a"/>
        <w:rPr>
          <w:rFonts w:hint="cs"/>
          <w:rtl/>
        </w:rPr>
      </w:pPr>
      <w:r>
        <w:rPr>
          <w:rFonts w:hint="cs"/>
          <w:rtl/>
        </w:rPr>
        <w:t xml:space="preserve">לא הפרענו לך. </w:t>
      </w:r>
    </w:p>
    <w:p w14:paraId="4DF9BE0E" w14:textId="77777777" w:rsidR="00000000" w:rsidRDefault="007C71EE">
      <w:pPr>
        <w:pStyle w:val="a"/>
        <w:rPr>
          <w:rFonts w:hint="cs"/>
          <w:rtl/>
        </w:rPr>
      </w:pPr>
    </w:p>
    <w:p w14:paraId="00FD0B5D" w14:textId="77777777" w:rsidR="00000000" w:rsidRDefault="007C71EE">
      <w:pPr>
        <w:pStyle w:val="a"/>
        <w:rPr>
          <w:rFonts w:hint="cs"/>
          <w:rtl/>
        </w:rPr>
      </w:pPr>
      <w:r>
        <w:rPr>
          <w:rFonts w:hint="cs"/>
          <w:rtl/>
        </w:rPr>
        <w:t>היום בלוח העברי שלנו הוא יום ירושלים. זה יום חג בישראל, גם יום שמותר להרהר בו איפה אנח</w:t>
      </w:r>
      <w:r>
        <w:rPr>
          <w:rFonts w:hint="cs"/>
          <w:rtl/>
        </w:rPr>
        <w:t xml:space="preserve">נו עומדים היום, 36 שנה אחרי מלחמת ששת הימים ושחרור ירושלים. אני רוצה להתחיל בדבר יסוד לירושלים. במקורות שלנו יש מחלוקת, האם ירושלים נחלקה לשבטים או לא. על-פי דעה אחת, לא היו בכלל שבטים בירושלים, ירושלים היתה מעל כל ריבונות, אם אפשר להגדיר את זה כך. יש דעה </w:t>
      </w:r>
      <w:r>
        <w:rPr>
          <w:rFonts w:hint="cs"/>
          <w:rtl/>
        </w:rPr>
        <w:t>נוספת שאומרת, שירושלים נחלקה לשבטים,  והשבטים של יהודה ובנימין היו שני השבטים שחילקו ביניהם את ירושלים. מאיפה זה בא, יהודה ובנימין, מה הנקודה שבה הם זכו לקבל חלק בירושלים עיר הקודש? זה בא בנקודת המפנה בספר בראשית. בספר בראשית יש הרבה מאוד עוינות, הרבה מאוד</w:t>
      </w:r>
      <w:r>
        <w:rPr>
          <w:rFonts w:hint="cs"/>
          <w:rtl/>
        </w:rPr>
        <w:t xml:space="preserve"> מונולוגים, חוסר הקשבה - משני האחים הראשונים.  לצערנו, כאשר יש שני אחים, זה יכול להגיע גם לרצח אח, כדי ללמדנו שכל רצח  הוא רצח אח, וכך הלאה לכל אורך ספר בראשית ועד לנקודת מפנה. </w:t>
      </w:r>
    </w:p>
    <w:p w14:paraId="06A98DF6" w14:textId="77777777" w:rsidR="00000000" w:rsidRDefault="007C71EE">
      <w:pPr>
        <w:pStyle w:val="a"/>
        <w:rPr>
          <w:rFonts w:hint="cs"/>
          <w:rtl/>
        </w:rPr>
      </w:pPr>
    </w:p>
    <w:p w14:paraId="31B7B910" w14:textId="77777777" w:rsidR="00000000" w:rsidRDefault="007C71EE">
      <w:pPr>
        <w:pStyle w:val="a"/>
        <w:rPr>
          <w:rFonts w:hint="cs"/>
          <w:rtl/>
        </w:rPr>
      </w:pPr>
      <w:r>
        <w:rPr>
          <w:rFonts w:hint="cs"/>
          <w:rtl/>
        </w:rPr>
        <w:t>מהי נקודת המפנה?  כשיוסף נעלם ושמעון נלקח בשבי במצרים. יש שבר ורעב בארץ וחייב</w:t>
      </w:r>
      <w:r>
        <w:rPr>
          <w:rFonts w:hint="cs"/>
          <w:rtl/>
        </w:rPr>
        <w:t>ים לחזור למצרים כדי להביא לחם. יהודה הולך לאביו הזקן, הוא חייב להביא אתו את בנימין, את האח הצעיר. ואז אומר יהודה לאביו הזקן: "אנכי אערבנו מידי תבקשנו". "אנכי אערבנו" - בגלל שתי המלים הללו, הערבות ההדדית, הסולידריות שיהודה מבטא אצל אביו, בזה באה הגאולה, בזה</w:t>
      </w:r>
      <w:r>
        <w:rPr>
          <w:rFonts w:hint="cs"/>
          <w:rtl/>
        </w:rPr>
        <w:t xml:space="preserve"> אביו משחרר את בנימין ושוב המשפחה עוברת מפאזה של מונולוג לפאזה של דיאלוג. </w:t>
      </w:r>
    </w:p>
    <w:p w14:paraId="70435D9B" w14:textId="77777777" w:rsidR="00000000" w:rsidRDefault="007C71EE">
      <w:pPr>
        <w:pStyle w:val="a"/>
        <w:rPr>
          <w:rFonts w:hint="cs"/>
          <w:rtl/>
        </w:rPr>
      </w:pPr>
    </w:p>
    <w:p w14:paraId="636AE61A" w14:textId="77777777" w:rsidR="00000000" w:rsidRDefault="007C71EE">
      <w:pPr>
        <w:pStyle w:val="a"/>
        <w:rPr>
          <w:rFonts w:hint="cs"/>
          <w:rtl/>
        </w:rPr>
      </w:pPr>
      <w:r>
        <w:rPr>
          <w:rFonts w:hint="cs"/>
          <w:rtl/>
        </w:rPr>
        <w:t>לדעתי, זה היסוד של מדינת היהודים, "אנכי אערבנו", הערבות הדדית בין האוכלוסיות שחיות פה במדינת ישראל. אני אומנם מתנגד לאכילת לחם בפסח, אבל אני לא חושב שזו המהות של מדינה יהודית. כמות</w:t>
      </w:r>
      <w:r>
        <w:rPr>
          <w:rFonts w:hint="cs"/>
          <w:rtl/>
        </w:rPr>
        <w:t xml:space="preserve"> הפקחים הדרוזים שאנחנו שולחים כדי לבדוק אם מישהו אופה לחם בפסח,  לא בזה מתבטאת המדינה היהודית. אבל ב"אנכי אערבנו", בערבות ההדדית, באכפתיות כלפי הזולת - זו כן מהות המדינה היהודית. </w:t>
      </w:r>
    </w:p>
    <w:p w14:paraId="170A4D23" w14:textId="77777777" w:rsidR="00000000" w:rsidRDefault="007C71EE">
      <w:pPr>
        <w:pStyle w:val="ac"/>
        <w:rPr>
          <w:rFonts w:hint="cs"/>
          <w:rtl/>
        </w:rPr>
      </w:pPr>
    </w:p>
    <w:p w14:paraId="013DFB74" w14:textId="77777777" w:rsidR="00000000" w:rsidRDefault="007C71EE">
      <w:pPr>
        <w:pStyle w:val="ac"/>
        <w:rPr>
          <w:rFonts w:hint="cs"/>
          <w:rtl/>
        </w:rPr>
      </w:pPr>
    </w:p>
    <w:p w14:paraId="41E44C69" w14:textId="77777777" w:rsidR="00000000" w:rsidRDefault="007C71EE">
      <w:pPr>
        <w:pStyle w:val="ac"/>
        <w:rPr>
          <w:rtl/>
        </w:rPr>
      </w:pPr>
      <w:r>
        <w:rPr>
          <w:rFonts w:hint="eastAsia"/>
          <w:rtl/>
        </w:rPr>
        <w:t>שר</w:t>
      </w:r>
      <w:r>
        <w:rPr>
          <w:rtl/>
        </w:rPr>
        <w:t xml:space="preserve"> התשתיות הלאומיות יוסף פריצקי:</w:t>
      </w:r>
    </w:p>
    <w:p w14:paraId="6E54259E" w14:textId="77777777" w:rsidR="00000000" w:rsidRDefault="007C71EE">
      <w:pPr>
        <w:pStyle w:val="a"/>
        <w:rPr>
          <w:rFonts w:hint="cs"/>
          <w:rtl/>
        </w:rPr>
      </w:pPr>
    </w:p>
    <w:p w14:paraId="2D342306" w14:textId="77777777" w:rsidR="00000000" w:rsidRDefault="007C71EE">
      <w:pPr>
        <w:pStyle w:val="a"/>
        <w:rPr>
          <w:rFonts w:hint="cs"/>
          <w:rtl/>
        </w:rPr>
      </w:pPr>
      <w:r>
        <w:rPr>
          <w:rFonts w:hint="cs"/>
          <w:rtl/>
        </w:rPr>
        <w:t xml:space="preserve">אתה זוכר, אדוני, מה עשה יהודה אחרי שאמר </w:t>
      </w:r>
      <w:r>
        <w:rPr>
          <w:rFonts w:hint="cs"/>
          <w:rtl/>
        </w:rPr>
        <w:t xml:space="preserve">לאביו: "אנכי אערבנו"? לקח את יוסף לבור. אני מניח שזו לא הדוגמה שאדוני רוצה. </w:t>
      </w:r>
    </w:p>
    <w:p w14:paraId="44306423" w14:textId="77777777" w:rsidR="00000000" w:rsidRDefault="007C71EE">
      <w:pPr>
        <w:pStyle w:val="a"/>
        <w:rPr>
          <w:rFonts w:hint="cs"/>
          <w:rtl/>
        </w:rPr>
      </w:pPr>
    </w:p>
    <w:p w14:paraId="0F7E6D15" w14:textId="77777777" w:rsidR="00000000" w:rsidRDefault="007C71EE">
      <w:pPr>
        <w:pStyle w:val="SpeakerCon"/>
        <w:rPr>
          <w:rFonts w:hint="cs"/>
          <w:rtl/>
        </w:rPr>
      </w:pPr>
      <w:r>
        <w:rPr>
          <w:rFonts w:hint="cs"/>
          <w:rtl/>
        </w:rPr>
        <w:t>מיכאל מלכיאור (העבודה-מימד):</w:t>
      </w:r>
    </w:p>
    <w:p w14:paraId="002B745B" w14:textId="77777777" w:rsidR="00000000" w:rsidRDefault="007C71EE">
      <w:pPr>
        <w:pStyle w:val="a"/>
        <w:rPr>
          <w:rFonts w:hint="cs"/>
          <w:rtl/>
        </w:rPr>
      </w:pPr>
    </w:p>
    <w:p w14:paraId="1E1B839A" w14:textId="77777777" w:rsidR="00000000" w:rsidRDefault="007C71EE">
      <w:pPr>
        <w:pStyle w:val="a"/>
        <w:rPr>
          <w:rFonts w:hint="cs"/>
          <w:rtl/>
        </w:rPr>
      </w:pPr>
      <w:r>
        <w:rPr>
          <w:rFonts w:hint="cs"/>
          <w:rtl/>
        </w:rPr>
        <w:t xml:space="preserve"> מכובדי, אני כמובן לא רוצה לתקן את מה שכבודו זוכר מלימודי התורה, אבל הסדר הפוך. זה סיפור שהיה הרבה לפני "אנכי אערבנו". "אנכי אערבנו" היה החזרה בתשוב</w:t>
      </w:r>
      <w:r>
        <w:rPr>
          <w:rFonts w:hint="cs"/>
          <w:rtl/>
        </w:rPr>
        <w:t xml:space="preserve">ה של יהודה על ההשלכה של יוסף לבור. אבל אני שמח תמיד לעסוק בדברי תורה יחד עם מכובדי, נוכל להשתעשע בזה גם בשעות כאלה של הבוקר. </w:t>
      </w:r>
    </w:p>
    <w:p w14:paraId="20947BCC" w14:textId="77777777" w:rsidR="00000000" w:rsidRDefault="007C71EE">
      <w:pPr>
        <w:pStyle w:val="a"/>
        <w:rPr>
          <w:rFonts w:hint="cs"/>
          <w:rtl/>
        </w:rPr>
      </w:pPr>
    </w:p>
    <w:p w14:paraId="7B5E0298" w14:textId="77777777" w:rsidR="00000000" w:rsidRDefault="007C71EE">
      <w:pPr>
        <w:pStyle w:val="ac"/>
        <w:rPr>
          <w:rtl/>
        </w:rPr>
      </w:pPr>
      <w:r>
        <w:rPr>
          <w:rFonts w:hint="eastAsia"/>
          <w:rtl/>
        </w:rPr>
        <w:t>שר</w:t>
      </w:r>
      <w:r>
        <w:rPr>
          <w:rtl/>
        </w:rPr>
        <w:t xml:space="preserve"> התשתיות הלאומיות יוסף פריצקי:</w:t>
      </w:r>
    </w:p>
    <w:p w14:paraId="609677FA" w14:textId="77777777" w:rsidR="00000000" w:rsidRDefault="007C71EE">
      <w:pPr>
        <w:pStyle w:val="a"/>
        <w:rPr>
          <w:rFonts w:hint="cs"/>
          <w:rtl/>
        </w:rPr>
      </w:pPr>
    </w:p>
    <w:p w14:paraId="0785AE48" w14:textId="77777777" w:rsidR="00000000" w:rsidRDefault="007C71EE">
      <w:pPr>
        <w:pStyle w:val="a"/>
        <w:rPr>
          <w:rFonts w:hint="cs"/>
          <w:rtl/>
        </w:rPr>
      </w:pPr>
      <w:r>
        <w:rPr>
          <w:rFonts w:hint="cs"/>
          <w:rtl/>
        </w:rPr>
        <w:t xml:space="preserve">עפר לרגלי אדוני אנוכי. </w:t>
      </w:r>
    </w:p>
    <w:p w14:paraId="2E7BA852" w14:textId="77777777" w:rsidR="00000000" w:rsidRDefault="007C71EE">
      <w:pPr>
        <w:pStyle w:val="a"/>
        <w:rPr>
          <w:rFonts w:hint="cs"/>
          <w:rtl/>
        </w:rPr>
      </w:pPr>
    </w:p>
    <w:p w14:paraId="58F5130D" w14:textId="77777777" w:rsidR="00000000" w:rsidRDefault="007C71EE">
      <w:pPr>
        <w:pStyle w:val="SpeakerCon"/>
        <w:rPr>
          <w:rFonts w:hint="cs"/>
          <w:rtl/>
        </w:rPr>
      </w:pPr>
      <w:r>
        <w:rPr>
          <w:rFonts w:hint="cs"/>
          <w:rtl/>
        </w:rPr>
        <w:t>מיכאל מלכיאור (העבודה-מימד):</w:t>
      </w:r>
    </w:p>
    <w:p w14:paraId="4CE8BB94" w14:textId="77777777" w:rsidR="00000000" w:rsidRDefault="007C71EE">
      <w:pPr>
        <w:pStyle w:val="a"/>
        <w:rPr>
          <w:rFonts w:hint="cs"/>
          <w:rtl/>
        </w:rPr>
      </w:pPr>
    </w:p>
    <w:p w14:paraId="1770FF26" w14:textId="77777777" w:rsidR="00000000" w:rsidRDefault="007C71EE">
      <w:pPr>
        <w:pStyle w:val="a"/>
        <w:rPr>
          <w:rFonts w:hint="cs"/>
          <w:rtl/>
        </w:rPr>
      </w:pPr>
      <w:r>
        <w:rPr>
          <w:rFonts w:hint="cs"/>
          <w:rtl/>
        </w:rPr>
        <w:t>מה שאנחנו מקבלים בתוכנית הכלכלית הזאת זה</w:t>
      </w:r>
      <w:r>
        <w:rPr>
          <w:rFonts w:hint="cs"/>
          <w:rtl/>
        </w:rPr>
        <w:t xml:space="preserve"> ההיפך הגמור מהערבות ההדדית. אני מוכרח לומר, שיש צביעות מסוימת במה שאנחנו, האופוזיציה, טוענים כלפי הממשלה. אי-אפשר להגיד שאתם יושבים בממשלה כמה חודשים - בפרט שינוי -  ואתם אחראים לכל התחלואים שאנחנו רואים במצבה של המדינה היום. יש הידרדרות קבועה. אפשר לציין</w:t>
      </w:r>
      <w:r>
        <w:rPr>
          <w:rFonts w:hint="cs"/>
          <w:rtl/>
        </w:rPr>
        <w:t xml:space="preserve"> אולי את שנת 1977 כנקודת מפנה, עברנו מהחברה הצודקת ביותר  בעולם המערבי לחברה הבלתי-צודקת ביותר, עם פערים חמורים ביותר,  ואנחנו יודעים מה קרה בשנת  1977.  אבל כמובן אי-אפשר להאשים פה את כל הקואליציה. גם לא את ההשקעות המיותרות שהיו בשטחי יהודה, שומרון ועזה -</w:t>
      </w:r>
      <w:r>
        <w:rPr>
          <w:rFonts w:hint="cs"/>
          <w:rtl/>
        </w:rPr>
        <w:t xml:space="preserve"> הכינויים של השטחים הללו כשטחים כבושים. אי-אפשר גם לומר שכל  ההשקעה של 65 מיליארד שהיתה בשטחים היא רק בגלל הקואליציה הנוכחית. יש אנשים שאחראים לזה במשך 36 שנה.  </w:t>
      </w:r>
    </w:p>
    <w:p w14:paraId="64F91B3C" w14:textId="77777777" w:rsidR="00000000" w:rsidRDefault="007C71EE">
      <w:pPr>
        <w:pStyle w:val="a"/>
        <w:rPr>
          <w:rFonts w:hint="cs"/>
          <w:rtl/>
        </w:rPr>
      </w:pPr>
    </w:p>
    <w:p w14:paraId="4396C31C" w14:textId="77777777" w:rsidR="00000000" w:rsidRDefault="007C71EE">
      <w:pPr>
        <w:pStyle w:val="a"/>
        <w:rPr>
          <w:rFonts w:hint="cs"/>
          <w:rtl/>
        </w:rPr>
      </w:pPr>
      <w:r>
        <w:rPr>
          <w:rFonts w:hint="cs"/>
          <w:rtl/>
        </w:rPr>
        <w:t>אבל  יש פה מפנה, כי מה שקורה פה, על-פי הדרך המאוד ישרה ואמיתית של שר האוצר, יש פה מפנה אידיאו</w:t>
      </w:r>
      <w:r>
        <w:rPr>
          <w:rFonts w:hint="cs"/>
          <w:rtl/>
        </w:rPr>
        <w:t>לוגי. פה בפעם הראשונה נקבעה אידיאולוגיה, שעקרת-הבית, הזקן, הנכה, הילד, הם אויבי העם, חייבים לקחת מהם כדי לתת לאותו מאיון עליון, כי אחרת הוא לא יישאר פה, לא יהיה מרוצה ולא ישקיע פה. חייבים ליצור סף של 30,000 שקל, שמעבר לזה לא משלמים עבור ביטוח בריאות ממלכתי</w:t>
      </w:r>
      <w:r>
        <w:rPr>
          <w:rFonts w:hint="cs"/>
          <w:rtl/>
        </w:rPr>
        <w:t xml:space="preserve">. צריך לקחת את 300 המיליון הללו מעקרת-הבית. לא יכלו להעלות את הסף ל=31,000 שקל או להוריד ל=31,000 שקל, אלא חייבים לקחת את 300 מיליון השקל הללו מעקרת-הבית,  כי אותו אדם שמרוויח 32,000 שקל, אולי הוא  לא יתרצה ולא יהיה לו טוב. </w:t>
      </w:r>
    </w:p>
    <w:p w14:paraId="09C7DBBF" w14:textId="77777777" w:rsidR="00000000" w:rsidRDefault="007C71EE">
      <w:pPr>
        <w:pStyle w:val="a"/>
        <w:rPr>
          <w:rFonts w:hint="cs"/>
          <w:rtl/>
        </w:rPr>
      </w:pPr>
    </w:p>
    <w:p w14:paraId="5345E84E" w14:textId="77777777" w:rsidR="00000000" w:rsidRDefault="007C71EE">
      <w:pPr>
        <w:pStyle w:val="a"/>
        <w:rPr>
          <w:rFonts w:hint="cs"/>
          <w:rtl/>
        </w:rPr>
      </w:pPr>
      <w:r>
        <w:rPr>
          <w:rFonts w:hint="cs"/>
          <w:rtl/>
        </w:rPr>
        <w:t xml:space="preserve"> גם אם רוצים לבצע  תוכנית חירו</w:t>
      </w:r>
      <w:r>
        <w:rPr>
          <w:rFonts w:hint="cs"/>
          <w:rtl/>
        </w:rPr>
        <w:t>ם, לא צריך לגזור זאת על הילדים בקצבאות הילדים, מה שמנוגד לכל תפיסה, גם לפסיקה של בית-המשפט העליון, שקובע שקצבת הילדים, בניגוד למה שאומר האוצר וגם העיד בוועדת הכספים, קצבת הילדים זה לא  לוקסוס, זו לא תוספת. זו פסיקה של השופט חיים כהן ז"ל, שקובע כי קצבאות הי</w:t>
      </w:r>
      <w:r>
        <w:rPr>
          <w:rFonts w:hint="cs"/>
          <w:rtl/>
        </w:rPr>
        <w:t xml:space="preserve">לדים הן הבסיס של החברה, כדי שלא יהיו ילדים רעבים; שהאם מופקדת על הכספים הללו כדי לדאוג לעתיד, כדי  לשלם עבור חינוך חינם, שהופך להיות עוד יותר חינם כביכול עם התוכנית הזאת. </w:t>
      </w:r>
    </w:p>
    <w:p w14:paraId="3BEDE1D6" w14:textId="77777777" w:rsidR="00000000" w:rsidRDefault="007C71EE">
      <w:pPr>
        <w:pStyle w:val="a"/>
        <w:rPr>
          <w:rFonts w:hint="cs"/>
          <w:rtl/>
        </w:rPr>
      </w:pPr>
    </w:p>
    <w:p w14:paraId="2FFD9EFE" w14:textId="77777777" w:rsidR="00000000" w:rsidRDefault="007C71EE">
      <w:pPr>
        <w:pStyle w:val="a"/>
        <w:rPr>
          <w:rFonts w:hint="cs"/>
          <w:rtl/>
        </w:rPr>
      </w:pPr>
      <w:r>
        <w:rPr>
          <w:rFonts w:hint="cs"/>
          <w:rtl/>
        </w:rPr>
        <w:t>מה עם הנכים? אני אקח רק סעיף אחד מכל הסעיפים. יש קצבת ניידות, שנותנים לנכה קצת עזרה</w:t>
      </w:r>
      <w:r>
        <w:rPr>
          <w:rFonts w:hint="cs"/>
          <w:rtl/>
        </w:rPr>
        <w:t xml:space="preserve"> בקניית רכב. מקפיאים את הדבר הזה. למה זה יגרום? זה יגרום לכך שאותו נכה, שאין לו הכנסה אחרת, לאט לאט זה ירד מ=75% ל=72%, אחר כך 69%. מה זה אומר? שאותו נכה  לא יוכל להגיע לרכב. זאת אומרת, הוא לא יצטרך את ה=72% כי הוא לא יוכל לקנות רכב. זה אומר שהבית שלו יהיה</w:t>
      </w:r>
      <w:r>
        <w:rPr>
          <w:rFonts w:hint="cs"/>
          <w:rtl/>
        </w:rPr>
        <w:t xml:space="preserve"> כלוב, הוא יצטרך להישאר בבית, אין לו דרך לצאת משם. זה אומר שכל מגמת הממשלה בנתינת המענק הזה, שהיה אמור גם לאפשר לנכה להשתלב בשוק העבודה, גם מבחינה חברתית, אך גם מבחינה כלכלית הוא לא יכול לעשות את זה.  זה בלתי אפשרי. לכן, גם החוכמה הכלכלית בעניין קטנה מאוד.</w:t>
      </w:r>
      <w:r>
        <w:rPr>
          <w:rFonts w:hint="cs"/>
          <w:rtl/>
        </w:rPr>
        <w:t xml:space="preserve"> </w:t>
      </w:r>
    </w:p>
    <w:p w14:paraId="2FC93E5B" w14:textId="77777777" w:rsidR="00000000" w:rsidRDefault="007C71EE">
      <w:pPr>
        <w:pStyle w:val="a"/>
        <w:rPr>
          <w:rFonts w:hint="cs"/>
          <w:rtl/>
        </w:rPr>
      </w:pPr>
    </w:p>
    <w:p w14:paraId="5669F8DB" w14:textId="77777777" w:rsidR="00000000" w:rsidRDefault="007C71EE">
      <w:pPr>
        <w:pStyle w:val="a"/>
        <w:rPr>
          <w:rFonts w:hint="cs"/>
          <w:rtl/>
        </w:rPr>
      </w:pPr>
      <w:r>
        <w:rPr>
          <w:rFonts w:hint="cs"/>
          <w:rtl/>
        </w:rPr>
        <w:t>אומרים לי שאני צריך לסיים. אני רוצה לומר, ביום ירושלים אני מתגעגע לימים ההם של הציונות הדתית. ראשי הציונות הדתית בבית הזה היו אז היונים שביונים שהפצירו באשכול שלא לצאת למלחמה, שלא להיכנס לעיר העתיקה, ודאי וודאי שלא לעבור את "הקו הירוק", כדי שלא ליצור את</w:t>
      </w:r>
      <w:r>
        <w:rPr>
          <w:rFonts w:hint="cs"/>
          <w:rtl/>
        </w:rPr>
        <w:t xml:space="preserve"> האנדרלמוסיה שלצערנו בגללה אנחנו מדממים במשך 36 שנה. עד כמה הם הבינו וראו את עומק היהדות, את מהותה של מדינה יהודית, ועד כמה זה חסר לנו היום. </w:t>
      </w:r>
    </w:p>
    <w:p w14:paraId="3A7CD48F" w14:textId="77777777" w:rsidR="00000000" w:rsidRDefault="007C71EE">
      <w:pPr>
        <w:pStyle w:val="a"/>
        <w:rPr>
          <w:rFonts w:hint="cs"/>
          <w:rtl/>
        </w:rPr>
      </w:pPr>
    </w:p>
    <w:p w14:paraId="61F3341C" w14:textId="77777777" w:rsidR="00000000" w:rsidRDefault="007C71EE">
      <w:pPr>
        <w:pStyle w:val="a"/>
        <w:rPr>
          <w:rFonts w:hint="cs"/>
          <w:rtl/>
        </w:rPr>
      </w:pPr>
      <w:r>
        <w:rPr>
          <w:rFonts w:hint="cs"/>
          <w:rtl/>
        </w:rPr>
        <w:t>אני מאוד מקווה שיום ירושלים הזה מציין שירושלים אינה  קטנה יותר מכל חלקיה, היא גדולה יותר, שהמרחב הרוחני שהיה במקו</w:t>
      </w:r>
      <w:r>
        <w:rPr>
          <w:rFonts w:hint="cs"/>
          <w:rtl/>
        </w:rPr>
        <w:t xml:space="preserve">ר העם היהודי, ולאחר מכן היתוספו גם הנוצרים וגם המוסלמים, שהמרחב הרוחני כל כך רחב וכל כך גדול, שיש לנו עם מי להתחלק פה בירושלים; ושהערבות ההדדית גם בין האוכלוסיות של ירושלים, שהערבות הזאת יכולה לעמוד לנגד עינינו גם כשנקבע בעתיד מה זו המדינה היהודית. </w:t>
      </w:r>
    </w:p>
    <w:p w14:paraId="4A22FEEC" w14:textId="77777777" w:rsidR="00000000" w:rsidRDefault="007C71EE">
      <w:pPr>
        <w:pStyle w:val="a"/>
        <w:rPr>
          <w:rFonts w:hint="cs"/>
          <w:rtl/>
        </w:rPr>
      </w:pPr>
    </w:p>
    <w:p w14:paraId="3B9A7B07" w14:textId="77777777" w:rsidR="00000000" w:rsidRDefault="007C71EE">
      <w:pPr>
        <w:pStyle w:val="a"/>
        <w:rPr>
          <w:rFonts w:hint="cs"/>
          <w:rtl/>
        </w:rPr>
      </w:pPr>
      <w:r>
        <w:rPr>
          <w:rFonts w:hint="cs"/>
          <w:rtl/>
        </w:rPr>
        <w:t>בשם ה</w:t>
      </w:r>
      <w:r>
        <w:rPr>
          <w:rFonts w:hint="cs"/>
          <w:rtl/>
        </w:rPr>
        <w:t xml:space="preserve">ערבות ההדדית אני רוצה לקרוא לכל הציבור - אלא אם כן תחליט הממשלה לשים בצד את התוכנית הזאת -  לבוא היום בשעה 16:30 ל"בנייני האומה", להפגין ולומר בצורה נחרצת, שהם לא אויבי העם אלא הם מוכנים להיות חלק מהעם אם תהיה שותפות בין הבית הזה, בין ממשלת ישראל לבין העם </w:t>
      </w:r>
      <w:r>
        <w:rPr>
          <w:rFonts w:hint="cs"/>
          <w:rtl/>
        </w:rPr>
        <w:t>היושב בציון. תודה רבה.</w:t>
      </w:r>
    </w:p>
    <w:p w14:paraId="306E8679" w14:textId="77777777" w:rsidR="00000000" w:rsidRDefault="007C71EE">
      <w:pPr>
        <w:pStyle w:val="a"/>
        <w:rPr>
          <w:rFonts w:hint="cs"/>
          <w:rtl/>
        </w:rPr>
      </w:pPr>
    </w:p>
    <w:p w14:paraId="1B299C03" w14:textId="77777777" w:rsidR="00000000" w:rsidRDefault="007C71EE">
      <w:pPr>
        <w:pStyle w:val="ad"/>
        <w:rPr>
          <w:rFonts w:hint="cs"/>
          <w:rtl/>
        </w:rPr>
      </w:pPr>
      <w:r>
        <w:rPr>
          <w:rFonts w:hint="cs"/>
          <w:rtl/>
        </w:rPr>
        <w:t>היו</w:t>
      </w:r>
      <w:r>
        <w:rPr>
          <w:rtl/>
        </w:rPr>
        <w:t>"</w:t>
      </w:r>
      <w:r>
        <w:rPr>
          <w:rFonts w:hint="cs"/>
          <w:rtl/>
        </w:rPr>
        <w:t>ר אתי לבני:</w:t>
      </w:r>
    </w:p>
    <w:p w14:paraId="2652E094" w14:textId="77777777" w:rsidR="00000000" w:rsidRDefault="007C71EE">
      <w:pPr>
        <w:pStyle w:val="a"/>
        <w:rPr>
          <w:rFonts w:hint="cs"/>
          <w:rtl/>
        </w:rPr>
      </w:pPr>
    </w:p>
    <w:p w14:paraId="547E5E2A" w14:textId="77777777" w:rsidR="00000000" w:rsidRDefault="007C71EE">
      <w:pPr>
        <w:pStyle w:val="a"/>
        <w:rPr>
          <w:rFonts w:hint="cs"/>
          <w:rtl/>
        </w:rPr>
      </w:pPr>
      <w:r>
        <w:rPr>
          <w:rFonts w:hint="cs"/>
          <w:rtl/>
        </w:rPr>
        <w:t xml:space="preserve">תודה רבה. חבר הכנסת נסים דהן. נציג מיהדות התורה. </w:t>
      </w:r>
    </w:p>
    <w:p w14:paraId="0EEF4747" w14:textId="77777777" w:rsidR="00000000" w:rsidRDefault="007C71EE">
      <w:pPr>
        <w:pStyle w:val="a"/>
        <w:rPr>
          <w:rFonts w:hint="cs"/>
          <w:rtl/>
        </w:rPr>
      </w:pPr>
    </w:p>
    <w:p w14:paraId="0C8E365A" w14:textId="77777777" w:rsidR="00000000" w:rsidRDefault="007C71EE">
      <w:pPr>
        <w:pStyle w:val="ac"/>
        <w:rPr>
          <w:rFonts w:hint="cs"/>
          <w:rtl/>
        </w:rPr>
      </w:pPr>
      <w:r>
        <w:rPr>
          <w:rFonts w:hint="cs"/>
          <w:rtl/>
        </w:rPr>
        <w:t>אברהם בורג (העבודה-מימד):</w:t>
      </w:r>
    </w:p>
    <w:p w14:paraId="46C7E014" w14:textId="77777777" w:rsidR="00000000" w:rsidRDefault="007C71EE">
      <w:pPr>
        <w:pStyle w:val="a"/>
        <w:rPr>
          <w:rFonts w:hint="cs"/>
          <w:rtl/>
        </w:rPr>
      </w:pPr>
    </w:p>
    <w:p w14:paraId="7CEC40BE" w14:textId="77777777" w:rsidR="00000000" w:rsidRDefault="007C71EE">
      <w:pPr>
        <w:pStyle w:val="a"/>
        <w:rPr>
          <w:rFonts w:hint="cs"/>
          <w:rtl/>
        </w:rPr>
      </w:pPr>
      <w:r>
        <w:rPr>
          <w:rFonts w:hint="cs"/>
          <w:rtl/>
        </w:rPr>
        <w:t xml:space="preserve">אני אדבר במקום מי שלא נמצא. </w:t>
      </w:r>
    </w:p>
    <w:p w14:paraId="0E7CC54B" w14:textId="77777777" w:rsidR="00000000" w:rsidRDefault="007C71EE">
      <w:pPr>
        <w:pStyle w:val="a"/>
        <w:rPr>
          <w:rFonts w:hint="cs"/>
          <w:rtl/>
        </w:rPr>
      </w:pPr>
    </w:p>
    <w:p w14:paraId="63A982EB" w14:textId="77777777" w:rsidR="00000000" w:rsidRDefault="007C71EE">
      <w:pPr>
        <w:pStyle w:val="ac"/>
        <w:rPr>
          <w:rFonts w:hint="cs"/>
          <w:rtl/>
        </w:rPr>
      </w:pPr>
      <w:r>
        <w:rPr>
          <w:rFonts w:hint="cs"/>
          <w:rtl/>
        </w:rPr>
        <w:t>חיים אורון (מרצ):</w:t>
      </w:r>
    </w:p>
    <w:p w14:paraId="791065CE" w14:textId="77777777" w:rsidR="00000000" w:rsidRDefault="007C71EE">
      <w:pPr>
        <w:pStyle w:val="a"/>
        <w:rPr>
          <w:rFonts w:hint="cs"/>
          <w:rtl/>
        </w:rPr>
      </w:pPr>
    </w:p>
    <w:p w14:paraId="051E9A62" w14:textId="77777777" w:rsidR="00000000" w:rsidRDefault="007C71EE">
      <w:pPr>
        <w:pStyle w:val="a"/>
        <w:rPr>
          <w:rFonts w:hint="cs"/>
          <w:rtl/>
        </w:rPr>
      </w:pPr>
      <w:r>
        <w:rPr>
          <w:rFonts w:hint="cs"/>
          <w:rtl/>
        </w:rPr>
        <w:t xml:space="preserve">אני ראשון, אתה אחרי. </w:t>
      </w:r>
    </w:p>
    <w:p w14:paraId="02154F89" w14:textId="77777777" w:rsidR="00000000" w:rsidRDefault="007C71EE">
      <w:pPr>
        <w:pStyle w:val="a"/>
        <w:rPr>
          <w:rFonts w:hint="cs"/>
          <w:rtl/>
        </w:rPr>
      </w:pPr>
    </w:p>
    <w:p w14:paraId="0698FB83" w14:textId="77777777" w:rsidR="00000000" w:rsidRDefault="007C71EE">
      <w:pPr>
        <w:pStyle w:val="ac"/>
        <w:rPr>
          <w:rFonts w:hint="cs"/>
          <w:rtl/>
        </w:rPr>
      </w:pPr>
      <w:r>
        <w:rPr>
          <w:rFonts w:hint="cs"/>
          <w:rtl/>
        </w:rPr>
        <w:t>אברהם בורג (העבודה-מימד):</w:t>
      </w:r>
    </w:p>
    <w:p w14:paraId="35F581AC" w14:textId="77777777" w:rsidR="00000000" w:rsidRDefault="007C71EE">
      <w:pPr>
        <w:pStyle w:val="a"/>
        <w:rPr>
          <w:rFonts w:hint="cs"/>
          <w:rtl/>
        </w:rPr>
      </w:pPr>
    </w:p>
    <w:p w14:paraId="267C6CFB" w14:textId="77777777" w:rsidR="00000000" w:rsidRDefault="007C71EE">
      <w:pPr>
        <w:pStyle w:val="a"/>
        <w:rPr>
          <w:rFonts w:hint="cs"/>
          <w:rtl/>
        </w:rPr>
      </w:pPr>
      <w:r>
        <w:rPr>
          <w:rFonts w:hint="cs"/>
          <w:rtl/>
        </w:rPr>
        <w:t xml:space="preserve"> בסדר. </w:t>
      </w:r>
    </w:p>
    <w:p w14:paraId="0E6DAB02" w14:textId="77777777" w:rsidR="00000000" w:rsidRDefault="007C71EE">
      <w:pPr>
        <w:pStyle w:val="ac"/>
        <w:rPr>
          <w:rFonts w:hint="cs"/>
          <w:rtl/>
        </w:rPr>
      </w:pPr>
    </w:p>
    <w:p w14:paraId="20462CB1" w14:textId="77777777" w:rsidR="00000000" w:rsidRDefault="007C71EE">
      <w:pPr>
        <w:pStyle w:val="Speaker"/>
        <w:rPr>
          <w:rFonts w:hint="cs"/>
          <w:rtl/>
        </w:rPr>
      </w:pPr>
      <w:r>
        <w:rPr>
          <w:rFonts w:hint="cs"/>
          <w:rtl/>
        </w:rPr>
        <w:t>חיים אורון (מרצ):</w:t>
      </w:r>
    </w:p>
    <w:p w14:paraId="3F2D4849" w14:textId="77777777" w:rsidR="00000000" w:rsidRDefault="007C71EE">
      <w:pPr>
        <w:pStyle w:val="a"/>
        <w:rPr>
          <w:rFonts w:hint="cs"/>
          <w:rtl/>
        </w:rPr>
      </w:pPr>
    </w:p>
    <w:p w14:paraId="473AE505" w14:textId="77777777" w:rsidR="00000000" w:rsidRDefault="007C71EE">
      <w:pPr>
        <w:pStyle w:val="a"/>
        <w:rPr>
          <w:rFonts w:hint="cs"/>
          <w:rtl/>
        </w:rPr>
      </w:pPr>
      <w:r>
        <w:rPr>
          <w:rFonts w:hint="cs"/>
          <w:rtl/>
        </w:rPr>
        <w:t xml:space="preserve"> גברתי היו</w:t>
      </w:r>
      <w:r>
        <w:rPr>
          <w:rFonts w:hint="cs"/>
          <w:rtl/>
        </w:rPr>
        <w:t>שבת-ראש, חברי חברי הכנסת, הייתי רוצה את עשר הדקות הללו להקדיש  - דווקא בגלל הרכב חברי הכנסת מהקואליציה שנמצאים פה, שהם שר ושני חברי כנסת מסיעת שינוי - להצגת נושא ולמקד בו מה שמסתמן כמחלוקת, אני חושב מאוד מהותית. בשעה הזאת של הבוקר ובטון שקט יחסית אנסה להצי</w:t>
      </w:r>
      <w:r>
        <w:rPr>
          <w:rFonts w:hint="cs"/>
          <w:rtl/>
        </w:rPr>
        <w:t>ג את עמדתי לפחות בוויכוח הזה. בספר הכחול, ב=</w:t>
      </w:r>
      <w:r>
        <w:t>blue print</w:t>
      </w:r>
      <w:r>
        <w:rPr>
          <w:rFonts w:hint="cs"/>
          <w:rtl/>
        </w:rPr>
        <w:t xml:space="preserve"> שקיבלנו, אדוני השר, יש פרק קטן מאוד יחסית על הבריאות. יש שני פרקים - - - </w:t>
      </w:r>
    </w:p>
    <w:p w14:paraId="3970DC1D" w14:textId="77777777" w:rsidR="00000000" w:rsidRDefault="007C71EE">
      <w:pPr>
        <w:pStyle w:val="a"/>
        <w:rPr>
          <w:rtl/>
        </w:rPr>
      </w:pPr>
    </w:p>
    <w:p w14:paraId="39B92292" w14:textId="77777777" w:rsidR="00000000" w:rsidRDefault="007C71EE">
      <w:pPr>
        <w:pStyle w:val="ac"/>
        <w:rPr>
          <w:rFonts w:hint="cs"/>
          <w:rtl/>
        </w:rPr>
      </w:pPr>
      <w:r>
        <w:rPr>
          <w:rFonts w:hint="cs"/>
          <w:rtl/>
        </w:rPr>
        <w:t>אברהם בורג (העבודה-מימד):</w:t>
      </w:r>
    </w:p>
    <w:p w14:paraId="0E70134F" w14:textId="77777777" w:rsidR="00000000" w:rsidRDefault="007C71EE">
      <w:pPr>
        <w:pStyle w:val="a"/>
        <w:rPr>
          <w:rFonts w:hint="cs"/>
          <w:rtl/>
        </w:rPr>
      </w:pPr>
    </w:p>
    <w:p w14:paraId="7CA1701F" w14:textId="77777777" w:rsidR="00000000" w:rsidRDefault="007C71EE">
      <w:pPr>
        <w:pStyle w:val="a"/>
        <w:rPr>
          <w:rFonts w:hint="cs"/>
          <w:rtl/>
        </w:rPr>
      </w:pPr>
      <w:r>
        <w:rPr>
          <w:rFonts w:hint="cs"/>
          <w:rtl/>
        </w:rPr>
        <w:t xml:space="preserve"> זה צריך להיות אם חיסלנו את הזקנים. </w:t>
      </w:r>
    </w:p>
    <w:p w14:paraId="58575ED4" w14:textId="77777777" w:rsidR="00000000" w:rsidRDefault="007C71EE">
      <w:pPr>
        <w:pStyle w:val="a"/>
        <w:rPr>
          <w:rFonts w:hint="cs"/>
          <w:rtl/>
        </w:rPr>
      </w:pPr>
    </w:p>
    <w:p w14:paraId="2ADDD7BD" w14:textId="77777777" w:rsidR="00000000" w:rsidRDefault="007C71EE">
      <w:pPr>
        <w:pStyle w:val="SpeakerCon"/>
        <w:rPr>
          <w:rFonts w:hint="cs"/>
          <w:rtl/>
        </w:rPr>
      </w:pPr>
      <w:r>
        <w:rPr>
          <w:rFonts w:hint="cs"/>
          <w:rtl/>
        </w:rPr>
        <w:t>חיים אורון (מרצ):</w:t>
      </w:r>
    </w:p>
    <w:p w14:paraId="1BAA36A5" w14:textId="77777777" w:rsidR="00000000" w:rsidRDefault="007C71EE">
      <w:pPr>
        <w:pStyle w:val="a"/>
        <w:rPr>
          <w:rFonts w:hint="cs"/>
          <w:rtl/>
        </w:rPr>
      </w:pPr>
    </w:p>
    <w:p w14:paraId="6BFF0845" w14:textId="77777777" w:rsidR="00000000" w:rsidRDefault="007C71EE">
      <w:pPr>
        <w:pStyle w:val="a"/>
        <w:rPr>
          <w:rFonts w:hint="cs"/>
          <w:rtl/>
        </w:rPr>
      </w:pPr>
      <w:r>
        <w:rPr>
          <w:rFonts w:hint="cs"/>
          <w:rtl/>
        </w:rPr>
        <w:t>יש פרק אחד על הבריאות, חבר הכנסת בורג, שמת</w:t>
      </w:r>
      <w:r>
        <w:rPr>
          <w:rFonts w:hint="cs"/>
          <w:rtl/>
        </w:rPr>
        <w:t xml:space="preserve">אים לגישה של הממשלה הנוכחית, כי יש פרק דומה גם בתקשורת. מה אומר פרק הבריאות? שאם צריך להפעיל </w:t>
      </w:r>
      <w:r>
        <w:rPr>
          <w:rFonts w:hint="cs"/>
        </w:rPr>
        <w:t>C.T</w:t>
      </w:r>
      <w:r>
        <w:t>.</w:t>
      </w:r>
      <w:r>
        <w:rPr>
          <w:rFonts w:hint="cs"/>
          <w:rtl/>
        </w:rPr>
        <w:t xml:space="preserve"> נוסף ב"סורוקה", לא שר הבריאות מחליט אם מפעילים </w:t>
      </w:r>
      <w:r>
        <w:rPr>
          <w:rFonts w:hint="cs"/>
        </w:rPr>
        <w:t>C.T.</w:t>
      </w:r>
      <w:r>
        <w:rPr>
          <w:rFonts w:hint="cs"/>
          <w:rtl/>
        </w:rPr>
        <w:t xml:space="preserve"> נוסף ב"סורוקה" - לי יש סנטימנטים כלפי "סורוקה" מסיבות ברורות - אלא שר האוצר מחליט. ואם תהיה עוד יחידה לנית</w:t>
      </w:r>
      <w:r>
        <w:rPr>
          <w:rFonts w:hint="cs"/>
          <w:rtl/>
        </w:rPr>
        <w:t xml:space="preserve">וחי לב, לא משרד הבריאות יחליט כמשרד רגולטורי, לא רוצים שהוא ייתן שירותים, רוצים שהוא רק ינהל את המערכת. שר האוצר יחליט. דרך אגב, הכול בסימן הממשלה שהיא לא צנטרליסטית, העברת סמכויות למשרדים אחרים ולגופים אחרים. </w:t>
      </w:r>
    </w:p>
    <w:p w14:paraId="31ED1EFA" w14:textId="77777777" w:rsidR="00000000" w:rsidRDefault="007C71EE">
      <w:pPr>
        <w:pStyle w:val="a"/>
        <w:rPr>
          <w:rFonts w:hint="cs"/>
          <w:rtl/>
        </w:rPr>
      </w:pPr>
    </w:p>
    <w:p w14:paraId="70CA237A" w14:textId="77777777" w:rsidR="00000000" w:rsidRDefault="007C71EE">
      <w:pPr>
        <w:pStyle w:val="a"/>
        <w:rPr>
          <w:rFonts w:hint="cs"/>
          <w:rtl/>
        </w:rPr>
      </w:pPr>
      <w:r>
        <w:rPr>
          <w:rFonts w:hint="cs"/>
          <w:rtl/>
        </w:rPr>
        <w:t xml:space="preserve">אבל יש דבר שלא מופיע, חברי הכנסת, בחוק הזה. </w:t>
      </w:r>
      <w:r>
        <w:rPr>
          <w:rFonts w:hint="cs"/>
          <w:rtl/>
        </w:rPr>
        <w:t>הופיע שר הבריאות בפני ועדת הכספים של הכנסת והסביר למה הוא הצביע בממשלה בעד אבל הוא מציע לנו להצביע נגד הפרדת טיפות-החלב. אני שמח על כך, אבל לא על המודל, ששר אחר שר מופיע בוועדת הכספים, מסביר שבממשלה הצביעו נגד, אומרים, לעתים לוחשים, לעתים שולחים שליחים ולע</w:t>
      </w:r>
      <w:r>
        <w:rPr>
          <w:rFonts w:hint="cs"/>
          <w:rtl/>
        </w:rPr>
        <w:t>תים אומרים בגלוי: תוציאו את הפרק הזה מהחוק אף שעל כולו הצבעתי בעד. ואז אתה שואל את השר בשקט - ואני לא מתכוון לשר פריצקי - הפרקים שהצבעת עליהם בעד והם לא שייכים למשרד, אתה יודע מה כתוב בהם? הם אומרים:  בהוא התמצאתי, ברוב אני לא מתמצא, אני מבקש סליחה. אני מצ</w:t>
      </w:r>
      <w:r>
        <w:rPr>
          <w:rFonts w:hint="cs"/>
          <w:rtl/>
        </w:rPr>
        <w:t>טט שר חי בוועדת הכספים.</w:t>
      </w:r>
    </w:p>
    <w:p w14:paraId="15BFE42D" w14:textId="77777777" w:rsidR="00000000" w:rsidRDefault="007C71EE">
      <w:pPr>
        <w:pStyle w:val="a"/>
        <w:rPr>
          <w:rFonts w:hint="cs"/>
          <w:rtl/>
        </w:rPr>
      </w:pPr>
    </w:p>
    <w:p w14:paraId="7DA158B4" w14:textId="77777777" w:rsidR="00000000" w:rsidRDefault="007C71EE">
      <w:pPr>
        <w:pStyle w:val="ac"/>
        <w:rPr>
          <w:rFonts w:hint="cs"/>
          <w:rtl/>
        </w:rPr>
      </w:pPr>
      <w:r>
        <w:rPr>
          <w:rFonts w:hint="cs"/>
          <w:rtl/>
        </w:rPr>
        <w:t>אברהם בורג (העבודה-מימד):</w:t>
      </w:r>
    </w:p>
    <w:p w14:paraId="31D4E0BC" w14:textId="77777777" w:rsidR="00000000" w:rsidRDefault="007C71EE">
      <w:pPr>
        <w:pStyle w:val="a"/>
        <w:rPr>
          <w:rFonts w:hint="cs"/>
          <w:rtl/>
        </w:rPr>
      </w:pPr>
    </w:p>
    <w:p w14:paraId="4EBE6323" w14:textId="77777777" w:rsidR="00000000" w:rsidRDefault="007C71EE">
      <w:pPr>
        <w:pStyle w:val="a"/>
        <w:rPr>
          <w:rFonts w:hint="cs"/>
          <w:rtl/>
        </w:rPr>
      </w:pPr>
      <w:r>
        <w:rPr>
          <w:rFonts w:hint="cs"/>
          <w:rtl/>
        </w:rPr>
        <w:t>מה זאת אומרת שר חי, בניגוד למה?</w:t>
      </w:r>
    </w:p>
    <w:p w14:paraId="78EE238E" w14:textId="77777777" w:rsidR="00000000" w:rsidRDefault="007C71EE">
      <w:pPr>
        <w:pStyle w:val="a"/>
        <w:rPr>
          <w:rFonts w:hint="cs"/>
          <w:rtl/>
        </w:rPr>
      </w:pPr>
    </w:p>
    <w:p w14:paraId="62D709BA" w14:textId="77777777" w:rsidR="00000000" w:rsidRDefault="007C71EE">
      <w:pPr>
        <w:pStyle w:val="SpeakerCon"/>
        <w:rPr>
          <w:rFonts w:hint="cs"/>
          <w:rtl/>
        </w:rPr>
      </w:pPr>
      <w:r>
        <w:rPr>
          <w:rFonts w:hint="cs"/>
          <w:rtl/>
        </w:rPr>
        <w:t>חיים אורון (מרצ):</w:t>
      </w:r>
    </w:p>
    <w:p w14:paraId="6E9D0A3F" w14:textId="77777777" w:rsidR="00000000" w:rsidRDefault="007C71EE">
      <w:pPr>
        <w:pStyle w:val="a"/>
        <w:rPr>
          <w:rFonts w:hint="cs"/>
          <w:rtl/>
        </w:rPr>
      </w:pPr>
    </w:p>
    <w:p w14:paraId="199EFF63" w14:textId="77777777" w:rsidR="00000000" w:rsidRDefault="007C71EE">
      <w:pPr>
        <w:pStyle w:val="a"/>
        <w:rPr>
          <w:rFonts w:hint="cs"/>
          <w:rtl/>
        </w:rPr>
      </w:pPr>
      <w:r>
        <w:rPr>
          <w:rFonts w:hint="cs"/>
          <w:rtl/>
        </w:rPr>
        <w:t xml:space="preserve">בניגוד לשרים וירטואליים. ואז,  כאשר סיימנו לדון בפרק הזה, אמרתי לשר, כיו"ר הלובי לרפואה הציבורית: באת אלינו לדיון על טיפות-החלב ומי יחליט על </w:t>
      </w:r>
      <w:r>
        <w:rPr>
          <w:rFonts w:hint="cs"/>
        </w:rPr>
        <w:t>C.T.</w:t>
      </w:r>
      <w:r>
        <w:rPr>
          <w:rFonts w:hint="cs"/>
          <w:rtl/>
        </w:rPr>
        <w:t xml:space="preserve">  ב"סור</w:t>
      </w:r>
      <w:r>
        <w:rPr>
          <w:rFonts w:hint="cs"/>
          <w:rtl/>
        </w:rPr>
        <w:t>וקה". אבל אתה מדווח לוועדה, שבמערכת הבריאות הציבורית יש מיליארד ו=100 מיליון שקל גירעון. חבר הכנסת בורג, זה לא מופיע בספרים, לא עוסקים בזה כי בזה  הממשלה לא עוסקת, היא מתכננת איך  להגדיל או להקטין את כמות היחידות לניתוח פה ולסת ב"סורוקה" או ב"רמב"ם" או ב"ש</w:t>
      </w:r>
      <w:r>
        <w:rPr>
          <w:rFonts w:hint="cs"/>
          <w:rtl/>
        </w:rPr>
        <w:t xml:space="preserve">יבא". זה מה שמעסיק אותה. </w:t>
      </w:r>
    </w:p>
    <w:p w14:paraId="03B82D0B" w14:textId="77777777" w:rsidR="00000000" w:rsidRDefault="007C71EE">
      <w:pPr>
        <w:pStyle w:val="a"/>
        <w:rPr>
          <w:rFonts w:hint="cs"/>
          <w:rtl/>
        </w:rPr>
      </w:pPr>
    </w:p>
    <w:p w14:paraId="4BA4BBB0" w14:textId="77777777" w:rsidR="00000000" w:rsidRDefault="007C71EE">
      <w:pPr>
        <w:pStyle w:val="ac"/>
        <w:rPr>
          <w:rFonts w:hint="cs"/>
          <w:rtl/>
        </w:rPr>
      </w:pPr>
      <w:r>
        <w:rPr>
          <w:rFonts w:hint="cs"/>
          <w:rtl/>
        </w:rPr>
        <w:t>אברהם בורג (העבודה-מימד):</w:t>
      </w:r>
    </w:p>
    <w:p w14:paraId="09C12DBA" w14:textId="77777777" w:rsidR="00000000" w:rsidRDefault="007C71EE">
      <w:pPr>
        <w:pStyle w:val="a"/>
        <w:rPr>
          <w:rFonts w:hint="cs"/>
          <w:rtl/>
        </w:rPr>
      </w:pPr>
    </w:p>
    <w:p w14:paraId="5303E36E" w14:textId="77777777" w:rsidR="00000000" w:rsidRDefault="007C71EE">
      <w:pPr>
        <w:pStyle w:val="a"/>
        <w:rPr>
          <w:rFonts w:hint="cs"/>
          <w:rtl/>
        </w:rPr>
      </w:pPr>
      <w:r>
        <w:rPr>
          <w:rFonts w:hint="cs"/>
          <w:rtl/>
        </w:rPr>
        <w:t xml:space="preserve">זה לא כלול בגירעון הכללי של הממשלה. </w:t>
      </w:r>
    </w:p>
    <w:p w14:paraId="5738C8E7" w14:textId="77777777" w:rsidR="00000000" w:rsidRDefault="007C71EE">
      <w:pPr>
        <w:pStyle w:val="a"/>
        <w:rPr>
          <w:rFonts w:hint="cs"/>
          <w:rtl/>
        </w:rPr>
      </w:pPr>
    </w:p>
    <w:p w14:paraId="38802CDF" w14:textId="77777777" w:rsidR="00000000" w:rsidRDefault="007C71EE">
      <w:pPr>
        <w:pStyle w:val="SpeakerCon"/>
        <w:rPr>
          <w:rFonts w:hint="cs"/>
          <w:rtl/>
        </w:rPr>
      </w:pPr>
      <w:r>
        <w:rPr>
          <w:rFonts w:hint="cs"/>
          <w:rtl/>
        </w:rPr>
        <w:t>חיים אורון (מרצ):</w:t>
      </w:r>
    </w:p>
    <w:p w14:paraId="28463085" w14:textId="77777777" w:rsidR="00000000" w:rsidRDefault="007C71EE">
      <w:pPr>
        <w:pStyle w:val="a"/>
        <w:rPr>
          <w:rFonts w:hint="cs"/>
          <w:rtl/>
        </w:rPr>
      </w:pPr>
    </w:p>
    <w:p w14:paraId="27C01910" w14:textId="77777777" w:rsidR="00000000" w:rsidRDefault="007C71EE">
      <w:pPr>
        <w:pStyle w:val="a"/>
        <w:rPr>
          <w:rFonts w:hint="cs"/>
          <w:rtl/>
        </w:rPr>
      </w:pPr>
      <w:r>
        <w:rPr>
          <w:rFonts w:hint="cs"/>
          <w:rtl/>
        </w:rPr>
        <w:t xml:space="preserve">בכלל לא. יש חוב של 500 מיליון שקל לקופות-החולים. יש חוב של 150 מיליון שקל </w:t>
      </w:r>
      <w:r>
        <w:rPr>
          <w:rtl/>
        </w:rPr>
        <w:br/>
      </w:r>
      <w:r>
        <w:rPr>
          <w:rFonts w:hint="cs"/>
          <w:rtl/>
        </w:rPr>
        <w:t xml:space="preserve">לבתי-החולים הממשלתיים.  יש עוד 150-200 מיליון שקל - - - </w:t>
      </w:r>
    </w:p>
    <w:p w14:paraId="0F8E3DE0" w14:textId="77777777" w:rsidR="00000000" w:rsidRDefault="007C71EE">
      <w:pPr>
        <w:pStyle w:val="a"/>
        <w:rPr>
          <w:rFonts w:hint="cs"/>
          <w:rtl/>
        </w:rPr>
      </w:pPr>
    </w:p>
    <w:p w14:paraId="5EE883A7" w14:textId="77777777" w:rsidR="00000000" w:rsidRDefault="007C71EE">
      <w:pPr>
        <w:pStyle w:val="ac"/>
        <w:rPr>
          <w:rFonts w:hint="cs"/>
          <w:rtl/>
        </w:rPr>
      </w:pPr>
      <w:r>
        <w:rPr>
          <w:rFonts w:hint="cs"/>
          <w:rtl/>
        </w:rPr>
        <w:t>אברהם בורג (</w:t>
      </w:r>
      <w:r>
        <w:rPr>
          <w:rFonts w:hint="cs"/>
          <w:rtl/>
        </w:rPr>
        <w:t>העבודה-מימד):</w:t>
      </w:r>
    </w:p>
    <w:p w14:paraId="190F903C" w14:textId="77777777" w:rsidR="00000000" w:rsidRDefault="007C71EE">
      <w:pPr>
        <w:pStyle w:val="a"/>
        <w:rPr>
          <w:rFonts w:hint="cs"/>
          <w:rtl/>
        </w:rPr>
      </w:pPr>
    </w:p>
    <w:p w14:paraId="051D1D3A" w14:textId="77777777" w:rsidR="00000000" w:rsidRDefault="007C71EE">
      <w:pPr>
        <w:pStyle w:val="a"/>
        <w:rPr>
          <w:rFonts w:hint="cs"/>
          <w:rtl/>
        </w:rPr>
      </w:pPr>
      <w:r>
        <w:rPr>
          <w:rFonts w:hint="cs"/>
          <w:rtl/>
        </w:rPr>
        <w:t xml:space="preserve"> זה לא חוב חשבונאי, זה בעין. לא, זה עוד לא הגיע עד הסף - - - </w:t>
      </w:r>
    </w:p>
    <w:p w14:paraId="48F6DBDD" w14:textId="77777777" w:rsidR="00000000" w:rsidRDefault="007C71EE">
      <w:pPr>
        <w:pStyle w:val="a"/>
        <w:rPr>
          <w:rFonts w:hint="cs"/>
          <w:rtl/>
        </w:rPr>
      </w:pPr>
    </w:p>
    <w:p w14:paraId="415D840D" w14:textId="77777777" w:rsidR="00000000" w:rsidRDefault="007C71EE">
      <w:pPr>
        <w:pStyle w:val="SpeakerCon"/>
        <w:rPr>
          <w:rFonts w:hint="cs"/>
          <w:rtl/>
        </w:rPr>
      </w:pPr>
      <w:r>
        <w:rPr>
          <w:rFonts w:hint="cs"/>
          <w:rtl/>
        </w:rPr>
        <w:t>חיים אורון (מרצ):</w:t>
      </w:r>
    </w:p>
    <w:p w14:paraId="3B9FCD9A" w14:textId="77777777" w:rsidR="00000000" w:rsidRDefault="007C71EE">
      <w:pPr>
        <w:pStyle w:val="a"/>
        <w:rPr>
          <w:rFonts w:hint="cs"/>
          <w:rtl/>
        </w:rPr>
      </w:pPr>
    </w:p>
    <w:p w14:paraId="7C9F4F7A" w14:textId="77777777" w:rsidR="00000000" w:rsidRDefault="007C71EE">
      <w:pPr>
        <w:pStyle w:val="a"/>
        <w:rPr>
          <w:rFonts w:hint="cs"/>
          <w:rtl/>
        </w:rPr>
      </w:pPr>
      <w:r>
        <w:rPr>
          <w:rFonts w:hint="cs"/>
          <w:rtl/>
        </w:rPr>
        <w:t xml:space="preserve">לא, זה על הסף של הממשלה, כי אם לקופות-החולים יש חוב - אני שמח על שאלתך - הן  לא משלמות לבתי-החולים של הממשלה. אם יש חוב לקופות-החולים, בעיקר לאלה שאין להן </w:t>
      </w:r>
      <w:r>
        <w:rPr>
          <w:rtl/>
        </w:rPr>
        <w:br/>
      </w:r>
      <w:r>
        <w:rPr>
          <w:rFonts w:hint="cs"/>
          <w:rtl/>
        </w:rPr>
        <w:t>בתי</w:t>
      </w:r>
      <w:r>
        <w:rPr>
          <w:rFonts w:hint="cs"/>
          <w:rtl/>
        </w:rPr>
        <w:t>-חולים -  למשל, קופת-חולים מאוחדת לא משלמת לבית-החולים של קופת-חולים וכך המערכת מסתבכת בתוכה בחובות  וקורסת פנימה. ואז אומרים לך - חבר הכנסת פריצקי, הייתי מבקש את הקשבתך, תראה, ההוצאה הציבורית במדינת ישראל ותשלומי ההעברה במדינת ישראל הם כאלה, שאי-אפשר לשאת</w:t>
      </w:r>
      <w:r>
        <w:rPr>
          <w:rFonts w:hint="cs"/>
          <w:rtl/>
        </w:rPr>
        <w:t xml:space="preserve"> בהם יותר. מאיפה אתה רוצה שנביא את הכסף - אנחנו בשיא עולמי. </w:t>
      </w:r>
    </w:p>
    <w:p w14:paraId="06B906EA" w14:textId="77777777" w:rsidR="00000000" w:rsidRDefault="007C71EE">
      <w:pPr>
        <w:pStyle w:val="a"/>
        <w:rPr>
          <w:rFonts w:hint="cs"/>
          <w:rtl/>
        </w:rPr>
      </w:pPr>
    </w:p>
    <w:p w14:paraId="034B01C6" w14:textId="77777777" w:rsidR="00000000" w:rsidRDefault="007C71EE">
      <w:pPr>
        <w:pStyle w:val="a"/>
        <w:rPr>
          <w:rFonts w:hint="cs"/>
          <w:rtl/>
        </w:rPr>
      </w:pPr>
      <w:r>
        <w:rPr>
          <w:rFonts w:hint="cs"/>
          <w:rtl/>
        </w:rPr>
        <w:t>אני מחזיק פה ספר של נתונים השוואתיים על ההוצאה לבריאות כאחוז מהתל"ג במדינת ישראל ובמדינות אחרות.  וראה איזה פלא, אנחנו בהוצאה לבריאות,  אגב, במערכת בריאות שהוקמה בעיקרה על-ידי אלה שעכשיו ממוטטים</w:t>
      </w:r>
      <w:r>
        <w:rPr>
          <w:rFonts w:hint="cs"/>
          <w:rtl/>
        </w:rPr>
        <w:t xml:space="preserve"> אותם, מותר להגיד, על-ידי ההסתדרות - כדי להציג פה את מלוא עמדתי, אני, יחד עם ידידי, חיים רמון, היינו אלה שניתקו את קופת-החולים מההסתדרות, בשנת 1995. אבל ידענו תמיד, שאם אנחנו נמצאים בתשתית בריאותית מהטובות בעולם, גם היום, זה בזכות המסורת והמבנה והיסוד החזק</w:t>
      </w:r>
      <w:r>
        <w:rPr>
          <w:rFonts w:hint="cs"/>
          <w:rtl/>
        </w:rPr>
        <w:t xml:space="preserve"> הזה שקיים מלפני קום המדינה. </w:t>
      </w:r>
    </w:p>
    <w:p w14:paraId="6F8FB655" w14:textId="77777777" w:rsidR="00000000" w:rsidRDefault="007C71EE">
      <w:pPr>
        <w:pStyle w:val="a"/>
        <w:rPr>
          <w:rFonts w:hint="cs"/>
          <w:rtl/>
        </w:rPr>
      </w:pPr>
    </w:p>
    <w:p w14:paraId="7752DDEE" w14:textId="77777777" w:rsidR="00000000" w:rsidRDefault="007C71EE">
      <w:pPr>
        <w:pStyle w:val="a"/>
        <w:rPr>
          <w:rFonts w:hint="cs"/>
          <w:rtl/>
        </w:rPr>
      </w:pPr>
      <w:r>
        <w:rPr>
          <w:rFonts w:hint="cs"/>
          <w:rtl/>
        </w:rPr>
        <w:t>אבל ההוצאה הלאומית לבריאות במדינת ישראל היא 8.2%. אנחנו עומדים במקום לא רע, באותו קו בדיוק שבו  נמצאות אוסטריה, דנמרק, ה=</w:t>
      </w:r>
      <w:r>
        <w:rPr>
          <w:rFonts w:hint="cs"/>
        </w:rPr>
        <w:t>O</w:t>
      </w:r>
      <w:r>
        <w:t>E</w:t>
      </w:r>
      <w:r>
        <w:rPr>
          <w:rFonts w:hint="cs"/>
        </w:rPr>
        <w:t>CD</w:t>
      </w:r>
      <w:r>
        <w:rPr>
          <w:rFonts w:hint="cs"/>
          <w:rtl/>
        </w:rPr>
        <w:t xml:space="preserve"> הממוצע. אנחנו אפילו נמצאים במקום דומה לממוצע האירופי של השוק המשותף,  בעוד חסידי הכלכלה החופשית ומש</w:t>
      </w:r>
      <w:r>
        <w:rPr>
          <w:rFonts w:hint="cs"/>
          <w:rtl/>
        </w:rPr>
        <w:t xml:space="preserve">ק הבריאות הפתוח,  כמו שקוראים לו, למשל, בארצות הברית - שם ההוצאה הלאומית לבריאות מתקרבת ל=14%.  עד כאן מצבנו טוב. </w:t>
      </w:r>
    </w:p>
    <w:p w14:paraId="4118D864" w14:textId="77777777" w:rsidR="00000000" w:rsidRDefault="007C71EE">
      <w:pPr>
        <w:pStyle w:val="a"/>
        <w:rPr>
          <w:rFonts w:hint="cs"/>
          <w:rtl/>
        </w:rPr>
      </w:pPr>
    </w:p>
    <w:p w14:paraId="71324194" w14:textId="77777777" w:rsidR="00000000" w:rsidRDefault="007C71EE">
      <w:pPr>
        <w:pStyle w:val="a"/>
        <w:rPr>
          <w:rFonts w:hint="cs"/>
          <w:rtl/>
        </w:rPr>
      </w:pPr>
      <w:r>
        <w:rPr>
          <w:rFonts w:hint="cs"/>
          <w:rtl/>
        </w:rPr>
        <w:t>בוא נבדוק נתון נוסף, מהו שיעור המימון הציבורי בתוך ההוצאה הלאומית לבריאות. ממה היא מורכבת? הוצאה לאומית לבריאות, כמו לחינוך, מורכת ממה שמתקב</w:t>
      </w:r>
      <w:r>
        <w:rPr>
          <w:rFonts w:hint="cs"/>
          <w:rtl/>
        </w:rPr>
        <w:t>ל מהמשאבים המשותפים של הכלל - תקציבי מדינה, תקציבי עמותות שונות, תקציבי רשויות מקומיות והמשק הפרטי. כשבוחנים את הנתון הזה מתברר, שאנחנו נמצאים נמוך, אנחנו נמצאים באזור של 76%, 75%, 74% מסך כל ההוצאה הציבורית,   בעוד ארצות כמו צרפת, כמו ספרד, יפן, נמצאות ב=</w:t>
      </w:r>
      <w:r>
        <w:rPr>
          <w:rFonts w:hint="cs"/>
          <w:rtl/>
        </w:rPr>
        <w:t xml:space="preserve">79%-80%;  דנמרק, נורבגיה, בריטניה, אחרי תאצ'ר, ב=82%-83%; לוקסמבורג ובלגיה נמצאות לגמרי רחוק, בסביבות 90%, אני לא מתחרה בהן. </w:t>
      </w:r>
    </w:p>
    <w:p w14:paraId="300AAF05" w14:textId="77777777" w:rsidR="00000000" w:rsidRDefault="007C71EE">
      <w:pPr>
        <w:pStyle w:val="a"/>
        <w:rPr>
          <w:rFonts w:hint="cs"/>
          <w:rtl/>
        </w:rPr>
      </w:pPr>
    </w:p>
    <w:p w14:paraId="24E92E28" w14:textId="77777777" w:rsidR="00000000" w:rsidRDefault="007C71EE">
      <w:pPr>
        <w:pStyle w:val="a"/>
        <w:rPr>
          <w:rFonts w:hint="cs"/>
          <w:rtl/>
        </w:rPr>
      </w:pPr>
      <w:r>
        <w:rPr>
          <w:rFonts w:hint="cs"/>
          <w:rtl/>
        </w:rPr>
        <w:t xml:space="preserve">    עכשיו אני רוצה לספר סיפור מהעבר והוא מוקד המחלוקת. כשחוקקנו את חוק ביטוח בריאות ממלכתי, מה לעשות, אני כבר הייתי שם, הגיל גם ק</w:t>
      </w:r>
      <w:r>
        <w:rPr>
          <w:rFonts w:hint="cs"/>
          <w:rtl/>
        </w:rPr>
        <w:t xml:space="preserve">ובע משהו, למרות הנאום שלך. כשחוקקנו את חוק ביטוח בריאות ממלכתי, היה ויכוח בוועדה. </w:t>
      </w:r>
    </w:p>
    <w:p w14:paraId="209C781E" w14:textId="77777777" w:rsidR="00000000" w:rsidRDefault="007C71EE">
      <w:pPr>
        <w:pStyle w:val="a"/>
        <w:rPr>
          <w:rFonts w:hint="cs"/>
          <w:rtl/>
        </w:rPr>
      </w:pPr>
    </w:p>
    <w:p w14:paraId="2DB8EA98" w14:textId="77777777" w:rsidR="00000000" w:rsidRDefault="007C71EE">
      <w:pPr>
        <w:pStyle w:val="ac"/>
        <w:rPr>
          <w:rtl/>
        </w:rPr>
      </w:pPr>
      <w:r>
        <w:rPr>
          <w:rFonts w:hint="eastAsia"/>
          <w:rtl/>
        </w:rPr>
        <w:t>שר</w:t>
      </w:r>
      <w:r>
        <w:rPr>
          <w:rtl/>
        </w:rPr>
        <w:t xml:space="preserve"> התשתיות הלאומיות יוסף פריצקי:</w:t>
      </w:r>
    </w:p>
    <w:p w14:paraId="2A0C9EF0" w14:textId="77777777" w:rsidR="00000000" w:rsidRDefault="007C71EE">
      <w:pPr>
        <w:pStyle w:val="a"/>
        <w:rPr>
          <w:rFonts w:hint="cs"/>
          <w:rtl/>
        </w:rPr>
      </w:pPr>
    </w:p>
    <w:p w14:paraId="413A2F3C" w14:textId="77777777" w:rsidR="00000000" w:rsidRDefault="007C71EE">
      <w:pPr>
        <w:pStyle w:val="a"/>
        <w:rPr>
          <w:rFonts w:hint="cs"/>
          <w:rtl/>
        </w:rPr>
      </w:pPr>
      <w:r>
        <w:rPr>
          <w:rFonts w:hint="cs"/>
          <w:rtl/>
        </w:rPr>
        <w:t xml:space="preserve">אמרתי לך שאין זיקנה בישראל. </w:t>
      </w:r>
    </w:p>
    <w:p w14:paraId="7032E6A9" w14:textId="77777777" w:rsidR="00000000" w:rsidRDefault="007C71EE">
      <w:pPr>
        <w:pStyle w:val="a"/>
        <w:rPr>
          <w:rFonts w:hint="cs"/>
          <w:rtl/>
        </w:rPr>
      </w:pPr>
    </w:p>
    <w:p w14:paraId="6BC7E7BD" w14:textId="77777777" w:rsidR="00000000" w:rsidRDefault="007C71EE">
      <w:pPr>
        <w:pStyle w:val="SpeakerCon"/>
        <w:rPr>
          <w:rFonts w:hint="cs"/>
          <w:rtl/>
        </w:rPr>
      </w:pPr>
      <w:r>
        <w:rPr>
          <w:rFonts w:hint="cs"/>
          <w:rtl/>
        </w:rPr>
        <w:t>חיים אורון (מרצ):</w:t>
      </w:r>
    </w:p>
    <w:p w14:paraId="6F1231B9" w14:textId="77777777" w:rsidR="00000000" w:rsidRDefault="007C71EE">
      <w:pPr>
        <w:pStyle w:val="a"/>
        <w:rPr>
          <w:rFonts w:hint="cs"/>
          <w:rtl/>
        </w:rPr>
      </w:pPr>
    </w:p>
    <w:p w14:paraId="280A6DFC" w14:textId="77777777" w:rsidR="00000000" w:rsidRDefault="007C71EE">
      <w:pPr>
        <w:pStyle w:val="a"/>
        <w:rPr>
          <w:rFonts w:hint="cs"/>
          <w:rtl/>
        </w:rPr>
      </w:pPr>
      <w:r>
        <w:rPr>
          <w:rFonts w:hint="cs"/>
          <w:rtl/>
        </w:rPr>
        <w:t>הגיע שר הבריאות לשעבר - אגב, אחד משרי הבריאות הטובים יותר. חוץ ממחלוקת שיש לנו בנושא השר"</w:t>
      </w:r>
      <w:r>
        <w:rPr>
          <w:rFonts w:hint="cs"/>
          <w:rtl/>
        </w:rPr>
        <w:t xml:space="preserve">פ. כשחוקקנו את חוק הבריאות, אדוני השר פריצקי, הפרופורציה בין המימון הציבורי למימון הפרטי היתה 79%-80% ל=20%-21%. אחד המאבקים הגדולים בוועדה היה לשמור על הפרופורציה. אמרו לנו, צריך להגיע ל=70%-30% - - - </w:t>
      </w:r>
    </w:p>
    <w:p w14:paraId="332A260D" w14:textId="77777777" w:rsidR="00000000" w:rsidRDefault="007C71EE">
      <w:pPr>
        <w:pStyle w:val="a"/>
        <w:rPr>
          <w:rFonts w:hint="cs"/>
          <w:rtl/>
        </w:rPr>
      </w:pPr>
    </w:p>
    <w:p w14:paraId="7302A1D4" w14:textId="77777777" w:rsidR="00000000" w:rsidRDefault="007C71EE">
      <w:pPr>
        <w:pStyle w:val="ac"/>
        <w:rPr>
          <w:rFonts w:hint="cs"/>
          <w:rtl/>
        </w:rPr>
      </w:pPr>
      <w:r>
        <w:rPr>
          <w:rFonts w:hint="cs"/>
          <w:rtl/>
        </w:rPr>
        <w:t>אברהם בורג (העבודה-מימד):</w:t>
      </w:r>
    </w:p>
    <w:p w14:paraId="47072B71" w14:textId="77777777" w:rsidR="00000000" w:rsidRDefault="007C71EE">
      <w:pPr>
        <w:pStyle w:val="a"/>
        <w:rPr>
          <w:rFonts w:hint="cs"/>
          <w:rtl/>
        </w:rPr>
      </w:pPr>
    </w:p>
    <w:p w14:paraId="791A5767" w14:textId="77777777" w:rsidR="00000000" w:rsidRDefault="007C71EE">
      <w:pPr>
        <w:pStyle w:val="a"/>
        <w:rPr>
          <w:rFonts w:hint="cs"/>
          <w:rtl/>
        </w:rPr>
      </w:pPr>
      <w:r>
        <w:rPr>
          <w:rFonts w:hint="cs"/>
          <w:rtl/>
        </w:rPr>
        <w:t>ציבורי-פרטי?</w:t>
      </w:r>
    </w:p>
    <w:p w14:paraId="029803F5" w14:textId="77777777" w:rsidR="00000000" w:rsidRDefault="007C71EE">
      <w:pPr>
        <w:pStyle w:val="a"/>
        <w:rPr>
          <w:rFonts w:hint="cs"/>
          <w:rtl/>
        </w:rPr>
      </w:pPr>
    </w:p>
    <w:p w14:paraId="1CDC7319" w14:textId="77777777" w:rsidR="00000000" w:rsidRDefault="007C71EE">
      <w:pPr>
        <w:pStyle w:val="SpeakerCon"/>
        <w:rPr>
          <w:rFonts w:hint="cs"/>
          <w:rtl/>
        </w:rPr>
      </w:pPr>
      <w:r>
        <w:rPr>
          <w:rFonts w:hint="cs"/>
          <w:rtl/>
        </w:rPr>
        <w:t xml:space="preserve">חיים אורון </w:t>
      </w:r>
      <w:r>
        <w:rPr>
          <w:rFonts w:hint="cs"/>
          <w:rtl/>
        </w:rPr>
        <w:t>(מרצ):</w:t>
      </w:r>
    </w:p>
    <w:p w14:paraId="50383630" w14:textId="77777777" w:rsidR="00000000" w:rsidRDefault="007C71EE">
      <w:pPr>
        <w:pStyle w:val="a"/>
        <w:rPr>
          <w:rFonts w:hint="cs"/>
          <w:rtl/>
        </w:rPr>
      </w:pPr>
    </w:p>
    <w:p w14:paraId="1783B172" w14:textId="77777777" w:rsidR="00000000" w:rsidRDefault="007C71EE">
      <w:pPr>
        <w:pStyle w:val="a"/>
        <w:rPr>
          <w:rFonts w:hint="cs"/>
          <w:rtl/>
        </w:rPr>
      </w:pPr>
      <w:r>
        <w:rPr>
          <w:rFonts w:hint="cs"/>
          <w:rtl/>
        </w:rPr>
        <w:t>ציבורי-פרטי. והיו כאלה שאמרו שאנחנו צריכים להגיע ל=65%-35%. זה מה שאנחנו צריכים להגיע אליו. ראה זה פלא,  התחלנו ב=79% מימון ציבורי, היום אנחנו נמצאים באזור של 73%. מה משמעות האחוזים החסרים? המשמעות ההתקציבית ברורה לכל אחד. המשמעות המיידית אומרת, שה</w:t>
      </w:r>
      <w:r>
        <w:rPr>
          <w:rFonts w:hint="cs"/>
          <w:rtl/>
        </w:rPr>
        <w:t xml:space="preserve">פערים בקבלת שירותי בריאות בציבור גדלים. ברור לחלוטין, שככל שההוצאה הציבורית לבריאות הולכת וקטנה, האי-שוויון בקבלת שירותי בריאות אלמנטריים הולך וגדל. </w:t>
      </w:r>
    </w:p>
    <w:p w14:paraId="323B2C5F" w14:textId="77777777" w:rsidR="00000000" w:rsidRDefault="007C71EE">
      <w:pPr>
        <w:pStyle w:val="a"/>
        <w:rPr>
          <w:rFonts w:hint="cs"/>
          <w:rtl/>
        </w:rPr>
      </w:pPr>
    </w:p>
    <w:p w14:paraId="2321F6B4" w14:textId="77777777" w:rsidR="00000000" w:rsidRDefault="007C71EE">
      <w:pPr>
        <w:pStyle w:val="a"/>
        <w:rPr>
          <w:rFonts w:hint="cs"/>
          <w:rtl/>
        </w:rPr>
      </w:pPr>
      <w:r>
        <w:rPr>
          <w:rFonts w:hint="cs"/>
          <w:rtl/>
        </w:rPr>
        <w:t>אני לא יודע, הציבור לא מכיר את זה. בכלכלת הבריאות הישראלית יש חלקת מבחן, מאז ומעולם. למה? כי אומרים שבלוד</w:t>
      </w:r>
      <w:r>
        <w:rPr>
          <w:rFonts w:hint="cs"/>
          <w:rtl/>
        </w:rPr>
        <w:t xml:space="preserve">ז' ובוורשה לא כל כך החשיבו את רפואת השיניים, לכן רפואת השיניים לא היתה אף פעם בתוך הבריאות הציבורית, היא תמיד  היתה מערכת בריאות פרטית. שם היתה תחרות מלאה, שם כל אחד הלך לרופא השיניים שרצה בו. רצית, שלחת את ילדיך לבדיקות שנתיות, רצית - לא שלחת, היתה מערכת </w:t>
      </w:r>
      <w:r>
        <w:rPr>
          <w:rFonts w:hint="cs"/>
          <w:rtl/>
        </w:rPr>
        <w:t>כזאת, באה אחות בית-הספר, בדקה את השיניים ואמרה: תגידו להורים שצריך לעשות סתימה. בעיריות יותר משוכללות היו מרפאות. אגב, אני לא רוצה לחזור למרפאות האלה, יש לי מהן טראומה, אבל אולי זו טראומה של ילד. וראה זה פלא, מה קרה בהשוואה בין כלל הרפואה במדינת ישראל לרפו</w:t>
      </w:r>
      <w:r>
        <w:rPr>
          <w:rFonts w:hint="cs"/>
          <w:rtl/>
        </w:rPr>
        <w:t xml:space="preserve">את השיניים? ברפואת השיניים אנחנו מגרדים את אחוז ההוצאה - ושר הבריאות יאשר את הנתונים שלי - מהגבוהים שבארצות. </w:t>
      </w:r>
    </w:p>
    <w:p w14:paraId="69022816" w14:textId="77777777" w:rsidR="00000000" w:rsidRDefault="007C71EE">
      <w:pPr>
        <w:pStyle w:val="a"/>
        <w:rPr>
          <w:rFonts w:hint="cs"/>
          <w:rtl/>
        </w:rPr>
      </w:pPr>
    </w:p>
    <w:p w14:paraId="12C8C5E3" w14:textId="77777777" w:rsidR="00000000" w:rsidRDefault="007C71EE">
      <w:pPr>
        <w:pStyle w:val="ac"/>
        <w:rPr>
          <w:rFonts w:hint="cs"/>
          <w:rtl/>
        </w:rPr>
      </w:pPr>
      <w:r>
        <w:rPr>
          <w:rFonts w:hint="cs"/>
          <w:rtl/>
        </w:rPr>
        <w:t>אברהם בורג (העבודה-מימד):</w:t>
      </w:r>
    </w:p>
    <w:p w14:paraId="3B5C4C8A" w14:textId="77777777" w:rsidR="00000000" w:rsidRDefault="007C71EE">
      <w:pPr>
        <w:pStyle w:val="a"/>
        <w:rPr>
          <w:rFonts w:hint="cs"/>
          <w:rtl/>
        </w:rPr>
      </w:pPr>
    </w:p>
    <w:p w14:paraId="5EF11103" w14:textId="77777777" w:rsidR="00000000" w:rsidRDefault="007C71EE">
      <w:pPr>
        <w:pStyle w:val="a"/>
        <w:rPr>
          <w:rFonts w:hint="cs"/>
          <w:rtl/>
        </w:rPr>
      </w:pPr>
      <w:r>
        <w:rPr>
          <w:rFonts w:hint="cs"/>
          <w:rtl/>
        </w:rPr>
        <w:t>הוצאה פרטית?</w:t>
      </w:r>
    </w:p>
    <w:p w14:paraId="612699D9" w14:textId="77777777" w:rsidR="00000000" w:rsidRDefault="007C71EE">
      <w:pPr>
        <w:pStyle w:val="a"/>
        <w:rPr>
          <w:rFonts w:hint="cs"/>
          <w:rtl/>
        </w:rPr>
      </w:pPr>
    </w:p>
    <w:p w14:paraId="20E8FA0B" w14:textId="77777777" w:rsidR="00000000" w:rsidRDefault="007C71EE">
      <w:pPr>
        <w:pStyle w:val="SpeakerCon"/>
        <w:rPr>
          <w:rFonts w:hint="cs"/>
          <w:rtl/>
        </w:rPr>
      </w:pPr>
      <w:r>
        <w:rPr>
          <w:rFonts w:hint="cs"/>
          <w:rtl/>
        </w:rPr>
        <w:t>חיים אורון (מרצ):</w:t>
      </w:r>
    </w:p>
    <w:p w14:paraId="24CD342A" w14:textId="77777777" w:rsidR="00000000" w:rsidRDefault="007C71EE">
      <w:pPr>
        <w:pStyle w:val="a"/>
        <w:rPr>
          <w:rFonts w:hint="cs"/>
          <w:rtl/>
        </w:rPr>
      </w:pPr>
      <w:r>
        <w:rPr>
          <w:rFonts w:hint="cs"/>
          <w:rtl/>
        </w:rPr>
        <w:t xml:space="preserve"> </w:t>
      </w:r>
    </w:p>
    <w:p w14:paraId="6F5703A0" w14:textId="77777777" w:rsidR="00000000" w:rsidRDefault="007C71EE">
      <w:pPr>
        <w:pStyle w:val="a"/>
        <w:rPr>
          <w:rFonts w:hint="cs"/>
          <w:rtl/>
        </w:rPr>
      </w:pPr>
      <w:r>
        <w:rPr>
          <w:rFonts w:hint="cs"/>
          <w:rtl/>
        </w:rPr>
        <w:t>ההוצאה הלאומית לרפואת שיניים היא בשיעורים הרבה יותר גבוהים, בהשוואות כמובן, זה נפח י</w:t>
      </w:r>
      <w:r>
        <w:rPr>
          <w:rFonts w:hint="cs"/>
          <w:rtl/>
        </w:rPr>
        <w:t xml:space="preserve">ותר קטן, אבל במדדים האלה, במקום לגמרי אחר. והאי-שוויון במדד הוא הכי גדול בין ההוצאה של שני  העשירונים התחתונים לבין ההוצאה של שני העשירונים העליונים לרפואת שיניים. </w:t>
      </w:r>
    </w:p>
    <w:p w14:paraId="7832FF31" w14:textId="77777777" w:rsidR="00000000" w:rsidRDefault="007C71EE">
      <w:pPr>
        <w:pStyle w:val="a"/>
        <w:rPr>
          <w:rFonts w:hint="cs"/>
          <w:rtl/>
        </w:rPr>
      </w:pPr>
    </w:p>
    <w:p w14:paraId="5774F48F" w14:textId="77777777" w:rsidR="00000000" w:rsidRDefault="007C71EE">
      <w:pPr>
        <w:pStyle w:val="ac"/>
        <w:rPr>
          <w:rFonts w:hint="cs"/>
          <w:rtl/>
        </w:rPr>
      </w:pPr>
      <w:r>
        <w:rPr>
          <w:rFonts w:hint="cs"/>
          <w:rtl/>
        </w:rPr>
        <w:t>אברהם בורג (העבודה-מימד):</w:t>
      </w:r>
    </w:p>
    <w:p w14:paraId="3CD6F23C" w14:textId="77777777" w:rsidR="00000000" w:rsidRDefault="007C71EE">
      <w:pPr>
        <w:pStyle w:val="a"/>
        <w:rPr>
          <w:rFonts w:hint="cs"/>
          <w:rtl/>
        </w:rPr>
      </w:pPr>
    </w:p>
    <w:p w14:paraId="1D17AAEF" w14:textId="77777777" w:rsidR="00000000" w:rsidRDefault="007C71EE">
      <w:pPr>
        <w:pStyle w:val="a"/>
        <w:rPr>
          <w:rFonts w:hint="cs"/>
          <w:rtl/>
        </w:rPr>
      </w:pPr>
      <w:r>
        <w:rPr>
          <w:rFonts w:hint="cs"/>
          <w:rtl/>
        </w:rPr>
        <w:t xml:space="preserve">אני אוסיף לך עוד נתון. </w:t>
      </w:r>
    </w:p>
    <w:p w14:paraId="30056313" w14:textId="77777777" w:rsidR="00000000" w:rsidRDefault="007C71EE">
      <w:pPr>
        <w:pStyle w:val="a"/>
        <w:rPr>
          <w:rFonts w:hint="cs"/>
          <w:rtl/>
        </w:rPr>
      </w:pPr>
    </w:p>
    <w:p w14:paraId="59B697FB" w14:textId="77777777" w:rsidR="00000000" w:rsidRDefault="007C71EE">
      <w:pPr>
        <w:pStyle w:val="SpeakerCon"/>
        <w:rPr>
          <w:rFonts w:hint="cs"/>
          <w:rtl/>
        </w:rPr>
      </w:pPr>
      <w:r>
        <w:rPr>
          <w:rFonts w:hint="cs"/>
          <w:rtl/>
        </w:rPr>
        <w:t>חיים אורון (מרצ):</w:t>
      </w:r>
    </w:p>
    <w:p w14:paraId="4CF16E58" w14:textId="77777777" w:rsidR="00000000" w:rsidRDefault="007C71EE">
      <w:pPr>
        <w:pStyle w:val="a"/>
        <w:rPr>
          <w:rFonts w:hint="cs"/>
          <w:rtl/>
        </w:rPr>
      </w:pPr>
    </w:p>
    <w:p w14:paraId="652310F7" w14:textId="77777777" w:rsidR="00000000" w:rsidRDefault="007C71EE">
      <w:pPr>
        <w:pStyle w:val="a"/>
        <w:rPr>
          <w:rFonts w:hint="cs"/>
          <w:rtl/>
        </w:rPr>
      </w:pPr>
      <w:r>
        <w:rPr>
          <w:rFonts w:hint="cs"/>
          <w:rtl/>
        </w:rPr>
        <w:t>רגע, עוד נתון אני כ</w:t>
      </w:r>
      <w:r>
        <w:rPr>
          <w:rFonts w:hint="cs"/>
          <w:rtl/>
        </w:rPr>
        <w:t xml:space="preserve">בר הולך להוסיף. וראה זה פלא, אדוני השר, כאשר מדובר ברפואת שיניים, יש לנו אפילו נתון שאפשר לבדוק אותו כל שנה ולאורך כל השנים. </w:t>
      </w:r>
    </w:p>
    <w:p w14:paraId="0D4EBC42" w14:textId="77777777" w:rsidR="00000000" w:rsidRDefault="007C71EE">
      <w:pPr>
        <w:pStyle w:val="ac"/>
        <w:rPr>
          <w:rFonts w:hint="cs"/>
          <w:rtl/>
        </w:rPr>
      </w:pPr>
    </w:p>
    <w:p w14:paraId="2098F25E" w14:textId="77777777" w:rsidR="00000000" w:rsidRDefault="007C71EE">
      <w:pPr>
        <w:pStyle w:val="ac"/>
        <w:rPr>
          <w:rFonts w:hint="cs"/>
          <w:rtl/>
        </w:rPr>
      </w:pPr>
    </w:p>
    <w:p w14:paraId="2696B114" w14:textId="77777777" w:rsidR="00000000" w:rsidRDefault="007C71EE">
      <w:pPr>
        <w:pStyle w:val="ac"/>
        <w:rPr>
          <w:rFonts w:hint="cs"/>
          <w:rtl/>
        </w:rPr>
      </w:pPr>
      <w:r>
        <w:rPr>
          <w:rFonts w:hint="cs"/>
          <w:rtl/>
        </w:rPr>
        <w:t>אברהם בורג (העבודה-מימד):</w:t>
      </w:r>
    </w:p>
    <w:p w14:paraId="7E141731" w14:textId="77777777" w:rsidR="00000000" w:rsidRDefault="007C71EE">
      <w:pPr>
        <w:pStyle w:val="a"/>
        <w:rPr>
          <w:rFonts w:hint="cs"/>
          <w:rtl/>
        </w:rPr>
      </w:pPr>
    </w:p>
    <w:p w14:paraId="63CAA537" w14:textId="77777777" w:rsidR="00000000" w:rsidRDefault="007C71EE">
      <w:pPr>
        <w:pStyle w:val="a"/>
        <w:rPr>
          <w:rFonts w:hint="cs"/>
          <w:rtl/>
        </w:rPr>
      </w:pPr>
      <w:r>
        <w:rPr>
          <w:rFonts w:hint="cs"/>
          <w:rtl/>
        </w:rPr>
        <w:t xml:space="preserve">למתגייסים. </w:t>
      </w:r>
    </w:p>
    <w:p w14:paraId="703116E7" w14:textId="77777777" w:rsidR="00000000" w:rsidRDefault="007C71EE">
      <w:pPr>
        <w:pStyle w:val="a"/>
        <w:rPr>
          <w:rFonts w:hint="cs"/>
          <w:rtl/>
        </w:rPr>
      </w:pPr>
    </w:p>
    <w:p w14:paraId="264899A6" w14:textId="77777777" w:rsidR="00000000" w:rsidRDefault="007C71EE">
      <w:pPr>
        <w:pStyle w:val="SpeakerCon"/>
        <w:rPr>
          <w:rFonts w:hint="cs"/>
          <w:rtl/>
        </w:rPr>
      </w:pPr>
      <w:r>
        <w:rPr>
          <w:rFonts w:hint="cs"/>
          <w:rtl/>
        </w:rPr>
        <w:t>חיים אורון (מרצ):</w:t>
      </w:r>
    </w:p>
    <w:p w14:paraId="4A3B475A" w14:textId="77777777" w:rsidR="00000000" w:rsidRDefault="007C71EE">
      <w:pPr>
        <w:pStyle w:val="a"/>
        <w:rPr>
          <w:rFonts w:hint="cs"/>
          <w:rtl/>
        </w:rPr>
      </w:pPr>
    </w:p>
    <w:p w14:paraId="5F2D1D90" w14:textId="77777777" w:rsidR="00000000" w:rsidRDefault="007C71EE">
      <w:pPr>
        <w:pStyle w:val="a"/>
        <w:rPr>
          <w:rFonts w:hint="cs"/>
          <w:rtl/>
        </w:rPr>
      </w:pPr>
      <w:r>
        <w:rPr>
          <w:rFonts w:hint="cs"/>
          <w:rtl/>
        </w:rPr>
        <w:t xml:space="preserve">נכון, למי שמתגייס לצה"ל. </w:t>
      </w:r>
    </w:p>
    <w:p w14:paraId="60D3FD4B" w14:textId="77777777" w:rsidR="00000000" w:rsidRDefault="007C71EE">
      <w:pPr>
        <w:pStyle w:val="a"/>
        <w:rPr>
          <w:rtl/>
        </w:rPr>
      </w:pPr>
    </w:p>
    <w:p w14:paraId="3FA91A3C" w14:textId="77777777" w:rsidR="00000000" w:rsidRDefault="007C71EE">
      <w:pPr>
        <w:pStyle w:val="a"/>
        <w:rPr>
          <w:rFonts w:hint="cs"/>
          <w:rtl/>
        </w:rPr>
      </w:pPr>
    </w:p>
    <w:p w14:paraId="55605087" w14:textId="77777777" w:rsidR="00000000" w:rsidRDefault="007C71EE">
      <w:pPr>
        <w:pStyle w:val="ac"/>
        <w:rPr>
          <w:rFonts w:hint="cs"/>
          <w:rtl/>
        </w:rPr>
      </w:pPr>
      <w:r>
        <w:rPr>
          <w:rFonts w:hint="cs"/>
          <w:rtl/>
        </w:rPr>
        <w:t>אברהם בורג (העבודה-מימד):</w:t>
      </w:r>
    </w:p>
    <w:p w14:paraId="6AFE37FD" w14:textId="77777777" w:rsidR="00000000" w:rsidRDefault="007C71EE">
      <w:pPr>
        <w:pStyle w:val="a"/>
        <w:rPr>
          <w:rFonts w:hint="cs"/>
          <w:rtl/>
        </w:rPr>
      </w:pPr>
    </w:p>
    <w:p w14:paraId="35B6C2CC" w14:textId="77777777" w:rsidR="00000000" w:rsidRDefault="007C71EE">
      <w:pPr>
        <w:pStyle w:val="a"/>
        <w:rPr>
          <w:rFonts w:hint="cs"/>
          <w:rtl/>
        </w:rPr>
      </w:pPr>
      <w:r>
        <w:rPr>
          <w:rFonts w:hint="cs"/>
          <w:rtl/>
        </w:rPr>
        <w:t>אני לא רוצה לה</w:t>
      </w:r>
      <w:r>
        <w:rPr>
          <w:rFonts w:hint="cs"/>
          <w:rtl/>
        </w:rPr>
        <w:t>וסיף עוד נתון.</w:t>
      </w:r>
    </w:p>
    <w:p w14:paraId="3F5BD683" w14:textId="77777777" w:rsidR="00000000" w:rsidRDefault="007C71EE">
      <w:pPr>
        <w:pStyle w:val="a"/>
        <w:rPr>
          <w:rFonts w:hint="cs"/>
          <w:rtl/>
        </w:rPr>
      </w:pPr>
    </w:p>
    <w:p w14:paraId="41414797" w14:textId="77777777" w:rsidR="00000000" w:rsidRDefault="007C71EE">
      <w:pPr>
        <w:pStyle w:val="SpeakerCon"/>
        <w:rPr>
          <w:rFonts w:hint="cs"/>
          <w:rtl/>
        </w:rPr>
      </w:pPr>
      <w:r>
        <w:rPr>
          <w:rFonts w:hint="cs"/>
          <w:rtl/>
        </w:rPr>
        <w:t>חיים אורון (מרצ):</w:t>
      </w:r>
    </w:p>
    <w:p w14:paraId="00644A32" w14:textId="77777777" w:rsidR="00000000" w:rsidRDefault="007C71EE">
      <w:pPr>
        <w:pStyle w:val="a"/>
        <w:rPr>
          <w:rFonts w:hint="cs"/>
          <w:rtl/>
        </w:rPr>
      </w:pPr>
      <w:r>
        <w:rPr>
          <w:rFonts w:hint="cs"/>
          <w:rtl/>
        </w:rPr>
        <w:t xml:space="preserve">  </w:t>
      </w:r>
    </w:p>
    <w:p w14:paraId="227F0794" w14:textId="77777777" w:rsidR="00000000" w:rsidRDefault="007C71EE">
      <w:pPr>
        <w:pStyle w:val="a"/>
        <w:rPr>
          <w:rFonts w:hint="cs"/>
          <w:rtl/>
        </w:rPr>
      </w:pPr>
      <w:r>
        <w:rPr>
          <w:rFonts w:hint="cs"/>
          <w:rtl/>
        </w:rPr>
        <w:t xml:space="preserve">בהנחה שאלה שלא מתגייסים, אצל כולם מצב השיניים מצוין. </w:t>
      </w:r>
    </w:p>
    <w:p w14:paraId="7E528112" w14:textId="77777777" w:rsidR="00000000" w:rsidRDefault="007C71EE">
      <w:pPr>
        <w:pStyle w:val="a"/>
        <w:rPr>
          <w:rFonts w:hint="cs"/>
          <w:rtl/>
        </w:rPr>
      </w:pPr>
    </w:p>
    <w:p w14:paraId="3E2E82A1" w14:textId="77777777" w:rsidR="00000000" w:rsidRDefault="007C71EE">
      <w:pPr>
        <w:pStyle w:val="ac"/>
        <w:rPr>
          <w:rFonts w:hint="cs"/>
          <w:rtl/>
        </w:rPr>
      </w:pPr>
      <w:r>
        <w:rPr>
          <w:rFonts w:hint="cs"/>
          <w:rtl/>
        </w:rPr>
        <w:t>אברהם בורג (העבודה-מימד):</w:t>
      </w:r>
    </w:p>
    <w:p w14:paraId="19563454" w14:textId="77777777" w:rsidR="00000000" w:rsidRDefault="007C71EE">
      <w:pPr>
        <w:pStyle w:val="a"/>
        <w:rPr>
          <w:rFonts w:hint="cs"/>
          <w:rtl/>
        </w:rPr>
      </w:pPr>
    </w:p>
    <w:p w14:paraId="1B224C31" w14:textId="77777777" w:rsidR="00000000" w:rsidRDefault="007C71EE">
      <w:pPr>
        <w:pStyle w:val="a"/>
        <w:rPr>
          <w:rFonts w:hint="cs"/>
          <w:rtl/>
        </w:rPr>
      </w:pPr>
      <w:r>
        <w:rPr>
          <w:rFonts w:hint="cs"/>
          <w:rtl/>
        </w:rPr>
        <w:t>פיקס. אין להם שיניים כבר.</w:t>
      </w:r>
    </w:p>
    <w:p w14:paraId="0DD1A6D5" w14:textId="77777777" w:rsidR="00000000" w:rsidRDefault="007C71EE">
      <w:pPr>
        <w:pStyle w:val="a"/>
        <w:rPr>
          <w:rFonts w:hint="cs"/>
          <w:rtl/>
        </w:rPr>
      </w:pPr>
    </w:p>
    <w:p w14:paraId="3EF9E13E" w14:textId="77777777" w:rsidR="00000000" w:rsidRDefault="007C71EE">
      <w:pPr>
        <w:pStyle w:val="SpeakerCon"/>
        <w:rPr>
          <w:rFonts w:hint="cs"/>
          <w:rtl/>
        </w:rPr>
      </w:pPr>
      <w:r>
        <w:rPr>
          <w:rFonts w:hint="cs"/>
          <w:rtl/>
        </w:rPr>
        <w:t>חיים אורון (מרצ):</w:t>
      </w:r>
    </w:p>
    <w:p w14:paraId="1342D347" w14:textId="77777777" w:rsidR="00000000" w:rsidRDefault="007C71EE">
      <w:pPr>
        <w:pStyle w:val="a"/>
        <w:rPr>
          <w:rFonts w:hint="cs"/>
          <w:rtl/>
        </w:rPr>
      </w:pPr>
      <w:r>
        <w:rPr>
          <w:rFonts w:hint="cs"/>
          <w:rtl/>
        </w:rPr>
        <w:t xml:space="preserve"> </w:t>
      </w:r>
    </w:p>
    <w:p w14:paraId="05B016C6" w14:textId="77777777" w:rsidR="00000000" w:rsidRDefault="007C71EE">
      <w:pPr>
        <w:pStyle w:val="a"/>
        <w:rPr>
          <w:rFonts w:hint="cs"/>
          <w:rtl/>
        </w:rPr>
      </w:pPr>
      <w:r>
        <w:rPr>
          <w:rFonts w:hint="cs"/>
          <w:rtl/>
        </w:rPr>
        <w:t>הם בכלל במצב מצוין, אבל כל השאר, אלה שבאים ללשכת הגיוס ובודקים אותם - אגב, יש כאן המון טבל</w:t>
      </w:r>
      <w:r>
        <w:rPr>
          <w:rFonts w:hint="cs"/>
          <w:rtl/>
        </w:rPr>
        <w:t xml:space="preserve">אות,  על תמותה, תמותת תינוקות וכו', </w:t>
      </w:r>
    </w:p>
    <w:p w14:paraId="4F666473" w14:textId="77777777" w:rsidR="00000000" w:rsidRDefault="007C71EE">
      <w:pPr>
        <w:pStyle w:val="a"/>
        <w:rPr>
          <w:rFonts w:hint="cs"/>
          <w:rtl/>
        </w:rPr>
      </w:pPr>
    </w:p>
    <w:p w14:paraId="2628644C" w14:textId="77777777" w:rsidR="00000000" w:rsidRDefault="007C71EE">
      <w:pPr>
        <w:pStyle w:val="ac"/>
        <w:rPr>
          <w:rFonts w:hint="cs"/>
          <w:rtl/>
        </w:rPr>
      </w:pPr>
      <w:r>
        <w:rPr>
          <w:rFonts w:hint="cs"/>
          <w:rtl/>
        </w:rPr>
        <w:t>אברהם בורג (העבודה-מימד):</w:t>
      </w:r>
    </w:p>
    <w:p w14:paraId="769C8D40" w14:textId="77777777" w:rsidR="00000000" w:rsidRDefault="007C71EE">
      <w:pPr>
        <w:pStyle w:val="a"/>
        <w:rPr>
          <w:rFonts w:hint="cs"/>
          <w:rtl/>
        </w:rPr>
      </w:pPr>
    </w:p>
    <w:p w14:paraId="6EE3C1B0" w14:textId="77777777" w:rsidR="00000000" w:rsidRDefault="007C71EE">
      <w:pPr>
        <w:pStyle w:val="a"/>
        <w:rPr>
          <w:rFonts w:hint="cs"/>
          <w:rtl/>
        </w:rPr>
      </w:pPr>
      <w:r>
        <w:rPr>
          <w:rFonts w:hint="cs"/>
          <w:rtl/>
        </w:rPr>
        <w:t xml:space="preserve">יש 12 חורים לילד לעומת ארבעה למתגייס באמריקה. </w:t>
      </w:r>
    </w:p>
    <w:p w14:paraId="328A7D71" w14:textId="77777777" w:rsidR="00000000" w:rsidRDefault="007C71EE">
      <w:pPr>
        <w:pStyle w:val="a"/>
        <w:rPr>
          <w:rFonts w:hint="cs"/>
          <w:rtl/>
        </w:rPr>
      </w:pPr>
    </w:p>
    <w:p w14:paraId="05FB1F50" w14:textId="77777777" w:rsidR="00000000" w:rsidRDefault="007C71EE">
      <w:pPr>
        <w:pStyle w:val="SpeakerCon"/>
        <w:rPr>
          <w:rFonts w:hint="cs"/>
          <w:rtl/>
        </w:rPr>
      </w:pPr>
      <w:r>
        <w:rPr>
          <w:rFonts w:hint="cs"/>
          <w:rtl/>
        </w:rPr>
        <w:t>חיים אורון (מרצ):</w:t>
      </w:r>
    </w:p>
    <w:p w14:paraId="0DECE993" w14:textId="77777777" w:rsidR="00000000" w:rsidRDefault="007C71EE">
      <w:pPr>
        <w:pStyle w:val="a"/>
        <w:rPr>
          <w:rFonts w:hint="cs"/>
          <w:rtl/>
        </w:rPr>
      </w:pPr>
    </w:p>
    <w:p w14:paraId="54C97801" w14:textId="77777777" w:rsidR="00000000" w:rsidRDefault="007C71EE">
      <w:pPr>
        <w:pStyle w:val="a"/>
        <w:rPr>
          <w:rFonts w:hint="cs"/>
          <w:rtl/>
        </w:rPr>
      </w:pPr>
      <w:r>
        <w:rPr>
          <w:rFonts w:hint="cs"/>
          <w:rtl/>
        </w:rPr>
        <w:t>את זה אין לי ולכן אני לא יודע כמה. יש לנו חלקת מבחן, מה שרוצים לדחוף אותנו אליו.  אגב, זה לא ויכוח תיאורטי, חבר הכנסת מלכיאו</w:t>
      </w:r>
      <w:r>
        <w:rPr>
          <w:rFonts w:hint="cs"/>
          <w:rtl/>
        </w:rPr>
        <w:t xml:space="preserve">ר. כשחוקקנו את חוק הבריאות - בשעות האלה של הדיונים אפשר לדבר גם באופן קצת יותר אישי - סיימנו לחוקק את החוק ונעשיתי גזבר ההסתדרות ואז טיפלתי בהוצאתה של קופת-החולים מההסתדרות ובניסיון לעשות לה תוכנית הבראה. </w:t>
      </w:r>
    </w:p>
    <w:p w14:paraId="500DA2C4" w14:textId="77777777" w:rsidR="00000000" w:rsidRDefault="007C71EE">
      <w:pPr>
        <w:pStyle w:val="a"/>
        <w:rPr>
          <w:rFonts w:hint="cs"/>
          <w:rtl/>
        </w:rPr>
      </w:pPr>
    </w:p>
    <w:p w14:paraId="362A2254" w14:textId="77777777" w:rsidR="00000000" w:rsidRDefault="007C71EE">
      <w:pPr>
        <w:pStyle w:val="a"/>
        <w:rPr>
          <w:rFonts w:hint="cs"/>
          <w:rtl/>
        </w:rPr>
      </w:pPr>
      <w:r>
        <w:rPr>
          <w:rFonts w:hint="cs"/>
          <w:rtl/>
        </w:rPr>
        <w:t>כשאתה בוחן את כל הדברים הללו - התחיל סיפור הביטוח</w:t>
      </w:r>
      <w:r>
        <w:rPr>
          <w:rFonts w:hint="cs"/>
          <w:rtl/>
        </w:rPr>
        <w:t xml:space="preserve"> המשלים. לחשו לי, אני לא אצטט אותם כאן מעל הדוכן, זה היה לפני פחות מעשר שנים, לפני שמונה שנים, אומנם החוק מאפשר ביטוח משלים, אבל בעצם  אין כל כך מה לבטח. אמר לי מישהו מאוד מתמצא גם בביטוח וגם בבריאות - תנחשו מי, אין הרבה כאלה בארץ -  אמר לי, חבר הכנסת אורו</w:t>
      </w:r>
      <w:r>
        <w:rPr>
          <w:rFonts w:hint="cs"/>
          <w:rtl/>
        </w:rPr>
        <w:t xml:space="preserve">ן, אני מוכרח לעשות ביטוח משלים כי זה חלק מהחוק, אבל אם אתה שואל אותי אם יש משהו אמיתי לבטח בצרכים היסודיים שלך כצרכן בריאות, אני מקווה בריא עד מאה-ועשרים, אין כל כך. </w:t>
      </w:r>
    </w:p>
    <w:p w14:paraId="0973C44A" w14:textId="77777777" w:rsidR="00000000" w:rsidRDefault="007C71EE">
      <w:pPr>
        <w:pStyle w:val="a"/>
        <w:rPr>
          <w:rFonts w:hint="cs"/>
          <w:rtl/>
        </w:rPr>
      </w:pPr>
    </w:p>
    <w:p w14:paraId="393E0135" w14:textId="77777777" w:rsidR="00000000" w:rsidRDefault="007C71EE">
      <w:pPr>
        <w:pStyle w:val="ac"/>
        <w:rPr>
          <w:rFonts w:hint="cs"/>
          <w:rtl/>
        </w:rPr>
      </w:pPr>
      <w:r>
        <w:rPr>
          <w:rFonts w:hint="cs"/>
          <w:rtl/>
        </w:rPr>
        <w:t>אברהם בורג (העבודה-מימד):</w:t>
      </w:r>
    </w:p>
    <w:p w14:paraId="1AC11C2F" w14:textId="77777777" w:rsidR="00000000" w:rsidRDefault="007C71EE">
      <w:pPr>
        <w:pStyle w:val="a"/>
        <w:rPr>
          <w:rFonts w:hint="cs"/>
          <w:rtl/>
        </w:rPr>
      </w:pPr>
    </w:p>
    <w:p w14:paraId="7D62E6F3" w14:textId="77777777" w:rsidR="00000000" w:rsidRDefault="007C71EE">
      <w:pPr>
        <w:pStyle w:val="a"/>
        <w:rPr>
          <w:rFonts w:hint="cs"/>
          <w:rtl/>
        </w:rPr>
      </w:pPr>
      <w:r>
        <w:rPr>
          <w:rFonts w:hint="cs"/>
          <w:rtl/>
        </w:rPr>
        <w:t xml:space="preserve">סל הבריאות היה אחד מחמשת הטובים בעולם. </w:t>
      </w:r>
    </w:p>
    <w:p w14:paraId="5642FB1A" w14:textId="77777777" w:rsidR="00000000" w:rsidRDefault="007C71EE">
      <w:pPr>
        <w:pStyle w:val="a"/>
        <w:rPr>
          <w:rFonts w:hint="cs"/>
          <w:rtl/>
        </w:rPr>
      </w:pPr>
    </w:p>
    <w:p w14:paraId="62A7F3FA" w14:textId="77777777" w:rsidR="00000000" w:rsidRDefault="007C71EE">
      <w:pPr>
        <w:pStyle w:val="SpeakerCon"/>
        <w:rPr>
          <w:rFonts w:hint="cs"/>
          <w:rtl/>
        </w:rPr>
      </w:pPr>
      <w:r>
        <w:rPr>
          <w:rFonts w:hint="cs"/>
          <w:rtl/>
        </w:rPr>
        <w:t>חיים אורון (מרצ):</w:t>
      </w:r>
    </w:p>
    <w:p w14:paraId="6047AE5C" w14:textId="77777777" w:rsidR="00000000" w:rsidRDefault="007C71EE">
      <w:pPr>
        <w:pStyle w:val="a"/>
        <w:rPr>
          <w:rFonts w:hint="cs"/>
          <w:rtl/>
        </w:rPr>
      </w:pPr>
    </w:p>
    <w:p w14:paraId="38F8F8E2" w14:textId="77777777" w:rsidR="00000000" w:rsidRDefault="007C71EE">
      <w:pPr>
        <w:pStyle w:val="a"/>
        <w:rPr>
          <w:rFonts w:hint="cs"/>
          <w:rtl/>
        </w:rPr>
      </w:pPr>
      <w:r>
        <w:rPr>
          <w:rFonts w:hint="cs"/>
          <w:rtl/>
        </w:rPr>
        <w:t>ה</w:t>
      </w:r>
      <w:r>
        <w:rPr>
          <w:rFonts w:hint="cs"/>
          <w:rtl/>
        </w:rPr>
        <w:t>ייתי יושב-ראש ועדת המשנה לסל הבריאות. היה ויכוח מאוד קשה עם האוצר, הם רצו סל כללי; כמה משפטים, ויגידו, מה אתה צריך לכתוב, מה יחליפו בברך, במרפק, אל תכתוב, תכתוב שירותי אורתופדיה. אמרתי, סליחה, אני רוצה שתביאו  לי את כל הסלים של ארבע הקופות, הושבנו מישהו לח</w:t>
      </w:r>
      <w:r>
        <w:rPr>
          <w:rFonts w:hint="cs"/>
          <w:rtl/>
        </w:rPr>
        <w:t xml:space="preserve">בר ביניהן, נגלה פה סוד, הסל של קופת-חולים כללית היה הנרחב יותר. </w:t>
      </w:r>
    </w:p>
    <w:p w14:paraId="4270BA70" w14:textId="77777777" w:rsidR="00000000" w:rsidRDefault="007C71EE">
      <w:pPr>
        <w:pStyle w:val="a"/>
        <w:rPr>
          <w:rFonts w:hint="cs"/>
          <w:rtl/>
        </w:rPr>
      </w:pPr>
    </w:p>
    <w:p w14:paraId="79AD2756" w14:textId="77777777" w:rsidR="00000000" w:rsidRDefault="007C71EE">
      <w:pPr>
        <w:pStyle w:val="ac"/>
        <w:rPr>
          <w:rtl/>
        </w:rPr>
      </w:pPr>
      <w:r>
        <w:rPr>
          <w:rFonts w:hint="eastAsia"/>
          <w:rtl/>
        </w:rPr>
        <w:t>נסים</w:t>
      </w:r>
      <w:r>
        <w:rPr>
          <w:rtl/>
        </w:rPr>
        <w:t xml:space="preserve"> דהן (ש"ס):</w:t>
      </w:r>
    </w:p>
    <w:p w14:paraId="02CB077B" w14:textId="77777777" w:rsidR="00000000" w:rsidRDefault="007C71EE">
      <w:pPr>
        <w:pStyle w:val="a"/>
        <w:rPr>
          <w:rFonts w:hint="cs"/>
          <w:rtl/>
        </w:rPr>
      </w:pPr>
    </w:p>
    <w:p w14:paraId="41EAA943" w14:textId="77777777" w:rsidR="00000000" w:rsidRDefault="007C71EE">
      <w:pPr>
        <w:pStyle w:val="a"/>
        <w:rPr>
          <w:rFonts w:hint="cs"/>
          <w:rtl/>
        </w:rPr>
      </w:pPr>
      <w:r>
        <w:rPr>
          <w:rFonts w:hint="cs"/>
          <w:rtl/>
        </w:rPr>
        <w:t>זה היה אחד ההישגים הכי גדולים של החוק.</w:t>
      </w:r>
    </w:p>
    <w:p w14:paraId="626C564B" w14:textId="77777777" w:rsidR="00000000" w:rsidRDefault="007C71EE">
      <w:pPr>
        <w:pStyle w:val="a"/>
        <w:rPr>
          <w:rFonts w:hint="cs"/>
          <w:rtl/>
        </w:rPr>
      </w:pPr>
    </w:p>
    <w:p w14:paraId="71375BC0" w14:textId="77777777" w:rsidR="00000000" w:rsidRDefault="007C71EE">
      <w:pPr>
        <w:pStyle w:val="SpeakerCon"/>
        <w:rPr>
          <w:rFonts w:hint="cs"/>
          <w:rtl/>
        </w:rPr>
      </w:pPr>
      <w:r>
        <w:rPr>
          <w:rFonts w:hint="cs"/>
          <w:rtl/>
        </w:rPr>
        <w:t>חיים אורון (מרצ):</w:t>
      </w:r>
    </w:p>
    <w:p w14:paraId="73C7D327" w14:textId="77777777" w:rsidR="00000000" w:rsidRDefault="007C71EE">
      <w:pPr>
        <w:pStyle w:val="a"/>
        <w:rPr>
          <w:rFonts w:hint="cs"/>
          <w:rtl/>
        </w:rPr>
      </w:pPr>
    </w:p>
    <w:p w14:paraId="53FC697E" w14:textId="77777777" w:rsidR="00000000" w:rsidRDefault="007C71EE">
      <w:pPr>
        <w:pStyle w:val="a"/>
        <w:rPr>
          <w:rFonts w:hint="cs"/>
          <w:rtl/>
        </w:rPr>
      </w:pPr>
      <w:r>
        <w:rPr>
          <w:rFonts w:hint="cs"/>
          <w:rtl/>
        </w:rPr>
        <w:t>אני לא יכול לבוא בטענות, אלה שרצו פחות ופחות הבינו אותו הדבר בדיוק,  אמרו, תוציא את זה. הביטוח המשלים נעשה היום מר</w:t>
      </w:r>
      <w:r>
        <w:rPr>
          <w:rFonts w:hint="cs"/>
          <w:rtl/>
        </w:rPr>
        <w:t xml:space="preserve">כיב מאוד מרכזי בהבטחת רפואה לציבור משום שהוא נותן יותר ויותר שירותים שלא נמצאים במקום אחר, אבל הביטוח המשלים הוא בתוך ההוצאה הפרטית לבריאות. ומי יש לו ביטוח משלים ומי אין לו ביטוח משלים? </w:t>
      </w:r>
    </w:p>
    <w:p w14:paraId="1567D706" w14:textId="77777777" w:rsidR="00000000" w:rsidRDefault="007C71EE">
      <w:pPr>
        <w:pStyle w:val="a"/>
        <w:rPr>
          <w:rFonts w:hint="cs"/>
          <w:rtl/>
        </w:rPr>
      </w:pPr>
    </w:p>
    <w:p w14:paraId="4BB0C943" w14:textId="77777777" w:rsidR="00000000" w:rsidRDefault="007C71EE">
      <w:pPr>
        <w:pStyle w:val="ac"/>
        <w:rPr>
          <w:rtl/>
        </w:rPr>
      </w:pPr>
      <w:r>
        <w:rPr>
          <w:rFonts w:hint="eastAsia"/>
          <w:rtl/>
        </w:rPr>
        <w:t>נסים</w:t>
      </w:r>
      <w:r>
        <w:rPr>
          <w:rtl/>
        </w:rPr>
        <w:t xml:space="preserve"> דהן (ש"ס):</w:t>
      </w:r>
    </w:p>
    <w:p w14:paraId="5825DF23" w14:textId="77777777" w:rsidR="00000000" w:rsidRDefault="007C71EE">
      <w:pPr>
        <w:pStyle w:val="a"/>
        <w:rPr>
          <w:rFonts w:hint="cs"/>
          <w:rtl/>
        </w:rPr>
      </w:pPr>
    </w:p>
    <w:p w14:paraId="3FEE2CB6" w14:textId="77777777" w:rsidR="00000000" w:rsidRDefault="007C71EE">
      <w:pPr>
        <w:pStyle w:val="a"/>
        <w:rPr>
          <w:rFonts w:hint="cs"/>
          <w:rtl/>
        </w:rPr>
      </w:pPr>
      <w:r>
        <w:rPr>
          <w:rFonts w:hint="cs"/>
          <w:rtl/>
        </w:rPr>
        <w:t xml:space="preserve">80% מהאוכלוסייה יש להם ביטוח משלים. </w:t>
      </w:r>
    </w:p>
    <w:p w14:paraId="2F362AA5" w14:textId="77777777" w:rsidR="00000000" w:rsidRDefault="007C71EE">
      <w:pPr>
        <w:pStyle w:val="a"/>
        <w:rPr>
          <w:rFonts w:hint="cs"/>
          <w:rtl/>
        </w:rPr>
      </w:pPr>
    </w:p>
    <w:p w14:paraId="4C0EBE54" w14:textId="77777777" w:rsidR="00000000" w:rsidRDefault="007C71EE">
      <w:pPr>
        <w:pStyle w:val="SpeakerCon"/>
        <w:rPr>
          <w:rFonts w:hint="cs"/>
          <w:rtl/>
        </w:rPr>
      </w:pPr>
      <w:r>
        <w:rPr>
          <w:rFonts w:hint="cs"/>
          <w:rtl/>
        </w:rPr>
        <w:t>חיים אורון (</w:t>
      </w:r>
      <w:r>
        <w:rPr>
          <w:rFonts w:hint="cs"/>
          <w:rtl/>
        </w:rPr>
        <w:t>מרצ):</w:t>
      </w:r>
    </w:p>
    <w:p w14:paraId="6CA873CE" w14:textId="77777777" w:rsidR="00000000" w:rsidRDefault="007C71EE">
      <w:pPr>
        <w:pStyle w:val="a"/>
        <w:rPr>
          <w:rFonts w:hint="cs"/>
          <w:rtl/>
        </w:rPr>
      </w:pPr>
    </w:p>
    <w:p w14:paraId="156F9721" w14:textId="77777777" w:rsidR="00000000" w:rsidRDefault="007C71EE">
      <w:pPr>
        <w:pStyle w:val="a"/>
        <w:rPr>
          <w:rFonts w:hint="cs"/>
          <w:rtl/>
        </w:rPr>
      </w:pPr>
      <w:r>
        <w:rPr>
          <w:rFonts w:hint="cs"/>
          <w:rtl/>
        </w:rPr>
        <w:t>וה=20% שאין להם ביטוח משלים, הם כנראה הכי צריכים אותו.</w:t>
      </w:r>
    </w:p>
    <w:p w14:paraId="7505990A" w14:textId="77777777" w:rsidR="00000000" w:rsidRDefault="007C71EE">
      <w:pPr>
        <w:pStyle w:val="a"/>
        <w:rPr>
          <w:rFonts w:hint="cs"/>
          <w:rtl/>
        </w:rPr>
      </w:pPr>
    </w:p>
    <w:p w14:paraId="72CCFC7B" w14:textId="77777777" w:rsidR="00000000" w:rsidRDefault="007C71EE">
      <w:pPr>
        <w:pStyle w:val="a"/>
        <w:rPr>
          <w:rFonts w:hint="cs"/>
          <w:rtl/>
        </w:rPr>
      </w:pPr>
      <w:r>
        <w:rPr>
          <w:rFonts w:hint="cs"/>
          <w:rtl/>
        </w:rPr>
        <w:t>למה אני נותן את הדוגמה? כאשר אומרים תשלומי העברה, המינהל הציבורי וההוצאה הלאומית, כך זה  נראה. בקריאת ביניים של השר פריצקי הבנתי שזו דעתו, צריך לחתור לפרופורציה אחרת בין ההוצאה הציבורית לבין הה</w:t>
      </w:r>
      <w:r>
        <w:rPr>
          <w:rFonts w:hint="cs"/>
          <w:rtl/>
        </w:rPr>
        <w:t xml:space="preserve">וצאה הפרטית בבריאות. הוא מנענע בראשו, למי שלא רואה בטלוויזיה. אדוני הצלם, צלם אותו. הוא אומר, זה מה שצריך לעשות. </w:t>
      </w:r>
    </w:p>
    <w:p w14:paraId="3CFEF198" w14:textId="77777777" w:rsidR="00000000" w:rsidRDefault="007C71EE">
      <w:pPr>
        <w:pStyle w:val="a"/>
        <w:rPr>
          <w:rFonts w:hint="cs"/>
          <w:rtl/>
        </w:rPr>
      </w:pPr>
    </w:p>
    <w:p w14:paraId="1B873840" w14:textId="77777777" w:rsidR="00000000" w:rsidRDefault="007C71EE">
      <w:pPr>
        <w:pStyle w:val="ac"/>
        <w:rPr>
          <w:rtl/>
        </w:rPr>
      </w:pPr>
      <w:r>
        <w:rPr>
          <w:rFonts w:hint="eastAsia"/>
          <w:rtl/>
        </w:rPr>
        <w:t>שר</w:t>
      </w:r>
      <w:r>
        <w:rPr>
          <w:rtl/>
        </w:rPr>
        <w:t xml:space="preserve"> התשתיות הלאומיות יוסף פריצקי:</w:t>
      </w:r>
    </w:p>
    <w:p w14:paraId="2D85B589" w14:textId="77777777" w:rsidR="00000000" w:rsidRDefault="007C71EE">
      <w:pPr>
        <w:pStyle w:val="a"/>
        <w:rPr>
          <w:rFonts w:hint="cs"/>
          <w:rtl/>
        </w:rPr>
      </w:pPr>
    </w:p>
    <w:p w14:paraId="7D920AC7" w14:textId="77777777" w:rsidR="00000000" w:rsidRDefault="007C71EE">
      <w:pPr>
        <w:pStyle w:val="a"/>
        <w:rPr>
          <w:rFonts w:hint="cs"/>
          <w:rtl/>
        </w:rPr>
      </w:pPr>
      <w:r>
        <w:rPr>
          <w:rFonts w:hint="cs"/>
          <w:rtl/>
        </w:rPr>
        <w:t xml:space="preserve">נכון. </w:t>
      </w:r>
    </w:p>
    <w:p w14:paraId="66B47578" w14:textId="77777777" w:rsidR="00000000" w:rsidRDefault="007C71EE">
      <w:pPr>
        <w:pStyle w:val="a"/>
        <w:rPr>
          <w:rFonts w:hint="cs"/>
          <w:rtl/>
        </w:rPr>
      </w:pPr>
    </w:p>
    <w:p w14:paraId="340B5C21" w14:textId="77777777" w:rsidR="00000000" w:rsidRDefault="007C71EE">
      <w:pPr>
        <w:pStyle w:val="SpeakerCon"/>
        <w:rPr>
          <w:rFonts w:hint="cs"/>
          <w:rtl/>
        </w:rPr>
      </w:pPr>
      <w:r>
        <w:rPr>
          <w:rFonts w:hint="cs"/>
          <w:rtl/>
        </w:rPr>
        <w:t>חיים אורון (מרצ):</w:t>
      </w:r>
    </w:p>
    <w:p w14:paraId="32DA282B" w14:textId="77777777" w:rsidR="00000000" w:rsidRDefault="007C71EE">
      <w:pPr>
        <w:pStyle w:val="a"/>
        <w:rPr>
          <w:rFonts w:hint="cs"/>
          <w:rtl/>
        </w:rPr>
      </w:pPr>
    </w:p>
    <w:p w14:paraId="7643CCB7" w14:textId="77777777" w:rsidR="00000000" w:rsidRDefault="007C71EE">
      <w:pPr>
        <w:pStyle w:val="a"/>
        <w:rPr>
          <w:rFonts w:hint="cs"/>
          <w:rtl/>
        </w:rPr>
      </w:pPr>
      <w:r>
        <w:rPr>
          <w:rFonts w:hint="cs"/>
          <w:rtl/>
        </w:rPr>
        <w:t>ואז המשמעות מאוד פשוטה -  אני שמח על הדיון הכן הזה - אני רוצה מערכת בריאות שמובנ</w:t>
      </w:r>
      <w:r>
        <w:rPr>
          <w:rFonts w:hint="cs"/>
          <w:rtl/>
        </w:rPr>
        <w:t xml:space="preserve">ים בתוכה פערים יותר גדולים.  </w:t>
      </w:r>
    </w:p>
    <w:p w14:paraId="2211732E" w14:textId="77777777" w:rsidR="00000000" w:rsidRDefault="007C71EE">
      <w:pPr>
        <w:pStyle w:val="a"/>
        <w:rPr>
          <w:rFonts w:hint="cs"/>
          <w:rtl/>
        </w:rPr>
      </w:pPr>
    </w:p>
    <w:p w14:paraId="127C785E" w14:textId="77777777" w:rsidR="00000000" w:rsidRDefault="007C71EE">
      <w:pPr>
        <w:pStyle w:val="ac"/>
        <w:rPr>
          <w:rtl/>
        </w:rPr>
      </w:pPr>
      <w:r>
        <w:rPr>
          <w:rFonts w:hint="eastAsia"/>
          <w:rtl/>
        </w:rPr>
        <w:t>נסים</w:t>
      </w:r>
      <w:r>
        <w:rPr>
          <w:rtl/>
        </w:rPr>
        <w:t xml:space="preserve"> דהן (ש"ס):</w:t>
      </w:r>
    </w:p>
    <w:p w14:paraId="4C225AA8" w14:textId="77777777" w:rsidR="00000000" w:rsidRDefault="007C71EE">
      <w:pPr>
        <w:pStyle w:val="a"/>
        <w:rPr>
          <w:rFonts w:hint="cs"/>
          <w:rtl/>
        </w:rPr>
      </w:pPr>
    </w:p>
    <w:p w14:paraId="5CFCB4D3" w14:textId="77777777" w:rsidR="00000000" w:rsidRDefault="007C71EE">
      <w:pPr>
        <w:pStyle w:val="a"/>
        <w:rPr>
          <w:rFonts w:hint="cs"/>
          <w:rtl/>
        </w:rPr>
      </w:pPr>
      <w:r>
        <w:rPr>
          <w:rFonts w:hint="cs"/>
          <w:rtl/>
        </w:rPr>
        <w:t xml:space="preserve">זו המשמעות. </w:t>
      </w:r>
    </w:p>
    <w:p w14:paraId="65B1DBAA" w14:textId="77777777" w:rsidR="00000000" w:rsidRDefault="007C71EE">
      <w:pPr>
        <w:pStyle w:val="a"/>
        <w:rPr>
          <w:rFonts w:hint="cs"/>
          <w:rtl/>
        </w:rPr>
      </w:pPr>
    </w:p>
    <w:p w14:paraId="734500DD" w14:textId="77777777" w:rsidR="00000000" w:rsidRDefault="007C71EE">
      <w:pPr>
        <w:pStyle w:val="SpeakerCon"/>
        <w:rPr>
          <w:rFonts w:hint="cs"/>
          <w:rtl/>
        </w:rPr>
      </w:pPr>
      <w:r>
        <w:rPr>
          <w:rFonts w:hint="cs"/>
          <w:rtl/>
        </w:rPr>
        <w:t>חיים אורון (מרצ):</w:t>
      </w:r>
    </w:p>
    <w:p w14:paraId="393F2502" w14:textId="77777777" w:rsidR="00000000" w:rsidRDefault="007C71EE">
      <w:pPr>
        <w:pStyle w:val="a"/>
        <w:rPr>
          <w:rFonts w:hint="cs"/>
          <w:rtl/>
        </w:rPr>
      </w:pPr>
    </w:p>
    <w:p w14:paraId="467B87FB" w14:textId="77777777" w:rsidR="00000000" w:rsidRDefault="007C71EE">
      <w:pPr>
        <w:pStyle w:val="a"/>
        <w:rPr>
          <w:rFonts w:hint="cs"/>
          <w:rtl/>
        </w:rPr>
      </w:pPr>
      <w:r>
        <w:rPr>
          <w:rFonts w:hint="cs"/>
          <w:rtl/>
        </w:rPr>
        <w:t xml:space="preserve">אני רוצה מערכת בריאות שמובנים בתוכה פערים יותר גדולים. </w:t>
      </w:r>
    </w:p>
    <w:p w14:paraId="0C1C8240" w14:textId="77777777" w:rsidR="00000000" w:rsidRDefault="007C71EE">
      <w:pPr>
        <w:pStyle w:val="a"/>
        <w:rPr>
          <w:rFonts w:hint="cs"/>
          <w:rtl/>
        </w:rPr>
      </w:pPr>
    </w:p>
    <w:p w14:paraId="3CBD9177" w14:textId="77777777" w:rsidR="00000000" w:rsidRDefault="007C71EE">
      <w:pPr>
        <w:pStyle w:val="ac"/>
        <w:rPr>
          <w:rtl/>
        </w:rPr>
      </w:pPr>
      <w:r>
        <w:rPr>
          <w:rFonts w:hint="eastAsia"/>
          <w:rtl/>
        </w:rPr>
        <w:t>שר</w:t>
      </w:r>
      <w:r>
        <w:rPr>
          <w:rtl/>
        </w:rPr>
        <w:t xml:space="preserve"> התשתיות הלאומיות יוסף פריצקי:</w:t>
      </w:r>
    </w:p>
    <w:p w14:paraId="4F824F42" w14:textId="77777777" w:rsidR="00000000" w:rsidRDefault="007C71EE">
      <w:pPr>
        <w:pStyle w:val="a"/>
        <w:rPr>
          <w:rFonts w:hint="cs"/>
          <w:rtl/>
        </w:rPr>
      </w:pPr>
    </w:p>
    <w:p w14:paraId="55276653" w14:textId="77777777" w:rsidR="00000000" w:rsidRDefault="007C71EE">
      <w:pPr>
        <w:pStyle w:val="a"/>
        <w:rPr>
          <w:rFonts w:hint="cs"/>
          <w:rtl/>
        </w:rPr>
      </w:pPr>
      <w:r>
        <w:rPr>
          <w:rFonts w:hint="cs"/>
          <w:rtl/>
        </w:rPr>
        <w:t>אני רוצה מערכת בריאות, שמי שמרוויח 10,000 שקל לחודש לא יממן את ביטוח הבריאות למי שמר</w:t>
      </w:r>
      <w:r>
        <w:rPr>
          <w:rFonts w:hint="cs"/>
          <w:rtl/>
        </w:rPr>
        <w:t xml:space="preserve">וויח 50,000 שקל. </w:t>
      </w:r>
    </w:p>
    <w:p w14:paraId="638D65B4" w14:textId="77777777" w:rsidR="00000000" w:rsidRDefault="007C71EE">
      <w:pPr>
        <w:pStyle w:val="a"/>
        <w:rPr>
          <w:rFonts w:hint="cs"/>
          <w:rtl/>
        </w:rPr>
      </w:pPr>
    </w:p>
    <w:p w14:paraId="42838547" w14:textId="77777777" w:rsidR="00000000" w:rsidRDefault="007C71EE">
      <w:pPr>
        <w:pStyle w:val="SpeakerCon"/>
        <w:rPr>
          <w:rFonts w:hint="cs"/>
          <w:rtl/>
        </w:rPr>
      </w:pPr>
      <w:r>
        <w:rPr>
          <w:rFonts w:hint="cs"/>
          <w:rtl/>
        </w:rPr>
        <w:t>חיים אורון (מרצ):</w:t>
      </w:r>
    </w:p>
    <w:p w14:paraId="4A9CDB4B" w14:textId="77777777" w:rsidR="00000000" w:rsidRDefault="007C71EE">
      <w:pPr>
        <w:pStyle w:val="a"/>
        <w:rPr>
          <w:rFonts w:hint="cs"/>
          <w:rtl/>
        </w:rPr>
      </w:pPr>
    </w:p>
    <w:p w14:paraId="7E95B8AA" w14:textId="77777777" w:rsidR="00000000" w:rsidRDefault="007C71EE">
      <w:pPr>
        <w:pStyle w:val="a"/>
        <w:rPr>
          <w:rFonts w:hint="cs"/>
          <w:rtl/>
        </w:rPr>
      </w:pPr>
      <w:r>
        <w:rPr>
          <w:rFonts w:hint="cs"/>
          <w:rtl/>
        </w:rPr>
        <w:t>אני לא יודע אם חבר הכנסת פריצקי יודע, בחוק הבריאות יש משפט אידיאולוגי שמופיע ב"מניפסט הקומוניסטי", הוא הופיע כך, לצערי היום באדיקות יותר קטנה, במקומות שבהם אני חי. יש שם משפט: כל אחד לפי יכולתו, כל אחד לפי צרכיו. כל אח</w:t>
      </w:r>
      <w:r>
        <w:rPr>
          <w:rFonts w:hint="cs"/>
          <w:rtl/>
        </w:rPr>
        <w:t xml:space="preserve">ד לפי יכולתו, זאת אומרת, החברה אומרת, בנושא הבריאות, עד אותו גבול שקבע הסל. </w:t>
      </w:r>
    </w:p>
    <w:p w14:paraId="50DA4B97" w14:textId="77777777" w:rsidR="00000000" w:rsidRDefault="007C71EE">
      <w:pPr>
        <w:pStyle w:val="a"/>
        <w:rPr>
          <w:rFonts w:hint="cs"/>
          <w:rtl/>
        </w:rPr>
      </w:pPr>
    </w:p>
    <w:p w14:paraId="6192C72E" w14:textId="77777777" w:rsidR="00000000" w:rsidRDefault="007C71EE">
      <w:pPr>
        <w:pStyle w:val="ac"/>
        <w:rPr>
          <w:rtl/>
        </w:rPr>
      </w:pPr>
      <w:r>
        <w:rPr>
          <w:rFonts w:hint="eastAsia"/>
          <w:rtl/>
        </w:rPr>
        <w:t>נסים</w:t>
      </w:r>
      <w:r>
        <w:rPr>
          <w:rtl/>
        </w:rPr>
        <w:t xml:space="preserve"> דהן (ש"ס):</w:t>
      </w:r>
    </w:p>
    <w:p w14:paraId="56F01C0E" w14:textId="77777777" w:rsidR="00000000" w:rsidRDefault="007C71EE">
      <w:pPr>
        <w:pStyle w:val="a"/>
        <w:rPr>
          <w:rFonts w:hint="cs"/>
          <w:rtl/>
        </w:rPr>
      </w:pPr>
    </w:p>
    <w:p w14:paraId="547137F3" w14:textId="77777777" w:rsidR="00000000" w:rsidRDefault="007C71EE">
      <w:pPr>
        <w:pStyle w:val="a"/>
        <w:rPr>
          <w:rFonts w:hint="cs"/>
          <w:rtl/>
        </w:rPr>
      </w:pPr>
      <w:r>
        <w:rPr>
          <w:rFonts w:hint="cs"/>
          <w:rtl/>
        </w:rPr>
        <w:t>עד גבול מסוים.</w:t>
      </w:r>
    </w:p>
    <w:p w14:paraId="167C5094" w14:textId="77777777" w:rsidR="00000000" w:rsidRDefault="007C71EE">
      <w:pPr>
        <w:pStyle w:val="a"/>
        <w:rPr>
          <w:rFonts w:hint="cs"/>
          <w:rtl/>
        </w:rPr>
      </w:pPr>
    </w:p>
    <w:p w14:paraId="3A2BF570" w14:textId="77777777" w:rsidR="00000000" w:rsidRDefault="007C71EE">
      <w:pPr>
        <w:pStyle w:val="SpeakerCon"/>
        <w:rPr>
          <w:rFonts w:hint="cs"/>
          <w:rtl/>
        </w:rPr>
      </w:pPr>
      <w:r>
        <w:rPr>
          <w:rFonts w:hint="cs"/>
          <w:rtl/>
        </w:rPr>
        <w:t>חיים אורון (מרצ):</w:t>
      </w:r>
    </w:p>
    <w:p w14:paraId="4373A1F4" w14:textId="77777777" w:rsidR="00000000" w:rsidRDefault="007C71EE">
      <w:pPr>
        <w:pStyle w:val="a"/>
        <w:rPr>
          <w:rFonts w:hint="cs"/>
          <w:rtl/>
        </w:rPr>
      </w:pPr>
    </w:p>
    <w:p w14:paraId="4618E66E" w14:textId="77777777" w:rsidR="00000000" w:rsidRDefault="007C71EE">
      <w:pPr>
        <w:pStyle w:val="a"/>
        <w:rPr>
          <w:rFonts w:hint="cs"/>
          <w:rtl/>
        </w:rPr>
      </w:pPr>
      <w:r>
        <w:rPr>
          <w:rFonts w:hint="cs"/>
          <w:rtl/>
        </w:rPr>
        <w:t xml:space="preserve">אתה רוצה ניתוח פלסטי </w:t>
      </w:r>
      <w:r>
        <w:rPr>
          <w:rtl/>
        </w:rPr>
        <w:t>–</w:t>
      </w:r>
      <w:r>
        <w:rPr>
          <w:rFonts w:hint="cs"/>
          <w:rtl/>
        </w:rPr>
        <w:t xml:space="preserve"> כמה שאתה רוצה. אתה רוצה אשפוז בחדר לבד בבית-החולים, עם ארבע אחיות? - כמה שאתה רוצה. אבל, אם אין  לך את </w:t>
      </w:r>
      <w:r>
        <w:rPr>
          <w:rFonts w:hint="cs"/>
          <w:rtl/>
        </w:rPr>
        <w:t xml:space="preserve">זה, אתה לא תאושפז בחדר עם עשרה - - - </w:t>
      </w:r>
    </w:p>
    <w:p w14:paraId="444CED2B" w14:textId="77777777" w:rsidR="00000000" w:rsidRDefault="007C71EE">
      <w:pPr>
        <w:pStyle w:val="a"/>
        <w:rPr>
          <w:rFonts w:hint="cs"/>
          <w:rtl/>
        </w:rPr>
      </w:pPr>
    </w:p>
    <w:p w14:paraId="563350FA" w14:textId="77777777" w:rsidR="00000000" w:rsidRDefault="007C71EE">
      <w:pPr>
        <w:pStyle w:val="ac"/>
        <w:rPr>
          <w:rFonts w:hint="cs"/>
          <w:rtl/>
        </w:rPr>
      </w:pPr>
      <w:r>
        <w:rPr>
          <w:rFonts w:hint="cs"/>
          <w:rtl/>
        </w:rPr>
        <w:t>אברהם בורג (העבודה-מימד):</w:t>
      </w:r>
    </w:p>
    <w:p w14:paraId="09B6762B" w14:textId="77777777" w:rsidR="00000000" w:rsidRDefault="007C71EE">
      <w:pPr>
        <w:pStyle w:val="a"/>
        <w:rPr>
          <w:rFonts w:hint="cs"/>
          <w:rtl/>
        </w:rPr>
      </w:pPr>
    </w:p>
    <w:p w14:paraId="37DFFFF3" w14:textId="77777777" w:rsidR="00000000" w:rsidRDefault="007C71EE">
      <w:pPr>
        <w:pStyle w:val="a"/>
        <w:rPr>
          <w:rFonts w:hint="cs"/>
          <w:rtl/>
        </w:rPr>
      </w:pPr>
      <w:r>
        <w:rPr>
          <w:rFonts w:hint="cs"/>
          <w:rtl/>
        </w:rPr>
        <w:t xml:space="preserve">   אפשר ארבע אחיות לא בבית-חולים. </w:t>
      </w:r>
    </w:p>
    <w:p w14:paraId="276AED30" w14:textId="77777777" w:rsidR="00000000" w:rsidRDefault="007C71EE">
      <w:pPr>
        <w:pStyle w:val="a"/>
        <w:rPr>
          <w:rFonts w:hint="cs"/>
          <w:rtl/>
        </w:rPr>
      </w:pPr>
    </w:p>
    <w:p w14:paraId="4C1A1118" w14:textId="77777777" w:rsidR="00000000" w:rsidRDefault="007C71EE">
      <w:pPr>
        <w:pStyle w:val="SpeakerCon"/>
        <w:rPr>
          <w:rFonts w:hint="cs"/>
          <w:rtl/>
        </w:rPr>
      </w:pPr>
      <w:r>
        <w:rPr>
          <w:rFonts w:hint="cs"/>
          <w:rtl/>
        </w:rPr>
        <w:t>חיים אורון (מרצ):</w:t>
      </w:r>
    </w:p>
    <w:p w14:paraId="1F0EAA93" w14:textId="77777777" w:rsidR="00000000" w:rsidRDefault="007C71EE">
      <w:pPr>
        <w:pStyle w:val="a"/>
        <w:rPr>
          <w:rFonts w:hint="cs"/>
          <w:rtl/>
        </w:rPr>
      </w:pPr>
    </w:p>
    <w:p w14:paraId="10B28F9D" w14:textId="77777777" w:rsidR="00000000" w:rsidRDefault="007C71EE">
      <w:pPr>
        <w:pStyle w:val="a"/>
        <w:rPr>
          <w:rFonts w:hint="cs"/>
          <w:rtl/>
        </w:rPr>
      </w:pPr>
      <w:r>
        <w:rPr>
          <w:rFonts w:hint="cs"/>
          <w:rtl/>
        </w:rPr>
        <w:t xml:space="preserve">    זה מופיע בחוק אחר. אם אין  לך לשלם את הביטוח המשלים, תהיה  מאושפז, אני לא רוצה לומר את המדדים, באופן סביר, ולא למשל כמו שקורה היום </w:t>
      </w:r>
      <w:r>
        <w:rPr>
          <w:rFonts w:hint="cs"/>
          <w:rtl/>
        </w:rPr>
        <w:t xml:space="preserve">בכמה חלקים בארץ, בעיקר בחלקים בארץ שאני חי בהם, שצפיפות האשפוז במחלקות מסוימות היא מעבר למה שהרפואה אומרת כדבר נכון - אגב, לא על-פי דעתי, על-פי דוח-אמוראי, שהיה עדיין שר וקיבל אותו. </w:t>
      </w:r>
    </w:p>
    <w:p w14:paraId="2D3C3515" w14:textId="77777777" w:rsidR="00000000" w:rsidRDefault="007C71EE">
      <w:pPr>
        <w:pStyle w:val="a"/>
        <w:rPr>
          <w:rFonts w:hint="cs"/>
          <w:rtl/>
        </w:rPr>
      </w:pPr>
    </w:p>
    <w:p w14:paraId="79CD1F32" w14:textId="77777777" w:rsidR="00000000" w:rsidRDefault="007C71EE">
      <w:pPr>
        <w:pStyle w:val="a"/>
        <w:rPr>
          <w:rFonts w:hint="cs"/>
          <w:rtl/>
        </w:rPr>
      </w:pPr>
      <w:r>
        <w:rPr>
          <w:rFonts w:hint="cs"/>
          <w:rtl/>
        </w:rPr>
        <w:t>אני לא רוצה לחרוג מהעניין, חבר הכנסת פריצקי, זה בעצם שורשו של הוויכוח, ה</w:t>
      </w:r>
      <w:r>
        <w:rPr>
          <w:rFonts w:hint="cs"/>
          <w:rtl/>
        </w:rPr>
        <w:t xml:space="preserve">וא הוויכוח על עומק סל הבריאות, הוא הוויכוח על עומק סל החינוך, הוא הוויכוח על עומק סל הביטחון הסוציאלי, על עומק הסל שהחברה נותנת לחלש, לנכה, למפגר, וכו' וכו'. זה שורשו של הוויכוח בין תפיסה שאומרת, אנחנו נעשה מערכת שחס וחלילה אף אחד לא ימות ברחוב, אף אחד לא </w:t>
      </w:r>
      <w:r>
        <w:rPr>
          <w:rFonts w:hint="cs"/>
          <w:rtl/>
        </w:rPr>
        <w:t>יגווע ברעב, אנחנו לא רוצים שמישהו יגיע לפת לחם - אבל, עד כאן. לכן קצבאות הביטוח הלאומי לא צמודות לשכר הממוצע, הן צמודות למדד. זאת אומרת, באופן קונקרטי, בהנחה שאנחנו בחברה שבכל זאת רמת החיים הממוצעת שלה עולה, אתם למטה תישארו למטה, כי אתם אשמים במצבכם. בבריא</w:t>
      </w:r>
      <w:r>
        <w:rPr>
          <w:rFonts w:hint="cs"/>
          <w:rtl/>
        </w:rPr>
        <w:t xml:space="preserve">ות אותו הדבר, בחינוך אותו הדבר. אנחנו ניתן במערכת החינוך עד 12:00, אחר כך יחזור החינוך האפור. הוא כבר חוזר. איכשהו, בשנת 1994 הוא נגמר, כי היה גידול משמעותי בתקציבי החינוך, נחזור אליו. ההורים במקום מסוים יתחילו לשלם יותר, ואז המורה ישלים עוד שעה. זו תמונת </w:t>
      </w:r>
      <w:r>
        <w:rPr>
          <w:rFonts w:hint="cs"/>
          <w:rtl/>
        </w:rPr>
        <w:t xml:space="preserve">עולם שונה לגמרי. </w:t>
      </w:r>
    </w:p>
    <w:p w14:paraId="4D32C6B0" w14:textId="77777777" w:rsidR="00000000" w:rsidRDefault="007C71EE">
      <w:pPr>
        <w:pStyle w:val="a"/>
        <w:rPr>
          <w:rFonts w:hint="cs"/>
          <w:rtl/>
        </w:rPr>
      </w:pPr>
    </w:p>
    <w:p w14:paraId="2FFD1BCA" w14:textId="77777777" w:rsidR="00000000" w:rsidRDefault="007C71EE">
      <w:pPr>
        <w:pStyle w:val="a"/>
        <w:rPr>
          <w:rFonts w:hint="cs"/>
          <w:rtl/>
        </w:rPr>
      </w:pPr>
      <w:r>
        <w:rPr>
          <w:rFonts w:hint="cs"/>
          <w:rtl/>
        </w:rPr>
        <w:t xml:space="preserve">נכון, הפעם יש בממשלה - ובכך אני רוצה לסיים, גברתי היושבת-ראש - אני אומר את זה לא באופן פולמוסי, אני אומר בכאב גדול, אני מודה שפעם ראשונה יצא לי לשמוע אמירה ברורה מהשר פריצקי, שאומר, את זה אני רוצה. זה ההבדל הגדול בין חברת הסעד לבין חברת </w:t>
      </w:r>
      <w:r>
        <w:rPr>
          <w:rFonts w:hint="cs"/>
          <w:rtl/>
        </w:rPr>
        <w:t xml:space="preserve">הרווחה. הערך של גמילות חסדים בעיני הוא ערך יהודי והומניסטי גדול. </w:t>
      </w:r>
    </w:p>
    <w:p w14:paraId="1C1FE3A9" w14:textId="77777777" w:rsidR="00000000" w:rsidRDefault="007C71EE">
      <w:pPr>
        <w:pStyle w:val="a"/>
        <w:rPr>
          <w:rFonts w:hint="cs"/>
          <w:rtl/>
        </w:rPr>
      </w:pPr>
    </w:p>
    <w:p w14:paraId="0E6D849E" w14:textId="77777777" w:rsidR="00000000" w:rsidRDefault="007C71EE">
      <w:pPr>
        <w:pStyle w:val="ac"/>
        <w:rPr>
          <w:rtl/>
        </w:rPr>
      </w:pPr>
      <w:r>
        <w:rPr>
          <w:rFonts w:hint="eastAsia"/>
          <w:rtl/>
        </w:rPr>
        <w:t>שר</w:t>
      </w:r>
      <w:r>
        <w:rPr>
          <w:rtl/>
        </w:rPr>
        <w:t xml:space="preserve"> התשתיות הלאומיות יוסף פריצקי:</w:t>
      </w:r>
    </w:p>
    <w:p w14:paraId="1A855A0C" w14:textId="77777777" w:rsidR="00000000" w:rsidRDefault="007C71EE">
      <w:pPr>
        <w:pStyle w:val="a"/>
        <w:rPr>
          <w:rFonts w:hint="cs"/>
          <w:rtl/>
        </w:rPr>
      </w:pPr>
    </w:p>
    <w:p w14:paraId="08DC3E21" w14:textId="77777777" w:rsidR="00000000" w:rsidRDefault="007C71EE">
      <w:pPr>
        <w:pStyle w:val="a"/>
        <w:rPr>
          <w:rFonts w:hint="cs"/>
          <w:rtl/>
        </w:rPr>
      </w:pPr>
      <w:r>
        <w:rPr>
          <w:rFonts w:hint="cs"/>
          <w:rtl/>
        </w:rPr>
        <w:t xml:space="preserve">אין ויכוח. </w:t>
      </w:r>
    </w:p>
    <w:p w14:paraId="04481B35" w14:textId="77777777" w:rsidR="00000000" w:rsidRDefault="007C71EE">
      <w:pPr>
        <w:pStyle w:val="a"/>
        <w:rPr>
          <w:rFonts w:hint="cs"/>
          <w:rtl/>
        </w:rPr>
      </w:pPr>
    </w:p>
    <w:p w14:paraId="5D4881F7" w14:textId="77777777" w:rsidR="00000000" w:rsidRDefault="007C71EE">
      <w:pPr>
        <w:pStyle w:val="SpeakerCon"/>
        <w:rPr>
          <w:rFonts w:hint="cs"/>
          <w:rtl/>
        </w:rPr>
      </w:pPr>
      <w:r>
        <w:rPr>
          <w:rFonts w:hint="cs"/>
          <w:rtl/>
        </w:rPr>
        <w:t>חיים אורון (מרצ):</w:t>
      </w:r>
    </w:p>
    <w:p w14:paraId="41AEC609" w14:textId="77777777" w:rsidR="00000000" w:rsidRDefault="007C71EE">
      <w:pPr>
        <w:pStyle w:val="a"/>
        <w:rPr>
          <w:rFonts w:hint="cs"/>
          <w:rtl/>
        </w:rPr>
      </w:pPr>
    </w:p>
    <w:p w14:paraId="68F010EC" w14:textId="77777777" w:rsidR="00000000" w:rsidRDefault="007C71EE">
      <w:pPr>
        <w:pStyle w:val="a"/>
        <w:rPr>
          <w:rFonts w:hint="cs"/>
          <w:rtl/>
        </w:rPr>
      </w:pPr>
      <w:r>
        <w:rPr>
          <w:rFonts w:hint="cs"/>
          <w:rtl/>
        </w:rPr>
        <w:t>הערך של גמילות חסדים הוא לא מספיק בשביל לקיים חברה במתכונת שאני רוצה. לכן, חברת רווחה יותר מאשר חברה של גמילות חסדים. נכון,</w:t>
      </w:r>
      <w:r>
        <w:rPr>
          <w:rFonts w:hint="cs"/>
          <w:rtl/>
        </w:rPr>
        <w:t xml:space="preserve"> מי שמרוויח 50,000 שקל משתתף במס הבריאות, ומי שמרוויח 5,000 שקל ומי שלא מרוויח כלום כמו עקרת בית - לא מטילים עליו מס שקוראים לו מס בריאות והוא בעצם מס הכנסה, כי חצי מיליארד השקל האלה לא ילכו לבריאות, הם הולכים לתקציב המדינה כולו. אתה מדבר על מדינה אחרת.  ש</w:t>
      </w:r>
      <w:r>
        <w:rPr>
          <w:rFonts w:hint="cs"/>
          <w:rtl/>
        </w:rPr>
        <w:t xml:space="preserve">ר האוצר מדבר על מדינה אחרת. הגיע השר עוזי לנדאו, גם הוא ישב אתנו בדיונים על חוק הבריאות, הוא היה אחד מאלה שאמרו: אני רוצה חוק בריאות פחות נפוח מהחוק הזה שאתם הולכים לחוקק אותו.  הוא מנענע בראשו. </w:t>
      </w:r>
    </w:p>
    <w:p w14:paraId="5CC61CC7" w14:textId="77777777" w:rsidR="00000000" w:rsidRDefault="007C71EE">
      <w:pPr>
        <w:pStyle w:val="a"/>
        <w:rPr>
          <w:rFonts w:hint="cs"/>
          <w:rtl/>
        </w:rPr>
      </w:pPr>
    </w:p>
    <w:p w14:paraId="374ADF7A" w14:textId="77777777" w:rsidR="00000000" w:rsidRDefault="007C71EE">
      <w:pPr>
        <w:pStyle w:val="a"/>
        <w:rPr>
          <w:rFonts w:hint="cs"/>
          <w:rtl/>
        </w:rPr>
      </w:pPr>
      <w:r>
        <w:rPr>
          <w:rFonts w:hint="cs"/>
          <w:rtl/>
        </w:rPr>
        <w:t xml:space="preserve">אני מסיים. זה לא ויכוח שהתחיל עכשיו, זה ויכוח שמתנהל שנים, </w:t>
      </w:r>
      <w:r>
        <w:rPr>
          <w:rFonts w:hint="cs"/>
          <w:rtl/>
        </w:rPr>
        <w:t xml:space="preserve">הוא הוחרף בשנים האחרונות, הוא הוכרע בשנים האחרונות בזמן שהשר עוזי לנדאו היה במיעוט,  והקו שאנחנו דגלנו בו - אגב, רוב הכנסת או חלק גדול מהסיעות - היום הקו הזה נמצא במתקפה חמורה מאוד. מה שניסיתי להציג דרך כלכלת הבריאות זה בעצם  השתקפות של המערכת כולה. </w:t>
      </w:r>
    </w:p>
    <w:p w14:paraId="4E6C1559" w14:textId="77777777" w:rsidR="00000000" w:rsidRDefault="007C71EE">
      <w:pPr>
        <w:pStyle w:val="a"/>
        <w:rPr>
          <w:rFonts w:hint="cs"/>
          <w:rtl/>
        </w:rPr>
      </w:pPr>
    </w:p>
    <w:p w14:paraId="237BE2DB" w14:textId="77777777" w:rsidR="00000000" w:rsidRDefault="007C71EE">
      <w:pPr>
        <w:pStyle w:val="ad"/>
        <w:rPr>
          <w:rFonts w:hint="cs"/>
          <w:rtl/>
        </w:rPr>
      </w:pPr>
      <w:r>
        <w:rPr>
          <w:rFonts w:hint="cs"/>
          <w:rtl/>
        </w:rPr>
        <w:t>היו</w:t>
      </w:r>
      <w:r>
        <w:rPr>
          <w:rtl/>
        </w:rPr>
        <w:t>"</w:t>
      </w:r>
      <w:r>
        <w:rPr>
          <w:rFonts w:hint="cs"/>
          <w:rtl/>
        </w:rPr>
        <w:t>ר אתי לבני:</w:t>
      </w:r>
    </w:p>
    <w:p w14:paraId="62BAB822" w14:textId="77777777" w:rsidR="00000000" w:rsidRDefault="007C71EE">
      <w:pPr>
        <w:pStyle w:val="a"/>
        <w:rPr>
          <w:rFonts w:hint="cs"/>
          <w:rtl/>
        </w:rPr>
      </w:pPr>
    </w:p>
    <w:p w14:paraId="3036E29E" w14:textId="77777777" w:rsidR="00000000" w:rsidRDefault="007C71EE">
      <w:pPr>
        <w:pStyle w:val="a"/>
        <w:rPr>
          <w:rFonts w:hint="cs"/>
          <w:rtl/>
        </w:rPr>
      </w:pPr>
      <w:r>
        <w:rPr>
          <w:rFonts w:hint="cs"/>
          <w:rtl/>
        </w:rPr>
        <w:t>תודה רבה, ותודה מיוחדת על כך שלמדתי מפיך שיעור בנושא הבריאות.  חבר הכנסת נסים דהן.</w:t>
      </w:r>
    </w:p>
    <w:p w14:paraId="44A0A150" w14:textId="77777777" w:rsidR="00000000" w:rsidRDefault="007C71EE">
      <w:pPr>
        <w:pStyle w:val="a"/>
        <w:rPr>
          <w:rFonts w:hint="cs"/>
          <w:rtl/>
        </w:rPr>
      </w:pPr>
    </w:p>
    <w:p w14:paraId="615952B3" w14:textId="77777777" w:rsidR="00000000" w:rsidRDefault="007C71EE">
      <w:pPr>
        <w:pStyle w:val="Speaker"/>
        <w:rPr>
          <w:rtl/>
        </w:rPr>
      </w:pPr>
      <w:r>
        <w:rPr>
          <w:rFonts w:hint="eastAsia"/>
          <w:rtl/>
        </w:rPr>
        <w:t>נסים</w:t>
      </w:r>
      <w:r>
        <w:rPr>
          <w:rtl/>
        </w:rPr>
        <w:t xml:space="preserve"> דהן (ש"ס):</w:t>
      </w:r>
    </w:p>
    <w:p w14:paraId="3AC698A9" w14:textId="77777777" w:rsidR="00000000" w:rsidRDefault="007C71EE">
      <w:pPr>
        <w:pStyle w:val="a"/>
        <w:rPr>
          <w:rFonts w:hint="cs"/>
          <w:rtl/>
        </w:rPr>
      </w:pPr>
    </w:p>
    <w:p w14:paraId="6FDB59FE" w14:textId="77777777" w:rsidR="00000000" w:rsidRDefault="007C71EE">
      <w:pPr>
        <w:pStyle w:val="a"/>
        <w:rPr>
          <w:rFonts w:hint="cs"/>
          <w:rtl/>
        </w:rPr>
      </w:pPr>
      <w:r>
        <w:rPr>
          <w:rFonts w:hint="cs"/>
          <w:rtl/>
        </w:rPr>
        <w:t xml:space="preserve">    גברתי היושבת בראש, חברי חברי הכנסת, אתם בבית, עם ישראל, בוקר טוב. אתם מתעוררים לבוקר, אני מקווה שיהיה לנו יום נפלא, יום טוב, ושלא נדע צרה </w:t>
      </w:r>
      <w:r>
        <w:rPr>
          <w:rFonts w:hint="cs"/>
          <w:rtl/>
        </w:rPr>
        <w:t>ולא פיגועים, ושגם התוכנית הכלכלית הזאת, יתבשר עם ישראל שלא תעבור. אני יודע שהמשאלה האחרונה שלי כמעט שאין לה סיכוי. אבל אני פונה בשעת נעילה, אני מרגיש כמו בשעת נעילה - פתח לנו שער בעת נעילת שער. אני מבקש מהממשלה לפתוח רק רגע את הלב, להתחיל קצת - - -</w:t>
      </w:r>
    </w:p>
    <w:p w14:paraId="4D1853DE" w14:textId="77777777" w:rsidR="00000000" w:rsidRDefault="007C71EE">
      <w:pPr>
        <w:pStyle w:val="a"/>
        <w:rPr>
          <w:rFonts w:hint="cs"/>
          <w:rtl/>
        </w:rPr>
      </w:pPr>
    </w:p>
    <w:p w14:paraId="39564962" w14:textId="77777777" w:rsidR="00000000" w:rsidRDefault="007C71EE">
      <w:pPr>
        <w:pStyle w:val="ac"/>
        <w:rPr>
          <w:rtl/>
        </w:rPr>
      </w:pPr>
      <w:r>
        <w:rPr>
          <w:rFonts w:hint="eastAsia"/>
          <w:rtl/>
        </w:rPr>
        <w:t>חיים</w:t>
      </w:r>
      <w:r>
        <w:rPr>
          <w:rtl/>
        </w:rPr>
        <w:t xml:space="preserve"> א</w:t>
      </w:r>
      <w:r>
        <w:rPr>
          <w:rtl/>
        </w:rPr>
        <w:t>ורון (מרצ):</w:t>
      </w:r>
    </w:p>
    <w:p w14:paraId="3E4A175C" w14:textId="77777777" w:rsidR="00000000" w:rsidRDefault="007C71EE">
      <w:pPr>
        <w:pStyle w:val="a"/>
        <w:rPr>
          <w:rFonts w:hint="cs"/>
          <w:rtl/>
        </w:rPr>
      </w:pPr>
    </w:p>
    <w:p w14:paraId="3B6EE755" w14:textId="77777777" w:rsidR="00000000" w:rsidRDefault="007C71EE">
      <w:pPr>
        <w:pStyle w:val="a"/>
        <w:rPr>
          <w:rFonts w:hint="cs"/>
          <w:rtl/>
        </w:rPr>
      </w:pPr>
      <w:r>
        <w:rPr>
          <w:rFonts w:hint="cs"/>
          <w:rtl/>
        </w:rPr>
        <w:t>תאשר בתור שר לשעבר את הנתונים שנתתי פה.</w:t>
      </w:r>
    </w:p>
    <w:p w14:paraId="28AD8996" w14:textId="77777777" w:rsidR="00000000" w:rsidRDefault="007C71EE">
      <w:pPr>
        <w:pStyle w:val="a"/>
        <w:rPr>
          <w:rFonts w:hint="cs"/>
          <w:rtl/>
        </w:rPr>
      </w:pPr>
    </w:p>
    <w:p w14:paraId="248413F0" w14:textId="77777777" w:rsidR="00000000" w:rsidRDefault="007C71EE">
      <w:pPr>
        <w:pStyle w:val="SpeakerCon"/>
        <w:rPr>
          <w:rtl/>
        </w:rPr>
      </w:pPr>
      <w:bookmarkStart w:id="2192" w:name="FS000000487T28_05_2003_15_24_53"/>
      <w:bookmarkEnd w:id="2192"/>
      <w:r>
        <w:rPr>
          <w:rFonts w:hint="eastAsia"/>
          <w:rtl/>
        </w:rPr>
        <w:t>נסים</w:t>
      </w:r>
      <w:r>
        <w:rPr>
          <w:rtl/>
        </w:rPr>
        <w:t xml:space="preserve"> דהן (ש"ס):</w:t>
      </w:r>
    </w:p>
    <w:p w14:paraId="79FDACDC" w14:textId="77777777" w:rsidR="00000000" w:rsidRDefault="007C71EE">
      <w:pPr>
        <w:pStyle w:val="a"/>
        <w:rPr>
          <w:rFonts w:hint="cs"/>
          <w:rtl/>
        </w:rPr>
      </w:pPr>
    </w:p>
    <w:p w14:paraId="13DD697D" w14:textId="77777777" w:rsidR="00000000" w:rsidRDefault="007C71EE">
      <w:pPr>
        <w:pStyle w:val="a"/>
        <w:rPr>
          <w:rFonts w:hint="cs"/>
          <w:rtl/>
        </w:rPr>
      </w:pPr>
      <w:r>
        <w:rPr>
          <w:rFonts w:hint="cs"/>
          <w:rtl/>
        </w:rPr>
        <w:t>תודה שציינת את העבודה שעשיתי. באותה הזדמנות שידידי חבר הכנסת אורון מבקש זאת בקריאת הביניים, אני מאשר את כל הדברים, אני רק רוצה להודות לו על כך שהוא ציין בדבריו את העבודה שעשיתי במשרד הב</w:t>
      </w:r>
      <w:r>
        <w:rPr>
          <w:rFonts w:hint="cs"/>
          <w:rtl/>
        </w:rPr>
        <w:t>ריאות. תודה, חיים.</w:t>
      </w:r>
    </w:p>
    <w:p w14:paraId="302493BD" w14:textId="77777777" w:rsidR="00000000" w:rsidRDefault="007C71EE">
      <w:pPr>
        <w:pStyle w:val="a"/>
        <w:rPr>
          <w:rFonts w:hint="cs"/>
          <w:rtl/>
        </w:rPr>
      </w:pPr>
    </w:p>
    <w:p w14:paraId="06447D66" w14:textId="77777777" w:rsidR="00000000" w:rsidRDefault="007C71EE">
      <w:pPr>
        <w:pStyle w:val="a"/>
        <w:rPr>
          <w:rFonts w:hint="cs"/>
          <w:rtl/>
        </w:rPr>
      </w:pPr>
      <w:r>
        <w:rPr>
          <w:rFonts w:hint="cs"/>
          <w:rtl/>
        </w:rPr>
        <w:t xml:space="preserve">אם כן, אני חוזר, ממש בשעת נעילה אני פונה לממשלה </w:t>
      </w:r>
      <w:r>
        <w:rPr>
          <w:rtl/>
        </w:rPr>
        <w:t>–</w:t>
      </w:r>
      <w:r>
        <w:rPr>
          <w:rFonts w:hint="cs"/>
          <w:rtl/>
        </w:rPr>
        <w:t xml:space="preserve"> עד היום, לצערי הרב, במשך החודש האחרון של הדיונים בתוכנית הכלכלית הצלחתם להוכיח לכל עם ישראל שיש לכם לב אטום, סתום, חתום, לא לדמעות של ילדים, לא לדמעות של קשישים, לא לדמעותיהן של אמהות, א</w:t>
      </w:r>
      <w:r>
        <w:rPr>
          <w:rFonts w:hint="cs"/>
          <w:rtl/>
        </w:rPr>
        <w:t xml:space="preserve">פילו לנכים אתם לא רוצים להקשיב, אטמתם לגמרי את לבכם לכל הצרות ולכל תחלואי החברה, ואי-אפשר אפילו טיפה לפרוץ את האטימות הזאת </w:t>
      </w:r>
      <w:r>
        <w:rPr>
          <w:rtl/>
        </w:rPr>
        <w:t>–</w:t>
      </w:r>
      <w:r>
        <w:rPr>
          <w:rFonts w:hint="cs"/>
          <w:rtl/>
        </w:rPr>
        <w:t xml:space="preserve"> קצת, קצת רחמים מבקשים מכם, החלטתם שאתם בשום פנים ואופן לא תגלו אפילו טיפה של רחמים. ואני שואל את עצמי, ריבונו של עולם, למה? מה קרה?</w:t>
      </w:r>
      <w:r>
        <w:rPr>
          <w:rFonts w:hint="cs"/>
          <w:rtl/>
        </w:rPr>
        <w:t xml:space="preserve"> איך זה שממשלה שנבחרה כדי להיטיב עם העם עושה הכול כדי להתאכזר אליו? תחת איזו כותרת, תחת איזו אידיאולוגיה אתם מחליטים שהעם הזה שבחר בנו ושם אותנו בשלטון, אליו אנחנו נתאכזר במקסימום האפשרי? איפה שאפשר לפגוע, נפגע. </w:t>
      </w:r>
    </w:p>
    <w:p w14:paraId="0C8B6D54" w14:textId="77777777" w:rsidR="00000000" w:rsidRDefault="007C71EE">
      <w:pPr>
        <w:pStyle w:val="a"/>
        <w:rPr>
          <w:rFonts w:hint="cs"/>
          <w:rtl/>
        </w:rPr>
      </w:pPr>
    </w:p>
    <w:p w14:paraId="5BEDD6A0" w14:textId="77777777" w:rsidR="00000000" w:rsidRDefault="007C71EE">
      <w:pPr>
        <w:pStyle w:val="a"/>
        <w:rPr>
          <w:rFonts w:hint="cs"/>
          <w:rtl/>
        </w:rPr>
      </w:pPr>
      <w:r>
        <w:rPr>
          <w:rFonts w:hint="cs"/>
          <w:rtl/>
        </w:rPr>
        <w:t>אם יבוא מישהו ויגיד שאין לו אפשרות לשתות מ</w:t>
      </w:r>
      <w:r>
        <w:rPr>
          <w:rFonts w:hint="cs"/>
          <w:rtl/>
        </w:rPr>
        <w:t xml:space="preserve">ים, נגיד לו: לך תאסוף מי גשמים. כבוד השרים, חבר שלכם לממשלה מציע לעניים שאין להם אפשרות לשלם בעבור המים: לכו תאספו מי גשמים. חבל שהוא לא אמר: אם אין לחם תאכלו עוגות. זו אמירה הרבה יותר מפורסמת. </w:t>
      </w:r>
    </w:p>
    <w:p w14:paraId="4E4FB149" w14:textId="77777777" w:rsidR="00000000" w:rsidRDefault="007C71EE">
      <w:pPr>
        <w:pStyle w:val="a"/>
        <w:rPr>
          <w:rFonts w:hint="cs"/>
          <w:rtl/>
        </w:rPr>
      </w:pPr>
    </w:p>
    <w:p w14:paraId="62510C58" w14:textId="77777777" w:rsidR="00000000" w:rsidRDefault="007C71EE">
      <w:pPr>
        <w:pStyle w:val="a"/>
        <w:rPr>
          <w:rFonts w:hint="cs"/>
          <w:rtl/>
        </w:rPr>
      </w:pPr>
      <w:r>
        <w:rPr>
          <w:rFonts w:hint="cs"/>
          <w:rtl/>
        </w:rPr>
        <w:t>ריבונו של עולם, מאיפה באה האידיאולוגיה הזאת? מאיפה באה האידי</w:t>
      </w:r>
      <w:r>
        <w:rPr>
          <w:rFonts w:hint="cs"/>
          <w:rtl/>
        </w:rPr>
        <w:t>אולוגיה של שנאה לעם? אני מבין שיש כלכלה חופשית מצד אחד, יש אידיאולוגיה של סוציאליזם, ויש דמוקרטיה סוציאליסטית, אני לא יודע מה, אבל אידיאולוגיה של שנאה לעם? בונים הסכם קואליציוני שכל המשמעות שלו: תפגעו כמה שיותר ביריב הפוליטי שלי. אידיאולוגיה עם הסכם קואליצ</w:t>
      </w:r>
      <w:r>
        <w:rPr>
          <w:rFonts w:hint="cs"/>
          <w:rtl/>
        </w:rPr>
        <w:t>יוני מובנה, שהתנאי להישארות בממשלה הוא שהיריב הפוליטי שלי ייפגע כמה שיותר, ואם הוא לא נפגע מספיק אני אפרוש מהממשלה, אומר השר טומי לפיד. כשהיה לו הווה אמינא שהקיצוצים במשפחות ברוכות ילדים לא מספיקים לפי טעמו, הוא רצה עוד לפגוע, הוא איים שהוא לא יצביע בעד הת</w:t>
      </w:r>
      <w:r>
        <w:rPr>
          <w:rFonts w:hint="cs"/>
          <w:rtl/>
        </w:rPr>
        <w:t xml:space="preserve">קציב. למה? כי מ=60% שהוא חשב שיקצצו, קיצצו רק 50%. לא 60% כמו שההסכם הקואליציוני מדבר עליו. ולמה לא קיצצו את כל מה שהוא רצה? פשוט מאוד, בוועדת הכספים הוכח שלא ניתן לבצע קיצוץ עמוק - - </w:t>
      </w:r>
    </w:p>
    <w:p w14:paraId="5A53691A" w14:textId="77777777" w:rsidR="00000000" w:rsidRDefault="007C71EE">
      <w:pPr>
        <w:pStyle w:val="a"/>
        <w:ind w:firstLine="0"/>
        <w:rPr>
          <w:rFonts w:hint="cs"/>
          <w:rtl/>
        </w:rPr>
      </w:pPr>
    </w:p>
    <w:p w14:paraId="4CF4022E" w14:textId="77777777" w:rsidR="00000000" w:rsidRDefault="007C71EE">
      <w:pPr>
        <w:pStyle w:val="ac"/>
        <w:rPr>
          <w:rtl/>
        </w:rPr>
      </w:pPr>
      <w:r>
        <w:rPr>
          <w:rFonts w:hint="eastAsia"/>
          <w:rtl/>
        </w:rPr>
        <w:t>חיים</w:t>
      </w:r>
      <w:r>
        <w:rPr>
          <w:rtl/>
        </w:rPr>
        <w:t xml:space="preserve"> אורון (מרצ):</w:t>
      </w:r>
    </w:p>
    <w:p w14:paraId="48048297" w14:textId="77777777" w:rsidR="00000000" w:rsidRDefault="007C71EE">
      <w:pPr>
        <w:pStyle w:val="a"/>
        <w:rPr>
          <w:rFonts w:hint="cs"/>
          <w:rtl/>
        </w:rPr>
      </w:pPr>
    </w:p>
    <w:p w14:paraId="7012B990" w14:textId="77777777" w:rsidR="00000000" w:rsidRDefault="007C71EE">
      <w:pPr>
        <w:pStyle w:val="a"/>
        <w:rPr>
          <w:rFonts w:hint="cs"/>
          <w:rtl/>
        </w:rPr>
      </w:pPr>
      <w:r>
        <w:rPr>
          <w:rFonts w:hint="cs"/>
          <w:rtl/>
        </w:rPr>
        <w:t>קיצצו את כל מה שרצו; פרסו את זה על שבע שנים, לא הור</w:t>
      </w:r>
      <w:r>
        <w:rPr>
          <w:rFonts w:hint="cs"/>
          <w:rtl/>
        </w:rPr>
        <w:t>ידו שקל אחד מהקיצוץ.</w:t>
      </w:r>
    </w:p>
    <w:p w14:paraId="1965B9EF" w14:textId="77777777" w:rsidR="00000000" w:rsidRDefault="007C71EE">
      <w:pPr>
        <w:pStyle w:val="a"/>
        <w:rPr>
          <w:rFonts w:hint="cs"/>
          <w:rtl/>
        </w:rPr>
      </w:pPr>
    </w:p>
    <w:p w14:paraId="6E9AB999" w14:textId="77777777" w:rsidR="00000000" w:rsidRDefault="007C71EE">
      <w:pPr>
        <w:pStyle w:val="ac"/>
        <w:rPr>
          <w:rtl/>
        </w:rPr>
      </w:pPr>
      <w:bookmarkStart w:id="2193" w:name="FS000000487T28_05_2003_15_55_20C"/>
      <w:bookmarkEnd w:id="2193"/>
      <w:r>
        <w:rPr>
          <w:rFonts w:hint="eastAsia"/>
          <w:rtl/>
        </w:rPr>
        <w:t>מיכאל</w:t>
      </w:r>
      <w:r>
        <w:rPr>
          <w:rtl/>
        </w:rPr>
        <w:t xml:space="preserve"> מלכיאור (העבודה-מימד):</w:t>
      </w:r>
    </w:p>
    <w:p w14:paraId="40CF1021" w14:textId="77777777" w:rsidR="00000000" w:rsidRDefault="007C71EE">
      <w:pPr>
        <w:pStyle w:val="a"/>
        <w:rPr>
          <w:rFonts w:hint="cs"/>
          <w:rtl/>
        </w:rPr>
      </w:pPr>
    </w:p>
    <w:p w14:paraId="62AA8B0B" w14:textId="77777777" w:rsidR="00000000" w:rsidRDefault="007C71EE">
      <w:pPr>
        <w:pStyle w:val="a"/>
        <w:rPr>
          <w:rFonts w:hint="cs"/>
          <w:rtl/>
        </w:rPr>
      </w:pPr>
      <w:r>
        <w:rPr>
          <w:rFonts w:hint="cs"/>
          <w:rtl/>
        </w:rPr>
        <w:t>הם לא פרסו את זה לשבע שנים.</w:t>
      </w:r>
    </w:p>
    <w:p w14:paraId="43A502A8" w14:textId="77777777" w:rsidR="00000000" w:rsidRDefault="007C71EE">
      <w:pPr>
        <w:pStyle w:val="SpeakerCon"/>
        <w:rPr>
          <w:rFonts w:hint="cs"/>
          <w:rtl/>
        </w:rPr>
      </w:pPr>
    </w:p>
    <w:p w14:paraId="2C63C2D2" w14:textId="77777777" w:rsidR="00000000" w:rsidRDefault="007C71EE">
      <w:pPr>
        <w:pStyle w:val="SpeakerCon"/>
        <w:rPr>
          <w:rFonts w:hint="cs"/>
          <w:rtl/>
        </w:rPr>
      </w:pPr>
    </w:p>
    <w:p w14:paraId="0A35B953" w14:textId="77777777" w:rsidR="00000000" w:rsidRDefault="007C71EE">
      <w:pPr>
        <w:pStyle w:val="SpeakerCon"/>
        <w:rPr>
          <w:rtl/>
        </w:rPr>
      </w:pPr>
      <w:r>
        <w:rPr>
          <w:rtl/>
        </w:rPr>
        <w:t>נסים דהן (ש"ס):</w:t>
      </w:r>
    </w:p>
    <w:p w14:paraId="4A13601F" w14:textId="77777777" w:rsidR="00000000" w:rsidRDefault="007C71EE">
      <w:pPr>
        <w:pStyle w:val="a"/>
        <w:rPr>
          <w:rtl/>
        </w:rPr>
      </w:pPr>
    </w:p>
    <w:p w14:paraId="645B5D3A" w14:textId="77777777" w:rsidR="00000000" w:rsidRDefault="007C71EE">
      <w:pPr>
        <w:pStyle w:val="a"/>
        <w:rPr>
          <w:rFonts w:hint="cs"/>
          <w:rtl/>
        </w:rPr>
      </w:pPr>
      <w:r>
        <w:rPr>
          <w:rFonts w:hint="cs"/>
          <w:rtl/>
        </w:rPr>
        <w:t>זה גם נכון. בסוף התברר שגם הפריסה לא נעשתה, גם לגבי הפריסה רימו. אבל כבר רימו את הליכוד, לא רימו אותנו, כי אנחנו ידענו את האמת. לליכוד הבטיחו שתהיה פריסה לשב</w:t>
      </w:r>
      <w:r>
        <w:rPr>
          <w:rFonts w:hint="cs"/>
          <w:rtl/>
        </w:rPr>
        <w:t>ע שנים, ועל סמך זה - - -</w:t>
      </w:r>
    </w:p>
    <w:p w14:paraId="20145D5A" w14:textId="77777777" w:rsidR="00000000" w:rsidRDefault="007C71EE">
      <w:pPr>
        <w:pStyle w:val="a"/>
        <w:rPr>
          <w:rFonts w:hint="cs"/>
          <w:rtl/>
        </w:rPr>
      </w:pPr>
    </w:p>
    <w:p w14:paraId="484E1305" w14:textId="77777777" w:rsidR="00000000" w:rsidRDefault="007C71EE">
      <w:pPr>
        <w:pStyle w:val="ac"/>
        <w:rPr>
          <w:rtl/>
        </w:rPr>
      </w:pPr>
      <w:r>
        <w:rPr>
          <w:rFonts w:hint="eastAsia"/>
          <w:rtl/>
        </w:rPr>
        <w:t>חיים</w:t>
      </w:r>
      <w:r>
        <w:rPr>
          <w:rtl/>
        </w:rPr>
        <w:t xml:space="preserve"> אורון (מרצ):</w:t>
      </w:r>
    </w:p>
    <w:p w14:paraId="763C9209" w14:textId="77777777" w:rsidR="00000000" w:rsidRDefault="007C71EE">
      <w:pPr>
        <w:pStyle w:val="a"/>
        <w:rPr>
          <w:rFonts w:hint="cs"/>
          <w:rtl/>
        </w:rPr>
      </w:pPr>
    </w:p>
    <w:p w14:paraId="0CBB60B4" w14:textId="77777777" w:rsidR="00000000" w:rsidRDefault="007C71EE">
      <w:pPr>
        <w:pStyle w:val="a"/>
        <w:rPr>
          <w:rFonts w:hint="cs"/>
          <w:rtl/>
        </w:rPr>
      </w:pPr>
      <w:r>
        <w:rPr>
          <w:rFonts w:hint="cs"/>
          <w:rtl/>
        </w:rPr>
        <w:t>אתמול בוועדה הוצג דוח, ויושב-ראש הוועדה, שהוא לא בדיוק ממרצ, שלח את הפקידים ואמר שעל הדוח הזה לא מצביעים מחר. תביאו דוח אחר. נראה מה יהיה היום. אדוני השר, הדוח שהוצג אתמול בוועדה מראה שהקיצוץ העיקרי הוא בשנה הרא</w:t>
      </w:r>
      <w:r>
        <w:rPr>
          <w:rFonts w:hint="cs"/>
          <w:rtl/>
        </w:rPr>
        <w:t xml:space="preserve">שונה או בשנה השנייה, אין פריסה. </w:t>
      </w:r>
    </w:p>
    <w:p w14:paraId="0B798F91" w14:textId="77777777" w:rsidR="00000000" w:rsidRDefault="007C71EE">
      <w:pPr>
        <w:pStyle w:val="a"/>
        <w:rPr>
          <w:rFonts w:hint="cs"/>
          <w:rtl/>
        </w:rPr>
      </w:pPr>
    </w:p>
    <w:p w14:paraId="51856DAA" w14:textId="77777777" w:rsidR="00000000" w:rsidRDefault="007C71EE">
      <w:pPr>
        <w:pStyle w:val="SpeakerCon"/>
        <w:rPr>
          <w:rtl/>
        </w:rPr>
      </w:pPr>
      <w:bookmarkStart w:id="2194" w:name="FS000000487T28_05_2003_17_55_50"/>
      <w:bookmarkEnd w:id="2194"/>
      <w:r>
        <w:rPr>
          <w:rFonts w:hint="eastAsia"/>
          <w:rtl/>
        </w:rPr>
        <w:t>נסים</w:t>
      </w:r>
      <w:r>
        <w:rPr>
          <w:rtl/>
        </w:rPr>
        <w:t xml:space="preserve"> דהן (ש"ס):</w:t>
      </w:r>
    </w:p>
    <w:p w14:paraId="06CCF13F" w14:textId="77777777" w:rsidR="00000000" w:rsidRDefault="007C71EE">
      <w:pPr>
        <w:pStyle w:val="a"/>
        <w:rPr>
          <w:rFonts w:hint="cs"/>
          <w:rtl/>
        </w:rPr>
      </w:pPr>
    </w:p>
    <w:p w14:paraId="7F4FB33B" w14:textId="77777777" w:rsidR="00000000" w:rsidRDefault="007C71EE">
      <w:pPr>
        <w:pStyle w:val="a"/>
        <w:rPr>
          <w:rFonts w:hint="cs"/>
          <w:rtl/>
        </w:rPr>
      </w:pPr>
      <w:r>
        <w:rPr>
          <w:rFonts w:hint="cs"/>
          <w:rtl/>
        </w:rPr>
        <w:t xml:space="preserve">בחמשת החודשים הראשונים </w:t>
      </w:r>
      <w:r>
        <w:rPr>
          <w:rtl/>
        </w:rPr>
        <w:t>–</w:t>
      </w:r>
      <w:r>
        <w:rPr>
          <w:rFonts w:hint="cs"/>
          <w:rtl/>
        </w:rPr>
        <w:t xml:space="preserve"> מיליארד ו=605 מיליון בתוך חמישה חודשים.</w:t>
      </w:r>
    </w:p>
    <w:p w14:paraId="2F9BEB3A" w14:textId="77777777" w:rsidR="00000000" w:rsidRDefault="007C71EE">
      <w:pPr>
        <w:pStyle w:val="a"/>
        <w:rPr>
          <w:rFonts w:hint="cs"/>
          <w:rtl/>
        </w:rPr>
      </w:pPr>
    </w:p>
    <w:p w14:paraId="0B9BCF3D" w14:textId="77777777" w:rsidR="00000000" w:rsidRDefault="007C71EE">
      <w:pPr>
        <w:pStyle w:val="a"/>
        <w:rPr>
          <w:rFonts w:hint="cs"/>
          <w:rtl/>
        </w:rPr>
      </w:pPr>
    </w:p>
    <w:p w14:paraId="736A0F5B" w14:textId="77777777" w:rsidR="00000000" w:rsidRDefault="007C71EE">
      <w:pPr>
        <w:pStyle w:val="a"/>
        <w:rPr>
          <w:rFonts w:hint="cs"/>
          <w:rtl/>
        </w:rPr>
      </w:pPr>
    </w:p>
    <w:p w14:paraId="46DBF8BD" w14:textId="77777777" w:rsidR="00000000" w:rsidRDefault="007C71EE">
      <w:pPr>
        <w:pStyle w:val="ac"/>
        <w:rPr>
          <w:rtl/>
        </w:rPr>
      </w:pPr>
      <w:r>
        <w:rPr>
          <w:rFonts w:hint="eastAsia"/>
          <w:rtl/>
        </w:rPr>
        <w:t>אברהם בורג (העבודה-מימד):</w:t>
      </w:r>
    </w:p>
    <w:p w14:paraId="7FE24D0A" w14:textId="77777777" w:rsidR="00000000" w:rsidRDefault="007C71EE">
      <w:pPr>
        <w:pStyle w:val="a"/>
        <w:rPr>
          <w:rFonts w:hint="cs"/>
          <w:rtl/>
        </w:rPr>
      </w:pPr>
    </w:p>
    <w:p w14:paraId="27B2656E" w14:textId="77777777" w:rsidR="00000000" w:rsidRDefault="007C71EE">
      <w:pPr>
        <w:pStyle w:val="a"/>
        <w:rPr>
          <w:rFonts w:hint="cs"/>
          <w:rtl/>
        </w:rPr>
      </w:pPr>
      <w:r>
        <w:rPr>
          <w:rFonts w:hint="cs"/>
          <w:rtl/>
        </w:rPr>
        <w:t>נסים, אני לא מבין. בחרו את הליכוד כדי שירמה את העם.</w:t>
      </w:r>
    </w:p>
    <w:p w14:paraId="01E9FCEA" w14:textId="77777777" w:rsidR="00000000" w:rsidRDefault="007C71EE">
      <w:pPr>
        <w:pStyle w:val="a"/>
        <w:rPr>
          <w:rFonts w:hint="cs"/>
          <w:rtl/>
        </w:rPr>
      </w:pPr>
    </w:p>
    <w:p w14:paraId="08984938" w14:textId="77777777" w:rsidR="00000000" w:rsidRDefault="007C71EE">
      <w:pPr>
        <w:pStyle w:val="ac"/>
        <w:rPr>
          <w:rtl/>
        </w:rPr>
      </w:pPr>
      <w:r>
        <w:rPr>
          <w:rFonts w:hint="eastAsia"/>
          <w:rtl/>
        </w:rPr>
        <w:t>חיים</w:t>
      </w:r>
      <w:r>
        <w:rPr>
          <w:rtl/>
        </w:rPr>
        <w:t xml:space="preserve"> אורון (מרצ):</w:t>
      </w:r>
    </w:p>
    <w:p w14:paraId="553DA344" w14:textId="77777777" w:rsidR="00000000" w:rsidRDefault="007C71EE">
      <w:pPr>
        <w:pStyle w:val="a"/>
        <w:rPr>
          <w:rFonts w:hint="cs"/>
          <w:rtl/>
        </w:rPr>
      </w:pPr>
    </w:p>
    <w:p w14:paraId="38AD41D5" w14:textId="77777777" w:rsidR="00000000" w:rsidRDefault="007C71EE">
      <w:pPr>
        <w:pStyle w:val="a"/>
        <w:rPr>
          <w:rFonts w:hint="cs"/>
          <w:rtl/>
        </w:rPr>
      </w:pPr>
      <w:r>
        <w:rPr>
          <w:rFonts w:hint="cs"/>
          <w:rtl/>
        </w:rPr>
        <w:t>שינוי ממלאת את התפקיד הזה.</w:t>
      </w:r>
    </w:p>
    <w:p w14:paraId="69C366A3" w14:textId="77777777" w:rsidR="00000000" w:rsidRDefault="007C71EE">
      <w:pPr>
        <w:pStyle w:val="a"/>
        <w:rPr>
          <w:rFonts w:hint="cs"/>
          <w:rtl/>
        </w:rPr>
      </w:pPr>
    </w:p>
    <w:p w14:paraId="08456864" w14:textId="77777777" w:rsidR="00000000" w:rsidRDefault="007C71EE">
      <w:pPr>
        <w:pStyle w:val="SpeakerCon"/>
        <w:rPr>
          <w:rtl/>
        </w:rPr>
      </w:pPr>
      <w:bookmarkStart w:id="2195" w:name="FS000000487T28_05_2003_17_57_26C"/>
      <w:bookmarkEnd w:id="2195"/>
      <w:r>
        <w:rPr>
          <w:rtl/>
        </w:rPr>
        <w:t>נסים דהן (</w:t>
      </w:r>
      <w:r>
        <w:rPr>
          <w:rtl/>
        </w:rPr>
        <w:t>ש"ס):</w:t>
      </w:r>
    </w:p>
    <w:p w14:paraId="69C26A64" w14:textId="77777777" w:rsidR="00000000" w:rsidRDefault="007C71EE">
      <w:pPr>
        <w:pStyle w:val="a"/>
        <w:rPr>
          <w:rtl/>
        </w:rPr>
      </w:pPr>
    </w:p>
    <w:p w14:paraId="627862A8" w14:textId="77777777" w:rsidR="00000000" w:rsidRDefault="007C71EE">
      <w:pPr>
        <w:pStyle w:val="a"/>
        <w:rPr>
          <w:rFonts w:hint="cs"/>
          <w:rtl/>
        </w:rPr>
      </w:pPr>
      <w:r>
        <w:rPr>
          <w:rFonts w:hint="cs"/>
          <w:rtl/>
        </w:rPr>
        <w:t>רבותי, אני אמשיך את הדברים של ידידי חבר הכנסת חיים אורון. יש כאן ויכוח עמוק ונוקב ועקרוני בין שתי אידיאולוגיות, בין כלכלה חופשית לגמרי, אפילו יותר מנוסח הכלכלה החופשית של ארצות-הברית - אם ככה, אפשר להפריט את החינוך, ומי שיש לו כסף יהיה לו חינוך לילד</w:t>
      </w:r>
      <w:r>
        <w:rPr>
          <w:rFonts w:hint="cs"/>
          <w:rtl/>
        </w:rPr>
        <w:t>ים, ומי שאין לו, שלא יהיה. אז הוא יקבל את הרמה המינימלית, רק כדי שהילדים שלו יהיו בבית-הספר כבייביסיטר, שלא יסתובבו ברחובות. אבל חינוך והשכלה לא יהיו שם, יהיה שם מין מועדון, בייביסיטר כזה, שישמרו על הילדים. הם יבואו ב=08:00, ילכו ב=12:00, לא ילמדו כלום, הע</w:t>
      </w:r>
      <w:r>
        <w:rPr>
          <w:rFonts w:hint="cs"/>
          <w:rtl/>
        </w:rPr>
        <w:t>יקר שלא יסתובבו ברחובות. משהו מינימלי ביותר, בית-סוהר לילדים מ=08:00 עד 12:00, בית-סוהר לילדים.</w:t>
      </w:r>
    </w:p>
    <w:p w14:paraId="3F6DA930" w14:textId="77777777" w:rsidR="00000000" w:rsidRDefault="007C71EE">
      <w:pPr>
        <w:pStyle w:val="a"/>
        <w:rPr>
          <w:rFonts w:hint="cs"/>
          <w:rtl/>
        </w:rPr>
      </w:pPr>
    </w:p>
    <w:p w14:paraId="6D006E53" w14:textId="77777777" w:rsidR="00000000" w:rsidRDefault="007C71EE">
      <w:pPr>
        <w:pStyle w:val="a"/>
        <w:rPr>
          <w:rFonts w:hint="cs"/>
          <w:rtl/>
        </w:rPr>
      </w:pPr>
      <w:r>
        <w:rPr>
          <w:rFonts w:hint="cs"/>
          <w:rtl/>
        </w:rPr>
        <w:t xml:space="preserve">ובריאות </w:t>
      </w:r>
      <w:r>
        <w:rPr>
          <w:rtl/>
        </w:rPr>
        <w:t>–</w:t>
      </w:r>
      <w:r>
        <w:rPr>
          <w:rFonts w:hint="cs"/>
          <w:rtl/>
        </w:rPr>
        <w:t xml:space="preserve"> אותו הדבר. אנחנו נפריט את מערכת הבריאות לגמרי. יותר ויותר נגבה תשלומים פרטיים מהמשפחות הזקוקות לבריאות, כי התזה אומרת שמי שחולה ישלם את הוצאות הבריאו</w:t>
      </w:r>
      <w:r>
        <w:rPr>
          <w:rFonts w:hint="cs"/>
          <w:rtl/>
        </w:rPr>
        <w:t>ת. זו התזה הכלכלית של שוק חופשי, שמי שבריא לא משלם עבור החולה. החולה ישלם את מלוא ההוצאות שלו. ואז מי שיש לו כסף כמובן, ואלה שמקבלים 20,000 דולר לחודש בהסכמים כאלה סודיים משונים עבור כל ילד יוכלו לשלם את הוצאות הבריאות האלה, ושאר העם פשוט יעמוד בתור שעות א</w:t>
      </w:r>
      <w:r>
        <w:rPr>
          <w:rFonts w:hint="cs"/>
          <w:rtl/>
        </w:rPr>
        <w:t>רוכות לרופא הראשוני ולרופא השני והשלישוני, וכשהוא יגיע חס ושלום לחדר מיון, זה יהיה כמו בהרבה בתי-חולים ציבוריים בארצות-הברית, שהטיפול הוא עד שהנשמה שלך לא יוצאת. ברגע שייצבו אותך שהנשמה שלך לא יוצאת, אתה לא מת, אתה משוחרר מבית-החולים; באותו רגע. אחר כך יכו</w:t>
      </w:r>
      <w:r>
        <w:rPr>
          <w:rFonts w:hint="cs"/>
          <w:rtl/>
        </w:rPr>
        <w:t>ל להיות שאם תצטרך עוד פעם טיפול, אתה עוד פעם תבוא, אבל עוד פעם ייצבו את מצבך עד שהנשמה שלך בטח לא יוצאת, עוד פעם שולחים אותך הביתה, כי זה הטיפול הציבורי בבתי-חולים בארצות-הברית למי שאין ביטוח בריאות מלא, מי שסומך על ביטוח הבריאות המינימלי שהמדינה נותנת לענ</w:t>
      </w:r>
      <w:r>
        <w:rPr>
          <w:rFonts w:hint="cs"/>
          <w:rtl/>
        </w:rPr>
        <w:t xml:space="preserve">יים שלה. </w:t>
      </w:r>
    </w:p>
    <w:p w14:paraId="449568D4" w14:textId="77777777" w:rsidR="00000000" w:rsidRDefault="007C71EE">
      <w:pPr>
        <w:pStyle w:val="a"/>
        <w:rPr>
          <w:rFonts w:hint="cs"/>
          <w:rtl/>
        </w:rPr>
      </w:pPr>
    </w:p>
    <w:p w14:paraId="32E35E77" w14:textId="77777777" w:rsidR="00000000" w:rsidRDefault="007C71EE">
      <w:pPr>
        <w:pStyle w:val="a"/>
        <w:rPr>
          <w:rFonts w:hint="cs"/>
          <w:rtl/>
        </w:rPr>
      </w:pPr>
      <w:r>
        <w:rPr>
          <w:rFonts w:hint="cs"/>
          <w:rtl/>
        </w:rPr>
        <w:t xml:space="preserve">אותו הדבר יהיה בשאר הדברים. אני בטוח שאנחנו נגיע ליום השחור לעם הזה, שגם הביטחון יהיה מופרט, ושכונות שיהיה להן כסף ישכרו שוטרים בתשלום כדי שיהיו שם סדר ושמירה על רכוש. שכונות עוני </w:t>
      </w:r>
      <w:r>
        <w:rPr>
          <w:rtl/>
        </w:rPr>
        <w:t>–</w:t>
      </w:r>
      <w:r>
        <w:rPr>
          <w:rFonts w:hint="cs"/>
          <w:rtl/>
        </w:rPr>
        <w:t xml:space="preserve"> הפשע שם יתרבה, אף אחד לא יתכונן לעצור את זה, והאסון של שינוי שה</w:t>
      </w:r>
      <w:r>
        <w:rPr>
          <w:rFonts w:hint="cs"/>
          <w:rtl/>
        </w:rPr>
        <w:t xml:space="preserve">ם חושבים שזה יישאר ככה בשכונות המרוחקות, לצפון תל-אביב זה לא יגיע לעולם, זה יהיה תמיד באיזה שכונות נחשלות, בעיירות פיתוח, והרי שם שינוי לא גרים, אותם זה לא מעניין, הם לא רואים, זה רחוק מן העין ורחוק מן הלב, והמדינה ככה תתקיים. </w:t>
      </w:r>
    </w:p>
    <w:p w14:paraId="57ABBFB7" w14:textId="77777777" w:rsidR="00000000" w:rsidRDefault="007C71EE">
      <w:pPr>
        <w:pStyle w:val="a"/>
        <w:rPr>
          <w:rFonts w:hint="cs"/>
          <w:rtl/>
        </w:rPr>
      </w:pPr>
    </w:p>
    <w:p w14:paraId="72E6AA11" w14:textId="77777777" w:rsidR="00000000" w:rsidRDefault="007C71EE">
      <w:pPr>
        <w:pStyle w:val="a"/>
        <w:rPr>
          <w:rFonts w:hint="cs"/>
          <w:rtl/>
        </w:rPr>
      </w:pPr>
      <w:r>
        <w:rPr>
          <w:rFonts w:hint="cs"/>
          <w:rtl/>
        </w:rPr>
        <w:t>איך אמר השר פריצקי בהערה לח</w:t>
      </w:r>
      <w:r>
        <w:rPr>
          <w:rFonts w:hint="cs"/>
          <w:rtl/>
        </w:rPr>
        <w:t xml:space="preserve">בר הכנסת אורון? כן, זה בדיוק מה שהוא רוצה, שמי שנסמך על תקציב הציבור יקבל את המינימום שבמינימום - המינימום ההכרחי כדי שלא תצא נשמתו. יעשו כנראה איזה סקר כמה קלוריות </w:t>
      </w:r>
      <w:r>
        <w:rPr>
          <w:rtl/>
        </w:rPr>
        <w:t>–</w:t>
      </w:r>
      <w:r>
        <w:rPr>
          <w:rFonts w:hint="cs"/>
          <w:rtl/>
        </w:rPr>
        <w:t xml:space="preserve"> ואני לא רוצה לעשות אסוציאציות לימים אפורים ושחורים באנושות </w:t>
      </w:r>
      <w:r>
        <w:rPr>
          <w:rtl/>
        </w:rPr>
        <w:t>–</w:t>
      </w:r>
      <w:r>
        <w:rPr>
          <w:rFonts w:hint="cs"/>
          <w:rtl/>
        </w:rPr>
        <w:t xml:space="preserve"> יעשו סקר כמה קלוריות צריך אד</w:t>
      </w:r>
      <w:r>
        <w:rPr>
          <w:rFonts w:hint="cs"/>
          <w:rtl/>
        </w:rPr>
        <w:t>ם כדי לחיות ואת זה ירכיבו בסל שלו, כי זה מה שיהיה אפשר לעשות עם הקצבאות המצומצמות והמקוצצות. אז אני לא רוצה לעשות שום השוואה, ושלא תבינו אותי לא נכון - ייתנו לאדם שווי של חצי כיכר לחם וספל מים ויעריכו כמה זה שווה בחודש ואת זה ייתנו לו כי רק בזה אפשר לקיים,</w:t>
      </w:r>
      <w:r>
        <w:rPr>
          <w:rFonts w:hint="cs"/>
          <w:rtl/>
        </w:rPr>
        <w:t xml:space="preserve"> אלה קלוריות המינימום שצריך כדי לחיות. </w:t>
      </w:r>
    </w:p>
    <w:p w14:paraId="16173F2C" w14:textId="77777777" w:rsidR="00000000" w:rsidRDefault="007C71EE">
      <w:pPr>
        <w:pStyle w:val="a"/>
        <w:rPr>
          <w:rFonts w:hint="cs"/>
          <w:rtl/>
        </w:rPr>
      </w:pPr>
    </w:p>
    <w:p w14:paraId="14DF2B2B" w14:textId="77777777" w:rsidR="00000000" w:rsidRDefault="007C71EE">
      <w:pPr>
        <w:pStyle w:val="a"/>
        <w:rPr>
          <w:rFonts w:hint="cs"/>
          <w:rtl/>
        </w:rPr>
      </w:pPr>
      <w:r>
        <w:rPr>
          <w:rFonts w:hint="cs"/>
          <w:rtl/>
        </w:rPr>
        <w:t>במדינת רווחה לא זו המטרה, במדינת רווחה רוצים לשמור על פער מסוים בין העשירון התחתון לעשירון העליון, כדי שהפער הזה לא יהיה יותר מדי רחב, ומדינת ישראל כבר היום נמצאת במקום הראשון בעולם בפער - האדיר - בין העשירון התחתון</w:t>
      </w:r>
      <w:r>
        <w:rPr>
          <w:rFonts w:hint="cs"/>
          <w:rtl/>
        </w:rPr>
        <w:t xml:space="preserve"> לעשירון העליון. </w:t>
      </w:r>
    </w:p>
    <w:p w14:paraId="5087BC3B" w14:textId="77777777" w:rsidR="00000000" w:rsidRDefault="007C71EE">
      <w:pPr>
        <w:pStyle w:val="a"/>
        <w:rPr>
          <w:rFonts w:hint="cs"/>
          <w:rtl/>
        </w:rPr>
      </w:pPr>
    </w:p>
    <w:p w14:paraId="024CF256" w14:textId="77777777" w:rsidR="00000000" w:rsidRDefault="007C71EE">
      <w:pPr>
        <w:pStyle w:val="a"/>
        <w:rPr>
          <w:rFonts w:hint="cs"/>
          <w:rtl/>
        </w:rPr>
      </w:pPr>
      <w:r>
        <w:rPr>
          <w:rFonts w:hint="cs"/>
          <w:rtl/>
        </w:rPr>
        <w:t xml:space="preserve">חבר הכנסת בורג, ידידי היקר, יושב-ראש הכנסת לשעבר, אם אני לא טועה במספרים, העשירון התחתון משתכר כ=2,000 שקל בחודש, העשירון העליון כ=200,000 שקל בחודש, זה הפער. </w:t>
      </w:r>
    </w:p>
    <w:p w14:paraId="5CF98AFB" w14:textId="77777777" w:rsidR="00000000" w:rsidRDefault="007C71EE">
      <w:pPr>
        <w:pStyle w:val="a"/>
        <w:rPr>
          <w:rFonts w:hint="cs"/>
          <w:rtl/>
        </w:rPr>
      </w:pPr>
    </w:p>
    <w:p w14:paraId="6C55B2CC" w14:textId="77777777" w:rsidR="00000000" w:rsidRDefault="007C71EE">
      <w:pPr>
        <w:pStyle w:val="ac"/>
        <w:rPr>
          <w:rtl/>
        </w:rPr>
      </w:pPr>
      <w:r>
        <w:rPr>
          <w:rFonts w:hint="eastAsia"/>
          <w:rtl/>
        </w:rPr>
        <w:t>אברהם בורג (העבודה-מימד):</w:t>
      </w:r>
    </w:p>
    <w:p w14:paraId="2EB9375E" w14:textId="77777777" w:rsidR="00000000" w:rsidRDefault="007C71EE">
      <w:pPr>
        <w:pStyle w:val="a"/>
        <w:rPr>
          <w:rFonts w:hint="eastAsia"/>
          <w:rtl/>
        </w:rPr>
      </w:pPr>
    </w:p>
    <w:p w14:paraId="128DE359" w14:textId="77777777" w:rsidR="00000000" w:rsidRDefault="007C71EE">
      <w:pPr>
        <w:pStyle w:val="a"/>
        <w:rPr>
          <w:rFonts w:hint="cs"/>
          <w:rtl/>
        </w:rPr>
      </w:pPr>
      <w:r>
        <w:rPr>
          <w:rFonts w:hint="cs"/>
          <w:rtl/>
        </w:rPr>
        <w:t>זה בלתי אפשרי. אני לא חושב שזה העשירון העליון. המ</w:t>
      </w:r>
      <w:r>
        <w:rPr>
          <w:rFonts w:hint="cs"/>
          <w:rtl/>
        </w:rPr>
        <w:t xml:space="preserve">איון </w:t>
      </w:r>
      <w:r>
        <w:rPr>
          <w:rtl/>
        </w:rPr>
        <w:t>–</w:t>
      </w:r>
      <w:r>
        <w:rPr>
          <w:rFonts w:hint="cs"/>
          <w:rtl/>
        </w:rPr>
        <w:t xml:space="preserve"> אולי.</w:t>
      </w:r>
    </w:p>
    <w:p w14:paraId="68578AC5" w14:textId="77777777" w:rsidR="00000000" w:rsidRDefault="007C71EE">
      <w:pPr>
        <w:pStyle w:val="a"/>
        <w:ind w:firstLine="0"/>
        <w:rPr>
          <w:rFonts w:hint="cs"/>
          <w:rtl/>
        </w:rPr>
      </w:pPr>
    </w:p>
    <w:p w14:paraId="0173A5AD" w14:textId="77777777" w:rsidR="00000000" w:rsidRDefault="007C71EE">
      <w:pPr>
        <w:pStyle w:val="SpeakerCon"/>
        <w:rPr>
          <w:rtl/>
        </w:rPr>
      </w:pPr>
      <w:bookmarkStart w:id="2196" w:name="FS000000490T28_05_2003_12_31_41"/>
      <w:bookmarkStart w:id="2197" w:name="FS000000487T28_05_2003_12_32_27"/>
      <w:bookmarkEnd w:id="2196"/>
      <w:bookmarkEnd w:id="2197"/>
      <w:r>
        <w:rPr>
          <w:rFonts w:hint="eastAsia"/>
          <w:rtl/>
        </w:rPr>
        <w:t>נסים</w:t>
      </w:r>
      <w:r>
        <w:rPr>
          <w:rtl/>
        </w:rPr>
        <w:t xml:space="preserve"> דהן (ש"ס):</w:t>
      </w:r>
    </w:p>
    <w:p w14:paraId="4CA785DC" w14:textId="77777777" w:rsidR="00000000" w:rsidRDefault="007C71EE">
      <w:pPr>
        <w:pStyle w:val="a"/>
        <w:rPr>
          <w:rFonts w:hint="cs"/>
          <w:rtl/>
        </w:rPr>
      </w:pPr>
    </w:p>
    <w:p w14:paraId="51C7229D" w14:textId="77777777" w:rsidR="00000000" w:rsidRDefault="007C71EE">
      <w:pPr>
        <w:pStyle w:val="a"/>
        <w:rPr>
          <w:rFonts w:hint="cs"/>
          <w:rtl/>
        </w:rPr>
      </w:pPr>
      <w:r>
        <w:rPr>
          <w:rFonts w:hint="cs"/>
          <w:rtl/>
        </w:rPr>
        <w:t>זה בלתי אפשרי? גם אני, לפני שראיתי את המספרים, חשבתי שזה בלתי אפשרי. גם אני חשבתי.</w:t>
      </w:r>
    </w:p>
    <w:p w14:paraId="5F87B03C" w14:textId="77777777" w:rsidR="00000000" w:rsidRDefault="007C71EE">
      <w:pPr>
        <w:pStyle w:val="a"/>
        <w:ind w:firstLine="0"/>
        <w:rPr>
          <w:rFonts w:hint="cs"/>
          <w:rtl/>
        </w:rPr>
      </w:pPr>
    </w:p>
    <w:p w14:paraId="7380C769" w14:textId="77777777" w:rsidR="00000000" w:rsidRDefault="007C71EE">
      <w:pPr>
        <w:pStyle w:val="ac"/>
        <w:rPr>
          <w:rtl/>
        </w:rPr>
      </w:pPr>
      <w:r>
        <w:rPr>
          <w:rFonts w:hint="eastAsia"/>
          <w:rtl/>
        </w:rPr>
        <w:t>אברהם בורג (העבודה-מימד):</w:t>
      </w:r>
    </w:p>
    <w:p w14:paraId="2E6EEA47" w14:textId="77777777" w:rsidR="00000000" w:rsidRDefault="007C71EE">
      <w:pPr>
        <w:pStyle w:val="a"/>
        <w:rPr>
          <w:rFonts w:hint="cs"/>
          <w:rtl/>
        </w:rPr>
      </w:pPr>
    </w:p>
    <w:p w14:paraId="701E6541" w14:textId="77777777" w:rsidR="00000000" w:rsidRDefault="007C71EE">
      <w:pPr>
        <w:pStyle w:val="a"/>
        <w:rPr>
          <w:rFonts w:hint="cs"/>
          <w:rtl/>
        </w:rPr>
      </w:pPr>
      <w:r>
        <w:rPr>
          <w:rFonts w:hint="cs"/>
          <w:rtl/>
        </w:rPr>
        <w:t>40,000 שקל זה פער גדול.</w:t>
      </w:r>
    </w:p>
    <w:p w14:paraId="591F690B" w14:textId="77777777" w:rsidR="00000000" w:rsidRDefault="007C71EE">
      <w:pPr>
        <w:pStyle w:val="a"/>
        <w:ind w:firstLine="0"/>
        <w:rPr>
          <w:rFonts w:hint="cs"/>
          <w:rtl/>
        </w:rPr>
      </w:pPr>
    </w:p>
    <w:p w14:paraId="250DC3B5" w14:textId="77777777" w:rsidR="00000000" w:rsidRDefault="007C71EE">
      <w:pPr>
        <w:pStyle w:val="SpeakerCon"/>
        <w:rPr>
          <w:rtl/>
        </w:rPr>
      </w:pPr>
      <w:bookmarkStart w:id="2198" w:name="FS000000490T28_05_2003_12_32_16C"/>
      <w:bookmarkStart w:id="2199" w:name="FS000000487T28_05_2003_12_32_37"/>
      <w:bookmarkEnd w:id="2198"/>
      <w:bookmarkEnd w:id="2199"/>
      <w:r>
        <w:rPr>
          <w:rFonts w:hint="eastAsia"/>
          <w:rtl/>
        </w:rPr>
        <w:t>נסים</w:t>
      </w:r>
      <w:r>
        <w:rPr>
          <w:rtl/>
        </w:rPr>
        <w:t xml:space="preserve"> דהן (ש"ס):</w:t>
      </w:r>
    </w:p>
    <w:p w14:paraId="1C19C222" w14:textId="77777777" w:rsidR="00000000" w:rsidRDefault="007C71EE">
      <w:pPr>
        <w:pStyle w:val="a"/>
        <w:rPr>
          <w:rFonts w:hint="cs"/>
          <w:rtl/>
        </w:rPr>
      </w:pPr>
    </w:p>
    <w:p w14:paraId="233961DA" w14:textId="77777777" w:rsidR="00000000" w:rsidRDefault="007C71EE">
      <w:pPr>
        <w:pStyle w:val="a"/>
        <w:rPr>
          <w:rFonts w:hint="cs"/>
          <w:rtl/>
        </w:rPr>
      </w:pPr>
      <w:r>
        <w:rPr>
          <w:rFonts w:hint="cs"/>
          <w:rtl/>
        </w:rPr>
        <w:t>גם 20,000 שקל זה פער גדול. אבל 20,000 השקל נמצאים בעשירון החמישי-שישי. ז</w:t>
      </w:r>
      <w:r>
        <w:rPr>
          <w:rFonts w:hint="cs"/>
          <w:rtl/>
        </w:rPr>
        <w:t>ה הממוצע של 20,000 השקל.</w:t>
      </w:r>
    </w:p>
    <w:p w14:paraId="6B6BB751" w14:textId="77777777" w:rsidR="00000000" w:rsidRDefault="007C71EE">
      <w:pPr>
        <w:pStyle w:val="ac"/>
        <w:rPr>
          <w:rFonts w:hint="cs"/>
          <w:rtl/>
        </w:rPr>
      </w:pPr>
    </w:p>
    <w:p w14:paraId="1E649770" w14:textId="77777777" w:rsidR="00000000" w:rsidRDefault="007C71EE">
      <w:pPr>
        <w:pStyle w:val="ac"/>
        <w:rPr>
          <w:rtl/>
        </w:rPr>
      </w:pPr>
      <w:r>
        <w:rPr>
          <w:rFonts w:hint="eastAsia"/>
          <w:rtl/>
        </w:rPr>
        <w:t>קריאה</w:t>
      </w:r>
      <w:r>
        <w:rPr>
          <w:rtl/>
        </w:rPr>
        <w:t>:</w:t>
      </w:r>
    </w:p>
    <w:p w14:paraId="141264A7" w14:textId="77777777" w:rsidR="00000000" w:rsidRDefault="007C71EE">
      <w:pPr>
        <w:pStyle w:val="a"/>
        <w:rPr>
          <w:rFonts w:hint="cs"/>
          <w:rtl/>
        </w:rPr>
      </w:pPr>
    </w:p>
    <w:p w14:paraId="20AC20A7" w14:textId="77777777" w:rsidR="00000000" w:rsidRDefault="007C71EE">
      <w:pPr>
        <w:pStyle w:val="a"/>
        <w:rPr>
          <w:rFonts w:hint="cs"/>
          <w:rtl/>
        </w:rPr>
      </w:pPr>
      <w:r>
        <w:rPr>
          <w:rFonts w:hint="cs"/>
          <w:rtl/>
        </w:rPr>
        <w:t>מדובר על העשירון העליון.</w:t>
      </w:r>
    </w:p>
    <w:p w14:paraId="066D732C" w14:textId="77777777" w:rsidR="00000000" w:rsidRDefault="007C71EE">
      <w:pPr>
        <w:pStyle w:val="a"/>
        <w:ind w:firstLine="0"/>
        <w:rPr>
          <w:rFonts w:hint="cs"/>
          <w:rtl/>
        </w:rPr>
      </w:pPr>
    </w:p>
    <w:p w14:paraId="2FE823EB" w14:textId="77777777" w:rsidR="00000000" w:rsidRDefault="007C71EE">
      <w:pPr>
        <w:pStyle w:val="SpeakerCon"/>
        <w:rPr>
          <w:rtl/>
        </w:rPr>
      </w:pPr>
      <w:bookmarkStart w:id="2200" w:name="FS000000487T28_05_2003_12_33_46C"/>
      <w:bookmarkEnd w:id="2200"/>
      <w:r>
        <w:rPr>
          <w:rtl/>
        </w:rPr>
        <w:t>נסים דהן (ש"ס):</w:t>
      </w:r>
    </w:p>
    <w:p w14:paraId="77B6CC67" w14:textId="77777777" w:rsidR="00000000" w:rsidRDefault="007C71EE">
      <w:pPr>
        <w:pStyle w:val="a"/>
        <w:rPr>
          <w:rtl/>
        </w:rPr>
      </w:pPr>
    </w:p>
    <w:p w14:paraId="3ACC8A0C" w14:textId="77777777" w:rsidR="00000000" w:rsidRDefault="007C71EE">
      <w:pPr>
        <w:pStyle w:val="a"/>
        <w:rPr>
          <w:rFonts w:hint="cs"/>
          <w:rtl/>
        </w:rPr>
      </w:pPr>
      <w:r>
        <w:rPr>
          <w:rFonts w:hint="cs"/>
          <w:rtl/>
        </w:rPr>
        <w:t xml:space="preserve">לא, לא. מה, בעשירון העליון? האם אנחנו חושבים שאנחנו נצליח לבנות כאן חברה כשהפערים הם כאלה גדולים </w:t>
      </w:r>
      <w:r>
        <w:rPr>
          <w:rtl/>
        </w:rPr>
        <w:t>–</w:t>
      </w:r>
      <w:r>
        <w:rPr>
          <w:rFonts w:hint="cs"/>
          <w:rtl/>
        </w:rPr>
        <w:t xml:space="preserve"> והם יישארו </w:t>
      </w:r>
      <w:r>
        <w:rPr>
          <w:rtl/>
        </w:rPr>
        <w:t>–</w:t>
      </w:r>
      <w:r>
        <w:rPr>
          <w:rFonts w:hint="cs"/>
          <w:rtl/>
        </w:rPr>
        <w:t xml:space="preserve"> ולא יקרה כלום, ואיש באמונתו יחיה? ומי שמשתכר 2,000 שקל ימשיך לחיות </w:t>
      </w:r>
      <w:r>
        <w:rPr>
          <w:rFonts w:hint="cs"/>
          <w:rtl/>
        </w:rPr>
        <w:t>ויאמר: כולו מן אללה, כמו שאומרים בערבית, הכול משמים, נמשיך לחיות ב=2,000 שקל בחודש, אבל השכן ממול, או השכן בשכונה ממול, או בעיר הסמוכה ממול, יחיה ברמת חיים כזאת אדירה, ולא תהיה איזו קנאה? לא תהיה איזו תחרות?  יש תחרות חיובית, כמו קנאת סופרים. זו תחרות חיוב</w:t>
      </w:r>
      <w:r>
        <w:rPr>
          <w:rFonts w:hint="cs"/>
          <w:rtl/>
        </w:rPr>
        <w:t xml:space="preserve">ית. אבל תחרות כזאת ברמת החיים </w:t>
      </w:r>
      <w:r>
        <w:rPr>
          <w:rtl/>
        </w:rPr>
        <w:t>–</w:t>
      </w:r>
      <w:r>
        <w:rPr>
          <w:rFonts w:hint="cs"/>
          <w:rtl/>
        </w:rPr>
        <w:t xml:space="preserve"> זה לא יישאר בתחום החיובי, בתחום החוקי. זה מהר מהר יגלוש לתחומים שאנחנו לא רוצים להיות בהם.</w:t>
      </w:r>
    </w:p>
    <w:p w14:paraId="53D8C74C" w14:textId="77777777" w:rsidR="00000000" w:rsidRDefault="007C71EE">
      <w:pPr>
        <w:pStyle w:val="a"/>
        <w:rPr>
          <w:rFonts w:hint="cs"/>
          <w:rtl/>
        </w:rPr>
      </w:pPr>
    </w:p>
    <w:p w14:paraId="3E629FC0" w14:textId="77777777" w:rsidR="00000000" w:rsidRDefault="007C71EE">
      <w:pPr>
        <w:pStyle w:val="a"/>
        <w:rPr>
          <w:rFonts w:hint="cs"/>
          <w:rtl/>
        </w:rPr>
      </w:pPr>
      <w:r>
        <w:rPr>
          <w:rFonts w:hint="cs"/>
          <w:rtl/>
        </w:rPr>
        <w:t>אני עוד זוכר את הימים המטורפים האלה, כשנערים בבית-הספר הגיעו משכבות שונות, חלק משכבות מצוקה וחלק משכבות עשירות. תלמיד אחד אכל בארוחת</w:t>
      </w:r>
      <w:r>
        <w:rPr>
          <w:rFonts w:hint="cs"/>
          <w:rtl/>
        </w:rPr>
        <w:t xml:space="preserve"> בוקר, או בארוחת עשר, כפי שזה נקרא, סנדוויץ' מרוח בחמאה בשני הצדדים, או ממרח שוקולד, וחבר שלו לספסל הלימודים, אם הוא הביא בכלל סנדוויץ', אכל שתי פרוסות בקושי, לא מרוחות בכלל. בימים האלה לא מסתפקים בפרוסות לארוחת עשר. היום הנוער כבר לא נמצא במחנות הסגר, ואנ</w:t>
      </w:r>
      <w:r>
        <w:rPr>
          <w:rFonts w:hint="cs"/>
          <w:rtl/>
        </w:rPr>
        <w:t xml:space="preserve">י שמח שכך. יש היום כמעט אינטגרציה בקרב הנוער. יש שוק חופשי. איך מספרים לי נערים בבית-הספר? חשוב איך מתלבשים, איך מגיעים לבית-הספר, איך מגיעים לשעות חברה אחרי שעות הלימודים. יש תחרות אדירה. אחר כך תהיה תחרות אדירה לגבי הדירות, באיזו דירה גרים, באיזו מכונית </w:t>
      </w:r>
      <w:r>
        <w:rPr>
          <w:rFonts w:hint="cs"/>
          <w:rtl/>
        </w:rPr>
        <w:t>נוסעים וכו'.  ומה שלא ניתן להשיג, לצערי הרב, בצורה חוקית, יושג אחרת. אותו נער, אותו ילד, אותו מבוגר, ירצה להגיע לזה בכל מקרה ובכל מצב. אם בצורה חוקית, על-ידי עבודה והשתכרות מיגיע כפיים, הוא לא יצליח להגיע לזה, הוא ירצה להגיע לזה בדרך אחרת.  ואז יתפתח פה או</w:t>
      </w:r>
      <w:r>
        <w:rPr>
          <w:rFonts w:hint="cs"/>
          <w:rtl/>
        </w:rPr>
        <w:t xml:space="preserve"> שוק אפור, במקרה הטוב, או שוק אלים, במקרה הרע. </w:t>
      </w:r>
    </w:p>
    <w:p w14:paraId="68976D3A" w14:textId="77777777" w:rsidR="00000000" w:rsidRDefault="007C71EE">
      <w:pPr>
        <w:pStyle w:val="a"/>
        <w:rPr>
          <w:rFonts w:hint="cs"/>
          <w:rtl/>
        </w:rPr>
      </w:pPr>
    </w:p>
    <w:p w14:paraId="14463A2B" w14:textId="77777777" w:rsidR="00000000" w:rsidRDefault="007C71EE">
      <w:pPr>
        <w:pStyle w:val="a"/>
        <w:rPr>
          <w:rFonts w:hint="cs"/>
          <w:rtl/>
        </w:rPr>
      </w:pPr>
      <w:r>
        <w:rPr>
          <w:rFonts w:hint="cs"/>
          <w:rtl/>
        </w:rPr>
        <w:t>אני כבר לא מדבר על בעיות של בריאות ועל בעיות קשות בחברה, שיעלו לחברה פי-אלף, ואולי יותר, ממה שרצינו לחסוך במשך שנים בודדות, כדי לכאורה לייצב את תקציב המדינה. זו אשליה אחת ענקית - שתחת בעיות מצומצמות של פער ב</w:t>
      </w:r>
      <w:r>
        <w:rPr>
          <w:rFonts w:hint="cs"/>
          <w:rtl/>
        </w:rPr>
        <w:t>ין הכנסות להוצאות וגירעון, נוצרות בעיה של אבטלה ובעיות מסוימות במשק, שהן אמיתיות.</w:t>
      </w:r>
    </w:p>
    <w:p w14:paraId="65322CE8" w14:textId="77777777" w:rsidR="00000000" w:rsidRDefault="007C71EE">
      <w:pPr>
        <w:pStyle w:val="a"/>
        <w:rPr>
          <w:rFonts w:hint="cs"/>
          <w:rtl/>
        </w:rPr>
      </w:pPr>
    </w:p>
    <w:p w14:paraId="50F19D57" w14:textId="77777777" w:rsidR="00000000" w:rsidRDefault="007C71EE">
      <w:pPr>
        <w:pStyle w:val="a"/>
        <w:rPr>
          <w:rFonts w:hint="cs"/>
          <w:rtl/>
        </w:rPr>
      </w:pPr>
      <w:r>
        <w:rPr>
          <w:rFonts w:hint="cs"/>
          <w:rtl/>
        </w:rPr>
        <w:t>יצרנו כאן פניקה בציבור, שהפתרון יהיה בהקמת מדינה אחרת. כבוד השר, זו מדינה אחרת. זו לא המדינה שהיינו רגילים אליה במשך 55 שנה, שאבותינו המייסדים ורובנו כאן בנינו, מדינה של ערב</w:t>
      </w:r>
      <w:r>
        <w:rPr>
          <w:rFonts w:hint="cs"/>
          <w:rtl/>
        </w:rPr>
        <w:t>ות הדדית, מדינה של רווחה.</w:t>
      </w:r>
    </w:p>
    <w:p w14:paraId="602E035F" w14:textId="77777777" w:rsidR="00000000" w:rsidRDefault="007C71EE">
      <w:pPr>
        <w:pStyle w:val="a"/>
        <w:rPr>
          <w:rFonts w:hint="cs"/>
          <w:rtl/>
        </w:rPr>
      </w:pPr>
    </w:p>
    <w:p w14:paraId="60443B83" w14:textId="77777777" w:rsidR="00000000" w:rsidRDefault="007C71EE">
      <w:pPr>
        <w:pStyle w:val="a"/>
        <w:rPr>
          <w:rFonts w:hint="cs"/>
          <w:rtl/>
        </w:rPr>
      </w:pPr>
      <w:r>
        <w:rPr>
          <w:rFonts w:hint="cs"/>
          <w:rtl/>
        </w:rPr>
        <w:t>דרך אגב, כשמדברים על מוסר הנביאים ועל מוסר חז"ל לגבי גמילות חסדים, יש מאמר מפורסם שלפיו כשנותנים לאדם מקופת הציבור, משתדלים לשמור על הרמה שהוא היה רגיל אליה; ואם עבד צריך לרוץ לפניו - - -</w:t>
      </w:r>
    </w:p>
    <w:p w14:paraId="34ABEEED" w14:textId="77777777" w:rsidR="00000000" w:rsidRDefault="007C71EE">
      <w:pPr>
        <w:pStyle w:val="a"/>
        <w:ind w:firstLine="0"/>
        <w:rPr>
          <w:rFonts w:hint="cs"/>
          <w:rtl/>
        </w:rPr>
      </w:pPr>
    </w:p>
    <w:p w14:paraId="42F9C7E0" w14:textId="77777777" w:rsidR="00000000" w:rsidRDefault="007C71EE">
      <w:pPr>
        <w:pStyle w:val="ac"/>
        <w:rPr>
          <w:rtl/>
        </w:rPr>
      </w:pPr>
      <w:r>
        <w:rPr>
          <w:rFonts w:hint="eastAsia"/>
          <w:rtl/>
        </w:rPr>
        <w:t>אברהם בורג (העבודה-מימד):</w:t>
      </w:r>
    </w:p>
    <w:p w14:paraId="0375A4AF" w14:textId="77777777" w:rsidR="00000000" w:rsidRDefault="007C71EE">
      <w:pPr>
        <w:pStyle w:val="a"/>
        <w:rPr>
          <w:rFonts w:hint="cs"/>
          <w:rtl/>
        </w:rPr>
      </w:pPr>
    </w:p>
    <w:p w14:paraId="533B8BEA" w14:textId="77777777" w:rsidR="00000000" w:rsidRDefault="007C71EE">
      <w:pPr>
        <w:pStyle w:val="a"/>
        <w:rPr>
          <w:rFonts w:hint="cs"/>
          <w:rtl/>
        </w:rPr>
      </w:pPr>
      <w:r>
        <w:rPr>
          <w:rFonts w:hint="cs"/>
          <w:rtl/>
        </w:rPr>
        <w:t>כדי מחסורו.</w:t>
      </w:r>
    </w:p>
    <w:p w14:paraId="2E736EA5" w14:textId="77777777" w:rsidR="00000000" w:rsidRDefault="007C71EE">
      <w:pPr>
        <w:pStyle w:val="a"/>
        <w:rPr>
          <w:rFonts w:hint="cs"/>
          <w:rtl/>
        </w:rPr>
      </w:pPr>
    </w:p>
    <w:p w14:paraId="1D68733B" w14:textId="77777777" w:rsidR="00000000" w:rsidRDefault="007C71EE">
      <w:pPr>
        <w:pStyle w:val="a"/>
        <w:rPr>
          <w:rFonts w:hint="cs"/>
          <w:rtl/>
        </w:rPr>
      </w:pPr>
    </w:p>
    <w:p w14:paraId="4B195641" w14:textId="77777777" w:rsidR="00000000" w:rsidRDefault="007C71EE">
      <w:pPr>
        <w:pStyle w:val="SpeakerCon"/>
        <w:rPr>
          <w:rtl/>
        </w:rPr>
      </w:pPr>
      <w:bookmarkStart w:id="2201" w:name="FS000000487T28_05_2003_12_55_43C"/>
      <w:bookmarkEnd w:id="2201"/>
      <w:r>
        <w:rPr>
          <w:rtl/>
        </w:rPr>
        <w:t>נסים דהן (ש"ס):</w:t>
      </w:r>
    </w:p>
    <w:p w14:paraId="260EE1D1" w14:textId="77777777" w:rsidR="00000000" w:rsidRDefault="007C71EE">
      <w:pPr>
        <w:pStyle w:val="a"/>
        <w:rPr>
          <w:rtl/>
        </w:rPr>
      </w:pPr>
    </w:p>
    <w:p w14:paraId="23F9DF7A" w14:textId="77777777" w:rsidR="00000000" w:rsidRDefault="007C71EE">
      <w:pPr>
        <w:pStyle w:val="a"/>
        <w:rPr>
          <w:rFonts w:hint="cs"/>
          <w:rtl/>
        </w:rPr>
      </w:pPr>
      <w:r>
        <w:rPr>
          <w:rFonts w:hint="cs"/>
          <w:rtl/>
        </w:rPr>
        <w:t xml:space="preserve">ואם הוא צריך עבד, כי לכך הוא היה רגיל, או לפחות כי זו רמת החיים שהיתה לו, תרנגול מפוטם ועבד שירוץ לפניו, כי לכך הוא היה רגיל או שזו היתה רמת החיים החברתית שלו </w:t>
      </w:r>
      <w:r>
        <w:rPr>
          <w:rtl/>
        </w:rPr>
        <w:t>–</w:t>
      </w:r>
      <w:r>
        <w:rPr>
          <w:rFonts w:hint="cs"/>
          <w:rtl/>
        </w:rPr>
        <w:t xml:space="preserve"> צריכים לתת לו זאת מקופת הציבור; לפי הממוצע של רמת החיים החברתית. ועכשיו יש תז</w:t>
      </w:r>
      <w:r>
        <w:rPr>
          <w:rFonts w:hint="cs"/>
          <w:rtl/>
        </w:rPr>
        <w:t xml:space="preserve">ה אחרת, של שינוי: נותנים לו רק כדי שלא תצא נשמתו. </w:t>
      </w:r>
    </w:p>
    <w:p w14:paraId="43FF08E9" w14:textId="77777777" w:rsidR="00000000" w:rsidRDefault="007C71EE">
      <w:pPr>
        <w:pStyle w:val="a"/>
        <w:ind w:firstLine="0"/>
        <w:rPr>
          <w:rFonts w:hint="cs"/>
          <w:rtl/>
        </w:rPr>
      </w:pPr>
    </w:p>
    <w:p w14:paraId="2A05B853" w14:textId="77777777" w:rsidR="00000000" w:rsidRDefault="007C71EE">
      <w:pPr>
        <w:pStyle w:val="ac"/>
        <w:rPr>
          <w:rtl/>
        </w:rPr>
      </w:pPr>
      <w:r>
        <w:rPr>
          <w:rFonts w:hint="eastAsia"/>
          <w:rtl/>
        </w:rPr>
        <w:t>אברהם בורג (העבודה-מימד):</w:t>
      </w:r>
    </w:p>
    <w:p w14:paraId="387D0E49" w14:textId="77777777" w:rsidR="00000000" w:rsidRDefault="007C71EE">
      <w:pPr>
        <w:pStyle w:val="a"/>
        <w:rPr>
          <w:rFonts w:hint="cs"/>
          <w:rtl/>
        </w:rPr>
      </w:pPr>
    </w:p>
    <w:p w14:paraId="3099E0F6" w14:textId="77777777" w:rsidR="00000000" w:rsidRDefault="007C71EE">
      <w:pPr>
        <w:pStyle w:val="a"/>
        <w:rPr>
          <w:rFonts w:hint="cs"/>
          <w:rtl/>
        </w:rPr>
      </w:pPr>
      <w:r>
        <w:rPr>
          <w:rFonts w:hint="cs"/>
          <w:rtl/>
        </w:rPr>
        <w:t xml:space="preserve">אתה מצטט את הפסוק "כדי מחסורו". אני חושב שהמדיניות של שינוי היא להביא את זה כדי שיהיה לו מחסור. </w:t>
      </w:r>
    </w:p>
    <w:p w14:paraId="1A57FA10" w14:textId="77777777" w:rsidR="00000000" w:rsidRDefault="007C71EE">
      <w:pPr>
        <w:pStyle w:val="a"/>
        <w:ind w:firstLine="0"/>
        <w:rPr>
          <w:rFonts w:hint="cs"/>
          <w:rtl/>
        </w:rPr>
      </w:pPr>
    </w:p>
    <w:p w14:paraId="3C20F03C" w14:textId="77777777" w:rsidR="00000000" w:rsidRDefault="007C71EE">
      <w:pPr>
        <w:pStyle w:val="SpeakerCon"/>
        <w:rPr>
          <w:rtl/>
        </w:rPr>
      </w:pPr>
      <w:bookmarkStart w:id="2202" w:name="FS000000487T28_05_2003_12_57_31C"/>
      <w:bookmarkEnd w:id="2202"/>
      <w:r>
        <w:rPr>
          <w:rtl/>
        </w:rPr>
        <w:t>נסים דהן (ש"ס):</w:t>
      </w:r>
    </w:p>
    <w:p w14:paraId="56ACFF05" w14:textId="77777777" w:rsidR="00000000" w:rsidRDefault="007C71EE">
      <w:pPr>
        <w:pStyle w:val="a"/>
        <w:rPr>
          <w:rtl/>
        </w:rPr>
      </w:pPr>
    </w:p>
    <w:p w14:paraId="45C038C2" w14:textId="77777777" w:rsidR="00000000" w:rsidRDefault="007C71EE">
      <w:pPr>
        <w:pStyle w:val="a"/>
        <w:rPr>
          <w:rFonts w:hint="cs"/>
          <w:rtl/>
        </w:rPr>
      </w:pPr>
      <w:r>
        <w:rPr>
          <w:rFonts w:hint="cs"/>
          <w:rtl/>
        </w:rPr>
        <w:t>לצערי הרב. התזה שלהם היא פשוטה.</w:t>
      </w:r>
    </w:p>
    <w:p w14:paraId="7A4E516D" w14:textId="77777777" w:rsidR="00000000" w:rsidRDefault="007C71EE">
      <w:pPr>
        <w:pStyle w:val="a"/>
        <w:ind w:firstLine="0"/>
        <w:rPr>
          <w:rFonts w:hint="cs"/>
          <w:rtl/>
        </w:rPr>
      </w:pPr>
    </w:p>
    <w:p w14:paraId="2996B278" w14:textId="77777777" w:rsidR="00000000" w:rsidRDefault="007C71EE">
      <w:pPr>
        <w:pStyle w:val="ad"/>
        <w:rPr>
          <w:rtl/>
        </w:rPr>
      </w:pPr>
      <w:r>
        <w:rPr>
          <w:rtl/>
        </w:rPr>
        <w:t>היו"ר יולי-יואל אדלשטיין:</w:t>
      </w:r>
    </w:p>
    <w:p w14:paraId="1549606A" w14:textId="77777777" w:rsidR="00000000" w:rsidRDefault="007C71EE">
      <w:pPr>
        <w:pStyle w:val="a"/>
        <w:rPr>
          <w:rtl/>
        </w:rPr>
      </w:pPr>
    </w:p>
    <w:p w14:paraId="3B048C8A" w14:textId="77777777" w:rsidR="00000000" w:rsidRDefault="007C71EE">
      <w:pPr>
        <w:pStyle w:val="a"/>
        <w:rPr>
          <w:rFonts w:hint="cs"/>
          <w:rtl/>
        </w:rPr>
      </w:pPr>
      <w:r>
        <w:rPr>
          <w:rFonts w:hint="cs"/>
          <w:rtl/>
        </w:rPr>
        <w:t>אנ</w:t>
      </w:r>
      <w:r>
        <w:rPr>
          <w:rFonts w:hint="cs"/>
          <w:rtl/>
        </w:rPr>
        <w:t xml:space="preserve">י מקווה שאמרתם את ברכות השחר, כי אתם פותחים בדברי תורה. </w:t>
      </w:r>
    </w:p>
    <w:p w14:paraId="38904F4B" w14:textId="77777777" w:rsidR="00000000" w:rsidRDefault="007C71EE">
      <w:pPr>
        <w:pStyle w:val="a"/>
        <w:ind w:firstLine="0"/>
        <w:rPr>
          <w:rFonts w:hint="cs"/>
          <w:rtl/>
        </w:rPr>
      </w:pPr>
    </w:p>
    <w:p w14:paraId="133EBCD3" w14:textId="77777777" w:rsidR="00000000" w:rsidRDefault="007C71EE">
      <w:pPr>
        <w:pStyle w:val="ac"/>
        <w:rPr>
          <w:rtl/>
        </w:rPr>
      </w:pPr>
      <w:r>
        <w:rPr>
          <w:rFonts w:hint="eastAsia"/>
          <w:rtl/>
        </w:rPr>
        <w:t>אברהם בורג (העבודה-מימד):</w:t>
      </w:r>
    </w:p>
    <w:p w14:paraId="68DEB68D" w14:textId="77777777" w:rsidR="00000000" w:rsidRDefault="007C71EE">
      <w:pPr>
        <w:pStyle w:val="a"/>
        <w:rPr>
          <w:rFonts w:hint="cs"/>
          <w:rtl/>
        </w:rPr>
      </w:pPr>
    </w:p>
    <w:p w14:paraId="430E3F80" w14:textId="77777777" w:rsidR="00000000" w:rsidRDefault="007C71EE">
      <w:pPr>
        <w:pStyle w:val="a"/>
        <w:rPr>
          <w:rFonts w:hint="cs"/>
          <w:rtl/>
        </w:rPr>
      </w:pPr>
      <w:r>
        <w:rPr>
          <w:rFonts w:hint="cs"/>
          <w:rtl/>
        </w:rPr>
        <w:t xml:space="preserve">מי שלא ישן כל הלילה פטור. </w:t>
      </w:r>
    </w:p>
    <w:p w14:paraId="14A6EA25" w14:textId="77777777" w:rsidR="00000000" w:rsidRDefault="007C71EE">
      <w:pPr>
        <w:pStyle w:val="a"/>
        <w:ind w:firstLine="0"/>
        <w:rPr>
          <w:rFonts w:hint="cs"/>
          <w:rtl/>
        </w:rPr>
      </w:pPr>
    </w:p>
    <w:p w14:paraId="62713C58" w14:textId="77777777" w:rsidR="00000000" w:rsidRDefault="007C71EE">
      <w:pPr>
        <w:pStyle w:val="SpeakerCon"/>
        <w:rPr>
          <w:rtl/>
        </w:rPr>
      </w:pPr>
      <w:bookmarkStart w:id="2203" w:name="FS000000487T28_05_2003_12_58_35C"/>
      <w:bookmarkEnd w:id="2203"/>
      <w:r>
        <w:rPr>
          <w:rtl/>
        </w:rPr>
        <w:t>נסים דהן (ש"ס):</w:t>
      </w:r>
    </w:p>
    <w:p w14:paraId="2D24F0EF" w14:textId="77777777" w:rsidR="00000000" w:rsidRDefault="007C71EE">
      <w:pPr>
        <w:pStyle w:val="a"/>
        <w:rPr>
          <w:rtl/>
        </w:rPr>
      </w:pPr>
    </w:p>
    <w:p w14:paraId="7D3BC90D" w14:textId="77777777" w:rsidR="00000000" w:rsidRDefault="007C71EE">
      <w:pPr>
        <w:pStyle w:val="a"/>
        <w:rPr>
          <w:rFonts w:hint="cs"/>
          <w:rtl/>
        </w:rPr>
      </w:pPr>
      <w:r>
        <w:rPr>
          <w:rFonts w:hint="cs"/>
          <w:rtl/>
        </w:rPr>
        <w:t xml:space="preserve">חוץ מברכה אחת, ש"עשה לי כל צורכי". </w:t>
      </w:r>
    </w:p>
    <w:p w14:paraId="799CFBD1" w14:textId="77777777" w:rsidR="00000000" w:rsidRDefault="007C71EE">
      <w:pPr>
        <w:pStyle w:val="a"/>
        <w:rPr>
          <w:rFonts w:hint="cs"/>
          <w:rtl/>
        </w:rPr>
      </w:pPr>
    </w:p>
    <w:p w14:paraId="16758A1F" w14:textId="77777777" w:rsidR="00000000" w:rsidRDefault="007C71EE">
      <w:pPr>
        <w:pStyle w:val="a"/>
        <w:rPr>
          <w:rFonts w:hint="cs"/>
          <w:rtl/>
        </w:rPr>
      </w:pPr>
      <w:r>
        <w:rPr>
          <w:rFonts w:hint="cs"/>
          <w:rtl/>
        </w:rPr>
        <w:t>לכן, אדוני היושב-ראש, זו המחלוקת האידיאולוגית הקשה בין שינוי לשאר התנועות החברתיות במדינת</w:t>
      </w:r>
      <w:r>
        <w:rPr>
          <w:rFonts w:hint="cs"/>
          <w:rtl/>
        </w:rPr>
        <w:t xml:space="preserve"> ישראל. לראשונה נפרצה כאן פרצה בחברה במדינת ישראל. הזכרתי את הפרצה אתמול ואחזור על כך. עד היום היה מקובל בכל ממשלות ישראל, שכל נציגי הציבור שהגיעו לממשלה דאגו לציבור שלהם. זה לגיטימי. בתקופות שבהן ישבו סביב שולחן הממשלה נציגי קיבוצים עם כוח </w:t>
      </w:r>
      <w:r>
        <w:rPr>
          <w:rtl/>
        </w:rPr>
        <w:t>–</w:t>
      </w:r>
      <w:r>
        <w:rPr>
          <w:rFonts w:hint="cs"/>
          <w:rtl/>
        </w:rPr>
        <w:t xml:space="preserve"> הם דאגו לקיבו</w:t>
      </w:r>
      <w:r>
        <w:rPr>
          <w:rFonts w:hint="cs"/>
          <w:rtl/>
        </w:rPr>
        <w:t>צים. אבל הם לא דאגו לכך שמישהו אחר לא יקבל, או שהעירונים ישלמו את מחיר התשלום לקיבוצים. הם אמרו: העירונים ימשיכו לקבל את מה שמגיע להם, אבל גם הקיבוצים יקבלו. אחר כך באו נציגי המושבים וחוקקו את חוק המושבים, אבל לא על חשבון הקיבוצים והעירונים. גם לעירונים יה</w:t>
      </w:r>
      <w:r>
        <w:rPr>
          <w:rFonts w:hint="cs"/>
          <w:rtl/>
        </w:rPr>
        <w:t xml:space="preserve">יה, גם לקיבוצים יהיה, גם למושבים יהיה. אחר כך, בתקופה של חרות והליברלים, רצו רעיונות אחרים ואמרו: גם להם יהיה. פה, לראשונה בהיסטוריה של מדינת ישראל, קמה מפלגה שאומרת: רק לי יהיה, אחרים שלא יקבלו כלום. לא מדברים על תוספת ביחס למה שהיה במדינה, אלא לוקחים את </w:t>
      </w:r>
      <w:r>
        <w:rPr>
          <w:rFonts w:hint="cs"/>
          <w:rtl/>
        </w:rPr>
        <w:t xml:space="preserve">כל מה שנתנו ב=55 השנים האחרונות לציבור במדינת ישראל, שוללים ממנו את כל הזכויות שהוא צבר ומחלקים זאת מחדש למפד"ל, לשינוי ולליכוד. רק להם יהיה מותר לקבל מתקציב המדינה. </w:t>
      </w:r>
    </w:p>
    <w:p w14:paraId="36409138" w14:textId="77777777" w:rsidR="00000000" w:rsidRDefault="007C71EE">
      <w:pPr>
        <w:pStyle w:val="a"/>
        <w:rPr>
          <w:rFonts w:hint="cs"/>
          <w:rtl/>
        </w:rPr>
      </w:pPr>
    </w:p>
    <w:p w14:paraId="660FCF88" w14:textId="77777777" w:rsidR="00000000" w:rsidRDefault="007C71EE">
      <w:pPr>
        <w:pStyle w:val="ac"/>
        <w:rPr>
          <w:rtl/>
        </w:rPr>
      </w:pPr>
      <w:r>
        <w:rPr>
          <w:rFonts w:hint="eastAsia"/>
          <w:rtl/>
        </w:rPr>
        <w:t>יגאל</w:t>
      </w:r>
      <w:r>
        <w:rPr>
          <w:rtl/>
        </w:rPr>
        <w:t xml:space="preserve"> יאסינוב (שינוי):</w:t>
      </w:r>
    </w:p>
    <w:p w14:paraId="07998B79" w14:textId="77777777" w:rsidR="00000000" w:rsidRDefault="007C71EE">
      <w:pPr>
        <w:pStyle w:val="a"/>
        <w:rPr>
          <w:rFonts w:hint="cs"/>
          <w:rtl/>
        </w:rPr>
      </w:pPr>
    </w:p>
    <w:p w14:paraId="28884620" w14:textId="77777777" w:rsidR="00000000" w:rsidRDefault="007C71EE">
      <w:pPr>
        <w:pStyle w:val="a"/>
        <w:rPr>
          <w:rFonts w:hint="cs"/>
          <w:rtl/>
        </w:rPr>
      </w:pPr>
      <w:r>
        <w:rPr>
          <w:rFonts w:hint="cs"/>
          <w:rtl/>
        </w:rPr>
        <w:t>מה מקבלת שינוי מתקציב המדינה? אין לנו ישיבות, אין לנו קיבוצים. בו</w:t>
      </w:r>
      <w:r>
        <w:rPr>
          <w:rFonts w:hint="cs"/>
          <w:rtl/>
        </w:rPr>
        <w:t>א, תגיד.</w:t>
      </w:r>
    </w:p>
    <w:p w14:paraId="0EF6F0B3" w14:textId="77777777" w:rsidR="00000000" w:rsidRDefault="007C71EE">
      <w:pPr>
        <w:pStyle w:val="a"/>
        <w:ind w:firstLine="0"/>
        <w:rPr>
          <w:rFonts w:hint="cs"/>
          <w:rtl/>
        </w:rPr>
      </w:pPr>
    </w:p>
    <w:p w14:paraId="327CC9E9" w14:textId="77777777" w:rsidR="00000000" w:rsidRDefault="007C71EE">
      <w:pPr>
        <w:pStyle w:val="a"/>
        <w:ind w:firstLine="0"/>
        <w:rPr>
          <w:rFonts w:hint="cs"/>
          <w:rtl/>
        </w:rPr>
      </w:pPr>
    </w:p>
    <w:p w14:paraId="785AC309" w14:textId="77777777" w:rsidR="00000000" w:rsidRDefault="007C71EE">
      <w:pPr>
        <w:pStyle w:val="a"/>
        <w:ind w:firstLine="0"/>
        <w:rPr>
          <w:rFonts w:hint="cs"/>
          <w:rtl/>
        </w:rPr>
      </w:pPr>
    </w:p>
    <w:p w14:paraId="4CF936D7" w14:textId="77777777" w:rsidR="00000000" w:rsidRDefault="007C71EE">
      <w:pPr>
        <w:pStyle w:val="SpeakerCon"/>
        <w:rPr>
          <w:rtl/>
        </w:rPr>
      </w:pPr>
      <w:bookmarkStart w:id="2204" w:name="FS000000487T28_05_2003_13_02_16C"/>
      <w:bookmarkEnd w:id="2204"/>
      <w:r>
        <w:rPr>
          <w:rtl/>
        </w:rPr>
        <w:t>נסים דהן (ש"ס):</w:t>
      </w:r>
    </w:p>
    <w:p w14:paraId="0FB9B8A4" w14:textId="77777777" w:rsidR="00000000" w:rsidRDefault="007C71EE">
      <w:pPr>
        <w:pStyle w:val="a"/>
        <w:rPr>
          <w:rtl/>
        </w:rPr>
      </w:pPr>
    </w:p>
    <w:p w14:paraId="62ED1995" w14:textId="77777777" w:rsidR="00000000" w:rsidRDefault="007C71EE">
      <w:pPr>
        <w:pStyle w:val="a"/>
        <w:rPr>
          <w:rFonts w:hint="cs"/>
          <w:rtl/>
        </w:rPr>
      </w:pPr>
      <w:r>
        <w:rPr>
          <w:rFonts w:hint="cs"/>
          <w:rtl/>
        </w:rPr>
        <w:t xml:space="preserve">אוהו, בוקר טוב. </w:t>
      </w:r>
    </w:p>
    <w:p w14:paraId="3CFB5733" w14:textId="77777777" w:rsidR="00000000" w:rsidRDefault="007C71EE">
      <w:pPr>
        <w:pStyle w:val="a"/>
        <w:ind w:firstLine="0"/>
        <w:rPr>
          <w:rFonts w:hint="cs"/>
          <w:rtl/>
        </w:rPr>
      </w:pPr>
    </w:p>
    <w:p w14:paraId="114D12DA" w14:textId="77777777" w:rsidR="00000000" w:rsidRDefault="007C71EE">
      <w:pPr>
        <w:pStyle w:val="ac"/>
        <w:rPr>
          <w:rtl/>
        </w:rPr>
      </w:pPr>
      <w:r>
        <w:rPr>
          <w:rFonts w:hint="eastAsia"/>
          <w:rtl/>
        </w:rPr>
        <w:t>יגאל</w:t>
      </w:r>
      <w:r>
        <w:rPr>
          <w:rtl/>
        </w:rPr>
        <w:t xml:space="preserve"> יאסינוב (שינוי):</w:t>
      </w:r>
    </w:p>
    <w:p w14:paraId="54D8E812" w14:textId="77777777" w:rsidR="00000000" w:rsidRDefault="007C71EE">
      <w:pPr>
        <w:pStyle w:val="a"/>
        <w:rPr>
          <w:rFonts w:hint="cs"/>
          <w:rtl/>
        </w:rPr>
      </w:pPr>
    </w:p>
    <w:p w14:paraId="204BE131" w14:textId="77777777" w:rsidR="00000000" w:rsidRDefault="007C71EE">
      <w:pPr>
        <w:pStyle w:val="a"/>
        <w:rPr>
          <w:rFonts w:hint="cs"/>
          <w:rtl/>
        </w:rPr>
      </w:pPr>
      <w:r>
        <w:rPr>
          <w:rFonts w:hint="cs"/>
          <w:rtl/>
        </w:rPr>
        <w:t>בוקר טוב. תגיד. אין לנו ישיבות, אין לנו קיבוצים.</w:t>
      </w:r>
    </w:p>
    <w:p w14:paraId="1A0AE8CC" w14:textId="77777777" w:rsidR="00000000" w:rsidRDefault="007C71EE">
      <w:pPr>
        <w:pStyle w:val="a"/>
        <w:ind w:firstLine="0"/>
        <w:rPr>
          <w:rFonts w:hint="cs"/>
          <w:rtl/>
        </w:rPr>
      </w:pPr>
    </w:p>
    <w:p w14:paraId="2F91A557" w14:textId="77777777" w:rsidR="00000000" w:rsidRDefault="007C71EE">
      <w:pPr>
        <w:pStyle w:val="SpeakerCon"/>
        <w:rPr>
          <w:rtl/>
        </w:rPr>
      </w:pPr>
      <w:bookmarkStart w:id="2205" w:name="FS000000487T28_05_2003_13_02_35C"/>
      <w:bookmarkEnd w:id="2205"/>
      <w:r>
        <w:rPr>
          <w:rtl/>
        </w:rPr>
        <w:t>נסים דהן (ש"ס):</w:t>
      </w:r>
    </w:p>
    <w:p w14:paraId="0180BC2C" w14:textId="77777777" w:rsidR="00000000" w:rsidRDefault="007C71EE">
      <w:pPr>
        <w:pStyle w:val="a"/>
        <w:rPr>
          <w:rtl/>
        </w:rPr>
      </w:pPr>
    </w:p>
    <w:p w14:paraId="42BF94FD" w14:textId="77777777" w:rsidR="00000000" w:rsidRDefault="007C71EE">
      <w:pPr>
        <w:pStyle w:val="a"/>
        <w:rPr>
          <w:rFonts w:hint="cs"/>
          <w:rtl/>
        </w:rPr>
      </w:pPr>
      <w:r>
        <w:rPr>
          <w:rFonts w:hint="cs"/>
          <w:rtl/>
        </w:rPr>
        <w:t xml:space="preserve">זה האסון שלכם. אין לכם כלום מהעבר של עם ישראל. זה האסון. זה בדיוק האסון שלכם. באתם, ציבור תלוש, בלי עבר, בקושי עם הווה </w:t>
      </w:r>
      <w:r>
        <w:rPr>
          <w:rFonts w:hint="cs"/>
          <w:rtl/>
        </w:rPr>
        <w:t>מצומצם, והחלטתם לעשות סדר חדש. זה האסון שלכם, כי מהעבר אין לכם כלום. אתם לא הייתם שותפים בבניית המדינה הזאת, לא בקיבוצים, לא במושבים, לא ביישובים העירוניים. באתם ממקום מאוד מצומצם, ממפה מאוד מצומצמת, בקושי בצפון תל-אביב, והחלטתם לעשות סדר חדש, לקחת מכל הענ</w:t>
      </w:r>
      <w:r>
        <w:rPr>
          <w:rFonts w:hint="cs"/>
          <w:rtl/>
        </w:rPr>
        <w:t xml:space="preserve">יים, מכל המסכנים, מכל הנכים, מכל הזקנים, לקחת להם את כל הרכוש, את כל מה שהם אספו במשך שנים, לקחת להם את הכול ולחלק מחדש לצפון תל-אביב, כי שם הצביעו עבורכם. </w:t>
      </w:r>
    </w:p>
    <w:p w14:paraId="4AC37FCF" w14:textId="77777777" w:rsidR="00000000" w:rsidRDefault="007C71EE">
      <w:pPr>
        <w:pStyle w:val="a"/>
        <w:ind w:firstLine="0"/>
        <w:rPr>
          <w:rFonts w:hint="cs"/>
          <w:rtl/>
        </w:rPr>
      </w:pPr>
    </w:p>
    <w:p w14:paraId="490AFB98" w14:textId="77777777" w:rsidR="00000000" w:rsidRDefault="007C71EE">
      <w:pPr>
        <w:pStyle w:val="ac"/>
        <w:rPr>
          <w:rtl/>
        </w:rPr>
      </w:pPr>
      <w:r>
        <w:rPr>
          <w:rFonts w:hint="eastAsia"/>
          <w:rtl/>
        </w:rPr>
        <w:t>יגאל</w:t>
      </w:r>
      <w:r>
        <w:rPr>
          <w:rtl/>
        </w:rPr>
        <w:t xml:space="preserve"> יאסינוב (שינוי):</w:t>
      </w:r>
    </w:p>
    <w:p w14:paraId="4562D66D" w14:textId="77777777" w:rsidR="00000000" w:rsidRDefault="007C71EE">
      <w:pPr>
        <w:pStyle w:val="a"/>
        <w:rPr>
          <w:rFonts w:hint="cs"/>
          <w:rtl/>
        </w:rPr>
      </w:pPr>
    </w:p>
    <w:p w14:paraId="7BC8F620" w14:textId="77777777" w:rsidR="00000000" w:rsidRDefault="007C71EE">
      <w:pPr>
        <w:pStyle w:val="a"/>
        <w:rPr>
          <w:rFonts w:hint="cs"/>
          <w:rtl/>
        </w:rPr>
      </w:pPr>
      <w:r>
        <w:rPr>
          <w:rFonts w:hint="cs"/>
          <w:rtl/>
        </w:rPr>
        <w:t>לא נכון. לא נכון.</w:t>
      </w:r>
    </w:p>
    <w:p w14:paraId="6797245B" w14:textId="77777777" w:rsidR="00000000" w:rsidRDefault="007C71EE">
      <w:pPr>
        <w:pStyle w:val="a"/>
        <w:ind w:firstLine="0"/>
        <w:rPr>
          <w:rFonts w:hint="cs"/>
          <w:rtl/>
        </w:rPr>
      </w:pPr>
    </w:p>
    <w:p w14:paraId="2C5AA548" w14:textId="77777777" w:rsidR="00000000" w:rsidRDefault="007C71EE">
      <w:pPr>
        <w:pStyle w:val="SpeakerCon"/>
        <w:rPr>
          <w:rtl/>
        </w:rPr>
      </w:pPr>
      <w:bookmarkStart w:id="2206" w:name="FS000000487T28_05_2003_13_04_04C"/>
      <w:bookmarkEnd w:id="2206"/>
      <w:r>
        <w:rPr>
          <w:rtl/>
        </w:rPr>
        <w:t>נסים דהן (ש"ס):</w:t>
      </w:r>
    </w:p>
    <w:p w14:paraId="2C83760D" w14:textId="77777777" w:rsidR="00000000" w:rsidRDefault="007C71EE">
      <w:pPr>
        <w:pStyle w:val="a"/>
        <w:rPr>
          <w:rtl/>
        </w:rPr>
      </w:pPr>
    </w:p>
    <w:p w14:paraId="4A54A1B8" w14:textId="77777777" w:rsidR="00000000" w:rsidRDefault="007C71EE">
      <w:pPr>
        <w:pStyle w:val="a"/>
        <w:rPr>
          <w:rFonts w:hint="cs"/>
          <w:rtl/>
        </w:rPr>
      </w:pPr>
      <w:r>
        <w:rPr>
          <w:rFonts w:hint="cs"/>
          <w:rtl/>
        </w:rPr>
        <w:t>אבל מי שאין לו עבר, אין לו הווה ובטח שא</w:t>
      </w:r>
      <w:r>
        <w:rPr>
          <w:rFonts w:hint="cs"/>
          <w:rtl/>
        </w:rPr>
        <w:t xml:space="preserve">ין לו עתיד. תודה רבה. </w:t>
      </w:r>
    </w:p>
    <w:p w14:paraId="2BCCF73F" w14:textId="77777777" w:rsidR="00000000" w:rsidRDefault="007C71EE">
      <w:pPr>
        <w:pStyle w:val="a"/>
        <w:ind w:firstLine="0"/>
        <w:rPr>
          <w:rFonts w:hint="cs"/>
          <w:rtl/>
        </w:rPr>
      </w:pPr>
    </w:p>
    <w:p w14:paraId="7135F8D6" w14:textId="77777777" w:rsidR="00000000" w:rsidRDefault="007C71EE">
      <w:pPr>
        <w:pStyle w:val="ac"/>
        <w:rPr>
          <w:rtl/>
        </w:rPr>
      </w:pPr>
      <w:r>
        <w:rPr>
          <w:rFonts w:hint="eastAsia"/>
          <w:rtl/>
        </w:rPr>
        <w:t>השר</w:t>
      </w:r>
      <w:r>
        <w:rPr>
          <w:rtl/>
        </w:rPr>
        <w:t xml:space="preserve"> עוזי לנדאו:</w:t>
      </w:r>
    </w:p>
    <w:p w14:paraId="3E98187D" w14:textId="77777777" w:rsidR="00000000" w:rsidRDefault="007C71EE">
      <w:pPr>
        <w:pStyle w:val="a"/>
        <w:rPr>
          <w:rFonts w:hint="cs"/>
          <w:rtl/>
        </w:rPr>
      </w:pPr>
    </w:p>
    <w:p w14:paraId="6BF038DE" w14:textId="77777777" w:rsidR="00000000" w:rsidRDefault="007C71EE">
      <w:pPr>
        <w:pStyle w:val="a"/>
        <w:rPr>
          <w:rFonts w:hint="cs"/>
          <w:rtl/>
        </w:rPr>
      </w:pPr>
      <w:r>
        <w:rPr>
          <w:rFonts w:hint="cs"/>
          <w:rtl/>
        </w:rPr>
        <w:t>השר לשעבר דהן, חבר הכנסת דהן, למה אתה מתמרמר על הליכוד? הרי רוב הבוחרים שלנו היו שלכם. אתם צריכים לשמוח שהליכוד מקבל.</w:t>
      </w:r>
    </w:p>
    <w:p w14:paraId="79C28518" w14:textId="77777777" w:rsidR="00000000" w:rsidRDefault="007C71EE">
      <w:pPr>
        <w:pStyle w:val="a"/>
        <w:ind w:firstLine="0"/>
        <w:rPr>
          <w:rFonts w:hint="cs"/>
          <w:rtl/>
        </w:rPr>
      </w:pPr>
    </w:p>
    <w:p w14:paraId="3678F204" w14:textId="77777777" w:rsidR="00000000" w:rsidRDefault="007C71EE">
      <w:pPr>
        <w:pStyle w:val="ac"/>
        <w:rPr>
          <w:rtl/>
        </w:rPr>
      </w:pPr>
      <w:r>
        <w:rPr>
          <w:rFonts w:hint="eastAsia"/>
          <w:rtl/>
        </w:rPr>
        <w:t>אברהם בורג (העבודה-מימד):</w:t>
      </w:r>
    </w:p>
    <w:p w14:paraId="58E94683" w14:textId="77777777" w:rsidR="00000000" w:rsidRDefault="007C71EE">
      <w:pPr>
        <w:pStyle w:val="a"/>
        <w:rPr>
          <w:rFonts w:hint="cs"/>
          <w:rtl/>
        </w:rPr>
      </w:pPr>
    </w:p>
    <w:p w14:paraId="0842FF3D" w14:textId="77777777" w:rsidR="00000000" w:rsidRDefault="007C71EE">
      <w:pPr>
        <w:pStyle w:val="a"/>
        <w:rPr>
          <w:rFonts w:hint="cs"/>
          <w:rtl/>
        </w:rPr>
      </w:pPr>
      <w:r>
        <w:rPr>
          <w:rFonts w:hint="cs"/>
          <w:rtl/>
        </w:rPr>
        <w:t>לשמחה זו מה עושה?</w:t>
      </w:r>
    </w:p>
    <w:p w14:paraId="0D466D01" w14:textId="77777777" w:rsidR="00000000" w:rsidRDefault="007C71EE">
      <w:pPr>
        <w:pStyle w:val="a"/>
        <w:rPr>
          <w:rFonts w:hint="cs"/>
          <w:rtl/>
        </w:rPr>
      </w:pPr>
    </w:p>
    <w:p w14:paraId="61D0686C" w14:textId="77777777" w:rsidR="00000000" w:rsidRDefault="007C71EE">
      <w:pPr>
        <w:pStyle w:val="SpeakerCon"/>
        <w:rPr>
          <w:rtl/>
        </w:rPr>
      </w:pPr>
      <w:r>
        <w:rPr>
          <w:rtl/>
        </w:rPr>
        <w:t>נסים דהן (ש"ס):</w:t>
      </w:r>
    </w:p>
    <w:p w14:paraId="1342E5C2" w14:textId="77777777" w:rsidR="00000000" w:rsidRDefault="007C71EE">
      <w:pPr>
        <w:pStyle w:val="a"/>
        <w:rPr>
          <w:rtl/>
        </w:rPr>
      </w:pPr>
    </w:p>
    <w:p w14:paraId="0874F3E2" w14:textId="77777777" w:rsidR="00000000" w:rsidRDefault="007C71EE">
      <w:pPr>
        <w:pStyle w:val="a"/>
        <w:rPr>
          <w:rFonts w:hint="cs"/>
          <w:rtl/>
        </w:rPr>
      </w:pPr>
      <w:r>
        <w:rPr>
          <w:rFonts w:hint="cs"/>
          <w:rtl/>
        </w:rPr>
        <w:t>תראה, מה שכבוד השר עוזי לנדאו אומ</w:t>
      </w:r>
      <w:r>
        <w:rPr>
          <w:rFonts w:hint="cs"/>
          <w:rtl/>
        </w:rPr>
        <w:t>ר זה שממילא המצביעים שלנו יצביעו עבורכם מכיוון שהם התאכזבו מאתנו. זה מה שאתה אומר. אני עונה על זה: שימשיכו להצביע לליכוד, אבל שימשיכו לחיות. מה שאתה עושה זה שעד הבחירות הבאות לא יהיה מי שיצביע.</w:t>
      </w:r>
    </w:p>
    <w:p w14:paraId="09BCE59E" w14:textId="77777777" w:rsidR="00000000" w:rsidRDefault="007C71EE">
      <w:pPr>
        <w:pStyle w:val="a"/>
        <w:ind w:firstLine="0"/>
        <w:rPr>
          <w:rFonts w:hint="cs"/>
          <w:rtl/>
        </w:rPr>
      </w:pPr>
    </w:p>
    <w:p w14:paraId="2EC1A0F0" w14:textId="77777777" w:rsidR="00000000" w:rsidRDefault="007C71EE">
      <w:pPr>
        <w:pStyle w:val="ad"/>
        <w:rPr>
          <w:rtl/>
        </w:rPr>
      </w:pPr>
      <w:r>
        <w:rPr>
          <w:rtl/>
        </w:rPr>
        <w:t>היו"ר</w:t>
      </w:r>
      <w:r>
        <w:rPr>
          <w:rFonts w:hint="cs"/>
          <w:rtl/>
        </w:rPr>
        <w:t xml:space="preserve"> יולי-יואל אדלשטיין</w:t>
      </w:r>
      <w:r>
        <w:rPr>
          <w:rtl/>
        </w:rPr>
        <w:t>:</w:t>
      </w:r>
    </w:p>
    <w:p w14:paraId="5547D60D" w14:textId="77777777" w:rsidR="00000000" w:rsidRDefault="007C71EE">
      <w:pPr>
        <w:pStyle w:val="a"/>
        <w:rPr>
          <w:rtl/>
        </w:rPr>
      </w:pPr>
    </w:p>
    <w:p w14:paraId="3FEB99C6" w14:textId="77777777" w:rsidR="00000000" w:rsidRDefault="007C71EE">
      <w:pPr>
        <w:pStyle w:val="a"/>
        <w:rPr>
          <w:rFonts w:hint="cs"/>
          <w:rtl/>
        </w:rPr>
      </w:pPr>
      <w:r>
        <w:rPr>
          <w:rFonts w:hint="cs"/>
          <w:rtl/>
        </w:rPr>
        <w:t>תודה לחבר הכנסת נסים דהן. חבר הכנס</w:t>
      </w:r>
      <w:r>
        <w:rPr>
          <w:rFonts w:hint="cs"/>
          <w:rtl/>
        </w:rPr>
        <w:t>ת אברום בורג, בבקשה.</w:t>
      </w:r>
    </w:p>
    <w:p w14:paraId="4C770DBB" w14:textId="77777777" w:rsidR="00000000" w:rsidRDefault="007C71EE">
      <w:pPr>
        <w:pStyle w:val="a"/>
        <w:ind w:firstLine="0"/>
        <w:rPr>
          <w:rFonts w:hint="cs"/>
          <w:rtl/>
        </w:rPr>
      </w:pPr>
    </w:p>
    <w:p w14:paraId="0E569FBF" w14:textId="77777777" w:rsidR="00000000" w:rsidRDefault="007C71EE">
      <w:pPr>
        <w:pStyle w:val="a"/>
        <w:ind w:firstLine="0"/>
        <w:rPr>
          <w:rFonts w:hint="cs"/>
          <w:rtl/>
        </w:rPr>
      </w:pPr>
      <w:r>
        <w:rPr>
          <w:rFonts w:hint="cs"/>
          <w:rtl/>
        </w:rPr>
        <w:tab/>
        <w:t xml:space="preserve">פשוט חשוב לציין, השר לנדאו, שאני קבעתי לעצמי כלל: השר לשעבר זה תואר לכל החיים. שר זה תואר זמני. לכן, אני רואה בזה מחמאה גדולה כשאומרים למישהו שר לשעבר. </w:t>
      </w:r>
    </w:p>
    <w:p w14:paraId="2C3B0993" w14:textId="77777777" w:rsidR="00000000" w:rsidRDefault="007C71EE">
      <w:pPr>
        <w:pStyle w:val="a"/>
        <w:ind w:firstLine="0"/>
        <w:rPr>
          <w:rFonts w:hint="cs"/>
          <w:rtl/>
        </w:rPr>
      </w:pPr>
    </w:p>
    <w:p w14:paraId="6FEB262A" w14:textId="77777777" w:rsidR="00000000" w:rsidRDefault="007C71EE">
      <w:pPr>
        <w:pStyle w:val="Speaker"/>
        <w:rPr>
          <w:rtl/>
        </w:rPr>
      </w:pPr>
      <w:bookmarkStart w:id="2207" w:name="FS000000487T28_05_2003_13_07_22C"/>
      <w:bookmarkStart w:id="2208" w:name="FS000000434T28_05_2003_13_07_30"/>
      <w:bookmarkEnd w:id="2207"/>
      <w:bookmarkEnd w:id="2208"/>
      <w:r>
        <w:rPr>
          <w:rFonts w:hint="eastAsia"/>
          <w:rtl/>
        </w:rPr>
        <w:t>אברהם</w:t>
      </w:r>
      <w:r>
        <w:rPr>
          <w:rtl/>
        </w:rPr>
        <w:t xml:space="preserve"> בורג (העבודה-מימד):</w:t>
      </w:r>
    </w:p>
    <w:p w14:paraId="2B240A54" w14:textId="77777777" w:rsidR="00000000" w:rsidRDefault="007C71EE">
      <w:pPr>
        <w:pStyle w:val="a"/>
        <w:rPr>
          <w:rFonts w:hint="cs"/>
          <w:rtl/>
        </w:rPr>
      </w:pPr>
    </w:p>
    <w:p w14:paraId="20ACEFBD" w14:textId="77777777" w:rsidR="00000000" w:rsidRDefault="007C71EE">
      <w:pPr>
        <w:pStyle w:val="a"/>
        <w:rPr>
          <w:rFonts w:hint="cs"/>
          <w:rtl/>
        </w:rPr>
      </w:pPr>
      <w:r>
        <w:rPr>
          <w:rFonts w:hint="cs"/>
          <w:rtl/>
        </w:rPr>
        <w:t>אדוני היושב-ראש, כבוד השר, כנסת נכבדה, אני רוצה רק ל</w:t>
      </w:r>
      <w:r>
        <w:rPr>
          <w:rFonts w:hint="cs"/>
          <w:rtl/>
        </w:rPr>
        <w:t xml:space="preserve">ענות על שאלת הביניים של השר לגבי המצביעים. אדוני השר, זה שחלק מהמצביעים טיפשים </w:t>
      </w:r>
      <w:r>
        <w:rPr>
          <w:rtl/>
        </w:rPr>
        <w:t>–</w:t>
      </w:r>
      <w:r>
        <w:rPr>
          <w:rFonts w:hint="cs"/>
          <w:rtl/>
        </w:rPr>
        <w:t xml:space="preserve"> זה לא אומר שלממשלה יש רשות להיות רשעית. זה בכלל לא שייך אחד לשני. יש איזה מצב ציבורי מדהים, שאני אף פעם לא מבין אותו, אבל אני מקבל אותו כעובדת חיים, שממשלות מסוג מסוים, בדרך כ</w:t>
      </w:r>
      <w:r>
        <w:rPr>
          <w:rFonts w:hint="cs"/>
          <w:rtl/>
        </w:rPr>
        <w:t>לל שאתה או חבריך מכהנים בהן, ולפעמים חברי מאוד רוצים להצטרף אליהן, הן ממשלות שמרעות מאוד עם העם וכתוצאה מכך העם מרבה להצביע להן. אני לא מבין את הקשר הזה, אבל אני מקבל שיש כשל מן הסוג הזה. אך זה לא אומר שצריך להקפיד על הרשע הזה בתור מקדם בחירות.</w:t>
      </w:r>
    </w:p>
    <w:p w14:paraId="2575FA7B" w14:textId="77777777" w:rsidR="00000000" w:rsidRDefault="007C71EE">
      <w:pPr>
        <w:pStyle w:val="a"/>
        <w:rPr>
          <w:rFonts w:hint="cs"/>
          <w:rtl/>
        </w:rPr>
      </w:pPr>
    </w:p>
    <w:p w14:paraId="3A170BD6" w14:textId="77777777" w:rsidR="00000000" w:rsidRDefault="007C71EE">
      <w:pPr>
        <w:pStyle w:val="a"/>
        <w:rPr>
          <w:rFonts w:hint="cs"/>
          <w:rtl/>
        </w:rPr>
      </w:pPr>
      <w:r>
        <w:rPr>
          <w:rFonts w:hint="cs"/>
          <w:rtl/>
        </w:rPr>
        <w:t>אחרי שאמרנ</w:t>
      </w:r>
      <w:r>
        <w:rPr>
          <w:rFonts w:hint="cs"/>
          <w:rtl/>
        </w:rPr>
        <w:t xml:space="preserve">ו את הדברים האלה, אני רוצה להמשיך בדברים שהחלתי בהם לפני משמרתו של השר. חבר הכנסת יאסינוב היה כאן ואנחנו נמשיך מאותו מקום. אני תמיד תוהה, אני מחפש נגד מי נלחמים. השר לנדאו הוא בוודאי האדם שמאמין שמדינת ישראל היא אי של שפיות בתוך ים של אויבים, ולא חשוב כמה </w:t>
      </w:r>
      <w:r>
        <w:rPr>
          <w:rFonts w:hint="cs"/>
          <w:rtl/>
        </w:rPr>
        <w:t>שלום נעשה, נמצא עוד אויבים, ובלבד שנשמור את זהותנו המתגוננת, שהרי במלחמות ובתלאות יתגבש עם. ומצאנו לנכון, לפנות בוקר דבוקר הזה, שממשלת ישראל, אחרי שהיא גמרה להכריז מלחמה בלתי מתפשרת על עקרות-הבית, היא גם נלחמת באון ובעוז ומחסלת את הטרור של הזיקנה והגמלאים.</w:t>
      </w:r>
    </w:p>
    <w:p w14:paraId="212DF1B4" w14:textId="77777777" w:rsidR="00000000" w:rsidRDefault="007C71EE">
      <w:pPr>
        <w:pStyle w:val="a"/>
        <w:rPr>
          <w:rFonts w:hint="cs"/>
          <w:rtl/>
        </w:rPr>
      </w:pPr>
    </w:p>
    <w:p w14:paraId="7A9E3B83" w14:textId="77777777" w:rsidR="00000000" w:rsidRDefault="007C71EE">
      <w:pPr>
        <w:pStyle w:val="a"/>
        <w:rPr>
          <w:rFonts w:hint="cs"/>
          <w:rtl/>
        </w:rPr>
      </w:pPr>
      <w:r>
        <w:rPr>
          <w:rFonts w:hint="cs"/>
          <w:rtl/>
        </w:rPr>
        <w:t>אני מבקש להציג איך הדברים האלה נעשים. בואו ניקח את קרנות הפנסיה. דיבר כאן חבר הכנסת חיים אורון על נושא הבריאות. בוא נדבר על הפנסיה. קודם כול, אני אהיה האחרון בעולם שיגיד שההסתדרות שייכת לאותם גופים הירואיים, מלאכיים, מושלמים, שאין להם אחריות לדבר וחצי דב</w:t>
      </w:r>
      <w:r>
        <w:rPr>
          <w:rFonts w:hint="cs"/>
          <w:rtl/>
        </w:rPr>
        <w:t>ר, ואספר סיפור. דומני שחבר הכנסת לנדאו ואני היינו חברי כנסת חדשים בכנסת בשנת 1988, 1989, כשהיה דוח מבקר המדינה על הגירעון האקטוארי של קרנות הפנסיה. בערך אז זה היה. חשבתי לעצמי, כחבר כנסת צעיר מן העבודה, בניגוד למה שנשמע כאן על-ידי השר פריצקי, כמאמין גדול מ</w:t>
      </w:r>
      <w:r>
        <w:rPr>
          <w:rFonts w:hint="cs"/>
          <w:rtl/>
        </w:rPr>
        <w:t>אוד בסולידריות במובן שדור צעיר צריך לתת לדור מבוגר, מי שיש לו צריך לעזור למי שאין לו, שיש איזו ערבות הדדית פנימית בחברה - לא מצב שהוגדר על-ידי תומס הובס כ"הומו הומיני לופוס", אדם לאדם זאב, או כמו שמשתקף במקורותינו: "הווה מתפלל בשלומה של מלכות, שאלמלא מוראה</w:t>
      </w:r>
      <w:r>
        <w:rPr>
          <w:rFonts w:hint="cs"/>
          <w:rtl/>
        </w:rPr>
        <w:t xml:space="preserve"> איש את רעהו חיים בלעו", חיים בלענו. רציתי לטפל בקרנות הפנסיה והגשתי הצעת חוק לפנסיה ממלכתית חובה, טיפול בקרנות הפנסיה וכו'. </w:t>
      </w:r>
    </w:p>
    <w:p w14:paraId="235E087A" w14:textId="77777777" w:rsidR="00000000" w:rsidRDefault="007C71EE">
      <w:pPr>
        <w:pStyle w:val="a"/>
        <w:rPr>
          <w:rFonts w:hint="cs"/>
          <w:rtl/>
        </w:rPr>
      </w:pPr>
    </w:p>
    <w:p w14:paraId="6977FBC5" w14:textId="77777777" w:rsidR="00000000" w:rsidRDefault="007C71EE">
      <w:pPr>
        <w:pStyle w:val="a"/>
        <w:rPr>
          <w:rFonts w:hint="cs"/>
          <w:rtl/>
        </w:rPr>
      </w:pPr>
      <w:r>
        <w:rPr>
          <w:rFonts w:hint="cs"/>
          <w:rtl/>
        </w:rPr>
        <w:t>ניגש אלי איש, פעיל של ההסתדרות, ששנים זכה כאן לתואר חבר הכנסת ה=121. הוא גם נאם אתמול בהפגנה. פעם הוא גם היה חבר כנסת. הוא גם ירי</w:t>
      </w:r>
      <w:r>
        <w:rPr>
          <w:rFonts w:hint="cs"/>
          <w:rtl/>
        </w:rPr>
        <w:t xml:space="preserve">ב גדול של שמעון פרס. ראשי התיבות של השם שלו הן גימ"ל-בי"ת-יו"ד, השם האחרון הוא ישראל והשם הראשון מתחיל בגימ"ל ובאמצע יש בי"ת. אני לא מזכיר שמות. אני לא רוצה להזכיר שמות. </w:t>
      </w:r>
    </w:p>
    <w:p w14:paraId="3B02B166" w14:textId="77777777" w:rsidR="00000000" w:rsidRDefault="007C71EE">
      <w:pPr>
        <w:pStyle w:val="a"/>
        <w:ind w:firstLine="0"/>
        <w:rPr>
          <w:rFonts w:hint="cs"/>
          <w:rtl/>
        </w:rPr>
      </w:pPr>
    </w:p>
    <w:p w14:paraId="715C610E" w14:textId="77777777" w:rsidR="00000000" w:rsidRDefault="007C71EE">
      <w:pPr>
        <w:pStyle w:val="ac"/>
        <w:rPr>
          <w:rtl/>
        </w:rPr>
      </w:pPr>
      <w:r>
        <w:rPr>
          <w:rFonts w:hint="eastAsia"/>
          <w:rtl/>
        </w:rPr>
        <w:t>קריאה</w:t>
      </w:r>
      <w:r>
        <w:rPr>
          <w:rtl/>
        </w:rPr>
        <w:t>:</w:t>
      </w:r>
    </w:p>
    <w:p w14:paraId="00044F79" w14:textId="77777777" w:rsidR="00000000" w:rsidRDefault="007C71EE">
      <w:pPr>
        <w:pStyle w:val="a"/>
        <w:ind w:left="719" w:firstLine="0"/>
        <w:rPr>
          <w:rFonts w:hint="cs"/>
          <w:rtl/>
        </w:rPr>
      </w:pPr>
    </w:p>
    <w:p w14:paraId="40699253" w14:textId="77777777" w:rsidR="00000000" w:rsidRDefault="007C71EE">
      <w:pPr>
        <w:pStyle w:val="a"/>
        <w:ind w:left="719" w:firstLine="0"/>
        <w:rPr>
          <w:rFonts w:hint="cs"/>
          <w:rtl/>
        </w:rPr>
      </w:pPr>
      <w:r>
        <w:rPr>
          <w:rFonts w:hint="cs"/>
          <w:rtl/>
        </w:rPr>
        <w:t>בגימטריה - - -</w:t>
      </w:r>
    </w:p>
    <w:p w14:paraId="2D1F4AEE" w14:textId="77777777" w:rsidR="00000000" w:rsidRDefault="007C71EE">
      <w:pPr>
        <w:pStyle w:val="a"/>
        <w:ind w:firstLine="0"/>
        <w:rPr>
          <w:rFonts w:hint="cs"/>
          <w:rtl/>
        </w:rPr>
      </w:pPr>
    </w:p>
    <w:p w14:paraId="248A4675" w14:textId="77777777" w:rsidR="00000000" w:rsidRDefault="007C71EE">
      <w:pPr>
        <w:pStyle w:val="SpeakerCon"/>
        <w:rPr>
          <w:rtl/>
        </w:rPr>
      </w:pPr>
      <w:bookmarkStart w:id="2209" w:name="FS000000434T28_05_2003_13_20_28C"/>
      <w:bookmarkEnd w:id="2209"/>
      <w:r>
        <w:rPr>
          <w:rtl/>
        </w:rPr>
        <w:t>אברהם בורג (העבודה-מימד):</w:t>
      </w:r>
    </w:p>
    <w:p w14:paraId="67BDC09B" w14:textId="77777777" w:rsidR="00000000" w:rsidRDefault="007C71EE">
      <w:pPr>
        <w:pStyle w:val="a"/>
        <w:rPr>
          <w:rtl/>
        </w:rPr>
      </w:pPr>
    </w:p>
    <w:p w14:paraId="7592ECCC" w14:textId="77777777" w:rsidR="00000000" w:rsidRDefault="007C71EE">
      <w:pPr>
        <w:pStyle w:val="a"/>
        <w:rPr>
          <w:rFonts w:hint="cs"/>
          <w:rtl/>
        </w:rPr>
      </w:pPr>
      <w:r>
        <w:rPr>
          <w:rFonts w:hint="cs"/>
          <w:rtl/>
        </w:rPr>
        <w:t xml:space="preserve">הוא ניגש אלי, והימים הם ימי מרכז </w:t>
      </w:r>
      <w:r>
        <w:rPr>
          <w:rFonts w:hint="cs"/>
          <w:rtl/>
        </w:rPr>
        <w:t xml:space="preserve">מפלגה. אין פריימריס. הימים הם ימי מרכז מפלגה. יש 1,284 חברי מרכז מפלגה, כ=1,700 מהם סמוכים על שולחנה של ההסתדרות בצורה כזאת או אחרת. הוא ניגש אלי במסדרונות הכנסת </w:t>
      </w:r>
      <w:r>
        <w:rPr>
          <w:rtl/>
        </w:rPr>
        <w:t>–</w:t>
      </w:r>
      <w:r>
        <w:rPr>
          <w:rFonts w:hint="cs"/>
          <w:rtl/>
        </w:rPr>
        <w:t xml:space="preserve"> ואשמח אם כבוד השר ישים לב לשפה, שהיא לא רק שפת הדיבור אלא גם שפת הגוף </w:t>
      </w:r>
      <w:r>
        <w:rPr>
          <w:rtl/>
        </w:rPr>
        <w:t>–</w:t>
      </w:r>
      <w:r>
        <w:rPr>
          <w:rFonts w:hint="cs"/>
          <w:rtl/>
        </w:rPr>
        <w:t xml:space="preserve"> מניח את ידו המתקששת,</w:t>
      </w:r>
      <w:r>
        <w:rPr>
          <w:rFonts w:hint="cs"/>
          <w:rtl/>
        </w:rPr>
        <w:t xml:space="preserve"> כי הוא היה אז הרבה יותר צעיר מהיום, אז הוא היה באזור 900 והיום הוא באזור ה=950 בערך, הוא הניח את ידו המתקששת על כתפי ואמר לי: חבר כנסת צעיר, לא כדאי לך לעסוק בנושא הזה. ואני הבנתי שלא כדאי. בכל זאת, זה חבר מרכז מפלגה, שיש לרשותו או שעונים לו כל כך הרבה אנ</w:t>
      </w:r>
      <w:r>
        <w:rPr>
          <w:rFonts w:hint="cs"/>
          <w:rtl/>
        </w:rPr>
        <w:t>שים. "לא כדאי לך" זו שפה שבמשפחות מסוימות היא מובנת לחלוטין, זה מובן מה זה אומר במשפחה שלנו. "לא כדאי לך להתעסק עם דברים כאלה" - השר לביטחון פנים, אני משכתי את ידי כמאוים, ואלמלא פחדתי אולי הייתי פונה אפילו למשטרה כדי שהיא תעזור לי. אבל מאוד פחדתי, לא עסקת</w:t>
      </w:r>
      <w:r>
        <w:rPr>
          <w:rFonts w:hint="cs"/>
          <w:rtl/>
        </w:rPr>
        <w:t>י בזה וברחתי מזה הרבה מאוד שנים. והגענו לחור אקטוארי גדול, שמצריך טיפול, ללא ספק.</w:t>
      </w:r>
    </w:p>
    <w:p w14:paraId="20933CEE" w14:textId="77777777" w:rsidR="00000000" w:rsidRDefault="007C71EE">
      <w:pPr>
        <w:pStyle w:val="a"/>
        <w:rPr>
          <w:rFonts w:hint="cs"/>
          <w:rtl/>
        </w:rPr>
      </w:pPr>
    </w:p>
    <w:p w14:paraId="4B9542D0" w14:textId="77777777" w:rsidR="00000000" w:rsidRDefault="007C71EE">
      <w:pPr>
        <w:pStyle w:val="a"/>
        <w:rPr>
          <w:rFonts w:hint="cs"/>
          <w:rtl/>
        </w:rPr>
      </w:pPr>
      <w:r>
        <w:rPr>
          <w:rFonts w:hint="cs"/>
          <w:rtl/>
        </w:rPr>
        <w:t xml:space="preserve">נכון שעברו הימים של הניהול הפוליטי דאז ונכון שההפרדה בין ההסתדרות לבין תנועות העבודה </w:t>
      </w:r>
      <w:r>
        <w:rPr>
          <w:rtl/>
        </w:rPr>
        <w:t>–</w:t>
      </w:r>
      <w:r>
        <w:rPr>
          <w:rFonts w:hint="cs"/>
          <w:rtl/>
        </w:rPr>
        <w:t xml:space="preserve"> זה לא רק מפלגת העבודה </w:t>
      </w:r>
      <w:r>
        <w:rPr>
          <w:rtl/>
        </w:rPr>
        <w:t>–</w:t>
      </w:r>
      <w:r>
        <w:rPr>
          <w:rFonts w:hint="cs"/>
          <w:rtl/>
        </w:rPr>
        <w:t xml:space="preserve"> עשתה טוב גם לקופת-החולים, והיתה יכולה לעשות טוב גם להסתדרות אל</w:t>
      </w:r>
      <w:r>
        <w:rPr>
          <w:rFonts w:hint="cs"/>
          <w:rtl/>
        </w:rPr>
        <w:t>מלא השתבש המהלך, ועשתה טוב גם לפוליטיקה. הלכו יותר מדי רחוק, הרסו יותר מדי, אבל המהלך בעיקרון היה נכון. אלא מאי? גם השיפור בהתנהלות לא הביא לפתרון מקיף מאוד של בעיות קרנות הפנסיה.</w:t>
      </w:r>
    </w:p>
    <w:p w14:paraId="383102ED" w14:textId="77777777" w:rsidR="00000000" w:rsidRDefault="007C71EE">
      <w:pPr>
        <w:pStyle w:val="a"/>
        <w:rPr>
          <w:rFonts w:hint="cs"/>
          <w:rtl/>
        </w:rPr>
      </w:pPr>
    </w:p>
    <w:p w14:paraId="4B49FE03" w14:textId="77777777" w:rsidR="00000000" w:rsidRDefault="007C71EE">
      <w:pPr>
        <w:pStyle w:val="a"/>
        <w:rPr>
          <w:rFonts w:hint="cs"/>
          <w:rtl/>
        </w:rPr>
      </w:pPr>
      <w:r>
        <w:rPr>
          <w:rFonts w:hint="cs"/>
          <w:rtl/>
        </w:rPr>
        <w:t>כאשר אני מסתכל על מה שקורה בעולם אני שואל: למה בצרפת יש בעיות כאלה? למה במק</w:t>
      </w:r>
      <w:r>
        <w:rPr>
          <w:rFonts w:hint="cs"/>
          <w:rtl/>
        </w:rPr>
        <w:t>ומות נוספים בעולם יש בעיות כאלה, בייחוד בארצות-הברית של אמריקה, שהיא מלכת הניהול? בארצות-הברית אין הסתדרות, אין ניהול כושל של חבורת עסקנים שהשם שלהם מתחיל ב- וכו', אלא אם כן זרועם הארוכה מגיעה גם לשם, דבר שלא ייפלא. זאת אומרת, יכול להיות שהפרוטוקולים של זק</w:t>
      </w:r>
      <w:r>
        <w:rPr>
          <w:rFonts w:hint="cs"/>
          <w:rtl/>
        </w:rPr>
        <w:t>ני ההסתדרות מעלים גם את קרנות הפנסיה באירופה ובארצות-הברית. למה שם יש משבר מן הסוג הזה?</w:t>
      </w:r>
    </w:p>
    <w:p w14:paraId="70A2909A" w14:textId="77777777" w:rsidR="00000000" w:rsidRDefault="007C71EE">
      <w:pPr>
        <w:pStyle w:val="a"/>
        <w:ind w:firstLine="0"/>
        <w:rPr>
          <w:rFonts w:hint="cs"/>
          <w:rtl/>
        </w:rPr>
      </w:pPr>
    </w:p>
    <w:p w14:paraId="27926A25" w14:textId="77777777" w:rsidR="00000000" w:rsidRDefault="007C71EE">
      <w:pPr>
        <w:pStyle w:val="ac"/>
        <w:rPr>
          <w:rtl/>
        </w:rPr>
      </w:pPr>
      <w:r>
        <w:rPr>
          <w:rFonts w:hint="eastAsia"/>
          <w:rtl/>
        </w:rPr>
        <w:t>ג</w:t>
      </w:r>
      <w:r>
        <w:rPr>
          <w:rtl/>
        </w:rPr>
        <w:t>'מאל זחאלקה (בל"ד):</w:t>
      </w:r>
    </w:p>
    <w:p w14:paraId="36FECD35" w14:textId="77777777" w:rsidR="00000000" w:rsidRDefault="007C71EE">
      <w:pPr>
        <w:pStyle w:val="a"/>
        <w:rPr>
          <w:rFonts w:hint="cs"/>
          <w:rtl/>
        </w:rPr>
      </w:pPr>
    </w:p>
    <w:p w14:paraId="681333D5" w14:textId="77777777" w:rsidR="00000000" w:rsidRDefault="007C71EE">
      <w:pPr>
        <w:pStyle w:val="a"/>
        <w:rPr>
          <w:rFonts w:hint="cs"/>
          <w:rtl/>
        </w:rPr>
      </w:pPr>
      <w:r>
        <w:rPr>
          <w:rFonts w:hint="cs"/>
          <w:rtl/>
        </w:rPr>
        <w:t>מה, לא ידעת את זה?</w:t>
      </w:r>
    </w:p>
    <w:p w14:paraId="43B85A74" w14:textId="77777777" w:rsidR="00000000" w:rsidRDefault="007C71EE">
      <w:pPr>
        <w:pStyle w:val="a"/>
        <w:ind w:firstLine="0"/>
        <w:rPr>
          <w:rFonts w:hint="cs"/>
          <w:rtl/>
        </w:rPr>
      </w:pPr>
    </w:p>
    <w:p w14:paraId="1272F972" w14:textId="77777777" w:rsidR="00000000" w:rsidRDefault="007C71EE">
      <w:pPr>
        <w:pStyle w:val="ad"/>
        <w:rPr>
          <w:rFonts w:hint="cs"/>
          <w:rtl/>
        </w:rPr>
      </w:pPr>
      <w:r>
        <w:rPr>
          <w:rtl/>
        </w:rPr>
        <w:t>היו"ר יולי-יואל אדלשטיין:</w:t>
      </w:r>
    </w:p>
    <w:p w14:paraId="5FD85411" w14:textId="77777777" w:rsidR="00000000" w:rsidRDefault="007C71EE">
      <w:pPr>
        <w:pStyle w:val="a"/>
        <w:rPr>
          <w:rFonts w:hint="cs"/>
          <w:rtl/>
        </w:rPr>
      </w:pPr>
    </w:p>
    <w:p w14:paraId="091DFF39" w14:textId="77777777" w:rsidR="00000000" w:rsidRDefault="007C71EE">
      <w:pPr>
        <w:pStyle w:val="a"/>
        <w:rPr>
          <w:rFonts w:hint="cs"/>
          <w:rtl/>
        </w:rPr>
      </w:pPr>
      <w:r>
        <w:rPr>
          <w:rFonts w:hint="cs"/>
          <w:rtl/>
        </w:rPr>
        <w:t>הוא עדיין צעיר.</w:t>
      </w:r>
    </w:p>
    <w:p w14:paraId="5ED4E886" w14:textId="77777777" w:rsidR="00000000" w:rsidRDefault="007C71EE">
      <w:pPr>
        <w:pStyle w:val="a"/>
        <w:ind w:firstLine="0"/>
        <w:rPr>
          <w:rFonts w:hint="cs"/>
          <w:rtl/>
        </w:rPr>
      </w:pPr>
    </w:p>
    <w:p w14:paraId="28E94D13" w14:textId="77777777" w:rsidR="00000000" w:rsidRDefault="007C71EE">
      <w:pPr>
        <w:pStyle w:val="SpeakerCon"/>
        <w:rPr>
          <w:rtl/>
        </w:rPr>
      </w:pPr>
      <w:bookmarkStart w:id="2210" w:name="FS000000434T28_05_2003_13_29_40C"/>
      <w:bookmarkEnd w:id="2210"/>
      <w:r>
        <w:rPr>
          <w:rtl/>
        </w:rPr>
        <w:t>אברהם בורג (העבודה-מימד):</w:t>
      </w:r>
    </w:p>
    <w:p w14:paraId="193E9710" w14:textId="77777777" w:rsidR="00000000" w:rsidRDefault="007C71EE">
      <w:pPr>
        <w:pStyle w:val="a"/>
        <w:rPr>
          <w:rtl/>
        </w:rPr>
      </w:pPr>
    </w:p>
    <w:p w14:paraId="11360D64" w14:textId="77777777" w:rsidR="00000000" w:rsidRDefault="007C71EE">
      <w:pPr>
        <w:pStyle w:val="a"/>
        <w:rPr>
          <w:rFonts w:hint="cs"/>
          <w:rtl/>
        </w:rPr>
      </w:pPr>
      <w:r>
        <w:rPr>
          <w:rFonts w:hint="cs"/>
          <w:rtl/>
        </w:rPr>
        <w:t>חבר הכנסת זחאלקה, אתה מנוע מלהשתתף בדיון, לדעתי. או.קי</w:t>
      </w:r>
      <w:r>
        <w:rPr>
          <w:rFonts w:hint="cs"/>
          <w:rtl/>
        </w:rPr>
        <w:t>י.?</w:t>
      </w:r>
    </w:p>
    <w:p w14:paraId="61AC813B" w14:textId="77777777" w:rsidR="00000000" w:rsidRDefault="007C71EE">
      <w:pPr>
        <w:pStyle w:val="a"/>
        <w:rPr>
          <w:rFonts w:hint="cs"/>
          <w:rtl/>
        </w:rPr>
      </w:pPr>
    </w:p>
    <w:p w14:paraId="31E68E59" w14:textId="77777777" w:rsidR="00000000" w:rsidRDefault="007C71EE">
      <w:pPr>
        <w:pStyle w:val="a"/>
        <w:rPr>
          <w:rFonts w:hint="cs"/>
          <w:rtl/>
        </w:rPr>
      </w:pPr>
      <w:r>
        <w:rPr>
          <w:rFonts w:hint="cs"/>
          <w:rtl/>
        </w:rPr>
        <w:t xml:space="preserve">ואמשיך ואומר עוד יותר מזה. הרי אנחנו יודעים, כולנו יודעים שיש גירעונות בקרנות הפנסיה ההסתדרותית, אבל אני לא יודע אם כבוד השר יודע שיש הטוענים </w:t>
      </w:r>
      <w:r>
        <w:rPr>
          <w:rtl/>
        </w:rPr>
        <w:t>–</w:t>
      </w:r>
      <w:r>
        <w:rPr>
          <w:rFonts w:hint="cs"/>
          <w:rtl/>
        </w:rPr>
        <w:t xml:space="preserve"> ואני לא יודע אם חלקי נמנה עמם, אבל שווה לשים לב לטענה </w:t>
      </w:r>
      <w:r>
        <w:rPr>
          <w:rtl/>
        </w:rPr>
        <w:t>–</w:t>
      </w:r>
      <w:r>
        <w:rPr>
          <w:rFonts w:hint="cs"/>
          <w:rtl/>
        </w:rPr>
        <w:t xml:space="preserve"> שהגירעונות בקרנות הפנסיה ההסתדרותיות הם קטנים בסדרי</w:t>
      </w:r>
      <w:r>
        <w:rPr>
          <w:rFonts w:hint="cs"/>
          <w:rtl/>
        </w:rPr>
        <w:t xml:space="preserve"> גודל, בסדרי גודל, לעומת החוב המצטבר של הממשלה בפנסיה התקציבית. עכשיו, את הפנסיה התקציבית של הממשלה לא אנחנו ניהלנו, לא ההסתדרות ניהלה, לא מפלגת העבודה ניהלה, לא העסקנים ניהלו. מי ניהל? ממשלה יעילה, שקופה? </w:t>
      </w:r>
    </w:p>
    <w:p w14:paraId="74EFC4F8" w14:textId="77777777" w:rsidR="00000000" w:rsidRDefault="007C71EE">
      <w:pPr>
        <w:pStyle w:val="a"/>
        <w:rPr>
          <w:rFonts w:hint="cs"/>
          <w:rtl/>
        </w:rPr>
      </w:pPr>
    </w:p>
    <w:p w14:paraId="2D6459BA" w14:textId="77777777" w:rsidR="00000000" w:rsidRDefault="007C71EE">
      <w:pPr>
        <w:pStyle w:val="a"/>
        <w:rPr>
          <w:rFonts w:hint="cs"/>
          <w:rtl/>
        </w:rPr>
      </w:pPr>
      <w:r>
        <w:rPr>
          <w:rFonts w:hint="cs"/>
          <w:rtl/>
        </w:rPr>
        <w:t>ואני רוצה להזכיר לשר, אף שאתה וחבריך עדיין לא הת</w:t>
      </w:r>
      <w:r>
        <w:rPr>
          <w:rFonts w:hint="cs"/>
          <w:rtl/>
        </w:rPr>
        <w:t>רגלתם לרעיון, שמ=1977, להוציא שלוש שנים וחצי של יצחק רבין, אתם השלטון, או חלק מן השלטון. אנחנו כבר לא שם ואי-אפשר להאשים אותנו.</w:t>
      </w:r>
    </w:p>
    <w:p w14:paraId="7DD30351" w14:textId="77777777" w:rsidR="00000000" w:rsidRDefault="007C71EE">
      <w:pPr>
        <w:pStyle w:val="a"/>
        <w:ind w:firstLine="0"/>
        <w:rPr>
          <w:rFonts w:hint="cs"/>
          <w:rtl/>
        </w:rPr>
      </w:pPr>
    </w:p>
    <w:p w14:paraId="233336F5" w14:textId="77777777" w:rsidR="00000000" w:rsidRDefault="007C71EE">
      <w:pPr>
        <w:pStyle w:val="ac"/>
        <w:rPr>
          <w:rtl/>
        </w:rPr>
      </w:pPr>
      <w:r>
        <w:rPr>
          <w:rFonts w:hint="eastAsia"/>
          <w:rtl/>
        </w:rPr>
        <w:t>מיכאל</w:t>
      </w:r>
      <w:r>
        <w:rPr>
          <w:rtl/>
        </w:rPr>
        <w:t xml:space="preserve"> מלכיאור (העבודה-מימד):</w:t>
      </w:r>
    </w:p>
    <w:p w14:paraId="7ED02AA5" w14:textId="77777777" w:rsidR="00000000" w:rsidRDefault="007C71EE">
      <w:pPr>
        <w:pStyle w:val="a"/>
        <w:rPr>
          <w:rFonts w:hint="cs"/>
          <w:rtl/>
        </w:rPr>
      </w:pPr>
    </w:p>
    <w:p w14:paraId="1300ED63" w14:textId="77777777" w:rsidR="00000000" w:rsidRDefault="007C71EE">
      <w:pPr>
        <w:pStyle w:val="a"/>
        <w:rPr>
          <w:rFonts w:hint="cs"/>
          <w:rtl/>
        </w:rPr>
      </w:pPr>
      <w:r>
        <w:rPr>
          <w:rFonts w:hint="cs"/>
          <w:rtl/>
        </w:rPr>
        <w:t>היתה גם התקופה של ברק. צריך לזכור את זה.</w:t>
      </w:r>
    </w:p>
    <w:p w14:paraId="259FA2BE" w14:textId="77777777" w:rsidR="00000000" w:rsidRDefault="007C71EE">
      <w:pPr>
        <w:pStyle w:val="a"/>
        <w:ind w:firstLine="0"/>
        <w:rPr>
          <w:rFonts w:hint="cs"/>
          <w:rtl/>
        </w:rPr>
      </w:pPr>
    </w:p>
    <w:p w14:paraId="78331A34" w14:textId="77777777" w:rsidR="00000000" w:rsidRDefault="007C71EE">
      <w:pPr>
        <w:pStyle w:val="ad"/>
        <w:rPr>
          <w:rFonts w:hint="cs"/>
          <w:rtl/>
        </w:rPr>
      </w:pPr>
      <w:r>
        <w:rPr>
          <w:rtl/>
        </w:rPr>
        <w:t>היו"ר יולי-יואל אדלשטיין:</w:t>
      </w:r>
    </w:p>
    <w:p w14:paraId="5B812C28" w14:textId="77777777" w:rsidR="00000000" w:rsidRDefault="007C71EE">
      <w:pPr>
        <w:pStyle w:val="a"/>
        <w:rPr>
          <w:rFonts w:hint="cs"/>
          <w:rtl/>
        </w:rPr>
      </w:pPr>
    </w:p>
    <w:p w14:paraId="0587F0B2" w14:textId="77777777" w:rsidR="00000000" w:rsidRDefault="007C71EE">
      <w:pPr>
        <w:pStyle w:val="a"/>
        <w:rPr>
          <w:rFonts w:hint="cs"/>
          <w:rtl/>
        </w:rPr>
      </w:pPr>
      <w:r>
        <w:rPr>
          <w:rFonts w:hint="cs"/>
          <w:rtl/>
        </w:rPr>
        <w:t>הוא מנסה לשכוח אותה.</w:t>
      </w:r>
    </w:p>
    <w:p w14:paraId="4B29A14C" w14:textId="77777777" w:rsidR="00000000" w:rsidRDefault="007C71EE">
      <w:pPr>
        <w:pStyle w:val="a"/>
        <w:ind w:firstLine="0"/>
        <w:rPr>
          <w:rFonts w:hint="cs"/>
          <w:rtl/>
        </w:rPr>
      </w:pPr>
    </w:p>
    <w:p w14:paraId="171DC923" w14:textId="77777777" w:rsidR="00000000" w:rsidRDefault="007C71EE">
      <w:pPr>
        <w:pStyle w:val="SpeakerCon"/>
        <w:rPr>
          <w:rtl/>
        </w:rPr>
      </w:pPr>
      <w:bookmarkStart w:id="2211" w:name="FS000000434T28_05_2003_13_32_33C"/>
      <w:bookmarkEnd w:id="2211"/>
      <w:r>
        <w:rPr>
          <w:rtl/>
        </w:rPr>
        <w:t xml:space="preserve">אברהם </w:t>
      </w:r>
      <w:r>
        <w:rPr>
          <w:rtl/>
        </w:rPr>
        <w:t>בורג (העבודה-מימד):</w:t>
      </w:r>
    </w:p>
    <w:p w14:paraId="6CBA0619" w14:textId="77777777" w:rsidR="00000000" w:rsidRDefault="007C71EE">
      <w:pPr>
        <w:pStyle w:val="a"/>
        <w:rPr>
          <w:rtl/>
        </w:rPr>
      </w:pPr>
    </w:p>
    <w:p w14:paraId="3788EABD" w14:textId="77777777" w:rsidR="00000000" w:rsidRDefault="007C71EE">
      <w:pPr>
        <w:pStyle w:val="a"/>
        <w:rPr>
          <w:rFonts w:hint="cs"/>
          <w:rtl/>
        </w:rPr>
      </w:pPr>
      <w:r>
        <w:rPr>
          <w:rFonts w:hint="cs"/>
          <w:rtl/>
        </w:rPr>
        <w:t xml:space="preserve">להוציא שלוש שנים וחצי, ארבע שנים. זהו. </w:t>
      </w:r>
    </w:p>
    <w:p w14:paraId="1AA21FAA" w14:textId="77777777" w:rsidR="00000000" w:rsidRDefault="007C71EE">
      <w:pPr>
        <w:pStyle w:val="a"/>
        <w:ind w:firstLine="0"/>
        <w:rPr>
          <w:rFonts w:hint="cs"/>
          <w:rtl/>
        </w:rPr>
      </w:pPr>
    </w:p>
    <w:p w14:paraId="58A58FC7" w14:textId="77777777" w:rsidR="00000000" w:rsidRDefault="007C71EE">
      <w:pPr>
        <w:pStyle w:val="ac"/>
        <w:rPr>
          <w:rtl/>
        </w:rPr>
      </w:pPr>
      <w:r>
        <w:rPr>
          <w:rFonts w:hint="eastAsia"/>
          <w:rtl/>
        </w:rPr>
        <w:t>השר</w:t>
      </w:r>
      <w:r>
        <w:rPr>
          <w:rtl/>
        </w:rPr>
        <w:t xml:space="preserve"> עוזי לנדאו:</w:t>
      </w:r>
    </w:p>
    <w:p w14:paraId="6289A905" w14:textId="77777777" w:rsidR="00000000" w:rsidRDefault="007C71EE">
      <w:pPr>
        <w:pStyle w:val="a"/>
        <w:rPr>
          <w:rFonts w:hint="cs"/>
          <w:rtl/>
        </w:rPr>
      </w:pPr>
    </w:p>
    <w:p w14:paraId="56261BF4" w14:textId="77777777" w:rsidR="00000000" w:rsidRDefault="007C71EE">
      <w:pPr>
        <w:pStyle w:val="a"/>
        <w:rPr>
          <w:rFonts w:hint="cs"/>
          <w:rtl/>
        </w:rPr>
      </w:pPr>
      <w:r>
        <w:rPr>
          <w:rFonts w:hint="cs"/>
          <w:rtl/>
        </w:rPr>
        <w:t>לפני שנתיים - - -</w:t>
      </w:r>
    </w:p>
    <w:p w14:paraId="0F0B3224" w14:textId="77777777" w:rsidR="00000000" w:rsidRDefault="007C71EE">
      <w:pPr>
        <w:pStyle w:val="a"/>
        <w:ind w:firstLine="0"/>
        <w:rPr>
          <w:rFonts w:hint="cs"/>
          <w:rtl/>
        </w:rPr>
      </w:pPr>
    </w:p>
    <w:p w14:paraId="3B8F4208" w14:textId="77777777" w:rsidR="00000000" w:rsidRDefault="007C71EE">
      <w:pPr>
        <w:pStyle w:val="SpeakerCon"/>
        <w:rPr>
          <w:rtl/>
        </w:rPr>
      </w:pPr>
      <w:bookmarkStart w:id="2212" w:name="FS000000434T28_05_2003_13_32_55C"/>
      <w:bookmarkEnd w:id="2212"/>
      <w:r>
        <w:rPr>
          <w:rtl/>
        </w:rPr>
        <w:t>אברהם בורג (העבודה-מימד):</w:t>
      </w:r>
    </w:p>
    <w:p w14:paraId="01E4F42B" w14:textId="77777777" w:rsidR="00000000" w:rsidRDefault="007C71EE">
      <w:pPr>
        <w:pStyle w:val="a"/>
        <w:rPr>
          <w:rtl/>
        </w:rPr>
      </w:pPr>
    </w:p>
    <w:p w14:paraId="4777BF22" w14:textId="77777777" w:rsidR="00000000" w:rsidRDefault="007C71EE">
      <w:pPr>
        <w:pStyle w:val="a"/>
        <w:rPr>
          <w:rFonts w:hint="cs"/>
          <w:rtl/>
        </w:rPr>
      </w:pPr>
      <w:r>
        <w:rPr>
          <w:rFonts w:hint="cs"/>
          <w:rtl/>
        </w:rPr>
        <w:t>מי היה ראש הממשלה?</w:t>
      </w:r>
    </w:p>
    <w:p w14:paraId="57EC46F5" w14:textId="77777777" w:rsidR="00000000" w:rsidRDefault="007C71EE">
      <w:pPr>
        <w:pStyle w:val="a"/>
        <w:ind w:firstLine="0"/>
        <w:rPr>
          <w:rFonts w:hint="cs"/>
          <w:rtl/>
        </w:rPr>
      </w:pPr>
    </w:p>
    <w:p w14:paraId="1E6AFA0D" w14:textId="77777777" w:rsidR="00000000" w:rsidRDefault="007C71EE">
      <w:pPr>
        <w:pStyle w:val="ac"/>
        <w:rPr>
          <w:rtl/>
        </w:rPr>
      </w:pPr>
      <w:r>
        <w:rPr>
          <w:rFonts w:hint="eastAsia"/>
          <w:rtl/>
        </w:rPr>
        <w:t>השר</w:t>
      </w:r>
      <w:r>
        <w:rPr>
          <w:rtl/>
        </w:rPr>
        <w:t xml:space="preserve"> עוזי לנדאו:</w:t>
      </w:r>
    </w:p>
    <w:p w14:paraId="09077E6C" w14:textId="77777777" w:rsidR="00000000" w:rsidRDefault="007C71EE">
      <w:pPr>
        <w:pStyle w:val="a"/>
        <w:rPr>
          <w:rFonts w:hint="cs"/>
          <w:rtl/>
        </w:rPr>
      </w:pPr>
    </w:p>
    <w:p w14:paraId="7F89A376" w14:textId="77777777" w:rsidR="00000000" w:rsidRDefault="007C71EE">
      <w:pPr>
        <w:pStyle w:val="a"/>
        <w:rPr>
          <w:rFonts w:hint="cs"/>
          <w:rtl/>
        </w:rPr>
      </w:pPr>
      <w:r>
        <w:rPr>
          <w:rFonts w:hint="cs"/>
          <w:rtl/>
        </w:rPr>
        <w:t>ברק.</w:t>
      </w:r>
    </w:p>
    <w:p w14:paraId="5E50E8D7" w14:textId="77777777" w:rsidR="00000000" w:rsidRDefault="007C71EE">
      <w:pPr>
        <w:pStyle w:val="a"/>
        <w:ind w:firstLine="0"/>
        <w:rPr>
          <w:rFonts w:hint="cs"/>
          <w:rtl/>
        </w:rPr>
      </w:pPr>
    </w:p>
    <w:p w14:paraId="61016D6D" w14:textId="77777777" w:rsidR="00000000" w:rsidRDefault="007C71EE">
      <w:pPr>
        <w:pStyle w:val="SpeakerCon"/>
        <w:rPr>
          <w:rtl/>
        </w:rPr>
      </w:pPr>
      <w:bookmarkStart w:id="2213" w:name="FS000000434T28_05_2003_13_33_09C"/>
      <w:bookmarkEnd w:id="2213"/>
      <w:r>
        <w:rPr>
          <w:rtl/>
        </w:rPr>
        <w:t>אברהם בורג (העבודה-מימד):</w:t>
      </w:r>
    </w:p>
    <w:p w14:paraId="0ECFC8F7" w14:textId="77777777" w:rsidR="00000000" w:rsidRDefault="007C71EE">
      <w:pPr>
        <w:pStyle w:val="a"/>
        <w:rPr>
          <w:rtl/>
        </w:rPr>
      </w:pPr>
    </w:p>
    <w:p w14:paraId="545D6174" w14:textId="77777777" w:rsidR="00000000" w:rsidRDefault="007C71EE">
      <w:pPr>
        <w:pStyle w:val="a"/>
        <w:rPr>
          <w:rFonts w:hint="cs"/>
          <w:rtl/>
        </w:rPr>
      </w:pPr>
      <w:r>
        <w:rPr>
          <w:rFonts w:hint="cs"/>
          <w:rtl/>
        </w:rPr>
        <w:t>מי היה ראש הממשלה כשפרס היה שר האוצר?</w:t>
      </w:r>
    </w:p>
    <w:p w14:paraId="1D70820C" w14:textId="77777777" w:rsidR="00000000" w:rsidRDefault="007C71EE">
      <w:pPr>
        <w:pStyle w:val="a"/>
        <w:ind w:firstLine="0"/>
        <w:rPr>
          <w:rFonts w:hint="cs"/>
          <w:rtl/>
        </w:rPr>
      </w:pPr>
    </w:p>
    <w:p w14:paraId="0039D736" w14:textId="77777777" w:rsidR="00000000" w:rsidRDefault="007C71EE">
      <w:pPr>
        <w:pStyle w:val="ac"/>
        <w:rPr>
          <w:rtl/>
        </w:rPr>
      </w:pPr>
      <w:r>
        <w:rPr>
          <w:rFonts w:hint="eastAsia"/>
          <w:rtl/>
        </w:rPr>
        <w:t>השר</w:t>
      </w:r>
      <w:r>
        <w:rPr>
          <w:rtl/>
        </w:rPr>
        <w:t xml:space="preserve"> עוזי לנדאו:</w:t>
      </w:r>
    </w:p>
    <w:p w14:paraId="4601E5B8" w14:textId="77777777" w:rsidR="00000000" w:rsidRDefault="007C71EE">
      <w:pPr>
        <w:pStyle w:val="a"/>
        <w:rPr>
          <w:rFonts w:hint="cs"/>
          <w:rtl/>
        </w:rPr>
      </w:pPr>
    </w:p>
    <w:p w14:paraId="51D6990A" w14:textId="77777777" w:rsidR="00000000" w:rsidRDefault="007C71EE">
      <w:pPr>
        <w:pStyle w:val="a"/>
        <w:rPr>
          <w:rFonts w:hint="cs"/>
          <w:rtl/>
        </w:rPr>
      </w:pPr>
      <w:r>
        <w:rPr>
          <w:rFonts w:hint="cs"/>
          <w:rtl/>
        </w:rPr>
        <w:t xml:space="preserve">מותר </w:t>
      </w:r>
      <w:r>
        <w:rPr>
          <w:rFonts w:hint="cs"/>
          <w:rtl/>
        </w:rPr>
        <w:t>להזכיר לך שפרס היה ראש הממשלה בין 1984 ל=1986.</w:t>
      </w:r>
    </w:p>
    <w:p w14:paraId="30B9EAA7" w14:textId="77777777" w:rsidR="00000000" w:rsidRDefault="007C71EE">
      <w:pPr>
        <w:pStyle w:val="a"/>
        <w:ind w:firstLine="0"/>
        <w:rPr>
          <w:rFonts w:hint="cs"/>
          <w:rtl/>
        </w:rPr>
      </w:pPr>
    </w:p>
    <w:p w14:paraId="676BD039" w14:textId="77777777" w:rsidR="00000000" w:rsidRDefault="007C71EE">
      <w:pPr>
        <w:pStyle w:val="SpeakerCon"/>
        <w:rPr>
          <w:rtl/>
        </w:rPr>
      </w:pPr>
      <w:bookmarkStart w:id="2214" w:name="FS000000434T28_05_2003_13_33_46C"/>
      <w:bookmarkEnd w:id="2214"/>
      <w:r>
        <w:rPr>
          <w:rtl/>
        </w:rPr>
        <w:t>אברהם בורג (העבודה-מימד):</w:t>
      </w:r>
    </w:p>
    <w:p w14:paraId="2E200675" w14:textId="77777777" w:rsidR="00000000" w:rsidRDefault="007C71EE">
      <w:pPr>
        <w:pStyle w:val="a"/>
        <w:rPr>
          <w:rtl/>
        </w:rPr>
      </w:pPr>
    </w:p>
    <w:p w14:paraId="1DA471A0" w14:textId="77777777" w:rsidR="00000000" w:rsidRDefault="007C71EE">
      <w:pPr>
        <w:pStyle w:val="a"/>
        <w:rPr>
          <w:rFonts w:hint="cs"/>
          <w:rtl/>
        </w:rPr>
      </w:pPr>
      <w:r>
        <w:rPr>
          <w:rFonts w:hint="cs"/>
          <w:rtl/>
        </w:rPr>
        <w:t>אתכם, אתכם.</w:t>
      </w:r>
    </w:p>
    <w:p w14:paraId="48A7C6AA" w14:textId="77777777" w:rsidR="00000000" w:rsidRDefault="007C71EE">
      <w:pPr>
        <w:pStyle w:val="a"/>
        <w:ind w:firstLine="0"/>
        <w:rPr>
          <w:rFonts w:hint="cs"/>
          <w:rtl/>
        </w:rPr>
      </w:pPr>
    </w:p>
    <w:p w14:paraId="677D42CB" w14:textId="77777777" w:rsidR="00000000" w:rsidRDefault="007C71EE">
      <w:pPr>
        <w:pStyle w:val="ac"/>
        <w:rPr>
          <w:rtl/>
        </w:rPr>
      </w:pPr>
      <w:r>
        <w:rPr>
          <w:rFonts w:hint="eastAsia"/>
          <w:rtl/>
        </w:rPr>
        <w:t>השר</w:t>
      </w:r>
      <w:r>
        <w:rPr>
          <w:rtl/>
        </w:rPr>
        <w:t xml:space="preserve"> עוזי לנדאו:</w:t>
      </w:r>
    </w:p>
    <w:p w14:paraId="4B785A2F" w14:textId="77777777" w:rsidR="00000000" w:rsidRDefault="007C71EE">
      <w:pPr>
        <w:pStyle w:val="a"/>
        <w:rPr>
          <w:rFonts w:hint="cs"/>
          <w:rtl/>
        </w:rPr>
      </w:pPr>
    </w:p>
    <w:p w14:paraId="6328A140" w14:textId="77777777" w:rsidR="00000000" w:rsidRDefault="007C71EE">
      <w:pPr>
        <w:pStyle w:val="a"/>
        <w:rPr>
          <w:rFonts w:hint="cs"/>
          <w:rtl/>
        </w:rPr>
      </w:pPr>
      <w:r>
        <w:rPr>
          <w:rFonts w:hint="cs"/>
          <w:rtl/>
        </w:rPr>
        <w:t xml:space="preserve">ואתם הייתם אתנו מ=1988 עד התרגיל המסריח. </w:t>
      </w:r>
    </w:p>
    <w:p w14:paraId="28BF0ED6" w14:textId="77777777" w:rsidR="00000000" w:rsidRDefault="007C71EE">
      <w:pPr>
        <w:pStyle w:val="a"/>
        <w:ind w:firstLine="0"/>
        <w:rPr>
          <w:rFonts w:hint="cs"/>
          <w:rtl/>
        </w:rPr>
      </w:pPr>
    </w:p>
    <w:p w14:paraId="44A8E183" w14:textId="77777777" w:rsidR="00000000" w:rsidRDefault="007C71EE">
      <w:pPr>
        <w:pStyle w:val="SpeakerCon"/>
        <w:rPr>
          <w:rtl/>
        </w:rPr>
      </w:pPr>
      <w:bookmarkStart w:id="2215" w:name="FS000000434T28_05_2003_13_34_04C"/>
      <w:bookmarkEnd w:id="2215"/>
      <w:r>
        <w:rPr>
          <w:rtl/>
        </w:rPr>
        <w:t>אברהם בורג (העבודה-מימד):</w:t>
      </w:r>
    </w:p>
    <w:p w14:paraId="1DE03A28" w14:textId="77777777" w:rsidR="00000000" w:rsidRDefault="007C71EE">
      <w:pPr>
        <w:pStyle w:val="a"/>
        <w:rPr>
          <w:rtl/>
        </w:rPr>
      </w:pPr>
    </w:p>
    <w:p w14:paraId="3E23C2A9" w14:textId="77777777" w:rsidR="00000000" w:rsidRDefault="007C71EE">
      <w:pPr>
        <w:pStyle w:val="a"/>
        <w:rPr>
          <w:rFonts w:hint="cs"/>
          <w:rtl/>
        </w:rPr>
      </w:pPr>
      <w:r>
        <w:rPr>
          <w:rFonts w:hint="cs"/>
          <w:rtl/>
        </w:rPr>
        <w:t>לאמור: אתם למעלה מ=20 שנה בשלטון.</w:t>
      </w:r>
    </w:p>
    <w:p w14:paraId="7CEF94B9" w14:textId="77777777" w:rsidR="00000000" w:rsidRDefault="007C71EE">
      <w:pPr>
        <w:pStyle w:val="a"/>
        <w:ind w:firstLine="0"/>
        <w:rPr>
          <w:rFonts w:hint="cs"/>
          <w:rtl/>
        </w:rPr>
      </w:pPr>
    </w:p>
    <w:p w14:paraId="0E297A6A" w14:textId="77777777" w:rsidR="00000000" w:rsidRDefault="007C71EE">
      <w:pPr>
        <w:pStyle w:val="ac"/>
        <w:rPr>
          <w:rtl/>
        </w:rPr>
      </w:pPr>
      <w:r>
        <w:rPr>
          <w:rFonts w:hint="eastAsia"/>
          <w:rtl/>
        </w:rPr>
        <w:t>השר</w:t>
      </w:r>
      <w:r>
        <w:rPr>
          <w:rtl/>
        </w:rPr>
        <w:t xml:space="preserve"> עוזי לנדאו:</w:t>
      </w:r>
    </w:p>
    <w:p w14:paraId="6849FC10" w14:textId="77777777" w:rsidR="00000000" w:rsidRDefault="007C71EE">
      <w:pPr>
        <w:pStyle w:val="a"/>
        <w:rPr>
          <w:rFonts w:hint="cs"/>
          <w:rtl/>
        </w:rPr>
      </w:pPr>
    </w:p>
    <w:p w14:paraId="7957DD8E" w14:textId="77777777" w:rsidR="00000000" w:rsidRDefault="007C71EE">
      <w:pPr>
        <w:pStyle w:val="a"/>
        <w:rPr>
          <w:rFonts w:hint="cs"/>
          <w:rtl/>
        </w:rPr>
      </w:pPr>
      <w:r>
        <w:rPr>
          <w:rFonts w:hint="cs"/>
          <w:rtl/>
        </w:rPr>
        <w:t>אל תשכח שכל פעם, אחרי שהחלפנו</w:t>
      </w:r>
      <w:r>
        <w:rPr>
          <w:rFonts w:hint="cs"/>
          <w:rtl/>
        </w:rPr>
        <w:t xml:space="preserve"> אתכם, ועשינו צעדים נכונים ומסודרים, באתם אתם וחילקתם הכול מחדש.</w:t>
      </w:r>
    </w:p>
    <w:p w14:paraId="3ADB986E" w14:textId="77777777" w:rsidR="00000000" w:rsidRDefault="007C71EE">
      <w:pPr>
        <w:pStyle w:val="a"/>
        <w:ind w:firstLine="0"/>
        <w:rPr>
          <w:rFonts w:hint="cs"/>
          <w:rtl/>
        </w:rPr>
      </w:pPr>
    </w:p>
    <w:p w14:paraId="157399F1" w14:textId="77777777" w:rsidR="00000000" w:rsidRDefault="007C71EE">
      <w:pPr>
        <w:pStyle w:val="SpeakerCon"/>
        <w:rPr>
          <w:rtl/>
        </w:rPr>
      </w:pPr>
      <w:bookmarkStart w:id="2216" w:name="FS000000434T28_05_2003_13_34_54C"/>
      <w:bookmarkEnd w:id="2216"/>
      <w:r>
        <w:rPr>
          <w:rtl/>
        </w:rPr>
        <w:t>אברהם בורג (העבודה-מימד):</w:t>
      </w:r>
    </w:p>
    <w:p w14:paraId="0EE56E32" w14:textId="77777777" w:rsidR="00000000" w:rsidRDefault="007C71EE">
      <w:pPr>
        <w:pStyle w:val="a"/>
        <w:rPr>
          <w:rtl/>
        </w:rPr>
      </w:pPr>
    </w:p>
    <w:p w14:paraId="12C13E1F" w14:textId="77777777" w:rsidR="00000000" w:rsidRDefault="007C71EE">
      <w:pPr>
        <w:pStyle w:val="a"/>
        <w:rPr>
          <w:rFonts w:hint="cs"/>
          <w:rtl/>
        </w:rPr>
      </w:pPr>
      <w:r>
        <w:rPr>
          <w:rFonts w:hint="cs"/>
          <w:rtl/>
        </w:rPr>
        <w:t>אני בוודאי אשמח להיכנס עם אדוני לדיון על ההיסטוריה התקציבית של מדינת ישראל, כמו: מה למשל קרה למדינת ישראל כאשר יצחק שמיר - "לא אעשה שום דבר" -  גמר להיות ראש הממשל</w:t>
      </w:r>
      <w:r>
        <w:rPr>
          <w:rFonts w:hint="cs"/>
          <w:rtl/>
        </w:rPr>
        <w:t xml:space="preserve">ה, ומדינת ישראל היתה איפה שהיא היתה, גם כלכלית וגם אחרת? והגיע יצחק רבין, ושם שלושה קטרים על השולחן, את קטר השלום, את קטר ההשקעה בתשתיות ואת קטר העלייה; ובסופו של דבר, צמחה מדינת ישראל, בראשית שנות ה=90, צמיחה יותר גדולה מאשר המקבילות לה במערב. אני בוודאי </w:t>
      </w:r>
      <w:r>
        <w:rPr>
          <w:rFonts w:hint="cs"/>
          <w:rtl/>
        </w:rPr>
        <w:t>אשמח, תחת שלטונכם, להזכיר לך מי האיש שהוציא את ישראל מ=400%-600% אינפלציה, שארליך, הדולריזציה, ארידור וגיבורים נוספים עשו. אבל אתם תמיד תיקנתם את מה שנכון במדינת ישראל. תמיד.</w:t>
      </w:r>
    </w:p>
    <w:p w14:paraId="1A78E974" w14:textId="77777777" w:rsidR="00000000" w:rsidRDefault="007C71EE">
      <w:pPr>
        <w:pStyle w:val="ac"/>
        <w:rPr>
          <w:rFonts w:hint="cs"/>
          <w:rtl/>
        </w:rPr>
      </w:pPr>
    </w:p>
    <w:p w14:paraId="2BA0D7D7" w14:textId="77777777" w:rsidR="00000000" w:rsidRDefault="007C71EE">
      <w:pPr>
        <w:pStyle w:val="ac"/>
        <w:rPr>
          <w:rtl/>
        </w:rPr>
      </w:pPr>
      <w:r>
        <w:rPr>
          <w:rFonts w:hint="eastAsia"/>
          <w:rtl/>
        </w:rPr>
        <w:t>השר</w:t>
      </w:r>
      <w:r>
        <w:rPr>
          <w:rtl/>
        </w:rPr>
        <w:t xml:space="preserve"> עוזי לנדאו:</w:t>
      </w:r>
    </w:p>
    <w:p w14:paraId="54851EA2" w14:textId="77777777" w:rsidR="00000000" w:rsidRDefault="007C71EE">
      <w:pPr>
        <w:pStyle w:val="a"/>
        <w:rPr>
          <w:rFonts w:hint="cs"/>
          <w:rtl/>
        </w:rPr>
      </w:pPr>
    </w:p>
    <w:p w14:paraId="11F50A4A" w14:textId="77777777" w:rsidR="00000000" w:rsidRDefault="007C71EE">
      <w:pPr>
        <w:pStyle w:val="a"/>
        <w:rPr>
          <w:rFonts w:hint="cs"/>
          <w:rtl/>
        </w:rPr>
      </w:pPr>
      <w:r>
        <w:rPr>
          <w:rFonts w:hint="cs"/>
          <w:rtl/>
        </w:rPr>
        <w:t>אולי יש לך קצת סקלרוזיס? אתה עוד צעיר. אזכיר לך דברים ששכחת.</w:t>
      </w:r>
    </w:p>
    <w:p w14:paraId="00987FC5" w14:textId="77777777" w:rsidR="00000000" w:rsidRDefault="007C71EE">
      <w:pPr>
        <w:pStyle w:val="a"/>
        <w:ind w:firstLine="0"/>
        <w:rPr>
          <w:rFonts w:hint="cs"/>
          <w:rtl/>
        </w:rPr>
      </w:pPr>
    </w:p>
    <w:p w14:paraId="756A5598" w14:textId="77777777" w:rsidR="00000000" w:rsidRDefault="007C71EE">
      <w:pPr>
        <w:pStyle w:val="ac"/>
        <w:rPr>
          <w:rtl/>
        </w:rPr>
      </w:pPr>
      <w:bookmarkStart w:id="2217" w:name="FS000000434T28_05_2003_13_37_41C"/>
      <w:bookmarkEnd w:id="2217"/>
      <w:r>
        <w:rPr>
          <w:rtl/>
        </w:rPr>
        <w:t>א</w:t>
      </w:r>
      <w:r>
        <w:rPr>
          <w:rtl/>
        </w:rPr>
        <w:t>ברהם בורג (העבודה-מימד):</w:t>
      </w:r>
    </w:p>
    <w:p w14:paraId="0B62AECB" w14:textId="77777777" w:rsidR="00000000" w:rsidRDefault="007C71EE">
      <w:pPr>
        <w:pStyle w:val="a"/>
        <w:rPr>
          <w:rtl/>
        </w:rPr>
      </w:pPr>
    </w:p>
    <w:p w14:paraId="63D86973" w14:textId="77777777" w:rsidR="00000000" w:rsidRDefault="007C71EE">
      <w:pPr>
        <w:pStyle w:val="a"/>
        <w:rPr>
          <w:rFonts w:hint="cs"/>
          <w:rtl/>
        </w:rPr>
      </w:pPr>
      <w:r>
        <w:rPr>
          <w:rFonts w:hint="cs"/>
          <w:rtl/>
        </w:rPr>
        <w:t xml:space="preserve">אני אשמח, אשמח. אני יכול לקבל את הזמן על חשבון הממשלה? כי השר אף פעם לא מוגבל בדיבור, ואני, לא עלינו, אתה יודע, אופוזיציה יש לה מעט זכות זעקה וגם היא נדרסת על-ידיכם. </w:t>
      </w:r>
    </w:p>
    <w:p w14:paraId="00525A77" w14:textId="77777777" w:rsidR="00000000" w:rsidRDefault="007C71EE">
      <w:pPr>
        <w:pStyle w:val="a"/>
        <w:ind w:firstLine="0"/>
        <w:rPr>
          <w:rFonts w:hint="cs"/>
          <w:rtl/>
        </w:rPr>
      </w:pPr>
    </w:p>
    <w:p w14:paraId="72653A1B" w14:textId="77777777" w:rsidR="00000000" w:rsidRDefault="007C71EE">
      <w:pPr>
        <w:pStyle w:val="ac"/>
        <w:rPr>
          <w:rtl/>
        </w:rPr>
      </w:pPr>
      <w:r>
        <w:rPr>
          <w:rFonts w:hint="eastAsia"/>
          <w:rtl/>
        </w:rPr>
        <w:t>השר</w:t>
      </w:r>
      <w:r>
        <w:rPr>
          <w:rtl/>
        </w:rPr>
        <w:t xml:space="preserve"> עוזי לנדאו:</w:t>
      </w:r>
    </w:p>
    <w:p w14:paraId="30730477" w14:textId="77777777" w:rsidR="00000000" w:rsidRDefault="007C71EE">
      <w:pPr>
        <w:pStyle w:val="a"/>
        <w:rPr>
          <w:rFonts w:hint="cs"/>
          <w:rtl/>
        </w:rPr>
      </w:pPr>
    </w:p>
    <w:p w14:paraId="477F053F" w14:textId="77777777" w:rsidR="00000000" w:rsidRDefault="007C71EE">
      <w:pPr>
        <w:pStyle w:val="a"/>
        <w:ind w:left="719" w:firstLine="0"/>
        <w:rPr>
          <w:rFonts w:hint="cs"/>
          <w:rtl/>
        </w:rPr>
      </w:pPr>
      <w:r>
        <w:rPr>
          <w:rFonts w:hint="cs"/>
          <w:rtl/>
        </w:rPr>
        <w:t>- - -</w:t>
      </w:r>
    </w:p>
    <w:p w14:paraId="6EF92EAE" w14:textId="77777777" w:rsidR="00000000" w:rsidRDefault="007C71EE">
      <w:pPr>
        <w:pStyle w:val="a"/>
        <w:ind w:firstLine="0"/>
        <w:rPr>
          <w:rFonts w:hint="cs"/>
          <w:rtl/>
        </w:rPr>
      </w:pPr>
    </w:p>
    <w:p w14:paraId="6880BF85" w14:textId="77777777" w:rsidR="00000000" w:rsidRDefault="007C71EE">
      <w:pPr>
        <w:pStyle w:val="ac"/>
        <w:rPr>
          <w:rtl/>
        </w:rPr>
      </w:pPr>
      <w:bookmarkStart w:id="2218" w:name="FS000000434T28_05_2003_13_38_16C"/>
      <w:bookmarkEnd w:id="2218"/>
      <w:r>
        <w:rPr>
          <w:rtl/>
        </w:rPr>
        <w:t>אברהם בורג (העבודה-מימד):</w:t>
      </w:r>
    </w:p>
    <w:p w14:paraId="2E404A54" w14:textId="77777777" w:rsidR="00000000" w:rsidRDefault="007C71EE">
      <w:pPr>
        <w:pStyle w:val="a"/>
        <w:rPr>
          <w:rtl/>
        </w:rPr>
      </w:pPr>
    </w:p>
    <w:p w14:paraId="73703967" w14:textId="77777777" w:rsidR="00000000" w:rsidRDefault="007C71EE">
      <w:pPr>
        <w:pStyle w:val="a"/>
        <w:rPr>
          <w:rFonts w:hint="cs"/>
          <w:rtl/>
        </w:rPr>
      </w:pPr>
      <w:r>
        <w:rPr>
          <w:rFonts w:hint="cs"/>
          <w:rtl/>
        </w:rPr>
        <w:t xml:space="preserve">זה מה שאני </w:t>
      </w:r>
      <w:r>
        <w:rPr>
          <w:rFonts w:hint="cs"/>
          <w:rtl/>
        </w:rPr>
        <w:t>עושה, אבל השר מפריע לי.</w:t>
      </w:r>
    </w:p>
    <w:p w14:paraId="335709CC" w14:textId="77777777" w:rsidR="00000000" w:rsidRDefault="007C71EE">
      <w:pPr>
        <w:pStyle w:val="a"/>
        <w:ind w:firstLine="0"/>
        <w:rPr>
          <w:rFonts w:hint="cs"/>
          <w:rtl/>
        </w:rPr>
      </w:pPr>
    </w:p>
    <w:p w14:paraId="2D1FA7CF" w14:textId="77777777" w:rsidR="00000000" w:rsidRDefault="007C71EE">
      <w:pPr>
        <w:pStyle w:val="ad"/>
        <w:rPr>
          <w:rtl/>
        </w:rPr>
      </w:pPr>
      <w:r>
        <w:rPr>
          <w:rtl/>
        </w:rPr>
        <w:t>היו"ר יולי-יואל אדלשטיין:</w:t>
      </w:r>
    </w:p>
    <w:p w14:paraId="32757BBA" w14:textId="77777777" w:rsidR="00000000" w:rsidRDefault="007C71EE">
      <w:pPr>
        <w:pStyle w:val="a"/>
        <w:rPr>
          <w:rtl/>
        </w:rPr>
      </w:pPr>
    </w:p>
    <w:p w14:paraId="60186C01" w14:textId="77777777" w:rsidR="00000000" w:rsidRDefault="007C71EE">
      <w:pPr>
        <w:pStyle w:val="a"/>
        <w:rPr>
          <w:rFonts w:hint="cs"/>
          <w:rtl/>
        </w:rPr>
      </w:pPr>
      <w:r>
        <w:rPr>
          <w:rFonts w:hint="cs"/>
          <w:rtl/>
        </w:rPr>
        <w:t>יש לך עוד עשר דקות להתנגד לדריסה.</w:t>
      </w:r>
    </w:p>
    <w:p w14:paraId="23F44F9C" w14:textId="77777777" w:rsidR="00000000" w:rsidRDefault="007C71EE">
      <w:pPr>
        <w:pStyle w:val="a"/>
        <w:ind w:firstLine="0"/>
        <w:rPr>
          <w:rFonts w:hint="cs"/>
          <w:rtl/>
        </w:rPr>
      </w:pPr>
    </w:p>
    <w:p w14:paraId="6E9EE711" w14:textId="77777777" w:rsidR="00000000" w:rsidRDefault="007C71EE">
      <w:pPr>
        <w:pStyle w:val="ac"/>
        <w:rPr>
          <w:rtl/>
        </w:rPr>
      </w:pPr>
      <w:r>
        <w:rPr>
          <w:rFonts w:hint="eastAsia"/>
          <w:rtl/>
        </w:rPr>
        <w:t>חיים</w:t>
      </w:r>
      <w:r>
        <w:rPr>
          <w:rtl/>
        </w:rPr>
        <w:t xml:space="preserve"> אורון (מרצ):</w:t>
      </w:r>
    </w:p>
    <w:p w14:paraId="61135762" w14:textId="77777777" w:rsidR="00000000" w:rsidRDefault="007C71EE">
      <w:pPr>
        <w:pStyle w:val="a"/>
        <w:rPr>
          <w:rFonts w:hint="cs"/>
          <w:rtl/>
        </w:rPr>
      </w:pPr>
    </w:p>
    <w:p w14:paraId="3E0C2D22" w14:textId="77777777" w:rsidR="00000000" w:rsidRDefault="007C71EE">
      <w:pPr>
        <w:pStyle w:val="a"/>
        <w:rPr>
          <w:rFonts w:hint="cs"/>
          <w:rtl/>
        </w:rPr>
      </w:pPr>
      <w:r>
        <w:rPr>
          <w:rFonts w:hint="cs"/>
          <w:rtl/>
        </w:rPr>
        <w:t>שמענו ברדיו שאתה צריך עזרה, ובאנו.</w:t>
      </w:r>
    </w:p>
    <w:p w14:paraId="742C45B8" w14:textId="77777777" w:rsidR="00000000" w:rsidRDefault="007C71EE">
      <w:pPr>
        <w:pStyle w:val="a"/>
        <w:ind w:firstLine="0"/>
        <w:rPr>
          <w:rFonts w:hint="cs"/>
          <w:rtl/>
        </w:rPr>
      </w:pPr>
    </w:p>
    <w:p w14:paraId="617B91E9" w14:textId="77777777" w:rsidR="00000000" w:rsidRDefault="007C71EE">
      <w:pPr>
        <w:pStyle w:val="a"/>
        <w:ind w:firstLine="0"/>
        <w:rPr>
          <w:rFonts w:hint="cs"/>
          <w:rtl/>
        </w:rPr>
      </w:pPr>
    </w:p>
    <w:p w14:paraId="5C999167" w14:textId="77777777" w:rsidR="00000000" w:rsidRDefault="007C71EE">
      <w:pPr>
        <w:pStyle w:val="a"/>
        <w:ind w:firstLine="0"/>
        <w:rPr>
          <w:rFonts w:hint="cs"/>
          <w:rtl/>
        </w:rPr>
      </w:pPr>
    </w:p>
    <w:p w14:paraId="0A6BFCA1" w14:textId="77777777" w:rsidR="00000000" w:rsidRDefault="007C71EE">
      <w:pPr>
        <w:pStyle w:val="ad"/>
        <w:rPr>
          <w:rtl/>
        </w:rPr>
      </w:pPr>
      <w:r>
        <w:rPr>
          <w:rtl/>
        </w:rPr>
        <w:t>היו"ר יולי-יואל אדלשטיין:</w:t>
      </w:r>
    </w:p>
    <w:p w14:paraId="6BC768A7" w14:textId="77777777" w:rsidR="00000000" w:rsidRDefault="007C71EE">
      <w:pPr>
        <w:pStyle w:val="a"/>
        <w:rPr>
          <w:rtl/>
        </w:rPr>
      </w:pPr>
    </w:p>
    <w:p w14:paraId="5C06C966" w14:textId="77777777" w:rsidR="00000000" w:rsidRDefault="007C71EE">
      <w:pPr>
        <w:pStyle w:val="a"/>
        <w:rPr>
          <w:rFonts w:hint="cs"/>
          <w:rtl/>
        </w:rPr>
      </w:pPr>
      <w:r>
        <w:rPr>
          <w:rFonts w:hint="cs"/>
          <w:rtl/>
        </w:rPr>
        <w:t>רק לצורך דיוק היסטורי, ובלי להביע עמדה לגבי הנאמר, העולים הגיעו  בשנת 1990-1991.</w:t>
      </w:r>
    </w:p>
    <w:p w14:paraId="0B693C47" w14:textId="77777777" w:rsidR="00000000" w:rsidRDefault="007C71EE">
      <w:pPr>
        <w:pStyle w:val="a"/>
        <w:ind w:firstLine="0"/>
        <w:rPr>
          <w:rFonts w:hint="cs"/>
          <w:rtl/>
        </w:rPr>
      </w:pPr>
    </w:p>
    <w:p w14:paraId="5F3A2AAF" w14:textId="77777777" w:rsidR="00000000" w:rsidRDefault="007C71EE">
      <w:pPr>
        <w:pStyle w:val="SpeakerCon"/>
        <w:rPr>
          <w:rtl/>
        </w:rPr>
      </w:pPr>
      <w:bookmarkStart w:id="2219" w:name="FS000000434T28_05_2003_13_39_23C"/>
      <w:bookmarkEnd w:id="2219"/>
      <w:r>
        <w:rPr>
          <w:rtl/>
        </w:rPr>
        <w:t>אבר</w:t>
      </w:r>
      <w:r>
        <w:rPr>
          <w:rtl/>
        </w:rPr>
        <w:t>הם בורג (העבודה-מימד):</w:t>
      </w:r>
    </w:p>
    <w:p w14:paraId="558472EF" w14:textId="77777777" w:rsidR="00000000" w:rsidRDefault="007C71EE">
      <w:pPr>
        <w:pStyle w:val="a"/>
        <w:rPr>
          <w:rtl/>
        </w:rPr>
      </w:pPr>
    </w:p>
    <w:p w14:paraId="553A2239" w14:textId="77777777" w:rsidR="00000000" w:rsidRDefault="007C71EE">
      <w:pPr>
        <w:pStyle w:val="a"/>
        <w:rPr>
          <w:rFonts w:hint="cs"/>
          <w:rtl/>
        </w:rPr>
      </w:pPr>
      <w:r>
        <w:rPr>
          <w:rFonts w:hint="cs"/>
          <w:rtl/>
        </w:rPr>
        <w:t>1989-1992. זאת המאסה.</w:t>
      </w:r>
    </w:p>
    <w:p w14:paraId="323FD806" w14:textId="77777777" w:rsidR="00000000" w:rsidRDefault="007C71EE">
      <w:pPr>
        <w:pStyle w:val="a"/>
        <w:ind w:firstLine="0"/>
        <w:rPr>
          <w:rFonts w:hint="cs"/>
          <w:rtl/>
        </w:rPr>
      </w:pPr>
    </w:p>
    <w:p w14:paraId="564F268F" w14:textId="77777777" w:rsidR="00000000" w:rsidRDefault="007C71EE">
      <w:pPr>
        <w:pStyle w:val="ad"/>
        <w:rPr>
          <w:rFonts w:hint="cs"/>
          <w:rtl/>
        </w:rPr>
      </w:pPr>
      <w:r>
        <w:rPr>
          <w:rtl/>
        </w:rPr>
        <w:t>היו"ר יולי-יואל אדלשטיין:</w:t>
      </w:r>
    </w:p>
    <w:p w14:paraId="3587279F" w14:textId="77777777" w:rsidR="00000000" w:rsidRDefault="007C71EE">
      <w:pPr>
        <w:pStyle w:val="a"/>
        <w:rPr>
          <w:rFonts w:hint="cs"/>
          <w:rtl/>
        </w:rPr>
      </w:pPr>
    </w:p>
    <w:p w14:paraId="1D07D947" w14:textId="77777777" w:rsidR="00000000" w:rsidRDefault="007C71EE">
      <w:pPr>
        <w:pStyle w:val="a"/>
        <w:rPr>
          <w:rFonts w:hint="cs"/>
          <w:rtl/>
        </w:rPr>
      </w:pPr>
      <w:r>
        <w:rPr>
          <w:rFonts w:hint="cs"/>
          <w:rtl/>
        </w:rPr>
        <w:t xml:space="preserve">עד לעליית יצחק רבין לשלטון. </w:t>
      </w:r>
    </w:p>
    <w:p w14:paraId="51273C74" w14:textId="77777777" w:rsidR="00000000" w:rsidRDefault="007C71EE">
      <w:pPr>
        <w:pStyle w:val="a"/>
        <w:ind w:firstLine="0"/>
        <w:rPr>
          <w:rFonts w:hint="cs"/>
          <w:rtl/>
        </w:rPr>
      </w:pPr>
    </w:p>
    <w:p w14:paraId="694708CD" w14:textId="77777777" w:rsidR="00000000" w:rsidRDefault="007C71EE">
      <w:pPr>
        <w:pStyle w:val="ac"/>
        <w:rPr>
          <w:rtl/>
        </w:rPr>
      </w:pPr>
      <w:r>
        <w:rPr>
          <w:rFonts w:hint="eastAsia"/>
          <w:rtl/>
        </w:rPr>
        <w:t>ג</w:t>
      </w:r>
      <w:r>
        <w:rPr>
          <w:rtl/>
        </w:rPr>
        <w:t>'מאל זחאלקה (בל"ד):</w:t>
      </w:r>
    </w:p>
    <w:p w14:paraId="6529986E" w14:textId="77777777" w:rsidR="00000000" w:rsidRDefault="007C71EE">
      <w:pPr>
        <w:pStyle w:val="a"/>
        <w:rPr>
          <w:rFonts w:hint="cs"/>
          <w:rtl/>
        </w:rPr>
      </w:pPr>
    </w:p>
    <w:p w14:paraId="07C9ACC0" w14:textId="77777777" w:rsidR="00000000" w:rsidRDefault="007C71EE">
      <w:pPr>
        <w:pStyle w:val="a"/>
        <w:rPr>
          <w:rFonts w:hint="cs"/>
          <w:rtl/>
        </w:rPr>
      </w:pPr>
      <w:r>
        <w:rPr>
          <w:rFonts w:hint="cs"/>
          <w:rtl/>
        </w:rPr>
        <w:t>אני מציע שתערוך עכשיו הצבעה על התוכנית הכלכלית. תגמור את העניין עכשיו, בשעה.</w:t>
      </w:r>
    </w:p>
    <w:p w14:paraId="5EF4EDBB" w14:textId="77777777" w:rsidR="00000000" w:rsidRDefault="007C71EE">
      <w:pPr>
        <w:pStyle w:val="a"/>
        <w:ind w:firstLine="0"/>
        <w:rPr>
          <w:rFonts w:hint="cs"/>
          <w:rtl/>
        </w:rPr>
      </w:pPr>
    </w:p>
    <w:p w14:paraId="755110AC" w14:textId="77777777" w:rsidR="00000000" w:rsidRDefault="007C71EE">
      <w:pPr>
        <w:pStyle w:val="SpeakerCon"/>
        <w:rPr>
          <w:rtl/>
        </w:rPr>
      </w:pPr>
      <w:bookmarkStart w:id="2220" w:name="FS000000434T28_05_2003_13_40_17C"/>
      <w:bookmarkEnd w:id="2220"/>
      <w:r>
        <w:rPr>
          <w:rtl/>
        </w:rPr>
        <w:t>אברהם בורג (העבודה-מימד):</w:t>
      </w:r>
    </w:p>
    <w:p w14:paraId="41F98C59" w14:textId="77777777" w:rsidR="00000000" w:rsidRDefault="007C71EE">
      <w:pPr>
        <w:pStyle w:val="a"/>
        <w:rPr>
          <w:rtl/>
        </w:rPr>
      </w:pPr>
    </w:p>
    <w:p w14:paraId="1D8A0189" w14:textId="77777777" w:rsidR="00000000" w:rsidRDefault="007C71EE">
      <w:pPr>
        <w:pStyle w:val="a"/>
        <w:rPr>
          <w:rFonts w:hint="cs"/>
          <w:rtl/>
        </w:rPr>
      </w:pPr>
      <w:r>
        <w:rPr>
          <w:rFonts w:hint="cs"/>
          <w:rtl/>
        </w:rPr>
        <w:t>אני לא בטוח שהשר לנדאו כב</w:t>
      </w:r>
      <w:r>
        <w:rPr>
          <w:rFonts w:hint="cs"/>
          <w:rtl/>
        </w:rPr>
        <w:t xml:space="preserve">ר השתכנע. </w:t>
      </w:r>
    </w:p>
    <w:p w14:paraId="52699805" w14:textId="77777777" w:rsidR="00000000" w:rsidRDefault="007C71EE">
      <w:pPr>
        <w:pStyle w:val="a"/>
        <w:ind w:firstLine="0"/>
        <w:rPr>
          <w:rFonts w:hint="cs"/>
          <w:rtl/>
        </w:rPr>
      </w:pPr>
    </w:p>
    <w:p w14:paraId="37F9DAF3" w14:textId="77777777" w:rsidR="00000000" w:rsidRDefault="007C71EE">
      <w:pPr>
        <w:pStyle w:val="ac"/>
        <w:rPr>
          <w:rtl/>
        </w:rPr>
      </w:pPr>
      <w:r>
        <w:rPr>
          <w:rFonts w:hint="eastAsia"/>
          <w:rtl/>
        </w:rPr>
        <w:t>ג</w:t>
      </w:r>
      <w:r>
        <w:rPr>
          <w:rtl/>
        </w:rPr>
        <w:t>'מאל זחאלקה (בל"ד):</w:t>
      </w:r>
    </w:p>
    <w:p w14:paraId="07515BAC" w14:textId="77777777" w:rsidR="00000000" w:rsidRDefault="007C71EE">
      <w:pPr>
        <w:pStyle w:val="a"/>
        <w:rPr>
          <w:rFonts w:hint="cs"/>
          <w:rtl/>
        </w:rPr>
      </w:pPr>
    </w:p>
    <w:p w14:paraId="57367C39" w14:textId="77777777" w:rsidR="00000000" w:rsidRDefault="007C71EE">
      <w:pPr>
        <w:pStyle w:val="a"/>
        <w:rPr>
          <w:rFonts w:hint="cs"/>
          <w:rtl/>
        </w:rPr>
      </w:pPr>
      <w:r>
        <w:rPr>
          <w:rFonts w:hint="cs"/>
          <w:rtl/>
        </w:rPr>
        <w:t>תצביע.</w:t>
      </w:r>
    </w:p>
    <w:p w14:paraId="60486D06" w14:textId="77777777" w:rsidR="00000000" w:rsidRDefault="007C71EE">
      <w:pPr>
        <w:pStyle w:val="a"/>
        <w:ind w:firstLine="0"/>
        <w:rPr>
          <w:rFonts w:hint="cs"/>
          <w:rtl/>
        </w:rPr>
      </w:pPr>
    </w:p>
    <w:p w14:paraId="558B629C" w14:textId="77777777" w:rsidR="00000000" w:rsidRDefault="007C71EE">
      <w:pPr>
        <w:pStyle w:val="SpeakerCon"/>
        <w:rPr>
          <w:rtl/>
        </w:rPr>
      </w:pPr>
      <w:bookmarkStart w:id="2221" w:name="FS000000434T28_05_2003_13_40_34C"/>
      <w:bookmarkEnd w:id="2221"/>
      <w:r>
        <w:rPr>
          <w:rtl/>
        </w:rPr>
        <w:t>אברהם בורג (העבודה-מימד):</w:t>
      </w:r>
    </w:p>
    <w:p w14:paraId="5F52D5EF" w14:textId="77777777" w:rsidR="00000000" w:rsidRDefault="007C71EE">
      <w:pPr>
        <w:pStyle w:val="a"/>
        <w:rPr>
          <w:rtl/>
        </w:rPr>
      </w:pPr>
    </w:p>
    <w:p w14:paraId="07E614CF" w14:textId="77777777" w:rsidR="00000000" w:rsidRDefault="007C71EE">
      <w:pPr>
        <w:pStyle w:val="a"/>
        <w:rPr>
          <w:rFonts w:hint="cs"/>
          <w:rtl/>
        </w:rPr>
      </w:pPr>
      <w:r>
        <w:rPr>
          <w:rFonts w:hint="cs"/>
          <w:rtl/>
        </w:rPr>
        <w:t xml:space="preserve">מי בעד? </w:t>
      </w:r>
    </w:p>
    <w:p w14:paraId="20B8FAA7" w14:textId="77777777" w:rsidR="00000000" w:rsidRDefault="007C71EE">
      <w:pPr>
        <w:pStyle w:val="a"/>
        <w:ind w:firstLine="0"/>
        <w:rPr>
          <w:rFonts w:hint="cs"/>
          <w:rtl/>
        </w:rPr>
      </w:pPr>
    </w:p>
    <w:p w14:paraId="7374AE02" w14:textId="77777777" w:rsidR="00000000" w:rsidRDefault="007C71EE">
      <w:pPr>
        <w:pStyle w:val="ad"/>
        <w:rPr>
          <w:rFonts w:hint="cs"/>
          <w:rtl/>
        </w:rPr>
      </w:pPr>
      <w:r>
        <w:rPr>
          <w:rtl/>
        </w:rPr>
        <w:t>היו"ר יולי-יואל אדלשטיין:</w:t>
      </w:r>
    </w:p>
    <w:p w14:paraId="5E447EA8" w14:textId="77777777" w:rsidR="00000000" w:rsidRDefault="007C71EE">
      <w:pPr>
        <w:pStyle w:val="a"/>
        <w:rPr>
          <w:rFonts w:hint="cs"/>
          <w:rtl/>
        </w:rPr>
      </w:pPr>
    </w:p>
    <w:p w14:paraId="04BBDDA8" w14:textId="77777777" w:rsidR="00000000" w:rsidRDefault="007C71EE">
      <w:pPr>
        <w:pStyle w:val="a"/>
        <w:rPr>
          <w:rFonts w:hint="cs"/>
          <w:rtl/>
        </w:rPr>
      </w:pPr>
      <w:r>
        <w:rPr>
          <w:rFonts w:hint="cs"/>
          <w:rtl/>
        </w:rPr>
        <w:t>חבר הכנסת זחאלקה, אני ממש לא מבין. דיברו כאן על אופוזיציה מגובשת, ואתה רוצה להתנגד לדבריו של חבר הכנסת בורג, שיש כאן רוב דורסני לקואליציה? אם נערוך עכ</w:t>
      </w:r>
      <w:r>
        <w:rPr>
          <w:rFonts w:hint="cs"/>
          <w:rtl/>
        </w:rPr>
        <w:t>שיו הצבעה - - -</w:t>
      </w:r>
    </w:p>
    <w:p w14:paraId="36333BB7" w14:textId="77777777" w:rsidR="00000000" w:rsidRDefault="007C71EE">
      <w:pPr>
        <w:pStyle w:val="a"/>
        <w:ind w:firstLine="0"/>
        <w:rPr>
          <w:rFonts w:hint="cs"/>
          <w:rtl/>
        </w:rPr>
      </w:pPr>
    </w:p>
    <w:p w14:paraId="6686B278" w14:textId="77777777" w:rsidR="00000000" w:rsidRDefault="007C71EE">
      <w:pPr>
        <w:pStyle w:val="ac"/>
        <w:rPr>
          <w:rtl/>
        </w:rPr>
      </w:pPr>
      <w:r>
        <w:rPr>
          <w:rFonts w:hint="eastAsia"/>
          <w:rtl/>
        </w:rPr>
        <w:t>ג</w:t>
      </w:r>
      <w:r>
        <w:rPr>
          <w:rtl/>
        </w:rPr>
        <w:t>'מאל זחאלקה (בל"ד):</w:t>
      </w:r>
    </w:p>
    <w:p w14:paraId="5879A160" w14:textId="77777777" w:rsidR="00000000" w:rsidRDefault="007C71EE">
      <w:pPr>
        <w:pStyle w:val="a"/>
        <w:rPr>
          <w:rFonts w:hint="cs"/>
          <w:rtl/>
        </w:rPr>
      </w:pPr>
    </w:p>
    <w:p w14:paraId="4D30BC69" w14:textId="77777777" w:rsidR="00000000" w:rsidRDefault="007C71EE">
      <w:pPr>
        <w:pStyle w:val="a"/>
        <w:rPr>
          <w:rFonts w:hint="cs"/>
          <w:rtl/>
        </w:rPr>
      </w:pPr>
      <w:r>
        <w:rPr>
          <w:rFonts w:hint="cs"/>
          <w:rtl/>
        </w:rPr>
        <w:t>הוא דיבר על הרוב הווירטואלי.</w:t>
      </w:r>
    </w:p>
    <w:p w14:paraId="61B8EE7F" w14:textId="77777777" w:rsidR="00000000" w:rsidRDefault="007C71EE">
      <w:pPr>
        <w:pStyle w:val="a"/>
        <w:ind w:firstLine="0"/>
        <w:rPr>
          <w:rFonts w:hint="cs"/>
          <w:rtl/>
        </w:rPr>
      </w:pPr>
    </w:p>
    <w:p w14:paraId="0EA25CA0" w14:textId="77777777" w:rsidR="00000000" w:rsidRDefault="007C71EE">
      <w:pPr>
        <w:pStyle w:val="a"/>
        <w:ind w:firstLine="0"/>
        <w:rPr>
          <w:rFonts w:hint="cs"/>
          <w:rtl/>
        </w:rPr>
      </w:pPr>
    </w:p>
    <w:p w14:paraId="05C81B7A" w14:textId="77777777" w:rsidR="00000000" w:rsidRDefault="007C71EE">
      <w:pPr>
        <w:pStyle w:val="a"/>
        <w:ind w:firstLine="0"/>
        <w:rPr>
          <w:rFonts w:hint="cs"/>
          <w:rtl/>
        </w:rPr>
      </w:pPr>
    </w:p>
    <w:p w14:paraId="68D2D762" w14:textId="77777777" w:rsidR="00000000" w:rsidRDefault="007C71EE">
      <w:pPr>
        <w:pStyle w:val="ad"/>
        <w:rPr>
          <w:rtl/>
        </w:rPr>
      </w:pPr>
      <w:r>
        <w:rPr>
          <w:rtl/>
        </w:rPr>
        <w:t>היו"ר יולי-יואל אדלשטיין:</w:t>
      </w:r>
    </w:p>
    <w:p w14:paraId="7B9DB00D" w14:textId="77777777" w:rsidR="00000000" w:rsidRDefault="007C71EE">
      <w:pPr>
        <w:pStyle w:val="a"/>
        <w:rPr>
          <w:rtl/>
        </w:rPr>
      </w:pPr>
    </w:p>
    <w:p w14:paraId="6B77E0AD" w14:textId="77777777" w:rsidR="00000000" w:rsidRDefault="007C71EE">
      <w:pPr>
        <w:pStyle w:val="a"/>
        <w:rPr>
          <w:rFonts w:hint="cs"/>
          <w:rtl/>
        </w:rPr>
      </w:pPr>
      <w:r>
        <w:rPr>
          <w:rFonts w:hint="cs"/>
          <w:rtl/>
        </w:rPr>
        <w:t>דקת הבדיחות נגמרה. עכשיו חוזרים לדברים רציניים.</w:t>
      </w:r>
    </w:p>
    <w:p w14:paraId="70F333B9" w14:textId="77777777" w:rsidR="00000000" w:rsidRDefault="007C71EE">
      <w:pPr>
        <w:pStyle w:val="a"/>
        <w:ind w:firstLine="0"/>
        <w:rPr>
          <w:rFonts w:hint="cs"/>
          <w:rtl/>
        </w:rPr>
      </w:pPr>
    </w:p>
    <w:p w14:paraId="3D14292F" w14:textId="77777777" w:rsidR="00000000" w:rsidRDefault="007C71EE">
      <w:pPr>
        <w:pStyle w:val="SpeakerCon"/>
        <w:rPr>
          <w:rtl/>
        </w:rPr>
      </w:pPr>
      <w:bookmarkStart w:id="2222" w:name="FS000000434T28_05_2003_13_41_30C"/>
      <w:bookmarkEnd w:id="2222"/>
      <w:r>
        <w:rPr>
          <w:rtl/>
        </w:rPr>
        <w:t>אברהם בורג (העבודה-מימד):</w:t>
      </w:r>
    </w:p>
    <w:p w14:paraId="497CB5FB" w14:textId="77777777" w:rsidR="00000000" w:rsidRDefault="007C71EE">
      <w:pPr>
        <w:pStyle w:val="a"/>
        <w:rPr>
          <w:rtl/>
        </w:rPr>
      </w:pPr>
    </w:p>
    <w:p w14:paraId="505E4A14" w14:textId="77777777" w:rsidR="00000000" w:rsidRDefault="007C71EE">
      <w:pPr>
        <w:pStyle w:val="a"/>
        <w:rPr>
          <w:rFonts w:hint="cs"/>
          <w:rtl/>
        </w:rPr>
      </w:pPr>
      <w:r>
        <w:rPr>
          <w:rFonts w:hint="cs"/>
          <w:rtl/>
        </w:rPr>
        <w:t>אני לא מעמיד את הנושא להצבעה. אדוני השר, אחרי שהסתבר שאכן יש אשמת הסתדרות מסוימת ב</w:t>
      </w:r>
      <w:r>
        <w:rPr>
          <w:rFonts w:hint="cs"/>
          <w:rtl/>
        </w:rPr>
        <w:t>ניהול קרנות הפנסיה, ויש אשמה לא פחות גדולה באימפוטנציה של המערב כולו, וגם יש איזו אחריות מסוימת לממשלת ישראל ב"פנסיית תקציביה", החליטה ממשלת ישראל הנוכחית, הרחמנית, החומלנית, הרגישה, האנושית: אנחנו נטפל בפנסיה, אנחנו יודעים איך לעשות את זה. בא ראש הממשלה ל</w:t>
      </w:r>
      <w:r>
        <w:rPr>
          <w:rFonts w:hint="cs"/>
          <w:rtl/>
        </w:rPr>
        <w:t xml:space="preserve">ענייני תקציב המדינה, בנימין נתניהו, הציב גרפים ודיבר. היה יפה, היה "שואו". ממש הבית הלבן במשרדי האוצר. הוא והשר לענייני משא-ומתן, השר שטרית, הכריזו מלחמה על הפנסיונרים בישראל. </w:t>
      </w:r>
    </w:p>
    <w:p w14:paraId="4C4CD0AF" w14:textId="77777777" w:rsidR="00000000" w:rsidRDefault="007C71EE">
      <w:pPr>
        <w:pStyle w:val="a"/>
        <w:rPr>
          <w:rFonts w:hint="cs"/>
          <w:rtl/>
        </w:rPr>
      </w:pPr>
    </w:p>
    <w:p w14:paraId="39EEA73C" w14:textId="77777777" w:rsidR="00000000" w:rsidRDefault="007C71EE">
      <w:pPr>
        <w:pStyle w:val="a"/>
        <w:rPr>
          <w:rFonts w:hint="cs"/>
          <w:rtl/>
        </w:rPr>
      </w:pPr>
      <w:r>
        <w:rPr>
          <w:rFonts w:hint="cs"/>
          <w:rtl/>
        </w:rPr>
        <w:t>מה הם עשו עם העלאת גיל הפנסיה?  בסדר. מה עושים עם השחיקה של 2%? בסדר. עכשיו, ק</w:t>
      </w:r>
      <w:r>
        <w:rPr>
          <w:rFonts w:hint="cs"/>
          <w:rtl/>
        </w:rPr>
        <w:t xml:space="preserve">רנות הפנסיה. איך נטפל בדבר הזה? הם הלכו למגירות של האוצר. עכשיו, המגירות של האוצר הן, בעיני, חלום של כל ילד. כמה פעמים קרה לכם כשהייתם ילדים </w:t>
      </w:r>
      <w:r>
        <w:rPr>
          <w:rtl/>
        </w:rPr>
        <w:t>–</w:t>
      </w:r>
      <w:r>
        <w:rPr>
          <w:rFonts w:hint="cs"/>
          <w:rtl/>
        </w:rPr>
        <w:t xml:space="preserve"> או בטח ראיתם זאת כשהילדים היו בבית </w:t>
      </w:r>
      <w:r>
        <w:rPr>
          <w:rtl/>
        </w:rPr>
        <w:t>–</w:t>
      </w:r>
      <w:r>
        <w:rPr>
          <w:rFonts w:hint="cs"/>
          <w:rtl/>
        </w:rPr>
        <w:t xml:space="preserve"> שאבא ואמא לא היו בבית והלכתם לחפש במגירות? מה יש במגירות? - תמונות ישנות, מט</w:t>
      </w:r>
      <w:r>
        <w:rPr>
          <w:rFonts w:hint="cs"/>
          <w:rtl/>
        </w:rPr>
        <w:t>בעות, זיכרונות, מעטפות של יום ראשון.</w:t>
      </w:r>
    </w:p>
    <w:p w14:paraId="13928496" w14:textId="77777777" w:rsidR="00000000" w:rsidRDefault="007C71EE">
      <w:pPr>
        <w:pStyle w:val="a"/>
        <w:ind w:firstLine="0"/>
        <w:rPr>
          <w:rFonts w:hint="cs"/>
          <w:rtl/>
        </w:rPr>
      </w:pPr>
    </w:p>
    <w:p w14:paraId="76F53585" w14:textId="77777777" w:rsidR="00000000" w:rsidRDefault="007C71EE">
      <w:pPr>
        <w:pStyle w:val="ac"/>
        <w:rPr>
          <w:rtl/>
        </w:rPr>
      </w:pPr>
      <w:r>
        <w:rPr>
          <w:rFonts w:hint="eastAsia"/>
          <w:rtl/>
        </w:rPr>
        <w:t>חיים</w:t>
      </w:r>
      <w:r>
        <w:rPr>
          <w:rtl/>
        </w:rPr>
        <w:t xml:space="preserve"> אורון (מרצ):</w:t>
      </w:r>
    </w:p>
    <w:p w14:paraId="38133703" w14:textId="77777777" w:rsidR="00000000" w:rsidRDefault="007C71EE">
      <w:pPr>
        <w:pStyle w:val="a"/>
        <w:rPr>
          <w:rFonts w:hint="cs"/>
          <w:rtl/>
        </w:rPr>
      </w:pPr>
    </w:p>
    <w:p w14:paraId="54324621" w14:textId="77777777" w:rsidR="00000000" w:rsidRDefault="007C71EE">
      <w:pPr>
        <w:pStyle w:val="a"/>
        <w:rPr>
          <w:rFonts w:hint="cs"/>
          <w:rtl/>
        </w:rPr>
      </w:pPr>
      <w:r>
        <w:rPr>
          <w:rFonts w:hint="cs"/>
          <w:rtl/>
        </w:rPr>
        <w:t>עצור פה. אל תמשיך.</w:t>
      </w:r>
    </w:p>
    <w:p w14:paraId="27B94A3D" w14:textId="77777777" w:rsidR="00000000" w:rsidRDefault="007C71EE">
      <w:pPr>
        <w:pStyle w:val="a"/>
        <w:ind w:firstLine="0"/>
        <w:rPr>
          <w:rFonts w:hint="cs"/>
          <w:rtl/>
        </w:rPr>
      </w:pPr>
    </w:p>
    <w:p w14:paraId="0A61CF5E" w14:textId="77777777" w:rsidR="00000000" w:rsidRDefault="007C71EE">
      <w:pPr>
        <w:pStyle w:val="SpeakerCon"/>
        <w:rPr>
          <w:rtl/>
        </w:rPr>
      </w:pPr>
      <w:bookmarkStart w:id="2223" w:name="FS000000434T28_05_2003_13_44_37C"/>
      <w:bookmarkEnd w:id="2223"/>
      <w:r>
        <w:rPr>
          <w:rtl/>
        </w:rPr>
        <w:t>אברהם בורג (העבודה-מימד):</w:t>
      </w:r>
    </w:p>
    <w:p w14:paraId="655D0E61" w14:textId="77777777" w:rsidR="00000000" w:rsidRDefault="007C71EE">
      <w:pPr>
        <w:pStyle w:val="a"/>
        <w:rPr>
          <w:rtl/>
        </w:rPr>
      </w:pPr>
    </w:p>
    <w:p w14:paraId="3DFD9926" w14:textId="77777777" w:rsidR="00000000" w:rsidRDefault="007C71EE">
      <w:pPr>
        <w:pStyle w:val="a"/>
        <w:rPr>
          <w:rFonts w:hint="cs"/>
          <w:rtl/>
        </w:rPr>
      </w:pPr>
      <w:r>
        <w:rPr>
          <w:rFonts w:hint="cs"/>
          <w:rtl/>
        </w:rPr>
        <w:t>סודות שג'ומס מחביא מילדיו. מה יש במגירות האלה, זה עולם ומלואו. אני רואה שגם לחברת הכנסת תמיר יש מגירות בבית.</w:t>
      </w:r>
    </w:p>
    <w:p w14:paraId="44E90E96" w14:textId="77777777" w:rsidR="00000000" w:rsidRDefault="007C71EE">
      <w:pPr>
        <w:pStyle w:val="a"/>
        <w:ind w:firstLine="0"/>
        <w:rPr>
          <w:rFonts w:hint="cs"/>
          <w:rtl/>
        </w:rPr>
      </w:pPr>
    </w:p>
    <w:p w14:paraId="3BE16AC8" w14:textId="77777777" w:rsidR="00000000" w:rsidRDefault="007C71EE">
      <w:pPr>
        <w:pStyle w:val="ac"/>
        <w:rPr>
          <w:rtl/>
        </w:rPr>
      </w:pPr>
      <w:r>
        <w:rPr>
          <w:rFonts w:hint="eastAsia"/>
          <w:rtl/>
        </w:rPr>
        <w:t>יולי</w:t>
      </w:r>
      <w:r>
        <w:rPr>
          <w:rtl/>
        </w:rPr>
        <w:t xml:space="preserve"> תמיר (העבודה-מימד):</w:t>
      </w:r>
    </w:p>
    <w:p w14:paraId="51CA4FC6" w14:textId="77777777" w:rsidR="00000000" w:rsidRDefault="007C71EE">
      <w:pPr>
        <w:pStyle w:val="a"/>
        <w:rPr>
          <w:rFonts w:hint="cs"/>
          <w:rtl/>
        </w:rPr>
      </w:pPr>
    </w:p>
    <w:p w14:paraId="596345F4" w14:textId="77777777" w:rsidR="00000000" w:rsidRDefault="007C71EE">
      <w:pPr>
        <w:pStyle w:val="a"/>
        <w:rPr>
          <w:rFonts w:hint="cs"/>
          <w:rtl/>
        </w:rPr>
      </w:pPr>
      <w:r>
        <w:rPr>
          <w:rFonts w:hint="cs"/>
          <w:rtl/>
        </w:rPr>
        <w:t xml:space="preserve">אצלי כל המגירות </w:t>
      </w:r>
      <w:r>
        <w:rPr>
          <w:rFonts w:hint="cs"/>
          <w:rtl/>
        </w:rPr>
        <w:t>במחשב.</w:t>
      </w:r>
    </w:p>
    <w:p w14:paraId="507F987A" w14:textId="77777777" w:rsidR="00000000" w:rsidRDefault="007C71EE">
      <w:pPr>
        <w:pStyle w:val="a"/>
        <w:ind w:firstLine="0"/>
        <w:rPr>
          <w:rFonts w:hint="cs"/>
          <w:rtl/>
        </w:rPr>
      </w:pPr>
    </w:p>
    <w:p w14:paraId="4A095D4E" w14:textId="77777777" w:rsidR="00000000" w:rsidRDefault="007C71EE">
      <w:pPr>
        <w:pStyle w:val="SpeakerCon"/>
        <w:rPr>
          <w:rtl/>
        </w:rPr>
      </w:pPr>
      <w:bookmarkStart w:id="2224" w:name="FS000000434T28_05_2003_13_45_08C"/>
      <w:bookmarkEnd w:id="2224"/>
      <w:r>
        <w:rPr>
          <w:rtl/>
        </w:rPr>
        <w:t>אברהם בורג (העבודה-מימד):</w:t>
      </w:r>
    </w:p>
    <w:p w14:paraId="644D6322" w14:textId="77777777" w:rsidR="00000000" w:rsidRDefault="007C71EE">
      <w:pPr>
        <w:pStyle w:val="a"/>
        <w:rPr>
          <w:rtl/>
        </w:rPr>
      </w:pPr>
    </w:p>
    <w:p w14:paraId="07E0FB7A" w14:textId="77777777" w:rsidR="00000000" w:rsidRDefault="007C71EE">
      <w:pPr>
        <w:pStyle w:val="a"/>
        <w:rPr>
          <w:rFonts w:hint="cs"/>
          <w:rtl/>
        </w:rPr>
      </w:pPr>
      <w:r>
        <w:rPr>
          <w:rFonts w:hint="cs"/>
          <w:rtl/>
        </w:rPr>
        <w:t>אני זוכר את זה מילדותי. לפעמים כשאני בא הביתה ורואה את המגירה מבולגנת יותר מכפי שהשארתי אותה, אני יודע שהילדים יצאו למסע. בעיני, המגירות של האוצר הן מגירות מדהימות. אפשר למצוא שם הכול. אין רעיון עיוועים, אין איוולת, אין ט</w:t>
      </w:r>
      <w:r>
        <w:rPr>
          <w:rFonts w:hint="cs"/>
          <w:rtl/>
        </w:rPr>
        <w:t xml:space="preserve">יפשות, אין רשע, אין טמטום, אין יצירתיות הרסנית שלא נמצאת במגירות. בא שר ואומר: תנו לי רעיון רע במיוחד, לא רע סתם, לא רע על-פי הממוצע, רע-רע. והוא לא יודע מה לעשות. הוא פונה לחשב המשרד. אתם חושבים שהשרים מנהלים את המשרדים? שטויות. השר, אתה מנהל את המשרד או </w:t>
      </w:r>
      <w:r>
        <w:rPr>
          <w:rFonts w:hint="cs"/>
          <w:rtl/>
        </w:rPr>
        <w:t xml:space="preserve">החשב מנהל את המשרד? החשב, לא עלינו. יולי תמיר, החשב? הוא פונה לאוצר, כי הרי הוא הזרוע הארוכה של האוצר. הוא הזרוע הארוכה של האוצר בתוך המשרד. זאת אומרת, השר הוא סוס טרויאני במשרד הקליטה, למשל, של האוצר. השר מפריע. </w:t>
      </w:r>
    </w:p>
    <w:p w14:paraId="5D1C2EEA" w14:textId="77777777" w:rsidR="00000000" w:rsidRDefault="007C71EE">
      <w:pPr>
        <w:pStyle w:val="a"/>
        <w:ind w:firstLine="0"/>
        <w:rPr>
          <w:rFonts w:hint="cs"/>
          <w:rtl/>
        </w:rPr>
      </w:pPr>
    </w:p>
    <w:p w14:paraId="1D40BEAC" w14:textId="77777777" w:rsidR="00000000" w:rsidRDefault="007C71EE">
      <w:pPr>
        <w:pStyle w:val="ac"/>
        <w:rPr>
          <w:rtl/>
        </w:rPr>
      </w:pPr>
      <w:r>
        <w:rPr>
          <w:rFonts w:hint="eastAsia"/>
          <w:rtl/>
        </w:rPr>
        <w:t>יולי</w:t>
      </w:r>
      <w:r>
        <w:rPr>
          <w:rtl/>
        </w:rPr>
        <w:t xml:space="preserve"> תמיר (העבודה-מימד):</w:t>
      </w:r>
    </w:p>
    <w:p w14:paraId="57DF8308" w14:textId="77777777" w:rsidR="00000000" w:rsidRDefault="007C71EE">
      <w:pPr>
        <w:pStyle w:val="a"/>
        <w:rPr>
          <w:rFonts w:hint="cs"/>
          <w:rtl/>
        </w:rPr>
      </w:pPr>
    </w:p>
    <w:p w14:paraId="34B2ACBD" w14:textId="77777777" w:rsidR="00000000" w:rsidRDefault="007C71EE">
      <w:pPr>
        <w:pStyle w:val="a"/>
        <w:rPr>
          <w:rFonts w:hint="cs"/>
          <w:rtl/>
        </w:rPr>
      </w:pPr>
      <w:r>
        <w:rPr>
          <w:rFonts w:hint="cs"/>
          <w:rtl/>
        </w:rPr>
        <w:t>הוא מפריע לאוצר</w:t>
      </w:r>
      <w:r>
        <w:rPr>
          <w:rFonts w:hint="cs"/>
          <w:rtl/>
        </w:rPr>
        <w:t xml:space="preserve"> לנהל את המשרד.</w:t>
      </w:r>
    </w:p>
    <w:p w14:paraId="4599988A" w14:textId="77777777" w:rsidR="00000000" w:rsidRDefault="007C71EE">
      <w:pPr>
        <w:pStyle w:val="a"/>
        <w:ind w:firstLine="0"/>
        <w:rPr>
          <w:rFonts w:hint="cs"/>
          <w:rtl/>
        </w:rPr>
      </w:pPr>
    </w:p>
    <w:p w14:paraId="307DC3B8" w14:textId="77777777" w:rsidR="00000000" w:rsidRDefault="007C71EE">
      <w:pPr>
        <w:pStyle w:val="SpeakerCon"/>
        <w:rPr>
          <w:rtl/>
        </w:rPr>
      </w:pPr>
      <w:bookmarkStart w:id="2225" w:name="FS000000434T28_05_2003_13_47_59C"/>
      <w:bookmarkEnd w:id="2225"/>
      <w:r>
        <w:rPr>
          <w:rtl/>
        </w:rPr>
        <w:t>אברהם בורג (העבודה-מימד):</w:t>
      </w:r>
    </w:p>
    <w:p w14:paraId="63CA3EA9" w14:textId="77777777" w:rsidR="00000000" w:rsidRDefault="007C71EE">
      <w:pPr>
        <w:pStyle w:val="a"/>
        <w:rPr>
          <w:rtl/>
        </w:rPr>
      </w:pPr>
    </w:p>
    <w:p w14:paraId="60D2CAE9" w14:textId="77777777" w:rsidR="00000000" w:rsidRDefault="007C71EE">
      <w:pPr>
        <w:pStyle w:val="a"/>
        <w:rPr>
          <w:rFonts w:hint="cs"/>
          <w:rtl/>
        </w:rPr>
      </w:pPr>
      <w:r>
        <w:rPr>
          <w:rFonts w:hint="cs"/>
          <w:rtl/>
        </w:rPr>
        <w:t>נכון, השר מפריע. אבל כשהשר בכל זאת משתף פעולה עם הזרוע הארוכה של השלטון, כי בכל זאת שרים הם חלק מהשלטון על-פי החוקה - - -</w:t>
      </w:r>
    </w:p>
    <w:p w14:paraId="11BF2D9B" w14:textId="77777777" w:rsidR="00000000" w:rsidRDefault="007C71EE">
      <w:pPr>
        <w:pStyle w:val="a"/>
        <w:ind w:firstLine="0"/>
        <w:rPr>
          <w:rFonts w:hint="cs"/>
          <w:rtl/>
        </w:rPr>
      </w:pPr>
    </w:p>
    <w:p w14:paraId="6E45486E" w14:textId="77777777" w:rsidR="00000000" w:rsidRDefault="007C71EE">
      <w:pPr>
        <w:pStyle w:val="ad"/>
        <w:rPr>
          <w:rFonts w:hint="cs"/>
          <w:rtl/>
        </w:rPr>
      </w:pPr>
      <w:r>
        <w:rPr>
          <w:rtl/>
        </w:rPr>
        <w:t>היו"ר יולי-יואל אדלשטיין:</w:t>
      </w:r>
    </w:p>
    <w:p w14:paraId="72F89BD8" w14:textId="77777777" w:rsidR="00000000" w:rsidRDefault="007C71EE">
      <w:pPr>
        <w:pStyle w:val="a"/>
        <w:rPr>
          <w:rFonts w:hint="cs"/>
          <w:rtl/>
        </w:rPr>
      </w:pPr>
    </w:p>
    <w:p w14:paraId="467F9F49" w14:textId="77777777" w:rsidR="00000000" w:rsidRDefault="007C71EE">
      <w:pPr>
        <w:pStyle w:val="a"/>
        <w:rPr>
          <w:rFonts w:hint="cs"/>
          <w:rtl/>
        </w:rPr>
      </w:pPr>
      <w:r>
        <w:rPr>
          <w:rFonts w:hint="cs"/>
          <w:rtl/>
        </w:rPr>
        <w:t>אז מי ביקש ממי? אני לא הבנתי אותך.</w:t>
      </w:r>
    </w:p>
    <w:p w14:paraId="290E8A10" w14:textId="77777777" w:rsidR="00000000" w:rsidRDefault="007C71EE">
      <w:pPr>
        <w:pStyle w:val="a"/>
        <w:ind w:firstLine="0"/>
        <w:rPr>
          <w:rFonts w:hint="cs"/>
          <w:rtl/>
        </w:rPr>
      </w:pPr>
    </w:p>
    <w:p w14:paraId="2DD359C9" w14:textId="77777777" w:rsidR="00000000" w:rsidRDefault="007C71EE">
      <w:pPr>
        <w:pStyle w:val="SpeakerCon"/>
        <w:rPr>
          <w:rtl/>
        </w:rPr>
      </w:pPr>
      <w:bookmarkStart w:id="2226" w:name="FS000000434T28_05_2003_13_48_34C"/>
      <w:bookmarkEnd w:id="2226"/>
      <w:r>
        <w:rPr>
          <w:rtl/>
        </w:rPr>
        <w:t>אברהם בורג (העבודה-מימד):</w:t>
      </w:r>
    </w:p>
    <w:p w14:paraId="202842EC" w14:textId="77777777" w:rsidR="00000000" w:rsidRDefault="007C71EE">
      <w:pPr>
        <w:pStyle w:val="a"/>
        <w:rPr>
          <w:rtl/>
        </w:rPr>
      </w:pPr>
    </w:p>
    <w:p w14:paraId="439C157A" w14:textId="77777777" w:rsidR="00000000" w:rsidRDefault="007C71EE">
      <w:pPr>
        <w:pStyle w:val="a"/>
        <w:rPr>
          <w:rFonts w:hint="cs"/>
          <w:rtl/>
        </w:rPr>
      </w:pPr>
      <w:r>
        <w:rPr>
          <w:rFonts w:hint="cs"/>
          <w:rtl/>
        </w:rPr>
        <w:t>סליחה, השר פונה לחשב ואומר לו: תביא לי משהו טוב באמת, כזה שיעשה נזק שלא ישכחו אותי לעולם; אבל נזק-נזק. ואז פנו למגירות, חיפשו, חיפשו, חיפשו. אני לא מעלה על דעתי שרעיון כזה טוב, כמו לכפות בחקיקה את הלאמת קרנות הפנסיה ולסדר בחקיקה את יחסי הפנסיה או העבודה ב</w:t>
      </w:r>
      <w:r>
        <w:rPr>
          <w:rFonts w:hint="cs"/>
          <w:rtl/>
        </w:rPr>
        <w:t xml:space="preserve">ישראל </w:t>
      </w:r>
      <w:r>
        <w:rPr>
          <w:rtl/>
        </w:rPr>
        <w:t>–</w:t>
      </w:r>
      <w:r>
        <w:rPr>
          <w:rFonts w:hint="cs"/>
          <w:rtl/>
        </w:rPr>
        <w:t xml:space="preserve"> הוא דבר שבא ככה. זה לא דבר שבא ככה. הם הרבה זמן מחכים שם עם הרעיון הזה. </w:t>
      </w:r>
    </w:p>
    <w:p w14:paraId="55F0B692" w14:textId="77777777" w:rsidR="00000000" w:rsidRDefault="007C71EE">
      <w:pPr>
        <w:pStyle w:val="a"/>
        <w:rPr>
          <w:rFonts w:hint="cs"/>
          <w:rtl/>
        </w:rPr>
      </w:pPr>
    </w:p>
    <w:p w14:paraId="0E98E34C" w14:textId="77777777" w:rsidR="00000000" w:rsidRDefault="007C71EE">
      <w:pPr>
        <w:pStyle w:val="a"/>
        <w:rPr>
          <w:rFonts w:hint="cs"/>
          <w:rtl/>
        </w:rPr>
      </w:pPr>
      <w:r>
        <w:rPr>
          <w:rFonts w:hint="cs"/>
          <w:rtl/>
        </w:rPr>
        <w:t xml:space="preserve">לממונה על מגירות האוצר קרה דבר מצחיק. הגיע איש אחד טוב והגיע "פראייר". ביבי נתניהו, כבר ראינו, כל מה שהוא טוב - קונה. לא רק קונה, ביבי נתניהו,  קונה ומוכר. ביבי נתניהו מסוגל </w:t>
      </w:r>
      <w:r>
        <w:rPr>
          <w:rFonts w:hint="cs"/>
          <w:rtl/>
        </w:rPr>
        <w:t xml:space="preserve">למכור אטריות לאיטלקים. אגיד לכם יותר מזה: ביבי נתניהו מסוגל למכור "לוקשים" ליהודים. הוא יודע לעשות את זה. זה פשוט מדהים. בא ביבי נתניהו, לקח את הרעיון המטורף הזה של החקיקה להצלת קרנות הפנסיה, וביבי נתניהו שירד מהשלטון כי השמאל שכח מה זה להיות יהודי, החליט </w:t>
      </w:r>
      <w:r>
        <w:rPr>
          <w:rFonts w:hint="cs"/>
          <w:rtl/>
        </w:rPr>
        <w:t>הפעם לרדת בעצמו מן השלטון, כי הוא שכח מה זה להיות בן-אדם. אגיד יותר מזה, הממשלה שכחה מה הם יחסי הכוחות המאזנים והחיוניים לקיומה של מדינה.</w:t>
      </w:r>
    </w:p>
    <w:p w14:paraId="1A548F70" w14:textId="77777777" w:rsidR="00000000" w:rsidRDefault="007C71EE">
      <w:pPr>
        <w:pStyle w:val="a"/>
        <w:ind w:firstLine="0"/>
        <w:rPr>
          <w:rFonts w:hint="cs"/>
          <w:rtl/>
        </w:rPr>
      </w:pPr>
    </w:p>
    <w:p w14:paraId="390F7156" w14:textId="77777777" w:rsidR="00000000" w:rsidRDefault="007C71EE">
      <w:pPr>
        <w:pStyle w:val="ac"/>
        <w:rPr>
          <w:rtl/>
        </w:rPr>
      </w:pPr>
      <w:r>
        <w:rPr>
          <w:rFonts w:hint="eastAsia"/>
          <w:rtl/>
        </w:rPr>
        <w:t>חיים</w:t>
      </w:r>
      <w:r>
        <w:rPr>
          <w:rtl/>
        </w:rPr>
        <w:t xml:space="preserve"> אורון (מרצ):</w:t>
      </w:r>
    </w:p>
    <w:p w14:paraId="207BCC2E" w14:textId="77777777" w:rsidR="00000000" w:rsidRDefault="007C71EE">
      <w:pPr>
        <w:pStyle w:val="a"/>
        <w:rPr>
          <w:rFonts w:hint="cs"/>
          <w:rtl/>
        </w:rPr>
      </w:pPr>
    </w:p>
    <w:p w14:paraId="4854D5AE" w14:textId="77777777" w:rsidR="00000000" w:rsidRDefault="007C71EE">
      <w:pPr>
        <w:pStyle w:val="a"/>
        <w:rPr>
          <w:rFonts w:hint="cs"/>
          <w:rtl/>
        </w:rPr>
      </w:pPr>
      <w:r>
        <w:rPr>
          <w:rFonts w:hint="cs"/>
          <w:rtl/>
        </w:rPr>
        <w:t>למה אתה אומר שכחה? פריצקי אמר לך פה לפני חצי שעה: לא שכחנו, רצינו.</w:t>
      </w:r>
    </w:p>
    <w:p w14:paraId="79964D4C" w14:textId="77777777" w:rsidR="00000000" w:rsidRDefault="007C71EE">
      <w:pPr>
        <w:pStyle w:val="a"/>
        <w:ind w:firstLine="0"/>
        <w:rPr>
          <w:rFonts w:hint="cs"/>
          <w:rtl/>
        </w:rPr>
      </w:pPr>
    </w:p>
    <w:p w14:paraId="16205BB1" w14:textId="77777777" w:rsidR="00000000" w:rsidRDefault="007C71EE">
      <w:pPr>
        <w:pStyle w:val="SpeakerCon"/>
        <w:rPr>
          <w:rtl/>
        </w:rPr>
      </w:pPr>
      <w:bookmarkStart w:id="2227" w:name="FS000000434T28_05_2003_14_34_18"/>
      <w:bookmarkStart w:id="2228" w:name="FS000000434T28_05_2003_14_34_23C"/>
      <w:bookmarkEnd w:id="2227"/>
      <w:bookmarkEnd w:id="2228"/>
      <w:r>
        <w:rPr>
          <w:rtl/>
        </w:rPr>
        <w:t>אברהם בורג (העבודה-מימד):</w:t>
      </w:r>
    </w:p>
    <w:p w14:paraId="726A4B2C" w14:textId="77777777" w:rsidR="00000000" w:rsidRDefault="007C71EE">
      <w:pPr>
        <w:pStyle w:val="a"/>
        <w:rPr>
          <w:rtl/>
        </w:rPr>
      </w:pPr>
    </w:p>
    <w:p w14:paraId="72D2C7D3" w14:textId="77777777" w:rsidR="00000000" w:rsidRDefault="007C71EE">
      <w:pPr>
        <w:pStyle w:val="a"/>
        <w:rPr>
          <w:rFonts w:hint="cs"/>
          <w:rtl/>
        </w:rPr>
      </w:pPr>
      <w:r>
        <w:rPr>
          <w:rFonts w:hint="cs"/>
          <w:rtl/>
        </w:rPr>
        <w:t>רגע</w:t>
      </w:r>
      <w:r>
        <w:rPr>
          <w:rFonts w:hint="cs"/>
          <w:rtl/>
        </w:rPr>
        <w:t>, עוד לא הגענו לשינוי.  שינוי זה הזנב של נתניהו.</w:t>
      </w:r>
    </w:p>
    <w:p w14:paraId="1B48D8C6" w14:textId="77777777" w:rsidR="00000000" w:rsidRDefault="007C71EE">
      <w:pPr>
        <w:pStyle w:val="a"/>
        <w:ind w:firstLine="0"/>
        <w:rPr>
          <w:rFonts w:hint="cs"/>
          <w:rtl/>
        </w:rPr>
      </w:pPr>
    </w:p>
    <w:p w14:paraId="54B0E5CA" w14:textId="77777777" w:rsidR="00000000" w:rsidRDefault="007C71EE">
      <w:pPr>
        <w:pStyle w:val="ac"/>
        <w:rPr>
          <w:rtl/>
        </w:rPr>
      </w:pPr>
      <w:r>
        <w:rPr>
          <w:rFonts w:hint="eastAsia"/>
          <w:rtl/>
        </w:rPr>
        <w:t>חיים</w:t>
      </w:r>
      <w:r>
        <w:rPr>
          <w:rtl/>
        </w:rPr>
        <w:t xml:space="preserve"> אורון (מרצ):</w:t>
      </w:r>
    </w:p>
    <w:p w14:paraId="216C69A0" w14:textId="77777777" w:rsidR="00000000" w:rsidRDefault="007C71EE">
      <w:pPr>
        <w:pStyle w:val="a"/>
        <w:rPr>
          <w:rFonts w:hint="cs"/>
          <w:rtl/>
        </w:rPr>
      </w:pPr>
    </w:p>
    <w:p w14:paraId="571CE089" w14:textId="77777777" w:rsidR="00000000" w:rsidRDefault="007C71EE">
      <w:pPr>
        <w:pStyle w:val="a"/>
        <w:rPr>
          <w:rFonts w:hint="cs"/>
          <w:rtl/>
        </w:rPr>
      </w:pPr>
      <w:r>
        <w:rPr>
          <w:rFonts w:hint="cs"/>
          <w:rtl/>
        </w:rPr>
        <w:t>אבל שניהם רוצים.</w:t>
      </w:r>
    </w:p>
    <w:p w14:paraId="09DED791" w14:textId="77777777" w:rsidR="00000000" w:rsidRDefault="007C71EE">
      <w:pPr>
        <w:pStyle w:val="a"/>
        <w:ind w:firstLine="0"/>
        <w:rPr>
          <w:rFonts w:hint="cs"/>
          <w:rtl/>
        </w:rPr>
      </w:pPr>
    </w:p>
    <w:p w14:paraId="45008974" w14:textId="77777777" w:rsidR="00000000" w:rsidRDefault="007C71EE">
      <w:pPr>
        <w:pStyle w:val="SpeakerCon"/>
        <w:rPr>
          <w:rtl/>
        </w:rPr>
      </w:pPr>
      <w:bookmarkStart w:id="2229" w:name="FS000000434T28_05_2003_14_34_46C"/>
      <w:bookmarkEnd w:id="2229"/>
      <w:r>
        <w:rPr>
          <w:rtl/>
        </w:rPr>
        <w:t>אברהם בורג (העבודה-מימד):</w:t>
      </w:r>
    </w:p>
    <w:p w14:paraId="40A5EE53" w14:textId="77777777" w:rsidR="00000000" w:rsidRDefault="007C71EE">
      <w:pPr>
        <w:pStyle w:val="a"/>
        <w:rPr>
          <w:rtl/>
        </w:rPr>
      </w:pPr>
    </w:p>
    <w:p w14:paraId="38B4AF0F" w14:textId="77777777" w:rsidR="00000000" w:rsidRDefault="007C71EE">
      <w:pPr>
        <w:pStyle w:val="a"/>
        <w:rPr>
          <w:rFonts w:hint="cs"/>
          <w:rtl/>
        </w:rPr>
      </w:pPr>
      <w:r>
        <w:rPr>
          <w:rFonts w:hint="cs"/>
          <w:rtl/>
        </w:rPr>
        <w:t xml:space="preserve">רגע, אני נותן את הקרדיט שהוא לא ידע; שמכרו לו והוא שיווק משהו שהוא לא הבין.  אם הוא הבין, יש לי גם על זה מה לומר.  אני מבקש, חבר הכנסת אורון, </w:t>
      </w:r>
      <w:r>
        <w:rPr>
          <w:rFonts w:hint="cs"/>
          <w:rtl/>
        </w:rPr>
        <w:t>היום עוד ארוך, רק התחלנו.</w:t>
      </w:r>
    </w:p>
    <w:p w14:paraId="06ACA22D" w14:textId="77777777" w:rsidR="00000000" w:rsidRDefault="007C71EE">
      <w:pPr>
        <w:pStyle w:val="a"/>
        <w:ind w:firstLine="0"/>
        <w:rPr>
          <w:rFonts w:hint="cs"/>
          <w:rtl/>
        </w:rPr>
      </w:pPr>
    </w:p>
    <w:p w14:paraId="27D65604" w14:textId="77777777" w:rsidR="00000000" w:rsidRDefault="007C71EE">
      <w:pPr>
        <w:pStyle w:val="ac"/>
        <w:rPr>
          <w:rtl/>
        </w:rPr>
      </w:pPr>
      <w:r>
        <w:rPr>
          <w:rFonts w:hint="eastAsia"/>
          <w:rtl/>
        </w:rPr>
        <w:t>חיים</w:t>
      </w:r>
      <w:r>
        <w:rPr>
          <w:rtl/>
        </w:rPr>
        <w:t xml:space="preserve"> אורון (מרצ):</w:t>
      </w:r>
    </w:p>
    <w:p w14:paraId="64AE9DBC" w14:textId="77777777" w:rsidR="00000000" w:rsidRDefault="007C71EE">
      <w:pPr>
        <w:pStyle w:val="a"/>
        <w:rPr>
          <w:rFonts w:hint="cs"/>
          <w:rtl/>
        </w:rPr>
      </w:pPr>
    </w:p>
    <w:p w14:paraId="19E61DAD" w14:textId="77777777" w:rsidR="00000000" w:rsidRDefault="007C71EE">
      <w:pPr>
        <w:pStyle w:val="a"/>
        <w:rPr>
          <w:rFonts w:hint="cs"/>
          <w:rtl/>
        </w:rPr>
      </w:pPr>
      <w:r>
        <w:rPr>
          <w:rFonts w:hint="cs"/>
          <w:rtl/>
        </w:rPr>
        <w:t xml:space="preserve">- - - </w:t>
      </w:r>
    </w:p>
    <w:p w14:paraId="2C0D2A4D" w14:textId="77777777" w:rsidR="00000000" w:rsidRDefault="007C71EE">
      <w:pPr>
        <w:pStyle w:val="a"/>
        <w:ind w:firstLine="0"/>
        <w:rPr>
          <w:rFonts w:hint="cs"/>
          <w:rtl/>
        </w:rPr>
      </w:pPr>
    </w:p>
    <w:p w14:paraId="101C8525" w14:textId="77777777" w:rsidR="00000000" w:rsidRDefault="007C71EE">
      <w:pPr>
        <w:pStyle w:val="SpeakerCon"/>
        <w:rPr>
          <w:rtl/>
        </w:rPr>
      </w:pPr>
      <w:bookmarkStart w:id="2230" w:name="FS000000434T28_05_2003_14_37_09C"/>
      <w:bookmarkEnd w:id="2230"/>
      <w:r>
        <w:rPr>
          <w:rtl/>
        </w:rPr>
        <w:t>אברהם בורג (העבודה-מימד):</w:t>
      </w:r>
    </w:p>
    <w:p w14:paraId="312CA69F" w14:textId="77777777" w:rsidR="00000000" w:rsidRDefault="007C71EE">
      <w:pPr>
        <w:pStyle w:val="a"/>
        <w:rPr>
          <w:rtl/>
        </w:rPr>
      </w:pPr>
    </w:p>
    <w:p w14:paraId="1900F4DC" w14:textId="77777777" w:rsidR="00000000" w:rsidRDefault="007C71EE">
      <w:pPr>
        <w:pStyle w:val="a"/>
        <w:rPr>
          <w:rFonts w:hint="cs"/>
          <w:rtl/>
        </w:rPr>
      </w:pPr>
      <w:r>
        <w:rPr>
          <w:rFonts w:hint="cs"/>
          <w:rtl/>
        </w:rPr>
        <w:t xml:space="preserve">לא, קודם הוא לא הבין. הם החליטו לחוקק. היה פעם ראש ממשלה של הליכוד, שלא אהבתי  הרבה מאוד דברים בו, אבל הערכתי בו דבר אחד: את הממלכתיות המדהימה - מנחם בגין, זיכרונו לברכה. אני </w:t>
      </w:r>
      <w:r>
        <w:rPr>
          <w:rFonts w:hint="cs"/>
          <w:rtl/>
        </w:rPr>
        <w:t xml:space="preserve">שואל את מנחם בגין:  האם יש שופטים בירושלים?  יש מחוקקים בכנסת, ויש הפרדת רשויות, ויש  איזון בין מה שנכון לבין מה שלא נכון. יש יחסי עבודה בישראל, ויש הסכמיות, ויש ציבוריות, ויש מסורת, ויש יחסים שנבנים שלא שוברים עם מקל חובלים, עם נבוט, חרסינה רגישה של יחסי </w:t>
      </w:r>
      <w:r>
        <w:rPr>
          <w:rFonts w:hint="cs"/>
          <w:rtl/>
        </w:rPr>
        <w:t>עבודה  בישראל. לא כך עושים את זה.  קוראים לכולם, יושבים סביב השולחן, מייצרים הידברות, קוראים להסתדרות, קוראים למעסיקים, קוראים אפילו לאופוזיציה, קוראים לממשלה. מייצרים תהליך עם הדרמות שלו, ויוצאים בסוף עם הסכמה.</w:t>
      </w:r>
    </w:p>
    <w:p w14:paraId="54BE6041" w14:textId="77777777" w:rsidR="00000000" w:rsidRDefault="007C71EE">
      <w:pPr>
        <w:pStyle w:val="a"/>
        <w:rPr>
          <w:rFonts w:hint="cs"/>
          <w:rtl/>
        </w:rPr>
      </w:pPr>
    </w:p>
    <w:p w14:paraId="267F90A1" w14:textId="77777777" w:rsidR="00000000" w:rsidRDefault="007C71EE">
      <w:pPr>
        <w:pStyle w:val="a"/>
        <w:rPr>
          <w:rFonts w:hint="cs"/>
          <w:rtl/>
        </w:rPr>
      </w:pPr>
      <w:r>
        <w:rPr>
          <w:rFonts w:hint="cs"/>
          <w:rtl/>
        </w:rPr>
        <w:t>מה עשתה ממשלת ישראל הנוכחית?  קודם כול, נבו</w:t>
      </w:r>
      <w:r>
        <w:rPr>
          <w:rFonts w:hint="cs"/>
          <w:rtl/>
        </w:rPr>
        <w:t>ט. קודם כול, נשבור את האצבעות. לא מספיק כואב באצבעות - ניתן לך בשיניים. לא הולך בשיניים - נרד מטר למטה. נרביץ לך, נכה אותך.</w:t>
      </w:r>
    </w:p>
    <w:p w14:paraId="06DC435D" w14:textId="77777777" w:rsidR="00000000" w:rsidRDefault="007C71EE">
      <w:pPr>
        <w:pStyle w:val="a"/>
        <w:ind w:firstLine="0"/>
        <w:rPr>
          <w:rFonts w:hint="cs"/>
          <w:rtl/>
        </w:rPr>
      </w:pPr>
    </w:p>
    <w:p w14:paraId="4B10F637" w14:textId="77777777" w:rsidR="00000000" w:rsidRDefault="007C71EE">
      <w:pPr>
        <w:pStyle w:val="ac"/>
        <w:rPr>
          <w:rtl/>
        </w:rPr>
      </w:pPr>
      <w:r>
        <w:rPr>
          <w:rFonts w:hint="eastAsia"/>
          <w:rtl/>
        </w:rPr>
        <w:t>חיים</w:t>
      </w:r>
      <w:r>
        <w:rPr>
          <w:rtl/>
        </w:rPr>
        <w:t xml:space="preserve"> אורון (מרצ):</w:t>
      </w:r>
    </w:p>
    <w:p w14:paraId="64C274FE" w14:textId="77777777" w:rsidR="00000000" w:rsidRDefault="007C71EE">
      <w:pPr>
        <w:pStyle w:val="a"/>
        <w:rPr>
          <w:rFonts w:hint="cs"/>
          <w:rtl/>
        </w:rPr>
      </w:pPr>
    </w:p>
    <w:p w14:paraId="130F2C63" w14:textId="77777777" w:rsidR="00000000" w:rsidRDefault="007C71EE">
      <w:pPr>
        <w:pStyle w:val="a"/>
        <w:rPr>
          <w:rFonts w:hint="cs"/>
          <w:rtl/>
        </w:rPr>
      </w:pPr>
      <w:r>
        <w:rPr>
          <w:rFonts w:hint="cs"/>
          <w:rtl/>
        </w:rPr>
        <w:t>מה, יש מטר למטה?</w:t>
      </w:r>
    </w:p>
    <w:p w14:paraId="48268BF6" w14:textId="77777777" w:rsidR="00000000" w:rsidRDefault="007C71EE">
      <w:pPr>
        <w:pStyle w:val="a"/>
        <w:ind w:firstLine="0"/>
        <w:rPr>
          <w:rFonts w:hint="cs"/>
          <w:rtl/>
        </w:rPr>
      </w:pPr>
    </w:p>
    <w:p w14:paraId="09D4267A" w14:textId="77777777" w:rsidR="00000000" w:rsidRDefault="007C71EE">
      <w:pPr>
        <w:pStyle w:val="SpeakerCon"/>
        <w:rPr>
          <w:rtl/>
        </w:rPr>
      </w:pPr>
      <w:bookmarkStart w:id="2231" w:name="FS000000434T28_05_2003_14_41_45C"/>
      <w:bookmarkEnd w:id="2231"/>
      <w:r>
        <w:rPr>
          <w:rtl/>
        </w:rPr>
        <w:t>אברהם בורג (העבודה-מימד):</w:t>
      </w:r>
    </w:p>
    <w:p w14:paraId="2AD4BC16" w14:textId="77777777" w:rsidR="00000000" w:rsidRDefault="007C71EE">
      <w:pPr>
        <w:pStyle w:val="a"/>
        <w:rPr>
          <w:rtl/>
        </w:rPr>
      </w:pPr>
    </w:p>
    <w:p w14:paraId="3E406073" w14:textId="77777777" w:rsidR="00000000" w:rsidRDefault="007C71EE">
      <w:pPr>
        <w:pStyle w:val="a"/>
        <w:rPr>
          <w:rFonts w:hint="cs"/>
          <w:rtl/>
        </w:rPr>
      </w:pPr>
      <w:r>
        <w:rPr>
          <w:rFonts w:hint="cs"/>
          <w:rtl/>
        </w:rPr>
        <w:t xml:space="preserve">אני לא יודע מה אצלך. </w:t>
      </w:r>
    </w:p>
    <w:p w14:paraId="46C0E80E" w14:textId="77777777" w:rsidR="00000000" w:rsidRDefault="007C71EE">
      <w:pPr>
        <w:pStyle w:val="a"/>
        <w:ind w:firstLine="0"/>
        <w:rPr>
          <w:rFonts w:hint="cs"/>
          <w:rtl/>
        </w:rPr>
      </w:pPr>
    </w:p>
    <w:p w14:paraId="7193377A" w14:textId="77777777" w:rsidR="00000000" w:rsidRDefault="007C71EE">
      <w:pPr>
        <w:pStyle w:val="ac"/>
        <w:rPr>
          <w:rtl/>
        </w:rPr>
      </w:pPr>
      <w:r>
        <w:rPr>
          <w:rFonts w:hint="eastAsia"/>
          <w:rtl/>
        </w:rPr>
        <w:t>חיים</w:t>
      </w:r>
      <w:r>
        <w:rPr>
          <w:rtl/>
        </w:rPr>
        <w:t xml:space="preserve"> אורון (מרצ):</w:t>
      </w:r>
    </w:p>
    <w:p w14:paraId="37C42DB8" w14:textId="77777777" w:rsidR="00000000" w:rsidRDefault="007C71EE">
      <w:pPr>
        <w:pStyle w:val="a"/>
        <w:rPr>
          <w:rFonts w:hint="cs"/>
          <w:rtl/>
        </w:rPr>
      </w:pPr>
    </w:p>
    <w:p w14:paraId="7C1AC2FB" w14:textId="77777777" w:rsidR="00000000" w:rsidRDefault="007C71EE">
      <w:pPr>
        <w:pStyle w:val="a"/>
        <w:rPr>
          <w:rFonts w:hint="cs"/>
          <w:rtl/>
        </w:rPr>
      </w:pPr>
      <w:r>
        <w:rPr>
          <w:rFonts w:hint="cs"/>
          <w:rtl/>
        </w:rPr>
        <w:t>אצלי אני יודע. מה אצלך?</w:t>
      </w:r>
    </w:p>
    <w:p w14:paraId="29B720E7" w14:textId="77777777" w:rsidR="00000000" w:rsidRDefault="007C71EE">
      <w:pPr>
        <w:pStyle w:val="a"/>
        <w:ind w:firstLine="0"/>
        <w:rPr>
          <w:rFonts w:hint="cs"/>
          <w:rtl/>
        </w:rPr>
      </w:pPr>
    </w:p>
    <w:p w14:paraId="7176125C" w14:textId="77777777" w:rsidR="00000000" w:rsidRDefault="007C71EE">
      <w:pPr>
        <w:pStyle w:val="SpeakerCon"/>
        <w:rPr>
          <w:rtl/>
        </w:rPr>
      </w:pPr>
      <w:bookmarkStart w:id="2232" w:name="FS000000434T28_05_2003_14_43_02C"/>
      <w:bookmarkEnd w:id="2232"/>
      <w:r>
        <w:rPr>
          <w:rtl/>
        </w:rPr>
        <w:t>אברהם בורג (העבודה-מימד):</w:t>
      </w:r>
    </w:p>
    <w:p w14:paraId="59AB4875" w14:textId="77777777" w:rsidR="00000000" w:rsidRDefault="007C71EE">
      <w:pPr>
        <w:pStyle w:val="a"/>
        <w:rPr>
          <w:rtl/>
        </w:rPr>
      </w:pPr>
    </w:p>
    <w:p w14:paraId="1B07A638" w14:textId="77777777" w:rsidR="00000000" w:rsidRDefault="007C71EE">
      <w:pPr>
        <w:pStyle w:val="a"/>
        <w:rPr>
          <w:rFonts w:hint="cs"/>
          <w:rtl/>
        </w:rPr>
      </w:pPr>
      <w:r>
        <w:rPr>
          <w:rFonts w:hint="cs"/>
          <w:rtl/>
        </w:rPr>
        <w:t>בגובה שלי זה החגורה.</w:t>
      </w:r>
    </w:p>
    <w:p w14:paraId="0F807389" w14:textId="77777777" w:rsidR="00000000" w:rsidRDefault="007C71EE">
      <w:pPr>
        <w:pStyle w:val="a"/>
        <w:ind w:firstLine="0"/>
        <w:rPr>
          <w:rFonts w:hint="cs"/>
          <w:rtl/>
        </w:rPr>
      </w:pPr>
    </w:p>
    <w:p w14:paraId="4DDD034B" w14:textId="77777777" w:rsidR="00000000" w:rsidRDefault="007C71EE">
      <w:pPr>
        <w:pStyle w:val="ac"/>
        <w:rPr>
          <w:rtl/>
        </w:rPr>
      </w:pPr>
      <w:r>
        <w:rPr>
          <w:rFonts w:hint="eastAsia"/>
          <w:rtl/>
        </w:rPr>
        <w:t>השר</w:t>
      </w:r>
      <w:r>
        <w:rPr>
          <w:rtl/>
        </w:rPr>
        <w:t xml:space="preserve"> עוזי לנדאו:</w:t>
      </w:r>
    </w:p>
    <w:p w14:paraId="32D43AC0" w14:textId="77777777" w:rsidR="00000000" w:rsidRDefault="007C71EE">
      <w:pPr>
        <w:pStyle w:val="a"/>
        <w:rPr>
          <w:rFonts w:hint="cs"/>
          <w:rtl/>
        </w:rPr>
      </w:pPr>
    </w:p>
    <w:p w14:paraId="12DE9DD0" w14:textId="77777777" w:rsidR="00000000" w:rsidRDefault="007C71EE">
      <w:pPr>
        <w:pStyle w:val="a"/>
        <w:rPr>
          <w:rFonts w:hint="cs"/>
          <w:rtl/>
        </w:rPr>
      </w:pPr>
      <w:r>
        <w:rPr>
          <w:rFonts w:hint="cs"/>
          <w:rtl/>
        </w:rPr>
        <w:t xml:space="preserve">אני לא חושב שהאופוזיציה צריכה להתחיל להכות אחד בשני. </w:t>
      </w:r>
    </w:p>
    <w:p w14:paraId="0158E1AC" w14:textId="77777777" w:rsidR="00000000" w:rsidRDefault="007C71EE">
      <w:pPr>
        <w:pStyle w:val="a"/>
        <w:ind w:firstLine="0"/>
        <w:rPr>
          <w:rFonts w:hint="cs"/>
          <w:rtl/>
        </w:rPr>
      </w:pPr>
    </w:p>
    <w:p w14:paraId="49D6444C" w14:textId="77777777" w:rsidR="00000000" w:rsidRDefault="007C71EE">
      <w:pPr>
        <w:pStyle w:val="ac"/>
        <w:rPr>
          <w:rtl/>
        </w:rPr>
      </w:pPr>
      <w:r>
        <w:rPr>
          <w:rFonts w:hint="eastAsia"/>
          <w:rtl/>
        </w:rPr>
        <w:t>חיים</w:t>
      </w:r>
      <w:r>
        <w:rPr>
          <w:rtl/>
        </w:rPr>
        <w:t xml:space="preserve"> אורון (מרצ):</w:t>
      </w:r>
    </w:p>
    <w:p w14:paraId="3C06F605" w14:textId="77777777" w:rsidR="00000000" w:rsidRDefault="007C71EE">
      <w:pPr>
        <w:pStyle w:val="a"/>
        <w:rPr>
          <w:rFonts w:hint="cs"/>
          <w:rtl/>
        </w:rPr>
      </w:pPr>
    </w:p>
    <w:p w14:paraId="7218FE06" w14:textId="77777777" w:rsidR="00000000" w:rsidRDefault="007C71EE">
      <w:pPr>
        <w:pStyle w:val="a"/>
        <w:rPr>
          <w:rFonts w:hint="cs"/>
          <w:rtl/>
        </w:rPr>
      </w:pPr>
      <w:r>
        <w:rPr>
          <w:rFonts w:hint="cs"/>
          <w:rtl/>
        </w:rPr>
        <w:t xml:space="preserve">האופוזיציה בודקת מה יש למטה. </w:t>
      </w:r>
    </w:p>
    <w:p w14:paraId="43D60EB6" w14:textId="77777777" w:rsidR="00000000" w:rsidRDefault="007C71EE">
      <w:pPr>
        <w:pStyle w:val="a"/>
        <w:ind w:firstLine="0"/>
        <w:rPr>
          <w:rFonts w:hint="cs"/>
          <w:rtl/>
        </w:rPr>
      </w:pPr>
    </w:p>
    <w:p w14:paraId="05FF3091" w14:textId="77777777" w:rsidR="00000000" w:rsidRDefault="007C71EE">
      <w:pPr>
        <w:pStyle w:val="SpeakerCon"/>
        <w:rPr>
          <w:rtl/>
        </w:rPr>
      </w:pPr>
      <w:bookmarkStart w:id="2233" w:name="FS000000434T28_05_2003_14_43_50C"/>
      <w:bookmarkEnd w:id="2233"/>
      <w:r>
        <w:rPr>
          <w:rtl/>
        </w:rPr>
        <w:t>אברהם בורג (העבודה-מימד):</w:t>
      </w:r>
    </w:p>
    <w:p w14:paraId="29F6D2FD" w14:textId="77777777" w:rsidR="00000000" w:rsidRDefault="007C71EE">
      <w:pPr>
        <w:pStyle w:val="a"/>
        <w:rPr>
          <w:rtl/>
        </w:rPr>
      </w:pPr>
    </w:p>
    <w:p w14:paraId="7D09031B" w14:textId="77777777" w:rsidR="00000000" w:rsidRDefault="007C71EE">
      <w:pPr>
        <w:pStyle w:val="a"/>
        <w:rPr>
          <w:rFonts w:hint="cs"/>
          <w:rtl/>
        </w:rPr>
      </w:pPr>
      <w:r>
        <w:rPr>
          <w:rFonts w:hint="cs"/>
          <w:rtl/>
        </w:rPr>
        <w:t>במקום לייצר הידברות ייצרה ממשלת ישראל מציאות של מלחמה חברת</w:t>
      </w:r>
      <w:r>
        <w:rPr>
          <w:rFonts w:hint="cs"/>
          <w:rtl/>
        </w:rPr>
        <w:t xml:space="preserve">ית של הזרוע המבצעת, באמצעות הכנסת, נגד החברה והסכמי העבודה ומסורת יחסי התעסוקה בחברה הישראלית. זה בא מאיזשהו מקום. זה לא בא מרפובליקת בננות שממשלה עושה הכול, או פרון עומד על המרפסת ואשה מאחור מלהיבה ומשלהבת והמדינה עושה מה שהיא רוצה. זה בא מתוך תפיסת עולם </w:t>
      </w:r>
      <w:r>
        <w:rPr>
          <w:rFonts w:hint="cs"/>
          <w:rtl/>
        </w:rPr>
        <w:t>של הרשע החברתי הימני. משם זה בא. לא משום מקום אחר. זה בא מאלה שמאמינים שהטורף יטרוף את הנטרף. זה בא מאלה שמאמינים שרק החזקים ישרדו. זה בא מאלה שמאמינים, שמי שיש לו כוח, צריך שיהיה לו הרבה יותר כוח, ומי שיש לו כסף, מגיע לו שיהיה לו הרבה יותר כסף, ומי שאין ל</w:t>
      </w:r>
      <w:r>
        <w:rPr>
          <w:rFonts w:hint="cs"/>
          <w:rtl/>
        </w:rPr>
        <w:t xml:space="preserve">ו - עבד יהיה. שיעבוד. שיהיה למרמס. שיהיה האסקופה הנדרסת של כלכלת הכסף. </w:t>
      </w:r>
    </w:p>
    <w:p w14:paraId="5DC922C9" w14:textId="77777777" w:rsidR="00000000" w:rsidRDefault="007C71EE">
      <w:pPr>
        <w:pStyle w:val="a"/>
        <w:rPr>
          <w:rFonts w:hint="cs"/>
          <w:rtl/>
        </w:rPr>
      </w:pPr>
    </w:p>
    <w:p w14:paraId="08485C27" w14:textId="77777777" w:rsidR="00000000" w:rsidRDefault="007C71EE">
      <w:pPr>
        <w:pStyle w:val="a"/>
        <w:rPr>
          <w:rFonts w:hint="cs"/>
          <w:rtl/>
        </w:rPr>
      </w:pPr>
      <w:r>
        <w:rPr>
          <w:rFonts w:hint="cs"/>
          <w:rtl/>
        </w:rPr>
        <w:t>מעולם בכל המסורת היהודית, אני מאמין שגם במסורת המוסלמית, ואזרחי ישראל יש בהם שני היסודות האלה - אני לא נוגע כרגע במסורת הנוצרית, כי חלק לא מבוטל מהקפיטליזם המערבי יש לו יסודות לפחות ב</w:t>
      </w:r>
      <w:r>
        <w:rPr>
          <w:rFonts w:hint="cs"/>
          <w:rtl/>
        </w:rPr>
        <w:t xml:space="preserve">פרוטסטנטיות - אבל מעולם לא היה מצב שעמדה ממשלה יהודית דמוקרטית והפנתה עורף כל כך קשה, כל כך עקשן, כל כך מרושע, למורשת הערבות ההדדית. </w:t>
      </w:r>
    </w:p>
    <w:p w14:paraId="5B04038E" w14:textId="77777777" w:rsidR="00000000" w:rsidRDefault="007C71EE">
      <w:pPr>
        <w:pStyle w:val="a"/>
        <w:rPr>
          <w:rFonts w:hint="cs"/>
          <w:rtl/>
        </w:rPr>
      </w:pPr>
    </w:p>
    <w:p w14:paraId="4409520D" w14:textId="77777777" w:rsidR="00000000" w:rsidRDefault="007C71EE">
      <w:pPr>
        <w:pStyle w:val="a"/>
        <w:rPr>
          <w:rFonts w:hint="cs"/>
          <w:rtl/>
        </w:rPr>
      </w:pPr>
      <w:r>
        <w:rPr>
          <w:rFonts w:hint="cs"/>
          <w:rtl/>
        </w:rPr>
        <w:t xml:space="preserve">מי שאומר בתפילת הבוקר "אלו דברים שאין להם שיעור - - - אלו דברים שאדם אוכל פירותיהם בעולם הזה, והקרן קיימת לו לעולם הבא", </w:t>
      </w:r>
      <w:r>
        <w:rPr>
          <w:rFonts w:hint="cs"/>
          <w:rtl/>
        </w:rPr>
        <w:t>כל היסודות החברתיים, כל הסיוע ההדדי, כל הערבות, כל האכפתיות, כל הרגישות, כל הדברים האלה - אתה מסתכל על התוכנית הכלכלית, ולהוציא דבר אחד שבו מקפידה מאוד ממשלת ישראל במדיניות שלה, על-פי המשנה, של "אלו דברים", הכול מנוגד למסורת האנושיות הציונית, הישראלית, היה</w:t>
      </w:r>
      <w:r>
        <w:rPr>
          <w:rFonts w:hint="cs"/>
          <w:rtl/>
        </w:rPr>
        <w:t xml:space="preserve">ודית וההומנית; הדבר האחד הזה הוא לוויית המת. בלוויית המת ממשלת ישראל מקפידה מאוד: להעמיק את הגבייה, לקבור אותנו, להרוג אותנו, לעשות כל מה שאנחנו יכולים כדי לקצר את ימינו, לקצר את ימיהם של הקשישים, ואת מעט הימים שנותרו לנו כאן, לעשות אותם כל כך רעים עד שלא </w:t>
      </w:r>
      <w:r>
        <w:rPr>
          <w:rFonts w:hint="cs"/>
          <w:rtl/>
        </w:rPr>
        <w:t>יהיה לנו עוד חשק לחיות עם ממשלה מן הסוג הזה.</w:t>
      </w:r>
    </w:p>
    <w:p w14:paraId="349D930B" w14:textId="77777777" w:rsidR="00000000" w:rsidRDefault="007C71EE">
      <w:pPr>
        <w:pStyle w:val="a"/>
        <w:rPr>
          <w:rFonts w:hint="cs"/>
          <w:rtl/>
        </w:rPr>
      </w:pPr>
    </w:p>
    <w:p w14:paraId="1C1ECA11" w14:textId="77777777" w:rsidR="00000000" w:rsidRDefault="007C71EE">
      <w:pPr>
        <w:pStyle w:val="a"/>
        <w:rPr>
          <w:rFonts w:hint="cs"/>
          <w:rtl/>
        </w:rPr>
      </w:pPr>
      <w:r>
        <w:rPr>
          <w:rFonts w:hint="cs"/>
          <w:rtl/>
        </w:rPr>
        <w:t>אני מאוד מקווה, אדוני השר, שכל מי ששומע אותנו היום יבוא היום ב=16:30 להפגנה, לתהלוכה שנועדה לצאת מ"בנייני האומה" ולהגיע עד הכנסת בירושלים, לציון קבורתה של מדינת הרווחה  הישראלית על-ידי ממשלת ישראל של הליכוד ושי</w:t>
      </w:r>
      <w:r>
        <w:rPr>
          <w:rFonts w:hint="cs"/>
          <w:rtl/>
        </w:rPr>
        <w:t xml:space="preserve">נוי. תודה רבה. </w:t>
      </w:r>
    </w:p>
    <w:p w14:paraId="643AA313" w14:textId="77777777" w:rsidR="00000000" w:rsidRDefault="007C71EE">
      <w:pPr>
        <w:pStyle w:val="a"/>
        <w:ind w:firstLine="0"/>
        <w:rPr>
          <w:rFonts w:hint="cs"/>
          <w:rtl/>
        </w:rPr>
      </w:pPr>
    </w:p>
    <w:p w14:paraId="388EF2E2" w14:textId="77777777" w:rsidR="00000000" w:rsidRDefault="007C71EE">
      <w:pPr>
        <w:pStyle w:val="ad"/>
        <w:rPr>
          <w:rtl/>
        </w:rPr>
      </w:pPr>
      <w:r>
        <w:rPr>
          <w:rtl/>
        </w:rPr>
        <w:t>היו"ר יולי-יואל אדלשטיין:</w:t>
      </w:r>
    </w:p>
    <w:p w14:paraId="5F089FEA" w14:textId="77777777" w:rsidR="00000000" w:rsidRDefault="007C71EE">
      <w:pPr>
        <w:pStyle w:val="a"/>
        <w:rPr>
          <w:rtl/>
        </w:rPr>
      </w:pPr>
    </w:p>
    <w:p w14:paraId="68EBCFB6" w14:textId="77777777" w:rsidR="00000000" w:rsidRDefault="007C71EE">
      <w:pPr>
        <w:pStyle w:val="a"/>
        <w:rPr>
          <w:rFonts w:hint="cs"/>
          <w:rtl/>
        </w:rPr>
      </w:pPr>
      <w:r>
        <w:rPr>
          <w:rFonts w:hint="cs"/>
          <w:rtl/>
        </w:rPr>
        <w:t xml:space="preserve">תודה לחבר הכנסת אברום בורג. חבר הכנסת עבד-אלמאלכ דהאמשה, ואחריו - חבר הכנסת ג'מאל זחאלקה. </w:t>
      </w:r>
    </w:p>
    <w:p w14:paraId="398C750D" w14:textId="77777777" w:rsidR="00000000" w:rsidRDefault="007C71EE">
      <w:pPr>
        <w:pStyle w:val="a"/>
        <w:rPr>
          <w:rFonts w:hint="cs"/>
          <w:rtl/>
        </w:rPr>
      </w:pPr>
    </w:p>
    <w:p w14:paraId="5C7337D5" w14:textId="77777777" w:rsidR="00000000" w:rsidRDefault="007C71EE">
      <w:pPr>
        <w:pStyle w:val="a"/>
        <w:rPr>
          <w:rFonts w:hint="cs"/>
          <w:rtl/>
        </w:rPr>
      </w:pPr>
      <w:r>
        <w:rPr>
          <w:rFonts w:hint="cs"/>
          <w:rtl/>
        </w:rPr>
        <w:t>חבר הכנסת בורג, אחרי כל נאום שלך  מדליקים בערוץ=33 "המשך יבוא". חבר הכנסת דהאמשה, אני מזכיר לך, שאם ברצונך לדבר בשתי השפ</w:t>
      </w:r>
      <w:r>
        <w:rPr>
          <w:rFonts w:hint="cs"/>
          <w:rtl/>
        </w:rPr>
        <w:t xml:space="preserve">ות, זה בתוך 20 הדקות שיש לך. בבקשה, אדוני. </w:t>
      </w:r>
    </w:p>
    <w:p w14:paraId="4B31C47D" w14:textId="77777777" w:rsidR="00000000" w:rsidRDefault="007C71EE">
      <w:pPr>
        <w:pStyle w:val="a"/>
        <w:ind w:firstLine="0"/>
        <w:rPr>
          <w:rFonts w:hint="cs"/>
          <w:rtl/>
        </w:rPr>
      </w:pPr>
    </w:p>
    <w:p w14:paraId="4F4BCEA5" w14:textId="77777777" w:rsidR="00000000" w:rsidRDefault="007C71EE">
      <w:pPr>
        <w:pStyle w:val="Speaker"/>
        <w:rPr>
          <w:rtl/>
        </w:rPr>
      </w:pPr>
      <w:bookmarkStart w:id="2234" w:name="FS000000550T28_05_2003_14_50_23"/>
      <w:bookmarkEnd w:id="2234"/>
      <w:r>
        <w:rPr>
          <w:rFonts w:hint="eastAsia"/>
          <w:rtl/>
        </w:rPr>
        <w:t>עבד</w:t>
      </w:r>
      <w:r>
        <w:rPr>
          <w:rtl/>
        </w:rPr>
        <w:t>-אלמאלכ דהאמשה (רע"ם):</w:t>
      </w:r>
    </w:p>
    <w:p w14:paraId="2A43649D" w14:textId="77777777" w:rsidR="00000000" w:rsidRDefault="007C71EE">
      <w:pPr>
        <w:pStyle w:val="a"/>
        <w:rPr>
          <w:rFonts w:hint="cs"/>
          <w:rtl/>
        </w:rPr>
      </w:pPr>
    </w:p>
    <w:p w14:paraId="76779840" w14:textId="77777777" w:rsidR="00000000" w:rsidRDefault="007C71EE">
      <w:pPr>
        <w:pStyle w:val="a"/>
        <w:rPr>
          <w:rFonts w:hint="cs"/>
          <w:rtl/>
        </w:rPr>
      </w:pPr>
      <w:r>
        <w:rPr>
          <w:rFonts w:hint="cs"/>
          <w:rtl/>
        </w:rPr>
        <w:t xml:space="preserve">כבוד היושב-ראש, מכובדי השר, חברי חברי הכנסת, אני כמובן מכבד את ההערה של אדוני, הגם שאני מקווה שיש לי קצת זמן הפעם - - </w:t>
      </w:r>
    </w:p>
    <w:p w14:paraId="6518B873" w14:textId="77777777" w:rsidR="00000000" w:rsidRDefault="007C71EE">
      <w:pPr>
        <w:pStyle w:val="a"/>
        <w:ind w:firstLine="0"/>
        <w:rPr>
          <w:rFonts w:hint="cs"/>
          <w:rtl/>
        </w:rPr>
      </w:pPr>
    </w:p>
    <w:p w14:paraId="0068EE85" w14:textId="77777777" w:rsidR="00000000" w:rsidRDefault="007C71EE">
      <w:pPr>
        <w:pStyle w:val="ad"/>
        <w:rPr>
          <w:rtl/>
        </w:rPr>
      </w:pPr>
      <w:r>
        <w:rPr>
          <w:rtl/>
        </w:rPr>
        <w:t>היו"ר יולי-יואל אדלשטיין:</w:t>
      </w:r>
    </w:p>
    <w:p w14:paraId="54931684" w14:textId="77777777" w:rsidR="00000000" w:rsidRDefault="007C71EE">
      <w:pPr>
        <w:pStyle w:val="a"/>
        <w:rPr>
          <w:rtl/>
        </w:rPr>
      </w:pPr>
    </w:p>
    <w:p w14:paraId="29D3BA9F" w14:textId="77777777" w:rsidR="00000000" w:rsidRDefault="007C71EE">
      <w:pPr>
        <w:pStyle w:val="a"/>
        <w:rPr>
          <w:rFonts w:hint="cs"/>
          <w:rtl/>
        </w:rPr>
      </w:pPr>
      <w:r>
        <w:rPr>
          <w:rFonts w:hint="cs"/>
          <w:rtl/>
        </w:rPr>
        <w:t>20 דקות לרשותך.</w:t>
      </w:r>
    </w:p>
    <w:p w14:paraId="3AAB2082" w14:textId="77777777" w:rsidR="00000000" w:rsidRDefault="007C71EE">
      <w:pPr>
        <w:pStyle w:val="a"/>
        <w:ind w:firstLine="0"/>
        <w:rPr>
          <w:rFonts w:hint="cs"/>
          <w:rtl/>
        </w:rPr>
      </w:pPr>
    </w:p>
    <w:p w14:paraId="520ADE49" w14:textId="77777777" w:rsidR="00000000" w:rsidRDefault="007C71EE">
      <w:pPr>
        <w:pStyle w:val="SpeakerCon"/>
        <w:rPr>
          <w:rtl/>
        </w:rPr>
      </w:pPr>
      <w:bookmarkStart w:id="2235" w:name="FS000000550T28_05_2003_14_51_37C"/>
      <w:bookmarkEnd w:id="2235"/>
    </w:p>
    <w:p w14:paraId="05FE862B" w14:textId="77777777" w:rsidR="00000000" w:rsidRDefault="007C71EE">
      <w:pPr>
        <w:pStyle w:val="SpeakerCon"/>
        <w:rPr>
          <w:rtl/>
        </w:rPr>
      </w:pPr>
      <w:r>
        <w:rPr>
          <w:rtl/>
        </w:rPr>
        <w:t>עבד-אלמאלכ דהאמשה (</w:t>
      </w:r>
      <w:r>
        <w:rPr>
          <w:rtl/>
        </w:rPr>
        <w:t>רע"ם):</w:t>
      </w:r>
    </w:p>
    <w:p w14:paraId="106DC577" w14:textId="77777777" w:rsidR="00000000" w:rsidRDefault="007C71EE">
      <w:pPr>
        <w:pStyle w:val="a"/>
        <w:rPr>
          <w:rtl/>
        </w:rPr>
      </w:pPr>
    </w:p>
    <w:p w14:paraId="5E3D0F4A" w14:textId="77777777" w:rsidR="00000000" w:rsidRDefault="007C71EE">
      <w:pPr>
        <w:pStyle w:val="a"/>
        <w:rPr>
          <w:rFonts w:hint="cs"/>
          <w:rtl/>
        </w:rPr>
      </w:pPr>
      <w:r>
        <w:rPr>
          <w:rFonts w:hint="cs"/>
          <w:rtl/>
        </w:rPr>
        <w:t xml:space="preserve">- - גם למאזינינו הערבים. </w:t>
      </w:r>
    </w:p>
    <w:p w14:paraId="67807866" w14:textId="77777777" w:rsidR="00000000" w:rsidRDefault="007C71EE">
      <w:pPr>
        <w:pStyle w:val="a"/>
        <w:rPr>
          <w:rFonts w:hint="cs"/>
          <w:rtl/>
        </w:rPr>
      </w:pPr>
    </w:p>
    <w:p w14:paraId="4697DE2F" w14:textId="77777777" w:rsidR="00000000" w:rsidRDefault="007C71EE">
      <w:pPr>
        <w:pStyle w:val="a"/>
        <w:rPr>
          <w:rFonts w:hint="cs"/>
          <w:rtl/>
        </w:rPr>
      </w:pPr>
      <w:r>
        <w:rPr>
          <w:rFonts w:hint="cs"/>
          <w:rtl/>
        </w:rPr>
        <w:t xml:space="preserve">נפל בחלקי לנאום אחרי הנאום המאלף של חבר הכנסת בורג, שכלל גם מגירות וחגורות וערבות הדדית וכל השאר, ואולי נדבר על פן אחר של הדברים. אדוני חבר הכנסת בורג, הדברים יותר מדי רציניים. הם בנפשנו והם בחיינו. אני מסכים אתך, כמובן, </w:t>
      </w:r>
      <w:r>
        <w:rPr>
          <w:rFonts w:hint="cs"/>
          <w:rtl/>
        </w:rPr>
        <w:t xml:space="preserve">שכל המסורת של בני העם בארץ הזאת, גם המוסלמית וגם היהודית, מעולם לא רמסה את החלשים, מעולם לא ראתה בחלשים מיותרים ומעולם לא ויתרה - - - </w:t>
      </w:r>
    </w:p>
    <w:p w14:paraId="4B3397F3" w14:textId="77777777" w:rsidR="00000000" w:rsidRDefault="007C71EE">
      <w:pPr>
        <w:pStyle w:val="a"/>
        <w:ind w:firstLine="0"/>
        <w:rPr>
          <w:rFonts w:hint="cs"/>
          <w:rtl/>
        </w:rPr>
      </w:pPr>
    </w:p>
    <w:p w14:paraId="15592E2E" w14:textId="77777777" w:rsidR="00000000" w:rsidRDefault="007C71EE">
      <w:pPr>
        <w:pStyle w:val="ac"/>
        <w:rPr>
          <w:rtl/>
        </w:rPr>
      </w:pPr>
      <w:r>
        <w:rPr>
          <w:rFonts w:hint="eastAsia"/>
          <w:rtl/>
        </w:rPr>
        <w:t>מיכאל</w:t>
      </w:r>
      <w:r>
        <w:rPr>
          <w:rtl/>
        </w:rPr>
        <w:t xml:space="preserve"> מלכיאור (העבודה-מימד):</w:t>
      </w:r>
    </w:p>
    <w:p w14:paraId="194D5994" w14:textId="77777777" w:rsidR="00000000" w:rsidRDefault="007C71EE">
      <w:pPr>
        <w:pStyle w:val="a"/>
        <w:rPr>
          <w:rFonts w:hint="cs"/>
          <w:rtl/>
        </w:rPr>
      </w:pPr>
    </w:p>
    <w:p w14:paraId="47724574" w14:textId="77777777" w:rsidR="00000000" w:rsidRDefault="007C71EE">
      <w:pPr>
        <w:pStyle w:val="a"/>
        <w:rPr>
          <w:rFonts w:hint="cs"/>
          <w:rtl/>
        </w:rPr>
      </w:pPr>
      <w:r>
        <w:rPr>
          <w:rFonts w:hint="cs"/>
          <w:rtl/>
        </w:rPr>
        <w:t xml:space="preserve">זה לא נכון. היתה פה ממלכת סדום ועמורה ושם כן עשו את זה. </w:t>
      </w:r>
    </w:p>
    <w:p w14:paraId="05DF3FF2" w14:textId="77777777" w:rsidR="00000000" w:rsidRDefault="007C71EE">
      <w:pPr>
        <w:pStyle w:val="a"/>
        <w:ind w:firstLine="0"/>
        <w:rPr>
          <w:rFonts w:hint="cs"/>
          <w:rtl/>
        </w:rPr>
      </w:pPr>
    </w:p>
    <w:p w14:paraId="60A4E15B" w14:textId="77777777" w:rsidR="00000000" w:rsidRDefault="007C71EE">
      <w:pPr>
        <w:pStyle w:val="SpeakerCon"/>
        <w:rPr>
          <w:rtl/>
        </w:rPr>
      </w:pPr>
      <w:bookmarkStart w:id="2236" w:name="FS000000550T28_05_2003_14_53_28C"/>
      <w:bookmarkEnd w:id="2236"/>
      <w:r>
        <w:rPr>
          <w:rtl/>
        </w:rPr>
        <w:t>עבד-אלמאלכ דהאמשה (רע"ם):</w:t>
      </w:r>
    </w:p>
    <w:p w14:paraId="306653F9" w14:textId="77777777" w:rsidR="00000000" w:rsidRDefault="007C71EE">
      <w:pPr>
        <w:pStyle w:val="a"/>
        <w:rPr>
          <w:rtl/>
        </w:rPr>
      </w:pPr>
    </w:p>
    <w:p w14:paraId="60B05138" w14:textId="77777777" w:rsidR="00000000" w:rsidRDefault="007C71EE">
      <w:pPr>
        <w:pStyle w:val="a"/>
        <w:rPr>
          <w:rFonts w:hint="cs"/>
          <w:rtl/>
        </w:rPr>
      </w:pPr>
      <w:r>
        <w:rPr>
          <w:rFonts w:hint="cs"/>
          <w:rtl/>
        </w:rPr>
        <w:t>אני ד</w:t>
      </w:r>
      <w:r>
        <w:rPr>
          <w:rFonts w:hint="cs"/>
          <w:rtl/>
        </w:rPr>
        <w:t>יברתי על המסורת האסלאמית והיהודית. כל הגיאוגרפיה של הארץ זה כבר משהו אחר. המסורת האסלאמית והיהודית - חבר הכנסת בורג הציג את הפן היהודי, ואני בטוח במה שאני אומר, שהצד האסלאמי של העניין הזה הוא מאוד עמוק, מאוד חזק ומאוד משמעותי במובן הזה. רק אזכיר דבר אחד מד</w:t>
      </w:r>
      <w:r>
        <w:rPr>
          <w:rFonts w:hint="cs"/>
          <w:rtl/>
        </w:rPr>
        <w:t>ברי הנביא מוחמד, עליו השלום. הוא נשבע שאדם לא יכול להיות מאמין אם הוא ישן בלילה כשהוא שבע ויודע שהשכן שלו רעב. הוא לא יכול להיות מאמין אם הוא ישן כאדם שבע ומשאיר את שכנו לרעוב. הדברים הרבה יותר רחבים וכוללים, אבל לא נתרכז רק בזה. הבאתי רק את אחד היסודות שא</w:t>
      </w:r>
      <w:r>
        <w:rPr>
          <w:rFonts w:hint="cs"/>
          <w:rtl/>
        </w:rPr>
        <w:t xml:space="preserve">ומרים, שבלי ערבות הדדית חברתית וצדק חברתי, החברה לא יכולה להתקיים. לא רק זאת, חברה מאמינה לא יכולה להתקיים. האמונה תלויה ומותנית בערבות הזאת ובצדק החברתי. </w:t>
      </w:r>
    </w:p>
    <w:p w14:paraId="6728C269" w14:textId="77777777" w:rsidR="00000000" w:rsidRDefault="007C71EE">
      <w:pPr>
        <w:pStyle w:val="a"/>
        <w:rPr>
          <w:rFonts w:hint="cs"/>
          <w:rtl/>
        </w:rPr>
      </w:pPr>
    </w:p>
    <w:p w14:paraId="21B713A8" w14:textId="77777777" w:rsidR="00000000" w:rsidRDefault="007C71EE">
      <w:pPr>
        <w:pStyle w:val="a"/>
        <w:rPr>
          <w:rFonts w:hint="cs"/>
          <w:rtl/>
        </w:rPr>
      </w:pPr>
      <w:r>
        <w:rPr>
          <w:rFonts w:hint="cs"/>
          <w:rtl/>
        </w:rPr>
        <w:t>למה אני מתחיל דווקא בזה? אני מסכים עם דברי קודמי. אני חושב שקשה לחלוק על הקביעה הנכונה והריאלית, שה</w:t>
      </w:r>
      <w:r>
        <w:rPr>
          <w:rFonts w:hint="cs"/>
          <w:rtl/>
        </w:rPr>
        <w:t xml:space="preserve">תוכנית הזאת יותר מכל תוכנית אחרת, יותר מכל הקיצוצים הקודמים, יותר מכל מה שהיה בעבר, מעמיקה את הפערים החברתיים, מכה יותר חזק בחלשים ובעניים, ומשאירה לחזקים ולעשירים את כל הכסף ואת כל הרווחה החברתית. </w:t>
      </w:r>
    </w:p>
    <w:p w14:paraId="0779E1E3" w14:textId="77777777" w:rsidR="00000000" w:rsidRDefault="007C71EE">
      <w:pPr>
        <w:pStyle w:val="a"/>
        <w:rPr>
          <w:rFonts w:hint="cs"/>
          <w:rtl/>
        </w:rPr>
      </w:pPr>
    </w:p>
    <w:p w14:paraId="69DB6A60" w14:textId="77777777" w:rsidR="00000000" w:rsidRDefault="007C71EE">
      <w:pPr>
        <w:pStyle w:val="a"/>
        <w:rPr>
          <w:rFonts w:hint="cs"/>
          <w:rtl/>
        </w:rPr>
      </w:pPr>
      <w:r>
        <w:rPr>
          <w:rFonts w:hint="cs"/>
          <w:rtl/>
        </w:rPr>
        <w:t>התוכנית הזאת באמת ובתמים מסיימת את המעט שהיה, מה שנקרא מ</w:t>
      </w:r>
      <w:r>
        <w:rPr>
          <w:rFonts w:hint="cs"/>
          <w:rtl/>
        </w:rPr>
        <w:t>דיניות רווחה חברתית. אין עוד אפשרויות והקלות בדיור הציבורי לחלשים ולאלה שלא יכולים לבנות את הווילות בכספם הפרטי. אין עוד החינוך או הגישה שאלה שאין להם, תהיה להם דריסת רגל בחינוך ותהיה אפשרות ליום חינוך ארוך ולתוכניות כמו שח"ר.  ממילא אנחנו בציבור הערבי היי</w:t>
      </w:r>
      <w:r>
        <w:rPr>
          <w:rFonts w:hint="cs"/>
          <w:rtl/>
        </w:rPr>
        <w:t xml:space="preserve">נו רק בשולי התוכניות האלה, ויכולנו להגיע רק למעט מזעיר מהן, אבל בכל זאת זה היה חברתי, זה היה אנושי, ואפילו אם זה אצל השכנים, היינו רואים את זה הרבה יותר בחיוב מאשר את הדרך החדשה שמציעים לנו כאן - לחזק את העשירים, ולייתר, לרושש, לרמוס ולדרוס את החלשים. </w:t>
      </w:r>
    </w:p>
    <w:p w14:paraId="218CC576" w14:textId="77777777" w:rsidR="00000000" w:rsidRDefault="007C71EE">
      <w:pPr>
        <w:pStyle w:val="a"/>
        <w:rPr>
          <w:rFonts w:hint="cs"/>
          <w:rtl/>
        </w:rPr>
      </w:pPr>
    </w:p>
    <w:p w14:paraId="307FF884" w14:textId="77777777" w:rsidR="00000000" w:rsidRDefault="007C71EE">
      <w:pPr>
        <w:pStyle w:val="a"/>
        <w:rPr>
          <w:rFonts w:hint="cs"/>
          <w:rtl/>
        </w:rPr>
      </w:pPr>
      <w:r>
        <w:rPr>
          <w:rFonts w:hint="cs"/>
          <w:rtl/>
        </w:rPr>
        <w:t>אנ</w:t>
      </w:r>
      <w:r>
        <w:rPr>
          <w:rFonts w:hint="cs"/>
          <w:rtl/>
        </w:rPr>
        <w:t>י לא רוצה לחזור לדתות, אבל מר בורג הזכיר את המסורת הנוצרית ואת הפרוטסטנטיות. אני זוכר מלימודי  שיש משהו בעניין הזה. יש מין גישה כזאת, שכאילו האלוהים רוצה שהחזקים יהיו כך, כי הוא מרוצה מהם, ולכן הוא חיזק אותם. מין גישה כזאת. אני לא רוצה להיכנס לזה, זה דבר מ</w:t>
      </w:r>
      <w:r>
        <w:rPr>
          <w:rFonts w:hint="cs"/>
          <w:rtl/>
        </w:rPr>
        <w:t xml:space="preserve">סובך. אני לא רוצה גם לחטוא בהבנת הדת הנוצרית. אבל, כמדומני, קשה למצוא לזה הצדקה, גם אם ינסה, מי שינסה, או ירצו מי שירצו, לתלות את זה באיזה דבר דתי או מוסרי. </w:t>
      </w:r>
    </w:p>
    <w:p w14:paraId="386D9FB8" w14:textId="77777777" w:rsidR="00000000" w:rsidRDefault="007C71EE">
      <w:pPr>
        <w:pStyle w:val="a"/>
        <w:rPr>
          <w:rFonts w:hint="cs"/>
          <w:rtl/>
        </w:rPr>
      </w:pPr>
    </w:p>
    <w:p w14:paraId="60951F6C" w14:textId="77777777" w:rsidR="00000000" w:rsidRDefault="007C71EE">
      <w:pPr>
        <w:pStyle w:val="a"/>
        <w:rPr>
          <w:rFonts w:hint="cs"/>
          <w:rtl/>
        </w:rPr>
      </w:pPr>
      <w:r>
        <w:rPr>
          <w:rFonts w:hint="cs"/>
          <w:rtl/>
        </w:rPr>
        <w:t>הבטחתי בהזדמנות קודמת להביא כמה דוגמאות. אומנם דיברתי על עקרות-הבית כמה פעמים.  עם כל מה שנאמר בנ</w:t>
      </w:r>
      <w:r>
        <w:rPr>
          <w:rFonts w:hint="cs"/>
          <w:rtl/>
        </w:rPr>
        <w:t xml:space="preserve">ושא הזה  אי-אפשר למצות  אותו, כי הוא דוגמה קיצונית של עוול משווע שנעשה לצד חלש בחברה שלנו.    </w:t>
      </w:r>
    </w:p>
    <w:p w14:paraId="53E35A4F" w14:textId="77777777" w:rsidR="00000000" w:rsidRDefault="007C71EE">
      <w:pPr>
        <w:pStyle w:val="a"/>
        <w:rPr>
          <w:rFonts w:hint="cs"/>
          <w:rtl/>
        </w:rPr>
      </w:pPr>
    </w:p>
    <w:p w14:paraId="540C6E00" w14:textId="77777777" w:rsidR="00000000" w:rsidRDefault="007C71EE">
      <w:pPr>
        <w:pStyle w:val="a"/>
        <w:rPr>
          <w:rFonts w:hint="cs"/>
          <w:rtl/>
        </w:rPr>
      </w:pPr>
      <w:r>
        <w:rPr>
          <w:rFonts w:hint="cs"/>
          <w:rtl/>
        </w:rPr>
        <w:t>אני רוצה להביא את הדוגמה של מענקי הלידה. פעם התפארו במדינה הזאת, השר לנדאו, שיש ילודה. זכור לי שכשהייתי ילד, בן-גוריון שמח כשאשה אחת ילדה תאומים או שלישייה או ר</w:t>
      </w:r>
      <w:r>
        <w:rPr>
          <w:rFonts w:hint="cs"/>
          <w:rtl/>
        </w:rPr>
        <w:t>ביעייה, ונתן לה פרס מיוחד, באופן חד-פעמי. עודדו את הילודה, את הפוריות. מה אומרת התוכנית הזאת עכשיו?  משפחה בת עשר נפשות תקבל לאחר ביצוע השלבים של התוכנית הזאת במשך כמה שנים אותו סכום, אותה עזרה, אותה תמיכה שמקבלת משפחה בת שני ילדים היום. משפחה עם עשרה ילדי</w:t>
      </w:r>
      <w:r>
        <w:rPr>
          <w:rFonts w:hint="cs"/>
          <w:rtl/>
        </w:rPr>
        <w:t xml:space="preserve">ם תקבל לאחר תום התוכנית 1,180 שקל לחודש. נדמה לי שאת הסכום הזה, או 90% ממנו, מקבלת היום משפחה עבור שני ילדים.  איך תחיה משפחה בת עשרה ילדים, אם היום, גם עם התמיכה הגדולה, היא גובלת בסף קו העוני? </w:t>
      </w:r>
    </w:p>
    <w:p w14:paraId="7BE4E604" w14:textId="77777777" w:rsidR="00000000" w:rsidRDefault="007C71EE">
      <w:pPr>
        <w:pStyle w:val="a"/>
        <w:rPr>
          <w:rFonts w:hint="cs"/>
          <w:rtl/>
        </w:rPr>
      </w:pPr>
    </w:p>
    <w:p w14:paraId="17591680" w14:textId="77777777" w:rsidR="00000000" w:rsidRDefault="007C71EE">
      <w:pPr>
        <w:pStyle w:val="a"/>
        <w:rPr>
          <w:rFonts w:hint="cs"/>
          <w:rtl/>
        </w:rPr>
      </w:pPr>
      <w:r>
        <w:rPr>
          <w:rFonts w:hint="cs"/>
          <w:rtl/>
        </w:rPr>
        <w:t>מחצית המשפחות במדינה גובלות בקו העוני. בציבור הערבי זה מגיע</w:t>
      </w:r>
      <w:r>
        <w:rPr>
          <w:rFonts w:hint="cs"/>
          <w:rtl/>
        </w:rPr>
        <w:t xml:space="preserve"> כמעט לשני-שלישים. אותו הדבר לגבי הילדים. הרי התמיכה הזאת באה לילדים, כדי לאפשר לילד קודם כול לאכול, שיהיה לו לחם בבית, שיהיה לו מה לאכול, וכשהוא הולך לבית-הספר שיהיו לו עיפרון ומחברת. שהוא יוכל להתקיים, שהמשפחה תוכל להתקיים בצורה כלשהי. את המענק הזה באים </w:t>
      </w:r>
      <w:r>
        <w:rPr>
          <w:rFonts w:hint="cs"/>
          <w:rtl/>
        </w:rPr>
        <w:t xml:space="preserve">ומורידים. </w:t>
      </w:r>
    </w:p>
    <w:p w14:paraId="4FC0E778" w14:textId="77777777" w:rsidR="00000000" w:rsidRDefault="007C71EE">
      <w:pPr>
        <w:pStyle w:val="a"/>
        <w:rPr>
          <w:rFonts w:hint="cs"/>
          <w:rtl/>
        </w:rPr>
      </w:pPr>
    </w:p>
    <w:p w14:paraId="367CBE8F" w14:textId="77777777" w:rsidR="00000000" w:rsidRDefault="007C71EE">
      <w:pPr>
        <w:pStyle w:val="a"/>
        <w:rPr>
          <w:rFonts w:hint="cs"/>
          <w:rtl/>
        </w:rPr>
      </w:pPr>
      <w:r>
        <w:rPr>
          <w:rFonts w:hint="cs"/>
          <w:rtl/>
        </w:rPr>
        <w:t>לא רק את המענק של הילדים מורידים. מורידים אפילו את המענק החד-פעמי עבור לידה. כשהיינו מדינת רווחה, או התקדמנו בדרך של מדינת רווחה, היו פה מענקים גם כשהאשה יולדת, מין ברכה ליילוד חדש, לאדם חדש שבא לעולם הזה, מין קבלת פנים יפה. נתנו לה קצת כסף שתו</w:t>
      </w:r>
      <w:r>
        <w:rPr>
          <w:rFonts w:hint="cs"/>
          <w:rtl/>
        </w:rPr>
        <w:t>כל לקנות חיתולים ובגדים. פשוט לקבל את הרך הנולד בתנאים כמה שיותר טובים. גם על זה מוותרים עכשיו, השר לנדאו. המענק יהיה עכשיו רק בלידת הילד הראשון. זאת אומרת, שרק ב=29% מהלידות יקבלו מענק. אחרי הילד הראשון אין מענקים, והסכום הזה גם הוא הורד וצומק ל=1,354 שקל</w:t>
      </w:r>
      <w:r>
        <w:rPr>
          <w:rFonts w:hint="cs"/>
          <w:rtl/>
        </w:rPr>
        <w:t xml:space="preserve">ים. אני זוכר, כאשר היו לי ילדים קטנים, בשנות ה=80 הראשונות -  אני מקווה שאני לא טועה - קיבלנו עבור כל ילד, או כל לידה, משהו בסביבות 2,500 שקל אז.   </w:t>
      </w:r>
    </w:p>
    <w:p w14:paraId="6AA7573A" w14:textId="77777777" w:rsidR="00000000" w:rsidRDefault="007C71EE">
      <w:pPr>
        <w:pStyle w:val="a"/>
        <w:rPr>
          <w:rFonts w:hint="cs"/>
          <w:rtl/>
        </w:rPr>
      </w:pPr>
    </w:p>
    <w:p w14:paraId="30CA3FC3" w14:textId="77777777" w:rsidR="00000000" w:rsidRDefault="007C71EE">
      <w:pPr>
        <w:pStyle w:val="a"/>
        <w:rPr>
          <w:rFonts w:hint="cs"/>
          <w:rtl/>
        </w:rPr>
      </w:pPr>
      <w:r>
        <w:rPr>
          <w:rFonts w:hint="cs"/>
          <w:rtl/>
        </w:rPr>
        <w:t>בתוכנית הזאת פוגעים באופן ישיר בשכר. ולא בשכר של הגדולים, של החזקים ושל העשירון העליון והעשירון שאחריו, אל</w:t>
      </w:r>
      <w:r>
        <w:rPr>
          <w:rFonts w:hint="cs"/>
          <w:rtl/>
        </w:rPr>
        <w:t>א בשכר באשר הוא. בשכר של החלשים. מי אלה שמהווים 99% מכוח העבודה? אלה האנשים שהם בעשירונים הממוצעים ולמטה. 4.5% הפחתה באופן ישיר בבסיס השכר עצמו. אומנם יש הסתדרות, ויש על זה ויכוחים, ויש על זה גם חילוקי דעות, וניסו פה ושם להקהות את העוקץ, אבל זאת הגישה וזאת</w:t>
      </w:r>
      <w:r>
        <w:rPr>
          <w:rFonts w:hint="cs"/>
          <w:rtl/>
        </w:rPr>
        <w:t xml:space="preserve"> התוכנית. אני לא רוצה לדבר על ההטבות הנלוות. </w:t>
      </w:r>
    </w:p>
    <w:p w14:paraId="59FCE0B3" w14:textId="77777777" w:rsidR="00000000" w:rsidRDefault="007C71EE">
      <w:pPr>
        <w:pStyle w:val="a"/>
        <w:rPr>
          <w:rFonts w:hint="cs"/>
          <w:rtl/>
        </w:rPr>
      </w:pPr>
    </w:p>
    <w:p w14:paraId="55450A18" w14:textId="77777777" w:rsidR="00000000" w:rsidRDefault="007C71EE">
      <w:pPr>
        <w:pStyle w:val="a"/>
        <w:rPr>
          <w:rFonts w:hint="cs"/>
          <w:rtl/>
        </w:rPr>
      </w:pPr>
      <w:r>
        <w:rPr>
          <w:rFonts w:hint="cs"/>
          <w:rtl/>
        </w:rPr>
        <w:t xml:space="preserve">לא חסרים לנו מובטלים, ברוך השם, ומבשרים לנו שאחוז המובטלים ילך ויעלה. רק בחודש האחרון היו 281,000 מובטלים, לפי סטטיסטיקה מסוימת, ולפי דעות אחרות יש כבר מעל 300,000. אבל הסכמה יש. כולם מסכימים שזה ימשיך ויעלה. </w:t>
      </w:r>
      <w:r>
        <w:rPr>
          <w:rFonts w:hint="cs"/>
          <w:rtl/>
        </w:rPr>
        <w:t>תוכנית זאת באה לומר באופן חד, חלק, גלוי ומפורש - נפטר אנשים, נוריד את מספר העובדים גם באופן מכוון. 5% אבטלה צריכים להיות בשנת 2003, ועוד 3% ב=2004. זה חלק חשוב, עיקרי, כיוון דרך של התוכנית הזאת.</w:t>
      </w:r>
    </w:p>
    <w:p w14:paraId="54A1171B" w14:textId="77777777" w:rsidR="00000000" w:rsidRDefault="007C71EE">
      <w:pPr>
        <w:pStyle w:val="a"/>
        <w:rPr>
          <w:rFonts w:hint="cs"/>
          <w:rtl/>
        </w:rPr>
      </w:pPr>
    </w:p>
    <w:p w14:paraId="43003F39" w14:textId="77777777" w:rsidR="00000000" w:rsidRDefault="007C71EE">
      <w:pPr>
        <w:pStyle w:val="a"/>
        <w:rPr>
          <w:rFonts w:hint="cs"/>
          <w:rtl/>
        </w:rPr>
      </w:pPr>
      <w:r>
        <w:rPr>
          <w:rFonts w:hint="cs"/>
          <w:rtl/>
        </w:rPr>
        <w:t xml:space="preserve">לא אמשיך בכל הדוגמאות, אדוני היושב-ראש. הזכרת לי, ואני מודה </w:t>
      </w:r>
      <w:r>
        <w:rPr>
          <w:rFonts w:hint="cs"/>
          <w:rtl/>
        </w:rPr>
        <w:t xml:space="preserve">לך על כך, ואעבור עכשיו לומר את  אותם הדברים במיוחד לצופינו ולמאזינינו בציבור הערבי. </w:t>
      </w:r>
    </w:p>
    <w:p w14:paraId="7B86546E" w14:textId="77777777" w:rsidR="00000000" w:rsidRDefault="007C71EE">
      <w:pPr>
        <w:pStyle w:val="a"/>
        <w:ind w:firstLine="0"/>
        <w:rPr>
          <w:rFonts w:hint="cs"/>
          <w:rtl/>
        </w:rPr>
      </w:pPr>
    </w:p>
    <w:p w14:paraId="6B620149" w14:textId="77777777" w:rsidR="00000000" w:rsidRDefault="007C71EE">
      <w:pPr>
        <w:pStyle w:val="ac"/>
        <w:rPr>
          <w:rtl/>
        </w:rPr>
      </w:pPr>
      <w:r>
        <w:rPr>
          <w:rFonts w:hint="eastAsia"/>
          <w:rtl/>
        </w:rPr>
        <w:t>מיכאל</w:t>
      </w:r>
      <w:r>
        <w:rPr>
          <w:rtl/>
        </w:rPr>
        <w:t xml:space="preserve"> מלכיאור (העבודה-מימד):</w:t>
      </w:r>
    </w:p>
    <w:p w14:paraId="29D83B24" w14:textId="77777777" w:rsidR="00000000" w:rsidRDefault="007C71EE">
      <w:pPr>
        <w:pStyle w:val="a"/>
        <w:rPr>
          <w:rFonts w:hint="cs"/>
          <w:rtl/>
        </w:rPr>
      </w:pPr>
    </w:p>
    <w:p w14:paraId="6761A406" w14:textId="77777777" w:rsidR="00000000" w:rsidRDefault="007C71EE">
      <w:pPr>
        <w:pStyle w:val="a"/>
        <w:rPr>
          <w:rFonts w:hint="cs"/>
          <w:rtl/>
        </w:rPr>
      </w:pPr>
      <w:r>
        <w:rPr>
          <w:rFonts w:hint="cs"/>
          <w:rtl/>
        </w:rPr>
        <w:t xml:space="preserve">אין להם משהו יותר טוב לעשות בשעות כאלה? אין להם משהו יותר טוב לעשות מאשר להסתכל בטלוויזיה בשעות אלה? </w:t>
      </w:r>
    </w:p>
    <w:p w14:paraId="27DE731E" w14:textId="77777777" w:rsidR="00000000" w:rsidRDefault="007C71EE">
      <w:pPr>
        <w:pStyle w:val="a"/>
        <w:ind w:firstLine="0"/>
        <w:rPr>
          <w:rFonts w:hint="cs"/>
          <w:rtl/>
        </w:rPr>
      </w:pPr>
    </w:p>
    <w:p w14:paraId="1BF2FFD2" w14:textId="77777777" w:rsidR="00000000" w:rsidRDefault="007C71EE">
      <w:pPr>
        <w:pStyle w:val="SpeakerCon"/>
        <w:rPr>
          <w:rtl/>
        </w:rPr>
      </w:pPr>
      <w:bookmarkStart w:id="2237" w:name="FS000000550T28_05_2003_15_14_42C"/>
      <w:bookmarkEnd w:id="2237"/>
      <w:r>
        <w:rPr>
          <w:rtl/>
        </w:rPr>
        <w:t>עבד-אלמאלכ דהאמשה (רע"ם):</w:t>
      </w:r>
    </w:p>
    <w:p w14:paraId="544CDE6D" w14:textId="77777777" w:rsidR="00000000" w:rsidRDefault="007C71EE">
      <w:pPr>
        <w:pStyle w:val="a"/>
        <w:rPr>
          <w:rtl/>
        </w:rPr>
      </w:pPr>
    </w:p>
    <w:p w14:paraId="23FDCBD9" w14:textId="77777777" w:rsidR="00000000" w:rsidRDefault="007C71EE">
      <w:pPr>
        <w:pStyle w:val="a"/>
        <w:rPr>
          <w:rFonts w:hint="cs"/>
          <w:rtl/>
        </w:rPr>
      </w:pPr>
      <w:r>
        <w:rPr>
          <w:rFonts w:hint="cs"/>
          <w:rtl/>
        </w:rPr>
        <w:t>כמו כל האז</w:t>
      </w:r>
      <w:r>
        <w:rPr>
          <w:rFonts w:hint="cs"/>
          <w:rtl/>
        </w:rPr>
        <w:t>רחים הטובים, אלה שצופים רואים אותנו. כמובן, מכל  חלקי הציבור.</w:t>
      </w:r>
    </w:p>
    <w:p w14:paraId="5A820BE9" w14:textId="77777777" w:rsidR="00000000" w:rsidRDefault="007C71EE">
      <w:pPr>
        <w:pStyle w:val="a"/>
        <w:ind w:firstLine="0"/>
        <w:rPr>
          <w:rFonts w:hint="cs"/>
          <w:rtl/>
        </w:rPr>
      </w:pPr>
    </w:p>
    <w:p w14:paraId="4A0FDFCE" w14:textId="77777777" w:rsidR="00000000" w:rsidRDefault="007C71EE">
      <w:pPr>
        <w:pStyle w:val="ac"/>
        <w:rPr>
          <w:rtl/>
        </w:rPr>
      </w:pPr>
      <w:r>
        <w:rPr>
          <w:rFonts w:hint="eastAsia"/>
          <w:rtl/>
        </w:rPr>
        <w:t>מיכאל</w:t>
      </w:r>
      <w:r>
        <w:rPr>
          <w:rtl/>
        </w:rPr>
        <w:t xml:space="preserve"> מלכיאור (העבודה-מימד):</w:t>
      </w:r>
    </w:p>
    <w:p w14:paraId="5E09CCD5" w14:textId="77777777" w:rsidR="00000000" w:rsidRDefault="007C71EE">
      <w:pPr>
        <w:pStyle w:val="a"/>
        <w:rPr>
          <w:rFonts w:hint="cs"/>
          <w:rtl/>
        </w:rPr>
      </w:pPr>
    </w:p>
    <w:p w14:paraId="3903EFE8" w14:textId="77777777" w:rsidR="00000000" w:rsidRDefault="007C71EE">
      <w:pPr>
        <w:pStyle w:val="a"/>
        <w:rPr>
          <w:rFonts w:hint="cs"/>
          <w:rtl/>
        </w:rPr>
      </w:pPr>
      <w:r>
        <w:rPr>
          <w:rFonts w:hint="cs"/>
          <w:rtl/>
        </w:rPr>
        <w:t>חשבתי שהם יותר חכמים.</w:t>
      </w:r>
    </w:p>
    <w:p w14:paraId="671759AA" w14:textId="77777777" w:rsidR="00000000" w:rsidRDefault="007C71EE">
      <w:pPr>
        <w:pStyle w:val="a"/>
        <w:ind w:firstLine="0"/>
        <w:rPr>
          <w:rFonts w:hint="cs"/>
          <w:rtl/>
        </w:rPr>
      </w:pPr>
    </w:p>
    <w:p w14:paraId="05D7CC6B" w14:textId="77777777" w:rsidR="00000000" w:rsidRDefault="007C71EE">
      <w:pPr>
        <w:pStyle w:val="SpeakerCon"/>
        <w:rPr>
          <w:rtl/>
        </w:rPr>
      </w:pPr>
      <w:bookmarkStart w:id="2238" w:name="FS000000550T28_05_2003_15_15_15C"/>
      <w:bookmarkEnd w:id="2238"/>
      <w:r>
        <w:rPr>
          <w:rtl/>
        </w:rPr>
        <w:t>עבד-אלמאלכ דהאמשה (רע"ם):</w:t>
      </w:r>
    </w:p>
    <w:p w14:paraId="42C9C970" w14:textId="77777777" w:rsidR="00000000" w:rsidRDefault="007C71EE">
      <w:pPr>
        <w:pStyle w:val="a"/>
        <w:rPr>
          <w:rtl/>
        </w:rPr>
      </w:pPr>
    </w:p>
    <w:p w14:paraId="524199BD" w14:textId="77777777" w:rsidR="00000000" w:rsidRDefault="007C71EE">
      <w:pPr>
        <w:pStyle w:val="a"/>
        <w:rPr>
          <w:rFonts w:hint="cs"/>
          <w:rtl/>
        </w:rPr>
      </w:pPr>
      <w:r>
        <w:rPr>
          <w:rFonts w:hint="cs"/>
          <w:rtl/>
        </w:rPr>
        <w:t xml:space="preserve">קשה לי להגיד, אבל אולי נדע את זה בבוא הזמן. </w:t>
      </w:r>
    </w:p>
    <w:p w14:paraId="39B3CF83" w14:textId="77777777" w:rsidR="00000000" w:rsidRDefault="007C71EE">
      <w:pPr>
        <w:pStyle w:val="a"/>
        <w:rPr>
          <w:rFonts w:hint="cs"/>
          <w:rtl/>
        </w:rPr>
      </w:pPr>
    </w:p>
    <w:p w14:paraId="422CA4FD" w14:textId="77777777" w:rsidR="00000000" w:rsidRDefault="007C71EE">
      <w:pPr>
        <w:pStyle w:val="a"/>
        <w:rPr>
          <w:rFonts w:hint="cs"/>
          <w:rtl/>
        </w:rPr>
      </w:pPr>
      <w:r>
        <w:rPr>
          <w:rFonts w:hint="cs"/>
          <w:rtl/>
        </w:rPr>
        <w:t>(נושא דברים בשפה הערבית; להלן תרגומם לעברית:</w:t>
      </w:r>
    </w:p>
    <w:p w14:paraId="45C253EE" w14:textId="77777777" w:rsidR="00000000" w:rsidRDefault="007C71EE">
      <w:pPr>
        <w:pStyle w:val="a"/>
        <w:rPr>
          <w:rFonts w:hint="cs"/>
          <w:rtl/>
        </w:rPr>
      </w:pPr>
    </w:p>
    <w:p w14:paraId="4B1A9904" w14:textId="77777777" w:rsidR="00000000" w:rsidRDefault="007C71EE">
      <w:pPr>
        <w:pStyle w:val="a"/>
        <w:rPr>
          <w:rFonts w:hint="cs"/>
          <w:rtl/>
        </w:rPr>
      </w:pPr>
      <w:r>
        <w:rPr>
          <w:rFonts w:hint="cs"/>
          <w:rtl/>
        </w:rPr>
        <w:t>בשם האל הרחמן והרחום,</w:t>
      </w:r>
      <w:r>
        <w:rPr>
          <w:rFonts w:hint="cs"/>
          <w:rtl/>
        </w:rPr>
        <w:t xml:space="preserve"> האחים המאזינים פה ובכל מקום, שלום עליכם ורחמי האל. אנחנו עדיין דנים פה בתוכנית הכלכלית החדשה ובצעדים של משרד האוצר ושל ממשלת ישראל, הרוצה להעמיק את מדיניות העוני, להעשיר את העשירים ולרושש את העניים. באופן גלוי אומר, שזו תמצית מטרתה של התוכנית הכלכלית החדש</w:t>
      </w:r>
      <w:r>
        <w:rPr>
          <w:rFonts w:hint="cs"/>
          <w:rtl/>
        </w:rPr>
        <w:t xml:space="preserve">ה. כנראה יש מי שחזר לתיאוריה של דרווין, אפילו בימים אלה, לאחר שהיתה הסכמה מדעית מסוימת, שאין יסוד מדעי לתיאוריה זו, ושהיא מבוטלת ואינה ראויה להתחשבות. בכלכלה בכלל ובתוכנית זו בייחוד, התיאוריה הדרוויניסטית היא התיאוריה השלטת. אם ברצוננו לומר מה הוא המאפיין </w:t>
      </w:r>
      <w:r>
        <w:rPr>
          <w:rFonts w:hint="cs"/>
          <w:rtl/>
        </w:rPr>
        <w:t xml:space="preserve">של התוכנית הכלכלית החדשה, שאינה התוכנית הראשונה </w:t>
      </w:r>
      <w:r>
        <w:rPr>
          <w:rtl/>
        </w:rPr>
        <w:t>–</w:t>
      </w:r>
      <w:r>
        <w:rPr>
          <w:rFonts w:hint="cs"/>
          <w:rtl/>
        </w:rPr>
        <w:t xml:space="preserve"> אנו יודעים שהיו תוכניות קודמות, בשנים האחרונות היו קיצוצים וניכויים בכל תחומי ההכנסה והחיים </w:t>
      </w:r>
      <w:r>
        <w:rPr>
          <w:rtl/>
        </w:rPr>
        <w:t>–</w:t>
      </w:r>
      <w:r>
        <w:rPr>
          <w:rFonts w:hint="cs"/>
          <w:rtl/>
        </w:rPr>
        <w:t xml:space="preserve"> הרי שתוכנית חדשה זו מביאה באופן מסיבי להתרוששות השכבות החלשות ולהחלשתן עוד יותר. </w:t>
      </w:r>
    </w:p>
    <w:p w14:paraId="566D1A33" w14:textId="77777777" w:rsidR="00000000" w:rsidRDefault="007C71EE">
      <w:pPr>
        <w:pStyle w:val="a"/>
        <w:rPr>
          <w:rFonts w:hint="cs"/>
          <w:rtl/>
        </w:rPr>
      </w:pPr>
    </w:p>
    <w:p w14:paraId="3292F803" w14:textId="77777777" w:rsidR="00000000" w:rsidRDefault="007C71EE">
      <w:pPr>
        <w:pStyle w:val="a"/>
        <w:rPr>
          <w:rFonts w:hint="cs"/>
          <w:rtl/>
        </w:rPr>
      </w:pPr>
      <w:r>
        <w:rPr>
          <w:rFonts w:hint="cs"/>
          <w:rtl/>
        </w:rPr>
        <w:t>מדוע הזכרתי את תיאוריית דרווי</w:t>
      </w:r>
      <w:r>
        <w:rPr>
          <w:rFonts w:hint="cs"/>
          <w:rtl/>
        </w:rPr>
        <w:t xml:space="preserve">ן בהקשר של התוכנית זו? שכן היא אומרת, למעשה ובאופן גלוי, שכל מי שחזק ובעל אמצעים והון יכול להשקיע ולהרבות את כוחו, את הונו ואת האמצעים שברשותו, בעוד מי שחסרים לו אמצעי מחיה, חי מתחת לקו העוני, ואין לו ממה להשתכר, זולת קצבאות הביטוח הלאומי </w:t>
      </w:r>
      <w:r>
        <w:rPr>
          <w:rtl/>
        </w:rPr>
        <w:t>–</w:t>
      </w:r>
      <w:r>
        <w:rPr>
          <w:rFonts w:hint="cs"/>
          <w:rtl/>
        </w:rPr>
        <w:t xml:space="preserve"> קצבת אבטלה, קצב</w:t>
      </w:r>
      <w:r>
        <w:rPr>
          <w:rFonts w:hint="cs"/>
          <w:rtl/>
        </w:rPr>
        <w:t xml:space="preserve">ה לבעלי מוגבלות או קצבת זיקנה </w:t>
      </w:r>
      <w:r>
        <w:rPr>
          <w:rtl/>
        </w:rPr>
        <w:t>–</w:t>
      </w:r>
      <w:r>
        <w:rPr>
          <w:rFonts w:hint="cs"/>
          <w:rtl/>
        </w:rPr>
        <w:t xml:space="preserve"> על אלה לשלם את המחיר, והקיצוצים הנוגעים להם מעמיקים. </w:t>
      </w:r>
    </w:p>
    <w:p w14:paraId="4B414AA1" w14:textId="77777777" w:rsidR="00000000" w:rsidRDefault="007C71EE">
      <w:pPr>
        <w:pStyle w:val="a"/>
        <w:rPr>
          <w:rFonts w:hint="cs"/>
          <w:rtl/>
        </w:rPr>
      </w:pPr>
    </w:p>
    <w:p w14:paraId="22D8DD87" w14:textId="77777777" w:rsidR="00000000" w:rsidRDefault="007C71EE">
      <w:pPr>
        <w:pStyle w:val="a"/>
        <w:rPr>
          <w:rFonts w:hint="cs"/>
          <w:rtl/>
        </w:rPr>
      </w:pPr>
      <w:r>
        <w:rPr>
          <w:rFonts w:hint="cs"/>
          <w:rtl/>
        </w:rPr>
        <w:t xml:space="preserve">תוכנית זו מדברת בצורה גלויה וישירה על הצורך לפטר עובדים ממקומות עבודתם, בנימוק שזה יעזור לכלכלה בעתיד. התוכנית אומרת, שיש לפטר 5% מהעובדים בשנה זו ו-4% מכל העובדים בשנה </w:t>
      </w:r>
      <w:r>
        <w:rPr>
          <w:rFonts w:hint="cs"/>
          <w:rtl/>
        </w:rPr>
        <w:t>הבאה, כאילו פיטורי העובדים והגדלת האבטלה הם שיפלסו נתיב להצלחה ויסללו דרך לרפורמות כלכליות.</w:t>
      </w:r>
    </w:p>
    <w:p w14:paraId="74B7521E" w14:textId="77777777" w:rsidR="00000000" w:rsidRDefault="007C71EE">
      <w:pPr>
        <w:pStyle w:val="a"/>
        <w:rPr>
          <w:rFonts w:hint="cs"/>
          <w:rtl/>
        </w:rPr>
      </w:pPr>
    </w:p>
    <w:p w14:paraId="37D62D14" w14:textId="77777777" w:rsidR="00000000" w:rsidRDefault="007C71EE">
      <w:pPr>
        <w:pStyle w:val="a"/>
        <w:rPr>
          <w:rFonts w:hint="cs"/>
          <w:rtl/>
        </w:rPr>
      </w:pPr>
      <w:r>
        <w:rPr>
          <w:rFonts w:hint="cs"/>
          <w:rtl/>
        </w:rPr>
        <w:t>תוכנית זו מדברת גם על הפחתת קצבאות הילדים באופן מכוער ביותר. משפחה שבה שני ילדים מקבלת עתה, דומני, קצבת ילדים בסכום הקרוב ל-1,000 שקלים, ומשפחה שבה עשרה ילדים תקבל</w:t>
      </w:r>
      <w:r>
        <w:rPr>
          <w:rFonts w:hint="cs"/>
          <w:rtl/>
        </w:rPr>
        <w:t xml:space="preserve"> 1,180 שקלים בלבד לכל עשרת הילדים. אם יימשך יישומה של תוכנית זו, והממשלה תצליח להעבירה, הרי שעם סיומה, כלומר, בעוד שנים מועטות בלבד, תקבל משפחה שבה עשרה ילדים 1,180 שקלים בלבד, כלומר, שווה ערך לסכום שמקבלת משפחה שבה שני ילדים היום.</w:t>
      </w:r>
    </w:p>
    <w:p w14:paraId="2E8C2C90" w14:textId="77777777" w:rsidR="00000000" w:rsidRDefault="007C71EE">
      <w:pPr>
        <w:pStyle w:val="a"/>
        <w:rPr>
          <w:rFonts w:hint="cs"/>
          <w:rtl/>
        </w:rPr>
      </w:pPr>
    </w:p>
    <w:p w14:paraId="5296510D" w14:textId="77777777" w:rsidR="00000000" w:rsidRDefault="007C71EE">
      <w:pPr>
        <w:pStyle w:val="a"/>
        <w:rPr>
          <w:rFonts w:hint="cs"/>
          <w:rtl/>
        </w:rPr>
      </w:pPr>
      <w:r>
        <w:rPr>
          <w:rFonts w:hint="cs"/>
          <w:rtl/>
        </w:rPr>
        <w:t xml:space="preserve">זאת ועוד, יהיו ניכויים </w:t>
      </w:r>
      <w:r>
        <w:rPr>
          <w:rFonts w:hint="cs"/>
          <w:rtl/>
        </w:rPr>
        <w:t xml:space="preserve">בכל הקצבאות המגיעות באמצעות הביטוח הלאומי, כשידוע שקצבאות אלה נקבעו זה כבר במטרה ברורה ומוגדרת לסייע למשפחות עניות, למשפחות ברוכות ילדים, משפחות הסובלות וכורעות תחת נטל האבטלה וסובלות גם מעוני ומחוסר יכולת. תוכנית זו מדברת על קיצוצים וצמצומים בכל השירותים </w:t>
      </w:r>
      <w:r>
        <w:rPr>
          <w:rFonts w:hint="cs"/>
          <w:rtl/>
        </w:rPr>
        <w:t>הסוציאליים.</w:t>
      </w:r>
    </w:p>
    <w:p w14:paraId="6BB03729" w14:textId="77777777" w:rsidR="00000000" w:rsidRDefault="007C71EE">
      <w:pPr>
        <w:pStyle w:val="a"/>
        <w:rPr>
          <w:rFonts w:hint="cs"/>
          <w:rtl/>
        </w:rPr>
      </w:pPr>
    </w:p>
    <w:p w14:paraId="62411F1F" w14:textId="77777777" w:rsidR="00000000" w:rsidRDefault="007C71EE">
      <w:pPr>
        <w:pStyle w:val="a"/>
        <w:rPr>
          <w:rFonts w:hint="cs"/>
          <w:rtl/>
        </w:rPr>
      </w:pPr>
      <w:r>
        <w:rPr>
          <w:rFonts w:hint="cs"/>
          <w:rtl/>
        </w:rPr>
        <w:t>אמרתי בתחילת דברי, שהיתה פעם מדיניות כלכלית וחברתית שנועדה להגיש סיוע למשפחות העניות. מדיניות זו התגלמה בנתינת הקלות והגשת סיוע ישירות לשכבות החלשות, הן בדיור והן בשכירת בתים לחסרי דיור. גלוי וידוע שהאנשים השוכרים בתים והאנשים חסרי הדיור משתיי</w:t>
      </w:r>
      <w:r>
        <w:rPr>
          <w:rFonts w:hint="cs"/>
          <w:rtl/>
        </w:rPr>
        <w:t>כים לשכבות החלשות. אלו אינם העשירים, בעלי הווילות והמבנים המפוארים. יתירה מזו, היתה מדיניות כלכלית שחייבה הגשת סיוע למשפחות העניות, גם בתחום החינוך והתרבות, לצד תוכניות כלכליות שהקצו משאבים לסטודנטים מבני המשפחות העניות, כדי שיעלו את רמת לימודיהם. קודם היו</w:t>
      </w:r>
      <w:r>
        <w:rPr>
          <w:rFonts w:hint="cs"/>
          <w:rtl/>
        </w:rPr>
        <w:t xml:space="preserve"> תוכניות ליום לימודים ארוך ותוכניות התאוששות תחת השם תוכניות שח"ר. לא ארמה איש באומרי שאנו, במגזר הערבי, הפקנו את התועלת הפחותה ביותר מתוכניות אלה; היינו האחרונים שהפיקו מהן תועלת. לא היה עימות מול המגזר הערבי, שכן היתה קיימת אפליה ועדיין היא מכה שורשים בכ</w:t>
      </w:r>
      <w:r>
        <w:rPr>
          <w:rFonts w:hint="cs"/>
          <w:rtl/>
        </w:rPr>
        <w:t xml:space="preserve">ל הכיוונים ובכל התוכניות. על כל פנים, כאשר יש מדיניות של רווחה סוציאלית והגשת סיוע לעניים, דבר זה עדיף, ואנו מרגישים נוח יותר במגמה זו, גם אם אנחנו האחרונים ליהנות ממנה והאחרונים שאליהם מגיעים הסיוע והמענקים. </w:t>
      </w:r>
    </w:p>
    <w:p w14:paraId="7753D295" w14:textId="77777777" w:rsidR="00000000" w:rsidRDefault="007C71EE">
      <w:pPr>
        <w:pStyle w:val="a"/>
        <w:rPr>
          <w:rFonts w:hint="cs"/>
          <w:rtl/>
        </w:rPr>
      </w:pPr>
    </w:p>
    <w:p w14:paraId="65C294AA" w14:textId="77777777" w:rsidR="00000000" w:rsidRDefault="007C71EE">
      <w:pPr>
        <w:pStyle w:val="a"/>
        <w:rPr>
          <w:rFonts w:hint="cs"/>
          <w:rtl/>
        </w:rPr>
      </w:pPr>
      <w:r>
        <w:rPr>
          <w:rFonts w:hint="cs"/>
          <w:rtl/>
        </w:rPr>
        <w:t>היתה מגמה ברורה לסייע למשפחות עניות באמצעות ה</w:t>
      </w:r>
      <w:r>
        <w:rPr>
          <w:rFonts w:hint="cs"/>
          <w:rtl/>
        </w:rPr>
        <w:t>ביטוח הלאומי,</w:t>
      </w:r>
      <w:r>
        <w:rPr>
          <w:rtl/>
        </w:rPr>
        <w:t xml:space="preserve"> </w:t>
      </w:r>
      <w:r>
        <w:rPr>
          <w:rFonts w:hint="cs"/>
          <w:rtl/>
        </w:rPr>
        <w:t xml:space="preserve"> אם הן ברוכות ילדים ואם עתה נולד להן ילד. המענק עבור לידה יצומצם ויעמוד לפי תוכנית זו על 1,345 שקלים בלבד לילד ראשון. התוצאה היא, שרק ב-29% מהלידות יזכו במענק זה. כמו כן, המענק יצומצם במידה ניכרת. פעם היתה מגמה אחרת ומדיניות של עידוד ילודה, ע</w:t>
      </w:r>
      <w:r>
        <w:rPr>
          <w:rFonts w:hint="cs"/>
          <w:rtl/>
        </w:rPr>
        <w:t xml:space="preserve">ידוד המשפחות העניות ועידוד המשפחות שהתברכו במספר ילדים רב יותר. עתה כל העניינים מתנהלים באופן הפוך, והסיבה לכך ברורה </w:t>
      </w:r>
      <w:r>
        <w:rPr>
          <w:rtl/>
        </w:rPr>
        <w:t>–</w:t>
      </w:r>
      <w:r>
        <w:rPr>
          <w:rFonts w:hint="cs"/>
          <w:rtl/>
        </w:rPr>
        <w:t xml:space="preserve"> זו המגמה הכלכלית שמוביל כעת מר נתניהו במשרד האוצר, ושאותה מובילה הממשלה בעזרתה של המפלגה שמכנה את עצמה מפלגת שינוי. </w:t>
      </w:r>
    </w:p>
    <w:p w14:paraId="74CE2561" w14:textId="77777777" w:rsidR="00000000" w:rsidRDefault="007C71EE">
      <w:pPr>
        <w:pStyle w:val="a"/>
        <w:rPr>
          <w:rFonts w:hint="cs"/>
          <w:rtl/>
        </w:rPr>
      </w:pPr>
    </w:p>
    <w:p w14:paraId="237D0276" w14:textId="77777777" w:rsidR="00000000" w:rsidRDefault="007C71EE">
      <w:pPr>
        <w:pStyle w:val="a"/>
        <w:rPr>
          <w:rFonts w:hint="cs"/>
          <w:rtl/>
        </w:rPr>
      </w:pPr>
      <w:r>
        <w:rPr>
          <w:rFonts w:hint="cs"/>
          <w:rtl/>
        </w:rPr>
        <w:t xml:space="preserve">אומר שוב - מגמה זו </w:t>
      </w:r>
      <w:r>
        <w:rPr>
          <w:rFonts w:hint="cs"/>
          <w:rtl/>
        </w:rPr>
        <w:t>היא מגמה דרוויניסטית צרופה, האומרת שרק החזקים והעשירים ומי שיכול להיאבק בהכשלה הלא-צודקת והלא-שווה מגיע לו לחיות ולהתאושש. כל העניים וכל החלשים הופכים להיות מיותרים, לא חשובים או לא נחשבים בחברה. הצרה היא, שכל זה בא תחת הכותרת של תוכנית הבראה לכלכלה בישראל</w:t>
      </w:r>
      <w:r>
        <w:rPr>
          <w:rFonts w:hint="cs"/>
          <w:rtl/>
        </w:rPr>
        <w:t xml:space="preserve">, כאילו מגמה זו, תוכנית זו, יחס זה </w:t>
      </w:r>
      <w:r>
        <w:rPr>
          <w:rtl/>
        </w:rPr>
        <w:t>–</w:t>
      </w:r>
      <w:r>
        <w:rPr>
          <w:rFonts w:hint="cs"/>
          <w:rtl/>
        </w:rPr>
        <w:t xml:space="preserve"> רישוש העניים והעשרת העשירים </w:t>
      </w:r>
      <w:r>
        <w:rPr>
          <w:rtl/>
        </w:rPr>
        <w:t>–</w:t>
      </w:r>
      <w:r>
        <w:rPr>
          <w:rFonts w:hint="cs"/>
          <w:rtl/>
        </w:rPr>
        <w:t xml:space="preserve"> אלו הדברים שיביאו להבראה מן המשבר הכלכלי הקיים.</w:t>
      </w:r>
    </w:p>
    <w:p w14:paraId="0DD4250A" w14:textId="77777777" w:rsidR="00000000" w:rsidRDefault="007C71EE">
      <w:pPr>
        <w:pStyle w:val="a"/>
        <w:rPr>
          <w:rFonts w:hint="cs"/>
          <w:rtl/>
        </w:rPr>
      </w:pPr>
    </w:p>
    <w:p w14:paraId="1E9D9EA4" w14:textId="77777777" w:rsidR="00000000" w:rsidRDefault="007C71EE">
      <w:pPr>
        <w:pStyle w:val="a"/>
        <w:rPr>
          <w:rFonts w:hint="cs"/>
          <w:rtl/>
        </w:rPr>
      </w:pPr>
      <w:r>
        <w:rPr>
          <w:rFonts w:hint="cs"/>
          <w:rtl/>
        </w:rPr>
        <w:t>בתחילת דברי הערתי על דבריו של חבר הכנסת שדיבר קודם, מר בורג, שאמר שתוכנית זו ומגמה זו עומדות אפילו בניגוד למורשת ישראל. אומר, שבכל הקשור לנו</w:t>
      </w:r>
      <w:r>
        <w:rPr>
          <w:rFonts w:hint="cs"/>
          <w:rtl/>
        </w:rPr>
        <w:t>, המוסלמים, דבר זה לא רק עומד בסתירה, אלא אף שולל את תכונת האמונה מאלו המאמינים באל יתגדל ויתעלה ובדת האסלאם. דבר זה מופיע במסורה מאת הנביא, תפילת האל עליו וברכתו לשלום, בהישבעו לאמור: חי האל, זה הלן לילה אחד ביודעו ששכנו רעב, אין הוא מן המאמינים. אומר שנק</w:t>
      </w:r>
      <w:r>
        <w:rPr>
          <w:rFonts w:hint="cs"/>
          <w:rtl/>
        </w:rPr>
        <w:t xml:space="preserve">ודת המבט האסלאמית עמוקה וחזקה יותר בנושא זה, עד כדי כך שתכונת האמונה נשללת ממי שישן שבע בעוד שכנו רעב, אם הוא יודע על הרעב של שכנו. דבר זה מופיע במסורת הנעלה או בדברי שליח האל, תפילת האל עליו וברכתו לשלום, ולא קיימת השקפה חזקה יותר, חשובה יותר ומעגנת יותר </w:t>
      </w:r>
      <w:r>
        <w:rPr>
          <w:rFonts w:hint="cs"/>
          <w:rtl/>
        </w:rPr>
        <w:t>את מושגי הצדק והסולידריות והליכוד החברתי מן ההשקפה הנעלה העמוקה והחזקה הזאת.</w:t>
      </w:r>
    </w:p>
    <w:p w14:paraId="1FDBC149" w14:textId="77777777" w:rsidR="00000000" w:rsidRDefault="007C71EE">
      <w:pPr>
        <w:pStyle w:val="a"/>
        <w:rPr>
          <w:rFonts w:hint="cs"/>
          <w:rtl/>
        </w:rPr>
      </w:pPr>
    </w:p>
    <w:p w14:paraId="4C92E0D7" w14:textId="77777777" w:rsidR="00000000" w:rsidRDefault="007C71EE">
      <w:pPr>
        <w:pStyle w:val="a"/>
        <w:rPr>
          <w:rFonts w:hint="cs"/>
          <w:rtl/>
        </w:rPr>
      </w:pPr>
      <w:r>
        <w:rPr>
          <w:rFonts w:hint="cs"/>
          <w:rtl/>
        </w:rPr>
        <w:t>אין מקום להרחיב עכשיו באשר לכל המובנים וההוראות הנובעים מכך, ואני רואה שיושב-ראש הישיבה מפנה מבטו אלי. בכל אופן, נסכם שנית את הנושא. תוכנית זו מנוגדת אפילו למוסר הבריא, לא רק להו</w:t>
      </w:r>
      <w:r>
        <w:rPr>
          <w:rFonts w:hint="cs"/>
          <w:rtl/>
        </w:rPr>
        <w:t>ראות השמימיות ולאסלאם המונותיאיסטי, כי אם גם להוראות הדת היהודית, כפי שציין חבר הכנסת הקודם. תוכנית זו נוגדת גם את המושגים האנושיים הטהורים ואת הגבול המינימלי של מה שנהנה ממנו או צריך ליהנות ממנו כל אדם.</w:t>
      </w:r>
    </w:p>
    <w:p w14:paraId="39C87159" w14:textId="77777777" w:rsidR="00000000" w:rsidRDefault="007C71EE">
      <w:pPr>
        <w:pStyle w:val="a"/>
        <w:rPr>
          <w:rFonts w:hint="cs"/>
          <w:rtl/>
        </w:rPr>
      </w:pPr>
    </w:p>
    <w:p w14:paraId="59B1239F" w14:textId="77777777" w:rsidR="00000000" w:rsidRDefault="007C71EE">
      <w:pPr>
        <w:pStyle w:val="a"/>
        <w:rPr>
          <w:rFonts w:hint="cs"/>
          <w:rtl/>
        </w:rPr>
      </w:pPr>
      <w:r>
        <w:rPr>
          <w:rFonts w:hint="cs"/>
          <w:rtl/>
        </w:rPr>
        <w:t>אני מצטער שהזמן דוחק, וכעת אני נאלץ לסיים דברים אלו</w:t>
      </w:r>
      <w:r>
        <w:rPr>
          <w:rFonts w:hint="cs"/>
          <w:rtl/>
        </w:rPr>
        <w:t>. אומר רק בסוף דברי, שאנו נילחם בתוכנית זו כמנהגנו, בכל העוצמה; כל חברי הכנסת הערבים, ובפרט הרשימה הערבית המאוחדת, ישאפו לסכל תוכנית זו בכל האמצעים שבידינו, יחד עם האופוזיציה בכנסת.</w:t>
      </w:r>
    </w:p>
    <w:p w14:paraId="7BB05EC1" w14:textId="77777777" w:rsidR="00000000" w:rsidRDefault="007C71EE">
      <w:pPr>
        <w:pStyle w:val="a"/>
        <w:rPr>
          <w:rFonts w:hint="cs"/>
          <w:rtl/>
        </w:rPr>
      </w:pPr>
    </w:p>
    <w:p w14:paraId="383003B5" w14:textId="77777777" w:rsidR="00000000" w:rsidRDefault="007C71EE">
      <w:pPr>
        <w:pStyle w:val="a"/>
        <w:rPr>
          <w:rFonts w:hint="cs"/>
          <w:rtl/>
        </w:rPr>
      </w:pPr>
      <w:r>
        <w:rPr>
          <w:rFonts w:hint="cs"/>
          <w:rtl/>
        </w:rPr>
        <w:t xml:space="preserve">אני קורא לכל מי שמקשיב ויודע כעת, שיקרא לשכנו, עמיתו וחברו להשתתף בהפגנה </w:t>
      </w:r>
      <w:r>
        <w:rPr>
          <w:rFonts w:hint="cs"/>
          <w:rtl/>
        </w:rPr>
        <w:t>ההמונית שתהיה היום בשעה 16:30 במבואות העיר ירושלים, בקרבת הכנסת, על מנת שנגיד, כל התושבים במדינה זו ובקול אחד, לממשלה ולבעלי התוכנית הכלכלית: די לעושק. די לשקר. די להעמקת העוני. אנחנו נגד תוכנית זו, וברצוננהו לבטלה. אם לא נצליח לבטל את הצעדים החריגים והכוח</w:t>
      </w:r>
      <w:r>
        <w:rPr>
          <w:rFonts w:hint="cs"/>
          <w:rtl/>
        </w:rPr>
        <w:t>ניים האלה היום ובמושב זה, הרי שאם נעמוד עמידה איתנה נצליח בשלבים מאוחרים יותר, אם ירצה האל. תודה לך, אדוני יושב-ראש הישיבה. שלום עליכם ורחמי האל וברכותיו.)</w:t>
      </w:r>
    </w:p>
    <w:p w14:paraId="250AF851" w14:textId="77777777" w:rsidR="00000000" w:rsidRDefault="007C71EE">
      <w:pPr>
        <w:pStyle w:val="a"/>
        <w:ind w:firstLine="0"/>
        <w:rPr>
          <w:rFonts w:hint="cs"/>
          <w:rtl/>
        </w:rPr>
      </w:pPr>
    </w:p>
    <w:p w14:paraId="30E512CB" w14:textId="77777777" w:rsidR="00000000" w:rsidRDefault="007C71EE">
      <w:pPr>
        <w:pStyle w:val="ad"/>
        <w:rPr>
          <w:rtl/>
        </w:rPr>
      </w:pPr>
      <w:r>
        <w:rPr>
          <w:rtl/>
        </w:rPr>
        <w:t>היו"ר יולי-יואל אדלשטיין:</w:t>
      </w:r>
    </w:p>
    <w:p w14:paraId="5F0EC7A4" w14:textId="77777777" w:rsidR="00000000" w:rsidRDefault="007C71EE">
      <w:pPr>
        <w:pStyle w:val="a"/>
        <w:rPr>
          <w:rtl/>
        </w:rPr>
      </w:pPr>
    </w:p>
    <w:p w14:paraId="550DCCDF" w14:textId="77777777" w:rsidR="00000000" w:rsidRDefault="007C71EE">
      <w:pPr>
        <w:pStyle w:val="a"/>
        <w:rPr>
          <w:rFonts w:hint="cs"/>
          <w:rtl/>
        </w:rPr>
      </w:pPr>
      <w:r>
        <w:rPr>
          <w:rFonts w:hint="cs"/>
          <w:rtl/>
        </w:rPr>
        <w:t>תודה רבה לחבר הכנסת עבד-אלמאלכ דהאמשה. חבר הכנסת ג'מאל זחאלקה, קיבלנו הר</w:t>
      </w:r>
      <w:r>
        <w:rPr>
          <w:rFonts w:hint="cs"/>
          <w:rtl/>
        </w:rPr>
        <w:t xml:space="preserve">בה טלפונים מן הצופים של ערוץ=33, שמבקשים שתתרגם בקצרה את דבריו לעברית כשתעלה. </w:t>
      </w:r>
    </w:p>
    <w:p w14:paraId="0D796F3E" w14:textId="77777777" w:rsidR="00000000" w:rsidRDefault="007C71EE">
      <w:pPr>
        <w:pStyle w:val="a"/>
        <w:ind w:firstLine="0"/>
        <w:rPr>
          <w:rFonts w:hint="cs"/>
          <w:rtl/>
        </w:rPr>
      </w:pPr>
    </w:p>
    <w:p w14:paraId="06AD440A" w14:textId="77777777" w:rsidR="00000000" w:rsidRDefault="007C71EE">
      <w:pPr>
        <w:pStyle w:val="Speaker"/>
        <w:rPr>
          <w:rtl/>
        </w:rPr>
      </w:pPr>
      <w:bookmarkStart w:id="2239" w:name="FS000001061T28_05_2003_15_18_27"/>
      <w:bookmarkEnd w:id="2239"/>
      <w:r>
        <w:rPr>
          <w:rFonts w:hint="eastAsia"/>
          <w:rtl/>
        </w:rPr>
        <w:t>ג</w:t>
      </w:r>
      <w:r>
        <w:rPr>
          <w:rtl/>
        </w:rPr>
        <w:t>'מאל זחאלקה (בל"ד):</w:t>
      </w:r>
    </w:p>
    <w:p w14:paraId="4017F50C" w14:textId="77777777" w:rsidR="00000000" w:rsidRDefault="007C71EE">
      <w:pPr>
        <w:pStyle w:val="a"/>
        <w:rPr>
          <w:rFonts w:hint="cs"/>
          <w:rtl/>
        </w:rPr>
      </w:pPr>
    </w:p>
    <w:p w14:paraId="722096C9" w14:textId="77777777" w:rsidR="00000000" w:rsidRDefault="007C71EE">
      <w:pPr>
        <w:pStyle w:val="a"/>
        <w:rPr>
          <w:rFonts w:hint="cs"/>
          <w:rtl/>
        </w:rPr>
      </w:pPr>
      <w:r>
        <w:rPr>
          <w:rFonts w:hint="cs"/>
          <w:rtl/>
        </w:rPr>
        <w:t xml:space="preserve">היית צריך להגיד לי קודם. </w:t>
      </w:r>
    </w:p>
    <w:p w14:paraId="67459D85" w14:textId="77777777" w:rsidR="00000000" w:rsidRDefault="007C71EE">
      <w:pPr>
        <w:pStyle w:val="a"/>
        <w:ind w:firstLine="0"/>
        <w:rPr>
          <w:rtl/>
        </w:rPr>
      </w:pPr>
    </w:p>
    <w:p w14:paraId="74B8E4EF" w14:textId="77777777" w:rsidR="00000000" w:rsidRDefault="007C71EE">
      <w:pPr>
        <w:pStyle w:val="a"/>
        <w:ind w:firstLine="0"/>
        <w:rPr>
          <w:rFonts w:hint="cs"/>
          <w:rtl/>
        </w:rPr>
      </w:pPr>
    </w:p>
    <w:p w14:paraId="74339B0F" w14:textId="77777777" w:rsidR="00000000" w:rsidRDefault="007C71EE">
      <w:pPr>
        <w:pStyle w:val="ac"/>
        <w:rPr>
          <w:rtl/>
        </w:rPr>
      </w:pPr>
      <w:r>
        <w:rPr>
          <w:rFonts w:hint="eastAsia"/>
          <w:rtl/>
        </w:rPr>
        <w:t>אברהם</w:t>
      </w:r>
      <w:r>
        <w:rPr>
          <w:rtl/>
        </w:rPr>
        <w:t xml:space="preserve"> בורג (העבודה-מימד):</w:t>
      </w:r>
    </w:p>
    <w:p w14:paraId="7AD08090" w14:textId="77777777" w:rsidR="00000000" w:rsidRDefault="007C71EE">
      <w:pPr>
        <w:pStyle w:val="a"/>
        <w:rPr>
          <w:rFonts w:hint="cs"/>
          <w:rtl/>
        </w:rPr>
      </w:pPr>
    </w:p>
    <w:p w14:paraId="2BE106BB" w14:textId="77777777" w:rsidR="00000000" w:rsidRDefault="007C71EE">
      <w:pPr>
        <w:pStyle w:val="a"/>
        <w:rPr>
          <w:rFonts w:hint="cs"/>
          <w:rtl/>
        </w:rPr>
      </w:pPr>
      <w:r>
        <w:rPr>
          <w:rFonts w:hint="cs"/>
          <w:rtl/>
        </w:rPr>
        <w:t xml:space="preserve">חבר הכנסת זחאלקה, היית צריך להגיד - בקצרה אני לא יכול. </w:t>
      </w:r>
    </w:p>
    <w:p w14:paraId="72CBF57E" w14:textId="77777777" w:rsidR="00000000" w:rsidRDefault="007C71EE">
      <w:pPr>
        <w:pStyle w:val="a"/>
        <w:ind w:firstLine="0"/>
        <w:rPr>
          <w:rFonts w:hint="cs"/>
          <w:rtl/>
        </w:rPr>
      </w:pPr>
    </w:p>
    <w:p w14:paraId="1595E082" w14:textId="77777777" w:rsidR="00000000" w:rsidRDefault="007C71EE">
      <w:pPr>
        <w:pStyle w:val="ad"/>
        <w:rPr>
          <w:rtl/>
        </w:rPr>
      </w:pPr>
      <w:r>
        <w:rPr>
          <w:rtl/>
        </w:rPr>
        <w:t>היו"ר יולי-יואל אדלשטיין:</w:t>
      </w:r>
    </w:p>
    <w:p w14:paraId="31D286E9" w14:textId="77777777" w:rsidR="00000000" w:rsidRDefault="007C71EE">
      <w:pPr>
        <w:pStyle w:val="a"/>
        <w:rPr>
          <w:rtl/>
        </w:rPr>
      </w:pPr>
    </w:p>
    <w:p w14:paraId="748E6E82" w14:textId="77777777" w:rsidR="00000000" w:rsidRDefault="007C71EE">
      <w:pPr>
        <w:pStyle w:val="a"/>
        <w:rPr>
          <w:rFonts w:hint="cs"/>
          <w:rtl/>
        </w:rPr>
      </w:pPr>
      <w:r>
        <w:rPr>
          <w:rFonts w:hint="cs"/>
          <w:rtl/>
        </w:rPr>
        <w:t>הוא חבר כנסת טו</w:t>
      </w:r>
      <w:r>
        <w:rPr>
          <w:rFonts w:hint="cs"/>
          <w:rtl/>
        </w:rPr>
        <w:t xml:space="preserve">ב. הוא אומר מייד - לא על חשבון הזמן שלו. </w:t>
      </w:r>
    </w:p>
    <w:p w14:paraId="17327793" w14:textId="77777777" w:rsidR="00000000" w:rsidRDefault="007C71EE">
      <w:pPr>
        <w:pStyle w:val="a"/>
        <w:ind w:firstLine="0"/>
        <w:rPr>
          <w:rFonts w:hint="cs"/>
          <w:rtl/>
        </w:rPr>
      </w:pPr>
    </w:p>
    <w:p w14:paraId="0622101B" w14:textId="77777777" w:rsidR="00000000" w:rsidRDefault="007C71EE">
      <w:pPr>
        <w:pStyle w:val="SpeakerCon"/>
        <w:rPr>
          <w:rtl/>
        </w:rPr>
      </w:pPr>
      <w:bookmarkStart w:id="2240" w:name="FS000001061T28_05_2003_15_19_40C"/>
      <w:bookmarkEnd w:id="2240"/>
      <w:r>
        <w:rPr>
          <w:rtl/>
        </w:rPr>
        <w:t>ג'מאל זחאלקה (בל"ד):</w:t>
      </w:r>
    </w:p>
    <w:p w14:paraId="63D09D25" w14:textId="77777777" w:rsidR="00000000" w:rsidRDefault="007C71EE">
      <w:pPr>
        <w:pStyle w:val="a"/>
        <w:rPr>
          <w:rtl/>
        </w:rPr>
      </w:pPr>
    </w:p>
    <w:p w14:paraId="55297D44" w14:textId="77777777" w:rsidR="00000000" w:rsidRDefault="007C71EE">
      <w:pPr>
        <w:pStyle w:val="a"/>
        <w:rPr>
          <w:rFonts w:hint="cs"/>
          <w:rtl/>
        </w:rPr>
      </w:pPr>
      <w:r>
        <w:rPr>
          <w:rFonts w:hint="cs"/>
          <w:rtl/>
        </w:rPr>
        <w:t xml:space="preserve">אדוני היושב-ראש, רבותי חברי הכנסת, צופים יקרים, אני רק רוצה לציין, שחבר הכנסת דהאמשה פשוט תרגם את דבריו מעברית לערבית. </w:t>
      </w:r>
    </w:p>
    <w:p w14:paraId="33B777F7" w14:textId="77777777" w:rsidR="00000000" w:rsidRDefault="007C71EE">
      <w:pPr>
        <w:pStyle w:val="a"/>
        <w:ind w:firstLine="0"/>
        <w:rPr>
          <w:rFonts w:hint="cs"/>
          <w:rtl/>
        </w:rPr>
      </w:pPr>
    </w:p>
    <w:p w14:paraId="2082058A" w14:textId="77777777" w:rsidR="00000000" w:rsidRDefault="007C71EE">
      <w:pPr>
        <w:pStyle w:val="ad"/>
        <w:rPr>
          <w:rtl/>
        </w:rPr>
      </w:pPr>
      <w:r>
        <w:rPr>
          <w:rtl/>
        </w:rPr>
        <w:t>היו"ר יולי-יואל אדלשטיין:</w:t>
      </w:r>
    </w:p>
    <w:p w14:paraId="371B4B8F" w14:textId="77777777" w:rsidR="00000000" w:rsidRDefault="007C71EE">
      <w:pPr>
        <w:pStyle w:val="a"/>
        <w:rPr>
          <w:rtl/>
        </w:rPr>
      </w:pPr>
    </w:p>
    <w:p w14:paraId="2D2E9148" w14:textId="77777777" w:rsidR="00000000" w:rsidRDefault="007C71EE">
      <w:pPr>
        <w:pStyle w:val="a"/>
        <w:rPr>
          <w:rFonts w:hint="cs"/>
          <w:rtl/>
        </w:rPr>
      </w:pPr>
      <w:r>
        <w:rPr>
          <w:rFonts w:hint="cs"/>
          <w:rtl/>
        </w:rPr>
        <w:t>נרגענו.</w:t>
      </w:r>
    </w:p>
    <w:p w14:paraId="6E8832F2" w14:textId="77777777" w:rsidR="00000000" w:rsidRDefault="007C71EE">
      <w:pPr>
        <w:pStyle w:val="a"/>
        <w:ind w:firstLine="0"/>
        <w:rPr>
          <w:rFonts w:hint="cs"/>
          <w:rtl/>
        </w:rPr>
      </w:pPr>
    </w:p>
    <w:p w14:paraId="7A176C2A" w14:textId="77777777" w:rsidR="00000000" w:rsidRDefault="007C71EE">
      <w:pPr>
        <w:pStyle w:val="SpeakerCon"/>
        <w:rPr>
          <w:rtl/>
        </w:rPr>
      </w:pPr>
      <w:bookmarkStart w:id="2241" w:name="FS000001061T28_05_2003_15_20_06C"/>
      <w:bookmarkEnd w:id="2241"/>
      <w:r>
        <w:rPr>
          <w:rtl/>
        </w:rPr>
        <w:t>ג'מאל זחאלקה (בל"ד):</w:t>
      </w:r>
    </w:p>
    <w:p w14:paraId="6F9D8A01" w14:textId="77777777" w:rsidR="00000000" w:rsidRDefault="007C71EE">
      <w:pPr>
        <w:pStyle w:val="a"/>
        <w:rPr>
          <w:rtl/>
        </w:rPr>
      </w:pPr>
    </w:p>
    <w:p w14:paraId="09C44738" w14:textId="77777777" w:rsidR="00000000" w:rsidRDefault="007C71EE">
      <w:pPr>
        <w:pStyle w:val="a"/>
        <w:rPr>
          <w:rFonts w:hint="cs"/>
          <w:rtl/>
        </w:rPr>
      </w:pPr>
      <w:r>
        <w:rPr>
          <w:rFonts w:hint="cs"/>
          <w:rtl/>
        </w:rPr>
        <w:t>כלומר, הוא א</w:t>
      </w:r>
      <w:r>
        <w:rPr>
          <w:rFonts w:hint="cs"/>
          <w:rtl/>
        </w:rPr>
        <w:t xml:space="preserve">מר את אותם דברים. הוא חזר עליהם בערבית.  עקבתי אחרי דבריו והתרגום היה טוב. לא צריך להוסיף עליו דבר. הדבר היחיד שהוא הוסיף, שהוא קרא לאנשים לבוא  היום ב=16:30 להפגנה שתצעד מ"בנייני האומה" לכיוון הכנסת במחאה על התוכנית הכלכלית. </w:t>
      </w:r>
    </w:p>
    <w:p w14:paraId="49ECF6C0" w14:textId="77777777" w:rsidR="00000000" w:rsidRDefault="007C71EE">
      <w:pPr>
        <w:pStyle w:val="a"/>
        <w:rPr>
          <w:rFonts w:hint="cs"/>
          <w:rtl/>
        </w:rPr>
      </w:pPr>
    </w:p>
    <w:p w14:paraId="22C30190" w14:textId="77777777" w:rsidR="00000000" w:rsidRDefault="007C71EE">
      <w:pPr>
        <w:pStyle w:val="a"/>
        <w:rPr>
          <w:rFonts w:hint="cs"/>
          <w:rtl/>
        </w:rPr>
      </w:pPr>
      <w:r>
        <w:rPr>
          <w:rFonts w:hint="cs"/>
          <w:rtl/>
        </w:rPr>
        <w:t>הדיון מתקרב לסיומו, ואני שוא</w:t>
      </w:r>
      <w:r>
        <w:rPr>
          <w:rFonts w:hint="cs"/>
          <w:rtl/>
        </w:rPr>
        <w:t>ל את עצמי אם אנחנו נדרשים היום לאשר תוכנית כלכלית, שכפי שהאוצר טוען, באה לפתור מצב כלכלי ובאה לעזור לצאת מהמשבר הכלכלי הנוכחי. אני רוצה לצטט את הדברים של לא אחר מאשר ביבי נתניהו בנושא הזה, ולראות שזה לא בדיוק כך. מה אומר נתניהו בריאיון לסבר פלוצקר ב"ידיעות</w:t>
      </w:r>
      <w:r>
        <w:rPr>
          <w:rFonts w:hint="cs"/>
          <w:rtl/>
        </w:rPr>
        <w:t xml:space="preserve"> אחרונות" בקשר לתוכנית הכלכלית, מה שהוא קורא התוכנית הכלכלית? - "פערים אינם קנה המידה היחיד ואפילו לא העיקרי מבחינת הצלחתה הכלכלית והחברתית של המדינה. הסתכל על ארצות-הברית", הוא אומר, "הפערים בה עמוקים אבל רמת החיים הממוצעת גבוהה מאוד. חשובים גם דברים אחרי</w:t>
      </w:r>
      <w:r>
        <w:rPr>
          <w:rFonts w:hint="cs"/>
          <w:rtl/>
        </w:rPr>
        <w:t>ם - ניידות, חופש הזדמנויות, תחרותיות</w:t>
      </w:r>
      <w:r>
        <w:rPr>
          <w:rtl/>
        </w:rPr>
        <w:t>"</w:t>
      </w:r>
      <w:r>
        <w:rPr>
          <w:rFonts w:hint="cs"/>
          <w:rtl/>
        </w:rPr>
        <w:t xml:space="preserve">. כלומר, לא בדיוק תוכנית כלכלית, אלא מרשם פוליטי. </w:t>
      </w:r>
    </w:p>
    <w:p w14:paraId="2E1FB4AD" w14:textId="77777777" w:rsidR="00000000" w:rsidRDefault="007C71EE">
      <w:pPr>
        <w:pStyle w:val="a"/>
        <w:rPr>
          <w:rFonts w:hint="cs"/>
          <w:rtl/>
        </w:rPr>
      </w:pPr>
    </w:p>
    <w:p w14:paraId="11630FA4" w14:textId="77777777" w:rsidR="00000000" w:rsidRDefault="007C71EE">
      <w:pPr>
        <w:pStyle w:val="a"/>
        <w:rPr>
          <w:rFonts w:hint="cs"/>
          <w:rtl/>
        </w:rPr>
      </w:pPr>
      <w:r>
        <w:rPr>
          <w:rFonts w:hint="cs"/>
          <w:rtl/>
        </w:rPr>
        <w:t xml:space="preserve">אגב, לגבי עניין השכר הממוצע, זה מזכיר לי את השיעור הראשון שלמדנו בסטטיסטיקה. אומרים: יש לך ברווז, יורים חמש יריות מימינו של הברווז וחמש יריות משמאלו של הברווז. בממוצע </w:t>
      </w:r>
      <w:r>
        <w:rPr>
          <w:rFonts w:hint="cs"/>
          <w:rtl/>
        </w:rPr>
        <w:t xml:space="preserve">הברווז מת. וזה בדיוק </w:t>
      </w:r>
      <w:r>
        <w:rPr>
          <w:rtl/>
        </w:rPr>
        <w:t>–</w:t>
      </w:r>
      <w:r>
        <w:rPr>
          <w:rFonts w:hint="cs"/>
          <w:rtl/>
        </w:rPr>
        <w:t xml:space="preserve"> השכר הממוצע גבוה. מה זה שכר ממוצע גבוה? ביג דיל. אני לא רוצה שכר ממוצע גבוה, אני רוצה שכר מינימום גבוה. אם אתה אומר לי שבמקום מסוים אנשים משתכרים 100,000 שקל בחודש, ובמקום אחר אנשים משתכרים 3,000 שקל בחודש, ויש לך שכר ממוצע גבוה, מה </w:t>
      </w:r>
      <w:r>
        <w:rPr>
          <w:rFonts w:hint="cs"/>
          <w:rtl/>
        </w:rPr>
        <w:t xml:space="preserve"> עם אלה עם 3,000 השקל?</w:t>
      </w:r>
    </w:p>
    <w:p w14:paraId="205BC24C" w14:textId="77777777" w:rsidR="00000000" w:rsidRDefault="007C71EE">
      <w:pPr>
        <w:pStyle w:val="a"/>
        <w:rPr>
          <w:rFonts w:hint="cs"/>
          <w:rtl/>
        </w:rPr>
      </w:pPr>
    </w:p>
    <w:p w14:paraId="7B39AE87" w14:textId="77777777" w:rsidR="00000000" w:rsidRDefault="007C71EE">
      <w:pPr>
        <w:pStyle w:val="a"/>
        <w:rPr>
          <w:rFonts w:hint="cs"/>
          <w:rtl/>
        </w:rPr>
      </w:pPr>
      <w:r>
        <w:rPr>
          <w:rFonts w:hint="cs"/>
          <w:rtl/>
        </w:rPr>
        <w:t>השאלה, הפערים יותר חשובים ברוב המקרים מאשר השכר הממוצע או ההכנסה הממוצעת. ומה רוצה מר נתניהו? הוא מביא את ארצות-הברית כדוגמה. אני אגיד לכם למה הוא מביא את ארצות-הברית כדוגמה. משום שאין לו דוגמה אחרת. אין לו דוגמה אחרת. ישראל נמצאת ה</w:t>
      </w:r>
      <w:r>
        <w:rPr>
          <w:rFonts w:hint="cs"/>
          <w:rtl/>
        </w:rPr>
        <w:t xml:space="preserve">יום במקום השני בעולם מבחינת אי-שוויון, מבחינת פערים. אז נשארה רק ארצות-הברית, והוא רוצה מקום ראשון. כלומר, לא נשארה מדינה אחרת בעולם שהוא יכול לבוא ולומר שהנה יש עוד מקום שיש בו פערים  והוא טוב מבחינה כלכלית וכו'. אז הוא מתחרה על המקום הראשון, ובאמת, אני  </w:t>
      </w:r>
      <w:r>
        <w:rPr>
          <w:rFonts w:hint="cs"/>
          <w:rtl/>
        </w:rPr>
        <w:t>אומר לכם, הוא ישיג זאת. אם התוכנית הזאת תמומש, ביבי נתניהו יזכה לתואר המפוקפק של אלוף העולם באי-שוויון ובפערים חברתיים וביצירת אי-שוויון ופערים חברתיים. ואני חושב שהוא  אפילו ייכנס לספר השיאים של גינס. למה לא? צריך להכניס לספר השיאים של גינס את שר האוצר, ש</w:t>
      </w:r>
      <w:r>
        <w:rPr>
          <w:rFonts w:hint="cs"/>
          <w:rtl/>
        </w:rPr>
        <w:t xml:space="preserve">לפי מדיניותו יש הפערים הכי גדולים בעולם. </w:t>
      </w:r>
    </w:p>
    <w:p w14:paraId="6EE977D6" w14:textId="77777777" w:rsidR="00000000" w:rsidRDefault="007C71EE">
      <w:pPr>
        <w:pStyle w:val="a"/>
        <w:rPr>
          <w:rFonts w:hint="cs"/>
          <w:rtl/>
        </w:rPr>
      </w:pPr>
    </w:p>
    <w:p w14:paraId="0DA74442" w14:textId="77777777" w:rsidR="00000000" w:rsidRDefault="007C71EE">
      <w:pPr>
        <w:pStyle w:val="a"/>
        <w:rPr>
          <w:rFonts w:hint="cs"/>
          <w:rtl/>
        </w:rPr>
      </w:pPr>
      <w:r>
        <w:rPr>
          <w:rFonts w:hint="cs"/>
          <w:rtl/>
        </w:rPr>
        <w:t xml:space="preserve">ולכן, אני רוצה להגיד  שאין לפנינו תוכנית כלכלית. יש מרשם פוליטי. הדברים של ביבי נתניהו אינם תוכנית כלכלית. זה מרשם פוליטי פרופר. הם לא באים לפתור בעיה כלכלית, אלא לשנות את המבנה של המשק כך שהוא יהיה בנוי על חוקים </w:t>
      </w:r>
      <w:r>
        <w:rPr>
          <w:rFonts w:hint="cs"/>
          <w:rtl/>
        </w:rPr>
        <w:t xml:space="preserve">של ג'ונגל כלכלי. החזקים יתחזקו, החלשים ייחלשו עוד יותר, העשירים יתעשרו עוד יותר והעניים יהיו עוד יותר עניים. זה כמו שאומרים לאנשים: הנה מים עמוקים, תקפצו כולכם למים. מי שיודע לשחות שוחה ועובר את הנהר או את הבריכה, ומי שלא יודע - טובע. </w:t>
      </w:r>
    </w:p>
    <w:p w14:paraId="64F240A9" w14:textId="77777777" w:rsidR="00000000" w:rsidRDefault="007C71EE">
      <w:pPr>
        <w:pStyle w:val="a"/>
        <w:rPr>
          <w:rFonts w:hint="cs"/>
          <w:rtl/>
        </w:rPr>
      </w:pPr>
    </w:p>
    <w:p w14:paraId="3CA78570" w14:textId="77777777" w:rsidR="00000000" w:rsidRDefault="007C71EE">
      <w:pPr>
        <w:pStyle w:val="ad"/>
        <w:rPr>
          <w:rtl/>
        </w:rPr>
      </w:pPr>
      <w:r>
        <w:rPr>
          <w:rtl/>
        </w:rPr>
        <w:t>היו"ר יולי-יואל אדל</w:t>
      </w:r>
      <w:r>
        <w:rPr>
          <w:rtl/>
        </w:rPr>
        <w:t>שטיין:</w:t>
      </w:r>
    </w:p>
    <w:p w14:paraId="01B6DEB3" w14:textId="77777777" w:rsidR="00000000" w:rsidRDefault="007C71EE">
      <w:pPr>
        <w:pStyle w:val="a"/>
        <w:rPr>
          <w:rtl/>
        </w:rPr>
      </w:pPr>
    </w:p>
    <w:p w14:paraId="5F8A37AA" w14:textId="77777777" w:rsidR="00000000" w:rsidRDefault="007C71EE">
      <w:pPr>
        <w:pStyle w:val="a"/>
        <w:rPr>
          <w:rFonts w:hint="cs"/>
          <w:rtl/>
        </w:rPr>
      </w:pPr>
      <w:r>
        <w:rPr>
          <w:rFonts w:hint="cs"/>
          <w:rtl/>
        </w:rPr>
        <w:t>אבל, בממוצע כולם שוחים.</w:t>
      </w:r>
    </w:p>
    <w:p w14:paraId="54866F44" w14:textId="77777777" w:rsidR="00000000" w:rsidRDefault="007C71EE">
      <w:pPr>
        <w:pStyle w:val="a"/>
        <w:rPr>
          <w:rFonts w:hint="cs"/>
          <w:rtl/>
        </w:rPr>
      </w:pPr>
    </w:p>
    <w:p w14:paraId="446773DF" w14:textId="77777777" w:rsidR="00000000" w:rsidRDefault="007C71EE">
      <w:pPr>
        <w:pStyle w:val="ac"/>
        <w:rPr>
          <w:rtl/>
        </w:rPr>
      </w:pPr>
      <w:r>
        <w:rPr>
          <w:rFonts w:hint="eastAsia"/>
          <w:rtl/>
        </w:rPr>
        <w:t>חיים</w:t>
      </w:r>
      <w:r>
        <w:rPr>
          <w:rtl/>
        </w:rPr>
        <w:t xml:space="preserve"> אורון (מרצ):</w:t>
      </w:r>
    </w:p>
    <w:p w14:paraId="4FD508A1" w14:textId="77777777" w:rsidR="00000000" w:rsidRDefault="007C71EE">
      <w:pPr>
        <w:pStyle w:val="a"/>
        <w:rPr>
          <w:rFonts w:hint="cs"/>
          <w:rtl/>
        </w:rPr>
      </w:pPr>
    </w:p>
    <w:p w14:paraId="3AB8E16E" w14:textId="77777777" w:rsidR="00000000" w:rsidRDefault="007C71EE">
      <w:pPr>
        <w:pStyle w:val="a"/>
        <w:rPr>
          <w:rFonts w:hint="cs"/>
          <w:rtl/>
        </w:rPr>
      </w:pPr>
      <w:r>
        <w:rPr>
          <w:rFonts w:hint="cs"/>
          <w:rtl/>
        </w:rPr>
        <w:t xml:space="preserve">או כולם טובעים. </w:t>
      </w:r>
    </w:p>
    <w:p w14:paraId="61AD03BD" w14:textId="77777777" w:rsidR="00000000" w:rsidRDefault="007C71EE">
      <w:pPr>
        <w:pStyle w:val="a"/>
        <w:rPr>
          <w:rFonts w:hint="cs"/>
          <w:rtl/>
        </w:rPr>
      </w:pPr>
    </w:p>
    <w:p w14:paraId="45754E24" w14:textId="77777777" w:rsidR="00000000" w:rsidRDefault="007C71EE">
      <w:pPr>
        <w:pStyle w:val="ac"/>
        <w:rPr>
          <w:rtl/>
        </w:rPr>
      </w:pPr>
      <w:r>
        <w:rPr>
          <w:rFonts w:hint="eastAsia"/>
          <w:rtl/>
        </w:rPr>
        <w:t>מיכאל</w:t>
      </w:r>
      <w:r>
        <w:rPr>
          <w:rtl/>
        </w:rPr>
        <w:t xml:space="preserve"> מלכיאור (העבודה-מימד):</w:t>
      </w:r>
    </w:p>
    <w:p w14:paraId="404384CF" w14:textId="77777777" w:rsidR="00000000" w:rsidRDefault="007C71EE">
      <w:pPr>
        <w:pStyle w:val="a"/>
        <w:rPr>
          <w:rFonts w:hint="cs"/>
          <w:rtl/>
        </w:rPr>
      </w:pPr>
    </w:p>
    <w:p w14:paraId="794AC8D8" w14:textId="77777777" w:rsidR="00000000" w:rsidRDefault="007C71EE">
      <w:pPr>
        <w:pStyle w:val="a"/>
        <w:rPr>
          <w:rFonts w:hint="cs"/>
          <w:rtl/>
        </w:rPr>
      </w:pPr>
      <w:r>
        <w:rPr>
          <w:rFonts w:hint="cs"/>
          <w:rtl/>
        </w:rPr>
        <w:t xml:space="preserve">או כולם הופכים להיות ברווזים. </w:t>
      </w:r>
    </w:p>
    <w:p w14:paraId="450809E5" w14:textId="77777777" w:rsidR="00000000" w:rsidRDefault="007C71EE">
      <w:pPr>
        <w:pStyle w:val="a"/>
        <w:rPr>
          <w:rFonts w:hint="cs"/>
          <w:rtl/>
        </w:rPr>
      </w:pPr>
    </w:p>
    <w:p w14:paraId="607060BE" w14:textId="77777777" w:rsidR="00000000" w:rsidRDefault="007C71EE">
      <w:pPr>
        <w:pStyle w:val="SpeakerCon"/>
        <w:rPr>
          <w:rtl/>
        </w:rPr>
      </w:pPr>
      <w:bookmarkStart w:id="2242" w:name="FS000001061T28_05_2003_08_11_45C"/>
      <w:bookmarkEnd w:id="2242"/>
      <w:r>
        <w:rPr>
          <w:rtl/>
        </w:rPr>
        <w:t>ג'מאל זחאלקה (בל"ד):</w:t>
      </w:r>
    </w:p>
    <w:p w14:paraId="523C4EF6" w14:textId="77777777" w:rsidR="00000000" w:rsidRDefault="007C71EE">
      <w:pPr>
        <w:pStyle w:val="a"/>
        <w:rPr>
          <w:rtl/>
        </w:rPr>
      </w:pPr>
    </w:p>
    <w:p w14:paraId="6EAE0975" w14:textId="77777777" w:rsidR="00000000" w:rsidRDefault="007C71EE">
      <w:pPr>
        <w:pStyle w:val="a"/>
        <w:rPr>
          <w:rFonts w:hint="cs"/>
          <w:rtl/>
        </w:rPr>
      </w:pPr>
      <w:r>
        <w:rPr>
          <w:rFonts w:hint="cs"/>
          <w:rtl/>
        </w:rPr>
        <w:t>או כולם טובעים, אני חושב  שכולם טובעים בממוצע. אני חושב שגם אנשים שצוהלים היום על תוכניתו הכלכלית של נ</w:t>
      </w:r>
      <w:r>
        <w:rPr>
          <w:rFonts w:hint="cs"/>
          <w:rtl/>
        </w:rPr>
        <w:t xml:space="preserve">תניהו, במיוחד  במעמד הבינוני, יבכו בסופו של דבר. </w:t>
      </w:r>
    </w:p>
    <w:p w14:paraId="25ADC265" w14:textId="77777777" w:rsidR="00000000" w:rsidRDefault="007C71EE">
      <w:pPr>
        <w:pStyle w:val="a"/>
        <w:rPr>
          <w:rFonts w:hint="cs"/>
          <w:rtl/>
        </w:rPr>
      </w:pPr>
    </w:p>
    <w:p w14:paraId="16075DF5" w14:textId="77777777" w:rsidR="00000000" w:rsidRDefault="007C71EE">
      <w:pPr>
        <w:pStyle w:val="a"/>
        <w:rPr>
          <w:rFonts w:hint="cs"/>
          <w:rtl/>
        </w:rPr>
      </w:pPr>
      <w:r>
        <w:rPr>
          <w:rFonts w:hint="cs"/>
          <w:rtl/>
        </w:rPr>
        <w:t>אם כן, אין בפנינו היום איזה  ניסיון, איזו תוכנית שאומרת שיש משבר כלכלי ואנחנו באים לפתור את המשבר  הכלכלי הזה. ובאמת, יש הרבה דרכים לפתור את המשבר הכלכלי. שר האוצר בא אלינו ואומר:  זו הדרך היחידה. מה זאת א</w:t>
      </w:r>
      <w:r>
        <w:rPr>
          <w:rFonts w:hint="cs"/>
          <w:rtl/>
        </w:rPr>
        <w:t>ומרת זו הדרך היחידה? שעקרות-הבית ישלמו מס בריאות, זו הדרך היחידה?   את כל הכסף שאוספים מעקרות-הבית שיצטרכו לשלם, כלומר, נשים שלא  עובדות, שלא משלמות עכשיו מס, שישלמו מס בריאות, אפשר להביא מצד שני בפרומיל קטן מאיזה מס שהורידו, להוריד פחות מסים על המעסיקים מ</w:t>
      </w:r>
      <w:r>
        <w:rPr>
          <w:rFonts w:hint="cs"/>
          <w:rtl/>
        </w:rPr>
        <w:t>מה שמורידים היום.</w:t>
      </w:r>
    </w:p>
    <w:p w14:paraId="33AC3B80" w14:textId="77777777" w:rsidR="00000000" w:rsidRDefault="007C71EE">
      <w:pPr>
        <w:pStyle w:val="a"/>
        <w:rPr>
          <w:rFonts w:hint="cs"/>
          <w:rtl/>
        </w:rPr>
      </w:pPr>
    </w:p>
    <w:p w14:paraId="71735984" w14:textId="77777777" w:rsidR="00000000" w:rsidRDefault="007C71EE">
      <w:pPr>
        <w:pStyle w:val="a"/>
        <w:rPr>
          <w:rFonts w:hint="cs"/>
          <w:rtl/>
        </w:rPr>
      </w:pPr>
      <w:r>
        <w:rPr>
          <w:rFonts w:hint="cs"/>
          <w:rtl/>
        </w:rPr>
        <w:t xml:space="preserve">יש עוגה, העוגה קיימת. השאלה איך מחלקים את העוגה הזאת. זה עומד לאורך כל התוכנית הכלכלית הזאת. אני מחזיק בידיים שלי עכשיו דוח </w:t>
      </w:r>
      <w:r>
        <w:rPr>
          <w:rtl/>
        </w:rPr>
        <w:t>–</w:t>
      </w:r>
      <w:r>
        <w:rPr>
          <w:rFonts w:hint="cs"/>
          <w:rtl/>
        </w:rPr>
        <w:t xml:space="preserve"> אנשי האקדמיה מגיבים על תוכנית ההבראה לכלכלת ישראל. אנשים שאינם קוטלי קנים. אנשים שיודעים קצת כלכלה. והם מציעים,</w:t>
      </w:r>
      <w:r>
        <w:rPr>
          <w:rFonts w:hint="cs"/>
          <w:rtl/>
        </w:rPr>
        <w:t xml:space="preserve"> כל אחד מהם, הרבה חלופות לכל התוכניות שהציע  נתניהו. אבל, כמעט במקרה, בסוגריים, הפגיעות העיקריות והמסיביות והכסף הגדול בא דווקא מצמצום השירותים הסוציאליים לציבור. </w:t>
      </w:r>
    </w:p>
    <w:p w14:paraId="713E09BF" w14:textId="77777777" w:rsidR="00000000" w:rsidRDefault="007C71EE">
      <w:pPr>
        <w:pStyle w:val="a"/>
        <w:rPr>
          <w:rFonts w:hint="cs"/>
          <w:rtl/>
        </w:rPr>
      </w:pPr>
    </w:p>
    <w:p w14:paraId="7408DAB2" w14:textId="77777777" w:rsidR="00000000" w:rsidRDefault="007C71EE">
      <w:pPr>
        <w:pStyle w:val="a"/>
        <w:rPr>
          <w:rFonts w:hint="cs"/>
          <w:rtl/>
        </w:rPr>
      </w:pPr>
      <w:r>
        <w:rPr>
          <w:rFonts w:hint="cs"/>
          <w:rtl/>
        </w:rPr>
        <w:t>אם כן, אין לפנינו תוכנית לפתרון משבר כלכלי, אלא יותר מכך, ניצול של המשבר הכלכלי בשביל לערוך</w:t>
      </w:r>
      <w:r>
        <w:rPr>
          <w:rFonts w:hint="cs"/>
          <w:rtl/>
        </w:rPr>
        <w:t xml:space="preserve"> שינויים ארוכי טווח בחברה ובכלכלה. אני לא רוצה לעמוד מאחורי מערכת הערכים שעומדת </w:t>
      </w:r>
      <w:r>
        <w:rPr>
          <w:rtl/>
        </w:rPr>
        <w:t>–</w:t>
      </w:r>
      <w:r>
        <w:rPr>
          <w:rFonts w:hint="cs"/>
          <w:rtl/>
        </w:rPr>
        <w:t xml:space="preserve"> מאחורי כל תוכנית כלכלית יש מערכת ערכים. ומאחורי התוכנית הכלכלית הזאת עומדת מערכת ערכים של בוז ושנאה לחלש ולעני, חוסר התחשבות בגורלו, מערכת ערכים של דרוויניזם חברתי, מערכת ערכ</w:t>
      </w:r>
      <w:r>
        <w:rPr>
          <w:rFonts w:hint="cs"/>
          <w:rtl/>
        </w:rPr>
        <w:t xml:space="preserve">ים שאינה נותנת כבוד לאדם אלא אם הוא חזק, עשיר, ואני לא רוצה להגיד יותר מכך. אבל בכל זאת יש משבר כלכלי.  אני לא אומר שבאים כאן לעשות תוכנית בלי משבר כלכלי. יש משבר כלכלי, אבל התוכנית הזאת אינה פותרת את המשבר הכלכלי. יביאו גם תוכניות כאלה ולא יפתרו את הבעיה </w:t>
      </w:r>
      <w:r>
        <w:rPr>
          <w:rFonts w:hint="cs"/>
          <w:rtl/>
        </w:rPr>
        <w:t xml:space="preserve">הבסיסית, שהיא  הכיבוש. זה שקר, זה כזב שאפשר להגיע  לצמיחה כלכלית יחד עם המשך הכיבוש והעימות. ואת זה הציבור צריך לדעת. ביבי נתניהו וחברי הממשלה, שהחליטו על התוכנית הזאת, הם אותם אנשים שיכולים ושבידם לערוך שינוי, וצריך להגיד: מהפכה בתפיסת עולמם הפוליטית. אם </w:t>
      </w:r>
      <w:r>
        <w:rPr>
          <w:rFonts w:hint="cs"/>
          <w:rtl/>
        </w:rPr>
        <w:t xml:space="preserve">לא יעשו זאת, כל כמה חודשים נראה תוכנית כזאת. </w:t>
      </w:r>
    </w:p>
    <w:p w14:paraId="12BAD7AD" w14:textId="77777777" w:rsidR="00000000" w:rsidRDefault="007C71EE">
      <w:pPr>
        <w:pStyle w:val="a"/>
        <w:rPr>
          <w:rFonts w:hint="cs"/>
          <w:rtl/>
        </w:rPr>
      </w:pPr>
    </w:p>
    <w:p w14:paraId="24F0C8D0" w14:textId="77777777" w:rsidR="00000000" w:rsidRDefault="007C71EE">
      <w:pPr>
        <w:pStyle w:val="a"/>
        <w:rPr>
          <w:rFonts w:hint="cs"/>
          <w:rtl/>
        </w:rPr>
      </w:pPr>
      <w:r>
        <w:rPr>
          <w:rFonts w:hint="cs"/>
          <w:rtl/>
        </w:rPr>
        <w:t>אנחנו ראינו  בשנה שעברה ובזו שלפניה תוכניות דומות. אגב, לא מצמצמים עכשיו כאילו מתחילים מאפס. אם מדברים על קצבאות הילדים, למשל, זה כבר שלוש שנים מקצצים ושוחקים את ערכן של קצבאות הילדים, ועכשיו ממשיכים את התהליך</w:t>
      </w:r>
      <w:r>
        <w:rPr>
          <w:rFonts w:hint="cs"/>
          <w:rtl/>
        </w:rPr>
        <w:t xml:space="preserve"> הזה. וכנ</w:t>
      </w:r>
      <w:r>
        <w:rPr>
          <w:rtl/>
        </w:rPr>
        <w:t>"</w:t>
      </w:r>
      <w:r>
        <w:rPr>
          <w:rFonts w:hint="cs"/>
          <w:rtl/>
        </w:rPr>
        <w:t>ל בקשר לדמי אבטלה ולהבטחת הכנסה ולהרבה תחומים. כלומר, היו תוכניות כאלה, ועיקר הבעיה הכלכלית שקיימת היום היא תוצאה של מחיר הכיבוש, מחירו הפוליטי של הכיבוש ומחירו הכלכלי של הכיבוש. והציבור צריך לדעת, והממשלה עושה דמגוגיה אם היא לא מסבירה לציבור. הצ</w:t>
      </w:r>
      <w:r>
        <w:rPr>
          <w:rFonts w:hint="cs"/>
          <w:rtl/>
        </w:rPr>
        <w:t>יבור משלם היום את מחיר הכיבוש. זה לא רק ההשקעות בהתנחלויות, עוד מיליארדים שופכים שם ועוד מיליארדים, אלא את מחירו הכלכלי של הכיבוש, נוסף  על המחיר הפוליטי ונוסף על המצב הבלתי-נסבל של ההפרעה בחיי היום-יום של אזרחים בגלל הכיבוש. זו איננה גזירה משמים, זה מצב ש</w:t>
      </w:r>
      <w:r>
        <w:rPr>
          <w:rFonts w:hint="cs"/>
          <w:rtl/>
        </w:rPr>
        <w:t>ניתן לשנותו. ואני אומר לכם: אותם אנשים שמטילים גזירות כלכליות על הציבור, הם אותם אנשים שבידם לשנות את המצב הפוליטי.  אבל הם אינם רוצים בכך.</w:t>
      </w:r>
    </w:p>
    <w:p w14:paraId="4454998C" w14:textId="77777777" w:rsidR="00000000" w:rsidRDefault="007C71EE">
      <w:pPr>
        <w:pStyle w:val="a"/>
        <w:rPr>
          <w:rFonts w:hint="cs"/>
          <w:rtl/>
        </w:rPr>
      </w:pPr>
    </w:p>
    <w:p w14:paraId="7C935C5C" w14:textId="77777777" w:rsidR="00000000" w:rsidRDefault="007C71EE">
      <w:pPr>
        <w:pStyle w:val="a"/>
        <w:rPr>
          <w:rFonts w:hint="cs"/>
          <w:rtl/>
        </w:rPr>
      </w:pPr>
      <w:r>
        <w:rPr>
          <w:rFonts w:hint="cs"/>
          <w:rtl/>
        </w:rPr>
        <w:t xml:space="preserve">התוכנית הכלכלית הובאה בפנינו ונתבקשנו לאשרה בקריאה  ראשונה. וכשנתבקשנו לאשרה בקריאה ראשונה נאמר: טוב, תאשרו אותה </w:t>
      </w:r>
      <w:r>
        <w:rPr>
          <w:rtl/>
        </w:rPr>
        <w:t>–</w:t>
      </w:r>
      <w:r>
        <w:rPr>
          <w:rFonts w:hint="cs"/>
          <w:rtl/>
        </w:rPr>
        <w:t xml:space="preserve"> </w:t>
      </w:r>
      <w:r>
        <w:rPr>
          <w:rFonts w:hint="cs"/>
          <w:rtl/>
        </w:rPr>
        <w:t>אנחנו כמובן התנגדנו, אבל דוברי הממשלה עמדו בזה  אחר זה על הדוכן ואמרו: חברי כנסת יקרים, אנחנו נעביר אותה בקריאה ראשונה, הרבה תיקונים יוכנסו בה, הרבה איזונים. כל הבעיות שאתם מעלים כאן יבואו לוועדת הכספים, ובוועדת הכספים ייערכו האיזונים המתאימים. אם יש עוולו</w:t>
      </w:r>
      <w:r>
        <w:rPr>
          <w:rFonts w:hint="cs"/>
          <w:rtl/>
        </w:rPr>
        <w:t xml:space="preserve">ת, אם יש בעיות, הן יתוקנו שם. כלומר, עיקר העבודה בצמצום נזקים בלתי סבירים של התוכנית הכלכלית הועבר לוועדת הכספים. </w:t>
      </w:r>
    </w:p>
    <w:p w14:paraId="3C4B20B8" w14:textId="77777777" w:rsidR="00000000" w:rsidRDefault="007C71EE">
      <w:pPr>
        <w:pStyle w:val="a"/>
        <w:rPr>
          <w:rFonts w:hint="cs"/>
          <w:rtl/>
        </w:rPr>
      </w:pPr>
    </w:p>
    <w:p w14:paraId="293310E1" w14:textId="77777777" w:rsidR="00000000" w:rsidRDefault="007C71EE">
      <w:pPr>
        <w:pStyle w:val="a"/>
        <w:rPr>
          <w:rFonts w:hint="cs"/>
          <w:rtl/>
        </w:rPr>
      </w:pPr>
      <w:r>
        <w:rPr>
          <w:rFonts w:hint="cs"/>
          <w:rtl/>
        </w:rPr>
        <w:t>התוכנית חזרה לכאן לאחר שנדונה בוועדת הכספים, ואני אומר לכם: רק מהסיבה ש=20% מאזרחי המדינה הערבים עניינם לא עלה על דוכן הדיונים, לא רק שלא הת</w:t>
      </w:r>
      <w:r>
        <w:rPr>
          <w:rFonts w:hint="cs"/>
          <w:rtl/>
        </w:rPr>
        <w:t>חשבו בדעתם, אפילו לא שמעו אותה בכלל בוועדת הכספים, רק בגלל זה אדם הגון וישר צריך להתנגד לתוכנית הכלכלית. רק בגלל זה שלא שמעו ולא התחשבו. אם היו דנים  ומחליטים, זו היתה, איך אומרים, חצי נחמה. אבל בכלל לא להתחשב? הנה, למשל, יגידו שאתה מדבר על אבטלה, וזה נוגע</w:t>
      </w:r>
      <w:r>
        <w:rPr>
          <w:rFonts w:hint="cs"/>
          <w:rtl/>
        </w:rPr>
        <w:t xml:space="preserve"> לכולם. אני אדבר על משהו  שנוגע ישירות לאוכלוסייה הערבית, ישירות וספציפית.</w:t>
      </w:r>
    </w:p>
    <w:p w14:paraId="271B6001" w14:textId="77777777" w:rsidR="00000000" w:rsidRDefault="007C71EE">
      <w:pPr>
        <w:pStyle w:val="a"/>
        <w:rPr>
          <w:rFonts w:hint="cs"/>
          <w:rtl/>
        </w:rPr>
      </w:pPr>
    </w:p>
    <w:p w14:paraId="603EDF27" w14:textId="77777777" w:rsidR="00000000" w:rsidRDefault="007C71EE">
      <w:pPr>
        <w:pStyle w:val="a"/>
        <w:rPr>
          <w:rFonts w:hint="cs"/>
          <w:rtl/>
        </w:rPr>
      </w:pPr>
      <w:r>
        <w:rPr>
          <w:rFonts w:hint="cs"/>
          <w:rtl/>
        </w:rPr>
        <w:t xml:space="preserve">התוכנית הזאת מחקה לגמרי </w:t>
      </w:r>
      <w:r>
        <w:rPr>
          <w:rtl/>
        </w:rPr>
        <w:t>–</w:t>
      </w:r>
      <w:r>
        <w:rPr>
          <w:rFonts w:hint="cs"/>
          <w:rtl/>
        </w:rPr>
        <w:t xml:space="preserve"> אני לא מדבר על הדרישות שלנו,  אלא על החלטות ממשלה. היתה החלטת ממשלה על הקצאת 4 מיליארדי שקלים לפיתוח במגזר הערבי. איפה הכסף? איפה התוכנית? אני אומר לכם, ה</w:t>
      </w:r>
      <w:r>
        <w:rPr>
          <w:rFonts w:hint="cs"/>
          <w:rtl/>
        </w:rPr>
        <w:t xml:space="preserve">תוכנית התנדפה בלי דיון אפילו. לא חשבו, לא עלה בדעתם שצריך להסביר לנו לאן נעלם הכסף. </w:t>
      </w:r>
    </w:p>
    <w:p w14:paraId="6703BE5F" w14:textId="77777777" w:rsidR="00000000" w:rsidRDefault="007C71EE">
      <w:pPr>
        <w:pStyle w:val="a"/>
        <w:rPr>
          <w:rFonts w:hint="cs"/>
          <w:rtl/>
        </w:rPr>
      </w:pPr>
    </w:p>
    <w:p w14:paraId="15AB2F3C" w14:textId="77777777" w:rsidR="00000000" w:rsidRDefault="007C71EE">
      <w:pPr>
        <w:pStyle w:val="ac"/>
        <w:rPr>
          <w:rtl/>
        </w:rPr>
      </w:pPr>
      <w:r>
        <w:rPr>
          <w:rFonts w:hint="eastAsia"/>
          <w:rtl/>
        </w:rPr>
        <w:t>יולי</w:t>
      </w:r>
      <w:r>
        <w:rPr>
          <w:rtl/>
        </w:rPr>
        <w:t xml:space="preserve"> תמיר (העבודה-מימד):</w:t>
      </w:r>
    </w:p>
    <w:p w14:paraId="633FD9C6" w14:textId="77777777" w:rsidR="00000000" w:rsidRDefault="007C71EE">
      <w:pPr>
        <w:pStyle w:val="a"/>
        <w:rPr>
          <w:rFonts w:hint="cs"/>
          <w:rtl/>
        </w:rPr>
      </w:pPr>
    </w:p>
    <w:p w14:paraId="23927DFD" w14:textId="77777777" w:rsidR="00000000" w:rsidRDefault="007C71EE">
      <w:pPr>
        <w:pStyle w:val="a"/>
        <w:rPr>
          <w:rFonts w:hint="cs"/>
          <w:rtl/>
        </w:rPr>
      </w:pPr>
      <w:r>
        <w:rPr>
          <w:rFonts w:hint="cs"/>
          <w:rtl/>
        </w:rPr>
        <w:t>לזה התכוון ראש הממשלה כשאמר: דף חדש עם הערבים. זורקים את הדף הישן ופותחים דף חדש.</w:t>
      </w:r>
    </w:p>
    <w:p w14:paraId="45F80C74" w14:textId="77777777" w:rsidR="00000000" w:rsidRDefault="007C71EE">
      <w:pPr>
        <w:pStyle w:val="a"/>
        <w:rPr>
          <w:rFonts w:hint="cs"/>
          <w:rtl/>
        </w:rPr>
      </w:pPr>
    </w:p>
    <w:p w14:paraId="5802AB29" w14:textId="77777777" w:rsidR="00000000" w:rsidRDefault="007C71EE">
      <w:pPr>
        <w:pStyle w:val="SpeakerCon"/>
        <w:rPr>
          <w:rtl/>
        </w:rPr>
      </w:pPr>
      <w:bookmarkStart w:id="2243" w:name="FS000001061T28_05_2003_08_35_19C"/>
      <w:bookmarkEnd w:id="2243"/>
      <w:r>
        <w:rPr>
          <w:rtl/>
        </w:rPr>
        <w:t>ג'מאל זחאלקה (בל"ד):</w:t>
      </w:r>
    </w:p>
    <w:p w14:paraId="796D28BF" w14:textId="77777777" w:rsidR="00000000" w:rsidRDefault="007C71EE">
      <w:pPr>
        <w:pStyle w:val="a"/>
        <w:rPr>
          <w:rtl/>
        </w:rPr>
      </w:pPr>
    </w:p>
    <w:p w14:paraId="6BC113F5" w14:textId="77777777" w:rsidR="00000000" w:rsidRDefault="007C71EE">
      <w:pPr>
        <w:pStyle w:val="a"/>
        <w:rPr>
          <w:rFonts w:hint="cs"/>
          <w:rtl/>
        </w:rPr>
      </w:pPr>
      <w:r>
        <w:rPr>
          <w:rFonts w:hint="cs"/>
          <w:rtl/>
        </w:rPr>
        <w:t xml:space="preserve">בדיוק. זה לא יכול להיות. </w:t>
      </w:r>
    </w:p>
    <w:p w14:paraId="69277F7C" w14:textId="77777777" w:rsidR="00000000" w:rsidRDefault="007C71EE">
      <w:pPr>
        <w:pStyle w:val="a"/>
        <w:rPr>
          <w:rFonts w:hint="cs"/>
          <w:rtl/>
        </w:rPr>
      </w:pPr>
    </w:p>
    <w:p w14:paraId="2B529E07" w14:textId="77777777" w:rsidR="00000000" w:rsidRDefault="007C71EE">
      <w:pPr>
        <w:pStyle w:val="ad"/>
        <w:rPr>
          <w:rtl/>
        </w:rPr>
      </w:pPr>
      <w:r>
        <w:rPr>
          <w:rtl/>
        </w:rPr>
        <w:t>היו"ר יולי-י</w:t>
      </w:r>
      <w:r>
        <w:rPr>
          <w:rtl/>
        </w:rPr>
        <w:t>ואל אדלשטיין:</w:t>
      </w:r>
    </w:p>
    <w:p w14:paraId="1B852E30" w14:textId="77777777" w:rsidR="00000000" w:rsidRDefault="007C71EE">
      <w:pPr>
        <w:pStyle w:val="a"/>
        <w:rPr>
          <w:rtl/>
        </w:rPr>
      </w:pPr>
    </w:p>
    <w:p w14:paraId="5F49B164" w14:textId="77777777" w:rsidR="00000000" w:rsidRDefault="007C71EE">
      <w:pPr>
        <w:pStyle w:val="a"/>
        <w:rPr>
          <w:rFonts w:hint="cs"/>
          <w:rtl/>
        </w:rPr>
      </w:pPr>
      <w:r>
        <w:rPr>
          <w:rFonts w:hint="cs"/>
          <w:rtl/>
        </w:rPr>
        <w:t xml:space="preserve">השר לנדאו שלח לי פתק וביקש לשאול אותך, האם אתה מאשים או קובע שכל הנציגים של עבודה ומרצ בוועדת הכספים לא העלו את ענייני הערבים?  </w:t>
      </w:r>
    </w:p>
    <w:p w14:paraId="29272DE2" w14:textId="77777777" w:rsidR="00000000" w:rsidRDefault="007C71EE">
      <w:pPr>
        <w:pStyle w:val="a"/>
        <w:rPr>
          <w:rFonts w:hint="cs"/>
          <w:rtl/>
        </w:rPr>
      </w:pPr>
    </w:p>
    <w:p w14:paraId="5F1807CC" w14:textId="77777777" w:rsidR="00000000" w:rsidRDefault="007C71EE">
      <w:pPr>
        <w:pStyle w:val="SpeakerCon"/>
        <w:rPr>
          <w:rtl/>
        </w:rPr>
      </w:pPr>
      <w:bookmarkStart w:id="2244" w:name="FS000001061T28_05_2003_08_36_02C"/>
      <w:bookmarkEnd w:id="2244"/>
      <w:r>
        <w:rPr>
          <w:rtl/>
        </w:rPr>
        <w:t>ג'מאל זחאלקה (בל"ד):</w:t>
      </w:r>
    </w:p>
    <w:p w14:paraId="37F00F00" w14:textId="77777777" w:rsidR="00000000" w:rsidRDefault="007C71EE">
      <w:pPr>
        <w:pStyle w:val="a"/>
        <w:rPr>
          <w:rtl/>
        </w:rPr>
      </w:pPr>
    </w:p>
    <w:p w14:paraId="0F7C5070" w14:textId="77777777" w:rsidR="00000000" w:rsidRDefault="007C71EE">
      <w:pPr>
        <w:pStyle w:val="a"/>
        <w:rPr>
          <w:rFonts w:hint="cs"/>
          <w:rtl/>
        </w:rPr>
      </w:pPr>
      <w:r>
        <w:rPr>
          <w:rFonts w:hint="cs"/>
          <w:rtl/>
        </w:rPr>
        <w:t>אני תיכף אתייחס לכך. מבחינתי, מבחינה זו אני מצפה מהשר לנדאו שיעשה באותה מידה. הוא נציג כל</w:t>
      </w:r>
      <w:r>
        <w:rPr>
          <w:rFonts w:hint="cs"/>
          <w:rtl/>
        </w:rPr>
        <w:t xml:space="preserve"> הציבור, הוא חבר הכנסת, ואני חושב שהוא צריך להעלות את העניין זה, להיות קנאי  להחלטות ממשלה לפחות בתור אדם ממלכתי. הממשלה החליטה בחגיגיות - איפה מסיבת העיתונאים?  איפה המאמרים, איפה ההתפארות? - הקצינו כסף, אנחנו רוצים לפתור את הבעיה. לאן נעלם כל זה? ונעלם ב</w:t>
      </w:r>
      <w:r>
        <w:rPr>
          <w:rFonts w:hint="cs"/>
          <w:rtl/>
        </w:rPr>
        <w:t>לי דיון. אתם יודעים מה, אני לא חשבתי על כך, אבל יכול להיות שבג</w:t>
      </w:r>
      <w:r>
        <w:rPr>
          <w:rtl/>
        </w:rPr>
        <w:t>"</w:t>
      </w:r>
      <w:r>
        <w:rPr>
          <w:rFonts w:hint="cs"/>
          <w:rtl/>
        </w:rPr>
        <w:t>ץ יגיד:  הנה, הנושא הזה לא נדון, לא חשבו עליו, לא היתה החלטה לבטל. כלומר, בוטל בלי החלטה. נעלם לגמרי. איך יכול להיות דבר כזה?  אחת הסיבות לכך  היא, שאין נציג ערבי בוועדת הכספים. יש פה בעיה בפני</w:t>
      </w:r>
      <w:r>
        <w:rPr>
          <w:rFonts w:hint="cs"/>
          <w:rtl/>
        </w:rPr>
        <w:t xml:space="preserve"> עצמה. אחר כך באים כל מיני חברי כנסת וממשלה ואומרים: חברי כנסת ערבים לא שואלים על הבעיות שלכם. </w:t>
      </w:r>
    </w:p>
    <w:p w14:paraId="2F269F92" w14:textId="77777777" w:rsidR="00000000" w:rsidRDefault="007C71EE">
      <w:pPr>
        <w:pStyle w:val="a"/>
        <w:rPr>
          <w:rFonts w:hint="cs"/>
          <w:rtl/>
        </w:rPr>
      </w:pPr>
    </w:p>
    <w:p w14:paraId="77C4776E" w14:textId="77777777" w:rsidR="00000000" w:rsidRDefault="007C71EE">
      <w:pPr>
        <w:pStyle w:val="a"/>
        <w:rPr>
          <w:rFonts w:hint="cs"/>
          <w:rtl/>
        </w:rPr>
      </w:pPr>
      <w:r>
        <w:rPr>
          <w:rFonts w:hint="cs"/>
          <w:rtl/>
        </w:rPr>
        <w:t xml:space="preserve">מונעים מאתנו להיכנס לוועדת הכספים, איפה שיש אפשרות לקבל החלטות, ואחר כך אומרים: הם לא דיברו בוועדת הכספים. מה לא דיברנו בוועדת הכספים? לא נתתם לנו לדבר בוועדת </w:t>
      </w:r>
      <w:r>
        <w:rPr>
          <w:rFonts w:hint="cs"/>
          <w:rtl/>
        </w:rPr>
        <w:t>הכספים. לא מספיק שאנחנו סובלים מתת-ייצוג בכל מוסדות השלטון בארץ, בכל הצמתים של קבלת ההחלטות אנחנו איננו, או סובלים מתת-ייצוג. אבל גם בכנסת? ריבונו של עולם. ואני לא מדבר על לתת כבוד, שחבר  כנסת יהיה שם דקורציה בוועדת הכספים. אני מדבר על עניינים מהותיים. לפח</w:t>
      </w:r>
      <w:r>
        <w:rPr>
          <w:rFonts w:hint="cs"/>
          <w:rtl/>
        </w:rPr>
        <w:t xml:space="preserve">ות היה נדון העניין. אולי האוזניים האטומות של חלק מחברי הקואליציה היו נפתחות והיו אומרים: או, יש פה בעיה, אולי נתקן אותה. אולי היו נכנסים אי-אלו שינויים שמתחשבים בנזק העצום שהתוכנית הזאת גורמת לציבור הערבי. </w:t>
      </w:r>
    </w:p>
    <w:p w14:paraId="4726BD88" w14:textId="77777777" w:rsidR="00000000" w:rsidRDefault="007C71EE">
      <w:pPr>
        <w:pStyle w:val="a"/>
        <w:rPr>
          <w:rFonts w:hint="cs"/>
          <w:rtl/>
        </w:rPr>
      </w:pPr>
    </w:p>
    <w:p w14:paraId="3441ECF0" w14:textId="77777777" w:rsidR="00000000" w:rsidRDefault="007C71EE">
      <w:pPr>
        <w:pStyle w:val="a"/>
        <w:rPr>
          <w:rFonts w:hint="cs"/>
          <w:rtl/>
        </w:rPr>
      </w:pPr>
      <w:r>
        <w:rPr>
          <w:rFonts w:hint="cs"/>
          <w:rtl/>
        </w:rPr>
        <w:t>ואני אומר לכם: העניין הזה,  שתוכנית 4 המיליארדים</w:t>
      </w:r>
      <w:r>
        <w:rPr>
          <w:rFonts w:hint="cs"/>
          <w:rtl/>
        </w:rPr>
        <w:t xml:space="preserve"> הזאת נעלמה בלי החלטה ובלי מחשבה,   כאילו שזה דבר מובן מאליו, זה עוד מעליב יותר מאשר  לקבל החלטה לבטל אותה. לא צריך הסברים אפילו. אף נציג ממשלה לא עלה כאן ואמר, כמו שהוא מסביר לשאר הציבור. הציבור  הערבי לא חייב לקבל הסברים. </w:t>
      </w:r>
    </w:p>
    <w:p w14:paraId="602B878E" w14:textId="77777777" w:rsidR="00000000" w:rsidRDefault="007C71EE">
      <w:pPr>
        <w:pStyle w:val="a"/>
        <w:rPr>
          <w:rFonts w:hint="cs"/>
          <w:rtl/>
        </w:rPr>
      </w:pPr>
    </w:p>
    <w:p w14:paraId="00FC40A9" w14:textId="77777777" w:rsidR="00000000" w:rsidRDefault="007C71EE">
      <w:pPr>
        <w:pStyle w:val="a"/>
        <w:rPr>
          <w:rFonts w:hint="cs"/>
          <w:rtl/>
        </w:rPr>
      </w:pPr>
      <w:r>
        <w:rPr>
          <w:rFonts w:hint="cs"/>
          <w:rtl/>
        </w:rPr>
        <w:t>זו פגיעה מהותית באזרחות שלנו ו</w:t>
      </w:r>
      <w:r>
        <w:rPr>
          <w:rFonts w:hint="cs"/>
          <w:rtl/>
        </w:rPr>
        <w:t xml:space="preserve">בזכויות שלנו כאזרחים. לא יכול להיות שאנחנו נהיה שותפים מלאים ביצירה של המשאבים הציבוריים, ונהיה בשולי השוליים כשמדובר על חלוקת המשאבים, גם בנציגות ובאפשרות להשפיע, וגם בחלקנו בעוגה הציבורית. לא יכול להיות מצב כזה, זה עוול שמנוגד לצדק הטבעי. </w:t>
      </w:r>
    </w:p>
    <w:p w14:paraId="68494059" w14:textId="77777777" w:rsidR="00000000" w:rsidRDefault="007C71EE">
      <w:pPr>
        <w:pStyle w:val="a"/>
        <w:rPr>
          <w:rFonts w:hint="cs"/>
          <w:rtl/>
        </w:rPr>
      </w:pPr>
    </w:p>
    <w:p w14:paraId="5D3695EF" w14:textId="77777777" w:rsidR="00000000" w:rsidRDefault="007C71EE">
      <w:pPr>
        <w:pStyle w:val="a"/>
        <w:rPr>
          <w:rFonts w:hint="cs"/>
          <w:rtl/>
        </w:rPr>
      </w:pPr>
      <w:r>
        <w:rPr>
          <w:rFonts w:hint="cs"/>
          <w:rtl/>
        </w:rPr>
        <w:t>מטרטרים אותנו</w:t>
      </w:r>
      <w:r>
        <w:rPr>
          <w:rFonts w:hint="cs"/>
          <w:rtl/>
        </w:rPr>
        <w:t xml:space="preserve"> בהסברים טכניים מדוע אין. אני לא מקבל את ההסברים הטכניים, עם כל הכבוד. אני לא מקבל את ההסברים הטכניים. הרי נעשו הרבה איזונים בהרכב הוועדות, ואני חושב שזה אחד מהם. זה מהותי אפילו. זה לא עניין טכני, זה עניין מהותי. </w:t>
      </w:r>
    </w:p>
    <w:p w14:paraId="1222E3F1" w14:textId="77777777" w:rsidR="00000000" w:rsidRDefault="007C71EE">
      <w:pPr>
        <w:pStyle w:val="a"/>
        <w:rPr>
          <w:rFonts w:hint="cs"/>
          <w:rtl/>
        </w:rPr>
      </w:pPr>
    </w:p>
    <w:p w14:paraId="5F8F6087" w14:textId="77777777" w:rsidR="00000000" w:rsidRDefault="007C71EE">
      <w:pPr>
        <w:pStyle w:val="ad"/>
        <w:rPr>
          <w:rtl/>
        </w:rPr>
      </w:pPr>
      <w:r>
        <w:rPr>
          <w:rtl/>
        </w:rPr>
        <w:t>היו"ר יולי-יואל אדלשטיין:</w:t>
      </w:r>
    </w:p>
    <w:p w14:paraId="1A76FBEE" w14:textId="77777777" w:rsidR="00000000" w:rsidRDefault="007C71EE">
      <w:pPr>
        <w:pStyle w:val="a"/>
        <w:rPr>
          <w:rtl/>
        </w:rPr>
      </w:pPr>
    </w:p>
    <w:p w14:paraId="61AB879D" w14:textId="77777777" w:rsidR="00000000" w:rsidRDefault="007C71EE">
      <w:pPr>
        <w:pStyle w:val="a"/>
        <w:rPr>
          <w:rFonts w:hint="cs"/>
          <w:rtl/>
        </w:rPr>
      </w:pPr>
      <w:r>
        <w:rPr>
          <w:rFonts w:hint="cs"/>
          <w:rtl/>
        </w:rPr>
        <w:t>חבר הכנסת זחאל</w:t>
      </w:r>
      <w:r>
        <w:rPr>
          <w:rFonts w:hint="cs"/>
          <w:rtl/>
        </w:rPr>
        <w:t>קה, מכיוון שמתפקידי כמי שממלא כרגע את תפקידו של יושב-ראש הכנסת להגן על כבודה של הכנסת לעיני הצופים, פשוט צריך להסביר לצופים בבית, שהמפתח לוועדות הוא מפתח סיעתי, וכשהיתה סיעה בכנסת הקודמת שמנתה חמישה חברים, סיעה של אחת המפלגות הערביות,  היה לה חבר אפילו בוו</w:t>
      </w:r>
      <w:r>
        <w:rPr>
          <w:rFonts w:hint="cs"/>
          <w:rtl/>
        </w:rPr>
        <w:t>עדת החוץ והביטחון, לא רק בוועדת הכספים. כרגע, כשהסיעות קטנות, הן לא קיבלו ייצוג. אני מסכים אתך שאפשר למצוא פתרונות טכניים. פשוט חשוב שהציבור ידע שלא נעשתה כאן איזו אפליה. כשהיתה סיעה בת חמישה חברים, אחת המפלגות הערביות בכנסת הקודמת, היו להם חברים בכל הוועד</w:t>
      </w:r>
      <w:r>
        <w:rPr>
          <w:rFonts w:hint="cs"/>
          <w:rtl/>
        </w:rPr>
        <w:t xml:space="preserve">ות, לרבות ועדת החוץ והביטחון. </w:t>
      </w:r>
    </w:p>
    <w:p w14:paraId="0C7E8E0C" w14:textId="77777777" w:rsidR="00000000" w:rsidRDefault="007C71EE">
      <w:pPr>
        <w:pStyle w:val="a"/>
        <w:rPr>
          <w:rFonts w:hint="cs"/>
          <w:rtl/>
        </w:rPr>
      </w:pPr>
    </w:p>
    <w:p w14:paraId="6E1C0712" w14:textId="77777777" w:rsidR="00000000" w:rsidRDefault="007C71EE">
      <w:pPr>
        <w:pStyle w:val="SpeakerCon"/>
        <w:rPr>
          <w:rtl/>
        </w:rPr>
      </w:pPr>
      <w:bookmarkStart w:id="2245" w:name="FS000001061T28_05_2003_08_52_37C"/>
      <w:bookmarkEnd w:id="2245"/>
      <w:r>
        <w:rPr>
          <w:rtl/>
        </w:rPr>
        <w:t>ג'מאל זחאלקה (בל"ד):</w:t>
      </w:r>
    </w:p>
    <w:p w14:paraId="44483DE4" w14:textId="77777777" w:rsidR="00000000" w:rsidRDefault="007C71EE">
      <w:pPr>
        <w:pStyle w:val="a"/>
        <w:rPr>
          <w:rtl/>
        </w:rPr>
      </w:pPr>
    </w:p>
    <w:p w14:paraId="227B3384" w14:textId="77777777" w:rsidR="00000000" w:rsidRDefault="007C71EE">
      <w:pPr>
        <w:pStyle w:val="a"/>
        <w:rPr>
          <w:rFonts w:hint="cs"/>
          <w:rtl/>
        </w:rPr>
      </w:pPr>
      <w:r>
        <w:rPr>
          <w:rFonts w:hint="cs"/>
          <w:rtl/>
        </w:rPr>
        <w:t xml:space="preserve">זה לא משנה את הבעיה המהותית. </w:t>
      </w:r>
    </w:p>
    <w:p w14:paraId="6B7400B4" w14:textId="77777777" w:rsidR="00000000" w:rsidRDefault="007C71EE">
      <w:pPr>
        <w:pStyle w:val="a"/>
        <w:rPr>
          <w:rFonts w:hint="cs"/>
          <w:rtl/>
        </w:rPr>
      </w:pPr>
    </w:p>
    <w:p w14:paraId="5C4BEA9B" w14:textId="77777777" w:rsidR="00000000" w:rsidRDefault="007C71EE">
      <w:pPr>
        <w:pStyle w:val="ad"/>
        <w:rPr>
          <w:rtl/>
        </w:rPr>
      </w:pPr>
      <w:r>
        <w:rPr>
          <w:rtl/>
        </w:rPr>
        <w:t>היו"ר יולי-יואל אדלשטיין:</w:t>
      </w:r>
    </w:p>
    <w:p w14:paraId="677427D4" w14:textId="77777777" w:rsidR="00000000" w:rsidRDefault="007C71EE">
      <w:pPr>
        <w:pStyle w:val="a"/>
        <w:rPr>
          <w:rtl/>
        </w:rPr>
      </w:pPr>
    </w:p>
    <w:p w14:paraId="6E28E2F4" w14:textId="77777777" w:rsidR="00000000" w:rsidRDefault="007C71EE">
      <w:pPr>
        <w:pStyle w:val="a"/>
        <w:rPr>
          <w:rFonts w:hint="cs"/>
          <w:rtl/>
        </w:rPr>
      </w:pPr>
      <w:r>
        <w:rPr>
          <w:rFonts w:hint="cs"/>
          <w:rtl/>
        </w:rPr>
        <w:t>אני לא נכנס כאן לוויכוח, פשוט הייתי חייב לתת את ההסבר הזה.</w:t>
      </w:r>
    </w:p>
    <w:p w14:paraId="31979CE8" w14:textId="77777777" w:rsidR="00000000" w:rsidRDefault="007C71EE">
      <w:pPr>
        <w:pStyle w:val="a"/>
        <w:rPr>
          <w:rFonts w:hint="cs"/>
          <w:rtl/>
        </w:rPr>
      </w:pPr>
    </w:p>
    <w:p w14:paraId="206B4A46" w14:textId="77777777" w:rsidR="00000000" w:rsidRDefault="007C71EE">
      <w:pPr>
        <w:pStyle w:val="SpeakerCon"/>
        <w:rPr>
          <w:rtl/>
        </w:rPr>
      </w:pPr>
      <w:bookmarkStart w:id="2246" w:name="FS000001061T28_05_2003_08_53_20C"/>
      <w:bookmarkEnd w:id="2246"/>
      <w:r>
        <w:rPr>
          <w:rtl/>
        </w:rPr>
        <w:t>ג'מאל זחאלקה (בל"ד):</w:t>
      </w:r>
    </w:p>
    <w:p w14:paraId="4F0D18AD" w14:textId="77777777" w:rsidR="00000000" w:rsidRDefault="007C71EE">
      <w:pPr>
        <w:pStyle w:val="a"/>
        <w:rPr>
          <w:rtl/>
        </w:rPr>
      </w:pPr>
    </w:p>
    <w:p w14:paraId="447875FF" w14:textId="77777777" w:rsidR="00000000" w:rsidRDefault="007C71EE">
      <w:pPr>
        <w:pStyle w:val="a"/>
        <w:rPr>
          <w:rFonts w:hint="cs"/>
          <w:rtl/>
        </w:rPr>
      </w:pPr>
      <w:r>
        <w:rPr>
          <w:rFonts w:hint="cs"/>
          <w:rtl/>
        </w:rPr>
        <w:t>אם היו מתקבלות שם החלטות והעניין היה מובא לדיון - - -</w:t>
      </w:r>
    </w:p>
    <w:p w14:paraId="5C53869C" w14:textId="77777777" w:rsidR="00000000" w:rsidRDefault="007C71EE">
      <w:pPr>
        <w:pStyle w:val="a"/>
        <w:rPr>
          <w:rFonts w:hint="cs"/>
          <w:rtl/>
        </w:rPr>
      </w:pPr>
    </w:p>
    <w:p w14:paraId="0B5FF9BF" w14:textId="77777777" w:rsidR="00000000" w:rsidRDefault="007C71EE">
      <w:pPr>
        <w:pStyle w:val="ac"/>
        <w:rPr>
          <w:rtl/>
        </w:rPr>
      </w:pPr>
      <w:r>
        <w:rPr>
          <w:rFonts w:hint="eastAsia"/>
          <w:rtl/>
        </w:rPr>
        <w:t>יגאל</w:t>
      </w:r>
      <w:r>
        <w:rPr>
          <w:rtl/>
        </w:rPr>
        <w:t xml:space="preserve"> יא</w:t>
      </w:r>
      <w:r>
        <w:rPr>
          <w:rtl/>
        </w:rPr>
        <w:t>סינוב (שינוי):</w:t>
      </w:r>
    </w:p>
    <w:p w14:paraId="7BFCDD83" w14:textId="77777777" w:rsidR="00000000" w:rsidRDefault="007C71EE">
      <w:pPr>
        <w:pStyle w:val="a"/>
        <w:rPr>
          <w:rFonts w:hint="cs"/>
          <w:rtl/>
        </w:rPr>
      </w:pPr>
    </w:p>
    <w:p w14:paraId="2ECAF595" w14:textId="77777777" w:rsidR="00000000" w:rsidRDefault="007C71EE">
      <w:pPr>
        <w:pStyle w:val="a"/>
        <w:rPr>
          <w:rFonts w:hint="cs"/>
          <w:rtl/>
        </w:rPr>
      </w:pPr>
      <w:r>
        <w:rPr>
          <w:rFonts w:hint="cs"/>
          <w:rtl/>
        </w:rPr>
        <w:t xml:space="preserve">הצענו לכם להתאחד ואז לקבל ייצוג. לא רציתם להתאחד, ובגלל זה אין לכם ייצוג. </w:t>
      </w:r>
    </w:p>
    <w:p w14:paraId="3B3C2CDF" w14:textId="77777777" w:rsidR="00000000" w:rsidRDefault="007C71EE">
      <w:pPr>
        <w:pStyle w:val="a"/>
        <w:rPr>
          <w:rFonts w:hint="cs"/>
          <w:rtl/>
        </w:rPr>
      </w:pPr>
    </w:p>
    <w:p w14:paraId="0E923564" w14:textId="77777777" w:rsidR="00000000" w:rsidRDefault="007C71EE">
      <w:pPr>
        <w:pStyle w:val="SpeakerCon"/>
        <w:rPr>
          <w:rtl/>
        </w:rPr>
      </w:pPr>
      <w:bookmarkStart w:id="2247" w:name="FS000001061T28_05_2003_08_54_17C"/>
      <w:bookmarkEnd w:id="2247"/>
      <w:r>
        <w:rPr>
          <w:rtl/>
        </w:rPr>
        <w:t>ג'מאל זחאלקה (בל"ד):</w:t>
      </w:r>
    </w:p>
    <w:p w14:paraId="1A16F0A8" w14:textId="77777777" w:rsidR="00000000" w:rsidRDefault="007C71EE">
      <w:pPr>
        <w:pStyle w:val="a"/>
        <w:rPr>
          <w:rtl/>
        </w:rPr>
      </w:pPr>
    </w:p>
    <w:p w14:paraId="7D1B20C3" w14:textId="77777777" w:rsidR="00000000" w:rsidRDefault="007C71EE">
      <w:pPr>
        <w:pStyle w:val="a"/>
        <w:rPr>
          <w:rFonts w:hint="cs"/>
          <w:rtl/>
        </w:rPr>
      </w:pPr>
      <w:r>
        <w:rPr>
          <w:rFonts w:hint="cs"/>
          <w:rtl/>
        </w:rPr>
        <w:t xml:space="preserve">אתה אומר דברים לא נכונים. אבל אני לא רוצה להלעיט את הצופים בעניינים הטכניים שהיו כאן. בכנסת הקודמת התאפשר איחוד טכני של סיעות למען קבלת חברות </w:t>
      </w:r>
      <w:r>
        <w:rPr>
          <w:rFonts w:hint="cs"/>
          <w:rtl/>
        </w:rPr>
        <w:t>בוועדות, וזה עבד והיה חבר ערבי בוועדת הכספים. בכנסת הנוכחית הקואליציה סירבה לכך, אבל אפילו סירבה לכך, אני חושב שזה אחד האיזונים שהיה צריך להכניס. אבל מעבר לכך הבעיה המהותית נשארת בעינה. זה לא משנה בסופו של דבר.   תוכנית 4 המיליארדים נעלמה בלי הסברים, בלי ה</w:t>
      </w:r>
      <w:r>
        <w:rPr>
          <w:rFonts w:hint="cs"/>
          <w:rtl/>
        </w:rPr>
        <w:t xml:space="preserve">חלטה, ככה. </w:t>
      </w:r>
    </w:p>
    <w:p w14:paraId="14C4E0D6" w14:textId="77777777" w:rsidR="00000000" w:rsidRDefault="007C71EE">
      <w:pPr>
        <w:pStyle w:val="a"/>
        <w:rPr>
          <w:rFonts w:hint="cs"/>
          <w:rtl/>
        </w:rPr>
      </w:pPr>
    </w:p>
    <w:p w14:paraId="5FF23F4B" w14:textId="77777777" w:rsidR="00000000" w:rsidRDefault="007C71EE">
      <w:pPr>
        <w:pStyle w:val="ac"/>
        <w:rPr>
          <w:rtl/>
        </w:rPr>
      </w:pPr>
      <w:r>
        <w:rPr>
          <w:rFonts w:hint="eastAsia"/>
          <w:rtl/>
        </w:rPr>
        <w:t>השר</w:t>
      </w:r>
      <w:r>
        <w:rPr>
          <w:rtl/>
        </w:rPr>
        <w:t xml:space="preserve"> עוזי לנדאו:</w:t>
      </w:r>
    </w:p>
    <w:p w14:paraId="6B72FA02" w14:textId="77777777" w:rsidR="00000000" w:rsidRDefault="007C71EE">
      <w:pPr>
        <w:pStyle w:val="a"/>
        <w:rPr>
          <w:rFonts w:hint="cs"/>
          <w:rtl/>
        </w:rPr>
      </w:pPr>
    </w:p>
    <w:p w14:paraId="34EE0FCB" w14:textId="77777777" w:rsidR="00000000" w:rsidRDefault="007C71EE">
      <w:pPr>
        <w:pStyle w:val="a"/>
        <w:rPr>
          <w:rFonts w:hint="cs"/>
          <w:rtl/>
        </w:rPr>
      </w:pPr>
      <w:r>
        <w:rPr>
          <w:rFonts w:hint="cs"/>
          <w:rtl/>
        </w:rPr>
        <w:t>זה פשוט לא נכון.</w:t>
      </w:r>
    </w:p>
    <w:p w14:paraId="2BE0BC55" w14:textId="77777777" w:rsidR="00000000" w:rsidRDefault="007C71EE">
      <w:pPr>
        <w:pStyle w:val="a"/>
        <w:rPr>
          <w:rFonts w:hint="cs"/>
          <w:rtl/>
        </w:rPr>
      </w:pPr>
    </w:p>
    <w:p w14:paraId="67A5DDB2" w14:textId="77777777" w:rsidR="00000000" w:rsidRDefault="007C71EE">
      <w:pPr>
        <w:pStyle w:val="SpeakerCon"/>
        <w:rPr>
          <w:rtl/>
        </w:rPr>
      </w:pPr>
      <w:bookmarkStart w:id="2248" w:name="FS000001061T28_05_2003_08_56_11C"/>
      <w:bookmarkEnd w:id="2248"/>
      <w:r>
        <w:rPr>
          <w:rtl/>
        </w:rPr>
        <w:t>ג'מאל זחאלקה (בל"ד):</w:t>
      </w:r>
    </w:p>
    <w:p w14:paraId="6136E72E" w14:textId="77777777" w:rsidR="00000000" w:rsidRDefault="007C71EE">
      <w:pPr>
        <w:pStyle w:val="a"/>
        <w:rPr>
          <w:rtl/>
        </w:rPr>
      </w:pPr>
    </w:p>
    <w:p w14:paraId="124FB0AC" w14:textId="77777777" w:rsidR="00000000" w:rsidRDefault="007C71EE">
      <w:pPr>
        <w:pStyle w:val="a"/>
        <w:rPr>
          <w:rFonts w:hint="cs"/>
          <w:rtl/>
        </w:rPr>
      </w:pPr>
      <w:r>
        <w:rPr>
          <w:rFonts w:hint="cs"/>
          <w:rtl/>
        </w:rPr>
        <w:t xml:space="preserve">טוב,  תעלה בבקשה ותסביר לי איפה הם. </w:t>
      </w:r>
    </w:p>
    <w:p w14:paraId="16396B9D" w14:textId="77777777" w:rsidR="00000000" w:rsidRDefault="007C71EE">
      <w:pPr>
        <w:pStyle w:val="a"/>
        <w:rPr>
          <w:rFonts w:hint="cs"/>
          <w:rtl/>
        </w:rPr>
      </w:pPr>
    </w:p>
    <w:p w14:paraId="33E21132" w14:textId="77777777" w:rsidR="00000000" w:rsidRDefault="007C71EE">
      <w:pPr>
        <w:pStyle w:val="ac"/>
        <w:rPr>
          <w:rtl/>
        </w:rPr>
      </w:pPr>
      <w:r>
        <w:rPr>
          <w:rFonts w:hint="eastAsia"/>
          <w:rtl/>
        </w:rPr>
        <w:t>השר</w:t>
      </w:r>
      <w:r>
        <w:rPr>
          <w:rtl/>
        </w:rPr>
        <w:t xml:space="preserve"> עוזי לנדאו:</w:t>
      </w:r>
    </w:p>
    <w:p w14:paraId="02BA769F" w14:textId="77777777" w:rsidR="00000000" w:rsidRDefault="007C71EE">
      <w:pPr>
        <w:pStyle w:val="a"/>
        <w:rPr>
          <w:rFonts w:hint="cs"/>
          <w:rtl/>
        </w:rPr>
      </w:pPr>
    </w:p>
    <w:p w14:paraId="466561DE" w14:textId="77777777" w:rsidR="00000000" w:rsidRDefault="007C71EE">
      <w:pPr>
        <w:pStyle w:val="a"/>
        <w:rPr>
          <w:rFonts w:hint="cs"/>
          <w:rtl/>
        </w:rPr>
      </w:pPr>
      <w:r>
        <w:rPr>
          <w:rFonts w:hint="cs"/>
          <w:rtl/>
        </w:rPr>
        <w:t xml:space="preserve">מסמך שפרסם יועץ ראש הממשלה לענייני ערבים מלמד, שבשנתיים האחרונות היו ההשקעות במגזר הערבי, בפרופורציה, הרבה יותר מאשר במגזר היהודי. </w:t>
      </w:r>
    </w:p>
    <w:p w14:paraId="3A684CA8" w14:textId="77777777" w:rsidR="00000000" w:rsidRDefault="007C71EE">
      <w:pPr>
        <w:pStyle w:val="a"/>
        <w:rPr>
          <w:rFonts w:hint="cs"/>
          <w:rtl/>
        </w:rPr>
      </w:pPr>
    </w:p>
    <w:p w14:paraId="4E518CB1" w14:textId="77777777" w:rsidR="00000000" w:rsidRDefault="007C71EE">
      <w:pPr>
        <w:pStyle w:val="ac"/>
        <w:rPr>
          <w:rtl/>
        </w:rPr>
      </w:pPr>
      <w:r>
        <w:rPr>
          <w:rFonts w:hint="eastAsia"/>
          <w:rtl/>
        </w:rPr>
        <w:t>יולי</w:t>
      </w:r>
      <w:r>
        <w:rPr>
          <w:rtl/>
        </w:rPr>
        <w:t xml:space="preserve"> תמיר (העבודה-מימד):</w:t>
      </w:r>
    </w:p>
    <w:p w14:paraId="298F3CF7" w14:textId="77777777" w:rsidR="00000000" w:rsidRDefault="007C71EE">
      <w:pPr>
        <w:pStyle w:val="a"/>
        <w:rPr>
          <w:rFonts w:hint="cs"/>
          <w:rtl/>
        </w:rPr>
      </w:pPr>
    </w:p>
    <w:p w14:paraId="7722A153" w14:textId="77777777" w:rsidR="00000000" w:rsidRDefault="007C71EE">
      <w:pPr>
        <w:pStyle w:val="a"/>
        <w:rPr>
          <w:rFonts w:hint="cs"/>
          <w:rtl/>
        </w:rPr>
      </w:pPr>
      <w:r>
        <w:rPr>
          <w:rFonts w:hint="cs"/>
          <w:rtl/>
        </w:rPr>
        <w:t xml:space="preserve">השר לנדאו, זה נשמע כאילו אנחנו לא חיים באותה מדינה. </w:t>
      </w:r>
    </w:p>
    <w:p w14:paraId="0693E5F1" w14:textId="77777777" w:rsidR="00000000" w:rsidRDefault="007C71EE">
      <w:pPr>
        <w:pStyle w:val="a"/>
        <w:rPr>
          <w:rFonts w:hint="cs"/>
          <w:rtl/>
        </w:rPr>
      </w:pPr>
    </w:p>
    <w:p w14:paraId="72E8FA88" w14:textId="77777777" w:rsidR="00000000" w:rsidRDefault="007C71EE">
      <w:pPr>
        <w:pStyle w:val="ac"/>
        <w:rPr>
          <w:rtl/>
        </w:rPr>
      </w:pPr>
      <w:r>
        <w:rPr>
          <w:rFonts w:hint="eastAsia"/>
          <w:rtl/>
        </w:rPr>
        <w:t>השר</w:t>
      </w:r>
      <w:r>
        <w:rPr>
          <w:rtl/>
        </w:rPr>
        <w:t xml:space="preserve"> עוזי לנדאו:</w:t>
      </w:r>
    </w:p>
    <w:p w14:paraId="6EE02525" w14:textId="77777777" w:rsidR="00000000" w:rsidRDefault="007C71EE">
      <w:pPr>
        <w:pStyle w:val="a"/>
        <w:rPr>
          <w:rFonts w:hint="cs"/>
          <w:rtl/>
        </w:rPr>
      </w:pPr>
    </w:p>
    <w:p w14:paraId="27FDF275" w14:textId="77777777" w:rsidR="00000000" w:rsidRDefault="007C71EE">
      <w:pPr>
        <w:pStyle w:val="a"/>
        <w:rPr>
          <w:rFonts w:hint="cs"/>
          <w:rtl/>
        </w:rPr>
      </w:pPr>
      <w:r>
        <w:rPr>
          <w:rFonts w:hint="cs"/>
          <w:rtl/>
        </w:rPr>
        <w:t>כאן מדובר על כך שהציבור הערבי לא מקבל - - -</w:t>
      </w:r>
    </w:p>
    <w:p w14:paraId="544B2947" w14:textId="77777777" w:rsidR="00000000" w:rsidRDefault="007C71EE">
      <w:pPr>
        <w:pStyle w:val="a"/>
        <w:rPr>
          <w:rFonts w:hint="cs"/>
          <w:rtl/>
        </w:rPr>
      </w:pPr>
    </w:p>
    <w:p w14:paraId="627B5A2A" w14:textId="77777777" w:rsidR="00000000" w:rsidRDefault="007C71EE">
      <w:pPr>
        <w:pStyle w:val="ac"/>
        <w:rPr>
          <w:rtl/>
        </w:rPr>
      </w:pPr>
      <w:r>
        <w:rPr>
          <w:rFonts w:hint="eastAsia"/>
          <w:rtl/>
        </w:rPr>
        <w:t>יולי</w:t>
      </w:r>
      <w:r>
        <w:rPr>
          <w:rtl/>
        </w:rPr>
        <w:t xml:space="preserve"> תמיר (העבודה-מימד):</w:t>
      </w:r>
    </w:p>
    <w:p w14:paraId="313EE123" w14:textId="77777777" w:rsidR="00000000" w:rsidRDefault="007C71EE">
      <w:pPr>
        <w:pStyle w:val="a"/>
        <w:rPr>
          <w:rFonts w:hint="cs"/>
          <w:rtl/>
        </w:rPr>
      </w:pPr>
    </w:p>
    <w:p w14:paraId="544FDA6C" w14:textId="77777777" w:rsidR="00000000" w:rsidRDefault="007C71EE">
      <w:pPr>
        <w:pStyle w:val="a"/>
        <w:rPr>
          <w:rFonts w:hint="cs"/>
          <w:rtl/>
        </w:rPr>
      </w:pPr>
      <w:r>
        <w:rPr>
          <w:rFonts w:hint="cs"/>
          <w:rtl/>
        </w:rPr>
        <w:t xml:space="preserve">זה לעג לרש לומר שהם מקבלים יותר כסף לקצבאות אבטלה. לא נותנים להם לצמוח. </w:t>
      </w:r>
    </w:p>
    <w:p w14:paraId="167B51DB" w14:textId="77777777" w:rsidR="00000000" w:rsidRDefault="007C71EE">
      <w:pPr>
        <w:pStyle w:val="a"/>
        <w:rPr>
          <w:rFonts w:hint="cs"/>
          <w:rtl/>
        </w:rPr>
      </w:pPr>
    </w:p>
    <w:p w14:paraId="13FFF243" w14:textId="77777777" w:rsidR="00000000" w:rsidRDefault="007C71EE">
      <w:pPr>
        <w:pStyle w:val="SpeakerCon"/>
        <w:rPr>
          <w:rtl/>
        </w:rPr>
      </w:pPr>
      <w:bookmarkStart w:id="2249" w:name="FS000001061T28_05_2003_08_59_16C"/>
      <w:bookmarkEnd w:id="2249"/>
      <w:r>
        <w:rPr>
          <w:rtl/>
        </w:rPr>
        <w:t>ג'מאל זחאלקה</w:t>
      </w:r>
      <w:r>
        <w:rPr>
          <w:rtl/>
        </w:rPr>
        <w:t xml:space="preserve"> (בל"ד):</w:t>
      </w:r>
    </w:p>
    <w:p w14:paraId="5CFDB48D" w14:textId="77777777" w:rsidR="00000000" w:rsidRDefault="007C71EE">
      <w:pPr>
        <w:pStyle w:val="a"/>
        <w:rPr>
          <w:rtl/>
        </w:rPr>
      </w:pPr>
    </w:p>
    <w:p w14:paraId="0C04789E" w14:textId="77777777" w:rsidR="00000000" w:rsidRDefault="007C71EE">
      <w:pPr>
        <w:pStyle w:val="a"/>
        <w:rPr>
          <w:rFonts w:hint="cs"/>
          <w:rtl/>
        </w:rPr>
      </w:pPr>
      <w:r>
        <w:rPr>
          <w:rFonts w:hint="cs"/>
          <w:rtl/>
        </w:rPr>
        <w:t xml:space="preserve">נכון. השר לנדאו, אתה בא ואומר לי שאם יש 25% אבטלה בכפר-מנדא, הם מקבלים יותר דמי אבטלה מכפר-שמריהו. בטח שיקבלו יותר, כי יש יותר מובטלים שם. אנחנו לא רוצים דמי אבטלה, אנחנו רוצים עבודה. ואם התייחסת לנושא הזה, יש לי הצעות ספציפיות. </w:t>
      </w:r>
    </w:p>
    <w:p w14:paraId="2293EE63" w14:textId="77777777" w:rsidR="00000000" w:rsidRDefault="007C71EE">
      <w:pPr>
        <w:pStyle w:val="a"/>
        <w:rPr>
          <w:rFonts w:hint="cs"/>
          <w:rtl/>
        </w:rPr>
      </w:pPr>
    </w:p>
    <w:p w14:paraId="202D0D28" w14:textId="77777777" w:rsidR="00000000" w:rsidRDefault="007C71EE">
      <w:pPr>
        <w:pStyle w:val="ad"/>
        <w:rPr>
          <w:rtl/>
        </w:rPr>
      </w:pPr>
      <w:r>
        <w:rPr>
          <w:rtl/>
        </w:rPr>
        <w:t>היו"ר יולי-יואל</w:t>
      </w:r>
      <w:r>
        <w:rPr>
          <w:rtl/>
        </w:rPr>
        <w:t xml:space="preserve"> אדלשטיין:</w:t>
      </w:r>
    </w:p>
    <w:p w14:paraId="7B5E6C0D" w14:textId="77777777" w:rsidR="00000000" w:rsidRDefault="007C71EE">
      <w:pPr>
        <w:pStyle w:val="a"/>
        <w:rPr>
          <w:rtl/>
        </w:rPr>
      </w:pPr>
    </w:p>
    <w:p w14:paraId="70643B96" w14:textId="77777777" w:rsidR="00000000" w:rsidRDefault="007C71EE">
      <w:pPr>
        <w:pStyle w:val="a"/>
        <w:rPr>
          <w:rFonts w:hint="cs"/>
          <w:rtl/>
        </w:rPr>
      </w:pPr>
      <w:r>
        <w:rPr>
          <w:rFonts w:hint="cs"/>
          <w:rtl/>
        </w:rPr>
        <w:t xml:space="preserve">אבל בקצרה, בקיצור נמרץ, כי אתה כבר מעבר לזמן. </w:t>
      </w:r>
    </w:p>
    <w:p w14:paraId="504ED5EA" w14:textId="77777777" w:rsidR="00000000" w:rsidRDefault="007C71EE">
      <w:pPr>
        <w:pStyle w:val="a"/>
        <w:rPr>
          <w:rFonts w:hint="cs"/>
          <w:rtl/>
        </w:rPr>
      </w:pPr>
    </w:p>
    <w:p w14:paraId="7B71458D" w14:textId="77777777" w:rsidR="00000000" w:rsidRDefault="007C71EE">
      <w:pPr>
        <w:pStyle w:val="ac"/>
        <w:rPr>
          <w:rtl/>
        </w:rPr>
      </w:pPr>
    </w:p>
    <w:p w14:paraId="4386205E" w14:textId="77777777" w:rsidR="00000000" w:rsidRDefault="007C71EE">
      <w:pPr>
        <w:pStyle w:val="ac"/>
        <w:rPr>
          <w:rtl/>
        </w:rPr>
      </w:pPr>
      <w:r>
        <w:rPr>
          <w:rFonts w:hint="eastAsia"/>
          <w:rtl/>
        </w:rPr>
        <w:t>השר</w:t>
      </w:r>
      <w:r>
        <w:rPr>
          <w:rtl/>
        </w:rPr>
        <w:t xml:space="preserve"> עוזי לנדאו:</w:t>
      </w:r>
    </w:p>
    <w:p w14:paraId="0B949097" w14:textId="77777777" w:rsidR="00000000" w:rsidRDefault="007C71EE">
      <w:pPr>
        <w:pStyle w:val="a"/>
        <w:rPr>
          <w:rFonts w:hint="cs"/>
          <w:rtl/>
        </w:rPr>
      </w:pPr>
    </w:p>
    <w:p w14:paraId="5D7BAD8C" w14:textId="77777777" w:rsidR="00000000" w:rsidRDefault="007C71EE">
      <w:pPr>
        <w:pStyle w:val="a"/>
        <w:rPr>
          <w:rFonts w:hint="cs"/>
          <w:rtl/>
        </w:rPr>
      </w:pPr>
      <w:r>
        <w:rPr>
          <w:rFonts w:hint="cs"/>
          <w:rtl/>
        </w:rPr>
        <w:t>- - -</w:t>
      </w:r>
    </w:p>
    <w:p w14:paraId="6CBDB2A4" w14:textId="77777777" w:rsidR="00000000" w:rsidRDefault="007C71EE">
      <w:pPr>
        <w:pStyle w:val="a"/>
        <w:rPr>
          <w:rFonts w:hint="cs"/>
          <w:rtl/>
        </w:rPr>
      </w:pPr>
    </w:p>
    <w:p w14:paraId="447B352A" w14:textId="77777777" w:rsidR="00000000" w:rsidRDefault="007C71EE">
      <w:pPr>
        <w:pStyle w:val="ad"/>
        <w:rPr>
          <w:rtl/>
        </w:rPr>
      </w:pPr>
      <w:r>
        <w:rPr>
          <w:rtl/>
        </w:rPr>
        <w:t>היו"ר יולי-יואל אדלשטיין:</w:t>
      </w:r>
    </w:p>
    <w:p w14:paraId="45B36233" w14:textId="77777777" w:rsidR="00000000" w:rsidRDefault="007C71EE">
      <w:pPr>
        <w:pStyle w:val="a"/>
        <w:rPr>
          <w:rtl/>
        </w:rPr>
      </w:pPr>
    </w:p>
    <w:p w14:paraId="0DCB257B" w14:textId="77777777" w:rsidR="00000000" w:rsidRDefault="007C71EE">
      <w:pPr>
        <w:pStyle w:val="a"/>
        <w:rPr>
          <w:rFonts w:hint="cs"/>
          <w:rtl/>
        </w:rPr>
      </w:pPr>
      <w:r>
        <w:rPr>
          <w:rFonts w:hint="cs"/>
          <w:rtl/>
        </w:rPr>
        <w:t>חברי הכנסת ואדוני השר, בואו לא נפריע לחבר הכנסת זחאלקה לסכם. חברת הכנסת תמיר, אנחנו תיכף נשמע את דברייך, בואו ניתן לחבר הכנסת זחאלקה לסכם את נאו</w:t>
      </w:r>
      <w:r>
        <w:rPr>
          <w:rFonts w:hint="cs"/>
          <w:rtl/>
        </w:rPr>
        <w:t>מו.</w:t>
      </w:r>
    </w:p>
    <w:p w14:paraId="4569A930" w14:textId="77777777" w:rsidR="00000000" w:rsidRDefault="007C71EE">
      <w:pPr>
        <w:pStyle w:val="a"/>
        <w:rPr>
          <w:rFonts w:hint="cs"/>
          <w:rtl/>
        </w:rPr>
      </w:pPr>
    </w:p>
    <w:p w14:paraId="018C778C" w14:textId="77777777" w:rsidR="00000000" w:rsidRDefault="007C71EE">
      <w:pPr>
        <w:pStyle w:val="SpeakerCon"/>
        <w:rPr>
          <w:rtl/>
        </w:rPr>
      </w:pPr>
      <w:bookmarkStart w:id="2250" w:name="FS000001061T28_05_2003_09_01_44C"/>
      <w:bookmarkEnd w:id="2250"/>
      <w:r>
        <w:rPr>
          <w:rtl/>
        </w:rPr>
        <w:t>ג'מאל זחאלקה (בל"ד):</w:t>
      </w:r>
    </w:p>
    <w:p w14:paraId="04D2F8ED" w14:textId="77777777" w:rsidR="00000000" w:rsidRDefault="007C71EE">
      <w:pPr>
        <w:pStyle w:val="a"/>
        <w:rPr>
          <w:rtl/>
        </w:rPr>
      </w:pPr>
    </w:p>
    <w:p w14:paraId="2CA43F04" w14:textId="77777777" w:rsidR="00000000" w:rsidRDefault="007C71EE">
      <w:pPr>
        <w:pStyle w:val="a"/>
        <w:rPr>
          <w:rFonts w:hint="cs"/>
          <w:rtl/>
        </w:rPr>
      </w:pPr>
      <w:r>
        <w:rPr>
          <w:rFonts w:hint="cs"/>
          <w:rtl/>
        </w:rPr>
        <w:t xml:space="preserve">אנחנו לא רוצים דמי אבטלה, מוותרים על דמי אבטלה, רוצים עבודה. והנה, כל היישובים הערביים שיש בהם אחוז אבטלה גבוה, מעל 10%, תופסים את 25  המקומות הראשונים באבטלה, וזה לא היה, זו  תופעה חדשה, תדעו לכם, זה לא היה </w:t>
      </w:r>
      <w:r>
        <w:rPr>
          <w:rtl/>
        </w:rPr>
        <w:t>–</w:t>
      </w:r>
      <w:r>
        <w:rPr>
          <w:rFonts w:hint="cs"/>
          <w:rtl/>
        </w:rPr>
        <w:t xml:space="preserve"> רק לפני חמש שנים הד</w:t>
      </w:r>
      <w:r>
        <w:rPr>
          <w:rFonts w:hint="cs"/>
          <w:rtl/>
        </w:rPr>
        <w:t>בר הזה לא היה כך, זו תופעה חדשה. הסברתי אותה כמה פעמים מעל הדוכן, ואני אחזור ואתריע עליה, כי המצב יחמיר עוד יותר אם לא ייעשו צעדים. אני מציע שורה של צעדים. הנה, הרבה יישובים יהודיים זכו לטיפול נקודתי כיוון שהם היו מוכי אבטלה. אני אומר לכם, אף יישוב ערבי לא</w:t>
      </w:r>
      <w:r>
        <w:rPr>
          <w:rFonts w:hint="cs"/>
          <w:rtl/>
        </w:rPr>
        <w:t xml:space="preserve"> זכה לטיפול כזה, שזה טיפול חירום בשביל לצמצם, למנוע התפרצות אדירה של אבטלה. </w:t>
      </w:r>
    </w:p>
    <w:p w14:paraId="34125427" w14:textId="77777777" w:rsidR="00000000" w:rsidRDefault="007C71EE">
      <w:pPr>
        <w:pStyle w:val="a"/>
        <w:rPr>
          <w:rFonts w:hint="cs"/>
          <w:rtl/>
        </w:rPr>
      </w:pPr>
    </w:p>
    <w:p w14:paraId="3E333299" w14:textId="77777777" w:rsidR="00000000" w:rsidRDefault="007C71EE">
      <w:pPr>
        <w:pStyle w:val="ac"/>
        <w:rPr>
          <w:rtl/>
        </w:rPr>
      </w:pPr>
      <w:r>
        <w:rPr>
          <w:rFonts w:hint="eastAsia"/>
          <w:rtl/>
        </w:rPr>
        <w:t>חיים</w:t>
      </w:r>
      <w:r>
        <w:rPr>
          <w:rtl/>
        </w:rPr>
        <w:t xml:space="preserve"> אורון (מרצ):</w:t>
      </w:r>
    </w:p>
    <w:p w14:paraId="4D28F248" w14:textId="77777777" w:rsidR="00000000" w:rsidRDefault="007C71EE">
      <w:pPr>
        <w:pStyle w:val="a"/>
        <w:rPr>
          <w:rFonts w:hint="cs"/>
          <w:rtl/>
        </w:rPr>
      </w:pPr>
    </w:p>
    <w:p w14:paraId="36E39C75" w14:textId="77777777" w:rsidR="00000000" w:rsidRDefault="007C71EE">
      <w:pPr>
        <w:pStyle w:val="a"/>
        <w:rPr>
          <w:rFonts w:hint="cs"/>
          <w:rtl/>
        </w:rPr>
      </w:pPr>
      <w:r>
        <w:rPr>
          <w:rFonts w:hint="cs"/>
          <w:rtl/>
        </w:rPr>
        <w:t xml:space="preserve">חוץ מתל-שבע. </w:t>
      </w:r>
    </w:p>
    <w:p w14:paraId="54F60859" w14:textId="77777777" w:rsidR="00000000" w:rsidRDefault="007C71EE">
      <w:pPr>
        <w:pStyle w:val="a"/>
        <w:rPr>
          <w:rFonts w:hint="cs"/>
          <w:rtl/>
        </w:rPr>
      </w:pPr>
    </w:p>
    <w:p w14:paraId="7DAB21FC" w14:textId="77777777" w:rsidR="00000000" w:rsidRDefault="007C71EE">
      <w:pPr>
        <w:pStyle w:val="SpeakerCon"/>
        <w:rPr>
          <w:rtl/>
        </w:rPr>
      </w:pPr>
      <w:bookmarkStart w:id="2251" w:name="FS000001061T28_05_2003_09_04_25C"/>
      <w:bookmarkEnd w:id="2251"/>
      <w:r>
        <w:rPr>
          <w:rtl/>
        </w:rPr>
        <w:t>ג'מאל זחאלקה (בל"ד):</w:t>
      </w:r>
    </w:p>
    <w:p w14:paraId="2943B0B7" w14:textId="77777777" w:rsidR="00000000" w:rsidRDefault="007C71EE">
      <w:pPr>
        <w:pStyle w:val="a"/>
        <w:rPr>
          <w:rtl/>
        </w:rPr>
      </w:pPr>
    </w:p>
    <w:p w14:paraId="24DF332D" w14:textId="77777777" w:rsidR="00000000" w:rsidRDefault="007C71EE">
      <w:pPr>
        <w:pStyle w:val="a"/>
        <w:rPr>
          <w:rFonts w:hint="cs"/>
          <w:rtl/>
        </w:rPr>
      </w:pPr>
      <w:r>
        <w:rPr>
          <w:rFonts w:hint="cs"/>
          <w:rtl/>
        </w:rPr>
        <w:t xml:space="preserve">חוץ מתל-שבע, אבל זה כאין וכאפס. </w:t>
      </w:r>
    </w:p>
    <w:p w14:paraId="21BAFEE5" w14:textId="77777777" w:rsidR="00000000" w:rsidRDefault="007C71EE">
      <w:pPr>
        <w:pStyle w:val="a"/>
        <w:rPr>
          <w:rFonts w:hint="cs"/>
          <w:rtl/>
        </w:rPr>
      </w:pPr>
    </w:p>
    <w:p w14:paraId="1DD15DDA" w14:textId="77777777" w:rsidR="00000000" w:rsidRDefault="007C71EE">
      <w:pPr>
        <w:pStyle w:val="ac"/>
        <w:rPr>
          <w:rtl/>
        </w:rPr>
      </w:pPr>
      <w:r>
        <w:rPr>
          <w:rFonts w:hint="eastAsia"/>
          <w:rtl/>
        </w:rPr>
        <w:t>השר</w:t>
      </w:r>
      <w:r>
        <w:rPr>
          <w:rtl/>
        </w:rPr>
        <w:t xml:space="preserve"> עוזי לנדאו:</w:t>
      </w:r>
    </w:p>
    <w:p w14:paraId="040A32B1" w14:textId="77777777" w:rsidR="00000000" w:rsidRDefault="007C71EE">
      <w:pPr>
        <w:pStyle w:val="a"/>
        <w:rPr>
          <w:rFonts w:hint="cs"/>
          <w:rtl/>
        </w:rPr>
      </w:pPr>
    </w:p>
    <w:p w14:paraId="16475026" w14:textId="77777777" w:rsidR="00000000" w:rsidRDefault="007C71EE">
      <w:pPr>
        <w:pStyle w:val="a"/>
        <w:ind w:firstLine="720"/>
        <w:rPr>
          <w:rFonts w:hint="cs"/>
          <w:rtl/>
        </w:rPr>
      </w:pPr>
      <w:r>
        <w:rPr>
          <w:rFonts w:hint="cs"/>
          <w:rtl/>
        </w:rPr>
        <w:t xml:space="preserve"> ג'ומס, תיכף יולי תמיר תתקוף אותך. </w:t>
      </w:r>
    </w:p>
    <w:p w14:paraId="48DA7CD9" w14:textId="77777777" w:rsidR="00000000" w:rsidRDefault="007C71EE">
      <w:pPr>
        <w:pStyle w:val="a"/>
        <w:ind w:firstLine="720"/>
        <w:rPr>
          <w:rFonts w:hint="cs"/>
          <w:rtl/>
        </w:rPr>
      </w:pPr>
    </w:p>
    <w:p w14:paraId="00F46FC5" w14:textId="77777777" w:rsidR="00000000" w:rsidRDefault="007C71EE">
      <w:pPr>
        <w:pStyle w:val="ac"/>
        <w:rPr>
          <w:rtl/>
        </w:rPr>
      </w:pPr>
      <w:r>
        <w:rPr>
          <w:rFonts w:hint="eastAsia"/>
          <w:rtl/>
        </w:rPr>
        <w:t>חיים</w:t>
      </w:r>
      <w:r>
        <w:rPr>
          <w:rtl/>
        </w:rPr>
        <w:t xml:space="preserve"> אורון (מרצ):</w:t>
      </w:r>
    </w:p>
    <w:p w14:paraId="3C70915D" w14:textId="77777777" w:rsidR="00000000" w:rsidRDefault="007C71EE">
      <w:pPr>
        <w:pStyle w:val="a"/>
        <w:rPr>
          <w:rFonts w:hint="cs"/>
          <w:rtl/>
        </w:rPr>
      </w:pPr>
    </w:p>
    <w:p w14:paraId="45856A7D" w14:textId="77777777" w:rsidR="00000000" w:rsidRDefault="007C71EE">
      <w:pPr>
        <w:pStyle w:val="a"/>
        <w:rPr>
          <w:rFonts w:hint="cs"/>
          <w:rtl/>
        </w:rPr>
      </w:pPr>
      <w:r>
        <w:rPr>
          <w:rFonts w:hint="cs"/>
          <w:rtl/>
        </w:rPr>
        <w:t>זה בפרופורציה.</w:t>
      </w:r>
    </w:p>
    <w:p w14:paraId="2A530A37" w14:textId="77777777" w:rsidR="00000000" w:rsidRDefault="007C71EE">
      <w:pPr>
        <w:pStyle w:val="a"/>
        <w:rPr>
          <w:rFonts w:hint="cs"/>
          <w:rtl/>
        </w:rPr>
      </w:pPr>
    </w:p>
    <w:p w14:paraId="4EBB9A6D" w14:textId="77777777" w:rsidR="00000000" w:rsidRDefault="007C71EE">
      <w:pPr>
        <w:pStyle w:val="ac"/>
        <w:rPr>
          <w:rtl/>
        </w:rPr>
      </w:pPr>
      <w:r>
        <w:rPr>
          <w:rFonts w:hint="eastAsia"/>
          <w:rtl/>
        </w:rPr>
        <w:t>השר</w:t>
      </w:r>
      <w:r>
        <w:rPr>
          <w:rtl/>
        </w:rPr>
        <w:t xml:space="preserve"> עוזי לנדאו:</w:t>
      </w:r>
    </w:p>
    <w:p w14:paraId="0E201527" w14:textId="77777777" w:rsidR="00000000" w:rsidRDefault="007C71EE">
      <w:pPr>
        <w:pStyle w:val="a"/>
        <w:rPr>
          <w:rFonts w:hint="cs"/>
          <w:rtl/>
        </w:rPr>
      </w:pPr>
    </w:p>
    <w:p w14:paraId="7FD82C91" w14:textId="77777777" w:rsidR="00000000" w:rsidRDefault="007C71EE">
      <w:pPr>
        <w:pStyle w:val="a"/>
        <w:rPr>
          <w:rFonts w:hint="cs"/>
          <w:rtl/>
        </w:rPr>
      </w:pPr>
      <w:r>
        <w:rPr>
          <w:rFonts w:hint="cs"/>
          <w:rtl/>
        </w:rPr>
        <w:t>- - -</w:t>
      </w:r>
    </w:p>
    <w:p w14:paraId="2332A7BF" w14:textId="77777777" w:rsidR="00000000" w:rsidRDefault="007C71EE">
      <w:pPr>
        <w:pStyle w:val="a"/>
        <w:rPr>
          <w:rFonts w:hint="cs"/>
          <w:rtl/>
        </w:rPr>
      </w:pPr>
    </w:p>
    <w:p w14:paraId="695A019B" w14:textId="77777777" w:rsidR="00000000" w:rsidRDefault="007C71EE">
      <w:pPr>
        <w:pStyle w:val="SpeakerCon"/>
        <w:rPr>
          <w:rtl/>
        </w:rPr>
      </w:pPr>
      <w:bookmarkStart w:id="2252" w:name="FS000001061T28_05_2003_09_05_35C"/>
      <w:bookmarkEnd w:id="2252"/>
      <w:r>
        <w:rPr>
          <w:rtl/>
        </w:rPr>
        <w:t>ג'מאל זחאלקה (בל"ד):</w:t>
      </w:r>
    </w:p>
    <w:p w14:paraId="3CFC927E" w14:textId="77777777" w:rsidR="00000000" w:rsidRDefault="007C71EE">
      <w:pPr>
        <w:pStyle w:val="a"/>
        <w:rPr>
          <w:rtl/>
        </w:rPr>
      </w:pPr>
    </w:p>
    <w:p w14:paraId="408CB6ED" w14:textId="77777777" w:rsidR="00000000" w:rsidRDefault="007C71EE">
      <w:pPr>
        <w:pStyle w:val="a"/>
        <w:rPr>
          <w:rFonts w:hint="cs"/>
          <w:rtl/>
        </w:rPr>
      </w:pPr>
      <w:r>
        <w:rPr>
          <w:rFonts w:hint="cs"/>
          <w:rtl/>
        </w:rPr>
        <w:t>אני אומר טיפול נקודתי, בשביל לטפל במצב החמור, האקוטי. כך היה באופקים, כך היה בשדרות, כך היה בהרבה מקומות. עיני לא צרה בהם, מגיע להם. גם לכפר-מנדא מגיע, גם לעין-מאהל, גם לנצרת, גם לאום-אל-פחם במצב הנוכחי. עכשיו</w:t>
      </w:r>
      <w:r>
        <w:rPr>
          <w:rFonts w:hint="cs"/>
          <w:rtl/>
        </w:rPr>
        <w:t xml:space="preserve"> אנחנו נמצאים בפני בעיה שתמשיך ותלווה אותנו קדימה. לא מספיקים דמי האבטלה. אני מסכים, צריך הכשרה מקצועית, שאנשים יוכלו להשתלב בשוק העבודה המשתנה. צריך לפתוח את מקומות העבודה שסגורים בפני הערבים כיום, כמו חברת חשמל, כמו "בזק", כמו מקומות אחרים. צריך לשלב ערב</w:t>
      </w:r>
      <w:r>
        <w:rPr>
          <w:rFonts w:hint="cs"/>
          <w:rtl/>
        </w:rPr>
        <w:t xml:space="preserve">ים בשירות המדינה. יש הרבה צעדים שצריך לעשות מייד כדי לצמצם את האבטלה וכדי למנוע מצב שהאבטלה הזאת תהפוך לאבטלה כרונית. </w:t>
      </w:r>
    </w:p>
    <w:p w14:paraId="7152830D" w14:textId="77777777" w:rsidR="00000000" w:rsidRDefault="007C71EE">
      <w:pPr>
        <w:pStyle w:val="a"/>
        <w:rPr>
          <w:rFonts w:hint="cs"/>
          <w:rtl/>
        </w:rPr>
      </w:pPr>
    </w:p>
    <w:p w14:paraId="057A8B94" w14:textId="77777777" w:rsidR="00000000" w:rsidRDefault="007C71EE">
      <w:pPr>
        <w:pStyle w:val="ad"/>
        <w:rPr>
          <w:rtl/>
        </w:rPr>
      </w:pPr>
      <w:r>
        <w:rPr>
          <w:rtl/>
        </w:rPr>
        <w:t>היו"ר יולי-יואל אדלשטיין:</w:t>
      </w:r>
    </w:p>
    <w:p w14:paraId="49495800" w14:textId="77777777" w:rsidR="00000000" w:rsidRDefault="007C71EE">
      <w:pPr>
        <w:pStyle w:val="a"/>
        <w:rPr>
          <w:rtl/>
        </w:rPr>
      </w:pPr>
    </w:p>
    <w:p w14:paraId="1DC1CA6C" w14:textId="77777777" w:rsidR="00000000" w:rsidRDefault="007C71EE">
      <w:pPr>
        <w:pStyle w:val="a"/>
        <w:rPr>
          <w:rFonts w:hint="cs"/>
          <w:rtl/>
        </w:rPr>
      </w:pPr>
      <w:r>
        <w:rPr>
          <w:rFonts w:hint="cs"/>
          <w:rtl/>
        </w:rPr>
        <w:t xml:space="preserve">תודה,  במשפט  חשוב זה אנחנו נסיים. </w:t>
      </w:r>
    </w:p>
    <w:p w14:paraId="2E7F6395" w14:textId="77777777" w:rsidR="00000000" w:rsidRDefault="007C71EE">
      <w:pPr>
        <w:pStyle w:val="a"/>
        <w:rPr>
          <w:rFonts w:hint="cs"/>
          <w:rtl/>
        </w:rPr>
      </w:pPr>
    </w:p>
    <w:p w14:paraId="681C1681" w14:textId="77777777" w:rsidR="00000000" w:rsidRDefault="007C71EE">
      <w:pPr>
        <w:pStyle w:val="SpeakerCon"/>
        <w:rPr>
          <w:rtl/>
        </w:rPr>
      </w:pPr>
      <w:bookmarkStart w:id="2253" w:name="FS000001061T28_05_2003_09_08_38C"/>
      <w:bookmarkEnd w:id="2253"/>
      <w:r>
        <w:rPr>
          <w:rtl/>
        </w:rPr>
        <w:t>ג'מאל זחאלקה (בל"ד):</w:t>
      </w:r>
    </w:p>
    <w:p w14:paraId="189848BA" w14:textId="77777777" w:rsidR="00000000" w:rsidRDefault="007C71EE">
      <w:pPr>
        <w:pStyle w:val="a"/>
        <w:rPr>
          <w:rtl/>
        </w:rPr>
      </w:pPr>
    </w:p>
    <w:p w14:paraId="252AD6B2" w14:textId="77777777" w:rsidR="00000000" w:rsidRDefault="007C71EE">
      <w:pPr>
        <w:pStyle w:val="a"/>
        <w:rPr>
          <w:rFonts w:hint="cs"/>
          <w:rtl/>
        </w:rPr>
      </w:pPr>
      <w:r>
        <w:rPr>
          <w:rFonts w:hint="cs"/>
          <w:rtl/>
        </w:rPr>
        <w:t xml:space="preserve">תודה רבה לך. </w:t>
      </w:r>
    </w:p>
    <w:p w14:paraId="777B3D4F" w14:textId="77777777" w:rsidR="00000000" w:rsidRDefault="007C71EE">
      <w:pPr>
        <w:pStyle w:val="a"/>
        <w:rPr>
          <w:rFonts w:hint="cs"/>
          <w:rtl/>
        </w:rPr>
      </w:pPr>
    </w:p>
    <w:p w14:paraId="4DEBE6F3" w14:textId="77777777" w:rsidR="00000000" w:rsidRDefault="007C71EE">
      <w:pPr>
        <w:pStyle w:val="ad"/>
        <w:rPr>
          <w:rtl/>
        </w:rPr>
      </w:pPr>
      <w:r>
        <w:rPr>
          <w:rtl/>
        </w:rPr>
        <w:t>היו"ר יולי-יואל אדלשטיין:</w:t>
      </w:r>
    </w:p>
    <w:p w14:paraId="6E07DDCD" w14:textId="77777777" w:rsidR="00000000" w:rsidRDefault="007C71EE">
      <w:pPr>
        <w:pStyle w:val="a"/>
        <w:rPr>
          <w:rtl/>
        </w:rPr>
      </w:pPr>
    </w:p>
    <w:p w14:paraId="3ED50665" w14:textId="77777777" w:rsidR="00000000" w:rsidRDefault="007C71EE">
      <w:pPr>
        <w:pStyle w:val="a"/>
        <w:rPr>
          <w:rFonts w:hint="cs"/>
          <w:rtl/>
        </w:rPr>
      </w:pPr>
      <w:r>
        <w:rPr>
          <w:rFonts w:hint="cs"/>
          <w:rtl/>
        </w:rPr>
        <w:t>תודה לחב</w:t>
      </w:r>
      <w:r>
        <w:rPr>
          <w:rFonts w:hint="cs"/>
          <w:rtl/>
        </w:rPr>
        <w:t xml:space="preserve">ר הכנסת זחאלקה. חברת הכנסת יולי תמיר, בבקשה, והיא מסיימת את הסבב הנוכחי של הדוברים. </w:t>
      </w:r>
    </w:p>
    <w:p w14:paraId="0D633386" w14:textId="77777777" w:rsidR="00000000" w:rsidRDefault="007C71EE">
      <w:pPr>
        <w:pStyle w:val="a"/>
        <w:rPr>
          <w:rFonts w:hint="cs"/>
          <w:rtl/>
        </w:rPr>
      </w:pPr>
    </w:p>
    <w:p w14:paraId="31BC658F" w14:textId="77777777" w:rsidR="00000000" w:rsidRDefault="007C71EE">
      <w:pPr>
        <w:pStyle w:val="ac"/>
        <w:rPr>
          <w:rtl/>
        </w:rPr>
      </w:pPr>
      <w:r>
        <w:rPr>
          <w:rFonts w:hint="eastAsia"/>
          <w:rtl/>
        </w:rPr>
        <w:t>יולי</w:t>
      </w:r>
      <w:r>
        <w:rPr>
          <w:rtl/>
        </w:rPr>
        <w:t xml:space="preserve"> תמיר (העבודה-מימד):</w:t>
      </w:r>
    </w:p>
    <w:p w14:paraId="2390FC89" w14:textId="77777777" w:rsidR="00000000" w:rsidRDefault="007C71EE">
      <w:pPr>
        <w:pStyle w:val="a"/>
        <w:rPr>
          <w:rFonts w:hint="cs"/>
          <w:rtl/>
        </w:rPr>
      </w:pPr>
    </w:p>
    <w:p w14:paraId="0C34E898" w14:textId="77777777" w:rsidR="00000000" w:rsidRDefault="007C71EE">
      <w:pPr>
        <w:pStyle w:val="a"/>
        <w:rPr>
          <w:rFonts w:hint="cs"/>
          <w:rtl/>
        </w:rPr>
      </w:pPr>
      <w:r>
        <w:rPr>
          <w:rFonts w:hint="cs"/>
          <w:rtl/>
        </w:rPr>
        <w:t xml:space="preserve">חבר הכנסת אורון מדבר לפני. </w:t>
      </w:r>
    </w:p>
    <w:p w14:paraId="64CBB402" w14:textId="77777777" w:rsidR="00000000" w:rsidRDefault="007C71EE">
      <w:pPr>
        <w:pStyle w:val="a"/>
        <w:rPr>
          <w:rFonts w:hint="cs"/>
          <w:rtl/>
        </w:rPr>
      </w:pPr>
    </w:p>
    <w:p w14:paraId="75C591AE" w14:textId="77777777" w:rsidR="00000000" w:rsidRDefault="007C71EE">
      <w:pPr>
        <w:pStyle w:val="ac"/>
        <w:rPr>
          <w:rtl/>
        </w:rPr>
      </w:pPr>
      <w:r>
        <w:rPr>
          <w:rFonts w:hint="eastAsia"/>
          <w:rtl/>
        </w:rPr>
        <w:t>חיים</w:t>
      </w:r>
      <w:r>
        <w:rPr>
          <w:rtl/>
        </w:rPr>
        <w:t xml:space="preserve"> אורון (מרצ):</w:t>
      </w:r>
    </w:p>
    <w:p w14:paraId="3772C210" w14:textId="77777777" w:rsidR="00000000" w:rsidRDefault="007C71EE">
      <w:pPr>
        <w:pStyle w:val="a"/>
        <w:rPr>
          <w:rFonts w:hint="cs"/>
          <w:rtl/>
        </w:rPr>
      </w:pPr>
    </w:p>
    <w:p w14:paraId="488BB169" w14:textId="77777777" w:rsidR="00000000" w:rsidRDefault="007C71EE">
      <w:pPr>
        <w:pStyle w:val="a"/>
        <w:rPr>
          <w:rFonts w:hint="cs"/>
          <w:rtl/>
        </w:rPr>
      </w:pPr>
      <w:r>
        <w:rPr>
          <w:rFonts w:hint="cs"/>
          <w:rtl/>
        </w:rPr>
        <w:t xml:space="preserve">לא, דיברתי קודם במקום מישהו אחר שלא היה. </w:t>
      </w:r>
    </w:p>
    <w:p w14:paraId="3221DB91" w14:textId="77777777" w:rsidR="00000000" w:rsidRDefault="007C71EE">
      <w:pPr>
        <w:pStyle w:val="a"/>
        <w:rPr>
          <w:rFonts w:hint="cs"/>
          <w:rtl/>
        </w:rPr>
      </w:pPr>
    </w:p>
    <w:p w14:paraId="57F11C05" w14:textId="77777777" w:rsidR="00000000" w:rsidRDefault="007C71EE">
      <w:pPr>
        <w:pStyle w:val="ad"/>
        <w:rPr>
          <w:rtl/>
        </w:rPr>
      </w:pPr>
      <w:r>
        <w:rPr>
          <w:rtl/>
        </w:rPr>
        <w:t>היו"ר יולי-יואל אדלשטיין:</w:t>
      </w:r>
    </w:p>
    <w:p w14:paraId="57CCDD8E" w14:textId="77777777" w:rsidR="00000000" w:rsidRDefault="007C71EE">
      <w:pPr>
        <w:pStyle w:val="a"/>
        <w:rPr>
          <w:rtl/>
        </w:rPr>
      </w:pPr>
    </w:p>
    <w:p w14:paraId="695C8672" w14:textId="77777777" w:rsidR="00000000" w:rsidRDefault="007C71EE">
      <w:pPr>
        <w:pStyle w:val="a"/>
        <w:rPr>
          <w:rFonts w:hint="cs"/>
          <w:rtl/>
        </w:rPr>
      </w:pPr>
      <w:r>
        <w:rPr>
          <w:rFonts w:hint="cs"/>
          <w:rtl/>
        </w:rPr>
        <w:t>לפי הרשימה שלפני, כל מי שה</w:t>
      </w:r>
      <w:r>
        <w:rPr>
          <w:rFonts w:hint="cs"/>
          <w:rtl/>
        </w:rPr>
        <w:t>יה אמור לדבר,  פרט לנציג עם אחד, דיבר. אם אתה רוצה לדבר במקומו - כבר קראתי לחברת הכנסת תמיר לעלות לדוכן, וכמקובל, היא תדבר. אם היתה טעות שלי, אני מתנצל ואתה תדבר אחר כך, אחרי חברת הכנסת תמיר, במקומו של נציג עם אחד.  חברת הכנסת תמיר, עשר דקות לרשותך.</w:t>
      </w:r>
    </w:p>
    <w:p w14:paraId="1D9EB8E7" w14:textId="77777777" w:rsidR="00000000" w:rsidRDefault="007C71EE">
      <w:pPr>
        <w:pStyle w:val="a"/>
        <w:rPr>
          <w:rFonts w:hint="cs"/>
          <w:rtl/>
        </w:rPr>
      </w:pPr>
    </w:p>
    <w:p w14:paraId="6D284890" w14:textId="77777777" w:rsidR="00000000" w:rsidRDefault="007C71EE">
      <w:pPr>
        <w:pStyle w:val="Speaker"/>
        <w:rPr>
          <w:rtl/>
        </w:rPr>
      </w:pPr>
      <w:bookmarkStart w:id="2254" w:name="FS000001043T28_05_2003_09_11_06"/>
      <w:bookmarkEnd w:id="2254"/>
    </w:p>
    <w:p w14:paraId="3D74A390" w14:textId="77777777" w:rsidR="00000000" w:rsidRDefault="007C71EE">
      <w:pPr>
        <w:pStyle w:val="Speaker"/>
        <w:rPr>
          <w:rtl/>
        </w:rPr>
      </w:pPr>
      <w:r>
        <w:rPr>
          <w:rFonts w:hint="eastAsia"/>
          <w:rtl/>
        </w:rPr>
        <w:t>יולי</w:t>
      </w:r>
      <w:r>
        <w:rPr>
          <w:rtl/>
        </w:rPr>
        <w:t xml:space="preserve"> תמיר (העבודה-מימד):</w:t>
      </w:r>
    </w:p>
    <w:p w14:paraId="3EB3B0D7" w14:textId="77777777" w:rsidR="00000000" w:rsidRDefault="007C71EE">
      <w:pPr>
        <w:pStyle w:val="a"/>
        <w:rPr>
          <w:rFonts w:hint="cs"/>
          <w:rtl/>
        </w:rPr>
      </w:pPr>
    </w:p>
    <w:p w14:paraId="0E9406AB" w14:textId="77777777" w:rsidR="00000000" w:rsidRDefault="007C71EE">
      <w:pPr>
        <w:pStyle w:val="a"/>
        <w:rPr>
          <w:rFonts w:hint="cs"/>
          <w:rtl/>
        </w:rPr>
      </w:pPr>
      <w:r>
        <w:rPr>
          <w:rFonts w:hint="cs"/>
          <w:rtl/>
        </w:rPr>
        <w:t xml:space="preserve">חברי חברי הכנסת, אדוני היושב-ראש,  כבוד השר </w:t>
      </w:r>
      <w:r>
        <w:rPr>
          <w:rtl/>
        </w:rPr>
        <w:t>–</w:t>
      </w:r>
      <w:r>
        <w:rPr>
          <w:rFonts w:hint="cs"/>
          <w:rtl/>
        </w:rPr>
        <w:t xml:space="preserve"> לא נמתין לשובך, אבל אנחנו רואים אותך באולם. דובר כאן הרבה על ההשפעות הבאמת מדאיגות והעצובות מאוד של התוכנית הכלכלית. אני רוצה לייחד את עשר הדקות האלה שניתנו לי כדי לדבר על השלכה אחת של התו</w:t>
      </w:r>
      <w:r>
        <w:rPr>
          <w:rFonts w:hint="cs"/>
          <w:rtl/>
        </w:rPr>
        <w:t xml:space="preserve">כנית הכלכלית, שלא תמיד רואים אותה, כי היא לא כתובה בספר, היא לא נמצאת בדיונים הישירים על התוצאות של התוכנית הכלכלית, אבל היא חלק בלתי נפרד מרוח הדברים, והיא חלק בלתי נפרד מהתוצאות של התוכנית. מדובר, חברי חברי הכנסת,  בפגיעה בנכים. </w:t>
      </w:r>
    </w:p>
    <w:p w14:paraId="5FD08A70" w14:textId="77777777" w:rsidR="00000000" w:rsidRDefault="007C71EE">
      <w:pPr>
        <w:pStyle w:val="a"/>
        <w:rPr>
          <w:rFonts w:hint="cs"/>
          <w:rtl/>
        </w:rPr>
      </w:pPr>
    </w:p>
    <w:p w14:paraId="5E5BCCFE" w14:textId="77777777" w:rsidR="00000000" w:rsidRDefault="007C71EE">
      <w:pPr>
        <w:pStyle w:val="a"/>
        <w:rPr>
          <w:rFonts w:hint="cs"/>
          <w:rtl/>
        </w:rPr>
      </w:pPr>
      <w:r>
        <w:rPr>
          <w:rFonts w:hint="cs"/>
          <w:rtl/>
        </w:rPr>
        <w:t>אני רוצה לספר לכם על שנ</w:t>
      </w:r>
      <w:r>
        <w:rPr>
          <w:rFonts w:hint="cs"/>
          <w:rtl/>
        </w:rPr>
        <w:t>י דברים שנודעו לי. הלכתי, דרך אגב, אני ממליצה לכולם, יש אוהל שבו יושבים הנכים ששובתים. לצערם, עוד פעם הם שובתים כדי לקבל את מה שמגיע להם, ויושבים כאן מחוץ לבניין הכנסת. הלכתי לבקר אותם כדי לשמוע קצת את המצוקות שלהם ואת הטענות שהם מביאים בפני הציבור. ושמעתי</w:t>
      </w:r>
      <w:r>
        <w:rPr>
          <w:rFonts w:hint="cs"/>
          <w:rtl/>
        </w:rPr>
        <w:t xml:space="preserve"> שני דברים שזעזעו אותי, ואני מקווה שיזעזעו גם אנשים אחרים, כי הם מלמדים עד כמה אכזרית החברה הישראלית יכולה להיות. </w:t>
      </w:r>
    </w:p>
    <w:p w14:paraId="02D4121B" w14:textId="77777777" w:rsidR="00000000" w:rsidRDefault="007C71EE">
      <w:pPr>
        <w:pStyle w:val="a"/>
        <w:rPr>
          <w:rFonts w:hint="cs"/>
          <w:rtl/>
        </w:rPr>
      </w:pPr>
    </w:p>
    <w:p w14:paraId="1CC74384" w14:textId="77777777" w:rsidR="00000000" w:rsidRDefault="007C71EE">
      <w:pPr>
        <w:pStyle w:val="a"/>
        <w:rPr>
          <w:rFonts w:hint="cs"/>
          <w:rtl/>
        </w:rPr>
      </w:pPr>
      <w:r>
        <w:rPr>
          <w:rFonts w:hint="cs"/>
          <w:rtl/>
        </w:rPr>
        <w:t>אחד הקיצוצים האחרונים שהוצגו לנכים היה לא פחות ולא יותר מאשר קיצוץ במה שנקרא תמיכה לפרפלגים. פרפלגים, למי שאיננו יודע, הם אנשים שמשותקים בשת</w:t>
      </w:r>
      <w:r>
        <w:rPr>
          <w:rFonts w:hint="cs"/>
          <w:rtl/>
        </w:rPr>
        <w:t>יים או בארבע מהגפיים שלהם. זאת אומרת, אנשים שהמוגבלות שלהם חמורה ביותר. עד עכשיו משרד השיכון היה נותן לאנשים האלה קצבה שתאפשר להם להתאים את הדירה שלהם לצרכים שלהם, דבר שאי-אפשר בלעדיו לנכה קשה, אם הוא רוצה לשבת בביתו ולהצליח לתפקד ולו גם באופן מינימלי. תזכ</w:t>
      </w:r>
      <w:r>
        <w:rPr>
          <w:rFonts w:hint="cs"/>
          <w:rtl/>
        </w:rPr>
        <w:t xml:space="preserve">רו שהאנשים האלה מראש הם אנשים שחייהם קשים ביותר. </w:t>
      </w:r>
    </w:p>
    <w:p w14:paraId="2375F127" w14:textId="77777777" w:rsidR="00000000" w:rsidRDefault="007C71EE">
      <w:pPr>
        <w:pStyle w:val="a"/>
        <w:rPr>
          <w:rFonts w:hint="cs"/>
          <w:rtl/>
        </w:rPr>
      </w:pPr>
    </w:p>
    <w:p w14:paraId="7EB1399C" w14:textId="77777777" w:rsidR="00000000" w:rsidRDefault="007C71EE">
      <w:pPr>
        <w:pStyle w:val="a"/>
        <w:rPr>
          <w:rFonts w:hint="cs"/>
          <w:rtl/>
        </w:rPr>
      </w:pPr>
      <w:r>
        <w:rPr>
          <w:rFonts w:hint="cs"/>
          <w:rtl/>
        </w:rPr>
        <w:t>עכשיו הכסף הזה נעלם. עכשיו הודיעו לנכים, שכל מה שנותר מאותו מקור כספי כבר לא יבוא  אליהם כתמיכה, הוא יבוא כהלוואה, שצריך להחזיר אותה. ואני שואלת את חברי  הכנסת, וחבל מאוד שלא נמצא כאן שר העבודה והרווחה, זה</w:t>
      </w:r>
      <w:r>
        <w:rPr>
          <w:rFonts w:hint="cs"/>
          <w:rtl/>
        </w:rPr>
        <w:t xml:space="preserve"> כבר לא עבודה ורווחה, שר הרווחה - - -</w:t>
      </w:r>
    </w:p>
    <w:p w14:paraId="6FFC0AB5" w14:textId="77777777" w:rsidR="00000000" w:rsidRDefault="007C71EE">
      <w:pPr>
        <w:pStyle w:val="a"/>
        <w:rPr>
          <w:rFonts w:hint="cs"/>
          <w:rtl/>
        </w:rPr>
      </w:pPr>
    </w:p>
    <w:p w14:paraId="3333B778" w14:textId="77777777" w:rsidR="00000000" w:rsidRDefault="007C71EE">
      <w:pPr>
        <w:pStyle w:val="ad"/>
        <w:rPr>
          <w:rtl/>
        </w:rPr>
      </w:pPr>
      <w:r>
        <w:rPr>
          <w:rtl/>
        </w:rPr>
        <w:t>היו"ר יולי-יואל אדלשטיין:</w:t>
      </w:r>
    </w:p>
    <w:p w14:paraId="621237DB" w14:textId="77777777" w:rsidR="00000000" w:rsidRDefault="007C71EE">
      <w:pPr>
        <w:pStyle w:val="a"/>
        <w:rPr>
          <w:rtl/>
        </w:rPr>
      </w:pPr>
    </w:p>
    <w:p w14:paraId="6FF5AE6A" w14:textId="77777777" w:rsidR="00000000" w:rsidRDefault="007C71EE">
      <w:pPr>
        <w:pStyle w:val="a"/>
        <w:rPr>
          <w:rFonts w:hint="cs"/>
          <w:rtl/>
        </w:rPr>
      </w:pPr>
      <w:r>
        <w:rPr>
          <w:rFonts w:hint="cs"/>
          <w:rtl/>
        </w:rPr>
        <w:t xml:space="preserve">כבר אין כזה. </w:t>
      </w:r>
    </w:p>
    <w:p w14:paraId="3F30FAE4" w14:textId="77777777" w:rsidR="00000000" w:rsidRDefault="007C71EE">
      <w:pPr>
        <w:pStyle w:val="a"/>
        <w:rPr>
          <w:rFonts w:hint="cs"/>
          <w:rtl/>
        </w:rPr>
      </w:pPr>
    </w:p>
    <w:p w14:paraId="5515C356" w14:textId="77777777" w:rsidR="00000000" w:rsidRDefault="007C71EE">
      <w:pPr>
        <w:pStyle w:val="SpeakerCon"/>
        <w:rPr>
          <w:rtl/>
        </w:rPr>
      </w:pPr>
      <w:bookmarkStart w:id="2255" w:name="FS000001043T28_05_2003_09_20_43C"/>
      <w:bookmarkEnd w:id="2255"/>
      <w:r>
        <w:rPr>
          <w:rtl/>
        </w:rPr>
        <w:t>יולי תמיר (העבודה-מימד):</w:t>
      </w:r>
    </w:p>
    <w:p w14:paraId="3EF39129" w14:textId="77777777" w:rsidR="00000000" w:rsidRDefault="007C71EE">
      <w:pPr>
        <w:pStyle w:val="a"/>
        <w:rPr>
          <w:rtl/>
        </w:rPr>
      </w:pPr>
    </w:p>
    <w:p w14:paraId="2114A059" w14:textId="77777777" w:rsidR="00000000" w:rsidRDefault="007C71EE">
      <w:pPr>
        <w:pStyle w:val="a"/>
        <w:rPr>
          <w:rFonts w:hint="cs"/>
          <w:rtl/>
        </w:rPr>
      </w:pPr>
      <w:r>
        <w:rPr>
          <w:rFonts w:hint="cs"/>
          <w:rtl/>
        </w:rPr>
        <w:t xml:space="preserve">כן, כבר אין עבודה כמו שאנחנו יודעים, יש רק רווחה, ואולי אין משהו יותר סימבולי מזה למצב הנוכחי, שעבודה איננה ונשארה רק רווחה. </w:t>
      </w:r>
    </w:p>
    <w:p w14:paraId="2F5830A1" w14:textId="77777777" w:rsidR="00000000" w:rsidRDefault="007C71EE">
      <w:pPr>
        <w:pStyle w:val="a"/>
        <w:rPr>
          <w:rFonts w:hint="cs"/>
          <w:rtl/>
        </w:rPr>
      </w:pPr>
    </w:p>
    <w:p w14:paraId="654E501A" w14:textId="77777777" w:rsidR="00000000" w:rsidRDefault="007C71EE">
      <w:pPr>
        <w:pStyle w:val="a"/>
        <w:rPr>
          <w:rFonts w:hint="cs"/>
          <w:rtl/>
        </w:rPr>
      </w:pPr>
      <w:r>
        <w:rPr>
          <w:rFonts w:hint="cs"/>
          <w:rtl/>
        </w:rPr>
        <w:t>- - - שר הרווחה ושר הש</w:t>
      </w:r>
      <w:r>
        <w:rPr>
          <w:rFonts w:hint="cs"/>
          <w:rtl/>
        </w:rPr>
        <w:t>יכון, ויענו על השאלה שנדמה לי צריכה להדאיג כל אדם אנושי - איך אמורים נכים כאלה  לסדר בביתם את הדברים הפשוטים ביותר. כדי לפתוח את הדלת, צריך להנמיך את הידית. כדי להיכנס לשירותים, צריך לשים משהו שאפשר להישען עליו. איך הם יעשו את זה? מאיזה כסף? את הקצבאות שלה</w:t>
      </w:r>
      <w:r>
        <w:rPr>
          <w:rFonts w:hint="cs"/>
          <w:rtl/>
        </w:rPr>
        <w:t>ם מקפיאים. מקפיאים באורח  כזה שבסופו של דבר הם יצאו נפסדים שנה אחרי שנה. רובם הגדול לא עובדים. מאין הם יחזירו את ההלוואות האלה? או מה נגיד להם, שגם בביתם הם לא יוכלו ללכת לשירותים או לנסוע מחדר לחדר, כי צריך להרחיב את מיפתח הדלת כדי שהם יוכלו לעבור ממקום ל</w:t>
      </w:r>
      <w:r>
        <w:rPr>
          <w:rFonts w:hint="cs"/>
          <w:rtl/>
        </w:rPr>
        <w:t xml:space="preserve">מקום עם עגלת נכים? </w:t>
      </w:r>
    </w:p>
    <w:p w14:paraId="0863D775" w14:textId="77777777" w:rsidR="00000000" w:rsidRDefault="007C71EE">
      <w:pPr>
        <w:pStyle w:val="a"/>
        <w:rPr>
          <w:rFonts w:hint="cs"/>
          <w:rtl/>
        </w:rPr>
      </w:pPr>
    </w:p>
    <w:p w14:paraId="794D4717" w14:textId="77777777" w:rsidR="00000000" w:rsidRDefault="007C71EE">
      <w:pPr>
        <w:pStyle w:val="a"/>
        <w:rPr>
          <w:rFonts w:hint="cs"/>
          <w:rtl/>
        </w:rPr>
      </w:pPr>
      <w:r>
        <w:rPr>
          <w:rFonts w:hint="cs"/>
          <w:rtl/>
        </w:rPr>
        <w:t>אני שואלת את כבוד השר, אין לממשלה הזאת לב? כבר לא מדובר כאן בעניינים גדולים שברומו של עולם. מדובר כאן באנשים שממילא הגורל המר עמם, שהם לא יכולים לעשות את הדברים הבסיסיים ביותר. אז עכשיו אומרים להם שהם לא יכולים לקבל את התשלום הבסיסי הז</w:t>
      </w:r>
      <w:r>
        <w:rPr>
          <w:rFonts w:hint="cs"/>
          <w:rtl/>
        </w:rPr>
        <w:t>ה כדי שהם יוכלו לחיות? לא מדברים פה על חיי מותרות. מדברים פה על המינימום שבמינימום. את זה אתם לוקחים? את זה אתם מקצצים, מכל מה שאפשר לקצץ? 100 מיליון של הנכים הכי קשים? אין לכם שום התחייבות מוסרית לחברים החלשים בחברה?</w:t>
      </w:r>
    </w:p>
    <w:p w14:paraId="24AD4846" w14:textId="77777777" w:rsidR="00000000" w:rsidRDefault="007C71EE">
      <w:pPr>
        <w:pStyle w:val="a"/>
        <w:rPr>
          <w:rFonts w:hint="cs"/>
          <w:rtl/>
        </w:rPr>
      </w:pPr>
    </w:p>
    <w:p w14:paraId="26BA7647" w14:textId="77777777" w:rsidR="00000000" w:rsidRDefault="007C71EE">
      <w:pPr>
        <w:pStyle w:val="a"/>
        <w:rPr>
          <w:rFonts w:hint="cs"/>
          <w:rtl/>
        </w:rPr>
      </w:pPr>
      <w:r>
        <w:rPr>
          <w:rFonts w:hint="cs"/>
          <w:rtl/>
        </w:rPr>
        <w:t>נדמה לי, כבוד השר, שדווקא לליכוד היתה</w:t>
      </w:r>
      <w:r>
        <w:rPr>
          <w:rFonts w:hint="cs"/>
          <w:rtl/>
        </w:rPr>
        <w:t xml:space="preserve"> פעם  מסורת של סולידריות חברתית. בהחלט אני זוכרת את דבריו של מנחם בגין בימיו הטובים. נדמה לי שהיתה מסורת שאמרה שעוזרים לחלשים, שמושיטים להם יד, שמושיטים להם עזרה. אז לעשות דבר כזה, כמו לקצץ את קרן הפרפלגים ולהפוך אותה להלוואה? מה הם, איזו חברה מסחרית שהם י</w:t>
      </w:r>
      <w:r>
        <w:rPr>
          <w:rFonts w:hint="cs"/>
          <w:rtl/>
        </w:rPr>
        <w:t>יקחו הלוואות והבנקים יפרסו להם את החובות? על מה אתם מדברים?</w:t>
      </w:r>
    </w:p>
    <w:p w14:paraId="5A585B42" w14:textId="77777777" w:rsidR="00000000" w:rsidRDefault="007C71EE">
      <w:pPr>
        <w:pStyle w:val="a"/>
        <w:rPr>
          <w:rFonts w:hint="cs"/>
          <w:rtl/>
        </w:rPr>
      </w:pPr>
    </w:p>
    <w:p w14:paraId="0AB1C82C" w14:textId="77777777" w:rsidR="00000000" w:rsidRDefault="007C71EE">
      <w:pPr>
        <w:pStyle w:val="a"/>
        <w:rPr>
          <w:rFonts w:hint="cs"/>
          <w:rtl/>
        </w:rPr>
      </w:pPr>
      <w:r>
        <w:rPr>
          <w:rFonts w:hint="cs"/>
          <w:rtl/>
        </w:rPr>
        <w:t>בואו ניקח דוגמה נוספת, לא פחות מוזרה, ויגיד לי כבוד השר אם הוא חושב שיש לה הצדקה. מסתבר שלנכים הקשים שעוד יכולים לנהוג מסדרים ברכב מערכת גיבוי לבלם, כי אנשים שיש להם היכולות, אם המכונית שלהם לא ע</w:t>
      </w:r>
      <w:r>
        <w:rPr>
          <w:rFonts w:hint="cs"/>
          <w:rtl/>
        </w:rPr>
        <w:t>ובדת, הם יכולים להשתמש בבלם היד. אבל נכה לא יכול לעשות את זה. עד עכשיו המדינה סייעה להם. סייעו להם להתקין ברכב שלהם מערכת בלימה אלטרנטיבית. כלומר, היה להם בלם כמו שלכולם יש. באה המדינה ואמרה: לא, זה יקר לנו מדי. עד כאן. בלם אלטרנטיבי לנכים זה מותרות. אם תי</w:t>
      </w:r>
      <w:r>
        <w:rPr>
          <w:rFonts w:hint="cs"/>
          <w:rtl/>
        </w:rPr>
        <w:t>דרדר מכונית של נכה הוא יאבד את השליטה, מה לעשות. נכה זה נכה, זה לא אדם כמוני וכמוך, בטח לא כמו כבוד שר האוצר, שחושב שזה מיותר. אז כשפונה עכשיו נכה לביטוח הלאומי ומבקש, כמו שהיה בעבר, שיתקינו לו את הבלם האלטרנטיבי, אומרים: סליחה, עכשיו יש קיצוצים, שהנכים יי</w:t>
      </w:r>
      <w:r>
        <w:rPr>
          <w:rFonts w:hint="cs"/>
          <w:rtl/>
        </w:rPr>
        <w:t xml:space="preserve">סעו בלי בלמים. זה לא נראה לך מוגזם? זה לא נראה לך לפגוע בדברים הכי בסיסיים שמגיעים לאנשים, ביטחון הכי בסיסי? </w:t>
      </w:r>
    </w:p>
    <w:p w14:paraId="6159079D" w14:textId="77777777" w:rsidR="00000000" w:rsidRDefault="007C71EE">
      <w:pPr>
        <w:pStyle w:val="a"/>
        <w:rPr>
          <w:rFonts w:hint="cs"/>
          <w:rtl/>
        </w:rPr>
      </w:pPr>
    </w:p>
    <w:p w14:paraId="2F8604C0" w14:textId="77777777" w:rsidR="00000000" w:rsidRDefault="007C71EE">
      <w:pPr>
        <w:pStyle w:val="a"/>
        <w:rPr>
          <w:rFonts w:hint="cs"/>
          <w:rtl/>
        </w:rPr>
      </w:pPr>
      <w:r>
        <w:rPr>
          <w:rFonts w:hint="cs"/>
          <w:rtl/>
        </w:rPr>
        <w:t>לכאורה, בתוך התוכנית הגדולה הדברים האלה נחשבים לדבר קטן, אבל זה לב העניין. זה המבחן האמיתי של חברה. הציבור צריך לדעת שהתוכנית הזאת מתעמרת בחלשים.</w:t>
      </w:r>
      <w:r>
        <w:rPr>
          <w:rFonts w:hint="cs"/>
          <w:rtl/>
        </w:rPr>
        <w:t xml:space="preserve"> זה לא שהיא לא נותנת להם סיוע, היא פשוט מתעללת בהם. היא לוקחת מהם את הדברים הכי בסיסיים. היא לוקחת מהם את היכולת לחיות בכבוד. אנחנו חוקקנו פה חוק-יסוד: כבוד האדם וחירותו. מה נותר מכבוד האדם? על-פי התוכנית הכלכלית כבוד יהיה רק למי שיכול לממן את עצמו בכוחות </w:t>
      </w:r>
      <w:r>
        <w:rPr>
          <w:rFonts w:hint="cs"/>
          <w:rtl/>
        </w:rPr>
        <w:t>עצמו. לא נעים לי להעיר את חבר הכנסת משינוי שישן, אבל זה בסדר, כולנו מנמנמים אחרי הלילות הארוכים הללו - - -</w:t>
      </w:r>
    </w:p>
    <w:p w14:paraId="4371171C" w14:textId="77777777" w:rsidR="00000000" w:rsidRDefault="007C71EE">
      <w:pPr>
        <w:pStyle w:val="a"/>
        <w:rPr>
          <w:rFonts w:hint="cs"/>
          <w:rtl/>
        </w:rPr>
      </w:pPr>
    </w:p>
    <w:p w14:paraId="64907372" w14:textId="77777777" w:rsidR="00000000" w:rsidRDefault="007C71EE">
      <w:pPr>
        <w:pStyle w:val="ac"/>
        <w:rPr>
          <w:rtl/>
        </w:rPr>
      </w:pPr>
      <w:r>
        <w:rPr>
          <w:rFonts w:hint="eastAsia"/>
          <w:rtl/>
        </w:rPr>
        <w:t>יגאל</w:t>
      </w:r>
      <w:r>
        <w:rPr>
          <w:rtl/>
        </w:rPr>
        <w:t xml:space="preserve"> יאסינוב (שינוי):</w:t>
      </w:r>
    </w:p>
    <w:p w14:paraId="14A9DA4C" w14:textId="77777777" w:rsidR="00000000" w:rsidRDefault="007C71EE">
      <w:pPr>
        <w:pStyle w:val="a"/>
        <w:rPr>
          <w:rFonts w:hint="cs"/>
          <w:rtl/>
        </w:rPr>
      </w:pPr>
    </w:p>
    <w:p w14:paraId="53284F14" w14:textId="77777777" w:rsidR="00000000" w:rsidRDefault="007C71EE">
      <w:pPr>
        <w:pStyle w:val="a"/>
        <w:rPr>
          <w:rFonts w:hint="cs"/>
          <w:rtl/>
        </w:rPr>
      </w:pPr>
      <w:r>
        <w:rPr>
          <w:rFonts w:hint="cs"/>
          <w:rtl/>
        </w:rPr>
        <w:t>אני לא ישן.</w:t>
      </w:r>
    </w:p>
    <w:p w14:paraId="4C6E9851" w14:textId="77777777" w:rsidR="00000000" w:rsidRDefault="007C71EE">
      <w:pPr>
        <w:pStyle w:val="a"/>
        <w:rPr>
          <w:rFonts w:hint="cs"/>
          <w:rtl/>
        </w:rPr>
      </w:pPr>
    </w:p>
    <w:p w14:paraId="49D64466" w14:textId="77777777" w:rsidR="00000000" w:rsidRDefault="007C71EE">
      <w:pPr>
        <w:pStyle w:val="Speaker"/>
        <w:rPr>
          <w:rtl/>
        </w:rPr>
      </w:pPr>
      <w:bookmarkStart w:id="2256" w:name="FS000001043T28_05_2003_09_40_42"/>
      <w:bookmarkEnd w:id="2256"/>
      <w:r>
        <w:rPr>
          <w:rFonts w:hint="eastAsia"/>
          <w:rtl/>
        </w:rPr>
        <w:t>יולי</w:t>
      </w:r>
      <w:r>
        <w:rPr>
          <w:rtl/>
        </w:rPr>
        <w:t xml:space="preserve"> תמיר (העבודה-מימד):</w:t>
      </w:r>
    </w:p>
    <w:p w14:paraId="3C0AE940" w14:textId="77777777" w:rsidR="00000000" w:rsidRDefault="007C71EE">
      <w:pPr>
        <w:pStyle w:val="a"/>
        <w:rPr>
          <w:rFonts w:hint="cs"/>
          <w:rtl/>
        </w:rPr>
      </w:pPr>
    </w:p>
    <w:p w14:paraId="09A3212F" w14:textId="77777777" w:rsidR="00000000" w:rsidRDefault="007C71EE">
      <w:pPr>
        <w:pStyle w:val="a"/>
        <w:rPr>
          <w:rFonts w:hint="cs"/>
          <w:rtl/>
        </w:rPr>
      </w:pPr>
      <w:r>
        <w:rPr>
          <w:rFonts w:hint="cs"/>
          <w:rtl/>
        </w:rPr>
        <w:t>שינוי התחילה את המסורת הזאת של דיבור על טפילים חברתיים. התחלתם לדבר על טפילות חברתית ו</w:t>
      </w:r>
      <w:r>
        <w:rPr>
          <w:rFonts w:hint="cs"/>
          <w:rtl/>
        </w:rPr>
        <w:t xml:space="preserve">סיימתם בעצם בתוכנית שלפיה כל מי שלא יכול לעמוד בכוחות עצמו על רגליו, נחשב לטפיל, ואם הוא טפיל הוא לא ראוי לסיוע ממלכתי. אבל המציאות היא אחרת. </w:t>
      </w:r>
    </w:p>
    <w:p w14:paraId="523CAEE3" w14:textId="77777777" w:rsidR="00000000" w:rsidRDefault="007C71EE">
      <w:pPr>
        <w:pStyle w:val="a"/>
        <w:rPr>
          <w:rFonts w:hint="cs"/>
          <w:rtl/>
        </w:rPr>
      </w:pPr>
    </w:p>
    <w:p w14:paraId="7D0E17BF" w14:textId="77777777" w:rsidR="00000000" w:rsidRDefault="007C71EE">
      <w:pPr>
        <w:pStyle w:val="ac"/>
        <w:rPr>
          <w:rtl/>
        </w:rPr>
      </w:pPr>
      <w:r>
        <w:rPr>
          <w:rFonts w:hint="eastAsia"/>
          <w:rtl/>
        </w:rPr>
        <w:t>יגאל</w:t>
      </w:r>
      <w:r>
        <w:rPr>
          <w:rtl/>
        </w:rPr>
        <w:t xml:space="preserve"> יאסינוב (שינוי):</w:t>
      </w:r>
    </w:p>
    <w:p w14:paraId="20B20010" w14:textId="77777777" w:rsidR="00000000" w:rsidRDefault="007C71EE">
      <w:pPr>
        <w:pStyle w:val="a"/>
        <w:rPr>
          <w:rFonts w:hint="cs"/>
          <w:rtl/>
        </w:rPr>
      </w:pPr>
    </w:p>
    <w:p w14:paraId="67B91B16" w14:textId="77777777" w:rsidR="00000000" w:rsidRDefault="007C71EE">
      <w:pPr>
        <w:pStyle w:val="a"/>
        <w:rPr>
          <w:rFonts w:hint="cs"/>
          <w:rtl/>
        </w:rPr>
      </w:pPr>
      <w:r>
        <w:rPr>
          <w:rFonts w:hint="cs"/>
          <w:rtl/>
        </w:rPr>
        <w:t xml:space="preserve">זה לא ראוי לתגובה. לשמוע את זה מפרופסור זה עלבון לאינטליגנציה. </w:t>
      </w:r>
    </w:p>
    <w:p w14:paraId="4350FA73" w14:textId="77777777" w:rsidR="00000000" w:rsidRDefault="007C71EE">
      <w:pPr>
        <w:pStyle w:val="a"/>
        <w:rPr>
          <w:rFonts w:hint="cs"/>
          <w:rtl/>
        </w:rPr>
      </w:pPr>
    </w:p>
    <w:p w14:paraId="14A4F75B" w14:textId="77777777" w:rsidR="00000000" w:rsidRDefault="007C71EE">
      <w:pPr>
        <w:pStyle w:val="SpeakerCon"/>
        <w:rPr>
          <w:rtl/>
        </w:rPr>
      </w:pPr>
      <w:bookmarkStart w:id="2257" w:name="FS000001043T28_05_2003_09_42_01C"/>
      <w:bookmarkEnd w:id="2257"/>
      <w:r>
        <w:rPr>
          <w:rtl/>
        </w:rPr>
        <w:t>יולי תמיר (העבודה-מימד):</w:t>
      </w:r>
    </w:p>
    <w:p w14:paraId="17B20EEA" w14:textId="77777777" w:rsidR="00000000" w:rsidRDefault="007C71EE">
      <w:pPr>
        <w:pStyle w:val="a"/>
        <w:rPr>
          <w:rtl/>
        </w:rPr>
      </w:pPr>
    </w:p>
    <w:p w14:paraId="24F2EAF8" w14:textId="77777777" w:rsidR="00000000" w:rsidRDefault="007C71EE">
      <w:pPr>
        <w:pStyle w:val="a"/>
        <w:rPr>
          <w:rFonts w:hint="cs"/>
          <w:rtl/>
        </w:rPr>
      </w:pPr>
      <w:r>
        <w:rPr>
          <w:rFonts w:hint="cs"/>
          <w:rtl/>
        </w:rPr>
        <w:t>זה ראוי לתגובה, כי אתם נותנים יד לתוכנית שהיא דרוויניזם כלכלי הכי אכזרי והכי נוראי שהיה כאן אי פעם. אל תתפלאו אחר כך. שואלים איפה הסולידריות החברתית במדינת ישראל, איפה החוסן החברתי במדינת ישראל. הוא נעלם מכאן, מהכנסת, מהמקום שאומר לאנשים בחברה, לחלשים בח</w:t>
      </w:r>
      <w:r>
        <w:rPr>
          <w:rFonts w:hint="cs"/>
          <w:rtl/>
        </w:rPr>
        <w:t xml:space="preserve">ברה, לקשישים, לנכים, לאמהות חד-הוריות, לעקרות-הבית: אם אתם לא תורמים, אתם בשבילנו בטלים. </w:t>
      </w:r>
    </w:p>
    <w:p w14:paraId="162CFC45" w14:textId="77777777" w:rsidR="00000000" w:rsidRDefault="007C71EE">
      <w:pPr>
        <w:pStyle w:val="a"/>
        <w:rPr>
          <w:rFonts w:hint="cs"/>
          <w:rtl/>
        </w:rPr>
      </w:pPr>
    </w:p>
    <w:p w14:paraId="56D6A42E" w14:textId="77777777" w:rsidR="00000000" w:rsidRDefault="007C71EE">
      <w:pPr>
        <w:pStyle w:val="a"/>
        <w:rPr>
          <w:rFonts w:hint="cs"/>
          <w:rtl/>
        </w:rPr>
      </w:pPr>
      <w:r>
        <w:rPr>
          <w:rFonts w:hint="cs"/>
          <w:rtl/>
        </w:rPr>
        <w:t>אני רוצה להגיד לכנסת דבר שאולי לא נעים לשמוע אותו: אזרחים זה דבר יקר, יקר במלוא מובן המלה. מה לעשות, אזרחים עולים כסף למדינה - צריך לחנך אותם, צריך לתת להם טיפול רפו</w:t>
      </w:r>
      <w:r>
        <w:rPr>
          <w:rFonts w:hint="cs"/>
          <w:rtl/>
        </w:rPr>
        <w:t>אי, צריך לתת להם סיעוד כשצריך, צריך לתת להם דמי אבטלה כשצריך. כן. אז אולי אפשר להציע שתהיה פה מדינה בלי אזרחים, אולי מדינה רק עם עשירים. זה באמת לא עולה כסף למדינה, כל אחד יטפל בענייניו הוא והמדינה תצא מאוד מרוצה, פקידי האוצר ילכו הביתה בשמחה, כי האזרחים ל</w:t>
      </w:r>
      <w:r>
        <w:rPr>
          <w:rFonts w:hint="cs"/>
          <w:rtl/>
        </w:rPr>
        <w:t xml:space="preserve">א יעלו להם כסף. </w:t>
      </w:r>
    </w:p>
    <w:p w14:paraId="03654CA2" w14:textId="77777777" w:rsidR="00000000" w:rsidRDefault="007C71EE">
      <w:pPr>
        <w:pStyle w:val="a"/>
        <w:rPr>
          <w:rFonts w:hint="cs"/>
          <w:rtl/>
        </w:rPr>
      </w:pPr>
    </w:p>
    <w:p w14:paraId="6039A71C" w14:textId="77777777" w:rsidR="00000000" w:rsidRDefault="007C71EE">
      <w:pPr>
        <w:pStyle w:val="a"/>
        <w:rPr>
          <w:rFonts w:hint="cs"/>
          <w:rtl/>
        </w:rPr>
      </w:pPr>
      <w:r>
        <w:rPr>
          <w:rFonts w:hint="cs"/>
          <w:rtl/>
        </w:rPr>
        <w:t>זאת  לא חברה נורמלית. אתם מדרדרים את החברה הישראלית למשבר שהרבה שנים לא נוכל לצאת ממנו. ולא יגידו לנו אחר כך, כמו שאמר רק לפני רגע כבוד השר לנדאו, שאנחנו נותנים כסף לערבים. כשהכסף כולו זורם בסוף לדמי אבטלה, כי אין עבודה ולא מטפחים את התעס</w:t>
      </w:r>
      <w:r>
        <w:rPr>
          <w:rFonts w:hint="cs"/>
          <w:rtl/>
        </w:rPr>
        <w:t>וקה ואת החינוך, כשהכסף ניתן בסוף רק כפיצוי על עוול שנעשה ולא על דרך לבנות חברה ולבנות עתיד ומערכת יציבה שיכולה לתת לכל החברה הישראלית להתפרנס בכבוד, אז אתם מבזבזים כסף לריק. לכן התוכנית הזאת היא לא רק תוכנית של רשע, היא תוכנית של איוולת כלכלית, כי החלשים י</w:t>
      </w:r>
      <w:r>
        <w:rPr>
          <w:rFonts w:hint="cs"/>
          <w:rtl/>
        </w:rPr>
        <w:t xml:space="preserve">יעשו חלשים יותר, אבל בסוף - החברה לא תוכל להזניח אותם. אנחנו לא ניתן שיזניחו אותם. איש לא ייתן שיזניחו אותם, ובסוף זה גם יעלה יותר כסף. </w:t>
      </w:r>
    </w:p>
    <w:p w14:paraId="1ECCC939" w14:textId="77777777" w:rsidR="00000000" w:rsidRDefault="007C71EE">
      <w:pPr>
        <w:pStyle w:val="a"/>
        <w:rPr>
          <w:rFonts w:hint="cs"/>
          <w:rtl/>
        </w:rPr>
      </w:pPr>
    </w:p>
    <w:p w14:paraId="31504056" w14:textId="77777777" w:rsidR="00000000" w:rsidRDefault="007C71EE">
      <w:pPr>
        <w:pStyle w:val="a"/>
        <w:rPr>
          <w:rFonts w:hint="cs"/>
          <w:rtl/>
        </w:rPr>
      </w:pPr>
      <w:r>
        <w:rPr>
          <w:rFonts w:hint="cs"/>
          <w:rtl/>
        </w:rPr>
        <w:t>אז התוכנית הזאת, שעכשיו כולם משתבחים בה שהיא תבנה לנו עתיד טוב יותר, לא מוליכה אותנו אלא לעתיד הרבה יותר גרוע. בסופו ש</w:t>
      </w:r>
      <w:r>
        <w:rPr>
          <w:rFonts w:hint="cs"/>
          <w:rtl/>
        </w:rPr>
        <w:t>ל דבר, אנחנו עלולים כולנו להיזכר בצער רב בימים האפלים האלה כאן בכנסת, שאנחנו רואים בהם בעצם את שינוי הכיוון של החברה האזרחית, מחברה אנושית לחברה אכזרית שמתעלמת ולפעמים גם מתעללת, כמו שהראיתי, בחברים החלשים שלה.</w:t>
      </w:r>
    </w:p>
    <w:p w14:paraId="6EC0F8A8" w14:textId="77777777" w:rsidR="00000000" w:rsidRDefault="007C71EE">
      <w:pPr>
        <w:pStyle w:val="a"/>
        <w:rPr>
          <w:rFonts w:hint="cs"/>
          <w:rtl/>
        </w:rPr>
      </w:pPr>
    </w:p>
    <w:p w14:paraId="7C1047ED" w14:textId="77777777" w:rsidR="00000000" w:rsidRDefault="007C71EE">
      <w:pPr>
        <w:pStyle w:val="a"/>
        <w:rPr>
          <w:rFonts w:hint="cs"/>
          <w:rtl/>
        </w:rPr>
      </w:pPr>
      <w:r>
        <w:rPr>
          <w:rFonts w:hint="cs"/>
          <w:rtl/>
        </w:rPr>
        <w:t>אני מקווה שהיום יבואו המונים להפגנה בשעה 16:</w:t>
      </w:r>
      <w:r>
        <w:rPr>
          <w:rFonts w:hint="cs"/>
          <w:rtl/>
        </w:rPr>
        <w:t>30 כדי להביע את מחאתם. אנחנו נצא להפגנה בדרך אל הכנסת ונביע כך מחאה ציבורית. וגם אם ניכשל לא נרפה מהמאבק הזה, כי הוא צודק. תודה.</w:t>
      </w:r>
    </w:p>
    <w:p w14:paraId="17A45BE4" w14:textId="77777777" w:rsidR="00000000" w:rsidRDefault="007C71EE">
      <w:pPr>
        <w:pStyle w:val="a"/>
        <w:ind w:firstLine="0"/>
        <w:rPr>
          <w:rFonts w:hint="cs"/>
          <w:rtl/>
        </w:rPr>
      </w:pPr>
    </w:p>
    <w:p w14:paraId="1765F8FF" w14:textId="77777777" w:rsidR="00000000" w:rsidRDefault="007C71EE">
      <w:pPr>
        <w:pStyle w:val="ad"/>
        <w:rPr>
          <w:rFonts w:hint="cs"/>
          <w:rtl/>
        </w:rPr>
      </w:pPr>
      <w:r>
        <w:rPr>
          <w:rFonts w:hint="cs"/>
          <w:rtl/>
        </w:rPr>
        <w:t>היו</w:t>
      </w:r>
      <w:r>
        <w:rPr>
          <w:rtl/>
        </w:rPr>
        <w:t>"</w:t>
      </w:r>
      <w:r>
        <w:rPr>
          <w:rFonts w:hint="cs"/>
          <w:rtl/>
        </w:rPr>
        <w:t>ר יולי-יואל אדלשטיין:</w:t>
      </w:r>
    </w:p>
    <w:p w14:paraId="3E0E06D5" w14:textId="77777777" w:rsidR="00000000" w:rsidRDefault="007C71EE">
      <w:pPr>
        <w:pStyle w:val="a"/>
        <w:ind w:firstLine="0"/>
        <w:rPr>
          <w:rFonts w:hint="cs"/>
          <w:rtl/>
        </w:rPr>
      </w:pPr>
    </w:p>
    <w:p w14:paraId="3B28FC0F" w14:textId="77777777" w:rsidR="00000000" w:rsidRDefault="007C71EE">
      <w:pPr>
        <w:pStyle w:val="a"/>
        <w:ind w:firstLine="0"/>
        <w:rPr>
          <w:rFonts w:hint="cs"/>
          <w:rtl/>
        </w:rPr>
      </w:pPr>
      <w:r>
        <w:rPr>
          <w:rFonts w:hint="cs"/>
          <w:rtl/>
        </w:rPr>
        <w:tab/>
        <w:t>תודה לחברת הכנסת תמיר, גם על העמידה בזמנים בשעות בוקר מוקדמות. חבר הכנסת חיים אורון, ג'ומס, בבקשה.</w:t>
      </w:r>
      <w:r>
        <w:rPr>
          <w:rFonts w:hint="cs"/>
          <w:rtl/>
        </w:rPr>
        <w:t xml:space="preserve"> </w:t>
      </w:r>
    </w:p>
    <w:p w14:paraId="2E5AADC2" w14:textId="77777777" w:rsidR="00000000" w:rsidRDefault="007C71EE">
      <w:pPr>
        <w:pStyle w:val="a"/>
        <w:ind w:firstLine="0"/>
        <w:rPr>
          <w:rFonts w:hint="cs"/>
          <w:rtl/>
        </w:rPr>
      </w:pPr>
    </w:p>
    <w:p w14:paraId="67C8AAF0" w14:textId="77777777" w:rsidR="00000000" w:rsidRDefault="007C71EE">
      <w:pPr>
        <w:pStyle w:val="Speaker"/>
        <w:rPr>
          <w:rtl/>
        </w:rPr>
      </w:pPr>
      <w:bookmarkStart w:id="2258" w:name="FS000001065T28_05_2003_09_52_26"/>
      <w:bookmarkEnd w:id="2258"/>
      <w:r>
        <w:rPr>
          <w:rFonts w:hint="eastAsia"/>
          <w:rtl/>
        </w:rPr>
        <w:t>חיים</w:t>
      </w:r>
      <w:r>
        <w:rPr>
          <w:rtl/>
        </w:rPr>
        <w:t xml:space="preserve"> אורון (מרצ):</w:t>
      </w:r>
    </w:p>
    <w:p w14:paraId="1852B3A0" w14:textId="77777777" w:rsidR="00000000" w:rsidRDefault="007C71EE">
      <w:pPr>
        <w:pStyle w:val="a"/>
        <w:rPr>
          <w:rFonts w:hint="cs"/>
          <w:rtl/>
        </w:rPr>
      </w:pPr>
    </w:p>
    <w:p w14:paraId="37C1ACF5" w14:textId="77777777" w:rsidR="00000000" w:rsidRDefault="007C71EE">
      <w:pPr>
        <w:pStyle w:val="a"/>
        <w:rPr>
          <w:rFonts w:hint="cs"/>
          <w:rtl/>
        </w:rPr>
      </w:pPr>
      <w:r>
        <w:rPr>
          <w:rFonts w:hint="cs"/>
          <w:rtl/>
        </w:rPr>
        <w:t>אדוני היושב-ראש, חברת הכנסת תמיר,  את כנראה תצטרכי לדבר שוב אחרי, אם לא יבוא לפה מישהו.</w:t>
      </w:r>
    </w:p>
    <w:p w14:paraId="1C1516D0" w14:textId="77777777" w:rsidR="00000000" w:rsidRDefault="007C71EE">
      <w:pPr>
        <w:pStyle w:val="a"/>
        <w:ind w:firstLine="0"/>
        <w:rPr>
          <w:rFonts w:hint="cs"/>
          <w:rtl/>
        </w:rPr>
      </w:pPr>
    </w:p>
    <w:p w14:paraId="7018DAF0" w14:textId="77777777" w:rsidR="00000000" w:rsidRDefault="007C71EE">
      <w:pPr>
        <w:pStyle w:val="ad"/>
        <w:rPr>
          <w:rFonts w:hint="cs"/>
          <w:rtl/>
        </w:rPr>
      </w:pPr>
      <w:r>
        <w:rPr>
          <w:rFonts w:hint="cs"/>
          <w:rtl/>
        </w:rPr>
        <w:t>היו</w:t>
      </w:r>
      <w:r>
        <w:rPr>
          <w:rtl/>
        </w:rPr>
        <w:t>"</w:t>
      </w:r>
      <w:r>
        <w:rPr>
          <w:rFonts w:hint="cs"/>
          <w:rtl/>
        </w:rPr>
        <w:t>ר יולי-יואל אדלשטיין:</w:t>
      </w:r>
    </w:p>
    <w:p w14:paraId="04941DEE" w14:textId="77777777" w:rsidR="00000000" w:rsidRDefault="007C71EE">
      <w:pPr>
        <w:pStyle w:val="a"/>
        <w:ind w:firstLine="0"/>
        <w:rPr>
          <w:rFonts w:hint="cs"/>
          <w:rtl/>
        </w:rPr>
      </w:pPr>
    </w:p>
    <w:p w14:paraId="414CE6F0" w14:textId="77777777" w:rsidR="00000000" w:rsidRDefault="007C71EE">
      <w:pPr>
        <w:pStyle w:val="a"/>
        <w:ind w:firstLine="0"/>
        <w:rPr>
          <w:rFonts w:hint="cs"/>
          <w:rtl/>
        </w:rPr>
      </w:pPr>
      <w:r>
        <w:rPr>
          <w:rFonts w:hint="cs"/>
          <w:rtl/>
        </w:rPr>
        <w:tab/>
        <w:t xml:space="preserve">חבר הכנסת יאסינוב מקשיב לכל מלה. </w:t>
      </w:r>
    </w:p>
    <w:p w14:paraId="3E4456DC" w14:textId="77777777" w:rsidR="00000000" w:rsidRDefault="007C71EE">
      <w:pPr>
        <w:pStyle w:val="a"/>
        <w:ind w:firstLine="0"/>
        <w:rPr>
          <w:rFonts w:hint="cs"/>
          <w:rtl/>
        </w:rPr>
      </w:pPr>
    </w:p>
    <w:p w14:paraId="5EC50F4F" w14:textId="77777777" w:rsidR="00000000" w:rsidRDefault="007C71EE">
      <w:pPr>
        <w:pStyle w:val="SpeakerCon"/>
        <w:rPr>
          <w:rtl/>
        </w:rPr>
      </w:pPr>
      <w:bookmarkStart w:id="2259" w:name="FS000001065T28_05_2003_09_54_28C"/>
      <w:bookmarkEnd w:id="2259"/>
      <w:r>
        <w:rPr>
          <w:rtl/>
        </w:rPr>
        <w:t>חיים אורון (מרצ):</w:t>
      </w:r>
    </w:p>
    <w:p w14:paraId="48E93E4A" w14:textId="77777777" w:rsidR="00000000" w:rsidRDefault="007C71EE">
      <w:pPr>
        <w:pStyle w:val="a"/>
        <w:rPr>
          <w:rtl/>
        </w:rPr>
      </w:pPr>
    </w:p>
    <w:p w14:paraId="370768A3" w14:textId="77777777" w:rsidR="00000000" w:rsidRDefault="007C71EE">
      <w:pPr>
        <w:pStyle w:val="a"/>
        <w:rPr>
          <w:rFonts w:hint="cs"/>
          <w:rtl/>
        </w:rPr>
      </w:pPr>
      <w:r>
        <w:rPr>
          <w:rFonts w:hint="cs"/>
          <w:rtl/>
        </w:rPr>
        <w:t xml:space="preserve">השאלה היא אם הוא רוצה לדבר. </w:t>
      </w:r>
    </w:p>
    <w:p w14:paraId="32460131" w14:textId="77777777" w:rsidR="00000000" w:rsidRDefault="007C71EE">
      <w:pPr>
        <w:pStyle w:val="a"/>
        <w:rPr>
          <w:rFonts w:hint="cs"/>
          <w:rtl/>
        </w:rPr>
      </w:pPr>
    </w:p>
    <w:p w14:paraId="42A895AF" w14:textId="77777777" w:rsidR="00000000" w:rsidRDefault="007C71EE">
      <w:pPr>
        <w:pStyle w:val="a"/>
        <w:rPr>
          <w:rFonts w:hint="cs"/>
          <w:rtl/>
        </w:rPr>
      </w:pPr>
      <w:r>
        <w:rPr>
          <w:rFonts w:hint="cs"/>
          <w:rtl/>
        </w:rPr>
        <w:t>אדוני היושב-ראש, חברי הכנסת, ידיד</w:t>
      </w:r>
      <w:r>
        <w:rPr>
          <w:rFonts w:hint="cs"/>
          <w:rtl/>
        </w:rPr>
        <w:t>תי חברת הכנסת יולי תמיר דיברה עכשיו על פרק אחד בחוק הניידות, שהוא צירוף של אטימות, טמטום ורשע, אחרת באמת אי-אפשר להסביר את זה. במקרה נפגשנו שנינו באוהל המחאה של הנכים. יצא לי גם לשמוע אותם בוועדת הכספים מציגים את הדברים הכי אלמנטריים. דרך אגב, באופן מאוד מ</w:t>
      </w:r>
      <w:r>
        <w:rPr>
          <w:rFonts w:hint="cs"/>
          <w:rtl/>
        </w:rPr>
        <w:t>אוד מכובד, אדוני היושב-ראש. לא כמי שבאים לבקש מאתנו איזו טובה או חס וחלילה גמילות חסד. הם דיברו כאנשים גאים שחושבים שהחברה צריכה לטפל במוגבלים שבתוכה באופן מכובד ולתת להם את זכויותיהם. ויש זכות יותר אלמנטרית מאשר ניידות בסיסית? זאת רק אחת הדוגמאות.</w:t>
      </w:r>
    </w:p>
    <w:p w14:paraId="58832F18" w14:textId="77777777" w:rsidR="00000000" w:rsidRDefault="007C71EE">
      <w:pPr>
        <w:pStyle w:val="a"/>
        <w:rPr>
          <w:rFonts w:hint="cs"/>
          <w:rtl/>
        </w:rPr>
      </w:pPr>
    </w:p>
    <w:p w14:paraId="3BB2815D" w14:textId="77777777" w:rsidR="00000000" w:rsidRDefault="007C71EE">
      <w:pPr>
        <w:pStyle w:val="a"/>
        <w:rPr>
          <w:rFonts w:hint="cs"/>
          <w:rtl/>
        </w:rPr>
      </w:pPr>
      <w:r>
        <w:rPr>
          <w:rFonts w:hint="cs"/>
          <w:rtl/>
        </w:rPr>
        <w:t xml:space="preserve">בשעות </w:t>
      </w:r>
      <w:r>
        <w:rPr>
          <w:rFonts w:hint="cs"/>
          <w:rtl/>
        </w:rPr>
        <w:t>האחרונות, כדי להתכונן לריטואל הבא של ההצבעות, עברתי על 400 העמודים האלה עוד הפעם וכתבתי בכל אחד מהם על מה הולכים להצביע. ועוד הפעם אני רואה  אותן קצבאות ביטוח לאומי שהן מוקפאות מעכשיו עד 2005. בכלל יש פה ממשלה, אדוני היושב-ראש, עם "א וייטן קוק", איזו ראייה</w:t>
      </w:r>
      <w:r>
        <w:rPr>
          <w:rFonts w:hint="cs"/>
          <w:rtl/>
        </w:rPr>
        <w:t xml:space="preserve"> ארוכת טווח כזאת, עד 2006 הם יודעים בדיוק. הגישו ארבע תוכניות כלכליות במשך שנה אחת. כל אחת הפכה את השנייה. אתה היית שר בממשלה ואתה מכיר את זה. אני מכיר את זה גם מהממשלה וגם מהכנסת. פה יש להם ראייה ארוכה עד 2006, ועד אז מקפיאים את כל הקצבאות. ומה יקרה אם תה</w:t>
      </w:r>
      <w:r>
        <w:rPr>
          <w:rFonts w:hint="cs"/>
          <w:rtl/>
        </w:rPr>
        <w:t xml:space="preserve">יה אינפלציה? דרך אגב, אם המיתון הזה יימשך כפי שהוא עכשיו והמשבר יימשך כפי שהוא עכשיו, דבר אחד בטוח - לא תהיה אינפלציה. זה יהיה בסדר גמור, לא תהיה אינפלציה, זה מסתדר. </w:t>
      </w:r>
    </w:p>
    <w:p w14:paraId="4A1997DD" w14:textId="77777777" w:rsidR="00000000" w:rsidRDefault="007C71EE">
      <w:pPr>
        <w:pStyle w:val="a"/>
        <w:rPr>
          <w:rFonts w:hint="cs"/>
          <w:rtl/>
        </w:rPr>
      </w:pPr>
    </w:p>
    <w:p w14:paraId="52E3D346" w14:textId="77777777" w:rsidR="00000000" w:rsidRDefault="007C71EE">
      <w:pPr>
        <w:pStyle w:val="ac"/>
        <w:rPr>
          <w:rtl/>
        </w:rPr>
      </w:pPr>
      <w:r>
        <w:rPr>
          <w:rFonts w:hint="eastAsia"/>
          <w:rtl/>
        </w:rPr>
        <w:t>ג</w:t>
      </w:r>
      <w:r>
        <w:rPr>
          <w:rtl/>
        </w:rPr>
        <w:t>'מאל זחאלקה (בל"ד):</w:t>
      </w:r>
    </w:p>
    <w:p w14:paraId="092D040B" w14:textId="77777777" w:rsidR="00000000" w:rsidRDefault="007C71EE">
      <w:pPr>
        <w:pStyle w:val="a"/>
        <w:rPr>
          <w:rFonts w:hint="cs"/>
          <w:rtl/>
        </w:rPr>
      </w:pPr>
    </w:p>
    <w:p w14:paraId="1F00C4C8" w14:textId="77777777" w:rsidR="00000000" w:rsidRDefault="007C71EE">
      <w:pPr>
        <w:pStyle w:val="a"/>
        <w:rPr>
          <w:rFonts w:hint="cs"/>
          <w:rtl/>
        </w:rPr>
      </w:pPr>
      <w:r>
        <w:rPr>
          <w:rFonts w:hint="cs"/>
          <w:rtl/>
        </w:rPr>
        <w:t>אל תהיה בטוח.</w:t>
      </w:r>
    </w:p>
    <w:p w14:paraId="7B89FBA1" w14:textId="77777777" w:rsidR="00000000" w:rsidRDefault="007C71EE">
      <w:pPr>
        <w:pStyle w:val="a"/>
        <w:rPr>
          <w:rFonts w:hint="cs"/>
          <w:rtl/>
        </w:rPr>
      </w:pPr>
    </w:p>
    <w:p w14:paraId="77873A8F" w14:textId="77777777" w:rsidR="00000000" w:rsidRDefault="007C71EE">
      <w:pPr>
        <w:pStyle w:val="SpeakerCon"/>
        <w:rPr>
          <w:rtl/>
        </w:rPr>
      </w:pPr>
      <w:bookmarkStart w:id="2260" w:name="FS000001065T28_05_2003_10_04_46C"/>
      <w:bookmarkEnd w:id="2260"/>
      <w:r>
        <w:rPr>
          <w:rFonts w:hint="eastAsia"/>
          <w:rtl/>
        </w:rPr>
        <w:t>חיים</w:t>
      </w:r>
      <w:r>
        <w:rPr>
          <w:rtl/>
        </w:rPr>
        <w:t xml:space="preserve"> אורון (מרצ):</w:t>
      </w:r>
    </w:p>
    <w:p w14:paraId="19DE6F85" w14:textId="77777777" w:rsidR="00000000" w:rsidRDefault="007C71EE">
      <w:pPr>
        <w:pStyle w:val="a"/>
        <w:rPr>
          <w:rFonts w:hint="cs"/>
          <w:rtl/>
        </w:rPr>
      </w:pPr>
    </w:p>
    <w:p w14:paraId="056906A1" w14:textId="77777777" w:rsidR="00000000" w:rsidRDefault="007C71EE">
      <w:pPr>
        <w:pStyle w:val="a"/>
        <w:rPr>
          <w:rFonts w:hint="cs"/>
          <w:rtl/>
        </w:rPr>
      </w:pPr>
      <w:r>
        <w:rPr>
          <w:rFonts w:hint="cs"/>
          <w:rtl/>
        </w:rPr>
        <w:t>אבל אם כן תהיה אינפלציה? עד 5% א</w:t>
      </w:r>
      <w:r>
        <w:rPr>
          <w:rFonts w:hint="cs"/>
          <w:rtl/>
        </w:rPr>
        <w:t>ינפלציה בשנה לא מעדכנים. ואם בשנה הראשונה תהיה אינפלציה של 4.5%  ובשנה השנייה 4.8% אינפלציה, מעל 9% אינפלציה - אין, כי זה לא מצטבר. כל שנה בנפרד. כלומר, יכול להיות מצב שנבוא בעוד שנתיים ונגלה שהקצבאות הכי אלמנטריות קוצצו ב=9%.  כל הקצבאות חוץ מקצבאות זיקנה</w:t>
      </w:r>
      <w:r>
        <w:rPr>
          <w:rFonts w:hint="cs"/>
          <w:rtl/>
        </w:rPr>
        <w:t xml:space="preserve">. למזלנו, הוצאנו את זה משם. מדובר בקצבאות נכים, קצבאות יתומים, קצבאות אלמנות שיקוצצו ב=9%. מ=1,300 שקל בחודש - כמעט 120 שקל. רק תחשבו על המספרים האלה שמגיעים לאנשים עצמם. וזה ככה עובר בסעיפים, ופה ירימו ויורידו וירימו ויורידו. חלק כבר ינמנמו, היושב-ראש לא </w:t>
      </w:r>
      <w:r>
        <w:rPr>
          <w:rFonts w:hint="cs"/>
          <w:rtl/>
        </w:rPr>
        <w:t xml:space="preserve">ידע על מה מצביעים, חברי הכנסת לא ידעו על מה מצביעים. </w:t>
      </w:r>
    </w:p>
    <w:p w14:paraId="293002A4" w14:textId="77777777" w:rsidR="00000000" w:rsidRDefault="007C71EE">
      <w:pPr>
        <w:pStyle w:val="a"/>
        <w:rPr>
          <w:rFonts w:hint="cs"/>
          <w:rtl/>
        </w:rPr>
      </w:pPr>
    </w:p>
    <w:p w14:paraId="31E2113D" w14:textId="77777777" w:rsidR="00000000" w:rsidRDefault="007C71EE">
      <w:pPr>
        <w:pStyle w:val="a"/>
        <w:rPr>
          <w:rFonts w:hint="cs"/>
          <w:rtl/>
        </w:rPr>
      </w:pPr>
      <w:r>
        <w:rPr>
          <w:rFonts w:hint="cs"/>
          <w:rtl/>
        </w:rPr>
        <w:t>אדוני, סגן היושב-ראש, באחד הדיונים הוחלט שקשישים ועולים חדשים יש להם פטור מסוים בתשלומים לשירותי בריאות. אתה היית שר ואתה מכיר את הנושא. מבטלים. מבטלים. כתוב שם בטל. מלה אחת - בטל. מה המשמעות של זה? יב</w:t>
      </w:r>
      <w:r>
        <w:rPr>
          <w:rFonts w:hint="cs"/>
          <w:rtl/>
        </w:rPr>
        <w:t xml:space="preserve">ואו ויגידו: תמציאו סעיף יותר מתוחכם - עולים שעובדים, עולים שמשתכרים מעל. אנחנו הרי יודעים שבקרב העולים החדשים יש קבוצה, בין היותר מבוגרים, ודאי  בין הנזקקים לשירותי בריאות, כאלה שמבחינתם 20 שקלים לתרופות ו=20 שקלים עבור רופא, ולפעמים 50 שקלים עבור תרופות, </w:t>
      </w:r>
      <w:r>
        <w:rPr>
          <w:rFonts w:hint="cs"/>
          <w:rtl/>
        </w:rPr>
        <w:t xml:space="preserve">הם כבר הוצאה שהם לא יכולים לעמוד בה. </w:t>
      </w:r>
    </w:p>
    <w:p w14:paraId="48BC2BD3" w14:textId="77777777" w:rsidR="00000000" w:rsidRDefault="007C71EE">
      <w:pPr>
        <w:pStyle w:val="a"/>
        <w:rPr>
          <w:rFonts w:hint="cs"/>
          <w:rtl/>
        </w:rPr>
      </w:pPr>
    </w:p>
    <w:p w14:paraId="75EA0F3F" w14:textId="77777777" w:rsidR="00000000" w:rsidRDefault="007C71EE">
      <w:pPr>
        <w:pStyle w:val="a"/>
        <w:rPr>
          <w:rFonts w:hint="cs"/>
          <w:rtl/>
        </w:rPr>
      </w:pPr>
      <w:r>
        <w:rPr>
          <w:rFonts w:hint="cs"/>
          <w:rtl/>
        </w:rPr>
        <w:t>קראתי באחד המקומות שבנגב היה נתון, אדוני היושב-ראש, ש=20% מהמרשמים לתרופות שרופא כתב לא ממומשים, משום שמי שקיבל את המרשם אין לו כסף לשלם עבור תרופות. והשר פריצקי אמר קודם כאן: זה מה שאני רוצה. 20% לא מממשים מרשמים שרו</w:t>
      </w:r>
      <w:r>
        <w:rPr>
          <w:rFonts w:hint="cs"/>
          <w:rtl/>
        </w:rPr>
        <w:t>פא כתב. אז פעם אמרו שיש בבתים במדינת ישראל בנקים של תרופות, שלוקחים כמויות עצומות של תרופות. עכשיו אנחנו לא מדברים על זה שמישהו הלך לקופת-חולים  וקיבל תרופה ושם אותה במגירה של התרופות. אנחנו מדברים על מי שבדק מרשמים. בלי לבדוק בדיוק, אני יכול לנחש שבקרב ה=</w:t>
      </w:r>
      <w:r>
        <w:rPr>
          <w:rFonts w:hint="cs"/>
          <w:rtl/>
        </w:rPr>
        <w:t xml:space="preserve">20% הללו משקלם של העולים החדשים ושל הקשישים, ואם מדובר בנגב ודאי מדברים על האוכלוסייה הערבית, והם גם קצת יותר מ=20%, אולי הם מהווים את ה=100% של ה=20% הללו. </w:t>
      </w:r>
    </w:p>
    <w:p w14:paraId="2F57DCAC" w14:textId="77777777" w:rsidR="00000000" w:rsidRDefault="007C71EE">
      <w:pPr>
        <w:pStyle w:val="a"/>
        <w:rPr>
          <w:rtl/>
        </w:rPr>
      </w:pPr>
    </w:p>
    <w:p w14:paraId="58B984D4" w14:textId="77777777" w:rsidR="00000000" w:rsidRDefault="007C71EE">
      <w:pPr>
        <w:pStyle w:val="a"/>
        <w:rPr>
          <w:rFonts w:hint="cs"/>
          <w:rtl/>
        </w:rPr>
      </w:pPr>
    </w:p>
    <w:p w14:paraId="6029AAC1" w14:textId="77777777" w:rsidR="00000000" w:rsidRDefault="007C71EE">
      <w:pPr>
        <w:pStyle w:val="ac"/>
        <w:rPr>
          <w:rtl/>
        </w:rPr>
      </w:pPr>
      <w:r>
        <w:rPr>
          <w:rFonts w:hint="eastAsia"/>
          <w:rtl/>
        </w:rPr>
        <w:t>ג</w:t>
      </w:r>
      <w:r>
        <w:rPr>
          <w:rtl/>
        </w:rPr>
        <w:t>'מאל זחאלקה (בל"ד):</w:t>
      </w:r>
    </w:p>
    <w:p w14:paraId="3988A3FA" w14:textId="77777777" w:rsidR="00000000" w:rsidRDefault="007C71EE">
      <w:pPr>
        <w:pStyle w:val="a"/>
        <w:rPr>
          <w:rFonts w:hint="cs"/>
          <w:rtl/>
        </w:rPr>
      </w:pPr>
    </w:p>
    <w:p w14:paraId="4A077CF2" w14:textId="77777777" w:rsidR="00000000" w:rsidRDefault="007C71EE">
      <w:pPr>
        <w:pStyle w:val="a"/>
        <w:rPr>
          <w:rFonts w:hint="cs"/>
          <w:rtl/>
        </w:rPr>
      </w:pPr>
      <w:r>
        <w:rPr>
          <w:rFonts w:hint="cs"/>
          <w:rtl/>
        </w:rPr>
        <w:t>אני יכול להגיד לך מניסיון, בתור רוקח שהנפיק מרשמים, שאתה צודק במאה אחוז.</w:t>
      </w:r>
    </w:p>
    <w:p w14:paraId="1C512290" w14:textId="77777777" w:rsidR="00000000" w:rsidRDefault="007C71EE">
      <w:pPr>
        <w:pStyle w:val="a"/>
        <w:rPr>
          <w:rFonts w:hint="cs"/>
          <w:rtl/>
        </w:rPr>
      </w:pPr>
    </w:p>
    <w:p w14:paraId="6FA7AF33" w14:textId="77777777" w:rsidR="00000000" w:rsidRDefault="007C71EE">
      <w:pPr>
        <w:pStyle w:val="SpeakerCon"/>
        <w:rPr>
          <w:rtl/>
        </w:rPr>
      </w:pPr>
      <w:bookmarkStart w:id="2261" w:name="FS000001065T28_05_2003_10_15_02C"/>
      <w:bookmarkEnd w:id="2261"/>
      <w:r>
        <w:rPr>
          <w:rtl/>
        </w:rPr>
        <w:t>חיים אורון (מרצ):</w:t>
      </w:r>
    </w:p>
    <w:p w14:paraId="0EF91CE9" w14:textId="77777777" w:rsidR="00000000" w:rsidRDefault="007C71EE">
      <w:pPr>
        <w:pStyle w:val="a"/>
        <w:rPr>
          <w:rtl/>
        </w:rPr>
      </w:pPr>
    </w:p>
    <w:p w14:paraId="05D6C0FC" w14:textId="77777777" w:rsidR="00000000" w:rsidRDefault="007C71EE">
      <w:pPr>
        <w:pStyle w:val="a"/>
        <w:rPr>
          <w:rFonts w:hint="cs"/>
          <w:rtl/>
        </w:rPr>
      </w:pPr>
      <w:r>
        <w:rPr>
          <w:rFonts w:hint="cs"/>
          <w:rtl/>
        </w:rPr>
        <w:t xml:space="preserve">אני יודע מה יהיה פה אחרי הצהריים, אדוני היושב-ראש, זה מלה אחת: בטל. הרוב לא יודעים אם מה שביטלו שם זה את קצבת ניידות, את הקצבה לעולים החדשים. בטל. </w:t>
      </w:r>
    </w:p>
    <w:p w14:paraId="1AB628B7" w14:textId="77777777" w:rsidR="00000000" w:rsidRDefault="007C71EE">
      <w:pPr>
        <w:pStyle w:val="a"/>
        <w:rPr>
          <w:rFonts w:hint="cs"/>
          <w:rtl/>
        </w:rPr>
      </w:pPr>
    </w:p>
    <w:p w14:paraId="5944AB8D" w14:textId="77777777" w:rsidR="00000000" w:rsidRDefault="007C71EE">
      <w:pPr>
        <w:pStyle w:val="a"/>
        <w:rPr>
          <w:rFonts w:hint="cs"/>
          <w:rtl/>
        </w:rPr>
      </w:pPr>
      <w:r>
        <w:rPr>
          <w:rFonts w:hint="cs"/>
          <w:rtl/>
        </w:rPr>
        <w:t>אני אגיד דבר נוסף. לצערי הרב, לא התקיים על כך דיון רציני בוועדת הכספים. אי-אפשר טכנית לע</w:t>
      </w:r>
      <w:r>
        <w:rPr>
          <w:rFonts w:hint="cs"/>
          <w:rtl/>
        </w:rPr>
        <w:t>שות את זה. אני חושב שישבתי ב=98% מהישיבות. אי-אפשר. ופה זה יעבור ככה - אחד ועוד אחד ועוד אחד, ומה שמפחיד פה, אדוני היושב-ראש, זה לא כל סעיף בנפרד שאפשר לדבר עליו רבע שעה. דיברה קודם יולי תמיר על קצבת נכות, ועכשיו אני מדבר על ביטול הפטור לקשישים ולעולים חדש</w:t>
      </w:r>
      <w:r>
        <w:rPr>
          <w:rFonts w:hint="cs"/>
          <w:rtl/>
        </w:rPr>
        <w:t xml:space="preserve">ים בנושא של אי-תשלום עבור תרופות. ההצטברות של כולם ביחד, כשאתה אוסף אותם ביחד ואתה רואה מה  קורה - מכה נוראית על השכבות החלשות ומכה קשה מאוד על מעמד הביניים. הגבול פה מיטשטש. </w:t>
      </w:r>
    </w:p>
    <w:p w14:paraId="3A762D78" w14:textId="77777777" w:rsidR="00000000" w:rsidRDefault="007C71EE">
      <w:pPr>
        <w:pStyle w:val="a"/>
        <w:rPr>
          <w:rFonts w:hint="cs"/>
          <w:rtl/>
        </w:rPr>
      </w:pPr>
    </w:p>
    <w:p w14:paraId="62BB27FD" w14:textId="77777777" w:rsidR="00000000" w:rsidRDefault="007C71EE">
      <w:pPr>
        <w:pStyle w:val="a"/>
        <w:rPr>
          <w:rFonts w:hint="cs"/>
          <w:rtl/>
        </w:rPr>
      </w:pPr>
      <w:r>
        <w:rPr>
          <w:rFonts w:hint="cs"/>
          <w:rtl/>
        </w:rPr>
        <w:t>בעקבות ההפגנה של אתמול רציתי דווקא לדבר בסבב הזה על נושא קרנות הפנסיה. מפה ומשם</w:t>
      </w:r>
      <w:r>
        <w:rPr>
          <w:rFonts w:hint="cs"/>
          <w:rtl/>
        </w:rPr>
        <w:t xml:space="preserve"> זה בעצם באותו עניין. ממלאים את העיתונות ממקורות די ברורים - אנחנו מכירים את הטכניקות הללו - על קרנות הפנסיה והשחיתויות בתוכן. אתמול היו פרסומים על קרן "מקפת" ומחר בטח יהיה על "מבטחים" וכו', כדי לומר שאלה קרנות הפנסיה. לצורך הדיון, בשעה הרגועה הזאת של הבוק</w:t>
      </w:r>
      <w:r>
        <w:rPr>
          <w:rFonts w:hint="cs"/>
          <w:rtl/>
        </w:rPr>
        <w:t>ר, אני אומר שהאוצר אומר שיש גירעון של 130 מיליארד. ההסתדרות אומרת שיש גירעון של  כ=60 מיליארד. אני שם בצד מיליארד שקל שגנבו. האמן לי שזה סכום ענק, ואם מישהו ייתפס לא על מיליארד שקל, אלא על 100 שקל, שייקחו אותו לבית-סוהר. אבל אני שם בצד מיליארד שקל שגנבו. ה</w:t>
      </w:r>
      <w:r>
        <w:rPr>
          <w:rFonts w:hint="cs"/>
          <w:rtl/>
        </w:rPr>
        <w:t xml:space="preserve">רי כל כך הרבה כותבים בעיתונים, אז בוודאי יש שם דברים נוראים. </w:t>
      </w:r>
    </w:p>
    <w:p w14:paraId="40F9F51E" w14:textId="77777777" w:rsidR="00000000" w:rsidRDefault="007C71EE">
      <w:pPr>
        <w:pStyle w:val="a"/>
        <w:rPr>
          <w:rFonts w:hint="cs"/>
          <w:rtl/>
        </w:rPr>
      </w:pPr>
    </w:p>
    <w:p w14:paraId="503D626E" w14:textId="77777777" w:rsidR="00000000" w:rsidRDefault="007C71EE">
      <w:pPr>
        <w:pStyle w:val="a"/>
        <w:rPr>
          <w:rFonts w:hint="cs"/>
          <w:rtl/>
        </w:rPr>
      </w:pPr>
      <w:r>
        <w:rPr>
          <w:rFonts w:hint="cs"/>
          <w:rtl/>
        </w:rPr>
        <w:t xml:space="preserve">אם כך, נשאר לנו עכשיו לדון </w:t>
      </w:r>
      <w:r>
        <w:rPr>
          <w:rtl/>
        </w:rPr>
        <w:t>–</w:t>
      </w:r>
      <w:r>
        <w:rPr>
          <w:rFonts w:hint="cs"/>
          <w:rtl/>
        </w:rPr>
        <w:t xml:space="preserve"> על-פי נתוני האוצר </w:t>
      </w:r>
      <w:r>
        <w:rPr>
          <w:rtl/>
        </w:rPr>
        <w:t>–</w:t>
      </w:r>
      <w:r>
        <w:rPr>
          <w:rFonts w:hint="cs"/>
          <w:rtl/>
        </w:rPr>
        <w:t xml:space="preserve"> ב=129 מיליארד שקל. אתה יודע מה, בשבילך, גנבו 2 מיליארדי שקל. אז נשאר לנו לדון עכשיו ב=128 מיליארד שקל. בואו נקיים את הדיון על 128 מיליארד שקל, ב</w:t>
      </w:r>
      <w:r>
        <w:rPr>
          <w:rFonts w:hint="cs"/>
          <w:rtl/>
        </w:rPr>
        <w:t xml:space="preserve">הנחה שגם תפסנו את הגנבים. אני אומר פעם נוספת, שאף אחד מהמאזינים לא יטעה בי, אני לא חושב שזה אפילו מתקרב לסדרי גודל דומים למספר כזה, אבל רק לצורך הדיון אני שם את הסכום הזה בצד. </w:t>
      </w:r>
    </w:p>
    <w:p w14:paraId="5DF5EA54" w14:textId="77777777" w:rsidR="00000000" w:rsidRDefault="007C71EE">
      <w:pPr>
        <w:pStyle w:val="a"/>
        <w:ind w:firstLine="0"/>
        <w:rPr>
          <w:rtl/>
        </w:rPr>
      </w:pPr>
    </w:p>
    <w:p w14:paraId="3E2B8696" w14:textId="77777777" w:rsidR="00000000" w:rsidRDefault="007C71EE">
      <w:pPr>
        <w:pStyle w:val="a"/>
        <w:ind w:firstLine="0"/>
        <w:rPr>
          <w:rFonts w:hint="cs"/>
          <w:rtl/>
        </w:rPr>
      </w:pPr>
    </w:p>
    <w:p w14:paraId="26D6FBD0" w14:textId="77777777" w:rsidR="00000000" w:rsidRDefault="007C71EE">
      <w:pPr>
        <w:pStyle w:val="ad"/>
        <w:rPr>
          <w:rFonts w:hint="cs"/>
          <w:rtl/>
        </w:rPr>
      </w:pPr>
      <w:r>
        <w:rPr>
          <w:rFonts w:hint="cs"/>
          <w:rtl/>
        </w:rPr>
        <w:t>היו</w:t>
      </w:r>
      <w:r>
        <w:rPr>
          <w:rtl/>
        </w:rPr>
        <w:t>"</w:t>
      </w:r>
      <w:r>
        <w:rPr>
          <w:rFonts w:hint="cs"/>
          <w:rtl/>
        </w:rPr>
        <w:t>ר יולי-יואל אדלשטיין:</w:t>
      </w:r>
    </w:p>
    <w:p w14:paraId="208733CE" w14:textId="77777777" w:rsidR="00000000" w:rsidRDefault="007C71EE">
      <w:pPr>
        <w:pStyle w:val="a"/>
        <w:ind w:firstLine="0"/>
        <w:rPr>
          <w:rFonts w:hint="cs"/>
          <w:rtl/>
        </w:rPr>
      </w:pPr>
    </w:p>
    <w:p w14:paraId="7DDB261F" w14:textId="77777777" w:rsidR="00000000" w:rsidRDefault="007C71EE">
      <w:pPr>
        <w:pStyle w:val="a"/>
        <w:ind w:firstLine="0"/>
        <w:rPr>
          <w:rFonts w:hint="cs"/>
          <w:rtl/>
        </w:rPr>
      </w:pPr>
      <w:r>
        <w:rPr>
          <w:rFonts w:hint="cs"/>
          <w:rtl/>
        </w:rPr>
        <w:tab/>
        <w:t>אם כבר פתחת בשיחה אתי, כמו שאתה אומר, בשעת בוקר ר</w:t>
      </w:r>
      <w:r>
        <w:rPr>
          <w:rFonts w:hint="cs"/>
          <w:rtl/>
        </w:rPr>
        <w:t xml:space="preserve">גועה, אז מה שאני הבנתי מן הקריאה בעיתונים על המצב בקרנות זה לא שגנבו את הכסף, אלא משכורות עתק ודברים שהם על השולחן לכאורה, אבל הם גרמו לגירעונות. </w:t>
      </w:r>
    </w:p>
    <w:p w14:paraId="5B526D9E" w14:textId="77777777" w:rsidR="00000000" w:rsidRDefault="007C71EE">
      <w:pPr>
        <w:pStyle w:val="a"/>
        <w:ind w:firstLine="0"/>
        <w:rPr>
          <w:rFonts w:hint="cs"/>
          <w:rtl/>
        </w:rPr>
      </w:pPr>
    </w:p>
    <w:p w14:paraId="04443812" w14:textId="77777777" w:rsidR="00000000" w:rsidRDefault="007C71EE">
      <w:pPr>
        <w:pStyle w:val="SpeakerCon"/>
        <w:rPr>
          <w:rtl/>
        </w:rPr>
      </w:pPr>
      <w:bookmarkStart w:id="2262" w:name="FS000001065T28_05_2003_10_24_43C"/>
      <w:bookmarkEnd w:id="2262"/>
      <w:r>
        <w:rPr>
          <w:rtl/>
        </w:rPr>
        <w:t>חיים אורון (מרצ):</w:t>
      </w:r>
    </w:p>
    <w:p w14:paraId="4827ACB5" w14:textId="77777777" w:rsidR="00000000" w:rsidRDefault="007C71EE">
      <w:pPr>
        <w:pStyle w:val="a"/>
        <w:rPr>
          <w:rtl/>
        </w:rPr>
      </w:pPr>
    </w:p>
    <w:p w14:paraId="35196F00" w14:textId="77777777" w:rsidR="00000000" w:rsidRDefault="007C71EE">
      <w:pPr>
        <w:pStyle w:val="a"/>
        <w:rPr>
          <w:rFonts w:hint="cs"/>
          <w:rtl/>
        </w:rPr>
      </w:pPr>
      <w:r>
        <w:rPr>
          <w:rFonts w:hint="cs"/>
          <w:rtl/>
        </w:rPr>
        <w:t xml:space="preserve">אדוני סגן היושב-ראש, האמן לי שבתוך המיליארד כל זה נכנס. </w:t>
      </w:r>
    </w:p>
    <w:p w14:paraId="2BC42546" w14:textId="77777777" w:rsidR="00000000" w:rsidRDefault="007C71EE">
      <w:pPr>
        <w:pStyle w:val="a"/>
        <w:ind w:firstLine="0"/>
        <w:rPr>
          <w:rFonts w:hint="cs"/>
          <w:rtl/>
        </w:rPr>
      </w:pPr>
    </w:p>
    <w:p w14:paraId="1ED6B2D7" w14:textId="77777777" w:rsidR="00000000" w:rsidRDefault="007C71EE">
      <w:pPr>
        <w:pStyle w:val="ad"/>
        <w:rPr>
          <w:rFonts w:hint="cs"/>
          <w:rtl/>
        </w:rPr>
      </w:pPr>
      <w:r>
        <w:rPr>
          <w:rFonts w:hint="cs"/>
          <w:rtl/>
        </w:rPr>
        <w:t>היו</w:t>
      </w:r>
      <w:r>
        <w:rPr>
          <w:rtl/>
        </w:rPr>
        <w:t>"</w:t>
      </w:r>
      <w:r>
        <w:rPr>
          <w:rFonts w:hint="cs"/>
          <w:rtl/>
        </w:rPr>
        <w:t>ר יולי-יואל אדלשטיין:</w:t>
      </w:r>
    </w:p>
    <w:p w14:paraId="2D97B5BA" w14:textId="77777777" w:rsidR="00000000" w:rsidRDefault="007C71EE">
      <w:pPr>
        <w:pStyle w:val="a"/>
        <w:ind w:firstLine="0"/>
        <w:rPr>
          <w:rFonts w:hint="cs"/>
          <w:rtl/>
        </w:rPr>
      </w:pPr>
    </w:p>
    <w:p w14:paraId="30236F52" w14:textId="77777777" w:rsidR="00000000" w:rsidRDefault="007C71EE">
      <w:pPr>
        <w:pStyle w:val="a"/>
        <w:ind w:firstLine="0"/>
        <w:rPr>
          <w:rFonts w:hint="cs"/>
          <w:rtl/>
        </w:rPr>
      </w:pPr>
      <w:r>
        <w:rPr>
          <w:rFonts w:hint="cs"/>
          <w:rtl/>
        </w:rPr>
        <w:tab/>
        <w:t>אבל</w:t>
      </w:r>
      <w:r>
        <w:rPr>
          <w:rFonts w:hint="cs"/>
          <w:rtl/>
        </w:rPr>
        <w:t xml:space="preserve"> אם זה הצטברות של משכורות גדולות לאורך שנים, זה מיליארדים רבים.</w:t>
      </w:r>
    </w:p>
    <w:p w14:paraId="5A7272F5" w14:textId="77777777" w:rsidR="00000000" w:rsidRDefault="007C71EE">
      <w:pPr>
        <w:pStyle w:val="a"/>
        <w:ind w:firstLine="0"/>
        <w:rPr>
          <w:rFonts w:hint="cs"/>
          <w:rtl/>
        </w:rPr>
      </w:pPr>
    </w:p>
    <w:p w14:paraId="73B0F67F" w14:textId="77777777" w:rsidR="00000000" w:rsidRDefault="007C71EE">
      <w:pPr>
        <w:pStyle w:val="SpeakerCon"/>
        <w:rPr>
          <w:rtl/>
        </w:rPr>
      </w:pPr>
      <w:bookmarkStart w:id="2263" w:name="FS000001065T28_05_2003_10_25_24C"/>
      <w:bookmarkEnd w:id="2263"/>
      <w:r>
        <w:rPr>
          <w:rtl/>
        </w:rPr>
        <w:t>חיים אורון (מרצ):</w:t>
      </w:r>
    </w:p>
    <w:p w14:paraId="66ED49A4" w14:textId="77777777" w:rsidR="00000000" w:rsidRDefault="007C71EE">
      <w:pPr>
        <w:pStyle w:val="a"/>
        <w:rPr>
          <w:rtl/>
        </w:rPr>
      </w:pPr>
    </w:p>
    <w:p w14:paraId="382EFACF" w14:textId="77777777" w:rsidR="00000000" w:rsidRDefault="007C71EE">
      <w:pPr>
        <w:pStyle w:val="a"/>
        <w:rPr>
          <w:rFonts w:hint="cs"/>
          <w:rtl/>
        </w:rPr>
      </w:pPr>
      <w:r>
        <w:rPr>
          <w:rFonts w:hint="cs"/>
          <w:rtl/>
        </w:rPr>
        <w:t>האמן לי, כל זה נכנס. אני מציע מראש שנחליט - יש הצעה על מנהל מורשה - שאף מנהל מורשה באף קרן לא יקבל שכר גבוה יותר מזה שמקבלים מנהלי הקרנות. אני קצת מכיר את השכר שלהם. אני לא</w:t>
      </w:r>
      <w:r>
        <w:rPr>
          <w:rFonts w:hint="cs"/>
          <w:rtl/>
        </w:rPr>
        <w:t xml:space="preserve"> בטוח שחלק מאלה שרוצים למנות אותם במשכורת הזאת יבואו לעבוד. ואז יגידו: תשמע, זה אחד שהיה מנהל חברת ביטוח, שם הוא בכלל קיבל 120,000 שקל בחודש. פה ניתן לו 50,000  שקל בחודש. </w:t>
      </w:r>
    </w:p>
    <w:p w14:paraId="7D58B60E" w14:textId="77777777" w:rsidR="00000000" w:rsidRDefault="007C71EE">
      <w:pPr>
        <w:pStyle w:val="a"/>
        <w:rPr>
          <w:rFonts w:hint="cs"/>
          <w:rtl/>
        </w:rPr>
      </w:pPr>
    </w:p>
    <w:p w14:paraId="4F4D35A4" w14:textId="77777777" w:rsidR="00000000" w:rsidRDefault="007C71EE">
      <w:pPr>
        <w:pStyle w:val="a"/>
        <w:rPr>
          <w:rFonts w:hint="cs"/>
          <w:rtl/>
        </w:rPr>
      </w:pPr>
      <w:r>
        <w:rPr>
          <w:rFonts w:hint="cs"/>
          <w:rtl/>
        </w:rPr>
        <w:t>האמן לי, אדוני היושב-ראש, שמתי עוד מיליארד בצד. אתה יודע מה, עוד מיליארד בצד. אז ב</w:t>
      </w:r>
      <w:r>
        <w:rPr>
          <w:rFonts w:hint="cs"/>
          <w:rtl/>
        </w:rPr>
        <w:t xml:space="preserve">ואו נדבר על 128 מיליארד.  אני רוצה לדבר על זה, כי פה מסמאים את הציבור. השביתות בצרפת גם הן קשורות בניהול ההסתדרות? השביתות באירופה הן גם קשורות בניהול ההסתדרות? כמה אפשר לזרות חול בעיניים במונחים של שמן ורזה וכל הקשקושים האלה? </w:t>
      </w:r>
    </w:p>
    <w:p w14:paraId="600FA679" w14:textId="77777777" w:rsidR="00000000" w:rsidRDefault="007C71EE">
      <w:pPr>
        <w:pStyle w:val="a"/>
        <w:rPr>
          <w:rFonts w:hint="cs"/>
          <w:rtl/>
        </w:rPr>
      </w:pPr>
    </w:p>
    <w:p w14:paraId="53725E40" w14:textId="77777777" w:rsidR="00000000" w:rsidRDefault="007C71EE">
      <w:pPr>
        <w:pStyle w:val="a"/>
        <w:rPr>
          <w:rFonts w:hint="cs"/>
          <w:rtl/>
        </w:rPr>
      </w:pPr>
      <w:r>
        <w:rPr>
          <w:rFonts w:hint="cs"/>
          <w:rtl/>
        </w:rPr>
        <w:t>יש בעיה עולמית, שנובעת מציר</w:t>
      </w:r>
      <w:r>
        <w:rPr>
          <w:rFonts w:hint="cs"/>
          <w:rtl/>
        </w:rPr>
        <w:t xml:space="preserve">וף של אלמנטים מאוד חיוביים. אלמנט אחד הוא מאוד פשוט - תוחלת החיים גדלה. תוחלת החיים גדלה, הטבלאות האקטואריות של אחרי מלחמת העולם השנייה לא תקפות. </w:t>
      </w:r>
    </w:p>
    <w:p w14:paraId="6596A579" w14:textId="77777777" w:rsidR="00000000" w:rsidRDefault="007C71EE">
      <w:pPr>
        <w:pStyle w:val="a"/>
        <w:rPr>
          <w:rFonts w:hint="cs"/>
          <w:rtl/>
        </w:rPr>
      </w:pPr>
    </w:p>
    <w:p w14:paraId="5F570632" w14:textId="77777777" w:rsidR="00000000" w:rsidRDefault="007C71EE">
      <w:pPr>
        <w:pStyle w:val="a"/>
        <w:rPr>
          <w:rFonts w:hint="cs"/>
          <w:rtl/>
        </w:rPr>
      </w:pPr>
      <w:r>
        <w:rPr>
          <w:rFonts w:hint="cs"/>
          <w:rtl/>
        </w:rPr>
        <w:t>יש תופעה נוספת, שגם היא בעייתית. חלקים גדולים בציבור, גיל הכניסה שלהם למעגל העבודה הוא גבוה יותר. הוא נסע לח</w:t>
      </w:r>
      <w:r>
        <w:rPr>
          <w:rFonts w:hint="cs"/>
          <w:rtl/>
        </w:rPr>
        <w:t xml:space="preserve">וץ-לארץ והוא חזר והוא למד, והוא למד תואר שני, והוא גם לא בטוח שהוא רוצה לחסוך לפנסיה, ועוד כל מיני מערכות כאלה. </w:t>
      </w:r>
    </w:p>
    <w:p w14:paraId="289593F1" w14:textId="77777777" w:rsidR="00000000" w:rsidRDefault="007C71EE">
      <w:pPr>
        <w:pStyle w:val="a"/>
        <w:rPr>
          <w:rFonts w:hint="cs"/>
          <w:rtl/>
        </w:rPr>
      </w:pPr>
    </w:p>
    <w:p w14:paraId="0D594DFC" w14:textId="77777777" w:rsidR="00000000" w:rsidRDefault="007C71EE">
      <w:pPr>
        <w:pStyle w:val="a"/>
        <w:rPr>
          <w:rFonts w:hint="cs"/>
          <w:rtl/>
        </w:rPr>
      </w:pPr>
      <w:r>
        <w:rPr>
          <w:rFonts w:hint="cs"/>
          <w:rtl/>
        </w:rPr>
        <w:t>נכון שבקרנות הוותיקות היו כמה וכמה גירעונות שנצברו מהעבר,  החלטות שיכול להיות שבעיניים של היום נראות נורא משונות, אבל אז הן היו מאוד טובות. אנ</w:t>
      </w:r>
      <w:r>
        <w:rPr>
          <w:rFonts w:hint="cs"/>
          <w:rtl/>
        </w:rPr>
        <w:t>י אתן דוגמה מתחום שאתה ודאי תסכים אתי - עולים חדשים בשנות ה=50  וה=60  התקבלו לקרנות הפנסיה עם מלוא הזכויות שלהם, על-פי גילם ולא על- פי צבירתם. זה מופיע בתוך הבור. כל מי שהיה ב"הגנה" - ותיכף יתחיל פה ויכוח על האצ"ל, אז אני שם אותם עכשיו בצד - או בשירות לאו</w:t>
      </w:r>
      <w:r>
        <w:rPr>
          <w:rFonts w:hint="cs"/>
          <w:rtl/>
        </w:rPr>
        <w:t>מי באיזהו תחום או בסוכנות ולא היו לפני קום המדינה קרנות פנסיה, היו רק הקרנות ההסתדרותיות, כל אלה צורפו עם מלוא הזכויות. האם זה בדיוק המנגנון בראייה של 2003? אני מעז לומר שאם אתה ואני היינו בין מקבלי ההחלטות ב=1955 או ב=1960 או ב=1948, יש לי איזו תחושה בקצו</w:t>
      </w:r>
      <w:r>
        <w:rPr>
          <w:rFonts w:hint="cs"/>
          <w:rtl/>
        </w:rPr>
        <w:t xml:space="preserve">ת האצבעות שהיינו מחליטים החלטה כזאת, כי היינו אומרים ודאי שמי שהיה במחתרת או מי שהיה בהעפלה או בפלמ"ח או מי שהיה פה ושם - - - </w:t>
      </w:r>
    </w:p>
    <w:p w14:paraId="36117053" w14:textId="77777777" w:rsidR="00000000" w:rsidRDefault="007C71EE">
      <w:pPr>
        <w:pStyle w:val="a"/>
        <w:rPr>
          <w:rFonts w:hint="cs"/>
          <w:rtl/>
        </w:rPr>
      </w:pPr>
    </w:p>
    <w:p w14:paraId="560EE755" w14:textId="77777777" w:rsidR="00000000" w:rsidRDefault="007C71EE">
      <w:pPr>
        <w:pStyle w:val="ac"/>
        <w:rPr>
          <w:rtl/>
        </w:rPr>
      </w:pPr>
      <w:r>
        <w:rPr>
          <w:rFonts w:hint="eastAsia"/>
          <w:rtl/>
        </w:rPr>
        <w:t>יגאל</w:t>
      </w:r>
      <w:r>
        <w:rPr>
          <w:rtl/>
        </w:rPr>
        <w:t xml:space="preserve"> יאסינוב (שינוי):</w:t>
      </w:r>
    </w:p>
    <w:p w14:paraId="14CD9726" w14:textId="77777777" w:rsidR="00000000" w:rsidRDefault="007C71EE">
      <w:pPr>
        <w:pStyle w:val="a"/>
        <w:rPr>
          <w:rFonts w:hint="cs"/>
          <w:rtl/>
        </w:rPr>
      </w:pPr>
    </w:p>
    <w:p w14:paraId="2E2C5C88" w14:textId="77777777" w:rsidR="00000000" w:rsidRDefault="007C71EE">
      <w:pPr>
        <w:pStyle w:val="a"/>
        <w:rPr>
          <w:rFonts w:hint="cs"/>
          <w:rtl/>
        </w:rPr>
      </w:pPr>
      <w:r>
        <w:rPr>
          <w:rFonts w:hint="cs"/>
          <w:rtl/>
        </w:rPr>
        <w:t>אבל לא באצ"ל.</w:t>
      </w:r>
    </w:p>
    <w:p w14:paraId="76E68B12" w14:textId="77777777" w:rsidR="00000000" w:rsidRDefault="007C71EE">
      <w:pPr>
        <w:pStyle w:val="a"/>
        <w:rPr>
          <w:rFonts w:hint="cs"/>
          <w:rtl/>
        </w:rPr>
      </w:pPr>
    </w:p>
    <w:p w14:paraId="05721E30" w14:textId="77777777" w:rsidR="00000000" w:rsidRDefault="007C71EE">
      <w:pPr>
        <w:pStyle w:val="SpeakerCon"/>
        <w:rPr>
          <w:rtl/>
        </w:rPr>
      </w:pPr>
      <w:bookmarkStart w:id="2264" w:name="FS000001065T28_05_2003_10_35_05C"/>
      <w:bookmarkEnd w:id="2264"/>
      <w:r>
        <w:rPr>
          <w:rtl/>
        </w:rPr>
        <w:t>חיים אורון (מרצ):</w:t>
      </w:r>
    </w:p>
    <w:p w14:paraId="05FCD99A" w14:textId="77777777" w:rsidR="00000000" w:rsidRDefault="007C71EE">
      <w:pPr>
        <w:pStyle w:val="a"/>
        <w:rPr>
          <w:rtl/>
        </w:rPr>
      </w:pPr>
    </w:p>
    <w:p w14:paraId="5034AB55" w14:textId="77777777" w:rsidR="00000000" w:rsidRDefault="007C71EE">
      <w:pPr>
        <w:pStyle w:val="a"/>
        <w:rPr>
          <w:rFonts w:hint="cs"/>
          <w:rtl/>
        </w:rPr>
      </w:pPr>
      <w:r>
        <w:rPr>
          <w:rFonts w:hint="cs"/>
          <w:rtl/>
        </w:rPr>
        <w:t>הזהרתי בנושא האצ"ל. האמן לי, היתה בעיה כזאת גם בקרן הפנסיה של העובדים ה</w:t>
      </w:r>
      <w:r>
        <w:rPr>
          <w:rFonts w:hint="cs"/>
          <w:rtl/>
        </w:rPr>
        <w:t xml:space="preserve">לאומיים. תשאל את עוזי לנדאו. אני עוזב את הוויכוח הזה עכשיו, הרי תמיד אפשר לבוא לפינה הזאת. אחד היתרונות של הדיונים האלה, שהרבה חברי כנסת לא כל כך אוהבים אותם, שאפשר לדבר על העניין עצמו. </w:t>
      </w:r>
    </w:p>
    <w:p w14:paraId="0F9DB32C" w14:textId="77777777" w:rsidR="00000000" w:rsidRDefault="007C71EE">
      <w:pPr>
        <w:pStyle w:val="a"/>
        <w:rPr>
          <w:rFonts w:hint="cs"/>
          <w:rtl/>
        </w:rPr>
      </w:pPr>
    </w:p>
    <w:p w14:paraId="2FEF69EA" w14:textId="77777777" w:rsidR="00000000" w:rsidRDefault="007C71EE">
      <w:pPr>
        <w:pStyle w:val="a"/>
        <w:rPr>
          <w:rFonts w:hint="cs"/>
          <w:rtl/>
        </w:rPr>
      </w:pPr>
      <w:r>
        <w:rPr>
          <w:rFonts w:hint="cs"/>
          <w:rtl/>
        </w:rPr>
        <w:t>היו עוד דברים. היו הסכמים ונתנו זכויות אולי מעבר למה שהחשבון האקטואר</w:t>
      </w:r>
      <w:r>
        <w:rPr>
          <w:rFonts w:hint="cs"/>
          <w:rtl/>
        </w:rPr>
        <w:t>י הפשוט אומר. זה תהליך מתמשך. איך אני יודע את כל הדברים הללו? כי דנו עליהם ב=1995. ב=1995 הייתי גזבר ההסתדרות, חיים רמון היה יושב-ראש ההסתדרות החדשה, וחתמנו הסכם עם האוצר. ההסכם אושר בממשלה. כבר אז ידענו שיש 60 מיליארד שקל גירעון,  ולא היו צריכים לבוא ולהג</w:t>
      </w:r>
      <w:r>
        <w:rPr>
          <w:rFonts w:hint="cs"/>
          <w:rtl/>
        </w:rPr>
        <w:t>יד לנו שיש גירעון. אנחנו באנו ביוזמתנו ואמרנו, שכמו שטיפלנו בקופת-חולים - אנחנו רואים את תפקידנו לטפל בבעיית קופת-חולים, והוצאנו אותה מההסתדרות. אל תטיפו לנו מוסר. אנחנו אמרנו שנעמיד אותה על רגליה כחלק מחוק בריאות ושנפסיק את הגבייה של דמי החבר יחד עם מס בר</w:t>
      </w:r>
      <w:r>
        <w:rPr>
          <w:rFonts w:hint="cs"/>
          <w:rtl/>
        </w:rPr>
        <w:t xml:space="preserve">יאות. מופיעים פה אנשים שגילו את אמריקה. </w:t>
      </w:r>
    </w:p>
    <w:p w14:paraId="0EBF0210" w14:textId="77777777" w:rsidR="00000000" w:rsidRDefault="007C71EE">
      <w:pPr>
        <w:pStyle w:val="a"/>
        <w:rPr>
          <w:rFonts w:hint="cs"/>
          <w:rtl/>
        </w:rPr>
      </w:pPr>
    </w:p>
    <w:p w14:paraId="50BEE14D" w14:textId="77777777" w:rsidR="00000000" w:rsidRDefault="007C71EE">
      <w:pPr>
        <w:pStyle w:val="ac"/>
        <w:rPr>
          <w:rtl/>
        </w:rPr>
      </w:pPr>
      <w:r>
        <w:rPr>
          <w:rFonts w:hint="eastAsia"/>
          <w:rtl/>
        </w:rPr>
        <w:t>השר</w:t>
      </w:r>
      <w:r>
        <w:rPr>
          <w:rtl/>
        </w:rPr>
        <w:t xml:space="preserve"> עוזי לנדאו:</w:t>
      </w:r>
    </w:p>
    <w:p w14:paraId="45D6175F" w14:textId="77777777" w:rsidR="00000000" w:rsidRDefault="007C71EE">
      <w:pPr>
        <w:pStyle w:val="a"/>
        <w:rPr>
          <w:rFonts w:hint="cs"/>
          <w:rtl/>
        </w:rPr>
      </w:pPr>
    </w:p>
    <w:p w14:paraId="414B6D88" w14:textId="77777777" w:rsidR="00000000" w:rsidRDefault="007C71EE">
      <w:pPr>
        <w:pStyle w:val="a"/>
        <w:rPr>
          <w:rFonts w:hint="cs"/>
          <w:rtl/>
        </w:rPr>
      </w:pPr>
      <w:r>
        <w:rPr>
          <w:rFonts w:hint="cs"/>
          <w:rtl/>
        </w:rPr>
        <w:t xml:space="preserve">אתם עשיתם את זה? זה עבר בוועדה שאתה ואני היינו חברים בה. הסתייגות שהוגשה עברה - - - </w:t>
      </w:r>
    </w:p>
    <w:p w14:paraId="05B5C1F7" w14:textId="77777777" w:rsidR="00000000" w:rsidRDefault="007C71EE">
      <w:pPr>
        <w:pStyle w:val="a"/>
        <w:rPr>
          <w:rtl/>
        </w:rPr>
      </w:pPr>
    </w:p>
    <w:p w14:paraId="28DEE61E" w14:textId="77777777" w:rsidR="00000000" w:rsidRDefault="007C71EE">
      <w:pPr>
        <w:pStyle w:val="a"/>
        <w:rPr>
          <w:rFonts w:hint="cs"/>
          <w:rtl/>
        </w:rPr>
      </w:pPr>
    </w:p>
    <w:p w14:paraId="0A2EC805" w14:textId="77777777" w:rsidR="00000000" w:rsidRDefault="007C71EE">
      <w:pPr>
        <w:pStyle w:val="SpeakerCon"/>
        <w:rPr>
          <w:rtl/>
        </w:rPr>
      </w:pPr>
      <w:bookmarkStart w:id="2265" w:name="FS000001065T28_05_2003_10_39_55C"/>
      <w:bookmarkEnd w:id="2265"/>
      <w:r>
        <w:rPr>
          <w:rtl/>
        </w:rPr>
        <w:t>חיים אורון (מרצ):</w:t>
      </w:r>
    </w:p>
    <w:p w14:paraId="3FBC275B" w14:textId="77777777" w:rsidR="00000000" w:rsidRDefault="007C71EE">
      <w:pPr>
        <w:pStyle w:val="a"/>
        <w:rPr>
          <w:rtl/>
        </w:rPr>
      </w:pPr>
    </w:p>
    <w:p w14:paraId="303EA919" w14:textId="77777777" w:rsidR="00000000" w:rsidRDefault="007C71EE">
      <w:pPr>
        <w:pStyle w:val="a"/>
        <w:rPr>
          <w:rFonts w:hint="cs"/>
          <w:rtl/>
        </w:rPr>
      </w:pPr>
      <w:r>
        <w:rPr>
          <w:rFonts w:hint="cs"/>
          <w:rtl/>
        </w:rPr>
        <w:t>תסלח לי,  עוזי, הרי אתה יודע בדיוק איזו ממשלה היתה אז. רוב ודאי לא היה לכם, אם אנחנו לא היי</w:t>
      </w:r>
      <w:r>
        <w:rPr>
          <w:rFonts w:hint="cs"/>
          <w:rtl/>
        </w:rPr>
        <w:t xml:space="preserve">נו תומכים בזה. זה היה בממשלה של רבין, ואנחנו היינו בממשלה. </w:t>
      </w:r>
    </w:p>
    <w:p w14:paraId="6EE9F228" w14:textId="77777777" w:rsidR="00000000" w:rsidRDefault="007C71EE">
      <w:pPr>
        <w:pStyle w:val="a"/>
        <w:rPr>
          <w:rFonts w:hint="cs"/>
          <w:rtl/>
        </w:rPr>
      </w:pPr>
    </w:p>
    <w:p w14:paraId="1FFBCCB6" w14:textId="77777777" w:rsidR="00000000" w:rsidRDefault="007C71EE">
      <w:pPr>
        <w:pStyle w:val="ac"/>
        <w:rPr>
          <w:rtl/>
        </w:rPr>
      </w:pPr>
      <w:r>
        <w:rPr>
          <w:rFonts w:hint="eastAsia"/>
          <w:rtl/>
        </w:rPr>
        <w:t>השר</w:t>
      </w:r>
      <w:r>
        <w:rPr>
          <w:rtl/>
        </w:rPr>
        <w:t xml:space="preserve"> עוזי לנדאו:</w:t>
      </w:r>
    </w:p>
    <w:p w14:paraId="19E9366A" w14:textId="77777777" w:rsidR="00000000" w:rsidRDefault="007C71EE">
      <w:pPr>
        <w:pStyle w:val="a"/>
        <w:rPr>
          <w:rFonts w:hint="cs"/>
          <w:rtl/>
        </w:rPr>
      </w:pPr>
    </w:p>
    <w:p w14:paraId="22D9413F" w14:textId="77777777" w:rsidR="00000000" w:rsidRDefault="007C71EE">
      <w:pPr>
        <w:pStyle w:val="a"/>
        <w:rPr>
          <w:rFonts w:hint="cs"/>
          <w:rtl/>
        </w:rPr>
      </w:pPr>
      <w:r>
        <w:rPr>
          <w:rFonts w:hint="cs"/>
          <w:rtl/>
        </w:rPr>
        <w:t xml:space="preserve">הסיפור היה פשוט מאוד. הנושא הגיע לכנסת, ומה שאתם הגשתם היה הסתייגות לחוק העיקרי - - - </w:t>
      </w:r>
    </w:p>
    <w:p w14:paraId="03A8E555" w14:textId="77777777" w:rsidR="00000000" w:rsidRDefault="007C71EE">
      <w:pPr>
        <w:pStyle w:val="a"/>
        <w:rPr>
          <w:rFonts w:hint="cs"/>
          <w:rtl/>
        </w:rPr>
      </w:pPr>
    </w:p>
    <w:p w14:paraId="0172A062" w14:textId="77777777" w:rsidR="00000000" w:rsidRDefault="007C71EE">
      <w:pPr>
        <w:pStyle w:val="SpeakerCon"/>
        <w:rPr>
          <w:rtl/>
        </w:rPr>
      </w:pPr>
      <w:bookmarkStart w:id="2266" w:name="FS000001065T28_05_2003_10_41_03C"/>
      <w:bookmarkEnd w:id="2266"/>
      <w:r>
        <w:rPr>
          <w:rtl/>
        </w:rPr>
        <w:t>חיים אורון (מרצ):</w:t>
      </w:r>
    </w:p>
    <w:p w14:paraId="257F936A" w14:textId="77777777" w:rsidR="00000000" w:rsidRDefault="007C71EE">
      <w:pPr>
        <w:pStyle w:val="a"/>
        <w:rPr>
          <w:rtl/>
        </w:rPr>
      </w:pPr>
    </w:p>
    <w:p w14:paraId="2A470BBF" w14:textId="77777777" w:rsidR="00000000" w:rsidRDefault="007C71EE">
      <w:pPr>
        <w:pStyle w:val="a"/>
        <w:rPr>
          <w:rFonts w:hint="cs"/>
          <w:rtl/>
        </w:rPr>
      </w:pPr>
      <w:r>
        <w:rPr>
          <w:rFonts w:hint="cs"/>
          <w:rtl/>
        </w:rPr>
        <w:t>עוזי, אתה פשוט מאבד טקט. היה טקט שלפני הבחירות בהסתדרות והיה הטקט של אח</w:t>
      </w:r>
      <w:r>
        <w:rPr>
          <w:rFonts w:hint="cs"/>
          <w:rtl/>
        </w:rPr>
        <w:t>רי הבחירות להסתדרות. בטקט שלפני הבחירות להסתדרות - אז חיים רמון התפטר והלך לבחירות להסתדרות. אחרי הבחירות סיימנו את חוק הבריאות, ביצענו את המהלכים בתוך ההסתדרות. זו היתה האפשרות היחידה לבצע את המהלך. כאשר שונתה הנהגת ההסתדרות, כאשר היה חוק הבריאות, שהיה תש</w:t>
      </w:r>
      <w:r>
        <w:rPr>
          <w:rFonts w:hint="cs"/>
          <w:rtl/>
        </w:rPr>
        <w:t xml:space="preserve">תית,  אמרנו שעכשיו נחבר בין השניים:  נבנה את מערכת הבריאות על בסיס של חוק הבריאות, שהיום כל רואיו אומרים שאין טוב ממנו - יש לו בעיות, כי הורגים אותו, שוחקים אותו -  ונאחד את המערכות. </w:t>
      </w:r>
    </w:p>
    <w:p w14:paraId="029A733F" w14:textId="77777777" w:rsidR="00000000" w:rsidRDefault="007C71EE">
      <w:pPr>
        <w:pStyle w:val="a"/>
        <w:rPr>
          <w:rFonts w:hint="cs"/>
          <w:rtl/>
        </w:rPr>
      </w:pPr>
    </w:p>
    <w:p w14:paraId="7A43F357" w14:textId="77777777" w:rsidR="00000000" w:rsidRDefault="007C71EE">
      <w:pPr>
        <w:pStyle w:val="a"/>
        <w:rPr>
          <w:rFonts w:hint="cs"/>
          <w:rtl/>
        </w:rPr>
      </w:pPr>
      <w:r>
        <w:rPr>
          <w:rFonts w:hint="cs"/>
          <w:rtl/>
        </w:rPr>
        <w:t>אני רוצה לחזור לפנסיה. לא הנושאים האלה היו על השולחן. אמרנו שנקים קרנות</w:t>
      </w:r>
      <w:r>
        <w:rPr>
          <w:rFonts w:hint="cs"/>
          <w:rtl/>
        </w:rPr>
        <w:t xml:space="preserve"> חדשות ונסגור את הקרנות הישנות. עכשיו באים ואומרים לנו: אבל הם מקבלים איגרות חוב מיוחדות, ייעודיות עם תשואה גבוהה מובטחת מהממשלה. אני רוצה להגיד לך פה מעל הדוכן, אדוני היושב-ראש, אדוני השר, עזוב אותי מהאג"חים הייעודיים. אני לא רוצה אג"חים ייעודיים. דרך אגב</w:t>
      </w:r>
      <w:r>
        <w:rPr>
          <w:rFonts w:hint="cs"/>
          <w:rtl/>
        </w:rPr>
        <w:t xml:space="preserve">, אני לא חבר בקרן פנסיה כזאת, כך שמצבי כקיבוצניק די מסובך בהקשר זה של הפנסיה. יש פה שאלה עקרונית, האם הצבירה הפנסיונית במדינת ישראל, זו  שקוראים לה "הקומה השנייה", כאשר הקומה הראשונה היא הביטוח הלאומי, האם הקומה השנייה, לא הקומה השלישית, לא ביטוח המנהלים, </w:t>
      </w:r>
      <w:r>
        <w:rPr>
          <w:rFonts w:hint="cs"/>
          <w:rtl/>
        </w:rPr>
        <w:t xml:space="preserve">לא איזו פנסיה מיוחדת שאדם עושה לעצמו על-פי בחירתו, אלא אותה קומה שנייה - האם יש לה רשת ביטחון? </w:t>
      </w:r>
    </w:p>
    <w:p w14:paraId="1BDB42B0" w14:textId="77777777" w:rsidR="00000000" w:rsidRDefault="007C71EE">
      <w:pPr>
        <w:pStyle w:val="a"/>
        <w:rPr>
          <w:rFonts w:hint="cs"/>
          <w:rtl/>
        </w:rPr>
      </w:pPr>
    </w:p>
    <w:p w14:paraId="459A264A" w14:textId="77777777" w:rsidR="00000000" w:rsidRDefault="007C71EE">
      <w:pPr>
        <w:pStyle w:val="a"/>
        <w:rPr>
          <w:rFonts w:hint="cs"/>
          <w:rtl/>
        </w:rPr>
      </w:pPr>
      <w:r>
        <w:rPr>
          <w:rFonts w:hint="cs"/>
          <w:rtl/>
        </w:rPr>
        <w:t>האם רשת הביטחון הזאת מוגדרת כך, שאתה יודע כאשר אתה מתחיל לצבור בגיל 25 או בגיל 30, שבעוד 35 שנה - מה לעשות, אין לי כזאת ראייה ארוכת טווח כמו לשר האוצר, לדעת מה</w:t>
      </w:r>
      <w:r>
        <w:rPr>
          <w:rFonts w:hint="cs"/>
          <w:rtl/>
        </w:rPr>
        <w:t xml:space="preserve"> יהיה בעוד 35 שנה. אני לא יודע מה תהיה תוחלת החיים, ואני לא יודע כמה ימים בשבוע יעבדו. אבל דבר אחד אני רוצה לדעת, כי אחרת אני לא אצבור. ואם אני לא אצבור אני אהיה נטל על החברה. אני רוצה לדעת שבעוד 35 שנה וגם בעוד 40 שנה, כשאני אהיה פנסיונר, וגם בעוד 50 שנה,</w:t>
      </w:r>
      <w:r>
        <w:rPr>
          <w:rFonts w:hint="cs"/>
          <w:rtl/>
        </w:rPr>
        <w:t xml:space="preserve"> בעזרת השם, כשאני אהיה פנסיונר יותר מבוגר, מה שאני צברתי ביגיע כפי, תשלומי ותשלומי המעסיק שלי, הם לא איזה מספר וירטואלי שעכשיו הוא </w:t>
      </w:r>
      <w:r>
        <w:rPr>
          <w:rFonts w:hint="cs"/>
        </w:rPr>
        <w:t>X</w:t>
      </w:r>
      <w:r>
        <w:rPr>
          <w:rFonts w:hint="cs"/>
          <w:rtl/>
        </w:rPr>
        <w:t xml:space="preserve">, הוא יכול להיות </w:t>
      </w:r>
      <w:r>
        <w:rPr>
          <w:rFonts w:hint="cs"/>
        </w:rPr>
        <w:t>X</w:t>
      </w:r>
      <w:r>
        <w:rPr>
          <w:rFonts w:hint="cs"/>
          <w:rtl/>
        </w:rPr>
        <w:t xml:space="preserve"> מינוס עשר, הוא יכול להיות </w:t>
      </w:r>
      <w:r>
        <w:rPr>
          <w:rFonts w:hint="cs"/>
        </w:rPr>
        <w:t>X</w:t>
      </w:r>
      <w:r>
        <w:rPr>
          <w:rFonts w:hint="cs"/>
          <w:rtl/>
        </w:rPr>
        <w:t xml:space="preserve"> מינוס עשרים.  </w:t>
      </w:r>
    </w:p>
    <w:p w14:paraId="45BBC23E" w14:textId="77777777" w:rsidR="00000000" w:rsidRDefault="007C71EE">
      <w:pPr>
        <w:pStyle w:val="a"/>
        <w:rPr>
          <w:rFonts w:hint="cs"/>
          <w:rtl/>
        </w:rPr>
      </w:pPr>
    </w:p>
    <w:p w14:paraId="4F17AACD" w14:textId="77777777" w:rsidR="00000000" w:rsidRDefault="007C71EE">
      <w:pPr>
        <w:pStyle w:val="a"/>
        <w:rPr>
          <w:rFonts w:hint="cs"/>
          <w:rtl/>
        </w:rPr>
      </w:pPr>
      <w:r>
        <w:rPr>
          <w:rFonts w:hint="cs"/>
          <w:rtl/>
        </w:rPr>
        <w:t>אם זה מוסכם, אז אני שואל אותך, אדוני היושב-ראש, האם יש תחום א</w:t>
      </w:r>
      <w:r>
        <w:rPr>
          <w:rFonts w:hint="cs"/>
          <w:rtl/>
        </w:rPr>
        <w:t>חד שבו יש יותר הצדקה שרשת הביטחון הזאת תהיה רשת ביטחון שהכלל נותן לכלל, קרי ממלכתי, מאשר פנסיה? אם יש תחום, משום אורך הטווח שלו, משום האי-וודאות שבו, משום הרוחב הגדול של הציבור -  ולכן אני בעד חוק פנסיה חובה לכול - האם לא מוצדק שרשת הביטחון הזאת תינתן על-י</w:t>
      </w:r>
      <w:r>
        <w:rPr>
          <w:rFonts w:hint="cs"/>
          <w:rtl/>
        </w:rPr>
        <w:t xml:space="preserve">די הכלל? </w:t>
      </w:r>
    </w:p>
    <w:p w14:paraId="5A0051FD" w14:textId="77777777" w:rsidR="00000000" w:rsidRDefault="007C71EE">
      <w:pPr>
        <w:pStyle w:val="a"/>
        <w:rPr>
          <w:rFonts w:hint="cs"/>
          <w:rtl/>
        </w:rPr>
      </w:pPr>
    </w:p>
    <w:p w14:paraId="595636BE" w14:textId="77777777" w:rsidR="00000000" w:rsidRDefault="007C71EE">
      <w:pPr>
        <w:pStyle w:val="a"/>
        <w:rPr>
          <w:rFonts w:hint="cs"/>
          <w:rtl/>
        </w:rPr>
      </w:pPr>
      <w:r>
        <w:rPr>
          <w:rFonts w:hint="cs"/>
          <w:rtl/>
        </w:rPr>
        <w:t>אז אני שומע מפקידי האוצר - גם הפטנט הזה - שמסבירים לנו שזו הכרעה אידיאולוגית. אני לא רוצה לריב עם אייל בן-שלוש, הממונה על שוק ההון, ואני לא רוצה לריב עם אורי יוגב ואני גם לא רוצה לריב עם פקיד אחר. יתייצב השר בוועדת הכספים  - דרך אגב, הוא לא בא -</w:t>
      </w:r>
      <w:r>
        <w:rPr>
          <w:rFonts w:hint="cs"/>
          <w:rtl/>
        </w:rPr>
        <w:t xml:space="preserve"> וננהל את הוויכוח הזה, ולא עם הטבלאות האקטואריות. דרך אגב, יש מאה מומחים, כולל הכי בכירים בארץ, שמציגים טבלאות אחרות. הנושא מאוד מורכב. אני רוצה שנדבר על הוויכוח העקרוני הזה: מי אחראי לרשת הביטחון בנושא הפנסיה. אני אומר לך, אדוני היושב-ראש, באחריות מלאה, ש</w:t>
      </w:r>
      <w:r>
        <w:rPr>
          <w:rFonts w:hint="cs"/>
          <w:rtl/>
        </w:rPr>
        <w:t xml:space="preserve">אם על זה תהיה תשובה, כל הוויכוחים האחרים לא חשובים בעיני. </w:t>
      </w:r>
    </w:p>
    <w:p w14:paraId="5B7EFD13" w14:textId="77777777" w:rsidR="00000000" w:rsidRDefault="007C71EE">
      <w:pPr>
        <w:pStyle w:val="a"/>
        <w:rPr>
          <w:rFonts w:hint="cs"/>
          <w:rtl/>
        </w:rPr>
      </w:pPr>
    </w:p>
    <w:p w14:paraId="31BFAAE1" w14:textId="77777777" w:rsidR="00000000" w:rsidRDefault="007C71EE">
      <w:pPr>
        <w:pStyle w:val="a"/>
        <w:rPr>
          <w:rFonts w:hint="cs"/>
          <w:rtl/>
        </w:rPr>
      </w:pPr>
      <w:r>
        <w:rPr>
          <w:rFonts w:hint="cs"/>
          <w:rtl/>
        </w:rPr>
        <w:t>ישימו ארבעה מנהלים מורשים, רוצים לבדוק 60 שנה אחורנית - שיהיה 60 שנה אחורנית. שיעשו מה שרוצים. תגידו שיש רשת ביטחון, אבל זה לא מופיע בחוק. על החוק נצביע בעוד כמה שעות. יש  נוסחה שאומרת, שהמפקח יגי</w:t>
      </w:r>
      <w:r>
        <w:rPr>
          <w:rFonts w:hint="cs"/>
          <w:rtl/>
        </w:rPr>
        <w:t>ע לתקנון אחיד בקרנות, מבוסס על נוסחה שיש בה שלושה משתנים קשוחים ומשתנה אחד פתוח. המשתנה הקשוח האחד זה איזון אקטוארי. המשתנה הקשוח השני זה כמה הממשלה תיתן לקרנות ב=30 השנים הבאות. כל פעם אני מתרשם מהראייה ארוכת הטווח. והמשתנה השלישי זה כמה משלמים לפנסיה. המ</w:t>
      </w:r>
      <w:r>
        <w:rPr>
          <w:rFonts w:hint="cs"/>
          <w:rtl/>
        </w:rPr>
        <w:t xml:space="preserve">שתנה הרביעי הוא פתוח - כמה תהיה הקצבה. ואם זה צריך להתאזן, אזי כל אחד מאתנו, גם אם הוא בור גמור במתמטיקה, מבין שהדבר היחיד שישתנה - אם השאר קבועים - זה גודל הקצבה. זאת המשמעות של העניין. </w:t>
      </w:r>
    </w:p>
    <w:p w14:paraId="210B3F93" w14:textId="77777777" w:rsidR="00000000" w:rsidRDefault="007C71EE">
      <w:pPr>
        <w:pStyle w:val="a"/>
        <w:ind w:firstLine="0"/>
        <w:rPr>
          <w:rFonts w:hint="cs"/>
          <w:rtl/>
        </w:rPr>
      </w:pPr>
    </w:p>
    <w:p w14:paraId="4792A8F8" w14:textId="77777777" w:rsidR="00000000" w:rsidRDefault="007C71EE">
      <w:pPr>
        <w:pStyle w:val="a"/>
        <w:ind w:firstLine="0"/>
        <w:rPr>
          <w:rFonts w:hint="cs"/>
          <w:rtl/>
        </w:rPr>
      </w:pPr>
    </w:p>
    <w:p w14:paraId="6068FF45" w14:textId="77777777" w:rsidR="00000000" w:rsidRDefault="007C71EE">
      <w:pPr>
        <w:pStyle w:val="a"/>
        <w:ind w:firstLine="0"/>
        <w:rPr>
          <w:rFonts w:hint="cs"/>
          <w:rtl/>
        </w:rPr>
      </w:pPr>
    </w:p>
    <w:p w14:paraId="3715D75A" w14:textId="77777777" w:rsidR="00000000" w:rsidRDefault="007C71EE">
      <w:pPr>
        <w:pStyle w:val="a"/>
        <w:ind w:firstLine="0"/>
        <w:rPr>
          <w:rFonts w:hint="cs"/>
          <w:rtl/>
        </w:rPr>
      </w:pPr>
      <w:r>
        <w:rPr>
          <w:rFonts w:hint="cs"/>
          <w:rtl/>
        </w:rPr>
        <w:t>*</w:t>
      </w:r>
    </w:p>
    <w:p w14:paraId="5BF37701" w14:textId="77777777" w:rsidR="00000000" w:rsidRDefault="007C71EE">
      <w:pPr>
        <w:pStyle w:val="a"/>
        <w:rPr>
          <w:rFonts w:hint="cs"/>
          <w:rtl/>
        </w:rPr>
      </w:pPr>
    </w:p>
    <w:p w14:paraId="26293D01" w14:textId="77777777" w:rsidR="00000000" w:rsidRDefault="007C71EE">
      <w:pPr>
        <w:pStyle w:val="a"/>
        <w:rPr>
          <w:rFonts w:hint="cs"/>
          <w:rtl/>
        </w:rPr>
      </w:pPr>
    </w:p>
    <w:p w14:paraId="17160876" w14:textId="77777777" w:rsidR="00000000" w:rsidRDefault="007C71EE">
      <w:pPr>
        <w:pStyle w:val="a"/>
        <w:rPr>
          <w:rFonts w:hint="cs"/>
          <w:rtl/>
        </w:rPr>
      </w:pPr>
    </w:p>
    <w:p w14:paraId="434F5A14" w14:textId="77777777" w:rsidR="00000000" w:rsidRDefault="007C71EE">
      <w:pPr>
        <w:pStyle w:val="a"/>
        <w:rPr>
          <w:rFonts w:hint="cs"/>
          <w:color w:val="0000FF"/>
          <w:szCs w:val="28"/>
          <w:rtl/>
        </w:rPr>
      </w:pPr>
    </w:p>
    <w:p w14:paraId="563F887B" w14:textId="77777777" w:rsidR="00000000" w:rsidRDefault="007C71EE">
      <w:pPr>
        <w:pStyle w:val="a"/>
        <w:rPr>
          <w:rFonts w:hint="cs"/>
          <w:color w:val="0000FF"/>
          <w:szCs w:val="28"/>
          <w:rtl/>
        </w:rPr>
      </w:pPr>
    </w:p>
    <w:p w14:paraId="5E63C101" w14:textId="77777777" w:rsidR="00000000" w:rsidRDefault="007C71EE">
      <w:pPr>
        <w:pStyle w:val="a"/>
        <w:rPr>
          <w:rtl/>
        </w:rPr>
      </w:pPr>
      <w:r>
        <w:rPr>
          <w:rtl/>
        </w:rPr>
        <w:br w:type="page"/>
      </w:r>
    </w:p>
    <w:p w14:paraId="33F039E7" w14:textId="77777777" w:rsidR="00000000" w:rsidRDefault="007C71EE">
      <w:pPr>
        <w:pStyle w:val="a"/>
        <w:rPr>
          <w:rFonts w:hint="cs"/>
          <w:color w:val="0000FF"/>
          <w:szCs w:val="28"/>
          <w:rtl/>
        </w:rPr>
      </w:pPr>
      <w:r>
        <w:rPr>
          <w:rFonts w:hint="cs"/>
          <w:color w:val="0000FF"/>
          <w:szCs w:val="28"/>
          <w:rtl/>
        </w:rPr>
        <w:t>*המשך דברי אורון</w:t>
      </w:r>
    </w:p>
    <w:p w14:paraId="21EA1408" w14:textId="77777777" w:rsidR="00000000" w:rsidRDefault="007C71EE">
      <w:pPr>
        <w:pStyle w:val="a"/>
        <w:rPr>
          <w:rtl/>
        </w:rPr>
      </w:pPr>
    </w:p>
    <w:p w14:paraId="2C0F4AD4" w14:textId="77777777" w:rsidR="00000000" w:rsidRDefault="007C71EE">
      <w:pPr>
        <w:pStyle w:val="a"/>
        <w:rPr>
          <w:rFonts w:hint="cs"/>
          <w:rtl/>
        </w:rPr>
      </w:pPr>
      <w:bookmarkStart w:id="2267" w:name="FS000001065T28_05_2003_08_49_37"/>
      <w:bookmarkEnd w:id="2267"/>
    </w:p>
    <w:p w14:paraId="61B66B46" w14:textId="77777777" w:rsidR="00000000" w:rsidRDefault="007C71EE">
      <w:pPr>
        <w:pStyle w:val="a"/>
        <w:rPr>
          <w:rFonts w:hint="cs"/>
          <w:rtl/>
        </w:rPr>
      </w:pPr>
      <w:r>
        <w:rPr>
          <w:rFonts w:hint="cs"/>
          <w:rtl/>
        </w:rPr>
        <w:t>משפט אחרון ואני מסיים: כל הממשלות, כל</w:t>
      </w:r>
      <w:r>
        <w:rPr>
          <w:rFonts w:hint="cs"/>
          <w:rtl/>
        </w:rPr>
        <w:t xml:space="preserve"> שרי האוצר מכל המפלגות - ועד כמה שאני זוכר, לא היה אף פעם שר אוצר ממרצ, אבל היו כמה פעמים שרי אוצר מהליכוד - היו בתוך הדבר הזה. אני לא רוצה להגיד יותר מזה, אדוני השר עוזי לנדאו. כמה פעמים אמרו למנהלי המשא-ומתן מההסתדרות: קחו את האג"חים הייעודיים, כי ידעו ש</w:t>
      </w:r>
      <w:r>
        <w:rPr>
          <w:rFonts w:hint="cs"/>
          <w:rtl/>
        </w:rPr>
        <w:t xml:space="preserve">זו ציפור הנפש, אבל ותרו על תוספת יוקר; ותרו בהעלאת המשכורת, ותרו בפיטורים. השרים האלה, כשייחקרו - אני אציע שגם תהיה חקירה על זה. חלק מהשרים זיכרונם לברכה, אבל המסמכים ישנם. </w:t>
      </w:r>
    </w:p>
    <w:p w14:paraId="2E3E487A" w14:textId="77777777" w:rsidR="00000000" w:rsidRDefault="007C71EE">
      <w:pPr>
        <w:pStyle w:val="a"/>
        <w:ind w:firstLine="0"/>
        <w:rPr>
          <w:rFonts w:hint="cs"/>
          <w:rtl/>
        </w:rPr>
      </w:pPr>
    </w:p>
    <w:p w14:paraId="266F4750" w14:textId="77777777" w:rsidR="00000000" w:rsidRDefault="007C71EE">
      <w:pPr>
        <w:pStyle w:val="ad"/>
        <w:rPr>
          <w:rtl/>
        </w:rPr>
      </w:pPr>
      <w:r>
        <w:rPr>
          <w:rtl/>
        </w:rPr>
        <w:t>היו"ר יולי-יואל אדלשטיין:</w:t>
      </w:r>
    </w:p>
    <w:p w14:paraId="160F9D7C" w14:textId="77777777" w:rsidR="00000000" w:rsidRDefault="007C71EE">
      <w:pPr>
        <w:pStyle w:val="a"/>
        <w:rPr>
          <w:rtl/>
        </w:rPr>
      </w:pPr>
    </w:p>
    <w:p w14:paraId="70195438" w14:textId="77777777" w:rsidR="00000000" w:rsidRDefault="007C71EE">
      <w:pPr>
        <w:pStyle w:val="a"/>
        <w:rPr>
          <w:rFonts w:hint="cs"/>
          <w:rtl/>
        </w:rPr>
      </w:pPr>
      <w:r>
        <w:rPr>
          <w:rFonts w:hint="cs"/>
          <w:rtl/>
        </w:rPr>
        <w:t>תודה, אדוני.</w:t>
      </w:r>
    </w:p>
    <w:p w14:paraId="16C0CEB3" w14:textId="77777777" w:rsidR="00000000" w:rsidRDefault="007C71EE">
      <w:pPr>
        <w:pStyle w:val="a"/>
        <w:ind w:firstLine="0"/>
        <w:rPr>
          <w:rFonts w:hint="cs"/>
          <w:rtl/>
        </w:rPr>
      </w:pPr>
    </w:p>
    <w:p w14:paraId="7DC6614C" w14:textId="77777777" w:rsidR="00000000" w:rsidRDefault="007C71EE">
      <w:pPr>
        <w:pStyle w:val="SpeakerCon"/>
        <w:rPr>
          <w:rtl/>
        </w:rPr>
      </w:pPr>
      <w:bookmarkStart w:id="2268" w:name="FS000001065T28_05_2003_08_56_51C"/>
      <w:bookmarkEnd w:id="2268"/>
      <w:r>
        <w:rPr>
          <w:rtl/>
        </w:rPr>
        <w:t>חיים אורון (מרצ):</w:t>
      </w:r>
    </w:p>
    <w:p w14:paraId="3E8F8A42" w14:textId="77777777" w:rsidR="00000000" w:rsidRDefault="007C71EE">
      <w:pPr>
        <w:pStyle w:val="a"/>
        <w:rPr>
          <w:rtl/>
        </w:rPr>
      </w:pPr>
    </w:p>
    <w:p w14:paraId="23B7E450" w14:textId="77777777" w:rsidR="00000000" w:rsidRDefault="007C71EE">
      <w:pPr>
        <w:pStyle w:val="a"/>
        <w:rPr>
          <w:rFonts w:hint="cs"/>
          <w:rtl/>
        </w:rPr>
      </w:pPr>
      <w:r>
        <w:rPr>
          <w:rFonts w:hint="cs"/>
          <w:rtl/>
        </w:rPr>
        <w:t xml:space="preserve">הדילים האלה, שהיו על </w:t>
      </w:r>
      <w:r>
        <w:rPr>
          <w:rFonts w:hint="cs"/>
          <w:rtl/>
        </w:rPr>
        <w:t>גבי קרנות הפנסיה, היו רק של חלק אחד של המפה? שר האוצר, אני לא רוצה להזכיר שמות שמא אכשל בדברי, הוא במקרה לא חתם על הסכם כזה. אחת הסיבות לכך שאמרנו: רוצים את ההפרדה הזאת בהסתדרות - היא כי לא רצינו להפוך את המשא-ומתן על תוספת היוקר או את המשא-ומתן על הפיטורי</w:t>
      </w:r>
      <w:r>
        <w:rPr>
          <w:rFonts w:hint="cs"/>
          <w:rtl/>
        </w:rPr>
        <w:t xml:space="preserve">ם בסקטור הציבורי לבן-ערובה של האג"חים הייעודיים, כי אג"חים ייעודיים יכול לתת רק האוצר. אף אחד לא יכול לחתום, ובאי-חתימה של השר, אין איגרות חוב מיועדות, וכל המערכת קורסת. </w:t>
      </w:r>
    </w:p>
    <w:p w14:paraId="60BE9ED6" w14:textId="77777777" w:rsidR="00000000" w:rsidRDefault="007C71EE">
      <w:pPr>
        <w:pStyle w:val="a"/>
        <w:rPr>
          <w:rFonts w:hint="cs"/>
          <w:rtl/>
        </w:rPr>
      </w:pPr>
    </w:p>
    <w:p w14:paraId="0BE0666A" w14:textId="77777777" w:rsidR="00000000" w:rsidRDefault="007C71EE">
      <w:pPr>
        <w:pStyle w:val="a"/>
        <w:rPr>
          <w:rFonts w:hint="cs"/>
          <w:rtl/>
        </w:rPr>
      </w:pPr>
      <w:r>
        <w:rPr>
          <w:rFonts w:hint="cs"/>
          <w:rtl/>
        </w:rPr>
        <w:t>לכן, כל גלגול העיניים לשמים שגילינו עכשיו, בסדר, כבר פתרנו את בעיית השחיתות, תעסקו ב</w:t>
      </w:r>
      <w:r>
        <w:rPr>
          <w:rFonts w:hint="cs"/>
          <w:rtl/>
        </w:rPr>
        <w:t>עניינים עצמם. תודה.</w:t>
      </w:r>
    </w:p>
    <w:p w14:paraId="3AC5AED9" w14:textId="77777777" w:rsidR="00000000" w:rsidRDefault="007C71EE">
      <w:pPr>
        <w:pStyle w:val="a"/>
        <w:ind w:firstLine="0"/>
        <w:rPr>
          <w:rFonts w:hint="cs"/>
          <w:rtl/>
        </w:rPr>
      </w:pPr>
    </w:p>
    <w:p w14:paraId="4CD19977" w14:textId="77777777" w:rsidR="00000000" w:rsidRDefault="007C71EE">
      <w:pPr>
        <w:pStyle w:val="ad"/>
        <w:rPr>
          <w:rtl/>
        </w:rPr>
      </w:pPr>
      <w:r>
        <w:rPr>
          <w:rFonts w:hint="eastAsia"/>
          <w:rtl/>
        </w:rPr>
        <w:t>היו</w:t>
      </w:r>
      <w:r>
        <w:rPr>
          <w:rtl/>
        </w:rPr>
        <w:t>"ר יולי-יואל אדלשטיין:</w:t>
      </w:r>
    </w:p>
    <w:p w14:paraId="1FF953E2" w14:textId="77777777" w:rsidR="00000000" w:rsidRDefault="007C71EE">
      <w:pPr>
        <w:pStyle w:val="a"/>
        <w:rPr>
          <w:rFonts w:hint="cs"/>
          <w:rtl/>
        </w:rPr>
      </w:pPr>
    </w:p>
    <w:p w14:paraId="3B13BCEC" w14:textId="77777777" w:rsidR="00000000" w:rsidRDefault="007C71EE">
      <w:pPr>
        <w:pStyle w:val="a"/>
        <w:rPr>
          <w:rFonts w:hint="cs"/>
          <w:rtl/>
        </w:rPr>
      </w:pPr>
      <w:r>
        <w:rPr>
          <w:rFonts w:hint="cs"/>
          <w:rtl/>
        </w:rPr>
        <w:t>תודה לחבר הכנסת חיים אורון. חבר הכנסת מוחמד ברכה, בבקשה. אחריו - חבר הכנסת יגאל יאסינוב, ולאחר מכן - חברת הכנסת אתי לבני. בבקשה, אדוני, עשר דקות.</w:t>
      </w:r>
    </w:p>
    <w:p w14:paraId="7F438FEF" w14:textId="77777777" w:rsidR="00000000" w:rsidRDefault="007C71EE">
      <w:pPr>
        <w:pStyle w:val="a"/>
        <w:ind w:firstLine="0"/>
        <w:rPr>
          <w:rFonts w:hint="cs"/>
          <w:rtl/>
        </w:rPr>
      </w:pPr>
    </w:p>
    <w:p w14:paraId="5DF5BABC" w14:textId="77777777" w:rsidR="00000000" w:rsidRDefault="007C71EE">
      <w:pPr>
        <w:pStyle w:val="Speaker"/>
        <w:rPr>
          <w:rtl/>
        </w:rPr>
      </w:pPr>
      <w:bookmarkStart w:id="2269" w:name="FS000000540T28_05_2003_08_59_58"/>
      <w:bookmarkEnd w:id="2269"/>
    </w:p>
    <w:p w14:paraId="3709A254" w14:textId="77777777" w:rsidR="00000000" w:rsidRDefault="007C71EE">
      <w:pPr>
        <w:pStyle w:val="Speaker"/>
        <w:rPr>
          <w:rtl/>
        </w:rPr>
      </w:pPr>
      <w:r>
        <w:rPr>
          <w:rFonts w:hint="eastAsia"/>
          <w:rtl/>
        </w:rPr>
        <w:t>מוחמד</w:t>
      </w:r>
      <w:r>
        <w:rPr>
          <w:rtl/>
        </w:rPr>
        <w:t xml:space="preserve"> ברכה (חד"ש-תע"ל):</w:t>
      </w:r>
    </w:p>
    <w:p w14:paraId="07A536CD" w14:textId="77777777" w:rsidR="00000000" w:rsidRDefault="007C71EE">
      <w:pPr>
        <w:pStyle w:val="a"/>
        <w:rPr>
          <w:rFonts w:hint="cs"/>
          <w:rtl/>
        </w:rPr>
      </w:pPr>
    </w:p>
    <w:p w14:paraId="6834187B" w14:textId="77777777" w:rsidR="00000000" w:rsidRDefault="007C71EE">
      <w:pPr>
        <w:pStyle w:val="a"/>
        <w:rPr>
          <w:rFonts w:hint="cs"/>
          <w:rtl/>
        </w:rPr>
      </w:pPr>
      <w:r>
        <w:rPr>
          <w:rFonts w:hint="cs"/>
          <w:rtl/>
        </w:rPr>
        <w:t>אדוני היושב-ראש, אדוני השר, רבותי ח</w:t>
      </w:r>
      <w:r>
        <w:rPr>
          <w:rFonts w:hint="cs"/>
          <w:rtl/>
        </w:rPr>
        <w:t xml:space="preserve">ברי הכנסת, בוקר טוב לכולם. בהפגנה שקראה לקיומה אתמול ההסתדרות, השתתפו על-פי ההערכות כ=100,000 איש. 100,000 זעקות אינן אמורות ליפול על אוזניים ערלות. גם אם משרד האוצר והממשלה לא יקשיבו, אני חושב שחברים בקואליציה צריכים להקשיב לזעקה הזאת. הדברים האלה צריכים </w:t>
      </w:r>
      <w:r>
        <w:rPr>
          <w:rFonts w:hint="cs"/>
          <w:rtl/>
        </w:rPr>
        <w:t>לבוא לידי ביטוי בהצבעות היום, מחר ומחרתיים; הצבעות על התוכנית הכלכלית, שאינה משאירה חלקה טובה בכלכלה או בחברה הישראלית, אלא פוגעת בה.</w:t>
      </w:r>
    </w:p>
    <w:p w14:paraId="319C27DC" w14:textId="77777777" w:rsidR="00000000" w:rsidRDefault="007C71EE">
      <w:pPr>
        <w:pStyle w:val="a"/>
        <w:rPr>
          <w:rFonts w:hint="cs"/>
          <w:rtl/>
        </w:rPr>
      </w:pPr>
    </w:p>
    <w:p w14:paraId="4EB20274" w14:textId="77777777" w:rsidR="00000000" w:rsidRDefault="007C71EE">
      <w:pPr>
        <w:pStyle w:val="a"/>
        <w:rPr>
          <w:rFonts w:hint="cs"/>
          <w:rtl/>
        </w:rPr>
      </w:pPr>
      <w:r>
        <w:rPr>
          <w:rFonts w:hint="cs"/>
          <w:rtl/>
        </w:rPr>
        <w:t>אין ספק, אדוני היושב-ראש, שזכות המחאה והזעקה היא זכות שמוקנית מעצם קיומו של משטר דמוקרטי, ולכן חשוב מאוד שהזעקה הזאת לא ר</w:t>
      </w:r>
      <w:r>
        <w:rPr>
          <w:rFonts w:hint="cs"/>
          <w:rtl/>
        </w:rPr>
        <w:t>ק תהדהד באוויר, אלא גם תישמע היטב אצל מקבלי ההחלטות וקברניטי השלטון. היום, כאמור, כפי שאנחנו, חברי האופוזיציה, נוהגים להודיע, תתקיים בשעה 16:30 תהלוכה מ"בנייני האומה" ועד לכנסת, במחאה על התוכנית הכלכלית. ולכן, כל אזרח ואזרחית במדינת ישראל מוזמנים ונקראים ל</w:t>
      </w:r>
      <w:r>
        <w:rPr>
          <w:rFonts w:hint="cs"/>
          <w:rtl/>
        </w:rPr>
        <w:t>בוא ולהביע את זעקתם היום, עוד לפני שההחלטה מתקבלת וההצבעה מתקיימת.</w:t>
      </w:r>
    </w:p>
    <w:p w14:paraId="1E150CAF" w14:textId="77777777" w:rsidR="00000000" w:rsidRDefault="007C71EE">
      <w:pPr>
        <w:pStyle w:val="a"/>
        <w:rPr>
          <w:rFonts w:hint="cs"/>
          <w:rtl/>
        </w:rPr>
      </w:pPr>
    </w:p>
    <w:p w14:paraId="289468AC" w14:textId="77777777" w:rsidR="00000000" w:rsidRDefault="007C71EE">
      <w:pPr>
        <w:pStyle w:val="a"/>
        <w:rPr>
          <w:rFonts w:hint="cs"/>
          <w:rtl/>
        </w:rPr>
      </w:pPr>
      <w:r>
        <w:rPr>
          <w:rFonts w:hint="cs"/>
          <w:rtl/>
        </w:rPr>
        <w:t>אדוני היושב-ראש, אני חושב שיש כל מיני נימות שהתלוו לתוכנית הכלכלית וגם להפגנה של ההסתדרות אתמול, שמזלזלות באיגוד המקצועי. ובכלל, התוכנית הכלכלית מנסה לקעקע את האיגוד המקצועי ואת העבודה המא</w:t>
      </w:r>
      <w:r>
        <w:rPr>
          <w:rFonts w:hint="cs"/>
          <w:rtl/>
        </w:rPr>
        <w:t>ורגנת. אני חושב שזה אינטרס חברתי, וזה לא רק אינטרס של העובדים והשכבות החלשות, שתהיה עבודה מאורגנת ושיהיה איגוד מקצועי. אני חושב שזה אינטרס חברתי מובהק. כל ניסיון לקעקע את האיגוד המקצועי ואת העבודה המאורגנת לא יביא בסופו של דבר ליציבות חברתית וליציבות כלכלי</w:t>
      </w:r>
      <w:r>
        <w:rPr>
          <w:rFonts w:hint="cs"/>
          <w:rtl/>
        </w:rPr>
        <w:t xml:space="preserve">ת. </w:t>
      </w:r>
    </w:p>
    <w:p w14:paraId="608052D1" w14:textId="77777777" w:rsidR="00000000" w:rsidRDefault="007C71EE">
      <w:pPr>
        <w:pStyle w:val="a"/>
        <w:rPr>
          <w:rFonts w:hint="cs"/>
          <w:rtl/>
        </w:rPr>
      </w:pPr>
    </w:p>
    <w:p w14:paraId="35F60EF1" w14:textId="77777777" w:rsidR="00000000" w:rsidRDefault="007C71EE">
      <w:pPr>
        <w:pStyle w:val="a"/>
        <w:rPr>
          <w:rFonts w:hint="cs"/>
          <w:rtl/>
        </w:rPr>
      </w:pPr>
      <w:r>
        <w:rPr>
          <w:rFonts w:hint="cs"/>
          <w:rtl/>
        </w:rPr>
        <w:t>אני חושב שזה יכול לפתוח את יחסי העבודה בשני כיוונים פסולים: כיוון אחד, של שוק עבדים ושל יכולת המעסיקים ובעלי ההון לכפות את כל מה שברצונם על ציבור העובדים. אני חושב שאף אחד במדינה או בכל מפלגה לא רוצה שתהיה פה חברה או חתכים חברתיים של עבדות במובלע או ב</w:t>
      </w:r>
      <w:r>
        <w:rPr>
          <w:rFonts w:hint="cs"/>
          <w:rtl/>
        </w:rPr>
        <w:t>מוצהר. התופעה השנייה שיכולה להיווצר היא מחאה לא מאורגנת ואינסטינקטיבית, שלא יכולה להתנקז לתוך משא-ומתן בין שני צדי המערכת הכלכלית, העובדים והמעסיקים. זה יכול לפתח גם מצב של אי-יציבות מוחלטת בכל מה שקשור ביחסי העבודה.</w:t>
      </w:r>
    </w:p>
    <w:p w14:paraId="3BA8066C" w14:textId="77777777" w:rsidR="00000000" w:rsidRDefault="007C71EE">
      <w:pPr>
        <w:pStyle w:val="a"/>
        <w:rPr>
          <w:rFonts w:hint="cs"/>
          <w:rtl/>
        </w:rPr>
      </w:pPr>
    </w:p>
    <w:p w14:paraId="380B3307" w14:textId="77777777" w:rsidR="00000000" w:rsidRDefault="007C71EE">
      <w:pPr>
        <w:pStyle w:val="a"/>
        <w:rPr>
          <w:rFonts w:hint="cs"/>
          <w:rtl/>
        </w:rPr>
      </w:pPr>
      <w:r>
        <w:rPr>
          <w:rFonts w:hint="cs"/>
          <w:rtl/>
        </w:rPr>
        <w:t>שני המקרים לא רצויים למשק, וכמובן לעוב</w:t>
      </w:r>
      <w:r>
        <w:rPr>
          <w:rFonts w:hint="cs"/>
          <w:rtl/>
        </w:rPr>
        <w:t>דים. הם לא רצויים חברתית ובכלל. כל הניסיון של התוכנית הכלכלית, תוכנית ההתאבדות הקולקטיבית של הממשלה שהיא כופה על האזרחים במדינת ישראל, וכל ההתייחסות שלה לנושא של יחסי עבודה ושל מתן סמכויות מופלגות למנהלים בשירות הציבורי לפטר עובדים, גם אם הם קבועים, ולקעקע</w:t>
      </w:r>
      <w:r>
        <w:rPr>
          <w:rFonts w:hint="cs"/>
          <w:rtl/>
        </w:rPr>
        <w:t xml:space="preserve"> את כל מה שמוסכם ביחסי עבודה מבחינת שכר, מבחינת הזכויות, מבחינת הפנסיה ומבחינת הקביעות, אני חושב שזה דבר שלא היה לו תקדים.</w:t>
      </w:r>
    </w:p>
    <w:p w14:paraId="20B16C8F" w14:textId="77777777" w:rsidR="00000000" w:rsidRDefault="007C71EE">
      <w:pPr>
        <w:pStyle w:val="a"/>
        <w:rPr>
          <w:rFonts w:hint="cs"/>
          <w:rtl/>
        </w:rPr>
      </w:pPr>
    </w:p>
    <w:p w14:paraId="519E7BB2" w14:textId="77777777" w:rsidR="00000000" w:rsidRDefault="007C71EE">
      <w:pPr>
        <w:pStyle w:val="a"/>
        <w:rPr>
          <w:rFonts w:hint="cs"/>
          <w:rtl/>
        </w:rPr>
      </w:pPr>
      <w:r>
        <w:rPr>
          <w:rFonts w:hint="cs"/>
          <w:rtl/>
        </w:rPr>
        <w:t>ביומיים האחרונים, מאז התחילו לדבר בדיון בתוכנית הכלכלית על תאצ'ריזם ועל גישה קפיטליסטית - אדוני היושב-ראש, אפילו תאצ'ר לא העזה לחוקק</w:t>
      </w:r>
      <w:r>
        <w:rPr>
          <w:rFonts w:hint="cs"/>
          <w:rtl/>
        </w:rPr>
        <w:t xml:space="preserve"> חוקים שיכולים להגביל את יחסי העבודה ולכפות הסכמי עבודה. אומנם היא לא היתה למען זכויות האדם וזכויות העובדים. היא שלחה בזמנו צבא כדי לדכא שביתות של כורים. אבל, גם פה זה קורה. לפני יומיים שמעתי את יושב-ראש ההסתדרות מספר על עובדים מחברת שמירה שנשכרה על-ידי מפ</w:t>
      </w:r>
      <w:r>
        <w:rPr>
          <w:rFonts w:hint="cs"/>
          <w:rtl/>
        </w:rPr>
        <w:t xml:space="preserve">על בדרום, שקיבלו מכות. למה? לא כיוון  שהם סגרו את המפעל בשלשלאות או את עצמם, אלא כיוון שהם העזו והקימו ועד. הם הוכו והם נחבלו. </w:t>
      </w:r>
    </w:p>
    <w:p w14:paraId="47FC3C06" w14:textId="77777777" w:rsidR="00000000" w:rsidRDefault="007C71EE">
      <w:pPr>
        <w:pStyle w:val="a"/>
        <w:rPr>
          <w:rFonts w:hint="cs"/>
          <w:rtl/>
        </w:rPr>
      </w:pPr>
    </w:p>
    <w:p w14:paraId="32977C49" w14:textId="77777777" w:rsidR="00000000" w:rsidRDefault="007C71EE">
      <w:pPr>
        <w:pStyle w:val="a"/>
        <w:rPr>
          <w:rFonts w:hint="cs"/>
          <w:rtl/>
        </w:rPr>
      </w:pPr>
      <w:r>
        <w:rPr>
          <w:rFonts w:hint="cs"/>
          <w:rtl/>
        </w:rPr>
        <w:t>אני חושב שמחזות כאלה של התנכלות לעובדים וקעקוע העבודה המאורגנת, זה דבר שיהיה לרועץ לחברה הישראלית כולה. יכול להיות שיש אנשים במ</w:t>
      </w:r>
      <w:r>
        <w:rPr>
          <w:rFonts w:hint="cs"/>
          <w:rtl/>
        </w:rPr>
        <w:t xml:space="preserve">משלה שמרגישים שיש להם כוח ושהם יכולים להעביר בכנסת הזאת כל מה שהם רוצים. אבל, בסופו של דבר נכון שהכנסת היא הריבון והיא בעלת ההחלטה והיא מחוקקת את החוקים והיא שקובעת את סדר העדיפויות, כמובן על-פי מה שיובא מהממשלה. למרבה הצער, נוצרת בכנסת הזאת הצבעה של כמעט </w:t>
      </w:r>
      <w:r>
        <w:rPr>
          <w:rFonts w:hint="cs"/>
          <w:rtl/>
        </w:rPr>
        <w:t xml:space="preserve">רובוטים. אנשים מרימים ומורידים יד כמו בתיאטרון בובות. </w:t>
      </w:r>
    </w:p>
    <w:p w14:paraId="7887C8A5" w14:textId="77777777" w:rsidR="00000000" w:rsidRDefault="007C71EE">
      <w:pPr>
        <w:pStyle w:val="a"/>
        <w:rPr>
          <w:rFonts w:hint="cs"/>
          <w:rtl/>
        </w:rPr>
      </w:pPr>
    </w:p>
    <w:p w14:paraId="0C2950C4" w14:textId="77777777" w:rsidR="00000000" w:rsidRDefault="007C71EE">
      <w:pPr>
        <w:pStyle w:val="a"/>
        <w:rPr>
          <w:rFonts w:hint="cs"/>
          <w:rtl/>
        </w:rPr>
      </w:pPr>
      <w:r>
        <w:rPr>
          <w:rFonts w:hint="cs"/>
          <w:rtl/>
        </w:rPr>
        <w:t>לעומת זאת, אם הדברים האלה ייעשו על-ידי הממשלה והכנסת באופן שהציבור לא יכול לשאת אותם, אני חושב שזה יהיה פתח לעימותים קשים ברמה החברתית. זה אומר אסונות חברתיים, התאבדויות - ואני לא חושב שיש מישהו שיכול</w:t>
      </w:r>
      <w:r>
        <w:rPr>
          <w:rFonts w:hint="cs"/>
          <w:rtl/>
        </w:rPr>
        <w:t xml:space="preserve"> להרגיש טוב אתן -  וגם מחאות ציבוריות וזעקות שבר של זקנים שלא יכולים לקבל טיפול רפואי, של אנשים שמגיעים אחרי עשרות שנים של עבודה לגיל הזהב ואין להם פנסיה ואין להם יכולת קיום, או של משפחות שלא יכולות לשלוח את ילדיהן לבית-הספר.</w:t>
      </w:r>
    </w:p>
    <w:p w14:paraId="280C1532" w14:textId="77777777" w:rsidR="00000000" w:rsidRDefault="007C71EE">
      <w:pPr>
        <w:pStyle w:val="a"/>
        <w:rPr>
          <w:rFonts w:hint="cs"/>
          <w:rtl/>
        </w:rPr>
      </w:pPr>
    </w:p>
    <w:p w14:paraId="7295D629" w14:textId="77777777" w:rsidR="00000000" w:rsidRDefault="007C71EE">
      <w:pPr>
        <w:pStyle w:val="a"/>
        <w:rPr>
          <w:rFonts w:hint="cs"/>
          <w:rtl/>
        </w:rPr>
      </w:pPr>
      <w:r>
        <w:rPr>
          <w:rFonts w:hint="cs"/>
          <w:rtl/>
        </w:rPr>
        <w:t>אני חושב שמתרחש פה סוג של פשע</w:t>
      </w:r>
      <w:r>
        <w:rPr>
          <w:rFonts w:hint="cs"/>
          <w:rtl/>
        </w:rPr>
        <w:t xml:space="preserve"> חברתי, שאין מקום לסבול אותו. לכן, אם יש עוד אפשרות לפנות גם לציבור הרחב שיבוא ויזעק, לפנות לאנשים שמצפונם מייסר אותם, שנמצאים בקואליציה אבל מצפונם מייסר אותם בגלל המכות, ה"בוחטה" הזאת של המכות שמנחיתים על הציבור - אני חושב שהיום הזה הוא יום קשה והבוקר הזה</w:t>
      </w:r>
      <w:r>
        <w:rPr>
          <w:rFonts w:hint="cs"/>
          <w:rtl/>
        </w:rPr>
        <w:t xml:space="preserve"> הוא בוקר קשה לאזרחים במדינת ישראל, אם אכן התוכנית הזאת תעבור. לכן, חשוב שבמקום שהיא תעבור בכנסת, שהיא תעבור מן העולם. תודה רבה.</w:t>
      </w:r>
    </w:p>
    <w:p w14:paraId="7945C92B" w14:textId="77777777" w:rsidR="00000000" w:rsidRDefault="007C71EE">
      <w:pPr>
        <w:pStyle w:val="a"/>
        <w:ind w:firstLine="0"/>
        <w:rPr>
          <w:rFonts w:hint="cs"/>
          <w:rtl/>
        </w:rPr>
      </w:pPr>
    </w:p>
    <w:p w14:paraId="05437494" w14:textId="77777777" w:rsidR="00000000" w:rsidRDefault="007C71EE">
      <w:pPr>
        <w:pStyle w:val="ad"/>
        <w:rPr>
          <w:rtl/>
        </w:rPr>
      </w:pPr>
      <w:r>
        <w:rPr>
          <w:rFonts w:hint="eastAsia"/>
          <w:rtl/>
        </w:rPr>
        <w:t>היו</w:t>
      </w:r>
      <w:r>
        <w:rPr>
          <w:rtl/>
        </w:rPr>
        <w:t>"ר יולי-יואל אדלשטיין:</w:t>
      </w:r>
    </w:p>
    <w:p w14:paraId="07DC1248" w14:textId="77777777" w:rsidR="00000000" w:rsidRDefault="007C71EE">
      <w:pPr>
        <w:pStyle w:val="a"/>
        <w:rPr>
          <w:rFonts w:hint="cs"/>
          <w:rtl/>
        </w:rPr>
      </w:pPr>
    </w:p>
    <w:p w14:paraId="20B616B2" w14:textId="77777777" w:rsidR="00000000" w:rsidRDefault="007C71EE">
      <w:pPr>
        <w:pStyle w:val="a"/>
        <w:rPr>
          <w:rFonts w:hint="cs"/>
          <w:rtl/>
        </w:rPr>
      </w:pPr>
      <w:r>
        <w:rPr>
          <w:rFonts w:hint="cs"/>
          <w:rtl/>
        </w:rPr>
        <w:t>תודה לחבר הכנסת מוחמד ברכה. חבר הכנסת יגאל יאסינוב. הגענו לזמנה של הקואליציה. אחריו -  חברת הכנסת א</w:t>
      </w:r>
      <w:r>
        <w:rPr>
          <w:rFonts w:hint="cs"/>
          <w:rtl/>
        </w:rPr>
        <w:t>תי לבני. עשר דקות לרשותך, אדוני; בבקשה.</w:t>
      </w:r>
    </w:p>
    <w:p w14:paraId="04916988" w14:textId="77777777" w:rsidR="00000000" w:rsidRDefault="007C71EE">
      <w:pPr>
        <w:pStyle w:val="a"/>
        <w:ind w:firstLine="0"/>
        <w:rPr>
          <w:rFonts w:hint="cs"/>
          <w:rtl/>
        </w:rPr>
      </w:pPr>
    </w:p>
    <w:p w14:paraId="598A4917" w14:textId="77777777" w:rsidR="00000000" w:rsidRDefault="007C71EE">
      <w:pPr>
        <w:pStyle w:val="Speaker"/>
        <w:rPr>
          <w:rtl/>
        </w:rPr>
      </w:pPr>
      <w:bookmarkStart w:id="2270" w:name="FS000001054T28_05_2003_09_20_27"/>
      <w:bookmarkEnd w:id="2270"/>
      <w:r>
        <w:rPr>
          <w:rFonts w:hint="eastAsia"/>
          <w:rtl/>
        </w:rPr>
        <w:t>יגאל</w:t>
      </w:r>
      <w:r>
        <w:rPr>
          <w:rtl/>
        </w:rPr>
        <w:t xml:space="preserve"> יאסינוב (שינוי):</w:t>
      </w:r>
    </w:p>
    <w:p w14:paraId="2922EA86" w14:textId="77777777" w:rsidR="00000000" w:rsidRDefault="007C71EE">
      <w:pPr>
        <w:pStyle w:val="a"/>
        <w:rPr>
          <w:rFonts w:hint="cs"/>
          <w:rtl/>
        </w:rPr>
      </w:pPr>
    </w:p>
    <w:p w14:paraId="3B8BD120" w14:textId="77777777" w:rsidR="00000000" w:rsidRDefault="007C71EE">
      <w:pPr>
        <w:pStyle w:val="a"/>
        <w:rPr>
          <w:rFonts w:hint="cs"/>
          <w:rtl/>
        </w:rPr>
      </w:pPr>
      <w:r>
        <w:rPr>
          <w:rFonts w:hint="cs"/>
          <w:rtl/>
        </w:rPr>
        <w:t>אדוני היושב-ראש, כנסת נכבדה, חברי הכנסת שברחו לי, יש לי הרב מלכיאור. תשמע, אני פשוט הופתעתי מאוד לשמוע בשעה האחרונה את חברי האופוזיציה. ראשית, אתה נשארת ואתה היחיד שאני יודע שדואג לעלייה ואוהב</w:t>
      </w:r>
      <w:r>
        <w:rPr>
          <w:rFonts w:hint="cs"/>
          <w:rtl/>
        </w:rPr>
        <w:t xml:space="preserve"> אותה. אף אחד מאלה שדיברו לא היה קשור לעלייה, לא עזר לעלייה, אבל כולם דיברו בשם העלייה וזכויות העולים, שהקואליציה פוגעת בהם. אני רוצה להביא דוגמה אחת: האגדה על עולים המקבלים פנסיה, ששמעתי כרגע, איננה  נכונה. ממשלת המערך חוקקה חוק, שהעולים שהגיעו בגיל מבוגר</w:t>
      </w:r>
      <w:r>
        <w:rPr>
          <w:rFonts w:hint="cs"/>
          <w:rtl/>
        </w:rPr>
        <w:t xml:space="preserve"> ויש להם פחות מעשר שנים ותק בעבודה, לא מקבלים פנסיה. לא מגיע להם. </w:t>
      </w:r>
    </w:p>
    <w:p w14:paraId="7DE2862C" w14:textId="77777777" w:rsidR="00000000" w:rsidRDefault="007C71EE">
      <w:pPr>
        <w:pStyle w:val="a"/>
        <w:rPr>
          <w:rFonts w:hint="cs"/>
          <w:rtl/>
        </w:rPr>
      </w:pPr>
    </w:p>
    <w:p w14:paraId="7642461C" w14:textId="77777777" w:rsidR="00000000" w:rsidRDefault="007C71EE">
      <w:pPr>
        <w:pStyle w:val="a"/>
        <w:rPr>
          <w:rFonts w:hint="cs"/>
          <w:rtl/>
        </w:rPr>
      </w:pPr>
      <w:r>
        <w:rPr>
          <w:rFonts w:hint="cs"/>
          <w:rtl/>
        </w:rPr>
        <w:t>עוד דוגמה: שמעתי על האיגוד המקצועי. אבל האיגוד המקצועי הזה לא מייצג בעצם אף אחד, חוץ מהנהלת האיגוד הזה. הופתעתי, ולצערי הרב אני בעצמי עבדתי תקופה ארוכה באבטחה. אני יודע את הדבר הזה מבפנים.</w:t>
      </w:r>
      <w:r>
        <w:rPr>
          <w:rFonts w:hint="cs"/>
          <w:rtl/>
        </w:rPr>
        <w:t xml:space="preserve"> אין זכויות עובד. זו אותה הסתדרות שהיתה חלק מהמערך והיום היא המפלגה החברתית, כפי שהם קוראים לעצמם נציגי העובדים. אין מדינה שבה הגוף שמייצג את זכויות העובדים הוא גם בעל הנכס ובעל המפעלים והוא משלם לעובדים. זאת אומרת, זה משהו אבסורדי. </w:t>
      </w:r>
    </w:p>
    <w:p w14:paraId="67889163" w14:textId="77777777" w:rsidR="00000000" w:rsidRDefault="007C71EE">
      <w:pPr>
        <w:pStyle w:val="a"/>
        <w:rPr>
          <w:rFonts w:hint="cs"/>
          <w:rtl/>
        </w:rPr>
      </w:pPr>
    </w:p>
    <w:p w14:paraId="7D3E6E7C" w14:textId="77777777" w:rsidR="00000000" w:rsidRDefault="007C71EE">
      <w:pPr>
        <w:pStyle w:val="a"/>
        <w:rPr>
          <w:rFonts w:hint="cs"/>
          <w:rtl/>
        </w:rPr>
      </w:pPr>
      <w:r>
        <w:rPr>
          <w:rFonts w:hint="cs"/>
          <w:rtl/>
        </w:rPr>
        <w:t>היום באים לתקן את הטע</w:t>
      </w:r>
      <w:r>
        <w:rPr>
          <w:rFonts w:hint="cs"/>
          <w:rtl/>
        </w:rPr>
        <w:t>ויות בחקיקה ולשמור על זכויות העובד. לפי דעתי, להרוס את ההסתדרות כמה שיותר, זה לשמור על זכויות העובד. אחרת, אנחנו רואים את הקבוצה שמתנהלת בצורה מאפיונרית. אני לא רוצה להשתמש במלה הזאת, אבל אני לא מוצא מלה אחרת. איך זה יכול להיות - - -</w:t>
      </w:r>
    </w:p>
    <w:p w14:paraId="5F217DFC" w14:textId="77777777" w:rsidR="00000000" w:rsidRDefault="007C71EE">
      <w:pPr>
        <w:pStyle w:val="ac"/>
        <w:rPr>
          <w:rFonts w:hint="cs"/>
          <w:rtl/>
        </w:rPr>
      </w:pPr>
    </w:p>
    <w:p w14:paraId="22EB1EF7" w14:textId="77777777" w:rsidR="00000000" w:rsidRDefault="007C71EE">
      <w:pPr>
        <w:pStyle w:val="ac"/>
        <w:rPr>
          <w:rFonts w:hint="cs"/>
          <w:rtl/>
        </w:rPr>
      </w:pPr>
    </w:p>
    <w:p w14:paraId="310FAB38" w14:textId="77777777" w:rsidR="00000000" w:rsidRDefault="007C71EE">
      <w:pPr>
        <w:pStyle w:val="ac"/>
        <w:rPr>
          <w:rtl/>
        </w:rPr>
      </w:pPr>
      <w:r>
        <w:rPr>
          <w:rFonts w:hint="eastAsia"/>
          <w:rtl/>
        </w:rPr>
        <w:t>מיכאל</w:t>
      </w:r>
      <w:r>
        <w:rPr>
          <w:rtl/>
        </w:rPr>
        <w:t xml:space="preserve"> מלכיאור (העבוד</w:t>
      </w:r>
      <w:r>
        <w:rPr>
          <w:rtl/>
        </w:rPr>
        <w:t>ה-מימד):</w:t>
      </w:r>
    </w:p>
    <w:p w14:paraId="412853BE" w14:textId="77777777" w:rsidR="00000000" w:rsidRDefault="007C71EE">
      <w:pPr>
        <w:pStyle w:val="a"/>
        <w:rPr>
          <w:rFonts w:hint="cs"/>
          <w:rtl/>
        </w:rPr>
      </w:pPr>
    </w:p>
    <w:p w14:paraId="4321760B" w14:textId="77777777" w:rsidR="00000000" w:rsidRDefault="007C71EE">
      <w:pPr>
        <w:pStyle w:val="a"/>
        <w:rPr>
          <w:rFonts w:hint="cs"/>
          <w:rtl/>
        </w:rPr>
      </w:pPr>
      <w:r>
        <w:rPr>
          <w:rFonts w:hint="cs"/>
          <w:rtl/>
        </w:rPr>
        <w:t>מתי שמעת ששר האוצר, חוץ מלהיות נגד ההסתדרות, שמר על זכויות העובדים בישראל?</w:t>
      </w:r>
    </w:p>
    <w:p w14:paraId="75BA4B8D" w14:textId="77777777" w:rsidR="00000000" w:rsidRDefault="007C71EE">
      <w:pPr>
        <w:pStyle w:val="a"/>
        <w:ind w:firstLine="0"/>
        <w:rPr>
          <w:rFonts w:hint="cs"/>
          <w:rtl/>
        </w:rPr>
      </w:pPr>
    </w:p>
    <w:p w14:paraId="06F14BF9" w14:textId="77777777" w:rsidR="00000000" w:rsidRDefault="007C71EE">
      <w:pPr>
        <w:pStyle w:val="SpeakerCon"/>
        <w:rPr>
          <w:rtl/>
        </w:rPr>
      </w:pPr>
      <w:bookmarkStart w:id="2271" w:name="FS000001054T28_05_2003_09_26_27C"/>
      <w:bookmarkEnd w:id="2271"/>
      <w:r>
        <w:rPr>
          <w:rFonts w:hint="eastAsia"/>
          <w:rtl/>
        </w:rPr>
        <w:t>יגאל</w:t>
      </w:r>
      <w:r>
        <w:rPr>
          <w:rtl/>
        </w:rPr>
        <w:t xml:space="preserve"> יאסינוב (שינוי):</w:t>
      </w:r>
    </w:p>
    <w:p w14:paraId="71FC4AB9" w14:textId="77777777" w:rsidR="00000000" w:rsidRDefault="007C71EE">
      <w:pPr>
        <w:pStyle w:val="a"/>
        <w:rPr>
          <w:rFonts w:hint="cs"/>
          <w:rtl/>
        </w:rPr>
      </w:pPr>
    </w:p>
    <w:p w14:paraId="76CB8F0B" w14:textId="77777777" w:rsidR="00000000" w:rsidRDefault="007C71EE">
      <w:pPr>
        <w:pStyle w:val="a"/>
        <w:rPr>
          <w:rFonts w:hint="cs"/>
          <w:rtl/>
        </w:rPr>
      </w:pPr>
      <w:r>
        <w:rPr>
          <w:rFonts w:hint="cs"/>
          <w:rtl/>
        </w:rPr>
        <w:t>אני רוצה להגיד, כמה שנים העבודה היתה בשלטון ושרי האוצר היו ממפלגת העבודה, ומתי הם שמרו על הזכויות האלה? היום, הקואליציה הקודמת, מנסה להיות כמו רופא</w:t>
      </w:r>
      <w:r>
        <w:rPr>
          <w:rFonts w:hint="cs"/>
          <w:rtl/>
        </w:rPr>
        <w:t xml:space="preserve"> שנותן זריקה וזה כואב. עדיין לא הגענו למצב שאפשר להחליף את זה.</w:t>
      </w:r>
    </w:p>
    <w:p w14:paraId="7A3B924D" w14:textId="77777777" w:rsidR="00000000" w:rsidRDefault="007C71EE">
      <w:pPr>
        <w:pStyle w:val="a"/>
        <w:ind w:firstLine="0"/>
        <w:rPr>
          <w:rFonts w:hint="cs"/>
          <w:rtl/>
        </w:rPr>
      </w:pPr>
    </w:p>
    <w:p w14:paraId="5A68972C" w14:textId="77777777" w:rsidR="00000000" w:rsidRDefault="007C71EE">
      <w:pPr>
        <w:pStyle w:val="ac"/>
        <w:rPr>
          <w:rtl/>
        </w:rPr>
      </w:pPr>
      <w:r>
        <w:rPr>
          <w:rFonts w:hint="eastAsia"/>
          <w:rtl/>
        </w:rPr>
        <w:t>מיכאל</w:t>
      </w:r>
      <w:r>
        <w:rPr>
          <w:rtl/>
        </w:rPr>
        <w:t xml:space="preserve"> מלכיאור (העבודה-מימד):</w:t>
      </w:r>
    </w:p>
    <w:p w14:paraId="797C4EEB" w14:textId="77777777" w:rsidR="00000000" w:rsidRDefault="007C71EE">
      <w:pPr>
        <w:pStyle w:val="a"/>
        <w:rPr>
          <w:rFonts w:hint="cs"/>
          <w:rtl/>
        </w:rPr>
      </w:pPr>
    </w:p>
    <w:p w14:paraId="30EC88B4" w14:textId="77777777" w:rsidR="00000000" w:rsidRDefault="007C71EE">
      <w:pPr>
        <w:pStyle w:val="a"/>
        <w:rPr>
          <w:rFonts w:hint="cs"/>
          <w:rtl/>
        </w:rPr>
      </w:pPr>
      <w:r>
        <w:rPr>
          <w:rFonts w:hint="cs"/>
          <w:rtl/>
        </w:rPr>
        <w:t>למי זה צריך לכאוב? לעובדים, לזקנים, לעקרות-הבית, לילדים?</w:t>
      </w:r>
    </w:p>
    <w:p w14:paraId="7D453AA0" w14:textId="77777777" w:rsidR="00000000" w:rsidRDefault="007C71EE">
      <w:pPr>
        <w:pStyle w:val="a"/>
        <w:ind w:firstLine="0"/>
        <w:rPr>
          <w:rFonts w:hint="cs"/>
          <w:rtl/>
        </w:rPr>
      </w:pPr>
    </w:p>
    <w:p w14:paraId="63E71923" w14:textId="77777777" w:rsidR="00000000" w:rsidRDefault="007C71EE">
      <w:pPr>
        <w:pStyle w:val="SpeakerCon"/>
        <w:rPr>
          <w:rtl/>
        </w:rPr>
      </w:pPr>
      <w:bookmarkStart w:id="2272" w:name="FS000001054T28_05_2003_09_28_04C"/>
      <w:bookmarkEnd w:id="2272"/>
      <w:r>
        <w:rPr>
          <w:rFonts w:hint="eastAsia"/>
          <w:rtl/>
        </w:rPr>
        <w:t>יגאל</w:t>
      </w:r>
      <w:r>
        <w:rPr>
          <w:rtl/>
        </w:rPr>
        <w:t xml:space="preserve"> יאסינוב (שינוי):</w:t>
      </w:r>
    </w:p>
    <w:p w14:paraId="33BC4E39" w14:textId="77777777" w:rsidR="00000000" w:rsidRDefault="007C71EE">
      <w:pPr>
        <w:pStyle w:val="a"/>
        <w:rPr>
          <w:rFonts w:hint="cs"/>
          <w:rtl/>
        </w:rPr>
      </w:pPr>
    </w:p>
    <w:p w14:paraId="5A11B9DF" w14:textId="77777777" w:rsidR="00000000" w:rsidRDefault="007C71EE">
      <w:pPr>
        <w:pStyle w:val="a"/>
        <w:rPr>
          <w:rFonts w:hint="cs"/>
          <w:rtl/>
        </w:rPr>
      </w:pPr>
      <w:r>
        <w:rPr>
          <w:rFonts w:hint="cs"/>
          <w:rtl/>
        </w:rPr>
        <w:t xml:space="preserve">סליחה, הנה חזרה שרת הקליטה לשעבר, ואני רוצה להזכיר לה שבזמנה, כשהיתה בתפקיד, היא </w:t>
      </w:r>
      <w:r>
        <w:rPr>
          <w:rFonts w:hint="cs"/>
          <w:rtl/>
        </w:rPr>
        <w:t>קיבלה הרבה מאוד הצעות טובות לעידוד העלייה, ולא יכלה לעשות שום דבר. אתם הייתם בשלטון - - -</w:t>
      </w:r>
    </w:p>
    <w:p w14:paraId="75147FB1" w14:textId="77777777" w:rsidR="00000000" w:rsidRDefault="007C71EE">
      <w:pPr>
        <w:pStyle w:val="a"/>
        <w:ind w:firstLine="0"/>
        <w:rPr>
          <w:rFonts w:hint="cs"/>
          <w:rtl/>
        </w:rPr>
      </w:pPr>
    </w:p>
    <w:p w14:paraId="2E73A7C8" w14:textId="77777777" w:rsidR="00000000" w:rsidRDefault="007C71EE">
      <w:pPr>
        <w:pStyle w:val="ac"/>
        <w:rPr>
          <w:rtl/>
        </w:rPr>
      </w:pPr>
      <w:r>
        <w:rPr>
          <w:rFonts w:hint="eastAsia"/>
          <w:rtl/>
        </w:rPr>
        <w:t>יולי</w:t>
      </w:r>
      <w:r>
        <w:rPr>
          <w:rtl/>
        </w:rPr>
        <w:t xml:space="preserve"> תמיר (העבודה-מימד):</w:t>
      </w:r>
    </w:p>
    <w:p w14:paraId="25F86E83" w14:textId="77777777" w:rsidR="00000000" w:rsidRDefault="007C71EE">
      <w:pPr>
        <w:pStyle w:val="a"/>
        <w:rPr>
          <w:rFonts w:hint="cs"/>
          <w:rtl/>
        </w:rPr>
      </w:pPr>
    </w:p>
    <w:p w14:paraId="46B45CAC" w14:textId="77777777" w:rsidR="00000000" w:rsidRDefault="007C71EE">
      <w:pPr>
        <w:pStyle w:val="a"/>
        <w:rPr>
          <w:rFonts w:hint="cs"/>
          <w:rtl/>
        </w:rPr>
      </w:pPr>
      <w:r>
        <w:rPr>
          <w:rFonts w:hint="cs"/>
          <w:rtl/>
        </w:rPr>
        <w:t>מספר העולים היה בערך פי-שלושה ממספרם היום. התמיכות לדיור לעולים, שאתם קיצצתם - - -</w:t>
      </w:r>
    </w:p>
    <w:p w14:paraId="10541E76" w14:textId="77777777" w:rsidR="00000000" w:rsidRDefault="007C71EE">
      <w:pPr>
        <w:pStyle w:val="a"/>
        <w:ind w:firstLine="0"/>
        <w:rPr>
          <w:rFonts w:hint="cs"/>
          <w:rtl/>
        </w:rPr>
      </w:pPr>
    </w:p>
    <w:p w14:paraId="06213E88" w14:textId="77777777" w:rsidR="00000000" w:rsidRDefault="007C71EE">
      <w:pPr>
        <w:pStyle w:val="SpeakerCon"/>
        <w:rPr>
          <w:rtl/>
        </w:rPr>
      </w:pPr>
      <w:bookmarkStart w:id="2273" w:name="FS000001054T28_05_2003_09_29_31C"/>
      <w:bookmarkEnd w:id="2273"/>
      <w:r>
        <w:rPr>
          <w:rtl/>
        </w:rPr>
        <w:t>יגאל יאסינוב (שינוי):</w:t>
      </w:r>
    </w:p>
    <w:p w14:paraId="44689A95" w14:textId="77777777" w:rsidR="00000000" w:rsidRDefault="007C71EE">
      <w:pPr>
        <w:pStyle w:val="a"/>
        <w:rPr>
          <w:rtl/>
        </w:rPr>
      </w:pPr>
    </w:p>
    <w:p w14:paraId="7BFF224A" w14:textId="77777777" w:rsidR="00000000" w:rsidRDefault="007C71EE">
      <w:pPr>
        <w:pStyle w:val="a"/>
        <w:rPr>
          <w:rFonts w:hint="cs"/>
          <w:rtl/>
        </w:rPr>
      </w:pPr>
      <w:r>
        <w:rPr>
          <w:rFonts w:hint="cs"/>
          <w:rtl/>
        </w:rPr>
        <w:t>לא שאלתי כמה היה, כי היום מספר ה</w:t>
      </w:r>
      <w:r>
        <w:rPr>
          <w:rFonts w:hint="cs"/>
          <w:rtl/>
        </w:rPr>
        <w:t xml:space="preserve">עולים ירד מסיבה אחרת לחלוטין: אתם פתחתם דלת לטרור. בגלל זה ירד מספר העולים. יש סיבה אחרת? </w:t>
      </w:r>
    </w:p>
    <w:p w14:paraId="05D35AC3" w14:textId="77777777" w:rsidR="00000000" w:rsidRDefault="007C71EE">
      <w:pPr>
        <w:pStyle w:val="a"/>
        <w:ind w:firstLine="0"/>
        <w:rPr>
          <w:rFonts w:hint="cs"/>
          <w:rtl/>
        </w:rPr>
      </w:pPr>
    </w:p>
    <w:p w14:paraId="184D9148" w14:textId="77777777" w:rsidR="00000000" w:rsidRDefault="007C71EE">
      <w:pPr>
        <w:pStyle w:val="ac"/>
        <w:rPr>
          <w:rtl/>
        </w:rPr>
      </w:pPr>
    </w:p>
    <w:p w14:paraId="72CB3199" w14:textId="77777777" w:rsidR="00000000" w:rsidRDefault="007C71EE">
      <w:pPr>
        <w:pStyle w:val="ac"/>
        <w:rPr>
          <w:rtl/>
        </w:rPr>
      </w:pPr>
      <w:r>
        <w:rPr>
          <w:rFonts w:hint="eastAsia"/>
          <w:rtl/>
        </w:rPr>
        <w:t>יולי</w:t>
      </w:r>
      <w:r>
        <w:rPr>
          <w:rtl/>
        </w:rPr>
        <w:t xml:space="preserve"> תמיר (העבודה-מימד):</w:t>
      </w:r>
    </w:p>
    <w:p w14:paraId="783AAE7E" w14:textId="77777777" w:rsidR="00000000" w:rsidRDefault="007C71EE">
      <w:pPr>
        <w:pStyle w:val="a"/>
        <w:rPr>
          <w:rFonts w:hint="cs"/>
          <w:rtl/>
        </w:rPr>
      </w:pPr>
    </w:p>
    <w:p w14:paraId="7E4517F9" w14:textId="77777777" w:rsidR="00000000" w:rsidRDefault="007C71EE">
      <w:pPr>
        <w:pStyle w:val="a"/>
        <w:rPr>
          <w:rFonts w:hint="cs"/>
          <w:rtl/>
        </w:rPr>
      </w:pPr>
      <w:r>
        <w:rPr>
          <w:rFonts w:hint="cs"/>
          <w:rtl/>
        </w:rPr>
        <w:t>מה זה קשור? אתה שאלת שאלה, תן לי לענות.</w:t>
      </w:r>
    </w:p>
    <w:p w14:paraId="3BB5A391" w14:textId="77777777" w:rsidR="00000000" w:rsidRDefault="007C71EE">
      <w:pPr>
        <w:pStyle w:val="a"/>
        <w:ind w:firstLine="0"/>
        <w:rPr>
          <w:rFonts w:hint="cs"/>
          <w:rtl/>
        </w:rPr>
      </w:pPr>
    </w:p>
    <w:p w14:paraId="4250D21C" w14:textId="77777777" w:rsidR="00000000" w:rsidRDefault="007C71EE">
      <w:pPr>
        <w:pStyle w:val="SpeakerCon"/>
        <w:rPr>
          <w:rtl/>
        </w:rPr>
      </w:pPr>
      <w:bookmarkStart w:id="2274" w:name="FS000001054T28_05_2003_09_30_26C"/>
      <w:bookmarkEnd w:id="2274"/>
      <w:r>
        <w:rPr>
          <w:rtl/>
        </w:rPr>
        <w:t>יגאל יאסינוב (שינוי):</w:t>
      </w:r>
    </w:p>
    <w:p w14:paraId="31994D3F" w14:textId="77777777" w:rsidR="00000000" w:rsidRDefault="007C71EE">
      <w:pPr>
        <w:pStyle w:val="a"/>
        <w:rPr>
          <w:rtl/>
        </w:rPr>
      </w:pPr>
    </w:p>
    <w:p w14:paraId="613531E4" w14:textId="77777777" w:rsidR="00000000" w:rsidRDefault="007C71EE">
      <w:pPr>
        <w:pStyle w:val="a"/>
        <w:rPr>
          <w:rFonts w:hint="cs"/>
          <w:rtl/>
        </w:rPr>
      </w:pPr>
      <w:r>
        <w:rPr>
          <w:rFonts w:hint="cs"/>
          <w:rtl/>
        </w:rPr>
        <w:t>לא שאלתי שאלה. אתם, בזמן שהיית שרת הקליטה, אתם - - -</w:t>
      </w:r>
    </w:p>
    <w:p w14:paraId="50C7E705" w14:textId="77777777" w:rsidR="00000000" w:rsidRDefault="007C71EE">
      <w:pPr>
        <w:pStyle w:val="a"/>
        <w:ind w:firstLine="0"/>
        <w:rPr>
          <w:rFonts w:hint="cs"/>
          <w:rtl/>
        </w:rPr>
      </w:pPr>
    </w:p>
    <w:p w14:paraId="1FF699F0" w14:textId="77777777" w:rsidR="00000000" w:rsidRDefault="007C71EE">
      <w:pPr>
        <w:pStyle w:val="ad"/>
        <w:rPr>
          <w:rtl/>
        </w:rPr>
      </w:pPr>
      <w:r>
        <w:rPr>
          <w:rtl/>
        </w:rPr>
        <w:t>היו"ר מוחמד ברכה:</w:t>
      </w:r>
    </w:p>
    <w:p w14:paraId="527C4DF9" w14:textId="77777777" w:rsidR="00000000" w:rsidRDefault="007C71EE">
      <w:pPr>
        <w:pStyle w:val="a"/>
        <w:rPr>
          <w:rtl/>
        </w:rPr>
      </w:pPr>
    </w:p>
    <w:p w14:paraId="05C835BB" w14:textId="77777777" w:rsidR="00000000" w:rsidRDefault="007C71EE">
      <w:pPr>
        <w:pStyle w:val="a"/>
        <w:rPr>
          <w:rFonts w:hint="cs"/>
          <w:rtl/>
        </w:rPr>
      </w:pPr>
      <w:r>
        <w:rPr>
          <w:rFonts w:hint="cs"/>
          <w:rtl/>
        </w:rPr>
        <w:t>חברת הכנסת תמיר, חבר הכנסת יאסינוב אומר לך שהוא לא שאל שאלה. הוא שאל שאלה רטורית.</w:t>
      </w:r>
    </w:p>
    <w:p w14:paraId="6CC20C77" w14:textId="77777777" w:rsidR="00000000" w:rsidRDefault="007C71EE">
      <w:pPr>
        <w:pStyle w:val="a"/>
        <w:ind w:firstLine="0"/>
        <w:rPr>
          <w:rFonts w:hint="cs"/>
          <w:rtl/>
        </w:rPr>
      </w:pPr>
    </w:p>
    <w:p w14:paraId="6B6520A6" w14:textId="77777777" w:rsidR="00000000" w:rsidRDefault="007C71EE">
      <w:pPr>
        <w:pStyle w:val="SpeakerCon"/>
        <w:rPr>
          <w:rtl/>
        </w:rPr>
      </w:pPr>
      <w:bookmarkStart w:id="2275" w:name="FS000001054T28_05_2003_09_31_23C"/>
      <w:bookmarkEnd w:id="2275"/>
      <w:r>
        <w:rPr>
          <w:rtl/>
        </w:rPr>
        <w:t>יגאל יאסינוב (שינוי):</w:t>
      </w:r>
    </w:p>
    <w:p w14:paraId="21A25E0B" w14:textId="77777777" w:rsidR="00000000" w:rsidRDefault="007C71EE">
      <w:pPr>
        <w:pStyle w:val="a"/>
        <w:rPr>
          <w:rtl/>
        </w:rPr>
      </w:pPr>
    </w:p>
    <w:p w14:paraId="6CFE8876" w14:textId="77777777" w:rsidR="00000000" w:rsidRDefault="007C71EE">
      <w:pPr>
        <w:pStyle w:val="a"/>
        <w:rPr>
          <w:rFonts w:hint="cs"/>
          <w:rtl/>
        </w:rPr>
      </w:pPr>
      <w:r>
        <w:rPr>
          <w:rFonts w:hint="cs"/>
          <w:rtl/>
        </w:rPr>
        <w:t>לא שאלתי שאלה ואני לא רוצה לקבל את התגובה שלא עונה על השאלה הרטורית שלי. בעצם, אתם הייתם בעד, ורק הרב מלכיאור היה נגד שינוי חוק השבות והפיכתו לחוק ההג</w:t>
      </w:r>
      <w:r>
        <w:rPr>
          <w:rFonts w:hint="cs"/>
          <w:rtl/>
        </w:rPr>
        <w:t>ירה. נציגי מרצ הלכו, אבל זה הרעיון הגדול שלהם. ואז, היום, כשבאים לשמור על זה, אתם לא נותנים.</w:t>
      </w:r>
    </w:p>
    <w:p w14:paraId="7BC6071B" w14:textId="77777777" w:rsidR="00000000" w:rsidRDefault="007C71EE">
      <w:pPr>
        <w:pStyle w:val="a"/>
        <w:ind w:firstLine="0"/>
        <w:rPr>
          <w:rFonts w:hint="cs"/>
          <w:rtl/>
        </w:rPr>
      </w:pPr>
    </w:p>
    <w:p w14:paraId="770B9AE7" w14:textId="77777777" w:rsidR="00000000" w:rsidRDefault="007C71EE">
      <w:pPr>
        <w:pStyle w:val="ac"/>
        <w:rPr>
          <w:rtl/>
        </w:rPr>
      </w:pPr>
      <w:r>
        <w:rPr>
          <w:rFonts w:hint="eastAsia"/>
          <w:rtl/>
        </w:rPr>
        <w:t>מיכאל</w:t>
      </w:r>
      <w:r>
        <w:rPr>
          <w:rtl/>
        </w:rPr>
        <w:t xml:space="preserve"> מלכיאור (העבודה-מימד):</w:t>
      </w:r>
    </w:p>
    <w:p w14:paraId="1342991D" w14:textId="77777777" w:rsidR="00000000" w:rsidRDefault="007C71EE">
      <w:pPr>
        <w:pStyle w:val="a"/>
        <w:rPr>
          <w:rFonts w:hint="cs"/>
          <w:rtl/>
        </w:rPr>
      </w:pPr>
    </w:p>
    <w:p w14:paraId="7CF8B77C" w14:textId="77777777" w:rsidR="00000000" w:rsidRDefault="007C71EE">
      <w:pPr>
        <w:pStyle w:val="a"/>
        <w:rPr>
          <w:rFonts w:hint="cs"/>
          <w:rtl/>
        </w:rPr>
      </w:pPr>
      <w:r>
        <w:rPr>
          <w:rFonts w:hint="cs"/>
          <w:rtl/>
        </w:rPr>
        <w:t>אתה חושב שהתקציב יביא יותר עולים?</w:t>
      </w:r>
    </w:p>
    <w:p w14:paraId="6CA41AF6" w14:textId="77777777" w:rsidR="00000000" w:rsidRDefault="007C71EE">
      <w:pPr>
        <w:pStyle w:val="a"/>
        <w:ind w:firstLine="0"/>
        <w:rPr>
          <w:rFonts w:hint="cs"/>
          <w:rtl/>
        </w:rPr>
      </w:pPr>
    </w:p>
    <w:p w14:paraId="6EAB4693" w14:textId="77777777" w:rsidR="00000000" w:rsidRDefault="007C71EE">
      <w:pPr>
        <w:pStyle w:val="ac"/>
        <w:rPr>
          <w:rtl/>
        </w:rPr>
      </w:pPr>
      <w:r>
        <w:rPr>
          <w:rFonts w:hint="eastAsia"/>
          <w:rtl/>
        </w:rPr>
        <w:t>יולי</w:t>
      </w:r>
      <w:r>
        <w:rPr>
          <w:rtl/>
        </w:rPr>
        <w:t xml:space="preserve"> תמיר (העבודה-מימד):</w:t>
      </w:r>
    </w:p>
    <w:p w14:paraId="3BBF754E" w14:textId="77777777" w:rsidR="00000000" w:rsidRDefault="007C71EE">
      <w:pPr>
        <w:pStyle w:val="a"/>
        <w:rPr>
          <w:rFonts w:hint="cs"/>
          <w:rtl/>
        </w:rPr>
      </w:pPr>
    </w:p>
    <w:p w14:paraId="3B040D93" w14:textId="77777777" w:rsidR="00000000" w:rsidRDefault="007C71EE">
      <w:pPr>
        <w:pStyle w:val="a"/>
        <w:rPr>
          <w:rFonts w:hint="cs"/>
          <w:rtl/>
        </w:rPr>
      </w:pPr>
      <w:r>
        <w:rPr>
          <w:rFonts w:hint="cs"/>
          <w:rtl/>
        </w:rPr>
        <w:t>כבר היום אנשים חוזרים לארגנטינה.</w:t>
      </w:r>
    </w:p>
    <w:p w14:paraId="25898AE2" w14:textId="77777777" w:rsidR="00000000" w:rsidRDefault="007C71EE">
      <w:pPr>
        <w:pStyle w:val="a"/>
        <w:ind w:firstLine="0"/>
        <w:rPr>
          <w:rFonts w:hint="cs"/>
          <w:rtl/>
        </w:rPr>
      </w:pPr>
    </w:p>
    <w:p w14:paraId="28A1C8B5" w14:textId="77777777" w:rsidR="00000000" w:rsidRDefault="007C71EE">
      <w:pPr>
        <w:pStyle w:val="SpeakerCon"/>
        <w:rPr>
          <w:rtl/>
        </w:rPr>
      </w:pPr>
      <w:bookmarkStart w:id="2276" w:name="FS000001054T28_05_2003_09_33_02C"/>
      <w:bookmarkEnd w:id="2276"/>
      <w:r>
        <w:rPr>
          <w:rtl/>
        </w:rPr>
        <w:t>יגאל יאסינוב (שינוי):</w:t>
      </w:r>
    </w:p>
    <w:p w14:paraId="619DA1F7" w14:textId="77777777" w:rsidR="00000000" w:rsidRDefault="007C71EE">
      <w:pPr>
        <w:pStyle w:val="a"/>
        <w:rPr>
          <w:rtl/>
        </w:rPr>
      </w:pPr>
    </w:p>
    <w:p w14:paraId="775B753E" w14:textId="77777777" w:rsidR="00000000" w:rsidRDefault="007C71EE">
      <w:pPr>
        <w:pStyle w:val="a"/>
        <w:rPr>
          <w:rFonts w:hint="cs"/>
          <w:rtl/>
        </w:rPr>
      </w:pPr>
      <w:r>
        <w:rPr>
          <w:rFonts w:hint="cs"/>
          <w:rtl/>
        </w:rPr>
        <w:t>אני חושב שהיום</w:t>
      </w:r>
      <w:r>
        <w:rPr>
          <w:rFonts w:hint="cs"/>
          <w:rtl/>
        </w:rPr>
        <w:t xml:space="preserve"> אתם רואים שדווקא ממשלת ימין-מרכז יכולה ומנסה לעשות שלום. השלום זה מה שהביא את העולים.</w:t>
      </w:r>
    </w:p>
    <w:p w14:paraId="0AADB6AD" w14:textId="77777777" w:rsidR="00000000" w:rsidRDefault="007C71EE">
      <w:pPr>
        <w:pStyle w:val="a"/>
        <w:ind w:firstLine="0"/>
        <w:rPr>
          <w:rFonts w:hint="cs"/>
          <w:rtl/>
        </w:rPr>
      </w:pPr>
    </w:p>
    <w:p w14:paraId="4545B4BC" w14:textId="77777777" w:rsidR="00000000" w:rsidRDefault="007C71EE">
      <w:pPr>
        <w:pStyle w:val="ac"/>
        <w:rPr>
          <w:rtl/>
        </w:rPr>
      </w:pPr>
      <w:r>
        <w:rPr>
          <w:rFonts w:hint="eastAsia"/>
          <w:rtl/>
        </w:rPr>
        <w:t>יולי</w:t>
      </w:r>
      <w:r>
        <w:rPr>
          <w:rtl/>
        </w:rPr>
        <w:t xml:space="preserve"> תמיר (העבודה-מימד):</w:t>
      </w:r>
    </w:p>
    <w:p w14:paraId="1E335861" w14:textId="77777777" w:rsidR="00000000" w:rsidRDefault="007C71EE">
      <w:pPr>
        <w:pStyle w:val="a"/>
        <w:rPr>
          <w:rFonts w:hint="cs"/>
          <w:rtl/>
        </w:rPr>
      </w:pPr>
    </w:p>
    <w:p w14:paraId="32D2510A" w14:textId="77777777" w:rsidR="00000000" w:rsidRDefault="007C71EE">
      <w:pPr>
        <w:pStyle w:val="a"/>
        <w:rPr>
          <w:rFonts w:hint="cs"/>
          <w:rtl/>
        </w:rPr>
      </w:pPr>
      <w:r>
        <w:rPr>
          <w:rFonts w:hint="cs"/>
          <w:rtl/>
        </w:rPr>
        <w:t>אנחנו מדברים על עולים או על שלום?</w:t>
      </w:r>
    </w:p>
    <w:p w14:paraId="497BB144" w14:textId="77777777" w:rsidR="00000000" w:rsidRDefault="007C71EE">
      <w:pPr>
        <w:pStyle w:val="a"/>
        <w:ind w:firstLine="0"/>
        <w:rPr>
          <w:rFonts w:hint="cs"/>
          <w:rtl/>
        </w:rPr>
      </w:pPr>
    </w:p>
    <w:p w14:paraId="294C663B" w14:textId="77777777" w:rsidR="00000000" w:rsidRDefault="007C71EE">
      <w:pPr>
        <w:pStyle w:val="SpeakerCon"/>
        <w:rPr>
          <w:rtl/>
        </w:rPr>
      </w:pPr>
      <w:bookmarkStart w:id="2277" w:name="FS000001054T28_05_2003_09_33_39C"/>
      <w:bookmarkEnd w:id="2277"/>
      <w:r>
        <w:rPr>
          <w:rtl/>
        </w:rPr>
        <w:t>יגאל יאסינוב (שינוי):</w:t>
      </w:r>
    </w:p>
    <w:p w14:paraId="72FAA7D1" w14:textId="77777777" w:rsidR="00000000" w:rsidRDefault="007C71EE">
      <w:pPr>
        <w:pStyle w:val="a"/>
        <w:rPr>
          <w:rtl/>
        </w:rPr>
      </w:pPr>
    </w:p>
    <w:p w14:paraId="1504FA95" w14:textId="77777777" w:rsidR="00000000" w:rsidRDefault="007C71EE">
      <w:pPr>
        <w:pStyle w:val="a"/>
        <w:rPr>
          <w:rFonts w:hint="cs"/>
          <w:rtl/>
        </w:rPr>
      </w:pPr>
      <w:r>
        <w:rPr>
          <w:rFonts w:hint="cs"/>
          <w:rtl/>
        </w:rPr>
        <w:t>גם וגם. אני רוצה לחזור לעניין של קרנות פנסיה לכולם, רק לא ליוצאי אצ"ל. קרנות פנסיה ל</w:t>
      </w:r>
      <w:r>
        <w:rPr>
          <w:rFonts w:hint="cs"/>
          <w:rtl/>
        </w:rPr>
        <w:t>כולם, רק לא לעולים שעבדו פחות מעשר שנים. קרנות פנסיה לכולם, רק לא לאלה שלא היו חברי הסתדרות. יש פה שאלה: אתם בניתם את הדבר הזה והבאתם את המדינה ואותנו למצב שאנחנו צריכים לתקן. אני רוצה לומר עוד הרבה דברים, אבל - - -</w:t>
      </w:r>
    </w:p>
    <w:p w14:paraId="7B0DF121" w14:textId="77777777" w:rsidR="00000000" w:rsidRDefault="007C71EE">
      <w:pPr>
        <w:pStyle w:val="a"/>
        <w:ind w:firstLine="0"/>
        <w:rPr>
          <w:rFonts w:hint="cs"/>
          <w:rtl/>
        </w:rPr>
      </w:pPr>
    </w:p>
    <w:p w14:paraId="60E8785F" w14:textId="77777777" w:rsidR="00000000" w:rsidRDefault="007C71EE">
      <w:pPr>
        <w:pStyle w:val="ad"/>
        <w:rPr>
          <w:rtl/>
        </w:rPr>
      </w:pPr>
      <w:r>
        <w:rPr>
          <w:rtl/>
        </w:rPr>
        <w:t>היו"ר מוחמד ברכה:</w:t>
      </w:r>
    </w:p>
    <w:p w14:paraId="515EB83E" w14:textId="77777777" w:rsidR="00000000" w:rsidRDefault="007C71EE">
      <w:pPr>
        <w:pStyle w:val="a"/>
        <w:rPr>
          <w:rtl/>
        </w:rPr>
      </w:pPr>
    </w:p>
    <w:p w14:paraId="39CEF34C" w14:textId="77777777" w:rsidR="00000000" w:rsidRDefault="007C71EE">
      <w:pPr>
        <w:pStyle w:val="a"/>
        <w:rPr>
          <w:rFonts w:hint="cs"/>
          <w:rtl/>
        </w:rPr>
      </w:pPr>
      <w:r>
        <w:rPr>
          <w:rFonts w:hint="cs"/>
          <w:rtl/>
        </w:rPr>
        <w:t>חבר הכנסת יאסינוב, א</w:t>
      </w:r>
      <w:r>
        <w:rPr>
          <w:rFonts w:hint="cs"/>
          <w:rtl/>
        </w:rPr>
        <w:t>ני רוצה להגיד לך משהו, ברשותך: פנסיה צוברים וקונים כתוצאה מתשלום של העובד. עדיין, במדינת ישראל, אין חוק פנסיה ממלכתית, למרבה הצער. הלוואי שהקואליציה תיזום דבר כזה.</w:t>
      </w:r>
    </w:p>
    <w:p w14:paraId="53587D1B" w14:textId="77777777" w:rsidR="00000000" w:rsidRDefault="007C71EE">
      <w:pPr>
        <w:pStyle w:val="a"/>
        <w:ind w:firstLine="0"/>
        <w:rPr>
          <w:rFonts w:hint="cs"/>
          <w:rtl/>
        </w:rPr>
      </w:pPr>
    </w:p>
    <w:p w14:paraId="04C44E21" w14:textId="77777777" w:rsidR="00000000" w:rsidRDefault="007C71EE">
      <w:pPr>
        <w:pStyle w:val="SpeakerCon"/>
        <w:rPr>
          <w:rtl/>
        </w:rPr>
      </w:pPr>
      <w:bookmarkStart w:id="2278" w:name="FS000001054T28_05_2003_09_35_35C"/>
      <w:bookmarkEnd w:id="2278"/>
      <w:r>
        <w:rPr>
          <w:rtl/>
        </w:rPr>
        <w:t>יגאל יאסינוב (שינוי):</w:t>
      </w:r>
    </w:p>
    <w:p w14:paraId="79F5E8E1" w14:textId="77777777" w:rsidR="00000000" w:rsidRDefault="007C71EE">
      <w:pPr>
        <w:pStyle w:val="a"/>
        <w:rPr>
          <w:rtl/>
        </w:rPr>
      </w:pPr>
    </w:p>
    <w:p w14:paraId="69F3F5F9" w14:textId="77777777" w:rsidR="00000000" w:rsidRDefault="007C71EE">
      <w:pPr>
        <w:pStyle w:val="a"/>
        <w:rPr>
          <w:rFonts w:hint="cs"/>
          <w:rtl/>
        </w:rPr>
      </w:pPr>
      <w:r>
        <w:rPr>
          <w:rFonts w:hint="cs"/>
          <w:rtl/>
        </w:rPr>
        <w:t>אני רק רוצה להזכיר, שבזמן ממשלת רבין היו דיונים על זה, גם בממשלת העב</w:t>
      </w:r>
      <w:r>
        <w:rPr>
          <w:rFonts w:hint="cs"/>
          <w:rtl/>
        </w:rPr>
        <w:t xml:space="preserve">ודה, ומה שהוחלט הוא, שעולים שיש להם ותק של עשר שנים פלוס יום - יש להם פנסיה, ולאלה שיש יום פחות מעשר שנים </w:t>
      </w:r>
      <w:r>
        <w:rPr>
          <w:rtl/>
        </w:rPr>
        <w:t>–</w:t>
      </w:r>
      <w:r>
        <w:rPr>
          <w:rFonts w:hint="cs"/>
          <w:rtl/>
        </w:rPr>
        <w:t xml:space="preserve"> לא. האנשים האלה באים בגיל כזה שהם לא יכולים לעבוד, מסיבה אחת. יש גיל פרישה לפנסיה והאנשים האלה לא מקבלים אפשרות לעבוד. דרך אגב, היום אותם עולים שמעל</w:t>
      </w:r>
      <w:r>
        <w:rPr>
          <w:rFonts w:hint="cs"/>
          <w:rtl/>
        </w:rPr>
        <w:t>ים להם את גיל הפרישה בשנתיים, נותנים להם אפשרות להגיע לפנסיה. אז מצד אחד, זה פוגע באנשים, ומצד שני, זה פוגע בקבוצה אחרת. לא הכול שחור או לבן.</w:t>
      </w:r>
    </w:p>
    <w:p w14:paraId="4F304392" w14:textId="77777777" w:rsidR="00000000" w:rsidRDefault="007C71EE">
      <w:pPr>
        <w:pStyle w:val="a"/>
        <w:rPr>
          <w:rFonts w:hint="cs"/>
          <w:rtl/>
        </w:rPr>
      </w:pPr>
    </w:p>
    <w:p w14:paraId="099D2A62" w14:textId="77777777" w:rsidR="00000000" w:rsidRDefault="007C71EE">
      <w:pPr>
        <w:pStyle w:val="a"/>
        <w:rPr>
          <w:rFonts w:hint="cs"/>
          <w:rtl/>
        </w:rPr>
      </w:pPr>
      <w:r>
        <w:rPr>
          <w:rFonts w:hint="cs"/>
          <w:rtl/>
        </w:rPr>
        <w:t>אני רוצה להזכיר עוד כמה דברים. אתם אומרים שאנחנו פוגעים בילדים המסכנים במשפחות ברוכות ילדים. לא נכון. אמרנו והבטח</w:t>
      </w:r>
      <w:r>
        <w:rPr>
          <w:rFonts w:hint="cs"/>
          <w:rtl/>
        </w:rPr>
        <w:t>נו שנקצץ בהוצאות למשפחות ברוכות ילדים, כי זה לא הגיוני. הילד הראשון עולה למשפחה יותר מאשר הילד העשירי. מה לעשות? לילד הראשון צריך לקנות יותר.</w:t>
      </w:r>
    </w:p>
    <w:p w14:paraId="6D6FAC1E" w14:textId="77777777" w:rsidR="00000000" w:rsidRDefault="007C71EE">
      <w:pPr>
        <w:pStyle w:val="a"/>
        <w:ind w:firstLine="0"/>
        <w:rPr>
          <w:rFonts w:hint="cs"/>
          <w:rtl/>
        </w:rPr>
      </w:pPr>
    </w:p>
    <w:p w14:paraId="702AF5C7" w14:textId="77777777" w:rsidR="00000000" w:rsidRDefault="007C71EE">
      <w:pPr>
        <w:pStyle w:val="ac"/>
        <w:rPr>
          <w:rtl/>
        </w:rPr>
      </w:pPr>
      <w:r>
        <w:rPr>
          <w:rtl/>
        </w:rPr>
        <w:t>מיכאל מלכיאור (העבודה-מימד):</w:t>
      </w:r>
    </w:p>
    <w:p w14:paraId="3B23CF4D" w14:textId="77777777" w:rsidR="00000000" w:rsidRDefault="007C71EE">
      <w:pPr>
        <w:pStyle w:val="a"/>
        <w:rPr>
          <w:rtl/>
        </w:rPr>
      </w:pPr>
    </w:p>
    <w:p w14:paraId="67D48820" w14:textId="77777777" w:rsidR="00000000" w:rsidRDefault="007C71EE">
      <w:pPr>
        <w:pStyle w:val="a"/>
        <w:rPr>
          <w:rFonts w:hint="cs"/>
          <w:rtl/>
        </w:rPr>
      </w:pPr>
      <w:r>
        <w:rPr>
          <w:rFonts w:hint="cs"/>
          <w:rtl/>
        </w:rPr>
        <w:t>זה לא אומר שצריך להוריד הכול.</w:t>
      </w:r>
    </w:p>
    <w:p w14:paraId="5F771495" w14:textId="77777777" w:rsidR="00000000" w:rsidRDefault="007C71EE">
      <w:pPr>
        <w:pStyle w:val="a"/>
        <w:ind w:firstLine="0"/>
        <w:rPr>
          <w:rFonts w:hint="cs"/>
          <w:rtl/>
        </w:rPr>
      </w:pPr>
    </w:p>
    <w:p w14:paraId="765D739D" w14:textId="77777777" w:rsidR="00000000" w:rsidRDefault="007C71EE">
      <w:pPr>
        <w:pStyle w:val="SpeakerCon"/>
        <w:rPr>
          <w:rtl/>
        </w:rPr>
      </w:pPr>
      <w:bookmarkStart w:id="2279" w:name="FS000001054T28_05_2003_09_38_41C"/>
      <w:bookmarkEnd w:id="2279"/>
      <w:r>
        <w:rPr>
          <w:rtl/>
        </w:rPr>
        <w:t>יגאל יאסינוב (שינוי):</w:t>
      </w:r>
    </w:p>
    <w:p w14:paraId="7A2945EB" w14:textId="77777777" w:rsidR="00000000" w:rsidRDefault="007C71EE">
      <w:pPr>
        <w:pStyle w:val="a"/>
        <w:rPr>
          <w:rtl/>
        </w:rPr>
      </w:pPr>
    </w:p>
    <w:p w14:paraId="1C6C3A31" w14:textId="77777777" w:rsidR="00000000" w:rsidRDefault="007C71EE">
      <w:pPr>
        <w:pStyle w:val="a"/>
        <w:rPr>
          <w:rFonts w:hint="cs"/>
          <w:rtl/>
        </w:rPr>
      </w:pPr>
      <w:r>
        <w:rPr>
          <w:rFonts w:hint="cs"/>
          <w:rtl/>
        </w:rPr>
        <w:t xml:space="preserve">לא מורידים הכול. </w:t>
      </w:r>
    </w:p>
    <w:p w14:paraId="7F0119FA" w14:textId="77777777" w:rsidR="00000000" w:rsidRDefault="007C71EE">
      <w:pPr>
        <w:pStyle w:val="a"/>
        <w:ind w:firstLine="0"/>
        <w:rPr>
          <w:rFonts w:hint="cs"/>
          <w:rtl/>
        </w:rPr>
      </w:pPr>
    </w:p>
    <w:p w14:paraId="684E8427" w14:textId="77777777" w:rsidR="00000000" w:rsidRDefault="007C71EE">
      <w:pPr>
        <w:pStyle w:val="ad"/>
        <w:rPr>
          <w:rtl/>
        </w:rPr>
      </w:pPr>
      <w:r>
        <w:rPr>
          <w:rtl/>
        </w:rPr>
        <w:t>היו"ר מוחמ</w:t>
      </w:r>
      <w:r>
        <w:rPr>
          <w:rtl/>
        </w:rPr>
        <w:t>ד ברכה:</w:t>
      </w:r>
    </w:p>
    <w:p w14:paraId="2730C195" w14:textId="77777777" w:rsidR="00000000" w:rsidRDefault="007C71EE">
      <w:pPr>
        <w:pStyle w:val="a"/>
        <w:rPr>
          <w:rtl/>
        </w:rPr>
      </w:pPr>
    </w:p>
    <w:p w14:paraId="147F3CCF" w14:textId="77777777" w:rsidR="00000000" w:rsidRDefault="007C71EE">
      <w:pPr>
        <w:pStyle w:val="a"/>
        <w:rPr>
          <w:rFonts w:hint="cs"/>
          <w:rtl/>
        </w:rPr>
      </w:pPr>
      <w:r>
        <w:rPr>
          <w:rFonts w:hint="cs"/>
          <w:rtl/>
        </w:rPr>
        <w:t>גם לילד השני מורידים.</w:t>
      </w:r>
    </w:p>
    <w:p w14:paraId="704C9635" w14:textId="77777777" w:rsidR="00000000" w:rsidRDefault="007C71EE">
      <w:pPr>
        <w:pStyle w:val="a"/>
        <w:ind w:firstLine="0"/>
        <w:rPr>
          <w:rFonts w:hint="cs"/>
          <w:rtl/>
        </w:rPr>
      </w:pPr>
    </w:p>
    <w:p w14:paraId="452B5442" w14:textId="77777777" w:rsidR="00000000" w:rsidRDefault="007C71EE">
      <w:pPr>
        <w:pStyle w:val="SpeakerCon"/>
        <w:rPr>
          <w:rtl/>
        </w:rPr>
      </w:pPr>
      <w:bookmarkStart w:id="2280" w:name="FS000001054T28_05_2003_09_39_18C"/>
      <w:bookmarkEnd w:id="2280"/>
      <w:r>
        <w:rPr>
          <w:rFonts w:hint="eastAsia"/>
          <w:rtl/>
        </w:rPr>
        <w:t>יגאל</w:t>
      </w:r>
      <w:r>
        <w:rPr>
          <w:rtl/>
        </w:rPr>
        <w:t xml:space="preserve"> יאסינוב (שינוי):</w:t>
      </w:r>
    </w:p>
    <w:p w14:paraId="2A4C3C1F" w14:textId="77777777" w:rsidR="00000000" w:rsidRDefault="007C71EE">
      <w:pPr>
        <w:pStyle w:val="a"/>
        <w:rPr>
          <w:rFonts w:hint="cs"/>
          <w:rtl/>
        </w:rPr>
      </w:pPr>
    </w:p>
    <w:p w14:paraId="49AB4A6D" w14:textId="77777777" w:rsidR="00000000" w:rsidRDefault="007C71EE">
      <w:pPr>
        <w:pStyle w:val="a"/>
        <w:rPr>
          <w:rFonts w:hint="cs"/>
          <w:rtl/>
        </w:rPr>
      </w:pPr>
      <w:r>
        <w:rPr>
          <w:rFonts w:hint="cs"/>
          <w:rtl/>
        </w:rPr>
        <w:t>בוא נהיה אמיתיים. אתה מכיר לא פחות טוב ממני אותם סיפורים על שיח' בדואי שיש לו 40 ילדים ותפסו אותו. אתה יודע את זה טוב לא פחות ממני.</w:t>
      </w:r>
    </w:p>
    <w:p w14:paraId="4B531748" w14:textId="77777777" w:rsidR="00000000" w:rsidRDefault="007C71EE">
      <w:pPr>
        <w:pStyle w:val="a"/>
        <w:rPr>
          <w:rFonts w:hint="cs"/>
          <w:rtl/>
        </w:rPr>
      </w:pPr>
    </w:p>
    <w:p w14:paraId="4DB0FD45" w14:textId="77777777" w:rsidR="00000000" w:rsidRDefault="007C71EE">
      <w:pPr>
        <w:pStyle w:val="ac"/>
        <w:rPr>
          <w:rtl/>
        </w:rPr>
      </w:pPr>
      <w:r>
        <w:rPr>
          <w:rFonts w:hint="eastAsia"/>
          <w:rtl/>
        </w:rPr>
        <w:t>יצחק</w:t>
      </w:r>
      <w:r>
        <w:rPr>
          <w:rtl/>
        </w:rPr>
        <w:t xml:space="preserve"> וקנין (ש"ס):</w:t>
      </w:r>
    </w:p>
    <w:p w14:paraId="19F13149" w14:textId="77777777" w:rsidR="00000000" w:rsidRDefault="007C71EE">
      <w:pPr>
        <w:pStyle w:val="a"/>
        <w:rPr>
          <w:rFonts w:hint="cs"/>
          <w:rtl/>
        </w:rPr>
      </w:pPr>
    </w:p>
    <w:p w14:paraId="54FC829A" w14:textId="77777777" w:rsidR="00000000" w:rsidRDefault="007C71EE">
      <w:pPr>
        <w:pStyle w:val="a"/>
        <w:rPr>
          <w:rFonts w:hint="cs"/>
          <w:rtl/>
        </w:rPr>
      </w:pPr>
      <w:r>
        <w:rPr>
          <w:rFonts w:hint="cs"/>
          <w:rtl/>
        </w:rPr>
        <w:t>כמה כאלה יש?</w:t>
      </w:r>
    </w:p>
    <w:p w14:paraId="762B39EA" w14:textId="77777777" w:rsidR="00000000" w:rsidRDefault="007C71EE">
      <w:pPr>
        <w:pStyle w:val="a"/>
        <w:ind w:firstLine="0"/>
        <w:rPr>
          <w:rFonts w:hint="cs"/>
          <w:rtl/>
        </w:rPr>
      </w:pPr>
    </w:p>
    <w:p w14:paraId="7359BC64" w14:textId="77777777" w:rsidR="00000000" w:rsidRDefault="007C71EE">
      <w:pPr>
        <w:pStyle w:val="ad"/>
        <w:rPr>
          <w:rtl/>
        </w:rPr>
      </w:pPr>
      <w:r>
        <w:rPr>
          <w:rtl/>
        </w:rPr>
        <w:t>היו"ר מוחמד ברכה:</w:t>
      </w:r>
    </w:p>
    <w:p w14:paraId="549D483B" w14:textId="77777777" w:rsidR="00000000" w:rsidRDefault="007C71EE">
      <w:pPr>
        <w:pStyle w:val="a"/>
        <w:rPr>
          <w:rtl/>
        </w:rPr>
      </w:pPr>
    </w:p>
    <w:p w14:paraId="30E8DBAC" w14:textId="77777777" w:rsidR="00000000" w:rsidRDefault="007C71EE">
      <w:pPr>
        <w:pStyle w:val="a"/>
        <w:rPr>
          <w:rFonts w:hint="cs"/>
          <w:rtl/>
        </w:rPr>
      </w:pPr>
      <w:r>
        <w:rPr>
          <w:rFonts w:hint="cs"/>
          <w:rtl/>
        </w:rPr>
        <w:t>40 ילדים?</w:t>
      </w:r>
    </w:p>
    <w:p w14:paraId="70401FF6" w14:textId="77777777" w:rsidR="00000000" w:rsidRDefault="007C71EE">
      <w:pPr>
        <w:pStyle w:val="a"/>
        <w:ind w:firstLine="0"/>
        <w:rPr>
          <w:rFonts w:hint="cs"/>
          <w:rtl/>
        </w:rPr>
      </w:pPr>
    </w:p>
    <w:p w14:paraId="67170F55" w14:textId="77777777" w:rsidR="00000000" w:rsidRDefault="007C71EE">
      <w:pPr>
        <w:pStyle w:val="ac"/>
        <w:rPr>
          <w:rtl/>
        </w:rPr>
      </w:pPr>
      <w:r>
        <w:rPr>
          <w:rFonts w:hint="eastAsia"/>
          <w:rtl/>
        </w:rPr>
        <w:t>מיכאל</w:t>
      </w:r>
      <w:r>
        <w:rPr>
          <w:rtl/>
        </w:rPr>
        <w:t xml:space="preserve"> מלכיאור (העבודה-מימד):</w:t>
      </w:r>
    </w:p>
    <w:p w14:paraId="7AB43087" w14:textId="77777777" w:rsidR="00000000" w:rsidRDefault="007C71EE">
      <w:pPr>
        <w:pStyle w:val="a"/>
        <w:rPr>
          <w:rFonts w:hint="cs"/>
          <w:rtl/>
        </w:rPr>
      </w:pPr>
    </w:p>
    <w:p w14:paraId="6DB6A686" w14:textId="77777777" w:rsidR="00000000" w:rsidRDefault="007C71EE">
      <w:pPr>
        <w:pStyle w:val="a"/>
        <w:rPr>
          <w:rFonts w:hint="cs"/>
          <w:rtl/>
        </w:rPr>
      </w:pPr>
      <w:r>
        <w:rPr>
          <w:rFonts w:hint="cs"/>
          <w:rtl/>
        </w:rPr>
        <w:t>יש 110 משפחות כאלה, אז כולם צריכים לסבול?</w:t>
      </w:r>
    </w:p>
    <w:p w14:paraId="131F49B6" w14:textId="77777777" w:rsidR="00000000" w:rsidRDefault="007C71EE">
      <w:pPr>
        <w:pStyle w:val="a"/>
        <w:ind w:firstLine="0"/>
        <w:rPr>
          <w:rFonts w:hint="cs"/>
          <w:rtl/>
        </w:rPr>
      </w:pPr>
    </w:p>
    <w:p w14:paraId="325B754E" w14:textId="77777777" w:rsidR="00000000" w:rsidRDefault="007C71EE">
      <w:pPr>
        <w:pStyle w:val="SpeakerCon"/>
        <w:rPr>
          <w:rtl/>
        </w:rPr>
      </w:pPr>
      <w:bookmarkStart w:id="2281" w:name="FS000001054T28_05_2003_09_40_37C"/>
      <w:bookmarkEnd w:id="2281"/>
      <w:r>
        <w:rPr>
          <w:rtl/>
        </w:rPr>
        <w:t>יגאל יאסינוב (שינוי):</w:t>
      </w:r>
    </w:p>
    <w:p w14:paraId="79AFEEEC" w14:textId="77777777" w:rsidR="00000000" w:rsidRDefault="007C71EE">
      <w:pPr>
        <w:pStyle w:val="a"/>
        <w:rPr>
          <w:rtl/>
        </w:rPr>
      </w:pPr>
    </w:p>
    <w:p w14:paraId="6D6DDFC6" w14:textId="77777777" w:rsidR="00000000" w:rsidRDefault="007C71EE">
      <w:pPr>
        <w:pStyle w:val="a"/>
        <w:rPr>
          <w:rFonts w:hint="cs"/>
          <w:rtl/>
        </w:rPr>
      </w:pPr>
      <w:r>
        <w:rPr>
          <w:rFonts w:hint="cs"/>
          <w:rtl/>
        </w:rPr>
        <w:t xml:space="preserve">אני לא רוצה לדבר על זה. אני מדבר על דברים אחרים. </w:t>
      </w:r>
    </w:p>
    <w:p w14:paraId="2B2E9B81" w14:textId="77777777" w:rsidR="00000000" w:rsidRDefault="007C71EE">
      <w:pPr>
        <w:pStyle w:val="a"/>
        <w:rPr>
          <w:rFonts w:hint="cs"/>
          <w:rtl/>
        </w:rPr>
      </w:pPr>
    </w:p>
    <w:p w14:paraId="36105EFC" w14:textId="77777777" w:rsidR="00000000" w:rsidRDefault="007C71EE">
      <w:pPr>
        <w:pStyle w:val="a"/>
        <w:rPr>
          <w:rFonts w:hint="cs"/>
          <w:rtl/>
        </w:rPr>
      </w:pPr>
      <w:r>
        <w:rPr>
          <w:rFonts w:hint="cs"/>
          <w:rtl/>
        </w:rPr>
        <w:t>לא ייתכן שהקבוצה הקטנה יחסית, שעובדת ומשלמת מסים, תהיה הקבוצה שתהפוך לאמא ואבא של הקבוצה שלא רוצה לעבוד, של הקבוצה</w:t>
      </w:r>
      <w:r>
        <w:rPr>
          <w:rFonts w:hint="cs"/>
          <w:rtl/>
        </w:rPr>
        <w:t xml:space="preserve"> שלא רוצה לעשות, להתעסק ולהתפרנס. היום נותנים לכם אפשרות לצאת לעבוד, תצאו ותעבדו.</w:t>
      </w:r>
    </w:p>
    <w:p w14:paraId="2D18A916" w14:textId="77777777" w:rsidR="00000000" w:rsidRDefault="007C71EE">
      <w:pPr>
        <w:pStyle w:val="a"/>
        <w:ind w:firstLine="0"/>
        <w:rPr>
          <w:rFonts w:hint="cs"/>
          <w:rtl/>
        </w:rPr>
      </w:pPr>
    </w:p>
    <w:p w14:paraId="261B8C08" w14:textId="77777777" w:rsidR="00000000" w:rsidRDefault="007C71EE">
      <w:pPr>
        <w:pStyle w:val="ac"/>
        <w:rPr>
          <w:rtl/>
        </w:rPr>
      </w:pPr>
      <w:r>
        <w:rPr>
          <w:rFonts w:hint="eastAsia"/>
          <w:rtl/>
        </w:rPr>
        <w:t>יצחק</w:t>
      </w:r>
      <w:r>
        <w:rPr>
          <w:rtl/>
        </w:rPr>
        <w:t xml:space="preserve"> וקנין (ש"ס):</w:t>
      </w:r>
    </w:p>
    <w:p w14:paraId="09D7DCFC" w14:textId="77777777" w:rsidR="00000000" w:rsidRDefault="007C71EE">
      <w:pPr>
        <w:pStyle w:val="a"/>
        <w:rPr>
          <w:rFonts w:hint="cs"/>
          <w:rtl/>
        </w:rPr>
      </w:pPr>
    </w:p>
    <w:p w14:paraId="39456D5D" w14:textId="77777777" w:rsidR="00000000" w:rsidRDefault="007C71EE">
      <w:pPr>
        <w:pStyle w:val="a"/>
        <w:rPr>
          <w:rFonts w:hint="cs"/>
          <w:rtl/>
        </w:rPr>
      </w:pPr>
      <w:r>
        <w:rPr>
          <w:rFonts w:hint="cs"/>
          <w:rtl/>
        </w:rPr>
        <w:t>למי? כמה כאלה יש? אתה חושב שאתה מחזיק אותי?</w:t>
      </w:r>
    </w:p>
    <w:p w14:paraId="37815D01" w14:textId="77777777" w:rsidR="00000000" w:rsidRDefault="007C71EE">
      <w:pPr>
        <w:pStyle w:val="a"/>
        <w:ind w:firstLine="0"/>
        <w:rPr>
          <w:rFonts w:hint="cs"/>
          <w:rtl/>
        </w:rPr>
      </w:pPr>
    </w:p>
    <w:p w14:paraId="78D9CF7E" w14:textId="77777777" w:rsidR="00000000" w:rsidRDefault="007C71EE">
      <w:pPr>
        <w:pStyle w:val="SpeakerCon"/>
        <w:rPr>
          <w:rtl/>
        </w:rPr>
      </w:pPr>
      <w:bookmarkStart w:id="2282" w:name="FS000001054T28_05_2003_09_41_54C"/>
      <w:bookmarkEnd w:id="2282"/>
      <w:r>
        <w:rPr>
          <w:rtl/>
        </w:rPr>
        <w:t>יגאל יאסינוב (שינוי):</w:t>
      </w:r>
    </w:p>
    <w:p w14:paraId="56FA16B3" w14:textId="77777777" w:rsidR="00000000" w:rsidRDefault="007C71EE">
      <w:pPr>
        <w:pStyle w:val="a"/>
        <w:rPr>
          <w:rtl/>
        </w:rPr>
      </w:pPr>
    </w:p>
    <w:p w14:paraId="5345A9AB" w14:textId="77777777" w:rsidR="00000000" w:rsidRDefault="007C71EE">
      <w:pPr>
        <w:pStyle w:val="a"/>
        <w:rPr>
          <w:rFonts w:hint="cs"/>
          <w:rtl/>
        </w:rPr>
      </w:pPr>
      <w:r>
        <w:rPr>
          <w:rFonts w:hint="cs"/>
          <w:rtl/>
        </w:rPr>
        <w:t>אתה מדבר עם חוזר בשאלה. אתה מדבר עם מישהו שידע את המגזר החרדי מבפנים. אני רוצה להגיד ל</w:t>
      </w:r>
      <w:r>
        <w:rPr>
          <w:rFonts w:hint="cs"/>
          <w:rtl/>
        </w:rPr>
        <w:t>ך, שלא חסרים שם אנשים כאלה.</w:t>
      </w:r>
    </w:p>
    <w:p w14:paraId="328ADA64" w14:textId="77777777" w:rsidR="00000000" w:rsidRDefault="007C71EE">
      <w:pPr>
        <w:pStyle w:val="a"/>
        <w:ind w:firstLine="0"/>
        <w:rPr>
          <w:rFonts w:hint="cs"/>
          <w:rtl/>
        </w:rPr>
      </w:pPr>
    </w:p>
    <w:p w14:paraId="13E8FCEE" w14:textId="77777777" w:rsidR="00000000" w:rsidRDefault="007C71EE">
      <w:pPr>
        <w:pStyle w:val="ac"/>
        <w:rPr>
          <w:rtl/>
        </w:rPr>
      </w:pPr>
      <w:r>
        <w:rPr>
          <w:rFonts w:hint="eastAsia"/>
          <w:rtl/>
        </w:rPr>
        <w:t>יצחק</w:t>
      </w:r>
      <w:r>
        <w:rPr>
          <w:rtl/>
        </w:rPr>
        <w:t xml:space="preserve"> וקנין (ש"ס):</w:t>
      </w:r>
    </w:p>
    <w:p w14:paraId="6C3BFEB0" w14:textId="77777777" w:rsidR="00000000" w:rsidRDefault="007C71EE">
      <w:pPr>
        <w:pStyle w:val="a"/>
        <w:rPr>
          <w:rFonts w:hint="cs"/>
          <w:rtl/>
        </w:rPr>
      </w:pPr>
    </w:p>
    <w:p w14:paraId="54A6AA09" w14:textId="77777777" w:rsidR="00000000" w:rsidRDefault="007C71EE">
      <w:pPr>
        <w:pStyle w:val="a"/>
        <w:rPr>
          <w:rFonts w:hint="cs"/>
          <w:rtl/>
        </w:rPr>
      </w:pPr>
      <w:r>
        <w:rPr>
          <w:rFonts w:hint="cs"/>
          <w:rtl/>
        </w:rPr>
        <w:t>- - -</w:t>
      </w:r>
    </w:p>
    <w:p w14:paraId="18D5FE1A" w14:textId="77777777" w:rsidR="00000000" w:rsidRDefault="007C71EE">
      <w:pPr>
        <w:pStyle w:val="a"/>
        <w:ind w:firstLine="0"/>
        <w:rPr>
          <w:rFonts w:hint="cs"/>
          <w:rtl/>
        </w:rPr>
      </w:pPr>
    </w:p>
    <w:p w14:paraId="6481F553" w14:textId="77777777" w:rsidR="00000000" w:rsidRDefault="007C71EE">
      <w:pPr>
        <w:pStyle w:val="SpeakerCon"/>
        <w:rPr>
          <w:rtl/>
        </w:rPr>
      </w:pPr>
      <w:bookmarkStart w:id="2283" w:name="FS000001054T28_05_2003_09_42_52C"/>
      <w:bookmarkEnd w:id="2283"/>
      <w:r>
        <w:rPr>
          <w:rtl/>
        </w:rPr>
        <w:t>יגאל יאסינוב (שינוי):</w:t>
      </w:r>
    </w:p>
    <w:p w14:paraId="68AD4EBC" w14:textId="77777777" w:rsidR="00000000" w:rsidRDefault="007C71EE">
      <w:pPr>
        <w:pStyle w:val="a"/>
        <w:rPr>
          <w:rtl/>
        </w:rPr>
      </w:pPr>
    </w:p>
    <w:p w14:paraId="5BB27D7A" w14:textId="77777777" w:rsidR="00000000" w:rsidRDefault="007C71EE">
      <w:pPr>
        <w:pStyle w:val="a"/>
        <w:rPr>
          <w:rFonts w:hint="cs"/>
          <w:rtl/>
        </w:rPr>
      </w:pPr>
      <w:r>
        <w:rPr>
          <w:rFonts w:hint="cs"/>
          <w:rtl/>
        </w:rPr>
        <w:t>דרך אגב, אתם הייתם יכולים להיות היום בקואליציה ולהשפיע. אתם סירבתם ולא רציתם.</w:t>
      </w:r>
    </w:p>
    <w:p w14:paraId="6984A2D6" w14:textId="77777777" w:rsidR="00000000" w:rsidRDefault="007C71EE">
      <w:pPr>
        <w:pStyle w:val="a"/>
        <w:ind w:firstLine="0"/>
        <w:rPr>
          <w:rFonts w:hint="cs"/>
          <w:rtl/>
        </w:rPr>
      </w:pPr>
    </w:p>
    <w:p w14:paraId="2067CCB4" w14:textId="77777777" w:rsidR="00000000" w:rsidRDefault="007C71EE">
      <w:pPr>
        <w:pStyle w:val="ac"/>
        <w:rPr>
          <w:rtl/>
        </w:rPr>
      </w:pPr>
      <w:r>
        <w:rPr>
          <w:rFonts w:hint="eastAsia"/>
          <w:rtl/>
        </w:rPr>
        <w:t>מיכאל</w:t>
      </w:r>
      <w:r>
        <w:rPr>
          <w:rtl/>
        </w:rPr>
        <w:t xml:space="preserve"> מלכיאור (העבודה-מימד):</w:t>
      </w:r>
    </w:p>
    <w:p w14:paraId="4924CA84" w14:textId="77777777" w:rsidR="00000000" w:rsidRDefault="007C71EE">
      <w:pPr>
        <w:pStyle w:val="a"/>
        <w:rPr>
          <w:rFonts w:hint="cs"/>
          <w:rtl/>
        </w:rPr>
      </w:pPr>
    </w:p>
    <w:p w14:paraId="2379FB7A" w14:textId="77777777" w:rsidR="00000000" w:rsidRDefault="007C71EE">
      <w:pPr>
        <w:pStyle w:val="a"/>
        <w:rPr>
          <w:rFonts w:hint="cs"/>
          <w:rtl/>
        </w:rPr>
      </w:pPr>
      <w:r>
        <w:rPr>
          <w:rFonts w:hint="cs"/>
          <w:rtl/>
        </w:rPr>
        <w:t>ממשלת ימין-מרכז עושה שלום.</w:t>
      </w:r>
    </w:p>
    <w:p w14:paraId="19B142C7" w14:textId="77777777" w:rsidR="00000000" w:rsidRDefault="007C71EE">
      <w:pPr>
        <w:pStyle w:val="a"/>
        <w:ind w:firstLine="0"/>
        <w:rPr>
          <w:rFonts w:hint="cs"/>
          <w:rtl/>
        </w:rPr>
      </w:pPr>
    </w:p>
    <w:p w14:paraId="405B7C66" w14:textId="77777777" w:rsidR="00000000" w:rsidRDefault="007C71EE">
      <w:pPr>
        <w:pStyle w:val="SpeakerCon"/>
        <w:rPr>
          <w:rtl/>
        </w:rPr>
      </w:pPr>
      <w:bookmarkStart w:id="2284" w:name="FS000001054T28_05_2003_09_43_43C"/>
      <w:bookmarkEnd w:id="2284"/>
      <w:r>
        <w:rPr>
          <w:rtl/>
        </w:rPr>
        <w:t>יגאל יאסינוב (שינוי):</w:t>
      </w:r>
    </w:p>
    <w:p w14:paraId="10C02010" w14:textId="77777777" w:rsidR="00000000" w:rsidRDefault="007C71EE">
      <w:pPr>
        <w:pStyle w:val="a"/>
        <w:rPr>
          <w:rtl/>
        </w:rPr>
      </w:pPr>
    </w:p>
    <w:p w14:paraId="359AB279" w14:textId="77777777" w:rsidR="00000000" w:rsidRDefault="007C71EE">
      <w:pPr>
        <w:pStyle w:val="a"/>
        <w:rPr>
          <w:rFonts w:hint="cs"/>
          <w:rtl/>
        </w:rPr>
      </w:pPr>
      <w:r>
        <w:rPr>
          <w:rFonts w:hint="cs"/>
          <w:rtl/>
        </w:rPr>
        <w:t xml:space="preserve">זה מה שקורה. היום </w:t>
      </w:r>
      <w:r>
        <w:rPr>
          <w:rFonts w:hint="cs"/>
          <w:rtl/>
        </w:rPr>
        <w:t>ראש הממשלה של הימין העביר את אותה תוכנית שאתם הצעתם. תודה. אני חייב לסיים.</w:t>
      </w:r>
    </w:p>
    <w:p w14:paraId="0ABD8954" w14:textId="77777777" w:rsidR="00000000" w:rsidRDefault="007C71EE">
      <w:pPr>
        <w:pStyle w:val="ad"/>
        <w:rPr>
          <w:rFonts w:hint="cs"/>
          <w:rtl/>
        </w:rPr>
      </w:pPr>
    </w:p>
    <w:p w14:paraId="244A05ED" w14:textId="77777777" w:rsidR="00000000" w:rsidRDefault="007C71EE">
      <w:pPr>
        <w:pStyle w:val="ad"/>
        <w:rPr>
          <w:rtl/>
        </w:rPr>
      </w:pPr>
      <w:r>
        <w:rPr>
          <w:rFonts w:hint="eastAsia"/>
          <w:rtl/>
        </w:rPr>
        <w:t>היו</w:t>
      </w:r>
      <w:r>
        <w:rPr>
          <w:rtl/>
        </w:rPr>
        <w:t>"ר מוחמד ברכה:</w:t>
      </w:r>
    </w:p>
    <w:p w14:paraId="46D22798" w14:textId="77777777" w:rsidR="00000000" w:rsidRDefault="007C71EE">
      <w:pPr>
        <w:pStyle w:val="a"/>
        <w:rPr>
          <w:rFonts w:hint="cs"/>
          <w:rtl/>
        </w:rPr>
      </w:pPr>
    </w:p>
    <w:p w14:paraId="0745CB89" w14:textId="77777777" w:rsidR="00000000" w:rsidRDefault="007C71EE">
      <w:pPr>
        <w:pStyle w:val="a"/>
        <w:rPr>
          <w:rFonts w:hint="cs"/>
          <w:rtl/>
        </w:rPr>
      </w:pPr>
      <w:r>
        <w:rPr>
          <w:rFonts w:hint="cs"/>
          <w:rtl/>
        </w:rPr>
        <w:t>תודה לחבר הכנסת יאסינוב. חברת הכנסת אתי לבני, בבקשה.</w:t>
      </w:r>
    </w:p>
    <w:p w14:paraId="1B9E0E07" w14:textId="77777777" w:rsidR="00000000" w:rsidRDefault="007C71EE">
      <w:pPr>
        <w:pStyle w:val="a"/>
        <w:ind w:firstLine="0"/>
        <w:rPr>
          <w:rFonts w:hint="cs"/>
          <w:rtl/>
        </w:rPr>
      </w:pPr>
    </w:p>
    <w:p w14:paraId="198CF26B" w14:textId="77777777" w:rsidR="00000000" w:rsidRDefault="007C71EE">
      <w:pPr>
        <w:pStyle w:val="Speaker"/>
        <w:rPr>
          <w:rtl/>
        </w:rPr>
      </w:pPr>
      <w:bookmarkStart w:id="2285" w:name="FS000001054T28_05_2003_09_45_25"/>
      <w:bookmarkStart w:id="2286" w:name="FS000001051T28_05_2003_09_45_50"/>
      <w:bookmarkEnd w:id="2285"/>
      <w:bookmarkEnd w:id="2286"/>
      <w:r>
        <w:rPr>
          <w:rtl/>
        </w:rPr>
        <w:t>אתי לבני (שינוי):</w:t>
      </w:r>
    </w:p>
    <w:p w14:paraId="4F3CBE79" w14:textId="77777777" w:rsidR="00000000" w:rsidRDefault="007C71EE">
      <w:pPr>
        <w:pStyle w:val="a"/>
        <w:rPr>
          <w:rtl/>
        </w:rPr>
      </w:pPr>
    </w:p>
    <w:p w14:paraId="68640C5C" w14:textId="77777777" w:rsidR="00000000" w:rsidRDefault="007C71EE">
      <w:pPr>
        <w:pStyle w:val="a"/>
        <w:rPr>
          <w:rFonts w:hint="cs"/>
          <w:rtl/>
        </w:rPr>
      </w:pPr>
      <w:r>
        <w:rPr>
          <w:rFonts w:hint="cs"/>
          <w:rtl/>
        </w:rPr>
        <w:t>כבוד היושב-ראש, כנסת נכבדה, בוקר טוב.</w:t>
      </w:r>
      <w:r>
        <w:rPr>
          <w:rtl/>
        </w:rPr>
        <w:t xml:space="preserve"> </w:t>
      </w:r>
      <w:r>
        <w:rPr>
          <w:rFonts w:hint="cs"/>
          <w:rtl/>
        </w:rPr>
        <w:t xml:space="preserve">אני שומעת בעניין ביומיים האחרונים את הוויכוחים על </w:t>
      </w:r>
      <w:r>
        <w:rPr>
          <w:rFonts w:hint="cs"/>
          <w:rtl/>
        </w:rPr>
        <w:t>הצעת החוק, ואני בהחלט רוצה לומר שלמדתי כמה וכמה דברים. חבל שבנושאים הכבדים כמו נושא הפנסיה, שאני מבינה שהוא לב העניין, לא יכולנו להתייחס מספיק וללמוד ולתת איזה מוצר אחרי בדיקה ולמידה. אני רק עכשיו עושה את הצעדים של לימוד העניין, תוך השוואה עם מקומות אחרים.</w:t>
      </w:r>
      <w:r>
        <w:rPr>
          <w:rFonts w:hint="cs"/>
          <w:rtl/>
        </w:rPr>
        <w:t xml:space="preserve"> </w:t>
      </w:r>
    </w:p>
    <w:p w14:paraId="613B0E8B" w14:textId="77777777" w:rsidR="00000000" w:rsidRDefault="007C71EE">
      <w:pPr>
        <w:pStyle w:val="a"/>
        <w:rPr>
          <w:rFonts w:hint="cs"/>
          <w:rtl/>
        </w:rPr>
      </w:pPr>
    </w:p>
    <w:p w14:paraId="31A9E4A1" w14:textId="77777777" w:rsidR="00000000" w:rsidRDefault="007C71EE">
      <w:pPr>
        <w:pStyle w:val="a"/>
        <w:rPr>
          <w:rFonts w:hint="cs"/>
          <w:rtl/>
        </w:rPr>
      </w:pPr>
      <w:r>
        <w:rPr>
          <w:rFonts w:hint="cs"/>
          <w:rtl/>
        </w:rPr>
        <w:t xml:space="preserve">מה ששמעתי כאן זה עמדות קבועות וצפויות, עם סיכום שהיה צפוי מראש, בלי התייחסות עניינית. יש איזה מין ימין ושמאל בתוך השיח הזה של התוכנית הכלכלית, כאשר הימין, שחלקו כאילו מיוצג על-ידי המפלגה שאליה אני שייכת, מתבטא בסגנון: אם אין אפשרות לשלם עבור מים </w:t>
      </w:r>
      <w:r>
        <w:rPr>
          <w:rtl/>
        </w:rPr>
        <w:t>–</w:t>
      </w:r>
      <w:r>
        <w:rPr>
          <w:rFonts w:hint="cs"/>
          <w:rtl/>
        </w:rPr>
        <w:t xml:space="preserve"> שילכו</w:t>
      </w:r>
      <w:r>
        <w:rPr>
          <w:rFonts w:hint="cs"/>
          <w:rtl/>
        </w:rPr>
        <w:t xml:space="preserve"> לאסוף מי גשמים. אפילו השופט חשין, שהתייחס לשביתות, אמר שזה אקדח ברקה של הכנסת או של המדינה. איזה מין שנאה לאיגודים המקצועיים ולזכות השביתה. כנגד זה, חברי מן השמאל, לרבות יולי ואחרים, משתמשים בשפה של קטסטרופה, של רשע, של שחור ולבן, של איזו אגרסיביות שנדמה </w:t>
      </w:r>
      <w:r>
        <w:rPr>
          <w:rFonts w:hint="cs"/>
          <w:rtl/>
        </w:rPr>
        <w:t>לי שהיא לא ממין העניין.</w:t>
      </w:r>
    </w:p>
    <w:p w14:paraId="5DB4D12C" w14:textId="77777777" w:rsidR="00000000" w:rsidRDefault="007C71EE">
      <w:pPr>
        <w:pStyle w:val="a"/>
        <w:rPr>
          <w:rFonts w:hint="cs"/>
          <w:rtl/>
        </w:rPr>
      </w:pPr>
    </w:p>
    <w:p w14:paraId="7CC97945" w14:textId="77777777" w:rsidR="00000000" w:rsidRDefault="007C71EE">
      <w:pPr>
        <w:pStyle w:val="a"/>
        <w:rPr>
          <w:rFonts w:hint="cs"/>
          <w:rtl/>
        </w:rPr>
      </w:pPr>
      <w:r>
        <w:rPr>
          <w:rFonts w:hint="cs"/>
          <w:rtl/>
        </w:rPr>
        <w:t>אני חושבת, שהחלוקה הזאת של שמאל וימין היא אנכרוניסטית, היא איננה קיימת עוד. הניסיונות האירופיים לשלב את השקפות העולם במין דרך שלישית, שיש כמובן ויכוח אם יש בה משהו ואם היא הצליחה, אבל היא מגולמת על-ידי המשטרים באירופה, ואולי גם קצת</w:t>
      </w:r>
      <w:r>
        <w:rPr>
          <w:rFonts w:hint="cs"/>
          <w:rtl/>
        </w:rPr>
        <w:t xml:space="preserve"> על-ידי קלינטון -  הדרך הזאת מנסה ליצור איזו מערכת שלמה של השקפת עולם ופתרונות שהם רלוונטיים למה שקורה כאן היום. </w:t>
      </w:r>
    </w:p>
    <w:p w14:paraId="583E48AC" w14:textId="77777777" w:rsidR="00000000" w:rsidRDefault="007C71EE">
      <w:pPr>
        <w:pStyle w:val="a"/>
        <w:rPr>
          <w:rFonts w:hint="cs"/>
          <w:rtl/>
        </w:rPr>
      </w:pPr>
    </w:p>
    <w:p w14:paraId="6876CB05" w14:textId="77777777" w:rsidR="00000000" w:rsidRDefault="007C71EE">
      <w:pPr>
        <w:pStyle w:val="a"/>
        <w:rPr>
          <w:rFonts w:hint="cs"/>
          <w:rtl/>
        </w:rPr>
      </w:pPr>
      <w:r>
        <w:rPr>
          <w:rFonts w:hint="cs"/>
          <w:rtl/>
        </w:rPr>
        <w:t>גם ידידי מהשמאל יסכימו, שהקצבאות וההעברות ותשלומי ההעברה הלכו וגדלו עם השנים, והפערים לא הלכו וקטנו, העוני לא קטן. אז מה עשינו? למה צריך להיל</w:t>
      </w:r>
      <w:r>
        <w:rPr>
          <w:rFonts w:hint="cs"/>
          <w:rtl/>
        </w:rPr>
        <w:t xml:space="preserve">חם על דברים שאולי לא הוכיחו את עצמם? יש דברים שהם באמת הכרחיים, אבל יש דברים שהם פשוט ההיפך מהדרוש. למשל, קצבאות אבטלה. לפני יומיים הייתי בכנס של עורכי-הדין ודיברו שם על פשיטות רגל. דיברה שופטת שעוסקת בפשיטות רגל, שאנשים באים אליה לחקירת יכולת, והיא פוטרת </w:t>
      </w:r>
      <w:r>
        <w:rPr>
          <w:rFonts w:hint="cs"/>
          <w:rtl/>
        </w:rPr>
        <w:t>אותם כפושטי רגל. אחר כך היא פוגשת אותם ברחובות העיר עם שקיות של חנויות יוקרה. אנשים משתמשים במנגנונים - שלא לדבר על מובטלים. אני הייתי אצל חקלאים למשל, שאמרו שישראלים באים לעבוד אצלם, עובדים חצי יום ורצים לקבל דמי אבטלה. שלא לדבר על זה שלא רוצים בכלל לעבוד</w:t>
      </w:r>
      <w:r>
        <w:rPr>
          <w:rFonts w:hint="cs"/>
          <w:rtl/>
        </w:rPr>
        <w:t xml:space="preserve"> בחקלאות, וגם במקצועות אחרים, כי האטרקטיביות של עבודה כנגד קבלת הקצבאות מאוד מפוקפקת.</w:t>
      </w:r>
    </w:p>
    <w:p w14:paraId="3057652B" w14:textId="77777777" w:rsidR="00000000" w:rsidRDefault="007C71EE">
      <w:pPr>
        <w:pStyle w:val="a"/>
        <w:rPr>
          <w:rFonts w:hint="cs"/>
          <w:rtl/>
        </w:rPr>
      </w:pPr>
    </w:p>
    <w:p w14:paraId="23D1011C" w14:textId="77777777" w:rsidR="00000000" w:rsidRDefault="007C71EE">
      <w:pPr>
        <w:pStyle w:val="a"/>
        <w:rPr>
          <w:rFonts w:hint="cs"/>
          <w:rtl/>
        </w:rPr>
      </w:pPr>
      <w:r>
        <w:rPr>
          <w:rFonts w:hint="cs"/>
          <w:rtl/>
        </w:rPr>
        <w:t>לגבי קצבאות ילדים: חברי מהמפלגות החרדיות ומש"ס ואחרים הציגו את העמדה שלנו להשוואת קצבאות הילדים - דהיינו, קיצוץ הקצבאות מהילד החמישי והשישי - כקטסטרופה, כרשע, כהוצאת ילד</w:t>
      </w:r>
      <w:r>
        <w:rPr>
          <w:rFonts w:hint="cs"/>
          <w:rtl/>
        </w:rPr>
        <w:t>ים לעוני ולרעב. צריך לזכור שכל עניין קצבאות הילדים קיים כבר משנת 1975 או 1976, אבל הקפיצה הגדולה נעשתה לפני כשנתיים, במסגרת חוק הלפרט. הגדלת קצבאות הילדים, כאשר הילד החמישי מקבל נניח 800 שקל והילד השישי יותר ויותר - אין לה שום הצדקה. איזו זכות מוקנית לחרדי</w:t>
      </w:r>
      <w:r>
        <w:rPr>
          <w:rFonts w:hint="cs"/>
          <w:rtl/>
        </w:rPr>
        <w:t xml:space="preserve">ם או לערבים בעלי משפחות מרובות הילדים לקבל כמויות כאלה של כספים מהמדינה או מאתנו, שאין לנו. לפני שנתיים זה לא היה קיים. איזו זכות מוקנית יש כאן? איזה שינוי אורחות חיים? </w:t>
      </w:r>
    </w:p>
    <w:p w14:paraId="24244486" w14:textId="77777777" w:rsidR="00000000" w:rsidRDefault="007C71EE">
      <w:pPr>
        <w:pStyle w:val="a"/>
        <w:ind w:firstLine="0"/>
        <w:rPr>
          <w:rFonts w:hint="cs"/>
          <w:rtl/>
        </w:rPr>
      </w:pPr>
    </w:p>
    <w:p w14:paraId="1E6588BF" w14:textId="77777777" w:rsidR="00000000" w:rsidRDefault="007C71EE">
      <w:pPr>
        <w:pStyle w:val="ad"/>
        <w:rPr>
          <w:rtl/>
        </w:rPr>
      </w:pPr>
      <w:r>
        <w:rPr>
          <w:rFonts w:hint="eastAsia"/>
          <w:rtl/>
        </w:rPr>
        <w:t>היו</w:t>
      </w:r>
      <w:r>
        <w:rPr>
          <w:rtl/>
        </w:rPr>
        <w:t>"ר מוחמד ברכה:</w:t>
      </w:r>
    </w:p>
    <w:p w14:paraId="383BC67A" w14:textId="77777777" w:rsidR="00000000" w:rsidRDefault="007C71EE">
      <w:pPr>
        <w:pStyle w:val="a"/>
        <w:rPr>
          <w:rFonts w:hint="cs"/>
          <w:rtl/>
        </w:rPr>
      </w:pPr>
    </w:p>
    <w:p w14:paraId="683A0DE9" w14:textId="77777777" w:rsidR="00000000" w:rsidRDefault="007C71EE">
      <w:pPr>
        <w:pStyle w:val="a"/>
        <w:rPr>
          <w:rFonts w:hint="cs"/>
          <w:rtl/>
        </w:rPr>
      </w:pPr>
      <w:r>
        <w:rPr>
          <w:rFonts w:hint="cs"/>
          <w:rtl/>
        </w:rPr>
        <w:t>זה לא זכות של חרדים ושל ערבים. זו זכות של ילדים.</w:t>
      </w:r>
    </w:p>
    <w:p w14:paraId="16348A73" w14:textId="77777777" w:rsidR="00000000" w:rsidRDefault="007C71EE">
      <w:pPr>
        <w:pStyle w:val="a"/>
        <w:ind w:firstLine="0"/>
        <w:rPr>
          <w:rFonts w:hint="cs"/>
          <w:rtl/>
        </w:rPr>
      </w:pPr>
    </w:p>
    <w:p w14:paraId="78B01958" w14:textId="77777777" w:rsidR="00000000" w:rsidRDefault="007C71EE">
      <w:pPr>
        <w:pStyle w:val="SpeakerCon"/>
        <w:rPr>
          <w:rtl/>
        </w:rPr>
      </w:pPr>
      <w:bookmarkStart w:id="2287" w:name="FS000001051T28_05_2003_09_59_51C"/>
      <w:bookmarkEnd w:id="2287"/>
      <w:r>
        <w:rPr>
          <w:rFonts w:hint="eastAsia"/>
          <w:rtl/>
        </w:rPr>
        <w:t>אתי</w:t>
      </w:r>
      <w:r>
        <w:rPr>
          <w:rtl/>
        </w:rPr>
        <w:t xml:space="preserve"> לבני (שינוי)</w:t>
      </w:r>
      <w:r>
        <w:rPr>
          <w:rtl/>
        </w:rPr>
        <w:t>:</w:t>
      </w:r>
    </w:p>
    <w:p w14:paraId="16C92E52" w14:textId="77777777" w:rsidR="00000000" w:rsidRDefault="007C71EE">
      <w:pPr>
        <w:pStyle w:val="a"/>
        <w:rPr>
          <w:rFonts w:hint="cs"/>
          <w:rtl/>
        </w:rPr>
      </w:pPr>
    </w:p>
    <w:p w14:paraId="3F02C240" w14:textId="77777777" w:rsidR="00000000" w:rsidRDefault="007C71EE">
      <w:pPr>
        <w:pStyle w:val="a"/>
        <w:rPr>
          <w:rFonts w:hint="cs"/>
          <w:rtl/>
        </w:rPr>
      </w:pPr>
      <w:r>
        <w:rPr>
          <w:rFonts w:hint="cs"/>
          <w:rtl/>
        </w:rPr>
        <w:t>זו לא זכות של ילדים. זו זכות של חברים בחברה לחלק את המשאבים של החברה בצורה הגונה והגיונית ובהתאם לאפשרויות.</w:t>
      </w:r>
    </w:p>
    <w:p w14:paraId="67E2EF82" w14:textId="77777777" w:rsidR="00000000" w:rsidRDefault="007C71EE">
      <w:pPr>
        <w:pStyle w:val="a"/>
        <w:ind w:firstLine="0"/>
        <w:rPr>
          <w:rFonts w:hint="cs"/>
          <w:rtl/>
        </w:rPr>
      </w:pPr>
    </w:p>
    <w:p w14:paraId="080B3B67" w14:textId="77777777" w:rsidR="00000000" w:rsidRDefault="007C71EE">
      <w:pPr>
        <w:pStyle w:val="ad"/>
        <w:rPr>
          <w:rtl/>
        </w:rPr>
      </w:pPr>
      <w:r>
        <w:rPr>
          <w:rFonts w:hint="eastAsia"/>
          <w:rtl/>
        </w:rPr>
        <w:t>היו</w:t>
      </w:r>
      <w:r>
        <w:rPr>
          <w:rtl/>
        </w:rPr>
        <w:t>"ר מוחמד ברכה:</w:t>
      </w:r>
    </w:p>
    <w:p w14:paraId="31F2847C" w14:textId="77777777" w:rsidR="00000000" w:rsidRDefault="007C71EE">
      <w:pPr>
        <w:pStyle w:val="a"/>
        <w:rPr>
          <w:rFonts w:hint="cs"/>
          <w:rtl/>
        </w:rPr>
      </w:pPr>
    </w:p>
    <w:p w14:paraId="3FD14703" w14:textId="77777777" w:rsidR="00000000" w:rsidRDefault="007C71EE">
      <w:pPr>
        <w:pStyle w:val="a"/>
        <w:rPr>
          <w:rFonts w:hint="cs"/>
          <w:rtl/>
        </w:rPr>
      </w:pPr>
      <w:r>
        <w:rPr>
          <w:rFonts w:hint="cs"/>
          <w:rtl/>
        </w:rPr>
        <w:t>הקצבה היא לקיום הילד.</w:t>
      </w:r>
    </w:p>
    <w:p w14:paraId="5A9E203F" w14:textId="77777777" w:rsidR="00000000" w:rsidRDefault="007C71EE">
      <w:pPr>
        <w:pStyle w:val="a"/>
        <w:ind w:firstLine="0"/>
        <w:rPr>
          <w:rFonts w:hint="cs"/>
          <w:rtl/>
        </w:rPr>
      </w:pPr>
    </w:p>
    <w:p w14:paraId="7F47E8C6" w14:textId="77777777" w:rsidR="00000000" w:rsidRDefault="007C71EE">
      <w:pPr>
        <w:pStyle w:val="SpeakerCon"/>
        <w:rPr>
          <w:rtl/>
        </w:rPr>
      </w:pPr>
      <w:bookmarkStart w:id="2288" w:name="FS000001051T28_05_2003_10_00_25C"/>
      <w:bookmarkEnd w:id="2288"/>
      <w:r>
        <w:rPr>
          <w:rFonts w:hint="eastAsia"/>
          <w:rtl/>
        </w:rPr>
        <w:t>אתי</w:t>
      </w:r>
      <w:r>
        <w:rPr>
          <w:rtl/>
        </w:rPr>
        <w:t xml:space="preserve"> לבני (שינוי):</w:t>
      </w:r>
    </w:p>
    <w:p w14:paraId="04B9F69C" w14:textId="77777777" w:rsidR="00000000" w:rsidRDefault="007C71EE">
      <w:pPr>
        <w:pStyle w:val="a"/>
        <w:rPr>
          <w:rFonts w:hint="cs"/>
          <w:rtl/>
        </w:rPr>
      </w:pPr>
    </w:p>
    <w:p w14:paraId="6D3669C1" w14:textId="77777777" w:rsidR="00000000" w:rsidRDefault="007C71EE">
      <w:pPr>
        <w:pStyle w:val="a"/>
        <w:rPr>
          <w:rFonts w:hint="cs"/>
          <w:rtl/>
        </w:rPr>
      </w:pPr>
      <w:r>
        <w:rPr>
          <w:rFonts w:hint="cs"/>
          <w:rtl/>
        </w:rPr>
        <w:t>לא לשם צריך להיות מועבר עיקר הקצבאות.</w:t>
      </w:r>
    </w:p>
    <w:p w14:paraId="5B83FBF6" w14:textId="77777777" w:rsidR="00000000" w:rsidRDefault="007C71EE">
      <w:pPr>
        <w:pStyle w:val="a"/>
        <w:ind w:firstLine="0"/>
        <w:rPr>
          <w:rFonts w:hint="cs"/>
          <w:rtl/>
        </w:rPr>
      </w:pPr>
    </w:p>
    <w:p w14:paraId="7165E71A" w14:textId="77777777" w:rsidR="00000000" w:rsidRDefault="007C71EE">
      <w:pPr>
        <w:pStyle w:val="ad"/>
        <w:rPr>
          <w:rtl/>
        </w:rPr>
      </w:pPr>
      <w:r>
        <w:rPr>
          <w:rFonts w:hint="eastAsia"/>
          <w:rtl/>
        </w:rPr>
        <w:t>היו</w:t>
      </w:r>
      <w:r>
        <w:rPr>
          <w:rtl/>
        </w:rPr>
        <w:t>"ר מוחמד ברכה:</w:t>
      </w:r>
    </w:p>
    <w:p w14:paraId="6D5FCF5F" w14:textId="77777777" w:rsidR="00000000" w:rsidRDefault="007C71EE">
      <w:pPr>
        <w:pStyle w:val="a"/>
        <w:rPr>
          <w:rFonts w:hint="cs"/>
          <w:rtl/>
        </w:rPr>
      </w:pPr>
    </w:p>
    <w:p w14:paraId="0FA36454" w14:textId="77777777" w:rsidR="00000000" w:rsidRDefault="007C71EE">
      <w:pPr>
        <w:pStyle w:val="a"/>
        <w:rPr>
          <w:rFonts w:hint="cs"/>
          <w:rtl/>
        </w:rPr>
      </w:pPr>
      <w:r>
        <w:rPr>
          <w:rFonts w:hint="cs"/>
          <w:rtl/>
        </w:rPr>
        <w:t>זו כוונת המחוקק. קצבת ילד</w:t>
      </w:r>
      <w:r>
        <w:rPr>
          <w:rFonts w:hint="cs"/>
          <w:rtl/>
        </w:rPr>
        <w:t>ים, זה לילדים.</w:t>
      </w:r>
    </w:p>
    <w:p w14:paraId="0A4CA4E3" w14:textId="77777777" w:rsidR="00000000" w:rsidRDefault="007C71EE">
      <w:pPr>
        <w:pStyle w:val="a"/>
        <w:ind w:firstLine="0"/>
        <w:rPr>
          <w:rFonts w:hint="cs"/>
          <w:rtl/>
        </w:rPr>
      </w:pPr>
    </w:p>
    <w:p w14:paraId="395E5F0C" w14:textId="77777777" w:rsidR="00000000" w:rsidRDefault="007C71EE">
      <w:pPr>
        <w:pStyle w:val="SpeakerCon"/>
        <w:rPr>
          <w:rtl/>
        </w:rPr>
      </w:pPr>
      <w:bookmarkStart w:id="2289" w:name="FS000001051T28_05_2003_10_00_52C"/>
      <w:bookmarkEnd w:id="2289"/>
      <w:r>
        <w:rPr>
          <w:rFonts w:hint="eastAsia"/>
          <w:rtl/>
        </w:rPr>
        <w:t>אתי</w:t>
      </w:r>
      <w:r>
        <w:rPr>
          <w:rtl/>
        </w:rPr>
        <w:t xml:space="preserve"> לבני (שינוי):</w:t>
      </w:r>
    </w:p>
    <w:p w14:paraId="74712D3E" w14:textId="77777777" w:rsidR="00000000" w:rsidRDefault="007C71EE">
      <w:pPr>
        <w:pStyle w:val="a"/>
        <w:rPr>
          <w:rFonts w:hint="cs"/>
          <w:rtl/>
        </w:rPr>
      </w:pPr>
    </w:p>
    <w:p w14:paraId="34E19437" w14:textId="77777777" w:rsidR="00000000" w:rsidRDefault="007C71EE">
      <w:pPr>
        <w:pStyle w:val="a"/>
        <w:rPr>
          <w:rFonts w:hint="cs"/>
          <w:rtl/>
        </w:rPr>
      </w:pPr>
      <w:r>
        <w:rPr>
          <w:rFonts w:hint="cs"/>
          <w:rtl/>
        </w:rPr>
        <w:t>אין שום ספק. קצבת ילדים היא דבר נכון וטוב, אבל זה צריך להיות הגיוני וסביר. הלוא לא ייתכן שמשפחה בת שמונה או תשעה ילדים תקבל 5,000  שקל. מי יממן את זה?</w:t>
      </w:r>
    </w:p>
    <w:p w14:paraId="4CFFE303" w14:textId="77777777" w:rsidR="00000000" w:rsidRDefault="007C71EE">
      <w:pPr>
        <w:pStyle w:val="a"/>
        <w:ind w:firstLine="0"/>
        <w:rPr>
          <w:rFonts w:hint="cs"/>
          <w:rtl/>
        </w:rPr>
      </w:pPr>
    </w:p>
    <w:p w14:paraId="0FB4CC8D" w14:textId="77777777" w:rsidR="00000000" w:rsidRDefault="007C71EE">
      <w:pPr>
        <w:pStyle w:val="ad"/>
        <w:rPr>
          <w:rtl/>
        </w:rPr>
      </w:pPr>
    </w:p>
    <w:p w14:paraId="2617E443" w14:textId="77777777" w:rsidR="00000000" w:rsidRDefault="007C71EE">
      <w:pPr>
        <w:pStyle w:val="ad"/>
        <w:rPr>
          <w:rtl/>
        </w:rPr>
      </w:pPr>
      <w:r>
        <w:rPr>
          <w:rFonts w:hint="eastAsia"/>
          <w:rtl/>
        </w:rPr>
        <w:t>היו</w:t>
      </w:r>
      <w:r>
        <w:rPr>
          <w:rtl/>
        </w:rPr>
        <w:t>"ר מוחמד ברכה:</w:t>
      </w:r>
    </w:p>
    <w:p w14:paraId="7D9CAA2A" w14:textId="77777777" w:rsidR="00000000" w:rsidRDefault="007C71EE">
      <w:pPr>
        <w:pStyle w:val="a"/>
        <w:rPr>
          <w:rFonts w:hint="cs"/>
          <w:rtl/>
        </w:rPr>
      </w:pPr>
    </w:p>
    <w:p w14:paraId="7E390690" w14:textId="77777777" w:rsidR="00000000" w:rsidRDefault="007C71EE">
      <w:pPr>
        <w:pStyle w:val="a"/>
        <w:rPr>
          <w:rFonts w:hint="cs"/>
          <w:rtl/>
        </w:rPr>
      </w:pPr>
      <w:r>
        <w:rPr>
          <w:rFonts w:hint="cs"/>
          <w:rtl/>
        </w:rPr>
        <w:t>אפשר להכריז על הגבלת ילודה, כמו בסין למשל. בבקשה.</w:t>
      </w:r>
    </w:p>
    <w:p w14:paraId="6CBDC582" w14:textId="77777777" w:rsidR="00000000" w:rsidRDefault="007C71EE">
      <w:pPr>
        <w:pStyle w:val="a"/>
        <w:ind w:firstLine="0"/>
        <w:rPr>
          <w:rFonts w:hint="cs"/>
          <w:rtl/>
        </w:rPr>
      </w:pPr>
    </w:p>
    <w:p w14:paraId="474F0E87" w14:textId="77777777" w:rsidR="00000000" w:rsidRDefault="007C71EE">
      <w:pPr>
        <w:pStyle w:val="SpeakerCon"/>
        <w:rPr>
          <w:rtl/>
        </w:rPr>
      </w:pPr>
      <w:bookmarkStart w:id="2290" w:name="FS000001051T28_05_2003_10_01_38C"/>
      <w:bookmarkEnd w:id="2290"/>
      <w:r>
        <w:rPr>
          <w:rFonts w:hint="eastAsia"/>
          <w:rtl/>
        </w:rPr>
        <w:t>אתי</w:t>
      </w:r>
      <w:r>
        <w:rPr>
          <w:rtl/>
        </w:rPr>
        <w:t xml:space="preserve"> לבני (שינוי):</w:t>
      </w:r>
    </w:p>
    <w:p w14:paraId="3EED2616" w14:textId="77777777" w:rsidR="00000000" w:rsidRDefault="007C71EE">
      <w:pPr>
        <w:pStyle w:val="a"/>
        <w:rPr>
          <w:rFonts w:hint="cs"/>
          <w:rtl/>
        </w:rPr>
      </w:pPr>
    </w:p>
    <w:p w14:paraId="2ADAFA0D" w14:textId="77777777" w:rsidR="00000000" w:rsidRDefault="007C71EE">
      <w:pPr>
        <w:pStyle w:val="a"/>
        <w:rPr>
          <w:rFonts w:hint="cs"/>
          <w:rtl/>
        </w:rPr>
      </w:pPr>
      <w:r>
        <w:rPr>
          <w:rFonts w:hint="cs"/>
          <w:rtl/>
        </w:rPr>
        <w:t>אף אחד לא מכריז כלום. אתם יכולים ללדת, וזה עניין פרטי של כל אחד ואחד מכם ומכם ומכם. מי שרוצה הרבה ילדים, שיוליד הרבה ילדים. שיתכנן את העתיד הכלכלי של הילדים שלו. מי שלא יכול, שיוליד מעט. זה לא עניין של החברה. החברה נותנת איזה תמריץ, אב</w:t>
      </w:r>
      <w:r>
        <w:rPr>
          <w:rFonts w:hint="cs"/>
          <w:rtl/>
        </w:rPr>
        <w:t>ל זה לא יכול להפוך להיות נטל.</w:t>
      </w:r>
    </w:p>
    <w:p w14:paraId="2DB79951" w14:textId="77777777" w:rsidR="00000000" w:rsidRDefault="007C71EE">
      <w:pPr>
        <w:pStyle w:val="a"/>
        <w:rPr>
          <w:rFonts w:hint="cs"/>
          <w:rtl/>
        </w:rPr>
      </w:pPr>
    </w:p>
    <w:p w14:paraId="77819509" w14:textId="77777777" w:rsidR="00000000" w:rsidRDefault="007C71EE">
      <w:pPr>
        <w:pStyle w:val="a"/>
        <w:rPr>
          <w:rFonts w:hint="cs"/>
          <w:rtl/>
        </w:rPr>
      </w:pPr>
      <w:r>
        <w:rPr>
          <w:rFonts w:hint="cs"/>
          <w:rtl/>
        </w:rPr>
        <w:t>אני רוצה לומר, שקצבאות הילדים תקוצצנה לפי דרישת שינוי, אבל במהלך של שבע שנים. זאת אומרת, אותן משפחות מרובות ילדים יוכלו להתארגן ולצאת לעבודה ולהתכונן לקראת הקיצוץ. נכון שבשנתיים האחרונות הן התארגנו אחרת ועזבו את כל העבודות וי</w:t>
      </w:r>
      <w:r>
        <w:rPr>
          <w:rFonts w:hint="cs"/>
          <w:rtl/>
        </w:rPr>
        <w:t>שבו בבית וקיבלו את הקצבאות, אבל עכשיו המצב ישתנה, לא לגמרי, חלקית. יש לנו שבע שנים להתארגן.</w:t>
      </w:r>
    </w:p>
    <w:p w14:paraId="413F6797" w14:textId="77777777" w:rsidR="00000000" w:rsidRDefault="007C71EE">
      <w:pPr>
        <w:pStyle w:val="a"/>
        <w:ind w:firstLine="0"/>
        <w:rPr>
          <w:rFonts w:hint="cs"/>
          <w:rtl/>
        </w:rPr>
      </w:pPr>
    </w:p>
    <w:p w14:paraId="3875E64B" w14:textId="77777777" w:rsidR="00000000" w:rsidRDefault="007C71EE">
      <w:pPr>
        <w:pStyle w:val="a"/>
        <w:rPr>
          <w:rFonts w:hint="cs"/>
          <w:rtl/>
        </w:rPr>
      </w:pPr>
      <w:r>
        <w:rPr>
          <w:rFonts w:hint="cs"/>
          <w:rtl/>
        </w:rPr>
        <w:t xml:space="preserve">לגבי קצבאות האברכים, גם כאן שמענו זעקות שבר על קיצוץ ופגיעה בהוויה היהודית ובמהות היהודית. אני לא מצליחה להבין למה אברכים צריכים לשבת וללמוד ולקבל קצבאות מהמדינה; </w:t>
      </w:r>
      <w:r>
        <w:rPr>
          <w:rFonts w:hint="cs"/>
          <w:rtl/>
        </w:rPr>
        <w:t xml:space="preserve">למה כאשר הגיעו להסדר הזה - כשבן-גוריון הגיע להסדר הזה - היו 400 ועכשיו יש 30,000 או 40,000. איזו סיבה יש לכך? ואכן, בין הדברים שעשינו </w:t>
      </w:r>
      <w:r>
        <w:rPr>
          <w:rtl/>
        </w:rPr>
        <w:t>–</w:t>
      </w:r>
      <w:r>
        <w:rPr>
          <w:rFonts w:hint="cs"/>
          <w:rtl/>
        </w:rPr>
        <w:t xml:space="preserve"> הצלחנו לקצץ את קצבת האברכים מעל גיל 23 ב=50% ולאפשר להם לצאת לעבודה. </w:t>
      </w:r>
    </w:p>
    <w:p w14:paraId="1E10AE4E" w14:textId="77777777" w:rsidR="00000000" w:rsidRDefault="007C71EE">
      <w:pPr>
        <w:pStyle w:val="a"/>
        <w:rPr>
          <w:rFonts w:hint="cs"/>
          <w:rtl/>
        </w:rPr>
      </w:pPr>
    </w:p>
    <w:p w14:paraId="00FB9EC3" w14:textId="77777777" w:rsidR="00000000" w:rsidRDefault="007C71EE">
      <w:pPr>
        <w:pStyle w:val="a"/>
        <w:rPr>
          <w:rFonts w:hint="cs"/>
          <w:rtl/>
        </w:rPr>
      </w:pPr>
      <w:r>
        <w:rPr>
          <w:rFonts w:hint="cs"/>
          <w:rtl/>
        </w:rPr>
        <w:t>הלוא זה דבר משחית מאין כמוהו הדבר הזה, ואני לא מב</w:t>
      </w:r>
      <w:r>
        <w:rPr>
          <w:rFonts w:hint="cs"/>
          <w:rtl/>
        </w:rPr>
        <w:t>ינה למה ידידי מש"ס נלחמים על העיקרון הזה. ש"ס, שהציגה את עצמה כתנועה חברתית, בין היתר - כשאני בדקתי את הדברים שש"ס השיגה במהלך השנים שבהן היתה שותפה הן בקואליציה והן בחיים הפוליטיים, היא דיברה גבוהה-גבוהה בשם הזכויות החברתיות, בשם המעמדות החלשים. מה היא עש</w:t>
      </w:r>
      <w:r>
        <w:rPr>
          <w:rFonts w:hint="cs"/>
          <w:rtl/>
        </w:rPr>
        <w:t>תה בעניין הזה? כמה הצעות חוק הוגשו על-ידי ש"ס בנושאים החברתיים? אני אומר לכם - כמעט כלום. מה שהיא כן עשתה, היא הקימה מערכת חינוך אלטרנטיבית, או משלימה, שקיבעה את תלמידיה במצב של בורות ועוני, ואם אפשר היה להעביר את זה מהעולם כאילו לא בא, רק זכינו.</w:t>
      </w:r>
    </w:p>
    <w:p w14:paraId="500649B3" w14:textId="77777777" w:rsidR="00000000" w:rsidRDefault="007C71EE">
      <w:pPr>
        <w:pStyle w:val="a"/>
        <w:rPr>
          <w:rFonts w:hint="cs"/>
          <w:rtl/>
        </w:rPr>
      </w:pPr>
    </w:p>
    <w:p w14:paraId="1C462DF9" w14:textId="77777777" w:rsidR="00000000" w:rsidRDefault="007C71EE">
      <w:pPr>
        <w:pStyle w:val="a"/>
        <w:rPr>
          <w:rFonts w:hint="cs"/>
          <w:rtl/>
        </w:rPr>
      </w:pPr>
      <w:r>
        <w:rPr>
          <w:rFonts w:hint="cs"/>
          <w:rtl/>
        </w:rPr>
        <w:t>לגבי הגי</w:t>
      </w:r>
      <w:r>
        <w:rPr>
          <w:rFonts w:hint="cs"/>
          <w:rtl/>
        </w:rPr>
        <w:t>שה של הימין - שמייצגים אותה בעיקר שר האוצר, וגם אנחנו - אין ספק שהעקרונות שאנחנו מדברים עליהם ומציגים אותם כעקרונות של הכלכלה מקובלים היום במרבית העולם. הפרטה היא דבר שאפשר להתווכח  עליו - מובן שיש כאלה שחושבים שהיא לא משיגה את היעדים - אבל זה דבר מקובל, ד</w:t>
      </w:r>
      <w:r>
        <w:rPr>
          <w:rFonts w:hint="cs"/>
          <w:rtl/>
        </w:rPr>
        <w:t xml:space="preserve">בר שיצר יעילות, יצר שוק עבודה, הוציא את הממשלה, את המוסדות ואת הביורוקרטיה ממעורבות יתר. עניין של דה-רגולציה הוא דבר טוב, הוא נותן לגופים הפרטיים להתמודד ביניהם בצורה חופשית. </w:t>
      </w:r>
    </w:p>
    <w:p w14:paraId="4B5E7582" w14:textId="77777777" w:rsidR="00000000" w:rsidRDefault="007C71EE">
      <w:pPr>
        <w:pStyle w:val="a"/>
        <w:rPr>
          <w:rFonts w:hint="cs"/>
          <w:rtl/>
        </w:rPr>
      </w:pPr>
    </w:p>
    <w:p w14:paraId="01CEE415" w14:textId="77777777" w:rsidR="00000000" w:rsidRDefault="007C71EE">
      <w:pPr>
        <w:pStyle w:val="a"/>
        <w:rPr>
          <w:rFonts w:hint="cs"/>
          <w:rtl/>
        </w:rPr>
      </w:pPr>
      <w:r>
        <w:rPr>
          <w:rFonts w:hint="cs"/>
          <w:rtl/>
        </w:rPr>
        <w:t xml:space="preserve">ראו למשל את רשות השידור, ראו למשל את אמצעי התקשורת האחרים. </w:t>
      </w:r>
      <w:r>
        <w:rPr>
          <w:rFonts w:hint="cs"/>
        </w:rPr>
        <w:t>over</w:t>
      </w:r>
      <w:r>
        <w:rPr>
          <w:rFonts w:hint="cs"/>
          <w:rtl/>
        </w:rPr>
        <w:t xml:space="preserve"> רגולציה הורג או</w:t>
      </w:r>
      <w:r>
        <w:rPr>
          <w:rFonts w:hint="cs"/>
          <w:rtl/>
        </w:rPr>
        <w:t xml:space="preserve">תם ולא תורם להם, אף שגם כאן זה נושא בפני עצמו. </w:t>
      </w:r>
    </w:p>
    <w:p w14:paraId="7910A3A9" w14:textId="77777777" w:rsidR="00000000" w:rsidRDefault="007C71EE">
      <w:pPr>
        <w:pStyle w:val="a"/>
        <w:rPr>
          <w:rFonts w:hint="cs"/>
          <w:rtl/>
        </w:rPr>
      </w:pPr>
    </w:p>
    <w:p w14:paraId="0E6386C8" w14:textId="77777777" w:rsidR="00000000" w:rsidRDefault="007C71EE">
      <w:pPr>
        <w:pStyle w:val="a"/>
        <w:rPr>
          <w:rFonts w:hint="cs"/>
          <w:rtl/>
        </w:rPr>
      </w:pPr>
      <w:r>
        <w:rPr>
          <w:rFonts w:hint="cs"/>
          <w:rtl/>
        </w:rPr>
        <w:t>הקטנת מעורבות הממשלה היא רק דבר טוב. מי רוצה להיות תלוי כאשר הוא מוציא רשיון בנייה? למשל, אני מוציאה רשיון בנייה, ושנה אני מטיילת בין כל הרשויות - וזה לא מכיר את זה וזה לא מתואם עם זה.</w:t>
      </w:r>
    </w:p>
    <w:p w14:paraId="1B365EEE" w14:textId="77777777" w:rsidR="00000000" w:rsidRDefault="007C71EE">
      <w:pPr>
        <w:pStyle w:val="a"/>
        <w:rPr>
          <w:rFonts w:hint="cs"/>
          <w:rtl/>
        </w:rPr>
      </w:pPr>
    </w:p>
    <w:p w14:paraId="0FE493C0" w14:textId="77777777" w:rsidR="00000000" w:rsidRDefault="007C71EE">
      <w:pPr>
        <w:pStyle w:val="a"/>
        <w:rPr>
          <w:rFonts w:hint="cs"/>
          <w:rtl/>
        </w:rPr>
      </w:pPr>
      <w:r>
        <w:rPr>
          <w:rFonts w:hint="cs"/>
          <w:rtl/>
        </w:rPr>
        <w:t>גם מדיניות הרווחה צרי</w:t>
      </w:r>
      <w:r>
        <w:rPr>
          <w:rFonts w:hint="cs"/>
          <w:rtl/>
        </w:rPr>
        <w:t>כה להצטמצם וצריכה להיות ריאלית וצריכה להיות בהתאם לאפשרויות וצריכה להיות כזאת שתתרום לשוק עבודה ולא תיצור תלות של ציבורים גדולים בכל המענקים שאנחנו נותנים, ולא יוצרים שום תוצאות פרודוקטיביות. תודה.</w:t>
      </w:r>
    </w:p>
    <w:p w14:paraId="4F04E492" w14:textId="77777777" w:rsidR="00000000" w:rsidRDefault="007C71EE">
      <w:pPr>
        <w:pStyle w:val="ad"/>
        <w:rPr>
          <w:rtl/>
        </w:rPr>
      </w:pPr>
      <w:r>
        <w:rPr>
          <w:rtl/>
        </w:rPr>
        <w:br/>
      </w:r>
      <w:r>
        <w:rPr>
          <w:rFonts w:hint="cs"/>
          <w:rtl/>
        </w:rPr>
        <w:br/>
      </w:r>
      <w:r>
        <w:rPr>
          <w:rtl/>
        </w:rPr>
        <w:br/>
        <w:t>היו"ר מוחמד ברכה:</w:t>
      </w:r>
    </w:p>
    <w:p w14:paraId="09C19B3F" w14:textId="77777777" w:rsidR="00000000" w:rsidRDefault="007C71EE">
      <w:pPr>
        <w:pStyle w:val="a"/>
        <w:rPr>
          <w:rFonts w:hint="cs"/>
          <w:rtl/>
        </w:rPr>
      </w:pPr>
    </w:p>
    <w:p w14:paraId="636D6A12" w14:textId="77777777" w:rsidR="00000000" w:rsidRDefault="007C71EE">
      <w:pPr>
        <w:pStyle w:val="a"/>
        <w:rPr>
          <w:rFonts w:hint="cs"/>
          <w:rtl/>
        </w:rPr>
      </w:pPr>
      <w:r>
        <w:rPr>
          <w:rFonts w:hint="cs"/>
          <w:rtl/>
        </w:rPr>
        <w:t>תודה, חברת הכנסת לבני. חברת הכנסת יו</w:t>
      </w:r>
      <w:r>
        <w:rPr>
          <w:rFonts w:hint="cs"/>
          <w:rtl/>
        </w:rPr>
        <w:t>לי תמיר, בבקשה.</w:t>
      </w:r>
    </w:p>
    <w:p w14:paraId="778B187E" w14:textId="77777777" w:rsidR="00000000" w:rsidRDefault="007C71EE">
      <w:pPr>
        <w:pStyle w:val="Speaker"/>
        <w:rPr>
          <w:rtl/>
        </w:rPr>
      </w:pPr>
      <w:r>
        <w:rPr>
          <w:rtl/>
        </w:rPr>
        <w:br/>
      </w:r>
      <w:bookmarkStart w:id="2291" w:name="FS000001043T28_05_2003_09_03_41"/>
      <w:bookmarkEnd w:id="2291"/>
      <w:r>
        <w:rPr>
          <w:rtl/>
        </w:rPr>
        <w:t>יולי תמיר (העבודה-מימד):</w:t>
      </w:r>
    </w:p>
    <w:p w14:paraId="2E377F74" w14:textId="77777777" w:rsidR="00000000" w:rsidRDefault="007C71EE">
      <w:pPr>
        <w:pStyle w:val="a"/>
        <w:rPr>
          <w:rtl/>
        </w:rPr>
      </w:pPr>
    </w:p>
    <w:p w14:paraId="22214B5A" w14:textId="77777777" w:rsidR="00000000" w:rsidRDefault="007C71EE">
      <w:pPr>
        <w:pStyle w:val="a"/>
        <w:rPr>
          <w:rFonts w:hint="cs"/>
          <w:rtl/>
        </w:rPr>
      </w:pPr>
      <w:r>
        <w:rPr>
          <w:rFonts w:hint="cs"/>
          <w:rtl/>
        </w:rPr>
        <w:t>אדוני היושב-ראש, חברי חברי הכנסת, אנחנו נמצאים כאן בסופו של לילה ארוך של דיונים, ונדמה לי שהגיע הזמן לסכם חלק גדול מהדברים שנאמרו כאן ולהציג תפיסת עולם כוללת, כי הוויכוח, גבירותי ורבותי, הוא לא ויכוח אך ורק על פרי</w:t>
      </w:r>
      <w:r>
        <w:rPr>
          <w:rFonts w:hint="cs"/>
          <w:rtl/>
        </w:rPr>
        <w:t>ט זה או אחר בתוכנית הכלכלית. אנחנו עוד נגיע לדיון מפורט ונצביע על הסעיפים השונים. הוויכוח היום הוא ויכוח על דמותה של מדינת ישראל ועל דמותה של החברה הישראלית.</w:t>
      </w:r>
    </w:p>
    <w:p w14:paraId="725476BC" w14:textId="77777777" w:rsidR="00000000" w:rsidRDefault="007C71EE">
      <w:pPr>
        <w:pStyle w:val="a"/>
        <w:rPr>
          <w:rFonts w:hint="cs"/>
          <w:rtl/>
        </w:rPr>
      </w:pPr>
    </w:p>
    <w:p w14:paraId="2D5C0F99" w14:textId="77777777" w:rsidR="00000000" w:rsidRDefault="007C71EE">
      <w:pPr>
        <w:pStyle w:val="a"/>
        <w:rPr>
          <w:rFonts w:hint="cs"/>
          <w:rtl/>
        </w:rPr>
      </w:pPr>
      <w:r>
        <w:rPr>
          <w:rFonts w:hint="cs"/>
          <w:rtl/>
        </w:rPr>
        <w:t>והנה קרה כאן דבר שמבחינתי הוא ערעור של כל מה שאני לפחות מאמינה בו. החברה הישראלית - כשאימצה את הת</w:t>
      </w:r>
      <w:r>
        <w:rPr>
          <w:rFonts w:hint="cs"/>
          <w:rtl/>
        </w:rPr>
        <w:t>וכנית הכלכלית החדשה - אמרה דבר אחד ברור. כאשר מדובר בביטחון - וביטחון זה דבר חשוב, לכל הדעות - כאשר מדובר בביטחון, אמר לנו ראש הממשלה לא מזמן, אני נוקט מדיניות של 100% ביטחון על 1% של סיכון.</w:t>
      </w:r>
    </w:p>
    <w:p w14:paraId="3FCF1974" w14:textId="77777777" w:rsidR="00000000" w:rsidRDefault="007C71EE">
      <w:pPr>
        <w:pStyle w:val="a"/>
        <w:rPr>
          <w:rFonts w:hint="cs"/>
          <w:rtl/>
        </w:rPr>
      </w:pPr>
    </w:p>
    <w:p w14:paraId="07104BD0" w14:textId="77777777" w:rsidR="00000000" w:rsidRDefault="007C71EE">
      <w:pPr>
        <w:pStyle w:val="a"/>
        <w:rPr>
          <w:rFonts w:hint="cs"/>
          <w:rtl/>
        </w:rPr>
      </w:pPr>
      <w:r>
        <w:rPr>
          <w:rFonts w:hint="cs"/>
          <w:rtl/>
        </w:rPr>
        <w:t>אני רוצה להזכיר לכם, זה לא היה מזמן, זה היה בזמן מלחמת המפרץ, וא</w:t>
      </w:r>
      <w:r>
        <w:rPr>
          <w:rFonts w:hint="cs"/>
          <w:rtl/>
        </w:rPr>
        <w:t>ז השקיעה מדינת ישראל - מתוך תפיסת עולם שבעיני היא שגויה - אז השקיעה מדינת ישראל מאות אלפי שקלים, יש אומרים מיליארדים, בהבטחת הביטחון האישי של אזרחי ישראל מפני תקיפה, כאשר חישובי הסיכון היו 1%. אלה דבריו של ראש הממשלה, ואני מניחה שלפחות בחישוב סיכונים הוא מ</w:t>
      </w:r>
      <w:r>
        <w:rPr>
          <w:rFonts w:hint="cs"/>
          <w:rtl/>
        </w:rPr>
        <w:t>בין.</w:t>
      </w:r>
    </w:p>
    <w:p w14:paraId="173927C8" w14:textId="77777777" w:rsidR="00000000" w:rsidRDefault="007C71EE">
      <w:pPr>
        <w:pStyle w:val="a"/>
        <w:rPr>
          <w:rFonts w:hint="cs"/>
          <w:rtl/>
        </w:rPr>
      </w:pPr>
    </w:p>
    <w:p w14:paraId="06B7E67F" w14:textId="77777777" w:rsidR="00000000" w:rsidRDefault="007C71EE">
      <w:pPr>
        <w:pStyle w:val="a"/>
        <w:rPr>
          <w:rFonts w:hint="cs"/>
          <w:rtl/>
        </w:rPr>
      </w:pPr>
      <w:r>
        <w:rPr>
          <w:rFonts w:hint="cs"/>
          <w:rtl/>
        </w:rPr>
        <w:t>אבל כשזה בא לביטחון סוציאלי, כשזה בא לביטחון שלנו שנוכל לחיות ולהזדקן בארץ הזאת בכבוד - החישוב מתהפך, אנחנו מקבלים 1% ביטחון על 100% סיכון. כי הסיכון שיקרה לנו משהו בסופו של דבר - אם מפאת זיקנה ואם מפאת מחלה - גבוה מאוד, אבל הביטחון שיש לנו שנקבל תמי</w:t>
      </w:r>
      <w:r>
        <w:rPr>
          <w:rFonts w:hint="cs"/>
          <w:rtl/>
        </w:rPr>
        <w:t>כה בשעות הקשות האלה, הביטחון הזה נמוך ביותר, והולך וקטן.</w:t>
      </w:r>
    </w:p>
    <w:p w14:paraId="58124A83" w14:textId="77777777" w:rsidR="00000000" w:rsidRDefault="007C71EE">
      <w:pPr>
        <w:pStyle w:val="a"/>
        <w:rPr>
          <w:rFonts w:hint="cs"/>
          <w:rtl/>
        </w:rPr>
      </w:pPr>
    </w:p>
    <w:p w14:paraId="50C15C28" w14:textId="77777777" w:rsidR="00000000" w:rsidRDefault="007C71EE">
      <w:pPr>
        <w:pStyle w:val="a"/>
        <w:rPr>
          <w:rFonts w:hint="cs"/>
          <w:rtl/>
        </w:rPr>
      </w:pPr>
      <w:r>
        <w:rPr>
          <w:rFonts w:hint="cs"/>
          <w:rtl/>
        </w:rPr>
        <w:t>אני רוצה לקרוא לכם משהו שאומר לאו דווקא איש עם משנה חברתית מובהקת, אלא דווקא איש שבא מבנק ישראל, המשנה לנגיד בנק ישראל, פרופסור ספיבק, וכך הוא אומר: "החקיקה בפנסיה - פגיעה אנושה בביטחון הסוציאלי". ה</w:t>
      </w:r>
      <w:r>
        <w:rPr>
          <w:rFonts w:hint="cs"/>
          <w:rtl/>
        </w:rPr>
        <w:t>וא אומר את זה והוא מפרט כאן את הדרך, ופירטנו במהלך הלילה כמה וכמה פעמים איך התוכנית הזאת פוגעת בביטחון הסוציאלי.</w:t>
      </w:r>
    </w:p>
    <w:p w14:paraId="24F938D5" w14:textId="77777777" w:rsidR="00000000" w:rsidRDefault="007C71EE">
      <w:pPr>
        <w:pStyle w:val="a"/>
        <w:rPr>
          <w:rFonts w:hint="cs"/>
          <w:rtl/>
        </w:rPr>
      </w:pPr>
    </w:p>
    <w:p w14:paraId="0806161A" w14:textId="77777777" w:rsidR="00000000" w:rsidRDefault="007C71EE">
      <w:pPr>
        <w:pStyle w:val="a"/>
        <w:rPr>
          <w:rFonts w:hint="cs"/>
          <w:rtl/>
        </w:rPr>
      </w:pPr>
      <w:r>
        <w:rPr>
          <w:rFonts w:hint="cs"/>
          <w:rtl/>
        </w:rPr>
        <w:t>אני רוצה להגיד דבר חמור מזה. אין במדינת ישראל תפיסה של ביטחון סוציאלי. כשאומרים ביטחון, מתכוונים לצבא; כשאומרים ביטחון, לא מתכוונים לחברה, וכש</w:t>
      </w:r>
      <w:r>
        <w:rPr>
          <w:rFonts w:hint="cs"/>
          <w:rtl/>
        </w:rPr>
        <w:t>אין תפיסה של ביטחון סוציאלי, מפקירים את האזרחים, כי בסופו של דבר, איכות החיים שלנו נקבעת לא רק על-ידי שאלת הביטחון האישי כפי שהוא נתפס במערכת הביטחון, כפי שהוא מעוגן על-ידי הצבא והמשטרה. איכות החיים שלנו כאזרחים נקבעת במידה רבה על-פי תפיסת הביטחון הסוציאלי</w:t>
      </w:r>
      <w:r>
        <w:rPr>
          <w:rFonts w:hint="cs"/>
          <w:rtl/>
        </w:rPr>
        <w:t xml:space="preserve"> של המדינה.</w:t>
      </w:r>
    </w:p>
    <w:p w14:paraId="6C8AAB4D" w14:textId="77777777" w:rsidR="00000000" w:rsidRDefault="007C71EE">
      <w:pPr>
        <w:pStyle w:val="a"/>
        <w:rPr>
          <w:rFonts w:hint="cs"/>
          <w:rtl/>
        </w:rPr>
      </w:pPr>
    </w:p>
    <w:p w14:paraId="1EDA8A3B" w14:textId="77777777" w:rsidR="00000000" w:rsidRDefault="007C71EE">
      <w:pPr>
        <w:pStyle w:val="a"/>
        <w:rPr>
          <w:rFonts w:hint="cs"/>
          <w:rtl/>
        </w:rPr>
      </w:pPr>
      <w:r>
        <w:rPr>
          <w:rFonts w:hint="cs"/>
          <w:rtl/>
        </w:rPr>
        <w:t>למדינת ישראל אין תפיסה של רשת ביטחון סוציאלי, אין תפיסה של מינימום. דיברה לפני חברת הכנסת לבני על השאלה, למה אנחנו מנבאי שחורות. אני מנבאת שחורות מסיבה אחת פשוטה - אין מינימום שהחוק מחייב לתת לכל אזרח במדינת ישראל. אם הוויכוח היה מעל לרף המיני</w:t>
      </w:r>
      <w:r>
        <w:rPr>
          <w:rFonts w:hint="cs"/>
          <w:rtl/>
        </w:rPr>
        <w:t>מום, אפשר להתווכח - מגיע יותר, מגיע פחות - אבל רשת ביטחון סוציאלי, כזאת שנותנת לכל אדם את האפשרות לחיות חיים בכבוד, זה חסר.</w:t>
      </w:r>
    </w:p>
    <w:p w14:paraId="40F5CA95" w14:textId="77777777" w:rsidR="00000000" w:rsidRDefault="007C71EE">
      <w:pPr>
        <w:pStyle w:val="a"/>
        <w:rPr>
          <w:rFonts w:hint="cs"/>
          <w:rtl/>
        </w:rPr>
      </w:pPr>
    </w:p>
    <w:p w14:paraId="3069851B" w14:textId="77777777" w:rsidR="00000000" w:rsidRDefault="007C71EE">
      <w:pPr>
        <w:pStyle w:val="a"/>
        <w:rPr>
          <w:rFonts w:hint="cs"/>
          <w:rtl/>
        </w:rPr>
      </w:pPr>
      <w:r>
        <w:rPr>
          <w:rFonts w:hint="cs"/>
          <w:rtl/>
        </w:rPr>
        <w:t>כבר היום יש 300,000 ילדים מתחת לקו העוני, אבל בעקבות התוכנית הכלכלית החדשה המצב הזה יחמיר. מה שצריך להטריד אותי ואותך וכל אחד שיושב</w:t>
      </w:r>
      <w:r>
        <w:rPr>
          <w:rFonts w:hint="cs"/>
          <w:rtl/>
        </w:rPr>
        <w:t xml:space="preserve"> פה וכל אחד שמקשיב היום לדיונים האלה, זה מה המדינה מבטיחה לילדים האלה, מה המינימום שהיא מבטיחה להם. כי בלי להבטיח מינימום - חברה לא יכולה לתת לאזרחים שלה את הביטחון שהם יכולים להתקיים בכבוד.</w:t>
      </w:r>
    </w:p>
    <w:p w14:paraId="5B242184" w14:textId="77777777" w:rsidR="00000000" w:rsidRDefault="007C71EE">
      <w:pPr>
        <w:pStyle w:val="a"/>
        <w:rPr>
          <w:rFonts w:hint="cs"/>
          <w:rtl/>
        </w:rPr>
      </w:pPr>
    </w:p>
    <w:p w14:paraId="1426B473" w14:textId="77777777" w:rsidR="00000000" w:rsidRDefault="007C71EE">
      <w:pPr>
        <w:pStyle w:val="a"/>
        <w:rPr>
          <w:rFonts w:hint="cs"/>
          <w:rtl/>
        </w:rPr>
      </w:pPr>
      <w:r>
        <w:rPr>
          <w:rFonts w:hint="cs"/>
          <w:rtl/>
        </w:rPr>
        <w:t>והביטחון הזה לא יכול להסתמך על אגודות רווחה; אתה לא יכול להפוך -</w:t>
      </w:r>
      <w:r>
        <w:rPr>
          <w:rFonts w:hint="cs"/>
          <w:rtl/>
        </w:rPr>
        <w:t xml:space="preserve"> וזה מה שקורה כאן יום אחרי יום - למדינת חסד. אנחנו רוצים להיות מדינה שהזכויות הסוציאליות מוקנות בה בזכות. אנחנו רוצים שאזרחים לא יצטרכו להתחנן עבור הזכויות האלה, שהאזרחים יוכלו לקבל אותן.</w:t>
      </w:r>
    </w:p>
    <w:p w14:paraId="2BE55E0B" w14:textId="77777777" w:rsidR="00000000" w:rsidRDefault="007C71EE">
      <w:pPr>
        <w:pStyle w:val="a"/>
        <w:rPr>
          <w:rFonts w:hint="cs"/>
          <w:rtl/>
        </w:rPr>
      </w:pPr>
    </w:p>
    <w:p w14:paraId="1955A3AA" w14:textId="77777777" w:rsidR="00000000" w:rsidRDefault="007C71EE">
      <w:pPr>
        <w:pStyle w:val="a"/>
        <w:rPr>
          <w:rFonts w:hint="cs"/>
          <w:rtl/>
        </w:rPr>
      </w:pPr>
      <w:r>
        <w:rPr>
          <w:rFonts w:hint="cs"/>
          <w:rtl/>
        </w:rPr>
        <w:t>ואני רוצה לנצל את ההזדמנות שנמצא כאן כבוד השר שטרית. כבוד השר שטרית</w:t>
      </w:r>
      <w:r>
        <w:rPr>
          <w:rFonts w:hint="cs"/>
          <w:rtl/>
        </w:rPr>
        <w:t>, מר שטרית - אדוני היושב-ראש, האם תוכל להעיר את תשומת לבו של כבוד השר? אני רוצה רגע לדבר אליך.</w:t>
      </w:r>
    </w:p>
    <w:p w14:paraId="0574782B" w14:textId="77777777" w:rsidR="00000000" w:rsidRDefault="007C71EE">
      <w:pPr>
        <w:pStyle w:val="ad"/>
        <w:rPr>
          <w:rtl/>
        </w:rPr>
      </w:pPr>
      <w:r>
        <w:rPr>
          <w:rtl/>
        </w:rPr>
        <w:br/>
        <w:t>היו"ר מוחמד ברכה:</w:t>
      </w:r>
    </w:p>
    <w:p w14:paraId="6032C111" w14:textId="77777777" w:rsidR="00000000" w:rsidRDefault="007C71EE">
      <w:pPr>
        <w:pStyle w:val="a"/>
        <w:rPr>
          <w:rtl/>
        </w:rPr>
      </w:pPr>
    </w:p>
    <w:p w14:paraId="162592E7" w14:textId="77777777" w:rsidR="00000000" w:rsidRDefault="007C71EE">
      <w:pPr>
        <w:pStyle w:val="a"/>
        <w:rPr>
          <w:rFonts w:hint="cs"/>
          <w:rtl/>
        </w:rPr>
      </w:pPr>
      <w:r>
        <w:rPr>
          <w:rFonts w:hint="cs"/>
          <w:rtl/>
        </w:rPr>
        <w:t>את יכולה לפנות אליו ישירות. את לא צריכה את עזרתי בשביל זה.</w:t>
      </w:r>
    </w:p>
    <w:p w14:paraId="3A8166B5" w14:textId="77777777" w:rsidR="00000000" w:rsidRDefault="007C71EE">
      <w:pPr>
        <w:pStyle w:val="SpeakerCon"/>
        <w:rPr>
          <w:rtl/>
        </w:rPr>
      </w:pPr>
      <w:r>
        <w:rPr>
          <w:rtl/>
        </w:rPr>
        <w:br/>
      </w:r>
      <w:bookmarkStart w:id="2292" w:name="FS000001043T28_05_2003_09_17_52C"/>
      <w:bookmarkEnd w:id="2292"/>
      <w:r>
        <w:rPr>
          <w:rtl/>
        </w:rPr>
        <w:t>יולי תמיר (העבודה-מימד):</w:t>
      </w:r>
    </w:p>
    <w:p w14:paraId="114E0FD7" w14:textId="77777777" w:rsidR="00000000" w:rsidRDefault="007C71EE">
      <w:pPr>
        <w:pStyle w:val="a"/>
        <w:rPr>
          <w:rtl/>
        </w:rPr>
      </w:pPr>
    </w:p>
    <w:p w14:paraId="7AC255A9" w14:textId="77777777" w:rsidR="00000000" w:rsidRDefault="007C71EE">
      <w:pPr>
        <w:pStyle w:val="a"/>
        <w:rPr>
          <w:rFonts w:hint="cs"/>
          <w:rtl/>
        </w:rPr>
      </w:pPr>
      <w:r>
        <w:rPr>
          <w:rFonts w:hint="cs"/>
          <w:rtl/>
        </w:rPr>
        <w:t>אני מנסה, אבל הוא עסוק.</w:t>
      </w:r>
    </w:p>
    <w:p w14:paraId="0C5D3B32" w14:textId="77777777" w:rsidR="00000000" w:rsidRDefault="007C71EE">
      <w:pPr>
        <w:pStyle w:val="ac"/>
        <w:rPr>
          <w:rtl/>
        </w:rPr>
      </w:pPr>
      <w:r>
        <w:rPr>
          <w:rtl/>
        </w:rPr>
        <w:br/>
      </w:r>
      <w:r>
        <w:rPr>
          <w:rtl/>
        </w:rPr>
        <w:br/>
        <w:t>שר המשפטים יוסף לפיד:</w:t>
      </w:r>
    </w:p>
    <w:p w14:paraId="6FB497F2" w14:textId="77777777" w:rsidR="00000000" w:rsidRDefault="007C71EE">
      <w:pPr>
        <w:pStyle w:val="a"/>
        <w:rPr>
          <w:rtl/>
        </w:rPr>
      </w:pPr>
    </w:p>
    <w:p w14:paraId="7E361440" w14:textId="77777777" w:rsidR="00000000" w:rsidRDefault="007C71EE">
      <w:pPr>
        <w:pStyle w:val="a"/>
        <w:rPr>
          <w:rFonts w:hint="cs"/>
          <w:rtl/>
        </w:rPr>
      </w:pPr>
      <w:r>
        <w:rPr>
          <w:rFonts w:hint="cs"/>
          <w:rtl/>
        </w:rPr>
        <w:t>אליו א</w:t>
      </w:r>
      <w:r>
        <w:rPr>
          <w:rFonts w:hint="cs"/>
          <w:rtl/>
        </w:rPr>
        <w:t>ו אלי?</w:t>
      </w:r>
    </w:p>
    <w:p w14:paraId="7BB3C678" w14:textId="77777777" w:rsidR="00000000" w:rsidRDefault="007C71EE">
      <w:pPr>
        <w:pStyle w:val="SpeakerCon"/>
        <w:rPr>
          <w:rtl/>
        </w:rPr>
      </w:pPr>
    </w:p>
    <w:p w14:paraId="3AD1E719" w14:textId="77777777" w:rsidR="00000000" w:rsidRDefault="007C71EE">
      <w:pPr>
        <w:pStyle w:val="SpeakerCon"/>
        <w:rPr>
          <w:rtl/>
        </w:rPr>
      </w:pPr>
      <w:r>
        <w:rPr>
          <w:rtl/>
        </w:rPr>
        <w:br/>
      </w:r>
      <w:bookmarkStart w:id="2293" w:name="FS000001043T28_05_2003_09_18_22C"/>
      <w:bookmarkEnd w:id="2293"/>
      <w:r>
        <w:rPr>
          <w:rtl/>
        </w:rPr>
        <w:t>יולי תמיר (העבודה-מימד):</w:t>
      </w:r>
    </w:p>
    <w:p w14:paraId="219B8D84" w14:textId="77777777" w:rsidR="00000000" w:rsidRDefault="007C71EE">
      <w:pPr>
        <w:pStyle w:val="a"/>
        <w:rPr>
          <w:rtl/>
        </w:rPr>
      </w:pPr>
    </w:p>
    <w:p w14:paraId="6790B5DA" w14:textId="77777777" w:rsidR="00000000" w:rsidRDefault="007C71EE">
      <w:pPr>
        <w:pStyle w:val="a"/>
        <w:rPr>
          <w:rFonts w:hint="cs"/>
          <w:rtl/>
        </w:rPr>
      </w:pPr>
      <w:r>
        <w:rPr>
          <w:rFonts w:hint="cs"/>
          <w:rtl/>
        </w:rPr>
        <w:t>לא, לא. לכבוד השר שטרית. אני אפנה אליך בהזדמנות אחרת, כבוד השר לפיד.</w:t>
      </w:r>
    </w:p>
    <w:p w14:paraId="359D4F2D" w14:textId="77777777" w:rsidR="00000000" w:rsidRDefault="007C71EE">
      <w:pPr>
        <w:pStyle w:val="ac"/>
        <w:rPr>
          <w:rtl/>
        </w:rPr>
      </w:pPr>
      <w:r>
        <w:rPr>
          <w:rtl/>
        </w:rPr>
        <w:br/>
        <w:t>שר המשפטים יוסף לפיד:</w:t>
      </w:r>
    </w:p>
    <w:p w14:paraId="6EF34929" w14:textId="77777777" w:rsidR="00000000" w:rsidRDefault="007C71EE">
      <w:pPr>
        <w:pStyle w:val="a"/>
        <w:rPr>
          <w:rtl/>
        </w:rPr>
      </w:pPr>
    </w:p>
    <w:p w14:paraId="064AA59B" w14:textId="77777777" w:rsidR="00000000" w:rsidRDefault="007C71EE">
      <w:pPr>
        <w:pStyle w:val="a"/>
        <w:rPr>
          <w:rFonts w:hint="cs"/>
          <w:rtl/>
        </w:rPr>
      </w:pPr>
      <w:r>
        <w:rPr>
          <w:rFonts w:hint="cs"/>
          <w:rtl/>
        </w:rPr>
        <w:t>אז אני לא חייב להקשיב.</w:t>
      </w:r>
    </w:p>
    <w:p w14:paraId="78BFDA96" w14:textId="77777777" w:rsidR="00000000" w:rsidRDefault="007C71EE">
      <w:pPr>
        <w:pStyle w:val="a"/>
        <w:rPr>
          <w:color w:val="0000FF"/>
          <w:szCs w:val="28"/>
          <w:rtl/>
        </w:rPr>
      </w:pPr>
    </w:p>
    <w:p w14:paraId="73319DEE" w14:textId="77777777" w:rsidR="00000000" w:rsidRDefault="007C71EE">
      <w:pPr>
        <w:pStyle w:val="SpeakerCon"/>
        <w:rPr>
          <w:rtl/>
        </w:rPr>
      </w:pPr>
      <w:bookmarkStart w:id="2294" w:name="FS000001043T28_05_2003_09_00_01"/>
      <w:bookmarkEnd w:id="2294"/>
      <w:r>
        <w:rPr>
          <w:rtl/>
        </w:rPr>
        <w:t>יולי תמיר (העבודה-מימד):</w:t>
      </w:r>
    </w:p>
    <w:p w14:paraId="5184B3F6" w14:textId="77777777" w:rsidR="00000000" w:rsidRDefault="007C71EE">
      <w:pPr>
        <w:pStyle w:val="a"/>
        <w:ind w:firstLine="0"/>
        <w:rPr>
          <w:rFonts w:hint="cs"/>
          <w:rtl/>
        </w:rPr>
      </w:pPr>
    </w:p>
    <w:p w14:paraId="6AF8D1FC" w14:textId="77777777" w:rsidR="00000000" w:rsidRDefault="007C71EE">
      <w:pPr>
        <w:pStyle w:val="a"/>
        <w:ind w:firstLine="0"/>
        <w:rPr>
          <w:rFonts w:hint="cs"/>
          <w:rtl/>
        </w:rPr>
      </w:pPr>
      <w:r>
        <w:rPr>
          <w:rFonts w:hint="cs"/>
          <w:rtl/>
        </w:rPr>
        <w:tab/>
        <w:t>לא, לא, אתה גם יכול להישאר.</w:t>
      </w:r>
    </w:p>
    <w:p w14:paraId="669CA6C8" w14:textId="77777777" w:rsidR="00000000" w:rsidRDefault="007C71EE">
      <w:pPr>
        <w:pStyle w:val="a"/>
        <w:rPr>
          <w:rFonts w:hint="cs"/>
          <w:rtl/>
        </w:rPr>
      </w:pPr>
    </w:p>
    <w:p w14:paraId="22B738C6" w14:textId="77777777" w:rsidR="00000000" w:rsidRDefault="007C71EE">
      <w:pPr>
        <w:pStyle w:val="a"/>
        <w:rPr>
          <w:rFonts w:hint="cs"/>
          <w:rtl/>
        </w:rPr>
      </w:pPr>
      <w:r>
        <w:rPr>
          <w:rFonts w:hint="cs"/>
          <w:rtl/>
        </w:rPr>
        <w:t>דרך אגב, נדמה לי שהאמירה הקודמת שלי, שלא הקשבת ל</w:t>
      </w:r>
      <w:r>
        <w:rPr>
          <w:rFonts w:hint="cs"/>
          <w:rtl/>
        </w:rPr>
        <w:t>ה, על הצורך לחוקק מינימום של זכויות חברתיות, תדבר אל לבך. בין חוקי-היסוד שאנחנו אמורים לחוקק במסגרת החוקה העתידית צריך להיות חוק שיקבע כאן מה הוא המינימום. אפשר להתווכח על המינימום, אבל כל אזרח וכל אזרחית צריכים לדעת מהו.</w:t>
      </w:r>
    </w:p>
    <w:p w14:paraId="6A09CFE8" w14:textId="77777777" w:rsidR="00000000" w:rsidRDefault="007C71EE">
      <w:pPr>
        <w:pStyle w:val="a"/>
        <w:rPr>
          <w:rFonts w:hint="cs"/>
          <w:rtl/>
        </w:rPr>
      </w:pPr>
    </w:p>
    <w:p w14:paraId="1579D82B" w14:textId="77777777" w:rsidR="00000000" w:rsidRDefault="007C71EE">
      <w:pPr>
        <w:pStyle w:val="a"/>
        <w:rPr>
          <w:rFonts w:hint="cs"/>
          <w:rtl/>
        </w:rPr>
      </w:pPr>
      <w:r>
        <w:rPr>
          <w:rFonts w:hint="cs"/>
          <w:rtl/>
        </w:rPr>
        <w:t>אני רוצה לומר לכבוד השר שטרית משה</w:t>
      </w:r>
      <w:r>
        <w:rPr>
          <w:rFonts w:hint="cs"/>
          <w:rtl/>
        </w:rPr>
        <w:t>ו שאמרתי במהלך הלילה הארוך שבו דיברנו פה אל עצמנו, אבל אני אנצל את שובך לאולם. ראה נא, יש הרבה גזירות ואפשר להתווכח עליהן, אך יש שני דברים שנראים לי חמורים במיוחד. אני מקווה שמתוך העמדה החברתית והאנושית שלך אתה תטפל בהם. אלה שתי פגיעות בנכים שהן בלתי נסבלו</w:t>
      </w:r>
      <w:r>
        <w:rPr>
          <w:rFonts w:hint="cs"/>
          <w:rtl/>
        </w:rPr>
        <w:t xml:space="preserve">ת. עניין אחד הוא קיצוץ הקרן של הפרפלגים והפיכתה ממענק להלוואה. </w:t>
      </w:r>
    </w:p>
    <w:p w14:paraId="7E6697C6" w14:textId="77777777" w:rsidR="00000000" w:rsidRDefault="007C71EE">
      <w:pPr>
        <w:pStyle w:val="a"/>
        <w:rPr>
          <w:rFonts w:hint="cs"/>
          <w:rtl/>
        </w:rPr>
      </w:pPr>
    </w:p>
    <w:p w14:paraId="40D982F0" w14:textId="77777777" w:rsidR="00000000" w:rsidRDefault="007C71EE">
      <w:pPr>
        <w:pStyle w:val="ac"/>
        <w:rPr>
          <w:rtl/>
        </w:rPr>
      </w:pPr>
      <w:r>
        <w:rPr>
          <w:rFonts w:hint="eastAsia"/>
          <w:rtl/>
        </w:rPr>
        <w:t>השר</w:t>
      </w:r>
      <w:r>
        <w:rPr>
          <w:rtl/>
        </w:rPr>
        <w:t xml:space="preserve"> מאיר שטרית:</w:t>
      </w:r>
    </w:p>
    <w:p w14:paraId="7380FC56" w14:textId="77777777" w:rsidR="00000000" w:rsidRDefault="007C71EE">
      <w:pPr>
        <w:pStyle w:val="a"/>
        <w:rPr>
          <w:rFonts w:hint="cs"/>
          <w:rtl/>
        </w:rPr>
      </w:pPr>
    </w:p>
    <w:p w14:paraId="365D7690" w14:textId="77777777" w:rsidR="00000000" w:rsidRDefault="007C71EE">
      <w:pPr>
        <w:pStyle w:val="a"/>
        <w:rPr>
          <w:rFonts w:hint="cs"/>
          <w:rtl/>
        </w:rPr>
      </w:pPr>
      <w:r>
        <w:rPr>
          <w:rFonts w:hint="cs"/>
          <w:rtl/>
        </w:rPr>
        <w:t>זה לא מופיע.</w:t>
      </w:r>
    </w:p>
    <w:p w14:paraId="3A9A4DF3" w14:textId="77777777" w:rsidR="00000000" w:rsidRDefault="007C71EE">
      <w:pPr>
        <w:pStyle w:val="a"/>
        <w:rPr>
          <w:rFonts w:hint="cs"/>
          <w:rtl/>
        </w:rPr>
      </w:pPr>
    </w:p>
    <w:p w14:paraId="4CAD42BC" w14:textId="77777777" w:rsidR="00000000" w:rsidRDefault="007C71EE">
      <w:pPr>
        <w:pStyle w:val="SpeakerCon"/>
        <w:rPr>
          <w:rtl/>
        </w:rPr>
      </w:pPr>
      <w:bookmarkStart w:id="2295" w:name="FS000001043T28_05_2003_09_02_46C"/>
      <w:bookmarkEnd w:id="2295"/>
      <w:r>
        <w:rPr>
          <w:rtl/>
        </w:rPr>
        <w:t>יולי תמיר (העבודה-מימד):</w:t>
      </w:r>
    </w:p>
    <w:p w14:paraId="2DE60FDF" w14:textId="77777777" w:rsidR="00000000" w:rsidRDefault="007C71EE">
      <w:pPr>
        <w:pStyle w:val="a"/>
        <w:rPr>
          <w:rtl/>
        </w:rPr>
      </w:pPr>
    </w:p>
    <w:p w14:paraId="6DFBB53A" w14:textId="77777777" w:rsidR="00000000" w:rsidRDefault="007C71EE">
      <w:pPr>
        <w:pStyle w:val="a"/>
        <w:rPr>
          <w:rFonts w:hint="cs"/>
          <w:rtl/>
        </w:rPr>
      </w:pPr>
      <w:r>
        <w:rPr>
          <w:rFonts w:hint="cs"/>
          <w:rtl/>
        </w:rPr>
        <w:t xml:space="preserve">זה לא מופיע בתוכנית, אבל זה קיצוץ.  במהלך הלילה דיברנו </w:t>
      </w:r>
      <w:r>
        <w:rPr>
          <w:rtl/>
        </w:rPr>
        <w:t>–</w:t>
      </w:r>
      <w:r>
        <w:rPr>
          <w:rFonts w:hint="cs"/>
          <w:rtl/>
        </w:rPr>
        <w:t xml:space="preserve"> כי היה לנו הרבה זמן לדבר </w:t>
      </w:r>
      <w:r>
        <w:rPr>
          <w:rtl/>
        </w:rPr>
        <w:t>–</w:t>
      </w:r>
      <w:r>
        <w:rPr>
          <w:rFonts w:hint="cs"/>
          <w:rtl/>
        </w:rPr>
        <w:t xml:space="preserve"> לא רק על הפן הכתוב של התוכנית; הלוא מעבר לתוכנית י</w:t>
      </w:r>
      <w:r>
        <w:rPr>
          <w:rFonts w:hint="cs"/>
          <w:rtl/>
        </w:rPr>
        <w:t>ש גם קיצוץ רוחב וגם הוא פוגע בחלשים.  זאת אומרת, מי שקורא את התוכנית לא רואה את מלוא הפגיעה החברתית, זה רק חלק מהפגיעה; החלק השני בא בקיצוצים האחרים.  הקיצוץ בקרן הפרפלגים הוא קיצוץ שלא יעלה על הדעת.  זה אומר: לקחת את הדבר הכי בסיסי מהאנשים שהכי זקוקים לו.</w:t>
      </w:r>
      <w:r>
        <w:rPr>
          <w:rFonts w:hint="cs"/>
          <w:rtl/>
        </w:rPr>
        <w:t xml:space="preserve">  אתמול ישבו אתי הנכים והם אמרו לי שגם אתה, כבוד השר, היית אתם ואמרת:  תלכו לליברמן.</w:t>
      </w:r>
    </w:p>
    <w:p w14:paraId="6C645C64" w14:textId="77777777" w:rsidR="00000000" w:rsidRDefault="007C71EE">
      <w:pPr>
        <w:pStyle w:val="a"/>
        <w:rPr>
          <w:rFonts w:hint="cs"/>
          <w:rtl/>
        </w:rPr>
      </w:pPr>
    </w:p>
    <w:p w14:paraId="61395EF0" w14:textId="77777777" w:rsidR="00000000" w:rsidRDefault="007C71EE">
      <w:pPr>
        <w:pStyle w:val="ac"/>
        <w:rPr>
          <w:rtl/>
        </w:rPr>
      </w:pPr>
      <w:r>
        <w:rPr>
          <w:rFonts w:hint="eastAsia"/>
          <w:rtl/>
        </w:rPr>
        <w:t>השר</w:t>
      </w:r>
      <w:r>
        <w:rPr>
          <w:rtl/>
        </w:rPr>
        <w:t xml:space="preserve"> מאיר שטרית:</w:t>
      </w:r>
    </w:p>
    <w:p w14:paraId="70FC0BB4" w14:textId="77777777" w:rsidR="00000000" w:rsidRDefault="007C71EE">
      <w:pPr>
        <w:pStyle w:val="a"/>
        <w:rPr>
          <w:rFonts w:hint="cs"/>
          <w:rtl/>
        </w:rPr>
      </w:pPr>
    </w:p>
    <w:p w14:paraId="1059F586" w14:textId="77777777" w:rsidR="00000000" w:rsidRDefault="007C71EE">
      <w:pPr>
        <w:pStyle w:val="a"/>
        <w:rPr>
          <w:rFonts w:hint="cs"/>
          <w:rtl/>
        </w:rPr>
      </w:pPr>
      <w:r>
        <w:rPr>
          <w:rFonts w:hint="cs"/>
          <w:rtl/>
        </w:rPr>
        <w:t>לא לליברמן, לשר השיכון, כי הוא קיצץ.</w:t>
      </w:r>
    </w:p>
    <w:p w14:paraId="662CD657" w14:textId="77777777" w:rsidR="00000000" w:rsidRDefault="007C71EE">
      <w:pPr>
        <w:pStyle w:val="a"/>
        <w:rPr>
          <w:rFonts w:hint="cs"/>
          <w:rtl/>
        </w:rPr>
      </w:pPr>
    </w:p>
    <w:p w14:paraId="6127BE71" w14:textId="77777777" w:rsidR="00000000" w:rsidRDefault="007C71EE">
      <w:pPr>
        <w:pStyle w:val="SpeakerCon"/>
        <w:rPr>
          <w:rtl/>
        </w:rPr>
      </w:pPr>
      <w:bookmarkStart w:id="2296" w:name="FS000001043T28_05_2003_09_05_24C"/>
      <w:bookmarkEnd w:id="2296"/>
      <w:r>
        <w:rPr>
          <w:rtl/>
        </w:rPr>
        <w:t>יולי תמיר (העבודה-מימד):</w:t>
      </w:r>
    </w:p>
    <w:p w14:paraId="4CC1D209" w14:textId="77777777" w:rsidR="00000000" w:rsidRDefault="007C71EE">
      <w:pPr>
        <w:pStyle w:val="a"/>
        <w:rPr>
          <w:rtl/>
        </w:rPr>
      </w:pPr>
    </w:p>
    <w:p w14:paraId="42A38D12" w14:textId="77777777" w:rsidR="00000000" w:rsidRDefault="007C71EE">
      <w:pPr>
        <w:pStyle w:val="a"/>
        <w:rPr>
          <w:rFonts w:hint="cs"/>
          <w:rtl/>
        </w:rPr>
      </w:pPr>
      <w:r>
        <w:rPr>
          <w:rFonts w:hint="cs"/>
          <w:rtl/>
        </w:rPr>
        <w:t>סליחה, לאפי איתם.  אדוני השר במשרד האוצר, זה מנהג נאה בין שרים להעביר את תפוח האדמה הלוהט</w:t>
      </w:r>
      <w:r>
        <w:rPr>
          <w:rFonts w:hint="cs"/>
          <w:rtl/>
        </w:rPr>
        <w:t xml:space="preserve"> מיד ליד.</w:t>
      </w:r>
    </w:p>
    <w:p w14:paraId="1767B14D" w14:textId="77777777" w:rsidR="00000000" w:rsidRDefault="007C71EE">
      <w:pPr>
        <w:pStyle w:val="a"/>
        <w:rPr>
          <w:rFonts w:hint="cs"/>
          <w:rtl/>
        </w:rPr>
      </w:pPr>
    </w:p>
    <w:p w14:paraId="00098E93" w14:textId="77777777" w:rsidR="00000000" w:rsidRDefault="007C71EE">
      <w:pPr>
        <w:pStyle w:val="ad"/>
        <w:rPr>
          <w:rtl/>
        </w:rPr>
      </w:pPr>
    </w:p>
    <w:p w14:paraId="09AF4857" w14:textId="77777777" w:rsidR="00000000" w:rsidRDefault="007C71EE">
      <w:pPr>
        <w:pStyle w:val="ad"/>
        <w:rPr>
          <w:rtl/>
        </w:rPr>
      </w:pPr>
      <w:r>
        <w:rPr>
          <w:rtl/>
        </w:rPr>
        <w:t>היו"ר מוחמד ברכה:</w:t>
      </w:r>
    </w:p>
    <w:p w14:paraId="2476E828" w14:textId="77777777" w:rsidR="00000000" w:rsidRDefault="007C71EE">
      <w:pPr>
        <w:pStyle w:val="a"/>
        <w:rPr>
          <w:rtl/>
        </w:rPr>
      </w:pPr>
    </w:p>
    <w:p w14:paraId="00B510A9" w14:textId="77777777" w:rsidR="00000000" w:rsidRDefault="007C71EE">
      <w:pPr>
        <w:pStyle w:val="a"/>
        <w:rPr>
          <w:rFonts w:hint="cs"/>
          <w:rtl/>
        </w:rPr>
      </w:pPr>
      <w:r>
        <w:rPr>
          <w:rFonts w:hint="cs"/>
          <w:rtl/>
        </w:rPr>
        <w:t>את אומרת את זה מניסיון?</w:t>
      </w:r>
    </w:p>
    <w:p w14:paraId="3D4CC14B" w14:textId="77777777" w:rsidR="00000000" w:rsidRDefault="007C71EE">
      <w:pPr>
        <w:pStyle w:val="a"/>
        <w:rPr>
          <w:rFonts w:hint="cs"/>
          <w:rtl/>
        </w:rPr>
      </w:pPr>
    </w:p>
    <w:p w14:paraId="44A01FEE" w14:textId="77777777" w:rsidR="00000000" w:rsidRDefault="007C71EE">
      <w:pPr>
        <w:pStyle w:val="SpeakerCon"/>
        <w:rPr>
          <w:rtl/>
        </w:rPr>
      </w:pPr>
      <w:bookmarkStart w:id="2297" w:name="FS000001043T28_05_2003_09_06_33C"/>
      <w:bookmarkEnd w:id="2297"/>
      <w:r>
        <w:rPr>
          <w:rtl/>
        </w:rPr>
        <w:t>יולי תמיר (העבודה-מימד):</w:t>
      </w:r>
    </w:p>
    <w:p w14:paraId="4DF5CFEB" w14:textId="77777777" w:rsidR="00000000" w:rsidRDefault="007C71EE">
      <w:pPr>
        <w:pStyle w:val="a"/>
        <w:rPr>
          <w:rtl/>
        </w:rPr>
      </w:pPr>
    </w:p>
    <w:p w14:paraId="6A3637C5" w14:textId="77777777" w:rsidR="00000000" w:rsidRDefault="007C71EE">
      <w:pPr>
        <w:pStyle w:val="a"/>
        <w:rPr>
          <w:rFonts w:hint="cs"/>
          <w:rtl/>
        </w:rPr>
      </w:pPr>
      <w:r>
        <w:rPr>
          <w:rFonts w:hint="cs"/>
          <w:rtl/>
        </w:rPr>
        <w:t xml:space="preserve">כן, אני אומרת את זה מניסיון.  </w:t>
      </w:r>
    </w:p>
    <w:p w14:paraId="3D0672C2" w14:textId="77777777" w:rsidR="00000000" w:rsidRDefault="007C71EE">
      <w:pPr>
        <w:pStyle w:val="a"/>
        <w:rPr>
          <w:rFonts w:hint="cs"/>
          <w:rtl/>
        </w:rPr>
      </w:pPr>
    </w:p>
    <w:p w14:paraId="3B6D4F6C" w14:textId="77777777" w:rsidR="00000000" w:rsidRDefault="007C71EE">
      <w:pPr>
        <w:pStyle w:val="a"/>
        <w:rPr>
          <w:rFonts w:hint="cs"/>
          <w:rtl/>
        </w:rPr>
      </w:pPr>
      <w:r>
        <w:rPr>
          <w:rFonts w:hint="cs"/>
          <w:rtl/>
        </w:rPr>
        <w:t xml:space="preserve">כבוד השר יכול להשיב מתי שהוא רוצה. </w:t>
      </w:r>
    </w:p>
    <w:p w14:paraId="6B8CBEFE" w14:textId="77777777" w:rsidR="00000000" w:rsidRDefault="007C71EE">
      <w:pPr>
        <w:pStyle w:val="a"/>
        <w:rPr>
          <w:rFonts w:hint="cs"/>
          <w:rtl/>
        </w:rPr>
      </w:pPr>
    </w:p>
    <w:p w14:paraId="11881189" w14:textId="77777777" w:rsidR="00000000" w:rsidRDefault="007C71EE">
      <w:pPr>
        <w:pStyle w:val="a"/>
        <w:rPr>
          <w:rFonts w:hint="cs"/>
          <w:rtl/>
        </w:rPr>
      </w:pPr>
      <w:r>
        <w:rPr>
          <w:rFonts w:hint="cs"/>
          <w:rtl/>
        </w:rPr>
        <w:t>יש כאן פגיעה בדבר כל כך בסיסי כמו בקרן הפרפלגים, יש פגיעה בדבר כל כך בסיסי כמו ביכולת של נכים להתקין ברכב</w:t>
      </w:r>
      <w:r>
        <w:rPr>
          <w:rFonts w:hint="cs"/>
          <w:rtl/>
        </w:rPr>
        <w:t xml:space="preserve"> שלהם בלם אלטרנטיבי, כיוון שהם לא יכולים להשתמש בבלם יד. עכשיו מודיעים לנכים שהיכולת הזאת לא תמומן יותר על-ידי המדינה, ואז יהיה להם בלם אחד, דבר שלאף אחד מאתנו אין ברכב.  אתה לא היית נוסע ברכב שההאנד-ברקס שלו לא עובד, גם אני לא, כי אם חס וחלילה הרכב שלך נכ</w:t>
      </w:r>
      <w:r>
        <w:rPr>
          <w:rFonts w:hint="cs"/>
          <w:rtl/>
        </w:rPr>
        <w:t>בה, אין לך איך לעצור. עכשיו לקחו את זה מהנכים.</w:t>
      </w:r>
    </w:p>
    <w:p w14:paraId="2C15609B" w14:textId="77777777" w:rsidR="00000000" w:rsidRDefault="007C71EE">
      <w:pPr>
        <w:pStyle w:val="a"/>
        <w:rPr>
          <w:rFonts w:hint="cs"/>
          <w:rtl/>
        </w:rPr>
      </w:pPr>
    </w:p>
    <w:p w14:paraId="4B27D7C0" w14:textId="77777777" w:rsidR="00000000" w:rsidRDefault="007C71EE">
      <w:pPr>
        <w:pStyle w:val="a"/>
        <w:rPr>
          <w:rFonts w:hint="cs"/>
          <w:rtl/>
        </w:rPr>
      </w:pPr>
      <w:r>
        <w:rPr>
          <w:rFonts w:hint="cs"/>
          <w:rtl/>
        </w:rPr>
        <w:t>בואו ונהיה כנים עם עצמנו, כבוד השר שטרית, ונראה לא רק את התוכנית, אלא את המכלול, את כל הקיצוץ, ונדאג שהקיצוץ לא יפגע במינימום.</w:t>
      </w:r>
    </w:p>
    <w:p w14:paraId="528CB87D" w14:textId="77777777" w:rsidR="00000000" w:rsidRDefault="007C71EE">
      <w:pPr>
        <w:pStyle w:val="a"/>
        <w:rPr>
          <w:rFonts w:hint="cs"/>
          <w:rtl/>
        </w:rPr>
      </w:pPr>
    </w:p>
    <w:p w14:paraId="7B8E8825" w14:textId="77777777" w:rsidR="00000000" w:rsidRDefault="007C71EE">
      <w:pPr>
        <w:pStyle w:val="a"/>
        <w:rPr>
          <w:rFonts w:hint="cs"/>
          <w:rtl/>
        </w:rPr>
      </w:pPr>
      <w:r>
        <w:rPr>
          <w:rFonts w:hint="cs"/>
          <w:rtl/>
        </w:rPr>
        <w:t>אני אסיים כאן, כי אני מאוד רוצה לשמוע את תשובתו של השר שטרית, במיוחד על הדברים ה</w:t>
      </w:r>
      <w:r>
        <w:rPr>
          <w:rFonts w:hint="cs"/>
          <w:rtl/>
        </w:rPr>
        <w:t>אלה, כי בסופו של דבר הם המבחן שלנו: האם אנחנו חברה אנושית, או שאנחנו חברה שמוכנה לפגוע גם בציפור הנפש של החלשים ביותר.  תודה רבה.</w:t>
      </w:r>
    </w:p>
    <w:p w14:paraId="2609F37F" w14:textId="77777777" w:rsidR="00000000" w:rsidRDefault="007C71EE">
      <w:pPr>
        <w:pStyle w:val="a"/>
        <w:rPr>
          <w:rFonts w:hint="cs"/>
          <w:rtl/>
        </w:rPr>
      </w:pPr>
    </w:p>
    <w:p w14:paraId="66CF12F2" w14:textId="77777777" w:rsidR="00000000" w:rsidRDefault="007C71EE">
      <w:pPr>
        <w:pStyle w:val="ad"/>
        <w:rPr>
          <w:rtl/>
        </w:rPr>
      </w:pPr>
      <w:r>
        <w:rPr>
          <w:rtl/>
        </w:rPr>
        <w:t>היו"ר מוחמד ברכה:</w:t>
      </w:r>
    </w:p>
    <w:p w14:paraId="3116B684" w14:textId="77777777" w:rsidR="00000000" w:rsidRDefault="007C71EE">
      <w:pPr>
        <w:pStyle w:val="a"/>
        <w:rPr>
          <w:rtl/>
        </w:rPr>
      </w:pPr>
    </w:p>
    <w:p w14:paraId="4F64AF4F" w14:textId="77777777" w:rsidR="00000000" w:rsidRDefault="007C71EE">
      <w:pPr>
        <w:pStyle w:val="a"/>
        <w:rPr>
          <w:rFonts w:hint="cs"/>
          <w:rtl/>
        </w:rPr>
      </w:pPr>
      <w:r>
        <w:rPr>
          <w:rFonts w:hint="cs"/>
          <w:rtl/>
        </w:rPr>
        <w:t>תודה, חברת הכנסת יולי תמיר. לפני שחבר הכנסת זחאלקה יעלה, השר שטרית ביקש להגיב.  בבקשה, אדוני.</w:t>
      </w:r>
    </w:p>
    <w:p w14:paraId="64A63CDE" w14:textId="77777777" w:rsidR="00000000" w:rsidRDefault="007C71EE">
      <w:pPr>
        <w:pStyle w:val="a"/>
        <w:rPr>
          <w:rFonts w:hint="cs"/>
          <w:rtl/>
        </w:rPr>
      </w:pPr>
    </w:p>
    <w:p w14:paraId="587A0250" w14:textId="77777777" w:rsidR="00000000" w:rsidRDefault="007C71EE">
      <w:pPr>
        <w:pStyle w:val="Speaker"/>
        <w:rPr>
          <w:rtl/>
        </w:rPr>
      </w:pPr>
      <w:bookmarkStart w:id="2298" w:name="FS000000478T28_05_2003_09_14_02"/>
      <w:bookmarkEnd w:id="2298"/>
      <w:r>
        <w:rPr>
          <w:rFonts w:hint="eastAsia"/>
          <w:rtl/>
        </w:rPr>
        <w:t>השר</w:t>
      </w:r>
      <w:r>
        <w:rPr>
          <w:rtl/>
        </w:rPr>
        <w:t xml:space="preserve"> מאיר שט</w:t>
      </w:r>
      <w:r>
        <w:rPr>
          <w:rtl/>
        </w:rPr>
        <w:t>רית:</w:t>
      </w:r>
    </w:p>
    <w:p w14:paraId="5BB7A5F4" w14:textId="77777777" w:rsidR="00000000" w:rsidRDefault="007C71EE">
      <w:pPr>
        <w:pStyle w:val="a"/>
        <w:rPr>
          <w:rFonts w:hint="cs"/>
          <w:rtl/>
        </w:rPr>
      </w:pPr>
    </w:p>
    <w:p w14:paraId="2F667B40" w14:textId="77777777" w:rsidR="00000000" w:rsidRDefault="007C71EE">
      <w:pPr>
        <w:pStyle w:val="a"/>
        <w:rPr>
          <w:rFonts w:hint="cs"/>
          <w:rtl/>
        </w:rPr>
      </w:pPr>
      <w:r>
        <w:rPr>
          <w:rFonts w:hint="cs"/>
          <w:rtl/>
        </w:rPr>
        <w:t>אדוני היושב-ראש, רבותי חברי הכנסת, עליתי בשביל להגיב על דבריה של חברת הכנסת יולי תמיר.</w:t>
      </w:r>
    </w:p>
    <w:p w14:paraId="09931886" w14:textId="77777777" w:rsidR="00000000" w:rsidRDefault="007C71EE">
      <w:pPr>
        <w:pStyle w:val="a"/>
        <w:rPr>
          <w:rFonts w:hint="cs"/>
          <w:rtl/>
        </w:rPr>
      </w:pPr>
    </w:p>
    <w:p w14:paraId="6B209116" w14:textId="77777777" w:rsidR="00000000" w:rsidRDefault="007C71EE">
      <w:pPr>
        <w:pStyle w:val="a"/>
        <w:rPr>
          <w:rFonts w:hint="cs"/>
          <w:rtl/>
        </w:rPr>
      </w:pPr>
      <w:r>
        <w:rPr>
          <w:rFonts w:hint="cs"/>
          <w:rtl/>
        </w:rPr>
        <w:t>באמת נפגשתי עם הנכים, ואני רוצה לומר שבעיני אין שום הצדקה לשביתה או להפגנה של הנכים.  זה מוגזם, מעל ומעבר לכל פרופורציה אפשרית.  עם כל הכבוד, אני לא מקבל את ההפגנ</w:t>
      </w:r>
      <w:r>
        <w:rPr>
          <w:rFonts w:hint="cs"/>
          <w:rtl/>
        </w:rPr>
        <w:t xml:space="preserve">ה שלהם, ואמרתי להם את זה כשנפגשתי אתם. בתוכנית הכלכלית לא פגענו בנכים אפילו בשקל אחד.  מתחילת הדרך הבטחנו להם שבנכים לא ניגע.  </w:t>
      </w:r>
    </w:p>
    <w:p w14:paraId="5B6AF2F9" w14:textId="77777777" w:rsidR="00000000" w:rsidRDefault="007C71EE">
      <w:pPr>
        <w:pStyle w:val="a"/>
        <w:rPr>
          <w:rFonts w:hint="cs"/>
          <w:rtl/>
        </w:rPr>
      </w:pPr>
    </w:p>
    <w:p w14:paraId="30F82F92" w14:textId="77777777" w:rsidR="00000000" w:rsidRDefault="007C71EE">
      <w:pPr>
        <w:pStyle w:val="ad"/>
        <w:rPr>
          <w:rtl/>
        </w:rPr>
      </w:pPr>
      <w:r>
        <w:rPr>
          <w:rtl/>
        </w:rPr>
        <w:t>היו"ר מוחמד ברכה:</w:t>
      </w:r>
    </w:p>
    <w:p w14:paraId="3C45CA35" w14:textId="77777777" w:rsidR="00000000" w:rsidRDefault="007C71EE">
      <w:pPr>
        <w:pStyle w:val="a"/>
        <w:rPr>
          <w:rtl/>
        </w:rPr>
      </w:pPr>
    </w:p>
    <w:p w14:paraId="5C6B28BF" w14:textId="77777777" w:rsidR="00000000" w:rsidRDefault="007C71EE">
      <w:pPr>
        <w:pStyle w:val="a"/>
        <w:rPr>
          <w:rFonts w:hint="cs"/>
          <w:rtl/>
        </w:rPr>
      </w:pPr>
      <w:r>
        <w:rPr>
          <w:rFonts w:hint="cs"/>
          <w:rtl/>
        </w:rPr>
        <w:t>יש הסכם אתם מלפני כמה חודשים.</w:t>
      </w:r>
    </w:p>
    <w:p w14:paraId="16070AE5" w14:textId="77777777" w:rsidR="00000000" w:rsidRDefault="007C71EE">
      <w:pPr>
        <w:pStyle w:val="a"/>
        <w:rPr>
          <w:rFonts w:hint="cs"/>
          <w:rtl/>
        </w:rPr>
      </w:pPr>
    </w:p>
    <w:p w14:paraId="2739AF10" w14:textId="77777777" w:rsidR="00000000" w:rsidRDefault="007C71EE">
      <w:pPr>
        <w:pStyle w:val="SpeakerCon"/>
        <w:rPr>
          <w:rtl/>
        </w:rPr>
      </w:pPr>
      <w:bookmarkStart w:id="2299" w:name="FS000000478T28_05_2003_09_15_53C"/>
      <w:bookmarkEnd w:id="2299"/>
      <w:r>
        <w:rPr>
          <w:rtl/>
        </w:rPr>
        <w:t>השר מאיר שטרית:</w:t>
      </w:r>
    </w:p>
    <w:p w14:paraId="6AFDB14E" w14:textId="77777777" w:rsidR="00000000" w:rsidRDefault="007C71EE">
      <w:pPr>
        <w:pStyle w:val="a"/>
        <w:rPr>
          <w:rtl/>
        </w:rPr>
      </w:pPr>
    </w:p>
    <w:p w14:paraId="2187FBE4" w14:textId="77777777" w:rsidR="00000000" w:rsidRDefault="007C71EE">
      <w:pPr>
        <w:pStyle w:val="a"/>
        <w:rPr>
          <w:rFonts w:hint="cs"/>
          <w:rtl/>
        </w:rPr>
      </w:pPr>
      <w:r>
        <w:rPr>
          <w:rFonts w:hint="cs"/>
          <w:rtl/>
        </w:rPr>
        <w:t xml:space="preserve">שום הסכם.  אמרתי להם בעל-פה, עוד לפני שהתוכנית נכתבה בכלל - </w:t>
      </w:r>
      <w:r>
        <w:rPr>
          <w:rFonts w:hint="cs"/>
          <w:rtl/>
        </w:rPr>
        <w:t>-</w:t>
      </w:r>
    </w:p>
    <w:p w14:paraId="78D72BB9" w14:textId="77777777" w:rsidR="00000000" w:rsidRDefault="007C71EE">
      <w:pPr>
        <w:pStyle w:val="a"/>
        <w:rPr>
          <w:rFonts w:hint="cs"/>
          <w:rtl/>
        </w:rPr>
      </w:pPr>
    </w:p>
    <w:p w14:paraId="71B54680" w14:textId="77777777" w:rsidR="00000000" w:rsidRDefault="007C71EE">
      <w:pPr>
        <w:pStyle w:val="ac"/>
        <w:rPr>
          <w:rtl/>
        </w:rPr>
      </w:pPr>
      <w:r>
        <w:rPr>
          <w:rFonts w:hint="eastAsia"/>
          <w:rtl/>
        </w:rPr>
        <w:t>יולי</w:t>
      </w:r>
      <w:r>
        <w:rPr>
          <w:rtl/>
        </w:rPr>
        <w:t xml:space="preserve"> תמיר (העבודה-מימד):</w:t>
      </w:r>
    </w:p>
    <w:p w14:paraId="525E84B9" w14:textId="77777777" w:rsidR="00000000" w:rsidRDefault="007C71EE">
      <w:pPr>
        <w:pStyle w:val="a"/>
        <w:rPr>
          <w:rFonts w:hint="cs"/>
          <w:rtl/>
        </w:rPr>
      </w:pPr>
    </w:p>
    <w:p w14:paraId="0F16A086" w14:textId="77777777" w:rsidR="00000000" w:rsidRDefault="007C71EE">
      <w:pPr>
        <w:pStyle w:val="a"/>
        <w:rPr>
          <w:rFonts w:hint="cs"/>
          <w:rtl/>
        </w:rPr>
      </w:pPr>
      <w:r>
        <w:rPr>
          <w:rFonts w:hint="cs"/>
          <w:rtl/>
        </w:rPr>
        <w:t>על עדכון הקצבאות.</w:t>
      </w:r>
    </w:p>
    <w:p w14:paraId="7218FD0F" w14:textId="77777777" w:rsidR="00000000" w:rsidRDefault="007C71EE">
      <w:pPr>
        <w:pStyle w:val="a"/>
        <w:rPr>
          <w:rFonts w:hint="cs"/>
          <w:rtl/>
        </w:rPr>
      </w:pPr>
    </w:p>
    <w:p w14:paraId="43B1141F" w14:textId="77777777" w:rsidR="00000000" w:rsidRDefault="007C71EE">
      <w:pPr>
        <w:pStyle w:val="SpeakerCon"/>
        <w:rPr>
          <w:rtl/>
        </w:rPr>
      </w:pPr>
      <w:bookmarkStart w:id="2300" w:name="FS000000478T28_05_2003_09_16_33C"/>
      <w:bookmarkEnd w:id="2300"/>
      <w:r>
        <w:rPr>
          <w:rtl/>
        </w:rPr>
        <w:t>השר מאיר שטרית:</w:t>
      </w:r>
    </w:p>
    <w:p w14:paraId="7B5DC3D9" w14:textId="77777777" w:rsidR="00000000" w:rsidRDefault="007C71EE">
      <w:pPr>
        <w:pStyle w:val="a"/>
        <w:rPr>
          <w:rtl/>
        </w:rPr>
      </w:pPr>
    </w:p>
    <w:p w14:paraId="572F4CD3" w14:textId="77777777" w:rsidR="00000000" w:rsidRDefault="007C71EE">
      <w:pPr>
        <w:pStyle w:val="a"/>
        <w:rPr>
          <w:rFonts w:hint="cs"/>
          <w:rtl/>
        </w:rPr>
      </w:pPr>
      <w:r>
        <w:rPr>
          <w:rFonts w:hint="cs"/>
          <w:rtl/>
        </w:rPr>
        <w:t>רגע.</w:t>
      </w:r>
    </w:p>
    <w:p w14:paraId="4CA31132" w14:textId="77777777" w:rsidR="00000000" w:rsidRDefault="007C71EE">
      <w:pPr>
        <w:pStyle w:val="a"/>
        <w:rPr>
          <w:rFonts w:hint="cs"/>
          <w:rtl/>
        </w:rPr>
      </w:pPr>
    </w:p>
    <w:p w14:paraId="26D77D23" w14:textId="77777777" w:rsidR="00000000" w:rsidRDefault="007C71EE">
      <w:pPr>
        <w:pStyle w:val="a"/>
        <w:rPr>
          <w:rFonts w:hint="cs"/>
          <w:rtl/>
        </w:rPr>
      </w:pPr>
      <w:r>
        <w:rPr>
          <w:rFonts w:hint="cs"/>
          <w:rtl/>
        </w:rPr>
        <w:t>- - שבנכים לא נפגע, ובאמת לא פגענו אפילו בשקל אחד. הקיצוץ שעליו מדברים הפרפלגים הוא במסגרת הקיצוץ של 10% שנעשה בתקציב משרד השיכון. משרד השיכון, בעדיפויותיו החליט לקצץ את הקיצוץ הזה.  גם</w:t>
      </w:r>
      <w:r>
        <w:rPr>
          <w:rFonts w:hint="cs"/>
          <w:rtl/>
        </w:rPr>
        <w:t xml:space="preserve"> בפגישה אמרתי להם שזה שיש תוכנית כלכלית זה לא סוגר את הדלת </w:t>
      </w:r>
      <w:r>
        <w:rPr>
          <w:rFonts w:hint="cs"/>
        </w:rPr>
        <w:t>forever</w:t>
      </w:r>
      <w:r>
        <w:rPr>
          <w:rFonts w:hint="cs"/>
          <w:rtl/>
        </w:rPr>
        <w:t>.  כל דבר או כל בעיה שיש להם - הדלת שלנו תמיד פתוחה לפניהם לכל עניין, כולל בעניין של הפרפלגים. אמרתי להם:   זה מצדיק את השביתה?  נגמור את התוכנית הכלכלית, תבואו, נשמע מה הבעיה, נדבר עם שר הש</w:t>
      </w:r>
      <w:r>
        <w:rPr>
          <w:rFonts w:hint="cs"/>
          <w:rtl/>
        </w:rPr>
        <w:t>יכון, ויכול להיות שהוא יוכל לפתור את העניין. אני לא מקבל את זה שבכל דרישה מינימליסטית יבואו עכשיו, עכשיו, וייתנו להם. זה לא מקובל עלי. כמו שהם יכולים, עם כל הכבוד, כל אחד אחר יכול להפגין.  אי-אפשר לנהל כלכלה על-ידי הפגנות.</w:t>
      </w:r>
    </w:p>
    <w:p w14:paraId="33E8769E" w14:textId="77777777" w:rsidR="00000000" w:rsidRDefault="007C71EE">
      <w:pPr>
        <w:pStyle w:val="a"/>
        <w:rPr>
          <w:rFonts w:hint="cs"/>
          <w:rtl/>
        </w:rPr>
      </w:pPr>
    </w:p>
    <w:p w14:paraId="781B4923" w14:textId="77777777" w:rsidR="00000000" w:rsidRDefault="007C71EE">
      <w:pPr>
        <w:pStyle w:val="a"/>
        <w:rPr>
          <w:rFonts w:hint="cs"/>
          <w:rtl/>
        </w:rPr>
      </w:pPr>
      <w:r>
        <w:rPr>
          <w:rFonts w:hint="cs"/>
          <w:rtl/>
        </w:rPr>
        <w:t>הפגיעה השנייה בנכים נשמעת בטענה,</w:t>
      </w:r>
      <w:r>
        <w:rPr>
          <w:rFonts w:hint="cs"/>
          <w:rtl/>
        </w:rPr>
        <w:t xml:space="preserve"> שלפי קצב האינפלציה הקצבאות שלהם יישחקו כמו כל היתר. הרי אנחנו הקפאנו את הקצבאות, והטענה שלהם: מדוע הוצאתם את קצבאות הזקנים מההקפאה ואותנו לא, ולכן אנחנו מפגינים. אמרתי: עם כל הכבוד לכם, כלפי הזקנים זה צודק יותר. עשינו הקפאה של הקצבאות לגבי כולם, ולא האוצר</w:t>
      </w:r>
      <w:r>
        <w:rPr>
          <w:rFonts w:hint="cs"/>
          <w:rtl/>
        </w:rPr>
        <w:t xml:space="preserve"> הוציא את קצבאות הזקנים מההקפאה, אלא הכנסת עשתה זאת בלי הסכמה שלנו. זה צודק יותר, כי הזקנים שחיים רק מקצבת זיקנה יש להם 1,200 שקל. בשנה שעברה קיצצו להם מהקצבאות 4.7%, ואז לא פגעו בנכים. רק צודק שיורידו את הזקנים מהשחיקה. אם השנה האינפלציה תהיה 1.5%, השחיקה</w:t>
      </w:r>
      <w:r>
        <w:rPr>
          <w:rFonts w:hint="cs"/>
          <w:rtl/>
        </w:rPr>
        <w:t xml:space="preserve"> היא סדר גודל של 1.5 שקל לכל 100 שקלים - זה 15 שקל על 1,000 שקל. על זה אתם מפגינים?</w:t>
      </w:r>
    </w:p>
    <w:p w14:paraId="49D1B754" w14:textId="77777777" w:rsidR="00000000" w:rsidRDefault="007C71EE">
      <w:pPr>
        <w:pStyle w:val="a"/>
        <w:rPr>
          <w:rFonts w:hint="cs"/>
          <w:rtl/>
        </w:rPr>
      </w:pPr>
    </w:p>
    <w:p w14:paraId="0D72F5D9" w14:textId="77777777" w:rsidR="00000000" w:rsidRDefault="007C71EE">
      <w:pPr>
        <w:pStyle w:val="ac"/>
        <w:rPr>
          <w:rtl/>
        </w:rPr>
      </w:pPr>
      <w:r>
        <w:rPr>
          <w:rFonts w:hint="eastAsia"/>
          <w:rtl/>
        </w:rPr>
        <w:t>יולי</w:t>
      </w:r>
      <w:r>
        <w:rPr>
          <w:rtl/>
        </w:rPr>
        <w:t xml:space="preserve"> תמיר (העבודה-מימד):</w:t>
      </w:r>
    </w:p>
    <w:p w14:paraId="0E4E41A1" w14:textId="77777777" w:rsidR="00000000" w:rsidRDefault="007C71EE">
      <w:pPr>
        <w:pStyle w:val="a"/>
        <w:rPr>
          <w:rFonts w:hint="cs"/>
          <w:rtl/>
        </w:rPr>
      </w:pPr>
    </w:p>
    <w:p w14:paraId="6B386F03" w14:textId="77777777" w:rsidR="00000000" w:rsidRDefault="007C71EE">
      <w:pPr>
        <w:pStyle w:val="a"/>
        <w:rPr>
          <w:rFonts w:hint="cs"/>
          <w:rtl/>
        </w:rPr>
      </w:pPr>
      <w:r>
        <w:rPr>
          <w:rFonts w:hint="cs"/>
          <w:rtl/>
        </w:rPr>
        <w:t>זה מצטבר על פני כמה שנים.</w:t>
      </w:r>
    </w:p>
    <w:p w14:paraId="6F07C8C3" w14:textId="77777777" w:rsidR="00000000" w:rsidRDefault="007C71EE">
      <w:pPr>
        <w:pStyle w:val="a"/>
        <w:rPr>
          <w:rFonts w:hint="cs"/>
          <w:rtl/>
        </w:rPr>
      </w:pPr>
    </w:p>
    <w:p w14:paraId="18ADD8A7" w14:textId="77777777" w:rsidR="00000000" w:rsidRDefault="007C71EE">
      <w:pPr>
        <w:pStyle w:val="SpeakerCon"/>
        <w:rPr>
          <w:rtl/>
        </w:rPr>
      </w:pPr>
      <w:bookmarkStart w:id="2301" w:name="FS000000478T28_05_2003_09_25_28C"/>
      <w:bookmarkEnd w:id="2301"/>
      <w:r>
        <w:rPr>
          <w:rtl/>
        </w:rPr>
        <w:t>השר מאיר שטרית:</w:t>
      </w:r>
    </w:p>
    <w:p w14:paraId="605D433A" w14:textId="77777777" w:rsidR="00000000" w:rsidRDefault="007C71EE">
      <w:pPr>
        <w:pStyle w:val="a"/>
        <w:rPr>
          <w:rtl/>
        </w:rPr>
      </w:pPr>
    </w:p>
    <w:p w14:paraId="74E8E9A0" w14:textId="77777777" w:rsidR="00000000" w:rsidRDefault="007C71EE">
      <w:pPr>
        <w:pStyle w:val="a"/>
        <w:rPr>
          <w:rFonts w:hint="cs"/>
          <w:rtl/>
        </w:rPr>
      </w:pPr>
      <w:r>
        <w:rPr>
          <w:rFonts w:hint="cs"/>
          <w:rtl/>
        </w:rPr>
        <w:t>זה לא צודק.</w:t>
      </w:r>
    </w:p>
    <w:p w14:paraId="26578BFF" w14:textId="77777777" w:rsidR="00000000" w:rsidRDefault="007C71EE">
      <w:pPr>
        <w:pStyle w:val="a"/>
        <w:rPr>
          <w:rFonts w:hint="cs"/>
          <w:rtl/>
        </w:rPr>
      </w:pPr>
    </w:p>
    <w:p w14:paraId="07A28CA2" w14:textId="77777777" w:rsidR="00000000" w:rsidRDefault="007C71EE">
      <w:pPr>
        <w:pStyle w:val="a"/>
        <w:rPr>
          <w:rFonts w:hint="cs"/>
          <w:rtl/>
        </w:rPr>
      </w:pPr>
      <w:r>
        <w:rPr>
          <w:rFonts w:hint="cs"/>
          <w:rtl/>
        </w:rPr>
        <w:t>טענה נוספת שלהם היא, שכל הקצבאות יוצמדו עכשיו למדד ולא לשכר הממוצע במשק.  אמרתי להם, שעם</w:t>
      </w:r>
      <w:r>
        <w:rPr>
          <w:rFonts w:hint="cs"/>
          <w:rtl/>
        </w:rPr>
        <w:t xml:space="preserve"> כל הכבוד אני דוחה את זה על הסף. אין שום הוכחה אמפירית לאורך שנים שהצמדה למדד נותנת פחות מאשר הצמדה לשכר הממוצע במשק.</w:t>
      </w:r>
    </w:p>
    <w:p w14:paraId="01F9D1E9" w14:textId="77777777" w:rsidR="00000000" w:rsidRDefault="007C71EE">
      <w:pPr>
        <w:pStyle w:val="a"/>
        <w:rPr>
          <w:rFonts w:hint="cs"/>
          <w:rtl/>
        </w:rPr>
      </w:pPr>
    </w:p>
    <w:p w14:paraId="67F68DD1" w14:textId="77777777" w:rsidR="00000000" w:rsidRDefault="007C71EE">
      <w:pPr>
        <w:pStyle w:val="ac"/>
        <w:rPr>
          <w:rtl/>
        </w:rPr>
      </w:pPr>
      <w:r>
        <w:rPr>
          <w:rFonts w:hint="eastAsia"/>
          <w:rtl/>
        </w:rPr>
        <w:t>יולי</w:t>
      </w:r>
      <w:r>
        <w:rPr>
          <w:rtl/>
        </w:rPr>
        <w:t xml:space="preserve"> תמיר (העבודה-מימד):</w:t>
      </w:r>
    </w:p>
    <w:p w14:paraId="78AB7147" w14:textId="77777777" w:rsidR="00000000" w:rsidRDefault="007C71EE">
      <w:pPr>
        <w:pStyle w:val="a"/>
        <w:rPr>
          <w:rFonts w:hint="cs"/>
          <w:rtl/>
        </w:rPr>
      </w:pPr>
    </w:p>
    <w:p w14:paraId="6425A647" w14:textId="77777777" w:rsidR="00000000" w:rsidRDefault="007C71EE">
      <w:pPr>
        <w:pStyle w:val="a"/>
        <w:rPr>
          <w:rFonts w:hint="cs"/>
          <w:rtl/>
        </w:rPr>
      </w:pPr>
      <w:r>
        <w:rPr>
          <w:rFonts w:hint="cs"/>
          <w:rtl/>
        </w:rPr>
        <w:t>אתן לך את הדוח של "מרכז אדוה".</w:t>
      </w:r>
    </w:p>
    <w:p w14:paraId="1368EACE" w14:textId="77777777" w:rsidR="00000000" w:rsidRDefault="007C71EE">
      <w:pPr>
        <w:pStyle w:val="a"/>
        <w:rPr>
          <w:rFonts w:hint="cs"/>
          <w:rtl/>
        </w:rPr>
      </w:pPr>
    </w:p>
    <w:p w14:paraId="3B04A1B9" w14:textId="77777777" w:rsidR="00000000" w:rsidRDefault="007C71EE">
      <w:pPr>
        <w:pStyle w:val="SpeakerCon"/>
        <w:rPr>
          <w:rtl/>
        </w:rPr>
      </w:pPr>
      <w:bookmarkStart w:id="2302" w:name="FS000000478T28_05_2003_09_26_49C"/>
      <w:bookmarkEnd w:id="2302"/>
      <w:r>
        <w:rPr>
          <w:rtl/>
        </w:rPr>
        <w:t>השר מאיר שטרית:</w:t>
      </w:r>
    </w:p>
    <w:p w14:paraId="3BBD1B96" w14:textId="77777777" w:rsidR="00000000" w:rsidRDefault="007C71EE">
      <w:pPr>
        <w:pStyle w:val="a"/>
        <w:rPr>
          <w:rtl/>
        </w:rPr>
      </w:pPr>
    </w:p>
    <w:p w14:paraId="60D81A1D" w14:textId="77777777" w:rsidR="00000000" w:rsidRDefault="007C71EE">
      <w:pPr>
        <w:pStyle w:val="a"/>
        <w:rPr>
          <w:rFonts w:hint="cs"/>
          <w:rtl/>
        </w:rPr>
      </w:pPr>
      <w:r>
        <w:rPr>
          <w:rFonts w:hint="cs"/>
          <w:rtl/>
        </w:rPr>
        <w:t>רגע.</w:t>
      </w:r>
    </w:p>
    <w:p w14:paraId="5D6EB575" w14:textId="77777777" w:rsidR="00000000" w:rsidRDefault="007C71EE">
      <w:pPr>
        <w:pStyle w:val="a"/>
        <w:rPr>
          <w:rFonts w:hint="cs"/>
          <w:rtl/>
        </w:rPr>
      </w:pPr>
    </w:p>
    <w:p w14:paraId="7B342B0F" w14:textId="77777777" w:rsidR="00000000" w:rsidRDefault="007C71EE">
      <w:pPr>
        <w:pStyle w:val="a"/>
        <w:rPr>
          <w:rFonts w:hint="cs"/>
          <w:rtl/>
        </w:rPr>
      </w:pPr>
      <w:r>
        <w:rPr>
          <w:rFonts w:hint="cs"/>
          <w:rtl/>
        </w:rPr>
        <w:t xml:space="preserve">שנית, הצמדה לשכר הממוצע במשק היא מעוותת ולא נכונה. השכר </w:t>
      </w:r>
      <w:r>
        <w:rPr>
          <w:rFonts w:hint="cs"/>
          <w:rtl/>
        </w:rPr>
        <w:t>של כל האנשים במשק צמוד לתוספת היוקר, שהיא אפילו לא המדד. יולי, אדם שעובד ומקבל משכורת, למה ששכרו לא יהיה צמוד לשכר הממוצע במשק?  הזכירו את חברי הכנסת. אמרתי:  נכון, זה ששכר חברי הכנסת היה צמוד לשכר הממוצע במשק היה דבר מעוות והכנסת ביטלה את זה. היום שכר חבר</w:t>
      </w:r>
      <w:r>
        <w:rPr>
          <w:rFonts w:hint="cs"/>
          <w:rtl/>
        </w:rPr>
        <w:t>י הכנסת צמוד למדד. הצמדה לשכר הממוצע במשק היא מעוותת. מדוע? אם השכר עולה באותה תקופה בסקטור פרטי במשק, זה משפיע על העלאת השכר הממוצע במשק, ואז כל מה שצמוד לשכר הממוצע במשק עולה. זה לחלוטין לא צודק. כל האנשים במדינה חיים לפי המדד, וגם הם יחיו לפי המדד. עם כ</w:t>
      </w:r>
      <w:r>
        <w:rPr>
          <w:rFonts w:hint="cs"/>
          <w:rtl/>
        </w:rPr>
        <w:t xml:space="preserve">ל הכבוד, הם נכים </w:t>
      </w:r>
      <w:r>
        <w:rPr>
          <w:rtl/>
        </w:rPr>
        <w:t>–</w:t>
      </w:r>
      <w:r>
        <w:rPr>
          <w:rFonts w:hint="cs"/>
          <w:rtl/>
        </w:rPr>
        <w:t xml:space="preserve"> מאה אחוז, מגיע להם </w:t>
      </w:r>
      <w:r>
        <w:rPr>
          <w:rtl/>
        </w:rPr>
        <w:t>–</w:t>
      </w:r>
      <w:r>
        <w:rPr>
          <w:rFonts w:hint="cs"/>
          <w:rtl/>
        </w:rPr>
        <w:t xml:space="preserve"> המדינה עושה כמיטב יכולתה. </w:t>
      </w:r>
    </w:p>
    <w:p w14:paraId="1B64CB53" w14:textId="77777777" w:rsidR="00000000" w:rsidRDefault="007C71EE">
      <w:pPr>
        <w:pStyle w:val="a"/>
        <w:rPr>
          <w:rFonts w:hint="cs"/>
          <w:rtl/>
        </w:rPr>
      </w:pPr>
    </w:p>
    <w:p w14:paraId="04D8DFC9" w14:textId="77777777" w:rsidR="00000000" w:rsidRDefault="007C71EE">
      <w:pPr>
        <w:pStyle w:val="a"/>
        <w:rPr>
          <w:rFonts w:hint="cs"/>
          <w:rtl/>
        </w:rPr>
      </w:pPr>
      <w:r>
        <w:rPr>
          <w:rFonts w:hint="cs"/>
          <w:rtl/>
        </w:rPr>
        <w:t>אמרתי להם: רבותי, איפה התרומה שלכם?  מה יש, הקצבאות שלכם יישחקו ב=1.5% לשנה, ממש אסון.  אנחנו מקצצים בתקציב עובדי השירות הציבורי בין 5% ל=17%, אז אתם לא יכולים להסכים עם שחיקה אולי של 1.5%</w:t>
      </w:r>
      <w:r>
        <w:rPr>
          <w:rFonts w:hint="cs"/>
          <w:rtl/>
        </w:rPr>
        <w:t xml:space="preserve"> בשנה כשזה רק לשנתיים? ההקפאה היא רק לשנתיים. זה אסון כזה כבד שלא יכולים לשאת אותו?  עם כל הכבוד, אני דוחה את זה על הסף ולא מקבל את זה. </w:t>
      </w:r>
    </w:p>
    <w:p w14:paraId="0F0DD114" w14:textId="77777777" w:rsidR="00000000" w:rsidRDefault="007C71EE">
      <w:pPr>
        <w:pStyle w:val="a"/>
        <w:rPr>
          <w:rFonts w:hint="cs"/>
          <w:rtl/>
        </w:rPr>
      </w:pPr>
    </w:p>
    <w:p w14:paraId="201AA271" w14:textId="77777777" w:rsidR="00000000" w:rsidRDefault="007C71EE">
      <w:pPr>
        <w:pStyle w:val="a"/>
        <w:rPr>
          <w:rFonts w:hint="cs"/>
          <w:rtl/>
        </w:rPr>
      </w:pPr>
      <w:r>
        <w:rPr>
          <w:rFonts w:hint="cs"/>
          <w:rtl/>
        </w:rPr>
        <w:t xml:space="preserve">לכן אני חושב שההפגנה שלהם אינה במקום ואינה נכונה.  </w:t>
      </w:r>
    </w:p>
    <w:p w14:paraId="38D6890A" w14:textId="77777777" w:rsidR="00000000" w:rsidRDefault="007C71EE">
      <w:pPr>
        <w:pStyle w:val="a"/>
        <w:rPr>
          <w:rFonts w:hint="cs"/>
          <w:rtl/>
        </w:rPr>
      </w:pPr>
    </w:p>
    <w:p w14:paraId="1954231F" w14:textId="77777777" w:rsidR="00000000" w:rsidRDefault="007C71EE">
      <w:pPr>
        <w:pStyle w:val="a"/>
        <w:rPr>
          <w:rFonts w:hint="cs"/>
          <w:rtl/>
        </w:rPr>
      </w:pPr>
      <w:r>
        <w:rPr>
          <w:rFonts w:hint="cs"/>
          <w:rtl/>
        </w:rPr>
        <w:t xml:space="preserve">חברת הכנסת יולי תמיר, אפשר לטפל בכל בעיה של הפרפלגים, זאת ואחרת; </w:t>
      </w:r>
      <w:r>
        <w:rPr>
          <w:rFonts w:hint="cs"/>
          <w:rtl/>
        </w:rPr>
        <w:t>הדלת תמיד פתוחה וניתן לשמוע אותם ולטפל בהם. לדעתי, הפגנות לא ישיגו שום דבר.</w:t>
      </w:r>
    </w:p>
    <w:p w14:paraId="4BD4119C" w14:textId="77777777" w:rsidR="00000000" w:rsidRDefault="007C71EE">
      <w:pPr>
        <w:pStyle w:val="a"/>
        <w:rPr>
          <w:rFonts w:hint="cs"/>
          <w:rtl/>
        </w:rPr>
      </w:pPr>
    </w:p>
    <w:p w14:paraId="21B4741A" w14:textId="77777777" w:rsidR="00000000" w:rsidRDefault="007C71EE">
      <w:pPr>
        <w:pStyle w:val="ac"/>
        <w:rPr>
          <w:rtl/>
        </w:rPr>
      </w:pPr>
      <w:r>
        <w:rPr>
          <w:rFonts w:hint="eastAsia"/>
          <w:rtl/>
        </w:rPr>
        <w:t>יולי</w:t>
      </w:r>
      <w:r>
        <w:rPr>
          <w:rtl/>
        </w:rPr>
        <w:t xml:space="preserve"> תמיר (העבודה-מימד):</w:t>
      </w:r>
    </w:p>
    <w:p w14:paraId="22D6C889" w14:textId="77777777" w:rsidR="00000000" w:rsidRDefault="007C71EE">
      <w:pPr>
        <w:pStyle w:val="a"/>
        <w:rPr>
          <w:rFonts w:hint="cs"/>
          <w:rtl/>
        </w:rPr>
      </w:pPr>
    </w:p>
    <w:p w14:paraId="24D8075D" w14:textId="77777777" w:rsidR="00000000" w:rsidRDefault="007C71EE">
      <w:pPr>
        <w:pStyle w:val="a"/>
        <w:rPr>
          <w:rFonts w:hint="cs"/>
          <w:rtl/>
        </w:rPr>
      </w:pPr>
      <w:r>
        <w:rPr>
          <w:rFonts w:hint="cs"/>
          <w:rtl/>
        </w:rPr>
        <w:t>האם אתה מוכן שנלך ביחד לשר השיכון ונטפל בזה ביחד?</w:t>
      </w:r>
    </w:p>
    <w:p w14:paraId="0E9F3B3A" w14:textId="77777777" w:rsidR="00000000" w:rsidRDefault="007C71EE">
      <w:pPr>
        <w:pStyle w:val="a"/>
        <w:rPr>
          <w:rFonts w:hint="cs"/>
          <w:rtl/>
        </w:rPr>
      </w:pPr>
    </w:p>
    <w:p w14:paraId="0DAFDBA4" w14:textId="77777777" w:rsidR="00000000" w:rsidRDefault="007C71EE">
      <w:pPr>
        <w:pStyle w:val="SpeakerCon"/>
        <w:rPr>
          <w:rtl/>
        </w:rPr>
      </w:pPr>
      <w:bookmarkStart w:id="2303" w:name="FS000000478T28_05_2003_09_32_20C"/>
      <w:bookmarkEnd w:id="2303"/>
    </w:p>
    <w:p w14:paraId="2E89E591" w14:textId="77777777" w:rsidR="00000000" w:rsidRDefault="007C71EE">
      <w:pPr>
        <w:pStyle w:val="SpeakerCon"/>
        <w:rPr>
          <w:rtl/>
        </w:rPr>
      </w:pPr>
      <w:r>
        <w:rPr>
          <w:rtl/>
        </w:rPr>
        <w:t>השר מאיר שטרית:</w:t>
      </w:r>
    </w:p>
    <w:p w14:paraId="7B38ADFC" w14:textId="77777777" w:rsidR="00000000" w:rsidRDefault="007C71EE">
      <w:pPr>
        <w:pStyle w:val="a"/>
        <w:rPr>
          <w:rtl/>
        </w:rPr>
      </w:pPr>
    </w:p>
    <w:p w14:paraId="4877933C" w14:textId="77777777" w:rsidR="00000000" w:rsidRDefault="007C71EE">
      <w:pPr>
        <w:pStyle w:val="a"/>
        <w:rPr>
          <w:rFonts w:hint="cs"/>
          <w:rtl/>
        </w:rPr>
      </w:pPr>
      <w:r>
        <w:rPr>
          <w:rFonts w:hint="cs"/>
          <w:rtl/>
        </w:rPr>
        <w:t xml:space="preserve">יולי, אני מוכן לדבר עם שר השיכון </w:t>
      </w:r>
      <w:r>
        <w:rPr>
          <w:rFonts w:hint="cs"/>
        </w:rPr>
        <w:t>anytime</w:t>
      </w:r>
      <w:r>
        <w:rPr>
          <w:rFonts w:hint="cs"/>
          <w:rtl/>
        </w:rPr>
        <w:t>; ביחד אתך בשמחה רבה.</w:t>
      </w:r>
    </w:p>
    <w:p w14:paraId="2E5833D9" w14:textId="77777777" w:rsidR="00000000" w:rsidRDefault="007C71EE">
      <w:pPr>
        <w:pStyle w:val="a"/>
        <w:rPr>
          <w:rtl/>
        </w:rPr>
      </w:pPr>
    </w:p>
    <w:p w14:paraId="08C9D783" w14:textId="77777777" w:rsidR="00000000" w:rsidRDefault="007C71EE">
      <w:pPr>
        <w:pStyle w:val="ac"/>
        <w:rPr>
          <w:rtl/>
        </w:rPr>
      </w:pPr>
      <w:r>
        <w:rPr>
          <w:rFonts w:hint="eastAsia"/>
          <w:rtl/>
        </w:rPr>
        <w:t>רוני</w:t>
      </w:r>
      <w:r>
        <w:rPr>
          <w:rtl/>
        </w:rPr>
        <w:t xml:space="preserve"> בר-און (הליכוד):</w:t>
      </w:r>
    </w:p>
    <w:p w14:paraId="425D8199" w14:textId="77777777" w:rsidR="00000000" w:rsidRDefault="007C71EE">
      <w:pPr>
        <w:pStyle w:val="a"/>
        <w:rPr>
          <w:rFonts w:hint="cs"/>
          <w:rtl/>
        </w:rPr>
      </w:pPr>
    </w:p>
    <w:p w14:paraId="1841AF97" w14:textId="77777777" w:rsidR="00000000" w:rsidRDefault="007C71EE">
      <w:pPr>
        <w:pStyle w:val="a"/>
        <w:ind w:left="719" w:firstLine="0"/>
        <w:rPr>
          <w:rFonts w:hint="cs"/>
          <w:rtl/>
        </w:rPr>
      </w:pPr>
      <w:r>
        <w:rPr>
          <w:rFonts w:hint="cs"/>
          <w:rtl/>
        </w:rPr>
        <w:t>- - -</w:t>
      </w:r>
    </w:p>
    <w:p w14:paraId="2AF9E1A3" w14:textId="77777777" w:rsidR="00000000" w:rsidRDefault="007C71EE">
      <w:pPr>
        <w:pStyle w:val="a"/>
        <w:rPr>
          <w:rFonts w:hint="cs"/>
          <w:rtl/>
        </w:rPr>
      </w:pPr>
    </w:p>
    <w:p w14:paraId="4F520361" w14:textId="77777777" w:rsidR="00000000" w:rsidRDefault="007C71EE">
      <w:pPr>
        <w:pStyle w:val="ad"/>
        <w:rPr>
          <w:rtl/>
        </w:rPr>
      </w:pPr>
      <w:r>
        <w:rPr>
          <w:rtl/>
        </w:rPr>
        <w:t>היו"ר מוחמד ברכה:</w:t>
      </w:r>
    </w:p>
    <w:p w14:paraId="18587FED" w14:textId="77777777" w:rsidR="00000000" w:rsidRDefault="007C71EE">
      <w:pPr>
        <w:pStyle w:val="a"/>
        <w:rPr>
          <w:rtl/>
        </w:rPr>
      </w:pPr>
    </w:p>
    <w:p w14:paraId="163058DA" w14:textId="77777777" w:rsidR="00000000" w:rsidRDefault="007C71EE">
      <w:pPr>
        <w:pStyle w:val="a"/>
        <w:rPr>
          <w:rFonts w:hint="cs"/>
          <w:rtl/>
        </w:rPr>
      </w:pPr>
      <w:r>
        <w:rPr>
          <w:rFonts w:hint="cs"/>
          <w:rtl/>
        </w:rPr>
        <w:t>אז תעמוד. יש שם תזמורת של המשטרה שמקבלת את פני נשיא הפרלמנט האיטלקי. תלך להשתתף בקבלת הפנים, חבר הכנסת בר-און.</w:t>
      </w:r>
    </w:p>
    <w:p w14:paraId="57CD6E0C" w14:textId="77777777" w:rsidR="00000000" w:rsidRDefault="007C71EE">
      <w:pPr>
        <w:pStyle w:val="a"/>
        <w:rPr>
          <w:rFonts w:hint="cs"/>
          <w:rtl/>
        </w:rPr>
      </w:pPr>
    </w:p>
    <w:p w14:paraId="7F03ADCE" w14:textId="77777777" w:rsidR="00000000" w:rsidRDefault="007C71EE">
      <w:pPr>
        <w:pStyle w:val="a"/>
        <w:rPr>
          <w:rFonts w:hint="cs"/>
          <w:rtl/>
        </w:rPr>
      </w:pPr>
      <w:r>
        <w:rPr>
          <w:rFonts w:hint="cs"/>
          <w:rtl/>
        </w:rPr>
        <w:t>רבותי, בשעה 09:00 אנחנו חייבים להתחיל את הסיבוב האחרון של הדיון בהסתייגויות. לכן, את הזמן שנותר מעכשיו עד השעה 09:00</w:t>
      </w:r>
      <w:r>
        <w:rPr>
          <w:rFonts w:hint="cs"/>
          <w:rtl/>
        </w:rPr>
        <w:t xml:space="preserve"> </w:t>
      </w:r>
      <w:r>
        <w:rPr>
          <w:rtl/>
        </w:rPr>
        <w:t>–</w:t>
      </w:r>
      <w:r>
        <w:rPr>
          <w:rFonts w:hint="cs"/>
          <w:rtl/>
        </w:rPr>
        <w:t xml:space="preserve"> 12 דקות </w:t>
      </w:r>
      <w:r>
        <w:rPr>
          <w:rtl/>
        </w:rPr>
        <w:t>–</w:t>
      </w:r>
      <w:r>
        <w:rPr>
          <w:rFonts w:hint="cs"/>
          <w:rtl/>
        </w:rPr>
        <w:t xml:space="preserve"> נחלק שווה בשווה בין חבר הכנסת זחאלקה לבין חברת הכנסת אתי לבני.  קודם - חבר הכנסת ג'מאל זחאלקה.  בבקשה. שש דקות וחצי.</w:t>
      </w:r>
    </w:p>
    <w:p w14:paraId="4B2FA3CF" w14:textId="77777777" w:rsidR="00000000" w:rsidRDefault="007C71EE">
      <w:pPr>
        <w:pStyle w:val="a"/>
        <w:rPr>
          <w:rFonts w:hint="cs"/>
          <w:rtl/>
        </w:rPr>
      </w:pPr>
    </w:p>
    <w:p w14:paraId="7DAC0C4B" w14:textId="77777777" w:rsidR="00000000" w:rsidRDefault="007C71EE">
      <w:pPr>
        <w:pStyle w:val="Speaker"/>
        <w:rPr>
          <w:rtl/>
        </w:rPr>
      </w:pPr>
      <w:bookmarkStart w:id="2304" w:name="FS000001061T28_05_2003_09_34_54"/>
      <w:bookmarkEnd w:id="2304"/>
      <w:r>
        <w:rPr>
          <w:rFonts w:hint="eastAsia"/>
          <w:rtl/>
        </w:rPr>
        <w:t>ג</w:t>
      </w:r>
      <w:r>
        <w:rPr>
          <w:rtl/>
        </w:rPr>
        <w:t>'מאל זחאלקה (בל"ד):</w:t>
      </w:r>
    </w:p>
    <w:p w14:paraId="4C60A01E" w14:textId="77777777" w:rsidR="00000000" w:rsidRDefault="007C71EE">
      <w:pPr>
        <w:pStyle w:val="a"/>
        <w:rPr>
          <w:rFonts w:hint="cs"/>
          <w:rtl/>
        </w:rPr>
      </w:pPr>
    </w:p>
    <w:p w14:paraId="31EB76F1" w14:textId="77777777" w:rsidR="00000000" w:rsidRDefault="007C71EE">
      <w:pPr>
        <w:pStyle w:val="a"/>
        <w:rPr>
          <w:rFonts w:hint="cs"/>
          <w:rtl/>
        </w:rPr>
      </w:pPr>
      <w:r>
        <w:rPr>
          <w:rFonts w:hint="cs"/>
          <w:rtl/>
        </w:rPr>
        <w:t>אדוני היושב-ראש, גבירותי ורבותי חברי הכנסת, לקראת סוף הדיון ולאחר ששמענו וקראנו לא רק את ההסברים אלא גם</w:t>
      </w:r>
      <w:r>
        <w:rPr>
          <w:rFonts w:hint="cs"/>
          <w:rtl/>
        </w:rPr>
        <w:t xml:space="preserve"> את הנימוקים, אני רוצה לקבוע שאין בפנינו תוכנית כלכלית. אין תוכנית כלכלית כטענתה, כלומר, תוכנית שבאה לפתור בעיה כלכלית קיימת, משבר חירום, אלא יש בפנינו מרשם פוליטי.</w:t>
      </w:r>
    </w:p>
    <w:p w14:paraId="313EBF70" w14:textId="77777777" w:rsidR="00000000" w:rsidRDefault="007C71EE">
      <w:pPr>
        <w:pStyle w:val="a"/>
        <w:rPr>
          <w:rFonts w:hint="cs"/>
          <w:rtl/>
        </w:rPr>
      </w:pPr>
    </w:p>
    <w:p w14:paraId="4F42F4E4" w14:textId="77777777" w:rsidR="00000000" w:rsidRDefault="007C71EE">
      <w:pPr>
        <w:pStyle w:val="a"/>
        <w:rPr>
          <w:rFonts w:hint="cs"/>
          <w:rtl/>
        </w:rPr>
      </w:pPr>
      <w:r>
        <w:rPr>
          <w:rFonts w:hint="cs"/>
          <w:rtl/>
        </w:rPr>
        <w:t xml:space="preserve">  כששר האוצר נשאל על התוכנית הכלכלית ועל השפעותיה על הציבור בכלל הוא אמר:  קחו לדוגמה את א</w:t>
      </w:r>
      <w:r>
        <w:rPr>
          <w:rFonts w:hint="cs"/>
          <w:rtl/>
        </w:rPr>
        <w:t xml:space="preserve">רצות-הברית, יש שם שכר ממוצע גבוה, יש פערים אדירים, וזו מדינה משגשגת מבחינה כלכלית. האמת היא, שלא במקרה הוא הביא את ארצות-הברית כדוגמה. כי הוא מתחרה עם ארצות-הברית על המקום הראשון בפערים חברתיים ובאי-שוויון. </w:t>
      </w:r>
    </w:p>
    <w:p w14:paraId="56B9BA6D" w14:textId="77777777" w:rsidR="00000000" w:rsidRDefault="007C71EE">
      <w:pPr>
        <w:pStyle w:val="a"/>
        <w:rPr>
          <w:rFonts w:hint="cs"/>
          <w:rtl/>
        </w:rPr>
      </w:pPr>
    </w:p>
    <w:p w14:paraId="2E31BB25" w14:textId="77777777" w:rsidR="00000000" w:rsidRDefault="007C71EE">
      <w:pPr>
        <w:pStyle w:val="ad"/>
        <w:rPr>
          <w:rtl/>
        </w:rPr>
      </w:pPr>
      <w:r>
        <w:rPr>
          <w:rtl/>
        </w:rPr>
        <w:t>היו"ר מוחמד ברכה:</w:t>
      </w:r>
    </w:p>
    <w:p w14:paraId="44E54239" w14:textId="77777777" w:rsidR="00000000" w:rsidRDefault="007C71EE">
      <w:pPr>
        <w:pStyle w:val="a"/>
        <w:rPr>
          <w:rtl/>
        </w:rPr>
      </w:pPr>
    </w:p>
    <w:p w14:paraId="2A2A5EFF" w14:textId="77777777" w:rsidR="00000000" w:rsidRDefault="007C71EE">
      <w:pPr>
        <w:pStyle w:val="a"/>
        <w:rPr>
          <w:rFonts w:hint="cs"/>
          <w:rtl/>
        </w:rPr>
      </w:pPr>
      <w:r>
        <w:rPr>
          <w:rFonts w:hint="cs"/>
          <w:rtl/>
        </w:rPr>
        <w:t>זה הוכרע מזמן. מדינת ישראל ה</w:t>
      </w:r>
      <w:r>
        <w:rPr>
          <w:rFonts w:hint="cs"/>
          <w:rtl/>
        </w:rPr>
        <w:t xml:space="preserve">יא הראשונה בעולם בפערי הכנסה בין עושר לעוני. </w:t>
      </w:r>
    </w:p>
    <w:p w14:paraId="368B31C2" w14:textId="77777777" w:rsidR="00000000" w:rsidRDefault="007C71EE">
      <w:pPr>
        <w:pStyle w:val="a"/>
        <w:rPr>
          <w:rFonts w:hint="cs"/>
          <w:rtl/>
        </w:rPr>
      </w:pPr>
    </w:p>
    <w:p w14:paraId="1500A025" w14:textId="77777777" w:rsidR="00000000" w:rsidRDefault="007C71EE">
      <w:pPr>
        <w:pStyle w:val="SpeakerCon"/>
        <w:rPr>
          <w:rtl/>
        </w:rPr>
      </w:pPr>
      <w:bookmarkStart w:id="2305" w:name="FS000001061T28_05_2003_09_28_47"/>
      <w:bookmarkStart w:id="2306" w:name="FS000001061T28_05_2003_09_28_53C"/>
      <w:bookmarkEnd w:id="2305"/>
      <w:bookmarkEnd w:id="2306"/>
      <w:r>
        <w:rPr>
          <w:rtl/>
        </w:rPr>
        <w:t>ג'מאל זחאלקה (בל"ד):</w:t>
      </w:r>
    </w:p>
    <w:p w14:paraId="540C558D" w14:textId="77777777" w:rsidR="00000000" w:rsidRDefault="007C71EE">
      <w:pPr>
        <w:pStyle w:val="a"/>
        <w:rPr>
          <w:rtl/>
        </w:rPr>
      </w:pPr>
    </w:p>
    <w:p w14:paraId="783ADF35" w14:textId="77777777" w:rsidR="00000000" w:rsidRDefault="007C71EE">
      <w:pPr>
        <w:pStyle w:val="a"/>
        <w:rPr>
          <w:rFonts w:hint="cs"/>
          <w:rtl/>
        </w:rPr>
      </w:pPr>
      <w:r>
        <w:rPr>
          <w:rFonts w:hint="cs"/>
          <w:rtl/>
        </w:rPr>
        <w:t>בפערים של אי-שוויון, בסדר. ארצות-הברית היא הדוגמה, וארצות-הברית היא המודל בשביל נתניהו מבחינה חברתית-כלכלית. נשאלת השאלה, האם התוכנית הכלכלית-החברתית באה לפתור בעיית חירום או למסד את המבנ</w:t>
      </w:r>
      <w:r>
        <w:rPr>
          <w:rFonts w:hint="cs"/>
          <w:rtl/>
        </w:rPr>
        <w:t>ה הכלכלי-החברתי על-פי המודל האמריקני. ולא רק על-פי המודל האמריקני, אלא על-פי דעתו של הימין האמריקני, האנשים הקרויים "חבריו של ביבי", שבעצם לא רוצים אפילו את השירותים הציבוריים המעטים שיש בארצות-הברית. אז יש בפנינו תוכנית כלכלית שבאה לשנות הכול מן היסוד, וה</w:t>
      </w:r>
      <w:r>
        <w:rPr>
          <w:rFonts w:hint="cs"/>
          <w:rtl/>
        </w:rPr>
        <w:t>סכנה שבה היא העתיד, כלומר יבואו עוד תוכניות כאלה שיהרסו מה שנשאר מהתוכנית הזאת.</w:t>
      </w:r>
    </w:p>
    <w:p w14:paraId="0591DE0E" w14:textId="77777777" w:rsidR="00000000" w:rsidRDefault="007C71EE">
      <w:pPr>
        <w:pStyle w:val="a"/>
        <w:rPr>
          <w:rFonts w:hint="cs"/>
          <w:rtl/>
        </w:rPr>
      </w:pPr>
    </w:p>
    <w:p w14:paraId="480084D8" w14:textId="77777777" w:rsidR="00000000" w:rsidRDefault="007C71EE">
      <w:pPr>
        <w:pStyle w:val="a"/>
        <w:rPr>
          <w:rFonts w:hint="cs"/>
          <w:rtl/>
        </w:rPr>
      </w:pPr>
      <w:r>
        <w:rPr>
          <w:rFonts w:hint="cs"/>
          <w:rtl/>
        </w:rPr>
        <w:t>אני מציע לשר האוצר ולשר המשפטים ולמר שטרית, השר בלי תיק, להתחיל לבנות בתי-סוהר מעכשיו. לפי התוכנית הזאת, ההיגיון אומר שצריך להתחיל מייד תוכנית חירום לבניית בתי-סוהר, כי התוכני</w:t>
      </w:r>
      <w:r>
        <w:rPr>
          <w:rFonts w:hint="cs"/>
          <w:rtl/>
        </w:rPr>
        <w:t xml:space="preserve">ת תגדיל את העבריינות, את המצב שבו לאנשים לא יהיה מה לאכול אלא אם יגנבו. אנחנו יודעים שבמצבים כאלה צריך לבנות בתי-סוהר. </w:t>
      </w:r>
    </w:p>
    <w:p w14:paraId="56F5306E" w14:textId="77777777" w:rsidR="00000000" w:rsidRDefault="007C71EE">
      <w:pPr>
        <w:pStyle w:val="a"/>
        <w:rPr>
          <w:rFonts w:hint="cs"/>
          <w:rtl/>
        </w:rPr>
      </w:pPr>
    </w:p>
    <w:p w14:paraId="174FBD43" w14:textId="77777777" w:rsidR="00000000" w:rsidRDefault="007C71EE">
      <w:pPr>
        <w:pStyle w:val="a"/>
        <w:rPr>
          <w:rFonts w:hint="cs"/>
          <w:rtl/>
        </w:rPr>
      </w:pPr>
      <w:r>
        <w:rPr>
          <w:rFonts w:hint="cs"/>
          <w:rtl/>
        </w:rPr>
        <w:t>התוכנית הכלכלית הזאת, צריך להתנגד לה בחריפות, ולו מסיבה אחת: בתוכנית הכלכלית הזאת יש פגיעה בציבור של 20% מהאזרחים במדינה. אומרים לי שפו</w:t>
      </w:r>
      <w:r>
        <w:rPr>
          <w:rFonts w:hint="cs"/>
          <w:rtl/>
        </w:rPr>
        <w:t>געים בכולם. אני אגיד לכם מה ההבדל כאן. כשנסגרו העסקאות בוועדת הכספים, כשנערכו הדיונים בוועדת הכספים, העניין שלנו לא עלה. תוכנית 4  המיליארדים מתה, נעלמה, בוטלה, בלי שיודיעו על כך. אני תובע ממר שטרית ומשר האוצר להודיע לנו שתוכנית 4 המילארדים בוטלה. זה אפילו</w:t>
      </w:r>
      <w:r>
        <w:rPr>
          <w:rFonts w:hint="cs"/>
          <w:rtl/>
        </w:rPr>
        <w:t xml:space="preserve"> מעליב לבטל את התוכנית בלי להודיע על כך. </w:t>
      </w:r>
    </w:p>
    <w:p w14:paraId="691C69E3" w14:textId="77777777" w:rsidR="00000000" w:rsidRDefault="007C71EE">
      <w:pPr>
        <w:pStyle w:val="a"/>
        <w:rPr>
          <w:rFonts w:hint="cs"/>
          <w:rtl/>
        </w:rPr>
      </w:pPr>
    </w:p>
    <w:p w14:paraId="02170C4D" w14:textId="77777777" w:rsidR="00000000" w:rsidRDefault="007C71EE">
      <w:pPr>
        <w:pStyle w:val="ac"/>
        <w:rPr>
          <w:rtl/>
        </w:rPr>
      </w:pPr>
      <w:r>
        <w:rPr>
          <w:rFonts w:hint="eastAsia"/>
          <w:rtl/>
        </w:rPr>
        <w:t>השר</w:t>
      </w:r>
      <w:r>
        <w:rPr>
          <w:rtl/>
        </w:rPr>
        <w:t xml:space="preserve"> מאיר שטרית:</w:t>
      </w:r>
    </w:p>
    <w:p w14:paraId="493F897D" w14:textId="77777777" w:rsidR="00000000" w:rsidRDefault="007C71EE">
      <w:pPr>
        <w:pStyle w:val="a"/>
        <w:rPr>
          <w:rFonts w:hint="cs"/>
          <w:rtl/>
        </w:rPr>
      </w:pPr>
    </w:p>
    <w:p w14:paraId="258A5E00" w14:textId="77777777" w:rsidR="00000000" w:rsidRDefault="007C71EE">
      <w:pPr>
        <w:pStyle w:val="a"/>
        <w:rPr>
          <w:rFonts w:hint="cs"/>
          <w:rtl/>
        </w:rPr>
      </w:pPr>
      <w:r>
        <w:rPr>
          <w:rFonts w:hint="cs"/>
          <w:rtl/>
        </w:rPr>
        <w:t>איזו תוכנית?</w:t>
      </w:r>
    </w:p>
    <w:p w14:paraId="4844EB75" w14:textId="77777777" w:rsidR="00000000" w:rsidRDefault="007C71EE">
      <w:pPr>
        <w:pStyle w:val="a"/>
        <w:rPr>
          <w:rFonts w:hint="cs"/>
          <w:rtl/>
        </w:rPr>
      </w:pPr>
    </w:p>
    <w:p w14:paraId="1709CFF5" w14:textId="77777777" w:rsidR="00000000" w:rsidRDefault="007C71EE">
      <w:pPr>
        <w:pStyle w:val="ad"/>
        <w:rPr>
          <w:rtl/>
        </w:rPr>
      </w:pPr>
      <w:r>
        <w:rPr>
          <w:rtl/>
        </w:rPr>
        <w:t>היו"ר מוחמד ברכה:</w:t>
      </w:r>
    </w:p>
    <w:p w14:paraId="6E7BA56B" w14:textId="77777777" w:rsidR="00000000" w:rsidRDefault="007C71EE">
      <w:pPr>
        <w:pStyle w:val="a"/>
        <w:rPr>
          <w:rtl/>
        </w:rPr>
      </w:pPr>
    </w:p>
    <w:p w14:paraId="1885FBA6" w14:textId="77777777" w:rsidR="00000000" w:rsidRDefault="007C71EE">
      <w:pPr>
        <w:pStyle w:val="a"/>
        <w:rPr>
          <w:rFonts w:hint="cs"/>
          <w:rtl/>
        </w:rPr>
      </w:pPr>
      <w:r>
        <w:rPr>
          <w:rFonts w:hint="cs"/>
          <w:rtl/>
        </w:rPr>
        <w:t>תוכנית 4 המיליארדים שירשתם מממשלתו של ברק, וראש הממשלה שרון הודיע שהוא מקיים אותה. זאת תוכנית שהיתה אמורה להתבצע בתוך ארבע שנים, והיא עכשיו בשנה החמישית או השישית.</w:t>
      </w:r>
      <w:r>
        <w:rPr>
          <w:rFonts w:hint="cs"/>
          <w:rtl/>
        </w:rPr>
        <w:t xml:space="preserve"> אתה יודע על מה מדובר. </w:t>
      </w:r>
    </w:p>
    <w:p w14:paraId="6713D9DB" w14:textId="77777777" w:rsidR="00000000" w:rsidRDefault="007C71EE">
      <w:pPr>
        <w:pStyle w:val="a"/>
        <w:rPr>
          <w:rFonts w:hint="cs"/>
          <w:rtl/>
        </w:rPr>
      </w:pPr>
    </w:p>
    <w:p w14:paraId="7F999C7E" w14:textId="77777777" w:rsidR="00000000" w:rsidRDefault="007C71EE">
      <w:pPr>
        <w:pStyle w:val="SpeakerCon"/>
        <w:rPr>
          <w:rtl/>
        </w:rPr>
      </w:pPr>
      <w:bookmarkStart w:id="2307" w:name="FS000001061T28_05_2003_09_37_12C"/>
      <w:bookmarkEnd w:id="2307"/>
      <w:r>
        <w:rPr>
          <w:rtl/>
        </w:rPr>
        <w:t>ג'מאל זחאלקה (בל"ד):</w:t>
      </w:r>
    </w:p>
    <w:p w14:paraId="43158A3B" w14:textId="77777777" w:rsidR="00000000" w:rsidRDefault="007C71EE">
      <w:pPr>
        <w:pStyle w:val="a"/>
        <w:rPr>
          <w:rtl/>
        </w:rPr>
      </w:pPr>
    </w:p>
    <w:p w14:paraId="2C64C809" w14:textId="77777777" w:rsidR="00000000" w:rsidRDefault="007C71EE">
      <w:pPr>
        <w:pStyle w:val="a"/>
        <w:rPr>
          <w:rFonts w:hint="cs"/>
          <w:rtl/>
        </w:rPr>
      </w:pPr>
      <w:r>
        <w:rPr>
          <w:rFonts w:hint="cs"/>
          <w:rtl/>
        </w:rPr>
        <w:t xml:space="preserve">התוכנית מתה, אבל כשאנחנו מגישים שאילתה לשר כלשהו, הוא עולה לדוכן ומתחיל לקרוא לנו מתוך התוכנית: יש תוכנית לעשות כך ולעשות כך. אבל לא מיישמים דבר מזה, ממש משקרים לנו  בפנים. </w:t>
      </w:r>
    </w:p>
    <w:p w14:paraId="315AC980" w14:textId="77777777" w:rsidR="00000000" w:rsidRDefault="007C71EE">
      <w:pPr>
        <w:pStyle w:val="a"/>
        <w:rPr>
          <w:rFonts w:hint="cs"/>
          <w:rtl/>
        </w:rPr>
      </w:pPr>
    </w:p>
    <w:p w14:paraId="02F1113D" w14:textId="77777777" w:rsidR="00000000" w:rsidRDefault="007C71EE">
      <w:pPr>
        <w:pStyle w:val="ad"/>
        <w:rPr>
          <w:rtl/>
        </w:rPr>
      </w:pPr>
      <w:r>
        <w:rPr>
          <w:rtl/>
        </w:rPr>
        <w:t>היו"ר מוחמד ברכה:</w:t>
      </w:r>
    </w:p>
    <w:p w14:paraId="752F0D8D" w14:textId="77777777" w:rsidR="00000000" w:rsidRDefault="007C71EE">
      <w:pPr>
        <w:pStyle w:val="a"/>
        <w:rPr>
          <w:rtl/>
        </w:rPr>
      </w:pPr>
    </w:p>
    <w:p w14:paraId="2927C380" w14:textId="77777777" w:rsidR="00000000" w:rsidRDefault="007C71EE">
      <w:pPr>
        <w:pStyle w:val="a"/>
        <w:rPr>
          <w:rFonts w:hint="cs"/>
          <w:rtl/>
        </w:rPr>
      </w:pPr>
      <w:r>
        <w:rPr>
          <w:rFonts w:hint="cs"/>
          <w:rtl/>
        </w:rPr>
        <w:t>חשוב שתהיה תוכנ</w:t>
      </w:r>
      <w:r>
        <w:rPr>
          <w:rFonts w:hint="cs"/>
          <w:rtl/>
        </w:rPr>
        <w:t xml:space="preserve">ית. </w:t>
      </w:r>
    </w:p>
    <w:p w14:paraId="7583D7D8" w14:textId="77777777" w:rsidR="00000000" w:rsidRDefault="007C71EE">
      <w:pPr>
        <w:pStyle w:val="a"/>
        <w:rPr>
          <w:rFonts w:hint="cs"/>
          <w:rtl/>
        </w:rPr>
      </w:pPr>
    </w:p>
    <w:p w14:paraId="5DFC6B35" w14:textId="77777777" w:rsidR="00000000" w:rsidRDefault="007C71EE">
      <w:pPr>
        <w:pStyle w:val="SpeakerCon"/>
        <w:rPr>
          <w:rtl/>
        </w:rPr>
      </w:pPr>
      <w:bookmarkStart w:id="2308" w:name="FS000001061T28_05_2003_09_38_22C"/>
      <w:bookmarkEnd w:id="2308"/>
      <w:r>
        <w:rPr>
          <w:rtl/>
        </w:rPr>
        <w:t>ג'מאל זחאלקה (בל"ד):</w:t>
      </w:r>
    </w:p>
    <w:p w14:paraId="37A9C644" w14:textId="77777777" w:rsidR="00000000" w:rsidRDefault="007C71EE">
      <w:pPr>
        <w:pStyle w:val="a"/>
        <w:rPr>
          <w:rtl/>
        </w:rPr>
      </w:pPr>
    </w:p>
    <w:p w14:paraId="0727FBC5" w14:textId="77777777" w:rsidR="00000000" w:rsidRDefault="007C71EE">
      <w:pPr>
        <w:pStyle w:val="a"/>
        <w:rPr>
          <w:rFonts w:hint="cs"/>
          <w:rtl/>
        </w:rPr>
      </w:pPr>
      <w:r>
        <w:rPr>
          <w:rFonts w:hint="cs"/>
          <w:rtl/>
        </w:rPr>
        <w:t xml:space="preserve">אם אתה קורא את התוכנית הכלכלית החדשה, התוכנית של 4 המיליארדים מתה, חלאס, אין תוכנית. אבל לא מודיעים, לא טורחים אפילו להודיע. היא נעלמה בלי דיון בעניין. </w:t>
      </w:r>
    </w:p>
    <w:p w14:paraId="23F2589C" w14:textId="77777777" w:rsidR="00000000" w:rsidRDefault="007C71EE">
      <w:pPr>
        <w:pStyle w:val="a"/>
        <w:rPr>
          <w:rFonts w:hint="cs"/>
          <w:rtl/>
        </w:rPr>
      </w:pPr>
    </w:p>
    <w:p w14:paraId="233E1A50" w14:textId="77777777" w:rsidR="00000000" w:rsidRDefault="007C71EE">
      <w:pPr>
        <w:pStyle w:val="a"/>
        <w:rPr>
          <w:rFonts w:hint="cs"/>
          <w:rtl/>
        </w:rPr>
      </w:pPr>
      <w:r>
        <w:rPr>
          <w:rFonts w:hint="cs"/>
          <w:rtl/>
        </w:rPr>
        <w:t xml:space="preserve">אם נערך דיון והתוכנית הכלכלית שונתה - עקבתי אחרי הסעיפים בזה אחר זה, ואין </w:t>
      </w:r>
      <w:r>
        <w:rPr>
          <w:rFonts w:hint="cs"/>
          <w:rtl/>
        </w:rPr>
        <w:t>סעיף אחד שבוטל מתוך התחשבות במצב הקשה של האוכלוסייה הערבית. כלומר, אנחנו לא היינו חלק מהדיונים. שלא לדבר על זה שבוועדת הכספים אין חבר מאחת הסיעות הערביות. זה עניין בפני עצמו. אבל העניין עצמו, לא החבר, לא נדון, אנחנו לא היינו על שולחן הדיונים. 20% מתושבי המ</w:t>
      </w:r>
      <w:r>
        <w:rPr>
          <w:rFonts w:hint="cs"/>
          <w:rtl/>
        </w:rPr>
        <w:t xml:space="preserve">דינה לא היו חלק מהדיונים. עניינם לא עמד על השולחן, לא עמד לנגד עיניהם של המחליטים. ורק זה לבד צריך לכוון כל אדם או כל חבר כנסת או חברת כנסת, הגון או הגונה, להצביע נגד התוכנית. רק הסיבה הזאת בפני עצמה. </w:t>
      </w:r>
    </w:p>
    <w:p w14:paraId="20842709" w14:textId="77777777" w:rsidR="00000000" w:rsidRDefault="007C71EE">
      <w:pPr>
        <w:pStyle w:val="a"/>
        <w:rPr>
          <w:rFonts w:hint="cs"/>
          <w:rtl/>
        </w:rPr>
      </w:pPr>
    </w:p>
    <w:p w14:paraId="08DA520C" w14:textId="77777777" w:rsidR="00000000" w:rsidRDefault="007C71EE">
      <w:pPr>
        <w:pStyle w:val="a"/>
        <w:rPr>
          <w:rFonts w:hint="cs"/>
          <w:rtl/>
        </w:rPr>
      </w:pPr>
      <w:r>
        <w:rPr>
          <w:rFonts w:hint="cs"/>
          <w:rtl/>
        </w:rPr>
        <w:t>התוכנית הזאת ממשיכה מצב אנומלי, כשבארץ יש יעדים כלכלי</w:t>
      </w:r>
      <w:r>
        <w:rPr>
          <w:rFonts w:hint="cs"/>
          <w:rtl/>
        </w:rPr>
        <w:t xml:space="preserve">ים. למה היא באה התוכנית הזאת? אומרים: לרסן את האינפלציה, לשמור על יעד האינפלציה ועל יעד הגירעון. אבל יעדים חברתיים הם פתוחים, כלומר אפשר להשיג את שני היעדים הכלכליים המספריים האלה בלי להתחשב בהשלכות החברתיות. האבטלה זה עניין פתוח, היא יכולה לעלות ככל שהיא </w:t>
      </w:r>
      <w:r>
        <w:rPr>
          <w:rFonts w:hint="cs"/>
          <w:rtl/>
        </w:rPr>
        <w:t xml:space="preserve">יכולה. בתוכנית הזאת אין שום בלם או שום יעד שיכולים להגביל את השפעותיה החברתיות ההרסניות על כולם, ולכן צריך להתנגד לה. תודה רבה. </w:t>
      </w:r>
    </w:p>
    <w:p w14:paraId="3A8A5EAA" w14:textId="77777777" w:rsidR="00000000" w:rsidRDefault="007C71EE">
      <w:pPr>
        <w:pStyle w:val="a"/>
        <w:rPr>
          <w:rFonts w:hint="cs"/>
          <w:rtl/>
        </w:rPr>
      </w:pPr>
    </w:p>
    <w:p w14:paraId="695E8476" w14:textId="77777777" w:rsidR="00000000" w:rsidRDefault="007C71EE">
      <w:pPr>
        <w:pStyle w:val="ad"/>
        <w:rPr>
          <w:rtl/>
        </w:rPr>
      </w:pPr>
      <w:r>
        <w:rPr>
          <w:rtl/>
        </w:rPr>
        <w:t>היו"ר מוחמד ברכה:</w:t>
      </w:r>
    </w:p>
    <w:p w14:paraId="6A0C8180" w14:textId="77777777" w:rsidR="00000000" w:rsidRDefault="007C71EE">
      <w:pPr>
        <w:pStyle w:val="a"/>
        <w:rPr>
          <w:rtl/>
        </w:rPr>
      </w:pPr>
    </w:p>
    <w:p w14:paraId="7CD0F525" w14:textId="77777777" w:rsidR="00000000" w:rsidRDefault="007C71EE">
      <w:pPr>
        <w:pStyle w:val="a"/>
        <w:rPr>
          <w:rFonts w:hint="cs"/>
          <w:rtl/>
        </w:rPr>
      </w:pPr>
      <w:r>
        <w:rPr>
          <w:rFonts w:hint="cs"/>
          <w:rtl/>
        </w:rPr>
        <w:t xml:space="preserve">תודה, חבר הכנסת זחאלקה. </w:t>
      </w:r>
    </w:p>
    <w:p w14:paraId="775990FD" w14:textId="77777777" w:rsidR="00000000" w:rsidRDefault="007C71EE">
      <w:pPr>
        <w:pStyle w:val="a"/>
        <w:rPr>
          <w:rFonts w:hint="cs"/>
          <w:rtl/>
        </w:rPr>
      </w:pPr>
    </w:p>
    <w:p w14:paraId="421C2030" w14:textId="77777777" w:rsidR="00000000" w:rsidRDefault="007C71EE">
      <w:pPr>
        <w:pStyle w:val="a"/>
        <w:rPr>
          <w:rFonts w:hint="cs"/>
          <w:rtl/>
        </w:rPr>
      </w:pPr>
      <w:r>
        <w:rPr>
          <w:rFonts w:hint="cs"/>
          <w:rtl/>
        </w:rPr>
        <w:t>יש טעות בשימוש במושג "תוכנית 4 המיליארדים", כי מדובר ב=2 מיליארדים, של סעיפים שהי</w:t>
      </w:r>
      <w:r>
        <w:rPr>
          <w:rFonts w:hint="cs"/>
          <w:rtl/>
        </w:rPr>
        <w:t xml:space="preserve">ו קיימים בתקציב. זאת לא תוספת, התוספת היא מיליארד אחד שמחולק לארבע שנים, ובינתיים עברו ארבע שנים בלי שזה ייושם. במקרה הטוב ביותר היא תהפוך לתוכנית המיליארד לשמונה שנים. </w:t>
      </w:r>
    </w:p>
    <w:p w14:paraId="4C0BA907" w14:textId="77777777" w:rsidR="00000000" w:rsidRDefault="007C71EE">
      <w:pPr>
        <w:pStyle w:val="a"/>
        <w:rPr>
          <w:rFonts w:hint="cs"/>
          <w:rtl/>
        </w:rPr>
      </w:pPr>
    </w:p>
    <w:p w14:paraId="76605857" w14:textId="77777777" w:rsidR="00000000" w:rsidRDefault="007C71EE">
      <w:pPr>
        <w:pStyle w:val="ac"/>
        <w:rPr>
          <w:rtl/>
        </w:rPr>
      </w:pPr>
      <w:r>
        <w:rPr>
          <w:rFonts w:hint="eastAsia"/>
          <w:rtl/>
        </w:rPr>
        <w:t>ג</w:t>
      </w:r>
      <w:r>
        <w:rPr>
          <w:rtl/>
        </w:rPr>
        <w:t>'מאל זחאלקה (בל"ד):</w:t>
      </w:r>
    </w:p>
    <w:p w14:paraId="692A09E6" w14:textId="77777777" w:rsidR="00000000" w:rsidRDefault="007C71EE">
      <w:pPr>
        <w:pStyle w:val="a"/>
        <w:rPr>
          <w:rFonts w:hint="cs"/>
          <w:rtl/>
        </w:rPr>
      </w:pPr>
    </w:p>
    <w:p w14:paraId="0CCAA5FB" w14:textId="77777777" w:rsidR="00000000" w:rsidRDefault="007C71EE">
      <w:pPr>
        <w:pStyle w:val="a"/>
        <w:rPr>
          <w:rFonts w:hint="cs"/>
          <w:rtl/>
        </w:rPr>
      </w:pPr>
      <w:r>
        <w:rPr>
          <w:rFonts w:hint="cs"/>
          <w:rtl/>
        </w:rPr>
        <w:t xml:space="preserve">אבל אף אחד לא הודיע על כך, ביטלו בלי להודיע. </w:t>
      </w:r>
    </w:p>
    <w:p w14:paraId="554E5776" w14:textId="77777777" w:rsidR="00000000" w:rsidRDefault="007C71EE">
      <w:pPr>
        <w:pStyle w:val="a"/>
        <w:rPr>
          <w:rFonts w:hint="cs"/>
          <w:rtl/>
        </w:rPr>
      </w:pPr>
    </w:p>
    <w:p w14:paraId="397E3C6F" w14:textId="77777777" w:rsidR="00000000" w:rsidRDefault="007C71EE">
      <w:pPr>
        <w:pStyle w:val="ad"/>
        <w:rPr>
          <w:rtl/>
        </w:rPr>
      </w:pPr>
      <w:r>
        <w:rPr>
          <w:rtl/>
        </w:rPr>
        <w:t>היו"ר מוחמד ברכה</w:t>
      </w:r>
      <w:r>
        <w:rPr>
          <w:rtl/>
        </w:rPr>
        <w:t>:</w:t>
      </w:r>
    </w:p>
    <w:p w14:paraId="3AE13DC0" w14:textId="77777777" w:rsidR="00000000" w:rsidRDefault="007C71EE">
      <w:pPr>
        <w:pStyle w:val="a"/>
        <w:rPr>
          <w:rtl/>
        </w:rPr>
      </w:pPr>
    </w:p>
    <w:p w14:paraId="6E0AB6E7" w14:textId="77777777" w:rsidR="00000000" w:rsidRDefault="007C71EE">
      <w:pPr>
        <w:pStyle w:val="a"/>
        <w:rPr>
          <w:rFonts w:hint="cs"/>
          <w:rtl/>
        </w:rPr>
      </w:pPr>
      <w:r>
        <w:rPr>
          <w:rFonts w:hint="cs"/>
          <w:rtl/>
        </w:rPr>
        <w:t xml:space="preserve">בבקשה, חברת הכנסת אתי לבני. </w:t>
      </w:r>
    </w:p>
    <w:p w14:paraId="2C17B90D" w14:textId="77777777" w:rsidR="00000000" w:rsidRDefault="007C71EE">
      <w:pPr>
        <w:pStyle w:val="a"/>
        <w:rPr>
          <w:rFonts w:hint="cs"/>
          <w:rtl/>
        </w:rPr>
      </w:pPr>
    </w:p>
    <w:p w14:paraId="2522E863" w14:textId="77777777" w:rsidR="00000000" w:rsidRDefault="007C71EE">
      <w:pPr>
        <w:pStyle w:val="Speaker"/>
        <w:rPr>
          <w:rtl/>
        </w:rPr>
      </w:pPr>
      <w:bookmarkStart w:id="2309" w:name="FS000001061T28_05_2003_09_46_55"/>
      <w:bookmarkStart w:id="2310" w:name="FS000001051T28_05_2003_09_48_13"/>
      <w:bookmarkEnd w:id="2309"/>
      <w:bookmarkEnd w:id="2310"/>
      <w:r>
        <w:rPr>
          <w:rFonts w:hint="eastAsia"/>
          <w:rtl/>
        </w:rPr>
        <w:t>אתי</w:t>
      </w:r>
      <w:r>
        <w:rPr>
          <w:rtl/>
        </w:rPr>
        <w:t xml:space="preserve"> לבני (שינוי):</w:t>
      </w:r>
    </w:p>
    <w:p w14:paraId="4739EE70" w14:textId="77777777" w:rsidR="00000000" w:rsidRDefault="007C71EE">
      <w:pPr>
        <w:pStyle w:val="a"/>
        <w:rPr>
          <w:rFonts w:hint="cs"/>
          <w:rtl/>
        </w:rPr>
      </w:pPr>
    </w:p>
    <w:p w14:paraId="147D1BAD" w14:textId="77777777" w:rsidR="00000000" w:rsidRDefault="007C71EE">
      <w:pPr>
        <w:pStyle w:val="a"/>
        <w:rPr>
          <w:rFonts w:hint="cs"/>
          <w:rtl/>
        </w:rPr>
      </w:pPr>
      <w:r>
        <w:rPr>
          <w:rFonts w:hint="cs"/>
          <w:rtl/>
        </w:rPr>
        <w:t>כבוד היושב-ראש, כנסת נכבדה, שר המשפטים, השר במשרד האוצר, בוקר טוב. במהלך היומיים האחרונים דיברתי כמה וכמה פעמים. כדי לסיים את מה שיש לי להגיד על התוכנית הכלכלית, אני רוצה לדבר באופן כללי על כך שחלק מההצלח</w:t>
      </w:r>
      <w:r>
        <w:rPr>
          <w:rFonts w:hint="cs"/>
          <w:rtl/>
        </w:rPr>
        <w:t>ה של תוכנית כלכלית היא קיומה של תוכנית מדינית, הליכה לשלום, ואני שמחה שבחלק הזה ביומיים האחרונים חל מפנה. ראש הממשלה הצהיר שהוא תומך במפת הדרכים והיתה הסכמה ממשלתית ללכת על זה. אני מודעת לבעיות, אני מודעת לסיכויי ההצלחה, כאלה ואחרים, אבל נדמה לי שהכנסת האל</w:t>
      </w:r>
      <w:r>
        <w:rPr>
          <w:rFonts w:hint="cs"/>
          <w:rtl/>
        </w:rPr>
        <w:t xml:space="preserve">מנט של חזון או אופק של פתרון מדיני, שכנראה יתגבש מתוך עצמו במהלך הזמן, ייצור אווירה שתאפשר גם יציאה מהמשבר הכלכלי וגם תאפשר אופטימיות כלשהי בקרב הציבור, שתוכל אולי לסחוף אחריה גם שוק יותר טוב, גם השקעות וגם מצב כלכלי יותר טוב. </w:t>
      </w:r>
    </w:p>
    <w:p w14:paraId="1E9B7F49" w14:textId="77777777" w:rsidR="00000000" w:rsidRDefault="007C71EE">
      <w:pPr>
        <w:pStyle w:val="a"/>
        <w:rPr>
          <w:rFonts w:hint="cs"/>
          <w:rtl/>
        </w:rPr>
      </w:pPr>
    </w:p>
    <w:p w14:paraId="4E6ED947" w14:textId="77777777" w:rsidR="00000000" w:rsidRDefault="007C71EE">
      <w:pPr>
        <w:pStyle w:val="a"/>
        <w:rPr>
          <w:rFonts w:hint="cs"/>
          <w:rtl/>
        </w:rPr>
      </w:pPr>
      <w:r>
        <w:rPr>
          <w:rFonts w:hint="cs"/>
          <w:rtl/>
        </w:rPr>
        <w:t>דבר שני שתורם ליציבות ולחוס</w:t>
      </w:r>
      <w:r>
        <w:rPr>
          <w:rFonts w:hint="cs"/>
          <w:rtl/>
        </w:rPr>
        <w:t xml:space="preserve">ן הכלכלי של כל חברה הוא החוסן של המערכות החברתיות שלה, של איכות הדמוקרטיה שלה, של מוסדות השלטון שלה, של השקיפות שלה. בעניין הזה אני רוצה לפנות אל שר המשפטים ולחזק את ידיו בחילופי הדברים שהיו בימים האחרונים בנושא של  בית-המשפט העליון. </w:t>
      </w:r>
    </w:p>
    <w:p w14:paraId="0D9256C2" w14:textId="77777777" w:rsidR="00000000" w:rsidRDefault="007C71EE">
      <w:pPr>
        <w:pStyle w:val="a"/>
        <w:rPr>
          <w:rFonts w:hint="cs"/>
          <w:rtl/>
        </w:rPr>
      </w:pPr>
    </w:p>
    <w:p w14:paraId="4216FB69" w14:textId="77777777" w:rsidR="00000000" w:rsidRDefault="007C71EE">
      <w:pPr>
        <w:pStyle w:val="ad"/>
        <w:rPr>
          <w:rtl/>
        </w:rPr>
      </w:pPr>
      <w:r>
        <w:rPr>
          <w:rtl/>
        </w:rPr>
        <w:t>היו"ר מוחמד ברכה:</w:t>
      </w:r>
    </w:p>
    <w:p w14:paraId="06B7C80F" w14:textId="77777777" w:rsidR="00000000" w:rsidRDefault="007C71EE">
      <w:pPr>
        <w:pStyle w:val="a"/>
        <w:rPr>
          <w:rtl/>
        </w:rPr>
      </w:pPr>
    </w:p>
    <w:p w14:paraId="5382A3EA" w14:textId="77777777" w:rsidR="00000000" w:rsidRDefault="007C71EE">
      <w:pPr>
        <w:pStyle w:val="a"/>
        <w:rPr>
          <w:rFonts w:hint="cs"/>
          <w:rtl/>
        </w:rPr>
      </w:pPr>
      <w:r>
        <w:rPr>
          <w:rFonts w:hint="cs"/>
          <w:rtl/>
        </w:rPr>
        <w:t>ל</w:t>
      </w:r>
      <w:r>
        <w:rPr>
          <w:rFonts w:hint="cs"/>
          <w:rtl/>
        </w:rPr>
        <w:t>א בסיעת שינוי?</w:t>
      </w:r>
    </w:p>
    <w:p w14:paraId="55D73840" w14:textId="77777777" w:rsidR="00000000" w:rsidRDefault="007C71EE">
      <w:pPr>
        <w:pStyle w:val="a"/>
        <w:rPr>
          <w:rFonts w:hint="cs"/>
          <w:rtl/>
        </w:rPr>
      </w:pPr>
    </w:p>
    <w:p w14:paraId="3C95CCD6" w14:textId="77777777" w:rsidR="00000000" w:rsidRDefault="007C71EE">
      <w:pPr>
        <w:pStyle w:val="SpeakerCon"/>
        <w:rPr>
          <w:rtl/>
        </w:rPr>
      </w:pPr>
      <w:bookmarkStart w:id="2311" w:name="FS000001051T28_05_2003_09_54_22C"/>
      <w:bookmarkEnd w:id="2311"/>
      <w:r>
        <w:rPr>
          <w:rtl/>
        </w:rPr>
        <w:t>אתי לבני (שינוי):</w:t>
      </w:r>
    </w:p>
    <w:p w14:paraId="59E0028F" w14:textId="77777777" w:rsidR="00000000" w:rsidRDefault="007C71EE">
      <w:pPr>
        <w:pStyle w:val="a"/>
        <w:rPr>
          <w:rtl/>
        </w:rPr>
      </w:pPr>
    </w:p>
    <w:p w14:paraId="01CF1978" w14:textId="77777777" w:rsidR="00000000" w:rsidRDefault="007C71EE">
      <w:pPr>
        <w:pStyle w:val="a"/>
        <w:rPr>
          <w:rFonts w:hint="cs"/>
          <w:rtl/>
        </w:rPr>
      </w:pPr>
      <w:r>
        <w:rPr>
          <w:rFonts w:hint="cs"/>
          <w:rtl/>
        </w:rPr>
        <w:t xml:space="preserve">בסיעת שינוי לא קורה כלום, הכול בסדר, כולם כאיש אחד. </w:t>
      </w:r>
    </w:p>
    <w:p w14:paraId="0110CB31" w14:textId="77777777" w:rsidR="00000000" w:rsidRDefault="007C71EE">
      <w:pPr>
        <w:pStyle w:val="a"/>
        <w:rPr>
          <w:rFonts w:hint="cs"/>
          <w:rtl/>
        </w:rPr>
      </w:pPr>
    </w:p>
    <w:p w14:paraId="7C4FCBED" w14:textId="77777777" w:rsidR="00000000" w:rsidRDefault="007C71EE">
      <w:pPr>
        <w:pStyle w:val="ad"/>
        <w:rPr>
          <w:rtl/>
        </w:rPr>
      </w:pPr>
      <w:r>
        <w:rPr>
          <w:rtl/>
        </w:rPr>
        <w:t>היו"ר מוחמד ברכה:</w:t>
      </w:r>
    </w:p>
    <w:p w14:paraId="1C4F2B9F" w14:textId="77777777" w:rsidR="00000000" w:rsidRDefault="007C71EE">
      <w:pPr>
        <w:pStyle w:val="a"/>
        <w:rPr>
          <w:rtl/>
        </w:rPr>
      </w:pPr>
    </w:p>
    <w:p w14:paraId="2449220B" w14:textId="77777777" w:rsidR="00000000" w:rsidRDefault="007C71EE">
      <w:pPr>
        <w:pStyle w:val="a"/>
        <w:rPr>
          <w:rFonts w:hint="cs"/>
          <w:rtl/>
        </w:rPr>
      </w:pPr>
      <w:r>
        <w:rPr>
          <w:rFonts w:hint="cs"/>
          <w:rtl/>
        </w:rPr>
        <w:t xml:space="preserve">אמרו לו שהוא אדמו"ר. </w:t>
      </w:r>
    </w:p>
    <w:p w14:paraId="24ABCB14" w14:textId="77777777" w:rsidR="00000000" w:rsidRDefault="007C71EE">
      <w:pPr>
        <w:pStyle w:val="a"/>
        <w:rPr>
          <w:rFonts w:hint="cs"/>
          <w:rtl/>
        </w:rPr>
      </w:pPr>
    </w:p>
    <w:p w14:paraId="6D9A71E4" w14:textId="77777777" w:rsidR="00000000" w:rsidRDefault="007C71EE">
      <w:pPr>
        <w:pStyle w:val="SpeakerCon"/>
        <w:rPr>
          <w:rtl/>
        </w:rPr>
      </w:pPr>
      <w:bookmarkStart w:id="2312" w:name="FS000001051T28_05_2003_09_54_53C"/>
      <w:bookmarkEnd w:id="2312"/>
    </w:p>
    <w:p w14:paraId="5910176F" w14:textId="77777777" w:rsidR="00000000" w:rsidRDefault="007C71EE">
      <w:pPr>
        <w:pStyle w:val="SpeakerCon"/>
        <w:rPr>
          <w:rtl/>
        </w:rPr>
      </w:pPr>
      <w:r>
        <w:rPr>
          <w:rtl/>
        </w:rPr>
        <w:t>אתי לבני (שינוי):</w:t>
      </w:r>
    </w:p>
    <w:p w14:paraId="595FF4D5" w14:textId="77777777" w:rsidR="00000000" w:rsidRDefault="007C71EE">
      <w:pPr>
        <w:pStyle w:val="a"/>
        <w:rPr>
          <w:rtl/>
        </w:rPr>
      </w:pPr>
    </w:p>
    <w:p w14:paraId="514084B7" w14:textId="77777777" w:rsidR="00000000" w:rsidRDefault="007C71EE">
      <w:pPr>
        <w:pStyle w:val="a"/>
        <w:rPr>
          <w:rFonts w:hint="cs"/>
          <w:rtl/>
        </w:rPr>
      </w:pPr>
      <w:r>
        <w:rPr>
          <w:rFonts w:hint="cs"/>
          <w:rtl/>
        </w:rPr>
        <w:t xml:space="preserve">אנחנו דנים, וכולם מגיעים לאותה מסקנה, כי יש אמת אחת. </w:t>
      </w:r>
    </w:p>
    <w:p w14:paraId="33304B8E" w14:textId="77777777" w:rsidR="00000000" w:rsidRDefault="007C71EE">
      <w:pPr>
        <w:pStyle w:val="a"/>
        <w:rPr>
          <w:rFonts w:hint="cs"/>
          <w:rtl/>
        </w:rPr>
      </w:pPr>
    </w:p>
    <w:p w14:paraId="5ECF4FB7" w14:textId="77777777" w:rsidR="00000000" w:rsidRDefault="007C71EE">
      <w:pPr>
        <w:pStyle w:val="a"/>
        <w:rPr>
          <w:rFonts w:hint="cs"/>
          <w:rtl/>
        </w:rPr>
      </w:pPr>
      <w:r>
        <w:rPr>
          <w:rFonts w:hint="cs"/>
          <w:rtl/>
        </w:rPr>
        <w:t>אני רוצה לחזק את ידיו של שר המשפטים. אני רואה בחומ</w:t>
      </w:r>
      <w:r>
        <w:rPr>
          <w:rFonts w:hint="cs"/>
          <w:rtl/>
        </w:rPr>
        <w:t>רה רבה את הדברים שיושב-ראש הכנסת בחר להשתמש בהם, את ההתקפה הפרועה והבלתי-מבוססת על בית-המשפט העליון בנושא שהיה נושא שולי, פסיקה של בית-משפט שלום שפסלה חוק שולי לאור חוק-יסוד. כבוד יושב-ראש הכנסת טען שזאת פגיעה בדמוקרטיה, שבית-המשפט העליון ומערכת המשפט בכלל</w:t>
      </w:r>
      <w:r>
        <w:rPr>
          <w:rFonts w:hint="cs"/>
          <w:rtl/>
        </w:rPr>
        <w:t xml:space="preserve"> פוגעים בדמוקרטיה, בעוד כל הכוונה וכל המהות של המהלך הזה הן רק חיזוק הדמוקרטיה, מתן כבוד לכנסת בחוקקה את חוקי- היסוד, בשמירה על זכויות האדם. אני מברכת מאוד את שר המשפטים, שיצא באופן חד-משמעי להגן על מערכת המשפט, שכל הזמן היא מותקפת מכל מיני כיוונים; פעם זה</w:t>
      </w:r>
      <w:r>
        <w:rPr>
          <w:rFonts w:hint="cs"/>
          <w:rtl/>
        </w:rPr>
        <w:t xml:space="preserve"> היה ש"ס, היום אלה כיוונים אחרים. </w:t>
      </w:r>
    </w:p>
    <w:p w14:paraId="5232041C" w14:textId="77777777" w:rsidR="00000000" w:rsidRDefault="007C71EE">
      <w:pPr>
        <w:pStyle w:val="a"/>
        <w:rPr>
          <w:rFonts w:hint="cs"/>
          <w:rtl/>
        </w:rPr>
      </w:pPr>
    </w:p>
    <w:p w14:paraId="63D47DD6" w14:textId="77777777" w:rsidR="00000000" w:rsidRDefault="007C71EE">
      <w:pPr>
        <w:pStyle w:val="a"/>
        <w:rPr>
          <w:rFonts w:hint="cs"/>
          <w:rtl/>
        </w:rPr>
      </w:pPr>
      <w:r>
        <w:rPr>
          <w:rFonts w:hint="cs"/>
          <w:rtl/>
        </w:rPr>
        <w:t>גם חברי בוועדת החוקה, חוק ומשפט, חבר הכנסת אליעזר כהן, דיבר נגד האליטות שממלאות את בית-המשפט העליון; ובכלל, האליטות, כאילו הוא לא בא מחיל האוויר. צריך לשנות את המערכת, לפי דבריו. אני רוצה לומר לכם, שחלק מההצלחה של תוכנית</w:t>
      </w:r>
      <w:r>
        <w:rPr>
          <w:rFonts w:hint="cs"/>
          <w:rtl/>
        </w:rPr>
        <w:t xml:space="preserve"> כלכלית, חלק מחוסן של חברה, הוא שיהיו בה אליטות ושיהיה כבוד לאליטות ושיהיו בה אינטלקטואלים, שיהיה כבוד להם, ולא ישתלחו בצורה פרועה ואגרסיבית, כמו שנעשה כאן. </w:t>
      </w:r>
    </w:p>
    <w:p w14:paraId="69EC6883" w14:textId="77777777" w:rsidR="00000000" w:rsidRDefault="007C71EE">
      <w:pPr>
        <w:pStyle w:val="a"/>
        <w:rPr>
          <w:rFonts w:hint="cs"/>
          <w:rtl/>
        </w:rPr>
      </w:pPr>
    </w:p>
    <w:p w14:paraId="2D724767" w14:textId="77777777" w:rsidR="00000000" w:rsidRDefault="007C71EE">
      <w:pPr>
        <w:pStyle w:val="ad"/>
        <w:rPr>
          <w:rtl/>
        </w:rPr>
      </w:pPr>
      <w:r>
        <w:rPr>
          <w:rtl/>
        </w:rPr>
        <w:t>היו"ר מוחמד ברכה:</w:t>
      </w:r>
    </w:p>
    <w:p w14:paraId="1429FDC8" w14:textId="77777777" w:rsidR="00000000" w:rsidRDefault="007C71EE">
      <w:pPr>
        <w:pStyle w:val="a"/>
        <w:rPr>
          <w:rtl/>
        </w:rPr>
      </w:pPr>
    </w:p>
    <w:p w14:paraId="29F9A073" w14:textId="77777777" w:rsidR="00000000" w:rsidRDefault="007C71EE">
      <w:pPr>
        <w:pStyle w:val="a"/>
        <w:rPr>
          <w:rFonts w:hint="cs"/>
          <w:rtl/>
        </w:rPr>
      </w:pPr>
      <w:r>
        <w:rPr>
          <w:rFonts w:hint="cs"/>
          <w:rtl/>
        </w:rPr>
        <w:t xml:space="preserve">תודה, חברת הכנסת לבני. </w:t>
      </w:r>
    </w:p>
    <w:p w14:paraId="688D177E" w14:textId="77777777" w:rsidR="00000000" w:rsidRDefault="007C71EE">
      <w:pPr>
        <w:pStyle w:val="a"/>
        <w:rPr>
          <w:rFonts w:hint="cs"/>
          <w:rtl/>
        </w:rPr>
      </w:pPr>
    </w:p>
    <w:p w14:paraId="07CB3410" w14:textId="77777777" w:rsidR="00000000" w:rsidRDefault="007C71EE">
      <w:pPr>
        <w:pStyle w:val="a"/>
        <w:rPr>
          <w:rFonts w:hint="cs"/>
          <w:rtl/>
        </w:rPr>
      </w:pPr>
      <w:r>
        <w:rPr>
          <w:rFonts w:hint="cs"/>
          <w:rtl/>
        </w:rPr>
        <w:t>בתחילתו של הסיבוב האחרון בדיון על ההסתייגויות על התוכ</w:t>
      </w:r>
      <w:r>
        <w:rPr>
          <w:rFonts w:hint="cs"/>
          <w:rtl/>
        </w:rPr>
        <w:t xml:space="preserve">נית הכלכלית, אני רוצה להבהיר: לכל סיעה נתונות 15 דקות, ואנחנו נקפיד על הזמן. אין פה מקום למרווחי זמן ולנדיבות יתר, כי אנחנו חייבים לסיים ב=12:00. מ=12:00 תהיה הפסקה עד 14:00, ובשעה 14:00 נתכנס שוב, כדי להיכנס לשלב של הצבעות. בסיבוב הראשון, שגם היה רבע שעה </w:t>
      </w:r>
      <w:r>
        <w:rPr>
          <w:rFonts w:hint="cs"/>
          <w:rtl/>
        </w:rPr>
        <w:t xml:space="preserve">לכל סיעה, הלכנו מהסיעה הגדולה לקטנה. עכשיו נעשה את זה הפוך, מהסיעה הקטנה לגדולה. </w:t>
      </w:r>
    </w:p>
    <w:p w14:paraId="199903E2" w14:textId="77777777" w:rsidR="00000000" w:rsidRDefault="007C71EE">
      <w:pPr>
        <w:pStyle w:val="a"/>
        <w:rPr>
          <w:rFonts w:hint="cs"/>
          <w:rtl/>
        </w:rPr>
      </w:pPr>
    </w:p>
    <w:p w14:paraId="1E36C62D" w14:textId="77777777" w:rsidR="00000000" w:rsidRDefault="007C71EE">
      <w:pPr>
        <w:pStyle w:val="a"/>
        <w:rPr>
          <w:rFonts w:hint="cs"/>
          <w:rtl/>
        </w:rPr>
      </w:pPr>
      <w:r>
        <w:rPr>
          <w:rFonts w:hint="cs"/>
          <w:rtl/>
        </w:rPr>
        <w:t xml:space="preserve">חבר הכנסת טלב אלסאנע, נציג רע"ם, יהיה הראשון ויפתח את הסיבוב האחרון. אחריו - חבר הכנסת עזמי בשארה, ואחריו - חבר הכנסת עמיר פרץ. מי שלא יהיה נוכח באולם, יאבד את תורו. </w:t>
      </w:r>
    </w:p>
    <w:p w14:paraId="365D745B" w14:textId="77777777" w:rsidR="00000000" w:rsidRDefault="007C71EE">
      <w:pPr>
        <w:pStyle w:val="a"/>
        <w:rPr>
          <w:rFonts w:hint="cs"/>
          <w:rtl/>
        </w:rPr>
      </w:pPr>
    </w:p>
    <w:p w14:paraId="3A458FE4" w14:textId="77777777" w:rsidR="00000000" w:rsidRDefault="007C71EE">
      <w:pPr>
        <w:pStyle w:val="ac"/>
        <w:rPr>
          <w:rtl/>
        </w:rPr>
      </w:pPr>
      <w:r>
        <w:rPr>
          <w:rFonts w:hint="eastAsia"/>
          <w:rtl/>
        </w:rPr>
        <w:t>ג</w:t>
      </w:r>
      <w:r>
        <w:rPr>
          <w:rtl/>
        </w:rPr>
        <w:t>'מאל</w:t>
      </w:r>
      <w:r>
        <w:rPr>
          <w:rtl/>
        </w:rPr>
        <w:t xml:space="preserve"> זחאלקה (בל"ד):</w:t>
      </w:r>
    </w:p>
    <w:p w14:paraId="19ADE696" w14:textId="77777777" w:rsidR="00000000" w:rsidRDefault="007C71EE">
      <w:pPr>
        <w:pStyle w:val="a"/>
        <w:rPr>
          <w:rFonts w:hint="cs"/>
          <w:rtl/>
        </w:rPr>
      </w:pPr>
    </w:p>
    <w:p w14:paraId="3F73CA48" w14:textId="77777777" w:rsidR="00000000" w:rsidRDefault="007C71EE">
      <w:pPr>
        <w:pStyle w:val="a"/>
        <w:rPr>
          <w:rFonts w:hint="cs"/>
          <w:rtl/>
        </w:rPr>
      </w:pPr>
      <w:r>
        <w:rPr>
          <w:rFonts w:hint="cs"/>
          <w:rtl/>
        </w:rPr>
        <w:t xml:space="preserve">אני מציע שזה יהיה תקדים, שהסיעות הקטנות פותחות. </w:t>
      </w:r>
    </w:p>
    <w:p w14:paraId="5823F210" w14:textId="77777777" w:rsidR="00000000" w:rsidRDefault="007C71EE">
      <w:pPr>
        <w:pStyle w:val="a"/>
        <w:rPr>
          <w:rFonts w:hint="cs"/>
          <w:rtl/>
        </w:rPr>
      </w:pPr>
    </w:p>
    <w:p w14:paraId="760A3BB5" w14:textId="77777777" w:rsidR="00000000" w:rsidRDefault="007C71EE">
      <w:pPr>
        <w:pStyle w:val="Speaker"/>
        <w:rPr>
          <w:rtl/>
        </w:rPr>
      </w:pPr>
      <w:bookmarkStart w:id="2313" w:name="FS000000549T28_05_2003_10_03_43"/>
      <w:bookmarkEnd w:id="2313"/>
    </w:p>
    <w:p w14:paraId="01A17E2D" w14:textId="77777777" w:rsidR="00000000" w:rsidRDefault="007C71EE">
      <w:pPr>
        <w:pStyle w:val="Speaker"/>
        <w:rPr>
          <w:rtl/>
        </w:rPr>
      </w:pPr>
      <w:r>
        <w:rPr>
          <w:rFonts w:hint="eastAsia"/>
          <w:rtl/>
        </w:rPr>
        <w:t>טלב</w:t>
      </w:r>
      <w:r>
        <w:rPr>
          <w:rtl/>
        </w:rPr>
        <w:t xml:space="preserve"> אלסאנע (רע"ם):</w:t>
      </w:r>
    </w:p>
    <w:p w14:paraId="2B723BB9" w14:textId="77777777" w:rsidR="00000000" w:rsidRDefault="007C71EE">
      <w:pPr>
        <w:pStyle w:val="a"/>
        <w:rPr>
          <w:rFonts w:hint="cs"/>
          <w:rtl/>
        </w:rPr>
      </w:pPr>
    </w:p>
    <w:p w14:paraId="5869E499" w14:textId="77777777" w:rsidR="00000000" w:rsidRDefault="007C71EE">
      <w:pPr>
        <w:pStyle w:val="a"/>
        <w:rPr>
          <w:rFonts w:hint="cs"/>
          <w:rtl/>
        </w:rPr>
      </w:pPr>
      <w:r>
        <w:rPr>
          <w:rFonts w:hint="cs"/>
          <w:rtl/>
        </w:rPr>
        <w:t xml:space="preserve">זה לא הולך לפי המספר, אלא לפי החשיבות. </w:t>
      </w:r>
    </w:p>
    <w:p w14:paraId="7173B65B" w14:textId="77777777" w:rsidR="00000000" w:rsidRDefault="007C71EE">
      <w:pPr>
        <w:pStyle w:val="a"/>
        <w:rPr>
          <w:rFonts w:hint="cs"/>
          <w:rtl/>
        </w:rPr>
      </w:pPr>
    </w:p>
    <w:p w14:paraId="7F27B173" w14:textId="77777777" w:rsidR="00000000" w:rsidRDefault="007C71EE">
      <w:pPr>
        <w:pStyle w:val="ad"/>
        <w:rPr>
          <w:rtl/>
        </w:rPr>
      </w:pPr>
      <w:r>
        <w:rPr>
          <w:rtl/>
        </w:rPr>
        <w:t>היו"ר מוחמד ברכה:</w:t>
      </w:r>
    </w:p>
    <w:p w14:paraId="30CF744D" w14:textId="77777777" w:rsidR="00000000" w:rsidRDefault="007C71EE">
      <w:pPr>
        <w:pStyle w:val="a"/>
        <w:rPr>
          <w:rtl/>
        </w:rPr>
      </w:pPr>
    </w:p>
    <w:p w14:paraId="21AD7AA0" w14:textId="77777777" w:rsidR="00000000" w:rsidRDefault="007C71EE">
      <w:pPr>
        <w:pStyle w:val="a"/>
        <w:rPr>
          <w:rFonts w:hint="cs"/>
          <w:rtl/>
        </w:rPr>
      </w:pPr>
      <w:r>
        <w:rPr>
          <w:rFonts w:hint="cs"/>
          <w:rtl/>
        </w:rPr>
        <w:t xml:space="preserve">כנראה לא כל פעם נזכה לכך שהאופוזיציה תרוכז על-ידי נאזם באדר, והדברים יהיו מסודרים כל כך. בבקשה, אדוני. </w:t>
      </w:r>
    </w:p>
    <w:p w14:paraId="17461F00" w14:textId="77777777" w:rsidR="00000000" w:rsidRDefault="007C71EE">
      <w:pPr>
        <w:pStyle w:val="a"/>
        <w:rPr>
          <w:rFonts w:hint="cs"/>
          <w:rtl/>
        </w:rPr>
      </w:pPr>
    </w:p>
    <w:p w14:paraId="781FF26D" w14:textId="77777777" w:rsidR="00000000" w:rsidRDefault="007C71EE">
      <w:pPr>
        <w:pStyle w:val="SpeakerCon"/>
        <w:rPr>
          <w:rtl/>
        </w:rPr>
      </w:pPr>
      <w:bookmarkStart w:id="2314" w:name="FS000000549T28_05_2003_10_06_48C"/>
      <w:bookmarkEnd w:id="2314"/>
      <w:r>
        <w:rPr>
          <w:rtl/>
        </w:rPr>
        <w:t>טלב</w:t>
      </w:r>
      <w:r>
        <w:rPr>
          <w:rtl/>
        </w:rPr>
        <w:t xml:space="preserve"> אלסאנע (רע"ם):</w:t>
      </w:r>
    </w:p>
    <w:p w14:paraId="7CA43EF9" w14:textId="77777777" w:rsidR="00000000" w:rsidRDefault="007C71EE">
      <w:pPr>
        <w:pStyle w:val="a"/>
        <w:rPr>
          <w:rtl/>
        </w:rPr>
      </w:pPr>
    </w:p>
    <w:p w14:paraId="4410CE91" w14:textId="77777777" w:rsidR="00000000" w:rsidRDefault="007C71EE">
      <w:pPr>
        <w:pStyle w:val="a"/>
        <w:rPr>
          <w:rFonts w:hint="cs"/>
          <w:rtl/>
        </w:rPr>
      </w:pPr>
      <w:r>
        <w:rPr>
          <w:rFonts w:hint="cs"/>
          <w:rtl/>
        </w:rPr>
        <w:t>כבוד היושב-ראש, חברי הכנסת, אני מנצל את נוכחותו של השר טומי לפיד כדי לשאול מה בדיוק התרומה של שינוי להוויה השלטונית ולדמוקרטיה הישראלית. שינוי, כמפלגה שחרתה על דגלה את שלטון החוק ואת זכויות האזרח, היא גם מפלגה לא קטנה. היא מפלגה שמהווה מרכ</w:t>
      </w:r>
      <w:r>
        <w:rPr>
          <w:rFonts w:hint="cs"/>
          <w:rtl/>
        </w:rPr>
        <w:t xml:space="preserve">יב חשוב בקואליציה הממשלתית. אני לא אדבר על חוקים שנחקקו לפני כניסתה של שינוי לקואליציה, אבל אני אדבר על יוזמות חקיקה המונחות בפנינו, ולדעתי מסכנות לא את הדמוקרטיה הישראלית, אלא כל משטר שמתיימר להיות דמוקרטי. </w:t>
      </w:r>
    </w:p>
    <w:p w14:paraId="53D1711C" w14:textId="77777777" w:rsidR="00000000" w:rsidRDefault="007C71EE">
      <w:pPr>
        <w:pStyle w:val="a"/>
        <w:rPr>
          <w:rFonts w:hint="cs"/>
          <w:rtl/>
        </w:rPr>
      </w:pPr>
    </w:p>
    <w:p w14:paraId="24ED103F" w14:textId="77777777" w:rsidR="00000000" w:rsidRDefault="007C71EE">
      <w:pPr>
        <w:pStyle w:val="a"/>
        <w:rPr>
          <w:rFonts w:hint="cs"/>
          <w:rtl/>
        </w:rPr>
      </w:pPr>
      <w:r>
        <w:rPr>
          <w:rFonts w:hint="cs"/>
          <w:rtl/>
        </w:rPr>
        <w:t>אנחנו עדים לחקיקת חוק, שממשלות ישראל,  אפילו ב</w:t>
      </w:r>
      <w:r>
        <w:rPr>
          <w:rFonts w:hint="cs"/>
          <w:rtl/>
        </w:rPr>
        <w:t>תקופה של ממשל צבאי, לא העזו להעלות על דעתן לחוקק, חוק על רקע של שייכות לאומית או חוק לפי צבע דמו של האדם או של האזרח. לא מדברים על אזרח שהוא ערבי או אזרח יהודי, אלא על סוג הדם. מי שדמו פלסטיני. זאת אומרת, עושים בדיקת דם, והחוק יחול לפי בדיקת הדם. יוזמת החק</w:t>
      </w:r>
      <w:r>
        <w:rPr>
          <w:rFonts w:hint="cs"/>
          <w:rtl/>
        </w:rPr>
        <w:t>יקה שאליה אני מתכוון נוגעת למשרד הפנים, המופקד על מתן אזרחות ואישורי כניסה ותושבות. זה הדבר הבסיסי, זה הדבר הראשון. ביום שאדם נולד, השאלות הראשונות הן: מי הוא? מה שמו? מה אזרחותו? העניין הזה הוא חשוב מאוד, הוא בסיסי, הוא אלמנטרי. אזרחות של אדם שנולד במדינה</w:t>
      </w:r>
      <w:r>
        <w:rPr>
          <w:rFonts w:hint="cs"/>
          <w:rtl/>
        </w:rPr>
        <w:t xml:space="preserve"> - איך קובעים אותה, מי קובע אותה, ומה הקריטריונים לקביעת אותה אזרחות. יוזמת החקיקה אומרת, שמי שדמו יהודי לא תהיה לו בעיה, הוא יקבל אזרחות באופן אוטומטי. למה? משום שהוא יהודי. ברגע שהוא מחליט על רצונו, מעלה את הכמיהה לעלות, אז אין שיקול דעת, אין בדיקה, אין </w:t>
      </w:r>
      <w:r>
        <w:rPr>
          <w:rFonts w:hint="cs"/>
          <w:rtl/>
        </w:rPr>
        <w:t xml:space="preserve">מחשבה,  באופן אוטומטי הוא יקבל את התושבות, הוא יקבל את האזרחות מכוח חוק השבות. אפילו לשר הפנים לא יהיה שיקול דעת, הוא לא יכול להגיד "לא". </w:t>
      </w:r>
    </w:p>
    <w:p w14:paraId="359508E5" w14:textId="77777777" w:rsidR="00000000" w:rsidRDefault="007C71EE">
      <w:pPr>
        <w:pStyle w:val="a"/>
        <w:rPr>
          <w:rFonts w:hint="cs"/>
          <w:rtl/>
        </w:rPr>
      </w:pPr>
    </w:p>
    <w:p w14:paraId="31830206" w14:textId="77777777" w:rsidR="00000000" w:rsidRDefault="007C71EE">
      <w:pPr>
        <w:pStyle w:val="a"/>
        <w:rPr>
          <w:rFonts w:hint="cs"/>
          <w:rtl/>
        </w:rPr>
      </w:pPr>
      <w:r>
        <w:rPr>
          <w:rFonts w:hint="cs"/>
          <w:rtl/>
        </w:rPr>
        <w:t>בעבר הגדירו את חוק השבות שהוא מעל למדינה. זה לא חוק שמקנה אזרחות מכוח המדינה, אלא מכוח יהדותו של אותו אדם, ולכן בכלל</w:t>
      </w:r>
      <w:r>
        <w:rPr>
          <w:rFonts w:hint="cs"/>
          <w:rtl/>
        </w:rPr>
        <w:t xml:space="preserve"> למדינה אין שיקול דעת, היא לא יכולה להחליט, היא לא יכולה להגיד "לא", אפילו אם היא רוצה. זה חוק ששואב את העוצמה שלו מכוח שיקול אחר, שאיננו נוגע לשיקולים המהותיים במדינה עצמה. </w:t>
      </w:r>
    </w:p>
    <w:p w14:paraId="09F168F0" w14:textId="77777777" w:rsidR="00000000" w:rsidRDefault="007C71EE">
      <w:pPr>
        <w:pStyle w:val="a"/>
        <w:rPr>
          <w:rFonts w:hint="cs"/>
          <w:rtl/>
        </w:rPr>
      </w:pPr>
    </w:p>
    <w:p w14:paraId="0D5380FA" w14:textId="77777777" w:rsidR="00000000" w:rsidRDefault="007C71EE">
      <w:pPr>
        <w:pStyle w:val="a"/>
        <w:rPr>
          <w:rFonts w:hint="cs"/>
          <w:rtl/>
        </w:rPr>
      </w:pPr>
      <w:r>
        <w:rPr>
          <w:rFonts w:hint="cs"/>
          <w:rtl/>
        </w:rPr>
        <w:t>במה שנוגע לאוכלוסייה הערבית, התרגלנו שיש חוק נפרד, והוא חוק האזרחות. עד היום, אפ</w:t>
      </w:r>
      <w:r>
        <w:rPr>
          <w:rFonts w:hint="cs"/>
          <w:rtl/>
        </w:rPr>
        <w:t>ילו בתקופת הממשל הצבאי, אמרו שהאוכלוסייה הערבית, שקיבלה על עצמה את שלטון המדינה, זכאית לאזרחות ונקבעו קריטריונים. כאן נכנס שיקול הדעת של שר הפנים. לאוכלוסייה  הערבית אין זכות אוטומטית לקבל אזרחות, אבל יש קריטריונים ברורים. מי שנולד לאדם שהוא אזרח המדינה, א</w:t>
      </w:r>
      <w:r>
        <w:rPr>
          <w:rFonts w:hint="cs"/>
          <w:rtl/>
        </w:rPr>
        <w:t xml:space="preserve">ביו ואמו אזרחי המדינה, הוא יקבל את האזרחות. </w:t>
      </w:r>
    </w:p>
    <w:p w14:paraId="5787BCBA" w14:textId="77777777" w:rsidR="00000000" w:rsidRDefault="007C71EE">
      <w:pPr>
        <w:pStyle w:val="a"/>
        <w:rPr>
          <w:rFonts w:hint="cs"/>
          <w:rtl/>
        </w:rPr>
      </w:pPr>
    </w:p>
    <w:p w14:paraId="0D601778" w14:textId="77777777" w:rsidR="00000000" w:rsidRDefault="007C71EE">
      <w:pPr>
        <w:pStyle w:val="a"/>
        <w:rPr>
          <w:rFonts w:hint="cs"/>
          <w:rtl/>
        </w:rPr>
      </w:pPr>
      <w:r>
        <w:rPr>
          <w:rFonts w:hint="cs"/>
          <w:rtl/>
        </w:rPr>
        <w:t xml:space="preserve">היום, 55 שנים אחרי קום המדינה, זאת לא מדינה שנמצאת במלחמה כמו ב=1948, זה לא מצב חירום, זאת מדינה שאומרת שהגיע הזמן לעשות שלום, ובאותו זמן מכריזים מלחמה על אזרחי המדינה, על הילדים שנולדים לאזרחי המדינה, ואומרים </w:t>
      </w:r>
      <w:r>
        <w:rPr>
          <w:rFonts w:hint="cs"/>
          <w:rtl/>
        </w:rPr>
        <w:t>שהם לא יקבלו אזרחות של המדינה. איפה זה קורה? באיזה מקום מדינה יכולה לשלול מהילדים של אזרחיה את הזכות לקבל אזרחות, משום שהם התחתנו עם זאת או אחרת? באיזו מדינה, כבוד השר, מדינה מתערבת בחיי אזרחיה ומחליטה עם מי הם יתחתנו, אם יתחתנו עם פלסטינית או לא עם פלסטינ</w:t>
      </w:r>
      <w:r>
        <w:rPr>
          <w:rFonts w:hint="cs"/>
          <w:rtl/>
        </w:rPr>
        <w:t xml:space="preserve">ית? הם ייכנסו עד כדי כך בדבר הכי אינטימי, הדבר הכי פרטי. אדם מחליט עם מי יתחתן. היום אפילו האבא שלך לא מתערב לך בחיים האישיים עם מי תתחתן, והמדינה אומרת: אנחנו נחליט, כי אם הוא מתחתן עם פלסטינית, אז יש שיקול ביטחוני, יש שיקול דמוגרפי, יש שיקול פוליטי. </w:t>
      </w:r>
    </w:p>
    <w:p w14:paraId="3A711FA6" w14:textId="77777777" w:rsidR="00000000" w:rsidRDefault="007C71EE">
      <w:pPr>
        <w:pStyle w:val="a"/>
        <w:rPr>
          <w:rFonts w:hint="cs"/>
          <w:rtl/>
        </w:rPr>
      </w:pPr>
    </w:p>
    <w:p w14:paraId="20D800F8" w14:textId="77777777" w:rsidR="00000000" w:rsidRDefault="007C71EE">
      <w:pPr>
        <w:pStyle w:val="a"/>
        <w:rPr>
          <w:rFonts w:hint="cs"/>
          <w:rtl/>
        </w:rPr>
      </w:pPr>
      <w:r>
        <w:rPr>
          <w:rFonts w:hint="cs"/>
          <w:rtl/>
        </w:rPr>
        <w:t>הא</w:t>
      </w:r>
      <w:r>
        <w:rPr>
          <w:rFonts w:hint="cs"/>
          <w:rtl/>
        </w:rPr>
        <w:t xml:space="preserve">ם אנשים מתחתנים כאן מתוך שיקולים פוליטיים, מתוך שיקולים ביטחוניים, או מתוך שיקולים חברתיים? אנשים מתחתנים, זה מנהגו של העולם שאנשים מתחתנים ומקימים משפחות. באים ואומרים: מי שמתחתן עם אשה פלסטינית, אנחנו לא נעניק לו את האזרחות. </w:t>
      </w:r>
    </w:p>
    <w:p w14:paraId="19A9DF85" w14:textId="77777777" w:rsidR="00000000" w:rsidRDefault="007C71EE">
      <w:pPr>
        <w:pStyle w:val="a"/>
        <w:rPr>
          <w:rFonts w:hint="cs"/>
          <w:rtl/>
        </w:rPr>
      </w:pPr>
    </w:p>
    <w:p w14:paraId="24F0B85A" w14:textId="77777777" w:rsidR="00000000" w:rsidRDefault="007C71EE">
      <w:pPr>
        <w:pStyle w:val="a"/>
        <w:rPr>
          <w:rFonts w:hint="cs"/>
          <w:rtl/>
        </w:rPr>
      </w:pPr>
      <w:r>
        <w:rPr>
          <w:rFonts w:hint="cs"/>
          <w:rtl/>
        </w:rPr>
        <w:t>לדעתי, החוק הזה יכול להשתלב</w:t>
      </w:r>
      <w:r>
        <w:rPr>
          <w:rFonts w:hint="cs"/>
          <w:rtl/>
        </w:rPr>
        <w:t xml:space="preserve"> בחוקים של נירנברג, באותו קודקס של חוקים. אבל במשטר שמתיימר להיות דמוקרטי, לדעתי זה כתם שחור אם יעלו דבר כזה. זה מהווה פשיטת רגל מבחינת הערכים המוסריים של המשטר עצמו, כי ההתנהגות הזאת לא רק שהיא לא שוויונית, היא מלכתחילה לא היתה שוויונית, אבל היא גם לא מוס</w:t>
      </w:r>
      <w:r>
        <w:rPr>
          <w:rFonts w:hint="cs"/>
          <w:rtl/>
        </w:rPr>
        <w:t xml:space="preserve">רית. </w:t>
      </w:r>
    </w:p>
    <w:p w14:paraId="41DD0FAA" w14:textId="77777777" w:rsidR="00000000" w:rsidRDefault="007C71EE">
      <w:pPr>
        <w:pStyle w:val="a"/>
        <w:rPr>
          <w:rFonts w:hint="cs"/>
          <w:rtl/>
        </w:rPr>
      </w:pPr>
    </w:p>
    <w:p w14:paraId="58AEC4B9" w14:textId="77777777" w:rsidR="00000000" w:rsidRDefault="007C71EE">
      <w:pPr>
        <w:pStyle w:val="a"/>
        <w:rPr>
          <w:rFonts w:hint="cs"/>
          <w:rtl/>
        </w:rPr>
      </w:pPr>
      <w:r>
        <w:rPr>
          <w:rFonts w:hint="cs"/>
          <w:rtl/>
        </w:rPr>
        <w:t>זכותנו לשאול את עצמנו מה נותר מהדמוקרטיה הישראלית בכל הנוגע לציבור הערבי - אם בעניין האזרחות ההתנהגות היא אחרת, החוקים הם אחרים, שיקול הדעת הוא אחר, מעניקים שיקול דעת מוחלט לשר הפנים, מעניקים שיקול דעת מוחלט לאנשי השב"כ לתת פריווילגיות למי שמשתף פעו</w:t>
      </w:r>
      <w:r>
        <w:rPr>
          <w:rFonts w:hint="cs"/>
          <w:rtl/>
        </w:rPr>
        <w:t xml:space="preserve">לה אתם, שיעשו לו פרוטקציה וייתנו לו את האזרחות, ומי שלא - יענישו אותו. לא משום שעבר עבירה, אלא משום שהוא לא מוכן לשתף פעולה עם שירותי הביטחון. </w:t>
      </w:r>
    </w:p>
    <w:p w14:paraId="43BDD07D" w14:textId="77777777" w:rsidR="00000000" w:rsidRDefault="007C71EE">
      <w:pPr>
        <w:pStyle w:val="a"/>
        <w:rPr>
          <w:rFonts w:hint="cs"/>
          <w:rtl/>
        </w:rPr>
      </w:pPr>
    </w:p>
    <w:p w14:paraId="63F418BC" w14:textId="77777777" w:rsidR="00000000" w:rsidRDefault="007C71EE">
      <w:pPr>
        <w:pStyle w:val="a"/>
        <w:rPr>
          <w:rFonts w:hint="cs"/>
          <w:rtl/>
        </w:rPr>
      </w:pPr>
      <w:r>
        <w:rPr>
          <w:rFonts w:hint="cs"/>
          <w:rtl/>
        </w:rPr>
        <w:t>בנושא של הקרקעות, אתמול פורסם בעיתון "הארץ", שבוועדת התכנון המחוזית במחוז דרום הולכים להקים לא פחות מ=60 חוות ש</w:t>
      </w:r>
      <w:r>
        <w:rPr>
          <w:rFonts w:hint="cs"/>
          <w:rtl/>
        </w:rPr>
        <w:t>ל מתיישב בודד. מאז 1948 עד היום הוקמו בנגב 123 יישובים לאוכלוסייה היהודית, והיישובים האלה מגוונים. אין לנו טענות. זכותם של אזרחי המדינה לגור ולהתיישב ולחיות. 123 יישובים. מי שרוצה לגור בערים כמו באר-שבע יש לו האפשרות, יש עיירות פיתוח, קיבוצים, מושבים, יישו</w:t>
      </w:r>
      <w:r>
        <w:rPr>
          <w:rFonts w:hint="cs"/>
          <w:rtl/>
        </w:rPr>
        <w:t>בים קהילתיים. אבל בעניין האוכלוסייה הבדואית, שהיתה קיימת עוד לפני 1948, היתה החלטה לרכז את כולם, לא ליישב. בעניין האוכלוסייה היהודית זה "ליישב" - ליישב את הנגב; בעניין האוכלוסייה הבדואית זה "לרכז" את האוכלוסייה הבדואית בשבעה יישובים. בעניין רהט מתחילים לדב</w:t>
      </w:r>
      <w:r>
        <w:rPr>
          <w:rFonts w:hint="cs"/>
          <w:rtl/>
        </w:rPr>
        <w:t xml:space="preserve">ר על הקמת בנייה רוויה, זאת אומרת רבי-קומות. מצד אחד נותנים 60 חוות למתיישב בודד, שאדם אחד יקבל בין 5,000 ל=10,000 דונם - - - </w:t>
      </w:r>
    </w:p>
    <w:p w14:paraId="2665CF85" w14:textId="77777777" w:rsidR="00000000" w:rsidRDefault="007C71EE">
      <w:pPr>
        <w:pStyle w:val="a"/>
        <w:rPr>
          <w:rFonts w:hint="cs"/>
          <w:rtl/>
        </w:rPr>
      </w:pPr>
    </w:p>
    <w:p w14:paraId="2AD6F862" w14:textId="77777777" w:rsidR="00000000" w:rsidRDefault="007C71EE">
      <w:pPr>
        <w:pStyle w:val="ac"/>
        <w:rPr>
          <w:rtl/>
        </w:rPr>
      </w:pPr>
      <w:r>
        <w:rPr>
          <w:rFonts w:hint="eastAsia"/>
          <w:rtl/>
        </w:rPr>
        <w:t>עזמי</w:t>
      </w:r>
      <w:r>
        <w:rPr>
          <w:rtl/>
        </w:rPr>
        <w:t xml:space="preserve"> בשארה (בל"ד):</w:t>
      </w:r>
    </w:p>
    <w:p w14:paraId="1403A3FE" w14:textId="77777777" w:rsidR="00000000" w:rsidRDefault="007C71EE">
      <w:pPr>
        <w:pStyle w:val="a"/>
        <w:rPr>
          <w:rFonts w:hint="cs"/>
          <w:rtl/>
        </w:rPr>
      </w:pPr>
    </w:p>
    <w:p w14:paraId="6AB6F953" w14:textId="77777777" w:rsidR="00000000" w:rsidRDefault="007C71EE">
      <w:pPr>
        <w:pStyle w:val="a"/>
        <w:rPr>
          <w:rFonts w:hint="cs"/>
          <w:rtl/>
        </w:rPr>
      </w:pPr>
      <w:r>
        <w:rPr>
          <w:rFonts w:hint="cs"/>
          <w:rtl/>
        </w:rPr>
        <w:t xml:space="preserve">ראש הממשלה הוא מתיישב בודד בחווה. </w:t>
      </w:r>
    </w:p>
    <w:p w14:paraId="0887CBE2" w14:textId="77777777" w:rsidR="00000000" w:rsidRDefault="007C71EE">
      <w:pPr>
        <w:pStyle w:val="a"/>
        <w:rPr>
          <w:rFonts w:hint="cs"/>
          <w:rtl/>
        </w:rPr>
      </w:pPr>
    </w:p>
    <w:p w14:paraId="5CA551B3" w14:textId="77777777" w:rsidR="00000000" w:rsidRDefault="007C71EE">
      <w:pPr>
        <w:pStyle w:val="SpeakerCon"/>
        <w:rPr>
          <w:rtl/>
        </w:rPr>
      </w:pPr>
      <w:bookmarkStart w:id="2315" w:name="FS000000549T28_05_2003_10_42_39C"/>
      <w:bookmarkEnd w:id="2315"/>
      <w:r>
        <w:rPr>
          <w:rtl/>
        </w:rPr>
        <w:t>טלב אלסאנע (רע"ם):</w:t>
      </w:r>
    </w:p>
    <w:p w14:paraId="4D3C2D7F" w14:textId="77777777" w:rsidR="00000000" w:rsidRDefault="007C71EE">
      <w:pPr>
        <w:pStyle w:val="a"/>
        <w:rPr>
          <w:rtl/>
        </w:rPr>
      </w:pPr>
    </w:p>
    <w:p w14:paraId="18AA4971" w14:textId="77777777" w:rsidR="00000000" w:rsidRDefault="007C71EE">
      <w:pPr>
        <w:pStyle w:val="a"/>
        <w:rPr>
          <w:rFonts w:hint="cs"/>
          <w:rtl/>
        </w:rPr>
      </w:pPr>
      <w:r>
        <w:rPr>
          <w:rFonts w:hint="cs"/>
          <w:rtl/>
        </w:rPr>
        <w:t>והוא רוצה לתפור הכול לפי התפיסה הזאת. לגבי הבדואים רו</w:t>
      </w:r>
      <w:r>
        <w:rPr>
          <w:rFonts w:hint="cs"/>
          <w:rtl/>
        </w:rPr>
        <w:t xml:space="preserve">צים בנייה רוויה, רבי-קומות. זה ממש מעניין, שהמבנה החברתי ותפיסת העולם שלנו, של הבדואים, תהיה בנייה רוויה. כי הנגב הוא קטן, אין מקום, צריך בנייה רוויה בנגב, כי הנגב הוא שני-שלישים משטח המדינה, יותר מ=60% משטח המדינה. </w:t>
      </w:r>
    </w:p>
    <w:p w14:paraId="57D02188" w14:textId="77777777" w:rsidR="00000000" w:rsidRDefault="007C71EE">
      <w:pPr>
        <w:pStyle w:val="ad"/>
        <w:rPr>
          <w:rFonts w:hint="cs"/>
          <w:rtl/>
        </w:rPr>
      </w:pPr>
    </w:p>
    <w:p w14:paraId="66A3420F" w14:textId="77777777" w:rsidR="00000000" w:rsidRDefault="007C71EE">
      <w:pPr>
        <w:pStyle w:val="ad"/>
        <w:rPr>
          <w:rtl/>
        </w:rPr>
      </w:pPr>
      <w:r>
        <w:rPr>
          <w:rtl/>
        </w:rPr>
        <w:t>היו"ר מוחמד ברכה:</w:t>
      </w:r>
    </w:p>
    <w:p w14:paraId="202A299E" w14:textId="77777777" w:rsidR="00000000" w:rsidRDefault="007C71EE">
      <w:pPr>
        <w:pStyle w:val="a"/>
        <w:rPr>
          <w:rtl/>
        </w:rPr>
      </w:pPr>
    </w:p>
    <w:p w14:paraId="0C8B6905" w14:textId="77777777" w:rsidR="00000000" w:rsidRDefault="007C71EE">
      <w:pPr>
        <w:pStyle w:val="a"/>
        <w:rPr>
          <w:rFonts w:hint="cs"/>
          <w:rtl/>
        </w:rPr>
      </w:pPr>
      <w:r>
        <w:rPr>
          <w:rFonts w:hint="cs"/>
          <w:rtl/>
        </w:rPr>
        <w:t>אורח החיים של הבדוא</w:t>
      </w:r>
      <w:r>
        <w:rPr>
          <w:rFonts w:hint="cs"/>
          <w:rtl/>
        </w:rPr>
        <w:t xml:space="preserve">ים מחייב בנייה רוויה. </w:t>
      </w:r>
    </w:p>
    <w:p w14:paraId="5B489764" w14:textId="77777777" w:rsidR="00000000" w:rsidRDefault="007C71EE">
      <w:pPr>
        <w:pStyle w:val="SpeakerCon"/>
        <w:rPr>
          <w:rFonts w:hint="cs"/>
          <w:b w:val="0"/>
          <w:bCs w:val="0"/>
          <w:u w:val="none"/>
          <w:rtl/>
        </w:rPr>
      </w:pPr>
      <w:bookmarkStart w:id="2316" w:name="FS000000549T28_05_2003_09_51_04"/>
      <w:bookmarkStart w:id="2317" w:name="FS000000549T28_05_2003_09_51_13C"/>
      <w:bookmarkEnd w:id="2316"/>
      <w:bookmarkEnd w:id="2317"/>
    </w:p>
    <w:p w14:paraId="0AE4C879" w14:textId="77777777" w:rsidR="00000000" w:rsidRDefault="007C71EE">
      <w:pPr>
        <w:pStyle w:val="ac"/>
        <w:rPr>
          <w:rFonts w:hint="cs"/>
          <w:rtl/>
        </w:rPr>
      </w:pPr>
    </w:p>
    <w:p w14:paraId="05EB8814" w14:textId="77777777" w:rsidR="00000000" w:rsidRDefault="007C71EE">
      <w:pPr>
        <w:pStyle w:val="ac"/>
        <w:rPr>
          <w:rtl/>
        </w:rPr>
      </w:pPr>
      <w:r>
        <w:rPr>
          <w:rFonts w:hint="eastAsia"/>
          <w:rtl/>
        </w:rPr>
        <w:t>עזמי</w:t>
      </w:r>
      <w:r>
        <w:rPr>
          <w:rtl/>
        </w:rPr>
        <w:t xml:space="preserve"> בשארה (בל"ד):</w:t>
      </w:r>
    </w:p>
    <w:p w14:paraId="37D00AA2" w14:textId="77777777" w:rsidR="00000000" w:rsidRDefault="007C71EE">
      <w:pPr>
        <w:pStyle w:val="a"/>
        <w:rPr>
          <w:rFonts w:hint="cs"/>
          <w:rtl/>
        </w:rPr>
      </w:pPr>
    </w:p>
    <w:p w14:paraId="4334B880" w14:textId="77777777" w:rsidR="00000000" w:rsidRDefault="007C71EE">
      <w:pPr>
        <w:pStyle w:val="a"/>
        <w:rPr>
          <w:rFonts w:hint="cs"/>
          <w:rtl/>
        </w:rPr>
      </w:pPr>
      <w:r>
        <w:rPr>
          <w:rFonts w:hint="cs"/>
          <w:rtl/>
        </w:rPr>
        <w:t>אורח חיים רווי.</w:t>
      </w:r>
    </w:p>
    <w:p w14:paraId="5896E38F" w14:textId="77777777" w:rsidR="00000000" w:rsidRDefault="007C71EE">
      <w:pPr>
        <w:pStyle w:val="SpeakerCon"/>
        <w:rPr>
          <w:rFonts w:hint="cs"/>
          <w:b w:val="0"/>
          <w:bCs w:val="0"/>
          <w:u w:val="none"/>
          <w:rtl/>
        </w:rPr>
      </w:pPr>
    </w:p>
    <w:p w14:paraId="2FA4D5B8" w14:textId="77777777" w:rsidR="00000000" w:rsidRDefault="007C71EE">
      <w:pPr>
        <w:pStyle w:val="SpeakerCon"/>
        <w:rPr>
          <w:rFonts w:hint="cs"/>
          <w:b w:val="0"/>
          <w:bCs w:val="0"/>
          <w:u w:val="none"/>
          <w:rtl/>
        </w:rPr>
      </w:pPr>
    </w:p>
    <w:p w14:paraId="61A7B57B" w14:textId="77777777" w:rsidR="00000000" w:rsidRDefault="007C71EE">
      <w:pPr>
        <w:pStyle w:val="SpeakerCon"/>
        <w:rPr>
          <w:rtl/>
        </w:rPr>
      </w:pPr>
      <w:r>
        <w:rPr>
          <w:rtl/>
        </w:rPr>
        <w:t>טלב אלסאנע (רע"ם):</w:t>
      </w:r>
    </w:p>
    <w:p w14:paraId="79EA0E04" w14:textId="77777777" w:rsidR="00000000" w:rsidRDefault="007C71EE">
      <w:pPr>
        <w:pStyle w:val="a"/>
        <w:rPr>
          <w:rtl/>
        </w:rPr>
      </w:pPr>
    </w:p>
    <w:p w14:paraId="2328A398" w14:textId="77777777" w:rsidR="00000000" w:rsidRDefault="007C71EE">
      <w:pPr>
        <w:pStyle w:val="a"/>
        <w:rPr>
          <w:rFonts w:hint="cs"/>
          <w:rtl/>
        </w:rPr>
      </w:pPr>
      <w:r>
        <w:rPr>
          <w:rFonts w:hint="cs"/>
          <w:rtl/>
        </w:rPr>
        <w:t>הוא מתאים לבנייה רוויה. מצד שני, אורח החיים של האשכנזים צריך להיות של מתיישב בודד, חקלאות, לגדל עדרים, לגדל צאן.</w:t>
      </w:r>
    </w:p>
    <w:p w14:paraId="6918C6AC" w14:textId="77777777" w:rsidR="00000000" w:rsidRDefault="007C71EE">
      <w:pPr>
        <w:pStyle w:val="a"/>
        <w:rPr>
          <w:rFonts w:hint="cs"/>
          <w:rtl/>
        </w:rPr>
      </w:pPr>
    </w:p>
    <w:p w14:paraId="768AA71F" w14:textId="77777777" w:rsidR="00000000" w:rsidRDefault="007C71EE">
      <w:pPr>
        <w:pStyle w:val="ad"/>
        <w:rPr>
          <w:rtl/>
        </w:rPr>
      </w:pPr>
      <w:r>
        <w:rPr>
          <w:rtl/>
        </w:rPr>
        <w:t>היו"ר מוחמד ברכה:</w:t>
      </w:r>
    </w:p>
    <w:p w14:paraId="403A4D05" w14:textId="77777777" w:rsidR="00000000" w:rsidRDefault="007C71EE">
      <w:pPr>
        <w:pStyle w:val="a"/>
        <w:rPr>
          <w:rtl/>
        </w:rPr>
      </w:pPr>
    </w:p>
    <w:p w14:paraId="17A97CEE" w14:textId="77777777" w:rsidR="00000000" w:rsidRDefault="007C71EE">
      <w:pPr>
        <w:pStyle w:val="a"/>
        <w:rPr>
          <w:rFonts w:hint="cs"/>
          <w:rtl/>
        </w:rPr>
      </w:pPr>
      <w:r>
        <w:rPr>
          <w:rFonts w:hint="cs"/>
          <w:rtl/>
        </w:rPr>
        <w:t xml:space="preserve">גמלים וסברס. יש חוות סברס בנגב. </w:t>
      </w:r>
    </w:p>
    <w:p w14:paraId="5C2A6E35" w14:textId="77777777" w:rsidR="00000000" w:rsidRDefault="007C71EE">
      <w:pPr>
        <w:pStyle w:val="a"/>
        <w:rPr>
          <w:rFonts w:hint="cs"/>
          <w:rtl/>
        </w:rPr>
      </w:pPr>
    </w:p>
    <w:p w14:paraId="62D2C67C" w14:textId="77777777" w:rsidR="00000000" w:rsidRDefault="007C71EE">
      <w:pPr>
        <w:pStyle w:val="SpeakerCon"/>
        <w:rPr>
          <w:rtl/>
        </w:rPr>
      </w:pPr>
      <w:bookmarkStart w:id="2318" w:name="FS000000549T28_05_2003_09_53_09C"/>
      <w:bookmarkEnd w:id="2318"/>
      <w:r>
        <w:rPr>
          <w:rtl/>
        </w:rPr>
        <w:t>טלב אל</w:t>
      </w:r>
      <w:r>
        <w:rPr>
          <w:rtl/>
        </w:rPr>
        <w:t>סאנע (רע"ם):</w:t>
      </w:r>
    </w:p>
    <w:p w14:paraId="4B157E14" w14:textId="77777777" w:rsidR="00000000" w:rsidRDefault="007C71EE">
      <w:pPr>
        <w:pStyle w:val="a"/>
        <w:rPr>
          <w:rtl/>
        </w:rPr>
      </w:pPr>
    </w:p>
    <w:p w14:paraId="1292A8D9" w14:textId="77777777" w:rsidR="00000000" w:rsidRDefault="007C71EE">
      <w:pPr>
        <w:pStyle w:val="ad"/>
        <w:ind w:firstLine="720"/>
        <w:rPr>
          <w:rFonts w:hint="cs"/>
          <w:b w:val="0"/>
          <w:bCs w:val="0"/>
          <w:u w:val="none"/>
          <w:rtl/>
        </w:rPr>
      </w:pPr>
      <w:r>
        <w:rPr>
          <w:rFonts w:hint="cs"/>
          <w:b w:val="0"/>
          <w:bCs w:val="0"/>
          <w:u w:val="none"/>
          <w:rtl/>
        </w:rPr>
        <w:t>כן, זו אדמה של חבר טוב שלי, שפינו אותו מהאדמות שלו באזור דימונה בטענה שהשטח שלו, זה שליד דימונה, הוא שטח-אש והוא דרוש למטרות צבאיות. לכן דרשו ממנו ב=1978 לפנות את השטח שלו. האדם הזה מכבד חוק ומאמין למדינה. לכן הוא פינה את השטח בשקט. 30,000 דו</w:t>
      </w:r>
      <w:r>
        <w:rPr>
          <w:rFonts w:hint="cs"/>
          <w:b w:val="0"/>
          <w:bCs w:val="0"/>
          <w:u w:val="none"/>
          <w:rtl/>
        </w:rPr>
        <w:t xml:space="preserve">נם תפסו מהאדמות שלו ליד דימונה. ואז מה מתברר? לפני ארבע שנים נתנו את השטח הזה למתיישב בודד, כדי  שיגדל סברס באזור הזה. </w:t>
      </w:r>
    </w:p>
    <w:p w14:paraId="1F644FAC" w14:textId="77777777" w:rsidR="00000000" w:rsidRDefault="007C71EE">
      <w:pPr>
        <w:pStyle w:val="a"/>
        <w:rPr>
          <w:rFonts w:hint="cs"/>
          <w:rtl/>
        </w:rPr>
      </w:pPr>
      <w:r>
        <w:rPr>
          <w:rFonts w:hint="cs"/>
          <w:rtl/>
        </w:rPr>
        <w:t xml:space="preserve">   </w:t>
      </w:r>
    </w:p>
    <w:p w14:paraId="66512DDB" w14:textId="77777777" w:rsidR="00000000" w:rsidRDefault="007C71EE">
      <w:pPr>
        <w:pStyle w:val="ad"/>
        <w:rPr>
          <w:rtl/>
        </w:rPr>
      </w:pPr>
      <w:r>
        <w:rPr>
          <w:rtl/>
        </w:rPr>
        <w:t>היו"ר מוחמד ברכה:</w:t>
      </w:r>
    </w:p>
    <w:p w14:paraId="5359297C" w14:textId="77777777" w:rsidR="00000000" w:rsidRDefault="007C71EE">
      <w:pPr>
        <w:pStyle w:val="a"/>
        <w:rPr>
          <w:rtl/>
        </w:rPr>
      </w:pPr>
    </w:p>
    <w:p w14:paraId="1E996EB6" w14:textId="77777777" w:rsidR="00000000" w:rsidRDefault="007C71EE">
      <w:pPr>
        <w:pStyle w:val="a"/>
        <w:rPr>
          <w:rFonts w:hint="cs"/>
          <w:rtl/>
        </w:rPr>
      </w:pPr>
      <w:r>
        <w:rPr>
          <w:rFonts w:hint="cs"/>
          <w:rtl/>
        </w:rPr>
        <w:t>מראשון?</w:t>
      </w:r>
    </w:p>
    <w:p w14:paraId="7F390ED6" w14:textId="77777777" w:rsidR="00000000" w:rsidRDefault="007C71EE">
      <w:pPr>
        <w:pStyle w:val="a"/>
        <w:rPr>
          <w:rFonts w:hint="cs"/>
          <w:rtl/>
        </w:rPr>
      </w:pPr>
    </w:p>
    <w:p w14:paraId="4AFB15F6" w14:textId="77777777" w:rsidR="00000000" w:rsidRDefault="007C71EE">
      <w:pPr>
        <w:pStyle w:val="SpeakerCon"/>
        <w:rPr>
          <w:rtl/>
        </w:rPr>
      </w:pPr>
      <w:bookmarkStart w:id="2319" w:name="FS000000549T28_05_2003_09_59_19C"/>
      <w:bookmarkEnd w:id="2319"/>
      <w:r>
        <w:rPr>
          <w:rtl/>
        </w:rPr>
        <w:t>טלב אלסאנע (רע"ם):</w:t>
      </w:r>
    </w:p>
    <w:p w14:paraId="1D865FB4" w14:textId="77777777" w:rsidR="00000000" w:rsidRDefault="007C71EE">
      <w:pPr>
        <w:pStyle w:val="a"/>
        <w:rPr>
          <w:rtl/>
        </w:rPr>
      </w:pPr>
    </w:p>
    <w:p w14:paraId="47122DFE" w14:textId="77777777" w:rsidR="00000000" w:rsidRDefault="007C71EE">
      <w:pPr>
        <w:pStyle w:val="a"/>
        <w:rPr>
          <w:rFonts w:hint="cs"/>
          <w:rtl/>
        </w:rPr>
      </w:pPr>
      <w:r>
        <w:rPr>
          <w:rFonts w:hint="cs"/>
          <w:rtl/>
        </w:rPr>
        <w:t>מרחובות. ואז האדם הזה אמר: אני האמנתי, חשבתי שזה שטח צבאי. מגדלים סברס שם, גם אני יכ</w:t>
      </w:r>
      <w:r>
        <w:rPr>
          <w:rFonts w:hint="cs"/>
          <w:rtl/>
        </w:rPr>
        <w:t xml:space="preserve">ול לגדל. זה לא למטרות צבאיות. </w:t>
      </w:r>
    </w:p>
    <w:p w14:paraId="1F7B4C8E" w14:textId="77777777" w:rsidR="00000000" w:rsidRDefault="007C71EE">
      <w:pPr>
        <w:pStyle w:val="a"/>
        <w:rPr>
          <w:rFonts w:hint="cs"/>
          <w:rtl/>
        </w:rPr>
      </w:pPr>
    </w:p>
    <w:p w14:paraId="5834B0E9" w14:textId="77777777" w:rsidR="00000000" w:rsidRDefault="007C71EE">
      <w:pPr>
        <w:pStyle w:val="ac"/>
        <w:rPr>
          <w:rtl/>
        </w:rPr>
      </w:pPr>
      <w:r>
        <w:rPr>
          <w:rFonts w:hint="eastAsia"/>
          <w:rtl/>
        </w:rPr>
        <w:t>עזמי</w:t>
      </w:r>
      <w:r>
        <w:rPr>
          <w:rtl/>
        </w:rPr>
        <w:t xml:space="preserve"> בשארה (בל"ד):</w:t>
      </w:r>
    </w:p>
    <w:p w14:paraId="7873C5DD" w14:textId="77777777" w:rsidR="00000000" w:rsidRDefault="007C71EE">
      <w:pPr>
        <w:pStyle w:val="a"/>
        <w:rPr>
          <w:rFonts w:hint="cs"/>
          <w:rtl/>
        </w:rPr>
      </w:pPr>
    </w:p>
    <w:p w14:paraId="0C7AACB8" w14:textId="77777777" w:rsidR="00000000" w:rsidRDefault="007C71EE">
      <w:pPr>
        <w:pStyle w:val="a"/>
        <w:rPr>
          <w:rFonts w:hint="cs"/>
          <w:rtl/>
        </w:rPr>
      </w:pPr>
      <w:r>
        <w:rPr>
          <w:rFonts w:hint="cs"/>
          <w:rtl/>
        </w:rPr>
        <w:t>- - -</w:t>
      </w:r>
    </w:p>
    <w:p w14:paraId="5940C504" w14:textId="77777777" w:rsidR="00000000" w:rsidRDefault="007C71EE">
      <w:pPr>
        <w:pStyle w:val="a"/>
        <w:rPr>
          <w:rFonts w:hint="cs"/>
          <w:rtl/>
        </w:rPr>
      </w:pPr>
    </w:p>
    <w:p w14:paraId="24D310CF" w14:textId="77777777" w:rsidR="00000000" w:rsidRDefault="007C71EE">
      <w:pPr>
        <w:pStyle w:val="SpeakerCon"/>
        <w:rPr>
          <w:rtl/>
        </w:rPr>
      </w:pPr>
      <w:bookmarkStart w:id="2320" w:name="FS000000549T28_05_2003_10_01_04C"/>
      <w:bookmarkEnd w:id="2320"/>
    </w:p>
    <w:p w14:paraId="50388D52" w14:textId="77777777" w:rsidR="00000000" w:rsidRDefault="007C71EE">
      <w:pPr>
        <w:pStyle w:val="SpeakerCon"/>
        <w:rPr>
          <w:rtl/>
        </w:rPr>
      </w:pPr>
      <w:r>
        <w:rPr>
          <w:rFonts w:hint="eastAsia"/>
          <w:rtl/>
        </w:rPr>
        <w:t>טלב</w:t>
      </w:r>
      <w:r>
        <w:rPr>
          <w:rtl/>
        </w:rPr>
        <w:t xml:space="preserve"> אלסאנע (רע"ם):</w:t>
      </w:r>
    </w:p>
    <w:p w14:paraId="24925E81" w14:textId="77777777" w:rsidR="00000000" w:rsidRDefault="007C71EE">
      <w:pPr>
        <w:pStyle w:val="a"/>
        <w:rPr>
          <w:rFonts w:hint="cs"/>
          <w:rtl/>
        </w:rPr>
      </w:pPr>
    </w:p>
    <w:p w14:paraId="1E403AEE" w14:textId="77777777" w:rsidR="00000000" w:rsidRDefault="007C71EE">
      <w:pPr>
        <w:pStyle w:val="a"/>
        <w:rPr>
          <w:rFonts w:hint="cs"/>
          <w:rtl/>
        </w:rPr>
      </w:pPr>
      <w:r>
        <w:rPr>
          <w:rFonts w:hint="cs"/>
          <w:rtl/>
        </w:rPr>
        <w:t xml:space="preserve">יש בזה שיקולים ביטחוניים. השיקול הביטחוני הוא מי מגדל, לא חשוב מה מגדל. </w:t>
      </w:r>
    </w:p>
    <w:p w14:paraId="21217B8E" w14:textId="77777777" w:rsidR="00000000" w:rsidRDefault="007C71EE">
      <w:pPr>
        <w:pStyle w:val="a"/>
        <w:rPr>
          <w:rFonts w:hint="cs"/>
          <w:rtl/>
        </w:rPr>
      </w:pPr>
    </w:p>
    <w:p w14:paraId="1C8DA7D1" w14:textId="77777777" w:rsidR="00000000" w:rsidRDefault="007C71EE">
      <w:pPr>
        <w:pStyle w:val="a"/>
        <w:rPr>
          <w:rFonts w:hint="cs"/>
          <w:rtl/>
        </w:rPr>
      </w:pPr>
      <w:r>
        <w:rPr>
          <w:rFonts w:hint="cs"/>
          <w:rtl/>
        </w:rPr>
        <w:t>לכן, כפי שאמרתי, אם היקף השטח בנגב הוא שני-שלישים משטח המדינה, האוכלוסייה שמתגוררת בנגב בסך הכול היא 8</w:t>
      </w:r>
      <w:r>
        <w:rPr>
          <w:rFonts w:hint="cs"/>
          <w:rtl/>
        </w:rPr>
        <w:t>% מאוכלוסיית המדינה. יותר מ=85% משטח הנגב מוגדרים כשטחי-אש. למה? לא מפני שאלה שטחי-אש באמת, אלא אם בדואי ייכנס לשטח יגידו לו: אתה נכנסת לשטחי-אש. אבל אם רוצים להקים יישוב קהילתי, מחר זה יפסיק להיות שטח-אש.</w:t>
      </w:r>
    </w:p>
    <w:p w14:paraId="016BBD5E" w14:textId="77777777" w:rsidR="00000000" w:rsidRDefault="007C71EE">
      <w:pPr>
        <w:pStyle w:val="a"/>
        <w:rPr>
          <w:rFonts w:hint="cs"/>
          <w:rtl/>
        </w:rPr>
      </w:pPr>
    </w:p>
    <w:p w14:paraId="1D4C7AB8" w14:textId="77777777" w:rsidR="00000000" w:rsidRDefault="007C71EE">
      <w:pPr>
        <w:pStyle w:val="ad"/>
        <w:rPr>
          <w:rtl/>
        </w:rPr>
      </w:pPr>
      <w:r>
        <w:rPr>
          <w:rFonts w:hint="eastAsia"/>
          <w:rtl/>
        </w:rPr>
        <w:t>היו</w:t>
      </w:r>
      <w:r>
        <w:rPr>
          <w:rtl/>
        </w:rPr>
        <w:t>"ר מוחמד ברכה:</w:t>
      </w:r>
    </w:p>
    <w:p w14:paraId="1A0CA7D5" w14:textId="77777777" w:rsidR="00000000" w:rsidRDefault="007C71EE">
      <w:pPr>
        <w:pStyle w:val="a"/>
        <w:rPr>
          <w:rFonts w:hint="cs"/>
          <w:rtl/>
        </w:rPr>
      </w:pPr>
    </w:p>
    <w:p w14:paraId="728F6430" w14:textId="77777777" w:rsidR="00000000" w:rsidRDefault="007C71EE">
      <w:pPr>
        <w:pStyle w:val="a"/>
        <w:rPr>
          <w:rFonts w:hint="cs"/>
          <w:rtl/>
        </w:rPr>
      </w:pPr>
      <w:r>
        <w:rPr>
          <w:rFonts w:hint="cs"/>
          <w:rtl/>
        </w:rPr>
        <w:t>הנוסחה מאוד ברורה. את הנגב מפר</w:t>
      </w:r>
      <w:r>
        <w:rPr>
          <w:rFonts w:hint="cs"/>
          <w:rtl/>
        </w:rPr>
        <w:t>יחים ואת הבדואים מבריחים. זו הנוסחה.</w:t>
      </w:r>
    </w:p>
    <w:p w14:paraId="02038AC7" w14:textId="77777777" w:rsidR="00000000" w:rsidRDefault="007C71EE">
      <w:pPr>
        <w:pStyle w:val="a"/>
        <w:rPr>
          <w:rFonts w:hint="cs"/>
          <w:rtl/>
        </w:rPr>
      </w:pPr>
    </w:p>
    <w:p w14:paraId="5CEF9D6D" w14:textId="77777777" w:rsidR="00000000" w:rsidRDefault="007C71EE">
      <w:pPr>
        <w:pStyle w:val="SpeakerCon"/>
        <w:rPr>
          <w:rtl/>
        </w:rPr>
      </w:pPr>
      <w:bookmarkStart w:id="2321" w:name="FS000000549T28_05_2003_10_04_11C"/>
      <w:bookmarkEnd w:id="2321"/>
      <w:r>
        <w:rPr>
          <w:rFonts w:hint="eastAsia"/>
          <w:rtl/>
        </w:rPr>
        <w:t>טלב</w:t>
      </w:r>
      <w:r>
        <w:rPr>
          <w:rtl/>
        </w:rPr>
        <w:t xml:space="preserve"> אלסאנע (רע"ם):</w:t>
      </w:r>
    </w:p>
    <w:p w14:paraId="6F775416" w14:textId="77777777" w:rsidR="00000000" w:rsidRDefault="007C71EE">
      <w:pPr>
        <w:pStyle w:val="a"/>
        <w:rPr>
          <w:rFonts w:hint="cs"/>
          <w:rtl/>
        </w:rPr>
      </w:pPr>
    </w:p>
    <w:p w14:paraId="4FE1B9A4" w14:textId="77777777" w:rsidR="00000000" w:rsidRDefault="007C71EE">
      <w:pPr>
        <w:pStyle w:val="a"/>
        <w:rPr>
          <w:rFonts w:hint="cs"/>
          <w:rtl/>
        </w:rPr>
      </w:pPr>
      <w:r>
        <w:rPr>
          <w:rFonts w:hint="cs"/>
          <w:rtl/>
        </w:rPr>
        <w:t>לא שמעתי הגדרה קולעת כמו ההגדרה הזאת, שאת הנגב מפריחים ואת הבדואים מבריחים. זו הגדרה שאני מאמץ אותה. זה המצב.</w:t>
      </w:r>
    </w:p>
    <w:p w14:paraId="219BA6EA" w14:textId="77777777" w:rsidR="00000000" w:rsidRDefault="007C71EE">
      <w:pPr>
        <w:pStyle w:val="a"/>
        <w:rPr>
          <w:rFonts w:hint="cs"/>
          <w:rtl/>
        </w:rPr>
      </w:pPr>
    </w:p>
    <w:p w14:paraId="6B5F2CC8" w14:textId="77777777" w:rsidR="00000000" w:rsidRDefault="007C71EE">
      <w:pPr>
        <w:pStyle w:val="a"/>
        <w:rPr>
          <w:rFonts w:hint="cs"/>
          <w:rtl/>
        </w:rPr>
      </w:pPr>
      <w:r>
        <w:rPr>
          <w:rFonts w:hint="cs"/>
          <w:rtl/>
        </w:rPr>
        <w:t xml:space="preserve">לכן, במסגרת ההגדרה הזאת הוחלט להקים 60 חוות של מתיישבים בודדים. מצד שני, אושרה לאחרונה </w:t>
      </w:r>
      <w:r>
        <w:rPr>
          <w:rFonts w:hint="cs"/>
          <w:rtl/>
        </w:rPr>
        <w:t>תוכנית של אריאל שרון, ראש הממשלה הנוכחי, שרוצה לפתוח פרק חדש עם האוכלוסייה הבדואית, ומתוך רצון להבריח הוא מוצא תקציבים למרות הקיצוצים. לאילו מטרות? הקצאת תקציבים ל"סיירת הירוקה", שזה גוף כמו זיקית - כל פעם משנה את צבע העור שלו. פעם הוא מופיע כנציג של מינהל</w:t>
      </w:r>
      <w:r>
        <w:rPr>
          <w:rFonts w:hint="cs"/>
          <w:rtl/>
        </w:rPr>
        <w:t xml:space="preserve"> מקרקעי ישראל כדי לפנות את הבדואים בטענה שאלה אדמות מינהל. פעם הוא מופיע כנציג צה"ל, אם מדובר בשטחי צה"ל. לפעמים הוא מופיע כנציג אגף הפיקוח במשרד הפנים, אם מדובר בבנייה ללא היתר. כל פעם הוא מופיע בכובע אחר, בצורה אחרת, אבל המכנה המשותף בכל ההופעות שלו שהוא</w:t>
      </w:r>
      <w:r>
        <w:rPr>
          <w:rFonts w:hint="cs"/>
          <w:rtl/>
        </w:rPr>
        <w:t xml:space="preserve"> תמיד נגד האוכלוסייה הבדואית, תמיד מעל לחוק וכאילו הוא יחידת משטרה מיוחדת לאוכלוסייה הבדואית.  </w:t>
      </w:r>
    </w:p>
    <w:p w14:paraId="3D45E353" w14:textId="77777777" w:rsidR="00000000" w:rsidRDefault="007C71EE">
      <w:pPr>
        <w:pStyle w:val="a"/>
        <w:rPr>
          <w:rFonts w:hint="cs"/>
          <w:rtl/>
        </w:rPr>
      </w:pPr>
    </w:p>
    <w:p w14:paraId="3D2ECBEE" w14:textId="77777777" w:rsidR="00000000" w:rsidRDefault="007C71EE">
      <w:pPr>
        <w:pStyle w:val="a"/>
        <w:rPr>
          <w:rFonts w:hint="cs"/>
          <w:rtl/>
        </w:rPr>
      </w:pPr>
      <w:r>
        <w:rPr>
          <w:rFonts w:hint="cs"/>
          <w:rtl/>
        </w:rPr>
        <w:t>גם מצאו תקציבים כדי לתגבר את אגף התכנון והבנייה במחוז הדרום, גם מצאו תקציבים להקמת יחידת משטרה מיוחדת כדי לטפל באוכלוסייה, אף שאנחנו אומרים, במקום להקצות תקציב</w:t>
      </w:r>
      <w:r>
        <w:rPr>
          <w:rFonts w:hint="cs"/>
          <w:rtl/>
        </w:rPr>
        <w:t xml:space="preserve">ים להקמת       בתי-ספר, גני-ילדים ומוסדות חינוך מיוחד, מוצאים תקציבים למשטרה. את כל האוכלוסייה רוצים לרכז בשבעה יישובים שבכולם אין שום תשתית, לא תעשייה, לא חקלאות ולא מסחר. המכנה המשותף לאלה - שכונות עוני ואבטלה. </w:t>
      </w:r>
    </w:p>
    <w:p w14:paraId="47524F10" w14:textId="77777777" w:rsidR="00000000" w:rsidRDefault="007C71EE">
      <w:pPr>
        <w:pStyle w:val="a"/>
        <w:rPr>
          <w:rFonts w:hint="cs"/>
          <w:rtl/>
        </w:rPr>
      </w:pPr>
    </w:p>
    <w:p w14:paraId="3BAFFE57" w14:textId="77777777" w:rsidR="00000000" w:rsidRDefault="007C71EE">
      <w:pPr>
        <w:pStyle w:val="a"/>
        <w:rPr>
          <w:rFonts w:hint="cs"/>
          <w:rtl/>
        </w:rPr>
      </w:pPr>
      <w:r>
        <w:rPr>
          <w:rFonts w:hint="cs"/>
          <w:rtl/>
        </w:rPr>
        <w:t>לכן, התפיסה היא משונה. זאת אומרת, לרכז את</w:t>
      </w:r>
      <w:r>
        <w:rPr>
          <w:rFonts w:hint="cs"/>
          <w:rtl/>
        </w:rPr>
        <w:t xml:space="preserve"> האנשים, לא אכפת לנו איך, באיזו צורה הם יחיו. אחר כך באים בטענות, מדברים על הקצנה, מדברים על עבריינות ופשיעה. אותו דבר לגבי כלל האוכלוסייה - גם בגליל וגם במשולש.</w:t>
      </w:r>
    </w:p>
    <w:p w14:paraId="69BD2E2A" w14:textId="77777777" w:rsidR="00000000" w:rsidRDefault="007C71EE">
      <w:pPr>
        <w:pStyle w:val="a"/>
        <w:rPr>
          <w:rFonts w:hint="cs"/>
          <w:rtl/>
        </w:rPr>
      </w:pPr>
    </w:p>
    <w:p w14:paraId="19A0E3F1" w14:textId="77777777" w:rsidR="00000000" w:rsidRDefault="007C71EE">
      <w:pPr>
        <w:pStyle w:val="a"/>
        <w:rPr>
          <w:rFonts w:hint="cs"/>
          <w:rtl/>
        </w:rPr>
      </w:pPr>
      <w:r>
        <w:rPr>
          <w:rFonts w:hint="cs"/>
          <w:rtl/>
        </w:rPr>
        <w:t>כשאנחנו רואים את היישובים הערביים, הם תופסים מקום ראשון באבטלה ובעוני. אני שואל, אדוני היושב-</w:t>
      </w:r>
      <w:r>
        <w:rPr>
          <w:rFonts w:hint="cs"/>
          <w:rtl/>
        </w:rPr>
        <w:t>ראש, זו גזירה משמים, שמתוך 27 יישובים, תמיד 20 היישובים הראשונים הם יישובים ערביים? העוני רודף אותנו, או המדיניות המפלה רודפת אותנו? התוצאה של מדיניות מפלה היא אבטלה ועוני, המצוקה של תוכניות המיתאר ביישובים הערביים. אלה לא סוגיות של תקציב, אדוני היושב-ראש.</w:t>
      </w:r>
      <w:r>
        <w:rPr>
          <w:rFonts w:hint="cs"/>
          <w:rtl/>
        </w:rPr>
        <w:t xml:space="preserve"> אלה סוגיות של תפיסה. זה לא עולה כסף, זה רק שינוי מחשבה. </w:t>
      </w:r>
    </w:p>
    <w:p w14:paraId="4C55507E" w14:textId="77777777" w:rsidR="00000000" w:rsidRDefault="007C71EE">
      <w:pPr>
        <w:pStyle w:val="a"/>
        <w:ind w:firstLine="720"/>
        <w:rPr>
          <w:rFonts w:hint="cs"/>
          <w:rtl/>
        </w:rPr>
      </w:pPr>
    </w:p>
    <w:p w14:paraId="7FFDD799" w14:textId="77777777" w:rsidR="00000000" w:rsidRDefault="007C71EE">
      <w:pPr>
        <w:pStyle w:val="a"/>
        <w:ind w:firstLine="720"/>
        <w:rPr>
          <w:rFonts w:hint="cs"/>
          <w:rtl/>
        </w:rPr>
      </w:pPr>
      <w:r>
        <w:rPr>
          <w:rFonts w:hint="cs"/>
          <w:rtl/>
        </w:rPr>
        <w:t>לכן כאשר מתחילים לדבר על שלום עם הפלסטינים, יש לי הרבה סימני שאלה, לא מפני שאין מפת דרכים - יש. אבל אין תפיסת שלום אמיתית, זו הבעיה. לו היתה תפיסת שלום אמיתית והיו כוונות טובות, אפשר היה להגיד שבאמ</w:t>
      </w:r>
      <w:r>
        <w:rPr>
          <w:rFonts w:hint="cs"/>
          <w:rtl/>
        </w:rPr>
        <w:t xml:space="preserve">ת יש סיכוי. כי אם רוצים, אין זו אגדה. העיקר לרצות להגיע למטרה, לרצות לקדם את השלום. אם אין תפיסת שלום כלפי האוכלוסייה הערבית בתוך המדינה, לא כלפי זכותם ללמוד ולא כלפי הקצאת תקציבים לשלטון המקומי, לא לתעסוקה ולא למסחר ולא ליישב אותם </w:t>
      </w:r>
      <w:r>
        <w:rPr>
          <w:rtl/>
        </w:rPr>
        <w:t>–</w:t>
      </w:r>
      <w:r>
        <w:rPr>
          <w:rFonts w:hint="cs"/>
          <w:rtl/>
        </w:rPr>
        <w:t xml:space="preserve"> אם אין תפיסת שלום לאלה</w:t>
      </w:r>
      <w:r>
        <w:rPr>
          <w:rFonts w:hint="cs"/>
          <w:rtl/>
        </w:rPr>
        <w:t xml:space="preserve"> שחיים בתוך המדינה, אזרחי המדינה שאי-אפשר להגיד שהם עושים פיגועים, שהם אנשי "חמאס", אי-אפשר לבוא אליהם בשום טענה שהיא; הם חיים למרות הסיטואציה הקשה המורכבת שהם נתונים בה, הם שומרים על החוק למרות ההסתה הפרועה של הימין, למרות ה"עליהום" ומחול השדים שמנהלים נג</w:t>
      </w:r>
      <w:r>
        <w:rPr>
          <w:rFonts w:hint="cs"/>
          <w:rtl/>
        </w:rPr>
        <w:t xml:space="preserve">דם. אם אין תפיסת שלום כלפי האוכלוסייה הזאת, אפשר להאמין שיש תפיסת שלום כלפי הפלסטינים? </w:t>
      </w:r>
    </w:p>
    <w:p w14:paraId="48450304" w14:textId="77777777" w:rsidR="00000000" w:rsidRDefault="007C71EE">
      <w:pPr>
        <w:pStyle w:val="a"/>
        <w:ind w:firstLine="720"/>
        <w:rPr>
          <w:rFonts w:hint="cs"/>
          <w:rtl/>
        </w:rPr>
      </w:pPr>
    </w:p>
    <w:p w14:paraId="1A9182CD" w14:textId="77777777" w:rsidR="00000000" w:rsidRDefault="007C71EE">
      <w:pPr>
        <w:pStyle w:val="a"/>
        <w:ind w:firstLine="720"/>
        <w:rPr>
          <w:rFonts w:hint="cs"/>
          <w:rtl/>
        </w:rPr>
      </w:pPr>
      <w:r>
        <w:rPr>
          <w:rFonts w:hint="cs"/>
          <w:rtl/>
        </w:rPr>
        <w:t>אני רוצה להבין, אם אין תקציבים, יש בעיות תקציביות, מאיפה מוצאים כסף לבנות 12,000 יחידות דיור בהתנחלויות? מה זה ריבוי טבעי בהתנחלויות? יותר מ=12,000 יחידות דיור. בהתנחל</w:t>
      </w:r>
      <w:r>
        <w:rPr>
          <w:rFonts w:hint="cs"/>
          <w:rtl/>
        </w:rPr>
        <w:t>ויות מולידים ילדים כל שישה חודשים?</w:t>
      </w:r>
    </w:p>
    <w:p w14:paraId="5B53BDD9" w14:textId="77777777" w:rsidR="00000000" w:rsidRDefault="007C71EE">
      <w:pPr>
        <w:pStyle w:val="a"/>
        <w:ind w:firstLine="720"/>
        <w:rPr>
          <w:rFonts w:hint="cs"/>
          <w:rtl/>
        </w:rPr>
      </w:pPr>
    </w:p>
    <w:p w14:paraId="36A723B2" w14:textId="77777777" w:rsidR="00000000" w:rsidRDefault="007C71EE">
      <w:pPr>
        <w:pStyle w:val="ad"/>
        <w:rPr>
          <w:rtl/>
        </w:rPr>
      </w:pPr>
      <w:bookmarkStart w:id="2322" w:name="FS000000549T28_05_2003_10_29_31C"/>
      <w:bookmarkEnd w:id="2322"/>
      <w:r>
        <w:rPr>
          <w:rFonts w:hint="eastAsia"/>
          <w:rtl/>
        </w:rPr>
        <w:t>היו</w:t>
      </w:r>
      <w:r>
        <w:rPr>
          <w:rtl/>
        </w:rPr>
        <w:t>"ר מוחמד ברכה:</w:t>
      </w:r>
    </w:p>
    <w:p w14:paraId="451132CA" w14:textId="77777777" w:rsidR="00000000" w:rsidRDefault="007C71EE">
      <w:pPr>
        <w:pStyle w:val="a"/>
        <w:rPr>
          <w:rFonts w:hint="cs"/>
          <w:rtl/>
        </w:rPr>
      </w:pPr>
    </w:p>
    <w:p w14:paraId="3FD64207" w14:textId="77777777" w:rsidR="00000000" w:rsidRDefault="007C71EE">
      <w:pPr>
        <w:pStyle w:val="a"/>
        <w:rPr>
          <w:rFonts w:hint="cs"/>
          <w:rtl/>
        </w:rPr>
      </w:pPr>
      <w:r>
        <w:rPr>
          <w:rFonts w:hint="cs"/>
          <w:rtl/>
        </w:rPr>
        <w:t>מה, הם בדואים?</w:t>
      </w:r>
    </w:p>
    <w:p w14:paraId="19AFEDCC" w14:textId="77777777" w:rsidR="00000000" w:rsidRDefault="007C71EE">
      <w:pPr>
        <w:pStyle w:val="a"/>
        <w:rPr>
          <w:rFonts w:hint="cs"/>
          <w:rtl/>
        </w:rPr>
      </w:pPr>
    </w:p>
    <w:p w14:paraId="0D426A21" w14:textId="77777777" w:rsidR="00000000" w:rsidRDefault="007C71EE">
      <w:pPr>
        <w:pStyle w:val="SpeakerCon"/>
        <w:rPr>
          <w:rtl/>
        </w:rPr>
      </w:pPr>
      <w:bookmarkStart w:id="2323" w:name="FS000000549T28_05_2003_10_29_51C"/>
      <w:bookmarkEnd w:id="2323"/>
      <w:r>
        <w:rPr>
          <w:rFonts w:hint="eastAsia"/>
          <w:rtl/>
        </w:rPr>
        <w:t>טלב</w:t>
      </w:r>
      <w:r>
        <w:rPr>
          <w:rtl/>
        </w:rPr>
        <w:t xml:space="preserve"> אלסאנע (רע"ם):</w:t>
      </w:r>
    </w:p>
    <w:p w14:paraId="47EE1E3F" w14:textId="77777777" w:rsidR="00000000" w:rsidRDefault="007C71EE">
      <w:pPr>
        <w:pStyle w:val="a"/>
        <w:rPr>
          <w:rFonts w:hint="cs"/>
          <w:rtl/>
        </w:rPr>
      </w:pPr>
    </w:p>
    <w:p w14:paraId="150B41D0" w14:textId="77777777" w:rsidR="00000000" w:rsidRDefault="007C71EE">
      <w:pPr>
        <w:pStyle w:val="a"/>
        <w:rPr>
          <w:rFonts w:hint="cs"/>
          <w:rtl/>
        </w:rPr>
      </w:pPr>
      <w:r>
        <w:rPr>
          <w:rFonts w:hint="cs"/>
          <w:rtl/>
        </w:rPr>
        <w:t xml:space="preserve">אפילו הבדואים לא הגיעו לקצב ילודה כזה. 12,000 יחידות דיור, איך זה מתיישב עם מפת הדרכים, כבוד השר? איך זה מתיישב עם תפיסת שלום? </w:t>
      </w:r>
    </w:p>
    <w:p w14:paraId="6BE883C1" w14:textId="77777777" w:rsidR="00000000" w:rsidRDefault="007C71EE">
      <w:pPr>
        <w:pStyle w:val="a"/>
        <w:rPr>
          <w:rFonts w:hint="cs"/>
          <w:rtl/>
        </w:rPr>
      </w:pPr>
    </w:p>
    <w:p w14:paraId="52136FFC" w14:textId="77777777" w:rsidR="00000000" w:rsidRDefault="007C71EE">
      <w:pPr>
        <w:pStyle w:val="ad"/>
        <w:rPr>
          <w:rtl/>
        </w:rPr>
      </w:pPr>
      <w:r>
        <w:rPr>
          <w:rFonts w:hint="eastAsia"/>
          <w:rtl/>
        </w:rPr>
        <w:t>היו</w:t>
      </w:r>
      <w:r>
        <w:rPr>
          <w:rtl/>
        </w:rPr>
        <w:t>"ר מוחמד ברכה:</w:t>
      </w:r>
    </w:p>
    <w:p w14:paraId="4EBBED8A" w14:textId="77777777" w:rsidR="00000000" w:rsidRDefault="007C71EE">
      <w:pPr>
        <w:pStyle w:val="a"/>
        <w:rPr>
          <w:rFonts w:hint="cs"/>
          <w:rtl/>
        </w:rPr>
      </w:pPr>
    </w:p>
    <w:p w14:paraId="1A949C8E" w14:textId="77777777" w:rsidR="00000000" w:rsidRDefault="007C71EE">
      <w:pPr>
        <w:pStyle w:val="a"/>
        <w:rPr>
          <w:rFonts w:hint="cs"/>
          <w:rtl/>
        </w:rPr>
      </w:pPr>
      <w:r>
        <w:rPr>
          <w:rFonts w:hint="cs"/>
          <w:rtl/>
        </w:rPr>
        <w:t>חבר הכנסת יאסינוב</w:t>
      </w:r>
      <w:r>
        <w:rPr>
          <w:rFonts w:hint="cs"/>
          <w:rtl/>
        </w:rPr>
        <w:t xml:space="preserve"> דיבר על בדואי בנגב שיש לו 40 ילדים. יוצרים מזה אגדות ופנטזיות לצורך איום.</w:t>
      </w:r>
    </w:p>
    <w:p w14:paraId="5246A9C2" w14:textId="77777777" w:rsidR="00000000" w:rsidRDefault="007C71EE">
      <w:pPr>
        <w:pStyle w:val="a"/>
        <w:rPr>
          <w:rFonts w:hint="cs"/>
          <w:rtl/>
        </w:rPr>
      </w:pPr>
    </w:p>
    <w:p w14:paraId="7BEB5DD3" w14:textId="77777777" w:rsidR="00000000" w:rsidRDefault="007C71EE">
      <w:pPr>
        <w:pStyle w:val="SpeakerCon"/>
        <w:rPr>
          <w:rtl/>
        </w:rPr>
      </w:pPr>
      <w:bookmarkStart w:id="2324" w:name="FS000000549T28_05_2003_10_32_00C"/>
      <w:bookmarkEnd w:id="2324"/>
    </w:p>
    <w:p w14:paraId="0F7B6C81" w14:textId="77777777" w:rsidR="00000000" w:rsidRDefault="007C71EE">
      <w:pPr>
        <w:pStyle w:val="SpeakerCon"/>
        <w:rPr>
          <w:rtl/>
        </w:rPr>
      </w:pPr>
      <w:r>
        <w:rPr>
          <w:rFonts w:hint="eastAsia"/>
          <w:rtl/>
        </w:rPr>
        <w:t>טלב</w:t>
      </w:r>
      <w:r>
        <w:rPr>
          <w:rtl/>
        </w:rPr>
        <w:t xml:space="preserve"> אלסאנע (רע"ם):</w:t>
      </w:r>
    </w:p>
    <w:p w14:paraId="0CFE464A" w14:textId="77777777" w:rsidR="00000000" w:rsidRDefault="007C71EE">
      <w:pPr>
        <w:pStyle w:val="a"/>
        <w:rPr>
          <w:rFonts w:hint="cs"/>
          <w:rtl/>
        </w:rPr>
      </w:pPr>
    </w:p>
    <w:p w14:paraId="11DB4BEB" w14:textId="77777777" w:rsidR="00000000" w:rsidRDefault="007C71EE">
      <w:pPr>
        <w:pStyle w:val="a"/>
        <w:rPr>
          <w:rFonts w:hint="cs"/>
          <w:rtl/>
        </w:rPr>
      </w:pPr>
      <w:r>
        <w:rPr>
          <w:rFonts w:hint="cs"/>
          <w:rtl/>
        </w:rPr>
        <w:t>אם תבדוק את זה מבחינה אנתרופולוגית וסוציולוגית, יש לבדואים אורח חיים, יש להם תפיסת עולם, הם מתחתנים איפה שהם נמצאים. הם לא עושים את זה משיקולים פוליטיים. לכן ה</w:t>
      </w:r>
      <w:r>
        <w:rPr>
          <w:rFonts w:hint="cs"/>
          <w:rtl/>
        </w:rPr>
        <w:t xml:space="preserve">ם מתחתנים עם שלוש-ארבע נשים. זה היה לפני קום המדינה. חבר הכנסת טיבי, אבא שלי היה נשוי לארבע נשים לפני קום המדינה. אמא שלי היתה האשה הרביעית, האחרונה. הוא התחתן אתה ב=1926. זאת אומרת, לפני קום המדינה. אולי זה היה אחרי הצהרת בלפור. אבל אז לא היתה המדינה ולא </w:t>
      </w:r>
      <w:r>
        <w:rPr>
          <w:rFonts w:hint="cs"/>
          <w:rtl/>
        </w:rPr>
        <w:t xml:space="preserve">היה המוסד לביטוח לאומי. זו היתה האשה הרביעית שהוא התחתן אתה, ויש לי 21 אחים ואחיות. היום, כל אח מהאחים שלי נשוי לאשה אחת. לי למשל יש ארבע בנות ובן. היום הכול משתנה. </w:t>
      </w:r>
    </w:p>
    <w:p w14:paraId="24FC3157" w14:textId="77777777" w:rsidR="00000000" w:rsidRDefault="007C71EE">
      <w:pPr>
        <w:pStyle w:val="a"/>
        <w:rPr>
          <w:rFonts w:hint="cs"/>
          <w:rtl/>
        </w:rPr>
      </w:pPr>
    </w:p>
    <w:p w14:paraId="79FDAE91" w14:textId="77777777" w:rsidR="00000000" w:rsidRDefault="007C71EE">
      <w:pPr>
        <w:pStyle w:val="a"/>
        <w:rPr>
          <w:rFonts w:hint="cs"/>
          <w:rtl/>
        </w:rPr>
      </w:pPr>
      <w:r>
        <w:rPr>
          <w:rFonts w:hint="cs"/>
          <w:rtl/>
        </w:rPr>
        <w:t xml:space="preserve">לכן, לבוא בטענות ולהגיד: הבדואים התחתנו בגלל </w:t>
      </w:r>
      <w:r>
        <w:rPr>
          <w:rtl/>
        </w:rPr>
        <w:t>–</w:t>
      </w:r>
      <w:r>
        <w:rPr>
          <w:rFonts w:hint="cs"/>
          <w:rtl/>
        </w:rPr>
        <w:t xml:space="preserve"> זה חלק מדעות קדומות, זה חלק מבורות. אחת הב</w:t>
      </w:r>
      <w:r>
        <w:rPr>
          <w:rFonts w:hint="cs"/>
          <w:rtl/>
        </w:rPr>
        <w:t xml:space="preserve">עיות שיש במדינה כאן היא שיהודים וערבים חיים ביחד אבל לחוד, כל אחד חי בנפרד. לדעתי, האוכלוסייה הערבית מכירה את האוכלוסייה היהודית הרבה יותר טוב משהיהודים מכירים את הערבים. למה? כי אנחנו לומדים גם את ההיסטוריה היהודית, גם את הספרות היהודית, אפילו תנ"ך אנחנו </w:t>
      </w:r>
      <w:r>
        <w:rPr>
          <w:rFonts w:hint="cs"/>
          <w:rtl/>
        </w:rPr>
        <w:t>לומדים. הם לא לומדים שום דבר על האוכלוסייה הערבית והם ניזונים מדעות קדומות. לכן כל השיפוט שלהם כלפי האוכלוסייה הערבית לקוי. על מנת להכיר, קודם כול צריך ללמוד את השפה. תודה רבה.</w:t>
      </w:r>
    </w:p>
    <w:p w14:paraId="141EFA52" w14:textId="77777777" w:rsidR="00000000" w:rsidRDefault="007C71EE">
      <w:pPr>
        <w:pStyle w:val="a"/>
        <w:rPr>
          <w:rFonts w:hint="cs"/>
          <w:rtl/>
        </w:rPr>
      </w:pPr>
    </w:p>
    <w:p w14:paraId="0375E932" w14:textId="77777777" w:rsidR="00000000" w:rsidRDefault="007C71EE">
      <w:pPr>
        <w:pStyle w:val="ad"/>
        <w:rPr>
          <w:rtl/>
        </w:rPr>
      </w:pPr>
      <w:r>
        <w:rPr>
          <w:rFonts w:hint="eastAsia"/>
          <w:rtl/>
        </w:rPr>
        <w:t>היו</w:t>
      </w:r>
      <w:r>
        <w:rPr>
          <w:rtl/>
        </w:rPr>
        <w:t>"ר מוחמד ברכה:</w:t>
      </w:r>
    </w:p>
    <w:p w14:paraId="5D7FC8A0" w14:textId="77777777" w:rsidR="00000000" w:rsidRDefault="007C71EE">
      <w:pPr>
        <w:pStyle w:val="a"/>
        <w:rPr>
          <w:rFonts w:hint="cs"/>
          <w:rtl/>
        </w:rPr>
      </w:pPr>
    </w:p>
    <w:p w14:paraId="0A409B70" w14:textId="77777777" w:rsidR="00000000" w:rsidRDefault="007C71EE">
      <w:pPr>
        <w:pStyle w:val="a"/>
        <w:rPr>
          <w:rFonts w:hint="cs"/>
          <w:rtl/>
        </w:rPr>
      </w:pPr>
      <w:r>
        <w:rPr>
          <w:rFonts w:hint="cs"/>
          <w:rtl/>
        </w:rPr>
        <w:t>תודה רבה. השר טומי לפיד מבקש להגיב. אחר כך - חבר הכנסת עזמי</w:t>
      </w:r>
      <w:r>
        <w:rPr>
          <w:rFonts w:hint="cs"/>
          <w:rtl/>
        </w:rPr>
        <w:t xml:space="preserve"> בשארה. אחריו </w:t>
      </w:r>
      <w:r>
        <w:rPr>
          <w:rtl/>
        </w:rPr>
        <w:t>–</w:t>
      </w:r>
      <w:r>
        <w:rPr>
          <w:rFonts w:hint="cs"/>
          <w:rtl/>
        </w:rPr>
        <w:t xml:space="preserve"> חבר הכנסת עמיר פרץ, ואחריו </w:t>
      </w:r>
      <w:r>
        <w:rPr>
          <w:rtl/>
        </w:rPr>
        <w:t>–</w:t>
      </w:r>
      <w:r>
        <w:rPr>
          <w:rFonts w:hint="cs"/>
          <w:rtl/>
        </w:rPr>
        <w:t xml:space="preserve"> חבר הכנסת אחמד טיבי. בבקשה, השר לפיד.   </w:t>
      </w:r>
    </w:p>
    <w:p w14:paraId="6B97CE15" w14:textId="77777777" w:rsidR="00000000" w:rsidRDefault="007C71EE">
      <w:pPr>
        <w:pStyle w:val="a"/>
        <w:rPr>
          <w:rFonts w:hint="cs"/>
          <w:rtl/>
        </w:rPr>
      </w:pPr>
      <w:r>
        <w:rPr>
          <w:rFonts w:hint="cs"/>
          <w:rtl/>
        </w:rPr>
        <w:t xml:space="preserve">  </w:t>
      </w:r>
    </w:p>
    <w:p w14:paraId="39C9F6E3" w14:textId="77777777" w:rsidR="00000000" w:rsidRDefault="007C71EE">
      <w:pPr>
        <w:pStyle w:val="Speaker"/>
        <w:rPr>
          <w:rtl/>
        </w:rPr>
      </w:pPr>
      <w:bookmarkStart w:id="2325" w:name="FS000000517T28_05_2003_10_42_06"/>
      <w:bookmarkEnd w:id="2325"/>
      <w:r>
        <w:rPr>
          <w:rFonts w:hint="eastAsia"/>
          <w:rtl/>
        </w:rPr>
        <w:t>שר</w:t>
      </w:r>
      <w:r>
        <w:rPr>
          <w:rtl/>
        </w:rPr>
        <w:t xml:space="preserve"> המשפטים יוסף לפיד:</w:t>
      </w:r>
    </w:p>
    <w:p w14:paraId="141134AA" w14:textId="77777777" w:rsidR="00000000" w:rsidRDefault="007C71EE">
      <w:pPr>
        <w:pStyle w:val="a"/>
        <w:rPr>
          <w:rFonts w:hint="cs"/>
          <w:rtl/>
        </w:rPr>
      </w:pPr>
    </w:p>
    <w:p w14:paraId="731E1B32" w14:textId="77777777" w:rsidR="00000000" w:rsidRDefault="007C71EE">
      <w:pPr>
        <w:pStyle w:val="a"/>
        <w:rPr>
          <w:rFonts w:hint="cs"/>
          <w:rtl/>
        </w:rPr>
      </w:pPr>
      <w:r>
        <w:rPr>
          <w:rFonts w:hint="cs"/>
          <w:rtl/>
        </w:rPr>
        <w:t>אדוני היושב-ראש, משהו מוזר בתביעות שלך לקבלת אזרחות ישראלית ובתיאורים שלך איזו מדינה איומה זאת. ואני תוהה: למה אנשים רוצים להיות אזרחים במדינה ה</w:t>
      </w:r>
      <w:r>
        <w:rPr>
          <w:rFonts w:hint="cs"/>
          <w:rtl/>
        </w:rPr>
        <w:t xml:space="preserve">איומה הזאת שאתה מתאר? </w:t>
      </w:r>
    </w:p>
    <w:p w14:paraId="65064B44" w14:textId="77777777" w:rsidR="00000000" w:rsidRDefault="007C71EE">
      <w:pPr>
        <w:pStyle w:val="a"/>
        <w:rPr>
          <w:rFonts w:hint="cs"/>
          <w:rtl/>
        </w:rPr>
      </w:pPr>
    </w:p>
    <w:p w14:paraId="3D826484" w14:textId="77777777" w:rsidR="00000000" w:rsidRDefault="007C71EE">
      <w:pPr>
        <w:pStyle w:val="ac"/>
        <w:rPr>
          <w:rtl/>
        </w:rPr>
      </w:pPr>
      <w:bookmarkStart w:id="2326" w:name="FS000000517T28_05_2003_10_43_21C"/>
      <w:bookmarkEnd w:id="2326"/>
      <w:r>
        <w:rPr>
          <w:rtl/>
        </w:rPr>
        <w:t>טלב אלסאנע (רע"ם):</w:t>
      </w:r>
    </w:p>
    <w:p w14:paraId="4E56FC9C" w14:textId="77777777" w:rsidR="00000000" w:rsidRDefault="007C71EE">
      <w:pPr>
        <w:pStyle w:val="a"/>
        <w:rPr>
          <w:rtl/>
        </w:rPr>
      </w:pPr>
    </w:p>
    <w:p w14:paraId="7A25D2A5" w14:textId="77777777" w:rsidR="00000000" w:rsidRDefault="007C71EE">
      <w:pPr>
        <w:pStyle w:val="a"/>
        <w:rPr>
          <w:rFonts w:hint="cs"/>
          <w:rtl/>
        </w:rPr>
      </w:pPr>
      <w:r>
        <w:rPr>
          <w:rFonts w:hint="cs"/>
          <w:rtl/>
        </w:rPr>
        <w:t xml:space="preserve">היא אולי לא איומה, אבל היא יכולה להיות יותר טובה. </w:t>
      </w:r>
    </w:p>
    <w:p w14:paraId="180F0C50" w14:textId="77777777" w:rsidR="00000000" w:rsidRDefault="007C71EE">
      <w:pPr>
        <w:pStyle w:val="a"/>
        <w:rPr>
          <w:rFonts w:hint="cs"/>
          <w:rtl/>
        </w:rPr>
      </w:pPr>
    </w:p>
    <w:p w14:paraId="14582305" w14:textId="77777777" w:rsidR="00000000" w:rsidRDefault="007C71EE">
      <w:pPr>
        <w:pStyle w:val="SpeakerCon"/>
        <w:rPr>
          <w:rtl/>
        </w:rPr>
      </w:pPr>
      <w:bookmarkStart w:id="2327" w:name="FS000000517T28_05_2003_10_43_53C"/>
      <w:bookmarkEnd w:id="2327"/>
    </w:p>
    <w:p w14:paraId="14443503" w14:textId="77777777" w:rsidR="00000000" w:rsidRDefault="007C71EE">
      <w:pPr>
        <w:pStyle w:val="SpeakerCon"/>
        <w:rPr>
          <w:rtl/>
        </w:rPr>
      </w:pPr>
      <w:r>
        <w:rPr>
          <w:rtl/>
        </w:rPr>
        <w:t>שר המשפטים יוסף לפיד:</w:t>
      </w:r>
    </w:p>
    <w:p w14:paraId="17B25E6D" w14:textId="77777777" w:rsidR="00000000" w:rsidRDefault="007C71EE">
      <w:pPr>
        <w:pStyle w:val="a"/>
        <w:rPr>
          <w:rtl/>
        </w:rPr>
      </w:pPr>
    </w:p>
    <w:p w14:paraId="30DD4720" w14:textId="77777777" w:rsidR="00000000" w:rsidRDefault="007C71EE">
      <w:pPr>
        <w:pStyle w:val="a"/>
        <w:rPr>
          <w:rFonts w:hint="cs"/>
          <w:rtl/>
        </w:rPr>
      </w:pPr>
      <w:r>
        <w:rPr>
          <w:rFonts w:hint="cs"/>
          <w:rtl/>
        </w:rPr>
        <w:t>אולי לא כדאי להיות אזרחים במדינה נוראה כזאת.</w:t>
      </w:r>
    </w:p>
    <w:p w14:paraId="33FE7410" w14:textId="77777777" w:rsidR="00000000" w:rsidRDefault="007C71EE">
      <w:pPr>
        <w:pStyle w:val="a"/>
        <w:rPr>
          <w:rFonts w:hint="cs"/>
          <w:rtl/>
        </w:rPr>
      </w:pPr>
    </w:p>
    <w:p w14:paraId="43B750B2" w14:textId="77777777" w:rsidR="00000000" w:rsidRDefault="007C71EE">
      <w:pPr>
        <w:pStyle w:val="a"/>
        <w:rPr>
          <w:rFonts w:hint="cs"/>
          <w:rtl/>
        </w:rPr>
      </w:pPr>
      <w:r>
        <w:rPr>
          <w:rFonts w:hint="cs"/>
          <w:rtl/>
        </w:rPr>
        <w:t>אבל אני לא רוצה להשיב על כל הנאום שלך אלא רק על קטע מסוים. אמרת, איך מתרבים בהתנחלויות שצר</w:t>
      </w:r>
      <w:r>
        <w:rPr>
          <w:rFonts w:hint="cs"/>
          <w:rtl/>
        </w:rPr>
        <w:t>יך כל כך הרבה דירות למשפחות? מה, הם יולדים כל שישה חודשים? אפילו הבדואים לא יולדים כל שישה חודשים, אמרת בבדיחות הדעת. אבל המחשב של בית-חולים "סורוקה" בירושלים מעיד שיש בדואיות שיולדות כל שישה חודשים.</w:t>
      </w:r>
    </w:p>
    <w:p w14:paraId="6A9F900F" w14:textId="77777777" w:rsidR="00000000" w:rsidRDefault="007C71EE">
      <w:pPr>
        <w:pStyle w:val="a"/>
        <w:rPr>
          <w:rFonts w:hint="cs"/>
          <w:rtl/>
        </w:rPr>
      </w:pPr>
    </w:p>
    <w:p w14:paraId="06666FA9" w14:textId="77777777" w:rsidR="00000000" w:rsidRDefault="007C71EE">
      <w:pPr>
        <w:pStyle w:val="ac"/>
        <w:rPr>
          <w:rtl/>
        </w:rPr>
      </w:pPr>
      <w:r>
        <w:rPr>
          <w:rFonts w:hint="eastAsia"/>
          <w:rtl/>
        </w:rPr>
        <w:t>אחמד</w:t>
      </w:r>
      <w:r>
        <w:rPr>
          <w:rtl/>
        </w:rPr>
        <w:t xml:space="preserve"> טיבי (חד"ש-תע"ל):</w:t>
      </w:r>
    </w:p>
    <w:p w14:paraId="22D66290" w14:textId="77777777" w:rsidR="00000000" w:rsidRDefault="007C71EE">
      <w:pPr>
        <w:pStyle w:val="a"/>
        <w:rPr>
          <w:rFonts w:hint="cs"/>
          <w:rtl/>
        </w:rPr>
      </w:pPr>
    </w:p>
    <w:p w14:paraId="159002AF" w14:textId="77777777" w:rsidR="00000000" w:rsidRDefault="007C71EE">
      <w:pPr>
        <w:pStyle w:val="a"/>
        <w:rPr>
          <w:rFonts w:hint="cs"/>
          <w:rtl/>
        </w:rPr>
      </w:pPr>
      <w:r>
        <w:rPr>
          <w:rFonts w:hint="cs"/>
          <w:rtl/>
        </w:rPr>
        <w:t>"סורוקה" בירושלים?</w:t>
      </w:r>
    </w:p>
    <w:p w14:paraId="50C3BB48" w14:textId="77777777" w:rsidR="00000000" w:rsidRDefault="007C71EE">
      <w:pPr>
        <w:pStyle w:val="a"/>
        <w:rPr>
          <w:rFonts w:hint="cs"/>
          <w:rtl/>
        </w:rPr>
      </w:pPr>
    </w:p>
    <w:p w14:paraId="7FF48C79" w14:textId="77777777" w:rsidR="00000000" w:rsidRDefault="007C71EE">
      <w:pPr>
        <w:pStyle w:val="ac"/>
        <w:rPr>
          <w:rtl/>
        </w:rPr>
      </w:pPr>
      <w:r>
        <w:rPr>
          <w:rFonts w:hint="eastAsia"/>
          <w:rtl/>
        </w:rPr>
        <w:t>טלב</w:t>
      </w:r>
      <w:r>
        <w:rPr>
          <w:rtl/>
        </w:rPr>
        <w:t xml:space="preserve"> אלסאנע </w:t>
      </w:r>
      <w:r>
        <w:rPr>
          <w:rtl/>
        </w:rPr>
        <w:t>(רע"ם):</w:t>
      </w:r>
    </w:p>
    <w:p w14:paraId="63BDFD8F" w14:textId="77777777" w:rsidR="00000000" w:rsidRDefault="007C71EE">
      <w:pPr>
        <w:pStyle w:val="a"/>
        <w:rPr>
          <w:rFonts w:hint="cs"/>
          <w:rtl/>
        </w:rPr>
      </w:pPr>
    </w:p>
    <w:p w14:paraId="0AB53DAE" w14:textId="77777777" w:rsidR="00000000" w:rsidRDefault="007C71EE">
      <w:pPr>
        <w:pStyle w:val="a"/>
        <w:rPr>
          <w:rFonts w:hint="cs"/>
          <w:rtl/>
        </w:rPr>
      </w:pPr>
      <w:r>
        <w:rPr>
          <w:rFonts w:hint="cs"/>
          <w:rtl/>
        </w:rPr>
        <w:t>"סורוקה" בבאר-שבע לא בירושלים.</w:t>
      </w:r>
    </w:p>
    <w:p w14:paraId="660BF0CF" w14:textId="77777777" w:rsidR="00000000" w:rsidRDefault="007C71EE">
      <w:pPr>
        <w:pStyle w:val="a"/>
        <w:rPr>
          <w:rFonts w:hint="cs"/>
          <w:rtl/>
        </w:rPr>
      </w:pPr>
    </w:p>
    <w:p w14:paraId="732222AB" w14:textId="77777777" w:rsidR="00000000" w:rsidRDefault="007C71EE">
      <w:pPr>
        <w:pStyle w:val="SpeakerCon"/>
        <w:rPr>
          <w:rtl/>
        </w:rPr>
      </w:pPr>
      <w:bookmarkStart w:id="2328" w:name="FS000000517T28_05_2003_10_46_13C"/>
      <w:bookmarkEnd w:id="2328"/>
      <w:r>
        <w:rPr>
          <w:rFonts w:hint="eastAsia"/>
          <w:rtl/>
        </w:rPr>
        <w:t>שר</w:t>
      </w:r>
      <w:r>
        <w:rPr>
          <w:rtl/>
        </w:rPr>
        <w:t xml:space="preserve"> המשפטים יוסף לפיד:</w:t>
      </w:r>
    </w:p>
    <w:p w14:paraId="7F98E26B" w14:textId="77777777" w:rsidR="00000000" w:rsidRDefault="007C71EE">
      <w:pPr>
        <w:pStyle w:val="a"/>
        <w:rPr>
          <w:rFonts w:hint="cs"/>
          <w:rtl/>
        </w:rPr>
      </w:pPr>
    </w:p>
    <w:p w14:paraId="27331D15" w14:textId="77777777" w:rsidR="00000000" w:rsidRDefault="007C71EE">
      <w:pPr>
        <w:pStyle w:val="a"/>
        <w:rPr>
          <w:rFonts w:hint="cs"/>
          <w:rtl/>
        </w:rPr>
      </w:pPr>
      <w:r>
        <w:rPr>
          <w:rFonts w:hint="cs"/>
          <w:rtl/>
        </w:rPr>
        <w:t>כאשר בדקו מדוע זועק המחשב שיש פה משהו לא סביר, התברר שנשים שהגיעו אלינו באופן בלתי ליגלי מעזה וילדו לבדואים ישראלים ולא היתה להן אפשרות להירשם בתעודת זהות ליגלית ללידה           בבית-החולים, ה</w:t>
      </w:r>
      <w:r>
        <w:rPr>
          <w:rFonts w:hint="cs"/>
          <w:rtl/>
        </w:rPr>
        <w:t xml:space="preserve">ן באו עם רעלה לבית-החולים ועם תעודת זהות של אשה שחיה בארץ באופן חוקי או שהיא אולי ילידת הארץ, וילדו עם תעודת הזהות של האשה שילדה לפני שישה חודשים. </w:t>
      </w:r>
    </w:p>
    <w:p w14:paraId="6EEF6BFE" w14:textId="77777777" w:rsidR="00000000" w:rsidRDefault="007C71EE">
      <w:pPr>
        <w:pStyle w:val="a"/>
        <w:rPr>
          <w:rFonts w:hint="cs"/>
          <w:rtl/>
        </w:rPr>
      </w:pPr>
    </w:p>
    <w:p w14:paraId="720EE668" w14:textId="77777777" w:rsidR="00000000" w:rsidRDefault="007C71EE">
      <w:pPr>
        <w:pStyle w:val="ac"/>
        <w:rPr>
          <w:rtl/>
        </w:rPr>
      </w:pPr>
      <w:r>
        <w:rPr>
          <w:rFonts w:hint="eastAsia"/>
          <w:rtl/>
        </w:rPr>
        <w:t>אחמד</w:t>
      </w:r>
      <w:r>
        <w:rPr>
          <w:rtl/>
        </w:rPr>
        <w:t xml:space="preserve"> טיבי (חד"ש-תע"ל):</w:t>
      </w:r>
    </w:p>
    <w:p w14:paraId="40AA1CCA" w14:textId="77777777" w:rsidR="00000000" w:rsidRDefault="007C71EE">
      <w:pPr>
        <w:pStyle w:val="a"/>
        <w:rPr>
          <w:rFonts w:hint="cs"/>
          <w:rtl/>
        </w:rPr>
      </w:pPr>
    </w:p>
    <w:p w14:paraId="591F58B5" w14:textId="77777777" w:rsidR="00000000" w:rsidRDefault="007C71EE">
      <w:pPr>
        <w:pStyle w:val="a"/>
        <w:rPr>
          <w:rFonts w:hint="cs"/>
          <w:rtl/>
        </w:rPr>
      </w:pPr>
      <w:r>
        <w:rPr>
          <w:rFonts w:hint="cs"/>
          <w:rtl/>
        </w:rPr>
        <w:t>כל האוכלוסייה הבדואית? כל הערבים?</w:t>
      </w:r>
    </w:p>
    <w:p w14:paraId="229B041A" w14:textId="77777777" w:rsidR="00000000" w:rsidRDefault="007C71EE">
      <w:pPr>
        <w:pStyle w:val="a"/>
        <w:rPr>
          <w:rFonts w:hint="cs"/>
          <w:rtl/>
        </w:rPr>
      </w:pPr>
    </w:p>
    <w:p w14:paraId="2FF925F3" w14:textId="77777777" w:rsidR="00000000" w:rsidRDefault="007C71EE">
      <w:pPr>
        <w:pStyle w:val="ac"/>
        <w:rPr>
          <w:rtl/>
        </w:rPr>
      </w:pPr>
      <w:r>
        <w:rPr>
          <w:rFonts w:hint="eastAsia"/>
          <w:rtl/>
        </w:rPr>
        <w:t>טלב</w:t>
      </w:r>
      <w:r>
        <w:rPr>
          <w:rtl/>
        </w:rPr>
        <w:t xml:space="preserve"> אלסאנע (רע"ם):</w:t>
      </w:r>
    </w:p>
    <w:p w14:paraId="0431A037" w14:textId="77777777" w:rsidR="00000000" w:rsidRDefault="007C71EE">
      <w:pPr>
        <w:pStyle w:val="a"/>
        <w:rPr>
          <w:rFonts w:hint="cs"/>
          <w:rtl/>
        </w:rPr>
      </w:pPr>
    </w:p>
    <w:p w14:paraId="7EDC15A6" w14:textId="77777777" w:rsidR="00000000" w:rsidRDefault="007C71EE">
      <w:pPr>
        <w:pStyle w:val="a"/>
        <w:rPr>
          <w:rFonts w:hint="cs"/>
          <w:rtl/>
        </w:rPr>
      </w:pPr>
      <w:r>
        <w:rPr>
          <w:rFonts w:hint="cs"/>
          <w:rtl/>
        </w:rPr>
        <w:t xml:space="preserve">בכמה מקרים המחשב זעק? </w:t>
      </w:r>
    </w:p>
    <w:p w14:paraId="5C377FEF" w14:textId="77777777" w:rsidR="00000000" w:rsidRDefault="007C71EE">
      <w:pPr>
        <w:pStyle w:val="a"/>
        <w:rPr>
          <w:rFonts w:hint="cs"/>
          <w:rtl/>
        </w:rPr>
      </w:pPr>
    </w:p>
    <w:p w14:paraId="5833CCC3" w14:textId="77777777" w:rsidR="00000000" w:rsidRDefault="007C71EE">
      <w:pPr>
        <w:pStyle w:val="SpeakerCon"/>
        <w:rPr>
          <w:rtl/>
        </w:rPr>
      </w:pPr>
      <w:bookmarkStart w:id="2329" w:name="FS000000517T28_05_2003_10_49_02C"/>
      <w:bookmarkEnd w:id="2329"/>
      <w:r>
        <w:rPr>
          <w:rFonts w:hint="eastAsia"/>
          <w:rtl/>
        </w:rPr>
        <w:t>שר</w:t>
      </w:r>
      <w:r>
        <w:rPr>
          <w:rtl/>
        </w:rPr>
        <w:t xml:space="preserve"> ה</w:t>
      </w:r>
      <w:r>
        <w:rPr>
          <w:rtl/>
        </w:rPr>
        <w:t>משפטים יוסף לפיד:</w:t>
      </w:r>
    </w:p>
    <w:p w14:paraId="564345FB" w14:textId="77777777" w:rsidR="00000000" w:rsidRDefault="007C71EE">
      <w:pPr>
        <w:pStyle w:val="a"/>
        <w:rPr>
          <w:rFonts w:hint="cs"/>
          <w:rtl/>
        </w:rPr>
      </w:pPr>
    </w:p>
    <w:p w14:paraId="6DE092A9" w14:textId="77777777" w:rsidR="00000000" w:rsidRDefault="007C71EE">
      <w:pPr>
        <w:pStyle w:val="a"/>
        <w:rPr>
          <w:rFonts w:hint="cs"/>
          <w:rtl/>
        </w:rPr>
      </w:pPr>
      <w:r>
        <w:rPr>
          <w:rFonts w:hint="cs"/>
          <w:rtl/>
        </w:rPr>
        <w:t xml:space="preserve">ואז המחשב מגלה שמה שאתה אמרת שלא קיים אצל הבדואים, כן קיים אצל הבדואים. נשים שיולדות כל שישה חודשים. רק רציתי לתקן אותך בנקודה הזאת. </w:t>
      </w:r>
    </w:p>
    <w:p w14:paraId="5B674D7C" w14:textId="77777777" w:rsidR="00000000" w:rsidRDefault="007C71EE">
      <w:pPr>
        <w:pStyle w:val="a"/>
        <w:rPr>
          <w:rFonts w:hint="cs"/>
          <w:rtl/>
        </w:rPr>
      </w:pPr>
    </w:p>
    <w:p w14:paraId="25148410" w14:textId="77777777" w:rsidR="00000000" w:rsidRDefault="007C71EE">
      <w:pPr>
        <w:pStyle w:val="ac"/>
        <w:rPr>
          <w:rtl/>
        </w:rPr>
      </w:pPr>
      <w:r>
        <w:rPr>
          <w:rFonts w:hint="eastAsia"/>
          <w:rtl/>
        </w:rPr>
        <w:t>טלב</w:t>
      </w:r>
      <w:r>
        <w:rPr>
          <w:rtl/>
        </w:rPr>
        <w:t xml:space="preserve"> אלסאנע (רע"ם):</w:t>
      </w:r>
    </w:p>
    <w:p w14:paraId="1F1B1083" w14:textId="77777777" w:rsidR="00000000" w:rsidRDefault="007C71EE">
      <w:pPr>
        <w:pStyle w:val="a"/>
        <w:rPr>
          <w:rFonts w:hint="cs"/>
          <w:rtl/>
        </w:rPr>
      </w:pPr>
    </w:p>
    <w:p w14:paraId="6C553BFE" w14:textId="77777777" w:rsidR="00000000" w:rsidRDefault="007C71EE">
      <w:pPr>
        <w:pStyle w:val="a"/>
        <w:rPr>
          <w:rFonts w:hint="cs"/>
          <w:rtl/>
        </w:rPr>
      </w:pPr>
      <w:r>
        <w:rPr>
          <w:rFonts w:hint="cs"/>
          <w:rtl/>
        </w:rPr>
        <w:t>בדברים לא חוקיים צריך לטפל ולא לעשות הכללות.</w:t>
      </w:r>
    </w:p>
    <w:p w14:paraId="1CEB6747" w14:textId="77777777" w:rsidR="00000000" w:rsidRDefault="007C71EE">
      <w:pPr>
        <w:pStyle w:val="a"/>
        <w:rPr>
          <w:rFonts w:hint="cs"/>
          <w:rtl/>
        </w:rPr>
      </w:pPr>
    </w:p>
    <w:p w14:paraId="0DE5C6C5" w14:textId="77777777" w:rsidR="00000000" w:rsidRDefault="007C71EE">
      <w:pPr>
        <w:pStyle w:val="ad"/>
        <w:rPr>
          <w:rtl/>
        </w:rPr>
      </w:pPr>
      <w:r>
        <w:rPr>
          <w:rtl/>
        </w:rPr>
        <w:t>היו"ר מוחמד ברכה:</w:t>
      </w:r>
    </w:p>
    <w:p w14:paraId="43071AFB" w14:textId="77777777" w:rsidR="00000000" w:rsidRDefault="007C71EE">
      <w:pPr>
        <w:pStyle w:val="a"/>
        <w:rPr>
          <w:rtl/>
        </w:rPr>
      </w:pPr>
    </w:p>
    <w:p w14:paraId="02A2D77E" w14:textId="77777777" w:rsidR="00000000" w:rsidRDefault="007C71EE">
      <w:pPr>
        <w:pStyle w:val="a"/>
        <w:ind w:firstLine="720"/>
        <w:rPr>
          <w:rFonts w:hint="cs"/>
          <w:rtl/>
        </w:rPr>
      </w:pPr>
      <w:r>
        <w:rPr>
          <w:rFonts w:hint="cs"/>
          <w:rtl/>
        </w:rPr>
        <w:t>ההכללה בעניין הזה</w:t>
      </w:r>
      <w:r>
        <w:rPr>
          <w:rFonts w:hint="cs"/>
          <w:rtl/>
        </w:rPr>
        <w:t xml:space="preserve"> היא חמורה ומסוכנת, אדוני השר, חמורה ומסוכנת. זה מין אמירה שיש בני-אדם שורצים ולא יולדים, וזה פסול.</w:t>
      </w:r>
    </w:p>
    <w:p w14:paraId="3C31BB1D" w14:textId="77777777" w:rsidR="00000000" w:rsidRDefault="007C71EE">
      <w:pPr>
        <w:pStyle w:val="a"/>
        <w:rPr>
          <w:rFonts w:hint="cs"/>
          <w:rtl/>
        </w:rPr>
      </w:pPr>
    </w:p>
    <w:p w14:paraId="5AE4262C" w14:textId="77777777" w:rsidR="00000000" w:rsidRDefault="007C71EE">
      <w:pPr>
        <w:pStyle w:val="ac"/>
        <w:rPr>
          <w:rtl/>
        </w:rPr>
      </w:pPr>
      <w:r>
        <w:rPr>
          <w:rFonts w:hint="eastAsia"/>
          <w:rtl/>
        </w:rPr>
        <w:t>טלב</w:t>
      </w:r>
      <w:r>
        <w:rPr>
          <w:rtl/>
        </w:rPr>
        <w:t xml:space="preserve"> אלסאנע (רע"ם):</w:t>
      </w:r>
    </w:p>
    <w:p w14:paraId="7D994045" w14:textId="77777777" w:rsidR="00000000" w:rsidRDefault="007C71EE">
      <w:pPr>
        <w:pStyle w:val="a"/>
        <w:rPr>
          <w:rFonts w:hint="cs"/>
          <w:rtl/>
        </w:rPr>
      </w:pPr>
    </w:p>
    <w:p w14:paraId="7B43928C" w14:textId="77777777" w:rsidR="00000000" w:rsidRDefault="007C71EE">
      <w:pPr>
        <w:pStyle w:val="a"/>
        <w:rPr>
          <w:rFonts w:hint="cs"/>
          <w:rtl/>
        </w:rPr>
      </w:pPr>
      <w:r>
        <w:rPr>
          <w:rFonts w:hint="cs"/>
          <w:rtl/>
        </w:rPr>
        <w:t>לא אמרת מה התרומה של שינוי לדמוקרטיה.</w:t>
      </w:r>
    </w:p>
    <w:p w14:paraId="6A59EBE2" w14:textId="77777777" w:rsidR="00000000" w:rsidRDefault="007C71EE">
      <w:pPr>
        <w:pStyle w:val="a"/>
        <w:rPr>
          <w:rFonts w:hint="cs"/>
          <w:rtl/>
        </w:rPr>
      </w:pPr>
    </w:p>
    <w:p w14:paraId="16BB3404" w14:textId="77777777" w:rsidR="00000000" w:rsidRDefault="007C71EE">
      <w:pPr>
        <w:pStyle w:val="ad"/>
        <w:rPr>
          <w:rtl/>
        </w:rPr>
      </w:pPr>
      <w:r>
        <w:rPr>
          <w:rtl/>
        </w:rPr>
        <w:t>היו"ר מוחמד ברכה:</w:t>
      </w:r>
    </w:p>
    <w:p w14:paraId="26C73B0C" w14:textId="77777777" w:rsidR="00000000" w:rsidRDefault="007C71EE">
      <w:pPr>
        <w:pStyle w:val="a"/>
        <w:rPr>
          <w:rtl/>
        </w:rPr>
      </w:pPr>
    </w:p>
    <w:p w14:paraId="4430FAAD" w14:textId="77777777" w:rsidR="00000000" w:rsidRDefault="007C71EE">
      <w:pPr>
        <w:pStyle w:val="a"/>
        <w:rPr>
          <w:rFonts w:hint="cs"/>
          <w:rtl/>
        </w:rPr>
      </w:pPr>
      <w:r>
        <w:rPr>
          <w:rFonts w:hint="cs"/>
          <w:rtl/>
        </w:rPr>
        <w:t>חבר הכנסת טלב אלסאנע, הדברים מספיק חמורים, כהווייתם. תודה רבה.</w:t>
      </w:r>
    </w:p>
    <w:p w14:paraId="260D84FC" w14:textId="77777777" w:rsidR="00000000" w:rsidRDefault="007C71EE">
      <w:pPr>
        <w:pStyle w:val="a"/>
        <w:rPr>
          <w:rFonts w:hint="cs"/>
          <w:rtl/>
        </w:rPr>
      </w:pPr>
    </w:p>
    <w:p w14:paraId="6FB36B9F" w14:textId="77777777" w:rsidR="00000000" w:rsidRDefault="007C71EE">
      <w:pPr>
        <w:pStyle w:val="a"/>
        <w:rPr>
          <w:rFonts w:hint="cs"/>
          <w:rtl/>
        </w:rPr>
      </w:pPr>
      <w:r>
        <w:rPr>
          <w:rFonts w:hint="cs"/>
          <w:rtl/>
        </w:rPr>
        <w:t>חבר הכנסת עזמ</w:t>
      </w:r>
      <w:r>
        <w:rPr>
          <w:rFonts w:hint="cs"/>
          <w:rtl/>
        </w:rPr>
        <w:t xml:space="preserve">י בשארה, בבקשה. </w:t>
      </w:r>
    </w:p>
    <w:p w14:paraId="513495D1" w14:textId="77777777" w:rsidR="00000000" w:rsidRDefault="007C71EE">
      <w:pPr>
        <w:pStyle w:val="a"/>
        <w:rPr>
          <w:rFonts w:hint="cs"/>
          <w:rtl/>
        </w:rPr>
      </w:pPr>
    </w:p>
    <w:p w14:paraId="696451DC" w14:textId="77777777" w:rsidR="00000000" w:rsidRDefault="007C71EE">
      <w:pPr>
        <w:pStyle w:val="Speaker"/>
        <w:rPr>
          <w:rtl/>
        </w:rPr>
      </w:pPr>
      <w:bookmarkStart w:id="2330" w:name="FS000000558T28_05_2003_10_53_50"/>
      <w:bookmarkEnd w:id="2330"/>
      <w:r>
        <w:rPr>
          <w:rFonts w:hint="eastAsia"/>
          <w:rtl/>
        </w:rPr>
        <w:t>עזמי</w:t>
      </w:r>
      <w:r>
        <w:rPr>
          <w:rtl/>
        </w:rPr>
        <w:t xml:space="preserve"> בשארה (בל"ד):</w:t>
      </w:r>
    </w:p>
    <w:p w14:paraId="48A54415" w14:textId="77777777" w:rsidR="00000000" w:rsidRDefault="007C71EE">
      <w:pPr>
        <w:pStyle w:val="a"/>
        <w:rPr>
          <w:rFonts w:hint="cs"/>
          <w:rtl/>
        </w:rPr>
      </w:pPr>
    </w:p>
    <w:p w14:paraId="0731A755" w14:textId="77777777" w:rsidR="00000000" w:rsidRDefault="007C71EE">
      <w:pPr>
        <w:pStyle w:val="a"/>
        <w:rPr>
          <w:rFonts w:hint="cs"/>
          <w:rtl/>
        </w:rPr>
      </w:pPr>
      <w:r>
        <w:rPr>
          <w:rFonts w:hint="cs"/>
          <w:rtl/>
        </w:rPr>
        <w:t xml:space="preserve">אדוני היושב-ראש, אדוני השר, אתה הבאת דוגמה של תלונות על דמוקרטיה ועל תהליכים של קבלת אזרחות. יש הרבה תלונות בארצות-הברית איך מטפלים במהגרים מקסיקנים שבאים בצורה לא ליגלית לארצות-הברית. אגב, כשהן צריכות ללדת, הן יולדות </w:t>
      </w:r>
      <w:r>
        <w:rPr>
          <w:rFonts w:hint="cs"/>
          <w:rtl/>
        </w:rPr>
        <w:t xml:space="preserve">בלי רעלה. כל בית-חולים אמריקני מקבל יולדת אפילו  היא לא חוקית, ולא קורה לה כלום, והבן שלה מקבל אזרחות אוטומטית מפני שהיא ילדה בארצות-הברית. אבל נעזוב את זה. </w:t>
      </w:r>
    </w:p>
    <w:p w14:paraId="16ED2938" w14:textId="77777777" w:rsidR="00000000" w:rsidRDefault="007C71EE">
      <w:pPr>
        <w:pStyle w:val="a"/>
        <w:rPr>
          <w:rFonts w:hint="cs"/>
          <w:rtl/>
        </w:rPr>
      </w:pPr>
    </w:p>
    <w:p w14:paraId="23530BCF" w14:textId="77777777" w:rsidR="00000000" w:rsidRDefault="007C71EE">
      <w:pPr>
        <w:pStyle w:val="a"/>
        <w:rPr>
          <w:rFonts w:hint="cs"/>
          <w:rtl/>
        </w:rPr>
      </w:pPr>
      <w:r>
        <w:rPr>
          <w:rFonts w:hint="cs"/>
          <w:rtl/>
        </w:rPr>
        <w:t>הרי אתה מאוד אוהב להשוות את הדמוקרטיה הישראלית לנאורות שבדמוקרטיות המערביות. אגב, אני לא כל כך חו</w:t>
      </w:r>
      <w:r>
        <w:rPr>
          <w:rFonts w:hint="cs"/>
          <w:rtl/>
        </w:rPr>
        <w:t xml:space="preserve">שב שארצות-הברית היא שיא הנאורות. אבל אני אומר לך, אפילו בארצות-הברית, היא לא צריכה לשים רעלה אם היא נכנסת בצורה בלתי חוקית. </w:t>
      </w:r>
    </w:p>
    <w:p w14:paraId="43F8BC19" w14:textId="77777777" w:rsidR="00000000" w:rsidRDefault="007C71EE">
      <w:pPr>
        <w:pStyle w:val="a"/>
        <w:rPr>
          <w:rFonts w:hint="cs"/>
          <w:rtl/>
        </w:rPr>
      </w:pPr>
    </w:p>
    <w:p w14:paraId="3854D1E4" w14:textId="77777777" w:rsidR="00000000" w:rsidRDefault="007C71EE">
      <w:pPr>
        <w:pStyle w:val="a"/>
        <w:rPr>
          <w:rFonts w:hint="cs"/>
          <w:rtl/>
        </w:rPr>
      </w:pPr>
      <w:r>
        <w:rPr>
          <w:rFonts w:hint="cs"/>
          <w:rtl/>
        </w:rPr>
        <w:t>דבר נוסף, אם היית מבקר את מדיניות ההגירה האמריקנית - אף אחד לא היה קם בארצות-הברית ואומר לך: אם המדינה כל כך נוראה, למה רוצים אזרח</w:t>
      </w:r>
      <w:r>
        <w:rPr>
          <w:rFonts w:hint="cs"/>
          <w:rtl/>
        </w:rPr>
        <w:t>ות? אנשים רוצים אזרחות מפני שרמת החיים בארצות-הברית יותר גבוהה מבמקסיקו. זה דבר הכי טבעי שיש. האשה רוצה אזרחות, וכנראה מדינת ישראל היא מצוינת. ברור שהחיים במדינת ישראל יותר קלים מהחיים בעזה. ההשוואה תהיה נכונה אם תהיה מדינה פלסטינית משגשגת בעזה ובכל זאת הר</w:t>
      </w:r>
      <w:r>
        <w:rPr>
          <w:rFonts w:hint="cs"/>
          <w:rtl/>
        </w:rPr>
        <w:t xml:space="preserve">בה פלסטינים מעזה ירצו לבוא לגור בנגב. אז נתווכח על כך. </w:t>
      </w:r>
    </w:p>
    <w:p w14:paraId="2904E442" w14:textId="77777777" w:rsidR="00000000" w:rsidRDefault="007C71EE">
      <w:pPr>
        <w:pStyle w:val="a"/>
        <w:rPr>
          <w:rFonts w:hint="cs"/>
          <w:rtl/>
        </w:rPr>
      </w:pPr>
    </w:p>
    <w:p w14:paraId="3BB575F1" w14:textId="77777777" w:rsidR="00000000" w:rsidRDefault="007C71EE">
      <w:pPr>
        <w:pStyle w:val="a"/>
        <w:rPr>
          <w:rFonts w:hint="cs"/>
          <w:rtl/>
        </w:rPr>
      </w:pPr>
      <w:r>
        <w:rPr>
          <w:rFonts w:hint="cs"/>
          <w:rtl/>
        </w:rPr>
        <w:t>הרי הכיבוש הוא ישראלי. אתה זוכר את הכיבוש האנגלי בהודו, כמה הודים הוא משך ללונדון וכמה פקיסטנים יש עכשיו בלונדון בגלל הכיבוש האנגלי בהודו? זה גרם להרבה אנגלים לא לקבל ביקורת על המדיניות הקולוניאליסטי</w:t>
      </w:r>
      <w:r>
        <w:rPr>
          <w:rFonts w:hint="cs"/>
          <w:rtl/>
        </w:rPr>
        <w:t>ת של אנגליה בהודו. אבל מיליונים של הודים ופקיסטנים גרים עד היום באנגליה. זו הלוגיקה של קולוניאליזם. הוא מושך הגירה מהקולוניות למדינת האם הקולוניאליסטית וזה גורם לה להיראות פחות קולוניאליסטית.</w:t>
      </w:r>
    </w:p>
    <w:p w14:paraId="3B7A80B5" w14:textId="77777777" w:rsidR="00000000" w:rsidRDefault="007C71EE">
      <w:pPr>
        <w:pStyle w:val="a"/>
        <w:rPr>
          <w:rFonts w:hint="cs"/>
          <w:rtl/>
        </w:rPr>
      </w:pPr>
    </w:p>
    <w:p w14:paraId="65A877A5" w14:textId="77777777" w:rsidR="00000000" w:rsidRDefault="007C71EE">
      <w:pPr>
        <w:pStyle w:val="a"/>
        <w:rPr>
          <w:rFonts w:hint="cs"/>
          <w:rtl/>
        </w:rPr>
      </w:pPr>
      <w:r>
        <w:rPr>
          <w:rFonts w:hint="cs"/>
          <w:rtl/>
        </w:rPr>
        <w:t>אני רק רוצה להגיד: בוא לא נמציא את הגלגל כל פעם. הרי יש לנו ניס</w:t>
      </w:r>
      <w:r>
        <w:rPr>
          <w:rFonts w:hint="cs"/>
          <w:rtl/>
        </w:rPr>
        <w:t xml:space="preserve">יון בעולם לגבי מה שקורה. תסתכל על צרפת, כמה מיליוני אלג'ירים חיים בצרפת. אלה תוצאות הכיבוש הצרפתי באלג'יריה, ועכשיו אנשים אומרים, לה-פן למשל ואחרים, שאין להם כוח לסבול יותר הגירה אלג'ירית לצרפת וכו'. יש אנשים בצרפת שמשיבים להם על כך. </w:t>
      </w:r>
    </w:p>
    <w:p w14:paraId="0B02D142" w14:textId="77777777" w:rsidR="00000000" w:rsidRDefault="007C71EE">
      <w:pPr>
        <w:pStyle w:val="a"/>
        <w:rPr>
          <w:rFonts w:hint="cs"/>
          <w:rtl/>
        </w:rPr>
      </w:pPr>
    </w:p>
    <w:p w14:paraId="06227C10" w14:textId="77777777" w:rsidR="00000000" w:rsidRDefault="007C71EE">
      <w:pPr>
        <w:pStyle w:val="a"/>
        <w:rPr>
          <w:rFonts w:hint="cs"/>
          <w:rtl/>
        </w:rPr>
      </w:pPr>
      <w:r>
        <w:rPr>
          <w:rFonts w:hint="cs"/>
          <w:rtl/>
        </w:rPr>
        <w:t>על כל פנים, אם כבר ה</w:t>
      </w:r>
      <w:r>
        <w:rPr>
          <w:rFonts w:hint="cs"/>
          <w:rtl/>
        </w:rPr>
        <w:t>ועלה הנושא הזה ואנחנו כבר דיברנו מכל הצדדים האפשריים על התוכנית הכלכלית, חבר הכנסת אלסאנע העלה את הסיפור של חוק האזרחות בחוק השבות הישראלי, שהוא, בשפה של בן-גוריון, הוא לא אחד החוקים, אלא מכוחו קמה מדינת ישראל -  נאום חשוב של בן-גוריון שבו הוא הציג את החוק</w:t>
      </w:r>
      <w:r>
        <w:rPr>
          <w:rFonts w:hint="cs"/>
          <w:rtl/>
        </w:rPr>
        <w:t xml:space="preserve"> הזה. החוק הזה, אדוני, למרות כל ההסתייגויות שיהיו, אידיאולוגית כמובן לדברינו, אני חושב שהחוק הזה שם אותנו בעמדה דמוקרטית יותר נוחה מאשר העמדה שכל ציוני מצוי יכול למצוא את עצמו, מסיבה אחת פשוטה, שהציוני המצוי, שהשר לפיד ממשיך את דרכו, הוא ציוני חילוני. והחו</w:t>
      </w:r>
      <w:r>
        <w:rPr>
          <w:rFonts w:hint="cs"/>
          <w:rtl/>
        </w:rPr>
        <w:t xml:space="preserve">ק הזה הוא היסוד של האי-אפשרות להפריד דת ממדינה בישראל. </w:t>
      </w:r>
    </w:p>
    <w:p w14:paraId="73FE364B" w14:textId="77777777" w:rsidR="00000000" w:rsidRDefault="007C71EE">
      <w:pPr>
        <w:pStyle w:val="a"/>
        <w:rPr>
          <w:rFonts w:hint="cs"/>
          <w:rtl/>
        </w:rPr>
      </w:pPr>
    </w:p>
    <w:p w14:paraId="7A75DC32" w14:textId="77777777" w:rsidR="00000000" w:rsidRDefault="007C71EE">
      <w:pPr>
        <w:pStyle w:val="a"/>
        <w:rPr>
          <w:rFonts w:hint="cs"/>
          <w:rtl/>
        </w:rPr>
      </w:pPr>
      <w:r>
        <w:rPr>
          <w:rFonts w:hint="cs"/>
          <w:rtl/>
        </w:rPr>
        <w:t>הרי הדגל של השר לפיד זה העניין של הפרדת דת ממדינה או הפרדת דת מחיים חברתיים, תרבותיים וכו', הפרטת הדת, בוא נקרא לזה, הכנסת הדת לספירה הפרטית. זה ההיגיון של כל חילוני. היסוד של האזרחות במדינת ישראל לא</w:t>
      </w:r>
      <w:r>
        <w:rPr>
          <w:rFonts w:hint="cs"/>
          <w:rtl/>
        </w:rPr>
        <w:t xml:space="preserve"> מאפשר לך את זה, כי הוא מחייב אותך לדון כל הזמן איך מגיירים, אחרת אתה לא יכול להכריע מי אזרח במדינת ישראל. כלומר, אתה חייב להכריע בשאלה תיאולוגית, אתה חייב להכריע בשאלה דתית - איך אתה מגייר. אני כבן להורים של דת אחרת, לא חשוב איזו, חייב להשתתף אתך בדיון בפ</w:t>
      </w:r>
      <w:r>
        <w:rPr>
          <w:rFonts w:hint="cs"/>
          <w:rtl/>
        </w:rPr>
        <w:t>רלמנט חילוני על איך מגיירים בשביל להחליט מי יהיה אזרח.</w:t>
      </w:r>
    </w:p>
    <w:p w14:paraId="168D5B3C" w14:textId="77777777" w:rsidR="00000000" w:rsidRDefault="007C71EE">
      <w:pPr>
        <w:pStyle w:val="a"/>
        <w:rPr>
          <w:rFonts w:hint="cs"/>
          <w:rtl/>
        </w:rPr>
      </w:pPr>
    </w:p>
    <w:p w14:paraId="47F1C405" w14:textId="77777777" w:rsidR="00000000" w:rsidRDefault="007C71EE">
      <w:pPr>
        <w:pStyle w:val="a"/>
        <w:rPr>
          <w:rFonts w:hint="cs"/>
          <w:rtl/>
        </w:rPr>
      </w:pPr>
      <w:r>
        <w:rPr>
          <w:rFonts w:hint="cs"/>
          <w:rtl/>
        </w:rPr>
        <w:t>מוזר, כיסוד לחברה מודרנית, לחברה אזרחית, חייב כל חילוני מצוי, אם הוא דמוקרט או לא, לראות פה את הסתירה, את יסוד הסתירה של האי-אפשרות להפריד דת ממדינה בישראל מכיוון שאי-אפשר להפריד דת מלאום במקרה הזה. א</w:t>
      </w:r>
      <w:r>
        <w:rPr>
          <w:rFonts w:hint="cs"/>
          <w:rtl/>
        </w:rPr>
        <w:t>פשר לחיות עם סתירות. בן-אדם מודרני חי עם סתירות, אני חי עם הרבה סתירות, אבל אין לבוא בטענות לדמוקרט שמבקר את זה ואומר: תראו, יש פה מקרה לא נורמלי, יש פה מקרה אמורפי, יש פה מקרה שמושך ביקורת. לא להתפעל מזה. ברור שדמוקרט וליברלי ימצא פה מקור אדיר של סתירות ב</w:t>
      </w:r>
      <w:r>
        <w:rPr>
          <w:rFonts w:hint="cs"/>
          <w:rtl/>
        </w:rPr>
        <w:t xml:space="preserve">חברה הישראלית ואי-אפשרות להפריד דת ממדינה. </w:t>
      </w:r>
    </w:p>
    <w:p w14:paraId="20F9C8A3" w14:textId="77777777" w:rsidR="00000000" w:rsidRDefault="007C71EE">
      <w:pPr>
        <w:pStyle w:val="a"/>
        <w:rPr>
          <w:rFonts w:hint="cs"/>
          <w:rtl/>
        </w:rPr>
      </w:pPr>
    </w:p>
    <w:p w14:paraId="2992E05F" w14:textId="77777777" w:rsidR="00000000" w:rsidRDefault="007C71EE">
      <w:pPr>
        <w:pStyle w:val="a"/>
        <w:rPr>
          <w:rFonts w:hint="cs"/>
          <w:rtl/>
        </w:rPr>
      </w:pPr>
      <w:r>
        <w:rPr>
          <w:rFonts w:hint="cs"/>
          <w:rtl/>
        </w:rPr>
        <w:t>ואילו האזרחים הערבים, אדוני, הם מקרה של אזרחות קלאסית. הם אזרחים מכוח היותם במקום לפני קום המדינה. האזרחות שלהם תיראה א-נורמלית. אני חייב להגן על האזרחות שלי. למה אני רוצה אזרחות ישראלית? למה אני בחרתי בה? אני א</w:t>
      </w:r>
      <w:r>
        <w:rPr>
          <w:rFonts w:hint="cs"/>
          <w:rtl/>
        </w:rPr>
        <w:t>זרח במדינת ישראל מתוך היותי, שהותי במקום. ומתוך שהותי בטריטוריה הזאת שהוגדרה על-ידי גבול, אני מקבל אזרחות. דבר הכי נורמלי שיש. אני מגן עליה ורוצה אותה כאופציה וככלי לשפר את זכויות הפרט שלי ואת זכויות האזרח שלי. האזרחות שלי היא האזרחות הכי חילונית במדינת יש</w:t>
      </w:r>
      <w:r>
        <w:rPr>
          <w:rFonts w:hint="cs"/>
          <w:rtl/>
        </w:rPr>
        <w:t>ראל, להבדיל מכל אזרחות אחרת, אזרחות חילונית לגמרי, אזרחות מודרנית לגמרי.</w:t>
      </w:r>
    </w:p>
    <w:p w14:paraId="02B6571C" w14:textId="77777777" w:rsidR="00000000" w:rsidRDefault="007C71EE">
      <w:pPr>
        <w:pStyle w:val="a"/>
        <w:rPr>
          <w:rFonts w:hint="cs"/>
          <w:rtl/>
        </w:rPr>
      </w:pPr>
    </w:p>
    <w:p w14:paraId="2838824C" w14:textId="77777777" w:rsidR="00000000" w:rsidRDefault="007C71EE">
      <w:pPr>
        <w:pStyle w:val="a"/>
        <w:rPr>
          <w:rFonts w:hint="cs"/>
          <w:rtl/>
        </w:rPr>
      </w:pPr>
      <w:r>
        <w:rPr>
          <w:rFonts w:hint="cs"/>
          <w:rtl/>
        </w:rPr>
        <w:t xml:space="preserve"> אבל האזרחות שלי היא גם האזרחות היחידה שהיא אזרחות </w:t>
      </w:r>
      <w:r>
        <w:t>second class</w:t>
      </w:r>
      <w:r>
        <w:rPr>
          <w:rFonts w:hint="cs"/>
          <w:rtl/>
        </w:rPr>
        <w:t xml:space="preserve"> בהגדרתה. היא אזרחות במעמד שני כי היא לא באה מכוח האידיאולוגיה לפי בן-גוריון שאומר: החוק הזה הוא החוק שמייסד את מדינת י</w:t>
      </w:r>
      <w:r>
        <w:rPr>
          <w:rFonts w:hint="cs"/>
          <w:rtl/>
        </w:rPr>
        <w:t>שראל, והאזרחות שבאה מתוכו היא האזרחות האידיאולוגית שלשמה קמה מדינת ישראל. ואילו האזרחות שלנו פה גורמת לנו להיראות על-ידי האידיאולוגיה השלטת כאזרחות של אורחים, במקרה הטוב רצויים, במקרה הרע אורחים לא רצויים. והנגב הוא הדוגמה הכי טובה, אדוני.</w:t>
      </w:r>
    </w:p>
    <w:p w14:paraId="1AEB6F23" w14:textId="77777777" w:rsidR="00000000" w:rsidRDefault="007C71EE">
      <w:pPr>
        <w:pStyle w:val="a"/>
        <w:rPr>
          <w:rFonts w:hint="cs"/>
          <w:rtl/>
        </w:rPr>
      </w:pPr>
    </w:p>
    <w:p w14:paraId="55134DCE" w14:textId="77777777" w:rsidR="00000000" w:rsidRDefault="007C71EE">
      <w:pPr>
        <w:pStyle w:val="a"/>
        <w:rPr>
          <w:rFonts w:hint="cs"/>
          <w:rtl/>
        </w:rPr>
      </w:pPr>
      <w:r>
        <w:rPr>
          <w:rFonts w:hint="cs"/>
          <w:rtl/>
        </w:rPr>
        <w:t>כל מדינה ברמת ח</w:t>
      </w:r>
      <w:r>
        <w:rPr>
          <w:rFonts w:hint="cs"/>
          <w:rtl/>
        </w:rPr>
        <w:t xml:space="preserve">יים כמו במדינת ישראל, אפילו אחרי התוכנית הכלכלית, שתגרום לפערים אדירים בין עניים ועשירים, שאין לך הסתייגויות אידיאולוגיות, יש לך הישג אחד </w:t>
      </w:r>
      <w:r>
        <w:rPr>
          <w:rtl/>
        </w:rPr>
        <w:t>–</w:t>
      </w:r>
      <w:r>
        <w:rPr>
          <w:rFonts w:hint="cs"/>
          <w:rtl/>
        </w:rPr>
        <w:t xml:space="preserve"> 3% לסטודנטים, וכל השאר, אני שואל את עצמי: מה השיגה שינוי בכל התוכנית הכלכלית? אני אומר: היא השיגה את התוכנית הכלכלית</w:t>
      </w:r>
      <w:r>
        <w:rPr>
          <w:rFonts w:hint="cs"/>
          <w:rtl/>
        </w:rPr>
        <w:t xml:space="preserve">. הרי התוכנית הכלכלית היא הקונספציה של שינוי, הקונספציה החברתית-הכלכלית של שינוי. ככה חושבת שינוי, ניתן להוריד את המגזר הציבורי ולהעלות את המגזר הפרטי - מה שהיא הביאה לסטודנטים וכו', וגם משתלב לה בקונספציה. </w:t>
      </w:r>
    </w:p>
    <w:p w14:paraId="609CCB99" w14:textId="77777777" w:rsidR="00000000" w:rsidRDefault="007C71EE">
      <w:pPr>
        <w:pStyle w:val="a"/>
        <w:rPr>
          <w:rFonts w:hint="cs"/>
          <w:rtl/>
        </w:rPr>
      </w:pPr>
    </w:p>
    <w:p w14:paraId="7A3B9EC5" w14:textId="77777777" w:rsidR="00000000" w:rsidRDefault="007C71EE">
      <w:pPr>
        <w:pStyle w:val="a"/>
        <w:rPr>
          <w:rFonts w:hint="cs"/>
          <w:rtl/>
        </w:rPr>
      </w:pPr>
      <w:r>
        <w:rPr>
          <w:rFonts w:hint="cs"/>
          <w:rtl/>
        </w:rPr>
        <w:t>אפילו במצב של התוכנית הכלכלית הזאת שמגבירה את ה</w:t>
      </w:r>
      <w:r>
        <w:rPr>
          <w:rFonts w:hint="cs"/>
          <w:rtl/>
        </w:rPr>
        <w:t>פער בין עשירים ועניים, דמוקרט חייב להתבייש במה שקורה בנגב. הוא חייב להתבייש שיש אנשים שחיים ככה. וזה לא אנתרופולוגיה, אדוני, וזה לא אופי חיים. זו מדינה אחרי 50 שנה שחיים בה אנשים בנגב. למשל כפר לא-מוכר - מה זה כפר לא-מוכר?  מה זה מדינה לא מוכרת? מה המושג ה</w:t>
      </w:r>
      <w:r>
        <w:rPr>
          <w:rFonts w:hint="cs"/>
          <w:rtl/>
        </w:rPr>
        <w:t xml:space="preserve">זה בכלל? מדינה צריכה להכיר בו? הוא חי שם כל הזמן, צריך לראות אותו ככפר ולטפל בו בו ככפר. הרי הוא היה שם לפני קום המדינה. מי צריך להכיר במי, הוא צריך להכיר במדינה או המדינה צריכה להכיר בו? לא מוזר? </w:t>
      </w:r>
    </w:p>
    <w:p w14:paraId="5C46E4E0" w14:textId="77777777" w:rsidR="00000000" w:rsidRDefault="007C71EE">
      <w:pPr>
        <w:pStyle w:val="a"/>
        <w:rPr>
          <w:rFonts w:hint="cs"/>
          <w:rtl/>
        </w:rPr>
      </w:pPr>
    </w:p>
    <w:p w14:paraId="26C74237" w14:textId="77777777" w:rsidR="00000000" w:rsidRDefault="007C71EE">
      <w:pPr>
        <w:pStyle w:val="a"/>
        <w:rPr>
          <w:rFonts w:hint="cs"/>
          <w:rtl/>
        </w:rPr>
      </w:pPr>
      <w:r>
        <w:rPr>
          <w:rFonts w:hint="cs"/>
          <w:rtl/>
        </w:rPr>
        <w:t>לא מוזר שאנשים שקוראים לעצמם דמוקרטים מוכנים לקבל שני סוג</w:t>
      </w:r>
      <w:r>
        <w:rPr>
          <w:rFonts w:hint="cs"/>
          <w:rtl/>
        </w:rPr>
        <w:t xml:space="preserve">ים של אזרחים: אזרחים שמיישמים את האידיאולוגיה של המדינה על-ידי התיישבותם, על-ידי יישובם, וצריך לפזר אותם בכל הארץ ולבנות להם בנייה לא רוויה, כפר-ורדים למשל, או כל המצפים בגליל; ואזרחים שצריך לרכז אותם ולקחת להם את האדמות. וזה חלק אינטגרלי, זה החלק העיקרי, </w:t>
      </w:r>
      <w:r>
        <w:rPr>
          <w:rFonts w:hint="cs"/>
          <w:rtl/>
        </w:rPr>
        <w:t>זה אחד החלקים בתוכנית הכלכלית החשובים לאוכלוסייה הערבית - תוכניתו של שרון לגבי הנגב.</w:t>
      </w:r>
    </w:p>
    <w:p w14:paraId="4543ED7B" w14:textId="77777777" w:rsidR="00000000" w:rsidRDefault="007C71EE">
      <w:pPr>
        <w:pStyle w:val="a"/>
        <w:rPr>
          <w:rFonts w:hint="cs"/>
          <w:rtl/>
        </w:rPr>
      </w:pPr>
    </w:p>
    <w:p w14:paraId="59FA55AF" w14:textId="77777777" w:rsidR="00000000" w:rsidRDefault="007C71EE">
      <w:pPr>
        <w:pStyle w:val="a"/>
        <w:rPr>
          <w:rFonts w:hint="cs"/>
          <w:rtl/>
        </w:rPr>
      </w:pPr>
      <w:r>
        <w:rPr>
          <w:rFonts w:hint="cs"/>
          <w:rtl/>
        </w:rPr>
        <w:t>אדוני, תמיד ראיתי כדבר שאינו מבשר טובות, אלא כדבר שמבשר רעות, את העובדה שראש הממשלה אריאל שרון שם לעצמו, או לקח לעצמו, את ראשות הוועדה לענייני לא-יהודים בישראל. באו לפה ש</w:t>
      </w:r>
      <w:r>
        <w:rPr>
          <w:rFonts w:hint="cs"/>
          <w:rtl/>
        </w:rPr>
        <w:t xml:space="preserve">רים ואמרו: תתבשרו, ראש הממשלה בעצמו יטפל בכם. אני אמרתי שזה מבשר רעות, לא טובות. אם אריאל שרון לקח על עצמו אישית לטפל בנגב, כלומר העניין הוא רציני. הוא הולך ליישם תוכניות איומות בנגב. והתוצאות באו. אנחנו רואים עכשיו את התוצאות בתוכנית הכלכלית. </w:t>
      </w:r>
    </w:p>
    <w:p w14:paraId="73B5F7C8" w14:textId="77777777" w:rsidR="00000000" w:rsidRDefault="007C71EE">
      <w:pPr>
        <w:pStyle w:val="a"/>
        <w:rPr>
          <w:rFonts w:hint="cs"/>
          <w:rtl/>
        </w:rPr>
      </w:pPr>
    </w:p>
    <w:p w14:paraId="26EFB25D" w14:textId="77777777" w:rsidR="00000000" w:rsidRDefault="007C71EE">
      <w:pPr>
        <w:pStyle w:val="a"/>
        <w:rPr>
          <w:rFonts w:hint="cs"/>
          <w:rtl/>
        </w:rPr>
      </w:pPr>
      <w:r>
        <w:rPr>
          <w:rFonts w:hint="cs"/>
          <w:rtl/>
        </w:rPr>
        <w:t>לדעתי, אסו</w:t>
      </w:r>
      <w:r>
        <w:rPr>
          <w:rFonts w:hint="cs"/>
          <w:rtl/>
        </w:rPr>
        <w:t xml:space="preserve">ר להסתכל על זה כעל גזירה משמים. הרי זו לא גזירה משמים, זו גזירה מהכנסת. זו גזרה מהממשלה ולא משמים. זה מעשה ידי אדם ובני אדם יתנגדו לבני אדם. לא יקרה שום דבר בעולם. הרי אנחנו יודעים איך מדינות מתנהלות. אנחנו רואים איך ש"ס מדברת פתאום משום שהיא מחוץ לממשלה. </w:t>
      </w:r>
      <w:r>
        <w:rPr>
          <w:rFonts w:hint="cs"/>
          <w:rtl/>
        </w:rPr>
        <w:t>אנחנו רואים איך שרון דיבר כשהוא היה באופוזיציה, איך הוא דיבר כשהוא היה שר החוץ ואיך הוא מדבר כשהוא ראש הממשלה על הכיבוש וכו'. אנחנו רואים איך המדיניות מתנהלת, למה מקבלים החלטות ואיך מקבלים החלטות מתוך ציניות מפלגתית, בזמן שהם בשלטון. ובאים ואומרים לנו: תוש</w:t>
      </w:r>
      <w:r>
        <w:rPr>
          <w:rFonts w:hint="cs"/>
          <w:rtl/>
        </w:rPr>
        <w:t xml:space="preserve">בי הנגב, אם אתם תתנגדו לתוכנית הזאת, אתם מתנגדים לחוק. איזה שטויות. זו מדיניות מפלגתית, צינית, שגורמת עכשיו לימין לקבל כל מיני החלטות, שמונעות על-ידי דמגוגיה לאומנית בזמני משבר כלכלי. רוצים להעסיק את האוכלוסייה היהודית אי-שם בנגב? </w:t>
      </w:r>
    </w:p>
    <w:p w14:paraId="549A5341" w14:textId="77777777" w:rsidR="00000000" w:rsidRDefault="007C71EE">
      <w:pPr>
        <w:pStyle w:val="a"/>
        <w:rPr>
          <w:rFonts w:hint="cs"/>
          <w:rtl/>
        </w:rPr>
      </w:pPr>
    </w:p>
    <w:p w14:paraId="3F78CAAA" w14:textId="77777777" w:rsidR="00000000" w:rsidRDefault="007C71EE">
      <w:pPr>
        <w:pStyle w:val="a"/>
        <w:rPr>
          <w:rFonts w:hint="cs"/>
          <w:rtl/>
        </w:rPr>
      </w:pPr>
      <w:r>
        <w:rPr>
          <w:rFonts w:hint="cs"/>
          <w:rtl/>
        </w:rPr>
        <w:t>לכוון את הזעם מהתוכניות</w:t>
      </w:r>
      <w:r>
        <w:rPr>
          <w:rFonts w:hint="cs"/>
          <w:rtl/>
        </w:rPr>
        <w:t xml:space="preserve"> הכלכליות למיעוט </w:t>
      </w:r>
      <w:r>
        <w:rPr>
          <w:rtl/>
        </w:rPr>
        <w:t>–</w:t>
      </w:r>
      <w:r>
        <w:rPr>
          <w:rFonts w:hint="cs"/>
          <w:rtl/>
        </w:rPr>
        <w:t xml:space="preserve"> זה דבר קלאסי של פאשיזם. חבל שעושים דבר כזה. ברור שיש תסכול במדינת ישראל, אפילו יותר מאשר באנגליה בזמן תאצ'ר. הרי כשתאצ'ר התחילה, היא התעמתה קודם כול עם ה=</w:t>
      </w:r>
      <w:r>
        <w:rPr>
          <w:rFonts w:hint="cs"/>
        </w:rPr>
        <w:t>miners</w:t>
      </w:r>
      <w:r>
        <w:rPr>
          <w:rFonts w:hint="cs"/>
          <w:rtl/>
        </w:rPr>
        <w:t xml:space="preserve"> - עם הכורים, עם כורי הפחם במנצ'סטר ובאזור ליברפול, ולא עם כל האוכלוסייה. במד</w:t>
      </w:r>
      <w:r>
        <w:rPr>
          <w:rFonts w:hint="cs"/>
          <w:rtl/>
        </w:rPr>
        <w:t>ינת ישראל בכל הארץ הפגנות. התוכנית הכלכלית הזאת מתעמתת עם כל האוכלוסייה. תאצ'ר בחרה לה קודם כול לרסק את האיגודים המקצועיים של הכורים ואחר כך של העיתונאים, של בתי- הדפוס ב"פליט סטריט". כשהיא הטילה מס גולגולת, היא נפלה. היא נפלה. פה מתחילים עכשיו בעצם במס גו</w:t>
      </w:r>
      <w:r>
        <w:rPr>
          <w:rFonts w:hint="cs"/>
          <w:rtl/>
        </w:rPr>
        <w:t>לגולת. הם מתעמתים עם כל האוכלוסייה במדינה הזאת.</w:t>
      </w:r>
    </w:p>
    <w:p w14:paraId="1803C4BC" w14:textId="77777777" w:rsidR="00000000" w:rsidRDefault="007C71EE">
      <w:pPr>
        <w:pStyle w:val="a"/>
        <w:rPr>
          <w:rFonts w:hint="cs"/>
          <w:rtl/>
        </w:rPr>
      </w:pPr>
    </w:p>
    <w:p w14:paraId="639F2621" w14:textId="77777777" w:rsidR="00000000" w:rsidRDefault="007C71EE">
      <w:pPr>
        <w:pStyle w:val="a"/>
        <w:rPr>
          <w:rFonts w:hint="cs"/>
          <w:rtl/>
        </w:rPr>
      </w:pPr>
      <w:r>
        <w:rPr>
          <w:rFonts w:hint="cs"/>
          <w:rtl/>
        </w:rPr>
        <w:t>והמפלט, זה הנגב - להסית נגד הערבים, נגד האשה היולדת, וזכות שיבה זוחלת. לא מתביישים? אלה מושגים גזעניים. אלה מטאפורות גזעניות. זו אילוסטרציה גזענית שעוסקת בשאלה איך הערבים יולדים ילדים ולמה, ואיך הם מתחתנים ו</w:t>
      </w:r>
      <w:r>
        <w:rPr>
          <w:rFonts w:hint="cs"/>
          <w:rtl/>
        </w:rPr>
        <w:t xml:space="preserve">למה; לראות את האחר, לעשות דמוניזציה לאוכלוסייה הערבית, כאילו שזה השטן בכבודו ובעצמו. זו גזענות קלאסית, שלא מביישת שום ימין קיצוני אירופי בזמני משבר כלכלי. </w:t>
      </w:r>
    </w:p>
    <w:p w14:paraId="6B86A4EA" w14:textId="77777777" w:rsidR="00000000" w:rsidRDefault="007C71EE">
      <w:pPr>
        <w:pStyle w:val="a"/>
        <w:rPr>
          <w:rFonts w:hint="cs"/>
          <w:rtl/>
        </w:rPr>
      </w:pPr>
    </w:p>
    <w:p w14:paraId="2771988D" w14:textId="77777777" w:rsidR="00000000" w:rsidRDefault="007C71EE">
      <w:pPr>
        <w:pStyle w:val="a"/>
        <w:rPr>
          <w:rFonts w:hint="cs"/>
          <w:rtl/>
        </w:rPr>
      </w:pPr>
      <w:r>
        <w:rPr>
          <w:rFonts w:hint="cs"/>
          <w:rtl/>
        </w:rPr>
        <w:t>אדוני היושב-ראש, אני חושב שהתקופה חשובה מבחינת האוכלוסייה הערבית. האוכלוסייה הערבית בתקופה הזאת, בז</w:t>
      </w:r>
      <w:r>
        <w:rPr>
          <w:rFonts w:hint="cs"/>
          <w:rtl/>
        </w:rPr>
        <w:t>מן ההתנגדות לתוכנית הכלכלית, עשתה דבר שאני חושב שמיעוטים לאומיים לא היו עושים כל כך הרבה. היא השתלבה בצורה טוטלית כמעט באופוזיציה לתוכנית הכלכלית. בלי לשים לב לחילוקי דעות אידיאולוגיים, האזרחים הערבים התנהגו בזמן ההכנות לתוכנית הכלכלית כאילו הם ממש חלק מהמ</w:t>
      </w:r>
      <w:r>
        <w:rPr>
          <w:rFonts w:hint="cs"/>
          <w:rtl/>
        </w:rPr>
        <w:t>עמד הנפגע מהתוכנית הכלכלית. הם לא שמו שום חיץ לאומי בינם לבין שאר האופוזיציה. הם הלכו לגמרי על העניין הכלכלי. לדעתי, היה שיתוף פעולה טוטלי בין האוכלוסייה הערבית ובין מרצ, מפלגת העבודה וכל השאר, בהתנגדות לתוכנית הכלכלית. אני לא חושב שהרבה מיעוטים לאומיים מת</w:t>
      </w:r>
      <w:r>
        <w:rPr>
          <w:rFonts w:hint="cs"/>
          <w:rtl/>
        </w:rPr>
        <w:t xml:space="preserve">נהגים כך. </w:t>
      </w:r>
    </w:p>
    <w:p w14:paraId="4BF6104B" w14:textId="77777777" w:rsidR="00000000" w:rsidRDefault="007C71EE">
      <w:pPr>
        <w:pStyle w:val="a"/>
        <w:rPr>
          <w:rFonts w:hint="cs"/>
          <w:rtl/>
        </w:rPr>
      </w:pPr>
    </w:p>
    <w:p w14:paraId="39DBFA7E" w14:textId="77777777" w:rsidR="00000000" w:rsidRDefault="007C71EE">
      <w:pPr>
        <w:pStyle w:val="a"/>
        <w:rPr>
          <w:rFonts w:hint="cs"/>
          <w:rtl/>
        </w:rPr>
      </w:pPr>
      <w:r>
        <w:rPr>
          <w:rFonts w:hint="cs"/>
          <w:rtl/>
        </w:rPr>
        <w:t>אני חושב שמדינת ישראל גם לא יודעת להעריך את האחריות האזרחית של האוכלוסייה הערבית. האוכלוסייה הערבית היא בעצם לא סקטור, כי אין לה נציגי סקטור לא בוועדת הכספים, לא בממשלה ולא בתהליך קבלת ההחלטות במדינת ישראל. אלה האזרחים היחידים שהם אזרחים גרידא,</w:t>
      </w:r>
      <w:r>
        <w:rPr>
          <w:rFonts w:hint="cs"/>
          <w:rtl/>
        </w:rPr>
        <w:t xml:space="preserve"> שאין להם חוץ מהאופציה האזרחית אמצעי אחר בשביל לקבל זכויות. והם התנהגו כך בזמן ההכנות לתוכנית הכלכלית.</w:t>
      </w:r>
    </w:p>
    <w:p w14:paraId="4725872B" w14:textId="77777777" w:rsidR="00000000" w:rsidRDefault="007C71EE">
      <w:pPr>
        <w:pStyle w:val="a"/>
        <w:rPr>
          <w:rFonts w:hint="cs"/>
          <w:rtl/>
        </w:rPr>
      </w:pPr>
    </w:p>
    <w:p w14:paraId="05BF5CD5" w14:textId="77777777" w:rsidR="00000000" w:rsidRDefault="007C71EE">
      <w:pPr>
        <w:pStyle w:val="a"/>
        <w:rPr>
          <w:rFonts w:hint="cs"/>
          <w:rtl/>
        </w:rPr>
      </w:pPr>
      <w:r>
        <w:rPr>
          <w:rFonts w:hint="cs"/>
          <w:rtl/>
        </w:rPr>
        <w:t>אבל אי-אפשר לדרוש מאתנו דברים, כשיש פה שר שאמר הבוקר את מה שהוא אמר. הוא לא אומר שרמת האבטלה הכי גבוהה היא אצל הערבים. הוא אומר: הערבים מקבלים דמי אבטלה</w:t>
      </w:r>
      <w:r>
        <w:rPr>
          <w:rFonts w:hint="cs"/>
          <w:rtl/>
        </w:rPr>
        <w:t xml:space="preserve"> יותר מכולם. איזה מין דרך להגיד את הדברים? במקום להגיד: אחוז האבטלה הכי גבוה הוא אצל הערבים, וזו עובדה שמביאה ליותר סולידריות עם הערבים, אתה אומר את הדבר הפוך. אתה אומר: בין מקבלי דמי האבטלה הערבים הם המספר הכי גדול, בשביל שהם ייראו פרזיטים. לא מתביישים?</w:t>
      </w:r>
    </w:p>
    <w:p w14:paraId="1959138D" w14:textId="77777777" w:rsidR="00000000" w:rsidRDefault="007C71EE">
      <w:pPr>
        <w:pStyle w:val="a"/>
        <w:ind w:firstLine="0"/>
        <w:rPr>
          <w:rFonts w:hint="cs"/>
          <w:rtl/>
        </w:rPr>
      </w:pPr>
    </w:p>
    <w:p w14:paraId="094FB63B" w14:textId="77777777" w:rsidR="00000000" w:rsidRDefault="007C71EE">
      <w:pPr>
        <w:pStyle w:val="ac"/>
        <w:rPr>
          <w:rtl/>
        </w:rPr>
      </w:pPr>
      <w:r>
        <w:rPr>
          <w:rFonts w:hint="eastAsia"/>
          <w:rtl/>
        </w:rPr>
        <w:t>חיים</w:t>
      </w:r>
      <w:r>
        <w:rPr>
          <w:rtl/>
        </w:rPr>
        <w:t xml:space="preserve"> אורון (מרצ):</w:t>
      </w:r>
    </w:p>
    <w:p w14:paraId="520EBD24" w14:textId="77777777" w:rsidR="00000000" w:rsidRDefault="007C71EE">
      <w:pPr>
        <w:pStyle w:val="a"/>
        <w:rPr>
          <w:rFonts w:hint="cs"/>
          <w:rtl/>
        </w:rPr>
      </w:pPr>
    </w:p>
    <w:p w14:paraId="1A7AE167" w14:textId="77777777" w:rsidR="00000000" w:rsidRDefault="007C71EE">
      <w:pPr>
        <w:pStyle w:val="a"/>
        <w:rPr>
          <w:rFonts w:hint="cs"/>
          <w:rtl/>
        </w:rPr>
      </w:pPr>
      <w:r>
        <w:rPr>
          <w:rFonts w:hint="cs"/>
          <w:rtl/>
        </w:rPr>
        <w:t>יש לו גם על זה דוח של היועץ לענייני ערבים לראש הממשלה. יש לו דוח. זו אמירה אקדמית.</w:t>
      </w:r>
    </w:p>
    <w:p w14:paraId="7725DF4B" w14:textId="77777777" w:rsidR="00000000" w:rsidRDefault="007C71EE">
      <w:pPr>
        <w:pStyle w:val="a"/>
        <w:ind w:firstLine="0"/>
        <w:rPr>
          <w:rFonts w:hint="cs"/>
          <w:rtl/>
        </w:rPr>
      </w:pPr>
    </w:p>
    <w:p w14:paraId="02F426E7" w14:textId="77777777" w:rsidR="00000000" w:rsidRDefault="007C71EE">
      <w:pPr>
        <w:pStyle w:val="SpeakerCon"/>
        <w:rPr>
          <w:rtl/>
        </w:rPr>
      </w:pPr>
      <w:bookmarkStart w:id="2331" w:name="FS000000558T28_05_2003_10_20_23"/>
      <w:bookmarkEnd w:id="2331"/>
      <w:r>
        <w:rPr>
          <w:rFonts w:hint="eastAsia"/>
          <w:rtl/>
        </w:rPr>
        <w:t>עזמי</w:t>
      </w:r>
      <w:r>
        <w:rPr>
          <w:rtl/>
        </w:rPr>
        <w:t xml:space="preserve"> בשארה (בל"ד):</w:t>
      </w:r>
    </w:p>
    <w:p w14:paraId="6B8519B2" w14:textId="77777777" w:rsidR="00000000" w:rsidRDefault="007C71EE">
      <w:pPr>
        <w:pStyle w:val="a"/>
        <w:rPr>
          <w:rFonts w:hint="cs"/>
          <w:rtl/>
        </w:rPr>
      </w:pPr>
    </w:p>
    <w:p w14:paraId="6C37C131" w14:textId="77777777" w:rsidR="00000000" w:rsidRDefault="007C71EE">
      <w:pPr>
        <w:pStyle w:val="a"/>
        <w:rPr>
          <w:rFonts w:hint="cs"/>
          <w:rtl/>
        </w:rPr>
      </w:pPr>
      <w:r>
        <w:rPr>
          <w:rFonts w:hint="cs"/>
          <w:rtl/>
        </w:rPr>
        <w:t>לא מתביישים? הגזענות שישנה פה היא פשוט דבר לא ייאמן. אפשר להגיד: יש אצלם רמת האבטלה הכי גבוהה. בכך אתה גורם לסולידריות עם הערבים. אנח</w:t>
      </w:r>
      <w:r>
        <w:rPr>
          <w:rFonts w:hint="cs"/>
          <w:rtl/>
        </w:rPr>
        <w:t xml:space="preserve">נו מוותרים על דמי אבטלה. תנו תעסוקה, תנו תיעוש. מה זה לדבר בצורה הזאת? </w:t>
      </w:r>
    </w:p>
    <w:p w14:paraId="31FB6B90" w14:textId="77777777" w:rsidR="00000000" w:rsidRDefault="007C71EE">
      <w:pPr>
        <w:pStyle w:val="a"/>
        <w:rPr>
          <w:rFonts w:hint="cs"/>
          <w:rtl/>
        </w:rPr>
      </w:pPr>
    </w:p>
    <w:p w14:paraId="155A4968" w14:textId="77777777" w:rsidR="00000000" w:rsidRDefault="007C71EE">
      <w:pPr>
        <w:pStyle w:val="a"/>
        <w:rPr>
          <w:rFonts w:hint="cs"/>
          <w:rtl/>
        </w:rPr>
      </w:pPr>
      <w:r>
        <w:rPr>
          <w:rFonts w:hint="cs"/>
          <w:rtl/>
        </w:rPr>
        <w:t>כששר מדבר בצורה הזאת, וכשאנחנו נגמור עכשיו את העניין הכלכלי הזה, כמובן שהם יצביעו בעד, ולדעתי, חלק ממנו לא יהיה ישים. אדוני השר, יהיה מאוד קשה להכריח עקרות בית לשלם דמי בריאות. מה, לא</w:t>
      </w:r>
      <w:r>
        <w:rPr>
          <w:rFonts w:hint="cs"/>
          <w:rtl/>
        </w:rPr>
        <w:t xml:space="preserve"> יטפלו בהן? יש דברים שהם לא ישימים בתוכנית הזאת. אני אומר לך שהם לא ישימים. איך אתה תגבה כסף מעקרת בית? איך? באיזו צורה? על כל פנים, אני אומר שאלה דברים לא ישימים. כשיש תלוש </w:t>
      </w:r>
      <w:r>
        <w:rPr>
          <w:rtl/>
        </w:rPr>
        <w:t>–</w:t>
      </w:r>
      <w:r>
        <w:rPr>
          <w:rFonts w:hint="cs"/>
          <w:rtl/>
        </w:rPr>
        <w:t xml:space="preserve"> אפשר להוריד. אפשר להוריד מהמעסיק, אפשר להפקיע לו דברים. מה תפקיע מעקרת בית?  על </w:t>
      </w:r>
      <w:r>
        <w:rPr>
          <w:rFonts w:hint="cs"/>
          <w:rtl/>
        </w:rPr>
        <w:t>כל פנים, אחרי שכל זה ייגמר ונראה מה ישים ממנו ומה לא ישים, פתאום יתפנו לנגב.</w:t>
      </w:r>
    </w:p>
    <w:p w14:paraId="43BEE94E" w14:textId="77777777" w:rsidR="00000000" w:rsidRDefault="007C71EE">
      <w:pPr>
        <w:pStyle w:val="a"/>
        <w:ind w:firstLine="0"/>
        <w:rPr>
          <w:rFonts w:hint="cs"/>
          <w:rtl/>
        </w:rPr>
      </w:pPr>
    </w:p>
    <w:p w14:paraId="0E093CF7" w14:textId="77777777" w:rsidR="00000000" w:rsidRDefault="007C71EE">
      <w:pPr>
        <w:pStyle w:val="ac"/>
        <w:rPr>
          <w:rtl/>
        </w:rPr>
      </w:pPr>
      <w:r>
        <w:rPr>
          <w:rFonts w:hint="eastAsia"/>
          <w:rtl/>
        </w:rPr>
        <w:t>חיים</w:t>
      </w:r>
      <w:r>
        <w:rPr>
          <w:rtl/>
        </w:rPr>
        <w:t xml:space="preserve"> אורון (מרצ):</w:t>
      </w:r>
    </w:p>
    <w:p w14:paraId="13748B3A" w14:textId="77777777" w:rsidR="00000000" w:rsidRDefault="007C71EE">
      <w:pPr>
        <w:pStyle w:val="a"/>
        <w:rPr>
          <w:rFonts w:hint="cs"/>
          <w:rtl/>
        </w:rPr>
      </w:pPr>
    </w:p>
    <w:p w14:paraId="790DEC16" w14:textId="77777777" w:rsidR="00000000" w:rsidRDefault="007C71EE">
      <w:pPr>
        <w:pStyle w:val="a"/>
        <w:rPr>
          <w:rFonts w:hint="cs"/>
          <w:rtl/>
        </w:rPr>
      </w:pPr>
      <w:r>
        <w:rPr>
          <w:rFonts w:hint="cs"/>
          <w:rtl/>
        </w:rPr>
        <w:t>יקזזו מהביטוח הלאומי.</w:t>
      </w:r>
    </w:p>
    <w:p w14:paraId="2626F4CA" w14:textId="77777777" w:rsidR="00000000" w:rsidRDefault="007C71EE">
      <w:pPr>
        <w:pStyle w:val="a"/>
        <w:ind w:firstLine="0"/>
        <w:rPr>
          <w:rtl/>
        </w:rPr>
      </w:pPr>
    </w:p>
    <w:p w14:paraId="3F89B955" w14:textId="77777777" w:rsidR="00000000" w:rsidRDefault="007C71EE">
      <w:pPr>
        <w:pStyle w:val="a"/>
        <w:ind w:firstLine="0"/>
        <w:rPr>
          <w:rFonts w:hint="cs"/>
          <w:rtl/>
        </w:rPr>
      </w:pPr>
    </w:p>
    <w:p w14:paraId="2197C474" w14:textId="77777777" w:rsidR="00000000" w:rsidRDefault="007C71EE">
      <w:pPr>
        <w:pStyle w:val="ac"/>
        <w:rPr>
          <w:rtl/>
        </w:rPr>
      </w:pPr>
      <w:r>
        <w:rPr>
          <w:rFonts w:hint="eastAsia"/>
          <w:rtl/>
        </w:rPr>
        <w:t>טלב</w:t>
      </w:r>
      <w:r>
        <w:rPr>
          <w:rtl/>
        </w:rPr>
        <w:t xml:space="preserve"> אלסאנע (רע"ם):</w:t>
      </w:r>
    </w:p>
    <w:p w14:paraId="5658500F" w14:textId="77777777" w:rsidR="00000000" w:rsidRDefault="007C71EE">
      <w:pPr>
        <w:pStyle w:val="a"/>
        <w:rPr>
          <w:rFonts w:hint="cs"/>
          <w:rtl/>
        </w:rPr>
      </w:pPr>
    </w:p>
    <w:p w14:paraId="150438F4" w14:textId="77777777" w:rsidR="00000000" w:rsidRDefault="007C71EE">
      <w:pPr>
        <w:pStyle w:val="a"/>
        <w:rPr>
          <w:rFonts w:hint="cs"/>
          <w:rtl/>
        </w:rPr>
      </w:pPr>
      <w:r>
        <w:rPr>
          <w:rFonts w:hint="cs"/>
          <w:rtl/>
        </w:rPr>
        <w:t>מקצבאות ילדים.</w:t>
      </w:r>
    </w:p>
    <w:p w14:paraId="5E099286" w14:textId="77777777" w:rsidR="00000000" w:rsidRDefault="007C71EE">
      <w:pPr>
        <w:pStyle w:val="a"/>
        <w:ind w:firstLine="0"/>
        <w:rPr>
          <w:rFonts w:hint="cs"/>
          <w:rtl/>
        </w:rPr>
      </w:pPr>
    </w:p>
    <w:p w14:paraId="30470D20" w14:textId="77777777" w:rsidR="00000000" w:rsidRDefault="007C71EE">
      <w:pPr>
        <w:pStyle w:val="ac"/>
        <w:rPr>
          <w:rtl/>
        </w:rPr>
      </w:pPr>
      <w:r>
        <w:rPr>
          <w:rFonts w:hint="eastAsia"/>
          <w:rtl/>
        </w:rPr>
        <w:t>חיים</w:t>
      </w:r>
      <w:r>
        <w:rPr>
          <w:rtl/>
        </w:rPr>
        <w:t xml:space="preserve"> אורון (מרצ):</w:t>
      </w:r>
    </w:p>
    <w:p w14:paraId="30CF546D" w14:textId="77777777" w:rsidR="00000000" w:rsidRDefault="007C71EE">
      <w:pPr>
        <w:pStyle w:val="a"/>
        <w:rPr>
          <w:rFonts w:hint="cs"/>
          <w:rtl/>
        </w:rPr>
      </w:pPr>
    </w:p>
    <w:p w14:paraId="1CE69E3C" w14:textId="77777777" w:rsidR="00000000" w:rsidRDefault="007C71EE">
      <w:pPr>
        <w:pStyle w:val="a"/>
        <w:rPr>
          <w:rFonts w:hint="cs"/>
          <w:rtl/>
        </w:rPr>
      </w:pPr>
      <w:r>
        <w:rPr>
          <w:rFonts w:hint="cs"/>
          <w:rtl/>
        </w:rPr>
        <w:t xml:space="preserve">יקזזו מהביטוח הלאומי. </w:t>
      </w:r>
    </w:p>
    <w:p w14:paraId="565125F5" w14:textId="77777777" w:rsidR="00000000" w:rsidRDefault="007C71EE">
      <w:pPr>
        <w:pStyle w:val="a"/>
        <w:ind w:firstLine="0"/>
        <w:rPr>
          <w:rFonts w:hint="cs"/>
          <w:rtl/>
        </w:rPr>
      </w:pPr>
    </w:p>
    <w:p w14:paraId="022A10C2" w14:textId="77777777" w:rsidR="00000000" w:rsidRDefault="007C71EE">
      <w:pPr>
        <w:pStyle w:val="SpeakerCon"/>
        <w:rPr>
          <w:rtl/>
        </w:rPr>
      </w:pPr>
      <w:bookmarkStart w:id="2332" w:name="FS000000558T28_05_2003_10_23_21C"/>
      <w:bookmarkEnd w:id="2332"/>
      <w:r>
        <w:rPr>
          <w:rtl/>
        </w:rPr>
        <w:t>עזמי בשארה (בל"ד):</w:t>
      </w:r>
    </w:p>
    <w:p w14:paraId="22D19368" w14:textId="77777777" w:rsidR="00000000" w:rsidRDefault="007C71EE">
      <w:pPr>
        <w:pStyle w:val="a"/>
        <w:rPr>
          <w:rtl/>
        </w:rPr>
      </w:pPr>
    </w:p>
    <w:p w14:paraId="5D10C7B6" w14:textId="77777777" w:rsidR="00000000" w:rsidRDefault="007C71EE">
      <w:pPr>
        <w:pStyle w:val="a"/>
        <w:rPr>
          <w:rFonts w:hint="cs"/>
          <w:rtl/>
        </w:rPr>
      </w:pPr>
      <w:r>
        <w:rPr>
          <w:rFonts w:hint="cs"/>
          <w:rtl/>
        </w:rPr>
        <w:t xml:space="preserve">אהה? כן. </w:t>
      </w:r>
    </w:p>
    <w:p w14:paraId="67CA742C" w14:textId="77777777" w:rsidR="00000000" w:rsidRDefault="007C71EE">
      <w:pPr>
        <w:pStyle w:val="a"/>
        <w:ind w:firstLine="0"/>
        <w:rPr>
          <w:rFonts w:hint="cs"/>
          <w:rtl/>
        </w:rPr>
      </w:pPr>
    </w:p>
    <w:p w14:paraId="5CD79AC4" w14:textId="77777777" w:rsidR="00000000" w:rsidRDefault="007C71EE">
      <w:pPr>
        <w:pStyle w:val="ad"/>
        <w:rPr>
          <w:rtl/>
        </w:rPr>
      </w:pPr>
      <w:r>
        <w:rPr>
          <w:rtl/>
        </w:rPr>
        <w:t>היו"ר מוחמד ברכה:</w:t>
      </w:r>
    </w:p>
    <w:p w14:paraId="565948CA" w14:textId="77777777" w:rsidR="00000000" w:rsidRDefault="007C71EE">
      <w:pPr>
        <w:pStyle w:val="a"/>
        <w:rPr>
          <w:rtl/>
        </w:rPr>
      </w:pPr>
    </w:p>
    <w:p w14:paraId="3A4A4354" w14:textId="77777777" w:rsidR="00000000" w:rsidRDefault="007C71EE">
      <w:pPr>
        <w:pStyle w:val="a"/>
        <w:rPr>
          <w:rFonts w:hint="cs"/>
          <w:rtl/>
        </w:rPr>
      </w:pPr>
      <w:r>
        <w:rPr>
          <w:rFonts w:hint="cs"/>
          <w:rtl/>
        </w:rPr>
        <w:t>אתה בא</w:t>
      </w:r>
      <w:r>
        <w:rPr>
          <w:rFonts w:hint="cs"/>
          <w:rtl/>
        </w:rPr>
        <w:t>מת נותן רעיונות מאוד מעשיים. באמת.</w:t>
      </w:r>
    </w:p>
    <w:p w14:paraId="4E05AE1A" w14:textId="77777777" w:rsidR="00000000" w:rsidRDefault="007C71EE">
      <w:pPr>
        <w:pStyle w:val="a"/>
        <w:ind w:firstLine="0"/>
        <w:rPr>
          <w:rFonts w:hint="cs"/>
          <w:rtl/>
        </w:rPr>
      </w:pPr>
    </w:p>
    <w:p w14:paraId="4AF50B50" w14:textId="77777777" w:rsidR="00000000" w:rsidRDefault="007C71EE">
      <w:pPr>
        <w:pStyle w:val="SpeakerCon"/>
        <w:rPr>
          <w:rtl/>
        </w:rPr>
      </w:pPr>
      <w:bookmarkStart w:id="2333" w:name="FS000000558T28_05_2003_10_23_52C"/>
      <w:bookmarkEnd w:id="2333"/>
      <w:r>
        <w:rPr>
          <w:rtl/>
        </w:rPr>
        <w:t>עזמי בשארה (בל"ד):</w:t>
      </w:r>
    </w:p>
    <w:p w14:paraId="35BFDD2C" w14:textId="77777777" w:rsidR="00000000" w:rsidRDefault="007C71EE">
      <w:pPr>
        <w:pStyle w:val="a"/>
        <w:rPr>
          <w:rtl/>
        </w:rPr>
      </w:pPr>
    </w:p>
    <w:p w14:paraId="1C94A40C" w14:textId="77777777" w:rsidR="00000000" w:rsidRDefault="007C71EE">
      <w:pPr>
        <w:pStyle w:val="a"/>
        <w:rPr>
          <w:rFonts w:hint="cs"/>
          <w:rtl/>
        </w:rPr>
      </w:pPr>
      <w:r>
        <w:rPr>
          <w:rFonts w:hint="cs"/>
          <w:rtl/>
        </w:rPr>
        <w:t xml:space="preserve">חיים, חיים. </w:t>
      </w:r>
    </w:p>
    <w:p w14:paraId="0D6629A5" w14:textId="77777777" w:rsidR="00000000" w:rsidRDefault="007C71EE">
      <w:pPr>
        <w:pStyle w:val="a"/>
        <w:ind w:firstLine="0"/>
        <w:rPr>
          <w:rFonts w:hint="cs"/>
          <w:rtl/>
        </w:rPr>
      </w:pPr>
    </w:p>
    <w:p w14:paraId="235844C8" w14:textId="77777777" w:rsidR="00000000" w:rsidRDefault="007C71EE">
      <w:pPr>
        <w:pStyle w:val="ac"/>
        <w:rPr>
          <w:rtl/>
        </w:rPr>
      </w:pPr>
      <w:r>
        <w:rPr>
          <w:rFonts w:hint="eastAsia"/>
          <w:rtl/>
        </w:rPr>
        <w:t>טלב</w:t>
      </w:r>
      <w:r>
        <w:rPr>
          <w:rtl/>
        </w:rPr>
        <w:t xml:space="preserve"> אלסאנע (רע"ם):</w:t>
      </w:r>
    </w:p>
    <w:p w14:paraId="0C537C15" w14:textId="77777777" w:rsidR="00000000" w:rsidRDefault="007C71EE">
      <w:pPr>
        <w:pStyle w:val="a"/>
        <w:rPr>
          <w:rFonts w:hint="cs"/>
          <w:rtl/>
        </w:rPr>
      </w:pPr>
    </w:p>
    <w:p w14:paraId="79CBF9C8" w14:textId="77777777" w:rsidR="00000000" w:rsidRDefault="007C71EE">
      <w:pPr>
        <w:pStyle w:val="a"/>
        <w:rPr>
          <w:rFonts w:hint="cs"/>
          <w:rtl/>
        </w:rPr>
      </w:pPr>
      <w:r>
        <w:rPr>
          <w:rFonts w:hint="cs"/>
          <w:rtl/>
        </w:rPr>
        <w:t xml:space="preserve">הם כאילו לא יודעים את זה. </w:t>
      </w:r>
    </w:p>
    <w:p w14:paraId="213A6ACA" w14:textId="77777777" w:rsidR="00000000" w:rsidRDefault="007C71EE">
      <w:pPr>
        <w:pStyle w:val="a"/>
        <w:ind w:firstLine="0"/>
        <w:rPr>
          <w:rFonts w:hint="cs"/>
          <w:rtl/>
        </w:rPr>
      </w:pPr>
    </w:p>
    <w:p w14:paraId="591F880B" w14:textId="77777777" w:rsidR="00000000" w:rsidRDefault="007C71EE">
      <w:pPr>
        <w:pStyle w:val="SpeakerCon"/>
        <w:rPr>
          <w:rtl/>
        </w:rPr>
      </w:pPr>
      <w:bookmarkStart w:id="2334" w:name="FS000000558T28_05_2003_10_24_16C"/>
      <w:bookmarkEnd w:id="2334"/>
      <w:r>
        <w:rPr>
          <w:rtl/>
        </w:rPr>
        <w:t>עזמי בשארה (בל"ד):</w:t>
      </w:r>
    </w:p>
    <w:p w14:paraId="29B304D6" w14:textId="77777777" w:rsidR="00000000" w:rsidRDefault="007C71EE">
      <w:pPr>
        <w:pStyle w:val="a"/>
        <w:rPr>
          <w:rtl/>
        </w:rPr>
      </w:pPr>
    </w:p>
    <w:p w14:paraId="53CD3C5D" w14:textId="77777777" w:rsidR="00000000" w:rsidRDefault="007C71EE">
      <w:pPr>
        <w:pStyle w:val="a"/>
        <w:rPr>
          <w:rFonts w:hint="cs"/>
          <w:rtl/>
        </w:rPr>
      </w:pPr>
      <w:r>
        <w:rPr>
          <w:rFonts w:hint="cs"/>
          <w:rtl/>
        </w:rPr>
        <w:t xml:space="preserve">על כל פנים, אדוני היושב-ראש, אני מסיים. אני לא נלחם על כל משפט. אני גם לא חושב שמשכנעים פה מעל הבמה. אומרים את העמדה. </w:t>
      </w:r>
    </w:p>
    <w:p w14:paraId="0391A597" w14:textId="77777777" w:rsidR="00000000" w:rsidRDefault="007C71EE">
      <w:pPr>
        <w:pStyle w:val="a"/>
        <w:rPr>
          <w:rFonts w:hint="cs"/>
          <w:rtl/>
        </w:rPr>
      </w:pPr>
    </w:p>
    <w:p w14:paraId="058A3141" w14:textId="77777777" w:rsidR="00000000" w:rsidRDefault="007C71EE">
      <w:pPr>
        <w:pStyle w:val="a"/>
        <w:rPr>
          <w:rFonts w:hint="cs"/>
          <w:rtl/>
        </w:rPr>
      </w:pPr>
      <w:r>
        <w:rPr>
          <w:rFonts w:hint="cs"/>
          <w:rtl/>
        </w:rPr>
        <w:t xml:space="preserve">אדוני היושב-ראש, אנחנו עשינו את כל זה עם העבודה ועם מרצ. ממש התייצבנו פה כמו חיילים טובים, כאזרחים, בעניין הכלכלי. עכשיו, כשיבודדו אותנו בנגב, מפלגת העבודה ומרצ יתייצבו אתנו? חוץ מחיים אורון. </w:t>
      </w:r>
    </w:p>
    <w:p w14:paraId="21904236" w14:textId="77777777" w:rsidR="00000000" w:rsidRDefault="007C71EE">
      <w:pPr>
        <w:pStyle w:val="a"/>
        <w:ind w:firstLine="0"/>
        <w:rPr>
          <w:rFonts w:hint="cs"/>
          <w:rtl/>
        </w:rPr>
      </w:pPr>
    </w:p>
    <w:p w14:paraId="3648E2EA" w14:textId="77777777" w:rsidR="00000000" w:rsidRDefault="007C71EE">
      <w:pPr>
        <w:pStyle w:val="ac"/>
        <w:rPr>
          <w:rtl/>
        </w:rPr>
      </w:pPr>
      <w:r>
        <w:rPr>
          <w:rFonts w:hint="eastAsia"/>
          <w:rtl/>
        </w:rPr>
        <w:t>חיים</w:t>
      </w:r>
      <w:r>
        <w:rPr>
          <w:rtl/>
        </w:rPr>
        <w:t xml:space="preserve"> אורון (מרצ):</w:t>
      </w:r>
    </w:p>
    <w:p w14:paraId="253607EC" w14:textId="77777777" w:rsidR="00000000" w:rsidRDefault="007C71EE">
      <w:pPr>
        <w:pStyle w:val="a"/>
        <w:rPr>
          <w:rFonts w:hint="cs"/>
          <w:rtl/>
        </w:rPr>
      </w:pPr>
    </w:p>
    <w:p w14:paraId="24DAA534" w14:textId="77777777" w:rsidR="00000000" w:rsidRDefault="007C71EE">
      <w:pPr>
        <w:pStyle w:val="a"/>
        <w:rPr>
          <w:rFonts w:hint="cs"/>
          <w:rtl/>
        </w:rPr>
      </w:pPr>
      <w:r>
        <w:rPr>
          <w:rFonts w:hint="cs"/>
          <w:rtl/>
        </w:rPr>
        <w:t>מה?</w:t>
      </w:r>
    </w:p>
    <w:p w14:paraId="730085C4" w14:textId="77777777" w:rsidR="00000000" w:rsidRDefault="007C71EE">
      <w:pPr>
        <w:pStyle w:val="a"/>
        <w:ind w:firstLine="0"/>
        <w:rPr>
          <w:rFonts w:hint="cs"/>
          <w:rtl/>
        </w:rPr>
      </w:pPr>
    </w:p>
    <w:p w14:paraId="7618B426" w14:textId="77777777" w:rsidR="00000000" w:rsidRDefault="007C71EE">
      <w:pPr>
        <w:pStyle w:val="SpeakerCon"/>
        <w:rPr>
          <w:rFonts w:hint="cs"/>
          <w:rtl/>
        </w:rPr>
      </w:pPr>
      <w:bookmarkStart w:id="2335" w:name="FS000000558T28_05_2003_10_25_29C"/>
      <w:bookmarkEnd w:id="2335"/>
    </w:p>
    <w:p w14:paraId="2CC41110" w14:textId="77777777" w:rsidR="00000000" w:rsidRDefault="007C71EE">
      <w:pPr>
        <w:pStyle w:val="SpeakerCon"/>
        <w:rPr>
          <w:rFonts w:hint="cs"/>
          <w:rtl/>
        </w:rPr>
      </w:pPr>
    </w:p>
    <w:p w14:paraId="78CF6501" w14:textId="77777777" w:rsidR="00000000" w:rsidRDefault="007C71EE">
      <w:pPr>
        <w:pStyle w:val="SpeakerCon"/>
        <w:rPr>
          <w:rtl/>
        </w:rPr>
      </w:pPr>
      <w:r>
        <w:rPr>
          <w:rtl/>
        </w:rPr>
        <w:t>עזמי בשארה (בל"ד):</w:t>
      </w:r>
    </w:p>
    <w:p w14:paraId="4762E188" w14:textId="77777777" w:rsidR="00000000" w:rsidRDefault="007C71EE">
      <w:pPr>
        <w:pStyle w:val="a"/>
        <w:rPr>
          <w:rtl/>
        </w:rPr>
      </w:pPr>
    </w:p>
    <w:p w14:paraId="3772F626" w14:textId="77777777" w:rsidR="00000000" w:rsidRDefault="007C71EE">
      <w:pPr>
        <w:pStyle w:val="a"/>
        <w:rPr>
          <w:rFonts w:hint="cs"/>
          <w:rtl/>
        </w:rPr>
      </w:pPr>
      <w:r>
        <w:rPr>
          <w:rFonts w:hint="cs"/>
          <w:rtl/>
        </w:rPr>
        <w:t>חוץ מחיים אורו</w:t>
      </w:r>
      <w:r>
        <w:rPr>
          <w:rFonts w:hint="cs"/>
          <w:rtl/>
        </w:rPr>
        <w:t xml:space="preserve">ן. אמרתי. יתייצבו אתנו בנגב? כאשר יבוא שר ויגיד: אני עכשיו אעשה קמפיין להריסת בתים במגזר הערבי </w:t>
      </w:r>
      <w:r>
        <w:rPr>
          <w:rtl/>
        </w:rPr>
        <w:t>–</w:t>
      </w:r>
      <w:r>
        <w:rPr>
          <w:rFonts w:hint="cs"/>
          <w:rtl/>
        </w:rPr>
        <w:t xml:space="preserve"> עוד פעם נהיה לבד. ואז אני אומר: אני רוצה את האופציה האזרחית. אבל יש לי עניינים משלי. אני חייב לעמוד ולהגן. אם לא אצליח באופציה האזרחית, נצטרך להתנגד לתוכנית של</w:t>
      </w:r>
      <w:r>
        <w:rPr>
          <w:rFonts w:hint="cs"/>
          <w:rtl/>
        </w:rPr>
        <w:t xml:space="preserve"> שרון בנגב, אדוני. נצטרך. אנחנו לא יכולים לקבל אותה. אנחנו גם לא יכולים לקבל שיבוא שר - - - </w:t>
      </w:r>
    </w:p>
    <w:p w14:paraId="5059DE2E" w14:textId="77777777" w:rsidR="00000000" w:rsidRDefault="007C71EE">
      <w:pPr>
        <w:pStyle w:val="a"/>
        <w:ind w:firstLine="0"/>
        <w:rPr>
          <w:rFonts w:hint="cs"/>
          <w:rtl/>
        </w:rPr>
      </w:pPr>
    </w:p>
    <w:p w14:paraId="22AD6467" w14:textId="77777777" w:rsidR="00000000" w:rsidRDefault="007C71EE">
      <w:pPr>
        <w:pStyle w:val="ac"/>
        <w:rPr>
          <w:rtl/>
        </w:rPr>
      </w:pPr>
      <w:r>
        <w:rPr>
          <w:rFonts w:hint="eastAsia"/>
          <w:rtl/>
        </w:rPr>
        <w:t>חיים</w:t>
      </w:r>
      <w:r>
        <w:rPr>
          <w:rtl/>
        </w:rPr>
        <w:t xml:space="preserve"> אורון (מרצ):</w:t>
      </w:r>
    </w:p>
    <w:p w14:paraId="70F18727" w14:textId="77777777" w:rsidR="00000000" w:rsidRDefault="007C71EE">
      <w:pPr>
        <w:pStyle w:val="a"/>
        <w:rPr>
          <w:rFonts w:hint="cs"/>
          <w:rtl/>
        </w:rPr>
      </w:pPr>
    </w:p>
    <w:p w14:paraId="7CDAC4CC" w14:textId="77777777" w:rsidR="00000000" w:rsidRDefault="007C71EE">
      <w:pPr>
        <w:pStyle w:val="a"/>
        <w:rPr>
          <w:rFonts w:hint="cs"/>
          <w:rtl/>
        </w:rPr>
      </w:pPr>
      <w:r>
        <w:rPr>
          <w:rFonts w:hint="cs"/>
          <w:rtl/>
        </w:rPr>
        <w:t>אני הייתי בכנס בנגב לפני שבועיים ודיברתי חד-משמעית נגד התוכנית.</w:t>
      </w:r>
    </w:p>
    <w:p w14:paraId="6FBCBA05" w14:textId="77777777" w:rsidR="00000000" w:rsidRDefault="007C71EE">
      <w:pPr>
        <w:pStyle w:val="a"/>
        <w:ind w:firstLine="0"/>
        <w:rPr>
          <w:rFonts w:hint="cs"/>
          <w:rtl/>
        </w:rPr>
      </w:pPr>
    </w:p>
    <w:p w14:paraId="36395205" w14:textId="77777777" w:rsidR="00000000" w:rsidRDefault="007C71EE">
      <w:pPr>
        <w:pStyle w:val="SpeakerCon"/>
        <w:rPr>
          <w:rtl/>
        </w:rPr>
      </w:pPr>
      <w:bookmarkStart w:id="2336" w:name="FS000000558T28_05_2003_10_27_19C"/>
      <w:bookmarkEnd w:id="2336"/>
      <w:r>
        <w:rPr>
          <w:rtl/>
        </w:rPr>
        <w:t>עזמי בשארה (בל"ד):</w:t>
      </w:r>
    </w:p>
    <w:p w14:paraId="500C5B90" w14:textId="77777777" w:rsidR="00000000" w:rsidRDefault="007C71EE">
      <w:pPr>
        <w:pStyle w:val="a"/>
        <w:rPr>
          <w:rtl/>
        </w:rPr>
      </w:pPr>
    </w:p>
    <w:p w14:paraId="052183AD" w14:textId="77777777" w:rsidR="00000000" w:rsidRDefault="007C71EE">
      <w:pPr>
        <w:pStyle w:val="a"/>
        <w:rPr>
          <w:rFonts w:hint="cs"/>
          <w:rtl/>
        </w:rPr>
      </w:pPr>
      <w:r>
        <w:rPr>
          <w:rFonts w:hint="cs"/>
          <w:rtl/>
        </w:rPr>
        <w:t xml:space="preserve">אני יודע. </w:t>
      </w:r>
    </w:p>
    <w:p w14:paraId="71C52796" w14:textId="77777777" w:rsidR="00000000" w:rsidRDefault="007C71EE">
      <w:pPr>
        <w:pStyle w:val="a"/>
        <w:rPr>
          <w:rFonts w:hint="cs"/>
          <w:rtl/>
        </w:rPr>
      </w:pPr>
    </w:p>
    <w:p w14:paraId="338C97FC" w14:textId="77777777" w:rsidR="00000000" w:rsidRDefault="007C71EE">
      <w:pPr>
        <w:pStyle w:val="a"/>
        <w:rPr>
          <w:rFonts w:hint="cs"/>
          <w:rtl/>
        </w:rPr>
      </w:pPr>
      <w:r>
        <w:rPr>
          <w:rFonts w:hint="cs"/>
          <w:rtl/>
        </w:rPr>
        <w:t xml:space="preserve">אם יבואו עכשיו ופתאום יעשו קמפיין להריסת בתים </w:t>
      </w:r>
      <w:r>
        <w:rPr>
          <w:rFonts w:hint="cs"/>
          <w:rtl/>
        </w:rPr>
        <w:t>במגזר הערבי, אז מה אנחנו נעשה? נבוא וננאם בכנסת? מה יקרה אז? לא, אני אומר, אני מזהיר. לפי כל הסימנים אני רואה שממשלת ישראל הולכת לפרק את הזעם של האוכלוסייה היהודית בכך שהיא תבודד אותנו ותעלה כמה עניינים של הדמוניזציה של האוכלוסייה הערבית. היא תפנה את כל הז</w:t>
      </w:r>
      <w:r>
        <w:rPr>
          <w:rFonts w:hint="cs"/>
          <w:rtl/>
        </w:rPr>
        <w:t>עם והסולידריות לשם. אני אומר לכם מעכשיו, חברי הכנסת מהצד הזה של הבית, ולא חשוב אם הם קוראים לעצמם שמאל, או אם הם מתביישים לקרוא לעצמם שמאל, או אם הם אוהבים לקרוא לעצמם שמאל, לא חשוב לי, לכל אלה אני אומר, שזה לא המאבק האזרחי היחיד. יש לנו מאבק אזרחי מאוד חש</w:t>
      </w:r>
      <w:r>
        <w:rPr>
          <w:rFonts w:hint="cs"/>
          <w:rtl/>
        </w:rPr>
        <w:t>וב אחריו על זכויותיה של האוכלוסייה הערבית. תודה רבה, אדוני.</w:t>
      </w:r>
    </w:p>
    <w:p w14:paraId="33AF6701" w14:textId="77777777" w:rsidR="00000000" w:rsidRDefault="007C71EE">
      <w:pPr>
        <w:pStyle w:val="a"/>
        <w:ind w:firstLine="0"/>
        <w:rPr>
          <w:rFonts w:hint="cs"/>
          <w:rtl/>
        </w:rPr>
      </w:pPr>
    </w:p>
    <w:p w14:paraId="6B0F5DA3" w14:textId="77777777" w:rsidR="00000000" w:rsidRDefault="007C71EE">
      <w:pPr>
        <w:pStyle w:val="ad"/>
        <w:rPr>
          <w:rtl/>
        </w:rPr>
      </w:pPr>
      <w:r>
        <w:rPr>
          <w:rtl/>
        </w:rPr>
        <w:t>היו"ר מוחמד ברכה:</w:t>
      </w:r>
    </w:p>
    <w:p w14:paraId="478832F8" w14:textId="77777777" w:rsidR="00000000" w:rsidRDefault="007C71EE">
      <w:pPr>
        <w:pStyle w:val="a"/>
        <w:rPr>
          <w:rtl/>
        </w:rPr>
      </w:pPr>
    </w:p>
    <w:p w14:paraId="4F183E91" w14:textId="77777777" w:rsidR="00000000" w:rsidRDefault="007C71EE">
      <w:pPr>
        <w:pStyle w:val="a"/>
        <w:rPr>
          <w:rFonts w:hint="cs"/>
          <w:rtl/>
        </w:rPr>
      </w:pPr>
      <w:r>
        <w:rPr>
          <w:rFonts w:hint="cs"/>
          <w:rtl/>
        </w:rPr>
        <w:t xml:space="preserve">תודה לחבר הכנסת בשארה. חבר הכנסת אחמד טיבי, בבקשה. אחריו </w:t>
      </w:r>
      <w:r>
        <w:rPr>
          <w:rtl/>
        </w:rPr>
        <w:t>–</w:t>
      </w:r>
      <w:r>
        <w:rPr>
          <w:rFonts w:hint="cs"/>
          <w:rtl/>
        </w:rPr>
        <w:t xml:space="preserve"> חבר הכנסת חיים אורון.</w:t>
      </w:r>
    </w:p>
    <w:p w14:paraId="70251EC8" w14:textId="77777777" w:rsidR="00000000" w:rsidRDefault="007C71EE">
      <w:pPr>
        <w:pStyle w:val="a"/>
        <w:ind w:firstLine="0"/>
        <w:rPr>
          <w:rFonts w:hint="cs"/>
          <w:rtl/>
        </w:rPr>
      </w:pPr>
    </w:p>
    <w:p w14:paraId="5B1AE441" w14:textId="77777777" w:rsidR="00000000" w:rsidRDefault="007C71EE">
      <w:pPr>
        <w:pStyle w:val="Speaker"/>
        <w:rPr>
          <w:rtl/>
        </w:rPr>
      </w:pPr>
      <w:bookmarkStart w:id="2337" w:name="FS000000560T28_05_2003_10_29_46"/>
      <w:bookmarkEnd w:id="2337"/>
      <w:r>
        <w:rPr>
          <w:rFonts w:hint="eastAsia"/>
          <w:rtl/>
        </w:rPr>
        <w:t>אחמד</w:t>
      </w:r>
      <w:r>
        <w:rPr>
          <w:rtl/>
        </w:rPr>
        <w:t xml:space="preserve"> טיבי (חד"ש-תע"ל):</w:t>
      </w:r>
    </w:p>
    <w:p w14:paraId="31B3665C" w14:textId="77777777" w:rsidR="00000000" w:rsidRDefault="007C71EE">
      <w:pPr>
        <w:pStyle w:val="a"/>
        <w:rPr>
          <w:rFonts w:hint="cs"/>
          <w:rtl/>
        </w:rPr>
      </w:pPr>
    </w:p>
    <w:p w14:paraId="4A6A9B9B" w14:textId="77777777" w:rsidR="00000000" w:rsidRDefault="007C71EE">
      <w:pPr>
        <w:pStyle w:val="a"/>
        <w:rPr>
          <w:rFonts w:hint="cs"/>
          <w:rtl/>
        </w:rPr>
      </w:pPr>
      <w:r>
        <w:rPr>
          <w:rFonts w:hint="cs"/>
          <w:rtl/>
        </w:rPr>
        <w:t>אדוני היושב-ראש, רבותי חברי הכנסת, זה יומיים יש סערה בליכוד, בימין, כי</w:t>
      </w:r>
      <w:r>
        <w:rPr>
          <w:rFonts w:hint="cs"/>
          <w:rtl/>
        </w:rPr>
        <w:t xml:space="preserve"> ראש הממשלה השתמש במושג כיבוש. עד כדי כך היתה הסערה שפקיד, פקיד בכיר, היועץ המשפטי אליקים רובינשטיין, נזף בראש הממשלה על שהוא השתמש במושג כיבוש. </w:t>
      </w:r>
    </w:p>
    <w:p w14:paraId="76E06E62" w14:textId="77777777" w:rsidR="00000000" w:rsidRDefault="007C71EE">
      <w:pPr>
        <w:pStyle w:val="a"/>
        <w:rPr>
          <w:rFonts w:hint="cs"/>
          <w:rtl/>
        </w:rPr>
      </w:pPr>
    </w:p>
    <w:p w14:paraId="1AF7A715" w14:textId="77777777" w:rsidR="00000000" w:rsidRDefault="007C71EE">
      <w:pPr>
        <w:pStyle w:val="a"/>
        <w:rPr>
          <w:rFonts w:hint="cs"/>
          <w:rtl/>
        </w:rPr>
      </w:pPr>
      <w:r>
        <w:rPr>
          <w:rFonts w:hint="cs"/>
          <w:rtl/>
        </w:rPr>
        <w:t>האמת היא שאני מדבר אליך, השר לפיד, אבל חבר הכנסת הרצוג, שמאוד רוצה להיות שר ויושב על הכורסא לידך, מפריע לי לה</w:t>
      </w:r>
      <w:r>
        <w:rPr>
          <w:rFonts w:hint="cs"/>
          <w:rtl/>
        </w:rPr>
        <w:t>שמיע לך את הדברים שלי. לכן, אנא ממך, חבר הכנסת הרצוג.</w:t>
      </w:r>
    </w:p>
    <w:p w14:paraId="29D17F50" w14:textId="77777777" w:rsidR="00000000" w:rsidRDefault="007C71EE">
      <w:pPr>
        <w:pStyle w:val="a"/>
        <w:ind w:firstLine="0"/>
        <w:rPr>
          <w:rtl/>
        </w:rPr>
      </w:pPr>
    </w:p>
    <w:p w14:paraId="650DD9C1" w14:textId="77777777" w:rsidR="00000000" w:rsidRDefault="007C71EE">
      <w:pPr>
        <w:pStyle w:val="a"/>
        <w:ind w:firstLine="0"/>
        <w:rPr>
          <w:rFonts w:hint="cs"/>
          <w:rtl/>
        </w:rPr>
      </w:pPr>
    </w:p>
    <w:p w14:paraId="5F67BC12" w14:textId="77777777" w:rsidR="00000000" w:rsidRDefault="007C71EE">
      <w:pPr>
        <w:pStyle w:val="ac"/>
        <w:rPr>
          <w:rtl/>
        </w:rPr>
      </w:pPr>
      <w:r>
        <w:rPr>
          <w:rFonts w:hint="eastAsia"/>
          <w:rtl/>
        </w:rPr>
        <w:t>שר</w:t>
      </w:r>
      <w:r>
        <w:rPr>
          <w:rtl/>
        </w:rPr>
        <w:t xml:space="preserve"> המשפטים יוסף לפיד:</w:t>
      </w:r>
    </w:p>
    <w:p w14:paraId="29A6DB27" w14:textId="77777777" w:rsidR="00000000" w:rsidRDefault="007C71EE">
      <w:pPr>
        <w:pStyle w:val="a"/>
        <w:rPr>
          <w:rFonts w:hint="cs"/>
          <w:rtl/>
        </w:rPr>
      </w:pPr>
    </w:p>
    <w:p w14:paraId="01322E21" w14:textId="77777777" w:rsidR="00000000" w:rsidRDefault="007C71EE">
      <w:pPr>
        <w:pStyle w:val="a"/>
        <w:rPr>
          <w:rFonts w:hint="cs"/>
          <w:rtl/>
        </w:rPr>
      </w:pPr>
      <w:r>
        <w:rPr>
          <w:rFonts w:hint="cs"/>
          <w:rtl/>
        </w:rPr>
        <w:t>בקרוב הם מצטרפים לממשלה.</w:t>
      </w:r>
    </w:p>
    <w:p w14:paraId="7D205BFC" w14:textId="77777777" w:rsidR="00000000" w:rsidRDefault="007C71EE">
      <w:pPr>
        <w:pStyle w:val="a"/>
        <w:ind w:firstLine="0"/>
        <w:rPr>
          <w:rFonts w:hint="cs"/>
          <w:rtl/>
        </w:rPr>
      </w:pPr>
    </w:p>
    <w:p w14:paraId="5D75D4FF" w14:textId="77777777" w:rsidR="00000000" w:rsidRDefault="007C71EE">
      <w:pPr>
        <w:pStyle w:val="SpeakerCon"/>
        <w:rPr>
          <w:rtl/>
        </w:rPr>
      </w:pPr>
      <w:bookmarkStart w:id="2338" w:name="FS000000560T28_05_2003_10_31_34C"/>
      <w:bookmarkEnd w:id="2338"/>
      <w:r>
        <w:rPr>
          <w:rtl/>
        </w:rPr>
        <w:t>אחמד טיבי (חד"ש-תע"ל):</w:t>
      </w:r>
    </w:p>
    <w:p w14:paraId="0C792929" w14:textId="77777777" w:rsidR="00000000" w:rsidRDefault="007C71EE">
      <w:pPr>
        <w:pStyle w:val="a"/>
        <w:rPr>
          <w:rtl/>
        </w:rPr>
      </w:pPr>
    </w:p>
    <w:p w14:paraId="1F2CBA4D" w14:textId="77777777" w:rsidR="00000000" w:rsidRDefault="007C71EE">
      <w:pPr>
        <w:pStyle w:val="a"/>
        <w:rPr>
          <w:rFonts w:hint="cs"/>
          <w:rtl/>
        </w:rPr>
      </w:pPr>
      <w:r>
        <w:rPr>
          <w:rFonts w:hint="cs"/>
          <w:rtl/>
        </w:rPr>
        <w:t>בחיים זה לא יקרה בקרוב. הם זוחלים ואתם לא רוצים.</w:t>
      </w:r>
    </w:p>
    <w:p w14:paraId="11F3DC7D" w14:textId="77777777" w:rsidR="00000000" w:rsidRDefault="007C71EE">
      <w:pPr>
        <w:pStyle w:val="a"/>
        <w:ind w:firstLine="0"/>
        <w:rPr>
          <w:rFonts w:hint="cs"/>
          <w:rtl/>
        </w:rPr>
      </w:pPr>
    </w:p>
    <w:p w14:paraId="535E69F2" w14:textId="77777777" w:rsidR="00000000" w:rsidRDefault="007C71EE">
      <w:pPr>
        <w:pStyle w:val="ac"/>
        <w:rPr>
          <w:rtl/>
        </w:rPr>
      </w:pPr>
      <w:r>
        <w:rPr>
          <w:rtl/>
        </w:rPr>
        <w:t>טלב אלסאנע (רע"ם):</w:t>
      </w:r>
    </w:p>
    <w:p w14:paraId="68134E24" w14:textId="77777777" w:rsidR="00000000" w:rsidRDefault="007C71EE">
      <w:pPr>
        <w:pStyle w:val="a"/>
        <w:rPr>
          <w:rtl/>
        </w:rPr>
      </w:pPr>
    </w:p>
    <w:p w14:paraId="47A9A421" w14:textId="77777777" w:rsidR="00000000" w:rsidRDefault="007C71EE">
      <w:pPr>
        <w:pStyle w:val="a"/>
        <w:rPr>
          <w:rFonts w:hint="cs"/>
          <w:rtl/>
        </w:rPr>
      </w:pPr>
      <w:r>
        <w:rPr>
          <w:rFonts w:hint="cs"/>
          <w:rtl/>
        </w:rPr>
        <w:t>הם כבר יותר קרובים לממשלה מאשר לאופוזיציה.</w:t>
      </w:r>
    </w:p>
    <w:p w14:paraId="520A52CA" w14:textId="77777777" w:rsidR="00000000" w:rsidRDefault="007C71EE">
      <w:pPr>
        <w:pStyle w:val="a"/>
        <w:ind w:firstLine="0"/>
        <w:rPr>
          <w:rFonts w:hint="cs"/>
          <w:rtl/>
        </w:rPr>
      </w:pPr>
    </w:p>
    <w:p w14:paraId="7116F030" w14:textId="77777777" w:rsidR="00000000" w:rsidRDefault="007C71EE">
      <w:pPr>
        <w:pStyle w:val="ad"/>
        <w:rPr>
          <w:rtl/>
        </w:rPr>
      </w:pPr>
      <w:r>
        <w:rPr>
          <w:rtl/>
        </w:rPr>
        <w:t>היו"ר מוחמד ב</w:t>
      </w:r>
      <w:r>
        <w:rPr>
          <w:rtl/>
        </w:rPr>
        <w:t>רכה:</w:t>
      </w:r>
    </w:p>
    <w:p w14:paraId="1809555B" w14:textId="77777777" w:rsidR="00000000" w:rsidRDefault="007C71EE">
      <w:pPr>
        <w:pStyle w:val="a"/>
        <w:rPr>
          <w:rtl/>
        </w:rPr>
      </w:pPr>
    </w:p>
    <w:p w14:paraId="391C3789" w14:textId="77777777" w:rsidR="00000000" w:rsidRDefault="007C71EE">
      <w:pPr>
        <w:pStyle w:val="a"/>
        <w:rPr>
          <w:rFonts w:hint="cs"/>
          <w:rtl/>
        </w:rPr>
      </w:pPr>
      <w:r>
        <w:rPr>
          <w:rFonts w:hint="cs"/>
          <w:rtl/>
        </w:rPr>
        <w:t xml:space="preserve">חבר הכנסת הרצוג, מפנים את תשומת לבי לשאלה: האם החמצנו את טקס השבעתך לממשלה? אתה לא אמור לשבת שם. זה לא בצחוק. </w:t>
      </w:r>
    </w:p>
    <w:p w14:paraId="0A8B5472" w14:textId="77777777" w:rsidR="00000000" w:rsidRDefault="007C71EE">
      <w:pPr>
        <w:pStyle w:val="a"/>
        <w:ind w:firstLine="0"/>
        <w:rPr>
          <w:rFonts w:hint="cs"/>
          <w:rtl/>
        </w:rPr>
      </w:pPr>
    </w:p>
    <w:p w14:paraId="1E334C71" w14:textId="77777777" w:rsidR="00000000" w:rsidRDefault="007C71EE">
      <w:pPr>
        <w:pStyle w:val="ac"/>
        <w:rPr>
          <w:rtl/>
        </w:rPr>
      </w:pPr>
      <w:r>
        <w:rPr>
          <w:rFonts w:hint="eastAsia"/>
          <w:rtl/>
        </w:rPr>
        <w:t>יצחק</w:t>
      </w:r>
      <w:r>
        <w:rPr>
          <w:rtl/>
        </w:rPr>
        <w:t xml:space="preserve"> הרצוג (העבודה-מימד):</w:t>
      </w:r>
    </w:p>
    <w:p w14:paraId="31085947" w14:textId="77777777" w:rsidR="00000000" w:rsidRDefault="007C71EE">
      <w:pPr>
        <w:pStyle w:val="a"/>
        <w:rPr>
          <w:rFonts w:hint="cs"/>
          <w:rtl/>
        </w:rPr>
      </w:pPr>
    </w:p>
    <w:p w14:paraId="2855C48C" w14:textId="77777777" w:rsidR="00000000" w:rsidRDefault="007C71EE">
      <w:pPr>
        <w:pStyle w:val="a"/>
        <w:rPr>
          <w:rFonts w:hint="cs"/>
          <w:rtl/>
        </w:rPr>
      </w:pPr>
      <w:r>
        <w:rPr>
          <w:rFonts w:hint="cs"/>
          <w:rtl/>
        </w:rPr>
        <w:t>סליחה.</w:t>
      </w:r>
    </w:p>
    <w:p w14:paraId="7D61FAD5" w14:textId="77777777" w:rsidR="00000000" w:rsidRDefault="007C71EE">
      <w:pPr>
        <w:pStyle w:val="a"/>
        <w:ind w:firstLine="0"/>
        <w:rPr>
          <w:rFonts w:hint="cs"/>
          <w:rtl/>
        </w:rPr>
      </w:pPr>
    </w:p>
    <w:p w14:paraId="32E0C4A0" w14:textId="77777777" w:rsidR="00000000" w:rsidRDefault="007C71EE">
      <w:pPr>
        <w:pStyle w:val="SpeakerCon"/>
        <w:rPr>
          <w:rtl/>
        </w:rPr>
      </w:pPr>
      <w:bookmarkStart w:id="2339" w:name="FS000000560T28_05_2003_10_32_35C"/>
      <w:bookmarkEnd w:id="2339"/>
      <w:r>
        <w:rPr>
          <w:rtl/>
        </w:rPr>
        <w:t>אחמד טיבי (חד"ש-תע"ל):</w:t>
      </w:r>
    </w:p>
    <w:p w14:paraId="73E402B7" w14:textId="77777777" w:rsidR="00000000" w:rsidRDefault="007C71EE">
      <w:pPr>
        <w:pStyle w:val="a"/>
        <w:rPr>
          <w:rtl/>
        </w:rPr>
      </w:pPr>
    </w:p>
    <w:p w14:paraId="0D492975" w14:textId="77777777" w:rsidR="00000000" w:rsidRDefault="007C71EE">
      <w:pPr>
        <w:pStyle w:val="a"/>
        <w:rPr>
          <w:rFonts w:hint="cs"/>
          <w:rtl/>
        </w:rPr>
      </w:pPr>
      <w:r>
        <w:rPr>
          <w:rFonts w:hint="cs"/>
          <w:rtl/>
        </w:rPr>
        <w:t>חבר הכנסת הרצוג, יש ועדת קבלה.</w:t>
      </w:r>
    </w:p>
    <w:p w14:paraId="4AC83476" w14:textId="77777777" w:rsidR="00000000" w:rsidRDefault="007C71EE">
      <w:pPr>
        <w:pStyle w:val="a"/>
        <w:rPr>
          <w:rFonts w:hint="cs"/>
          <w:rtl/>
        </w:rPr>
      </w:pPr>
    </w:p>
    <w:p w14:paraId="7D916D3A" w14:textId="77777777" w:rsidR="00000000" w:rsidRDefault="007C71EE">
      <w:pPr>
        <w:pStyle w:val="a"/>
        <w:rPr>
          <w:rFonts w:hint="cs"/>
          <w:rtl/>
        </w:rPr>
      </w:pPr>
      <w:r>
        <w:rPr>
          <w:rFonts w:hint="cs"/>
          <w:rtl/>
        </w:rPr>
        <w:t>תשמע, אדוני היושב-ראש, אני מדבר, אני מבקש ממנו,</w:t>
      </w:r>
      <w:r>
        <w:rPr>
          <w:rFonts w:hint="cs"/>
          <w:rtl/>
        </w:rPr>
        <w:t xml:space="preserve"> ובכל זאת הוא ממשיך לדבר עם השר. אני מדבר אל השר ואתה ממשיך, בכל זאת. אפילו אתית זה לא מקובל.</w:t>
      </w:r>
    </w:p>
    <w:p w14:paraId="4F184C85" w14:textId="77777777" w:rsidR="00000000" w:rsidRDefault="007C71EE">
      <w:pPr>
        <w:pStyle w:val="a"/>
        <w:ind w:firstLine="0"/>
        <w:rPr>
          <w:rFonts w:hint="cs"/>
          <w:rtl/>
        </w:rPr>
      </w:pPr>
    </w:p>
    <w:p w14:paraId="723C6D4B" w14:textId="77777777" w:rsidR="00000000" w:rsidRDefault="007C71EE">
      <w:pPr>
        <w:pStyle w:val="ac"/>
        <w:rPr>
          <w:rtl/>
        </w:rPr>
      </w:pPr>
      <w:r>
        <w:rPr>
          <w:rFonts w:hint="eastAsia"/>
          <w:rtl/>
        </w:rPr>
        <w:t>יצחק</w:t>
      </w:r>
      <w:r>
        <w:rPr>
          <w:rtl/>
        </w:rPr>
        <w:t xml:space="preserve"> הרצוג (העבודה-מימד):</w:t>
      </w:r>
    </w:p>
    <w:p w14:paraId="1339D46E" w14:textId="77777777" w:rsidR="00000000" w:rsidRDefault="007C71EE">
      <w:pPr>
        <w:pStyle w:val="a"/>
        <w:rPr>
          <w:rFonts w:hint="cs"/>
          <w:rtl/>
        </w:rPr>
      </w:pPr>
    </w:p>
    <w:p w14:paraId="2C972EF1" w14:textId="77777777" w:rsidR="00000000" w:rsidRDefault="007C71EE">
      <w:pPr>
        <w:pStyle w:val="a"/>
        <w:rPr>
          <w:rFonts w:hint="cs"/>
          <w:rtl/>
        </w:rPr>
      </w:pPr>
      <w:r>
        <w:rPr>
          <w:rFonts w:hint="cs"/>
          <w:rtl/>
        </w:rPr>
        <w:t>אתה צודק.</w:t>
      </w:r>
    </w:p>
    <w:p w14:paraId="3EF0A91F" w14:textId="77777777" w:rsidR="00000000" w:rsidRDefault="007C71EE">
      <w:pPr>
        <w:pStyle w:val="a"/>
        <w:ind w:firstLine="0"/>
        <w:rPr>
          <w:rFonts w:hint="cs"/>
          <w:rtl/>
        </w:rPr>
      </w:pPr>
    </w:p>
    <w:p w14:paraId="3194CE5F" w14:textId="77777777" w:rsidR="00000000" w:rsidRDefault="007C71EE">
      <w:pPr>
        <w:pStyle w:val="SpeakerCon"/>
        <w:rPr>
          <w:rtl/>
        </w:rPr>
      </w:pPr>
      <w:bookmarkStart w:id="2340" w:name="FS000000560T28_05_2003_10_33_20C"/>
      <w:bookmarkEnd w:id="2340"/>
      <w:r>
        <w:rPr>
          <w:rtl/>
        </w:rPr>
        <w:t>אחמד טיבי (חד"ש-תע"ל):</w:t>
      </w:r>
    </w:p>
    <w:p w14:paraId="34BDF09F" w14:textId="77777777" w:rsidR="00000000" w:rsidRDefault="007C71EE">
      <w:pPr>
        <w:pStyle w:val="a"/>
        <w:rPr>
          <w:rtl/>
        </w:rPr>
      </w:pPr>
    </w:p>
    <w:p w14:paraId="75C4E2FE" w14:textId="77777777" w:rsidR="00000000" w:rsidRDefault="007C71EE">
      <w:pPr>
        <w:pStyle w:val="a"/>
        <w:rPr>
          <w:rFonts w:hint="cs"/>
          <w:rtl/>
        </w:rPr>
      </w:pPr>
      <w:r>
        <w:rPr>
          <w:rFonts w:hint="cs"/>
          <w:rtl/>
        </w:rPr>
        <w:t>משום מה נבהל ראש הממשלה וחזר בו מהדברים. הוא אמר: לא התכוונתי לכיבוש אדמה, אלא לכיבוש אנשים.</w:t>
      </w:r>
    </w:p>
    <w:p w14:paraId="1D45254F" w14:textId="77777777" w:rsidR="00000000" w:rsidRDefault="007C71EE">
      <w:pPr>
        <w:pStyle w:val="a"/>
        <w:ind w:firstLine="0"/>
        <w:rPr>
          <w:rFonts w:hint="cs"/>
          <w:rtl/>
        </w:rPr>
      </w:pPr>
    </w:p>
    <w:p w14:paraId="00B50512" w14:textId="77777777" w:rsidR="00000000" w:rsidRDefault="007C71EE">
      <w:pPr>
        <w:pStyle w:val="a"/>
        <w:ind w:firstLine="0"/>
        <w:rPr>
          <w:rFonts w:hint="cs"/>
          <w:rtl/>
        </w:rPr>
      </w:pPr>
    </w:p>
    <w:p w14:paraId="3B902DF3" w14:textId="77777777" w:rsidR="00000000" w:rsidRDefault="007C71EE">
      <w:pPr>
        <w:pStyle w:val="ac"/>
        <w:rPr>
          <w:rtl/>
        </w:rPr>
      </w:pPr>
      <w:r>
        <w:rPr>
          <w:rFonts w:hint="eastAsia"/>
          <w:rtl/>
        </w:rPr>
        <w:t>טלב</w:t>
      </w:r>
      <w:r>
        <w:rPr>
          <w:rtl/>
        </w:rPr>
        <w:t xml:space="preserve"> </w:t>
      </w:r>
      <w:r>
        <w:rPr>
          <w:rtl/>
        </w:rPr>
        <w:t>אלסאנע (רע"ם):</w:t>
      </w:r>
    </w:p>
    <w:p w14:paraId="253F95C7" w14:textId="77777777" w:rsidR="00000000" w:rsidRDefault="007C71EE">
      <w:pPr>
        <w:pStyle w:val="a"/>
        <w:rPr>
          <w:rFonts w:hint="cs"/>
          <w:rtl/>
        </w:rPr>
      </w:pPr>
    </w:p>
    <w:p w14:paraId="1361B1B6" w14:textId="77777777" w:rsidR="00000000" w:rsidRDefault="007C71EE">
      <w:pPr>
        <w:pStyle w:val="a"/>
        <w:rPr>
          <w:rFonts w:hint="cs"/>
          <w:rtl/>
        </w:rPr>
      </w:pPr>
      <w:r>
        <w:rPr>
          <w:rFonts w:hint="cs"/>
          <w:rtl/>
        </w:rPr>
        <w:t>זה לא סתם פקיד, חבר הכנסת טיבי.</w:t>
      </w:r>
    </w:p>
    <w:p w14:paraId="25EB525C" w14:textId="77777777" w:rsidR="00000000" w:rsidRDefault="007C71EE">
      <w:pPr>
        <w:pStyle w:val="a"/>
        <w:ind w:firstLine="0"/>
        <w:rPr>
          <w:rFonts w:hint="cs"/>
          <w:rtl/>
        </w:rPr>
      </w:pPr>
    </w:p>
    <w:p w14:paraId="4FC35296" w14:textId="77777777" w:rsidR="00000000" w:rsidRDefault="007C71EE">
      <w:pPr>
        <w:pStyle w:val="SpeakerCon"/>
        <w:rPr>
          <w:rtl/>
        </w:rPr>
      </w:pPr>
      <w:bookmarkStart w:id="2341" w:name="FS000000560T28_05_2003_10_33_46C"/>
      <w:bookmarkEnd w:id="2341"/>
      <w:r>
        <w:rPr>
          <w:rtl/>
        </w:rPr>
        <w:t>אחמד טיבי (חד"ש-תע"ל):</w:t>
      </w:r>
    </w:p>
    <w:p w14:paraId="1344230E" w14:textId="77777777" w:rsidR="00000000" w:rsidRDefault="007C71EE">
      <w:pPr>
        <w:pStyle w:val="a"/>
        <w:rPr>
          <w:rtl/>
        </w:rPr>
      </w:pPr>
    </w:p>
    <w:p w14:paraId="38018C67" w14:textId="77777777" w:rsidR="00000000" w:rsidRDefault="007C71EE">
      <w:pPr>
        <w:pStyle w:val="a"/>
        <w:rPr>
          <w:rFonts w:hint="cs"/>
          <w:rtl/>
        </w:rPr>
      </w:pPr>
      <w:r>
        <w:rPr>
          <w:rFonts w:hint="cs"/>
          <w:rtl/>
        </w:rPr>
        <w:t>חכה, חכה, עוד נגיע אליו.</w:t>
      </w:r>
    </w:p>
    <w:p w14:paraId="2E742DBA" w14:textId="77777777" w:rsidR="00000000" w:rsidRDefault="007C71EE">
      <w:pPr>
        <w:pStyle w:val="a"/>
        <w:ind w:firstLine="0"/>
        <w:rPr>
          <w:rFonts w:hint="cs"/>
          <w:rtl/>
        </w:rPr>
      </w:pPr>
    </w:p>
    <w:p w14:paraId="3A0AF809" w14:textId="77777777" w:rsidR="00000000" w:rsidRDefault="007C71EE">
      <w:pPr>
        <w:pStyle w:val="ac"/>
        <w:rPr>
          <w:rtl/>
        </w:rPr>
      </w:pPr>
      <w:r>
        <w:rPr>
          <w:rFonts w:hint="eastAsia"/>
          <w:rtl/>
        </w:rPr>
        <w:t>טלב</w:t>
      </w:r>
      <w:r>
        <w:rPr>
          <w:rtl/>
        </w:rPr>
        <w:t xml:space="preserve"> אלסאנע (רע"ם):</w:t>
      </w:r>
    </w:p>
    <w:p w14:paraId="51DA4557" w14:textId="77777777" w:rsidR="00000000" w:rsidRDefault="007C71EE">
      <w:pPr>
        <w:pStyle w:val="a"/>
        <w:rPr>
          <w:rFonts w:hint="cs"/>
          <w:rtl/>
        </w:rPr>
      </w:pPr>
    </w:p>
    <w:p w14:paraId="3DA2ECCD" w14:textId="77777777" w:rsidR="00000000" w:rsidRDefault="007C71EE">
      <w:pPr>
        <w:pStyle w:val="a"/>
        <w:rPr>
          <w:rFonts w:hint="cs"/>
          <w:rtl/>
        </w:rPr>
      </w:pPr>
      <w:r>
        <w:rPr>
          <w:rFonts w:hint="cs"/>
          <w:rtl/>
        </w:rPr>
        <w:t>יש הרבה סיבות לפחד מהפקיד הזה.</w:t>
      </w:r>
    </w:p>
    <w:p w14:paraId="2E635847" w14:textId="77777777" w:rsidR="00000000" w:rsidRDefault="007C71EE">
      <w:pPr>
        <w:pStyle w:val="a"/>
        <w:ind w:firstLine="0"/>
        <w:rPr>
          <w:rFonts w:hint="cs"/>
          <w:rtl/>
        </w:rPr>
      </w:pPr>
    </w:p>
    <w:p w14:paraId="343E7389" w14:textId="77777777" w:rsidR="00000000" w:rsidRDefault="007C71EE">
      <w:pPr>
        <w:pStyle w:val="SpeakerCon"/>
        <w:rPr>
          <w:rtl/>
        </w:rPr>
      </w:pPr>
      <w:bookmarkStart w:id="2342" w:name="FS000000560T28_05_2003_10_34_05C"/>
      <w:bookmarkEnd w:id="2342"/>
      <w:r>
        <w:rPr>
          <w:rtl/>
        </w:rPr>
        <w:t>אחמד טיבי (חד"ש-תע"ל):</w:t>
      </w:r>
    </w:p>
    <w:p w14:paraId="5AE31D25" w14:textId="77777777" w:rsidR="00000000" w:rsidRDefault="007C71EE">
      <w:pPr>
        <w:pStyle w:val="a"/>
        <w:rPr>
          <w:rtl/>
        </w:rPr>
      </w:pPr>
    </w:p>
    <w:p w14:paraId="55E1EE21" w14:textId="77777777" w:rsidR="00000000" w:rsidRDefault="007C71EE">
      <w:pPr>
        <w:pStyle w:val="a"/>
        <w:rPr>
          <w:rFonts w:hint="cs"/>
          <w:rtl/>
        </w:rPr>
      </w:pPr>
      <w:r>
        <w:rPr>
          <w:rFonts w:hint="cs"/>
          <w:rtl/>
        </w:rPr>
        <w:t>עוד נגיע לזה. הוא פקיד בכיר, הוא ראש מערכת התביעה בישראל.</w:t>
      </w:r>
    </w:p>
    <w:p w14:paraId="57795216" w14:textId="77777777" w:rsidR="00000000" w:rsidRDefault="007C71EE">
      <w:pPr>
        <w:pStyle w:val="a"/>
        <w:rPr>
          <w:rFonts w:hint="cs"/>
          <w:rtl/>
        </w:rPr>
      </w:pPr>
    </w:p>
    <w:p w14:paraId="644EF79F" w14:textId="77777777" w:rsidR="00000000" w:rsidRDefault="007C71EE">
      <w:pPr>
        <w:pStyle w:val="a"/>
        <w:rPr>
          <w:rFonts w:hint="cs"/>
          <w:rtl/>
        </w:rPr>
      </w:pPr>
      <w:r>
        <w:rPr>
          <w:rFonts w:hint="cs"/>
          <w:rtl/>
        </w:rPr>
        <w:t>ראש הממשלה נבהל, ואולי</w:t>
      </w:r>
      <w:r>
        <w:rPr>
          <w:rFonts w:hint="cs"/>
          <w:rtl/>
        </w:rPr>
        <w:t xml:space="preserve"> הוא גם נבהל מחברת הכנסת גילה גמליאל, אבל הוא בעיקר נבהל אולי מאליקים רובינשטיין, כי יש השלכות משפטיות לשימוש במושג כיבוש מבחינת החוק הבין-לאומי. לכן, הם סיכמו ביניהם, הם טיכסו עצה, שלמושג הזה שאמר ראש הממשלה תהיה השלכה רק על כיבוש אנשים ולא אדמה. אני חושב</w:t>
      </w:r>
      <w:r>
        <w:rPr>
          <w:rFonts w:hint="cs"/>
          <w:rtl/>
        </w:rPr>
        <w:t xml:space="preserve"> שמדובר בהסבר הכי מודרני למלה כיבוש. עוד לא היה הסבר כזה. זה חידוש ביחסים הבין-לאומיים. זה חידוש במשפט הבין-לאומי. זה אפילו חידוש במובנים המשפטיים של מערכת המשפט במדינת ישראל, אדוני שר המשפטים. </w:t>
      </w:r>
    </w:p>
    <w:p w14:paraId="447E829A" w14:textId="77777777" w:rsidR="00000000" w:rsidRDefault="007C71EE">
      <w:pPr>
        <w:pStyle w:val="a"/>
        <w:rPr>
          <w:rFonts w:hint="cs"/>
          <w:rtl/>
        </w:rPr>
      </w:pPr>
    </w:p>
    <w:p w14:paraId="446520BE" w14:textId="77777777" w:rsidR="00000000" w:rsidRDefault="007C71EE">
      <w:pPr>
        <w:pStyle w:val="a"/>
        <w:rPr>
          <w:rFonts w:hint="cs"/>
          <w:rtl/>
        </w:rPr>
      </w:pPr>
      <w:r>
        <w:rPr>
          <w:rFonts w:hint="cs"/>
          <w:rtl/>
        </w:rPr>
        <w:t>וזאת אלא אם כן מישהו מתכוון להחזיר אותנו לימים שבהם ערבים הו</w:t>
      </w:r>
      <w:r>
        <w:rPr>
          <w:rFonts w:hint="cs"/>
          <w:rtl/>
        </w:rPr>
        <w:t xml:space="preserve">גדרו כציפורים. איך פעם חשבנו שערבים הם ציפורים? אמרו: צה"ל ירה באוויר, שלושה ערבים נפגעו, אחד נהרג. איך אתה יודע שערבים עפים? כי כשיורים באוויר נופלים ערבים. עכשיו אומרים לי: כיבוש אנשים, אבל לא אדמה. אז זה כיבוש של משהו מעל לאדמה, משהו מרחף כזה, משהו עף, </w:t>
      </w:r>
      <w:r>
        <w:rPr>
          <w:rFonts w:hint="cs"/>
          <w:rtl/>
        </w:rPr>
        <w:t>טס, מרחף. הכוונה היא לפלסטינים. זו המחשבה הלוגית שעומדת מאחורי הדברים.</w:t>
      </w:r>
    </w:p>
    <w:p w14:paraId="76A5E7D8" w14:textId="77777777" w:rsidR="00000000" w:rsidRDefault="007C71EE">
      <w:pPr>
        <w:pStyle w:val="a"/>
        <w:rPr>
          <w:rFonts w:hint="cs"/>
          <w:rtl/>
        </w:rPr>
      </w:pPr>
    </w:p>
    <w:p w14:paraId="55BC4CF8" w14:textId="77777777" w:rsidR="00000000" w:rsidRDefault="007C71EE">
      <w:pPr>
        <w:pStyle w:val="a"/>
        <w:rPr>
          <w:rFonts w:hint="cs"/>
          <w:rtl/>
        </w:rPr>
      </w:pPr>
      <w:r>
        <w:rPr>
          <w:rFonts w:hint="cs"/>
          <w:rtl/>
        </w:rPr>
        <w:t xml:space="preserve"> אחרת אני לא יכול להבין, חבר הכנסת הרצוג </w:t>
      </w:r>
      <w:r>
        <w:rPr>
          <w:rtl/>
        </w:rPr>
        <w:t>–</w:t>
      </w:r>
      <w:r>
        <w:rPr>
          <w:rFonts w:hint="cs"/>
          <w:rtl/>
        </w:rPr>
        <w:t xml:space="preserve"> ואתה היית מזכיר ממשלה, אתה משפטן </w:t>
      </w:r>
      <w:r>
        <w:rPr>
          <w:rtl/>
        </w:rPr>
        <w:t>–</w:t>
      </w:r>
      <w:r>
        <w:rPr>
          <w:rFonts w:hint="cs"/>
          <w:rtl/>
        </w:rPr>
        <w:t xml:space="preserve"> את הפלפול הזה של לומר דבר ולחזור ממנו. האמת היא שהוא אמר, הוא חזר בו, אבל רוח הדברים נשארה. אפילו אריאל שר</w:t>
      </w:r>
      <w:r>
        <w:rPr>
          <w:rFonts w:hint="cs"/>
          <w:rtl/>
        </w:rPr>
        <w:t>ון נאלץ להיכנע למציאות. הוא נכנע למציאות והמציאות מדברת על כיבוש. פעם גם המפא"יניקים לא אמרו שיש כיבוש. הרי הם המציאו את המונח שטחים מוחזקים, לא הליכודניקים. מפא"י כבשה ואמרה שזה שטח משוחרר. אחר כך היא הגמישה את עמדתה ואמרה שמדובר בשטחים מוחזקים. באנגלית ה</w:t>
      </w:r>
      <w:r>
        <w:rPr>
          <w:rFonts w:hint="cs"/>
          <w:rtl/>
        </w:rPr>
        <w:t xml:space="preserve">סתפקו במלה </w:t>
      </w:r>
      <w:r>
        <w:rPr>
          <w:rFonts w:hint="cs"/>
        </w:rPr>
        <w:t>territories</w:t>
      </w:r>
      <w:r>
        <w:rPr>
          <w:rFonts w:hint="cs"/>
          <w:rtl/>
        </w:rPr>
        <w:t xml:space="preserve"> - שטחים. כל מכבסת המלים הזאת לא יכולה שלא להיכנע אכן למציאות, למציאות עגומה ביותר, שבה עם נמצא תחת כיבוש. </w:t>
      </w:r>
    </w:p>
    <w:p w14:paraId="33E1978B" w14:textId="77777777" w:rsidR="00000000" w:rsidRDefault="007C71EE">
      <w:pPr>
        <w:pStyle w:val="a"/>
        <w:rPr>
          <w:rFonts w:hint="cs"/>
          <w:rtl/>
        </w:rPr>
      </w:pPr>
    </w:p>
    <w:p w14:paraId="707F73FA" w14:textId="77777777" w:rsidR="00000000" w:rsidRDefault="007C71EE">
      <w:pPr>
        <w:pStyle w:val="a"/>
        <w:rPr>
          <w:rFonts w:hint="cs"/>
          <w:rtl/>
        </w:rPr>
      </w:pPr>
      <w:r>
        <w:rPr>
          <w:rFonts w:hint="cs"/>
          <w:rtl/>
        </w:rPr>
        <w:t>ואתה יודע מה? נגיד שכל הטיעונים של הממשלה הזאת הם הנכונים; הפלסטינים לא צודקים בשום דבר, והממשלה הימנית, לא ממשלת העבודה-מרצ,</w:t>
      </w:r>
      <w:r>
        <w:rPr>
          <w:rFonts w:hint="cs"/>
          <w:rtl/>
        </w:rPr>
        <w:t xml:space="preserve"> צודקת בכל דבר. יש מציאות שבה עם נמצא תחת שלטון זר, כובש, והתוצאה של זה, כ=</w:t>
      </w:r>
      <w:r>
        <w:rPr>
          <w:rFonts w:hint="cs"/>
        </w:rPr>
        <w:t>by product</w:t>
      </w:r>
      <w:r>
        <w:rPr>
          <w:rFonts w:hint="cs"/>
          <w:rtl/>
        </w:rPr>
        <w:t xml:space="preserve"> - התוצאה של המצב הזה, התוצאה של המציאות הזאת היא אלימות, שבה נפגעים אנשים משני הצדדים. הם קורבנות שווא. </w:t>
      </w:r>
    </w:p>
    <w:p w14:paraId="64913EC5" w14:textId="77777777" w:rsidR="00000000" w:rsidRDefault="007C71EE">
      <w:pPr>
        <w:pStyle w:val="a"/>
        <w:rPr>
          <w:rFonts w:hint="cs"/>
          <w:rtl/>
        </w:rPr>
      </w:pPr>
    </w:p>
    <w:p w14:paraId="3321FCA2" w14:textId="77777777" w:rsidR="00000000" w:rsidRDefault="007C71EE">
      <w:pPr>
        <w:pStyle w:val="a"/>
        <w:rPr>
          <w:rFonts w:hint="cs"/>
          <w:rtl/>
        </w:rPr>
      </w:pPr>
      <w:r>
        <w:rPr>
          <w:rFonts w:hint="cs"/>
          <w:rtl/>
        </w:rPr>
        <w:t>טוב עשה ראש הממשלה שלאחרונה הגיע לעוד מסקנה, שיש קשר בין המצב הכ</w:t>
      </w:r>
      <w:r>
        <w:rPr>
          <w:rFonts w:hint="cs"/>
          <w:rtl/>
        </w:rPr>
        <w:t>לכלי למצב הביטחוני ולתהליך המדיני. אני חושב שזו מסקנה נכונה. אמרנו אותה תמיד. עמיתי, חבר הכנסת שוחט, אף הגדיל ואמר, שהתוכנית הכלכלית הטובה ביותר היא תוכנית השלום. הוא פירט ואמר: מפת הדרכים. אני חושב שזה מרחיק לכת. ועוד נתייחס למפת הדרכים. אבל אלה הם פני הד</w:t>
      </w:r>
      <w:r>
        <w:rPr>
          <w:rFonts w:hint="cs"/>
          <w:rtl/>
        </w:rPr>
        <w:t xml:space="preserve">ברים. זה שורש הבעיה. </w:t>
      </w:r>
    </w:p>
    <w:p w14:paraId="39E5B05D" w14:textId="77777777" w:rsidR="00000000" w:rsidRDefault="007C71EE">
      <w:pPr>
        <w:pStyle w:val="a"/>
        <w:rPr>
          <w:rFonts w:hint="cs"/>
          <w:rtl/>
        </w:rPr>
      </w:pPr>
    </w:p>
    <w:p w14:paraId="3BABADA3" w14:textId="77777777" w:rsidR="00000000" w:rsidRDefault="007C71EE">
      <w:pPr>
        <w:pStyle w:val="a"/>
        <w:rPr>
          <w:rFonts w:hint="cs"/>
          <w:rtl/>
        </w:rPr>
      </w:pPr>
      <w:r>
        <w:rPr>
          <w:rFonts w:hint="cs"/>
          <w:rtl/>
        </w:rPr>
        <w:t>יש כאלה שמנצלים את המצב הזה כדי להציג עמדה והיפוכה. למשל, היות שאנחנו מדברים על ראש הממשלה, יש ראש הממשלה מר שרון א' ויש ראש הממשלה מר שרון ב'. שרון א' הוא הריאיון ב"הארץ", שבו הוא אמר: להוריד את שילה ובית-אל. שרון ב' הוא ב"גרוזלם פו</w:t>
      </w:r>
      <w:r>
        <w:rPr>
          <w:rFonts w:hint="cs"/>
          <w:rtl/>
        </w:rPr>
        <w:t xml:space="preserve">סט": לא להוריד את שילה ובית-אל. שרון א' הוא מה שהוא אמר על הכיבוש בסיעת הליכוד. שרון ב' הוא מה שהוא אמר אתמול בוועדת החוץ והביטחון, שהוא חוזר בו מהדברים. לא הבנתי כהלכה, הוא אמר. </w:t>
      </w:r>
    </w:p>
    <w:p w14:paraId="4431157D" w14:textId="77777777" w:rsidR="00000000" w:rsidRDefault="007C71EE">
      <w:pPr>
        <w:pStyle w:val="a"/>
        <w:rPr>
          <w:rFonts w:hint="cs"/>
          <w:rtl/>
        </w:rPr>
      </w:pPr>
    </w:p>
    <w:p w14:paraId="2A123CFF" w14:textId="77777777" w:rsidR="00000000" w:rsidRDefault="007C71EE">
      <w:pPr>
        <w:pStyle w:val="a"/>
        <w:rPr>
          <w:rFonts w:hint="cs"/>
          <w:rtl/>
        </w:rPr>
      </w:pPr>
      <w:r>
        <w:rPr>
          <w:rFonts w:hint="cs"/>
          <w:rtl/>
        </w:rPr>
        <w:t>לכן, רבותי, כל התעתועים האלה - - -</w:t>
      </w:r>
    </w:p>
    <w:p w14:paraId="18BABB49" w14:textId="77777777" w:rsidR="00000000" w:rsidRDefault="007C71EE">
      <w:pPr>
        <w:pStyle w:val="a"/>
        <w:ind w:firstLine="0"/>
        <w:rPr>
          <w:rFonts w:hint="cs"/>
          <w:rtl/>
        </w:rPr>
      </w:pPr>
    </w:p>
    <w:p w14:paraId="4EAF9F48" w14:textId="77777777" w:rsidR="00000000" w:rsidRDefault="007C71EE">
      <w:pPr>
        <w:pStyle w:val="ac"/>
        <w:rPr>
          <w:rtl/>
        </w:rPr>
      </w:pPr>
      <w:r>
        <w:rPr>
          <w:rFonts w:hint="eastAsia"/>
          <w:rtl/>
        </w:rPr>
        <w:t>טלב</w:t>
      </w:r>
      <w:r>
        <w:rPr>
          <w:rtl/>
        </w:rPr>
        <w:t xml:space="preserve"> אלסאנע (רע"ם):</w:t>
      </w:r>
    </w:p>
    <w:p w14:paraId="427E7D19" w14:textId="77777777" w:rsidR="00000000" w:rsidRDefault="007C71EE">
      <w:pPr>
        <w:pStyle w:val="a"/>
        <w:rPr>
          <w:rFonts w:hint="cs"/>
          <w:rtl/>
        </w:rPr>
      </w:pPr>
    </w:p>
    <w:p w14:paraId="09921029" w14:textId="77777777" w:rsidR="00000000" w:rsidRDefault="007C71EE">
      <w:pPr>
        <w:pStyle w:val="a"/>
        <w:rPr>
          <w:rFonts w:hint="cs"/>
          <w:rtl/>
        </w:rPr>
      </w:pPr>
      <w:r>
        <w:rPr>
          <w:rFonts w:hint="cs"/>
          <w:rtl/>
        </w:rPr>
        <w:t>האם אתה כרופא מאבחן</w:t>
      </w:r>
      <w:r>
        <w:rPr>
          <w:rFonts w:hint="cs"/>
          <w:rtl/>
        </w:rPr>
        <w:t xml:space="preserve"> משהו בעניין הזה?</w:t>
      </w:r>
    </w:p>
    <w:p w14:paraId="4382B3D6" w14:textId="77777777" w:rsidR="00000000" w:rsidRDefault="007C71EE">
      <w:pPr>
        <w:pStyle w:val="a"/>
        <w:ind w:firstLine="0"/>
        <w:rPr>
          <w:rFonts w:hint="cs"/>
          <w:rtl/>
        </w:rPr>
      </w:pPr>
    </w:p>
    <w:p w14:paraId="0839E267" w14:textId="77777777" w:rsidR="00000000" w:rsidRDefault="007C71EE">
      <w:pPr>
        <w:pStyle w:val="SpeakerCon"/>
        <w:rPr>
          <w:rtl/>
        </w:rPr>
      </w:pPr>
      <w:bookmarkStart w:id="2343" w:name="FS000000560T28_05_2003_10_44_00C"/>
      <w:bookmarkEnd w:id="2343"/>
      <w:r>
        <w:rPr>
          <w:rtl/>
        </w:rPr>
        <w:t>אחמד טיבי (חד"ש-תע"ל):</w:t>
      </w:r>
    </w:p>
    <w:p w14:paraId="2FAF2BBD" w14:textId="77777777" w:rsidR="00000000" w:rsidRDefault="007C71EE">
      <w:pPr>
        <w:pStyle w:val="a"/>
        <w:rPr>
          <w:rtl/>
        </w:rPr>
      </w:pPr>
    </w:p>
    <w:p w14:paraId="6E2DAC7A" w14:textId="77777777" w:rsidR="00000000" w:rsidRDefault="007C71EE">
      <w:pPr>
        <w:pStyle w:val="a"/>
        <w:rPr>
          <w:rFonts w:hint="cs"/>
          <w:rtl/>
        </w:rPr>
      </w:pPr>
      <w:r>
        <w:rPr>
          <w:rFonts w:hint="cs"/>
          <w:rtl/>
        </w:rPr>
        <w:t>זה לא תחום ההתמחות שלי.</w:t>
      </w:r>
    </w:p>
    <w:p w14:paraId="693EB4B6" w14:textId="77777777" w:rsidR="00000000" w:rsidRDefault="007C71EE">
      <w:pPr>
        <w:pStyle w:val="a"/>
        <w:ind w:firstLine="0"/>
        <w:rPr>
          <w:rFonts w:hint="cs"/>
          <w:rtl/>
        </w:rPr>
      </w:pPr>
    </w:p>
    <w:p w14:paraId="25A795A4" w14:textId="77777777" w:rsidR="00000000" w:rsidRDefault="007C71EE">
      <w:pPr>
        <w:pStyle w:val="ad"/>
        <w:rPr>
          <w:rtl/>
        </w:rPr>
      </w:pPr>
      <w:r>
        <w:rPr>
          <w:rtl/>
        </w:rPr>
        <w:t>היו"ר מוחמד ברכה:</w:t>
      </w:r>
    </w:p>
    <w:p w14:paraId="29248128" w14:textId="77777777" w:rsidR="00000000" w:rsidRDefault="007C71EE">
      <w:pPr>
        <w:pStyle w:val="a"/>
        <w:rPr>
          <w:rtl/>
        </w:rPr>
      </w:pPr>
    </w:p>
    <w:p w14:paraId="787BA76E" w14:textId="77777777" w:rsidR="00000000" w:rsidRDefault="007C71EE">
      <w:pPr>
        <w:pStyle w:val="a"/>
        <w:rPr>
          <w:rFonts w:hint="cs"/>
          <w:rtl/>
        </w:rPr>
      </w:pPr>
      <w:r>
        <w:rPr>
          <w:rFonts w:hint="cs"/>
          <w:rtl/>
        </w:rPr>
        <w:t>זו לא ההתמחות שלו.</w:t>
      </w:r>
    </w:p>
    <w:p w14:paraId="3AD3273D" w14:textId="77777777" w:rsidR="00000000" w:rsidRDefault="007C71EE">
      <w:pPr>
        <w:pStyle w:val="a"/>
        <w:ind w:firstLine="0"/>
        <w:rPr>
          <w:rFonts w:hint="cs"/>
          <w:rtl/>
        </w:rPr>
      </w:pPr>
    </w:p>
    <w:p w14:paraId="519527CD" w14:textId="77777777" w:rsidR="00000000" w:rsidRDefault="007C71EE">
      <w:pPr>
        <w:pStyle w:val="SpeakerCon"/>
        <w:rPr>
          <w:rtl/>
        </w:rPr>
      </w:pPr>
      <w:bookmarkStart w:id="2344" w:name="FS000000560T28_05_2003_10_44_13C"/>
      <w:bookmarkEnd w:id="2344"/>
      <w:r>
        <w:rPr>
          <w:rtl/>
        </w:rPr>
        <w:t>אחמד טיבי (חד"ש-תע"ל):</w:t>
      </w:r>
    </w:p>
    <w:p w14:paraId="6224B8BD" w14:textId="77777777" w:rsidR="00000000" w:rsidRDefault="007C71EE">
      <w:pPr>
        <w:pStyle w:val="a"/>
        <w:rPr>
          <w:rtl/>
        </w:rPr>
      </w:pPr>
    </w:p>
    <w:p w14:paraId="35D01FA0" w14:textId="77777777" w:rsidR="00000000" w:rsidRDefault="007C71EE">
      <w:pPr>
        <w:pStyle w:val="a"/>
        <w:rPr>
          <w:rFonts w:hint="cs"/>
          <w:rtl/>
        </w:rPr>
      </w:pPr>
      <w:r>
        <w:rPr>
          <w:rFonts w:hint="cs"/>
          <w:rtl/>
        </w:rPr>
        <w:t>זה לא תחום ההתמחות שלי, אף שהאבחנה ברורה.</w:t>
      </w:r>
    </w:p>
    <w:p w14:paraId="0C5A055C" w14:textId="77777777" w:rsidR="00000000" w:rsidRDefault="007C71EE">
      <w:pPr>
        <w:pStyle w:val="a"/>
        <w:rPr>
          <w:rFonts w:hint="cs"/>
          <w:rtl/>
        </w:rPr>
      </w:pPr>
    </w:p>
    <w:p w14:paraId="748C51CA" w14:textId="77777777" w:rsidR="00000000" w:rsidRDefault="007C71EE">
      <w:pPr>
        <w:pStyle w:val="a"/>
        <w:rPr>
          <w:rFonts w:hint="cs"/>
          <w:rtl/>
        </w:rPr>
      </w:pPr>
      <w:r>
        <w:rPr>
          <w:rFonts w:hint="cs"/>
          <w:rtl/>
        </w:rPr>
        <w:t>אין קסם במצב הזה, אם לזה התכוונת, חבר הכנסת טלב אלסאנע. אין קוסמים. פעם אמרו על בי</w:t>
      </w:r>
      <w:r>
        <w:rPr>
          <w:rFonts w:hint="cs"/>
          <w:rtl/>
        </w:rPr>
        <w:t>בי נתניהו שהוא קוסם. תראה מה קורה לקוסם ומה גורם לנו הקוסם היום במשרד האוצר. זה קסם שכמעט הורג אנשים, ששולח אותם אל עברי פי פחת, ששולח אותם אל הדוחק, אל העוני, אל הסבל. זו תוכנית כלכלית שאין לה ולא כלום עם המושג, שתמיד תבעה אותו המדינה - מדינת רווחה; ועכשי</w:t>
      </w:r>
      <w:r>
        <w:rPr>
          <w:rFonts w:hint="cs"/>
          <w:rtl/>
        </w:rPr>
        <w:t xml:space="preserve">ו, החברה טובעת בגלל ביטול מדינת הרווחה. למעשה, רבותי חברי הכנסת, התוכנית הכלכלית הזאת מבטלת לחלוטין את המושג הזה - מדינת רווחה. זה אולי, חבר הכנסת דהן, מאוד לא מוצא חן בעיניך, או בעיני, אבל זו יכולה להיות סיבה לגאווה, כך נדמה לי, לשר לפיד, כי זה עולה בקנה </w:t>
      </w:r>
      <w:r>
        <w:rPr>
          <w:rFonts w:hint="cs"/>
          <w:rtl/>
        </w:rPr>
        <w:t xml:space="preserve">אחד עם הפלטפורמה הפוליטית שלו. </w:t>
      </w:r>
    </w:p>
    <w:p w14:paraId="462ABB80" w14:textId="77777777" w:rsidR="00000000" w:rsidRDefault="007C71EE">
      <w:pPr>
        <w:pStyle w:val="a"/>
        <w:rPr>
          <w:rFonts w:hint="cs"/>
          <w:rtl/>
        </w:rPr>
      </w:pPr>
    </w:p>
    <w:p w14:paraId="706806EC" w14:textId="77777777" w:rsidR="00000000" w:rsidRDefault="007C71EE">
      <w:pPr>
        <w:pStyle w:val="a"/>
        <w:rPr>
          <w:rFonts w:hint="cs"/>
          <w:rtl/>
        </w:rPr>
      </w:pPr>
      <w:r>
        <w:rPr>
          <w:rFonts w:hint="cs"/>
          <w:rtl/>
        </w:rPr>
        <w:t>יש מי שחושב ששכבות חלשות הן נטל על המדינה, ולכן צריך לחתוך בבשר החי. הבשר החי הוא קודם כול שכבות המצוקה, יישובים ערביים, עיירות פיתוח, חרדים. אלה קבוצות היעד שהתוכנית הכלכלית מרסקת אותן. נכון, לקבוצות האלה אין נציגות ליד שו</w:t>
      </w:r>
      <w:r>
        <w:rPr>
          <w:rFonts w:hint="cs"/>
          <w:rtl/>
        </w:rPr>
        <w:t>לחן מקבלי ההחלטות, ואין להן  אפילו נציגות בקרב הפקידות הבכירה באוצר, שמגינה עליהן, או מגלה הבנה לצרכים הבסיסיים שלהן, או לסבל הצפוי, הסבל היום והסבל המתגבר שעוד יהיה בעתיד. וזה נקרא חלוקה לא צודקת של הנטל. לא רק שההשתתפות בעוגה הלאומית היא לא צודקת, אלא שח</w:t>
      </w:r>
      <w:r>
        <w:rPr>
          <w:rFonts w:hint="cs"/>
          <w:rtl/>
        </w:rPr>
        <w:t xml:space="preserve">לוקת הנטל מקפחת ודורסת. </w:t>
      </w:r>
    </w:p>
    <w:p w14:paraId="61DE7B60" w14:textId="77777777" w:rsidR="00000000" w:rsidRDefault="007C71EE">
      <w:pPr>
        <w:pStyle w:val="a"/>
        <w:rPr>
          <w:rFonts w:hint="cs"/>
          <w:rtl/>
        </w:rPr>
      </w:pPr>
    </w:p>
    <w:p w14:paraId="2F300497" w14:textId="77777777" w:rsidR="00000000" w:rsidRDefault="007C71EE">
      <w:pPr>
        <w:pStyle w:val="a"/>
        <w:rPr>
          <w:rFonts w:hint="cs"/>
          <w:rtl/>
        </w:rPr>
      </w:pPr>
      <w:r>
        <w:rPr>
          <w:rFonts w:hint="cs"/>
          <w:rtl/>
        </w:rPr>
        <w:t>דיברנו על היועץ המשפטי לממשלה, ואני מנצל את העובדה ששר המשפטים כאן כדי לחזור שוב לדבר, אדוני השר לפיד - אולי רק חברי הכנסת הערבים מרגישים את הזעקה של מי שנוגעים בדבר. זה מה שקרוי איחוד משפחות והגילוי שהיה אתמול ב=</w:t>
      </w:r>
      <w:r>
        <w:rPr>
          <w:rFonts w:hint="cs"/>
        </w:rPr>
        <w:t>Ynet</w:t>
      </w:r>
      <w:r>
        <w:rPr>
          <w:rFonts w:hint="cs"/>
          <w:rtl/>
        </w:rPr>
        <w:t>, אחרי שאנחנו</w:t>
      </w:r>
      <w:r>
        <w:rPr>
          <w:rFonts w:hint="cs"/>
          <w:rtl/>
        </w:rPr>
        <w:t xml:space="preserve">, סיעת חד"ש-תע"ל, הגשנו הצעת אי-אמון. אני רוצה להיות הגון ולהגיד שהגשנו הצעת אי-אמון על כוונתו של השר פורז לעגן בחוק את החלטת הממשלה להפסיק את איחוד המשפחות, והמכתב הזה שגילה שזה מעבר לכך, שזה גם ביטול </w:t>
      </w:r>
      <w:r>
        <w:rPr>
          <w:rtl/>
        </w:rPr>
        <w:t>–</w:t>
      </w:r>
      <w:r>
        <w:rPr>
          <w:rFonts w:hint="cs"/>
          <w:rtl/>
        </w:rPr>
        <w:t xml:space="preserve"> ולמעשה זו תוצאה אוטומטית </w:t>
      </w:r>
      <w:r>
        <w:rPr>
          <w:rtl/>
        </w:rPr>
        <w:t>–</w:t>
      </w:r>
      <w:r>
        <w:rPr>
          <w:rFonts w:hint="cs"/>
          <w:rtl/>
        </w:rPr>
        <w:t xml:space="preserve"> מתן אזרחות ישראלית לילדים</w:t>
      </w:r>
      <w:r>
        <w:rPr>
          <w:rFonts w:hint="cs"/>
          <w:rtl/>
        </w:rPr>
        <w:t xml:space="preserve">, לכל מי שאחד מההורים שלו הוא פלסטיני. </w:t>
      </w:r>
    </w:p>
    <w:p w14:paraId="602CF237" w14:textId="77777777" w:rsidR="00000000" w:rsidRDefault="007C71EE">
      <w:pPr>
        <w:pStyle w:val="a"/>
        <w:rPr>
          <w:rFonts w:hint="cs"/>
          <w:rtl/>
        </w:rPr>
      </w:pPr>
    </w:p>
    <w:p w14:paraId="37550E42" w14:textId="77777777" w:rsidR="00000000" w:rsidRDefault="007C71EE">
      <w:pPr>
        <w:pStyle w:val="a"/>
        <w:rPr>
          <w:rFonts w:hint="cs"/>
          <w:rtl/>
        </w:rPr>
      </w:pPr>
      <w:r>
        <w:rPr>
          <w:rFonts w:hint="cs"/>
          <w:rtl/>
        </w:rPr>
        <w:t>אדוני השר, אין כאן חבר כנסת ערבי אחד שלא נערמות על שולחנו מאות בקשות לעזרה מול משרד הפנים. למשל, היה מה שקרוי הליך מדורג בתקופת השר שרנסקי, כאשר הוא היה שר הפנים. הליך מדורג הוא הליך של חמש שנים, הליך קשה שהצריך מיל</w:t>
      </w:r>
      <w:r>
        <w:rPr>
          <w:rFonts w:hint="cs"/>
          <w:rtl/>
        </w:rPr>
        <w:t>וי טופס "איקסים" על מנת שמי שהוא אזרח ישראלי, שנשוי לפלסטינית, מהשטחים או מירדן או מכל מקום אחר, יעבור על מנת שאשתו תתאזרח. מקבלים תעודה ארעית, ב</w:t>
      </w:r>
      <w:r>
        <w:rPr>
          <w:rtl/>
        </w:rPr>
        <w:t>—</w:t>
      </w:r>
      <w:r>
        <w:rPr>
          <w:rFonts w:hint="cs"/>
          <w:rtl/>
        </w:rPr>
        <w:t>1, ב</w:t>
      </w:r>
      <w:r>
        <w:rPr>
          <w:rtl/>
        </w:rPr>
        <w:t>—</w:t>
      </w:r>
      <w:r>
        <w:rPr>
          <w:rFonts w:hint="cs"/>
          <w:rtl/>
        </w:rPr>
        <w:t>2, ב</w:t>
      </w:r>
      <w:r>
        <w:rPr>
          <w:rtl/>
        </w:rPr>
        <w:t>—</w:t>
      </w:r>
      <w:r>
        <w:rPr>
          <w:rFonts w:hint="cs"/>
          <w:rtl/>
        </w:rPr>
        <w:t xml:space="preserve">5 - תעודה כתומה, עד שמגיעים לתעודת זהות כחולה והתאזרחות, בתום חמש שנים. זה היה הליך קשה, אדוני השר, </w:t>
      </w:r>
      <w:r>
        <w:rPr>
          <w:rFonts w:hint="cs"/>
          <w:rtl/>
        </w:rPr>
        <w:t xml:space="preserve">מייגע, ולפעמים משפיל. לפעמים היו מבקשים בטופס ה"איקסים" הוכחה שהיתה חתונה, שמלה לבנה, תמונת אולטרסאונד של היריון, הוכחה שיש ילד והכול. זה היה הליך קשה. ביטלו את ההליך הזה. </w:t>
      </w:r>
    </w:p>
    <w:p w14:paraId="5510D17E" w14:textId="77777777" w:rsidR="00000000" w:rsidRDefault="007C71EE">
      <w:pPr>
        <w:pStyle w:val="a"/>
        <w:rPr>
          <w:rFonts w:hint="cs"/>
          <w:rtl/>
        </w:rPr>
      </w:pPr>
    </w:p>
    <w:p w14:paraId="0141AE9C" w14:textId="77777777" w:rsidR="00000000" w:rsidRDefault="007C71EE">
      <w:pPr>
        <w:pStyle w:val="a"/>
        <w:rPr>
          <w:rFonts w:hint="cs"/>
          <w:rtl/>
        </w:rPr>
      </w:pPr>
      <w:r>
        <w:rPr>
          <w:rFonts w:hint="cs"/>
          <w:rtl/>
        </w:rPr>
        <w:t>דרך אגב, נותרו אנשים שנשארו להם כמה חודשים על מנת לסיים את ההליך, ועכשיו ההליך הזה</w:t>
      </w:r>
      <w:r>
        <w:rPr>
          <w:rFonts w:hint="cs"/>
          <w:rtl/>
        </w:rPr>
        <w:t xml:space="preserve"> נקטע. הם לא יכולים לקבל אזרחות. כשהם התחתנו, אף אחד לא הודיע להם: תיזהרו. החוק בישראל למעשה  אוסר עליכם להתחתן עם הפלסטיניות, כי התוצאות יהיו קשות מבחינתכם; אתה תהיה ישראלי, ואשתך תיעצר במחסום ולא תוכל לצאת מטייבה לנתניה, היא תהיה חשודה כי אין לה תעודת זה</w:t>
      </w:r>
      <w:r>
        <w:rPr>
          <w:rFonts w:hint="cs"/>
          <w:rtl/>
        </w:rPr>
        <w:t xml:space="preserve">ות ישראלית. היא לא תקבל את הזכויות שמגיעות לה על-פי חוק כאזרחית. </w:t>
      </w:r>
    </w:p>
    <w:p w14:paraId="4FD4565C" w14:textId="77777777" w:rsidR="00000000" w:rsidRDefault="007C71EE">
      <w:pPr>
        <w:pStyle w:val="a"/>
        <w:rPr>
          <w:rFonts w:hint="cs"/>
          <w:rtl/>
        </w:rPr>
      </w:pPr>
    </w:p>
    <w:p w14:paraId="2001F066" w14:textId="77777777" w:rsidR="00000000" w:rsidRDefault="007C71EE">
      <w:pPr>
        <w:pStyle w:val="a"/>
        <w:rPr>
          <w:rFonts w:hint="cs"/>
          <w:rtl/>
        </w:rPr>
      </w:pPr>
      <w:r>
        <w:rPr>
          <w:rFonts w:hint="cs"/>
          <w:rtl/>
        </w:rPr>
        <w:t>כלומר, כיום, החוק הזה, עם התוספת הזאת של היועץ המשפטי לממשלה והמכתב ששלח לראש הממשלה, כמעט מכריח את הערבים במדינת ישראל לא להתחתן עם ערביות פלסטיניות מעבר ל"קו הירוק" או מירדן. זו פגיעה בזכ</w:t>
      </w:r>
      <w:r>
        <w:rPr>
          <w:rFonts w:hint="cs"/>
          <w:rtl/>
        </w:rPr>
        <w:t>ות יסוד אלמנטרית הומנית של חיי משפחה הוגנים. זה להעביר גדר הפרדה בתוך המשפחה: בין ההורים לילדים. זה מאוד לא הומני.</w:t>
      </w:r>
    </w:p>
    <w:p w14:paraId="05704A5B" w14:textId="77777777" w:rsidR="00000000" w:rsidRDefault="007C71EE">
      <w:pPr>
        <w:pStyle w:val="a"/>
        <w:rPr>
          <w:rFonts w:hint="cs"/>
          <w:rtl/>
        </w:rPr>
      </w:pPr>
    </w:p>
    <w:p w14:paraId="3FE13B9B" w14:textId="77777777" w:rsidR="00000000" w:rsidRDefault="007C71EE">
      <w:pPr>
        <w:pStyle w:val="a"/>
        <w:rPr>
          <w:rFonts w:hint="cs"/>
          <w:rtl/>
        </w:rPr>
      </w:pPr>
      <w:r>
        <w:rPr>
          <w:rFonts w:hint="cs"/>
          <w:rtl/>
        </w:rPr>
        <w:t>אדוני היושב-ראש, שואלים אותנו הרבה, ובמיוחד נוהג לשאול אותנו יושב-ראש הכנסת, חבר הכנסת ריבלין, את השאלה הזאת בכל פעם שאנחנו מעלים את הנקודה:</w:t>
      </w:r>
      <w:r>
        <w:rPr>
          <w:rFonts w:hint="cs"/>
          <w:rtl/>
        </w:rPr>
        <w:t xml:space="preserve"> למה הם כל כך רוצים אזרחות ישראלית? למה הם כל כך רוצים להישאר פה? מה מספר הנשים שלגביהן  איחוד המשפחות הפוך, כלומר עוברות מישראל לגור בשטחים? א. יש מאות ערביות מישראל שהתחתנו בשטחים וגרות שם, כך שגם הצד השני, שיש בו ירידה ברמת החיים, קיים. אבל, אני רוצה לג</w:t>
      </w:r>
      <w:r>
        <w:rPr>
          <w:rFonts w:hint="cs"/>
          <w:rtl/>
        </w:rPr>
        <w:t xml:space="preserve">לות לכם גילוי מסעיר: אחד השיקולים, מלבד השיקול המשפחתי, ההומני והאנושי, גם של ההיצמדות לבית ולאדמה, הוא רמת חיים. זה שיקול חשוב. לכן, כשתושב טייבה מתחתן עם מישהי מטובאס, אחד השיקולים של אשתו לעבור אליו ושהם יגורו בטייבה הוא רמת חיים. </w:t>
      </w:r>
    </w:p>
    <w:p w14:paraId="3EB88C24" w14:textId="77777777" w:rsidR="00000000" w:rsidRDefault="007C71EE">
      <w:pPr>
        <w:pStyle w:val="a"/>
        <w:rPr>
          <w:rFonts w:hint="cs"/>
          <w:rtl/>
        </w:rPr>
      </w:pPr>
    </w:p>
    <w:p w14:paraId="48E50AF5" w14:textId="77777777" w:rsidR="00000000" w:rsidRDefault="007C71EE">
      <w:pPr>
        <w:pStyle w:val="a"/>
        <w:rPr>
          <w:rFonts w:hint="cs"/>
          <w:rtl/>
        </w:rPr>
      </w:pPr>
      <w:r>
        <w:rPr>
          <w:rFonts w:hint="cs"/>
          <w:rtl/>
        </w:rPr>
        <w:t>אדוני חבר הכנסת דהן,</w:t>
      </w:r>
      <w:r>
        <w:rPr>
          <w:rFonts w:hint="cs"/>
          <w:rtl/>
        </w:rPr>
        <w:t xml:space="preserve"> תושבי טייבה מאוד חולמים שרמת החיים בטייבה תהיה כמו בכפר-סבא. הם מאוד רוצים בזה. זה שיקול הומני אנושי מאין כמוהו. זה אסור? זה מביש? זה מביך? זה לא מביך. אין יותר נכון מכך. בשדרות מסתכלים על כוכב-יאיר ועיניהם כלות. הנה, אתה, חבר הכנסת טל, מאשר את זה.</w:t>
      </w:r>
    </w:p>
    <w:p w14:paraId="15E23698" w14:textId="77777777" w:rsidR="00000000" w:rsidRDefault="007C71EE">
      <w:pPr>
        <w:pStyle w:val="a"/>
        <w:rPr>
          <w:rFonts w:hint="cs"/>
          <w:rtl/>
        </w:rPr>
      </w:pPr>
    </w:p>
    <w:p w14:paraId="225513AD" w14:textId="77777777" w:rsidR="00000000" w:rsidRDefault="007C71EE">
      <w:pPr>
        <w:pStyle w:val="ac"/>
        <w:rPr>
          <w:rtl/>
        </w:rPr>
      </w:pPr>
      <w:r>
        <w:rPr>
          <w:rFonts w:hint="eastAsia"/>
          <w:rtl/>
        </w:rPr>
        <w:t>דוד</w:t>
      </w:r>
      <w:r>
        <w:rPr>
          <w:rtl/>
        </w:rPr>
        <w:t xml:space="preserve"> ט</w:t>
      </w:r>
      <w:r>
        <w:rPr>
          <w:rtl/>
        </w:rPr>
        <w:t>ל (עם אחד):</w:t>
      </w:r>
    </w:p>
    <w:p w14:paraId="34E09F00" w14:textId="77777777" w:rsidR="00000000" w:rsidRDefault="007C71EE">
      <w:pPr>
        <w:pStyle w:val="a"/>
        <w:rPr>
          <w:rFonts w:hint="cs"/>
          <w:rtl/>
        </w:rPr>
      </w:pPr>
    </w:p>
    <w:p w14:paraId="2840A3F5" w14:textId="77777777" w:rsidR="00000000" w:rsidRDefault="007C71EE">
      <w:pPr>
        <w:pStyle w:val="a"/>
        <w:rPr>
          <w:rFonts w:hint="cs"/>
          <w:rtl/>
        </w:rPr>
      </w:pPr>
      <w:r>
        <w:rPr>
          <w:rFonts w:hint="cs"/>
          <w:rtl/>
        </w:rPr>
        <w:t>נכון.</w:t>
      </w:r>
    </w:p>
    <w:p w14:paraId="52DEC97E" w14:textId="77777777" w:rsidR="00000000" w:rsidRDefault="007C71EE">
      <w:pPr>
        <w:pStyle w:val="a"/>
        <w:rPr>
          <w:rFonts w:hint="cs"/>
          <w:rtl/>
        </w:rPr>
      </w:pPr>
    </w:p>
    <w:p w14:paraId="47E4B84C" w14:textId="77777777" w:rsidR="00000000" w:rsidRDefault="007C71EE">
      <w:pPr>
        <w:pStyle w:val="SpeakerCon"/>
        <w:rPr>
          <w:rtl/>
        </w:rPr>
      </w:pPr>
      <w:bookmarkStart w:id="2345" w:name="FS000000560T28_05_2003_10_25_09C"/>
      <w:bookmarkEnd w:id="2345"/>
      <w:r>
        <w:rPr>
          <w:rtl/>
        </w:rPr>
        <w:t>אחמד טיבי (חד"ש-תע"ל):</w:t>
      </w:r>
    </w:p>
    <w:p w14:paraId="2C7F0710" w14:textId="77777777" w:rsidR="00000000" w:rsidRDefault="007C71EE">
      <w:pPr>
        <w:pStyle w:val="a"/>
        <w:rPr>
          <w:rtl/>
        </w:rPr>
      </w:pPr>
    </w:p>
    <w:p w14:paraId="203EC748" w14:textId="77777777" w:rsidR="00000000" w:rsidRDefault="007C71EE">
      <w:pPr>
        <w:pStyle w:val="a"/>
        <w:rPr>
          <w:rFonts w:hint="cs"/>
          <w:rtl/>
        </w:rPr>
      </w:pPr>
      <w:r>
        <w:rPr>
          <w:rFonts w:hint="cs"/>
          <w:rtl/>
        </w:rPr>
        <w:t>תשאל את חבר הכנסת דוד טל איך הוא מביט אל עבר כפר-שמריהו, אל הנחלה, והוא לא משיג אותה. אני מאוד רוצה שהוא וכל הציבור שהוא ואתה, חבר הכנסת דהן, מייצגים, ישיג אותה. למה שלא תהיה לו רמת חיים כזאת? הוא פחות מוכשר? הוא</w:t>
      </w:r>
      <w:r>
        <w:rPr>
          <w:rFonts w:hint="cs"/>
          <w:rtl/>
        </w:rPr>
        <w:t xml:space="preserve"> יותר מוכשר. אתה פחות מוכשר? - יותר מוכשר. למה שלא כל התלמידים ב"צייטלין" יהיו, למשל, מזרחיים? צריך לשים מחסומים?</w:t>
      </w:r>
    </w:p>
    <w:p w14:paraId="236FE029" w14:textId="77777777" w:rsidR="00000000" w:rsidRDefault="007C71EE">
      <w:pPr>
        <w:pStyle w:val="a"/>
        <w:rPr>
          <w:rtl/>
        </w:rPr>
      </w:pPr>
    </w:p>
    <w:p w14:paraId="15F757EB" w14:textId="77777777" w:rsidR="00000000" w:rsidRDefault="007C71EE">
      <w:pPr>
        <w:pStyle w:val="a"/>
        <w:rPr>
          <w:rFonts w:hint="cs"/>
          <w:rtl/>
        </w:rPr>
      </w:pPr>
    </w:p>
    <w:p w14:paraId="4CF48FBD" w14:textId="77777777" w:rsidR="00000000" w:rsidRDefault="007C71EE">
      <w:pPr>
        <w:pStyle w:val="ac"/>
        <w:rPr>
          <w:rtl/>
        </w:rPr>
      </w:pPr>
      <w:r>
        <w:rPr>
          <w:rFonts w:hint="eastAsia"/>
          <w:rtl/>
        </w:rPr>
        <w:t>גילה</w:t>
      </w:r>
      <w:r>
        <w:rPr>
          <w:rtl/>
        </w:rPr>
        <w:t xml:space="preserve"> פינקלשטיין (מפד"ל):</w:t>
      </w:r>
    </w:p>
    <w:p w14:paraId="5D3B166E" w14:textId="77777777" w:rsidR="00000000" w:rsidRDefault="007C71EE">
      <w:pPr>
        <w:pStyle w:val="a"/>
        <w:rPr>
          <w:rFonts w:hint="cs"/>
          <w:rtl/>
        </w:rPr>
      </w:pPr>
    </w:p>
    <w:p w14:paraId="3ED872D2" w14:textId="77777777" w:rsidR="00000000" w:rsidRDefault="007C71EE">
      <w:pPr>
        <w:pStyle w:val="a"/>
        <w:rPr>
          <w:rFonts w:hint="cs"/>
          <w:rtl/>
        </w:rPr>
      </w:pPr>
      <w:r>
        <w:rPr>
          <w:rFonts w:hint="cs"/>
          <w:rtl/>
        </w:rPr>
        <w:t>למעלה מ=70% הם מזרחיים.</w:t>
      </w:r>
    </w:p>
    <w:p w14:paraId="10B9BB9B" w14:textId="77777777" w:rsidR="00000000" w:rsidRDefault="007C71EE">
      <w:pPr>
        <w:pStyle w:val="a"/>
        <w:rPr>
          <w:rFonts w:hint="cs"/>
          <w:rtl/>
        </w:rPr>
      </w:pPr>
    </w:p>
    <w:p w14:paraId="405EF091" w14:textId="77777777" w:rsidR="00000000" w:rsidRDefault="007C71EE">
      <w:pPr>
        <w:pStyle w:val="ac"/>
        <w:rPr>
          <w:rtl/>
        </w:rPr>
      </w:pPr>
      <w:r>
        <w:rPr>
          <w:rFonts w:hint="eastAsia"/>
          <w:rtl/>
        </w:rPr>
        <w:t>נסים</w:t>
      </w:r>
      <w:r>
        <w:rPr>
          <w:rtl/>
        </w:rPr>
        <w:t xml:space="preserve"> דהן (ש"ס):</w:t>
      </w:r>
    </w:p>
    <w:p w14:paraId="153FBA8D" w14:textId="77777777" w:rsidR="00000000" w:rsidRDefault="007C71EE">
      <w:pPr>
        <w:pStyle w:val="a"/>
        <w:rPr>
          <w:rFonts w:hint="cs"/>
          <w:rtl/>
        </w:rPr>
      </w:pPr>
    </w:p>
    <w:p w14:paraId="48E47ED3" w14:textId="77777777" w:rsidR="00000000" w:rsidRDefault="007C71EE">
      <w:pPr>
        <w:pStyle w:val="a"/>
        <w:rPr>
          <w:rFonts w:hint="cs"/>
          <w:rtl/>
        </w:rPr>
      </w:pPr>
      <w:r>
        <w:rPr>
          <w:rFonts w:hint="cs"/>
          <w:rtl/>
        </w:rPr>
        <w:t>בכיתות נפרדות.</w:t>
      </w:r>
    </w:p>
    <w:p w14:paraId="00E2490F" w14:textId="77777777" w:rsidR="00000000" w:rsidRDefault="007C71EE">
      <w:pPr>
        <w:pStyle w:val="a"/>
        <w:rPr>
          <w:rFonts w:hint="cs"/>
          <w:rtl/>
        </w:rPr>
      </w:pPr>
    </w:p>
    <w:p w14:paraId="04198737" w14:textId="77777777" w:rsidR="00000000" w:rsidRDefault="007C71EE">
      <w:pPr>
        <w:pStyle w:val="SpeakerCon"/>
        <w:rPr>
          <w:rtl/>
        </w:rPr>
      </w:pPr>
      <w:bookmarkStart w:id="2346" w:name="FS000000560T28_05_2003_10_27_19C"/>
      <w:bookmarkEnd w:id="2346"/>
      <w:r>
        <w:rPr>
          <w:rtl/>
        </w:rPr>
        <w:t>אחמד טיבי (חד"ש-תע"ל):</w:t>
      </w:r>
    </w:p>
    <w:p w14:paraId="6264F663" w14:textId="77777777" w:rsidR="00000000" w:rsidRDefault="007C71EE">
      <w:pPr>
        <w:pStyle w:val="a"/>
        <w:rPr>
          <w:rtl/>
        </w:rPr>
      </w:pPr>
    </w:p>
    <w:p w14:paraId="564D1C26" w14:textId="77777777" w:rsidR="00000000" w:rsidRDefault="007C71EE">
      <w:pPr>
        <w:pStyle w:val="a"/>
        <w:rPr>
          <w:rFonts w:hint="cs"/>
          <w:rtl/>
        </w:rPr>
      </w:pPr>
      <w:r>
        <w:rPr>
          <w:rFonts w:hint="cs"/>
          <w:rtl/>
        </w:rPr>
        <w:t>אבל, נדמה לי שהם בכיתות נפרדות.</w:t>
      </w:r>
    </w:p>
    <w:p w14:paraId="673DB2C5" w14:textId="77777777" w:rsidR="00000000" w:rsidRDefault="007C71EE">
      <w:pPr>
        <w:pStyle w:val="a"/>
        <w:rPr>
          <w:rFonts w:hint="cs"/>
          <w:rtl/>
        </w:rPr>
      </w:pPr>
    </w:p>
    <w:p w14:paraId="45002F05" w14:textId="77777777" w:rsidR="00000000" w:rsidRDefault="007C71EE">
      <w:pPr>
        <w:pStyle w:val="ac"/>
        <w:rPr>
          <w:rtl/>
        </w:rPr>
      </w:pPr>
      <w:r>
        <w:rPr>
          <w:rFonts w:hint="eastAsia"/>
          <w:rtl/>
        </w:rPr>
        <w:t>גילה</w:t>
      </w:r>
      <w:r>
        <w:rPr>
          <w:rtl/>
        </w:rPr>
        <w:t xml:space="preserve"> פינקלשטיין (מפד"ל):</w:t>
      </w:r>
    </w:p>
    <w:p w14:paraId="3318AB88" w14:textId="77777777" w:rsidR="00000000" w:rsidRDefault="007C71EE">
      <w:pPr>
        <w:pStyle w:val="a"/>
        <w:rPr>
          <w:rFonts w:hint="cs"/>
          <w:rtl/>
        </w:rPr>
      </w:pPr>
    </w:p>
    <w:p w14:paraId="54795CA4" w14:textId="77777777" w:rsidR="00000000" w:rsidRDefault="007C71EE">
      <w:pPr>
        <w:pStyle w:val="a"/>
        <w:rPr>
          <w:rFonts w:hint="cs"/>
          <w:rtl/>
        </w:rPr>
      </w:pPr>
      <w:r>
        <w:rPr>
          <w:rFonts w:hint="cs"/>
          <w:rtl/>
        </w:rPr>
        <w:t>חס וחלילה. חבר הכנסת טיבי, אתה אדם כל כך אינטליגנטי. חבר הכנסת דהן, זה לא נכון.</w:t>
      </w:r>
    </w:p>
    <w:p w14:paraId="4EE3F06B" w14:textId="77777777" w:rsidR="00000000" w:rsidRDefault="007C71EE">
      <w:pPr>
        <w:pStyle w:val="a"/>
        <w:rPr>
          <w:rFonts w:hint="cs"/>
          <w:rtl/>
        </w:rPr>
      </w:pPr>
    </w:p>
    <w:p w14:paraId="198B27D8" w14:textId="77777777" w:rsidR="00000000" w:rsidRDefault="007C71EE">
      <w:pPr>
        <w:pStyle w:val="ad"/>
        <w:rPr>
          <w:rtl/>
        </w:rPr>
      </w:pPr>
      <w:r>
        <w:rPr>
          <w:rtl/>
        </w:rPr>
        <w:t>היו"ר מוחמד ברכה:</w:t>
      </w:r>
    </w:p>
    <w:p w14:paraId="0A843D53" w14:textId="77777777" w:rsidR="00000000" w:rsidRDefault="007C71EE">
      <w:pPr>
        <w:pStyle w:val="a"/>
        <w:rPr>
          <w:rtl/>
        </w:rPr>
      </w:pPr>
    </w:p>
    <w:p w14:paraId="0E3140F1" w14:textId="77777777" w:rsidR="00000000" w:rsidRDefault="007C71EE">
      <w:pPr>
        <w:pStyle w:val="a"/>
        <w:rPr>
          <w:rFonts w:hint="cs"/>
          <w:rtl/>
        </w:rPr>
      </w:pPr>
      <w:r>
        <w:rPr>
          <w:rFonts w:hint="cs"/>
          <w:rtl/>
        </w:rPr>
        <w:t>חבר הכנסת טיבי צריך לסיים, ואני לא מציע לפתוח דיון.</w:t>
      </w:r>
    </w:p>
    <w:p w14:paraId="12952257" w14:textId="77777777" w:rsidR="00000000" w:rsidRDefault="007C71EE">
      <w:pPr>
        <w:pStyle w:val="a"/>
        <w:rPr>
          <w:rFonts w:hint="cs"/>
          <w:rtl/>
        </w:rPr>
      </w:pPr>
    </w:p>
    <w:p w14:paraId="7E530D56" w14:textId="77777777" w:rsidR="00000000" w:rsidRDefault="007C71EE">
      <w:pPr>
        <w:pStyle w:val="SpeakerCon"/>
        <w:rPr>
          <w:rtl/>
        </w:rPr>
      </w:pPr>
      <w:bookmarkStart w:id="2347" w:name="FS000000560T28_05_2003_10_25_40C"/>
      <w:bookmarkEnd w:id="2347"/>
      <w:r>
        <w:rPr>
          <w:rtl/>
        </w:rPr>
        <w:t>אחמד טיבי (חד"ש-תע"ל):</w:t>
      </w:r>
    </w:p>
    <w:p w14:paraId="5333A31D" w14:textId="77777777" w:rsidR="00000000" w:rsidRDefault="007C71EE">
      <w:pPr>
        <w:pStyle w:val="a"/>
        <w:rPr>
          <w:rFonts w:hint="cs"/>
          <w:rtl/>
        </w:rPr>
      </w:pPr>
    </w:p>
    <w:p w14:paraId="7F056793" w14:textId="77777777" w:rsidR="00000000" w:rsidRDefault="007C71EE">
      <w:pPr>
        <w:pStyle w:val="a"/>
        <w:rPr>
          <w:rFonts w:hint="cs"/>
          <w:rtl/>
        </w:rPr>
      </w:pPr>
      <w:r>
        <w:rPr>
          <w:rFonts w:hint="cs"/>
          <w:rtl/>
        </w:rPr>
        <w:t>על כל פנים, רציתי להדגיש בהערת האגב הזאת, שתופעות בל</w:t>
      </w:r>
      <w:r>
        <w:rPr>
          <w:rFonts w:hint="cs"/>
          <w:rtl/>
        </w:rPr>
        <w:t>תי שוויוניות צורמות גם כשהן קורות בתוך החברה היהודית. לכן, ההתנגדות שלנו לגזענות היא התנגדות אוניברסלית הומנית. זה לא רק יחסי יהודים וערבים. זו לא צרות אופק רק בנקודה אחת. זה לא שאנחנו חיים בבועה וזהו. יש לנו השקפת חיים גם לגבי כל סעיף בתוכנית הכלכלית - אפ</w:t>
      </w:r>
      <w:r>
        <w:rPr>
          <w:rFonts w:hint="cs"/>
          <w:rtl/>
        </w:rPr>
        <w:t>ילו על חוק טל.</w:t>
      </w:r>
    </w:p>
    <w:p w14:paraId="0D635CA7" w14:textId="77777777" w:rsidR="00000000" w:rsidRDefault="007C71EE">
      <w:pPr>
        <w:pStyle w:val="a"/>
        <w:rPr>
          <w:rFonts w:hint="cs"/>
          <w:rtl/>
        </w:rPr>
      </w:pPr>
    </w:p>
    <w:p w14:paraId="37E63C06" w14:textId="77777777" w:rsidR="00000000" w:rsidRDefault="007C71EE">
      <w:pPr>
        <w:pStyle w:val="ad"/>
        <w:rPr>
          <w:rtl/>
        </w:rPr>
      </w:pPr>
      <w:r>
        <w:rPr>
          <w:rtl/>
        </w:rPr>
        <w:t>היו"ר מוחמד ברכה:</w:t>
      </w:r>
    </w:p>
    <w:p w14:paraId="1699855A" w14:textId="77777777" w:rsidR="00000000" w:rsidRDefault="007C71EE">
      <w:pPr>
        <w:pStyle w:val="a"/>
        <w:rPr>
          <w:rtl/>
        </w:rPr>
      </w:pPr>
    </w:p>
    <w:p w14:paraId="1A9D9900" w14:textId="77777777" w:rsidR="00000000" w:rsidRDefault="007C71EE">
      <w:pPr>
        <w:pStyle w:val="a"/>
        <w:rPr>
          <w:rFonts w:hint="cs"/>
          <w:rtl/>
        </w:rPr>
      </w:pPr>
      <w:r>
        <w:rPr>
          <w:rFonts w:hint="cs"/>
          <w:rtl/>
        </w:rPr>
        <w:t>חבר הכנסת טיבי, תודה רבה.</w:t>
      </w:r>
    </w:p>
    <w:p w14:paraId="2B035D88" w14:textId="77777777" w:rsidR="00000000" w:rsidRDefault="007C71EE">
      <w:pPr>
        <w:pStyle w:val="a"/>
        <w:rPr>
          <w:rFonts w:hint="cs"/>
          <w:rtl/>
        </w:rPr>
      </w:pPr>
    </w:p>
    <w:p w14:paraId="3B27FDA7" w14:textId="77777777" w:rsidR="00000000" w:rsidRDefault="007C71EE">
      <w:pPr>
        <w:pStyle w:val="SpeakerCon"/>
        <w:rPr>
          <w:rtl/>
        </w:rPr>
      </w:pPr>
      <w:bookmarkStart w:id="2348" w:name="FS000000560T28_05_2003_10_29_32C"/>
      <w:bookmarkEnd w:id="2348"/>
      <w:r>
        <w:rPr>
          <w:rtl/>
        </w:rPr>
        <w:t>אחמד טיבי (חד"ש-תע"ל):</w:t>
      </w:r>
    </w:p>
    <w:p w14:paraId="083AC1F1" w14:textId="77777777" w:rsidR="00000000" w:rsidRDefault="007C71EE">
      <w:pPr>
        <w:pStyle w:val="a"/>
        <w:rPr>
          <w:rtl/>
        </w:rPr>
      </w:pPr>
    </w:p>
    <w:p w14:paraId="512EFEF6" w14:textId="77777777" w:rsidR="00000000" w:rsidRDefault="007C71EE">
      <w:pPr>
        <w:pStyle w:val="a"/>
        <w:rPr>
          <w:rFonts w:hint="cs"/>
          <w:rtl/>
        </w:rPr>
      </w:pPr>
      <w:r>
        <w:rPr>
          <w:rFonts w:hint="cs"/>
          <w:rtl/>
        </w:rPr>
        <w:t xml:space="preserve">לכן, רבותי, כאשר רבים מחברי הכנסת יצביעו היום, הם לא יודעים על מה מצביעים בכל סעיף וסעיף. מי שטוען שהוא יודע מהו כל סעיף וסעיף, לא אומר אמת. משום כך הצענו שתהיה הצבעה על </w:t>
      </w:r>
      <w:r>
        <w:rPr>
          <w:rFonts w:hint="cs"/>
          <w:rtl/>
        </w:rPr>
        <w:t>כל פרק בנפרד תחת כותרות מוגדרות, ואמר זאת חבר הכנסת אורון בוועדת הכנסת.</w:t>
      </w:r>
    </w:p>
    <w:p w14:paraId="12F7F6FE" w14:textId="77777777" w:rsidR="00000000" w:rsidRDefault="007C71EE">
      <w:pPr>
        <w:pStyle w:val="a"/>
        <w:rPr>
          <w:rFonts w:hint="cs"/>
          <w:rtl/>
        </w:rPr>
      </w:pPr>
    </w:p>
    <w:p w14:paraId="4DCB16A9" w14:textId="77777777" w:rsidR="00000000" w:rsidRDefault="007C71EE">
      <w:pPr>
        <w:pStyle w:val="ac"/>
        <w:rPr>
          <w:rtl/>
        </w:rPr>
      </w:pPr>
      <w:r>
        <w:rPr>
          <w:rFonts w:hint="eastAsia"/>
          <w:rtl/>
        </w:rPr>
        <w:t>נסים</w:t>
      </w:r>
      <w:r>
        <w:rPr>
          <w:rtl/>
        </w:rPr>
        <w:t xml:space="preserve"> דהן (ש"ס):</w:t>
      </w:r>
    </w:p>
    <w:p w14:paraId="03312791" w14:textId="77777777" w:rsidR="00000000" w:rsidRDefault="007C71EE">
      <w:pPr>
        <w:pStyle w:val="a"/>
        <w:rPr>
          <w:rFonts w:hint="cs"/>
          <w:rtl/>
        </w:rPr>
      </w:pPr>
    </w:p>
    <w:p w14:paraId="0FC794CF" w14:textId="77777777" w:rsidR="00000000" w:rsidRDefault="007C71EE">
      <w:pPr>
        <w:pStyle w:val="a"/>
        <w:rPr>
          <w:rFonts w:hint="cs"/>
          <w:rtl/>
        </w:rPr>
      </w:pPr>
      <w:r>
        <w:rPr>
          <w:rFonts w:hint="cs"/>
          <w:rtl/>
        </w:rPr>
        <w:t>על-פי הצעת חבר הכנסת אורון.</w:t>
      </w:r>
    </w:p>
    <w:p w14:paraId="76A48657" w14:textId="77777777" w:rsidR="00000000" w:rsidRDefault="007C71EE">
      <w:pPr>
        <w:pStyle w:val="a"/>
        <w:rPr>
          <w:rFonts w:hint="cs"/>
          <w:rtl/>
        </w:rPr>
      </w:pPr>
    </w:p>
    <w:p w14:paraId="20C2B0D7" w14:textId="77777777" w:rsidR="00000000" w:rsidRDefault="007C71EE">
      <w:pPr>
        <w:pStyle w:val="SpeakerCon"/>
        <w:rPr>
          <w:rtl/>
        </w:rPr>
      </w:pPr>
      <w:bookmarkStart w:id="2349" w:name="FS000000560T28_05_2003_10_30_40C"/>
      <w:bookmarkEnd w:id="2349"/>
      <w:r>
        <w:rPr>
          <w:rtl/>
        </w:rPr>
        <w:t>אחמד טיבי (חד"ש-תע"ל):</w:t>
      </w:r>
    </w:p>
    <w:p w14:paraId="6806FE0C" w14:textId="77777777" w:rsidR="00000000" w:rsidRDefault="007C71EE">
      <w:pPr>
        <w:pStyle w:val="a"/>
        <w:rPr>
          <w:rtl/>
        </w:rPr>
      </w:pPr>
    </w:p>
    <w:p w14:paraId="6F4CF94F" w14:textId="77777777" w:rsidR="00000000" w:rsidRDefault="007C71EE">
      <w:pPr>
        <w:pStyle w:val="a"/>
        <w:rPr>
          <w:rFonts w:hint="cs"/>
          <w:rtl/>
        </w:rPr>
      </w:pPr>
      <w:r>
        <w:rPr>
          <w:rFonts w:hint="cs"/>
          <w:rtl/>
        </w:rPr>
        <w:t>זה על-פי הצעתו של ג'ומס, חבר הכנסת אורון, שהיא הצעה חשובה, אבל ההצעה הזאת לא התקבלה.</w:t>
      </w:r>
    </w:p>
    <w:p w14:paraId="77053B90" w14:textId="77777777" w:rsidR="00000000" w:rsidRDefault="007C71EE">
      <w:pPr>
        <w:pStyle w:val="a"/>
        <w:rPr>
          <w:rFonts w:hint="cs"/>
          <w:rtl/>
        </w:rPr>
      </w:pPr>
    </w:p>
    <w:p w14:paraId="1ECB0ADC" w14:textId="77777777" w:rsidR="00000000" w:rsidRDefault="007C71EE">
      <w:pPr>
        <w:pStyle w:val="ac"/>
        <w:rPr>
          <w:rtl/>
        </w:rPr>
      </w:pPr>
      <w:r>
        <w:rPr>
          <w:rFonts w:hint="eastAsia"/>
          <w:rtl/>
        </w:rPr>
        <w:t>נסים</w:t>
      </w:r>
      <w:r>
        <w:rPr>
          <w:rtl/>
        </w:rPr>
        <w:t xml:space="preserve"> דהן (ש"ס):</w:t>
      </w:r>
    </w:p>
    <w:p w14:paraId="6E6C6406" w14:textId="77777777" w:rsidR="00000000" w:rsidRDefault="007C71EE">
      <w:pPr>
        <w:pStyle w:val="a"/>
        <w:rPr>
          <w:rFonts w:hint="cs"/>
          <w:rtl/>
        </w:rPr>
      </w:pPr>
    </w:p>
    <w:p w14:paraId="4F462CAB" w14:textId="77777777" w:rsidR="00000000" w:rsidRDefault="007C71EE">
      <w:pPr>
        <w:pStyle w:val="a"/>
        <w:rPr>
          <w:rFonts w:hint="cs"/>
          <w:rtl/>
        </w:rPr>
      </w:pPr>
      <w:r>
        <w:rPr>
          <w:rFonts w:hint="cs"/>
          <w:rtl/>
        </w:rPr>
        <w:t>- - - שידע</w:t>
      </w:r>
      <w:r>
        <w:rPr>
          <w:rFonts w:hint="cs"/>
          <w:rtl/>
        </w:rPr>
        <w:t>ו על מה הם מצביעים.</w:t>
      </w:r>
    </w:p>
    <w:p w14:paraId="522C8AF0" w14:textId="77777777" w:rsidR="00000000" w:rsidRDefault="007C71EE">
      <w:pPr>
        <w:pStyle w:val="a"/>
        <w:rPr>
          <w:rFonts w:hint="cs"/>
          <w:rtl/>
        </w:rPr>
      </w:pPr>
    </w:p>
    <w:p w14:paraId="11DB0BD5" w14:textId="77777777" w:rsidR="00000000" w:rsidRDefault="007C71EE">
      <w:pPr>
        <w:pStyle w:val="SpeakerCon"/>
        <w:rPr>
          <w:rtl/>
        </w:rPr>
      </w:pPr>
      <w:bookmarkStart w:id="2350" w:name="FS000000560T28_05_2003_10_30_57C"/>
      <w:bookmarkEnd w:id="2350"/>
      <w:r>
        <w:rPr>
          <w:rtl/>
        </w:rPr>
        <w:t>אחמד טיבי (חד"ש-תע"ל):</w:t>
      </w:r>
    </w:p>
    <w:p w14:paraId="1B619A69" w14:textId="77777777" w:rsidR="00000000" w:rsidRDefault="007C71EE">
      <w:pPr>
        <w:pStyle w:val="a"/>
        <w:rPr>
          <w:rtl/>
        </w:rPr>
      </w:pPr>
    </w:p>
    <w:p w14:paraId="0A6D722F" w14:textId="77777777" w:rsidR="00000000" w:rsidRDefault="007C71EE">
      <w:pPr>
        <w:pStyle w:val="a"/>
        <w:rPr>
          <w:rFonts w:hint="cs"/>
          <w:rtl/>
        </w:rPr>
      </w:pPr>
      <w:r>
        <w:rPr>
          <w:rFonts w:hint="cs"/>
          <w:rtl/>
        </w:rPr>
        <w:t>על כן, רבותי, חשוב מאוד שאנשים בבית ידעו שהאנשים שהם שלחו לשלטון בעיירות פיתוח - המצלמה, שם צריך לצלם - אין אף נציג באגף הזה, אף אחד מספסלי הליכוד.</w:t>
      </w:r>
    </w:p>
    <w:p w14:paraId="23C225DB" w14:textId="77777777" w:rsidR="00000000" w:rsidRDefault="007C71EE">
      <w:pPr>
        <w:pStyle w:val="a"/>
        <w:rPr>
          <w:rFonts w:hint="cs"/>
          <w:rtl/>
        </w:rPr>
      </w:pPr>
    </w:p>
    <w:p w14:paraId="6A32FF8C" w14:textId="77777777" w:rsidR="00000000" w:rsidRDefault="007C71EE">
      <w:pPr>
        <w:pStyle w:val="ac"/>
        <w:rPr>
          <w:rtl/>
        </w:rPr>
      </w:pPr>
      <w:r>
        <w:rPr>
          <w:rFonts w:hint="eastAsia"/>
          <w:rtl/>
        </w:rPr>
        <w:t>נסים</w:t>
      </w:r>
      <w:r>
        <w:rPr>
          <w:rtl/>
        </w:rPr>
        <w:t xml:space="preserve"> דהן (ש"ס):</w:t>
      </w:r>
    </w:p>
    <w:p w14:paraId="41829884" w14:textId="77777777" w:rsidR="00000000" w:rsidRDefault="007C71EE">
      <w:pPr>
        <w:pStyle w:val="a"/>
        <w:rPr>
          <w:rFonts w:hint="cs"/>
          <w:rtl/>
        </w:rPr>
      </w:pPr>
    </w:p>
    <w:p w14:paraId="4A21E70E" w14:textId="77777777" w:rsidR="00000000" w:rsidRDefault="007C71EE">
      <w:pPr>
        <w:pStyle w:val="a"/>
        <w:rPr>
          <w:rFonts w:hint="cs"/>
          <w:rtl/>
        </w:rPr>
      </w:pPr>
      <w:r>
        <w:rPr>
          <w:rFonts w:hint="cs"/>
          <w:rtl/>
        </w:rPr>
        <w:t>ישנה חברת הכנסת גילה פינקלשטיין.</w:t>
      </w:r>
    </w:p>
    <w:p w14:paraId="11A9DB88" w14:textId="77777777" w:rsidR="00000000" w:rsidRDefault="007C71EE">
      <w:pPr>
        <w:pStyle w:val="a"/>
        <w:rPr>
          <w:rFonts w:hint="cs"/>
          <w:rtl/>
        </w:rPr>
      </w:pPr>
    </w:p>
    <w:p w14:paraId="3C57A2E9" w14:textId="77777777" w:rsidR="00000000" w:rsidRDefault="007C71EE">
      <w:pPr>
        <w:pStyle w:val="ad"/>
        <w:rPr>
          <w:rtl/>
        </w:rPr>
      </w:pPr>
      <w:r>
        <w:rPr>
          <w:rtl/>
        </w:rPr>
        <w:t>היו"ר מוחמד</w:t>
      </w:r>
      <w:r>
        <w:rPr>
          <w:rtl/>
        </w:rPr>
        <w:t xml:space="preserve"> ברכה:</w:t>
      </w:r>
    </w:p>
    <w:p w14:paraId="09118875" w14:textId="77777777" w:rsidR="00000000" w:rsidRDefault="007C71EE">
      <w:pPr>
        <w:pStyle w:val="a"/>
        <w:rPr>
          <w:rtl/>
        </w:rPr>
      </w:pPr>
    </w:p>
    <w:p w14:paraId="00ACB2BF" w14:textId="77777777" w:rsidR="00000000" w:rsidRDefault="007C71EE">
      <w:pPr>
        <w:pStyle w:val="a"/>
        <w:rPr>
          <w:rFonts w:hint="cs"/>
          <w:rtl/>
        </w:rPr>
      </w:pPr>
      <w:r>
        <w:rPr>
          <w:rFonts w:hint="cs"/>
          <w:rtl/>
        </w:rPr>
        <w:t>חבר הכנסת טיבי, תסיים את נאומך. תעזוב את הבימוי.</w:t>
      </w:r>
    </w:p>
    <w:p w14:paraId="7C51EC60" w14:textId="77777777" w:rsidR="00000000" w:rsidRDefault="007C71EE">
      <w:pPr>
        <w:pStyle w:val="a"/>
        <w:rPr>
          <w:rFonts w:hint="cs"/>
          <w:rtl/>
        </w:rPr>
      </w:pPr>
    </w:p>
    <w:p w14:paraId="6DE61868" w14:textId="77777777" w:rsidR="00000000" w:rsidRDefault="007C71EE">
      <w:pPr>
        <w:pStyle w:val="SpeakerCon"/>
        <w:rPr>
          <w:rtl/>
        </w:rPr>
      </w:pPr>
      <w:bookmarkStart w:id="2351" w:name="FS000000560T28_05_2003_10_32_13C"/>
      <w:bookmarkEnd w:id="2351"/>
      <w:r>
        <w:rPr>
          <w:rtl/>
        </w:rPr>
        <w:t>אחמד טיבי (חד"ש-תע"ל):</w:t>
      </w:r>
    </w:p>
    <w:p w14:paraId="2F434AFD" w14:textId="77777777" w:rsidR="00000000" w:rsidRDefault="007C71EE">
      <w:pPr>
        <w:pStyle w:val="a"/>
        <w:rPr>
          <w:rFonts w:hint="cs"/>
          <w:rtl/>
        </w:rPr>
      </w:pPr>
    </w:p>
    <w:p w14:paraId="43A09377" w14:textId="77777777" w:rsidR="00000000" w:rsidRDefault="007C71EE">
      <w:pPr>
        <w:pStyle w:val="a"/>
        <w:rPr>
          <w:rFonts w:hint="cs"/>
          <w:rtl/>
        </w:rPr>
      </w:pPr>
      <w:r>
        <w:rPr>
          <w:rFonts w:hint="cs"/>
          <w:rtl/>
        </w:rPr>
        <w:t>זה לא מקרי. על כן, כדאי שהם יסיקו מסקנות מה הם יעשו בעתיד.</w:t>
      </w:r>
    </w:p>
    <w:p w14:paraId="024627FB" w14:textId="77777777" w:rsidR="00000000" w:rsidRDefault="007C71EE">
      <w:pPr>
        <w:pStyle w:val="a"/>
        <w:rPr>
          <w:rFonts w:hint="cs"/>
          <w:rtl/>
        </w:rPr>
      </w:pPr>
    </w:p>
    <w:p w14:paraId="5878834D" w14:textId="77777777" w:rsidR="00000000" w:rsidRDefault="007C71EE">
      <w:pPr>
        <w:pStyle w:val="ac"/>
        <w:rPr>
          <w:rtl/>
        </w:rPr>
      </w:pPr>
      <w:r>
        <w:rPr>
          <w:rFonts w:hint="eastAsia"/>
          <w:rtl/>
        </w:rPr>
        <w:t>דוד</w:t>
      </w:r>
      <w:r>
        <w:rPr>
          <w:rtl/>
        </w:rPr>
        <w:t xml:space="preserve"> טל (עם אחד):</w:t>
      </w:r>
    </w:p>
    <w:p w14:paraId="225206E1" w14:textId="77777777" w:rsidR="00000000" w:rsidRDefault="007C71EE">
      <w:pPr>
        <w:pStyle w:val="a"/>
        <w:rPr>
          <w:rFonts w:hint="cs"/>
          <w:rtl/>
        </w:rPr>
      </w:pPr>
    </w:p>
    <w:p w14:paraId="3FDEB16B" w14:textId="77777777" w:rsidR="00000000" w:rsidRDefault="007C71EE">
      <w:pPr>
        <w:pStyle w:val="a"/>
        <w:rPr>
          <w:rFonts w:hint="cs"/>
          <w:rtl/>
        </w:rPr>
      </w:pPr>
      <w:r>
        <w:rPr>
          <w:rFonts w:hint="cs"/>
          <w:rtl/>
        </w:rPr>
        <w:t>אין ספק.</w:t>
      </w:r>
    </w:p>
    <w:p w14:paraId="5D491AE1" w14:textId="77777777" w:rsidR="00000000" w:rsidRDefault="007C71EE">
      <w:pPr>
        <w:pStyle w:val="a"/>
        <w:rPr>
          <w:rFonts w:hint="cs"/>
          <w:rtl/>
        </w:rPr>
      </w:pPr>
    </w:p>
    <w:p w14:paraId="58990EBE" w14:textId="77777777" w:rsidR="00000000" w:rsidRDefault="007C71EE">
      <w:pPr>
        <w:pStyle w:val="ad"/>
        <w:rPr>
          <w:rtl/>
        </w:rPr>
      </w:pPr>
      <w:r>
        <w:rPr>
          <w:rtl/>
        </w:rPr>
        <w:t>היו"ר מוחמד ברכה:</w:t>
      </w:r>
    </w:p>
    <w:p w14:paraId="02D7632C" w14:textId="77777777" w:rsidR="00000000" w:rsidRDefault="007C71EE">
      <w:pPr>
        <w:pStyle w:val="a"/>
        <w:rPr>
          <w:rtl/>
        </w:rPr>
      </w:pPr>
    </w:p>
    <w:p w14:paraId="1C0441CA" w14:textId="77777777" w:rsidR="00000000" w:rsidRDefault="007C71EE">
      <w:pPr>
        <w:pStyle w:val="a"/>
        <w:rPr>
          <w:rFonts w:hint="cs"/>
          <w:rtl/>
        </w:rPr>
      </w:pPr>
      <w:r>
        <w:rPr>
          <w:rFonts w:hint="cs"/>
          <w:rtl/>
        </w:rPr>
        <w:t xml:space="preserve">חבר הכנסת טיבי, תודה רבה. רשות הדיבור לחבר הכנסת חיים אורון. אחריו </w:t>
      </w:r>
      <w:r>
        <w:rPr>
          <w:rFonts w:hint="cs"/>
          <w:rtl/>
        </w:rPr>
        <w:t>- לחבר הכנסת חיים כץ.</w:t>
      </w:r>
    </w:p>
    <w:p w14:paraId="6A5C9BB4" w14:textId="77777777" w:rsidR="00000000" w:rsidRDefault="007C71EE">
      <w:pPr>
        <w:pStyle w:val="a"/>
        <w:rPr>
          <w:rFonts w:hint="cs"/>
          <w:rtl/>
        </w:rPr>
      </w:pPr>
    </w:p>
    <w:p w14:paraId="7DCE3781" w14:textId="77777777" w:rsidR="00000000" w:rsidRDefault="007C71EE">
      <w:pPr>
        <w:pStyle w:val="Speaker"/>
        <w:rPr>
          <w:rtl/>
        </w:rPr>
      </w:pPr>
      <w:bookmarkStart w:id="2352" w:name="FS000001065T28_05_2003_10_33_36"/>
      <w:bookmarkEnd w:id="2352"/>
      <w:r>
        <w:rPr>
          <w:rtl/>
        </w:rPr>
        <w:t>חיים אורון (מרצ):</w:t>
      </w:r>
    </w:p>
    <w:p w14:paraId="6B345E60" w14:textId="77777777" w:rsidR="00000000" w:rsidRDefault="007C71EE">
      <w:pPr>
        <w:pStyle w:val="a"/>
        <w:rPr>
          <w:rtl/>
        </w:rPr>
      </w:pPr>
    </w:p>
    <w:p w14:paraId="5315754C" w14:textId="77777777" w:rsidR="00000000" w:rsidRDefault="007C71EE">
      <w:pPr>
        <w:pStyle w:val="a"/>
        <w:rPr>
          <w:rFonts w:hint="cs"/>
          <w:rtl/>
        </w:rPr>
      </w:pPr>
      <w:r>
        <w:rPr>
          <w:rFonts w:hint="cs"/>
          <w:rtl/>
        </w:rPr>
        <w:t>אדוני היושב-ראש, חברי הכנסת, בעוד כמה שעות נתחיל להצביע על החוברת הזאת של 152 עמודים ועל עוד כ=484 עמודי הסתייגויות. חבר הכנסת אחמד טיבי אמר קודם, שרוב חברי הכנסת לא יודעים על מה הם מצביעים. החלטתי במהלך הלילה הארו</w:t>
      </w:r>
      <w:r>
        <w:rPr>
          <w:rFonts w:hint="cs"/>
          <w:rtl/>
        </w:rPr>
        <w:t>ך הזה לעשות שירות לחברי הכנסת ולצופים, וגם לשר המשפטים, ולנסות לסכם מה יש בחוברת הזאת. אני באמת חושב שרבים לא יודעים. אני אקרא את האינוונטר, ואשתדל גם לתת תג מחיר לכל הצעה. אני מאוד מקווה שלפחות אותם חברים שיהיו פה ידעו על מה הם מצביעים.</w:t>
      </w:r>
    </w:p>
    <w:p w14:paraId="7941B827" w14:textId="77777777" w:rsidR="00000000" w:rsidRDefault="007C71EE">
      <w:pPr>
        <w:pStyle w:val="a"/>
        <w:rPr>
          <w:rFonts w:hint="cs"/>
          <w:rtl/>
        </w:rPr>
      </w:pPr>
    </w:p>
    <w:p w14:paraId="69429E4F" w14:textId="77777777" w:rsidR="00000000" w:rsidRDefault="007C71EE">
      <w:pPr>
        <w:pStyle w:val="a"/>
        <w:rPr>
          <w:rFonts w:hint="cs"/>
          <w:rtl/>
        </w:rPr>
      </w:pPr>
      <w:r>
        <w:rPr>
          <w:rFonts w:hint="cs"/>
          <w:rtl/>
        </w:rPr>
        <w:t>חבר הכנסת עמרם מצ</w:t>
      </w:r>
      <w:r>
        <w:rPr>
          <w:rFonts w:hint="cs"/>
          <w:rtl/>
        </w:rPr>
        <w:t xml:space="preserve">נע אמר כאן אתמול, שבעצם כמעט לא נשאר שום דבר מהתוכנית של ביבי נתניהו. כשדיברתי אחריו אמרתי, ואני חוזר ואומר זאת כאן: חברי הכנסת, רוב רובה של התוכנית נשאר, ובעיקר המרכיבים הרעים בה, והקנקן האידיאולוגי המובהק, שמשותף לשר האוצר ולסיעת שינוי, ובעיקר לראש סיעת </w:t>
      </w:r>
      <w:r>
        <w:rPr>
          <w:rFonts w:hint="cs"/>
          <w:rtl/>
        </w:rPr>
        <w:t>שינוי - הוא נשאר כאן כולו.</w:t>
      </w:r>
    </w:p>
    <w:p w14:paraId="3BC03D80" w14:textId="77777777" w:rsidR="00000000" w:rsidRDefault="007C71EE">
      <w:pPr>
        <w:pStyle w:val="a"/>
        <w:rPr>
          <w:rFonts w:hint="cs"/>
          <w:rtl/>
        </w:rPr>
      </w:pPr>
    </w:p>
    <w:p w14:paraId="59043A8E" w14:textId="77777777" w:rsidR="00000000" w:rsidRDefault="007C71EE">
      <w:pPr>
        <w:pStyle w:val="a"/>
        <w:rPr>
          <w:rFonts w:hint="cs"/>
          <w:rtl/>
        </w:rPr>
      </w:pPr>
      <w:r>
        <w:rPr>
          <w:rFonts w:hint="cs"/>
          <w:rtl/>
        </w:rPr>
        <w:t xml:space="preserve">אתחיל לקרוא כל סעיף על-פי הסדר. מעלים את הארנונה ב=3.2%. זו לא פגיעה במעמד הביניים. השכר במשק קפוא. יש חלקים שהשכר יורד. זו העלאת מס לכל דבר ועניין. בחישוב שנתי זה בטח 1-1.5 מיליארד שקל תוספת מס, ודרך אגב זה מס מאוד רגרסיבי, כי </w:t>
      </w:r>
      <w:r>
        <w:rPr>
          <w:rFonts w:hint="cs"/>
          <w:rtl/>
        </w:rPr>
        <w:t>הארנונה מאוד רגרסיבית, והיא לפי שטח הדירה וכל מיני מדדים, ואין לי זמן לפרט זאת.</w:t>
      </w:r>
    </w:p>
    <w:p w14:paraId="12473860" w14:textId="77777777" w:rsidR="00000000" w:rsidRDefault="007C71EE">
      <w:pPr>
        <w:pStyle w:val="a"/>
        <w:rPr>
          <w:rFonts w:hint="cs"/>
          <w:rtl/>
        </w:rPr>
      </w:pPr>
    </w:p>
    <w:p w14:paraId="514A65BC" w14:textId="77777777" w:rsidR="00000000" w:rsidRDefault="007C71EE">
      <w:pPr>
        <w:pStyle w:val="a"/>
        <w:rPr>
          <w:rFonts w:hint="cs"/>
          <w:rtl/>
        </w:rPr>
      </w:pPr>
      <w:r>
        <w:rPr>
          <w:rFonts w:hint="cs"/>
          <w:rtl/>
        </w:rPr>
        <w:t>אדוני שר המשפטים, סעיף שני הוא ממש על-פי כתובתך: לא מקיימים את החוק להשאלת ספרי לימוד. מי שזוכר את ההסכם הקואליציוני, הרי שהופיע שם למטה במדפסת אחרת, ולא במדפסת שבה הודפס כל ה</w:t>
      </w:r>
      <w:r>
        <w:rPr>
          <w:rFonts w:hint="cs"/>
          <w:rtl/>
        </w:rPr>
        <w:t>הסכם, שהממשלה תפעל לקיומו של החוק להשאלת ספרי לימוד. מדובר על כך, שלאט-לאט, במהלך כמה שנים, ספרי הלימוד בבתי-הספר יהיו חלק מהסל שהתלמידים מקבלים. זה נדחה. חברים, אני רוצה לדווח לכם, שבעזרתו הפעילה של איש מרצ שעומד על הבמה, כאשר בוועדה זה לא עבר, הבדיחה שעש</w:t>
      </w:r>
      <w:r>
        <w:rPr>
          <w:rFonts w:hint="cs"/>
          <w:rtl/>
        </w:rPr>
        <w:t>ו עם שינוי, התחייב האוצר - - -</w:t>
      </w:r>
    </w:p>
    <w:p w14:paraId="2E2DB33E" w14:textId="77777777" w:rsidR="00000000" w:rsidRDefault="007C71EE">
      <w:pPr>
        <w:pStyle w:val="a"/>
        <w:rPr>
          <w:rFonts w:hint="cs"/>
          <w:rtl/>
        </w:rPr>
      </w:pPr>
    </w:p>
    <w:p w14:paraId="2A42121D" w14:textId="77777777" w:rsidR="00000000" w:rsidRDefault="007C71EE">
      <w:pPr>
        <w:pStyle w:val="a"/>
        <w:rPr>
          <w:rFonts w:hint="cs"/>
          <w:rtl/>
        </w:rPr>
      </w:pPr>
      <w:r>
        <w:rPr>
          <w:rFonts w:hint="cs"/>
          <w:rtl/>
        </w:rPr>
        <w:t xml:space="preserve">השרה יהודית נאות, טוב שנכנסת. זה החוק לכבודך. חוק השאלת ספרי לימוד בטל, למרות ההסכם. הוא נדחה לעוד שנתיים. </w:t>
      </w:r>
    </w:p>
    <w:p w14:paraId="43BDAC0A" w14:textId="77777777" w:rsidR="00000000" w:rsidRDefault="007C71EE">
      <w:pPr>
        <w:pStyle w:val="a"/>
        <w:rPr>
          <w:rFonts w:hint="cs"/>
          <w:rtl/>
        </w:rPr>
      </w:pPr>
    </w:p>
    <w:p w14:paraId="5E7DDCBD" w14:textId="77777777" w:rsidR="00000000" w:rsidRDefault="007C71EE">
      <w:pPr>
        <w:pStyle w:val="ac"/>
        <w:rPr>
          <w:rtl/>
        </w:rPr>
      </w:pPr>
      <w:r>
        <w:rPr>
          <w:rFonts w:hint="eastAsia"/>
          <w:rtl/>
        </w:rPr>
        <w:t>השרה</w:t>
      </w:r>
      <w:r>
        <w:rPr>
          <w:rtl/>
        </w:rPr>
        <w:t xml:space="preserve"> לאיכות הסביבה יהודית נאות:</w:t>
      </w:r>
    </w:p>
    <w:p w14:paraId="1D8A2816" w14:textId="77777777" w:rsidR="00000000" w:rsidRDefault="007C71EE">
      <w:pPr>
        <w:pStyle w:val="a"/>
        <w:rPr>
          <w:rFonts w:hint="cs"/>
          <w:rtl/>
        </w:rPr>
      </w:pPr>
    </w:p>
    <w:p w14:paraId="58309D45" w14:textId="77777777" w:rsidR="00000000" w:rsidRDefault="007C71EE">
      <w:pPr>
        <w:pStyle w:val="a"/>
        <w:rPr>
          <w:rFonts w:hint="cs"/>
          <w:rtl/>
        </w:rPr>
      </w:pPr>
      <w:r>
        <w:rPr>
          <w:rFonts w:hint="cs"/>
          <w:rtl/>
        </w:rPr>
        <w:t>התחיל בהקפאות. הראשון שהתחיל - - -</w:t>
      </w:r>
    </w:p>
    <w:p w14:paraId="5C0E52A1" w14:textId="77777777" w:rsidR="00000000" w:rsidRDefault="007C71EE">
      <w:pPr>
        <w:pStyle w:val="a"/>
        <w:rPr>
          <w:rFonts w:hint="cs"/>
          <w:rtl/>
        </w:rPr>
      </w:pPr>
    </w:p>
    <w:p w14:paraId="2C84E047" w14:textId="77777777" w:rsidR="00000000" w:rsidRDefault="007C71EE">
      <w:pPr>
        <w:pStyle w:val="SpeakerCon"/>
        <w:rPr>
          <w:rtl/>
        </w:rPr>
      </w:pPr>
      <w:bookmarkStart w:id="2353" w:name="FS000001065T28_05_2003_10_33_38C"/>
      <w:bookmarkEnd w:id="2353"/>
      <w:r>
        <w:rPr>
          <w:rtl/>
        </w:rPr>
        <w:t>חיים אורון (מרצ):</w:t>
      </w:r>
    </w:p>
    <w:p w14:paraId="009CCBF4" w14:textId="77777777" w:rsidR="00000000" w:rsidRDefault="007C71EE">
      <w:pPr>
        <w:pStyle w:val="a"/>
        <w:rPr>
          <w:rFonts w:hint="cs"/>
          <w:rtl/>
        </w:rPr>
      </w:pPr>
    </w:p>
    <w:p w14:paraId="1A49000C" w14:textId="77777777" w:rsidR="00000000" w:rsidRDefault="007C71EE">
      <w:pPr>
        <w:pStyle w:val="a"/>
        <w:rPr>
          <w:rFonts w:hint="cs"/>
          <w:rtl/>
        </w:rPr>
      </w:pPr>
      <w:r>
        <w:rPr>
          <w:rFonts w:hint="cs"/>
          <w:rtl/>
        </w:rPr>
        <w:t>סליחה. טוב שבאת. כבוד השרה,</w:t>
      </w:r>
      <w:r>
        <w:rPr>
          <w:rFonts w:hint="cs"/>
          <w:rtl/>
        </w:rPr>
        <w:t xml:space="preserve"> בזכותי עצרנו את התהליך, והאוצר התחייב: השנה יש 4 מיליוני שקל, בשנה הבאה </w:t>
      </w:r>
      <w:r>
        <w:rPr>
          <w:rtl/>
        </w:rPr>
        <w:t>–</w:t>
      </w:r>
      <w:r>
        <w:rPr>
          <w:rFonts w:hint="cs"/>
          <w:rtl/>
        </w:rPr>
        <w:t xml:space="preserve"> 6 מיליוני שקל, ובשנה שאחריה </w:t>
      </w:r>
      <w:r>
        <w:rPr>
          <w:rtl/>
        </w:rPr>
        <w:t>–</w:t>
      </w:r>
      <w:r>
        <w:rPr>
          <w:rFonts w:hint="cs"/>
          <w:rtl/>
        </w:rPr>
        <w:t xml:space="preserve"> 9 מיליוני שקל. תקשיבי היטב ותבדקי באוצר: אף  שלא הסכימו לבטל את ביטול החוק, גם זה - - -</w:t>
      </w:r>
    </w:p>
    <w:p w14:paraId="7D938CDF" w14:textId="77777777" w:rsidR="00000000" w:rsidRDefault="007C71EE">
      <w:pPr>
        <w:pStyle w:val="a"/>
        <w:rPr>
          <w:rFonts w:hint="cs"/>
          <w:rtl/>
        </w:rPr>
      </w:pPr>
    </w:p>
    <w:p w14:paraId="20903B6A" w14:textId="77777777" w:rsidR="00000000" w:rsidRDefault="007C71EE">
      <w:pPr>
        <w:pStyle w:val="ac"/>
        <w:rPr>
          <w:rtl/>
        </w:rPr>
      </w:pPr>
      <w:r>
        <w:rPr>
          <w:rFonts w:hint="eastAsia"/>
          <w:rtl/>
        </w:rPr>
        <w:t>השרה</w:t>
      </w:r>
      <w:r>
        <w:rPr>
          <w:rtl/>
        </w:rPr>
        <w:t xml:space="preserve"> לאיכות הסביבה יהודית נאות:</w:t>
      </w:r>
    </w:p>
    <w:p w14:paraId="58441F0F" w14:textId="77777777" w:rsidR="00000000" w:rsidRDefault="007C71EE">
      <w:pPr>
        <w:pStyle w:val="a"/>
        <w:rPr>
          <w:rFonts w:hint="cs"/>
          <w:rtl/>
        </w:rPr>
      </w:pPr>
    </w:p>
    <w:p w14:paraId="48685C37" w14:textId="77777777" w:rsidR="00000000" w:rsidRDefault="007C71EE">
      <w:pPr>
        <w:pStyle w:val="a"/>
        <w:rPr>
          <w:rFonts w:hint="cs"/>
          <w:rtl/>
        </w:rPr>
      </w:pPr>
      <w:r>
        <w:rPr>
          <w:rFonts w:hint="cs"/>
          <w:rtl/>
        </w:rPr>
        <w:t>אבל זה כך כל הזמן.</w:t>
      </w:r>
    </w:p>
    <w:p w14:paraId="66A674AF" w14:textId="77777777" w:rsidR="00000000" w:rsidRDefault="007C71EE">
      <w:pPr>
        <w:pStyle w:val="a"/>
        <w:rPr>
          <w:rFonts w:hint="cs"/>
          <w:rtl/>
        </w:rPr>
      </w:pPr>
    </w:p>
    <w:p w14:paraId="1AD73B16" w14:textId="77777777" w:rsidR="00000000" w:rsidRDefault="007C71EE">
      <w:pPr>
        <w:pStyle w:val="SpeakerCon"/>
        <w:rPr>
          <w:rtl/>
        </w:rPr>
      </w:pPr>
      <w:bookmarkStart w:id="2354" w:name="FS000001065T28_05_2003_10_33_40C"/>
      <w:bookmarkEnd w:id="2354"/>
      <w:r>
        <w:rPr>
          <w:rtl/>
        </w:rPr>
        <w:t>חיים אורו</w:t>
      </w:r>
      <w:r>
        <w:rPr>
          <w:rtl/>
        </w:rPr>
        <w:t>ן (מרצ):</w:t>
      </w:r>
    </w:p>
    <w:p w14:paraId="4E0288D8" w14:textId="77777777" w:rsidR="00000000" w:rsidRDefault="007C71EE">
      <w:pPr>
        <w:pStyle w:val="a"/>
        <w:rPr>
          <w:rtl/>
        </w:rPr>
      </w:pPr>
    </w:p>
    <w:p w14:paraId="524895BE" w14:textId="77777777" w:rsidR="00000000" w:rsidRDefault="007C71EE">
      <w:pPr>
        <w:pStyle w:val="a"/>
        <w:rPr>
          <w:rFonts w:hint="cs"/>
          <w:rtl/>
        </w:rPr>
      </w:pPr>
      <w:r>
        <w:rPr>
          <w:rFonts w:hint="cs"/>
          <w:rtl/>
        </w:rPr>
        <w:t>לא. החוק בטל. תקראי בספר.</w:t>
      </w:r>
    </w:p>
    <w:p w14:paraId="45A57A9B" w14:textId="77777777" w:rsidR="00000000" w:rsidRDefault="007C71EE">
      <w:pPr>
        <w:pStyle w:val="a"/>
        <w:rPr>
          <w:rFonts w:hint="cs"/>
          <w:rtl/>
        </w:rPr>
      </w:pPr>
    </w:p>
    <w:p w14:paraId="785D6B51" w14:textId="77777777" w:rsidR="00000000" w:rsidRDefault="007C71EE">
      <w:pPr>
        <w:pStyle w:val="ac"/>
        <w:rPr>
          <w:rtl/>
        </w:rPr>
      </w:pPr>
      <w:r>
        <w:rPr>
          <w:rFonts w:hint="eastAsia"/>
          <w:rtl/>
        </w:rPr>
        <w:t>השרה</w:t>
      </w:r>
      <w:r>
        <w:rPr>
          <w:rtl/>
        </w:rPr>
        <w:t xml:space="preserve"> לאיכות הסביבה יהודית נאות:</w:t>
      </w:r>
    </w:p>
    <w:p w14:paraId="32EAE88E" w14:textId="77777777" w:rsidR="00000000" w:rsidRDefault="007C71EE">
      <w:pPr>
        <w:pStyle w:val="a"/>
        <w:rPr>
          <w:rFonts w:hint="cs"/>
          <w:rtl/>
        </w:rPr>
      </w:pPr>
    </w:p>
    <w:p w14:paraId="78E8593D" w14:textId="77777777" w:rsidR="00000000" w:rsidRDefault="007C71EE">
      <w:pPr>
        <w:pStyle w:val="a"/>
        <w:rPr>
          <w:rFonts w:hint="cs"/>
          <w:rtl/>
        </w:rPr>
      </w:pPr>
      <w:r>
        <w:rPr>
          <w:rFonts w:hint="cs"/>
          <w:rtl/>
        </w:rPr>
        <w:t>ג'ומס, על חוק השאלת ספרי לימוד אני יכולה לספר לך.</w:t>
      </w:r>
    </w:p>
    <w:p w14:paraId="04B46835" w14:textId="77777777" w:rsidR="00000000" w:rsidRDefault="007C71EE">
      <w:pPr>
        <w:pStyle w:val="a"/>
        <w:rPr>
          <w:rFonts w:hint="cs"/>
          <w:rtl/>
        </w:rPr>
      </w:pPr>
    </w:p>
    <w:p w14:paraId="180E743A" w14:textId="77777777" w:rsidR="00000000" w:rsidRDefault="007C71EE">
      <w:pPr>
        <w:pStyle w:val="SpeakerCon"/>
        <w:rPr>
          <w:rtl/>
        </w:rPr>
      </w:pPr>
      <w:bookmarkStart w:id="2355" w:name="FS000001065T28_05_2003_11_07_48C"/>
      <w:bookmarkEnd w:id="2355"/>
      <w:r>
        <w:rPr>
          <w:rtl/>
        </w:rPr>
        <w:t>חיים אורון (מרצ):</w:t>
      </w:r>
    </w:p>
    <w:p w14:paraId="7D8D86AB" w14:textId="77777777" w:rsidR="00000000" w:rsidRDefault="007C71EE">
      <w:pPr>
        <w:pStyle w:val="a"/>
        <w:rPr>
          <w:rFonts w:hint="cs"/>
          <w:rtl/>
        </w:rPr>
      </w:pPr>
      <w:bookmarkStart w:id="2356" w:name="FS000001065T28_05_2003_11_07_46"/>
      <w:bookmarkEnd w:id="2356"/>
    </w:p>
    <w:p w14:paraId="397457C4" w14:textId="77777777" w:rsidR="00000000" w:rsidRDefault="007C71EE">
      <w:pPr>
        <w:pStyle w:val="a"/>
        <w:rPr>
          <w:rFonts w:hint="cs"/>
          <w:rtl/>
        </w:rPr>
      </w:pPr>
      <w:r>
        <w:rPr>
          <w:rFonts w:hint="cs"/>
          <w:rtl/>
        </w:rPr>
        <w:t>את לא צריכה לספר לי, כי אין לי זמן.</w:t>
      </w:r>
    </w:p>
    <w:p w14:paraId="3F57C79B" w14:textId="77777777" w:rsidR="00000000" w:rsidRDefault="007C71EE">
      <w:pPr>
        <w:pStyle w:val="a"/>
        <w:rPr>
          <w:rFonts w:hint="cs"/>
          <w:rtl/>
        </w:rPr>
      </w:pPr>
    </w:p>
    <w:p w14:paraId="25915123" w14:textId="77777777" w:rsidR="00000000" w:rsidRDefault="007C71EE">
      <w:pPr>
        <w:pStyle w:val="ad"/>
        <w:rPr>
          <w:rtl/>
        </w:rPr>
      </w:pPr>
      <w:r>
        <w:rPr>
          <w:rtl/>
        </w:rPr>
        <w:t>היו"ר מוחמד ברכה:</w:t>
      </w:r>
    </w:p>
    <w:p w14:paraId="52E27EA9" w14:textId="77777777" w:rsidR="00000000" w:rsidRDefault="007C71EE">
      <w:pPr>
        <w:pStyle w:val="a"/>
        <w:rPr>
          <w:rtl/>
        </w:rPr>
      </w:pPr>
    </w:p>
    <w:p w14:paraId="5621F628" w14:textId="77777777" w:rsidR="00000000" w:rsidRDefault="007C71EE">
      <w:pPr>
        <w:pStyle w:val="a"/>
        <w:rPr>
          <w:rFonts w:hint="cs"/>
          <w:rtl/>
        </w:rPr>
      </w:pPr>
      <w:r>
        <w:rPr>
          <w:rFonts w:hint="cs"/>
          <w:rtl/>
        </w:rPr>
        <w:t>יש לו, לחבר הכנסת אורון, עבודה מרובה. הדברים חשובים מאוד.</w:t>
      </w:r>
    </w:p>
    <w:p w14:paraId="6FED316C" w14:textId="77777777" w:rsidR="00000000" w:rsidRDefault="007C71EE">
      <w:pPr>
        <w:pStyle w:val="a"/>
        <w:rPr>
          <w:rFonts w:hint="cs"/>
          <w:rtl/>
        </w:rPr>
      </w:pPr>
    </w:p>
    <w:p w14:paraId="798DF4B7" w14:textId="77777777" w:rsidR="00000000" w:rsidRDefault="007C71EE">
      <w:pPr>
        <w:pStyle w:val="ac"/>
        <w:rPr>
          <w:rtl/>
        </w:rPr>
      </w:pPr>
      <w:r>
        <w:rPr>
          <w:rFonts w:hint="eastAsia"/>
          <w:rtl/>
        </w:rPr>
        <w:t>ה</w:t>
      </w:r>
      <w:r>
        <w:rPr>
          <w:rFonts w:hint="eastAsia"/>
          <w:rtl/>
        </w:rPr>
        <w:t>שרה</w:t>
      </w:r>
      <w:r>
        <w:rPr>
          <w:rtl/>
        </w:rPr>
        <w:t xml:space="preserve"> לאיכות הסביבה יהודית נאות:</w:t>
      </w:r>
    </w:p>
    <w:p w14:paraId="55F213AE" w14:textId="77777777" w:rsidR="00000000" w:rsidRDefault="007C71EE">
      <w:pPr>
        <w:pStyle w:val="a"/>
        <w:rPr>
          <w:rFonts w:hint="cs"/>
          <w:rtl/>
        </w:rPr>
      </w:pPr>
    </w:p>
    <w:p w14:paraId="42E9D626" w14:textId="77777777" w:rsidR="00000000" w:rsidRDefault="007C71EE">
      <w:pPr>
        <w:pStyle w:val="a"/>
        <w:rPr>
          <w:rFonts w:hint="cs"/>
          <w:rtl/>
        </w:rPr>
      </w:pPr>
      <w:r>
        <w:rPr>
          <w:rFonts w:hint="cs"/>
          <w:rtl/>
        </w:rPr>
        <w:t>אני מודה לך - - -</w:t>
      </w:r>
    </w:p>
    <w:p w14:paraId="1FC944C7" w14:textId="77777777" w:rsidR="00000000" w:rsidRDefault="007C71EE">
      <w:pPr>
        <w:pStyle w:val="a"/>
        <w:rPr>
          <w:rFonts w:hint="cs"/>
          <w:rtl/>
        </w:rPr>
      </w:pPr>
    </w:p>
    <w:p w14:paraId="07603906" w14:textId="77777777" w:rsidR="00000000" w:rsidRDefault="007C71EE">
      <w:pPr>
        <w:pStyle w:val="SpeakerCon"/>
        <w:rPr>
          <w:rtl/>
        </w:rPr>
      </w:pPr>
      <w:bookmarkStart w:id="2357" w:name="FS000001065T28_05_2003_11_07_52C"/>
      <w:bookmarkEnd w:id="2357"/>
      <w:r>
        <w:rPr>
          <w:rtl/>
        </w:rPr>
        <w:t>חיים אורון (מרצ):</w:t>
      </w:r>
    </w:p>
    <w:p w14:paraId="11784D89" w14:textId="77777777" w:rsidR="00000000" w:rsidRDefault="007C71EE">
      <w:pPr>
        <w:pStyle w:val="a"/>
        <w:rPr>
          <w:rtl/>
        </w:rPr>
      </w:pPr>
    </w:p>
    <w:p w14:paraId="4F4336A4" w14:textId="77777777" w:rsidR="00000000" w:rsidRDefault="007C71EE">
      <w:pPr>
        <w:pStyle w:val="a"/>
        <w:rPr>
          <w:rFonts w:hint="cs"/>
          <w:rtl/>
        </w:rPr>
      </w:pPr>
      <w:r>
        <w:rPr>
          <w:rFonts w:hint="cs"/>
          <w:rtl/>
        </w:rPr>
        <w:t>הסעיף הבא שאנחנו עומדים להחליט עליו הוא ביטול מענקים לשיכון בנגב. אני יודע שעל-פי תפיסת שינוי, והלילה קיבלתי על זה שיעור גדול, המענקים לשיכון הם לשכבות הכי חלשות. אני רוצה לדווח לכם, שבא</w:t>
      </w:r>
      <w:r>
        <w:rPr>
          <w:rFonts w:hint="cs"/>
          <w:rtl/>
        </w:rPr>
        <w:t>זורים הפריפריאליים מענקים לשיכון הם לשכבות הביניים. זה מבוטל, ואין  מענקים לשיכון בנגב. חכו, יש עוד ביטול מענקים לשיכון. לגבי זה, נחליט היום.</w:t>
      </w:r>
    </w:p>
    <w:p w14:paraId="6094226B" w14:textId="77777777" w:rsidR="00000000" w:rsidRDefault="007C71EE">
      <w:pPr>
        <w:pStyle w:val="a"/>
        <w:rPr>
          <w:rFonts w:hint="cs"/>
          <w:rtl/>
        </w:rPr>
      </w:pPr>
    </w:p>
    <w:p w14:paraId="2DF951D7" w14:textId="77777777" w:rsidR="00000000" w:rsidRDefault="007C71EE">
      <w:pPr>
        <w:pStyle w:val="a"/>
        <w:rPr>
          <w:rFonts w:hint="cs"/>
          <w:rtl/>
        </w:rPr>
      </w:pPr>
      <w:r>
        <w:rPr>
          <w:rFonts w:hint="cs"/>
          <w:rtl/>
        </w:rPr>
        <w:t xml:space="preserve">הסעיף הבא הוא ביטול הלוואות לשיכון בכל הארץ - 800 מיליון שקל. אין יותר מענקים בסל המענקים של מדינת ישראל לשיכון, </w:t>
      </w:r>
      <w:r>
        <w:rPr>
          <w:rFonts w:hint="cs"/>
          <w:rtl/>
        </w:rPr>
        <w:t>אלא רק הלוואות. אם אני צריך לשפוט, רוב 800 מיליון השקל נופלים על מעמד הביניים, כפי שאני מבין את מעמד הביניים: לא שני העשירונים העליונים.</w:t>
      </w:r>
    </w:p>
    <w:p w14:paraId="50C57F52" w14:textId="77777777" w:rsidR="00000000" w:rsidRDefault="007C71EE">
      <w:pPr>
        <w:pStyle w:val="a"/>
        <w:rPr>
          <w:rFonts w:hint="cs"/>
          <w:rtl/>
        </w:rPr>
      </w:pPr>
    </w:p>
    <w:p w14:paraId="43B23AF0" w14:textId="77777777" w:rsidR="00000000" w:rsidRDefault="007C71EE">
      <w:pPr>
        <w:pStyle w:val="a"/>
        <w:rPr>
          <w:rFonts w:hint="cs"/>
          <w:rtl/>
        </w:rPr>
      </w:pPr>
      <w:r>
        <w:rPr>
          <w:rFonts w:hint="cs"/>
          <w:rtl/>
        </w:rPr>
        <w:t>יש איזה  סעיף קטן שלגביו כתוב: "בטל". שני בני זוג קיבלו קצבאות שונות. אם האחד נפטר, מקבלים את הקצבה הנמוכה בין השתיים.</w:t>
      </w:r>
      <w:r>
        <w:rPr>
          <w:rFonts w:hint="cs"/>
          <w:rtl/>
        </w:rPr>
        <w:t xml:space="preserve"> גם אם היא, או הוא, היו באופן אישי זכאים לקצבה הגבוהה יותר, זה יורד. הכול נמצא בתוך החוק הזה.</w:t>
      </w:r>
    </w:p>
    <w:p w14:paraId="278BF456" w14:textId="77777777" w:rsidR="00000000" w:rsidRDefault="007C71EE">
      <w:pPr>
        <w:pStyle w:val="ad"/>
        <w:rPr>
          <w:rtl/>
        </w:rPr>
      </w:pPr>
    </w:p>
    <w:p w14:paraId="3F295757" w14:textId="77777777" w:rsidR="00000000" w:rsidRDefault="007C71EE">
      <w:pPr>
        <w:pStyle w:val="ad"/>
        <w:rPr>
          <w:rtl/>
        </w:rPr>
      </w:pPr>
      <w:r>
        <w:rPr>
          <w:rtl/>
        </w:rPr>
        <w:t>היו"ר מוחמד ברכה:</w:t>
      </w:r>
    </w:p>
    <w:p w14:paraId="3008851D" w14:textId="77777777" w:rsidR="00000000" w:rsidRDefault="007C71EE">
      <w:pPr>
        <w:pStyle w:val="a"/>
        <w:rPr>
          <w:rFonts w:hint="cs"/>
          <w:rtl/>
        </w:rPr>
      </w:pPr>
    </w:p>
    <w:p w14:paraId="51E78193" w14:textId="77777777" w:rsidR="00000000" w:rsidRDefault="007C71EE">
      <w:pPr>
        <w:pStyle w:val="a"/>
        <w:rPr>
          <w:rFonts w:hint="cs"/>
          <w:rtl/>
        </w:rPr>
      </w:pPr>
      <w:r>
        <w:rPr>
          <w:rFonts w:hint="cs"/>
          <w:rtl/>
        </w:rPr>
        <w:t>מה זאת אומרת: יוּרד?</w:t>
      </w:r>
    </w:p>
    <w:p w14:paraId="3962CEA7" w14:textId="77777777" w:rsidR="00000000" w:rsidRDefault="007C71EE">
      <w:pPr>
        <w:pStyle w:val="a"/>
        <w:rPr>
          <w:rFonts w:hint="cs"/>
          <w:rtl/>
        </w:rPr>
      </w:pPr>
      <w:r>
        <w:rPr>
          <w:rFonts w:hint="cs"/>
          <w:rtl/>
        </w:rPr>
        <w:t xml:space="preserve"> </w:t>
      </w:r>
    </w:p>
    <w:p w14:paraId="1E9EA5E0" w14:textId="77777777" w:rsidR="00000000" w:rsidRDefault="007C71EE">
      <w:pPr>
        <w:pStyle w:val="SpeakerCon"/>
        <w:rPr>
          <w:rtl/>
        </w:rPr>
      </w:pPr>
      <w:bookmarkStart w:id="2358" w:name="FS000001065T28_05_2003_11_07_54C"/>
      <w:bookmarkEnd w:id="2358"/>
      <w:r>
        <w:rPr>
          <w:rtl/>
        </w:rPr>
        <w:t>חיים אורון (מרצ):</w:t>
      </w:r>
    </w:p>
    <w:p w14:paraId="474E479C" w14:textId="77777777" w:rsidR="00000000" w:rsidRDefault="007C71EE">
      <w:pPr>
        <w:pStyle w:val="a"/>
        <w:rPr>
          <w:rtl/>
        </w:rPr>
      </w:pPr>
    </w:p>
    <w:p w14:paraId="211DFF38" w14:textId="77777777" w:rsidR="00000000" w:rsidRDefault="007C71EE">
      <w:pPr>
        <w:pStyle w:val="a"/>
        <w:rPr>
          <w:rFonts w:hint="cs"/>
          <w:rtl/>
        </w:rPr>
      </w:pPr>
      <w:r>
        <w:rPr>
          <w:rFonts w:hint="cs"/>
          <w:rtl/>
        </w:rPr>
        <w:t>אם גבר מקבל יותר מאשר אשה, או להיפך, בכל מקרה יקבלו את שיעור הקצבה הנמוכה יותר שקיבלו כאשר היו שניהם</w:t>
      </w:r>
      <w:r>
        <w:rPr>
          <w:rFonts w:hint="cs"/>
          <w:rtl/>
        </w:rPr>
        <w:t xml:space="preserve"> בחיים. אלמנה, רמת חייה תרד פעמיים: פעם אחת כי הממוצע הוא יותר קטן בין שניהם, ופעם שנייה - היא לא תימצא בדרגה הגבוהה אלא בדרגה הנמוכה. מה בוטל? חברי הכנסת חוקקו חוק, שבמקרה כזה האלמנה או האלמן יקבלו את הקצבה הגבוהה בין השתיים. הכול דברים קטנים כאלה. הם יוצ</w:t>
      </w:r>
      <w:r>
        <w:rPr>
          <w:rFonts w:hint="cs"/>
          <w:rtl/>
        </w:rPr>
        <w:t>רים את הקנקן שחברי הכנסת האלה רוצים אותו.</w:t>
      </w:r>
    </w:p>
    <w:p w14:paraId="16D4CF21" w14:textId="77777777" w:rsidR="00000000" w:rsidRDefault="007C71EE">
      <w:pPr>
        <w:pStyle w:val="a"/>
        <w:rPr>
          <w:rFonts w:hint="cs"/>
          <w:rtl/>
        </w:rPr>
      </w:pPr>
    </w:p>
    <w:p w14:paraId="7D1AD8E9" w14:textId="77777777" w:rsidR="00000000" w:rsidRDefault="007C71EE">
      <w:pPr>
        <w:pStyle w:val="ac"/>
        <w:rPr>
          <w:rtl/>
        </w:rPr>
      </w:pPr>
      <w:r>
        <w:rPr>
          <w:rFonts w:hint="eastAsia"/>
          <w:rtl/>
        </w:rPr>
        <w:t>יוסי</w:t>
      </w:r>
      <w:r>
        <w:rPr>
          <w:rtl/>
        </w:rPr>
        <w:t xml:space="preserve"> שריד (מרצ):</w:t>
      </w:r>
    </w:p>
    <w:p w14:paraId="0A005E21" w14:textId="77777777" w:rsidR="00000000" w:rsidRDefault="007C71EE">
      <w:pPr>
        <w:pStyle w:val="a"/>
        <w:rPr>
          <w:rFonts w:hint="cs"/>
          <w:rtl/>
        </w:rPr>
      </w:pPr>
    </w:p>
    <w:p w14:paraId="4B27D8A7" w14:textId="77777777" w:rsidR="00000000" w:rsidRDefault="007C71EE">
      <w:pPr>
        <w:pStyle w:val="a"/>
        <w:rPr>
          <w:rFonts w:hint="cs"/>
          <w:rtl/>
        </w:rPr>
      </w:pPr>
      <w:r>
        <w:rPr>
          <w:rFonts w:hint="cs"/>
          <w:rtl/>
        </w:rPr>
        <w:t>לא אכפת לי שיש שיחות, אבל אולי הן יכולות להתנהל בחוץ.</w:t>
      </w:r>
    </w:p>
    <w:p w14:paraId="52AF4F24" w14:textId="77777777" w:rsidR="00000000" w:rsidRDefault="007C71EE">
      <w:pPr>
        <w:pStyle w:val="a"/>
        <w:rPr>
          <w:rFonts w:hint="cs"/>
          <w:rtl/>
        </w:rPr>
      </w:pPr>
    </w:p>
    <w:p w14:paraId="2A7BF511" w14:textId="77777777" w:rsidR="00000000" w:rsidRDefault="007C71EE">
      <w:pPr>
        <w:pStyle w:val="SpeakerCon"/>
        <w:rPr>
          <w:rtl/>
        </w:rPr>
      </w:pPr>
      <w:bookmarkStart w:id="2359" w:name="FS000001065T28_05_2003_11_13_32C"/>
      <w:bookmarkEnd w:id="2359"/>
      <w:r>
        <w:rPr>
          <w:rtl/>
        </w:rPr>
        <w:t>חיים אורון (מרצ):</w:t>
      </w:r>
    </w:p>
    <w:p w14:paraId="7075509C" w14:textId="77777777" w:rsidR="00000000" w:rsidRDefault="007C71EE">
      <w:pPr>
        <w:pStyle w:val="a"/>
        <w:rPr>
          <w:rtl/>
        </w:rPr>
      </w:pPr>
    </w:p>
    <w:p w14:paraId="5FA25CCB" w14:textId="77777777" w:rsidR="00000000" w:rsidRDefault="007C71EE">
      <w:pPr>
        <w:pStyle w:val="a"/>
        <w:rPr>
          <w:rFonts w:hint="cs"/>
          <w:rtl/>
        </w:rPr>
      </w:pPr>
      <w:r>
        <w:rPr>
          <w:rFonts w:hint="cs"/>
          <w:rtl/>
        </w:rPr>
        <w:t>הסעיף הבא, שנחליט עליו היום, הוא: ביטול מענק לידה. היה הישג ענק, שהעלו את מענק הלידה ללידה הראשונה ב=200 שקל. שיעור הלידו</w:t>
      </w:r>
      <w:r>
        <w:rPr>
          <w:rFonts w:hint="cs"/>
          <w:rtl/>
        </w:rPr>
        <w:t>ת הראשונות הוא 29% מכלל הלידות בארץ. ב=71% מהלידות אין מענק לידה, אלא יש מענק לידה מאוד מאוד קטן - 6%. זו פגיעה. לפי מה מתחלקות הלידות? חוץ מזה, למה לפגוע בזה? מה ההבדל בין הלידה הראשונה ללידה השנייה? יכולתי להרחיב יותר, ואני ממשיך כי הרשימה ארוכה מאוד.</w:t>
      </w:r>
    </w:p>
    <w:p w14:paraId="72CEB5C7" w14:textId="77777777" w:rsidR="00000000" w:rsidRDefault="007C71EE">
      <w:pPr>
        <w:pStyle w:val="a"/>
        <w:rPr>
          <w:rFonts w:hint="cs"/>
          <w:rtl/>
        </w:rPr>
      </w:pPr>
    </w:p>
    <w:p w14:paraId="7F2091EB" w14:textId="77777777" w:rsidR="00000000" w:rsidRDefault="007C71EE">
      <w:pPr>
        <w:pStyle w:val="a"/>
        <w:rPr>
          <w:rFonts w:hint="cs"/>
          <w:rtl/>
        </w:rPr>
      </w:pPr>
      <w:r>
        <w:rPr>
          <w:rFonts w:hint="cs"/>
          <w:rtl/>
        </w:rPr>
        <w:t>י</w:t>
      </w:r>
      <w:r>
        <w:rPr>
          <w:rFonts w:hint="cs"/>
          <w:rtl/>
        </w:rPr>
        <w:t>ש כאן כמה חוקים, וחבל ששר המשפטים יצא, שקשורים בהליך הפלילי. הכנסת חוקקה חוק שנער עבריין או נאשם, ייחקר על-ידי חוקר נוער. זה עולה קצת יותר כסף. העיתונות מלאה בחקירות נערים על-ידי אנשים שאינם מוסמכים ושלא הוכשרו לחקירות האלה ומה קורה בהן. זה בטל.</w:t>
      </w:r>
    </w:p>
    <w:p w14:paraId="1F8AE3AD" w14:textId="77777777" w:rsidR="00000000" w:rsidRDefault="007C71EE">
      <w:pPr>
        <w:pStyle w:val="a"/>
        <w:rPr>
          <w:rFonts w:hint="cs"/>
          <w:rtl/>
        </w:rPr>
      </w:pPr>
    </w:p>
    <w:p w14:paraId="2E4D2EB4" w14:textId="77777777" w:rsidR="00000000" w:rsidRDefault="007C71EE">
      <w:pPr>
        <w:pStyle w:val="a"/>
        <w:rPr>
          <w:rFonts w:hint="cs"/>
          <w:rtl/>
        </w:rPr>
      </w:pPr>
      <w:r>
        <w:rPr>
          <w:rFonts w:hint="cs"/>
          <w:rtl/>
        </w:rPr>
        <w:t>יש חוק שק</w:t>
      </w:r>
      <w:r>
        <w:rPr>
          <w:rFonts w:hint="cs"/>
          <w:rtl/>
        </w:rPr>
        <w:t>שור בנפגעי עבירה, שנותן פיצוי מסוים - הוא בטל.</w:t>
      </w:r>
    </w:p>
    <w:p w14:paraId="62057479" w14:textId="77777777" w:rsidR="00000000" w:rsidRDefault="007C71EE">
      <w:pPr>
        <w:pStyle w:val="a"/>
        <w:rPr>
          <w:rFonts w:hint="cs"/>
          <w:rtl/>
        </w:rPr>
      </w:pPr>
    </w:p>
    <w:p w14:paraId="065231EF" w14:textId="77777777" w:rsidR="00000000" w:rsidRDefault="007C71EE">
      <w:pPr>
        <w:pStyle w:val="a"/>
        <w:rPr>
          <w:rFonts w:hint="cs"/>
          <w:rtl/>
        </w:rPr>
      </w:pPr>
      <w:r>
        <w:rPr>
          <w:rFonts w:hint="cs"/>
          <w:rtl/>
        </w:rPr>
        <w:t>אגרת טלוויזיה ואגרת רדיו - זהו הוויכוח המהותי על קיום רשות שידור ציבורי.</w:t>
      </w:r>
    </w:p>
    <w:p w14:paraId="1A52477D" w14:textId="77777777" w:rsidR="00000000" w:rsidRDefault="007C71EE">
      <w:pPr>
        <w:pStyle w:val="a"/>
        <w:rPr>
          <w:rFonts w:hint="cs"/>
          <w:rtl/>
        </w:rPr>
      </w:pPr>
    </w:p>
    <w:p w14:paraId="618D3996" w14:textId="77777777" w:rsidR="00000000" w:rsidRDefault="007C71EE">
      <w:pPr>
        <w:pStyle w:val="ad"/>
        <w:rPr>
          <w:rtl/>
        </w:rPr>
      </w:pPr>
      <w:r>
        <w:rPr>
          <w:rtl/>
        </w:rPr>
        <w:t>היו"ר מוחמד ברכה:</w:t>
      </w:r>
    </w:p>
    <w:p w14:paraId="01E70BA8" w14:textId="77777777" w:rsidR="00000000" w:rsidRDefault="007C71EE">
      <w:pPr>
        <w:pStyle w:val="a"/>
        <w:rPr>
          <w:rtl/>
        </w:rPr>
      </w:pPr>
    </w:p>
    <w:p w14:paraId="17B6EF8B" w14:textId="77777777" w:rsidR="00000000" w:rsidRDefault="007C71EE">
      <w:pPr>
        <w:pStyle w:val="a"/>
        <w:rPr>
          <w:rFonts w:hint="cs"/>
          <w:rtl/>
        </w:rPr>
      </w:pPr>
      <w:r>
        <w:rPr>
          <w:rFonts w:hint="cs"/>
          <w:rtl/>
        </w:rPr>
        <w:t>ממלכתית.</w:t>
      </w:r>
    </w:p>
    <w:p w14:paraId="60107439" w14:textId="77777777" w:rsidR="00000000" w:rsidRDefault="007C71EE">
      <w:pPr>
        <w:pStyle w:val="a"/>
        <w:rPr>
          <w:rtl/>
        </w:rPr>
      </w:pPr>
    </w:p>
    <w:p w14:paraId="72479F8C" w14:textId="77777777" w:rsidR="00000000" w:rsidRDefault="007C71EE">
      <w:pPr>
        <w:pStyle w:val="a"/>
        <w:rPr>
          <w:rFonts w:hint="cs"/>
          <w:rtl/>
        </w:rPr>
      </w:pPr>
    </w:p>
    <w:p w14:paraId="40C0ACD4" w14:textId="77777777" w:rsidR="00000000" w:rsidRDefault="007C71EE">
      <w:pPr>
        <w:pStyle w:val="SpeakerCon"/>
        <w:rPr>
          <w:rtl/>
        </w:rPr>
      </w:pPr>
      <w:bookmarkStart w:id="2360" w:name="FS000001065T28_05_2003_11_17_16C"/>
      <w:bookmarkEnd w:id="2360"/>
      <w:r>
        <w:rPr>
          <w:rtl/>
        </w:rPr>
        <w:t>חיים אורון (מרצ):</w:t>
      </w:r>
    </w:p>
    <w:p w14:paraId="3AB31B4E" w14:textId="77777777" w:rsidR="00000000" w:rsidRDefault="007C71EE">
      <w:pPr>
        <w:pStyle w:val="a"/>
        <w:rPr>
          <w:rtl/>
        </w:rPr>
      </w:pPr>
    </w:p>
    <w:p w14:paraId="042B5475" w14:textId="77777777" w:rsidR="00000000" w:rsidRDefault="007C71EE">
      <w:pPr>
        <w:pStyle w:val="a"/>
        <w:rPr>
          <w:rFonts w:hint="cs"/>
          <w:rtl/>
        </w:rPr>
      </w:pPr>
      <w:r>
        <w:rPr>
          <w:rFonts w:hint="cs"/>
          <w:rtl/>
        </w:rPr>
        <w:t>לא ממלכתי. ציבורי. זה מאבק שמתנהל בכנסת הזאת לאורך השנים האחרונות כל פעם מחדש. הממשלה</w:t>
      </w:r>
      <w:r>
        <w:rPr>
          <w:rFonts w:hint="cs"/>
          <w:rtl/>
        </w:rPr>
        <w:t xml:space="preserve"> הזאת - לא במקרה, הממשלה הזאת - מורידה את האגרה. משמעות הורדת האגרה בתהליך שבו זה מופיע היא, שבתוך כמה שנים  יהיה ברור שאין יותר שידור ציבורי.</w:t>
      </w:r>
    </w:p>
    <w:p w14:paraId="0D53CD2C" w14:textId="77777777" w:rsidR="00000000" w:rsidRDefault="007C71EE">
      <w:pPr>
        <w:pStyle w:val="a"/>
        <w:rPr>
          <w:rFonts w:hint="cs"/>
          <w:rtl/>
        </w:rPr>
      </w:pPr>
    </w:p>
    <w:p w14:paraId="62F2BB18" w14:textId="77777777" w:rsidR="00000000" w:rsidRDefault="007C71EE">
      <w:pPr>
        <w:pStyle w:val="a"/>
        <w:rPr>
          <w:rFonts w:hint="cs"/>
          <w:rtl/>
        </w:rPr>
      </w:pPr>
      <w:r>
        <w:rPr>
          <w:rFonts w:hint="cs"/>
          <w:rtl/>
        </w:rPr>
        <w:t>ביטול ההטבות ליישובים - זה בתוכנית שכבר איננה. מדובר ביישובים שבמשך שנים קיבלו הטבות מס. יעידו פה חברי, וחבר הכנ</w:t>
      </w:r>
      <w:r>
        <w:rPr>
          <w:rFonts w:hint="cs"/>
          <w:rtl/>
        </w:rPr>
        <w:t>סת שריד יודע שאני לא הכי אוהב את המתכונת הזאת ולא אחת דיברנו עליה. יש בה עיוותים. אבל, איך זה? מי זה מבטל את כל ההטבות לנגב?</w:t>
      </w:r>
    </w:p>
    <w:p w14:paraId="150064B5" w14:textId="77777777" w:rsidR="00000000" w:rsidRDefault="007C71EE">
      <w:pPr>
        <w:pStyle w:val="a"/>
        <w:rPr>
          <w:rFonts w:hint="cs"/>
          <w:rtl/>
        </w:rPr>
      </w:pPr>
    </w:p>
    <w:p w14:paraId="4B243730" w14:textId="77777777" w:rsidR="00000000" w:rsidRDefault="007C71EE">
      <w:pPr>
        <w:pStyle w:val="ac"/>
        <w:rPr>
          <w:rtl/>
        </w:rPr>
      </w:pPr>
      <w:r>
        <w:rPr>
          <w:rFonts w:hint="eastAsia"/>
          <w:rtl/>
        </w:rPr>
        <w:t>יוסי</w:t>
      </w:r>
      <w:r>
        <w:rPr>
          <w:rtl/>
        </w:rPr>
        <w:t xml:space="preserve"> שריד (מרצ):</w:t>
      </w:r>
    </w:p>
    <w:p w14:paraId="4766188F" w14:textId="77777777" w:rsidR="00000000" w:rsidRDefault="007C71EE">
      <w:pPr>
        <w:pStyle w:val="a"/>
        <w:rPr>
          <w:rFonts w:hint="cs"/>
          <w:rtl/>
        </w:rPr>
      </w:pPr>
    </w:p>
    <w:p w14:paraId="32C903E9" w14:textId="77777777" w:rsidR="00000000" w:rsidRDefault="007C71EE">
      <w:pPr>
        <w:pStyle w:val="a"/>
        <w:rPr>
          <w:rFonts w:hint="cs"/>
          <w:rtl/>
        </w:rPr>
      </w:pPr>
      <w:r>
        <w:rPr>
          <w:rFonts w:hint="cs"/>
          <w:rtl/>
        </w:rPr>
        <w:t>תגיד שאני חלקתי עליך.</w:t>
      </w:r>
    </w:p>
    <w:p w14:paraId="64A7D2F1" w14:textId="77777777" w:rsidR="00000000" w:rsidRDefault="007C71EE">
      <w:pPr>
        <w:pStyle w:val="a"/>
        <w:rPr>
          <w:rFonts w:hint="cs"/>
          <w:rtl/>
        </w:rPr>
      </w:pPr>
    </w:p>
    <w:p w14:paraId="15544477" w14:textId="77777777" w:rsidR="00000000" w:rsidRDefault="007C71EE">
      <w:pPr>
        <w:pStyle w:val="SpeakerCon"/>
        <w:rPr>
          <w:rtl/>
        </w:rPr>
      </w:pPr>
      <w:bookmarkStart w:id="2361" w:name="FS000001065T28_05_2003_11_19_55C"/>
      <w:bookmarkEnd w:id="2361"/>
      <w:r>
        <w:rPr>
          <w:rtl/>
        </w:rPr>
        <w:t>חיים אורון (מרצ):</w:t>
      </w:r>
    </w:p>
    <w:p w14:paraId="5CD345B2" w14:textId="77777777" w:rsidR="00000000" w:rsidRDefault="007C71EE">
      <w:pPr>
        <w:pStyle w:val="a"/>
        <w:rPr>
          <w:rtl/>
        </w:rPr>
      </w:pPr>
    </w:p>
    <w:p w14:paraId="3025ADE8" w14:textId="77777777" w:rsidR="00000000" w:rsidRDefault="007C71EE">
      <w:pPr>
        <w:pStyle w:val="a"/>
        <w:rPr>
          <w:rFonts w:hint="cs"/>
          <w:rtl/>
        </w:rPr>
      </w:pPr>
      <w:r>
        <w:rPr>
          <w:rFonts w:hint="cs"/>
          <w:rtl/>
        </w:rPr>
        <w:t>כן, היו ויכוחים בינינו.</w:t>
      </w:r>
    </w:p>
    <w:p w14:paraId="308D7ADE" w14:textId="77777777" w:rsidR="00000000" w:rsidRDefault="007C71EE">
      <w:pPr>
        <w:pStyle w:val="a"/>
        <w:rPr>
          <w:rFonts w:hint="cs"/>
          <w:rtl/>
        </w:rPr>
      </w:pPr>
    </w:p>
    <w:p w14:paraId="3EAF6B78" w14:textId="77777777" w:rsidR="00000000" w:rsidRDefault="007C71EE">
      <w:pPr>
        <w:pStyle w:val="a"/>
        <w:rPr>
          <w:rFonts w:hint="cs"/>
          <w:rtl/>
        </w:rPr>
      </w:pPr>
      <w:r>
        <w:rPr>
          <w:rFonts w:hint="cs"/>
          <w:rtl/>
        </w:rPr>
        <w:t>לשיטתי, אני אומר שאני יותר מחמיר מחבר הכנסת י</w:t>
      </w:r>
      <w:r>
        <w:rPr>
          <w:rFonts w:hint="cs"/>
          <w:rtl/>
        </w:rPr>
        <w:t>וסי שריד. מבטלים את ההטבות בנגב לכולם, ואני חושב שזו טעות בשיעורים האלה. משאירים את אופקים, נתיבות, דימונה ושדרות - ואני בעד כולם - ולא את רהט. היא לא באותו קו רוחב? היא בחתך סוציו-אקונומי אחר?</w:t>
      </w:r>
    </w:p>
    <w:p w14:paraId="6ABAA5BF" w14:textId="77777777" w:rsidR="00000000" w:rsidRDefault="007C71EE">
      <w:pPr>
        <w:pStyle w:val="a"/>
        <w:rPr>
          <w:rFonts w:hint="cs"/>
          <w:rtl/>
        </w:rPr>
      </w:pPr>
    </w:p>
    <w:p w14:paraId="15757159" w14:textId="77777777" w:rsidR="00000000" w:rsidRDefault="007C71EE">
      <w:pPr>
        <w:pStyle w:val="ad"/>
        <w:rPr>
          <w:rtl/>
        </w:rPr>
      </w:pPr>
      <w:r>
        <w:rPr>
          <w:rtl/>
        </w:rPr>
        <w:t>היו"ר מוחמד ברכה:</w:t>
      </w:r>
    </w:p>
    <w:p w14:paraId="558A1875" w14:textId="77777777" w:rsidR="00000000" w:rsidRDefault="007C71EE">
      <w:pPr>
        <w:pStyle w:val="a"/>
        <w:rPr>
          <w:rtl/>
        </w:rPr>
      </w:pPr>
    </w:p>
    <w:p w14:paraId="2DD91207" w14:textId="77777777" w:rsidR="00000000" w:rsidRDefault="007C71EE">
      <w:pPr>
        <w:pStyle w:val="a"/>
        <w:rPr>
          <w:rFonts w:hint="cs"/>
          <w:rtl/>
        </w:rPr>
      </w:pPr>
      <w:r>
        <w:rPr>
          <w:rFonts w:hint="cs"/>
          <w:rtl/>
        </w:rPr>
        <w:t>גבוה.</w:t>
      </w:r>
    </w:p>
    <w:p w14:paraId="7B9561FE" w14:textId="77777777" w:rsidR="00000000" w:rsidRDefault="007C71EE">
      <w:pPr>
        <w:pStyle w:val="a"/>
        <w:rPr>
          <w:rFonts w:hint="cs"/>
          <w:rtl/>
        </w:rPr>
      </w:pPr>
    </w:p>
    <w:p w14:paraId="2CDD4A1B" w14:textId="77777777" w:rsidR="00000000" w:rsidRDefault="007C71EE">
      <w:pPr>
        <w:pStyle w:val="SpeakerCon"/>
        <w:rPr>
          <w:rtl/>
        </w:rPr>
      </w:pPr>
      <w:bookmarkStart w:id="2362" w:name="FS000001065T28_05_2003_11_19_57C"/>
      <w:bookmarkEnd w:id="2362"/>
      <w:r>
        <w:rPr>
          <w:rtl/>
        </w:rPr>
        <w:t>חיים אורון (מרצ):</w:t>
      </w:r>
    </w:p>
    <w:p w14:paraId="4070B8F6" w14:textId="77777777" w:rsidR="00000000" w:rsidRDefault="007C71EE">
      <w:pPr>
        <w:pStyle w:val="a"/>
        <w:rPr>
          <w:rtl/>
        </w:rPr>
      </w:pPr>
    </w:p>
    <w:p w14:paraId="3F749653" w14:textId="77777777" w:rsidR="00000000" w:rsidRDefault="007C71EE">
      <w:pPr>
        <w:pStyle w:val="a"/>
        <w:rPr>
          <w:rFonts w:hint="cs"/>
          <w:rtl/>
        </w:rPr>
      </w:pPr>
      <w:r>
        <w:rPr>
          <w:rFonts w:hint="cs"/>
          <w:rtl/>
        </w:rPr>
        <w:t>מה זה בדיוק הדבר</w:t>
      </w:r>
      <w:r>
        <w:rPr>
          <w:rFonts w:hint="cs"/>
          <w:rtl/>
        </w:rPr>
        <w:t xml:space="preserve"> הזה? כבוד השרה נאות, זה לא זה.</w:t>
      </w:r>
    </w:p>
    <w:p w14:paraId="76B7C9A3" w14:textId="77777777" w:rsidR="00000000" w:rsidRDefault="007C71EE">
      <w:pPr>
        <w:pStyle w:val="a"/>
        <w:rPr>
          <w:rFonts w:hint="cs"/>
          <w:rtl/>
        </w:rPr>
      </w:pPr>
    </w:p>
    <w:p w14:paraId="03BF6A1B" w14:textId="77777777" w:rsidR="00000000" w:rsidRDefault="007C71EE">
      <w:pPr>
        <w:pStyle w:val="a"/>
        <w:rPr>
          <w:rFonts w:hint="cs"/>
          <w:rtl/>
        </w:rPr>
      </w:pPr>
      <w:r>
        <w:rPr>
          <w:rFonts w:hint="cs"/>
          <w:rtl/>
        </w:rPr>
        <w:t>אני לא רוצה להכביר מלים על הערבה, שפה הטירוף בהתגלמותו. ברמת-הנגב - כן, לאופקים - כן, ולערבה - לא. אני אפילו לא שואל את השאלה למה לשדרות כן ולרוחמה לא, כי יגידו שאני סקטוריאלי. אבל, מה עם הערבה?</w:t>
      </w:r>
    </w:p>
    <w:p w14:paraId="615632E5" w14:textId="77777777" w:rsidR="00000000" w:rsidRDefault="007C71EE">
      <w:pPr>
        <w:pStyle w:val="a"/>
        <w:rPr>
          <w:rFonts w:hint="cs"/>
          <w:rtl/>
        </w:rPr>
      </w:pPr>
    </w:p>
    <w:p w14:paraId="42EB7806" w14:textId="77777777" w:rsidR="00000000" w:rsidRDefault="007C71EE">
      <w:pPr>
        <w:pStyle w:val="a"/>
        <w:rPr>
          <w:rFonts w:hint="cs"/>
          <w:rtl/>
        </w:rPr>
      </w:pPr>
      <w:r>
        <w:rPr>
          <w:rFonts w:hint="cs"/>
          <w:rtl/>
        </w:rPr>
        <w:t>אתקדם יותר מהר. יש פה דבר ק</w:t>
      </w:r>
      <w:r>
        <w:rPr>
          <w:rFonts w:hint="cs"/>
          <w:rtl/>
        </w:rPr>
        <w:t>טן מאוד: רפורמה במס של 2.5 מיליארדי שקל. חבר הכנסת שריד, היא מופיעה בספר. מי יקבל אותה? 70% ממנה ילכו לשלושת העשירונים העליונים, כשאין. בשנה כזאת כך עושים רפורמה?</w:t>
      </w:r>
    </w:p>
    <w:p w14:paraId="5E68492E" w14:textId="77777777" w:rsidR="00000000" w:rsidRDefault="007C71EE">
      <w:pPr>
        <w:pStyle w:val="a"/>
        <w:rPr>
          <w:rFonts w:hint="cs"/>
          <w:rtl/>
        </w:rPr>
      </w:pPr>
    </w:p>
    <w:p w14:paraId="61CC6318" w14:textId="77777777" w:rsidR="00000000" w:rsidRDefault="007C71EE">
      <w:pPr>
        <w:pStyle w:val="a"/>
        <w:rPr>
          <w:rFonts w:hint="cs"/>
          <w:rtl/>
        </w:rPr>
      </w:pPr>
      <w:r>
        <w:rPr>
          <w:rFonts w:hint="cs"/>
          <w:rtl/>
        </w:rPr>
        <w:t>אבל, מה יש? - הטלת מס על עקרות-הבית. זה יש. אני אומר פה בפעם העשירית, שזה לא מס בריאות, כי ה</w:t>
      </w:r>
      <w:r>
        <w:rPr>
          <w:rFonts w:hint="cs"/>
          <w:rtl/>
        </w:rPr>
        <w:t>וא לא הולך לבריאות. הוא נקרא "מס בריאות", והוא הולך לקופת האוצר, כמו כל מס אחר. יש נתונים: מתוך 450 מיליון שקל, 70% לחמשת העשירונים התחתונים. זה 50% לשלושת העשירונים התחתונים. אתם שומעים? עליהם מטילים מס, ופה משחררים ממס. זה נמצא בספר.</w:t>
      </w:r>
    </w:p>
    <w:p w14:paraId="79027372" w14:textId="77777777" w:rsidR="00000000" w:rsidRDefault="007C71EE">
      <w:pPr>
        <w:pStyle w:val="a"/>
        <w:rPr>
          <w:rFonts w:hint="cs"/>
          <w:rtl/>
        </w:rPr>
      </w:pPr>
    </w:p>
    <w:p w14:paraId="6E13D38C" w14:textId="77777777" w:rsidR="00000000" w:rsidRDefault="007C71EE">
      <w:pPr>
        <w:pStyle w:val="a"/>
        <w:rPr>
          <w:rFonts w:hint="cs"/>
          <w:rtl/>
        </w:rPr>
      </w:pPr>
      <w:r>
        <w:rPr>
          <w:rFonts w:hint="cs"/>
          <w:rtl/>
        </w:rPr>
        <w:t>נמשיך ונקרא את הרשי</w:t>
      </w:r>
      <w:r>
        <w:rPr>
          <w:rFonts w:hint="cs"/>
          <w:rtl/>
        </w:rPr>
        <w:t xml:space="preserve">מה. קיצוץ קצבאות הילדים - בשלוש שנים מ=7.5 מיליארדי שקלים ל=3.5 מיליארדי שקלים, וזו שערורייה בכל קנה-מידה. היה צריך לקצץ משהו בקצבאות ילדים. היה צריך לשנות את המבנה שלהן, והצענו פה איך לשנות את המבנה שלהן. ככה? זה פוגע רק בשכבות החלשות? רק בחרדים ובערבים? </w:t>
      </w:r>
      <w:r>
        <w:rPr>
          <w:rFonts w:hint="cs"/>
          <w:rtl/>
        </w:rPr>
        <w:t>ואם זה היה פוגע בהם, היה צריך לעשות את זה?</w:t>
      </w:r>
    </w:p>
    <w:p w14:paraId="09A79ADF" w14:textId="77777777" w:rsidR="00000000" w:rsidRDefault="007C71EE">
      <w:pPr>
        <w:pStyle w:val="a"/>
        <w:rPr>
          <w:rFonts w:hint="cs"/>
          <w:rtl/>
        </w:rPr>
      </w:pPr>
    </w:p>
    <w:p w14:paraId="7DED1DF9" w14:textId="77777777" w:rsidR="00000000" w:rsidRDefault="007C71EE">
      <w:pPr>
        <w:pStyle w:val="a"/>
        <w:rPr>
          <w:rFonts w:hint="cs"/>
          <w:rtl/>
        </w:rPr>
      </w:pPr>
      <w:r>
        <w:rPr>
          <w:rFonts w:hint="cs"/>
          <w:rtl/>
        </w:rPr>
        <w:t xml:space="preserve">כבוד השר, זה לא רק זה. מקפיאים את כל קצבאות הביטוח הלאומי חוץ מקצבת זיקנה לשלוש השנים הקרובות. אם המדד יעלה ב=4.9% ב=2003, ב=4.9% ב=2004 וב=4.9% ב=2005, הקצבה תישחק. רק מעל 5% היא תעודכן בהפרש שבין המדד לבין 5%. </w:t>
      </w:r>
      <w:r>
        <w:rPr>
          <w:rFonts w:hint="cs"/>
          <w:rtl/>
        </w:rPr>
        <w:t>לפי הערכת הביטוח הלאומי, זה סיפור של מעל מיליארד וחצי שקל. ממי? - מנכים, מיתומים, מאלמנות וממפגרים. זו לא דמגוגיה. אלה הכתובות. מישהו פה היה יושב באולם הזה בשקט לו היו מקצצים לו את הקצבה ב=12%-14% במשך שלוש שנים? אילו קצבאות אלה? של 1,300 שקל ושל 1,500 שקל</w:t>
      </w:r>
      <w:r>
        <w:rPr>
          <w:rFonts w:hint="cs"/>
          <w:rtl/>
        </w:rPr>
        <w:t>.</w:t>
      </w:r>
    </w:p>
    <w:p w14:paraId="0CA3C5CF" w14:textId="77777777" w:rsidR="00000000" w:rsidRDefault="007C71EE">
      <w:pPr>
        <w:pStyle w:val="a"/>
        <w:rPr>
          <w:rFonts w:hint="cs"/>
          <w:rtl/>
        </w:rPr>
      </w:pPr>
    </w:p>
    <w:p w14:paraId="01E83C7E" w14:textId="77777777" w:rsidR="00000000" w:rsidRDefault="007C71EE">
      <w:pPr>
        <w:pStyle w:val="a"/>
        <w:rPr>
          <w:rFonts w:hint="cs"/>
          <w:rtl/>
        </w:rPr>
      </w:pPr>
      <w:r>
        <w:rPr>
          <w:rFonts w:hint="cs"/>
          <w:rtl/>
        </w:rPr>
        <w:t>שחיקת תשלומים לנפגעי תאונות עבודה. אנחנו מטורפים לגמרי. תשמעו סיפור, וחבר הכנסת דהן היה בוועדה: הלכו לקצץ לקבוצת נפגעי תאונות העבודה הקשים, ואת זה ביטלו. יש קבוצה של נפגעי תאונות עבודה קלים, וזה 20% מכלל התאונות. לפעמים זו תאונה קשה מאוד.</w:t>
      </w:r>
    </w:p>
    <w:p w14:paraId="45655A48" w14:textId="77777777" w:rsidR="00000000" w:rsidRDefault="007C71EE">
      <w:pPr>
        <w:pStyle w:val="a"/>
        <w:rPr>
          <w:rFonts w:hint="cs"/>
          <w:rtl/>
        </w:rPr>
      </w:pPr>
    </w:p>
    <w:p w14:paraId="5C4551F3" w14:textId="77777777" w:rsidR="00000000" w:rsidRDefault="007C71EE">
      <w:pPr>
        <w:pStyle w:val="ac"/>
        <w:rPr>
          <w:rtl/>
        </w:rPr>
      </w:pPr>
      <w:r>
        <w:rPr>
          <w:rFonts w:hint="eastAsia"/>
          <w:rtl/>
        </w:rPr>
        <w:t>נסים</w:t>
      </w:r>
      <w:r>
        <w:rPr>
          <w:rtl/>
        </w:rPr>
        <w:t xml:space="preserve"> דהן (ש"ס</w:t>
      </w:r>
      <w:r>
        <w:rPr>
          <w:rtl/>
        </w:rPr>
        <w:t>):</w:t>
      </w:r>
    </w:p>
    <w:p w14:paraId="6A65C74B" w14:textId="77777777" w:rsidR="00000000" w:rsidRDefault="007C71EE">
      <w:pPr>
        <w:pStyle w:val="a"/>
        <w:rPr>
          <w:rFonts w:hint="cs"/>
          <w:rtl/>
        </w:rPr>
      </w:pPr>
    </w:p>
    <w:p w14:paraId="5D9B774A" w14:textId="77777777" w:rsidR="00000000" w:rsidRDefault="007C71EE">
      <w:pPr>
        <w:pStyle w:val="a"/>
        <w:rPr>
          <w:rFonts w:hint="cs"/>
          <w:rtl/>
        </w:rPr>
      </w:pPr>
      <w:r>
        <w:rPr>
          <w:rFonts w:hint="cs"/>
          <w:rtl/>
        </w:rPr>
        <w:t>בלי יד.</w:t>
      </w:r>
    </w:p>
    <w:p w14:paraId="303C3311" w14:textId="77777777" w:rsidR="00000000" w:rsidRDefault="007C71EE">
      <w:pPr>
        <w:pStyle w:val="a"/>
        <w:rPr>
          <w:rFonts w:hint="cs"/>
          <w:rtl/>
        </w:rPr>
      </w:pPr>
    </w:p>
    <w:p w14:paraId="107FDD35" w14:textId="77777777" w:rsidR="00000000" w:rsidRDefault="007C71EE">
      <w:pPr>
        <w:pStyle w:val="SpeakerCon"/>
        <w:rPr>
          <w:rtl/>
        </w:rPr>
      </w:pPr>
      <w:bookmarkStart w:id="2363" w:name="FS000001065T28_05_2003_11_49_25C"/>
      <w:bookmarkEnd w:id="2363"/>
      <w:r>
        <w:rPr>
          <w:rtl/>
        </w:rPr>
        <w:t>חיים אורון (מרצ):</w:t>
      </w:r>
    </w:p>
    <w:p w14:paraId="1455FF6A" w14:textId="77777777" w:rsidR="00000000" w:rsidRDefault="007C71EE">
      <w:pPr>
        <w:pStyle w:val="a"/>
        <w:rPr>
          <w:rtl/>
        </w:rPr>
      </w:pPr>
    </w:p>
    <w:p w14:paraId="42345216" w14:textId="77777777" w:rsidR="00000000" w:rsidRDefault="007C71EE">
      <w:pPr>
        <w:pStyle w:val="a"/>
        <w:rPr>
          <w:rFonts w:hint="cs"/>
          <w:rtl/>
        </w:rPr>
      </w:pPr>
      <w:r>
        <w:rPr>
          <w:rFonts w:hint="cs"/>
          <w:rtl/>
        </w:rPr>
        <w:t>האנשים האלה היו מקבלים במכה אחת מענק של 70 פעם הקצבה שמגיעה להם, והקצבה תלויה בשכר עבודה וכו', ולא נפרט זאת פה. אתם יודעים בכמה הורידו זאת? - בהתחלה הורידו את זה מ=70 ל=45 קצבאות, וכשלא היה כסף לממן את הפגיעה בנכים הקשים, לק</w:t>
      </w:r>
      <w:r>
        <w:rPr>
          <w:rFonts w:hint="cs"/>
          <w:rtl/>
        </w:rPr>
        <w:t>חו לנכים הקלים שתי קצבאות ומימנו. חברת הכנסת נאות, זו התוכנית: החלשים פחות מממנים את החלשים יותר.</w:t>
      </w:r>
    </w:p>
    <w:p w14:paraId="6C3DE1E4" w14:textId="77777777" w:rsidR="00000000" w:rsidRDefault="007C71EE">
      <w:pPr>
        <w:pStyle w:val="a"/>
        <w:rPr>
          <w:rFonts w:hint="cs"/>
          <w:rtl/>
        </w:rPr>
      </w:pPr>
    </w:p>
    <w:p w14:paraId="1D0FE81C" w14:textId="77777777" w:rsidR="00000000" w:rsidRDefault="007C71EE">
      <w:pPr>
        <w:pStyle w:val="ac"/>
        <w:rPr>
          <w:rtl/>
        </w:rPr>
      </w:pPr>
      <w:r>
        <w:rPr>
          <w:rFonts w:hint="eastAsia"/>
          <w:rtl/>
        </w:rPr>
        <w:t>נסים</w:t>
      </w:r>
      <w:r>
        <w:rPr>
          <w:rtl/>
        </w:rPr>
        <w:t xml:space="preserve"> דהן (ש"ס):</w:t>
      </w:r>
    </w:p>
    <w:p w14:paraId="06482C74" w14:textId="77777777" w:rsidR="00000000" w:rsidRDefault="007C71EE">
      <w:pPr>
        <w:pStyle w:val="a"/>
        <w:rPr>
          <w:rFonts w:hint="cs"/>
          <w:rtl/>
        </w:rPr>
      </w:pPr>
    </w:p>
    <w:p w14:paraId="19DE0D0C" w14:textId="77777777" w:rsidR="00000000" w:rsidRDefault="007C71EE">
      <w:pPr>
        <w:pStyle w:val="a"/>
        <w:rPr>
          <w:rFonts w:hint="cs"/>
          <w:rtl/>
        </w:rPr>
      </w:pPr>
      <w:r>
        <w:rPr>
          <w:rFonts w:hint="cs"/>
          <w:rtl/>
        </w:rPr>
        <w:t>- - -</w:t>
      </w:r>
    </w:p>
    <w:p w14:paraId="76A753F5" w14:textId="77777777" w:rsidR="00000000" w:rsidRDefault="007C71EE">
      <w:pPr>
        <w:pStyle w:val="a"/>
        <w:rPr>
          <w:rtl/>
        </w:rPr>
      </w:pPr>
    </w:p>
    <w:p w14:paraId="0C4CCC9A" w14:textId="77777777" w:rsidR="00000000" w:rsidRDefault="007C71EE">
      <w:pPr>
        <w:pStyle w:val="a"/>
        <w:rPr>
          <w:rFonts w:hint="cs"/>
          <w:rtl/>
        </w:rPr>
      </w:pPr>
    </w:p>
    <w:p w14:paraId="7951E750" w14:textId="77777777" w:rsidR="00000000" w:rsidRDefault="007C71EE">
      <w:pPr>
        <w:pStyle w:val="SpeakerCon"/>
        <w:rPr>
          <w:rtl/>
        </w:rPr>
      </w:pPr>
      <w:bookmarkStart w:id="2364" w:name="FS000001065T28_05_2003_11_51_40C"/>
      <w:bookmarkEnd w:id="2364"/>
      <w:r>
        <w:rPr>
          <w:rtl/>
        </w:rPr>
        <w:t>חיים אורון (מרצ):</w:t>
      </w:r>
    </w:p>
    <w:p w14:paraId="5623F12E" w14:textId="77777777" w:rsidR="00000000" w:rsidRDefault="007C71EE">
      <w:pPr>
        <w:pStyle w:val="a"/>
        <w:rPr>
          <w:rtl/>
        </w:rPr>
      </w:pPr>
    </w:p>
    <w:p w14:paraId="3BE85B23" w14:textId="77777777" w:rsidR="00000000" w:rsidRDefault="007C71EE">
      <w:pPr>
        <w:pStyle w:val="a"/>
        <w:rPr>
          <w:rFonts w:hint="cs"/>
          <w:rtl/>
        </w:rPr>
      </w:pPr>
      <w:r>
        <w:rPr>
          <w:rFonts w:hint="cs"/>
          <w:rtl/>
        </w:rPr>
        <w:t>מה זאת אומרת? לא כולנו מממנים את הקצבאות של הנכים, אלא הטילו על הנכים הפחות פגועים את מימון כולם.</w:t>
      </w:r>
    </w:p>
    <w:p w14:paraId="5BFD16FE" w14:textId="77777777" w:rsidR="00000000" w:rsidRDefault="007C71EE">
      <w:pPr>
        <w:pStyle w:val="a"/>
        <w:rPr>
          <w:rFonts w:hint="cs"/>
          <w:rtl/>
        </w:rPr>
      </w:pPr>
    </w:p>
    <w:p w14:paraId="176800D7" w14:textId="77777777" w:rsidR="00000000" w:rsidRDefault="007C71EE">
      <w:pPr>
        <w:pStyle w:val="a"/>
        <w:rPr>
          <w:rFonts w:hint="cs"/>
          <w:rtl/>
        </w:rPr>
      </w:pPr>
      <w:r>
        <w:rPr>
          <w:rFonts w:hint="cs"/>
          <w:rtl/>
        </w:rPr>
        <w:t>ואני ממשיך. צמ</w:t>
      </w:r>
      <w:r>
        <w:rPr>
          <w:rFonts w:hint="cs"/>
          <w:rtl/>
        </w:rPr>
        <w:t>צום הקרנות המיוחדות בביטוח הלאומי. הרי זו זוועה. תקראו את הספר. מגבילים אותם בסכום.</w:t>
      </w:r>
    </w:p>
    <w:p w14:paraId="0BF50788" w14:textId="77777777" w:rsidR="00000000" w:rsidRDefault="007C71EE">
      <w:pPr>
        <w:pStyle w:val="ac"/>
        <w:rPr>
          <w:rtl/>
        </w:rPr>
      </w:pPr>
      <w:r>
        <w:rPr>
          <w:rFonts w:hint="cs"/>
          <w:rtl/>
        </w:rPr>
        <w:br/>
      </w:r>
      <w:r>
        <w:rPr>
          <w:rFonts w:hint="eastAsia"/>
          <w:rtl/>
        </w:rPr>
        <w:t>נסים</w:t>
      </w:r>
      <w:r>
        <w:rPr>
          <w:rtl/>
        </w:rPr>
        <w:t xml:space="preserve"> דהן (ש"ס):</w:t>
      </w:r>
    </w:p>
    <w:p w14:paraId="522EB490" w14:textId="77777777" w:rsidR="00000000" w:rsidRDefault="007C71EE">
      <w:pPr>
        <w:pStyle w:val="a"/>
        <w:rPr>
          <w:rtl/>
        </w:rPr>
      </w:pPr>
    </w:p>
    <w:p w14:paraId="64D1CF14" w14:textId="77777777" w:rsidR="00000000" w:rsidRDefault="007C71EE">
      <w:pPr>
        <w:pStyle w:val="a"/>
        <w:rPr>
          <w:rFonts w:hint="cs"/>
          <w:rtl/>
        </w:rPr>
      </w:pPr>
      <w:r>
        <w:rPr>
          <w:rFonts w:hint="cs"/>
          <w:rtl/>
        </w:rPr>
        <w:t>ביטלו, ביטלו.</w:t>
      </w:r>
    </w:p>
    <w:p w14:paraId="60021924" w14:textId="77777777" w:rsidR="00000000" w:rsidRDefault="007C71EE">
      <w:pPr>
        <w:pStyle w:val="SpeakerCon"/>
        <w:rPr>
          <w:rtl/>
        </w:rPr>
      </w:pPr>
      <w:r>
        <w:rPr>
          <w:rtl/>
        </w:rPr>
        <w:br/>
      </w:r>
      <w:bookmarkStart w:id="2365" w:name="FS000001065T28_05_2003_10_30_53"/>
      <w:bookmarkEnd w:id="2365"/>
      <w:r>
        <w:rPr>
          <w:rtl/>
        </w:rPr>
        <w:t>חיים אורון (מרצ):</w:t>
      </w:r>
    </w:p>
    <w:p w14:paraId="4B8B62FA" w14:textId="77777777" w:rsidR="00000000" w:rsidRDefault="007C71EE">
      <w:pPr>
        <w:pStyle w:val="a"/>
        <w:rPr>
          <w:rtl/>
        </w:rPr>
      </w:pPr>
    </w:p>
    <w:p w14:paraId="3D60F60D" w14:textId="77777777" w:rsidR="00000000" w:rsidRDefault="007C71EE">
      <w:pPr>
        <w:pStyle w:val="a"/>
        <w:rPr>
          <w:rFonts w:hint="cs"/>
          <w:rtl/>
        </w:rPr>
      </w:pPr>
      <w:r>
        <w:rPr>
          <w:rFonts w:hint="cs"/>
          <w:rtl/>
        </w:rPr>
        <w:t>מתי? בלילה?</w:t>
      </w:r>
    </w:p>
    <w:p w14:paraId="4BCC1369" w14:textId="77777777" w:rsidR="00000000" w:rsidRDefault="007C71EE">
      <w:pPr>
        <w:pStyle w:val="ac"/>
        <w:rPr>
          <w:rtl/>
        </w:rPr>
      </w:pPr>
      <w:r>
        <w:rPr>
          <w:rtl/>
        </w:rPr>
        <w:br/>
        <w:t>נסים דהן (ש"ס):</w:t>
      </w:r>
    </w:p>
    <w:p w14:paraId="6F116FF2" w14:textId="77777777" w:rsidR="00000000" w:rsidRDefault="007C71EE">
      <w:pPr>
        <w:pStyle w:val="a"/>
        <w:rPr>
          <w:rtl/>
        </w:rPr>
      </w:pPr>
    </w:p>
    <w:p w14:paraId="0B0077BA" w14:textId="77777777" w:rsidR="00000000" w:rsidRDefault="007C71EE">
      <w:pPr>
        <w:pStyle w:val="a"/>
        <w:rPr>
          <w:rFonts w:hint="cs"/>
          <w:rtl/>
        </w:rPr>
      </w:pPr>
      <w:r>
        <w:rPr>
          <w:rFonts w:hint="cs"/>
          <w:rtl/>
        </w:rPr>
        <w:t>אין הגבלה. כל סכום שלא ממומש השנה, יעבור לשנה הבאה.</w:t>
      </w:r>
    </w:p>
    <w:p w14:paraId="2BFDC1C2" w14:textId="77777777" w:rsidR="00000000" w:rsidRDefault="007C71EE">
      <w:pPr>
        <w:pStyle w:val="SpeakerCon"/>
        <w:rPr>
          <w:rtl/>
        </w:rPr>
      </w:pPr>
      <w:r>
        <w:rPr>
          <w:rtl/>
        </w:rPr>
        <w:br/>
      </w:r>
      <w:bookmarkStart w:id="2366" w:name="FS000001065T28_05_2003_10_31_54C"/>
      <w:bookmarkEnd w:id="2366"/>
      <w:r>
        <w:rPr>
          <w:rtl/>
        </w:rPr>
        <w:t>חיים אורון (מרצ):</w:t>
      </w:r>
    </w:p>
    <w:p w14:paraId="40FF093E" w14:textId="77777777" w:rsidR="00000000" w:rsidRDefault="007C71EE">
      <w:pPr>
        <w:pStyle w:val="a"/>
        <w:rPr>
          <w:rtl/>
        </w:rPr>
      </w:pPr>
    </w:p>
    <w:p w14:paraId="13125A3B" w14:textId="77777777" w:rsidR="00000000" w:rsidRDefault="007C71EE">
      <w:pPr>
        <w:pStyle w:val="a"/>
        <w:rPr>
          <w:rFonts w:hint="cs"/>
          <w:rtl/>
        </w:rPr>
      </w:pPr>
      <w:r>
        <w:rPr>
          <w:rFonts w:hint="cs"/>
          <w:rtl/>
        </w:rPr>
        <w:t>אבל בשנה הבאה יגיד</w:t>
      </w:r>
      <w:r>
        <w:rPr>
          <w:rFonts w:hint="cs"/>
          <w:rtl/>
        </w:rPr>
        <w:t>ו שאין כסף.</w:t>
      </w:r>
    </w:p>
    <w:p w14:paraId="421C4095" w14:textId="77777777" w:rsidR="00000000" w:rsidRDefault="007C71EE">
      <w:pPr>
        <w:pStyle w:val="a"/>
        <w:rPr>
          <w:rFonts w:hint="cs"/>
          <w:rtl/>
        </w:rPr>
      </w:pPr>
    </w:p>
    <w:p w14:paraId="50E661FB" w14:textId="77777777" w:rsidR="00000000" w:rsidRDefault="007C71EE">
      <w:pPr>
        <w:pStyle w:val="a"/>
        <w:rPr>
          <w:rFonts w:hint="cs"/>
          <w:rtl/>
        </w:rPr>
      </w:pPr>
      <w:r>
        <w:rPr>
          <w:rFonts w:hint="cs"/>
          <w:rtl/>
        </w:rPr>
        <w:t>ומה זה הקרנות המיוחדות? הקרנות המיוחדות הן המקרים הכי מסובכים. הן המקרים שהמסלול הקונבנציונלי לא פותר. זה אותו נכה, שחס וחלילה צריך לשנות הרבה בבית שלו כי העגלה גדולה מדי, או כי הוא פתאום לא יכול לשבת בעגלה קטנה - ואין לי זמן להמשיך לפרט. צמצמ</w:t>
      </w:r>
      <w:r>
        <w:rPr>
          <w:rFonts w:hint="cs"/>
          <w:rtl/>
        </w:rPr>
        <w:t xml:space="preserve">ו. </w:t>
      </w:r>
    </w:p>
    <w:p w14:paraId="3149A975" w14:textId="77777777" w:rsidR="00000000" w:rsidRDefault="007C71EE">
      <w:pPr>
        <w:pStyle w:val="a"/>
        <w:rPr>
          <w:rFonts w:hint="cs"/>
          <w:rtl/>
        </w:rPr>
      </w:pPr>
    </w:p>
    <w:p w14:paraId="71F6CE15" w14:textId="77777777" w:rsidR="00000000" w:rsidRDefault="007C71EE">
      <w:pPr>
        <w:pStyle w:val="a"/>
        <w:rPr>
          <w:rFonts w:hint="cs"/>
          <w:rtl/>
        </w:rPr>
      </w:pPr>
      <w:r>
        <w:rPr>
          <w:rFonts w:hint="cs"/>
          <w:rtl/>
        </w:rPr>
        <w:t xml:space="preserve">והדבר הכי חמור בהקשר זה - והוא יעבור פה אני חושש, ואני מקווה שהתקרה תיפול - מחליטים שמשנת 2006 כל הקצבאות של הביטוח הלאומי צמודות למדד ולא לשכר הממוצע במשק. זו מהפכה חברתית, כי הביטוח הלאומי הפסיק להיות ביטוח לאומי - ביטחון סוציאלי ששומר על פער מסוים </w:t>
      </w:r>
      <w:r>
        <w:rPr>
          <w:rFonts w:hint="cs"/>
          <w:rtl/>
        </w:rPr>
        <w:t>בין ממוצע ובין מקבל הקצבה,  ובעצם אומר למקבל הקצבה - וזו יכולה להיות קצבת ילדים וקצבת נכות וקצבת ניידות וקצבת נפגעי עבודה - כל הקצבאות של הביטוח הלאומי צמודות למדד.</w:t>
      </w:r>
    </w:p>
    <w:p w14:paraId="244D0101" w14:textId="77777777" w:rsidR="00000000" w:rsidRDefault="007C71EE">
      <w:pPr>
        <w:pStyle w:val="a"/>
        <w:rPr>
          <w:rFonts w:hint="cs"/>
          <w:rtl/>
        </w:rPr>
      </w:pPr>
    </w:p>
    <w:p w14:paraId="392C4321" w14:textId="77777777" w:rsidR="00000000" w:rsidRDefault="007C71EE">
      <w:pPr>
        <w:pStyle w:val="a"/>
        <w:rPr>
          <w:rFonts w:hint="cs"/>
          <w:rtl/>
        </w:rPr>
      </w:pPr>
      <w:r>
        <w:rPr>
          <w:rFonts w:hint="cs"/>
          <w:rtl/>
        </w:rPr>
        <w:t>והוגש פה נתון, שאם בשנת 1970 שר האוצר היה ביבי, וראש הממשלה היה שרון, ושר המשפטים היה טומי</w:t>
      </w:r>
      <w:r>
        <w:rPr>
          <w:rFonts w:hint="cs"/>
          <w:rtl/>
        </w:rPr>
        <w:t xml:space="preserve"> לפיד, והיתה מתקבלת ההחלטה הזאת - בשנת 2003 הקצבאות היו נמוכות ב=47% מכפי שהן היום, וגם היום הן שחוקות.</w:t>
      </w:r>
    </w:p>
    <w:p w14:paraId="72181291" w14:textId="77777777" w:rsidR="00000000" w:rsidRDefault="007C71EE">
      <w:pPr>
        <w:pStyle w:val="a"/>
        <w:rPr>
          <w:rFonts w:hint="cs"/>
          <w:rtl/>
        </w:rPr>
      </w:pPr>
    </w:p>
    <w:p w14:paraId="208D2CC1" w14:textId="77777777" w:rsidR="00000000" w:rsidRDefault="007C71EE">
      <w:pPr>
        <w:pStyle w:val="a"/>
        <w:rPr>
          <w:rFonts w:hint="cs"/>
          <w:rtl/>
        </w:rPr>
      </w:pPr>
      <w:r>
        <w:rPr>
          <w:rFonts w:hint="cs"/>
          <w:rtl/>
        </w:rPr>
        <w:t>אתם מבינים? אתם מבינים מה המשמעות של הדבר הזה? ואיזו ראייה ארוכת טווח, איזה "ווייטן קוק". היום מחליטים על 2006. הכול כבר יודעים. הגישו ארבע תוכניות חדש</w:t>
      </w:r>
      <w:r>
        <w:rPr>
          <w:rFonts w:hint="cs"/>
          <w:rtl/>
        </w:rPr>
        <w:t>ות בשנה אחת, אבל פה יורים את החץ ל=2006 ויודעים איך זה יתנהג ב=2006.</w:t>
      </w:r>
    </w:p>
    <w:p w14:paraId="62FAA720" w14:textId="77777777" w:rsidR="00000000" w:rsidRDefault="007C71EE">
      <w:pPr>
        <w:pStyle w:val="ac"/>
        <w:rPr>
          <w:rtl/>
        </w:rPr>
      </w:pPr>
      <w:r>
        <w:rPr>
          <w:rtl/>
        </w:rPr>
        <w:br/>
        <w:t>מתן וילנאי (העבודה-מימד):</w:t>
      </w:r>
    </w:p>
    <w:p w14:paraId="44EA6D9C" w14:textId="77777777" w:rsidR="00000000" w:rsidRDefault="007C71EE">
      <w:pPr>
        <w:pStyle w:val="a"/>
        <w:rPr>
          <w:rtl/>
        </w:rPr>
      </w:pPr>
    </w:p>
    <w:p w14:paraId="707BE498" w14:textId="77777777" w:rsidR="00000000" w:rsidRDefault="007C71EE">
      <w:pPr>
        <w:pStyle w:val="a"/>
        <w:rPr>
          <w:rFonts w:hint="cs"/>
          <w:rtl/>
        </w:rPr>
      </w:pPr>
      <w:r>
        <w:rPr>
          <w:rFonts w:hint="cs"/>
          <w:rtl/>
        </w:rPr>
        <w:t>- - - זה לא הולך לקרות. 2006 - - -</w:t>
      </w:r>
    </w:p>
    <w:p w14:paraId="5BFD7CC6" w14:textId="77777777" w:rsidR="00000000" w:rsidRDefault="007C71EE">
      <w:pPr>
        <w:pStyle w:val="ad"/>
        <w:rPr>
          <w:rtl/>
        </w:rPr>
      </w:pPr>
      <w:r>
        <w:rPr>
          <w:rtl/>
        </w:rPr>
        <w:br/>
        <w:t>היו"ר מוחמד ברכה:</w:t>
      </w:r>
    </w:p>
    <w:p w14:paraId="26A8A4F4" w14:textId="77777777" w:rsidR="00000000" w:rsidRDefault="007C71EE">
      <w:pPr>
        <w:pStyle w:val="a"/>
        <w:rPr>
          <w:rtl/>
        </w:rPr>
      </w:pPr>
    </w:p>
    <w:p w14:paraId="2ECCE322" w14:textId="77777777" w:rsidR="00000000" w:rsidRDefault="007C71EE">
      <w:pPr>
        <w:pStyle w:val="a"/>
        <w:rPr>
          <w:rFonts w:hint="cs"/>
          <w:rtl/>
        </w:rPr>
      </w:pPr>
      <w:r>
        <w:rPr>
          <w:rFonts w:hint="cs"/>
          <w:rtl/>
        </w:rPr>
        <w:t>חבר הכנסת אורון.</w:t>
      </w:r>
    </w:p>
    <w:p w14:paraId="05325590" w14:textId="77777777" w:rsidR="00000000" w:rsidRDefault="007C71EE">
      <w:pPr>
        <w:pStyle w:val="SpeakerCon"/>
        <w:rPr>
          <w:rtl/>
        </w:rPr>
      </w:pPr>
      <w:r>
        <w:rPr>
          <w:rtl/>
        </w:rPr>
        <w:br/>
      </w:r>
      <w:bookmarkStart w:id="2367" w:name="FS000001065T28_05_2003_10_39_29C"/>
      <w:bookmarkEnd w:id="2367"/>
      <w:r>
        <w:rPr>
          <w:rtl/>
        </w:rPr>
        <w:t>חיים אורון (מרצ):</w:t>
      </w:r>
    </w:p>
    <w:p w14:paraId="7709305A" w14:textId="77777777" w:rsidR="00000000" w:rsidRDefault="007C71EE">
      <w:pPr>
        <w:pStyle w:val="a"/>
        <w:rPr>
          <w:rtl/>
        </w:rPr>
      </w:pPr>
    </w:p>
    <w:p w14:paraId="3690F1FE" w14:textId="77777777" w:rsidR="00000000" w:rsidRDefault="007C71EE">
      <w:pPr>
        <w:pStyle w:val="a"/>
        <w:rPr>
          <w:rFonts w:hint="cs"/>
          <w:rtl/>
        </w:rPr>
      </w:pPr>
      <w:bookmarkStart w:id="2368" w:name="FS000001065T28_05_2003_10_38_07C"/>
      <w:bookmarkEnd w:id="2368"/>
      <w:r>
        <w:rPr>
          <w:rFonts w:hint="cs"/>
          <w:rtl/>
        </w:rPr>
        <w:t xml:space="preserve">עוד שלוש דקות. אני חושב שזה חשוב גם לחברי הכנסת. </w:t>
      </w:r>
    </w:p>
    <w:p w14:paraId="71A07C81" w14:textId="77777777" w:rsidR="00000000" w:rsidRDefault="007C71EE">
      <w:pPr>
        <w:pStyle w:val="a"/>
        <w:rPr>
          <w:rFonts w:hint="cs"/>
          <w:rtl/>
        </w:rPr>
      </w:pPr>
      <w:r>
        <w:rPr>
          <w:rtl/>
        </w:rPr>
        <w:br/>
      </w:r>
      <w:r>
        <w:rPr>
          <w:rFonts w:hint="cs"/>
          <w:rtl/>
        </w:rPr>
        <w:tab/>
        <w:t>הדבר הבא שמופיע</w:t>
      </w:r>
      <w:r>
        <w:rPr>
          <w:rFonts w:hint="cs"/>
          <w:rtl/>
        </w:rPr>
        <w:t xml:space="preserve"> בהצעות הללו - ביטול הנחות במס בריאות. ביטול הנחות למי? ביטול הנחות לעולים חדשים ולקשישים. היה תיקון לחוק הבריאות, שעולים חדשים וקשישים לא ישלמו חלק מהתשלומים עבור רופא, עבור תרופות וכו'. אני לא רוצה להאריך. אני הבאתי  נתונים, לפחות מה שעשו בנגב. יש 20% מה</w:t>
      </w:r>
      <w:r>
        <w:rPr>
          <w:rFonts w:hint="cs"/>
          <w:rtl/>
        </w:rPr>
        <w:t>אוכלוסייה שמקבלת מרשם אצל רופא ולא מממשת אותו כי אין לה כסף. אתם מבינים? פעם הסבירו לנו שהישראלים אוגרים תרופות. נכון, ד"ר טיבי? אנחנו כבר לא בתחום של אוגרים תרופות - - -</w:t>
      </w:r>
    </w:p>
    <w:p w14:paraId="34D55BE6" w14:textId="77777777" w:rsidR="00000000" w:rsidRDefault="007C71EE">
      <w:pPr>
        <w:pStyle w:val="ac"/>
        <w:rPr>
          <w:rtl/>
        </w:rPr>
      </w:pPr>
      <w:r>
        <w:rPr>
          <w:rtl/>
        </w:rPr>
        <w:br/>
        <w:t>עסאם מח'ול (חד"ש-תע"ל):</w:t>
      </w:r>
    </w:p>
    <w:p w14:paraId="783343EB" w14:textId="77777777" w:rsidR="00000000" w:rsidRDefault="007C71EE">
      <w:pPr>
        <w:pStyle w:val="a"/>
        <w:rPr>
          <w:rtl/>
        </w:rPr>
      </w:pPr>
    </w:p>
    <w:p w14:paraId="61C18581" w14:textId="77777777" w:rsidR="00000000" w:rsidRDefault="007C71EE">
      <w:pPr>
        <w:pStyle w:val="a"/>
        <w:rPr>
          <w:rFonts w:hint="cs"/>
          <w:rtl/>
        </w:rPr>
      </w:pPr>
      <w:r>
        <w:rPr>
          <w:rFonts w:hint="cs"/>
          <w:rtl/>
        </w:rPr>
        <w:t>- - -</w:t>
      </w:r>
    </w:p>
    <w:p w14:paraId="582B9EDF" w14:textId="77777777" w:rsidR="00000000" w:rsidRDefault="007C71EE">
      <w:pPr>
        <w:pStyle w:val="SpeakerCon"/>
        <w:rPr>
          <w:rtl/>
        </w:rPr>
      </w:pPr>
      <w:r>
        <w:rPr>
          <w:rtl/>
        </w:rPr>
        <w:br/>
      </w:r>
      <w:bookmarkStart w:id="2369" w:name="FS000001065T28_05_2003_10_42_33C"/>
      <w:bookmarkEnd w:id="2369"/>
      <w:r>
        <w:rPr>
          <w:rtl/>
        </w:rPr>
        <w:t>חיים אורון (מרצ):</w:t>
      </w:r>
    </w:p>
    <w:p w14:paraId="1C7AB844" w14:textId="77777777" w:rsidR="00000000" w:rsidRDefault="007C71EE">
      <w:pPr>
        <w:pStyle w:val="a"/>
        <w:rPr>
          <w:rtl/>
        </w:rPr>
      </w:pPr>
    </w:p>
    <w:p w14:paraId="2AFBC7B8" w14:textId="77777777" w:rsidR="00000000" w:rsidRDefault="007C71EE">
      <w:pPr>
        <w:pStyle w:val="a"/>
        <w:rPr>
          <w:rFonts w:hint="cs"/>
          <w:rtl/>
        </w:rPr>
      </w:pPr>
      <w:r>
        <w:rPr>
          <w:rFonts w:hint="cs"/>
          <w:rtl/>
        </w:rPr>
        <w:t>- - - אם קיבלה תרופה בשביל בנה ול</w:t>
      </w:r>
      <w:r>
        <w:rPr>
          <w:rFonts w:hint="cs"/>
          <w:rtl/>
        </w:rPr>
        <w:t xml:space="preserve">א מממשת את התרופה - 20%. ואני אומר לך באחריות - אם זה בנגב, רוב ה=20% האלה זה עולים, זה קשישים וזה בדואים. וככה, פה זה נמחק. אין. </w:t>
      </w:r>
    </w:p>
    <w:p w14:paraId="1829AE78" w14:textId="77777777" w:rsidR="00000000" w:rsidRDefault="007C71EE">
      <w:pPr>
        <w:pStyle w:val="a"/>
        <w:rPr>
          <w:rFonts w:hint="cs"/>
          <w:rtl/>
        </w:rPr>
      </w:pPr>
    </w:p>
    <w:p w14:paraId="1216F628" w14:textId="77777777" w:rsidR="00000000" w:rsidRDefault="007C71EE">
      <w:pPr>
        <w:pStyle w:val="a"/>
        <w:rPr>
          <w:rFonts w:hint="cs"/>
          <w:rtl/>
        </w:rPr>
      </w:pPr>
      <w:r>
        <w:rPr>
          <w:rFonts w:hint="cs"/>
          <w:rtl/>
        </w:rPr>
        <w:t>ועכשיו נושא כבד מאין כמוהו. היתה פה הפגנת ענק. מה עושים בפנסיה? עזבו אותי מסיפורי המנהלים ועזבו אותי מסיפורי השחיתויות. תבדק</w:t>
      </w:r>
      <w:r>
        <w:rPr>
          <w:rFonts w:hint="cs"/>
          <w:rtl/>
        </w:rPr>
        <w:t>ו את השחיתויות כמה שאתם רוצים. אתם מדברים על 130 מיליארד שקל גירעון - קניתי את המספר, אף שאני חושב שהוא בעייתי. בואו נשים בצד, חברת הכנסת נאות, 5 מיליארדים,  בסדר? - עבור גנבות, וזה במשטרה.</w:t>
      </w:r>
    </w:p>
    <w:p w14:paraId="15EE17BA" w14:textId="77777777" w:rsidR="00000000" w:rsidRDefault="007C71EE">
      <w:pPr>
        <w:pStyle w:val="ac"/>
        <w:rPr>
          <w:rFonts w:hint="cs"/>
          <w:rtl/>
        </w:rPr>
      </w:pPr>
      <w:r>
        <w:rPr>
          <w:rtl/>
        </w:rPr>
        <w:br/>
      </w:r>
    </w:p>
    <w:p w14:paraId="6A110113" w14:textId="77777777" w:rsidR="00000000" w:rsidRDefault="007C71EE">
      <w:pPr>
        <w:pStyle w:val="ac"/>
        <w:rPr>
          <w:rtl/>
        </w:rPr>
      </w:pPr>
      <w:r>
        <w:rPr>
          <w:rtl/>
        </w:rPr>
        <w:br/>
        <w:t>אחמד טיבי (חד"ש-תע"ל):</w:t>
      </w:r>
    </w:p>
    <w:p w14:paraId="2963332F" w14:textId="77777777" w:rsidR="00000000" w:rsidRDefault="007C71EE">
      <w:pPr>
        <w:pStyle w:val="a"/>
        <w:rPr>
          <w:rtl/>
        </w:rPr>
      </w:pPr>
    </w:p>
    <w:p w14:paraId="5DAF6086" w14:textId="77777777" w:rsidR="00000000" w:rsidRDefault="007C71EE">
      <w:pPr>
        <w:pStyle w:val="a"/>
        <w:rPr>
          <w:rFonts w:hint="cs"/>
          <w:rtl/>
        </w:rPr>
      </w:pPr>
      <w:r>
        <w:rPr>
          <w:rFonts w:hint="cs"/>
          <w:rtl/>
        </w:rPr>
        <w:t>בבוקר אמרת 2 מיליארדים.</w:t>
      </w:r>
    </w:p>
    <w:p w14:paraId="2C16D557" w14:textId="77777777" w:rsidR="00000000" w:rsidRDefault="007C71EE">
      <w:pPr>
        <w:pStyle w:val="SpeakerCon"/>
        <w:rPr>
          <w:rtl/>
        </w:rPr>
      </w:pPr>
      <w:r>
        <w:rPr>
          <w:rtl/>
        </w:rPr>
        <w:br/>
      </w:r>
      <w:bookmarkStart w:id="2370" w:name="FS000001065T28_05_2003_10_45_10C"/>
      <w:bookmarkEnd w:id="2370"/>
      <w:r>
        <w:rPr>
          <w:rtl/>
        </w:rPr>
        <w:t>חיים אורון (מר</w:t>
      </w:r>
      <w:r>
        <w:rPr>
          <w:rtl/>
        </w:rPr>
        <w:t>צ):</w:t>
      </w:r>
    </w:p>
    <w:p w14:paraId="03032A39" w14:textId="77777777" w:rsidR="00000000" w:rsidRDefault="007C71EE">
      <w:pPr>
        <w:pStyle w:val="a"/>
        <w:rPr>
          <w:rtl/>
        </w:rPr>
      </w:pPr>
    </w:p>
    <w:p w14:paraId="2B77885A" w14:textId="77777777" w:rsidR="00000000" w:rsidRDefault="007C71EE">
      <w:pPr>
        <w:pStyle w:val="a"/>
        <w:rPr>
          <w:rFonts w:hint="cs"/>
          <w:rtl/>
        </w:rPr>
      </w:pPr>
      <w:r>
        <w:rPr>
          <w:rFonts w:hint="cs"/>
          <w:rtl/>
        </w:rPr>
        <w:t>בבוקר אמרתי 2. 5 מיליארדים עבור גנבות. בואו נטפל עכשיו ב=125 מיליארד שקל. מה, בצרפת גם ניהלו אותם מההסתדרות? בגרמניה גם ניהלו אותם מההסתדרות? אז מה זה הדיבור המופקר הזה, חסר האחריות.</w:t>
      </w:r>
    </w:p>
    <w:p w14:paraId="23B6AEA7" w14:textId="77777777" w:rsidR="00000000" w:rsidRDefault="007C71EE">
      <w:pPr>
        <w:pStyle w:val="a"/>
        <w:rPr>
          <w:rFonts w:hint="cs"/>
          <w:rtl/>
        </w:rPr>
      </w:pPr>
    </w:p>
    <w:p w14:paraId="325711DD" w14:textId="77777777" w:rsidR="00000000" w:rsidRDefault="007C71EE">
      <w:pPr>
        <w:pStyle w:val="a"/>
        <w:rPr>
          <w:rFonts w:hint="cs"/>
          <w:rtl/>
        </w:rPr>
      </w:pPr>
      <w:r>
        <w:rPr>
          <w:rFonts w:hint="cs"/>
          <w:rtl/>
        </w:rPr>
        <w:t>אבל מה שמוצע פה הוא כבר הפתרון. הפנסיונר ישלם יותר - פעם אחת דמי ני</w:t>
      </w:r>
      <w:r>
        <w:rPr>
          <w:rFonts w:hint="cs"/>
          <w:rtl/>
        </w:rPr>
        <w:t>הול 2%, פעם שנייה 2% בתשלום ההפרשה שלו, ובעיקר הוא לא יודע כמה הוא יקבל בעוד 10, 15, 20, 30 שנה. פה באמת מדברים על 15, 20, 30 שנה.</w:t>
      </w:r>
    </w:p>
    <w:p w14:paraId="515512EA" w14:textId="77777777" w:rsidR="00000000" w:rsidRDefault="007C71EE">
      <w:pPr>
        <w:pStyle w:val="a"/>
        <w:rPr>
          <w:rFonts w:hint="cs"/>
          <w:rtl/>
        </w:rPr>
      </w:pPr>
    </w:p>
    <w:p w14:paraId="47C38DB9" w14:textId="77777777" w:rsidR="00000000" w:rsidRDefault="007C71EE">
      <w:pPr>
        <w:pStyle w:val="a"/>
        <w:rPr>
          <w:rFonts w:hint="cs"/>
          <w:rtl/>
        </w:rPr>
      </w:pPr>
      <w:r>
        <w:rPr>
          <w:rFonts w:hint="cs"/>
          <w:rtl/>
        </w:rPr>
        <w:t>וכל המלחמה שלנו, שהצלחנו בה ב=1995, כשנחתם הסכם הפנסיה עם ההסתדרות, חיים רמון ואני חתמנו עליו בשם ההסתדרות, שם היתה התחייבות</w:t>
      </w:r>
      <w:r>
        <w:rPr>
          <w:rFonts w:hint="cs"/>
          <w:rtl/>
        </w:rPr>
        <w:t xml:space="preserve"> של הממשלה - ממשלת רבין, בייגה שוחט שר האוצר - היתה התחייבות של הממשלה לרשת ביטחון. וזה השינוי המהותי, אין יותר רשת ביטחון. </w:t>
      </w:r>
    </w:p>
    <w:p w14:paraId="3420CF92" w14:textId="77777777" w:rsidR="00000000" w:rsidRDefault="007C71EE">
      <w:pPr>
        <w:pStyle w:val="ac"/>
        <w:rPr>
          <w:rtl/>
        </w:rPr>
      </w:pPr>
      <w:r>
        <w:rPr>
          <w:rtl/>
        </w:rPr>
        <w:br/>
        <w:t>יוסי שריד (מרצ):</w:t>
      </w:r>
    </w:p>
    <w:p w14:paraId="69C7D3F3" w14:textId="77777777" w:rsidR="00000000" w:rsidRDefault="007C71EE">
      <w:pPr>
        <w:pStyle w:val="a"/>
        <w:rPr>
          <w:rtl/>
        </w:rPr>
      </w:pPr>
    </w:p>
    <w:p w14:paraId="321B0F28" w14:textId="77777777" w:rsidR="00000000" w:rsidRDefault="007C71EE">
      <w:pPr>
        <w:pStyle w:val="a"/>
        <w:rPr>
          <w:rtl/>
        </w:rPr>
      </w:pPr>
      <w:r>
        <w:rPr>
          <w:rFonts w:hint="cs"/>
          <w:rtl/>
        </w:rPr>
        <w:t xml:space="preserve">כשהבנקים פשטו את הרגל, לא היו שם מנהלים מקצועיים, </w:t>
      </w:r>
      <w:r>
        <w:t>so called</w:t>
      </w:r>
      <w:r>
        <w:rPr>
          <w:rFonts w:hint="cs"/>
          <w:rtl/>
        </w:rPr>
        <w:t>?</w:t>
      </w:r>
    </w:p>
    <w:p w14:paraId="5321515D" w14:textId="77777777" w:rsidR="00000000" w:rsidRDefault="007C71EE">
      <w:pPr>
        <w:pStyle w:val="SpeakerCon"/>
        <w:rPr>
          <w:rtl/>
        </w:rPr>
      </w:pPr>
      <w:r>
        <w:rPr>
          <w:rtl/>
        </w:rPr>
        <w:br/>
      </w:r>
      <w:bookmarkStart w:id="2371" w:name="FS000001065T28_05_2003_10_49_44C"/>
      <w:bookmarkEnd w:id="2371"/>
      <w:r>
        <w:rPr>
          <w:rtl/>
        </w:rPr>
        <w:t>חיים אורון (מרצ):</w:t>
      </w:r>
    </w:p>
    <w:p w14:paraId="403B42D6" w14:textId="77777777" w:rsidR="00000000" w:rsidRDefault="007C71EE">
      <w:pPr>
        <w:pStyle w:val="a"/>
        <w:rPr>
          <w:rtl/>
        </w:rPr>
      </w:pPr>
    </w:p>
    <w:p w14:paraId="3C7FF4B8" w14:textId="77777777" w:rsidR="00000000" w:rsidRDefault="007C71EE">
      <w:pPr>
        <w:pStyle w:val="a"/>
        <w:rPr>
          <w:rFonts w:hint="cs"/>
          <w:rtl/>
        </w:rPr>
      </w:pPr>
      <w:r>
        <w:rPr>
          <w:rFonts w:hint="cs"/>
          <w:rtl/>
        </w:rPr>
        <w:t xml:space="preserve">אין יותר רשת ביטחון. </w:t>
      </w:r>
    </w:p>
    <w:p w14:paraId="13DBFCAE" w14:textId="77777777" w:rsidR="00000000" w:rsidRDefault="007C71EE">
      <w:pPr>
        <w:pStyle w:val="a"/>
        <w:rPr>
          <w:rFonts w:hint="cs"/>
          <w:rtl/>
        </w:rPr>
      </w:pPr>
    </w:p>
    <w:p w14:paraId="79795DC6" w14:textId="77777777" w:rsidR="00000000" w:rsidRDefault="007C71EE">
      <w:pPr>
        <w:pStyle w:val="a"/>
        <w:rPr>
          <w:rFonts w:hint="cs"/>
          <w:rtl/>
        </w:rPr>
      </w:pPr>
      <w:r>
        <w:rPr>
          <w:rFonts w:hint="cs"/>
          <w:rtl/>
        </w:rPr>
        <w:t>אדוני הי</w:t>
      </w:r>
      <w:r>
        <w:rPr>
          <w:rFonts w:hint="cs"/>
          <w:rtl/>
        </w:rPr>
        <w:t>ושב-ראש, חברי הכנסת, אני לא רוצה לנצל יותר את טוב לבו של היושב-ראש. מניתי פה מעל 20=22 נושאים.</w:t>
      </w:r>
    </w:p>
    <w:p w14:paraId="400F6878" w14:textId="77777777" w:rsidR="00000000" w:rsidRDefault="007C71EE">
      <w:pPr>
        <w:pStyle w:val="ad"/>
        <w:rPr>
          <w:rtl/>
        </w:rPr>
      </w:pPr>
      <w:r>
        <w:rPr>
          <w:rtl/>
        </w:rPr>
        <w:br/>
        <w:t>היו"ר מוחמד ברכה:</w:t>
      </w:r>
    </w:p>
    <w:p w14:paraId="2A27A108" w14:textId="77777777" w:rsidR="00000000" w:rsidRDefault="007C71EE">
      <w:pPr>
        <w:pStyle w:val="a"/>
        <w:rPr>
          <w:rtl/>
        </w:rPr>
      </w:pPr>
    </w:p>
    <w:p w14:paraId="4D5976CA" w14:textId="77777777" w:rsidR="00000000" w:rsidRDefault="007C71EE">
      <w:pPr>
        <w:pStyle w:val="a"/>
        <w:rPr>
          <w:rFonts w:hint="cs"/>
          <w:rtl/>
        </w:rPr>
      </w:pPr>
      <w:r>
        <w:rPr>
          <w:rFonts w:hint="cs"/>
          <w:rtl/>
        </w:rPr>
        <w:t>לא הזכרת את הפנסיה.</w:t>
      </w:r>
    </w:p>
    <w:p w14:paraId="7C2EF6C6" w14:textId="77777777" w:rsidR="00000000" w:rsidRDefault="007C71EE">
      <w:pPr>
        <w:pStyle w:val="SpeakerCon"/>
        <w:rPr>
          <w:rtl/>
        </w:rPr>
      </w:pPr>
      <w:r>
        <w:rPr>
          <w:rtl/>
        </w:rPr>
        <w:br/>
      </w:r>
      <w:bookmarkStart w:id="2372" w:name="FS000001065T28_05_2003_10_50_46C"/>
      <w:bookmarkEnd w:id="2372"/>
      <w:r>
        <w:rPr>
          <w:rtl/>
        </w:rPr>
        <w:t>חיים אורון (מרצ):</w:t>
      </w:r>
    </w:p>
    <w:p w14:paraId="30BE1081" w14:textId="77777777" w:rsidR="00000000" w:rsidRDefault="007C71EE">
      <w:pPr>
        <w:pStyle w:val="a"/>
        <w:rPr>
          <w:rtl/>
        </w:rPr>
      </w:pPr>
    </w:p>
    <w:p w14:paraId="068BE109" w14:textId="77777777" w:rsidR="00000000" w:rsidRDefault="007C71EE">
      <w:pPr>
        <w:pStyle w:val="a"/>
        <w:rPr>
          <w:rFonts w:hint="cs"/>
          <w:rtl/>
        </w:rPr>
      </w:pPr>
      <w:r>
        <w:rPr>
          <w:rFonts w:hint="cs"/>
          <w:rtl/>
        </w:rPr>
        <w:t xml:space="preserve">על הפנסיה דיברתי עכשיו. </w:t>
      </w:r>
    </w:p>
    <w:p w14:paraId="3F44C447" w14:textId="77777777" w:rsidR="00000000" w:rsidRDefault="007C71EE">
      <w:pPr>
        <w:pStyle w:val="ac"/>
        <w:rPr>
          <w:rtl/>
        </w:rPr>
      </w:pPr>
      <w:r>
        <w:rPr>
          <w:rtl/>
        </w:rPr>
        <w:br/>
      </w:r>
      <w:r>
        <w:rPr>
          <w:rFonts w:hint="cs"/>
          <w:rtl/>
        </w:rPr>
        <w:br/>
      </w:r>
      <w:r>
        <w:rPr>
          <w:rtl/>
        </w:rPr>
        <w:br/>
      </w:r>
      <w:r>
        <w:rPr>
          <w:rtl/>
        </w:rPr>
        <w:br/>
        <w:t>יוסי שריד (מרצ):</w:t>
      </w:r>
    </w:p>
    <w:p w14:paraId="4C2A9F80" w14:textId="77777777" w:rsidR="00000000" w:rsidRDefault="007C71EE">
      <w:pPr>
        <w:pStyle w:val="a"/>
        <w:rPr>
          <w:rtl/>
        </w:rPr>
      </w:pPr>
    </w:p>
    <w:p w14:paraId="1A35C4D3" w14:textId="77777777" w:rsidR="00000000" w:rsidRDefault="007C71EE">
      <w:pPr>
        <w:pStyle w:val="a"/>
        <w:rPr>
          <w:rFonts w:hint="cs"/>
          <w:rtl/>
        </w:rPr>
      </w:pPr>
      <w:r>
        <w:rPr>
          <w:rFonts w:hint="cs"/>
          <w:rtl/>
        </w:rPr>
        <w:t>מה עם ילדים בשילוב?</w:t>
      </w:r>
    </w:p>
    <w:p w14:paraId="1BCC8588" w14:textId="77777777" w:rsidR="00000000" w:rsidRDefault="007C71EE">
      <w:pPr>
        <w:pStyle w:val="SpeakerCon"/>
        <w:rPr>
          <w:rtl/>
        </w:rPr>
      </w:pPr>
      <w:r>
        <w:rPr>
          <w:rtl/>
        </w:rPr>
        <w:br/>
      </w:r>
      <w:bookmarkStart w:id="2373" w:name="FS000001065T28_05_2003_10_51_10C"/>
      <w:bookmarkEnd w:id="2373"/>
      <w:r>
        <w:rPr>
          <w:rtl/>
        </w:rPr>
        <w:t>חיים אורון (מרצ):</w:t>
      </w:r>
    </w:p>
    <w:p w14:paraId="102B72B3" w14:textId="77777777" w:rsidR="00000000" w:rsidRDefault="007C71EE">
      <w:pPr>
        <w:pStyle w:val="a"/>
        <w:rPr>
          <w:rtl/>
        </w:rPr>
      </w:pPr>
    </w:p>
    <w:p w14:paraId="6DDBEAA8" w14:textId="77777777" w:rsidR="00000000" w:rsidRDefault="007C71EE">
      <w:pPr>
        <w:pStyle w:val="a"/>
        <w:rPr>
          <w:rFonts w:hint="cs"/>
          <w:rtl/>
        </w:rPr>
      </w:pPr>
      <w:r>
        <w:rPr>
          <w:rFonts w:hint="cs"/>
          <w:rtl/>
        </w:rPr>
        <w:t xml:space="preserve">זה יצא. </w:t>
      </w:r>
    </w:p>
    <w:p w14:paraId="28C620A0" w14:textId="77777777" w:rsidR="00000000" w:rsidRDefault="007C71EE">
      <w:pPr>
        <w:pStyle w:val="ac"/>
        <w:rPr>
          <w:rtl/>
        </w:rPr>
      </w:pPr>
      <w:r>
        <w:rPr>
          <w:rtl/>
        </w:rPr>
        <w:br/>
        <w:t xml:space="preserve">דוד </w:t>
      </w:r>
      <w:r>
        <w:rPr>
          <w:rtl/>
        </w:rPr>
        <w:t>טל (עם אחד):</w:t>
      </w:r>
    </w:p>
    <w:p w14:paraId="53DE5BB0" w14:textId="77777777" w:rsidR="00000000" w:rsidRDefault="007C71EE">
      <w:pPr>
        <w:pStyle w:val="a"/>
        <w:rPr>
          <w:rtl/>
        </w:rPr>
      </w:pPr>
    </w:p>
    <w:p w14:paraId="1470464F" w14:textId="77777777" w:rsidR="00000000" w:rsidRDefault="007C71EE">
      <w:pPr>
        <w:pStyle w:val="a"/>
        <w:rPr>
          <w:rFonts w:hint="cs"/>
          <w:rtl/>
        </w:rPr>
      </w:pPr>
      <w:r>
        <w:rPr>
          <w:rFonts w:hint="cs"/>
          <w:rtl/>
        </w:rPr>
        <w:t>הוצא בוועדה.</w:t>
      </w:r>
    </w:p>
    <w:p w14:paraId="3245F03C" w14:textId="77777777" w:rsidR="00000000" w:rsidRDefault="007C71EE">
      <w:pPr>
        <w:pStyle w:val="SpeakerCon"/>
        <w:rPr>
          <w:rtl/>
        </w:rPr>
      </w:pPr>
      <w:r>
        <w:rPr>
          <w:rtl/>
        </w:rPr>
        <w:br/>
      </w:r>
      <w:bookmarkStart w:id="2374" w:name="FS000001065T28_05_2003_10_51_22C"/>
      <w:bookmarkEnd w:id="2374"/>
      <w:r>
        <w:rPr>
          <w:rtl/>
        </w:rPr>
        <w:t>חיים אורון (מרצ):</w:t>
      </w:r>
    </w:p>
    <w:p w14:paraId="401DF5BA" w14:textId="77777777" w:rsidR="00000000" w:rsidRDefault="007C71EE">
      <w:pPr>
        <w:pStyle w:val="a"/>
        <w:rPr>
          <w:rtl/>
        </w:rPr>
      </w:pPr>
    </w:p>
    <w:p w14:paraId="5868C8CB" w14:textId="77777777" w:rsidR="00000000" w:rsidRDefault="007C71EE">
      <w:pPr>
        <w:pStyle w:val="a"/>
        <w:rPr>
          <w:rFonts w:hint="cs"/>
          <w:rtl/>
        </w:rPr>
      </w:pPr>
      <w:r>
        <w:rPr>
          <w:rFonts w:hint="cs"/>
          <w:rtl/>
        </w:rPr>
        <w:t xml:space="preserve">ילדים בשילוב יצא. גם פה אני רוצה להרגיע את חברי הכנסת. חלק מהנושאים שפוצלו </w:t>
      </w:r>
      <w:del w:id="2375" w:author="knesset" w:date="2003-06-09T23:46:00Z">
        <w:r>
          <w:rPr>
            <w:rFonts w:hint="cs"/>
            <w:rtl/>
          </w:rPr>
          <w:delText xml:space="preserve"> </w:delText>
        </w:r>
      </w:del>
      <w:r>
        <w:rPr>
          <w:rFonts w:hint="cs"/>
          <w:rtl/>
        </w:rPr>
        <w:t>יבואו לפה בשבועות הקרובים. אני אומר את זה באחריות מלאה.</w:t>
      </w:r>
    </w:p>
    <w:p w14:paraId="46EC06FC" w14:textId="77777777" w:rsidR="00000000" w:rsidRDefault="007C71EE">
      <w:pPr>
        <w:pStyle w:val="ac"/>
        <w:rPr>
          <w:rtl/>
        </w:rPr>
      </w:pPr>
      <w:r>
        <w:rPr>
          <w:rtl/>
        </w:rPr>
        <w:br/>
        <w:t>דוד טל (עם אחד):</w:t>
      </w:r>
    </w:p>
    <w:p w14:paraId="67D4D952" w14:textId="77777777" w:rsidR="00000000" w:rsidRDefault="007C71EE">
      <w:pPr>
        <w:pStyle w:val="a"/>
        <w:rPr>
          <w:rtl/>
        </w:rPr>
      </w:pPr>
    </w:p>
    <w:p w14:paraId="6BA20E94" w14:textId="77777777" w:rsidR="00000000" w:rsidRDefault="007C71EE">
      <w:pPr>
        <w:pStyle w:val="a"/>
        <w:rPr>
          <w:rFonts w:hint="cs"/>
          <w:rtl/>
        </w:rPr>
      </w:pPr>
      <w:ins w:id="2376" w:author="knesset" w:date="2003-06-09T23:46:00Z">
        <w:r>
          <w:rPr>
            <w:rFonts w:hint="cs"/>
            <w:rtl/>
          </w:rPr>
          <w:t>ב</w:t>
        </w:r>
      </w:ins>
      <w:r>
        <w:rPr>
          <w:rFonts w:hint="cs"/>
          <w:rtl/>
        </w:rPr>
        <w:t>עוד חודש.</w:t>
      </w:r>
    </w:p>
    <w:p w14:paraId="43164445" w14:textId="77777777" w:rsidR="00000000" w:rsidRDefault="007C71EE">
      <w:pPr>
        <w:pStyle w:val="SpeakerCon"/>
        <w:rPr>
          <w:rtl/>
        </w:rPr>
      </w:pPr>
      <w:r>
        <w:rPr>
          <w:rtl/>
        </w:rPr>
        <w:br/>
      </w:r>
      <w:bookmarkStart w:id="2377" w:name="FS000001065T28_05_2003_10_52_08C"/>
      <w:bookmarkEnd w:id="2377"/>
      <w:r>
        <w:rPr>
          <w:rtl/>
        </w:rPr>
        <w:t>חיים אורון (מרצ):</w:t>
      </w:r>
    </w:p>
    <w:p w14:paraId="4845D253" w14:textId="77777777" w:rsidR="00000000" w:rsidRDefault="007C71EE">
      <w:pPr>
        <w:pStyle w:val="a"/>
        <w:rPr>
          <w:rtl/>
        </w:rPr>
      </w:pPr>
    </w:p>
    <w:p w14:paraId="39A28A07" w14:textId="77777777" w:rsidR="00000000" w:rsidRDefault="007C71EE">
      <w:pPr>
        <w:pStyle w:val="a"/>
        <w:rPr>
          <w:rFonts w:hint="cs"/>
          <w:rtl/>
        </w:rPr>
      </w:pPr>
      <w:r>
        <w:rPr>
          <w:rFonts w:hint="cs"/>
          <w:rtl/>
        </w:rPr>
        <w:t>אבל אני עכשיו עוזב אותם. לא</w:t>
      </w:r>
      <w:r>
        <w:rPr>
          <w:rFonts w:hint="cs"/>
          <w:rtl/>
        </w:rPr>
        <w:t xml:space="preserve"> מניתי - ובזה אני מסיים - 6 מיליארדי שקל שוועדת הכספים קיצצה לפני שבועיים - הם כבר בקופה, זה תוספות - ועוד מיליארד שמסבירים לנו שבשבוע הבא יביאו לממשלה, כי פה ירדו כמה נושאים בכנסת, אז צריך להביא את מיליארד השקל.</w:t>
      </w:r>
    </w:p>
    <w:p w14:paraId="2B95FA26" w14:textId="77777777" w:rsidR="00000000" w:rsidRDefault="007C71EE">
      <w:pPr>
        <w:pStyle w:val="a"/>
        <w:rPr>
          <w:rFonts w:hint="cs"/>
          <w:rtl/>
        </w:rPr>
      </w:pPr>
    </w:p>
    <w:p w14:paraId="33AA41D9" w14:textId="77777777" w:rsidR="00000000" w:rsidRDefault="007C71EE">
      <w:pPr>
        <w:pStyle w:val="a"/>
        <w:rPr>
          <w:rFonts w:hint="cs"/>
          <w:rtl/>
        </w:rPr>
      </w:pPr>
      <w:r>
        <w:rPr>
          <w:rFonts w:hint="cs"/>
          <w:rtl/>
        </w:rPr>
        <w:t>אם זאת לא מהפכה - כל לימודי בעבר על המהפכנ</w:t>
      </w:r>
      <w:r>
        <w:rPr>
          <w:rFonts w:hint="cs"/>
          <w:rtl/>
        </w:rPr>
        <w:t>ים היו כנראה שגויים. זאת מהפכה.</w:t>
      </w:r>
    </w:p>
    <w:p w14:paraId="25ACE498" w14:textId="77777777" w:rsidR="00000000" w:rsidRDefault="007C71EE">
      <w:pPr>
        <w:pStyle w:val="ad"/>
        <w:rPr>
          <w:rtl/>
        </w:rPr>
      </w:pPr>
      <w:r>
        <w:rPr>
          <w:rtl/>
        </w:rPr>
        <w:br/>
        <w:t>היו"ר מוחמד ברכה:</w:t>
      </w:r>
    </w:p>
    <w:p w14:paraId="74CA6EFC" w14:textId="77777777" w:rsidR="00000000" w:rsidRDefault="007C71EE">
      <w:pPr>
        <w:pStyle w:val="a"/>
        <w:rPr>
          <w:rtl/>
        </w:rPr>
      </w:pPr>
    </w:p>
    <w:p w14:paraId="1510BC99" w14:textId="77777777" w:rsidR="00000000" w:rsidRDefault="007C71EE">
      <w:pPr>
        <w:pStyle w:val="a"/>
        <w:rPr>
          <w:rFonts w:hint="cs"/>
          <w:rtl/>
        </w:rPr>
      </w:pPr>
      <w:r>
        <w:rPr>
          <w:rFonts w:hint="cs"/>
          <w:rtl/>
        </w:rPr>
        <w:t>זו הפיכה.</w:t>
      </w:r>
    </w:p>
    <w:p w14:paraId="3E200795" w14:textId="77777777" w:rsidR="00000000" w:rsidRDefault="007C71EE">
      <w:pPr>
        <w:pStyle w:val="SpeakerCon"/>
        <w:rPr>
          <w:rtl/>
        </w:rPr>
      </w:pPr>
      <w:r>
        <w:rPr>
          <w:rtl/>
        </w:rPr>
        <w:br/>
      </w:r>
      <w:bookmarkStart w:id="2378" w:name="FS000001065T28_05_2003_10_54_10C"/>
      <w:bookmarkEnd w:id="2378"/>
      <w:r>
        <w:rPr>
          <w:rtl/>
        </w:rPr>
        <w:t>חיים אורון (מרצ):</w:t>
      </w:r>
    </w:p>
    <w:p w14:paraId="6DCFBC56" w14:textId="77777777" w:rsidR="00000000" w:rsidRDefault="007C71EE">
      <w:pPr>
        <w:pStyle w:val="a"/>
        <w:rPr>
          <w:rtl/>
        </w:rPr>
      </w:pPr>
    </w:p>
    <w:p w14:paraId="55792DF2" w14:textId="77777777" w:rsidR="00000000" w:rsidRDefault="007C71EE">
      <w:pPr>
        <w:pStyle w:val="a"/>
        <w:rPr>
          <w:rFonts w:hint="cs"/>
          <w:rtl/>
        </w:rPr>
      </w:pPr>
      <w:r>
        <w:rPr>
          <w:rFonts w:hint="cs"/>
          <w:rtl/>
        </w:rPr>
        <w:t>זאת מהפכה. מהפכה שמובילים אותה יד ביד, ומתוך הסכמה מלאה - חברת הכנסת נאות - ובלילה פה אמר לי פריצקי: כן, אני מסכים לזה כי אני רוצה מדינת ישראל כזאת. אני מצטט מעל הדוכן מה שהו</w:t>
      </w:r>
      <w:r>
        <w:rPr>
          <w:rFonts w:hint="cs"/>
          <w:rtl/>
        </w:rPr>
        <w:t>א אמר פה בקריאת ביניים לדברים שלי. היו פה חברי כנסת ששמעו. זה מה שהוא רוצה.</w:t>
      </w:r>
    </w:p>
    <w:p w14:paraId="24E47CC0" w14:textId="77777777" w:rsidR="00000000" w:rsidRDefault="007C71EE">
      <w:pPr>
        <w:pStyle w:val="ac"/>
        <w:rPr>
          <w:rtl/>
        </w:rPr>
      </w:pPr>
      <w:r>
        <w:rPr>
          <w:rtl/>
        </w:rPr>
        <w:br/>
      </w:r>
      <w:r>
        <w:rPr>
          <w:rFonts w:hint="cs"/>
          <w:rtl/>
        </w:rPr>
        <w:br/>
      </w:r>
      <w:r>
        <w:rPr>
          <w:rtl/>
        </w:rPr>
        <w:br/>
        <w:t>יוסי שריד (מרצ):</w:t>
      </w:r>
    </w:p>
    <w:p w14:paraId="6C929170" w14:textId="77777777" w:rsidR="00000000" w:rsidRDefault="007C71EE">
      <w:pPr>
        <w:pStyle w:val="a"/>
        <w:rPr>
          <w:rtl/>
        </w:rPr>
      </w:pPr>
    </w:p>
    <w:p w14:paraId="4DE25EA9" w14:textId="77777777" w:rsidR="00000000" w:rsidRDefault="007C71EE">
      <w:pPr>
        <w:pStyle w:val="a"/>
        <w:rPr>
          <w:rFonts w:hint="cs"/>
          <w:rtl/>
        </w:rPr>
      </w:pPr>
      <w:r>
        <w:rPr>
          <w:rFonts w:hint="cs"/>
          <w:rtl/>
        </w:rPr>
        <w:t>מה זה כזאת?</w:t>
      </w:r>
    </w:p>
    <w:p w14:paraId="005665AC" w14:textId="77777777" w:rsidR="00000000" w:rsidRDefault="007C71EE">
      <w:pPr>
        <w:pStyle w:val="SpeakerCon"/>
        <w:rPr>
          <w:rtl/>
        </w:rPr>
      </w:pPr>
      <w:r>
        <w:rPr>
          <w:rtl/>
        </w:rPr>
        <w:br/>
      </w:r>
      <w:bookmarkStart w:id="2379" w:name="FS000001065T28_05_2003_10_55_45C"/>
      <w:bookmarkEnd w:id="2379"/>
      <w:r>
        <w:rPr>
          <w:rtl/>
        </w:rPr>
        <w:t>חיים אורון (מרצ):</w:t>
      </w:r>
    </w:p>
    <w:p w14:paraId="0D8716A8" w14:textId="77777777" w:rsidR="00000000" w:rsidRDefault="007C71EE">
      <w:pPr>
        <w:pStyle w:val="a"/>
        <w:rPr>
          <w:rtl/>
        </w:rPr>
      </w:pPr>
    </w:p>
    <w:p w14:paraId="127CF417" w14:textId="77777777" w:rsidR="00000000" w:rsidRDefault="007C71EE">
      <w:pPr>
        <w:pStyle w:val="a"/>
        <w:rPr>
          <w:rFonts w:hint="cs"/>
          <w:rtl/>
        </w:rPr>
      </w:pPr>
      <w:r>
        <w:rPr>
          <w:rFonts w:hint="cs"/>
          <w:rtl/>
        </w:rPr>
        <w:t>כזאת שבה סל הבריאות הוא לא 80% הוצאה ציבורית, אלא 60% הוצאה ציבורית ו=20% הוצאה פרטית; שבה סל החינוך הוא במתכונת דומה; שבה סל ה</w:t>
      </w:r>
      <w:r>
        <w:rPr>
          <w:rFonts w:hint="cs"/>
          <w:rtl/>
        </w:rPr>
        <w:t>רווחה הוא במתכונת דומה. זו תפיסת עולמי ואני רוצה להעביר אותה, כי אני חושב שהפרט - - -</w:t>
      </w:r>
    </w:p>
    <w:p w14:paraId="5EACDC05" w14:textId="77777777" w:rsidR="00000000" w:rsidRDefault="007C71EE">
      <w:pPr>
        <w:pStyle w:val="ac"/>
        <w:rPr>
          <w:rtl/>
        </w:rPr>
      </w:pPr>
      <w:r>
        <w:rPr>
          <w:rtl/>
        </w:rPr>
        <w:br/>
        <w:t>יוסי שריד (מרצ):</w:t>
      </w:r>
    </w:p>
    <w:p w14:paraId="28818AA9" w14:textId="77777777" w:rsidR="00000000" w:rsidRDefault="007C71EE">
      <w:pPr>
        <w:pStyle w:val="a"/>
        <w:rPr>
          <w:rtl/>
        </w:rPr>
      </w:pPr>
    </w:p>
    <w:p w14:paraId="0CB12F18" w14:textId="77777777" w:rsidR="00000000" w:rsidRDefault="007C71EE">
      <w:pPr>
        <w:pStyle w:val="a"/>
        <w:rPr>
          <w:rFonts w:hint="cs"/>
          <w:rtl/>
        </w:rPr>
      </w:pPr>
      <w:r>
        <w:rPr>
          <w:rFonts w:hint="cs"/>
          <w:rtl/>
        </w:rPr>
        <w:t>של פריצקי, אתה מתכוון.</w:t>
      </w:r>
    </w:p>
    <w:p w14:paraId="046859F4" w14:textId="77777777" w:rsidR="00000000" w:rsidRDefault="007C71EE">
      <w:pPr>
        <w:pStyle w:val="SpeakerCon"/>
        <w:rPr>
          <w:rtl/>
        </w:rPr>
      </w:pPr>
      <w:r>
        <w:rPr>
          <w:rtl/>
        </w:rPr>
        <w:br/>
      </w:r>
      <w:bookmarkStart w:id="2380" w:name="FS000001065T28_05_2003_10_57_05C"/>
      <w:bookmarkEnd w:id="2380"/>
      <w:r>
        <w:rPr>
          <w:rtl/>
        </w:rPr>
        <w:t>חיים אורון (מרצ):</w:t>
      </w:r>
    </w:p>
    <w:p w14:paraId="324F9BE4" w14:textId="77777777" w:rsidR="00000000" w:rsidRDefault="007C71EE">
      <w:pPr>
        <w:pStyle w:val="a"/>
        <w:rPr>
          <w:rtl/>
        </w:rPr>
      </w:pPr>
    </w:p>
    <w:p w14:paraId="331C40C9" w14:textId="77777777" w:rsidR="00000000" w:rsidRDefault="007C71EE">
      <w:pPr>
        <w:pStyle w:val="a"/>
        <w:rPr>
          <w:rFonts w:hint="cs"/>
          <w:rtl/>
        </w:rPr>
      </w:pPr>
      <w:r>
        <w:rPr>
          <w:rFonts w:hint="cs"/>
          <w:rtl/>
        </w:rPr>
        <w:t xml:space="preserve">של פריצקי. </w:t>
      </w:r>
    </w:p>
    <w:p w14:paraId="5DEE3962" w14:textId="77777777" w:rsidR="00000000" w:rsidRDefault="007C71EE">
      <w:pPr>
        <w:pStyle w:val="a"/>
        <w:rPr>
          <w:rFonts w:hint="cs"/>
          <w:rtl/>
        </w:rPr>
      </w:pPr>
    </w:p>
    <w:p w14:paraId="171C40B1" w14:textId="77777777" w:rsidR="00000000" w:rsidRDefault="007C71EE">
      <w:pPr>
        <w:pStyle w:val="a"/>
        <w:rPr>
          <w:rFonts w:hint="cs"/>
          <w:rtl/>
        </w:rPr>
      </w:pPr>
      <w:r>
        <w:rPr>
          <w:rFonts w:hint="cs"/>
          <w:rtl/>
        </w:rPr>
        <w:t>ולכן, זו מהפכה ממש. יש לנו מהפכנים גדולים - ביבי נתניהו וטומי לפיד - ואני חושב שחובת כולנו, ואנ</w:t>
      </w:r>
      <w:r>
        <w:rPr>
          <w:rFonts w:hint="cs"/>
          <w:rtl/>
        </w:rPr>
        <w:t>י שמח - ואני מצטרף לדברים שאמר פה קודם עזמי בשארה, ובזה אני רוצה לסיים.</w:t>
      </w:r>
    </w:p>
    <w:p w14:paraId="31EA82D8" w14:textId="77777777" w:rsidR="00000000" w:rsidRDefault="007C71EE">
      <w:pPr>
        <w:pStyle w:val="a"/>
        <w:rPr>
          <w:rFonts w:hint="cs"/>
          <w:rtl/>
        </w:rPr>
      </w:pPr>
    </w:p>
    <w:p w14:paraId="0CAA6952" w14:textId="77777777" w:rsidR="00000000" w:rsidRDefault="007C71EE">
      <w:pPr>
        <w:pStyle w:val="a"/>
        <w:rPr>
          <w:rFonts w:hint="cs"/>
          <w:rtl/>
        </w:rPr>
      </w:pPr>
      <w:r>
        <w:rPr>
          <w:rFonts w:hint="cs"/>
          <w:rtl/>
        </w:rPr>
        <w:t>אני מאוד מקווה שהשותפות, שהיא לא אחידות, שהיא לא בלי מחלוקות, שהיא לא בלי עמדות שונות גם בנושאים המדיניים וגם בנושאים החברתיים, שהיתה בימים האחרונים באופוזיציה - מאגודת ישראל ודגל התו</w:t>
      </w:r>
      <w:r>
        <w:rPr>
          <w:rFonts w:hint="cs"/>
          <w:rtl/>
        </w:rPr>
        <w:t>רה וש"ס, עד מרצ והסיעות הערביות, דרך עם אחד ומפלגת העבודה - זה לדעת להסכים על אותם דברים שמסכימים. יש פה הרבה דברים שלא נצביע עליהם באופן זהה; יש פה הרבה דברים שאולי נימנע ולא נצביע לפי עמדות של חברינו בסיעות האחרות, שהן לא השקפתנו. אבל היתה תחושה משותפת ל</w:t>
      </w:r>
      <w:r>
        <w:rPr>
          <w:rFonts w:hint="cs"/>
          <w:rtl/>
        </w:rPr>
        <w:t xml:space="preserve">כולם, שבעצם, אולי בפעם הראשונה באופן כל כך מובהק, מוצגות פה שתי תפיסות וצריך להכריע ביניהן, ומי שבוחר באחת - דוחה את השנייה, ומי שבוחר בשנייה, בשלנו - חייב לדחות מכול וכול את סל הדברים הרעים, החמורים, שישנם כאן. </w:t>
      </w:r>
    </w:p>
    <w:p w14:paraId="009721E5" w14:textId="77777777" w:rsidR="00000000" w:rsidRDefault="007C71EE">
      <w:pPr>
        <w:pStyle w:val="ad"/>
        <w:rPr>
          <w:rtl/>
        </w:rPr>
      </w:pPr>
      <w:r>
        <w:rPr>
          <w:rtl/>
        </w:rPr>
        <w:br/>
        <w:t>היו"ר מוחמד ברכה:</w:t>
      </w:r>
    </w:p>
    <w:p w14:paraId="40FBFD06" w14:textId="77777777" w:rsidR="00000000" w:rsidRDefault="007C71EE">
      <w:pPr>
        <w:pStyle w:val="a"/>
        <w:rPr>
          <w:rtl/>
        </w:rPr>
      </w:pPr>
    </w:p>
    <w:p w14:paraId="1E2696D1" w14:textId="77777777" w:rsidR="00000000" w:rsidRDefault="007C71EE">
      <w:pPr>
        <w:pStyle w:val="a"/>
        <w:rPr>
          <w:rFonts w:hint="cs"/>
          <w:rtl/>
        </w:rPr>
      </w:pPr>
      <w:r>
        <w:rPr>
          <w:rFonts w:hint="cs"/>
          <w:rtl/>
        </w:rPr>
        <w:t>תודה לחבר הכנסת אורון ע</w:t>
      </w:r>
      <w:r>
        <w:rPr>
          <w:rFonts w:hint="cs"/>
          <w:rtl/>
        </w:rPr>
        <w:t>ל הדברים החשובים והמאלפים והרציניים והמעמיקים. כן, זו עבודה לשירות כל הכנסת וכל חבריה. יישר כוח.</w:t>
      </w:r>
    </w:p>
    <w:p w14:paraId="49748161" w14:textId="77777777" w:rsidR="00000000" w:rsidRDefault="007C71EE">
      <w:pPr>
        <w:pStyle w:val="a"/>
        <w:rPr>
          <w:rFonts w:hint="cs"/>
          <w:rtl/>
        </w:rPr>
      </w:pPr>
    </w:p>
    <w:p w14:paraId="15943B96" w14:textId="77777777" w:rsidR="00000000" w:rsidRDefault="007C71EE">
      <w:pPr>
        <w:pStyle w:val="a"/>
        <w:rPr>
          <w:rFonts w:hint="cs"/>
          <w:rtl/>
        </w:rPr>
      </w:pPr>
      <w:r>
        <w:rPr>
          <w:rFonts w:hint="cs"/>
          <w:rtl/>
        </w:rPr>
        <w:t xml:space="preserve">רשות הדיבור לחברת הכנסת לאה נס. אחריה - לחבר הכנסת דוד טל. סליחה </w:t>
      </w:r>
      <w:r>
        <w:rPr>
          <w:rtl/>
        </w:rPr>
        <w:t>–</w:t>
      </w:r>
      <w:r>
        <w:rPr>
          <w:rFonts w:hint="cs"/>
          <w:rtl/>
        </w:rPr>
        <w:t xml:space="preserve"> לחברת הכנסת גילה פינקלשטיין.</w:t>
      </w:r>
    </w:p>
    <w:p w14:paraId="72BE98B2" w14:textId="77777777" w:rsidR="00000000" w:rsidRDefault="007C71EE">
      <w:pPr>
        <w:pStyle w:val="ac"/>
        <w:rPr>
          <w:rtl/>
        </w:rPr>
      </w:pPr>
      <w:r>
        <w:rPr>
          <w:rtl/>
        </w:rPr>
        <w:br/>
      </w:r>
      <w:r>
        <w:rPr>
          <w:rFonts w:hint="cs"/>
          <w:rtl/>
        </w:rPr>
        <w:br/>
      </w:r>
      <w:r>
        <w:rPr>
          <w:rtl/>
        </w:rPr>
        <w:br/>
        <w:t>דוד טל (עם אחד):</w:t>
      </w:r>
    </w:p>
    <w:p w14:paraId="14F4CF24" w14:textId="77777777" w:rsidR="00000000" w:rsidRDefault="007C71EE">
      <w:pPr>
        <w:pStyle w:val="a"/>
        <w:rPr>
          <w:rtl/>
        </w:rPr>
      </w:pPr>
    </w:p>
    <w:p w14:paraId="0EBB4FE7" w14:textId="77777777" w:rsidR="00000000" w:rsidRDefault="007C71EE">
      <w:pPr>
        <w:pStyle w:val="a"/>
        <w:rPr>
          <w:rFonts w:hint="cs"/>
          <w:rtl/>
        </w:rPr>
      </w:pPr>
      <w:r>
        <w:rPr>
          <w:rFonts w:hint="cs"/>
          <w:rtl/>
        </w:rPr>
        <w:t>ואני רציתי לברך אותה - - -</w:t>
      </w:r>
    </w:p>
    <w:p w14:paraId="42F510C2" w14:textId="77777777" w:rsidR="00000000" w:rsidRDefault="007C71EE">
      <w:pPr>
        <w:pStyle w:val="ac"/>
        <w:rPr>
          <w:rtl/>
        </w:rPr>
      </w:pPr>
      <w:r>
        <w:rPr>
          <w:rtl/>
        </w:rPr>
        <w:br/>
        <w:t>לאה נס (הליכו</w:t>
      </w:r>
      <w:r>
        <w:rPr>
          <w:rtl/>
        </w:rPr>
        <w:t>ד):</w:t>
      </w:r>
    </w:p>
    <w:p w14:paraId="4E90B306" w14:textId="77777777" w:rsidR="00000000" w:rsidRDefault="007C71EE">
      <w:pPr>
        <w:pStyle w:val="a"/>
        <w:rPr>
          <w:rtl/>
        </w:rPr>
      </w:pPr>
    </w:p>
    <w:p w14:paraId="2030D123" w14:textId="77777777" w:rsidR="00000000" w:rsidRDefault="007C71EE">
      <w:pPr>
        <w:pStyle w:val="a"/>
        <w:rPr>
          <w:rFonts w:hint="cs"/>
          <w:rtl/>
        </w:rPr>
      </w:pPr>
      <w:r>
        <w:rPr>
          <w:rFonts w:hint="cs"/>
          <w:rtl/>
        </w:rPr>
        <w:t>אתה יכול לברך אותי, אבל ככה - - -?</w:t>
      </w:r>
    </w:p>
    <w:p w14:paraId="0BD3EB08" w14:textId="77777777" w:rsidR="00000000" w:rsidRDefault="007C71EE">
      <w:pPr>
        <w:pStyle w:val="ad"/>
        <w:rPr>
          <w:rtl/>
        </w:rPr>
      </w:pPr>
      <w:r>
        <w:rPr>
          <w:rtl/>
        </w:rPr>
        <w:br/>
        <w:t>היו"ר מוחמד ברכה:</w:t>
      </w:r>
    </w:p>
    <w:p w14:paraId="5BEC580A" w14:textId="77777777" w:rsidR="00000000" w:rsidRDefault="007C71EE">
      <w:pPr>
        <w:pStyle w:val="a"/>
        <w:rPr>
          <w:rtl/>
        </w:rPr>
      </w:pPr>
    </w:p>
    <w:p w14:paraId="14FA5213" w14:textId="77777777" w:rsidR="00000000" w:rsidRDefault="007C71EE">
      <w:pPr>
        <w:pStyle w:val="a"/>
        <w:rPr>
          <w:rFonts w:hint="cs"/>
          <w:rtl/>
        </w:rPr>
      </w:pPr>
      <w:r>
        <w:rPr>
          <w:rFonts w:hint="cs"/>
          <w:rtl/>
        </w:rPr>
        <w:t xml:space="preserve">תמיד אתה יכול לברך. </w:t>
      </w:r>
    </w:p>
    <w:p w14:paraId="622B5F98" w14:textId="77777777" w:rsidR="00000000" w:rsidRDefault="007C71EE">
      <w:pPr>
        <w:pStyle w:val="Speaker"/>
        <w:rPr>
          <w:rtl/>
        </w:rPr>
      </w:pPr>
      <w:r>
        <w:rPr>
          <w:rtl/>
        </w:rPr>
        <w:br/>
      </w:r>
      <w:bookmarkStart w:id="2381" w:name="FS000001041T28_05_2003_11_06_44"/>
      <w:bookmarkEnd w:id="2381"/>
      <w:r>
        <w:rPr>
          <w:rtl/>
        </w:rPr>
        <w:t>לאה נס (הליכוד):</w:t>
      </w:r>
    </w:p>
    <w:p w14:paraId="34FF2901" w14:textId="77777777" w:rsidR="00000000" w:rsidRDefault="007C71EE">
      <w:pPr>
        <w:pStyle w:val="a"/>
        <w:rPr>
          <w:rFonts w:hint="cs"/>
          <w:rtl/>
        </w:rPr>
      </w:pPr>
    </w:p>
    <w:p w14:paraId="3BD4DC96" w14:textId="77777777" w:rsidR="00000000" w:rsidRDefault="007C71EE">
      <w:pPr>
        <w:pStyle w:val="a"/>
        <w:rPr>
          <w:rFonts w:hint="cs"/>
          <w:rtl/>
        </w:rPr>
      </w:pPr>
      <w:r>
        <w:rPr>
          <w:rFonts w:hint="cs"/>
          <w:rtl/>
        </w:rPr>
        <w:t>אדוני היושב-ראש, כבוד השרה, כנסת נכבדה, זה יומיים אנו שומעים את חברי האופוזיציה מעבירים ביקורת על התוכנית הכלכלית, מתוך תמיהה על הקיצוצים הנדרשים. מה ההיתממ</w:t>
      </w:r>
      <w:r>
        <w:rPr>
          <w:rFonts w:hint="cs"/>
          <w:rtl/>
        </w:rPr>
        <w:t>ות הזאת? כולנו הרי מודעים למצב הכלכלי הקשה והבעייתי. בכל יום נקלעים עסקים קטנים וחברות לקשיים, אשר גוררים תביעות פירוק כנגדם. המשק כולו עומד - לדברי החשב הכללי - בסכנת קריסה;</w:t>
      </w:r>
      <w:r>
        <w:rPr>
          <w:rFonts w:hint="cs"/>
        </w:rPr>
        <w:t xml:space="preserve"> </w:t>
      </w:r>
      <w:r>
        <w:rPr>
          <w:rFonts w:hint="cs"/>
          <w:rtl/>
        </w:rPr>
        <w:t>יש ירידה בזרימת ההון לישראל ובריחת הון מסיבית בעקבות המצב הכלכלי-הביטחוני; שוק הנ</w:t>
      </w:r>
      <w:r>
        <w:rPr>
          <w:rFonts w:hint="cs"/>
          <w:rtl/>
        </w:rPr>
        <w:t xml:space="preserve">דל"ן בשפל שלא היה כמותו מעולם; ענף ההיי-טק שהביא לפריחה כלכלית בעשור האחרון נמצא במשבר זה כבר, ועל המצב הקשה בענף התיירות אין צורך להכביר מלים. </w:t>
      </w:r>
    </w:p>
    <w:p w14:paraId="701F3C6F" w14:textId="77777777" w:rsidR="00000000" w:rsidRDefault="007C71EE">
      <w:pPr>
        <w:pStyle w:val="a"/>
        <w:rPr>
          <w:rFonts w:hint="cs"/>
          <w:rtl/>
        </w:rPr>
      </w:pPr>
    </w:p>
    <w:p w14:paraId="795E5546" w14:textId="77777777" w:rsidR="00000000" w:rsidRDefault="007C71EE">
      <w:pPr>
        <w:pStyle w:val="a"/>
        <w:rPr>
          <w:rFonts w:hint="cs"/>
          <w:rtl/>
        </w:rPr>
      </w:pPr>
      <w:r>
        <w:rPr>
          <w:rFonts w:hint="cs"/>
          <w:rtl/>
        </w:rPr>
        <w:t>לכן, ברור לכולנו - חברי האופוזיציה והקואליציה - כי חולשת המשק והמערכת הפיננסית מחייבת את הממשלה לנקוט צעדים לי</w:t>
      </w:r>
      <w:r>
        <w:rPr>
          <w:rFonts w:hint="cs"/>
          <w:rtl/>
        </w:rPr>
        <w:t>ציאה מהמשבר וליצירת צמיחה. חברי האופוזיציה, אשר אך לפני שנתיים הצביעו  בעד התוכנית הקודמת והקיצוצים הגדולים, הודו בעצמם שאין ברירה ושצריך לעשות שינוי במדיניות, לרבות קיצוצים בכל תחומי התקציב.</w:t>
      </w:r>
    </w:p>
    <w:p w14:paraId="32FA4E73" w14:textId="77777777" w:rsidR="00000000" w:rsidRDefault="007C71EE">
      <w:pPr>
        <w:pStyle w:val="a"/>
        <w:rPr>
          <w:rFonts w:hint="cs"/>
          <w:rtl/>
        </w:rPr>
      </w:pPr>
    </w:p>
    <w:p w14:paraId="47A05A88" w14:textId="77777777" w:rsidR="00000000" w:rsidRDefault="007C71EE">
      <w:pPr>
        <w:pStyle w:val="a"/>
        <w:rPr>
          <w:rFonts w:hint="cs"/>
          <w:rtl/>
        </w:rPr>
      </w:pPr>
      <w:r>
        <w:rPr>
          <w:rFonts w:hint="cs"/>
          <w:rtl/>
        </w:rPr>
        <w:t>בהסתייגויות יש אמנם טענות רציניות, אבל האם לא היה ראוי יותר להע</w:t>
      </w:r>
      <w:r>
        <w:rPr>
          <w:rFonts w:hint="cs"/>
          <w:rtl/>
        </w:rPr>
        <w:t xml:space="preserve">לותן באופן ענייני, מאשר להגיש הסתייגויות על מלים כמו אפונה במקום כרובית או חזון במקום עתיד? יש מין תחושה, כי במקום לנתב לפתרון אמיתי בנושא כל כך קריטי של הבראתה של כלכלת ישראל, האופוזיציה עסוקה במשחקי טקטיקה ותקשורת. </w:t>
      </w:r>
    </w:p>
    <w:p w14:paraId="6DBDFB8E" w14:textId="77777777" w:rsidR="00000000" w:rsidRDefault="007C71EE">
      <w:pPr>
        <w:pStyle w:val="a"/>
        <w:rPr>
          <w:rFonts w:hint="cs"/>
          <w:rtl/>
        </w:rPr>
      </w:pPr>
    </w:p>
    <w:p w14:paraId="2C6862DC" w14:textId="77777777" w:rsidR="00000000" w:rsidRDefault="007C71EE">
      <w:pPr>
        <w:pStyle w:val="a"/>
        <w:rPr>
          <w:rFonts w:hint="cs"/>
          <w:rtl/>
        </w:rPr>
      </w:pPr>
      <w:r>
        <w:rPr>
          <w:rFonts w:hint="cs"/>
          <w:rtl/>
        </w:rPr>
        <w:t>למרות העובדה שחשוב לתמוך בתוכנית הכלכ</w:t>
      </w:r>
      <w:r>
        <w:rPr>
          <w:rFonts w:hint="cs"/>
          <w:rtl/>
        </w:rPr>
        <w:t xml:space="preserve">לית, אנו לא נעשה זאת בשמחה אלא מכורח המציאות. עם זאת אבקש להתייחס לשני נושאים הקרובים ללבי: </w:t>
      </w:r>
    </w:p>
    <w:p w14:paraId="3BA55788" w14:textId="77777777" w:rsidR="00000000" w:rsidRDefault="007C71EE">
      <w:pPr>
        <w:pStyle w:val="a"/>
        <w:rPr>
          <w:rFonts w:hint="cs"/>
          <w:rtl/>
        </w:rPr>
      </w:pPr>
    </w:p>
    <w:p w14:paraId="511BCC6E" w14:textId="77777777" w:rsidR="00000000" w:rsidRDefault="007C71EE">
      <w:pPr>
        <w:pStyle w:val="a"/>
        <w:rPr>
          <w:rFonts w:hint="cs"/>
          <w:rtl/>
        </w:rPr>
      </w:pPr>
      <w:r>
        <w:rPr>
          <w:rFonts w:hint="cs"/>
          <w:rtl/>
        </w:rPr>
        <w:t>אתמול צוינו 100 שנים להסתדרות המורים. בחרתי לפתוח בהתייחסות לתוכנית הכלכלית בנקודה הרלוונטית לנושא זה. השנים המשמעותיות ביותר לפיתוח היכולת והחשיבה של האדם הן שנו</w:t>
      </w:r>
      <w:r>
        <w:rPr>
          <w:rFonts w:hint="cs"/>
          <w:rtl/>
        </w:rPr>
        <w:t>ת הילדות. כדי להעמיד דור חזק ואיכותי, שיביא לקידום המדינה ולפיתוחה בכל התחומים, לא די לדאוג לסטודנטים. היכולת להשפיע באופן משמעותי על הדור הבא תלויה בחינוך הראשוני, בבתי-הספר היסודיים והתיכוניים.</w:t>
      </w:r>
    </w:p>
    <w:p w14:paraId="327E7180" w14:textId="77777777" w:rsidR="00000000" w:rsidRDefault="007C71EE">
      <w:pPr>
        <w:pStyle w:val="a"/>
        <w:rPr>
          <w:rFonts w:hint="cs"/>
          <w:rtl/>
        </w:rPr>
      </w:pPr>
    </w:p>
    <w:p w14:paraId="37D517AA" w14:textId="77777777" w:rsidR="00000000" w:rsidRDefault="007C71EE">
      <w:pPr>
        <w:pStyle w:val="a"/>
        <w:rPr>
          <w:rFonts w:hint="cs"/>
          <w:rtl/>
        </w:rPr>
      </w:pPr>
      <w:r>
        <w:rPr>
          <w:rFonts w:hint="cs"/>
          <w:rtl/>
        </w:rPr>
        <w:t>יאנוש קורצ'ק, מורה שהיה לסמל בשל דבקותו בשליחות ההוראה גם ב</w:t>
      </w:r>
      <w:r>
        <w:rPr>
          <w:rFonts w:hint="cs"/>
          <w:rtl/>
        </w:rPr>
        <w:t xml:space="preserve">ימי השואה הטרופים, כתב: "מתחת לתלבושת האחידה פועמים מאה לבבות שונים. מאה ילדים </w:t>
      </w:r>
      <w:r>
        <w:rPr>
          <w:rtl/>
        </w:rPr>
        <w:t>–</w:t>
      </w:r>
      <w:r>
        <w:rPr>
          <w:rFonts w:hint="cs"/>
          <w:rtl/>
        </w:rPr>
        <w:t xml:space="preserve"> מאה אנשים אשר לא 'כמעט', לא 'מחר', אלא כבר עכשיו, היום, אנשים הם". </w:t>
      </w:r>
    </w:p>
    <w:p w14:paraId="04F99846" w14:textId="77777777" w:rsidR="00000000" w:rsidRDefault="007C71EE">
      <w:pPr>
        <w:pStyle w:val="a"/>
        <w:rPr>
          <w:rFonts w:hint="cs"/>
          <w:rtl/>
        </w:rPr>
      </w:pPr>
    </w:p>
    <w:p w14:paraId="76535BCA" w14:textId="77777777" w:rsidR="00000000" w:rsidRDefault="007C71EE">
      <w:pPr>
        <w:pStyle w:val="a"/>
        <w:rPr>
          <w:rFonts w:hint="cs"/>
          <w:rtl/>
        </w:rPr>
      </w:pPr>
      <w:r>
        <w:rPr>
          <w:rFonts w:hint="cs"/>
          <w:rtl/>
        </w:rPr>
        <w:t>מלבד הפן המהותי האידיאולוגי של העניין, זהו חישוב כלכלי טהור. מדובר כאן על ההון האנושי, שיש לפעול בתבונה בכ</w:t>
      </w:r>
      <w:r>
        <w:rPr>
          <w:rFonts w:hint="cs"/>
          <w:rtl/>
        </w:rPr>
        <w:t>ל הנוגע לו. כדאי שלא נקום מחר בבוקר ונגלה שאיבדנו את כל המניות שלנו בבורסה של החיים.</w:t>
      </w:r>
    </w:p>
    <w:p w14:paraId="76F55495" w14:textId="77777777" w:rsidR="00000000" w:rsidRDefault="007C71EE">
      <w:pPr>
        <w:pStyle w:val="a"/>
        <w:rPr>
          <w:rFonts w:hint="cs"/>
          <w:rtl/>
        </w:rPr>
      </w:pPr>
    </w:p>
    <w:p w14:paraId="3CBAD03D" w14:textId="77777777" w:rsidR="00000000" w:rsidRDefault="007C71EE">
      <w:pPr>
        <w:pStyle w:val="a"/>
        <w:rPr>
          <w:rFonts w:hint="cs"/>
          <w:rtl/>
        </w:rPr>
      </w:pPr>
      <w:r>
        <w:rPr>
          <w:rFonts w:hint="cs"/>
          <w:rtl/>
        </w:rPr>
        <w:t>קיצוץ בתקציב החינוך אינו עניין של מה בכך. כל שקל שמקוצץ היום משעות העשרה, מתגבור מתקשים ומקידום חינוך מיוחד,  יביא להפסד כפול ומשולש בעוד עשור, כשילדים אלה יהוו את חוד הח</w:t>
      </w:r>
      <w:r>
        <w:rPr>
          <w:rFonts w:hint="cs"/>
          <w:rtl/>
        </w:rPr>
        <w:t>נית של הכוח היצרני, הבונה והמפתח של מדינת ישראל.</w:t>
      </w:r>
    </w:p>
    <w:p w14:paraId="65D39497" w14:textId="77777777" w:rsidR="00000000" w:rsidRDefault="007C71EE">
      <w:pPr>
        <w:pStyle w:val="a"/>
        <w:rPr>
          <w:rFonts w:hint="cs"/>
          <w:rtl/>
        </w:rPr>
      </w:pPr>
    </w:p>
    <w:p w14:paraId="00F85C4C" w14:textId="77777777" w:rsidR="00000000" w:rsidRDefault="007C71EE">
      <w:pPr>
        <w:pStyle w:val="a"/>
        <w:rPr>
          <w:rFonts w:hint="cs"/>
          <w:rtl/>
        </w:rPr>
      </w:pPr>
      <w:r>
        <w:rPr>
          <w:rFonts w:hint="cs"/>
          <w:rtl/>
        </w:rPr>
        <w:t>כדי להעלות את רמת החינוך בארץ, יש לדאוג כי מקצוע ההוראה יהיה נחשב ומבוקש ביותר כך שהעוסקים בו יהיו הטובים והמוצלחים ביותר, אשר יובילו את  ילדינו לחינוך מתקדם ומפותח. לשם כך עלינו לדאוג לתגמול הולם הן כלכלית</w:t>
      </w:r>
      <w:r>
        <w:rPr>
          <w:rFonts w:hint="cs"/>
          <w:rtl/>
        </w:rPr>
        <w:t xml:space="preserve"> והן במעמד המורה. יש אמרה: "אם ברצונך לזרוע לשנה </w:t>
      </w:r>
      <w:r>
        <w:rPr>
          <w:rtl/>
        </w:rPr>
        <w:t>–</w:t>
      </w:r>
      <w:r>
        <w:rPr>
          <w:rFonts w:hint="cs"/>
          <w:rtl/>
        </w:rPr>
        <w:t xml:space="preserve"> זרע חיטה. אם ברצונך לזרוע לעשר שנים </w:t>
      </w:r>
      <w:r>
        <w:rPr>
          <w:rtl/>
        </w:rPr>
        <w:t>–</w:t>
      </w:r>
      <w:r>
        <w:rPr>
          <w:rFonts w:hint="cs"/>
          <w:rtl/>
        </w:rPr>
        <w:t xml:space="preserve"> נטע עצים. אם ברצונך לזרוע למאה שנים </w:t>
      </w:r>
      <w:r>
        <w:rPr>
          <w:rtl/>
        </w:rPr>
        <w:t>–</w:t>
      </w:r>
      <w:r>
        <w:rPr>
          <w:rFonts w:hint="cs"/>
          <w:rtl/>
        </w:rPr>
        <w:t xml:space="preserve"> חנך בני אדם". השקעה במורים טובים תוביל לחינוך טוב ואיכותי לדור העתיד שלנו. לכן, טוב שהקדישו מחשבה נוספת ושינו את הקיצוץ בסעיפים א</w:t>
      </w:r>
      <w:r>
        <w:rPr>
          <w:rFonts w:hint="cs"/>
          <w:rtl/>
        </w:rPr>
        <w:t>לה.</w:t>
      </w:r>
    </w:p>
    <w:p w14:paraId="52F97140" w14:textId="77777777" w:rsidR="00000000" w:rsidRDefault="007C71EE">
      <w:pPr>
        <w:pStyle w:val="a"/>
        <w:rPr>
          <w:rFonts w:hint="cs"/>
          <w:rtl/>
        </w:rPr>
      </w:pPr>
    </w:p>
    <w:p w14:paraId="467A9372" w14:textId="77777777" w:rsidR="00000000" w:rsidRDefault="007C71EE">
      <w:pPr>
        <w:pStyle w:val="a"/>
        <w:rPr>
          <w:rFonts w:hint="cs"/>
          <w:rtl/>
        </w:rPr>
      </w:pPr>
      <w:r>
        <w:rPr>
          <w:rFonts w:hint="cs"/>
          <w:rtl/>
        </w:rPr>
        <w:t>ואם בילדים עסקינן, עניין קצבאות הילדים בתוכנית הכלכלית הוא נושא חשוב לעתידנו ולעתיד ילדינו. בישראל קיימים חוקי-יסוד ועקרונות-על, כדוגמת השוויון והשמירה על כבודו של אדם, הזוכים לעליונות במדרג הנורמטיבי שלנו. לדעתי, עיקרון נוסף שעלינו להעמיד כעיקרון-על,</w:t>
      </w:r>
      <w:r>
        <w:rPr>
          <w:rFonts w:hint="cs"/>
          <w:rtl/>
        </w:rPr>
        <w:t xml:space="preserve"> הוא חשיבות הילודה וההגנה על הילד.</w:t>
      </w:r>
    </w:p>
    <w:p w14:paraId="677750A2" w14:textId="77777777" w:rsidR="00000000" w:rsidRDefault="007C71EE">
      <w:pPr>
        <w:pStyle w:val="a"/>
        <w:rPr>
          <w:rFonts w:hint="cs"/>
          <w:rtl/>
        </w:rPr>
      </w:pPr>
    </w:p>
    <w:p w14:paraId="675D36FC" w14:textId="77777777" w:rsidR="00000000" w:rsidRDefault="007C71EE">
      <w:pPr>
        <w:pStyle w:val="a"/>
        <w:rPr>
          <w:rFonts w:hint="cs"/>
          <w:rtl/>
        </w:rPr>
      </w:pPr>
      <w:r>
        <w:rPr>
          <w:rFonts w:hint="cs"/>
          <w:rtl/>
        </w:rPr>
        <w:t xml:space="preserve">הציווי הראשון שנתן האל לאדם היה מצוות ההולדה. על-פי נתוני הלשכה המרכזית לסטטיסטיקה, חלה בשנה האחרונה ירידה בגידול האוכלוסייה היהודית. אם ברצוננו לשמור על השיעור היהודי באוכלוסייה כפי שנשמר עד היום, עלינו לעודד ילודה ולא </w:t>
      </w:r>
      <w:r>
        <w:rPr>
          <w:rFonts w:hint="cs"/>
          <w:rtl/>
        </w:rPr>
        <w:t xml:space="preserve">לקצץ בתמיכה שהמדינה נותנת בתחום זה. זו הדרך הטובה ביותר להבטיח כי מדינת ישראל תמשיך להתקיים בביטחון כמדינה יהודית. </w:t>
      </w:r>
    </w:p>
    <w:p w14:paraId="7E133D1B" w14:textId="77777777" w:rsidR="00000000" w:rsidRDefault="007C71EE">
      <w:pPr>
        <w:pStyle w:val="a"/>
        <w:rPr>
          <w:rFonts w:hint="cs"/>
          <w:rtl/>
        </w:rPr>
      </w:pPr>
    </w:p>
    <w:p w14:paraId="431C33AA" w14:textId="77777777" w:rsidR="00000000" w:rsidRDefault="007C71EE">
      <w:pPr>
        <w:pStyle w:val="a"/>
        <w:rPr>
          <w:rFonts w:hint="cs"/>
          <w:rtl/>
        </w:rPr>
      </w:pPr>
      <w:r>
        <w:rPr>
          <w:rFonts w:hint="cs"/>
          <w:rtl/>
        </w:rPr>
        <w:t>למרות הצורך האמיתי לקצץ היום כדי להביא לצמיחה מחר, יש לדעתי עקרונות-על, כפי שציינתי בפתח דברי, אשר בכל מקרה אל לנו לפגוע בהם ויהי מה. לא יי</w:t>
      </w:r>
      <w:r>
        <w:rPr>
          <w:rFonts w:hint="cs"/>
          <w:rtl/>
        </w:rPr>
        <w:t>תכן לפגוע בהקמתו וביצירתו של דור העתיד שלנו. אם נפסיק את התמיכה בילדים בישראל, איך נוכל לוודא כי כל ילד במדינת ישראל יזכה למזון, ללבוש ולחינוך הולם? מי יגן על כל ילד וילד כדי שיזכה לחיות באיכות חיים ראויה? מלבד הפן ההומניטרי ישנו, שוב, הטיעון הכלכלי הטהור.</w:t>
      </w:r>
      <w:r>
        <w:rPr>
          <w:rFonts w:hint="cs"/>
          <w:rtl/>
        </w:rPr>
        <w:t xml:space="preserve"> אם אנחנו רוצים ליצור בישראל חברה בריאה, המחזיקה את עצמה, עלינו לוודא כי יסודותיה, זאת אומרת ילדיה, מטופלים וגדלים כראוי.</w:t>
      </w:r>
    </w:p>
    <w:p w14:paraId="2BF6C82B" w14:textId="77777777" w:rsidR="00000000" w:rsidRDefault="007C71EE">
      <w:pPr>
        <w:pStyle w:val="a"/>
        <w:rPr>
          <w:rFonts w:hint="cs"/>
          <w:rtl/>
        </w:rPr>
      </w:pPr>
    </w:p>
    <w:p w14:paraId="3569D112" w14:textId="77777777" w:rsidR="00000000" w:rsidRDefault="007C71EE">
      <w:pPr>
        <w:pStyle w:val="a"/>
        <w:rPr>
          <w:rFonts w:hint="cs"/>
          <w:rtl/>
        </w:rPr>
      </w:pPr>
      <w:r>
        <w:rPr>
          <w:rFonts w:hint="cs"/>
          <w:rtl/>
        </w:rPr>
        <w:t xml:space="preserve">לכן אני אומרת: תוכנית חירום כלכלית חדשה </w:t>
      </w:r>
      <w:r>
        <w:rPr>
          <w:rtl/>
        </w:rPr>
        <w:t>–</w:t>
      </w:r>
      <w:r>
        <w:rPr>
          <w:rFonts w:hint="cs"/>
          <w:rtl/>
        </w:rPr>
        <w:t xml:space="preserve"> כן. שינוי המערך התקציבי </w:t>
      </w:r>
      <w:r>
        <w:rPr>
          <w:rtl/>
        </w:rPr>
        <w:t>–</w:t>
      </w:r>
      <w:r>
        <w:rPr>
          <w:rFonts w:hint="cs"/>
          <w:rtl/>
        </w:rPr>
        <w:t xml:space="preserve"> כן. צמצומים ואי-נוחות </w:t>
      </w:r>
      <w:r>
        <w:rPr>
          <w:rtl/>
        </w:rPr>
        <w:t>–</w:t>
      </w:r>
      <w:r>
        <w:rPr>
          <w:rFonts w:hint="cs"/>
          <w:rtl/>
        </w:rPr>
        <w:t xml:space="preserve"> כן, כי אין ברירה. אבל פגיעה בילדים </w:t>
      </w:r>
      <w:r>
        <w:rPr>
          <w:rtl/>
        </w:rPr>
        <w:t>–</w:t>
      </w:r>
      <w:r>
        <w:rPr>
          <w:rFonts w:hint="cs"/>
          <w:rtl/>
        </w:rPr>
        <w:t xml:space="preserve"> בשום</w:t>
      </w:r>
      <w:r>
        <w:rPr>
          <w:rFonts w:hint="cs"/>
          <w:rtl/>
        </w:rPr>
        <w:t xml:space="preserve"> אופן לא. יש לשנות את שיטת מתן קצבאות הילדים כך שמשפחות ברוכות ילדים שמצבן הכלכלי איתן, לא יקבלו אותה קצבה שתקבל משפחה קשת-יום. ויש דרכים לממש זאת. דוגמה לכך היא שיטת מיסוי הקצבאות. אם הקצבאות ייחשבו לחלק מהכנסת המשפחה, משפחה שהכנסתה אינה מגיעה לסף המס תהי</w:t>
      </w:r>
      <w:r>
        <w:rPr>
          <w:rFonts w:hint="cs"/>
          <w:rtl/>
        </w:rPr>
        <w:t>ה פטורה ותקבל למעשה קצבה מלאה, ומשפחה שהכנסתה גבוהה תשלם מס על הקצבאות, ובצדק. רק כך יתקיים צדק אמיתי, ונוכל להיות שקטים, כי בחברה נאורה ומתוקנת כשלנו קיימים תנאים מינימליים נאותים המגינים על כל ילד וילד באשר הוא. טוב שנושא זה ייבדק ויישקל מחדש. אני שמחה ל</w:t>
      </w:r>
      <w:r>
        <w:rPr>
          <w:rFonts w:hint="cs"/>
          <w:rtl/>
        </w:rPr>
        <w:t xml:space="preserve">שמוע שהנושא הזה עומד עכשיו על סדר-היום,  וכבר יש צוות שבוחן את זה. אף  שכבר הקלו בקיצוצים, זה עדיין לא מספק. אני מקווה שישנו את השיטה ויהיה צדק אמיתי לילדים שלנו. </w:t>
      </w:r>
    </w:p>
    <w:p w14:paraId="378662E7" w14:textId="77777777" w:rsidR="00000000" w:rsidRDefault="007C71EE">
      <w:pPr>
        <w:pStyle w:val="a"/>
        <w:rPr>
          <w:rFonts w:hint="cs"/>
          <w:rtl/>
        </w:rPr>
      </w:pPr>
    </w:p>
    <w:p w14:paraId="398CF6B5" w14:textId="77777777" w:rsidR="00000000" w:rsidRDefault="007C71EE">
      <w:pPr>
        <w:pStyle w:val="a"/>
        <w:rPr>
          <w:rFonts w:hint="cs"/>
          <w:rtl/>
        </w:rPr>
      </w:pPr>
      <w:r>
        <w:rPr>
          <w:rFonts w:hint="cs"/>
          <w:rtl/>
        </w:rPr>
        <w:t>לסיום, ההצבעה היום לא תהיה, כפי שאמרתי בתחילה, מתוך שמחה אלא מתוך אילוץ וכורח המציאות, לאור</w:t>
      </w:r>
      <w:r>
        <w:rPr>
          <w:rFonts w:hint="cs"/>
          <w:rtl/>
        </w:rPr>
        <w:t xml:space="preserve"> המצב הכלכלי הקשה. כולי תקווה שבעזרת השם נצליח באמצעותה להוציא את המשק לדרך חדשה של צמיחה כלכלית ולפתרון הבעיות הקשות של המשק. אני מתפללת שכך יהיה. תודה רבה. </w:t>
      </w:r>
    </w:p>
    <w:p w14:paraId="6FE15FD5" w14:textId="77777777" w:rsidR="00000000" w:rsidRDefault="007C71EE">
      <w:pPr>
        <w:pStyle w:val="a"/>
        <w:rPr>
          <w:rFonts w:hint="cs"/>
          <w:rtl/>
        </w:rPr>
      </w:pPr>
    </w:p>
    <w:p w14:paraId="342665AA" w14:textId="77777777" w:rsidR="00000000" w:rsidRDefault="007C71EE">
      <w:pPr>
        <w:pStyle w:val="ad"/>
        <w:rPr>
          <w:rtl/>
        </w:rPr>
      </w:pPr>
    </w:p>
    <w:p w14:paraId="40170B31" w14:textId="77777777" w:rsidR="00000000" w:rsidRDefault="007C71EE">
      <w:pPr>
        <w:pStyle w:val="ad"/>
        <w:rPr>
          <w:rtl/>
        </w:rPr>
      </w:pPr>
      <w:r>
        <w:rPr>
          <w:rtl/>
        </w:rPr>
        <w:t>היו"ר משה כחלון:</w:t>
      </w:r>
    </w:p>
    <w:p w14:paraId="4F1527DF" w14:textId="77777777" w:rsidR="00000000" w:rsidRDefault="007C71EE">
      <w:pPr>
        <w:pStyle w:val="a"/>
        <w:rPr>
          <w:rtl/>
        </w:rPr>
      </w:pPr>
    </w:p>
    <w:p w14:paraId="79A78461" w14:textId="77777777" w:rsidR="00000000" w:rsidRDefault="007C71EE">
      <w:pPr>
        <w:pStyle w:val="a"/>
        <w:rPr>
          <w:rFonts w:hint="cs"/>
          <w:rtl/>
        </w:rPr>
      </w:pPr>
      <w:r>
        <w:rPr>
          <w:rFonts w:hint="cs"/>
          <w:rtl/>
        </w:rPr>
        <w:t xml:space="preserve">תודה רבה. חברת הכנסת פינקלשטיין, יש פה תיקון. חבר הכנסת אברהם רביץ, אחריו </w:t>
      </w:r>
      <w:r>
        <w:rPr>
          <w:rtl/>
        </w:rPr>
        <w:t>–</w:t>
      </w:r>
      <w:r>
        <w:rPr>
          <w:rFonts w:hint="cs"/>
          <w:rtl/>
        </w:rPr>
        <w:t xml:space="preserve"> ח</w:t>
      </w:r>
      <w:r>
        <w:rPr>
          <w:rFonts w:hint="cs"/>
          <w:rtl/>
        </w:rPr>
        <w:t xml:space="preserve">ברת הכנסת גילה פינקלשטיין, אחריה </w:t>
      </w:r>
      <w:r>
        <w:rPr>
          <w:rtl/>
        </w:rPr>
        <w:t>–</w:t>
      </w:r>
      <w:r>
        <w:rPr>
          <w:rFonts w:hint="cs"/>
          <w:rtl/>
        </w:rPr>
        <w:t xml:space="preserve"> חבר הכנסת דוד טל, וזה סופי. </w:t>
      </w:r>
    </w:p>
    <w:p w14:paraId="2A8E6C6F" w14:textId="77777777" w:rsidR="00000000" w:rsidRDefault="007C71EE">
      <w:pPr>
        <w:pStyle w:val="a"/>
        <w:rPr>
          <w:rFonts w:hint="cs"/>
          <w:rtl/>
        </w:rPr>
      </w:pPr>
    </w:p>
    <w:p w14:paraId="34E2A715" w14:textId="77777777" w:rsidR="00000000" w:rsidRDefault="007C71EE">
      <w:pPr>
        <w:pStyle w:val="Speaker"/>
        <w:rPr>
          <w:rtl/>
        </w:rPr>
      </w:pPr>
      <w:bookmarkStart w:id="2382" w:name="FS000000531T28_05_2003_11_11_36"/>
      <w:bookmarkEnd w:id="2382"/>
      <w:r>
        <w:rPr>
          <w:rFonts w:hint="eastAsia"/>
          <w:rtl/>
        </w:rPr>
        <w:t>אברהם</w:t>
      </w:r>
      <w:r>
        <w:rPr>
          <w:rtl/>
        </w:rPr>
        <w:t xml:space="preserve"> רביץ (יהדות התורה):</w:t>
      </w:r>
    </w:p>
    <w:p w14:paraId="7630926A" w14:textId="77777777" w:rsidR="00000000" w:rsidRDefault="007C71EE">
      <w:pPr>
        <w:pStyle w:val="a"/>
        <w:rPr>
          <w:rFonts w:hint="cs"/>
          <w:rtl/>
        </w:rPr>
      </w:pPr>
    </w:p>
    <w:p w14:paraId="406DD8C8" w14:textId="77777777" w:rsidR="00000000" w:rsidRDefault="007C71EE">
      <w:pPr>
        <w:pStyle w:val="a"/>
        <w:rPr>
          <w:rFonts w:hint="cs"/>
          <w:rtl/>
        </w:rPr>
      </w:pPr>
      <w:r>
        <w:rPr>
          <w:rFonts w:hint="cs"/>
          <w:rtl/>
        </w:rPr>
        <w:t>אדוני היושב-ראש, חברי הכנסת, חברת הכנסת לאה נס, הייתי מאוד רוצה שדיבורים כמו שלך לא יהיו בגדר נס, אלא שזה יהיה הטבע, שכל חברייך בליכוד יבינו את מה שאת השכלת להבין ב</w:t>
      </w:r>
      <w:r>
        <w:rPr>
          <w:rFonts w:hint="cs"/>
          <w:rtl/>
        </w:rPr>
        <w:t xml:space="preserve">זמן כה קצר כאן  בכנסת. </w:t>
      </w:r>
    </w:p>
    <w:p w14:paraId="51223644" w14:textId="77777777" w:rsidR="00000000" w:rsidRDefault="007C71EE">
      <w:pPr>
        <w:pStyle w:val="a"/>
        <w:rPr>
          <w:rFonts w:hint="cs"/>
          <w:rtl/>
        </w:rPr>
      </w:pPr>
    </w:p>
    <w:p w14:paraId="28889EBA" w14:textId="77777777" w:rsidR="00000000" w:rsidRDefault="007C71EE">
      <w:pPr>
        <w:pStyle w:val="a"/>
        <w:rPr>
          <w:rFonts w:hint="cs"/>
          <w:rtl/>
        </w:rPr>
      </w:pPr>
      <w:r>
        <w:rPr>
          <w:rFonts w:hint="cs"/>
          <w:rtl/>
        </w:rPr>
        <w:t xml:space="preserve">מעבר לדברים הנכונים והנכוחים שאמרת באשר לקצבאות הילדים </w:t>
      </w:r>
      <w:r>
        <w:rPr>
          <w:rtl/>
        </w:rPr>
        <w:t>–</w:t>
      </w:r>
      <w:r>
        <w:rPr>
          <w:rFonts w:hint="cs"/>
          <w:rtl/>
        </w:rPr>
        <w:t xml:space="preserve"> אני מסכים עם כל מה שאמרת, לרבות המיסוי </w:t>
      </w:r>
      <w:r>
        <w:rPr>
          <w:rtl/>
        </w:rPr>
        <w:t>–</w:t>
      </w:r>
      <w:r>
        <w:rPr>
          <w:rFonts w:hint="cs"/>
          <w:rtl/>
        </w:rPr>
        <w:t xml:space="preserve"> מצאת את הדרך אשר הליכוד או אלה העומדים ליד ההגה שכחו ולא הבינו. זה שורש הבעיה של התקציב הזה. שכחו שגם אם יש דברים שנכון לעשותם, צריך </w:t>
      </w:r>
      <w:r>
        <w:rPr>
          <w:rFonts w:hint="cs"/>
          <w:rtl/>
        </w:rPr>
        <w:t xml:space="preserve">לעשות אותם במשורה, בזמן המתאים, לאורך הזמן המתאים, ולא לעבוד מול עם שלם, הייתי אומר נגד עם שלם, בשיטת "זבנג וגמרנו", והבאנו שלום על ישראל וכלכלה טובה. צריך אורך רוח בדברים שנוגעים לבני אדם. </w:t>
      </w:r>
    </w:p>
    <w:p w14:paraId="1C3E1F1D" w14:textId="77777777" w:rsidR="00000000" w:rsidRDefault="007C71EE">
      <w:pPr>
        <w:pStyle w:val="a"/>
        <w:rPr>
          <w:rFonts w:hint="cs"/>
          <w:rtl/>
        </w:rPr>
      </w:pPr>
    </w:p>
    <w:p w14:paraId="163C5156" w14:textId="77777777" w:rsidR="00000000" w:rsidRDefault="007C71EE">
      <w:pPr>
        <w:pStyle w:val="ac"/>
        <w:rPr>
          <w:rtl/>
        </w:rPr>
      </w:pPr>
      <w:r>
        <w:rPr>
          <w:rFonts w:hint="eastAsia"/>
          <w:rtl/>
        </w:rPr>
        <w:t>עסאם</w:t>
      </w:r>
      <w:r>
        <w:rPr>
          <w:rtl/>
        </w:rPr>
        <w:t xml:space="preserve"> מח'ול (חד"ש-תע"ל):</w:t>
      </w:r>
    </w:p>
    <w:p w14:paraId="230913C1" w14:textId="77777777" w:rsidR="00000000" w:rsidRDefault="007C71EE">
      <w:pPr>
        <w:pStyle w:val="a"/>
        <w:rPr>
          <w:rFonts w:hint="cs"/>
          <w:rtl/>
        </w:rPr>
      </w:pPr>
    </w:p>
    <w:p w14:paraId="2E479FD7" w14:textId="77777777" w:rsidR="00000000" w:rsidRDefault="007C71EE">
      <w:pPr>
        <w:pStyle w:val="a"/>
        <w:rPr>
          <w:rFonts w:hint="cs"/>
          <w:rtl/>
        </w:rPr>
      </w:pPr>
      <w:r>
        <w:rPr>
          <w:rFonts w:hint="cs"/>
          <w:rtl/>
        </w:rPr>
        <w:t>אתה מאמין שדרך נס הם יבינו?</w:t>
      </w:r>
    </w:p>
    <w:p w14:paraId="0CCBD4F3" w14:textId="77777777" w:rsidR="00000000" w:rsidRDefault="007C71EE">
      <w:pPr>
        <w:pStyle w:val="a"/>
        <w:rPr>
          <w:rFonts w:hint="cs"/>
          <w:rtl/>
        </w:rPr>
      </w:pPr>
    </w:p>
    <w:p w14:paraId="02B51997" w14:textId="77777777" w:rsidR="00000000" w:rsidRDefault="007C71EE">
      <w:pPr>
        <w:pStyle w:val="SpeakerCon"/>
        <w:rPr>
          <w:rtl/>
        </w:rPr>
      </w:pPr>
      <w:bookmarkStart w:id="2383" w:name="FS000000531T28_05_2003_11_15_33C"/>
      <w:bookmarkEnd w:id="2383"/>
      <w:r>
        <w:rPr>
          <w:rtl/>
        </w:rPr>
        <w:t>אברהם רביץ</w:t>
      </w:r>
      <w:r>
        <w:rPr>
          <w:rtl/>
        </w:rPr>
        <w:t xml:space="preserve"> (יהדות התורה):</w:t>
      </w:r>
    </w:p>
    <w:p w14:paraId="78A368E1" w14:textId="77777777" w:rsidR="00000000" w:rsidRDefault="007C71EE">
      <w:pPr>
        <w:pStyle w:val="a"/>
        <w:rPr>
          <w:rtl/>
        </w:rPr>
      </w:pPr>
    </w:p>
    <w:p w14:paraId="2FFB7455" w14:textId="77777777" w:rsidR="00000000" w:rsidRDefault="007C71EE">
      <w:pPr>
        <w:pStyle w:val="a"/>
        <w:rPr>
          <w:rFonts w:hint="cs"/>
          <w:rtl/>
        </w:rPr>
      </w:pPr>
      <w:r>
        <w:rPr>
          <w:rFonts w:hint="cs"/>
          <w:rtl/>
        </w:rPr>
        <w:t xml:space="preserve">שמעתי את דבריה לראשונה. אינני יודע אם כבר בירכו אותך, כנראה שכבר היה לך נאום ראשון. בשבילי זה הנאום הראשון שלך, ואני מברך אותך. </w:t>
      </w:r>
    </w:p>
    <w:p w14:paraId="5CAA9D58" w14:textId="77777777" w:rsidR="00000000" w:rsidRDefault="007C71EE">
      <w:pPr>
        <w:pStyle w:val="a"/>
        <w:rPr>
          <w:rFonts w:hint="cs"/>
          <w:rtl/>
        </w:rPr>
      </w:pPr>
    </w:p>
    <w:p w14:paraId="18632937" w14:textId="77777777" w:rsidR="00000000" w:rsidRDefault="007C71EE">
      <w:pPr>
        <w:pStyle w:val="a"/>
        <w:rPr>
          <w:rFonts w:hint="cs"/>
          <w:rtl/>
        </w:rPr>
      </w:pPr>
      <w:r>
        <w:rPr>
          <w:rFonts w:hint="cs"/>
          <w:rtl/>
        </w:rPr>
        <w:t xml:space="preserve">תראה, אנחנו היהודים </w:t>
      </w:r>
      <w:r>
        <w:rPr>
          <w:rtl/>
        </w:rPr>
        <w:t>–</w:t>
      </w:r>
      <w:r>
        <w:rPr>
          <w:rFonts w:hint="cs"/>
          <w:rtl/>
        </w:rPr>
        <w:t xml:space="preserve"> אולי גם בתרבות שלכם </w:t>
      </w:r>
      <w:r>
        <w:rPr>
          <w:rtl/>
        </w:rPr>
        <w:t>–</w:t>
      </w:r>
      <w:r>
        <w:rPr>
          <w:rFonts w:hint="cs"/>
          <w:rtl/>
        </w:rPr>
        <w:t xml:space="preserve"> אסור לנו לסמוך על נס, לכן אנחנו פה. אבל כאשר אין ברירה, תמיד סמכנ</w:t>
      </w:r>
      <w:r>
        <w:rPr>
          <w:rFonts w:hint="cs"/>
          <w:rtl/>
        </w:rPr>
        <w:t xml:space="preserve">ו על נס, כי אנחנו אומרים שבסופו של דבר מי שמנהיג את העולם הזה הוא הקדוש-ברוך-הוא, אנחנו בני האדם מסתובבים ועושים קצת "קיבעצן".  </w:t>
      </w:r>
    </w:p>
    <w:p w14:paraId="2F30DA34" w14:textId="77777777" w:rsidR="00000000" w:rsidRDefault="007C71EE">
      <w:pPr>
        <w:pStyle w:val="a"/>
        <w:rPr>
          <w:rFonts w:hint="cs"/>
          <w:rtl/>
        </w:rPr>
      </w:pPr>
    </w:p>
    <w:p w14:paraId="002FD1B7" w14:textId="77777777" w:rsidR="00000000" w:rsidRDefault="007C71EE">
      <w:pPr>
        <w:pStyle w:val="a"/>
        <w:rPr>
          <w:rFonts w:hint="cs"/>
          <w:rtl/>
        </w:rPr>
      </w:pPr>
      <w:r>
        <w:rPr>
          <w:rFonts w:hint="cs"/>
          <w:rtl/>
        </w:rPr>
        <w:t>אני אומר שזאת הבעיה של התוכנית הכלכלית החדשה. אני יכול לעבור סעיף סעיף ולראות את זה. אני כן עשיתי שיעורי בית ולמדתי. עשיתי זאת</w:t>
      </w:r>
      <w:r>
        <w:rPr>
          <w:rFonts w:hint="cs"/>
          <w:rtl/>
        </w:rPr>
        <w:t xml:space="preserve"> מתוך שגרה - אי פעם גם אנוכי הייתי יושב-ראש ועדת הכספים ולמדתי ללמוד את התקציב. ודאי שכל דבר הוא טוב, אבל צריך לראות את העיתוי, הזמן והמועד. </w:t>
      </w:r>
    </w:p>
    <w:p w14:paraId="458CFE45" w14:textId="77777777" w:rsidR="00000000" w:rsidRDefault="007C71EE">
      <w:pPr>
        <w:pStyle w:val="a"/>
        <w:rPr>
          <w:rFonts w:hint="cs"/>
          <w:rtl/>
        </w:rPr>
      </w:pPr>
    </w:p>
    <w:p w14:paraId="4D037E06" w14:textId="77777777" w:rsidR="00000000" w:rsidRDefault="007C71EE">
      <w:pPr>
        <w:pStyle w:val="a"/>
        <w:rPr>
          <w:rFonts w:hint="cs"/>
          <w:rtl/>
        </w:rPr>
      </w:pPr>
      <w:r>
        <w:rPr>
          <w:rFonts w:hint="cs"/>
          <w:rtl/>
        </w:rPr>
        <w:t>בכלל, אנחנו עומדים פה בפני התרחשויות עצומות. גם בעניין השלום יש מהפך. לבוא היום עם תוכנית שמזעזעת כל משפחה בישראל</w:t>
      </w:r>
      <w:r>
        <w:rPr>
          <w:rFonts w:hint="cs"/>
          <w:rtl/>
        </w:rPr>
        <w:t xml:space="preserve">, כל אם ואב, כל אשה בוגרת, כל קשיש? לכל בית בישראל נכנסת התוכנית הזאת, ואני אומר לכם: בלי חמלה. לא ייתכן לנהל מדינה </w:t>
      </w:r>
      <w:r>
        <w:rPr>
          <w:rtl/>
        </w:rPr>
        <w:t>–</w:t>
      </w:r>
      <w:r>
        <w:rPr>
          <w:rFonts w:hint="cs"/>
          <w:rtl/>
        </w:rPr>
        <w:t xml:space="preserve"> ומדינה זה בני אדם בראש ובראשונה </w:t>
      </w:r>
      <w:r>
        <w:rPr>
          <w:rtl/>
        </w:rPr>
        <w:t>–</w:t>
      </w:r>
      <w:r>
        <w:rPr>
          <w:rFonts w:hint="cs"/>
          <w:rtl/>
        </w:rPr>
        <w:t xml:space="preserve"> כאילו אנחנו עוסקים באיזה מבחן במעבדה. במעבדה הכול בסדר, אם יפסיקו את כספי ההעברה ויעבירו את הכול לייצור </w:t>
      </w:r>
      <w:r>
        <w:rPr>
          <w:rFonts w:hint="cs"/>
          <w:rtl/>
        </w:rPr>
        <w:t xml:space="preserve">ויעבירו את הכול לצמיחה כלכלית, ודאי שנוכל למצוא לפנינו מודל שמעט מאוד מדינות בעולם יוכלו לומר שהן הגיעו אליו. אבל אנחנו עוסקים בבני אדם. </w:t>
      </w:r>
    </w:p>
    <w:p w14:paraId="1A06960E" w14:textId="77777777" w:rsidR="00000000" w:rsidRDefault="007C71EE">
      <w:pPr>
        <w:pStyle w:val="a"/>
        <w:rPr>
          <w:rFonts w:hint="cs"/>
          <w:rtl/>
        </w:rPr>
      </w:pPr>
    </w:p>
    <w:p w14:paraId="09B763D1" w14:textId="77777777" w:rsidR="00000000" w:rsidRDefault="007C71EE">
      <w:pPr>
        <w:pStyle w:val="a"/>
        <w:rPr>
          <w:rFonts w:hint="cs"/>
          <w:rtl/>
        </w:rPr>
      </w:pPr>
      <w:r>
        <w:rPr>
          <w:rFonts w:hint="cs"/>
          <w:rtl/>
        </w:rPr>
        <w:t>כבר סיפרתי את הסיפור, שרופא חדש מסתובב לו בבית-החולים ואומר: זה בית-החולים הטוב ביותר שראיתי, יש כאן מעבדות, יש כאן ח</w:t>
      </w:r>
      <w:r>
        <w:rPr>
          <w:rFonts w:hint="cs"/>
          <w:rtl/>
        </w:rPr>
        <w:t>דרי ניתוח, יש כאן כלים מכלים שונים, אבל מסתובבים כאן אנשים חולים, הם מפריעים לכל העסק. זה בדיוק העניין. לכל אחד  מהמין האנושי יש בעיות, לא נבראנו שלמים - נבראנו ישרים, וגם את זה קלקלנו. אלוקים ברא את האדם ישר - והמה חישבנו חשבונות רבים. חוסר החמלה הזה מבצב</w:t>
      </w:r>
      <w:r>
        <w:rPr>
          <w:rFonts w:hint="cs"/>
          <w:rtl/>
        </w:rPr>
        <w:t xml:space="preserve">ץ מכל סעיף וסעיף ומכל הסעיפים גם יחד. </w:t>
      </w:r>
    </w:p>
    <w:p w14:paraId="5B7CFC66" w14:textId="77777777" w:rsidR="00000000" w:rsidRDefault="007C71EE">
      <w:pPr>
        <w:pStyle w:val="a"/>
        <w:rPr>
          <w:rFonts w:hint="cs"/>
          <w:rtl/>
        </w:rPr>
      </w:pPr>
    </w:p>
    <w:p w14:paraId="64EBCD16" w14:textId="77777777" w:rsidR="00000000" w:rsidRDefault="007C71EE">
      <w:pPr>
        <w:pStyle w:val="a"/>
        <w:rPr>
          <w:rFonts w:hint="cs"/>
          <w:rtl/>
        </w:rPr>
      </w:pPr>
      <w:r>
        <w:rPr>
          <w:rFonts w:hint="cs"/>
          <w:rtl/>
        </w:rPr>
        <w:t xml:space="preserve">באמת צדקת, חברת הכנסת לאה נס, עיקר העיקרים והחיסרון הגדול בתוכנית הזאת הוא הפגיעה הישירה בקצבאות הילדים, בקצבאות הקשישים ובקצבאות החד-הוריות. זו פגיעה ממש ישירה, מיידית. </w:t>
      </w:r>
    </w:p>
    <w:p w14:paraId="4527C4BF" w14:textId="77777777" w:rsidR="00000000" w:rsidRDefault="007C71EE">
      <w:pPr>
        <w:pStyle w:val="a"/>
        <w:rPr>
          <w:rFonts w:hint="cs"/>
          <w:rtl/>
        </w:rPr>
      </w:pPr>
    </w:p>
    <w:p w14:paraId="21B3A19D" w14:textId="77777777" w:rsidR="00000000" w:rsidRDefault="007C71EE">
      <w:pPr>
        <w:pStyle w:val="a"/>
        <w:rPr>
          <w:rFonts w:hint="cs"/>
          <w:rtl/>
        </w:rPr>
      </w:pPr>
      <w:r>
        <w:rPr>
          <w:rFonts w:hint="cs"/>
          <w:rtl/>
        </w:rPr>
        <w:t>אותך, הגברת נס,  הייתי עושה שליח מצווה להעבי</w:t>
      </w:r>
      <w:r>
        <w:rPr>
          <w:rFonts w:hint="cs"/>
          <w:rtl/>
        </w:rPr>
        <w:t xml:space="preserve">ר את זה למי שצריך, את מייצגת כאן את הליכוד, אין אף אחד אחר. אדוני, אתה מהליכוד? </w:t>
      </w:r>
    </w:p>
    <w:p w14:paraId="034BCFCB" w14:textId="77777777" w:rsidR="00000000" w:rsidRDefault="007C71EE">
      <w:pPr>
        <w:pStyle w:val="a"/>
        <w:rPr>
          <w:rFonts w:hint="cs"/>
          <w:rtl/>
        </w:rPr>
      </w:pPr>
    </w:p>
    <w:p w14:paraId="0E6F445D" w14:textId="77777777" w:rsidR="00000000" w:rsidRDefault="007C71EE">
      <w:pPr>
        <w:pStyle w:val="ad"/>
        <w:rPr>
          <w:rtl/>
        </w:rPr>
      </w:pPr>
      <w:r>
        <w:rPr>
          <w:rtl/>
        </w:rPr>
        <w:t>היו"ר משה כחלון:</w:t>
      </w:r>
    </w:p>
    <w:p w14:paraId="5D9E5E4E" w14:textId="77777777" w:rsidR="00000000" w:rsidRDefault="007C71EE">
      <w:pPr>
        <w:pStyle w:val="a"/>
        <w:rPr>
          <w:rtl/>
        </w:rPr>
      </w:pPr>
    </w:p>
    <w:p w14:paraId="1F94C1DC" w14:textId="77777777" w:rsidR="00000000" w:rsidRDefault="007C71EE">
      <w:pPr>
        <w:pStyle w:val="a"/>
        <w:rPr>
          <w:rFonts w:hint="cs"/>
          <w:rtl/>
        </w:rPr>
      </w:pPr>
      <w:r>
        <w:rPr>
          <w:rFonts w:hint="cs"/>
          <w:rtl/>
        </w:rPr>
        <w:t xml:space="preserve">אני מהליכוד, אבל לצורך העניין אני לא מייצג אותו עכשיו. </w:t>
      </w:r>
    </w:p>
    <w:p w14:paraId="28DDE180" w14:textId="77777777" w:rsidR="00000000" w:rsidRDefault="007C71EE">
      <w:pPr>
        <w:pStyle w:val="a"/>
        <w:rPr>
          <w:rFonts w:hint="cs"/>
          <w:rtl/>
        </w:rPr>
      </w:pPr>
    </w:p>
    <w:p w14:paraId="6320B767" w14:textId="77777777" w:rsidR="00000000" w:rsidRDefault="007C71EE">
      <w:pPr>
        <w:pStyle w:val="SpeakerCon"/>
        <w:rPr>
          <w:rtl/>
        </w:rPr>
      </w:pPr>
      <w:bookmarkStart w:id="2384" w:name="FS000000531T28_05_2003_11_26_23C"/>
      <w:bookmarkEnd w:id="2384"/>
      <w:r>
        <w:rPr>
          <w:rtl/>
        </w:rPr>
        <w:t>אברהם רביץ (יהדות התורה):</w:t>
      </w:r>
    </w:p>
    <w:p w14:paraId="7928C454" w14:textId="77777777" w:rsidR="00000000" w:rsidRDefault="007C71EE">
      <w:pPr>
        <w:pStyle w:val="a"/>
        <w:rPr>
          <w:rtl/>
        </w:rPr>
      </w:pPr>
    </w:p>
    <w:p w14:paraId="2C00C985" w14:textId="77777777" w:rsidR="00000000" w:rsidRDefault="007C71EE">
      <w:pPr>
        <w:pStyle w:val="a"/>
        <w:rPr>
          <w:rFonts w:hint="cs"/>
          <w:rtl/>
        </w:rPr>
      </w:pPr>
      <w:r>
        <w:rPr>
          <w:rFonts w:hint="cs"/>
          <w:rtl/>
        </w:rPr>
        <w:t>אתם יודעים שהיתה הקלה גדולה מאוד בעניין של קצבאות הילדים על-ידי שר האוצר</w:t>
      </w:r>
      <w:r>
        <w:rPr>
          <w:rFonts w:hint="cs"/>
          <w:rtl/>
        </w:rPr>
        <w:t xml:space="preserve">. היו הרבה לחצים מגופים שונים, ואף-על-פי שהיום אנחנו "צ'ילבה" עם הליכוד, כשראינו שהגיעו מים עד נפש אמרנו: טוב, ננסה לדבר עם האוצר. ואכן דיברנו על נושא אחד, שהוא החשוב ביותר בעינינו, וזה קצבאות הילדים. </w:t>
      </w:r>
    </w:p>
    <w:p w14:paraId="353FC8A9" w14:textId="77777777" w:rsidR="00000000" w:rsidRDefault="007C71EE">
      <w:pPr>
        <w:pStyle w:val="a"/>
        <w:rPr>
          <w:rFonts w:hint="cs"/>
          <w:rtl/>
        </w:rPr>
      </w:pPr>
    </w:p>
    <w:p w14:paraId="6B01D0F6" w14:textId="77777777" w:rsidR="00000000" w:rsidRDefault="007C71EE">
      <w:pPr>
        <w:pStyle w:val="a"/>
        <w:rPr>
          <w:rFonts w:hint="cs"/>
          <w:rtl/>
        </w:rPr>
      </w:pPr>
      <w:r>
        <w:rPr>
          <w:rFonts w:hint="cs"/>
          <w:rtl/>
        </w:rPr>
        <w:t xml:space="preserve">והנה באה הישועה. שר האוצר אמר: אני אתן לכם הקלה, אני </w:t>
      </w:r>
      <w:r>
        <w:rPr>
          <w:rFonts w:hint="cs"/>
          <w:rtl/>
        </w:rPr>
        <w:t>אחלק את זה לא לארבעה תשלומים, או לארבעה  קיצוצים, אלא לשבעה. אמרנו:  נו, זה אותו סיפור שבו הכניסו את העז ואחר כך הוציאו אותה. גם זה משהו. פרסמנו זאת בכל כלי התקשורת שלנו. אבל מה אמר שר האוצר? אני לא יכול לשנות את התשלום הראשון, כי זה כבר נכנס לחישובי התקצי</w:t>
      </w:r>
      <w:r>
        <w:rPr>
          <w:rFonts w:hint="cs"/>
          <w:rtl/>
        </w:rPr>
        <w:t xml:space="preserve">ב. לכן החליט שר האוצר, שמתוך שבעת  התשלומים האלה, התשלום הראשון יהיה בשיעור של 27%. אני לא יודע למה. אני יודע שמחלוקה לארבע  יוצא 25, אבל לא, 27%. מי ילך להילחם על 2%? </w:t>
      </w:r>
    </w:p>
    <w:p w14:paraId="3FBA57D7" w14:textId="77777777" w:rsidR="00000000" w:rsidRDefault="007C71EE">
      <w:pPr>
        <w:pStyle w:val="a"/>
        <w:rPr>
          <w:rFonts w:hint="cs"/>
          <w:rtl/>
        </w:rPr>
      </w:pPr>
    </w:p>
    <w:p w14:paraId="6AC8B14A" w14:textId="77777777" w:rsidR="00000000" w:rsidRDefault="007C71EE">
      <w:pPr>
        <w:pStyle w:val="a"/>
        <w:rPr>
          <w:rFonts w:hint="cs"/>
          <w:rtl/>
        </w:rPr>
      </w:pPr>
      <w:r>
        <w:rPr>
          <w:rFonts w:hint="cs"/>
          <w:rtl/>
        </w:rPr>
        <w:t xml:space="preserve">מה מתברר? אתמול קיבלתי את הנייר הפנימי של האוצר לביצוע. נכון שאלה יהיו שבעה  תשלומים, </w:t>
      </w:r>
      <w:r>
        <w:rPr>
          <w:rFonts w:hint="cs"/>
          <w:rtl/>
        </w:rPr>
        <w:t xml:space="preserve">אבל בתוך חצי השנה הראשונה הקיצוץ יהיה 50%, כי במקום שהתשלום השני יהיה 12%, הוא יהיה 22.5%. זאת אומרת, בתוך חצי שנה משפחות שהיו קונות לחם וחלב </w:t>
      </w:r>
      <w:r>
        <w:rPr>
          <w:rtl/>
        </w:rPr>
        <w:t>–</w:t>
      </w:r>
      <w:r>
        <w:rPr>
          <w:rFonts w:hint="cs"/>
          <w:rtl/>
        </w:rPr>
        <w:t xml:space="preserve"> אתם יודעים מה, אני לא רוצה לדבר על לחם וחלב, אני רוצה לדבר על ארטיק, טוב? מותר לילד עברי לאכול לפעמים ארטיק? החש</w:t>
      </w:r>
      <w:r>
        <w:rPr>
          <w:rFonts w:hint="cs"/>
          <w:rtl/>
        </w:rPr>
        <w:t xml:space="preserve">בון שוב מתגלגל. לאמור, רק אחרי חצי שנה חמשת התשלומים הבאים יהיו בשווה. אני מניח שבאוצר יושב פקיד ואומר: או שהכלב ימות או שהפריץ ימות לאחר חצי השנה, בינתיים ניקח 50%. </w:t>
      </w:r>
    </w:p>
    <w:p w14:paraId="30464A16" w14:textId="77777777" w:rsidR="00000000" w:rsidRDefault="007C71EE">
      <w:pPr>
        <w:pStyle w:val="a"/>
        <w:rPr>
          <w:rFonts w:hint="cs"/>
          <w:rtl/>
        </w:rPr>
      </w:pPr>
    </w:p>
    <w:p w14:paraId="1394FE8B" w14:textId="77777777" w:rsidR="00000000" w:rsidRDefault="007C71EE">
      <w:pPr>
        <w:pStyle w:val="a"/>
        <w:rPr>
          <w:rFonts w:hint="cs"/>
          <w:rtl/>
        </w:rPr>
      </w:pPr>
      <w:r>
        <w:rPr>
          <w:rFonts w:hint="cs"/>
          <w:rtl/>
        </w:rPr>
        <w:t>אני שואל את עצמי - עוד פעם זה חוזר על עצמו -  למה לשקר? נגיד שאי פעם נרצה לעשות הסכם נוס</w:t>
      </w:r>
      <w:r>
        <w:rPr>
          <w:rFonts w:hint="cs"/>
          <w:rtl/>
        </w:rPr>
        <w:t xml:space="preserve">ף עם מפלגה זו או אחרת. דרך אגב, אני רוצה לומר לך, שהליכוד הפסיד בגדול, אני אומר את זה בגילוי לב. עד כה כמושכל ראשון אצלנו </w:t>
      </w:r>
      <w:r>
        <w:rPr>
          <w:rtl/>
        </w:rPr>
        <w:t>–</w:t>
      </w:r>
      <w:r>
        <w:rPr>
          <w:rFonts w:hint="cs"/>
          <w:rtl/>
        </w:rPr>
        <w:t xml:space="preserve"> ידענו שלאחר הבחירות יאשימו אותנו בכך </w:t>
      </w:r>
      <w:r>
        <w:rPr>
          <w:rtl/>
        </w:rPr>
        <w:t>–</w:t>
      </w:r>
      <w:r>
        <w:rPr>
          <w:rFonts w:hint="cs"/>
          <w:rtl/>
        </w:rPr>
        <w:t xml:space="preserve"> אנחנו פונים בראש ובראשונה לליכוד ונענים. הנה, ישנו כאן חבר הכנסת יצחק הרצוג, והוא מכיר אותנו.</w:t>
      </w:r>
      <w:r>
        <w:rPr>
          <w:rFonts w:hint="cs"/>
          <w:rtl/>
        </w:rPr>
        <w:t xml:space="preserve"> מפלגת העבודה הציעה לנו תנאים בלתי רגילים להצטרפות לממשלה בראשות מפלגת העבודה, אבל אמרנו "לא". חשוב לנו לתמוך במפלגה שמצהירה שהמסורת מאוד חשובה בעיניה. </w:t>
      </w:r>
    </w:p>
    <w:p w14:paraId="55F5D816" w14:textId="77777777" w:rsidR="00000000" w:rsidRDefault="007C71EE">
      <w:pPr>
        <w:pStyle w:val="a"/>
        <w:rPr>
          <w:rFonts w:hint="cs"/>
          <w:rtl/>
        </w:rPr>
      </w:pPr>
    </w:p>
    <w:p w14:paraId="536FA9AB" w14:textId="77777777" w:rsidR="00000000" w:rsidRDefault="007C71EE">
      <w:pPr>
        <w:pStyle w:val="ac"/>
        <w:rPr>
          <w:rtl/>
        </w:rPr>
      </w:pPr>
      <w:r>
        <w:rPr>
          <w:rFonts w:hint="eastAsia"/>
          <w:rtl/>
        </w:rPr>
        <w:t>יצחק</w:t>
      </w:r>
      <w:r>
        <w:rPr>
          <w:rtl/>
        </w:rPr>
        <w:t xml:space="preserve"> הרצוג (העבודה-מימד):</w:t>
      </w:r>
    </w:p>
    <w:p w14:paraId="7DCCF19D" w14:textId="77777777" w:rsidR="00000000" w:rsidRDefault="007C71EE">
      <w:pPr>
        <w:pStyle w:val="a"/>
        <w:rPr>
          <w:rFonts w:hint="cs"/>
          <w:rtl/>
        </w:rPr>
      </w:pPr>
    </w:p>
    <w:p w14:paraId="3A5E14D6" w14:textId="77777777" w:rsidR="00000000" w:rsidRDefault="007C71EE">
      <w:pPr>
        <w:pStyle w:val="a"/>
        <w:rPr>
          <w:rFonts w:hint="cs"/>
          <w:rtl/>
        </w:rPr>
      </w:pPr>
      <w:r>
        <w:rPr>
          <w:rFonts w:hint="cs"/>
          <w:rtl/>
        </w:rPr>
        <w:t>אני מקווה שהתפכחתם.</w:t>
      </w:r>
    </w:p>
    <w:p w14:paraId="465238DF" w14:textId="77777777" w:rsidR="00000000" w:rsidRDefault="007C71EE">
      <w:pPr>
        <w:pStyle w:val="a"/>
        <w:rPr>
          <w:rFonts w:hint="cs"/>
          <w:rtl/>
        </w:rPr>
      </w:pPr>
    </w:p>
    <w:p w14:paraId="5B5CA8C3" w14:textId="77777777" w:rsidR="00000000" w:rsidRDefault="007C71EE">
      <w:pPr>
        <w:pStyle w:val="SpeakerCon"/>
        <w:rPr>
          <w:rtl/>
        </w:rPr>
      </w:pPr>
      <w:bookmarkStart w:id="2385" w:name="FS000000531T28_05_2003_11_37_27C"/>
      <w:bookmarkEnd w:id="2385"/>
      <w:r>
        <w:rPr>
          <w:rtl/>
        </w:rPr>
        <w:t>אברהם רביץ (יהדות התורה):</w:t>
      </w:r>
    </w:p>
    <w:p w14:paraId="0CC3344F" w14:textId="77777777" w:rsidR="00000000" w:rsidRDefault="007C71EE">
      <w:pPr>
        <w:pStyle w:val="a"/>
        <w:rPr>
          <w:rtl/>
        </w:rPr>
      </w:pPr>
    </w:p>
    <w:p w14:paraId="37BA6AA7" w14:textId="77777777" w:rsidR="00000000" w:rsidRDefault="007C71EE">
      <w:pPr>
        <w:pStyle w:val="a"/>
        <w:rPr>
          <w:rFonts w:hint="cs"/>
          <w:rtl/>
        </w:rPr>
      </w:pPr>
      <w:r>
        <w:rPr>
          <w:rFonts w:hint="cs"/>
          <w:rtl/>
        </w:rPr>
        <w:t xml:space="preserve">אני מקווה שתוכיחו את עצמכם </w:t>
      </w:r>
      <w:r>
        <w:rPr>
          <w:rFonts w:hint="cs"/>
          <w:rtl/>
        </w:rPr>
        <w:t xml:space="preserve">בכך. זה שאנחנו התאכזבנו מהליכוד זה ברור, אבל אין בעיה להתאכזב גם מכם, יש כמה ז'וליקים אצלכם. </w:t>
      </w:r>
    </w:p>
    <w:p w14:paraId="059A6C1A" w14:textId="77777777" w:rsidR="00000000" w:rsidRDefault="007C71EE">
      <w:pPr>
        <w:pStyle w:val="a"/>
        <w:rPr>
          <w:rFonts w:hint="cs"/>
          <w:rtl/>
        </w:rPr>
      </w:pPr>
    </w:p>
    <w:p w14:paraId="1031D659" w14:textId="77777777" w:rsidR="00000000" w:rsidRDefault="007C71EE">
      <w:pPr>
        <w:pStyle w:val="ac"/>
        <w:rPr>
          <w:rtl/>
        </w:rPr>
      </w:pPr>
      <w:r>
        <w:rPr>
          <w:rFonts w:hint="eastAsia"/>
          <w:rtl/>
        </w:rPr>
        <w:t>יצחק</w:t>
      </w:r>
      <w:r>
        <w:rPr>
          <w:rtl/>
        </w:rPr>
        <w:t xml:space="preserve"> הרצוג (העבודה-מימד):</w:t>
      </w:r>
    </w:p>
    <w:p w14:paraId="62F8D0F2" w14:textId="77777777" w:rsidR="00000000" w:rsidRDefault="007C71EE">
      <w:pPr>
        <w:pStyle w:val="a"/>
        <w:rPr>
          <w:rFonts w:hint="cs"/>
          <w:rtl/>
        </w:rPr>
      </w:pPr>
    </w:p>
    <w:p w14:paraId="7E74D217" w14:textId="77777777" w:rsidR="00000000" w:rsidRDefault="007C71EE">
      <w:pPr>
        <w:pStyle w:val="a"/>
        <w:rPr>
          <w:rFonts w:hint="cs"/>
          <w:rtl/>
        </w:rPr>
      </w:pPr>
      <w:r>
        <w:rPr>
          <w:rFonts w:hint="cs"/>
          <w:rtl/>
        </w:rPr>
        <w:t xml:space="preserve">את הטעויות ביחסים אתם עשיתם. </w:t>
      </w:r>
    </w:p>
    <w:p w14:paraId="62ACB80F" w14:textId="77777777" w:rsidR="00000000" w:rsidRDefault="007C71EE">
      <w:pPr>
        <w:pStyle w:val="a"/>
        <w:rPr>
          <w:rFonts w:hint="cs"/>
          <w:rtl/>
        </w:rPr>
      </w:pPr>
    </w:p>
    <w:p w14:paraId="171E1375" w14:textId="77777777" w:rsidR="00000000" w:rsidRDefault="007C71EE">
      <w:pPr>
        <w:pStyle w:val="SpeakerCon"/>
        <w:rPr>
          <w:rtl/>
        </w:rPr>
      </w:pPr>
      <w:bookmarkStart w:id="2386" w:name="FS000000531T28_05_2003_11_38_27C"/>
      <w:bookmarkEnd w:id="2386"/>
      <w:r>
        <w:rPr>
          <w:rtl/>
        </w:rPr>
        <w:t>אברהם רביץ (יהדות התורה):</w:t>
      </w:r>
    </w:p>
    <w:p w14:paraId="77DD3A94" w14:textId="77777777" w:rsidR="00000000" w:rsidRDefault="007C71EE">
      <w:pPr>
        <w:pStyle w:val="a"/>
        <w:rPr>
          <w:rtl/>
        </w:rPr>
      </w:pPr>
    </w:p>
    <w:p w14:paraId="7D1D401D" w14:textId="77777777" w:rsidR="00000000" w:rsidRDefault="007C71EE">
      <w:pPr>
        <w:pStyle w:val="a"/>
        <w:rPr>
          <w:rFonts w:hint="cs"/>
          <w:rtl/>
        </w:rPr>
      </w:pPr>
      <w:r>
        <w:rPr>
          <w:rFonts w:hint="cs"/>
          <w:rtl/>
        </w:rPr>
        <w:t>אני לא מדבר על יחסים, אני מדבר על הגישה, על מטרת המדינה, על מטרת קיומו של הא</w:t>
      </w:r>
      <w:r>
        <w:rPr>
          <w:rFonts w:hint="cs"/>
          <w:rtl/>
        </w:rPr>
        <w:t>דם.  אני מדבר על דברים בספירות אחרות שאתה מכיר אותם מבית אבא, מבית סבא.</w:t>
      </w:r>
    </w:p>
    <w:p w14:paraId="66319E94" w14:textId="77777777" w:rsidR="00000000" w:rsidRDefault="007C71EE">
      <w:pPr>
        <w:pStyle w:val="a"/>
        <w:rPr>
          <w:rFonts w:hint="cs"/>
          <w:rtl/>
        </w:rPr>
      </w:pPr>
    </w:p>
    <w:p w14:paraId="189D9252" w14:textId="77777777" w:rsidR="00000000" w:rsidRDefault="007C71EE">
      <w:pPr>
        <w:pStyle w:val="a"/>
        <w:rPr>
          <w:rFonts w:hint="cs"/>
        </w:rPr>
      </w:pPr>
      <w:r>
        <w:rPr>
          <w:rFonts w:hint="cs"/>
          <w:rtl/>
        </w:rPr>
        <w:t>אני מוכרח לומר בצער, שהליכוד הפסיד. כי זה שלא היתה לנו אמונה שהליכוד</w:t>
      </w:r>
      <w:r>
        <w:rPr>
          <w:rFonts w:hint="cs"/>
        </w:rPr>
        <w:t xml:space="preserve">     WILL DELIVER THE GOODS</w:t>
      </w:r>
      <w:r>
        <w:rPr>
          <w:rFonts w:hint="cs"/>
          <w:rtl/>
        </w:rPr>
        <w:t>, שהוא באמת יקיים את אשר הוא מבטיח, זה היה לנו גם קודם. אבל כיום לבוא להונות אותנו תוך כ</w:t>
      </w:r>
      <w:r>
        <w:rPr>
          <w:rFonts w:hint="cs"/>
          <w:rtl/>
        </w:rPr>
        <w:t xml:space="preserve">די המשא-ומתן ולהרכיב ממשלה דווקא עם שינוי  - זה מרחק בין מה שהליכוד הצהיר ביחס שלו אל מקורות ישראל, ביחס שלו אל עם ישראל ואל תורת ישראל. ככה? בגלל איזה חשבון שאיננו חשבון? קרו דברים. אנחנו כבר לא בכיסו של אף אחד באופן אוטומטי. </w:t>
      </w:r>
    </w:p>
    <w:p w14:paraId="7003259C" w14:textId="77777777" w:rsidR="00000000" w:rsidRDefault="007C71EE">
      <w:pPr>
        <w:pStyle w:val="a"/>
        <w:rPr>
          <w:rFonts w:hint="cs"/>
          <w:rtl/>
        </w:rPr>
      </w:pPr>
    </w:p>
    <w:p w14:paraId="43C6B900" w14:textId="77777777" w:rsidR="00000000" w:rsidRDefault="007C71EE">
      <w:pPr>
        <w:pStyle w:val="a"/>
        <w:rPr>
          <w:rFonts w:hint="cs"/>
          <w:rtl/>
        </w:rPr>
      </w:pPr>
      <w:r>
        <w:rPr>
          <w:rFonts w:hint="cs"/>
          <w:rtl/>
        </w:rPr>
        <w:t>בכל סעיף שנוגע לנו, כאשר אנ</w:t>
      </w:r>
      <w:r>
        <w:rPr>
          <w:rFonts w:hint="cs"/>
          <w:rtl/>
        </w:rPr>
        <w:t xml:space="preserve">חנו כאובים מכל צד, שם מצאו לנכון לקצץ היום. אני יכול להקריא בפנייך את השורה של הסעיפים, חלק מהמפורסמים שבהם וחלק שאיננו מפורסם, מה שנקרא הסעיפים הקטנים. </w:t>
      </w:r>
    </w:p>
    <w:p w14:paraId="39B3FB0F" w14:textId="77777777" w:rsidR="00000000" w:rsidRDefault="007C71EE">
      <w:pPr>
        <w:pStyle w:val="a"/>
        <w:rPr>
          <w:rFonts w:hint="cs"/>
          <w:rtl/>
        </w:rPr>
      </w:pPr>
    </w:p>
    <w:p w14:paraId="48B341EB" w14:textId="77777777" w:rsidR="00000000" w:rsidRDefault="007C71EE">
      <w:pPr>
        <w:pStyle w:val="a"/>
        <w:rPr>
          <w:rFonts w:hint="cs"/>
          <w:rtl/>
        </w:rPr>
      </w:pPr>
      <w:r>
        <w:rPr>
          <w:rFonts w:hint="cs"/>
          <w:rtl/>
        </w:rPr>
        <w:t>את דיברת על חינוך, ואת גם יודעת שבראש מעיינינו זה חינוך ילדינו, כפי שאנחנו מבינים. אנחנו לא רוצים ללמ</w:t>
      </w:r>
      <w:r>
        <w:rPr>
          <w:rFonts w:hint="cs"/>
          <w:rtl/>
        </w:rPr>
        <w:t xml:space="preserve">וד לפי השיטות החדשות, מה לעשות? יש כאן מיליון אזרחים ואזרחיות במדינה שמאמינים במסורת, בתורת ישראל, וכך הם רוצים לחנך את ילדיהם.    </w:t>
      </w:r>
    </w:p>
    <w:p w14:paraId="1FF4BB8D" w14:textId="77777777" w:rsidR="00000000" w:rsidRDefault="007C71EE">
      <w:pPr>
        <w:pStyle w:val="a"/>
        <w:rPr>
          <w:rFonts w:hint="cs"/>
          <w:rtl/>
        </w:rPr>
      </w:pPr>
    </w:p>
    <w:p w14:paraId="0ACBC846" w14:textId="77777777" w:rsidR="00000000" w:rsidRDefault="007C71EE">
      <w:pPr>
        <w:pStyle w:val="ac"/>
        <w:rPr>
          <w:rtl/>
        </w:rPr>
      </w:pPr>
      <w:r>
        <w:rPr>
          <w:rFonts w:hint="eastAsia"/>
          <w:rtl/>
        </w:rPr>
        <w:t>לאה</w:t>
      </w:r>
      <w:r>
        <w:rPr>
          <w:rtl/>
        </w:rPr>
        <w:t xml:space="preserve"> נס (הליכוד):</w:t>
      </w:r>
    </w:p>
    <w:p w14:paraId="46CED3CF" w14:textId="77777777" w:rsidR="00000000" w:rsidRDefault="007C71EE">
      <w:pPr>
        <w:pStyle w:val="a"/>
        <w:rPr>
          <w:rFonts w:hint="cs"/>
          <w:rtl/>
        </w:rPr>
      </w:pPr>
    </w:p>
    <w:p w14:paraId="07A096C0" w14:textId="77777777" w:rsidR="00000000" w:rsidRDefault="007C71EE">
      <w:pPr>
        <w:pStyle w:val="a"/>
        <w:rPr>
          <w:rFonts w:hint="cs"/>
          <w:rtl/>
        </w:rPr>
      </w:pPr>
      <w:r>
        <w:rPr>
          <w:rFonts w:hint="cs"/>
          <w:rtl/>
        </w:rPr>
        <w:t>הרבה יותר ממילי</w:t>
      </w:r>
      <w:bookmarkStart w:id="2387" w:name="FS000001043T28_05_2003_11_13_19C"/>
      <w:bookmarkEnd w:id="2387"/>
      <w:r>
        <w:rPr>
          <w:rFonts w:hint="cs"/>
          <w:rtl/>
        </w:rPr>
        <w:t>ון.</w:t>
      </w:r>
      <w:r>
        <w:rPr>
          <w:rtl/>
        </w:rPr>
        <w:t xml:space="preserve"> </w:t>
      </w:r>
    </w:p>
    <w:p w14:paraId="36C40277" w14:textId="77777777" w:rsidR="00000000" w:rsidRDefault="007C71EE">
      <w:pPr>
        <w:pStyle w:val="a"/>
        <w:rPr>
          <w:rFonts w:hint="cs"/>
          <w:rtl/>
        </w:rPr>
      </w:pPr>
    </w:p>
    <w:p w14:paraId="189F6A59" w14:textId="77777777" w:rsidR="00000000" w:rsidRDefault="007C71EE">
      <w:pPr>
        <w:pStyle w:val="SpeakerCon"/>
        <w:rPr>
          <w:rtl/>
        </w:rPr>
      </w:pPr>
      <w:bookmarkStart w:id="2388" w:name="FS000000531T28_05_2003_11_13_55"/>
      <w:bookmarkEnd w:id="2388"/>
      <w:r>
        <w:rPr>
          <w:rFonts w:hint="eastAsia"/>
          <w:rtl/>
        </w:rPr>
        <w:t>אברהם</w:t>
      </w:r>
      <w:r>
        <w:rPr>
          <w:rtl/>
        </w:rPr>
        <w:t xml:space="preserve"> רביץ (יהדות התורה):</w:t>
      </w:r>
    </w:p>
    <w:p w14:paraId="36BF8703" w14:textId="77777777" w:rsidR="00000000" w:rsidRDefault="007C71EE">
      <w:pPr>
        <w:pStyle w:val="a"/>
        <w:rPr>
          <w:rFonts w:hint="cs"/>
          <w:rtl/>
        </w:rPr>
      </w:pPr>
    </w:p>
    <w:p w14:paraId="6CAB5E25" w14:textId="77777777" w:rsidR="00000000" w:rsidRDefault="007C71EE">
      <w:pPr>
        <w:pStyle w:val="a"/>
        <w:rPr>
          <w:rFonts w:hint="cs"/>
          <w:rtl/>
        </w:rPr>
      </w:pPr>
      <w:r>
        <w:rPr>
          <w:rFonts w:hint="cs"/>
          <w:rtl/>
        </w:rPr>
        <w:t xml:space="preserve">הרבה יותר ממיליון אפילו. נראה שאני גם כן בעניין הזה תפוס </w:t>
      </w:r>
      <w:r>
        <w:rPr>
          <w:rFonts w:hint="cs"/>
          <w:rtl/>
        </w:rPr>
        <w:t>בממסדיות מסוימת. לא שהחינוך המודרני הליברלי  כל כך הצליח.  הרי התברר שבשיטות המודרניות לא יודעים לקרוא. לא יודעים לקרוא, לא מבינים את הכתוב. ואני השתתפתי בישיבות, הייתי סגן שר החינוך ואני מכיר את הבעיה. אפילו בחשבון, במתמטיקה, ניסו תמיד את השיטות הליברליות</w:t>
      </w:r>
      <w:r>
        <w:rPr>
          <w:rFonts w:hint="cs"/>
          <w:rtl/>
        </w:rPr>
        <w:t xml:space="preserve"> ביותר שלא הצליחו, שכבר נכשלו בארצות אחרות. ניסו אותן על גבם של ילדינו. אז מה הם באים עם הגדלות הזאת ורוצים ללמד אותנו דעת, כאשר מי  שהיום ליברלי עוד טיפס על העצים כשאנחנו כבר הקימונו תלמודי תורה, בתי-ספר, בתי-אולפנא. </w:t>
      </w:r>
    </w:p>
    <w:p w14:paraId="0547AC67" w14:textId="77777777" w:rsidR="00000000" w:rsidRDefault="007C71EE">
      <w:pPr>
        <w:pStyle w:val="a"/>
        <w:rPr>
          <w:rFonts w:hint="cs"/>
          <w:rtl/>
        </w:rPr>
      </w:pPr>
    </w:p>
    <w:p w14:paraId="29ADA1BE" w14:textId="77777777" w:rsidR="00000000" w:rsidRDefault="007C71EE">
      <w:pPr>
        <w:pStyle w:val="a"/>
        <w:rPr>
          <w:rFonts w:hint="cs"/>
          <w:rtl/>
        </w:rPr>
      </w:pPr>
      <w:r>
        <w:rPr>
          <w:rFonts w:hint="cs"/>
          <w:rtl/>
        </w:rPr>
        <w:t>כל ההמצאה הזאת של בית-ספר שמתכנסים ב</w:t>
      </w:r>
      <w:r>
        <w:rPr>
          <w:rFonts w:hint="cs"/>
          <w:rtl/>
        </w:rPr>
        <w:t>ו ילדים  ולומדים יחד, זוהי המצאה מתקופת התנאים. ולכן, אנחנו רוצים ללמד את בנינו לדרך ארץ, לתורה, לקיום מצוות, למשמעת פנימית, לדעת שיש משהו למעלה ממך, ולא להיות בן בלי-יעל. ודווקא בגלל זה המציאו את ה"ליבה" ואמרו: אתם לא תקבלו כסף כי אינכם מצטרפים ל"ליבה". ר</w:t>
      </w:r>
      <w:r>
        <w:rPr>
          <w:rFonts w:hint="cs"/>
          <w:rtl/>
        </w:rPr>
        <w:t>חמנא ליבא בעי. הקדוש-ברוך-הוא רוצה את לבו של האדם. וזה יש אצלנו בכמויות. ובזה באה התוכנית הכלכלית החדשה לפגוע בכל נערה ונער בישראל שלומדים במערכות החינוך החרדי. ומספרים לעם שאנחנו מקבלים יותר. אני עומד כאן ומוכן להתחייב - - -</w:t>
      </w:r>
    </w:p>
    <w:p w14:paraId="0522C3F4" w14:textId="77777777" w:rsidR="00000000" w:rsidRDefault="007C71EE">
      <w:pPr>
        <w:pStyle w:val="a"/>
        <w:rPr>
          <w:rFonts w:hint="cs"/>
          <w:rtl/>
        </w:rPr>
      </w:pPr>
    </w:p>
    <w:p w14:paraId="21C41786" w14:textId="77777777" w:rsidR="00000000" w:rsidRDefault="007C71EE">
      <w:pPr>
        <w:pStyle w:val="ad"/>
        <w:rPr>
          <w:rtl/>
        </w:rPr>
      </w:pPr>
      <w:r>
        <w:rPr>
          <w:rtl/>
        </w:rPr>
        <w:t>היו"ר משה כחלון:</w:t>
      </w:r>
    </w:p>
    <w:p w14:paraId="7AC725C6" w14:textId="77777777" w:rsidR="00000000" w:rsidRDefault="007C71EE">
      <w:pPr>
        <w:pStyle w:val="a"/>
        <w:rPr>
          <w:rtl/>
        </w:rPr>
      </w:pPr>
    </w:p>
    <w:p w14:paraId="450122AD" w14:textId="77777777" w:rsidR="00000000" w:rsidRDefault="007C71EE">
      <w:pPr>
        <w:pStyle w:val="a"/>
        <w:rPr>
          <w:rFonts w:hint="cs"/>
          <w:rtl/>
        </w:rPr>
      </w:pPr>
      <w:r>
        <w:rPr>
          <w:rFonts w:hint="cs"/>
          <w:rtl/>
        </w:rPr>
        <w:t>זמנך תם, אב</w:t>
      </w:r>
      <w:r>
        <w:rPr>
          <w:rFonts w:hint="cs"/>
          <w:rtl/>
        </w:rPr>
        <w:t>ל אתה יכול לסיים.</w:t>
      </w:r>
    </w:p>
    <w:p w14:paraId="579C2987" w14:textId="77777777" w:rsidR="00000000" w:rsidRDefault="007C71EE">
      <w:pPr>
        <w:pStyle w:val="a"/>
        <w:rPr>
          <w:rFonts w:hint="cs"/>
          <w:rtl/>
        </w:rPr>
      </w:pPr>
    </w:p>
    <w:p w14:paraId="1CF2025A" w14:textId="77777777" w:rsidR="00000000" w:rsidRDefault="007C71EE">
      <w:pPr>
        <w:pStyle w:val="SpeakerCon"/>
        <w:rPr>
          <w:rtl/>
        </w:rPr>
      </w:pPr>
      <w:bookmarkStart w:id="2389" w:name="FS000000531T28_05_2003_11_21_12C"/>
      <w:bookmarkEnd w:id="2389"/>
      <w:r>
        <w:rPr>
          <w:rtl/>
        </w:rPr>
        <w:t>אברהם רביץ (יהדות התורה):</w:t>
      </w:r>
    </w:p>
    <w:p w14:paraId="0B50F62A" w14:textId="77777777" w:rsidR="00000000" w:rsidRDefault="007C71EE">
      <w:pPr>
        <w:pStyle w:val="a"/>
        <w:rPr>
          <w:rtl/>
        </w:rPr>
      </w:pPr>
    </w:p>
    <w:p w14:paraId="3C0056F7" w14:textId="77777777" w:rsidR="00000000" w:rsidRDefault="007C71EE">
      <w:pPr>
        <w:pStyle w:val="a"/>
        <w:rPr>
          <w:rFonts w:hint="cs"/>
          <w:rtl/>
        </w:rPr>
      </w:pPr>
      <w:r>
        <w:rPr>
          <w:rFonts w:hint="cs"/>
          <w:rtl/>
        </w:rPr>
        <w:t>אני עומד כאן ומתחייב בשם מערכות הציבור החרדי, ואני חושב שבעניין הזה אני מייצג גם את ש"ס. תנו לנו רק את מה שמגיע לנו  כמו כל ילד עברי, כמו כל ילד במדינת ישראל. אגורה אחת לא יותר, אבל גם לא פחות, ולא נדרוש שום דב</w:t>
      </w:r>
      <w:r>
        <w:rPr>
          <w:rFonts w:hint="cs"/>
          <w:rtl/>
        </w:rPr>
        <w:t xml:space="preserve">ר. הרי כל הדבר הוא  עקום על עקום. למה אנחנו צריכים בכלל לדרוש? אתם יודעים במה עסוקים חברי הכנסת החרדים? דברים מדהימים. שום חבר כנסת לא מטפל באלה כלל. צריכים לבנות כיתה, צריכים גיר, צריכים לוח. צריך לשלם את הנסיעות של הילדים, לפי החוק, לפי הקריטריונים. בזה </w:t>
      </w:r>
      <w:r>
        <w:rPr>
          <w:rFonts w:hint="cs"/>
          <w:rtl/>
        </w:rPr>
        <w:t xml:space="preserve">אנחנו עוסקים כל השנה, למלא חורים. </w:t>
      </w:r>
    </w:p>
    <w:p w14:paraId="741513ED" w14:textId="77777777" w:rsidR="00000000" w:rsidRDefault="007C71EE">
      <w:pPr>
        <w:pStyle w:val="a"/>
        <w:rPr>
          <w:rFonts w:hint="cs"/>
          <w:rtl/>
        </w:rPr>
      </w:pPr>
    </w:p>
    <w:p w14:paraId="67AA4EE6" w14:textId="77777777" w:rsidR="00000000" w:rsidRDefault="007C71EE">
      <w:pPr>
        <w:pStyle w:val="a"/>
        <w:rPr>
          <w:rFonts w:hint="cs"/>
          <w:rtl/>
        </w:rPr>
      </w:pPr>
      <w:r>
        <w:rPr>
          <w:rFonts w:hint="cs"/>
          <w:rtl/>
        </w:rPr>
        <w:t>ואני אינני רוצה לגזול מזמנכם ולנצל את אדיבותו של היושב-ראש. אני רק רוצה לומר את הדבר הבא, לומר את זה לאחי ורעי - לממשלה אמרתי כמה שיכולתי - לומר לאחי ורעי: אנחנו, אסור לנו להתייאש, חס ושלום. לימדנו את ילדינו, ואני זוכר א</w:t>
      </w:r>
      <w:r>
        <w:rPr>
          <w:rFonts w:hint="cs"/>
          <w:rtl/>
        </w:rPr>
        <w:t>ותי עצמי, בתת-תנאים, מתוך עוני מלא, במיוחד במה שכרוך במבנים, בצדדים הפיזיים, והיינו שמחים ועליזים. המצאנו לבד את המשחקים שלנו, בנינו לבד את הצעצועים שלנו, ושמחנו וחינכנו, וברוך השם, אנחנו קיימים עד היום הזה. ואנחנו נמשיך. גברת נס, את אתנו,  אני מאוד שמח. א</w:t>
      </w:r>
      <w:r>
        <w:rPr>
          <w:rFonts w:hint="cs"/>
          <w:rtl/>
        </w:rPr>
        <w:t xml:space="preserve">נחנו נמשיך להיות קיימים עד סוף כל הדורות, עד ביאת משיח צדקנו במהרה בימינו, ואז כולם יפתחו את עיניהם ויראו  איזה עם גדול אנחנו יכולים להיות. </w:t>
      </w:r>
    </w:p>
    <w:p w14:paraId="0BA1CBAA" w14:textId="77777777" w:rsidR="00000000" w:rsidRDefault="007C71EE">
      <w:pPr>
        <w:pStyle w:val="a"/>
        <w:rPr>
          <w:rFonts w:hint="cs"/>
          <w:rtl/>
        </w:rPr>
      </w:pPr>
    </w:p>
    <w:p w14:paraId="590EE0C5" w14:textId="77777777" w:rsidR="00000000" w:rsidRDefault="007C71EE">
      <w:pPr>
        <w:pStyle w:val="ad"/>
        <w:rPr>
          <w:rtl/>
        </w:rPr>
      </w:pPr>
      <w:r>
        <w:rPr>
          <w:rtl/>
        </w:rPr>
        <w:t>היו"ר משה כחלון:</w:t>
      </w:r>
    </w:p>
    <w:p w14:paraId="2AD1BF42" w14:textId="77777777" w:rsidR="00000000" w:rsidRDefault="007C71EE">
      <w:pPr>
        <w:pStyle w:val="a"/>
        <w:rPr>
          <w:rtl/>
        </w:rPr>
      </w:pPr>
    </w:p>
    <w:p w14:paraId="4BA30AB6" w14:textId="77777777" w:rsidR="00000000" w:rsidRDefault="007C71EE">
      <w:pPr>
        <w:pStyle w:val="a"/>
        <w:rPr>
          <w:rFonts w:hint="cs"/>
          <w:rtl/>
        </w:rPr>
      </w:pPr>
      <w:r>
        <w:rPr>
          <w:rFonts w:hint="cs"/>
          <w:rtl/>
        </w:rPr>
        <w:t>תודה רבה. חברת הכנסת גילה פינקלשטיין, בבקשה.</w:t>
      </w:r>
    </w:p>
    <w:p w14:paraId="48DEC9C0" w14:textId="77777777" w:rsidR="00000000" w:rsidRDefault="007C71EE">
      <w:pPr>
        <w:pStyle w:val="a"/>
        <w:rPr>
          <w:rFonts w:hint="cs"/>
          <w:rtl/>
        </w:rPr>
      </w:pPr>
    </w:p>
    <w:p w14:paraId="25EE983A" w14:textId="77777777" w:rsidR="00000000" w:rsidRDefault="007C71EE">
      <w:pPr>
        <w:pStyle w:val="ac"/>
        <w:rPr>
          <w:rtl/>
        </w:rPr>
      </w:pPr>
      <w:r>
        <w:rPr>
          <w:rFonts w:hint="eastAsia"/>
          <w:rtl/>
        </w:rPr>
        <w:t>דוד</w:t>
      </w:r>
      <w:r>
        <w:rPr>
          <w:rtl/>
        </w:rPr>
        <w:t xml:space="preserve"> טל (עם אחד):</w:t>
      </w:r>
    </w:p>
    <w:p w14:paraId="4D52BBDE" w14:textId="77777777" w:rsidR="00000000" w:rsidRDefault="007C71EE">
      <w:pPr>
        <w:pStyle w:val="a"/>
        <w:rPr>
          <w:rFonts w:hint="cs"/>
          <w:rtl/>
        </w:rPr>
      </w:pPr>
    </w:p>
    <w:p w14:paraId="79FE0278" w14:textId="77777777" w:rsidR="00000000" w:rsidRDefault="007C71EE">
      <w:pPr>
        <w:pStyle w:val="a"/>
        <w:rPr>
          <w:rFonts w:hint="cs"/>
          <w:rtl/>
        </w:rPr>
      </w:pPr>
      <w:r>
        <w:rPr>
          <w:rFonts w:hint="cs"/>
          <w:rtl/>
        </w:rPr>
        <w:t>יש שינויים בסדרי הדיון?</w:t>
      </w:r>
    </w:p>
    <w:p w14:paraId="20B1B918" w14:textId="77777777" w:rsidR="00000000" w:rsidRDefault="007C71EE">
      <w:pPr>
        <w:pStyle w:val="a"/>
        <w:rPr>
          <w:rFonts w:hint="cs"/>
          <w:rtl/>
        </w:rPr>
      </w:pPr>
    </w:p>
    <w:p w14:paraId="5D169F2A" w14:textId="77777777" w:rsidR="00000000" w:rsidRDefault="007C71EE">
      <w:pPr>
        <w:pStyle w:val="ad"/>
        <w:rPr>
          <w:rtl/>
        </w:rPr>
      </w:pPr>
      <w:r>
        <w:rPr>
          <w:rtl/>
        </w:rPr>
        <w:t>היו"ר מ</w:t>
      </w:r>
      <w:r>
        <w:rPr>
          <w:rtl/>
        </w:rPr>
        <w:t>שה כחלון:</w:t>
      </w:r>
    </w:p>
    <w:p w14:paraId="47E4F91B" w14:textId="77777777" w:rsidR="00000000" w:rsidRDefault="007C71EE">
      <w:pPr>
        <w:pStyle w:val="a"/>
        <w:rPr>
          <w:rtl/>
        </w:rPr>
      </w:pPr>
    </w:p>
    <w:p w14:paraId="36355B66" w14:textId="77777777" w:rsidR="00000000" w:rsidRDefault="007C71EE">
      <w:pPr>
        <w:pStyle w:val="a"/>
        <w:rPr>
          <w:rFonts w:hint="cs"/>
          <w:rtl/>
        </w:rPr>
      </w:pPr>
      <w:r>
        <w:rPr>
          <w:rFonts w:hint="cs"/>
          <w:rtl/>
        </w:rPr>
        <w:t xml:space="preserve">אין שום שינוי. </w:t>
      </w:r>
    </w:p>
    <w:p w14:paraId="380022AF" w14:textId="77777777" w:rsidR="00000000" w:rsidRDefault="007C71EE">
      <w:pPr>
        <w:pStyle w:val="a"/>
        <w:rPr>
          <w:rFonts w:hint="cs"/>
          <w:rtl/>
        </w:rPr>
      </w:pPr>
    </w:p>
    <w:p w14:paraId="783F6A1D" w14:textId="77777777" w:rsidR="00000000" w:rsidRDefault="007C71EE">
      <w:pPr>
        <w:pStyle w:val="ac"/>
        <w:rPr>
          <w:rtl/>
        </w:rPr>
      </w:pPr>
      <w:r>
        <w:rPr>
          <w:rFonts w:hint="eastAsia"/>
          <w:rtl/>
        </w:rPr>
        <w:t>גילה</w:t>
      </w:r>
      <w:r>
        <w:rPr>
          <w:rtl/>
        </w:rPr>
        <w:t xml:space="preserve"> פינקלשטיין (מפד"ל):</w:t>
      </w:r>
    </w:p>
    <w:p w14:paraId="33D6D2DF" w14:textId="77777777" w:rsidR="00000000" w:rsidRDefault="007C71EE">
      <w:pPr>
        <w:pStyle w:val="a"/>
        <w:rPr>
          <w:rFonts w:hint="cs"/>
          <w:rtl/>
        </w:rPr>
      </w:pPr>
    </w:p>
    <w:p w14:paraId="5364840F" w14:textId="77777777" w:rsidR="00000000" w:rsidRDefault="007C71EE">
      <w:pPr>
        <w:pStyle w:val="a"/>
        <w:rPr>
          <w:rFonts w:hint="cs"/>
          <w:rtl/>
        </w:rPr>
      </w:pPr>
      <w:r>
        <w:rPr>
          <w:rFonts w:hint="cs"/>
          <w:rtl/>
        </w:rPr>
        <w:t xml:space="preserve">הייתי צריכה להיות אחרי אחמד טיבי. </w:t>
      </w:r>
    </w:p>
    <w:p w14:paraId="522B257D" w14:textId="77777777" w:rsidR="00000000" w:rsidRDefault="007C71EE">
      <w:pPr>
        <w:pStyle w:val="a"/>
        <w:rPr>
          <w:rFonts w:hint="cs"/>
          <w:rtl/>
        </w:rPr>
      </w:pPr>
    </w:p>
    <w:p w14:paraId="5C4A17C8" w14:textId="77777777" w:rsidR="00000000" w:rsidRDefault="007C71EE">
      <w:pPr>
        <w:pStyle w:val="ad"/>
        <w:rPr>
          <w:rtl/>
        </w:rPr>
      </w:pPr>
      <w:r>
        <w:rPr>
          <w:rtl/>
        </w:rPr>
        <w:t>היו"ר משה כחלון:</w:t>
      </w:r>
    </w:p>
    <w:p w14:paraId="217F38A9" w14:textId="77777777" w:rsidR="00000000" w:rsidRDefault="007C71EE">
      <w:pPr>
        <w:pStyle w:val="a"/>
        <w:rPr>
          <w:rtl/>
        </w:rPr>
      </w:pPr>
    </w:p>
    <w:p w14:paraId="28AD7F8A" w14:textId="77777777" w:rsidR="00000000" w:rsidRDefault="007C71EE">
      <w:pPr>
        <w:pStyle w:val="a"/>
        <w:rPr>
          <w:rFonts w:hint="cs"/>
          <w:rtl/>
        </w:rPr>
      </w:pPr>
      <w:r>
        <w:rPr>
          <w:rFonts w:hint="cs"/>
          <w:rtl/>
        </w:rPr>
        <w:t xml:space="preserve">כשהגעתי לכאן קראתי את הסדר המעודכן. אם לא  היית, אז אני אחזור עליו. כשאני הגעתי קיבלתי סדר חדש והוא כדלהלן: חברת הכנסת גילה פינקלשטיין, אחריה </w:t>
      </w:r>
      <w:r>
        <w:rPr>
          <w:rtl/>
        </w:rPr>
        <w:t>–</w:t>
      </w:r>
      <w:r>
        <w:rPr>
          <w:rFonts w:hint="cs"/>
          <w:rtl/>
        </w:rPr>
        <w:t xml:space="preserve"> חבר </w:t>
      </w:r>
      <w:r>
        <w:rPr>
          <w:rFonts w:hint="cs"/>
          <w:rtl/>
        </w:rPr>
        <w:t>הכנסת דוד טל, עשר דקות. הוא פיצל מזמנו ונתן לחברת הכנסת אילנה כהן חמש דקות. עד כאן זה בסדר?</w:t>
      </w:r>
    </w:p>
    <w:p w14:paraId="2302AA4D" w14:textId="77777777" w:rsidR="00000000" w:rsidRDefault="007C71EE">
      <w:pPr>
        <w:pStyle w:val="a"/>
        <w:rPr>
          <w:rFonts w:hint="cs"/>
          <w:rtl/>
        </w:rPr>
      </w:pPr>
    </w:p>
    <w:p w14:paraId="384C054B" w14:textId="77777777" w:rsidR="00000000" w:rsidRDefault="007C71EE">
      <w:pPr>
        <w:pStyle w:val="ac"/>
        <w:rPr>
          <w:rtl/>
        </w:rPr>
      </w:pPr>
      <w:r>
        <w:rPr>
          <w:rFonts w:hint="eastAsia"/>
          <w:rtl/>
        </w:rPr>
        <w:t>דוד</w:t>
      </w:r>
      <w:r>
        <w:rPr>
          <w:rtl/>
        </w:rPr>
        <w:t xml:space="preserve"> טל (עם אחד):</w:t>
      </w:r>
    </w:p>
    <w:p w14:paraId="5773E65C" w14:textId="77777777" w:rsidR="00000000" w:rsidRDefault="007C71EE">
      <w:pPr>
        <w:pStyle w:val="a"/>
        <w:rPr>
          <w:rFonts w:hint="cs"/>
          <w:rtl/>
        </w:rPr>
      </w:pPr>
    </w:p>
    <w:p w14:paraId="145948A4" w14:textId="77777777" w:rsidR="00000000" w:rsidRDefault="007C71EE">
      <w:pPr>
        <w:pStyle w:val="a"/>
        <w:rPr>
          <w:rFonts w:hint="cs"/>
          <w:rtl/>
        </w:rPr>
      </w:pPr>
      <w:r>
        <w:rPr>
          <w:rFonts w:hint="cs"/>
          <w:rtl/>
        </w:rPr>
        <w:t>לא, אבל בשביל גילה אני מוכן לוותר.</w:t>
      </w:r>
    </w:p>
    <w:p w14:paraId="404480AA" w14:textId="77777777" w:rsidR="00000000" w:rsidRDefault="007C71EE">
      <w:pPr>
        <w:pStyle w:val="a"/>
        <w:rPr>
          <w:rFonts w:hint="cs"/>
          <w:rtl/>
        </w:rPr>
      </w:pPr>
    </w:p>
    <w:p w14:paraId="1F08BF5E" w14:textId="77777777" w:rsidR="00000000" w:rsidRDefault="007C71EE">
      <w:pPr>
        <w:pStyle w:val="ad"/>
        <w:rPr>
          <w:rtl/>
        </w:rPr>
      </w:pPr>
    </w:p>
    <w:p w14:paraId="2DA2492C" w14:textId="77777777" w:rsidR="00000000" w:rsidRDefault="007C71EE">
      <w:pPr>
        <w:pStyle w:val="ad"/>
        <w:rPr>
          <w:rtl/>
        </w:rPr>
      </w:pPr>
      <w:r>
        <w:rPr>
          <w:rtl/>
        </w:rPr>
        <w:t>היו"ר משה כחלון:</w:t>
      </w:r>
    </w:p>
    <w:p w14:paraId="45DDF686" w14:textId="77777777" w:rsidR="00000000" w:rsidRDefault="007C71EE">
      <w:pPr>
        <w:pStyle w:val="a"/>
        <w:rPr>
          <w:rtl/>
        </w:rPr>
      </w:pPr>
    </w:p>
    <w:p w14:paraId="6F474ED7" w14:textId="77777777" w:rsidR="00000000" w:rsidRDefault="007C71EE">
      <w:pPr>
        <w:pStyle w:val="a"/>
        <w:rPr>
          <w:rFonts w:hint="cs"/>
          <w:rtl/>
        </w:rPr>
      </w:pPr>
      <w:r>
        <w:rPr>
          <w:rFonts w:hint="cs"/>
          <w:rtl/>
        </w:rPr>
        <w:t xml:space="preserve">אני חייב לציין את אדיבותך. לאה נס קיבלה דקה. </w:t>
      </w:r>
    </w:p>
    <w:p w14:paraId="1DA877FB" w14:textId="77777777" w:rsidR="00000000" w:rsidRDefault="007C71EE">
      <w:pPr>
        <w:pStyle w:val="a"/>
        <w:rPr>
          <w:rFonts w:hint="cs"/>
          <w:rtl/>
        </w:rPr>
      </w:pPr>
    </w:p>
    <w:p w14:paraId="630FA4FC" w14:textId="77777777" w:rsidR="00000000" w:rsidRDefault="007C71EE">
      <w:pPr>
        <w:pStyle w:val="ac"/>
        <w:rPr>
          <w:rtl/>
        </w:rPr>
      </w:pPr>
      <w:r>
        <w:rPr>
          <w:rFonts w:hint="eastAsia"/>
          <w:rtl/>
        </w:rPr>
        <w:t>גילה</w:t>
      </w:r>
      <w:r>
        <w:rPr>
          <w:rtl/>
        </w:rPr>
        <w:t xml:space="preserve"> פינקלשטיין (מפד"ל):</w:t>
      </w:r>
    </w:p>
    <w:p w14:paraId="6A39385A" w14:textId="77777777" w:rsidR="00000000" w:rsidRDefault="007C71EE">
      <w:pPr>
        <w:pStyle w:val="a"/>
        <w:rPr>
          <w:rFonts w:hint="cs"/>
          <w:rtl/>
        </w:rPr>
      </w:pPr>
    </w:p>
    <w:p w14:paraId="3033C89C" w14:textId="77777777" w:rsidR="00000000" w:rsidRDefault="007C71EE">
      <w:pPr>
        <w:pStyle w:val="a"/>
        <w:rPr>
          <w:rFonts w:hint="cs"/>
          <w:rtl/>
        </w:rPr>
      </w:pPr>
      <w:r>
        <w:rPr>
          <w:rFonts w:hint="cs"/>
          <w:rtl/>
        </w:rPr>
        <w:t>- - -</w:t>
      </w:r>
    </w:p>
    <w:p w14:paraId="4DA3E26F" w14:textId="77777777" w:rsidR="00000000" w:rsidRDefault="007C71EE">
      <w:pPr>
        <w:pStyle w:val="a"/>
        <w:rPr>
          <w:rFonts w:hint="cs"/>
          <w:rtl/>
        </w:rPr>
      </w:pPr>
    </w:p>
    <w:p w14:paraId="2332AD65" w14:textId="77777777" w:rsidR="00000000" w:rsidRDefault="007C71EE">
      <w:pPr>
        <w:pStyle w:val="ad"/>
        <w:rPr>
          <w:rtl/>
        </w:rPr>
      </w:pPr>
      <w:r>
        <w:rPr>
          <w:rtl/>
        </w:rPr>
        <w:t xml:space="preserve">היו"ר משה </w:t>
      </w:r>
      <w:r>
        <w:rPr>
          <w:rtl/>
        </w:rPr>
        <w:t>כחלון:</w:t>
      </w:r>
    </w:p>
    <w:p w14:paraId="6A32B2D6" w14:textId="77777777" w:rsidR="00000000" w:rsidRDefault="007C71EE">
      <w:pPr>
        <w:pStyle w:val="a"/>
        <w:rPr>
          <w:rtl/>
        </w:rPr>
      </w:pPr>
    </w:p>
    <w:p w14:paraId="3603AFF5" w14:textId="77777777" w:rsidR="00000000" w:rsidRDefault="007C71EE">
      <w:pPr>
        <w:pStyle w:val="a"/>
        <w:rPr>
          <w:rFonts w:hint="cs"/>
          <w:rtl/>
        </w:rPr>
      </w:pPr>
      <w:r>
        <w:rPr>
          <w:rFonts w:hint="cs"/>
          <w:rtl/>
        </w:rPr>
        <w:t xml:space="preserve">אבל חבר הכנסת טל נתן לה דקה מזמנו, ולחברת הכנסת אילנה חמש דקות. הוא עשיר. </w:t>
      </w:r>
    </w:p>
    <w:p w14:paraId="46821947" w14:textId="77777777" w:rsidR="00000000" w:rsidRDefault="007C71EE">
      <w:pPr>
        <w:pStyle w:val="a"/>
        <w:rPr>
          <w:rFonts w:hint="cs"/>
          <w:rtl/>
        </w:rPr>
      </w:pPr>
    </w:p>
    <w:p w14:paraId="08109961" w14:textId="77777777" w:rsidR="00000000" w:rsidRDefault="007C71EE">
      <w:pPr>
        <w:pStyle w:val="ac"/>
        <w:rPr>
          <w:rtl/>
        </w:rPr>
      </w:pPr>
      <w:r>
        <w:rPr>
          <w:rFonts w:hint="eastAsia"/>
          <w:rtl/>
        </w:rPr>
        <w:t>גילה</w:t>
      </w:r>
      <w:r>
        <w:rPr>
          <w:rtl/>
        </w:rPr>
        <w:t xml:space="preserve"> פינקלשטיין (מפד"ל):</w:t>
      </w:r>
    </w:p>
    <w:p w14:paraId="7FD8D6E1" w14:textId="77777777" w:rsidR="00000000" w:rsidRDefault="007C71EE">
      <w:pPr>
        <w:pStyle w:val="a"/>
        <w:rPr>
          <w:rFonts w:hint="cs"/>
          <w:rtl/>
        </w:rPr>
      </w:pPr>
    </w:p>
    <w:p w14:paraId="3CB8823B" w14:textId="77777777" w:rsidR="00000000" w:rsidRDefault="007C71EE">
      <w:pPr>
        <w:pStyle w:val="a"/>
        <w:rPr>
          <w:rFonts w:hint="cs"/>
          <w:rtl/>
        </w:rPr>
      </w:pPr>
      <w:r>
        <w:rPr>
          <w:rFonts w:hint="cs"/>
          <w:rtl/>
        </w:rPr>
        <w:t xml:space="preserve">ברשימה המקורית הייתי אחרי חבר הכנסת אחמד טיבי. </w:t>
      </w:r>
    </w:p>
    <w:p w14:paraId="0D68DB17" w14:textId="77777777" w:rsidR="00000000" w:rsidRDefault="007C71EE">
      <w:pPr>
        <w:pStyle w:val="a"/>
        <w:rPr>
          <w:rFonts w:hint="cs"/>
          <w:rtl/>
        </w:rPr>
      </w:pPr>
    </w:p>
    <w:p w14:paraId="0AA9CA0A" w14:textId="77777777" w:rsidR="00000000" w:rsidRDefault="007C71EE">
      <w:pPr>
        <w:pStyle w:val="ad"/>
        <w:rPr>
          <w:rtl/>
        </w:rPr>
      </w:pPr>
      <w:r>
        <w:rPr>
          <w:rtl/>
        </w:rPr>
        <w:t>היו"ר משה כחלון:</w:t>
      </w:r>
    </w:p>
    <w:p w14:paraId="2EB89C74" w14:textId="77777777" w:rsidR="00000000" w:rsidRDefault="007C71EE">
      <w:pPr>
        <w:pStyle w:val="a"/>
        <w:rPr>
          <w:rtl/>
        </w:rPr>
      </w:pPr>
    </w:p>
    <w:p w14:paraId="7B56D82B" w14:textId="77777777" w:rsidR="00000000" w:rsidRDefault="007C71EE">
      <w:pPr>
        <w:pStyle w:val="a"/>
        <w:rPr>
          <w:rFonts w:hint="cs"/>
          <w:rtl/>
        </w:rPr>
      </w:pPr>
      <w:r>
        <w:rPr>
          <w:rFonts w:hint="cs"/>
          <w:rtl/>
        </w:rPr>
        <w:t xml:space="preserve">כזאת אדיבות של עם אחד לטובת הקואליציה. </w:t>
      </w:r>
    </w:p>
    <w:p w14:paraId="4DAFD525" w14:textId="77777777" w:rsidR="00000000" w:rsidRDefault="007C71EE">
      <w:pPr>
        <w:pStyle w:val="a"/>
        <w:rPr>
          <w:rFonts w:hint="cs"/>
          <w:rtl/>
        </w:rPr>
      </w:pPr>
    </w:p>
    <w:p w14:paraId="6D90B917" w14:textId="77777777" w:rsidR="00000000" w:rsidRDefault="007C71EE">
      <w:pPr>
        <w:pStyle w:val="ac"/>
        <w:rPr>
          <w:rtl/>
        </w:rPr>
      </w:pPr>
      <w:r>
        <w:rPr>
          <w:rFonts w:hint="eastAsia"/>
          <w:rtl/>
        </w:rPr>
        <w:t>דוד</w:t>
      </w:r>
      <w:r>
        <w:rPr>
          <w:rtl/>
        </w:rPr>
        <w:t xml:space="preserve"> טל (עם אחד):</w:t>
      </w:r>
    </w:p>
    <w:p w14:paraId="6419A096" w14:textId="77777777" w:rsidR="00000000" w:rsidRDefault="007C71EE">
      <w:pPr>
        <w:pStyle w:val="a"/>
        <w:rPr>
          <w:rFonts w:hint="cs"/>
          <w:rtl/>
        </w:rPr>
      </w:pPr>
    </w:p>
    <w:p w14:paraId="463296CC" w14:textId="77777777" w:rsidR="00000000" w:rsidRDefault="007C71EE">
      <w:pPr>
        <w:pStyle w:val="a"/>
        <w:rPr>
          <w:rFonts w:hint="cs"/>
          <w:rtl/>
        </w:rPr>
      </w:pPr>
      <w:r>
        <w:rPr>
          <w:rFonts w:hint="cs"/>
          <w:rtl/>
        </w:rPr>
        <w:t>רוחב לב, מה צריך יות</w:t>
      </w:r>
      <w:r>
        <w:rPr>
          <w:rFonts w:hint="cs"/>
          <w:rtl/>
        </w:rPr>
        <w:t>ר.</w:t>
      </w:r>
    </w:p>
    <w:p w14:paraId="1DCFF710" w14:textId="77777777" w:rsidR="00000000" w:rsidRDefault="007C71EE">
      <w:pPr>
        <w:pStyle w:val="a"/>
        <w:rPr>
          <w:rFonts w:hint="cs"/>
          <w:rtl/>
        </w:rPr>
      </w:pPr>
    </w:p>
    <w:p w14:paraId="4E45EA51" w14:textId="77777777" w:rsidR="00000000" w:rsidRDefault="007C71EE">
      <w:pPr>
        <w:pStyle w:val="ac"/>
        <w:rPr>
          <w:rtl/>
        </w:rPr>
      </w:pPr>
      <w:r>
        <w:rPr>
          <w:rFonts w:hint="eastAsia"/>
          <w:rtl/>
        </w:rPr>
        <w:t>גילה</w:t>
      </w:r>
      <w:r>
        <w:rPr>
          <w:rtl/>
        </w:rPr>
        <w:t xml:space="preserve"> פינקלשטיין (מפד"ל):</w:t>
      </w:r>
    </w:p>
    <w:p w14:paraId="6B3B0688" w14:textId="77777777" w:rsidR="00000000" w:rsidRDefault="007C71EE">
      <w:pPr>
        <w:pStyle w:val="a"/>
        <w:rPr>
          <w:rFonts w:hint="cs"/>
          <w:rtl/>
        </w:rPr>
      </w:pPr>
    </w:p>
    <w:p w14:paraId="527678D4" w14:textId="77777777" w:rsidR="00000000" w:rsidRDefault="007C71EE">
      <w:pPr>
        <w:pStyle w:val="a"/>
        <w:rPr>
          <w:rFonts w:hint="cs"/>
          <w:rtl/>
        </w:rPr>
      </w:pPr>
      <w:r>
        <w:rPr>
          <w:rFonts w:hint="cs"/>
          <w:rtl/>
        </w:rPr>
        <w:t>אני חייבת לך.</w:t>
      </w:r>
    </w:p>
    <w:p w14:paraId="26064CBC" w14:textId="77777777" w:rsidR="00000000" w:rsidRDefault="007C71EE">
      <w:pPr>
        <w:pStyle w:val="a"/>
        <w:rPr>
          <w:rFonts w:hint="cs"/>
          <w:rtl/>
        </w:rPr>
      </w:pPr>
    </w:p>
    <w:p w14:paraId="5ABA9B77" w14:textId="77777777" w:rsidR="00000000" w:rsidRDefault="007C71EE">
      <w:pPr>
        <w:pStyle w:val="ac"/>
        <w:rPr>
          <w:rtl/>
        </w:rPr>
      </w:pPr>
      <w:r>
        <w:rPr>
          <w:rFonts w:hint="eastAsia"/>
          <w:rtl/>
        </w:rPr>
        <w:t>אילנה</w:t>
      </w:r>
      <w:r>
        <w:rPr>
          <w:rtl/>
        </w:rPr>
        <w:t xml:space="preserve"> כהן (עם אחד):</w:t>
      </w:r>
    </w:p>
    <w:p w14:paraId="43EB15E6" w14:textId="77777777" w:rsidR="00000000" w:rsidRDefault="007C71EE">
      <w:pPr>
        <w:pStyle w:val="a"/>
        <w:rPr>
          <w:rFonts w:hint="cs"/>
          <w:rtl/>
        </w:rPr>
      </w:pPr>
    </w:p>
    <w:p w14:paraId="2CB3E116" w14:textId="77777777" w:rsidR="00000000" w:rsidRDefault="007C71EE">
      <w:pPr>
        <w:pStyle w:val="a"/>
        <w:rPr>
          <w:rFonts w:hint="cs"/>
          <w:rtl/>
        </w:rPr>
      </w:pPr>
      <w:r>
        <w:rPr>
          <w:rFonts w:hint="cs"/>
          <w:rtl/>
        </w:rPr>
        <w:t xml:space="preserve">העיקר שתחשבי על נשים שצריכות לפרוש בגיל 67. </w:t>
      </w:r>
    </w:p>
    <w:p w14:paraId="0BCEDC3E" w14:textId="77777777" w:rsidR="00000000" w:rsidRDefault="007C71EE">
      <w:pPr>
        <w:pStyle w:val="a"/>
        <w:rPr>
          <w:rFonts w:hint="cs"/>
          <w:rtl/>
        </w:rPr>
      </w:pPr>
    </w:p>
    <w:p w14:paraId="19E3E26F" w14:textId="77777777" w:rsidR="00000000" w:rsidRDefault="007C71EE">
      <w:pPr>
        <w:pStyle w:val="Speaker"/>
        <w:rPr>
          <w:rtl/>
        </w:rPr>
      </w:pPr>
      <w:bookmarkStart w:id="2390" w:name="FS000001059T28_05_2003_11_31_33"/>
      <w:bookmarkEnd w:id="2390"/>
      <w:r>
        <w:rPr>
          <w:rFonts w:hint="eastAsia"/>
          <w:rtl/>
        </w:rPr>
        <w:t>גילה</w:t>
      </w:r>
      <w:r>
        <w:rPr>
          <w:rtl/>
        </w:rPr>
        <w:t xml:space="preserve"> פינקלשטיין (מפד"ל):</w:t>
      </w:r>
    </w:p>
    <w:p w14:paraId="567280BC" w14:textId="77777777" w:rsidR="00000000" w:rsidRDefault="007C71EE">
      <w:pPr>
        <w:pStyle w:val="a"/>
        <w:rPr>
          <w:rFonts w:hint="cs"/>
          <w:rtl/>
        </w:rPr>
      </w:pPr>
    </w:p>
    <w:p w14:paraId="01C17FEC" w14:textId="77777777" w:rsidR="00000000" w:rsidRDefault="007C71EE">
      <w:pPr>
        <w:pStyle w:val="a"/>
        <w:rPr>
          <w:rFonts w:hint="cs"/>
          <w:rtl/>
        </w:rPr>
      </w:pPr>
      <w:r>
        <w:rPr>
          <w:rFonts w:hint="cs"/>
          <w:rtl/>
        </w:rPr>
        <w:t xml:space="preserve">נכון, זה בדיוק מה שאני רוצה לומר. </w:t>
      </w:r>
    </w:p>
    <w:p w14:paraId="7755291E" w14:textId="77777777" w:rsidR="00000000" w:rsidRDefault="007C71EE">
      <w:pPr>
        <w:pStyle w:val="a"/>
        <w:rPr>
          <w:rFonts w:hint="cs"/>
          <w:rtl/>
        </w:rPr>
      </w:pPr>
    </w:p>
    <w:p w14:paraId="1917606F" w14:textId="77777777" w:rsidR="00000000" w:rsidRDefault="007C71EE">
      <w:pPr>
        <w:pStyle w:val="a"/>
        <w:rPr>
          <w:rFonts w:hint="cs"/>
          <w:rtl/>
        </w:rPr>
      </w:pPr>
      <w:r>
        <w:rPr>
          <w:rFonts w:hint="cs"/>
          <w:rtl/>
        </w:rPr>
        <w:t>אדוני היושב-ראש, כנסת נכבדה, בעוד שעה קלה נצביע על הצעת חוק  מקיפה, רב-תחומית, שיש</w:t>
      </w:r>
      <w:r>
        <w:rPr>
          <w:rFonts w:hint="cs"/>
          <w:rtl/>
        </w:rPr>
        <w:t xml:space="preserve"> בה מידה לא מועטה של מהפכנות. האוצר הגדיר  את ההצעה כתוכנית להבראת כלכלת ישראל. לפנינו פרוגרמה מקיפה המבקשת לחלץ את המשק הישראלי מאחד המשברים החמורים ביותר שידע: מיתון מעמיק, אבטלה גואה, שפל בתיירות ובהשקעות חוץ, התמוטטות העסקים הקטנים, צמצומים גורפים באלו</w:t>
      </w:r>
      <w:r>
        <w:rPr>
          <w:rFonts w:hint="cs"/>
          <w:rtl/>
        </w:rPr>
        <w:t xml:space="preserve"> הגדולים, סימפטומים כואבים שהופכים למכלול כבד מנשוא. יש לברך על האומץ שבנקיטת הצעד הזה שיש בו פריצת דרך ותקווה ליציאה מהמשבר. זו לא תוכנית פשוטה, יש בה כידוע פגיעה במעוטי יכולת  שצומצמה במידה ניכרת, ואסביר בהמשך איך וכיצד ומה ניתן לעשות.</w:t>
      </w:r>
    </w:p>
    <w:p w14:paraId="30DB4889" w14:textId="77777777" w:rsidR="00000000" w:rsidRDefault="007C71EE">
      <w:pPr>
        <w:pStyle w:val="a"/>
        <w:rPr>
          <w:rFonts w:hint="cs"/>
          <w:rtl/>
        </w:rPr>
      </w:pPr>
    </w:p>
    <w:p w14:paraId="677A6AD0" w14:textId="77777777" w:rsidR="00000000" w:rsidRDefault="007C71EE">
      <w:pPr>
        <w:pStyle w:val="a"/>
        <w:rPr>
          <w:rFonts w:hint="cs"/>
          <w:rtl/>
        </w:rPr>
      </w:pPr>
      <w:r>
        <w:rPr>
          <w:rFonts w:hint="cs"/>
          <w:rtl/>
        </w:rPr>
        <w:t>תחילה אני מבקשת ל</w:t>
      </w:r>
      <w:r>
        <w:rPr>
          <w:rFonts w:hint="cs"/>
          <w:rtl/>
        </w:rPr>
        <w:t xml:space="preserve">התייחס בקצרה לכמה הסתייגויות שהגשתי. בפרק י"ב הדן בנושא הביטוח הלאומי מוצע להחמיר בכמה דרכים עם הזכאים לדמי אבטלה. על אף המגמה  הנכונה בעיקרה, נדמה לי שההחמרה גורפת מדי, הקריטריונים מעט נוקשים. </w:t>
      </w:r>
    </w:p>
    <w:p w14:paraId="5E608C7F" w14:textId="77777777" w:rsidR="00000000" w:rsidRDefault="007C71EE">
      <w:pPr>
        <w:pStyle w:val="a"/>
        <w:rPr>
          <w:rFonts w:hint="cs"/>
          <w:rtl/>
        </w:rPr>
      </w:pPr>
    </w:p>
    <w:p w14:paraId="38FAC34C" w14:textId="77777777" w:rsidR="00000000" w:rsidRDefault="007C71EE">
      <w:pPr>
        <w:pStyle w:val="a"/>
        <w:rPr>
          <w:rFonts w:hint="cs"/>
          <w:rtl/>
        </w:rPr>
      </w:pPr>
      <w:r>
        <w:rPr>
          <w:rFonts w:hint="cs"/>
          <w:rtl/>
        </w:rPr>
        <w:t xml:space="preserve">בין היתר מציע החוק המונח לפנינו להאריך את התקופה שבה יישללו </w:t>
      </w:r>
      <w:r>
        <w:rPr>
          <w:rFonts w:hint="cs"/>
          <w:rtl/>
        </w:rPr>
        <w:t xml:space="preserve">דמי אבטלה ממי שהתפטר מרצונו או סירב לעבודה שהוצעה לו בלשכת התעסוקה מפרק זמן של 30 יום ל=90 יום. </w:t>
      </w:r>
    </w:p>
    <w:p w14:paraId="07230850" w14:textId="77777777" w:rsidR="00000000" w:rsidRDefault="007C71EE">
      <w:pPr>
        <w:pStyle w:val="a"/>
        <w:rPr>
          <w:rFonts w:hint="cs"/>
          <w:rtl/>
        </w:rPr>
      </w:pPr>
    </w:p>
    <w:p w14:paraId="6602A666" w14:textId="77777777" w:rsidR="00000000" w:rsidRDefault="007C71EE">
      <w:pPr>
        <w:pStyle w:val="a"/>
        <w:rPr>
          <w:rFonts w:hint="cs"/>
          <w:rtl/>
        </w:rPr>
      </w:pPr>
      <w:r>
        <w:rPr>
          <w:rFonts w:hint="cs"/>
          <w:rtl/>
        </w:rPr>
        <w:t>בנוסף, מבקש סעיף 58 בתוכנית לתקן את סעיף 165(ד) כך שמובטל  מתחת לגיל 35 יהיה חייב לקבל כל עבודה שהוצעה לו, ובלבד שהשכר המוצע בה לא יפחת משכר המינימום והיא אינ</w:t>
      </w:r>
      <w:r>
        <w:rPr>
          <w:rFonts w:hint="cs"/>
          <w:rtl/>
        </w:rPr>
        <w:t xml:space="preserve">ה מחייבת שינוי מקום מגוריו. בסעיף זה ביקשתי להוריד את גיל המקסימום שעליו חלה ההגבלה האמורה על חובת קבלת הצעת עבודה לגיל  32. וזה למה? תופעת האבטלה, לצערנו, התרחבה גם לגילים צעירים והיא היום נחלתם של צעירים רבים בשנות ה=20 וה=30 לחייהם. </w:t>
      </w:r>
    </w:p>
    <w:p w14:paraId="0EB67FE2" w14:textId="77777777" w:rsidR="00000000" w:rsidRDefault="007C71EE">
      <w:pPr>
        <w:pStyle w:val="a"/>
        <w:rPr>
          <w:rFonts w:hint="cs"/>
          <w:rtl/>
        </w:rPr>
      </w:pPr>
    </w:p>
    <w:p w14:paraId="0A54B900" w14:textId="77777777" w:rsidR="00000000" w:rsidRDefault="007C71EE">
      <w:pPr>
        <w:pStyle w:val="a"/>
        <w:rPr>
          <w:rFonts w:hint="cs"/>
          <w:rtl/>
        </w:rPr>
      </w:pPr>
      <w:r>
        <w:rPr>
          <w:rFonts w:hint="cs"/>
          <w:rtl/>
        </w:rPr>
        <w:t>סעיף אחר בהצעת החו</w:t>
      </w:r>
      <w:r>
        <w:rPr>
          <w:rFonts w:hint="cs"/>
          <w:rtl/>
        </w:rPr>
        <w:t xml:space="preserve">ק, בפרק הדן בתחום התקשורת, עוסק בהפחתה הדרגתית של אגרת הטלוויזיה. אומנם, לא ניתן היה להגיש הסתייגויות לסעיף זה, אבל אני רואה כי מחובתי להעיר עליו. גם הגשתי הצעת חוק פרטית לביטול אגרת הטלוויזיה. נדמה לי שההפחתה חייבת להיות חדה יותר. </w:t>
      </w:r>
    </w:p>
    <w:p w14:paraId="6F49FBCE" w14:textId="77777777" w:rsidR="00000000" w:rsidRDefault="007C71EE">
      <w:pPr>
        <w:pStyle w:val="a"/>
        <w:rPr>
          <w:rFonts w:hint="cs"/>
          <w:rtl/>
        </w:rPr>
      </w:pPr>
    </w:p>
    <w:p w14:paraId="044E00A1" w14:textId="77777777" w:rsidR="00000000" w:rsidRDefault="007C71EE">
      <w:pPr>
        <w:pStyle w:val="a"/>
        <w:rPr>
          <w:rFonts w:hint="cs"/>
          <w:rtl/>
        </w:rPr>
      </w:pPr>
      <w:r>
        <w:rPr>
          <w:rFonts w:hint="cs"/>
          <w:rtl/>
        </w:rPr>
        <w:t>ובכן, סעיף 30 בהצעת הח</w:t>
      </w:r>
      <w:r>
        <w:rPr>
          <w:rFonts w:hint="cs"/>
          <w:rtl/>
        </w:rPr>
        <w:t>וק שלפנינו מבקש לתקן את סעיף 28 לחוק רשות השידור כך שבשנת 2004 יופחת שיעור האגרה ב=10%. אני הייתי מציעה להגדיל את שיעור ההפחתה ל=15%, ולו כדי לתת לציבור תחושה שמשהו משמעותי באמת קורה סוף-סוף בתחום הזה ושההתייעלות מגיעה גם לפתחו מן הצד החיובי שלה.</w:t>
      </w:r>
    </w:p>
    <w:p w14:paraId="3F7ADE74" w14:textId="77777777" w:rsidR="00000000" w:rsidRDefault="007C71EE">
      <w:pPr>
        <w:pStyle w:val="a"/>
        <w:rPr>
          <w:rFonts w:hint="cs"/>
          <w:rtl/>
        </w:rPr>
      </w:pPr>
    </w:p>
    <w:p w14:paraId="67B4EA4B" w14:textId="77777777" w:rsidR="00000000" w:rsidRDefault="007C71EE">
      <w:pPr>
        <w:pStyle w:val="a"/>
        <w:rPr>
          <w:rFonts w:hint="cs"/>
          <w:rtl/>
        </w:rPr>
      </w:pPr>
      <w:r>
        <w:rPr>
          <w:rFonts w:hint="cs"/>
          <w:rtl/>
        </w:rPr>
        <w:t>הסתייגות</w:t>
      </w:r>
      <w:r>
        <w:rPr>
          <w:rFonts w:hint="cs"/>
          <w:rtl/>
        </w:rPr>
        <w:t xml:space="preserve"> אחרת שהגשתי עוסקת בפרק ח', מס הכנסה. סעיף 32 לתוכנית מבקש לעדכן את סעיף 9 לפקודת מס הכנסה כך שפטור ממס לנכים ולעיוורים יינתן רק אם הנכות נקבעה לתקופה של מעל 12 חודשים. זה נראה לי מאוד מרחיק לכת. מצב קשה הוא מצב קשה. עיוורון ונכות הם סבל בל יתואר, גם אם הו</w:t>
      </w:r>
      <w:r>
        <w:rPr>
          <w:rFonts w:hint="cs"/>
          <w:rtl/>
        </w:rPr>
        <w:t>א נמשך פרק זמן קצר. על כן אני מציעה לתקן כאן: במקום 365 ימים רצופים, 182 ימים, כלומר חצי שנה. בדרך זו תימצא, להערכתי, המידתיות הנכונה בין הרצון לחסוך ככל האפשר לבין הרצון האמיתי שלנו לתמוך באנשים נכים ועיוורים.</w:t>
      </w:r>
    </w:p>
    <w:p w14:paraId="228D3D81" w14:textId="77777777" w:rsidR="00000000" w:rsidRDefault="007C71EE">
      <w:pPr>
        <w:pStyle w:val="a"/>
        <w:rPr>
          <w:rFonts w:hint="cs"/>
          <w:rtl/>
        </w:rPr>
      </w:pPr>
    </w:p>
    <w:p w14:paraId="1F7D33D0" w14:textId="77777777" w:rsidR="00000000" w:rsidRDefault="007C71EE">
      <w:pPr>
        <w:pStyle w:val="a"/>
        <w:rPr>
          <w:rFonts w:hint="cs"/>
          <w:rtl/>
        </w:rPr>
      </w:pPr>
      <w:r>
        <w:rPr>
          <w:rFonts w:hint="cs"/>
          <w:rtl/>
        </w:rPr>
        <w:t>אין ספק שהתוכנית פוגעת קשה בנשים. כחברה בווע</w:t>
      </w:r>
      <w:r>
        <w:rPr>
          <w:rFonts w:hint="cs"/>
          <w:rtl/>
        </w:rPr>
        <w:t>דה לקידום מעמד האשה, אני רוצה להשמיע כאן את זעקתן של נשות ישראל.</w:t>
      </w:r>
    </w:p>
    <w:p w14:paraId="21398403" w14:textId="77777777" w:rsidR="00000000" w:rsidRDefault="007C71EE">
      <w:pPr>
        <w:pStyle w:val="a"/>
        <w:ind w:firstLine="0"/>
        <w:rPr>
          <w:rFonts w:hint="cs"/>
          <w:rtl/>
        </w:rPr>
      </w:pPr>
    </w:p>
    <w:p w14:paraId="368A2B93" w14:textId="77777777" w:rsidR="00000000" w:rsidRDefault="007C71EE">
      <w:pPr>
        <w:pStyle w:val="ac"/>
        <w:rPr>
          <w:rtl/>
        </w:rPr>
      </w:pPr>
      <w:r>
        <w:rPr>
          <w:rFonts w:hint="eastAsia"/>
          <w:rtl/>
        </w:rPr>
        <w:t>אילנה</w:t>
      </w:r>
      <w:r>
        <w:rPr>
          <w:rtl/>
        </w:rPr>
        <w:t xml:space="preserve"> כהן (עם אחד):</w:t>
      </w:r>
    </w:p>
    <w:p w14:paraId="6DB680FD" w14:textId="77777777" w:rsidR="00000000" w:rsidRDefault="007C71EE">
      <w:pPr>
        <w:pStyle w:val="a"/>
        <w:rPr>
          <w:rFonts w:hint="cs"/>
          <w:rtl/>
        </w:rPr>
      </w:pPr>
    </w:p>
    <w:p w14:paraId="0D7F5AE8" w14:textId="77777777" w:rsidR="00000000" w:rsidRDefault="007C71EE">
      <w:pPr>
        <w:pStyle w:val="a"/>
        <w:rPr>
          <w:rFonts w:hint="cs"/>
          <w:rtl/>
        </w:rPr>
      </w:pPr>
      <w:r>
        <w:rPr>
          <w:rFonts w:hint="cs"/>
          <w:rtl/>
        </w:rPr>
        <w:t>מה להשמיע? להצביע עליהם. אנחנו לא חירשים.</w:t>
      </w:r>
    </w:p>
    <w:p w14:paraId="69CF2675" w14:textId="77777777" w:rsidR="00000000" w:rsidRDefault="007C71EE">
      <w:pPr>
        <w:pStyle w:val="a"/>
        <w:ind w:firstLine="0"/>
        <w:rPr>
          <w:rFonts w:hint="cs"/>
          <w:rtl/>
        </w:rPr>
      </w:pPr>
    </w:p>
    <w:p w14:paraId="4B034ED7" w14:textId="77777777" w:rsidR="00000000" w:rsidRDefault="007C71EE">
      <w:pPr>
        <w:pStyle w:val="SpeakerCon"/>
        <w:rPr>
          <w:rtl/>
        </w:rPr>
      </w:pPr>
      <w:bookmarkStart w:id="2391" w:name="FS000001051T28_05_2003_11_34_13C"/>
      <w:bookmarkStart w:id="2392" w:name="FS000001059T28_05_2003_11_34_24"/>
      <w:bookmarkEnd w:id="2391"/>
      <w:bookmarkEnd w:id="2392"/>
      <w:r>
        <w:rPr>
          <w:rtl/>
        </w:rPr>
        <w:t>גילה פינקלשטיין (מפד"ל):</w:t>
      </w:r>
    </w:p>
    <w:p w14:paraId="58F45D01" w14:textId="77777777" w:rsidR="00000000" w:rsidRDefault="007C71EE">
      <w:pPr>
        <w:pStyle w:val="a"/>
        <w:rPr>
          <w:rtl/>
        </w:rPr>
      </w:pPr>
    </w:p>
    <w:p w14:paraId="31A0D378" w14:textId="77777777" w:rsidR="00000000" w:rsidRDefault="007C71EE">
      <w:pPr>
        <w:pStyle w:val="a"/>
        <w:rPr>
          <w:rFonts w:hint="cs"/>
          <w:rtl/>
        </w:rPr>
      </w:pPr>
      <w:r>
        <w:rPr>
          <w:rFonts w:hint="cs"/>
          <w:rtl/>
        </w:rPr>
        <w:t>עדיין יש אי-צדק וחוסר שוויון בקידום נשים בעבודה. שכר הגברים גבוה פי 1.6 משכר הנשים. עדיין האבטלה בקר</w:t>
      </w:r>
      <w:r>
        <w:rPr>
          <w:rFonts w:hint="cs"/>
          <w:rtl/>
        </w:rPr>
        <w:t>ב נשים גבוהה יותר. לגבי גביית מס בריאות, מס עקרות-הבית: דרשנו לבטל את הצעת האוצר להטיל מס על עקרת-הבית, שלא נראה הגיוני. האוצר הציע הטלת מס בריאות בשיעור של 84 ש"ח מדי חודש. לבסוף, לאחר לחץ שלנו, הוחלט כי שיעור המס יופחת ל=70 ש"ח בחודש, ואנחנו נמשיך להיאבק</w:t>
      </w:r>
      <w:r>
        <w:rPr>
          <w:rFonts w:hint="cs"/>
          <w:rtl/>
        </w:rPr>
        <w:t xml:space="preserve"> להורדתו לגמרי.</w:t>
      </w:r>
    </w:p>
    <w:p w14:paraId="01DD6FD9" w14:textId="77777777" w:rsidR="00000000" w:rsidRDefault="007C71EE">
      <w:pPr>
        <w:pStyle w:val="a"/>
        <w:rPr>
          <w:rFonts w:hint="cs"/>
          <w:rtl/>
        </w:rPr>
      </w:pPr>
    </w:p>
    <w:p w14:paraId="271895BA" w14:textId="77777777" w:rsidR="00000000" w:rsidRDefault="007C71EE">
      <w:pPr>
        <w:pStyle w:val="a"/>
        <w:rPr>
          <w:rFonts w:hint="cs"/>
          <w:rtl/>
        </w:rPr>
      </w:pPr>
      <w:r>
        <w:rPr>
          <w:rFonts w:hint="cs"/>
          <w:rtl/>
        </w:rPr>
        <w:t>אני מבקשת לחזור לרמת המקרו - -</w:t>
      </w:r>
    </w:p>
    <w:p w14:paraId="7534B565" w14:textId="77777777" w:rsidR="00000000" w:rsidRDefault="007C71EE">
      <w:pPr>
        <w:pStyle w:val="a"/>
        <w:ind w:firstLine="0"/>
        <w:rPr>
          <w:rFonts w:hint="cs"/>
          <w:rtl/>
        </w:rPr>
      </w:pPr>
    </w:p>
    <w:p w14:paraId="021FD6B6" w14:textId="77777777" w:rsidR="00000000" w:rsidRDefault="007C71EE">
      <w:pPr>
        <w:pStyle w:val="ac"/>
        <w:rPr>
          <w:rtl/>
        </w:rPr>
      </w:pPr>
    </w:p>
    <w:p w14:paraId="1A7CB0B4" w14:textId="77777777" w:rsidR="00000000" w:rsidRDefault="007C71EE">
      <w:pPr>
        <w:pStyle w:val="ac"/>
        <w:rPr>
          <w:rtl/>
        </w:rPr>
      </w:pPr>
      <w:r>
        <w:rPr>
          <w:rFonts w:hint="eastAsia"/>
          <w:rtl/>
        </w:rPr>
        <w:t>אילנה</w:t>
      </w:r>
      <w:r>
        <w:rPr>
          <w:rtl/>
        </w:rPr>
        <w:t xml:space="preserve"> כהן (עם אחד):</w:t>
      </w:r>
    </w:p>
    <w:p w14:paraId="3C939FCB" w14:textId="77777777" w:rsidR="00000000" w:rsidRDefault="007C71EE">
      <w:pPr>
        <w:pStyle w:val="a"/>
        <w:rPr>
          <w:rFonts w:hint="cs"/>
          <w:rtl/>
        </w:rPr>
      </w:pPr>
    </w:p>
    <w:p w14:paraId="0665F449" w14:textId="77777777" w:rsidR="00000000" w:rsidRDefault="007C71EE">
      <w:pPr>
        <w:pStyle w:val="a"/>
        <w:rPr>
          <w:rFonts w:hint="cs"/>
          <w:rtl/>
        </w:rPr>
      </w:pPr>
      <w:r>
        <w:rPr>
          <w:rFonts w:hint="cs"/>
          <w:rtl/>
        </w:rPr>
        <w:t>כמורה, את ידעת כשיצאת מבית-הספר כמה כסף קיבלת? כמה הורידו לך? לא דנים על גיל הפרישה. כשמורה יוצאת לפנסיה, את יודעת כמה כסף היא תקבל?</w:t>
      </w:r>
    </w:p>
    <w:p w14:paraId="10593737" w14:textId="77777777" w:rsidR="00000000" w:rsidRDefault="007C71EE">
      <w:pPr>
        <w:pStyle w:val="a"/>
        <w:ind w:firstLine="0"/>
        <w:rPr>
          <w:rFonts w:hint="cs"/>
          <w:rtl/>
        </w:rPr>
      </w:pPr>
    </w:p>
    <w:p w14:paraId="49A7F047" w14:textId="77777777" w:rsidR="00000000" w:rsidRDefault="007C71EE">
      <w:pPr>
        <w:pStyle w:val="SpeakerCon"/>
        <w:rPr>
          <w:rtl/>
        </w:rPr>
      </w:pPr>
      <w:bookmarkStart w:id="2393" w:name="FS000001059T28_05_2003_11_37_04C"/>
      <w:bookmarkEnd w:id="2393"/>
      <w:r>
        <w:rPr>
          <w:rFonts w:hint="eastAsia"/>
          <w:rtl/>
        </w:rPr>
        <w:t>גילה</w:t>
      </w:r>
      <w:r>
        <w:rPr>
          <w:rtl/>
        </w:rPr>
        <w:t xml:space="preserve"> פינקלשטיין (מפד"ל):</w:t>
      </w:r>
    </w:p>
    <w:p w14:paraId="4AB9AF94" w14:textId="77777777" w:rsidR="00000000" w:rsidRDefault="007C71EE">
      <w:pPr>
        <w:pStyle w:val="a"/>
        <w:rPr>
          <w:rFonts w:hint="cs"/>
          <w:rtl/>
        </w:rPr>
      </w:pPr>
    </w:p>
    <w:p w14:paraId="5091AE29" w14:textId="77777777" w:rsidR="00000000" w:rsidRDefault="007C71EE">
      <w:pPr>
        <w:pStyle w:val="a"/>
        <w:rPr>
          <w:rFonts w:hint="cs"/>
          <w:rtl/>
        </w:rPr>
      </w:pPr>
      <w:r>
        <w:rPr>
          <w:rFonts w:hint="cs"/>
          <w:rtl/>
        </w:rPr>
        <w:t xml:space="preserve">עכשיו אני מגיעה לזה. אני </w:t>
      </w:r>
      <w:r>
        <w:rPr>
          <w:rFonts w:hint="cs"/>
          <w:rtl/>
        </w:rPr>
        <w:t xml:space="preserve">מדברת על זה עכשיו. תודה רבה לחברת הכנסת אילנה כהן. </w:t>
      </w:r>
    </w:p>
    <w:p w14:paraId="7FD33C39" w14:textId="77777777" w:rsidR="00000000" w:rsidRDefault="007C71EE">
      <w:pPr>
        <w:pStyle w:val="a"/>
        <w:rPr>
          <w:rFonts w:hint="cs"/>
          <w:rtl/>
        </w:rPr>
      </w:pPr>
    </w:p>
    <w:p w14:paraId="65BA5509" w14:textId="77777777" w:rsidR="00000000" w:rsidRDefault="007C71EE">
      <w:pPr>
        <w:pStyle w:val="a"/>
        <w:rPr>
          <w:rFonts w:hint="cs"/>
          <w:rtl/>
        </w:rPr>
      </w:pPr>
      <w:r>
        <w:rPr>
          <w:rFonts w:hint="cs"/>
          <w:rtl/>
        </w:rPr>
        <w:t>אני מבקשת לחזור לרמת המקרו. אין ספק כי הצורך לחלץ את המשק ממשבר דורש התגייסות כללית וגובה מחיר, ולעתים מחיר לא פשוט, מכל אזרח בישראל. אולם ממה שנראה כאסון פיננסי בתחילת הדרך, שונו פרטים רבים בתוכנית המוצ</w:t>
      </w:r>
      <w:r>
        <w:rPr>
          <w:rFonts w:hint="cs"/>
          <w:rtl/>
        </w:rPr>
        <w:t>עת; למשל, לא יאוחדו רשויות ולא תועלה הארנונה בשיעור שנקבע תחילה.</w:t>
      </w:r>
    </w:p>
    <w:p w14:paraId="385D1DB3" w14:textId="77777777" w:rsidR="00000000" w:rsidRDefault="007C71EE">
      <w:pPr>
        <w:pStyle w:val="a"/>
        <w:rPr>
          <w:rFonts w:hint="cs"/>
          <w:rtl/>
        </w:rPr>
      </w:pPr>
    </w:p>
    <w:p w14:paraId="6749374A" w14:textId="77777777" w:rsidR="00000000" w:rsidRDefault="007C71EE">
      <w:pPr>
        <w:pStyle w:val="a"/>
        <w:rPr>
          <w:rFonts w:hint="cs"/>
          <w:rtl/>
        </w:rPr>
      </w:pPr>
      <w:r>
        <w:rPr>
          <w:rFonts w:hint="cs"/>
          <w:rtl/>
        </w:rPr>
        <w:t>בישיבת הפתיחה של השדולה למען הילד, שקיימנו סמוך לפתיחתה של הכנסת השש-עשרה, התריעו גורמי מקצוע על העברה סמויה של תחנות טיפות-חלב לקופות-החולים, וחברת הכנסת אילנה כהן עמדה בראש המאבק ואכן הצלי</w:t>
      </w:r>
      <w:r>
        <w:rPr>
          <w:rFonts w:hint="cs"/>
          <w:rtl/>
        </w:rPr>
        <w:t>חה והצלחנו וההצלחה גדולה. הכוונה להעביר את תחנות טיפות-החלב לקופות-החולים בוטלה.</w:t>
      </w:r>
    </w:p>
    <w:p w14:paraId="7EDAF4DC" w14:textId="77777777" w:rsidR="00000000" w:rsidRDefault="007C71EE">
      <w:pPr>
        <w:pStyle w:val="a"/>
        <w:rPr>
          <w:rFonts w:hint="cs"/>
          <w:rtl/>
        </w:rPr>
      </w:pPr>
    </w:p>
    <w:p w14:paraId="30F09A1A" w14:textId="77777777" w:rsidR="00000000" w:rsidRDefault="007C71EE">
      <w:pPr>
        <w:pStyle w:val="a"/>
        <w:rPr>
          <w:rFonts w:hint="cs"/>
          <w:rtl/>
        </w:rPr>
      </w:pPr>
      <w:r>
        <w:rPr>
          <w:rFonts w:hint="cs"/>
          <w:rtl/>
        </w:rPr>
        <w:t>כחברה בוועדת החינוך, כממלאת-מקום מזכ"ל הסתדרות המורים בעמותה לקידום ההוראה והחינוך בישראל במשך עשר שנים, אני שמחה כי פיטורי המורים צומצמו במידה ניכרת. בתחילה דובר על פיטורי 1</w:t>
      </w:r>
      <w:r>
        <w:rPr>
          <w:rFonts w:hint="cs"/>
          <w:rtl/>
        </w:rPr>
        <w:t xml:space="preserve">6,000 מורים, ולבסוף הורד מספר המפוטרים ל=6,000, בעקבות ההסכמים של ארגוני המורים. אנחנו נמשיך במאבק. כפי שציינה חברתי, חברת הכנסת אילנה כהן, עדיין יש הרבה להילחם למען האשה המורה. למשל, בתחום הפיקוח. רוב העמדות, משרות הפיקוח הן בידי גברים, ואין שום סיבה שלא </w:t>
      </w:r>
      <w:r>
        <w:rPr>
          <w:rFonts w:hint="cs"/>
          <w:rtl/>
        </w:rPr>
        <w:t>תהיה אשה בעמדת פיקוח. כפי שאתם יודעים, לאשה נשמה יתירה והיא יכולה לעשות בעת ובעונה אחת פעולות רבות, בהצלחה גדולה.</w:t>
      </w:r>
    </w:p>
    <w:p w14:paraId="1954ACCB" w14:textId="77777777" w:rsidR="00000000" w:rsidRDefault="007C71EE">
      <w:pPr>
        <w:pStyle w:val="a"/>
        <w:rPr>
          <w:rFonts w:hint="cs"/>
          <w:rtl/>
        </w:rPr>
      </w:pPr>
    </w:p>
    <w:p w14:paraId="607596F3" w14:textId="77777777" w:rsidR="00000000" w:rsidRDefault="007C71EE">
      <w:pPr>
        <w:pStyle w:val="a"/>
        <w:rPr>
          <w:rFonts w:hint="cs"/>
          <w:rtl/>
        </w:rPr>
      </w:pPr>
      <w:r>
        <w:rPr>
          <w:rFonts w:hint="cs"/>
          <w:rtl/>
        </w:rPr>
        <w:t>הוועדה המשותפת לוועדת החינוך וועדת הכספים, שבראשה עמדתי, דנה בשני סעיפים כבדי משקל הנוגעים לתחום החינוך. אני יכולה להביע סיפוק מכך שהצלחנו לה</w:t>
      </w:r>
      <w:r>
        <w:rPr>
          <w:rFonts w:hint="cs"/>
          <w:rtl/>
        </w:rPr>
        <w:t>וציא מן התוכנית את הכוונה לדחות בשנתיים את החוק המעניק חינוך חינם לילדים חולים שנעדרו מבית-ספרם למעלה מ=21 יום. גם הסעיף השני, שילובם של ילדים עם מוגבלויות במסגרת בית-ספר רגיל, הוצא לבסוף מן התוכנית, לאחר מאבק עיקש, ממושך ולא פשוט, על אף התעקשות האוצר לאור</w:t>
      </w:r>
      <w:r>
        <w:rPr>
          <w:rFonts w:hint="cs"/>
          <w:rtl/>
        </w:rPr>
        <w:t>ך כל הדרך.</w:t>
      </w:r>
    </w:p>
    <w:p w14:paraId="1A2CD2C1" w14:textId="77777777" w:rsidR="00000000" w:rsidRDefault="007C71EE">
      <w:pPr>
        <w:pStyle w:val="a"/>
        <w:rPr>
          <w:rFonts w:hint="cs"/>
          <w:rtl/>
        </w:rPr>
      </w:pPr>
    </w:p>
    <w:p w14:paraId="449DEDDC" w14:textId="77777777" w:rsidR="00000000" w:rsidRDefault="007C71EE">
      <w:pPr>
        <w:pStyle w:val="a"/>
        <w:rPr>
          <w:rFonts w:hint="cs"/>
          <w:rtl/>
        </w:rPr>
      </w:pPr>
      <w:r>
        <w:rPr>
          <w:rFonts w:hint="cs"/>
          <w:rtl/>
        </w:rPr>
        <w:t xml:space="preserve">אני רוצה להזכיר את ההישגים של חוק הספריות הציבוריות, שהוא חוק חשוב, תרבותי וחינוכי מהמעלה הראשונה. </w:t>
      </w:r>
    </w:p>
    <w:p w14:paraId="79BAF027" w14:textId="77777777" w:rsidR="00000000" w:rsidRDefault="007C71EE">
      <w:pPr>
        <w:pStyle w:val="a"/>
        <w:rPr>
          <w:rFonts w:hint="cs"/>
          <w:rtl/>
        </w:rPr>
      </w:pPr>
    </w:p>
    <w:p w14:paraId="139C0334" w14:textId="77777777" w:rsidR="00000000" w:rsidRDefault="007C71EE">
      <w:pPr>
        <w:pStyle w:val="a"/>
        <w:rPr>
          <w:rFonts w:hint="cs"/>
          <w:rtl/>
        </w:rPr>
      </w:pPr>
      <w:r>
        <w:rPr>
          <w:rFonts w:hint="cs"/>
          <w:rtl/>
        </w:rPr>
        <w:t>אני משתתפת בבקשתו של הרב, שעולם התורה היקר לנו לא ייפגע. אין ספק כי התוכנית היא פשרה כואבת ולא פשוטה, מן הרצוי למצוי. בל נשכח שמאז ומתמיד היינו</w:t>
      </w:r>
      <w:r>
        <w:rPr>
          <w:rFonts w:hint="cs"/>
          <w:rtl/>
        </w:rPr>
        <w:t xml:space="preserve"> ויש לקוות שנישאר מדינת רווחה; מדינה הדוגלת בכלכלה חופשית, אך אין בה קפיטליזם דורסני, שמתעלם משוועת הפרט שבתוכה. זעקותיהם של המפגינים כאן, בימים האחרונים, לא נעלמות ואסור שנתעלם מהן. </w:t>
      </w:r>
    </w:p>
    <w:p w14:paraId="63339F41" w14:textId="77777777" w:rsidR="00000000" w:rsidRDefault="007C71EE">
      <w:pPr>
        <w:pStyle w:val="a"/>
        <w:rPr>
          <w:rFonts w:hint="cs"/>
          <w:rtl/>
        </w:rPr>
      </w:pPr>
    </w:p>
    <w:p w14:paraId="4E7177C0" w14:textId="77777777" w:rsidR="00000000" w:rsidRDefault="007C71EE">
      <w:pPr>
        <w:pStyle w:val="a"/>
        <w:rPr>
          <w:rFonts w:hint="cs"/>
          <w:rtl/>
        </w:rPr>
      </w:pPr>
      <w:r>
        <w:rPr>
          <w:rFonts w:hint="cs"/>
          <w:rtl/>
        </w:rPr>
        <w:t>אני מקווה שעשינו במשותף, כל חברי הבית זה, איש איש בדרכו, כל מאמץ כדי לה</w:t>
      </w:r>
      <w:r>
        <w:rPr>
          <w:rFonts w:hint="cs"/>
          <w:rtl/>
        </w:rPr>
        <w:t>וביל את החברה הישראלית בנתיב סלול, מבטיח, לקראת עתיד טוב יותר. נעשה הכול כדי להוציא את המשק מן הבוץ העמוק שאליו שקע, ומי ייתן שהדרך הזאת אכן תוכיח את עצמה ותוביל לצמיחה ולשגשוג לרווחת כולנו. תודה.</w:t>
      </w:r>
    </w:p>
    <w:p w14:paraId="720BD33E" w14:textId="77777777" w:rsidR="00000000" w:rsidRDefault="007C71EE">
      <w:pPr>
        <w:pStyle w:val="a"/>
        <w:ind w:firstLine="0"/>
        <w:rPr>
          <w:rFonts w:hint="cs"/>
          <w:rtl/>
        </w:rPr>
      </w:pPr>
    </w:p>
    <w:p w14:paraId="4AB3F133" w14:textId="77777777" w:rsidR="00000000" w:rsidRDefault="007C71EE">
      <w:pPr>
        <w:pStyle w:val="ad"/>
        <w:rPr>
          <w:rtl/>
        </w:rPr>
      </w:pPr>
      <w:r>
        <w:rPr>
          <w:rFonts w:hint="eastAsia"/>
          <w:rtl/>
        </w:rPr>
        <w:t>היו</w:t>
      </w:r>
      <w:r>
        <w:rPr>
          <w:rtl/>
        </w:rPr>
        <w:t>"ר משה כחלון:</w:t>
      </w:r>
    </w:p>
    <w:p w14:paraId="74391F25" w14:textId="77777777" w:rsidR="00000000" w:rsidRDefault="007C71EE">
      <w:pPr>
        <w:pStyle w:val="a"/>
        <w:rPr>
          <w:rFonts w:hint="cs"/>
          <w:rtl/>
        </w:rPr>
      </w:pPr>
    </w:p>
    <w:p w14:paraId="4E6CC4AD" w14:textId="77777777" w:rsidR="00000000" w:rsidRDefault="007C71EE">
      <w:pPr>
        <w:pStyle w:val="a"/>
        <w:rPr>
          <w:rFonts w:hint="cs"/>
          <w:rtl/>
        </w:rPr>
      </w:pPr>
      <w:r>
        <w:rPr>
          <w:rFonts w:hint="cs"/>
          <w:rtl/>
        </w:rPr>
        <w:t>תודה רבה. חבר הכנסת דוד טל, בבקשה. עשר ד</w:t>
      </w:r>
      <w:r>
        <w:rPr>
          <w:rFonts w:hint="cs"/>
          <w:rtl/>
        </w:rPr>
        <w:t>קות</w:t>
      </w:r>
    </w:p>
    <w:p w14:paraId="3DC212F7" w14:textId="77777777" w:rsidR="00000000" w:rsidRDefault="007C71EE">
      <w:pPr>
        <w:pStyle w:val="a"/>
        <w:ind w:firstLine="0"/>
        <w:rPr>
          <w:rFonts w:hint="cs"/>
          <w:rtl/>
        </w:rPr>
      </w:pPr>
    </w:p>
    <w:p w14:paraId="595E59B5" w14:textId="77777777" w:rsidR="00000000" w:rsidRDefault="007C71EE">
      <w:pPr>
        <w:pStyle w:val="Speaker"/>
        <w:rPr>
          <w:rtl/>
        </w:rPr>
      </w:pPr>
      <w:bookmarkStart w:id="2394" w:name="FS000000493T28_05_2003_11_45_20"/>
      <w:bookmarkEnd w:id="2394"/>
      <w:r>
        <w:rPr>
          <w:rFonts w:hint="eastAsia"/>
          <w:rtl/>
        </w:rPr>
        <w:t>דוד</w:t>
      </w:r>
      <w:r>
        <w:rPr>
          <w:rtl/>
        </w:rPr>
        <w:t xml:space="preserve"> טל (עם אחד):</w:t>
      </w:r>
    </w:p>
    <w:p w14:paraId="13A455A4" w14:textId="77777777" w:rsidR="00000000" w:rsidRDefault="007C71EE">
      <w:pPr>
        <w:pStyle w:val="a"/>
        <w:rPr>
          <w:rFonts w:hint="cs"/>
          <w:rtl/>
        </w:rPr>
      </w:pPr>
    </w:p>
    <w:p w14:paraId="227622BC" w14:textId="77777777" w:rsidR="00000000" w:rsidRDefault="007C71EE">
      <w:pPr>
        <w:pStyle w:val="a"/>
        <w:rPr>
          <w:rFonts w:hint="cs"/>
          <w:rtl/>
        </w:rPr>
      </w:pPr>
      <w:r>
        <w:rPr>
          <w:rFonts w:hint="cs"/>
          <w:rtl/>
        </w:rPr>
        <w:t xml:space="preserve">תודה, אדוני. </w:t>
      </w:r>
    </w:p>
    <w:p w14:paraId="291F5BF1" w14:textId="77777777" w:rsidR="00000000" w:rsidRDefault="007C71EE">
      <w:pPr>
        <w:pStyle w:val="a"/>
        <w:rPr>
          <w:rFonts w:hint="cs"/>
          <w:rtl/>
        </w:rPr>
      </w:pPr>
    </w:p>
    <w:p w14:paraId="3316F7A1" w14:textId="77777777" w:rsidR="00000000" w:rsidRDefault="007C71EE">
      <w:pPr>
        <w:pStyle w:val="a"/>
        <w:rPr>
          <w:rFonts w:hint="cs"/>
          <w:rtl/>
        </w:rPr>
      </w:pPr>
      <w:r>
        <w:rPr>
          <w:rFonts w:hint="cs"/>
          <w:rtl/>
        </w:rPr>
        <w:t>אדוני היושב-ראש, עמיתי חברי הכנסת, מה כבר לא נאמר על הסעיפים השונים בסעיפי התקציב, שבתוכנית ההבראה? על מה עדיין לא דובר? נאמרו הרבה מאוד דברים. אבל, אני חושב שיש איזו נקודה שכדאי לגעת בה, כדי להסביר מדוע המתקפות בעיתון</w:t>
      </w:r>
      <w:r>
        <w:rPr>
          <w:rFonts w:hint="cs"/>
          <w:rtl/>
        </w:rPr>
        <w:t xml:space="preserve"> "ידיעות אחרונות" היום על כל מיני קרנות כאלה ואחרות ומי אחראי לגירעונות של קרנות הפנסיה.</w:t>
      </w:r>
    </w:p>
    <w:p w14:paraId="1326B57B" w14:textId="77777777" w:rsidR="00000000" w:rsidRDefault="007C71EE">
      <w:pPr>
        <w:pStyle w:val="a"/>
        <w:rPr>
          <w:rFonts w:hint="cs"/>
          <w:rtl/>
        </w:rPr>
      </w:pPr>
    </w:p>
    <w:p w14:paraId="4F0CE8EE" w14:textId="77777777" w:rsidR="00000000" w:rsidRDefault="007C71EE">
      <w:pPr>
        <w:pStyle w:val="a"/>
        <w:rPr>
          <w:rFonts w:hint="cs"/>
          <w:rtl/>
        </w:rPr>
      </w:pPr>
      <w:r>
        <w:rPr>
          <w:rFonts w:hint="cs"/>
          <w:rtl/>
        </w:rPr>
        <w:t xml:space="preserve">אני רוצה להזכיר לכולנו, שכשקרה מה שקרה בבנק למסחר, אנשי האוצר החליטו ותבעו את פיטוריו של המפקח על הבנקים. למה? אמרו אנשי האוצר: היות שקרה מה שקרה והמפקח על הבנקים לא </w:t>
      </w:r>
      <w:r>
        <w:rPr>
          <w:rFonts w:hint="cs"/>
          <w:rtl/>
        </w:rPr>
        <w:t>היה ער לכך, הוא צריך להסיק את המסקנות. אבל, אדוני היושב-ראש, מי היה אחראי על הפיקוח על קרנות הפנסיה, על שוק ההון? לא האוצר? יש מפקח מיוחד. המפקח על שוק ההון. הוא היה צריך לראות את זה והיה צריך להתריע.</w:t>
      </w:r>
    </w:p>
    <w:p w14:paraId="3D50C39C" w14:textId="77777777" w:rsidR="00000000" w:rsidRDefault="007C71EE">
      <w:pPr>
        <w:pStyle w:val="a"/>
        <w:ind w:firstLine="0"/>
        <w:rPr>
          <w:rFonts w:hint="cs"/>
          <w:rtl/>
        </w:rPr>
      </w:pPr>
    </w:p>
    <w:p w14:paraId="5E6D06A5" w14:textId="77777777" w:rsidR="00000000" w:rsidRDefault="007C71EE">
      <w:pPr>
        <w:pStyle w:val="ac"/>
        <w:rPr>
          <w:rtl/>
        </w:rPr>
      </w:pPr>
      <w:r>
        <w:rPr>
          <w:rFonts w:hint="eastAsia"/>
          <w:rtl/>
        </w:rPr>
        <w:t>השרה</w:t>
      </w:r>
      <w:r>
        <w:rPr>
          <w:rtl/>
        </w:rPr>
        <w:t xml:space="preserve"> לאיכות הסביבה יהודית נאות:</w:t>
      </w:r>
    </w:p>
    <w:p w14:paraId="17A4D304" w14:textId="77777777" w:rsidR="00000000" w:rsidRDefault="007C71EE">
      <w:pPr>
        <w:pStyle w:val="a"/>
        <w:rPr>
          <w:rFonts w:hint="cs"/>
          <w:rtl/>
        </w:rPr>
      </w:pPr>
    </w:p>
    <w:p w14:paraId="29400996" w14:textId="77777777" w:rsidR="00000000" w:rsidRDefault="007C71EE">
      <w:pPr>
        <w:pStyle w:val="a"/>
        <w:rPr>
          <w:rFonts w:hint="cs"/>
          <w:rtl/>
        </w:rPr>
      </w:pPr>
      <w:r>
        <w:rPr>
          <w:rFonts w:hint="cs"/>
          <w:rtl/>
        </w:rPr>
        <w:t xml:space="preserve"> - - -</w:t>
      </w:r>
    </w:p>
    <w:p w14:paraId="18BC7DC3" w14:textId="77777777" w:rsidR="00000000" w:rsidRDefault="007C71EE">
      <w:pPr>
        <w:pStyle w:val="a"/>
        <w:ind w:firstLine="0"/>
        <w:rPr>
          <w:rFonts w:hint="cs"/>
          <w:rtl/>
        </w:rPr>
      </w:pPr>
    </w:p>
    <w:p w14:paraId="12315325" w14:textId="77777777" w:rsidR="00000000" w:rsidRDefault="007C71EE">
      <w:pPr>
        <w:pStyle w:val="SpeakerCon"/>
        <w:rPr>
          <w:rtl/>
        </w:rPr>
      </w:pPr>
      <w:bookmarkStart w:id="2395" w:name="FS000000493T28_05_2003_11_48_41C"/>
      <w:bookmarkEnd w:id="2395"/>
      <w:r>
        <w:rPr>
          <w:rFonts w:hint="eastAsia"/>
          <w:rtl/>
        </w:rPr>
        <w:t>דוד</w:t>
      </w:r>
      <w:r>
        <w:rPr>
          <w:rtl/>
        </w:rPr>
        <w:t xml:space="preserve"> טל (עם אח</w:t>
      </w:r>
      <w:r>
        <w:rPr>
          <w:rtl/>
        </w:rPr>
        <w:t>ד):</w:t>
      </w:r>
    </w:p>
    <w:p w14:paraId="094F79DA" w14:textId="77777777" w:rsidR="00000000" w:rsidRDefault="007C71EE">
      <w:pPr>
        <w:pStyle w:val="a"/>
        <w:rPr>
          <w:rFonts w:hint="cs"/>
          <w:rtl/>
        </w:rPr>
      </w:pPr>
    </w:p>
    <w:p w14:paraId="490257A4" w14:textId="77777777" w:rsidR="00000000" w:rsidRDefault="007C71EE">
      <w:pPr>
        <w:pStyle w:val="a"/>
        <w:rPr>
          <w:rFonts w:hint="cs"/>
          <w:rtl/>
        </w:rPr>
      </w:pPr>
      <w:r>
        <w:rPr>
          <w:rFonts w:hint="cs"/>
          <w:rtl/>
        </w:rPr>
        <w:t xml:space="preserve">הם ראו והם דיברו עם השרים לדורותיהם. אני לא מבחין בין ממשלת ליכוד לממשלת עבודה. אבל דבר הם לא רצו לעשות. היו פה מרחבים ענקיים של הפקרות בלתי רגילה. אנשים שהיו צריכים לפקח על הנושאים הללו, לא עשו דבר וחצי דבר. לכן הם לא יכולים לרחוץ בניקיון כפיהם. </w:t>
      </w:r>
    </w:p>
    <w:p w14:paraId="79E9184C" w14:textId="77777777" w:rsidR="00000000" w:rsidRDefault="007C71EE">
      <w:pPr>
        <w:pStyle w:val="a"/>
        <w:rPr>
          <w:rFonts w:hint="cs"/>
          <w:rtl/>
        </w:rPr>
      </w:pPr>
    </w:p>
    <w:p w14:paraId="7E56271F" w14:textId="77777777" w:rsidR="00000000" w:rsidRDefault="007C71EE">
      <w:pPr>
        <w:pStyle w:val="a"/>
        <w:rPr>
          <w:rFonts w:hint="cs"/>
          <w:rtl/>
        </w:rPr>
      </w:pPr>
      <w:r>
        <w:rPr>
          <w:rFonts w:hint="cs"/>
          <w:rtl/>
        </w:rPr>
        <w:t>אד</w:t>
      </w:r>
      <w:r>
        <w:rPr>
          <w:rFonts w:hint="cs"/>
          <w:rtl/>
        </w:rPr>
        <w:t>וני היושב-ראש, אני גם לקחתי את הדוחות האקטואריים, המאזנים, של שלוש קרנות הפנסיה הגדולות של 30, 40 השנים האחרונות ובדקתי, ובכולם, בלי יוצא מהכלל, מופיעות הערות של האקטואר במאזן, שאומר ומציין שבעוד כך וכך שנים הקרן תהיה גירעונית. היא לא תעמוד בזה. הדליקו נור</w:t>
      </w:r>
      <w:r>
        <w:rPr>
          <w:rFonts w:hint="cs"/>
          <w:rtl/>
        </w:rPr>
        <w:t xml:space="preserve">ית ולא הזיז להם. הדליקו נורה ולא קרה דבר. הדליקו אבוקה גדולה ושום כלום לא קרה. אז למה הם באים בטענות. הם היו צריכים לעשות את זה לפני כולם. </w:t>
      </w:r>
    </w:p>
    <w:p w14:paraId="4A27D8DB" w14:textId="77777777" w:rsidR="00000000" w:rsidRDefault="007C71EE">
      <w:pPr>
        <w:pStyle w:val="a"/>
        <w:rPr>
          <w:rFonts w:hint="cs"/>
          <w:rtl/>
        </w:rPr>
      </w:pPr>
    </w:p>
    <w:p w14:paraId="75B7287D" w14:textId="77777777" w:rsidR="00000000" w:rsidRDefault="007C71EE">
      <w:pPr>
        <w:pStyle w:val="a"/>
        <w:rPr>
          <w:rFonts w:hint="cs"/>
          <w:rtl/>
        </w:rPr>
      </w:pPr>
      <w:r>
        <w:rPr>
          <w:rFonts w:hint="cs"/>
          <w:rtl/>
        </w:rPr>
        <w:t>אבל כדי להיות הגון והוגן עם אותם אנשים שישבו בתפקיד של מפקחים על שוק ההון אני מוכרח לומר, לאחר בדיקה שעשיתי עם שניי</w:t>
      </w:r>
      <w:r>
        <w:rPr>
          <w:rFonts w:hint="cs"/>
          <w:rtl/>
        </w:rPr>
        <w:t>ם מהם, שהם ראו את זה ואמרו לשרים הרלוונטיים. ואף שר לא שאל, לדבריהם. למה? זה היה בחזקת תפוח אדמה לוהט, וכל אחד אומר: אחרי המבול. אני אהיה פה שנתיים, שלוש, ארבע ואעביר את זה הלאה. וכך זה עבר משר אחד לשר שני, משר שני לשלישי, והקרנות התנהלו כפי שהתנהלו, ולא ה</w:t>
      </w:r>
      <w:r>
        <w:rPr>
          <w:rFonts w:hint="cs"/>
          <w:rtl/>
        </w:rPr>
        <w:t>יה אכפת להם. אני מדבר על אנשי האוצר לדורותיהם, כל מי שטיפל בנושא הזה והשרים, שרי האוצר.</w:t>
      </w:r>
    </w:p>
    <w:p w14:paraId="0E9948F0" w14:textId="77777777" w:rsidR="00000000" w:rsidRDefault="007C71EE">
      <w:pPr>
        <w:pStyle w:val="a"/>
        <w:rPr>
          <w:rFonts w:hint="cs"/>
          <w:rtl/>
        </w:rPr>
      </w:pPr>
    </w:p>
    <w:p w14:paraId="298FC6AD" w14:textId="77777777" w:rsidR="00000000" w:rsidRDefault="007C71EE">
      <w:pPr>
        <w:pStyle w:val="a"/>
        <w:rPr>
          <w:rFonts w:hint="cs"/>
          <w:rtl/>
        </w:rPr>
      </w:pPr>
      <w:r>
        <w:rPr>
          <w:rFonts w:hint="cs"/>
          <w:rtl/>
        </w:rPr>
        <w:t>בכנס קיסריה הערתי את תשומת לבם לנושא. דומני שישבו שם שלושה או ארבעה שרי אוצר, ואף לא אחד מהם קם ואמר שזה לא נכון. כך שעם כל הכבוד, אפשר להאשים כך ואפשר להאשים אחרת, ני</w:t>
      </w:r>
      <w:r>
        <w:rPr>
          <w:rFonts w:hint="cs"/>
          <w:rtl/>
        </w:rPr>
        <w:t xml:space="preserve">הול כזה וניהול אחר. אני לא מחזיק מזה, אבל אפשר להגיד הכול. אבל צריך להגיד את כל האמת. </w:t>
      </w:r>
    </w:p>
    <w:p w14:paraId="0BC5AA20" w14:textId="77777777" w:rsidR="00000000" w:rsidRDefault="007C71EE">
      <w:pPr>
        <w:pStyle w:val="a"/>
        <w:rPr>
          <w:rtl/>
        </w:rPr>
      </w:pPr>
    </w:p>
    <w:p w14:paraId="391C47D8" w14:textId="77777777" w:rsidR="00000000" w:rsidRDefault="007C71EE">
      <w:pPr>
        <w:pStyle w:val="a"/>
        <w:rPr>
          <w:rFonts w:hint="cs"/>
          <w:rtl/>
        </w:rPr>
      </w:pPr>
      <w:r>
        <w:rPr>
          <w:rFonts w:hint="cs"/>
          <w:rtl/>
        </w:rPr>
        <w:t xml:space="preserve">צריך גם להגיד: רבותי חברי הכנסת, יש שני סוגי ביטוח פנסיה, </w:t>
      </w:r>
      <w:r>
        <w:rPr>
          <w:rFonts w:hint="cs"/>
        </w:rPr>
        <w:t>DB</w:t>
      </w:r>
      <w:r>
        <w:rPr>
          <w:rFonts w:hint="cs"/>
          <w:rtl/>
        </w:rPr>
        <w:t xml:space="preserve"> ו=</w:t>
      </w:r>
      <w:r>
        <w:rPr>
          <w:rFonts w:hint="cs"/>
        </w:rPr>
        <w:t>DC</w:t>
      </w:r>
      <w:r>
        <w:rPr>
          <w:rFonts w:hint="cs"/>
          <w:rtl/>
        </w:rPr>
        <w:t xml:space="preserve"> -    </w:t>
      </w:r>
      <w:r>
        <w:t>Defined Benefit</w:t>
      </w:r>
      <w:r>
        <w:rPr>
          <w:rFonts w:hint="cs"/>
          <w:rtl/>
        </w:rPr>
        <w:t xml:space="preserve"> ו= </w:t>
      </w:r>
      <w:r>
        <w:t>Defined Contribution</w:t>
      </w:r>
      <w:r>
        <w:rPr>
          <w:rFonts w:hint="cs"/>
          <w:rtl/>
        </w:rPr>
        <w:t xml:space="preserve">. ובעצם היה לנו לפי השיטה הראשונה -  </w:t>
      </w:r>
      <w:r>
        <w:t>Defined Benefit</w:t>
      </w:r>
      <w:r>
        <w:rPr>
          <w:rFonts w:hint="cs"/>
          <w:rtl/>
        </w:rPr>
        <w:t xml:space="preserve"> - איז</w:t>
      </w:r>
      <w:r>
        <w:rPr>
          <w:rFonts w:hint="cs"/>
          <w:rtl/>
        </w:rPr>
        <w:t>ון בין-דורי. זאת אומרת, היום הצעירים משלמים למבוגרים. הצעירים הללו יהיו מבוגרים, הצעירים אחרים ישלמו להם. לכן, כל אחד היה צריך לשלם על השני, אלא שלצערי מספר האנשים שעובדים הלך והצטמצם עם הזמן, לעומת מספר האנשים שמקבלים את הפנסיה. אם לפני 10, 20 שנה היו חמי</w:t>
      </w:r>
      <w:r>
        <w:rPr>
          <w:rFonts w:hint="cs"/>
          <w:rtl/>
        </w:rPr>
        <w:t>שה או שישה אנשים שעבדו והם שילמו את הפנסיה לאדם אחד, היום זה הולך לכיוון ארבעה אנשים. אגב, באירופה זה יותר קשה. זה הולך לשלושה, ובשבועות האחרונים קראתי שבצרפת או במקום אחר, זה הולך להיות אחד על אחד. לכן המשבר גדול.</w:t>
      </w:r>
    </w:p>
    <w:p w14:paraId="0CFD087B" w14:textId="77777777" w:rsidR="00000000" w:rsidRDefault="007C71EE">
      <w:pPr>
        <w:pStyle w:val="a"/>
        <w:rPr>
          <w:rFonts w:hint="cs"/>
          <w:rtl/>
        </w:rPr>
      </w:pPr>
    </w:p>
    <w:p w14:paraId="623B1672" w14:textId="77777777" w:rsidR="00000000" w:rsidRDefault="007C71EE">
      <w:pPr>
        <w:pStyle w:val="a"/>
        <w:rPr>
          <w:rFonts w:hint="cs"/>
          <w:rtl/>
        </w:rPr>
      </w:pPr>
      <w:r>
        <w:rPr>
          <w:rFonts w:hint="cs"/>
          <w:rtl/>
        </w:rPr>
        <w:t xml:space="preserve"> המשבר גדול גם משום שבזמנם הגיעו עולים ח</w:t>
      </w:r>
      <w:r>
        <w:rPr>
          <w:rFonts w:hint="cs"/>
          <w:rtl/>
        </w:rPr>
        <w:t>דשים, בשנות ה=50 וה=60, והיתה להם פנסיית יסוד. אני חושב שהפרישו רק 4% ואולי 5%. זו פנסיה של נכות ושאירים. עם הזמן, ברבות הימים - - -</w:t>
      </w:r>
    </w:p>
    <w:p w14:paraId="0FD9035C" w14:textId="77777777" w:rsidR="00000000" w:rsidRDefault="007C71EE">
      <w:pPr>
        <w:pStyle w:val="a"/>
        <w:rPr>
          <w:rFonts w:hint="cs"/>
          <w:rtl/>
        </w:rPr>
      </w:pPr>
    </w:p>
    <w:p w14:paraId="1362A223" w14:textId="77777777" w:rsidR="00000000" w:rsidRDefault="007C71EE">
      <w:pPr>
        <w:pStyle w:val="a"/>
        <w:rPr>
          <w:rFonts w:hint="cs"/>
          <w:rtl/>
        </w:rPr>
      </w:pPr>
      <w:r>
        <w:rPr>
          <w:rFonts w:hint="cs"/>
          <w:rtl/>
        </w:rPr>
        <w:t>אני מקדם בברכה, את מכובדנו, יושב-ראש הכנסת. ברשותו, אמשיך.</w:t>
      </w:r>
    </w:p>
    <w:p w14:paraId="49F2D7A8" w14:textId="77777777" w:rsidR="00000000" w:rsidRDefault="007C71EE">
      <w:pPr>
        <w:pStyle w:val="a"/>
        <w:rPr>
          <w:rFonts w:hint="cs"/>
          <w:rtl/>
        </w:rPr>
      </w:pPr>
    </w:p>
    <w:p w14:paraId="044811B1" w14:textId="77777777" w:rsidR="00000000" w:rsidRDefault="007C71EE">
      <w:pPr>
        <w:pStyle w:val="a"/>
        <w:rPr>
          <w:rFonts w:hint="cs"/>
          <w:rtl/>
        </w:rPr>
      </w:pPr>
      <w:r>
        <w:rPr>
          <w:rFonts w:hint="cs"/>
          <w:rtl/>
        </w:rPr>
        <w:t>ובכן רבותי, היתה פנסיית יסוד לחלק גדול מהאנשים שהגיעו למדינת י</w:t>
      </w:r>
      <w:r>
        <w:rPr>
          <w:rFonts w:hint="cs"/>
          <w:rtl/>
        </w:rPr>
        <w:t xml:space="preserve">שראל, לא הפרישו להם הרבה כסף, כפי שצריך, ובשלב מסוים החליטה מדינת ישראל, שהיא רוצה להיות מדינת רווחה חברתית. לא יהיה אפשר לזרוק את האנשים האלה בבוא היום אל מחוץ למעגלים, שלא תהיה להם שום קצבה, ולכן הכניסו אותם למעגל של פנסיה מקיפה. אין שום ספק שכתוצאה מכך </w:t>
      </w:r>
      <w:r>
        <w:rPr>
          <w:rFonts w:hint="cs"/>
          <w:rtl/>
        </w:rPr>
        <w:t xml:space="preserve">נוצרו גירעונות. אתה לא יכול לשלם 4% ובעצם לבקש ולתבוע לאחר מכן 17.5%. חסר כסף. גם בגלל </w:t>
      </w:r>
      <w:r>
        <w:t>Benefit</w:t>
      </w:r>
      <w:r>
        <w:rPr>
          <w:rFonts w:hint="cs"/>
          <w:rtl/>
        </w:rPr>
        <w:t xml:space="preserve"> </w:t>
      </w:r>
      <w:r>
        <w:t>Defined</w:t>
      </w:r>
      <w:r>
        <w:rPr>
          <w:rFonts w:hint="cs"/>
          <w:rtl/>
        </w:rPr>
        <w:t>, שהיה האיזון הבין-דורי, נוצרו מצבים כאלה שאנשים בדקו וקבעו להם את הפנסיה על-פי שלוש השנים האחרונות או השנה האחרונה. אין שום ספק שהשכר בשלוש השנים האחרונו</w:t>
      </w:r>
      <w:r>
        <w:rPr>
          <w:rFonts w:hint="cs"/>
          <w:rtl/>
        </w:rPr>
        <w:t>ת, אדוני היושב-ראש, היה גבוה הרבה יותר מאשר בתחילת העבודה, לפני 20 או 30 שנה. לכן, נוצר עם הזמן הגירעון הזה.</w:t>
      </w:r>
    </w:p>
    <w:p w14:paraId="5BDB559E" w14:textId="77777777" w:rsidR="00000000" w:rsidRDefault="007C71EE">
      <w:pPr>
        <w:pStyle w:val="a"/>
        <w:rPr>
          <w:rFonts w:hint="cs"/>
          <w:rtl/>
        </w:rPr>
      </w:pPr>
    </w:p>
    <w:p w14:paraId="08706F96" w14:textId="77777777" w:rsidR="00000000" w:rsidRDefault="007C71EE">
      <w:pPr>
        <w:pStyle w:val="a"/>
        <w:rPr>
          <w:rFonts w:hint="cs"/>
          <w:rtl/>
        </w:rPr>
      </w:pPr>
      <w:r>
        <w:rPr>
          <w:rFonts w:hint="cs"/>
          <w:rtl/>
        </w:rPr>
        <w:t>אני רוצה לומר עוד יותר מכך, רבותי חברי הכנסת. יש מה שנקרא פנסיה תקציבית. זו פנסיה שהמדינה מכסה בה את עובדיה. גם שם יש גירעונות אקטואריים. לא, הם ל</w:t>
      </w:r>
      <w:r>
        <w:rPr>
          <w:rFonts w:hint="cs"/>
          <w:rtl/>
        </w:rPr>
        <w:t xml:space="preserve">א קוראים לזה גירעונות אקטואריים, הם קוראים לזה התחייבויות. זה לא כמו בקרנות הפנסיה ההסתדרותיות. </w:t>
      </w:r>
    </w:p>
    <w:p w14:paraId="5C757128" w14:textId="77777777" w:rsidR="00000000" w:rsidRDefault="007C71EE">
      <w:pPr>
        <w:pStyle w:val="a"/>
        <w:rPr>
          <w:rFonts w:hint="cs"/>
          <w:rtl/>
        </w:rPr>
      </w:pPr>
    </w:p>
    <w:p w14:paraId="2082F70E" w14:textId="77777777" w:rsidR="00000000" w:rsidRDefault="007C71EE">
      <w:pPr>
        <w:pStyle w:val="a"/>
        <w:rPr>
          <w:rFonts w:hint="cs"/>
          <w:rtl/>
        </w:rPr>
      </w:pPr>
      <w:r>
        <w:rPr>
          <w:rFonts w:hint="cs"/>
          <w:rtl/>
        </w:rPr>
        <w:t>אגיד לך את האמת, אדוני היושב-ראש, כנבחר ציבור, אני מתלבט ברגע זה מה אני צריך לעשות: האם לגלות גילוי נאות כאן לציבור שיושב ורואה אותנו, ואולי זה עלול לפגוע במש</w:t>
      </w:r>
      <w:r>
        <w:rPr>
          <w:rFonts w:hint="cs"/>
          <w:rtl/>
        </w:rPr>
        <w:t>ק המדינה; או להשאיר את זה בקרבי ולא להוציא את זה החוצה?</w:t>
      </w:r>
    </w:p>
    <w:p w14:paraId="5B4CA0A9" w14:textId="77777777" w:rsidR="00000000" w:rsidRDefault="007C71EE">
      <w:pPr>
        <w:pStyle w:val="a"/>
        <w:ind w:firstLine="0"/>
        <w:rPr>
          <w:rFonts w:hint="cs"/>
          <w:rtl/>
        </w:rPr>
      </w:pPr>
    </w:p>
    <w:p w14:paraId="25BC65A9" w14:textId="77777777" w:rsidR="00000000" w:rsidRDefault="007C71EE">
      <w:pPr>
        <w:pStyle w:val="ad"/>
        <w:rPr>
          <w:rtl/>
        </w:rPr>
      </w:pPr>
      <w:r>
        <w:rPr>
          <w:rtl/>
        </w:rPr>
        <w:t>היו"ר ראובן ריבלין:</w:t>
      </w:r>
    </w:p>
    <w:p w14:paraId="4794DE4F" w14:textId="77777777" w:rsidR="00000000" w:rsidRDefault="007C71EE">
      <w:pPr>
        <w:pStyle w:val="a"/>
        <w:rPr>
          <w:rtl/>
        </w:rPr>
      </w:pPr>
    </w:p>
    <w:p w14:paraId="35215557" w14:textId="77777777" w:rsidR="00000000" w:rsidRDefault="007C71EE">
      <w:pPr>
        <w:pStyle w:val="a"/>
        <w:rPr>
          <w:rFonts w:hint="cs"/>
          <w:rtl/>
        </w:rPr>
      </w:pPr>
      <w:r>
        <w:rPr>
          <w:rFonts w:hint="cs"/>
          <w:rtl/>
        </w:rPr>
        <w:t>ומה החלטתך?</w:t>
      </w:r>
    </w:p>
    <w:p w14:paraId="5AD3BFDF" w14:textId="77777777" w:rsidR="00000000" w:rsidRDefault="007C71EE">
      <w:pPr>
        <w:pStyle w:val="a"/>
        <w:ind w:firstLine="0"/>
        <w:rPr>
          <w:rFonts w:hint="cs"/>
          <w:rtl/>
        </w:rPr>
      </w:pPr>
    </w:p>
    <w:p w14:paraId="0874C2FA" w14:textId="77777777" w:rsidR="00000000" w:rsidRDefault="007C71EE">
      <w:pPr>
        <w:pStyle w:val="SpeakerCon"/>
        <w:rPr>
          <w:rtl/>
        </w:rPr>
      </w:pPr>
      <w:bookmarkStart w:id="2396" w:name="FS000000493T28_05_2003_12_02_59C"/>
      <w:bookmarkEnd w:id="2396"/>
      <w:r>
        <w:rPr>
          <w:rtl/>
        </w:rPr>
        <w:t>דוד טל (עם אחד):</w:t>
      </w:r>
    </w:p>
    <w:p w14:paraId="0268B90E" w14:textId="77777777" w:rsidR="00000000" w:rsidRDefault="007C71EE">
      <w:pPr>
        <w:pStyle w:val="a"/>
        <w:rPr>
          <w:rtl/>
        </w:rPr>
      </w:pPr>
    </w:p>
    <w:p w14:paraId="06900576" w14:textId="77777777" w:rsidR="00000000" w:rsidRDefault="007C71EE">
      <w:pPr>
        <w:pStyle w:val="a"/>
        <w:rPr>
          <w:rFonts w:hint="cs"/>
          <w:rtl/>
        </w:rPr>
      </w:pPr>
      <w:r>
        <w:rPr>
          <w:rFonts w:hint="cs"/>
          <w:rtl/>
        </w:rPr>
        <w:t>מה אדוני היה מציע לי, כפרלמנטר ותיק?</w:t>
      </w:r>
    </w:p>
    <w:p w14:paraId="5E2E3C43" w14:textId="77777777" w:rsidR="00000000" w:rsidRDefault="007C71EE">
      <w:pPr>
        <w:pStyle w:val="a"/>
        <w:ind w:firstLine="0"/>
        <w:rPr>
          <w:rFonts w:hint="cs"/>
          <w:rtl/>
        </w:rPr>
      </w:pPr>
    </w:p>
    <w:p w14:paraId="2ECAB03F" w14:textId="77777777" w:rsidR="00000000" w:rsidRDefault="007C71EE">
      <w:pPr>
        <w:pStyle w:val="ad"/>
        <w:rPr>
          <w:rtl/>
        </w:rPr>
      </w:pPr>
      <w:r>
        <w:rPr>
          <w:rtl/>
        </w:rPr>
        <w:t>היו"ר ראובן ריבלין:</w:t>
      </w:r>
    </w:p>
    <w:p w14:paraId="30D82A3E" w14:textId="77777777" w:rsidR="00000000" w:rsidRDefault="007C71EE">
      <w:pPr>
        <w:pStyle w:val="a"/>
        <w:rPr>
          <w:rtl/>
        </w:rPr>
      </w:pPr>
    </w:p>
    <w:p w14:paraId="6FD95FB1" w14:textId="77777777" w:rsidR="00000000" w:rsidRDefault="007C71EE">
      <w:pPr>
        <w:pStyle w:val="a"/>
        <w:rPr>
          <w:rFonts w:hint="cs"/>
          <w:rtl/>
        </w:rPr>
      </w:pPr>
      <w:r>
        <w:rPr>
          <w:rFonts w:hint="cs"/>
          <w:rtl/>
        </w:rPr>
        <w:t>אני הייתי מציע לך - כל מה שעם לבבך ושאתה שלם אתו.</w:t>
      </w:r>
    </w:p>
    <w:p w14:paraId="0138FAF9" w14:textId="77777777" w:rsidR="00000000" w:rsidRDefault="007C71EE">
      <w:pPr>
        <w:pStyle w:val="a"/>
        <w:ind w:firstLine="0"/>
        <w:rPr>
          <w:rFonts w:hint="cs"/>
          <w:rtl/>
        </w:rPr>
      </w:pPr>
    </w:p>
    <w:p w14:paraId="0200C4B4" w14:textId="77777777" w:rsidR="00000000" w:rsidRDefault="007C71EE">
      <w:pPr>
        <w:pStyle w:val="SpeakerCon"/>
        <w:rPr>
          <w:rtl/>
        </w:rPr>
      </w:pPr>
      <w:bookmarkStart w:id="2397" w:name="FS000000493T28_05_2003_12_03_16C"/>
      <w:bookmarkEnd w:id="2397"/>
      <w:r>
        <w:rPr>
          <w:rtl/>
        </w:rPr>
        <w:t>דוד טל (עם אחד):</w:t>
      </w:r>
    </w:p>
    <w:p w14:paraId="7286E13D" w14:textId="77777777" w:rsidR="00000000" w:rsidRDefault="007C71EE">
      <w:pPr>
        <w:pStyle w:val="a"/>
        <w:rPr>
          <w:rtl/>
        </w:rPr>
      </w:pPr>
    </w:p>
    <w:p w14:paraId="3B7BE12C" w14:textId="77777777" w:rsidR="00000000" w:rsidRDefault="007C71EE">
      <w:pPr>
        <w:pStyle w:val="a"/>
        <w:rPr>
          <w:rFonts w:hint="cs"/>
          <w:rtl/>
        </w:rPr>
      </w:pPr>
      <w:r>
        <w:rPr>
          <w:rFonts w:hint="cs"/>
          <w:rtl/>
        </w:rPr>
        <w:t>אני אהיה שלם עם עצמ</w:t>
      </w:r>
      <w:r>
        <w:rPr>
          <w:rFonts w:hint="cs"/>
          <w:rtl/>
        </w:rPr>
        <w:t>י אם אומר: כאן יש גירעונות כאלה - 60 מיליארד ויש כאלה שסבורים של 130 מיליארד. אבל אתם יודעים מה גובה ההתחייבויות של המדינה לגבי הפנסיה התקציבית? תזרוק מספר, אדוני.</w:t>
      </w:r>
    </w:p>
    <w:p w14:paraId="1A7A37D1" w14:textId="77777777" w:rsidR="00000000" w:rsidRDefault="007C71EE">
      <w:pPr>
        <w:pStyle w:val="a"/>
        <w:ind w:firstLine="0"/>
        <w:rPr>
          <w:rFonts w:hint="cs"/>
          <w:rtl/>
        </w:rPr>
      </w:pPr>
    </w:p>
    <w:p w14:paraId="5DBC16CE" w14:textId="77777777" w:rsidR="00000000" w:rsidRDefault="007C71EE">
      <w:pPr>
        <w:pStyle w:val="ad"/>
        <w:rPr>
          <w:rtl/>
        </w:rPr>
      </w:pPr>
      <w:r>
        <w:rPr>
          <w:rtl/>
        </w:rPr>
        <w:t>היו"ר ראובן ריבלין:</w:t>
      </w:r>
    </w:p>
    <w:p w14:paraId="13C3BA6D" w14:textId="77777777" w:rsidR="00000000" w:rsidRDefault="007C71EE">
      <w:pPr>
        <w:pStyle w:val="a"/>
        <w:rPr>
          <w:rtl/>
        </w:rPr>
      </w:pPr>
    </w:p>
    <w:p w14:paraId="56D3960D" w14:textId="77777777" w:rsidR="00000000" w:rsidRDefault="007C71EE">
      <w:pPr>
        <w:pStyle w:val="a"/>
        <w:rPr>
          <w:rFonts w:hint="cs"/>
          <w:rtl/>
        </w:rPr>
      </w:pPr>
      <w:r>
        <w:rPr>
          <w:rFonts w:hint="cs"/>
          <w:rtl/>
        </w:rPr>
        <w:t>להתחייבויות של המדינה?</w:t>
      </w:r>
    </w:p>
    <w:p w14:paraId="0E30623E" w14:textId="77777777" w:rsidR="00000000" w:rsidRDefault="007C71EE">
      <w:pPr>
        <w:pStyle w:val="a"/>
        <w:ind w:firstLine="0"/>
        <w:rPr>
          <w:rFonts w:hint="cs"/>
          <w:rtl/>
        </w:rPr>
      </w:pPr>
    </w:p>
    <w:p w14:paraId="71359F1D" w14:textId="77777777" w:rsidR="00000000" w:rsidRDefault="007C71EE">
      <w:pPr>
        <w:pStyle w:val="SpeakerCon"/>
        <w:rPr>
          <w:rtl/>
        </w:rPr>
      </w:pPr>
      <w:bookmarkStart w:id="2398" w:name="FS000000493T28_05_2003_12_04_05C"/>
      <w:bookmarkEnd w:id="2398"/>
      <w:r>
        <w:rPr>
          <w:rtl/>
        </w:rPr>
        <w:t>דוד טל (עם אחד):</w:t>
      </w:r>
    </w:p>
    <w:p w14:paraId="31261D63" w14:textId="77777777" w:rsidR="00000000" w:rsidRDefault="007C71EE">
      <w:pPr>
        <w:pStyle w:val="a"/>
        <w:rPr>
          <w:rtl/>
        </w:rPr>
      </w:pPr>
    </w:p>
    <w:p w14:paraId="1E423090" w14:textId="77777777" w:rsidR="00000000" w:rsidRDefault="007C71EE">
      <w:pPr>
        <w:pStyle w:val="a"/>
        <w:rPr>
          <w:rFonts w:hint="cs"/>
          <w:rtl/>
        </w:rPr>
      </w:pPr>
      <w:r>
        <w:rPr>
          <w:rFonts w:hint="cs"/>
          <w:rtl/>
        </w:rPr>
        <w:t>כן, לגבי פנסיות תקציביות.</w:t>
      </w:r>
    </w:p>
    <w:p w14:paraId="6C4DD6BB" w14:textId="77777777" w:rsidR="00000000" w:rsidRDefault="007C71EE">
      <w:pPr>
        <w:pStyle w:val="a"/>
        <w:ind w:firstLine="0"/>
        <w:rPr>
          <w:rFonts w:hint="cs"/>
          <w:rtl/>
        </w:rPr>
      </w:pPr>
    </w:p>
    <w:p w14:paraId="0133BCA6" w14:textId="77777777" w:rsidR="00000000" w:rsidRDefault="007C71EE">
      <w:pPr>
        <w:pStyle w:val="ad"/>
        <w:rPr>
          <w:rtl/>
        </w:rPr>
      </w:pPr>
      <w:r>
        <w:rPr>
          <w:rtl/>
        </w:rPr>
        <w:t>ה</w:t>
      </w:r>
      <w:r>
        <w:rPr>
          <w:rtl/>
        </w:rPr>
        <w:t>יו"ר ראובן ריבלין:</w:t>
      </w:r>
    </w:p>
    <w:p w14:paraId="38D8D165" w14:textId="77777777" w:rsidR="00000000" w:rsidRDefault="007C71EE">
      <w:pPr>
        <w:pStyle w:val="a"/>
        <w:rPr>
          <w:rtl/>
        </w:rPr>
      </w:pPr>
    </w:p>
    <w:p w14:paraId="70E5E628" w14:textId="77777777" w:rsidR="00000000" w:rsidRDefault="007C71EE">
      <w:pPr>
        <w:pStyle w:val="a"/>
        <w:rPr>
          <w:rFonts w:hint="cs"/>
          <w:rtl/>
        </w:rPr>
      </w:pPr>
      <w:r>
        <w:rPr>
          <w:rFonts w:hint="cs"/>
          <w:rtl/>
        </w:rPr>
        <w:t>אני בדרך כלל זורק מספרים אחרי שלמדתי את הנושא לפני ולפנים.</w:t>
      </w:r>
    </w:p>
    <w:p w14:paraId="3EBB895D" w14:textId="77777777" w:rsidR="00000000" w:rsidRDefault="007C71EE">
      <w:pPr>
        <w:pStyle w:val="a"/>
        <w:ind w:firstLine="0"/>
        <w:rPr>
          <w:rFonts w:hint="cs"/>
          <w:rtl/>
        </w:rPr>
      </w:pPr>
    </w:p>
    <w:p w14:paraId="3B917FF0" w14:textId="77777777" w:rsidR="00000000" w:rsidRDefault="007C71EE">
      <w:pPr>
        <w:pStyle w:val="SpeakerCon"/>
        <w:rPr>
          <w:rtl/>
        </w:rPr>
      </w:pPr>
      <w:bookmarkStart w:id="2399" w:name="FS000000493T28_05_2003_12_04_21C"/>
      <w:bookmarkEnd w:id="2399"/>
    </w:p>
    <w:p w14:paraId="57E5FB25" w14:textId="77777777" w:rsidR="00000000" w:rsidRDefault="007C71EE">
      <w:pPr>
        <w:pStyle w:val="SpeakerCon"/>
        <w:rPr>
          <w:rtl/>
        </w:rPr>
      </w:pPr>
      <w:r>
        <w:rPr>
          <w:rtl/>
        </w:rPr>
        <w:t>דוד טל (עם אחד):</w:t>
      </w:r>
    </w:p>
    <w:p w14:paraId="2CE095EE" w14:textId="77777777" w:rsidR="00000000" w:rsidRDefault="007C71EE">
      <w:pPr>
        <w:pStyle w:val="a"/>
        <w:rPr>
          <w:rtl/>
        </w:rPr>
      </w:pPr>
    </w:p>
    <w:p w14:paraId="3EE49CFC" w14:textId="77777777" w:rsidR="00000000" w:rsidRDefault="007C71EE">
      <w:pPr>
        <w:pStyle w:val="a"/>
        <w:rPr>
          <w:rFonts w:hint="cs"/>
          <w:rtl/>
        </w:rPr>
      </w:pPr>
      <w:r>
        <w:rPr>
          <w:rFonts w:hint="cs"/>
          <w:rtl/>
        </w:rPr>
        <w:t>סתם ככה.</w:t>
      </w:r>
      <w:r>
        <w:rPr>
          <w:rFonts w:hint="cs"/>
        </w:rPr>
        <w:t xml:space="preserve"> </w:t>
      </w:r>
      <w:r>
        <w:rPr>
          <w:rFonts w:hint="cs"/>
          <w:rtl/>
        </w:rPr>
        <w:t>אם יש גירעון כזה של 60, 70 מיליארד בקרנות הפנסיה של ההסתדרות, כמה התחייבויות יש פה?</w:t>
      </w:r>
    </w:p>
    <w:p w14:paraId="63673AFF" w14:textId="77777777" w:rsidR="00000000" w:rsidRDefault="007C71EE">
      <w:pPr>
        <w:pStyle w:val="a"/>
        <w:ind w:firstLine="0"/>
        <w:rPr>
          <w:rFonts w:hint="cs"/>
          <w:rtl/>
        </w:rPr>
      </w:pPr>
    </w:p>
    <w:p w14:paraId="0A4F4579" w14:textId="77777777" w:rsidR="00000000" w:rsidRDefault="007C71EE">
      <w:pPr>
        <w:pStyle w:val="ad"/>
        <w:rPr>
          <w:rtl/>
        </w:rPr>
      </w:pPr>
      <w:r>
        <w:rPr>
          <w:rtl/>
        </w:rPr>
        <w:t>היו"ר ראובן ריבלין:</w:t>
      </w:r>
    </w:p>
    <w:p w14:paraId="1E28D799" w14:textId="77777777" w:rsidR="00000000" w:rsidRDefault="007C71EE">
      <w:pPr>
        <w:pStyle w:val="a"/>
        <w:rPr>
          <w:rtl/>
        </w:rPr>
      </w:pPr>
    </w:p>
    <w:p w14:paraId="1FE3DB9B" w14:textId="77777777" w:rsidR="00000000" w:rsidRDefault="007C71EE">
      <w:pPr>
        <w:pStyle w:val="a"/>
        <w:rPr>
          <w:rFonts w:hint="cs"/>
          <w:rtl/>
        </w:rPr>
      </w:pPr>
      <w:r>
        <w:rPr>
          <w:rFonts w:hint="cs"/>
          <w:rtl/>
        </w:rPr>
        <w:t>אני יכול לומר: אולי אפילו יותר.</w:t>
      </w:r>
    </w:p>
    <w:p w14:paraId="036C86AE" w14:textId="77777777" w:rsidR="00000000" w:rsidRDefault="007C71EE">
      <w:pPr>
        <w:pStyle w:val="a"/>
        <w:ind w:firstLine="0"/>
        <w:rPr>
          <w:rFonts w:hint="cs"/>
          <w:rtl/>
        </w:rPr>
      </w:pPr>
    </w:p>
    <w:p w14:paraId="75776B9E" w14:textId="77777777" w:rsidR="00000000" w:rsidRDefault="007C71EE">
      <w:pPr>
        <w:pStyle w:val="SpeakerCon"/>
        <w:rPr>
          <w:rtl/>
        </w:rPr>
      </w:pPr>
      <w:bookmarkStart w:id="2400" w:name="FS000000493T28_05_2003_12_05_03C"/>
      <w:bookmarkEnd w:id="2400"/>
      <w:r>
        <w:rPr>
          <w:rtl/>
        </w:rPr>
        <w:t>דוד טל (ע</w:t>
      </w:r>
      <w:r>
        <w:rPr>
          <w:rtl/>
        </w:rPr>
        <w:t>ם אחד):</w:t>
      </w:r>
    </w:p>
    <w:p w14:paraId="01688543" w14:textId="77777777" w:rsidR="00000000" w:rsidRDefault="007C71EE">
      <w:pPr>
        <w:pStyle w:val="a"/>
        <w:rPr>
          <w:rtl/>
        </w:rPr>
      </w:pPr>
    </w:p>
    <w:p w14:paraId="21CD0E5E" w14:textId="77777777" w:rsidR="00000000" w:rsidRDefault="007C71EE">
      <w:pPr>
        <w:pStyle w:val="a"/>
        <w:rPr>
          <w:rFonts w:hint="cs"/>
          <w:rtl/>
        </w:rPr>
      </w:pPr>
      <w:r>
        <w:rPr>
          <w:rFonts w:hint="cs"/>
          <w:rtl/>
        </w:rPr>
        <w:t>הרבה יותר.</w:t>
      </w:r>
    </w:p>
    <w:p w14:paraId="52ACFA60" w14:textId="77777777" w:rsidR="00000000" w:rsidRDefault="007C71EE">
      <w:pPr>
        <w:pStyle w:val="a"/>
        <w:ind w:firstLine="0"/>
        <w:rPr>
          <w:rFonts w:hint="cs"/>
          <w:rtl/>
        </w:rPr>
      </w:pPr>
    </w:p>
    <w:p w14:paraId="510E0C21" w14:textId="77777777" w:rsidR="00000000" w:rsidRDefault="007C71EE">
      <w:pPr>
        <w:pStyle w:val="ac"/>
        <w:rPr>
          <w:rtl/>
        </w:rPr>
      </w:pPr>
      <w:r>
        <w:rPr>
          <w:rFonts w:hint="eastAsia"/>
          <w:rtl/>
        </w:rPr>
        <w:t>השרה</w:t>
      </w:r>
      <w:r>
        <w:rPr>
          <w:rtl/>
        </w:rPr>
        <w:t xml:space="preserve"> לאיכות הסביבה יהודית נאות:</w:t>
      </w:r>
    </w:p>
    <w:p w14:paraId="22F428A7" w14:textId="77777777" w:rsidR="00000000" w:rsidRDefault="007C71EE">
      <w:pPr>
        <w:pStyle w:val="a"/>
        <w:rPr>
          <w:rFonts w:hint="cs"/>
          <w:rtl/>
        </w:rPr>
      </w:pPr>
    </w:p>
    <w:p w14:paraId="0BC86045" w14:textId="77777777" w:rsidR="00000000" w:rsidRDefault="007C71EE">
      <w:pPr>
        <w:pStyle w:val="a"/>
        <w:rPr>
          <w:rFonts w:hint="cs"/>
          <w:rtl/>
        </w:rPr>
      </w:pPr>
      <w:r>
        <w:rPr>
          <w:rFonts w:hint="cs"/>
          <w:rtl/>
        </w:rPr>
        <w:t>120.</w:t>
      </w:r>
    </w:p>
    <w:p w14:paraId="2121E320" w14:textId="77777777" w:rsidR="00000000" w:rsidRDefault="007C71EE">
      <w:pPr>
        <w:pStyle w:val="a"/>
        <w:ind w:firstLine="0"/>
        <w:rPr>
          <w:rFonts w:hint="cs"/>
          <w:rtl/>
        </w:rPr>
      </w:pPr>
    </w:p>
    <w:p w14:paraId="2C1314F9" w14:textId="77777777" w:rsidR="00000000" w:rsidRDefault="007C71EE">
      <w:pPr>
        <w:pStyle w:val="SpeakerCon"/>
        <w:rPr>
          <w:rtl/>
        </w:rPr>
      </w:pPr>
      <w:bookmarkStart w:id="2401" w:name="FS000000493T28_05_2003_12_05_15C"/>
      <w:bookmarkEnd w:id="2401"/>
      <w:r>
        <w:rPr>
          <w:rtl/>
        </w:rPr>
        <w:t>דוד טל (עם אחד):</w:t>
      </w:r>
    </w:p>
    <w:p w14:paraId="73185FD5" w14:textId="77777777" w:rsidR="00000000" w:rsidRDefault="007C71EE">
      <w:pPr>
        <w:pStyle w:val="a"/>
        <w:rPr>
          <w:rtl/>
        </w:rPr>
      </w:pPr>
    </w:p>
    <w:p w14:paraId="0921643F" w14:textId="77777777" w:rsidR="00000000" w:rsidRDefault="007C71EE">
      <w:pPr>
        <w:pStyle w:val="a"/>
        <w:rPr>
          <w:rFonts w:hint="cs"/>
          <w:rtl/>
        </w:rPr>
      </w:pPr>
      <w:r>
        <w:rPr>
          <w:rFonts w:hint="cs"/>
          <w:rtl/>
        </w:rPr>
        <w:t>גברתי תעלה בקצת. ואולי עוד קצת ועוד קצת ועוד קצת, אל תעצרי, תמשיכי. 500 מיליארד שקלים. כשאני אומר 500 מיליארד שקלים התחייבויות, אלה התחייבויות כולל של הרשויות המקומיות. זה גם כספ</w:t>
      </w:r>
      <w:r>
        <w:rPr>
          <w:rFonts w:hint="cs"/>
          <w:rtl/>
        </w:rPr>
        <w:t>י מדינה, מה לעשות? זה מגיע מאותו מקור. אני מדבר על הרשויות המקומיות, האוניברסיטאות וכל הגופים הללו.</w:t>
      </w:r>
    </w:p>
    <w:p w14:paraId="610F6DB9" w14:textId="77777777" w:rsidR="00000000" w:rsidRDefault="007C71EE">
      <w:pPr>
        <w:pStyle w:val="a"/>
        <w:ind w:firstLine="0"/>
        <w:rPr>
          <w:rFonts w:hint="cs"/>
          <w:rtl/>
        </w:rPr>
      </w:pPr>
    </w:p>
    <w:p w14:paraId="27F12BD3" w14:textId="77777777" w:rsidR="00000000" w:rsidRDefault="007C71EE">
      <w:pPr>
        <w:pStyle w:val="ad"/>
        <w:rPr>
          <w:rtl/>
        </w:rPr>
      </w:pPr>
      <w:r>
        <w:rPr>
          <w:rtl/>
        </w:rPr>
        <w:t>היו"ר ראובן ריבלין:</w:t>
      </w:r>
    </w:p>
    <w:p w14:paraId="6A2AFA6B" w14:textId="77777777" w:rsidR="00000000" w:rsidRDefault="007C71EE">
      <w:pPr>
        <w:pStyle w:val="a"/>
        <w:rPr>
          <w:rtl/>
        </w:rPr>
      </w:pPr>
    </w:p>
    <w:p w14:paraId="0DD5C0A1" w14:textId="77777777" w:rsidR="00000000" w:rsidRDefault="007C71EE">
      <w:pPr>
        <w:pStyle w:val="a"/>
        <w:rPr>
          <w:rFonts w:hint="cs"/>
          <w:rtl/>
        </w:rPr>
      </w:pPr>
      <w:r>
        <w:rPr>
          <w:rFonts w:hint="cs"/>
          <w:rtl/>
        </w:rPr>
        <w:t>לשנת התקציב הזאת?</w:t>
      </w:r>
    </w:p>
    <w:p w14:paraId="5C4B873A" w14:textId="77777777" w:rsidR="00000000" w:rsidRDefault="007C71EE">
      <w:pPr>
        <w:pStyle w:val="a"/>
        <w:ind w:firstLine="0"/>
        <w:rPr>
          <w:rFonts w:hint="cs"/>
          <w:rtl/>
        </w:rPr>
      </w:pPr>
    </w:p>
    <w:p w14:paraId="588F9263" w14:textId="77777777" w:rsidR="00000000" w:rsidRDefault="007C71EE">
      <w:pPr>
        <w:pStyle w:val="SpeakerCon"/>
        <w:rPr>
          <w:rtl/>
        </w:rPr>
      </w:pPr>
      <w:bookmarkStart w:id="2402" w:name="FS000000493T28_05_2003_12_06_40C"/>
      <w:bookmarkEnd w:id="2402"/>
      <w:r>
        <w:rPr>
          <w:rtl/>
        </w:rPr>
        <w:t>דוד טל (עם אחד):</w:t>
      </w:r>
    </w:p>
    <w:p w14:paraId="16EFC366" w14:textId="77777777" w:rsidR="00000000" w:rsidRDefault="007C71EE">
      <w:pPr>
        <w:pStyle w:val="a"/>
        <w:rPr>
          <w:rtl/>
        </w:rPr>
      </w:pPr>
    </w:p>
    <w:p w14:paraId="0727D4F5" w14:textId="77777777" w:rsidR="00000000" w:rsidRDefault="007C71EE">
      <w:pPr>
        <w:pStyle w:val="a"/>
        <w:rPr>
          <w:rFonts w:hint="cs"/>
          <w:rtl/>
        </w:rPr>
      </w:pPr>
      <w:r>
        <w:rPr>
          <w:rFonts w:hint="cs"/>
          <w:rtl/>
        </w:rPr>
        <w:t>זה לאורך זמן.</w:t>
      </w:r>
    </w:p>
    <w:p w14:paraId="1E2177A0" w14:textId="77777777" w:rsidR="00000000" w:rsidRDefault="007C71EE">
      <w:pPr>
        <w:pStyle w:val="a"/>
        <w:ind w:firstLine="0"/>
        <w:rPr>
          <w:rFonts w:hint="cs"/>
          <w:rtl/>
        </w:rPr>
      </w:pPr>
    </w:p>
    <w:p w14:paraId="04F6E695" w14:textId="77777777" w:rsidR="00000000" w:rsidRDefault="007C71EE">
      <w:pPr>
        <w:pStyle w:val="ad"/>
        <w:rPr>
          <w:rtl/>
        </w:rPr>
      </w:pPr>
      <w:r>
        <w:rPr>
          <w:rtl/>
        </w:rPr>
        <w:t>היו"ר ראובן ריבלין:</w:t>
      </w:r>
    </w:p>
    <w:p w14:paraId="0EF8911D" w14:textId="77777777" w:rsidR="00000000" w:rsidRDefault="007C71EE">
      <w:pPr>
        <w:pStyle w:val="a"/>
        <w:rPr>
          <w:rtl/>
        </w:rPr>
      </w:pPr>
    </w:p>
    <w:p w14:paraId="70E3B4BD" w14:textId="77777777" w:rsidR="00000000" w:rsidRDefault="007C71EE">
      <w:pPr>
        <w:pStyle w:val="a"/>
        <w:rPr>
          <w:rFonts w:hint="cs"/>
          <w:rtl/>
        </w:rPr>
      </w:pPr>
      <w:r>
        <w:rPr>
          <w:rFonts w:hint="cs"/>
          <w:rtl/>
        </w:rPr>
        <w:t>כמה זמן?</w:t>
      </w:r>
    </w:p>
    <w:p w14:paraId="6A99A122" w14:textId="77777777" w:rsidR="00000000" w:rsidRDefault="007C71EE">
      <w:pPr>
        <w:pStyle w:val="a"/>
        <w:ind w:firstLine="0"/>
        <w:rPr>
          <w:rFonts w:hint="cs"/>
          <w:rtl/>
        </w:rPr>
      </w:pPr>
    </w:p>
    <w:p w14:paraId="22C7738A" w14:textId="77777777" w:rsidR="00000000" w:rsidRDefault="007C71EE">
      <w:pPr>
        <w:pStyle w:val="SpeakerCon"/>
        <w:rPr>
          <w:rtl/>
        </w:rPr>
      </w:pPr>
      <w:bookmarkStart w:id="2403" w:name="FS000000493T28_05_2003_12_06_49C"/>
      <w:bookmarkEnd w:id="2403"/>
      <w:r>
        <w:rPr>
          <w:rtl/>
        </w:rPr>
        <w:t>דוד טל (עם אחד):</w:t>
      </w:r>
    </w:p>
    <w:p w14:paraId="58A834F8" w14:textId="77777777" w:rsidR="00000000" w:rsidRDefault="007C71EE">
      <w:pPr>
        <w:pStyle w:val="a"/>
        <w:rPr>
          <w:rtl/>
        </w:rPr>
      </w:pPr>
    </w:p>
    <w:p w14:paraId="48050501" w14:textId="77777777" w:rsidR="00000000" w:rsidRDefault="007C71EE">
      <w:pPr>
        <w:pStyle w:val="a"/>
        <w:rPr>
          <w:rFonts w:hint="cs"/>
          <w:rtl/>
        </w:rPr>
      </w:pPr>
      <w:r>
        <w:rPr>
          <w:rFonts w:hint="cs"/>
          <w:rtl/>
        </w:rPr>
        <w:t xml:space="preserve">גם הגירעונות של קרנות הפנסיה, זה </w:t>
      </w:r>
      <w:r>
        <w:rPr>
          <w:rFonts w:hint="cs"/>
          <w:rtl/>
        </w:rPr>
        <w:t>לא לשנה הזאת. זה לאורך זמן. קרן "מבטחים" עוד 38 שנים אולי תגיע לגירעון ותהיה אולי - - -</w:t>
      </w:r>
    </w:p>
    <w:p w14:paraId="039DDB52" w14:textId="77777777" w:rsidR="00000000" w:rsidRDefault="007C71EE">
      <w:pPr>
        <w:pStyle w:val="a"/>
        <w:rPr>
          <w:rFonts w:hint="cs"/>
          <w:rtl/>
        </w:rPr>
      </w:pPr>
    </w:p>
    <w:p w14:paraId="59F3981A" w14:textId="77777777" w:rsidR="00000000" w:rsidRDefault="007C71EE">
      <w:pPr>
        <w:pStyle w:val="ad"/>
        <w:rPr>
          <w:rtl/>
        </w:rPr>
      </w:pPr>
      <w:r>
        <w:rPr>
          <w:rtl/>
        </w:rPr>
        <w:t>היו"ר ראובן ריבלין:</w:t>
      </w:r>
    </w:p>
    <w:p w14:paraId="711F09F0" w14:textId="77777777" w:rsidR="00000000" w:rsidRDefault="007C71EE">
      <w:pPr>
        <w:pStyle w:val="a"/>
        <w:rPr>
          <w:rtl/>
        </w:rPr>
      </w:pPr>
    </w:p>
    <w:p w14:paraId="4ECD3CFD" w14:textId="77777777" w:rsidR="00000000" w:rsidRDefault="007C71EE">
      <w:pPr>
        <w:pStyle w:val="a"/>
        <w:rPr>
          <w:rFonts w:hint="cs"/>
          <w:rtl/>
        </w:rPr>
      </w:pPr>
      <w:r>
        <w:rPr>
          <w:rFonts w:hint="cs"/>
          <w:rtl/>
        </w:rPr>
        <w:t>העניין הוא, שבעוד 38 שנים, כשיגיע זמן הפירעון, לא יהיה. ולמדינה, בעזרת השם תמיד יהיה.</w:t>
      </w:r>
    </w:p>
    <w:p w14:paraId="32A9990B" w14:textId="77777777" w:rsidR="00000000" w:rsidRDefault="007C71EE">
      <w:pPr>
        <w:pStyle w:val="a"/>
        <w:ind w:firstLine="0"/>
        <w:rPr>
          <w:rFonts w:hint="cs"/>
          <w:rtl/>
        </w:rPr>
      </w:pPr>
    </w:p>
    <w:p w14:paraId="2F60FA63" w14:textId="77777777" w:rsidR="00000000" w:rsidRDefault="007C71EE">
      <w:pPr>
        <w:pStyle w:val="SpeakerCon"/>
        <w:rPr>
          <w:rtl/>
        </w:rPr>
      </w:pPr>
      <w:bookmarkStart w:id="2404" w:name="FS000000493T28_05_2003_12_07_44C"/>
      <w:bookmarkEnd w:id="2404"/>
      <w:r>
        <w:rPr>
          <w:rtl/>
        </w:rPr>
        <w:t>דוד טל (עם אחד):</w:t>
      </w:r>
    </w:p>
    <w:p w14:paraId="36727511" w14:textId="77777777" w:rsidR="00000000" w:rsidRDefault="007C71EE">
      <w:pPr>
        <w:pStyle w:val="a"/>
        <w:rPr>
          <w:rtl/>
        </w:rPr>
      </w:pPr>
    </w:p>
    <w:p w14:paraId="6001E37E" w14:textId="77777777" w:rsidR="00000000" w:rsidRDefault="007C71EE">
      <w:pPr>
        <w:pStyle w:val="a"/>
        <w:rPr>
          <w:rFonts w:hint="cs"/>
          <w:rtl/>
        </w:rPr>
      </w:pPr>
      <w:r>
        <w:rPr>
          <w:rFonts w:hint="cs"/>
          <w:rtl/>
        </w:rPr>
        <w:t>יהיה גם יהיה, מפני שהמדינה הבטיחה בזמנה ל</w:t>
      </w:r>
      <w:r>
        <w:rPr>
          <w:rFonts w:hint="cs"/>
          <w:rtl/>
        </w:rPr>
        <w:t>ראשי ההסתדרות, חיים רמון ואורון ואחרים. היא התחייבה, זה תמורת זה. פעם אחר פעם. אבל 500 מיליארד שקלים - - -</w:t>
      </w:r>
    </w:p>
    <w:p w14:paraId="43813C34" w14:textId="77777777" w:rsidR="00000000" w:rsidRDefault="007C71EE">
      <w:pPr>
        <w:pStyle w:val="a"/>
        <w:ind w:firstLine="0"/>
        <w:rPr>
          <w:rFonts w:hint="cs"/>
          <w:rtl/>
        </w:rPr>
      </w:pPr>
    </w:p>
    <w:p w14:paraId="4FEF7227" w14:textId="77777777" w:rsidR="00000000" w:rsidRDefault="007C71EE">
      <w:pPr>
        <w:pStyle w:val="ac"/>
        <w:rPr>
          <w:rtl/>
        </w:rPr>
      </w:pPr>
      <w:r>
        <w:rPr>
          <w:rFonts w:hint="eastAsia"/>
          <w:rtl/>
        </w:rPr>
        <w:t>אילנה</w:t>
      </w:r>
      <w:r>
        <w:rPr>
          <w:rtl/>
        </w:rPr>
        <w:t xml:space="preserve"> כהן (עם אחד):</w:t>
      </w:r>
    </w:p>
    <w:p w14:paraId="2FFB2526" w14:textId="77777777" w:rsidR="00000000" w:rsidRDefault="007C71EE">
      <w:pPr>
        <w:pStyle w:val="a"/>
        <w:rPr>
          <w:rFonts w:hint="cs"/>
          <w:rtl/>
        </w:rPr>
      </w:pPr>
    </w:p>
    <w:p w14:paraId="50CCFA9F" w14:textId="77777777" w:rsidR="00000000" w:rsidRDefault="007C71EE">
      <w:pPr>
        <w:pStyle w:val="a"/>
        <w:rPr>
          <w:rFonts w:hint="cs"/>
          <w:rtl/>
        </w:rPr>
      </w:pPr>
      <w:r>
        <w:rPr>
          <w:rFonts w:hint="cs"/>
          <w:rtl/>
        </w:rPr>
        <w:t>גם ראש הממשלה והממשלה. שר האוצר ב=1995 היה נאמן והוא חתם על זה.</w:t>
      </w:r>
    </w:p>
    <w:p w14:paraId="62B77B1A" w14:textId="77777777" w:rsidR="00000000" w:rsidRDefault="007C71EE">
      <w:pPr>
        <w:pStyle w:val="a"/>
        <w:ind w:firstLine="0"/>
        <w:rPr>
          <w:rFonts w:hint="cs"/>
          <w:rtl/>
        </w:rPr>
      </w:pPr>
    </w:p>
    <w:p w14:paraId="33FA9061" w14:textId="77777777" w:rsidR="00000000" w:rsidRDefault="007C71EE">
      <w:pPr>
        <w:pStyle w:val="SpeakerCon"/>
        <w:rPr>
          <w:rtl/>
        </w:rPr>
      </w:pPr>
      <w:bookmarkStart w:id="2405" w:name="FS000000493T28_05_2003_12_09_49C"/>
      <w:bookmarkEnd w:id="2405"/>
      <w:r>
        <w:rPr>
          <w:rFonts w:hint="eastAsia"/>
          <w:rtl/>
        </w:rPr>
        <w:t>דוד</w:t>
      </w:r>
      <w:r>
        <w:rPr>
          <w:rtl/>
        </w:rPr>
        <w:t xml:space="preserve"> טל (עם אחד):</w:t>
      </w:r>
    </w:p>
    <w:p w14:paraId="2E819D59" w14:textId="77777777" w:rsidR="00000000" w:rsidRDefault="007C71EE">
      <w:pPr>
        <w:pStyle w:val="a"/>
        <w:rPr>
          <w:rFonts w:hint="cs"/>
          <w:rtl/>
        </w:rPr>
      </w:pPr>
    </w:p>
    <w:p w14:paraId="3D7E3D71" w14:textId="77777777" w:rsidR="00000000" w:rsidRDefault="007C71EE">
      <w:pPr>
        <w:pStyle w:val="a"/>
        <w:rPr>
          <w:rFonts w:hint="cs"/>
          <w:rtl/>
        </w:rPr>
      </w:pPr>
      <w:r>
        <w:rPr>
          <w:rFonts w:hint="cs"/>
          <w:rtl/>
        </w:rPr>
        <w:t>אבל 500 מיליארד שקלים, למה התלבטנו לומר? פחד</w:t>
      </w:r>
      <w:r>
        <w:rPr>
          <w:rFonts w:hint="cs"/>
          <w:rtl/>
        </w:rPr>
        <w:t>תי שחברות דירוג האשראי ישמעו אותי ואז אולי ידרגו אותנו ל=</w:t>
      </w:r>
      <w:r>
        <w:rPr>
          <w:rFonts w:hint="cs"/>
        </w:rPr>
        <w:t>CCC</w:t>
      </w:r>
      <w:r>
        <w:rPr>
          <w:rFonts w:hint="cs"/>
          <w:rtl/>
        </w:rPr>
        <w:t xml:space="preserve"> או </w:t>
      </w:r>
      <w:r>
        <w:rPr>
          <w:rFonts w:hint="cs"/>
        </w:rPr>
        <w:t>DDD</w:t>
      </w:r>
      <w:r>
        <w:rPr>
          <w:rFonts w:hint="cs"/>
          <w:rtl/>
        </w:rPr>
        <w:t xml:space="preserve">. יש </w:t>
      </w:r>
      <w:r>
        <w:rPr>
          <w:rFonts w:hint="cs"/>
        </w:rPr>
        <w:t>DDD</w:t>
      </w:r>
      <w:r>
        <w:rPr>
          <w:rFonts w:hint="cs"/>
          <w:rtl/>
        </w:rPr>
        <w:t>?</w:t>
      </w:r>
    </w:p>
    <w:p w14:paraId="2F07F749" w14:textId="77777777" w:rsidR="00000000" w:rsidRDefault="007C71EE">
      <w:pPr>
        <w:pStyle w:val="a"/>
        <w:ind w:firstLine="0"/>
        <w:rPr>
          <w:rFonts w:hint="cs"/>
          <w:rtl/>
        </w:rPr>
      </w:pPr>
    </w:p>
    <w:p w14:paraId="5FA68030" w14:textId="77777777" w:rsidR="00000000" w:rsidRDefault="007C71EE">
      <w:pPr>
        <w:pStyle w:val="ad"/>
        <w:rPr>
          <w:rtl/>
        </w:rPr>
      </w:pPr>
      <w:r>
        <w:rPr>
          <w:rFonts w:hint="eastAsia"/>
          <w:rtl/>
        </w:rPr>
        <w:t>היו</w:t>
      </w:r>
      <w:r>
        <w:rPr>
          <w:rtl/>
        </w:rPr>
        <w:t>"ר ראובן ריבלין:</w:t>
      </w:r>
    </w:p>
    <w:p w14:paraId="11909505" w14:textId="77777777" w:rsidR="00000000" w:rsidRDefault="007C71EE">
      <w:pPr>
        <w:pStyle w:val="a"/>
        <w:rPr>
          <w:rFonts w:hint="cs"/>
          <w:rtl/>
        </w:rPr>
      </w:pPr>
    </w:p>
    <w:p w14:paraId="72B1A3A6" w14:textId="77777777" w:rsidR="00000000" w:rsidRDefault="007C71EE">
      <w:pPr>
        <w:pStyle w:val="a"/>
        <w:rPr>
          <w:rFonts w:hint="cs"/>
          <w:rtl/>
        </w:rPr>
      </w:pPr>
      <w:r>
        <w:rPr>
          <w:rFonts w:hint="cs"/>
          <w:rtl/>
        </w:rPr>
        <w:t>עדיין לא, אבל אנחנו נגיע לזה.</w:t>
      </w:r>
    </w:p>
    <w:p w14:paraId="23E01868" w14:textId="77777777" w:rsidR="00000000" w:rsidRDefault="007C71EE">
      <w:pPr>
        <w:pStyle w:val="a"/>
        <w:ind w:firstLine="0"/>
        <w:rPr>
          <w:rFonts w:hint="cs"/>
          <w:rtl/>
        </w:rPr>
      </w:pPr>
    </w:p>
    <w:p w14:paraId="6715266B" w14:textId="77777777" w:rsidR="00000000" w:rsidRDefault="007C71EE">
      <w:pPr>
        <w:pStyle w:val="SpeakerCon"/>
        <w:rPr>
          <w:rtl/>
        </w:rPr>
      </w:pPr>
      <w:bookmarkStart w:id="2406" w:name="FS000000493T28_05_2003_12_10_43C"/>
      <w:bookmarkEnd w:id="2406"/>
      <w:r>
        <w:rPr>
          <w:rFonts w:hint="eastAsia"/>
          <w:rtl/>
        </w:rPr>
        <w:t>דוד</w:t>
      </w:r>
      <w:r>
        <w:rPr>
          <w:rtl/>
        </w:rPr>
        <w:t xml:space="preserve"> טל (עם אחד):</w:t>
      </w:r>
    </w:p>
    <w:p w14:paraId="316FD281" w14:textId="77777777" w:rsidR="00000000" w:rsidRDefault="007C71EE">
      <w:pPr>
        <w:pStyle w:val="a"/>
        <w:rPr>
          <w:rFonts w:hint="cs"/>
          <w:rtl/>
        </w:rPr>
      </w:pPr>
    </w:p>
    <w:p w14:paraId="29EB6D77" w14:textId="77777777" w:rsidR="00000000" w:rsidRDefault="007C71EE">
      <w:pPr>
        <w:pStyle w:val="a"/>
        <w:rPr>
          <w:rFonts w:hint="cs"/>
          <w:rtl/>
        </w:rPr>
      </w:pPr>
      <w:r>
        <w:rPr>
          <w:rFonts w:hint="cs"/>
          <w:rtl/>
        </w:rPr>
        <w:t>אז אולי יהיה. מאוד חששתי מזה. אבל זו המציאות. המציאות מרה. אני לא שומע שהם באים ואומרים לנו: גם אנחנו חטאנו,</w:t>
      </w:r>
      <w:r>
        <w:rPr>
          <w:rFonts w:hint="cs"/>
          <w:rtl/>
        </w:rPr>
        <w:t xml:space="preserve"> עווינו, פשענו. לא אומרים. איך אתה אומר? זה כספי מדינה ויש מדינה שתשלם. אני מודיע לך, שגם המדינה תהיה חייבת לשלם לכל מי שהפריש מכספו, רק בדרך היא שודדת ממנו עוד הרבה מאוד כספים שהיא לא היתה צריכה לשדוד ממנו.</w:t>
      </w:r>
    </w:p>
    <w:p w14:paraId="47D33676" w14:textId="77777777" w:rsidR="00000000" w:rsidRDefault="007C71EE">
      <w:pPr>
        <w:pStyle w:val="a"/>
        <w:rPr>
          <w:rFonts w:hint="cs"/>
          <w:rtl/>
        </w:rPr>
      </w:pPr>
    </w:p>
    <w:p w14:paraId="0CDD2A9B" w14:textId="77777777" w:rsidR="00000000" w:rsidRDefault="007C71EE">
      <w:pPr>
        <w:pStyle w:val="a"/>
        <w:rPr>
          <w:rFonts w:hint="cs"/>
          <w:rtl/>
        </w:rPr>
      </w:pPr>
      <w:r>
        <w:rPr>
          <w:rFonts w:hint="cs"/>
          <w:rtl/>
        </w:rPr>
        <w:t>אני חושב שעל כך בוכה הנביא ועל כך דובר כבר אתמו</w:t>
      </w:r>
      <w:r>
        <w:rPr>
          <w:rFonts w:hint="cs"/>
          <w:rtl/>
        </w:rPr>
        <w:t>ל, והדבר בא לידי ביטוי בהפגנה הגדולה שהיתה, ההפגנה החברתית הגדולה, אם כל ההפגנות. באו והגיעו עשרות אלפי אנשים והביעו את מחאתם בנושא הזה, מתוך כוונה ומתוך תקווה שיהיה מישהו שישמע אותם, מתוך כוונה ומתוך תקווה שמישהו ישנה את מה שהוא חושב לעשות.</w:t>
      </w:r>
    </w:p>
    <w:p w14:paraId="1BB838B4" w14:textId="77777777" w:rsidR="00000000" w:rsidRDefault="007C71EE">
      <w:pPr>
        <w:pStyle w:val="a"/>
        <w:rPr>
          <w:rFonts w:hint="cs"/>
          <w:rtl/>
        </w:rPr>
      </w:pPr>
    </w:p>
    <w:p w14:paraId="0564144E" w14:textId="77777777" w:rsidR="00000000" w:rsidRDefault="007C71EE">
      <w:pPr>
        <w:pStyle w:val="a"/>
        <w:rPr>
          <w:rFonts w:hint="cs"/>
          <w:rtl/>
        </w:rPr>
      </w:pPr>
      <w:r>
        <w:rPr>
          <w:rFonts w:hint="cs"/>
          <w:rtl/>
        </w:rPr>
        <w:t>אדוני היושב-ר</w:t>
      </w:r>
      <w:r>
        <w:rPr>
          <w:rFonts w:hint="cs"/>
          <w:rtl/>
        </w:rPr>
        <w:t>אש, אחד מהעונשים הגדולים שבתוכנית הזאת, שרוצים לחייב את הפנסיונרים בדמי ניהול של 2% על הפנסיה שהם מקבלים. אני שואל אותך, מדוע? מה זה דמי ניהול 2%? זה המון כסף בשביל פנסיונר. אנחנו מדברים על שורה אחת בלבד במחשב. לא יותר משורה. אתה יודע, פעם, בבנק הפועלים לא</w:t>
      </w:r>
      <w:r>
        <w:rPr>
          <w:rFonts w:hint="cs"/>
          <w:rtl/>
        </w:rPr>
        <w:t xml:space="preserve">בא שלי היה נייר ערך של כמה אגורות. פעם, בשנות ה=50, ה=60. בכל פעם הם גבו ממנו דמי שמירה על הנייר הזה. הוא היה אצלם בכספת, היה צריך לשמור שלא יגנבו. אבל עם הזמן השיעורים והעמלות הלכו וגדלו. בשלב מסוים אמרתי להם: רבותי, היום זה נשמר במחשב וגובים על זה עשרות </w:t>
      </w:r>
      <w:r>
        <w:rPr>
          <w:rFonts w:hint="cs"/>
          <w:rtl/>
        </w:rPr>
        <w:t xml:space="preserve">שקלים. אותו דבר כאן. גובים 2% מפנסיונר שכל ימיו עבד קשה והניח את התשתית למדינה הזאת. עבד קשה בכבישים, בעבודות דחק, בפרדסים יום ולילה, קור וחום, ורוצים לגזול ממנו את המעט הזה. למה? מדוע? אדוני היושב-ראש, אני חושב שזה גילוי של חוסר רגישות בלתי רגיל. </w:t>
      </w:r>
    </w:p>
    <w:p w14:paraId="6B6BAFAD" w14:textId="77777777" w:rsidR="00000000" w:rsidRDefault="007C71EE">
      <w:pPr>
        <w:pStyle w:val="a"/>
        <w:ind w:firstLine="0"/>
        <w:rPr>
          <w:rFonts w:hint="cs"/>
          <w:rtl/>
        </w:rPr>
      </w:pPr>
    </w:p>
    <w:p w14:paraId="1D3F7AA8" w14:textId="77777777" w:rsidR="00000000" w:rsidRDefault="007C71EE">
      <w:pPr>
        <w:pStyle w:val="ad"/>
        <w:rPr>
          <w:rtl/>
        </w:rPr>
      </w:pPr>
      <w:r>
        <w:rPr>
          <w:rFonts w:hint="eastAsia"/>
          <w:rtl/>
        </w:rPr>
        <w:t>היו</w:t>
      </w:r>
      <w:r>
        <w:rPr>
          <w:rtl/>
        </w:rPr>
        <w:t xml:space="preserve">"ר </w:t>
      </w:r>
      <w:r>
        <w:rPr>
          <w:rtl/>
        </w:rPr>
        <w:t>ראובן ריבלין:</w:t>
      </w:r>
    </w:p>
    <w:p w14:paraId="27514DC8" w14:textId="77777777" w:rsidR="00000000" w:rsidRDefault="007C71EE">
      <w:pPr>
        <w:pStyle w:val="a"/>
        <w:rPr>
          <w:rFonts w:hint="cs"/>
          <w:rtl/>
        </w:rPr>
      </w:pPr>
    </w:p>
    <w:p w14:paraId="7521C7D2" w14:textId="77777777" w:rsidR="00000000" w:rsidRDefault="007C71EE">
      <w:pPr>
        <w:pStyle w:val="a"/>
        <w:rPr>
          <w:rFonts w:hint="cs"/>
          <w:rtl/>
        </w:rPr>
      </w:pPr>
      <w:r>
        <w:rPr>
          <w:rFonts w:hint="cs"/>
          <w:rtl/>
        </w:rPr>
        <w:t>אדוני שם לב, שזמנו הולך ומתקצר.</w:t>
      </w:r>
    </w:p>
    <w:p w14:paraId="2BFBBF26" w14:textId="77777777" w:rsidR="00000000" w:rsidRDefault="007C71EE">
      <w:pPr>
        <w:pStyle w:val="a"/>
        <w:ind w:firstLine="0"/>
        <w:rPr>
          <w:rFonts w:hint="cs"/>
          <w:rtl/>
        </w:rPr>
      </w:pPr>
    </w:p>
    <w:p w14:paraId="73E0D205" w14:textId="77777777" w:rsidR="00000000" w:rsidRDefault="007C71EE">
      <w:pPr>
        <w:pStyle w:val="SpeakerCon"/>
        <w:rPr>
          <w:rtl/>
        </w:rPr>
      </w:pPr>
      <w:bookmarkStart w:id="2407" w:name="FS000000493T28_05_2003_12_15_46C"/>
      <w:bookmarkEnd w:id="2407"/>
      <w:r>
        <w:rPr>
          <w:rFonts w:hint="eastAsia"/>
          <w:rtl/>
        </w:rPr>
        <w:t>דוד</w:t>
      </w:r>
      <w:r>
        <w:rPr>
          <w:rtl/>
        </w:rPr>
        <w:t xml:space="preserve"> טל (עם אחד):</w:t>
      </w:r>
    </w:p>
    <w:p w14:paraId="12E5F305" w14:textId="77777777" w:rsidR="00000000" w:rsidRDefault="007C71EE">
      <w:pPr>
        <w:pStyle w:val="a"/>
        <w:rPr>
          <w:rFonts w:hint="cs"/>
          <w:rtl/>
        </w:rPr>
      </w:pPr>
    </w:p>
    <w:p w14:paraId="1AA8BB32" w14:textId="77777777" w:rsidR="00000000" w:rsidRDefault="007C71EE">
      <w:pPr>
        <w:pStyle w:val="a"/>
        <w:rPr>
          <w:rFonts w:hint="cs"/>
          <w:rtl/>
        </w:rPr>
      </w:pPr>
      <w:r>
        <w:rPr>
          <w:rFonts w:hint="cs"/>
          <w:rtl/>
        </w:rPr>
        <w:t>אני שם לב. אני מניח שהפעם הזאת, היות שזאת הפעם האחרונה, אני אנצל את טוב לבו ואת רוחב לבו של היושב-ראש, ואין לי שום ספק שהוא ייעתר לבקשתי, כדי לסיים רעיון.</w:t>
      </w:r>
    </w:p>
    <w:p w14:paraId="56221F5D" w14:textId="77777777" w:rsidR="00000000" w:rsidRDefault="007C71EE">
      <w:pPr>
        <w:pStyle w:val="a"/>
        <w:ind w:firstLine="0"/>
        <w:rPr>
          <w:rFonts w:hint="cs"/>
          <w:rtl/>
        </w:rPr>
      </w:pPr>
    </w:p>
    <w:p w14:paraId="761A2772" w14:textId="77777777" w:rsidR="00000000" w:rsidRDefault="007C71EE">
      <w:pPr>
        <w:pStyle w:val="ad"/>
        <w:rPr>
          <w:rtl/>
        </w:rPr>
      </w:pPr>
      <w:r>
        <w:rPr>
          <w:rFonts w:hint="eastAsia"/>
          <w:rtl/>
        </w:rPr>
        <w:t>היו</w:t>
      </w:r>
      <w:r>
        <w:rPr>
          <w:rtl/>
        </w:rPr>
        <w:t>"ר ראובן ריבלין:</w:t>
      </w:r>
    </w:p>
    <w:p w14:paraId="6468397F" w14:textId="77777777" w:rsidR="00000000" w:rsidRDefault="007C71EE">
      <w:pPr>
        <w:pStyle w:val="a"/>
        <w:rPr>
          <w:rFonts w:hint="cs"/>
          <w:rtl/>
        </w:rPr>
      </w:pPr>
    </w:p>
    <w:p w14:paraId="0D72AB5C" w14:textId="77777777" w:rsidR="00000000" w:rsidRDefault="007C71EE">
      <w:pPr>
        <w:pStyle w:val="a"/>
        <w:rPr>
          <w:rFonts w:hint="cs"/>
          <w:rtl/>
        </w:rPr>
      </w:pPr>
      <w:r>
        <w:rPr>
          <w:rFonts w:hint="cs"/>
          <w:rtl/>
        </w:rPr>
        <w:t>העניין הוא שי</w:t>
      </w:r>
      <w:r>
        <w:rPr>
          <w:rFonts w:hint="cs"/>
          <w:rtl/>
        </w:rPr>
        <w:t>ש חברים רבים בתור.</w:t>
      </w:r>
    </w:p>
    <w:p w14:paraId="0324A352" w14:textId="77777777" w:rsidR="00000000" w:rsidRDefault="007C71EE">
      <w:pPr>
        <w:pStyle w:val="a"/>
        <w:ind w:firstLine="0"/>
        <w:rPr>
          <w:rFonts w:hint="cs"/>
          <w:rtl/>
        </w:rPr>
      </w:pPr>
    </w:p>
    <w:p w14:paraId="2F9A2B6D" w14:textId="77777777" w:rsidR="00000000" w:rsidRDefault="007C71EE">
      <w:pPr>
        <w:pStyle w:val="SpeakerCon"/>
        <w:rPr>
          <w:rtl/>
        </w:rPr>
      </w:pPr>
      <w:bookmarkStart w:id="2408" w:name="FS000000493T28_05_2003_12_16_34C"/>
      <w:bookmarkEnd w:id="2408"/>
      <w:r>
        <w:rPr>
          <w:rFonts w:hint="eastAsia"/>
          <w:rtl/>
        </w:rPr>
        <w:t>דוד</w:t>
      </w:r>
      <w:r>
        <w:rPr>
          <w:rtl/>
        </w:rPr>
        <w:t xml:space="preserve"> טל (עם אחד):</w:t>
      </w:r>
    </w:p>
    <w:p w14:paraId="4880B5A3" w14:textId="77777777" w:rsidR="00000000" w:rsidRDefault="007C71EE">
      <w:pPr>
        <w:pStyle w:val="a"/>
        <w:rPr>
          <w:rFonts w:hint="cs"/>
          <w:rtl/>
        </w:rPr>
      </w:pPr>
    </w:p>
    <w:p w14:paraId="0CC5122C" w14:textId="77777777" w:rsidR="00000000" w:rsidRDefault="007C71EE">
      <w:pPr>
        <w:pStyle w:val="a"/>
        <w:rPr>
          <w:rFonts w:hint="cs"/>
          <w:rtl/>
        </w:rPr>
      </w:pPr>
      <w:r>
        <w:rPr>
          <w:rFonts w:hint="cs"/>
          <w:rtl/>
        </w:rPr>
        <w:t>אנחנו לא נעבור את השעה 14:00. זה יהיה בסדר.</w:t>
      </w:r>
    </w:p>
    <w:p w14:paraId="7F56E14C" w14:textId="77777777" w:rsidR="00000000" w:rsidRDefault="007C71EE">
      <w:pPr>
        <w:pStyle w:val="a"/>
        <w:ind w:firstLine="0"/>
        <w:rPr>
          <w:rFonts w:hint="cs"/>
          <w:rtl/>
        </w:rPr>
      </w:pPr>
    </w:p>
    <w:p w14:paraId="430E0D1B" w14:textId="77777777" w:rsidR="00000000" w:rsidRDefault="007C71EE">
      <w:pPr>
        <w:pStyle w:val="ad"/>
        <w:rPr>
          <w:rtl/>
        </w:rPr>
      </w:pPr>
      <w:r>
        <w:rPr>
          <w:rFonts w:hint="eastAsia"/>
          <w:rtl/>
        </w:rPr>
        <w:t>היו</w:t>
      </w:r>
      <w:r>
        <w:rPr>
          <w:rtl/>
        </w:rPr>
        <w:t>"ר ראובן ריבלין:</w:t>
      </w:r>
    </w:p>
    <w:p w14:paraId="0D199F40" w14:textId="77777777" w:rsidR="00000000" w:rsidRDefault="007C71EE">
      <w:pPr>
        <w:pStyle w:val="a"/>
        <w:rPr>
          <w:rFonts w:hint="cs"/>
          <w:rtl/>
        </w:rPr>
      </w:pPr>
    </w:p>
    <w:p w14:paraId="2AFF16F2" w14:textId="77777777" w:rsidR="00000000" w:rsidRDefault="007C71EE">
      <w:pPr>
        <w:pStyle w:val="a"/>
        <w:rPr>
          <w:rFonts w:hint="cs"/>
          <w:rtl/>
        </w:rPr>
      </w:pPr>
      <w:r>
        <w:rPr>
          <w:rFonts w:hint="cs"/>
          <w:rtl/>
        </w:rPr>
        <w:t>חברת הכנסת אילנה כהן, יש לך חמש דקות. אם היא תיתן לך, אני אשמח.</w:t>
      </w:r>
    </w:p>
    <w:p w14:paraId="171FFA57" w14:textId="77777777" w:rsidR="00000000" w:rsidRDefault="007C71EE">
      <w:pPr>
        <w:pStyle w:val="a"/>
        <w:ind w:firstLine="0"/>
        <w:rPr>
          <w:rFonts w:hint="cs"/>
          <w:rtl/>
        </w:rPr>
      </w:pPr>
    </w:p>
    <w:p w14:paraId="40D38677" w14:textId="77777777" w:rsidR="00000000" w:rsidRDefault="007C71EE">
      <w:pPr>
        <w:pStyle w:val="SpeakerCon"/>
        <w:rPr>
          <w:rtl/>
        </w:rPr>
      </w:pPr>
      <w:bookmarkStart w:id="2409" w:name="FS000000493T28_05_2003_12_16_56C"/>
      <w:bookmarkEnd w:id="2409"/>
      <w:r>
        <w:rPr>
          <w:rFonts w:hint="eastAsia"/>
          <w:rtl/>
        </w:rPr>
        <w:t>דוד</w:t>
      </w:r>
      <w:r>
        <w:rPr>
          <w:rtl/>
        </w:rPr>
        <w:t xml:space="preserve"> טל (עם אחד):</w:t>
      </w:r>
    </w:p>
    <w:p w14:paraId="0DDA592D" w14:textId="77777777" w:rsidR="00000000" w:rsidRDefault="007C71EE">
      <w:pPr>
        <w:pStyle w:val="a"/>
        <w:rPr>
          <w:rFonts w:hint="cs"/>
          <w:rtl/>
        </w:rPr>
      </w:pPr>
    </w:p>
    <w:p w14:paraId="0C9BD3F0" w14:textId="77777777" w:rsidR="00000000" w:rsidRDefault="007C71EE">
      <w:pPr>
        <w:pStyle w:val="a"/>
        <w:rPr>
          <w:rFonts w:hint="cs"/>
          <w:rtl/>
        </w:rPr>
      </w:pPr>
      <w:r>
        <w:rPr>
          <w:rFonts w:hint="cs"/>
          <w:rtl/>
        </w:rPr>
        <w:t>אני נתתי לה, אדוני. היא תישאר ותדבר.</w:t>
      </w:r>
    </w:p>
    <w:p w14:paraId="511E67B1" w14:textId="77777777" w:rsidR="00000000" w:rsidRDefault="007C71EE">
      <w:pPr>
        <w:pStyle w:val="a"/>
        <w:ind w:firstLine="0"/>
        <w:rPr>
          <w:rFonts w:hint="cs"/>
          <w:rtl/>
        </w:rPr>
      </w:pPr>
    </w:p>
    <w:p w14:paraId="167CD269" w14:textId="77777777" w:rsidR="00000000" w:rsidRDefault="007C71EE">
      <w:pPr>
        <w:pStyle w:val="ad"/>
        <w:rPr>
          <w:rtl/>
        </w:rPr>
      </w:pPr>
      <w:r>
        <w:rPr>
          <w:rtl/>
        </w:rPr>
        <w:t>היו"ר ראובן ריבלין:</w:t>
      </w:r>
    </w:p>
    <w:p w14:paraId="4DA0C934" w14:textId="77777777" w:rsidR="00000000" w:rsidRDefault="007C71EE">
      <w:pPr>
        <w:pStyle w:val="a"/>
        <w:rPr>
          <w:rtl/>
        </w:rPr>
      </w:pPr>
    </w:p>
    <w:p w14:paraId="2C53BF89" w14:textId="77777777" w:rsidR="00000000" w:rsidRDefault="007C71EE">
      <w:pPr>
        <w:pStyle w:val="a"/>
        <w:rPr>
          <w:rFonts w:hint="cs"/>
          <w:rtl/>
        </w:rPr>
      </w:pPr>
      <w:r>
        <w:rPr>
          <w:rFonts w:hint="cs"/>
          <w:rtl/>
        </w:rPr>
        <w:t>זמנו של אד</w:t>
      </w:r>
      <w:r>
        <w:rPr>
          <w:rFonts w:hint="cs"/>
          <w:rtl/>
        </w:rPr>
        <w:t>וני תם. עכשיו, מה יהיה? חברת הכנסת אילנה כהן מייד אחריו.</w:t>
      </w:r>
    </w:p>
    <w:p w14:paraId="23E7B6F9" w14:textId="77777777" w:rsidR="00000000" w:rsidRDefault="007C71EE">
      <w:pPr>
        <w:pStyle w:val="a"/>
        <w:ind w:firstLine="0"/>
        <w:rPr>
          <w:rFonts w:hint="cs"/>
          <w:rtl/>
        </w:rPr>
      </w:pPr>
    </w:p>
    <w:p w14:paraId="0B633DE2" w14:textId="77777777" w:rsidR="00000000" w:rsidRDefault="007C71EE">
      <w:pPr>
        <w:pStyle w:val="SpeakerCon"/>
        <w:rPr>
          <w:rtl/>
        </w:rPr>
      </w:pPr>
      <w:bookmarkStart w:id="2410" w:name="FS000000493T28_05_2003_12_17_23C"/>
      <w:bookmarkEnd w:id="2410"/>
    </w:p>
    <w:p w14:paraId="7949CF41" w14:textId="77777777" w:rsidR="00000000" w:rsidRDefault="007C71EE">
      <w:pPr>
        <w:pStyle w:val="SpeakerCon"/>
        <w:rPr>
          <w:rtl/>
        </w:rPr>
      </w:pPr>
      <w:r>
        <w:rPr>
          <w:rtl/>
        </w:rPr>
        <w:t>דוד טל (עם אחד):</w:t>
      </w:r>
    </w:p>
    <w:p w14:paraId="1FA0EDBF" w14:textId="77777777" w:rsidR="00000000" w:rsidRDefault="007C71EE">
      <w:pPr>
        <w:pStyle w:val="a"/>
        <w:rPr>
          <w:rtl/>
        </w:rPr>
      </w:pPr>
    </w:p>
    <w:p w14:paraId="7BCD790C" w14:textId="77777777" w:rsidR="00000000" w:rsidRDefault="007C71EE">
      <w:pPr>
        <w:pStyle w:val="a"/>
        <w:rPr>
          <w:rFonts w:hint="cs"/>
          <w:rtl/>
        </w:rPr>
      </w:pPr>
      <w:r>
        <w:rPr>
          <w:rFonts w:hint="cs"/>
          <w:rtl/>
        </w:rPr>
        <w:t>אני מייד מסיים: אני רוצה לגעת בנושא הבריאות. תראה, אדוני, בנושא הבריאות כבר ציינתי אתמול והסברתי מדוע חסרים כמיליארד ו=800 מיליון שקל, משום שההוצאה הלאומית היתה  3,100  ש"ח בשנת 1</w:t>
      </w:r>
      <w:r>
        <w:rPr>
          <w:rFonts w:hint="cs"/>
          <w:rtl/>
        </w:rPr>
        <w:t xml:space="preserve">995, היום היא 2,800 ש"ח; נומינלית אני מדבר. אם אני לוקח את ההפרש של 300 ש"ח כפול מספר האזרחים במדינת ישראל, כ=6 מיליונים, אנחנו מקבלים מיליארד ו=800 מיליון שקל. אבל חסרים משאבים, כדי שאנשים יוכלו לקבל טיפול מינימלי טוב. </w:t>
      </w:r>
    </w:p>
    <w:p w14:paraId="14A9B833" w14:textId="77777777" w:rsidR="00000000" w:rsidRDefault="007C71EE">
      <w:pPr>
        <w:pStyle w:val="a"/>
        <w:rPr>
          <w:color w:val="0000FF"/>
          <w:szCs w:val="28"/>
          <w:rtl/>
        </w:rPr>
      </w:pPr>
    </w:p>
    <w:p w14:paraId="4E0C334D" w14:textId="77777777" w:rsidR="00000000" w:rsidRDefault="007C71EE">
      <w:pPr>
        <w:pStyle w:val="a"/>
        <w:rPr>
          <w:rFonts w:hint="cs"/>
          <w:rtl/>
        </w:rPr>
      </w:pPr>
      <w:r>
        <w:rPr>
          <w:rFonts w:hint="cs"/>
          <w:rtl/>
        </w:rPr>
        <w:t>עכשיו, לא זאת אף זאת. יש התעלמות מ</w:t>
      </w:r>
      <w:r>
        <w:rPr>
          <w:rFonts w:hint="cs"/>
          <w:rtl/>
        </w:rPr>
        <w:t>גורמים אחדים, למשל מגידול דמוגרפי, שלא באים לידי חשבון. דיברנו כמה פעמים על בניית איזה מנגנון עדכון אוטומטי, כדי שהכספים יעודכנו. אבל אף אחד לא שואל. וזה, למשל, חוץ מהנושא הטכנולוגי. כאמור, אדוני יודע שהטכנולוגיה מתקדמת ומתפתחת. נכנסים תרופות חדשות, מכשירי</w:t>
      </w:r>
      <w:r>
        <w:rPr>
          <w:rFonts w:hint="cs"/>
          <w:rtl/>
        </w:rPr>
        <w:t>ם חדשים, כלים חדשים, לטובת בריאותו של האזרח. אבל הדברים האלה לא נעשים וכל הזמן שוחקים עוד ועוד, עוד ועוד, עד דק, את כל הכספים שמיועדים לבריאותו ולרווחתו של האזרח במדינת ישראל. תודה רבה, אדוני.</w:t>
      </w:r>
    </w:p>
    <w:p w14:paraId="4518E258" w14:textId="77777777" w:rsidR="00000000" w:rsidRDefault="007C71EE">
      <w:pPr>
        <w:pStyle w:val="a"/>
        <w:ind w:firstLine="0"/>
        <w:rPr>
          <w:rFonts w:hint="cs"/>
          <w:rtl/>
        </w:rPr>
      </w:pPr>
    </w:p>
    <w:p w14:paraId="66B02DD9" w14:textId="77777777" w:rsidR="00000000" w:rsidRDefault="007C71EE">
      <w:pPr>
        <w:pStyle w:val="ad"/>
        <w:rPr>
          <w:rtl/>
        </w:rPr>
      </w:pPr>
      <w:r>
        <w:rPr>
          <w:rtl/>
        </w:rPr>
        <w:t>היו"ר ראובן ריבלין:</w:t>
      </w:r>
    </w:p>
    <w:p w14:paraId="0FDBBC8B" w14:textId="77777777" w:rsidR="00000000" w:rsidRDefault="007C71EE">
      <w:pPr>
        <w:pStyle w:val="a"/>
        <w:rPr>
          <w:rtl/>
        </w:rPr>
      </w:pPr>
    </w:p>
    <w:p w14:paraId="7BDCEABF" w14:textId="77777777" w:rsidR="00000000" w:rsidRDefault="007C71EE">
      <w:pPr>
        <w:pStyle w:val="a"/>
        <w:rPr>
          <w:rFonts w:hint="cs"/>
          <w:rtl/>
        </w:rPr>
      </w:pPr>
      <w:r>
        <w:rPr>
          <w:rFonts w:hint="cs"/>
          <w:rtl/>
        </w:rPr>
        <w:t>אני מאוד מודה לאדוני, שגזל מחברת הכנסת כה</w:t>
      </w:r>
      <w:r>
        <w:rPr>
          <w:rFonts w:hint="cs"/>
          <w:rtl/>
        </w:rPr>
        <w:t>ן רק 24 שניות. תודה רבה. לא נביא את זה בחשבון בכלל.</w:t>
      </w:r>
    </w:p>
    <w:p w14:paraId="6526A1D0" w14:textId="77777777" w:rsidR="00000000" w:rsidRDefault="007C71EE">
      <w:pPr>
        <w:pStyle w:val="a"/>
        <w:rPr>
          <w:rFonts w:hint="cs"/>
          <w:rtl/>
        </w:rPr>
      </w:pPr>
    </w:p>
    <w:p w14:paraId="161A8F4B" w14:textId="77777777" w:rsidR="00000000" w:rsidRDefault="007C71EE">
      <w:pPr>
        <w:pStyle w:val="a"/>
        <w:rPr>
          <w:rFonts w:hint="cs"/>
          <w:rtl/>
        </w:rPr>
      </w:pPr>
      <w:r>
        <w:rPr>
          <w:rFonts w:hint="cs"/>
          <w:rtl/>
        </w:rPr>
        <w:t>חברת הכנסת אילנה כהן. לרשות גברתי חמש דקות. אין לי כל ספק שהיא תצליח, בזמן העומד לרשותה, למסור את המסר שהיא מבקשת למסור. בבקשה.</w:t>
      </w:r>
    </w:p>
    <w:p w14:paraId="13F7E4D9" w14:textId="77777777" w:rsidR="00000000" w:rsidRDefault="007C71EE">
      <w:pPr>
        <w:pStyle w:val="a"/>
        <w:ind w:firstLine="0"/>
        <w:rPr>
          <w:rFonts w:hint="cs"/>
          <w:rtl/>
        </w:rPr>
      </w:pPr>
    </w:p>
    <w:p w14:paraId="28131FF1" w14:textId="77777777" w:rsidR="00000000" w:rsidRDefault="007C71EE">
      <w:pPr>
        <w:pStyle w:val="Speaker"/>
        <w:rPr>
          <w:rtl/>
        </w:rPr>
      </w:pPr>
      <w:bookmarkStart w:id="2411" w:name="FS000001063T28_05_2003_11_32_41"/>
      <w:bookmarkEnd w:id="2411"/>
      <w:r>
        <w:rPr>
          <w:rFonts w:hint="eastAsia"/>
          <w:rtl/>
        </w:rPr>
        <w:t>אילנה</w:t>
      </w:r>
      <w:r>
        <w:rPr>
          <w:rtl/>
        </w:rPr>
        <w:t xml:space="preserve"> כהן (עם אחד):</w:t>
      </w:r>
    </w:p>
    <w:p w14:paraId="00BD227E" w14:textId="77777777" w:rsidR="00000000" w:rsidRDefault="007C71EE">
      <w:pPr>
        <w:pStyle w:val="a"/>
        <w:rPr>
          <w:rFonts w:hint="cs"/>
          <w:rtl/>
        </w:rPr>
      </w:pPr>
    </w:p>
    <w:p w14:paraId="72E0E941" w14:textId="77777777" w:rsidR="00000000" w:rsidRDefault="007C71EE">
      <w:pPr>
        <w:pStyle w:val="a"/>
        <w:rPr>
          <w:rFonts w:hint="cs"/>
          <w:rtl/>
        </w:rPr>
      </w:pPr>
      <w:r>
        <w:rPr>
          <w:rFonts w:hint="cs"/>
          <w:rtl/>
        </w:rPr>
        <w:t>אדוני היושב-ראש, חברי הכנסת, בתחילת דברי אני רוצה לגנ</w:t>
      </w:r>
      <w:r>
        <w:rPr>
          <w:rFonts w:hint="cs"/>
          <w:rtl/>
        </w:rPr>
        <w:t>ות את מה שקרה עם עובדי "חיפה כימיקלים", את הצורה שבה הכו אותם. אני רוצה להגיד לכם, ששלשום ראיתי בטלוויזיה איך ניפחו להם את הפנים ממכות באלות. אני חושבת שזה דבר שאסור שיקרה לנו במדינה.</w:t>
      </w:r>
    </w:p>
    <w:p w14:paraId="39614645" w14:textId="77777777" w:rsidR="00000000" w:rsidRDefault="007C71EE">
      <w:pPr>
        <w:pStyle w:val="a"/>
        <w:rPr>
          <w:rFonts w:hint="cs"/>
          <w:rtl/>
        </w:rPr>
      </w:pPr>
    </w:p>
    <w:p w14:paraId="63D19A68" w14:textId="77777777" w:rsidR="00000000" w:rsidRDefault="007C71EE">
      <w:pPr>
        <w:pStyle w:val="a"/>
        <w:rPr>
          <w:rFonts w:hint="cs"/>
          <w:rtl/>
        </w:rPr>
      </w:pPr>
      <w:r>
        <w:rPr>
          <w:rFonts w:hint="cs"/>
          <w:rtl/>
        </w:rPr>
        <w:t>כך גם לגבי הנכים. היום הנכים יושבים בירושלים. אנחנו רואים שפעם אחת אנשי</w:t>
      </w:r>
      <w:r>
        <w:rPr>
          <w:rFonts w:hint="cs"/>
          <w:rtl/>
        </w:rPr>
        <w:t xml:space="preserve">ם נלחמים בשביל לקבל הסכם, פעם שנייה הם נלחמים על כך שיישמו אותו, ופעם שלישית הם נלחמים על כך שלא ישנו להם אותו. </w:t>
      </w:r>
    </w:p>
    <w:p w14:paraId="7B1D83B6" w14:textId="77777777" w:rsidR="00000000" w:rsidRDefault="007C71EE">
      <w:pPr>
        <w:pStyle w:val="a"/>
        <w:rPr>
          <w:rFonts w:hint="cs"/>
          <w:rtl/>
        </w:rPr>
      </w:pPr>
    </w:p>
    <w:p w14:paraId="3652C797" w14:textId="77777777" w:rsidR="00000000" w:rsidRDefault="007C71EE">
      <w:pPr>
        <w:pStyle w:val="a"/>
        <w:rPr>
          <w:rFonts w:hint="cs"/>
          <w:rtl/>
        </w:rPr>
      </w:pPr>
      <w:r>
        <w:rPr>
          <w:rFonts w:hint="cs"/>
          <w:rtl/>
        </w:rPr>
        <w:t>כולנו ראינו אתמול את אלפי האנשים שהגיעו להפגנה. אלה היו אנשים צעירים, אנשים שעובדים, והרבה פנסיונרים שבאו למחות על מה שעושים להם בפנסיה.</w:t>
      </w:r>
    </w:p>
    <w:p w14:paraId="20BFCA0B" w14:textId="77777777" w:rsidR="00000000" w:rsidRDefault="007C71EE">
      <w:pPr>
        <w:pStyle w:val="a"/>
        <w:rPr>
          <w:rFonts w:hint="cs"/>
          <w:rtl/>
        </w:rPr>
      </w:pPr>
    </w:p>
    <w:p w14:paraId="78B6C7D5" w14:textId="77777777" w:rsidR="00000000" w:rsidRDefault="007C71EE">
      <w:pPr>
        <w:pStyle w:val="a"/>
        <w:rPr>
          <w:rFonts w:hint="cs"/>
          <w:rtl/>
        </w:rPr>
      </w:pPr>
      <w:r>
        <w:rPr>
          <w:rFonts w:hint="cs"/>
          <w:rtl/>
        </w:rPr>
        <w:t xml:space="preserve">אני </w:t>
      </w:r>
      <w:r>
        <w:rPr>
          <w:rFonts w:hint="cs"/>
          <w:rtl/>
        </w:rPr>
        <w:t xml:space="preserve">רוצה להגיד לכם, שאם היו עושים בדיקת רנטגן לכל חברי הכנסת </w:t>
      </w:r>
      <w:r>
        <w:rPr>
          <w:rtl/>
        </w:rPr>
        <w:t>–</w:t>
      </w:r>
      <w:r>
        <w:rPr>
          <w:rFonts w:hint="cs"/>
          <w:rtl/>
        </w:rPr>
        <w:t xml:space="preserve"> ואני לא מאשימה אותם </w:t>
      </w:r>
      <w:r>
        <w:rPr>
          <w:rtl/>
        </w:rPr>
        <w:t>–</w:t>
      </w:r>
      <w:r>
        <w:rPr>
          <w:rFonts w:hint="cs"/>
          <w:rtl/>
        </w:rPr>
        <w:t xml:space="preserve"> היו מוצאים שאין הרבה חברי כנסת שמבינים בסעיפים של הפנסיה. אם היו עושים להם צילום רנטגן, היו רואים את האמת שלהם. אבל מה קרה? אנשים באים לפה להצביע על דבר שהוא חוצה מפלגות. מדוב</w:t>
      </w:r>
      <w:r>
        <w:rPr>
          <w:rFonts w:hint="cs"/>
          <w:rtl/>
        </w:rPr>
        <w:t xml:space="preserve">ר בהורים שלנו. האם זה שונה אם הם שייכים למפלגה כזאת, או למפלגה כזאת, או למפלגה כזאת? אני מאשימה את משרד הבריאות, שנתן בתחום תוחלת החיים. אז מה עכשיו יבואו ויעשו עם האנשים?  האם מישהו ראה את כל הפרקים? הרי רב הנסתר על הנגלה. מה קורה? </w:t>
      </w:r>
    </w:p>
    <w:p w14:paraId="171D2D4B" w14:textId="77777777" w:rsidR="00000000" w:rsidRDefault="007C71EE">
      <w:pPr>
        <w:pStyle w:val="a"/>
        <w:rPr>
          <w:rFonts w:hint="cs"/>
          <w:rtl/>
        </w:rPr>
      </w:pPr>
    </w:p>
    <w:p w14:paraId="555F53E9" w14:textId="77777777" w:rsidR="00000000" w:rsidRDefault="007C71EE">
      <w:pPr>
        <w:pStyle w:val="a"/>
        <w:rPr>
          <w:rFonts w:hint="cs"/>
          <w:rtl/>
        </w:rPr>
      </w:pPr>
      <w:r>
        <w:rPr>
          <w:rFonts w:hint="cs"/>
          <w:rtl/>
        </w:rPr>
        <w:t>פתאום באו ונתנו סמכות</w:t>
      </w:r>
      <w:r>
        <w:rPr>
          <w:rFonts w:hint="cs"/>
          <w:rtl/>
        </w:rPr>
        <w:t xml:space="preserve"> החלטה לאדם אחד, שהוא המפקח על שוק ההון. בכל סעיף מופיע: המפקח יחליט, המפקח יחליט, המפקח יחליט, המפקח יחליט. וזאת בלי שנתנו הזדמנות לחברי הכנסת לבחור מה להחליט בסעיפים מהותיים. </w:t>
      </w:r>
    </w:p>
    <w:p w14:paraId="4522FE4A" w14:textId="77777777" w:rsidR="00000000" w:rsidRDefault="007C71EE">
      <w:pPr>
        <w:pStyle w:val="a"/>
        <w:rPr>
          <w:rFonts w:hint="cs"/>
          <w:rtl/>
        </w:rPr>
      </w:pPr>
    </w:p>
    <w:p w14:paraId="6A824541" w14:textId="77777777" w:rsidR="00000000" w:rsidRDefault="007C71EE">
      <w:pPr>
        <w:pStyle w:val="a"/>
        <w:rPr>
          <w:rFonts w:hint="cs"/>
          <w:rtl/>
        </w:rPr>
      </w:pPr>
      <w:r>
        <w:rPr>
          <w:rFonts w:hint="cs"/>
          <w:rtl/>
        </w:rPr>
        <w:t>אתן לכם דוגמה. מי שהיה בשיטת שלוש השנים האחרונות, אומרים לו שמרגע זה יפסיקו א</w:t>
      </w:r>
      <w:r>
        <w:rPr>
          <w:rFonts w:hint="cs"/>
          <w:rtl/>
        </w:rPr>
        <w:t xml:space="preserve">ת השיטה הזאת, ומעתה ואילך זה ילך לפי שיטת הממוצעים. איך זה יחושב? </w:t>
      </w:r>
      <w:r>
        <w:rPr>
          <w:rtl/>
        </w:rPr>
        <w:t>–</w:t>
      </w:r>
      <w:r>
        <w:rPr>
          <w:rFonts w:hint="cs"/>
          <w:rtl/>
        </w:rPr>
        <w:t xml:space="preserve"> המפקח יחליט. מה זה? הוא יחליט לפי איך שהוא יישן בלילה?</w:t>
      </w:r>
    </w:p>
    <w:p w14:paraId="22A7CFCB" w14:textId="77777777" w:rsidR="00000000" w:rsidRDefault="007C71EE">
      <w:pPr>
        <w:pStyle w:val="a"/>
        <w:rPr>
          <w:rFonts w:hint="cs"/>
          <w:rtl/>
        </w:rPr>
      </w:pPr>
    </w:p>
    <w:p w14:paraId="1ADB57EB" w14:textId="77777777" w:rsidR="00000000" w:rsidRDefault="007C71EE">
      <w:pPr>
        <w:pStyle w:val="a"/>
        <w:rPr>
          <w:rFonts w:hint="cs"/>
          <w:rtl/>
        </w:rPr>
      </w:pPr>
      <w:r>
        <w:rPr>
          <w:rFonts w:hint="cs"/>
          <w:rtl/>
        </w:rPr>
        <w:t>מדברים על מונופולים. פה נתנו לאדם אחד ויחיד להחליט.</w:t>
      </w:r>
    </w:p>
    <w:p w14:paraId="6BC89C8C" w14:textId="77777777" w:rsidR="00000000" w:rsidRDefault="007C71EE">
      <w:pPr>
        <w:pStyle w:val="a"/>
        <w:rPr>
          <w:rFonts w:hint="cs"/>
          <w:rtl/>
        </w:rPr>
      </w:pPr>
    </w:p>
    <w:p w14:paraId="0A2AA052" w14:textId="77777777" w:rsidR="00000000" w:rsidRDefault="007C71EE">
      <w:pPr>
        <w:pStyle w:val="a"/>
        <w:rPr>
          <w:rFonts w:hint="cs"/>
          <w:rtl/>
        </w:rPr>
      </w:pPr>
      <w:r>
        <w:rPr>
          <w:rFonts w:hint="cs"/>
          <w:rtl/>
        </w:rPr>
        <w:t>אף שהרבה חברות כנסת לא נמצאות פה, אני רוצה לפנות לכל חברות הכנסת. זה מאוד נעים,</w:t>
      </w:r>
      <w:r>
        <w:rPr>
          <w:rFonts w:hint="cs"/>
          <w:rtl/>
        </w:rPr>
        <w:t xml:space="preserve"> כל אחת שעושה קריירה יכולה לעבוד הרבה שנים. אני רוצה להגיד לכן, שיש נשים שעובדות בשתי משרות, לא יעזור. אולי לאט לאט זה יתחיל להשתנות. ילד שבוכה בלילה בבית, למי הוא קורא בדרך כלל? </w:t>
      </w:r>
      <w:r>
        <w:rPr>
          <w:rtl/>
        </w:rPr>
        <w:t>–</w:t>
      </w:r>
      <w:r>
        <w:rPr>
          <w:rFonts w:hint="cs"/>
          <w:rtl/>
        </w:rPr>
        <w:t xml:space="preserve"> לאמא. לא ראיתי הרבה שקוראים: אבא. זה דבר ידוע, זה דבר טבעי ולגיטימי. כשאשה </w:t>
      </w:r>
      <w:r>
        <w:rPr>
          <w:rFonts w:hint="cs"/>
          <w:rtl/>
        </w:rPr>
        <w:t>חוזרת מיום העבודה שלה - - -</w:t>
      </w:r>
    </w:p>
    <w:p w14:paraId="20552E33" w14:textId="77777777" w:rsidR="00000000" w:rsidRDefault="007C71EE">
      <w:pPr>
        <w:pStyle w:val="a"/>
        <w:ind w:firstLine="0"/>
        <w:rPr>
          <w:rFonts w:hint="cs"/>
          <w:rtl/>
        </w:rPr>
      </w:pPr>
    </w:p>
    <w:p w14:paraId="7EDA2E25" w14:textId="77777777" w:rsidR="00000000" w:rsidRDefault="007C71EE">
      <w:pPr>
        <w:pStyle w:val="ac"/>
        <w:rPr>
          <w:rtl/>
        </w:rPr>
      </w:pPr>
      <w:r>
        <w:rPr>
          <w:rFonts w:hint="eastAsia"/>
          <w:rtl/>
        </w:rPr>
        <w:t>מל</w:t>
      </w:r>
      <w:r>
        <w:rPr>
          <w:rtl/>
        </w:rPr>
        <w:t xml:space="preserve"> פולישוק-בלוך (שינוי):</w:t>
      </w:r>
    </w:p>
    <w:p w14:paraId="1329368F" w14:textId="77777777" w:rsidR="00000000" w:rsidRDefault="007C71EE">
      <w:pPr>
        <w:pStyle w:val="a"/>
        <w:rPr>
          <w:rFonts w:hint="cs"/>
          <w:rtl/>
        </w:rPr>
      </w:pPr>
    </w:p>
    <w:p w14:paraId="2F1EBBD4" w14:textId="77777777" w:rsidR="00000000" w:rsidRDefault="007C71EE">
      <w:pPr>
        <w:pStyle w:val="a"/>
        <w:rPr>
          <w:rFonts w:hint="cs"/>
          <w:rtl/>
        </w:rPr>
      </w:pPr>
      <w:r>
        <w:rPr>
          <w:rFonts w:hint="cs"/>
          <w:rtl/>
        </w:rPr>
        <w:t>למה?</w:t>
      </w:r>
    </w:p>
    <w:p w14:paraId="4918907A" w14:textId="77777777" w:rsidR="00000000" w:rsidRDefault="007C71EE">
      <w:pPr>
        <w:pStyle w:val="a"/>
        <w:ind w:firstLine="0"/>
        <w:rPr>
          <w:rFonts w:hint="cs"/>
          <w:rtl/>
        </w:rPr>
      </w:pPr>
    </w:p>
    <w:p w14:paraId="4E6B77B4" w14:textId="77777777" w:rsidR="00000000" w:rsidRDefault="007C71EE">
      <w:pPr>
        <w:pStyle w:val="SpeakerCon"/>
        <w:rPr>
          <w:rtl/>
        </w:rPr>
      </w:pPr>
      <w:bookmarkStart w:id="2412" w:name="FS000001063T28_05_2003_11_39_54C"/>
      <w:bookmarkEnd w:id="2412"/>
      <w:r>
        <w:rPr>
          <w:rtl/>
        </w:rPr>
        <w:t>אילנה כהן (עם אחד):</w:t>
      </w:r>
    </w:p>
    <w:p w14:paraId="0BDC1700" w14:textId="77777777" w:rsidR="00000000" w:rsidRDefault="007C71EE">
      <w:pPr>
        <w:pStyle w:val="a"/>
        <w:rPr>
          <w:rtl/>
        </w:rPr>
      </w:pPr>
    </w:p>
    <w:p w14:paraId="156B0FFA" w14:textId="77777777" w:rsidR="00000000" w:rsidRDefault="007C71EE">
      <w:pPr>
        <w:pStyle w:val="a"/>
        <w:rPr>
          <w:rFonts w:hint="cs"/>
          <w:rtl/>
        </w:rPr>
      </w:pPr>
      <w:r>
        <w:rPr>
          <w:rFonts w:hint="cs"/>
          <w:rtl/>
        </w:rPr>
        <w:t>בחייך, תני לי, תני לי. תאמיני לי שאני אומרת מה שאני יודעת. זה כמו שבבית-חולים חולה צועק "אחות". הוא לא צועק משהו אחר. הוא צועק: אחות. זאת עובדה.</w:t>
      </w:r>
    </w:p>
    <w:p w14:paraId="4750AD68" w14:textId="77777777" w:rsidR="00000000" w:rsidRDefault="007C71EE">
      <w:pPr>
        <w:pStyle w:val="a"/>
        <w:rPr>
          <w:rFonts w:hint="cs"/>
          <w:rtl/>
        </w:rPr>
      </w:pPr>
    </w:p>
    <w:p w14:paraId="7D194279" w14:textId="77777777" w:rsidR="00000000" w:rsidRDefault="007C71EE">
      <w:pPr>
        <w:pStyle w:val="a"/>
        <w:rPr>
          <w:rFonts w:hint="cs"/>
          <w:rtl/>
        </w:rPr>
      </w:pPr>
      <w:r>
        <w:rPr>
          <w:rFonts w:hint="cs"/>
          <w:rtl/>
        </w:rPr>
        <w:t>אני באה ואומרת, שגם היציאה ש</w:t>
      </w:r>
      <w:r>
        <w:rPr>
          <w:rFonts w:hint="cs"/>
          <w:rtl/>
        </w:rPr>
        <w:t>ל הנשים לעבודה היא כזאת שהן בדרך כלל לא במקום הראשון כשלוקחים אותן למקום העבודה. אני רוצה להגיד לכם, רבותי, שיש מקצועות</w:t>
      </w:r>
      <w:r>
        <w:rPr>
          <w:rtl/>
        </w:rPr>
        <w:t xml:space="preserve"> </w:t>
      </w:r>
      <w:r>
        <w:rPr>
          <w:rFonts w:hint="cs"/>
          <w:rtl/>
        </w:rPr>
        <w:t>שאי-אפשר להעלות לגביהם את גיל הפרישה. אנשים עובדים בבתי-חרושת, גם גברים וגם נשים. רוצים להעלות להם את גיל הפרישה. צריך לחשוב על זה. אנחנ</w:t>
      </w:r>
      <w:r>
        <w:rPr>
          <w:rFonts w:hint="cs"/>
          <w:rtl/>
        </w:rPr>
        <w:t>ו לא נגד. אבל אני רוצה להגיד לכם, שכשחולה נכנס לחדר ניתוח, לאחר שהוא יוצא ופוקח את העיניים, אם הוא רואה אחות בת 70, הוא עוצם את העיניים בחזרה. אותו דבר לגבי מורים. יש מקצועות שבהם זה לא עניין של גיל. יש מקצועות שפשוט נשחקים בהם.</w:t>
      </w:r>
    </w:p>
    <w:p w14:paraId="4D18180A" w14:textId="77777777" w:rsidR="00000000" w:rsidRDefault="007C71EE">
      <w:pPr>
        <w:pStyle w:val="a"/>
        <w:rPr>
          <w:rFonts w:hint="cs"/>
          <w:rtl/>
        </w:rPr>
      </w:pPr>
    </w:p>
    <w:p w14:paraId="305F09AE" w14:textId="77777777" w:rsidR="00000000" w:rsidRDefault="007C71EE">
      <w:pPr>
        <w:pStyle w:val="a"/>
        <w:rPr>
          <w:rFonts w:hint="cs"/>
          <w:rtl/>
        </w:rPr>
      </w:pPr>
      <w:r>
        <w:rPr>
          <w:rFonts w:hint="cs"/>
          <w:rtl/>
        </w:rPr>
        <w:t>אדבר על הסקטור שאני מייצגת</w:t>
      </w:r>
      <w:r>
        <w:rPr>
          <w:rFonts w:hint="cs"/>
          <w:rtl/>
        </w:rPr>
        <w:t>. אני רואה אחיות שעובדות כל כך קשה, במחלקות אונקולוגיות, במחלקות לטיפול נמרץ וכו'. איך הן עובדות? הן לא עובדות מ=08:00 עד 15:00. הן עובדות יום-יום, בוקר, ערב, לילה, שבתות וחגים. אתם לא יודעים מה זה. אני יכולה להגיד לכם, שכשאני עשיתי משמרות, לאחר שהייתי גומ</w:t>
      </w:r>
      <w:r>
        <w:rPr>
          <w:rFonts w:hint="cs"/>
          <w:rtl/>
        </w:rPr>
        <w:t xml:space="preserve">רת משמרת לילה ובאה הביתה, והילד שלי היה רק קורא: אמא </w:t>
      </w:r>
      <w:r>
        <w:rPr>
          <w:rtl/>
        </w:rPr>
        <w:t>–</w:t>
      </w:r>
      <w:r>
        <w:rPr>
          <w:rFonts w:hint="cs"/>
          <w:rtl/>
        </w:rPr>
        <w:t xml:space="preserve"> הלכה לי כל השינה, כי כל השעון הביולוגי משתנה. כמה שנים אתם רוצים להחזיק אותן? אתם באמת חושבים שאחות בת 67 יכולה עוד לעשות שמירת לילה? אני רואה שבמליאה אנשים נרדמים, מנמנמים. ראינו איך הצביעו בוועדת הכס</w:t>
      </w:r>
      <w:r>
        <w:rPr>
          <w:rFonts w:hint="cs"/>
          <w:rtl/>
        </w:rPr>
        <w:t>פים מתוך שינה על דברים מאוד חשובים. אז את זה לא צריך להביא  בחשבון?</w:t>
      </w:r>
    </w:p>
    <w:p w14:paraId="49032E14" w14:textId="77777777" w:rsidR="00000000" w:rsidRDefault="007C71EE">
      <w:pPr>
        <w:pStyle w:val="a"/>
        <w:rPr>
          <w:rFonts w:hint="cs"/>
          <w:rtl/>
        </w:rPr>
      </w:pPr>
    </w:p>
    <w:p w14:paraId="1A0B9540" w14:textId="77777777" w:rsidR="00000000" w:rsidRDefault="007C71EE">
      <w:pPr>
        <w:pStyle w:val="a"/>
        <w:rPr>
          <w:rFonts w:hint="cs"/>
          <w:rtl/>
        </w:rPr>
      </w:pPr>
      <w:r>
        <w:rPr>
          <w:rFonts w:hint="cs"/>
          <w:rtl/>
        </w:rPr>
        <w:t xml:space="preserve">לא אמרתי שלא צריך להעלות את הגיל. אבל אני חושבת שכשמדובר בפנסיה, בדבר כל כך מהותי, צריך לחשוב היטב. </w:t>
      </w:r>
    </w:p>
    <w:p w14:paraId="496985E0" w14:textId="77777777" w:rsidR="00000000" w:rsidRDefault="007C71EE">
      <w:pPr>
        <w:pStyle w:val="a"/>
        <w:rPr>
          <w:rFonts w:hint="cs"/>
          <w:rtl/>
        </w:rPr>
      </w:pPr>
    </w:p>
    <w:p w14:paraId="7041C31B" w14:textId="77777777" w:rsidR="00000000" w:rsidRDefault="007C71EE">
      <w:pPr>
        <w:pStyle w:val="a"/>
        <w:rPr>
          <w:rFonts w:hint="cs"/>
          <w:rtl/>
        </w:rPr>
      </w:pPr>
      <w:r>
        <w:rPr>
          <w:rFonts w:hint="cs"/>
          <w:rtl/>
        </w:rPr>
        <w:t>ואני לא בעד שההסתדרות תקבל את ניהול הקרנות, כמו שחושבים שזה הסעיף העיקרי. אני באה ואו</w:t>
      </w:r>
      <w:r>
        <w:rPr>
          <w:rFonts w:hint="cs"/>
          <w:rtl/>
        </w:rPr>
        <w:t>מרת: אתם רוצים שנעלה את דמי הגמולים, אתם רוצים שהפנסיונר ישלם עוד 2%, אתם רוצים שאדם, כשעוד לא העלו לו את גיל הפרישה, ישלם קנס, כי לא נותנים לו לעבוד עד גיל 67, אלא אומרים לו: על השנים הנותרות אתה תשלם קנס. ואני שואלת אתכם, ואמרתי זאת שלשום, ואזכיר זאת עוד</w:t>
      </w:r>
      <w:r>
        <w:rPr>
          <w:rFonts w:hint="cs"/>
          <w:rtl/>
        </w:rPr>
        <w:t xml:space="preserve"> הפעם - - -</w:t>
      </w:r>
    </w:p>
    <w:p w14:paraId="25E6CFC2" w14:textId="77777777" w:rsidR="00000000" w:rsidRDefault="007C71EE">
      <w:pPr>
        <w:pStyle w:val="a"/>
        <w:ind w:firstLine="0"/>
        <w:rPr>
          <w:rFonts w:hint="cs"/>
          <w:rtl/>
        </w:rPr>
      </w:pPr>
    </w:p>
    <w:p w14:paraId="22BCFD27" w14:textId="77777777" w:rsidR="00000000" w:rsidRDefault="007C71EE">
      <w:pPr>
        <w:pStyle w:val="ad"/>
        <w:rPr>
          <w:rtl/>
        </w:rPr>
      </w:pPr>
      <w:bookmarkStart w:id="2413" w:name="FS000001063T28_05_2003_11_46_19C"/>
      <w:bookmarkEnd w:id="2413"/>
      <w:r>
        <w:rPr>
          <w:rFonts w:hint="eastAsia"/>
          <w:rtl/>
        </w:rPr>
        <w:t>היו</w:t>
      </w:r>
      <w:r>
        <w:rPr>
          <w:rtl/>
        </w:rPr>
        <w:t>"ר ראובן ריבלין:</w:t>
      </w:r>
    </w:p>
    <w:p w14:paraId="47487312" w14:textId="77777777" w:rsidR="00000000" w:rsidRDefault="007C71EE">
      <w:pPr>
        <w:pStyle w:val="a"/>
        <w:rPr>
          <w:rFonts w:hint="cs"/>
          <w:rtl/>
        </w:rPr>
      </w:pPr>
    </w:p>
    <w:p w14:paraId="41735254" w14:textId="77777777" w:rsidR="00000000" w:rsidRDefault="007C71EE">
      <w:pPr>
        <w:pStyle w:val="a"/>
        <w:rPr>
          <w:rFonts w:hint="cs"/>
          <w:rtl/>
        </w:rPr>
      </w:pPr>
      <w:r>
        <w:rPr>
          <w:rFonts w:hint="cs"/>
          <w:rtl/>
        </w:rPr>
        <w:t>רק שגברתי סיימה את הזמן המוקצב לה. אני חושב שאת אומרת דברים חשובים ביותר, וחבל שסיעתך לא נתנה לך יותר זמן.</w:t>
      </w:r>
    </w:p>
    <w:p w14:paraId="002A43BA" w14:textId="77777777" w:rsidR="00000000" w:rsidRDefault="007C71EE">
      <w:pPr>
        <w:pStyle w:val="a"/>
        <w:ind w:firstLine="0"/>
        <w:rPr>
          <w:rFonts w:hint="cs"/>
          <w:rtl/>
        </w:rPr>
      </w:pPr>
    </w:p>
    <w:p w14:paraId="7074D690" w14:textId="77777777" w:rsidR="00000000" w:rsidRDefault="007C71EE">
      <w:pPr>
        <w:pStyle w:val="SpeakerCon"/>
        <w:rPr>
          <w:rtl/>
        </w:rPr>
      </w:pPr>
      <w:bookmarkStart w:id="2414" w:name="FS000001063T28_05_2003_11_46_43C"/>
      <w:bookmarkEnd w:id="2414"/>
      <w:r>
        <w:rPr>
          <w:rtl/>
        </w:rPr>
        <w:t>אילנה כהן (עם אחד):</w:t>
      </w:r>
    </w:p>
    <w:p w14:paraId="4D5841A8" w14:textId="77777777" w:rsidR="00000000" w:rsidRDefault="007C71EE">
      <w:pPr>
        <w:pStyle w:val="a"/>
        <w:rPr>
          <w:rtl/>
        </w:rPr>
      </w:pPr>
    </w:p>
    <w:p w14:paraId="4DDBAF1C" w14:textId="77777777" w:rsidR="00000000" w:rsidRDefault="007C71EE">
      <w:pPr>
        <w:pStyle w:val="a"/>
        <w:rPr>
          <w:rFonts w:hint="cs"/>
          <w:rtl/>
        </w:rPr>
      </w:pPr>
      <w:r>
        <w:rPr>
          <w:rFonts w:hint="cs"/>
          <w:rtl/>
        </w:rPr>
        <w:t>אני מצטערת, הייתי צריכה לדבר יותר, אבל הייתי עסוקה עם הבן שלי.</w:t>
      </w:r>
    </w:p>
    <w:p w14:paraId="7FD9A048" w14:textId="77777777" w:rsidR="00000000" w:rsidRDefault="007C71EE">
      <w:pPr>
        <w:pStyle w:val="a"/>
        <w:ind w:firstLine="0"/>
        <w:rPr>
          <w:rFonts w:hint="cs"/>
          <w:rtl/>
        </w:rPr>
      </w:pPr>
    </w:p>
    <w:p w14:paraId="5AE6E590" w14:textId="77777777" w:rsidR="00000000" w:rsidRDefault="007C71EE">
      <w:pPr>
        <w:pStyle w:val="ad"/>
        <w:rPr>
          <w:rtl/>
        </w:rPr>
      </w:pPr>
      <w:r>
        <w:rPr>
          <w:rtl/>
        </w:rPr>
        <w:t>היו"ר ראובן ריבלין:</w:t>
      </w:r>
    </w:p>
    <w:p w14:paraId="6701A572" w14:textId="77777777" w:rsidR="00000000" w:rsidRDefault="007C71EE">
      <w:pPr>
        <w:pStyle w:val="a"/>
        <w:rPr>
          <w:rtl/>
        </w:rPr>
      </w:pPr>
    </w:p>
    <w:p w14:paraId="4534E1FA" w14:textId="77777777" w:rsidR="00000000" w:rsidRDefault="007C71EE">
      <w:pPr>
        <w:pStyle w:val="a"/>
        <w:rPr>
          <w:rFonts w:hint="cs"/>
          <w:rtl/>
        </w:rPr>
      </w:pPr>
      <w:r>
        <w:rPr>
          <w:rFonts w:hint="cs"/>
          <w:rtl/>
        </w:rPr>
        <w:t>חבר הכנס</w:t>
      </w:r>
      <w:r>
        <w:rPr>
          <w:rFonts w:hint="cs"/>
          <w:rtl/>
        </w:rPr>
        <w:t>ת שטרן גם הוא רוצה לדבר.</w:t>
      </w:r>
    </w:p>
    <w:p w14:paraId="18CE0C50" w14:textId="77777777" w:rsidR="00000000" w:rsidRDefault="007C71EE">
      <w:pPr>
        <w:pStyle w:val="a"/>
        <w:ind w:firstLine="0"/>
        <w:rPr>
          <w:rFonts w:hint="cs"/>
          <w:rtl/>
        </w:rPr>
      </w:pPr>
    </w:p>
    <w:p w14:paraId="33BB2065" w14:textId="77777777" w:rsidR="00000000" w:rsidRDefault="007C71EE">
      <w:pPr>
        <w:pStyle w:val="SpeakerCon"/>
        <w:rPr>
          <w:rtl/>
        </w:rPr>
      </w:pPr>
      <w:bookmarkStart w:id="2415" w:name="FS000001063T28_05_2003_11_47_02C"/>
      <w:bookmarkEnd w:id="2415"/>
      <w:r>
        <w:rPr>
          <w:rtl/>
        </w:rPr>
        <w:t>אילנה כהן (עם אחד):</w:t>
      </w:r>
    </w:p>
    <w:p w14:paraId="2CD69989" w14:textId="77777777" w:rsidR="00000000" w:rsidRDefault="007C71EE">
      <w:pPr>
        <w:pStyle w:val="a"/>
        <w:rPr>
          <w:rtl/>
        </w:rPr>
      </w:pPr>
    </w:p>
    <w:p w14:paraId="3FCCE440" w14:textId="77777777" w:rsidR="00000000" w:rsidRDefault="007C71EE">
      <w:pPr>
        <w:pStyle w:val="a"/>
        <w:rPr>
          <w:rFonts w:hint="cs"/>
          <w:rtl/>
        </w:rPr>
      </w:pPr>
      <w:r>
        <w:rPr>
          <w:rFonts w:hint="cs"/>
          <w:rtl/>
        </w:rPr>
        <w:t xml:space="preserve">אומר רק משפט אחד, ובזה אסיים.  אנשים יעבדו יותר, ישלמו יותר ויקבלו פחות. אם אנחנו אנשים שחושבים על הזקנים שיוצאים לפנסיה, והאריכו להם את תוחלת החיים </w:t>
      </w:r>
      <w:r>
        <w:rPr>
          <w:rtl/>
        </w:rPr>
        <w:t>–</w:t>
      </w:r>
      <w:r>
        <w:rPr>
          <w:rFonts w:hint="cs"/>
          <w:rtl/>
        </w:rPr>
        <w:t xml:space="preserve"> אז תנו להם לחיות בכבוד. תודה.</w:t>
      </w:r>
    </w:p>
    <w:p w14:paraId="325D5008" w14:textId="77777777" w:rsidR="00000000" w:rsidRDefault="007C71EE">
      <w:pPr>
        <w:pStyle w:val="a"/>
        <w:ind w:firstLine="0"/>
        <w:rPr>
          <w:rFonts w:hint="cs"/>
          <w:rtl/>
        </w:rPr>
      </w:pPr>
    </w:p>
    <w:p w14:paraId="40D40225" w14:textId="77777777" w:rsidR="00000000" w:rsidRDefault="007C71EE">
      <w:pPr>
        <w:pStyle w:val="ad"/>
        <w:rPr>
          <w:rtl/>
        </w:rPr>
      </w:pPr>
      <w:r>
        <w:rPr>
          <w:rtl/>
        </w:rPr>
        <w:t>היו"ר ראובן ריבלין:</w:t>
      </w:r>
    </w:p>
    <w:p w14:paraId="20632AF9" w14:textId="77777777" w:rsidR="00000000" w:rsidRDefault="007C71EE">
      <w:pPr>
        <w:pStyle w:val="a"/>
        <w:rPr>
          <w:rtl/>
        </w:rPr>
      </w:pPr>
    </w:p>
    <w:p w14:paraId="17744AA8" w14:textId="77777777" w:rsidR="00000000" w:rsidRDefault="007C71EE">
      <w:pPr>
        <w:pStyle w:val="a"/>
        <w:rPr>
          <w:rFonts w:hint="cs"/>
          <w:rtl/>
        </w:rPr>
      </w:pPr>
      <w:r>
        <w:rPr>
          <w:rFonts w:hint="cs"/>
          <w:rtl/>
        </w:rPr>
        <w:t>אני מא</w:t>
      </w:r>
      <w:r>
        <w:rPr>
          <w:rFonts w:hint="cs"/>
          <w:rtl/>
        </w:rPr>
        <w:t xml:space="preserve">וד מודה לחברת הכנסת כהן. אני מזמין את חבר הכנסת יורי שטרן. לרשותו של אדוני עומדות 15 דקות. אחריו </w:t>
      </w:r>
      <w:r>
        <w:rPr>
          <w:rtl/>
        </w:rPr>
        <w:t>–</w:t>
      </w:r>
      <w:r>
        <w:rPr>
          <w:rFonts w:hint="cs"/>
          <w:rtl/>
        </w:rPr>
        <w:t xml:space="preserve"> חבר הכנסת חיים כץ עם חמש דקות. אחריו </w:t>
      </w:r>
      <w:r>
        <w:rPr>
          <w:rtl/>
        </w:rPr>
        <w:t>–</w:t>
      </w:r>
      <w:r>
        <w:rPr>
          <w:rFonts w:hint="cs"/>
          <w:rtl/>
        </w:rPr>
        <w:t xml:space="preserve"> השר הנכבד לשעבר, ולעתיד אני מקווה, חבר הכנסת נסים דהן, שגם לו יעמדו 15 דקות. לאחר מכן </w:t>
      </w:r>
      <w:r>
        <w:rPr>
          <w:rtl/>
        </w:rPr>
        <w:t>–</w:t>
      </w:r>
      <w:r>
        <w:rPr>
          <w:rFonts w:hint="cs"/>
          <w:rtl/>
        </w:rPr>
        <w:t xml:space="preserve"> חבר הכנסת אהוד רצאבי. לאחר מכן</w:t>
      </w:r>
      <w:r>
        <w:rPr>
          <w:rFonts w:hint="cs"/>
          <w:rtl/>
        </w:rPr>
        <w:t xml:space="preserve"> </w:t>
      </w:r>
      <w:r>
        <w:rPr>
          <w:rtl/>
        </w:rPr>
        <w:t>–</w:t>
      </w:r>
      <w:r>
        <w:rPr>
          <w:rFonts w:hint="cs"/>
          <w:rtl/>
        </w:rPr>
        <w:t xml:space="preserve"> חבר הכנסת יצחק הרצוג. יסיים </w:t>
      </w:r>
      <w:r>
        <w:rPr>
          <w:rtl/>
        </w:rPr>
        <w:t>–</w:t>
      </w:r>
      <w:r>
        <w:rPr>
          <w:rFonts w:hint="cs"/>
          <w:rtl/>
        </w:rPr>
        <w:t xml:space="preserve"> חבר הכנסת יולי אדלשטיין.</w:t>
      </w:r>
    </w:p>
    <w:p w14:paraId="6360CB59" w14:textId="77777777" w:rsidR="00000000" w:rsidRDefault="007C71EE">
      <w:pPr>
        <w:pStyle w:val="a"/>
        <w:ind w:firstLine="0"/>
        <w:rPr>
          <w:rFonts w:hint="cs"/>
          <w:rtl/>
        </w:rPr>
      </w:pPr>
    </w:p>
    <w:p w14:paraId="1365F7A4" w14:textId="77777777" w:rsidR="00000000" w:rsidRDefault="007C71EE">
      <w:pPr>
        <w:pStyle w:val="Speaker"/>
        <w:rPr>
          <w:rtl/>
        </w:rPr>
      </w:pPr>
      <w:bookmarkStart w:id="2416" w:name="FS000000430T28_05_2003_11_48_25"/>
      <w:bookmarkEnd w:id="2416"/>
      <w:r>
        <w:rPr>
          <w:rFonts w:hint="eastAsia"/>
          <w:rtl/>
        </w:rPr>
        <w:t>יורי</w:t>
      </w:r>
      <w:r>
        <w:rPr>
          <w:rtl/>
        </w:rPr>
        <w:t xml:space="preserve"> שטרן (האיחוד הלאומי - ישראל ביתנו):</w:t>
      </w:r>
    </w:p>
    <w:p w14:paraId="49DA0E0B" w14:textId="77777777" w:rsidR="00000000" w:rsidRDefault="007C71EE">
      <w:pPr>
        <w:pStyle w:val="a"/>
        <w:rPr>
          <w:rFonts w:hint="cs"/>
          <w:rtl/>
        </w:rPr>
      </w:pPr>
    </w:p>
    <w:p w14:paraId="4D599011" w14:textId="77777777" w:rsidR="00000000" w:rsidRDefault="007C71EE">
      <w:pPr>
        <w:pStyle w:val="a"/>
        <w:rPr>
          <w:rFonts w:hint="cs"/>
          <w:rtl/>
        </w:rPr>
      </w:pPr>
      <w:r>
        <w:rPr>
          <w:rFonts w:hint="cs"/>
          <w:rtl/>
        </w:rPr>
        <w:t>כבוד היושב-ראש, כבוד השרה, השרה לאיכות הסביבה, שיש לי מזל לעבוד אתה בתור יושב-ראש ועדת הפנים ואיכות הסביבה - אומנם רק התחלנו לעבוד יחד -  חברי הכנסת, אנחנו</w:t>
      </w:r>
      <w:r>
        <w:rPr>
          <w:rFonts w:hint="cs"/>
          <w:rtl/>
        </w:rPr>
        <w:t xml:space="preserve"> מצויים בסיום הדיון על התוכנית הכלכלית, תוכנית להבראת המשק והכלכלה, ואנחנו לא יכולים להתעלם מהמאורע הגדול, הפוליטי, שהתרחש בתחילת השבוע, והוא אימוץ, על-ידי ממשלת ישראל, הצעדים המוגדרים בתוכנית מפת הדרכים. זה היה צעד מיותר ומזיק בכיוון אימוץ התוכנית, שהיא ת</w:t>
      </w:r>
      <w:r>
        <w:rPr>
          <w:rFonts w:hint="cs"/>
          <w:rtl/>
        </w:rPr>
        <w:t>וכנית קטלנית למדינת ישראל.</w:t>
      </w:r>
    </w:p>
    <w:p w14:paraId="7FF8AE5E" w14:textId="77777777" w:rsidR="00000000" w:rsidRDefault="007C71EE">
      <w:pPr>
        <w:pStyle w:val="a"/>
        <w:ind w:firstLine="0"/>
        <w:rPr>
          <w:rFonts w:hint="cs"/>
          <w:rtl/>
        </w:rPr>
      </w:pPr>
    </w:p>
    <w:p w14:paraId="02465652" w14:textId="77777777" w:rsidR="00000000" w:rsidRDefault="007C71EE">
      <w:pPr>
        <w:pStyle w:val="ac"/>
        <w:rPr>
          <w:rtl/>
        </w:rPr>
      </w:pPr>
      <w:r>
        <w:rPr>
          <w:rFonts w:hint="eastAsia"/>
          <w:rtl/>
        </w:rPr>
        <w:t>נסים</w:t>
      </w:r>
      <w:r>
        <w:rPr>
          <w:rtl/>
        </w:rPr>
        <w:t xml:space="preserve"> דהן (ש"ס):</w:t>
      </w:r>
    </w:p>
    <w:p w14:paraId="5F6A392A" w14:textId="77777777" w:rsidR="00000000" w:rsidRDefault="007C71EE">
      <w:pPr>
        <w:pStyle w:val="a"/>
        <w:rPr>
          <w:rFonts w:hint="cs"/>
          <w:rtl/>
        </w:rPr>
      </w:pPr>
    </w:p>
    <w:p w14:paraId="091FF501" w14:textId="77777777" w:rsidR="00000000" w:rsidRDefault="007C71EE">
      <w:pPr>
        <w:pStyle w:val="a"/>
        <w:rPr>
          <w:rFonts w:hint="cs"/>
          <w:rtl/>
        </w:rPr>
      </w:pPr>
      <w:r>
        <w:rPr>
          <w:rFonts w:hint="cs"/>
          <w:rtl/>
        </w:rPr>
        <w:t xml:space="preserve">זה לא נושא הדיון כרגע. הדיון הוא על התוכנית הכלכלית. </w:t>
      </w:r>
    </w:p>
    <w:p w14:paraId="2A06CB55" w14:textId="77777777" w:rsidR="00000000" w:rsidRDefault="007C71EE">
      <w:pPr>
        <w:pStyle w:val="a"/>
        <w:ind w:firstLine="0"/>
        <w:rPr>
          <w:rFonts w:hint="cs"/>
          <w:rtl/>
        </w:rPr>
      </w:pPr>
    </w:p>
    <w:p w14:paraId="61B3368C" w14:textId="77777777" w:rsidR="00000000" w:rsidRDefault="007C71EE">
      <w:pPr>
        <w:pStyle w:val="SpeakerCon"/>
        <w:rPr>
          <w:rtl/>
        </w:rPr>
      </w:pPr>
      <w:bookmarkStart w:id="2417" w:name="FS000000430T28_05_2003_11_50_26C"/>
      <w:bookmarkEnd w:id="2417"/>
      <w:r>
        <w:rPr>
          <w:rtl/>
        </w:rPr>
        <w:t>יורי שטרן (האיחוד הלאומי - ישראל ביתנו):</w:t>
      </w:r>
    </w:p>
    <w:p w14:paraId="33407B51" w14:textId="77777777" w:rsidR="00000000" w:rsidRDefault="007C71EE">
      <w:pPr>
        <w:pStyle w:val="a"/>
        <w:rPr>
          <w:rtl/>
        </w:rPr>
      </w:pPr>
    </w:p>
    <w:p w14:paraId="4BC79FD4" w14:textId="77777777" w:rsidR="00000000" w:rsidRDefault="007C71EE">
      <w:pPr>
        <w:pStyle w:val="a"/>
        <w:rPr>
          <w:rFonts w:hint="cs"/>
          <w:rtl/>
        </w:rPr>
      </w:pPr>
      <w:r>
        <w:rPr>
          <w:rFonts w:hint="cs"/>
          <w:rtl/>
        </w:rPr>
        <w:t>זו מפת דרכים קטלנית.</w:t>
      </w:r>
    </w:p>
    <w:p w14:paraId="444B53D8" w14:textId="77777777" w:rsidR="00000000" w:rsidRDefault="007C71EE">
      <w:pPr>
        <w:pStyle w:val="a"/>
        <w:ind w:firstLine="0"/>
        <w:rPr>
          <w:rFonts w:hint="cs"/>
          <w:rtl/>
        </w:rPr>
      </w:pPr>
    </w:p>
    <w:p w14:paraId="18DC586B" w14:textId="77777777" w:rsidR="00000000" w:rsidRDefault="007C71EE">
      <w:pPr>
        <w:pStyle w:val="ac"/>
        <w:rPr>
          <w:rtl/>
        </w:rPr>
      </w:pPr>
      <w:r>
        <w:rPr>
          <w:rFonts w:hint="eastAsia"/>
          <w:rtl/>
        </w:rPr>
        <w:t>נסים</w:t>
      </w:r>
      <w:r>
        <w:rPr>
          <w:rtl/>
        </w:rPr>
        <w:t xml:space="preserve"> דהן (ש"ס):</w:t>
      </w:r>
    </w:p>
    <w:p w14:paraId="5838B745" w14:textId="77777777" w:rsidR="00000000" w:rsidRDefault="007C71EE">
      <w:pPr>
        <w:pStyle w:val="a"/>
        <w:rPr>
          <w:rFonts w:hint="cs"/>
          <w:rtl/>
        </w:rPr>
      </w:pPr>
    </w:p>
    <w:p w14:paraId="12DBA6F7" w14:textId="77777777" w:rsidR="00000000" w:rsidRDefault="007C71EE">
      <w:pPr>
        <w:pStyle w:val="a"/>
        <w:ind w:left="719" w:firstLine="0"/>
        <w:rPr>
          <w:rFonts w:hint="cs"/>
          <w:rtl/>
        </w:rPr>
      </w:pPr>
      <w:r>
        <w:rPr>
          <w:rFonts w:hint="cs"/>
          <w:rtl/>
        </w:rPr>
        <w:t>- - -</w:t>
      </w:r>
    </w:p>
    <w:p w14:paraId="0FA0FD7E" w14:textId="77777777" w:rsidR="00000000" w:rsidRDefault="007C71EE">
      <w:pPr>
        <w:pStyle w:val="a"/>
        <w:ind w:firstLine="0"/>
        <w:rPr>
          <w:rFonts w:hint="cs"/>
          <w:rtl/>
        </w:rPr>
      </w:pPr>
    </w:p>
    <w:p w14:paraId="2E29813F" w14:textId="77777777" w:rsidR="00000000" w:rsidRDefault="007C71EE">
      <w:pPr>
        <w:pStyle w:val="ad"/>
        <w:rPr>
          <w:rtl/>
        </w:rPr>
      </w:pPr>
      <w:r>
        <w:rPr>
          <w:rtl/>
        </w:rPr>
        <w:t>היו"ר ראובן ריבלין:</w:t>
      </w:r>
    </w:p>
    <w:p w14:paraId="095029C1" w14:textId="77777777" w:rsidR="00000000" w:rsidRDefault="007C71EE">
      <w:pPr>
        <w:pStyle w:val="a"/>
        <w:rPr>
          <w:rtl/>
        </w:rPr>
      </w:pPr>
    </w:p>
    <w:p w14:paraId="635E78C0" w14:textId="77777777" w:rsidR="00000000" w:rsidRDefault="007C71EE">
      <w:pPr>
        <w:pStyle w:val="a"/>
        <w:rPr>
          <w:rFonts w:hint="cs"/>
          <w:rtl/>
        </w:rPr>
      </w:pPr>
      <w:r>
        <w:rPr>
          <w:rFonts w:hint="cs"/>
          <w:rtl/>
        </w:rPr>
        <w:t xml:space="preserve">חבר הכנסת דהן, אדוני לא יודע שבעניין זה כל אחד </w:t>
      </w:r>
      <w:r>
        <w:rPr>
          <w:rFonts w:hint="cs"/>
          <w:rtl/>
        </w:rPr>
        <w:t>יכול לומר - - -</w:t>
      </w:r>
    </w:p>
    <w:p w14:paraId="3A4B3AF6" w14:textId="77777777" w:rsidR="00000000" w:rsidRDefault="007C71EE">
      <w:pPr>
        <w:pStyle w:val="a"/>
        <w:ind w:firstLine="0"/>
        <w:rPr>
          <w:rFonts w:hint="cs"/>
          <w:rtl/>
        </w:rPr>
      </w:pPr>
    </w:p>
    <w:p w14:paraId="7321C7B4" w14:textId="77777777" w:rsidR="00000000" w:rsidRDefault="007C71EE">
      <w:pPr>
        <w:pStyle w:val="ac"/>
        <w:rPr>
          <w:rtl/>
        </w:rPr>
      </w:pPr>
      <w:r>
        <w:rPr>
          <w:rFonts w:hint="eastAsia"/>
          <w:rtl/>
        </w:rPr>
        <w:t>נסים</w:t>
      </w:r>
      <w:r>
        <w:rPr>
          <w:rtl/>
        </w:rPr>
        <w:t xml:space="preserve"> דהן (ש"ס):</w:t>
      </w:r>
    </w:p>
    <w:p w14:paraId="71F74A82" w14:textId="77777777" w:rsidR="00000000" w:rsidRDefault="007C71EE">
      <w:pPr>
        <w:pStyle w:val="a"/>
        <w:rPr>
          <w:rFonts w:hint="cs"/>
          <w:rtl/>
        </w:rPr>
      </w:pPr>
    </w:p>
    <w:p w14:paraId="36F262D3" w14:textId="77777777" w:rsidR="00000000" w:rsidRDefault="007C71EE">
      <w:pPr>
        <w:pStyle w:val="a"/>
        <w:rPr>
          <w:rFonts w:hint="cs"/>
          <w:rtl/>
        </w:rPr>
      </w:pPr>
      <w:r>
        <w:rPr>
          <w:rFonts w:hint="cs"/>
          <w:rtl/>
        </w:rPr>
        <w:t>הדיון הוא לא על הצעדים המדיניים שיהיו בעוד 50 שנה.</w:t>
      </w:r>
    </w:p>
    <w:p w14:paraId="0BC60D66" w14:textId="77777777" w:rsidR="00000000" w:rsidRDefault="007C71EE">
      <w:pPr>
        <w:pStyle w:val="a"/>
        <w:ind w:firstLine="0"/>
        <w:rPr>
          <w:rFonts w:hint="cs"/>
          <w:rtl/>
        </w:rPr>
      </w:pPr>
    </w:p>
    <w:p w14:paraId="47FCC63D" w14:textId="77777777" w:rsidR="00000000" w:rsidRDefault="007C71EE">
      <w:pPr>
        <w:pStyle w:val="ad"/>
        <w:rPr>
          <w:rtl/>
        </w:rPr>
      </w:pPr>
      <w:r>
        <w:rPr>
          <w:rtl/>
        </w:rPr>
        <w:t>היו"ר ראובן ריבלין:</w:t>
      </w:r>
    </w:p>
    <w:p w14:paraId="474DF73D" w14:textId="77777777" w:rsidR="00000000" w:rsidRDefault="007C71EE">
      <w:pPr>
        <w:pStyle w:val="a"/>
        <w:rPr>
          <w:rtl/>
        </w:rPr>
      </w:pPr>
    </w:p>
    <w:p w14:paraId="1512BA47" w14:textId="77777777" w:rsidR="00000000" w:rsidRDefault="007C71EE">
      <w:pPr>
        <w:pStyle w:val="a"/>
        <w:rPr>
          <w:rFonts w:hint="cs"/>
          <w:rtl/>
        </w:rPr>
      </w:pPr>
      <w:r>
        <w:rPr>
          <w:rFonts w:hint="cs"/>
          <w:rtl/>
        </w:rPr>
        <w:t xml:space="preserve">חבר הכנסת דהן, הואיל וראש הממשלה קבע, שהתוכנית המדינית קשורה בתוכנית הכלכלית, בוודאי חבר הכנסת שטרן רוצה להסביר. </w:t>
      </w:r>
    </w:p>
    <w:p w14:paraId="0A80E47A" w14:textId="77777777" w:rsidR="00000000" w:rsidRDefault="007C71EE">
      <w:pPr>
        <w:pStyle w:val="a"/>
        <w:ind w:firstLine="0"/>
        <w:rPr>
          <w:rFonts w:hint="cs"/>
          <w:rtl/>
        </w:rPr>
      </w:pPr>
    </w:p>
    <w:p w14:paraId="0DC9D605" w14:textId="77777777" w:rsidR="00000000" w:rsidRDefault="007C71EE">
      <w:pPr>
        <w:pStyle w:val="ac"/>
        <w:rPr>
          <w:rtl/>
        </w:rPr>
      </w:pPr>
      <w:r>
        <w:rPr>
          <w:rFonts w:hint="eastAsia"/>
          <w:rtl/>
        </w:rPr>
        <w:t>נסים</w:t>
      </w:r>
      <w:r>
        <w:rPr>
          <w:rtl/>
        </w:rPr>
        <w:t xml:space="preserve"> דהן (ש"ס):</w:t>
      </w:r>
    </w:p>
    <w:p w14:paraId="13242C0D" w14:textId="77777777" w:rsidR="00000000" w:rsidRDefault="007C71EE">
      <w:pPr>
        <w:pStyle w:val="a"/>
        <w:rPr>
          <w:rFonts w:hint="cs"/>
          <w:rtl/>
        </w:rPr>
      </w:pPr>
    </w:p>
    <w:p w14:paraId="6DBAA4F8" w14:textId="77777777" w:rsidR="00000000" w:rsidRDefault="007C71EE">
      <w:pPr>
        <w:pStyle w:val="a"/>
        <w:rPr>
          <w:rFonts w:hint="cs"/>
          <w:rtl/>
        </w:rPr>
      </w:pPr>
      <w:r>
        <w:rPr>
          <w:rFonts w:hint="cs"/>
          <w:rtl/>
        </w:rPr>
        <w:t>אולי שהוא יסביר א</w:t>
      </w:r>
      <w:r>
        <w:rPr>
          <w:rFonts w:hint="cs"/>
          <w:rtl/>
        </w:rPr>
        <w:t>יך נותנים מחר בבוקר חלב לילדים.</w:t>
      </w:r>
    </w:p>
    <w:p w14:paraId="2C57AB6A" w14:textId="77777777" w:rsidR="00000000" w:rsidRDefault="007C71EE">
      <w:pPr>
        <w:pStyle w:val="a"/>
        <w:ind w:firstLine="0"/>
        <w:rPr>
          <w:rtl/>
        </w:rPr>
      </w:pPr>
    </w:p>
    <w:p w14:paraId="3A57DBF2" w14:textId="77777777" w:rsidR="00000000" w:rsidRDefault="007C71EE">
      <w:pPr>
        <w:pStyle w:val="a"/>
        <w:ind w:firstLine="0"/>
        <w:rPr>
          <w:rFonts w:hint="cs"/>
          <w:rtl/>
        </w:rPr>
      </w:pPr>
    </w:p>
    <w:p w14:paraId="579DB5F8" w14:textId="77777777" w:rsidR="00000000" w:rsidRDefault="007C71EE">
      <w:pPr>
        <w:pStyle w:val="ad"/>
        <w:rPr>
          <w:rtl/>
        </w:rPr>
      </w:pPr>
      <w:r>
        <w:rPr>
          <w:rtl/>
        </w:rPr>
        <w:t>היו"ר ראובן ריבלין:</w:t>
      </w:r>
    </w:p>
    <w:p w14:paraId="585AC9E0" w14:textId="77777777" w:rsidR="00000000" w:rsidRDefault="007C71EE">
      <w:pPr>
        <w:pStyle w:val="a"/>
        <w:rPr>
          <w:rtl/>
        </w:rPr>
      </w:pPr>
    </w:p>
    <w:p w14:paraId="2DFF8DF6" w14:textId="77777777" w:rsidR="00000000" w:rsidRDefault="007C71EE">
      <w:pPr>
        <w:pStyle w:val="a"/>
        <w:rPr>
          <w:rFonts w:hint="cs"/>
          <w:rtl/>
        </w:rPr>
      </w:pPr>
      <w:r>
        <w:rPr>
          <w:rFonts w:hint="cs"/>
          <w:rtl/>
        </w:rPr>
        <w:t>אדוני לא יאמר לו מה הוא צריך להסביר. אתה רוצה לשמוע, אבל הוא ישמיע לך את מה שהוא רוצה לומר. מה אפשר לעשות?</w:t>
      </w:r>
    </w:p>
    <w:p w14:paraId="3FF5EC4F" w14:textId="77777777" w:rsidR="00000000" w:rsidRDefault="007C71EE">
      <w:pPr>
        <w:pStyle w:val="a"/>
        <w:ind w:firstLine="0"/>
        <w:rPr>
          <w:rFonts w:hint="cs"/>
          <w:rtl/>
        </w:rPr>
      </w:pPr>
    </w:p>
    <w:p w14:paraId="587779A6" w14:textId="77777777" w:rsidR="00000000" w:rsidRDefault="007C71EE">
      <w:pPr>
        <w:pStyle w:val="SpeakerCon"/>
        <w:rPr>
          <w:rtl/>
        </w:rPr>
      </w:pPr>
      <w:bookmarkStart w:id="2418" w:name="FS000000430T28_05_2003_11_52_07C"/>
      <w:bookmarkEnd w:id="2418"/>
      <w:r>
        <w:rPr>
          <w:rtl/>
        </w:rPr>
        <w:t>יורי שטרן (האיחוד הלאומי - ישראל ביתנו):</w:t>
      </w:r>
    </w:p>
    <w:p w14:paraId="7A82C52B" w14:textId="77777777" w:rsidR="00000000" w:rsidRDefault="007C71EE">
      <w:pPr>
        <w:pStyle w:val="a"/>
        <w:rPr>
          <w:rtl/>
        </w:rPr>
      </w:pPr>
    </w:p>
    <w:p w14:paraId="05D30A18" w14:textId="77777777" w:rsidR="00000000" w:rsidRDefault="007C71EE">
      <w:pPr>
        <w:pStyle w:val="a"/>
        <w:rPr>
          <w:rFonts w:hint="cs"/>
          <w:rtl/>
        </w:rPr>
      </w:pPr>
      <w:r>
        <w:rPr>
          <w:rFonts w:hint="cs"/>
          <w:rtl/>
        </w:rPr>
        <w:t xml:space="preserve">דווקא מחבר הכנסת דהן הכי פחות ציפיתי למתקפה כזאת.  </w:t>
      </w:r>
    </w:p>
    <w:p w14:paraId="0C36FDC8" w14:textId="77777777" w:rsidR="00000000" w:rsidRDefault="007C71EE">
      <w:pPr>
        <w:pStyle w:val="a"/>
        <w:rPr>
          <w:rFonts w:hint="cs"/>
          <w:rtl/>
        </w:rPr>
      </w:pPr>
    </w:p>
    <w:p w14:paraId="34B2AAF0" w14:textId="77777777" w:rsidR="00000000" w:rsidRDefault="007C71EE">
      <w:pPr>
        <w:pStyle w:val="a"/>
        <w:rPr>
          <w:rFonts w:hint="cs"/>
          <w:rtl/>
        </w:rPr>
      </w:pPr>
      <w:r>
        <w:rPr>
          <w:rFonts w:hint="cs"/>
          <w:rtl/>
        </w:rPr>
        <w:t>היות שחלק מההסברים שניתנו להצדקת החלטת הממשלה הם הסברים כלכליים, ואומרים לנו שבלי זה לא תהיה ישועה לכלכלת ישראל, אזי הדברים אכן קשורים. אני חושב שהם קשורים קשר הפוך, כי כל תוכנית שהיא לא תוכנית מציאותית, כל תוכנית שדינה להיכשל וליפול עלינו בעוצמה רבה, הי</w:t>
      </w:r>
      <w:r>
        <w:rPr>
          <w:rFonts w:hint="cs"/>
          <w:rtl/>
        </w:rPr>
        <w:t xml:space="preserve">א תוכנית מזיקה לכלכלת ישראל. זה שאתה יוצר לחודש, חודשיים, שלושה חודשים, איזו ציפייה לטוב, ואחר כך יש שוב נפילה </w:t>
      </w:r>
      <w:r>
        <w:rPr>
          <w:rtl/>
        </w:rPr>
        <w:t>–</w:t>
      </w:r>
      <w:r>
        <w:rPr>
          <w:rFonts w:hint="cs"/>
          <w:rtl/>
        </w:rPr>
        <w:t xml:space="preserve"> זה נותן מכה שהיא כל פעם קשה יותר ויותר לכלכלת ישראל. אסור לנו ליצור את האשליות האלה.</w:t>
      </w:r>
    </w:p>
    <w:p w14:paraId="45548564" w14:textId="77777777" w:rsidR="00000000" w:rsidRDefault="007C71EE">
      <w:pPr>
        <w:pStyle w:val="a"/>
        <w:rPr>
          <w:rFonts w:hint="cs"/>
          <w:rtl/>
        </w:rPr>
      </w:pPr>
    </w:p>
    <w:p w14:paraId="568E1CC0" w14:textId="77777777" w:rsidR="00000000" w:rsidRDefault="007C71EE">
      <w:pPr>
        <w:pStyle w:val="a"/>
        <w:rPr>
          <w:rFonts w:hint="cs"/>
          <w:rtl/>
        </w:rPr>
      </w:pPr>
      <w:r>
        <w:rPr>
          <w:rFonts w:hint="cs"/>
          <w:rtl/>
        </w:rPr>
        <w:t>אבל, אתייחס לתוכנית כשלעצמה. קודם כול, היא תוכנית איומה ו</w:t>
      </w:r>
      <w:r>
        <w:rPr>
          <w:rFonts w:hint="cs"/>
          <w:rtl/>
        </w:rPr>
        <w:t>נוראה, כי היא באמת אומרת לעולם כולו, לפלסטינים, לשאר ארצות האסלאם, לכל המחבלים בעולם, שהטרור אכן משתלם. למה הטרור משתלם? כי לפני האינתיפאדה, לפני שפיכת הדמים, לפני הטבח, לא דיבר הממשל האמריקני על הקמת המדינה הפלסטינית העצמאית, ואפילו ממשלות ישראל, על סוגיה</w:t>
      </w:r>
      <w:r>
        <w:rPr>
          <w:rFonts w:hint="cs"/>
          <w:rtl/>
        </w:rPr>
        <w:t xml:space="preserve">ן השונים, לרבות ממשלות המערך, לא העזו להכיר בכך שבסופו של דבר חייבת לקום מדינה פלסטינית ריבונית, אלא רמזו כך או אחרת. דווקא לאחר שפיכות הדמים ולאחר הטרור, הפלסטינים מקבלים את בינאום הסכסוך ואת ההכרה בחיוניות של המדינה הפלסטינית. מה זה אם לא  פרס לטרור? מה </w:t>
      </w:r>
      <w:r>
        <w:rPr>
          <w:rFonts w:hint="cs"/>
          <w:rtl/>
        </w:rPr>
        <w:t xml:space="preserve">זה אם לא הוכחה לכך שהטרור משתלם? </w:t>
      </w:r>
    </w:p>
    <w:p w14:paraId="24F1E045" w14:textId="77777777" w:rsidR="00000000" w:rsidRDefault="007C71EE">
      <w:pPr>
        <w:pStyle w:val="a"/>
        <w:rPr>
          <w:rFonts w:hint="cs"/>
          <w:rtl/>
        </w:rPr>
      </w:pPr>
    </w:p>
    <w:p w14:paraId="6E358DD5" w14:textId="77777777" w:rsidR="00000000" w:rsidRDefault="007C71EE">
      <w:pPr>
        <w:pStyle w:val="a"/>
      </w:pPr>
      <w:r>
        <w:rPr>
          <w:rFonts w:hint="cs"/>
          <w:rtl/>
        </w:rPr>
        <w:t>מה זה? זה דבר איום ונורא, וגם מבחינה אמריקנית וגם מבחינה ישראלית הוא מנוגד כשלעצמו לכל העקרונות שלנו ושלהם במלחמה בטרור.</w:t>
      </w:r>
    </w:p>
    <w:p w14:paraId="178F0B42" w14:textId="77777777" w:rsidR="00000000" w:rsidRDefault="007C71EE">
      <w:pPr>
        <w:pStyle w:val="a"/>
      </w:pPr>
    </w:p>
    <w:p w14:paraId="65AFA596" w14:textId="77777777" w:rsidR="00000000" w:rsidRDefault="007C71EE">
      <w:pPr>
        <w:pStyle w:val="a"/>
        <w:rPr>
          <w:rFonts w:hint="cs"/>
          <w:rtl/>
        </w:rPr>
      </w:pPr>
      <w:r>
        <w:rPr>
          <w:rFonts w:hint="cs"/>
          <w:rtl/>
        </w:rPr>
        <w:t>התוכנית הזאת גם עושה את הפסקת הטרור לדבר מותנה. אין שם דרישה חד-פעמית שהטרור ייפסק, שארגוני הטרור י</w:t>
      </w:r>
      <w:r>
        <w:rPr>
          <w:rFonts w:hint="cs"/>
          <w:rtl/>
        </w:rPr>
        <w:t xml:space="preserve">פורקו, שכל המעורב בטרור יעמוד לדין, שכל ארגוני הטרור וכל הארגונים הפוליטיים והארגונים הכלכליים שעזרו לטרור </w:t>
      </w:r>
      <w:r>
        <w:rPr>
          <w:rtl/>
        </w:rPr>
        <w:t>–</w:t>
      </w:r>
      <w:r>
        <w:rPr>
          <w:rFonts w:hint="cs"/>
          <w:rtl/>
        </w:rPr>
        <w:t xml:space="preserve"> הכול יפורק.  זה אינו. </w:t>
      </w:r>
    </w:p>
    <w:p w14:paraId="1E7057B1" w14:textId="77777777" w:rsidR="00000000" w:rsidRDefault="007C71EE">
      <w:pPr>
        <w:pStyle w:val="a"/>
        <w:rPr>
          <w:rFonts w:hint="cs"/>
          <w:rtl/>
        </w:rPr>
      </w:pPr>
    </w:p>
    <w:p w14:paraId="56E0DFDD" w14:textId="77777777" w:rsidR="00000000" w:rsidRDefault="007C71EE">
      <w:pPr>
        <w:pStyle w:val="a"/>
        <w:rPr>
          <w:rFonts w:hint="cs"/>
          <w:rtl/>
        </w:rPr>
      </w:pPr>
      <w:r>
        <w:rPr>
          <w:rFonts w:hint="cs"/>
          <w:rtl/>
        </w:rPr>
        <w:t>המדיניות האמריקנית, כפי שהיא באה לידי ביטוי למשל בעירק, משום מה לא חלה על השטח הזה. אומרים שם שאלה יפסיקו להרוג אנשים, ואלה</w:t>
      </w:r>
      <w:r>
        <w:rPr>
          <w:rFonts w:hint="cs"/>
          <w:rtl/>
        </w:rPr>
        <w:t xml:space="preserve">, אנחנו, נפסיק את בניית היישובים. איזה מין משוואה זאת? איך יכול להיות שהצעדים הפלסטיניים מותנים או שהם שווים או שהם אמורים להתאזן על-ידי הפסקת בנייה, על-ידי מחוות הומניטריות? זה מנוגד לעצם הרעיון של מלחמה בטרור, ולכן זה כשל עמוק של המדיניות האמריקנית בראש </w:t>
      </w:r>
      <w:r>
        <w:rPr>
          <w:rFonts w:hint="cs"/>
          <w:rtl/>
        </w:rPr>
        <w:t xml:space="preserve">ובראשונה. כמובן למדינת ישראל אסור לקבל את המשוואות האלה. </w:t>
      </w:r>
    </w:p>
    <w:p w14:paraId="0BF914D4" w14:textId="77777777" w:rsidR="00000000" w:rsidRDefault="007C71EE">
      <w:pPr>
        <w:pStyle w:val="a"/>
        <w:rPr>
          <w:rFonts w:hint="cs"/>
          <w:rtl/>
        </w:rPr>
      </w:pPr>
    </w:p>
    <w:p w14:paraId="6DA0BFF0" w14:textId="77777777" w:rsidR="00000000" w:rsidRDefault="007C71EE">
      <w:pPr>
        <w:pStyle w:val="a"/>
        <w:rPr>
          <w:rFonts w:hint="cs"/>
          <w:rtl/>
        </w:rPr>
      </w:pPr>
      <w:r>
        <w:rPr>
          <w:rFonts w:hint="cs"/>
          <w:rtl/>
        </w:rPr>
        <w:t>ומי תומך בתוכנית הזאת? מי לוחץ על ישראל לקבל אותה כלשונה ללא הסתייגויות? ידידנו הטוב יאסר ערפאת, ידידינו הטובים האירופים, הצרפתים למיניהם, כל מיני כאלה שבוגדים בנו יום-יום. הם התומכים. ומי מתנגד? כ</w:t>
      </w:r>
      <w:r>
        <w:rPr>
          <w:rFonts w:hint="cs"/>
          <w:rtl/>
        </w:rPr>
        <w:t xml:space="preserve">ל החוגים הפרו-ישראליים בארצות-הברית, גם הליברלים למיניהם, מסתייגים מהתוכנית. ברוסית אומרים: תגיד לי מי הידיד שלך ואני אגיד מי אתה. מי הידידים של התוכנית הזאת? אויבי ישראל, הבוגדים במלחמה בטרור. אלה שאף פעם לא אתנו ולא עם ארצות-הברית, הם התומכים. </w:t>
      </w:r>
    </w:p>
    <w:p w14:paraId="4AF0397F" w14:textId="77777777" w:rsidR="00000000" w:rsidRDefault="007C71EE">
      <w:pPr>
        <w:pStyle w:val="a"/>
        <w:rPr>
          <w:rFonts w:hint="cs"/>
          <w:rtl/>
        </w:rPr>
      </w:pPr>
    </w:p>
    <w:p w14:paraId="7CDA98C5" w14:textId="77777777" w:rsidR="00000000" w:rsidRDefault="007C71EE">
      <w:pPr>
        <w:pStyle w:val="a"/>
        <w:rPr>
          <w:rFonts w:hint="cs"/>
          <w:rtl/>
        </w:rPr>
      </w:pPr>
      <w:r>
        <w:rPr>
          <w:rFonts w:hint="cs"/>
          <w:rtl/>
        </w:rPr>
        <w:t>ומי השופ</w:t>
      </w:r>
      <w:r>
        <w:rPr>
          <w:rFonts w:hint="cs"/>
          <w:rtl/>
        </w:rPr>
        <w:t>טים? ממשלת ישראל צירפה להחלטה שלה שורה של הסתייגויות שרובן הן הסתייגויות מאוד מאוד משמעותיות ומהותיות. מי בכלל ייקח את ההסתייגויות האלה כמצע לפעולה? ומי ישפוט אם מה שאנחנו דורשים, כמו פירוק ארגוני הטרור, רפורמות אמיתיות וכו', אכן יתבצע? מי ישפוט, אנחנו? בש</w:t>
      </w:r>
      <w:r>
        <w:rPr>
          <w:rFonts w:hint="cs"/>
          <w:rtl/>
        </w:rPr>
        <w:t>ום פנים ואופן. במקרה הטוב האמריקנים, במקרה הרע קוורטט ששלושה-רבעים שלו זה האו"ם האנטי-ישראלי, זו אירופה האנטי-ישראלית וזו רוסיה שלא תמכה בפעולה האמריקנית בעירק ובדרך כלל מצביעה עם הערבים במוסדות האו"ם. אלה הם השופטים והם אלה שיגידו לנו: נו-נו-נו. הצד הפלשת</w:t>
      </w:r>
      <w:r>
        <w:rPr>
          <w:rFonts w:hint="cs"/>
          <w:rtl/>
        </w:rPr>
        <w:t xml:space="preserve">יני בסדר, תתקדמו הלאה, תפרקו את היישובים, תסיגו את הכוחות, תיתנו להם לחיות כדי שאחר כך הם יהרגו אותנו.    </w:t>
      </w:r>
    </w:p>
    <w:p w14:paraId="6923C363" w14:textId="77777777" w:rsidR="00000000" w:rsidRDefault="007C71EE">
      <w:pPr>
        <w:pStyle w:val="a"/>
        <w:rPr>
          <w:rFonts w:hint="cs"/>
          <w:rtl/>
        </w:rPr>
      </w:pPr>
    </w:p>
    <w:p w14:paraId="1C0B96B1" w14:textId="77777777" w:rsidR="00000000" w:rsidRDefault="007C71EE">
      <w:pPr>
        <w:pStyle w:val="a"/>
        <w:rPr>
          <w:rFonts w:hint="cs"/>
          <w:rtl/>
        </w:rPr>
      </w:pPr>
      <w:r>
        <w:rPr>
          <w:rFonts w:hint="cs"/>
          <w:rtl/>
        </w:rPr>
        <w:t>לכן, התוכנית הזאת היא בלתי מתקבלת על הדעת. ככזאת היא לא יכולה להיות טובה לכלכלה הישראלית. אם היא לא טובה לביטחון, אם היא לא טובה למעמד האמיתי שלנו ב</w:t>
      </w:r>
      <w:r>
        <w:rPr>
          <w:rFonts w:hint="cs"/>
          <w:rtl/>
        </w:rPr>
        <w:t>אזור, אם היא מעודדת טרור, איך היא יכולה לגרום לשינוי משמעותי, לא לטווח מיידי של תנודות אלה ואחרות בבורסה, אלא לטווח קצת יותר ארוך, אפילו של חצי שנה, שנה? איך היא יכולה לתרום לפיתוח כלכלי של מדינת ישראל, להחזרת המשקיעים, להחזרת התיירות? שום דבר היא לא יכולה</w:t>
      </w:r>
      <w:r>
        <w:rPr>
          <w:rFonts w:hint="cs"/>
          <w:rtl/>
        </w:rPr>
        <w:t xml:space="preserve"> לתרום. להיפך, הפתרון הזה של המדינה הפלסטינית על שטח מצ'וקמק של 5,000 מטרים רבועים, שהם יחזירו לשם פליטים כביכול, הצפיפות תהיה שם גדולה פי כמה וכמה מכל מקום אחר בעולם. </w:t>
      </w:r>
    </w:p>
    <w:p w14:paraId="03A0C318" w14:textId="77777777" w:rsidR="00000000" w:rsidRDefault="007C71EE">
      <w:pPr>
        <w:pStyle w:val="a"/>
        <w:rPr>
          <w:rFonts w:hint="cs"/>
          <w:rtl/>
        </w:rPr>
      </w:pPr>
    </w:p>
    <w:p w14:paraId="49692B70" w14:textId="77777777" w:rsidR="00000000" w:rsidRDefault="007C71EE">
      <w:pPr>
        <w:pStyle w:val="a"/>
        <w:ind w:firstLine="720"/>
        <w:rPr>
          <w:rFonts w:hint="cs"/>
          <w:rtl/>
        </w:rPr>
      </w:pPr>
      <w:r>
        <w:rPr>
          <w:rFonts w:hint="cs"/>
          <w:rtl/>
        </w:rPr>
        <w:t>התוכנית הזאת היא הכי דמיונית, הכי לא מציאותית, הכי אשלייתית שיכולה להיות לפתרון הסכסוך</w:t>
      </w:r>
      <w:r>
        <w:rPr>
          <w:rFonts w:hint="cs"/>
          <w:rtl/>
        </w:rPr>
        <w:t xml:space="preserve"> הישראלי-הערבי, כי היא זאת שנותנת לסכסוך הזה לחיות עוד מאה שנה. היא בונה גטו כזה נוראי לפלסטינים, ששום דבר חוץ מפיצוץ מבפנים לא יכול לקרות שם. שום יציבות, שום פתרון, שום שיתוף פעולה, רק איום על ישראל, איום על ממלכת ירדן, כי אלה כיווני ההתפשטות של היצור הבל</w:t>
      </w:r>
      <w:r>
        <w:rPr>
          <w:rFonts w:hint="cs"/>
          <w:rtl/>
        </w:rPr>
        <w:t>תי-יעיל ובעל הכוח האפסי להתקיים כלכלית קודם כול. מדינה שלא יכולה להתקיים כלכלית ולקיים את אזרחיה היא מדינה שתחיה אך ורק על מיתוסים, על מיתוסים של חזרה ליפו, של חזרה ללוד, של חזרה לחיפה, של חזרה לירושלים. ככה היא תחיה וככה היא תהפוך למוקד, למרכז, למקור של ה</w:t>
      </w:r>
      <w:r>
        <w:rPr>
          <w:rFonts w:hint="cs"/>
          <w:rtl/>
        </w:rPr>
        <w:t xml:space="preserve">רבה מאוד הטרדות והרבה מאוד אי-יציבות, פעילויות טרור, מלחמות, וככה תיראה בסוף גם הכלכלה האזורית. איום ונורא. </w:t>
      </w:r>
    </w:p>
    <w:p w14:paraId="62B4389C" w14:textId="77777777" w:rsidR="00000000" w:rsidRDefault="007C71EE">
      <w:pPr>
        <w:pStyle w:val="a"/>
        <w:rPr>
          <w:rFonts w:hint="cs"/>
          <w:rtl/>
        </w:rPr>
      </w:pPr>
      <w:r>
        <w:rPr>
          <w:rFonts w:hint="cs"/>
          <w:rtl/>
        </w:rPr>
        <w:t xml:space="preserve">     </w:t>
      </w:r>
    </w:p>
    <w:p w14:paraId="36EC991B" w14:textId="77777777" w:rsidR="00000000" w:rsidRDefault="007C71EE">
      <w:pPr>
        <w:pStyle w:val="a"/>
        <w:rPr>
          <w:rFonts w:hint="cs"/>
          <w:rtl/>
        </w:rPr>
      </w:pPr>
      <w:r>
        <w:rPr>
          <w:rFonts w:hint="cs"/>
          <w:rtl/>
        </w:rPr>
        <w:t xml:space="preserve">וכנגד זה, אנחנו צריכים להציב מול הרשות הפלסטינית כל הקריטריונים של מלחמה בטרור שהאמריקנים מעלים ומפעילים בעירק </w:t>
      </w:r>
      <w:r>
        <w:rPr>
          <w:rtl/>
        </w:rPr>
        <w:t>–</w:t>
      </w:r>
      <w:r>
        <w:rPr>
          <w:rFonts w:hint="cs"/>
          <w:rtl/>
        </w:rPr>
        <w:t xml:space="preserve"> פירוק טוטלי של כל הארגונים, </w:t>
      </w:r>
      <w:r>
        <w:rPr>
          <w:rFonts w:hint="cs"/>
          <w:rtl/>
        </w:rPr>
        <w:t>הדחה טוטלית של כל האנשים המעורבים בטרור. אתם יודעים שבעירק 10,000 חברי מפלגת בעת' לא יהיו שותפים לתהליך הדמוקרטי, לא יצביעו בבחירות כי הם כבר נגועים ברודנות ובטרור. ההנהגה הפלסטינית, אבו-מאזן למיניהם, מי הם אם לא אנשי טרור? אין להם מקום בשום הייררכיה פוליט</w:t>
      </w:r>
      <w:r>
        <w:rPr>
          <w:rFonts w:hint="cs"/>
          <w:rtl/>
        </w:rPr>
        <w:t>ית עתידית. הם צריכים לעמוד לדין. חלק בוודאי מועמדים לדין, אחרים פשוט מנוטרלית פוליטית. הפסקת מימון של כל הארגונים האלה. פירוק של כל המבנים הפוליטיים שעזרו לטרור, נתנו חסות לטרור. איסוף נשק. בקיצור, ניצחון במלחמה המתמשכת בטרור זה מה שיביא את ההרגעה, ואז נדב</w:t>
      </w:r>
      <w:r>
        <w:rPr>
          <w:rFonts w:hint="cs"/>
          <w:rtl/>
        </w:rPr>
        <w:t xml:space="preserve">ר עם ירדן, איך שתי המדינות פותרות ביחד את בעיית האוכלוסייה הפלסטינית שיש לה מדינה שהיא רוב בה וזו ירדן, והיא צריכה גם לקבל זכויות אזרח וזכויות אדם בשטחים שבהם היא חיה, אם  אצלנו, אם  בירדן ואם  בלבנון או במקומות אחרים.       </w:t>
      </w:r>
    </w:p>
    <w:p w14:paraId="2DBA71E2" w14:textId="77777777" w:rsidR="00000000" w:rsidRDefault="007C71EE">
      <w:pPr>
        <w:pStyle w:val="a"/>
        <w:rPr>
          <w:rFonts w:hint="cs"/>
          <w:rtl/>
        </w:rPr>
      </w:pPr>
    </w:p>
    <w:p w14:paraId="64AFB31B" w14:textId="77777777" w:rsidR="00000000" w:rsidRDefault="007C71EE">
      <w:pPr>
        <w:pStyle w:val="a"/>
        <w:rPr>
          <w:rFonts w:hint="cs"/>
          <w:rtl/>
        </w:rPr>
      </w:pPr>
      <w:r>
        <w:rPr>
          <w:rFonts w:hint="cs"/>
          <w:rtl/>
        </w:rPr>
        <w:t>בו-זמנית, בתחום הכלכלי, ממשלת</w:t>
      </w:r>
      <w:r>
        <w:rPr>
          <w:rFonts w:hint="cs"/>
          <w:rtl/>
        </w:rPr>
        <w:t xml:space="preserve"> ישראל חייבת ליצור מקורות לצמיחה כלכלית. היום אנחנו לקראת קבלת התוכנית הכלכלית. התוכנית היא חלקית מאוד, היא הכרחית. כל ההפגנות וכל המחאות יש בהן צדק אמיתי, אבל אין למדינת ישראל כסף גם אם היא תעשה כך או אחרת. יש תיקונים חשובים שצריכים להכניס לתוכנית הזאת, ו</w:t>
      </w:r>
      <w:r>
        <w:rPr>
          <w:rFonts w:hint="cs"/>
          <w:rtl/>
        </w:rPr>
        <w:t xml:space="preserve">אנחנו לא נפסיק להיאבק נגד סעיפים אלה ואחרים  גם כאשר הם יתקבלו פה בהצבעה. אבל כעיקרון, אין פתרון אחר אלא לקצץ במגזר הציבורי קודם כול, לקצץ בהוצאות הממשלתיות, אבל זה רק חלק ממה שצריכים לעשות. </w:t>
      </w:r>
    </w:p>
    <w:p w14:paraId="43770201" w14:textId="77777777" w:rsidR="00000000" w:rsidRDefault="007C71EE">
      <w:pPr>
        <w:pStyle w:val="a"/>
        <w:rPr>
          <w:rFonts w:hint="cs"/>
          <w:rtl/>
        </w:rPr>
      </w:pPr>
    </w:p>
    <w:p w14:paraId="4794A91E" w14:textId="77777777" w:rsidR="00000000" w:rsidRDefault="007C71EE">
      <w:pPr>
        <w:pStyle w:val="a"/>
        <w:rPr>
          <w:rFonts w:hint="cs"/>
          <w:rtl/>
        </w:rPr>
      </w:pPr>
      <w:r>
        <w:rPr>
          <w:rFonts w:hint="cs"/>
          <w:rtl/>
        </w:rPr>
        <w:t>מה יעודד את המשק? מה יעודד את הפעילות העסקית והכלכלית? הצמצום כ</w:t>
      </w:r>
      <w:r>
        <w:rPr>
          <w:rFonts w:hint="cs"/>
          <w:rtl/>
        </w:rPr>
        <w:t xml:space="preserve">שלעצמו לא מעודד, הקיצוץ כשלעצמו רק מקטין עוד יותר ועוד יותר את מקורות הצמיחה הכלכלית במשק, ולכן כעבור כמה חודשים שוב קיצוץ ושוב קיצוץ. איפה מקורות ההכנסה? איפה הפעילות הכלכלית שתוסיף מסים ולא תקטין את גביית המסים במשק? לזה הממשלה עוד לא הגיעה. </w:t>
      </w:r>
    </w:p>
    <w:p w14:paraId="2D28CC0D" w14:textId="77777777" w:rsidR="00000000" w:rsidRDefault="007C71EE">
      <w:pPr>
        <w:pStyle w:val="a"/>
        <w:rPr>
          <w:rFonts w:hint="cs"/>
          <w:rtl/>
        </w:rPr>
      </w:pPr>
    </w:p>
    <w:p w14:paraId="1128D4A2" w14:textId="77777777" w:rsidR="00000000" w:rsidRDefault="007C71EE">
      <w:pPr>
        <w:pStyle w:val="a"/>
        <w:rPr>
          <w:rFonts w:hint="cs"/>
          <w:rtl/>
        </w:rPr>
      </w:pPr>
      <w:r>
        <w:rPr>
          <w:rFonts w:hint="cs"/>
          <w:rtl/>
        </w:rPr>
        <w:t>אין תוכנית</w:t>
      </w:r>
      <w:r>
        <w:rPr>
          <w:rFonts w:hint="cs"/>
          <w:rtl/>
        </w:rPr>
        <w:t xml:space="preserve"> לעידוד ההשקעות: אפס מיסוי על כל השקעה חדשה במשק הישראלי, שהיא לא תעבור שום בדיקה של מרכז ההשקעות, שום בדיקה. השקעת, הרווחת - לחמש או לעשר שנים יהיה אפס מיסוי על ההכנסות שלך כי אתה מפרנס אנשים שעובדים אצלך, כי אתה קונה בשוק, כי אתה יוצר דינמיקה חיובית במשק</w:t>
      </w:r>
      <w:r>
        <w:rPr>
          <w:rFonts w:hint="cs"/>
          <w:rtl/>
        </w:rPr>
        <w:t xml:space="preserve"> הישראלי. </w:t>
      </w:r>
    </w:p>
    <w:p w14:paraId="66721062" w14:textId="77777777" w:rsidR="00000000" w:rsidRDefault="007C71EE">
      <w:pPr>
        <w:pStyle w:val="a"/>
        <w:rPr>
          <w:rFonts w:hint="cs"/>
          <w:rtl/>
        </w:rPr>
      </w:pPr>
    </w:p>
    <w:p w14:paraId="40EB6F05" w14:textId="77777777" w:rsidR="00000000" w:rsidRDefault="007C71EE">
      <w:pPr>
        <w:pStyle w:val="a"/>
        <w:rPr>
          <w:rFonts w:hint="cs"/>
          <w:rtl/>
        </w:rPr>
      </w:pPr>
      <w:r>
        <w:rPr>
          <w:rFonts w:hint="cs"/>
          <w:rtl/>
        </w:rPr>
        <w:t>ככה גם בהרבה מאוד תחומים, בתחום המיסוי העירוני, בתחום הון חוזר לעסקים קטנים שנסגרים יום-יום, במשמעת התשלומים של הסקטור הממשלתי שהוא הראשון שדופק את מערכת התשלומים במשק, כי הראשונים שלא משלמים בזמן, שמאריכים את תקופת האשראי שהם נותנים לעצמם, אלה</w:t>
      </w:r>
      <w:r>
        <w:rPr>
          <w:rFonts w:hint="cs"/>
          <w:rtl/>
        </w:rPr>
        <w:t xml:space="preserve"> הגופים הממשלתיים המונופוליסטיים. גם המשרדים, גם העיריות, גם התעשיות הביטחוניות, הממשלתיות והאחרות, התאגידים הממשלתיים, הם יוצרים את הדבר הנורא הזה של אי-תשלום במשק והם צריכים להיות הראשונים שיקבלו על עצמם איזו משמעת אמיתית בנושא הזה. </w:t>
      </w:r>
    </w:p>
    <w:p w14:paraId="230EF07B" w14:textId="77777777" w:rsidR="00000000" w:rsidRDefault="007C71EE">
      <w:pPr>
        <w:pStyle w:val="a"/>
        <w:ind w:firstLine="0"/>
        <w:rPr>
          <w:rFonts w:hint="cs"/>
          <w:rtl/>
        </w:rPr>
      </w:pPr>
    </w:p>
    <w:p w14:paraId="0F2C541C" w14:textId="77777777" w:rsidR="00000000" w:rsidRDefault="007C71EE">
      <w:pPr>
        <w:pStyle w:val="a"/>
        <w:rPr>
          <w:rFonts w:hint="cs"/>
          <w:rtl/>
        </w:rPr>
      </w:pPr>
      <w:bookmarkStart w:id="2419" w:name="FS000000430T28_05_2003_11_54_46"/>
      <w:bookmarkStart w:id="2420" w:name="FS000000430T28_05_2003_11_54_48C"/>
      <w:bookmarkEnd w:id="2419"/>
      <w:bookmarkEnd w:id="2420"/>
      <w:r>
        <w:rPr>
          <w:rFonts w:hint="cs"/>
          <w:rtl/>
        </w:rPr>
        <w:t>יש צעדים לעידוד ענף</w:t>
      </w:r>
      <w:r>
        <w:rPr>
          <w:rFonts w:hint="cs"/>
          <w:rtl/>
        </w:rPr>
        <w:t xml:space="preserve"> הבנייה, שהתוכנית הכלכלית דווקא מדכאה אותו עוד יותר ועוד יותר. יש צעדים לחיזוק החקלאות, והתוכנית הכלכלית משום מה מתאכזרת בהם מחדש לחקלאים. יש צעדים אמיתיים שצריכים לעשות להגדלת היצוא הישראלי, והממשלה משום מה מבטלת ומרוקנת את קרן השיווק ליצואנים. יש הרבה מא</w:t>
      </w:r>
      <w:r>
        <w:rPr>
          <w:rFonts w:hint="cs"/>
          <w:rtl/>
        </w:rPr>
        <w:t>וד דברים שהם לא רציונליים, אבל אותם אנחנו נצטרך לתקן תוך כדי תנועה, כי הקיצוץ הכרחי.</w:t>
      </w:r>
    </w:p>
    <w:p w14:paraId="32A37D34" w14:textId="77777777" w:rsidR="00000000" w:rsidRDefault="007C71EE">
      <w:pPr>
        <w:pStyle w:val="a"/>
        <w:rPr>
          <w:rFonts w:hint="cs"/>
          <w:rtl/>
        </w:rPr>
      </w:pPr>
    </w:p>
    <w:p w14:paraId="45071539" w14:textId="77777777" w:rsidR="00000000" w:rsidRDefault="007C71EE">
      <w:pPr>
        <w:pStyle w:val="a"/>
        <w:rPr>
          <w:rFonts w:hint="cs"/>
          <w:rtl/>
        </w:rPr>
      </w:pPr>
      <w:r>
        <w:rPr>
          <w:rFonts w:hint="cs"/>
          <w:rtl/>
        </w:rPr>
        <w:t xml:space="preserve">בתוכנית הזאת יש רק חלק מהדברים שאנחנו צריכים לעשות. חסר בה חלק של עידוד. </w:t>
      </w:r>
    </w:p>
    <w:p w14:paraId="3BC603AC" w14:textId="77777777" w:rsidR="00000000" w:rsidRDefault="007C71EE">
      <w:pPr>
        <w:pStyle w:val="a"/>
        <w:rPr>
          <w:rFonts w:hint="cs"/>
          <w:rtl/>
        </w:rPr>
      </w:pPr>
    </w:p>
    <w:p w14:paraId="3687C0C4" w14:textId="77777777" w:rsidR="00000000" w:rsidRDefault="007C71EE">
      <w:pPr>
        <w:pStyle w:val="a"/>
        <w:rPr>
          <w:rFonts w:hint="cs"/>
          <w:rtl/>
        </w:rPr>
      </w:pPr>
      <w:r>
        <w:rPr>
          <w:rFonts w:hint="cs"/>
          <w:rtl/>
        </w:rPr>
        <w:t>הכי  חשוב הוא להשלים תוכנית חירום כלכלית בתוכנית חירום חברתית, כי הצמצומים האלה וכל המציאות שנו</w:t>
      </w:r>
      <w:r>
        <w:rPr>
          <w:rFonts w:hint="cs"/>
          <w:rtl/>
        </w:rPr>
        <w:t xml:space="preserve">צרת מול עינינו, אחרי הצמצומים הקודמים ולאחר הצמצומים החדשים, הם תוכנית של התפרקות חברתית. המדינה לא יכולה להתעלם מזה. היא לא יכולה, בתירוץ שאין לה כסף, בכלל לא לחשוב איך ישלמו משכנתאות ואיך עשרות-אלפי משפחות בארץ לא יישארו או-טו-טו מחוסרות דיור מפני שאחרי </w:t>
      </w:r>
      <w:r>
        <w:rPr>
          <w:rFonts w:hint="cs"/>
          <w:rtl/>
        </w:rPr>
        <w:t>שאיבדו עבודה וקיצצו שם ופה הן לא יוכלו לעמוד בהחזרי המשכנתה. לא יכול להיות שממשלת ישראל בכלל לא דנה בזה. לא יכול להיות שהיא לא תבוא עם תוכנית פריסת חובות או משהו דוגמת מה שעשו אחרי המשבר הכלכלי של שנות ה=80 - -</w:t>
      </w:r>
    </w:p>
    <w:p w14:paraId="10FAEC88" w14:textId="77777777" w:rsidR="00000000" w:rsidRDefault="007C71EE">
      <w:pPr>
        <w:pStyle w:val="a"/>
        <w:rPr>
          <w:rFonts w:hint="cs"/>
          <w:rtl/>
        </w:rPr>
      </w:pPr>
    </w:p>
    <w:p w14:paraId="0550E245" w14:textId="77777777" w:rsidR="00000000" w:rsidRDefault="007C71EE">
      <w:pPr>
        <w:pStyle w:val="ad"/>
        <w:rPr>
          <w:rtl/>
        </w:rPr>
      </w:pPr>
      <w:r>
        <w:rPr>
          <w:rtl/>
        </w:rPr>
        <w:t>היו"ר ראובן ריבלין:</w:t>
      </w:r>
    </w:p>
    <w:p w14:paraId="0B0521C6" w14:textId="77777777" w:rsidR="00000000" w:rsidRDefault="007C71EE">
      <w:pPr>
        <w:pStyle w:val="a"/>
        <w:rPr>
          <w:rtl/>
        </w:rPr>
      </w:pPr>
    </w:p>
    <w:p w14:paraId="5EED5EF4" w14:textId="77777777" w:rsidR="00000000" w:rsidRDefault="007C71EE">
      <w:pPr>
        <w:pStyle w:val="a"/>
        <w:rPr>
          <w:rFonts w:hint="cs"/>
          <w:rtl/>
        </w:rPr>
      </w:pPr>
      <w:r>
        <w:rPr>
          <w:rFonts w:hint="cs"/>
          <w:rtl/>
        </w:rPr>
        <w:t>נותרה לאדוני דקה.</w:t>
      </w:r>
    </w:p>
    <w:p w14:paraId="53608F0E" w14:textId="77777777" w:rsidR="00000000" w:rsidRDefault="007C71EE">
      <w:pPr>
        <w:pStyle w:val="a"/>
        <w:rPr>
          <w:rFonts w:hint="cs"/>
          <w:rtl/>
        </w:rPr>
      </w:pPr>
    </w:p>
    <w:p w14:paraId="3A5CF2D0" w14:textId="77777777" w:rsidR="00000000" w:rsidRDefault="007C71EE">
      <w:pPr>
        <w:pStyle w:val="SpeakerCon"/>
        <w:rPr>
          <w:rtl/>
        </w:rPr>
      </w:pPr>
      <w:bookmarkStart w:id="2421" w:name="FS000000430T28_05_2003_11_55_22C"/>
      <w:bookmarkEnd w:id="2421"/>
      <w:r>
        <w:rPr>
          <w:rtl/>
        </w:rPr>
        <w:t>יורי</w:t>
      </w:r>
      <w:r>
        <w:rPr>
          <w:rtl/>
        </w:rPr>
        <w:t xml:space="preserve"> שטרן (האיחוד הלאומי - ישראל ביתנו):</w:t>
      </w:r>
    </w:p>
    <w:p w14:paraId="1ADBF087" w14:textId="77777777" w:rsidR="00000000" w:rsidRDefault="007C71EE">
      <w:pPr>
        <w:pStyle w:val="a"/>
        <w:rPr>
          <w:rtl/>
        </w:rPr>
      </w:pPr>
    </w:p>
    <w:p w14:paraId="02A73227" w14:textId="77777777" w:rsidR="00000000" w:rsidRDefault="007C71EE">
      <w:pPr>
        <w:pStyle w:val="a"/>
        <w:rPr>
          <w:rFonts w:hint="cs"/>
          <w:rtl/>
        </w:rPr>
      </w:pPr>
      <w:r>
        <w:rPr>
          <w:rFonts w:hint="cs"/>
          <w:rtl/>
        </w:rPr>
        <w:t xml:space="preserve">- - כשבסוף כן באו עם תוכנית מסוימת שעזרה למשלמי משכנתאות. חייבים לעשות את זה. לא צריכים לחכות להפגנות ולהתאבדויות נוספות. חייבים לעשות את זה.                                                </w:t>
      </w:r>
    </w:p>
    <w:p w14:paraId="633BC41A" w14:textId="77777777" w:rsidR="00000000" w:rsidRDefault="007C71EE">
      <w:pPr>
        <w:pStyle w:val="a"/>
        <w:rPr>
          <w:rFonts w:hint="cs"/>
          <w:rtl/>
        </w:rPr>
      </w:pPr>
    </w:p>
    <w:p w14:paraId="06DF13A9" w14:textId="77777777" w:rsidR="00000000" w:rsidRDefault="007C71EE">
      <w:pPr>
        <w:pStyle w:val="a"/>
        <w:rPr>
          <w:rFonts w:hint="cs"/>
          <w:rtl/>
        </w:rPr>
      </w:pPr>
      <w:r>
        <w:rPr>
          <w:rFonts w:hint="cs"/>
          <w:rtl/>
        </w:rPr>
        <w:t>חייבים לעשות דברים לטובת הי</w:t>
      </w:r>
      <w:r>
        <w:rPr>
          <w:rFonts w:hint="cs"/>
          <w:rtl/>
        </w:rPr>
        <w:t>לדים. אם למשפחות אין כסף לפעמים לתת אוכל לילדים, מערכת החינוך חייבת לקבל תקציב מסוים למפעל האוכל החם בבתי-הספר. בעבר, כשהיו משברים כאלה, האוכל היה מסובסד, התחבורה הציבורית היתה מסובסדת במידה ניכרת ועלויות המוצרים הבסיסיים היו מאוד נמוכות, ולכן גם האוכלוסיה</w:t>
      </w:r>
      <w:r>
        <w:rPr>
          <w:rFonts w:hint="cs"/>
          <w:rtl/>
        </w:rPr>
        <w:t xml:space="preserve"> הענייה לא היתה יוצאת ממעגל החיים. </w:t>
      </w:r>
    </w:p>
    <w:p w14:paraId="3701E854" w14:textId="77777777" w:rsidR="00000000" w:rsidRDefault="007C71EE">
      <w:pPr>
        <w:pStyle w:val="a"/>
        <w:rPr>
          <w:rFonts w:hint="cs"/>
          <w:rtl/>
        </w:rPr>
      </w:pPr>
    </w:p>
    <w:p w14:paraId="5F3A9F41" w14:textId="77777777" w:rsidR="00000000" w:rsidRDefault="007C71EE">
      <w:pPr>
        <w:pStyle w:val="a"/>
        <w:rPr>
          <w:rFonts w:hint="cs"/>
          <w:rtl/>
        </w:rPr>
      </w:pPr>
      <w:r>
        <w:rPr>
          <w:rFonts w:hint="cs"/>
          <w:rtl/>
        </w:rPr>
        <w:t>היום אנחנו על סף קריסה. היום אנחנו באמת מוציאים אנשים אל מחוץ למסגרת החיים המינימליים. לכן, חובה להוסיף לתוכנית החירום הכלכלית את תוכנית החירום החברתית.</w:t>
      </w:r>
    </w:p>
    <w:p w14:paraId="66FC580D" w14:textId="77777777" w:rsidR="00000000" w:rsidRDefault="007C71EE">
      <w:pPr>
        <w:pStyle w:val="a"/>
        <w:rPr>
          <w:rFonts w:hint="cs"/>
          <w:rtl/>
        </w:rPr>
      </w:pPr>
    </w:p>
    <w:p w14:paraId="79CAE9F3" w14:textId="77777777" w:rsidR="00000000" w:rsidRDefault="007C71EE">
      <w:pPr>
        <w:pStyle w:val="ad"/>
        <w:rPr>
          <w:rtl/>
        </w:rPr>
      </w:pPr>
      <w:r>
        <w:rPr>
          <w:rtl/>
        </w:rPr>
        <w:t>היו"ר ראובן ריבלין:</w:t>
      </w:r>
    </w:p>
    <w:p w14:paraId="787DF973" w14:textId="77777777" w:rsidR="00000000" w:rsidRDefault="007C71EE">
      <w:pPr>
        <w:pStyle w:val="a"/>
        <w:rPr>
          <w:rtl/>
        </w:rPr>
      </w:pPr>
    </w:p>
    <w:p w14:paraId="13D79975" w14:textId="77777777" w:rsidR="00000000" w:rsidRDefault="007C71EE">
      <w:pPr>
        <w:pStyle w:val="a"/>
        <w:rPr>
          <w:rFonts w:hint="cs"/>
          <w:rtl/>
        </w:rPr>
      </w:pPr>
      <w:r>
        <w:rPr>
          <w:rFonts w:hint="cs"/>
          <w:rtl/>
        </w:rPr>
        <w:t>תודה לחבר הכנסת יורי שטרן, שבדיוק סיים עם הש</w:t>
      </w:r>
      <w:r>
        <w:rPr>
          <w:rFonts w:hint="cs"/>
          <w:rtl/>
        </w:rPr>
        <w:t>עון. יעלה חבר הכנסת חיים כץ, שלרשותו עומדות משום מה חמש דקות. אני בטוח שבחמש דקות הוא יוכל לומר מה שאמר חבר הכנסת שטרן ב=15 דקות.</w:t>
      </w:r>
    </w:p>
    <w:p w14:paraId="5126C78A" w14:textId="77777777" w:rsidR="00000000" w:rsidRDefault="007C71EE">
      <w:pPr>
        <w:pStyle w:val="a"/>
        <w:rPr>
          <w:rFonts w:hint="cs"/>
          <w:rtl/>
        </w:rPr>
      </w:pPr>
    </w:p>
    <w:p w14:paraId="57C1CF26" w14:textId="77777777" w:rsidR="00000000" w:rsidRDefault="007C71EE">
      <w:pPr>
        <w:pStyle w:val="a"/>
        <w:rPr>
          <w:rFonts w:hint="cs"/>
          <w:rtl/>
        </w:rPr>
      </w:pPr>
      <w:r>
        <w:rPr>
          <w:rFonts w:hint="cs"/>
          <w:rtl/>
        </w:rPr>
        <w:t>אני מברך את חברת הכנסת נס, שראיתי שנאמה את נאומה הראשון.</w:t>
      </w:r>
    </w:p>
    <w:p w14:paraId="4134D2BA" w14:textId="77777777" w:rsidR="00000000" w:rsidRDefault="007C71EE">
      <w:pPr>
        <w:pStyle w:val="a"/>
        <w:rPr>
          <w:rFonts w:hint="cs"/>
          <w:rtl/>
        </w:rPr>
      </w:pPr>
    </w:p>
    <w:p w14:paraId="2284EEF5" w14:textId="77777777" w:rsidR="00000000" w:rsidRDefault="007C71EE">
      <w:pPr>
        <w:pStyle w:val="ac"/>
        <w:rPr>
          <w:rtl/>
        </w:rPr>
      </w:pPr>
      <w:r>
        <w:rPr>
          <w:rFonts w:hint="eastAsia"/>
          <w:rtl/>
        </w:rPr>
        <w:t>לאה</w:t>
      </w:r>
      <w:r>
        <w:rPr>
          <w:rtl/>
        </w:rPr>
        <w:t xml:space="preserve"> נס (הליכוד):</w:t>
      </w:r>
    </w:p>
    <w:p w14:paraId="60CFE81F" w14:textId="77777777" w:rsidR="00000000" w:rsidRDefault="007C71EE">
      <w:pPr>
        <w:pStyle w:val="a"/>
        <w:rPr>
          <w:rFonts w:hint="cs"/>
          <w:rtl/>
        </w:rPr>
      </w:pPr>
    </w:p>
    <w:p w14:paraId="2308D32B" w14:textId="77777777" w:rsidR="00000000" w:rsidRDefault="007C71EE">
      <w:pPr>
        <w:pStyle w:val="a"/>
        <w:rPr>
          <w:rFonts w:hint="cs"/>
          <w:rtl/>
        </w:rPr>
      </w:pPr>
      <w:r>
        <w:rPr>
          <w:rFonts w:hint="cs"/>
          <w:rtl/>
        </w:rPr>
        <w:t>זה לא הראשון.</w:t>
      </w:r>
    </w:p>
    <w:p w14:paraId="2499CD4C" w14:textId="77777777" w:rsidR="00000000" w:rsidRDefault="007C71EE">
      <w:pPr>
        <w:pStyle w:val="SpeakerCon"/>
        <w:rPr>
          <w:rFonts w:hint="cs"/>
          <w:rtl/>
        </w:rPr>
      </w:pPr>
      <w:bookmarkStart w:id="2422" w:name="FS000000430T28_05_2003_11_55_24C"/>
      <w:bookmarkEnd w:id="2422"/>
    </w:p>
    <w:p w14:paraId="3B65AAAF" w14:textId="77777777" w:rsidR="00000000" w:rsidRDefault="007C71EE">
      <w:pPr>
        <w:pStyle w:val="ad"/>
        <w:rPr>
          <w:rtl/>
        </w:rPr>
      </w:pPr>
      <w:r>
        <w:rPr>
          <w:rtl/>
        </w:rPr>
        <w:t>היו"ר ראובן ריבלין:</w:t>
      </w:r>
    </w:p>
    <w:p w14:paraId="4651DFC1" w14:textId="77777777" w:rsidR="00000000" w:rsidRDefault="007C71EE">
      <w:pPr>
        <w:pStyle w:val="a"/>
        <w:rPr>
          <w:rtl/>
        </w:rPr>
      </w:pPr>
    </w:p>
    <w:p w14:paraId="4E01C355" w14:textId="77777777" w:rsidR="00000000" w:rsidRDefault="007C71EE">
      <w:pPr>
        <w:pStyle w:val="a"/>
        <w:rPr>
          <w:rFonts w:hint="cs"/>
          <w:rtl/>
        </w:rPr>
      </w:pPr>
      <w:r>
        <w:rPr>
          <w:rFonts w:hint="cs"/>
          <w:rtl/>
        </w:rPr>
        <w:t>הכוונה היא: ז</w:t>
      </w:r>
      <w:r>
        <w:rPr>
          <w:rFonts w:hint="cs"/>
          <w:rtl/>
        </w:rPr>
        <w:t>ה שאני ראיתי.</w:t>
      </w:r>
    </w:p>
    <w:p w14:paraId="34AF7403" w14:textId="77777777" w:rsidR="00000000" w:rsidRDefault="007C71EE">
      <w:pPr>
        <w:pStyle w:val="SpeakerCon"/>
        <w:rPr>
          <w:rFonts w:hint="cs"/>
          <w:rtl/>
        </w:rPr>
      </w:pPr>
    </w:p>
    <w:p w14:paraId="4A0272A7" w14:textId="77777777" w:rsidR="00000000" w:rsidRDefault="007C71EE">
      <w:pPr>
        <w:pStyle w:val="Speaker"/>
        <w:rPr>
          <w:rtl/>
        </w:rPr>
      </w:pPr>
      <w:bookmarkStart w:id="2423" w:name="FS000000556T28_05_2003_12_09_43"/>
      <w:bookmarkEnd w:id="2423"/>
      <w:r>
        <w:rPr>
          <w:rFonts w:hint="eastAsia"/>
          <w:rtl/>
        </w:rPr>
        <w:t>חיים</w:t>
      </w:r>
      <w:r>
        <w:rPr>
          <w:rtl/>
        </w:rPr>
        <w:t xml:space="preserve"> כץ (הליכוד):</w:t>
      </w:r>
    </w:p>
    <w:p w14:paraId="5AF54928" w14:textId="77777777" w:rsidR="00000000" w:rsidRDefault="007C71EE">
      <w:pPr>
        <w:pStyle w:val="a"/>
        <w:rPr>
          <w:rFonts w:hint="cs"/>
          <w:rtl/>
        </w:rPr>
      </w:pPr>
    </w:p>
    <w:p w14:paraId="0F04713B" w14:textId="77777777" w:rsidR="00000000" w:rsidRDefault="007C71EE">
      <w:pPr>
        <w:pStyle w:val="a"/>
        <w:rPr>
          <w:rFonts w:hint="cs"/>
          <w:rtl/>
        </w:rPr>
      </w:pPr>
      <w:r>
        <w:rPr>
          <w:rFonts w:hint="cs"/>
          <w:rtl/>
        </w:rPr>
        <w:t>הוא מתכוון: הראשון היום. התיקון במקומו.</w:t>
      </w:r>
    </w:p>
    <w:p w14:paraId="387894EA" w14:textId="77777777" w:rsidR="00000000" w:rsidRDefault="007C71EE">
      <w:pPr>
        <w:pStyle w:val="a"/>
        <w:rPr>
          <w:rFonts w:hint="cs"/>
          <w:rtl/>
        </w:rPr>
      </w:pPr>
    </w:p>
    <w:p w14:paraId="04F59C7E" w14:textId="77777777" w:rsidR="00000000" w:rsidRDefault="007C71EE">
      <w:pPr>
        <w:pStyle w:val="a"/>
        <w:rPr>
          <w:rFonts w:hint="cs"/>
          <w:rtl/>
        </w:rPr>
      </w:pPr>
      <w:r>
        <w:rPr>
          <w:rFonts w:hint="cs"/>
          <w:rtl/>
        </w:rPr>
        <w:t>אדוני היושב-ראש, חברי הכנסת, אנחנו מדברים על התוכנית הכלכלית, ואני לא שוכח לרגע שאני בא מתנועת הליכוד, ממפלגת הליכוד, ואני לא שוכח לרגע שהמצב הכלכלי במשק קשה - אין תיירות ואין צמיחה</w:t>
      </w:r>
      <w:r>
        <w:rPr>
          <w:rFonts w:hint="cs"/>
          <w:rtl/>
        </w:rPr>
        <w:t xml:space="preserve">, ויש כ=300,000 מובטלים, 1.7 מיליון איש מתחת לקו העוני ומעל 500,000  ילדים מתחת לקו העוני - ואני בא להתעסק באחד הדברים שלגבי הם חשובים: הזכות להזדקן בכבוד. </w:t>
      </w:r>
    </w:p>
    <w:p w14:paraId="5D814C30" w14:textId="77777777" w:rsidR="00000000" w:rsidRDefault="007C71EE">
      <w:pPr>
        <w:pStyle w:val="a"/>
        <w:rPr>
          <w:rFonts w:hint="cs"/>
          <w:rtl/>
        </w:rPr>
      </w:pPr>
    </w:p>
    <w:p w14:paraId="4454B30A" w14:textId="77777777" w:rsidR="00000000" w:rsidRDefault="007C71EE">
      <w:pPr>
        <w:pStyle w:val="a"/>
        <w:rPr>
          <w:rFonts w:hint="cs"/>
          <w:rtl/>
        </w:rPr>
      </w:pPr>
      <w:r>
        <w:rPr>
          <w:rFonts w:hint="cs"/>
          <w:rtl/>
        </w:rPr>
        <w:t>1.4 מיליון איש נמצאים בקרנות הפנסיה. אני לא יודע כמה זמן תיקח ההצבעה. יכול להיות שהיא תארך שש שעות</w:t>
      </w:r>
      <w:r>
        <w:rPr>
          <w:rFonts w:hint="cs"/>
          <w:rtl/>
        </w:rPr>
        <w:t xml:space="preserve"> ויכול להיות שהיא תארך 60 שעות. אבל, אחרי ההצבעה, בגלל רוב דורסני, בגלל חוסר האפשרות לתת לחבר כנסת להצביע לפי צו מצפונו ולו גם בהסתייגות אחת, יהיה חיסול הפנסיה במדינת ישראל ותהיה פגיעה אדירה בזכותם של הגמלאים האלה להזדקן בכבוד. </w:t>
      </w:r>
    </w:p>
    <w:p w14:paraId="00656C2A" w14:textId="77777777" w:rsidR="00000000" w:rsidRDefault="007C71EE">
      <w:pPr>
        <w:pStyle w:val="a"/>
        <w:rPr>
          <w:rFonts w:hint="cs"/>
          <w:rtl/>
        </w:rPr>
      </w:pPr>
    </w:p>
    <w:p w14:paraId="4DF33F74" w14:textId="77777777" w:rsidR="00000000" w:rsidRDefault="007C71EE">
      <w:pPr>
        <w:pStyle w:val="a"/>
        <w:rPr>
          <w:rFonts w:hint="cs"/>
          <w:rtl/>
        </w:rPr>
      </w:pPr>
      <w:r>
        <w:rPr>
          <w:rFonts w:hint="cs"/>
          <w:rtl/>
        </w:rPr>
        <w:t xml:space="preserve">לא יהיה גמלאי אחד שידע מה </w:t>
      </w:r>
      <w:r>
        <w:rPr>
          <w:rFonts w:hint="cs"/>
          <w:rtl/>
        </w:rPr>
        <w:t xml:space="preserve">תהיה הפנסיה שלו אחרי עשרות שנים. לא יהיה עובד אחד שיהיה כדאי לו להשקיע בקרנות פנסיה. הוא יהיה תלוי בהחלטות כלשהן של מפקח, שאנחנו לא יודעים מי הוא, והוא יהיה בעוד 30 או 40 שנה. אנחנו לא מדברים על פנסיה בטווח של שנה או שנתיים. </w:t>
      </w:r>
    </w:p>
    <w:p w14:paraId="07D627D4" w14:textId="77777777" w:rsidR="00000000" w:rsidRDefault="007C71EE">
      <w:pPr>
        <w:pStyle w:val="a"/>
        <w:rPr>
          <w:rFonts w:hint="cs"/>
          <w:rtl/>
        </w:rPr>
      </w:pPr>
    </w:p>
    <w:p w14:paraId="3DC293FB" w14:textId="77777777" w:rsidR="00000000" w:rsidRDefault="007C71EE">
      <w:pPr>
        <w:pStyle w:val="a"/>
        <w:rPr>
          <w:rFonts w:hint="cs"/>
          <w:rtl/>
        </w:rPr>
      </w:pPr>
      <w:r>
        <w:rPr>
          <w:rFonts w:hint="cs"/>
          <w:rtl/>
        </w:rPr>
        <w:t>אני מסתכל על הליכוד במשבר כלכ</w:t>
      </w:r>
      <w:r>
        <w:rPr>
          <w:rFonts w:hint="cs"/>
          <w:rtl/>
        </w:rPr>
        <w:t>לי גדול שבא לפתור את בעיות הפנסיה שעלולות להתעורר בשנת 2032 ב"מבטחים". אני שומע שתוקפים את ההסתדרות על שחיתויות. ההסתדרות לא מעניינת אותי. אני בא בהצעה לליכוד, שתיקח ותלאים את הקרנות ותבטיח את זכויות הגמלאים, שתיקח ותעשה בכסף הזה מה שהיא רוצה ותמנה את מי ש</w:t>
      </w:r>
      <w:r>
        <w:rPr>
          <w:rFonts w:hint="cs"/>
          <w:rtl/>
        </w:rPr>
        <w:t>היא רוצה בניהול, שתתקן את השחיתויות ותתבע במשטרה את מי שצריך ותעשה מה שהיא רוצה. לא שתגזור גזירות ולא תיקח אחריות. אני מצפה מהתנועה שלי, שקיבלה 38 מנדטים ועוד שניים, שקיבלה תמיכה מרוב העם, שלא תפגע ב=1.4 מיליון איש, שתיקח אחריות ותגיד: ההסתדרות ניהלה בשחית</w:t>
      </w:r>
      <w:r>
        <w:rPr>
          <w:rFonts w:hint="cs"/>
          <w:rtl/>
        </w:rPr>
        <w:t xml:space="preserve">ות - בסדר. ההסתדרות לא תנהל - בסדר. אנחנו ננהל. קחו את הכסף, ותעשו עם זה מה שאתם רוצים. </w:t>
      </w:r>
    </w:p>
    <w:p w14:paraId="6CB3E537" w14:textId="77777777" w:rsidR="00000000" w:rsidRDefault="007C71EE">
      <w:pPr>
        <w:pStyle w:val="a"/>
        <w:rPr>
          <w:rFonts w:hint="cs"/>
          <w:rtl/>
        </w:rPr>
      </w:pPr>
    </w:p>
    <w:p w14:paraId="4C6D5170" w14:textId="77777777" w:rsidR="00000000" w:rsidRDefault="007C71EE">
      <w:pPr>
        <w:pStyle w:val="a"/>
        <w:rPr>
          <w:rFonts w:hint="cs"/>
          <w:rtl/>
        </w:rPr>
      </w:pPr>
      <w:r>
        <w:rPr>
          <w:rFonts w:hint="cs"/>
          <w:rtl/>
        </w:rPr>
        <w:t>העמיתים ימשיכו לשלם עד יציאתם לפנסיה. אני לא רוצה הנחות לעמיתים, אני לא מדבר על העלאת גיל הפרישה, אני לא מדבר על העלאת דמי הגמולים ואני לא מדבר על העמלות שהולכים לגבו</w:t>
      </w:r>
      <w:r>
        <w:rPr>
          <w:rFonts w:hint="cs"/>
          <w:rtl/>
        </w:rPr>
        <w:t>ת אחר כך מהגמלאים. עמלות עודפות - אני לא יודע איך  מוסרית בא הליכוד ועושה את זה.</w:t>
      </w:r>
    </w:p>
    <w:p w14:paraId="18DA033E" w14:textId="77777777" w:rsidR="00000000" w:rsidRDefault="007C71EE">
      <w:pPr>
        <w:pStyle w:val="a"/>
        <w:rPr>
          <w:rFonts w:hint="cs"/>
          <w:rtl/>
        </w:rPr>
      </w:pPr>
    </w:p>
    <w:p w14:paraId="7EBB14EC" w14:textId="77777777" w:rsidR="00000000" w:rsidRDefault="007C71EE">
      <w:pPr>
        <w:pStyle w:val="a"/>
        <w:rPr>
          <w:rFonts w:hint="cs"/>
          <w:rtl/>
        </w:rPr>
      </w:pPr>
      <w:r>
        <w:rPr>
          <w:rFonts w:hint="cs"/>
          <w:rtl/>
        </w:rPr>
        <w:t xml:space="preserve">אנחנו מדברים על פנסיה. אנשים חוסכים 40, 30 או 20 שנה. בתוכנית הזאת, שהיא עמוסה וגדולה, דנו על הפנסיה אולי חמש שעות. הגיעו נציגי האוצר בהצהרות דקלרטיביות לוועדת הכספים, ונתנו </w:t>
      </w:r>
      <w:r>
        <w:rPr>
          <w:rFonts w:hint="cs"/>
          <w:rtl/>
        </w:rPr>
        <w:t>הצגה כאילו ואמרו: חברי הכנסת מטומטמים. לא היה אף נתון מקצועי, אלא רק הודעות: אלה מושחתים, אלה גנבים. אלה ככה ואלה ככה. אחר כך הם יכולים לשבת ביום שישי בערב ולהגיד: תראו את חברי הכנסת הדבילים האלה. אנחנו מכרנו להם 130 מיליארד בלי אף נתון מקצועי. אף סוכן שיו</w:t>
      </w:r>
      <w:r>
        <w:rPr>
          <w:rFonts w:hint="cs"/>
          <w:rtl/>
        </w:rPr>
        <w:t>וק לא היה מצליח למכור מוצר אחד באופן שבו באו פקידי האוצר והתייחסו לחברי הכנסת. איך זה יכול להיות? אתה בא ומדבר על גורלם של 1.4 מיליון איש ולא נותן נתון אחד, אלא רק שההסתדרות מושחתת וגונבת. בסדר, קחו את הקופות. קחו את הקופות, אבל תיקחו גם את האחריות.</w:t>
      </w:r>
    </w:p>
    <w:p w14:paraId="6A1E92CD" w14:textId="77777777" w:rsidR="00000000" w:rsidRDefault="007C71EE">
      <w:pPr>
        <w:pStyle w:val="a"/>
        <w:rPr>
          <w:rFonts w:hint="cs"/>
          <w:rtl/>
        </w:rPr>
      </w:pPr>
    </w:p>
    <w:p w14:paraId="31F2A00F" w14:textId="77777777" w:rsidR="00000000" w:rsidRDefault="007C71EE">
      <w:pPr>
        <w:pStyle w:val="a"/>
        <w:rPr>
          <w:rFonts w:hint="cs"/>
          <w:rtl/>
        </w:rPr>
      </w:pPr>
      <w:r>
        <w:rPr>
          <w:rFonts w:hint="cs"/>
          <w:rtl/>
        </w:rPr>
        <w:t>מביאי</w:t>
      </w:r>
      <w:r>
        <w:rPr>
          <w:rFonts w:hint="cs"/>
          <w:rtl/>
        </w:rPr>
        <w:t>ם את זה להצבעה ב=06:00, כשכולם ישנים, ואני לא רוצה להגיד אילו מפלגות קיבלו מה, הטבות בנושא הפנסיה, כדי שלא יסתייגו.</w:t>
      </w:r>
    </w:p>
    <w:p w14:paraId="43F33445" w14:textId="77777777" w:rsidR="00000000" w:rsidRDefault="007C71EE">
      <w:pPr>
        <w:pStyle w:val="a"/>
        <w:rPr>
          <w:rFonts w:hint="cs"/>
          <w:rtl/>
        </w:rPr>
      </w:pPr>
    </w:p>
    <w:p w14:paraId="64290638" w14:textId="77777777" w:rsidR="00000000" w:rsidRDefault="007C71EE">
      <w:pPr>
        <w:pStyle w:val="ad"/>
        <w:rPr>
          <w:rtl/>
        </w:rPr>
      </w:pPr>
      <w:r>
        <w:rPr>
          <w:rtl/>
        </w:rPr>
        <w:t>היו"ר ראובן ריבלין:</w:t>
      </w:r>
    </w:p>
    <w:p w14:paraId="14E0734E" w14:textId="77777777" w:rsidR="00000000" w:rsidRDefault="007C71EE">
      <w:pPr>
        <w:pStyle w:val="a"/>
        <w:rPr>
          <w:rtl/>
        </w:rPr>
      </w:pPr>
    </w:p>
    <w:p w14:paraId="01B42C77" w14:textId="77777777" w:rsidR="00000000" w:rsidRDefault="007C71EE">
      <w:pPr>
        <w:pStyle w:val="a"/>
        <w:rPr>
          <w:rFonts w:hint="cs"/>
          <w:rtl/>
        </w:rPr>
      </w:pPr>
      <w:r>
        <w:rPr>
          <w:rFonts w:hint="cs"/>
          <w:rtl/>
        </w:rPr>
        <w:t>אני מצטער. אדוני סיים את זמנו.</w:t>
      </w:r>
    </w:p>
    <w:p w14:paraId="781A7C63" w14:textId="77777777" w:rsidR="00000000" w:rsidRDefault="007C71EE">
      <w:pPr>
        <w:pStyle w:val="a"/>
        <w:rPr>
          <w:rFonts w:hint="cs"/>
          <w:rtl/>
        </w:rPr>
      </w:pPr>
    </w:p>
    <w:p w14:paraId="2B22D3C9" w14:textId="77777777" w:rsidR="00000000" w:rsidRDefault="007C71EE">
      <w:pPr>
        <w:pStyle w:val="SpeakerCon"/>
        <w:rPr>
          <w:rtl/>
        </w:rPr>
      </w:pPr>
      <w:bookmarkStart w:id="2424" w:name="FS000000556T28_05_2003_12_21_38C"/>
      <w:bookmarkEnd w:id="2424"/>
      <w:r>
        <w:rPr>
          <w:rtl/>
        </w:rPr>
        <w:t>חיים כץ (הליכוד):</w:t>
      </w:r>
    </w:p>
    <w:p w14:paraId="72238D20" w14:textId="77777777" w:rsidR="00000000" w:rsidRDefault="007C71EE">
      <w:pPr>
        <w:pStyle w:val="a"/>
        <w:rPr>
          <w:rtl/>
        </w:rPr>
      </w:pPr>
    </w:p>
    <w:p w14:paraId="58E9ECED" w14:textId="77777777" w:rsidR="00000000" w:rsidRDefault="007C71EE">
      <w:pPr>
        <w:pStyle w:val="a"/>
        <w:rPr>
          <w:rFonts w:hint="cs"/>
          <w:rtl/>
        </w:rPr>
      </w:pPr>
      <w:r>
        <w:rPr>
          <w:rFonts w:hint="cs"/>
          <w:rtl/>
        </w:rPr>
        <w:t>משפט נוסף: אני מקווה שעד ההצבעה - ונושא הפנסיה יהיה בסוף הדרך של הה</w:t>
      </w:r>
      <w:r>
        <w:rPr>
          <w:rFonts w:hint="cs"/>
          <w:rtl/>
        </w:rPr>
        <w:t>צבעה - אנחנו נפעיל שיקול דעת ונבין שאנחנו המפלגה של העם, שאנחנו רוצים להמשיך ולהיות המפלגה של העם, שהעם והמדינה בנויים מהרבה מאוד אזרחים: אני, את, אתה, היא והם, ואסור לנו בשרירות לב, בחוסר הבנה, לפגוע בציבור שהאמין בנו ונתן לנו את המנדט.  תודה רבה.</w:t>
      </w:r>
    </w:p>
    <w:p w14:paraId="213313F2" w14:textId="77777777" w:rsidR="00000000" w:rsidRDefault="007C71EE">
      <w:pPr>
        <w:pStyle w:val="a"/>
        <w:rPr>
          <w:rFonts w:hint="cs"/>
          <w:rtl/>
        </w:rPr>
      </w:pPr>
    </w:p>
    <w:p w14:paraId="3F90E835" w14:textId="77777777" w:rsidR="00000000" w:rsidRDefault="007C71EE">
      <w:pPr>
        <w:pStyle w:val="ad"/>
        <w:rPr>
          <w:rtl/>
        </w:rPr>
      </w:pPr>
      <w:r>
        <w:rPr>
          <w:rtl/>
        </w:rPr>
        <w:t xml:space="preserve">היו"ר </w:t>
      </w:r>
      <w:r>
        <w:rPr>
          <w:rtl/>
        </w:rPr>
        <w:t>ראובן ריבלין:</w:t>
      </w:r>
    </w:p>
    <w:p w14:paraId="3529030F" w14:textId="77777777" w:rsidR="00000000" w:rsidRDefault="007C71EE">
      <w:pPr>
        <w:pStyle w:val="a"/>
        <w:rPr>
          <w:rtl/>
        </w:rPr>
      </w:pPr>
    </w:p>
    <w:p w14:paraId="01672D12" w14:textId="77777777" w:rsidR="00000000" w:rsidRDefault="007C71EE">
      <w:pPr>
        <w:pStyle w:val="a"/>
        <w:rPr>
          <w:rFonts w:hint="cs"/>
          <w:rtl/>
        </w:rPr>
      </w:pPr>
      <w:r>
        <w:rPr>
          <w:rFonts w:hint="cs"/>
          <w:rtl/>
        </w:rPr>
        <w:t>אני מאוד מודה לחבר הכנסת חיים כץ. חבר הכנסת והשר לשעבר נסים דהן, בבקשה. חמש דקות עומדות לרשות אדוני. אחריו ידבר חבר הכנסת אהוד רצאבי, ואם הוא לא יהיה נוכח ידבר חבר הכנסת יצחק הרצוג. יסיים סבב זה חבר הכנסת יולי אדלשטיין.</w:t>
      </w:r>
    </w:p>
    <w:p w14:paraId="6E38BE1D" w14:textId="77777777" w:rsidR="00000000" w:rsidRDefault="007C71EE">
      <w:pPr>
        <w:pStyle w:val="a"/>
        <w:rPr>
          <w:rFonts w:hint="cs"/>
          <w:rtl/>
        </w:rPr>
      </w:pPr>
    </w:p>
    <w:p w14:paraId="11E24FAE" w14:textId="77777777" w:rsidR="00000000" w:rsidRDefault="007C71EE">
      <w:pPr>
        <w:pStyle w:val="a"/>
        <w:rPr>
          <w:color w:val="0000FF"/>
          <w:szCs w:val="28"/>
          <w:rtl/>
        </w:rPr>
      </w:pPr>
    </w:p>
    <w:p w14:paraId="32178FDE" w14:textId="77777777" w:rsidR="00000000" w:rsidRDefault="007C71EE">
      <w:pPr>
        <w:pStyle w:val="Speaker"/>
        <w:rPr>
          <w:rtl/>
        </w:rPr>
      </w:pPr>
      <w:r>
        <w:rPr>
          <w:rtl/>
        </w:rPr>
        <w:t>נסים דהן (ש"ס):</w:t>
      </w:r>
    </w:p>
    <w:p w14:paraId="4CF70054" w14:textId="77777777" w:rsidR="00000000" w:rsidRDefault="007C71EE">
      <w:pPr>
        <w:pStyle w:val="a"/>
        <w:rPr>
          <w:rtl/>
        </w:rPr>
      </w:pPr>
    </w:p>
    <w:p w14:paraId="3AD477B3" w14:textId="77777777" w:rsidR="00000000" w:rsidRDefault="007C71EE">
      <w:pPr>
        <w:pStyle w:val="a"/>
        <w:rPr>
          <w:rFonts w:hint="cs"/>
          <w:rtl/>
        </w:rPr>
      </w:pPr>
      <w:r>
        <w:rPr>
          <w:rFonts w:hint="cs"/>
          <w:rtl/>
        </w:rPr>
        <w:t>אד</w:t>
      </w:r>
      <w:r>
        <w:rPr>
          <w:rFonts w:hint="cs"/>
          <w:rtl/>
        </w:rPr>
        <w:t>וני יושב-ראש הכנסת, חברי חברי הכנסת, אנחנו ממש נמצאים בדקות האחרונות של הנאומים וההסתייגויות ונימוקי ההסתייגויות.</w:t>
      </w:r>
    </w:p>
    <w:p w14:paraId="0400D80F" w14:textId="77777777" w:rsidR="00000000" w:rsidRDefault="007C71EE">
      <w:pPr>
        <w:pStyle w:val="ad"/>
        <w:rPr>
          <w:rtl/>
        </w:rPr>
      </w:pPr>
      <w:r>
        <w:rPr>
          <w:rtl/>
        </w:rPr>
        <w:br/>
        <w:t>היו"ר ראובן ריבלין:</w:t>
      </w:r>
    </w:p>
    <w:p w14:paraId="2F6D7C9C" w14:textId="77777777" w:rsidR="00000000" w:rsidRDefault="007C71EE">
      <w:pPr>
        <w:pStyle w:val="a"/>
        <w:rPr>
          <w:rFonts w:hint="cs"/>
          <w:rtl/>
        </w:rPr>
      </w:pPr>
    </w:p>
    <w:p w14:paraId="16523940" w14:textId="77777777" w:rsidR="00000000" w:rsidRDefault="007C71EE">
      <w:pPr>
        <w:pStyle w:val="a"/>
        <w:rPr>
          <w:rFonts w:hint="cs"/>
          <w:rtl/>
        </w:rPr>
      </w:pPr>
      <w:r>
        <w:rPr>
          <w:rFonts w:hint="cs"/>
          <w:rtl/>
        </w:rPr>
        <w:t>ערב נעילה.</w:t>
      </w:r>
    </w:p>
    <w:p w14:paraId="6B6B1826" w14:textId="77777777" w:rsidR="00000000" w:rsidRDefault="007C71EE">
      <w:pPr>
        <w:pStyle w:val="SpeakerCon"/>
        <w:rPr>
          <w:rtl/>
        </w:rPr>
      </w:pPr>
      <w:r>
        <w:rPr>
          <w:rtl/>
        </w:rPr>
        <w:br/>
      </w:r>
      <w:bookmarkStart w:id="2425" w:name="FS000000487T28_05_2003_12_18_22"/>
      <w:bookmarkEnd w:id="2425"/>
      <w:r>
        <w:rPr>
          <w:rtl/>
        </w:rPr>
        <w:t>נסים דהן (ש"ס):</w:t>
      </w:r>
    </w:p>
    <w:p w14:paraId="068A6A16" w14:textId="77777777" w:rsidR="00000000" w:rsidRDefault="007C71EE">
      <w:pPr>
        <w:pStyle w:val="a"/>
        <w:rPr>
          <w:rtl/>
        </w:rPr>
      </w:pPr>
    </w:p>
    <w:p w14:paraId="07148046" w14:textId="77777777" w:rsidR="00000000" w:rsidRDefault="007C71EE">
      <w:pPr>
        <w:pStyle w:val="a"/>
        <w:rPr>
          <w:rFonts w:hint="cs"/>
          <w:rtl/>
        </w:rPr>
      </w:pPr>
      <w:r>
        <w:rPr>
          <w:rFonts w:hint="cs"/>
          <w:rtl/>
        </w:rPr>
        <w:t>ממש כך. ואני חוזר על התפילה של החזן בנעילה - פתח לנו שער בעת נעילת שער. בעצם, אני פונה לממש</w:t>
      </w:r>
      <w:r>
        <w:rPr>
          <w:rFonts w:hint="cs"/>
          <w:rtl/>
        </w:rPr>
        <w:t>לה שלא נמצאת כאן.</w:t>
      </w:r>
    </w:p>
    <w:p w14:paraId="3889AC56" w14:textId="77777777" w:rsidR="00000000" w:rsidRDefault="007C71EE">
      <w:pPr>
        <w:pStyle w:val="ad"/>
        <w:rPr>
          <w:rtl/>
        </w:rPr>
      </w:pPr>
      <w:r>
        <w:rPr>
          <w:rtl/>
        </w:rPr>
        <w:br/>
        <w:t>היו"ר ראובן ריבלין:</w:t>
      </w:r>
    </w:p>
    <w:p w14:paraId="14A52DD8" w14:textId="77777777" w:rsidR="00000000" w:rsidRDefault="007C71EE">
      <w:pPr>
        <w:pStyle w:val="a"/>
        <w:rPr>
          <w:rtl/>
        </w:rPr>
      </w:pPr>
    </w:p>
    <w:p w14:paraId="1FDC7FB4" w14:textId="77777777" w:rsidR="00000000" w:rsidRDefault="007C71EE">
      <w:pPr>
        <w:pStyle w:val="a"/>
        <w:rPr>
          <w:rFonts w:hint="cs"/>
          <w:rtl/>
        </w:rPr>
      </w:pPr>
      <w:r>
        <w:rPr>
          <w:rFonts w:hint="cs"/>
          <w:rtl/>
        </w:rPr>
        <w:t>השרה נמצאת פה לידך. אבקש לבקש מהשרה להיכנס פנימה.</w:t>
      </w:r>
    </w:p>
    <w:p w14:paraId="691BD3C3" w14:textId="77777777" w:rsidR="00000000" w:rsidRDefault="007C71EE">
      <w:pPr>
        <w:pStyle w:val="SpeakerCon"/>
        <w:rPr>
          <w:rtl/>
        </w:rPr>
      </w:pPr>
      <w:r>
        <w:rPr>
          <w:rtl/>
        </w:rPr>
        <w:br/>
      </w:r>
      <w:bookmarkStart w:id="2426" w:name="FS000000487T28_05_2003_12_20_08C"/>
      <w:bookmarkEnd w:id="2426"/>
      <w:r>
        <w:rPr>
          <w:rtl/>
        </w:rPr>
        <w:t>נסים דהן (ש"ס):</w:t>
      </w:r>
    </w:p>
    <w:p w14:paraId="6B97C298" w14:textId="77777777" w:rsidR="00000000" w:rsidRDefault="007C71EE">
      <w:pPr>
        <w:pStyle w:val="a"/>
        <w:rPr>
          <w:rtl/>
        </w:rPr>
      </w:pPr>
    </w:p>
    <w:p w14:paraId="38112A7E" w14:textId="77777777" w:rsidR="00000000" w:rsidRDefault="007C71EE">
      <w:pPr>
        <w:pStyle w:val="a"/>
        <w:rPr>
          <w:rFonts w:hint="cs"/>
          <w:rtl/>
        </w:rPr>
      </w:pPr>
      <w:r>
        <w:rPr>
          <w:rFonts w:hint="cs"/>
          <w:rtl/>
        </w:rPr>
        <w:t>אני פונה לחברי הקואליציה שנמצאים פה בייצוג כל כך נמוך של חבר כנסת אחד, שניים. הנה, גם חברת כנסת מצוינת שנכנסת עכשיו.</w:t>
      </w:r>
    </w:p>
    <w:p w14:paraId="0598058F" w14:textId="77777777" w:rsidR="00000000" w:rsidRDefault="007C71EE">
      <w:pPr>
        <w:pStyle w:val="ac"/>
        <w:rPr>
          <w:rtl/>
        </w:rPr>
      </w:pPr>
      <w:r>
        <w:rPr>
          <w:rtl/>
        </w:rPr>
        <w:br/>
        <w:t>חיים כץ (הליכוד):</w:t>
      </w:r>
    </w:p>
    <w:p w14:paraId="3419F400" w14:textId="77777777" w:rsidR="00000000" w:rsidRDefault="007C71EE">
      <w:pPr>
        <w:pStyle w:val="a"/>
        <w:rPr>
          <w:rtl/>
        </w:rPr>
      </w:pPr>
    </w:p>
    <w:p w14:paraId="62B26E8D" w14:textId="77777777" w:rsidR="00000000" w:rsidRDefault="007C71EE">
      <w:pPr>
        <w:pStyle w:val="a"/>
        <w:rPr>
          <w:rFonts w:hint="cs"/>
          <w:rtl/>
        </w:rPr>
      </w:pPr>
      <w:r>
        <w:rPr>
          <w:rFonts w:hint="cs"/>
          <w:rtl/>
        </w:rPr>
        <w:t>יותר מהאופו</w:t>
      </w:r>
      <w:r>
        <w:rPr>
          <w:rFonts w:hint="cs"/>
          <w:rtl/>
        </w:rPr>
        <w:t>זיציה. יולי אדלשטיין ואני - - -</w:t>
      </w:r>
    </w:p>
    <w:p w14:paraId="72480D28" w14:textId="77777777" w:rsidR="00000000" w:rsidRDefault="007C71EE">
      <w:pPr>
        <w:pStyle w:val="SpeakerCon"/>
        <w:rPr>
          <w:rtl/>
        </w:rPr>
      </w:pPr>
      <w:r>
        <w:rPr>
          <w:rtl/>
        </w:rPr>
        <w:br/>
      </w:r>
      <w:bookmarkStart w:id="2427" w:name="FS000000487T28_05_2003_12_21_55C"/>
      <w:bookmarkEnd w:id="2427"/>
      <w:r>
        <w:rPr>
          <w:rtl/>
        </w:rPr>
        <w:t>נסים דהן (ש"ס):</w:t>
      </w:r>
    </w:p>
    <w:p w14:paraId="512DB3FD" w14:textId="77777777" w:rsidR="00000000" w:rsidRDefault="007C71EE">
      <w:pPr>
        <w:pStyle w:val="a"/>
        <w:rPr>
          <w:rtl/>
        </w:rPr>
      </w:pPr>
    </w:p>
    <w:p w14:paraId="615EBF82" w14:textId="77777777" w:rsidR="00000000" w:rsidRDefault="007C71EE">
      <w:pPr>
        <w:pStyle w:val="a"/>
        <w:rPr>
          <w:rFonts w:hint="cs"/>
          <w:rtl/>
        </w:rPr>
      </w:pPr>
      <w:r>
        <w:rPr>
          <w:rFonts w:hint="cs"/>
          <w:rtl/>
        </w:rPr>
        <w:t>חבר הכנסת כץ, אתה יודע שהאופוזיציה, כבר אין לה מה לעשות יותר חוץ מלצעוק, לנאום - -</w:t>
      </w:r>
    </w:p>
    <w:p w14:paraId="0AE5CCD3" w14:textId="77777777" w:rsidR="00000000" w:rsidRDefault="007C71EE">
      <w:pPr>
        <w:pStyle w:val="ac"/>
        <w:rPr>
          <w:rtl/>
        </w:rPr>
      </w:pPr>
      <w:r>
        <w:rPr>
          <w:rtl/>
        </w:rPr>
        <w:br/>
        <w:t>יולי-יואל אדלשטיין (הליכוד):</w:t>
      </w:r>
    </w:p>
    <w:p w14:paraId="2CEF7207" w14:textId="77777777" w:rsidR="00000000" w:rsidRDefault="007C71EE">
      <w:pPr>
        <w:pStyle w:val="a"/>
        <w:rPr>
          <w:rtl/>
        </w:rPr>
      </w:pPr>
    </w:p>
    <w:p w14:paraId="78F632EF" w14:textId="77777777" w:rsidR="00000000" w:rsidRDefault="007C71EE">
      <w:pPr>
        <w:pStyle w:val="a"/>
        <w:rPr>
          <w:rFonts w:hint="cs"/>
          <w:rtl/>
        </w:rPr>
      </w:pPr>
      <w:r>
        <w:rPr>
          <w:rFonts w:hint="cs"/>
          <w:rtl/>
        </w:rPr>
        <w:t>הם אפילו לא צועקים. זה ריק.</w:t>
      </w:r>
    </w:p>
    <w:p w14:paraId="180CE41A" w14:textId="77777777" w:rsidR="00000000" w:rsidRDefault="007C71EE">
      <w:pPr>
        <w:pStyle w:val="SpeakerCon"/>
        <w:rPr>
          <w:rtl/>
        </w:rPr>
      </w:pPr>
      <w:r>
        <w:rPr>
          <w:rtl/>
        </w:rPr>
        <w:br/>
      </w:r>
      <w:bookmarkStart w:id="2428" w:name="FS000000487T28_05_2003_12_22_39C"/>
      <w:bookmarkEnd w:id="2428"/>
      <w:r>
        <w:rPr>
          <w:rtl/>
        </w:rPr>
        <w:t>נסים דהן (ש"ס):</w:t>
      </w:r>
    </w:p>
    <w:p w14:paraId="419774DD" w14:textId="77777777" w:rsidR="00000000" w:rsidRDefault="007C71EE">
      <w:pPr>
        <w:pStyle w:val="a"/>
        <w:rPr>
          <w:rtl/>
        </w:rPr>
      </w:pPr>
    </w:p>
    <w:p w14:paraId="6A6B1DB2" w14:textId="77777777" w:rsidR="00000000" w:rsidRDefault="007C71EE">
      <w:pPr>
        <w:pStyle w:val="a"/>
        <w:rPr>
          <w:rFonts w:hint="cs"/>
          <w:rtl/>
        </w:rPr>
      </w:pPr>
      <w:r>
        <w:rPr>
          <w:rFonts w:hint="cs"/>
          <w:rtl/>
        </w:rPr>
        <w:t>- - להפגין, פיליבסטר.</w:t>
      </w:r>
    </w:p>
    <w:p w14:paraId="2A5F2695" w14:textId="77777777" w:rsidR="00000000" w:rsidRDefault="007C71EE">
      <w:pPr>
        <w:pStyle w:val="ad"/>
        <w:rPr>
          <w:rFonts w:hint="cs"/>
          <w:rtl/>
        </w:rPr>
      </w:pPr>
      <w:r>
        <w:rPr>
          <w:rtl/>
        </w:rPr>
        <w:br/>
      </w:r>
    </w:p>
    <w:p w14:paraId="1F57F1B4" w14:textId="77777777" w:rsidR="00000000" w:rsidRDefault="007C71EE">
      <w:pPr>
        <w:pStyle w:val="ad"/>
        <w:rPr>
          <w:rtl/>
        </w:rPr>
      </w:pPr>
      <w:r>
        <w:rPr>
          <w:rtl/>
        </w:rPr>
        <w:br/>
        <w:t>היו"ר ראובן ריבלין:</w:t>
      </w:r>
    </w:p>
    <w:p w14:paraId="0BE05C7D" w14:textId="77777777" w:rsidR="00000000" w:rsidRDefault="007C71EE">
      <w:pPr>
        <w:pStyle w:val="a"/>
        <w:rPr>
          <w:rtl/>
        </w:rPr>
      </w:pPr>
    </w:p>
    <w:p w14:paraId="3948CF93" w14:textId="77777777" w:rsidR="00000000" w:rsidRDefault="007C71EE">
      <w:pPr>
        <w:pStyle w:val="a"/>
        <w:rPr>
          <w:rFonts w:hint="cs"/>
          <w:rtl/>
        </w:rPr>
      </w:pPr>
      <w:r>
        <w:rPr>
          <w:rFonts w:hint="cs"/>
          <w:rtl/>
        </w:rPr>
        <w:t>בקואליציה ותומכיה, כרגע נמצאים פה ב=500% יותר מאשר ב - - - הנה, 300%.</w:t>
      </w:r>
    </w:p>
    <w:p w14:paraId="394FFBAA" w14:textId="77777777" w:rsidR="00000000" w:rsidRDefault="007C71EE">
      <w:pPr>
        <w:pStyle w:val="ac"/>
        <w:rPr>
          <w:rtl/>
        </w:rPr>
      </w:pPr>
      <w:r>
        <w:rPr>
          <w:rtl/>
        </w:rPr>
        <w:br/>
        <w:t>יולי-יואל אדלשטיין (הליכוד):</w:t>
      </w:r>
    </w:p>
    <w:p w14:paraId="4C768A9D" w14:textId="77777777" w:rsidR="00000000" w:rsidRDefault="007C71EE">
      <w:pPr>
        <w:pStyle w:val="a"/>
        <w:rPr>
          <w:rtl/>
        </w:rPr>
      </w:pPr>
    </w:p>
    <w:p w14:paraId="7AB08B6A" w14:textId="77777777" w:rsidR="00000000" w:rsidRDefault="007C71EE">
      <w:pPr>
        <w:pStyle w:val="a"/>
        <w:rPr>
          <w:rFonts w:hint="cs"/>
          <w:rtl/>
        </w:rPr>
      </w:pPr>
      <w:r>
        <w:rPr>
          <w:rFonts w:hint="cs"/>
          <w:rtl/>
        </w:rPr>
        <w:t>הנה הבאנו - - -</w:t>
      </w:r>
    </w:p>
    <w:p w14:paraId="61E14E4D" w14:textId="77777777" w:rsidR="00000000" w:rsidRDefault="007C71EE">
      <w:pPr>
        <w:pStyle w:val="ac"/>
        <w:rPr>
          <w:rtl/>
        </w:rPr>
      </w:pPr>
      <w:r>
        <w:rPr>
          <w:rtl/>
        </w:rPr>
        <w:br/>
        <w:t>יצחק הרצוג (העבודה-מימד):</w:t>
      </w:r>
    </w:p>
    <w:p w14:paraId="1B85D649" w14:textId="77777777" w:rsidR="00000000" w:rsidRDefault="007C71EE">
      <w:pPr>
        <w:pStyle w:val="a"/>
        <w:rPr>
          <w:rtl/>
        </w:rPr>
      </w:pPr>
    </w:p>
    <w:p w14:paraId="787A8116" w14:textId="77777777" w:rsidR="00000000" w:rsidRDefault="007C71EE">
      <w:pPr>
        <w:pStyle w:val="a"/>
        <w:rPr>
          <w:rFonts w:hint="cs"/>
          <w:rtl/>
        </w:rPr>
      </w:pPr>
      <w:r>
        <w:rPr>
          <w:rFonts w:hint="cs"/>
          <w:rtl/>
        </w:rPr>
        <w:t>חיים כץ הוא מהאופוזיציה.</w:t>
      </w:r>
    </w:p>
    <w:p w14:paraId="0EB72FA4" w14:textId="77777777" w:rsidR="00000000" w:rsidRDefault="007C71EE">
      <w:pPr>
        <w:pStyle w:val="ac"/>
        <w:rPr>
          <w:rtl/>
        </w:rPr>
      </w:pPr>
      <w:r>
        <w:rPr>
          <w:rtl/>
        </w:rPr>
        <w:br/>
        <w:t>חיים כץ (הליכוד):</w:t>
      </w:r>
    </w:p>
    <w:p w14:paraId="24AB69CA" w14:textId="77777777" w:rsidR="00000000" w:rsidRDefault="007C71EE">
      <w:pPr>
        <w:pStyle w:val="a"/>
        <w:rPr>
          <w:rtl/>
        </w:rPr>
      </w:pPr>
    </w:p>
    <w:p w14:paraId="5F064199" w14:textId="77777777" w:rsidR="00000000" w:rsidRDefault="007C71EE">
      <w:pPr>
        <w:pStyle w:val="a"/>
        <w:rPr>
          <w:rFonts w:hint="cs"/>
          <w:rtl/>
        </w:rPr>
      </w:pPr>
      <w:r>
        <w:rPr>
          <w:rFonts w:hint="cs"/>
          <w:rtl/>
        </w:rPr>
        <w:t xml:space="preserve">אני מהקואליציה - - - </w:t>
      </w:r>
    </w:p>
    <w:p w14:paraId="0E0F74E9" w14:textId="77777777" w:rsidR="00000000" w:rsidRDefault="007C71EE">
      <w:pPr>
        <w:pStyle w:val="ad"/>
        <w:rPr>
          <w:rtl/>
        </w:rPr>
      </w:pPr>
      <w:r>
        <w:rPr>
          <w:rtl/>
        </w:rPr>
        <w:br/>
        <w:t>היו"ר ראובן ריבלין:</w:t>
      </w:r>
    </w:p>
    <w:p w14:paraId="0204B875" w14:textId="77777777" w:rsidR="00000000" w:rsidRDefault="007C71EE">
      <w:pPr>
        <w:pStyle w:val="a"/>
        <w:rPr>
          <w:rtl/>
        </w:rPr>
      </w:pPr>
    </w:p>
    <w:p w14:paraId="0A25219F" w14:textId="77777777" w:rsidR="00000000" w:rsidRDefault="007C71EE">
      <w:pPr>
        <w:pStyle w:val="a"/>
        <w:rPr>
          <w:rFonts w:hint="cs"/>
          <w:rtl/>
        </w:rPr>
      </w:pPr>
      <w:r>
        <w:rPr>
          <w:rFonts w:hint="cs"/>
          <w:rtl/>
        </w:rPr>
        <w:t>קודם היה אחד מול חמישה</w:t>
      </w:r>
      <w:r>
        <w:rPr>
          <w:rFonts w:hint="cs"/>
          <w:rtl/>
        </w:rPr>
        <w:t>, והנה עכשיו זה נהיה 200%.</w:t>
      </w:r>
    </w:p>
    <w:p w14:paraId="4D877E52" w14:textId="77777777" w:rsidR="00000000" w:rsidRDefault="007C71EE">
      <w:pPr>
        <w:pStyle w:val="SpeakerCon"/>
        <w:rPr>
          <w:rtl/>
        </w:rPr>
      </w:pPr>
      <w:r>
        <w:rPr>
          <w:rtl/>
        </w:rPr>
        <w:br/>
      </w:r>
      <w:bookmarkStart w:id="2429" w:name="FS000000487T28_05_2003_12_24_02C"/>
      <w:bookmarkEnd w:id="2429"/>
      <w:r>
        <w:rPr>
          <w:rtl/>
        </w:rPr>
        <w:t>נסים דהן (ש"ס):</w:t>
      </w:r>
    </w:p>
    <w:p w14:paraId="6205EB0A" w14:textId="77777777" w:rsidR="00000000" w:rsidRDefault="007C71EE">
      <w:pPr>
        <w:pStyle w:val="a"/>
        <w:rPr>
          <w:rFonts w:hint="cs"/>
          <w:rtl/>
        </w:rPr>
      </w:pPr>
    </w:p>
    <w:p w14:paraId="1816D8B2" w14:textId="77777777" w:rsidR="00000000" w:rsidRDefault="007C71EE">
      <w:pPr>
        <w:pStyle w:val="a"/>
        <w:rPr>
          <w:rFonts w:hint="cs"/>
          <w:rtl/>
        </w:rPr>
      </w:pPr>
      <w:r>
        <w:rPr>
          <w:rFonts w:hint="cs"/>
          <w:rtl/>
        </w:rPr>
        <w:t>גברתי השרה, אני חוזר - בתפילת יום הכיפורים, כמעט לפני סיום הצום, עם ישראל עומד ואומר: פתח לנו שער בעת נעילת שער. זאת אומרת, בעוד כמה דקות יינעלו השערים וייחתמו הגזירות והאיגרות החתומות של הגזירות יצאו להוצאה לפו</w:t>
      </w:r>
      <w:r>
        <w:rPr>
          <w:rFonts w:hint="cs"/>
          <w:rtl/>
        </w:rPr>
        <w:t>על. ואנחנו בכל זאת עומדים לפני בורא עולם ומתחננים - ריבונו של עולם, בדקות האחרונות שנשארו תשנה את הגזירה.</w:t>
      </w:r>
    </w:p>
    <w:p w14:paraId="3F83D405" w14:textId="77777777" w:rsidR="00000000" w:rsidRDefault="007C71EE">
      <w:pPr>
        <w:pStyle w:val="a"/>
        <w:rPr>
          <w:rFonts w:hint="cs"/>
          <w:rtl/>
        </w:rPr>
      </w:pPr>
    </w:p>
    <w:p w14:paraId="3F6995DD" w14:textId="77777777" w:rsidR="00000000" w:rsidRDefault="007C71EE">
      <w:pPr>
        <w:pStyle w:val="a"/>
        <w:rPr>
          <w:rFonts w:hint="cs"/>
          <w:rtl/>
        </w:rPr>
      </w:pPr>
      <w:r>
        <w:rPr>
          <w:rFonts w:hint="cs"/>
          <w:rtl/>
        </w:rPr>
        <w:t xml:space="preserve">ואנחנו עומדים פה לפנייך, גברתי השרה - לא מתחננים, אבל הפעם אנחנו אומרים לכם, תשנו את הגזירות הכלכליות שגזרתם על רוב העם במדינה הזאת. </w:t>
      </w:r>
    </w:p>
    <w:p w14:paraId="50A71527" w14:textId="77777777" w:rsidR="00000000" w:rsidRDefault="007C71EE">
      <w:pPr>
        <w:pStyle w:val="a"/>
        <w:rPr>
          <w:rFonts w:hint="cs"/>
          <w:rtl/>
        </w:rPr>
      </w:pPr>
    </w:p>
    <w:p w14:paraId="34E35927" w14:textId="77777777" w:rsidR="00000000" w:rsidRDefault="007C71EE">
      <w:pPr>
        <w:pStyle w:val="a"/>
        <w:rPr>
          <w:rFonts w:hint="cs"/>
          <w:rtl/>
        </w:rPr>
      </w:pPr>
      <w:r>
        <w:rPr>
          <w:rFonts w:hint="cs"/>
          <w:rtl/>
        </w:rPr>
        <w:t>גברתי השרה, בנ</w:t>
      </w:r>
      <w:r>
        <w:rPr>
          <w:rFonts w:hint="cs"/>
          <w:rtl/>
        </w:rPr>
        <w:t>והג שבעולם, שחוקי חסד, חמלה וחנינה נובעים לא רק מהסיבה הפרוזאית של הומניות, של דאגה לזולת כצעד הומני-חברתי. יש לפעמים איזה שיקול אנוכי מאוד פשוט - שגלגל חוזר בעולם. והשיקול האנוכי הפשוט הזה של גלגל חוזר בעולם, מכריח - -</w:t>
      </w:r>
    </w:p>
    <w:p w14:paraId="10DFFACC" w14:textId="77777777" w:rsidR="00000000" w:rsidRDefault="007C71EE">
      <w:pPr>
        <w:pStyle w:val="ac"/>
        <w:rPr>
          <w:rtl/>
        </w:rPr>
      </w:pPr>
      <w:r>
        <w:rPr>
          <w:rtl/>
        </w:rPr>
        <w:br/>
        <w:t>השרה לאיכות הסביבה יהודית נאות:</w:t>
      </w:r>
    </w:p>
    <w:p w14:paraId="7BA51E7A" w14:textId="77777777" w:rsidR="00000000" w:rsidRDefault="007C71EE">
      <w:pPr>
        <w:pStyle w:val="a"/>
        <w:rPr>
          <w:rtl/>
        </w:rPr>
      </w:pPr>
    </w:p>
    <w:p w14:paraId="088F1B45" w14:textId="77777777" w:rsidR="00000000" w:rsidRDefault="007C71EE">
      <w:pPr>
        <w:pStyle w:val="a"/>
        <w:rPr>
          <w:rFonts w:hint="cs"/>
          <w:rtl/>
        </w:rPr>
      </w:pPr>
      <w:r>
        <w:rPr>
          <w:rFonts w:hint="cs"/>
          <w:rtl/>
        </w:rPr>
        <w:t>זה</w:t>
      </w:r>
      <w:r>
        <w:rPr>
          <w:rFonts w:hint="cs"/>
          <w:rtl/>
        </w:rPr>
        <w:t xml:space="preserve"> היה צריך להנחות אתכם בקדנציה הקודמת.</w:t>
      </w:r>
    </w:p>
    <w:p w14:paraId="7515DDBC" w14:textId="77777777" w:rsidR="00000000" w:rsidRDefault="007C71EE">
      <w:pPr>
        <w:pStyle w:val="SpeakerCon"/>
        <w:rPr>
          <w:rtl/>
        </w:rPr>
      </w:pPr>
      <w:r>
        <w:rPr>
          <w:rtl/>
        </w:rPr>
        <w:br/>
      </w:r>
      <w:bookmarkStart w:id="2430" w:name="FS000000487T28_05_2003_12_28_39C"/>
      <w:bookmarkEnd w:id="2430"/>
      <w:r>
        <w:rPr>
          <w:rFonts w:hint="cs"/>
          <w:rtl/>
        </w:rPr>
        <w:br/>
      </w:r>
      <w:r>
        <w:rPr>
          <w:rtl/>
        </w:rPr>
        <w:t>נסים דהן (ש"ס):</w:t>
      </w:r>
    </w:p>
    <w:p w14:paraId="62E873ED" w14:textId="77777777" w:rsidR="00000000" w:rsidRDefault="007C71EE">
      <w:pPr>
        <w:pStyle w:val="a"/>
        <w:rPr>
          <w:rtl/>
        </w:rPr>
      </w:pPr>
    </w:p>
    <w:p w14:paraId="0AB4240B" w14:textId="77777777" w:rsidR="00000000" w:rsidRDefault="007C71EE">
      <w:pPr>
        <w:pStyle w:val="a"/>
        <w:rPr>
          <w:rFonts w:hint="cs"/>
          <w:rtl/>
        </w:rPr>
      </w:pPr>
      <w:r>
        <w:rPr>
          <w:rFonts w:hint="cs"/>
          <w:rtl/>
        </w:rPr>
        <w:t>- - חברות ומדינות ועמים לתקן חוקים כאלה ולחוקק חוקים כאלה וגזירות כאלה, שמביאים בחשבון גם את האפשרות הזאת.</w:t>
      </w:r>
    </w:p>
    <w:p w14:paraId="3BD75E69" w14:textId="77777777" w:rsidR="00000000" w:rsidRDefault="007C71EE">
      <w:pPr>
        <w:pStyle w:val="a"/>
        <w:rPr>
          <w:rFonts w:hint="cs"/>
          <w:rtl/>
        </w:rPr>
      </w:pPr>
      <w:r>
        <w:rPr>
          <w:rFonts w:hint="cs"/>
          <w:rtl/>
        </w:rPr>
        <w:t xml:space="preserve"> </w:t>
      </w:r>
    </w:p>
    <w:p w14:paraId="504DC69F" w14:textId="77777777" w:rsidR="00000000" w:rsidRDefault="007C71EE">
      <w:pPr>
        <w:pStyle w:val="a"/>
        <w:rPr>
          <w:rFonts w:hint="cs"/>
          <w:rtl/>
        </w:rPr>
      </w:pPr>
      <w:r>
        <w:rPr>
          <w:rFonts w:hint="cs"/>
          <w:rtl/>
        </w:rPr>
        <w:t>משום מה, חסד וחנינה בממשלה הזאת לא ראיתי בחודש האחרון. אטימות מוחלטת לזעקות לב של ילדים, ש</w:t>
      </w:r>
      <w:r>
        <w:rPr>
          <w:rFonts w:hint="cs"/>
          <w:rtl/>
        </w:rPr>
        <w:t>ל נכים, של קשישים. אטימות מוחלטת, לא עוזר כלום.</w:t>
      </w:r>
    </w:p>
    <w:p w14:paraId="52C9B1DB" w14:textId="77777777" w:rsidR="00000000" w:rsidRDefault="007C71EE">
      <w:pPr>
        <w:pStyle w:val="a"/>
        <w:rPr>
          <w:rFonts w:hint="cs"/>
          <w:rtl/>
        </w:rPr>
      </w:pPr>
    </w:p>
    <w:p w14:paraId="1EB8EE36" w14:textId="77777777" w:rsidR="00000000" w:rsidRDefault="007C71EE">
      <w:pPr>
        <w:pStyle w:val="a"/>
        <w:rPr>
          <w:rFonts w:hint="cs"/>
          <w:rtl/>
        </w:rPr>
      </w:pPr>
      <w:r>
        <w:rPr>
          <w:rFonts w:hint="cs"/>
          <w:rtl/>
        </w:rPr>
        <w:t xml:space="preserve">אז אם לא מצד ההומניות - ואת זה אתם לא רוצים לגלות - אתם תגלו הומניות רק </w:t>
      </w:r>
      <w:r>
        <w:rPr>
          <w:rtl/>
        </w:rPr>
        <w:br/>
      </w:r>
      <w:r>
        <w:rPr>
          <w:rFonts w:hint="cs"/>
          <w:rtl/>
        </w:rPr>
        <w:t>כלפי בעלי-חיים, רק לכלבים, רק לחתולים. צריך, אני לא אומר שלא, אבל יש צער בעלי-חיים של  הולכי על שתיים, שאותם החלטתם לדכא עד עפר ועד יס</w:t>
      </w:r>
      <w:r>
        <w:rPr>
          <w:rFonts w:hint="cs"/>
          <w:rtl/>
        </w:rPr>
        <w:t>וד.</w:t>
      </w:r>
    </w:p>
    <w:p w14:paraId="37974451" w14:textId="77777777" w:rsidR="00000000" w:rsidRDefault="007C71EE">
      <w:pPr>
        <w:pStyle w:val="a"/>
        <w:rPr>
          <w:rFonts w:hint="cs"/>
          <w:rtl/>
        </w:rPr>
      </w:pPr>
    </w:p>
    <w:p w14:paraId="4124A1D4" w14:textId="77777777" w:rsidR="00000000" w:rsidRDefault="007C71EE">
      <w:pPr>
        <w:pStyle w:val="a"/>
        <w:rPr>
          <w:rFonts w:hint="cs"/>
          <w:rtl/>
        </w:rPr>
      </w:pPr>
      <w:r>
        <w:rPr>
          <w:rFonts w:hint="cs"/>
          <w:rtl/>
        </w:rPr>
        <w:t xml:space="preserve">למה? אין לי תשובה, אבל הביאו בחשבון - גברתי השרה, תעבירי את זה לכל הממשלה - זקנים גם אתם תהיו פעם. אין מה לעשות, אי-אפשר לעצור את השעון. נכים אני מקווה שלא תהיו אף פעם ואני מתפלל, אבל זה יכול להיות. זו אופציה קיימת בעולם הזה. מה לעשות, אין לכם ביטוח, </w:t>
      </w:r>
      <w:r>
        <w:rPr>
          <w:rFonts w:hint="cs"/>
          <w:rtl/>
        </w:rPr>
        <w:t>כמו שאין לי ביטוח. לאף אחד אין ביטוח, לא נגד זיקנה, את זה אי-אפשר לעצור, לא נגד  נכות. בוודאי אתם מצפים שהילדים שלכם - אם לא, אז הנכדים, אם לא הנכדים, הנינים - ייוולדו לתוך חברה מתוקנת, שתומכת בחלש, כי אי-אפשר לדעת מי החלש של מחר. וחוקים לא מחוקקים ליום אח</w:t>
      </w:r>
      <w:r>
        <w:rPr>
          <w:rFonts w:hint="cs"/>
          <w:rtl/>
        </w:rPr>
        <w:t>ד ולא ליומיים.</w:t>
      </w:r>
    </w:p>
    <w:p w14:paraId="35612A04" w14:textId="77777777" w:rsidR="00000000" w:rsidRDefault="007C71EE">
      <w:pPr>
        <w:pStyle w:val="a"/>
        <w:rPr>
          <w:rFonts w:hint="cs"/>
          <w:rtl/>
        </w:rPr>
      </w:pPr>
    </w:p>
    <w:p w14:paraId="6B95B9C9" w14:textId="77777777" w:rsidR="00000000" w:rsidRDefault="007C71EE">
      <w:pPr>
        <w:pStyle w:val="a"/>
        <w:rPr>
          <w:rFonts w:hint="cs"/>
          <w:rtl/>
        </w:rPr>
      </w:pPr>
      <w:r>
        <w:rPr>
          <w:rFonts w:hint="cs"/>
          <w:rtl/>
        </w:rPr>
        <w:t>משום מה, יש לכם הרגשה בשינוי - אני ואפסי עוד. אנחנו נישאר גדולים, חזקים, צעירים, בריאים, עם עיניים כחולות, לא נהיה זקנים, חס ושלום לעולם לא נהיה נכים. הילדים שלנו תמיד ייוולדו לתוך השכבות המתאימות והעשירות של צפון תל-אביב. ואחרים - עליהם נג</w:t>
      </w:r>
      <w:r>
        <w:rPr>
          <w:rFonts w:hint="cs"/>
          <w:rtl/>
        </w:rPr>
        <w:t xml:space="preserve">זרו הנכות, החולשה. אנחנו ביטחנו את עצמנו, איפה? אני לא יודע, רק תגלי לי איפה רכשתם את תעודת הביטוח הזאת. גלגל חוזר בעולם. ריבונו של עולם, קצת מחשבה. מילא אטימות, אבל גם טיפשות? </w:t>
      </w:r>
    </w:p>
    <w:p w14:paraId="6A054828" w14:textId="77777777" w:rsidR="00000000" w:rsidRDefault="007C71EE">
      <w:pPr>
        <w:pStyle w:val="a"/>
        <w:rPr>
          <w:rFonts w:hint="cs"/>
          <w:rtl/>
        </w:rPr>
      </w:pPr>
    </w:p>
    <w:p w14:paraId="67AE1559" w14:textId="77777777" w:rsidR="00000000" w:rsidRDefault="007C71EE">
      <w:pPr>
        <w:pStyle w:val="a"/>
        <w:rPr>
          <w:rFonts w:hint="cs"/>
          <w:rtl/>
        </w:rPr>
      </w:pPr>
      <w:r>
        <w:rPr>
          <w:rFonts w:hint="cs"/>
          <w:rtl/>
        </w:rPr>
        <w:t xml:space="preserve">ואני רוצה להבין, אף  שבוועדת הכספים, שבה אני חבר, אדוני היושב-ראש, לא קיבלתי </w:t>
      </w:r>
      <w:r>
        <w:rPr>
          <w:rFonts w:hint="cs"/>
          <w:rtl/>
        </w:rPr>
        <w:t>תשובות. לא קיבלתי תשובות על השאלות קשות - איך באמת אתם חושבים שמשפחה עם שמונה ילדים - היום, לא בעתיד - עם שמונה ילדים, שהמינימום שהיא צריכה כדי להתקיים, על-פי כל סטטיסטיקה ועל-פי כל מחקר - לחם, חלב, מים, בלי טיפולי שיניים, בלי אורגן, בלי שיעורי העשרה. מים,</w:t>
      </w:r>
      <w:r>
        <w:rPr>
          <w:rFonts w:hint="cs"/>
          <w:rtl/>
        </w:rPr>
        <w:t xml:space="preserve"> חלב, לחם, וקצת - אם מותר למרוח, אם תרשי להם למרוח קצת משהו על הפרוסה -  גם כשהאבא עובד, לא מדברים על אחד שלא עובד, מדברים על מי שכבר מצא עבודה והוא משתכר את שכר המינימום פלוס, כי זה רוב האוכלוסייה. זה 50%-60% של האוכלוסייה שמשתכרת שכר מינימום פלוס. </w:t>
      </w:r>
    </w:p>
    <w:p w14:paraId="1C75E9FA" w14:textId="77777777" w:rsidR="00000000" w:rsidRDefault="007C71EE">
      <w:pPr>
        <w:pStyle w:val="a"/>
        <w:rPr>
          <w:rFonts w:hint="cs"/>
          <w:rtl/>
        </w:rPr>
      </w:pPr>
    </w:p>
    <w:p w14:paraId="729DCBD9" w14:textId="77777777" w:rsidR="00000000" w:rsidRDefault="007C71EE">
      <w:pPr>
        <w:pStyle w:val="a"/>
        <w:rPr>
          <w:rFonts w:hint="cs"/>
          <w:rtl/>
        </w:rPr>
      </w:pPr>
      <w:r>
        <w:rPr>
          <w:rFonts w:hint="cs"/>
          <w:rtl/>
        </w:rPr>
        <w:t>אבל,</w:t>
      </w:r>
      <w:r>
        <w:rPr>
          <w:rFonts w:hint="cs"/>
          <w:rtl/>
        </w:rPr>
        <w:t xml:space="preserve"> הביטחון הכלכלי שלו היה אותן קצבאות ילדים - על שניים-שלושה-חמישה - והוא קיבל על חמישה ילדים 3,500 שקל. ויום אחד, אחרי ההצבעה כאן, הוא יקבל פחות מ=800 שקל. ריבונו של עולם, איך אתם רוצים שהוא יחיה? שהוא יעבוד? - הוא עובד. שעות נוספות - הלוואי שייתנו לו לעשות</w:t>
      </w:r>
      <w:r>
        <w:rPr>
          <w:rFonts w:hint="cs"/>
          <w:rtl/>
        </w:rPr>
        <w:t xml:space="preserve"> עוד שעה אחת נוספת; שישלח את אשתו לעבוד? - היא עובדת. וזו רוב האוכלוסייה שעליה גזרתם את הגזירות האלה.</w:t>
      </w:r>
    </w:p>
    <w:p w14:paraId="2AA22E3B" w14:textId="77777777" w:rsidR="00000000" w:rsidRDefault="007C71EE">
      <w:pPr>
        <w:pStyle w:val="a"/>
        <w:rPr>
          <w:rFonts w:hint="cs"/>
          <w:rtl/>
        </w:rPr>
      </w:pPr>
    </w:p>
    <w:p w14:paraId="2AD46494" w14:textId="77777777" w:rsidR="00000000" w:rsidRDefault="007C71EE">
      <w:pPr>
        <w:pStyle w:val="a"/>
        <w:rPr>
          <w:rFonts w:hint="cs"/>
          <w:rtl/>
        </w:rPr>
      </w:pPr>
      <w:r>
        <w:rPr>
          <w:rFonts w:hint="cs"/>
          <w:rtl/>
        </w:rPr>
        <w:t>חשבנו שאולי - נו, תהיה לו הכנסה נמוכה מקצבאות ילדים, אבל את ספרי הלימוד הוא יקבל חינם בבית-הספר. גם את זה ביטלתם, גם את זה הקפאתם. אמרנו - לא יהיו לו ספר</w:t>
      </w:r>
      <w:r>
        <w:rPr>
          <w:rFonts w:hint="cs"/>
          <w:rtl/>
        </w:rPr>
        <w:t>י לימוד, אז הוא יכול להעשיר את הילדים שלו בספריות ציבוריות. גם את זה הקפאתם. אמרנו - הוא לא יוכל להעשיר את הילדים שלו בהעשרה בספריות ציבוריות, הוא בוודאי יוכל לקבל בשעות לא פורמליות תקציב ממשרד החינוך - -</w:t>
      </w:r>
    </w:p>
    <w:p w14:paraId="31233EC2" w14:textId="77777777" w:rsidR="00000000" w:rsidRDefault="007C71EE">
      <w:pPr>
        <w:pStyle w:val="ac"/>
        <w:rPr>
          <w:rtl/>
        </w:rPr>
      </w:pPr>
      <w:r>
        <w:rPr>
          <w:rtl/>
        </w:rPr>
        <w:br/>
        <w:t>יצחק הרצוג (העבודה-מימד):</w:t>
      </w:r>
    </w:p>
    <w:p w14:paraId="302B6CC6" w14:textId="77777777" w:rsidR="00000000" w:rsidRDefault="007C71EE">
      <w:pPr>
        <w:pStyle w:val="a"/>
        <w:rPr>
          <w:rFonts w:hint="cs"/>
          <w:rtl/>
        </w:rPr>
      </w:pPr>
    </w:p>
    <w:p w14:paraId="0CF8A8AC" w14:textId="77777777" w:rsidR="00000000" w:rsidRDefault="007C71EE">
      <w:pPr>
        <w:pStyle w:val="a"/>
        <w:rPr>
          <w:rFonts w:hint="cs"/>
          <w:rtl/>
        </w:rPr>
      </w:pPr>
      <w:r>
        <w:rPr>
          <w:rFonts w:hint="cs"/>
          <w:rtl/>
        </w:rPr>
        <w:t>בהשאלה.</w:t>
      </w:r>
    </w:p>
    <w:p w14:paraId="3A6B7F90" w14:textId="77777777" w:rsidR="00000000" w:rsidRDefault="007C71EE">
      <w:pPr>
        <w:pStyle w:val="SpeakerCon"/>
        <w:rPr>
          <w:rtl/>
        </w:rPr>
      </w:pPr>
      <w:r>
        <w:rPr>
          <w:rtl/>
        </w:rPr>
        <w:br/>
      </w:r>
      <w:bookmarkStart w:id="2431" w:name="FS000000487T28_05_2003_12_45_52C"/>
      <w:bookmarkEnd w:id="2431"/>
      <w:r>
        <w:rPr>
          <w:rtl/>
        </w:rPr>
        <w:t>נסים דהן (ש"ס)</w:t>
      </w:r>
      <w:r>
        <w:rPr>
          <w:rtl/>
        </w:rPr>
        <w:t>:</w:t>
      </w:r>
    </w:p>
    <w:p w14:paraId="4909902D" w14:textId="77777777" w:rsidR="00000000" w:rsidRDefault="007C71EE">
      <w:pPr>
        <w:pStyle w:val="a"/>
        <w:rPr>
          <w:rFonts w:hint="cs"/>
          <w:rtl/>
        </w:rPr>
      </w:pPr>
    </w:p>
    <w:p w14:paraId="0EECF886" w14:textId="77777777" w:rsidR="00000000" w:rsidRDefault="007C71EE">
      <w:pPr>
        <w:pStyle w:val="a"/>
        <w:rPr>
          <w:rFonts w:hint="cs"/>
          <w:rtl/>
        </w:rPr>
      </w:pPr>
      <w:r>
        <w:rPr>
          <w:rFonts w:hint="cs"/>
          <w:rtl/>
        </w:rPr>
        <w:t xml:space="preserve">- - גם את זה ביטלתם. אמרנו - אולי, אם לא תהיה לו העשרה רוחנית, לפחות הוא יוכל להתקיים - לשתות, לאכול. אז גם את התקציבים לכל המקומות האלה שמעניקים הקצבות במשרד העבודה והרווחה ביטלתם. וקיצצתם על ימין ועל שמאל. </w:t>
      </w:r>
    </w:p>
    <w:p w14:paraId="3406EEEB" w14:textId="77777777" w:rsidR="00000000" w:rsidRDefault="007C71EE">
      <w:pPr>
        <w:pStyle w:val="a"/>
        <w:rPr>
          <w:rFonts w:hint="cs"/>
          <w:rtl/>
        </w:rPr>
      </w:pPr>
    </w:p>
    <w:p w14:paraId="090876BB" w14:textId="77777777" w:rsidR="00000000" w:rsidRDefault="007C71EE">
      <w:pPr>
        <w:pStyle w:val="a"/>
        <w:rPr>
          <w:rFonts w:hint="cs"/>
          <w:rtl/>
        </w:rPr>
      </w:pPr>
      <w:r>
        <w:rPr>
          <w:rFonts w:hint="cs"/>
          <w:rtl/>
        </w:rPr>
        <w:t>ואחרי שכבר קיצצתם לו את הבריאות, את הרוחניו</w:t>
      </w:r>
      <w:r>
        <w:rPr>
          <w:rFonts w:hint="cs"/>
          <w:rtl/>
        </w:rPr>
        <w:t>ת ואת הגשמיות, והוא נהיה חולה - גם פה פגעתם. הוא יוכל ללכת לרופא רק אם הוא ישלם יותר, והוא יקבל תרופות רק אם הוא ישלם יותר, והוא יקבל טיפול רפואי רק בתור מאוחר יותר - ואני כשר הבריאות לשעבר יודע - התורים יגדלו. ואם עד היום במדינת ישראל, אחרי חוק ביטוח בריא</w:t>
      </w:r>
      <w:r>
        <w:rPr>
          <w:rFonts w:hint="cs"/>
          <w:rtl/>
        </w:rPr>
        <w:t>ות ממלכתי, אנשים המתינו לתור - דבר נפלא - בתוך 24 שעות כל אזרח בישראל היום יכול להגיע לרופא מקצועי, ממחר, אדוני היושב-ראש, הוא יצטרך להמתין כמו באנגליה - חודש, חודשיים, שלושה חודשים, שנה, שנתיים. זה התור באנגליה.</w:t>
      </w:r>
    </w:p>
    <w:p w14:paraId="24BF90BE" w14:textId="77777777" w:rsidR="00000000" w:rsidRDefault="007C71EE">
      <w:pPr>
        <w:pStyle w:val="a"/>
        <w:rPr>
          <w:rFonts w:hint="cs"/>
          <w:rtl/>
        </w:rPr>
      </w:pPr>
    </w:p>
    <w:p w14:paraId="64209453" w14:textId="77777777" w:rsidR="00000000" w:rsidRDefault="007C71EE">
      <w:pPr>
        <w:pStyle w:val="a"/>
        <w:rPr>
          <w:rFonts w:hint="cs"/>
          <w:rtl/>
        </w:rPr>
      </w:pPr>
      <w:r>
        <w:rPr>
          <w:rFonts w:hint="cs"/>
          <w:rtl/>
        </w:rPr>
        <w:t>ומנין האכזריות הזאת לציבור, ריבונו של עולם</w:t>
      </w:r>
      <w:r>
        <w:rPr>
          <w:rFonts w:hint="cs"/>
          <w:rtl/>
        </w:rPr>
        <w:t>? אז אמרנו אטימות, אבל לערב בזה טיפשות? ובמיוחד, אדוני היושב-ראש, שמסתירים. אומרים לנו: כלכלה מתמוטטת, מדינה מתמוטטת. אין דרכים אלטרנטיביות להגיע לאותן מטרות? יש. יש דרכים אלטרנטיביות להגשמת  אותן מטרות. זה לא עניין של כלכלה, זה עניין של הסכמים קואליציוניי</w:t>
      </w:r>
      <w:r>
        <w:rPr>
          <w:rFonts w:hint="cs"/>
          <w:rtl/>
        </w:rPr>
        <w:t>ם, כי בוועדת כספים הוכחנו פעם אחר פעם אחר פעם, שניתן להגיע לאותה מטרה של ייצוב המשק על-ידי שינוי סדרי עדיפויות. וחברייך עמדו על הרגליים האחוריות - לא לקבל שום תוכנית אחרת, רק את התוכנית הספציפית הזאת, שפוגעת הכי קשה בשכבות החלשות. הם לא חושבים שאולי ניתן ל</w:t>
      </w:r>
      <w:r>
        <w:rPr>
          <w:rFonts w:hint="cs"/>
          <w:rtl/>
        </w:rPr>
        <w:t xml:space="preserve">פתור את זה אחרת - על-ידי הסטת תקציבים מדברים אחרים. </w:t>
      </w:r>
    </w:p>
    <w:p w14:paraId="50E7230C" w14:textId="77777777" w:rsidR="00000000" w:rsidRDefault="007C71EE">
      <w:pPr>
        <w:pStyle w:val="a"/>
        <w:rPr>
          <w:rFonts w:hint="cs"/>
          <w:rtl/>
        </w:rPr>
      </w:pPr>
    </w:p>
    <w:p w14:paraId="4E38569B" w14:textId="77777777" w:rsidR="00000000" w:rsidRDefault="007C71EE">
      <w:pPr>
        <w:pStyle w:val="a"/>
        <w:rPr>
          <w:rFonts w:hint="cs"/>
          <w:rtl/>
        </w:rPr>
      </w:pPr>
      <w:r>
        <w:rPr>
          <w:rFonts w:hint="cs"/>
          <w:rtl/>
        </w:rPr>
        <w:t>עניין של סדרי עדיפויות - לגיטימי, אבל, אדוני היושב-ראש, לראשונה בהיסטוריה של עם ישראל ושל מדינת ישראל מפלגה מיישמת את המצע שלה דרך תוכנית כלכלית. ליישם מצע זה לגיטימי, אבל לקחת תוכנית כלכלית ושם ליישם א</w:t>
      </w:r>
      <w:r>
        <w:rPr>
          <w:rFonts w:hint="cs"/>
          <w:rtl/>
        </w:rPr>
        <w:t>ת כל המצע שלה - שהוא כולו שנאה אחת גדולה לחרדים - ואני מבקש סליחה ומתנצל אם אני אומר את המשפט הבא, אני מתנצל מראש אבל אני אומר את המשפט - - -</w:t>
      </w:r>
    </w:p>
    <w:p w14:paraId="625F4A94" w14:textId="77777777" w:rsidR="00000000" w:rsidRDefault="007C71EE">
      <w:pPr>
        <w:pStyle w:val="ad"/>
        <w:rPr>
          <w:rtl/>
        </w:rPr>
      </w:pPr>
      <w:r>
        <w:rPr>
          <w:rtl/>
        </w:rPr>
        <w:br/>
        <w:t>היו"ר ראובן ריבלין:</w:t>
      </w:r>
    </w:p>
    <w:p w14:paraId="7CBCFA89" w14:textId="77777777" w:rsidR="00000000" w:rsidRDefault="007C71EE">
      <w:pPr>
        <w:pStyle w:val="a"/>
        <w:rPr>
          <w:rtl/>
        </w:rPr>
      </w:pPr>
    </w:p>
    <w:p w14:paraId="78E453C0" w14:textId="77777777" w:rsidR="00000000" w:rsidRDefault="007C71EE">
      <w:pPr>
        <w:pStyle w:val="a"/>
        <w:rPr>
          <w:rFonts w:hint="cs"/>
          <w:rtl/>
        </w:rPr>
      </w:pPr>
      <w:r>
        <w:rPr>
          <w:rFonts w:hint="cs"/>
          <w:rtl/>
        </w:rPr>
        <w:t>למה לאדוני להתנצל מראש?</w:t>
      </w:r>
    </w:p>
    <w:p w14:paraId="6A6DE1DC" w14:textId="77777777" w:rsidR="00000000" w:rsidRDefault="007C71EE">
      <w:pPr>
        <w:pStyle w:val="ac"/>
        <w:rPr>
          <w:rtl/>
        </w:rPr>
      </w:pPr>
      <w:r>
        <w:rPr>
          <w:rtl/>
        </w:rPr>
        <w:br/>
        <w:t>השרה לאיכות הסביבה יהודית נאות:</w:t>
      </w:r>
    </w:p>
    <w:p w14:paraId="147EB188" w14:textId="77777777" w:rsidR="00000000" w:rsidRDefault="007C71EE">
      <w:pPr>
        <w:pStyle w:val="a"/>
        <w:rPr>
          <w:rtl/>
        </w:rPr>
      </w:pPr>
    </w:p>
    <w:p w14:paraId="5B6D6481" w14:textId="77777777" w:rsidR="00000000" w:rsidRDefault="007C71EE">
      <w:pPr>
        <w:pStyle w:val="a"/>
        <w:rPr>
          <w:rFonts w:hint="cs"/>
          <w:rtl/>
        </w:rPr>
      </w:pPr>
      <w:r>
        <w:rPr>
          <w:rFonts w:hint="cs"/>
          <w:rtl/>
        </w:rPr>
        <w:t>- - -</w:t>
      </w:r>
    </w:p>
    <w:p w14:paraId="0EB58840" w14:textId="77777777" w:rsidR="00000000" w:rsidRDefault="007C71EE">
      <w:pPr>
        <w:pStyle w:val="SpeakerCon"/>
        <w:rPr>
          <w:rtl/>
        </w:rPr>
      </w:pPr>
      <w:r>
        <w:rPr>
          <w:rtl/>
        </w:rPr>
        <w:br/>
      </w:r>
      <w:bookmarkStart w:id="2432" w:name="FS000000487T28_05_2003_12_53_16C"/>
      <w:bookmarkEnd w:id="2432"/>
      <w:r>
        <w:rPr>
          <w:rtl/>
        </w:rPr>
        <w:t>נסים דהן (ש"ס):</w:t>
      </w:r>
    </w:p>
    <w:p w14:paraId="6538BB7E" w14:textId="77777777" w:rsidR="00000000" w:rsidRDefault="007C71EE">
      <w:pPr>
        <w:pStyle w:val="a"/>
        <w:rPr>
          <w:rtl/>
        </w:rPr>
      </w:pPr>
    </w:p>
    <w:p w14:paraId="4C7DAC1C" w14:textId="77777777" w:rsidR="00000000" w:rsidRDefault="007C71EE">
      <w:pPr>
        <w:pStyle w:val="a"/>
        <w:rPr>
          <w:rFonts w:hint="cs"/>
          <w:rtl/>
        </w:rPr>
      </w:pPr>
      <w:r>
        <w:rPr>
          <w:rFonts w:hint="cs"/>
          <w:rtl/>
        </w:rPr>
        <w:t xml:space="preserve">אני אתנצל </w:t>
      </w:r>
      <w:r>
        <w:rPr>
          <w:rFonts w:hint="cs"/>
          <w:rtl/>
        </w:rPr>
        <w:t>ואני אומר את המשפט, כי כבר שמענו אותו פעם: הכה ביהודים ותציל את רוסיה - ואת היהודים הכי קל להכות בכיס.</w:t>
      </w:r>
    </w:p>
    <w:p w14:paraId="0C409820" w14:textId="77777777" w:rsidR="00000000" w:rsidRDefault="007C71EE">
      <w:pPr>
        <w:pStyle w:val="a"/>
        <w:rPr>
          <w:rFonts w:hint="cs"/>
          <w:rtl/>
        </w:rPr>
      </w:pPr>
    </w:p>
    <w:p w14:paraId="2518B0F5" w14:textId="77777777" w:rsidR="00000000" w:rsidRDefault="007C71EE">
      <w:pPr>
        <w:pStyle w:val="a"/>
        <w:rPr>
          <w:rFonts w:hint="cs"/>
          <w:rtl/>
        </w:rPr>
      </w:pPr>
      <w:r>
        <w:rPr>
          <w:rFonts w:hint="cs"/>
          <w:rtl/>
        </w:rPr>
        <w:t>מה שלא הצלחתם להגשים במצע שלכם, בפעולות חברתיות - אתם מממשים בפעולות כלכליות, כי אתם לא הולכים לפתוח מועדונים לנוער ושם להחדיר את התורה שלכם; אתם לא הול</w:t>
      </w:r>
      <w:r>
        <w:rPr>
          <w:rFonts w:hint="cs"/>
          <w:rtl/>
        </w:rPr>
        <w:t xml:space="preserve">כים להקים בתי-ספר כדי להחדיר את התורה שלכם; אתם לא מקימים אוניברסיטאות כדי להגשים את התורה שלכם. אתם מגשימים את התורה שלכם בכך שאתם מחסלים את היריב. לראשונה בהיסטוריה של עם ישראל, שמפלגה מגיעה לשלטון וכל מטרתה היא לפגוע במי שהתנגדו לה. </w:t>
      </w:r>
    </w:p>
    <w:p w14:paraId="3F497CB9" w14:textId="77777777" w:rsidR="00000000" w:rsidRDefault="007C71EE">
      <w:pPr>
        <w:pStyle w:val="a"/>
        <w:rPr>
          <w:rFonts w:hint="cs"/>
          <w:rtl/>
        </w:rPr>
      </w:pPr>
    </w:p>
    <w:p w14:paraId="01429742" w14:textId="77777777" w:rsidR="00000000" w:rsidRDefault="007C71EE">
      <w:pPr>
        <w:pStyle w:val="a"/>
        <w:rPr>
          <w:rFonts w:hint="cs"/>
          <w:rtl/>
        </w:rPr>
      </w:pPr>
      <w:r>
        <w:rPr>
          <w:rFonts w:hint="cs"/>
          <w:rtl/>
        </w:rPr>
        <w:t xml:space="preserve">שום דבר לא הועלתם </w:t>
      </w:r>
      <w:r>
        <w:rPr>
          <w:rFonts w:hint="cs"/>
          <w:rtl/>
        </w:rPr>
        <w:t xml:space="preserve">לאנשים שלכם, כי גם בשכבות הביניים - שאתם לכאורה מייצגים - פגעתם הכי קשה. אם הייתם מועילים במשהו לשכבות ששלחו אתכם לשלטון - מילא, אבל להן לא עשיתם כלום, פגעתם בהן וגם פגעתם באלה שלדעתכם הם היריבים הפוליטיים שלכם, מתוך מגמה אחת ברורה. </w:t>
      </w:r>
    </w:p>
    <w:p w14:paraId="72B16E7A" w14:textId="77777777" w:rsidR="00000000" w:rsidRDefault="007C71EE">
      <w:pPr>
        <w:pStyle w:val="a"/>
        <w:rPr>
          <w:rFonts w:hint="cs"/>
          <w:rtl/>
        </w:rPr>
      </w:pPr>
    </w:p>
    <w:p w14:paraId="1BE844AC" w14:textId="77777777" w:rsidR="00000000" w:rsidRDefault="007C71EE">
      <w:pPr>
        <w:pStyle w:val="a"/>
        <w:rPr>
          <w:rFonts w:hint="cs"/>
          <w:rtl/>
        </w:rPr>
      </w:pPr>
      <w:r>
        <w:rPr>
          <w:rFonts w:hint="cs"/>
          <w:rtl/>
        </w:rPr>
        <w:t xml:space="preserve">זאת אומרת, שאם אנחנו </w:t>
      </w:r>
      <w:r>
        <w:rPr>
          <w:rFonts w:hint="cs"/>
          <w:rtl/>
        </w:rPr>
        <w:t>רוצים להיות תלמידים טובים - ואנחנו בדרך כלל תלמידים טובים, אדוני היושב-ראש, ועולים על רבותינו ומשכללים את השיטות שלימדו אותנו בשלטון - כשמחר-מחרתיים, וגלגל חוזר בעולם, אנחנו נהיה בשלטון, אתם רוצים שדבר ראשון נחוקק חוקים ונעשה תקנות ונכתוב תוכנית כלכלית שכל</w:t>
      </w:r>
      <w:r>
        <w:rPr>
          <w:rFonts w:hint="cs"/>
          <w:rtl/>
        </w:rPr>
        <w:t>-כולה פוגעת במצביעים שלכם, שזו המטרה היחידה שיש לה.</w:t>
      </w:r>
    </w:p>
    <w:p w14:paraId="389F2D5D" w14:textId="77777777" w:rsidR="00000000" w:rsidRDefault="007C71EE">
      <w:pPr>
        <w:pStyle w:val="a"/>
        <w:rPr>
          <w:rFonts w:hint="cs"/>
          <w:rtl/>
        </w:rPr>
      </w:pPr>
    </w:p>
    <w:p w14:paraId="4D9C0913" w14:textId="77777777" w:rsidR="00000000" w:rsidRDefault="007C71EE">
      <w:pPr>
        <w:pStyle w:val="a"/>
        <w:rPr>
          <w:rFonts w:hint="cs"/>
          <w:rtl/>
        </w:rPr>
      </w:pPr>
      <w:r>
        <w:rPr>
          <w:rFonts w:hint="cs"/>
          <w:rtl/>
        </w:rPr>
        <w:t xml:space="preserve">לא צמיחה, לא הבראת המשק, לא העלאת מדינת ישראל על פסים יציבים של כלכלה. כל התוכנית הזאת נועדה, בראש ובראשונה ובעיקר, לפגוע בשכבות שראיתם אותן כשנואי נפשכם. שומו שמים. </w:t>
      </w:r>
    </w:p>
    <w:p w14:paraId="7614F1E5" w14:textId="77777777" w:rsidR="00000000" w:rsidRDefault="007C71EE">
      <w:pPr>
        <w:pStyle w:val="a"/>
        <w:rPr>
          <w:rFonts w:hint="cs"/>
          <w:rtl/>
        </w:rPr>
      </w:pPr>
    </w:p>
    <w:p w14:paraId="1C90CFC9" w14:textId="77777777" w:rsidR="00000000" w:rsidRDefault="007C71EE">
      <w:pPr>
        <w:pStyle w:val="a"/>
        <w:rPr>
          <w:rFonts w:hint="cs"/>
          <w:rtl/>
        </w:rPr>
      </w:pPr>
      <w:r>
        <w:rPr>
          <w:rFonts w:hint="cs"/>
          <w:rtl/>
        </w:rPr>
        <w:t>לפי התיאוריה הזאת - שאני לא מסכים ל</w:t>
      </w:r>
      <w:r>
        <w:rPr>
          <w:rFonts w:hint="cs"/>
          <w:rtl/>
        </w:rPr>
        <w:t>ה, ואני מקווה שהיא לא תבוא לידי ביטוי ולא לידי ביצוע - אם מחר-מחרתיים נעלה לשלטון, אולי צריך להתחיל לפגוע. רק לפגוע, לא לפעול מתוך רצון להציל את המשק. כמובן שהכותרות יהיו: להציל את המשק, להציל את המדינה. כותרות וססמאות יהיו כדי לכסות על הפשעים, אבל בשורה ה</w:t>
      </w:r>
      <w:r>
        <w:rPr>
          <w:rFonts w:hint="cs"/>
          <w:rtl/>
        </w:rPr>
        <w:t xml:space="preserve">תחתונה הכוונה תהיה לפגוע באלה שפעם הצביעו שינוי. </w:t>
      </w:r>
    </w:p>
    <w:p w14:paraId="7A801394" w14:textId="77777777" w:rsidR="00000000" w:rsidRDefault="007C71EE">
      <w:pPr>
        <w:pStyle w:val="a"/>
        <w:rPr>
          <w:rFonts w:hint="cs"/>
          <w:rtl/>
        </w:rPr>
      </w:pPr>
    </w:p>
    <w:p w14:paraId="1E7C127F" w14:textId="77777777" w:rsidR="00000000" w:rsidRDefault="007C71EE">
      <w:pPr>
        <w:pStyle w:val="a"/>
        <w:ind w:firstLine="0"/>
        <w:rPr>
          <w:rFonts w:hint="cs"/>
          <w:rtl/>
        </w:rPr>
      </w:pPr>
      <w:r>
        <w:rPr>
          <w:rFonts w:hint="cs"/>
          <w:rtl/>
        </w:rPr>
        <w:tab/>
        <w:t xml:space="preserve">מזלכם שאת אלה שמצביעים ש"ס יותר קל לזהות, את אלה שמצביעים יהדות התורה ואגודת ישראל יותר קל לזהות, יותר קל לפגוע בהם. אתם יוצאים מנקודת הנחה שיהיה קשה לזהות את אלה שהצביעו שינוי כדי לפגוע בהם. יש לך טעות. </w:t>
      </w:r>
    </w:p>
    <w:p w14:paraId="18DE6430" w14:textId="77777777" w:rsidR="00000000" w:rsidRDefault="007C71EE">
      <w:pPr>
        <w:pStyle w:val="ac"/>
        <w:rPr>
          <w:rtl/>
        </w:rPr>
      </w:pPr>
      <w:r>
        <w:rPr>
          <w:rtl/>
        </w:rPr>
        <w:br/>
        <w:t>יעקב מרגי (ש"ס):</w:t>
      </w:r>
    </w:p>
    <w:p w14:paraId="26B634F2" w14:textId="77777777" w:rsidR="00000000" w:rsidRDefault="007C71EE">
      <w:pPr>
        <w:pStyle w:val="a"/>
        <w:rPr>
          <w:rtl/>
        </w:rPr>
      </w:pPr>
    </w:p>
    <w:p w14:paraId="3719E189" w14:textId="77777777" w:rsidR="00000000" w:rsidRDefault="007C71EE">
      <w:pPr>
        <w:pStyle w:val="a"/>
        <w:rPr>
          <w:rFonts w:hint="cs"/>
          <w:rtl/>
        </w:rPr>
      </w:pPr>
      <w:r>
        <w:rPr>
          <w:rFonts w:hint="cs"/>
          <w:rtl/>
        </w:rPr>
        <w:t>ייאמר לזכותם שפגעו גם בהם, גם בהם.</w:t>
      </w:r>
    </w:p>
    <w:p w14:paraId="76EE1264" w14:textId="77777777" w:rsidR="00000000" w:rsidRDefault="007C71EE">
      <w:pPr>
        <w:pStyle w:val="SpeakerCon"/>
        <w:rPr>
          <w:rtl/>
        </w:rPr>
      </w:pPr>
      <w:r>
        <w:rPr>
          <w:rtl/>
        </w:rPr>
        <w:br/>
      </w:r>
      <w:bookmarkStart w:id="2433" w:name="FS000000487T28_05_2003_13_03_01C"/>
      <w:bookmarkEnd w:id="2433"/>
      <w:r>
        <w:rPr>
          <w:rtl/>
        </w:rPr>
        <w:t>נסים דהן (ש"ס):</w:t>
      </w:r>
    </w:p>
    <w:p w14:paraId="26448D6D" w14:textId="77777777" w:rsidR="00000000" w:rsidRDefault="007C71EE">
      <w:pPr>
        <w:pStyle w:val="a"/>
        <w:rPr>
          <w:rtl/>
        </w:rPr>
      </w:pPr>
    </w:p>
    <w:p w14:paraId="2EF25542" w14:textId="77777777" w:rsidR="00000000" w:rsidRDefault="007C71EE">
      <w:pPr>
        <w:pStyle w:val="a"/>
        <w:rPr>
          <w:rFonts w:hint="cs"/>
          <w:rtl/>
        </w:rPr>
      </w:pPr>
      <w:r>
        <w:rPr>
          <w:rFonts w:hint="cs"/>
          <w:rtl/>
        </w:rPr>
        <w:t>אמרתי. כבר ציינתי שפגעו בהם. לפחות אם היו פוגעים בשכבות האלה ומועילים למישהו - מילא.</w:t>
      </w:r>
    </w:p>
    <w:p w14:paraId="21BD8378" w14:textId="77777777" w:rsidR="00000000" w:rsidRDefault="007C71EE">
      <w:pPr>
        <w:pStyle w:val="a"/>
        <w:rPr>
          <w:rFonts w:hint="cs"/>
          <w:rtl/>
        </w:rPr>
      </w:pPr>
    </w:p>
    <w:p w14:paraId="7E6958CC" w14:textId="77777777" w:rsidR="00000000" w:rsidRDefault="007C71EE">
      <w:pPr>
        <w:pStyle w:val="a"/>
        <w:rPr>
          <w:rFonts w:hint="cs"/>
          <w:rtl/>
        </w:rPr>
      </w:pPr>
      <w:r>
        <w:rPr>
          <w:rFonts w:hint="cs"/>
          <w:rtl/>
        </w:rPr>
        <w:t>אדוני היושב-ראש, אין לי תקוות. אין לי תקוות שהדברים שאני אומר כאן ייפלו על אוזניים שומעות. אין לי</w:t>
      </w:r>
      <w:r>
        <w:rPr>
          <w:rFonts w:hint="cs"/>
          <w:rtl/>
        </w:rPr>
        <w:t xml:space="preserve"> תקוות  - התפילה שלי, אני יודע, לא תתקבל. השער שציפיתי שייפתח בעת נעילת שער של ההצבעות, לצערי הרב יישאר סתום, יישאר חתום, יישאר עם אטימות לב נוראה  כלפי בני-אדם. </w:t>
      </w:r>
    </w:p>
    <w:p w14:paraId="2A8091E2" w14:textId="77777777" w:rsidR="00000000" w:rsidRDefault="007C71EE">
      <w:pPr>
        <w:pStyle w:val="a"/>
        <w:rPr>
          <w:rFonts w:hint="cs"/>
          <w:rtl/>
        </w:rPr>
      </w:pPr>
    </w:p>
    <w:p w14:paraId="216943AD" w14:textId="77777777" w:rsidR="00000000" w:rsidRDefault="007C71EE">
      <w:pPr>
        <w:pStyle w:val="a"/>
        <w:rPr>
          <w:rFonts w:hint="cs"/>
          <w:rtl/>
        </w:rPr>
      </w:pPr>
      <w:r>
        <w:rPr>
          <w:rFonts w:hint="cs"/>
          <w:rtl/>
        </w:rPr>
        <w:t>אבל, אדוני היושב-ראש, יש לי תקווה אחת, ובעצם זו לא רק תקווה, אדוני היושב-ראש, אלא זה מין הבט</w:t>
      </w:r>
      <w:r>
        <w:rPr>
          <w:rFonts w:hint="cs"/>
          <w:rtl/>
        </w:rPr>
        <w:t xml:space="preserve">חה. אני רגוע בזכות זה. מי שמנהיג את העולם זה לא השר טומי לפיד וחבריו. יש מנהיג שהוא בורא עולם, ומסיבות שברגע זה לא ברורות לנו, הוא נתן לכם את השלטון כדי שתפגעו פעם אחר פעם בעם ששלח אתכם לשלוט, יחד עם השותפים שלכם מהמפד"ל ורבים מהליכוד. </w:t>
      </w:r>
    </w:p>
    <w:p w14:paraId="5E55FCA4" w14:textId="77777777" w:rsidR="00000000" w:rsidRDefault="007C71EE">
      <w:pPr>
        <w:pStyle w:val="a"/>
        <w:rPr>
          <w:rFonts w:hint="cs"/>
          <w:rtl/>
        </w:rPr>
      </w:pPr>
    </w:p>
    <w:p w14:paraId="23CA13A5" w14:textId="77777777" w:rsidR="00000000" w:rsidRDefault="007C71EE">
      <w:pPr>
        <w:pStyle w:val="a"/>
        <w:rPr>
          <w:rFonts w:hint="cs"/>
          <w:rtl/>
        </w:rPr>
      </w:pPr>
      <w:r>
        <w:rPr>
          <w:rFonts w:hint="cs"/>
          <w:rtl/>
        </w:rPr>
        <w:t>אני אומר רבים מהלי</w:t>
      </w:r>
      <w:r>
        <w:rPr>
          <w:rFonts w:hint="cs"/>
          <w:rtl/>
        </w:rPr>
        <w:t>כוד, כי רבים אחרים בליכוד אינם מסכימים לתוכנית הכלכלית הזאת, והם מצביעים כמי שכפאם שד - ואנחנו רואים את השדים שמכריחים אותם להצביע, רואים את השדים שמסתובבים בוועדות ומכריחים את חברי הכנסת להצביע נגד מצפונם.</w:t>
      </w:r>
    </w:p>
    <w:p w14:paraId="1A606248" w14:textId="77777777" w:rsidR="00000000" w:rsidRDefault="007C71EE">
      <w:pPr>
        <w:pStyle w:val="ad"/>
        <w:rPr>
          <w:rtl/>
        </w:rPr>
      </w:pPr>
      <w:r>
        <w:rPr>
          <w:rtl/>
        </w:rPr>
        <w:br/>
        <w:t>היו"ר ראובן ריבלין:</w:t>
      </w:r>
    </w:p>
    <w:p w14:paraId="7EA7269D" w14:textId="77777777" w:rsidR="00000000" w:rsidRDefault="007C71EE">
      <w:pPr>
        <w:pStyle w:val="a"/>
        <w:rPr>
          <w:rtl/>
        </w:rPr>
      </w:pPr>
    </w:p>
    <w:p w14:paraId="6D8159A8" w14:textId="77777777" w:rsidR="00000000" w:rsidRDefault="007C71EE">
      <w:pPr>
        <w:pStyle w:val="a"/>
        <w:rPr>
          <w:rFonts w:hint="cs"/>
          <w:rtl/>
        </w:rPr>
      </w:pPr>
      <w:r>
        <w:rPr>
          <w:rFonts w:hint="cs"/>
          <w:rtl/>
        </w:rPr>
        <w:t>תם הזמן.</w:t>
      </w:r>
    </w:p>
    <w:p w14:paraId="16596F5B" w14:textId="77777777" w:rsidR="00000000" w:rsidRDefault="007C71EE">
      <w:pPr>
        <w:pStyle w:val="SpeakerCon"/>
        <w:rPr>
          <w:rtl/>
        </w:rPr>
      </w:pPr>
      <w:r>
        <w:rPr>
          <w:rtl/>
        </w:rPr>
        <w:br/>
      </w:r>
      <w:bookmarkStart w:id="2434" w:name="FS000000487T28_05_2003_13_19_53C"/>
      <w:bookmarkEnd w:id="2434"/>
      <w:r>
        <w:rPr>
          <w:rtl/>
        </w:rPr>
        <w:t>נסים דהן (ש"ס):</w:t>
      </w:r>
    </w:p>
    <w:p w14:paraId="0011AA23" w14:textId="77777777" w:rsidR="00000000" w:rsidRDefault="007C71EE">
      <w:pPr>
        <w:pStyle w:val="a"/>
        <w:rPr>
          <w:rtl/>
        </w:rPr>
      </w:pPr>
    </w:p>
    <w:p w14:paraId="40B8BD68" w14:textId="77777777" w:rsidR="00000000" w:rsidRDefault="007C71EE">
      <w:pPr>
        <w:pStyle w:val="a"/>
        <w:rPr>
          <w:rFonts w:hint="cs"/>
          <w:rtl/>
        </w:rPr>
      </w:pPr>
      <w:r>
        <w:rPr>
          <w:rFonts w:hint="cs"/>
          <w:rtl/>
        </w:rPr>
        <w:t>וחבר הכנסת חיים כץ וחבר הכנסת איוב קרא מכירים את השדים שמכריחים אותם להצביע נגד מצפונם. השדים האלה - סופם שייגמר להם הנשק, ייגמרו להם התירוצים - -</w:t>
      </w:r>
    </w:p>
    <w:p w14:paraId="0A471D92" w14:textId="77777777" w:rsidR="00000000" w:rsidRDefault="007C71EE">
      <w:pPr>
        <w:pStyle w:val="ad"/>
        <w:rPr>
          <w:rtl/>
        </w:rPr>
      </w:pPr>
      <w:r>
        <w:rPr>
          <w:rtl/>
        </w:rPr>
        <w:br/>
        <w:t>היו"ר ראובן ריבלין:</w:t>
      </w:r>
    </w:p>
    <w:p w14:paraId="65462288" w14:textId="77777777" w:rsidR="00000000" w:rsidRDefault="007C71EE">
      <w:pPr>
        <w:pStyle w:val="a"/>
        <w:rPr>
          <w:rtl/>
        </w:rPr>
      </w:pPr>
    </w:p>
    <w:p w14:paraId="4EA7B9F6" w14:textId="77777777" w:rsidR="00000000" w:rsidRDefault="007C71EE">
      <w:pPr>
        <w:pStyle w:val="a"/>
        <w:rPr>
          <w:rFonts w:hint="cs"/>
          <w:rtl/>
        </w:rPr>
      </w:pPr>
      <w:r>
        <w:rPr>
          <w:rFonts w:hint="cs"/>
          <w:rtl/>
        </w:rPr>
        <w:t>תודה רבה.</w:t>
      </w:r>
    </w:p>
    <w:p w14:paraId="1395E431" w14:textId="77777777" w:rsidR="00000000" w:rsidRDefault="007C71EE">
      <w:pPr>
        <w:pStyle w:val="SpeakerCon"/>
        <w:rPr>
          <w:rtl/>
        </w:rPr>
      </w:pPr>
      <w:r>
        <w:rPr>
          <w:rtl/>
        </w:rPr>
        <w:br/>
      </w:r>
      <w:bookmarkStart w:id="2435" w:name="FS000000487T28_05_2003_13_20_53C"/>
      <w:bookmarkEnd w:id="2435"/>
      <w:r>
        <w:rPr>
          <w:rtl/>
        </w:rPr>
        <w:t>נסים דהן (ש"ס):</w:t>
      </w:r>
    </w:p>
    <w:p w14:paraId="785FECC3" w14:textId="77777777" w:rsidR="00000000" w:rsidRDefault="007C71EE">
      <w:pPr>
        <w:pStyle w:val="a"/>
        <w:rPr>
          <w:rtl/>
        </w:rPr>
      </w:pPr>
    </w:p>
    <w:p w14:paraId="130AE130" w14:textId="77777777" w:rsidR="00000000" w:rsidRDefault="007C71EE">
      <w:pPr>
        <w:pStyle w:val="a"/>
        <w:rPr>
          <w:rFonts w:hint="cs"/>
          <w:rtl/>
        </w:rPr>
      </w:pPr>
      <w:r>
        <w:rPr>
          <w:rFonts w:hint="cs"/>
          <w:rtl/>
        </w:rPr>
        <w:t>- - והעם הזה יחזור לשפיות. איך אומר היושב-ראש - אנחנו נצביע</w:t>
      </w:r>
      <w:r>
        <w:rPr>
          <w:rFonts w:hint="cs"/>
          <w:rtl/>
        </w:rPr>
        <w:t xml:space="preserve"> פעם אחר פעם אחר פעם, עד שהעם ילמד את מי צריך לשלוח לכאן כנציגים. תודה רבה.</w:t>
      </w:r>
    </w:p>
    <w:p w14:paraId="236DBB17" w14:textId="77777777" w:rsidR="00000000" w:rsidRDefault="007C71EE">
      <w:pPr>
        <w:pStyle w:val="ad"/>
        <w:rPr>
          <w:rtl/>
        </w:rPr>
      </w:pPr>
      <w:r>
        <w:rPr>
          <w:rtl/>
        </w:rPr>
        <w:br/>
        <w:t>היו"ר ראובן ריבלין:</w:t>
      </w:r>
    </w:p>
    <w:p w14:paraId="43AF343A" w14:textId="77777777" w:rsidR="00000000" w:rsidRDefault="007C71EE">
      <w:pPr>
        <w:pStyle w:val="a"/>
        <w:rPr>
          <w:rtl/>
        </w:rPr>
      </w:pPr>
    </w:p>
    <w:p w14:paraId="33736ADD" w14:textId="77777777" w:rsidR="00000000" w:rsidRDefault="007C71EE">
      <w:pPr>
        <w:pStyle w:val="a"/>
        <w:rPr>
          <w:rFonts w:hint="cs"/>
          <w:rtl/>
        </w:rPr>
      </w:pPr>
      <w:r>
        <w:rPr>
          <w:rFonts w:hint="cs"/>
          <w:rtl/>
        </w:rPr>
        <w:t xml:space="preserve">תודה לחבר הכנסת דהן, השר לשעבר. השרה יהודית נאות מבקשת להתערב בדיון, ודאי, ורשאית היא לעשות זאת לפי התקנון. </w:t>
      </w:r>
    </w:p>
    <w:p w14:paraId="6DD7794C" w14:textId="77777777" w:rsidR="00000000" w:rsidRDefault="007C71EE">
      <w:pPr>
        <w:pStyle w:val="ac"/>
        <w:rPr>
          <w:rtl/>
        </w:rPr>
      </w:pPr>
      <w:r>
        <w:rPr>
          <w:rtl/>
        </w:rPr>
        <w:br/>
        <w:t>נסים דהן (ש"ס):</w:t>
      </w:r>
    </w:p>
    <w:p w14:paraId="7E5550B7" w14:textId="77777777" w:rsidR="00000000" w:rsidRDefault="007C71EE">
      <w:pPr>
        <w:pStyle w:val="a"/>
        <w:rPr>
          <w:rtl/>
        </w:rPr>
      </w:pPr>
    </w:p>
    <w:p w14:paraId="2A068347" w14:textId="77777777" w:rsidR="00000000" w:rsidRDefault="007C71EE">
      <w:pPr>
        <w:pStyle w:val="a"/>
        <w:rPr>
          <w:rFonts w:hint="cs"/>
          <w:rtl/>
        </w:rPr>
      </w:pPr>
      <w:r>
        <w:rPr>
          <w:rFonts w:hint="cs"/>
          <w:rtl/>
        </w:rPr>
        <w:t xml:space="preserve">בהחלט. </w:t>
      </w:r>
    </w:p>
    <w:p w14:paraId="56E70BF0" w14:textId="77777777" w:rsidR="00000000" w:rsidRDefault="007C71EE">
      <w:pPr>
        <w:pStyle w:val="ad"/>
        <w:rPr>
          <w:rtl/>
        </w:rPr>
      </w:pPr>
      <w:r>
        <w:rPr>
          <w:rtl/>
        </w:rPr>
        <w:br/>
        <w:t>היו"ר ראובן ריבלין:</w:t>
      </w:r>
    </w:p>
    <w:p w14:paraId="78C1EB86" w14:textId="77777777" w:rsidR="00000000" w:rsidRDefault="007C71EE">
      <w:pPr>
        <w:pStyle w:val="a"/>
        <w:rPr>
          <w:rtl/>
        </w:rPr>
      </w:pPr>
    </w:p>
    <w:p w14:paraId="42755EC1" w14:textId="77777777" w:rsidR="00000000" w:rsidRDefault="007C71EE">
      <w:pPr>
        <w:pStyle w:val="a"/>
        <w:rPr>
          <w:rFonts w:hint="cs"/>
          <w:rtl/>
        </w:rPr>
      </w:pPr>
      <w:r>
        <w:rPr>
          <w:rFonts w:hint="cs"/>
          <w:rtl/>
        </w:rPr>
        <w:t>כ</w:t>
      </w:r>
      <w:r>
        <w:rPr>
          <w:rFonts w:hint="cs"/>
          <w:rtl/>
        </w:rPr>
        <w:t>מה זמן השרה מבקשת לדבר?</w:t>
      </w:r>
    </w:p>
    <w:p w14:paraId="2BC0DB52" w14:textId="77777777" w:rsidR="00000000" w:rsidRDefault="007C71EE">
      <w:pPr>
        <w:pStyle w:val="Speaker"/>
        <w:rPr>
          <w:rFonts w:hint="cs"/>
          <w:rtl/>
        </w:rPr>
      </w:pPr>
      <w:r>
        <w:rPr>
          <w:rtl/>
        </w:rPr>
        <w:br/>
      </w:r>
      <w:bookmarkStart w:id="2436" w:name="FS000000518T28_05_2003_13_22_26"/>
      <w:bookmarkEnd w:id="2436"/>
    </w:p>
    <w:p w14:paraId="20AA9E06" w14:textId="77777777" w:rsidR="00000000" w:rsidRDefault="007C71EE">
      <w:pPr>
        <w:pStyle w:val="Speaker"/>
        <w:rPr>
          <w:rtl/>
        </w:rPr>
      </w:pPr>
      <w:r>
        <w:rPr>
          <w:rtl/>
        </w:rPr>
        <w:br/>
        <w:t>השרה לאיכות הסביבה יהודית נאות:</w:t>
      </w:r>
    </w:p>
    <w:p w14:paraId="4C7D1FB9" w14:textId="77777777" w:rsidR="00000000" w:rsidRDefault="007C71EE">
      <w:pPr>
        <w:pStyle w:val="a"/>
        <w:rPr>
          <w:rtl/>
        </w:rPr>
      </w:pPr>
    </w:p>
    <w:p w14:paraId="7736EA59" w14:textId="77777777" w:rsidR="00000000" w:rsidRDefault="007C71EE">
      <w:pPr>
        <w:pStyle w:val="a"/>
        <w:rPr>
          <w:rFonts w:hint="cs"/>
          <w:rtl/>
        </w:rPr>
      </w:pPr>
      <w:r>
        <w:rPr>
          <w:rFonts w:hint="cs"/>
          <w:rtl/>
        </w:rPr>
        <w:t>חמש דקות.</w:t>
      </w:r>
    </w:p>
    <w:p w14:paraId="10C958FD" w14:textId="77777777" w:rsidR="00000000" w:rsidRDefault="007C71EE">
      <w:pPr>
        <w:pStyle w:val="ad"/>
        <w:rPr>
          <w:rtl/>
        </w:rPr>
      </w:pPr>
      <w:r>
        <w:rPr>
          <w:rtl/>
        </w:rPr>
        <w:br/>
        <w:t>היו"ר ראובן ריבלין:</w:t>
      </w:r>
    </w:p>
    <w:p w14:paraId="176790BE" w14:textId="77777777" w:rsidR="00000000" w:rsidRDefault="007C71EE">
      <w:pPr>
        <w:pStyle w:val="a"/>
        <w:rPr>
          <w:rtl/>
        </w:rPr>
      </w:pPr>
    </w:p>
    <w:p w14:paraId="7B2890A7" w14:textId="77777777" w:rsidR="00000000" w:rsidRDefault="007C71EE">
      <w:pPr>
        <w:pStyle w:val="a"/>
        <w:rPr>
          <w:rFonts w:hint="cs"/>
          <w:rtl/>
        </w:rPr>
      </w:pPr>
      <w:r>
        <w:rPr>
          <w:rFonts w:hint="cs"/>
          <w:rtl/>
        </w:rPr>
        <w:t>חמש דקות היא מבקשת. התכוננו כולכם ל=</w:t>
      </w:r>
      <w:r>
        <w:rPr>
          <w:rFonts w:hint="cs"/>
        </w:rPr>
        <w:t>DELAY</w:t>
      </w:r>
      <w:r>
        <w:rPr>
          <w:rFonts w:hint="cs"/>
          <w:rtl/>
        </w:rPr>
        <w:t xml:space="preserve"> של חמש דקות. </w:t>
      </w:r>
    </w:p>
    <w:p w14:paraId="5E424962" w14:textId="77777777" w:rsidR="00000000" w:rsidRDefault="007C71EE">
      <w:pPr>
        <w:pStyle w:val="SpeakerCon"/>
        <w:rPr>
          <w:rtl/>
        </w:rPr>
      </w:pPr>
      <w:r>
        <w:rPr>
          <w:rtl/>
        </w:rPr>
        <w:br/>
      </w:r>
      <w:bookmarkStart w:id="2437" w:name="FS000000518T28_05_2003_13_23_06C"/>
      <w:bookmarkEnd w:id="2437"/>
      <w:r>
        <w:rPr>
          <w:rtl/>
        </w:rPr>
        <w:t>השרה לאיכות הסביבה יהודית נאות:</w:t>
      </w:r>
    </w:p>
    <w:p w14:paraId="3006120A" w14:textId="77777777" w:rsidR="00000000" w:rsidRDefault="007C71EE">
      <w:pPr>
        <w:pStyle w:val="a"/>
        <w:rPr>
          <w:rtl/>
        </w:rPr>
      </w:pPr>
    </w:p>
    <w:p w14:paraId="73EED083" w14:textId="77777777" w:rsidR="00000000" w:rsidRDefault="007C71EE">
      <w:pPr>
        <w:pStyle w:val="a"/>
        <w:rPr>
          <w:rFonts w:hint="cs"/>
          <w:rtl/>
        </w:rPr>
      </w:pPr>
      <w:r>
        <w:rPr>
          <w:rFonts w:hint="cs"/>
          <w:rtl/>
        </w:rPr>
        <w:t xml:space="preserve">לא יותר, אם לא פחות. </w:t>
      </w:r>
    </w:p>
    <w:p w14:paraId="2BC22B5A" w14:textId="77777777" w:rsidR="00000000" w:rsidRDefault="007C71EE">
      <w:pPr>
        <w:pStyle w:val="a"/>
        <w:rPr>
          <w:rtl/>
        </w:rPr>
      </w:pPr>
    </w:p>
    <w:p w14:paraId="5305D59D" w14:textId="77777777" w:rsidR="00000000" w:rsidRDefault="007C71EE">
      <w:pPr>
        <w:pStyle w:val="a"/>
        <w:rPr>
          <w:rFonts w:hint="cs"/>
          <w:rtl/>
        </w:rPr>
      </w:pPr>
      <w:r>
        <w:rPr>
          <w:rFonts w:hint="cs"/>
          <w:rtl/>
        </w:rPr>
        <w:t>אדוני היושב-ראש, אתה יודע שה=</w:t>
      </w:r>
      <w:r>
        <w:rPr>
          <w:rFonts w:hint="cs"/>
        </w:rPr>
        <w:t>TIMER</w:t>
      </w:r>
      <w:r>
        <w:rPr>
          <w:rFonts w:hint="cs"/>
          <w:rtl/>
        </w:rPr>
        <w:t xml:space="preserve"> פה נפל?</w:t>
      </w:r>
    </w:p>
    <w:p w14:paraId="21E0D189" w14:textId="77777777" w:rsidR="00000000" w:rsidRDefault="007C71EE">
      <w:pPr>
        <w:pStyle w:val="ad"/>
        <w:rPr>
          <w:rtl/>
        </w:rPr>
      </w:pPr>
      <w:r>
        <w:rPr>
          <w:rtl/>
        </w:rPr>
        <w:br/>
        <w:t>היו"ר ר</w:t>
      </w:r>
      <w:r>
        <w:rPr>
          <w:rtl/>
        </w:rPr>
        <w:t>אובן ריבלין:</w:t>
      </w:r>
    </w:p>
    <w:p w14:paraId="48D34504" w14:textId="77777777" w:rsidR="00000000" w:rsidRDefault="007C71EE">
      <w:pPr>
        <w:pStyle w:val="a"/>
        <w:rPr>
          <w:rtl/>
        </w:rPr>
      </w:pPr>
    </w:p>
    <w:p w14:paraId="6C0B98E5" w14:textId="77777777" w:rsidR="00000000" w:rsidRDefault="007C71EE">
      <w:pPr>
        <w:pStyle w:val="a"/>
        <w:rPr>
          <w:rFonts w:hint="cs"/>
          <w:rtl/>
        </w:rPr>
      </w:pPr>
      <w:r>
        <w:rPr>
          <w:rFonts w:hint="cs"/>
          <w:rtl/>
        </w:rPr>
        <w:t>כן. הכול יהיה בסדר.</w:t>
      </w:r>
    </w:p>
    <w:p w14:paraId="13F57F5B" w14:textId="77777777" w:rsidR="00000000" w:rsidRDefault="007C71EE">
      <w:pPr>
        <w:pStyle w:val="SpeakerCon"/>
        <w:rPr>
          <w:rtl/>
        </w:rPr>
      </w:pPr>
      <w:r>
        <w:rPr>
          <w:rtl/>
        </w:rPr>
        <w:br/>
      </w:r>
      <w:bookmarkStart w:id="2438" w:name="FS000000518T28_05_2003_13_23_33C"/>
      <w:bookmarkEnd w:id="2438"/>
      <w:r>
        <w:rPr>
          <w:rtl/>
        </w:rPr>
        <w:t>השרה לאיכות הסביבה יהודית נאות:</w:t>
      </w:r>
    </w:p>
    <w:p w14:paraId="4C238AC4" w14:textId="77777777" w:rsidR="00000000" w:rsidRDefault="007C71EE">
      <w:pPr>
        <w:pStyle w:val="a"/>
        <w:rPr>
          <w:rtl/>
        </w:rPr>
      </w:pPr>
    </w:p>
    <w:p w14:paraId="0A8F70B3" w14:textId="77777777" w:rsidR="00000000" w:rsidRDefault="007C71EE">
      <w:pPr>
        <w:pStyle w:val="a"/>
        <w:rPr>
          <w:rFonts w:hint="cs"/>
          <w:rtl/>
        </w:rPr>
      </w:pPr>
      <w:r>
        <w:rPr>
          <w:rFonts w:hint="cs"/>
          <w:rtl/>
        </w:rPr>
        <w:t>אדוני השר לשעבר נסים דהן, אני יושבת פה שעתיים, וכמות הדמגוגיה והצביעות שאני שמעתי - לא מפיך, אלא מהרבה מאוד דוברים - חשבתי שאני לא אבזבז את שאריות מיתרי קולי, כי אתה יודע, זה הריטואל, זו ה</w:t>
      </w:r>
      <w:r>
        <w:rPr>
          <w:rFonts w:hint="cs"/>
          <w:rtl/>
        </w:rPr>
        <w:t>הצגה, כולנו היינו בסרט הזה, אני לפחות הייתי בה קדנציה שלמה.</w:t>
      </w:r>
    </w:p>
    <w:p w14:paraId="3BE3414B" w14:textId="77777777" w:rsidR="00000000" w:rsidRDefault="007C71EE">
      <w:pPr>
        <w:pStyle w:val="a"/>
        <w:rPr>
          <w:rFonts w:hint="cs"/>
          <w:rtl/>
        </w:rPr>
      </w:pPr>
    </w:p>
    <w:p w14:paraId="184CB1EA" w14:textId="77777777" w:rsidR="00000000" w:rsidRDefault="007C71EE">
      <w:pPr>
        <w:pStyle w:val="a"/>
        <w:rPr>
          <w:rFonts w:hint="cs"/>
          <w:rtl/>
        </w:rPr>
      </w:pPr>
      <w:r>
        <w:rPr>
          <w:rFonts w:hint="cs"/>
          <w:rtl/>
        </w:rPr>
        <w:t>התחיל חבר הכנסת אורון, והוא מספר לי שהוא הציל את חוק שאילת ספרי לימוד, ואומנם ימשיכו להקפיא אותו אבל ייתנו לי - לילדי ישראל - לכל המגזרים, ייתנו גם השנה, כמו כל שנה, 6 מיליוני שקל.</w:t>
      </w:r>
    </w:p>
    <w:p w14:paraId="5152256A" w14:textId="77777777" w:rsidR="00000000" w:rsidRDefault="007C71EE">
      <w:pPr>
        <w:pStyle w:val="a"/>
        <w:rPr>
          <w:rFonts w:hint="cs"/>
          <w:rtl/>
        </w:rPr>
      </w:pPr>
    </w:p>
    <w:p w14:paraId="57723151" w14:textId="77777777" w:rsidR="00000000" w:rsidRDefault="007C71EE">
      <w:pPr>
        <w:pStyle w:val="a"/>
        <w:rPr>
          <w:rFonts w:hint="cs"/>
          <w:rtl/>
        </w:rPr>
      </w:pPr>
      <w:r>
        <w:rPr>
          <w:rFonts w:hint="cs"/>
          <w:rtl/>
        </w:rPr>
        <w:t>יפה. ואני רוצ</w:t>
      </w:r>
      <w:r>
        <w:rPr>
          <w:rFonts w:hint="cs"/>
          <w:rtl/>
        </w:rPr>
        <w:t>ה להזכיר שחוק שאילת ספרי לימוד - שהתקבל ביוזמתי וביוזמת חבר הכנסת לשעבר קליינר וחבר כנסת נודלמן - שעוסק בכל ציבור הילדים, החל מהחינוך העצמאי ועד החינוך בבתי-הספר הפרטיים, בכל ילדי ישראל, והתקבל ברוב די מסיבי בכנסת, שנה-שנה, ממתי הוא מוקפא? מהימים שיוסי שרי</w:t>
      </w:r>
      <w:r>
        <w:rPr>
          <w:rFonts w:hint="cs"/>
          <w:rtl/>
        </w:rPr>
        <w:t>ד היה שר החינוך וחבר הכנסת בייגה שוחט היה שר האוצר.</w:t>
      </w:r>
    </w:p>
    <w:p w14:paraId="52DADA26" w14:textId="77777777" w:rsidR="00000000" w:rsidRDefault="007C71EE">
      <w:pPr>
        <w:pStyle w:val="a"/>
        <w:rPr>
          <w:rFonts w:hint="cs"/>
          <w:rtl/>
        </w:rPr>
      </w:pPr>
    </w:p>
    <w:p w14:paraId="30EFC8F6" w14:textId="77777777" w:rsidR="00000000" w:rsidRDefault="007C71EE">
      <w:pPr>
        <w:pStyle w:val="a"/>
        <w:rPr>
          <w:rFonts w:hint="cs"/>
          <w:rtl/>
        </w:rPr>
      </w:pPr>
      <w:r>
        <w:rPr>
          <w:rFonts w:hint="cs"/>
          <w:rtl/>
        </w:rPr>
        <w:t>ואני עמדתי פה והתחננתי, וכולה - היה ויכוח כמה יעלה החוק. האוצר סיפר סיפור אחד, והמציאות הוכיחה סיפור אחר. ואני צדקתי, והנתונים שהממ"מ המציא לי אז היו נכונים, והחוק - עם זריקת העצם הקטנה שנתנו לי אז, 2 מי</w:t>
      </w:r>
      <w:r>
        <w:rPr>
          <w:rFonts w:hint="cs"/>
          <w:rtl/>
        </w:rPr>
        <w:t>ליוני שקל, 3 מיליוני שקל בשנה - כל שנה עוד 200, עוד 300 בתי-ספר נכנסו למעגל שאילת ספרי לימוד.</w:t>
      </w:r>
    </w:p>
    <w:p w14:paraId="79FD4115" w14:textId="77777777" w:rsidR="00000000" w:rsidRDefault="007C71EE">
      <w:pPr>
        <w:pStyle w:val="a"/>
        <w:rPr>
          <w:rFonts w:hint="cs"/>
          <w:rtl/>
        </w:rPr>
      </w:pPr>
    </w:p>
    <w:p w14:paraId="03B6B9EB" w14:textId="77777777" w:rsidR="00000000" w:rsidRDefault="007C71EE">
      <w:pPr>
        <w:pStyle w:val="a"/>
        <w:rPr>
          <w:rFonts w:hint="cs"/>
          <w:rtl/>
        </w:rPr>
      </w:pPr>
      <w:r>
        <w:rPr>
          <w:rFonts w:hint="cs"/>
          <w:rtl/>
        </w:rPr>
        <w:t>ומעז היום חיים אורון לעמוד כאן ולספר לי, שאני חברה בממשלה שמקפיאה את החוק. אם זה לא שיא הצביעות - משום שמי שהקפיא את החוק זה יוסי שריד ובייגה שוחט - -</w:t>
      </w:r>
    </w:p>
    <w:p w14:paraId="14072672" w14:textId="77777777" w:rsidR="00000000" w:rsidRDefault="007C71EE">
      <w:pPr>
        <w:pStyle w:val="ac"/>
        <w:rPr>
          <w:rtl/>
        </w:rPr>
      </w:pPr>
      <w:r>
        <w:rPr>
          <w:rtl/>
        </w:rPr>
        <w:br/>
        <w:t xml:space="preserve">נסים דהן </w:t>
      </w:r>
      <w:r>
        <w:rPr>
          <w:rtl/>
        </w:rPr>
        <w:t>(ש"ס):</w:t>
      </w:r>
    </w:p>
    <w:p w14:paraId="715A8E1F" w14:textId="77777777" w:rsidR="00000000" w:rsidRDefault="007C71EE">
      <w:pPr>
        <w:pStyle w:val="a"/>
        <w:rPr>
          <w:rtl/>
        </w:rPr>
      </w:pPr>
    </w:p>
    <w:p w14:paraId="3A0B29A2" w14:textId="77777777" w:rsidR="00000000" w:rsidRDefault="007C71EE">
      <w:pPr>
        <w:pStyle w:val="a"/>
        <w:rPr>
          <w:rFonts w:hint="cs"/>
          <w:rtl/>
        </w:rPr>
      </w:pPr>
      <w:r>
        <w:rPr>
          <w:rFonts w:hint="cs"/>
          <w:rtl/>
        </w:rPr>
        <w:t>- - - להפשיר אותו - - -</w:t>
      </w:r>
    </w:p>
    <w:p w14:paraId="5948F4C1" w14:textId="77777777" w:rsidR="00000000" w:rsidRDefault="007C71EE">
      <w:pPr>
        <w:pStyle w:val="SpeakerCon"/>
        <w:rPr>
          <w:rtl/>
        </w:rPr>
      </w:pPr>
      <w:r>
        <w:rPr>
          <w:rtl/>
        </w:rPr>
        <w:br/>
      </w:r>
      <w:bookmarkStart w:id="2439" w:name="FS000000518T28_05_2003_13_29_06C"/>
      <w:bookmarkEnd w:id="2439"/>
      <w:r>
        <w:rPr>
          <w:rtl/>
        </w:rPr>
        <w:t>השרה לאיכות הסביבה יהודית נאות:</w:t>
      </w:r>
    </w:p>
    <w:p w14:paraId="5EE28633" w14:textId="77777777" w:rsidR="00000000" w:rsidRDefault="007C71EE">
      <w:pPr>
        <w:pStyle w:val="a"/>
        <w:rPr>
          <w:rtl/>
        </w:rPr>
      </w:pPr>
    </w:p>
    <w:p w14:paraId="3343368F" w14:textId="77777777" w:rsidR="00000000" w:rsidRDefault="007C71EE">
      <w:pPr>
        <w:pStyle w:val="a"/>
        <w:rPr>
          <w:rFonts w:hint="cs"/>
          <w:rtl/>
        </w:rPr>
      </w:pPr>
      <w:r>
        <w:rPr>
          <w:rFonts w:hint="cs"/>
          <w:rtl/>
        </w:rPr>
        <w:t>- - וכל שנה, אני בקרבות שלי - הפרטיים - מצליחה לדלות 2-3 מיליונים, עבור מי? עבור כל ילדי ישראל. אז אל תספרו לי על סקטוריאליות ועל השקפת עולם. כל אחד עושה כאן ריטואל שאין גדול ממנו בצביעות.</w:t>
      </w:r>
    </w:p>
    <w:p w14:paraId="3490D23C" w14:textId="77777777" w:rsidR="00000000" w:rsidRDefault="007C71EE">
      <w:pPr>
        <w:pStyle w:val="a"/>
        <w:rPr>
          <w:rFonts w:hint="cs"/>
          <w:rtl/>
        </w:rPr>
      </w:pPr>
    </w:p>
    <w:p w14:paraId="32DE09CF" w14:textId="77777777" w:rsidR="00000000" w:rsidRDefault="007C71EE">
      <w:pPr>
        <w:pStyle w:val="a"/>
        <w:rPr>
          <w:rFonts w:hint="cs"/>
          <w:rtl/>
        </w:rPr>
      </w:pPr>
      <w:r>
        <w:rPr>
          <w:rFonts w:hint="cs"/>
          <w:rtl/>
        </w:rPr>
        <w:t>שינוי לא הכינה את התוכנית הכלכלית. שינוי תמכה בתוכנית הכלכלית מתוך ידיעה ברורה, שאם אנחנו לא נתמוך בתוכנית כלכלית שתצר ותכווץ את הוצאות הממשלה - כארגנטינה נהיה. זו השקפת עולם אחראית. אנחנו לא מתכוונים לפגוע באף ילד, באף נכה, באף אומלל. אנחנו בוודאי לא מתכו</w:t>
      </w:r>
      <w:r>
        <w:rPr>
          <w:rFonts w:hint="cs"/>
          <w:rtl/>
        </w:rPr>
        <w:t>ונים לפגוע בבוחרינו. ואתה עצמך אמרת, שבאופן לא סקטוריאלי, כל הציבור נפגע. נכון, כל הציבור נקרא להדק חגורה, והשקפת העולם שלי אומרת, שאם לא נעשה את זה היום - לא יהיה ממה לכווץ מחר.</w:t>
      </w:r>
    </w:p>
    <w:p w14:paraId="0B2B2504" w14:textId="77777777" w:rsidR="00000000" w:rsidRDefault="007C71EE">
      <w:pPr>
        <w:pStyle w:val="a"/>
        <w:rPr>
          <w:rFonts w:hint="cs"/>
          <w:rtl/>
        </w:rPr>
      </w:pPr>
    </w:p>
    <w:p w14:paraId="1137C3A0" w14:textId="77777777" w:rsidR="00000000" w:rsidRDefault="007C71EE">
      <w:pPr>
        <w:pStyle w:val="a"/>
        <w:rPr>
          <w:rFonts w:hint="cs"/>
          <w:rtl/>
        </w:rPr>
      </w:pPr>
      <w:r>
        <w:rPr>
          <w:rFonts w:hint="cs"/>
          <w:rtl/>
        </w:rPr>
        <w:t>ואין מחלוקת - אין מחלוקת - שהכלכלה הישראלית, יש לה בעיה - כמות אדירה של תשלו</w:t>
      </w:r>
      <w:r>
        <w:rPr>
          <w:rFonts w:hint="cs"/>
          <w:rtl/>
        </w:rPr>
        <w:t>מי העברה, כי כל אחד רחמן בן רחמנים, והאמן לי - גם אני הייתי רוצה לחלק כספים, ולא לאנשים עשירים, ואני לא מאמינה שיש כאן מישהו שאין לו איזה גמ"ח או איזו קבוצה שהוא חושב שצריך לתמוך בה.</w:t>
      </w:r>
    </w:p>
    <w:p w14:paraId="23589B4E" w14:textId="77777777" w:rsidR="00000000" w:rsidRDefault="007C71EE">
      <w:pPr>
        <w:pStyle w:val="a"/>
        <w:rPr>
          <w:rFonts w:hint="cs"/>
          <w:rtl/>
        </w:rPr>
      </w:pPr>
    </w:p>
    <w:p w14:paraId="194AD26F" w14:textId="77777777" w:rsidR="00000000" w:rsidRDefault="007C71EE">
      <w:pPr>
        <w:pStyle w:val="a"/>
        <w:rPr>
          <w:rFonts w:hint="cs"/>
          <w:rtl/>
        </w:rPr>
      </w:pPr>
      <w:r>
        <w:rPr>
          <w:rFonts w:hint="cs"/>
          <w:rtl/>
        </w:rPr>
        <w:t>ולכן, זה לא עניין של טובים ורעים. זה עניין שכולם היו צריכים להיות מאוחדי</w:t>
      </w:r>
      <w:r>
        <w:rPr>
          <w:rFonts w:hint="cs"/>
          <w:rtl/>
        </w:rPr>
        <w:t>ם בו. וכל הריטואל, שמהיום שהתוכנית הובאה, משחקים את המשחק של תן לי וזרוק לי - בעיני הוא מגעיל, הוא לא רציני ולא אחראי.</w:t>
      </w:r>
    </w:p>
    <w:p w14:paraId="6677B0A8" w14:textId="77777777" w:rsidR="00000000" w:rsidRDefault="007C71EE">
      <w:pPr>
        <w:pStyle w:val="a"/>
        <w:rPr>
          <w:color w:val="0000FF"/>
          <w:szCs w:val="28"/>
          <w:rtl/>
        </w:rPr>
      </w:pPr>
      <w:r>
        <w:rPr>
          <w:rtl/>
        </w:rPr>
        <w:br/>
      </w:r>
    </w:p>
    <w:p w14:paraId="18C1100D" w14:textId="77777777" w:rsidR="00000000" w:rsidRDefault="007C71EE">
      <w:pPr>
        <w:pStyle w:val="ad"/>
        <w:rPr>
          <w:rtl/>
        </w:rPr>
      </w:pPr>
      <w:r>
        <w:rPr>
          <w:rtl/>
        </w:rPr>
        <w:t>היו"ר ראובן ריבלין:</w:t>
      </w:r>
    </w:p>
    <w:p w14:paraId="41916F3B" w14:textId="77777777" w:rsidR="00000000" w:rsidRDefault="007C71EE">
      <w:pPr>
        <w:pStyle w:val="a"/>
        <w:rPr>
          <w:rtl/>
        </w:rPr>
      </w:pPr>
    </w:p>
    <w:p w14:paraId="0365003B" w14:textId="77777777" w:rsidR="00000000" w:rsidRDefault="007C71EE">
      <w:pPr>
        <w:pStyle w:val="a"/>
        <w:rPr>
          <w:rFonts w:hint="cs"/>
          <w:rtl/>
        </w:rPr>
      </w:pPr>
      <w:r>
        <w:rPr>
          <w:rFonts w:hint="cs"/>
          <w:rtl/>
        </w:rPr>
        <w:t>תודה לשרה יהודית נאות.  חברת הכנסת מל פולישוק, בבקשה. עומדות לרשותך 15 דקות. גברתי יכולה גם לעשות שימוש בפחות זמן.</w:t>
      </w:r>
      <w:r>
        <w:rPr>
          <w:rFonts w:hint="cs"/>
          <w:rtl/>
        </w:rPr>
        <w:t xml:space="preserve"> </w:t>
      </w:r>
    </w:p>
    <w:p w14:paraId="54C68A16" w14:textId="77777777" w:rsidR="00000000" w:rsidRDefault="007C71EE">
      <w:pPr>
        <w:pStyle w:val="a"/>
        <w:ind w:firstLine="0"/>
        <w:rPr>
          <w:rFonts w:hint="cs"/>
          <w:rtl/>
        </w:rPr>
      </w:pPr>
    </w:p>
    <w:p w14:paraId="5FAC3FBD" w14:textId="77777777" w:rsidR="00000000" w:rsidRDefault="007C71EE">
      <w:pPr>
        <w:pStyle w:val="ac"/>
        <w:rPr>
          <w:rtl/>
        </w:rPr>
      </w:pPr>
      <w:r>
        <w:rPr>
          <w:rFonts w:hint="eastAsia"/>
          <w:rtl/>
        </w:rPr>
        <w:t>יצחק</w:t>
      </w:r>
      <w:r>
        <w:rPr>
          <w:rtl/>
        </w:rPr>
        <w:t xml:space="preserve"> הרצוג (העבודה-מימד):</w:t>
      </w:r>
    </w:p>
    <w:p w14:paraId="6E161604" w14:textId="77777777" w:rsidR="00000000" w:rsidRDefault="007C71EE">
      <w:pPr>
        <w:pStyle w:val="a"/>
        <w:rPr>
          <w:rFonts w:hint="cs"/>
          <w:rtl/>
        </w:rPr>
      </w:pPr>
    </w:p>
    <w:p w14:paraId="605787EB" w14:textId="77777777" w:rsidR="00000000" w:rsidRDefault="007C71EE">
      <w:pPr>
        <w:pStyle w:val="a"/>
        <w:rPr>
          <w:rFonts w:hint="cs"/>
          <w:rtl/>
        </w:rPr>
      </w:pPr>
      <w:r>
        <w:rPr>
          <w:rFonts w:hint="cs"/>
          <w:rtl/>
        </w:rPr>
        <w:t>אדוני היושב-ראש, אני הבא בתור?</w:t>
      </w:r>
    </w:p>
    <w:p w14:paraId="190634F0" w14:textId="77777777" w:rsidR="00000000" w:rsidRDefault="007C71EE">
      <w:pPr>
        <w:pStyle w:val="a"/>
        <w:ind w:firstLine="0"/>
        <w:rPr>
          <w:rFonts w:hint="cs"/>
          <w:rtl/>
        </w:rPr>
      </w:pPr>
    </w:p>
    <w:p w14:paraId="1E29AA9D" w14:textId="77777777" w:rsidR="00000000" w:rsidRDefault="007C71EE">
      <w:pPr>
        <w:pStyle w:val="ad"/>
        <w:rPr>
          <w:rtl/>
        </w:rPr>
      </w:pPr>
      <w:r>
        <w:rPr>
          <w:rtl/>
        </w:rPr>
        <w:t>היו"ר ראובן ריבלין:</w:t>
      </w:r>
    </w:p>
    <w:p w14:paraId="3F831131" w14:textId="77777777" w:rsidR="00000000" w:rsidRDefault="007C71EE">
      <w:pPr>
        <w:pStyle w:val="a"/>
        <w:rPr>
          <w:rtl/>
        </w:rPr>
      </w:pPr>
    </w:p>
    <w:p w14:paraId="22375B92" w14:textId="77777777" w:rsidR="00000000" w:rsidRDefault="007C71EE">
      <w:pPr>
        <w:pStyle w:val="a"/>
        <w:rPr>
          <w:rFonts w:hint="cs"/>
          <w:rtl/>
        </w:rPr>
      </w:pPr>
      <w:r>
        <w:rPr>
          <w:rFonts w:hint="cs"/>
          <w:rtl/>
        </w:rPr>
        <w:t>בוודאי ובוודאי. חבר הכנסת אדלשטיין מסיים את הסיבוב הזה.</w:t>
      </w:r>
    </w:p>
    <w:p w14:paraId="40C0B08D" w14:textId="77777777" w:rsidR="00000000" w:rsidRDefault="007C71EE">
      <w:pPr>
        <w:pStyle w:val="a"/>
        <w:ind w:firstLine="0"/>
        <w:rPr>
          <w:rFonts w:hint="cs"/>
          <w:rtl/>
        </w:rPr>
      </w:pPr>
    </w:p>
    <w:p w14:paraId="3B41FA1F" w14:textId="77777777" w:rsidR="00000000" w:rsidRDefault="007C71EE">
      <w:pPr>
        <w:pStyle w:val="ac"/>
        <w:rPr>
          <w:rtl/>
        </w:rPr>
      </w:pPr>
      <w:r>
        <w:rPr>
          <w:rFonts w:hint="eastAsia"/>
          <w:rtl/>
        </w:rPr>
        <w:t>יולי</w:t>
      </w:r>
      <w:r>
        <w:rPr>
          <w:rtl/>
        </w:rPr>
        <w:t>-יואל אדלשטיין (הליכוד):</w:t>
      </w:r>
    </w:p>
    <w:p w14:paraId="6D255C7D" w14:textId="77777777" w:rsidR="00000000" w:rsidRDefault="007C71EE">
      <w:pPr>
        <w:pStyle w:val="a"/>
        <w:rPr>
          <w:rFonts w:hint="cs"/>
          <w:rtl/>
        </w:rPr>
      </w:pPr>
    </w:p>
    <w:p w14:paraId="4D5A1076" w14:textId="77777777" w:rsidR="00000000" w:rsidRDefault="007C71EE">
      <w:pPr>
        <w:pStyle w:val="a"/>
        <w:rPr>
          <w:rFonts w:hint="cs"/>
          <w:rtl/>
        </w:rPr>
      </w:pPr>
      <w:r>
        <w:rPr>
          <w:rFonts w:hint="cs"/>
          <w:rtl/>
        </w:rPr>
        <w:t>למה את הסיבוב הזה? את כל הדיון.</w:t>
      </w:r>
    </w:p>
    <w:p w14:paraId="13364BD2" w14:textId="77777777" w:rsidR="00000000" w:rsidRDefault="007C71EE">
      <w:pPr>
        <w:pStyle w:val="a"/>
        <w:ind w:firstLine="0"/>
        <w:rPr>
          <w:rFonts w:hint="cs"/>
          <w:rtl/>
        </w:rPr>
      </w:pPr>
    </w:p>
    <w:p w14:paraId="25077FAC" w14:textId="77777777" w:rsidR="00000000" w:rsidRDefault="007C71EE">
      <w:pPr>
        <w:pStyle w:val="ad"/>
        <w:rPr>
          <w:rtl/>
        </w:rPr>
      </w:pPr>
      <w:r>
        <w:rPr>
          <w:rtl/>
        </w:rPr>
        <w:t>היו"ר ראובן ריבלין:</w:t>
      </w:r>
    </w:p>
    <w:p w14:paraId="2BB9AECB" w14:textId="77777777" w:rsidR="00000000" w:rsidRDefault="007C71EE">
      <w:pPr>
        <w:pStyle w:val="a"/>
        <w:rPr>
          <w:rtl/>
        </w:rPr>
      </w:pPr>
    </w:p>
    <w:p w14:paraId="0D737C43" w14:textId="77777777" w:rsidR="00000000" w:rsidRDefault="007C71EE">
      <w:pPr>
        <w:pStyle w:val="a"/>
        <w:rPr>
          <w:rFonts w:hint="cs"/>
          <w:rtl/>
        </w:rPr>
      </w:pPr>
      <w:r>
        <w:rPr>
          <w:rFonts w:hint="cs"/>
          <w:rtl/>
        </w:rPr>
        <w:t>אנחנו עושים הפסקה ומתחילים בהצבע</w:t>
      </w:r>
      <w:r>
        <w:rPr>
          <w:rFonts w:hint="cs"/>
          <w:rtl/>
        </w:rPr>
        <w:t>ות  מייד לאחר ההפסקה. נשיא הסנאט האיטלקי נמצא כאן ואנחנו מקבלים אותו.</w:t>
      </w:r>
    </w:p>
    <w:p w14:paraId="2272DA01" w14:textId="77777777" w:rsidR="00000000" w:rsidRDefault="007C71EE">
      <w:pPr>
        <w:pStyle w:val="a"/>
        <w:ind w:firstLine="0"/>
        <w:rPr>
          <w:rFonts w:hint="cs"/>
          <w:rtl/>
        </w:rPr>
      </w:pPr>
    </w:p>
    <w:p w14:paraId="2B220CAA" w14:textId="77777777" w:rsidR="00000000" w:rsidRDefault="007C71EE">
      <w:pPr>
        <w:pStyle w:val="ac"/>
        <w:rPr>
          <w:rtl/>
        </w:rPr>
      </w:pPr>
      <w:r>
        <w:rPr>
          <w:rFonts w:hint="eastAsia"/>
          <w:rtl/>
        </w:rPr>
        <w:t>נסים</w:t>
      </w:r>
      <w:r>
        <w:rPr>
          <w:rtl/>
        </w:rPr>
        <w:t xml:space="preserve"> זאב (ש"ס):</w:t>
      </w:r>
    </w:p>
    <w:p w14:paraId="544CA75B" w14:textId="77777777" w:rsidR="00000000" w:rsidRDefault="007C71EE">
      <w:pPr>
        <w:pStyle w:val="a"/>
        <w:rPr>
          <w:rFonts w:hint="cs"/>
          <w:rtl/>
        </w:rPr>
      </w:pPr>
    </w:p>
    <w:p w14:paraId="1BBD207B" w14:textId="77777777" w:rsidR="00000000" w:rsidRDefault="007C71EE">
      <w:pPr>
        <w:pStyle w:val="a"/>
        <w:rPr>
          <w:rFonts w:hint="cs"/>
          <w:rtl/>
        </w:rPr>
      </w:pPr>
      <w:r>
        <w:rPr>
          <w:rFonts w:hint="cs"/>
          <w:rtl/>
        </w:rPr>
        <w:t>מה עם יום ירושלים?</w:t>
      </w:r>
    </w:p>
    <w:p w14:paraId="4193E108" w14:textId="77777777" w:rsidR="00000000" w:rsidRDefault="007C71EE">
      <w:pPr>
        <w:pStyle w:val="a"/>
        <w:ind w:firstLine="0"/>
        <w:rPr>
          <w:rFonts w:hint="cs"/>
          <w:rtl/>
        </w:rPr>
      </w:pPr>
    </w:p>
    <w:p w14:paraId="612CBB48" w14:textId="77777777" w:rsidR="00000000" w:rsidRDefault="007C71EE">
      <w:pPr>
        <w:pStyle w:val="ad"/>
        <w:rPr>
          <w:rtl/>
        </w:rPr>
      </w:pPr>
      <w:r>
        <w:rPr>
          <w:rtl/>
        </w:rPr>
        <w:t>היו"ר ראובן ריבלין:</w:t>
      </w:r>
    </w:p>
    <w:p w14:paraId="0C19AF06" w14:textId="77777777" w:rsidR="00000000" w:rsidRDefault="007C71EE">
      <w:pPr>
        <w:pStyle w:val="a"/>
        <w:rPr>
          <w:rtl/>
        </w:rPr>
      </w:pPr>
    </w:p>
    <w:p w14:paraId="505C21F1" w14:textId="77777777" w:rsidR="00000000" w:rsidRDefault="007C71EE">
      <w:pPr>
        <w:pStyle w:val="a"/>
        <w:rPr>
          <w:rFonts w:hint="cs"/>
          <w:rtl/>
        </w:rPr>
      </w:pPr>
      <w:r>
        <w:rPr>
          <w:rFonts w:hint="cs"/>
          <w:rtl/>
        </w:rPr>
        <w:t xml:space="preserve">יחוגו את יום ירושלים מחר ברוב עם. אנחנו נאזכר אותו פה בשעה 14:00. גברתי הנכבדה, בבקשה. </w:t>
      </w:r>
    </w:p>
    <w:p w14:paraId="798EED32" w14:textId="77777777" w:rsidR="00000000" w:rsidRDefault="007C71EE">
      <w:pPr>
        <w:pStyle w:val="a"/>
        <w:ind w:firstLine="0"/>
        <w:rPr>
          <w:rFonts w:hint="cs"/>
          <w:rtl/>
        </w:rPr>
      </w:pPr>
    </w:p>
    <w:p w14:paraId="7B2E7E69" w14:textId="77777777" w:rsidR="00000000" w:rsidRDefault="007C71EE">
      <w:pPr>
        <w:pStyle w:val="Speaker"/>
        <w:rPr>
          <w:rtl/>
        </w:rPr>
      </w:pPr>
      <w:bookmarkStart w:id="2440" w:name="FS000001047T28_05_2003_12_36_35"/>
      <w:bookmarkEnd w:id="2440"/>
      <w:r>
        <w:rPr>
          <w:rFonts w:hint="eastAsia"/>
          <w:rtl/>
        </w:rPr>
        <w:t>מל</w:t>
      </w:r>
      <w:r>
        <w:rPr>
          <w:rtl/>
        </w:rPr>
        <w:t xml:space="preserve"> פולישוק-בלוך (שינוי):</w:t>
      </w:r>
    </w:p>
    <w:p w14:paraId="41B48E09" w14:textId="77777777" w:rsidR="00000000" w:rsidRDefault="007C71EE">
      <w:pPr>
        <w:pStyle w:val="a"/>
        <w:rPr>
          <w:rFonts w:hint="cs"/>
          <w:rtl/>
        </w:rPr>
      </w:pPr>
    </w:p>
    <w:p w14:paraId="46B9CDE7" w14:textId="77777777" w:rsidR="00000000" w:rsidRDefault="007C71EE">
      <w:pPr>
        <w:pStyle w:val="a"/>
        <w:rPr>
          <w:rFonts w:hint="cs"/>
          <w:rtl/>
        </w:rPr>
      </w:pPr>
      <w:r>
        <w:rPr>
          <w:rFonts w:hint="cs"/>
          <w:rtl/>
        </w:rPr>
        <w:t>אדוני היושב-</w:t>
      </w:r>
      <w:r>
        <w:rPr>
          <w:rFonts w:hint="cs"/>
          <w:rtl/>
        </w:rPr>
        <w:t>ראש, כנסת נכבדה, אני וחברי הואשמנו פה - כמה שעות אנחנו כבר פה? יומיים?</w:t>
      </w:r>
    </w:p>
    <w:p w14:paraId="611D0091" w14:textId="77777777" w:rsidR="00000000" w:rsidRDefault="007C71EE">
      <w:pPr>
        <w:pStyle w:val="a"/>
        <w:ind w:firstLine="0"/>
        <w:rPr>
          <w:rFonts w:hint="cs"/>
          <w:rtl/>
        </w:rPr>
      </w:pPr>
    </w:p>
    <w:p w14:paraId="30AB98DD" w14:textId="77777777" w:rsidR="00000000" w:rsidRDefault="007C71EE">
      <w:pPr>
        <w:pStyle w:val="ad"/>
        <w:rPr>
          <w:rtl/>
        </w:rPr>
      </w:pPr>
      <w:r>
        <w:rPr>
          <w:rtl/>
        </w:rPr>
        <w:t>היו"ר ראובן ריבלין:</w:t>
      </w:r>
    </w:p>
    <w:p w14:paraId="42141620" w14:textId="77777777" w:rsidR="00000000" w:rsidRDefault="007C71EE">
      <w:pPr>
        <w:pStyle w:val="a"/>
        <w:rPr>
          <w:rtl/>
        </w:rPr>
      </w:pPr>
    </w:p>
    <w:p w14:paraId="17A19A2D" w14:textId="77777777" w:rsidR="00000000" w:rsidRDefault="007C71EE">
      <w:pPr>
        <w:pStyle w:val="a"/>
        <w:rPr>
          <w:rFonts w:hint="cs"/>
          <w:rtl/>
        </w:rPr>
      </w:pPr>
      <w:r>
        <w:rPr>
          <w:rFonts w:hint="cs"/>
          <w:rtl/>
        </w:rPr>
        <w:t>זאת השעה ה=49.</w:t>
      </w:r>
    </w:p>
    <w:p w14:paraId="2DA46DF1" w14:textId="77777777" w:rsidR="00000000" w:rsidRDefault="007C71EE">
      <w:pPr>
        <w:pStyle w:val="a"/>
        <w:ind w:firstLine="0"/>
        <w:rPr>
          <w:rFonts w:hint="cs"/>
          <w:rtl/>
        </w:rPr>
      </w:pPr>
    </w:p>
    <w:p w14:paraId="181A75DE" w14:textId="77777777" w:rsidR="00000000" w:rsidRDefault="007C71EE">
      <w:pPr>
        <w:pStyle w:val="SpeakerCon"/>
        <w:rPr>
          <w:rtl/>
        </w:rPr>
      </w:pPr>
      <w:bookmarkStart w:id="2441" w:name="FS000001047T28_05_2003_12_37_05C"/>
      <w:bookmarkEnd w:id="2441"/>
      <w:r>
        <w:rPr>
          <w:rtl/>
        </w:rPr>
        <w:t>מל פולישוק-בלוך (שינוי):</w:t>
      </w:r>
    </w:p>
    <w:p w14:paraId="4A288BC8" w14:textId="77777777" w:rsidR="00000000" w:rsidRDefault="007C71EE">
      <w:pPr>
        <w:pStyle w:val="a"/>
        <w:rPr>
          <w:rtl/>
        </w:rPr>
      </w:pPr>
    </w:p>
    <w:p w14:paraId="10875219" w14:textId="77777777" w:rsidR="00000000" w:rsidRDefault="007C71EE">
      <w:pPr>
        <w:pStyle w:val="a"/>
        <w:rPr>
          <w:rFonts w:hint="cs"/>
          <w:rtl/>
        </w:rPr>
      </w:pPr>
      <w:r>
        <w:rPr>
          <w:rFonts w:hint="cs"/>
          <w:rtl/>
        </w:rPr>
        <w:t>הואשמנו פה בכל כינוי גנאי אפשרי. רשמתי, שלא אשכח חלילה: גזענות, שנאה, אטימות, רוע לב, טיפשות, אני ואפסי עוד, דאגה לעשירים</w:t>
      </w:r>
      <w:r>
        <w:rPr>
          <w:rFonts w:hint="cs"/>
          <w:rtl/>
        </w:rPr>
        <w:t xml:space="preserve">, והרשימה עוד ארוכה. מפי מי אנחנו שומעים את כל ה"מחמאות" האלה? מפי אלה שרוצים לקחת בעלות על המסכנים ועל המסכנות. והם כל כך דואגים לבעלות על המסכנות, שהם רוצים לשמר אותה, שחס וחלילה לא תהיה אחר כך מסכנות, שמא לא יהיה להם על מי להגן. </w:t>
      </w:r>
    </w:p>
    <w:p w14:paraId="326545C6" w14:textId="77777777" w:rsidR="00000000" w:rsidRDefault="007C71EE">
      <w:pPr>
        <w:pStyle w:val="a"/>
        <w:rPr>
          <w:rFonts w:hint="cs"/>
          <w:rtl/>
        </w:rPr>
      </w:pPr>
    </w:p>
    <w:p w14:paraId="72329BB6" w14:textId="77777777" w:rsidR="00000000" w:rsidRDefault="007C71EE">
      <w:pPr>
        <w:pStyle w:val="a"/>
        <w:rPr>
          <w:rFonts w:hint="cs"/>
          <w:rtl/>
        </w:rPr>
      </w:pPr>
      <w:r>
        <w:rPr>
          <w:rFonts w:hint="cs"/>
          <w:rtl/>
        </w:rPr>
        <w:t>לא ידעתי שבשביל זה אני</w:t>
      </w:r>
      <w:r>
        <w:rPr>
          <w:rFonts w:hint="cs"/>
          <w:rtl/>
        </w:rPr>
        <w:t xml:space="preserve"> מגיעה לכנסת ישראל. גם לא ידעתי שבשביל הדבר הזה: מכנים זאת דמוקרטיה, אבל בעיני זה מגוחך - ואני מראה את זה לטלוויזיה, כדי שכל בית בישראל ידע על מה אנחנו מדברים היום. זה נקרא הסתייגויות. יש כאן, אם אינני טועה, אדוני היושב-ראש, 8,000 הסתייגויות? </w:t>
      </w:r>
    </w:p>
    <w:p w14:paraId="1A8C8CB5" w14:textId="77777777" w:rsidR="00000000" w:rsidRDefault="007C71EE">
      <w:pPr>
        <w:pStyle w:val="a"/>
        <w:ind w:firstLine="0"/>
        <w:rPr>
          <w:rFonts w:hint="cs"/>
          <w:rtl/>
        </w:rPr>
      </w:pPr>
    </w:p>
    <w:p w14:paraId="1CFEAB56" w14:textId="77777777" w:rsidR="00000000" w:rsidRDefault="007C71EE">
      <w:pPr>
        <w:pStyle w:val="ad"/>
        <w:rPr>
          <w:rtl/>
        </w:rPr>
      </w:pPr>
      <w:r>
        <w:rPr>
          <w:rtl/>
        </w:rPr>
        <w:t>היו"ר ראובן</w:t>
      </w:r>
      <w:r>
        <w:rPr>
          <w:rtl/>
        </w:rPr>
        <w:t xml:space="preserve"> ריבלין:</w:t>
      </w:r>
    </w:p>
    <w:p w14:paraId="70FFC2D4" w14:textId="77777777" w:rsidR="00000000" w:rsidRDefault="007C71EE">
      <w:pPr>
        <w:pStyle w:val="a"/>
        <w:rPr>
          <w:rtl/>
        </w:rPr>
      </w:pPr>
    </w:p>
    <w:p w14:paraId="1EE22EE3" w14:textId="77777777" w:rsidR="00000000" w:rsidRDefault="007C71EE">
      <w:pPr>
        <w:pStyle w:val="a"/>
        <w:rPr>
          <w:rFonts w:hint="cs"/>
          <w:rtl/>
        </w:rPr>
      </w:pPr>
      <w:r>
        <w:rPr>
          <w:rFonts w:hint="cs"/>
          <w:rtl/>
        </w:rPr>
        <w:t xml:space="preserve">8,011 הסתייגויות. </w:t>
      </w:r>
    </w:p>
    <w:p w14:paraId="662D7548" w14:textId="77777777" w:rsidR="00000000" w:rsidRDefault="007C71EE">
      <w:pPr>
        <w:pStyle w:val="a"/>
        <w:ind w:firstLine="0"/>
        <w:rPr>
          <w:rFonts w:hint="cs"/>
          <w:rtl/>
        </w:rPr>
      </w:pPr>
    </w:p>
    <w:p w14:paraId="78F93B8C" w14:textId="77777777" w:rsidR="00000000" w:rsidRDefault="007C71EE">
      <w:pPr>
        <w:pStyle w:val="ac"/>
        <w:rPr>
          <w:rtl/>
        </w:rPr>
      </w:pPr>
      <w:r>
        <w:rPr>
          <w:rFonts w:hint="eastAsia"/>
          <w:rtl/>
        </w:rPr>
        <w:t>נסים</w:t>
      </w:r>
      <w:r>
        <w:rPr>
          <w:rtl/>
        </w:rPr>
        <w:t xml:space="preserve"> זאב (ש"ס):</w:t>
      </w:r>
    </w:p>
    <w:p w14:paraId="0C6E5563" w14:textId="77777777" w:rsidR="00000000" w:rsidRDefault="007C71EE">
      <w:pPr>
        <w:pStyle w:val="a"/>
        <w:rPr>
          <w:rFonts w:hint="cs"/>
          <w:rtl/>
        </w:rPr>
      </w:pPr>
    </w:p>
    <w:p w14:paraId="7FCE5D40" w14:textId="77777777" w:rsidR="00000000" w:rsidRDefault="007C71EE">
      <w:pPr>
        <w:pStyle w:val="a"/>
        <w:rPr>
          <w:rFonts w:hint="cs"/>
          <w:rtl/>
        </w:rPr>
      </w:pPr>
      <w:r>
        <w:rPr>
          <w:rFonts w:hint="cs"/>
          <w:rtl/>
        </w:rPr>
        <w:t>זה לא באמת. כל הדיונים פה היו מהותיים. לא התייחסו להסתייגויות.</w:t>
      </w:r>
    </w:p>
    <w:p w14:paraId="2ADC597C" w14:textId="77777777" w:rsidR="00000000" w:rsidRDefault="007C71EE">
      <w:pPr>
        <w:pStyle w:val="a"/>
        <w:ind w:firstLine="0"/>
        <w:rPr>
          <w:rFonts w:hint="cs"/>
          <w:rtl/>
        </w:rPr>
      </w:pPr>
    </w:p>
    <w:p w14:paraId="6261BFFD" w14:textId="77777777" w:rsidR="00000000" w:rsidRDefault="007C71EE">
      <w:pPr>
        <w:pStyle w:val="ad"/>
        <w:rPr>
          <w:rtl/>
        </w:rPr>
      </w:pPr>
      <w:r>
        <w:rPr>
          <w:rtl/>
        </w:rPr>
        <w:t>היו"ר ראובן ריבלין:</w:t>
      </w:r>
    </w:p>
    <w:p w14:paraId="5B0F33DC" w14:textId="77777777" w:rsidR="00000000" w:rsidRDefault="007C71EE">
      <w:pPr>
        <w:pStyle w:val="a"/>
        <w:rPr>
          <w:rtl/>
        </w:rPr>
      </w:pPr>
    </w:p>
    <w:p w14:paraId="71456ECA" w14:textId="77777777" w:rsidR="00000000" w:rsidRDefault="007C71EE">
      <w:pPr>
        <w:pStyle w:val="a"/>
        <w:rPr>
          <w:rFonts w:hint="cs"/>
          <w:rtl/>
        </w:rPr>
      </w:pPr>
      <w:r>
        <w:rPr>
          <w:rFonts w:hint="cs"/>
          <w:rtl/>
        </w:rPr>
        <w:t xml:space="preserve">לא יעלה על הדעת שההסתייגויות לא מהותיות. </w:t>
      </w:r>
    </w:p>
    <w:p w14:paraId="0FB81C7E" w14:textId="77777777" w:rsidR="00000000" w:rsidRDefault="007C71EE">
      <w:pPr>
        <w:pStyle w:val="a"/>
        <w:ind w:firstLine="0"/>
        <w:rPr>
          <w:rFonts w:hint="cs"/>
          <w:rtl/>
        </w:rPr>
      </w:pPr>
    </w:p>
    <w:p w14:paraId="2529D0D6" w14:textId="77777777" w:rsidR="00000000" w:rsidRDefault="007C71EE">
      <w:pPr>
        <w:pStyle w:val="SpeakerCon"/>
        <w:rPr>
          <w:rtl/>
        </w:rPr>
      </w:pPr>
      <w:bookmarkStart w:id="2442" w:name="FS000001047T28_05_2003_12_39_51C"/>
      <w:bookmarkEnd w:id="2442"/>
      <w:r>
        <w:rPr>
          <w:rtl/>
        </w:rPr>
        <w:t>מל פולישוק-בלוך (שינוי):</w:t>
      </w:r>
    </w:p>
    <w:p w14:paraId="503D6B05" w14:textId="77777777" w:rsidR="00000000" w:rsidRDefault="007C71EE">
      <w:pPr>
        <w:pStyle w:val="a"/>
        <w:rPr>
          <w:rtl/>
        </w:rPr>
      </w:pPr>
    </w:p>
    <w:p w14:paraId="5F3F9161" w14:textId="77777777" w:rsidR="00000000" w:rsidRDefault="007C71EE">
      <w:pPr>
        <w:pStyle w:val="a"/>
        <w:rPr>
          <w:rFonts w:hint="cs"/>
          <w:rtl/>
        </w:rPr>
      </w:pPr>
      <w:r>
        <w:rPr>
          <w:rFonts w:hint="cs"/>
          <w:rtl/>
        </w:rPr>
        <w:t>דוגמאות קלות: תראו כמה רציני  וענייני הדיון בכנסת ישראל</w:t>
      </w:r>
      <w:r>
        <w:rPr>
          <w:rFonts w:hint="cs"/>
          <w:rtl/>
        </w:rPr>
        <w:t>. למשל, אני לא אציין את שמות חברי הכנסת שהציעו את ההסתייגויות, כדי שלא לפגוע בכבודם, רק אגיד לדוגמה: במקום א' בסיוון יבוא י"ז בתשרי; במקום י"א בטבת יבוא א' באב; במקום על אף יבוא למרות; במקום שבעה יבוא השבעה; במקום לישראל - לארץ הקודש. ועוד כהנה וכהנה. שימו</w:t>
      </w:r>
      <w:r>
        <w:rPr>
          <w:rFonts w:hint="cs"/>
          <w:rtl/>
        </w:rPr>
        <w:t xml:space="preserve"> לב, אלה שיושבים בבית, 8,000 שטויות. סליחה, אני מניחה, בואו נציין ליתר דיוק, 7,900 שטויות ו=100 הסתייגויות נכונות. כי יש הסתייגויות נכונות.</w:t>
      </w:r>
    </w:p>
    <w:p w14:paraId="24B92C07" w14:textId="77777777" w:rsidR="00000000" w:rsidRDefault="007C71EE">
      <w:pPr>
        <w:pStyle w:val="a"/>
        <w:ind w:firstLine="0"/>
        <w:rPr>
          <w:rFonts w:hint="cs"/>
          <w:rtl/>
        </w:rPr>
      </w:pPr>
    </w:p>
    <w:p w14:paraId="6EDAD0B2" w14:textId="77777777" w:rsidR="00000000" w:rsidRDefault="007C71EE">
      <w:pPr>
        <w:pStyle w:val="ad"/>
        <w:rPr>
          <w:rtl/>
        </w:rPr>
      </w:pPr>
      <w:r>
        <w:rPr>
          <w:rtl/>
        </w:rPr>
        <w:t>היו"ר ראובן ריבלין:</w:t>
      </w:r>
    </w:p>
    <w:p w14:paraId="5B8539CB" w14:textId="77777777" w:rsidR="00000000" w:rsidRDefault="007C71EE">
      <w:pPr>
        <w:pStyle w:val="a"/>
        <w:rPr>
          <w:rtl/>
        </w:rPr>
      </w:pPr>
    </w:p>
    <w:p w14:paraId="210707C6" w14:textId="77777777" w:rsidR="00000000" w:rsidRDefault="007C71EE">
      <w:pPr>
        <w:pStyle w:val="a"/>
        <w:rPr>
          <w:rFonts w:hint="cs"/>
          <w:rtl/>
        </w:rPr>
      </w:pPr>
      <w:r>
        <w:rPr>
          <w:rFonts w:hint="cs"/>
          <w:rtl/>
        </w:rPr>
        <w:t xml:space="preserve">גברתי חברת הכנסת, אני רוצה רק להעיר לך, למען כבודה של הכנסת - - - </w:t>
      </w:r>
    </w:p>
    <w:p w14:paraId="25C20768" w14:textId="77777777" w:rsidR="00000000" w:rsidRDefault="007C71EE">
      <w:pPr>
        <w:pStyle w:val="a"/>
        <w:ind w:firstLine="0"/>
        <w:rPr>
          <w:rFonts w:hint="cs"/>
          <w:rtl/>
        </w:rPr>
      </w:pPr>
    </w:p>
    <w:p w14:paraId="1FA2D768" w14:textId="77777777" w:rsidR="00000000" w:rsidRDefault="007C71EE">
      <w:pPr>
        <w:pStyle w:val="SpeakerCon"/>
        <w:rPr>
          <w:rtl/>
        </w:rPr>
      </w:pPr>
      <w:bookmarkStart w:id="2443" w:name="FS000001047T28_05_2003_12_42_13C"/>
      <w:bookmarkEnd w:id="2443"/>
    </w:p>
    <w:p w14:paraId="452E7437" w14:textId="77777777" w:rsidR="00000000" w:rsidRDefault="007C71EE">
      <w:pPr>
        <w:pStyle w:val="SpeakerCon"/>
        <w:rPr>
          <w:rtl/>
        </w:rPr>
      </w:pPr>
      <w:r>
        <w:rPr>
          <w:rtl/>
        </w:rPr>
        <w:t>מל פולישוק-בלוך (שינוי):</w:t>
      </w:r>
    </w:p>
    <w:p w14:paraId="222D4E1B" w14:textId="77777777" w:rsidR="00000000" w:rsidRDefault="007C71EE">
      <w:pPr>
        <w:pStyle w:val="a"/>
        <w:rPr>
          <w:rtl/>
        </w:rPr>
      </w:pPr>
    </w:p>
    <w:p w14:paraId="3F1A1968" w14:textId="77777777" w:rsidR="00000000" w:rsidRDefault="007C71EE">
      <w:pPr>
        <w:pStyle w:val="a"/>
        <w:rPr>
          <w:rFonts w:hint="cs"/>
          <w:rtl/>
        </w:rPr>
      </w:pPr>
      <w:r>
        <w:rPr>
          <w:rFonts w:hint="cs"/>
          <w:rtl/>
        </w:rPr>
        <w:t xml:space="preserve">אני מדברת על  כבודה של הכנסת, בדיוק על זה אני מדברת. </w:t>
      </w:r>
    </w:p>
    <w:p w14:paraId="674D7C14" w14:textId="77777777" w:rsidR="00000000" w:rsidRDefault="007C71EE">
      <w:pPr>
        <w:pStyle w:val="a"/>
        <w:ind w:firstLine="0"/>
        <w:rPr>
          <w:rFonts w:hint="cs"/>
          <w:rtl/>
        </w:rPr>
      </w:pPr>
    </w:p>
    <w:p w14:paraId="229DE82E" w14:textId="77777777" w:rsidR="00000000" w:rsidRDefault="007C71EE">
      <w:pPr>
        <w:pStyle w:val="ad"/>
        <w:rPr>
          <w:rtl/>
        </w:rPr>
      </w:pPr>
      <w:r>
        <w:rPr>
          <w:rtl/>
        </w:rPr>
        <w:t>היו"ר ראובן ריבלין:</w:t>
      </w:r>
    </w:p>
    <w:p w14:paraId="1EE0E92E" w14:textId="77777777" w:rsidR="00000000" w:rsidRDefault="007C71EE">
      <w:pPr>
        <w:pStyle w:val="a"/>
        <w:rPr>
          <w:rtl/>
        </w:rPr>
      </w:pPr>
    </w:p>
    <w:p w14:paraId="355E5397" w14:textId="77777777" w:rsidR="00000000" w:rsidRDefault="007C71EE">
      <w:pPr>
        <w:pStyle w:val="a"/>
        <w:rPr>
          <w:rFonts w:hint="cs"/>
          <w:rtl/>
        </w:rPr>
      </w:pPr>
      <w:r>
        <w:rPr>
          <w:rFonts w:hint="cs"/>
          <w:rtl/>
        </w:rPr>
        <w:t>אני רוצה להבהיר שיש נוהג פרלמנטרי שאנשים מגישים הסתייגות על מנת לקבל זמן דיבור.</w:t>
      </w:r>
    </w:p>
    <w:p w14:paraId="7EB9A570" w14:textId="77777777" w:rsidR="00000000" w:rsidRDefault="007C71EE">
      <w:pPr>
        <w:pStyle w:val="a"/>
        <w:ind w:firstLine="0"/>
        <w:rPr>
          <w:rFonts w:hint="cs"/>
          <w:rtl/>
        </w:rPr>
      </w:pPr>
    </w:p>
    <w:p w14:paraId="330CB4DF" w14:textId="77777777" w:rsidR="00000000" w:rsidRDefault="007C71EE">
      <w:pPr>
        <w:pStyle w:val="SpeakerCon"/>
        <w:rPr>
          <w:rtl/>
        </w:rPr>
      </w:pPr>
      <w:bookmarkStart w:id="2444" w:name="FS000001047T28_05_2003_12_43_20C"/>
      <w:bookmarkEnd w:id="2444"/>
      <w:r>
        <w:rPr>
          <w:rtl/>
        </w:rPr>
        <w:t>מל פולישוק-בלוך (שינוי):</w:t>
      </w:r>
    </w:p>
    <w:p w14:paraId="09839A2B" w14:textId="77777777" w:rsidR="00000000" w:rsidRDefault="007C71EE">
      <w:pPr>
        <w:pStyle w:val="a"/>
        <w:rPr>
          <w:rtl/>
        </w:rPr>
      </w:pPr>
    </w:p>
    <w:p w14:paraId="18BE1E38" w14:textId="77777777" w:rsidR="00000000" w:rsidRDefault="007C71EE">
      <w:pPr>
        <w:pStyle w:val="a"/>
        <w:rPr>
          <w:rFonts w:hint="cs"/>
          <w:rtl/>
        </w:rPr>
      </w:pPr>
      <w:r>
        <w:rPr>
          <w:rFonts w:hint="cs"/>
          <w:rtl/>
        </w:rPr>
        <w:t>זה ברור.</w:t>
      </w:r>
    </w:p>
    <w:p w14:paraId="5099FF78" w14:textId="77777777" w:rsidR="00000000" w:rsidRDefault="007C71EE">
      <w:pPr>
        <w:pStyle w:val="a"/>
        <w:ind w:firstLine="0"/>
        <w:rPr>
          <w:rFonts w:hint="cs"/>
          <w:rtl/>
        </w:rPr>
      </w:pPr>
    </w:p>
    <w:p w14:paraId="3EEA701E" w14:textId="77777777" w:rsidR="00000000" w:rsidRDefault="007C71EE">
      <w:pPr>
        <w:pStyle w:val="ad"/>
        <w:rPr>
          <w:rtl/>
        </w:rPr>
      </w:pPr>
      <w:r>
        <w:rPr>
          <w:rtl/>
        </w:rPr>
        <w:t>היו"ר ראובן ריבלין:</w:t>
      </w:r>
    </w:p>
    <w:p w14:paraId="42DBFA5A" w14:textId="77777777" w:rsidR="00000000" w:rsidRDefault="007C71EE">
      <w:pPr>
        <w:pStyle w:val="a"/>
        <w:rPr>
          <w:rtl/>
        </w:rPr>
      </w:pPr>
    </w:p>
    <w:p w14:paraId="0C20252B" w14:textId="77777777" w:rsidR="00000000" w:rsidRDefault="007C71EE">
      <w:pPr>
        <w:pStyle w:val="a"/>
        <w:rPr>
          <w:rFonts w:hint="cs"/>
          <w:rtl/>
        </w:rPr>
      </w:pPr>
      <w:r>
        <w:rPr>
          <w:rFonts w:hint="cs"/>
          <w:rtl/>
        </w:rPr>
        <w:t>לכן יש סעיף 131.</w:t>
      </w:r>
    </w:p>
    <w:p w14:paraId="483E8743" w14:textId="77777777" w:rsidR="00000000" w:rsidRDefault="007C71EE">
      <w:pPr>
        <w:pStyle w:val="a"/>
        <w:ind w:firstLine="0"/>
        <w:rPr>
          <w:rFonts w:hint="cs"/>
          <w:rtl/>
        </w:rPr>
      </w:pPr>
    </w:p>
    <w:p w14:paraId="21D7E85D" w14:textId="77777777" w:rsidR="00000000" w:rsidRDefault="007C71EE">
      <w:pPr>
        <w:pStyle w:val="SpeakerCon"/>
        <w:rPr>
          <w:rtl/>
        </w:rPr>
      </w:pPr>
      <w:bookmarkStart w:id="2445" w:name="FS000001047T28_05_2003_12_43_43C"/>
      <w:bookmarkEnd w:id="2445"/>
      <w:r>
        <w:rPr>
          <w:rtl/>
        </w:rPr>
        <w:t>מל פולישוק-בלוך (שינוי)</w:t>
      </w:r>
      <w:r>
        <w:rPr>
          <w:rtl/>
        </w:rPr>
        <w:t>:</w:t>
      </w:r>
    </w:p>
    <w:p w14:paraId="72F9F526" w14:textId="77777777" w:rsidR="00000000" w:rsidRDefault="007C71EE">
      <w:pPr>
        <w:pStyle w:val="a"/>
        <w:rPr>
          <w:rtl/>
        </w:rPr>
      </w:pPr>
    </w:p>
    <w:p w14:paraId="7A3EA9F0" w14:textId="77777777" w:rsidR="00000000" w:rsidRDefault="007C71EE">
      <w:pPr>
        <w:pStyle w:val="a"/>
        <w:rPr>
          <w:rFonts w:hint="cs"/>
          <w:rtl/>
        </w:rPr>
      </w:pPr>
      <w:r>
        <w:rPr>
          <w:rFonts w:hint="cs"/>
          <w:rtl/>
        </w:rPr>
        <w:t xml:space="preserve">אפשר לעשות את זה אחרת. </w:t>
      </w:r>
    </w:p>
    <w:p w14:paraId="510A5532" w14:textId="77777777" w:rsidR="00000000" w:rsidRDefault="007C71EE">
      <w:pPr>
        <w:pStyle w:val="a"/>
        <w:ind w:firstLine="0"/>
        <w:rPr>
          <w:rFonts w:hint="cs"/>
          <w:rtl/>
        </w:rPr>
      </w:pPr>
    </w:p>
    <w:p w14:paraId="1473467E" w14:textId="77777777" w:rsidR="00000000" w:rsidRDefault="007C71EE">
      <w:pPr>
        <w:pStyle w:val="ad"/>
        <w:rPr>
          <w:rtl/>
        </w:rPr>
      </w:pPr>
      <w:r>
        <w:rPr>
          <w:rtl/>
        </w:rPr>
        <w:t>היו"ר ראובן ריבלין:</w:t>
      </w:r>
    </w:p>
    <w:p w14:paraId="256415C2" w14:textId="77777777" w:rsidR="00000000" w:rsidRDefault="007C71EE">
      <w:pPr>
        <w:pStyle w:val="a"/>
        <w:rPr>
          <w:rtl/>
        </w:rPr>
      </w:pPr>
    </w:p>
    <w:p w14:paraId="0BA37FFB" w14:textId="77777777" w:rsidR="00000000" w:rsidRDefault="007C71EE">
      <w:pPr>
        <w:pStyle w:val="a"/>
        <w:rPr>
          <w:rFonts w:hint="cs"/>
          <w:rtl/>
        </w:rPr>
      </w:pPr>
      <w:r>
        <w:rPr>
          <w:rFonts w:hint="cs"/>
          <w:rtl/>
        </w:rPr>
        <w:t>אני מכיר חבר כנסת אחד למשל, שבכנסת הקודמת, בתקציב הראשון, כאשר  ברק היה ראש הממשלה, הגיש הסתייגות  על האמירה של הממשלה, שמספר החברים בממשלה לא יעלה על 24, והוא ביקש לשנות את זה, שמספר החברים בממשלה לא יעלה ע</w:t>
      </w:r>
      <w:r>
        <w:rPr>
          <w:rFonts w:hint="cs"/>
          <w:rtl/>
        </w:rPr>
        <w:t xml:space="preserve">ל הדעת. זו הסתייגות  מאוד -  אני מכיר את החבר הזה באופן אישי ולכן אני מציין זאת. </w:t>
      </w:r>
    </w:p>
    <w:p w14:paraId="1A71851F" w14:textId="77777777" w:rsidR="00000000" w:rsidRDefault="007C71EE">
      <w:pPr>
        <w:pStyle w:val="a"/>
        <w:ind w:firstLine="0"/>
        <w:rPr>
          <w:rFonts w:hint="cs"/>
          <w:rtl/>
        </w:rPr>
      </w:pPr>
    </w:p>
    <w:p w14:paraId="100CADF0" w14:textId="77777777" w:rsidR="00000000" w:rsidRDefault="007C71EE">
      <w:pPr>
        <w:pStyle w:val="ac"/>
        <w:rPr>
          <w:rtl/>
        </w:rPr>
      </w:pPr>
      <w:r>
        <w:rPr>
          <w:rFonts w:hint="eastAsia"/>
          <w:rtl/>
        </w:rPr>
        <w:t>יצחק</w:t>
      </w:r>
      <w:r>
        <w:rPr>
          <w:rtl/>
        </w:rPr>
        <w:t xml:space="preserve"> הרצוג (העבודה-מימד):</w:t>
      </w:r>
    </w:p>
    <w:p w14:paraId="51798217" w14:textId="77777777" w:rsidR="00000000" w:rsidRDefault="007C71EE">
      <w:pPr>
        <w:pStyle w:val="a"/>
        <w:rPr>
          <w:rFonts w:hint="cs"/>
          <w:rtl/>
        </w:rPr>
      </w:pPr>
    </w:p>
    <w:p w14:paraId="3D808525" w14:textId="77777777" w:rsidR="00000000" w:rsidRDefault="007C71EE">
      <w:pPr>
        <w:pStyle w:val="a"/>
        <w:rPr>
          <w:rFonts w:hint="cs"/>
          <w:rtl/>
        </w:rPr>
      </w:pPr>
      <w:r>
        <w:rPr>
          <w:rFonts w:hint="cs"/>
          <w:rtl/>
        </w:rPr>
        <w:t xml:space="preserve">מאז הוא נהיה שר? </w:t>
      </w:r>
    </w:p>
    <w:p w14:paraId="0680BFA6" w14:textId="77777777" w:rsidR="00000000" w:rsidRDefault="007C71EE">
      <w:pPr>
        <w:pStyle w:val="a"/>
        <w:ind w:firstLine="0"/>
        <w:rPr>
          <w:rFonts w:hint="cs"/>
          <w:rtl/>
        </w:rPr>
      </w:pPr>
    </w:p>
    <w:p w14:paraId="144509AA" w14:textId="77777777" w:rsidR="00000000" w:rsidRDefault="007C71EE">
      <w:pPr>
        <w:pStyle w:val="ad"/>
        <w:rPr>
          <w:rtl/>
        </w:rPr>
      </w:pPr>
      <w:r>
        <w:rPr>
          <w:rtl/>
        </w:rPr>
        <w:t>היו"ר ראובן ריבלין:</w:t>
      </w:r>
    </w:p>
    <w:p w14:paraId="379087BD" w14:textId="77777777" w:rsidR="00000000" w:rsidRDefault="007C71EE">
      <w:pPr>
        <w:pStyle w:val="a"/>
        <w:rPr>
          <w:rtl/>
        </w:rPr>
      </w:pPr>
    </w:p>
    <w:p w14:paraId="3EB4345A" w14:textId="77777777" w:rsidR="00000000" w:rsidRDefault="007C71EE">
      <w:pPr>
        <w:pStyle w:val="a"/>
        <w:rPr>
          <w:rFonts w:hint="cs"/>
          <w:rtl/>
        </w:rPr>
      </w:pPr>
      <w:r>
        <w:rPr>
          <w:rFonts w:hint="cs"/>
          <w:rtl/>
        </w:rPr>
        <w:t xml:space="preserve">לאחר מכן הוא קיבל שרות. לא בטוח שבגלל זה, אבל הוא קיבל. </w:t>
      </w:r>
    </w:p>
    <w:p w14:paraId="2249409B" w14:textId="77777777" w:rsidR="00000000" w:rsidRDefault="007C71EE">
      <w:pPr>
        <w:pStyle w:val="a"/>
        <w:ind w:firstLine="0"/>
        <w:rPr>
          <w:rFonts w:hint="cs"/>
          <w:rtl/>
        </w:rPr>
      </w:pPr>
    </w:p>
    <w:p w14:paraId="6F4040F7" w14:textId="77777777" w:rsidR="00000000" w:rsidRDefault="007C71EE">
      <w:pPr>
        <w:pStyle w:val="SpeakerCon"/>
        <w:rPr>
          <w:rtl/>
        </w:rPr>
      </w:pPr>
      <w:bookmarkStart w:id="2446" w:name="FS000001047T28_05_2003_12_45_10C"/>
      <w:bookmarkEnd w:id="2446"/>
      <w:r>
        <w:rPr>
          <w:rtl/>
        </w:rPr>
        <w:t>מל פולישוק-בלוך (שינוי):</w:t>
      </w:r>
    </w:p>
    <w:p w14:paraId="0F092896" w14:textId="77777777" w:rsidR="00000000" w:rsidRDefault="007C71EE">
      <w:pPr>
        <w:pStyle w:val="a"/>
        <w:rPr>
          <w:rtl/>
        </w:rPr>
      </w:pPr>
    </w:p>
    <w:p w14:paraId="6D66C8D9" w14:textId="77777777" w:rsidR="00000000" w:rsidRDefault="007C71EE">
      <w:pPr>
        <w:pStyle w:val="a"/>
        <w:rPr>
          <w:rFonts w:hint="cs"/>
          <w:rtl/>
        </w:rPr>
      </w:pPr>
      <w:r>
        <w:rPr>
          <w:rFonts w:hint="cs"/>
          <w:rtl/>
        </w:rPr>
        <w:t xml:space="preserve">כשכבודו מדבר זה לא על </w:t>
      </w:r>
      <w:r>
        <w:rPr>
          <w:rFonts w:hint="cs"/>
          <w:rtl/>
        </w:rPr>
        <w:t>חשבוני, נכון?</w:t>
      </w:r>
    </w:p>
    <w:p w14:paraId="1B341C2E" w14:textId="77777777" w:rsidR="00000000" w:rsidRDefault="007C71EE">
      <w:pPr>
        <w:pStyle w:val="a"/>
        <w:ind w:firstLine="0"/>
        <w:rPr>
          <w:rFonts w:hint="cs"/>
          <w:rtl/>
        </w:rPr>
      </w:pPr>
    </w:p>
    <w:p w14:paraId="3929C131" w14:textId="77777777" w:rsidR="00000000" w:rsidRDefault="007C71EE">
      <w:pPr>
        <w:pStyle w:val="ad"/>
        <w:rPr>
          <w:rtl/>
        </w:rPr>
      </w:pPr>
    </w:p>
    <w:p w14:paraId="11E53C49" w14:textId="77777777" w:rsidR="00000000" w:rsidRDefault="007C71EE">
      <w:pPr>
        <w:pStyle w:val="ad"/>
        <w:rPr>
          <w:rtl/>
        </w:rPr>
      </w:pPr>
      <w:r>
        <w:rPr>
          <w:rtl/>
        </w:rPr>
        <w:t>היו"ר ראובן ריבלין:</w:t>
      </w:r>
    </w:p>
    <w:p w14:paraId="22467AF0" w14:textId="77777777" w:rsidR="00000000" w:rsidRDefault="007C71EE">
      <w:pPr>
        <w:pStyle w:val="a"/>
        <w:rPr>
          <w:rtl/>
        </w:rPr>
      </w:pPr>
    </w:p>
    <w:p w14:paraId="04E7086E" w14:textId="77777777" w:rsidR="00000000" w:rsidRDefault="007C71EE">
      <w:pPr>
        <w:pStyle w:val="a"/>
        <w:rPr>
          <w:rFonts w:hint="cs"/>
          <w:rtl/>
        </w:rPr>
      </w:pPr>
      <w:r>
        <w:rPr>
          <w:rFonts w:hint="cs"/>
          <w:rtl/>
        </w:rPr>
        <w:t xml:space="preserve">ודאי שלא. </w:t>
      </w:r>
    </w:p>
    <w:p w14:paraId="2E3B2320" w14:textId="77777777" w:rsidR="00000000" w:rsidRDefault="007C71EE">
      <w:pPr>
        <w:pStyle w:val="a"/>
        <w:ind w:firstLine="0"/>
        <w:rPr>
          <w:rFonts w:hint="cs"/>
          <w:rtl/>
        </w:rPr>
      </w:pPr>
    </w:p>
    <w:p w14:paraId="2DBF6130" w14:textId="77777777" w:rsidR="00000000" w:rsidRDefault="007C71EE">
      <w:pPr>
        <w:pStyle w:val="SpeakerCon"/>
        <w:rPr>
          <w:rtl/>
        </w:rPr>
      </w:pPr>
      <w:bookmarkStart w:id="2447" w:name="FS000001047T28_05_2003_12_45_24C"/>
      <w:bookmarkEnd w:id="2447"/>
      <w:r>
        <w:rPr>
          <w:rtl/>
        </w:rPr>
        <w:t>מל פולישוק-בלוך (שינוי):</w:t>
      </w:r>
    </w:p>
    <w:p w14:paraId="22002AC2" w14:textId="77777777" w:rsidR="00000000" w:rsidRDefault="007C71EE">
      <w:pPr>
        <w:pStyle w:val="a"/>
        <w:rPr>
          <w:rtl/>
        </w:rPr>
      </w:pPr>
    </w:p>
    <w:p w14:paraId="7B75106A" w14:textId="77777777" w:rsidR="00000000" w:rsidRDefault="007C71EE">
      <w:pPr>
        <w:pStyle w:val="a"/>
        <w:rPr>
          <w:rFonts w:hint="cs"/>
          <w:rtl/>
        </w:rPr>
      </w:pPr>
      <w:r>
        <w:rPr>
          <w:rFonts w:hint="cs"/>
          <w:rtl/>
        </w:rPr>
        <w:t>אז אתה יכול להמשיך.</w:t>
      </w:r>
    </w:p>
    <w:p w14:paraId="5503BEB3" w14:textId="77777777" w:rsidR="00000000" w:rsidRDefault="007C71EE">
      <w:pPr>
        <w:pStyle w:val="a"/>
        <w:ind w:firstLine="0"/>
        <w:rPr>
          <w:rFonts w:hint="cs"/>
          <w:rtl/>
        </w:rPr>
      </w:pPr>
    </w:p>
    <w:p w14:paraId="0BB7AD2D" w14:textId="77777777" w:rsidR="00000000" w:rsidRDefault="007C71EE">
      <w:pPr>
        <w:pStyle w:val="ad"/>
        <w:rPr>
          <w:rtl/>
        </w:rPr>
      </w:pPr>
      <w:r>
        <w:rPr>
          <w:rtl/>
        </w:rPr>
        <w:t>היו"ר ראובן ריבלין:</w:t>
      </w:r>
    </w:p>
    <w:p w14:paraId="207B4A27" w14:textId="77777777" w:rsidR="00000000" w:rsidRDefault="007C71EE">
      <w:pPr>
        <w:pStyle w:val="a"/>
        <w:rPr>
          <w:rtl/>
        </w:rPr>
      </w:pPr>
    </w:p>
    <w:p w14:paraId="34D8737D" w14:textId="77777777" w:rsidR="00000000" w:rsidRDefault="007C71EE">
      <w:pPr>
        <w:pStyle w:val="a"/>
        <w:rPr>
          <w:rFonts w:hint="cs"/>
          <w:rtl/>
        </w:rPr>
      </w:pPr>
      <w:r>
        <w:rPr>
          <w:rFonts w:hint="cs"/>
          <w:rtl/>
        </w:rPr>
        <w:t xml:space="preserve">לפעמים חוש הומור הוא דבר לא רע. </w:t>
      </w:r>
    </w:p>
    <w:p w14:paraId="6ED35A86" w14:textId="77777777" w:rsidR="00000000" w:rsidRDefault="007C71EE">
      <w:pPr>
        <w:pStyle w:val="a"/>
        <w:ind w:firstLine="0"/>
        <w:rPr>
          <w:rFonts w:hint="cs"/>
          <w:rtl/>
        </w:rPr>
      </w:pPr>
    </w:p>
    <w:p w14:paraId="3D44B7E6" w14:textId="77777777" w:rsidR="00000000" w:rsidRDefault="007C71EE">
      <w:pPr>
        <w:pStyle w:val="SpeakerCon"/>
        <w:rPr>
          <w:rtl/>
        </w:rPr>
      </w:pPr>
      <w:bookmarkStart w:id="2448" w:name="FS000001047T28_05_2003_12_45_37C"/>
      <w:bookmarkEnd w:id="2448"/>
      <w:r>
        <w:rPr>
          <w:rtl/>
        </w:rPr>
        <w:t>מל פולישוק-בלוך (שינוי):</w:t>
      </w:r>
    </w:p>
    <w:p w14:paraId="104FB7B7" w14:textId="77777777" w:rsidR="00000000" w:rsidRDefault="007C71EE">
      <w:pPr>
        <w:pStyle w:val="a"/>
        <w:rPr>
          <w:rtl/>
        </w:rPr>
      </w:pPr>
    </w:p>
    <w:p w14:paraId="5D47B40E" w14:textId="77777777" w:rsidR="00000000" w:rsidRDefault="007C71EE">
      <w:pPr>
        <w:pStyle w:val="a"/>
        <w:rPr>
          <w:rFonts w:hint="cs"/>
          <w:rtl/>
        </w:rPr>
      </w:pPr>
      <w:r>
        <w:rPr>
          <w:rFonts w:hint="cs"/>
          <w:rtl/>
        </w:rPr>
        <w:t xml:space="preserve">זה לא חוש הומור. </w:t>
      </w:r>
    </w:p>
    <w:p w14:paraId="22D36F5B" w14:textId="77777777" w:rsidR="00000000" w:rsidRDefault="007C71EE">
      <w:pPr>
        <w:pStyle w:val="a"/>
        <w:ind w:firstLine="0"/>
        <w:rPr>
          <w:rFonts w:hint="cs"/>
          <w:rtl/>
        </w:rPr>
      </w:pPr>
    </w:p>
    <w:p w14:paraId="2463A99C" w14:textId="77777777" w:rsidR="00000000" w:rsidRDefault="007C71EE">
      <w:pPr>
        <w:pStyle w:val="ad"/>
        <w:rPr>
          <w:rtl/>
        </w:rPr>
      </w:pPr>
      <w:r>
        <w:rPr>
          <w:rtl/>
        </w:rPr>
        <w:t>היו"ר ראובן ריבלין:</w:t>
      </w:r>
    </w:p>
    <w:p w14:paraId="1E6E9E50" w14:textId="77777777" w:rsidR="00000000" w:rsidRDefault="007C71EE">
      <w:pPr>
        <w:pStyle w:val="a"/>
        <w:rPr>
          <w:rtl/>
        </w:rPr>
      </w:pPr>
    </w:p>
    <w:p w14:paraId="14BC3855" w14:textId="77777777" w:rsidR="00000000" w:rsidRDefault="007C71EE">
      <w:pPr>
        <w:pStyle w:val="a"/>
        <w:rPr>
          <w:rFonts w:hint="cs"/>
          <w:rtl/>
        </w:rPr>
      </w:pPr>
      <w:r>
        <w:rPr>
          <w:rFonts w:hint="cs"/>
          <w:rtl/>
        </w:rPr>
        <w:t>זה לא שימוש לרעה, כי הם רוצים להשיג זמן</w:t>
      </w:r>
      <w:r>
        <w:rPr>
          <w:rFonts w:hint="cs"/>
          <w:rtl/>
        </w:rPr>
        <w:t xml:space="preserve"> דיבור. </w:t>
      </w:r>
    </w:p>
    <w:p w14:paraId="13C9E37B" w14:textId="77777777" w:rsidR="00000000" w:rsidRDefault="007C71EE">
      <w:pPr>
        <w:pStyle w:val="a"/>
        <w:ind w:firstLine="0"/>
        <w:rPr>
          <w:rFonts w:hint="cs"/>
          <w:rtl/>
        </w:rPr>
      </w:pPr>
    </w:p>
    <w:p w14:paraId="4328ADEA" w14:textId="77777777" w:rsidR="00000000" w:rsidRDefault="007C71EE">
      <w:pPr>
        <w:pStyle w:val="SpeakerCon"/>
        <w:rPr>
          <w:rtl/>
        </w:rPr>
      </w:pPr>
      <w:bookmarkStart w:id="2449" w:name="FS000001047T28_05_2003_12_45_50C"/>
      <w:bookmarkEnd w:id="2449"/>
      <w:r>
        <w:rPr>
          <w:rtl/>
        </w:rPr>
        <w:t>מל פולישוק-בלוך (שינוי):</w:t>
      </w:r>
    </w:p>
    <w:p w14:paraId="0AA4C7BF" w14:textId="77777777" w:rsidR="00000000" w:rsidRDefault="007C71EE">
      <w:pPr>
        <w:pStyle w:val="a"/>
        <w:rPr>
          <w:rtl/>
        </w:rPr>
      </w:pPr>
    </w:p>
    <w:p w14:paraId="6E8FA6C7" w14:textId="77777777" w:rsidR="00000000" w:rsidRDefault="007C71EE">
      <w:pPr>
        <w:pStyle w:val="a"/>
        <w:rPr>
          <w:rFonts w:hint="cs"/>
          <w:rtl/>
        </w:rPr>
      </w:pPr>
      <w:r>
        <w:rPr>
          <w:rFonts w:hint="cs"/>
          <w:rtl/>
        </w:rPr>
        <w:t xml:space="preserve">אני מציעה לכנסת, ואני מבקשת מכבוד היושב-ראש, לחשוב על דיון יותר רציני - - </w:t>
      </w:r>
    </w:p>
    <w:p w14:paraId="17FE0992" w14:textId="77777777" w:rsidR="00000000" w:rsidRDefault="007C71EE">
      <w:pPr>
        <w:pStyle w:val="a"/>
        <w:ind w:firstLine="0"/>
        <w:rPr>
          <w:rFonts w:hint="cs"/>
          <w:rtl/>
        </w:rPr>
      </w:pPr>
    </w:p>
    <w:p w14:paraId="07C1E176" w14:textId="77777777" w:rsidR="00000000" w:rsidRDefault="007C71EE">
      <w:pPr>
        <w:pStyle w:val="ad"/>
        <w:rPr>
          <w:rtl/>
        </w:rPr>
      </w:pPr>
      <w:r>
        <w:rPr>
          <w:rtl/>
        </w:rPr>
        <w:t>היו"ר ראובן ריבלין:</w:t>
      </w:r>
    </w:p>
    <w:p w14:paraId="33F320EB" w14:textId="77777777" w:rsidR="00000000" w:rsidRDefault="007C71EE">
      <w:pPr>
        <w:pStyle w:val="a"/>
        <w:rPr>
          <w:rtl/>
        </w:rPr>
      </w:pPr>
    </w:p>
    <w:p w14:paraId="1142A1EE" w14:textId="77777777" w:rsidR="00000000" w:rsidRDefault="007C71EE">
      <w:pPr>
        <w:pStyle w:val="a"/>
        <w:rPr>
          <w:rFonts w:hint="cs"/>
          <w:rtl/>
        </w:rPr>
      </w:pPr>
      <w:r>
        <w:rPr>
          <w:rFonts w:hint="cs"/>
          <w:rtl/>
        </w:rPr>
        <w:t xml:space="preserve">לשנות את התקנון? </w:t>
      </w:r>
    </w:p>
    <w:p w14:paraId="444AD0AC" w14:textId="77777777" w:rsidR="00000000" w:rsidRDefault="007C71EE">
      <w:pPr>
        <w:pStyle w:val="a"/>
        <w:ind w:firstLine="0"/>
        <w:rPr>
          <w:rFonts w:hint="cs"/>
          <w:rtl/>
        </w:rPr>
      </w:pPr>
    </w:p>
    <w:p w14:paraId="05342C95" w14:textId="77777777" w:rsidR="00000000" w:rsidRDefault="007C71EE">
      <w:pPr>
        <w:pStyle w:val="SpeakerCon"/>
        <w:rPr>
          <w:rtl/>
        </w:rPr>
      </w:pPr>
      <w:bookmarkStart w:id="2450" w:name="FS000001047T28_05_2003_12_46_16C"/>
      <w:bookmarkEnd w:id="2450"/>
      <w:r>
        <w:rPr>
          <w:rtl/>
        </w:rPr>
        <w:t>מל פולישוק-בלוך (שינוי):</w:t>
      </w:r>
    </w:p>
    <w:p w14:paraId="3D9EF84A" w14:textId="77777777" w:rsidR="00000000" w:rsidRDefault="007C71EE">
      <w:pPr>
        <w:pStyle w:val="a"/>
        <w:rPr>
          <w:rtl/>
        </w:rPr>
      </w:pPr>
    </w:p>
    <w:p w14:paraId="16A81683" w14:textId="77777777" w:rsidR="00000000" w:rsidRDefault="007C71EE">
      <w:pPr>
        <w:pStyle w:val="a"/>
        <w:rPr>
          <w:rFonts w:hint="cs"/>
          <w:rtl/>
        </w:rPr>
      </w:pPr>
      <w:r>
        <w:rPr>
          <w:rFonts w:hint="cs"/>
          <w:rtl/>
        </w:rPr>
        <w:t>- - ועל  מהלכים ותהליכים יותר רציניים, כדי שכבודנו במקום לא יישחק לחלוטין.</w:t>
      </w:r>
    </w:p>
    <w:p w14:paraId="49745B15" w14:textId="77777777" w:rsidR="00000000" w:rsidRDefault="007C71EE">
      <w:pPr>
        <w:pStyle w:val="a"/>
        <w:ind w:firstLine="0"/>
        <w:rPr>
          <w:rFonts w:hint="cs"/>
          <w:rtl/>
        </w:rPr>
      </w:pPr>
    </w:p>
    <w:p w14:paraId="0FD71703" w14:textId="77777777" w:rsidR="00000000" w:rsidRDefault="007C71EE">
      <w:pPr>
        <w:pStyle w:val="ac"/>
        <w:rPr>
          <w:rtl/>
        </w:rPr>
      </w:pPr>
      <w:r>
        <w:rPr>
          <w:rFonts w:hint="eastAsia"/>
          <w:rtl/>
        </w:rPr>
        <w:t>נס</w:t>
      </w:r>
      <w:r>
        <w:rPr>
          <w:rFonts w:hint="eastAsia"/>
          <w:rtl/>
        </w:rPr>
        <w:t>ים</w:t>
      </w:r>
      <w:r>
        <w:rPr>
          <w:rtl/>
        </w:rPr>
        <w:t xml:space="preserve"> זאב (ש"ס):</w:t>
      </w:r>
    </w:p>
    <w:p w14:paraId="499A9486" w14:textId="77777777" w:rsidR="00000000" w:rsidRDefault="007C71EE">
      <w:pPr>
        <w:pStyle w:val="a"/>
        <w:rPr>
          <w:rFonts w:hint="cs"/>
          <w:rtl/>
        </w:rPr>
      </w:pPr>
    </w:p>
    <w:p w14:paraId="4A40A8A1" w14:textId="77777777" w:rsidR="00000000" w:rsidRDefault="007C71EE">
      <w:pPr>
        <w:pStyle w:val="a"/>
        <w:rPr>
          <w:rFonts w:hint="cs"/>
          <w:rtl/>
        </w:rPr>
      </w:pPr>
      <w:r>
        <w:rPr>
          <w:rFonts w:hint="cs"/>
          <w:rtl/>
        </w:rPr>
        <w:t xml:space="preserve">הדיונים היו רציניים. אל תזלזלי בדיוני הכנסת. </w:t>
      </w:r>
    </w:p>
    <w:p w14:paraId="2D91FB10" w14:textId="77777777" w:rsidR="00000000" w:rsidRDefault="007C71EE">
      <w:pPr>
        <w:pStyle w:val="a"/>
        <w:ind w:firstLine="0"/>
        <w:rPr>
          <w:rFonts w:hint="cs"/>
          <w:rtl/>
        </w:rPr>
      </w:pPr>
    </w:p>
    <w:p w14:paraId="54594EBB" w14:textId="77777777" w:rsidR="00000000" w:rsidRDefault="007C71EE">
      <w:pPr>
        <w:pStyle w:val="SpeakerCon"/>
        <w:rPr>
          <w:rtl/>
        </w:rPr>
      </w:pPr>
      <w:bookmarkStart w:id="2451" w:name="FS000001047T28_05_2003_12_49_53C"/>
      <w:bookmarkEnd w:id="2451"/>
    </w:p>
    <w:p w14:paraId="012E4570" w14:textId="77777777" w:rsidR="00000000" w:rsidRDefault="007C71EE">
      <w:pPr>
        <w:pStyle w:val="SpeakerCon"/>
        <w:rPr>
          <w:rtl/>
        </w:rPr>
      </w:pPr>
      <w:r>
        <w:rPr>
          <w:rtl/>
        </w:rPr>
        <w:t>מל פולישוק-בלוך (שינוי):</w:t>
      </w:r>
    </w:p>
    <w:p w14:paraId="672A8392" w14:textId="77777777" w:rsidR="00000000" w:rsidRDefault="007C71EE">
      <w:pPr>
        <w:pStyle w:val="a"/>
        <w:rPr>
          <w:rFonts w:hint="cs"/>
          <w:rtl/>
        </w:rPr>
      </w:pPr>
    </w:p>
    <w:p w14:paraId="6506667C" w14:textId="77777777" w:rsidR="00000000" w:rsidRDefault="007C71EE">
      <w:pPr>
        <w:pStyle w:val="a"/>
        <w:rPr>
          <w:rFonts w:hint="cs"/>
          <w:rtl/>
        </w:rPr>
      </w:pPr>
      <w:r>
        <w:rPr>
          <w:rFonts w:hint="cs"/>
          <w:rtl/>
        </w:rPr>
        <w:t>אני חושבת שאכן יש מקום לכל חבר כנסת להביע דעתו מעל במה מכובדת זו, דעתו הרצינית על תוכנית כלכלית שהיא באמת בנפשה של כל נפש בישראל. אבל לא בצורה מגוחכת כזאת, וחבל, גברתי</w:t>
      </w:r>
      <w:r>
        <w:rPr>
          <w:rFonts w:hint="cs"/>
          <w:rtl/>
        </w:rPr>
        <w:t xml:space="preserve"> השרה לאיכות הסביבה, כמה עצים בזבזנו פה? </w:t>
      </w:r>
    </w:p>
    <w:p w14:paraId="41967E4F" w14:textId="77777777" w:rsidR="00000000" w:rsidRDefault="007C71EE">
      <w:pPr>
        <w:pStyle w:val="a"/>
        <w:ind w:firstLine="0"/>
        <w:rPr>
          <w:rFonts w:hint="cs"/>
          <w:rtl/>
        </w:rPr>
      </w:pPr>
    </w:p>
    <w:p w14:paraId="45787FAE" w14:textId="77777777" w:rsidR="00000000" w:rsidRDefault="007C71EE">
      <w:pPr>
        <w:pStyle w:val="ac"/>
        <w:rPr>
          <w:rtl/>
        </w:rPr>
      </w:pPr>
      <w:r>
        <w:rPr>
          <w:rFonts w:hint="eastAsia"/>
          <w:rtl/>
        </w:rPr>
        <w:t>השרה</w:t>
      </w:r>
      <w:r>
        <w:rPr>
          <w:rtl/>
        </w:rPr>
        <w:t xml:space="preserve"> לאיכות הסביבה יהודית נאות:</w:t>
      </w:r>
    </w:p>
    <w:p w14:paraId="3AC70E07" w14:textId="77777777" w:rsidR="00000000" w:rsidRDefault="007C71EE">
      <w:pPr>
        <w:pStyle w:val="a"/>
        <w:rPr>
          <w:rFonts w:hint="cs"/>
          <w:rtl/>
        </w:rPr>
      </w:pPr>
    </w:p>
    <w:p w14:paraId="0171F7E4" w14:textId="77777777" w:rsidR="00000000" w:rsidRDefault="007C71EE">
      <w:pPr>
        <w:pStyle w:val="a"/>
        <w:rPr>
          <w:rFonts w:hint="cs"/>
          <w:rtl/>
        </w:rPr>
      </w:pPr>
      <w:r>
        <w:rPr>
          <w:rFonts w:hint="cs"/>
          <w:rtl/>
        </w:rPr>
        <w:t>ועוד נייר לא ממוחזר.</w:t>
      </w:r>
    </w:p>
    <w:p w14:paraId="0C3F9509" w14:textId="77777777" w:rsidR="00000000" w:rsidRDefault="007C71EE">
      <w:pPr>
        <w:pStyle w:val="a"/>
        <w:ind w:firstLine="0"/>
        <w:rPr>
          <w:rFonts w:hint="cs"/>
          <w:rtl/>
        </w:rPr>
      </w:pPr>
    </w:p>
    <w:p w14:paraId="7E453E61" w14:textId="77777777" w:rsidR="00000000" w:rsidRDefault="007C71EE">
      <w:pPr>
        <w:pStyle w:val="SpeakerCon"/>
        <w:rPr>
          <w:rtl/>
        </w:rPr>
      </w:pPr>
      <w:bookmarkStart w:id="2452" w:name="FS000001047T28_05_2003_12_56_29C"/>
      <w:bookmarkEnd w:id="2452"/>
      <w:r>
        <w:rPr>
          <w:rtl/>
        </w:rPr>
        <w:t>מל פולישוק-בלוך (שינוי):</w:t>
      </w:r>
    </w:p>
    <w:p w14:paraId="4176F8DA" w14:textId="77777777" w:rsidR="00000000" w:rsidRDefault="007C71EE">
      <w:pPr>
        <w:pStyle w:val="a"/>
        <w:rPr>
          <w:rtl/>
        </w:rPr>
      </w:pPr>
    </w:p>
    <w:p w14:paraId="0C358AC1" w14:textId="77777777" w:rsidR="00000000" w:rsidRDefault="007C71EE">
      <w:pPr>
        <w:pStyle w:val="a"/>
        <w:rPr>
          <w:rFonts w:hint="cs"/>
          <w:rtl/>
        </w:rPr>
      </w:pPr>
      <w:r>
        <w:rPr>
          <w:rFonts w:hint="cs"/>
          <w:rtl/>
        </w:rPr>
        <w:t xml:space="preserve">ועל נייר לא ממוחזר. לא חבל? תחשבו על זה, כפול 120 שנמצאים פה על השולחנות. </w:t>
      </w:r>
    </w:p>
    <w:p w14:paraId="7D18D37E" w14:textId="77777777" w:rsidR="00000000" w:rsidRDefault="007C71EE">
      <w:pPr>
        <w:pStyle w:val="a"/>
        <w:ind w:firstLine="0"/>
        <w:rPr>
          <w:rFonts w:hint="cs"/>
          <w:rtl/>
        </w:rPr>
      </w:pPr>
    </w:p>
    <w:p w14:paraId="3C76909E" w14:textId="77777777" w:rsidR="00000000" w:rsidRDefault="007C71EE">
      <w:pPr>
        <w:pStyle w:val="ac"/>
        <w:rPr>
          <w:rtl/>
        </w:rPr>
      </w:pPr>
      <w:r>
        <w:rPr>
          <w:rFonts w:hint="eastAsia"/>
          <w:rtl/>
        </w:rPr>
        <w:t>נסים</w:t>
      </w:r>
      <w:r>
        <w:rPr>
          <w:rtl/>
        </w:rPr>
        <w:t xml:space="preserve"> זאב (ש"ס):</w:t>
      </w:r>
    </w:p>
    <w:p w14:paraId="2B96E361" w14:textId="77777777" w:rsidR="00000000" w:rsidRDefault="007C71EE">
      <w:pPr>
        <w:pStyle w:val="a"/>
        <w:rPr>
          <w:rFonts w:hint="cs"/>
          <w:rtl/>
        </w:rPr>
      </w:pPr>
    </w:p>
    <w:p w14:paraId="569DBBE1" w14:textId="77777777" w:rsidR="00000000" w:rsidRDefault="007C71EE">
      <w:pPr>
        <w:pStyle w:val="a"/>
        <w:rPr>
          <w:rFonts w:hint="cs"/>
          <w:rtl/>
        </w:rPr>
      </w:pPr>
      <w:r>
        <w:rPr>
          <w:rFonts w:hint="cs"/>
          <w:rtl/>
        </w:rPr>
        <w:t>כמה כסף וכמה אוכל לקחתם מהילדים? זה הכי</w:t>
      </w:r>
      <w:r>
        <w:rPr>
          <w:rFonts w:hint="cs"/>
          <w:rtl/>
        </w:rPr>
        <w:t xml:space="preserve"> חשוב. </w:t>
      </w:r>
    </w:p>
    <w:p w14:paraId="7C3D970D" w14:textId="77777777" w:rsidR="00000000" w:rsidRDefault="007C71EE">
      <w:pPr>
        <w:pStyle w:val="a"/>
        <w:ind w:firstLine="0"/>
        <w:rPr>
          <w:rFonts w:hint="cs"/>
          <w:rtl/>
        </w:rPr>
      </w:pPr>
    </w:p>
    <w:p w14:paraId="61D8D8A3" w14:textId="77777777" w:rsidR="00000000" w:rsidRDefault="007C71EE">
      <w:pPr>
        <w:pStyle w:val="ad"/>
        <w:rPr>
          <w:rtl/>
        </w:rPr>
      </w:pPr>
      <w:r>
        <w:rPr>
          <w:rtl/>
        </w:rPr>
        <w:t>היו"ר ראובן ריבלין:</w:t>
      </w:r>
    </w:p>
    <w:p w14:paraId="56FBDC6D" w14:textId="77777777" w:rsidR="00000000" w:rsidRDefault="007C71EE">
      <w:pPr>
        <w:pStyle w:val="a"/>
        <w:rPr>
          <w:rtl/>
        </w:rPr>
      </w:pPr>
    </w:p>
    <w:p w14:paraId="17441B11" w14:textId="77777777" w:rsidR="00000000" w:rsidRDefault="007C71EE">
      <w:pPr>
        <w:pStyle w:val="a"/>
        <w:rPr>
          <w:rFonts w:hint="cs"/>
          <w:rtl/>
        </w:rPr>
      </w:pPr>
      <w:r>
        <w:rPr>
          <w:rFonts w:hint="cs"/>
          <w:rtl/>
        </w:rPr>
        <w:t xml:space="preserve">חבר הכנסת זאב, תודה רבה. </w:t>
      </w:r>
    </w:p>
    <w:p w14:paraId="2ACF0A02" w14:textId="77777777" w:rsidR="00000000" w:rsidRDefault="007C71EE">
      <w:pPr>
        <w:pStyle w:val="a"/>
        <w:ind w:firstLine="0"/>
        <w:rPr>
          <w:rFonts w:hint="cs"/>
          <w:rtl/>
        </w:rPr>
      </w:pPr>
    </w:p>
    <w:p w14:paraId="63BFB65B" w14:textId="77777777" w:rsidR="00000000" w:rsidRDefault="007C71EE">
      <w:pPr>
        <w:pStyle w:val="SpeakerCon"/>
        <w:rPr>
          <w:rtl/>
        </w:rPr>
      </w:pPr>
      <w:bookmarkStart w:id="2453" w:name="FS000001047T28_05_2003_12_57_12C"/>
      <w:bookmarkEnd w:id="2453"/>
      <w:r>
        <w:rPr>
          <w:rtl/>
        </w:rPr>
        <w:t>מל פולישוק-בלוך (שינוי):</w:t>
      </w:r>
    </w:p>
    <w:p w14:paraId="4CC3B3C6" w14:textId="77777777" w:rsidR="00000000" w:rsidRDefault="007C71EE">
      <w:pPr>
        <w:pStyle w:val="a"/>
        <w:rPr>
          <w:rtl/>
        </w:rPr>
      </w:pPr>
    </w:p>
    <w:p w14:paraId="0AD4904B" w14:textId="77777777" w:rsidR="00000000" w:rsidRDefault="007C71EE">
      <w:pPr>
        <w:pStyle w:val="a"/>
        <w:rPr>
          <w:rFonts w:hint="cs"/>
          <w:rtl/>
        </w:rPr>
      </w:pPr>
      <w:r>
        <w:rPr>
          <w:rFonts w:hint="cs"/>
          <w:rtl/>
        </w:rPr>
        <w:t xml:space="preserve">מכיוון שיש לי ארבעה ילדים, תאמין לי שאני דואגת להם לא פחות מאשר אתה. אינני יודעת כמה לך יש. </w:t>
      </w:r>
    </w:p>
    <w:p w14:paraId="17B04D2A" w14:textId="77777777" w:rsidR="00000000" w:rsidRDefault="007C71EE">
      <w:pPr>
        <w:pStyle w:val="a"/>
        <w:ind w:firstLine="0"/>
        <w:rPr>
          <w:rFonts w:hint="cs"/>
          <w:rtl/>
        </w:rPr>
      </w:pPr>
    </w:p>
    <w:p w14:paraId="618CF569" w14:textId="77777777" w:rsidR="00000000" w:rsidRDefault="007C71EE">
      <w:pPr>
        <w:pStyle w:val="ac"/>
        <w:rPr>
          <w:rtl/>
        </w:rPr>
      </w:pPr>
      <w:r>
        <w:rPr>
          <w:rFonts w:hint="eastAsia"/>
          <w:rtl/>
        </w:rPr>
        <w:t>יצחק</w:t>
      </w:r>
      <w:r>
        <w:rPr>
          <w:rtl/>
        </w:rPr>
        <w:t xml:space="preserve"> הרצוג (העבודה-מימד):</w:t>
      </w:r>
    </w:p>
    <w:p w14:paraId="77AF9CFA" w14:textId="77777777" w:rsidR="00000000" w:rsidRDefault="007C71EE">
      <w:pPr>
        <w:pStyle w:val="a"/>
        <w:rPr>
          <w:rFonts w:hint="cs"/>
          <w:rtl/>
        </w:rPr>
      </w:pPr>
    </w:p>
    <w:p w14:paraId="272608E0" w14:textId="77777777" w:rsidR="00000000" w:rsidRDefault="007C71EE">
      <w:pPr>
        <w:pStyle w:val="a"/>
        <w:rPr>
          <w:rFonts w:hint="cs"/>
          <w:rtl/>
        </w:rPr>
      </w:pPr>
      <w:r>
        <w:rPr>
          <w:rFonts w:hint="cs"/>
          <w:rtl/>
        </w:rPr>
        <w:t>וחמישה תארים.</w:t>
      </w:r>
    </w:p>
    <w:p w14:paraId="792F3C22" w14:textId="77777777" w:rsidR="00000000" w:rsidRDefault="007C71EE">
      <w:pPr>
        <w:pStyle w:val="a"/>
        <w:ind w:firstLine="0"/>
        <w:rPr>
          <w:rFonts w:hint="cs"/>
          <w:rtl/>
        </w:rPr>
      </w:pPr>
    </w:p>
    <w:p w14:paraId="2422DE7D" w14:textId="77777777" w:rsidR="00000000" w:rsidRDefault="007C71EE">
      <w:pPr>
        <w:pStyle w:val="SpeakerCon"/>
        <w:rPr>
          <w:rtl/>
        </w:rPr>
      </w:pPr>
      <w:bookmarkStart w:id="2454" w:name="FS000001047T28_05_2003_12_57_36C"/>
      <w:bookmarkEnd w:id="2454"/>
      <w:r>
        <w:rPr>
          <w:rtl/>
        </w:rPr>
        <w:t>מל פולישוק-בלוך (שינוי):</w:t>
      </w:r>
    </w:p>
    <w:p w14:paraId="68BE17E2" w14:textId="77777777" w:rsidR="00000000" w:rsidRDefault="007C71EE">
      <w:pPr>
        <w:pStyle w:val="a"/>
        <w:rPr>
          <w:rtl/>
        </w:rPr>
      </w:pPr>
    </w:p>
    <w:p w14:paraId="5FA714F6" w14:textId="77777777" w:rsidR="00000000" w:rsidRDefault="007C71EE">
      <w:pPr>
        <w:pStyle w:val="a"/>
        <w:rPr>
          <w:rFonts w:hint="cs"/>
          <w:rtl/>
        </w:rPr>
      </w:pPr>
      <w:r>
        <w:rPr>
          <w:rFonts w:hint="cs"/>
          <w:rtl/>
        </w:rPr>
        <w:t>עזוב, זה לא</w:t>
      </w:r>
      <w:r>
        <w:rPr>
          <w:rFonts w:hint="cs"/>
          <w:rtl/>
        </w:rPr>
        <w:t xml:space="preserve"> שייך לעניין. </w:t>
      </w:r>
    </w:p>
    <w:p w14:paraId="27DC15BC" w14:textId="77777777" w:rsidR="00000000" w:rsidRDefault="007C71EE">
      <w:pPr>
        <w:pStyle w:val="a"/>
        <w:ind w:firstLine="0"/>
        <w:rPr>
          <w:rFonts w:hint="cs"/>
          <w:rtl/>
        </w:rPr>
      </w:pPr>
    </w:p>
    <w:p w14:paraId="413A8425" w14:textId="77777777" w:rsidR="00000000" w:rsidRDefault="007C71EE">
      <w:pPr>
        <w:pStyle w:val="ac"/>
        <w:rPr>
          <w:rtl/>
        </w:rPr>
      </w:pPr>
      <w:r>
        <w:rPr>
          <w:rFonts w:hint="eastAsia"/>
          <w:rtl/>
        </w:rPr>
        <w:t>השרה</w:t>
      </w:r>
      <w:r>
        <w:rPr>
          <w:rtl/>
        </w:rPr>
        <w:t xml:space="preserve"> לאיכות הסביבה יהודית נאות:</w:t>
      </w:r>
    </w:p>
    <w:p w14:paraId="7CEC57C7" w14:textId="77777777" w:rsidR="00000000" w:rsidRDefault="007C71EE">
      <w:pPr>
        <w:pStyle w:val="a"/>
        <w:rPr>
          <w:rFonts w:hint="cs"/>
          <w:rtl/>
        </w:rPr>
      </w:pPr>
    </w:p>
    <w:p w14:paraId="11F0736B" w14:textId="77777777" w:rsidR="00000000" w:rsidRDefault="007C71EE">
      <w:pPr>
        <w:pStyle w:val="a"/>
        <w:rPr>
          <w:rFonts w:hint="cs"/>
          <w:rtl/>
        </w:rPr>
      </w:pPr>
      <w:r>
        <w:rPr>
          <w:rFonts w:hint="cs"/>
          <w:rtl/>
        </w:rPr>
        <w:t>ועוד ידה נטויה, אני לא יודעת למה.</w:t>
      </w:r>
    </w:p>
    <w:p w14:paraId="508888BE" w14:textId="77777777" w:rsidR="00000000" w:rsidRDefault="007C71EE">
      <w:pPr>
        <w:pStyle w:val="a"/>
        <w:ind w:firstLine="0"/>
        <w:rPr>
          <w:rFonts w:hint="cs"/>
          <w:rtl/>
        </w:rPr>
      </w:pPr>
    </w:p>
    <w:p w14:paraId="20F2B5B2" w14:textId="77777777" w:rsidR="00000000" w:rsidRDefault="007C71EE">
      <w:pPr>
        <w:pStyle w:val="SpeakerCon"/>
        <w:rPr>
          <w:rtl/>
        </w:rPr>
      </w:pPr>
      <w:bookmarkStart w:id="2455" w:name="FS000001047T28_05_2003_12_57_52C"/>
      <w:bookmarkEnd w:id="2455"/>
    </w:p>
    <w:p w14:paraId="1A312AE2" w14:textId="77777777" w:rsidR="00000000" w:rsidRDefault="007C71EE">
      <w:pPr>
        <w:pStyle w:val="SpeakerCon"/>
        <w:rPr>
          <w:rtl/>
        </w:rPr>
      </w:pPr>
      <w:r>
        <w:rPr>
          <w:rtl/>
        </w:rPr>
        <w:t xml:space="preserve">מל פולישוק-בלוך (שינוי): </w:t>
      </w:r>
    </w:p>
    <w:p w14:paraId="6B46E2EF" w14:textId="77777777" w:rsidR="00000000" w:rsidRDefault="007C71EE">
      <w:pPr>
        <w:pStyle w:val="SpeakerCon"/>
        <w:rPr>
          <w:rtl/>
        </w:rPr>
      </w:pPr>
    </w:p>
    <w:p w14:paraId="197CEBEE" w14:textId="77777777" w:rsidR="00000000" w:rsidRDefault="007C71EE">
      <w:pPr>
        <w:pStyle w:val="a"/>
        <w:ind w:firstLine="0"/>
        <w:rPr>
          <w:rFonts w:hint="cs"/>
          <w:rtl/>
        </w:rPr>
      </w:pPr>
      <w:r>
        <w:rPr>
          <w:rFonts w:hint="cs"/>
          <w:rtl/>
        </w:rPr>
        <w:tab/>
        <w:t>זה לא חשוב. אני אומרת לכם, לא בשביל זה הגעתי לכנסת. הגעתי לכנסת בשביל לעשות שינוי; תרתי משמע - שינוי על-פי הדרך  של שינוי. והדרך של שינוי היא ל</w:t>
      </w:r>
      <w:r>
        <w:rPr>
          <w:rFonts w:hint="cs"/>
          <w:rtl/>
        </w:rPr>
        <w:t>א שנאה ולא דאגה לעשירים ולא בבל"ת, כמו שכאן ניסו לתאר אותנו. ממש לא. יש לנו דרך אחרת. זה נכון. אנחנו מאמינים שאם נחזק את הסקטור היצרני במדינת ישראל, מה שמכונה מעמד ביניים, הסקטור שמתפרנס, יהיה כסף בקופה הממלכתית, הממשלתית. יהיה מי שישלם מסים, יהיה יותר כסף</w:t>
      </w:r>
      <w:r>
        <w:rPr>
          <w:rFonts w:hint="cs"/>
          <w:rtl/>
        </w:rPr>
        <w:t xml:space="preserve"> למי שבאמת צריך את מדינת הרווחה. זאת הדרך שלנו - לדאוג למי שצריך באמת את הרווחה.   </w:t>
      </w:r>
    </w:p>
    <w:p w14:paraId="6873BBBC" w14:textId="77777777" w:rsidR="00000000" w:rsidRDefault="007C71EE">
      <w:pPr>
        <w:pStyle w:val="a"/>
        <w:ind w:firstLine="0"/>
        <w:rPr>
          <w:rFonts w:hint="cs"/>
          <w:rtl/>
        </w:rPr>
      </w:pPr>
    </w:p>
    <w:p w14:paraId="3AF616EE" w14:textId="77777777" w:rsidR="00000000" w:rsidRDefault="007C71EE">
      <w:pPr>
        <w:pStyle w:val="a"/>
        <w:ind w:firstLine="720"/>
        <w:rPr>
          <w:rFonts w:hint="cs"/>
          <w:rtl/>
        </w:rPr>
      </w:pPr>
      <w:r>
        <w:rPr>
          <w:rFonts w:hint="cs"/>
          <w:rtl/>
        </w:rPr>
        <w:t>אנחנו מתנגדים לשיטת "החלוקה". שיטת "החלוקה" היתה נכונה לסוף המאה שלפני הקודמת. זו היתה שיטת "החלוקה". היה פה יישוב יהודי קטן במדינת ישראל, נהנה מכספי "חלוקה". יהודים טובים</w:t>
      </w:r>
      <w:r>
        <w:rPr>
          <w:rFonts w:hint="cs"/>
          <w:rtl/>
        </w:rPr>
        <w:t xml:space="preserve"> בחוץ-לארץ עבדו, גם התפללו, הם היו דתיים לא פחות טובים מכם, הם התפללו ועבדו והתפרנסו  ושלחו את הכסף ליושבים בציון. זו היתה השיטה - כספי "חלוקה". </w:t>
      </w:r>
    </w:p>
    <w:p w14:paraId="0DDA7710" w14:textId="77777777" w:rsidR="00000000" w:rsidRDefault="007C71EE">
      <w:pPr>
        <w:pStyle w:val="a"/>
        <w:ind w:firstLine="720"/>
        <w:rPr>
          <w:rFonts w:hint="cs"/>
          <w:rtl/>
        </w:rPr>
      </w:pPr>
    </w:p>
    <w:p w14:paraId="1116690C" w14:textId="77777777" w:rsidR="00000000" w:rsidRDefault="007C71EE">
      <w:pPr>
        <w:pStyle w:val="a"/>
        <w:ind w:firstLine="720"/>
        <w:rPr>
          <w:rFonts w:hint="cs"/>
          <w:rtl/>
        </w:rPr>
      </w:pPr>
      <w:r>
        <w:rPr>
          <w:rFonts w:hint="cs"/>
          <w:rtl/>
        </w:rPr>
        <w:t>אם לא נעשה תוכנית כלכלית רצינית משמעותית, כפי שמוצעת היום, ויש בה דברים שגם בעיני לא מוצאים חן, אבל ברמה העקר</w:t>
      </w:r>
      <w:r>
        <w:rPr>
          <w:rFonts w:hint="cs"/>
          <w:rtl/>
        </w:rPr>
        <w:t>ונית כבר אמרתי יותר מפעם אחת פה, ולא אחזור על זה - זו התוכנית היחידה להצלת המשק כרגע. אם לא נעשה את זה, אנחנו חוזרים לימי ה"חלוקה". יהיה פה יישוב קטן, הטובים והחזקים בינינו יעזבו. יישארו פה רק באמת המאמינים בארץ הקודש, הם ייהנו מלמוד תורה. העם היהודי ברחבי</w:t>
      </w:r>
      <w:r>
        <w:rPr>
          <w:rFonts w:hint="cs"/>
          <w:rtl/>
        </w:rPr>
        <w:t xml:space="preserve"> העולם יתמוך בהם בכספי "חלוקה", יישארו כאן גם כמובן חברינו אזרחי מדינת ישראל הערבים. הם לא יעזבו. הטובים בינינו, החזקים בינינו יעזבו, וחזרנו 150 שנה אחורה. בשביל זה עשינו את המפעל הציוני? בשביל זה אנחנו פה? אני חושבת שלא. </w:t>
      </w:r>
    </w:p>
    <w:p w14:paraId="23C8A8BC" w14:textId="77777777" w:rsidR="00000000" w:rsidRDefault="007C71EE">
      <w:pPr>
        <w:pStyle w:val="a"/>
        <w:ind w:firstLine="0"/>
        <w:rPr>
          <w:rFonts w:hint="cs"/>
          <w:rtl/>
        </w:rPr>
      </w:pPr>
    </w:p>
    <w:p w14:paraId="63FDF0B0" w14:textId="77777777" w:rsidR="00000000" w:rsidRDefault="007C71EE">
      <w:pPr>
        <w:pStyle w:val="a"/>
        <w:ind w:firstLine="720"/>
        <w:rPr>
          <w:rFonts w:hint="cs"/>
          <w:rtl/>
        </w:rPr>
      </w:pPr>
      <w:r>
        <w:rPr>
          <w:rFonts w:hint="cs"/>
          <w:rtl/>
        </w:rPr>
        <w:t>אני פה, כפי שאמרתי, כדי לעשות שי</w:t>
      </w:r>
      <w:r>
        <w:rPr>
          <w:rFonts w:hint="cs"/>
          <w:rtl/>
        </w:rPr>
        <w:t>נוי. אני פה כדי לדאוג שהרעים, ואני לא מגדירה מי הם הרעים, לא ינצחו. כי כשהטובים יושבים בבית וכל אחד דואג רק לביתו, הרעים מנצחים. הדרך הרעה מנצחת. אני לא אתן לזה לקרות כל עוד נשמה באפי, ובשביל זה באתי לכנסת, ואני יודעת שיש לי רק אצבע אחת מתוך 120, ואני יודע</w:t>
      </w:r>
      <w:r>
        <w:rPr>
          <w:rFonts w:hint="cs"/>
          <w:rtl/>
        </w:rPr>
        <w:t xml:space="preserve">ת שההשפעה שלי מוגבלת, אבל אני אעשה הכול כדי להביא את הדרך הנכונה לפי השקפתי. </w:t>
      </w:r>
    </w:p>
    <w:p w14:paraId="20077937" w14:textId="77777777" w:rsidR="00000000" w:rsidRDefault="007C71EE">
      <w:pPr>
        <w:pStyle w:val="a"/>
        <w:ind w:firstLine="0"/>
        <w:rPr>
          <w:rFonts w:hint="cs"/>
          <w:rtl/>
        </w:rPr>
      </w:pPr>
    </w:p>
    <w:p w14:paraId="59C1EE53" w14:textId="77777777" w:rsidR="00000000" w:rsidRDefault="007C71EE">
      <w:pPr>
        <w:pStyle w:val="a"/>
        <w:ind w:firstLine="0"/>
        <w:rPr>
          <w:rFonts w:hint="cs"/>
          <w:rtl/>
        </w:rPr>
      </w:pPr>
      <w:r>
        <w:rPr>
          <w:rFonts w:hint="cs"/>
          <w:rtl/>
        </w:rPr>
        <w:tab/>
        <w:t xml:space="preserve">לדוגמה, אתמול ישבנו בוועדת המדע והטכנולוגיה ודיברנו על הדרך להצלת המשק באמצעות המחקר הרפואי. נדהמתי לשמוע, שמדינת ישראל, אדוני היושב-ראש, משקיעה פחות מדולר פר-נפש במחקר רפואי. </w:t>
      </w:r>
      <w:r>
        <w:rPr>
          <w:rFonts w:hint="cs"/>
          <w:rtl/>
        </w:rPr>
        <w:t>כמה  משקיעים בארצות-הברית, לדעתך?</w:t>
      </w:r>
    </w:p>
    <w:p w14:paraId="7FE0BA98" w14:textId="77777777" w:rsidR="00000000" w:rsidRDefault="007C71EE">
      <w:pPr>
        <w:pStyle w:val="a"/>
        <w:ind w:firstLine="0"/>
        <w:rPr>
          <w:rFonts w:hint="cs"/>
          <w:rtl/>
        </w:rPr>
      </w:pPr>
    </w:p>
    <w:p w14:paraId="6B634E41" w14:textId="77777777" w:rsidR="00000000" w:rsidRDefault="007C71EE">
      <w:pPr>
        <w:pStyle w:val="ad"/>
        <w:rPr>
          <w:rtl/>
        </w:rPr>
      </w:pPr>
      <w:r>
        <w:rPr>
          <w:rtl/>
        </w:rPr>
        <w:t>היו"ר ראובן ריבלין:</w:t>
      </w:r>
    </w:p>
    <w:p w14:paraId="5BBE0953" w14:textId="77777777" w:rsidR="00000000" w:rsidRDefault="007C71EE">
      <w:pPr>
        <w:pStyle w:val="a"/>
        <w:rPr>
          <w:rtl/>
        </w:rPr>
      </w:pPr>
    </w:p>
    <w:p w14:paraId="24789CC8" w14:textId="77777777" w:rsidR="00000000" w:rsidRDefault="007C71EE">
      <w:pPr>
        <w:pStyle w:val="a"/>
        <w:rPr>
          <w:rFonts w:hint="cs"/>
          <w:rtl/>
        </w:rPr>
      </w:pPr>
      <w:r>
        <w:rPr>
          <w:rFonts w:hint="cs"/>
          <w:rtl/>
        </w:rPr>
        <w:t>נדמה לי 1,000 דולר לנפש.</w:t>
      </w:r>
    </w:p>
    <w:p w14:paraId="42236026" w14:textId="77777777" w:rsidR="00000000" w:rsidRDefault="007C71EE">
      <w:pPr>
        <w:pStyle w:val="a"/>
        <w:ind w:firstLine="0"/>
        <w:rPr>
          <w:rFonts w:hint="cs"/>
          <w:rtl/>
        </w:rPr>
      </w:pPr>
    </w:p>
    <w:p w14:paraId="622C742F" w14:textId="77777777" w:rsidR="00000000" w:rsidRDefault="007C71EE">
      <w:pPr>
        <w:pStyle w:val="SpeakerCon"/>
        <w:rPr>
          <w:rtl/>
        </w:rPr>
      </w:pPr>
      <w:bookmarkStart w:id="2456" w:name="FS000001047T28_05_2003_13_03_26C"/>
      <w:bookmarkEnd w:id="2456"/>
      <w:r>
        <w:rPr>
          <w:rtl/>
        </w:rPr>
        <w:t>מל פולישוק-בלוך (שינוי):</w:t>
      </w:r>
    </w:p>
    <w:p w14:paraId="5E721BDE" w14:textId="77777777" w:rsidR="00000000" w:rsidRDefault="007C71EE">
      <w:pPr>
        <w:pStyle w:val="a"/>
        <w:rPr>
          <w:rtl/>
        </w:rPr>
      </w:pPr>
    </w:p>
    <w:p w14:paraId="5AA409F5" w14:textId="77777777" w:rsidR="00000000" w:rsidRDefault="007C71EE">
      <w:pPr>
        <w:pStyle w:val="a"/>
        <w:rPr>
          <w:rFonts w:hint="cs"/>
          <w:rtl/>
        </w:rPr>
      </w:pPr>
      <w:r>
        <w:rPr>
          <w:rFonts w:hint="cs"/>
          <w:rtl/>
        </w:rPr>
        <w:t xml:space="preserve">לא, לא כל כך הרבה. 65 דולר לנפש, לעומת  פחות מדולר. זה פי 65 לפי החשבון שלמדתי פעם. </w:t>
      </w:r>
    </w:p>
    <w:p w14:paraId="621EF4F0" w14:textId="77777777" w:rsidR="00000000" w:rsidRDefault="007C71EE">
      <w:pPr>
        <w:pStyle w:val="a"/>
        <w:ind w:firstLine="0"/>
        <w:rPr>
          <w:rFonts w:hint="cs"/>
          <w:rtl/>
        </w:rPr>
      </w:pPr>
    </w:p>
    <w:p w14:paraId="58A77B78" w14:textId="77777777" w:rsidR="00000000" w:rsidRDefault="007C71EE">
      <w:pPr>
        <w:pStyle w:val="ad"/>
        <w:rPr>
          <w:rtl/>
        </w:rPr>
      </w:pPr>
    </w:p>
    <w:p w14:paraId="2C389418" w14:textId="77777777" w:rsidR="00000000" w:rsidRDefault="007C71EE">
      <w:pPr>
        <w:pStyle w:val="ad"/>
        <w:rPr>
          <w:rtl/>
        </w:rPr>
      </w:pPr>
      <w:r>
        <w:rPr>
          <w:rtl/>
        </w:rPr>
        <w:t>היו"ר ראובן ריבלין:</w:t>
      </w:r>
    </w:p>
    <w:p w14:paraId="11962CF8" w14:textId="77777777" w:rsidR="00000000" w:rsidRDefault="007C71EE">
      <w:pPr>
        <w:pStyle w:val="a"/>
        <w:rPr>
          <w:rtl/>
        </w:rPr>
      </w:pPr>
    </w:p>
    <w:p w14:paraId="4947EE2D" w14:textId="77777777" w:rsidR="00000000" w:rsidRDefault="007C71EE">
      <w:pPr>
        <w:pStyle w:val="a"/>
        <w:rPr>
          <w:rFonts w:hint="cs"/>
          <w:rtl/>
        </w:rPr>
      </w:pPr>
      <w:r>
        <w:rPr>
          <w:rFonts w:hint="cs"/>
          <w:rtl/>
        </w:rPr>
        <w:t>מחקר?</w:t>
      </w:r>
    </w:p>
    <w:p w14:paraId="67890425" w14:textId="77777777" w:rsidR="00000000" w:rsidRDefault="007C71EE">
      <w:pPr>
        <w:pStyle w:val="a"/>
        <w:ind w:firstLine="0"/>
        <w:rPr>
          <w:rFonts w:hint="cs"/>
          <w:rtl/>
        </w:rPr>
      </w:pPr>
    </w:p>
    <w:p w14:paraId="0E70EA71" w14:textId="77777777" w:rsidR="00000000" w:rsidRDefault="007C71EE">
      <w:pPr>
        <w:pStyle w:val="SpeakerCon"/>
        <w:rPr>
          <w:rtl/>
        </w:rPr>
      </w:pPr>
      <w:bookmarkStart w:id="2457" w:name="FS000001047T28_05_2003_13_03_55C"/>
      <w:bookmarkEnd w:id="2457"/>
      <w:r>
        <w:rPr>
          <w:rtl/>
        </w:rPr>
        <w:t>מל פולישוק-בלוך (שינוי):</w:t>
      </w:r>
    </w:p>
    <w:p w14:paraId="1CDEB337" w14:textId="77777777" w:rsidR="00000000" w:rsidRDefault="007C71EE">
      <w:pPr>
        <w:pStyle w:val="a"/>
        <w:rPr>
          <w:rtl/>
        </w:rPr>
      </w:pPr>
    </w:p>
    <w:p w14:paraId="268E075E" w14:textId="77777777" w:rsidR="00000000" w:rsidRDefault="007C71EE">
      <w:pPr>
        <w:pStyle w:val="a"/>
        <w:rPr>
          <w:rFonts w:hint="cs"/>
          <w:rtl/>
        </w:rPr>
      </w:pPr>
      <w:r>
        <w:rPr>
          <w:rFonts w:hint="cs"/>
          <w:rtl/>
        </w:rPr>
        <w:t>אני מדב</w:t>
      </w:r>
      <w:r>
        <w:rPr>
          <w:rFonts w:hint="cs"/>
          <w:rtl/>
        </w:rPr>
        <w:t xml:space="preserve">רת על מחקר רפואי בלבד. אין בכלל ספק שהמחקר הרפואי, כמו כל מחקר אחר, כמו כל מו"פ בהיי-טק, בטכנולוגיה, במדעים, יכול להוביל כאן לצמיחה, ויחסית מהר מאוד. אין ספק בזה בכלל. </w:t>
      </w:r>
    </w:p>
    <w:p w14:paraId="31BD7871" w14:textId="77777777" w:rsidR="00000000" w:rsidRDefault="007C71EE">
      <w:pPr>
        <w:pStyle w:val="a"/>
        <w:rPr>
          <w:rFonts w:hint="cs"/>
          <w:rtl/>
        </w:rPr>
      </w:pPr>
    </w:p>
    <w:p w14:paraId="4CC251FB" w14:textId="77777777" w:rsidR="00000000" w:rsidRDefault="007C71EE">
      <w:pPr>
        <w:pStyle w:val="a"/>
        <w:rPr>
          <w:rFonts w:hint="cs"/>
          <w:rtl/>
        </w:rPr>
      </w:pPr>
      <w:r>
        <w:rPr>
          <w:rFonts w:hint="cs"/>
          <w:rtl/>
        </w:rPr>
        <w:t>דוגמה קטנה: ישבה פרופסורית מכובדת מאוד, ומכיוון שאני כבר לוקה קצת בהסתיידות, אני לא זו</w:t>
      </w:r>
      <w:r>
        <w:rPr>
          <w:rFonts w:hint="cs"/>
          <w:rtl/>
        </w:rPr>
        <w:t>כרת שמות, אבל פרופסורית בישראל פיתחה תרופה לאלצהיימר, לפני שנתיים זה יצא לשוק. כבר קיבלנו בחזרה - לא אנחנו, מי שמוכר את התרופה עם פטנט ישראלי - 350 מיליון דולר הכנסות מתרופה אחת, בפחות משנתיים. נתנו שם דוגמאות לשתלים בשיניים ולכל מיני פיתוחים שעשו בארץ, שכ</w:t>
      </w:r>
      <w:r>
        <w:rPr>
          <w:rFonts w:hint="cs"/>
          <w:rtl/>
        </w:rPr>
        <w:t>בר החזירו את עצמם עשרות מונים. למה אנחנו לא עושים את זה? אני פשוט לא מבינה.</w:t>
      </w:r>
    </w:p>
    <w:p w14:paraId="55CFD63C" w14:textId="77777777" w:rsidR="00000000" w:rsidRDefault="007C71EE">
      <w:pPr>
        <w:pStyle w:val="a"/>
        <w:rPr>
          <w:rFonts w:hint="cs"/>
          <w:rtl/>
        </w:rPr>
      </w:pPr>
    </w:p>
    <w:p w14:paraId="215AA3A6" w14:textId="77777777" w:rsidR="00000000" w:rsidRDefault="007C71EE">
      <w:pPr>
        <w:pStyle w:val="a"/>
        <w:rPr>
          <w:rFonts w:hint="cs"/>
          <w:rtl/>
        </w:rPr>
      </w:pPr>
      <w:r>
        <w:rPr>
          <w:rFonts w:hint="cs"/>
          <w:rtl/>
        </w:rPr>
        <w:t xml:space="preserve">אני קוראת ואקרא לממשלה כל פעם שאעלה כאן על הבמה, עד שזה יבוצע, לעשות את הצעד הבא. התוכנית הכלכלית הזאת היא חיונית בשביל לעצור את הסחף - - - </w:t>
      </w:r>
    </w:p>
    <w:p w14:paraId="2D44E7B4" w14:textId="77777777" w:rsidR="00000000" w:rsidRDefault="007C71EE">
      <w:pPr>
        <w:pStyle w:val="a"/>
        <w:ind w:firstLine="0"/>
        <w:rPr>
          <w:rFonts w:hint="cs"/>
          <w:rtl/>
        </w:rPr>
      </w:pPr>
    </w:p>
    <w:p w14:paraId="4779BA68" w14:textId="77777777" w:rsidR="00000000" w:rsidRDefault="007C71EE">
      <w:pPr>
        <w:pStyle w:val="ad"/>
        <w:rPr>
          <w:rtl/>
        </w:rPr>
      </w:pPr>
      <w:r>
        <w:rPr>
          <w:rtl/>
        </w:rPr>
        <w:t>היו"ר ראובן ריבלין:</w:t>
      </w:r>
    </w:p>
    <w:p w14:paraId="23F115B4" w14:textId="77777777" w:rsidR="00000000" w:rsidRDefault="007C71EE">
      <w:pPr>
        <w:pStyle w:val="a"/>
        <w:rPr>
          <w:rtl/>
        </w:rPr>
      </w:pPr>
    </w:p>
    <w:p w14:paraId="72DA5FC5" w14:textId="77777777" w:rsidR="00000000" w:rsidRDefault="007C71EE">
      <w:pPr>
        <w:pStyle w:val="a"/>
        <w:rPr>
          <w:rFonts w:hint="cs"/>
          <w:rtl/>
        </w:rPr>
      </w:pPr>
      <w:r>
        <w:rPr>
          <w:rFonts w:hint="cs"/>
          <w:rtl/>
        </w:rPr>
        <w:t>גברתי מדברת על ה</w:t>
      </w:r>
      <w:r>
        <w:rPr>
          <w:rFonts w:hint="cs"/>
          <w:rtl/>
        </w:rPr>
        <w:t>"דאלופה"?</w:t>
      </w:r>
    </w:p>
    <w:p w14:paraId="3E991069" w14:textId="77777777" w:rsidR="00000000" w:rsidRDefault="007C71EE">
      <w:pPr>
        <w:pStyle w:val="a"/>
        <w:ind w:firstLine="0"/>
        <w:rPr>
          <w:rFonts w:hint="cs"/>
          <w:rtl/>
        </w:rPr>
      </w:pPr>
    </w:p>
    <w:p w14:paraId="11177220" w14:textId="77777777" w:rsidR="00000000" w:rsidRDefault="007C71EE">
      <w:pPr>
        <w:pStyle w:val="SpeakerCon"/>
        <w:rPr>
          <w:rtl/>
        </w:rPr>
      </w:pPr>
      <w:bookmarkStart w:id="2458" w:name="FS000001047T28_05_2003_13_06_22C"/>
      <w:bookmarkEnd w:id="2458"/>
      <w:r>
        <w:rPr>
          <w:rtl/>
        </w:rPr>
        <w:t>מל פולישוק-בלוך (שינוי):</w:t>
      </w:r>
    </w:p>
    <w:p w14:paraId="4B81F144" w14:textId="77777777" w:rsidR="00000000" w:rsidRDefault="007C71EE">
      <w:pPr>
        <w:pStyle w:val="a"/>
        <w:rPr>
          <w:rtl/>
        </w:rPr>
      </w:pPr>
    </w:p>
    <w:p w14:paraId="5311AE05" w14:textId="77777777" w:rsidR="00000000" w:rsidRDefault="007C71EE">
      <w:pPr>
        <w:pStyle w:val="a"/>
        <w:rPr>
          <w:rFonts w:hint="cs"/>
          <w:rtl/>
        </w:rPr>
      </w:pPr>
      <w:r>
        <w:rPr>
          <w:rFonts w:hint="cs"/>
          <w:rtl/>
        </w:rPr>
        <w:t xml:space="preserve">אני לא יודעת את שם התרופה. בשמות אני גרועה, בוודאי של תרופות. אבל זו תרופה למחלת האלצהיימר.   </w:t>
      </w:r>
    </w:p>
    <w:p w14:paraId="684DDA5E" w14:textId="77777777" w:rsidR="00000000" w:rsidRDefault="007C71EE">
      <w:pPr>
        <w:pStyle w:val="a"/>
        <w:rPr>
          <w:rFonts w:hint="cs"/>
          <w:rtl/>
        </w:rPr>
      </w:pPr>
    </w:p>
    <w:p w14:paraId="0DBF3F36" w14:textId="77777777" w:rsidR="00000000" w:rsidRDefault="007C71EE">
      <w:pPr>
        <w:pStyle w:val="a"/>
        <w:rPr>
          <w:rFonts w:hint="cs"/>
          <w:rtl/>
        </w:rPr>
      </w:pPr>
      <w:r>
        <w:rPr>
          <w:rFonts w:hint="cs"/>
          <w:rtl/>
        </w:rPr>
        <w:t xml:space="preserve">כל עוד אני פה, וכל עוד הממשלה לא תתחיל ליישם את מה שאנחנו זועקים וצועקים השכם והערב, אני אקרא להשקיע בתוכנית כלכלית שתוביל </w:t>
      </w:r>
      <w:r>
        <w:rPr>
          <w:rFonts w:hint="cs"/>
          <w:rtl/>
        </w:rPr>
        <w:t>לצמיחה. אפשר לעשות את זה מייד רק על-ידי צמיחה של ענף ההיי-טק, הטכנולוגיה, המדעים. זה הדבר היחיד שבו יש לנו גם יתרון יחסי, גם יכולת מוכחת, גם יכולת ממשית לעשות את זה השנה, לא לחכות לימים יבואו. ואז יהיה כסף לאותם מסכנים שמחכים בחוץ לקצבאות, לאותם נכים שבאמת</w:t>
      </w:r>
      <w:r>
        <w:rPr>
          <w:rFonts w:hint="cs"/>
          <w:rtl/>
        </w:rPr>
        <w:t xml:space="preserve"> צריכים את הסיוע שלנו. יהיה כסף לסלול כבישים, לרכבות. יהיה כסף לכול. כי המשק הזה שהשנה ישלם  מס הכנסה, גם החברות וגם העובדים, יכניס את הכסף לקופה. הוא זה שיביא את המשקיעים מבחוץ.</w:t>
      </w:r>
      <w:r>
        <w:rPr>
          <w:rFonts w:hint="cs"/>
        </w:rPr>
        <w:t xml:space="preserve"> </w:t>
      </w:r>
      <w:r>
        <w:rPr>
          <w:rFonts w:hint="cs"/>
          <w:rtl/>
        </w:rPr>
        <w:t>זה מה שיזיז אותנו.</w:t>
      </w:r>
    </w:p>
    <w:p w14:paraId="7CE8C624" w14:textId="77777777" w:rsidR="00000000" w:rsidRDefault="007C71EE">
      <w:pPr>
        <w:pStyle w:val="a"/>
        <w:rPr>
          <w:rFonts w:hint="cs"/>
          <w:rtl/>
        </w:rPr>
      </w:pPr>
    </w:p>
    <w:p w14:paraId="090656E1" w14:textId="77777777" w:rsidR="00000000" w:rsidRDefault="007C71EE">
      <w:pPr>
        <w:pStyle w:val="a"/>
        <w:rPr>
          <w:rFonts w:hint="cs"/>
          <w:rtl/>
        </w:rPr>
      </w:pPr>
      <w:r>
        <w:rPr>
          <w:rFonts w:hint="cs"/>
          <w:rtl/>
        </w:rPr>
        <w:t>בפעם אני לא יודעת איזו, אני קוראת שוב לממשלה להתעשת ולעשו</w:t>
      </w:r>
      <w:r>
        <w:rPr>
          <w:rFonts w:hint="cs"/>
          <w:rtl/>
        </w:rPr>
        <w:t xml:space="preserve">ת את הצעד הבא, מייד, מחר, אחרי שאנחנו גומרים עם התוכנית הזאת. </w:t>
      </w:r>
    </w:p>
    <w:p w14:paraId="533FBCB2" w14:textId="77777777" w:rsidR="00000000" w:rsidRDefault="007C71EE">
      <w:pPr>
        <w:pStyle w:val="a"/>
        <w:rPr>
          <w:rFonts w:hint="cs"/>
          <w:rtl/>
        </w:rPr>
      </w:pPr>
    </w:p>
    <w:p w14:paraId="4F36D307" w14:textId="77777777" w:rsidR="00000000" w:rsidRDefault="007C71EE">
      <w:pPr>
        <w:pStyle w:val="a"/>
        <w:ind w:firstLine="0"/>
        <w:rPr>
          <w:rFonts w:hint="cs"/>
          <w:rtl/>
        </w:rPr>
      </w:pPr>
      <w:r>
        <w:rPr>
          <w:rFonts w:hint="cs"/>
          <w:rtl/>
        </w:rPr>
        <w:tab/>
        <w:t>בעניין הפנסיה אני רוצה לומר: לו זה היה תלוי בי, היו מוציאים את התוכנית הזאת, את החלק הזה, מהתוכנית. אני מקווה שעוד יעשו את זה היום. אני לא יודעת. אני חושבת שהנושא הזה מאוד מסובך, מאוד קשה, וא</w:t>
      </w:r>
      <w:r>
        <w:rPr>
          <w:rFonts w:hint="cs"/>
          <w:rtl/>
        </w:rPr>
        <w:t>ני מודה שאינני מבינה בו די בשביל להחליט. אני נאלצת להחליט על התוכנית ככלל משום שזה מה שיש בפנינו, כי אי-אפשר אחרת, צריכים תוכנית כלכלית. וכל עוד זה סעיף בתוכנית, אני אצטרך להצביע בעד.  אבל אני חושבת שאין זה נכון להעביר תוכנית כל כך מסובכת, כמו תוכנית הפנסי</w:t>
      </w:r>
      <w:r>
        <w:rPr>
          <w:rFonts w:hint="cs"/>
          <w:rtl/>
        </w:rPr>
        <w:t xml:space="preserve">ה, ביחד עם כל כך הרבה סעיפים. זה דבר שצריך לתת עליו את הדעת, לתת לזה את הזמן שלו ביישוב הדעת, ולעשות את זה. אני קוראת לממשלה להוציא את הסעיף של הפנסיות מהתקציב. </w:t>
      </w:r>
    </w:p>
    <w:p w14:paraId="054A8FA2" w14:textId="77777777" w:rsidR="00000000" w:rsidRDefault="007C71EE">
      <w:pPr>
        <w:pStyle w:val="a"/>
        <w:ind w:firstLine="0"/>
        <w:rPr>
          <w:rFonts w:hint="cs"/>
          <w:rtl/>
        </w:rPr>
      </w:pPr>
    </w:p>
    <w:p w14:paraId="1874F665" w14:textId="77777777" w:rsidR="00000000" w:rsidRDefault="007C71EE">
      <w:pPr>
        <w:pStyle w:val="a"/>
        <w:rPr>
          <w:rFonts w:hint="cs"/>
          <w:rtl/>
        </w:rPr>
      </w:pPr>
      <w:r>
        <w:rPr>
          <w:rFonts w:hint="cs"/>
          <w:rtl/>
        </w:rPr>
        <w:t xml:space="preserve">אם יורשה לי, חבל שחברי הכנסת מסיעת ש"ס יצאו החוצה. אין פעם אחת שהם עולים על הבמה ולא מאשימים </w:t>
      </w:r>
      <w:r>
        <w:rPr>
          <w:rFonts w:hint="cs"/>
          <w:rtl/>
        </w:rPr>
        <w:t>אותנו, אנשי שינוי, בשנאה. אין טעם להכחיש, כי הרי מה זה יעזור, הם יהיו בשלהם. זה כל כך מעליב, לא מפני שזה לא נכון; ברור שזה לא נכון. גם הם יודעים שזה לא נכון. אבל זה פשוט כבר מטבע שנשחקה מדי.</w:t>
      </w:r>
    </w:p>
    <w:p w14:paraId="5A1D518A" w14:textId="77777777" w:rsidR="00000000" w:rsidRDefault="007C71EE">
      <w:pPr>
        <w:pStyle w:val="a"/>
        <w:ind w:firstLine="0"/>
        <w:rPr>
          <w:rFonts w:hint="cs"/>
          <w:rtl/>
        </w:rPr>
      </w:pPr>
    </w:p>
    <w:p w14:paraId="31CDF499" w14:textId="77777777" w:rsidR="00000000" w:rsidRDefault="007C71EE">
      <w:pPr>
        <w:pStyle w:val="ad"/>
        <w:rPr>
          <w:rtl/>
        </w:rPr>
      </w:pPr>
      <w:r>
        <w:rPr>
          <w:rtl/>
        </w:rPr>
        <w:t>היו"ר ראובן ריבלין:</w:t>
      </w:r>
    </w:p>
    <w:p w14:paraId="452D66C7" w14:textId="77777777" w:rsidR="00000000" w:rsidRDefault="007C71EE">
      <w:pPr>
        <w:pStyle w:val="a"/>
        <w:rPr>
          <w:rtl/>
        </w:rPr>
      </w:pPr>
    </w:p>
    <w:p w14:paraId="79CCA7EC" w14:textId="77777777" w:rsidR="00000000" w:rsidRDefault="007C71EE">
      <w:pPr>
        <w:pStyle w:val="a"/>
        <w:rPr>
          <w:rFonts w:hint="cs"/>
          <w:rtl/>
        </w:rPr>
      </w:pPr>
      <w:r>
        <w:rPr>
          <w:rFonts w:hint="cs"/>
          <w:rtl/>
        </w:rPr>
        <w:t>אולי נפתח בדיאלוג לבניית יחסי אמון?</w:t>
      </w:r>
    </w:p>
    <w:p w14:paraId="3B52FB73" w14:textId="77777777" w:rsidR="00000000" w:rsidRDefault="007C71EE">
      <w:pPr>
        <w:pStyle w:val="a"/>
        <w:ind w:firstLine="0"/>
        <w:rPr>
          <w:rFonts w:hint="cs"/>
          <w:rtl/>
        </w:rPr>
      </w:pPr>
    </w:p>
    <w:p w14:paraId="79854836" w14:textId="77777777" w:rsidR="00000000" w:rsidRDefault="007C71EE">
      <w:pPr>
        <w:pStyle w:val="SpeakerCon"/>
        <w:rPr>
          <w:rtl/>
        </w:rPr>
      </w:pPr>
      <w:bookmarkStart w:id="2459" w:name="FS000001047T28_05_2003_13_11_54C"/>
      <w:bookmarkEnd w:id="2459"/>
      <w:r>
        <w:rPr>
          <w:rtl/>
        </w:rPr>
        <w:t>מל פול</w:t>
      </w:r>
      <w:r>
        <w:rPr>
          <w:rtl/>
        </w:rPr>
        <w:t>ישוק-בלוך (שינוי):</w:t>
      </w:r>
    </w:p>
    <w:p w14:paraId="09302CDE" w14:textId="77777777" w:rsidR="00000000" w:rsidRDefault="007C71EE">
      <w:pPr>
        <w:pStyle w:val="a"/>
        <w:rPr>
          <w:rtl/>
        </w:rPr>
      </w:pPr>
    </w:p>
    <w:p w14:paraId="1835EDD5" w14:textId="77777777" w:rsidR="00000000" w:rsidRDefault="007C71EE">
      <w:pPr>
        <w:pStyle w:val="a"/>
        <w:rPr>
          <w:rFonts w:hint="cs"/>
          <w:rtl/>
        </w:rPr>
      </w:pPr>
      <w:r>
        <w:rPr>
          <w:rFonts w:hint="cs"/>
          <w:rtl/>
        </w:rPr>
        <w:t xml:space="preserve">אני פתחתי בדיאלוג, לא חיכיתי להם, אתמול, וסיפרתי על זה גם אתמול כשעמדתי פה על הבמה. אתמול אחר הצהריים היתה לי פגישה עם אשה חרדית מדהימה, שמתפרנסת למחייתה. היא נשואה, יש לה ילדים, היא לקחה עכשיו ילד נוסף כאם אומנת. היא עובדת בהיי-טק. יש </w:t>
      </w:r>
      <w:r>
        <w:rPr>
          <w:rFonts w:hint="cs"/>
          <w:rtl/>
        </w:rPr>
        <w:t>לה חברה משלה; אשה יזמית שרוצה גם לדאוג לחברה. ועוד גברת אחת, שגם היא מנסה להוביל ביחד אתה את התהליך. אנחנו רוצים לפעול ביחד להחדיר יותר חרדים לעולם ההיי-טק, לעולם הפרנסה. כי אני חושבת שרק כך, על-ידי חיבור האוכלוסיות והבאת יותר עובדים ישראלים לעבודה, ממגזרי</w:t>
      </w:r>
      <w:r>
        <w:rPr>
          <w:rFonts w:hint="cs"/>
          <w:rtl/>
        </w:rPr>
        <w:t xml:space="preserve">ם שונים, בין חרדים, בין ערבים, בין נשים, בין פריפריות - - - </w:t>
      </w:r>
    </w:p>
    <w:p w14:paraId="67F1CC28" w14:textId="77777777" w:rsidR="00000000" w:rsidRDefault="007C71EE">
      <w:pPr>
        <w:pStyle w:val="a"/>
        <w:ind w:firstLine="0"/>
        <w:rPr>
          <w:rFonts w:hint="cs"/>
          <w:rtl/>
        </w:rPr>
      </w:pPr>
    </w:p>
    <w:p w14:paraId="42321B2F" w14:textId="77777777" w:rsidR="00000000" w:rsidRDefault="007C71EE">
      <w:pPr>
        <w:pStyle w:val="ad"/>
        <w:rPr>
          <w:rtl/>
        </w:rPr>
      </w:pPr>
      <w:r>
        <w:rPr>
          <w:rtl/>
        </w:rPr>
        <w:t>היו"ר ראובן ריבלין:</w:t>
      </w:r>
    </w:p>
    <w:p w14:paraId="1749AF32" w14:textId="77777777" w:rsidR="00000000" w:rsidRDefault="007C71EE">
      <w:pPr>
        <w:pStyle w:val="a"/>
        <w:rPr>
          <w:rtl/>
        </w:rPr>
      </w:pPr>
    </w:p>
    <w:p w14:paraId="00D2D1D5" w14:textId="77777777" w:rsidR="00000000" w:rsidRDefault="007C71EE">
      <w:pPr>
        <w:pStyle w:val="a"/>
        <w:rPr>
          <w:rFonts w:hint="cs"/>
          <w:rtl/>
        </w:rPr>
      </w:pPr>
      <w:r>
        <w:rPr>
          <w:rFonts w:hint="cs"/>
          <w:rtl/>
        </w:rPr>
        <w:t>היום יש נשים רבות בירושלים, גברתי, שיכולות לעבוד מהבית באמצעות האינטרנט.</w:t>
      </w:r>
    </w:p>
    <w:p w14:paraId="32C8827D" w14:textId="77777777" w:rsidR="00000000" w:rsidRDefault="007C71EE">
      <w:pPr>
        <w:pStyle w:val="a"/>
        <w:ind w:firstLine="0"/>
        <w:rPr>
          <w:rFonts w:hint="cs"/>
          <w:rtl/>
        </w:rPr>
      </w:pPr>
    </w:p>
    <w:p w14:paraId="5142D266" w14:textId="77777777" w:rsidR="00000000" w:rsidRDefault="007C71EE">
      <w:pPr>
        <w:pStyle w:val="SpeakerCon"/>
        <w:rPr>
          <w:rtl/>
        </w:rPr>
      </w:pPr>
      <w:bookmarkStart w:id="2460" w:name="FS000001047T28_05_2003_13_14_09C"/>
      <w:bookmarkEnd w:id="2460"/>
      <w:r>
        <w:rPr>
          <w:rtl/>
        </w:rPr>
        <w:t>מל פולישוק-בלוך (שינוי):</w:t>
      </w:r>
    </w:p>
    <w:p w14:paraId="0B8E61FF" w14:textId="77777777" w:rsidR="00000000" w:rsidRDefault="007C71EE">
      <w:pPr>
        <w:pStyle w:val="a"/>
        <w:rPr>
          <w:rtl/>
        </w:rPr>
      </w:pPr>
    </w:p>
    <w:p w14:paraId="705221A4" w14:textId="77777777" w:rsidR="00000000" w:rsidRDefault="007C71EE">
      <w:pPr>
        <w:pStyle w:val="a"/>
        <w:rPr>
          <w:rFonts w:hint="cs"/>
          <w:rtl/>
        </w:rPr>
      </w:pPr>
      <w:r>
        <w:rPr>
          <w:rFonts w:hint="cs"/>
          <w:rtl/>
        </w:rPr>
        <w:t>נכון. זו דוגמה. שמעתי אתמול על הקשיים שנתקלים בהם החרדים בבואם לחפש עבודה</w:t>
      </w:r>
      <w:r>
        <w:rPr>
          <w:rFonts w:hint="cs"/>
          <w:rtl/>
        </w:rPr>
        <w:t>. הם לא לומדים באוניברסיטאות מטעמים ידועים, בוודאי לא הנשים. אין אף אוניברסיטה שמתאימה להם, וזה חבל. אולי הרבנים יתעשתו וירשו להם גם לבוא בקהלנו, מה שנקרא. לכן מלכתחילה רמת ההכשרה שלהם יותר נמוכה. כשהם נמצאים בתחרות עם בוגרי אוניברסיטאות, ברור שלא לוקחים א</w:t>
      </w:r>
      <w:r>
        <w:rPr>
          <w:rFonts w:hint="cs"/>
          <w:rtl/>
        </w:rPr>
        <w:t xml:space="preserve">ותם. מה עוד שגם יש הסטיגמה - הם אחרים, הם נראים אחרת. היא אמרה לי, נשים חרדיות הרי עושות ילדים כל תשעה חודשים, כל שנה. אז למה שייקחו אותן - שלושה חודשים הן לא עובדות, ויש לי המון ילדים בבית אז צריכים לדאוג להם.  יש להם באמת בעיות אמיתיות, וצריכים לחשוב על </w:t>
      </w:r>
      <w:r>
        <w:rPr>
          <w:rFonts w:hint="cs"/>
          <w:rtl/>
        </w:rPr>
        <w:t xml:space="preserve">העדפה מתקנת לחרדים, כדי להכניס אותם למעגל העבודה. כי אני חושבת שזה בנפשנו. אני באמת חושבת כך.  </w:t>
      </w:r>
    </w:p>
    <w:p w14:paraId="19E17EA7" w14:textId="77777777" w:rsidR="00000000" w:rsidRDefault="007C71EE">
      <w:pPr>
        <w:pStyle w:val="a"/>
        <w:rPr>
          <w:rFonts w:hint="cs"/>
          <w:rtl/>
        </w:rPr>
      </w:pPr>
    </w:p>
    <w:p w14:paraId="7AC479B2" w14:textId="77777777" w:rsidR="00000000" w:rsidRDefault="007C71EE">
      <w:pPr>
        <w:pStyle w:val="a"/>
        <w:rPr>
          <w:rFonts w:hint="cs"/>
          <w:rtl/>
        </w:rPr>
      </w:pPr>
      <w:r>
        <w:rPr>
          <w:rFonts w:hint="cs"/>
          <w:rtl/>
        </w:rPr>
        <w:t>אני חושבת שצריכים לחבר בחזרה  את הקהל הזה שהוציא את עצמו מהקהל הישראלי החילוני והדתי. הם הוציאו את עצמם. פעם זה היה רק מאה-שערים. היום זה לא רק מאה-שערים. היום</w:t>
      </w:r>
      <w:r>
        <w:rPr>
          <w:rFonts w:hint="cs"/>
          <w:rtl/>
        </w:rPr>
        <w:t xml:space="preserve"> זה הרבה יותר. מדובר על מספר שאינני יודעת אפילו לאמוד אותו. אבל אי-אפשר להתעלם מהמספר הזה, וצריכים לעשות הכול ולתת העדפה מתקנת, כדי שהאנשים האלה יתפרנסו למחייתם. הם גם יחסכו לקופת המדינה, כי הקצבאות האלה עולות לנו הון תועפות, ואנחנו לא יכולים להרשות לעצמנו</w:t>
      </w:r>
      <w:r>
        <w:rPr>
          <w:rFonts w:hint="cs"/>
          <w:rtl/>
        </w:rPr>
        <w:t xml:space="preserve"> שכל כך הרבה אנשים ישבו בבית ולא יעבדו. </w:t>
      </w:r>
    </w:p>
    <w:p w14:paraId="5E7DA83C" w14:textId="77777777" w:rsidR="00000000" w:rsidRDefault="007C71EE">
      <w:pPr>
        <w:pStyle w:val="a"/>
        <w:rPr>
          <w:rFonts w:hint="cs"/>
          <w:rtl/>
        </w:rPr>
      </w:pPr>
    </w:p>
    <w:p w14:paraId="15ABE855" w14:textId="77777777" w:rsidR="00000000" w:rsidRDefault="007C71EE">
      <w:pPr>
        <w:pStyle w:val="a"/>
        <w:rPr>
          <w:rFonts w:hint="cs"/>
          <w:rtl/>
        </w:rPr>
      </w:pPr>
      <w:r>
        <w:rPr>
          <w:rFonts w:hint="cs"/>
          <w:rtl/>
        </w:rPr>
        <w:t xml:space="preserve">אנחנו צריכים לייצר להם מקומות עבודה בהשקעה ממשלתית, לדעתי, ואני אמונה על כלכלה חופשית, ואני מאמינה שהממשלה צריכה להתערב כמה שפחות בעסקים, ועדיין יש דברים, יש כשלים מסוימים של השוק, שהממשלה כן צריכה להתערב, וזה אחד </w:t>
      </w:r>
      <w:r>
        <w:rPr>
          <w:rFonts w:hint="cs"/>
          <w:rtl/>
        </w:rPr>
        <w:t>מהם.</w:t>
      </w:r>
    </w:p>
    <w:p w14:paraId="7EFCB2E2" w14:textId="77777777" w:rsidR="00000000" w:rsidRDefault="007C71EE">
      <w:pPr>
        <w:pStyle w:val="a"/>
        <w:rPr>
          <w:rFonts w:hint="cs"/>
          <w:rtl/>
        </w:rPr>
      </w:pPr>
    </w:p>
    <w:p w14:paraId="3F67762C" w14:textId="77777777" w:rsidR="00000000" w:rsidRDefault="007C71EE">
      <w:pPr>
        <w:pStyle w:val="a"/>
        <w:rPr>
          <w:rFonts w:hint="cs"/>
          <w:rtl/>
        </w:rPr>
      </w:pPr>
      <w:r>
        <w:rPr>
          <w:rFonts w:hint="cs"/>
          <w:rtl/>
        </w:rPr>
        <w:t xml:space="preserve">כמובן, גם נושא הנשים. גם בנושא הזה צריכים לעשות את כל האפשר שנשים תהיינה חלק משוק העבודה, לא כמספרן היום. </w:t>
      </w:r>
    </w:p>
    <w:p w14:paraId="7F2D4960" w14:textId="77777777" w:rsidR="00000000" w:rsidRDefault="007C71EE">
      <w:pPr>
        <w:pStyle w:val="a"/>
        <w:rPr>
          <w:rFonts w:hint="cs"/>
          <w:rtl/>
        </w:rPr>
      </w:pPr>
    </w:p>
    <w:p w14:paraId="0764EE73" w14:textId="77777777" w:rsidR="00000000" w:rsidRDefault="007C71EE">
      <w:pPr>
        <w:pStyle w:val="a"/>
        <w:rPr>
          <w:rFonts w:hint="cs"/>
          <w:rtl/>
        </w:rPr>
      </w:pPr>
      <w:r>
        <w:rPr>
          <w:rFonts w:hint="cs"/>
          <w:rtl/>
        </w:rPr>
        <w:t xml:space="preserve">אני פונה  לכל חברי הכנסת, שכמובן רובם אינם פה - - - </w:t>
      </w:r>
    </w:p>
    <w:p w14:paraId="461C6DF2" w14:textId="77777777" w:rsidR="00000000" w:rsidRDefault="007C71EE">
      <w:pPr>
        <w:pStyle w:val="a"/>
        <w:ind w:firstLine="0"/>
        <w:rPr>
          <w:rFonts w:hint="cs"/>
          <w:rtl/>
        </w:rPr>
      </w:pPr>
    </w:p>
    <w:p w14:paraId="4BB2B148" w14:textId="77777777" w:rsidR="00000000" w:rsidRDefault="007C71EE">
      <w:pPr>
        <w:pStyle w:val="ac"/>
        <w:rPr>
          <w:rtl/>
        </w:rPr>
      </w:pPr>
      <w:r>
        <w:rPr>
          <w:rFonts w:hint="eastAsia"/>
          <w:rtl/>
        </w:rPr>
        <w:t>יולי</w:t>
      </w:r>
      <w:r>
        <w:rPr>
          <w:rtl/>
        </w:rPr>
        <w:t>-יואל אדלשטיין (הליכוד):</w:t>
      </w:r>
    </w:p>
    <w:p w14:paraId="2148053A" w14:textId="77777777" w:rsidR="00000000" w:rsidRDefault="007C71EE">
      <w:pPr>
        <w:pStyle w:val="a"/>
        <w:rPr>
          <w:rFonts w:hint="cs"/>
          <w:rtl/>
        </w:rPr>
      </w:pPr>
    </w:p>
    <w:p w14:paraId="62FD5564" w14:textId="77777777" w:rsidR="00000000" w:rsidRDefault="007C71EE">
      <w:pPr>
        <w:pStyle w:val="a"/>
        <w:rPr>
          <w:rFonts w:hint="cs"/>
          <w:rtl/>
        </w:rPr>
      </w:pPr>
      <w:r>
        <w:rPr>
          <w:rFonts w:hint="cs"/>
          <w:rtl/>
        </w:rPr>
        <w:t>תפני לאלה שכאן. אסור להעניש אותם.</w:t>
      </w:r>
    </w:p>
    <w:p w14:paraId="2BC1B692" w14:textId="77777777" w:rsidR="00000000" w:rsidRDefault="007C71EE">
      <w:pPr>
        <w:pStyle w:val="a"/>
        <w:ind w:firstLine="0"/>
        <w:rPr>
          <w:rFonts w:hint="cs"/>
          <w:rtl/>
        </w:rPr>
      </w:pPr>
    </w:p>
    <w:p w14:paraId="4185BF54" w14:textId="77777777" w:rsidR="00000000" w:rsidRDefault="007C71EE">
      <w:pPr>
        <w:pStyle w:val="SpeakerCon"/>
        <w:rPr>
          <w:rtl/>
        </w:rPr>
      </w:pPr>
      <w:bookmarkStart w:id="2461" w:name="FS000001047T28_05_2003_13_18_32C"/>
      <w:bookmarkEnd w:id="2461"/>
      <w:r>
        <w:rPr>
          <w:rtl/>
        </w:rPr>
        <w:t>מל פולישוק-בלוך (שינוי)</w:t>
      </w:r>
      <w:r>
        <w:rPr>
          <w:rtl/>
        </w:rPr>
        <w:t>:</w:t>
      </w:r>
    </w:p>
    <w:p w14:paraId="4309CD83" w14:textId="77777777" w:rsidR="00000000" w:rsidRDefault="007C71EE">
      <w:pPr>
        <w:pStyle w:val="a"/>
        <w:rPr>
          <w:rtl/>
        </w:rPr>
      </w:pPr>
    </w:p>
    <w:p w14:paraId="6A1DE5D1" w14:textId="77777777" w:rsidR="00000000" w:rsidRDefault="007C71EE">
      <w:pPr>
        <w:pStyle w:val="a"/>
        <w:rPr>
          <w:rFonts w:hint="cs"/>
          <w:rtl/>
        </w:rPr>
      </w:pPr>
      <w:r>
        <w:rPr>
          <w:rFonts w:hint="cs"/>
          <w:rtl/>
        </w:rPr>
        <w:t xml:space="preserve">אמרתי רובם, לא אמרתי כולם. יש כאן שני אנשים מאוד מכובדים, והיושב-ראש. אני יודעת שיש גם כאלה שמאזינים למה שנאמר פה, אם בערוץ=33 ואם במכשיר שיש לנו בחדר, ואני שומעת אחר כך את התגובות. </w:t>
      </w:r>
    </w:p>
    <w:p w14:paraId="18066ADB" w14:textId="77777777" w:rsidR="00000000" w:rsidRDefault="007C71EE">
      <w:pPr>
        <w:pStyle w:val="a"/>
        <w:rPr>
          <w:rFonts w:hint="cs"/>
          <w:rtl/>
        </w:rPr>
      </w:pPr>
    </w:p>
    <w:p w14:paraId="493E0490" w14:textId="77777777" w:rsidR="00000000" w:rsidRDefault="007C71EE">
      <w:pPr>
        <w:pStyle w:val="a"/>
        <w:rPr>
          <w:rFonts w:hint="cs"/>
          <w:rtl/>
        </w:rPr>
      </w:pPr>
      <w:r>
        <w:rPr>
          <w:rFonts w:hint="cs"/>
          <w:rtl/>
        </w:rPr>
        <w:t>אני אומרת, בואו נעזוב את המחלוקות. מדינת ישראל באמת בבעיה. אנחנו בכשל</w:t>
      </w:r>
      <w:r>
        <w:rPr>
          <w:rFonts w:hint="cs"/>
          <w:rtl/>
        </w:rPr>
        <w:t xml:space="preserve">ים ובקשיים מכל סוג שהוא: חברתי, ביטחוני, מדיני, כלכלי כמובן. אין דבר אחד שהוא בסדר. כולם מיואשים פה. בואו נשמור את הדור הצעיר שלנו פה בארץ. בואו נשמור על עצמנו. בואו ניתן לנו סיכוי  לעתיד. נעביר את התוכנית הזאת ומחר בבוקר ניתן יד איש לרעהו ונעבוד ביחד. </w:t>
      </w:r>
    </w:p>
    <w:p w14:paraId="6B41DA35" w14:textId="77777777" w:rsidR="00000000" w:rsidRDefault="007C71EE">
      <w:pPr>
        <w:pStyle w:val="a"/>
        <w:rPr>
          <w:rFonts w:hint="cs"/>
          <w:rtl/>
        </w:rPr>
      </w:pPr>
    </w:p>
    <w:p w14:paraId="585D118C" w14:textId="77777777" w:rsidR="00000000" w:rsidRDefault="007C71EE">
      <w:pPr>
        <w:pStyle w:val="a"/>
        <w:rPr>
          <w:rFonts w:hint="cs"/>
          <w:rtl/>
        </w:rPr>
      </w:pPr>
      <w:r>
        <w:rPr>
          <w:rFonts w:hint="cs"/>
          <w:rtl/>
        </w:rPr>
        <w:t>ע</w:t>
      </w:r>
      <w:r>
        <w:rPr>
          <w:rFonts w:hint="cs"/>
          <w:rtl/>
        </w:rPr>
        <w:t>זבו קואליציה ואופוזיציה. יש כאן מדינת ישראל שצריך להציל אותה. יש כאן תושבי מדינת ישראל שמשוועים, שמסתכלים עלינו כל יום, ונמאס להם מהקרקס שיש פה. אני עצמי, בעודי יושבת פה ושומעת לפעמים את הצעקות, ואם אתה בקואליציה, אני צריכה להגיד אמן סלה, ואם אתה באופוזיצי</w:t>
      </w:r>
      <w:r>
        <w:rPr>
          <w:rFonts w:hint="cs"/>
          <w:rtl/>
        </w:rPr>
        <w:t xml:space="preserve">ה, אסור לי להגיד שאתה צודק -  זה לא יעלה על הדעת. אפשר להתחיל להיות ענייניים.  לפעמים גם האופוזיציה צודקת, ולפעמים הקואליציה לא צודקת. תנו לי להביע את דעתי בצורה חופשית, דמוקרטית, אמיתית, ולהצביע ולהחליט בצורה נכונה.    </w:t>
      </w:r>
    </w:p>
    <w:p w14:paraId="05771017" w14:textId="77777777" w:rsidR="00000000" w:rsidRDefault="007C71EE">
      <w:pPr>
        <w:pStyle w:val="a"/>
        <w:rPr>
          <w:rFonts w:hint="cs"/>
          <w:rtl/>
        </w:rPr>
      </w:pPr>
    </w:p>
    <w:p w14:paraId="43B0E8DE" w14:textId="77777777" w:rsidR="00000000" w:rsidRDefault="007C71EE">
      <w:pPr>
        <w:pStyle w:val="a"/>
        <w:rPr>
          <w:rFonts w:hint="cs"/>
          <w:rtl/>
        </w:rPr>
      </w:pPr>
      <w:r>
        <w:rPr>
          <w:rFonts w:hint="cs"/>
          <w:rtl/>
        </w:rPr>
        <w:t>אני חדשה פה, רק שלושה חודשים, ואני</w:t>
      </w:r>
      <w:r>
        <w:rPr>
          <w:rFonts w:hint="cs"/>
          <w:rtl/>
        </w:rPr>
        <w:t xml:space="preserve"> חושבת שלפעמים אורח שזה מקרוב בא רואה את הפגע יותר טוב.</w:t>
      </w:r>
    </w:p>
    <w:p w14:paraId="74E2746C" w14:textId="77777777" w:rsidR="00000000" w:rsidRDefault="007C71EE">
      <w:pPr>
        <w:pStyle w:val="a"/>
        <w:ind w:firstLine="0"/>
        <w:rPr>
          <w:rFonts w:hint="cs"/>
          <w:rtl/>
        </w:rPr>
      </w:pPr>
    </w:p>
    <w:p w14:paraId="2E994307" w14:textId="77777777" w:rsidR="00000000" w:rsidRDefault="007C71EE">
      <w:pPr>
        <w:pStyle w:val="ad"/>
        <w:rPr>
          <w:rtl/>
        </w:rPr>
      </w:pPr>
      <w:r>
        <w:rPr>
          <w:rtl/>
        </w:rPr>
        <w:t>היו"ר אלי בן-מנחם:</w:t>
      </w:r>
    </w:p>
    <w:p w14:paraId="48AD3DAE" w14:textId="77777777" w:rsidR="00000000" w:rsidRDefault="007C71EE">
      <w:pPr>
        <w:pStyle w:val="a"/>
        <w:rPr>
          <w:rtl/>
        </w:rPr>
      </w:pPr>
    </w:p>
    <w:p w14:paraId="392429C2" w14:textId="77777777" w:rsidR="00000000" w:rsidRDefault="007C71EE">
      <w:pPr>
        <w:pStyle w:val="a"/>
        <w:rPr>
          <w:rFonts w:hint="cs"/>
          <w:rtl/>
        </w:rPr>
      </w:pPr>
      <w:r>
        <w:rPr>
          <w:rFonts w:hint="cs"/>
          <w:rtl/>
        </w:rPr>
        <w:t>אורח לרגע רואה כל פגע.</w:t>
      </w:r>
    </w:p>
    <w:p w14:paraId="3B62C062" w14:textId="77777777" w:rsidR="00000000" w:rsidRDefault="007C71EE">
      <w:pPr>
        <w:pStyle w:val="a"/>
        <w:ind w:firstLine="0"/>
        <w:rPr>
          <w:rFonts w:hint="cs"/>
          <w:rtl/>
        </w:rPr>
      </w:pPr>
    </w:p>
    <w:p w14:paraId="567B3F53" w14:textId="77777777" w:rsidR="00000000" w:rsidRDefault="007C71EE">
      <w:pPr>
        <w:pStyle w:val="SpeakerCon"/>
        <w:rPr>
          <w:rtl/>
        </w:rPr>
      </w:pPr>
      <w:bookmarkStart w:id="2462" w:name="FS000001047T28_05_2003_13_22_17C"/>
      <w:bookmarkEnd w:id="2462"/>
      <w:r>
        <w:rPr>
          <w:rtl/>
        </w:rPr>
        <w:t>מל פולישוק-בלוך (שינוי):</w:t>
      </w:r>
    </w:p>
    <w:p w14:paraId="5139372E" w14:textId="77777777" w:rsidR="00000000" w:rsidRDefault="007C71EE">
      <w:pPr>
        <w:pStyle w:val="a"/>
        <w:rPr>
          <w:rtl/>
        </w:rPr>
      </w:pPr>
    </w:p>
    <w:p w14:paraId="1B06CC5C" w14:textId="77777777" w:rsidR="00000000" w:rsidRDefault="007C71EE">
      <w:pPr>
        <w:pStyle w:val="a"/>
        <w:rPr>
          <w:rFonts w:hint="cs"/>
          <w:rtl/>
        </w:rPr>
      </w:pPr>
      <w:r>
        <w:rPr>
          <w:rFonts w:hint="cs"/>
          <w:rtl/>
        </w:rPr>
        <w:t>בדיוק. יש כאן יותר מדי דברים שאנחנו צריכים לשפר. נכון שזה לא שייך לתוכנית הכלכלית, אבל זה שייך להתנהלות של הכנסת. כל העם הזה מסתכ</w:t>
      </w:r>
      <w:r>
        <w:rPr>
          <w:rFonts w:hint="cs"/>
          <w:rtl/>
        </w:rPr>
        <w:t>ל עלינו, וכמה שמזלזלים בנו ופוגעים בנו ואומרים, תראו איך אלה מתנהגים, עדיין מצפים מאתנו לדוגמה ואחריות אישית. אני יכולה לדאוג לעצמי ואני אשמש דוגמה אישית, ככל שאני יכולה. אני בוודאי לא אקלל ולא אשמיץ ולא אפגע בחברים שיושבים פה. אבל אני מבקשת גם מאחרים להתנ</w:t>
      </w:r>
      <w:r>
        <w:rPr>
          <w:rFonts w:hint="cs"/>
          <w:rtl/>
        </w:rPr>
        <w:t>הג כך. אפשר לדבר ואפשר להביע דעה בצורה אחרת.</w:t>
      </w:r>
    </w:p>
    <w:p w14:paraId="6EDAA76E" w14:textId="77777777" w:rsidR="00000000" w:rsidRDefault="007C71EE">
      <w:pPr>
        <w:pStyle w:val="a"/>
        <w:ind w:firstLine="0"/>
        <w:rPr>
          <w:rFonts w:hint="cs"/>
          <w:rtl/>
        </w:rPr>
      </w:pPr>
    </w:p>
    <w:p w14:paraId="55562823" w14:textId="77777777" w:rsidR="00000000" w:rsidRDefault="007C71EE">
      <w:pPr>
        <w:pStyle w:val="ad"/>
        <w:rPr>
          <w:rtl/>
        </w:rPr>
      </w:pPr>
      <w:r>
        <w:rPr>
          <w:rtl/>
        </w:rPr>
        <w:t>היו"ר אלי בן-מנחם:</w:t>
      </w:r>
    </w:p>
    <w:p w14:paraId="654EA63F" w14:textId="77777777" w:rsidR="00000000" w:rsidRDefault="007C71EE">
      <w:pPr>
        <w:pStyle w:val="a"/>
        <w:rPr>
          <w:rtl/>
        </w:rPr>
      </w:pPr>
    </w:p>
    <w:p w14:paraId="154CAF6F" w14:textId="77777777" w:rsidR="00000000" w:rsidRDefault="007C71EE">
      <w:pPr>
        <w:pStyle w:val="a"/>
        <w:rPr>
          <w:rFonts w:hint="cs"/>
          <w:rtl/>
        </w:rPr>
      </w:pPr>
      <w:r>
        <w:rPr>
          <w:rFonts w:hint="cs"/>
          <w:rtl/>
        </w:rPr>
        <w:t>חברת הכנסת פולישוק, זמנך תם.</w:t>
      </w:r>
    </w:p>
    <w:p w14:paraId="39F2E20F" w14:textId="77777777" w:rsidR="00000000" w:rsidRDefault="007C71EE">
      <w:pPr>
        <w:pStyle w:val="a"/>
        <w:ind w:firstLine="0"/>
        <w:rPr>
          <w:rFonts w:hint="cs"/>
          <w:rtl/>
        </w:rPr>
      </w:pPr>
    </w:p>
    <w:p w14:paraId="35D71DC9" w14:textId="77777777" w:rsidR="00000000" w:rsidRDefault="007C71EE">
      <w:pPr>
        <w:pStyle w:val="SpeakerCon"/>
        <w:rPr>
          <w:rtl/>
        </w:rPr>
      </w:pPr>
      <w:bookmarkStart w:id="2463" w:name="FS000001047T28_05_2003_13_23_36C"/>
      <w:bookmarkEnd w:id="2463"/>
      <w:r>
        <w:rPr>
          <w:rtl/>
        </w:rPr>
        <w:t>מל פולישוק-בלוך (שינוי):</w:t>
      </w:r>
    </w:p>
    <w:p w14:paraId="189E74AD" w14:textId="77777777" w:rsidR="00000000" w:rsidRDefault="007C71EE">
      <w:pPr>
        <w:pStyle w:val="a"/>
        <w:rPr>
          <w:rtl/>
        </w:rPr>
      </w:pPr>
    </w:p>
    <w:p w14:paraId="11EEBD5C" w14:textId="77777777" w:rsidR="00000000" w:rsidRDefault="007C71EE">
      <w:pPr>
        <w:pStyle w:val="a"/>
        <w:rPr>
          <w:rFonts w:hint="cs"/>
          <w:rtl/>
        </w:rPr>
      </w:pPr>
      <w:r>
        <w:rPr>
          <w:rFonts w:hint="cs"/>
          <w:rtl/>
        </w:rPr>
        <w:t>אני מסיימת. התלהמות תוביל אותנו לשום מקום. ההתנצחות הזאת היא כל-כולה בשביל התקשורת ובשביל ההצגות, ליצנות. בואו נהיה רציניים ונעבוד ביח</w:t>
      </w:r>
      <w:r>
        <w:rPr>
          <w:rFonts w:hint="cs"/>
          <w:rtl/>
        </w:rPr>
        <w:t xml:space="preserve">ד להצלה, וזו לא ססמה, זה לא סתם, זה להצלת האומה. תודה. </w:t>
      </w:r>
    </w:p>
    <w:p w14:paraId="0EE321DB" w14:textId="77777777" w:rsidR="00000000" w:rsidRDefault="007C71EE">
      <w:pPr>
        <w:pStyle w:val="a"/>
        <w:ind w:firstLine="0"/>
        <w:rPr>
          <w:rFonts w:hint="cs"/>
          <w:rtl/>
        </w:rPr>
      </w:pPr>
    </w:p>
    <w:p w14:paraId="3A968136" w14:textId="77777777" w:rsidR="00000000" w:rsidRDefault="007C71EE">
      <w:pPr>
        <w:pStyle w:val="ad"/>
        <w:rPr>
          <w:rtl/>
        </w:rPr>
      </w:pPr>
      <w:r>
        <w:rPr>
          <w:rtl/>
        </w:rPr>
        <w:t>היו"ר אלי בן-מנחם:</w:t>
      </w:r>
    </w:p>
    <w:p w14:paraId="3AE7C65D" w14:textId="77777777" w:rsidR="00000000" w:rsidRDefault="007C71EE">
      <w:pPr>
        <w:pStyle w:val="a"/>
        <w:rPr>
          <w:rtl/>
        </w:rPr>
      </w:pPr>
    </w:p>
    <w:p w14:paraId="68B1BE24" w14:textId="77777777" w:rsidR="00000000" w:rsidRDefault="007C71EE">
      <w:pPr>
        <w:pStyle w:val="a"/>
        <w:rPr>
          <w:rFonts w:hint="cs"/>
          <w:rtl/>
        </w:rPr>
      </w:pPr>
      <w:r>
        <w:rPr>
          <w:rFonts w:hint="cs"/>
          <w:rtl/>
        </w:rPr>
        <w:t xml:space="preserve">תודה לחברת הכנסת מל פולישוק. אני מזמין את חבר הכנסת יצחק הרצוג. מוקצבות לך 15 דקות. אחריו - חבר הכנסת יולי אדלשטיין. </w:t>
      </w:r>
    </w:p>
    <w:p w14:paraId="05D85B8D" w14:textId="77777777" w:rsidR="00000000" w:rsidRDefault="007C71EE">
      <w:pPr>
        <w:pStyle w:val="a"/>
        <w:ind w:firstLine="0"/>
        <w:rPr>
          <w:rFonts w:hint="cs"/>
          <w:rtl/>
        </w:rPr>
      </w:pPr>
    </w:p>
    <w:p w14:paraId="583CD5FC" w14:textId="77777777" w:rsidR="00000000" w:rsidRDefault="007C71EE">
      <w:pPr>
        <w:pStyle w:val="Speaker"/>
        <w:rPr>
          <w:rtl/>
        </w:rPr>
      </w:pPr>
      <w:bookmarkStart w:id="2464" w:name="FS000001044T28_05_2003_13_24_57"/>
      <w:bookmarkEnd w:id="2464"/>
    </w:p>
    <w:p w14:paraId="30EA135E" w14:textId="77777777" w:rsidR="00000000" w:rsidRDefault="007C71EE">
      <w:pPr>
        <w:pStyle w:val="Speaker"/>
        <w:rPr>
          <w:rtl/>
        </w:rPr>
      </w:pPr>
      <w:r>
        <w:rPr>
          <w:rFonts w:hint="eastAsia"/>
          <w:rtl/>
        </w:rPr>
        <w:t>יצחק</w:t>
      </w:r>
      <w:r>
        <w:rPr>
          <w:rtl/>
        </w:rPr>
        <w:t xml:space="preserve"> הרצוג (העבודה-מימד):</w:t>
      </w:r>
    </w:p>
    <w:p w14:paraId="1EF5C96E" w14:textId="77777777" w:rsidR="00000000" w:rsidRDefault="007C71EE">
      <w:pPr>
        <w:pStyle w:val="a"/>
        <w:rPr>
          <w:rFonts w:hint="cs"/>
          <w:rtl/>
        </w:rPr>
      </w:pPr>
    </w:p>
    <w:p w14:paraId="563D30FD" w14:textId="77777777" w:rsidR="00000000" w:rsidRDefault="007C71EE">
      <w:pPr>
        <w:pStyle w:val="a"/>
        <w:rPr>
          <w:rFonts w:hint="cs"/>
          <w:rtl/>
        </w:rPr>
      </w:pPr>
      <w:r>
        <w:rPr>
          <w:rFonts w:hint="cs"/>
          <w:rtl/>
        </w:rPr>
        <w:t>אדוני היושב-ראש, חברי הכנסת, אני</w:t>
      </w:r>
      <w:r>
        <w:rPr>
          <w:rFonts w:hint="cs"/>
          <w:rtl/>
        </w:rPr>
        <w:t xml:space="preserve"> נושא כאן דברי סיום של מסכת ארוכה במאבק ציבורי שנמשך כבר שבועות, מאבק  שאנו בשיאו ב=48 השעות האחרונות, ואני נושא את דברי הסיום מטעם סיעות האופוזיציה.  זאת לא התלהמות, זה ויכוח אמיתי ודיון ענייני על אופיה ודמותה של מדינת ישראל. </w:t>
      </w:r>
    </w:p>
    <w:p w14:paraId="048D4450" w14:textId="77777777" w:rsidR="00000000" w:rsidRDefault="007C71EE">
      <w:pPr>
        <w:pStyle w:val="a"/>
        <w:ind w:firstLine="0"/>
        <w:rPr>
          <w:rFonts w:hint="cs"/>
          <w:rtl/>
        </w:rPr>
      </w:pPr>
    </w:p>
    <w:p w14:paraId="3A8261D7" w14:textId="77777777" w:rsidR="00000000" w:rsidRDefault="007C71EE">
      <w:pPr>
        <w:pStyle w:val="ac"/>
        <w:rPr>
          <w:rtl/>
        </w:rPr>
      </w:pPr>
      <w:r>
        <w:rPr>
          <w:rFonts w:hint="eastAsia"/>
          <w:rtl/>
        </w:rPr>
        <w:t>מל</w:t>
      </w:r>
      <w:r>
        <w:rPr>
          <w:rtl/>
        </w:rPr>
        <w:t xml:space="preserve"> פולישוק-בלוך (שינוי):</w:t>
      </w:r>
    </w:p>
    <w:p w14:paraId="36F05876" w14:textId="77777777" w:rsidR="00000000" w:rsidRDefault="007C71EE">
      <w:pPr>
        <w:pStyle w:val="a"/>
        <w:rPr>
          <w:rFonts w:hint="cs"/>
          <w:rtl/>
        </w:rPr>
      </w:pPr>
    </w:p>
    <w:p w14:paraId="3D7E7B29" w14:textId="77777777" w:rsidR="00000000" w:rsidRDefault="007C71EE">
      <w:pPr>
        <w:pStyle w:val="a"/>
        <w:rPr>
          <w:rFonts w:hint="cs"/>
          <w:rtl/>
        </w:rPr>
      </w:pPr>
      <w:r>
        <w:rPr>
          <w:rFonts w:hint="cs"/>
          <w:rtl/>
        </w:rPr>
        <w:t>ה</w:t>
      </w:r>
      <w:r>
        <w:rPr>
          <w:rFonts w:hint="cs"/>
          <w:rtl/>
        </w:rPr>
        <w:t xml:space="preserve">לוואי שכולם היו - - - </w:t>
      </w:r>
    </w:p>
    <w:p w14:paraId="3847BAFF" w14:textId="77777777" w:rsidR="00000000" w:rsidRDefault="007C71EE">
      <w:pPr>
        <w:pStyle w:val="a"/>
        <w:ind w:firstLine="0"/>
        <w:rPr>
          <w:rFonts w:hint="cs"/>
          <w:rtl/>
        </w:rPr>
      </w:pPr>
    </w:p>
    <w:p w14:paraId="32DDA014" w14:textId="77777777" w:rsidR="00000000" w:rsidRDefault="007C71EE">
      <w:pPr>
        <w:pStyle w:val="SpeakerCon"/>
        <w:rPr>
          <w:rtl/>
        </w:rPr>
      </w:pPr>
      <w:bookmarkStart w:id="2465" w:name="FS000001044T28_05_2003_13_26_14C"/>
      <w:bookmarkEnd w:id="2465"/>
      <w:r>
        <w:rPr>
          <w:rtl/>
        </w:rPr>
        <w:t>יצחק הרצוג (העבודה-מימד):</w:t>
      </w:r>
    </w:p>
    <w:p w14:paraId="7B52F821" w14:textId="77777777" w:rsidR="00000000" w:rsidRDefault="007C71EE">
      <w:pPr>
        <w:pStyle w:val="a"/>
        <w:rPr>
          <w:rtl/>
        </w:rPr>
      </w:pPr>
    </w:p>
    <w:p w14:paraId="3905F42A" w14:textId="77777777" w:rsidR="00000000" w:rsidRDefault="007C71EE">
      <w:pPr>
        <w:pStyle w:val="a"/>
        <w:rPr>
          <w:rFonts w:hint="cs"/>
          <w:rtl/>
        </w:rPr>
      </w:pPr>
      <w:r>
        <w:rPr>
          <w:rFonts w:hint="cs"/>
          <w:rtl/>
        </w:rPr>
        <w:t xml:space="preserve">רק אתמול התבשרנו בשורת איוב חדשה. בלה גלר, אזרחית חיפאית בת 60, נרצחה שלשום בדקירות סכין על-ידי שכנה, מקסים קמיר, בן 20, נרקומן שדפק על דלת הבית שלה ושל בעלה וביקש 25 שקלים חדשים. 25 שקלים חדשים. לאחר שלא </w:t>
      </w:r>
      <w:r>
        <w:rPr>
          <w:rFonts w:hint="cs"/>
          <w:rtl/>
        </w:rPr>
        <w:t xml:space="preserve">נענה, הוא חזר כעבור זמן קצר וביקש ממנה שוב כסף. כמובן, כדי לקנות סמים. כשלא נענה, הוא החל לדקור את בני הזוג. בלה נפצעה אנושות ונפטרה כעבור זמן קצר. מיכאל בעלה מאושפז בבית-החולים. אף הוא בן 60. </w:t>
      </w:r>
    </w:p>
    <w:p w14:paraId="3474B192" w14:textId="77777777" w:rsidR="00000000" w:rsidRDefault="007C71EE">
      <w:pPr>
        <w:pStyle w:val="a"/>
        <w:rPr>
          <w:rFonts w:hint="cs"/>
          <w:rtl/>
        </w:rPr>
      </w:pPr>
    </w:p>
    <w:p w14:paraId="7BCCFE5C" w14:textId="77777777" w:rsidR="00000000" w:rsidRDefault="007C71EE">
      <w:pPr>
        <w:pStyle w:val="a"/>
        <w:rPr>
          <w:rFonts w:hint="cs"/>
          <w:rtl/>
        </w:rPr>
      </w:pPr>
      <w:r>
        <w:rPr>
          <w:rFonts w:hint="cs"/>
          <w:rtl/>
        </w:rPr>
        <w:t>ברשותך, אדוני היושב-ראש, אני מבקש להעלות את זכרה של בלה גלר ב</w:t>
      </w:r>
      <w:r>
        <w:rPr>
          <w:rFonts w:hint="cs"/>
          <w:rtl/>
        </w:rPr>
        <w:t xml:space="preserve">דקת דומייה. שכן היא קורבן של רצח חברתי, של התעלמות מוחלטת של המדינה, של הניכור שאופף את כולנו. אני מבקש רגע לעצור לדקת דומייה, אדוני היושב-ראש, ולדקת הזדהות עם הקורבן התמים הזה. </w:t>
      </w:r>
    </w:p>
    <w:p w14:paraId="024704D7" w14:textId="77777777" w:rsidR="00000000" w:rsidRDefault="007C71EE">
      <w:pPr>
        <w:pStyle w:val="a"/>
        <w:rPr>
          <w:rFonts w:hint="cs"/>
          <w:rtl/>
        </w:rPr>
      </w:pPr>
    </w:p>
    <w:p w14:paraId="7991517E" w14:textId="77777777" w:rsidR="00000000" w:rsidRDefault="007C71EE">
      <w:pPr>
        <w:pStyle w:val="a"/>
        <w:rPr>
          <w:rFonts w:hint="cs"/>
          <w:rtl/>
        </w:rPr>
      </w:pPr>
      <w:r>
        <w:rPr>
          <w:rFonts w:hint="cs"/>
          <w:rtl/>
        </w:rPr>
        <w:t xml:space="preserve">אדוני היושב-ראש, חברי הכנסת, התנהגותנו כחברה והתנהגות הממשלה כאן, בסיטואציה </w:t>
      </w:r>
      <w:r>
        <w:rPr>
          <w:rFonts w:hint="cs"/>
          <w:rtl/>
        </w:rPr>
        <w:t xml:space="preserve">הזאת, נוגדת את הציווי שאני שב עליו בכל נאום כאן בוויכוח הציבורי סביב התוכנית הכלכלית, ציוויו של הנביא ישעיהו: הלוא פרוס לרעב לחמך ועניים מרודים תביא בית; כי תראה ערום וכיסיתו ומבשרך לא תתעלם. תראו עד כמה הסעיף הזה הוא רלוונטי וחוקתי מימי קדם ועד היום הזה. </w:t>
      </w:r>
      <w:r>
        <w:rPr>
          <w:rFonts w:hint="cs"/>
          <w:rtl/>
        </w:rPr>
        <w:t>פרוס לרעב לחמך - חלוק אתו את המצרכים הבסיסיים ביותר, תראה סולידריות עם מצוקתו של הרעב. כי תראה ערום וכיסיתו - תדאג לכבודו הבסיסי ביותר של האדם. זוהי משנה חברתית שהעם שלנו הנחיל לאומות כולם, שנובעת מהכלל הבסיסי ביותר של "ואהבת לרעך כמוך", כלל של סולידריות ח</w:t>
      </w:r>
      <w:r>
        <w:rPr>
          <w:rFonts w:hint="cs"/>
          <w:rtl/>
        </w:rPr>
        <w:t>ברתית שאנחנו ירשנו והנחלנו, והיום, בהצבעות שתהיינה כאן, יש לי חשש כבד שאנחנו מפירים אותו וזורקים אותו לאשפת ההיסטוריה. זו טענתנו העיקרית נגד התוכנית.</w:t>
      </w:r>
    </w:p>
    <w:p w14:paraId="56F0411E" w14:textId="77777777" w:rsidR="00000000" w:rsidRDefault="007C71EE">
      <w:pPr>
        <w:pStyle w:val="a"/>
        <w:rPr>
          <w:rFonts w:hint="cs"/>
          <w:rtl/>
        </w:rPr>
      </w:pPr>
    </w:p>
    <w:p w14:paraId="59FEED7E" w14:textId="77777777" w:rsidR="00000000" w:rsidRDefault="007C71EE">
      <w:pPr>
        <w:pStyle w:val="a"/>
        <w:rPr>
          <w:rFonts w:hint="cs"/>
          <w:rtl/>
        </w:rPr>
      </w:pPr>
      <w:r>
        <w:rPr>
          <w:rFonts w:hint="cs"/>
          <w:rtl/>
        </w:rPr>
        <w:t>הפגיעה הן בקבוצות חשובות ביותר באוכלוסייה, שאין להן חברי מרכז, ואין להן צירי ועידה, ואין להן סניפי מפלגה,</w:t>
      </w:r>
      <w:r>
        <w:rPr>
          <w:rFonts w:hint="cs"/>
          <w:rtl/>
        </w:rPr>
        <w:t xml:space="preserve"> ואין להן לובי כבד, ואנו משמשים להן כאן לפה, אנו שליחיהן. </w:t>
      </w:r>
    </w:p>
    <w:p w14:paraId="23E9F38F" w14:textId="77777777" w:rsidR="00000000" w:rsidRDefault="007C71EE">
      <w:pPr>
        <w:pStyle w:val="a"/>
        <w:rPr>
          <w:rFonts w:hint="cs"/>
          <w:rtl/>
        </w:rPr>
      </w:pPr>
    </w:p>
    <w:p w14:paraId="6131874B" w14:textId="77777777" w:rsidR="00000000" w:rsidRDefault="007C71EE">
      <w:pPr>
        <w:pStyle w:val="a"/>
        <w:rPr>
          <w:rFonts w:hint="cs"/>
          <w:rtl/>
        </w:rPr>
      </w:pPr>
      <w:r>
        <w:rPr>
          <w:rFonts w:hint="cs"/>
          <w:rtl/>
        </w:rPr>
        <w:t xml:space="preserve">ראשית, הילדים בישראל - הילדים בישראל, שקצבת הילדים מיועדת להם, הולכים לחטוף מכה בלתי נסבלת, שתמנע מהם את ההתפתחות החברתית הבסיסית ביותר של האדם. </w:t>
      </w:r>
    </w:p>
    <w:p w14:paraId="442039FD" w14:textId="77777777" w:rsidR="00000000" w:rsidRDefault="007C71EE">
      <w:pPr>
        <w:pStyle w:val="a"/>
        <w:rPr>
          <w:rFonts w:hint="cs"/>
          <w:rtl/>
        </w:rPr>
      </w:pPr>
    </w:p>
    <w:p w14:paraId="235D6E69" w14:textId="77777777" w:rsidR="00000000" w:rsidRDefault="007C71EE">
      <w:pPr>
        <w:pStyle w:val="a"/>
        <w:rPr>
          <w:rFonts w:hint="cs"/>
          <w:rtl/>
        </w:rPr>
      </w:pPr>
      <w:r>
        <w:rPr>
          <w:rFonts w:hint="cs"/>
          <w:rtl/>
        </w:rPr>
        <w:t>והאמהות בישראל, היולדות, שאחרי מענק הילד הראשון נ</w:t>
      </w:r>
      <w:r>
        <w:rPr>
          <w:rFonts w:hint="cs"/>
          <w:rtl/>
        </w:rPr>
        <w:t xml:space="preserve">גזר עליהן לקבל כמעט אפס כמענק לילד השני ולילד השלישי, כאילו יש הבדל בין התפרים והכאב בלידת הילד הראשון והתפרים והכאב בלידת הילד השני. </w:t>
      </w:r>
    </w:p>
    <w:p w14:paraId="52618145" w14:textId="77777777" w:rsidR="00000000" w:rsidRDefault="007C71EE">
      <w:pPr>
        <w:pStyle w:val="a"/>
        <w:rPr>
          <w:rFonts w:hint="cs"/>
          <w:rtl/>
        </w:rPr>
      </w:pPr>
    </w:p>
    <w:p w14:paraId="01A906B7" w14:textId="77777777" w:rsidR="00000000" w:rsidRDefault="007C71EE">
      <w:pPr>
        <w:pStyle w:val="a"/>
        <w:rPr>
          <w:rFonts w:hint="cs"/>
          <w:rtl/>
        </w:rPr>
      </w:pPr>
      <w:r>
        <w:rPr>
          <w:rFonts w:hint="cs"/>
          <w:rtl/>
        </w:rPr>
        <w:t>והזוגות הצעירים זכאי משרד השיכון, שרוצים סוף-סוף לקבל דירה וציפו למענק שיגיע להם באזורי הפיתוח והפריפריה, והודיעו להם בב</w:t>
      </w:r>
      <w:r>
        <w:rPr>
          <w:rFonts w:hint="cs"/>
          <w:rtl/>
        </w:rPr>
        <w:t>נקים למשכנתאות שהממשלה הפסיקה את הסיוע לזוגות הצעירים, המירה את המענק בהלוואה, העמיסה עליהם החזר משכנתאות פי-שניים ממה שהיה עד כה. 50,000 זוגות נעצרים היום בפתח הבנקים למשכנתאות ואינם מסוגלים להתקדם בחיים ולרכוש להם דירה.</w:t>
      </w:r>
    </w:p>
    <w:p w14:paraId="4C735B5E" w14:textId="77777777" w:rsidR="00000000" w:rsidRDefault="007C71EE">
      <w:pPr>
        <w:pStyle w:val="a"/>
        <w:rPr>
          <w:rFonts w:hint="cs"/>
          <w:rtl/>
        </w:rPr>
      </w:pPr>
    </w:p>
    <w:p w14:paraId="00850A88" w14:textId="77777777" w:rsidR="00000000" w:rsidRDefault="007C71EE">
      <w:pPr>
        <w:pStyle w:val="a"/>
        <w:rPr>
          <w:rFonts w:hint="cs"/>
          <w:rtl/>
        </w:rPr>
      </w:pPr>
      <w:r>
        <w:rPr>
          <w:rFonts w:hint="cs"/>
          <w:rtl/>
        </w:rPr>
        <w:t>והחקלאים בישראל, שעשרות בשנים הית</w:t>
      </w:r>
      <w:r>
        <w:rPr>
          <w:rFonts w:hint="cs"/>
          <w:rtl/>
        </w:rPr>
        <w:t xml:space="preserve">ה להם אמנה חברתית מסודרת עם הממשלה, שהקימו מועצות ייצור שתסייענה בידן לשווק את מרכולתם ואיכשהו הם שמרו בקושי על פת לחמם. היום הממשלה, בחוק שהיא מציעה, מרסקת ומסרסת את מנגנוני הערבות ההדדית והטיפול בחקלאים. </w:t>
      </w:r>
    </w:p>
    <w:p w14:paraId="0AF1B922" w14:textId="77777777" w:rsidR="00000000" w:rsidRDefault="007C71EE">
      <w:pPr>
        <w:pStyle w:val="a"/>
        <w:rPr>
          <w:rFonts w:hint="cs"/>
          <w:rtl/>
        </w:rPr>
      </w:pPr>
    </w:p>
    <w:p w14:paraId="765809E4" w14:textId="77777777" w:rsidR="00000000" w:rsidRDefault="007C71EE">
      <w:pPr>
        <w:pStyle w:val="a"/>
        <w:rPr>
          <w:rFonts w:hint="cs"/>
          <w:rtl/>
        </w:rPr>
      </w:pPr>
      <w:r>
        <w:rPr>
          <w:rFonts w:hint="cs"/>
          <w:rtl/>
        </w:rPr>
        <w:t xml:space="preserve">ותושבי הערבה, שבחום של 40 מעלות  נצרבים מדי יום </w:t>
      </w:r>
      <w:r>
        <w:rPr>
          <w:rFonts w:hint="cs"/>
          <w:rtl/>
        </w:rPr>
        <w:t xml:space="preserve">והממשלה מטילה היטלים על העובדים שהם מעסיקים, כאשר אף עובד ישראלי לא מוכן לבוא לעבוד שם. היא מבטלת להם את הטבות המס, להם ולשכניהם מחבל אילות, ולשכניהם באילת, ולשכניהם בסדום ולשכניהם במועצה האזורית תמר. בלי שום היגיון - מועצה ליד מקבלת, והם לא מקבלים. </w:t>
      </w:r>
    </w:p>
    <w:p w14:paraId="2A80728B" w14:textId="77777777" w:rsidR="00000000" w:rsidRDefault="007C71EE">
      <w:pPr>
        <w:pStyle w:val="a"/>
        <w:rPr>
          <w:rFonts w:hint="cs"/>
          <w:rtl/>
        </w:rPr>
      </w:pPr>
    </w:p>
    <w:p w14:paraId="1CB7005C" w14:textId="77777777" w:rsidR="00000000" w:rsidRDefault="007C71EE">
      <w:pPr>
        <w:pStyle w:val="a"/>
        <w:rPr>
          <w:rFonts w:hint="cs"/>
          <w:rtl/>
        </w:rPr>
      </w:pPr>
      <w:r>
        <w:rPr>
          <w:rFonts w:hint="cs"/>
          <w:rtl/>
        </w:rPr>
        <w:t>ובאר</w:t>
      </w:r>
      <w:r>
        <w:rPr>
          <w:rFonts w:hint="cs"/>
          <w:rtl/>
        </w:rPr>
        <w:t>-שבע - העיר החשובה ביותר בדרום - לא זכאית אפילו להטבה בסיסית כאשר מוסדותיה מתמוטטים. העיר בגירעון, שכונה ד' הפכה להיות מאורת סמים, התיאטרון נסגר, הסינפונייטה תיסגר, ובאר-שבע חוטפת את המכה הגדולה ביותר מצד הממשלה.</w:t>
      </w:r>
    </w:p>
    <w:p w14:paraId="3395964D" w14:textId="77777777" w:rsidR="00000000" w:rsidRDefault="007C71EE">
      <w:pPr>
        <w:pStyle w:val="a"/>
        <w:rPr>
          <w:rFonts w:hint="cs"/>
          <w:rtl/>
        </w:rPr>
      </w:pPr>
    </w:p>
    <w:p w14:paraId="0CB3C963" w14:textId="77777777" w:rsidR="00000000" w:rsidRDefault="007C71EE">
      <w:pPr>
        <w:pStyle w:val="a"/>
        <w:rPr>
          <w:rFonts w:hint="cs"/>
          <w:rtl/>
        </w:rPr>
      </w:pPr>
      <w:r>
        <w:rPr>
          <w:rFonts w:hint="cs"/>
          <w:rtl/>
        </w:rPr>
        <w:t>והגמלאים שנשחקים - עליהם דיברנו ודיברנו וד</w:t>
      </w:r>
      <w:r>
        <w:rPr>
          <w:rFonts w:hint="cs"/>
          <w:rtl/>
        </w:rPr>
        <w:t>יברנו - אחרי שהם שירתו את העם ואת המדינה והביאו אותנו למדינה מפוארת, הם משלמים מחיר כבד ביותר. ובתוכם האלמנים, שהיו זכאים לשוויון זכויות עם האלמנות בחוק שהכנסת הזאת חוקקה, חוק סוציאלי למהדרין, ובאבחה, ככה, הרימו חברי הקואליציה בוועדת הכספים את ידם לביטול ז</w:t>
      </w:r>
      <w:r>
        <w:rPr>
          <w:rFonts w:hint="cs"/>
          <w:rtl/>
        </w:rPr>
        <w:t>כויות האלמנים, והיום זה יבוא לכאן.</w:t>
      </w:r>
    </w:p>
    <w:p w14:paraId="6841A464" w14:textId="77777777" w:rsidR="00000000" w:rsidRDefault="007C71EE">
      <w:pPr>
        <w:pStyle w:val="a"/>
        <w:rPr>
          <w:rFonts w:hint="cs"/>
          <w:rtl/>
        </w:rPr>
      </w:pPr>
    </w:p>
    <w:p w14:paraId="394C90D5" w14:textId="77777777" w:rsidR="00000000" w:rsidRDefault="007C71EE">
      <w:pPr>
        <w:pStyle w:val="a"/>
        <w:rPr>
          <w:rFonts w:hint="cs"/>
          <w:rtl/>
        </w:rPr>
      </w:pPr>
      <w:r>
        <w:rPr>
          <w:rFonts w:hint="cs"/>
          <w:rtl/>
        </w:rPr>
        <w:t>ועקרות-הבית, שאנחנו משיתים עליהן מס בריאות בניגוד להיגיון של חוק הבריאות, כאשר  80% מעקרות-הבית  חיות מתחת לקו העוני. פקידי שומה ופקידי הוצאה לפועל יחפשו את עקרות-הבית, האויב החדש הגדול של החברה הישראלית, לוודא שהן משלמו</w:t>
      </w:r>
      <w:r>
        <w:rPr>
          <w:rFonts w:hint="cs"/>
          <w:rtl/>
        </w:rPr>
        <w:t>ת 70 שקל בחודש, שאם לא כן - אוי ואבוי להן.</w:t>
      </w:r>
    </w:p>
    <w:p w14:paraId="495D028F" w14:textId="77777777" w:rsidR="00000000" w:rsidRDefault="007C71EE">
      <w:pPr>
        <w:pStyle w:val="a"/>
        <w:rPr>
          <w:rFonts w:hint="cs"/>
          <w:rtl/>
        </w:rPr>
      </w:pPr>
    </w:p>
    <w:p w14:paraId="10381739" w14:textId="77777777" w:rsidR="00000000" w:rsidRDefault="007C71EE">
      <w:pPr>
        <w:pStyle w:val="a"/>
        <w:rPr>
          <w:rFonts w:hint="cs"/>
          <w:rtl/>
        </w:rPr>
      </w:pPr>
      <w:r>
        <w:rPr>
          <w:rFonts w:hint="cs"/>
          <w:rtl/>
        </w:rPr>
        <w:t xml:space="preserve">והנושאים בנטל, שרואים בעיניים כלות כיצד בניגוד להיגיון החברתי הטמון בחוק טל, שלפיו בני ישיבות יצאו לעבודה תוך נשיאה מסוימת בנטל </w:t>
      </w:r>
      <w:r>
        <w:rPr>
          <w:rtl/>
        </w:rPr>
        <w:t>–</w:t>
      </w:r>
      <w:r>
        <w:rPr>
          <w:rFonts w:hint="cs"/>
          <w:rtl/>
        </w:rPr>
        <w:t xml:space="preserve"> והנה, הכנסת מעבירה באבחה הצעה שכל בן ישיבה יוכל לצאת לעבודה חופשי, גם בלי שהוא משר</w:t>
      </w:r>
      <w:r>
        <w:rPr>
          <w:rFonts w:hint="cs"/>
          <w:rtl/>
        </w:rPr>
        <w:t xml:space="preserve">ת בצבא או משרת בשירות אזרחי. </w:t>
      </w:r>
    </w:p>
    <w:p w14:paraId="52DF8F11" w14:textId="77777777" w:rsidR="00000000" w:rsidRDefault="007C71EE">
      <w:pPr>
        <w:pStyle w:val="a"/>
        <w:rPr>
          <w:rFonts w:hint="cs"/>
          <w:rtl/>
        </w:rPr>
      </w:pPr>
    </w:p>
    <w:p w14:paraId="65806334" w14:textId="77777777" w:rsidR="00000000" w:rsidRDefault="007C71EE">
      <w:pPr>
        <w:pStyle w:val="a"/>
        <w:rPr>
          <w:rFonts w:hint="cs"/>
          <w:rtl/>
        </w:rPr>
      </w:pPr>
      <w:r>
        <w:rPr>
          <w:rFonts w:hint="cs"/>
          <w:rtl/>
        </w:rPr>
        <w:t xml:space="preserve">והמיעוטים בישראל, שהולכים להידחק לפינה, לרעב, למזור, לאבטלה, עד כדי תסכול וייאוש איומים, שמחירם מי ישורנו. </w:t>
      </w:r>
    </w:p>
    <w:p w14:paraId="096AAE8A" w14:textId="77777777" w:rsidR="00000000" w:rsidRDefault="007C71EE">
      <w:pPr>
        <w:pStyle w:val="a"/>
        <w:rPr>
          <w:rFonts w:hint="cs"/>
          <w:rtl/>
        </w:rPr>
      </w:pPr>
    </w:p>
    <w:p w14:paraId="5CB6A625" w14:textId="77777777" w:rsidR="00000000" w:rsidRDefault="007C71EE">
      <w:pPr>
        <w:pStyle w:val="a"/>
        <w:rPr>
          <w:rFonts w:hint="cs"/>
          <w:rtl/>
        </w:rPr>
      </w:pPr>
      <w:r>
        <w:rPr>
          <w:rFonts w:hint="cs"/>
          <w:rtl/>
        </w:rPr>
        <w:t>וכמובן מעמד הביניים, המעמד הנאצל, שמפלגה שלמה חרתה על דגלה את טובתו, הוא הולך להיזרק לעוני, כי מעלים לו את מחירי המי</w:t>
      </w:r>
      <w:r>
        <w:rPr>
          <w:rFonts w:hint="cs"/>
          <w:rtl/>
        </w:rPr>
        <w:t xml:space="preserve">ם, החשמל, הארנונה, מפחיתים לו את השכר, את הקצבאות ואת השירותים המוניציפליים. </w:t>
      </w:r>
    </w:p>
    <w:p w14:paraId="6610B441" w14:textId="77777777" w:rsidR="00000000" w:rsidRDefault="007C71EE">
      <w:pPr>
        <w:pStyle w:val="a"/>
        <w:rPr>
          <w:rFonts w:hint="cs"/>
          <w:rtl/>
        </w:rPr>
      </w:pPr>
    </w:p>
    <w:p w14:paraId="29E00126" w14:textId="77777777" w:rsidR="00000000" w:rsidRDefault="007C71EE">
      <w:pPr>
        <w:pStyle w:val="a"/>
        <w:rPr>
          <w:rFonts w:hint="cs"/>
          <w:rtl/>
        </w:rPr>
      </w:pPr>
      <w:r>
        <w:rPr>
          <w:rFonts w:hint="cs"/>
          <w:rtl/>
        </w:rPr>
        <w:t xml:space="preserve">כל אלה ואחרים  אנו נושאים את דברם כאן היום. כמעט כל העם יתחיל להרגיש את השבר הנורא בתוך כמה ימים. הם ישאלו כיצד זה קרה, איך לא שמנו לב. </w:t>
      </w:r>
    </w:p>
    <w:p w14:paraId="1198D8FD" w14:textId="77777777" w:rsidR="00000000" w:rsidRDefault="007C71EE">
      <w:pPr>
        <w:pStyle w:val="a"/>
        <w:rPr>
          <w:rFonts w:hint="cs"/>
          <w:rtl/>
        </w:rPr>
      </w:pPr>
    </w:p>
    <w:p w14:paraId="2FC90EA5" w14:textId="77777777" w:rsidR="00000000" w:rsidRDefault="007C71EE">
      <w:pPr>
        <w:pStyle w:val="a"/>
        <w:rPr>
          <w:rFonts w:hint="cs"/>
          <w:rtl/>
        </w:rPr>
      </w:pPr>
      <w:r>
        <w:rPr>
          <w:rFonts w:hint="cs"/>
          <w:rtl/>
        </w:rPr>
        <w:t>יש קבוצה אחת, אדוני היושב-ראש, שלא מנית</w:t>
      </w:r>
      <w:r>
        <w:rPr>
          <w:rFonts w:hint="cs"/>
          <w:rtl/>
        </w:rPr>
        <w:t>י עדיין ושהחוק הזה פוגע בה - קבוצת המובטלים. לכל מי שהלין פה על 8,000 ההסתייגויות שלנו, שזה קשקוש, אני אומר, אדוני היושב-ראש, שאנו מקדישים כל ארבע הסתייגויות למובטל אחר. אנו באופוזיציה, בלב דומע מקדישים לכל המובטלים את ההסתייגויות האלה, מכיוון שהממשלה הזאת</w:t>
      </w:r>
      <w:r>
        <w:rPr>
          <w:rFonts w:hint="cs"/>
          <w:rtl/>
        </w:rPr>
        <w:t xml:space="preserve"> היא כישלון מוחלט מבחינה כלכלית. כל יום, זה כבר לא חדשות, נזרקים עוד מאות אזרחיות ואזרחים למעגל האבטלה. </w:t>
      </w:r>
    </w:p>
    <w:p w14:paraId="4F439447" w14:textId="77777777" w:rsidR="00000000" w:rsidRDefault="007C71EE">
      <w:pPr>
        <w:pStyle w:val="a"/>
        <w:rPr>
          <w:rFonts w:hint="cs"/>
          <w:rtl/>
        </w:rPr>
      </w:pPr>
    </w:p>
    <w:p w14:paraId="6E9C3471" w14:textId="77777777" w:rsidR="00000000" w:rsidRDefault="007C71EE">
      <w:pPr>
        <w:pStyle w:val="a"/>
        <w:rPr>
          <w:rFonts w:hint="cs"/>
          <w:rtl/>
        </w:rPr>
      </w:pPr>
      <w:r>
        <w:rPr>
          <w:rFonts w:hint="cs"/>
          <w:rtl/>
        </w:rPr>
        <w:t>העידית והלוז של החברה הישראלית, אנשים יוצרים ועמלים, המורטים את שערות ראשם עד כדי ייאוש בחרדה מה ילד יום, המסתכלים בעיניים כלות כיצד עוד מפעל ועוד מפע</w:t>
      </w:r>
      <w:r>
        <w:rPr>
          <w:rFonts w:hint="cs"/>
          <w:rtl/>
        </w:rPr>
        <w:t xml:space="preserve">ל מפטר עובדים. אני אזכיר כמה דוגמאות מהשבועות האחרונים: מפעל "רשף טכנולוגיות", מפעל "טלרד", תעשיות המזון, רשתות השיווק, האוניברסיטאות, הבנקים, </w:t>
      </w:r>
      <w:r>
        <w:rPr>
          <w:rFonts w:hint="cs"/>
        </w:rPr>
        <w:t>ECI</w:t>
      </w:r>
      <w:r>
        <w:rPr>
          <w:rFonts w:hint="cs"/>
          <w:rtl/>
        </w:rPr>
        <w:t>,  "קרליין ירוחם", "ראש אינדיאני", "סטארבקס", "סופט ווץ'", "סלקום" ורשת "עמל" - רק אתמול התבשרנו על פיטורים של</w:t>
      </w:r>
      <w:r>
        <w:rPr>
          <w:rFonts w:hint="cs"/>
          <w:rtl/>
        </w:rPr>
        <w:t xml:space="preserve"> 120 עובדים ברשת "עמל", רשת שמנחילה חינוך לכל ילדי ישראל. </w:t>
      </w:r>
    </w:p>
    <w:p w14:paraId="7994CC48" w14:textId="77777777" w:rsidR="00000000" w:rsidRDefault="007C71EE">
      <w:pPr>
        <w:pStyle w:val="a"/>
        <w:rPr>
          <w:rFonts w:hint="cs"/>
          <w:rtl/>
        </w:rPr>
      </w:pPr>
    </w:p>
    <w:p w14:paraId="5C6DE276" w14:textId="77777777" w:rsidR="00000000" w:rsidRDefault="007C71EE">
      <w:pPr>
        <w:pStyle w:val="a"/>
        <w:rPr>
          <w:rFonts w:hint="cs"/>
          <w:rtl/>
        </w:rPr>
      </w:pPr>
      <w:r>
        <w:rPr>
          <w:rFonts w:hint="cs"/>
          <w:rtl/>
        </w:rPr>
        <w:t>כל הזמן באים ובאים, מפטרים ומפטרים ומקצצים, כי אין להם ברירה, כי המשק הובל במדיניות שערורייתית חסרת אחריות של הממשלה וראשיה למבוי סתום, אל עברי פי פחת. ואת מי הם מענישים? את המובטלים.</w:t>
      </w:r>
    </w:p>
    <w:p w14:paraId="7E95AFE4" w14:textId="77777777" w:rsidR="00000000" w:rsidRDefault="007C71EE">
      <w:pPr>
        <w:pStyle w:val="a"/>
        <w:rPr>
          <w:rFonts w:hint="cs"/>
          <w:rtl/>
        </w:rPr>
      </w:pPr>
    </w:p>
    <w:p w14:paraId="4F89B4AA" w14:textId="77777777" w:rsidR="00000000" w:rsidRDefault="007C71EE">
      <w:pPr>
        <w:pStyle w:val="a"/>
        <w:rPr>
          <w:rFonts w:hint="cs"/>
          <w:rtl/>
        </w:rPr>
      </w:pPr>
      <w:r>
        <w:rPr>
          <w:rFonts w:hint="cs"/>
          <w:rtl/>
        </w:rPr>
        <w:t>אנו, סיעת ה</w:t>
      </w:r>
      <w:r>
        <w:rPr>
          <w:rFonts w:hint="cs"/>
          <w:rtl/>
        </w:rPr>
        <w:t>עבודה והאופוזיציה, לא ננוח ולא נשקוט עד שנעביר את רוע הגזירה. אנו פונים לסיעות הקואליציה: חמלה אנושית אינה סותרת הבראה כלכלית. יש חלופות ויש דרכים אחרות לטיפול במצב, ומנינו אותן שוב ושוב. ניתן לדחות את הרפורמה במס בשנתיים, לקצץ עוד בתקציב הביטחון, לקצץ עוד</w:t>
      </w:r>
      <w:r>
        <w:rPr>
          <w:rFonts w:hint="cs"/>
          <w:rtl/>
        </w:rPr>
        <w:t xml:space="preserve"> בתקציבים ליש"ע, ועוד היד נטויה. במקום זאת תוכניתכם תעביר עשירונים שלמים בחברה הישראלית אל מתחת לקו העוני. ראו הוזהרתם. אתם מפירים ציווי חברתי מקודש. הבית הזה עוד יכול לעצור זאת היום, ובהצבעות הצפויות היום נעשה הכול כדי להעביר את רוע הגזירה. תודה רבה. </w:t>
      </w:r>
    </w:p>
    <w:p w14:paraId="70E4BAE4" w14:textId="77777777" w:rsidR="00000000" w:rsidRDefault="007C71EE">
      <w:pPr>
        <w:pStyle w:val="a"/>
        <w:ind w:firstLine="0"/>
        <w:rPr>
          <w:rFonts w:hint="cs"/>
          <w:rtl/>
        </w:rPr>
      </w:pPr>
    </w:p>
    <w:p w14:paraId="11E2B491" w14:textId="77777777" w:rsidR="00000000" w:rsidRDefault="007C71EE">
      <w:pPr>
        <w:pStyle w:val="ad"/>
        <w:rPr>
          <w:rtl/>
        </w:rPr>
      </w:pPr>
      <w:r>
        <w:rPr>
          <w:rtl/>
        </w:rPr>
        <w:t>הי</w:t>
      </w:r>
      <w:r>
        <w:rPr>
          <w:rtl/>
        </w:rPr>
        <w:t>ו"ר אלי בן-מנחם:</w:t>
      </w:r>
    </w:p>
    <w:p w14:paraId="4135DC58" w14:textId="77777777" w:rsidR="00000000" w:rsidRDefault="007C71EE">
      <w:pPr>
        <w:pStyle w:val="a"/>
        <w:rPr>
          <w:rtl/>
        </w:rPr>
      </w:pPr>
    </w:p>
    <w:p w14:paraId="4A52E240" w14:textId="77777777" w:rsidR="00000000" w:rsidRDefault="007C71EE">
      <w:pPr>
        <w:pStyle w:val="a"/>
        <w:rPr>
          <w:rFonts w:hint="cs"/>
          <w:rtl/>
        </w:rPr>
      </w:pPr>
      <w:r>
        <w:rPr>
          <w:rFonts w:hint="cs"/>
          <w:rtl/>
        </w:rPr>
        <w:t xml:space="preserve">תודה לחבר הכנסת איציק הרצוג. אני מזמין את סגן יושב-ראש הכנסת, חבר הכנסת יולי אדלשטיין, בבקשה. </w:t>
      </w:r>
    </w:p>
    <w:p w14:paraId="68BE999F" w14:textId="77777777" w:rsidR="00000000" w:rsidRDefault="007C71EE">
      <w:pPr>
        <w:pStyle w:val="a"/>
        <w:rPr>
          <w:rFonts w:hint="cs"/>
          <w:rtl/>
        </w:rPr>
      </w:pPr>
    </w:p>
    <w:p w14:paraId="731869EF" w14:textId="77777777" w:rsidR="00000000" w:rsidRDefault="007C71EE">
      <w:pPr>
        <w:pStyle w:val="Speaker"/>
        <w:rPr>
          <w:rtl/>
        </w:rPr>
      </w:pPr>
      <w:bookmarkStart w:id="2466" w:name="FS000000532T28_05_2003_13_03_53"/>
      <w:bookmarkEnd w:id="2466"/>
      <w:r>
        <w:rPr>
          <w:rFonts w:hint="eastAsia"/>
          <w:rtl/>
        </w:rPr>
        <w:t>יולי</w:t>
      </w:r>
      <w:r>
        <w:rPr>
          <w:rtl/>
        </w:rPr>
        <w:t>-יואל אדלשטיין (הליכוד):</w:t>
      </w:r>
    </w:p>
    <w:p w14:paraId="0AA4FBBA" w14:textId="77777777" w:rsidR="00000000" w:rsidRDefault="007C71EE">
      <w:pPr>
        <w:pStyle w:val="a"/>
        <w:rPr>
          <w:rFonts w:hint="cs"/>
          <w:rtl/>
        </w:rPr>
      </w:pPr>
    </w:p>
    <w:p w14:paraId="7659B275" w14:textId="77777777" w:rsidR="00000000" w:rsidRDefault="007C71EE">
      <w:pPr>
        <w:pStyle w:val="a"/>
        <w:rPr>
          <w:rFonts w:hint="cs"/>
          <w:rtl/>
        </w:rPr>
      </w:pPr>
      <w:r>
        <w:rPr>
          <w:rFonts w:hint="cs"/>
          <w:rtl/>
        </w:rPr>
        <w:t>אדוני היושב-ראש, חברי הכנסת, נפל בחלקי לסיים-לסכם את הדיון המרתוני של כ=50  שעות. אני דווקא רוצה לומר, בניגוד לכ</w:t>
      </w:r>
      <w:r>
        <w:rPr>
          <w:rFonts w:hint="cs"/>
          <w:rtl/>
        </w:rPr>
        <w:t>מה דברים שהשמיעו כאן חברי לקואליציה, שאני הייתי משבח את האופוזיציה. אני חושב שמבחינה פרלמנטרית אין אלא לשבח - נמצא כאן חבר הכנסת יצחק הרצוג, אחד המארגנים, חבר הכנסת בורג ואחרים. לדעתי, האופוזיציה, במסגרת הכלים הפרלמנטריים, התארגנה יפה. דיברה כאן חברת הכנסת</w:t>
      </w:r>
      <w:r>
        <w:rPr>
          <w:rFonts w:hint="cs"/>
          <w:rtl/>
        </w:rPr>
        <w:t xml:space="preserve"> מל פולישוק-בלוך על 8,000 הסתייגויות. נו, בסוף הנאום היא הודתה שהיא שלושה חודשים בכנסת וכנראה שהיא עוד לא עברה מה שאפילו חברי סיעתה עברו בכנסת הקודמת. אלה הכלים הפרלמנטריים, אלה כללי המשחק, וזה מה שניתן לאופוזיציה כ"נשק", על מנת להשמיע את דעתם ומחאתם. </w:t>
      </w:r>
    </w:p>
    <w:p w14:paraId="6A2032EE" w14:textId="77777777" w:rsidR="00000000" w:rsidRDefault="007C71EE">
      <w:pPr>
        <w:pStyle w:val="a"/>
        <w:rPr>
          <w:rFonts w:hint="cs"/>
          <w:rtl/>
        </w:rPr>
      </w:pPr>
    </w:p>
    <w:p w14:paraId="704EBB2F" w14:textId="77777777" w:rsidR="00000000" w:rsidRDefault="007C71EE">
      <w:pPr>
        <w:pStyle w:val="a"/>
        <w:rPr>
          <w:rFonts w:hint="cs"/>
          <w:rtl/>
        </w:rPr>
      </w:pPr>
      <w:r>
        <w:rPr>
          <w:rFonts w:hint="cs"/>
          <w:rtl/>
        </w:rPr>
        <w:t>עם</w:t>
      </w:r>
      <w:r>
        <w:rPr>
          <w:rFonts w:hint="cs"/>
          <w:rtl/>
        </w:rPr>
        <w:t xml:space="preserve"> זאת, הייתי פונה לחבר הכנסת יצחק הרצוג, שכפי שאמרתי הוא אחד מהאנשים שעומדים מאחורי הדיון המרתוני שהתחולל, גם בשעות הלילה, וכמי שישב על כיסא היושב-ראש כמה פעמים אני חייב לומר שהיתה נוכחות ושהדוברים לא פספסו את התור שלהם והכול היה מאורגן. הייתי אומר, הכלי הז</w:t>
      </w:r>
      <w:r>
        <w:rPr>
          <w:rFonts w:hint="cs"/>
          <w:rtl/>
        </w:rPr>
        <w:t xml:space="preserve">ה לדעתי מיצה את עצמו. </w:t>
      </w:r>
    </w:p>
    <w:p w14:paraId="176FFB67" w14:textId="77777777" w:rsidR="00000000" w:rsidRDefault="007C71EE">
      <w:pPr>
        <w:pStyle w:val="a"/>
        <w:rPr>
          <w:rFonts w:hint="cs"/>
          <w:rtl/>
        </w:rPr>
      </w:pPr>
    </w:p>
    <w:p w14:paraId="3E0C65AD" w14:textId="77777777" w:rsidR="00000000" w:rsidRDefault="007C71EE">
      <w:pPr>
        <w:pStyle w:val="a"/>
        <w:rPr>
          <w:rFonts w:hint="cs"/>
          <w:rtl/>
        </w:rPr>
      </w:pPr>
      <w:r>
        <w:rPr>
          <w:rFonts w:hint="cs"/>
          <w:rtl/>
        </w:rPr>
        <w:t>אני מגיע כרגע, כמוך, מדיון סוער</w:t>
      </w:r>
      <w:r>
        <w:rPr>
          <w:rtl/>
        </w:rPr>
        <w:t xml:space="preserve"> </w:t>
      </w:r>
      <w:r>
        <w:rPr>
          <w:rFonts w:hint="cs"/>
          <w:rtl/>
        </w:rPr>
        <w:t>בוועדת הכנסת על כל נושא ההצבעות. לדעתי אסור לנו לעבור את גבול הטעם הטוב. אפשר  למשוך את ההצבעות. אני כמוכם מכיר את הכלים הפרלמנטריים, ויש לפעמים גם סיבות להעברת ההצבעה על התקציב מעבר לשעה 24:00, כדי ל</w:t>
      </w:r>
      <w:r>
        <w:rPr>
          <w:rFonts w:hint="cs"/>
          <w:rtl/>
        </w:rPr>
        <w:t xml:space="preserve">צעוק: אין תקציב במדינת ישראל, השנה נכנסה. זה לא המקרה. </w:t>
      </w:r>
    </w:p>
    <w:p w14:paraId="7CA56DB8" w14:textId="77777777" w:rsidR="00000000" w:rsidRDefault="007C71EE">
      <w:pPr>
        <w:pStyle w:val="a"/>
        <w:rPr>
          <w:rFonts w:hint="cs"/>
          <w:rtl/>
        </w:rPr>
      </w:pPr>
    </w:p>
    <w:p w14:paraId="716F1DCF" w14:textId="77777777" w:rsidR="00000000" w:rsidRDefault="007C71EE">
      <w:pPr>
        <w:pStyle w:val="a"/>
        <w:rPr>
          <w:rFonts w:hint="cs"/>
          <w:rtl/>
        </w:rPr>
      </w:pPr>
      <w:r>
        <w:rPr>
          <w:rFonts w:hint="cs"/>
          <w:rtl/>
        </w:rPr>
        <w:t>יתר על כן, בואו לא נעבור את הגבול של משחק פרלמנטרי, משחק לא כמלת זלזול, כלי פרלמנטרי. אנחנו יכולים למשוך את ההצבעות. אנחנו מחזיקים במשכן את עובדי המשק, את הסדרנים, את כל הציבור  מסביב. נכנס יום ירושל</w:t>
      </w:r>
      <w:r>
        <w:rPr>
          <w:rFonts w:hint="cs"/>
          <w:rtl/>
        </w:rPr>
        <w:t xml:space="preserve">ים, מה הם אשמים?  למה הם לא יכולים להיות עם המשפחות שלהם? למה הם לא יכולים לחגוג, במיוחד הירושלמים שבהם, אבל לא רק. למה אנחנו, דרך אגב, אפרופו הצעות מיותרות, נשלם עוד ועוד שעות נוספות. כשזה מחויב המציאות, אני פתחתי בזה, ניחא. אבל לדעתי צריך לעצור. </w:t>
      </w:r>
    </w:p>
    <w:p w14:paraId="4ED772AD" w14:textId="77777777" w:rsidR="00000000" w:rsidRDefault="007C71EE">
      <w:pPr>
        <w:pStyle w:val="a"/>
        <w:rPr>
          <w:rFonts w:hint="cs"/>
          <w:rtl/>
        </w:rPr>
      </w:pPr>
    </w:p>
    <w:p w14:paraId="3A574704" w14:textId="77777777" w:rsidR="00000000" w:rsidRDefault="007C71EE">
      <w:pPr>
        <w:pStyle w:val="a"/>
        <w:rPr>
          <w:rFonts w:hint="cs"/>
          <w:rtl/>
        </w:rPr>
      </w:pPr>
      <w:r>
        <w:rPr>
          <w:rFonts w:hint="cs"/>
          <w:rtl/>
        </w:rPr>
        <w:t>ועוד ד</w:t>
      </w:r>
      <w:r>
        <w:rPr>
          <w:rFonts w:hint="cs"/>
          <w:rtl/>
        </w:rPr>
        <w:t>בר, הרבה יותר מהותי מן הבקשה הטכנית הזאת שלי באמת לעצור כאן ולקיים את ההצבעות בצורה מסודרת ומכובדת. אני שמעתי אתמול את ההדים מן ההפגנה, והיום, וגם כאן חברי אופוזיציה התארגנו ומודיעים על עוד תהלוכה והפגנה. אני מכיר את זה, יש איזו נטייה די טבעית, מין תופעת מ</w:t>
      </w:r>
      <w:r>
        <w:rPr>
          <w:rFonts w:hint="cs"/>
          <w:rtl/>
        </w:rPr>
        <w:t>שורר כזאת, שאתה מתאהב בדברים שאתה אומר. ויש כאן 50 שעות שבהן מהלכים אימים, פרט לזמן קואליציה, כמעט 50 שעות שבהן מהלכים אימים על הציבור. חברי, הרי האנשים באיזה שהוא שלב יתחילו להאמין שזה סופה של המדינה, שהכלכלה קורסת, שעכשיו, רק עכשיו שמענו, יפרצו שוטרים  ל</w:t>
      </w:r>
      <w:r>
        <w:rPr>
          <w:rFonts w:hint="cs"/>
          <w:rtl/>
        </w:rPr>
        <w:t xml:space="preserve">בתים של עקרות בית, וכל מיני שטויות מסוג זה. </w:t>
      </w:r>
    </w:p>
    <w:p w14:paraId="414C3B12" w14:textId="77777777" w:rsidR="00000000" w:rsidRDefault="007C71EE">
      <w:pPr>
        <w:pStyle w:val="a"/>
        <w:rPr>
          <w:rFonts w:hint="cs"/>
          <w:rtl/>
        </w:rPr>
      </w:pPr>
    </w:p>
    <w:p w14:paraId="2482FA7B" w14:textId="77777777" w:rsidR="00000000" w:rsidRDefault="007C71EE">
      <w:pPr>
        <w:pStyle w:val="a"/>
        <w:rPr>
          <w:rFonts w:hint="cs"/>
          <w:rtl/>
        </w:rPr>
      </w:pPr>
      <w:r>
        <w:rPr>
          <w:rFonts w:hint="cs"/>
          <w:rtl/>
        </w:rPr>
        <w:t xml:space="preserve">חברי, אני פונה בעיקר  אפילו לא לחברי הכנסת, אלא לצופים בבית. לא כל כך מהר, עוד לא פורצים שוטרים לבתים, עוד אף אחד לא באמת מפעיל פה איזה שהן גזירות שכבר מכונות בפי הציבור החרדי גזירות חדשות, כאילו איזה שמד חדש, </w:t>
      </w:r>
      <w:r>
        <w:rPr>
          <w:rFonts w:hint="cs"/>
          <w:rtl/>
        </w:rPr>
        <w:t>חס ושלום, על עם ישראל ועל מדינת ישראל ועל ילדי ישראל. לא כך הם הדברים. התקופה היא תקופה קשה, אבל כאן הייתי שם, אדוני היושב-ראש, את הדברים בפרופורציה. אסור לנו להגזים, כי איזו  עקרת בית עכשיו באמת נמצאת בכזאת חרדה, שאני כבר חרד ולא יודע איך זה יסתיים. מדברי</w:t>
      </w:r>
      <w:r>
        <w:rPr>
          <w:rFonts w:hint="cs"/>
          <w:rtl/>
        </w:rPr>
        <w:t xml:space="preserve">ם בימים האחרונים כל הזמן על התאבדויות, וודאי שהתוכנית החדשה,  שעוד לא אושרה, היא כבר אשמה בהתאבדויות. </w:t>
      </w:r>
    </w:p>
    <w:p w14:paraId="4FD00B76" w14:textId="77777777" w:rsidR="00000000" w:rsidRDefault="007C71EE">
      <w:pPr>
        <w:pStyle w:val="a"/>
        <w:rPr>
          <w:rFonts w:hint="cs"/>
          <w:rtl/>
        </w:rPr>
      </w:pPr>
    </w:p>
    <w:p w14:paraId="7B549258" w14:textId="77777777" w:rsidR="00000000" w:rsidRDefault="007C71EE">
      <w:pPr>
        <w:pStyle w:val="a"/>
        <w:rPr>
          <w:rFonts w:hint="cs"/>
          <w:rtl/>
        </w:rPr>
      </w:pPr>
      <w:r>
        <w:rPr>
          <w:rFonts w:hint="cs"/>
          <w:rtl/>
        </w:rPr>
        <w:t>בואו גם לא נשכח את הפן השני של המטבע. אם נסביר עכשיו לכולם שזה הסוף ושהכול קורס, אז אולי באמת אנשים יכניסו כל מיני שטויות לראש, חס ושלום, חס ושלום. אז כ</w:t>
      </w:r>
      <w:r>
        <w:rPr>
          <w:rFonts w:hint="cs"/>
          <w:rtl/>
        </w:rPr>
        <w:t xml:space="preserve">אן, בקשתי לכל החברים שעוד יצעקו פה וידברו פה: בואו נראה הכול בפרופורציה. יש, כפי שאמרתי, ענייני אופוזיציה, ענייני קואליציה. בואו נשאיר את הדברים לאזרח לשפוט בעוד חצי שנה או שנה אם אכן כל כך נוראה היא התוכנית. </w:t>
      </w:r>
    </w:p>
    <w:p w14:paraId="767F2A0F" w14:textId="77777777" w:rsidR="00000000" w:rsidRDefault="007C71EE">
      <w:pPr>
        <w:pStyle w:val="a"/>
        <w:rPr>
          <w:rFonts w:hint="cs"/>
          <w:rtl/>
        </w:rPr>
      </w:pPr>
    </w:p>
    <w:p w14:paraId="077D7777" w14:textId="77777777" w:rsidR="00000000" w:rsidRDefault="007C71EE">
      <w:pPr>
        <w:pStyle w:val="a"/>
        <w:rPr>
          <w:rFonts w:hint="cs"/>
          <w:rtl/>
        </w:rPr>
      </w:pPr>
      <w:r>
        <w:rPr>
          <w:rFonts w:hint="cs"/>
          <w:rtl/>
        </w:rPr>
        <w:t>אבל, בכל זאת, עם כל השבח שלי, כפי שאמרתי, למה</w:t>
      </w:r>
      <w:r>
        <w:rPr>
          <w:rFonts w:hint="cs"/>
          <w:rtl/>
        </w:rPr>
        <w:t>לך הפרלמנטרי, הייתי מסתייג ואומר, אמרתי שישבתי כאן לא מעט על כס היושב-ראש ושמעתי דברים. תראו, לא אחת התבטאתי כנגד זה בכנסת, אדוני היושב-ראש. יש בכל זאת גם איזו הגינות בסיסית כשאתה באופוזיציה או בקואליציה. אתה שומע שרים לשעבר. עולה שר האוצר לשעבר: איך הגענו</w:t>
      </w:r>
      <w:r>
        <w:rPr>
          <w:rFonts w:hint="cs"/>
          <w:rtl/>
        </w:rPr>
        <w:t xml:space="preserve"> למצב הזה, איך נקלענו למצב הזה. נו באמת, איך נקלענו למצב הזה? התיירות במדינת ישראל הפסיקה בגלל התוכנית הכלכלית שטרם אושרה, או שהיא הופסקה בספטמבר 2000 בגלל המלחמה שפרצה כאן, והיו  סיבות גם למלחמה הזאת. אז בואו לא ניתמם ולא נתחיל עכשיו. אנשים שלא מזמן עוד י</w:t>
      </w:r>
      <w:r>
        <w:rPr>
          <w:rFonts w:hint="cs"/>
          <w:rtl/>
        </w:rPr>
        <w:t xml:space="preserve">שבו על כיסאו של שר   במשרד  ממשלתי: איך זה קרה, הממשלה אשמה. במיוחד, אני אומר, שר האוצר. </w:t>
      </w:r>
    </w:p>
    <w:p w14:paraId="735CC700" w14:textId="77777777" w:rsidR="00000000" w:rsidRDefault="007C71EE">
      <w:pPr>
        <w:pStyle w:val="a"/>
        <w:rPr>
          <w:rFonts w:hint="cs"/>
          <w:rtl/>
        </w:rPr>
      </w:pPr>
    </w:p>
    <w:p w14:paraId="494B42BC" w14:textId="77777777" w:rsidR="00000000" w:rsidRDefault="007C71EE">
      <w:pPr>
        <w:pStyle w:val="a"/>
        <w:rPr>
          <w:rFonts w:hint="cs"/>
          <w:rtl/>
        </w:rPr>
      </w:pPr>
      <w:r>
        <w:rPr>
          <w:rFonts w:hint="cs"/>
          <w:rtl/>
        </w:rPr>
        <w:t xml:space="preserve">עולה כאן חבר הכנסת ג'מאל זחאלקה, מאחת הסיעות הערביות - אני לא יודע אם המושג הזה מוצלח, אדוני היושב-ראש - ואומר: תראו את האבטלה ביישובים הערביים, לפני חמש שנים זה לא </w:t>
      </w:r>
      <w:r>
        <w:rPr>
          <w:rFonts w:hint="cs"/>
          <w:rtl/>
        </w:rPr>
        <w:t xml:space="preserve">היה כך. אני לא חזק במיוחד במתמטיקה, אדוני היושב-ראש. לפני חמש שנים הייתי שר בממשלת נתניהו. אני לא ידעתי שחבר הכנסת זחאלקה עלה לדוכן הזה לשבח את ממשלת נתניהו. אני שמח מאוד, בשנת 1998 לא היתה אבטלה ביישובים ערביים. כנראה ממשלת נתניהו, שכרגע  מביא את הרפורמה </w:t>
      </w:r>
      <w:r>
        <w:rPr>
          <w:rFonts w:hint="cs"/>
          <w:rtl/>
        </w:rPr>
        <w:t xml:space="preserve"> כשר האוצר, היתה כזאת נהדרת כלפי  האוכלוסייה הערבית. לפעמים אנחנו, אדוני חבר הכנסת יצחק הרצוג,לא שומעים את עצמנו כשאנחנו עולים לדוכן הזה. לפני חמש שנים לא היתה אבטלה, עכשיו יש אבטלה ביישובים הערביים.</w:t>
      </w:r>
    </w:p>
    <w:p w14:paraId="674C0A53" w14:textId="77777777" w:rsidR="00000000" w:rsidRDefault="007C71EE">
      <w:pPr>
        <w:pStyle w:val="a"/>
        <w:rPr>
          <w:rFonts w:hint="cs"/>
          <w:rtl/>
        </w:rPr>
      </w:pPr>
    </w:p>
    <w:p w14:paraId="6B34FECC" w14:textId="77777777" w:rsidR="00000000" w:rsidRDefault="007C71EE">
      <w:pPr>
        <w:pStyle w:val="a"/>
        <w:rPr>
          <w:rFonts w:hint="cs"/>
          <w:rtl/>
        </w:rPr>
      </w:pPr>
      <w:r>
        <w:rPr>
          <w:rFonts w:hint="cs"/>
          <w:rtl/>
        </w:rPr>
        <w:t>אדוני היושב-ראש, אני לא רוצה לגלוש מעבר לזמן שלי. כפי ש</w:t>
      </w:r>
      <w:r>
        <w:rPr>
          <w:rFonts w:hint="cs"/>
          <w:rtl/>
        </w:rPr>
        <w:t>אמרתי, הדיון היה דיון מרתוני. לא אהבתי מה שאמרו לנו כאן כמה שרים ודוברי האוצר וגם בכלי התקשורת: זאת התוכנית היחידה שתציל את המשק. אין דבר כזה התוכנית היחידה. אמרתי בנאום שלי, ואני עכשיו יכול כעובדה לומר, חלו בה שינויים רבים. אני הקטן ישבתי בוועדה משותפת של</w:t>
      </w:r>
      <w:r>
        <w:rPr>
          <w:rFonts w:hint="cs"/>
          <w:rtl/>
        </w:rPr>
        <w:t xml:space="preserve"> ועדת הכספים וועדת החינוך שדנה בשני חוקים, חוק שילוב ילדים עם מוגבלויות וחוק חינוך חינם לילדים חולים, ושני החוקים האלה הוצאו, פוצלו מן התוכנית הכלכלית, ויש כהנה וכהנה דברים, וכל חבר ועדת כספים שהיה עולה לכאן היה מספר על השינויים הרבים שעשו חברי קואליציה וא</w:t>
      </w:r>
      <w:r>
        <w:rPr>
          <w:rFonts w:hint="cs"/>
          <w:rtl/>
        </w:rPr>
        <w:t xml:space="preserve">ופוזיציה וועדות שונות. אם כך, אדוני היושב-ראש, לא אהבתי את הביטוי הזה: התוכנית היחידה, אבל זו כן תוכנית, ובמובן הזה שאין תוכנית אחרת, אלטרנטיבית, חוץ מהקשקושים, תסלחו לי,  שאנחנו שומעים: תפסיקו להעביר כסף להתנחלויות אז יהיה כסף לכולם. </w:t>
      </w:r>
    </w:p>
    <w:p w14:paraId="6B1FC07B" w14:textId="77777777" w:rsidR="00000000" w:rsidRDefault="007C71EE">
      <w:pPr>
        <w:pStyle w:val="a"/>
        <w:rPr>
          <w:rFonts w:hint="cs"/>
          <w:rtl/>
        </w:rPr>
      </w:pPr>
    </w:p>
    <w:p w14:paraId="3C282FEF" w14:textId="77777777" w:rsidR="00000000" w:rsidRDefault="007C71EE">
      <w:pPr>
        <w:pStyle w:val="a"/>
        <w:rPr>
          <w:rFonts w:hint="cs"/>
          <w:rtl/>
        </w:rPr>
      </w:pPr>
      <w:r>
        <w:rPr>
          <w:rFonts w:hint="cs"/>
          <w:rtl/>
        </w:rPr>
        <w:t>אין תוכנית אלטרנטיב</w:t>
      </w:r>
      <w:r>
        <w:rPr>
          <w:rFonts w:hint="cs"/>
          <w:rtl/>
        </w:rPr>
        <w:t>ית, ואני קורא לחברי הבית לתת סיכוי לתוכנית הזאת ולראות בעוד חצי שנה, שנה, שנתיים, אולי גם הממשלה צדקה. תודה רבה.</w:t>
      </w:r>
    </w:p>
    <w:p w14:paraId="6CC3CA66" w14:textId="77777777" w:rsidR="00000000" w:rsidRDefault="007C71EE">
      <w:pPr>
        <w:pStyle w:val="a"/>
        <w:rPr>
          <w:rFonts w:hint="cs"/>
          <w:rtl/>
        </w:rPr>
      </w:pPr>
    </w:p>
    <w:p w14:paraId="2E389E72" w14:textId="77777777" w:rsidR="00000000" w:rsidRDefault="007C71EE">
      <w:pPr>
        <w:pStyle w:val="ad"/>
        <w:rPr>
          <w:rtl/>
        </w:rPr>
      </w:pPr>
      <w:r>
        <w:rPr>
          <w:rtl/>
        </w:rPr>
        <w:t>היו"ר אלי בן-מנחם:</w:t>
      </w:r>
    </w:p>
    <w:p w14:paraId="4D234AC3" w14:textId="77777777" w:rsidR="00000000" w:rsidRDefault="007C71EE">
      <w:pPr>
        <w:pStyle w:val="a"/>
        <w:rPr>
          <w:rtl/>
        </w:rPr>
      </w:pPr>
    </w:p>
    <w:p w14:paraId="5DF80264" w14:textId="77777777" w:rsidR="00000000" w:rsidRDefault="007C71EE">
      <w:pPr>
        <w:pStyle w:val="a"/>
        <w:rPr>
          <w:rFonts w:hint="cs"/>
          <w:rtl/>
        </w:rPr>
      </w:pPr>
      <w:r>
        <w:rPr>
          <w:rFonts w:hint="cs"/>
          <w:rtl/>
        </w:rPr>
        <w:t>תודה לחבר הכנסת יולי אדלשטיין. חברי הכנסת, כפי שהודענו מראש, אני מכריז על הפסקת הישיבה עד השעה 14:00.</w:t>
      </w:r>
    </w:p>
    <w:p w14:paraId="0E809138" w14:textId="77777777" w:rsidR="00000000" w:rsidRDefault="007C71EE">
      <w:pPr>
        <w:pStyle w:val="a"/>
        <w:rPr>
          <w:rFonts w:hint="cs"/>
          <w:rtl/>
        </w:rPr>
      </w:pPr>
    </w:p>
    <w:p w14:paraId="754FD17B" w14:textId="77777777" w:rsidR="00000000" w:rsidRDefault="007C71EE">
      <w:pPr>
        <w:pStyle w:val="a"/>
        <w:jc w:val="center"/>
        <w:rPr>
          <w:rFonts w:hint="cs"/>
          <w:rtl/>
        </w:rPr>
      </w:pPr>
      <w:r>
        <w:rPr>
          <w:rFonts w:hint="cs"/>
          <w:rtl/>
        </w:rPr>
        <w:t>(הישיבה נפסקה  בשעה</w:t>
      </w:r>
      <w:r>
        <w:rPr>
          <w:rFonts w:hint="cs"/>
          <w:rtl/>
        </w:rPr>
        <w:t xml:space="preserve">  12:36 ונתחדשה בשעה 14:02.)</w:t>
      </w:r>
    </w:p>
    <w:p w14:paraId="1224481C" w14:textId="77777777" w:rsidR="00000000" w:rsidRDefault="007C71EE">
      <w:pPr>
        <w:pStyle w:val="a"/>
        <w:rPr>
          <w:rFonts w:hint="cs"/>
          <w:rtl/>
        </w:rPr>
      </w:pPr>
    </w:p>
    <w:p w14:paraId="14EF075B" w14:textId="77777777" w:rsidR="00000000" w:rsidRDefault="007C71EE">
      <w:pPr>
        <w:pStyle w:val="Subject"/>
        <w:rPr>
          <w:rFonts w:hint="cs"/>
          <w:rtl/>
        </w:rPr>
      </w:pPr>
      <w:bookmarkStart w:id="2467" w:name="CS12002FI0012002T28_05_2003_14_35_34"/>
      <w:bookmarkEnd w:id="2467"/>
      <w:r>
        <w:rPr>
          <w:rtl/>
        </w:rPr>
        <w:t>דברי יו</w:t>
      </w:r>
      <w:r>
        <w:rPr>
          <w:rFonts w:hint="cs"/>
          <w:rtl/>
        </w:rPr>
        <w:t>שב-ראש</w:t>
      </w:r>
      <w:r>
        <w:rPr>
          <w:rtl/>
        </w:rPr>
        <w:t xml:space="preserve"> הכנסת לציון יום ירושלים</w:t>
      </w:r>
    </w:p>
    <w:p w14:paraId="30F9F5D7" w14:textId="77777777" w:rsidR="00000000" w:rsidRDefault="007C71EE">
      <w:pPr>
        <w:pStyle w:val="a"/>
        <w:rPr>
          <w:rFonts w:hint="cs"/>
          <w:rtl/>
        </w:rPr>
      </w:pPr>
    </w:p>
    <w:p w14:paraId="00591366" w14:textId="77777777" w:rsidR="00000000" w:rsidRDefault="007C71EE">
      <w:pPr>
        <w:pStyle w:val="ad"/>
        <w:rPr>
          <w:rtl/>
        </w:rPr>
      </w:pPr>
      <w:r>
        <w:rPr>
          <w:rtl/>
        </w:rPr>
        <w:t>היו"ר ראובן ריבלין:</w:t>
      </w:r>
    </w:p>
    <w:p w14:paraId="7449DECF" w14:textId="77777777" w:rsidR="00000000" w:rsidRDefault="007C71EE">
      <w:pPr>
        <w:pStyle w:val="a"/>
        <w:rPr>
          <w:rtl/>
        </w:rPr>
      </w:pPr>
    </w:p>
    <w:p w14:paraId="50F5923A" w14:textId="77777777" w:rsidR="00000000" w:rsidRDefault="007C71EE">
      <w:pPr>
        <w:pStyle w:val="a"/>
        <w:rPr>
          <w:rFonts w:hint="cs"/>
          <w:rtl/>
        </w:rPr>
      </w:pPr>
      <w:r>
        <w:rPr>
          <w:rFonts w:hint="cs"/>
          <w:rtl/>
        </w:rPr>
        <w:t xml:space="preserve">אדוני ראש הממשלה, השרים, חברי הכנסת. אנחנו ממשיכים את הישיבה שעל הפסקתה הכרזנו לפני השעה 13:00. ההפסקה היתה אמורה להסתיים ב=14:00, ואכן כך הדבר. </w:t>
      </w:r>
    </w:p>
    <w:p w14:paraId="77F79A00" w14:textId="77777777" w:rsidR="00000000" w:rsidRDefault="007C71EE">
      <w:pPr>
        <w:pStyle w:val="a"/>
        <w:rPr>
          <w:rFonts w:hint="cs"/>
          <w:rtl/>
        </w:rPr>
      </w:pPr>
    </w:p>
    <w:p w14:paraId="70DBF785" w14:textId="77777777" w:rsidR="00000000" w:rsidRDefault="007C71EE">
      <w:pPr>
        <w:pStyle w:val="a"/>
        <w:rPr>
          <w:rFonts w:hint="cs"/>
          <w:rtl/>
        </w:rPr>
      </w:pPr>
      <w:r>
        <w:rPr>
          <w:rFonts w:hint="cs"/>
          <w:rtl/>
        </w:rPr>
        <w:t>רבותי חברי הכנסת, ל</w:t>
      </w:r>
      <w:r>
        <w:rPr>
          <w:rFonts w:hint="cs"/>
          <w:rtl/>
        </w:rPr>
        <w:t>אחר 50 שעות דיון שבהן ביקשו חברי הכנסת להביע את עמדתם ולנמק את הסתייגויותיהם, ובטרם נמשיך את הישיבה בנושא התוכנית הכלכלית, אבקש, ברשותכם, רבותי חברי הכנסת, לציין, שיום ירושלים, ומלאות 36 שנים למלחמת ששת הימים, יוחג החל מהערב ובמשך יום המחר. כמובן, יום ירוש</w:t>
      </w:r>
      <w:r>
        <w:rPr>
          <w:rFonts w:hint="cs"/>
          <w:rtl/>
        </w:rPr>
        <w:t xml:space="preserve">לים אמור היה להיות נחוג בכ"ח אייר, אבל הואיל והוא נופל השנה ביום שישי, הוחלט להקדימו ביום אחד. </w:t>
      </w:r>
    </w:p>
    <w:p w14:paraId="41B39D88" w14:textId="77777777" w:rsidR="00000000" w:rsidRDefault="007C71EE">
      <w:pPr>
        <w:pStyle w:val="a"/>
        <w:rPr>
          <w:rFonts w:hint="cs"/>
          <w:rtl/>
        </w:rPr>
      </w:pPr>
    </w:p>
    <w:p w14:paraId="22AF39C2" w14:textId="77777777" w:rsidR="00000000" w:rsidRDefault="007C71EE">
      <w:pPr>
        <w:pStyle w:val="a"/>
        <w:rPr>
          <w:rFonts w:hint="cs"/>
          <w:rtl/>
        </w:rPr>
      </w:pPr>
      <w:r>
        <w:rPr>
          <w:rFonts w:hint="cs"/>
          <w:rtl/>
        </w:rPr>
        <w:t>אדוני ראש הממשלה - אני מבקש, רבותי חברי הכנסת, חבר הכנסת בורג, הואיל ואנחנו רוצים לתת כבוד לזיכרון 36 השנים וליום ירושלים, אודה לחברי הכנסת אם ייאותו להניח לדק</w:t>
      </w:r>
      <w:r>
        <w:rPr>
          <w:rFonts w:hint="cs"/>
          <w:rtl/>
        </w:rPr>
        <w:t>ה או שתיים את הנושא שעל סדר-היום ולהקשיב לדברים שאנחנו אומרים. מי שלא רוצה לשמוע על יום ירושלים, יכול לצאת.</w:t>
      </w:r>
    </w:p>
    <w:p w14:paraId="374788AA" w14:textId="77777777" w:rsidR="00000000" w:rsidRDefault="007C71EE">
      <w:pPr>
        <w:pStyle w:val="a"/>
        <w:rPr>
          <w:rFonts w:hint="cs"/>
          <w:rtl/>
        </w:rPr>
      </w:pPr>
    </w:p>
    <w:p w14:paraId="4E52BCA5" w14:textId="77777777" w:rsidR="00000000" w:rsidRDefault="007C71EE">
      <w:pPr>
        <w:pStyle w:val="a"/>
        <w:rPr>
          <w:rFonts w:hint="cs"/>
          <w:rtl/>
        </w:rPr>
      </w:pPr>
      <w:r>
        <w:rPr>
          <w:rFonts w:hint="cs"/>
          <w:rtl/>
        </w:rPr>
        <w:t>אדוני ראש הממשלה, מכובדי השרים, גבירותי ורבותי חברי הכנסת, מחר, יום חמישי, יום שחרור ירושלים, נציין 36 שנים לאיחוד העיר ולשובנו אל ערש האומה ואל מח</w:t>
      </w:r>
      <w:r>
        <w:rPr>
          <w:rFonts w:hint="cs"/>
          <w:rtl/>
        </w:rPr>
        <w:t xml:space="preserve">וזות ההתרחשות של ההיסטוריה שלנו. </w:t>
      </w:r>
    </w:p>
    <w:p w14:paraId="571BEC71" w14:textId="77777777" w:rsidR="00000000" w:rsidRDefault="007C71EE">
      <w:pPr>
        <w:pStyle w:val="a"/>
        <w:rPr>
          <w:rFonts w:hint="cs"/>
          <w:rtl/>
        </w:rPr>
      </w:pPr>
    </w:p>
    <w:p w14:paraId="654A9778" w14:textId="77777777" w:rsidR="00000000" w:rsidRDefault="007C71EE">
      <w:pPr>
        <w:pStyle w:val="a"/>
        <w:rPr>
          <w:rFonts w:hint="cs"/>
          <w:rtl/>
        </w:rPr>
      </w:pPr>
      <w:r>
        <w:rPr>
          <w:rFonts w:hint="cs"/>
          <w:rtl/>
        </w:rPr>
        <w:t>בכנסת השש-עשרה יש כבר חברים בני הדור הצעיר אשר נולדו למציאות זו כבני חורין בארצם, ורואים בה עניין טבעי לגמרי, וכמו יתר בני דורם אולי כלל אינם מסוגלים לדמיין את המציאות הקודמת, זו של צלפי הליגיון המאיימים על שכונות העיר, ז</w:t>
      </w:r>
      <w:r>
        <w:rPr>
          <w:rFonts w:hint="cs"/>
          <w:rtl/>
        </w:rPr>
        <w:t xml:space="preserve">ו של התותחים הסוריים המאיימים על יישובי הגליל, וזו של הצבא המצרי החונק את עורקי החיים של מדינה קטנה. </w:t>
      </w:r>
    </w:p>
    <w:p w14:paraId="79A1D06D" w14:textId="77777777" w:rsidR="00000000" w:rsidRDefault="007C71EE">
      <w:pPr>
        <w:pStyle w:val="a"/>
        <w:rPr>
          <w:rFonts w:hint="cs"/>
          <w:rtl/>
        </w:rPr>
      </w:pPr>
    </w:p>
    <w:p w14:paraId="4FC5CCC6" w14:textId="77777777" w:rsidR="00000000" w:rsidRDefault="007C71EE">
      <w:pPr>
        <w:pStyle w:val="a"/>
        <w:rPr>
          <w:rFonts w:hint="cs"/>
          <w:rtl/>
        </w:rPr>
      </w:pPr>
      <w:r>
        <w:rPr>
          <w:rFonts w:hint="cs"/>
          <w:rtl/>
        </w:rPr>
        <w:t>לנו, בני דור התקומה, שחיינו במדינה צעירה וקטנה, אשר קמה תוך מאבק והתקיימה בגבולות בלתי אפשריים; שחרדנו לעצם קיומנו, באותם שבועות של המתנה נוראה, לגרוע מכ</w:t>
      </w:r>
      <w:r>
        <w:rPr>
          <w:rFonts w:hint="cs"/>
          <w:rtl/>
        </w:rPr>
        <w:t>ול; שחשנו על בשרנו את משק כנפי ההיסטוריה ואת ידה של ההשגחה העליונה, המלווה אותנו בלחימה; וכשהיינו כחולמים, כשרצנו בסמטאות העיר כדי לגעת בכותל; לנו, בני אותו דור, רחוקים הדברים מלהיות מובנים מאליהם. עבורנו, הזוכרים את החיים כאן לפני ניצחון ששת הימים, יום יר</w:t>
      </w:r>
      <w:r>
        <w:rPr>
          <w:rFonts w:hint="cs"/>
          <w:rtl/>
        </w:rPr>
        <w:t xml:space="preserve">ושלים הוא היום שבו אנו נזכרים בהשתחררות מלפיתת החנק, ובו אנו מודים על התשועה הגדולה, ועל שזכינו לשוב, כבעלי בית, כריבונים, אל מרחבי ארצנו. </w:t>
      </w:r>
    </w:p>
    <w:p w14:paraId="724DA669" w14:textId="77777777" w:rsidR="00000000" w:rsidRDefault="007C71EE">
      <w:pPr>
        <w:pStyle w:val="a"/>
        <w:rPr>
          <w:rFonts w:hint="cs"/>
          <w:rtl/>
        </w:rPr>
      </w:pPr>
    </w:p>
    <w:p w14:paraId="27F60C39" w14:textId="77777777" w:rsidR="00000000" w:rsidRDefault="007C71EE">
      <w:pPr>
        <w:pStyle w:val="a"/>
        <w:rPr>
          <w:rFonts w:hint="cs"/>
          <w:rtl/>
        </w:rPr>
      </w:pPr>
      <w:r>
        <w:rPr>
          <w:rFonts w:hint="cs"/>
          <w:rtl/>
        </w:rPr>
        <w:t xml:space="preserve">בל נקל ראש בחיבור הכרחי זה של מדינת ישראל המודרנית, ראשית צמיחת גאולתנו, אל נופי בראשית שבהם היינו לעם. בל נקל ראש </w:t>
      </w:r>
      <w:r>
        <w:rPr>
          <w:rFonts w:hint="cs"/>
          <w:rtl/>
        </w:rPr>
        <w:t xml:space="preserve">בהתחברותנו מחדש אל השורשים שנגדעו </w:t>
      </w:r>
      <w:r>
        <w:rPr>
          <w:rtl/>
        </w:rPr>
        <w:t>–</w:t>
      </w:r>
      <w:r>
        <w:rPr>
          <w:rFonts w:hint="cs"/>
          <w:rtl/>
        </w:rPr>
        <w:t xml:space="preserve"> אך מעולם לא נקרעו ונעקרו </w:t>
      </w:r>
      <w:r>
        <w:rPr>
          <w:rtl/>
        </w:rPr>
        <w:t>–</w:t>
      </w:r>
      <w:r>
        <w:rPr>
          <w:rFonts w:hint="cs"/>
          <w:rtl/>
        </w:rPr>
        <w:t xml:space="preserve"> כאשר "מפני חטאינו גלינו מארצנו". גם דור התקומה, דור הגאולה, דור שזכה לשוב אל ארץ אבותיו, איננו פטור משבועת האמונים העתיקה: "אם אשכחך ירושלים </w:t>
      </w:r>
      <w:r>
        <w:rPr>
          <w:rtl/>
        </w:rPr>
        <w:t>–</w:t>
      </w:r>
      <w:r>
        <w:rPr>
          <w:rFonts w:hint="cs"/>
          <w:rtl/>
        </w:rPr>
        <w:t xml:space="preserve"> תשכח ימיני". תודה רבה. </w:t>
      </w:r>
    </w:p>
    <w:p w14:paraId="253FA6C6" w14:textId="77777777" w:rsidR="00000000" w:rsidRDefault="007C71EE">
      <w:pPr>
        <w:pStyle w:val="a"/>
        <w:rPr>
          <w:rFonts w:hint="cs"/>
          <w:rtl/>
        </w:rPr>
      </w:pPr>
    </w:p>
    <w:p w14:paraId="15EDB906" w14:textId="77777777" w:rsidR="00000000" w:rsidRDefault="007C71EE">
      <w:pPr>
        <w:pStyle w:val="a"/>
        <w:rPr>
          <w:rFonts w:hint="cs"/>
          <w:rtl/>
        </w:rPr>
      </w:pPr>
      <w:r>
        <w:rPr>
          <w:rFonts w:hint="cs"/>
          <w:rtl/>
        </w:rPr>
        <w:t>חברי הכנסת, האם חבר הכנסת</w:t>
      </w:r>
      <w:r>
        <w:rPr>
          <w:rFonts w:hint="cs"/>
          <w:rtl/>
        </w:rPr>
        <w:t xml:space="preserve"> יהלום נמצא כאן? הוא אינו נמצא כאן. הוא ביקש ממני להכריז על-פי סעיף 53 (א) ו=(ב) על הצעה לסדר, שבה הוא מבקש כי נפסיק את הדיונים כאשר ייכנס יום ירושלים, היום בערב. לצערי הרב, אנחנו קבענו ישיבת כנסת נמשכת, החל מיום שני בבוקר ועד סיום ההצבעות, ואם ניאלץ, חליל</w:t>
      </w:r>
      <w:r>
        <w:rPr>
          <w:rFonts w:hint="cs"/>
          <w:rtl/>
        </w:rPr>
        <w:t>ה, נקיים מחר הפסקה בהצבעות בין השעה 14:00 ל=19:00, שהן השעות שבהן מתקיימים כל הטקסים הקשורים ביום ירושלים וביום הזיכרון לנופלים במלחמת ששת הימים. לכן, רבותי, כל הבקשות להפסקה בדיון לא תתקבלנה, ואנחנו, שקבענו את הנושא לדיון והצבעה באופן רצוף, נקיים את האמור</w:t>
      </w:r>
      <w:r>
        <w:rPr>
          <w:rFonts w:hint="cs"/>
          <w:rtl/>
        </w:rPr>
        <w:t xml:space="preserve">. </w:t>
      </w:r>
    </w:p>
    <w:p w14:paraId="5BDFCC68" w14:textId="77777777" w:rsidR="00000000" w:rsidRDefault="007C71EE">
      <w:pPr>
        <w:pStyle w:val="a"/>
        <w:rPr>
          <w:rFonts w:hint="cs"/>
          <w:rtl/>
        </w:rPr>
      </w:pPr>
    </w:p>
    <w:p w14:paraId="33B19895" w14:textId="77777777" w:rsidR="00000000" w:rsidRDefault="007C71EE">
      <w:pPr>
        <w:pStyle w:val="ac"/>
        <w:rPr>
          <w:rtl/>
        </w:rPr>
      </w:pPr>
      <w:r>
        <w:rPr>
          <w:rFonts w:hint="eastAsia"/>
          <w:rtl/>
        </w:rPr>
        <w:t>אברהם</w:t>
      </w:r>
      <w:r>
        <w:rPr>
          <w:rtl/>
        </w:rPr>
        <w:t xml:space="preserve"> בורג (העבודה-מימד):</w:t>
      </w:r>
    </w:p>
    <w:p w14:paraId="3F376E10" w14:textId="77777777" w:rsidR="00000000" w:rsidRDefault="007C71EE">
      <w:pPr>
        <w:pStyle w:val="a"/>
        <w:rPr>
          <w:rFonts w:hint="cs"/>
          <w:rtl/>
        </w:rPr>
      </w:pPr>
    </w:p>
    <w:p w14:paraId="4C861ECC" w14:textId="77777777" w:rsidR="00000000" w:rsidRDefault="007C71EE">
      <w:pPr>
        <w:pStyle w:val="a"/>
        <w:rPr>
          <w:rFonts w:hint="cs"/>
          <w:rtl/>
        </w:rPr>
      </w:pPr>
      <w:r>
        <w:rPr>
          <w:rFonts w:hint="cs"/>
          <w:rtl/>
        </w:rPr>
        <w:t>אדוני היושב ראש. חבר הכנסת וילן - - - הסכמים - - -</w:t>
      </w:r>
    </w:p>
    <w:p w14:paraId="505860C9" w14:textId="77777777" w:rsidR="00000000" w:rsidRDefault="007C71EE">
      <w:pPr>
        <w:pStyle w:val="a"/>
        <w:rPr>
          <w:rFonts w:hint="cs"/>
          <w:rtl/>
        </w:rPr>
      </w:pPr>
    </w:p>
    <w:p w14:paraId="6985CF57" w14:textId="77777777" w:rsidR="00000000" w:rsidRDefault="007C71EE">
      <w:pPr>
        <w:pStyle w:val="ad"/>
        <w:rPr>
          <w:rtl/>
        </w:rPr>
      </w:pPr>
      <w:r>
        <w:rPr>
          <w:rtl/>
        </w:rPr>
        <w:t>היו"ר ראובן ריבלין:</w:t>
      </w:r>
    </w:p>
    <w:p w14:paraId="4D703205" w14:textId="77777777" w:rsidR="00000000" w:rsidRDefault="007C71EE">
      <w:pPr>
        <w:pStyle w:val="a"/>
        <w:rPr>
          <w:rtl/>
        </w:rPr>
      </w:pPr>
    </w:p>
    <w:p w14:paraId="643BB57E" w14:textId="77777777" w:rsidR="00000000" w:rsidRDefault="007C71EE">
      <w:pPr>
        <w:pStyle w:val="a"/>
        <w:rPr>
          <w:rFonts w:hint="cs"/>
          <w:rtl/>
        </w:rPr>
      </w:pPr>
      <w:r>
        <w:rPr>
          <w:rFonts w:hint="cs"/>
          <w:rtl/>
        </w:rPr>
        <w:t xml:space="preserve">שמעתי. אני כולי קשוב, וגם שמעתי את אשר הוא אמר. </w:t>
      </w:r>
    </w:p>
    <w:p w14:paraId="61AE8E25" w14:textId="77777777" w:rsidR="00000000" w:rsidRDefault="007C71EE">
      <w:pPr>
        <w:pStyle w:val="a"/>
        <w:rPr>
          <w:rFonts w:hint="cs"/>
          <w:rtl/>
        </w:rPr>
      </w:pPr>
    </w:p>
    <w:p w14:paraId="00900673" w14:textId="77777777" w:rsidR="00000000" w:rsidRDefault="007C71EE">
      <w:pPr>
        <w:pStyle w:val="Subject"/>
        <w:rPr>
          <w:rFonts w:hint="cs"/>
          <w:u w:val="none"/>
          <w:rtl/>
        </w:rPr>
      </w:pPr>
      <w:r>
        <w:rPr>
          <w:rFonts w:hint="cs"/>
          <w:u w:val="none"/>
          <w:rtl/>
        </w:rPr>
        <w:t xml:space="preserve">הצעת חוק התוכנית להבראת כלכלת ישראל (תיקוני חקיקה </w:t>
      </w:r>
    </w:p>
    <w:p w14:paraId="3054178F" w14:textId="77777777" w:rsidR="00000000" w:rsidRDefault="007C71EE">
      <w:pPr>
        <w:pStyle w:val="Subject"/>
        <w:rPr>
          <w:rFonts w:hint="cs"/>
          <w:u w:val="none"/>
          <w:rtl/>
        </w:rPr>
      </w:pPr>
      <w:r>
        <w:rPr>
          <w:rFonts w:hint="cs"/>
          <w:u w:val="none"/>
          <w:rtl/>
        </w:rPr>
        <w:t xml:space="preserve">להשגת יעדי התקציב והמדיניות הכלכלית </w:t>
      </w:r>
    </w:p>
    <w:p w14:paraId="2518A21E" w14:textId="77777777" w:rsidR="00000000" w:rsidRDefault="007C71EE">
      <w:pPr>
        <w:pStyle w:val="Subject"/>
        <w:rPr>
          <w:rtl/>
        </w:rPr>
      </w:pPr>
      <w:r>
        <w:rPr>
          <w:rFonts w:hint="cs"/>
          <w:rtl/>
        </w:rPr>
        <w:t>לשנות הכספים 2</w:t>
      </w:r>
      <w:r>
        <w:rPr>
          <w:rFonts w:hint="cs"/>
          <w:rtl/>
        </w:rPr>
        <w:t>003 ו=2004), התשס"ג-2003;</w:t>
      </w:r>
      <w:r>
        <w:rPr>
          <w:rtl/>
        </w:rPr>
        <w:br/>
      </w:r>
      <w:r>
        <w:rPr>
          <w:rFonts w:hint="cs"/>
          <w:rtl/>
        </w:rPr>
        <w:t>הצעת חוק-יסוד: משק המדינה (תיקון מס' 6)</w:t>
      </w:r>
      <w:r>
        <w:rPr>
          <w:rtl/>
        </w:rPr>
        <w:br/>
      </w:r>
    </w:p>
    <w:p w14:paraId="3D101DB8" w14:textId="77777777" w:rsidR="00000000" w:rsidRDefault="007C71EE">
      <w:pPr>
        <w:pStyle w:val="Subject"/>
        <w:rPr>
          <w:rFonts w:hint="cs"/>
          <w:u w:val="none"/>
          <w:rtl/>
        </w:rPr>
      </w:pPr>
      <w:r>
        <w:rPr>
          <w:rFonts w:hint="cs"/>
          <w:u w:val="none"/>
          <w:rtl/>
        </w:rPr>
        <w:t>(קריאה שנייה וקריאה שלישית)</w:t>
      </w:r>
    </w:p>
    <w:p w14:paraId="2E51029C" w14:textId="77777777" w:rsidR="00000000" w:rsidRDefault="007C71EE">
      <w:pPr>
        <w:pStyle w:val="ad"/>
        <w:rPr>
          <w:rFonts w:hint="cs"/>
          <w:rtl/>
        </w:rPr>
      </w:pPr>
    </w:p>
    <w:p w14:paraId="74DDE5E6" w14:textId="77777777" w:rsidR="00000000" w:rsidRDefault="007C71EE">
      <w:pPr>
        <w:pStyle w:val="a"/>
        <w:rPr>
          <w:rFonts w:hint="cs"/>
          <w:rtl/>
        </w:rPr>
      </w:pPr>
    </w:p>
    <w:p w14:paraId="7FC9907A" w14:textId="77777777" w:rsidR="00000000" w:rsidRDefault="007C71EE">
      <w:pPr>
        <w:pStyle w:val="Speaker"/>
        <w:rPr>
          <w:rFonts w:hint="cs"/>
          <w:rtl/>
        </w:rPr>
      </w:pPr>
      <w:r>
        <w:rPr>
          <w:rtl/>
        </w:rPr>
        <w:t>היו"ר ראובן ריבלין:</w:t>
      </w:r>
    </w:p>
    <w:p w14:paraId="72B8961F" w14:textId="77777777" w:rsidR="00000000" w:rsidRDefault="007C71EE">
      <w:pPr>
        <w:pStyle w:val="a"/>
        <w:rPr>
          <w:rFonts w:hint="cs"/>
          <w:rtl/>
        </w:rPr>
      </w:pPr>
    </w:p>
    <w:p w14:paraId="2E642291" w14:textId="77777777" w:rsidR="00000000" w:rsidRDefault="007C71EE">
      <w:pPr>
        <w:pStyle w:val="a"/>
        <w:rPr>
          <w:rFonts w:hint="cs"/>
          <w:rtl/>
        </w:rPr>
      </w:pPr>
      <w:r>
        <w:rPr>
          <w:rFonts w:hint="cs"/>
          <w:rtl/>
        </w:rPr>
        <w:t>רבותי חברי הכנסת, אנחנו ממשיכים את הדיון שהתחלנו בו ביום שני בשעה 13:00. אנחנו מתכוונים בעוד דקות מספר לעבור לתחילת ההצבעות. נמצא אצלנו הי</w:t>
      </w:r>
      <w:r>
        <w:rPr>
          <w:rFonts w:hint="cs"/>
          <w:rtl/>
        </w:rPr>
        <w:t xml:space="preserve">ום, כאורח, נשיא הסנאט האיטלקי, ועוד מעט הוא יהיה נוכח ביציע האולם, ואני אברך אותו. בינתיים, לפני תחילת ההצבעות, חבר הכנסת וילן מבקש לשאול שאלה את הממשלה, ועל-פי הנחיות התקנון והמקובל אני מאפשר לו לשאול את השאלה שהוא מבקש לשאול. </w:t>
      </w:r>
    </w:p>
    <w:p w14:paraId="528EDF87" w14:textId="77777777" w:rsidR="00000000" w:rsidRDefault="007C71EE">
      <w:pPr>
        <w:pStyle w:val="a"/>
        <w:rPr>
          <w:rFonts w:hint="cs"/>
          <w:rtl/>
        </w:rPr>
      </w:pPr>
    </w:p>
    <w:p w14:paraId="4E22297D" w14:textId="77777777" w:rsidR="00000000" w:rsidRDefault="007C71EE">
      <w:pPr>
        <w:pStyle w:val="Speaker"/>
        <w:rPr>
          <w:rtl/>
        </w:rPr>
      </w:pPr>
      <w:bookmarkStart w:id="2468" w:name="FS000000505T28_05_2003_15_01_16"/>
      <w:bookmarkEnd w:id="2468"/>
      <w:r>
        <w:rPr>
          <w:rFonts w:hint="eastAsia"/>
          <w:rtl/>
        </w:rPr>
        <w:t>אבשלום</w:t>
      </w:r>
      <w:r>
        <w:rPr>
          <w:rtl/>
        </w:rPr>
        <w:t xml:space="preserve"> וילן (מרצ):</w:t>
      </w:r>
    </w:p>
    <w:p w14:paraId="0F9E8C63" w14:textId="77777777" w:rsidR="00000000" w:rsidRDefault="007C71EE">
      <w:pPr>
        <w:pStyle w:val="a"/>
        <w:rPr>
          <w:rFonts w:hint="cs"/>
          <w:rtl/>
        </w:rPr>
      </w:pPr>
    </w:p>
    <w:p w14:paraId="507C5BA0" w14:textId="77777777" w:rsidR="00000000" w:rsidRDefault="007C71EE">
      <w:pPr>
        <w:pStyle w:val="a"/>
        <w:rPr>
          <w:rFonts w:hint="cs"/>
          <w:rtl/>
        </w:rPr>
      </w:pPr>
      <w:r>
        <w:rPr>
          <w:rFonts w:hint="cs"/>
          <w:rtl/>
        </w:rPr>
        <w:t xml:space="preserve">אדוני </w:t>
      </w:r>
      <w:r>
        <w:rPr>
          <w:rFonts w:hint="cs"/>
          <w:rtl/>
        </w:rPr>
        <w:t>היושב-ראש, רבותי חברי הכנסת, פניתי השבוע ליועץ המשפטי לממשלה, ואף שהחוק איננו חוק תקציב, ביקשתי שינחה את ראש הממשלה, שר האוצר או מישהו משרי הממשלה, שאם נעשו הסכמים כלשהם, התחייבויות שלטוניות ואחרות, יניחו אותם בטרם ההצבעה על שולחן הכנסת. היועץ המשפטי לממשל</w:t>
      </w:r>
      <w:r>
        <w:rPr>
          <w:rFonts w:hint="cs"/>
          <w:rtl/>
        </w:rPr>
        <w:t>ה פנה אתמול לראש הממשלה, לשר האוצר ולשרים לעשות כן. אני מבקש ממך, אדוני היושב-ראש, להורות לראש הממשלה ולשר האוצר להניח כל התחייבות שלטונית, הסכם בכתב ובעל-פה, אם נעשו כאלה. ידוע לי - -</w:t>
      </w:r>
    </w:p>
    <w:p w14:paraId="4DD3E2AA" w14:textId="77777777" w:rsidR="00000000" w:rsidRDefault="007C71EE">
      <w:pPr>
        <w:pStyle w:val="a"/>
        <w:rPr>
          <w:rtl/>
        </w:rPr>
      </w:pPr>
    </w:p>
    <w:p w14:paraId="54AB6FEB" w14:textId="77777777" w:rsidR="00000000" w:rsidRDefault="007C71EE">
      <w:pPr>
        <w:pStyle w:val="a"/>
        <w:rPr>
          <w:rFonts w:hint="cs"/>
          <w:rtl/>
        </w:rPr>
      </w:pPr>
    </w:p>
    <w:p w14:paraId="4FF1743E" w14:textId="77777777" w:rsidR="00000000" w:rsidRDefault="007C71EE">
      <w:pPr>
        <w:pStyle w:val="ad"/>
        <w:rPr>
          <w:rtl/>
        </w:rPr>
      </w:pPr>
      <w:r>
        <w:rPr>
          <w:rtl/>
        </w:rPr>
        <w:t>היו"ר ראובן ריבלין:</w:t>
      </w:r>
    </w:p>
    <w:p w14:paraId="7D05619C" w14:textId="77777777" w:rsidR="00000000" w:rsidRDefault="007C71EE">
      <w:pPr>
        <w:pStyle w:val="a"/>
        <w:rPr>
          <w:rtl/>
        </w:rPr>
      </w:pPr>
    </w:p>
    <w:p w14:paraId="527E9DE0" w14:textId="77777777" w:rsidR="00000000" w:rsidRDefault="007C71EE">
      <w:pPr>
        <w:pStyle w:val="a"/>
        <w:rPr>
          <w:rFonts w:hint="cs"/>
          <w:rtl/>
        </w:rPr>
      </w:pPr>
      <w:r>
        <w:rPr>
          <w:rFonts w:hint="cs"/>
          <w:rtl/>
        </w:rPr>
        <w:t xml:space="preserve">יושב-ראש הקואליציה, אני מקווה שאתה מאזין. </w:t>
      </w:r>
    </w:p>
    <w:p w14:paraId="5E7B6C1F" w14:textId="77777777" w:rsidR="00000000" w:rsidRDefault="007C71EE">
      <w:pPr>
        <w:pStyle w:val="a"/>
        <w:rPr>
          <w:rFonts w:hint="cs"/>
          <w:rtl/>
        </w:rPr>
      </w:pPr>
    </w:p>
    <w:p w14:paraId="3FEFC19F" w14:textId="77777777" w:rsidR="00000000" w:rsidRDefault="007C71EE">
      <w:pPr>
        <w:pStyle w:val="SpeakerCon"/>
        <w:rPr>
          <w:rtl/>
        </w:rPr>
      </w:pPr>
      <w:bookmarkStart w:id="2469" w:name="FS000000505T28_05_2003_15_04_07C"/>
      <w:bookmarkEnd w:id="2469"/>
      <w:r>
        <w:rPr>
          <w:rtl/>
        </w:rPr>
        <w:t>אבשל</w:t>
      </w:r>
      <w:r>
        <w:rPr>
          <w:rtl/>
        </w:rPr>
        <w:t>ום וילן (מרצ):</w:t>
      </w:r>
    </w:p>
    <w:p w14:paraId="6BE3BADD" w14:textId="77777777" w:rsidR="00000000" w:rsidRDefault="007C71EE">
      <w:pPr>
        <w:pStyle w:val="a"/>
        <w:rPr>
          <w:rtl/>
        </w:rPr>
      </w:pPr>
    </w:p>
    <w:p w14:paraId="1A84A2C7" w14:textId="77777777" w:rsidR="00000000" w:rsidRDefault="007C71EE">
      <w:pPr>
        <w:pStyle w:val="a"/>
        <w:rPr>
          <w:rFonts w:hint="cs"/>
          <w:rtl/>
        </w:rPr>
      </w:pPr>
      <w:r>
        <w:rPr>
          <w:rFonts w:hint="cs"/>
          <w:rtl/>
        </w:rPr>
        <w:t>אני פונה אל ראש הממשלה ואל שר האוצר - - -</w:t>
      </w:r>
    </w:p>
    <w:p w14:paraId="6D6574BF" w14:textId="77777777" w:rsidR="00000000" w:rsidRDefault="007C71EE">
      <w:pPr>
        <w:pStyle w:val="a"/>
        <w:rPr>
          <w:rFonts w:hint="cs"/>
          <w:rtl/>
        </w:rPr>
      </w:pPr>
    </w:p>
    <w:p w14:paraId="683CB606" w14:textId="77777777" w:rsidR="00000000" w:rsidRDefault="007C71EE">
      <w:pPr>
        <w:pStyle w:val="ac"/>
        <w:rPr>
          <w:rtl/>
        </w:rPr>
      </w:pPr>
      <w:r>
        <w:rPr>
          <w:rFonts w:hint="eastAsia"/>
          <w:rtl/>
        </w:rPr>
        <w:t>גדעון</w:t>
      </w:r>
      <w:r>
        <w:rPr>
          <w:rtl/>
        </w:rPr>
        <w:t xml:space="preserve"> סער (הליכוד):</w:t>
      </w:r>
    </w:p>
    <w:p w14:paraId="7C200115" w14:textId="77777777" w:rsidR="00000000" w:rsidRDefault="007C71EE">
      <w:pPr>
        <w:pStyle w:val="a"/>
        <w:rPr>
          <w:rFonts w:hint="cs"/>
          <w:rtl/>
        </w:rPr>
      </w:pPr>
    </w:p>
    <w:p w14:paraId="72D67AF6" w14:textId="77777777" w:rsidR="00000000" w:rsidRDefault="007C71EE">
      <w:pPr>
        <w:pStyle w:val="a"/>
        <w:rPr>
          <w:rFonts w:hint="cs"/>
          <w:rtl/>
        </w:rPr>
      </w:pPr>
      <w:r>
        <w:rPr>
          <w:rFonts w:hint="cs"/>
          <w:rtl/>
        </w:rPr>
        <w:t>אני לא עשיתי הסכמים - -  -</w:t>
      </w:r>
    </w:p>
    <w:p w14:paraId="293824C8" w14:textId="77777777" w:rsidR="00000000" w:rsidRDefault="007C71EE">
      <w:pPr>
        <w:pStyle w:val="a"/>
        <w:rPr>
          <w:rFonts w:hint="cs"/>
          <w:rtl/>
        </w:rPr>
      </w:pPr>
    </w:p>
    <w:p w14:paraId="69E7D868" w14:textId="77777777" w:rsidR="00000000" w:rsidRDefault="007C71EE">
      <w:pPr>
        <w:pStyle w:val="SpeakerCon"/>
        <w:rPr>
          <w:rtl/>
        </w:rPr>
      </w:pPr>
      <w:bookmarkStart w:id="2470" w:name="FS000000505T28_05_2003_15_04_50C"/>
      <w:bookmarkEnd w:id="2470"/>
      <w:r>
        <w:rPr>
          <w:rtl/>
        </w:rPr>
        <w:t>אבשלום וילן (מרצ):</w:t>
      </w:r>
    </w:p>
    <w:p w14:paraId="7E66001E" w14:textId="77777777" w:rsidR="00000000" w:rsidRDefault="007C71EE">
      <w:pPr>
        <w:pStyle w:val="a"/>
        <w:rPr>
          <w:rtl/>
        </w:rPr>
      </w:pPr>
    </w:p>
    <w:p w14:paraId="2A1F8625" w14:textId="77777777" w:rsidR="00000000" w:rsidRDefault="007C71EE">
      <w:pPr>
        <w:pStyle w:val="a"/>
        <w:rPr>
          <w:rFonts w:hint="cs"/>
          <w:rtl/>
        </w:rPr>
      </w:pPr>
      <w:r>
        <w:rPr>
          <w:rFonts w:hint="cs"/>
          <w:rtl/>
        </w:rPr>
        <w:t>אני אומר, חוזר ומדגיש: התחייבויות שלטוניות, בכתב או בעל-פה. ידוע לי שאנשי יש"ע וגוש-קטיף קיבלו התחייבות שלטונית, שעל-פיה - -</w:t>
      </w:r>
    </w:p>
    <w:p w14:paraId="166A0E0A" w14:textId="77777777" w:rsidR="00000000" w:rsidRDefault="007C71EE">
      <w:pPr>
        <w:pStyle w:val="a"/>
        <w:rPr>
          <w:rFonts w:hint="cs"/>
          <w:rtl/>
        </w:rPr>
      </w:pPr>
    </w:p>
    <w:p w14:paraId="7DA94BE1" w14:textId="77777777" w:rsidR="00000000" w:rsidRDefault="007C71EE">
      <w:pPr>
        <w:pStyle w:val="ac"/>
        <w:rPr>
          <w:rtl/>
        </w:rPr>
      </w:pPr>
      <w:r>
        <w:rPr>
          <w:rFonts w:hint="eastAsia"/>
          <w:rtl/>
        </w:rPr>
        <w:t>יח</w:t>
      </w:r>
      <w:r>
        <w:rPr>
          <w:rFonts w:hint="eastAsia"/>
          <w:rtl/>
        </w:rPr>
        <w:t>יאל</w:t>
      </w:r>
      <w:r>
        <w:rPr>
          <w:rtl/>
        </w:rPr>
        <w:t xml:space="preserve"> חזן (הליכוד):</w:t>
      </w:r>
    </w:p>
    <w:p w14:paraId="62D0E40F" w14:textId="77777777" w:rsidR="00000000" w:rsidRDefault="007C71EE">
      <w:pPr>
        <w:pStyle w:val="a"/>
        <w:rPr>
          <w:rFonts w:hint="cs"/>
          <w:rtl/>
        </w:rPr>
      </w:pPr>
    </w:p>
    <w:p w14:paraId="02C9EDE4" w14:textId="77777777" w:rsidR="00000000" w:rsidRDefault="007C71EE">
      <w:pPr>
        <w:pStyle w:val="a"/>
        <w:rPr>
          <w:rFonts w:hint="cs"/>
          <w:rtl/>
        </w:rPr>
      </w:pPr>
      <w:r>
        <w:rPr>
          <w:rFonts w:hint="cs"/>
          <w:rtl/>
        </w:rPr>
        <w:t xml:space="preserve">מאיפה זה נודע לך? </w:t>
      </w:r>
    </w:p>
    <w:p w14:paraId="17B80086" w14:textId="77777777" w:rsidR="00000000" w:rsidRDefault="007C71EE">
      <w:pPr>
        <w:pStyle w:val="a"/>
        <w:rPr>
          <w:rFonts w:hint="cs"/>
          <w:rtl/>
        </w:rPr>
      </w:pPr>
    </w:p>
    <w:p w14:paraId="08F8CD1B" w14:textId="77777777" w:rsidR="00000000" w:rsidRDefault="007C71EE">
      <w:pPr>
        <w:pStyle w:val="SpeakerCon"/>
        <w:rPr>
          <w:rtl/>
        </w:rPr>
      </w:pPr>
      <w:bookmarkStart w:id="2471" w:name="FS000000505T28_05_2003_15_14_42C"/>
      <w:bookmarkEnd w:id="2471"/>
      <w:r>
        <w:rPr>
          <w:rtl/>
        </w:rPr>
        <w:t>אבשלום וילן (מרצ):</w:t>
      </w:r>
    </w:p>
    <w:p w14:paraId="4BE146AC" w14:textId="77777777" w:rsidR="00000000" w:rsidRDefault="007C71EE">
      <w:pPr>
        <w:pStyle w:val="a"/>
        <w:rPr>
          <w:rtl/>
        </w:rPr>
      </w:pPr>
    </w:p>
    <w:p w14:paraId="1C61015D" w14:textId="77777777" w:rsidR="00000000" w:rsidRDefault="007C71EE">
      <w:pPr>
        <w:pStyle w:val="a"/>
        <w:rPr>
          <w:rFonts w:hint="cs"/>
          <w:rtl/>
        </w:rPr>
      </w:pPr>
      <w:r>
        <w:rPr>
          <w:rFonts w:hint="cs"/>
          <w:rtl/>
        </w:rPr>
        <w:t xml:space="preserve">- - כל הטבות המס שיקוצצו יוחזרו אליהם בדרכים אחרות. אני רוצה לדעת מפי ראש הממשלה אם יש אמת בדבר. </w:t>
      </w:r>
    </w:p>
    <w:p w14:paraId="507E0E32" w14:textId="77777777" w:rsidR="00000000" w:rsidRDefault="007C71EE">
      <w:pPr>
        <w:pStyle w:val="a"/>
        <w:rPr>
          <w:rFonts w:hint="cs"/>
          <w:rtl/>
        </w:rPr>
      </w:pPr>
    </w:p>
    <w:p w14:paraId="0EF383F6" w14:textId="77777777" w:rsidR="00000000" w:rsidRDefault="007C71EE">
      <w:pPr>
        <w:pStyle w:val="ac"/>
        <w:rPr>
          <w:rtl/>
        </w:rPr>
      </w:pPr>
      <w:r>
        <w:rPr>
          <w:rFonts w:hint="eastAsia"/>
          <w:rtl/>
        </w:rPr>
        <w:t>קריאות</w:t>
      </w:r>
      <w:r>
        <w:rPr>
          <w:rtl/>
        </w:rPr>
        <w:t>:</w:t>
      </w:r>
    </w:p>
    <w:p w14:paraId="2F1A2825" w14:textId="77777777" w:rsidR="00000000" w:rsidRDefault="007C71EE">
      <w:pPr>
        <w:pStyle w:val="a"/>
        <w:rPr>
          <w:rFonts w:hint="cs"/>
          <w:rtl/>
        </w:rPr>
      </w:pPr>
    </w:p>
    <w:p w14:paraId="1982DAA0" w14:textId="77777777" w:rsidR="00000000" w:rsidRDefault="007C71EE">
      <w:pPr>
        <w:pStyle w:val="a"/>
        <w:rPr>
          <w:rFonts w:hint="cs"/>
          <w:rtl/>
        </w:rPr>
      </w:pPr>
      <w:r>
        <w:rPr>
          <w:rFonts w:hint="cs"/>
          <w:rtl/>
        </w:rPr>
        <w:t>- - -</w:t>
      </w:r>
    </w:p>
    <w:p w14:paraId="4C09F508" w14:textId="77777777" w:rsidR="00000000" w:rsidRDefault="007C71EE">
      <w:pPr>
        <w:pStyle w:val="a"/>
        <w:rPr>
          <w:rFonts w:hint="cs"/>
          <w:rtl/>
        </w:rPr>
      </w:pPr>
    </w:p>
    <w:p w14:paraId="350A03A2" w14:textId="77777777" w:rsidR="00000000" w:rsidRDefault="007C71EE">
      <w:pPr>
        <w:pStyle w:val="ad"/>
        <w:rPr>
          <w:rtl/>
        </w:rPr>
      </w:pPr>
      <w:r>
        <w:rPr>
          <w:rtl/>
        </w:rPr>
        <w:t>היו"ר ראובן ריבלין:</w:t>
      </w:r>
    </w:p>
    <w:p w14:paraId="5C3A1B84" w14:textId="77777777" w:rsidR="00000000" w:rsidRDefault="007C71EE">
      <w:pPr>
        <w:pStyle w:val="a"/>
        <w:rPr>
          <w:rtl/>
        </w:rPr>
      </w:pPr>
    </w:p>
    <w:p w14:paraId="3C3E839A" w14:textId="77777777" w:rsidR="00000000" w:rsidRDefault="007C71EE">
      <w:pPr>
        <w:pStyle w:val="a"/>
        <w:rPr>
          <w:rFonts w:hint="cs"/>
          <w:rtl/>
        </w:rPr>
      </w:pPr>
      <w:r>
        <w:rPr>
          <w:rFonts w:hint="cs"/>
          <w:rtl/>
        </w:rPr>
        <w:t>חברי הכנסת, שלא תהיה לכם שום אי-הבנה. אני, בשלושת החודשים הרא</w:t>
      </w:r>
      <w:r>
        <w:rPr>
          <w:rFonts w:hint="cs"/>
          <w:rtl/>
        </w:rPr>
        <w:t xml:space="preserve">שונים לא קראתי אף אחד לסדר. הפעם אני לא אקרא אף אחד לסדר. מי שיפריע למהלך הצבעה ממושכת, פשוט ניאלץ לנקוט נגדו סנקציה מיידית. </w:t>
      </w:r>
    </w:p>
    <w:p w14:paraId="454B6CF5" w14:textId="77777777" w:rsidR="00000000" w:rsidRDefault="007C71EE">
      <w:pPr>
        <w:pStyle w:val="a"/>
        <w:rPr>
          <w:rFonts w:hint="cs"/>
          <w:rtl/>
        </w:rPr>
      </w:pPr>
    </w:p>
    <w:p w14:paraId="799FCDD0" w14:textId="77777777" w:rsidR="00000000" w:rsidRDefault="007C71EE">
      <w:pPr>
        <w:pStyle w:val="a"/>
        <w:rPr>
          <w:rFonts w:hint="cs"/>
          <w:rtl/>
        </w:rPr>
      </w:pPr>
      <w:r>
        <w:rPr>
          <w:rFonts w:hint="cs"/>
          <w:rtl/>
        </w:rPr>
        <w:t xml:space="preserve">אני מבקש מכל חברי הכנסת לשבת במקומותיהם. כל מי שרוצה לנהל שיחות </w:t>
      </w:r>
      <w:r>
        <w:rPr>
          <w:rtl/>
        </w:rPr>
        <w:t>–</w:t>
      </w:r>
      <w:r>
        <w:rPr>
          <w:rFonts w:hint="cs"/>
          <w:rtl/>
        </w:rPr>
        <w:t xml:space="preserve"> ינהל בחוץ. כל אדם שאינו חבר כנסת ונמצא באולם, וידבר, יוצא מן הא</w:t>
      </w:r>
      <w:r>
        <w:rPr>
          <w:rFonts w:hint="cs"/>
          <w:rtl/>
        </w:rPr>
        <w:t xml:space="preserve">ולם, פשוט מאוד. כל העוזרים, כל המנהלים, כל ראשי הסיעות, כל מנהלי הסיעות, כל העוזרים הפרלמנטריים ועוזרי השרים, אנשי האוצר וכיוצא באלה. כן, מר וילן. </w:t>
      </w:r>
    </w:p>
    <w:p w14:paraId="02A7AA77" w14:textId="77777777" w:rsidR="00000000" w:rsidRDefault="007C71EE">
      <w:pPr>
        <w:pStyle w:val="a"/>
        <w:rPr>
          <w:rFonts w:hint="cs"/>
          <w:rtl/>
        </w:rPr>
      </w:pPr>
    </w:p>
    <w:p w14:paraId="75433B1E" w14:textId="77777777" w:rsidR="00000000" w:rsidRDefault="007C71EE">
      <w:pPr>
        <w:pStyle w:val="SpeakerCon"/>
        <w:rPr>
          <w:rtl/>
        </w:rPr>
      </w:pPr>
      <w:bookmarkStart w:id="2472" w:name="FS000000505T28_05_2003_15_17_34C"/>
      <w:bookmarkEnd w:id="2472"/>
      <w:r>
        <w:rPr>
          <w:rtl/>
        </w:rPr>
        <w:t>אבשלום וילן (מרצ):</w:t>
      </w:r>
    </w:p>
    <w:p w14:paraId="2F3FEE54" w14:textId="77777777" w:rsidR="00000000" w:rsidRDefault="007C71EE">
      <w:pPr>
        <w:pStyle w:val="a"/>
        <w:rPr>
          <w:rtl/>
        </w:rPr>
      </w:pPr>
    </w:p>
    <w:p w14:paraId="42A6E3CF" w14:textId="77777777" w:rsidR="00000000" w:rsidRDefault="007C71EE">
      <w:pPr>
        <w:pStyle w:val="a"/>
        <w:rPr>
          <w:rFonts w:hint="cs"/>
          <w:rtl/>
        </w:rPr>
      </w:pPr>
      <w:r>
        <w:rPr>
          <w:rFonts w:hint="cs"/>
          <w:rtl/>
        </w:rPr>
        <w:t xml:space="preserve">ביקשתי מראש הממשלה - - - הממשלה - - </w:t>
      </w:r>
    </w:p>
    <w:p w14:paraId="177E4721" w14:textId="77777777" w:rsidR="00000000" w:rsidRDefault="007C71EE">
      <w:pPr>
        <w:pStyle w:val="a"/>
        <w:rPr>
          <w:rFonts w:hint="cs"/>
          <w:rtl/>
        </w:rPr>
      </w:pPr>
    </w:p>
    <w:p w14:paraId="627B890A" w14:textId="77777777" w:rsidR="00000000" w:rsidRDefault="007C71EE">
      <w:pPr>
        <w:pStyle w:val="ad"/>
        <w:rPr>
          <w:rtl/>
        </w:rPr>
      </w:pPr>
      <w:r>
        <w:rPr>
          <w:rtl/>
        </w:rPr>
        <w:t>היו"ר ראובן ריבלין:</w:t>
      </w:r>
    </w:p>
    <w:p w14:paraId="38452C7C" w14:textId="77777777" w:rsidR="00000000" w:rsidRDefault="007C71EE">
      <w:pPr>
        <w:pStyle w:val="a"/>
        <w:rPr>
          <w:rtl/>
        </w:rPr>
      </w:pPr>
    </w:p>
    <w:p w14:paraId="50C86172" w14:textId="77777777" w:rsidR="00000000" w:rsidRDefault="007C71EE">
      <w:pPr>
        <w:pStyle w:val="a"/>
        <w:rPr>
          <w:rFonts w:hint="cs"/>
          <w:rtl/>
        </w:rPr>
      </w:pPr>
      <w:r>
        <w:rPr>
          <w:rFonts w:hint="cs"/>
          <w:rtl/>
        </w:rPr>
        <w:t xml:space="preserve">שמעתי. גם הוא שמע. </w:t>
      </w:r>
    </w:p>
    <w:p w14:paraId="324F286F" w14:textId="77777777" w:rsidR="00000000" w:rsidRDefault="007C71EE">
      <w:pPr>
        <w:pStyle w:val="a"/>
        <w:rPr>
          <w:rFonts w:hint="cs"/>
          <w:rtl/>
        </w:rPr>
      </w:pPr>
    </w:p>
    <w:p w14:paraId="21CEF1E2" w14:textId="77777777" w:rsidR="00000000" w:rsidRDefault="007C71EE">
      <w:pPr>
        <w:pStyle w:val="SpeakerCon"/>
        <w:rPr>
          <w:rtl/>
        </w:rPr>
      </w:pPr>
      <w:bookmarkStart w:id="2473" w:name="FS000000505T28_05_2003_15_18_00C"/>
      <w:bookmarkEnd w:id="2473"/>
      <w:r>
        <w:rPr>
          <w:rtl/>
        </w:rPr>
        <w:t xml:space="preserve">אבשלום </w:t>
      </w:r>
      <w:r>
        <w:rPr>
          <w:rtl/>
        </w:rPr>
        <w:t>וילן (מרצ):</w:t>
      </w:r>
    </w:p>
    <w:p w14:paraId="1B22307D" w14:textId="77777777" w:rsidR="00000000" w:rsidRDefault="007C71EE">
      <w:pPr>
        <w:pStyle w:val="a"/>
        <w:rPr>
          <w:rtl/>
        </w:rPr>
      </w:pPr>
    </w:p>
    <w:p w14:paraId="09AAE688" w14:textId="77777777" w:rsidR="00000000" w:rsidRDefault="007C71EE">
      <w:pPr>
        <w:pStyle w:val="a"/>
        <w:rPr>
          <w:rFonts w:hint="cs"/>
          <w:rtl/>
        </w:rPr>
      </w:pPr>
      <w:r>
        <w:rPr>
          <w:rFonts w:hint="cs"/>
          <w:rtl/>
        </w:rPr>
        <w:t xml:space="preserve">האם ניתנה התחייבות להניח על שולחנה של הכנסת. - - -  מחכה לתשובתו. </w:t>
      </w:r>
    </w:p>
    <w:p w14:paraId="7C5AAEF1" w14:textId="77777777" w:rsidR="00000000" w:rsidRDefault="007C71EE">
      <w:pPr>
        <w:pStyle w:val="a"/>
        <w:rPr>
          <w:rFonts w:hint="cs"/>
          <w:rtl/>
        </w:rPr>
      </w:pPr>
    </w:p>
    <w:p w14:paraId="3DF654F4" w14:textId="77777777" w:rsidR="00000000" w:rsidRDefault="007C71EE">
      <w:pPr>
        <w:pStyle w:val="ad"/>
        <w:rPr>
          <w:rtl/>
        </w:rPr>
      </w:pPr>
      <w:r>
        <w:rPr>
          <w:rtl/>
        </w:rPr>
        <w:t>היו"ר ראובן ריבלין:</w:t>
      </w:r>
    </w:p>
    <w:p w14:paraId="2E25E2CB" w14:textId="77777777" w:rsidR="00000000" w:rsidRDefault="007C71EE">
      <w:pPr>
        <w:pStyle w:val="a"/>
        <w:rPr>
          <w:rtl/>
        </w:rPr>
      </w:pPr>
    </w:p>
    <w:p w14:paraId="7E7A4A87" w14:textId="77777777" w:rsidR="00000000" w:rsidRDefault="007C71EE">
      <w:pPr>
        <w:pStyle w:val="a"/>
        <w:rPr>
          <w:rFonts w:hint="cs"/>
          <w:rtl/>
        </w:rPr>
      </w:pPr>
      <w:r>
        <w:rPr>
          <w:rFonts w:hint="cs"/>
          <w:rtl/>
        </w:rPr>
        <w:t xml:space="preserve">אני מייד עונה לך. כפי שמסר לי יושב-ראש הקואליציה - יושב-ראש הקואליציה, אתה לא חתמת על שום הסכם והקואליציה לא חתמה. </w:t>
      </w:r>
    </w:p>
    <w:p w14:paraId="348A1381" w14:textId="77777777" w:rsidR="00000000" w:rsidRDefault="007C71EE">
      <w:pPr>
        <w:pStyle w:val="a"/>
        <w:rPr>
          <w:rFonts w:hint="cs"/>
          <w:rtl/>
        </w:rPr>
      </w:pPr>
    </w:p>
    <w:p w14:paraId="301B1C72" w14:textId="77777777" w:rsidR="00000000" w:rsidRDefault="007C71EE">
      <w:pPr>
        <w:pStyle w:val="SpeakerCon"/>
        <w:rPr>
          <w:rtl/>
        </w:rPr>
      </w:pPr>
      <w:bookmarkStart w:id="2474" w:name="FS000000505T28_05_2003_15_20_23C"/>
      <w:bookmarkEnd w:id="2474"/>
      <w:r>
        <w:rPr>
          <w:rtl/>
        </w:rPr>
        <w:t>אבשלום וילן (מרצ):</w:t>
      </w:r>
    </w:p>
    <w:p w14:paraId="1B1F206D" w14:textId="77777777" w:rsidR="00000000" w:rsidRDefault="007C71EE">
      <w:pPr>
        <w:pStyle w:val="a"/>
        <w:rPr>
          <w:rtl/>
        </w:rPr>
      </w:pPr>
    </w:p>
    <w:p w14:paraId="142BB55D" w14:textId="77777777" w:rsidR="00000000" w:rsidRDefault="007C71EE">
      <w:pPr>
        <w:pStyle w:val="a"/>
        <w:rPr>
          <w:rFonts w:hint="cs"/>
          <w:rtl/>
        </w:rPr>
      </w:pPr>
      <w:r>
        <w:rPr>
          <w:rFonts w:hint="cs"/>
          <w:rtl/>
        </w:rPr>
        <w:t>- - -</w:t>
      </w:r>
    </w:p>
    <w:p w14:paraId="6BD97A5D" w14:textId="77777777" w:rsidR="00000000" w:rsidRDefault="007C71EE">
      <w:pPr>
        <w:pStyle w:val="a"/>
        <w:rPr>
          <w:rFonts w:hint="cs"/>
          <w:rtl/>
        </w:rPr>
      </w:pPr>
    </w:p>
    <w:p w14:paraId="113829DD" w14:textId="77777777" w:rsidR="00000000" w:rsidRDefault="007C71EE">
      <w:pPr>
        <w:pStyle w:val="ad"/>
        <w:rPr>
          <w:rtl/>
        </w:rPr>
      </w:pPr>
      <w:r>
        <w:rPr>
          <w:rtl/>
        </w:rPr>
        <w:t>היו"ר ראוב</w:t>
      </w:r>
      <w:r>
        <w:rPr>
          <w:rtl/>
        </w:rPr>
        <w:t>ן ריבלין:</w:t>
      </w:r>
    </w:p>
    <w:p w14:paraId="32AAC24D" w14:textId="77777777" w:rsidR="00000000" w:rsidRDefault="007C71EE">
      <w:pPr>
        <w:pStyle w:val="a"/>
        <w:rPr>
          <w:rtl/>
        </w:rPr>
      </w:pPr>
    </w:p>
    <w:p w14:paraId="5BECD498" w14:textId="77777777" w:rsidR="00000000" w:rsidRDefault="007C71EE">
      <w:pPr>
        <w:pStyle w:val="a"/>
        <w:rPr>
          <w:rFonts w:hint="cs"/>
          <w:rtl/>
        </w:rPr>
      </w:pPr>
      <w:r>
        <w:rPr>
          <w:rFonts w:hint="cs"/>
          <w:rtl/>
        </w:rPr>
        <w:t xml:space="preserve">אני יודע. חכה רגע, חכה. ראש הממשלה לא יוותר על התענוג לענות לך, אני רק רוצה שתמתין. </w:t>
      </w:r>
    </w:p>
    <w:p w14:paraId="27A4B625" w14:textId="77777777" w:rsidR="00000000" w:rsidRDefault="007C71EE">
      <w:pPr>
        <w:pStyle w:val="a"/>
        <w:rPr>
          <w:rFonts w:hint="cs"/>
          <w:rtl/>
        </w:rPr>
      </w:pPr>
    </w:p>
    <w:p w14:paraId="74EC64A2" w14:textId="77777777" w:rsidR="00000000" w:rsidRDefault="007C71EE">
      <w:pPr>
        <w:pStyle w:val="ac"/>
        <w:rPr>
          <w:rtl/>
        </w:rPr>
      </w:pPr>
      <w:r>
        <w:rPr>
          <w:rFonts w:hint="eastAsia"/>
          <w:rtl/>
        </w:rPr>
        <w:t>גדעון</w:t>
      </w:r>
      <w:r>
        <w:rPr>
          <w:rtl/>
        </w:rPr>
        <w:t xml:space="preserve"> סער (הליכוד):</w:t>
      </w:r>
    </w:p>
    <w:p w14:paraId="2BDD87B9" w14:textId="77777777" w:rsidR="00000000" w:rsidRDefault="007C71EE">
      <w:pPr>
        <w:pStyle w:val="a"/>
        <w:rPr>
          <w:rFonts w:hint="cs"/>
          <w:rtl/>
        </w:rPr>
      </w:pPr>
    </w:p>
    <w:p w14:paraId="6CAC9B32" w14:textId="77777777" w:rsidR="00000000" w:rsidRDefault="007C71EE">
      <w:pPr>
        <w:pStyle w:val="a"/>
        <w:rPr>
          <w:rFonts w:hint="cs"/>
          <w:rtl/>
        </w:rPr>
      </w:pPr>
      <w:r>
        <w:rPr>
          <w:rFonts w:hint="cs"/>
          <w:rtl/>
        </w:rPr>
        <w:t>אדוני היושב-ראש, לי לא ידוע על שום הסכם, לא בכתב וגם לא בעל-פה, אבל אני מקווה שאחד משני שרי האוצר של מדינת ישראל יגיעו לכאן בדקות הקרובות.</w:t>
      </w:r>
      <w:r>
        <w:rPr>
          <w:rFonts w:hint="cs"/>
          <w:rtl/>
        </w:rPr>
        <w:t xml:space="preserve"> </w:t>
      </w:r>
    </w:p>
    <w:p w14:paraId="34CAC8F2" w14:textId="77777777" w:rsidR="00000000" w:rsidRDefault="007C71EE">
      <w:pPr>
        <w:pStyle w:val="a"/>
        <w:rPr>
          <w:rFonts w:hint="cs"/>
          <w:rtl/>
        </w:rPr>
      </w:pPr>
    </w:p>
    <w:p w14:paraId="628BC873" w14:textId="77777777" w:rsidR="00000000" w:rsidRDefault="007C71EE">
      <w:pPr>
        <w:pStyle w:val="SpeakerCon"/>
        <w:rPr>
          <w:rtl/>
        </w:rPr>
      </w:pPr>
      <w:bookmarkStart w:id="2475" w:name="FS000000505T28_05_2003_15_21_20C"/>
      <w:bookmarkEnd w:id="2475"/>
      <w:r>
        <w:rPr>
          <w:rtl/>
        </w:rPr>
        <w:t>אבשלום וילן (מרצ):</w:t>
      </w:r>
    </w:p>
    <w:p w14:paraId="2795CA22" w14:textId="77777777" w:rsidR="00000000" w:rsidRDefault="007C71EE">
      <w:pPr>
        <w:pStyle w:val="a"/>
        <w:rPr>
          <w:rtl/>
        </w:rPr>
      </w:pPr>
    </w:p>
    <w:p w14:paraId="38783279" w14:textId="77777777" w:rsidR="00000000" w:rsidRDefault="007C71EE">
      <w:pPr>
        <w:pStyle w:val="a"/>
        <w:rPr>
          <w:rFonts w:hint="cs"/>
          <w:rtl/>
        </w:rPr>
      </w:pPr>
      <w:r>
        <w:rPr>
          <w:rFonts w:hint="cs"/>
          <w:rtl/>
        </w:rPr>
        <w:t xml:space="preserve">אדוני היושב-ראש, אני שאלתי על-פי הנחיית היועץ המשפטי לממשלה, ועל-פי פנייתו אליהם אתמול, את ראש הממשלה ואת שר האוצר, ולא את יושב-ראש הקואליציה, בכל הכבוד. </w:t>
      </w:r>
    </w:p>
    <w:p w14:paraId="763527AB" w14:textId="77777777" w:rsidR="00000000" w:rsidRDefault="007C71EE">
      <w:pPr>
        <w:pStyle w:val="a"/>
        <w:rPr>
          <w:rFonts w:hint="cs"/>
          <w:rtl/>
        </w:rPr>
      </w:pPr>
    </w:p>
    <w:p w14:paraId="703FB18C" w14:textId="77777777" w:rsidR="00000000" w:rsidRDefault="007C71EE">
      <w:pPr>
        <w:pStyle w:val="ad"/>
        <w:rPr>
          <w:rtl/>
        </w:rPr>
      </w:pPr>
      <w:r>
        <w:rPr>
          <w:rtl/>
        </w:rPr>
        <w:t>היו"ר ראובן ריבלין:</w:t>
      </w:r>
    </w:p>
    <w:p w14:paraId="568B2D63" w14:textId="77777777" w:rsidR="00000000" w:rsidRDefault="007C71EE">
      <w:pPr>
        <w:pStyle w:val="a"/>
        <w:rPr>
          <w:rtl/>
        </w:rPr>
      </w:pPr>
    </w:p>
    <w:p w14:paraId="34590D9A" w14:textId="77777777" w:rsidR="00000000" w:rsidRDefault="007C71EE">
      <w:pPr>
        <w:pStyle w:val="a"/>
        <w:rPr>
          <w:rFonts w:hint="cs"/>
          <w:rtl/>
        </w:rPr>
      </w:pPr>
      <w:r>
        <w:rPr>
          <w:rFonts w:hint="cs"/>
          <w:rtl/>
        </w:rPr>
        <w:t>חבר הכנסת וילן, לא אתחיל את ההצבעה לפני שאקבל תשובה ברור</w:t>
      </w:r>
      <w:r>
        <w:rPr>
          <w:rFonts w:hint="cs"/>
          <w:rtl/>
        </w:rPr>
        <w:t xml:space="preserve">ה. נא לשבת. אנחנו ממתינים לשר האוצר, אלא אם כן ראש הממשלה מבקש לענות בשמם. אני מציע שנחכה לשר האוצר, והוא יבוא ויאמר לנו. </w:t>
      </w:r>
    </w:p>
    <w:p w14:paraId="576B903B" w14:textId="77777777" w:rsidR="00000000" w:rsidRDefault="007C71EE">
      <w:pPr>
        <w:pStyle w:val="a"/>
        <w:rPr>
          <w:rFonts w:hint="cs"/>
          <w:rtl/>
        </w:rPr>
      </w:pPr>
    </w:p>
    <w:p w14:paraId="5489059E" w14:textId="77777777" w:rsidR="00000000" w:rsidRDefault="007C71EE">
      <w:pPr>
        <w:pStyle w:val="a"/>
        <w:rPr>
          <w:rFonts w:hint="cs"/>
          <w:rtl/>
        </w:rPr>
      </w:pPr>
    </w:p>
    <w:p w14:paraId="27A9649A" w14:textId="77777777" w:rsidR="00000000" w:rsidRDefault="007C71EE">
      <w:pPr>
        <w:pStyle w:val="Subject"/>
        <w:rPr>
          <w:rtl/>
        </w:rPr>
      </w:pPr>
      <w:bookmarkStart w:id="2476" w:name="CS12001FI0012001T28_05_2003_15_22_50"/>
      <w:bookmarkEnd w:id="2476"/>
      <w:r>
        <w:rPr>
          <w:rFonts w:hint="cs"/>
          <w:rtl/>
        </w:rPr>
        <w:t>דברי בר</w:t>
      </w:r>
      <w:r>
        <w:rPr>
          <w:rtl/>
        </w:rPr>
        <w:t>כה של יו</w:t>
      </w:r>
      <w:r>
        <w:rPr>
          <w:rFonts w:hint="cs"/>
          <w:rtl/>
        </w:rPr>
        <w:t>שב-ראש</w:t>
      </w:r>
      <w:r>
        <w:rPr>
          <w:rtl/>
        </w:rPr>
        <w:t xml:space="preserve"> הכנסת לנשיא הסנאט </w:t>
      </w:r>
      <w:r>
        <w:rPr>
          <w:rFonts w:hint="cs"/>
          <w:rtl/>
        </w:rPr>
        <w:br/>
      </w:r>
      <w:r>
        <w:rPr>
          <w:rtl/>
        </w:rPr>
        <w:t>של הרפובליקה הא</w:t>
      </w:r>
      <w:r>
        <w:rPr>
          <w:rFonts w:hint="cs"/>
          <w:rtl/>
        </w:rPr>
        <w:t>י</w:t>
      </w:r>
      <w:r>
        <w:rPr>
          <w:rtl/>
        </w:rPr>
        <w:t>טלקית</w:t>
      </w:r>
    </w:p>
    <w:p w14:paraId="2885387F" w14:textId="77777777" w:rsidR="00000000" w:rsidRDefault="007C71EE">
      <w:pPr>
        <w:pStyle w:val="SubjectSub"/>
        <w:rPr>
          <w:rFonts w:hint="cs"/>
          <w:rtl/>
        </w:rPr>
      </w:pPr>
    </w:p>
    <w:p w14:paraId="19D51DBB" w14:textId="77777777" w:rsidR="00000000" w:rsidRDefault="007C71EE">
      <w:pPr>
        <w:pStyle w:val="ad"/>
        <w:rPr>
          <w:rtl/>
        </w:rPr>
      </w:pPr>
      <w:r>
        <w:rPr>
          <w:rtl/>
        </w:rPr>
        <w:t>היו"ר ראובן ריבלין:</w:t>
      </w:r>
    </w:p>
    <w:p w14:paraId="1FE24E40" w14:textId="77777777" w:rsidR="00000000" w:rsidRDefault="007C71EE">
      <w:pPr>
        <w:pStyle w:val="a"/>
        <w:rPr>
          <w:rtl/>
        </w:rPr>
      </w:pPr>
    </w:p>
    <w:p w14:paraId="47E0B362" w14:textId="77777777" w:rsidR="00000000" w:rsidRDefault="007C71EE">
      <w:pPr>
        <w:pStyle w:val="a"/>
        <w:rPr>
          <w:rFonts w:hint="cs"/>
          <w:rtl/>
        </w:rPr>
      </w:pPr>
      <w:r>
        <w:rPr>
          <w:rFonts w:hint="cs"/>
          <w:rtl/>
        </w:rPr>
        <w:t>רבותי חברי הכנסת, אני מבקש לתת כבוד לאורח נכבד</w:t>
      </w:r>
      <w:r>
        <w:rPr>
          <w:rFonts w:hint="cs"/>
          <w:rtl/>
        </w:rPr>
        <w:t xml:space="preserve"> ויקר אשר נמצא באולם ביציע האורחים.</w:t>
      </w:r>
    </w:p>
    <w:p w14:paraId="124E910B" w14:textId="77777777" w:rsidR="00000000" w:rsidRDefault="007C71EE">
      <w:pPr>
        <w:pStyle w:val="a"/>
        <w:rPr>
          <w:rFonts w:hint="cs"/>
          <w:rtl/>
        </w:rPr>
      </w:pPr>
    </w:p>
    <w:p w14:paraId="6B1F0FB0" w14:textId="77777777" w:rsidR="00000000" w:rsidRDefault="007C71EE">
      <w:pPr>
        <w:pStyle w:val="a"/>
        <w:rPr>
          <w:rFonts w:hint="cs"/>
          <w:rtl/>
        </w:rPr>
      </w:pPr>
      <w:r>
        <w:rPr>
          <w:rFonts w:hint="cs"/>
          <w:rtl/>
        </w:rPr>
        <w:t xml:space="preserve"> חברי הכנסת, אדוני ראש הממשלה והשרים, אנו מארחים היום, בשיאה של הקלחת הפרלמנטרית, את נשיא הסנאט האיטלקי, פרופסור מרצ'לו פרה. </w:t>
      </w:r>
    </w:p>
    <w:p w14:paraId="21A9B1B9" w14:textId="77777777" w:rsidR="00000000" w:rsidRDefault="007C71EE">
      <w:pPr>
        <w:pStyle w:val="a"/>
        <w:rPr>
          <w:rFonts w:hint="cs"/>
          <w:rtl/>
        </w:rPr>
      </w:pPr>
    </w:p>
    <w:p w14:paraId="0613D782" w14:textId="77777777" w:rsidR="00000000" w:rsidRDefault="007C71EE">
      <w:pPr>
        <w:pStyle w:val="a"/>
        <w:rPr>
          <w:rFonts w:hint="cs"/>
          <w:rtl/>
        </w:rPr>
      </w:pPr>
      <w:r>
        <w:rPr>
          <w:rFonts w:hint="cs"/>
          <w:rtl/>
        </w:rPr>
        <w:t xml:space="preserve">אנו מעריכים מאוד, אדוני הנשיא, את ביקורך בתקופה לא קלה לישראל, שבה, לצערנו, התמעטו הביקורים </w:t>
      </w:r>
      <w:r>
        <w:rPr>
          <w:rFonts w:hint="cs"/>
          <w:rtl/>
        </w:rPr>
        <w:t xml:space="preserve">בה מצד אישים רמי מעלה. בתקופות שכאלו ניכרים ידידי אמת, ואנו שמחים להיווכח שאתה נמנה עמהם. </w:t>
      </w:r>
    </w:p>
    <w:p w14:paraId="423F4CC6" w14:textId="77777777" w:rsidR="00000000" w:rsidRDefault="007C71EE">
      <w:pPr>
        <w:pStyle w:val="a"/>
        <w:rPr>
          <w:rFonts w:hint="cs"/>
          <w:rtl/>
        </w:rPr>
      </w:pPr>
    </w:p>
    <w:p w14:paraId="11712AC3" w14:textId="77777777" w:rsidR="00000000" w:rsidRDefault="007C71EE">
      <w:pPr>
        <w:pStyle w:val="a"/>
        <w:rPr>
          <w:rFonts w:hint="cs"/>
          <w:rtl/>
        </w:rPr>
      </w:pPr>
      <w:r>
        <w:rPr>
          <w:rFonts w:hint="cs"/>
          <w:rtl/>
        </w:rPr>
        <w:t>כפי שאתה בוודאי יודע, אנו מתמודדים כבר תקופה ארוכה עם מלחמת טרור רצחנית, העושה שימוש באותם אמצעים נתעבים שהעולם החופשי כולו למד להכיר על בשרו, לצערנו, מאז 11 בספטמב</w:t>
      </w:r>
      <w:r>
        <w:rPr>
          <w:rFonts w:hint="cs"/>
          <w:rtl/>
        </w:rPr>
        <w:t xml:space="preserve">ר 2001. מספר גדל והולך של בני אדם נחשף להסתה דתית קיצונית, הרואה בחיים הדמוקרטיים ובחירויות האדם של העולם החופשי </w:t>
      </w:r>
      <w:r>
        <w:rPr>
          <w:rtl/>
        </w:rPr>
        <w:t>–</w:t>
      </w:r>
      <w:r>
        <w:rPr>
          <w:rFonts w:hint="cs"/>
          <w:rtl/>
        </w:rPr>
        <w:t xml:space="preserve"> איום. </w:t>
      </w:r>
    </w:p>
    <w:p w14:paraId="3D8244B8" w14:textId="77777777" w:rsidR="00000000" w:rsidRDefault="007C71EE">
      <w:pPr>
        <w:pStyle w:val="a"/>
        <w:rPr>
          <w:rFonts w:hint="cs"/>
          <w:rtl/>
        </w:rPr>
      </w:pPr>
    </w:p>
    <w:p w14:paraId="4993246E" w14:textId="77777777" w:rsidR="00000000" w:rsidRDefault="007C71EE">
      <w:pPr>
        <w:pStyle w:val="a"/>
        <w:rPr>
          <w:rFonts w:hint="cs"/>
          <w:rtl/>
        </w:rPr>
      </w:pPr>
      <w:r>
        <w:rPr>
          <w:rFonts w:hint="cs"/>
          <w:rtl/>
        </w:rPr>
        <w:t xml:space="preserve">אם בעבר התמודדה כל מדינה עם הטרוריסטים שלה, ואני זוכר, אדוני, נשיא הסנאט, את הטרור האדום שהכה ברחבי איטליה - הרי שהיום מבינות האומות </w:t>
      </w:r>
      <w:r>
        <w:rPr>
          <w:rFonts w:hint="cs"/>
          <w:rtl/>
        </w:rPr>
        <w:t xml:space="preserve">הדמוקרטיות שנחוצים שיתוף פעולה גלובלי ומלחמת חורמה גלובלית בטרור, על כל צורותיו. </w:t>
      </w:r>
    </w:p>
    <w:p w14:paraId="2CE964C8" w14:textId="77777777" w:rsidR="00000000" w:rsidRDefault="007C71EE">
      <w:pPr>
        <w:pStyle w:val="a"/>
        <w:rPr>
          <w:rFonts w:hint="cs"/>
          <w:rtl/>
        </w:rPr>
      </w:pPr>
    </w:p>
    <w:p w14:paraId="10CC17D0" w14:textId="77777777" w:rsidR="00000000" w:rsidRDefault="007C71EE">
      <w:pPr>
        <w:pStyle w:val="a"/>
        <w:rPr>
          <w:rFonts w:hint="cs"/>
          <w:rtl/>
        </w:rPr>
      </w:pPr>
      <w:r>
        <w:rPr>
          <w:rFonts w:hint="cs"/>
          <w:rtl/>
        </w:rPr>
        <w:t xml:space="preserve">אבל אני מקווה, שגם בתקופה זו תיווכח שישראל איננה מדינה במלחמה, וכי גם הטרור הרצחני לא הצליח לשבור את רוחה או להפסיק את זרימת החיים התוססים בה. </w:t>
      </w:r>
    </w:p>
    <w:p w14:paraId="00BA4129" w14:textId="77777777" w:rsidR="00000000" w:rsidRDefault="007C71EE">
      <w:pPr>
        <w:pStyle w:val="a"/>
        <w:rPr>
          <w:rFonts w:hint="cs"/>
          <w:rtl/>
        </w:rPr>
      </w:pPr>
    </w:p>
    <w:p w14:paraId="04627706" w14:textId="77777777" w:rsidR="00000000" w:rsidRDefault="007C71EE">
      <w:pPr>
        <w:pStyle w:val="a"/>
        <w:rPr>
          <w:rFonts w:hint="cs"/>
          <w:rtl/>
        </w:rPr>
      </w:pPr>
      <w:r>
        <w:rPr>
          <w:rFonts w:hint="cs"/>
          <w:rtl/>
        </w:rPr>
        <w:t>אני מאחל לך, אדוני הנשיא ואי</w:t>
      </w:r>
      <w:r>
        <w:rPr>
          <w:rFonts w:hint="cs"/>
          <w:rtl/>
        </w:rPr>
        <w:t xml:space="preserve">ש יקר, ביקור מהנה ומועיל, ומודה לך </w:t>
      </w:r>
      <w:r>
        <w:rPr>
          <w:rtl/>
        </w:rPr>
        <w:t>–</w:t>
      </w:r>
      <w:r>
        <w:rPr>
          <w:rFonts w:hint="cs"/>
          <w:rtl/>
        </w:rPr>
        <w:t xml:space="preserve"> שוב </w:t>
      </w:r>
      <w:r>
        <w:rPr>
          <w:rtl/>
        </w:rPr>
        <w:t>–</w:t>
      </w:r>
      <w:r>
        <w:rPr>
          <w:rFonts w:hint="cs"/>
          <w:rtl/>
        </w:rPr>
        <w:t xml:space="preserve"> על הכבוד שהנחלת לנו בביקורך כאן, בבית-המחוקקים הישראלי, הכנסת, הפרלמנט של מדינת ישראל. בנונוטו, תודה רבה, </w:t>
      </w:r>
      <w:r>
        <w:t>thank you very much</w:t>
      </w:r>
      <w:r>
        <w:rPr>
          <w:rFonts w:hint="cs"/>
          <w:rtl/>
        </w:rPr>
        <w:t xml:space="preserve">. אפשר למחוא כפיים לנשיא. </w:t>
      </w:r>
    </w:p>
    <w:p w14:paraId="507CCC57" w14:textId="77777777" w:rsidR="00000000" w:rsidRDefault="007C71EE">
      <w:pPr>
        <w:pStyle w:val="a"/>
        <w:rPr>
          <w:rtl/>
        </w:rPr>
      </w:pPr>
    </w:p>
    <w:p w14:paraId="5EB7FC8E" w14:textId="77777777" w:rsidR="00000000" w:rsidRDefault="007C71EE">
      <w:pPr>
        <w:pStyle w:val="a"/>
        <w:jc w:val="center"/>
        <w:rPr>
          <w:rFonts w:hint="cs"/>
          <w:rtl/>
        </w:rPr>
      </w:pPr>
      <w:r>
        <w:rPr>
          <w:rFonts w:hint="cs"/>
          <w:rtl/>
        </w:rPr>
        <w:t>(מחיאות כפיים)</w:t>
      </w:r>
    </w:p>
    <w:p w14:paraId="5360B118" w14:textId="77777777" w:rsidR="00000000" w:rsidRDefault="007C71EE">
      <w:pPr>
        <w:pStyle w:val="a"/>
        <w:rPr>
          <w:rFonts w:hint="cs"/>
          <w:rtl/>
        </w:rPr>
      </w:pPr>
    </w:p>
    <w:p w14:paraId="3F76D9EF" w14:textId="77777777" w:rsidR="00000000" w:rsidRDefault="007C71EE">
      <w:pPr>
        <w:pStyle w:val="a"/>
        <w:rPr>
          <w:rFonts w:hint="cs"/>
          <w:rtl/>
        </w:rPr>
      </w:pPr>
    </w:p>
    <w:p w14:paraId="4D937519" w14:textId="77777777" w:rsidR="00000000" w:rsidRDefault="007C71EE">
      <w:pPr>
        <w:pStyle w:val="Subject"/>
        <w:rPr>
          <w:rFonts w:hint="cs"/>
          <w:rtl/>
        </w:rPr>
      </w:pPr>
      <w:r>
        <w:rPr>
          <w:rFonts w:hint="cs"/>
          <w:rtl/>
        </w:rPr>
        <w:t>מסמכים שהונחו על שולחן הכנסת</w:t>
      </w:r>
    </w:p>
    <w:p w14:paraId="2D0020AB" w14:textId="77777777" w:rsidR="00000000" w:rsidRDefault="007C71EE">
      <w:pPr>
        <w:pStyle w:val="a"/>
        <w:rPr>
          <w:rFonts w:hint="cs"/>
          <w:rtl/>
        </w:rPr>
      </w:pPr>
    </w:p>
    <w:p w14:paraId="78F1F8C4" w14:textId="77777777" w:rsidR="00000000" w:rsidRDefault="007C71EE">
      <w:pPr>
        <w:pStyle w:val="ad"/>
        <w:rPr>
          <w:rtl/>
        </w:rPr>
      </w:pPr>
      <w:r>
        <w:rPr>
          <w:rtl/>
        </w:rPr>
        <w:t>היו"ר ראובן ר</w:t>
      </w:r>
      <w:r>
        <w:rPr>
          <w:rtl/>
        </w:rPr>
        <w:t>יבלין:</w:t>
      </w:r>
    </w:p>
    <w:p w14:paraId="75E15D54" w14:textId="77777777" w:rsidR="00000000" w:rsidRDefault="007C71EE">
      <w:pPr>
        <w:pStyle w:val="a"/>
        <w:rPr>
          <w:rtl/>
        </w:rPr>
      </w:pPr>
    </w:p>
    <w:p w14:paraId="61C64F88" w14:textId="77777777" w:rsidR="00000000" w:rsidRDefault="007C71EE">
      <w:pPr>
        <w:pStyle w:val="a"/>
        <w:rPr>
          <w:rFonts w:hint="cs"/>
          <w:rtl/>
        </w:rPr>
      </w:pPr>
      <w:r>
        <w:rPr>
          <w:rFonts w:hint="cs"/>
          <w:rtl/>
        </w:rPr>
        <w:t xml:space="preserve">הודעה למזכיר הכנסת. </w:t>
      </w:r>
    </w:p>
    <w:p w14:paraId="0FE60387" w14:textId="77777777" w:rsidR="00000000" w:rsidRDefault="007C71EE">
      <w:pPr>
        <w:pStyle w:val="a"/>
        <w:rPr>
          <w:rFonts w:hint="cs"/>
          <w:rtl/>
        </w:rPr>
      </w:pPr>
    </w:p>
    <w:p w14:paraId="062213D5" w14:textId="77777777" w:rsidR="00000000" w:rsidRDefault="007C71EE">
      <w:pPr>
        <w:pStyle w:val="Speaker"/>
        <w:rPr>
          <w:rtl/>
        </w:rPr>
      </w:pPr>
      <w:bookmarkStart w:id="2477" w:name="FS000000661T28_05_2003_15_35_45"/>
      <w:bookmarkEnd w:id="2477"/>
      <w:r>
        <w:rPr>
          <w:rFonts w:hint="eastAsia"/>
          <w:rtl/>
        </w:rPr>
        <w:t>מזכיר</w:t>
      </w:r>
      <w:r>
        <w:rPr>
          <w:rtl/>
        </w:rPr>
        <w:t xml:space="preserve"> הכנסת אריה האן:</w:t>
      </w:r>
    </w:p>
    <w:p w14:paraId="645F9849" w14:textId="77777777" w:rsidR="00000000" w:rsidRDefault="007C71EE">
      <w:pPr>
        <w:pStyle w:val="a"/>
        <w:rPr>
          <w:rFonts w:hint="cs"/>
          <w:rtl/>
        </w:rPr>
      </w:pPr>
    </w:p>
    <w:p w14:paraId="4262146B" w14:textId="77777777" w:rsidR="00000000" w:rsidRDefault="007C71EE">
      <w:pPr>
        <w:pStyle w:val="a"/>
        <w:rPr>
          <w:rFonts w:hint="cs"/>
          <w:rtl/>
        </w:rPr>
      </w:pPr>
      <w:r>
        <w:rPr>
          <w:rFonts w:hint="cs"/>
          <w:rtl/>
        </w:rPr>
        <w:t>ברשות יושב-ראש הכנסת, הנני מתכבד להודיעכם, כי הונחו על שולחן הכנסת:</w:t>
      </w:r>
    </w:p>
    <w:p w14:paraId="47B615ED" w14:textId="77777777" w:rsidR="00000000" w:rsidRDefault="007C71EE">
      <w:pPr>
        <w:pStyle w:val="a"/>
        <w:rPr>
          <w:rFonts w:hint="cs"/>
          <w:rtl/>
        </w:rPr>
      </w:pPr>
    </w:p>
    <w:p w14:paraId="2F7402C2" w14:textId="77777777" w:rsidR="00000000" w:rsidRDefault="007C71EE">
      <w:pPr>
        <w:pStyle w:val="a"/>
        <w:rPr>
          <w:rFonts w:hint="cs"/>
          <w:rtl/>
        </w:rPr>
      </w:pPr>
      <w:r>
        <w:rPr>
          <w:rFonts w:hint="cs"/>
          <w:rtl/>
        </w:rPr>
        <w:t xml:space="preserve"> לוח תיקונים לחוק התוכנית להבראת כלכלת ישראל (תיקוני חקיקה להשגת יעדי התקציב והמדיניות הכלכלית לשנות הכספים 2003 ו=2004), התשס"ג-2003.</w:t>
      </w:r>
      <w:r>
        <w:rPr>
          <w:rFonts w:hint="cs"/>
          <w:rtl/>
        </w:rPr>
        <w:t xml:space="preserve"> </w:t>
      </w:r>
    </w:p>
    <w:p w14:paraId="109AA844" w14:textId="77777777" w:rsidR="00000000" w:rsidRDefault="007C71EE">
      <w:pPr>
        <w:pStyle w:val="a"/>
        <w:rPr>
          <w:rFonts w:hint="cs"/>
          <w:rtl/>
        </w:rPr>
      </w:pPr>
    </w:p>
    <w:p w14:paraId="1835FFBD" w14:textId="77777777" w:rsidR="00000000" w:rsidRDefault="007C71EE">
      <w:pPr>
        <w:pStyle w:val="a"/>
        <w:rPr>
          <w:rFonts w:hint="cs"/>
          <w:rtl/>
        </w:rPr>
      </w:pPr>
      <w:r>
        <w:rPr>
          <w:rFonts w:hint="cs"/>
          <w:rtl/>
        </w:rPr>
        <w:t>החלטת ועדת הכנסת מיום כ"ו באייר התשס"ג, 28 במאי 2003, בדבר סדרי ההצבעה בקריאה שנייה ובקריאה שלישית על הצעת חוק התוכנית להבראת כלכלת ישראל (תיקוני חקיקה להשגת יעדי התקציב והמדיניות הכלכלית לשנות הכספים 2003 ו=2004), התשס"ג-2003, והצעת חוק-יסוד: משק המדינ</w:t>
      </w:r>
      <w:r>
        <w:rPr>
          <w:rFonts w:hint="cs"/>
          <w:rtl/>
        </w:rPr>
        <w:t xml:space="preserve">ה (תיקון מס' 6). תודה רבה. </w:t>
      </w:r>
    </w:p>
    <w:p w14:paraId="6AA0B0A0" w14:textId="77777777" w:rsidR="00000000" w:rsidRDefault="007C71EE">
      <w:pPr>
        <w:pStyle w:val="a"/>
        <w:rPr>
          <w:rFonts w:hint="cs"/>
          <w:rtl/>
        </w:rPr>
      </w:pPr>
    </w:p>
    <w:p w14:paraId="31A4E875" w14:textId="77777777" w:rsidR="00000000" w:rsidRDefault="007C71EE">
      <w:pPr>
        <w:pStyle w:val="ad"/>
        <w:rPr>
          <w:rtl/>
        </w:rPr>
      </w:pPr>
      <w:r>
        <w:rPr>
          <w:rtl/>
        </w:rPr>
        <w:t>היו"ר ראובן ריבלין:</w:t>
      </w:r>
    </w:p>
    <w:p w14:paraId="1E768D6C" w14:textId="77777777" w:rsidR="00000000" w:rsidRDefault="007C71EE">
      <w:pPr>
        <w:pStyle w:val="a"/>
        <w:rPr>
          <w:rFonts w:hint="cs"/>
          <w:rtl/>
        </w:rPr>
      </w:pPr>
    </w:p>
    <w:p w14:paraId="451C358F" w14:textId="77777777" w:rsidR="00000000" w:rsidRDefault="007C71EE">
      <w:pPr>
        <w:pStyle w:val="a"/>
        <w:rPr>
          <w:rFonts w:hint="cs"/>
          <w:rtl/>
        </w:rPr>
      </w:pPr>
      <w:r>
        <w:rPr>
          <w:rFonts w:hint="cs"/>
          <w:rtl/>
        </w:rPr>
        <w:t>תודה רבה.</w:t>
      </w:r>
    </w:p>
    <w:p w14:paraId="663F9A2B" w14:textId="77777777" w:rsidR="00000000" w:rsidRDefault="007C71EE">
      <w:pPr>
        <w:pStyle w:val="Subject"/>
        <w:rPr>
          <w:rFonts w:hint="cs"/>
          <w:u w:val="none"/>
          <w:rtl/>
        </w:rPr>
      </w:pPr>
    </w:p>
    <w:p w14:paraId="310A610D" w14:textId="77777777" w:rsidR="00000000" w:rsidRDefault="007C71EE">
      <w:pPr>
        <w:pStyle w:val="Subject"/>
        <w:rPr>
          <w:rFonts w:hint="cs"/>
          <w:u w:val="none"/>
          <w:rtl/>
        </w:rPr>
      </w:pPr>
    </w:p>
    <w:p w14:paraId="763A0C1B" w14:textId="77777777" w:rsidR="00000000" w:rsidRDefault="007C71EE">
      <w:pPr>
        <w:pStyle w:val="Subject"/>
        <w:rPr>
          <w:rFonts w:hint="cs"/>
          <w:u w:val="none"/>
          <w:rtl/>
        </w:rPr>
      </w:pPr>
    </w:p>
    <w:p w14:paraId="2BEF6697" w14:textId="77777777" w:rsidR="00000000" w:rsidRDefault="007C71EE">
      <w:pPr>
        <w:pStyle w:val="Subject"/>
        <w:rPr>
          <w:rFonts w:hint="cs"/>
          <w:u w:val="none"/>
          <w:rtl/>
        </w:rPr>
      </w:pPr>
      <w:r>
        <w:rPr>
          <w:rFonts w:hint="cs"/>
          <w:u w:val="none"/>
          <w:rtl/>
        </w:rPr>
        <w:t xml:space="preserve">הצעת חוק התוכנית להבראת כלכלת ישראל (תיקוני חקיקה </w:t>
      </w:r>
    </w:p>
    <w:p w14:paraId="1A3F6F39" w14:textId="77777777" w:rsidR="00000000" w:rsidRDefault="007C71EE">
      <w:pPr>
        <w:pStyle w:val="Subject"/>
        <w:rPr>
          <w:rFonts w:hint="cs"/>
          <w:u w:val="none"/>
          <w:rtl/>
        </w:rPr>
      </w:pPr>
      <w:r>
        <w:rPr>
          <w:rFonts w:hint="cs"/>
          <w:u w:val="none"/>
          <w:rtl/>
        </w:rPr>
        <w:t xml:space="preserve">להשגת יעדי התקציב והמדיניות הכלכלית </w:t>
      </w:r>
    </w:p>
    <w:p w14:paraId="0E9A924F" w14:textId="77777777" w:rsidR="00000000" w:rsidRDefault="007C71EE">
      <w:pPr>
        <w:pStyle w:val="Subject"/>
        <w:rPr>
          <w:rFonts w:hint="cs"/>
          <w:rtl/>
        </w:rPr>
      </w:pPr>
      <w:r>
        <w:rPr>
          <w:rFonts w:hint="cs"/>
          <w:rtl/>
        </w:rPr>
        <w:t>לשנות הכספים 2003 ו=2004), התשס"ג-2003;</w:t>
      </w:r>
      <w:r>
        <w:rPr>
          <w:rtl/>
        </w:rPr>
        <w:br/>
      </w:r>
      <w:r>
        <w:rPr>
          <w:rFonts w:hint="cs"/>
          <w:rtl/>
        </w:rPr>
        <w:t>הצעת חוק-יסוד: משק המדינה (תיקון מס' 6)</w:t>
      </w:r>
    </w:p>
    <w:p w14:paraId="5AEBA7CE" w14:textId="77777777" w:rsidR="00000000" w:rsidRDefault="007C71EE">
      <w:pPr>
        <w:pStyle w:val="Subject"/>
        <w:rPr>
          <w:rFonts w:hint="cs"/>
          <w:u w:val="none"/>
          <w:rtl/>
        </w:rPr>
      </w:pPr>
      <w:r>
        <w:rPr>
          <w:rFonts w:hint="cs"/>
          <w:u w:val="none"/>
          <w:rtl/>
        </w:rPr>
        <w:t>(קריאה שנייה וקריאה שלישי</w:t>
      </w:r>
      <w:r>
        <w:rPr>
          <w:rFonts w:hint="cs"/>
          <w:u w:val="none"/>
          <w:rtl/>
        </w:rPr>
        <w:t>ת)</w:t>
      </w:r>
    </w:p>
    <w:p w14:paraId="1D917223" w14:textId="77777777" w:rsidR="00000000" w:rsidRDefault="007C71EE">
      <w:pPr>
        <w:pStyle w:val="ad"/>
        <w:rPr>
          <w:rFonts w:hint="cs"/>
          <w:rtl/>
        </w:rPr>
      </w:pPr>
    </w:p>
    <w:p w14:paraId="6FD47C8F" w14:textId="77777777" w:rsidR="00000000" w:rsidRDefault="007C71EE">
      <w:pPr>
        <w:pStyle w:val="a"/>
        <w:rPr>
          <w:rFonts w:hint="cs"/>
          <w:rtl/>
        </w:rPr>
      </w:pPr>
    </w:p>
    <w:p w14:paraId="45BB5D9B" w14:textId="77777777" w:rsidR="00000000" w:rsidRDefault="007C71EE">
      <w:pPr>
        <w:pStyle w:val="ad"/>
        <w:rPr>
          <w:rtl/>
        </w:rPr>
      </w:pPr>
      <w:r>
        <w:rPr>
          <w:rtl/>
        </w:rPr>
        <w:t>היו"ר ראובן ריבלין:</w:t>
      </w:r>
    </w:p>
    <w:p w14:paraId="4002CD43" w14:textId="77777777" w:rsidR="00000000" w:rsidRDefault="007C71EE">
      <w:pPr>
        <w:pStyle w:val="a"/>
        <w:rPr>
          <w:rtl/>
        </w:rPr>
      </w:pPr>
    </w:p>
    <w:p w14:paraId="468967E5" w14:textId="77777777" w:rsidR="00000000" w:rsidRDefault="007C71EE">
      <w:pPr>
        <w:pStyle w:val="a"/>
        <w:rPr>
          <w:rFonts w:hint="cs"/>
          <w:rtl/>
        </w:rPr>
      </w:pPr>
      <w:r>
        <w:rPr>
          <w:rFonts w:hint="cs"/>
          <w:rtl/>
        </w:rPr>
        <w:t>חבר הכנסת יהלום. אני כבר קראתי את בקשתך לפני חברי הכנסת, לא אשנה את עמדתי, לכבוד יום ירושלים אתן לאדוני לומר. אני מבקש לקרוא לשר האוצר הנה על מנת שישיב, שאם לא כן - - -</w:t>
      </w:r>
    </w:p>
    <w:p w14:paraId="20638CE4" w14:textId="77777777" w:rsidR="00000000" w:rsidRDefault="007C71EE">
      <w:pPr>
        <w:pStyle w:val="a"/>
        <w:rPr>
          <w:rFonts w:hint="cs"/>
          <w:rtl/>
        </w:rPr>
      </w:pPr>
    </w:p>
    <w:p w14:paraId="2620D25C" w14:textId="77777777" w:rsidR="00000000" w:rsidRDefault="007C71EE">
      <w:pPr>
        <w:pStyle w:val="Speaker"/>
        <w:rPr>
          <w:rtl/>
        </w:rPr>
      </w:pPr>
      <w:bookmarkStart w:id="2478" w:name="FS000000524T28_05_2003_15_38_49"/>
      <w:bookmarkEnd w:id="2478"/>
      <w:r>
        <w:rPr>
          <w:rFonts w:hint="eastAsia"/>
          <w:rtl/>
        </w:rPr>
        <w:t>שאול</w:t>
      </w:r>
      <w:r>
        <w:rPr>
          <w:rtl/>
        </w:rPr>
        <w:t xml:space="preserve"> יהלום (מפד"ל):</w:t>
      </w:r>
    </w:p>
    <w:p w14:paraId="5432CA7E" w14:textId="77777777" w:rsidR="00000000" w:rsidRDefault="007C71EE">
      <w:pPr>
        <w:pStyle w:val="a"/>
        <w:rPr>
          <w:rFonts w:hint="cs"/>
          <w:rtl/>
        </w:rPr>
      </w:pPr>
    </w:p>
    <w:p w14:paraId="3B8F3105" w14:textId="77777777" w:rsidR="00000000" w:rsidRDefault="007C71EE">
      <w:pPr>
        <w:pStyle w:val="a"/>
        <w:rPr>
          <w:rFonts w:hint="cs"/>
          <w:rtl/>
        </w:rPr>
      </w:pPr>
      <w:r>
        <w:rPr>
          <w:rFonts w:hint="cs"/>
          <w:rtl/>
        </w:rPr>
        <w:t xml:space="preserve">אדוני היושב ראש, דברי מכוונים אליך, הן </w:t>
      </w:r>
      <w:r>
        <w:rPr>
          <w:rFonts w:hint="cs"/>
          <w:rtl/>
        </w:rPr>
        <w:t xml:space="preserve">כיושב-ראש כנסת ישראל, וכן כאיש ירושלים. אדוני היושב-ראש, אני מפנה את דברי אליך גם כאל איש ירושלים, הנוהג תמיד לומר שהוא מדבר מירושלים המאוחדת והשלמה. הגיע הזמן גם להוכיח את זה במעשים. </w:t>
      </w:r>
    </w:p>
    <w:p w14:paraId="7F586035" w14:textId="77777777" w:rsidR="00000000" w:rsidRDefault="007C71EE">
      <w:pPr>
        <w:pStyle w:val="a"/>
        <w:rPr>
          <w:rFonts w:hint="cs"/>
          <w:rtl/>
        </w:rPr>
      </w:pPr>
    </w:p>
    <w:p w14:paraId="7C6FD7D2" w14:textId="77777777" w:rsidR="00000000" w:rsidRDefault="007C71EE">
      <w:pPr>
        <w:pStyle w:val="a"/>
        <w:rPr>
          <w:rFonts w:hint="cs"/>
          <w:rtl/>
        </w:rPr>
      </w:pPr>
      <w:r>
        <w:rPr>
          <w:rFonts w:hint="cs"/>
          <w:rtl/>
        </w:rPr>
        <w:t>הכנסת הזאת חוקקה חוק יום ירושלים, והחוק אומר, בתחילתו: "הכנסת מכריזה ב</w:t>
      </w:r>
      <w:r>
        <w:rPr>
          <w:rFonts w:hint="cs"/>
          <w:rtl/>
        </w:rPr>
        <w:t>זה על יום ירושלים שיוחג מדי שנה בשנה כחג המדינה". אני חושב, אדוני היושב-ראש, שלא ייתכן שבחג המדינה אנחנו נשב כאן, כאשר כל החוגגים נמצאים אם בתפילות הודיה, אם בתהלוכות שמזכירות את היום, אם בסעודות ליל חגיגיות, ונעסוק בהצבעות. אני פונה אליך, לפי סעיף 53 לסדר</w:t>
      </w:r>
      <w:r>
        <w:rPr>
          <w:rFonts w:hint="cs"/>
          <w:rtl/>
        </w:rPr>
        <w:t xml:space="preserve"> הדיון, סעיף 53 (א) ו=(ב), לקבל החלטה שההצבעות תסתיימנה עד כניסת החג, דהיינו עד שקיעת החמה, ואני אומר את זה על דעת חלק גדול מסיעות הבית, הן בקואליציה והן באופוזיציה. </w:t>
      </w:r>
    </w:p>
    <w:p w14:paraId="69B79C2E" w14:textId="77777777" w:rsidR="00000000" w:rsidRDefault="007C71EE">
      <w:pPr>
        <w:pStyle w:val="a"/>
        <w:rPr>
          <w:rFonts w:hint="cs"/>
          <w:rtl/>
        </w:rPr>
      </w:pPr>
    </w:p>
    <w:p w14:paraId="43EF8B85" w14:textId="77777777" w:rsidR="00000000" w:rsidRDefault="007C71EE">
      <w:pPr>
        <w:pStyle w:val="ad"/>
        <w:rPr>
          <w:rtl/>
        </w:rPr>
      </w:pPr>
    </w:p>
    <w:p w14:paraId="57C83BFD" w14:textId="77777777" w:rsidR="00000000" w:rsidRDefault="007C71EE">
      <w:pPr>
        <w:pStyle w:val="ad"/>
        <w:rPr>
          <w:rtl/>
        </w:rPr>
      </w:pPr>
      <w:r>
        <w:rPr>
          <w:rtl/>
        </w:rPr>
        <w:t>היו"ר ראובן ריבלין:</w:t>
      </w:r>
    </w:p>
    <w:p w14:paraId="37B24E79" w14:textId="77777777" w:rsidR="00000000" w:rsidRDefault="007C71EE">
      <w:pPr>
        <w:pStyle w:val="a"/>
        <w:rPr>
          <w:rtl/>
        </w:rPr>
      </w:pPr>
    </w:p>
    <w:p w14:paraId="4E795192" w14:textId="77777777" w:rsidR="00000000" w:rsidRDefault="007C71EE">
      <w:pPr>
        <w:pStyle w:val="a"/>
        <w:rPr>
          <w:rFonts w:hint="cs"/>
          <w:rtl/>
        </w:rPr>
      </w:pPr>
      <w:r>
        <w:rPr>
          <w:rFonts w:hint="cs"/>
          <w:rtl/>
        </w:rPr>
        <w:t xml:space="preserve">תודה לחבר הכנסת יהלום. אומנם עניתי לך כשלא היית כאן, אבל אני רוצה </w:t>
      </w:r>
      <w:r>
        <w:rPr>
          <w:rFonts w:hint="cs"/>
          <w:rtl/>
        </w:rPr>
        <w:t xml:space="preserve">להפנות את תשומת לבך להחלטת ועדת הכנסת מהבוקר, הקובעת שההצבעות תתקיימנה ברציפות עד סיומן. </w:t>
      </w:r>
    </w:p>
    <w:p w14:paraId="1F3B312C" w14:textId="77777777" w:rsidR="00000000" w:rsidRDefault="007C71EE">
      <w:pPr>
        <w:pStyle w:val="a"/>
        <w:rPr>
          <w:rFonts w:hint="cs"/>
          <w:rtl/>
        </w:rPr>
      </w:pPr>
    </w:p>
    <w:p w14:paraId="3CDA2460" w14:textId="77777777" w:rsidR="00000000" w:rsidRDefault="007C71EE">
      <w:pPr>
        <w:pStyle w:val="SpeakerCon"/>
        <w:rPr>
          <w:rtl/>
        </w:rPr>
      </w:pPr>
      <w:bookmarkStart w:id="2479" w:name="FS000000524T28_05_2003_15_42_22C"/>
      <w:bookmarkEnd w:id="2479"/>
      <w:r>
        <w:rPr>
          <w:rtl/>
        </w:rPr>
        <w:t>שאול יהלום (מפד"ל):</w:t>
      </w:r>
    </w:p>
    <w:p w14:paraId="17B243FB" w14:textId="77777777" w:rsidR="00000000" w:rsidRDefault="007C71EE">
      <w:pPr>
        <w:pStyle w:val="a"/>
        <w:rPr>
          <w:rtl/>
        </w:rPr>
      </w:pPr>
    </w:p>
    <w:p w14:paraId="2CE6A424" w14:textId="77777777" w:rsidR="00000000" w:rsidRDefault="007C71EE">
      <w:pPr>
        <w:pStyle w:val="a"/>
        <w:rPr>
          <w:rFonts w:hint="cs"/>
          <w:rtl/>
        </w:rPr>
      </w:pPr>
      <w:r>
        <w:rPr>
          <w:rFonts w:hint="cs"/>
          <w:rtl/>
        </w:rPr>
        <w:t>- - -</w:t>
      </w:r>
    </w:p>
    <w:p w14:paraId="2733B626" w14:textId="77777777" w:rsidR="00000000" w:rsidRDefault="007C71EE">
      <w:pPr>
        <w:pStyle w:val="a"/>
        <w:rPr>
          <w:rFonts w:hint="cs"/>
          <w:rtl/>
        </w:rPr>
      </w:pPr>
    </w:p>
    <w:p w14:paraId="05DF84B5" w14:textId="77777777" w:rsidR="00000000" w:rsidRDefault="007C71EE">
      <w:pPr>
        <w:pStyle w:val="ad"/>
        <w:rPr>
          <w:rtl/>
        </w:rPr>
      </w:pPr>
      <w:r>
        <w:rPr>
          <w:rtl/>
        </w:rPr>
        <w:t>היו"ר ראובן ריבלין:</w:t>
      </w:r>
    </w:p>
    <w:p w14:paraId="6AF2D05E" w14:textId="77777777" w:rsidR="00000000" w:rsidRDefault="007C71EE">
      <w:pPr>
        <w:pStyle w:val="a"/>
        <w:rPr>
          <w:rtl/>
        </w:rPr>
      </w:pPr>
    </w:p>
    <w:p w14:paraId="0030A455" w14:textId="77777777" w:rsidR="00000000" w:rsidRDefault="007C71EE">
      <w:pPr>
        <w:pStyle w:val="a"/>
        <w:rPr>
          <w:rFonts w:hint="cs"/>
          <w:rtl/>
        </w:rPr>
      </w:pPr>
      <w:r>
        <w:rPr>
          <w:rFonts w:hint="cs"/>
          <w:rtl/>
        </w:rPr>
        <w:t>שמעתי אותך, חבר הכנסת יהלום. גם הודעתי שמחר נעשה הפסקה החל בשעה 14:00 עד השעה 20:00, אם נגיע לאותו רגע ועדיין ההצבעו</w:t>
      </w:r>
      <w:r>
        <w:rPr>
          <w:rFonts w:hint="cs"/>
          <w:rtl/>
        </w:rPr>
        <w:t xml:space="preserve">ת תימשכנה. אני מודה לאדוני על תשומת הלב, ופועל כמצוות הכנסת  ועל-פי החלטת הוועדה. </w:t>
      </w:r>
    </w:p>
    <w:p w14:paraId="651CFFDB" w14:textId="77777777" w:rsidR="00000000" w:rsidRDefault="007C71EE">
      <w:pPr>
        <w:pStyle w:val="a"/>
        <w:rPr>
          <w:rFonts w:hint="cs"/>
          <w:rtl/>
        </w:rPr>
      </w:pPr>
    </w:p>
    <w:p w14:paraId="2490707E" w14:textId="77777777" w:rsidR="00000000" w:rsidRDefault="007C71EE">
      <w:pPr>
        <w:pStyle w:val="a"/>
        <w:rPr>
          <w:rFonts w:hint="cs"/>
          <w:rtl/>
        </w:rPr>
      </w:pPr>
      <w:r>
        <w:rPr>
          <w:rFonts w:hint="cs"/>
          <w:rtl/>
        </w:rPr>
        <w:t xml:space="preserve">אדוני שר האוצר. </w:t>
      </w:r>
    </w:p>
    <w:p w14:paraId="54386445" w14:textId="77777777" w:rsidR="00000000" w:rsidRDefault="007C71EE">
      <w:pPr>
        <w:pStyle w:val="a"/>
        <w:rPr>
          <w:rFonts w:hint="cs"/>
          <w:rtl/>
        </w:rPr>
      </w:pPr>
    </w:p>
    <w:p w14:paraId="126B8462" w14:textId="77777777" w:rsidR="00000000" w:rsidRDefault="007C71EE">
      <w:pPr>
        <w:pStyle w:val="ac"/>
        <w:rPr>
          <w:rtl/>
        </w:rPr>
      </w:pPr>
      <w:r>
        <w:rPr>
          <w:rFonts w:hint="eastAsia"/>
          <w:rtl/>
        </w:rPr>
        <w:t>יצחק</w:t>
      </w:r>
      <w:r>
        <w:rPr>
          <w:rtl/>
        </w:rPr>
        <w:t xml:space="preserve"> כהן (ש"ס):</w:t>
      </w:r>
    </w:p>
    <w:p w14:paraId="41C26ADC" w14:textId="77777777" w:rsidR="00000000" w:rsidRDefault="007C71EE">
      <w:pPr>
        <w:pStyle w:val="a"/>
        <w:rPr>
          <w:rFonts w:hint="cs"/>
          <w:rtl/>
        </w:rPr>
      </w:pPr>
    </w:p>
    <w:p w14:paraId="5A8A49CB" w14:textId="77777777" w:rsidR="00000000" w:rsidRDefault="007C71EE">
      <w:pPr>
        <w:pStyle w:val="a"/>
        <w:rPr>
          <w:rFonts w:hint="cs"/>
          <w:rtl/>
        </w:rPr>
      </w:pPr>
      <w:r>
        <w:rPr>
          <w:rFonts w:hint="cs"/>
          <w:rtl/>
        </w:rPr>
        <w:t xml:space="preserve">איפה אולמרט, אדוני היושב-ראש? פעם אחת לראות אותו, בקדנציה. </w:t>
      </w:r>
    </w:p>
    <w:p w14:paraId="063DE2B7" w14:textId="77777777" w:rsidR="00000000" w:rsidRDefault="007C71EE">
      <w:pPr>
        <w:pStyle w:val="a"/>
        <w:rPr>
          <w:rFonts w:hint="cs"/>
          <w:rtl/>
        </w:rPr>
      </w:pPr>
    </w:p>
    <w:p w14:paraId="0F2F4486" w14:textId="77777777" w:rsidR="00000000" w:rsidRDefault="007C71EE">
      <w:pPr>
        <w:pStyle w:val="ad"/>
        <w:rPr>
          <w:rtl/>
        </w:rPr>
      </w:pPr>
      <w:r>
        <w:rPr>
          <w:rtl/>
        </w:rPr>
        <w:t>היו"ר ראובן ריבלין:</w:t>
      </w:r>
    </w:p>
    <w:p w14:paraId="23648B71" w14:textId="77777777" w:rsidR="00000000" w:rsidRDefault="007C71EE">
      <w:pPr>
        <w:pStyle w:val="a"/>
        <w:rPr>
          <w:rtl/>
        </w:rPr>
      </w:pPr>
    </w:p>
    <w:p w14:paraId="634641D2" w14:textId="77777777" w:rsidR="00000000" w:rsidRDefault="007C71EE">
      <w:pPr>
        <w:pStyle w:val="a"/>
        <w:rPr>
          <w:rFonts w:hint="cs"/>
          <w:rtl/>
        </w:rPr>
      </w:pPr>
      <w:r>
        <w:rPr>
          <w:rFonts w:hint="cs"/>
          <w:rtl/>
        </w:rPr>
        <w:t xml:space="preserve">תודה רבה, חבר הכנסת כהן. </w:t>
      </w:r>
    </w:p>
    <w:p w14:paraId="1957F1FA" w14:textId="77777777" w:rsidR="00000000" w:rsidRDefault="007C71EE">
      <w:pPr>
        <w:pStyle w:val="a"/>
        <w:rPr>
          <w:rFonts w:hint="cs"/>
          <w:rtl/>
        </w:rPr>
      </w:pPr>
    </w:p>
    <w:p w14:paraId="5DEAD1BF" w14:textId="77777777" w:rsidR="00000000" w:rsidRDefault="007C71EE">
      <w:pPr>
        <w:pStyle w:val="ac"/>
        <w:rPr>
          <w:rtl/>
        </w:rPr>
      </w:pPr>
      <w:r>
        <w:rPr>
          <w:rFonts w:hint="eastAsia"/>
          <w:rtl/>
        </w:rPr>
        <w:t>יצחק</w:t>
      </w:r>
      <w:r>
        <w:rPr>
          <w:rtl/>
        </w:rPr>
        <w:t xml:space="preserve"> כהן (ש"ס):</w:t>
      </w:r>
    </w:p>
    <w:p w14:paraId="147D62A2" w14:textId="77777777" w:rsidR="00000000" w:rsidRDefault="007C71EE">
      <w:pPr>
        <w:pStyle w:val="a"/>
        <w:rPr>
          <w:rFonts w:hint="cs"/>
          <w:rtl/>
        </w:rPr>
      </w:pPr>
    </w:p>
    <w:p w14:paraId="293D96F4" w14:textId="77777777" w:rsidR="00000000" w:rsidRDefault="007C71EE">
      <w:pPr>
        <w:pStyle w:val="a"/>
        <w:rPr>
          <w:rFonts w:hint="cs"/>
          <w:rtl/>
        </w:rPr>
      </w:pPr>
      <w:r>
        <w:rPr>
          <w:rFonts w:hint="cs"/>
          <w:rtl/>
        </w:rPr>
        <w:t>איפה הוא? מ</w:t>
      </w:r>
      <w:r>
        <w:rPr>
          <w:rFonts w:hint="cs"/>
          <w:rtl/>
        </w:rPr>
        <w:t xml:space="preserve">ישהו יודע איפה אולמרט? </w:t>
      </w:r>
    </w:p>
    <w:p w14:paraId="3AD4C7A9" w14:textId="77777777" w:rsidR="00000000" w:rsidRDefault="007C71EE">
      <w:pPr>
        <w:pStyle w:val="a"/>
        <w:rPr>
          <w:rFonts w:hint="cs"/>
          <w:rtl/>
        </w:rPr>
      </w:pPr>
    </w:p>
    <w:p w14:paraId="0FFC8101" w14:textId="77777777" w:rsidR="00000000" w:rsidRDefault="007C71EE">
      <w:pPr>
        <w:pStyle w:val="ad"/>
        <w:rPr>
          <w:rtl/>
        </w:rPr>
      </w:pPr>
      <w:r>
        <w:rPr>
          <w:rtl/>
        </w:rPr>
        <w:t>היו"ר ראובן ריבלין:</w:t>
      </w:r>
    </w:p>
    <w:p w14:paraId="64EDB856" w14:textId="77777777" w:rsidR="00000000" w:rsidRDefault="007C71EE">
      <w:pPr>
        <w:pStyle w:val="a"/>
        <w:rPr>
          <w:rtl/>
        </w:rPr>
      </w:pPr>
    </w:p>
    <w:p w14:paraId="0EC5A532" w14:textId="77777777" w:rsidR="00000000" w:rsidRDefault="007C71EE">
      <w:pPr>
        <w:pStyle w:val="a"/>
        <w:rPr>
          <w:rFonts w:hint="cs"/>
          <w:rtl/>
        </w:rPr>
      </w:pPr>
      <w:r>
        <w:rPr>
          <w:rFonts w:hint="cs"/>
          <w:rtl/>
        </w:rPr>
        <w:t xml:space="preserve">חבר הכנסת כהן. </w:t>
      </w:r>
    </w:p>
    <w:p w14:paraId="4F5F1C7F" w14:textId="77777777" w:rsidR="00000000" w:rsidRDefault="007C71EE">
      <w:pPr>
        <w:pStyle w:val="a"/>
        <w:rPr>
          <w:rFonts w:hint="cs"/>
          <w:rtl/>
        </w:rPr>
      </w:pPr>
    </w:p>
    <w:p w14:paraId="0ED509DC" w14:textId="77777777" w:rsidR="00000000" w:rsidRDefault="007C71EE">
      <w:pPr>
        <w:pStyle w:val="ac"/>
        <w:rPr>
          <w:rtl/>
        </w:rPr>
      </w:pPr>
      <w:r>
        <w:rPr>
          <w:rFonts w:hint="eastAsia"/>
          <w:rtl/>
        </w:rPr>
        <w:t>יצחק</w:t>
      </w:r>
      <w:r>
        <w:rPr>
          <w:rtl/>
        </w:rPr>
        <w:t xml:space="preserve"> כהן (ש"ס):</w:t>
      </w:r>
    </w:p>
    <w:p w14:paraId="1DE7E89C" w14:textId="77777777" w:rsidR="00000000" w:rsidRDefault="007C71EE">
      <w:pPr>
        <w:pStyle w:val="a"/>
        <w:rPr>
          <w:rFonts w:hint="cs"/>
          <w:rtl/>
        </w:rPr>
      </w:pPr>
    </w:p>
    <w:p w14:paraId="64D3582D" w14:textId="77777777" w:rsidR="00000000" w:rsidRDefault="007C71EE">
      <w:pPr>
        <w:pStyle w:val="a"/>
        <w:rPr>
          <w:rFonts w:hint="cs"/>
          <w:rtl/>
        </w:rPr>
      </w:pPr>
      <w:r>
        <w:rPr>
          <w:rFonts w:hint="cs"/>
          <w:rtl/>
        </w:rPr>
        <w:t>- - -</w:t>
      </w:r>
    </w:p>
    <w:p w14:paraId="1AEA9655" w14:textId="77777777" w:rsidR="00000000" w:rsidRDefault="007C71EE">
      <w:pPr>
        <w:pStyle w:val="a"/>
        <w:rPr>
          <w:rFonts w:hint="cs"/>
          <w:rtl/>
        </w:rPr>
      </w:pPr>
    </w:p>
    <w:p w14:paraId="34960881" w14:textId="77777777" w:rsidR="00000000" w:rsidRDefault="007C71EE">
      <w:pPr>
        <w:pStyle w:val="a"/>
        <w:rPr>
          <w:rFonts w:hint="cs"/>
          <w:rtl/>
        </w:rPr>
      </w:pPr>
    </w:p>
    <w:p w14:paraId="7AD11D98" w14:textId="77777777" w:rsidR="00000000" w:rsidRDefault="007C71EE">
      <w:pPr>
        <w:pStyle w:val="a"/>
        <w:rPr>
          <w:rFonts w:hint="cs"/>
          <w:rtl/>
        </w:rPr>
      </w:pPr>
    </w:p>
    <w:p w14:paraId="43693D2A" w14:textId="77777777" w:rsidR="00000000" w:rsidRDefault="007C71EE">
      <w:pPr>
        <w:pStyle w:val="ad"/>
        <w:rPr>
          <w:rtl/>
        </w:rPr>
      </w:pPr>
      <w:r>
        <w:rPr>
          <w:rtl/>
        </w:rPr>
        <w:t>היו"ר ראובן ריבלין:</w:t>
      </w:r>
    </w:p>
    <w:p w14:paraId="375C524B" w14:textId="77777777" w:rsidR="00000000" w:rsidRDefault="007C71EE">
      <w:pPr>
        <w:pStyle w:val="a"/>
        <w:rPr>
          <w:rtl/>
        </w:rPr>
      </w:pPr>
    </w:p>
    <w:p w14:paraId="6BCDDF82" w14:textId="77777777" w:rsidR="00000000" w:rsidRDefault="007C71EE">
      <w:pPr>
        <w:pStyle w:val="a"/>
        <w:rPr>
          <w:rFonts w:hint="cs"/>
          <w:rtl/>
        </w:rPr>
      </w:pPr>
      <w:r>
        <w:rPr>
          <w:rFonts w:hint="cs"/>
          <w:rtl/>
        </w:rPr>
        <w:t xml:space="preserve">להוציא את חבר הכנסת כהן - חמש דקות בחוץ, ולחזור. </w:t>
      </w:r>
    </w:p>
    <w:p w14:paraId="54047D61" w14:textId="77777777" w:rsidR="00000000" w:rsidRDefault="007C71EE">
      <w:pPr>
        <w:pStyle w:val="a"/>
        <w:rPr>
          <w:rFonts w:hint="cs"/>
          <w:rtl/>
        </w:rPr>
      </w:pPr>
    </w:p>
    <w:p w14:paraId="4B4AD585" w14:textId="77777777" w:rsidR="00000000" w:rsidRDefault="007C71EE">
      <w:pPr>
        <w:pStyle w:val="a"/>
        <w:rPr>
          <w:rFonts w:hint="cs"/>
          <w:rtl/>
        </w:rPr>
      </w:pPr>
      <w:r>
        <w:rPr>
          <w:rFonts w:hint="cs"/>
          <w:rtl/>
        </w:rPr>
        <w:t>(חבר הכנסת יצחק כהן יוצא מאולם המליאה.)</w:t>
      </w:r>
    </w:p>
    <w:p w14:paraId="10EE1CA5" w14:textId="77777777" w:rsidR="00000000" w:rsidRDefault="007C71EE">
      <w:pPr>
        <w:pStyle w:val="a"/>
        <w:rPr>
          <w:rFonts w:hint="cs"/>
          <w:rtl/>
        </w:rPr>
      </w:pPr>
    </w:p>
    <w:p w14:paraId="19CDAACE" w14:textId="77777777" w:rsidR="00000000" w:rsidRDefault="007C71EE">
      <w:pPr>
        <w:pStyle w:val="a"/>
        <w:rPr>
          <w:color w:val="0000FF"/>
          <w:szCs w:val="28"/>
          <w:rtl/>
        </w:rPr>
      </w:pPr>
    </w:p>
    <w:p w14:paraId="021E518B" w14:textId="77777777" w:rsidR="00000000" w:rsidRDefault="007C71EE">
      <w:pPr>
        <w:pStyle w:val="ad"/>
        <w:rPr>
          <w:rtl/>
        </w:rPr>
      </w:pPr>
      <w:r>
        <w:rPr>
          <w:rtl/>
        </w:rPr>
        <w:t>היו"ר ראובן ריבלין:</w:t>
      </w:r>
    </w:p>
    <w:p w14:paraId="602AF785" w14:textId="77777777" w:rsidR="00000000" w:rsidRDefault="007C71EE">
      <w:pPr>
        <w:pStyle w:val="a"/>
        <w:rPr>
          <w:rtl/>
        </w:rPr>
      </w:pPr>
    </w:p>
    <w:p w14:paraId="6B6681BB" w14:textId="77777777" w:rsidR="00000000" w:rsidRDefault="007C71EE">
      <w:pPr>
        <w:pStyle w:val="a"/>
        <w:rPr>
          <w:rFonts w:hint="cs"/>
          <w:rtl/>
        </w:rPr>
      </w:pPr>
      <w:r>
        <w:rPr>
          <w:rFonts w:hint="cs"/>
          <w:rtl/>
        </w:rPr>
        <w:t>אדוני שר האוצר, חבר הכנסת וילן ב</w:t>
      </w:r>
      <w:r>
        <w:rPr>
          <w:rFonts w:hint="cs"/>
          <w:rtl/>
        </w:rPr>
        <w:t xml:space="preserve">יקש גם שאדוני יתייחס בנאומו לשאלתו. חבר הכנסת וילן, תחזור על שאלתך לשר האוצר. </w:t>
      </w:r>
    </w:p>
    <w:p w14:paraId="568BE0AA" w14:textId="77777777" w:rsidR="00000000" w:rsidRDefault="007C71EE">
      <w:pPr>
        <w:pStyle w:val="Speaker"/>
        <w:rPr>
          <w:rFonts w:hint="cs"/>
          <w:rtl/>
        </w:rPr>
      </w:pPr>
    </w:p>
    <w:p w14:paraId="4F36ABCE" w14:textId="77777777" w:rsidR="00000000" w:rsidRDefault="007C71EE">
      <w:pPr>
        <w:pStyle w:val="SpeakerCon"/>
        <w:rPr>
          <w:rtl/>
        </w:rPr>
      </w:pPr>
      <w:r>
        <w:rPr>
          <w:rFonts w:hint="eastAsia"/>
          <w:rtl/>
        </w:rPr>
        <w:t>אבשלום</w:t>
      </w:r>
      <w:r>
        <w:rPr>
          <w:rtl/>
        </w:rPr>
        <w:t xml:space="preserve"> וילן (מרצ):</w:t>
      </w:r>
    </w:p>
    <w:p w14:paraId="7F69D3B3" w14:textId="77777777" w:rsidR="00000000" w:rsidRDefault="007C71EE">
      <w:pPr>
        <w:pStyle w:val="a"/>
        <w:rPr>
          <w:rFonts w:hint="cs"/>
          <w:rtl/>
        </w:rPr>
      </w:pPr>
    </w:p>
    <w:p w14:paraId="19EB8060" w14:textId="77777777" w:rsidR="00000000" w:rsidRDefault="007C71EE">
      <w:pPr>
        <w:pStyle w:val="a"/>
        <w:rPr>
          <w:rFonts w:hint="cs"/>
          <w:rtl/>
        </w:rPr>
      </w:pPr>
      <w:r>
        <w:rPr>
          <w:rFonts w:hint="cs"/>
          <w:rtl/>
        </w:rPr>
        <w:t>אדוני שר האוצר, בשם הכנסת אני שואל אותך, האם נערכו הסכמים בכתב או בעל-פה או ניתנו התחייבויות שלטוניות לאנשי יש"ע, לחברי כנסת או לגופים אחרים תמורת הצבעתם עב</w:t>
      </w:r>
      <w:r>
        <w:rPr>
          <w:rFonts w:hint="cs"/>
          <w:rtl/>
        </w:rPr>
        <w:t>ור התוכנית הכלכלית? האם סיעת שינוי הגיעה אתך להסכם? האם תמורת ביטול הטבות המס התחייבת ליישובי יש"ע וגוש-קטיף להחזיר להם כספים בצורה כלשהי?</w:t>
      </w:r>
    </w:p>
    <w:p w14:paraId="7AA8B093" w14:textId="77777777" w:rsidR="00000000" w:rsidRDefault="007C71EE">
      <w:pPr>
        <w:pStyle w:val="a"/>
        <w:rPr>
          <w:rFonts w:hint="cs"/>
          <w:rtl/>
        </w:rPr>
      </w:pPr>
    </w:p>
    <w:p w14:paraId="348ADF1B" w14:textId="77777777" w:rsidR="00000000" w:rsidRDefault="007C71EE">
      <w:pPr>
        <w:pStyle w:val="ad"/>
        <w:rPr>
          <w:rtl/>
        </w:rPr>
      </w:pPr>
      <w:r>
        <w:rPr>
          <w:rtl/>
        </w:rPr>
        <w:t>היו"ר ראובן ריבלין:</w:t>
      </w:r>
    </w:p>
    <w:p w14:paraId="4E9DD145" w14:textId="77777777" w:rsidR="00000000" w:rsidRDefault="007C71EE">
      <w:pPr>
        <w:pStyle w:val="a"/>
        <w:rPr>
          <w:rtl/>
        </w:rPr>
      </w:pPr>
    </w:p>
    <w:p w14:paraId="17722254" w14:textId="77777777" w:rsidR="00000000" w:rsidRDefault="007C71EE">
      <w:pPr>
        <w:pStyle w:val="a"/>
        <w:rPr>
          <w:rFonts w:hint="cs"/>
          <w:rtl/>
        </w:rPr>
      </w:pPr>
      <w:r>
        <w:rPr>
          <w:rFonts w:hint="cs"/>
          <w:rtl/>
        </w:rPr>
        <w:t xml:space="preserve">תודה רבה. שר האוצר ישיב על כל הדיון שהיה כאן וכן על שאלתך. </w:t>
      </w:r>
    </w:p>
    <w:p w14:paraId="109BB753" w14:textId="77777777" w:rsidR="00000000" w:rsidRDefault="007C71EE">
      <w:pPr>
        <w:pStyle w:val="a"/>
        <w:ind w:firstLine="0"/>
        <w:rPr>
          <w:rFonts w:hint="cs"/>
          <w:rtl/>
        </w:rPr>
      </w:pPr>
    </w:p>
    <w:p w14:paraId="40D4B794" w14:textId="77777777" w:rsidR="00000000" w:rsidRDefault="007C71EE">
      <w:pPr>
        <w:pStyle w:val="Speaker"/>
        <w:rPr>
          <w:rtl/>
        </w:rPr>
      </w:pPr>
      <w:bookmarkStart w:id="2480" w:name="FS000000965T28_05_2003_14_39_55"/>
      <w:bookmarkEnd w:id="2480"/>
      <w:r>
        <w:rPr>
          <w:rFonts w:hint="eastAsia"/>
          <w:rtl/>
        </w:rPr>
        <w:t>שר</w:t>
      </w:r>
      <w:r>
        <w:rPr>
          <w:rtl/>
        </w:rPr>
        <w:t xml:space="preserve"> האוצר בנימין נתניהו:</w:t>
      </w:r>
    </w:p>
    <w:p w14:paraId="3B938D18" w14:textId="77777777" w:rsidR="00000000" w:rsidRDefault="007C71EE">
      <w:pPr>
        <w:pStyle w:val="a"/>
        <w:rPr>
          <w:rFonts w:hint="cs"/>
          <w:rtl/>
        </w:rPr>
      </w:pPr>
    </w:p>
    <w:p w14:paraId="2698B3E0" w14:textId="77777777" w:rsidR="00000000" w:rsidRDefault="007C71EE">
      <w:pPr>
        <w:pStyle w:val="a"/>
        <w:rPr>
          <w:rFonts w:hint="cs"/>
          <w:rtl/>
        </w:rPr>
      </w:pPr>
      <w:r>
        <w:rPr>
          <w:rFonts w:hint="cs"/>
          <w:rtl/>
        </w:rPr>
        <w:t>אדוני היו</w:t>
      </w:r>
      <w:r>
        <w:rPr>
          <w:rFonts w:hint="cs"/>
          <w:rtl/>
        </w:rPr>
        <w:t xml:space="preserve">שב ראש, חברי הכנסת - - - </w:t>
      </w:r>
    </w:p>
    <w:p w14:paraId="4B397044" w14:textId="77777777" w:rsidR="00000000" w:rsidRDefault="007C71EE">
      <w:pPr>
        <w:pStyle w:val="a"/>
        <w:rPr>
          <w:rFonts w:hint="cs"/>
          <w:rtl/>
        </w:rPr>
      </w:pPr>
    </w:p>
    <w:p w14:paraId="7594BD03" w14:textId="77777777" w:rsidR="00000000" w:rsidRDefault="007C71EE">
      <w:pPr>
        <w:pStyle w:val="ad"/>
        <w:rPr>
          <w:rtl/>
        </w:rPr>
      </w:pPr>
      <w:r>
        <w:rPr>
          <w:rtl/>
        </w:rPr>
        <w:t>היו"ר ראובן ריבלין:</w:t>
      </w:r>
    </w:p>
    <w:p w14:paraId="662413E6" w14:textId="77777777" w:rsidR="00000000" w:rsidRDefault="007C71EE">
      <w:pPr>
        <w:pStyle w:val="a"/>
        <w:rPr>
          <w:rtl/>
        </w:rPr>
      </w:pPr>
    </w:p>
    <w:p w14:paraId="111C497B" w14:textId="77777777" w:rsidR="00000000" w:rsidRDefault="007C71EE">
      <w:pPr>
        <w:pStyle w:val="a"/>
        <w:rPr>
          <w:rFonts w:hint="cs"/>
          <w:rtl/>
        </w:rPr>
      </w:pPr>
      <w:r>
        <w:rPr>
          <w:rFonts w:hint="cs"/>
          <w:rtl/>
        </w:rPr>
        <w:t xml:space="preserve">רבותי חברי הכנסת. חבר הכנסת אפללו . חבר הכנסת גדעון סער, אתה אחראי לשקט בסיעתך. חברת הכנסת דליה איציק, אנחנו לא נקיים את הדיון אם יהיה רעש כזה. </w:t>
      </w:r>
    </w:p>
    <w:p w14:paraId="053BAEE2" w14:textId="77777777" w:rsidR="00000000" w:rsidRDefault="007C71EE">
      <w:pPr>
        <w:pStyle w:val="a"/>
        <w:rPr>
          <w:rFonts w:hint="cs"/>
          <w:rtl/>
        </w:rPr>
      </w:pPr>
    </w:p>
    <w:p w14:paraId="5DB0B43F" w14:textId="77777777" w:rsidR="00000000" w:rsidRDefault="007C71EE">
      <w:pPr>
        <w:pStyle w:val="SpeakerCon"/>
        <w:rPr>
          <w:rtl/>
        </w:rPr>
      </w:pPr>
      <w:bookmarkStart w:id="2481" w:name="FS000000965T28_05_2003_14_41_28C"/>
      <w:bookmarkEnd w:id="2481"/>
      <w:r>
        <w:rPr>
          <w:rtl/>
        </w:rPr>
        <w:t>שר האוצר בנימין נתניהו:</w:t>
      </w:r>
    </w:p>
    <w:p w14:paraId="5EFFABCD" w14:textId="77777777" w:rsidR="00000000" w:rsidRDefault="007C71EE">
      <w:pPr>
        <w:pStyle w:val="a"/>
        <w:rPr>
          <w:rtl/>
        </w:rPr>
      </w:pPr>
    </w:p>
    <w:p w14:paraId="116ECC4A" w14:textId="77777777" w:rsidR="00000000" w:rsidRDefault="007C71EE">
      <w:pPr>
        <w:pStyle w:val="a"/>
        <w:rPr>
          <w:rFonts w:hint="cs"/>
          <w:rtl/>
        </w:rPr>
      </w:pPr>
      <w:r>
        <w:rPr>
          <w:rFonts w:hint="cs"/>
          <w:rtl/>
        </w:rPr>
        <w:t>אדוני היושב-ראש, חברי הבית, הסיכום הי</w:t>
      </w:r>
      <w:r>
        <w:rPr>
          <w:rFonts w:hint="cs"/>
          <w:rtl/>
        </w:rPr>
        <w:t xml:space="preserve">חיד - - - </w:t>
      </w:r>
    </w:p>
    <w:p w14:paraId="629FED2D" w14:textId="77777777" w:rsidR="00000000" w:rsidRDefault="007C71EE">
      <w:pPr>
        <w:pStyle w:val="a"/>
        <w:rPr>
          <w:rFonts w:hint="cs"/>
          <w:rtl/>
        </w:rPr>
      </w:pPr>
    </w:p>
    <w:p w14:paraId="2C5ABD54" w14:textId="77777777" w:rsidR="00000000" w:rsidRDefault="007C71EE">
      <w:pPr>
        <w:pStyle w:val="ad"/>
        <w:rPr>
          <w:rtl/>
        </w:rPr>
      </w:pPr>
      <w:r>
        <w:rPr>
          <w:rtl/>
        </w:rPr>
        <w:t>היו"ר ראובן ריבלין:</w:t>
      </w:r>
    </w:p>
    <w:p w14:paraId="301DFB29" w14:textId="77777777" w:rsidR="00000000" w:rsidRDefault="007C71EE">
      <w:pPr>
        <w:pStyle w:val="a"/>
        <w:rPr>
          <w:rtl/>
        </w:rPr>
      </w:pPr>
    </w:p>
    <w:p w14:paraId="09391DDA" w14:textId="77777777" w:rsidR="00000000" w:rsidRDefault="007C71EE">
      <w:pPr>
        <w:pStyle w:val="a"/>
        <w:rPr>
          <w:rFonts w:hint="cs"/>
          <w:rtl/>
        </w:rPr>
      </w:pPr>
      <w:r>
        <w:rPr>
          <w:rFonts w:hint="cs"/>
          <w:rtl/>
        </w:rPr>
        <w:t>רבותי חברי הכנסת. חבר הכנסת פרוש, אתה עדיין חלש מהשביתה ולכן אני מבקש.</w:t>
      </w:r>
    </w:p>
    <w:p w14:paraId="6F3AF262" w14:textId="77777777" w:rsidR="00000000" w:rsidRDefault="007C71EE">
      <w:pPr>
        <w:pStyle w:val="a"/>
        <w:rPr>
          <w:rFonts w:hint="cs"/>
          <w:rtl/>
        </w:rPr>
      </w:pPr>
    </w:p>
    <w:p w14:paraId="437190AA" w14:textId="77777777" w:rsidR="00000000" w:rsidRDefault="007C71EE">
      <w:pPr>
        <w:pStyle w:val="SpeakerCon"/>
        <w:rPr>
          <w:rtl/>
        </w:rPr>
      </w:pPr>
      <w:bookmarkStart w:id="2482" w:name="FS000000965T28_05_2003_14_42_05C"/>
      <w:bookmarkEnd w:id="2482"/>
    </w:p>
    <w:p w14:paraId="76C7955C" w14:textId="77777777" w:rsidR="00000000" w:rsidRDefault="007C71EE">
      <w:pPr>
        <w:pStyle w:val="SpeakerCon"/>
        <w:rPr>
          <w:rtl/>
        </w:rPr>
      </w:pPr>
      <w:r>
        <w:rPr>
          <w:rtl/>
        </w:rPr>
        <w:t>שר האוצר בנימין נתניהו:</w:t>
      </w:r>
    </w:p>
    <w:p w14:paraId="61B9CED3" w14:textId="77777777" w:rsidR="00000000" w:rsidRDefault="007C71EE">
      <w:pPr>
        <w:pStyle w:val="a"/>
        <w:rPr>
          <w:rtl/>
        </w:rPr>
      </w:pPr>
    </w:p>
    <w:p w14:paraId="30405DC7" w14:textId="77777777" w:rsidR="00000000" w:rsidRDefault="007C71EE">
      <w:pPr>
        <w:pStyle w:val="a"/>
        <w:rPr>
          <w:rFonts w:hint="cs"/>
          <w:rtl/>
        </w:rPr>
      </w:pPr>
      <w:r>
        <w:rPr>
          <w:rFonts w:hint="cs"/>
          <w:rtl/>
        </w:rPr>
        <w:t>הסיכום היחיד שנעשה בין הסיעות השונות נוגע להסכם בין סיעות שינוי ומפד"ל, הסכם שהוא על דעת כל סיעות הקואליציה. לפי ההסכם הזה, ב</w:t>
      </w:r>
      <w:r>
        <w:rPr>
          <w:rFonts w:hint="cs"/>
          <w:rtl/>
        </w:rPr>
        <w:t>ני ישיבה שמכונים "דרכוניסטים" יקבלו מענק בגובה 60% ממה שמקבלים יתר בני הישיבה, כלומר הפחתה של 40% ממה שהיה נהוג בעבר. כך גם לגבי תלמידי ישיבה מעל גיל 23. אנחנו נגדיל את תקציב הישיבות בהתאם לשני התיקונים הללו. נוסף על כך, שכר הלימוד לסטודנטים יופחת כבר בשנה</w:t>
      </w:r>
      <w:r>
        <w:rPr>
          <w:rFonts w:hint="cs"/>
          <w:rtl/>
        </w:rPr>
        <w:t xml:space="preserve"> הקרובה ב=3%. כמו כן הוחלט להביא לממשלה הצעת החלטה להגדיל את מענק הלידה לילד הראשון ב=200 שקל.</w:t>
      </w:r>
    </w:p>
    <w:p w14:paraId="305A6F10" w14:textId="77777777" w:rsidR="00000000" w:rsidRDefault="007C71EE">
      <w:pPr>
        <w:pStyle w:val="a"/>
        <w:rPr>
          <w:rFonts w:hint="cs"/>
          <w:rtl/>
        </w:rPr>
      </w:pPr>
    </w:p>
    <w:p w14:paraId="18639580" w14:textId="77777777" w:rsidR="00000000" w:rsidRDefault="007C71EE">
      <w:pPr>
        <w:pStyle w:val="a"/>
        <w:rPr>
          <w:rFonts w:hint="cs"/>
          <w:rtl/>
        </w:rPr>
      </w:pPr>
      <w:r>
        <w:rPr>
          <w:rFonts w:hint="cs"/>
          <w:rtl/>
        </w:rPr>
        <w:t xml:space="preserve">בהזדמנות זו אני רוצה להודיע על כוונתי, לאחר שנעניתי לפנייה של השר אורלב - - - </w:t>
      </w:r>
    </w:p>
    <w:p w14:paraId="3F6B1D6D" w14:textId="77777777" w:rsidR="00000000" w:rsidRDefault="007C71EE">
      <w:pPr>
        <w:pStyle w:val="a"/>
        <w:rPr>
          <w:rFonts w:hint="cs"/>
          <w:rtl/>
        </w:rPr>
      </w:pPr>
    </w:p>
    <w:p w14:paraId="0B54B4D8" w14:textId="77777777" w:rsidR="00000000" w:rsidRDefault="007C71EE">
      <w:pPr>
        <w:pStyle w:val="ac"/>
        <w:rPr>
          <w:rtl/>
        </w:rPr>
      </w:pPr>
      <w:r>
        <w:rPr>
          <w:rFonts w:hint="eastAsia"/>
          <w:rtl/>
        </w:rPr>
        <w:t>קריאות</w:t>
      </w:r>
      <w:r>
        <w:rPr>
          <w:rtl/>
        </w:rPr>
        <w:t>:</w:t>
      </w:r>
    </w:p>
    <w:p w14:paraId="4BAA7891" w14:textId="77777777" w:rsidR="00000000" w:rsidRDefault="007C71EE">
      <w:pPr>
        <w:pStyle w:val="a"/>
        <w:rPr>
          <w:rFonts w:hint="cs"/>
          <w:rtl/>
        </w:rPr>
      </w:pPr>
    </w:p>
    <w:p w14:paraId="65E0320F" w14:textId="77777777" w:rsidR="00000000" w:rsidRDefault="007C71EE">
      <w:pPr>
        <w:pStyle w:val="a"/>
        <w:rPr>
          <w:rFonts w:hint="cs"/>
          <w:rtl/>
        </w:rPr>
      </w:pPr>
      <w:r>
        <w:rPr>
          <w:rFonts w:hint="cs"/>
          <w:rtl/>
        </w:rPr>
        <w:t xml:space="preserve">- - - </w:t>
      </w:r>
    </w:p>
    <w:p w14:paraId="64ED4C0E" w14:textId="77777777" w:rsidR="00000000" w:rsidRDefault="007C71EE">
      <w:pPr>
        <w:pStyle w:val="a"/>
        <w:rPr>
          <w:rFonts w:hint="cs"/>
          <w:rtl/>
        </w:rPr>
      </w:pPr>
    </w:p>
    <w:p w14:paraId="7E8B906C" w14:textId="77777777" w:rsidR="00000000" w:rsidRDefault="007C71EE">
      <w:pPr>
        <w:pStyle w:val="ad"/>
        <w:rPr>
          <w:rtl/>
        </w:rPr>
      </w:pPr>
      <w:r>
        <w:rPr>
          <w:rtl/>
        </w:rPr>
        <w:t>היו"ר ראובן ריבלין:</w:t>
      </w:r>
    </w:p>
    <w:p w14:paraId="4B30692F" w14:textId="77777777" w:rsidR="00000000" w:rsidRDefault="007C71EE">
      <w:pPr>
        <w:pStyle w:val="a"/>
        <w:rPr>
          <w:rtl/>
        </w:rPr>
      </w:pPr>
    </w:p>
    <w:p w14:paraId="1B4003EC" w14:textId="77777777" w:rsidR="00000000" w:rsidRDefault="007C71EE">
      <w:pPr>
        <w:pStyle w:val="a"/>
        <w:rPr>
          <w:rFonts w:hint="cs"/>
          <w:rtl/>
        </w:rPr>
      </w:pPr>
      <w:r>
        <w:rPr>
          <w:rFonts w:hint="cs"/>
          <w:rtl/>
        </w:rPr>
        <w:t>השר פריצקי, אתה לא עוזר לשר האוצר. חברי הכ</w:t>
      </w:r>
      <w:r>
        <w:rPr>
          <w:rFonts w:hint="cs"/>
          <w:rtl/>
        </w:rPr>
        <w:t xml:space="preserve">נסת ממרצ - - - </w:t>
      </w:r>
    </w:p>
    <w:p w14:paraId="01E33208" w14:textId="77777777" w:rsidR="00000000" w:rsidRDefault="007C71EE">
      <w:pPr>
        <w:pStyle w:val="a"/>
        <w:rPr>
          <w:rFonts w:hint="cs"/>
          <w:rtl/>
        </w:rPr>
      </w:pPr>
    </w:p>
    <w:p w14:paraId="0403005A" w14:textId="77777777" w:rsidR="00000000" w:rsidRDefault="007C71EE">
      <w:pPr>
        <w:pStyle w:val="ac"/>
        <w:rPr>
          <w:rtl/>
        </w:rPr>
      </w:pPr>
      <w:r>
        <w:rPr>
          <w:rFonts w:hint="eastAsia"/>
          <w:rtl/>
        </w:rPr>
        <w:t>חיים</w:t>
      </w:r>
      <w:r>
        <w:rPr>
          <w:rtl/>
        </w:rPr>
        <w:t xml:space="preserve"> רמון (העבודה-מימד):</w:t>
      </w:r>
    </w:p>
    <w:p w14:paraId="02312CF5" w14:textId="77777777" w:rsidR="00000000" w:rsidRDefault="007C71EE">
      <w:pPr>
        <w:pStyle w:val="a"/>
        <w:rPr>
          <w:rFonts w:hint="cs"/>
          <w:rtl/>
        </w:rPr>
      </w:pPr>
    </w:p>
    <w:p w14:paraId="33965636" w14:textId="77777777" w:rsidR="00000000" w:rsidRDefault="007C71EE">
      <w:pPr>
        <w:pStyle w:val="a"/>
        <w:rPr>
          <w:rFonts w:hint="cs"/>
          <w:rtl/>
        </w:rPr>
      </w:pPr>
      <w:r>
        <w:rPr>
          <w:rFonts w:hint="cs"/>
          <w:rtl/>
        </w:rPr>
        <w:t>אדוני היושב-ראש, הוא באמת צריך עזרה במקרה כזה.</w:t>
      </w:r>
    </w:p>
    <w:p w14:paraId="29762E70" w14:textId="77777777" w:rsidR="00000000" w:rsidRDefault="007C71EE">
      <w:pPr>
        <w:pStyle w:val="a"/>
        <w:rPr>
          <w:rFonts w:hint="cs"/>
          <w:rtl/>
        </w:rPr>
      </w:pPr>
    </w:p>
    <w:p w14:paraId="35E059F3" w14:textId="77777777" w:rsidR="00000000" w:rsidRDefault="007C71EE">
      <w:pPr>
        <w:pStyle w:val="ad"/>
        <w:rPr>
          <w:rtl/>
        </w:rPr>
      </w:pPr>
      <w:r>
        <w:rPr>
          <w:rtl/>
        </w:rPr>
        <w:t>היו"ר ראובן ריבלין:</w:t>
      </w:r>
    </w:p>
    <w:p w14:paraId="7AE7A241" w14:textId="77777777" w:rsidR="00000000" w:rsidRDefault="007C71EE">
      <w:pPr>
        <w:pStyle w:val="a"/>
        <w:rPr>
          <w:rtl/>
        </w:rPr>
      </w:pPr>
    </w:p>
    <w:p w14:paraId="234895CB" w14:textId="77777777" w:rsidR="00000000" w:rsidRDefault="007C71EE">
      <w:pPr>
        <w:pStyle w:val="a"/>
        <w:rPr>
          <w:rFonts w:hint="cs"/>
          <w:rtl/>
        </w:rPr>
      </w:pPr>
      <w:r>
        <w:rPr>
          <w:rFonts w:hint="cs"/>
          <w:rtl/>
        </w:rPr>
        <w:t>רבותי חברי הכנסת ממרצ, רבותי, אתם שואלים שאלה, עונים לכם תשובה ואתם אפילו לא רוצים לשמוע אותה. תאפשרו לחבר הכנסת וילן לשמוע תשובה על השאלות שהוא</w:t>
      </w:r>
      <w:r>
        <w:rPr>
          <w:rFonts w:hint="cs"/>
          <w:rtl/>
        </w:rPr>
        <w:t xml:space="preserve"> שאל. </w:t>
      </w:r>
    </w:p>
    <w:p w14:paraId="32A76217" w14:textId="77777777" w:rsidR="00000000" w:rsidRDefault="007C71EE">
      <w:pPr>
        <w:pStyle w:val="a"/>
        <w:rPr>
          <w:rFonts w:hint="cs"/>
          <w:rtl/>
        </w:rPr>
      </w:pPr>
    </w:p>
    <w:p w14:paraId="5A6AE1EC" w14:textId="77777777" w:rsidR="00000000" w:rsidRDefault="007C71EE">
      <w:pPr>
        <w:pStyle w:val="ac"/>
        <w:rPr>
          <w:rtl/>
        </w:rPr>
      </w:pPr>
      <w:r>
        <w:rPr>
          <w:rFonts w:hint="eastAsia"/>
          <w:rtl/>
        </w:rPr>
        <w:t>קריאות</w:t>
      </w:r>
      <w:r>
        <w:rPr>
          <w:rtl/>
        </w:rPr>
        <w:t>:</w:t>
      </w:r>
    </w:p>
    <w:p w14:paraId="516A0535" w14:textId="77777777" w:rsidR="00000000" w:rsidRDefault="007C71EE">
      <w:pPr>
        <w:pStyle w:val="a"/>
        <w:rPr>
          <w:rFonts w:hint="cs"/>
          <w:rtl/>
        </w:rPr>
      </w:pPr>
    </w:p>
    <w:p w14:paraId="6B56A05D" w14:textId="77777777" w:rsidR="00000000" w:rsidRDefault="007C71EE">
      <w:pPr>
        <w:pStyle w:val="a"/>
        <w:rPr>
          <w:rFonts w:hint="cs"/>
          <w:rtl/>
        </w:rPr>
      </w:pPr>
      <w:r>
        <w:rPr>
          <w:rFonts w:hint="cs"/>
          <w:rtl/>
        </w:rPr>
        <w:t xml:space="preserve">- - - </w:t>
      </w:r>
    </w:p>
    <w:p w14:paraId="7552EF04" w14:textId="77777777" w:rsidR="00000000" w:rsidRDefault="007C71EE">
      <w:pPr>
        <w:pStyle w:val="a"/>
        <w:rPr>
          <w:rFonts w:hint="cs"/>
          <w:rtl/>
        </w:rPr>
      </w:pPr>
    </w:p>
    <w:p w14:paraId="09A86790" w14:textId="77777777" w:rsidR="00000000" w:rsidRDefault="007C71EE">
      <w:pPr>
        <w:pStyle w:val="ad"/>
        <w:rPr>
          <w:rtl/>
        </w:rPr>
      </w:pPr>
      <w:r>
        <w:rPr>
          <w:rtl/>
        </w:rPr>
        <w:t>היו"ר ראובן ריבלין:</w:t>
      </w:r>
    </w:p>
    <w:p w14:paraId="1C99C393" w14:textId="77777777" w:rsidR="00000000" w:rsidRDefault="007C71EE">
      <w:pPr>
        <w:pStyle w:val="a"/>
        <w:rPr>
          <w:rtl/>
        </w:rPr>
      </w:pPr>
    </w:p>
    <w:p w14:paraId="51F0A416" w14:textId="77777777" w:rsidR="00000000" w:rsidRDefault="007C71EE">
      <w:pPr>
        <w:pStyle w:val="a"/>
        <w:rPr>
          <w:rFonts w:hint="cs"/>
          <w:rtl/>
        </w:rPr>
      </w:pPr>
      <w:r>
        <w:rPr>
          <w:rFonts w:hint="cs"/>
          <w:rtl/>
        </w:rPr>
        <w:t xml:space="preserve">תנו כבוד לחבר שלכם. הוא שאל שאלה. מספיק. </w:t>
      </w:r>
    </w:p>
    <w:p w14:paraId="17D3B6FD" w14:textId="77777777" w:rsidR="00000000" w:rsidRDefault="007C71EE">
      <w:pPr>
        <w:pStyle w:val="a"/>
        <w:rPr>
          <w:rFonts w:hint="cs"/>
          <w:rtl/>
        </w:rPr>
      </w:pPr>
    </w:p>
    <w:p w14:paraId="301FB6F7" w14:textId="77777777" w:rsidR="00000000" w:rsidRDefault="007C71EE">
      <w:pPr>
        <w:pStyle w:val="ac"/>
        <w:rPr>
          <w:rtl/>
        </w:rPr>
      </w:pPr>
    </w:p>
    <w:p w14:paraId="4BBAFE44" w14:textId="77777777" w:rsidR="00000000" w:rsidRDefault="007C71EE">
      <w:pPr>
        <w:pStyle w:val="ac"/>
        <w:rPr>
          <w:rtl/>
        </w:rPr>
      </w:pPr>
      <w:r>
        <w:rPr>
          <w:rFonts w:hint="eastAsia"/>
          <w:rtl/>
        </w:rPr>
        <w:t>קריאות</w:t>
      </w:r>
      <w:r>
        <w:rPr>
          <w:rtl/>
        </w:rPr>
        <w:t>:</w:t>
      </w:r>
    </w:p>
    <w:p w14:paraId="5FB95D0E" w14:textId="77777777" w:rsidR="00000000" w:rsidRDefault="007C71EE">
      <w:pPr>
        <w:pStyle w:val="a"/>
        <w:rPr>
          <w:rFonts w:hint="cs"/>
          <w:rtl/>
        </w:rPr>
      </w:pPr>
    </w:p>
    <w:p w14:paraId="6533C092" w14:textId="77777777" w:rsidR="00000000" w:rsidRDefault="007C71EE">
      <w:pPr>
        <w:pStyle w:val="a"/>
        <w:rPr>
          <w:rFonts w:hint="cs"/>
          <w:rtl/>
        </w:rPr>
      </w:pPr>
      <w:r>
        <w:rPr>
          <w:rFonts w:hint="cs"/>
          <w:rtl/>
        </w:rPr>
        <w:t xml:space="preserve">- - - </w:t>
      </w:r>
    </w:p>
    <w:p w14:paraId="0D6F7CC1" w14:textId="77777777" w:rsidR="00000000" w:rsidRDefault="007C71EE">
      <w:pPr>
        <w:pStyle w:val="a"/>
        <w:rPr>
          <w:rFonts w:hint="cs"/>
          <w:rtl/>
        </w:rPr>
      </w:pPr>
    </w:p>
    <w:p w14:paraId="0911B82E" w14:textId="77777777" w:rsidR="00000000" w:rsidRDefault="007C71EE">
      <w:pPr>
        <w:pStyle w:val="ad"/>
        <w:rPr>
          <w:rtl/>
        </w:rPr>
      </w:pPr>
      <w:r>
        <w:rPr>
          <w:rtl/>
        </w:rPr>
        <w:t>היו"ר ראובן ריבלין:</w:t>
      </w:r>
    </w:p>
    <w:p w14:paraId="07D37BCE" w14:textId="77777777" w:rsidR="00000000" w:rsidRDefault="007C71EE">
      <w:pPr>
        <w:pStyle w:val="a"/>
        <w:rPr>
          <w:rtl/>
        </w:rPr>
      </w:pPr>
    </w:p>
    <w:p w14:paraId="57413F10" w14:textId="77777777" w:rsidR="00000000" w:rsidRDefault="007C71EE">
      <w:pPr>
        <w:pStyle w:val="a"/>
        <w:rPr>
          <w:rFonts w:hint="cs"/>
          <w:rtl/>
        </w:rPr>
      </w:pPr>
      <w:r>
        <w:rPr>
          <w:rFonts w:hint="cs"/>
          <w:rtl/>
        </w:rPr>
        <w:t xml:space="preserve">לא, פה זה לא מקהלה לשינוי. עכשיו זה לא שיר המעלות לשינוי. עכשיו שר האוצר מדבר. </w:t>
      </w:r>
    </w:p>
    <w:p w14:paraId="7D1D2F9C" w14:textId="77777777" w:rsidR="00000000" w:rsidRDefault="007C71EE">
      <w:pPr>
        <w:pStyle w:val="a"/>
        <w:rPr>
          <w:rFonts w:hint="cs"/>
          <w:rtl/>
        </w:rPr>
      </w:pPr>
    </w:p>
    <w:p w14:paraId="63B87BF7" w14:textId="77777777" w:rsidR="00000000" w:rsidRDefault="007C71EE">
      <w:pPr>
        <w:pStyle w:val="SpeakerCon"/>
        <w:rPr>
          <w:rtl/>
        </w:rPr>
      </w:pPr>
      <w:bookmarkStart w:id="2483" w:name="FS000000965T28_05_2003_14_47_32C"/>
      <w:bookmarkEnd w:id="2483"/>
      <w:r>
        <w:rPr>
          <w:rtl/>
        </w:rPr>
        <w:t>שר האוצר בנימין נתניהו:</w:t>
      </w:r>
    </w:p>
    <w:p w14:paraId="37789C28" w14:textId="77777777" w:rsidR="00000000" w:rsidRDefault="007C71EE">
      <w:pPr>
        <w:pStyle w:val="a"/>
        <w:rPr>
          <w:rtl/>
        </w:rPr>
      </w:pPr>
    </w:p>
    <w:p w14:paraId="290B73D0" w14:textId="77777777" w:rsidR="00000000" w:rsidRDefault="007C71EE">
      <w:pPr>
        <w:pStyle w:val="a"/>
        <w:rPr>
          <w:rFonts w:hint="cs"/>
          <w:rtl/>
        </w:rPr>
      </w:pPr>
      <w:r>
        <w:rPr>
          <w:rFonts w:hint="cs"/>
          <w:rtl/>
        </w:rPr>
        <w:t>אני רוצה גם להודיע לחב</w:t>
      </w:r>
      <w:r>
        <w:rPr>
          <w:rFonts w:hint="cs"/>
          <w:rtl/>
        </w:rPr>
        <w:t xml:space="preserve">רי הכנסת על כוונתי, בעקבות פנייה של השר אורלב - דרך אגב, פנייה של ציבור גדול כאן, של אנשים שמייצגים את  המשפחות ברוכות הילדים שעומדות לספוג מכה קשה מאוד שאנחנו ערים לה בקיצוץ הראשון - - - </w:t>
      </w:r>
    </w:p>
    <w:p w14:paraId="3766BEC4" w14:textId="77777777" w:rsidR="00000000" w:rsidRDefault="007C71EE">
      <w:pPr>
        <w:pStyle w:val="a"/>
        <w:rPr>
          <w:rFonts w:hint="cs"/>
          <w:rtl/>
        </w:rPr>
      </w:pPr>
    </w:p>
    <w:p w14:paraId="7BB134A0" w14:textId="77777777" w:rsidR="00000000" w:rsidRDefault="007C71EE">
      <w:pPr>
        <w:pStyle w:val="ac"/>
        <w:rPr>
          <w:rtl/>
        </w:rPr>
      </w:pPr>
      <w:r>
        <w:rPr>
          <w:rFonts w:hint="eastAsia"/>
          <w:rtl/>
        </w:rPr>
        <w:t>ג</w:t>
      </w:r>
      <w:r>
        <w:rPr>
          <w:rtl/>
        </w:rPr>
        <w:t>'מאל זחאלקה (בל"ד):</w:t>
      </w:r>
    </w:p>
    <w:p w14:paraId="583CCCA5" w14:textId="77777777" w:rsidR="00000000" w:rsidRDefault="007C71EE">
      <w:pPr>
        <w:pStyle w:val="a"/>
        <w:rPr>
          <w:rFonts w:hint="cs"/>
          <w:rtl/>
        </w:rPr>
      </w:pPr>
    </w:p>
    <w:p w14:paraId="2F83ACC9" w14:textId="77777777" w:rsidR="00000000" w:rsidRDefault="007C71EE">
      <w:pPr>
        <w:pStyle w:val="a"/>
        <w:rPr>
          <w:rFonts w:hint="cs"/>
          <w:rtl/>
        </w:rPr>
      </w:pPr>
      <w:r>
        <w:rPr>
          <w:rFonts w:hint="cs"/>
          <w:rtl/>
        </w:rPr>
        <w:t xml:space="preserve">- - - </w:t>
      </w:r>
    </w:p>
    <w:p w14:paraId="69886280" w14:textId="77777777" w:rsidR="00000000" w:rsidRDefault="007C71EE">
      <w:pPr>
        <w:pStyle w:val="a"/>
        <w:rPr>
          <w:rFonts w:hint="cs"/>
          <w:rtl/>
        </w:rPr>
      </w:pPr>
    </w:p>
    <w:p w14:paraId="3037AD48" w14:textId="77777777" w:rsidR="00000000" w:rsidRDefault="007C71EE">
      <w:pPr>
        <w:pStyle w:val="SpeakerCon"/>
        <w:rPr>
          <w:rtl/>
        </w:rPr>
      </w:pPr>
      <w:bookmarkStart w:id="2484" w:name="FS000000965T28_05_2003_14_49_11C"/>
      <w:bookmarkEnd w:id="2484"/>
      <w:r>
        <w:rPr>
          <w:rtl/>
        </w:rPr>
        <w:t>שר האוצר בנימין נתניהו:</w:t>
      </w:r>
    </w:p>
    <w:p w14:paraId="62FF6265" w14:textId="77777777" w:rsidR="00000000" w:rsidRDefault="007C71EE">
      <w:pPr>
        <w:pStyle w:val="a"/>
        <w:rPr>
          <w:rtl/>
        </w:rPr>
      </w:pPr>
    </w:p>
    <w:p w14:paraId="7A6EA237" w14:textId="77777777" w:rsidR="00000000" w:rsidRDefault="007C71EE">
      <w:pPr>
        <w:pStyle w:val="a"/>
        <w:rPr>
          <w:rFonts w:hint="cs"/>
          <w:rtl/>
        </w:rPr>
      </w:pPr>
      <w:r>
        <w:rPr>
          <w:rFonts w:hint="cs"/>
          <w:rtl/>
        </w:rPr>
        <w:t>יש הצעה שאנ</w:t>
      </w:r>
      <w:r>
        <w:rPr>
          <w:rFonts w:hint="cs"/>
          <w:rtl/>
        </w:rPr>
        <w:t xml:space="preserve">חנו נביא - - - </w:t>
      </w:r>
    </w:p>
    <w:p w14:paraId="01521CE8" w14:textId="77777777" w:rsidR="00000000" w:rsidRDefault="007C71EE">
      <w:pPr>
        <w:pStyle w:val="a"/>
        <w:rPr>
          <w:rFonts w:hint="cs"/>
          <w:rtl/>
        </w:rPr>
      </w:pPr>
    </w:p>
    <w:p w14:paraId="462BACC0" w14:textId="77777777" w:rsidR="00000000" w:rsidRDefault="007C71EE">
      <w:pPr>
        <w:pStyle w:val="ad"/>
        <w:rPr>
          <w:rtl/>
        </w:rPr>
      </w:pPr>
      <w:r>
        <w:rPr>
          <w:rtl/>
        </w:rPr>
        <w:t>היו"ר ראובן ריבלין:</w:t>
      </w:r>
    </w:p>
    <w:p w14:paraId="148F0BA2" w14:textId="77777777" w:rsidR="00000000" w:rsidRDefault="007C71EE">
      <w:pPr>
        <w:pStyle w:val="a"/>
        <w:rPr>
          <w:rtl/>
        </w:rPr>
      </w:pPr>
    </w:p>
    <w:p w14:paraId="4EBE088A" w14:textId="77777777" w:rsidR="00000000" w:rsidRDefault="007C71EE">
      <w:pPr>
        <w:pStyle w:val="a"/>
        <w:rPr>
          <w:rFonts w:hint="cs"/>
          <w:rtl/>
        </w:rPr>
      </w:pPr>
      <w:r>
        <w:rPr>
          <w:rFonts w:hint="cs"/>
          <w:rtl/>
        </w:rPr>
        <w:t xml:space="preserve">חבר הכנסת זחאלקה, חשבתי שאתה צרוד מכל הלילות. </w:t>
      </w:r>
    </w:p>
    <w:p w14:paraId="6B5A62EF" w14:textId="77777777" w:rsidR="00000000" w:rsidRDefault="007C71EE">
      <w:pPr>
        <w:pStyle w:val="a"/>
        <w:rPr>
          <w:rFonts w:hint="cs"/>
          <w:rtl/>
        </w:rPr>
      </w:pPr>
    </w:p>
    <w:p w14:paraId="05924BA3" w14:textId="77777777" w:rsidR="00000000" w:rsidRDefault="007C71EE">
      <w:pPr>
        <w:pStyle w:val="SpeakerCon"/>
        <w:rPr>
          <w:rtl/>
        </w:rPr>
      </w:pPr>
      <w:bookmarkStart w:id="2485" w:name="FS000000965T28_05_2003_14_50_08C"/>
      <w:bookmarkEnd w:id="2485"/>
      <w:r>
        <w:rPr>
          <w:rtl/>
        </w:rPr>
        <w:t>שר האוצר בנימין נתניהו:</w:t>
      </w:r>
    </w:p>
    <w:p w14:paraId="586C5367" w14:textId="77777777" w:rsidR="00000000" w:rsidRDefault="007C71EE">
      <w:pPr>
        <w:pStyle w:val="a"/>
        <w:rPr>
          <w:rtl/>
        </w:rPr>
      </w:pPr>
    </w:p>
    <w:p w14:paraId="4EC8702E" w14:textId="77777777" w:rsidR="00000000" w:rsidRDefault="007C71EE">
      <w:pPr>
        <w:pStyle w:val="a"/>
        <w:rPr>
          <w:rFonts w:hint="cs"/>
          <w:rtl/>
        </w:rPr>
      </w:pPr>
      <w:r>
        <w:rPr>
          <w:rFonts w:hint="cs"/>
          <w:rtl/>
        </w:rPr>
        <w:t>- - - שתאריך, תדחה את יישום הקיצוץ השני, שאמור להיות בסך הכול ארבעה חודשים אחרי הקיצוץ הכבד הראשון. הקיצוץ הראשון הוא באוגוסט והקיצוץ השני אמור ל</w:t>
      </w:r>
      <w:r>
        <w:rPr>
          <w:rFonts w:hint="cs"/>
          <w:rtl/>
        </w:rPr>
        <w:t xml:space="preserve">היות ב=1 בינואר. אנחנו מבקשים לדחות את זה בחצי שנה, על מנת להקל קמעה את הפגיעה שאנחנו יודעים שנפגעות המשפחות הללו. </w:t>
      </w:r>
    </w:p>
    <w:p w14:paraId="7A8485C6" w14:textId="77777777" w:rsidR="00000000" w:rsidRDefault="007C71EE">
      <w:pPr>
        <w:pStyle w:val="a"/>
        <w:rPr>
          <w:rFonts w:hint="cs"/>
          <w:rtl/>
        </w:rPr>
      </w:pPr>
    </w:p>
    <w:p w14:paraId="490D00CE" w14:textId="77777777" w:rsidR="00000000" w:rsidRDefault="007C71EE">
      <w:pPr>
        <w:pStyle w:val="ac"/>
        <w:rPr>
          <w:rtl/>
        </w:rPr>
      </w:pPr>
      <w:r>
        <w:rPr>
          <w:rFonts w:hint="eastAsia"/>
          <w:rtl/>
        </w:rPr>
        <w:t>אבשלום</w:t>
      </w:r>
      <w:r>
        <w:rPr>
          <w:rtl/>
        </w:rPr>
        <w:t xml:space="preserve"> וילן (מרצ):</w:t>
      </w:r>
    </w:p>
    <w:p w14:paraId="12E4ACB1" w14:textId="77777777" w:rsidR="00000000" w:rsidRDefault="007C71EE">
      <w:pPr>
        <w:pStyle w:val="a"/>
        <w:rPr>
          <w:rFonts w:hint="cs"/>
          <w:rtl/>
        </w:rPr>
      </w:pPr>
    </w:p>
    <w:p w14:paraId="69C1AB36" w14:textId="77777777" w:rsidR="00000000" w:rsidRDefault="007C71EE">
      <w:pPr>
        <w:pStyle w:val="a"/>
        <w:rPr>
          <w:rFonts w:hint="cs"/>
          <w:rtl/>
        </w:rPr>
      </w:pPr>
      <w:r>
        <w:rPr>
          <w:rFonts w:hint="cs"/>
          <w:rtl/>
        </w:rPr>
        <w:t xml:space="preserve">זו היתה הצעת החלטה של ועדת הכספים - - - </w:t>
      </w:r>
    </w:p>
    <w:p w14:paraId="45D21733" w14:textId="77777777" w:rsidR="00000000" w:rsidRDefault="007C71EE">
      <w:pPr>
        <w:pStyle w:val="a"/>
        <w:rPr>
          <w:rtl/>
        </w:rPr>
      </w:pPr>
    </w:p>
    <w:p w14:paraId="27D0DE8A" w14:textId="77777777" w:rsidR="00000000" w:rsidRDefault="007C71EE">
      <w:pPr>
        <w:pStyle w:val="a"/>
        <w:rPr>
          <w:rFonts w:hint="cs"/>
          <w:rtl/>
        </w:rPr>
      </w:pPr>
    </w:p>
    <w:p w14:paraId="12F613E6" w14:textId="77777777" w:rsidR="00000000" w:rsidRDefault="007C71EE">
      <w:pPr>
        <w:pStyle w:val="SpeakerCon"/>
        <w:rPr>
          <w:rtl/>
        </w:rPr>
      </w:pPr>
      <w:bookmarkStart w:id="2486" w:name="FS000000965T28_05_2003_14_51_54C"/>
      <w:bookmarkEnd w:id="2486"/>
      <w:r>
        <w:rPr>
          <w:rtl/>
        </w:rPr>
        <w:t>שר האוצר בנימין נתניהו:</w:t>
      </w:r>
    </w:p>
    <w:p w14:paraId="05662823" w14:textId="77777777" w:rsidR="00000000" w:rsidRDefault="007C71EE">
      <w:pPr>
        <w:pStyle w:val="a"/>
        <w:rPr>
          <w:rtl/>
        </w:rPr>
      </w:pPr>
    </w:p>
    <w:p w14:paraId="3B1E886D" w14:textId="77777777" w:rsidR="00000000" w:rsidRDefault="007C71EE">
      <w:pPr>
        <w:pStyle w:val="a"/>
        <w:rPr>
          <w:rFonts w:hint="cs"/>
          <w:rtl/>
        </w:rPr>
      </w:pPr>
      <w:r>
        <w:rPr>
          <w:rFonts w:hint="cs"/>
          <w:rtl/>
        </w:rPr>
        <w:t>אני רוצה להשיב לחבר הכנסת וילן, שלא עשינו שום הסכמי</w:t>
      </w:r>
      <w:r>
        <w:rPr>
          <w:rFonts w:hint="cs"/>
          <w:rtl/>
        </w:rPr>
        <w:t>ם אחרים בכלל, ובפרט ההסכמים שהוא רמז עליהם בנוגע ליש"ע או הסדרים תמורת ביטול הקלות המס. לא עשינו שום הסכמים; ההסכמים שנעשו הם בתוך התקציב. אתה יכול לראות את מה שהוקצה ליש"ע. אין שום סיכומים אחרים. תודה רבה לכם.</w:t>
      </w:r>
    </w:p>
    <w:p w14:paraId="1D64A2E7" w14:textId="77777777" w:rsidR="00000000" w:rsidRDefault="007C71EE">
      <w:pPr>
        <w:pStyle w:val="a"/>
        <w:ind w:firstLine="0"/>
        <w:rPr>
          <w:rFonts w:hint="cs"/>
          <w:rtl/>
        </w:rPr>
      </w:pPr>
    </w:p>
    <w:p w14:paraId="38CA4193" w14:textId="77777777" w:rsidR="00000000" w:rsidRDefault="007C71EE">
      <w:pPr>
        <w:pStyle w:val="ad"/>
        <w:rPr>
          <w:rtl/>
        </w:rPr>
      </w:pPr>
      <w:bookmarkStart w:id="2487" w:name="FS000000965T28_05_2003_14_53_35C"/>
      <w:bookmarkEnd w:id="2487"/>
      <w:r>
        <w:rPr>
          <w:rtl/>
        </w:rPr>
        <w:t>היו"ר ראובן ריבלין:</w:t>
      </w:r>
    </w:p>
    <w:p w14:paraId="42426D15" w14:textId="77777777" w:rsidR="00000000" w:rsidRDefault="007C71EE">
      <w:pPr>
        <w:pStyle w:val="a"/>
        <w:rPr>
          <w:rtl/>
        </w:rPr>
      </w:pPr>
    </w:p>
    <w:p w14:paraId="095F9FD1" w14:textId="77777777" w:rsidR="00000000" w:rsidRDefault="007C71EE">
      <w:pPr>
        <w:pStyle w:val="a"/>
        <w:rPr>
          <w:rFonts w:hint="cs"/>
          <w:rtl/>
        </w:rPr>
      </w:pPr>
      <w:r>
        <w:rPr>
          <w:rFonts w:hint="cs"/>
          <w:rtl/>
        </w:rPr>
        <w:t>אני מאוד מודה לשר האוצר</w:t>
      </w:r>
      <w:r>
        <w:rPr>
          <w:rFonts w:hint="cs"/>
          <w:rtl/>
        </w:rPr>
        <w:t xml:space="preserve">. </w:t>
      </w:r>
    </w:p>
    <w:p w14:paraId="3482B898" w14:textId="77777777" w:rsidR="00000000" w:rsidRDefault="007C71EE">
      <w:pPr>
        <w:pStyle w:val="a"/>
        <w:rPr>
          <w:rFonts w:hint="cs"/>
          <w:rtl/>
        </w:rPr>
      </w:pPr>
    </w:p>
    <w:p w14:paraId="15F06461" w14:textId="77777777" w:rsidR="00000000" w:rsidRDefault="007C71EE">
      <w:pPr>
        <w:pStyle w:val="a"/>
        <w:rPr>
          <w:rFonts w:hint="cs"/>
          <w:rtl/>
        </w:rPr>
      </w:pPr>
      <w:r>
        <w:rPr>
          <w:rFonts w:hint="cs"/>
          <w:rtl/>
        </w:rPr>
        <w:t>רבותי, חברי הכנסת, עמלו על המלאכה יושב-ראש ועדת הכספים, חבר הכנסת אברהם הירשזון; חבר הכנסת שלום שמחון, יושב-ראש ועדת הכלכלה; חבר הכנסת יורי שטרן, יושב-ראש ועדת הפנים ואיכות הסביבה; חבר הכנסת יובל שטייניץ, יושב-ראש ועדת החוץ והביטחון; וחבר הכנסת מיכאל א</w:t>
      </w:r>
      <w:r>
        <w:rPr>
          <w:rFonts w:hint="cs"/>
          <w:rtl/>
        </w:rPr>
        <w:t>יתן, יושב-ראש ועדת החוקה, חוק ומשפט - אשר כולם היו יושבי-ראש ועדות משותפות וחברים בהן. האם אחד מיושבי-ראש הוועדות רוצה לומר איזה דבר בטרם נתחיל בהצבעה? חבר הכנסת שמחון, האם אדוני רוצה לומר דבר? רק כיושב-ראש ועדה, אדוני, כי לאדוני היו הרבה הזדמנויות כאיש הא</w:t>
      </w:r>
      <w:r>
        <w:rPr>
          <w:rFonts w:hint="cs"/>
          <w:rtl/>
        </w:rPr>
        <w:t xml:space="preserve">ופוזיציה לומר את דברו. לאחר מכן, אם ירצה, חבר הכנסת יורי שטרן מוזמן לבוא. וכן גם חברי הכנסת יובל שטייניץ ומיכאל איתן. </w:t>
      </w:r>
    </w:p>
    <w:p w14:paraId="4247A9D1" w14:textId="77777777" w:rsidR="00000000" w:rsidRDefault="007C71EE">
      <w:pPr>
        <w:pStyle w:val="a"/>
        <w:rPr>
          <w:rFonts w:hint="cs"/>
          <w:rtl/>
        </w:rPr>
      </w:pPr>
    </w:p>
    <w:p w14:paraId="524A82D4" w14:textId="77777777" w:rsidR="00000000" w:rsidRDefault="007C71EE">
      <w:pPr>
        <w:pStyle w:val="Speaker"/>
        <w:rPr>
          <w:rtl/>
        </w:rPr>
      </w:pPr>
      <w:bookmarkStart w:id="2488" w:name="FS000000461T28_05_2003_14_57_06"/>
      <w:bookmarkStart w:id="2489" w:name="FS000000461T28_05_2003_14_57_20"/>
      <w:bookmarkEnd w:id="2488"/>
      <w:bookmarkEnd w:id="2489"/>
      <w:r>
        <w:rPr>
          <w:rFonts w:hint="eastAsia"/>
          <w:rtl/>
        </w:rPr>
        <w:t>שלום</w:t>
      </w:r>
      <w:r>
        <w:rPr>
          <w:rtl/>
        </w:rPr>
        <w:t xml:space="preserve"> שמחון (יו"ר ועדת הכלכלה):</w:t>
      </w:r>
    </w:p>
    <w:p w14:paraId="0F89D8EF" w14:textId="77777777" w:rsidR="00000000" w:rsidRDefault="007C71EE">
      <w:pPr>
        <w:pStyle w:val="a"/>
        <w:rPr>
          <w:rFonts w:hint="cs"/>
          <w:rtl/>
        </w:rPr>
      </w:pPr>
    </w:p>
    <w:p w14:paraId="3653FB1A" w14:textId="77777777" w:rsidR="00000000" w:rsidRDefault="007C71EE">
      <w:pPr>
        <w:pStyle w:val="a"/>
        <w:rPr>
          <w:rFonts w:hint="cs"/>
          <w:rtl/>
        </w:rPr>
      </w:pPr>
      <w:r>
        <w:rPr>
          <w:rFonts w:hint="cs"/>
          <w:rtl/>
        </w:rPr>
        <w:t xml:space="preserve">אדוני היושב-ראש, כנסת נכבדה, ידוע לי כי יושב-ראש ועדת הכספים כבר הציג את כל החוק והדיון בחוק הסתיים. עם </w:t>
      </w:r>
      <w:r>
        <w:rPr>
          <w:rFonts w:hint="cs"/>
          <w:rtl/>
        </w:rPr>
        <w:t>זאת, כדי שהנושא יהיה ברור לחלוטין ומאחר שחלק מההסתייגויות שנומקו בדיון הארוך התייחסו לפרק התקשורת, אני רוצה להוסיף לפני ההצבעות מלים מספר על פרק התקשורת בחוק ההסדרים.</w:t>
      </w:r>
    </w:p>
    <w:p w14:paraId="4ED4E9B7" w14:textId="77777777" w:rsidR="00000000" w:rsidRDefault="007C71EE">
      <w:pPr>
        <w:pStyle w:val="a"/>
        <w:rPr>
          <w:rFonts w:hint="cs"/>
          <w:rtl/>
        </w:rPr>
      </w:pPr>
    </w:p>
    <w:p w14:paraId="5916E014" w14:textId="77777777" w:rsidR="00000000" w:rsidRDefault="007C71EE">
      <w:pPr>
        <w:pStyle w:val="a"/>
        <w:rPr>
          <w:rFonts w:hint="cs"/>
          <w:rtl/>
        </w:rPr>
      </w:pPr>
      <w:r>
        <w:rPr>
          <w:rFonts w:hint="cs"/>
          <w:rtl/>
        </w:rPr>
        <w:t xml:space="preserve">פרק התקשורת מהווה חלק מהצעת חוק התוכנית להבראת כלכלת ישראל. כזכור, ועדת הכנסת החליטה כי </w:t>
      </w:r>
      <w:r>
        <w:rPr>
          <w:rFonts w:hint="cs"/>
          <w:rtl/>
        </w:rPr>
        <w:t>פרק התקשורת יידון בוועדה המשותפת של ועדת הכלכלה וועדת הכספים. ביום 26 במאי החליטה הכנסת על פיצול סעיף 52 בפרק התקשורת שבהצעת החוק, אשר כלל תיקונים לחוק הרשות השנייה לטלוויזיה ורדיו. אני מקווה שהוועדה המשותפת תצליח לסיים את דיוניה בסעיף זה בתוך 30 ימים ולהב</w:t>
      </w:r>
      <w:r>
        <w:rPr>
          <w:rFonts w:hint="cs"/>
          <w:rtl/>
        </w:rPr>
        <w:t>יאו לקריאה שנייה וקריאה שלישית.</w:t>
      </w:r>
    </w:p>
    <w:p w14:paraId="5D9F4DDC" w14:textId="77777777" w:rsidR="00000000" w:rsidRDefault="007C71EE">
      <w:pPr>
        <w:pStyle w:val="a"/>
        <w:rPr>
          <w:rtl/>
        </w:rPr>
      </w:pPr>
    </w:p>
    <w:p w14:paraId="437ACEA8" w14:textId="77777777" w:rsidR="00000000" w:rsidRDefault="007C71EE">
      <w:pPr>
        <w:pStyle w:val="a"/>
        <w:rPr>
          <w:rFonts w:hint="cs"/>
          <w:rtl/>
        </w:rPr>
      </w:pPr>
      <w:r>
        <w:rPr>
          <w:rFonts w:hint="cs"/>
          <w:rtl/>
        </w:rPr>
        <w:t>הצעת החוק המונחת היום בפניכם לקריאה שנייה ולקריאה שלישית כוללת את סעיפים 49, 50, 51, 53 ו=54 להצעת המקורית. סעיפים אלה בשינויים מסוימים מהווים את סעיפים 27-31 והם כוללים בעיקר תיקונים לשני חוקים: חוק התקשורת (בזק ושידורים),</w:t>
      </w:r>
      <w:r>
        <w:rPr>
          <w:rFonts w:hint="cs"/>
          <w:rtl/>
        </w:rPr>
        <w:t xml:space="preserve"> התשמ"ב-1982, וחוק רשות השידור, התשכ"ה-1965.</w:t>
      </w:r>
    </w:p>
    <w:p w14:paraId="5956E5C9" w14:textId="77777777" w:rsidR="00000000" w:rsidRDefault="007C71EE">
      <w:pPr>
        <w:pStyle w:val="a"/>
        <w:ind w:firstLine="0"/>
        <w:rPr>
          <w:rFonts w:hint="cs"/>
          <w:rtl/>
        </w:rPr>
      </w:pPr>
    </w:p>
    <w:p w14:paraId="75BA394A" w14:textId="77777777" w:rsidR="00000000" w:rsidRDefault="007C71EE">
      <w:pPr>
        <w:pStyle w:val="a"/>
        <w:rPr>
          <w:color w:val="0000FF"/>
          <w:szCs w:val="28"/>
          <w:rtl/>
        </w:rPr>
      </w:pPr>
    </w:p>
    <w:p w14:paraId="0434D3F5" w14:textId="77777777" w:rsidR="00000000" w:rsidRDefault="007C71EE">
      <w:pPr>
        <w:pStyle w:val="a"/>
        <w:ind w:firstLine="0"/>
        <w:rPr>
          <w:rFonts w:hint="cs"/>
          <w:rtl/>
        </w:rPr>
      </w:pPr>
      <w:r>
        <w:rPr>
          <w:rFonts w:hint="cs"/>
          <w:rtl/>
        </w:rPr>
        <w:tab/>
        <w:t>מטרת התיקון בחוק התקשורת היא לאפשר כניסת מפעילים חדשים לתחום שירותי הבזק הפנים-ארציים הנייחים, דהיינו, הטלפוניה הפנים-ארצית הלא-סלולרית, ולהביא לתחרות בתחום זה, אשר נשלט כיום כמעט לחלוטין על-ידי חברת "בזק". ל</w:t>
      </w:r>
      <w:r>
        <w:rPr>
          <w:rFonts w:hint="cs"/>
          <w:rtl/>
        </w:rPr>
        <w:t>פי המצב המשפטי הקיים, מפעיל המעוניין להיכנס לתחום שירותי הבזק הפנים-ארציים הנייחים, חייב לספק שירות בכל הארץ, או לפחות באזורי שירות מוגדרים. הצעת החוק תאפשר לתת רשיון למפעילים חדשים, לספק שירות לפי שיקוליהם העסקיים, ללא מגבלות של אוניברסליות השירות.</w:t>
      </w:r>
    </w:p>
    <w:p w14:paraId="79B40C15" w14:textId="77777777" w:rsidR="00000000" w:rsidRDefault="007C71EE">
      <w:pPr>
        <w:pStyle w:val="a"/>
        <w:ind w:firstLine="0"/>
        <w:rPr>
          <w:rFonts w:hint="cs"/>
          <w:rtl/>
        </w:rPr>
      </w:pPr>
    </w:p>
    <w:p w14:paraId="0B4076AC" w14:textId="77777777" w:rsidR="00000000" w:rsidRDefault="007C71EE">
      <w:pPr>
        <w:pStyle w:val="a"/>
        <w:ind w:firstLine="720"/>
        <w:rPr>
          <w:rFonts w:hint="cs"/>
          <w:rtl/>
        </w:rPr>
      </w:pPr>
      <w:r>
        <w:rPr>
          <w:rFonts w:hint="cs"/>
          <w:rtl/>
        </w:rPr>
        <w:t>תיקון</w:t>
      </w:r>
      <w:r>
        <w:rPr>
          <w:rFonts w:hint="cs"/>
          <w:rtl/>
        </w:rPr>
        <w:t xml:space="preserve"> מוצע נוסף לחוק התקשורת עוסק בכוונת הממשלה להמשיך בהפרטת חברת "בזק". התיקון עוסק בהבטחת השמירה על האינטרסים הבטחוניים והחיוניים של המדינה בחברת "בזק", גם לאחר שהשליטה בחברה תעבור לידיים פרטיות.</w:t>
      </w:r>
    </w:p>
    <w:p w14:paraId="43154D78" w14:textId="77777777" w:rsidR="00000000" w:rsidRDefault="007C71EE">
      <w:pPr>
        <w:pStyle w:val="a"/>
        <w:ind w:firstLine="0"/>
        <w:rPr>
          <w:rFonts w:hint="cs"/>
          <w:rtl/>
        </w:rPr>
      </w:pPr>
    </w:p>
    <w:p w14:paraId="2349DC26" w14:textId="77777777" w:rsidR="00000000" w:rsidRDefault="007C71EE">
      <w:pPr>
        <w:pStyle w:val="a"/>
        <w:ind w:firstLine="0"/>
        <w:rPr>
          <w:rFonts w:hint="cs"/>
          <w:rtl/>
        </w:rPr>
      </w:pPr>
      <w:r>
        <w:rPr>
          <w:rFonts w:hint="cs"/>
          <w:rtl/>
        </w:rPr>
        <w:tab/>
        <w:t>בסעיפים 30 ו=31 שבפרק התקשורת מוצע לתקן את חוק רשות השידור ו</w:t>
      </w:r>
      <w:r>
        <w:rPr>
          <w:rFonts w:hint="cs"/>
          <w:rtl/>
        </w:rPr>
        <w:t>את פקודת התעבורה, כדי להביא להפחתה של אגרת הטלוויזיה ושל התשלום הנוסף הנגבה עבור רשות השידור ומשולם יחד עם אגרת הרכב. בעניין זה ראוי לציין, כי הוועדה המשותפת קיבלה הצעת פשרה של יושב-ראש ועדת הכספים, חבר הכנסת הירשזון, ושלי, כיושב-ראש ועדת הכלכלה, וצמצמה את</w:t>
      </w:r>
      <w:r>
        <w:rPr>
          <w:rFonts w:hint="cs"/>
          <w:rtl/>
        </w:rPr>
        <w:t xml:space="preserve"> ההפחתה בשיעור האגרה שהציעה הממשלה. אני מקווה שההפחתה המוצעת עתה תביא, מחד גיסא, לייעול רשות השידור, ומאידך גיסא, תשמור על השידור הציבורי.</w:t>
      </w:r>
    </w:p>
    <w:p w14:paraId="638F5254" w14:textId="77777777" w:rsidR="00000000" w:rsidRDefault="007C71EE">
      <w:pPr>
        <w:pStyle w:val="a"/>
        <w:ind w:firstLine="0"/>
        <w:rPr>
          <w:rFonts w:hint="cs"/>
          <w:rtl/>
        </w:rPr>
      </w:pPr>
    </w:p>
    <w:p w14:paraId="0C564705" w14:textId="77777777" w:rsidR="00000000" w:rsidRDefault="007C71EE">
      <w:pPr>
        <w:pStyle w:val="a"/>
        <w:ind w:firstLine="0"/>
        <w:rPr>
          <w:rFonts w:hint="cs"/>
          <w:rtl/>
        </w:rPr>
      </w:pPr>
      <w:r>
        <w:rPr>
          <w:rFonts w:hint="cs"/>
          <w:rtl/>
        </w:rPr>
        <w:tab/>
        <w:t>לפי הפרוטוקול, אני כמובן</w:t>
      </w:r>
      <w:r>
        <w:rPr>
          <w:rtl/>
        </w:rPr>
        <w:t xml:space="preserve"> </w:t>
      </w:r>
      <w:r>
        <w:rPr>
          <w:rFonts w:hint="cs"/>
          <w:rtl/>
        </w:rPr>
        <w:t>צריך לבקש מכם להצביע בעד הפרק, ולא לקבל אפילו לא הסתייגות אחת. עם זאת, כחבר האופוזיציה, אנ</w:t>
      </w:r>
      <w:r>
        <w:rPr>
          <w:rFonts w:hint="cs"/>
          <w:rtl/>
        </w:rPr>
        <w:t>י</w:t>
      </w:r>
      <w:r>
        <w:rPr>
          <w:rtl/>
        </w:rPr>
        <w:t xml:space="preserve"> </w:t>
      </w:r>
      <w:r>
        <w:rPr>
          <w:rFonts w:hint="cs"/>
          <w:rtl/>
        </w:rPr>
        <w:t>מחויב לדרך ההצבעה של האופוזיציה. תודה.</w:t>
      </w:r>
    </w:p>
    <w:p w14:paraId="64EF50DF" w14:textId="77777777" w:rsidR="00000000" w:rsidRDefault="007C71EE">
      <w:pPr>
        <w:pStyle w:val="a"/>
        <w:ind w:firstLine="0"/>
        <w:rPr>
          <w:rFonts w:hint="cs"/>
          <w:rtl/>
        </w:rPr>
      </w:pPr>
    </w:p>
    <w:p w14:paraId="4BFE74D8" w14:textId="77777777" w:rsidR="00000000" w:rsidRDefault="007C71EE">
      <w:pPr>
        <w:pStyle w:val="ad"/>
        <w:rPr>
          <w:rtl/>
        </w:rPr>
      </w:pPr>
      <w:r>
        <w:rPr>
          <w:rtl/>
        </w:rPr>
        <w:t>היו”ר ראובן ריבלין:</w:t>
      </w:r>
    </w:p>
    <w:p w14:paraId="7BD569A4" w14:textId="77777777" w:rsidR="00000000" w:rsidRDefault="007C71EE">
      <w:pPr>
        <w:pStyle w:val="a"/>
        <w:rPr>
          <w:rtl/>
        </w:rPr>
      </w:pPr>
    </w:p>
    <w:p w14:paraId="4542BD5A" w14:textId="77777777" w:rsidR="00000000" w:rsidRDefault="007C71EE">
      <w:pPr>
        <w:pStyle w:val="a"/>
        <w:rPr>
          <w:rFonts w:hint="cs"/>
          <w:rtl/>
        </w:rPr>
      </w:pPr>
      <w:r>
        <w:rPr>
          <w:rFonts w:hint="cs"/>
          <w:rtl/>
        </w:rPr>
        <w:t>תודה רבה לחבר הכנסת שמחון גם על הגינותו. חבר הכנסת יורי שטרן, יושב-ראש ועדת הפנים ואיכות הסביבה, בבקשה, דקה וחצי</w:t>
      </w:r>
      <w:r>
        <w:rPr>
          <w:rtl/>
        </w:rPr>
        <w:t>–</w:t>
      </w:r>
      <w:r>
        <w:rPr>
          <w:rFonts w:hint="cs"/>
          <w:rtl/>
        </w:rPr>
        <w:t xml:space="preserve">שתי דקות להצגת העניין. מגיע לכם, עבדתם ועמלתם. </w:t>
      </w:r>
    </w:p>
    <w:p w14:paraId="2C66FA71" w14:textId="77777777" w:rsidR="00000000" w:rsidRDefault="007C71EE">
      <w:pPr>
        <w:pStyle w:val="a"/>
        <w:rPr>
          <w:rFonts w:hint="cs"/>
          <w:rtl/>
        </w:rPr>
      </w:pPr>
    </w:p>
    <w:p w14:paraId="05A2853D" w14:textId="77777777" w:rsidR="00000000" w:rsidRDefault="007C71EE">
      <w:pPr>
        <w:pStyle w:val="Speaker"/>
        <w:rPr>
          <w:rtl/>
        </w:rPr>
      </w:pPr>
      <w:bookmarkStart w:id="2490" w:name="FS000000430T28_05_2003_14_56_09"/>
      <w:bookmarkEnd w:id="2490"/>
      <w:r>
        <w:rPr>
          <w:rFonts w:hint="eastAsia"/>
          <w:rtl/>
        </w:rPr>
        <w:t>יורי</w:t>
      </w:r>
      <w:r>
        <w:rPr>
          <w:rtl/>
        </w:rPr>
        <w:t xml:space="preserve"> שטרן (</w:t>
      </w:r>
      <w:r>
        <w:rPr>
          <w:rFonts w:hint="cs"/>
          <w:rtl/>
        </w:rPr>
        <w:t>יו"ר ועדת הפנים ואיכ</w:t>
      </w:r>
      <w:r>
        <w:rPr>
          <w:rFonts w:hint="cs"/>
          <w:rtl/>
        </w:rPr>
        <w:t>ות הסביבה</w:t>
      </w:r>
      <w:r>
        <w:rPr>
          <w:rtl/>
        </w:rPr>
        <w:t>):</w:t>
      </w:r>
    </w:p>
    <w:p w14:paraId="46DE33E0" w14:textId="77777777" w:rsidR="00000000" w:rsidRDefault="007C71EE">
      <w:pPr>
        <w:pStyle w:val="a"/>
        <w:rPr>
          <w:rFonts w:hint="cs"/>
          <w:rtl/>
        </w:rPr>
      </w:pPr>
    </w:p>
    <w:p w14:paraId="5578F37D" w14:textId="77777777" w:rsidR="00000000" w:rsidRDefault="007C71EE">
      <w:pPr>
        <w:pStyle w:val="a"/>
        <w:rPr>
          <w:rFonts w:hint="cs"/>
          <w:rtl/>
        </w:rPr>
      </w:pPr>
      <w:r>
        <w:rPr>
          <w:rFonts w:hint="cs"/>
          <w:rtl/>
        </w:rPr>
        <w:t>כבוד ראש הממשלה, כבוד יושב-ראש הכנסת, שרים, חברי הכנסת, הוקמו שתי ועדות משותפות לוועדת הפנים ולוועדת הכספים. האחת, שעמד בראשה יושב-ראש ועדת הכספים, חבר הכנסת הירשזון, היתה אמורה לדון באיחוד הרשויות ובמספרם של סגני ראשי הערים. הנושאים האלה, כיד</w:t>
      </w:r>
      <w:r>
        <w:rPr>
          <w:rFonts w:hint="cs"/>
          <w:rtl/>
        </w:rPr>
        <w:t xml:space="preserve">וע, פוצלו בסוף מהחוק הראשי, ואנחנו נמשיך בוועדות שלנו - - - </w:t>
      </w:r>
    </w:p>
    <w:p w14:paraId="1C21D775" w14:textId="77777777" w:rsidR="00000000" w:rsidRDefault="007C71EE">
      <w:pPr>
        <w:pStyle w:val="a"/>
        <w:rPr>
          <w:rFonts w:hint="cs"/>
          <w:rtl/>
        </w:rPr>
      </w:pPr>
    </w:p>
    <w:p w14:paraId="59535D33" w14:textId="77777777" w:rsidR="00000000" w:rsidRDefault="007C71EE">
      <w:pPr>
        <w:pStyle w:val="ac"/>
        <w:rPr>
          <w:rtl/>
        </w:rPr>
      </w:pPr>
      <w:r>
        <w:rPr>
          <w:rFonts w:hint="eastAsia"/>
          <w:rtl/>
        </w:rPr>
        <w:t>שר</w:t>
      </w:r>
      <w:r>
        <w:rPr>
          <w:rtl/>
        </w:rPr>
        <w:t xml:space="preserve"> הפנים אברהם פורז:</w:t>
      </w:r>
    </w:p>
    <w:p w14:paraId="6E2B421E" w14:textId="77777777" w:rsidR="00000000" w:rsidRDefault="007C71EE">
      <w:pPr>
        <w:pStyle w:val="a"/>
        <w:rPr>
          <w:rFonts w:hint="cs"/>
          <w:rtl/>
        </w:rPr>
      </w:pPr>
    </w:p>
    <w:p w14:paraId="0C947BE0" w14:textId="77777777" w:rsidR="00000000" w:rsidRDefault="007C71EE">
      <w:pPr>
        <w:pStyle w:val="a"/>
        <w:rPr>
          <w:rFonts w:hint="cs"/>
          <w:rtl/>
        </w:rPr>
      </w:pPr>
      <w:r>
        <w:rPr>
          <w:rFonts w:hint="cs"/>
          <w:rtl/>
        </w:rPr>
        <w:t xml:space="preserve">הופרדו. </w:t>
      </w:r>
    </w:p>
    <w:p w14:paraId="37610755" w14:textId="77777777" w:rsidR="00000000" w:rsidRDefault="007C71EE">
      <w:pPr>
        <w:pStyle w:val="a"/>
        <w:rPr>
          <w:rFonts w:hint="cs"/>
          <w:rtl/>
        </w:rPr>
      </w:pPr>
    </w:p>
    <w:p w14:paraId="2063223F" w14:textId="77777777" w:rsidR="00000000" w:rsidRDefault="007C71EE">
      <w:pPr>
        <w:pStyle w:val="Speaker"/>
        <w:rPr>
          <w:rtl/>
        </w:rPr>
      </w:pPr>
      <w:bookmarkStart w:id="2491" w:name="FS000000430T28_05_2003_14_58_32C"/>
      <w:bookmarkEnd w:id="2491"/>
      <w:r>
        <w:rPr>
          <w:rFonts w:hint="eastAsia"/>
          <w:rtl/>
        </w:rPr>
        <w:t>יורי</w:t>
      </w:r>
      <w:r>
        <w:rPr>
          <w:rtl/>
        </w:rPr>
        <w:t xml:space="preserve"> שטרן (</w:t>
      </w:r>
      <w:r>
        <w:rPr>
          <w:rFonts w:hint="cs"/>
          <w:rtl/>
        </w:rPr>
        <w:t>יו"ר ועדת הפנים ואיכות הסביבה</w:t>
      </w:r>
      <w:r>
        <w:rPr>
          <w:rtl/>
        </w:rPr>
        <w:t>):</w:t>
      </w:r>
    </w:p>
    <w:p w14:paraId="1625809D" w14:textId="77777777" w:rsidR="00000000" w:rsidRDefault="007C71EE">
      <w:pPr>
        <w:pStyle w:val="SpeakerCon"/>
        <w:rPr>
          <w:rtl/>
        </w:rPr>
      </w:pPr>
    </w:p>
    <w:p w14:paraId="37C3C394" w14:textId="77777777" w:rsidR="00000000" w:rsidRDefault="007C71EE">
      <w:pPr>
        <w:pStyle w:val="a"/>
        <w:rPr>
          <w:rtl/>
        </w:rPr>
      </w:pPr>
    </w:p>
    <w:p w14:paraId="6C32D59C" w14:textId="77777777" w:rsidR="00000000" w:rsidRDefault="007C71EE">
      <w:pPr>
        <w:pStyle w:val="a"/>
        <w:rPr>
          <w:rFonts w:hint="cs"/>
          <w:rtl/>
        </w:rPr>
      </w:pPr>
      <w:r>
        <w:rPr>
          <w:rFonts w:hint="cs"/>
          <w:rtl/>
        </w:rPr>
        <w:t xml:space="preserve">הופרדו. הופרדו לפי הצעת שר הפנים, ואנחנו נמשיך במסגרת היותר רגועה והיותר רגילה לדון בשתי ההצעות שהוגשו בנושאים האלה. </w:t>
      </w:r>
    </w:p>
    <w:p w14:paraId="7539C17F" w14:textId="77777777" w:rsidR="00000000" w:rsidRDefault="007C71EE">
      <w:pPr>
        <w:pStyle w:val="a"/>
        <w:rPr>
          <w:rFonts w:hint="cs"/>
          <w:rtl/>
        </w:rPr>
      </w:pPr>
    </w:p>
    <w:p w14:paraId="43C120D8" w14:textId="77777777" w:rsidR="00000000" w:rsidRDefault="007C71EE">
      <w:pPr>
        <w:pStyle w:val="a"/>
        <w:rPr>
          <w:rFonts w:hint="cs"/>
          <w:rtl/>
        </w:rPr>
      </w:pPr>
      <w:r>
        <w:rPr>
          <w:rFonts w:hint="cs"/>
          <w:rtl/>
        </w:rPr>
        <w:t>הוועדה שבראשותי, הוועדה המשותפת, דנה בסעיפים של פקודת העיריות ושל פקודת המועצות המקומיות, שקבעו שהרף להכרזת אזור מסוים, או גוש, קבוצה של  כפרים, או יישוב מסוים, כמועצה מקומית או כעירייה - הרף היה 5,000 תושבים. הוחלט בממשלה ואושר בוועדה המשותפת שהרף הזה י</w:t>
      </w:r>
      <w:r>
        <w:rPr>
          <w:rFonts w:hint="cs"/>
          <w:rtl/>
        </w:rPr>
        <w:t>עלה ל=10,000 תושבים, ולשר הפנים נשארת הזכות במקרים חריגים להכריז על מקום שמספר תושביו יותר קטן, כעל מועצה מקומית או  עירייה - כמו שאמרתי, בנסיבות החריגות.</w:t>
      </w:r>
    </w:p>
    <w:p w14:paraId="6315D41C" w14:textId="77777777" w:rsidR="00000000" w:rsidRDefault="007C71EE">
      <w:pPr>
        <w:pStyle w:val="a"/>
        <w:rPr>
          <w:rFonts w:hint="cs"/>
          <w:rtl/>
        </w:rPr>
      </w:pPr>
    </w:p>
    <w:p w14:paraId="5777279D" w14:textId="77777777" w:rsidR="00000000" w:rsidRDefault="007C71EE">
      <w:pPr>
        <w:pStyle w:val="a"/>
        <w:rPr>
          <w:rFonts w:hint="cs"/>
          <w:rtl/>
        </w:rPr>
      </w:pPr>
      <w:r>
        <w:rPr>
          <w:rFonts w:hint="cs"/>
          <w:rtl/>
        </w:rPr>
        <w:t>המטרה של הגדלת מספר התושבים לקביעת הרף היא חיזוק החוסן הכלכלי של הרשויות המקומיות, ניצול של יתרון לג</w:t>
      </w:r>
      <w:r>
        <w:rPr>
          <w:rFonts w:hint="cs"/>
          <w:rtl/>
        </w:rPr>
        <w:t xml:space="preserve">ודל, ולכן ההחלטה הזאת עולה בקנה אחד עם ההיגיון של התוכנית הכלכלית, התוכנית להבראת המשק שאנחנו דנים בה ומאשרים אותה הערב. </w:t>
      </w:r>
    </w:p>
    <w:p w14:paraId="11378C07" w14:textId="77777777" w:rsidR="00000000" w:rsidRDefault="007C71EE">
      <w:pPr>
        <w:pStyle w:val="a"/>
        <w:rPr>
          <w:rFonts w:hint="cs"/>
          <w:rtl/>
        </w:rPr>
      </w:pPr>
    </w:p>
    <w:p w14:paraId="1B03A1CA" w14:textId="77777777" w:rsidR="00000000" w:rsidRDefault="007C71EE">
      <w:pPr>
        <w:pStyle w:val="ad"/>
        <w:rPr>
          <w:rtl/>
        </w:rPr>
      </w:pPr>
      <w:r>
        <w:rPr>
          <w:rtl/>
        </w:rPr>
        <w:t>היו”ר ראובן ריבלין:</w:t>
      </w:r>
    </w:p>
    <w:p w14:paraId="75629387" w14:textId="77777777" w:rsidR="00000000" w:rsidRDefault="007C71EE">
      <w:pPr>
        <w:pStyle w:val="a"/>
        <w:rPr>
          <w:rtl/>
        </w:rPr>
      </w:pPr>
    </w:p>
    <w:p w14:paraId="61C29761" w14:textId="77777777" w:rsidR="00000000" w:rsidRDefault="007C71EE">
      <w:pPr>
        <w:pStyle w:val="a"/>
        <w:rPr>
          <w:rFonts w:hint="cs"/>
          <w:rtl/>
        </w:rPr>
      </w:pPr>
      <w:r>
        <w:rPr>
          <w:rFonts w:hint="cs"/>
          <w:rtl/>
        </w:rPr>
        <w:t>תודה לחבר הכנסת יורי שטרן, יושב-ראש ועדת הפנים. חבר הכנסת יובל שטייניץ לא ביקש לדבר. חבר הכנסת מיכאל איתן, יושב-</w:t>
      </w:r>
      <w:r>
        <w:rPr>
          <w:rFonts w:hint="cs"/>
          <w:rtl/>
        </w:rPr>
        <w:t xml:space="preserve">ראש ועדת החוקה, חוק ומשפט - בבקשה, אדוני. אחריו </w:t>
      </w:r>
      <w:r>
        <w:rPr>
          <w:rtl/>
        </w:rPr>
        <w:t>–</w:t>
      </w:r>
      <w:r>
        <w:rPr>
          <w:rFonts w:hint="cs"/>
          <w:rtl/>
        </w:rPr>
        <w:t xml:space="preserve"> אנחנו עוברים להצבעות. חבר הכנסת בורג, האם אדוני ביקש הצעה לסדר ההצבעות?</w:t>
      </w:r>
    </w:p>
    <w:p w14:paraId="01364F77" w14:textId="77777777" w:rsidR="00000000" w:rsidRDefault="007C71EE">
      <w:pPr>
        <w:pStyle w:val="a"/>
        <w:rPr>
          <w:rFonts w:hint="cs"/>
          <w:rtl/>
        </w:rPr>
      </w:pPr>
    </w:p>
    <w:p w14:paraId="1B9338F0" w14:textId="77777777" w:rsidR="00000000" w:rsidRDefault="007C71EE">
      <w:pPr>
        <w:pStyle w:val="ac"/>
        <w:rPr>
          <w:rtl/>
        </w:rPr>
      </w:pPr>
      <w:r>
        <w:rPr>
          <w:rFonts w:hint="eastAsia"/>
          <w:rtl/>
        </w:rPr>
        <w:t>אברהם</w:t>
      </w:r>
      <w:r>
        <w:rPr>
          <w:rtl/>
        </w:rPr>
        <w:t xml:space="preserve"> בורג (העבודה-מימד):</w:t>
      </w:r>
    </w:p>
    <w:p w14:paraId="79FC0535" w14:textId="77777777" w:rsidR="00000000" w:rsidRDefault="007C71EE">
      <w:pPr>
        <w:pStyle w:val="a"/>
        <w:rPr>
          <w:rFonts w:hint="cs"/>
          <w:rtl/>
        </w:rPr>
      </w:pPr>
    </w:p>
    <w:p w14:paraId="5460CC88" w14:textId="77777777" w:rsidR="00000000" w:rsidRDefault="007C71EE">
      <w:pPr>
        <w:pStyle w:val="a"/>
        <w:rPr>
          <w:rFonts w:hint="cs"/>
          <w:rtl/>
        </w:rPr>
      </w:pPr>
      <w:r>
        <w:rPr>
          <w:rFonts w:hint="cs"/>
          <w:rtl/>
        </w:rPr>
        <w:t>-  -  -</w:t>
      </w:r>
    </w:p>
    <w:p w14:paraId="209372D2" w14:textId="77777777" w:rsidR="00000000" w:rsidRDefault="007C71EE">
      <w:pPr>
        <w:pStyle w:val="a"/>
        <w:rPr>
          <w:rFonts w:hint="cs"/>
          <w:rtl/>
        </w:rPr>
      </w:pPr>
    </w:p>
    <w:p w14:paraId="53A8ADF7" w14:textId="77777777" w:rsidR="00000000" w:rsidRDefault="007C71EE">
      <w:pPr>
        <w:pStyle w:val="ad"/>
        <w:rPr>
          <w:rtl/>
        </w:rPr>
      </w:pPr>
      <w:r>
        <w:rPr>
          <w:rtl/>
        </w:rPr>
        <w:t>היו”ר ראובן ריבלין:</w:t>
      </w:r>
    </w:p>
    <w:p w14:paraId="0926C81B" w14:textId="77777777" w:rsidR="00000000" w:rsidRDefault="007C71EE">
      <w:pPr>
        <w:pStyle w:val="a"/>
        <w:rPr>
          <w:rtl/>
        </w:rPr>
      </w:pPr>
    </w:p>
    <w:p w14:paraId="2FD77273" w14:textId="77777777" w:rsidR="00000000" w:rsidRDefault="007C71EE">
      <w:pPr>
        <w:pStyle w:val="a"/>
        <w:rPr>
          <w:rtl/>
        </w:rPr>
      </w:pPr>
      <w:r>
        <w:rPr>
          <w:rFonts w:hint="cs"/>
          <w:rtl/>
        </w:rPr>
        <w:t>בסדר, מייד אחרי חבר הכנסת מיכאל איתן, יושב-ראש ועדת החוקה. בבקשה, אדוני.</w:t>
      </w:r>
      <w:bookmarkStart w:id="2492" w:name="FS000000462T28_05_2003_15_03_52"/>
      <w:bookmarkEnd w:id="2492"/>
    </w:p>
    <w:p w14:paraId="774E79EB" w14:textId="77777777" w:rsidR="00000000" w:rsidRDefault="007C71EE">
      <w:pPr>
        <w:pStyle w:val="a"/>
        <w:rPr>
          <w:rFonts w:hint="cs"/>
          <w:rtl/>
        </w:rPr>
      </w:pPr>
    </w:p>
    <w:p w14:paraId="18A82BE7" w14:textId="77777777" w:rsidR="00000000" w:rsidRDefault="007C71EE">
      <w:pPr>
        <w:pStyle w:val="Speaker"/>
        <w:rPr>
          <w:rtl/>
        </w:rPr>
      </w:pPr>
      <w:bookmarkStart w:id="2493" w:name="FS000000462T28_05_2003_15_04_13"/>
      <w:bookmarkEnd w:id="2493"/>
      <w:r>
        <w:rPr>
          <w:rFonts w:hint="eastAsia"/>
          <w:rtl/>
        </w:rPr>
        <w:t>מי</w:t>
      </w:r>
      <w:r>
        <w:rPr>
          <w:rFonts w:hint="eastAsia"/>
          <w:rtl/>
        </w:rPr>
        <w:t>כאל</w:t>
      </w:r>
      <w:r>
        <w:rPr>
          <w:rtl/>
        </w:rPr>
        <w:t xml:space="preserve"> איתן (יו"ר ועדת החוקה, חוק ומשפט):</w:t>
      </w:r>
    </w:p>
    <w:p w14:paraId="06A8F664" w14:textId="77777777" w:rsidR="00000000" w:rsidRDefault="007C71EE">
      <w:pPr>
        <w:pStyle w:val="a"/>
        <w:rPr>
          <w:rFonts w:hint="cs"/>
          <w:rtl/>
        </w:rPr>
      </w:pPr>
    </w:p>
    <w:p w14:paraId="1B011A05" w14:textId="77777777" w:rsidR="00000000" w:rsidRDefault="007C71EE">
      <w:pPr>
        <w:pStyle w:val="a"/>
        <w:rPr>
          <w:rFonts w:hint="cs"/>
          <w:rtl/>
        </w:rPr>
      </w:pPr>
      <w:r>
        <w:rPr>
          <w:rFonts w:hint="cs"/>
          <w:rtl/>
        </w:rPr>
        <w:t xml:space="preserve">אדוני היושב-ראש, כנסת נכבדה, ועדת החוקה -  עם ועדת הכספים - טיפלה בשלושה חוקים, ואני לא אדבר בשתי הדקות שיש לי על החוקים עצמם. אני אדבר  רק על התהליך, שלדעתי הוא הדבר שממנו כולנו יכולים להפיק לקחים. </w:t>
      </w:r>
    </w:p>
    <w:p w14:paraId="144FF46E" w14:textId="77777777" w:rsidR="00000000" w:rsidRDefault="007C71EE">
      <w:pPr>
        <w:pStyle w:val="a"/>
        <w:rPr>
          <w:rFonts w:hint="cs"/>
          <w:rtl/>
        </w:rPr>
      </w:pPr>
    </w:p>
    <w:p w14:paraId="5A60E5CB" w14:textId="77777777" w:rsidR="00000000" w:rsidRDefault="007C71EE">
      <w:pPr>
        <w:pStyle w:val="a"/>
        <w:rPr>
          <w:rFonts w:hint="cs"/>
          <w:rtl/>
        </w:rPr>
      </w:pPr>
      <w:r>
        <w:rPr>
          <w:rFonts w:hint="cs"/>
          <w:rtl/>
        </w:rPr>
        <w:t>האוצר הביא במסג</w:t>
      </w:r>
      <w:r>
        <w:rPr>
          <w:rFonts w:hint="cs"/>
          <w:rtl/>
        </w:rPr>
        <w:t>רת התוכנית להבראה כלכלית עשרות חוקים. ברגע שהחוקים האלה פוצלו ביוזמת הכנסת לדיונים בוועדות שונות, אפשר היה לקיים תהליך של בקרה שכלל שני מרכיבים. מרכיב אחד, הוועדה בראשותי דאגה לכך שאכן היעדים הכלכליים הפיננסיים יישמרו. כלומר, שהחוקים שהאוצר ביקש  לעכב או ל</w:t>
      </w:r>
      <w:r>
        <w:rPr>
          <w:rFonts w:hint="cs"/>
          <w:rtl/>
        </w:rPr>
        <w:t xml:space="preserve">בטל יבוטלו או יעוכבו ככל שיש כאן הוצאה כספית מוגזמת. אולם מצד שני, כאשר הסתבר לנו תוך כדי בדיקת החוקים לגופם, תוך כדי בדיקה עם המשרדים הנוגעים בדבר, שיש חוקים שמבקשים לפגוע בזכויות אזרח על-ידי דחייתם, אבל אין הם כרוכים בעלות תקציבית גדולה, תוך כדי הדיאלוג </w:t>
      </w:r>
      <w:r>
        <w:rPr>
          <w:rFonts w:hint="cs"/>
          <w:rtl/>
        </w:rPr>
        <w:t xml:space="preserve">הגענו גם להסכמה עם האוצר שאפשר להעביר את רוע הגזירה בחלק מן המקרים, ובחלק הם נשארו. </w:t>
      </w:r>
    </w:p>
    <w:p w14:paraId="525C81AC" w14:textId="77777777" w:rsidR="00000000" w:rsidRDefault="007C71EE">
      <w:pPr>
        <w:pStyle w:val="a"/>
        <w:rPr>
          <w:rFonts w:hint="cs"/>
          <w:rtl/>
        </w:rPr>
      </w:pPr>
    </w:p>
    <w:p w14:paraId="41E79706" w14:textId="77777777" w:rsidR="00000000" w:rsidRDefault="007C71EE">
      <w:pPr>
        <w:pStyle w:val="a"/>
        <w:rPr>
          <w:rFonts w:hint="cs"/>
          <w:rtl/>
        </w:rPr>
      </w:pPr>
      <w:r>
        <w:rPr>
          <w:rFonts w:hint="cs"/>
          <w:rtl/>
        </w:rPr>
        <w:t>אני רוצה לומר, שבתהליך המורכב הזה, לפחות מההיבט של ועדת החוקה, אני יכול לבוא הנה בידיים נקיות ולומר לציבור: הכנסת בדקה, הכנסת שינתה, הכנסת לא היתה חותמת גומי למה שהגיש שר</w:t>
      </w:r>
      <w:r>
        <w:rPr>
          <w:rFonts w:hint="cs"/>
          <w:rtl/>
        </w:rPr>
        <w:t xml:space="preserve"> האוצר, אלא הצליחה להכניס שינויים משמעותיים בכיוון שמירת הזכויות שהושגו בעבר על-ידי הצעות חוק שונות, שהפעם ביקשו לדחות אותן. עם זאת, אכן נאלצנו לדחות יישום של חלק מהחוקים בגלל מגבלות תקציביות והצורך להגיע לפשרה עם עמדות האוצר.</w:t>
      </w:r>
    </w:p>
    <w:p w14:paraId="6C999E77" w14:textId="77777777" w:rsidR="00000000" w:rsidRDefault="007C71EE">
      <w:pPr>
        <w:pStyle w:val="a"/>
        <w:rPr>
          <w:rFonts w:hint="cs"/>
          <w:rtl/>
        </w:rPr>
      </w:pPr>
    </w:p>
    <w:p w14:paraId="5C611A8A" w14:textId="77777777" w:rsidR="00000000" w:rsidRDefault="007C71EE">
      <w:pPr>
        <w:pStyle w:val="a"/>
        <w:rPr>
          <w:rFonts w:hint="cs"/>
          <w:rtl/>
        </w:rPr>
      </w:pPr>
      <w:r>
        <w:rPr>
          <w:rFonts w:hint="cs"/>
          <w:rtl/>
        </w:rPr>
        <w:t>אני מודה לכל חברי הוועדה המש</w:t>
      </w:r>
      <w:r>
        <w:rPr>
          <w:rFonts w:hint="cs"/>
          <w:rtl/>
        </w:rPr>
        <w:t>ותפת על המאמצים שהושקעו ועל ההישגים שהושגו. תודה רבה.</w:t>
      </w:r>
    </w:p>
    <w:p w14:paraId="1443FBC6" w14:textId="77777777" w:rsidR="00000000" w:rsidRDefault="007C71EE">
      <w:pPr>
        <w:pStyle w:val="a"/>
        <w:rPr>
          <w:rFonts w:hint="cs"/>
          <w:rtl/>
        </w:rPr>
      </w:pPr>
    </w:p>
    <w:p w14:paraId="0F1E9407" w14:textId="77777777" w:rsidR="00000000" w:rsidRDefault="007C71EE">
      <w:pPr>
        <w:pStyle w:val="ad"/>
        <w:rPr>
          <w:rtl/>
        </w:rPr>
      </w:pPr>
      <w:r>
        <w:rPr>
          <w:rtl/>
        </w:rPr>
        <w:t>היו”ר ראובן ריבלין:</w:t>
      </w:r>
    </w:p>
    <w:p w14:paraId="232193C1" w14:textId="77777777" w:rsidR="00000000" w:rsidRDefault="007C71EE">
      <w:pPr>
        <w:pStyle w:val="a"/>
        <w:rPr>
          <w:rtl/>
        </w:rPr>
      </w:pPr>
    </w:p>
    <w:p w14:paraId="5A2E2A54" w14:textId="77777777" w:rsidR="00000000" w:rsidRDefault="007C71EE">
      <w:pPr>
        <w:pStyle w:val="a"/>
        <w:rPr>
          <w:rFonts w:hint="cs"/>
          <w:rtl/>
        </w:rPr>
      </w:pPr>
      <w:r>
        <w:rPr>
          <w:rFonts w:hint="cs"/>
          <w:rtl/>
        </w:rPr>
        <w:t>אני מאוד מודה ליושב-ראש ועדת החוקה, חבר הכנסת מיכאל איתן. אדוני יושב-ראש ועדת הכספים, בטרם הצבעה, זכות המלה האחרונה לך, אדוני. אני מקווה שאדוני ינחה את חברי הכנסת איך הם צריכים להצ</w:t>
      </w:r>
      <w:r>
        <w:rPr>
          <w:rFonts w:hint="cs"/>
          <w:rtl/>
        </w:rPr>
        <w:t xml:space="preserve">ביע, ועד כמה עמלת כדי שיצביעו. מי בעד, מי נגד, כמובן. </w:t>
      </w:r>
    </w:p>
    <w:p w14:paraId="381AC2D7" w14:textId="77777777" w:rsidR="00000000" w:rsidRDefault="007C71EE">
      <w:pPr>
        <w:pStyle w:val="a"/>
        <w:rPr>
          <w:rFonts w:hint="cs"/>
          <w:rtl/>
        </w:rPr>
      </w:pPr>
    </w:p>
    <w:p w14:paraId="75B18247" w14:textId="77777777" w:rsidR="00000000" w:rsidRDefault="007C71EE">
      <w:pPr>
        <w:pStyle w:val="Speaker"/>
        <w:rPr>
          <w:rtl/>
        </w:rPr>
      </w:pPr>
      <w:bookmarkStart w:id="2494" w:name="FS000000466T28_05_2003_15_12_52"/>
      <w:bookmarkEnd w:id="2494"/>
      <w:r>
        <w:rPr>
          <w:rFonts w:hint="eastAsia"/>
          <w:rtl/>
        </w:rPr>
        <w:t>אברהם</w:t>
      </w:r>
      <w:r>
        <w:rPr>
          <w:rtl/>
        </w:rPr>
        <w:t xml:space="preserve"> הירשזון (</w:t>
      </w:r>
      <w:r>
        <w:rPr>
          <w:rFonts w:hint="cs"/>
          <w:rtl/>
        </w:rPr>
        <w:t>יו"ר ועדת הכספים</w:t>
      </w:r>
      <w:r>
        <w:rPr>
          <w:rtl/>
        </w:rPr>
        <w:t>):</w:t>
      </w:r>
    </w:p>
    <w:p w14:paraId="35DFC545" w14:textId="77777777" w:rsidR="00000000" w:rsidRDefault="007C71EE">
      <w:pPr>
        <w:pStyle w:val="a"/>
        <w:rPr>
          <w:rFonts w:hint="cs"/>
          <w:rtl/>
        </w:rPr>
      </w:pPr>
    </w:p>
    <w:p w14:paraId="649FBC0F" w14:textId="77777777" w:rsidR="00000000" w:rsidRDefault="007C71EE">
      <w:pPr>
        <w:pStyle w:val="a"/>
        <w:rPr>
          <w:rFonts w:hint="cs"/>
          <w:rtl/>
        </w:rPr>
      </w:pPr>
      <w:r>
        <w:rPr>
          <w:rFonts w:hint="cs"/>
          <w:rtl/>
        </w:rPr>
        <w:t>אדוני היושב-ראש, רבותי חברי הכנסת, לפני ההצבעה רציתי לומר רק מלים מספר, ובסוף גם אבקש לומר תודות לכל מי שעזר וסייע בידינו. אף שחלק מחברי האופוזיציה ניסה לומר כאילו ה</w:t>
      </w:r>
      <w:r>
        <w:rPr>
          <w:rFonts w:hint="cs"/>
          <w:rtl/>
        </w:rPr>
        <w:t>יו בוועדת הכספים הצבעות מהירות ולא היו דיונים, אני מבקש לומר, אדוני, שבמשך שלושה שבועות קיימנו דיונים מעמיקים בכל נושא ונושא. אין חבר אופוזיציה בוועדת הכספים שלא ניתן לו זמן דיבור ככל שרצה. אין חבר אופוזיציה אשר ביקש להזמין מומחים ומשלחות שלא ניתן לו הדבר.</w:t>
      </w:r>
      <w:r>
        <w:rPr>
          <w:rFonts w:hint="cs"/>
          <w:rtl/>
        </w:rPr>
        <w:t xml:space="preserve"> רק לאחר שסיכמנו את כל הדיונים והחלטנו  להביא את הנושא להצבעה, העלינו אותו להצבעה. לכן כל הדיבורים שאני שומע, כאילו עשינו מחטפים, עבדנו בצורה מהירה - אני רוצה להזים את השמועות האלה ולומר לכם: לא היו דברים מעולם. תודה רבה,  אדוני.</w:t>
      </w:r>
    </w:p>
    <w:p w14:paraId="5EFE7D0A" w14:textId="77777777" w:rsidR="00000000" w:rsidRDefault="007C71EE">
      <w:pPr>
        <w:pStyle w:val="a"/>
        <w:rPr>
          <w:rFonts w:hint="cs"/>
          <w:rtl/>
        </w:rPr>
      </w:pPr>
    </w:p>
    <w:p w14:paraId="640FD08E" w14:textId="77777777" w:rsidR="00000000" w:rsidRDefault="007C71EE">
      <w:pPr>
        <w:pStyle w:val="ad"/>
        <w:rPr>
          <w:rtl/>
        </w:rPr>
      </w:pPr>
      <w:r>
        <w:rPr>
          <w:rtl/>
        </w:rPr>
        <w:t>היו”ר ראובן ריבלין:</w:t>
      </w:r>
    </w:p>
    <w:p w14:paraId="4DC0D551" w14:textId="77777777" w:rsidR="00000000" w:rsidRDefault="007C71EE">
      <w:pPr>
        <w:pStyle w:val="a"/>
        <w:rPr>
          <w:rtl/>
        </w:rPr>
      </w:pPr>
    </w:p>
    <w:p w14:paraId="79C45652" w14:textId="77777777" w:rsidR="00000000" w:rsidRDefault="007C71EE">
      <w:pPr>
        <w:pStyle w:val="a"/>
        <w:rPr>
          <w:rFonts w:hint="cs"/>
          <w:rtl/>
        </w:rPr>
      </w:pPr>
      <w:r>
        <w:rPr>
          <w:rFonts w:hint="cs"/>
          <w:rtl/>
        </w:rPr>
        <w:t xml:space="preserve">אני </w:t>
      </w:r>
      <w:r>
        <w:rPr>
          <w:rFonts w:hint="cs"/>
          <w:rtl/>
        </w:rPr>
        <w:t xml:space="preserve">מודה ליושב-ראש ועדת הכספים ולכל חברי ועדת הכספים מכל חלקי הבית, אשר במשך ימים רבים ישבו ימים ולילות ועשו לילות כימים על מנת שנגיע לרגע זה שבו נוכל להתחיל בהצבעה. </w:t>
      </w:r>
    </w:p>
    <w:p w14:paraId="7C307615" w14:textId="77777777" w:rsidR="00000000" w:rsidRDefault="007C71EE">
      <w:pPr>
        <w:pStyle w:val="a"/>
        <w:rPr>
          <w:rFonts w:hint="cs"/>
          <w:rtl/>
        </w:rPr>
      </w:pPr>
    </w:p>
    <w:p w14:paraId="6A2EEBDA" w14:textId="77777777" w:rsidR="00000000" w:rsidRDefault="007C71EE">
      <w:pPr>
        <w:pStyle w:val="a"/>
        <w:rPr>
          <w:rFonts w:hint="cs"/>
          <w:rtl/>
        </w:rPr>
      </w:pPr>
      <w:r>
        <w:rPr>
          <w:rFonts w:hint="cs"/>
          <w:rtl/>
        </w:rPr>
        <w:t>ובכן, רבותי חברי הכנסת, אני מודיע לכם, שנציג האופוזיציה - ואני מודיע לאופוזיציה שהוא נציג הא</w:t>
      </w:r>
      <w:r>
        <w:rPr>
          <w:rFonts w:hint="cs"/>
          <w:rtl/>
        </w:rPr>
        <w:t xml:space="preserve">ופוזיציה, ואם יש מישהו שיאמר לא, שיאמר את זה עכשיו. </w:t>
      </w:r>
    </w:p>
    <w:p w14:paraId="251AFD83" w14:textId="77777777" w:rsidR="00000000" w:rsidRDefault="007C71EE">
      <w:pPr>
        <w:pStyle w:val="a"/>
        <w:rPr>
          <w:rFonts w:hint="cs"/>
          <w:rtl/>
        </w:rPr>
      </w:pPr>
    </w:p>
    <w:p w14:paraId="177C52F9" w14:textId="77777777" w:rsidR="00000000" w:rsidRDefault="007C71EE">
      <w:pPr>
        <w:pStyle w:val="a"/>
        <w:rPr>
          <w:rFonts w:hint="cs"/>
          <w:rtl/>
        </w:rPr>
      </w:pPr>
      <w:r>
        <w:rPr>
          <w:rFonts w:hint="cs"/>
          <w:rtl/>
        </w:rPr>
        <w:t xml:space="preserve">חבר הכנסת אברהם בורג הגיש בנושא ההצבעות בקשה גורפת בצירוף מאות עמודי חתימות להצבעה אישית על כל סעיף וסעיף. </w:t>
      </w:r>
    </w:p>
    <w:p w14:paraId="1787DFC5" w14:textId="77777777" w:rsidR="00000000" w:rsidRDefault="007C71EE">
      <w:pPr>
        <w:pStyle w:val="a"/>
        <w:rPr>
          <w:rFonts w:hint="cs"/>
          <w:rtl/>
        </w:rPr>
      </w:pPr>
    </w:p>
    <w:p w14:paraId="52A03CB7" w14:textId="77777777" w:rsidR="00000000" w:rsidRDefault="007C71EE">
      <w:pPr>
        <w:pStyle w:val="a"/>
        <w:rPr>
          <w:rFonts w:hint="cs"/>
          <w:rtl/>
        </w:rPr>
      </w:pPr>
      <w:r>
        <w:rPr>
          <w:rFonts w:hint="cs"/>
          <w:rtl/>
        </w:rPr>
        <w:t>חבר הכנסת בורג, האם אתה רוצה לומר משהו לעניין ההצבעה, לסדר ההצבעה, כי תיכף אומר איך אני מתכוו</w:t>
      </w:r>
      <w:r>
        <w:rPr>
          <w:rFonts w:hint="cs"/>
          <w:rtl/>
        </w:rPr>
        <w:t>ן להצביע.</w:t>
      </w:r>
    </w:p>
    <w:p w14:paraId="68462280" w14:textId="77777777" w:rsidR="00000000" w:rsidRDefault="007C71EE">
      <w:pPr>
        <w:pStyle w:val="a"/>
        <w:rPr>
          <w:rFonts w:hint="cs"/>
          <w:rtl/>
        </w:rPr>
      </w:pPr>
    </w:p>
    <w:p w14:paraId="65A68986" w14:textId="77777777" w:rsidR="00000000" w:rsidRDefault="007C71EE">
      <w:pPr>
        <w:pStyle w:val="Speaker"/>
        <w:rPr>
          <w:rtl/>
        </w:rPr>
      </w:pPr>
      <w:bookmarkStart w:id="2495" w:name="FS000000434T28_05_2003_15_01_01"/>
      <w:bookmarkEnd w:id="2495"/>
      <w:r>
        <w:rPr>
          <w:rFonts w:hint="eastAsia"/>
          <w:rtl/>
        </w:rPr>
        <w:t>אברהם</w:t>
      </w:r>
      <w:r>
        <w:rPr>
          <w:rtl/>
        </w:rPr>
        <w:t xml:space="preserve"> בורג (העבודה-מימד):</w:t>
      </w:r>
    </w:p>
    <w:p w14:paraId="40F6D1A4" w14:textId="77777777" w:rsidR="00000000" w:rsidRDefault="007C71EE">
      <w:pPr>
        <w:pStyle w:val="a"/>
        <w:rPr>
          <w:rFonts w:hint="cs"/>
          <w:rtl/>
        </w:rPr>
      </w:pPr>
    </w:p>
    <w:p w14:paraId="57D55300" w14:textId="77777777" w:rsidR="00000000" w:rsidRDefault="007C71EE">
      <w:pPr>
        <w:pStyle w:val="a"/>
        <w:rPr>
          <w:rFonts w:hint="cs"/>
          <w:rtl/>
        </w:rPr>
      </w:pPr>
      <w:r>
        <w:rPr>
          <w:rFonts w:hint="cs"/>
          <w:rtl/>
        </w:rPr>
        <w:t>אדוני היושב-ראש, כנסת נכבדה, תודה רבה. בטרם נעבור להצבעה, על-פי סעיף 62 לתקנון הכנסת וסעיפים נוספים נקבעים סדרי ההצבעה. אנחנו הגשנו בקשה להצבעה אישית. לאור ההסכמה שהושגה בוועדת הכנסת, ואני מודה ליושב-ראש ועדת הכנסת, שמ</w:t>
      </w:r>
      <w:r>
        <w:rPr>
          <w:rFonts w:hint="cs"/>
          <w:rtl/>
        </w:rPr>
        <w:t xml:space="preserve">ונעת שימוש בסעיף הגורף 131, הסכמנו שעל סעיפים מסוימים תהיה הצבעה אישית, ועל שאר הסעיפים תהיה הצבעה מהסוג הרגיל והידוע בכנסת. </w:t>
      </w:r>
    </w:p>
    <w:p w14:paraId="2DDDF959" w14:textId="77777777" w:rsidR="00000000" w:rsidRDefault="007C71EE">
      <w:pPr>
        <w:pStyle w:val="a"/>
        <w:rPr>
          <w:rFonts w:hint="cs"/>
          <w:rtl/>
        </w:rPr>
      </w:pPr>
    </w:p>
    <w:p w14:paraId="37B396B6" w14:textId="77777777" w:rsidR="00000000" w:rsidRDefault="007C71EE">
      <w:pPr>
        <w:pStyle w:val="a"/>
        <w:rPr>
          <w:rFonts w:hint="cs"/>
          <w:rtl/>
        </w:rPr>
      </w:pPr>
      <w:r>
        <w:rPr>
          <w:rFonts w:hint="cs"/>
          <w:rtl/>
        </w:rPr>
        <w:t>בקשתי בשם חברי האופוזיציה היא כפולה. ראשית, על כל הצבעה שמתנהלת בכנסת, ימצא    היושב-ראש את הדרך כיצד היא תמצא את ביטויה בפרוטוקו</w:t>
      </w:r>
      <w:r>
        <w:rPr>
          <w:rFonts w:hint="cs"/>
          <w:rtl/>
        </w:rPr>
        <w:t xml:space="preserve">ל הכנסת, ב"דברי הכנסת", על מנת שתיחרת הצבעתו של כל חבר כנסת וחבר כנסת, שידעו כל אופן של הצבעה. </w:t>
      </w:r>
    </w:p>
    <w:p w14:paraId="7FA9939D" w14:textId="77777777" w:rsidR="00000000" w:rsidRDefault="007C71EE">
      <w:pPr>
        <w:pStyle w:val="a"/>
        <w:rPr>
          <w:rFonts w:hint="cs"/>
          <w:rtl/>
        </w:rPr>
      </w:pPr>
    </w:p>
    <w:p w14:paraId="2790E386" w14:textId="77777777" w:rsidR="00000000" w:rsidRDefault="007C71EE">
      <w:pPr>
        <w:pStyle w:val="a"/>
        <w:rPr>
          <w:rFonts w:hint="cs"/>
          <w:rtl/>
        </w:rPr>
      </w:pPr>
      <w:r>
        <w:rPr>
          <w:rFonts w:hint="cs"/>
          <w:rtl/>
        </w:rPr>
        <w:t>אשר להצבעות האישיות, הבקשה המונחת בפניך היא שעל כל סעיפי התקציב והנושאים המהותיים הנלווים לו, אם סעיפי משנה, אם הסתייגויות מהותיות, על-פי שיקול דעתו של יושב-רא</w:t>
      </w:r>
      <w:r>
        <w:rPr>
          <w:rFonts w:hint="cs"/>
          <w:rtl/>
        </w:rPr>
        <w:t xml:space="preserve">ש הכנסת אנחנו נציג את הבקשה. שקל יושב-ראש הכנסת והחליט שיש בזה משום הצדקה להצבעה אישית, תתקיים הצבעה אישית. </w:t>
      </w:r>
    </w:p>
    <w:p w14:paraId="7C755E52" w14:textId="77777777" w:rsidR="00000000" w:rsidRDefault="007C71EE">
      <w:pPr>
        <w:pStyle w:val="a"/>
        <w:rPr>
          <w:rFonts w:hint="cs"/>
          <w:rtl/>
        </w:rPr>
      </w:pPr>
    </w:p>
    <w:p w14:paraId="3DB07D67" w14:textId="77777777" w:rsidR="00000000" w:rsidRDefault="007C71EE">
      <w:pPr>
        <w:pStyle w:val="a"/>
        <w:rPr>
          <w:rFonts w:hint="cs"/>
          <w:rtl/>
        </w:rPr>
      </w:pPr>
      <w:r>
        <w:rPr>
          <w:rFonts w:hint="cs"/>
          <w:rtl/>
        </w:rPr>
        <w:t>שאלה אחת יש לי ליושב-ראש הכנסת. אני שמעתי היטב את הנחייתו של יושב-ראש הכנסת לחבר הכנסת וילן על סעיף 131. יש לי על כל אחד מן הסעיפים חתימות. אם רוצ</w:t>
      </w:r>
      <w:r>
        <w:rPr>
          <w:rFonts w:hint="cs"/>
          <w:rtl/>
        </w:rPr>
        <w:t xml:space="preserve">ה היושב-ראש כל פעם לקחת זמן, לגשת, לחזור וכו' </w:t>
      </w:r>
      <w:r>
        <w:rPr>
          <w:rtl/>
        </w:rPr>
        <w:t>–</w:t>
      </w:r>
      <w:r>
        <w:rPr>
          <w:rFonts w:hint="cs"/>
          <w:rtl/>
        </w:rPr>
        <w:t xml:space="preserve"> מה טוב. אם לא, נעביר את הכול בבת-אחת והיושב-ראש ישתמש בחתימות על-פי שיקול דעתו. תודה.</w:t>
      </w:r>
    </w:p>
    <w:p w14:paraId="36C7BDF2" w14:textId="77777777" w:rsidR="00000000" w:rsidRDefault="007C71EE">
      <w:pPr>
        <w:pStyle w:val="a"/>
        <w:rPr>
          <w:rFonts w:hint="cs"/>
          <w:rtl/>
        </w:rPr>
      </w:pPr>
    </w:p>
    <w:p w14:paraId="27CECB7A" w14:textId="77777777" w:rsidR="00000000" w:rsidRDefault="007C71EE">
      <w:pPr>
        <w:pStyle w:val="ad"/>
        <w:rPr>
          <w:rtl/>
        </w:rPr>
      </w:pPr>
      <w:r>
        <w:rPr>
          <w:rtl/>
        </w:rPr>
        <w:t>היו"ר ראובן ריבלין:</w:t>
      </w:r>
    </w:p>
    <w:p w14:paraId="4360C3A3" w14:textId="77777777" w:rsidR="00000000" w:rsidRDefault="007C71EE">
      <w:pPr>
        <w:pStyle w:val="a"/>
        <w:rPr>
          <w:rtl/>
        </w:rPr>
      </w:pPr>
    </w:p>
    <w:p w14:paraId="723E2685" w14:textId="77777777" w:rsidR="00000000" w:rsidRDefault="007C71EE">
      <w:pPr>
        <w:pStyle w:val="a"/>
        <w:rPr>
          <w:rFonts w:hint="cs"/>
          <w:rtl/>
        </w:rPr>
      </w:pPr>
      <w:r>
        <w:rPr>
          <w:rFonts w:hint="cs"/>
          <w:rtl/>
        </w:rPr>
        <w:t>אני מציע שתשאירו את זה אצל תורן קבוע אצלכם. אני לא אבקש כל פעם, אבל אם יהיה צורך, ואדוני במשך היום ו</w:t>
      </w:r>
      <w:r>
        <w:rPr>
          <w:rFonts w:hint="cs"/>
          <w:rtl/>
        </w:rPr>
        <w:t xml:space="preserve">הלילה יבין מתי יש צורך ומתי אין, כמובן לפי זה נבקש. </w:t>
      </w:r>
    </w:p>
    <w:p w14:paraId="5558A225" w14:textId="77777777" w:rsidR="00000000" w:rsidRDefault="007C71EE">
      <w:pPr>
        <w:pStyle w:val="a"/>
        <w:rPr>
          <w:rFonts w:hint="cs"/>
          <w:rtl/>
        </w:rPr>
      </w:pPr>
    </w:p>
    <w:p w14:paraId="44513996" w14:textId="77777777" w:rsidR="00000000" w:rsidRDefault="007C71EE">
      <w:pPr>
        <w:pStyle w:val="a"/>
        <w:rPr>
          <w:rFonts w:hint="cs"/>
          <w:rtl/>
        </w:rPr>
      </w:pPr>
      <w:r>
        <w:rPr>
          <w:rFonts w:hint="cs"/>
          <w:rtl/>
        </w:rPr>
        <w:t xml:space="preserve">אדוני יושב-ראש הקואליציה, בבקשה. </w:t>
      </w:r>
    </w:p>
    <w:p w14:paraId="7B1B08A7" w14:textId="77777777" w:rsidR="00000000" w:rsidRDefault="007C71EE">
      <w:pPr>
        <w:pStyle w:val="a"/>
        <w:rPr>
          <w:rFonts w:hint="cs"/>
          <w:rtl/>
        </w:rPr>
      </w:pPr>
    </w:p>
    <w:p w14:paraId="5727F4B7" w14:textId="77777777" w:rsidR="00000000" w:rsidRDefault="007C71EE">
      <w:pPr>
        <w:pStyle w:val="Speaker"/>
        <w:rPr>
          <w:rtl/>
        </w:rPr>
      </w:pPr>
      <w:bookmarkStart w:id="2496" w:name="FS000001027T28_05_2003_15_12_02"/>
      <w:bookmarkEnd w:id="2496"/>
    </w:p>
    <w:p w14:paraId="32E3E8AC" w14:textId="77777777" w:rsidR="00000000" w:rsidRDefault="007C71EE">
      <w:pPr>
        <w:pStyle w:val="Speaker"/>
        <w:rPr>
          <w:rtl/>
        </w:rPr>
      </w:pPr>
      <w:r>
        <w:rPr>
          <w:rFonts w:hint="eastAsia"/>
          <w:rtl/>
        </w:rPr>
        <w:t>גדעון</w:t>
      </w:r>
      <w:r>
        <w:rPr>
          <w:rtl/>
        </w:rPr>
        <w:t xml:space="preserve"> סער (הליכוד):</w:t>
      </w:r>
    </w:p>
    <w:p w14:paraId="6C61E04E" w14:textId="77777777" w:rsidR="00000000" w:rsidRDefault="007C71EE">
      <w:pPr>
        <w:pStyle w:val="a"/>
        <w:rPr>
          <w:rFonts w:hint="cs"/>
          <w:rtl/>
        </w:rPr>
      </w:pPr>
    </w:p>
    <w:p w14:paraId="01E6F7AB" w14:textId="77777777" w:rsidR="00000000" w:rsidRDefault="007C71EE">
      <w:pPr>
        <w:pStyle w:val="a"/>
        <w:rPr>
          <w:rFonts w:hint="cs"/>
          <w:rtl/>
        </w:rPr>
      </w:pPr>
      <w:r>
        <w:rPr>
          <w:rFonts w:hint="cs"/>
          <w:rtl/>
        </w:rPr>
        <w:t>בניגוד אולי למה שהיה יכול להשתמע מדבריו של יושב-ראש הכנסת לשעבר, כפי שהוסכם היום בוועדת הכנסת, שיקול דעתו של יושב-ראש הכנסת הוא בלתי מוגבל. הוא ל</w:t>
      </w:r>
      <w:r>
        <w:rPr>
          <w:rFonts w:hint="cs"/>
          <w:rtl/>
        </w:rPr>
        <w:t xml:space="preserve">א מוגבל לפרמטר אחד של מהות ההסתייגות, הוא מושפע משורה של דברים: תחילת התוקף של החוק, ניסיון לשימוש לרעה בסעיף הזה על-ידי סיעות האופוזיציה.  </w:t>
      </w:r>
    </w:p>
    <w:p w14:paraId="14B7FAD2" w14:textId="77777777" w:rsidR="00000000" w:rsidRDefault="007C71EE">
      <w:pPr>
        <w:pStyle w:val="a"/>
        <w:rPr>
          <w:rFonts w:hint="cs"/>
          <w:rtl/>
        </w:rPr>
      </w:pPr>
    </w:p>
    <w:p w14:paraId="711DF765" w14:textId="77777777" w:rsidR="00000000" w:rsidRDefault="007C71EE">
      <w:pPr>
        <w:pStyle w:val="a"/>
        <w:rPr>
          <w:rFonts w:hint="cs"/>
          <w:rtl/>
        </w:rPr>
      </w:pPr>
      <w:r>
        <w:rPr>
          <w:rFonts w:hint="cs"/>
          <w:rtl/>
        </w:rPr>
        <w:t>דבר נוסף, לגבי מאווייו של יושב-ראש הכנסת לשעבר, שכל הצבעה והצבעה שלו תיחרת ב"דברי  הכנסת" ובהיסטוריה, הדבר הזה בוו</w:t>
      </w:r>
      <w:r>
        <w:rPr>
          <w:rFonts w:hint="cs"/>
          <w:rtl/>
        </w:rPr>
        <w:t>דאי אינו רלוונטי לגבי מה שניתן לקרוא בהכללה - הסתייגויות הכוסברה. אם יש הסתייגות מהותית, אפשר לבקש הצבעה אלקטרונית. לגבי כל ההסתייגויות שאין להן ערך, אפשר להסתפק גם בהרמת יד, אדוני היושב-ראש.</w:t>
      </w:r>
    </w:p>
    <w:p w14:paraId="25A8DBDF" w14:textId="77777777" w:rsidR="00000000" w:rsidRDefault="007C71EE">
      <w:pPr>
        <w:pStyle w:val="a"/>
        <w:rPr>
          <w:rFonts w:hint="cs"/>
          <w:rtl/>
        </w:rPr>
      </w:pPr>
    </w:p>
    <w:p w14:paraId="5A07CF5B" w14:textId="77777777" w:rsidR="00000000" w:rsidRDefault="007C71EE">
      <w:pPr>
        <w:pStyle w:val="ad"/>
        <w:rPr>
          <w:rtl/>
        </w:rPr>
      </w:pPr>
      <w:r>
        <w:rPr>
          <w:rFonts w:hint="eastAsia"/>
          <w:rtl/>
        </w:rPr>
        <w:t>היו</w:t>
      </w:r>
      <w:r>
        <w:rPr>
          <w:rtl/>
        </w:rPr>
        <w:t>"ר ראובן ריבלין:</w:t>
      </w:r>
    </w:p>
    <w:p w14:paraId="78AAABA0" w14:textId="77777777" w:rsidR="00000000" w:rsidRDefault="007C71EE">
      <w:pPr>
        <w:pStyle w:val="a"/>
        <w:rPr>
          <w:rFonts w:hint="cs"/>
          <w:rtl/>
        </w:rPr>
      </w:pPr>
    </w:p>
    <w:p w14:paraId="46870399" w14:textId="77777777" w:rsidR="00000000" w:rsidRDefault="007C71EE">
      <w:pPr>
        <w:pStyle w:val="a"/>
        <w:rPr>
          <w:rFonts w:hint="cs"/>
          <w:rtl/>
        </w:rPr>
      </w:pPr>
      <w:r>
        <w:rPr>
          <w:rFonts w:hint="cs"/>
          <w:rtl/>
        </w:rPr>
        <w:t xml:space="preserve">אני מאוד מודה. אדוני יושב-ראש ועדת הכנסת, </w:t>
      </w:r>
      <w:r>
        <w:rPr>
          <w:rFonts w:hint="cs"/>
          <w:rtl/>
        </w:rPr>
        <w:t xml:space="preserve">האם אדוני רוצה להוסיף דבר - או אני חושב שהנושאים ברורים.   </w:t>
      </w:r>
    </w:p>
    <w:p w14:paraId="44A1E2C4" w14:textId="77777777" w:rsidR="00000000" w:rsidRDefault="007C71EE">
      <w:pPr>
        <w:pStyle w:val="a"/>
        <w:rPr>
          <w:rFonts w:hint="cs"/>
          <w:rtl/>
        </w:rPr>
      </w:pPr>
    </w:p>
    <w:p w14:paraId="11855F69" w14:textId="77777777" w:rsidR="00000000" w:rsidRDefault="007C71EE">
      <w:pPr>
        <w:pStyle w:val="a"/>
        <w:rPr>
          <w:rFonts w:hint="cs"/>
          <w:rtl/>
        </w:rPr>
      </w:pPr>
      <w:r>
        <w:rPr>
          <w:rFonts w:hint="cs"/>
          <w:rtl/>
        </w:rPr>
        <w:t xml:space="preserve">ובכן, רבותי חברי הכנסת, להלן הערתי לפני שמתחילים את ההצבעה. ועדת הכנסת הטילה על שכמי מטלה כבדה, והיא לבוא ולקבוע מתי מתבקשת הצבעה אישית, האם יש צורך לקיים או לא לקיים. הסמכות שניתנה לי היא סמכות </w:t>
      </w:r>
      <w:r>
        <w:rPr>
          <w:rFonts w:hint="cs"/>
          <w:rtl/>
        </w:rPr>
        <w:t>של שיקול דעת מלא, וכך אפעל.</w:t>
      </w:r>
    </w:p>
    <w:p w14:paraId="44A9E954" w14:textId="77777777" w:rsidR="00000000" w:rsidRDefault="007C71EE">
      <w:pPr>
        <w:pStyle w:val="a"/>
        <w:rPr>
          <w:rFonts w:hint="cs"/>
          <w:rtl/>
        </w:rPr>
      </w:pPr>
    </w:p>
    <w:p w14:paraId="45691F78" w14:textId="77777777" w:rsidR="00000000" w:rsidRDefault="007C71EE">
      <w:pPr>
        <w:pStyle w:val="a"/>
        <w:rPr>
          <w:rFonts w:hint="cs"/>
          <w:rtl/>
        </w:rPr>
      </w:pPr>
      <w:r>
        <w:rPr>
          <w:rFonts w:hint="cs"/>
          <w:rtl/>
        </w:rPr>
        <w:t>אני מוכרח לומר שאני אראה בכל החלטה והחלטה שלי את הצורך בקבלת החלטה מאוזנת. החלטה מאוזנת רואה את ההבדל בין נושא מהותי לבין נושא סרק. החלטה מאוזנת צריכה להביא בחשבון את רצונה של האופוזיציה להביא לידיעת הציבור בדיוק איך כל אחד ואח</w:t>
      </w:r>
      <w:r>
        <w:rPr>
          <w:rFonts w:hint="cs"/>
          <w:rtl/>
        </w:rPr>
        <w:t xml:space="preserve">ד מצביע, או באמצעות הצבעה אישית, להשפיע על חברי הכנסת להצביע בצורה כזאת או אחרת. כמו כן, אני אביא בחשבון את החובה העיקרית של כנסת ישראל כבית-מחוקקים לחוקק. ואם יהיה מצב שבו  ניקלע לאיזו סדרה שלא תאפשר למדינת ישראל לקבל חוק שיצא מתחת ידה של הכנסת בגלל צורך </w:t>
      </w:r>
      <w:r>
        <w:rPr>
          <w:rFonts w:hint="cs"/>
          <w:rtl/>
        </w:rPr>
        <w:t xml:space="preserve">בקיום הצבעות שאינן מוסיפות לדברים שאמרתי, מובן שאז השיקול יהיה לחומרא ולא לקולא. </w:t>
      </w:r>
    </w:p>
    <w:p w14:paraId="6CE92445" w14:textId="77777777" w:rsidR="00000000" w:rsidRDefault="007C71EE">
      <w:pPr>
        <w:pStyle w:val="a"/>
        <w:rPr>
          <w:rFonts w:hint="cs"/>
          <w:rtl/>
        </w:rPr>
      </w:pPr>
    </w:p>
    <w:p w14:paraId="47215790" w14:textId="77777777" w:rsidR="00000000" w:rsidRDefault="007C71EE">
      <w:pPr>
        <w:pStyle w:val="a"/>
        <w:rPr>
          <w:rFonts w:hint="cs"/>
          <w:rtl/>
        </w:rPr>
      </w:pPr>
      <w:r>
        <w:rPr>
          <w:rFonts w:hint="cs"/>
          <w:rtl/>
        </w:rPr>
        <w:t xml:space="preserve">אני בהחלט רואה בנושא מהותי דבר חשוב לכבודה של הכנסת ולכבודם של חברי הכנסת המצביעים. </w:t>
      </w:r>
    </w:p>
    <w:p w14:paraId="652909C0" w14:textId="77777777" w:rsidR="00000000" w:rsidRDefault="007C71EE">
      <w:pPr>
        <w:pStyle w:val="a"/>
        <w:ind w:firstLine="0"/>
        <w:rPr>
          <w:rFonts w:hint="cs"/>
          <w:rtl/>
        </w:rPr>
      </w:pPr>
    </w:p>
    <w:p w14:paraId="7267EDCD" w14:textId="77777777" w:rsidR="00000000" w:rsidRDefault="007C71EE">
      <w:pPr>
        <w:pStyle w:val="ac"/>
        <w:rPr>
          <w:rtl/>
        </w:rPr>
      </w:pPr>
    </w:p>
    <w:p w14:paraId="181AD69F" w14:textId="77777777" w:rsidR="00000000" w:rsidRDefault="007C71EE">
      <w:pPr>
        <w:pStyle w:val="ac"/>
        <w:rPr>
          <w:rtl/>
        </w:rPr>
      </w:pPr>
      <w:r>
        <w:rPr>
          <w:rFonts w:hint="eastAsia"/>
          <w:rtl/>
        </w:rPr>
        <w:t>אברהם</w:t>
      </w:r>
      <w:r>
        <w:rPr>
          <w:rtl/>
        </w:rPr>
        <w:t xml:space="preserve"> בורג (העבודה-מימד):</w:t>
      </w:r>
    </w:p>
    <w:p w14:paraId="58A8630F" w14:textId="77777777" w:rsidR="00000000" w:rsidRDefault="007C71EE">
      <w:pPr>
        <w:pStyle w:val="a"/>
        <w:rPr>
          <w:rFonts w:hint="cs"/>
          <w:rtl/>
        </w:rPr>
      </w:pPr>
    </w:p>
    <w:p w14:paraId="4EED135C" w14:textId="77777777" w:rsidR="00000000" w:rsidRDefault="007C71EE">
      <w:pPr>
        <w:pStyle w:val="a"/>
        <w:ind w:firstLine="720"/>
        <w:rPr>
          <w:rFonts w:hint="cs"/>
          <w:rtl/>
        </w:rPr>
      </w:pPr>
      <w:r>
        <w:rPr>
          <w:rFonts w:hint="cs"/>
          <w:rtl/>
        </w:rPr>
        <w:t>אדוני היושב-ראש, אני מקבל לחלוטין את דבריו של יושב-ראש הכנס</w:t>
      </w:r>
      <w:r>
        <w:rPr>
          <w:rFonts w:hint="cs"/>
          <w:rtl/>
        </w:rPr>
        <w:t>ת, ואמון ניתן באמינותו על-ידי חברי האופוזיציה.</w:t>
      </w:r>
    </w:p>
    <w:p w14:paraId="780C9340" w14:textId="77777777" w:rsidR="00000000" w:rsidRDefault="007C71EE">
      <w:pPr>
        <w:pStyle w:val="a"/>
        <w:ind w:firstLine="720"/>
        <w:rPr>
          <w:rFonts w:hint="cs"/>
          <w:rtl/>
        </w:rPr>
      </w:pPr>
    </w:p>
    <w:p w14:paraId="1579EE7F" w14:textId="77777777" w:rsidR="00000000" w:rsidRDefault="007C71EE">
      <w:pPr>
        <w:pStyle w:val="a"/>
        <w:ind w:firstLine="720"/>
        <w:rPr>
          <w:rFonts w:hint="cs"/>
          <w:rtl/>
        </w:rPr>
      </w:pPr>
      <w:r>
        <w:rPr>
          <w:rFonts w:hint="cs"/>
          <w:rtl/>
        </w:rPr>
        <w:t>נהוג היה בעבר, שבהצבעות על שם החוק, שאתה יכול להגיד שזה רק שם, מתקיימת הצבעה אישית, אף שאני מקווה שזה נכנס לשיקול הדעת של מזכיר הממשלה לשעבר. זה לא יעכב את יכולת החקיקה של מדינת ישראל, וההצבעה הראשונה על שם ה</w:t>
      </w:r>
      <w:r>
        <w:rPr>
          <w:rFonts w:hint="cs"/>
          <w:rtl/>
        </w:rPr>
        <w:t xml:space="preserve">חוק תהיה אישית. </w:t>
      </w:r>
    </w:p>
    <w:p w14:paraId="01BF3583" w14:textId="77777777" w:rsidR="00000000" w:rsidRDefault="007C71EE">
      <w:pPr>
        <w:pStyle w:val="a"/>
        <w:ind w:firstLine="720"/>
        <w:rPr>
          <w:rFonts w:hint="cs"/>
          <w:rtl/>
        </w:rPr>
      </w:pPr>
    </w:p>
    <w:p w14:paraId="1F749EFC" w14:textId="77777777" w:rsidR="00000000" w:rsidRDefault="007C71EE">
      <w:pPr>
        <w:pStyle w:val="ad"/>
        <w:rPr>
          <w:rtl/>
        </w:rPr>
      </w:pPr>
      <w:r>
        <w:rPr>
          <w:rtl/>
        </w:rPr>
        <w:t>היו"ר ראובן ריבלין:</w:t>
      </w:r>
    </w:p>
    <w:p w14:paraId="5803EC76" w14:textId="77777777" w:rsidR="00000000" w:rsidRDefault="007C71EE">
      <w:pPr>
        <w:pStyle w:val="a"/>
        <w:rPr>
          <w:rtl/>
        </w:rPr>
      </w:pPr>
    </w:p>
    <w:p w14:paraId="29933D37" w14:textId="77777777" w:rsidR="00000000" w:rsidRDefault="007C71EE">
      <w:pPr>
        <w:pStyle w:val="a"/>
        <w:rPr>
          <w:rFonts w:hint="cs"/>
          <w:rtl/>
        </w:rPr>
      </w:pPr>
      <w:r>
        <w:rPr>
          <w:rFonts w:hint="cs"/>
          <w:rtl/>
        </w:rPr>
        <w:t>אדוני יושב-ראש הכנסת לשעבר, קודם כול, מכל מלמדי השכלתי, בוודאי מתלמידי. אני מוכרח לומר, הואיל ואני רואה את המסכת העומדת בפנינו, הואיל ואני מתייחס לכל סעיף בחוק כפי שהתייחסה הממשלה בצורה רצינית ביותר ומהותית ביותר, והו</w:t>
      </w:r>
      <w:r>
        <w:rPr>
          <w:rFonts w:hint="cs"/>
          <w:rtl/>
        </w:rPr>
        <w:t>איל ואני יודע שתפקידנו הוא לחוקק, אני מציע שבחוק זה לא יבקשו ממני להצביע אישית על דברים שאינם יכולים להשפיע על אותם דברים מהותיים, שחלקכם באים ואומרים שהם גזירות.</w:t>
      </w:r>
    </w:p>
    <w:p w14:paraId="10A0325D" w14:textId="77777777" w:rsidR="00000000" w:rsidRDefault="007C71EE">
      <w:pPr>
        <w:pStyle w:val="a"/>
        <w:ind w:firstLine="0"/>
        <w:rPr>
          <w:rFonts w:hint="cs"/>
          <w:rtl/>
        </w:rPr>
      </w:pPr>
    </w:p>
    <w:p w14:paraId="6CB8C2EB" w14:textId="77777777" w:rsidR="00000000" w:rsidRDefault="007C71EE">
      <w:pPr>
        <w:pStyle w:val="a"/>
        <w:rPr>
          <w:rFonts w:hint="cs"/>
          <w:rtl/>
        </w:rPr>
      </w:pPr>
      <w:r>
        <w:rPr>
          <w:rFonts w:hint="cs"/>
          <w:rtl/>
        </w:rPr>
        <w:t>שמעתי את בקשתו של אדוני. אם אדוני חוזר בו מבקשתו - - -</w:t>
      </w:r>
    </w:p>
    <w:p w14:paraId="071AA6DD" w14:textId="77777777" w:rsidR="00000000" w:rsidRDefault="007C71EE">
      <w:pPr>
        <w:pStyle w:val="a"/>
        <w:rPr>
          <w:rFonts w:hint="cs"/>
          <w:rtl/>
        </w:rPr>
      </w:pPr>
    </w:p>
    <w:p w14:paraId="24801892" w14:textId="77777777" w:rsidR="00000000" w:rsidRDefault="007C71EE">
      <w:pPr>
        <w:pStyle w:val="ac"/>
        <w:rPr>
          <w:rtl/>
        </w:rPr>
      </w:pPr>
      <w:r>
        <w:rPr>
          <w:rFonts w:hint="eastAsia"/>
          <w:rtl/>
        </w:rPr>
        <w:t>אברהם</w:t>
      </w:r>
      <w:r>
        <w:rPr>
          <w:rtl/>
        </w:rPr>
        <w:t xml:space="preserve"> בורג (העבודה-מימד):</w:t>
      </w:r>
    </w:p>
    <w:p w14:paraId="613B59ED" w14:textId="77777777" w:rsidR="00000000" w:rsidRDefault="007C71EE">
      <w:pPr>
        <w:pStyle w:val="a"/>
        <w:rPr>
          <w:rFonts w:hint="cs"/>
          <w:rtl/>
        </w:rPr>
      </w:pPr>
    </w:p>
    <w:p w14:paraId="3CF5BE7A" w14:textId="77777777" w:rsidR="00000000" w:rsidRDefault="007C71EE">
      <w:pPr>
        <w:pStyle w:val="ad"/>
        <w:ind w:firstLine="720"/>
        <w:rPr>
          <w:rFonts w:hint="cs"/>
          <w:b w:val="0"/>
          <w:bCs w:val="0"/>
          <w:u w:val="none"/>
          <w:rtl/>
        </w:rPr>
      </w:pPr>
      <w:r>
        <w:rPr>
          <w:rFonts w:hint="cs"/>
          <w:b w:val="0"/>
          <w:bCs w:val="0"/>
          <w:u w:val="none"/>
          <w:rtl/>
        </w:rPr>
        <w:t xml:space="preserve">אם אדוני </w:t>
      </w:r>
      <w:r>
        <w:rPr>
          <w:rFonts w:hint="cs"/>
          <w:b w:val="0"/>
          <w:bCs w:val="0"/>
          <w:u w:val="none"/>
          <w:rtl/>
        </w:rPr>
        <w:t>מבקש, אני מוותר.</w:t>
      </w:r>
    </w:p>
    <w:p w14:paraId="3A991EF2" w14:textId="77777777" w:rsidR="00000000" w:rsidRDefault="007C71EE">
      <w:pPr>
        <w:pStyle w:val="ad"/>
        <w:rPr>
          <w:rFonts w:hint="cs"/>
          <w:b w:val="0"/>
          <w:bCs w:val="0"/>
          <w:u w:val="none"/>
          <w:rtl/>
        </w:rPr>
      </w:pPr>
    </w:p>
    <w:p w14:paraId="1F44EE7A" w14:textId="77777777" w:rsidR="00000000" w:rsidRDefault="007C71EE">
      <w:pPr>
        <w:pStyle w:val="ad"/>
        <w:rPr>
          <w:rFonts w:hint="cs"/>
          <w:rtl/>
        </w:rPr>
      </w:pPr>
    </w:p>
    <w:p w14:paraId="327D7984" w14:textId="77777777" w:rsidR="00000000" w:rsidRDefault="007C71EE">
      <w:pPr>
        <w:pStyle w:val="ad"/>
        <w:rPr>
          <w:rFonts w:hint="cs"/>
          <w:rtl/>
        </w:rPr>
      </w:pPr>
      <w:r>
        <w:rPr>
          <w:rFonts w:hint="cs"/>
          <w:rtl/>
        </w:rPr>
        <w:t>ה</w:t>
      </w:r>
      <w:r>
        <w:rPr>
          <w:rFonts w:hint="eastAsia"/>
          <w:rtl/>
        </w:rPr>
        <w:t>יו</w:t>
      </w:r>
      <w:r>
        <w:rPr>
          <w:rtl/>
        </w:rPr>
        <w:t>"ר ראובן ריבלין:</w:t>
      </w:r>
    </w:p>
    <w:p w14:paraId="12AB8377" w14:textId="77777777" w:rsidR="00000000" w:rsidRDefault="007C71EE">
      <w:pPr>
        <w:pStyle w:val="a"/>
        <w:rPr>
          <w:rFonts w:hint="cs"/>
          <w:rtl/>
        </w:rPr>
      </w:pPr>
    </w:p>
    <w:p w14:paraId="58DF1CC8" w14:textId="77777777" w:rsidR="00000000" w:rsidRDefault="007C71EE">
      <w:pPr>
        <w:pStyle w:val="a"/>
        <w:rPr>
          <w:rFonts w:hint="cs"/>
          <w:rtl/>
        </w:rPr>
      </w:pPr>
      <w:r>
        <w:rPr>
          <w:rFonts w:hint="cs"/>
          <w:rtl/>
        </w:rPr>
        <w:t>כי אני לא מתכוון להצביע הצבעות אישיות בנושאים כאלה.</w:t>
      </w:r>
    </w:p>
    <w:p w14:paraId="02601979" w14:textId="77777777" w:rsidR="00000000" w:rsidRDefault="007C71EE">
      <w:pPr>
        <w:pStyle w:val="a"/>
        <w:rPr>
          <w:rFonts w:hint="cs"/>
          <w:rtl/>
        </w:rPr>
      </w:pPr>
    </w:p>
    <w:p w14:paraId="3BBDF140" w14:textId="77777777" w:rsidR="00000000" w:rsidRDefault="007C71EE">
      <w:pPr>
        <w:pStyle w:val="a"/>
        <w:rPr>
          <w:rFonts w:hint="cs"/>
          <w:rtl/>
        </w:rPr>
      </w:pPr>
    </w:p>
    <w:p w14:paraId="00DD0A3C" w14:textId="77777777" w:rsidR="00000000" w:rsidRDefault="007C71EE">
      <w:pPr>
        <w:pStyle w:val="SubjectSub"/>
        <w:rPr>
          <w:rFonts w:hint="cs"/>
          <w:rtl/>
        </w:rPr>
      </w:pPr>
      <w:r>
        <w:rPr>
          <w:rFonts w:hint="cs"/>
          <w:rtl/>
        </w:rPr>
        <w:t>מסמכים שהונחו על שולחן הכנסת</w:t>
      </w:r>
    </w:p>
    <w:p w14:paraId="3ADE4C15" w14:textId="77777777" w:rsidR="00000000" w:rsidRDefault="007C71EE">
      <w:pPr>
        <w:pStyle w:val="a"/>
        <w:rPr>
          <w:rFonts w:hint="cs"/>
          <w:rtl/>
        </w:rPr>
      </w:pPr>
    </w:p>
    <w:p w14:paraId="7D198284" w14:textId="77777777" w:rsidR="00000000" w:rsidRDefault="007C71EE">
      <w:pPr>
        <w:pStyle w:val="ad"/>
        <w:rPr>
          <w:rtl/>
        </w:rPr>
      </w:pPr>
      <w:r>
        <w:rPr>
          <w:rtl/>
        </w:rPr>
        <w:t>היו"ר ראובן ריבלין:</w:t>
      </w:r>
    </w:p>
    <w:p w14:paraId="56B0F2CB" w14:textId="77777777" w:rsidR="00000000" w:rsidRDefault="007C71EE">
      <w:pPr>
        <w:pStyle w:val="a"/>
        <w:rPr>
          <w:rtl/>
        </w:rPr>
      </w:pPr>
    </w:p>
    <w:p w14:paraId="5D5F44DD" w14:textId="77777777" w:rsidR="00000000" w:rsidRDefault="007C71EE">
      <w:pPr>
        <w:pStyle w:val="a"/>
        <w:rPr>
          <w:rFonts w:hint="cs"/>
          <w:rtl/>
        </w:rPr>
      </w:pPr>
      <w:r>
        <w:rPr>
          <w:rFonts w:hint="cs"/>
          <w:rtl/>
        </w:rPr>
        <w:t>הודעה למזכיר הכנסת.</w:t>
      </w:r>
    </w:p>
    <w:p w14:paraId="2AE1BA70" w14:textId="77777777" w:rsidR="00000000" w:rsidRDefault="007C71EE">
      <w:pPr>
        <w:pStyle w:val="a"/>
        <w:rPr>
          <w:rFonts w:hint="cs"/>
          <w:rtl/>
        </w:rPr>
      </w:pPr>
    </w:p>
    <w:p w14:paraId="30BA2099" w14:textId="77777777" w:rsidR="00000000" w:rsidRDefault="007C71EE">
      <w:pPr>
        <w:pStyle w:val="Speaker"/>
        <w:rPr>
          <w:rtl/>
        </w:rPr>
      </w:pPr>
      <w:bookmarkStart w:id="2497" w:name="FS000000661T28_05_2003_15_34_08"/>
      <w:bookmarkEnd w:id="2497"/>
      <w:r>
        <w:rPr>
          <w:rFonts w:hint="eastAsia"/>
          <w:rtl/>
        </w:rPr>
        <w:t>מזכיר</w:t>
      </w:r>
      <w:r>
        <w:rPr>
          <w:rtl/>
        </w:rPr>
        <w:t xml:space="preserve"> הכנסת אריה האן:</w:t>
      </w:r>
    </w:p>
    <w:p w14:paraId="6F81531D" w14:textId="77777777" w:rsidR="00000000" w:rsidRDefault="007C71EE">
      <w:pPr>
        <w:pStyle w:val="a"/>
        <w:rPr>
          <w:rFonts w:hint="cs"/>
          <w:rtl/>
        </w:rPr>
      </w:pPr>
    </w:p>
    <w:p w14:paraId="4F5E6EF4" w14:textId="77777777" w:rsidR="00000000" w:rsidRDefault="007C71EE">
      <w:pPr>
        <w:pStyle w:val="a"/>
        <w:rPr>
          <w:rFonts w:hint="cs"/>
          <w:rtl/>
        </w:rPr>
      </w:pPr>
      <w:r>
        <w:rPr>
          <w:rFonts w:hint="cs"/>
          <w:rtl/>
        </w:rPr>
        <w:t>ברשות יושב-ראש הכנסת, הנני מתכבד להודיע, כי הונח על שולחן הכנסת לוח</w:t>
      </w:r>
      <w:r>
        <w:rPr>
          <w:rFonts w:hint="cs"/>
          <w:rtl/>
        </w:rPr>
        <w:t xml:space="preserve"> תיקונים להסתייגויות להצעת חוק התוכנית להבראת כלכלת ישראל (תיקוני חקיקה להשגת יעדי התקציב והמדיניות הכלכלית לשנות הכספים 2003 ו=2004), התשס"ג-2003. זה לוח מס'  2.  תודה רבה.</w:t>
      </w:r>
    </w:p>
    <w:p w14:paraId="74D3645F" w14:textId="77777777" w:rsidR="00000000" w:rsidRDefault="007C71EE">
      <w:pPr>
        <w:pStyle w:val="a"/>
        <w:rPr>
          <w:rFonts w:hint="cs"/>
          <w:rtl/>
        </w:rPr>
      </w:pPr>
    </w:p>
    <w:p w14:paraId="6CBE99A1" w14:textId="77777777" w:rsidR="00000000" w:rsidRDefault="007C71EE">
      <w:pPr>
        <w:pStyle w:val="a"/>
        <w:rPr>
          <w:rFonts w:hint="cs"/>
          <w:rtl/>
        </w:rPr>
      </w:pPr>
    </w:p>
    <w:p w14:paraId="67189EE9" w14:textId="77777777" w:rsidR="00000000" w:rsidRDefault="007C71EE">
      <w:pPr>
        <w:pStyle w:val="Subject"/>
        <w:rPr>
          <w:rFonts w:hint="cs"/>
          <w:u w:val="none"/>
          <w:rtl/>
        </w:rPr>
      </w:pPr>
      <w:r>
        <w:rPr>
          <w:u w:val="none"/>
          <w:rtl/>
        </w:rPr>
        <w:br/>
      </w:r>
      <w:r>
        <w:rPr>
          <w:u w:val="none"/>
          <w:rtl/>
        </w:rPr>
        <w:br/>
      </w:r>
      <w:r>
        <w:rPr>
          <w:rFonts w:hint="cs"/>
          <w:u w:val="none"/>
          <w:rtl/>
        </w:rPr>
        <w:t xml:space="preserve">הצעת חוק התוכנית להבראת כלכלת ישראל (תיקוני חקיקה </w:t>
      </w:r>
    </w:p>
    <w:p w14:paraId="3695405D" w14:textId="77777777" w:rsidR="00000000" w:rsidRDefault="007C71EE">
      <w:pPr>
        <w:pStyle w:val="Subject"/>
        <w:rPr>
          <w:rFonts w:hint="cs"/>
          <w:u w:val="none"/>
          <w:rtl/>
        </w:rPr>
      </w:pPr>
      <w:r>
        <w:rPr>
          <w:rFonts w:hint="cs"/>
          <w:u w:val="none"/>
          <w:rtl/>
        </w:rPr>
        <w:t>להשגת יעדי התקציב והמדיניות</w:t>
      </w:r>
      <w:r>
        <w:rPr>
          <w:rFonts w:hint="cs"/>
          <w:u w:val="none"/>
          <w:rtl/>
        </w:rPr>
        <w:t xml:space="preserve"> הכלכלית </w:t>
      </w:r>
    </w:p>
    <w:p w14:paraId="16D302F5" w14:textId="77777777" w:rsidR="00000000" w:rsidRDefault="007C71EE">
      <w:pPr>
        <w:pStyle w:val="Subject"/>
        <w:rPr>
          <w:rFonts w:hint="cs"/>
          <w:rtl/>
        </w:rPr>
      </w:pPr>
      <w:r>
        <w:rPr>
          <w:rFonts w:hint="cs"/>
          <w:rtl/>
        </w:rPr>
        <w:t>לשנות הכספים 2003 ו=2004), התשס"ג-2003;</w:t>
      </w:r>
      <w:r>
        <w:rPr>
          <w:rtl/>
        </w:rPr>
        <w:br/>
      </w:r>
      <w:r>
        <w:rPr>
          <w:rFonts w:hint="cs"/>
          <w:rtl/>
        </w:rPr>
        <w:t>הצעת חוק-יסוד: משק המדינה (תיקון מס' 6)</w:t>
      </w:r>
    </w:p>
    <w:p w14:paraId="38253C4F" w14:textId="77777777" w:rsidR="00000000" w:rsidRDefault="007C71EE">
      <w:pPr>
        <w:pStyle w:val="Subject"/>
        <w:rPr>
          <w:rFonts w:hint="cs"/>
          <w:u w:val="none"/>
          <w:rtl/>
        </w:rPr>
      </w:pPr>
      <w:r>
        <w:rPr>
          <w:rFonts w:hint="cs"/>
          <w:u w:val="none"/>
          <w:rtl/>
        </w:rPr>
        <w:t>(קריאה שנייה וקריאה שלישית)</w:t>
      </w:r>
    </w:p>
    <w:p w14:paraId="07876B3C" w14:textId="77777777" w:rsidR="00000000" w:rsidRDefault="007C71EE">
      <w:pPr>
        <w:pStyle w:val="ad"/>
        <w:rPr>
          <w:rFonts w:hint="cs"/>
          <w:rtl/>
        </w:rPr>
      </w:pPr>
    </w:p>
    <w:p w14:paraId="712989AD" w14:textId="77777777" w:rsidR="00000000" w:rsidRDefault="007C71EE">
      <w:pPr>
        <w:pStyle w:val="ad"/>
        <w:rPr>
          <w:rtl/>
        </w:rPr>
      </w:pPr>
      <w:r>
        <w:rPr>
          <w:rtl/>
        </w:rPr>
        <w:t>היו"ר ראובן ריבלין:</w:t>
      </w:r>
    </w:p>
    <w:p w14:paraId="6193AA7B" w14:textId="77777777" w:rsidR="00000000" w:rsidRDefault="007C71EE">
      <w:pPr>
        <w:pStyle w:val="a"/>
        <w:rPr>
          <w:rtl/>
        </w:rPr>
      </w:pPr>
    </w:p>
    <w:p w14:paraId="79001B9A" w14:textId="77777777" w:rsidR="00000000" w:rsidRDefault="007C71EE">
      <w:pPr>
        <w:pStyle w:val="a"/>
        <w:rPr>
          <w:rFonts w:hint="cs"/>
          <w:rtl/>
        </w:rPr>
      </w:pPr>
      <w:r>
        <w:rPr>
          <w:rFonts w:hint="cs"/>
          <w:rtl/>
        </w:rPr>
        <w:t xml:space="preserve">רבותי חברי הכנסת, אנחנו מתחילים בסדרת ההצבעות, בשעה טובה. </w:t>
      </w:r>
    </w:p>
    <w:p w14:paraId="142FEADE" w14:textId="77777777" w:rsidR="00000000" w:rsidRDefault="007C71EE">
      <w:pPr>
        <w:pStyle w:val="a"/>
        <w:rPr>
          <w:rFonts w:hint="cs"/>
          <w:rtl/>
        </w:rPr>
      </w:pPr>
    </w:p>
    <w:p w14:paraId="0D520D4F" w14:textId="77777777" w:rsidR="00000000" w:rsidRDefault="007C71EE">
      <w:pPr>
        <w:pStyle w:val="a"/>
        <w:rPr>
          <w:rFonts w:hint="cs"/>
          <w:rtl/>
        </w:rPr>
      </w:pPr>
      <w:r>
        <w:rPr>
          <w:rFonts w:hint="cs"/>
          <w:rtl/>
        </w:rPr>
        <w:t>לשם החוק, אנחנו מצביעים הצבעה ראשונה אלקטרונית רק כדי לר</w:t>
      </w:r>
      <w:r>
        <w:rPr>
          <w:rFonts w:hint="cs"/>
          <w:rtl/>
        </w:rPr>
        <w:t xml:space="preserve">אות את המצב. </w:t>
      </w:r>
    </w:p>
    <w:p w14:paraId="1FD54E31" w14:textId="77777777" w:rsidR="00000000" w:rsidRDefault="007C71EE">
      <w:pPr>
        <w:pStyle w:val="a"/>
        <w:rPr>
          <w:rFonts w:hint="cs"/>
          <w:rtl/>
        </w:rPr>
      </w:pPr>
    </w:p>
    <w:p w14:paraId="55257402" w14:textId="77777777" w:rsidR="00000000" w:rsidRDefault="007C71EE">
      <w:pPr>
        <w:pStyle w:val="ac"/>
        <w:rPr>
          <w:rtl/>
        </w:rPr>
      </w:pPr>
      <w:r>
        <w:rPr>
          <w:rFonts w:hint="eastAsia"/>
          <w:rtl/>
        </w:rPr>
        <w:t>מוחמד</w:t>
      </w:r>
      <w:r>
        <w:rPr>
          <w:rtl/>
        </w:rPr>
        <w:t xml:space="preserve"> ברכה (חד"ש-תע"ל):</w:t>
      </w:r>
    </w:p>
    <w:p w14:paraId="18E05223" w14:textId="77777777" w:rsidR="00000000" w:rsidRDefault="007C71EE">
      <w:pPr>
        <w:pStyle w:val="a"/>
        <w:rPr>
          <w:rFonts w:hint="cs"/>
          <w:rtl/>
        </w:rPr>
      </w:pPr>
    </w:p>
    <w:p w14:paraId="70BBC148" w14:textId="77777777" w:rsidR="00000000" w:rsidRDefault="007C71EE">
      <w:pPr>
        <w:pStyle w:val="a"/>
        <w:rPr>
          <w:rFonts w:hint="cs"/>
          <w:rtl/>
        </w:rPr>
      </w:pPr>
      <w:r>
        <w:rPr>
          <w:rFonts w:hint="cs"/>
          <w:rtl/>
        </w:rPr>
        <w:t>האם התיקונים הם טכניים או מהותיים?</w:t>
      </w:r>
    </w:p>
    <w:p w14:paraId="6DF2ECAD" w14:textId="77777777" w:rsidR="00000000" w:rsidRDefault="007C71EE">
      <w:pPr>
        <w:pStyle w:val="a"/>
        <w:rPr>
          <w:rFonts w:hint="cs"/>
          <w:rtl/>
        </w:rPr>
      </w:pPr>
    </w:p>
    <w:p w14:paraId="1B6E9D10" w14:textId="77777777" w:rsidR="00000000" w:rsidRDefault="007C71EE">
      <w:pPr>
        <w:pStyle w:val="ad"/>
        <w:rPr>
          <w:rtl/>
        </w:rPr>
      </w:pPr>
      <w:r>
        <w:rPr>
          <w:rtl/>
        </w:rPr>
        <w:t>היו"ר ראובן ריבלין:</w:t>
      </w:r>
    </w:p>
    <w:p w14:paraId="7D8C3E28" w14:textId="77777777" w:rsidR="00000000" w:rsidRDefault="007C71EE">
      <w:pPr>
        <w:pStyle w:val="a"/>
        <w:rPr>
          <w:rtl/>
        </w:rPr>
      </w:pPr>
    </w:p>
    <w:p w14:paraId="08399273" w14:textId="77777777" w:rsidR="00000000" w:rsidRDefault="007C71EE">
      <w:pPr>
        <w:pStyle w:val="a"/>
        <w:rPr>
          <w:rFonts w:hint="cs"/>
          <w:rtl/>
        </w:rPr>
      </w:pPr>
      <w:r>
        <w:rPr>
          <w:rFonts w:hint="cs"/>
          <w:rtl/>
        </w:rPr>
        <w:t xml:space="preserve">יש ממין כזה ויש ממין כזה. </w:t>
      </w:r>
    </w:p>
    <w:p w14:paraId="23B3FA74" w14:textId="77777777" w:rsidR="00000000" w:rsidRDefault="007C71EE">
      <w:pPr>
        <w:pStyle w:val="a"/>
        <w:rPr>
          <w:rFonts w:hint="cs"/>
          <w:rtl/>
        </w:rPr>
      </w:pPr>
    </w:p>
    <w:p w14:paraId="4A9C0237" w14:textId="77777777" w:rsidR="00000000" w:rsidRDefault="007C71EE">
      <w:pPr>
        <w:pStyle w:val="ac"/>
        <w:rPr>
          <w:rtl/>
        </w:rPr>
      </w:pPr>
      <w:r>
        <w:rPr>
          <w:rFonts w:hint="eastAsia"/>
          <w:rtl/>
        </w:rPr>
        <w:t>מוחמד</w:t>
      </w:r>
      <w:r>
        <w:rPr>
          <w:rtl/>
        </w:rPr>
        <w:t xml:space="preserve"> ברכה (חד"ש-תע"ל):</w:t>
      </w:r>
    </w:p>
    <w:p w14:paraId="5E0DDC28" w14:textId="77777777" w:rsidR="00000000" w:rsidRDefault="007C71EE">
      <w:pPr>
        <w:pStyle w:val="a"/>
        <w:rPr>
          <w:rFonts w:hint="cs"/>
          <w:rtl/>
        </w:rPr>
      </w:pPr>
    </w:p>
    <w:p w14:paraId="54C3E51D" w14:textId="77777777" w:rsidR="00000000" w:rsidRDefault="007C71EE">
      <w:pPr>
        <w:pStyle w:val="a"/>
        <w:rPr>
          <w:rFonts w:hint="cs"/>
          <w:rtl/>
        </w:rPr>
      </w:pPr>
      <w:r>
        <w:rPr>
          <w:rFonts w:hint="cs"/>
          <w:rtl/>
        </w:rPr>
        <w:t>הוא לא הונח.</w:t>
      </w:r>
    </w:p>
    <w:p w14:paraId="7A3969AA" w14:textId="77777777" w:rsidR="00000000" w:rsidRDefault="007C71EE">
      <w:pPr>
        <w:pStyle w:val="a"/>
        <w:rPr>
          <w:rFonts w:hint="cs"/>
          <w:rtl/>
        </w:rPr>
      </w:pPr>
    </w:p>
    <w:p w14:paraId="0797A0B0" w14:textId="77777777" w:rsidR="00000000" w:rsidRDefault="007C71EE">
      <w:pPr>
        <w:pStyle w:val="ad"/>
        <w:rPr>
          <w:rtl/>
        </w:rPr>
      </w:pPr>
      <w:r>
        <w:rPr>
          <w:rtl/>
        </w:rPr>
        <w:t>היו"ר ראובן ריבלין:</w:t>
      </w:r>
    </w:p>
    <w:p w14:paraId="5EFC3236" w14:textId="77777777" w:rsidR="00000000" w:rsidRDefault="007C71EE">
      <w:pPr>
        <w:pStyle w:val="a"/>
        <w:rPr>
          <w:rtl/>
        </w:rPr>
      </w:pPr>
    </w:p>
    <w:p w14:paraId="0C1F3D41" w14:textId="77777777" w:rsidR="00000000" w:rsidRDefault="007C71EE">
      <w:pPr>
        <w:pStyle w:val="a"/>
        <w:rPr>
          <w:rFonts w:hint="cs"/>
          <w:rtl/>
        </w:rPr>
      </w:pPr>
      <w:r>
        <w:rPr>
          <w:rFonts w:hint="cs"/>
          <w:rtl/>
        </w:rPr>
        <w:t xml:space="preserve">הונח. </w:t>
      </w:r>
    </w:p>
    <w:p w14:paraId="257D8EDA" w14:textId="77777777" w:rsidR="00000000" w:rsidRDefault="007C71EE">
      <w:pPr>
        <w:pStyle w:val="a"/>
        <w:rPr>
          <w:rFonts w:hint="cs"/>
          <w:rtl/>
        </w:rPr>
      </w:pPr>
    </w:p>
    <w:p w14:paraId="5CDE096D" w14:textId="77777777" w:rsidR="00000000" w:rsidRDefault="007C71EE">
      <w:pPr>
        <w:pStyle w:val="a"/>
        <w:rPr>
          <w:rFonts w:hint="cs"/>
          <w:rtl/>
        </w:rPr>
      </w:pPr>
      <w:r>
        <w:rPr>
          <w:rFonts w:hint="cs"/>
          <w:rtl/>
        </w:rPr>
        <w:t xml:space="preserve">רבותי חברי הכנסת, ההצבעה הראשונה היא על הסתייגותו של חבר הכנסת </w:t>
      </w:r>
      <w:r>
        <w:rPr>
          <w:rFonts w:hint="cs"/>
          <w:rtl/>
        </w:rPr>
        <w:t>משה גפני. מי בעד, מי נגד, מי נמנע - נא להצביע.</w:t>
      </w:r>
    </w:p>
    <w:p w14:paraId="4D1C7855" w14:textId="77777777" w:rsidR="00000000" w:rsidRDefault="007C71EE">
      <w:pPr>
        <w:pStyle w:val="a"/>
        <w:rPr>
          <w:rFonts w:hint="cs"/>
          <w:rtl/>
        </w:rPr>
      </w:pPr>
    </w:p>
    <w:p w14:paraId="584137A2" w14:textId="77777777" w:rsidR="00000000" w:rsidRDefault="007C71EE">
      <w:pPr>
        <w:pStyle w:val="a"/>
        <w:jc w:val="center"/>
        <w:rPr>
          <w:rFonts w:hint="cs"/>
          <w:b/>
          <w:bCs/>
          <w:rtl/>
        </w:rPr>
      </w:pPr>
      <w:r>
        <w:rPr>
          <w:rFonts w:hint="cs"/>
          <w:b/>
          <w:bCs/>
          <w:rtl/>
        </w:rPr>
        <w:t>הצבעה מס' 5</w:t>
      </w:r>
    </w:p>
    <w:p w14:paraId="59002B20" w14:textId="77777777" w:rsidR="00000000" w:rsidRDefault="007C71EE">
      <w:pPr>
        <w:pStyle w:val="a"/>
        <w:jc w:val="center"/>
        <w:rPr>
          <w:rFonts w:hint="cs"/>
          <w:b/>
          <w:bCs/>
          <w:rtl/>
        </w:rPr>
      </w:pPr>
    </w:p>
    <w:p w14:paraId="76834C54"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46</w:t>
      </w:r>
    </w:p>
    <w:p w14:paraId="26142D53" w14:textId="77777777" w:rsidR="00000000" w:rsidRDefault="007C71EE">
      <w:pPr>
        <w:pStyle w:val="a"/>
        <w:jc w:val="center"/>
        <w:rPr>
          <w:rFonts w:hint="cs"/>
          <w:rtl/>
        </w:rPr>
      </w:pPr>
      <w:r>
        <w:rPr>
          <w:rFonts w:hint="cs"/>
          <w:rtl/>
        </w:rPr>
        <w:t xml:space="preserve">נגד </w:t>
      </w:r>
      <w:r>
        <w:rPr>
          <w:rtl/>
        </w:rPr>
        <w:t>–</w:t>
      </w:r>
      <w:r>
        <w:rPr>
          <w:rFonts w:hint="cs"/>
          <w:rtl/>
        </w:rPr>
        <w:t xml:space="preserve"> 61</w:t>
      </w:r>
    </w:p>
    <w:p w14:paraId="6F1B97E6" w14:textId="77777777" w:rsidR="00000000" w:rsidRDefault="007C71EE">
      <w:pPr>
        <w:pStyle w:val="a"/>
        <w:jc w:val="center"/>
        <w:rPr>
          <w:rFonts w:hint="cs"/>
          <w:rtl/>
        </w:rPr>
      </w:pPr>
      <w:r>
        <w:rPr>
          <w:rFonts w:hint="cs"/>
          <w:rtl/>
        </w:rPr>
        <w:t xml:space="preserve">נמנעים </w:t>
      </w:r>
      <w:r>
        <w:rPr>
          <w:rtl/>
        </w:rPr>
        <w:t>–</w:t>
      </w:r>
      <w:r>
        <w:rPr>
          <w:rFonts w:hint="cs"/>
          <w:rtl/>
        </w:rPr>
        <w:t xml:space="preserve"> 1</w:t>
      </w:r>
    </w:p>
    <w:p w14:paraId="109F4F17" w14:textId="77777777" w:rsidR="00000000" w:rsidRDefault="007C71EE">
      <w:pPr>
        <w:pStyle w:val="a"/>
        <w:jc w:val="center"/>
        <w:rPr>
          <w:rFonts w:hint="cs"/>
          <w:rtl/>
        </w:rPr>
      </w:pPr>
      <w:r>
        <w:rPr>
          <w:rFonts w:hint="cs"/>
          <w:rtl/>
        </w:rPr>
        <w:t>ההסתייגות של חבר הכנסת משה גפני לשם החוק לא נתקבלה.</w:t>
      </w:r>
    </w:p>
    <w:p w14:paraId="4AA9D4A3" w14:textId="77777777" w:rsidR="00000000" w:rsidRDefault="007C71EE">
      <w:pPr>
        <w:pStyle w:val="a"/>
        <w:jc w:val="center"/>
        <w:rPr>
          <w:rFonts w:hint="cs"/>
          <w:rtl/>
        </w:rPr>
      </w:pPr>
    </w:p>
    <w:p w14:paraId="704F3C4A" w14:textId="77777777" w:rsidR="00000000" w:rsidRDefault="007C71EE">
      <w:pPr>
        <w:pStyle w:val="ad"/>
        <w:rPr>
          <w:rtl/>
        </w:rPr>
      </w:pPr>
    </w:p>
    <w:p w14:paraId="2AC8E33D" w14:textId="77777777" w:rsidR="00000000" w:rsidRDefault="007C71EE">
      <w:pPr>
        <w:pStyle w:val="ad"/>
        <w:rPr>
          <w:rtl/>
        </w:rPr>
      </w:pPr>
      <w:r>
        <w:rPr>
          <w:rtl/>
        </w:rPr>
        <w:t>היו"ר ראובן ריבלין:</w:t>
      </w:r>
    </w:p>
    <w:p w14:paraId="77C2547A" w14:textId="77777777" w:rsidR="00000000" w:rsidRDefault="007C71EE">
      <w:pPr>
        <w:pStyle w:val="a"/>
        <w:rPr>
          <w:rtl/>
        </w:rPr>
      </w:pPr>
    </w:p>
    <w:p w14:paraId="752FCACC" w14:textId="77777777" w:rsidR="00000000" w:rsidRDefault="007C71EE">
      <w:pPr>
        <w:pStyle w:val="a"/>
        <w:rPr>
          <w:rFonts w:hint="cs"/>
          <w:rtl/>
        </w:rPr>
      </w:pPr>
      <w:r>
        <w:rPr>
          <w:rFonts w:hint="cs"/>
          <w:rtl/>
        </w:rPr>
        <w:t>בהתנגדותם של 61, לעומת 46, שביקשו לתמוך בהסתייגות, ונמנע אחד, אני קובע שההסתייגות</w:t>
      </w:r>
      <w:r>
        <w:rPr>
          <w:rFonts w:hint="cs"/>
          <w:rtl/>
        </w:rPr>
        <w:t xml:space="preserve"> לא נתקבלה. </w:t>
      </w:r>
    </w:p>
    <w:p w14:paraId="4583E553" w14:textId="77777777" w:rsidR="00000000" w:rsidRDefault="007C71EE">
      <w:pPr>
        <w:pStyle w:val="a"/>
        <w:rPr>
          <w:rFonts w:hint="cs"/>
          <w:rtl/>
        </w:rPr>
      </w:pPr>
      <w:r>
        <w:rPr>
          <w:rFonts w:hint="cs"/>
          <w:rtl/>
        </w:rPr>
        <w:t xml:space="preserve"> </w:t>
      </w:r>
    </w:p>
    <w:p w14:paraId="70018CAC" w14:textId="77777777" w:rsidR="00000000" w:rsidRDefault="007C71EE">
      <w:pPr>
        <w:pStyle w:val="a"/>
        <w:rPr>
          <w:rFonts w:hint="cs"/>
          <w:rtl/>
        </w:rPr>
      </w:pPr>
      <w:r>
        <w:rPr>
          <w:rFonts w:hint="cs"/>
          <w:rtl/>
        </w:rPr>
        <w:t xml:space="preserve">אנחנו נקיים הצבעה אלקטרונית נוספת על ההסתייגות של חברי הכנסת בורג, מצנע, בן-אליעזר,  ועוד, להלן - קבוצת בורג. מי בעד, מי נגד </w:t>
      </w:r>
      <w:r>
        <w:rPr>
          <w:rtl/>
        </w:rPr>
        <w:t>–</w:t>
      </w:r>
      <w:r>
        <w:rPr>
          <w:rFonts w:hint="cs"/>
          <w:rtl/>
        </w:rPr>
        <w:t xml:space="preserve"> נא להצביע. </w:t>
      </w:r>
    </w:p>
    <w:p w14:paraId="067E956E" w14:textId="77777777" w:rsidR="00000000" w:rsidRDefault="007C71EE">
      <w:pPr>
        <w:pStyle w:val="a"/>
        <w:rPr>
          <w:rFonts w:hint="cs"/>
          <w:rtl/>
        </w:rPr>
      </w:pPr>
      <w:r>
        <w:rPr>
          <w:rFonts w:hint="cs"/>
          <w:rtl/>
        </w:rPr>
        <w:t xml:space="preserve"> </w:t>
      </w:r>
    </w:p>
    <w:p w14:paraId="413742A6" w14:textId="77777777" w:rsidR="00000000" w:rsidRDefault="007C71EE">
      <w:pPr>
        <w:pStyle w:val="a"/>
        <w:jc w:val="center"/>
        <w:rPr>
          <w:rFonts w:hint="cs"/>
          <w:b/>
          <w:bCs/>
          <w:rtl/>
        </w:rPr>
      </w:pPr>
      <w:r>
        <w:rPr>
          <w:rFonts w:hint="cs"/>
          <w:b/>
          <w:bCs/>
          <w:rtl/>
        </w:rPr>
        <w:t>הצבעה מס' 6</w:t>
      </w:r>
    </w:p>
    <w:p w14:paraId="0004C229" w14:textId="77777777" w:rsidR="00000000" w:rsidRDefault="007C71EE">
      <w:pPr>
        <w:pStyle w:val="a"/>
        <w:jc w:val="center"/>
        <w:rPr>
          <w:rFonts w:hint="cs"/>
          <w:b/>
          <w:bCs/>
          <w:rtl/>
        </w:rPr>
      </w:pPr>
    </w:p>
    <w:p w14:paraId="519948EE"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47</w:t>
      </w:r>
    </w:p>
    <w:p w14:paraId="008FA87C" w14:textId="77777777" w:rsidR="00000000" w:rsidRDefault="007C71EE">
      <w:pPr>
        <w:pStyle w:val="a"/>
        <w:jc w:val="center"/>
        <w:rPr>
          <w:rFonts w:hint="cs"/>
          <w:rtl/>
        </w:rPr>
      </w:pPr>
      <w:r>
        <w:rPr>
          <w:rFonts w:hint="cs"/>
          <w:rtl/>
        </w:rPr>
        <w:t xml:space="preserve">נגד </w:t>
      </w:r>
      <w:r>
        <w:rPr>
          <w:rtl/>
        </w:rPr>
        <w:t>–</w:t>
      </w:r>
      <w:r>
        <w:rPr>
          <w:rFonts w:hint="cs"/>
          <w:rtl/>
        </w:rPr>
        <w:t xml:space="preserve"> 61</w:t>
      </w:r>
    </w:p>
    <w:p w14:paraId="223F4C1B" w14:textId="77777777" w:rsidR="00000000" w:rsidRDefault="007C71EE">
      <w:pPr>
        <w:pStyle w:val="a"/>
        <w:jc w:val="center"/>
        <w:rPr>
          <w:rFonts w:hint="cs"/>
          <w:rtl/>
        </w:rPr>
      </w:pPr>
      <w:r>
        <w:rPr>
          <w:rFonts w:hint="cs"/>
          <w:rtl/>
        </w:rPr>
        <w:t xml:space="preserve">נמנעים </w:t>
      </w:r>
      <w:r>
        <w:rPr>
          <w:rtl/>
        </w:rPr>
        <w:t>–</w:t>
      </w:r>
      <w:r>
        <w:rPr>
          <w:rFonts w:hint="cs"/>
          <w:rtl/>
        </w:rPr>
        <w:t xml:space="preserve"> 1</w:t>
      </w:r>
    </w:p>
    <w:p w14:paraId="71575DFB" w14:textId="77777777" w:rsidR="00000000" w:rsidRDefault="007C71EE">
      <w:pPr>
        <w:pStyle w:val="a"/>
        <w:jc w:val="center"/>
        <w:rPr>
          <w:rFonts w:hint="cs"/>
          <w:rtl/>
        </w:rPr>
      </w:pPr>
      <w:r>
        <w:rPr>
          <w:rFonts w:hint="cs"/>
          <w:rtl/>
        </w:rPr>
        <w:t>ההסתייגות של קבוצת חבר הכנסת אברהם בורג לשם החוק</w:t>
      </w:r>
      <w:r>
        <w:rPr>
          <w:rFonts w:hint="cs"/>
          <w:rtl/>
        </w:rPr>
        <w:t xml:space="preserve"> לא נתקבלה.</w:t>
      </w:r>
    </w:p>
    <w:p w14:paraId="3FBD580A" w14:textId="77777777" w:rsidR="00000000" w:rsidRDefault="007C71EE">
      <w:pPr>
        <w:pStyle w:val="a"/>
        <w:jc w:val="center"/>
        <w:rPr>
          <w:rFonts w:hint="cs"/>
          <w:rtl/>
        </w:rPr>
      </w:pPr>
    </w:p>
    <w:p w14:paraId="5DE73E70" w14:textId="77777777" w:rsidR="00000000" w:rsidRDefault="007C71EE">
      <w:pPr>
        <w:pStyle w:val="ad"/>
        <w:rPr>
          <w:rtl/>
        </w:rPr>
      </w:pPr>
      <w:r>
        <w:rPr>
          <w:rtl/>
        </w:rPr>
        <w:t>היו"ר ראובן ריבלין:</w:t>
      </w:r>
    </w:p>
    <w:p w14:paraId="0B53417B" w14:textId="77777777" w:rsidR="00000000" w:rsidRDefault="007C71EE">
      <w:pPr>
        <w:pStyle w:val="a"/>
        <w:rPr>
          <w:rtl/>
        </w:rPr>
      </w:pPr>
    </w:p>
    <w:p w14:paraId="1403C9A7" w14:textId="77777777" w:rsidR="00000000" w:rsidRDefault="007C71EE">
      <w:pPr>
        <w:pStyle w:val="a"/>
        <w:rPr>
          <w:rFonts w:hint="cs"/>
          <w:rtl/>
        </w:rPr>
      </w:pPr>
      <w:r>
        <w:rPr>
          <w:rFonts w:hint="cs"/>
          <w:rtl/>
        </w:rPr>
        <w:t>ובכן, 61 דוחים, 47 תומכים, אחד נמנע. ההסתייגות לא נתקבלה.</w:t>
      </w:r>
    </w:p>
    <w:p w14:paraId="705BC775" w14:textId="77777777" w:rsidR="00000000" w:rsidRDefault="007C71EE">
      <w:pPr>
        <w:pStyle w:val="a"/>
        <w:rPr>
          <w:rFonts w:hint="cs"/>
          <w:rtl/>
        </w:rPr>
      </w:pPr>
    </w:p>
    <w:p w14:paraId="0BFFD1C3" w14:textId="77777777" w:rsidR="00000000" w:rsidRDefault="007C71EE">
      <w:pPr>
        <w:pStyle w:val="a"/>
        <w:rPr>
          <w:rFonts w:hint="cs"/>
          <w:rtl/>
        </w:rPr>
      </w:pPr>
      <w:r>
        <w:rPr>
          <w:rFonts w:hint="cs"/>
          <w:rtl/>
        </w:rPr>
        <w:t xml:space="preserve">רבותי חברי הכנסת, מרגע זה עד להודעה חדשה אני מצביע בהרמת יד. הסתייגות של חברי הכנסת אורון, וילן, שריד, כהן, גלאון ורומן ברונפמן, להלן </w:t>
      </w:r>
      <w:r>
        <w:rPr>
          <w:rtl/>
        </w:rPr>
        <w:t>–</w:t>
      </w:r>
      <w:r>
        <w:rPr>
          <w:rFonts w:hint="cs"/>
          <w:rtl/>
        </w:rPr>
        <w:t xml:space="preserve"> קבוצת מרצ. מי בעד ההסתייגות</w:t>
      </w:r>
      <w:r>
        <w:rPr>
          <w:rFonts w:hint="cs"/>
          <w:rtl/>
        </w:rPr>
        <w:t xml:space="preserve"> -  נא להצביע. מי נגד? מי נמנע?</w:t>
      </w:r>
    </w:p>
    <w:p w14:paraId="701EDBDC" w14:textId="77777777" w:rsidR="00000000" w:rsidRDefault="007C71EE">
      <w:pPr>
        <w:pStyle w:val="a"/>
        <w:rPr>
          <w:rFonts w:hint="cs"/>
          <w:rtl/>
        </w:rPr>
      </w:pPr>
    </w:p>
    <w:p w14:paraId="6AE585B3" w14:textId="77777777" w:rsidR="00000000" w:rsidRDefault="007C71EE">
      <w:pPr>
        <w:pStyle w:val="a"/>
        <w:jc w:val="center"/>
        <w:rPr>
          <w:rFonts w:hint="cs"/>
          <w:b/>
          <w:bCs/>
          <w:rtl/>
        </w:rPr>
      </w:pPr>
      <w:r>
        <w:rPr>
          <w:rFonts w:hint="cs"/>
          <w:b/>
          <w:bCs/>
          <w:rtl/>
        </w:rPr>
        <w:t>הצבעה</w:t>
      </w:r>
    </w:p>
    <w:p w14:paraId="02470AC2" w14:textId="77777777" w:rsidR="00000000" w:rsidRDefault="007C71EE">
      <w:pPr>
        <w:pStyle w:val="a"/>
        <w:jc w:val="center"/>
        <w:rPr>
          <w:rFonts w:hint="cs"/>
          <w:b/>
          <w:bCs/>
          <w:rtl/>
        </w:rPr>
      </w:pPr>
    </w:p>
    <w:p w14:paraId="7A746926" w14:textId="77777777" w:rsidR="00000000" w:rsidRDefault="007C71EE">
      <w:pPr>
        <w:pStyle w:val="a"/>
        <w:jc w:val="center"/>
        <w:rPr>
          <w:rFonts w:hint="cs"/>
          <w:rtl/>
        </w:rPr>
      </w:pPr>
      <w:r>
        <w:rPr>
          <w:rFonts w:hint="cs"/>
          <w:rtl/>
        </w:rPr>
        <w:t>ההסתייגות של קבוצת סיעת מרצ לשם החוק לא נתקבלה.</w:t>
      </w:r>
    </w:p>
    <w:p w14:paraId="5EF2CB3E" w14:textId="77777777" w:rsidR="00000000" w:rsidRDefault="007C71EE">
      <w:pPr>
        <w:pStyle w:val="a"/>
        <w:jc w:val="center"/>
        <w:rPr>
          <w:rFonts w:hint="cs"/>
          <w:rtl/>
        </w:rPr>
      </w:pPr>
    </w:p>
    <w:p w14:paraId="236C04C8" w14:textId="77777777" w:rsidR="00000000" w:rsidRDefault="007C71EE">
      <w:pPr>
        <w:pStyle w:val="ad"/>
        <w:rPr>
          <w:rtl/>
        </w:rPr>
      </w:pPr>
      <w:r>
        <w:rPr>
          <w:rtl/>
        </w:rPr>
        <w:t>היו"ר ראובן ריבלין:</w:t>
      </w:r>
    </w:p>
    <w:p w14:paraId="02003EC8" w14:textId="77777777" w:rsidR="00000000" w:rsidRDefault="007C71EE">
      <w:pPr>
        <w:pStyle w:val="a"/>
        <w:rPr>
          <w:rtl/>
        </w:rPr>
      </w:pPr>
    </w:p>
    <w:p w14:paraId="5E753521" w14:textId="77777777" w:rsidR="00000000" w:rsidRDefault="007C71EE">
      <w:pPr>
        <w:pStyle w:val="a"/>
        <w:rPr>
          <w:rFonts w:hint="cs"/>
          <w:rtl/>
        </w:rPr>
      </w:pPr>
      <w:r>
        <w:rPr>
          <w:rFonts w:hint="cs"/>
          <w:rtl/>
        </w:rPr>
        <w:t>אני קובע שההסתייגות לא נתקבלה.</w:t>
      </w:r>
    </w:p>
    <w:p w14:paraId="51840EDA" w14:textId="77777777" w:rsidR="00000000" w:rsidRDefault="007C71EE">
      <w:pPr>
        <w:pStyle w:val="a"/>
        <w:ind w:firstLine="0"/>
        <w:rPr>
          <w:rFonts w:hint="cs"/>
          <w:rtl/>
        </w:rPr>
      </w:pPr>
    </w:p>
    <w:p w14:paraId="523AA633" w14:textId="77777777" w:rsidR="00000000" w:rsidRDefault="007C71EE">
      <w:pPr>
        <w:pStyle w:val="a"/>
        <w:rPr>
          <w:rFonts w:hint="cs"/>
          <w:rtl/>
        </w:rPr>
      </w:pPr>
      <w:r>
        <w:rPr>
          <w:rFonts w:hint="cs"/>
          <w:rtl/>
        </w:rPr>
        <w:t xml:space="preserve">נעבור להצבעה על ההסתייגות של חברי הכנסת מוחמד ברכה, עסאם מח'ול ואחמד טיבי, להלן </w:t>
      </w:r>
      <w:r>
        <w:rPr>
          <w:rtl/>
        </w:rPr>
        <w:t>–</w:t>
      </w:r>
      <w:r>
        <w:rPr>
          <w:rFonts w:hint="cs"/>
          <w:rtl/>
        </w:rPr>
        <w:t xml:space="preserve"> קבוצת ברכה, וחבר הכנסת טלב אלסאנ</w:t>
      </w:r>
      <w:r>
        <w:rPr>
          <w:rFonts w:hint="cs"/>
          <w:rtl/>
        </w:rPr>
        <w:t>ע. נא להצביע בהרמת יד. מי בעד? מי נגד? מי נמנע?</w:t>
      </w:r>
    </w:p>
    <w:p w14:paraId="2F06C6AC" w14:textId="77777777" w:rsidR="00000000" w:rsidRDefault="007C71EE">
      <w:pPr>
        <w:pStyle w:val="a"/>
        <w:rPr>
          <w:rFonts w:hint="cs"/>
          <w:rtl/>
        </w:rPr>
      </w:pPr>
    </w:p>
    <w:p w14:paraId="32008DA6" w14:textId="77777777" w:rsidR="00000000" w:rsidRDefault="007C71EE">
      <w:pPr>
        <w:pStyle w:val="a"/>
        <w:jc w:val="center"/>
        <w:rPr>
          <w:rFonts w:hint="cs"/>
          <w:b/>
          <w:bCs/>
          <w:rtl/>
        </w:rPr>
      </w:pPr>
      <w:r>
        <w:rPr>
          <w:rFonts w:hint="cs"/>
          <w:b/>
          <w:bCs/>
          <w:rtl/>
        </w:rPr>
        <w:t>הצבעה</w:t>
      </w:r>
    </w:p>
    <w:p w14:paraId="5A46F8FD" w14:textId="77777777" w:rsidR="00000000" w:rsidRDefault="007C71EE">
      <w:pPr>
        <w:pStyle w:val="a"/>
        <w:jc w:val="center"/>
        <w:rPr>
          <w:rFonts w:hint="cs"/>
          <w:rtl/>
        </w:rPr>
      </w:pPr>
    </w:p>
    <w:p w14:paraId="6FCADA06" w14:textId="77777777" w:rsidR="00000000" w:rsidRDefault="007C71EE">
      <w:pPr>
        <w:pStyle w:val="a"/>
        <w:jc w:val="center"/>
        <w:rPr>
          <w:rFonts w:hint="cs"/>
          <w:rtl/>
        </w:rPr>
      </w:pPr>
      <w:r>
        <w:rPr>
          <w:rFonts w:hint="cs"/>
          <w:rtl/>
        </w:rPr>
        <w:t>ההסתייגות של קבוצת חבר הכנסת מוחמד ברכה ושל חבר הכנסת טלב אלסאנע לשם החוק        לא נתקבלה.</w:t>
      </w:r>
    </w:p>
    <w:p w14:paraId="541B0965" w14:textId="77777777" w:rsidR="00000000" w:rsidRDefault="007C71EE">
      <w:pPr>
        <w:pStyle w:val="a"/>
        <w:ind w:firstLine="0"/>
        <w:rPr>
          <w:rFonts w:hint="cs"/>
          <w:rtl/>
        </w:rPr>
      </w:pPr>
    </w:p>
    <w:p w14:paraId="2C445337" w14:textId="77777777" w:rsidR="00000000" w:rsidRDefault="007C71EE">
      <w:pPr>
        <w:pStyle w:val="ad"/>
        <w:rPr>
          <w:rtl/>
        </w:rPr>
      </w:pPr>
      <w:r>
        <w:rPr>
          <w:rtl/>
        </w:rPr>
        <w:t>היו"ר ראובן ריבלין:</w:t>
      </w:r>
    </w:p>
    <w:p w14:paraId="5439318E" w14:textId="77777777" w:rsidR="00000000" w:rsidRDefault="007C71EE">
      <w:pPr>
        <w:pStyle w:val="a"/>
        <w:rPr>
          <w:rtl/>
        </w:rPr>
      </w:pPr>
    </w:p>
    <w:p w14:paraId="312F06DA" w14:textId="77777777" w:rsidR="00000000" w:rsidRDefault="007C71EE">
      <w:pPr>
        <w:pStyle w:val="a"/>
        <w:rPr>
          <w:rFonts w:hint="cs"/>
          <w:rtl/>
        </w:rPr>
      </w:pPr>
      <w:r>
        <w:rPr>
          <w:rFonts w:hint="cs"/>
          <w:rtl/>
        </w:rPr>
        <w:t xml:space="preserve">אני קובע שההסתייגות לא נתקבלה. </w:t>
      </w:r>
    </w:p>
    <w:p w14:paraId="7426B31B" w14:textId="77777777" w:rsidR="00000000" w:rsidRDefault="007C71EE">
      <w:pPr>
        <w:pStyle w:val="a"/>
        <w:rPr>
          <w:rFonts w:hint="cs"/>
          <w:rtl/>
        </w:rPr>
      </w:pPr>
    </w:p>
    <w:p w14:paraId="0BB211D1" w14:textId="77777777" w:rsidR="00000000" w:rsidRDefault="007C71EE">
      <w:pPr>
        <w:pStyle w:val="a"/>
        <w:rPr>
          <w:rFonts w:hint="cs"/>
          <w:rtl/>
        </w:rPr>
      </w:pPr>
      <w:r>
        <w:rPr>
          <w:rFonts w:hint="cs"/>
          <w:rtl/>
        </w:rPr>
        <w:t>נעבור להצבעה על ההסתייגות של חברי הכנסת עזמי בשארה, ג</w:t>
      </w:r>
      <w:r>
        <w:rPr>
          <w:rFonts w:hint="cs"/>
          <w:rtl/>
        </w:rPr>
        <w:t xml:space="preserve">'מאל זחאלקה וואסל טאהא, להלן </w:t>
      </w:r>
      <w:r>
        <w:rPr>
          <w:rtl/>
        </w:rPr>
        <w:t>–</w:t>
      </w:r>
      <w:r>
        <w:rPr>
          <w:rFonts w:hint="cs"/>
          <w:rtl/>
        </w:rPr>
        <w:t xml:space="preserve"> קבוצת בל"ד. נא להצביע. מי בעד? מי נגד? מי נמנע?</w:t>
      </w:r>
    </w:p>
    <w:p w14:paraId="49622DE8" w14:textId="77777777" w:rsidR="00000000" w:rsidRDefault="007C71EE">
      <w:pPr>
        <w:pStyle w:val="a"/>
        <w:ind w:firstLine="0"/>
        <w:rPr>
          <w:rFonts w:hint="cs"/>
          <w:rtl/>
        </w:rPr>
      </w:pPr>
    </w:p>
    <w:p w14:paraId="5687F2D9" w14:textId="77777777" w:rsidR="00000000" w:rsidRDefault="007C71EE">
      <w:pPr>
        <w:pStyle w:val="ac"/>
        <w:rPr>
          <w:rtl/>
        </w:rPr>
      </w:pPr>
      <w:r>
        <w:rPr>
          <w:rFonts w:hint="eastAsia"/>
          <w:rtl/>
        </w:rPr>
        <w:t>נסים</w:t>
      </w:r>
      <w:r>
        <w:rPr>
          <w:rtl/>
        </w:rPr>
        <w:t xml:space="preserve"> זאב (ש"ס):</w:t>
      </w:r>
    </w:p>
    <w:p w14:paraId="387C594E" w14:textId="77777777" w:rsidR="00000000" w:rsidRDefault="007C71EE">
      <w:pPr>
        <w:pStyle w:val="a"/>
        <w:rPr>
          <w:rFonts w:hint="cs"/>
          <w:rtl/>
        </w:rPr>
      </w:pPr>
    </w:p>
    <w:p w14:paraId="157AE373" w14:textId="77777777" w:rsidR="00000000" w:rsidRDefault="007C71EE">
      <w:pPr>
        <w:pStyle w:val="a"/>
        <w:rPr>
          <w:rFonts w:hint="cs"/>
          <w:rtl/>
        </w:rPr>
      </w:pPr>
      <w:r>
        <w:rPr>
          <w:rFonts w:hint="cs"/>
          <w:rtl/>
        </w:rPr>
        <w:t>אדוני היושב-ראש, כך אף פעם לא תוכל לדעת מי הצביע בעד או נגד.</w:t>
      </w:r>
    </w:p>
    <w:p w14:paraId="26746BA6" w14:textId="77777777" w:rsidR="00000000" w:rsidRDefault="007C71EE">
      <w:pPr>
        <w:pStyle w:val="a"/>
        <w:ind w:firstLine="0"/>
        <w:rPr>
          <w:rFonts w:hint="cs"/>
          <w:rtl/>
        </w:rPr>
      </w:pPr>
    </w:p>
    <w:p w14:paraId="5B5293F9" w14:textId="77777777" w:rsidR="00000000" w:rsidRDefault="007C71EE">
      <w:pPr>
        <w:pStyle w:val="ad"/>
        <w:rPr>
          <w:rtl/>
        </w:rPr>
      </w:pPr>
      <w:r>
        <w:rPr>
          <w:rtl/>
        </w:rPr>
        <w:t>היו"ר ראובן ריבלין:</w:t>
      </w:r>
    </w:p>
    <w:p w14:paraId="0A039B0A" w14:textId="77777777" w:rsidR="00000000" w:rsidRDefault="007C71EE">
      <w:pPr>
        <w:pStyle w:val="a"/>
        <w:rPr>
          <w:rtl/>
        </w:rPr>
      </w:pPr>
    </w:p>
    <w:p w14:paraId="475F9178" w14:textId="77777777" w:rsidR="00000000" w:rsidRDefault="007C71EE">
      <w:pPr>
        <w:pStyle w:val="a"/>
        <w:rPr>
          <w:rFonts w:hint="cs"/>
          <w:rtl/>
        </w:rPr>
      </w:pPr>
      <w:r>
        <w:rPr>
          <w:rFonts w:hint="cs"/>
          <w:rtl/>
        </w:rPr>
        <w:t>אמרתי. מי בעד? מי נגד? חבר הכנסת זאב, אוכל לדעת הכול אם תשב. קודם כול, אל תד</w:t>
      </w:r>
      <w:r>
        <w:rPr>
          <w:rFonts w:hint="cs"/>
          <w:rtl/>
        </w:rPr>
        <w:t xml:space="preserve">בר אתי אלא אם אתה יושב. נא לשבת. חבר הכנסת זאב, תסמכו עלי. אני רואה מפה הרבה יותר טוב ממה שאתם רואים. מה שרואים מפה אתם לא יכולים תמיד לראות משם. תאמין לי. </w:t>
      </w:r>
    </w:p>
    <w:p w14:paraId="385C8355" w14:textId="77777777" w:rsidR="00000000" w:rsidRDefault="007C71EE">
      <w:pPr>
        <w:pStyle w:val="a"/>
        <w:rPr>
          <w:rFonts w:hint="cs"/>
          <w:rtl/>
        </w:rPr>
      </w:pPr>
    </w:p>
    <w:p w14:paraId="50272C72" w14:textId="77777777" w:rsidR="00000000" w:rsidRDefault="007C71EE">
      <w:pPr>
        <w:pStyle w:val="a"/>
        <w:rPr>
          <w:rFonts w:hint="cs"/>
          <w:rtl/>
        </w:rPr>
      </w:pPr>
      <w:r>
        <w:rPr>
          <w:rFonts w:hint="cs"/>
          <w:rtl/>
        </w:rPr>
        <w:t xml:space="preserve">רבותי, אני חוזר: הצעת בל"ד </w:t>
      </w:r>
      <w:r>
        <w:rPr>
          <w:rtl/>
        </w:rPr>
        <w:t>–</w:t>
      </w:r>
      <w:r>
        <w:rPr>
          <w:rFonts w:hint="cs"/>
          <w:rtl/>
        </w:rPr>
        <w:t xml:space="preserve"> מי בעד? מי נגד? מי נמנע?</w:t>
      </w:r>
    </w:p>
    <w:p w14:paraId="09E0DFB8" w14:textId="77777777" w:rsidR="00000000" w:rsidRDefault="007C71EE">
      <w:pPr>
        <w:pStyle w:val="a"/>
        <w:rPr>
          <w:rFonts w:hint="cs"/>
          <w:rtl/>
        </w:rPr>
      </w:pPr>
    </w:p>
    <w:p w14:paraId="12F34234" w14:textId="77777777" w:rsidR="00000000" w:rsidRDefault="007C71EE">
      <w:pPr>
        <w:pStyle w:val="a"/>
        <w:jc w:val="center"/>
        <w:rPr>
          <w:rFonts w:hint="cs"/>
          <w:b/>
          <w:bCs/>
          <w:rtl/>
        </w:rPr>
      </w:pPr>
      <w:r>
        <w:rPr>
          <w:rFonts w:hint="cs"/>
          <w:b/>
          <w:bCs/>
          <w:rtl/>
        </w:rPr>
        <w:t>הצבעה</w:t>
      </w:r>
    </w:p>
    <w:p w14:paraId="193F8CC0" w14:textId="77777777" w:rsidR="00000000" w:rsidRDefault="007C71EE">
      <w:pPr>
        <w:pStyle w:val="a"/>
        <w:jc w:val="center"/>
        <w:rPr>
          <w:rFonts w:hint="cs"/>
          <w:rtl/>
        </w:rPr>
      </w:pPr>
    </w:p>
    <w:p w14:paraId="36075CA5" w14:textId="77777777" w:rsidR="00000000" w:rsidRDefault="007C71EE">
      <w:pPr>
        <w:pStyle w:val="a"/>
        <w:jc w:val="center"/>
        <w:rPr>
          <w:rFonts w:hint="cs"/>
          <w:rtl/>
        </w:rPr>
      </w:pPr>
      <w:r>
        <w:rPr>
          <w:rFonts w:hint="cs"/>
          <w:rtl/>
        </w:rPr>
        <w:t>ההסתייגות של קבוצת סיעת בל"ד לשם החו</w:t>
      </w:r>
      <w:r>
        <w:rPr>
          <w:rFonts w:hint="cs"/>
          <w:rtl/>
        </w:rPr>
        <w:t>ק לא נתקבלה.</w:t>
      </w:r>
    </w:p>
    <w:p w14:paraId="5379F6F0" w14:textId="77777777" w:rsidR="00000000" w:rsidRDefault="007C71EE">
      <w:pPr>
        <w:pStyle w:val="a"/>
        <w:ind w:firstLine="0"/>
        <w:rPr>
          <w:rFonts w:hint="cs"/>
          <w:rtl/>
        </w:rPr>
      </w:pPr>
    </w:p>
    <w:p w14:paraId="09033C98" w14:textId="77777777" w:rsidR="00000000" w:rsidRDefault="007C71EE">
      <w:pPr>
        <w:pStyle w:val="ad"/>
        <w:rPr>
          <w:rtl/>
        </w:rPr>
      </w:pPr>
      <w:r>
        <w:rPr>
          <w:rtl/>
        </w:rPr>
        <w:t>היו"ר ראובן ריבלין:</w:t>
      </w:r>
    </w:p>
    <w:p w14:paraId="5C3839CE" w14:textId="77777777" w:rsidR="00000000" w:rsidRDefault="007C71EE">
      <w:pPr>
        <w:pStyle w:val="a"/>
        <w:rPr>
          <w:rtl/>
        </w:rPr>
      </w:pPr>
    </w:p>
    <w:p w14:paraId="740E8294" w14:textId="77777777" w:rsidR="00000000" w:rsidRDefault="007C71EE">
      <w:pPr>
        <w:pStyle w:val="a"/>
        <w:rPr>
          <w:rFonts w:hint="cs"/>
          <w:rtl/>
        </w:rPr>
      </w:pPr>
      <w:r>
        <w:rPr>
          <w:rFonts w:hint="cs"/>
          <w:rtl/>
        </w:rPr>
        <w:t xml:space="preserve">אני קובע שהצעת בל"ד לא נתקבלה. </w:t>
      </w:r>
    </w:p>
    <w:p w14:paraId="6BB4536F" w14:textId="77777777" w:rsidR="00000000" w:rsidRDefault="007C71EE">
      <w:pPr>
        <w:pStyle w:val="a"/>
        <w:rPr>
          <w:rFonts w:hint="cs"/>
          <w:rtl/>
        </w:rPr>
      </w:pPr>
    </w:p>
    <w:p w14:paraId="7FF1CA46" w14:textId="77777777" w:rsidR="00000000" w:rsidRDefault="007C71EE">
      <w:pPr>
        <w:pStyle w:val="a"/>
        <w:rPr>
          <w:rFonts w:hint="cs"/>
          <w:rtl/>
        </w:rPr>
      </w:pPr>
      <w:r>
        <w:rPr>
          <w:rFonts w:hint="cs"/>
          <w:rtl/>
        </w:rPr>
        <w:t>נעבור להצבעה על הצעת חבר הכנסת יעקב ליצמן. מי בעד ההסתייגות שלו? מי נגד? מי נמנע?</w:t>
      </w:r>
    </w:p>
    <w:p w14:paraId="79E9D07E" w14:textId="77777777" w:rsidR="00000000" w:rsidRDefault="007C71EE">
      <w:pPr>
        <w:pStyle w:val="a"/>
        <w:rPr>
          <w:rFonts w:hint="cs"/>
          <w:rtl/>
        </w:rPr>
      </w:pPr>
    </w:p>
    <w:p w14:paraId="19F075BA" w14:textId="77777777" w:rsidR="00000000" w:rsidRDefault="007C71EE">
      <w:pPr>
        <w:pStyle w:val="a"/>
        <w:jc w:val="center"/>
        <w:rPr>
          <w:rtl/>
        </w:rPr>
      </w:pPr>
    </w:p>
    <w:p w14:paraId="38E10F1A" w14:textId="77777777" w:rsidR="00000000" w:rsidRDefault="007C71EE">
      <w:pPr>
        <w:pStyle w:val="a"/>
        <w:jc w:val="center"/>
        <w:rPr>
          <w:rFonts w:hint="cs"/>
          <w:b/>
          <w:bCs/>
          <w:rtl/>
        </w:rPr>
      </w:pPr>
      <w:r>
        <w:rPr>
          <w:rFonts w:hint="cs"/>
          <w:b/>
          <w:bCs/>
          <w:rtl/>
        </w:rPr>
        <w:t>הצבעה</w:t>
      </w:r>
    </w:p>
    <w:p w14:paraId="2D0D2A91" w14:textId="77777777" w:rsidR="00000000" w:rsidRDefault="007C71EE">
      <w:pPr>
        <w:pStyle w:val="a"/>
        <w:jc w:val="center"/>
        <w:rPr>
          <w:rFonts w:hint="cs"/>
          <w:rtl/>
        </w:rPr>
      </w:pPr>
    </w:p>
    <w:p w14:paraId="6D26D982" w14:textId="77777777" w:rsidR="00000000" w:rsidRDefault="007C71EE">
      <w:pPr>
        <w:pStyle w:val="a"/>
        <w:jc w:val="center"/>
        <w:rPr>
          <w:rFonts w:hint="cs"/>
          <w:rtl/>
        </w:rPr>
      </w:pPr>
      <w:r>
        <w:rPr>
          <w:rFonts w:hint="cs"/>
          <w:rtl/>
        </w:rPr>
        <w:t>ההסתייגות של חבר הכנסת יעקב ליצמן לשם החוק לא נתקבלה.</w:t>
      </w:r>
    </w:p>
    <w:p w14:paraId="06735275" w14:textId="77777777" w:rsidR="00000000" w:rsidRDefault="007C71EE">
      <w:pPr>
        <w:pStyle w:val="ac"/>
        <w:rPr>
          <w:rFonts w:hint="cs"/>
          <w:rtl/>
        </w:rPr>
      </w:pPr>
    </w:p>
    <w:p w14:paraId="112EFA4B" w14:textId="77777777" w:rsidR="00000000" w:rsidRDefault="007C71EE">
      <w:pPr>
        <w:pStyle w:val="ac"/>
        <w:rPr>
          <w:rtl/>
        </w:rPr>
      </w:pPr>
      <w:r>
        <w:rPr>
          <w:rFonts w:hint="eastAsia"/>
          <w:rtl/>
        </w:rPr>
        <w:t>קריאות</w:t>
      </w:r>
      <w:r>
        <w:rPr>
          <w:rtl/>
        </w:rPr>
        <w:t>:</w:t>
      </w:r>
    </w:p>
    <w:p w14:paraId="5244D408" w14:textId="77777777" w:rsidR="00000000" w:rsidRDefault="007C71EE">
      <w:pPr>
        <w:pStyle w:val="a"/>
        <w:rPr>
          <w:rFonts w:hint="cs"/>
          <w:rtl/>
        </w:rPr>
      </w:pPr>
    </w:p>
    <w:p w14:paraId="35870701" w14:textId="77777777" w:rsidR="00000000" w:rsidRDefault="007C71EE">
      <w:pPr>
        <w:pStyle w:val="a"/>
        <w:ind w:left="719" w:firstLine="0"/>
        <w:rPr>
          <w:rFonts w:hint="cs"/>
          <w:rtl/>
        </w:rPr>
      </w:pPr>
      <w:r>
        <w:rPr>
          <w:rFonts w:hint="cs"/>
          <w:rtl/>
        </w:rPr>
        <w:t>- - -</w:t>
      </w:r>
    </w:p>
    <w:p w14:paraId="182491E0" w14:textId="77777777" w:rsidR="00000000" w:rsidRDefault="007C71EE">
      <w:pPr>
        <w:pStyle w:val="a"/>
        <w:rPr>
          <w:rFonts w:hint="cs"/>
          <w:rtl/>
        </w:rPr>
      </w:pPr>
    </w:p>
    <w:p w14:paraId="4DFCF00D" w14:textId="77777777" w:rsidR="00000000" w:rsidRDefault="007C71EE">
      <w:pPr>
        <w:pStyle w:val="ad"/>
        <w:rPr>
          <w:rFonts w:hint="cs"/>
          <w:rtl/>
        </w:rPr>
      </w:pPr>
      <w:r>
        <w:rPr>
          <w:rtl/>
        </w:rPr>
        <w:t>היו"ר ראובן ריבלין:</w:t>
      </w:r>
    </w:p>
    <w:p w14:paraId="7B920CF8" w14:textId="77777777" w:rsidR="00000000" w:rsidRDefault="007C71EE">
      <w:pPr>
        <w:pStyle w:val="a"/>
        <w:rPr>
          <w:rFonts w:hint="cs"/>
          <w:rtl/>
        </w:rPr>
      </w:pPr>
    </w:p>
    <w:p w14:paraId="2D0875AA" w14:textId="77777777" w:rsidR="00000000" w:rsidRDefault="007C71EE">
      <w:pPr>
        <w:pStyle w:val="a"/>
        <w:rPr>
          <w:rFonts w:hint="cs"/>
          <w:rtl/>
        </w:rPr>
      </w:pPr>
      <w:r>
        <w:rPr>
          <w:rFonts w:hint="cs"/>
          <w:rtl/>
        </w:rPr>
        <w:t>רבותי</w:t>
      </w:r>
      <w:r>
        <w:rPr>
          <w:rFonts w:hint="cs"/>
          <w:rtl/>
        </w:rPr>
        <w:t xml:space="preserve"> חברי הכנסת. חברת הכנסת גלאון, חברת הכנסת גלאון, את אומנם רק קדנציה - - - חבר הכנסת כהן, חבר הכנסת רן כהן. </w:t>
      </w:r>
    </w:p>
    <w:p w14:paraId="3896C011" w14:textId="77777777" w:rsidR="00000000" w:rsidRDefault="007C71EE">
      <w:pPr>
        <w:pStyle w:val="a"/>
        <w:ind w:firstLine="0"/>
        <w:rPr>
          <w:rFonts w:hint="cs"/>
          <w:rtl/>
        </w:rPr>
      </w:pPr>
    </w:p>
    <w:p w14:paraId="0A5326B1" w14:textId="77777777" w:rsidR="00000000" w:rsidRDefault="007C71EE">
      <w:pPr>
        <w:pStyle w:val="ac"/>
        <w:rPr>
          <w:rtl/>
        </w:rPr>
      </w:pPr>
      <w:r>
        <w:rPr>
          <w:rFonts w:hint="eastAsia"/>
          <w:rtl/>
        </w:rPr>
        <w:t>קריאות</w:t>
      </w:r>
      <w:r>
        <w:rPr>
          <w:rtl/>
        </w:rPr>
        <w:t>:</w:t>
      </w:r>
    </w:p>
    <w:p w14:paraId="330017F6" w14:textId="77777777" w:rsidR="00000000" w:rsidRDefault="007C71EE">
      <w:pPr>
        <w:pStyle w:val="a"/>
        <w:rPr>
          <w:rFonts w:hint="cs"/>
          <w:rtl/>
        </w:rPr>
      </w:pPr>
    </w:p>
    <w:p w14:paraId="25A41308" w14:textId="77777777" w:rsidR="00000000" w:rsidRDefault="007C71EE">
      <w:pPr>
        <w:pStyle w:val="a"/>
        <w:ind w:left="719" w:firstLine="0"/>
        <w:rPr>
          <w:rFonts w:hint="cs"/>
          <w:rtl/>
        </w:rPr>
      </w:pPr>
      <w:r>
        <w:rPr>
          <w:rFonts w:hint="cs"/>
          <w:rtl/>
        </w:rPr>
        <w:t>- - -</w:t>
      </w:r>
    </w:p>
    <w:p w14:paraId="227AEB81" w14:textId="77777777" w:rsidR="00000000" w:rsidRDefault="007C71EE">
      <w:pPr>
        <w:pStyle w:val="a"/>
        <w:ind w:firstLine="0"/>
        <w:rPr>
          <w:rFonts w:hint="cs"/>
          <w:rtl/>
        </w:rPr>
      </w:pPr>
    </w:p>
    <w:p w14:paraId="60A98648" w14:textId="77777777" w:rsidR="00000000" w:rsidRDefault="007C71EE">
      <w:pPr>
        <w:pStyle w:val="ad"/>
        <w:rPr>
          <w:rtl/>
        </w:rPr>
      </w:pPr>
      <w:r>
        <w:rPr>
          <w:rtl/>
        </w:rPr>
        <w:t>היו"ר ראובן ריבלין:</w:t>
      </w:r>
    </w:p>
    <w:p w14:paraId="629170DD" w14:textId="77777777" w:rsidR="00000000" w:rsidRDefault="007C71EE">
      <w:pPr>
        <w:pStyle w:val="a"/>
        <w:rPr>
          <w:rtl/>
        </w:rPr>
      </w:pPr>
    </w:p>
    <w:p w14:paraId="00A3C008" w14:textId="77777777" w:rsidR="00000000" w:rsidRDefault="007C71EE">
      <w:pPr>
        <w:pStyle w:val="a"/>
        <w:rPr>
          <w:rFonts w:hint="cs"/>
          <w:rtl/>
        </w:rPr>
      </w:pPr>
      <w:r>
        <w:rPr>
          <w:rFonts w:hint="cs"/>
          <w:rtl/>
        </w:rPr>
        <w:t>חבר הכנסת רן כהן, חברת הכנסת זהבה גלאון לא אוציא אתכם כרגע, כי זה בזמן הצבעה. בזמן הצבעה לא מוציאים חברי כנסת,</w:t>
      </w:r>
      <w:r>
        <w:rPr>
          <w:rFonts w:hint="cs"/>
          <w:rtl/>
        </w:rPr>
        <w:t xml:space="preserve"> אבל בזמן הצבעה אי-אפשר בשום פנים ואופן להפריע. בשום פנים ואופן.  תודה רבה. </w:t>
      </w:r>
    </w:p>
    <w:p w14:paraId="250A9C0B" w14:textId="77777777" w:rsidR="00000000" w:rsidRDefault="007C71EE">
      <w:pPr>
        <w:pStyle w:val="a"/>
        <w:rPr>
          <w:rFonts w:hint="cs"/>
          <w:rtl/>
        </w:rPr>
      </w:pPr>
    </w:p>
    <w:p w14:paraId="23112120" w14:textId="77777777" w:rsidR="00000000" w:rsidRDefault="007C71EE">
      <w:pPr>
        <w:pStyle w:val="a"/>
        <w:rPr>
          <w:rFonts w:hint="cs"/>
          <w:rtl/>
        </w:rPr>
      </w:pPr>
      <w:r>
        <w:rPr>
          <w:rFonts w:hint="cs"/>
          <w:rtl/>
        </w:rPr>
        <w:t>הצבענו על ההסתייגות של חבר הכנסת ליצמן. אני קובע שאף שהצביעו רבים בעד הסתייגותו של חבר הכנסת ליצמן, קודם הצביעו רבים נגד והיתה גם נמנעת אחת.  טוב, רבותי חברי הכנסת, מי בעד ההסתיי</w:t>
      </w:r>
      <w:r>
        <w:rPr>
          <w:rFonts w:hint="cs"/>
          <w:rtl/>
        </w:rPr>
        <w:t>גות של חבר הכנסת ליצמן? מי נגד? מי נמנע?</w:t>
      </w:r>
    </w:p>
    <w:p w14:paraId="63308068" w14:textId="77777777" w:rsidR="00000000" w:rsidRDefault="007C71EE">
      <w:pPr>
        <w:pStyle w:val="a"/>
        <w:rPr>
          <w:rFonts w:hint="cs"/>
          <w:rtl/>
        </w:rPr>
      </w:pPr>
    </w:p>
    <w:p w14:paraId="56BB0BAE" w14:textId="77777777" w:rsidR="00000000" w:rsidRDefault="007C71EE">
      <w:pPr>
        <w:pStyle w:val="a"/>
        <w:jc w:val="center"/>
        <w:rPr>
          <w:rFonts w:hint="cs"/>
          <w:b/>
          <w:bCs/>
          <w:rtl/>
        </w:rPr>
      </w:pPr>
      <w:r>
        <w:rPr>
          <w:rFonts w:hint="cs"/>
          <w:b/>
          <w:bCs/>
          <w:rtl/>
        </w:rPr>
        <w:t>הצבעה</w:t>
      </w:r>
    </w:p>
    <w:p w14:paraId="60BBF7F6" w14:textId="77777777" w:rsidR="00000000" w:rsidRDefault="007C71EE">
      <w:pPr>
        <w:pStyle w:val="a"/>
        <w:jc w:val="center"/>
        <w:rPr>
          <w:rFonts w:hint="cs"/>
          <w:rtl/>
        </w:rPr>
      </w:pPr>
    </w:p>
    <w:p w14:paraId="26248BD5" w14:textId="77777777" w:rsidR="00000000" w:rsidRDefault="007C71EE">
      <w:pPr>
        <w:pStyle w:val="a"/>
        <w:jc w:val="center"/>
        <w:rPr>
          <w:rFonts w:hint="cs"/>
          <w:rtl/>
        </w:rPr>
      </w:pPr>
      <w:r>
        <w:rPr>
          <w:rFonts w:hint="cs"/>
          <w:rtl/>
        </w:rPr>
        <w:t>ההסתייגות של חבר הכנסת יעקב ליצמן לשם החוק לא נתקבלה.</w:t>
      </w:r>
    </w:p>
    <w:p w14:paraId="631540B2" w14:textId="77777777" w:rsidR="00000000" w:rsidRDefault="007C71EE">
      <w:pPr>
        <w:pStyle w:val="a"/>
        <w:ind w:firstLine="0"/>
        <w:rPr>
          <w:rFonts w:hint="cs"/>
          <w:rtl/>
        </w:rPr>
      </w:pPr>
    </w:p>
    <w:p w14:paraId="415FD018" w14:textId="77777777" w:rsidR="00000000" w:rsidRDefault="007C71EE">
      <w:pPr>
        <w:pStyle w:val="ad"/>
        <w:rPr>
          <w:rtl/>
        </w:rPr>
      </w:pPr>
      <w:r>
        <w:rPr>
          <w:rtl/>
        </w:rPr>
        <w:t>היו"ר ראובן ריבלין:</w:t>
      </w:r>
    </w:p>
    <w:p w14:paraId="13BF03FC" w14:textId="77777777" w:rsidR="00000000" w:rsidRDefault="007C71EE">
      <w:pPr>
        <w:pStyle w:val="a"/>
        <w:rPr>
          <w:rtl/>
        </w:rPr>
      </w:pPr>
    </w:p>
    <w:p w14:paraId="2208972B" w14:textId="77777777" w:rsidR="00000000" w:rsidRDefault="007C71EE">
      <w:pPr>
        <w:pStyle w:val="a"/>
        <w:rPr>
          <w:rFonts w:hint="cs"/>
          <w:rtl/>
        </w:rPr>
      </w:pPr>
      <w:r>
        <w:rPr>
          <w:rFonts w:hint="cs"/>
          <w:rtl/>
        </w:rPr>
        <w:t>נצביע על ההסתייגות של חבר הכנסת אברום בורג. מי בעד הסתייגותו? מי נגד? מי נמנע?</w:t>
      </w:r>
    </w:p>
    <w:p w14:paraId="3E9BFE13" w14:textId="77777777" w:rsidR="00000000" w:rsidRDefault="007C71EE">
      <w:pPr>
        <w:pStyle w:val="a"/>
        <w:rPr>
          <w:rFonts w:hint="cs"/>
          <w:rtl/>
        </w:rPr>
      </w:pPr>
    </w:p>
    <w:p w14:paraId="016EF440" w14:textId="77777777" w:rsidR="00000000" w:rsidRDefault="007C71EE">
      <w:pPr>
        <w:pStyle w:val="a"/>
        <w:jc w:val="center"/>
        <w:rPr>
          <w:rFonts w:hint="cs"/>
          <w:b/>
          <w:bCs/>
          <w:rtl/>
        </w:rPr>
      </w:pPr>
      <w:r>
        <w:rPr>
          <w:rFonts w:hint="cs"/>
          <w:b/>
          <w:bCs/>
          <w:rtl/>
        </w:rPr>
        <w:t>הצבעה</w:t>
      </w:r>
    </w:p>
    <w:p w14:paraId="189CEA75" w14:textId="77777777" w:rsidR="00000000" w:rsidRDefault="007C71EE">
      <w:pPr>
        <w:pStyle w:val="a"/>
        <w:jc w:val="center"/>
        <w:rPr>
          <w:rFonts w:hint="cs"/>
          <w:rtl/>
        </w:rPr>
      </w:pPr>
    </w:p>
    <w:p w14:paraId="56DB4E9D" w14:textId="77777777" w:rsidR="00000000" w:rsidRDefault="007C71EE">
      <w:pPr>
        <w:pStyle w:val="a"/>
        <w:jc w:val="center"/>
        <w:rPr>
          <w:rFonts w:hint="cs"/>
          <w:rtl/>
        </w:rPr>
      </w:pPr>
      <w:r>
        <w:rPr>
          <w:rFonts w:hint="cs"/>
          <w:rtl/>
        </w:rPr>
        <w:t>ההסתייגות של חבר הכנסת אברהם בורג לשם החוק ל</w:t>
      </w:r>
      <w:r>
        <w:rPr>
          <w:rFonts w:hint="cs"/>
          <w:rtl/>
        </w:rPr>
        <w:t>א נתקבלה.</w:t>
      </w:r>
    </w:p>
    <w:p w14:paraId="3663C6A6" w14:textId="77777777" w:rsidR="00000000" w:rsidRDefault="007C71EE">
      <w:pPr>
        <w:pStyle w:val="a"/>
        <w:ind w:firstLine="0"/>
        <w:rPr>
          <w:rFonts w:hint="cs"/>
          <w:rtl/>
        </w:rPr>
      </w:pPr>
    </w:p>
    <w:p w14:paraId="2CC895CA" w14:textId="77777777" w:rsidR="00000000" w:rsidRDefault="007C71EE">
      <w:pPr>
        <w:pStyle w:val="ad"/>
        <w:rPr>
          <w:rtl/>
        </w:rPr>
      </w:pPr>
      <w:r>
        <w:rPr>
          <w:rtl/>
        </w:rPr>
        <w:t>היו"ר ראובן ריבלין:</w:t>
      </w:r>
    </w:p>
    <w:p w14:paraId="262724CD" w14:textId="77777777" w:rsidR="00000000" w:rsidRDefault="007C71EE">
      <w:pPr>
        <w:pStyle w:val="a"/>
        <w:rPr>
          <w:rtl/>
        </w:rPr>
      </w:pPr>
    </w:p>
    <w:p w14:paraId="46BB8BB6" w14:textId="77777777" w:rsidR="00000000" w:rsidRDefault="007C71EE">
      <w:pPr>
        <w:pStyle w:val="a"/>
        <w:rPr>
          <w:rFonts w:hint="cs"/>
          <w:rtl/>
        </w:rPr>
      </w:pPr>
      <w:r>
        <w:rPr>
          <w:rFonts w:hint="cs"/>
          <w:rtl/>
        </w:rPr>
        <w:t xml:space="preserve">אם זה לא ברור, הסתייגותו של חבר הכנסת ליצמן לא נתקבלה והסתייגותו של אברום בורג לא נתקבלה. </w:t>
      </w:r>
    </w:p>
    <w:p w14:paraId="23EBAAA6" w14:textId="77777777" w:rsidR="00000000" w:rsidRDefault="007C71EE">
      <w:pPr>
        <w:pStyle w:val="a"/>
        <w:rPr>
          <w:rFonts w:hint="cs"/>
          <w:rtl/>
        </w:rPr>
      </w:pPr>
    </w:p>
    <w:p w14:paraId="22FE5A81" w14:textId="77777777" w:rsidR="00000000" w:rsidRDefault="007C71EE">
      <w:pPr>
        <w:pStyle w:val="a"/>
        <w:rPr>
          <w:rFonts w:hint="cs"/>
          <w:rtl/>
        </w:rPr>
      </w:pPr>
      <w:r>
        <w:rPr>
          <w:rFonts w:hint="cs"/>
          <w:rtl/>
        </w:rPr>
        <w:t>נצביע על הסתייגות חבר הכנסת עמרם מצנע. מי בעד - נא להרים את היד. תודה רבה. מי נגד? מי נמנע? תודה רבה.</w:t>
      </w:r>
    </w:p>
    <w:p w14:paraId="12E2C32F" w14:textId="77777777" w:rsidR="00000000" w:rsidRDefault="007C71EE">
      <w:pPr>
        <w:pStyle w:val="a"/>
        <w:rPr>
          <w:rFonts w:hint="cs"/>
          <w:rtl/>
        </w:rPr>
      </w:pPr>
    </w:p>
    <w:p w14:paraId="20669E05" w14:textId="77777777" w:rsidR="00000000" w:rsidRDefault="007C71EE">
      <w:pPr>
        <w:pStyle w:val="a"/>
        <w:jc w:val="center"/>
        <w:rPr>
          <w:rFonts w:hint="cs"/>
          <w:b/>
          <w:bCs/>
          <w:rtl/>
        </w:rPr>
      </w:pPr>
      <w:r>
        <w:rPr>
          <w:rFonts w:hint="cs"/>
          <w:b/>
          <w:bCs/>
          <w:rtl/>
        </w:rPr>
        <w:t>הצבעה</w:t>
      </w:r>
    </w:p>
    <w:p w14:paraId="1BC8E549" w14:textId="77777777" w:rsidR="00000000" w:rsidRDefault="007C71EE">
      <w:pPr>
        <w:pStyle w:val="a"/>
        <w:jc w:val="center"/>
        <w:rPr>
          <w:rFonts w:hint="cs"/>
          <w:rtl/>
        </w:rPr>
      </w:pPr>
    </w:p>
    <w:p w14:paraId="0510CF3B" w14:textId="77777777" w:rsidR="00000000" w:rsidRDefault="007C71EE">
      <w:pPr>
        <w:pStyle w:val="a"/>
        <w:jc w:val="center"/>
        <w:rPr>
          <w:rFonts w:hint="cs"/>
          <w:rtl/>
        </w:rPr>
      </w:pPr>
      <w:r>
        <w:rPr>
          <w:rFonts w:hint="cs"/>
          <w:rtl/>
        </w:rPr>
        <w:t>ההסתייגות של חבר הכנסת</w:t>
      </w:r>
      <w:r>
        <w:rPr>
          <w:rFonts w:hint="cs"/>
          <w:rtl/>
        </w:rPr>
        <w:t xml:space="preserve"> עמרם מצנע לשם החוק לא נתקבלה.</w:t>
      </w:r>
    </w:p>
    <w:p w14:paraId="70EAB644" w14:textId="77777777" w:rsidR="00000000" w:rsidRDefault="007C71EE">
      <w:pPr>
        <w:pStyle w:val="a"/>
        <w:ind w:firstLine="0"/>
        <w:rPr>
          <w:rFonts w:hint="cs"/>
          <w:rtl/>
        </w:rPr>
      </w:pPr>
    </w:p>
    <w:p w14:paraId="775F3281" w14:textId="77777777" w:rsidR="00000000" w:rsidRDefault="007C71EE">
      <w:pPr>
        <w:pStyle w:val="ad"/>
        <w:rPr>
          <w:rtl/>
        </w:rPr>
      </w:pPr>
      <w:r>
        <w:rPr>
          <w:rtl/>
        </w:rPr>
        <w:t>היו"ר ראובן ריבלין:</w:t>
      </w:r>
    </w:p>
    <w:p w14:paraId="1A217CF8" w14:textId="77777777" w:rsidR="00000000" w:rsidRDefault="007C71EE">
      <w:pPr>
        <w:pStyle w:val="a"/>
        <w:rPr>
          <w:rtl/>
        </w:rPr>
      </w:pPr>
    </w:p>
    <w:p w14:paraId="11C4048C" w14:textId="77777777" w:rsidR="00000000" w:rsidRDefault="007C71EE">
      <w:pPr>
        <w:pStyle w:val="a"/>
        <w:rPr>
          <w:rFonts w:hint="cs"/>
          <w:rtl/>
        </w:rPr>
      </w:pPr>
      <w:r>
        <w:rPr>
          <w:rFonts w:hint="cs"/>
          <w:rtl/>
        </w:rPr>
        <w:t xml:space="preserve">אני קובע שלא נתקבלה ההסתייגות של חבר הכנסת מצנע. </w:t>
      </w:r>
    </w:p>
    <w:p w14:paraId="27EF2928" w14:textId="77777777" w:rsidR="00000000" w:rsidRDefault="007C71EE">
      <w:pPr>
        <w:pStyle w:val="a"/>
        <w:rPr>
          <w:rFonts w:hint="cs"/>
          <w:rtl/>
        </w:rPr>
      </w:pPr>
    </w:p>
    <w:p w14:paraId="1D0AA326" w14:textId="77777777" w:rsidR="00000000" w:rsidRDefault="007C71EE">
      <w:pPr>
        <w:pStyle w:val="a"/>
        <w:rPr>
          <w:rFonts w:hint="cs"/>
          <w:rtl/>
        </w:rPr>
      </w:pPr>
      <w:r>
        <w:rPr>
          <w:rFonts w:hint="cs"/>
          <w:rtl/>
        </w:rPr>
        <w:t>חבר הכנסת בן-אליעזר מסתייג. מי בעד? מי נגד? מי נמנע?</w:t>
      </w:r>
    </w:p>
    <w:p w14:paraId="3C21A473" w14:textId="77777777" w:rsidR="00000000" w:rsidRDefault="007C71EE">
      <w:pPr>
        <w:pStyle w:val="a"/>
        <w:rPr>
          <w:rFonts w:hint="cs"/>
          <w:rtl/>
        </w:rPr>
      </w:pPr>
    </w:p>
    <w:p w14:paraId="71AE99BB" w14:textId="77777777" w:rsidR="00000000" w:rsidRDefault="007C71EE">
      <w:pPr>
        <w:pStyle w:val="a"/>
        <w:jc w:val="center"/>
        <w:rPr>
          <w:rFonts w:hint="cs"/>
          <w:b/>
          <w:bCs/>
          <w:rtl/>
        </w:rPr>
      </w:pPr>
      <w:r>
        <w:rPr>
          <w:rFonts w:hint="cs"/>
          <w:b/>
          <w:bCs/>
          <w:rtl/>
        </w:rPr>
        <w:t>הצבעה</w:t>
      </w:r>
    </w:p>
    <w:p w14:paraId="524C7F7D" w14:textId="77777777" w:rsidR="00000000" w:rsidRDefault="007C71EE">
      <w:pPr>
        <w:pStyle w:val="a"/>
        <w:jc w:val="center"/>
        <w:rPr>
          <w:rFonts w:hint="cs"/>
          <w:rtl/>
        </w:rPr>
      </w:pPr>
    </w:p>
    <w:p w14:paraId="5BC3AF42" w14:textId="77777777" w:rsidR="00000000" w:rsidRDefault="007C71EE">
      <w:pPr>
        <w:pStyle w:val="a"/>
        <w:jc w:val="center"/>
        <w:rPr>
          <w:rFonts w:hint="cs"/>
          <w:rtl/>
        </w:rPr>
      </w:pPr>
      <w:r>
        <w:rPr>
          <w:rFonts w:hint="cs"/>
          <w:rtl/>
        </w:rPr>
        <w:t>ההסתייגות של חבר הכנסת בנימין בן-אליעזר לשם החוק לא נתקבלה.</w:t>
      </w:r>
    </w:p>
    <w:p w14:paraId="7D275070" w14:textId="77777777" w:rsidR="00000000" w:rsidRDefault="007C71EE">
      <w:pPr>
        <w:pStyle w:val="a"/>
        <w:ind w:firstLine="0"/>
        <w:rPr>
          <w:rFonts w:hint="cs"/>
          <w:rtl/>
        </w:rPr>
      </w:pPr>
    </w:p>
    <w:p w14:paraId="6845D43E" w14:textId="77777777" w:rsidR="00000000" w:rsidRDefault="007C71EE">
      <w:pPr>
        <w:pStyle w:val="ad"/>
        <w:rPr>
          <w:rtl/>
        </w:rPr>
      </w:pPr>
      <w:r>
        <w:rPr>
          <w:rtl/>
        </w:rPr>
        <w:t>היו"ר ראובן ריבלין:</w:t>
      </w:r>
    </w:p>
    <w:p w14:paraId="59EC3C98" w14:textId="77777777" w:rsidR="00000000" w:rsidRDefault="007C71EE">
      <w:pPr>
        <w:pStyle w:val="a"/>
        <w:rPr>
          <w:rtl/>
        </w:rPr>
      </w:pPr>
    </w:p>
    <w:p w14:paraId="56DD668A" w14:textId="77777777" w:rsidR="00000000" w:rsidRDefault="007C71EE">
      <w:pPr>
        <w:pStyle w:val="a"/>
        <w:rPr>
          <w:rFonts w:hint="cs"/>
          <w:rtl/>
        </w:rPr>
      </w:pPr>
      <w:r>
        <w:rPr>
          <w:rFonts w:hint="cs"/>
          <w:rtl/>
        </w:rPr>
        <w:t>הסתייגותו</w:t>
      </w:r>
      <w:r>
        <w:rPr>
          <w:rFonts w:hint="cs"/>
          <w:rtl/>
        </w:rPr>
        <w:t xml:space="preserve"> של חבר הכנסת בן-אליעזר לא נתקבלה. </w:t>
      </w:r>
    </w:p>
    <w:p w14:paraId="06B39560" w14:textId="77777777" w:rsidR="00000000" w:rsidRDefault="007C71EE">
      <w:pPr>
        <w:pStyle w:val="a"/>
        <w:rPr>
          <w:rFonts w:hint="cs"/>
          <w:rtl/>
        </w:rPr>
      </w:pPr>
    </w:p>
    <w:p w14:paraId="3276442A" w14:textId="77777777" w:rsidR="00000000" w:rsidRDefault="007C71EE">
      <w:pPr>
        <w:pStyle w:val="a"/>
        <w:rPr>
          <w:rFonts w:hint="cs"/>
          <w:rtl/>
        </w:rPr>
      </w:pPr>
      <w:r>
        <w:rPr>
          <w:rFonts w:hint="cs"/>
          <w:rtl/>
        </w:rPr>
        <w:t>נעבור להצבעה על הסתייגותו של חבר הכנסת שמעון פרס. מי בעד? מי נגד? מי נמנע?</w:t>
      </w:r>
    </w:p>
    <w:p w14:paraId="7E21D340" w14:textId="77777777" w:rsidR="00000000" w:rsidRDefault="007C71EE">
      <w:pPr>
        <w:pStyle w:val="a"/>
        <w:rPr>
          <w:rFonts w:hint="cs"/>
          <w:rtl/>
        </w:rPr>
      </w:pPr>
    </w:p>
    <w:p w14:paraId="72B22FD7" w14:textId="77777777" w:rsidR="00000000" w:rsidRDefault="007C71EE">
      <w:pPr>
        <w:pStyle w:val="a"/>
        <w:jc w:val="center"/>
        <w:rPr>
          <w:rFonts w:hint="cs"/>
          <w:b/>
          <w:bCs/>
          <w:rtl/>
        </w:rPr>
      </w:pPr>
      <w:r>
        <w:rPr>
          <w:rFonts w:hint="cs"/>
          <w:b/>
          <w:bCs/>
          <w:rtl/>
        </w:rPr>
        <w:t>הצבעה</w:t>
      </w:r>
    </w:p>
    <w:p w14:paraId="38E23308" w14:textId="77777777" w:rsidR="00000000" w:rsidRDefault="007C71EE">
      <w:pPr>
        <w:pStyle w:val="a"/>
        <w:jc w:val="center"/>
        <w:rPr>
          <w:rFonts w:hint="cs"/>
          <w:rtl/>
        </w:rPr>
      </w:pPr>
    </w:p>
    <w:p w14:paraId="58CC9159" w14:textId="77777777" w:rsidR="00000000" w:rsidRDefault="007C71EE">
      <w:pPr>
        <w:pStyle w:val="a"/>
        <w:jc w:val="center"/>
        <w:rPr>
          <w:rFonts w:hint="cs"/>
          <w:rtl/>
        </w:rPr>
      </w:pPr>
      <w:r>
        <w:rPr>
          <w:rFonts w:hint="cs"/>
          <w:rtl/>
        </w:rPr>
        <w:t>ההסתייגות של חבר הכנסת שמעון פרס לשם החוק לא נתקבלה.</w:t>
      </w:r>
    </w:p>
    <w:p w14:paraId="3AF0DC33" w14:textId="77777777" w:rsidR="00000000" w:rsidRDefault="007C71EE">
      <w:pPr>
        <w:pStyle w:val="a"/>
        <w:ind w:firstLine="0"/>
        <w:rPr>
          <w:rFonts w:hint="cs"/>
          <w:rtl/>
        </w:rPr>
      </w:pPr>
    </w:p>
    <w:p w14:paraId="453C5456" w14:textId="77777777" w:rsidR="00000000" w:rsidRDefault="007C71EE">
      <w:pPr>
        <w:pStyle w:val="ad"/>
        <w:rPr>
          <w:rtl/>
        </w:rPr>
      </w:pPr>
      <w:r>
        <w:rPr>
          <w:rtl/>
        </w:rPr>
        <w:t>היו"ר ראובן ריבלין:</w:t>
      </w:r>
    </w:p>
    <w:p w14:paraId="367C4FD8" w14:textId="77777777" w:rsidR="00000000" w:rsidRDefault="007C71EE">
      <w:pPr>
        <w:pStyle w:val="a"/>
        <w:rPr>
          <w:rtl/>
        </w:rPr>
      </w:pPr>
    </w:p>
    <w:p w14:paraId="5A0FDAD3" w14:textId="77777777" w:rsidR="00000000" w:rsidRDefault="007C71EE">
      <w:pPr>
        <w:pStyle w:val="a"/>
        <w:rPr>
          <w:rFonts w:hint="cs"/>
          <w:rtl/>
        </w:rPr>
      </w:pPr>
      <w:r>
        <w:rPr>
          <w:rFonts w:hint="cs"/>
          <w:rtl/>
        </w:rPr>
        <w:t xml:space="preserve">אני קובע שהסתייגותו של חבר הכנסת פרס לא נתקבלה. </w:t>
      </w:r>
    </w:p>
    <w:p w14:paraId="2D4AA3D3" w14:textId="77777777" w:rsidR="00000000" w:rsidRDefault="007C71EE">
      <w:pPr>
        <w:pStyle w:val="a"/>
        <w:rPr>
          <w:rFonts w:hint="cs"/>
          <w:rtl/>
        </w:rPr>
      </w:pPr>
    </w:p>
    <w:p w14:paraId="237BA0F5" w14:textId="77777777" w:rsidR="00000000" w:rsidRDefault="007C71EE">
      <w:pPr>
        <w:pStyle w:val="a"/>
        <w:rPr>
          <w:rFonts w:hint="cs"/>
          <w:rtl/>
        </w:rPr>
      </w:pPr>
      <w:r>
        <w:rPr>
          <w:rFonts w:hint="cs"/>
          <w:rtl/>
        </w:rPr>
        <w:t>נעבור להסתי</w:t>
      </w:r>
      <w:r>
        <w:rPr>
          <w:rFonts w:hint="cs"/>
          <w:rtl/>
        </w:rPr>
        <w:t>יגותו של חבר הכנסת מתן וילנאי. מי בעד? מי נגד? מי נמנע?</w:t>
      </w:r>
    </w:p>
    <w:p w14:paraId="58DA9F89" w14:textId="77777777" w:rsidR="00000000" w:rsidRDefault="007C71EE">
      <w:pPr>
        <w:pStyle w:val="a"/>
        <w:rPr>
          <w:rFonts w:hint="cs"/>
          <w:rtl/>
        </w:rPr>
      </w:pPr>
    </w:p>
    <w:p w14:paraId="56271E04" w14:textId="77777777" w:rsidR="00000000" w:rsidRDefault="007C71EE">
      <w:pPr>
        <w:pStyle w:val="a"/>
        <w:jc w:val="center"/>
        <w:rPr>
          <w:rFonts w:hint="cs"/>
          <w:b/>
          <w:bCs/>
          <w:rtl/>
        </w:rPr>
      </w:pPr>
      <w:r>
        <w:rPr>
          <w:rFonts w:hint="cs"/>
          <w:b/>
          <w:bCs/>
          <w:rtl/>
        </w:rPr>
        <w:t>הצבעה</w:t>
      </w:r>
    </w:p>
    <w:p w14:paraId="35B751BA" w14:textId="77777777" w:rsidR="00000000" w:rsidRDefault="007C71EE">
      <w:pPr>
        <w:pStyle w:val="a"/>
        <w:jc w:val="center"/>
        <w:rPr>
          <w:rFonts w:hint="cs"/>
          <w:rtl/>
        </w:rPr>
      </w:pPr>
    </w:p>
    <w:p w14:paraId="54C710FB" w14:textId="77777777" w:rsidR="00000000" w:rsidRDefault="007C71EE">
      <w:pPr>
        <w:pStyle w:val="a"/>
        <w:jc w:val="center"/>
        <w:rPr>
          <w:rFonts w:hint="cs"/>
          <w:rtl/>
        </w:rPr>
      </w:pPr>
      <w:r>
        <w:rPr>
          <w:rFonts w:hint="cs"/>
          <w:rtl/>
        </w:rPr>
        <w:t>ההסתייגות של חבר הכנסת מתן וילנאי לשם החוק לא נתקבלה.</w:t>
      </w:r>
    </w:p>
    <w:p w14:paraId="73E340CD" w14:textId="77777777" w:rsidR="00000000" w:rsidRDefault="007C71EE">
      <w:pPr>
        <w:pStyle w:val="a"/>
        <w:ind w:firstLine="0"/>
        <w:rPr>
          <w:rFonts w:hint="cs"/>
          <w:rtl/>
        </w:rPr>
      </w:pPr>
    </w:p>
    <w:p w14:paraId="7039ED95" w14:textId="77777777" w:rsidR="00000000" w:rsidRDefault="007C71EE">
      <w:pPr>
        <w:pStyle w:val="ad"/>
        <w:rPr>
          <w:rtl/>
        </w:rPr>
      </w:pPr>
    </w:p>
    <w:p w14:paraId="795C69BB" w14:textId="77777777" w:rsidR="00000000" w:rsidRDefault="007C71EE">
      <w:pPr>
        <w:pStyle w:val="ad"/>
        <w:rPr>
          <w:rtl/>
        </w:rPr>
      </w:pPr>
      <w:r>
        <w:rPr>
          <w:rtl/>
        </w:rPr>
        <w:t>היו"ר ראובן ריבלין:</w:t>
      </w:r>
    </w:p>
    <w:p w14:paraId="69512DD5" w14:textId="77777777" w:rsidR="00000000" w:rsidRDefault="007C71EE">
      <w:pPr>
        <w:pStyle w:val="a"/>
        <w:rPr>
          <w:rtl/>
        </w:rPr>
      </w:pPr>
    </w:p>
    <w:p w14:paraId="6A582ACE" w14:textId="77777777" w:rsidR="00000000" w:rsidRDefault="007C71EE">
      <w:pPr>
        <w:pStyle w:val="a"/>
        <w:rPr>
          <w:rFonts w:hint="cs"/>
          <w:rtl/>
        </w:rPr>
      </w:pPr>
      <w:r>
        <w:rPr>
          <w:rFonts w:hint="cs"/>
          <w:rtl/>
        </w:rPr>
        <w:t xml:space="preserve">אני קובע שהסתייגותו של חבר הכנסת וילנאי לא נתקבלה. </w:t>
      </w:r>
    </w:p>
    <w:p w14:paraId="536F064A" w14:textId="77777777" w:rsidR="00000000" w:rsidRDefault="007C71EE">
      <w:pPr>
        <w:pStyle w:val="a"/>
        <w:rPr>
          <w:rFonts w:hint="cs"/>
          <w:rtl/>
        </w:rPr>
      </w:pPr>
    </w:p>
    <w:p w14:paraId="65511C79" w14:textId="77777777" w:rsidR="00000000" w:rsidRDefault="007C71EE">
      <w:pPr>
        <w:pStyle w:val="a"/>
        <w:rPr>
          <w:rFonts w:hint="cs"/>
          <w:rtl/>
        </w:rPr>
      </w:pPr>
      <w:r>
        <w:rPr>
          <w:rFonts w:hint="cs"/>
          <w:rtl/>
        </w:rPr>
        <w:t>נעבור להסתייגותה של יושבת-ראש האופוזיציה, חברת הכנסת דליה איצי</w:t>
      </w:r>
      <w:r>
        <w:rPr>
          <w:rFonts w:hint="cs"/>
          <w:rtl/>
        </w:rPr>
        <w:t>ק. מי בעד - נא להרים את היד. מי נגד? מי נמנע?</w:t>
      </w:r>
    </w:p>
    <w:p w14:paraId="73BE34C1" w14:textId="77777777" w:rsidR="00000000" w:rsidRDefault="007C71EE">
      <w:pPr>
        <w:pStyle w:val="a"/>
        <w:rPr>
          <w:rFonts w:hint="cs"/>
          <w:rtl/>
        </w:rPr>
      </w:pPr>
    </w:p>
    <w:p w14:paraId="62FAD868" w14:textId="77777777" w:rsidR="00000000" w:rsidRDefault="007C71EE">
      <w:pPr>
        <w:pStyle w:val="a"/>
        <w:jc w:val="center"/>
        <w:rPr>
          <w:rFonts w:hint="cs"/>
          <w:b/>
          <w:bCs/>
          <w:rtl/>
        </w:rPr>
      </w:pPr>
      <w:r>
        <w:rPr>
          <w:rFonts w:hint="cs"/>
          <w:b/>
          <w:bCs/>
          <w:rtl/>
        </w:rPr>
        <w:t>הצבעה</w:t>
      </w:r>
    </w:p>
    <w:p w14:paraId="4C4CF734" w14:textId="77777777" w:rsidR="00000000" w:rsidRDefault="007C71EE">
      <w:pPr>
        <w:pStyle w:val="a"/>
        <w:jc w:val="center"/>
        <w:rPr>
          <w:rFonts w:hint="cs"/>
          <w:rtl/>
        </w:rPr>
      </w:pPr>
    </w:p>
    <w:p w14:paraId="3FB47589" w14:textId="77777777" w:rsidR="00000000" w:rsidRDefault="007C71EE">
      <w:pPr>
        <w:pStyle w:val="a"/>
        <w:jc w:val="center"/>
        <w:rPr>
          <w:rFonts w:hint="cs"/>
          <w:rtl/>
        </w:rPr>
      </w:pPr>
      <w:r>
        <w:rPr>
          <w:rFonts w:hint="cs"/>
          <w:rtl/>
        </w:rPr>
        <w:t>ההסתייגות של חברת הכנסת דליה איציק לשם החוק לא נתקבלה.</w:t>
      </w:r>
    </w:p>
    <w:p w14:paraId="090DD4FA" w14:textId="77777777" w:rsidR="00000000" w:rsidRDefault="007C71EE">
      <w:pPr>
        <w:pStyle w:val="a"/>
        <w:ind w:firstLine="0"/>
        <w:rPr>
          <w:rtl/>
        </w:rPr>
      </w:pPr>
    </w:p>
    <w:p w14:paraId="72B023E1" w14:textId="77777777" w:rsidR="00000000" w:rsidRDefault="007C71EE">
      <w:pPr>
        <w:pStyle w:val="ad"/>
        <w:rPr>
          <w:rtl/>
        </w:rPr>
      </w:pPr>
      <w:r>
        <w:rPr>
          <w:rtl/>
        </w:rPr>
        <w:t>היו"ר ראובן ריבלין:</w:t>
      </w:r>
    </w:p>
    <w:p w14:paraId="6A5D5D41" w14:textId="77777777" w:rsidR="00000000" w:rsidRDefault="007C71EE">
      <w:pPr>
        <w:pStyle w:val="a"/>
        <w:rPr>
          <w:rtl/>
        </w:rPr>
      </w:pPr>
    </w:p>
    <w:p w14:paraId="1ACF83D2" w14:textId="77777777" w:rsidR="00000000" w:rsidRDefault="007C71EE">
      <w:pPr>
        <w:pStyle w:val="a"/>
        <w:rPr>
          <w:rFonts w:hint="cs"/>
          <w:rtl/>
        </w:rPr>
      </w:pPr>
      <w:r>
        <w:rPr>
          <w:rFonts w:hint="cs"/>
          <w:rtl/>
        </w:rPr>
        <w:t xml:space="preserve">אני קובע שגם הסתייגותה של חברת הכנסת איציק לא נתקבלה. </w:t>
      </w:r>
    </w:p>
    <w:p w14:paraId="2600D6C6" w14:textId="77777777" w:rsidR="00000000" w:rsidRDefault="007C71EE">
      <w:pPr>
        <w:pStyle w:val="a"/>
        <w:rPr>
          <w:rFonts w:hint="cs"/>
          <w:rtl/>
        </w:rPr>
      </w:pPr>
    </w:p>
    <w:p w14:paraId="093C2859" w14:textId="77777777" w:rsidR="00000000" w:rsidRDefault="007C71EE">
      <w:pPr>
        <w:pStyle w:val="a"/>
        <w:rPr>
          <w:rFonts w:hint="cs"/>
          <w:rtl/>
        </w:rPr>
      </w:pPr>
      <w:r>
        <w:rPr>
          <w:rFonts w:hint="cs"/>
          <w:rtl/>
        </w:rPr>
        <w:t>נצביע על הסתייגותו של חבר הכנסת אופיר פינס. מי בעד - נא להרים את היד.</w:t>
      </w:r>
      <w:r>
        <w:rPr>
          <w:rFonts w:hint="cs"/>
          <w:rtl/>
        </w:rPr>
        <w:t xml:space="preserve"> מי נגד? מי נמנע?</w:t>
      </w:r>
    </w:p>
    <w:p w14:paraId="63E49D92" w14:textId="77777777" w:rsidR="00000000" w:rsidRDefault="007C71EE">
      <w:pPr>
        <w:pStyle w:val="a"/>
        <w:rPr>
          <w:rFonts w:hint="cs"/>
          <w:rtl/>
        </w:rPr>
      </w:pPr>
    </w:p>
    <w:p w14:paraId="547DCF91" w14:textId="77777777" w:rsidR="00000000" w:rsidRDefault="007C71EE">
      <w:pPr>
        <w:pStyle w:val="a"/>
        <w:jc w:val="center"/>
        <w:rPr>
          <w:rFonts w:hint="cs"/>
          <w:b/>
          <w:bCs/>
          <w:rtl/>
        </w:rPr>
      </w:pPr>
      <w:r>
        <w:rPr>
          <w:rFonts w:hint="cs"/>
          <w:b/>
          <w:bCs/>
          <w:rtl/>
        </w:rPr>
        <w:t>הצבעה</w:t>
      </w:r>
    </w:p>
    <w:p w14:paraId="7990CC3B" w14:textId="77777777" w:rsidR="00000000" w:rsidRDefault="007C71EE">
      <w:pPr>
        <w:pStyle w:val="a"/>
        <w:jc w:val="center"/>
        <w:rPr>
          <w:rFonts w:hint="cs"/>
          <w:rtl/>
        </w:rPr>
      </w:pPr>
    </w:p>
    <w:p w14:paraId="42F7FC7A" w14:textId="77777777" w:rsidR="00000000" w:rsidRDefault="007C71EE">
      <w:pPr>
        <w:pStyle w:val="a"/>
        <w:jc w:val="center"/>
        <w:rPr>
          <w:rFonts w:hint="cs"/>
          <w:rtl/>
        </w:rPr>
      </w:pPr>
      <w:r>
        <w:rPr>
          <w:rFonts w:hint="cs"/>
          <w:rtl/>
        </w:rPr>
        <w:t>ההסתייגות של חבר הכנסת אופיר פינס-פז לשם החוק לא נתקבלה.</w:t>
      </w:r>
    </w:p>
    <w:p w14:paraId="3E9DB6B4" w14:textId="77777777" w:rsidR="00000000" w:rsidRDefault="007C71EE">
      <w:pPr>
        <w:pStyle w:val="a"/>
        <w:ind w:firstLine="0"/>
        <w:rPr>
          <w:rFonts w:hint="cs"/>
          <w:rtl/>
        </w:rPr>
      </w:pPr>
    </w:p>
    <w:p w14:paraId="4376DDD3" w14:textId="77777777" w:rsidR="00000000" w:rsidRDefault="007C71EE">
      <w:pPr>
        <w:pStyle w:val="ad"/>
        <w:rPr>
          <w:rtl/>
        </w:rPr>
      </w:pPr>
      <w:r>
        <w:rPr>
          <w:rtl/>
        </w:rPr>
        <w:t>היו"ר ראובן ריבלין:</w:t>
      </w:r>
    </w:p>
    <w:p w14:paraId="4228B79A" w14:textId="77777777" w:rsidR="00000000" w:rsidRDefault="007C71EE">
      <w:pPr>
        <w:pStyle w:val="a"/>
        <w:rPr>
          <w:rtl/>
        </w:rPr>
      </w:pPr>
    </w:p>
    <w:p w14:paraId="2F186185" w14:textId="77777777" w:rsidR="00000000" w:rsidRDefault="007C71EE">
      <w:pPr>
        <w:pStyle w:val="a"/>
        <w:rPr>
          <w:rFonts w:hint="cs"/>
          <w:rtl/>
        </w:rPr>
      </w:pPr>
      <w:r>
        <w:rPr>
          <w:rFonts w:hint="cs"/>
          <w:rtl/>
        </w:rPr>
        <w:t xml:space="preserve">גם הסתייגותו של חבר הכנסת פינס לא נתקבלה. </w:t>
      </w:r>
    </w:p>
    <w:p w14:paraId="5561E53C" w14:textId="77777777" w:rsidR="00000000" w:rsidRDefault="007C71EE">
      <w:pPr>
        <w:pStyle w:val="a"/>
        <w:rPr>
          <w:rFonts w:hint="cs"/>
          <w:rtl/>
        </w:rPr>
      </w:pPr>
    </w:p>
    <w:p w14:paraId="27A4184C" w14:textId="77777777" w:rsidR="00000000" w:rsidRDefault="007C71EE">
      <w:pPr>
        <w:pStyle w:val="a"/>
        <w:rPr>
          <w:rFonts w:hint="cs"/>
          <w:rtl/>
        </w:rPr>
      </w:pPr>
      <w:r>
        <w:rPr>
          <w:rFonts w:hint="cs"/>
          <w:rtl/>
        </w:rPr>
        <w:t>נצביע על הסתייגות חבר הכנסת אפרים סנה. מי בעד? מי נגד? מי נמנע?</w:t>
      </w:r>
    </w:p>
    <w:p w14:paraId="5D44EBDB" w14:textId="77777777" w:rsidR="00000000" w:rsidRDefault="007C71EE">
      <w:pPr>
        <w:pStyle w:val="a"/>
        <w:rPr>
          <w:rFonts w:hint="cs"/>
          <w:rtl/>
        </w:rPr>
      </w:pPr>
    </w:p>
    <w:p w14:paraId="38191F01" w14:textId="77777777" w:rsidR="00000000" w:rsidRDefault="007C71EE">
      <w:pPr>
        <w:pStyle w:val="a"/>
        <w:jc w:val="center"/>
        <w:rPr>
          <w:rFonts w:hint="cs"/>
          <w:b/>
          <w:bCs/>
          <w:rtl/>
        </w:rPr>
      </w:pPr>
      <w:r>
        <w:rPr>
          <w:rFonts w:hint="cs"/>
          <w:b/>
          <w:bCs/>
          <w:rtl/>
        </w:rPr>
        <w:t>הצבעה</w:t>
      </w:r>
    </w:p>
    <w:p w14:paraId="36C7392A" w14:textId="77777777" w:rsidR="00000000" w:rsidRDefault="007C71EE">
      <w:pPr>
        <w:pStyle w:val="a"/>
        <w:jc w:val="center"/>
        <w:rPr>
          <w:rFonts w:hint="cs"/>
          <w:rtl/>
        </w:rPr>
      </w:pPr>
    </w:p>
    <w:p w14:paraId="13E8C4E5" w14:textId="77777777" w:rsidR="00000000" w:rsidRDefault="007C71EE">
      <w:pPr>
        <w:pStyle w:val="a"/>
        <w:jc w:val="center"/>
        <w:rPr>
          <w:rFonts w:hint="cs"/>
          <w:rtl/>
        </w:rPr>
      </w:pPr>
      <w:r>
        <w:rPr>
          <w:rFonts w:hint="cs"/>
          <w:rtl/>
        </w:rPr>
        <w:t>ההסתייגות של חבר הכנסת אפרים סנה לש</w:t>
      </w:r>
      <w:r>
        <w:rPr>
          <w:rFonts w:hint="cs"/>
          <w:rtl/>
        </w:rPr>
        <w:t>ם החוק לא נתקבלה.</w:t>
      </w:r>
    </w:p>
    <w:p w14:paraId="63D6475A" w14:textId="77777777" w:rsidR="00000000" w:rsidRDefault="007C71EE">
      <w:pPr>
        <w:pStyle w:val="a"/>
        <w:ind w:firstLine="0"/>
        <w:rPr>
          <w:rFonts w:hint="cs"/>
          <w:rtl/>
        </w:rPr>
      </w:pPr>
    </w:p>
    <w:p w14:paraId="2E7C3072" w14:textId="77777777" w:rsidR="00000000" w:rsidRDefault="007C71EE">
      <w:pPr>
        <w:pStyle w:val="ad"/>
        <w:rPr>
          <w:rtl/>
        </w:rPr>
      </w:pPr>
      <w:r>
        <w:rPr>
          <w:rtl/>
        </w:rPr>
        <w:t>היו"ר ראובן ריבלין:</w:t>
      </w:r>
    </w:p>
    <w:p w14:paraId="6D5B5CB4" w14:textId="77777777" w:rsidR="00000000" w:rsidRDefault="007C71EE">
      <w:pPr>
        <w:pStyle w:val="a"/>
        <w:rPr>
          <w:rtl/>
        </w:rPr>
      </w:pPr>
    </w:p>
    <w:p w14:paraId="650056AE" w14:textId="77777777" w:rsidR="00000000" w:rsidRDefault="007C71EE">
      <w:pPr>
        <w:pStyle w:val="a"/>
        <w:rPr>
          <w:rFonts w:hint="cs"/>
          <w:rtl/>
        </w:rPr>
      </w:pPr>
      <w:r>
        <w:rPr>
          <w:rFonts w:hint="cs"/>
          <w:rtl/>
        </w:rPr>
        <w:t xml:space="preserve">אחד נמנע. אני קובע שגם הסתייגות סנה לא נתקבלה. </w:t>
      </w:r>
    </w:p>
    <w:p w14:paraId="590A43A0" w14:textId="77777777" w:rsidR="00000000" w:rsidRDefault="007C71EE">
      <w:pPr>
        <w:pStyle w:val="a"/>
        <w:rPr>
          <w:rFonts w:hint="cs"/>
          <w:rtl/>
        </w:rPr>
      </w:pPr>
    </w:p>
    <w:p w14:paraId="79D138F9" w14:textId="77777777" w:rsidR="00000000" w:rsidRDefault="007C71EE">
      <w:pPr>
        <w:pStyle w:val="a"/>
        <w:rPr>
          <w:rFonts w:hint="cs"/>
          <w:rtl/>
        </w:rPr>
      </w:pPr>
      <w:r>
        <w:rPr>
          <w:rFonts w:hint="cs"/>
          <w:rtl/>
        </w:rPr>
        <w:t>נעבור להסתייגות חברת הכנסת יולי תמיר. מי בעד? מי נגד? מי נמנע?</w:t>
      </w:r>
    </w:p>
    <w:p w14:paraId="6A839F37" w14:textId="77777777" w:rsidR="00000000" w:rsidRDefault="007C71EE">
      <w:pPr>
        <w:pStyle w:val="a"/>
        <w:rPr>
          <w:rFonts w:hint="cs"/>
          <w:rtl/>
        </w:rPr>
      </w:pPr>
    </w:p>
    <w:p w14:paraId="567FFD6F" w14:textId="77777777" w:rsidR="00000000" w:rsidRDefault="007C71EE">
      <w:pPr>
        <w:pStyle w:val="a"/>
        <w:jc w:val="center"/>
        <w:rPr>
          <w:rFonts w:hint="cs"/>
          <w:b/>
          <w:bCs/>
          <w:rtl/>
        </w:rPr>
      </w:pPr>
      <w:r>
        <w:rPr>
          <w:rFonts w:hint="cs"/>
          <w:b/>
          <w:bCs/>
          <w:rtl/>
        </w:rPr>
        <w:t>הצבעה</w:t>
      </w:r>
    </w:p>
    <w:p w14:paraId="072A8037" w14:textId="77777777" w:rsidR="00000000" w:rsidRDefault="007C71EE">
      <w:pPr>
        <w:pStyle w:val="a"/>
        <w:jc w:val="center"/>
        <w:rPr>
          <w:rFonts w:hint="cs"/>
          <w:rtl/>
        </w:rPr>
      </w:pPr>
    </w:p>
    <w:p w14:paraId="04857F3F" w14:textId="77777777" w:rsidR="00000000" w:rsidRDefault="007C71EE">
      <w:pPr>
        <w:pStyle w:val="a"/>
        <w:jc w:val="center"/>
        <w:rPr>
          <w:rFonts w:hint="cs"/>
          <w:rtl/>
        </w:rPr>
      </w:pPr>
      <w:r>
        <w:rPr>
          <w:rFonts w:hint="cs"/>
          <w:rtl/>
        </w:rPr>
        <w:t>ההסתייגות של חברת הכנסת יולי תמיר לשם החוק לא נתקבלה.</w:t>
      </w:r>
    </w:p>
    <w:p w14:paraId="106F4F62" w14:textId="77777777" w:rsidR="00000000" w:rsidRDefault="007C71EE">
      <w:pPr>
        <w:pStyle w:val="a"/>
        <w:ind w:firstLine="0"/>
        <w:rPr>
          <w:rFonts w:hint="cs"/>
          <w:rtl/>
        </w:rPr>
      </w:pPr>
    </w:p>
    <w:p w14:paraId="19451E9F" w14:textId="77777777" w:rsidR="00000000" w:rsidRDefault="007C71EE">
      <w:pPr>
        <w:pStyle w:val="ad"/>
        <w:rPr>
          <w:rtl/>
        </w:rPr>
      </w:pPr>
    </w:p>
    <w:p w14:paraId="0BB48033" w14:textId="77777777" w:rsidR="00000000" w:rsidRDefault="007C71EE">
      <w:pPr>
        <w:pStyle w:val="ad"/>
        <w:rPr>
          <w:rtl/>
        </w:rPr>
      </w:pPr>
      <w:r>
        <w:rPr>
          <w:rtl/>
        </w:rPr>
        <w:t>היו"ר ראובן ריבלין:</w:t>
      </w:r>
    </w:p>
    <w:p w14:paraId="26A6CE1D" w14:textId="77777777" w:rsidR="00000000" w:rsidRDefault="007C71EE">
      <w:pPr>
        <w:pStyle w:val="a"/>
        <w:rPr>
          <w:rtl/>
        </w:rPr>
      </w:pPr>
    </w:p>
    <w:p w14:paraId="683E011B" w14:textId="77777777" w:rsidR="00000000" w:rsidRDefault="007C71EE">
      <w:pPr>
        <w:pStyle w:val="a"/>
        <w:rPr>
          <w:rFonts w:hint="cs"/>
          <w:rtl/>
        </w:rPr>
      </w:pPr>
      <w:r>
        <w:rPr>
          <w:rFonts w:hint="cs"/>
          <w:rtl/>
        </w:rPr>
        <w:t>הסתייגותה של חברת ה</w:t>
      </w:r>
      <w:r>
        <w:rPr>
          <w:rFonts w:hint="cs"/>
          <w:rtl/>
        </w:rPr>
        <w:t>כנסת תמיר לא נתקבלה.</w:t>
      </w:r>
    </w:p>
    <w:p w14:paraId="2DBD4918" w14:textId="77777777" w:rsidR="00000000" w:rsidRDefault="007C71EE">
      <w:pPr>
        <w:pStyle w:val="a"/>
        <w:ind w:firstLine="0"/>
        <w:rPr>
          <w:rFonts w:hint="cs"/>
          <w:rtl/>
        </w:rPr>
      </w:pPr>
    </w:p>
    <w:p w14:paraId="51A9E0DB" w14:textId="77777777" w:rsidR="00000000" w:rsidRDefault="007C71EE">
      <w:pPr>
        <w:pStyle w:val="ac"/>
        <w:rPr>
          <w:rtl/>
        </w:rPr>
      </w:pPr>
      <w:r>
        <w:rPr>
          <w:rFonts w:hint="eastAsia"/>
          <w:rtl/>
        </w:rPr>
        <w:t>אחמד</w:t>
      </w:r>
      <w:r>
        <w:rPr>
          <w:rtl/>
        </w:rPr>
        <w:t xml:space="preserve"> טיבי (חד"ש-תע"ל):</w:t>
      </w:r>
    </w:p>
    <w:p w14:paraId="7D2401CE" w14:textId="77777777" w:rsidR="00000000" w:rsidRDefault="007C71EE">
      <w:pPr>
        <w:pStyle w:val="a"/>
        <w:rPr>
          <w:rFonts w:hint="cs"/>
          <w:rtl/>
        </w:rPr>
      </w:pPr>
    </w:p>
    <w:p w14:paraId="69662A47" w14:textId="77777777" w:rsidR="00000000" w:rsidRDefault="007C71EE">
      <w:pPr>
        <w:pStyle w:val="a"/>
        <w:rPr>
          <w:rFonts w:hint="cs"/>
          <w:rtl/>
        </w:rPr>
      </w:pPr>
      <w:r>
        <w:rPr>
          <w:rFonts w:hint="cs"/>
          <w:rtl/>
        </w:rPr>
        <w:t>תחזור על ההצבעה. חבר הכנסת נסים זאב נמנע.</w:t>
      </w:r>
    </w:p>
    <w:p w14:paraId="0F70DC1C" w14:textId="77777777" w:rsidR="00000000" w:rsidRDefault="007C71EE">
      <w:pPr>
        <w:pStyle w:val="a"/>
        <w:ind w:firstLine="0"/>
        <w:rPr>
          <w:rFonts w:hint="cs"/>
          <w:rtl/>
        </w:rPr>
      </w:pPr>
    </w:p>
    <w:p w14:paraId="77B8CA60" w14:textId="77777777" w:rsidR="00000000" w:rsidRDefault="007C71EE">
      <w:pPr>
        <w:pStyle w:val="ac"/>
        <w:rPr>
          <w:rtl/>
        </w:rPr>
      </w:pPr>
      <w:r>
        <w:rPr>
          <w:rFonts w:hint="eastAsia"/>
          <w:rtl/>
        </w:rPr>
        <w:t>קריאה</w:t>
      </w:r>
      <w:r>
        <w:rPr>
          <w:rtl/>
        </w:rPr>
        <w:t>:</w:t>
      </w:r>
    </w:p>
    <w:p w14:paraId="0738CB86" w14:textId="77777777" w:rsidR="00000000" w:rsidRDefault="007C71EE">
      <w:pPr>
        <w:pStyle w:val="a"/>
        <w:rPr>
          <w:rFonts w:hint="cs"/>
          <w:rtl/>
        </w:rPr>
      </w:pPr>
    </w:p>
    <w:p w14:paraId="28E496E4" w14:textId="77777777" w:rsidR="00000000" w:rsidRDefault="007C71EE">
      <w:pPr>
        <w:pStyle w:val="a"/>
        <w:rPr>
          <w:rFonts w:hint="cs"/>
          <w:rtl/>
        </w:rPr>
      </w:pPr>
      <w:r>
        <w:rPr>
          <w:rFonts w:hint="cs"/>
          <w:rtl/>
        </w:rPr>
        <w:t>יש שני נמנעים.</w:t>
      </w:r>
    </w:p>
    <w:p w14:paraId="647D800B" w14:textId="77777777" w:rsidR="00000000" w:rsidRDefault="007C71EE">
      <w:pPr>
        <w:pStyle w:val="a"/>
        <w:ind w:firstLine="0"/>
        <w:rPr>
          <w:rFonts w:hint="cs"/>
          <w:rtl/>
        </w:rPr>
      </w:pPr>
    </w:p>
    <w:p w14:paraId="3DA61052" w14:textId="77777777" w:rsidR="00000000" w:rsidRDefault="007C71EE">
      <w:pPr>
        <w:pStyle w:val="ad"/>
        <w:rPr>
          <w:rtl/>
        </w:rPr>
      </w:pPr>
      <w:r>
        <w:rPr>
          <w:rtl/>
        </w:rPr>
        <w:t>היו"ר ראובן ריבלין:</w:t>
      </w:r>
    </w:p>
    <w:p w14:paraId="26CCE9F7" w14:textId="77777777" w:rsidR="00000000" w:rsidRDefault="007C71EE">
      <w:pPr>
        <w:pStyle w:val="a"/>
        <w:rPr>
          <w:rtl/>
        </w:rPr>
      </w:pPr>
    </w:p>
    <w:p w14:paraId="1E3869D8" w14:textId="77777777" w:rsidR="00000000" w:rsidRDefault="007C71EE">
      <w:pPr>
        <w:pStyle w:val="a"/>
        <w:rPr>
          <w:rFonts w:hint="cs"/>
          <w:rtl/>
        </w:rPr>
      </w:pPr>
      <w:r>
        <w:rPr>
          <w:rFonts w:hint="cs"/>
          <w:rtl/>
        </w:rPr>
        <w:t>אני מודה לך. אבל אנחנו לא סופרים את הנמנעים. אני מודה לאדוני שהפנה את תשומת לבי. אבל מה שראיתי הוא שבגדול ההסתייגות לא נתק</w:t>
      </w:r>
      <w:r>
        <w:rPr>
          <w:rFonts w:hint="cs"/>
          <w:rtl/>
        </w:rPr>
        <w:t xml:space="preserve">בלה. </w:t>
      </w:r>
    </w:p>
    <w:p w14:paraId="75415763" w14:textId="77777777" w:rsidR="00000000" w:rsidRDefault="007C71EE">
      <w:pPr>
        <w:pStyle w:val="a"/>
        <w:rPr>
          <w:rFonts w:hint="cs"/>
          <w:rtl/>
        </w:rPr>
      </w:pPr>
    </w:p>
    <w:p w14:paraId="66C25B96" w14:textId="77777777" w:rsidR="00000000" w:rsidRDefault="007C71EE">
      <w:pPr>
        <w:pStyle w:val="a"/>
        <w:rPr>
          <w:rFonts w:hint="cs"/>
          <w:rtl/>
        </w:rPr>
      </w:pPr>
      <w:r>
        <w:rPr>
          <w:rFonts w:hint="cs"/>
          <w:rtl/>
        </w:rPr>
        <w:t>נעבור להסתייגות של חבר הכנסת מלכיאור. מי בעד? מי נגד? מי נמנע?</w:t>
      </w:r>
    </w:p>
    <w:p w14:paraId="4940759D" w14:textId="77777777" w:rsidR="00000000" w:rsidRDefault="007C71EE">
      <w:pPr>
        <w:pStyle w:val="a"/>
        <w:rPr>
          <w:rFonts w:hint="cs"/>
          <w:rtl/>
        </w:rPr>
      </w:pPr>
    </w:p>
    <w:p w14:paraId="48ECE5FF" w14:textId="77777777" w:rsidR="00000000" w:rsidRDefault="007C71EE">
      <w:pPr>
        <w:pStyle w:val="a"/>
        <w:jc w:val="center"/>
        <w:rPr>
          <w:rFonts w:hint="cs"/>
          <w:b/>
          <w:bCs/>
          <w:rtl/>
        </w:rPr>
      </w:pPr>
      <w:r>
        <w:rPr>
          <w:rFonts w:hint="cs"/>
          <w:b/>
          <w:bCs/>
          <w:rtl/>
        </w:rPr>
        <w:t>הצבעה</w:t>
      </w:r>
    </w:p>
    <w:p w14:paraId="434038EF" w14:textId="77777777" w:rsidR="00000000" w:rsidRDefault="007C71EE">
      <w:pPr>
        <w:pStyle w:val="a"/>
        <w:jc w:val="center"/>
        <w:rPr>
          <w:rFonts w:hint="cs"/>
          <w:rtl/>
        </w:rPr>
      </w:pPr>
    </w:p>
    <w:p w14:paraId="11D505BD" w14:textId="77777777" w:rsidR="00000000" w:rsidRDefault="007C71EE">
      <w:pPr>
        <w:pStyle w:val="a"/>
        <w:jc w:val="center"/>
        <w:rPr>
          <w:rFonts w:hint="cs"/>
          <w:rtl/>
        </w:rPr>
      </w:pPr>
      <w:r>
        <w:rPr>
          <w:rFonts w:hint="cs"/>
          <w:rtl/>
        </w:rPr>
        <w:t>ההסתייגות של חבר הכנסת מיכאל מלכיאור לשם החוק לא נתקבלה.</w:t>
      </w:r>
    </w:p>
    <w:p w14:paraId="3449E021" w14:textId="77777777" w:rsidR="00000000" w:rsidRDefault="007C71EE">
      <w:pPr>
        <w:pStyle w:val="a"/>
        <w:ind w:firstLine="0"/>
        <w:rPr>
          <w:rFonts w:hint="cs"/>
          <w:rtl/>
        </w:rPr>
      </w:pPr>
    </w:p>
    <w:p w14:paraId="11281BDF" w14:textId="77777777" w:rsidR="00000000" w:rsidRDefault="007C71EE">
      <w:pPr>
        <w:pStyle w:val="ad"/>
        <w:rPr>
          <w:rtl/>
        </w:rPr>
      </w:pPr>
      <w:r>
        <w:rPr>
          <w:rtl/>
        </w:rPr>
        <w:t>היו"ר ראובן ריבלין:</w:t>
      </w:r>
    </w:p>
    <w:p w14:paraId="4AC1F13C" w14:textId="77777777" w:rsidR="00000000" w:rsidRDefault="007C71EE">
      <w:pPr>
        <w:pStyle w:val="a"/>
        <w:rPr>
          <w:rtl/>
        </w:rPr>
      </w:pPr>
    </w:p>
    <w:p w14:paraId="0D505F9E" w14:textId="77777777" w:rsidR="00000000" w:rsidRDefault="007C71EE">
      <w:pPr>
        <w:pStyle w:val="a"/>
        <w:rPr>
          <w:rFonts w:hint="cs"/>
          <w:rtl/>
        </w:rPr>
      </w:pPr>
      <w:r>
        <w:rPr>
          <w:rFonts w:hint="cs"/>
          <w:rtl/>
        </w:rPr>
        <w:t xml:space="preserve">ההסתייגות של חבר הכנסת מלכיאור לא נתקבלה. </w:t>
      </w:r>
    </w:p>
    <w:p w14:paraId="5F70FB8D" w14:textId="77777777" w:rsidR="00000000" w:rsidRDefault="007C71EE">
      <w:pPr>
        <w:pStyle w:val="a"/>
        <w:rPr>
          <w:rFonts w:hint="cs"/>
          <w:rtl/>
        </w:rPr>
      </w:pPr>
    </w:p>
    <w:p w14:paraId="0C6F312F" w14:textId="77777777" w:rsidR="00000000" w:rsidRDefault="007C71EE">
      <w:pPr>
        <w:pStyle w:val="a"/>
        <w:rPr>
          <w:rFonts w:hint="cs"/>
          <w:rtl/>
        </w:rPr>
      </w:pPr>
      <w:r>
        <w:rPr>
          <w:rFonts w:hint="cs"/>
          <w:rtl/>
        </w:rPr>
        <w:t>חבר הכנסת הרצוג מסתייג. מי בעד הסתייגותו? מי נגד? מי נמ</w:t>
      </w:r>
      <w:r>
        <w:rPr>
          <w:rFonts w:hint="cs"/>
          <w:rtl/>
        </w:rPr>
        <w:t>נע?</w:t>
      </w:r>
    </w:p>
    <w:p w14:paraId="20BE8D33" w14:textId="77777777" w:rsidR="00000000" w:rsidRDefault="007C71EE">
      <w:pPr>
        <w:pStyle w:val="a"/>
        <w:rPr>
          <w:rFonts w:hint="cs"/>
          <w:rtl/>
        </w:rPr>
      </w:pPr>
    </w:p>
    <w:p w14:paraId="493BAF0D" w14:textId="77777777" w:rsidR="00000000" w:rsidRDefault="007C71EE">
      <w:pPr>
        <w:pStyle w:val="a"/>
        <w:jc w:val="center"/>
        <w:rPr>
          <w:rFonts w:hint="cs"/>
          <w:b/>
          <w:bCs/>
          <w:rtl/>
        </w:rPr>
      </w:pPr>
      <w:r>
        <w:rPr>
          <w:rFonts w:hint="cs"/>
          <w:b/>
          <w:bCs/>
          <w:rtl/>
        </w:rPr>
        <w:t>הצבעה</w:t>
      </w:r>
    </w:p>
    <w:p w14:paraId="11B7512E" w14:textId="77777777" w:rsidR="00000000" w:rsidRDefault="007C71EE">
      <w:pPr>
        <w:pStyle w:val="a"/>
        <w:jc w:val="center"/>
        <w:rPr>
          <w:rFonts w:hint="cs"/>
          <w:rtl/>
        </w:rPr>
      </w:pPr>
    </w:p>
    <w:p w14:paraId="40B201D1" w14:textId="77777777" w:rsidR="00000000" w:rsidRDefault="007C71EE">
      <w:pPr>
        <w:pStyle w:val="a"/>
        <w:jc w:val="center"/>
        <w:rPr>
          <w:rFonts w:hint="cs"/>
          <w:rtl/>
        </w:rPr>
      </w:pPr>
      <w:r>
        <w:rPr>
          <w:rFonts w:hint="cs"/>
          <w:rtl/>
        </w:rPr>
        <w:t>ההסתייגות של חבר הכנסת יצחק הרצוג לשם החוק לא נתקבלה.</w:t>
      </w:r>
    </w:p>
    <w:p w14:paraId="07FC79EF" w14:textId="77777777" w:rsidR="00000000" w:rsidRDefault="007C71EE">
      <w:pPr>
        <w:pStyle w:val="a"/>
        <w:ind w:firstLine="0"/>
        <w:rPr>
          <w:rFonts w:hint="cs"/>
          <w:rtl/>
        </w:rPr>
      </w:pPr>
    </w:p>
    <w:p w14:paraId="7BDE727A" w14:textId="77777777" w:rsidR="00000000" w:rsidRDefault="007C71EE">
      <w:pPr>
        <w:pStyle w:val="ad"/>
        <w:rPr>
          <w:rtl/>
        </w:rPr>
      </w:pPr>
      <w:r>
        <w:rPr>
          <w:rtl/>
        </w:rPr>
        <w:t>היו"ר ראובן ריבלין:</w:t>
      </w:r>
    </w:p>
    <w:p w14:paraId="1FDABC6A" w14:textId="77777777" w:rsidR="00000000" w:rsidRDefault="007C71EE">
      <w:pPr>
        <w:pStyle w:val="a"/>
        <w:rPr>
          <w:rtl/>
        </w:rPr>
      </w:pPr>
    </w:p>
    <w:p w14:paraId="257AFF5B" w14:textId="77777777" w:rsidR="00000000" w:rsidRDefault="007C71EE">
      <w:pPr>
        <w:pStyle w:val="a"/>
        <w:rPr>
          <w:rFonts w:hint="cs"/>
          <w:rtl/>
        </w:rPr>
      </w:pPr>
      <w:r>
        <w:rPr>
          <w:rFonts w:hint="cs"/>
          <w:rtl/>
        </w:rPr>
        <w:t xml:space="preserve">לא נתקבלה הסתייגות חבר הכנסת הרצוג. </w:t>
      </w:r>
    </w:p>
    <w:p w14:paraId="7AA31F85" w14:textId="77777777" w:rsidR="00000000" w:rsidRDefault="007C71EE">
      <w:pPr>
        <w:pStyle w:val="a"/>
        <w:rPr>
          <w:rFonts w:hint="cs"/>
          <w:rtl/>
        </w:rPr>
      </w:pPr>
    </w:p>
    <w:p w14:paraId="5EFD2CDF" w14:textId="77777777" w:rsidR="00000000" w:rsidRDefault="007C71EE">
      <w:pPr>
        <w:pStyle w:val="a"/>
        <w:rPr>
          <w:rFonts w:hint="cs"/>
          <w:rtl/>
        </w:rPr>
      </w:pPr>
      <w:r>
        <w:rPr>
          <w:rFonts w:hint="cs"/>
          <w:rtl/>
        </w:rPr>
        <w:t>נצביע על הסתייגותו של חבר הכנסת חיים רמון. מי בעד? מי נגד? מי נמנע?</w:t>
      </w:r>
    </w:p>
    <w:p w14:paraId="31AF5515" w14:textId="77777777" w:rsidR="00000000" w:rsidRDefault="007C71EE">
      <w:pPr>
        <w:pStyle w:val="a"/>
        <w:ind w:firstLine="0"/>
        <w:rPr>
          <w:rFonts w:hint="cs"/>
          <w:rtl/>
        </w:rPr>
      </w:pPr>
    </w:p>
    <w:p w14:paraId="2E5FD9F3" w14:textId="77777777" w:rsidR="00000000" w:rsidRDefault="007C71EE">
      <w:pPr>
        <w:pStyle w:val="ac"/>
        <w:rPr>
          <w:rtl/>
        </w:rPr>
      </w:pPr>
      <w:r>
        <w:rPr>
          <w:rFonts w:hint="eastAsia"/>
          <w:rtl/>
        </w:rPr>
        <w:t>חיים</w:t>
      </w:r>
      <w:r>
        <w:rPr>
          <w:rtl/>
        </w:rPr>
        <w:t xml:space="preserve"> רמון (העבודה-מימד):</w:t>
      </w:r>
    </w:p>
    <w:p w14:paraId="2E391885" w14:textId="77777777" w:rsidR="00000000" w:rsidRDefault="007C71EE">
      <w:pPr>
        <w:pStyle w:val="a"/>
        <w:rPr>
          <w:rFonts w:hint="cs"/>
          <w:rtl/>
        </w:rPr>
      </w:pPr>
    </w:p>
    <w:p w14:paraId="5F6E669A" w14:textId="77777777" w:rsidR="00000000" w:rsidRDefault="007C71EE">
      <w:pPr>
        <w:pStyle w:val="a"/>
        <w:rPr>
          <w:rFonts w:hint="cs"/>
          <w:rtl/>
        </w:rPr>
      </w:pPr>
      <w:r>
        <w:rPr>
          <w:rFonts w:hint="cs"/>
          <w:rtl/>
        </w:rPr>
        <w:t>אם זה לא עובר, אני יוצא.</w:t>
      </w:r>
    </w:p>
    <w:p w14:paraId="29631C4E" w14:textId="77777777" w:rsidR="00000000" w:rsidRDefault="007C71EE">
      <w:pPr>
        <w:pStyle w:val="a"/>
        <w:ind w:firstLine="0"/>
        <w:rPr>
          <w:rFonts w:hint="cs"/>
          <w:rtl/>
        </w:rPr>
      </w:pPr>
    </w:p>
    <w:p w14:paraId="5A41A790" w14:textId="77777777" w:rsidR="00000000" w:rsidRDefault="007C71EE">
      <w:pPr>
        <w:pStyle w:val="ad"/>
        <w:rPr>
          <w:rtl/>
        </w:rPr>
      </w:pPr>
      <w:r>
        <w:rPr>
          <w:rtl/>
        </w:rPr>
        <w:t>היו"ר ראו</w:t>
      </w:r>
      <w:r>
        <w:rPr>
          <w:rtl/>
        </w:rPr>
        <w:t>בן ריבלין:</w:t>
      </w:r>
    </w:p>
    <w:p w14:paraId="23C6273D" w14:textId="77777777" w:rsidR="00000000" w:rsidRDefault="007C71EE">
      <w:pPr>
        <w:pStyle w:val="a"/>
        <w:rPr>
          <w:rtl/>
        </w:rPr>
      </w:pPr>
    </w:p>
    <w:p w14:paraId="03DC2688" w14:textId="77777777" w:rsidR="00000000" w:rsidRDefault="007C71EE">
      <w:pPr>
        <w:pStyle w:val="a"/>
        <w:rPr>
          <w:rFonts w:hint="cs"/>
          <w:rtl/>
        </w:rPr>
      </w:pPr>
      <w:r>
        <w:rPr>
          <w:rFonts w:hint="cs"/>
          <w:rtl/>
        </w:rPr>
        <w:t>אדוני, ביודעי את האיום אני אמנע. עלי האיום משפיע. מי נגד?</w:t>
      </w:r>
    </w:p>
    <w:p w14:paraId="2FBEDAF1" w14:textId="77777777" w:rsidR="00000000" w:rsidRDefault="007C71EE">
      <w:pPr>
        <w:pStyle w:val="a"/>
        <w:ind w:firstLine="0"/>
        <w:rPr>
          <w:rFonts w:hint="cs"/>
          <w:rtl/>
        </w:rPr>
      </w:pPr>
    </w:p>
    <w:p w14:paraId="47E2177B" w14:textId="77777777" w:rsidR="00000000" w:rsidRDefault="007C71EE">
      <w:pPr>
        <w:pStyle w:val="a"/>
        <w:ind w:firstLine="0"/>
        <w:jc w:val="center"/>
        <w:rPr>
          <w:rFonts w:hint="cs"/>
          <w:b/>
          <w:bCs/>
          <w:rtl/>
        </w:rPr>
      </w:pPr>
      <w:r>
        <w:rPr>
          <w:rFonts w:hint="cs"/>
          <w:b/>
          <w:bCs/>
          <w:rtl/>
        </w:rPr>
        <w:t>הצבעה</w:t>
      </w:r>
    </w:p>
    <w:p w14:paraId="47ABB1E9" w14:textId="77777777" w:rsidR="00000000" w:rsidRDefault="007C71EE">
      <w:pPr>
        <w:pStyle w:val="a"/>
        <w:ind w:firstLine="0"/>
        <w:jc w:val="center"/>
        <w:rPr>
          <w:rFonts w:hint="cs"/>
          <w:rtl/>
        </w:rPr>
      </w:pPr>
    </w:p>
    <w:p w14:paraId="20D50486" w14:textId="77777777" w:rsidR="00000000" w:rsidRDefault="007C71EE">
      <w:pPr>
        <w:pStyle w:val="a"/>
        <w:ind w:firstLine="0"/>
        <w:jc w:val="center"/>
        <w:rPr>
          <w:rFonts w:hint="cs"/>
          <w:rtl/>
        </w:rPr>
      </w:pPr>
      <w:r>
        <w:rPr>
          <w:rFonts w:hint="cs"/>
          <w:rtl/>
        </w:rPr>
        <w:t>ההסתייגות של חבר הכנסת חיים רמון לשם החוק לא נתקבלה.</w:t>
      </w:r>
    </w:p>
    <w:p w14:paraId="271B4A18" w14:textId="77777777" w:rsidR="00000000" w:rsidRDefault="007C71EE">
      <w:pPr>
        <w:pStyle w:val="a"/>
        <w:ind w:firstLine="0"/>
        <w:rPr>
          <w:rFonts w:hint="cs"/>
          <w:rtl/>
        </w:rPr>
      </w:pPr>
    </w:p>
    <w:p w14:paraId="5CF64426" w14:textId="77777777" w:rsidR="00000000" w:rsidRDefault="007C71EE">
      <w:pPr>
        <w:pStyle w:val="ad"/>
        <w:rPr>
          <w:rtl/>
        </w:rPr>
      </w:pPr>
      <w:r>
        <w:rPr>
          <w:rtl/>
        </w:rPr>
        <w:t>היו"ר ראובן ריבלין:</w:t>
      </w:r>
    </w:p>
    <w:p w14:paraId="6EA13FF1" w14:textId="77777777" w:rsidR="00000000" w:rsidRDefault="007C71EE">
      <w:pPr>
        <w:pStyle w:val="a"/>
        <w:rPr>
          <w:rtl/>
        </w:rPr>
      </w:pPr>
    </w:p>
    <w:p w14:paraId="3B1EEE19" w14:textId="77777777" w:rsidR="00000000" w:rsidRDefault="007C71EE">
      <w:pPr>
        <w:pStyle w:val="a"/>
        <w:rPr>
          <w:rFonts w:hint="cs"/>
          <w:rtl/>
        </w:rPr>
      </w:pPr>
      <w:r>
        <w:rPr>
          <w:rFonts w:hint="cs"/>
          <w:rtl/>
        </w:rPr>
        <w:t xml:space="preserve">חבר הכנסת רמון, הסתייגותך לא נתקבלה. אני מקווה מאוד שלא תממש את איומך. </w:t>
      </w:r>
    </w:p>
    <w:p w14:paraId="2CA0FE23" w14:textId="77777777" w:rsidR="00000000" w:rsidRDefault="007C71EE">
      <w:pPr>
        <w:pStyle w:val="a"/>
        <w:rPr>
          <w:rFonts w:hint="cs"/>
          <w:rtl/>
        </w:rPr>
      </w:pPr>
    </w:p>
    <w:p w14:paraId="37426260" w14:textId="77777777" w:rsidR="00000000" w:rsidRDefault="007C71EE">
      <w:pPr>
        <w:pStyle w:val="a"/>
        <w:rPr>
          <w:rFonts w:hint="cs"/>
          <w:rtl/>
        </w:rPr>
      </w:pPr>
      <w:r>
        <w:rPr>
          <w:rFonts w:hint="cs"/>
          <w:rtl/>
        </w:rPr>
        <w:t>נעבור להצבעה על הסתייגות חבר ה</w:t>
      </w:r>
      <w:r>
        <w:rPr>
          <w:rFonts w:hint="cs"/>
          <w:rtl/>
        </w:rPr>
        <w:t>כנסת דני יתום. מי בעד? מי נגד?</w:t>
      </w:r>
    </w:p>
    <w:p w14:paraId="08C4D8AA" w14:textId="77777777" w:rsidR="00000000" w:rsidRDefault="007C71EE">
      <w:pPr>
        <w:pStyle w:val="a"/>
        <w:rPr>
          <w:rFonts w:hint="cs"/>
          <w:rtl/>
        </w:rPr>
      </w:pPr>
    </w:p>
    <w:p w14:paraId="02B8B8CB" w14:textId="77777777" w:rsidR="00000000" w:rsidRDefault="007C71EE">
      <w:pPr>
        <w:pStyle w:val="a"/>
        <w:jc w:val="center"/>
        <w:rPr>
          <w:rFonts w:hint="cs"/>
          <w:rtl/>
        </w:rPr>
      </w:pPr>
    </w:p>
    <w:p w14:paraId="0395FEB8" w14:textId="77777777" w:rsidR="00000000" w:rsidRDefault="007C71EE">
      <w:pPr>
        <w:pStyle w:val="a"/>
        <w:jc w:val="center"/>
        <w:rPr>
          <w:rFonts w:hint="cs"/>
          <w:b/>
          <w:bCs/>
          <w:rtl/>
        </w:rPr>
      </w:pPr>
      <w:r>
        <w:rPr>
          <w:rFonts w:hint="cs"/>
          <w:b/>
          <w:bCs/>
          <w:rtl/>
        </w:rPr>
        <w:t>הצבעה</w:t>
      </w:r>
    </w:p>
    <w:p w14:paraId="2C598A73" w14:textId="77777777" w:rsidR="00000000" w:rsidRDefault="007C71EE">
      <w:pPr>
        <w:pStyle w:val="a"/>
        <w:jc w:val="center"/>
        <w:rPr>
          <w:rFonts w:hint="cs"/>
          <w:rtl/>
        </w:rPr>
      </w:pPr>
    </w:p>
    <w:p w14:paraId="022131B1" w14:textId="77777777" w:rsidR="00000000" w:rsidRDefault="007C71EE">
      <w:pPr>
        <w:pStyle w:val="a"/>
        <w:jc w:val="center"/>
        <w:rPr>
          <w:rFonts w:hint="cs"/>
          <w:rtl/>
        </w:rPr>
      </w:pPr>
      <w:r>
        <w:rPr>
          <w:rFonts w:hint="cs"/>
          <w:rtl/>
        </w:rPr>
        <w:t>ההסתייגות של חבר הכנסת דני יתום לשם החוק לא נתקבלה.</w:t>
      </w:r>
    </w:p>
    <w:p w14:paraId="4E7C0850" w14:textId="77777777" w:rsidR="00000000" w:rsidRDefault="007C71EE">
      <w:pPr>
        <w:pStyle w:val="a"/>
        <w:ind w:firstLine="0"/>
        <w:rPr>
          <w:rFonts w:hint="cs"/>
          <w:rtl/>
        </w:rPr>
      </w:pPr>
    </w:p>
    <w:p w14:paraId="0757BF52" w14:textId="77777777" w:rsidR="00000000" w:rsidRDefault="007C71EE">
      <w:pPr>
        <w:pStyle w:val="ad"/>
        <w:rPr>
          <w:rtl/>
        </w:rPr>
      </w:pPr>
      <w:r>
        <w:rPr>
          <w:rtl/>
        </w:rPr>
        <w:t>היו"ר ראובן ריבלין:</w:t>
      </w:r>
    </w:p>
    <w:p w14:paraId="4C535BD8" w14:textId="77777777" w:rsidR="00000000" w:rsidRDefault="007C71EE">
      <w:pPr>
        <w:pStyle w:val="a"/>
        <w:rPr>
          <w:rtl/>
        </w:rPr>
      </w:pPr>
    </w:p>
    <w:p w14:paraId="34F74A02" w14:textId="77777777" w:rsidR="00000000" w:rsidRDefault="007C71EE">
      <w:pPr>
        <w:pStyle w:val="a"/>
        <w:rPr>
          <w:rFonts w:hint="cs"/>
          <w:rtl/>
        </w:rPr>
      </w:pPr>
      <w:r>
        <w:rPr>
          <w:rFonts w:hint="cs"/>
          <w:rtl/>
        </w:rPr>
        <w:t xml:space="preserve">הסתייגותו של חבר הכנסת דני יתום לא נתקבלה. </w:t>
      </w:r>
    </w:p>
    <w:p w14:paraId="0DDEEEB8" w14:textId="77777777" w:rsidR="00000000" w:rsidRDefault="007C71EE">
      <w:pPr>
        <w:pStyle w:val="a"/>
        <w:rPr>
          <w:rFonts w:hint="cs"/>
          <w:rtl/>
        </w:rPr>
      </w:pPr>
    </w:p>
    <w:p w14:paraId="3C78C0F7" w14:textId="77777777" w:rsidR="00000000" w:rsidRDefault="007C71EE">
      <w:pPr>
        <w:pStyle w:val="a"/>
        <w:rPr>
          <w:rFonts w:hint="cs"/>
          <w:rtl/>
        </w:rPr>
      </w:pPr>
      <w:r>
        <w:rPr>
          <w:rFonts w:hint="cs"/>
          <w:rtl/>
        </w:rPr>
        <w:t>נעבור להסתייגות חבר הכנסת איתן כבל. מי בעד? מי נגד? מי נמנע?</w:t>
      </w:r>
    </w:p>
    <w:p w14:paraId="7F8F9F70" w14:textId="77777777" w:rsidR="00000000" w:rsidRDefault="007C71EE">
      <w:pPr>
        <w:pStyle w:val="a"/>
        <w:rPr>
          <w:rFonts w:hint="cs"/>
          <w:rtl/>
        </w:rPr>
      </w:pPr>
    </w:p>
    <w:p w14:paraId="43E4987A" w14:textId="77777777" w:rsidR="00000000" w:rsidRDefault="007C71EE">
      <w:pPr>
        <w:pStyle w:val="a"/>
        <w:jc w:val="center"/>
        <w:rPr>
          <w:rFonts w:hint="cs"/>
          <w:b/>
          <w:bCs/>
          <w:rtl/>
        </w:rPr>
      </w:pPr>
      <w:r>
        <w:rPr>
          <w:rFonts w:hint="cs"/>
          <w:b/>
          <w:bCs/>
          <w:rtl/>
        </w:rPr>
        <w:t>הצבעה</w:t>
      </w:r>
    </w:p>
    <w:p w14:paraId="33BA65D9" w14:textId="77777777" w:rsidR="00000000" w:rsidRDefault="007C71EE">
      <w:pPr>
        <w:pStyle w:val="a"/>
        <w:jc w:val="center"/>
        <w:rPr>
          <w:rFonts w:hint="cs"/>
          <w:rtl/>
        </w:rPr>
      </w:pPr>
    </w:p>
    <w:p w14:paraId="10E21465" w14:textId="77777777" w:rsidR="00000000" w:rsidRDefault="007C71EE">
      <w:pPr>
        <w:pStyle w:val="a"/>
        <w:jc w:val="center"/>
        <w:rPr>
          <w:rFonts w:hint="cs"/>
          <w:rtl/>
        </w:rPr>
      </w:pPr>
      <w:r>
        <w:rPr>
          <w:rFonts w:hint="cs"/>
          <w:rtl/>
        </w:rPr>
        <w:t xml:space="preserve">ההסתייגות של חבר הכנסת איתן </w:t>
      </w:r>
      <w:r>
        <w:rPr>
          <w:rFonts w:hint="cs"/>
          <w:rtl/>
        </w:rPr>
        <w:t>כבל לשם החוק לא נתקבלה.</w:t>
      </w:r>
    </w:p>
    <w:p w14:paraId="4C352302" w14:textId="77777777" w:rsidR="00000000" w:rsidRDefault="007C71EE">
      <w:pPr>
        <w:pStyle w:val="a"/>
        <w:ind w:firstLine="0"/>
        <w:rPr>
          <w:rFonts w:hint="cs"/>
          <w:rtl/>
        </w:rPr>
      </w:pPr>
    </w:p>
    <w:p w14:paraId="2D8CE609" w14:textId="77777777" w:rsidR="00000000" w:rsidRDefault="007C71EE">
      <w:pPr>
        <w:pStyle w:val="ad"/>
        <w:rPr>
          <w:rtl/>
        </w:rPr>
      </w:pPr>
      <w:r>
        <w:rPr>
          <w:rtl/>
        </w:rPr>
        <w:t>היו"ר ראובן ריבלין:</w:t>
      </w:r>
    </w:p>
    <w:p w14:paraId="1161A6BD" w14:textId="77777777" w:rsidR="00000000" w:rsidRDefault="007C71EE">
      <w:pPr>
        <w:pStyle w:val="a"/>
        <w:rPr>
          <w:rtl/>
        </w:rPr>
      </w:pPr>
    </w:p>
    <w:p w14:paraId="6A464E5D" w14:textId="77777777" w:rsidR="00000000" w:rsidRDefault="007C71EE">
      <w:pPr>
        <w:pStyle w:val="a"/>
        <w:rPr>
          <w:rFonts w:hint="cs"/>
          <w:rtl/>
        </w:rPr>
      </w:pPr>
      <w:r>
        <w:rPr>
          <w:rFonts w:hint="cs"/>
          <w:rtl/>
        </w:rPr>
        <w:t xml:space="preserve">גם הסתייגותו של חבר הכנסת איתן כבל לא נתקבלה. </w:t>
      </w:r>
    </w:p>
    <w:p w14:paraId="26393E59" w14:textId="77777777" w:rsidR="00000000" w:rsidRDefault="007C71EE">
      <w:pPr>
        <w:pStyle w:val="a"/>
        <w:rPr>
          <w:rFonts w:hint="cs"/>
          <w:rtl/>
        </w:rPr>
      </w:pPr>
    </w:p>
    <w:p w14:paraId="7D1999C5" w14:textId="77777777" w:rsidR="00000000" w:rsidRDefault="007C71EE">
      <w:pPr>
        <w:pStyle w:val="a"/>
        <w:rPr>
          <w:rFonts w:hint="cs"/>
          <w:rtl/>
        </w:rPr>
      </w:pPr>
      <w:r>
        <w:rPr>
          <w:rFonts w:hint="cs"/>
          <w:rtl/>
        </w:rPr>
        <w:t>נצביע על ההסתייגות של חבר הכנסת אברהם שוחט. מי בעד? מי נגד? מי נמנע?</w:t>
      </w:r>
    </w:p>
    <w:p w14:paraId="5A2D18AB" w14:textId="77777777" w:rsidR="00000000" w:rsidRDefault="007C71EE">
      <w:pPr>
        <w:pStyle w:val="a"/>
        <w:rPr>
          <w:rFonts w:hint="cs"/>
          <w:rtl/>
        </w:rPr>
      </w:pPr>
    </w:p>
    <w:p w14:paraId="0F184CF0" w14:textId="77777777" w:rsidR="00000000" w:rsidRDefault="007C71EE">
      <w:pPr>
        <w:pStyle w:val="a"/>
        <w:jc w:val="center"/>
        <w:rPr>
          <w:rFonts w:hint="cs"/>
          <w:b/>
          <w:bCs/>
          <w:rtl/>
        </w:rPr>
      </w:pPr>
      <w:r>
        <w:rPr>
          <w:rFonts w:hint="cs"/>
          <w:b/>
          <w:bCs/>
          <w:rtl/>
        </w:rPr>
        <w:t>הצבעה</w:t>
      </w:r>
    </w:p>
    <w:p w14:paraId="324C4D7C" w14:textId="77777777" w:rsidR="00000000" w:rsidRDefault="007C71EE">
      <w:pPr>
        <w:pStyle w:val="a"/>
        <w:jc w:val="center"/>
        <w:rPr>
          <w:rFonts w:hint="cs"/>
          <w:rtl/>
        </w:rPr>
      </w:pPr>
    </w:p>
    <w:p w14:paraId="34454DA9" w14:textId="77777777" w:rsidR="00000000" w:rsidRDefault="007C71EE">
      <w:pPr>
        <w:pStyle w:val="a"/>
        <w:jc w:val="center"/>
        <w:rPr>
          <w:rFonts w:hint="cs"/>
          <w:rtl/>
        </w:rPr>
      </w:pPr>
      <w:r>
        <w:rPr>
          <w:rFonts w:hint="cs"/>
          <w:rtl/>
        </w:rPr>
        <w:t>ההסתייגות של חבר הכנסת אברהם שוחט לשם החוק לא נתקבלה.</w:t>
      </w:r>
    </w:p>
    <w:p w14:paraId="61C12E66" w14:textId="77777777" w:rsidR="00000000" w:rsidRDefault="007C71EE">
      <w:pPr>
        <w:pStyle w:val="a"/>
        <w:ind w:firstLine="0"/>
        <w:rPr>
          <w:rFonts w:hint="cs"/>
          <w:rtl/>
        </w:rPr>
      </w:pPr>
    </w:p>
    <w:p w14:paraId="4B1DEF5F" w14:textId="77777777" w:rsidR="00000000" w:rsidRDefault="007C71EE">
      <w:pPr>
        <w:pStyle w:val="ad"/>
        <w:rPr>
          <w:rtl/>
        </w:rPr>
      </w:pPr>
    </w:p>
    <w:p w14:paraId="5674F410" w14:textId="77777777" w:rsidR="00000000" w:rsidRDefault="007C71EE">
      <w:pPr>
        <w:pStyle w:val="ad"/>
        <w:rPr>
          <w:rtl/>
        </w:rPr>
      </w:pPr>
      <w:r>
        <w:rPr>
          <w:rtl/>
        </w:rPr>
        <w:t>היו"ר ראובן ריבלין:</w:t>
      </w:r>
    </w:p>
    <w:p w14:paraId="5FC400DF" w14:textId="77777777" w:rsidR="00000000" w:rsidRDefault="007C71EE">
      <w:pPr>
        <w:pStyle w:val="a"/>
        <w:rPr>
          <w:rtl/>
        </w:rPr>
      </w:pPr>
    </w:p>
    <w:p w14:paraId="7D625CE6" w14:textId="77777777" w:rsidR="00000000" w:rsidRDefault="007C71EE">
      <w:pPr>
        <w:pStyle w:val="a"/>
        <w:rPr>
          <w:rFonts w:hint="cs"/>
          <w:rtl/>
        </w:rPr>
      </w:pPr>
      <w:r>
        <w:rPr>
          <w:rFonts w:hint="cs"/>
          <w:rtl/>
        </w:rPr>
        <w:t>גם הסתיי</w:t>
      </w:r>
      <w:r>
        <w:rPr>
          <w:rFonts w:hint="cs"/>
          <w:rtl/>
        </w:rPr>
        <w:t xml:space="preserve">גותו של חבר הכנסת שוחט לא נתקבלה. </w:t>
      </w:r>
    </w:p>
    <w:p w14:paraId="4192E75B" w14:textId="77777777" w:rsidR="00000000" w:rsidRDefault="007C71EE">
      <w:pPr>
        <w:pStyle w:val="a"/>
        <w:rPr>
          <w:rFonts w:hint="cs"/>
          <w:rtl/>
        </w:rPr>
      </w:pPr>
    </w:p>
    <w:p w14:paraId="3BC25504" w14:textId="77777777" w:rsidR="00000000" w:rsidRDefault="007C71EE">
      <w:pPr>
        <w:pStyle w:val="a"/>
        <w:rPr>
          <w:rFonts w:hint="cs"/>
          <w:rtl/>
        </w:rPr>
      </w:pPr>
      <w:r>
        <w:rPr>
          <w:rFonts w:hint="cs"/>
          <w:rtl/>
        </w:rPr>
        <w:t>חברת הכנסת קולט אביטל מסתייגת. מי בעד? מי נגד? מי נמנע?</w:t>
      </w:r>
    </w:p>
    <w:p w14:paraId="294454D1" w14:textId="77777777" w:rsidR="00000000" w:rsidRDefault="007C71EE">
      <w:pPr>
        <w:pStyle w:val="a"/>
        <w:rPr>
          <w:rFonts w:hint="cs"/>
          <w:rtl/>
        </w:rPr>
      </w:pPr>
    </w:p>
    <w:p w14:paraId="3D76B203" w14:textId="77777777" w:rsidR="00000000" w:rsidRDefault="007C71EE">
      <w:pPr>
        <w:pStyle w:val="a"/>
        <w:jc w:val="center"/>
        <w:rPr>
          <w:rFonts w:hint="cs"/>
          <w:b/>
          <w:bCs/>
          <w:rtl/>
        </w:rPr>
      </w:pPr>
      <w:r>
        <w:rPr>
          <w:rFonts w:hint="cs"/>
          <w:b/>
          <w:bCs/>
          <w:rtl/>
        </w:rPr>
        <w:t>הצבעה</w:t>
      </w:r>
    </w:p>
    <w:p w14:paraId="0D980000" w14:textId="77777777" w:rsidR="00000000" w:rsidRDefault="007C71EE">
      <w:pPr>
        <w:pStyle w:val="a"/>
        <w:jc w:val="center"/>
        <w:rPr>
          <w:rFonts w:hint="cs"/>
          <w:rtl/>
        </w:rPr>
      </w:pPr>
    </w:p>
    <w:p w14:paraId="1B44AA7D" w14:textId="77777777" w:rsidR="00000000" w:rsidRDefault="007C71EE">
      <w:pPr>
        <w:pStyle w:val="a"/>
        <w:jc w:val="center"/>
        <w:rPr>
          <w:rFonts w:hint="cs"/>
          <w:rtl/>
        </w:rPr>
      </w:pPr>
      <w:r>
        <w:rPr>
          <w:rFonts w:hint="cs"/>
          <w:rtl/>
        </w:rPr>
        <w:t>ההסתייגות של חברת הכנסת קולט אביטל לשם החוק לא נתקבלה.</w:t>
      </w:r>
    </w:p>
    <w:p w14:paraId="344D3083" w14:textId="77777777" w:rsidR="00000000" w:rsidRDefault="007C71EE">
      <w:pPr>
        <w:pStyle w:val="a"/>
        <w:ind w:firstLine="0"/>
        <w:rPr>
          <w:rFonts w:hint="cs"/>
          <w:rtl/>
        </w:rPr>
      </w:pPr>
    </w:p>
    <w:p w14:paraId="104AE6C9" w14:textId="77777777" w:rsidR="00000000" w:rsidRDefault="007C71EE">
      <w:pPr>
        <w:pStyle w:val="ad"/>
        <w:rPr>
          <w:rtl/>
        </w:rPr>
      </w:pPr>
      <w:r>
        <w:rPr>
          <w:rtl/>
        </w:rPr>
        <w:t>היו"ר ראובן ריבלין:</w:t>
      </w:r>
    </w:p>
    <w:p w14:paraId="248474A7" w14:textId="77777777" w:rsidR="00000000" w:rsidRDefault="007C71EE">
      <w:pPr>
        <w:pStyle w:val="a"/>
        <w:rPr>
          <w:rtl/>
        </w:rPr>
      </w:pPr>
    </w:p>
    <w:p w14:paraId="087BF706" w14:textId="77777777" w:rsidR="00000000" w:rsidRDefault="007C71EE">
      <w:pPr>
        <w:pStyle w:val="a"/>
        <w:rPr>
          <w:rFonts w:hint="cs"/>
          <w:rtl/>
        </w:rPr>
      </w:pPr>
      <w:r>
        <w:rPr>
          <w:rFonts w:hint="cs"/>
          <w:rtl/>
        </w:rPr>
        <w:t xml:space="preserve">ההסתייגות לא נתקבלה. אני מבקש מהמתנגדים להרים את ידם, כי אם אראה שיש יותר בעד </w:t>
      </w:r>
      <w:r>
        <w:rPr>
          <w:rtl/>
        </w:rPr>
        <w:t>–</w:t>
      </w:r>
      <w:r>
        <w:rPr>
          <w:rFonts w:hint="cs"/>
          <w:rtl/>
        </w:rPr>
        <w:t xml:space="preserve"> ההסתייגות תתקבל. </w:t>
      </w:r>
    </w:p>
    <w:p w14:paraId="16C0582E" w14:textId="77777777" w:rsidR="00000000" w:rsidRDefault="007C71EE">
      <w:pPr>
        <w:pStyle w:val="a"/>
        <w:rPr>
          <w:rFonts w:hint="cs"/>
          <w:rtl/>
        </w:rPr>
      </w:pPr>
    </w:p>
    <w:p w14:paraId="6C039C9F" w14:textId="77777777" w:rsidR="00000000" w:rsidRDefault="007C71EE">
      <w:pPr>
        <w:pStyle w:val="a"/>
        <w:rPr>
          <w:rFonts w:hint="cs"/>
          <w:rtl/>
        </w:rPr>
      </w:pPr>
      <w:r>
        <w:rPr>
          <w:rFonts w:hint="cs"/>
          <w:rtl/>
        </w:rPr>
        <w:t>נצביע על ההסתייגות של חבר הכנסת שלום שמחון. מי בעד? מי נגד? מי נמנע?</w:t>
      </w:r>
    </w:p>
    <w:p w14:paraId="619C7DA4" w14:textId="77777777" w:rsidR="00000000" w:rsidRDefault="007C71EE">
      <w:pPr>
        <w:pStyle w:val="a"/>
        <w:rPr>
          <w:rFonts w:hint="cs"/>
          <w:rtl/>
        </w:rPr>
      </w:pPr>
    </w:p>
    <w:p w14:paraId="4B8CDC69" w14:textId="77777777" w:rsidR="00000000" w:rsidRDefault="007C71EE">
      <w:pPr>
        <w:pStyle w:val="a"/>
        <w:jc w:val="center"/>
        <w:rPr>
          <w:rFonts w:hint="cs"/>
          <w:b/>
          <w:bCs/>
          <w:rtl/>
        </w:rPr>
      </w:pPr>
      <w:r>
        <w:rPr>
          <w:rFonts w:hint="cs"/>
          <w:b/>
          <w:bCs/>
          <w:rtl/>
        </w:rPr>
        <w:t>הצבעה</w:t>
      </w:r>
    </w:p>
    <w:p w14:paraId="75F08E32" w14:textId="77777777" w:rsidR="00000000" w:rsidRDefault="007C71EE">
      <w:pPr>
        <w:pStyle w:val="a"/>
        <w:jc w:val="center"/>
        <w:rPr>
          <w:rFonts w:hint="cs"/>
          <w:rtl/>
        </w:rPr>
      </w:pPr>
    </w:p>
    <w:p w14:paraId="288BFD24" w14:textId="77777777" w:rsidR="00000000" w:rsidRDefault="007C71EE">
      <w:pPr>
        <w:pStyle w:val="a"/>
        <w:jc w:val="center"/>
        <w:rPr>
          <w:rFonts w:hint="cs"/>
          <w:rtl/>
        </w:rPr>
      </w:pPr>
      <w:r>
        <w:rPr>
          <w:rFonts w:hint="cs"/>
          <w:rtl/>
        </w:rPr>
        <w:t>ההסתייגות של חבר הכנסת שלום שמחון לשם החוק לא נתקבלה.</w:t>
      </w:r>
    </w:p>
    <w:p w14:paraId="1D7B13FD" w14:textId="77777777" w:rsidR="00000000" w:rsidRDefault="007C71EE">
      <w:pPr>
        <w:pStyle w:val="ad"/>
        <w:rPr>
          <w:rFonts w:hint="cs"/>
          <w:rtl/>
        </w:rPr>
      </w:pPr>
    </w:p>
    <w:p w14:paraId="15BA9672" w14:textId="77777777" w:rsidR="00000000" w:rsidRDefault="007C71EE">
      <w:pPr>
        <w:pStyle w:val="ad"/>
        <w:rPr>
          <w:rtl/>
        </w:rPr>
      </w:pPr>
      <w:r>
        <w:rPr>
          <w:rtl/>
        </w:rPr>
        <w:t>היו"ר ראובן ריבלין:</w:t>
      </w:r>
    </w:p>
    <w:p w14:paraId="322A5C78" w14:textId="77777777" w:rsidR="00000000" w:rsidRDefault="007C71EE">
      <w:pPr>
        <w:pStyle w:val="a"/>
        <w:rPr>
          <w:rtl/>
        </w:rPr>
      </w:pPr>
    </w:p>
    <w:p w14:paraId="1E2A4542" w14:textId="77777777" w:rsidR="00000000" w:rsidRDefault="007C71EE">
      <w:pPr>
        <w:pStyle w:val="a"/>
        <w:rPr>
          <w:rFonts w:hint="cs"/>
          <w:rtl/>
        </w:rPr>
      </w:pPr>
      <w:r>
        <w:rPr>
          <w:rFonts w:hint="cs"/>
          <w:rtl/>
        </w:rPr>
        <w:t xml:space="preserve">לא נתקבלה הסתייגותו של חבר הכנסת שלום שמחון. </w:t>
      </w:r>
    </w:p>
    <w:p w14:paraId="56AFAA66" w14:textId="77777777" w:rsidR="00000000" w:rsidRDefault="007C71EE">
      <w:pPr>
        <w:pStyle w:val="a"/>
        <w:rPr>
          <w:rFonts w:hint="cs"/>
          <w:rtl/>
        </w:rPr>
      </w:pPr>
    </w:p>
    <w:p w14:paraId="2C28F874" w14:textId="77777777" w:rsidR="00000000" w:rsidRDefault="007C71EE">
      <w:pPr>
        <w:pStyle w:val="a"/>
        <w:rPr>
          <w:rFonts w:hint="cs"/>
          <w:rtl/>
        </w:rPr>
      </w:pPr>
      <w:r>
        <w:rPr>
          <w:rFonts w:hint="cs"/>
          <w:rtl/>
        </w:rPr>
        <w:t>מי בעד ההסתייגות של חברת הכנסת אורית</w:t>
      </w:r>
      <w:r>
        <w:rPr>
          <w:rFonts w:hint="cs"/>
          <w:rtl/>
        </w:rPr>
        <w:t xml:space="preserve"> נוקד? מי נגד? מי נמנע?</w:t>
      </w:r>
    </w:p>
    <w:p w14:paraId="3AD0351C" w14:textId="77777777" w:rsidR="00000000" w:rsidRDefault="007C71EE">
      <w:pPr>
        <w:pStyle w:val="a"/>
        <w:rPr>
          <w:rFonts w:hint="cs"/>
          <w:rtl/>
        </w:rPr>
      </w:pPr>
    </w:p>
    <w:p w14:paraId="60924B23" w14:textId="77777777" w:rsidR="00000000" w:rsidRDefault="007C71EE">
      <w:pPr>
        <w:pStyle w:val="a"/>
        <w:jc w:val="center"/>
        <w:rPr>
          <w:rFonts w:hint="cs"/>
          <w:b/>
          <w:bCs/>
          <w:rtl/>
        </w:rPr>
      </w:pPr>
      <w:r>
        <w:rPr>
          <w:rFonts w:hint="cs"/>
          <w:b/>
          <w:bCs/>
          <w:rtl/>
        </w:rPr>
        <w:t>הצבעה</w:t>
      </w:r>
    </w:p>
    <w:p w14:paraId="675960FE" w14:textId="77777777" w:rsidR="00000000" w:rsidRDefault="007C71EE">
      <w:pPr>
        <w:pStyle w:val="a"/>
        <w:jc w:val="center"/>
        <w:rPr>
          <w:rFonts w:hint="cs"/>
          <w:rtl/>
        </w:rPr>
      </w:pPr>
    </w:p>
    <w:p w14:paraId="6AEAE3F6" w14:textId="77777777" w:rsidR="00000000" w:rsidRDefault="007C71EE">
      <w:pPr>
        <w:pStyle w:val="a"/>
        <w:jc w:val="center"/>
        <w:rPr>
          <w:rFonts w:hint="cs"/>
          <w:rtl/>
        </w:rPr>
      </w:pPr>
      <w:r>
        <w:rPr>
          <w:rFonts w:hint="cs"/>
          <w:rtl/>
        </w:rPr>
        <w:t>ההסתייגות של חברת הכנסת אורית נוקד לשם החוק לא נתקבלה.</w:t>
      </w:r>
    </w:p>
    <w:p w14:paraId="50383F97" w14:textId="77777777" w:rsidR="00000000" w:rsidRDefault="007C71EE">
      <w:pPr>
        <w:pStyle w:val="a"/>
        <w:ind w:firstLine="0"/>
        <w:rPr>
          <w:rFonts w:hint="cs"/>
          <w:rtl/>
        </w:rPr>
      </w:pPr>
    </w:p>
    <w:p w14:paraId="18EC5B00" w14:textId="77777777" w:rsidR="00000000" w:rsidRDefault="007C71EE">
      <w:pPr>
        <w:pStyle w:val="ad"/>
        <w:rPr>
          <w:rtl/>
        </w:rPr>
      </w:pPr>
      <w:r>
        <w:rPr>
          <w:rtl/>
        </w:rPr>
        <w:t>היו"ר ראובן ריבלין:</w:t>
      </w:r>
    </w:p>
    <w:p w14:paraId="3E6BCBFE" w14:textId="77777777" w:rsidR="00000000" w:rsidRDefault="007C71EE">
      <w:pPr>
        <w:pStyle w:val="a"/>
        <w:rPr>
          <w:rtl/>
        </w:rPr>
      </w:pPr>
    </w:p>
    <w:p w14:paraId="487DA391" w14:textId="77777777" w:rsidR="00000000" w:rsidRDefault="007C71EE">
      <w:pPr>
        <w:pStyle w:val="a"/>
        <w:rPr>
          <w:rFonts w:hint="cs"/>
          <w:rtl/>
        </w:rPr>
      </w:pPr>
      <w:r>
        <w:rPr>
          <w:rFonts w:hint="cs"/>
          <w:rtl/>
        </w:rPr>
        <w:t xml:space="preserve">לא נתקבלה הסתייגותה של חברת הכנסת נוקד. </w:t>
      </w:r>
    </w:p>
    <w:p w14:paraId="16F8D8C8" w14:textId="77777777" w:rsidR="00000000" w:rsidRDefault="007C71EE">
      <w:pPr>
        <w:pStyle w:val="a"/>
        <w:rPr>
          <w:rFonts w:hint="cs"/>
          <w:rtl/>
        </w:rPr>
      </w:pPr>
    </w:p>
    <w:p w14:paraId="63A121BC" w14:textId="77777777" w:rsidR="00000000" w:rsidRDefault="007C71EE">
      <w:pPr>
        <w:pStyle w:val="a"/>
        <w:rPr>
          <w:rFonts w:hint="cs"/>
          <w:rtl/>
        </w:rPr>
      </w:pPr>
      <w:r>
        <w:rPr>
          <w:rFonts w:hint="cs"/>
          <w:rtl/>
        </w:rPr>
        <w:t>מי בעד ההסתייגות של חבר הכנסת אלי בן-מנחם? מי נגד? מי נמנע?</w:t>
      </w:r>
    </w:p>
    <w:p w14:paraId="3798022A" w14:textId="77777777" w:rsidR="00000000" w:rsidRDefault="007C71EE">
      <w:pPr>
        <w:pStyle w:val="a"/>
        <w:rPr>
          <w:rFonts w:hint="cs"/>
          <w:rtl/>
        </w:rPr>
      </w:pPr>
    </w:p>
    <w:p w14:paraId="5D97C911" w14:textId="77777777" w:rsidR="00000000" w:rsidRDefault="007C71EE">
      <w:pPr>
        <w:pStyle w:val="a"/>
        <w:jc w:val="center"/>
        <w:rPr>
          <w:rFonts w:hint="cs"/>
          <w:b/>
          <w:bCs/>
          <w:rtl/>
        </w:rPr>
      </w:pPr>
      <w:r>
        <w:rPr>
          <w:rFonts w:hint="cs"/>
          <w:b/>
          <w:bCs/>
          <w:rtl/>
        </w:rPr>
        <w:t>הצבעה</w:t>
      </w:r>
    </w:p>
    <w:p w14:paraId="230979C7" w14:textId="77777777" w:rsidR="00000000" w:rsidRDefault="007C71EE">
      <w:pPr>
        <w:pStyle w:val="a"/>
        <w:jc w:val="center"/>
        <w:rPr>
          <w:rFonts w:hint="cs"/>
          <w:rtl/>
        </w:rPr>
      </w:pPr>
    </w:p>
    <w:p w14:paraId="3D9190A6" w14:textId="77777777" w:rsidR="00000000" w:rsidRDefault="007C71EE">
      <w:pPr>
        <w:pStyle w:val="a"/>
        <w:jc w:val="center"/>
        <w:rPr>
          <w:rFonts w:hint="cs"/>
          <w:rtl/>
        </w:rPr>
      </w:pPr>
      <w:r>
        <w:rPr>
          <w:rFonts w:hint="cs"/>
          <w:rtl/>
        </w:rPr>
        <w:t>ההסתייגות של חבר הכנסת אלי בן-מנחם לש</w:t>
      </w:r>
      <w:r>
        <w:rPr>
          <w:rFonts w:hint="cs"/>
          <w:rtl/>
        </w:rPr>
        <w:t>ם החוק לא נתקבלה.</w:t>
      </w:r>
    </w:p>
    <w:p w14:paraId="1467037A" w14:textId="77777777" w:rsidR="00000000" w:rsidRDefault="007C71EE">
      <w:pPr>
        <w:pStyle w:val="a"/>
        <w:ind w:firstLine="0"/>
        <w:rPr>
          <w:rFonts w:hint="cs"/>
          <w:rtl/>
        </w:rPr>
      </w:pPr>
    </w:p>
    <w:p w14:paraId="4EFD2A9F" w14:textId="77777777" w:rsidR="00000000" w:rsidRDefault="007C71EE">
      <w:pPr>
        <w:pStyle w:val="ad"/>
        <w:rPr>
          <w:rtl/>
        </w:rPr>
      </w:pPr>
    </w:p>
    <w:p w14:paraId="615904A7" w14:textId="77777777" w:rsidR="00000000" w:rsidRDefault="007C71EE">
      <w:pPr>
        <w:pStyle w:val="ad"/>
        <w:rPr>
          <w:rtl/>
        </w:rPr>
      </w:pPr>
      <w:r>
        <w:rPr>
          <w:rtl/>
        </w:rPr>
        <w:t>היו"ר ראובן ריבלין:</w:t>
      </w:r>
    </w:p>
    <w:p w14:paraId="2F147447" w14:textId="77777777" w:rsidR="00000000" w:rsidRDefault="007C71EE">
      <w:pPr>
        <w:pStyle w:val="a"/>
        <w:rPr>
          <w:rtl/>
        </w:rPr>
      </w:pPr>
    </w:p>
    <w:p w14:paraId="3EBD9A11" w14:textId="77777777" w:rsidR="00000000" w:rsidRDefault="007C71EE">
      <w:pPr>
        <w:pStyle w:val="a"/>
        <w:rPr>
          <w:rFonts w:hint="cs"/>
          <w:rtl/>
        </w:rPr>
      </w:pPr>
      <w:r>
        <w:rPr>
          <w:rFonts w:hint="cs"/>
          <w:rtl/>
        </w:rPr>
        <w:t xml:space="preserve">גם הסתייגותו של חבר הכנסת בן-מנחם לא נתקבלה. חבר הכנסת אלי ישי אינו נוכח. אין הצבעה על הסתייגותו. </w:t>
      </w:r>
    </w:p>
    <w:p w14:paraId="0ACC4297" w14:textId="77777777" w:rsidR="00000000" w:rsidRDefault="007C71EE">
      <w:pPr>
        <w:pStyle w:val="a"/>
        <w:rPr>
          <w:rFonts w:hint="cs"/>
          <w:rtl/>
        </w:rPr>
      </w:pPr>
    </w:p>
    <w:p w14:paraId="5923481C" w14:textId="77777777" w:rsidR="00000000" w:rsidRDefault="007C71EE">
      <w:pPr>
        <w:pStyle w:val="a"/>
        <w:rPr>
          <w:rFonts w:hint="cs"/>
          <w:rtl/>
        </w:rPr>
      </w:pPr>
      <w:r>
        <w:rPr>
          <w:rFonts w:hint="cs"/>
          <w:rtl/>
        </w:rPr>
        <w:t>מי בעד הסתייגותו של חבר הכנסת שלמה בניזרי?</w:t>
      </w:r>
    </w:p>
    <w:p w14:paraId="39924F49" w14:textId="77777777" w:rsidR="00000000" w:rsidRDefault="007C71EE">
      <w:pPr>
        <w:pStyle w:val="a"/>
        <w:rPr>
          <w:rFonts w:hint="cs"/>
          <w:rtl/>
        </w:rPr>
      </w:pPr>
    </w:p>
    <w:p w14:paraId="3CF879B0" w14:textId="77777777" w:rsidR="00000000" w:rsidRDefault="007C71EE">
      <w:pPr>
        <w:pStyle w:val="a"/>
        <w:jc w:val="center"/>
        <w:rPr>
          <w:rFonts w:hint="cs"/>
          <w:b/>
          <w:bCs/>
          <w:rtl/>
        </w:rPr>
      </w:pPr>
      <w:r>
        <w:rPr>
          <w:rFonts w:hint="cs"/>
          <w:b/>
          <w:bCs/>
          <w:rtl/>
        </w:rPr>
        <w:t>הצבעה</w:t>
      </w:r>
    </w:p>
    <w:p w14:paraId="23612A6F" w14:textId="77777777" w:rsidR="00000000" w:rsidRDefault="007C71EE">
      <w:pPr>
        <w:pStyle w:val="a"/>
        <w:jc w:val="center"/>
        <w:rPr>
          <w:rFonts w:hint="cs"/>
          <w:rtl/>
        </w:rPr>
      </w:pPr>
    </w:p>
    <w:p w14:paraId="61A5A177" w14:textId="77777777" w:rsidR="00000000" w:rsidRDefault="007C71EE">
      <w:pPr>
        <w:pStyle w:val="a"/>
        <w:jc w:val="center"/>
        <w:rPr>
          <w:rFonts w:hint="cs"/>
          <w:rtl/>
        </w:rPr>
      </w:pPr>
      <w:r>
        <w:rPr>
          <w:rFonts w:hint="cs"/>
          <w:rtl/>
        </w:rPr>
        <w:t>ההסתייגות של חבר הכנסת שלמה בניזרי לשם החוק לא נתקבלה.</w:t>
      </w:r>
    </w:p>
    <w:p w14:paraId="2A303477" w14:textId="77777777" w:rsidR="00000000" w:rsidRDefault="007C71EE">
      <w:pPr>
        <w:pStyle w:val="a"/>
        <w:ind w:firstLine="0"/>
        <w:rPr>
          <w:rFonts w:hint="cs"/>
          <w:rtl/>
        </w:rPr>
      </w:pPr>
    </w:p>
    <w:p w14:paraId="165971BB" w14:textId="77777777" w:rsidR="00000000" w:rsidRDefault="007C71EE">
      <w:pPr>
        <w:pStyle w:val="ad"/>
        <w:rPr>
          <w:rtl/>
        </w:rPr>
      </w:pPr>
      <w:r>
        <w:rPr>
          <w:rtl/>
        </w:rPr>
        <w:t>היו"ר רא</w:t>
      </w:r>
      <w:r>
        <w:rPr>
          <w:rtl/>
        </w:rPr>
        <w:t>ובן ריבלין:</w:t>
      </w:r>
    </w:p>
    <w:p w14:paraId="006CC4C4" w14:textId="77777777" w:rsidR="00000000" w:rsidRDefault="007C71EE">
      <w:pPr>
        <w:pStyle w:val="a"/>
        <w:rPr>
          <w:rtl/>
        </w:rPr>
      </w:pPr>
    </w:p>
    <w:p w14:paraId="67C53EA9" w14:textId="77777777" w:rsidR="00000000" w:rsidRDefault="007C71EE">
      <w:pPr>
        <w:pStyle w:val="a"/>
        <w:rPr>
          <w:rFonts w:hint="cs"/>
          <w:rtl/>
        </w:rPr>
      </w:pPr>
      <w:r>
        <w:rPr>
          <w:rFonts w:hint="cs"/>
          <w:rtl/>
        </w:rPr>
        <w:t xml:space="preserve">הסתייגותו של חבר הכנסת בניזרי לא נתקבלה. </w:t>
      </w:r>
    </w:p>
    <w:p w14:paraId="1501C0BA" w14:textId="77777777" w:rsidR="00000000" w:rsidRDefault="007C71EE">
      <w:pPr>
        <w:pStyle w:val="a"/>
        <w:rPr>
          <w:rFonts w:hint="cs"/>
          <w:rtl/>
        </w:rPr>
      </w:pPr>
    </w:p>
    <w:p w14:paraId="7F4B4AA7" w14:textId="77777777" w:rsidR="00000000" w:rsidRDefault="007C71EE">
      <w:pPr>
        <w:pStyle w:val="a"/>
        <w:rPr>
          <w:rFonts w:hint="cs"/>
          <w:rtl/>
        </w:rPr>
      </w:pPr>
      <w:r>
        <w:rPr>
          <w:rFonts w:hint="cs"/>
          <w:rtl/>
        </w:rPr>
        <w:t>נצביע על ההסתייגות של חבר הכנסת נסים דהן. מי בעד? מי נגד? מי נמנע?</w:t>
      </w:r>
    </w:p>
    <w:p w14:paraId="067BD385" w14:textId="77777777" w:rsidR="00000000" w:rsidRDefault="007C71EE">
      <w:pPr>
        <w:pStyle w:val="a"/>
        <w:rPr>
          <w:rFonts w:hint="cs"/>
          <w:rtl/>
        </w:rPr>
      </w:pPr>
    </w:p>
    <w:p w14:paraId="576E49B1" w14:textId="77777777" w:rsidR="00000000" w:rsidRDefault="007C71EE">
      <w:pPr>
        <w:pStyle w:val="a"/>
        <w:jc w:val="center"/>
        <w:rPr>
          <w:rFonts w:hint="cs"/>
          <w:b/>
          <w:bCs/>
          <w:rtl/>
        </w:rPr>
      </w:pPr>
      <w:r>
        <w:rPr>
          <w:rFonts w:hint="cs"/>
          <w:b/>
          <w:bCs/>
          <w:rtl/>
        </w:rPr>
        <w:t>הצבעה</w:t>
      </w:r>
    </w:p>
    <w:p w14:paraId="3D0DE3DE" w14:textId="77777777" w:rsidR="00000000" w:rsidRDefault="007C71EE">
      <w:pPr>
        <w:pStyle w:val="a"/>
        <w:jc w:val="center"/>
        <w:rPr>
          <w:rFonts w:hint="cs"/>
          <w:rtl/>
        </w:rPr>
      </w:pPr>
    </w:p>
    <w:p w14:paraId="58EB89F3" w14:textId="77777777" w:rsidR="00000000" w:rsidRDefault="007C71EE">
      <w:pPr>
        <w:pStyle w:val="a"/>
        <w:jc w:val="center"/>
        <w:rPr>
          <w:rFonts w:hint="cs"/>
          <w:rtl/>
        </w:rPr>
      </w:pPr>
      <w:r>
        <w:rPr>
          <w:rFonts w:hint="cs"/>
          <w:rtl/>
        </w:rPr>
        <w:t>ההסתייגות של חבר הכנסת נסים דהן לשם החוק לא נתקבלה.</w:t>
      </w:r>
    </w:p>
    <w:p w14:paraId="5F1801FF" w14:textId="77777777" w:rsidR="00000000" w:rsidRDefault="007C71EE">
      <w:pPr>
        <w:pStyle w:val="a"/>
        <w:ind w:firstLine="0"/>
        <w:rPr>
          <w:rFonts w:hint="cs"/>
          <w:rtl/>
        </w:rPr>
      </w:pPr>
    </w:p>
    <w:p w14:paraId="371181DB" w14:textId="77777777" w:rsidR="00000000" w:rsidRDefault="007C71EE">
      <w:pPr>
        <w:pStyle w:val="ad"/>
        <w:rPr>
          <w:rtl/>
        </w:rPr>
      </w:pPr>
      <w:r>
        <w:rPr>
          <w:rtl/>
        </w:rPr>
        <w:t>היו"ר ראובן ריבלין:</w:t>
      </w:r>
    </w:p>
    <w:p w14:paraId="35AF8FD1" w14:textId="77777777" w:rsidR="00000000" w:rsidRDefault="007C71EE">
      <w:pPr>
        <w:pStyle w:val="a"/>
        <w:rPr>
          <w:rtl/>
        </w:rPr>
      </w:pPr>
    </w:p>
    <w:p w14:paraId="2B2D15ED" w14:textId="77777777" w:rsidR="00000000" w:rsidRDefault="007C71EE">
      <w:pPr>
        <w:pStyle w:val="a"/>
        <w:rPr>
          <w:rFonts w:hint="cs"/>
          <w:rtl/>
        </w:rPr>
      </w:pPr>
      <w:r>
        <w:rPr>
          <w:rFonts w:hint="cs"/>
          <w:rtl/>
        </w:rPr>
        <w:t xml:space="preserve">הסתייגותו של חבר הכנסת דהן לא נתקבלה. </w:t>
      </w:r>
    </w:p>
    <w:p w14:paraId="7BAEE622" w14:textId="77777777" w:rsidR="00000000" w:rsidRDefault="007C71EE">
      <w:pPr>
        <w:pStyle w:val="a"/>
        <w:rPr>
          <w:rFonts w:hint="cs"/>
          <w:rtl/>
        </w:rPr>
      </w:pPr>
    </w:p>
    <w:p w14:paraId="7FBF99AA" w14:textId="77777777" w:rsidR="00000000" w:rsidRDefault="007C71EE">
      <w:pPr>
        <w:pStyle w:val="a"/>
        <w:rPr>
          <w:rFonts w:hint="cs"/>
          <w:rtl/>
        </w:rPr>
      </w:pPr>
      <w:r>
        <w:rPr>
          <w:rFonts w:hint="cs"/>
          <w:rtl/>
        </w:rPr>
        <w:t>מי בעד ההסת</w:t>
      </w:r>
      <w:r>
        <w:rPr>
          <w:rFonts w:hint="cs"/>
          <w:rtl/>
        </w:rPr>
        <w:t>ייגות של חבר הכנסת אמנון כהן? מי נגד? מי נמנע?</w:t>
      </w:r>
    </w:p>
    <w:p w14:paraId="7476FD93" w14:textId="77777777" w:rsidR="00000000" w:rsidRDefault="007C71EE">
      <w:pPr>
        <w:pStyle w:val="a"/>
        <w:rPr>
          <w:rFonts w:hint="cs"/>
          <w:rtl/>
        </w:rPr>
      </w:pPr>
    </w:p>
    <w:p w14:paraId="13EAE31F" w14:textId="77777777" w:rsidR="00000000" w:rsidRDefault="007C71EE">
      <w:pPr>
        <w:pStyle w:val="a"/>
        <w:jc w:val="center"/>
        <w:rPr>
          <w:rFonts w:hint="cs"/>
          <w:b/>
          <w:bCs/>
          <w:rtl/>
        </w:rPr>
      </w:pPr>
      <w:r>
        <w:rPr>
          <w:rFonts w:hint="cs"/>
          <w:b/>
          <w:bCs/>
          <w:rtl/>
        </w:rPr>
        <w:t>הצבעה</w:t>
      </w:r>
    </w:p>
    <w:p w14:paraId="3517D356" w14:textId="77777777" w:rsidR="00000000" w:rsidRDefault="007C71EE">
      <w:pPr>
        <w:pStyle w:val="a"/>
        <w:jc w:val="center"/>
        <w:rPr>
          <w:rFonts w:hint="cs"/>
          <w:rtl/>
        </w:rPr>
      </w:pPr>
    </w:p>
    <w:p w14:paraId="6E13511F" w14:textId="77777777" w:rsidR="00000000" w:rsidRDefault="007C71EE">
      <w:pPr>
        <w:pStyle w:val="a"/>
        <w:jc w:val="center"/>
        <w:rPr>
          <w:rFonts w:hint="cs"/>
          <w:rtl/>
        </w:rPr>
      </w:pPr>
      <w:r>
        <w:rPr>
          <w:rFonts w:hint="cs"/>
          <w:rtl/>
        </w:rPr>
        <w:t>ההסתייגות של חבר הכנסת אמנון כהן לשם החוק לא נתקבלה.</w:t>
      </w:r>
    </w:p>
    <w:p w14:paraId="761C0C04" w14:textId="77777777" w:rsidR="00000000" w:rsidRDefault="007C71EE">
      <w:pPr>
        <w:pStyle w:val="a"/>
        <w:ind w:firstLine="0"/>
        <w:rPr>
          <w:rFonts w:hint="cs"/>
          <w:rtl/>
        </w:rPr>
      </w:pPr>
    </w:p>
    <w:p w14:paraId="2D05FC1A" w14:textId="77777777" w:rsidR="00000000" w:rsidRDefault="007C71EE">
      <w:pPr>
        <w:pStyle w:val="ad"/>
        <w:rPr>
          <w:rtl/>
        </w:rPr>
      </w:pPr>
      <w:r>
        <w:rPr>
          <w:rtl/>
        </w:rPr>
        <w:t>היו"ר ראובן ריבלין:</w:t>
      </w:r>
    </w:p>
    <w:p w14:paraId="59A534A8" w14:textId="77777777" w:rsidR="00000000" w:rsidRDefault="007C71EE">
      <w:pPr>
        <w:pStyle w:val="a"/>
        <w:rPr>
          <w:rtl/>
        </w:rPr>
      </w:pPr>
    </w:p>
    <w:p w14:paraId="31E1E840" w14:textId="77777777" w:rsidR="00000000" w:rsidRDefault="007C71EE">
      <w:pPr>
        <w:pStyle w:val="a"/>
        <w:rPr>
          <w:rFonts w:hint="cs"/>
          <w:rtl/>
        </w:rPr>
      </w:pPr>
      <w:r>
        <w:rPr>
          <w:rFonts w:hint="cs"/>
          <w:rtl/>
        </w:rPr>
        <w:t xml:space="preserve">גם הסתייגותו של חבר הכנסת אמנון כהן לא נתקבלה. </w:t>
      </w:r>
    </w:p>
    <w:p w14:paraId="4297A336" w14:textId="77777777" w:rsidR="00000000" w:rsidRDefault="007C71EE">
      <w:pPr>
        <w:pStyle w:val="a"/>
        <w:rPr>
          <w:rFonts w:hint="cs"/>
          <w:rtl/>
        </w:rPr>
      </w:pPr>
    </w:p>
    <w:p w14:paraId="4E5D1ECA" w14:textId="77777777" w:rsidR="00000000" w:rsidRDefault="007C71EE">
      <w:pPr>
        <w:pStyle w:val="a"/>
        <w:rPr>
          <w:rFonts w:hint="cs"/>
          <w:rtl/>
        </w:rPr>
      </w:pPr>
      <w:r>
        <w:rPr>
          <w:rFonts w:hint="cs"/>
          <w:rtl/>
        </w:rPr>
        <w:t>נעבור להסתייגות של חבר הכנסת יצחק כהן. אדוני כבר באולם, כמובן, והוא מצביע. מי</w:t>
      </w:r>
      <w:r>
        <w:rPr>
          <w:rFonts w:hint="cs"/>
          <w:rtl/>
        </w:rPr>
        <w:t xml:space="preserve"> בעד הסתייגותו של חבר הכנסת יצחק כהן?</w:t>
      </w:r>
    </w:p>
    <w:p w14:paraId="657312DB" w14:textId="77777777" w:rsidR="00000000" w:rsidRDefault="007C71EE">
      <w:pPr>
        <w:pStyle w:val="a"/>
        <w:rPr>
          <w:rFonts w:hint="cs"/>
          <w:rtl/>
        </w:rPr>
      </w:pPr>
    </w:p>
    <w:p w14:paraId="0AA755D8" w14:textId="77777777" w:rsidR="00000000" w:rsidRDefault="007C71EE">
      <w:pPr>
        <w:pStyle w:val="a"/>
        <w:jc w:val="center"/>
        <w:rPr>
          <w:rFonts w:hint="cs"/>
          <w:b/>
          <w:bCs/>
          <w:rtl/>
        </w:rPr>
      </w:pPr>
      <w:r>
        <w:rPr>
          <w:rFonts w:hint="cs"/>
          <w:b/>
          <w:bCs/>
          <w:rtl/>
        </w:rPr>
        <w:t>הצבעה</w:t>
      </w:r>
    </w:p>
    <w:p w14:paraId="509503BA" w14:textId="77777777" w:rsidR="00000000" w:rsidRDefault="007C71EE">
      <w:pPr>
        <w:pStyle w:val="a"/>
        <w:jc w:val="center"/>
        <w:rPr>
          <w:rFonts w:hint="cs"/>
          <w:rtl/>
        </w:rPr>
      </w:pPr>
    </w:p>
    <w:p w14:paraId="7FBCE29D" w14:textId="77777777" w:rsidR="00000000" w:rsidRDefault="007C71EE">
      <w:pPr>
        <w:pStyle w:val="a"/>
        <w:jc w:val="center"/>
        <w:rPr>
          <w:rFonts w:hint="cs"/>
          <w:rtl/>
        </w:rPr>
      </w:pPr>
      <w:r>
        <w:rPr>
          <w:rFonts w:hint="cs"/>
          <w:rtl/>
        </w:rPr>
        <w:t>הסתייגותו של חבר הכנסת יצחק כהן לשם החוק לא נתקבלה.</w:t>
      </w:r>
    </w:p>
    <w:p w14:paraId="0C4E9E65" w14:textId="77777777" w:rsidR="00000000" w:rsidRDefault="007C71EE">
      <w:pPr>
        <w:pStyle w:val="a"/>
        <w:rPr>
          <w:color w:val="0000FF"/>
          <w:szCs w:val="28"/>
          <w:rtl/>
        </w:rPr>
      </w:pPr>
    </w:p>
    <w:p w14:paraId="3F1F37D2" w14:textId="77777777" w:rsidR="00000000" w:rsidRDefault="007C71EE">
      <w:pPr>
        <w:pStyle w:val="ad"/>
        <w:rPr>
          <w:rtl/>
        </w:rPr>
      </w:pPr>
      <w:r>
        <w:rPr>
          <w:rtl/>
        </w:rPr>
        <w:t>היו"ר ראובן ריבלין:</w:t>
      </w:r>
    </w:p>
    <w:p w14:paraId="2BAD56CC" w14:textId="77777777" w:rsidR="00000000" w:rsidRDefault="007C71EE">
      <w:pPr>
        <w:pStyle w:val="a"/>
        <w:jc w:val="center"/>
        <w:rPr>
          <w:rFonts w:hint="cs"/>
          <w:rtl/>
        </w:rPr>
      </w:pPr>
    </w:p>
    <w:p w14:paraId="33E78BFA" w14:textId="77777777" w:rsidR="00000000" w:rsidRDefault="007C71EE">
      <w:pPr>
        <w:pStyle w:val="a"/>
        <w:rPr>
          <w:rFonts w:hint="cs"/>
          <w:rtl/>
        </w:rPr>
      </w:pPr>
      <w:r>
        <w:rPr>
          <w:rFonts w:hint="cs"/>
          <w:rtl/>
        </w:rPr>
        <w:t>הסתייגותו של חבר הכנסת יצחק כהן לשם החוק לא נתקבלה.</w:t>
      </w:r>
    </w:p>
    <w:p w14:paraId="54F1D4AE" w14:textId="77777777" w:rsidR="00000000" w:rsidRDefault="007C71EE">
      <w:pPr>
        <w:pStyle w:val="a"/>
        <w:rPr>
          <w:rtl/>
        </w:rPr>
      </w:pPr>
    </w:p>
    <w:p w14:paraId="5C78EF66" w14:textId="77777777" w:rsidR="00000000" w:rsidRDefault="007C71EE">
      <w:pPr>
        <w:pStyle w:val="a"/>
        <w:rPr>
          <w:rFonts w:hint="cs"/>
          <w:rtl/>
        </w:rPr>
      </w:pPr>
      <w:r>
        <w:rPr>
          <w:rFonts w:hint="cs"/>
          <w:rtl/>
        </w:rPr>
        <w:t xml:space="preserve">חבר הכנסת דוד אזולאי - נא להרים, נא להוריד. מי נגד? נא להוריד. מי נמנע? </w:t>
      </w:r>
    </w:p>
    <w:p w14:paraId="2685143E" w14:textId="77777777" w:rsidR="00000000" w:rsidRDefault="007C71EE">
      <w:pPr>
        <w:pStyle w:val="a"/>
        <w:rPr>
          <w:rFonts w:hint="cs"/>
          <w:rtl/>
        </w:rPr>
      </w:pPr>
    </w:p>
    <w:p w14:paraId="5A664F7C" w14:textId="77777777" w:rsidR="00000000" w:rsidRDefault="007C71EE">
      <w:pPr>
        <w:pStyle w:val="a"/>
        <w:jc w:val="center"/>
        <w:rPr>
          <w:rFonts w:hint="cs"/>
          <w:b/>
          <w:bCs/>
          <w:rtl/>
        </w:rPr>
      </w:pPr>
      <w:r>
        <w:rPr>
          <w:rFonts w:hint="cs"/>
          <w:b/>
          <w:bCs/>
          <w:rtl/>
        </w:rPr>
        <w:t>הצבעה</w:t>
      </w:r>
    </w:p>
    <w:p w14:paraId="22043465" w14:textId="77777777" w:rsidR="00000000" w:rsidRDefault="007C71EE">
      <w:pPr>
        <w:pStyle w:val="a"/>
        <w:jc w:val="center"/>
        <w:rPr>
          <w:rFonts w:hint="cs"/>
          <w:b/>
          <w:bCs/>
          <w:rtl/>
        </w:rPr>
      </w:pPr>
    </w:p>
    <w:p w14:paraId="165AD332" w14:textId="77777777" w:rsidR="00000000" w:rsidRDefault="007C71EE">
      <w:pPr>
        <w:pStyle w:val="a"/>
        <w:jc w:val="center"/>
        <w:rPr>
          <w:rFonts w:hint="cs"/>
          <w:rtl/>
        </w:rPr>
      </w:pPr>
      <w:r>
        <w:rPr>
          <w:rFonts w:hint="cs"/>
          <w:rtl/>
        </w:rPr>
        <w:t>הה</w:t>
      </w:r>
      <w:r>
        <w:rPr>
          <w:rFonts w:hint="cs"/>
          <w:rtl/>
        </w:rPr>
        <w:t>סתייגות של חבר הכנסת דוד אזולאי לשם החוק לא נתקבלה.</w:t>
      </w:r>
    </w:p>
    <w:p w14:paraId="3564EA19" w14:textId="77777777" w:rsidR="00000000" w:rsidRDefault="007C71EE">
      <w:pPr>
        <w:pStyle w:val="a"/>
        <w:rPr>
          <w:rFonts w:hint="cs"/>
          <w:rtl/>
        </w:rPr>
      </w:pPr>
    </w:p>
    <w:p w14:paraId="7B759F1D" w14:textId="77777777" w:rsidR="00000000" w:rsidRDefault="007C71EE">
      <w:pPr>
        <w:pStyle w:val="ad"/>
        <w:rPr>
          <w:rtl/>
        </w:rPr>
      </w:pPr>
      <w:r>
        <w:rPr>
          <w:rtl/>
        </w:rPr>
        <w:t>היו"ר ראובן ריבלין:</w:t>
      </w:r>
    </w:p>
    <w:p w14:paraId="6A661A29" w14:textId="77777777" w:rsidR="00000000" w:rsidRDefault="007C71EE">
      <w:pPr>
        <w:pStyle w:val="a"/>
        <w:rPr>
          <w:rtl/>
        </w:rPr>
      </w:pPr>
    </w:p>
    <w:p w14:paraId="6A069632" w14:textId="77777777" w:rsidR="00000000" w:rsidRDefault="007C71EE">
      <w:pPr>
        <w:pStyle w:val="a"/>
        <w:rPr>
          <w:rFonts w:hint="cs"/>
          <w:rtl/>
        </w:rPr>
      </w:pPr>
      <w:r>
        <w:rPr>
          <w:rFonts w:hint="cs"/>
          <w:rtl/>
        </w:rPr>
        <w:t xml:space="preserve">תודה. גם הסתייגותו של חבר הכנסת דוד אזולאי לא נתקבלה. חבר הכנסת משולם נהרי לא נמצא. ההסתייגות לא נחשבת. </w:t>
      </w:r>
    </w:p>
    <w:p w14:paraId="19BCED4F" w14:textId="77777777" w:rsidR="00000000" w:rsidRDefault="007C71EE">
      <w:pPr>
        <w:pStyle w:val="a"/>
        <w:rPr>
          <w:rFonts w:hint="cs"/>
          <w:rtl/>
        </w:rPr>
      </w:pPr>
    </w:p>
    <w:p w14:paraId="7FE8ADD0" w14:textId="77777777" w:rsidR="00000000" w:rsidRDefault="007C71EE">
      <w:pPr>
        <w:pStyle w:val="a"/>
        <w:rPr>
          <w:rFonts w:hint="cs"/>
          <w:rtl/>
        </w:rPr>
      </w:pPr>
      <w:r>
        <w:rPr>
          <w:rFonts w:hint="cs"/>
          <w:rtl/>
        </w:rPr>
        <w:t xml:space="preserve">מי בעד ההסתייגות של חבר הכנסת יצחק וקנין? תודה. נא להוריד. מי נגד? תודה. נא </w:t>
      </w:r>
      <w:r>
        <w:rPr>
          <w:rFonts w:hint="cs"/>
          <w:rtl/>
        </w:rPr>
        <w:t xml:space="preserve">להוריד. מי נמנע? נא להוריד. </w:t>
      </w:r>
    </w:p>
    <w:p w14:paraId="1C60F4A8" w14:textId="77777777" w:rsidR="00000000" w:rsidRDefault="007C71EE">
      <w:pPr>
        <w:pStyle w:val="a"/>
        <w:rPr>
          <w:rFonts w:hint="cs"/>
          <w:rtl/>
        </w:rPr>
      </w:pPr>
    </w:p>
    <w:p w14:paraId="4E96A0AE" w14:textId="77777777" w:rsidR="00000000" w:rsidRDefault="007C71EE">
      <w:pPr>
        <w:pStyle w:val="a"/>
        <w:jc w:val="center"/>
        <w:rPr>
          <w:rFonts w:hint="cs"/>
          <w:b/>
          <w:bCs/>
          <w:rtl/>
        </w:rPr>
      </w:pPr>
      <w:r>
        <w:rPr>
          <w:rFonts w:hint="cs"/>
          <w:b/>
          <w:bCs/>
          <w:rtl/>
        </w:rPr>
        <w:t>הצבעה</w:t>
      </w:r>
    </w:p>
    <w:p w14:paraId="039F1047" w14:textId="77777777" w:rsidR="00000000" w:rsidRDefault="007C71EE">
      <w:pPr>
        <w:pStyle w:val="a"/>
        <w:jc w:val="center"/>
        <w:rPr>
          <w:rFonts w:hint="cs"/>
          <w:rtl/>
        </w:rPr>
      </w:pPr>
    </w:p>
    <w:p w14:paraId="084017D6" w14:textId="77777777" w:rsidR="00000000" w:rsidRDefault="007C71EE">
      <w:pPr>
        <w:pStyle w:val="a"/>
        <w:jc w:val="center"/>
        <w:rPr>
          <w:rFonts w:hint="cs"/>
          <w:rtl/>
        </w:rPr>
      </w:pPr>
      <w:r>
        <w:rPr>
          <w:rFonts w:hint="cs"/>
          <w:rtl/>
        </w:rPr>
        <w:t>ההסתייגות של חבר הכנסת יצחק וקנין לשם החוק לא נתקבלה.</w:t>
      </w:r>
    </w:p>
    <w:p w14:paraId="1DDF2E62" w14:textId="77777777" w:rsidR="00000000" w:rsidRDefault="007C71EE">
      <w:pPr>
        <w:pStyle w:val="a"/>
        <w:rPr>
          <w:rFonts w:hint="cs"/>
          <w:rtl/>
        </w:rPr>
      </w:pPr>
    </w:p>
    <w:p w14:paraId="16031D93" w14:textId="77777777" w:rsidR="00000000" w:rsidRDefault="007C71EE">
      <w:pPr>
        <w:pStyle w:val="ad"/>
        <w:rPr>
          <w:rtl/>
        </w:rPr>
      </w:pPr>
      <w:r>
        <w:rPr>
          <w:rtl/>
        </w:rPr>
        <w:t>היו"ר ראובן ריבלין:</w:t>
      </w:r>
    </w:p>
    <w:p w14:paraId="10925E2E" w14:textId="77777777" w:rsidR="00000000" w:rsidRDefault="007C71EE">
      <w:pPr>
        <w:pStyle w:val="a"/>
        <w:rPr>
          <w:rtl/>
        </w:rPr>
      </w:pPr>
    </w:p>
    <w:p w14:paraId="5A33D304" w14:textId="77777777" w:rsidR="00000000" w:rsidRDefault="007C71EE">
      <w:pPr>
        <w:pStyle w:val="a"/>
        <w:rPr>
          <w:rFonts w:hint="cs"/>
          <w:rtl/>
        </w:rPr>
      </w:pPr>
      <w:r>
        <w:rPr>
          <w:rFonts w:hint="cs"/>
          <w:rtl/>
        </w:rPr>
        <w:t xml:space="preserve">ההסתייגות של חבר הכנסת יצחק וקנין לא נתקבלה. </w:t>
      </w:r>
    </w:p>
    <w:p w14:paraId="11332529" w14:textId="77777777" w:rsidR="00000000" w:rsidRDefault="007C71EE">
      <w:pPr>
        <w:pStyle w:val="a"/>
        <w:rPr>
          <w:rFonts w:hint="cs"/>
          <w:rtl/>
        </w:rPr>
      </w:pPr>
    </w:p>
    <w:p w14:paraId="72254E2A" w14:textId="77777777" w:rsidR="00000000" w:rsidRDefault="007C71EE">
      <w:pPr>
        <w:pStyle w:val="a"/>
        <w:rPr>
          <w:rFonts w:hint="cs"/>
          <w:rtl/>
        </w:rPr>
      </w:pPr>
      <w:r>
        <w:rPr>
          <w:rFonts w:hint="cs"/>
          <w:rtl/>
        </w:rPr>
        <w:t xml:space="preserve">ההסתייגות של חבר הכנסת יאיר פרץ - מי בעד? להוריד. מי נגד? תודה. מי נמנע? תודה. </w:t>
      </w:r>
    </w:p>
    <w:p w14:paraId="1C348AE9" w14:textId="77777777" w:rsidR="00000000" w:rsidRDefault="007C71EE">
      <w:pPr>
        <w:pStyle w:val="a"/>
        <w:rPr>
          <w:rFonts w:hint="cs"/>
          <w:rtl/>
        </w:rPr>
      </w:pPr>
    </w:p>
    <w:p w14:paraId="26C1C49E" w14:textId="77777777" w:rsidR="00000000" w:rsidRDefault="007C71EE">
      <w:pPr>
        <w:pStyle w:val="a"/>
        <w:jc w:val="center"/>
        <w:rPr>
          <w:rFonts w:hint="cs"/>
          <w:b/>
          <w:bCs/>
          <w:rtl/>
        </w:rPr>
      </w:pPr>
      <w:r>
        <w:rPr>
          <w:rFonts w:hint="cs"/>
          <w:b/>
          <w:bCs/>
          <w:rtl/>
        </w:rPr>
        <w:t>הצבעה</w:t>
      </w:r>
    </w:p>
    <w:p w14:paraId="72A0AF2C" w14:textId="77777777" w:rsidR="00000000" w:rsidRDefault="007C71EE">
      <w:pPr>
        <w:pStyle w:val="a"/>
        <w:jc w:val="center"/>
        <w:rPr>
          <w:rFonts w:hint="cs"/>
          <w:rtl/>
        </w:rPr>
      </w:pPr>
    </w:p>
    <w:p w14:paraId="196D19A8" w14:textId="77777777" w:rsidR="00000000" w:rsidRDefault="007C71EE">
      <w:pPr>
        <w:pStyle w:val="a"/>
        <w:jc w:val="center"/>
        <w:rPr>
          <w:rFonts w:hint="cs"/>
          <w:rtl/>
        </w:rPr>
      </w:pPr>
      <w:r>
        <w:rPr>
          <w:rFonts w:hint="cs"/>
          <w:rtl/>
        </w:rPr>
        <w:t>ההסתייגו</w:t>
      </w:r>
      <w:r>
        <w:rPr>
          <w:rFonts w:hint="cs"/>
          <w:rtl/>
        </w:rPr>
        <w:t>ת של חבר הכנסת יאיר פרץ לשם החוק לא נתקבלה.</w:t>
      </w:r>
    </w:p>
    <w:p w14:paraId="097E0073" w14:textId="77777777" w:rsidR="00000000" w:rsidRDefault="007C71EE">
      <w:pPr>
        <w:pStyle w:val="a"/>
        <w:rPr>
          <w:rFonts w:hint="cs"/>
          <w:rtl/>
        </w:rPr>
      </w:pPr>
    </w:p>
    <w:p w14:paraId="41E3FB04" w14:textId="77777777" w:rsidR="00000000" w:rsidRDefault="007C71EE">
      <w:pPr>
        <w:pStyle w:val="ad"/>
        <w:rPr>
          <w:rtl/>
        </w:rPr>
      </w:pPr>
      <w:r>
        <w:rPr>
          <w:rtl/>
        </w:rPr>
        <w:t>היו"ר ראובן ריבלין:</w:t>
      </w:r>
    </w:p>
    <w:p w14:paraId="6221ADFB" w14:textId="77777777" w:rsidR="00000000" w:rsidRDefault="007C71EE">
      <w:pPr>
        <w:pStyle w:val="a"/>
        <w:rPr>
          <w:rtl/>
        </w:rPr>
      </w:pPr>
    </w:p>
    <w:p w14:paraId="411C54BE" w14:textId="77777777" w:rsidR="00000000" w:rsidRDefault="007C71EE">
      <w:pPr>
        <w:pStyle w:val="a"/>
        <w:rPr>
          <w:rFonts w:hint="cs"/>
          <w:rtl/>
        </w:rPr>
      </w:pPr>
      <w:r>
        <w:rPr>
          <w:rFonts w:hint="cs"/>
          <w:rtl/>
        </w:rPr>
        <w:t xml:space="preserve">ההסתייגות של חבר הכנסת יאיר פרץ לא נתקבלה. כשאני אומר "תודה" אפשר להוריד ידיים. </w:t>
      </w:r>
    </w:p>
    <w:p w14:paraId="76EBDFB3" w14:textId="77777777" w:rsidR="00000000" w:rsidRDefault="007C71EE">
      <w:pPr>
        <w:pStyle w:val="a"/>
        <w:rPr>
          <w:rFonts w:hint="cs"/>
          <w:rtl/>
        </w:rPr>
      </w:pPr>
    </w:p>
    <w:p w14:paraId="51F1DEB2" w14:textId="77777777" w:rsidR="00000000" w:rsidRDefault="007C71EE">
      <w:pPr>
        <w:pStyle w:val="a"/>
        <w:rPr>
          <w:rFonts w:hint="cs"/>
          <w:rtl/>
        </w:rPr>
      </w:pPr>
      <w:r>
        <w:rPr>
          <w:rFonts w:hint="cs"/>
          <w:rtl/>
        </w:rPr>
        <w:t xml:space="preserve">ההסתייגות של חבר הכנסת נסים זאב - מי בעד? </w:t>
      </w:r>
    </w:p>
    <w:p w14:paraId="46F9387E" w14:textId="77777777" w:rsidR="00000000" w:rsidRDefault="007C71EE">
      <w:pPr>
        <w:pStyle w:val="a"/>
        <w:rPr>
          <w:rFonts w:hint="cs"/>
          <w:rtl/>
        </w:rPr>
      </w:pPr>
    </w:p>
    <w:p w14:paraId="61F90DD7" w14:textId="77777777" w:rsidR="00000000" w:rsidRDefault="007C71EE">
      <w:pPr>
        <w:pStyle w:val="ac"/>
        <w:rPr>
          <w:rtl/>
        </w:rPr>
      </w:pPr>
    </w:p>
    <w:p w14:paraId="2A94E9AB" w14:textId="77777777" w:rsidR="00000000" w:rsidRDefault="007C71EE">
      <w:pPr>
        <w:pStyle w:val="ac"/>
        <w:rPr>
          <w:rtl/>
        </w:rPr>
      </w:pPr>
      <w:r>
        <w:rPr>
          <w:rFonts w:hint="eastAsia"/>
          <w:rtl/>
        </w:rPr>
        <w:t>נסים</w:t>
      </w:r>
      <w:r>
        <w:rPr>
          <w:rtl/>
        </w:rPr>
        <w:t xml:space="preserve"> זאב (ש"ס):</w:t>
      </w:r>
    </w:p>
    <w:p w14:paraId="2DD50290" w14:textId="77777777" w:rsidR="00000000" w:rsidRDefault="007C71EE">
      <w:pPr>
        <w:pStyle w:val="a"/>
        <w:rPr>
          <w:rFonts w:hint="cs"/>
          <w:rtl/>
        </w:rPr>
      </w:pPr>
    </w:p>
    <w:p w14:paraId="5FD0260D" w14:textId="77777777" w:rsidR="00000000" w:rsidRDefault="007C71EE">
      <w:pPr>
        <w:pStyle w:val="a"/>
        <w:rPr>
          <w:rFonts w:hint="cs"/>
          <w:rtl/>
        </w:rPr>
      </w:pPr>
      <w:r>
        <w:rPr>
          <w:rFonts w:hint="cs"/>
          <w:rtl/>
        </w:rPr>
        <w:t>אני מבקש שהזרם ייכלל - - -</w:t>
      </w:r>
    </w:p>
    <w:p w14:paraId="4F50B576" w14:textId="77777777" w:rsidR="00000000" w:rsidRDefault="007C71EE">
      <w:pPr>
        <w:pStyle w:val="a"/>
        <w:rPr>
          <w:rFonts w:hint="cs"/>
          <w:rtl/>
        </w:rPr>
      </w:pPr>
    </w:p>
    <w:p w14:paraId="664E498E" w14:textId="77777777" w:rsidR="00000000" w:rsidRDefault="007C71EE">
      <w:pPr>
        <w:pStyle w:val="ad"/>
        <w:rPr>
          <w:rtl/>
        </w:rPr>
      </w:pPr>
      <w:r>
        <w:rPr>
          <w:rtl/>
        </w:rPr>
        <w:t>היו"ר ראובן ריבלין</w:t>
      </w:r>
      <w:r>
        <w:rPr>
          <w:rtl/>
        </w:rPr>
        <w:t>:</w:t>
      </w:r>
    </w:p>
    <w:p w14:paraId="6468B6AF" w14:textId="77777777" w:rsidR="00000000" w:rsidRDefault="007C71EE">
      <w:pPr>
        <w:pStyle w:val="a"/>
        <w:rPr>
          <w:rtl/>
        </w:rPr>
      </w:pPr>
    </w:p>
    <w:p w14:paraId="20353935" w14:textId="77777777" w:rsidR="00000000" w:rsidRDefault="007C71EE">
      <w:pPr>
        <w:pStyle w:val="a"/>
        <w:rPr>
          <w:rFonts w:hint="cs"/>
          <w:rtl/>
        </w:rPr>
      </w:pPr>
      <w:r>
        <w:rPr>
          <w:rFonts w:hint="cs"/>
          <w:rtl/>
        </w:rPr>
        <w:t xml:space="preserve">חבר הכנסת נסים זאב, שמעתי. בפעם הבאה אני אתחשב בזה. מי נגד? תודה. מי נמנע? תודה. </w:t>
      </w:r>
    </w:p>
    <w:p w14:paraId="34E073BB" w14:textId="77777777" w:rsidR="00000000" w:rsidRDefault="007C71EE">
      <w:pPr>
        <w:pStyle w:val="a"/>
        <w:rPr>
          <w:rFonts w:hint="cs"/>
          <w:rtl/>
        </w:rPr>
      </w:pPr>
    </w:p>
    <w:p w14:paraId="21C49FBB" w14:textId="77777777" w:rsidR="00000000" w:rsidRDefault="007C71EE">
      <w:pPr>
        <w:pStyle w:val="a"/>
        <w:jc w:val="center"/>
        <w:rPr>
          <w:rFonts w:hint="cs"/>
          <w:b/>
          <w:bCs/>
          <w:rtl/>
        </w:rPr>
      </w:pPr>
      <w:r>
        <w:rPr>
          <w:rFonts w:hint="cs"/>
          <w:b/>
          <w:bCs/>
          <w:rtl/>
        </w:rPr>
        <w:t>הצבעה</w:t>
      </w:r>
    </w:p>
    <w:p w14:paraId="0F3097C3" w14:textId="77777777" w:rsidR="00000000" w:rsidRDefault="007C71EE">
      <w:pPr>
        <w:pStyle w:val="a"/>
        <w:jc w:val="center"/>
        <w:rPr>
          <w:rFonts w:hint="cs"/>
          <w:b/>
          <w:bCs/>
          <w:rtl/>
        </w:rPr>
      </w:pPr>
    </w:p>
    <w:p w14:paraId="563ACA9D" w14:textId="77777777" w:rsidR="00000000" w:rsidRDefault="007C71EE">
      <w:pPr>
        <w:pStyle w:val="a"/>
        <w:jc w:val="center"/>
        <w:rPr>
          <w:rFonts w:hint="cs"/>
          <w:rtl/>
        </w:rPr>
      </w:pPr>
      <w:r>
        <w:rPr>
          <w:rFonts w:hint="cs"/>
          <w:rtl/>
        </w:rPr>
        <w:t>ההסתייגות של חבר הכנסת נסים זאב לשם החוק לא נתקבלה.</w:t>
      </w:r>
    </w:p>
    <w:p w14:paraId="287BBA69" w14:textId="77777777" w:rsidR="00000000" w:rsidRDefault="007C71EE">
      <w:pPr>
        <w:pStyle w:val="a"/>
        <w:jc w:val="center"/>
        <w:rPr>
          <w:rFonts w:hint="cs"/>
          <w:rtl/>
        </w:rPr>
      </w:pPr>
    </w:p>
    <w:p w14:paraId="2DAB0BA9" w14:textId="77777777" w:rsidR="00000000" w:rsidRDefault="007C71EE">
      <w:pPr>
        <w:pStyle w:val="ad"/>
        <w:rPr>
          <w:rtl/>
        </w:rPr>
      </w:pPr>
      <w:r>
        <w:rPr>
          <w:rtl/>
        </w:rPr>
        <w:t>היו"ר ראובן ריבלין:</w:t>
      </w:r>
    </w:p>
    <w:p w14:paraId="15EB311B" w14:textId="77777777" w:rsidR="00000000" w:rsidRDefault="007C71EE">
      <w:pPr>
        <w:pStyle w:val="a"/>
        <w:rPr>
          <w:rtl/>
        </w:rPr>
      </w:pPr>
    </w:p>
    <w:p w14:paraId="7AC7A30F" w14:textId="77777777" w:rsidR="00000000" w:rsidRDefault="007C71EE">
      <w:pPr>
        <w:pStyle w:val="a"/>
        <w:rPr>
          <w:rFonts w:hint="cs"/>
          <w:rtl/>
        </w:rPr>
      </w:pPr>
      <w:r>
        <w:rPr>
          <w:rFonts w:hint="cs"/>
          <w:rtl/>
        </w:rPr>
        <w:t xml:space="preserve">ההסתייגות של חבר הכנסת נסים זאב לא נתקבלה. </w:t>
      </w:r>
    </w:p>
    <w:p w14:paraId="57C776E0" w14:textId="77777777" w:rsidR="00000000" w:rsidRDefault="007C71EE">
      <w:pPr>
        <w:pStyle w:val="a"/>
        <w:rPr>
          <w:rFonts w:hint="cs"/>
          <w:rtl/>
        </w:rPr>
      </w:pPr>
    </w:p>
    <w:p w14:paraId="1A28561B" w14:textId="77777777" w:rsidR="00000000" w:rsidRDefault="007C71EE">
      <w:pPr>
        <w:pStyle w:val="ac"/>
        <w:rPr>
          <w:rtl/>
        </w:rPr>
      </w:pPr>
      <w:r>
        <w:rPr>
          <w:rFonts w:hint="eastAsia"/>
          <w:rtl/>
        </w:rPr>
        <w:t>דליה</w:t>
      </w:r>
      <w:r>
        <w:rPr>
          <w:rtl/>
        </w:rPr>
        <w:t xml:space="preserve"> איציק (העבודה-מימד):</w:t>
      </w:r>
    </w:p>
    <w:p w14:paraId="187BFE69" w14:textId="77777777" w:rsidR="00000000" w:rsidRDefault="007C71EE">
      <w:pPr>
        <w:pStyle w:val="a"/>
        <w:rPr>
          <w:rFonts w:hint="cs"/>
          <w:rtl/>
        </w:rPr>
      </w:pPr>
    </w:p>
    <w:p w14:paraId="67DBC940" w14:textId="77777777" w:rsidR="00000000" w:rsidRDefault="007C71EE">
      <w:pPr>
        <w:pStyle w:val="a"/>
        <w:rPr>
          <w:rFonts w:hint="cs"/>
          <w:rtl/>
        </w:rPr>
      </w:pPr>
      <w:r>
        <w:rPr>
          <w:rFonts w:hint="cs"/>
          <w:rtl/>
        </w:rPr>
        <w:t>נתקבל, אדוני. ראי</w:t>
      </w:r>
      <w:r>
        <w:rPr>
          <w:rFonts w:hint="cs"/>
          <w:rtl/>
        </w:rPr>
        <w:t xml:space="preserve">תי את הספירה. </w:t>
      </w:r>
    </w:p>
    <w:p w14:paraId="75C4848C" w14:textId="77777777" w:rsidR="00000000" w:rsidRDefault="007C71EE">
      <w:pPr>
        <w:pStyle w:val="a"/>
        <w:rPr>
          <w:rFonts w:hint="cs"/>
          <w:rtl/>
        </w:rPr>
      </w:pPr>
    </w:p>
    <w:p w14:paraId="0F1DE912" w14:textId="77777777" w:rsidR="00000000" w:rsidRDefault="007C71EE">
      <w:pPr>
        <w:pStyle w:val="ad"/>
        <w:rPr>
          <w:rtl/>
        </w:rPr>
      </w:pPr>
      <w:r>
        <w:rPr>
          <w:rtl/>
        </w:rPr>
        <w:t>היו"ר ראובן ריבלין:</w:t>
      </w:r>
    </w:p>
    <w:p w14:paraId="098314E9" w14:textId="77777777" w:rsidR="00000000" w:rsidRDefault="007C71EE">
      <w:pPr>
        <w:pStyle w:val="a"/>
        <w:rPr>
          <w:rtl/>
        </w:rPr>
      </w:pPr>
    </w:p>
    <w:p w14:paraId="04C5D90F" w14:textId="77777777" w:rsidR="00000000" w:rsidRDefault="007C71EE">
      <w:pPr>
        <w:pStyle w:val="a"/>
        <w:rPr>
          <w:rFonts w:hint="cs"/>
          <w:rtl/>
        </w:rPr>
      </w:pPr>
      <w:r>
        <w:rPr>
          <w:rFonts w:hint="cs"/>
          <w:rtl/>
        </w:rPr>
        <w:t xml:space="preserve">בעד הצביעו הרבה פחות. האם גברתי מבקשת הצבעה חוזרת? </w:t>
      </w:r>
    </w:p>
    <w:p w14:paraId="3524C095" w14:textId="77777777" w:rsidR="00000000" w:rsidRDefault="007C71EE">
      <w:pPr>
        <w:pStyle w:val="a"/>
        <w:rPr>
          <w:rFonts w:hint="cs"/>
          <w:rtl/>
        </w:rPr>
      </w:pPr>
    </w:p>
    <w:p w14:paraId="5DFCED71" w14:textId="77777777" w:rsidR="00000000" w:rsidRDefault="007C71EE">
      <w:pPr>
        <w:pStyle w:val="a"/>
        <w:rPr>
          <w:rFonts w:hint="cs"/>
          <w:rtl/>
        </w:rPr>
      </w:pPr>
      <w:r>
        <w:rPr>
          <w:rFonts w:hint="cs"/>
          <w:rtl/>
        </w:rPr>
        <w:t xml:space="preserve">ההסתייגות של חבר הכנסת יעקב מרגי - מי בעד? תודה. מי נגד? תודה. מי נמנע? תודה. </w:t>
      </w:r>
    </w:p>
    <w:p w14:paraId="4B2DF5AC" w14:textId="77777777" w:rsidR="00000000" w:rsidRDefault="007C71EE">
      <w:pPr>
        <w:pStyle w:val="a"/>
        <w:rPr>
          <w:rFonts w:hint="cs"/>
          <w:rtl/>
        </w:rPr>
      </w:pPr>
    </w:p>
    <w:p w14:paraId="3D36975C" w14:textId="77777777" w:rsidR="00000000" w:rsidRDefault="007C71EE">
      <w:pPr>
        <w:pStyle w:val="a"/>
        <w:jc w:val="center"/>
        <w:rPr>
          <w:rFonts w:hint="cs"/>
          <w:b/>
          <w:bCs/>
          <w:rtl/>
        </w:rPr>
      </w:pPr>
      <w:r>
        <w:rPr>
          <w:rFonts w:hint="cs"/>
          <w:b/>
          <w:bCs/>
          <w:rtl/>
        </w:rPr>
        <w:t>הצבעה</w:t>
      </w:r>
    </w:p>
    <w:p w14:paraId="72597006" w14:textId="77777777" w:rsidR="00000000" w:rsidRDefault="007C71EE">
      <w:pPr>
        <w:pStyle w:val="a"/>
        <w:jc w:val="center"/>
        <w:rPr>
          <w:rFonts w:hint="cs"/>
          <w:b/>
          <w:bCs/>
          <w:rtl/>
        </w:rPr>
      </w:pPr>
    </w:p>
    <w:p w14:paraId="6C2B7A95" w14:textId="77777777" w:rsidR="00000000" w:rsidRDefault="007C71EE">
      <w:pPr>
        <w:pStyle w:val="a"/>
        <w:jc w:val="center"/>
        <w:rPr>
          <w:rFonts w:hint="cs"/>
          <w:rtl/>
        </w:rPr>
      </w:pPr>
      <w:r>
        <w:rPr>
          <w:rFonts w:hint="cs"/>
          <w:rtl/>
        </w:rPr>
        <w:t>ההסתייגות של חבר הכנסת יעקב מרגי לשם החוק לא נתקבלה.</w:t>
      </w:r>
    </w:p>
    <w:p w14:paraId="5B0A8F41" w14:textId="77777777" w:rsidR="00000000" w:rsidRDefault="007C71EE">
      <w:pPr>
        <w:pStyle w:val="a"/>
        <w:jc w:val="center"/>
        <w:rPr>
          <w:rFonts w:hint="cs"/>
          <w:rtl/>
        </w:rPr>
      </w:pPr>
    </w:p>
    <w:p w14:paraId="3F268475" w14:textId="77777777" w:rsidR="00000000" w:rsidRDefault="007C71EE">
      <w:pPr>
        <w:pStyle w:val="ad"/>
        <w:rPr>
          <w:rtl/>
        </w:rPr>
      </w:pPr>
      <w:r>
        <w:rPr>
          <w:rtl/>
        </w:rPr>
        <w:t>היו"ר ראובן ריבלין:</w:t>
      </w:r>
    </w:p>
    <w:p w14:paraId="43B46029" w14:textId="77777777" w:rsidR="00000000" w:rsidRDefault="007C71EE">
      <w:pPr>
        <w:pStyle w:val="a"/>
        <w:rPr>
          <w:rtl/>
        </w:rPr>
      </w:pPr>
    </w:p>
    <w:p w14:paraId="79D9CEB2" w14:textId="77777777" w:rsidR="00000000" w:rsidRDefault="007C71EE">
      <w:pPr>
        <w:pStyle w:val="a"/>
        <w:rPr>
          <w:rFonts w:hint="cs"/>
          <w:rtl/>
        </w:rPr>
      </w:pPr>
      <w:r>
        <w:rPr>
          <w:rFonts w:hint="cs"/>
          <w:rtl/>
        </w:rPr>
        <w:t>ההסת</w:t>
      </w:r>
      <w:r>
        <w:rPr>
          <w:rFonts w:hint="cs"/>
          <w:rtl/>
        </w:rPr>
        <w:t xml:space="preserve">ייגות של חבר הכנסת יעקב מרגי לא התקבלה. </w:t>
      </w:r>
    </w:p>
    <w:p w14:paraId="33DB7FA5" w14:textId="77777777" w:rsidR="00000000" w:rsidRDefault="007C71EE">
      <w:pPr>
        <w:pStyle w:val="a"/>
        <w:rPr>
          <w:rFonts w:hint="cs"/>
          <w:rtl/>
        </w:rPr>
      </w:pPr>
    </w:p>
    <w:p w14:paraId="06BCB5E3" w14:textId="77777777" w:rsidR="00000000" w:rsidRDefault="007C71EE">
      <w:pPr>
        <w:pStyle w:val="a"/>
        <w:rPr>
          <w:rFonts w:hint="cs"/>
          <w:rtl/>
        </w:rPr>
      </w:pPr>
      <w:r>
        <w:rPr>
          <w:rFonts w:hint="cs"/>
          <w:rtl/>
        </w:rPr>
        <w:t xml:space="preserve">הסתייגותו של חבר הכנסת יוסי שריד - מי בעד? תודה. מי נגד? תודה. מי נמנע? תודה. </w:t>
      </w:r>
    </w:p>
    <w:p w14:paraId="109A69E2" w14:textId="77777777" w:rsidR="00000000" w:rsidRDefault="007C71EE">
      <w:pPr>
        <w:pStyle w:val="a"/>
        <w:rPr>
          <w:rtl/>
        </w:rPr>
      </w:pPr>
    </w:p>
    <w:p w14:paraId="0EDCC138" w14:textId="77777777" w:rsidR="00000000" w:rsidRDefault="007C71EE">
      <w:pPr>
        <w:pStyle w:val="a"/>
        <w:rPr>
          <w:rFonts w:hint="cs"/>
          <w:rtl/>
        </w:rPr>
      </w:pPr>
    </w:p>
    <w:p w14:paraId="45ED4B13" w14:textId="77777777" w:rsidR="00000000" w:rsidRDefault="007C71EE">
      <w:pPr>
        <w:pStyle w:val="a"/>
        <w:jc w:val="center"/>
        <w:rPr>
          <w:rFonts w:hint="cs"/>
          <w:b/>
          <w:bCs/>
          <w:rtl/>
        </w:rPr>
      </w:pPr>
      <w:r>
        <w:rPr>
          <w:rFonts w:hint="cs"/>
          <w:b/>
          <w:bCs/>
          <w:rtl/>
        </w:rPr>
        <w:t>הצבעה</w:t>
      </w:r>
    </w:p>
    <w:p w14:paraId="3B65E78D" w14:textId="77777777" w:rsidR="00000000" w:rsidRDefault="007C71EE">
      <w:pPr>
        <w:pStyle w:val="a"/>
        <w:jc w:val="center"/>
        <w:rPr>
          <w:rFonts w:hint="cs"/>
          <w:rtl/>
        </w:rPr>
      </w:pPr>
    </w:p>
    <w:p w14:paraId="4F70E948" w14:textId="77777777" w:rsidR="00000000" w:rsidRDefault="007C71EE">
      <w:pPr>
        <w:pStyle w:val="a"/>
        <w:jc w:val="center"/>
        <w:rPr>
          <w:rFonts w:hint="cs"/>
          <w:rtl/>
        </w:rPr>
      </w:pPr>
      <w:r>
        <w:rPr>
          <w:rFonts w:hint="cs"/>
          <w:rtl/>
        </w:rPr>
        <w:t>ההסתייגות של חבר הכנסת יוסי שריד לשם החוק לא נתקבלה.</w:t>
      </w:r>
    </w:p>
    <w:p w14:paraId="39B25FED" w14:textId="77777777" w:rsidR="00000000" w:rsidRDefault="007C71EE">
      <w:pPr>
        <w:pStyle w:val="ad"/>
        <w:rPr>
          <w:rtl/>
        </w:rPr>
      </w:pPr>
      <w:r>
        <w:rPr>
          <w:rtl/>
        </w:rPr>
        <w:t>היו"ר ראובן ריבלין:</w:t>
      </w:r>
    </w:p>
    <w:p w14:paraId="0B16C8BD" w14:textId="77777777" w:rsidR="00000000" w:rsidRDefault="007C71EE">
      <w:pPr>
        <w:pStyle w:val="a"/>
        <w:rPr>
          <w:rtl/>
        </w:rPr>
      </w:pPr>
    </w:p>
    <w:p w14:paraId="041FB2A3" w14:textId="77777777" w:rsidR="00000000" w:rsidRDefault="007C71EE">
      <w:pPr>
        <w:pStyle w:val="a"/>
        <w:rPr>
          <w:rFonts w:hint="cs"/>
          <w:rtl/>
        </w:rPr>
      </w:pPr>
      <w:r>
        <w:rPr>
          <w:rFonts w:hint="cs"/>
          <w:rtl/>
        </w:rPr>
        <w:t xml:space="preserve">ההסתייגות של חבר הכנסת יוסי שריד לא התקבלה. </w:t>
      </w:r>
    </w:p>
    <w:p w14:paraId="4F14BEA0" w14:textId="77777777" w:rsidR="00000000" w:rsidRDefault="007C71EE">
      <w:pPr>
        <w:pStyle w:val="a"/>
        <w:rPr>
          <w:rFonts w:hint="cs"/>
          <w:rtl/>
        </w:rPr>
      </w:pPr>
    </w:p>
    <w:p w14:paraId="69E1EECB" w14:textId="77777777" w:rsidR="00000000" w:rsidRDefault="007C71EE">
      <w:pPr>
        <w:pStyle w:val="a"/>
        <w:rPr>
          <w:rFonts w:hint="cs"/>
          <w:rtl/>
        </w:rPr>
      </w:pPr>
      <w:r>
        <w:rPr>
          <w:rFonts w:hint="cs"/>
          <w:rtl/>
        </w:rPr>
        <w:t>ההסתיי</w:t>
      </w:r>
      <w:r>
        <w:rPr>
          <w:rFonts w:hint="cs"/>
          <w:rtl/>
        </w:rPr>
        <w:t xml:space="preserve">גות של חבר הכנסת חיים אורון - מי בעד? תודה. מי נגד? תודה. מי נמנע? תודה. </w:t>
      </w:r>
    </w:p>
    <w:p w14:paraId="1B92C674" w14:textId="77777777" w:rsidR="00000000" w:rsidRDefault="007C71EE">
      <w:pPr>
        <w:pStyle w:val="a"/>
        <w:rPr>
          <w:rFonts w:hint="cs"/>
          <w:rtl/>
        </w:rPr>
      </w:pPr>
    </w:p>
    <w:p w14:paraId="68D40869" w14:textId="77777777" w:rsidR="00000000" w:rsidRDefault="007C71EE">
      <w:pPr>
        <w:pStyle w:val="a"/>
        <w:jc w:val="center"/>
        <w:rPr>
          <w:rFonts w:hint="cs"/>
          <w:b/>
          <w:bCs/>
          <w:rtl/>
        </w:rPr>
      </w:pPr>
      <w:r>
        <w:rPr>
          <w:rFonts w:hint="cs"/>
          <w:b/>
          <w:bCs/>
          <w:rtl/>
        </w:rPr>
        <w:t>הצבעה</w:t>
      </w:r>
    </w:p>
    <w:p w14:paraId="29538DCC" w14:textId="77777777" w:rsidR="00000000" w:rsidRDefault="007C71EE">
      <w:pPr>
        <w:pStyle w:val="a"/>
        <w:jc w:val="center"/>
        <w:rPr>
          <w:rFonts w:hint="cs"/>
          <w:rtl/>
        </w:rPr>
      </w:pPr>
    </w:p>
    <w:p w14:paraId="057382EF" w14:textId="77777777" w:rsidR="00000000" w:rsidRDefault="007C71EE">
      <w:pPr>
        <w:pStyle w:val="a"/>
        <w:jc w:val="center"/>
        <w:rPr>
          <w:rFonts w:hint="cs"/>
          <w:rtl/>
        </w:rPr>
      </w:pPr>
      <w:r>
        <w:rPr>
          <w:rFonts w:hint="cs"/>
          <w:rtl/>
        </w:rPr>
        <w:t>ההסתייגות של חבר הכנסת חיים אורון לשם החוק לא נתקבלה.</w:t>
      </w:r>
    </w:p>
    <w:p w14:paraId="3B72CAAA" w14:textId="77777777" w:rsidR="00000000" w:rsidRDefault="007C71EE">
      <w:pPr>
        <w:pStyle w:val="a"/>
        <w:jc w:val="center"/>
        <w:rPr>
          <w:rFonts w:hint="cs"/>
          <w:rtl/>
        </w:rPr>
      </w:pPr>
    </w:p>
    <w:p w14:paraId="3DD5AC4E" w14:textId="77777777" w:rsidR="00000000" w:rsidRDefault="007C71EE">
      <w:pPr>
        <w:pStyle w:val="ad"/>
        <w:rPr>
          <w:rtl/>
        </w:rPr>
      </w:pPr>
      <w:r>
        <w:rPr>
          <w:rtl/>
        </w:rPr>
        <w:t>היו"ר ראובן ריבלין:</w:t>
      </w:r>
    </w:p>
    <w:p w14:paraId="4940104A" w14:textId="77777777" w:rsidR="00000000" w:rsidRDefault="007C71EE">
      <w:pPr>
        <w:pStyle w:val="a"/>
        <w:rPr>
          <w:rtl/>
        </w:rPr>
      </w:pPr>
    </w:p>
    <w:p w14:paraId="39BDCC90" w14:textId="77777777" w:rsidR="00000000" w:rsidRDefault="007C71EE">
      <w:pPr>
        <w:pStyle w:val="a"/>
        <w:rPr>
          <w:rFonts w:hint="cs"/>
          <w:rtl/>
        </w:rPr>
      </w:pPr>
      <w:r>
        <w:rPr>
          <w:rFonts w:hint="cs"/>
          <w:rtl/>
        </w:rPr>
        <w:t xml:space="preserve">ההסתייגות של חבר הכנסת חיים אורון לא התקבלה. </w:t>
      </w:r>
    </w:p>
    <w:p w14:paraId="415D7672" w14:textId="77777777" w:rsidR="00000000" w:rsidRDefault="007C71EE">
      <w:pPr>
        <w:pStyle w:val="a"/>
        <w:rPr>
          <w:rFonts w:hint="cs"/>
          <w:rtl/>
        </w:rPr>
      </w:pPr>
    </w:p>
    <w:p w14:paraId="3995CDDA" w14:textId="77777777" w:rsidR="00000000" w:rsidRDefault="007C71EE">
      <w:pPr>
        <w:pStyle w:val="a"/>
        <w:rPr>
          <w:rFonts w:hint="cs"/>
          <w:rtl/>
        </w:rPr>
      </w:pPr>
      <w:r>
        <w:rPr>
          <w:rFonts w:hint="cs"/>
          <w:rtl/>
        </w:rPr>
        <w:t>ההסתייגות של חבר הכנסת רן כהן - מי בעד? תודה. מי נג</w:t>
      </w:r>
      <w:r>
        <w:rPr>
          <w:rFonts w:hint="cs"/>
          <w:rtl/>
        </w:rPr>
        <w:t xml:space="preserve">ד? תודה. מי נמנע? תודה. </w:t>
      </w:r>
    </w:p>
    <w:p w14:paraId="43070740" w14:textId="77777777" w:rsidR="00000000" w:rsidRDefault="007C71EE">
      <w:pPr>
        <w:pStyle w:val="a"/>
        <w:rPr>
          <w:rFonts w:hint="cs"/>
          <w:rtl/>
        </w:rPr>
      </w:pPr>
    </w:p>
    <w:p w14:paraId="7FAE0108" w14:textId="77777777" w:rsidR="00000000" w:rsidRDefault="007C71EE">
      <w:pPr>
        <w:pStyle w:val="a"/>
        <w:jc w:val="center"/>
        <w:rPr>
          <w:rFonts w:hint="cs"/>
          <w:b/>
          <w:bCs/>
          <w:rtl/>
        </w:rPr>
      </w:pPr>
      <w:r>
        <w:rPr>
          <w:rFonts w:hint="cs"/>
          <w:b/>
          <w:bCs/>
          <w:rtl/>
        </w:rPr>
        <w:t>הצבעה</w:t>
      </w:r>
    </w:p>
    <w:p w14:paraId="516A877E" w14:textId="77777777" w:rsidR="00000000" w:rsidRDefault="007C71EE">
      <w:pPr>
        <w:pStyle w:val="a"/>
        <w:jc w:val="center"/>
        <w:rPr>
          <w:rFonts w:hint="cs"/>
          <w:rtl/>
        </w:rPr>
      </w:pPr>
    </w:p>
    <w:p w14:paraId="7EDCC2B6" w14:textId="77777777" w:rsidR="00000000" w:rsidRDefault="007C71EE">
      <w:pPr>
        <w:pStyle w:val="a"/>
        <w:jc w:val="center"/>
        <w:rPr>
          <w:rFonts w:hint="cs"/>
          <w:rtl/>
        </w:rPr>
      </w:pPr>
      <w:r>
        <w:rPr>
          <w:rFonts w:hint="cs"/>
          <w:rtl/>
        </w:rPr>
        <w:t>ההסתייגות של חבר הכנסת רן כהן לשם החוק לא נתקבלה.</w:t>
      </w:r>
    </w:p>
    <w:p w14:paraId="7626CD6E" w14:textId="77777777" w:rsidR="00000000" w:rsidRDefault="007C71EE">
      <w:pPr>
        <w:pStyle w:val="a"/>
        <w:jc w:val="center"/>
        <w:rPr>
          <w:rFonts w:hint="cs"/>
          <w:rtl/>
        </w:rPr>
      </w:pPr>
    </w:p>
    <w:p w14:paraId="49A3E4FA" w14:textId="77777777" w:rsidR="00000000" w:rsidRDefault="007C71EE">
      <w:pPr>
        <w:pStyle w:val="ad"/>
        <w:rPr>
          <w:rtl/>
        </w:rPr>
      </w:pPr>
      <w:r>
        <w:rPr>
          <w:rtl/>
        </w:rPr>
        <w:t>היו"ר ראובן ריבלין:</w:t>
      </w:r>
    </w:p>
    <w:p w14:paraId="2F9439F1" w14:textId="77777777" w:rsidR="00000000" w:rsidRDefault="007C71EE">
      <w:pPr>
        <w:pStyle w:val="a"/>
        <w:rPr>
          <w:rtl/>
        </w:rPr>
      </w:pPr>
    </w:p>
    <w:p w14:paraId="647F9456" w14:textId="77777777" w:rsidR="00000000" w:rsidRDefault="007C71EE">
      <w:pPr>
        <w:pStyle w:val="a"/>
        <w:rPr>
          <w:rFonts w:hint="cs"/>
          <w:rtl/>
        </w:rPr>
      </w:pPr>
      <w:r>
        <w:rPr>
          <w:rFonts w:hint="cs"/>
          <w:rtl/>
        </w:rPr>
        <w:t>ההסתייגות של חבר הכנסת רן כהן לא התקבלה.</w:t>
      </w:r>
    </w:p>
    <w:p w14:paraId="0D6A9384" w14:textId="77777777" w:rsidR="00000000" w:rsidRDefault="007C71EE">
      <w:pPr>
        <w:pStyle w:val="a"/>
        <w:rPr>
          <w:rFonts w:hint="cs"/>
          <w:rtl/>
        </w:rPr>
      </w:pPr>
    </w:p>
    <w:p w14:paraId="4CA9F47C" w14:textId="77777777" w:rsidR="00000000" w:rsidRDefault="007C71EE">
      <w:pPr>
        <w:pStyle w:val="a"/>
        <w:rPr>
          <w:rFonts w:hint="cs"/>
          <w:rtl/>
        </w:rPr>
      </w:pPr>
      <w:r>
        <w:rPr>
          <w:rFonts w:hint="cs"/>
          <w:rtl/>
        </w:rPr>
        <w:t xml:space="preserve">ההסתייגות של חברת הכנסת זהבה גלאון - מי בעד? תודה. מי נגד? תודה. מי נמנע? תודה. </w:t>
      </w:r>
    </w:p>
    <w:p w14:paraId="2F152877" w14:textId="77777777" w:rsidR="00000000" w:rsidRDefault="007C71EE">
      <w:pPr>
        <w:pStyle w:val="a"/>
        <w:rPr>
          <w:rFonts w:hint="cs"/>
          <w:rtl/>
        </w:rPr>
      </w:pPr>
    </w:p>
    <w:p w14:paraId="59BE3AE4" w14:textId="77777777" w:rsidR="00000000" w:rsidRDefault="007C71EE">
      <w:pPr>
        <w:pStyle w:val="a"/>
        <w:jc w:val="center"/>
        <w:rPr>
          <w:rFonts w:hint="cs"/>
          <w:b/>
          <w:bCs/>
          <w:rtl/>
        </w:rPr>
      </w:pPr>
      <w:r>
        <w:rPr>
          <w:rFonts w:hint="cs"/>
          <w:b/>
          <w:bCs/>
          <w:rtl/>
        </w:rPr>
        <w:t>הצבעה</w:t>
      </w:r>
    </w:p>
    <w:p w14:paraId="71E6189D" w14:textId="77777777" w:rsidR="00000000" w:rsidRDefault="007C71EE">
      <w:pPr>
        <w:pStyle w:val="a"/>
        <w:jc w:val="center"/>
        <w:rPr>
          <w:rFonts w:hint="cs"/>
          <w:rtl/>
        </w:rPr>
      </w:pPr>
    </w:p>
    <w:p w14:paraId="234B2C6F" w14:textId="77777777" w:rsidR="00000000" w:rsidRDefault="007C71EE">
      <w:pPr>
        <w:pStyle w:val="a"/>
        <w:jc w:val="center"/>
        <w:rPr>
          <w:rFonts w:hint="cs"/>
          <w:rtl/>
        </w:rPr>
      </w:pPr>
      <w:r>
        <w:rPr>
          <w:rFonts w:hint="cs"/>
          <w:rtl/>
        </w:rPr>
        <w:t>ההסתייגות של חברת הכ</w:t>
      </w:r>
      <w:r>
        <w:rPr>
          <w:rFonts w:hint="cs"/>
          <w:rtl/>
        </w:rPr>
        <w:t>נסת זהבה גלאון לשם החוק לא נתקבלה.</w:t>
      </w:r>
    </w:p>
    <w:p w14:paraId="15F4594C" w14:textId="77777777" w:rsidR="00000000" w:rsidRDefault="007C71EE">
      <w:pPr>
        <w:pStyle w:val="a"/>
        <w:jc w:val="center"/>
        <w:rPr>
          <w:rFonts w:hint="cs"/>
          <w:rtl/>
        </w:rPr>
      </w:pPr>
    </w:p>
    <w:p w14:paraId="5A126A36" w14:textId="77777777" w:rsidR="00000000" w:rsidRDefault="007C71EE">
      <w:pPr>
        <w:pStyle w:val="ad"/>
        <w:rPr>
          <w:rtl/>
        </w:rPr>
      </w:pPr>
      <w:r>
        <w:rPr>
          <w:rtl/>
        </w:rPr>
        <w:t>היו"ר ראובן ריבלין:</w:t>
      </w:r>
    </w:p>
    <w:p w14:paraId="0F817CE7" w14:textId="77777777" w:rsidR="00000000" w:rsidRDefault="007C71EE">
      <w:pPr>
        <w:pStyle w:val="a"/>
        <w:rPr>
          <w:rtl/>
        </w:rPr>
      </w:pPr>
    </w:p>
    <w:p w14:paraId="75A150E1" w14:textId="77777777" w:rsidR="00000000" w:rsidRDefault="007C71EE">
      <w:pPr>
        <w:pStyle w:val="a"/>
        <w:rPr>
          <w:rFonts w:hint="cs"/>
          <w:rtl/>
        </w:rPr>
      </w:pPr>
      <w:r>
        <w:rPr>
          <w:rFonts w:hint="cs"/>
          <w:rtl/>
        </w:rPr>
        <w:t xml:space="preserve">ההסתייגות של חברת הכנסת זהבה גלאון לא התקבלה. </w:t>
      </w:r>
    </w:p>
    <w:p w14:paraId="48A8B2F6" w14:textId="77777777" w:rsidR="00000000" w:rsidRDefault="007C71EE">
      <w:pPr>
        <w:pStyle w:val="a"/>
        <w:rPr>
          <w:rFonts w:hint="cs"/>
          <w:rtl/>
        </w:rPr>
      </w:pPr>
    </w:p>
    <w:p w14:paraId="0AE65E83" w14:textId="77777777" w:rsidR="00000000" w:rsidRDefault="007C71EE">
      <w:pPr>
        <w:pStyle w:val="a"/>
        <w:rPr>
          <w:rFonts w:hint="cs"/>
          <w:rtl/>
        </w:rPr>
      </w:pPr>
      <w:r>
        <w:rPr>
          <w:rFonts w:hint="cs"/>
          <w:rtl/>
        </w:rPr>
        <w:t xml:space="preserve">ההסתייגות של חבר הכנסת רומן ברונפמן - מי בעד? תודה. מי נגד? תודה. מי נמנע? תודה. </w:t>
      </w:r>
    </w:p>
    <w:p w14:paraId="42C48495" w14:textId="77777777" w:rsidR="00000000" w:rsidRDefault="007C71EE">
      <w:pPr>
        <w:pStyle w:val="a"/>
        <w:rPr>
          <w:rFonts w:hint="cs"/>
          <w:rtl/>
        </w:rPr>
      </w:pPr>
    </w:p>
    <w:p w14:paraId="081F1C6D" w14:textId="77777777" w:rsidR="00000000" w:rsidRDefault="007C71EE">
      <w:pPr>
        <w:pStyle w:val="a"/>
        <w:jc w:val="center"/>
        <w:rPr>
          <w:rFonts w:hint="cs"/>
          <w:b/>
          <w:bCs/>
          <w:rtl/>
        </w:rPr>
      </w:pPr>
      <w:r>
        <w:rPr>
          <w:rFonts w:hint="cs"/>
          <w:b/>
          <w:bCs/>
          <w:rtl/>
        </w:rPr>
        <w:t>הצבעה</w:t>
      </w:r>
    </w:p>
    <w:p w14:paraId="2C924256" w14:textId="77777777" w:rsidR="00000000" w:rsidRDefault="007C71EE">
      <w:pPr>
        <w:pStyle w:val="a"/>
        <w:jc w:val="center"/>
        <w:rPr>
          <w:rFonts w:hint="cs"/>
          <w:rtl/>
        </w:rPr>
      </w:pPr>
    </w:p>
    <w:p w14:paraId="0207B4B0" w14:textId="77777777" w:rsidR="00000000" w:rsidRDefault="007C71EE">
      <w:pPr>
        <w:pStyle w:val="a"/>
        <w:jc w:val="center"/>
        <w:rPr>
          <w:rFonts w:hint="cs"/>
          <w:rtl/>
        </w:rPr>
      </w:pPr>
      <w:r>
        <w:rPr>
          <w:rFonts w:hint="cs"/>
          <w:rtl/>
        </w:rPr>
        <w:t>ההסתייגות של חבר הכנסת רומן ברונפמן לשם החוק לא נתקבלה.</w:t>
      </w:r>
    </w:p>
    <w:p w14:paraId="7CAB7670" w14:textId="77777777" w:rsidR="00000000" w:rsidRDefault="007C71EE">
      <w:pPr>
        <w:pStyle w:val="a"/>
        <w:jc w:val="center"/>
        <w:rPr>
          <w:rFonts w:hint="cs"/>
          <w:rtl/>
        </w:rPr>
      </w:pPr>
    </w:p>
    <w:p w14:paraId="58EB90DD" w14:textId="77777777" w:rsidR="00000000" w:rsidRDefault="007C71EE">
      <w:pPr>
        <w:pStyle w:val="ad"/>
        <w:rPr>
          <w:rtl/>
        </w:rPr>
      </w:pPr>
      <w:r>
        <w:rPr>
          <w:rtl/>
        </w:rPr>
        <w:t>היו"</w:t>
      </w:r>
      <w:r>
        <w:rPr>
          <w:rtl/>
        </w:rPr>
        <w:t>ר ראובן ריבלין:</w:t>
      </w:r>
    </w:p>
    <w:p w14:paraId="60214786" w14:textId="77777777" w:rsidR="00000000" w:rsidRDefault="007C71EE">
      <w:pPr>
        <w:pStyle w:val="a"/>
        <w:rPr>
          <w:rtl/>
        </w:rPr>
      </w:pPr>
    </w:p>
    <w:p w14:paraId="77C1C654" w14:textId="77777777" w:rsidR="00000000" w:rsidRDefault="007C71EE">
      <w:pPr>
        <w:pStyle w:val="a"/>
        <w:rPr>
          <w:rFonts w:hint="cs"/>
          <w:rtl/>
        </w:rPr>
      </w:pPr>
      <w:r>
        <w:rPr>
          <w:rFonts w:hint="cs"/>
          <w:rtl/>
        </w:rPr>
        <w:t xml:space="preserve">ההסתייגות של חבר הכנסת רומן ברונפמן לא התקבלה. </w:t>
      </w:r>
    </w:p>
    <w:p w14:paraId="5FE27EDF" w14:textId="77777777" w:rsidR="00000000" w:rsidRDefault="007C71EE">
      <w:pPr>
        <w:pStyle w:val="a"/>
        <w:rPr>
          <w:rFonts w:hint="cs"/>
          <w:rtl/>
        </w:rPr>
      </w:pPr>
    </w:p>
    <w:p w14:paraId="0F2A22AE" w14:textId="77777777" w:rsidR="00000000" w:rsidRDefault="007C71EE">
      <w:pPr>
        <w:pStyle w:val="a"/>
        <w:rPr>
          <w:rFonts w:hint="cs"/>
          <w:rtl/>
        </w:rPr>
      </w:pPr>
      <w:r>
        <w:rPr>
          <w:rFonts w:hint="cs"/>
          <w:rtl/>
        </w:rPr>
        <w:t xml:space="preserve">ההסתייגות של חבר הכנסת אבשלום וילן - מי בעד? תודה. מי נגד? תודה. מי נמנע? תודה. </w:t>
      </w:r>
    </w:p>
    <w:p w14:paraId="5E8135BD" w14:textId="77777777" w:rsidR="00000000" w:rsidRDefault="007C71EE">
      <w:pPr>
        <w:pStyle w:val="a"/>
        <w:jc w:val="center"/>
        <w:rPr>
          <w:rFonts w:hint="cs"/>
          <w:b/>
          <w:bCs/>
          <w:rtl/>
        </w:rPr>
      </w:pPr>
    </w:p>
    <w:p w14:paraId="1DF78D45" w14:textId="77777777" w:rsidR="00000000" w:rsidRDefault="007C71EE">
      <w:pPr>
        <w:pStyle w:val="a"/>
        <w:jc w:val="center"/>
        <w:rPr>
          <w:rFonts w:hint="cs"/>
          <w:b/>
          <w:bCs/>
          <w:rtl/>
        </w:rPr>
      </w:pPr>
      <w:r>
        <w:rPr>
          <w:rFonts w:hint="cs"/>
          <w:b/>
          <w:bCs/>
          <w:rtl/>
        </w:rPr>
        <w:t>הצבעה</w:t>
      </w:r>
    </w:p>
    <w:p w14:paraId="3CF36257" w14:textId="77777777" w:rsidR="00000000" w:rsidRDefault="007C71EE">
      <w:pPr>
        <w:pStyle w:val="a"/>
        <w:jc w:val="center"/>
        <w:rPr>
          <w:rFonts w:hint="cs"/>
          <w:rtl/>
        </w:rPr>
      </w:pPr>
    </w:p>
    <w:p w14:paraId="60106803" w14:textId="77777777" w:rsidR="00000000" w:rsidRDefault="007C71EE">
      <w:pPr>
        <w:pStyle w:val="a"/>
        <w:jc w:val="center"/>
        <w:rPr>
          <w:rFonts w:hint="cs"/>
          <w:rtl/>
        </w:rPr>
      </w:pPr>
      <w:r>
        <w:rPr>
          <w:rFonts w:hint="cs"/>
          <w:rtl/>
        </w:rPr>
        <w:t>ההסתייגות של חבר הכנסת אבשלום וילן לשם החוק לא נתקבלה.</w:t>
      </w:r>
    </w:p>
    <w:p w14:paraId="70733512" w14:textId="77777777" w:rsidR="00000000" w:rsidRDefault="007C71EE">
      <w:pPr>
        <w:pStyle w:val="a"/>
        <w:jc w:val="center"/>
        <w:rPr>
          <w:rFonts w:hint="cs"/>
          <w:rtl/>
        </w:rPr>
      </w:pPr>
    </w:p>
    <w:p w14:paraId="0EC7E8A8" w14:textId="77777777" w:rsidR="00000000" w:rsidRDefault="007C71EE">
      <w:pPr>
        <w:pStyle w:val="ad"/>
        <w:rPr>
          <w:rtl/>
        </w:rPr>
      </w:pPr>
      <w:r>
        <w:rPr>
          <w:rtl/>
        </w:rPr>
        <w:t>היו"ר ראובן ריבלין:</w:t>
      </w:r>
    </w:p>
    <w:p w14:paraId="263524EA" w14:textId="77777777" w:rsidR="00000000" w:rsidRDefault="007C71EE">
      <w:pPr>
        <w:pStyle w:val="a"/>
        <w:rPr>
          <w:rtl/>
        </w:rPr>
      </w:pPr>
    </w:p>
    <w:p w14:paraId="5FD5DB1B" w14:textId="77777777" w:rsidR="00000000" w:rsidRDefault="007C71EE">
      <w:pPr>
        <w:pStyle w:val="a"/>
        <w:rPr>
          <w:rFonts w:hint="cs"/>
          <w:rtl/>
        </w:rPr>
      </w:pPr>
      <w:r>
        <w:rPr>
          <w:rFonts w:hint="cs"/>
          <w:rtl/>
        </w:rPr>
        <w:t>ההסתייגות של חבר הכנסת א</w:t>
      </w:r>
      <w:r>
        <w:rPr>
          <w:rFonts w:hint="cs"/>
          <w:rtl/>
        </w:rPr>
        <w:t>בשלום וילן לא התקבלה.</w:t>
      </w:r>
    </w:p>
    <w:p w14:paraId="2A437A32" w14:textId="77777777" w:rsidR="00000000" w:rsidRDefault="007C71EE">
      <w:pPr>
        <w:pStyle w:val="a"/>
        <w:rPr>
          <w:rFonts w:hint="cs"/>
          <w:rtl/>
        </w:rPr>
      </w:pPr>
    </w:p>
    <w:p w14:paraId="79B38C67" w14:textId="77777777" w:rsidR="00000000" w:rsidRDefault="007C71EE">
      <w:pPr>
        <w:pStyle w:val="a"/>
        <w:rPr>
          <w:rFonts w:hint="cs"/>
          <w:rtl/>
        </w:rPr>
      </w:pPr>
      <w:r>
        <w:rPr>
          <w:rFonts w:hint="cs"/>
          <w:rtl/>
        </w:rPr>
        <w:t xml:space="preserve">ההסתייגות של חבר הכנסת יעקב ליצמן - מי בעד? תודה. מי נגד? תודה. מי נמנע? תודה. </w:t>
      </w:r>
    </w:p>
    <w:p w14:paraId="781E4D1E" w14:textId="77777777" w:rsidR="00000000" w:rsidRDefault="007C71EE">
      <w:pPr>
        <w:pStyle w:val="a"/>
        <w:rPr>
          <w:rFonts w:hint="cs"/>
          <w:rtl/>
        </w:rPr>
      </w:pPr>
    </w:p>
    <w:p w14:paraId="3D8161EC" w14:textId="77777777" w:rsidR="00000000" w:rsidRDefault="007C71EE">
      <w:pPr>
        <w:pStyle w:val="a"/>
        <w:jc w:val="center"/>
        <w:rPr>
          <w:rFonts w:hint="cs"/>
          <w:b/>
          <w:bCs/>
          <w:rtl/>
        </w:rPr>
      </w:pPr>
      <w:r>
        <w:rPr>
          <w:rFonts w:hint="cs"/>
          <w:b/>
          <w:bCs/>
          <w:rtl/>
        </w:rPr>
        <w:t>הצבעה</w:t>
      </w:r>
    </w:p>
    <w:p w14:paraId="27967579" w14:textId="77777777" w:rsidR="00000000" w:rsidRDefault="007C71EE">
      <w:pPr>
        <w:pStyle w:val="a"/>
        <w:jc w:val="center"/>
        <w:rPr>
          <w:rFonts w:hint="cs"/>
          <w:rtl/>
        </w:rPr>
      </w:pPr>
    </w:p>
    <w:p w14:paraId="52257B86" w14:textId="77777777" w:rsidR="00000000" w:rsidRDefault="007C71EE">
      <w:pPr>
        <w:pStyle w:val="a"/>
        <w:jc w:val="center"/>
        <w:rPr>
          <w:rFonts w:hint="cs"/>
          <w:rtl/>
        </w:rPr>
      </w:pPr>
      <w:r>
        <w:rPr>
          <w:rFonts w:hint="cs"/>
          <w:rtl/>
        </w:rPr>
        <w:t>ההסתייגות של חבר הכנסת יעקב ליצמן לשם החוק לא נתקבלה.</w:t>
      </w:r>
    </w:p>
    <w:p w14:paraId="030091FC" w14:textId="77777777" w:rsidR="00000000" w:rsidRDefault="007C71EE">
      <w:pPr>
        <w:pStyle w:val="a"/>
        <w:jc w:val="center"/>
        <w:rPr>
          <w:rFonts w:hint="cs"/>
          <w:rtl/>
        </w:rPr>
      </w:pPr>
    </w:p>
    <w:p w14:paraId="47ED1CE7" w14:textId="77777777" w:rsidR="00000000" w:rsidRDefault="007C71EE">
      <w:pPr>
        <w:pStyle w:val="ad"/>
        <w:rPr>
          <w:rtl/>
        </w:rPr>
      </w:pPr>
      <w:r>
        <w:rPr>
          <w:rtl/>
        </w:rPr>
        <w:t>היו"ר ראובן ריבלין:</w:t>
      </w:r>
    </w:p>
    <w:p w14:paraId="6E7AB823" w14:textId="77777777" w:rsidR="00000000" w:rsidRDefault="007C71EE">
      <w:pPr>
        <w:pStyle w:val="a"/>
        <w:rPr>
          <w:rtl/>
        </w:rPr>
      </w:pPr>
    </w:p>
    <w:p w14:paraId="74F70EF9" w14:textId="77777777" w:rsidR="00000000" w:rsidRDefault="007C71EE">
      <w:pPr>
        <w:pStyle w:val="a"/>
        <w:rPr>
          <w:rFonts w:hint="cs"/>
          <w:rtl/>
        </w:rPr>
      </w:pPr>
      <w:r>
        <w:rPr>
          <w:rFonts w:hint="cs"/>
          <w:rtl/>
        </w:rPr>
        <w:t>ההסתייגות של חבר הכנסת יעקב ליצמן לא התקבלה.</w:t>
      </w:r>
    </w:p>
    <w:p w14:paraId="450654D4" w14:textId="77777777" w:rsidR="00000000" w:rsidRDefault="007C71EE">
      <w:pPr>
        <w:pStyle w:val="a"/>
        <w:ind w:firstLine="0"/>
        <w:rPr>
          <w:rFonts w:hint="cs"/>
          <w:rtl/>
        </w:rPr>
      </w:pPr>
    </w:p>
    <w:p w14:paraId="1EF111EC" w14:textId="77777777" w:rsidR="00000000" w:rsidRDefault="007C71EE">
      <w:pPr>
        <w:pStyle w:val="a"/>
        <w:rPr>
          <w:rFonts w:hint="cs"/>
          <w:rtl/>
        </w:rPr>
      </w:pPr>
      <w:r>
        <w:rPr>
          <w:rFonts w:hint="cs"/>
          <w:rtl/>
        </w:rPr>
        <w:t xml:space="preserve">ההסתייגות של חבר הכנסת </w:t>
      </w:r>
      <w:r>
        <w:rPr>
          <w:rFonts w:hint="cs"/>
          <w:rtl/>
        </w:rPr>
        <w:t xml:space="preserve">הרב אברהם רביץ. אני מזכיר לחברים שנעשה הפסקה בין סעיף לסעיף. כרגע אנחנו באי-דיבור מוחלט. </w:t>
      </w:r>
    </w:p>
    <w:p w14:paraId="21495A76" w14:textId="77777777" w:rsidR="00000000" w:rsidRDefault="007C71EE">
      <w:pPr>
        <w:pStyle w:val="a"/>
        <w:rPr>
          <w:rFonts w:hint="cs"/>
          <w:rtl/>
        </w:rPr>
      </w:pPr>
    </w:p>
    <w:p w14:paraId="16201E89" w14:textId="77777777" w:rsidR="00000000" w:rsidRDefault="007C71EE">
      <w:pPr>
        <w:pStyle w:val="a"/>
        <w:rPr>
          <w:rFonts w:hint="cs"/>
          <w:rtl/>
        </w:rPr>
      </w:pPr>
      <w:r>
        <w:rPr>
          <w:rFonts w:hint="cs"/>
          <w:rtl/>
        </w:rPr>
        <w:t xml:space="preserve">ההסתייגות של חבר הכנסת הרב רביץ - מי בעד? תודה. מי נגד? תודה. מי נמנע? תודה.  </w:t>
      </w:r>
    </w:p>
    <w:p w14:paraId="6940340D" w14:textId="77777777" w:rsidR="00000000" w:rsidRDefault="007C71EE">
      <w:pPr>
        <w:pStyle w:val="a"/>
        <w:ind w:firstLine="0"/>
        <w:rPr>
          <w:rFonts w:hint="cs"/>
          <w:rtl/>
        </w:rPr>
      </w:pPr>
    </w:p>
    <w:p w14:paraId="5F19BF19" w14:textId="77777777" w:rsidR="00000000" w:rsidRDefault="007C71EE">
      <w:pPr>
        <w:pStyle w:val="a"/>
        <w:ind w:firstLine="0"/>
        <w:jc w:val="center"/>
        <w:rPr>
          <w:rFonts w:hint="cs"/>
          <w:b/>
          <w:bCs/>
          <w:rtl/>
        </w:rPr>
      </w:pPr>
      <w:r>
        <w:rPr>
          <w:rFonts w:hint="cs"/>
          <w:b/>
          <w:bCs/>
          <w:rtl/>
        </w:rPr>
        <w:t>הצבעה</w:t>
      </w:r>
    </w:p>
    <w:p w14:paraId="79C4FCE4" w14:textId="77777777" w:rsidR="00000000" w:rsidRDefault="007C71EE">
      <w:pPr>
        <w:pStyle w:val="a"/>
        <w:ind w:firstLine="0"/>
        <w:jc w:val="center"/>
        <w:rPr>
          <w:rFonts w:hint="cs"/>
          <w:rtl/>
        </w:rPr>
      </w:pPr>
    </w:p>
    <w:p w14:paraId="1526BCBA" w14:textId="77777777" w:rsidR="00000000" w:rsidRDefault="007C71EE">
      <w:pPr>
        <w:pStyle w:val="a"/>
        <w:ind w:firstLine="0"/>
        <w:jc w:val="center"/>
        <w:rPr>
          <w:rFonts w:hint="cs"/>
          <w:rtl/>
        </w:rPr>
      </w:pPr>
      <w:r>
        <w:rPr>
          <w:rFonts w:hint="cs"/>
          <w:rtl/>
        </w:rPr>
        <w:t>ההסתייגות של חבר הכנסת אברהם רביץ לא התקבלה.</w:t>
      </w:r>
    </w:p>
    <w:p w14:paraId="0A22F5D4" w14:textId="77777777" w:rsidR="00000000" w:rsidRDefault="007C71EE">
      <w:pPr>
        <w:pStyle w:val="a"/>
        <w:ind w:firstLine="0"/>
        <w:rPr>
          <w:rFonts w:hint="cs"/>
          <w:rtl/>
        </w:rPr>
      </w:pPr>
    </w:p>
    <w:p w14:paraId="7A3D79B7" w14:textId="77777777" w:rsidR="00000000" w:rsidRDefault="007C71EE">
      <w:pPr>
        <w:pStyle w:val="ad"/>
        <w:rPr>
          <w:rtl/>
        </w:rPr>
      </w:pPr>
      <w:r>
        <w:rPr>
          <w:rtl/>
        </w:rPr>
        <w:t>היו"ר ראובן ריבלין:</w:t>
      </w:r>
    </w:p>
    <w:p w14:paraId="2373480F" w14:textId="77777777" w:rsidR="00000000" w:rsidRDefault="007C71EE">
      <w:pPr>
        <w:pStyle w:val="a"/>
        <w:rPr>
          <w:rtl/>
        </w:rPr>
      </w:pPr>
    </w:p>
    <w:p w14:paraId="18A0348E" w14:textId="77777777" w:rsidR="00000000" w:rsidRDefault="007C71EE">
      <w:pPr>
        <w:pStyle w:val="a"/>
        <w:rPr>
          <w:rFonts w:hint="cs"/>
          <w:rtl/>
        </w:rPr>
      </w:pPr>
      <w:r>
        <w:rPr>
          <w:rFonts w:hint="cs"/>
          <w:rtl/>
        </w:rPr>
        <w:t>ההסתייגות ש</w:t>
      </w:r>
      <w:r>
        <w:rPr>
          <w:rFonts w:hint="cs"/>
          <w:rtl/>
        </w:rPr>
        <w:t>ל חבר הכנסת הרב רביץ לא התקבלה.</w:t>
      </w:r>
    </w:p>
    <w:p w14:paraId="550CDB8A" w14:textId="77777777" w:rsidR="00000000" w:rsidRDefault="007C71EE">
      <w:pPr>
        <w:pStyle w:val="a"/>
        <w:rPr>
          <w:rFonts w:hint="cs"/>
          <w:rtl/>
        </w:rPr>
      </w:pPr>
    </w:p>
    <w:p w14:paraId="694F208F" w14:textId="77777777" w:rsidR="00000000" w:rsidRDefault="007C71EE">
      <w:pPr>
        <w:pStyle w:val="a"/>
        <w:rPr>
          <w:rFonts w:hint="cs"/>
          <w:rtl/>
        </w:rPr>
      </w:pPr>
      <w:r>
        <w:rPr>
          <w:rFonts w:hint="cs"/>
          <w:rtl/>
        </w:rPr>
        <w:t xml:space="preserve">ההסתייגות של חבר הכנסת מאיר פרוש -  מי בעד? תודה. מי נגד? תודה. מי נמנע? תודה. </w:t>
      </w:r>
    </w:p>
    <w:p w14:paraId="1BA10F94" w14:textId="77777777" w:rsidR="00000000" w:rsidRDefault="007C71EE">
      <w:pPr>
        <w:pStyle w:val="a"/>
        <w:rPr>
          <w:rFonts w:hint="cs"/>
          <w:rtl/>
        </w:rPr>
      </w:pPr>
    </w:p>
    <w:p w14:paraId="0CDF5D63" w14:textId="77777777" w:rsidR="00000000" w:rsidRDefault="007C71EE">
      <w:pPr>
        <w:pStyle w:val="a"/>
        <w:jc w:val="center"/>
        <w:rPr>
          <w:rFonts w:hint="cs"/>
          <w:b/>
          <w:bCs/>
          <w:rtl/>
        </w:rPr>
      </w:pPr>
      <w:r>
        <w:rPr>
          <w:rFonts w:hint="cs"/>
          <w:b/>
          <w:bCs/>
          <w:rtl/>
        </w:rPr>
        <w:t>הצבעה</w:t>
      </w:r>
    </w:p>
    <w:p w14:paraId="700E506A" w14:textId="77777777" w:rsidR="00000000" w:rsidRDefault="007C71EE">
      <w:pPr>
        <w:pStyle w:val="a"/>
        <w:jc w:val="center"/>
        <w:rPr>
          <w:rFonts w:hint="cs"/>
          <w:b/>
          <w:bCs/>
          <w:rtl/>
        </w:rPr>
      </w:pPr>
    </w:p>
    <w:p w14:paraId="702FEE36" w14:textId="77777777" w:rsidR="00000000" w:rsidRDefault="007C71EE">
      <w:pPr>
        <w:pStyle w:val="a"/>
        <w:jc w:val="center"/>
        <w:rPr>
          <w:rFonts w:hint="cs"/>
          <w:rtl/>
        </w:rPr>
      </w:pPr>
      <w:r>
        <w:rPr>
          <w:rFonts w:hint="cs"/>
          <w:rtl/>
        </w:rPr>
        <w:t>ההסתייגות של חבר הכנסת מאיר פרוש לשם החוק לא נתקבלה.</w:t>
      </w:r>
    </w:p>
    <w:p w14:paraId="79D2899F" w14:textId="77777777" w:rsidR="00000000" w:rsidRDefault="007C71EE">
      <w:pPr>
        <w:pStyle w:val="a"/>
        <w:jc w:val="center"/>
        <w:rPr>
          <w:rFonts w:hint="cs"/>
          <w:rtl/>
        </w:rPr>
      </w:pPr>
    </w:p>
    <w:p w14:paraId="1CF68A48" w14:textId="77777777" w:rsidR="00000000" w:rsidRDefault="007C71EE">
      <w:pPr>
        <w:pStyle w:val="ad"/>
        <w:rPr>
          <w:rtl/>
        </w:rPr>
      </w:pPr>
      <w:r>
        <w:rPr>
          <w:rtl/>
        </w:rPr>
        <w:t>היו"ר ראובן ריבלין:</w:t>
      </w:r>
    </w:p>
    <w:p w14:paraId="3923A6D3" w14:textId="77777777" w:rsidR="00000000" w:rsidRDefault="007C71EE">
      <w:pPr>
        <w:pStyle w:val="a"/>
        <w:rPr>
          <w:rtl/>
        </w:rPr>
      </w:pPr>
    </w:p>
    <w:p w14:paraId="27C3CF1C" w14:textId="77777777" w:rsidR="00000000" w:rsidRDefault="007C71EE">
      <w:pPr>
        <w:pStyle w:val="a"/>
        <w:rPr>
          <w:rFonts w:hint="cs"/>
          <w:rtl/>
        </w:rPr>
      </w:pPr>
      <w:r>
        <w:rPr>
          <w:rFonts w:hint="cs"/>
          <w:rtl/>
        </w:rPr>
        <w:t xml:space="preserve">ההסתייגות של חבר הכנסת  מאיר פרוש לא התקבלה. </w:t>
      </w:r>
    </w:p>
    <w:p w14:paraId="1DED3293" w14:textId="77777777" w:rsidR="00000000" w:rsidRDefault="007C71EE">
      <w:pPr>
        <w:pStyle w:val="a"/>
        <w:rPr>
          <w:rFonts w:hint="cs"/>
          <w:rtl/>
        </w:rPr>
      </w:pPr>
    </w:p>
    <w:p w14:paraId="2FB9FD3B" w14:textId="77777777" w:rsidR="00000000" w:rsidRDefault="007C71EE">
      <w:pPr>
        <w:pStyle w:val="a"/>
        <w:rPr>
          <w:rFonts w:hint="cs"/>
          <w:rtl/>
        </w:rPr>
      </w:pPr>
      <w:r>
        <w:rPr>
          <w:rFonts w:hint="cs"/>
          <w:rtl/>
        </w:rPr>
        <w:t xml:space="preserve">ההסתייגות של </w:t>
      </w:r>
      <w:r>
        <w:rPr>
          <w:rFonts w:hint="cs"/>
          <w:rtl/>
        </w:rPr>
        <w:t xml:space="preserve">חבר הכנסת משה גפני - מי בעד? תודה. מי נגד? תודה. מי נמנע? תודה. </w:t>
      </w:r>
    </w:p>
    <w:p w14:paraId="0D349362" w14:textId="77777777" w:rsidR="00000000" w:rsidRDefault="007C71EE">
      <w:pPr>
        <w:pStyle w:val="a"/>
        <w:rPr>
          <w:rFonts w:hint="cs"/>
          <w:rtl/>
        </w:rPr>
      </w:pPr>
    </w:p>
    <w:p w14:paraId="3506CD00" w14:textId="77777777" w:rsidR="00000000" w:rsidRDefault="007C71EE">
      <w:pPr>
        <w:pStyle w:val="a"/>
        <w:jc w:val="center"/>
        <w:rPr>
          <w:rFonts w:hint="cs"/>
          <w:b/>
          <w:bCs/>
          <w:rtl/>
        </w:rPr>
      </w:pPr>
      <w:r>
        <w:rPr>
          <w:rFonts w:hint="cs"/>
          <w:b/>
          <w:bCs/>
          <w:rtl/>
        </w:rPr>
        <w:t>הצבעה</w:t>
      </w:r>
    </w:p>
    <w:p w14:paraId="60F34DE4" w14:textId="77777777" w:rsidR="00000000" w:rsidRDefault="007C71EE">
      <w:pPr>
        <w:pStyle w:val="a"/>
        <w:jc w:val="center"/>
        <w:rPr>
          <w:rFonts w:hint="cs"/>
          <w:b/>
          <w:bCs/>
          <w:rtl/>
        </w:rPr>
      </w:pPr>
    </w:p>
    <w:p w14:paraId="71001C4F" w14:textId="77777777" w:rsidR="00000000" w:rsidRDefault="007C71EE">
      <w:pPr>
        <w:pStyle w:val="a"/>
        <w:jc w:val="center"/>
        <w:rPr>
          <w:rFonts w:hint="cs"/>
          <w:rtl/>
        </w:rPr>
      </w:pPr>
      <w:r>
        <w:rPr>
          <w:rFonts w:hint="cs"/>
          <w:rtl/>
        </w:rPr>
        <w:t>ההסתייגות של חבר הכנסת משה גפני לשם החוק לא נתקבלה.</w:t>
      </w:r>
    </w:p>
    <w:p w14:paraId="2C4B05E6" w14:textId="77777777" w:rsidR="00000000" w:rsidRDefault="007C71EE">
      <w:pPr>
        <w:pStyle w:val="a"/>
        <w:jc w:val="center"/>
        <w:rPr>
          <w:rFonts w:hint="cs"/>
          <w:rtl/>
        </w:rPr>
      </w:pPr>
    </w:p>
    <w:p w14:paraId="552E247E" w14:textId="77777777" w:rsidR="00000000" w:rsidRDefault="007C71EE">
      <w:pPr>
        <w:pStyle w:val="ad"/>
        <w:rPr>
          <w:rtl/>
        </w:rPr>
      </w:pPr>
      <w:r>
        <w:rPr>
          <w:rtl/>
        </w:rPr>
        <w:t>היו"ר ראובן ריבלין:</w:t>
      </w:r>
    </w:p>
    <w:p w14:paraId="663ACABD" w14:textId="77777777" w:rsidR="00000000" w:rsidRDefault="007C71EE">
      <w:pPr>
        <w:pStyle w:val="a"/>
        <w:rPr>
          <w:rtl/>
        </w:rPr>
      </w:pPr>
    </w:p>
    <w:p w14:paraId="7880B41C" w14:textId="77777777" w:rsidR="00000000" w:rsidRDefault="007C71EE">
      <w:pPr>
        <w:pStyle w:val="a"/>
        <w:rPr>
          <w:rFonts w:hint="cs"/>
          <w:rtl/>
        </w:rPr>
      </w:pPr>
      <w:r>
        <w:rPr>
          <w:rFonts w:hint="cs"/>
          <w:rtl/>
        </w:rPr>
        <w:t>ההסתייגות של חבר הכנסת משה גפני לא התקבלה.</w:t>
      </w:r>
    </w:p>
    <w:p w14:paraId="7C8A953F" w14:textId="77777777" w:rsidR="00000000" w:rsidRDefault="007C71EE">
      <w:pPr>
        <w:pStyle w:val="a"/>
        <w:rPr>
          <w:rFonts w:hint="cs"/>
          <w:rtl/>
        </w:rPr>
      </w:pPr>
    </w:p>
    <w:p w14:paraId="6B8C947C" w14:textId="77777777" w:rsidR="00000000" w:rsidRDefault="007C71EE">
      <w:pPr>
        <w:pStyle w:val="a"/>
        <w:rPr>
          <w:rFonts w:hint="cs"/>
          <w:rtl/>
        </w:rPr>
      </w:pPr>
      <w:r>
        <w:rPr>
          <w:rFonts w:hint="cs"/>
          <w:rtl/>
        </w:rPr>
        <w:t>ההסתייגות של חבר הכנסת ישראל אייכלר - מי בעד? תודה. מי נגד? תודה.</w:t>
      </w:r>
      <w:r>
        <w:rPr>
          <w:rFonts w:hint="cs"/>
          <w:rtl/>
        </w:rPr>
        <w:t xml:space="preserve"> מי נמנע? תודה. </w:t>
      </w:r>
    </w:p>
    <w:p w14:paraId="0B2949F8" w14:textId="77777777" w:rsidR="00000000" w:rsidRDefault="007C71EE">
      <w:pPr>
        <w:pStyle w:val="a"/>
        <w:rPr>
          <w:rFonts w:hint="cs"/>
          <w:rtl/>
        </w:rPr>
      </w:pPr>
    </w:p>
    <w:p w14:paraId="4A075861" w14:textId="77777777" w:rsidR="00000000" w:rsidRDefault="007C71EE">
      <w:pPr>
        <w:pStyle w:val="a"/>
        <w:jc w:val="center"/>
        <w:rPr>
          <w:rFonts w:hint="cs"/>
          <w:b/>
          <w:bCs/>
          <w:rtl/>
        </w:rPr>
      </w:pPr>
      <w:r>
        <w:rPr>
          <w:rFonts w:hint="cs"/>
          <w:b/>
          <w:bCs/>
          <w:rtl/>
        </w:rPr>
        <w:t>הצבעה</w:t>
      </w:r>
    </w:p>
    <w:p w14:paraId="16D65E4D" w14:textId="77777777" w:rsidR="00000000" w:rsidRDefault="007C71EE">
      <w:pPr>
        <w:pStyle w:val="a"/>
        <w:jc w:val="center"/>
        <w:rPr>
          <w:rFonts w:hint="cs"/>
          <w:b/>
          <w:bCs/>
          <w:rtl/>
        </w:rPr>
      </w:pPr>
    </w:p>
    <w:p w14:paraId="38EC7A61" w14:textId="77777777" w:rsidR="00000000" w:rsidRDefault="007C71EE">
      <w:pPr>
        <w:pStyle w:val="a"/>
        <w:jc w:val="center"/>
        <w:rPr>
          <w:rFonts w:hint="cs"/>
          <w:rtl/>
        </w:rPr>
      </w:pPr>
      <w:r>
        <w:rPr>
          <w:rFonts w:hint="cs"/>
          <w:rtl/>
        </w:rPr>
        <w:t>ההסתייגות של חבר הכנסת ישראל אייכלר לשם החוק לא נתקבלה.</w:t>
      </w:r>
    </w:p>
    <w:p w14:paraId="631F9CE0" w14:textId="77777777" w:rsidR="00000000" w:rsidRDefault="007C71EE">
      <w:pPr>
        <w:pStyle w:val="a"/>
        <w:jc w:val="center"/>
        <w:rPr>
          <w:rFonts w:hint="cs"/>
          <w:rtl/>
        </w:rPr>
      </w:pPr>
    </w:p>
    <w:p w14:paraId="4ED21BB6" w14:textId="77777777" w:rsidR="00000000" w:rsidRDefault="007C71EE">
      <w:pPr>
        <w:pStyle w:val="ad"/>
        <w:rPr>
          <w:rtl/>
        </w:rPr>
      </w:pPr>
      <w:r>
        <w:rPr>
          <w:rtl/>
        </w:rPr>
        <w:t>היו"ר ראובן ריבלין:</w:t>
      </w:r>
    </w:p>
    <w:p w14:paraId="6D7DE2E4" w14:textId="77777777" w:rsidR="00000000" w:rsidRDefault="007C71EE">
      <w:pPr>
        <w:pStyle w:val="a"/>
        <w:rPr>
          <w:rtl/>
        </w:rPr>
      </w:pPr>
    </w:p>
    <w:p w14:paraId="11763380" w14:textId="77777777" w:rsidR="00000000" w:rsidRDefault="007C71EE">
      <w:pPr>
        <w:pStyle w:val="a"/>
        <w:rPr>
          <w:rFonts w:hint="cs"/>
          <w:rtl/>
        </w:rPr>
      </w:pPr>
      <w:r>
        <w:rPr>
          <w:rFonts w:hint="cs"/>
          <w:rtl/>
        </w:rPr>
        <w:t xml:space="preserve">ההסתייגות של חבר הכנסת ישראל אייכלר לא התקבלה. </w:t>
      </w:r>
    </w:p>
    <w:p w14:paraId="7EA273E9" w14:textId="77777777" w:rsidR="00000000" w:rsidRDefault="007C71EE">
      <w:pPr>
        <w:pStyle w:val="a"/>
        <w:rPr>
          <w:rFonts w:hint="cs"/>
          <w:rtl/>
        </w:rPr>
      </w:pPr>
    </w:p>
    <w:p w14:paraId="3945BD9C" w14:textId="77777777" w:rsidR="00000000" w:rsidRDefault="007C71EE">
      <w:pPr>
        <w:pStyle w:val="a"/>
        <w:rPr>
          <w:rFonts w:hint="cs"/>
          <w:rtl/>
        </w:rPr>
      </w:pPr>
      <w:r>
        <w:rPr>
          <w:rFonts w:hint="cs"/>
          <w:rtl/>
        </w:rPr>
        <w:t xml:space="preserve">ההסתייגות של חבר הכנסת מוחמד ברכה - מי בעד? תודה. מי נגד? תודה. מי נמנע? תודה. </w:t>
      </w:r>
    </w:p>
    <w:p w14:paraId="4387EF33" w14:textId="77777777" w:rsidR="00000000" w:rsidRDefault="007C71EE">
      <w:pPr>
        <w:pStyle w:val="a"/>
        <w:rPr>
          <w:rtl/>
        </w:rPr>
      </w:pPr>
    </w:p>
    <w:p w14:paraId="50F05616" w14:textId="77777777" w:rsidR="00000000" w:rsidRDefault="007C71EE">
      <w:pPr>
        <w:pStyle w:val="a"/>
        <w:rPr>
          <w:rFonts w:hint="cs"/>
          <w:rtl/>
        </w:rPr>
      </w:pPr>
    </w:p>
    <w:p w14:paraId="2F236CAD" w14:textId="77777777" w:rsidR="00000000" w:rsidRDefault="007C71EE">
      <w:pPr>
        <w:pStyle w:val="a"/>
        <w:jc w:val="center"/>
        <w:rPr>
          <w:rFonts w:hint="cs"/>
          <w:b/>
          <w:bCs/>
          <w:rtl/>
        </w:rPr>
      </w:pPr>
      <w:r>
        <w:rPr>
          <w:rFonts w:hint="cs"/>
          <w:b/>
          <w:bCs/>
          <w:rtl/>
        </w:rPr>
        <w:t>הצבעה</w:t>
      </w:r>
    </w:p>
    <w:p w14:paraId="7D0CE4C9" w14:textId="77777777" w:rsidR="00000000" w:rsidRDefault="007C71EE">
      <w:pPr>
        <w:pStyle w:val="a"/>
        <w:jc w:val="center"/>
        <w:rPr>
          <w:rFonts w:hint="cs"/>
          <w:b/>
          <w:bCs/>
          <w:rtl/>
        </w:rPr>
      </w:pPr>
    </w:p>
    <w:p w14:paraId="72B1FF35" w14:textId="77777777" w:rsidR="00000000" w:rsidRDefault="007C71EE">
      <w:pPr>
        <w:pStyle w:val="a"/>
        <w:jc w:val="center"/>
        <w:rPr>
          <w:rFonts w:hint="cs"/>
          <w:rtl/>
        </w:rPr>
      </w:pPr>
      <w:r>
        <w:rPr>
          <w:rFonts w:hint="cs"/>
          <w:rtl/>
        </w:rPr>
        <w:t>ההסתייגות של חב</w:t>
      </w:r>
      <w:r>
        <w:rPr>
          <w:rFonts w:hint="cs"/>
          <w:rtl/>
        </w:rPr>
        <w:t>ר הכנסת מוחמד ברכה לשם החוק לא נתקבלה.</w:t>
      </w:r>
    </w:p>
    <w:p w14:paraId="44A9A814" w14:textId="77777777" w:rsidR="00000000" w:rsidRDefault="007C71EE">
      <w:pPr>
        <w:pStyle w:val="a"/>
        <w:jc w:val="center"/>
        <w:rPr>
          <w:rFonts w:hint="cs"/>
          <w:rtl/>
        </w:rPr>
      </w:pPr>
    </w:p>
    <w:p w14:paraId="3BA1EDEB" w14:textId="77777777" w:rsidR="00000000" w:rsidRDefault="007C71EE">
      <w:pPr>
        <w:pStyle w:val="ad"/>
        <w:rPr>
          <w:rtl/>
        </w:rPr>
      </w:pPr>
      <w:r>
        <w:rPr>
          <w:rtl/>
        </w:rPr>
        <w:t>היו"ר ראובן ריבלין:</w:t>
      </w:r>
    </w:p>
    <w:p w14:paraId="4E31245D" w14:textId="77777777" w:rsidR="00000000" w:rsidRDefault="007C71EE">
      <w:pPr>
        <w:pStyle w:val="a"/>
        <w:rPr>
          <w:rtl/>
        </w:rPr>
      </w:pPr>
    </w:p>
    <w:p w14:paraId="4E4CF560" w14:textId="77777777" w:rsidR="00000000" w:rsidRDefault="007C71EE">
      <w:pPr>
        <w:pStyle w:val="a"/>
        <w:rPr>
          <w:rFonts w:hint="cs"/>
          <w:rtl/>
        </w:rPr>
      </w:pPr>
      <w:r>
        <w:rPr>
          <w:rFonts w:hint="cs"/>
          <w:rtl/>
        </w:rPr>
        <w:t xml:space="preserve">ההסתייגות של חבר הכנסת מוחמד ברכה לא התקבלה. </w:t>
      </w:r>
    </w:p>
    <w:p w14:paraId="796E4BCC" w14:textId="77777777" w:rsidR="00000000" w:rsidRDefault="007C71EE">
      <w:pPr>
        <w:pStyle w:val="a"/>
        <w:rPr>
          <w:rFonts w:hint="cs"/>
          <w:rtl/>
        </w:rPr>
      </w:pPr>
    </w:p>
    <w:p w14:paraId="175ECED8" w14:textId="77777777" w:rsidR="00000000" w:rsidRDefault="007C71EE">
      <w:pPr>
        <w:pStyle w:val="a"/>
        <w:rPr>
          <w:rFonts w:hint="cs"/>
          <w:rtl/>
        </w:rPr>
      </w:pPr>
      <w:r>
        <w:rPr>
          <w:rFonts w:hint="cs"/>
          <w:rtl/>
        </w:rPr>
        <w:t xml:space="preserve">ההסתייגות של חבר הכנסת עסאם מח'ול - מי בעד? תודה. מי נגד? תודה. מי נמנע? תודה. </w:t>
      </w:r>
    </w:p>
    <w:p w14:paraId="2B31E027" w14:textId="77777777" w:rsidR="00000000" w:rsidRDefault="007C71EE">
      <w:pPr>
        <w:pStyle w:val="a"/>
        <w:rPr>
          <w:rFonts w:hint="cs"/>
          <w:rtl/>
        </w:rPr>
      </w:pPr>
    </w:p>
    <w:p w14:paraId="33710E09" w14:textId="77777777" w:rsidR="00000000" w:rsidRDefault="007C71EE">
      <w:pPr>
        <w:pStyle w:val="a"/>
        <w:jc w:val="center"/>
        <w:rPr>
          <w:rFonts w:hint="cs"/>
          <w:b/>
          <w:bCs/>
          <w:rtl/>
        </w:rPr>
      </w:pPr>
      <w:r>
        <w:rPr>
          <w:rFonts w:hint="cs"/>
          <w:b/>
          <w:bCs/>
          <w:rtl/>
        </w:rPr>
        <w:t>הצבעה</w:t>
      </w:r>
    </w:p>
    <w:p w14:paraId="13344F41" w14:textId="77777777" w:rsidR="00000000" w:rsidRDefault="007C71EE">
      <w:pPr>
        <w:pStyle w:val="a"/>
        <w:jc w:val="center"/>
        <w:rPr>
          <w:rFonts w:hint="cs"/>
          <w:b/>
          <w:bCs/>
          <w:rtl/>
        </w:rPr>
      </w:pPr>
    </w:p>
    <w:p w14:paraId="58D13E3D" w14:textId="77777777" w:rsidR="00000000" w:rsidRDefault="007C71EE">
      <w:pPr>
        <w:pStyle w:val="a"/>
        <w:jc w:val="center"/>
        <w:rPr>
          <w:rFonts w:hint="cs"/>
          <w:rtl/>
        </w:rPr>
      </w:pPr>
      <w:r>
        <w:rPr>
          <w:rFonts w:hint="cs"/>
          <w:rtl/>
        </w:rPr>
        <w:t>ההסתייגות של חבר הכנסת עסאם מח'ול לשם החוק לא נתקבלה.</w:t>
      </w:r>
    </w:p>
    <w:p w14:paraId="6E4D8AE4" w14:textId="77777777" w:rsidR="00000000" w:rsidRDefault="007C71EE">
      <w:pPr>
        <w:pStyle w:val="a"/>
        <w:jc w:val="center"/>
        <w:rPr>
          <w:rFonts w:hint="cs"/>
          <w:rtl/>
        </w:rPr>
      </w:pPr>
    </w:p>
    <w:p w14:paraId="2FD639C6" w14:textId="77777777" w:rsidR="00000000" w:rsidRDefault="007C71EE">
      <w:pPr>
        <w:pStyle w:val="ad"/>
        <w:rPr>
          <w:rtl/>
        </w:rPr>
      </w:pPr>
      <w:r>
        <w:rPr>
          <w:rtl/>
        </w:rPr>
        <w:t>היו"ר</w:t>
      </w:r>
      <w:r>
        <w:rPr>
          <w:rtl/>
        </w:rPr>
        <w:t xml:space="preserve"> ראובן ריבלין:</w:t>
      </w:r>
    </w:p>
    <w:p w14:paraId="48733EF7" w14:textId="77777777" w:rsidR="00000000" w:rsidRDefault="007C71EE">
      <w:pPr>
        <w:pStyle w:val="a"/>
        <w:rPr>
          <w:rtl/>
        </w:rPr>
      </w:pPr>
    </w:p>
    <w:p w14:paraId="08436200" w14:textId="77777777" w:rsidR="00000000" w:rsidRDefault="007C71EE">
      <w:pPr>
        <w:pStyle w:val="a"/>
        <w:rPr>
          <w:rFonts w:hint="cs"/>
          <w:rtl/>
        </w:rPr>
      </w:pPr>
      <w:r>
        <w:rPr>
          <w:rFonts w:hint="cs"/>
          <w:rtl/>
        </w:rPr>
        <w:t xml:space="preserve">ההסתייגות של חבר הכנסת  עסאם מח'ול לא התקבלה. </w:t>
      </w:r>
    </w:p>
    <w:p w14:paraId="1C134C6E" w14:textId="77777777" w:rsidR="00000000" w:rsidRDefault="007C71EE">
      <w:pPr>
        <w:pStyle w:val="a"/>
        <w:rPr>
          <w:rFonts w:hint="cs"/>
          <w:rtl/>
        </w:rPr>
      </w:pPr>
    </w:p>
    <w:p w14:paraId="2B67D4CE" w14:textId="77777777" w:rsidR="00000000" w:rsidRDefault="007C71EE">
      <w:pPr>
        <w:pStyle w:val="a"/>
        <w:rPr>
          <w:rFonts w:hint="cs"/>
          <w:rtl/>
        </w:rPr>
      </w:pPr>
      <w:r>
        <w:rPr>
          <w:rFonts w:hint="cs"/>
          <w:rtl/>
        </w:rPr>
        <w:t xml:space="preserve">ההסתייגות של חבר הכנסת אחמד טיבי - מי בעד? תודה. מי נגד? תודה. מי נמנע? תודה. </w:t>
      </w:r>
    </w:p>
    <w:p w14:paraId="495BA932" w14:textId="77777777" w:rsidR="00000000" w:rsidRDefault="007C71EE">
      <w:pPr>
        <w:pStyle w:val="a"/>
        <w:rPr>
          <w:rFonts w:hint="cs"/>
          <w:rtl/>
        </w:rPr>
      </w:pPr>
    </w:p>
    <w:p w14:paraId="5C76AC25" w14:textId="77777777" w:rsidR="00000000" w:rsidRDefault="007C71EE">
      <w:pPr>
        <w:pStyle w:val="a"/>
        <w:jc w:val="center"/>
        <w:rPr>
          <w:rFonts w:hint="cs"/>
          <w:b/>
          <w:bCs/>
          <w:rtl/>
        </w:rPr>
      </w:pPr>
      <w:r>
        <w:rPr>
          <w:rFonts w:hint="cs"/>
          <w:b/>
          <w:bCs/>
          <w:rtl/>
        </w:rPr>
        <w:t>הצבעה</w:t>
      </w:r>
    </w:p>
    <w:p w14:paraId="4FB6DE22" w14:textId="77777777" w:rsidR="00000000" w:rsidRDefault="007C71EE">
      <w:pPr>
        <w:pStyle w:val="a"/>
        <w:jc w:val="center"/>
        <w:rPr>
          <w:rFonts w:hint="cs"/>
          <w:b/>
          <w:bCs/>
          <w:rtl/>
        </w:rPr>
      </w:pPr>
    </w:p>
    <w:p w14:paraId="35749E43" w14:textId="77777777" w:rsidR="00000000" w:rsidRDefault="007C71EE">
      <w:pPr>
        <w:pStyle w:val="a"/>
        <w:jc w:val="center"/>
        <w:rPr>
          <w:rFonts w:hint="cs"/>
          <w:rtl/>
        </w:rPr>
      </w:pPr>
      <w:r>
        <w:rPr>
          <w:rFonts w:hint="cs"/>
          <w:rtl/>
        </w:rPr>
        <w:t>ההסתייגות של חבר הכנסת אחמד טיבי לשם החוק לא נתקבלה.</w:t>
      </w:r>
    </w:p>
    <w:p w14:paraId="55E836FF" w14:textId="77777777" w:rsidR="00000000" w:rsidRDefault="007C71EE">
      <w:pPr>
        <w:pStyle w:val="a"/>
        <w:jc w:val="center"/>
        <w:rPr>
          <w:rFonts w:hint="cs"/>
          <w:rtl/>
        </w:rPr>
      </w:pPr>
    </w:p>
    <w:p w14:paraId="4892B97D" w14:textId="77777777" w:rsidR="00000000" w:rsidRDefault="007C71EE">
      <w:pPr>
        <w:pStyle w:val="ad"/>
        <w:rPr>
          <w:rtl/>
        </w:rPr>
      </w:pPr>
      <w:r>
        <w:rPr>
          <w:rtl/>
        </w:rPr>
        <w:t>היו"ר ראובן ריבלין:</w:t>
      </w:r>
    </w:p>
    <w:p w14:paraId="3FE2DCFB" w14:textId="77777777" w:rsidR="00000000" w:rsidRDefault="007C71EE">
      <w:pPr>
        <w:pStyle w:val="a"/>
        <w:rPr>
          <w:rtl/>
        </w:rPr>
      </w:pPr>
    </w:p>
    <w:p w14:paraId="7D446A96" w14:textId="77777777" w:rsidR="00000000" w:rsidRDefault="007C71EE">
      <w:pPr>
        <w:pStyle w:val="a"/>
        <w:rPr>
          <w:rFonts w:hint="cs"/>
          <w:rtl/>
        </w:rPr>
      </w:pPr>
      <w:r>
        <w:rPr>
          <w:rFonts w:hint="cs"/>
          <w:rtl/>
        </w:rPr>
        <w:t>ההסתייגות של חבר הכנסת אחמד טי</w:t>
      </w:r>
      <w:r>
        <w:rPr>
          <w:rFonts w:hint="cs"/>
          <w:rtl/>
        </w:rPr>
        <w:t xml:space="preserve">בי לא התקבלה. </w:t>
      </w:r>
    </w:p>
    <w:p w14:paraId="44BA01CA" w14:textId="77777777" w:rsidR="00000000" w:rsidRDefault="007C71EE">
      <w:pPr>
        <w:pStyle w:val="a"/>
        <w:rPr>
          <w:rFonts w:hint="cs"/>
          <w:rtl/>
        </w:rPr>
      </w:pPr>
    </w:p>
    <w:p w14:paraId="2EE3819E" w14:textId="77777777" w:rsidR="00000000" w:rsidRDefault="007C71EE">
      <w:pPr>
        <w:pStyle w:val="a"/>
        <w:rPr>
          <w:rFonts w:hint="cs"/>
          <w:rtl/>
        </w:rPr>
      </w:pPr>
      <w:r>
        <w:rPr>
          <w:rFonts w:hint="cs"/>
          <w:rtl/>
        </w:rPr>
        <w:t>כדי לא לקבל הערה אני מזכיר כל הזמן שההצבעות הן לא נגד חברי הכנסת אלא נגד ההסתייגות שלהם.</w:t>
      </w:r>
    </w:p>
    <w:p w14:paraId="68F05F11" w14:textId="77777777" w:rsidR="00000000" w:rsidRDefault="007C71EE">
      <w:pPr>
        <w:pStyle w:val="a"/>
        <w:rPr>
          <w:rFonts w:hint="cs"/>
          <w:rtl/>
        </w:rPr>
      </w:pPr>
    </w:p>
    <w:p w14:paraId="687BF2C1" w14:textId="77777777" w:rsidR="00000000" w:rsidRDefault="007C71EE">
      <w:pPr>
        <w:pStyle w:val="a"/>
        <w:rPr>
          <w:rFonts w:hint="cs"/>
          <w:rtl/>
        </w:rPr>
      </w:pPr>
      <w:r>
        <w:rPr>
          <w:rFonts w:hint="cs"/>
          <w:rtl/>
        </w:rPr>
        <w:t xml:space="preserve">ההסתייגות של חבר הכנסת עמיר פרץ - מי בעד? תודה. מי נגד? תודה. מי נמנע? תודה. </w:t>
      </w:r>
    </w:p>
    <w:p w14:paraId="761CBF4F" w14:textId="77777777" w:rsidR="00000000" w:rsidRDefault="007C71EE">
      <w:pPr>
        <w:pStyle w:val="a"/>
        <w:rPr>
          <w:rFonts w:hint="cs"/>
          <w:rtl/>
        </w:rPr>
      </w:pPr>
    </w:p>
    <w:p w14:paraId="47E43ACD" w14:textId="77777777" w:rsidR="00000000" w:rsidRDefault="007C71EE">
      <w:pPr>
        <w:pStyle w:val="a"/>
        <w:jc w:val="center"/>
        <w:rPr>
          <w:rFonts w:hint="cs"/>
          <w:b/>
          <w:bCs/>
          <w:rtl/>
        </w:rPr>
      </w:pPr>
      <w:r>
        <w:rPr>
          <w:rFonts w:hint="cs"/>
          <w:b/>
          <w:bCs/>
          <w:rtl/>
        </w:rPr>
        <w:t>הצבעה</w:t>
      </w:r>
    </w:p>
    <w:p w14:paraId="19B0A31E" w14:textId="77777777" w:rsidR="00000000" w:rsidRDefault="007C71EE">
      <w:pPr>
        <w:pStyle w:val="a"/>
        <w:jc w:val="center"/>
        <w:rPr>
          <w:rFonts w:hint="cs"/>
          <w:b/>
          <w:bCs/>
          <w:rtl/>
        </w:rPr>
      </w:pPr>
    </w:p>
    <w:p w14:paraId="286E64CE" w14:textId="77777777" w:rsidR="00000000" w:rsidRDefault="007C71EE">
      <w:pPr>
        <w:pStyle w:val="a"/>
        <w:jc w:val="center"/>
        <w:rPr>
          <w:rFonts w:hint="cs"/>
          <w:rtl/>
        </w:rPr>
      </w:pPr>
      <w:r>
        <w:rPr>
          <w:rFonts w:hint="cs"/>
          <w:rtl/>
        </w:rPr>
        <w:t>ההסתייגות של חבר הכנסת עמיר פרץ לשם החוק לא נתקבלה.</w:t>
      </w:r>
    </w:p>
    <w:p w14:paraId="2E1E0170" w14:textId="77777777" w:rsidR="00000000" w:rsidRDefault="007C71EE">
      <w:pPr>
        <w:pStyle w:val="a"/>
        <w:jc w:val="center"/>
        <w:rPr>
          <w:rFonts w:hint="cs"/>
          <w:rtl/>
        </w:rPr>
      </w:pPr>
    </w:p>
    <w:p w14:paraId="5029EDEB" w14:textId="77777777" w:rsidR="00000000" w:rsidRDefault="007C71EE">
      <w:pPr>
        <w:pStyle w:val="ad"/>
        <w:rPr>
          <w:rtl/>
        </w:rPr>
      </w:pPr>
      <w:r>
        <w:rPr>
          <w:rtl/>
        </w:rPr>
        <w:t>היו"ר ראובן</w:t>
      </w:r>
      <w:r>
        <w:rPr>
          <w:rtl/>
        </w:rPr>
        <w:t xml:space="preserve"> ריבלין:</w:t>
      </w:r>
    </w:p>
    <w:p w14:paraId="73992E1B" w14:textId="77777777" w:rsidR="00000000" w:rsidRDefault="007C71EE">
      <w:pPr>
        <w:pStyle w:val="a"/>
        <w:rPr>
          <w:rtl/>
        </w:rPr>
      </w:pPr>
    </w:p>
    <w:p w14:paraId="568AA490" w14:textId="77777777" w:rsidR="00000000" w:rsidRDefault="007C71EE">
      <w:pPr>
        <w:pStyle w:val="a"/>
        <w:rPr>
          <w:rFonts w:hint="cs"/>
          <w:rtl/>
        </w:rPr>
      </w:pPr>
      <w:r>
        <w:rPr>
          <w:rFonts w:hint="cs"/>
          <w:rtl/>
        </w:rPr>
        <w:t xml:space="preserve">ההסתייגות של חבר הכנסת עמיר פרץ לא התקבלה. </w:t>
      </w:r>
    </w:p>
    <w:p w14:paraId="1FD811BD" w14:textId="77777777" w:rsidR="00000000" w:rsidRDefault="007C71EE">
      <w:pPr>
        <w:pStyle w:val="a"/>
        <w:rPr>
          <w:rFonts w:hint="cs"/>
          <w:rtl/>
        </w:rPr>
      </w:pPr>
    </w:p>
    <w:p w14:paraId="3F2D48F1" w14:textId="77777777" w:rsidR="00000000" w:rsidRDefault="007C71EE">
      <w:pPr>
        <w:pStyle w:val="a"/>
        <w:rPr>
          <w:rFonts w:hint="cs"/>
          <w:rtl/>
        </w:rPr>
      </w:pPr>
      <w:r>
        <w:rPr>
          <w:rFonts w:hint="cs"/>
          <w:rtl/>
        </w:rPr>
        <w:t xml:space="preserve">ההסתייגות של חברת הכנסת אילנה כהן - מי בעד? תודה. מי נגד? תודה. מי נמנע? תודה. </w:t>
      </w:r>
    </w:p>
    <w:p w14:paraId="475411C1" w14:textId="77777777" w:rsidR="00000000" w:rsidRDefault="007C71EE">
      <w:pPr>
        <w:pStyle w:val="a"/>
        <w:rPr>
          <w:rFonts w:hint="cs"/>
          <w:rtl/>
        </w:rPr>
      </w:pPr>
    </w:p>
    <w:p w14:paraId="7F39E889" w14:textId="77777777" w:rsidR="00000000" w:rsidRDefault="007C71EE">
      <w:pPr>
        <w:pStyle w:val="a"/>
        <w:jc w:val="center"/>
        <w:rPr>
          <w:rFonts w:hint="cs"/>
          <w:b/>
          <w:bCs/>
          <w:rtl/>
        </w:rPr>
      </w:pPr>
      <w:r>
        <w:rPr>
          <w:rFonts w:hint="cs"/>
          <w:b/>
          <w:bCs/>
          <w:rtl/>
        </w:rPr>
        <w:t>הצבעה</w:t>
      </w:r>
    </w:p>
    <w:p w14:paraId="6B9ABE49" w14:textId="77777777" w:rsidR="00000000" w:rsidRDefault="007C71EE">
      <w:pPr>
        <w:pStyle w:val="a"/>
        <w:jc w:val="center"/>
        <w:rPr>
          <w:rFonts w:hint="cs"/>
          <w:b/>
          <w:bCs/>
          <w:rtl/>
        </w:rPr>
      </w:pPr>
    </w:p>
    <w:p w14:paraId="2A82F3BA" w14:textId="77777777" w:rsidR="00000000" w:rsidRDefault="007C71EE">
      <w:pPr>
        <w:pStyle w:val="a"/>
        <w:jc w:val="center"/>
        <w:rPr>
          <w:rFonts w:hint="cs"/>
          <w:rtl/>
        </w:rPr>
      </w:pPr>
      <w:r>
        <w:rPr>
          <w:rFonts w:hint="cs"/>
          <w:rtl/>
        </w:rPr>
        <w:t>ההסתייגות של חברת הכנסת אילנה כהן לשם החוק לא נתקבלה.</w:t>
      </w:r>
    </w:p>
    <w:p w14:paraId="7CCCEE20" w14:textId="77777777" w:rsidR="00000000" w:rsidRDefault="007C71EE">
      <w:pPr>
        <w:pStyle w:val="a"/>
        <w:jc w:val="center"/>
        <w:rPr>
          <w:rFonts w:hint="cs"/>
          <w:rtl/>
        </w:rPr>
      </w:pPr>
    </w:p>
    <w:p w14:paraId="5CD82D5F" w14:textId="77777777" w:rsidR="00000000" w:rsidRDefault="007C71EE">
      <w:pPr>
        <w:pStyle w:val="ad"/>
        <w:rPr>
          <w:rtl/>
        </w:rPr>
      </w:pPr>
      <w:r>
        <w:rPr>
          <w:rtl/>
        </w:rPr>
        <w:t>היו"ר ראובן ריבלין:</w:t>
      </w:r>
    </w:p>
    <w:p w14:paraId="6C517724" w14:textId="77777777" w:rsidR="00000000" w:rsidRDefault="007C71EE">
      <w:pPr>
        <w:pStyle w:val="a"/>
        <w:rPr>
          <w:rtl/>
        </w:rPr>
      </w:pPr>
    </w:p>
    <w:p w14:paraId="0C5493EC" w14:textId="77777777" w:rsidR="00000000" w:rsidRDefault="007C71EE">
      <w:pPr>
        <w:pStyle w:val="a"/>
        <w:rPr>
          <w:rFonts w:hint="cs"/>
          <w:rtl/>
        </w:rPr>
      </w:pPr>
      <w:r>
        <w:rPr>
          <w:rFonts w:hint="cs"/>
          <w:rtl/>
        </w:rPr>
        <w:t xml:space="preserve">ההסתייגות של חברת הכנסת אילנה כהן לא </w:t>
      </w:r>
      <w:r>
        <w:rPr>
          <w:rFonts w:hint="cs"/>
          <w:rtl/>
        </w:rPr>
        <w:t xml:space="preserve">התקבלה. </w:t>
      </w:r>
    </w:p>
    <w:p w14:paraId="23BB7152" w14:textId="77777777" w:rsidR="00000000" w:rsidRDefault="007C71EE">
      <w:pPr>
        <w:pStyle w:val="a"/>
        <w:rPr>
          <w:rFonts w:hint="cs"/>
          <w:rtl/>
        </w:rPr>
      </w:pPr>
    </w:p>
    <w:p w14:paraId="68F70D2F" w14:textId="77777777" w:rsidR="00000000" w:rsidRDefault="007C71EE">
      <w:pPr>
        <w:pStyle w:val="a"/>
        <w:rPr>
          <w:rFonts w:hint="cs"/>
          <w:rtl/>
        </w:rPr>
      </w:pPr>
      <w:r>
        <w:rPr>
          <w:rFonts w:hint="cs"/>
          <w:rtl/>
        </w:rPr>
        <w:t xml:space="preserve">ההסתייגות של חבר הכנסת דוד טל. </w:t>
      </w:r>
    </w:p>
    <w:p w14:paraId="68C1BF54" w14:textId="77777777" w:rsidR="00000000" w:rsidRDefault="007C71EE">
      <w:pPr>
        <w:pStyle w:val="ac"/>
        <w:rPr>
          <w:rFonts w:hint="cs"/>
          <w:rtl/>
        </w:rPr>
      </w:pPr>
    </w:p>
    <w:p w14:paraId="6BD5F1FF" w14:textId="77777777" w:rsidR="00000000" w:rsidRDefault="007C71EE">
      <w:pPr>
        <w:pStyle w:val="ac"/>
        <w:rPr>
          <w:rtl/>
        </w:rPr>
      </w:pPr>
      <w:r>
        <w:rPr>
          <w:rFonts w:hint="eastAsia"/>
          <w:rtl/>
        </w:rPr>
        <w:t>דוד</w:t>
      </w:r>
      <w:r>
        <w:rPr>
          <w:rtl/>
        </w:rPr>
        <w:t xml:space="preserve"> טל (עם אחד):</w:t>
      </w:r>
    </w:p>
    <w:p w14:paraId="09B1C6D7" w14:textId="77777777" w:rsidR="00000000" w:rsidRDefault="007C71EE">
      <w:pPr>
        <w:pStyle w:val="a"/>
        <w:rPr>
          <w:rFonts w:hint="cs"/>
          <w:rtl/>
        </w:rPr>
      </w:pPr>
    </w:p>
    <w:p w14:paraId="0425DBAF" w14:textId="77777777" w:rsidR="00000000" w:rsidRDefault="007C71EE">
      <w:pPr>
        <w:pStyle w:val="a"/>
        <w:rPr>
          <w:rFonts w:hint="cs"/>
          <w:rtl/>
        </w:rPr>
      </w:pPr>
      <w:r>
        <w:rPr>
          <w:rFonts w:hint="cs"/>
          <w:rtl/>
        </w:rPr>
        <w:t xml:space="preserve">אני מבקש הצבעה אלקטרונית. </w:t>
      </w:r>
    </w:p>
    <w:p w14:paraId="3B69772E" w14:textId="77777777" w:rsidR="00000000" w:rsidRDefault="007C71EE">
      <w:pPr>
        <w:pStyle w:val="a"/>
        <w:rPr>
          <w:rFonts w:hint="cs"/>
          <w:rtl/>
        </w:rPr>
      </w:pPr>
    </w:p>
    <w:p w14:paraId="580DF8CD" w14:textId="77777777" w:rsidR="00000000" w:rsidRDefault="007C71EE">
      <w:pPr>
        <w:pStyle w:val="ad"/>
        <w:rPr>
          <w:rtl/>
        </w:rPr>
      </w:pPr>
      <w:r>
        <w:rPr>
          <w:rtl/>
        </w:rPr>
        <w:t>היו"ר ראובן ריבלין:</w:t>
      </w:r>
    </w:p>
    <w:p w14:paraId="2B0EA930" w14:textId="77777777" w:rsidR="00000000" w:rsidRDefault="007C71EE">
      <w:pPr>
        <w:pStyle w:val="a"/>
        <w:rPr>
          <w:rtl/>
        </w:rPr>
      </w:pPr>
    </w:p>
    <w:p w14:paraId="6C7D72AC" w14:textId="77777777" w:rsidR="00000000" w:rsidRDefault="007C71EE">
      <w:pPr>
        <w:pStyle w:val="a"/>
        <w:rPr>
          <w:rFonts w:hint="cs"/>
          <w:rtl/>
        </w:rPr>
      </w:pPr>
      <w:r>
        <w:rPr>
          <w:rFonts w:hint="cs"/>
          <w:rtl/>
        </w:rPr>
        <w:t xml:space="preserve">שמעתי, אני אקבע הצבעה אלקטרונית כשיהיה צריך. אולי כן, אולי לא. תודה. ישב אדוני, אקח בחשבון בפעם הבאה. </w:t>
      </w:r>
    </w:p>
    <w:p w14:paraId="23A52154" w14:textId="77777777" w:rsidR="00000000" w:rsidRDefault="007C71EE">
      <w:pPr>
        <w:pStyle w:val="a"/>
        <w:rPr>
          <w:rFonts w:hint="cs"/>
          <w:rtl/>
        </w:rPr>
      </w:pPr>
    </w:p>
    <w:p w14:paraId="10FC5C46" w14:textId="77777777" w:rsidR="00000000" w:rsidRDefault="007C71EE">
      <w:pPr>
        <w:pStyle w:val="a"/>
        <w:rPr>
          <w:rFonts w:hint="cs"/>
          <w:rtl/>
        </w:rPr>
      </w:pPr>
      <w:r>
        <w:rPr>
          <w:rFonts w:hint="cs"/>
          <w:rtl/>
        </w:rPr>
        <w:t>נא להצביע על ההסתייגות של חבר הכנסת דוד טל</w:t>
      </w:r>
      <w:r>
        <w:rPr>
          <w:rFonts w:hint="cs"/>
          <w:rtl/>
        </w:rPr>
        <w:t xml:space="preserve">. מי בעד? תודה. מי נגד? תודה. מי נמנע? תודה. </w:t>
      </w:r>
    </w:p>
    <w:p w14:paraId="3C6CAB38" w14:textId="77777777" w:rsidR="00000000" w:rsidRDefault="007C71EE">
      <w:pPr>
        <w:pStyle w:val="a"/>
        <w:ind w:firstLine="0"/>
        <w:rPr>
          <w:rFonts w:hint="cs"/>
          <w:rtl/>
        </w:rPr>
      </w:pPr>
    </w:p>
    <w:p w14:paraId="2FF14941" w14:textId="77777777" w:rsidR="00000000" w:rsidRDefault="007C71EE">
      <w:pPr>
        <w:pStyle w:val="a"/>
        <w:jc w:val="center"/>
        <w:rPr>
          <w:rFonts w:hint="cs"/>
          <w:b/>
          <w:bCs/>
          <w:rtl/>
        </w:rPr>
      </w:pPr>
      <w:r>
        <w:rPr>
          <w:rFonts w:hint="cs"/>
          <w:b/>
          <w:bCs/>
          <w:rtl/>
        </w:rPr>
        <w:t>הצבעה</w:t>
      </w:r>
    </w:p>
    <w:p w14:paraId="56940825" w14:textId="77777777" w:rsidR="00000000" w:rsidRDefault="007C71EE">
      <w:pPr>
        <w:pStyle w:val="a"/>
        <w:jc w:val="center"/>
        <w:rPr>
          <w:rFonts w:hint="cs"/>
          <w:b/>
          <w:bCs/>
          <w:rtl/>
        </w:rPr>
      </w:pPr>
    </w:p>
    <w:p w14:paraId="080962DD" w14:textId="77777777" w:rsidR="00000000" w:rsidRDefault="007C71EE">
      <w:pPr>
        <w:pStyle w:val="a"/>
        <w:jc w:val="center"/>
        <w:rPr>
          <w:rFonts w:hint="cs"/>
          <w:rtl/>
        </w:rPr>
      </w:pPr>
      <w:r>
        <w:rPr>
          <w:rFonts w:hint="cs"/>
          <w:rtl/>
        </w:rPr>
        <w:t>ההסתייגות של חבר הכנסת דוד טל לשם החוק לא נתקבלה.</w:t>
      </w:r>
    </w:p>
    <w:p w14:paraId="6B226F94" w14:textId="77777777" w:rsidR="00000000" w:rsidRDefault="007C71EE">
      <w:pPr>
        <w:pStyle w:val="a"/>
        <w:jc w:val="center"/>
        <w:rPr>
          <w:rFonts w:hint="cs"/>
          <w:rtl/>
        </w:rPr>
      </w:pPr>
    </w:p>
    <w:p w14:paraId="231F82EB" w14:textId="77777777" w:rsidR="00000000" w:rsidRDefault="007C71EE">
      <w:pPr>
        <w:pStyle w:val="ad"/>
        <w:rPr>
          <w:rtl/>
        </w:rPr>
      </w:pPr>
      <w:r>
        <w:rPr>
          <w:rtl/>
        </w:rPr>
        <w:t>היו"ר ראובן ריבלין:</w:t>
      </w:r>
    </w:p>
    <w:p w14:paraId="0AEE387B" w14:textId="77777777" w:rsidR="00000000" w:rsidRDefault="007C71EE">
      <w:pPr>
        <w:pStyle w:val="a"/>
        <w:rPr>
          <w:rtl/>
        </w:rPr>
      </w:pPr>
    </w:p>
    <w:p w14:paraId="6FF9889E" w14:textId="77777777" w:rsidR="00000000" w:rsidRDefault="007C71EE">
      <w:pPr>
        <w:pStyle w:val="a"/>
        <w:rPr>
          <w:rFonts w:hint="cs"/>
          <w:rtl/>
        </w:rPr>
      </w:pPr>
      <w:r>
        <w:rPr>
          <w:rFonts w:hint="cs"/>
          <w:rtl/>
        </w:rPr>
        <w:t xml:space="preserve">ההסתייגות של חבר הכנסת  דוד טל לא התקבלה. </w:t>
      </w:r>
    </w:p>
    <w:p w14:paraId="52FB0F9B" w14:textId="77777777" w:rsidR="00000000" w:rsidRDefault="007C71EE">
      <w:pPr>
        <w:pStyle w:val="a"/>
        <w:rPr>
          <w:rFonts w:hint="cs"/>
          <w:rtl/>
        </w:rPr>
      </w:pPr>
    </w:p>
    <w:p w14:paraId="0492910B" w14:textId="77777777" w:rsidR="00000000" w:rsidRDefault="007C71EE">
      <w:pPr>
        <w:pStyle w:val="a"/>
        <w:rPr>
          <w:rFonts w:hint="cs"/>
          <w:rtl/>
        </w:rPr>
      </w:pPr>
      <w:r>
        <w:rPr>
          <w:rFonts w:hint="cs"/>
          <w:rtl/>
        </w:rPr>
        <w:t xml:space="preserve">ההסתייגות של חבר הכנסת עזמי בשארה - מי בעד? תודה. מי נגד? תודה. מי נמנע? תודה. </w:t>
      </w:r>
    </w:p>
    <w:p w14:paraId="05D2FD69" w14:textId="77777777" w:rsidR="00000000" w:rsidRDefault="007C71EE">
      <w:pPr>
        <w:pStyle w:val="a"/>
        <w:rPr>
          <w:rtl/>
        </w:rPr>
      </w:pPr>
    </w:p>
    <w:p w14:paraId="0A505148" w14:textId="77777777" w:rsidR="00000000" w:rsidRDefault="007C71EE">
      <w:pPr>
        <w:pStyle w:val="a"/>
        <w:rPr>
          <w:rFonts w:hint="cs"/>
          <w:rtl/>
        </w:rPr>
      </w:pPr>
    </w:p>
    <w:p w14:paraId="464AEA1C" w14:textId="77777777" w:rsidR="00000000" w:rsidRDefault="007C71EE">
      <w:pPr>
        <w:pStyle w:val="a"/>
        <w:jc w:val="center"/>
        <w:rPr>
          <w:rFonts w:hint="cs"/>
          <w:b/>
          <w:bCs/>
          <w:rtl/>
        </w:rPr>
      </w:pPr>
      <w:r>
        <w:rPr>
          <w:rFonts w:hint="cs"/>
          <w:b/>
          <w:bCs/>
          <w:rtl/>
        </w:rPr>
        <w:t>הצבע</w:t>
      </w:r>
      <w:r>
        <w:rPr>
          <w:rFonts w:hint="cs"/>
          <w:b/>
          <w:bCs/>
          <w:rtl/>
        </w:rPr>
        <w:t>ה</w:t>
      </w:r>
    </w:p>
    <w:p w14:paraId="4303FB6E" w14:textId="77777777" w:rsidR="00000000" w:rsidRDefault="007C71EE">
      <w:pPr>
        <w:pStyle w:val="a"/>
        <w:jc w:val="center"/>
        <w:rPr>
          <w:rFonts w:hint="cs"/>
          <w:b/>
          <w:bCs/>
          <w:rtl/>
        </w:rPr>
      </w:pPr>
    </w:p>
    <w:p w14:paraId="0AD17AD7" w14:textId="77777777" w:rsidR="00000000" w:rsidRDefault="007C71EE">
      <w:pPr>
        <w:pStyle w:val="a"/>
        <w:jc w:val="center"/>
        <w:rPr>
          <w:rFonts w:hint="cs"/>
          <w:rtl/>
        </w:rPr>
      </w:pPr>
      <w:r>
        <w:rPr>
          <w:rFonts w:hint="cs"/>
          <w:rtl/>
        </w:rPr>
        <w:t>ההסתייגות של חבר הכנסת עזמי בשארה לשם החוק לא נתקבלה.</w:t>
      </w:r>
    </w:p>
    <w:p w14:paraId="21622F59" w14:textId="77777777" w:rsidR="00000000" w:rsidRDefault="007C71EE">
      <w:pPr>
        <w:pStyle w:val="a"/>
        <w:jc w:val="center"/>
        <w:rPr>
          <w:rFonts w:hint="cs"/>
          <w:rtl/>
        </w:rPr>
      </w:pPr>
    </w:p>
    <w:p w14:paraId="4EBF275F" w14:textId="77777777" w:rsidR="00000000" w:rsidRDefault="007C71EE">
      <w:pPr>
        <w:pStyle w:val="ad"/>
        <w:rPr>
          <w:rtl/>
        </w:rPr>
      </w:pPr>
      <w:r>
        <w:rPr>
          <w:rtl/>
        </w:rPr>
        <w:t>היו"ר ראובן ריבלין:</w:t>
      </w:r>
    </w:p>
    <w:p w14:paraId="165650A4" w14:textId="77777777" w:rsidR="00000000" w:rsidRDefault="007C71EE">
      <w:pPr>
        <w:pStyle w:val="a"/>
        <w:rPr>
          <w:rtl/>
        </w:rPr>
      </w:pPr>
    </w:p>
    <w:p w14:paraId="086050FD" w14:textId="77777777" w:rsidR="00000000" w:rsidRDefault="007C71EE">
      <w:pPr>
        <w:pStyle w:val="a"/>
        <w:rPr>
          <w:rFonts w:hint="cs"/>
          <w:rtl/>
        </w:rPr>
      </w:pPr>
      <w:r>
        <w:rPr>
          <w:rFonts w:hint="cs"/>
          <w:rtl/>
        </w:rPr>
        <w:t xml:space="preserve">ההסתייגות של חבר הכנסת עזמי בשארה לא התקבלה. </w:t>
      </w:r>
    </w:p>
    <w:p w14:paraId="720FB03B" w14:textId="77777777" w:rsidR="00000000" w:rsidRDefault="007C71EE">
      <w:pPr>
        <w:pStyle w:val="a"/>
        <w:rPr>
          <w:rFonts w:hint="cs"/>
          <w:rtl/>
        </w:rPr>
      </w:pPr>
    </w:p>
    <w:p w14:paraId="5EE8BBB9" w14:textId="77777777" w:rsidR="00000000" w:rsidRDefault="007C71EE">
      <w:pPr>
        <w:pStyle w:val="a"/>
        <w:rPr>
          <w:rFonts w:hint="cs"/>
          <w:rtl/>
        </w:rPr>
      </w:pPr>
      <w:r>
        <w:rPr>
          <w:rFonts w:hint="cs"/>
          <w:rtl/>
        </w:rPr>
        <w:t xml:space="preserve">ההסתייגות של חבר הכנסת ג'מאל זחאלקה - מי בעד? תודה. מי נגד? תודה. מי נמנע? תודה. </w:t>
      </w:r>
    </w:p>
    <w:p w14:paraId="21767E74" w14:textId="77777777" w:rsidR="00000000" w:rsidRDefault="007C71EE">
      <w:pPr>
        <w:pStyle w:val="a"/>
        <w:jc w:val="center"/>
        <w:rPr>
          <w:rFonts w:hint="cs"/>
          <w:rtl/>
        </w:rPr>
      </w:pPr>
    </w:p>
    <w:p w14:paraId="59DDDE3D" w14:textId="77777777" w:rsidR="00000000" w:rsidRDefault="007C71EE">
      <w:pPr>
        <w:pStyle w:val="ac"/>
        <w:rPr>
          <w:rtl/>
        </w:rPr>
      </w:pPr>
      <w:r>
        <w:rPr>
          <w:rFonts w:hint="eastAsia"/>
          <w:rtl/>
        </w:rPr>
        <w:t>ג</w:t>
      </w:r>
      <w:r>
        <w:rPr>
          <w:rtl/>
        </w:rPr>
        <w:t>'מאל זחאלקה (בל"ד):</w:t>
      </w:r>
    </w:p>
    <w:p w14:paraId="2FA3A98C" w14:textId="77777777" w:rsidR="00000000" w:rsidRDefault="007C71EE">
      <w:pPr>
        <w:pStyle w:val="a"/>
        <w:rPr>
          <w:rFonts w:hint="cs"/>
          <w:rtl/>
        </w:rPr>
      </w:pPr>
    </w:p>
    <w:p w14:paraId="34AC1C1A" w14:textId="77777777" w:rsidR="00000000" w:rsidRDefault="007C71EE">
      <w:pPr>
        <w:pStyle w:val="a"/>
        <w:rPr>
          <w:rFonts w:hint="cs"/>
          <w:rtl/>
        </w:rPr>
      </w:pPr>
      <w:r>
        <w:rPr>
          <w:rFonts w:hint="cs"/>
          <w:rtl/>
        </w:rPr>
        <w:t>אני מבקש ספירה. לא היה רו</w:t>
      </w:r>
      <w:r>
        <w:rPr>
          <w:rFonts w:hint="cs"/>
          <w:rtl/>
        </w:rPr>
        <w:t xml:space="preserve">ב. </w:t>
      </w:r>
    </w:p>
    <w:p w14:paraId="49BEECC8" w14:textId="77777777" w:rsidR="00000000" w:rsidRDefault="007C71EE">
      <w:pPr>
        <w:pStyle w:val="a"/>
        <w:rPr>
          <w:rFonts w:hint="cs"/>
          <w:rtl/>
        </w:rPr>
      </w:pPr>
    </w:p>
    <w:p w14:paraId="3C8E9E9B" w14:textId="77777777" w:rsidR="00000000" w:rsidRDefault="007C71EE">
      <w:pPr>
        <w:pStyle w:val="ac"/>
        <w:rPr>
          <w:rtl/>
        </w:rPr>
      </w:pPr>
      <w:r>
        <w:rPr>
          <w:rFonts w:hint="eastAsia"/>
          <w:rtl/>
        </w:rPr>
        <w:t>קריאות</w:t>
      </w:r>
      <w:r>
        <w:rPr>
          <w:rtl/>
        </w:rPr>
        <w:t>:</w:t>
      </w:r>
    </w:p>
    <w:p w14:paraId="46677401" w14:textId="77777777" w:rsidR="00000000" w:rsidRDefault="007C71EE">
      <w:pPr>
        <w:pStyle w:val="a"/>
        <w:rPr>
          <w:rFonts w:hint="cs"/>
          <w:rtl/>
        </w:rPr>
      </w:pPr>
    </w:p>
    <w:p w14:paraId="09DA2016" w14:textId="77777777" w:rsidR="00000000" w:rsidRDefault="007C71EE">
      <w:pPr>
        <w:pStyle w:val="a"/>
        <w:rPr>
          <w:rFonts w:hint="cs"/>
          <w:rtl/>
        </w:rPr>
      </w:pPr>
      <w:r>
        <w:rPr>
          <w:rFonts w:hint="cs"/>
          <w:rtl/>
        </w:rPr>
        <w:t>- - -</w:t>
      </w:r>
    </w:p>
    <w:p w14:paraId="100D97AE" w14:textId="77777777" w:rsidR="00000000" w:rsidRDefault="007C71EE">
      <w:pPr>
        <w:pStyle w:val="ad"/>
        <w:rPr>
          <w:rFonts w:hint="cs"/>
          <w:rtl/>
        </w:rPr>
      </w:pPr>
    </w:p>
    <w:p w14:paraId="74809DB6" w14:textId="77777777" w:rsidR="00000000" w:rsidRDefault="007C71EE">
      <w:pPr>
        <w:pStyle w:val="ad"/>
        <w:rPr>
          <w:rtl/>
        </w:rPr>
      </w:pPr>
      <w:r>
        <w:rPr>
          <w:rtl/>
        </w:rPr>
        <w:t>היו"ר ראובן ריבלין:</w:t>
      </w:r>
    </w:p>
    <w:p w14:paraId="052F5578" w14:textId="77777777" w:rsidR="00000000" w:rsidRDefault="007C71EE">
      <w:pPr>
        <w:pStyle w:val="a"/>
        <w:rPr>
          <w:rtl/>
        </w:rPr>
      </w:pPr>
    </w:p>
    <w:p w14:paraId="03EE83EF" w14:textId="77777777" w:rsidR="00000000" w:rsidRDefault="007C71EE">
      <w:pPr>
        <w:pStyle w:val="a"/>
        <w:rPr>
          <w:rFonts w:hint="cs"/>
          <w:rtl/>
        </w:rPr>
      </w:pPr>
      <w:r>
        <w:rPr>
          <w:rFonts w:hint="cs"/>
          <w:rtl/>
        </w:rPr>
        <w:t xml:space="preserve">תודה רבה. שבו, עדיין לא הכרזתי כלום. </w:t>
      </w:r>
    </w:p>
    <w:p w14:paraId="70482929" w14:textId="77777777" w:rsidR="00000000" w:rsidRDefault="007C71EE">
      <w:pPr>
        <w:pStyle w:val="a"/>
        <w:rPr>
          <w:rFonts w:hint="cs"/>
          <w:rtl/>
        </w:rPr>
      </w:pPr>
    </w:p>
    <w:p w14:paraId="1B5FF2B9" w14:textId="77777777" w:rsidR="00000000" w:rsidRDefault="007C71EE">
      <w:pPr>
        <w:pStyle w:val="ac"/>
        <w:rPr>
          <w:rtl/>
        </w:rPr>
      </w:pPr>
      <w:r>
        <w:rPr>
          <w:rFonts w:hint="eastAsia"/>
          <w:rtl/>
        </w:rPr>
        <w:t>קריאות</w:t>
      </w:r>
      <w:r>
        <w:rPr>
          <w:rtl/>
        </w:rPr>
        <w:t>:</w:t>
      </w:r>
    </w:p>
    <w:p w14:paraId="4AEF5B2E" w14:textId="77777777" w:rsidR="00000000" w:rsidRDefault="007C71EE">
      <w:pPr>
        <w:pStyle w:val="a"/>
        <w:rPr>
          <w:rFonts w:hint="cs"/>
          <w:rtl/>
        </w:rPr>
      </w:pPr>
    </w:p>
    <w:p w14:paraId="5B89C17C" w14:textId="77777777" w:rsidR="00000000" w:rsidRDefault="007C71EE">
      <w:pPr>
        <w:pStyle w:val="a"/>
        <w:rPr>
          <w:rFonts w:hint="cs"/>
          <w:rtl/>
        </w:rPr>
      </w:pPr>
      <w:r>
        <w:rPr>
          <w:rFonts w:hint="cs"/>
          <w:rtl/>
        </w:rPr>
        <w:t xml:space="preserve">לא היה רוב. </w:t>
      </w:r>
    </w:p>
    <w:p w14:paraId="4ED0A0B7" w14:textId="77777777" w:rsidR="00000000" w:rsidRDefault="007C71EE">
      <w:pPr>
        <w:pStyle w:val="a"/>
        <w:rPr>
          <w:rFonts w:hint="cs"/>
          <w:rtl/>
        </w:rPr>
      </w:pPr>
    </w:p>
    <w:p w14:paraId="34B2712F" w14:textId="77777777" w:rsidR="00000000" w:rsidRDefault="007C71EE">
      <w:pPr>
        <w:pStyle w:val="ad"/>
        <w:rPr>
          <w:rtl/>
        </w:rPr>
      </w:pPr>
      <w:r>
        <w:rPr>
          <w:rtl/>
        </w:rPr>
        <w:t>היו"ר ראובן ריבלין:</w:t>
      </w:r>
    </w:p>
    <w:p w14:paraId="3CACF6B6" w14:textId="77777777" w:rsidR="00000000" w:rsidRDefault="007C71EE">
      <w:pPr>
        <w:pStyle w:val="a"/>
        <w:rPr>
          <w:rtl/>
        </w:rPr>
      </w:pPr>
    </w:p>
    <w:p w14:paraId="52816767" w14:textId="77777777" w:rsidR="00000000" w:rsidRDefault="007C71EE">
      <w:pPr>
        <w:pStyle w:val="a"/>
        <w:rPr>
          <w:rFonts w:hint="cs"/>
          <w:rtl/>
        </w:rPr>
      </w:pPr>
      <w:r>
        <w:rPr>
          <w:rFonts w:hint="cs"/>
          <w:rtl/>
        </w:rPr>
        <w:t xml:space="preserve">רבותי, תמיד אני צריך להזכיר לכם שאני רואה מכאן מה שאתם לא רואים משם. נא לשבת. </w:t>
      </w:r>
    </w:p>
    <w:p w14:paraId="4968B89A" w14:textId="77777777" w:rsidR="00000000" w:rsidRDefault="007C71EE">
      <w:pPr>
        <w:pStyle w:val="a"/>
        <w:rPr>
          <w:rFonts w:hint="cs"/>
          <w:rtl/>
        </w:rPr>
      </w:pPr>
    </w:p>
    <w:p w14:paraId="517ED226" w14:textId="77777777" w:rsidR="00000000" w:rsidRDefault="007C71EE">
      <w:pPr>
        <w:pStyle w:val="a"/>
        <w:rPr>
          <w:rFonts w:hint="cs"/>
          <w:rtl/>
        </w:rPr>
      </w:pPr>
      <w:r>
        <w:rPr>
          <w:rFonts w:hint="cs"/>
          <w:rtl/>
        </w:rPr>
        <w:t>מי בעד? לא בשתי ידיים, אדוני מטעה. שים לב שכמה חברי</w:t>
      </w:r>
      <w:r>
        <w:rPr>
          <w:rFonts w:hint="cs"/>
          <w:rtl/>
        </w:rPr>
        <w:t xml:space="preserve"> קואליציה יצאו. מי בעד? נא להוריד. מי נגד? תודה רבה. נא להוריד. </w:t>
      </w:r>
    </w:p>
    <w:p w14:paraId="0950CC5B" w14:textId="77777777" w:rsidR="00000000" w:rsidRDefault="007C71EE">
      <w:pPr>
        <w:pStyle w:val="a"/>
        <w:rPr>
          <w:rFonts w:hint="cs"/>
          <w:rtl/>
        </w:rPr>
      </w:pPr>
    </w:p>
    <w:p w14:paraId="7BBC7CA5" w14:textId="77777777" w:rsidR="00000000" w:rsidRDefault="007C71EE">
      <w:pPr>
        <w:pStyle w:val="ac"/>
        <w:rPr>
          <w:rtl/>
        </w:rPr>
      </w:pPr>
      <w:r>
        <w:rPr>
          <w:rFonts w:hint="eastAsia"/>
          <w:rtl/>
        </w:rPr>
        <w:t>ג</w:t>
      </w:r>
      <w:r>
        <w:rPr>
          <w:rtl/>
        </w:rPr>
        <w:t>'מאל זחאלקה (בל"ד):</w:t>
      </w:r>
    </w:p>
    <w:p w14:paraId="0906D1FC" w14:textId="77777777" w:rsidR="00000000" w:rsidRDefault="007C71EE">
      <w:pPr>
        <w:pStyle w:val="a"/>
        <w:rPr>
          <w:rFonts w:hint="cs"/>
          <w:rtl/>
        </w:rPr>
      </w:pPr>
    </w:p>
    <w:p w14:paraId="65B276C1" w14:textId="77777777" w:rsidR="00000000" w:rsidRDefault="007C71EE">
      <w:pPr>
        <w:pStyle w:val="a"/>
        <w:rPr>
          <w:rFonts w:hint="cs"/>
          <w:rtl/>
        </w:rPr>
      </w:pPr>
      <w:r>
        <w:rPr>
          <w:rFonts w:hint="cs"/>
          <w:rtl/>
        </w:rPr>
        <w:t xml:space="preserve">תספור. </w:t>
      </w:r>
    </w:p>
    <w:p w14:paraId="0A82AB86" w14:textId="77777777" w:rsidR="00000000" w:rsidRDefault="007C71EE">
      <w:pPr>
        <w:pStyle w:val="a"/>
        <w:rPr>
          <w:rFonts w:hint="cs"/>
          <w:rtl/>
        </w:rPr>
      </w:pPr>
    </w:p>
    <w:p w14:paraId="51FAEC40" w14:textId="77777777" w:rsidR="00000000" w:rsidRDefault="007C71EE">
      <w:pPr>
        <w:pStyle w:val="ad"/>
        <w:rPr>
          <w:rtl/>
        </w:rPr>
      </w:pPr>
      <w:r>
        <w:rPr>
          <w:rtl/>
        </w:rPr>
        <w:t>היו"ר ראובן ריבלין:</w:t>
      </w:r>
    </w:p>
    <w:p w14:paraId="22463269" w14:textId="77777777" w:rsidR="00000000" w:rsidRDefault="007C71EE">
      <w:pPr>
        <w:pStyle w:val="a"/>
        <w:rPr>
          <w:rtl/>
        </w:rPr>
      </w:pPr>
    </w:p>
    <w:p w14:paraId="7A08B3D8" w14:textId="77777777" w:rsidR="00000000" w:rsidRDefault="007C71EE">
      <w:pPr>
        <w:pStyle w:val="a"/>
        <w:rPr>
          <w:rFonts w:hint="cs"/>
          <w:rtl/>
        </w:rPr>
      </w:pPr>
      <w:r>
        <w:rPr>
          <w:rFonts w:hint="cs"/>
          <w:rtl/>
        </w:rPr>
        <w:t xml:space="preserve">אני אספור כשאני לא אהיה משוכנע. </w:t>
      </w:r>
    </w:p>
    <w:p w14:paraId="3AE84D2C" w14:textId="77777777" w:rsidR="00000000" w:rsidRDefault="007C71EE">
      <w:pPr>
        <w:pStyle w:val="a"/>
        <w:rPr>
          <w:rFonts w:hint="cs"/>
          <w:rtl/>
        </w:rPr>
      </w:pPr>
    </w:p>
    <w:p w14:paraId="7CE55371" w14:textId="77777777" w:rsidR="00000000" w:rsidRDefault="007C71EE">
      <w:pPr>
        <w:pStyle w:val="a"/>
        <w:jc w:val="center"/>
        <w:rPr>
          <w:rFonts w:hint="cs"/>
          <w:b/>
          <w:bCs/>
          <w:rtl/>
        </w:rPr>
      </w:pPr>
      <w:r>
        <w:rPr>
          <w:rFonts w:hint="cs"/>
          <w:b/>
          <w:bCs/>
          <w:rtl/>
        </w:rPr>
        <w:t>הצבעה</w:t>
      </w:r>
    </w:p>
    <w:p w14:paraId="04BF1AAE" w14:textId="77777777" w:rsidR="00000000" w:rsidRDefault="007C71EE">
      <w:pPr>
        <w:pStyle w:val="a"/>
        <w:jc w:val="center"/>
        <w:rPr>
          <w:rFonts w:hint="cs"/>
          <w:b/>
          <w:bCs/>
          <w:rtl/>
        </w:rPr>
      </w:pPr>
    </w:p>
    <w:p w14:paraId="326F25CE" w14:textId="77777777" w:rsidR="00000000" w:rsidRDefault="007C71EE">
      <w:pPr>
        <w:pStyle w:val="a"/>
        <w:jc w:val="center"/>
        <w:rPr>
          <w:rFonts w:hint="cs"/>
          <w:rtl/>
        </w:rPr>
      </w:pPr>
      <w:r>
        <w:rPr>
          <w:rFonts w:hint="cs"/>
          <w:rtl/>
        </w:rPr>
        <w:t>ההסתייגות של חבר הכנסת ג'מאל זחאלקה לשם החוק לא נתקבלה.</w:t>
      </w:r>
    </w:p>
    <w:p w14:paraId="6D0A2A32" w14:textId="77777777" w:rsidR="00000000" w:rsidRDefault="007C71EE">
      <w:pPr>
        <w:pStyle w:val="a"/>
        <w:jc w:val="center"/>
        <w:rPr>
          <w:rFonts w:hint="cs"/>
          <w:rtl/>
        </w:rPr>
      </w:pPr>
    </w:p>
    <w:p w14:paraId="3A01C29D" w14:textId="77777777" w:rsidR="00000000" w:rsidRDefault="007C71EE">
      <w:pPr>
        <w:pStyle w:val="ad"/>
        <w:rPr>
          <w:rtl/>
        </w:rPr>
      </w:pPr>
      <w:r>
        <w:rPr>
          <w:rtl/>
        </w:rPr>
        <w:t>היו"ר ראובן ריבלין:</w:t>
      </w:r>
    </w:p>
    <w:p w14:paraId="7093E403" w14:textId="77777777" w:rsidR="00000000" w:rsidRDefault="007C71EE">
      <w:pPr>
        <w:pStyle w:val="a"/>
        <w:rPr>
          <w:rtl/>
        </w:rPr>
      </w:pPr>
    </w:p>
    <w:p w14:paraId="749F4544" w14:textId="77777777" w:rsidR="00000000" w:rsidRDefault="007C71EE">
      <w:pPr>
        <w:pStyle w:val="a"/>
        <w:rPr>
          <w:rFonts w:hint="cs"/>
          <w:rtl/>
        </w:rPr>
      </w:pPr>
      <w:r>
        <w:rPr>
          <w:rFonts w:hint="cs"/>
          <w:rtl/>
        </w:rPr>
        <w:t>ההסתייגות של חבר הכ</w:t>
      </w:r>
      <w:r>
        <w:rPr>
          <w:rFonts w:hint="cs"/>
          <w:rtl/>
        </w:rPr>
        <w:t xml:space="preserve">נסת ג'מאל זחאלקה לא התקבלה. </w:t>
      </w:r>
    </w:p>
    <w:p w14:paraId="1D313D6A" w14:textId="77777777" w:rsidR="00000000" w:rsidRDefault="007C71EE">
      <w:pPr>
        <w:pStyle w:val="a"/>
        <w:rPr>
          <w:rFonts w:hint="cs"/>
          <w:rtl/>
        </w:rPr>
      </w:pPr>
    </w:p>
    <w:p w14:paraId="050DBACB" w14:textId="77777777" w:rsidR="00000000" w:rsidRDefault="007C71EE">
      <w:pPr>
        <w:pStyle w:val="a"/>
        <w:rPr>
          <w:rFonts w:hint="cs"/>
          <w:rtl/>
        </w:rPr>
      </w:pPr>
      <w:r>
        <w:rPr>
          <w:rFonts w:hint="cs"/>
          <w:rtl/>
        </w:rPr>
        <w:t xml:space="preserve">ההסתייגות של חבר הכנסת ואסל טאהא - מי בעד? תודה. מי נגד? תודה. מי נמנע? תודה. </w:t>
      </w:r>
    </w:p>
    <w:p w14:paraId="7AC3A275" w14:textId="77777777" w:rsidR="00000000" w:rsidRDefault="007C71EE">
      <w:pPr>
        <w:pStyle w:val="a"/>
        <w:rPr>
          <w:rFonts w:hint="cs"/>
          <w:rtl/>
        </w:rPr>
      </w:pPr>
    </w:p>
    <w:p w14:paraId="3E3C62DB" w14:textId="77777777" w:rsidR="00000000" w:rsidRDefault="007C71EE">
      <w:pPr>
        <w:pStyle w:val="a"/>
        <w:jc w:val="center"/>
        <w:rPr>
          <w:rFonts w:hint="cs"/>
          <w:b/>
          <w:bCs/>
          <w:rtl/>
        </w:rPr>
      </w:pPr>
      <w:r>
        <w:rPr>
          <w:rFonts w:hint="cs"/>
          <w:b/>
          <w:bCs/>
          <w:rtl/>
        </w:rPr>
        <w:t>הצבעה</w:t>
      </w:r>
    </w:p>
    <w:p w14:paraId="2DA94B3E" w14:textId="77777777" w:rsidR="00000000" w:rsidRDefault="007C71EE">
      <w:pPr>
        <w:pStyle w:val="a"/>
        <w:jc w:val="center"/>
        <w:rPr>
          <w:rFonts w:hint="cs"/>
          <w:b/>
          <w:bCs/>
          <w:rtl/>
        </w:rPr>
      </w:pPr>
    </w:p>
    <w:p w14:paraId="52B861A3" w14:textId="77777777" w:rsidR="00000000" w:rsidRDefault="007C71EE">
      <w:pPr>
        <w:pStyle w:val="a"/>
        <w:jc w:val="center"/>
        <w:rPr>
          <w:rFonts w:hint="cs"/>
          <w:rtl/>
        </w:rPr>
      </w:pPr>
      <w:r>
        <w:rPr>
          <w:rFonts w:hint="cs"/>
          <w:rtl/>
        </w:rPr>
        <w:t>ההסתייגות של חבר הכנסת ואסל טאהא לשם החוק לא נתקבלה.</w:t>
      </w:r>
    </w:p>
    <w:p w14:paraId="06869B6F" w14:textId="77777777" w:rsidR="00000000" w:rsidRDefault="007C71EE">
      <w:pPr>
        <w:pStyle w:val="a"/>
        <w:jc w:val="center"/>
        <w:rPr>
          <w:rFonts w:hint="cs"/>
          <w:rtl/>
        </w:rPr>
      </w:pPr>
    </w:p>
    <w:p w14:paraId="7505B668" w14:textId="77777777" w:rsidR="00000000" w:rsidRDefault="007C71EE">
      <w:pPr>
        <w:pStyle w:val="ad"/>
        <w:rPr>
          <w:rtl/>
        </w:rPr>
      </w:pPr>
      <w:r>
        <w:rPr>
          <w:rtl/>
        </w:rPr>
        <w:t>היו"ר ראובן ריבלין:</w:t>
      </w:r>
    </w:p>
    <w:p w14:paraId="77339FC0" w14:textId="77777777" w:rsidR="00000000" w:rsidRDefault="007C71EE">
      <w:pPr>
        <w:pStyle w:val="a"/>
        <w:rPr>
          <w:rtl/>
        </w:rPr>
      </w:pPr>
    </w:p>
    <w:p w14:paraId="12847F37" w14:textId="77777777" w:rsidR="00000000" w:rsidRDefault="007C71EE">
      <w:pPr>
        <w:pStyle w:val="a"/>
        <w:rPr>
          <w:rFonts w:hint="cs"/>
          <w:rtl/>
        </w:rPr>
      </w:pPr>
      <w:r>
        <w:rPr>
          <w:rFonts w:hint="cs"/>
          <w:rtl/>
        </w:rPr>
        <w:t xml:space="preserve">ההסתייגות של חבר הכנסת ואסל טאהא לא התקבלה. </w:t>
      </w:r>
    </w:p>
    <w:p w14:paraId="00111B34" w14:textId="77777777" w:rsidR="00000000" w:rsidRDefault="007C71EE">
      <w:pPr>
        <w:pStyle w:val="a"/>
        <w:rPr>
          <w:rFonts w:hint="cs"/>
          <w:rtl/>
        </w:rPr>
      </w:pPr>
    </w:p>
    <w:p w14:paraId="2B4D528A" w14:textId="77777777" w:rsidR="00000000" w:rsidRDefault="007C71EE">
      <w:pPr>
        <w:pStyle w:val="a"/>
        <w:rPr>
          <w:rFonts w:hint="cs"/>
          <w:rtl/>
        </w:rPr>
      </w:pPr>
      <w:r>
        <w:rPr>
          <w:rFonts w:hint="cs"/>
          <w:rtl/>
        </w:rPr>
        <w:t>אנחנו עוברים להסתי</w:t>
      </w:r>
      <w:r>
        <w:rPr>
          <w:rFonts w:hint="cs"/>
          <w:rtl/>
        </w:rPr>
        <w:t xml:space="preserve">יגות של חבר הכנסת דהאמשה. </w:t>
      </w:r>
    </w:p>
    <w:p w14:paraId="506437E6" w14:textId="77777777" w:rsidR="00000000" w:rsidRDefault="007C71EE">
      <w:pPr>
        <w:pStyle w:val="a"/>
        <w:rPr>
          <w:rFonts w:hint="cs"/>
          <w:rtl/>
        </w:rPr>
      </w:pPr>
    </w:p>
    <w:p w14:paraId="2FC149C6" w14:textId="77777777" w:rsidR="00000000" w:rsidRDefault="007C71EE">
      <w:pPr>
        <w:pStyle w:val="ac"/>
        <w:rPr>
          <w:rtl/>
        </w:rPr>
      </w:pPr>
      <w:r>
        <w:rPr>
          <w:rFonts w:hint="eastAsia"/>
          <w:rtl/>
        </w:rPr>
        <w:t>עבד</w:t>
      </w:r>
      <w:r>
        <w:rPr>
          <w:rtl/>
        </w:rPr>
        <w:t>-אלמאלכ דהאמשה (רע"ם):</w:t>
      </w:r>
    </w:p>
    <w:p w14:paraId="2537F4E4" w14:textId="77777777" w:rsidR="00000000" w:rsidRDefault="007C71EE">
      <w:pPr>
        <w:pStyle w:val="a"/>
        <w:rPr>
          <w:rFonts w:hint="cs"/>
          <w:rtl/>
        </w:rPr>
      </w:pPr>
    </w:p>
    <w:p w14:paraId="6EBA9F00" w14:textId="77777777" w:rsidR="00000000" w:rsidRDefault="007C71EE">
      <w:pPr>
        <w:pStyle w:val="a"/>
        <w:ind w:left="719" w:firstLine="0"/>
        <w:rPr>
          <w:rFonts w:hint="cs"/>
          <w:rtl/>
        </w:rPr>
      </w:pPr>
      <w:r>
        <w:rPr>
          <w:rFonts w:hint="cs"/>
          <w:rtl/>
        </w:rPr>
        <w:t>- - -</w:t>
      </w:r>
    </w:p>
    <w:p w14:paraId="0872AA7B" w14:textId="77777777" w:rsidR="00000000" w:rsidRDefault="007C71EE">
      <w:pPr>
        <w:pStyle w:val="a"/>
        <w:rPr>
          <w:rFonts w:hint="cs"/>
          <w:rtl/>
        </w:rPr>
      </w:pPr>
    </w:p>
    <w:p w14:paraId="3202DE51" w14:textId="77777777" w:rsidR="00000000" w:rsidRDefault="007C71EE">
      <w:pPr>
        <w:pStyle w:val="ad"/>
        <w:rPr>
          <w:rtl/>
        </w:rPr>
      </w:pPr>
      <w:r>
        <w:rPr>
          <w:rtl/>
        </w:rPr>
        <w:t>היו"ר ראובן ריבלין:</w:t>
      </w:r>
    </w:p>
    <w:p w14:paraId="331794A8" w14:textId="77777777" w:rsidR="00000000" w:rsidRDefault="007C71EE">
      <w:pPr>
        <w:pStyle w:val="a"/>
        <w:rPr>
          <w:rtl/>
        </w:rPr>
      </w:pPr>
    </w:p>
    <w:p w14:paraId="2AAEB298" w14:textId="77777777" w:rsidR="00000000" w:rsidRDefault="007C71EE">
      <w:pPr>
        <w:pStyle w:val="a"/>
        <w:rPr>
          <w:rFonts w:hint="cs"/>
          <w:rtl/>
        </w:rPr>
      </w:pPr>
      <w:r>
        <w:rPr>
          <w:rFonts w:hint="cs"/>
          <w:rtl/>
        </w:rPr>
        <w:t xml:space="preserve">הואיל וועדת הכנסת השאירה לשיקול דעתי, יהיו הרבה דברים שיהיו חשובים יותר. </w:t>
      </w:r>
    </w:p>
    <w:p w14:paraId="0B064897" w14:textId="77777777" w:rsidR="00000000" w:rsidRDefault="007C71EE">
      <w:pPr>
        <w:pStyle w:val="a"/>
        <w:rPr>
          <w:rFonts w:hint="cs"/>
          <w:rtl/>
        </w:rPr>
      </w:pPr>
    </w:p>
    <w:p w14:paraId="0B1B7464" w14:textId="77777777" w:rsidR="00000000" w:rsidRDefault="007C71EE">
      <w:pPr>
        <w:pStyle w:val="a"/>
        <w:rPr>
          <w:rFonts w:hint="cs"/>
          <w:rtl/>
        </w:rPr>
      </w:pPr>
      <w:r>
        <w:rPr>
          <w:rFonts w:hint="cs"/>
          <w:rtl/>
        </w:rPr>
        <w:t>מי בעד הסתייגותו של חבר הכנסת עבד-אלמאלכ דהאמשה - ירים את ידו. תודה. נא להוריד. מי נגד? תודה. מי נ</w:t>
      </w:r>
      <w:r>
        <w:rPr>
          <w:rFonts w:hint="cs"/>
          <w:rtl/>
        </w:rPr>
        <w:t xml:space="preserve">מנע? תודה. </w:t>
      </w:r>
    </w:p>
    <w:p w14:paraId="374CE843" w14:textId="77777777" w:rsidR="00000000" w:rsidRDefault="007C71EE">
      <w:pPr>
        <w:pStyle w:val="a"/>
        <w:rPr>
          <w:rtl/>
        </w:rPr>
      </w:pPr>
    </w:p>
    <w:p w14:paraId="1C771434" w14:textId="77777777" w:rsidR="00000000" w:rsidRDefault="007C71EE">
      <w:pPr>
        <w:pStyle w:val="a"/>
        <w:rPr>
          <w:rFonts w:hint="cs"/>
          <w:rtl/>
        </w:rPr>
      </w:pPr>
    </w:p>
    <w:p w14:paraId="1F4EDBC5" w14:textId="77777777" w:rsidR="00000000" w:rsidRDefault="007C71EE">
      <w:pPr>
        <w:pStyle w:val="a"/>
        <w:jc w:val="center"/>
        <w:rPr>
          <w:rFonts w:hint="cs"/>
          <w:b/>
          <w:bCs/>
          <w:rtl/>
        </w:rPr>
      </w:pPr>
      <w:r>
        <w:rPr>
          <w:rFonts w:hint="cs"/>
          <w:b/>
          <w:bCs/>
          <w:rtl/>
        </w:rPr>
        <w:t>הצבעה</w:t>
      </w:r>
    </w:p>
    <w:p w14:paraId="2F51D5FB" w14:textId="77777777" w:rsidR="00000000" w:rsidRDefault="007C71EE">
      <w:pPr>
        <w:pStyle w:val="a"/>
        <w:jc w:val="center"/>
        <w:rPr>
          <w:rFonts w:hint="cs"/>
          <w:rtl/>
        </w:rPr>
      </w:pPr>
    </w:p>
    <w:p w14:paraId="718AC79C" w14:textId="77777777" w:rsidR="00000000" w:rsidRDefault="007C71EE">
      <w:pPr>
        <w:pStyle w:val="a"/>
        <w:jc w:val="center"/>
        <w:rPr>
          <w:rFonts w:hint="cs"/>
          <w:rtl/>
        </w:rPr>
      </w:pPr>
      <w:r>
        <w:rPr>
          <w:rFonts w:hint="cs"/>
          <w:rtl/>
        </w:rPr>
        <w:t>ההסתייגות של חבר הכנסת עבד-אלמאלכ דהאמשה לשם החוק לא נתקבלה.</w:t>
      </w:r>
    </w:p>
    <w:p w14:paraId="7418AC2C" w14:textId="77777777" w:rsidR="00000000" w:rsidRDefault="007C71EE">
      <w:pPr>
        <w:pStyle w:val="a"/>
        <w:rPr>
          <w:rFonts w:hint="cs"/>
          <w:rtl/>
        </w:rPr>
      </w:pPr>
    </w:p>
    <w:p w14:paraId="7192019A" w14:textId="77777777" w:rsidR="00000000" w:rsidRDefault="007C71EE">
      <w:pPr>
        <w:pStyle w:val="ad"/>
        <w:rPr>
          <w:rtl/>
        </w:rPr>
      </w:pPr>
      <w:r>
        <w:rPr>
          <w:rtl/>
        </w:rPr>
        <w:t>היו"ר ראובן ריבלין:</w:t>
      </w:r>
    </w:p>
    <w:p w14:paraId="09546743" w14:textId="77777777" w:rsidR="00000000" w:rsidRDefault="007C71EE">
      <w:pPr>
        <w:pStyle w:val="a"/>
        <w:rPr>
          <w:rtl/>
        </w:rPr>
      </w:pPr>
    </w:p>
    <w:p w14:paraId="060A21A0" w14:textId="77777777" w:rsidR="00000000" w:rsidRDefault="007C71EE">
      <w:pPr>
        <w:pStyle w:val="a"/>
        <w:rPr>
          <w:rFonts w:hint="cs"/>
          <w:rtl/>
        </w:rPr>
      </w:pPr>
      <w:r>
        <w:rPr>
          <w:rFonts w:hint="cs"/>
          <w:rtl/>
        </w:rPr>
        <w:t xml:space="preserve">אין רוב. </w:t>
      </w:r>
    </w:p>
    <w:p w14:paraId="4DB8B803" w14:textId="77777777" w:rsidR="00000000" w:rsidRDefault="007C71EE">
      <w:pPr>
        <w:pStyle w:val="a"/>
        <w:rPr>
          <w:rFonts w:hint="cs"/>
          <w:rtl/>
        </w:rPr>
      </w:pPr>
    </w:p>
    <w:p w14:paraId="42783078" w14:textId="77777777" w:rsidR="00000000" w:rsidRDefault="007C71EE">
      <w:pPr>
        <w:pStyle w:val="ac"/>
        <w:rPr>
          <w:rtl/>
        </w:rPr>
      </w:pPr>
      <w:r>
        <w:rPr>
          <w:rFonts w:hint="eastAsia"/>
          <w:rtl/>
        </w:rPr>
        <w:t>עבד</w:t>
      </w:r>
      <w:r>
        <w:rPr>
          <w:rtl/>
        </w:rPr>
        <w:t>-אלמאלכ דהאמשה (רע"ם):</w:t>
      </w:r>
    </w:p>
    <w:p w14:paraId="17E83C38" w14:textId="77777777" w:rsidR="00000000" w:rsidRDefault="007C71EE">
      <w:pPr>
        <w:pStyle w:val="a"/>
        <w:rPr>
          <w:rFonts w:hint="cs"/>
          <w:rtl/>
        </w:rPr>
      </w:pPr>
    </w:p>
    <w:p w14:paraId="435AF4E7" w14:textId="77777777" w:rsidR="00000000" w:rsidRDefault="007C71EE">
      <w:pPr>
        <w:pStyle w:val="a"/>
        <w:rPr>
          <w:rFonts w:hint="cs"/>
          <w:rtl/>
        </w:rPr>
      </w:pPr>
      <w:r>
        <w:rPr>
          <w:rFonts w:hint="cs"/>
          <w:rtl/>
        </w:rPr>
        <w:t xml:space="preserve">איך אפשר לספור? </w:t>
      </w:r>
    </w:p>
    <w:p w14:paraId="1372237A" w14:textId="77777777" w:rsidR="00000000" w:rsidRDefault="007C71EE">
      <w:pPr>
        <w:pStyle w:val="a"/>
        <w:rPr>
          <w:rFonts w:hint="cs"/>
          <w:rtl/>
        </w:rPr>
      </w:pPr>
    </w:p>
    <w:p w14:paraId="1CC7C5D5" w14:textId="77777777" w:rsidR="00000000" w:rsidRDefault="007C71EE">
      <w:pPr>
        <w:pStyle w:val="ad"/>
        <w:rPr>
          <w:rtl/>
        </w:rPr>
      </w:pPr>
      <w:r>
        <w:rPr>
          <w:rtl/>
        </w:rPr>
        <w:t>היו"ר ראובן ריבלין:</w:t>
      </w:r>
    </w:p>
    <w:p w14:paraId="36FD2CEF" w14:textId="77777777" w:rsidR="00000000" w:rsidRDefault="007C71EE">
      <w:pPr>
        <w:pStyle w:val="a"/>
        <w:rPr>
          <w:rtl/>
        </w:rPr>
      </w:pPr>
    </w:p>
    <w:p w14:paraId="29B19B47" w14:textId="77777777" w:rsidR="00000000" w:rsidRDefault="007C71EE">
      <w:pPr>
        <w:pStyle w:val="a"/>
        <w:rPr>
          <w:rFonts w:hint="cs"/>
          <w:rtl/>
        </w:rPr>
      </w:pPr>
      <w:r>
        <w:rPr>
          <w:rFonts w:hint="cs"/>
          <w:rtl/>
        </w:rPr>
        <w:t>ההסתייגות של חבר הכנסת טלב אלסאנע - מי בעד? תודה. מי נגד? תודה. מי נמנע? תו</w:t>
      </w:r>
      <w:r>
        <w:rPr>
          <w:rFonts w:hint="cs"/>
          <w:rtl/>
        </w:rPr>
        <w:t xml:space="preserve">דה. </w:t>
      </w:r>
    </w:p>
    <w:p w14:paraId="1D9EAD17" w14:textId="77777777" w:rsidR="00000000" w:rsidRDefault="007C71EE">
      <w:pPr>
        <w:pStyle w:val="a"/>
        <w:rPr>
          <w:rFonts w:hint="cs"/>
          <w:rtl/>
        </w:rPr>
      </w:pPr>
    </w:p>
    <w:p w14:paraId="6B630AF8" w14:textId="77777777" w:rsidR="00000000" w:rsidRDefault="007C71EE">
      <w:pPr>
        <w:pStyle w:val="a"/>
        <w:jc w:val="center"/>
        <w:rPr>
          <w:rFonts w:hint="cs"/>
          <w:b/>
          <w:bCs/>
          <w:rtl/>
        </w:rPr>
      </w:pPr>
      <w:r>
        <w:rPr>
          <w:rFonts w:hint="cs"/>
          <w:b/>
          <w:bCs/>
          <w:rtl/>
        </w:rPr>
        <w:t>הצבעה</w:t>
      </w:r>
    </w:p>
    <w:p w14:paraId="51A8AE19" w14:textId="77777777" w:rsidR="00000000" w:rsidRDefault="007C71EE">
      <w:pPr>
        <w:pStyle w:val="a"/>
        <w:jc w:val="center"/>
        <w:rPr>
          <w:rFonts w:hint="cs"/>
          <w:b/>
          <w:bCs/>
          <w:rtl/>
        </w:rPr>
      </w:pPr>
    </w:p>
    <w:p w14:paraId="4F2BE566" w14:textId="77777777" w:rsidR="00000000" w:rsidRDefault="007C71EE">
      <w:pPr>
        <w:pStyle w:val="a"/>
        <w:jc w:val="center"/>
        <w:rPr>
          <w:rFonts w:hint="cs"/>
          <w:rtl/>
        </w:rPr>
      </w:pPr>
      <w:r>
        <w:rPr>
          <w:rFonts w:hint="cs"/>
          <w:rtl/>
        </w:rPr>
        <w:t>ההסתייגות של חבר הכנסת טלב אלסאנע לשם החוק לא נתקבלה.</w:t>
      </w:r>
    </w:p>
    <w:p w14:paraId="620C5E9B" w14:textId="77777777" w:rsidR="00000000" w:rsidRDefault="007C71EE">
      <w:pPr>
        <w:pStyle w:val="a"/>
        <w:jc w:val="center"/>
        <w:rPr>
          <w:rFonts w:hint="cs"/>
          <w:rtl/>
        </w:rPr>
      </w:pPr>
    </w:p>
    <w:p w14:paraId="0F96575F" w14:textId="77777777" w:rsidR="00000000" w:rsidRDefault="007C71EE">
      <w:pPr>
        <w:pStyle w:val="ad"/>
        <w:rPr>
          <w:rtl/>
        </w:rPr>
      </w:pPr>
      <w:r>
        <w:rPr>
          <w:rtl/>
        </w:rPr>
        <w:t>היו"ר ראובן ריבלין:</w:t>
      </w:r>
    </w:p>
    <w:p w14:paraId="15A2A30B" w14:textId="77777777" w:rsidR="00000000" w:rsidRDefault="007C71EE">
      <w:pPr>
        <w:pStyle w:val="a"/>
        <w:rPr>
          <w:rtl/>
        </w:rPr>
      </w:pPr>
    </w:p>
    <w:p w14:paraId="1B559412" w14:textId="77777777" w:rsidR="00000000" w:rsidRDefault="007C71EE">
      <w:pPr>
        <w:pStyle w:val="a"/>
        <w:rPr>
          <w:rFonts w:hint="cs"/>
          <w:rtl/>
        </w:rPr>
      </w:pPr>
      <w:r>
        <w:rPr>
          <w:rFonts w:hint="cs"/>
          <w:rtl/>
        </w:rPr>
        <w:t xml:space="preserve">ההסתייגות של חבר הכנסת טלב אלסאנע לא התקבלה. </w:t>
      </w:r>
    </w:p>
    <w:p w14:paraId="3D1E3D6C" w14:textId="77777777" w:rsidR="00000000" w:rsidRDefault="007C71EE">
      <w:pPr>
        <w:pStyle w:val="a"/>
        <w:rPr>
          <w:rFonts w:hint="cs"/>
          <w:rtl/>
        </w:rPr>
      </w:pPr>
    </w:p>
    <w:p w14:paraId="4C272BA1" w14:textId="77777777" w:rsidR="00000000" w:rsidRDefault="007C71EE">
      <w:pPr>
        <w:pStyle w:val="a"/>
        <w:rPr>
          <w:rFonts w:hint="cs"/>
          <w:rtl/>
        </w:rPr>
      </w:pPr>
      <w:r>
        <w:rPr>
          <w:rFonts w:hint="cs"/>
          <w:rtl/>
        </w:rPr>
        <w:t xml:space="preserve">אני עובר עכשיו להסתייגותו של חבר הכנסת דניאל בנלולו. האם אדוני מסיר? </w:t>
      </w:r>
    </w:p>
    <w:p w14:paraId="15C19FB3" w14:textId="77777777" w:rsidR="00000000" w:rsidRDefault="007C71EE">
      <w:pPr>
        <w:pStyle w:val="a"/>
        <w:rPr>
          <w:rFonts w:hint="cs"/>
          <w:rtl/>
        </w:rPr>
      </w:pPr>
    </w:p>
    <w:p w14:paraId="40185232" w14:textId="77777777" w:rsidR="00000000" w:rsidRDefault="007C71EE">
      <w:pPr>
        <w:pStyle w:val="ac"/>
        <w:rPr>
          <w:rtl/>
        </w:rPr>
      </w:pPr>
      <w:r>
        <w:rPr>
          <w:rFonts w:hint="eastAsia"/>
          <w:rtl/>
        </w:rPr>
        <w:t>דניאל</w:t>
      </w:r>
      <w:r>
        <w:rPr>
          <w:rtl/>
        </w:rPr>
        <w:t xml:space="preserve"> בנלולו (הליכוד):</w:t>
      </w:r>
    </w:p>
    <w:p w14:paraId="00161C8A" w14:textId="77777777" w:rsidR="00000000" w:rsidRDefault="007C71EE">
      <w:pPr>
        <w:pStyle w:val="a"/>
        <w:rPr>
          <w:rFonts w:hint="cs"/>
          <w:rtl/>
        </w:rPr>
      </w:pPr>
    </w:p>
    <w:p w14:paraId="6B517B79" w14:textId="77777777" w:rsidR="00000000" w:rsidRDefault="007C71EE">
      <w:pPr>
        <w:pStyle w:val="a"/>
        <w:rPr>
          <w:rFonts w:hint="cs"/>
          <w:rtl/>
        </w:rPr>
      </w:pPr>
      <w:r>
        <w:rPr>
          <w:rFonts w:hint="cs"/>
          <w:rtl/>
        </w:rPr>
        <w:t xml:space="preserve">מסיר. </w:t>
      </w:r>
    </w:p>
    <w:p w14:paraId="2FFACAA5" w14:textId="77777777" w:rsidR="00000000" w:rsidRDefault="007C71EE">
      <w:pPr>
        <w:pStyle w:val="a"/>
        <w:rPr>
          <w:rFonts w:hint="cs"/>
          <w:rtl/>
        </w:rPr>
      </w:pPr>
    </w:p>
    <w:p w14:paraId="433CDC9B" w14:textId="77777777" w:rsidR="00000000" w:rsidRDefault="007C71EE">
      <w:pPr>
        <w:pStyle w:val="ad"/>
        <w:rPr>
          <w:rtl/>
        </w:rPr>
      </w:pPr>
      <w:r>
        <w:rPr>
          <w:rtl/>
        </w:rPr>
        <w:t>היו"ר ראובן ריבלי</w:t>
      </w:r>
      <w:r>
        <w:rPr>
          <w:rtl/>
        </w:rPr>
        <w:t>ן:</w:t>
      </w:r>
    </w:p>
    <w:p w14:paraId="10E7F6C9" w14:textId="77777777" w:rsidR="00000000" w:rsidRDefault="007C71EE">
      <w:pPr>
        <w:pStyle w:val="a"/>
        <w:rPr>
          <w:rtl/>
        </w:rPr>
      </w:pPr>
    </w:p>
    <w:p w14:paraId="2DF333A5" w14:textId="77777777" w:rsidR="00000000" w:rsidRDefault="007C71EE">
      <w:pPr>
        <w:pStyle w:val="a"/>
        <w:rPr>
          <w:rFonts w:hint="cs"/>
          <w:rtl/>
        </w:rPr>
      </w:pPr>
      <w:r>
        <w:rPr>
          <w:rFonts w:hint="cs"/>
          <w:rtl/>
        </w:rPr>
        <w:t xml:space="preserve">מסיר. תודה. </w:t>
      </w:r>
    </w:p>
    <w:p w14:paraId="66110460" w14:textId="77777777" w:rsidR="00000000" w:rsidRDefault="007C71EE">
      <w:pPr>
        <w:pStyle w:val="a"/>
        <w:rPr>
          <w:rFonts w:hint="cs"/>
          <w:rtl/>
        </w:rPr>
      </w:pPr>
    </w:p>
    <w:p w14:paraId="35E1C2FF" w14:textId="77777777" w:rsidR="00000000" w:rsidRDefault="007C71EE">
      <w:pPr>
        <w:pStyle w:val="a"/>
        <w:rPr>
          <w:rFonts w:hint="cs"/>
          <w:rtl/>
        </w:rPr>
      </w:pPr>
      <w:r>
        <w:rPr>
          <w:rFonts w:hint="cs"/>
          <w:rtl/>
        </w:rPr>
        <w:t xml:space="preserve">חבר הכנסת אופיר פינס-פז מבקש להסתייג. מי בעד? אנחנו נמצאים עכשיו בשם החוק, לעת עתה אנחנו הולכים לאט. מי נגד? תודה. נא להוריד. מי נמנע? תודה. נא להוריד. </w:t>
      </w:r>
    </w:p>
    <w:p w14:paraId="31028E99" w14:textId="77777777" w:rsidR="00000000" w:rsidRDefault="007C71EE">
      <w:pPr>
        <w:pStyle w:val="a"/>
        <w:rPr>
          <w:rtl/>
        </w:rPr>
      </w:pPr>
    </w:p>
    <w:p w14:paraId="4A2554E1" w14:textId="77777777" w:rsidR="00000000" w:rsidRDefault="007C71EE">
      <w:pPr>
        <w:pStyle w:val="a"/>
        <w:rPr>
          <w:rFonts w:hint="cs"/>
          <w:rtl/>
        </w:rPr>
      </w:pPr>
    </w:p>
    <w:p w14:paraId="153618A7" w14:textId="77777777" w:rsidR="00000000" w:rsidRDefault="007C71EE">
      <w:pPr>
        <w:pStyle w:val="a"/>
        <w:jc w:val="center"/>
        <w:rPr>
          <w:rFonts w:hint="cs"/>
          <w:b/>
          <w:bCs/>
          <w:rtl/>
        </w:rPr>
      </w:pPr>
      <w:r>
        <w:rPr>
          <w:rFonts w:hint="cs"/>
          <w:b/>
          <w:bCs/>
          <w:rtl/>
        </w:rPr>
        <w:t>הצבעה</w:t>
      </w:r>
    </w:p>
    <w:p w14:paraId="575C7B22" w14:textId="77777777" w:rsidR="00000000" w:rsidRDefault="007C71EE">
      <w:pPr>
        <w:pStyle w:val="a"/>
        <w:jc w:val="center"/>
        <w:rPr>
          <w:rFonts w:hint="cs"/>
          <w:b/>
          <w:bCs/>
          <w:rtl/>
        </w:rPr>
      </w:pPr>
    </w:p>
    <w:p w14:paraId="11ECB799" w14:textId="77777777" w:rsidR="00000000" w:rsidRDefault="007C71EE">
      <w:pPr>
        <w:pStyle w:val="a"/>
        <w:jc w:val="center"/>
        <w:rPr>
          <w:rFonts w:hint="cs"/>
          <w:rtl/>
        </w:rPr>
      </w:pPr>
      <w:r>
        <w:rPr>
          <w:rFonts w:hint="cs"/>
          <w:rtl/>
        </w:rPr>
        <w:t>ההסתייגות של חבר הכנסת אופיר פינס-פז לשם החוק לא נתקבלה.</w:t>
      </w:r>
    </w:p>
    <w:p w14:paraId="414C1FCE" w14:textId="77777777" w:rsidR="00000000" w:rsidRDefault="007C71EE">
      <w:pPr>
        <w:pStyle w:val="a"/>
        <w:jc w:val="center"/>
        <w:rPr>
          <w:rFonts w:hint="cs"/>
          <w:rtl/>
        </w:rPr>
      </w:pPr>
    </w:p>
    <w:p w14:paraId="206CF6A8" w14:textId="77777777" w:rsidR="00000000" w:rsidRDefault="007C71EE">
      <w:pPr>
        <w:pStyle w:val="ad"/>
        <w:rPr>
          <w:rtl/>
        </w:rPr>
      </w:pPr>
      <w:r>
        <w:rPr>
          <w:rtl/>
        </w:rPr>
        <w:t>היו"ר ראובן ריבלין</w:t>
      </w:r>
      <w:r>
        <w:rPr>
          <w:rtl/>
        </w:rPr>
        <w:t>:</w:t>
      </w:r>
    </w:p>
    <w:p w14:paraId="0F3F5630" w14:textId="77777777" w:rsidR="00000000" w:rsidRDefault="007C71EE">
      <w:pPr>
        <w:pStyle w:val="a"/>
        <w:rPr>
          <w:rtl/>
        </w:rPr>
      </w:pPr>
    </w:p>
    <w:p w14:paraId="0BDA2A09" w14:textId="77777777" w:rsidR="00000000" w:rsidRDefault="007C71EE">
      <w:pPr>
        <w:pStyle w:val="a"/>
        <w:rPr>
          <w:rFonts w:hint="cs"/>
          <w:rtl/>
        </w:rPr>
      </w:pPr>
      <w:r>
        <w:rPr>
          <w:rFonts w:hint="cs"/>
          <w:rtl/>
        </w:rPr>
        <w:t xml:space="preserve">ההסתייגות של חבר הכנסת אופיר פינס-פז לא התקבלה. </w:t>
      </w:r>
    </w:p>
    <w:p w14:paraId="4B8B5065" w14:textId="77777777" w:rsidR="00000000" w:rsidRDefault="007C71EE">
      <w:pPr>
        <w:pStyle w:val="a"/>
        <w:rPr>
          <w:rFonts w:hint="cs"/>
          <w:rtl/>
        </w:rPr>
      </w:pPr>
    </w:p>
    <w:p w14:paraId="3A980437" w14:textId="77777777" w:rsidR="00000000" w:rsidRDefault="007C71EE">
      <w:pPr>
        <w:pStyle w:val="a"/>
        <w:rPr>
          <w:rFonts w:hint="cs"/>
          <w:rtl/>
        </w:rPr>
      </w:pPr>
      <w:r>
        <w:rPr>
          <w:rFonts w:hint="cs"/>
          <w:rtl/>
        </w:rPr>
        <w:t xml:space="preserve">ההסתייגות של חבר הכנסת נסים דהן - מי בעד? תודה. מי נגד? תודה. מי נמנע? תודה. </w:t>
      </w:r>
    </w:p>
    <w:p w14:paraId="74E67D6E" w14:textId="77777777" w:rsidR="00000000" w:rsidRDefault="007C71EE">
      <w:pPr>
        <w:pStyle w:val="a"/>
        <w:rPr>
          <w:rFonts w:hint="cs"/>
          <w:rtl/>
        </w:rPr>
      </w:pPr>
    </w:p>
    <w:p w14:paraId="4966E1CB" w14:textId="77777777" w:rsidR="00000000" w:rsidRDefault="007C71EE">
      <w:pPr>
        <w:pStyle w:val="a"/>
        <w:jc w:val="center"/>
        <w:rPr>
          <w:rFonts w:hint="cs"/>
          <w:b/>
          <w:bCs/>
          <w:rtl/>
        </w:rPr>
      </w:pPr>
      <w:r>
        <w:rPr>
          <w:rFonts w:hint="cs"/>
          <w:b/>
          <w:bCs/>
          <w:rtl/>
        </w:rPr>
        <w:t>הצבעה</w:t>
      </w:r>
    </w:p>
    <w:p w14:paraId="0AF0F3E7" w14:textId="77777777" w:rsidR="00000000" w:rsidRDefault="007C71EE">
      <w:pPr>
        <w:pStyle w:val="a"/>
        <w:jc w:val="center"/>
        <w:rPr>
          <w:rFonts w:hint="cs"/>
          <w:b/>
          <w:bCs/>
          <w:rtl/>
        </w:rPr>
      </w:pPr>
    </w:p>
    <w:p w14:paraId="58C99F83" w14:textId="77777777" w:rsidR="00000000" w:rsidRDefault="007C71EE">
      <w:pPr>
        <w:pStyle w:val="a"/>
        <w:jc w:val="center"/>
        <w:rPr>
          <w:rFonts w:hint="cs"/>
          <w:rtl/>
        </w:rPr>
      </w:pPr>
      <w:r>
        <w:rPr>
          <w:rFonts w:hint="cs"/>
          <w:rtl/>
        </w:rPr>
        <w:t>ההסתייגות של חבר הכנסת נסים דהן לשם החוק לא נתקבלה.</w:t>
      </w:r>
    </w:p>
    <w:p w14:paraId="49F94014" w14:textId="77777777" w:rsidR="00000000" w:rsidRDefault="007C71EE">
      <w:pPr>
        <w:pStyle w:val="a"/>
        <w:jc w:val="center"/>
        <w:rPr>
          <w:rFonts w:hint="cs"/>
          <w:rtl/>
        </w:rPr>
      </w:pPr>
    </w:p>
    <w:p w14:paraId="7A1C10C9" w14:textId="77777777" w:rsidR="00000000" w:rsidRDefault="007C71EE">
      <w:pPr>
        <w:pStyle w:val="ad"/>
        <w:rPr>
          <w:rtl/>
        </w:rPr>
      </w:pPr>
      <w:r>
        <w:rPr>
          <w:rtl/>
        </w:rPr>
        <w:t>היו"ר ראובן ריבלין:</w:t>
      </w:r>
    </w:p>
    <w:p w14:paraId="21BCE0D6" w14:textId="77777777" w:rsidR="00000000" w:rsidRDefault="007C71EE">
      <w:pPr>
        <w:pStyle w:val="a"/>
        <w:rPr>
          <w:rtl/>
        </w:rPr>
      </w:pPr>
    </w:p>
    <w:p w14:paraId="660A4848" w14:textId="77777777" w:rsidR="00000000" w:rsidRDefault="007C71EE">
      <w:pPr>
        <w:pStyle w:val="a"/>
        <w:rPr>
          <w:rFonts w:hint="cs"/>
          <w:rtl/>
        </w:rPr>
      </w:pPr>
      <w:r>
        <w:rPr>
          <w:rFonts w:hint="cs"/>
          <w:rtl/>
        </w:rPr>
        <w:t xml:space="preserve">ההסתייגות של חבר הכנסת נסים דהן לא התקבלה. </w:t>
      </w:r>
    </w:p>
    <w:p w14:paraId="3383EA7E" w14:textId="77777777" w:rsidR="00000000" w:rsidRDefault="007C71EE">
      <w:pPr>
        <w:pStyle w:val="a"/>
        <w:rPr>
          <w:rFonts w:hint="cs"/>
          <w:rtl/>
        </w:rPr>
      </w:pPr>
    </w:p>
    <w:p w14:paraId="66C7B2AC" w14:textId="77777777" w:rsidR="00000000" w:rsidRDefault="007C71EE">
      <w:pPr>
        <w:pStyle w:val="ac"/>
        <w:rPr>
          <w:rtl/>
        </w:rPr>
      </w:pPr>
      <w:r>
        <w:rPr>
          <w:rFonts w:hint="eastAsia"/>
          <w:rtl/>
        </w:rPr>
        <w:t>מוחמד</w:t>
      </w:r>
      <w:r>
        <w:rPr>
          <w:rtl/>
        </w:rPr>
        <w:t xml:space="preserve"> ברכה (חד"ש-תע"ל):</w:t>
      </w:r>
    </w:p>
    <w:p w14:paraId="161E5497" w14:textId="77777777" w:rsidR="00000000" w:rsidRDefault="007C71EE">
      <w:pPr>
        <w:pStyle w:val="a"/>
        <w:rPr>
          <w:rFonts w:hint="cs"/>
          <w:rtl/>
        </w:rPr>
      </w:pPr>
    </w:p>
    <w:p w14:paraId="249FF21C" w14:textId="77777777" w:rsidR="00000000" w:rsidRDefault="007C71EE">
      <w:pPr>
        <w:pStyle w:val="a"/>
        <w:rPr>
          <w:rFonts w:hint="cs"/>
          <w:rtl/>
        </w:rPr>
      </w:pPr>
      <w:r>
        <w:rPr>
          <w:rFonts w:hint="cs"/>
          <w:rtl/>
        </w:rPr>
        <w:t xml:space="preserve">הסמכות שניתנה ליושב-ראש בנושא של שיקול הדעת היא לגבי הצבעות אישיות, לא אלקטרוניות. </w:t>
      </w:r>
    </w:p>
    <w:p w14:paraId="2717DA11" w14:textId="77777777" w:rsidR="00000000" w:rsidRDefault="007C71EE">
      <w:pPr>
        <w:pStyle w:val="a"/>
        <w:rPr>
          <w:rFonts w:hint="cs"/>
          <w:rtl/>
        </w:rPr>
      </w:pPr>
    </w:p>
    <w:p w14:paraId="59157300" w14:textId="77777777" w:rsidR="00000000" w:rsidRDefault="007C71EE">
      <w:pPr>
        <w:pStyle w:val="ad"/>
        <w:rPr>
          <w:rtl/>
        </w:rPr>
      </w:pPr>
      <w:r>
        <w:rPr>
          <w:rtl/>
        </w:rPr>
        <w:t>היו"ר ראובן ריבלין:</w:t>
      </w:r>
    </w:p>
    <w:p w14:paraId="26E9A304" w14:textId="77777777" w:rsidR="00000000" w:rsidRDefault="007C71EE">
      <w:pPr>
        <w:pStyle w:val="a"/>
        <w:rPr>
          <w:rtl/>
        </w:rPr>
      </w:pPr>
    </w:p>
    <w:p w14:paraId="6C1F8606" w14:textId="77777777" w:rsidR="00000000" w:rsidRDefault="007C71EE">
      <w:pPr>
        <w:pStyle w:val="a"/>
        <w:rPr>
          <w:rFonts w:hint="cs"/>
          <w:rtl/>
        </w:rPr>
      </w:pPr>
      <w:r>
        <w:rPr>
          <w:rFonts w:hint="cs"/>
          <w:rtl/>
        </w:rPr>
        <w:t>גם. גם. אנחנו יכולים. אם אתם רוצים לשנות את חוקי המשחק, כולם ישבו ואני אודיע לכם. אני רואה בבירור, יש הצעות שהן באמת לא משמ</w:t>
      </w:r>
      <w:r>
        <w:rPr>
          <w:rFonts w:hint="cs"/>
          <w:rtl/>
        </w:rPr>
        <w:t xml:space="preserve">עותיות וראיית העין שלי מספקת. </w:t>
      </w:r>
    </w:p>
    <w:p w14:paraId="10658F84" w14:textId="77777777" w:rsidR="00000000" w:rsidRDefault="007C71EE">
      <w:pPr>
        <w:pStyle w:val="a"/>
        <w:rPr>
          <w:rFonts w:hint="cs"/>
          <w:rtl/>
        </w:rPr>
      </w:pPr>
    </w:p>
    <w:p w14:paraId="233F6DD5" w14:textId="77777777" w:rsidR="00000000" w:rsidRDefault="007C71EE">
      <w:pPr>
        <w:pStyle w:val="a"/>
        <w:rPr>
          <w:rFonts w:hint="cs"/>
          <w:rtl/>
        </w:rPr>
      </w:pPr>
      <w:r>
        <w:rPr>
          <w:rFonts w:hint="cs"/>
          <w:rtl/>
        </w:rPr>
        <w:t xml:space="preserve">אנחנו מצביעים על הסתייגויות של חבר הכנסת מאיר פרוש.  מי בעד? תודה. מי נגד? תודה. מי נמנע? </w:t>
      </w:r>
    </w:p>
    <w:p w14:paraId="536544AB" w14:textId="77777777" w:rsidR="00000000" w:rsidRDefault="007C71EE">
      <w:pPr>
        <w:pStyle w:val="a"/>
        <w:rPr>
          <w:rFonts w:hint="cs"/>
          <w:rtl/>
        </w:rPr>
      </w:pPr>
    </w:p>
    <w:p w14:paraId="6F08281D" w14:textId="77777777" w:rsidR="00000000" w:rsidRDefault="007C71EE">
      <w:pPr>
        <w:pStyle w:val="a"/>
        <w:jc w:val="center"/>
        <w:rPr>
          <w:rFonts w:hint="cs"/>
          <w:b/>
          <w:bCs/>
          <w:rtl/>
        </w:rPr>
      </w:pPr>
      <w:r>
        <w:rPr>
          <w:rFonts w:hint="cs"/>
          <w:b/>
          <w:bCs/>
          <w:rtl/>
        </w:rPr>
        <w:t>הצבעה</w:t>
      </w:r>
    </w:p>
    <w:p w14:paraId="26F7D221" w14:textId="77777777" w:rsidR="00000000" w:rsidRDefault="007C71EE">
      <w:pPr>
        <w:pStyle w:val="a"/>
        <w:jc w:val="center"/>
        <w:rPr>
          <w:rFonts w:hint="cs"/>
          <w:b/>
          <w:bCs/>
          <w:rtl/>
        </w:rPr>
      </w:pPr>
    </w:p>
    <w:p w14:paraId="0C44FD8E" w14:textId="77777777" w:rsidR="00000000" w:rsidRDefault="007C71EE">
      <w:pPr>
        <w:pStyle w:val="a"/>
        <w:jc w:val="center"/>
        <w:rPr>
          <w:rFonts w:hint="cs"/>
          <w:rtl/>
        </w:rPr>
      </w:pPr>
      <w:r>
        <w:rPr>
          <w:rFonts w:hint="cs"/>
          <w:rtl/>
        </w:rPr>
        <w:t>ההסתייגות של חבר הכנסת מאיר פרוש לשם החוק לא נתקבלה.</w:t>
      </w:r>
    </w:p>
    <w:p w14:paraId="4DBFE197" w14:textId="77777777" w:rsidR="00000000" w:rsidRDefault="007C71EE">
      <w:pPr>
        <w:pStyle w:val="a"/>
        <w:ind w:firstLine="0"/>
        <w:rPr>
          <w:rFonts w:hint="cs"/>
          <w:rtl/>
        </w:rPr>
      </w:pPr>
    </w:p>
    <w:p w14:paraId="553E2FC0" w14:textId="77777777" w:rsidR="00000000" w:rsidRDefault="007C71EE">
      <w:pPr>
        <w:pStyle w:val="ad"/>
        <w:rPr>
          <w:rtl/>
        </w:rPr>
      </w:pPr>
      <w:r>
        <w:rPr>
          <w:rtl/>
        </w:rPr>
        <w:t>היו"ר ראובן ריבלין:</w:t>
      </w:r>
    </w:p>
    <w:p w14:paraId="4DBAC70B" w14:textId="77777777" w:rsidR="00000000" w:rsidRDefault="007C71EE">
      <w:pPr>
        <w:pStyle w:val="a"/>
        <w:rPr>
          <w:rtl/>
        </w:rPr>
      </w:pPr>
    </w:p>
    <w:p w14:paraId="1172D939" w14:textId="77777777" w:rsidR="00000000" w:rsidRDefault="007C71EE">
      <w:pPr>
        <w:pStyle w:val="a"/>
        <w:rPr>
          <w:rFonts w:hint="cs"/>
          <w:rtl/>
        </w:rPr>
      </w:pPr>
      <w:r>
        <w:rPr>
          <w:rFonts w:hint="cs"/>
          <w:rtl/>
        </w:rPr>
        <w:t xml:space="preserve">ההסתייגות של חבר הכנסת פרוש לא נתקבלה. </w:t>
      </w:r>
    </w:p>
    <w:p w14:paraId="7E042C94" w14:textId="77777777" w:rsidR="00000000" w:rsidRDefault="007C71EE">
      <w:pPr>
        <w:pStyle w:val="a"/>
        <w:ind w:firstLine="0"/>
        <w:rPr>
          <w:rFonts w:hint="cs"/>
          <w:rtl/>
        </w:rPr>
      </w:pPr>
    </w:p>
    <w:p w14:paraId="012F37E9" w14:textId="77777777" w:rsidR="00000000" w:rsidRDefault="007C71EE">
      <w:pPr>
        <w:pStyle w:val="a"/>
        <w:ind w:firstLine="0"/>
        <w:rPr>
          <w:rFonts w:hint="cs"/>
          <w:rtl/>
        </w:rPr>
      </w:pPr>
      <w:r>
        <w:rPr>
          <w:rFonts w:hint="cs"/>
          <w:rtl/>
        </w:rPr>
        <w:tab/>
        <w:t>אנחנו עו</w:t>
      </w:r>
      <w:r>
        <w:rPr>
          <w:rFonts w:hint="cs"/>
          <w:rtl/>
        </w:rPr>
        <w:t xml:space="preserve">ברים להסתייגות של חבר הכנסת אלי ישי - קבוצת יצחק כהן. חבר הכנסת אלי ישי לא נמצא פה, קבוצת יצחק כהן נמצאת פה. מי בעד? </w:t>
      </w:r>
    </w:p>
    <w:p w14:paraId="0B8088CA" w14:textId="77777777" w:rsidR="00000000" w:rsidRDefault="007C71EE">
      <w:pPr>
        <w:pStyle w:val="a"/>
        <w:ind w:firstLine="0"/>
        <w:rPr>
          <w:rFonts w:hint="cs"/>
          <w:rtl/>
        </w:rPr>
      </w:pPr>
    </w:p>
    <w:p w14:paraId="5D0C6820" w14:textId="77777777" w:rsidR="00000000" w:rsidRDefault="007C71EE">
      <w:pPr>
        <w:pStyle w:val="ac"/>
        <w:rPr>
          <w:rtl/>
        </w:rPr>
      </w:pPr>
      <w:r>
        <w:rPr>
          <w:rFonts w:hint="eastAsia"/>
          <w:rtl/>
        </w:rPr>
        <w:t>יצחק</w:t>
      </w:r>
      <w:r>
        <w:rPr>
          <w:rtl/>
        </w:rPr>
        <w:t xml:space="preserve"> כהן (ש"ס):</w:t>
      </w:r>
    </w:p>
    <w:p w14:paraId="4003888D" w14:textId="77777777" w:rsidR="00000000" w:rsidRDefault="007C71EE">
      <w:pPr>
        <w:pStyle w:val="a"/>
        <w:rPr>
          <w:rFonts w:hint="cs"/>
          <w:rtl/>
        </w:rPr>
      </w:pPr>
    </w:p>
    <w:p w14:paraId="629A6130" w14:textId="77777777" w:rsidR="00000000" w:rsidRDefault="007C71EE">
      <w:pPr>
        <w:pStyle w:val="a"/>
        <w:rPr>
          <w:rFonts w:hint="cs"/>
          <w:rtl/>
        </w:rPr>
      </w:pPr>
      <w:r>
        <w:rPr>
          <w:rFonts w:hint="cs"/>
          <w:rtl/>
        </w:rPr>
        <w:t xml:space="preserve">הצבעה אלקטרונית? </w:t>
      </w:r>
    </w:p>
    <w:p w14:paraId="578F51B7" w14:textId="77777777" w:rsidR="00000000" w:rsidRDefault="007C71EE">
      <w:pPr>
        <w:pStyle w:val="ad"/>
        <w:rPr>
          <w:rFonts w:hint="cs"/>
          <w:rtl/>
        </w:rPr>
      </w:pPr>
    </w:p>
    <w:p w14:paraId="303ECD2C" w14:textId="77777777" w:rsidR="00000000" w:rsidRDefault="007C71EE">
      <w:pPr>
        <w:pStyle w:val="ad"/>
        <w:rPr>
          <w:rtl/>
        </w:rPr>
      </w:pPr>
      <w:r>
        <w:rPr>
          <w:rtl/>
        </w:rPr>
        <w:t>היו"ר ראובן ריבלין:</w:t>
      </w:r>
    </w:p>
    <w:p w14:paraId="7451D5D7" w14:textId="77777777" w:rsidR="00000000" w:rsidRDefault="007C71EE">
      <w:pPr>
        <w:pStyle w:val="a"/>
        <w:rPr>
          <w:rtl/>
        </w:rPr>
      </w:pPr>
    </w:p>
    <w:p w14:paraId="0285968A" w14:textId="77777777" w:rsidR="00000000" w:rsidRDefault="007C71EE">
      <w:pPr>
        <w:pStyle w:val="a"/>
        <w:rPr>
          <w:rFonts w:hint="cs"/>
          <w:rtl/>
        </w:rPr>
      </w:pPr>
      <w:r>
        <w:rPr>
          <w:rFonts w:hint="cs"/>
          <w:rtl/>
        </w:rPr>
        <w:t xml:space="preserve">לא, עדיין אין צורך. אם תהיה לי בעיה, מייד נקיים הצבעה אלקטרונית. </w:t>
      </w:r>
    </w:p>
    <w:p w14:paraId="59ECE24E" w14:textId="77777777" w:rsidR="00000000" w:rsidRDefault="007C71EE">
      <w:pPr>
        <w:pStyle w:val="a"/>
        <w:rPr>
          <w:rFonts w:hint="cs"/>
          <w:rtl/>
        </w:rPr>
      </w:pPr>
    </w:p>
    <w:p w14:paraId="6FB2B0B0" w14:textId="77777777" w:rsidR="00000000" w:rsidRDefault="007C71EE">
      <w:pPr>
        <w:pStyle w:val="a"/>
        <w:rPr>
          <w:rFonts w:hint="cs"/>
          <w:rtl/>
        </w:rPr>
      </w:pPr>
      <w:r>
        <w:rPr>
          <w:rFonts w:hint="cs"/>
          <w:rtl/>
        </w:rPr>
        <w:t>מי נגד? תודה.</w:t>
      </w:r>
      <w:r>
        <w:rPr>
          <w:rFonts w:hint="cs"/>
          <w:rtl/>
        </w:rPr>
        <w:t xml:space="preserve"> </w:t>
      </w:r>
    </w:p>
    <w:p w14:paraId="3531456D" w14:textId="77777777" w:rsidR="00000000" w:rsidRDefault="007C71EE">
      <w:pPr>
        <w:pStyle w:val="a"/>
        <w:rPr>
          <w:rFonts w:hint="cs"/>
          <w:rtl/>
        </w:rPr>
      </w:pPr>
    </w:p>
    <w:p w14:paraId="3E41393E" w14:textId="77777777" w:rsidR="00000000" w:rsidRDefault="007C71EE">
      <w:pPr>
        <w:pStyle w:val="a"/>
        <w:jc w:val="center"/>
        <w:rPr>
          <w:rFonts w:hint="cs"/>
          <w:b/>
          <w:bCs/>
          <w:rtl/>
        </w:rPr>
      </w:pPr>
      <w:r>
        <w:rPr>
          <w:rFonts w:hint="cs"/>
          <w:b/>
          <w:bCs/>
          <w:rtl/>
        </w:rPr>
        <w:t>הצבעה</w:t>
      </w:r>
    </w:p>
    <w:p w14:paraId="673DE6C6" w14:textId="77777777" w:rsidR="00000000" w:rsidRDefault="007C71EE">
      <w:pPr>
        <w:pStyle w:val="a"/>
        <w:jc w:val="center"/>
        <w:rPr>
          <w:rFonts w:hint="cs"/>
          <w:b/>
          <w:bCs/>
          <w:rtl/>
        </w:rPr>
      </w:pPr>
    </w:p>
    <w:p w14:paraId="4CCB1F4F" w14:textId="77777777" w:rsidR="00000000" w:rsidRDefault="007C71EE">
      <w:pPr>
        <w:pStyle w:val="a"/>
        <w:jc w:val="center"/>
        <w:rPr>
          <w:rFonts w:hint="cs"/>
          <w:rtl/>
        </w:rPr>
      </w:pPr>
      <w:r>
        <w:rPr>
          <w:rFonts w:hint="cs"/>
          <w:rtl/>
        </w:rPr>
        <w:t>ההסתייגות של קבוצת חבר הכנסת יצחק כהן לשם החוק לא נתקבלה.</w:t>
      </w:r>
    </w:p>
    <w:p w14:paraId="277CEA53" w14:textId="77777777" w:rsidR="00000000" w:rsidRDefault="007C71EE">
      <w:pPr>
        <w:pStyle w:val="ad"/>
        <w:rPr>
          <w:rtl/>
        </w:rPr>
      </w:pPr>
      <w:r>
        <w:rPr>
          <w:rtl/>
        </w:rPr>
        <w:t>היו"ר ראובן ריבלין:</w:t>
      </w:r>
    </w:p>
    <w:p w14:paraId="7E3636B5" w14:textId="77777777" w:rsidR="00000000" w:rsidRDefault="007C71EE">
      <w:pPr>
        <w:pStyle w:val="a"/>
        <w:rPr>
          <w:rtl/>
        </w:rPr>
      </w:pPr>
    </w:p>
    <w:p w14:paraId="00DDC5AE" w14:textId="77777777" w:rsidR="00000000" w:rsidRDefault="007C71EE">
      <w:pPr>
        <w:pStyle w:val="a"/>
        <w:rPr>
          <w:rFonts w:hint="cs"/>
          <w:rtl/>
        </w:rPr>
      </w:pPr>
      <w:r>
        <w:rPr>
          <w:rFonts w:hint="cs"/>
          <w:rtl/>
        </w:rPr>
        <w:t xml:space="preserve">לא התקבלה ההסתייגות של קבוצת כהן. </w:t>
      </w:r>
    </w:p>
    <w:p w14:paraId="56F54481" w14:textId="77777777" w:rsidR="00000000" w:rsidRDefault="007C71EE">
      <w:pPr>
        <w:pStyle w:val="a"/>
        <w:rPr>
          <w:rFonts w:hint="cs"/>
          <w:rtl/>
        </w:rPr>
      </w:pPr>
    </w:p>
    <w:p w14:paraId="1A51EDB8" w14:textId="77777777" w:rsidR="00000000" w:rsidRDefault="007C71EE">
      <w:pPr>
        <w:pStyle w:val="a"/>
        <w:rPr>
          <w:rFonts w:hint="cs"/>
          <w:rtl/>
        </w:rPr>
      </w:pPr>
      <w:r>
        <w:rPr>
          <w:rFonts w:hint="cs"/>
          <w:rtl/>
        </w:rPr>
        <w:t xml:space="preserve">חבר הכנסת ישראל אייכלר מסתייג. מי בעד? נא להוריד. מי נגד? נא להוריד. </w:t>
      </w:r>
    </w:p>
    <w:p w14:paraId="54197D84" w14:textId="77777777" w:rsidR="00000000" w:rsidRDefault="007C71EE">
      <w:pPr>
        <w:pStyle w:val="a"/>
        <w:rPr>
          <w:rFonts w:hint="cs"/>
          <w:rtl/>
        </w:rPr>
      </w:pPr>
    </w:p>
    <w:p w14:paraId="70F10A57" w14:textId="77777777" w:rsidR="00000000" w:rsidRDefault="007C71EE">
      <w:pPr>
        <w:pStyle w:val="a"/>
        <w:jc w:val="center"/>
        <w:rPr>
          <w:rFonts w:hint="cs"/>
          <w:b/>
          <w:bCs/>
          <w:rtl/>
        </w:rPr>
      </w:pPr>
      <w:r>
        <w:rPr>
          <w:rFonts w:hint="cs"/>
          <w:b/>
          <w:bCs/>
          <w:rtl/>
        </w:rPr>
        <w:t>הצבעה</w:t>
      </w:r>
    </w:p>
    <w:p w14:paraId="6A26A031" w14:textId="77777777" w:rsidR="00000000" w:rsidRDefault="007C71EE">
      <w:pPr>
        <w:pStyle w:val="a"/>
        <w:jc w:val="center"/>
        <w:rPr>
          <w:rFonts w:hint="cs"/>
          <w:b/>
          <w:bCs/>
          <w:rtl/>
        </w:rPr>
      </w:pPr>
    </w:p>
    <w:p w14:paraId="66DC69EA" w14:textId="77777777" w:rsidR="00000000" w:rsidRDefault="007C71EE">
      <w:pPr>
        <w:pStyle w:val="a"/>
        <w:jc w:val="center"/>
        <w:rPr>
          <w:rFonts w:hint="cs"/>
          <w:rtl/>
        </w:rPr>
      </w:pPr>
      <w:r>
        <w:rPr>
          <w:rFonts w:hint="cs"/>
          <w:rtl/>
        </w:rPr>
        <w:t>ההסתייגות של חבר הכנסת ישראל אייכלר לשם החוק לא נתקבל</w:t>
      </w:r>
      <w:r>
        <w:rPr>
          <w:rFonts w:hint="cs"/>
          <w:rtl/>
        </w:rPr>
        <w:t xml:space="preserve">ה. </w:t>
      </w:r>
    </w:p>
    <w:p w14:paraId="30D8285A" w14:textId="77777777" w:rsidR="00000000" w:rsidRDefault="007C71EE">
      <w:pPr>
        <w:pStyle w:val="a"/>
        <w:jc w:val="center"/>
        <w:rPr>
          <w:rFonts w:hint="cs"/>
          <w:rtl/>
        </w:rPr>
      </w:pPr>
    </w:p>
    <w:p w14:paraId="6F90BF36" w14:textId="77777777" w:rsidR="00000000" w:rsidRDefault="007C71EE">
      <w:pPr>
        <w:pStyle w:val="ad"/>
        <w:rPr>
          <w:rtl/>
        </w:rPr>
      </w:pPr>
      <w:r>
        <w:rPr>
          <w:rtl/>
        </w:rPr>
        <w:t>היו"ר ראובן ריבלין:</w:t>
      </w:r>
    </w:p>
    <w:p w14:paraId="1F047580" w14:textId="77777777" w:rsidR="00000000" w:rsidRDefault="007C71EE">
      <w:pPr>
        <w:pStyle w:val="a"/>
        <w:rPr>
          <w:rtl/>
        </w:rPr>
      </w:pPr>
    </w:p>
    <w:p w14:paraId="091C8526" w14:textId="77777777" w:rsidR="00000000" w:rsidRDefault="007C71EE">
      <w:pPr>
        <w:pStyle w:val="a"/>
        <w:rPr>
          <w:rFonts w:hint="cs"/>
          <w:rtl/>
        </w:rPr>
      </w:pPr>
      <w:r>
        <w:rPr>
          <w:rFonts w:hint="cs"/>
          <w:rtl/>
        </w:rPr>
        <w:t xml:space="preserve">ההסתייגות של חבר הכנסת אייכלר לא נתקבלה. </w:t>
      </w:r>
    </w:p>
    <w:p w14:paraId="262CA785" w14:textId="77777777" w:rsidR="00000000" w:rsidRDefault="007C71EE">
      <w:pPr>
        <w:pStyle w:val="a"/>
        <w:rPr>
          <w:rFonts w:hint="cs"/>
          <w:rtl/>
        </w:rPr>
      </w:pPr>
    </w:p>
    <w:p w14:paraId="1A23734F" w14:textId="77777777" w:rsidR="00000000" w:rsidRDefault="007C71EE">
      <w:pPr>
        <w:pStyle w:val="a"/>
        <w:rPr>
          <w:rFonts w:hint="cs"/>
          <w:rtl/>
        </w:rPr>
      </w:pPr>
      <w:r>
        <w:rPr>
          <w:rFonts w:hint="cs"/>
          <w:rtl/>
        </w:rPr>
        <w:t xml:space="preserve">חברי הכנסת רצאבי, מסירים? </w:t>
      </w:r>
    </w:p>
    <w:p w14:paraId="5D0B56F1" w14:textId="77777777" w:rsidR="00000000" w:rsidRDefault="007C71EE">
      <w:pPr>
        <w:pStyle w:val="a"/>
        <w:ind w:firstLine="0"/>
        <w:rPr>
          <w:rFonts w:hint="cs"/>
          <w:rtl/>
        </w:rPr>
      </w:pPr>
    </w:p>
    <w:p w14:paraId="17135310" w14:textId="77777777" w:rsidR="00000000" w:rsidRDefault="007C71EE">
      <w:pPr>
        <w:pStyle w:val="ac"/>
        <w:rPr>
          <w:rtl/>
        </w:rPr>
      </w:pPr>
      <w:r>
        <w:rPr>
          <w:rFonts w:hint="eastAsia"/>
          <w:rtl/>
        </w:rPr>
        <w:t>אהוד</w:t>
      </w:r>
      <w:r>
        <w:rPr>
          <w:rtl/>
        </w:rPr>
        <w:t xml:space="preserve"> רצאבי (שינוי):</w:t>
      </w:r>
    </w:p>
    <w:p w14:paraId="5B665BC9" w14:textId="77777777" w:rsidR="00000000" w:rsidRDefault="007C71EE">
      <w:pPr>
        <w:pStyle w:val="a"/>
        <w:rPr>
          <w:rFonts w:hint="cs"/>
          <w:rtl/>
        </w:rPr>
      </w:pPr>
    </w:p>
    <w:p w14:paraId="00DC1919" w14:textId="77777777" w:rsidR="00000000" w:rsidRDefault="007C71EE">
      <w:pPr>
        <w:pStyle w:val="a"/>
        <w:rPr>
          <w:rFonts w:hint="cs"/>
          <w:rtl/>
        </w:rPr>
      </w:pPr>
      <w:r>
        <w:rPr>
          <w:rFonts w:hint="cs"/>
          <w:rtl/>
        </w:rPr>
        <w:t xml:space="preserve">מסירים. </w:t>
      </w:r>
    </w:p>
    <w:p w14:paraId="16BB76DA" w14:textId="77777777" w:rsidR="00000000" w:rsidRDefault="007C71EE">
      <w:pPr>
        <w:pStyle w:val="a"/>
        <w:ind w:firstLine="0"/>
        <w:rPr>
          <w:rFonts w:hint="cs"/>
          <w:rtl/>
        </w:rPr>
      </w:pPr>
    </w:p>
    <w:p w14:paraId="30CB4777" w14:textId="77777777" w:rsidR="00000000" w:rsidRDefault="007C71EE">
      <w:pPr>
        <w:pStyle w:val="ad"/>
        <w:rPr>
          <w:rtl/>
        </w:rPr>
      </w:pPr>
      <w:r>
        <w:rPr>
          <w:rtl/>
        </w:rPr>
        <w:t>היו"ר ראובן ריבלין:</w:t>
      </w:r>
    </w:p>
    <w:p w14:paraId="01815D0A" w14:textId="77777777" w:rsidR="00000000" w:rsidRDefault="007C71EE">
      <w:pPr>
        <w:pStyle w:val="a"/>
        <w:rPr>
          <w:rtl/>
        </w:rPr>
      </w:pPr>
    </w:p>
    <w:p w14:paraId="5ADAF853" w14:textId="77777777" w:rsidR="00000000" w:rsidRDefault="007C71EE">
      <w:pPr>
        <w:pStyle w:val="a"/>
        <w:rPr>
          <w:rFonts w:hint="cs"/>
          <w:rtl/>
        </w:rPr>
      </w:pPr>
      <w:r>
        <w:rPr>
          <w:rFonts w:hint="cs"/>
          <w:rtl/>
        </w:rPr>
        <w:t xml:space="preserve">תודה רבה. </w:t>
      </w:r>
    </w:p>
    <w:p w14:paraId="1D756661" w14:textId="77777777" w:rsidR="00000000" w:rsidRDefault="007C71EE">
      <w:pPr>
        <w:pStyle w:val="a"/>
        <w:ind w:firstLine="0"/>
        <w:rPr>
          <w:rFonts w:hint="cs"/>
          <w:rtl/>
        </w:rPr>
      </w:pPr>
    </w:p>
    <w:p w14:paraId="3BE552E2" w14:textId="77777777" w:rsidR="00000000" w:rsidRDefault="007C71EE">
      <w:pPr>
        <w:pStyle w:val="ac"/>
        <w:rPr>
          <w:rtl/>
        </w:rPr>
      </w:pPr>
      <w:r>
        <w:rPr>
          <w:rFonts w:hint="eastAsia"/>
          <w:rtl/>
        </w:rPr>
        <w:t>חיים</w:t>
      </w:r>
      <w:r>
        <w:rPr>
          <w:rtl/>
        </w:rPr>
        <w:t xml:space="preserve"> אורון (מרצ):</w:t>
      </w:r>
    </w:p>
    <w:p w14:paraId="67A9720E" w14:textId="77777777" w:rsidR="00000000" w:rsidRDefault="007C71EE">
      <w:pPr>
        <w:pStyle w:val="a"/>
        <w:rPr>
          <w:rFonts w:hint="cs"/>
          <w:rtl/>
        </w:rPr>
      </w:pPr>
    </w:p>
    <w:p w14:paraId="6A8967A3" w14:textId="77777777" w:rsidR="00000000" w:rsidRDefault="007C71EE">
      <w:pPr>
        <w:pStyle w:val="a"/>
        <w:rPr>
          <w:rFonts w:hint="cs"/>
          <w:rtl/>
        </w:rPr>
      </w:pPr>
      <w:r>
        <w:rPr>
          <w:rFonts w:hint="cs"/>
          <w:rtl/>
        </w:rPr>
        <w:t xml:space="preserve">אין קואליציה, יש סיעות. </w:t>
      </w:r>
    </w:p>
    <w:p w14:paraId="3459CF47" w14:textId="77777777" w:rsidR="00000000" w:rsidRDefault="007C71EE">
      <w:pPr>
        <w:pStyle w:val="a"/>
        <w:ind w:firstLine="0"/>
        <w:rPr>
          <w:rFonts w:hint="cs"/>
          <w:rtl/>
        </w:rPr>
      </w:pPr>
    </w:p>
    <w:p w14:paraId="7471A251" w14:textId="77777777" w:rsidR="00000000" w:rsidRDefault="007C71EE">
      <w:pPr>
        <w:pStyle w:val="ad"/>
        <w:rPr>
          <w:rtl/>
        </w:rPr>
      </w:pPr>
      <w:r>
        <w:rPr>
          <w:rtl/>
        </w:rPr>
        <w:t>היו"ר ראובן ריבלין:</w:t>
      </w:r>
    </w:p>
    <w:p w14:paraId="466D0139" w14:textId="77777777" w:rsidR="00000000" w:rsidRDefault="007C71EE">
      <w:pPr>
        <w:pStyle w:val="a"/>
        <w:rPr>
          <w:rtl/>
        </w:rPr>
      </w:pPr>
    </w:p>
    <w:p w14:paraId="5ED4D507" w14:textId="77777777" w:rsidR="00000000" w:rsidRDefault="007C71EE">
      <w:pPr>
        <w:pStyle w:val="a"/>
        <w:rPr>
          <w:rFonts w:hint="cs"/>
          <w:rtl/>
        </w:rPr>
      </w:pPr>
      <w:r>
        <w:rPr>
          <w:rFonts w:hint="cs"/>
          <w:rtl/>
        </w:rPr>
        <w:t>חבר הכנסת רצאבי, האם אדוני מס</w:t>
      </w:r>
      <w:r>
        <w:rPr>
          <w:rFonts w:hint="cs"/>
          <w:rtl/>
        </w:rPr>
        <w:t xml:space="preserve">יר? </w:t>
      </w:r>
    </w:p>
    <w:p w14:paraId="25FD47E9" w14:textId="77777777" w:rsidR="00000000" w:rsidRDefault="007C71EE">
      <w:pPr>
        <w:pStyle w:val="a"/>
        <w:ind w:firstLine="0"/>
        <w:rPr>
          <w:rFonts w:hint="cs"/>
          <w:rtl/>
        </w:rPr>
      </w:pPr>
    </w:p>
    <w:p w14:paraId="00BC6B5F" w14:textId="77777777" w:rsidR="00000000" w:rsidRDefault="007C71EE">
      <w:pPr>
        <w:pStyle w:val="ac"/>
        <w:rPr>
          <w:rtl/>
        </w:rPr>
      </w:pPr>
      <w:r>
        <w:rPr>
          <w:rFonts w:hint="eastAsia"/>
          <w:rtl/>
        </w:rPr>
        <w:t>אהוד</w:t>
      </w:r>
      <w:r>
        <w:rPr>
          <w:rtl/>
        </w:rPr>
        <w:t xml:space="preserve"> רצאבי (שינוי):</w:t>
      </w:r>
    </w:p>
    <w:p w14:paraId="576FD80D" w14:textId="77777777" w:rsidR="00000000" w:rsidRDefault="007C71EE">
      <w:pPr>
        <w:pStyle w:val="a"/>
        <w:rPr>
          <w:rFonts w:hint="cs"/>
          <w:rtl/>
        </w:rPr>
      </w:pPr>
    </w:p>
    <w:p w14:paraId="78C061EE" w14:textId="77777777" w:rsidR="00000000" w:rsidRDefault="007C71EE">
      <w:pPr>
        <w:pStyle w:val="a"/>
        <w:rPr>
          <w:rFonts w:hint="cs"/>
          <w:rtl/>
        </w:rPr>
      </w:pPr>
      <w:r>
        <w:rPr>
          <w:rFonts w:hint="cs"/>
          <w:rtl/>
        </w:rPr>
        <w:t xml:space="preserve">מסיר. </w:t>
      </w:r>
    </w:p>
    <w:p w14:paraId="0779F2C2" w14:textId="77777777" w:rsidR="00000000" w:rsidRDefault="007C71EE">
      <w:pPr>
        <w:pStyle w:val="a"/>
        <w:ind w:firstLine="0"/>
        <w:rPr>
          <w:rFonts w:hint="cs"/>
          <w:rtl/>
        </w:rPr>
      </w:pPr>
    </w:p>
    <w:p w14:paraId="6C62A35D" w14:textId="77777777" w:rsidR="00000000" w:rsidRDefault="007C71EE">
      <w:pPr>
        <w:pStyle w:val="ad"/>
        <w:rPr>
          <w:rtl/>
        </w:rPr>
      </w:pPr>
      <w:r>
        <w:rPr>
          <w:rtl/>
        </w:rPr>
        <w:t>היו"ר ראובן ריבלין:</w:t>
      </w:r>
    </w:p>
    <w:p w14:paraId="1F220B0B" w14:textId="77777777" w:rsidR="00000000" w:rsidRDefault="007C71EE">
      <w:pPr>
        <w:pStyle w:val="a"/>
        <w:rPr>
          <w:rtl/>
        </w:rPr>
      </w:pPr>
    </w:p>
    <w:p w14:paraId="780E59F8" w14:textId="77777777" w:rsidR="00000000" w:rsidRDefault="007C71EE">
      <w:pPr>
        <w:pStyle w:val="a"/>
        <w:rPr>
          <w:rFonts w:hint="cs"/>
          <w:rtl/>
        </w:rPr>
      </w:pPr>
      <w:r>
        <w:rPr>
          <w:rFonts w:hint="cs"/>
          <w:rtl/>
        </w:rPr>
        <w:t xml:space="preserve">יפה. שלגי מסיר? </w:t>
      </w:r>
    </w:p>
    <w:p w14:paraId="599E690B" w14:textId="77777777" w:rsidR="00000000" w:rsidRDefault="007C71EE">
      <w:pPr>
        <w:pStyle w:val="a"/>
        <w:ind w:firstLine="0"/>
        <w:rPr>
          <w:rFonts w:hint="cs"/>
          <w:rtl/>
        </w:rPr>
      </w:pPr>
    </w:p>
    <w:p w14:paraId="2D309ED8" w14:textId="77777777" w:rsidR="00000000" w:rsidRDefault="007C71EE">
      <w:pPr>
        <w:pStyle w:val="a"/>
        <w:ind w:firstLine="0"/>
        <w:rPr>
          <w:rFonts w:hint="cs"/>
          <w:rtl/>
        </w:rPr>
      </w:pPr>
      <w:r>
        <w:rPr>
          <w:rFonts w:hint="cs"/>
          <w:rtl/>
        </w:rPr>
        <w:tab/>
        <w:t xml:space="preserve">נא להוציא אותם. נא להוציא אותם מייד. מי זה? נא לבדוק מי הכניס אותם לכנסת. קצין הכנסת, נא לבדוק, אורחים של מי הם? </w:t>
      </w:r>
    </w:p>
    <w:p w14:paraId="3D4A81C3" w14:textId="77777777" w:rsidR="00000000" w:rsidRDefault="007C71EE">
      <w:pPr>
        <w:pStyle w:val="a"/>
        <w:ind w:firstLine="0"/>
        <w:rPr>
          <w:rFonts w:hint="cs"/>
          <w:rtl/>
        </w:rPr>
      </w:pPr>
    </w:p>
    <w:p w14:paraId="6E60DFA4" w14:textId="77777777" w:rsidR="00000000" w:rsidRDefault="007C71EE">
      <w:pPr>
        <w:pStyle w:val="ac"/>
        <w:rPr>
          <w:rtl/>
        </w:rPr>
      </w:pPr>
      <w:r>
        <w:rPr>
          <w:rFonts w:hint="eastAsia"/>
          <w:rtl/>
        </w:rPr>
        <w:t>אלי</w:t>
      </w:r>
      <w:r>
        <w:rPr>
          <w:rtl/>
        </w:rPr>
        <w:t xml:space="preserve"> אפללו (הליכוד):</w:t>
      </w:r>
    </w:p>
    <w:p w14:paraId="15709390" w14:textId="77777777" w:rsidR="00000000" w:rsidRDefault="007C71EE">
      <w:pPr>
        <w:pStyle w:val="a"/>
        <w:rPr>
          <w:rFonts w:hint="cs"/>
          <w:rtl/>
        </w:rPr>
      </w:pPr>
    </w:p>
    <w:p w14:paraId="1AD9ADE4" w14:textId="77777777" w:rsidR="00000000" w:rsidRDefault="007C71EE">
      <w:pPr>
        <w:pStyle w:val="a"/>
        <w:rPr>
          <w:rFonts w:hint="cs"/>
          <w:rtl/>
        </w:rPr>
      </w:pPr>
      <w:r>
        <w:rPr>
          <w:rFonts w:hint="cs"/>
          <w:rtl/>
        </w:rPr>
        <w:t xml:space="preserve">אורחים של מפלגת העבודה. </w:t>
      </w:r>
    </w:p>
    <w:p w14:paraId="2BF0CE9C" w14:textId="77777777" w:rsidR="00000000" w:rsidRDefault="007C71EE">
      <w:pPr>
        <w:pStyle w:val="a"/>
        <w:ind w:firstLine="0"/>
        <w:rPr>
          <w:rFonts w:hint="cs"/>
          <w:rtl/>
        </w:rPr>
      </w:pPr>
    </w:p>
    <w:p w14:paraId="5032F4C9" w14:textId="77777777" w:rsidR="00000000" w:rsidRDefault="007C71EE">
      <w:pPr>
        <w:pStyle w:val="ac"/>
        <w:rPr>
          <w:rtl/>
        </w:rPr>
      </w:pPr>
      <w:r>
        <w:rPr>
          <w:rFonts w:hint="eastAsia"/>
          <w:rtl/>
        </w:rPr>
        <w:t>איתן</w:t>
      </w:r>
      <w:r>
        <w:rPr>
          <w:rtl/>
        </w:rPr>
        <w:t xml:space="preserve"> כבל (העבודה-מי</w:t>
      </w:r>
      <w:r>
        <w:rPr>
          <w:rtl/>
        </w:rPr>
        <w:t>מד):</w:t>
      </w:r>
    </w:p>
    <w:p w14:paraId="4DE5B31D" w14:textId="77777777" w:rsidR="00000000" w:rsidRDefault="007C71EE">
      <w:pPr>
        <w:pStyle w:val="a"/>
        <w:rPr>
          <w:rFonts w:hint="cs"/>
          <w:rtl/>
        </w:rPr>
      </w:pPr>
    </w:p>
    <w:p w14:paraId="00152F30" w14:textId="77777777" w:rsidR="00000000" w:rsidRDefault="007C71EE">
      <w:pPr>
        <w:pStyle w:val="a"/>
        <w:rPr>
          <w:rFonts w:hint="cs"/>
          <w:rtl/>
        </w:rPr>
      </w:pPr>
      <w:r>
        <w:rPr>
          <w:rFonts w:hint="cs"/>
          <w:rtl/>
        </w:rPr>
        <w:t xml:space="preserve">אז מה.  מה קרה. </w:t>
      </w:r>
    </w:p>
    <w:p w14:paraId="47BFFB23" w14:textId="77777777" w:rsidR="00000000" w:rsidRDefault="007C71EE">
      <w:pPr>
        <w:pStyle w:val="ac"/>
        <w:rPr>
          <w:rFonts w:hint="cs"/>
          <w:b w:val="0"/>
          <w:bCs w:val="0"/>
          <w:u w:val="none"/>
          <w:rtl/>
        </w:rPr>
      </w:pPr>
    </w:p>
    <w:p w14:paraId="2B12381F" w14:textId="77777777" w:rsidR="00000000" w:rsidRDefault="007C71EE">
      <w:pPr>
        <w:pStyle w:val="ac"/>
        <w:rPr>
          <w:rtl/>
        </w:rPr>
      </w:pPr>
      <w:r>
        <w:rPr>
          <w:rFonts w:hint="eastAsia"/>
          <w:rtl/>
        </w:rPr>
        <w:t>רוני</w:t>
      </w:r>
      <w:r>
        <w:rPr>
          <w:rtl/>
        </w:rPr>
        <w:t xml:space="preserve"> בר-און (הליכוד):</w:t>
      </w:r>
    </w:p>
    <w:p w14:paraId="74FFCC88" w14:textId="77777777" w:rsidR="00000000" w:rsidRDefault="007C71EE">
      <w:pPr>
        <w:pStyle w:val="a"/>
        <w:rPr>
          <w:rFonts w:hint="cs"/>
          <w:rtl/>
        </w:rPr>
      </w:pPr>
    </w:p>
    <w:p w14:paraId="1456845B" w14:textId="77777777" w:rsidR="00000000" w:rsidRDefault="007C71EE">
      <w:pPr>
        <w:pStyle w:val="a"/>
        <w:rPr>
          <w:rFonts w:hint="cs"/>
          <w:rtl/>
        </w:rPr>
      </w:pPr>
      <w:r>
        <w:rPr>
          <w:rFonts w:hint="cs"/>
          <w:rtl/>
        </w:rPr>
        <w:t xml:space="preserve">תתביישו לכם. </w:t>
      </w:r>
    </w:p>
    <w:p w14:paraId="56204FC7" w14:textId="77777777" w:rsidR="00000000" w:rsidRDefault="007C71EE">
      <w:pPr>
        <w:pStyle w:val="a"/>
        <w:ind w:firstLine="0"/>
        <w:rPr>
          <w:rFonts w:hint="cs"/>
          <w:rtl/>
        </w:rPr>
      </w:pPr>
    </w:p>
    <w:p w14:paraId="30A17264" w14:textId="77777777" w:rsidR="00000000" w:rsidRDefault="007C71EE">
      <w:pPr>
        <w:pStyle w:val="ad"/>
        <w:rPr>
          <w:rtl/>
        </w:rPr>
      </w:pPr>
      <w:r>
        <w:rPr>
          <w:rtl/>
        </w:rPr>
        <w:t>היו"ר ראובן ריבלין:</w:t>
      </w:r>
    </w:p>
    <w:p w14:paraId="3CAE2BCA" w14:textId="77777777" w:rsidR="00000000" w:rsidRDefault="007C71EE">
      <w:pPr>
        <w:pStyle w:val="a"/>
        <w:rPr>
          <w:rtl/>
        </w:rPr>
      </w:pPr>
    </w:p>
    <w:p w14:paraId="00D2A679" w14:textId="77777777" w:rsidR="00000000" w:rsidRDefault="007C71EE">
      <w:pPr>
        <w:pStyle w:val="a"/>
        <w:rPr>
          <w:rFonts w:hint="cs"/>
          <w:rtl/>
        </w:rPr>
      </w:pPr>
      <w:r>
        <w:rPr>
          <w:rFonts w:hint="cs"/>
          <w:rtl/>
        </w:rPr>
        <w:t xml:space="preserve">אני מבקש. רבותי, נא לשבת. אני מבקש לברר מי חבר הכנסת שהם אורחיו. אדוני מזכיר הכנסת, נא לבקש מקצין הכנסת לברר מי הם המזמינים מבין חברי הכנסת. תודה רבה. </w:t>
      </w:r>
    </w:p>
    <w:p w14:paraId="2C492B60" w14:textId="77777777" w:rsidR="00000000" w:rsidRDefault="007C71EE">
      <w:pPr>
        <w:pStyle w:val="a"/>
        <w:rPr>
          <w:rFonts w:hint="cs"/>
          <w:rtl/>
        </w:rPr>
      </w:pPr>
    </w:p>
    <w:p w14:paraId="0E11DD4B" w14:textId="77777777" w:rsidR="00000000" w:rsidRDefault="007C71EE">
      <w:pPr>
        <w:pStyle w:val="a"/>
        <w:rPr>
          <w:rFonts w:hint="cs"/>
          <w:rtl/>
        </w:rPr>
      </w:pPr>
      <w:r>
        <w:rPr>
          <w:rFonts w:hint="cs"/>
          <w:rtl/>
        </w:rPr>
        <w:t>רבותי חברי הכנסת, נא</w:t>
      </w:r>
      <w:r>
        <w:rPr>
          <w:rFonts w:hint="cs"/>
          <w:rtl/>
        </w:rPr>
        <w:t xml:space="preserve"> לשבת, אנחנו עוברים להצבעה אלקטרונית. אנחנו מצביעים על שם החוק. שם החוק, רבותי - מי בעד, מי נגד, כהצעת הוועדה. נא להצביע. </w:t>
      </w:r>
    </w:p>
    <w:p w14:paraId="5E6335F0" w14:textId="77777777" w:rsidR="00000000" w:rsidRDefault="007C71EE">
      <w:pPr>
        <w:pStyle w:val="a"/>
        <w:rPr>
          <w:rFonts w:hint="cs"/>
          <w:rtl/>
        </w:rPr>
      </w:pPr>
    </w:p>
    <w:p w14:paraId="1F19166A" w14:textId="77777777" w:rsidR="00000000" w:rsidRDefault="007C71EE">
      <w:pPr>
        <w:pStyle w:val="a"/>
        <w:jc w:val="center"/>
        <w:rPr>
          <w:rFonts w:hint="cs"/>
          <w:b/>
          <w:bCs/>
          <w:rtl/>
        </w:rPr>
      </w:pPr>
      <w:r>
        <w:rPr>
          <w:rFonts w:hint="cs"/>
          <w:b/>
          <w:bCs/>
          <w:rtl/>
        </w:rPr>
        <w:t>הצבעה מס' 7</w:t>
      </w:r>
    </w:p>
    <w:p w14:paraId="207D909D" w14:textId="77777777" w:rsidR="00000000" w:rsidRDefault="007C71EE">
      <w:pPr>
        <w:pStyle w:val="a"/>
        <w:jc w:val="center"/>
        <w:rPr>
          <w:rFonts w:hint="cs"/>
          <w:b/>
          <w:bCs/>
          <w:rtl/>
        </w:rPr>
      </w:pPr>
    </w:p>
    <w:p w14:paraId="0C21A20B" w14:textId="77777777" w:rsidR="00000000" w:rsidRDefault="007C71EE">
      <w:pPr>
        <w:pStyle w:val="a"/>
        <w:jc w:val="center"/>
        <w:rPr>
          <w:rFonts w:hint="cs"/>
          <w:rtl/>
        </w:rPr>
      </w:pPr>
      <w:r>
        <w:rPr>
          <w:rFonts w:hint="cs"/>
          <w:rtl/>
        </w:rPr>
        <w:t>בעד שם החוק, כהצעת הוועדה - 55</w:t>
      </w:r>
    </w:p>
    <w:p w14:paraId="01522CA8" w14:textId="77777777" w:rsidR="00000000" w:rsidRDefault="007C71EE">
      <w:pPr>
        <w:pStyle w:val="a"/>
        <w:jc w:val="center"/>
        <w:rPr>
          <w:rFonts w:hint="cs"/>
          <w:rtl/>
        </w:rPr>
      </w:pPr>
      <w:r>
        <w:rPr>
          <w:rFonts w:hint="cs"/>
          <w:rtl/>
        </w:rPr>
        <w:t>נגד - 48</w:t>
      </w:r>
    </w:p>
    <w:p w14:paraId="4887E666" w14:textId="77777777" w:rsidR="00000000" w:rsidRDefault="007C71EE">
      <w:pPr>
        <w:pStyle w:val="a"/>
        <w:jc w:val="center"/>
        <w:rPr>
          <w:rFonts w:hint="cs"/>
          <w:rtl/>
        </w:rPr>
      </w:pPr>
      <w:r>
        <w:rPr>
          <w:rFonts w:hint="cs"/>
          <w:rtl/>
        </w:rPr>
        <w:t>נמנעים - 1</w:t>
      </w:r>
    </w:p>
    <w:p w14:paraId="209EA7D5" w14:textId="77777777" w:rsidR="00000000" w:rsidRDefault="007C71EE">
      <w:pPr>
        <w:pStyle w:val="a"/>
        <w:jc w:val="center"/>
        <w:rPr>
          <w:rFonts w:hint="cs"/>
          <w:rtl/>
        </w:rPr>
      </w:pPr>
      <w:r>
        <w:rPr>
          <w:rFonts w:hint="cs"/>
          <w:rtl/>
        </w:rPr>
        <w:t xml:space="preserve">שם החוק, כהצעת הוועדה, נתקבל. </w:t>
      </w:r>
    </w:p>
    <w:p w14:paraId="01994DFB" w14:textId="77777777" w:rsidR="00000000" w:rsidRDefault="007C71EE">
      <w:pPr>
        <w:pStyle w:val="a"/>
        <w:jc w:val="center"/>
        <w:rPr>
          <w:rFonts w:hint="cs"/>
          <w:rtl/>
        </w:rPr>
      </w:pPr>
    </w:p>
    <w:p w14:paraId="7151411D" w14:textId="77777777" w:rsidR="00000000" w:rsidRDefault="007C71EE">
      <w:pPr>
        <w:pStyle w:val="ad"/>
        <w:rPr>
          <w:rtl/>
        </w:rPr>
      </w:pPr>
      <w:r>
        <w:rPr>
          <w:rtl/>
        </w:rPr>
        <w:t>היו"ר ראובן ריבלין:</w:t>
      </w:r>
    </w:p>
    <w:p w14:paraId="553BF8CF" w14:textId="77777777" w:rsidR="00000000" w:rsidRDefault="007C71EE">
      <w:pPr>
        <w:pStyle w:val="a"/>
        <w:rPr>
          <w:rtl/>
        </w:rPr>
      </w:pPr>
    </w:p>
    <w:p w14:paraId="78C50B91" w14:textId="77777777" w:rsidR="00000000" w:rsidRDefault="007C71EE">
      <w:pPr>
        <w:pStyle w:val="a"/>
        <w:rPr>
          <w:rFonts w:hint="cs"/>
          <w:rtl/>
        </w:rPr>
      </w:pPr>
      <w:r>
        <w:rPr>
          <w:rFonts w:hint="cs"/>
          <w:rtl/>
        </w:rPr>
        <w:t>55 בעד, אדוני י</w:t>
      </w:r>
      <w:r>
        <w:rPr>
          <w:rFonts w:hint="cs"/>
          <w:rtl/>
        </w:rPr>
        <w:t xml:space="preserve">ושב-ראש הקואליציה, 48 נגד,  נמנע אחד, שם החוק נתקבל.  </w:t>
      </w:r>
    </w:p>
    <w:p w14:paraId="3A59A8DF" w14:textId="77777777" w:rsidR="00000000" w:rsidRDefault="007C71EE">
      <w:pPr>
        <w:pStyle w:val="a"/>
        <w:rPr>
          <w:rFonts w:hint="cs"/>
          <w:rtl/>
        </w:rPr>
      </w:pPr>
    </w:p>
    <w:p w14:paraId="1CB03BC5" w14:textId="77777777" w:rsidR="00000000" w:rsidRDefault="007C71EE">
      <w:pPr>
        <w:pStyle w:val="a"/>
        <w:rPr>
          <w:rFonts w:hint="cs"/>
          <w:rtl/>
        </w:rPr>
      </w:pPr>
      <w:r>
        <w:rPr>
          <w:rFonts w:hint="cs"/>
          <w:rtl/>
        </w:rPr>
        <w:t>בשבתי כאן אני מבין בדמוקרטיה, מי שלא נמצא על כיסאו, אני מודיע לכל חברי הכנסת, בין שהם שרים, סגני שרים, יושבי-ראש ועדה או חברי כנסת מן המניין, מי שלא ישב במקומו, לא יבקש להוסיף את הצבעתו. ההצבעה שתיקבע</w:t>
      </w:r>
      <w:r>
        <w:rPr>
          <w:rFonts w:hint="cs"/>
          <w:rtl/>
        </w:rPr>
        <w:t xml:space="preserve"> היא רק זו שהלוח יראה, אלא אם כן תהיה טעות בלוח ההצבעה. שם החוק התקבל באישורם של 55 חברי הכנסת, נגד - 48. </w:t>
      </w:r>
    </w:p>
    <w:p w14:paraId="2FF1B65B" w14:textId="77777777" w:rsidR="00000000" w:rsidRDefault="007C71EE">
      <w:pPr>
        <w:pStyle w:val="a"/>
        <w:ind w:firstLine="0"/>
        <w:rPr>
          <w:rFonts w:hint="cs"/>
          <w:rtl/>
        </w:rPr>
      </w:pPr>
    </w:p>
    <w:p w14:paraId="66ED86F7" w14:textId="77777777" w:rsidR="00000000" w:rsidRDefault="007C71EE">
      <w:pPr>
        <w:pStyle w:val="ac"/>
        <w:rPr>
          <w:rtl/>
        </w:rPr>
      </w:pPr>
      <w:r>
        <w:rPr>
          <w:rFonts w:hint="eastAsia"/>
          <w:rtl/>
        </w:rPr>
        <w:t>זהבה</w:t>
      </w:r>
      <w:r>
        <w:rPr>
          <w:rtl/>
        </w:rPr>
        <w:t xml:space="preserve"> גלאון (מרצ):</w:t>
      </w:r>
    </w:p>
    <w:p w14:paraId="415F9DA1" w14:textId="77777777" w:rsidR="00000000" w:rsidRDefault="007C71EE">
      <w:pPr>
        <w:pStyle w:val="a"/>
        <w:rPr>
          <w:rFonts w:hint="cs"/>
          <w:rtl/>
        </w:rPr>
      </w:pPr>
    </w:p>
    <w:p w14:paraId="0C2EF28C" w14:textId="77777777" w:rsidR="00000000" w:rsidRDefault="007C71EE">
      <w:pPr>
        <w:pStyle w:val="a"/>
        <w:rPr>
          <w:rFonts w:hint="cs"/>
          <w:rtl/>
        </w:rPr>
      </w:pPr>
      <w:r>
        <w:rPr>
          <w:rFonts w:hint="cs"/>
          <w:rtl/>
        </w:rPr>
        <w:t xml:space="preserve">היתה הצבעה כאשר ההסתייגות של רצאבי הוסרה. </w:t>
      </w:r>
    </w:p>
    <w:p w14:paraId="001B9C29" w14:textId="77777777" w:rsidR="00000000" w:rsidRDefault="007C71EE">
      <w:pPr>
        <w:pStyle w:val="a"/>
        <w:ind w:firstLine="0"/>
        <w:rPr>
          <w:rFonts w:hint="cs"/>
          <w:rtl/>
        </w:rPr>
      </w:pPr>
    </w:p>
    <w:p w14:paraId="3E428652" w14:textId="77777777" w:rsidR="00000000" w:rsidRDefault="007C71EE">
      <w:pPr>
        <w:pStyle w:val="ad"/>
        <w:rPr>
          <w:rtl/>
        </w:rPr>
      </w:pPr>
      <w:r>
        <w:rPr>
          <w:rtl/>
        </w:rPr>
        <w:t>היו"ר ראובן ריבלין:</w:t>
      </w:r>
    </w:p>
    <w:p w14:paraId="1927BED3" w14:textId="77777777" w:rsidR="00000000" w:rsidRDefault="007C71EE">
      <w:pPr>
        <w:pStyle w:val="a"/>
        <w:rPr>
          <w:rtl/>
        </w:rPr>
      </w:pPr>
    </w:p>
    <w:p w14:paraId="24D06E02" w14:textId="77777777" w:rsidR="00000000" w:rsidRDefault="007C71EE">
      <w:pPr>
        <w:pStyle w:val="a"/>
        <w:rPr>
          <w:rFonts w:hint="cs"/>
          <w:rtl/>
        </w:rPr>
      </w:pPr>
      <w:r>
        <w:rPr>
          <w:rFonts w:hint="cs"/>
          <w:rtl/>
        </w:rPr>
        <w:t>חברת הכנסת זהבה גלאון, את צודקת, אני פשוט טעיתי בגלל ההפרעה שהית</w:t>
      </w:r>
      <w:r>
        <w:rPr>
          <w:rFonts w:hint="cs"/>
          <w:rtl/>
        </w:rPr>
        <w:t xml:space="preserve">ה. אני מתנצל, אני מבטל את ההצבעה. רבותי חברי הכנסת המסתייגים, אם כל המסתייגים לא יודיעו לי על ביטול ההסתייגות בכתב ידם, יש כאן הסתייגות. רצאבי, מבטל? תודה. שלגי מבטל? </w:t>
      </w:r>
    </w:p>
    <w:p w14:paraId="6B1915E5" w14:textId="77777777" w:rsidR="00000000" w:rsidRDefault="007C71EE">
      <w:pPr>
        <w:pStyle w:val="a"/>
        <w:ind w:firstLine="0"/>
        <w:rPr>
          <w:rFonts w:hint="cs"/>
          <w:rtl/>
        </w:rPr>
      </w:pPr>
    </w:p>
    <w:p w14:paraId="3C69E3DC" w14:textId="77777777" w:rsidR="00000000" w:rsidRDefault="007C71EE">
      <w:pPr>
        <w:pStyle w:val="ac"/>
        <w:rPr>
          <w:rtl/>
        </w:rPr>
      </w:pPr>
    </w:p>
    <w:p w14:paraId="45573787" w14:textId="77777777" w:rsidR="00000000" w:rsidRDefault="007C71EE">
      <w:pPr>
        <w:pStyle w:val="ac"/>
        <w:rPr>
          <w:rtl/>
        </w:rPr>
      </w:pPr>
      <w:r>
        <w:rPr>
          <w:rFonts w:hint="eastAsia"/>
          <w:rtl/>
        </w:rPr>
        <w:t>אילן</w:t>
      </w:r>
      <w:r>
        <w:rPr>
          <w:rtl/>
        </w:rPr>
        <w:t xml:space="preserve"> שלגי (שינוי):</w:t>
      </w:r>
    </w:p>
    <w:p w14:paraId="3DFA1042" w14:textId="77777777" w:rsidR="00000000" w:rsidRDefault="007C71EE">
      <w:pPr>
        <w:pStyle w:val="a"/>
        <w:rPr>
          <w:rFonts w:hint="cs"/>
          <w:rtl/>
        </w:rPr>
      </w:pPr>
    </w:p>
    <w:p w14:paraId="3D4E8221" w14:textId="77777777" w:rsidR="00000000" w:rsidRDefault="007C71EE">
      <w:pPr>
        <w:pStyle w:val="a"/>
        <w:rPr>
          <w:rFonts w:hint="cs"/>
          <w:rtl/>
        </w:rPr>
      </w:pPr>
      <w:r>
        <w:rPr>
          <w:rFonts w:hint="cs"/>
          <w:rtl/>
        </w:rPr>
        <w:t xml:space="preserve">כן. </w:t>
      </w:r>
    </w:p>
    <w:p w14:paraId="07E2F0C7" w14:textId="77777777" w:rsidR="00000000" w:rsidRDefault="007C71EE">
      <w:pPr>
        <w:pStyle w:val="ad"/>
        <w:rPr>
          <w:rFonts w:hint="cs"/>
          <w:rtl/>
        </w:rPr>
      </w:pPr>
    </w:p>
    <w:p w14:paraId="283BAC08" w14:textId="77777777" w:rsidR="00000000" w:rsidRDefault="007C71EE">
      <w:pPr>
        <w:pStyle w:val="ad"/>
        <w:rPr>
          <w:rtl/>
        </w:rPr>
      </w:pPr>
      <w:r>
        <w:rPr>
          <w:rtl/>
        </w:rPr>
        <w:t>היו"ר ראובן ריבלין:</w:t>
      </w:r>
    </w:p>
    <w:p w14:paraId="1443690E" w14:textId="77777777" w:rsidR="00000000" w:rsidRDefault="007C71EE">
      <w:pPr>
        <w:pStyle w:val="a"/>
        <w:rPr>
          <w:rtl/>
        </w:rPr>
      </w:pPr>
    </w:p>
    <w:p w14:paraId="7921EFC3" w14:textId="77777777" w:rsidR="00000000" w:rsidRDefault="007C71EE">
      <w:pPr>
        <w:pStyle w:val="a"/>
        <w:rPr>
          <w:rFonts w:hint="cs"/>
          <w:rtl/>
        </w:rPr>
      </w:pPr>
      <w:r>
        <w:rPr>
          <w:rFonts w:hint="cs"/>
          <w:rtl/>
        </w:rPr>
        <w:t>תודה.  פולישוק מבטלת? תודה. רשף חן? תוד</w:t>
      </w:r>
      <w:r>
        <w:rPr>
          <w:rFonts w:hint="cs"/>
          <w:rtl/>
        </w:rPr>
        <w:t xml:space="preserve">ה. רוני בריזון? תודה. אתי לבני? תודה. אילן ליבוביץ? אינו נוכח. יגאל יאסינוב? תודה. אלי אפללו. </w:t>
      </w:r>
    </w:p>
    <w:p w14:paraId="25F7F617" w14:textId="77777777" w:rsidR="00000000" w:rsidRDefault="007C71EE">
      <w:pPr>
        <w:pStyle w:val="a"/>
        <w:ind w:firstLine="0"/>
        <w:rPr>
          <w:rFonts w:hint="cs"/>
          <w:rtl/>
        </w:rPr>
      </w:pPr>
    </w:p>
    <w:p w14:paraId="34A899B6" w14:textId="77777777" w:rsidR="00000000" w:rsidRDefault="007C71EE">
      <w:pPr>
        <w:pStyle w:val="ac"/>
        <w:rPr>
          <w:rtl/>
        </w:rPr>
      </w:pPr>
      <w:r>
        <w:rPr>
          <w:rFonts w:hint="eastAsia"/>
          <w:rtl/>
        </w:rPr>
        <w:t>אלי</w:t>
      </w:r>
      <w:r>
        <w:rPr>
          <w:rtl/>
        </w:rPr>
        <w:t xml:space="preserve"> אפללו (הליכוד):</w:t>
      </w:r>
    </w:p>
    <w:p w14:paraId="431DAE4A" w14:textId="77777777" w:rsidR="00000000" w:rsidRDefault="007C71EE">
      <w:pPr>
        <w:pStyle w:val="a"/>
        <w:rPr>
          <w:rFonts w:hint="cs"/>
          <w:rtl/>
        </w:rPr>
      </w:pPr>
    </w:p>
    <w:p w14:paraId="64B4182F" w14:textId="77777777" w:rsidR="00000000" w:rsidRDefault="007C71EE">
      <w:pPr>
        <w:pStyle w:val="a"/>
        <w:rPr>
          <w:rFonts w:hint="cs"/>
          <w:rtl/>
        </w:rPr>
      </w:pPr>
      <w:r>
        <w:rPr>
          <w:rFonts w:hint="cs"/>
          <w:rtl/>
        </w:rPr>
        <w:t xml:space="preserve">מבטל. </w:t>
      </w:r>
    </w:p>
    <w:p w14:paraId="6C10B1F7" w14:textId="77777777" w:rsidR="00000000" w:rsidRDefault="007C71EE">
      <w:pPr>
        <w:pStyle w:val="a"/>
        <w:ind w:firstLine="0"/>
        <w:rPr>
          <w:rFonts w:hint="cs"/>
          <w:rtl/>
        </w:rPr>
      </w:pPr>
    </w:p>
    <w:p w14:paraId="57884A57" w14:textId="77777777" w:rsidR="00000000" w:rsidRDefault="007C71EE">
      <w:pPr>
        <w:pStyle w:val="ad"/>
        <w:rPr>
          <w:rtl/>
        </w:rPr>
      </w:pPr>
      <w:r>
        <w:rPr>
          <w:rtl/>
        </w:rPr>
        <w:t>היו"ר ראובן ריבלין:</w:t>
      </w:r>
    </w:p>
    <w:p w14:paraId="2298BDF4" w14:textId="77777777" w:rsidR="00000000" w:rsidRDefault="007C71EE">
      <w:pPr>
        <w:pStyle w:val="a"/>
        <w:rPr>
          <w:rtl/>
        </w:rPr>
      </w:pPr>
    </w:p>
    <w:p w14:paraId="58BC0504" w14:textId="77777777" w:rsidR="00000000" w:rsidRDefault="007C71EE">
      <w:pPr>
        <w:pStyle w:val="a"/>
        <w:rPr>
          <w:rFonts w:hint="cs"/>
          <w:rtl/>
        </w:rPr>
      </w:pPr>
      <w:r>
        <w:rPr>
          <w:rFonts w:hint="cs"/>
          <w:rtl/>
        </w:rPr>
        <w:t xml:space="preserve">מגלי והבה? תודה. יחיאל חזן? תודה.  אברהם הירשזון? לאה נס, האם את מבטלת? </w:t>
      </w:r>
    </w:p>
    <w:p w14:paraId="40196051" w14:textId="77777777" w:rsidR="00000000" w:rsidRDefault="007C71EE">
      <w:pPr>
        <w:pStyle w:val="a"/>
        <w:ind w:firstLine="0"/>
        <w:rPr>
          <w:rFonts w:hint="cs"/>
          <w:rtl/>
        </w:rPr>
      </w:pPr>
    </w:p>
    <w:p w14:paraId="2890D28D" w14:textId="77777777" w:rsidR="00000000" w:rsidRDefault="007C71EE">
      <w:pPr>
        <w:pStyle w:val="ac"/>
        <w:rPr>
          <w:rtl/>
        </w:rPr>
      </w:pPr>
      <w:r>
        <w:rPr>
          <w:rFonts w:hint="eastAsia"/>
          <w:rtl/>
        </w:rPr>
        <w:t>לאה</w:t>
      </w:r>
      <w:r>
        <w:rPr>
          <w:rtl/>
        </w:rPr>
        <w:t xml:space="preserve"> נס (הליכוד):</w:t>
      </w:r>
    </w:p>
    <w:p w14:paraId="56EA3DDE" w14:textId="77777777" w:rsidR="00000000" w:rsidRDefault="007C71EE">
      <w:pPr>
        <w:pStyle w:val="a"/>
        <w:rPr>
          <w:rFonts w:hint="cs"/>
          <w:rtl/>
        </w:rPr>
      </w:pPr>
    </w:p>
    <w:p w14:paraId="735454E6" w14:textId="77777777" w:rsidR="00000000" w:rsidRDefault="007C71EE">
      <w:pPr>
        <w:pStyle w:val="a"/>
        <w:rPr>
          <w:rFonts w:hint="cs"/>
          <w:rtl/>
        </w:rPr>
      </w:pPr>
      <w:r>
        <w:rPr>
          <w:rFonts w:hint="cs"/>
          <w:rtl/>
        </w:rPr>
        <w:t xml:space="preserve">כן. </w:t>
      </w:r>
    </w:p>
    <w:p w14:paraId="0549E0F0" w14:textId="77777777" w:rsidR="00000000" w:rsidRDefault="007C71EE">
      <w:pPr>
        <w:pStyle w:val="a"/>
        <w:ind w:firstLine="0"/>
        <w:rPr>
          <w:rFonts w:hint="cs"/>
          <w:rtl/>
        </w:rPr>
      </w:pPr>
    </w:p>
    <w:p w14:paraId="7E470185" w14:textId="77777777" w:rsidR="00000000" w:rsidRDefault="007C71EE">
      <w:pPr>
        <w:pStyle w:val="ad"/>
        <w:rPr>
          <w:rtl/>
        </w:rPr>
      </w:pPr>
      <w:r>
        <w:rPr>
          <w:rtl/>
        </w:rPr>
        <w:t xml:space="preserve">היו"ר ראובן </w:t>
      </w:r>
      <w:r>
        <w:rPr>
          <w:rtl/>
        </w:rPr>
        <w:t>ריבלין:</w:t>
      </w:r>
    </w:p>
    <w:p w14:paraId="05123D36" w14:textId="77777777" w:rsidR="00000000" w:rsidRDefault="007C71EE">
      <w:pPr>
        <w:pStyle w:val="a"/>
        <w:rPr>
          <w:rtl/>
        </w:rPr>
      </w:pPr>
    </w:p>
    <w:p w14:paraId="27C2F7B1" w14:textId="77777777" w:rsidR="00000000" w:rsidRDefault="007C71EE">
      <w:pPr>
        <w:pStyle w:val="a"/>
        <w:rPr>
          <w:rFonts w:hint="cs"/>
          <w:rtl/>
        </w:rPr>
      </w:pPr>
      <w:r>
        <w:rPr>
          <w:rFonts w:hint="cs"/>
          <w:rtl/>
        </w:rPr>
        <w:t xml:space="preserve">תודה. חיים כץ? מסיר. איוב קרא? תודה. יורי שטרן? תודה. מיכאל נודלמן? תודה. אליעזר כהן. תודה. אריה אלדד - אינו נוכח. אורי אריאל? מסיר. שאול יהלום? תודה. ניסן סלומינסקי - אינו נוכח. גילה פינקלשטיין. מרינה סולודקין? </w:t>
      </w:r>
    </w:p>
    <w:p w14:paraId="7DA5082E" w14:textId="77777777" w:rsidR="00000000" w:rsidRDefault="007C71EE">
      <w:pPr>
        <w:pStyle w:val="a"/>
        <w:ind w:firstLine="0"/>
        <w:rPr>
          <w:rFonts w:hint="cs"/>
          <w:rtl/>
        </w:rPr>
      </w:pPr>
    </w:p>
    <w:p w14:paraId="3F37C678" w14:textId="77777777" w:rsidR="00000000" w:rsidRDefault="007C71EE">
      <w:pPr>
        <w:pStyle w:val="ac"/>
        <w:rPr>
          <w:rtl/>
        </w:rPr>
      </w:pPr>
      <w:r>
        <w:rPr>
          <w:rFonts w:hint="eastAsia"/>
          <w:rtl/>
        </w:rPr>
        <w:t>מרינה</w:t>
      </w:r>
      <w:r>
        <w:rPr>
          <w:rtl/>
        </w:rPr>
        <w:t xml:space="preserve"> סולודקין (הליכוד):</w:t>
      </w:r>
    </w:p>
    <w:p w14:paraId="59C5C9E0" w14:textId="77777777" w:rsidR="00000000" w:rsidRDefault="007C71EE">
      <w:pPr>
        <w:pStyle w:val="a"/>
        <w:rPr>
          <w:rFonts w:hint="cs"/>
          <w:rtl/>
        </w:rPr>
      </w:pPr>
    </w:p>
    <w:p w14:paraId="13DE7FE1" w14:textId="77777777" w:rsidR="00000000" w:rsidRDefault="007C71EE">
      <w:pPr>
        <w:pStyle w:val="a"/>
        <w:rPr>
          <w:rFonts w:hint="cs"/>
          <w:rtl/>
        </w:rPr>
      </w:pPr>
      <w:r>
        <w:rPr>
          <w:rFonts w:hint="cs"/>
          <w:rtl/>
        </w:rPr>
        <w:t>לא מסיר</w:t>
      </w:r>
      <w:r>
        <w:rPr>
          <w:rFonts w:hint="cs"/>
          <w:rtl/>
        </w:rPr>
        <w:t xml:space="preserve">ה. </w:t>
      </w:r>
    </w:p>
    <w:p w14:paraId="59DC849F" w14:textId="77777777" w:rsidR="00000000" w:rsidRDefault="007C71EE">
      <w:pPr>
        <w:pStyle w:val="a"/>
        <w:ind w:firstLine="0"/>
        <w:rPr>
          <w:rFonts w:hint="cs"/>
          <w:rtl/>
        </w:rPr>
      </w:pPr>
    </w:p>
    <w:p w14:paraId="7BD8B634" w14:textId="77777777" w:rsidR="00000000" w:rsidRDefault="007C71EE">
      <w:pPr>
        <w:pStyle w:val="ad"/>
        <w:rPr>
          <w:rtl/>
        </w:rPr>
      </w:pPr>
      <w:r>
        <w:rPr>
          <w:rtl/>
        </w:rPr>
        <w:t>היו"ר ראובן ריבלין:</w:t>
      </w:r>
    </w:p>
    <w:p w14:paraId="43D2DF0D" w14:textId="77777777" w:rsidR="00000000" w:rsidRDefault="007C71EE">
      <w:pPr>
        <w:pStyle w:val="a"/>
        <w:rPr>
          <w:rtl/>
        </w:rPr>
      </w:pPr>
    </w:p>
    <w:p w14:paraId="0BC3E0CC" w14:textId="77777777" w:rsidR="00000000" w:rsidRDefault="007C71EE">
      <w:pPr>
        <w:pStyle w:val="a"/>
        <w:rPr>
          <w:rFonts w:hint="cs"/>
          <w:rtl/>
        </w:rPr>
      </w:pPr>
      <w:r>
        <w:rPr>
          <w:rFonts w:hint="cs"/>
          <w:rtl/>
        </w:rPr>
        <w:t xml:space="preserve">לא מסירה? </w:t>
      </w:r>
    </w:p>
    <w:p w14:paraId="7493BB3D" w14:textId="77777777" w:rsidR="00000000" w:rsidRDefault="007C71EE">
      <w:pPr>
        <w:pStyle w:val="a"/>
        <w:rPr>
          <w:rFonts w:hint="cs"/>
          <w:rtl/>
        </w:rPr>
      </w:pPr>
    </w:p>
    <w:p w14:paraId="6282F7C9" w14:textId="77777777" w:rsidR="00000000" w:rsidRDefault="007C71EE">
      <w:pPr>
        <w:pStyle w:val="a"/>
        <w:rPr>
          <w:rFonts w:hint="cs"/>
          <w:rtl/>
        </w:rPr>
      </w:pPr>
      <w:r>
        <w:rPr>
          <w:rFonts w:hint="cs"/>
          <w:rtl/>
        </w:rPr>
        <w:t xml:space="preserve">מי בעד ההסתייגות של חברת הכנסת סולודקין - ירים את ידו. נא להוריד. מי נגד ההסתייגות? תודה רבה. </w:t>
      </w:r>
    </w:p>
    <w:p w14:paraId="5568D81F" w14:textId="77777777" w:rsidR="00000000" w:rsidRDefault="007C71EE">
      <w:pPr>
        <w:pStyle w:val="a"/>
        <w:rPr>
          <w:rFonts w:hint="cs"/>
          <w:rtl/>
        </w:rPr>
      </w:pPr>
    </w:p>
    <w:p w14:paraId="32381200" w14:textId="77777777" w:rsidR="00000000" w:rsidRDefault="007C71EE">
      <w:pPr>
        <w:pStyle w:val="a"/>
        <w:jc w:val="center"/>
        <w:rPr>
          <w:rFonts w:hint="cs"/>
          <w:b/>
          <w:bCs/>
          <w:rtl/>
        </w:rPr>
      </w:pPr>
      <w:r>
        <w:rPr>
          <w:rFonts w:hint="cs"/>
          <w:b/>
          <w:bCs/>
          <w:rtl/>
        </w:rPr>
        <w:t>הצבעה</w:t>
      </w:r>
    </w:p>
    <w:p w14:paraId="2C1763B1" w14:textId="77777777" w:rsidR="00000000" w:rsidRDefault="007C71EE">
      <w:pPr>
        <w:pStyle w:val="a"/>
        <w:jc w:val="center"/>
        <w:rPr>
          <w:rFonts w:hint="cs"/>
          <w:b/>
          <w:bCs/>
          <w:rtl/>
        </w:rPr>
      </w:pPr>
    </w:p>
    <w:p w14:paraId="1858410A" w14:textId="77777777" w:rsidR="00000000" w:rsidRDefault="007C71EE">
      <w:pPr>
        <w:pStyle w:val="a"/>
        <w:jc w:val="center"/>
        <w:rPr>
          <w:rFonts w:hint="cs"/>
          <w:rtl/>
        </w:rPr>
      </w:pPr>
      <w:r>
        <w:rPr>
          <w:rFonts w:hint="cs"/>
          <w:rtl/>
        </w:rPr>
        <w:t xml:space="preserve">ההסתייגות של חברת הכנסת מרינה סולודקין  לשם החוק לא נתקבלה. </w:t>
      </w:r>
    </w:p>
    <w:p w14:paraId="0CC3D7E8" w14:textId="77777777" w:rsidR="00000000" w:rsidRDefault="007C71EE">
      <w:pPr>
        <w:pStyle w:val="ad"/>
        <w:rPr>
          <w:rtl/>
        </w:rPr>
      </w:pPr>
    </w:p>
    <w:p w14:paraId="503E8665" w14:textId="77777777" w:rsidR="00000000" w:rsidRDefault="007C71EE">
      <w:pPr>
        <w:pStyle w:val="ad"/>
        <w:rPr>
          <w:rtl/>
        </w:rPr>
      </w:pPr>
      <w:r>
        <w:rPr>
          <w:rtl/>
        </w:rPr>
        <w:t>היו"ר ראובן ריבלין:</w:t>
      </w:r>
    </w:p>
    <w:p w14:paraId="09B6A37E" w14:textId="77777777" w:rsidR="00000000" w:rsidRDefault="007C71EE">
      <w:pPr>
        <w:pStyle w:val="a"/>
        <w:rPr>
          <w:rtl/>
        </w:rPr>
      </w:pPr>
    </w:p>
    <w:p w14:paraId="3EAAC13C" w14:textId="77777777" w:rsidR="00000000" w:rsidRDefault="007C71EE">
      <w:pPr>
        <w:pStyle w:val="a"/>
        <w:rPr>
          <w:rFonts w:hint="cs"/>
          <w:rtl/>
        </w:rPr>
      </w:pPr>
      <w:r>
        <w:rPr>
          <w:rFonts w:hint="cs"/>
          <w:rtl/>
        </w:rPr>
        <w:t>רבותי חברי הכנסת, הואיל ויש פה ח</w:t>
      </w:r>
      <w:r>
        <w:rPr>
          <w:rFonts w:hint="cs"/>
          <w:rtl/>
        </w:rPr>
        <w:t xml:space="preserve">ברים מהקואליציה שהצביעו בעד, אני קובע שעל הסתייגותה של חברת הכנסת סולודקין תהיה הצבעה אלקטרונית. בבקשה, נא להצביע. </w:t>
      </w:r>
    </w:p>
    <w:p w14:paraId="37C3F7EF" w14:textId="77777777" w:rsidR="00000000" w:rsidRDefault="007C71EE">
      <w:pPr>
        <w:pStyle w:val="a"/>
        <w:rPr>
          <w:rFonts w:hint="cs"/>
          <w:rtl/>
        </w:rPr>
      </w:pPr>
    </w:p>
    <w:p w14:paraId="740B5D32" w14:textId="77777777" w:rsidR="00000000" w:rsidRDefault="007C71EE">
      <w:pPr>
        <w:pStyle w:val="a"/>
        <w:jc w:val="center"/>
        <w:rPr>
          <w:rFonts w:hint="cs"/>
          <w:b/>
          <w:bCs/>
          <w:rtl/>
        </w:rPr>
      </w:pPr>
      <w:r>
        <w:rPr>
          <w:rFonts w:hint="cs"/>
          <w:b/>
          <w:bCs/>
          <w:rtl/>
        </w:rPr>
        <w:t>הצבעה מס' 8</w:t>
      </w:r>
    </w:p>
    <w:p w14:paraId="73032B0A" w14:textId="77777777" w:rsidR="00000000" w:rsidRDefault="007C71EE">
      <w:pPr>
        <w:pStyle w:val="a"/>
        <w:jc w:val="center"/>
        <w:rPr>
          <w:rFonts w:hint="cs"/>
          <w:b/>
          <w:bCs/>
          <w:rtl/>
        </w:rPr>
      </w:pPr>
    </w:p>
    <w:p w14:paraId="5B9723C7" w14:textId="77777777" w:rsidR="00000000" w:rsidRDefault="007C71EE">
      <w:pPr>
        <w:pStyle w:val="a"/>
        <w:jc w:val="center"/>
        <w:rPr>
          <w:rFonts w:hint="cs"/>
          <w:rtl/>
        </w:rPr>
      </w:pPr>
      <w:r>
        <w:rPr>
          <w:rFonts w:hint="cs"/>
          <w:rtl/>
        </w:rPr>
        <w:t>בעד ההסתייגות - 51</w:t>
      </w:r>
    </w:p>
    <w:p w14:paraId="504480F4" w14:textId="77777777" w:rsidR="00000000" w:rsidRDefault="007C71EE">
      <w:pPr>
        <w:pStyle w:val="a"/>
        <w:jc w:val="center"/>
        <w:rPr>
          <w:rFonts w:hint="cs"/>
          <w:rtl/>
        </w:rPr>
      </w:pPr>
      <w:r>
        <w:rPr>
          <w:rFonts w:hint="cs"/>
          <w:rtl/>
        </w:rPr>
        <w:t>נגד - 60</w:t>
      </w:r>
    </w:p>
    <w:p w14:paraId="6F13ED8D" w14:textId="77777777" w:rsidR="00000000" w:rsidRDefault="007C71EE">
      <w:pPr>
        <w:pStyle w:val="a"/>
        <w:jc w:val="center"/>
        <w:rPr>
          <w:rFonts w:hint="cs"/>
          <w:rtl/>
        </w:rPr>
      </w:pPr>
      <w:r>
        <w:rPr>
          <w:rFonts w:hint="cs"/>
          <w:rtl/>
        </w:rPr>
        <w:t>נמנעים - אין</w:t>
      </w:r>
    </w:p>
    <w:p w14:paraId="6A8D1D0D" w14:textId="77777777" w:rsidR="00000000" w:rsidRDefault="007C71EE">
      <w:pPr>
        <w:pStyle w:val="a"/>
        <w:jc w:val="center"/>
        <w:rPr>
          <w:rFonts w:hint="cs"/>
          <w:rtl/>
        </w:rPr>
      </w:pPr>
      <w:r>
        <w:rPr>
          <w:rFonts w:hint="cs"/>
          <w:rtl/>
        </w:rPr>
        <w:t>ההסתייגות של חברת הכנסת מרינה סולודקין לשם החוק לא נתקבלה.</w:t>
      </w:r>
    </w:p>
    <w:p w14:paraId="42A06C0A" w14:textId="77777777" w:rsidR="00000000" w:rsidRDefault="007C71EE">
      <w:pPr>
        <w:pStyle w:val="a"/>
        <w:ind w:firstLine="0"/>
        <w:rPr>
          <w:rFonts w:hint="cs"/>
          <w:rtl/>
        </w:rPr>
      </w:pPr>
    </w:p>
    <w:p w14:paraId="1F5DA030" w14:textId="77777777" w:rsidR="00000000" w:rsidRDefault="007C71EE">
      <w:pPr>
        <w:pStyle w:val="ad"/>
        <w:rPr>
          <w:rtl/>
        </w:rPr>
      </w:pPr>
      <w:r>
        <w:rPr>
          <w:rtl/>
        </w:rPr>
        <w:t>היו"ר ראובן ריבלין:</w:t>
      </w:r>
    </w:p>
    <w:p w14:paraId="65D72222" w14:textId="77777777" w:rsidR="00000000" w:rsidRDefault="007C71EE">
      <w:pPr>
        <w:pStyle w:val="a"/>
        <w:rPr>
          <w:rtl/>
        </w:rPr>
      </w:pPr>
    </w:p>
    <w:p w14:paraId="0945643F" w14:textId="77777777" w:rsidR="00000000" w:rsidRDefault="007C71EE">
      <w:pPr>
        <w:pStyle w:val="a"/>
        <w:rPr>
          <w:rFonts w:hint="cs"/>
          <w:rtl/>
        </w:rPr>
      </w:pPr>
      <w:r>
        <w:rPr>
          <w:rFonts w:hint="cs"/>
          <w:rtl/>
        </w:rPr>
        <w:t>51 ב</w:t>
      </w:r>
      <w:r>
        <w:rPr>
          <w:rFonts w:hint="cs"/>
          <w:rtl/>
        </w:rPr>
        <w:t xml:space="preserve">עד, 60 נגד, אני קובע שההסתייגות לא התקבלה. </w:t>
      </w:r>
    </w:p>
    <w:p w14:paraId="46237BF5" w14:textId="77777777" w:rsidR="00000000" w:rsidRDefault="007C71EE">
      <w:pPr>
        <w:pStyle w:val="a"/>
        <w:rPr>
          <w:rFonts w:hint="cs"/>
          <w:rtl/>
        </w:rPr>
      </w:pPr>
    </w:p>
    <w:p w14:paraId="5A575340" w14:textId="77777777" w:rsidR="00000000" w:rsidRDefault="007C71EE">
      <w:pPr>
        <w:pStyle w:val="a"/>
        <w:rPr>
          <w:rFonts w:hint="cs"/>
          <w:rtl/>
        </w:rPr>
      </w:pPr>
      <w:r>
        <w:rPr>
          <w:rFonts w:hint="cs"/>
          <w:rtl/>
        </w:rPr>
        <w:t xml:space="preserve">אדוני השר אולמרט מודיע שהתבלבל בהצבעתו, אבל אני לא משנה - - - </w:t>
      </w:r>
    </w:p>
    <w:p w14:paraId="632191A5" w14:textId="77777777" w:rsidR="00000000" w:rsidRDefault="007C71EE">
      <w:pPr>
        <w:pStyle w:val="a"/>
        <w:ind w:firstLine="0"/>
        <w:rPr>
          <w:rFonts w:hint="cs"/>
          <w:rtl/>
        </w:rPr>
      </w:pPr>
    </w:p>
    <w:p w14:paraId="19DD4727" w14:textId="77777777" w:rsidR="00000000" w:rsidRDefault="007C71EE">
      <w:pPr>
        <w:pStyle w:val="ac"/>
        <w:rPr>
          <w:rtl/>
        </w:rPr>
      </w:pPr>
      <w:r>
        <w:rPr>
          <w:rFonts w:hint="eastAsia"/>
          <w:rtl/>
        </w:rPr>
        <w:t>דוד</w:t>
      </w:r>
      <w:r>
        <w:rPr>
          <w:rtl/>
        </w:rPr>
        <w:t xml:space="preserve"> טל (עם אחד):</w:t>
      </w:r>
    </w:p>
    <w:p w14:paraId="58FF5F56" w14:textId="77777777" w:rsidR="00000000" w:rsidRDefault="007C71EE">
      <w:pPr>
        <w:pStyle w:val="a"/>
        <w:rPr>
          <w:rFonts w:hint="cs"/>
          <w:rtl/>
        </w:rPr>
      </w:pPr>
    </w:p>
    <w:p w14:paraId="57F93A9C" w14:textId="77777777" w:rsidR="00000000" w:rsidRDefault="007C71EE">
      <w:pPr>
        <w:pStyle w:val="a"/>
        <w:rPr>
          <w:rFonts w:hint="cs"/>
          <w:rtl/>
        </w:rPr>
      </w:pPr>
      <w:r>
        <w:rPr>
          <w:rFonts w:hint="cs"/>
          <w:rtl/>
        </w:rPr>
        <w:t xml:space="preserve">הוא לא הצביע. </w:t>
      </w:r>
    </w:p>
    <w:p w14:paraId="0F4A60BF" w14:textId="77777777" w:rsidR="00000000" w:rsidRDefault="007C71EE">
      <w:pPr>
        <w:pStyle w:val="a"/>
        <w:ind w:firstLine="0"/>
        <w:rPr>
          <w:rFonts w:hint="cs"/>
          <w:rtl/>
        </w:rPr>
      </w:pPr>
    </w:p>
    <w:p w14:paraId="336E2C58" w14:textId="77777777" w:rsidR="00000000" w:rsidRDefault="007C71EE">
      <w:pPr>
        <w:pStyle w:val="ad"/>
        <w:rPr>
          <w:rtl/>
        </w:rPr>
      </w:pPr>
      <w:r>
        <w:rPr>
          <w:rtl/>
        </w:rPr>
        <w:t>היו"ר ראובן ריבלין:</w:t>
      </w:r>
    </w:p>
    <w:p w14:paraId="24A80536" w14:textId="77777777" w:rsidR="00000000" w:rsidRDefault="007C71EE">
      <w:pPr>
        <w:pStyle w:val="a"/>
        <w:rPr>
          <w:rtl/>
        </w:rPr>
      </w:pPr>
    </w:p>
    <w:p w14:paraId="5CDCA8E7" w14:textId="77777777" w:rsidR="00000000" w:rsidRDefault="007C71EE">
      <w:pPr>
        <w:pStyle w:val="a"/>
        <w:rPr>
          <w:rFonts w:hint="cs"/>
          <w:rtl/>
        </w:rPr>
      </w:pPr>
      <w:r>
        <w:rPr>
          <w:rFonts w:hint="cs"/>
          <w:rtl/>
        </w:rPr>
        <w:t>רבותי חברי הכנסת. חבר הכנסת טל, לשבת. לא לקרוא קריאות ביניים. לא לקרוא בעמידה, יש בזה ממד של</w:t>
      </w:r>
      <w:r>
        <w:rPr>
          <w:rFonts w:hint="cs"/>
          <w:rtl/>
        </w:rPr>
        <w:t xml:space="preserve"> איום. לשבת. רבותי חברי הכנסת, השר אולמרט הודיע שהוא התבלבל. </w:t>
      </w:r>
    </w:p>
    <w:p w14:paraId="1848A047" w14:textId="77777777" w:rsidR="00000000" w:rsidRDefault="007C71EE">
      <w:pPr>
        <w:pStyle w:val="a"/>
        <w:ind w:firstLine="0"/>
        <w:rPr>
          <w:rFonts w:hint="cs"/>
          <w:rtl/>
        </w:rPr>
      </w:pPr>
    </w:p>
    <w:p w14:paraId="35398F06" w14:textId="77777777" w:rsidR="00000000" w:rsidRDefault="007C71EE">
      <w:pPr>
        <w:pStyle w:val="ac"/>
        <w:rPr>
          <w:rtl/>
        </w:rPr>
      </w:pPr>
      <w:r>
        <w:rPr>
          <w:rFonts w:hint="eastAsia"/>
          <w:rtl/>
        </w:rPr>
        <w:t>דוד</w:t>
      </w:r>
      <w:r>
        <w:rPr>
          <w:rtl/>
        </w:rPr>
        <w:t xml:space="preserve"> טל (עם אחד):</w:t>
      </w:r>
    </w:p>
    <w:p w14:paraId="7C309ABD" w14:textId="77777777" w:rsidR="00000000" w:rsidRDefault="007C71EE">
      <w:pPr>
        <w:pStyle w:val="a"/>
        <w:rPr>
          <w:rFonts w:hint="cs"/>
          <w:rtl/>
        </w:rPr>
      </w:pPr>
    </w:p>
    <w:p w14:paraId="6FAD4263" w14:textId="77777777" w:rsidR="00000000" w:rsidRDefault="007C71EE">
      <w:pPr>
        <w:pStyle w:val="a"/>
        <w:rPr>
          <w:rFonts w:hint="cs"/>
          <w:rtl/>
        </w:rPr>
      </w:pPr>
      <w:r>
        <w:rPr>
          <w:rFonts w:hint="cs"/>
          <w:rtl/>
        </w:rPr>
        <w:t xml:space="preserve">הוא לא הצביע. </w:t>
      </w:r>
    </w:p>
    <w:p w14:paraId="64D8C85F" w14:textId="77777777" w:rsidR="00000000" w:rsidRDefault="007C71EE">
      <w:pPr>
        <w:pStyle w:val="a"/>
        <w:ind w:firstLine="0"/>
        <w:rPr>
          <w:rFonts w:hint="cs"/>
          <w:rtl/>
        </w:rPr>
      </w:pPr>
    </w:p>
    <w:p w14:paraId="6B8BE0D1" w14:textId="77777777" w:rsidR="00000000" w:rsidRDefault="007C71EE">
      <w:pPr>
        <w:pStyle w:val="ac"/>
        <w:rPr>
          <w:rFonts w:hint="cs"/>
          <w:rtl/>
        </w:rPr>
      </w:pPr>
      <w:r>
        <w:rPr>
          <w:rFonts w:hint="cs"/>
          <w:rtl/>
        </w:rPr>
        <w:t>קריאה:</w:t>
      </w:r>
    </w:p>
    <w:p w14:paraId="703C98E0" w14:textId="77777777" w:rsidR="00000000" w:rsidRDefault="007C71EE">
      <w:pPr>
        <w:pStyle w:val="a"/>
        <w:ind w:firstLine="0"/>
        <w:rPr>
          <w:rFonts w:hint="cs"/>
          <w:rtl/>
        </w:rPr>
      </w:pPr>
    </w:p>
    <w:p w14:paraId="5FC1B964" w14:textId="77777777" w:rsidR="00000000" w:rsidRDefault="007C71EE">
      <w:pPr>
        <w:pStyle w:val="a"/>
        <w:ind w:firstLine="0"/>
        <w:rPr>
          <w:rFonts w:hint="cs"/>
          <w:rtl/>
        </w:rPr>
      </w:pPr>
      <w:r>
        <w:rPr>
          <w:rFonts w:hint="cs"/>
          <w:rtl/>
        </w:rPr>
        <w:tab/>
        <w:t xml:space="preserve">הוא לא היה. הוא היה בחו"ל. </w:t>
      </w:r>
    </w:p>
    <w:p w14:paraId="25F22073" w14:textId="77777777" w:rsidR="00000000" w:rsidRDefault="007C71EE">
      <w:pPr>
        <w:pStyle w:val="a"/>
        <w:ind w:firstLine="0"/>
        <w:rPr>
          <w:rFonts w:hint="cs"/>
          <w:rtl/>
        </w:rPr>
      </w:pPr>
    </w:p>
    <w:p w14:paraId="54D39D90" w14:textId="77777777" w:rsidR="00000000" w:rsidRDefault="007C71EE">
      <w:pPr>
        <w:pStyle w:val="ad"/>
        <w:rPr>
          <w:rtl/>
        </w:rPr>
      </w:pPr>
      <w:r>
        <w:rPr>
          <w:rtl/>
        </w:rPr>
        <w:t>היו"ר ראובן ריבלין:</w:t>
      </w:r>
    </w:p>
    <w:p w14:paraId="55508995" w14:textId="77777777" w:rsidR="00000000" w:rsidRDefault="007C71EE">
      <w:pPr>
        <w:pStyle w:val="a"/>
        <w:rPr>
          <w:rtl/>
        </w:rPr>
      </w:pPr>
    </w:p>
    <w:p w14:paraId="0DBB0507" w14:textId="77777777" w:rsidR="00000000" w:rsidRDefault="007C71EE">
      <w:pPr>
        <w:pStyle w:val="a"/>
        <w:rPr>
          <w:rFonts w:hint="cs"/>
          <w:rtl/>
        </w:rPr>
      </w:pPr>
      <w:r>
        <w:rPr>
          <w:rFonts w:hint="cs"/>
          <w:rtl/>
        </w:rPr>
        <w:t xml:space="preserve">חברי הכנסת, השר אולמרט הודיע שהוא טעה בהצבעתו. אני לא משנה את ההצבעה, אני מבקש מכל חברי הכנסת להיות </w:t>
      </w:r>
      <w:r>
        <w:rPr>
          <w:rFonts w:hint="cs"/>
          <w:rtl/>
        </w:rPr>
        <w:t xml:space="preserve">קשובים ומרוכזים ולא לטעות, כי הטעות תיפול על שכמם. יש מקרה שקורה, היתה זעקה או צעקה או מישהו מהיציע הפריע, ואני יכול לקבל זאת. אדוני השר הנכבד, עם כל הצער, אדוני יודיע לפרוטוקול וההצבעה היא הצבעה. תודה רבה, לא נתקבלה. אני ממשיך הלאה. סולודקין - לא נתקבלה. </w:t>
      </w:r>
    </w:p>
    <w:p w14:paraId="5ABCA699" w14:textId="77777777" w:rsidR="00000000" w:rsidRDefault="007C71EE">
      <w:pPr>
        <w:pStyle w:val="a"/>
        <w:rPr>
          <w:rFonts w:hint="cs"/>
          <w:rtl/>
        </w:rPr>
      </w:pPr>
    </w:p>
    <w:p w14:paraId="1250193F" w14:textId="77777777" w:rsidR="00000000" w:rsidRDefault="007C71EE">
      <w:pPr>
        <w:pStyle w:val="a"/>
        <w:rPr>
          <w:rFonts w:hint="cs"/>
          <w:rtl/>
        </w:rPr>
      </w:pPr>
      <w:r>
        <w:rPr>
          <w:rFonts w:hint="cs"/>
          <w:rtl/>
        </w:rPr>
        <w:t xml:space="preserve">גדעון סער, האם מסיר? </w:t>
      </w:r>
    </w:p>
    <w:p w14:paraId="25E53B50" w14:textId="77777777" w:rsidR="00000000" w:rsidRDefault="007C71EE">
      <w:pPr>
        <w:pStyle w:val="ac"/>
        <w:rPr>
          <w:rFonts w:hint="cs"/>
          <w:rtl/>
        </w:rPr>
      </w:pPr>
    </w:p>
    <w:p w14:paraId="66213318" w14:textId="77777777" w:rsidR="00000000" w:rsidRDefault="007C71EE">
      <w:pPr>
        <w:pStyle w:val="ac"/>
        <w:rPr>
          <w:rtl/>
        </w:rPr>
      </w:pPr>
      <w:r>
        <w:rPr>
          <w:rFonts w:hint="eastAsia"/>
          <w:rtl/>
        </w:rPr>
        <w:t>גדעון</w:t>
      </w:r>
      <w:r>
        <w:rPr>
          <w:rtl/>
        </w:rPr>
        <w:t xml:space="preserve"> סער (הליכוד):</w:t>
      </w:r>
    </w:p>
    <w:p w14:paraId="22B2010D" w14:textId="77777777" w:rsidR="00000000" w:rsidRDefault="007C71EE">
      <w:pPr>
        <w:pStyle w:val="a"/>
        <w:rPr>
          <w:rFonts w:hint="cs"/>
          <w:rtl/>
        </w:rPr>
      </w:pPr>
    </w:p>
    <w:p w14:paraId="21DF27B1" w14:textId="77777777" w:rsidR="00000000" w:rsidRDefault="007C71EE">
      <w:pPr>
        <w:pStyle w:val="a"/>
        <w:rPr>
          <w:rFonts w:hint="cs"/>
          <w:rtl/>
        </w:rPr>
      </w:pPr>
      <w:r>
        <w:rPr>
          <w:rFonts w:hint="cs"/>
          <w:rtl/>
        </w:rPr>
        <w:t>מסיר.</w:t>
      </w:r>
    </w:p>
    <w:p w14:paraId="09026E39" w14:textId="77777777" w:rsidR="00000000" w:rsidRDefault="007C71EE">
      <w:pPr>
        <w:pStyle w:val="a"/>
        <w:ind w:firstLine="0"/>
        <w:rPr>
          <w:rFonts w:hint="cs"/>
          <w:rtl/>
        </w:rPr>
      </w:pPr>
    </w:p>
    <w:p w14:paraId="3D4B27AC" w14:textId="77777777" w:rsidR="00000000" w:rsidRDefault="007C71EE">
      <w:pPr>
        <w:pStyle w:val="ad"/>
        <w:rPr>
          <w:rtl/>
        </w:rPr>
      </w:pPr>
      <w:r>
        <w:rPr>
          <w:rtl/>
        </w:rPr>
        <w:t>היו"ר ראובן ריבלין:</w:t>
      </w:r>
    </w:p>
    <w:p w14:paraId="073DB659" w14:textId="77777777" w:rsidR="00000000" w:rsidRDefault="007C71EE">
      <w:pPr>
        <w:pStyle w:val="a"/>
        <w:rPr>
          <w:rtl/>
        </w:rPr>
      </w:pPr>
    </w:p>
    <w:p w14:paraId="65892509" w14:textId="77777777" w:rsidR="00000000" w:rsidRDefault="007C71EE">
      <w:pPr>
        <w:pStyle w:val="a"/>
        <w:rPr>
          <w:rFonts w:hint="cs"/>
          <w:rtl/>
        </w:rPr>
      </w:pPr>
      <w:r>
        <w:rPr>
          <w:rFonts w:hint="cs"/>
          <w:rtl/>
        </w:rPr>
        <w:t xml:space="preserve">תודה רבה. כולם הודיעו שהם מסירים את כל ההסתייגויות ולכן רציתי למלא את המכסה. הם לא רוצים וצועקים, נקרא את השמות אחר כך מחדש, ואז הם ילמדו לא לצעוק. </w:t>
      </w:r>
    </w:p>
    <w:p w14:paraId="595EA6A8" w14:textId="77777777" w:rsidR="00000000" w:rsidRDefault="007C71EE">
      <w:pPr>
        <w:pStyle w:val="a"/>
        <w:rPr>
          <w:rFonts w:hint="cs"/>
          <w:rtl/>
        </w:rPr>
      </w:pPr>
    </w:p>
    <w:p w14:paraId="1F2C5373" w14:textId="77777777" w:rsidR="00000000" w:rsidRDefault="007C71EE">
      <w:pPr>
        <w:pStyle w:val="a"/>
        <w:ind w:firstLine="720"/>
        <w:rPr>
          <w:rFonts w:hint="cs"/>
          <w:rtl/>
        </w:rPr>
      </w:pPr>
      <w:r>
        <w:rPr>
          <w:rFonts w:hint="cs"/>
          <w:rtl/>
        </w:rPr>
        <w:t>אני ממשיך - שם החוק על-פי הצעת ה</w:t>
      </w:r>
      <w:r>
        <w:rPr>
          <w:rFonts w:hint="cs"/>
          <w:rtl/>
        </w:rPr>
        <w:t xml:space="preserve">וועדה. נא להצביע הצבעה אלקטרונית. מי שלא ישב במקומו, הצבעתו לא תירשם. רבותי חברי הכנסת, נא להצביע.  </w:t>
      </w:r>
    </w:p>
    <w:p w14:paraId="028A2325" w14:textId="77777777" w:rsidR="00000000" w:rsidRDefault="007C71EE">
      <w:pPr>
        <w:pStyle w:val="a"/>
        <w:ind w:firstLine="720"/>
        <w:jc w:val="center"/>
        <w:rPr>
          <w:rFonts w:hint="cs"/>
          <w:rtl/>
        </w:rPr>
      </w:pPr>
    </w:p>
    <w:p w14:paraId="0872F70B" w14:textId="77777777" w:rsidR="00000000" w:rsidRDefault="007C71EE">
      <w:pPr>
        <w:pStyle w:val="a"/>
        <w:ind w:firstLine="720"/>
        <w:jc w:val="center"/>
        <w:rPr>
          <w:rFonts w:hint="cs"/>
          <w:b/>
          <w:bCs/>
          <w:rtl/>
        </w:rPr>
      </w:pPr>
      <w:r>
        <w:rPr>
          <w:rFonts w:hint="cs"/>
          <w:b/>
          <w:bCs/>
          <w:rtl/>
        </w:rPr>
        <w:t>הצבעה מס' 9</w:t>
      </w:r>
    </w:p>
    <w:p w14:paraId="3D7C281B" w14:textId="77777777" w:rsidR="00000000" w:rsidRDefault="007C71EE">
      <w:pPr>
        <w:pStyle w:val="a"/>
        <w:jc w:val="center"/>
        <w:rPr>
          <w:rFonts w:hint="cs"/>
          <w:rtl/>
        </w:rPr>
      </w:pPr>
    </w:p>
    <w:p w14:paraId="5F1B6CBD" w14:textId="77777777" w:rsidR="00000000" w:rsidRDefault="007C71EE">
      <w:pPr>
        <w:pStyle w:val="a"/>
        <w:jc w:val="center"/>
        <w:rPr>
          <w:rFonts w:hint="cs"/>
          <w:rtl/>
        </w:rPr>
      </w:pPr>
      <w:r>
        <w:rPr>
          <w:rFonts w:hint="cs"/>
          <w:rtl/>
        </w:rPr>
        <w:t xml:space="preserve">בעד שם החוק, כהצעת הוועדה </w:t>
      </w:r>
      <w:r>
        <w:rPr>
          <w:rtl/>
        </w:rPr>
        <w:t>–</w:t>
      </w:r>
      <w:r>
        <w:rPr>
          <w:rFonts w:hint="cs"/>
          <w:rtl/>
        </w:rPr>
        <w:t xml:space="preserve"> 58</w:t>
      </w:r>
    </w:p>
    <w:p w14:paraId="3A277084" w14:textId="77777777" w:rsidR="00000000" w:rsidRDefault="007C71EE">
      <w:pPr>
        <w:pStyle w:val="a"/>
        <w:jc w:val="center"/>
        <w:rPr>
          <w:rFonts w:hint="cs"/>
          <w:rtl/>
        </w:rPr>
      </w:pPr>
      <w:r>
        <w:rPr>
          <w:rFonts w:hint="cs"/>
          <w:rtl/>
        </w:rPr>
        <w:t xml:space="preserve">נגד </w:t>
      </w:r>
      <w:r>
        <w:rPr>
          <w:rtl/>
        </w:rPr>
        <w:t>–</w:t>
      </w:r>
      <w:r>
        <w:rPr>
          <w:rFonts w:hint="cs"/>
          <w:rtl/>
        </w:rPr>
        <w:t xml:space="preserve"> 47</w:t>
      </w:r>
    </w:p>
    <w:p w14:paraId="16145A56"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25DA5BAD" w14:textId="77777777" w:rsidR="00000000" w:rsidRDefault="007C71EE">
      <w:pPr>
        <w:pStyle w:val="a"/>
        <w:jc w:val="center"/>
        <w:rPr>
          <w:rFonts w:hint="cs"/>
          <w:rtl/>
        </w:rPr>
      </w:pPr>
      <w:r>
        <w:rPr>
          <w:rFonts w:hint="cs"/>
          <w:rtl/>
        </w:rPr>
        <w:t>שם החוק, כהצעת הוועדה, נתקבל.</w:t>
      </w:r>
    </w:p>
    <w:p w14:paraId="44FBCBCC" w14:textId="77777777" w:rsidR="00000000" w:rsidRDefault="007C71EE">
      <w:pPr>
        <w:pStyle w:val="a"/>
        <w:rPr>
          <w:rFonts w:hint="cs"/>
          <w:rtl/>
        </w:rPr>
      </w:pPr>
    </w:p>
    <w:p w14:paraId="0AC623AF" w14:textId="77777777" w:rsidR="00000000" w:rsidRDefault="007C71EE">
      <w:pPr>
        <w:pStyle w:val="ad"/>
        <w:rPr>
          <w:rtl/>
        </w:rPr>
      </w:pPr>
      <w:r>
        <w:rPr>
          <w:rtl/>
        </w:rPr>
        <w:t>היו"ר ראובן ריבלין:</w:t>
      </w:r>
    </w:p>
    <w:p w14:paraId="6E53AA7E" w14:textId="77777777" w:rsidR="00000000" w:rsidRDefault="007C71EE">
      <w:pPr>
        <w:pStyle w:val="a"/>
        <w:rPr>
          <w:rtl/>
        </w:rPr>
      </w:pPr>
    </w:p>
    <w:p w14:paraId="1AC08D46" w14:textId="77777777" w:rsidR="00000000" w:rsidRDefault="007C71EE">
      <w:pPr>
        <w:pStyle w:val="a"/>
        <w:rPr>
          <w:rFonts w:hint="cs"/>
          <w:rtl/>
        </w:rPr>
      </w:pPr>
      <w:r>
        <w:rPr>
          <w:rFonts w:hint="cs"/>
          <w:rtl/>
        </w:rPr>
        <w:t>ובכן, רוב של 58 מול 47, אני קובע ששם</w:t>
      </w:r>
      <w:r>
        <w:rPr>
          <w:rFonts w:hint="cs"/>
          <w:rtl/>
        </w:rPr>
        <w:t xml:space="preserve"> החוק אושר.</w:t>
      </w:r>
    </w:p>
    <w:p w14:paraId="67F886AD" w14:textId="77777777" w:rsidR="00000000" w:rsidRDefault="007C71EE">
      <w:pPr>
        <w:pStyle w:val="a"/>
        <w:rPr>
          <w:rFonts w:hint="cs"/>
          <w:rtl/>
        </w:rPr>
      </w:pPr>
    </w:p>
    <w:p w14:paraId="4453894B" w14:textId="77777777" w:rsidR="00000000" w:rsidRDefault="007C71EE">
      <w:pPr>
        <w:pStyle w:val="a"/>
        <w:rPr>
          <w:rFonts w:hint="cs"/>
          <w:rtl/>
        </w:rPr>
      </w:pPr>
      <w:r>
        <w:rPr>
          <w:rFonts w:hint="cs"/>
          <w:rtl/>
        </w:rPr>
        <w:t>אנחנו עוברים לפרק א': מטרת החוק. אנחנו עוברים להצעתו של חבר הכנסת משה גפני. מי בעד? מי נגד? מי נמנע?</w:t>
      </w:r>
    </w:p>
    <w:p w14:paraId="53C6D20B" w14:textId="77777777" w:rsidR="00000000" w:rsidRDefault="007C71EE">
      <w:pPr>
        <w:pStyle w:val="a"/>
        <w:rPr>
          <w:rFonts w:hint="cs"/>
          <w:rtl/>
        </w:rPr>
      </w:pPr>
    </w:p>
    <w:p w14:paraId="0D74DAFF" w14:textId="77777777" w:rsidR="00000000" w:rsidRDefault="007C71EE">
      <w:pPr>
        <w:pStyle w:val="a"/>
        <w:jc w:val="center"/>
        <w:rPr>
          <w:rFonts w:hint="cs"/>
          <w:b/>
          <w:bCs/>
          <w:rtl/>
        </w:rPr>
      </w:pPr>
      <w:r>
        <w:rPr>
          <w:rFonts w:hint="cs"/>
          <w:b/>
          <w:bCs/>
          <w:rtl/>
        </w:rPr>
        <w:t>הצבעה</w:t>
      </w:r>
    </w:p>
    <w:p w14:paraId="57022ACC" w14:textId="77777777" w:rsidR="00000000" w:rsidRDefault="007C71EE">
      <w:pPr>
        <w:pStyle w:val="a"/>
        <w:jc w:val="center"/>
        <w:rPr>
          <w:rFonts w:hint="cs"/>
          <w:b/>
          <w:bCs/>
          <w:rtl/>
        </w:rPr>
      </w:pPr>
    </w:p>
    <w:p w14:paraId="0930BCDD" w14:textId="77777777" w:rsidR="00000000" w:rsidRDefault="007C71EE">
      <w:pPr>
        <w:pStyle w:val="a"/>
        <w:jc w:val="center"/>
        <w:rPr>
          <w:rFonts w:hint="cs"/>
          <w:rtl/>
        </w:rPr>
      </w:pPr>
      <w:r>
        <w:rPr>
          <w:rFonts w:hint="cs"/>
          <w:rtl/>
        </w:rPr>
        <w:t>ההסתייגות של חבר הכנסת משה גפני לסעיף 1 לא נתקבלה.</w:t>
      </w:r>
    </w:p>
    <w:p w14:paraId="2DCA1B37" w14:textId="77777777" w:rsidR="00000000" w:rsidRDefault="007C71EE">
      <w:pPr>
        <w:pStyle w:val="a"/>
        <w:rPr>
          <w:rFonts w:hint="cs"/>
          <w:rtl/>
        </w:rPr>
      </w:pPr>
    </w:p>
    <w:p w14:paraId="3D82D7E9" w14:textId="77777777" w:rsidR="00000000" w:rsidRDefault="007C71EE">
      <w:pPr>
        <w:pStyle w:val="ad"/>
        <w:rPr>
          <w:rtl/>
        </w:rPr>
      </w:pPr>
      <w:r>
        <w:rPr>
          <w:rtl/>
        </w:rPr>
        <w:t>היו"ר ראובן ריבלין:</w:t>
      </w:r>
    </w:p>
    <w:p w14:paraId="5FA1D1B2" w14:textId="77777777" w:rsidR="00000000" w:rsidRDefault="007C71EE">
      <w:pPr>
        <w:pStyle w:val="a"/>
        <w:rPr>
          <w:rtl/>
        </w:rPr>
      </w:pPr>
    </w:p>
    <w:p w14:paraId="5DF68183" w14:textId="77777777" w:rsidR="00000000" w:rsidRDefault="007C71EE">
      <w:pPr>
        <w:pStyle w:val="a"/>
        <w:rPr>
          <w:rFonts w:hint="cs"/>
          <w:rtl/>
        </w:rPr>
      </w:pPr>
      <w:r>
        <w:rPr>
          <w:rFonts w:hint="cs"/>
          <w:rtl/>
        </w:rPr>
        <w:t>הצעתו של חבר הכנסת גפני לא נתקבלה.</w:t>
      </w:r>
    </w:p>
    <w:p w14:paraId="54D3755A" w14:textId="77777777" w:rsidR="00000000" w:rsidRDefault="007C71EE">
      <w:pPr>
        <w:pStyle w:val="a"/>
        <w:rPr>
          <w:rFonts w:hint="cs"/>
          <w:rtl/>
        </w:rPr>
      </w:pPr>
    </w:p>
    <w:p w14:paraId="4F49D3B6" w14:textId="77777777" w:rsidR="00000000" w:rsidRDefault="007C71EE">
      <w:pPr>
        <w:pStyle w:val="a"/>
        <w:rPr>
          <w:rFonts w:hint="cs"/>
          <w:rtl/>
        </w:rPr>
      </w:pPr>
      <w:r>
        <w:rPr>
          <w:rFonts w:hint="cs"/>
          <w:rtl/>
        </w:rPr>
        <w:t>אנחנו עוברים להסתייגותה ש</w:t>
      </w:r>
      <w:r>
        <w:rPr>
          <w:rFonts w:hint="cs"/>
          <w:rtl/>
        </w:rPr>
        <w:t xml:space="preserve">ל קבוצת ברכה. מי בעד? מי נגד? מי נמנע? </w:t>
      </w:r>
    </w:p>
    <w:p w14:paraId="5E4BDB09" w14:textId="77777777" w:rsidR="00000000" w:rsidRDefault="007C71EE">
      <w:pPr>
        <w:pStyle w:val="a"/>
        <w:jc w:val="center"/>
        <w:rPr>
          <w:rFonts w:hint="cs"/>
          <w:b/>
          <w:bCs/>
          <w:rtl/>
        </w:rPr>
      </w:pPr>
    </w:p>
    <w:p w14:paraId="1F1ED405" w14:textId="77777777" w:rsidR="00000000" w:rsidRDefault="007C71EE">
      <w:pPr>
        <w:pStyle w:val="a"/>
        <w:jc w:val="center"/>
        <w:rPr>
          <w:rFonts w:hint="cs"/>
          <w:b/>
          <w:bCs/>
          <w:rtl/>
        </w:rPr>
      </w:pPr>
      <w:r>
        <w:rPr>
          <w:rFonts w:hint="cs"/>
          <w:b/>
          <w:bCs/>
          <w:rtl/>
        </w:rPr>
        <w:t xml:space="preserve">הצבעה </w:t>
      </w:r>
    </w:p>
    <w:p w14:paraId="7CB87EEE" w14:textId="77777777" w:rsidR="00000000" w:rsidRDefault="007C71EE">
      <w:pPr>
        <w:pStyle w:val="a"/>
        <w:jc w:val="center"/>
        <w:rPr>
          <w:rFonts w:hint="cs"/>
          <w:b/>
          <w:bCs/>
          <w:rtl/>
        </w:rPr>
      </w:pPr>
    </w:p>
    <w:p w14:paraId="4CEA7CBA" w14:textId="77777777" w:rsidR="00000000" w:rsidRDefault="007C71EE">
      <w:pPr>
        <w:pStyle w:val="a"/>
        <w:jc w:val="center"/>
        <w:rPr>
          <w:rFonts w:hint="cs"/>
          <w:rtl/>
        </w:rPr>
      </w:pPr>
      <w:r>
        <w:rPr>
          <w:rFonts w:hint="cs"/>
          <w:rtl/>
        </w:rPr>
        <w:t xml:space="preserve">ההסתייגות של קבוצת חבר הכנסת מוחמד ברכה ושל חבר הכנסת טלב אלסאנע </w:t>
      </w:r>
      <w:r>
        <w:rPr>
          <w:rtl/>
        </w:rPr>
        <w:br/>
      </w:r>
      <w:r>
        <w:rPr>
          <w:rFonts w:hint="cs"/>
          <w:rtl/>
        </w:rPr>
        <w:t>לסעיף 1 לא נתקבלה.</w:t>
      </w:r>
    </w:p>
    <w:p w14:paraId="5ABFC69B" w14:textId="77777777" w:rsidR="00000000" w:rsidRDefault="007C71EE">
      <w:pPr>
        <w:pStyle w:val="ad"/>
        <w:rPr>
          <w:rFonts w:hint="cs"/>
          <w:rtl/>
        </w:rPr>
      </w:pPr>
    </w:p>
    <w:p w14:paraId="0A331CC0" w14:textId="77777777" w:rsidR="00000000" w:rsidRDefault="007C71EE">
      <w:pPr>
        <w:pStyle w:val="ad"/>
        <w:rPr>
          <w:rtl/>
        </w:rPr>
      </w:pPr>
      <w:r>
        <w:rPr>
          <w:rtl/>
        </w:rPr>
        <w:t>היו"ר ראובן ריבלין:</w:t>
      </w:r>
    </w:p>
    <w:p w14:paraId="65E2AF90" w14:textId="77777777" w:rsidR="00000000" w:rsidRDefault="007C71EE">
      <w:pPr>
        <w:pStyle w:val="a"/>
        <w:rPr>
          <w:rtl/>
        </w:rPr>
      </w:pPr>
    </w:p>
    <w:p w14:paraId="447621E5" w14:textId="77777777" w:rsidR="00000000" w:rsidRDefault="007C71EE">
      <w:pPr>
        <w:pStyle w:val="a"/>
        <w:rPr>
          <w:rFonts w:hint="cs"/>
          <w:rtl/>
        </w:rPr>
      </w:pPr>
      <w:r>
        <w:rPr>
          <w:rFonts w:hint="cs"/>
          <w:rtl/>
        </w:rPr>
        <w:t>ההסתייגות של קבוצת ברכה לא נתקבלה.</w:t>
      </w:r>
    </w:p>
    <w:p w14:paraId="02FF2E54" w14:textId="77777777" w:rsidR="00000000" w:rsidRDefault="007C71EE">
      <w:pPr>
        <w:pStyle w:val="a"/>
        <w:rPr>
          <w:rFonts w:hint="cs"/>
          <w:rtl/>
        </w:rPr>
      </w:pPr>
    </w:p>
    <w:p w14:paraId="12A101B8" w14:textId="77777777" w:rsidR="00000000" w:rsidRDefault="007C71EE">
      <w:pPr>
        <w:pStyle w:val="a"/>
        <w:rPr>
          <w:rFonts w:hint="cs"/>
          <w:rtl/>
        </w:rPr>
      </w:pPr>
      <w:r>
        <w:rPr>
          <w:rFonts w:hint="cs"/>
          <w:rtl/>
        </w:rPr>
        <w:t>אנחנו עוברים להסתייגות של חבר הכנסת רביץ. מי בעד? מי נגד? מי נמנ</w:t>
      </w:r>
      <w:r>
        <w:rPr>
          <w:rFonts w:hint="cs"/>
          <w:rtl/>
        </w:rPr>
        <w:t>ע?</w:t>
      </w:r>
    </w:p>
    <w:p w14:paraId="45CBA1F9" w14:textId="77777777" w:rsidR="00000000" w:rsidRDefault="007C71EE">
      <w:pPr>
        <w:pStyle w:val="a"/>
        <w:rPr>
          <w:rFonts w:hint="cs"/>
          <w:rtl/>
        </w:rPr>
      </w:pPr>
    </w:p>
    <w:p w14:paraId="3011ABCB" w14:textId="77777777" w:rsidR="00000000" w:rsidRDefault="007C71EE">
      <w:pPr>
        <w:pStyle w:val="a"/>
        <w:rPr>
          <w:rFonts w:hint="cs"/>
          <w:rtl/>
        </w:rPr>
      </w:pPr>
    </w:p>
    <w:p w14:paraId="30F85886" w14:textId="77777777" w:rsidR="00000000" w:rsidRDefault="007C71EE">
      <w:pPr>
        <w:pStyle w:val="a"/>
        <w:jc w:val="center"/>
        <w:rPr>
          <w:rFonts w:hint="cs"/>
          <w:b/>
          <w:bCs/>
          <w:rtl/>
        </w:rPr>
      </w:pPr>
      <w:r>
        <w:rPr>
          <w:rFonts w:hint="cs"/>
          <w:b/>
          <w:bCs/>
          <w:rtl/>
        </w:rPr>
        <w:t>הצבעה</w:t>
      </w:r>
    </w:p>
    <w:p w14:paraId="4268D4FC" w14:textId="77777777" w:rsidR="00000000" w:rsidRDefault="007C71EE">
      <w:pPr>
        <w:pStyle w:val="a"/>
        <w:jc w:val="center"/>
        <w:rPr>
          <w:rFonts w:hint="cs"/>
          <w:b/>
          <w:bCs/>
          <w:rtl/>
        </w:rPr>
      </w:pPr>
    </w:p>
    <w:p w14:paraId="4ABFAC40" w14:textId="77777777" w:rsidR="00000000" w:rsidRDefault="007C71EE">
      <w:pPr>
        <w:pStyle w:val="a"/>
        <w:jc w:val="center"/>
        <w:rPr>
          <w:rFonts w:hint="cs"/>
          <w:rtl/>
        </w:rPr>
      </w:pPr>
      <w:r>
        <w:rPr>
          <w:rFonts w:hint="cs"/>
          <w:rtl/>
        </w:rPr>
        <w:t>ההסתייגות של חבר הכנסת אברהם רביץ לסעיף 1 לא נתקבלה.</w:t>
      </w:r>
    </w:p>
    <w:p w14:paraId="363FF1E3" w14:textId="77777777" w:rsidR="00000000" w:rsidRDefault="007C71EE">
      <w:pPr>
        <w:pStyle w:val="ad"/>
        <w:rPr>
          <w:rtl/>
        </w:rPr>
      </w:pPr>
      <w:r>
        <w:rPr>
          <w:rtl/>
        </w:rPr>
        <w:t>היו"ר ראובן ריבלין:</w:t>
      </w:r>
    </w:p>
    <w:p w14:paraId="4E2F54C0" w14:textId="77777777" w:rsidR="00000000" w:rsidRDefault="007C71EE">
      <w:pPr>
        <w:pStyle w:val="a"/>
        <w:rPr>
          <w:rtl/>
        </w:rPr>
      </w:pPr>
    </w:p>
    <w:p w14:paraId="08D327F0" w14:textId="77777777" w:rsidR="00000000" w:rsidRDefault="007C71EE">
      <w:pPr>
        <w:pStyle w:val="a"/>
        <w:rPr>
          <w:rFonts w:hint="cs"/>
          <w:rtl/>
        </w:rPr>
      </w:pPr>
      <w:r>
        <w:rPr>
          <w:rFonts w:hint="cs"/>
          <w:rtl/>
        </w:rPr>
        <w:t>ההסתייגות של חבר הכנסת רביץ לא התקבלה.</w:t>
      </w:r>
    </w:p>
    <w:p w14:paraId="27AFE207" w14:textId="77777777" w:rsidR="00000000" w:rsidRDefault="007C71EE">
      <w:pPr>
        <w:pStyle w:val="a"/>
        <w:rPr>
          <w:rFonts w:hint="cs"/>
          <w:rtl/>
        </w:rPr>
      </w:pPr>
    </w:p>
    <w:p w14:paraId="217EF718" w14:textId="77777777" w:rsidR="00000000" w:rsidRDefault="007C71EE">
      <w:pPr>
        <w:pStyle w:val="a"/>
        <w:rPr>
          <w:rFonts w:hint="cs"/>
          <w:rtl/>
        </w:rPr>
      </w:pPr>
      <w:r>
        <w:rPr>
          <w:rFonts w:hint="cs"/>
          <w:rtl/>
        </w:rPr>
        <w:t>אנחנו עוברים להסתייגותה של קבוצת מרצ.</w:t>
      </w:r>
    </w:p>
    <w:p w14:paraId="1EDA1150" w14:textId="77777777" w:rsidR="00000000" w:rsidRDefault="007C71EE">
      <w:pPr>
        <w:pStyle w:val="a"/>
        <w:ind w:firstLine="0"/>
        <w:rPr>
          <w:rFonts w:hint="cs"/>
          <w:rtl/>
        </w:rPr>
      </w:pPr>
    </w:p>
    <w:p w14:paraId="2ED6E961" w14:textId="77777777" w:rsidR="00000000" w:rsidRDefault="007C71EE">
      <w:pPr>
        <w:pStyle w:val="ac"/>
        <w:rPr>
          <w:rtl/>
        </w:rPr>
      </w:pPr>
      <w:r>
        <w:rPr>
          <w:rFonts w:hint="eastAsia"/>
          <w:rtl/>
        </w:rPr>
        <w:t>אברהם</w:t>
      </w:r>
      <w:r>
        <w:rPr>
          <w:rtl/>
        </w:rPr>
        <w:t xml:space="preserve"> בורג (העבודה-מימד):</w:t>
      </w:r>
    </w:p>
    <w:p w14:paraId="05C3F460" w14:textId="77777777" w:rsidR="00000000" w:rsidRDefault="007C71EE">
      <w:pPr>
        <w:pStyle w:val="a"/>
        <w:rPr>
          <w:rFonts w:hint="cs"/>
          <w:rtl/>
        </w:rPr>
      </w:pPr>
    </w:p>
    <w:p w14:paraId="4982BAF3" w14:textId="77777777" w:rsidR="00000000" w:rsidRDefault="007C71EE">
      <w:pPr>
        <w:pStyle w:val="a"/>
        <w:rPr>
          <w:rFonts w:hint="cs"/>
          <w:rtl/>
        </w:rPr>
      </w:pPr>
      <w:r>
        <w:rPr>
          <w:rFonts w:hint="cs"/>
          <w:rtl/>
        </w:rPr>
        <w:t>הצבעה שמית.</w:t>
      </w:r>
    </w:p>
    <w:p w14:paraId="374ADF55" w14:textId="77777777" w:rsidR="00000000" w:rsidRDefault="007C71EE">
      <w:pPr>
        <w:pStyle w:val="a"/>
        <w:ind w:firstLine="0"/>
        <w:rPr>
          <w:rFonts w:hint="cs"/>
          <w:rtl/>
        </w:rPr>
      </w:pPr>
    </w:p>
    <w:p w14:paraId="4E669EAA" w14:textId="77777777" w:rsidR="00000000" w:rsidRDefault="007C71EE">
      <w:pPr>
        <w:pStyle w:val="ad"/>
        <w:rPr>
          <w:rtl/>
        </w:rPr>
      </w:pPr>
      <w:r>
        <w:rPr>
          <w:rtl/>
        </w:rPr>
        <w:t>היו"ר ראובן ריבלין:</w:t>
      </w:r>
    </w:p>
    <w:p w14:paraId="51E1B0FB" w14:textId="77777777" w:rsidR="00000000" w:rsidRDefault="007C71EE">
      <w:pPr>
        <w:pStyle w:val="a"/>
        <w:rPr>
          <w:rtl/>
        </w:rPr>
      </w:pPr>
    </w:p>
    <w:p w14:paraId="5A4F6320" w14:textId="77777777" w:rsidR="00000000" w:rsidRDefault="007C71EE">
      <w:pPr>
        <w:pStyle w:val="a"/>
        <w:rPr>
          <w:rFonts w:hint="cs"/>
          <w:rtl/>
        </w:rPr>
      </w:pPr>
      <w:r>
        <w:rPr>
          <w:rFonts w:hint="cs"/>
          <w:rtl/>
        </w:rPr>
        <w:t>לא הצבעה שמית, הצבעה אלקטרונית</w:t>
      </w:r>
      <w:r>
        <w:rPr>
          <w:rFonts w:hint="cs"/>
          <w:rtl/>
        </w:rPr>
        <w:t>. אני מציע לכם. בסדר גמור, הצבעה שמית. אדוני המזכיר, נא לקרוא בשמות חברי הכנסת. רבותי, לא להפריע. חברי הכנסת, זה הזמן של כל אחד ואחד להתרווח מעט.</w:t>
      </w:r>
    </w:p>
    <w:p w14:paraId="329AA994" w14:textId="77777777" w:rsidR="00000000" w:rsidRDefault="007C71EE">
      <w:pPr>
        <w:pStyle w:val="Speaker"/>
        <w:rPr>
          <w:rFonts w:hint="cs"/>
          <w:rtl/>
        </w:rPr>
      </w:pPr>
    </w:p>
    <w:p w14:paraId="72685C44" w14:textId="77777777" w:rsidR="00000000" w:rsidRDefault="007C71EE">
      <w:pPr>
        <w:pStyle w:val="Speaker"/>
        <w:rPr>
          <w:rFonts w:hint="cs"/>
          <w:rtl/>
        </w:rPr>
      </w:pPr>
      <w:r>
        <w:rPr>
          <w:rFonts w:hint="eastAsia"/>
          <w:rtl/>
        </w:rPr>
        <w:t>מזכיר</w:t>
      </w:r>
      <w:r>
        <w:rPr>
          <w:rtl/>
        </w:rPr>
        <w:t xml:space="preserve"> הכנסת אריה האן:</w:t>
      </w:r>
    </w:p>
    <w:p w14:paraId="28A8A42D" w14:textId="77777777" w:rsidR="00000000" w:rsidRDefault="007C71EE">
      <w:pPr>
        <w:pStyle w:val="a"/>
        <w:ind w:firstLine="0"/>
        <w:rPr>
          <w:rFonts w:hint="cs"/>
          <w:rtl/>
        </w:rPr>
      </w:pPr>
      <w:r>
        <w:rPr>
          <w:rFonts w:hint="cs"/>
          <w:rtl/>
        </w:rPr>
        <w:t>(קורא בשמות חברי הכנסת)</w:t>
      </w:r>
    </w:p>
    <w:p w14:paraId="68AF1568" w14:textId="77777777" w:rsidR="00000000" w:rsidRDefault="007C71EE">
      <w:pPr>
        <w:pStyle w:val="a"/>
        <w:ind w:firstLine="0"/>
        <w:rPr>
          <w:rFonts w:hint="cs"/>
          <w:rtl/>
        </w:rPr>
      </w:pPr>
    </w:p>
    <w:p w14:paraId="1FD5266D" w14:textId="77777777" w:rsidR="00000000" w:rsidRDefault="007C71EE">
      <w:pPr>
        <w:pStyle w:val="a"/>
        <w:rPr>
          <w:rFonts w:hint="cs"/>
          <w:rtl/>
        </w:rPr>
      </w:pPr>
      <w:bookmarkStart w:id="2498" w:name="FS000000661T28_05_2003_16_52_52"/>
      <w:bookmarkEnd w:id="2498"/>
      <w:r>
        <w:rPr>
          <w:rFonts w:hint="cs"/>
          <w:rtl/>
        </w:rPr>
        <w:t xml:space="preserve">קולט אביטל </w:t>
      </w:r>
      <w:r>
        <w:rPr>
          <w:rtl/>
        </w:rPr>
        <w:t>–</w:t>
      </w:r>
      <w:r>
        <w:rPr>
          <w:rFonts w:hint="cs"/>
          <w:rtl/>
        </w:rPr>
        <w:t xml:space="preserve"> בעד</w:t>
      </w:r>
    </w:p>
    <w:p w14:paraId="4F2FEFCD" w14:textId="77777777" w:rsidR="00000000" w:rsidRDefault="007C71EE">
      <w:pPr>
        <w:pStyle w:val="a"/>
        <w:ind w:firstLine="0"/>
        <w:rPr>
          <w:rFonts w:hint="cs"/>
          <w:rtl/>
        </w:rPr>
      </w:pPr>
    </w:p>
    <w:p w14:paraId="7D0F5AE5" w14:textId="77777777" w:rsidR="00000000" w:rsidRDefault="007C71EE">
      <w:pPr>
        <w:pStyle w:val="ad"/>
        <w:rPr>
          <w:rtl/>
        </w:rPr>
      </w:pPr>
      <w:r>
        <w:rPr>
          <w:rFonts w:hint="eastAsia"/>
          <w:rtl/>
        </w:rPr>
        <w:t>היו</w:t>
      </w:r>
      <w:r>
        <w:rPr>
          <w:rtl/>
        </w:rPr>
        <w:t>"ר ראובן ריבלין:</w:t>
      </w:r>
    </w:p>
    <w:p w14:paraId="511EF1B6" w14:textId="77777777" w:rsidR="00000000" w:rsidRDefault="007C71EE">
      <w:pPr>
        <w:pStyle w:val="a"/>
        <w:rPr>
          <w:rFonts w:hint="cs"/>
          <w:rtl/>
        </w:rPr>
      </w:pPr>
    </w:p>
    <w:p w14:paraId="2B2BA9F6" w14:textId="77777777" w:rsidR="00000000" w:rsidRDefault="007C71EE">
      <w:pPr>
        <w:pStyle w:val="a"/>
        <w:rPr>
          <w:rFonts w:hint="cs"/>
          <w:rtl/>
        </w:rPr>
      </w:pPr>
      <w:r>
        <w:rPr>
          <w:rFonts w:hint="cs"/>
          <w:rtl/>
        </w:rPr>
        <w:t>רבותי חברי הכנסת. חבר ה</w:t>
      </w:r>
      <w:r>
        <w:rPr>
          <w:rFonts w:hint="cs"/>
          <w:rtl/>
        </w:rPr>
        <w:t>כנסת פרוש. חבר הכנסת בורג, אתם מבקשים הצבעה שמית. אם תופרע ההצבעה השמית תהיה הצבעה אלקטרונית. חבר הכנסת פרוש לא יכול לצרוח כששואלים את חברת הכנסת אביטל מה היא רוצה להשיב. רבותי חברי הכנסת, אם תהיה פה הפרעה להצבעה השמית, ההצבעה האלקטרונית נותנת בידי את כל ה</w:t>
      </w:r>
      <w:r>
        <w:rPr>
          <w:rFonts w:hint="cs"/>
          <w:rtl/>
        </w:rPr>
        <w:t>אפשרויות לראות מה כל חבר כנסת הצביע. נא להמשיך לקרוא.</w:t>
      </w:r>
    </w:p>
    <w:p w14:paraId="452409D9" w14:textId="77777777" w:rsidR="00000000" w:rsidRDefault="007C71EE">
      <w:pPr>
        <w:pStyle w:val="a"/>
        <w:ind w:firstLine="0"/>
        <w:rPr>
          <w:rFonts w:hint="cs"/>
          <w:rtl/>
        </w:rPr>
      </w:pPr>
    </w:p>
    <w:p w14:paraId="129AAE9D" w14:textId="77777777" w:rsidR="00000000" w:rsidRDefault="007C71EE">
      <w:pPr>
        <w:pStyle w:val="Speaker"/>
        <w:rPr>
          <w:rFonts w:hint="cs"/>
          <w:rtl/>
        </w:rPr>
      </w:pPr>
      <w:bookmarkStart w:id="2499" w:name="FS000000661T28_05_2003_16_54_50"/>
      <w:bookmarkEnd w:id="2499"/>
      <w:r>
        <w:rPr>
          <w:rFonts w:hint="eastAsia"/>
          <w:rtl/>
        </w:rPr>
        <w:t>מזכיר</w:t>
      </w:r>
      <w:r>
        <w:rPr>
          <w:rtl/>
        </w:rPr>
        <w:t xml:space="preserve"> הכנסת אריה האן:</w:t>
      </w:r>
    </w:p>
    <w:p w14:paraId="53297C46" w14:textId="77777777" w:rsidR="00000000" w:rsidRDefault="007C71EE">
      <w:pPr>
        <w:pStyle w:val="a"/>
        <w:ind w:firstLine="0"/>
        <w:rPr>
          <w:rFonts w:hint="cs"/>
          <w:rtl/>
        </w:rPr>
      </w:pPr>
      <w:r>
        <w:rPr>
          <w:rFonts w:hint="cs"/>
          <w:rtl/>
        </w:rPr>
        <w:t>(קורא בשמות חברי הכנסת)</w:t>
      </w:r>
    </w:p>
    <w:p w14:paraId="79916EF4" w14:textId="77777777" w:rsidR="00000000" w:rsidRDefault="007C71EE">
      <w:pPr>
        <w:pStyle w:val="a"/>
        <w:rPr>
          <w:rFonts w:hint="cs"/>
          <w:rtl/>
        </w:rPr>
      </w:pPr>
    </w:p>
    <w:p w14:paraId="5B5A8B90" w14:textId="77777777" w:rsidR="00000000" w:rsidRDefault="007C71EE">
      <w:pPr>
        <w:pStyle w:val="a"/>
        <w:rPr>
          <w:rFonts w:hint="cs"/>
          <w:rtl/>
        </w:rPr>
      </w:pPr>
      <w:r>
        <w:rPr>
          <w:rFonts w:hint="cs"/>
          <w:rtl/>
        </w:rPr>
        <w:t xml:space="preserve">קולט אביטל </w:t>
      </w:r>
      <w:r>
        <w:rPr>
          <w:rtl/>
        </w:rPr>
        <w:t>–</w:t>
      </w:r>
      <w:r>
        <w:rPr>
          <w:rFonts w:hint="cs"/>
          <w:rtl/>
        </w:rPr>
        <w:t xml:space="preserve"> בעד</w:t>
      </w:r>
    </w:p>
    <w:p w14:paraId="3BA8F625" w14:textId="77777777" w:rsidR="00000000" w:rsidRDefault="007C71EE">
      <w:pPr>
        <w:pStyle w:val="a"/>
        <w:rPr>
          <w:rFonts w:hint="cs"/>
          <w:rtl/>
        </w:rPr>
      </w:pPr>
      <w:r>
        <w:rPr>
          <w:rFonts w:hint="cs"/>
          <w:rtl/>
        </w:rPr>
        <w:t xml:space="preserve">רוחמה אברהם </w:t>
      </w:r>
      <w:r>
        <w:rPr>
          <w:rtl/>
        </w:rPr>
        <w:t>–</w:t>
      </w:r>
      <w:r>
        <w:rPr>
          <w:rFonts w:hint="cs"/>
          <w:rtl/>
        </w:rPr>
        <w:t xml:space="preserve"> נגד</w:t>
      </w:r>
    </w:p>
    <w:p w14:paraId="5BF7B352" w14:textId="77777777" w:rsidR="00000000" w:rsidRDefault="007C71EE">
      <w:pPr>
        <w:pStyle w:val="a"/>
        <w:rPr>
          <w:rFonts w:hint="cs"/>
          <w:rtl/>
        </w:rPr>
      </w:pPr>
      <w:r>
        <w:rPr>
          <w:rFonts w:hint="cs"/>
          <w:rtl/>
        </w:rPr>
        <w:t xml:space="preserve">יולי-יואל אדלשטיין </w:t>
      </w:r>
      <w:r>
        <w:rPr>
          <w:rtl/>
        </w:rPr>
        <w:t>–</w:t>
      </w:r>
      <w:r>
        <w:rPr>
          <w:rFonts w:hint="cs"/>
          <w:rtl/>
        </w:rPr>
        <w:t xml:space="preserve"> נגד</w:t>
      </w:r>
    </w:p>
    <w:p w14:paraId="48A72E60" w14:textId="77777777" w:rsidR="00000000" w:rsidRDefault="007C71EE">
      <w:pPr>
        <w:pStyle w:val="a"/>
        <w:rPr>
          <w:rFonts w:hint="cs"/>
          <w:rtl/>
        </w:rPr>
      </w:pPr>
      <w:r>
        <w:rPr>
          <w:rFonts w:hint="cs"/>
          <w:rtl/>
        </w:rPr>
        <w:t xml:space="preserve">יעקב אדרי </w:t>
      </w:r>
      <w:r>
        <w:rPr>
          <w:rtl/>
        </w:rPr>
        <w:t>–</w:t>
      </w:r>
      <w:r>
        <w:rPr>
          <w:rFonts w:hint="cs"/>
          <w:rtl/>
        </w:rPr>
        <w:t xml:space="preserve"> נגד</w:t>
      </w:r>
    </w:p>
    <w:p w14:paraId="50AAEDB1" w14:textId="77777777" w:rsidR="00000000" w:rsidRDefault="007C71EE">
      <w:pPr>
        <w:pStyle w:val="a"/>
        <w:rPr>
          <w:rFonts w:hint="cs"/>
          <w:rtl/>
        </w:rPr>
      </w:pPr>
      <w:r>
        <w:rPr>
          <w:rFonts w:hint="cs"/>
          <w:rtl/>
        </w:rPr>
        <w:t xml:space="preserve">אהוד אולמרט </w:t>
      </w:r>
      <w:r>
        <w:rPr>
          <w:rtl/>
        </w:rPr>
        <w:t>–</w:t>
      </w:r>
      <w:r>
        <w:rPr>
          <w:rFonts w:hint="cs"/>
          <w:rtl/>
        </w:rPr>
        <w:t xml:space="preserve"> נגד</w:t>
      </w:r>
    </w:p>
    <w:p w14:paraId="486D90D1" w14:textId="77777777" w:rsidR="00000000" w:rsidRDefault="007C71EE">
      <w:pPr>
        <w:pStyle w:val="a"/>
        <w:rPr>
          <w:rFonts w:hint="cs"/>
          <w:rtl/>
        </w:rPr>
      </w:pPr>
      <w:r>
        <w:rPr>
          <w:rFonts w:hint="cs"/>
          <w:rtl/>
        </w:rPr>
        <w:t xml:space="preserve">חיים אורון </w:t>
      </w:r>
      <w:r>
        <w:rPr>
          <w:rtl/>
        </w:rPr>
        <w:t>–</w:t>
      </w:r>
      <w:r>
        <w:rPr>
          <w:rFonts w:hint="cs"/>
          <w:rtl/>
        </w:rPr>
        <w:t xml:space="preserve"> בעד</w:t>
      </w:r>
    </w:p>
    <w:p w14:paraId="2E5982E2" w14:textId="77777777" w:rsidR="00000000" w:rsidRDefault="007C71EE">
      <w:pPr>
        <w:pStyle w:val="a"/>
        <w:rPr>
          <w:rFonts w:hint="cs"/>
          <w:rtl/>
        </w:rPr>
      </w:pPr>
      <w:r>
        <w:rPr>
          <w:rFonts w:hint="cs"/>
          <w:rtl/>
        </w:rPr>
        <w:t xml:space="preserve">זבולון אורלב </w:t>
      </w:r>
      <w:r>
        <w:rPr>
          <w:rtl/>
        </w:rPr>
        <w:t>–</w:t>
      </w:r>
      <w:r>
        <w:rPr>
          <w:rFonts w:hint="cs"/>
          <w:rtl/>
        </w:rPr>
        <w:t xml:space="preserve"> נגד</w:t>
      </w:r>
    </w:p>
    <w:p w14:paraId="3AFEF397" w14:textId="77777777" w:rsidR="00000000" w:rsidRDefault="007C71EE">
      <w:pPr>
        <w:pStyle w:val="a"/>
        <w:rPr>
          <w:rFonts w:hint="cs"/>
          <w:rtl/>
        </w:rPr>
      </w:pPr>
      <w:r>
        <w:rPr>
          <w:rFonts w:hint="cs"/>
          <w:rtl/>
        </w:rPr>
        <w:t xml:space="preserve">דוד אזולאי </w:t>
      </w:r>
      <w:r>
        <w:rPr>
          <w:rtl/>
        </w:rPr>
        <w:t>–</w:t>
      </w:r>
      <w:r>
        <w:rPr>
          <w:rFonts w:hint="cs"/>
          <w:rtl/>
        </w:rPr>
        <w:t xml:space="preserve"> בעד</w:t>
      </w:r>
    </w:p>
    <w:p w14:paraId="61D3B960" w14:textId="77777777" w:rsidR="00000000" w:rsidRDefault="007C71EE">
      <w:pPr>
        <w:pStyle w:val="a"/>
        <w:rPr>
          <w:rFonts w:hint="cs"/>
          <w:rtl/>
        </w:rPr>
      </w:pPr>
      <w:r>
        <w:rPr>
          <w:rFonts w:hint="cs"/>
          <w:rtl/>
        </w:rPr>
        <w:t>ישראל א</w:t>
      </w:r>
      <w:r>
        <w:rPr>
          <w:rFonts w:hint="cs"/>
          <w:rtl/>
        </w:rPr>
        <w:t xml:space="preserve">ייכלר </w:t>
      </w:r>
      <w:r>
        <w:rPr>
          <w:rtl/>
        </w:rPr>
        <w:t>–</w:t>
      </w:r>
      <w:r>
        <w:rPr>
          <w:rFonts w:hint="cs"/>
          <w:rtl/>
        </w:rPr>
        <w:t xml:space="preserve"> בעד</w:t>
      </w:r>
    </w:p>
    <w:p w14:paraId="127B89B2" w14:textId="77777777" w:rsidR="00000000" w:rsidRDefault="007C71EE">
      <w:pPr>
        <w:pStyle w:val="a"/>
        <w:rPr>
          <w:rFonts w:hint="cs"/>
          <w:rtl/>
        </w:rPr>
      </w:pPr>
      <w:r>
        <w:rPr>
          <w:rFonts w:hint="cs"/>
          <w:rtl/>
        </w:rPr>
        <w:t xml:space="preserve">דליה איציק </w:t>
      </w:r>
      <w:r>
        <w:rPr>
          <w:rtl/>
        </w:rPr>
        <w:t>–</w:t>
      </w:r>
      <w:r>
        <w:rPr>
          <w:rFonts w:hint="cs"/>
          <w:rtl/>
        </w:rPr>
        <w:t xml:space="preserve"> אינה נוכחת</w:t>
      </w:r>
    </w:p>
    <w:p w14:paraId="285E21C5" w14:textId="77777777" w:rsidR="00000000" w:rsidRDefault="007C71EE">
      <w:pPr>
        <w:pStyle w:val="a"/>
        <w:rPr>
          <w:rFonts w:hint="cs"/>
          <w:rtl/>
        </w:rPr>
      </w:pPr>
      <w:r>
        <w:rPr>
          <w:rFonts w:hint="cs"/>
          <w:rtl/>
        </w:rPr>
        <w:t xml:space="preserve">אפי איתם </w:t>
      </w:r>
      <w:r>
        <w:rPr>
          <w:rtl/>
        </w:rPr>
        <w:t>–</w:t>
      </w:r>
      <w:r>
        <w:rPr>
          <w:rFonts w:hint="cs"/>
          <w:rtl/>
        </w:rPr>
        <w:t xml:space="preserve"> נגד</w:t>
      </w:r>
    </w:p>
    <w:p w14:paraId="3E424D92" w14:textId="77777777" w:rsidR="00000000" w:rsidRDefault="007C71EE">
      <w:pPr>
        <w:pStyle w:val="a"/>
        <w:rPr>
          <w:rFonts w:hint="cs"/>
          <w:rtl/>
        </w:rPr>
      </w:pPr>
      <w:r>
        <w:rPr>
          <w:rFonts w:hint="cs"/>
          <w:rtl/>
        </w:rPr>
        <w:t xml:space="preserve">מיכאל איתן </w:t>
      </w:r>
      <w:r>
        <w:rPr>
          <w:rtl/>
        </w:rPr>
        <w:t>–</w:t>
      </w:r>
      <w:r>
        <w:rPr>
          <w:rFonts w:hint="cs"/>
          <w:rtl/>
        </w:rPr>
        <w:t xml:space="preserve"> נגד</w:t>
      </w:r>
    </w:p>
    <w:p w14:paraId="10A6AD10" w14:textId="77777777" w:rsidR="00000000" w:rsidRDefault="007C71EE">
      <w:pPr>
        <w:pStyle w:val="a"/>
        <w:rPr>
          <w:rFonts w:hint="cs"/>
          <w:rtl/>
        </w:rPr>
      </w:pPr>
      <w:r>
        <w:rPr>
          <w:rFonts w:hint="cs"/>
          <w:rtl/>
        </w:rPr>
        <w:t xml:space="preserve">אריה אלדד </w:t>
      </w:r>
      <w:r>
        <w:rPr>
          <w:rtl/>
        </w:rPr>
        <w:t>–</w:t>
      </w:r>
      <w:r>
        <w:rPr>
          <w:rFonts w:hint="cs"/>
          <w:rtl/>
        </w:rPr>
        <w:t xml:space="preserve"> אינו נוכח</w:t>
      </w:r>
    </w:p>
    <w:p w14:paraId="6549FC2D" w14:textId="77777777" w:rsidR="00000000" w:rsidRDefault="007C71EE">
      <w:pPr>
        <w:pStyle w:val="a"/>
        <w:rPr>
          <w:rFonts w:hint="cs"/>
          <w:rtl/>
        </w:rPr>
      </w:pPr>
      <w:r>
        <w:rPr>
          <w:rFonts w:hint="cs"/>
          <w:rtl/>
        </w:rPr>
        <w:t xml:space="preserve">בנימין אלון </w:t>
      </w:r>
      <w:r>
        <w:rPr>
          <w:rtl/>
        </w:rPr>
        <w:t>–</w:t>
      </w:r>
      <w:r>
        <w:rPr>
          <w:rFonts w:hint="cs"/>
          <w:rtl/>
        </w:rPr>
        <w:t xml:space="preserve"> נגד</w:t>
      </w:r>
    </w:p>
    <w:p w14:paraId="625C417B" w14:textId="77777777" w:rsidR="00000000" w:rsidRDefault="007C71EE">
      <w:pPr>
        <w:pStyle w:val="a"/>
        <w:rPr>
          <w:rFonts w:hint="cs"/>
          <w:rtl/>
        </w:rPr>
      </w:pPr>
      <w:r>
        <w:rPr>
          <w:rFonts w:hint="cs"/>
          <w:rtl/>
        </w:rPr>
        <w:t xml:space="preserve">טלב אלסאנע </w:t>
      </w:r>
      <w:r>
        <w:rPr>
          <w:rtl/>
        </w:rPr>
        <w:t>–</w:t>
      </w:r>
      <w:r>
        <w:rPr>
          <w:rFonts w:hint="cs"/>
          <w:rtl/>
        </w:rPr>
        <w:t xml:space="preserve"> בעד</w:t>
      </w:r>
    </w:p>
    <w:p w14:paraId="0849048C" w14:textId="77777777" w:rsidR="00000000" w:rsidRDefault="007C71EE">
      <w:pPr>
        <w:pStyle w:val="a"/>
        <w:rPr>
          <w:rFonts w:hint="cs"/>
          <w:rtl/>
        </w:rPr>
      </w:pPr>
      <w:r>
        <w:rPr>
          <w:rFonts w:hint="cs"/>
          <w:rtl/>
        </w:rPr>
        <w:t xml:space="preserve">אלי אפללו </w:t>
      </w:r>
      <w:r>
        <w:rPr>
          <w:rtl/>
        </w:rPr>
        <w:t>–</w:t>
      </w:r>
      <w:r>
        <w:rPr>
          <w:rFonts w:hint="cs"/>
          <w:rtl/>
        </w:rPr>
        <w:t xml:space="preserve"> נגד</w:t>
      </w:r>
    </w:p>
    <w:p w14:paraId="744021CF" w14:textId="77777777" w:rsidR="00000000" w:rsidRDefault="007C71EE">
      <w:pPr>
        <w:pStyle w:val="a"/>
        <w:rPr>
          <w:rFonts w:hint="cs"/>
          <w:rtl/>
        </w:rPr>
      </w:pPr>
      <w:r>
        <w:rPr>
          <w:rFonts w:hint="cs"/>
          <w:rtl/>
        </w:rPr>
        <w:t xml:space="preserve">גלעד ארדן </w:t>
      </w:r>
      <w:r>
        <w:rPr>
          <w:rtl/>
        </w:rPr>
        <w:t>–</w:t>
      </w:r>
      <w:r>
        <w:rPr>
          <w:rFonts w:hint="cs"/>
          <w:rtl/>
        </w:rPr>
        <w:t xml:space="preserve"> נגד</w:t>
      </w:r>
    </w:p>
    <w:p w14:paraId="5B5DEFD1" w14:textId="77777777" w:rsidR="00000000" w:rsidRDefault="007C71EE">
      <w:pPr>
        <w:pStyle w:val="a"/>
        <w:rPr>
          <w:rFonts w:hint="cs"/>
          <w:rtl/>
        </w:rPr>
      </w:pPr>
      <w:r>
        <w:rPr>
          <w:rFonts w:hint="cs"/>
          <w:rtl/>
        </w:rPr>
        <w:t xml:space="preserve">אורי יהודה אריאל </w:t>
      </w:r>
      <w:r>
        <w:rPr>
          <w:rtl/>
        </w:rPr>
        <w:t>–</w:t>
      </w:r>
      <w:r>
        <w:rPr>
          <w:rFonts w:hint="cs"/>
          <w:rtl/>
        </w:rPr>
        <w:t xml:space="preserve"> אינו נוכח</w:t>
      </w:r>
    </w:p>
    <w:p w14:paraId="3DC61B3D" w14:textId="77777777" w:rsidR="00000000" w:rsidRDefault="007C71EE">
      <w:pPr>
        <w:pStyle w:val="a"/>
        <w:rPr>
          <w:rFonts w:hint="cs"/>
          <w:rtl/>
        </w:rPr>
      </w:pPr>
      <w:r>
        <w:rPr>
          <w:rFonts w:hint="cs"/>
          <w:rtl/>
        </w:rPr>
        <w:t xml:space="preserve">זאב בוים </w:t>
      </w:r>
      <w:r>
        <w:rPr>
          <w:rtl/>
        </w:rPr>
        <w:t>–</w:t>
      </w:r>
      <w:r>
        <w:rPr>
          <w:rFonts w:hint="cs"/>
          <w:rtl/>
        </w:rPr>
        <w:t xml:space="preserve"> נגד</w:t>
      </w:r>
    </w:p>
    <w:p w14:paraId="740FC5BA" w14:textId="77777777" w:rsidR="00000000" w:rsidRDefault="007C71EE">
      <w:pPr>
        <w:pStyle w:val="a"/>
        <w:rPr>
          <w:rFonts w:hint="cs"/>
          <w:rtl/>
        </w:rPr>
      </w:pPr>
      <w:r>
        <w:rPr>
          <w:rFonts w:hint="cs"/>
          <w:rtl/>
        </w:rPr>
        <w:t xml:space="preserve">אברהם בורג </w:t>
      </w:r>
      <w:r>
        <w:rPr>
          <w:rtl/>
        </w:rPr>
        <w:t>–</w:t>
      </w:r>
      <w:r>
        <w:rPr>
          <w:rFonts w:hint="cs"/>
          <w:rtl/>
        </w:rPr>
        <w:t xml:space="preserve"> בעד</w:t>
      </w:r>
    </w:p>
    <w:p w14:paraId="1C217738" w14:textId="77777777" w:rsidR="00000000" w:rsidRDefault="007C71EE">
      <w:pPr>
        <w:pStyle w:val="a"/>
        <w:rPr>
          <w:rFonts w:hint="cs"/>
          <w:rtl/>
        </w:rPr>
      </w:pPr>
      <w:r>
        <w:rPr>
          <w:rFonts w:hint="cs"/>
          <w:rtl/>
        </w:rPr>
        <w:t xml:space="preserve">נעמי בלומנטל </w:t>
      </w:r>
      <w:r>
        <w:rPr>
          <w:rtl/>
        </w:rPr>
        <w:t>–</w:t>
      </w:r>
      <w:r>
        <w:rPr>
          <w:rFonts w:hint="cs"/>
          <w:rtl/>
        </w:rPr>
        <w:t xml:space="preserve"> נגד</w:t>
      </w:r>
    </w:p>
    <w:p w14:paraId="4AE7628E" w14:textId="77777777" w:rsidR="00000000" w:rsidRDefault="007C71EE">
      <w:pPr>
        <w:pStyle w:val="a"/>
        <w:rPr>
          <w:rFonts w:hint="cs"/>
          <w:rtl/>
        </w:rPr>
      </w:pPr>
      <w:r>
        <w:rPr>
          <w:rFonts w:hint="cs"/>
          <w:rtl/>
        </w:rPr>
        <w:t xml:space="preserve">בנימין בן-אליעזר </w:t>
      </w:r>
      <w:r>
        <w:rPr>
          <w:rtl/>
        </w:rPr>
        <w:t>–</w:t>
      </w:r>
      <w:r>
        <w:rPr>
          <w:rFonts w:hint="cs"/>
          <w:rtl/>
        </w:rPr>
        <w:t xml:space="preserve"> </w:t>
      </w:r>
      <w:r>
        <w:rPr>
          <w:rFonts w:hint="cs"/>
          <w:rtl/>
        </w:rPr>
        <w:t>אינו נוכח</w:t>
      </w:r>
    </w:p>
    <w:p w14:paraId="29BCB8CE" w14:textId="77777777" w:rsidR="00000000" w:rsidRDefault="007C71EE">
      <w:pPr>
        <w:pStyle w:val="a"/>
        <w:rPr>
          <w:rFonts w:hint="cs"/>
          <w:rtl/>
        </w:rPr>
      </w:pPr>
      <w:r>
        <w:rPr>
          <w:rFonts w:hint="cs"/>
          <w:rtl/>
        </w:rPr>
        <w:t xml:space="preserve">אלי בן-מנחם </w:t>
      </w:r>
      <w:r>
        <w:rPr>
          <w:rtl/>
        </w:rPr>
        <w:t>–</w:t>
      </w:r>
      <w:r>
        <w:rPr>
          <w:rFonts w:hint="cs"/>
          <w:rtl/>
        </w:rPr>
        <w:t xml:space="preserve"> אינו נוכח</w:t>
      </w:r>
    </w:p>
    <w:p w14:paraId="480A7ACC" w14:textId="77777777" w:rsidR="00000000" w:rsidRDefault="007C71EE">
      <w:pPr>
        <w:pStyle w:val="a"/>
        <w:rPr>
          <w:rFonts w:hint="cs"/>
          <w:rtl/>
        </w:rPr>
      </w:pPr>
      <w:r>
        <w:rPr>
          <w:rFonts w:hint="cs"/>
          <w:rtl/>
        </w:rPr>
        <w:t xml:space="preserve">שלמה בניזרי </w:t>
      </w:r>
      <w:r>
        <w:rPr>
          <w:rtl/>
        </w:rPr>
        <w:t>–</w:t>
      </w:r>
      <w:r>
        <w:rPr>
          <w:rFonts w:hint="cs"/>
          <w:rtl/>
        </w:rPr>
        <w:t xml:space="preserve"> בעד</w:t>
      </w:r>
    </w:p>
    <w:p w14:paraId="5515B448" w14:textId="77777777" w:rsidR="00000000" w:rsidRDefault="007C71EE">
      <w:pPr>
        <w:pStyle w:val="a"/>
        <w:rPr>
          <w:rFonts w:hint="cs"/>
          <w:rtl/>
        </w:rPr>
      </w:pPr>
      <w:r>
        <w:rPr>
          <w:rFonts w:hint="cs"/>
          <w:rtl/>
        </w:rPr>
        <w:t xml:space="preserve">דניאל בנלולו </w:t>
      </w:r>
      <w:r>
        <w:rPr>
          <w:rtl/>
        </w:rPr>
        <w:t>–</w:t>
      </w:r>
      <w:r>
        <w:rPr>
          <w:rFonts w:hint="cs"/>
          <w:rtl/>
        </w:rPr>
        <w:t xml:space="preserve"> נגד</w:t>
      </w:r>
    </w:p>
    <w:p w14:paraId="3CB215A2" w14:textId="77777777" w:rsidR="00000000" w:rsidRDefault="007C71EE">
      <w:pPr>
        <w:pStyle w:val="a"/>
        <w:rPr>
          <w:rFonts w:hint="cs"/>
          <w:rtl/>
        </w:rPr>
      </w:pPr>
      <w:r>
        <w:rPr>
          <w:rFonts w:hint="cs"/>
          <w:rtl/>
        </w:rPr>
        <w:t xml:space="preserve">רוני בר-און </w:t>
      </w:r>
      <w:r>
        <w:rPr>
          <w:rtl/>
        </w:rPr>
        <w:t>–</w:t>
      </w:r>
      <w:r>
        <w:rPr>
          <w:rFonts w:hint="cs"/>
          <w:rtl/>
        </w:rPr>
        <w:t xml:space="preserve"> נגד</w:t>
      </w:r>
    </w:p>
    <w:p w14:paraId="16F4BBC6" w14:textId="77777777" w:rsidR="00000000" w:rsidRDefault="007C71EE">
      <w:pPr>
        <w:pStyle w:val="a"/>
        <w:rPr>
          <w:rFonts w:hint="cs"/>
          <w:rtl/>
        </w:rPr>
      </w:pPr>
      <w:r>
        <w:rPr>
          <w:rFonts w:hint="cs"/>
          <w:rtl/>
        </w:rPr>
        <w:t xml:space="preserve">רומן ברונפמן </w:t>
      </w:r>
      <w:r>
        <w:rPr>
          <w:rtl/>
        </w:rPr>
        <w:t>–</w:t>
      </w:r>
      <w:r>
        <w:rPr>
          <w:rFonts w:hint="cs"/>
          <w:rtl/>
        </w:rPr>
        <w:t xml:space="preserve"> בעד</w:t>
      </w:r>
    </w:p>
    <w:p w14:paraId="45D45F30" w14:textId="77777777" w:rsidR="00000000" w:rsidRDefault="007C71EE">
      <w:pPr>
        <w:pStyle w:val="a"/>
        <w:rPr>
          <w:rFonts w:hint="cs"/>
          <w:rtl/>
        </w:rPr>
      </w:pPr>
      <w:r>
        <w:rPr>
          <w:rFonts w:hint="cs"/>
          <w:rtl/>
        </w:rPr>
        <w:t xml:space="preserve">רוני בריזון </w:t>
      </w:r>
      <w:r>
        <w:rPr>
          <w:rtl/>
        </w:rPr>
        <w:t>–</w:t>
      </w:r>
      <w:r>
        <w:rPr>
          <w:rFonts w:hint="cs"/>
          <w:rtl/>
        </w:rPr>
        <w:t xml:space="preserve"> נגד</w:t>
      </w:r>
    </w:p>
    <w:p w14:paraId="7F54A07B" w14:textId="77777777" w:rsidR="00000000" w:rsidRDefault="007C71EE">
      <w:pPr>
        <w:pStyle w:val="a"/>
        <w:rPr>
          <w:rFonts w:hint="cs"/>
          <w:rtl/>
        </w:rPr>
      </w:pPr>
      <w:r>
        <w:rPr>
          <w:rFonts w:hint="cs"/>
          <w:rtl/>
        </w:rPr>
        <w:t xml:space="preserve">ויקטור בריילובסקי </w:t>
      </w:r>
      <w:r>
        <w:rPr>
          <w:rtl/>
        </w:rPr>
        <w:t>–</w:t>
      </w:r>
      <w:r>
        <w:rPr>
          <w:rFonts w:hint="cs"/>
          <w:rtl/>
        </w:rPr>
        <w:t xml:space="preserve"> נגד</w:t>
      </w:r>
    </w:p>
    <w:p w14:paraId="6C9D8C09" w14:textId="77777777" w:rsidR="00000000" w:rsidRDefault="007C71EE">
      <w:pPr>
        <w:pStyle w:val="a"/>
        <w:rPr>
          <w:rFonts w:hint="cs"/>
          <w:rtl/>
        </w:rPr>
      </w:pPr>
      <w:r>
        <w:rPr>
          <w:rFonts w:hint="cs"/>
          <w:rtl/>
        </w:rPr>
        <w:t xml:space="preserve">מוחמד ברכה </w:t>
      </w:r>
      <w:r>
        <w:rPr>
          <w:rtl/>
        </w:rPr>
        <w:t>–</w:t>
      </w:r>
      <w:r>
        <w:rPr>
          <w:rFonts w:hint="cs"/>
          <w:rtl/>
        </w:rPr>
        <w:t xml:space="preserve"> בעד</w:t>
      </w:r>
    </w:p>
    <w:p w14:paraId="73123120" w14:textId="77777777" w:rsidR="00000000" w:rsidRDefault="007C71EE">
      <w:pPr>
        <w:pStyle w:val="a"/>
        <w:rPr>
          <w:rFonts w:hint="cs"/>
          <w:rtl/>
        </w:rPr>
      </w:pPr>
      <w:r>
        <w:rPr>
          <w:rFonts w:hint="cs"/>
          <w:rtl/>
        </w:rPr>
        <w:t xml:space="preserve">עזמי בשארה </w:t>
      </w:r>
      <w:r>
        <w:rPr>
          <w:rtl/>
        </w:rPr>
        <w:t>–</w:t>
      </w:r>
      <w:r>
        <w:rPr>
          <w:rFonts w:hint="cs"/>
          <w:rtl/>
        </w:rPr>
        <w:t xml:space="preserve"> בעד</w:t>
      </w:r>
    </w:p>
    <w:p w14:paraId="1BF37C35" w14:textId="77777777" w:rsidR="00000000" w:rsidRDefault="007C71EE">
      <w:pPr>
        <w:pStyle w:val="a"/>
        <w:rPr>
          <w:rFonts w:hint="cs"/>
          <w:rtl/>
        </w:rPr>
      </w:pPr>
      <w:r>
        <w:rPr>
          <w:rFonts w:hint="cs"/>
          <w:rtl/>
        </w:rPr>
        <w:t xml:space="preserve">ענבל גבריאלי </w:t>
      </w:r>
      <w:r>
        <w:rPr>
          <w:rtl/>
        </w:rPr>
        <w:t>–</w:t>
      </w:r>
      <w:r>
        <w:rPr>
          <w:rFonts w:hint="cs"/>
          <w:rtl/>
        </w:rPr>
        <w:t xml:space="preserve"> נגד</w:t>
      </w:r>
    </w:p>
    <w:p w14:paraId="66F0C02A" w14:textId="77777777" w:rsidR="00000000" w:rsidRDefault="007C71EE">
      <w:pPr>
        <w:pStyle w:val="a"/>
        <w:rPr>
          <w:rFonts w:hint="cs"/>
          <w:rtl/>
        </w:rPr>
      </w:pPr>
      <w:r>
        <w:rPr>
          <w:rFonts w:hint="cs"/>
          <w:rtl/>
        </w:rPr>
        <w:t xml:space="preserve">מיכאל גורלובסקי </w:t>
      </w:r>
      <w:r>
        <w:rPr>
          <w:rtl/>
        </w:rPr>
        <w:t>–</w:t>
      </w:r>
      <w:r>
        <w:rPr>
          <w:rFonts w:hint="cs"/>
          <w:rtl/>
        </w:rPr>
        <w:t xml:space="preserve"> נגד</w:t>
      </w:r>
    </w:p>
    <w:p w14:paraId="3D08ECF7" w14:textId="77777777" w:rsidR="00000000" w:rsidRDefault="007C71EE">
      <w:pPr>
        <w:pStyle w:val="a"/>
        <w:rPr>
          <w:rFonts w:hint="cs"/>
          <w:rtl/>
        </w:rPr>
      </w:pPr>
      <w:r>
        <w:rPr>
          <w:rFonts w:hint="cs"/>
          <w:rtl/>
        </w:rPr>
        <w:t xml:space="preserve">זהבה גלאון </w:t>
      </w:r>
      <w:r>
        <w:rPr>
          <w:rtl/>
        </w:rPr>
        <w:t>–</w:t>
      </w:r>
      <w:r>
        <w:rPr>
          <w:rFonts w:hint="cs"/>
          <w:rtl/>
        </w:rPr>
        <w:t xml:space="preserve"> אינה נוכחת</w:t>
      </w:r>
    </w:p>
    <w:p w14:paraId="1A77942D" w14:textId="77777777" w:rsidR="00000000" w:rsidRDefault="007C71EE">
      <w:pPr>
        <w:pStyle w:val="a"/>
        <w:rPr>
          <w:rFonts w:hint="cs"/>
          <w:rtl/>
        </w:rPr>
      </w:pPr>
      <w:r>
        <w:rPr>
          <w:rFonts w:hint="cs"/>
          <w:rtl/>
        </w:rPr>
        <w:t>גילה גמ</w:t>
      </w:r>
      <w:r>
        <w:rPr>
          <w:rFonts w:hint="cs"/>
          <w:rtl/>
        </w:rPr>
        <w:t xml:space="preserve">ליאל </w:t>
      </w:r>
      <w:r>
        <w:rPr>
          <w:rtl/>
        </w:rPr>
        <w:t>–</w:t>
      </w:r>
      <w:r>
        <w:rPr>
          <w:rFonts w:hint="cs"/>
          <w:rtl/>
        </w:rPr>
        <w:t xml:space="preserve"> נגד</w:t>
      </w:r>
    </w:p>
    <w:p w14:paraId="787C5105" w14:textId="77777777" w:rsidR="00000000" w:rsidRDefault="007C71EE">
      <w:pPr>
        <w:pStyle w:val="a"/>
        <w:rPr>
          <w:rFonts w:hint="cs"/>
          <w:rtl/>
        </w:rPr>
      </w:pPr>
      <w:r>
        <w:rPr>
          <w:rFonts w:hint="cs"/>
          <w:rtl/>
        </w:rPr>
        <w:t xml:space="preserve">משה גפני </w:t>
      </w:r>
      <w:r>
        <w:rPr>
          <w:rtl/>
        </w:rPr>
        <w:t>–</w:t>
      </w:r>
      <w:r>
        <w:rPr>
          <w:rFonts w:hint="cs"/>
          <w:rtl/>
        </w:rPr>
        <w:t xml:space="preserve"> בעד</w:t>
      </w:r>
    </w:p>
    <w:p w14:paraId="543D2261" w14:textId="77777777" w:rsidR="00000000" w:rsidRDefault="007C71EE">
      <w:pPr>
        <w:pStyle w:val="a"/>
        <w:rPr>
          <w:rFonts w:hint="cs"/>
          <w:rtl/>
        </w:rPr>
      </w:pPr>
      <w:r>
        <w:rPr>
          <w:rFonts w:hint="cs"/>
          <w:rtl/>
        </w:rPr>
        <w:t xml:space="preserve">עבד-אלמאלכ דהאמשה </w:t>
      </w:r>
      <w:r>
        <w:rPr>
          <w:rtl/>
        </w:rPr>
        <w:t>–</w:t>
      </w:r>
      <w:r>
        <w:rPr>
          <w:rFonts w:hint="cs"/>
          <w:rtl/>
        </w:rPr>
        <w:t xml:space="preserve"> בעד</w:t>
      </w:r>
    </w:p>
    <w:p w14:paraId="485CBCED" w14:textId="77777777" w:rsidR="00000000" w:rsidRDefault="007C71EE">
      <w:pPr>
        <w:pStyle w:val="a"/>
        <w:rPr>
          <w:rFonts w:hint="cs"/>
          <w:rtl/>
        </w:rPr>
      </w:pPr>
      <w:r>
        <w:rPr>
          <w:rFonts w:hint="cs"/>
          <w:rtl/>
        </w:rPr>
        <w:t xml:space="preserve">נסים דהן </w:t>
      </w:r>
      <w:r>
        <w:rPr>
          <w:rtl/>
        </w:rPr>
        <w:t>–</w:t>
      </w:r>
      <w:r>
        <w:rPr>
          <w:rFonts w:hint="cs"/>
          <w:rtl/>
        </w:rPr>
        <w:t xml:space="preserve"> בעד</w:t>
      </w:r>
    </w:p>
    <w:p w14:paraId="28C8BA33" w14:textId="77777777" w:rsidR="00000000" w:rsidRDefault="007C71EE">
      <w:pPr>
        <w:pStyle w:val="a"/>
        <w:rPr>
          <w:rFonts w:hint="cs"/>
          <w:rtl/>
        </w:rPr>
      </w:pPr>
      <w:r>
        <w:rPr>
          <w:rFonts w:hint="cs"/>
          <w:rtl/>
        </w:rPr>
        <w:t xml:space="preserve">חמי דורון </w:t>
      </w:r>
      <w:r>
        <w:rPr>
          <w:rtl/>
        </w:rPr>
        <w:t>–</w:t>
      </w:r>
      <w:r>
        <w:rPr>
          <w:rFonts w:hint="cs"/>
          <w:rtl/>
        </w:rPr>
        <w:t xml:space="preserve"> אינו נוכח</w:t>
      </w:r>
    </w:p>
    <w:p w14:paraId="379BF1CC" w14:textId="77777777" w:rsidR="00000000" w:rsidRDefault="007C71EE">
      <w:pPr>
        <w:pStyle w:val="a"/>
        <w:rPr>
          <w:rFonts w:hint="cs"/>
          <w:rtl/>
        </w:rPr>
      </w:pPr>
      <w:r>
        <w:rPr>
          <w:rFonts w:hint="cs"/>
          <w:rtl/>
        </w:rPr>
        <w:t xml:space="preserve">אברהם הירשזון </w:t>
      </w:r>
      <w:r>
        <w:rPr>
          <w:rtl/>
        </w:rPr>
        <w:t>–</w:t>
      </w:r>
      <w:r>
        <w:rPr>
          <w:rFonts w:hint="cs"/>
          <w:rtl/>
        </w:rPr>
        <w:t xml:space="preserve"> נגד</w:t>
      </w:r>
    </w:p>
    <w:p w14:paraId="7497EC95" w14:textId="77777777" w:rsidR="00000000" w:rsidRDefault="007C71EE">
      <w:pPr>
        <w:pStyle w:val="a"/>
        <w:rPr>
          <w:rFonts w:hint="cs"/>
          <w:rtl/>
        </w:rPr>
      </w:pPr>
      <w:r>
        <w:rPr>
          <w:rFonts w:hint="cs"/>
          <w:rtl/>
        </w:rPr>
        <w:t xml:space="preserve">צחי הנגבי </w:t>
      </w:r>
      <w:r>
        <w:rPr>
          <w:rtl/>
        </w:rPr>
        <w:t>–</w:t>
      </w:r>
      <w:r>
        <w:rPr>
          <w:rFonts w:hint="cs"/>
          <w:rtl/>
        </w:rPr>
        <w:t xml:space="preserve"> נגד</w:t>
      </w:r>
    </w:p>
    <w:p w14:paraId="035C094B" w14:textId="77777777" w:rsidR="00000000" w:rsidRDefault="007C71EE">
      <w:pPr>
        <w:pStyle w:val="a"/>
        <w:rPr>
          <w:rFonts w:hint="cs"/>
          <w:rtl/>
        </w:rPr>
      </w:pPr>
      <w:r>
        <w:rPr>
          <w:rFonts w:hint="cs"/>
          <w:rtl/>
        </w:rPr>
        <w:t xml:space="preserve">צבי הנדל </w:t>
      </w:r>
      <w:r>
        <w:rPr>
          <w:rtl/>
        </w:rPr>
        <w:t>–</w:t>
      </w:r>
      <w:r>
        <w:rPr>
          <w:rFonts w:hint="cs"/>
          <w:rtl/>
        </w:rPr>
        <w:t xml:space="preserve"> אינו נוכח</w:t>
      </w:r>
    </w:p>
    <w:p w14:paraId="7CDD2AC7" w14:textId="77777777" w:rsidR="00000000" w:rsidRDefault="007C71EE">
      <w:pPr>
        <w:pStyle w:val="a"/>
        <w:rPr>
          <w:rFonts w:hint="cs"/>
          <w:rtl/>
        </w:rPr>
      </w:pPr>
      <w:r>
        <w:rPr>
          <w:rFonts w:hint="cs"/>
          <w:rtl/>
        </w:rPr>
        <w:t xml:space="preserve">יצחק הרצוג </w:t>
      </w:r>
      <w:r>
        <w:rPr>
          <w:rtl/>
        </w:rPr>
        <w:t>–</w:t>
      </w:r>
      <w:r>
        <w:rPr>
          <w:rFonts w:hint="cs"/>
          <w:rtl/>
        </w:rPr>
        <w:t xml:space="preserve"> אינו נוכח</w:t>
      </w:r>
    </w:p>
    <w:p w14:paraId="4BBF1EC3" w14:textId="77777777" w:rsidR="00000000" w:rsidRDefault="007C71EE">
      <w:pPr>
        <w:pStyle w:val="a"/>
        <w:rPr>
          <w:rFonts w:hint="cs"/>
          <w:rtl/>
        </w:rPr>
      </w:pPr>
      <w:r>
        <w:rPr>
          <w:rFonts w:hint="cs"/>
          <w:rtl/>
        </w:rPr>
        <w:t xml:space="preserve">מגלי והבה </w:t>
      </w:r>
      <w:r>
        <w:rPr>
          <w:rtl/>
        </w:rPr>
        <w:t>–</w:t>
      </w:r>
      <w:r>
        <w:rPr>
          <w:rFonts w:hint="cs"/>
          <w:rtl/>
        </w:rPr>
        <w:t xml:space="preserve"> נגד</w:t>
      </w:r>
    </w:p>
    <w:p w14:paraId="7E0BEC16" w14:textId="77777777" w:rsidR="00000000" w:rsidRDefault="007C71EE">
      <w:pPr>
        <w:pStyle w:val="a"/>
        <w:rPr>
          <w:rFonts w:hint="cs"/>
          <w:rtl/>
        </w:rPr>
      </w:pPr>
      <w:r>
        <w:rPr>
          <w:rFonts w:hint="cs"/>
          <w:rtl/>
        </w:rPr>
        <w:t xml:space="preserve">אבשלום וילן </w:t>
      </w:r>
      <w:r>
        <w:rPr>
          <w:rtl/>
        </w:rPr>
        <w:t>–</w:t>
      </w:r>
      <w:r>
        <w:rPr>
          <w:rFonts w:hint="cs"/>
          <w:rtl/>
        </w:rPr>
        <w:t xml:space="preserve"> אינו נוכח</w:t>
      </w:r>
    </w:p>
    <w:p w14:paraId="2A6D129C" w14:textId="77777777" w:rsidR="00000000" w:rsidRDefault="007C71EE">
      <w:pPr>
        <w:pStyle w:val="a"/>
        <w:rPr>
          <w:rFonts w:hint="cs"/>
          <w:rtl/>
        </w:rPr>
      </w:pPr>
      <w:r>
        <w:rPr>
          <w:rFonts w:hint="cs"/>
          <w:rtl/>
        </w:rPr>
        <w:t xml:space="preserve">מתן וילנאי </w:t>
      </w:r>
      <w:r>
        <w:rPr>
          <w:rtl/>
        </w:rPr>
        <w:t>–</w:t>
      </w:r>
      <w:r>
        <w:rPr>
          <w:rFonts w:hint="cs"/>
          <w:rtl/>
        </w:rPr>
        <w:t xml:space="preserve"> בעד</w:t>
      </w:r>
    </w:p>
    <w:p w14:paraId="356FC603" w14:textId="77777777" w:rsidR="00000000" w:rsidRDefault="007C71EE">
      <w:pPr>
        <w:pStyle w:val="a"/>
        <w:rPr>
          <w:rFonts w:hint="cs"/>
          <w:rtl/>
        </w:rPr>
      </w:pPr>
      <w:r>
        <w:rPr>
          <w:rFonts w:hint="cs"/>
          <w:rtl/>
        </w:rPr>
        <w:t xml:space="preserve">יצחק וקנין </w:t>
      </w:r>
      <w:r>
        <w:rPr>
          <w:rtl/>
        </w:rPr>
        <w:t>–</w:t>
      </w:r>
      <w:r>
        <w:rPr>
          <w:rFonts w:hint="cs"/>
          <w:rtl/>
        </w:rPr>
        <w:t xml:space="preserve"> בעד</w:t>
      </w:r>
    </w:p>
    <w:p w14:paraId="1C0C24AD" w14:textId="77777777" w:rsidR="00000000" w:rsidRDefault="007C71EE">
      <w:pPr>
        <w:pStyle w:val="a"/>
        <w:rPr>
          <w:rFonts w:hint="cs"/>
          <w:rtl/>
        </w:rPr>
      </w:pPr>
      <w:r>
        <w:rPr>
          <w:rFonts w:hint="cs"/>
          <w:rtl/>
        </w:rPr>
        <w:t xml:space="preserve">נסים זאב </w:t>
      </w:r>
      <w:r>
        <w:rPr>
          <w:rtl/>
        </w:rPr>
        <w:t>–</w:t>
      </w:r>
      <w:r>
        <w:rPr>
          <w:rFonts w:hint="cs"/>
          <w:rtl/>
        </w:rPr>
        <w:t xml:space="preserve"> בעד</w:t>
      </w:r>
    </w:p>
    <w:p w14:paraId="18E7D48C" w14:textId="77777777" w:rsidR="00000000" w:rsidRDefault="007C71EE">
      <w:pPr>
        <w:pStyle w:val="a"/>
        <w:rPr>
          <w:rFonts w:hint="cs"/>
          <w:rtl/>
        </w:rPr>
      </w:pPr>
      <w:r>
        <w:rPr>
          <w:rFonts w:hint="cs"/>
          <w:rtl/>
        </w:rPr>
        <w:t xml:space="preserve">ג'מאל זחאלקה </w:t>
      </w:r>
      <w:r>
        <w:rPr>
          <w:rtl/>
        </w:rPr>
        <w:t>–</w:t>
      </w:r>
      <w:r>
        <w:rPr>
          <w:rFonts w:hint="cs"/>
          <w:rtl/>
        </w:rPr>
        <w:t xml:space="preserve"> אינו נוכח</w:t>
      </w:r>
    </w:p>
    <w:p w14:paraId="10D1AE38" w14:textId="77777777" w:rsidR="00000000" w:rsidRDefault="007C71EE">
      <w:pPr>
        <w:pStyle w:val="a"/>
        <w:rPr>
          <w:rFonts w:hint="cs"/>
          <w:rtl/>
        </w:rPr>
      </w:pPr>
      <w:r>
        <w:rPr>
          <w:rFonts w:hint="cs"/>
          <w:rtl/>
        </w:rPr>
        <w:t xml:space="preserve">אליעזר זנדברג </w:t>
      </w:r>
      <w:r>
        <w:rPr>
          <w:rtl/>
        </w:rPr>
        <w:t>–</w:t>
      </w:r>
      <w:r>
        <w:rPr>
          <w:rFonts w:hint="cs"/>
          <w:rtl/>
        </w:rPr>
        <w:t xml:space="preserve"> אינו נוכח</w:t>
      </w:r>
    </w:p>
    <w:p w14:paraId="57154607" w14:textId="77777777" w:rsidR="00000000" w:rsidRDefault="007C71EE">
      <w:pPr>
        <w:pStyle w:val="a"/>
        <w:rPr>
          <w:rFonts w:hint="cs"/>
          <w:rtl/>
        </w:rPr>
      </w:pPr>
      <w:r>
        <w:rPr>
          <w:rFonts w:hint="cs"/>
          <w:rtl/>
        </w:rPr>
        <w:t xml:space="preserve">יחיאל חזן </w:t>
      </w:r>
      <w:r>
        <w:rPr>
          <w:rtl/>
        </w:rPr>
        <w:t>–</w:t>
      </w:r>
      <w:r>
        <w:rPr>
          <w:rFonts w:hint="cs"/>
          <w:rtl/>
        </w:rPr>
        <w:t xml:space="preserve"> נגד</w:t>
      </w:r>
    </w:p>
    <w:p w14:paraId="662C5069" w14:textId="77777777" w:rsidR="00000000" w:rsidRDefault="007C71EE">
      <w:pPr>
        <w:pStyle w:val="a"/>
        <w:rPr>
          <w:rFonts w:hint="cs"/>
          <w:rtl/>
        </w:rPr>
      </w:pPr>
      <w:r>
        <w:rPr>
          <w:rFonts w:hint="cs"/>
          <w:rtl/>
        </w:rPr>
        <w:t xml:space="preserve">רשף חן </w:t>
      </w:r>
      <w:r>
        <w:rPr>
          <w:rtl/>
        </w:rPr>
        <w:t>–</w:t>
      </w:r>
      <w:r>
        <w:rPr>
          <w:rFonts w:hint="cs"/>
          <w:rtl/>
        </w:rPr>
        <w:t xml:space="preserve"> נגד</w:t>
      </w:r>
    </w:p>
    <w:p w14:paraId="4D15AC21" w14:textId="77777777" w:rsidR="00000000" w:rsidRDefault="007C71EE">
      <w:pPr>
        <w:pStyle w:val="a"/>
        <w:rPr>
          <w:rFonts w:hint="cs"/>
          <w:rtl/>
        </w:rPr>
      </w:pPr>
      <w:r>
        <w:rPr>
          <w:rFonts w:hint="cs"/>
          <w:rtl/>
        </w:rPr>
        <w:t xml:space="preserve">ואסל טאהא </w:t>
      </w:r>
      <w:r>
        <w:rPr>
          <w:rtl/>
        </w:rPr>
        <w:t>–</w:t>
      </w:r>
      <w:r>
        <w:rPr>
          <w:rFonts w:hint="cs"/>
          <w:rtl/>
        </w:rPr>
        <w:t xml:space="preserve"> בעד</w:t>
      </w:r>
    </w:p>
    <w:p w14:paraId="53793B9D" w14:textId="77777777" w:rsidR="00000000" w:rsidRDefault="007C71EE">
      <w:pPr>
        <w:pStyle w:val="a"/>
        <w:rPr>
          <w:rFonts w:hint="cs"/>
          <w:rtl/>
        </w:rPr>
      </w:pPr>
      <w:r>
        <w:rPr>
          <w:rFonts w:hint="cs"/>
          <w:rtl/>
        </w:rPr>
        <w:t xml:space="preserve">אחמד טיבי </w:t>
      </w:r>
      <w:r>
        <w:rPr>
          <w:rtl/>
        </w:rPr>
        <w:t>–</w:t>
      </w:r>
      <w:r>
        <w:rPr>
          <w:rFonts w:hint="cs"/>
          <w:rtl/>
        </w:rPr>
        <w:t xml:space="preserve"> אינו נוכח</w:t>
      </w:r>
    </w:p>
    <w:p w14:paraId="6CF0D6C4" w14:textId="77777777" w:rsidR="00000000" w:rsidRDefault="007C71EE">
      <w:pPr>
        <w:pStyle w:val="a"/>
        <w:rPr>
          <w:rFonts w:hint="cs"/>
          <w:rtl/>
        </w:rPr>
      </w:pPr>
      <w:r>
        <w:rPr>
          <w:rFonts w:hint="cs"/>
          <w:rtl/>
        </w:rPr>
        <w:t xml:space="preserve">דוד טל </w:t>
      </w:r>
      <w:r>
        <w:rPr>
          <w:rtl/>
        </w:rPr>
        <w:t>–</w:t>
      </w:r>
      <w:r>
        <w:rPr>
          <w:rFonts w:hint="cs"/>
          <w:rtl/>
        </w:rPr>
        <w:t xml:space="preserve"> אינו נוכח</w:t>
      </w:r>
    </w:p>
    <w:p w14:paraId="6E6C0A25" w14:textId="77777777" w:rsidR="00000000" w:rsidRDefault="007C71EE">
      <w:pPr>
        <w:pStyle w:val="a"/>
        <w:rPr>
          <w:rFonts w:hint="cs"/>
          <w:rtl/>
        </w:rPr>
      </w:pPr>
      <w:r>
        <w:rPr>
          <w:rFonts w:hint="cs"/>
          <w:rtl/>
        </w:rPr>
        <w:t xml:space="preserve">יגאל יאסינוב </w:t>
      </w:r>
      <w:r>
        <w:rPr>
          <w:rtl/>
        </w:rPr>
        <w:t>–</w:t>
      </w:r>
      <w:r>
        <w:rPr>
          <w:rFonts w:hint="cs"/>
          <w:rtl/>
        </w:rPr>
        <w:t xml:space="preserve"> נגד</w:t>
      </w:r>
    </w:p>
    <w:p w14:paraId="41CE31D7" w14:textId="77777777" w:rsidR="00000000" w:rsidRDefault="007C71EE">
      <w:pPr>
        <w:pStyle w:val="a"/>
        <w:rPr>
          <w:rFonts w:hint="cs"/>
          <w:rtl/>
        </w:rPr>
      </w:pPr>
      <w:r>
        <w:rPr>
          <w:rFonts w:hint="cs"/>
          <w:rtl/>
        </w:rPr>
        <w:t xml:space="preserve">שאול יהלום </w:t>
      </w:r>
      <w:r>
        <w:rPr>
          <w:rtl/>
        </w:rPr>
        <w:t>–</w:t>
      </w:r>
      <w:r>
        <w:rPr>
          <w:rFonts w:hint="cs"/>
          <w:rtl/>
        </w:rPr>
        <w:t xml:space="preserve"> נגד</w:t>
      </w:r>
    </w:p>
    <w:p w14:paraId="1E5ADD73" w14:textId="77777777" w:rsidR="00000000" w:rsidRDefault="007C71EE">
      <w:pPr>
        <w:pStyle w:val="a"/>
        <w:rPr>
          <w:rFonts w:hint="cs"/>
          <w:rtl/>
        </w:rPr>
      </w:pPr>
      <w:r>
        <w:rPr>
          <w:rFonts w:hint="cs"/>
          <w:rtl/>
        </w:rPr>
        <w:t xml:space="preserve">אליהו ישי </w:t>
      </w:r>
      <w:r>
        <w:rPr>
          <w:rtl/>
        </w:rPr>
        <w:t>–</w:t>
      </w:r>
      <w:r>
        <w:rPr>
          <w:rFonts w:hint="cs"/>
          <w:rtl/>
        </w:rPr>
        <w:t xml:space="preserve"> בעד</w:t>
      </w:r>
    </w:p>
    <w:p w14:paraId="1EEE3E2D" w14:textId="77777777" w:rsidR="00000000" w:rsidRDefault="007C71EE">
      <w:pPr>
        <w:pStyle w:val="a"/>
        <w:rPr>
          <w:rFonts w:hint="cs"/>
          <w:rtl/>
        </w:rPr>
      </w:pPr>
      <w:r>
        <w:rPr>
          <w:rFonts w:hint="cs"/>
          <w:rtl/>
        </w:rPr>
        <w:t xml:space="preserve">אהוד יתום </w:t>
      </w:r>
      <w:r>
        <w:rPr>
          <w:rtl/>
        </w:rPr>
        <w:t>–</w:t>
      </w:r>
      <w:r>
        <w:rPr>
          <w:rFonts w:hint="cs"/>
          <w:rtl/>
        </w:rPr>
        <w:t xml:space="preserve"> נגד</w:t>
      </w:r>
    </w:p>
    <w:p w14:paraId="34D3FD12" w14:textId="77777777" w:rsidR="00000000" w:rsidRDefault="007C71EE">
      <w:pPr>
        <w:pStyle w:val="a"/>
        <w:rPr>
          <w:rFonts w:hint="cs"/>
          <w:rtl/>
        </w:rPr>
      </w:pPr>
      <w:r>
        <w:rPr>
          <w:rFonts w:hint="cs"/>
          <w:rtl/>
        </w:rPr>
        <w:t xml:space="preserve">דני יתום </w:t>
      </w:r>
      <w:r>
        <w:rPr>
          <w:rtl/>
        </w:rPr>
        <w:t>–</w:t>
      </w:r>
      <w:r>
        <w:rPr>
          <w:rFonts w:hint="cs"/>
          <w:rtl/>
        </w:rPr>
        <w:t xml:space="preserve"> אינו נוכח</w:t>
      </w:r>
    </w:p>
    <w:p w14:paraId="43A06245" w14:textId="77777777" w:rsidR="00000000" w:rsidRDefault="007C71EE">
      <w:pPr>
        <w:pStyle w:val="a"/>
        <w:rPr>
          <w:rFonts w:hint="cs"/>
          <w:rtl/>
        </w:rPr>
      </w:pPr>
      <w:r>
        <w:rPr>
          <w:rFonts w:hint="cs"/>
          <w:rtl/>
        </w:rPr>
        <w:t xml:space="preserve">איתן כבל </w:t>
      </w:r>
      <w:r>
        <w:rPr>
          <w:rtl/>
        </w:rPr>
        <w:t>–</w:t>
      </w:r>
      <w:r>
        <w:rPr>
          <w:rFonts w:hint="cs"/>
          <w:rtl/>
        </w:rPr>
        <w:t xml:space="preserve"> אינו נוכח</w:t>
      </w:r>
    </w:p>
    <w:p w14:paraId="7AE6DCE3" w14:textId="77777777" w:rsidR="00000000" w:rsidRDefault="007C71EE">
      <w:pPr>
        <w:pStyle w:val="a"/>
        <w:rPr>
          <w:rFonts w:hint="cs"/>
          <w:rtl/>
        </w:rPr>
      </w:pPr>
      <w:r>
        <w:rPr>
          <w:rFonts w:hint="cs"/>
          <w:rtl/>
        </w:rPr>
        <w:t>אילנה כהן</w:t>
      </w:r>
      <w:r>
        <w:rPr>
          <w:rFonts w:hint="cs"/>
          <w:rtl/>
        </w:rPr>
        <w:t xml:space="preserve"> </w:t>
      </w:r>
      <w:r>
        <w:rPr>
          <w:rtl/>
        </w:rPr>
        <w:t>–</w:t>
      </w:r>
      <w:r>
        <w:rPr>
          <w:rFonts w:hint="cs"/>
          <w:rtl/>
        </w:rPr>
        <w:t xml:space="preserve"> אינה נוכחת</w:t>
      </w:r>
    </w:p>
    <w:p w14:paraId="05B4D8EB" w14:textId="77777777" w:rsidR="00000000" w:rsidRDefault="007C71EE">
      <w:pPr>
        <w:pStyle w:val="a"/>
        <w:rPr>
          <w:rFonts w:hint="cs"/>
          <w:rtl/>
        </w:rPr>
      </w:pPr>
      <w:r>
        <w:rPr>
          <w:rFonts w:hint="cs"/>
          <w:rtl/>
        </w:rPr>
        <w:t xml:space="preserve">אליעזר כהן </w:t>
      </w:r>
      <w:r>
        <w:rPr>
          <w:rtl/>
        </w:rPr>
        <w:t>–</w:t>
      </w:r>
      <w:r>
        <w:rPr>
          <w:rFonts w:hint="cs"/>
          <w:rtl/>
        </w:rPr>
        <w:t xml:space="preserve"> נגד</w:t>
      </w:r>
    </w:p>
    <w:p w14:paraId="05F26AF1" w14:textId="77777777" w:rsidR="00000000" w:rsidRDefault="007C71EE">
      <w:pPr>
        <w:pStyle w:val="a"/>
        <w:rPr>
          <w:rFonts w:hint="cs"/>
          <w:rtl/>
        </w:rPr>
      </w:pPr>
      <w:r>
        <w:rPr>
          <w:rFonts w:hint="cs"/>
          <w:rtl/>
        </w:rPr>
        <w:t xml:space="preserve">אמנון כהן </w:t>
      </w:r>
      <w:r>
        <w:rPr>
          <w:rtl/>
        </w:rPr>
        <w:t>–</w:t>
      </w:r>
      <w:r>
        <w:rPr>
          <w:rFonts w:hint="cs"/>
          <w:rtl/>
        </w:rPr>
        <w:t xml:space="preserve"> אינו נוכח</w:t>
      </w:r>
    </w:p>
    <w:p w14:paraId="3FFD6289" w14:textId="77777777" w:rsidR="00000000" w:rsidRDefault="007C71EE">
      <w:pPr>
        <w:pStyle w:val="a"/>
        <w:rPr>
          <w:rFonts w:hint="cs"/>
          <w:rtl/>
        </w:rPr>
      </w:pPr>
      <w:r>
        <w:rPr>
          <w:rFonts w:hint="cs"/>
          <w:rtl/>
        </w:rPr>
        <w:t xml:space="preserve">יצחק כהן </w:t>
      </w:r>
      <w:r>
        <w:rPr>
          <w:rtl/>
        </w:rPr>
        <w:t>–</w:t>
      </w:r>
      <w:r>
        <w:rPr>
          <w:rFonts w:hint="cs"/>
          <w:rtl/>
        </w:rPr>
        <w:t xml:space="preserve"> אינו נוכח</w:t>
      </w:r>
    </w:p>
    <w:p w14:paraId="76BA0A71" w14:textId="77777777" w:rsidR="00000000" w:rsidRDefault="007C71EE">
      <w:pPr>
        <w:pStyle w:val="a"/>
        <w:rPr>
          <w:rFonts w:hint="cs"/>
          <w:rtl/>
        </w:rPr>
      </w:pPr>
      <w:r>
        <w:rPr>
          <w:rFonts w:hint="cs"/>
          <w:rtl/>
        </w:rPr>
        <w:t xml:space="preserve">רן כהן </w:t>
      </w:r>
      <w:r>
        <w:rPr>
          <w:rtl/>
        </w:rPr>
        <w:t>–</w:t>
      </w:r>
      <w:r>
        <w:rPr>
          <w:rFonts w:hint="cs"/>
          <w:rtl/>
        </w:rPr>
        <w:t xml:space="preserve"> אינו נוכח</w:t>
      </w:r>
    </w:p>
    <w:p w14:paraId="5A2F87BC" w14:textId="77777777" w:rsidR="00000000" w:rsidRDefault="007C71EE">
      <w:pPr>
        <w:pStyle w:val="a"/>
        <w:rPr>
          <w:rFonts w:hint="cs"/>
          <w:rtl/>
        </w:rPr>
      </w:pPr>
      <w:r>
        <w:rPr>
          <w:rFonts w:hint="cs"/>
          <w:rtl/>
        </w:rPr>
        <w:t xml:space="preserve">משה כחלון </w:t>
      </w:r>
      <w:r>
        <w:rPr>
          <w:rtl/>
        </w:rPr>
        <w:t>–</w:t>
      </w:r>
      <w:r>
        <w:rPr>
          <w:rFonts w:hint="cs"/>
          <w:rtl/>
        </w:rPr>
        <w:t xml:space="preserve"> נגד</w:t>
      </w:r>
    </w:p>
    <w:p w14:paraId="6C772CB5" w14:textId="77777777" w:rsidR="00000000" w:rsidRDefault="007C71EE">
      <w:pPr>
        <w:pStyle w:val="a"/>
        <w:rPr>
          <w:rFonts w:hint="cs"/>
          <w:rtl/>
        </w:rPr>
      </w:pPr>
      <w:r>
        <w:rPr>
          <w:rFonts w:hint="cs"/>
          <w:rtl/>
        </w:rPr>
        <w:t xml:space="preserve">חיים כץ </w:t>
      </w:r>
      <w:r>
        <w:rPr>
          <w:rtl/>
        </w:rPr>
        <w:t>–</w:t>
      </w:r>
      <w:r>
        <w:rPr>
          <w:rFonts w:hint="cs"/>
          <w:rtl/>
        </w:rPr>
        <w:t xml:space="preserve"> נגד</w:t>
      </w:r>
    </w:p>
    <w:p w14:paraId="32FB0DCC" w14:textId="77777777" w:rsidR="00000000" w:rsidRDefault="007C71EE">
      <w:pPr>
        <w:pStyle w:val="a"/>
        <w:rPr>
          <w:rFonts w:hint="cs"/>
          <w:rtl/>
        </w:rPr>
      </w:pPr>
      <w:r>
        <w:rPr>
          <w:rFonts w:hint="cs"/>
          <w:rtl/>
        </w:rPr>
        <w:t xml:space="preserve">ישראל כץ </w:t>
      </w:r>
      <w:r>
        <w:rPr>
          <w:rtl/>
        </w:rPr>
        <w:t>–</w:t>
      </w:r>
      <w:r>
        <w:rPr>
          <w:rFonts w:hint="cs"/>
          <w:rtl/>
        </w:rPr>
        <w:t xml:space="preserve"> נגד</w:t>
      </w:r>
    </w:p>
    <w:p w14:paraId="644D1044" w14:textId="77777777" w:rsidR="00000000" w:rsidRDefault="007C71EE">
      <w:pPr>
        <w:pStyle w:val="a"/>
        <w:rPr>
          <w:rFonts w:hint="cs"/>
          <w:rtl/>
        </w:rPr>
      </w:pPr>
      <w:r>
        <w:rPr>
          <w:rFonts w:hint="cs"/>
          <w:rtl/>
        </w:rPr>
        <w:t xml:space="preserve">אתי לבני </w:t>
      </w:r>
      <w:r>
        <w:rPr>
          <w:rtl/>
        </w:rPr>
        <w:t>–</w:t>
      </w:r>
      <w:r>
        <w:rPr>
          <w:rFonts w:hint="cs"/>
          <w:rtl/>
        </w:rPr>
        <w:t xml:space="preserve"> נגד</w:t>
      </w:r>
    </w:p>
    <w:p w14:paraId="7B75F3A4" w14:textId="77777777" w:rsidR="00000000" w:rsidRDefault="007C71EE">
      <w:pPr>
        <w:pStyle w:val="a"/>
        <w:rPr>
          <w:rFonts w:hint="cs"/>
          <w:rtl/>
        </w:rPr>
      </w:pPr>
      <w:r>
        <w:rPr>
          <w:rFonts w:hint="cs"/>
          <w:rtl/>
        </w:rPr>
        <w:t xml:space="preserve">ציפי לבני </w:t>
      </w:r>
      <w:r>
        <w:rPr>
          <w:rtl/>
        </w:rPr>
        <w:t>–</w:t>
      </w:r>
      <w:r>
        <w:rPr>
          <w:rFonts w:hint="cs"/>
          <w:rtl/>
        </w:rPr>
        <w:t xml:space="preserve"> נגד</w:t>
      </w:r>
    </w:p>
    <w:p w14:paraId="7710CCD7" w14:textId="77777777" w:rsidR="00000000" w:rsidRDefault="007C71EE">
      <w:pPr>
        <w:pStyle w:val="a"/>
        <w:rPr>
          <w:rFonts w:hint="cs"/>
          <w:rtl/>
        </w:rPr>
      </w:pPr>
      <w:r>
        <w:rPr>
          <w:rFonts w:hint="cs"/>
          <w:rtl/>
        </w:rPr>
        <w:t xml:space="preserve">לימור לבנת </w:t>
      </w:r>
      <w:r>
        <w:rPr>
          <w:rtl/>
        </w:rPr>
        <w:t>–</w:t>
      </w:r>
      <w:r>
        <w:rPr>
          <w:rFonts w:hint="cs"/>
          <w:rtl/>
        </w:rPr>
        <w:t xml:space="preserve"> נגד</w:t>
      </w:r>
    </w:p>
    <w:p w14:paraId="5A8F5475" w14:textId="77777777" w:rsidR="00000000" w:rsidRDefault="007C71EE">
      <w:pPr>
        <w:pStyle w:val="a"/>
        <w:rPr>
          <w:rFonts w:hint="cs"/>
          <w:rtl/>
        </w:rPr>
      </w:pPr>
      <w:r>
        <w:rPr>
          <w:rFonts w:hint="cs"/>
          <w:rtl/>
        </w:rPr>
        <w:t xml:space="preserve">דוד לוי </w:t>
      </w:r>
      <w:r>
        <w:rPr>
          <w:rtl/>
        </w:rPr>
        <w:t>–</w:t>
      </w:r>
      <w:r>
        <w:rPr>
          <w:rFonts w:hint="cs"/>
          <w:rtl/>
        </w:rPr>
        <w:t xml:space="preserve"> אינו נוכח</w:t>
      </w:r>
    </w:p>
    <w:p w14:paraId="47A7EC30" w14:textId="77777777" w:rsidR="00000000" w:rsidRDefault="007C71EE">
      <w:pPr>
        <w:pStyle w:val="a"/>
        <w:rPr>
          <w:rFonts w:hint="cs"/>
          <w:rtl/>
        </w:rPr>
      </w:pPr>
      <w:r>
        <w:rPr>
          <w:rFonts w:hint="cs"/>
          <w:rtl/>
        </w:rPr>
        <w:t xml:space="preserve">יצחק לוי </w:t>
      </w:r>
      <w:r>
        <w:rPr>
          <w:rtl/>
        </w:rPr>
        <w:t>–</w:t>
      </w:r>
      <w:r>
        <w:rPr>
          <w:rFonts w:hint="cs"/>
          <w:rtl/>
        </w:rPr>
        <w:t xml:space="preserve"> נגד</w:t>
      </w:r>
    </w:p>
    <w:p w14:paraId="101CC58E" w14:textId="77777777" w:rsidR="00000000" w:rsidRDefault="007C71EE">
      <w:pPr>
        <w:pStyle w:val="a"/>
        <w:rPr>
          <w:rFonts w:hint="cs"/>
          <w:rtl/>
        </w:rPr>
      </w:pPr>
      <w:r>
        <w:rPr>
          <w:rFonts w:hint="cs"/>
          <w:rtl/>
        </w:rPr>
        <w:t xml:space="preserve">אילן ליבוביץ </w:t>
      </w:r>
      <w:r>
        <w:rPr>
          <w:rtl/>
        </w:rPr>
        <w:t>–</w:t>
      </w:r>
      <w:r>
        <w:rPr>
          <w:rFonts w:hint="cs"/>
          <w:rtl/>
        </w:rPr>
        <w:t xml:space="preserve"> נגד</w:t>
      </w:r>
    </w:p>
    <w:p w14:paraId="3AD3A371" w14:textId="77777777" w:rsidR="00000000" w:rsidRDefault="007C71EE">
      <w:pPr>
        <w:pStyle w:val="a"/>
        <w:rPr>
          <w:rFonts w:hint="cs"/>
          <w:rtl/>
        </w:rPr>
      </w:pPr>
      <w:r>
        <w:rPr>
          <w:rFonts w:hint="cs"/>
          <w:rtl/>
        </w:rPr>
        <w:t xml:space="preserve">יעקב ליצמן </w:t>
      </w:r>
      <w:r>
        <w:rPr>
          <w:rtl/>
        </w:rPr>
        <w:t>–</w:t>
      </w:r>
      <w:r>
        <w:rPr>
          <w:rFonts w:hint="cs"/>
          <w:rtl/>
        </w:rPr>
        <w:t xml:space="preserve"> בעד</w:t>
      </w:r>
    </w:p>
    <w:p w14:paraId="6431EB22" w14:textId="77777777" w:rsidR="00000000" w:rsidRDefault="007C71EE">
      <w:pPr>
        <w:pStyle w:val="a"/>
        <w:rPr>
          <w:rFonts w:hint="cs"/>
          <w:rtl/>
        </w:rPr>
      </w:pPr>
      <w:r>
        <w:rPr>
          <w:rFonts w:hint="cs"/>
          <w:rtl/>
        </w:rPr>
        <w:t xml:space="preserve">עוזי לנדאו </w:t>
      </w:r>
      <w:r>
        <w:rPr>
          <w:rtl/>
        </w:rPr>
        <w:t>–</w:t>
      </w:r>
      <w:r>
        <w:rPr>
          <w:rFonts w:hint="cs"/>
          <w:rtl/>
        </w:rPr>
        <w:t xml:space="preserve"> נגד</w:t>
      </w:r>
    </w:p>
    <w:p w14:paraId="6A166352" w14:textId="77777777" w:rsidR="00000000" w:rsidRDefault="007C71EE">
      <w:pPr>
        <w:pStyle w:val="a"/>
        <w:rPr>
          <w:rFonts w:hint="cs"/>
          <w:rtl/>
        </w:rPr>
      </w:pPr>
      <w:r>
        <w:rPr>
          <w:rFonts w:hint="cs"/>
          <w:rtl/>
        </w:rPr>
        <w:t xml:space="preserve">יוסף לפיד </w:t>
      </w:r>
      <w:r>
        <w:rPr>
          <w:rtl/>
        </w:rPr>
        <w:t>–</w:t>
      </w:r>
      <w:r>
        <w:rPr>
          <w:rFonts w:hint="cs"/>
          <w:rtl/>
        </w:rPr>
        <w:t xml:space="preserve"> נגד</w:t>
      </w:r>
    </w:p>
    <w:p w14:paraId="77ED372C" w14:textId="77777777" w:rsidR="00000000" w:rsidRDefault="007C71EE">
      <w:pPr>
        <w:pStyle w:val="a"/>
        <w:rPr>
          <w:rFonts w:hint="cs"/>
          <w:rtl/>
        </w:rPr>
      </w:pPr>
      <w:r>
        <w:rPr>
          <w:rFonts w:hint="cs"/>
          <w:rtl/>
        </w:rPr>
        <w:t xml:space="preserve">עסאם מח'ול </w:t>
      </w:r>
      <w:r>
        <w:rPr>
          <w:rtl/>
        </w:rPr>
        <w:t>–</w:t>
      </w:r>
      <w:r>
        <w:rPr>
          <w:rFonts w:hint="cs"/>
          <w:rtl/>
        </w:rPr>
        <w:t xml:space="preserve"> אינו נוכח</w:t>
      </w:r>
    </w:p>
    <w:p w14:paraId="626A92E3" w14:textId="77777777" w:rsidR="00000000" w:rsidRDefault="007C71EE">
      <w:pPr>
        <w:pStyle w:val="a"/>
        <w:rPr>
          <w:rFonts w:hint="cs"/>
          <w:rtl/>
        </w:rPr>
      </w:pPr>
      <w:r>
        <w:rPr>
          <w:rFonts w:hint="cs"/>
          <w:rtl/>
        </w:rPr>
        <w:t xml:space="preserve">מיכאל מלכיאור </w:t>
      </w:r>
      <w:r>
        <w:rPr>
          <w:rtl/>
        </w:rPr>
        <w:t>–</w:t>
      </w:r>
      <w:r>
        <w:rPr>
          <w:rFonts w:hint="cs"/>
          <w:rtl/>
        </w:rPr>
        <w:t xml:space="preserve"> אינו נוכח</w:t>
      </w:r>
    </w:p>
    <w:p w14:paraId="2D91EAB4" w14:textId="77777777" w:rsidR="00000000" w:rsidRDefault="007C71EE">
      <w:pPr>
        <w:pStyle w:val="a"/>
        <w:rPr>
          <w:rFonts w:hint="cs"/>
          <w:rtl/>
        </w:rPr>
      </w:pPr>
      <w:r>
        <w:rPr>
          <w:rFonts w:hint="cs"/>
          <w:rtl/>
        </w:rPr>
        <w:t xml:space="preserve">עמרם מצנע </w:t>
      </w:r>
      <w:r>
        <w:rPr>
          <w:rtl/>
        </w:rPr>
        <w:t>–</w:t>
      </w:r>
      <w:r>
        <w:rPr>
          <w:rFonts w:hint="cs"/>
          <w:rtl/>
        </w:rPr>
        <w:t xml:space="preserve"> אינו נוכח</w:t>
      </w:r>
    </w:p>
    <w:p w14:paraId="51E5C5DE" w14:textId="77777777" w:rsidR="00000000" w:rsidRDefault="007C71EE">
      <w:pPr>
        <w:pStyle w:val="a"/>
        <w:rPr>
          <w:rFonts w:hint="cs"/>
          <w:rtl/>
        </w:rPr>
      </w:pPr>
      <w:r>
        <w:rPr>
          <w:rFonts w:hint="cs"/>
          <w:rtl/>
        </w:rPr>
        <w:t xml:space="preserve">יעקב מרגי </w:t>
      </w:r>
      <w:r>
        <w:rPr>
          <w:rtl/>
        </w:rPr>
        <w:t>–</w:t>
      </w:r>
      <w:r>
        <w:rPr>
          <w:rFonts w:hint="cs"/>
          <w:rtl/>
        </w:rPr>
        <w:t xml:space="preserve"> אינו נוכח</w:t>
      </w:r>
    </w:p>
    <w:p w14:paraId="76E4C49D" w14:textId="77777777" w:rsidR="00000000" w:rsidRDefault="007C71EE">
      <w:pPr>
        <w:pStyle w:val="a"/>
        <w:rPr>
          <w:rFonts w:hint="cs"/>
          <w:rtl/>
        </w:rPr>
      </w:pPr>
      <w:r>
        <w:rPr>
          <w:rFonts w:hint="cs"/>
          <w:rtl/>
        </w:rPr>
        <w:t xml:space="preserve">יהודית נאות </w:t>
      </w:r>
      <w:r>
        <w:rPr>
          <w:rtl/>
        </w:rPr>
        <w:t>–</w:t>
      </w:r>
      <w:r>
        <w:rPr>
          <w:rFonts w:hint="cs"/>
          <w:rtl/>
        </w:rPr>
        <w:t xml:space="preserve"> נגד</w:t>
      </w:r>
    </w:p>
    <w:p w14:paraId="4157BB9D" w14:textId="77777777" w:rsidR="00000000" w:rsidRDefault="007C71EE">
      <w:pPr>
        <w:pStyle w:val="a"/>
        <w:rPr>
          <w:rFonts w:hint="cs"/>
          <w:rtl/>
        </w:rPr>
      </w:pPr>
      <w:r>
        <w:rPr>
          <w:rFonts w:hint="cs"/>
          <w:rtl/>
        </w:rPr>
        <w:t xml:space="preserve">משולם נהרי </w:t>
      </w:r>
      <w:r>
        <w:rPr>
          <w:rtl/>
        </w:rPr>
        <w:t>–</w:t>
      </w:r>
      <w:r>
        <w:rPr>
          <w:rFonts w:hint="cs"/>
          <w:rtl/>
        </w:rPr>
        <w:t xml:space="preserve"> אינו נוכח</w:t>
      </w:r>
    </w:p>
    <w:p w14:paraId="5DC5442F" w14:textId="77777777" w:rsidR="00000000" w:rsidRDefault="007C71EE">
      <w:pPr>
        <w:pStyle w:val="a"/>
        <w:rPr>
          <w:rFonts w:hint="cs"/>
          <w:rtl/>
        </w:rPr>
      </w:pPr>
      <w:r>
        <w:rPr>
          <w:rFonts w:hint="cs"/>
          <w:rtl/>
        </w:rPr>
        <w:t xml:space="preserve">מיכאל נודלמן </w:t>
      </w:r>
      <w:r>
        <w:rPr>
          <w:rtl/>
        </w:rPr>
        <w:t>–</w:t>
      </w:r>
      <w:r>
        <w:rPr>
          <w:rFonts w:hint="cs"/>
          <w:rtl/>
        </w:rPr>
        <w:t xml:space="preserve"> נגד</w:t>
      </w:r>
    </w:p>
    <w:p w14:paraId="73D5AA38" w14:textId="77777777" w:rsidR="00000000" w:rsidRDefault="007C71EE">
      <w:pPr>
        <w:pStyle w:val="a"/>
        <w:rPr>
          <w:rFonts w:hint="cs"/>
          <w:rtl/>
        </w:rPr>
      </w:pPr>
      <w:r>
        <w:rPr>
          <w:rFonts w:hint="cs"/>
          <w:rtl/>
        </w:rPr>
        <w:t xml:space="preserve">דני נוה </w:t>
      </w:r>
      <w:r>
        <w:rPr>
          <w:rtl/>
        </w:rPr>
        <w:t>–</w:t>
      </w:r>
      <w:r>
        <w:rPr>
          <w:rFonts w:hint="cs"/>
          <w:rtl/>
        </w:rPr>
        <w:t xml:space="preserve"> נגד</w:t>
      </w:r>
    </w:p>
    <w:p w14:paraId="66F01CCE" w14:textId="77777777" w:rsidR="00000000" w:rsidRDefault="007C71EE">
      <w:pPr>
        <w:pStyle w:val="a"/>
        <w:rPr>
          <w:rFonts w:hint="cs"/>
          <w:rtl/>
        </w:rPr>
      </w:pPr>
      <w:r>
        <w:rPr>
          <w:rFonts w:hint="cs"/>
          <w:rtl/>
        </w:rPr>
        <w:t xml:space="preserve">אורית נוקד </w:t>
      </w:r>
      <w:r>
        <w:rPr>
          <w:rtl/>
        </w:rPr>
        <w:t>–</w:t>
      </w:r>
      <w:r>
        <w:rPr>
          <w:rFonts w:hint="cs"/>
          <w:rtl/>
        </w:rPr>
        <w:t xml:space="preserve"> בעד</w:t>
      </w:r>
    </w:p>
    <w:p w14:paraId="248DEB6C" w14:textId="77777777" w:rsidR="00000000" w:rsidRDefault="007C71EE">
      <w:pPr>
        <w:pStyle w:val="a"/>
        <w:rPr>
          <w:rFonts w:hint="cs"/>
          <w:rtl/>
        </w:rPr>
      </w:pPr>
      <w:r>
        <w:rPr>
          <w:rFonts w:hint="cs"/>
          <w:rtl/>
        </w:rPr>
        <w:t xml:space="preserve">לאה נס </w:t>
      </w:r>
      <w:r>
        <w:rPr>
          <w:rtl/>
        </w:rPr>
        <w:t>–</w:t>
      </w:r>
      <w:r>
        <w:rPr>
          <w:rFonts w:hint="cs"/>
          <w:rtl/>
        </w:rPr>
        <w:t xml:space="preserve"> נגד</w:t>
      </w:r>
    </w:p>
    <w:p w14:paraId="738D46E1" w14:textId="77777777" w:rsidR="00000000" w:rsidRDefault="007C71EE">
      <w:pPr>
        <w:pStyle w:val="a"/>
        <w:rPr>
          <w:rFonts w:hint="cs"/>
          <w:rtl/>
        </w:rPr>
      </w:pPr>
      <w:r>
        <w:rPr>
          <w:rFonts w:hint="cs"/>
          <w:rtl/>
        </w:rPr>
        <w:t xml:space="preserve">בנימין נתניהו </w:t>
      </w:r>
      <w:r>
        <w:rPr>
          <w:rtl/>
        </w:rPr>
        <w:t>–</w:t>
      </w:r>
      <w:r>
        <w:rPr>
          <w:rFonts w:hint="cs"/>
          <w:rtl/>
        </w:rPr>
        <w:t xml:space="preserve"> נגד</w:t>
      </w:r>
    </w:p>
    <w:p w14:paraId="0DE50BDE" w14:textId="77777777" w:rsidR="00000000" w:rsidRDefault="007C71EE">
      <w:pPr>
        <w:pStyle w:val="a"/>
        <w:rPr>
          <w:rFonts w:hint="cs"/>
          <w:rtl/>
        </w:rPr>
      </w:pPr>
      <w:r>
        <w:rPr>
          <w:rFonts w:hint="cs"/>
          <w:rtl/>
        </w:rPr>
        <w:t>מרינה</w:t>
      </w:r>
      <w:r>
        <w:rPr>
          <w:rFonts w:hint="cs"/>
          <w:rtl/>
        </w:rPr>
        <w:t xml:space="preserve"> סולודקין </w:t>
      </w:r>
      <w:r>
        <w:rPr>
          <w:rtl/>
        </w:rPr>
        <w:t>–</w:t>
      </w:r>
      <w:r>
        <w:rPr>
          <w:rFonts w:hint="cs"/>
          <w:rtl/>
        </w:rPr>
        <w:t xml:space="preserve"> אינה נוכחת</w:t>
      </w:r>
    </w:p>
    <w:p w14:paraId="27050D4E" w14:textId="77777777" w:rsidR="00000000" w:rsidRDefault="007C71EE">
      <w:pPr>
        <w:pStyle w:val="a"/>
        <w:rPr>
          <w:rFonts w:hint="cs"/>
          <w:rtl/>
        </w:rPr>
      </w:pPr>
      <w:r>
        <w:rPr>
          <w:rFonts w:hint="cs"/>
          <w:rtl/>
        </w:rPr>
        <w:t xml:space="preserve">ניסן סלומינסקי </w:t>
      </w:r>
      <w:r>
        <w:rPr>
          <w:rtl/>
        </w:rPr>
        <w:t>–</w:t>
      </w:r>
      <w:r>
        <w:rPr>
          <w:rFonts w:hint="cs"/>
          <w:rtl/>
        </w:rPr>
        <w:t xml:space="preserve"> נגד</w:t>
      </w:r>
    </w:p>
    <w:p w14:paraId="07DC3205" w14:textId="77777777" w:rsidR="00000000" w:rsidRDefault="007C71EE">
      <w:pPr>
        <w:pStyle w:val="a"/>
        <w:rPr>
          <w:rFonts w:hint="cs"/>
          <w:rtl/>
        </w:rPr>
      </w:pPr>
      <w:r>
        <w:rPr>
          <w:rFonts w:hint="cs"/>
          <w:rtl/>
        </w:rPr>
        <w:t xml:space="preserve">אפרים סנה </w:t>
      </w:r>
      <w:r>
        <w:rPr>
          <w:rtl/>
        </w:rPr>
        <w:t>–</w:t>
      </w:r>
      <w:r>
        <w:rPr>
          <w:rFonts w:hint="cs"/>
          <w:rtl/>
        </w:rPr>
        <w:t xml:space="preserve"> בעד </w:t>
      </w:r>
    </w:p>
    <w:p w14:paraId="2577A4A3" w14:textId="77777777" w:rsidR="00000000" w:rsidRDefault="007C71EE">
      <w:pPr>
        <w:pStyle w:val="a"/>
        <w:rPr>
          <w:rFonts w:hint="cs"/>
          <w:rtl/>
        </w:rPr>
      </w:pPr>
      <w:r>
        <w:rPr>
          <w:rFonts w:hint="cs"/>
          <w:rtl/>
        </w:rPr>
        <w:t xml:space="preserve">גדעון סער </w:t>
      </w:r>
      <w:r>
        <w:rPr>
          <w:rtl/>
        </w:rPr>
        <w:t>–</w:t>
      </w:r>
      <w:r>
        <w:rPr>
          <w:rFonts w:hint="cs"/>
          <w:rtl/>
        </w:rPr>
        <w:t xml:space="preserve"> נגד</w:t>
      </w:r>
    </w:p>
    <w:p w14:paraId="79F3CB3E" w14:textId="77777777" w:rsidR="00000000" w:rsidRDefault="007C71EE">
      <w:pPr>
        <w:pStyle w:val="a"/>
        <w:rPr>
          <w:rFonts w:hint="cs"/>
          <w:rtl/>
        </w:rPr>
      </w:pPr>
      <w:r>
        <w:rPr>
          <w:rFonts w:hint="cs"/>
          <w:rtl/>
        </w:rPr>
        <w:t xml:space="preserve">גדעון עזרא </w:t>
      </w:r>
      <w:r>
        <w:rPr>
          <w:rtl/>
        </w:rPr>
        <w:t>–</w:t>
      </w:r>
      <w:r>
        <w:rPr>
          <w:rFonts w:hint="cs"/>
          <w:rtl/>
        </w:rPr>
        <w:t xml:space="preserve"> נגד</w:t>
      </w:r>
    </w:p>
    <w:p w14:paraId="18C8F50C" w14:textId="77777777" w:rsidR="00000000" w:rsidRDefault="007C71EE">
      <w:pPr>
        <w:pStyle w:val="a"/>
        <w:rPr>
          <w:rFonts w:hint="cs"/>
          <w:rtl/>
        </w:rPr>
      </w:pPr>
      <w:r>
        <w:rPr>
          <w:rFonts w:hint="cs"/>
          <w:rtl/>
        </w:rPr>
        <w:t xml:space="preserve">מל פולישוק-בלוך </w:t>
      </w:r>
      <w:r>
        <w:rPr>
          <w:rtl/>
        </w:rPr>
        <w:t>–</w:t>
      </w:r>
      <w:r>
        <w:rPr>
          <w:rFonts w:hint="cs"/>
          <w:rtl/>
        </w:rPr>
        <w:t xml:space="preserve"> נגד</w:t>
      </w:r>
    </w:p>
    <w:p w14:paraId="706D9A02" w14:textId="77777777" w:rsidR="00000000" w:rsidRDefault="007C71EE">
      <w:pPr>
        <w:pStyle w:val="a"/>
        <w:rPr>
          <w:rFonts w:hint="cs"/>
          <w:rtl/>
        </w:rPr>
      </w:pPr>
      <w:r>
        <w:rPr>
          <w:rFonts w:hint="cs"/>
          <w:rtl/>
        </w:rPr>
        <w:t xml:space="preserve">אברהם פורז </w:t>
      </w:r>
      <w:r>
        <w:rPr>
          <w:rtl/>
        </w:rPr>
        <w:t>–</w:t>
      </w:r>
      <w:r>
        <w:rPr>
          <w:rFonts w:hint="cs"/>
          <w:rtl/>
        </w:rPr>
        <w:t xml:space="preserve"> נגד</w:t>
      </w:r>
    </w:p>
    <w:p w14:paraId="37BA37F6" w14:textId="77777777" w:rsidR="00000000" w:rsidRDefault="007C71EE">
      <w:pPr>
        <w:pStyle w:val="a"/>
        <w:rPr>
          <w:rFonts w:hint="cs"/>
          <w:rtl/>
        </w:rPr>
      </w:pPr>
      <w:r>
        <w:rPr>
          <w:rFonts w:hint="cs"/>
          <w:rtl/>
        </w:rPr>
        <w:t xml:space="preserve">אופיר פינס-פז </w:t>
      </w:r>
      <w:r>
        <w:rPr>
          <w:rtl/>
        </w:rPr>
        <w:t>–</w:t>
      </w:r>
      <w:r>
        <w:rPr>
          <w:rFonts w:hint="cs"/>
          <w:rtl/>
        </w:rPr>
        <w:t xml:space="preserve"> בעד</w:t>
      </w:r>
    </w:p>
    <w:p w14:paraId="7E01AE4E" w14:textId="77777777" w:rsidR="00000000" w:rsidRDefault="007C71EE">
      <w:pPr>
        <w:pStyle w:val="a"/>
        <w:rPr>
          <w:rFonts w:hint="cs"/>
          <w:rtl/>
        </w:rPr>
      </w:pPr>
      <w:r>
        <w:rPr>
          <w:rFonts w:hint="cs"/>
          <w:rtl/>
        </w:rPr>
        <w:t xml:space="preserve">גילה פינקלשטיין </w:t>
      </w:r>
      <w:r>
        <w:rPr>
          <w:rtl/>
        </w:rPr>
        <w:t>–</w:t>
      </w:r>
      <w:r>
        <w:rPr>
          <w:rFonts w:hint="cs"/>
          <w:rtl/>
        </w:rPr>
        <w:t xml:space="preserve"> נגד</w:t>
      </w:r>
    </w:p>
    <w:p w14:paraId="2188F3A7" w14:textId="77777777" w:rsidR="00000000" w:rsidRDefault="007C71EE">
      <w:pPr>
        <w:pStyle w:val="a"/>
        <w:rPr>
          <w:rFonts w:hint="cs"/>
          <w:rtl/>
        </w:rPr>
      </w:pPr>
      <w:r>
        <w:rPr>
          <w:rFonts w:hint="cs"/>
          <w:rtl/>
        </w:rPr>
        <w:t xml:space="preserve">מאיר פרוש </w:t>
      </w:r>
      <w:r>
        <w:rPr>
          <w:rtl/>
        </w:rPr>
        <w:t>–</w:t>
      </w:r>
      <w:r>
        <w:rPr>
          <w:rFonts w:hint="cs"/>
          <w:rtl/>
        </w:rPr>
        <w:t xml:space="preserve"> בעד</w:t>
      </w:r>
    </w:p>
    <w:p w14:paraId="1DF81753" w14:textId="77777777" w:rsidR="00000000" w:rsidRDefault="007C71EE">
      <w:pPr>
        <w:pStyle w:val="a"/>
        <w:rPr>
          <w:rFonts w:hint="cs"/>
          <w:rtl/>
        </w:rPr>
      </w:pPr>
      <w:r>
        <w:rPr>
          <w:rFonts w:hint="cs"/>
          <w:rtl/>
        </w:rPr>
        <w:t xml:space="preserve">יוסף פריצקי </w:t>
      </w:r>
      <w:r>
        <w:rPr>
          <w:rtl/>
        </w:rPr>
        <w:t>–</w:t>
      </w:r>
      <w:r>
        <w:rPr>
          <w:rFonts w:hint="cs"/>
          <w:rtl/>
        </w:rPr>
        <w:t xml:space="preserve"> אינו נוכח</w:t>
      </w:r>
    </w:p>
    <w:p w14:paraId="51A393D5" w14:textId="77777777" w:rsidR="00000000" w:rsidRDefault="007C71EE">
      <w:pPr>
        <w:pStyle w:val="a"/>
        <w:rPr>
          <w:rFonts w:hint="cs"/>
          <w:rtl/>
        </w:rPr>
      </w:pPr>
      <w:r>
        <w:rPr>
          <w:rFonts w:hint="cs"/>
          <w:rtl/>
        </w:rPr>
        <w:t xml:space="preserve">שמעון פרס </w:t>
      </w:r>
      <w:r>
        <w:rPr>
          <w:rtl/>
        </w:rPr>
        <w:t>–</w:t>
      </w:r>
      <w:r>
        <w:rPr>
          <w:rFonts w:hint="cs"/>
          <w:rtl/>
        </w:rPr>
        <w:t xml:space="preserve"> בעד</w:t>
      </w:r>
    </w:p>
    <w:p w14:paraId="0B6B3390" w14:textId="77777777" w:rsidR="00000000" w:rsidRDefault="007C71EE">
      <w:pPr>
        <w:pStyle w:val="a"/>
        <w:rPr>
          <w:rFonts w:hint="cs"/>
          <w:rtl/>
        </w:rPr>
      </w:pPr>
      <w:r>
        <w:rPr>
          <w:rFonts w:hint="cs"/>
          <w:rtl/>
        </w:rPr>
        <w:t xml:space="preserve">יאיר פרץ </w:t>
      </w:r>
      <w:r>
        <w:rPr>
          <w:rtl/>
        </w:rPr>
        <w:t>–</w:t>
      </w:r>
      <w:r>
        <w:rPr>
          <w:rFonts w:hint="cs"/>
          <w:rtl/>
        </w:rPr>
        <w:t xml:space="preserve"> אינו נוכח</w:t>
      </w:r>
    </w:p>
    <w:p w14:paraId="2AA5E558" w14:textId="77777777" w:rsidR="00000000" w:rsidRDefault="007C71EE">
      <w:pPr>
        <w:pStyle w:val="a"/>
        <w:rPr>
          <w:rFonts w:hint="cs"/>
          <w:rtl/>
        </w:rPr>
      </w:pPr>
      <w:r>
        <w:rPr>
          <w:rFonts w:hint="cs"/>
          <w:rtl/>
        </w:rPr>
        <w:t>עמיר</w:t>
      </w:r>
      <w:r>
        <w:rPr>
          <w:rFonts w:hint="cs"/>
          <w:rtl/>
        </w:rPr>
        <w:t xml:space="preserve"> פרץ </w:t>
      </w:r>
      <w:r>
        <w:rPr>
          <w:rtl/>
        </w:rPr>
        <w:t>–</w:t>
      </w:r>
      <w:r>
        <w:rPr>
          <w:rFonts w:hint="cs"/>
          <w:rtl/>
        </w:rPr>
        <w:t xml:space="preserve"> אינו נוכח</w:t>
      </w:r>
    </w:p>
    <w:p w14:paraId="395C2621" w14:textId="77777777" w:rsidR="00000000" w:rsidRDefault="007C71EE">
      <w:pPr>
        <w:pStyle w:val="a"/>
        <w:rPr>
          <w:rFonts w:hint="cs"/>
          <w:rtl/>
        </w:rPr>
      </w:pPr>
      <w:r>
        <w:rPr>
          <w:rFonts w:hint="cs"/>
          <w:rtl/>
        </w:rPr>
        <w:t xml:space="preserve">איוב קרא </w:t>
      </w:r>
      <w:r>
        <w:rPr>
          <w:rtl/>
        </w:rPr>
        <w:t>–</w:t>
      </w:r>
      <w:r>
        <w:rPr>
          <w:rFonts w:hint="cs"/>
          <w:rtl/>
        </w:rPr>
        <w:t xml:space="preserve"> נגד</w:t>
      </w:r>
    </w:p>
    <w:p w14:paraId="1F2F8C91" w14:textId="77777777" w:rsidR="00000000" w:rsidRDefault="007C71EE">
      <w:pPr>
        <w:pStyle w:val="a"/>
        <w:rPr>
          <w:rFonts w:hint="cs"/>
          <w:rtl/>
        </w:rPr>
      </w:pPr>
      <w:r>
        <w:rPr>
          <w:rFonts w:hint="cs"/>
          <w:rtl/>
        </w:rPr>
        <w:t xml:space="preserve">אברהם רביץ </w:t>
      </w:r>
      <w:r>
        <w:rPr>
          <w:rtl/>
        </w:rPr>
        <w:t>–</w:t>
      </w:r>
      <w:r>
        <w:rPr>
          <w:rFonts w:hint="cs"/>
          <w:rtl/>
        </w:rPr>
        <w:t xml:space="preserve"> בעד</w:t>
      </w:r>
    </w:p>
    <w:p w14:paraId="7E306293" w14:textId="77777777" w:rsidR="00000000" w:rsidRDefault="007C71EE">
      <w:pPr>
        <w:pStyle w:val="a"/>
        <w:rPr>
          <w:rFonts w:hint="cs"/>
          <w:rtl/>
        </w:rPr>
      </w:pPr>
      <w:r>
        <w:rPr>
          <w:rFonts w:hint="cs"/>
          <w:rtl/>
        </w:rPr>
        <w:t xml:space="preserve">ראובן ריבלין </w:t>
      </w:r>
      <w:r>
        <w:rPr>
          <w:rtl/>
        </w:rPr>
        <w:t>–</w:t>
      </w:r>
      <w:r>
        <w:rPr>
          <w:rFonts w:hint="cs"/>
          <w:rtl/>
        </w:rPr>
        <w:t xml:space="preserve"> נגד</w:t>
      </w:r>
    </w:p>
    <w:p w14:paraId="2142A1AF" w14:textId="77777777" w:rsidR="00000000" w:rsidRDefault="007C71EE">
      <w:pPr>
        <w:pStyle w:val="a"/>
        <w:rPr>
          <w:rFonts w:hint="cs"/>
          <w:rtl/>
        </w:rPr>
      </w:pPr>
      <w:r>
        <w:rPr>
          <w:rFonts w:hint="cs"/>
          <w:rtl/>
        </w:rPr>
        <w:t xml:space="preserve">חיים רמון </w:t>
      </w:r>
      <w:r>
        <w:rPr>
          <w:rtl/>
        </w:rPr>
        <w:t>–</w:t>
      </w:r>
      <w:r>
        <w:rPr>
          <w:rFonts w:hint="cs"/>
          <w:rtl/>
        </w:rPr>
        <w:t xml:space="preserve"> אינו נוכח</w:t>
      </w:r>
    </w:p>
    <w:p w14:paraId="144168DB" w14:textId="77777777" w:rsidR="00000000" w:rsidRDefault="007C71EE">
      <w:pPr>
        <w:pStyle w:val="a"/>
        <w:rPr>
          <w:rFonts w:hint="cs"/>
          <w:rtl/>
        </w:rPr>
      </w:pPr>
      <w:r>
        <w:rPr>
          <w:rFonts w:hint="cs"/>
          <w:rtl/>
        </w:rPr>
        <w:t xml:space="preserve">אהוד רצאבי </w:t>
      </w:r>
      <w:r>
        <w:rPr>
          <w:rtl/>
        </w:rPr>
        <w:t>–</w:t>
      </w:r>
      <w:r>
        <w:rPr>
          <w:rFonts w:hint="cs"/>
          <w:rtl/>
        </w:rPr>
        <w:t xml:space="preserve"> נגד</w:t>
      </w:r>
    </w:p>
    <w:p w14:paraId="2C604877" w14:textId="77777777" w:rsidR="00000000" w:rsidRDefault="007C71EE">
      <w:pPr>
        <w:pStyle w:val="a"/>
        <w:rPr>
          <w:rFonts w:hint="cs"/>
          <w:rtl/>
        </w:rPr>
      </w:pPr>
      <w:r>
        <w:rPr>
          <w:rFonts w:hint="cs"/>
          <w:rtl/>
        </w:rPr>
        <w:t xml:space="preserve">מיכאל רצון </w:t>
      </w:r>
      <w:r>
        <w:rPr>
          <w:rtl/>
        </w:rPr>
        <w:t>–</w:t>
      </w:r>
      <w:r>
        <w:rPr>
          <w:rFonts w:hint="cs"/>
          <w:rtl/>
        </w:rPr>
        <w:t xml:space="preserve"> נגד</w:t>
      </w:r>
    </w:p>
    <w:p w14:paraId="04C8CBD6" w14:textId="77777777" w:rsidR="00000000" w:rsidRDefault="007C71EE">
      <w:pPr>
        <w:pStyle w:val="a"/>
        <w:rPr>
          <w:rFonts w:hint="cs"/>
          <w:rtl/>
        </w:rPr>
      </w:pPr>
      <w:r>
        <w:rPr>
          <w:rFonts w:hint="cs"/>
          <w:rtl/>
        </w:rPr>
        <w:t xml:space="preserve">אברהם בייגה שוחט </w:t>
      </w:r>
      <w:r>
        <w:rPr>
          <w:rtl/>
        </w:rPr>
        <w:t>–</w:t>
      </w:r>
      <w:r>
        <w:rPr>
          <w:rFonts w:hint="cs"/>
          <w:rtl/>
        </w:rPr>
        <w:t xml:space="preserve"> אינו נוכח</w:t>
      </w:r>
    </w:p>
    <w:p w14:paraId="2640729D" w14:textId="77777777" w:rsidR="00000000" w:rsidRDefault="007C71EE">
      <w:pPr>
        <w:pStyle w:val="a"/>
        <w:rPr>
          <w:rFonts w:hint="cs"/>
          <w:rtl/>
        </w:rPr>
      </w:pPr>
      <w:r>
        <w:rPr>
          <w:rFonts w:hint="cs"/>
          <w:rtl/>
        </w:rPr>
        <w:t xml:space="preserve">יובל שטייניץ </w:t>
      </w:r>
      <w:r>
        <w:rPr>
          <w:rtl/>
        </w:rPr>
        <w:t>–</w:t>
      </w:r>
      <w:r>
        <w:rPr>
          <w:rFonts w:hint="cs"/>
          <w:rtl/>
        </w:rPr>
        <w:t xml:space="preserve"> נגד</w:t>
      </w:r>
    </w:p>
    <w:p w14:paraId="1179A869" w14:textId="77777777" w:rsidR="00000000" w:rsidRDefault="007C71EE">
      <w:pPr>
        <w:pStyle w:val="a"/>
        <w:rPr>
          <w:rFonts w:hint="cs"/>
          <w:rtl/>
        </w:rPr>
      </w:pPr>
      <w:r>
        <w:rPr>
          <w:rFonts w:hint="cs"/>
          <w:rtl/>
        </w:rPr>
        <w:t xml:space="preserve">מאיר שטרית </w:t>
      </w:r>
      <w:r>
        <w:rPr>
          <w:rtl/>
        </w:rPr>
        <w:t>–</w:t>
      </w:r>
      <w:r>
        <w:rPr>
          <w:rFonts w:hint="cs"/>
          <w:rtl/>
        </w:rPr>
        <w:t xml:space="preserve"> נגד</w:t>
      </w:r>
    </w:p>
    <w:p w14:paraId="033E808A" w14:textId="77777777" w:rsidR="00000000" w:rsidRDefault="007C71EE">
      <w:pPr>
        <w:pStyle w:val="a"/>
        <w:rPr>
          <w:rFonts w:hint="cs"/>
          <w:rtl/>
        </w:rPr>
      </w:pPr>
      <w:r>
        <w:rPr>
          <w:rFonts w:hint="cs"/>
          <w:rtl/>
        </w:rPr>
        <w:t xml:space="preserve">יורי שטרן </w:t>
      </w:r>
      <w:r>
        <w:rPr>
          <w:rtl/>
        </w:rPr>
        <w:t>–</w:t>
      </w:r>
      <w:r>
        <w:rPr>
          <w:rFonts w:hint="cs"/>
          <w:rtl/>
        </w:rPr>
        <w:t xml:space="preserve"> אינו נוכח</w:t>
      </w:r>
    </w:p>
    <w:p w14:paraId="0FD5F10C" w14:textId="77777777" w:rsidR="00000000" w:rsidRDefault="007C71EE">
      <w:pPr>
        <w:pStyle w:val="a"/>
        <w:rPr>
          <w:rFonts w:hint="cs"/>
          <w:rtl/>
        </w:rPr>
      </w:pPr>
      <w:r>
        <w:rPr>
          <w:rFonts w:hint="cs"/>
          <w:rtl/>
        </w:rPr>
        <w:t xml:space="preserve">אילן שלגי </w:t>
      </w:r>
      <w:r>
        <w:rPr>
          <w:rtl/>
        </w:rPr>
        <w:t>–</w:t>
      </w:r>
      <w:r>
        <w:rPr>
          <w:rFonts w:hint="cs"/>
          <w:rtl/>
        </w:rPr>
        <w:t xml:space="preserve"> נגד</w:t>
      </w:r>
    </w:p>
    <w:p w14:paraId="1D8D14B5" w14:textId="77777777" w:rsidR="00000000" w:rsidRDefault="007C71EE">
      <w:pPr>
        <w:pStyle w:val="a"/>
        <w:rPr>
          <w:rFonts w:hint="cs"/>
          <w:rtl/>
        </w:rPr>
      </w:pPr>
      <w:r>
        <w:rPr>
          <w:rFonts w:hint="cs"/>
          <w:rtl/>
        </w:rPr>
        <w:t xml:space="preserve">סילבן שלום </w:t>
      </w:r>
      <w:r>
        <w:rPr>
          <w:rtl/>
        </w:rPr>
        <w:t>–</w:t>
      </w:r>
      <w:r>
        <w:rPr>
          <w:rFonts w:hint="cs"/>
          <w:rtl/>
        </w:rPr>
        <w:t xml:space="preserve"> נגד</w:t>
      </w:r>
    </w:p>
    <w:p w14:paraId="486028D6" w14:textId="77777777" w:rsidR="00000000" w:rsidRDefault="007C71EE">
      <w:pPr>
        <w:pStyle w:val="a"/>
        <w:rPr>
          <w:rFonts w:hint="cs"/>
          <w:rtl/>
        </w:rPr>
      </w:pPr>
      <w:r>
        <w:rPr>
          <w:rFonts w:hint="cs"/>
          <w:rtl/>
        </w:rPr>
        <w:t xml:space="preserve">שלום שמחון </w:t>
      </w:r>
      <w:r>
        <w:rPr>
          <w:rtl/>
        </w:rPr>
        <w:t>–</w:t>
      </w:r>
      <w:r>
        <w:rPr>
          <w:rFonts w:hint="cs"/>
          <w:rtl/>
        </w:rPr>
        <w:t xml:space="preserve"> בעד</w:t>
      </w:r>
    </w:p>
    <w:p w14:paraId="2C0B85B7" w14:textId="77777777" w:rsidR="00000000" w:rsidRDefault="007C71EE">
      <w:pPr>
        <w:pStyle w:val="a"/>
        <w:rPr>
          <w:rFonts w:hint="cs"/>
          <w:rtl/>
        </w:rPr>
      </w:pPr>
      <w:r>
        <w:rPr>
          <w:rFonts w:hint="cs"/>
          <w:rtl/>
        </w:rPr>
        <w:t xml:space="preserve">אריאל שרון </w:t>
      </w:r>
      <w:r>
        <w:rPr>
          <w:rtl/>
        </w:rPr>
        <w:t>–</w:t>
      </w:r>
      <w:r>
        <w:rPr>
          <w:rFonts w:hint="cs"/>
          <w:rtl/>
        </w:rPr>
        <w:t xml:space="preserve"> נגד</w:t>
      </w:r>
    </w:p>
    <w:p w14:paraId="51158D81" w14:textId="77777777" w:rsidR="00000000" w:rsidRDefault="007C71EE">
      <w:pPr>
        <w:pStyle w:val="a"/>
        <w:rPr>
          <w:rFonts w:hint="cs"/>
          <w:rtl/>
        </w:rPr>
      </w:pPr>
      <w:r>
        <w:rPr>
          <w:rFonts w:hint="cs"/>
          <w:rtl/>
        </w:rPr>
        <w:t xml:space="preserve">עמרי שרון </w:t>
      </w:r>
      <w:r>
        <w:rPr>
          <w:rtl/>
        </w:rPr>
        <w:t>–</w:t>
      </w:r>
      <w:r>
        <w:rPr>
          <w:rFonts w:hint="cs"/>
          <w:rtl/>
        </w:rPr>
        <w:t xml:space="preserve"> נגד</w:t>
      </w:r>
    </w:p>
    <w:p w14:paraId="42E26767" w14:textId="77777777" w:rsidR="00000000" w:rsidRDefault="007C71EE">
      <w:pPr>
        <w:pStyle w:val="a"/>
        <w:rPr>
          <w:rFonts w:hint="cs"/>
          <w:rtl/>
        </w:rPr>
      </w:pPr>
      <w:r>
        <w:rPr>
          <w:rFonts w:hint="cs"/>
          <w:rtl/>
        </w:rPr>
        <w:t xml:space="preserve">יוסי שריד </w:t>
      </w:r>
      <w:r>
        <w:rPr>
          <w:rtl/>
        </w:rPr>
        <w:t>–</w:t>
      </w:r>
      <w:r>
        <w:rPr>
          <w:rFonts w:hint="cs"/>
          <w:rtl/>
        </w:rPr>
        <w:t xml:space="preserve"> בעד</w:t>
      </w:r>
    </w:p>
    <w:p w14:paraId="02A5B695" w14:textId="77777777" w:rsidR="00000000" w:rsidRDefault="007C71EE">
      <w:pPr>
        <w:pStyle w:val="a"/>
        <w:rPr>
          <w:rFonts w:hint="cs"/>
          <w:rtl/>
        </w:rPr>
      </w:pPr>
      <w:r>
        <w:rPr>
          <w:rFonts w:hint="cs"/>
          <w:rtl/>
        </w:rPr>
        <w:t xml:space="preserve">יולי תמיר </w:t>
      </w:r>
      <w:r>
        <w:rPr>
          <w:rtl/>
        </w:rPr>
        <w:t>–</w:t>
      </w:r>
      <w:r>
        <w:rPr>
          <w:rFonts w:hint="cs"/>
          <w:rtl/>
        </w:rPr>
        <w:t xml:space="preserve"> בעד</w:t>
      </w:r>
    </w:p>
    <w:p w14:paraId="2A5A35A4" w14:textId="77777777" w:rsidR="00000000" w:rsidRDefault="007C71EE">
      <w:pPr>
        <w:pStyle w:val="a"/>
        <w:rPr>
          <w:rFonts w:hint="cs"/>
          <w:rtl/>
        </w:rPr>
      </w:pPr>
    </w:p>
    <w:p w14:paraId="61C8A14E" w14:textId="77777777" w:rsidR="00000000" w:rsidRDefault="007C71EE">
      <w:pPr>
        <w:pStyle w:val="ad"/>
        <w:rPr>
          <w:rtl/>
        </w:rPr>
      </w:pPr>
      <w:r>
        <w:rPr>
          <w:rtl/>
        </w:rPr>
        <w:t>היו"ר ראובן ריבלין:</w:t>
      </w:r>
    </w:p>
    <w:p w14:paraId="68E11E2D" w14:textId="77777777" w:rsidR="00000000" w:rsidRDefault="007C71EE">
      <w:pPr>
        <w:pStyle w:val="a"/>
        <w:rPr>
          <w:rtl/>
        </w:rPr>
      </w:pPr>
    </w:p>
    <w:p w14:paraId="1F4F9352" w14:textId="77777777" w:rsidR="00000000" w:rsidRDefault="007C71EE">
      <w:pPr>
        <w:pStyle w:val="a"/>
        <w:rPr>
          <w:rFonts w:hint="cs"/>
          <w:rtl/>
        </w:rPr>
      </w:pPr>
      <w:r>
        <w:rPr>
          <w:rFonts w:hint="cs"/>
          <w:rtl/>
        </w:rPr>
        <w:t>נא לחזור על השמות. חבר הכנסת בורג, לא יכול להיות שאנשים יבקשו הצבעה מהותית ולא יימצאו באולם. האם זה ברור לאדוני?</w:t>
      </w:r>
    </w:p>
    <w:p w14:paraId="4AD364A4" w14:textId="77777777" w:rsidR="00000000" w:rsidRDefault="007C71EE">
      <w:pPr>
        <w:pStyle w:val="a"/>
        <w:ind w:firstLine="0"/>
        <w:rPr>
          <w:rFonts w:hint="cs"/>
          <w:rtl/>
        </w:rPr>
      </w:pPr>
    </w:p>
    <w:p w14:paraId="2AC8B5BB" w14:textId="77777777" w:rsidR="00000000" w:rsidRDefault="007C71EE">
      <w:pPr>
        <w:pStyle w:val="ac"/>
        <w:rPr>
          <w:rtl/>
        </w:rPr>
      </w:pPr>
      <w:r>
        <w:rPr>
          <w:rFonts w:hint="eastAsia"/>
          <w:rtl/>
        </w:rPr>
        <w:t>אברהם</w:t>
      </w:r>
      <w:r>
        <w:rPr>
          <w:rtl/>
        </w:rPr>
        <w:t xml:space="preserve"> בורג (העבודה-מימד):</w:t>
      </w:r>
    </w:p>
    <w:p w14:paraId="70F08BB7" w14:textId="77777777" w:rsidR="00000000" w:rsidRDefault="007C71EE">
      <w:pPr>
        <w:pStyle w:val="a"/>
        <w:rPr>
          <w:rFonts w:hint="cs"/>
          <w:rtl/>
        </w:rPr>
      </w:pPr>
    </w:p>
    <w:p w14:paraId="572CE1F1" w14:textId="77777777" w:rsidR="00000000" w:rsidRDefault="007C71EE">
      <w:pPr>
        <w:pStyle w:val="a"/>
        <w:rPr>
          <w:rFonts w:hint="cs"/>
          <w:rtl/>
        </w:rPr>
      </w:pPr>
      <w:r>
        <w:rPr>
          <w:rFonts w:hint="cs"/>
          <w:rtl/>
        </w:rPr>
        <w:t>עד סוף ההצבעה הם יהיו ב</w:t>
      </w:r>
      <w:r>
        <w:rPr>
          <w:rFonts w:hint="cs"/>
          <w:rtl/>
        </w:rPr>
        <w:t>אולם.</w:t>
      </w:r>
    </w:p>
    <w:p w14:paraId="6FE4BB21" w14:textId="77777777" w:rsidR="00000000" w:rsidRDefault="007C71EE">
      <w:pPr>
        <w:pStyle w:val="a"/>
        <w:ind w:firstLine="0"/>
        <w:rPr>
          <w:rFonts w:hint="cs"/>
          <w:rtl/>
        </w:rPr>
      </w:pPr>
    </w:p>
    <w:p w14:paraId="34EBE65D" w14:textId="77777777" w:rsidR="00000000" w:rsidRDefault="007C71EE">
      <w:pPr>
        <w:pStyle w:val="ad"/>
        <w:rPr>
          <w:rtl/>
        </w:rPr>
      </w:pPr>
      <w:r>
        <w:rPr>
          <w:rtl/>
        </w:rPr>
        <w:t>היו"ר ראובן ריבלין:</w:t>
      </w:r>
    </w:p>
    <w:p w14:paraId="58F13D8C" w14:textId="77777777" w:rsidR="00000000" w:rsidRDefault="007C71EE">
      <w:pPr>
        <w:pStyle w:val="a"/>
        <w:rPr>
          <w:rtl/>
        </w:rPr>
      </w:pPr>
    </w:p>
    <w:p w14:paraId="39D313CE" w14:textId="77777777" w:rsidR="00000000" w:rsidRDefault="007C71EE">
      <w:pPr>
        <w:pStyle w:val="a"/>
        <w:rPr>
          <w:rFonts w:hint="cs"/>
          <w:rtl/>
        </w:rPr>
      </w:pPr>
      <w:r>
        <w:rPr>
          <w:rFonts w:hint="cs"/>
          <w:rtl/>
        </w:rPr>
        <w:t>לא עד סוף ההצבעה. אני מבין שחברי האופוזיציה לא נמצאים פה, אבל אנשים שמבקשים הצבעה שמית לנושא מהותי ולא יימצאו באולם - אני לא אוכל להתייחס ברצינות - - -</w:t>
      </w:r>
    </w:p>
    <w:p w14:paraId="71AB878C" w14:textId="77777777" w:rsidR="00000000" w:rsidRDefault="007C71EE">
      <w:pPr>
        <w:pStyle w:val="a"/>
        <w:ind w:firstLine="0"/>
        <w:rPr>
          <w:rFonts w:hint="cs"/>
          <w:rtl/>
        </w:rPr>
      </w:pPr>
    </w:p>
    <w:p w14:paraId="5C7BEB29" w14:textId="77777777" w:rsidR="00000000" w:rsidRDefault="007C71EE">
      <w:pPr>
        <w:pStyle w:val="ac"/>
        <w:rPr>
          <w:rtl/>
        </w:rPr>
      </w:pPr>
      <w:r>
        <w:rPr>
          <w:rFonts w:hint="eastAsia"/>
          <w:rtl/>
        </w:rPr>
        <w:t>אברהם</w:t>
      </w:r>
      <w:r>
        <w:rPr>
          <w:rtl/>
        </w:rPr>
        <w:t xml:space="preserve"> בורג (העבודה-מימד):</w:t>
      </w:r>
    </w:p>
    <w:p w14:paraId="18F973EA" w14:textId="77777777" w:rsidR="00000000" w:rsidRDefault="007C71EE">
      <w:pPr>
        <w:pStyle w:val="a"/>
        <w:rPr>
          <w:rFonts w:hint="cs"/>
          <w:rtl/>
        </w:rPr>
      </w:pPr>
    </w:p>
    <w:p w14:paraId="34E0A0B0" w14:textId="77777777" w:rsidR="00000000" w:rsidRDefault="007C71EE">
      <w:pPr>
        <w:pStyle w:val="a"/>
        <w:rPr>
          <w:rFonts w:hint="cs"/>
          <w:rtl/>
        </w:rPr>
      </w:pPr>
      <w:r>
        <w:rPr>
          <w:rFonts w:hint="cs"/>
          <w:rtl/>
        </w:rPr>
        <w:t>אדוני היושב-ראש, אנחנו פה במכאובות וייסורים.</w:t>
      </w:r>
    </w:p>
    <w:p w14:paraId="2881611F" w14:textId="77777777" w:rsidR="00000000" w:rsidRDefault="007C71EE">
      <w:pPr>
        <w:pStyle w:val="a"/>
        <w:ind w:firstLine="0"/>
        <w:rPr>
          <w:rFonts w:hint="cs"/>
          <w:rtl/>
        </w:rPr>
      </w:pPr>
    </w:p>
    <w:p w14:paraId="0677AC4B" w14:textId="77777777" w:rsidR="00000000" w:rsidRDefault="007C71EE">
      <w:pPr>
        <w:pStyle w:val="ad"/>
        <w:rPr>
          <w:rtl/>
        </w:rPr>
      </w:pPr>
      <w:r>
        <w:rPr>
          <w:rtl/>
        </w:rPr>
        <w:t>הי</w:t>
      </w:r>
      <w:r>
        <w:rPr>
          <w:rtl/>
        </w:rPr>
        <w:t>ו"ר ראובן ריבלין:</w:t>
      </w:r>
    </w:p>
    <w:p w14:paraId="38197E68" w14:textId="77777777" w:rsidR="00000000" w:rsidRDefault="007C71EE">
      <w:pPr>
        <w:pStyle w:val="a"/>
        <w:rPr>
          <w:rtl/>
        </w:rPr>
      </w:pPr>
    </w:p>
    <w:p w14:paraId="4513285C" w14:textId="77777777" w:rsidR="00000000" w:rsidRDefault="007C71EE">
      <w:pPr>
        <w:pStyle w:val="a"/>
        <w:rPr>
          <w:rFonts w:hint="cs"/>
          <w:rtl/>
        </w:rPr>
      </w:pPr>
      <w:r>
        <w:rPr>
          <w:rFonts w:hint="cs"/>
          <w:rtl/>
        </w:rPr>
        <w:t>רק לשים לב, שמי שרוצה להטיל מטלות ידע לקבל גם... כל הכבוד לחברת הכנסת אביטל. חברת הכנסת איציק היתה פה ויצאה. בן-מנחם לא היה.</w:t>
      </w:r>
    </w:p>
    <w:p w14:paraId="0B001D54" w14:textId="77777777" w:rsidR="00000000" w:rsidRDefault="007C71EE">
      <w:pPr>
        <w:pStyle w:val="a"/>
        <w:ind w:firstLine="0"/>
        <w:rPr>
          <w:rFonts w:hint="cs"/>
          <w:rtl/>
        </w:rPr>
      </w:pPr>
    </w:p>
    <w:p w14:paraId="1E71D312" w14:textId="77777777" w:rsidR="00000000" w:rsidRDefault="007C71EE">
      <w:pPr>
        <w:pStyle w:val="ac"/>
        <w:rPr>
          <w:rtl/>
        </w:rPr>
      </w:pPr>
      <w:r>
        <w:rPr>
          <w:rFonts w:hint="eastAsia"/>
          <w:rtl/>
        </w:rPr>
        <w:t>דליה</w:t>
      </w:r>
      <w:r>
        <w:rPr>
          <w:rtl/>
        </w:rPr>
        <w:t xml:space="preserve"> איציק (העבודה-מימד):</w:t>
      </w:r>
    </w:p>
    <w:p w14:paraId="0FBB0BD2" w14:textId="77777777" w:rsidR="00000000" w:rsidRDefault="007C71EE">
      <w:pPr>
        <w:pStyle w:val="a"/>
        <w:rPr>
          <w:rFonts w:hint="cs"/>
          <w:rtl/>
        </w:rPr>
      </w:pPr>
    </w:p>
    <w:p w14:paraId="15C12632" w14:textId="77777777" w:rsidR="00000000" w:rsidRDefault="007C71EE">
      <w:pPr>
        <w:pStyle w:val="a"/>
        <w:rPr>
          <w:rFonts w:hint="cs"/>
          <w:rtl/>
        </w:rPr>
      </w:pPr>
      <w:r>
        <w:rPr>
          <w:rFonts w:hint="cs"/>
          <w:rtl/>
        </w:rPr>
        <w:t>אני פה.</w:t>
      </w:r>
    </w:p>
    <w:p w14:paraId="2DE31AC4" w14:textId="77777777" w:rsidR="00000000" w:rsidRDefault="007C71EE">
      <w:pPr>
        <w:pStyle w:val="a"/>
        <w:ind w:firstLine="0"/>
        <w:rPr>
          <w:rFonts w:hint="cs"/>
          <w:rtl/>
        </w:rPr>
      </w:pPr>
    </w:p>
    <w:p w14:paraId="7C86996E" w14:textId="77777777" w:rsidR="00000000" w:rsidRDefault="007C71EE">
      <w:pPr>
        <w:pStyle w:val="ad"/>
        <w:rPr>
          <w:rtl/>
        </w:rPr>
      </w:pPr>
      <w:r>
        <w:rPr>
          <w:rtl/>
        </w:rPr>
        <w:t>היו"ר ראובן ריבלין:</w:t>
      </w:r>
    </w:p>
    <w:p w14:paraId="52B9150F" w14:textId="77777777" w:rsidR="00000000" w:rsidRDefault="007C71EE">
      <w:pPr>
        <w:pStyle w:val="a"/>
        <w:rPr>
          <w:rtl/>
        </w:rPr>
      </w:pPr>
    </w:p>
    <w:p w14:paraId="2169C348" w14:textId="77777777" w:rsidR="00000000" w:rsidRDefault="007C71EE">
      <w:pPr>
        <w:pStyle w:val="a"/>
        <w:rPr>
          <w:rFonts w:hint="cs"/>
          <w:rtl/>
        </w:rPr>
      </w:pPr>
      <w:r>
        <w:rPr>
          <w:rFonts w:hint="cs"/>
          <w:rtl/>
        </w:rPr>
        <w:t>מי שרואה דבר מהותי, כמה לדעת מה התוצאות ושם לב, כדי לר</w:t>
      </w:r>
      <w:r>
        <w:rPr>
          <w:rFonts w:hint="cs"/>
          <w:rtl/>
        </w:rPr>
        <w:t>אות מה מצביע כל אחד. חבר הכנסת בורג, נא לקחת לתשומת לבכם. אדוני, נא לקרוא את השמות פעם נוספת.</w:t>
      </w:r>
    </w:p>
    <w:p w14:paraId="71756B08" w14:textId="77777777" w:rsidR="00000000" w:rsidRDefault="007C71EE">
      <w:pPr>
        <w:pStyle w:val="a"/>
        <w:ind w:firstLine="0"/>
        <w:rPr>
          <w:rFonts w:hint="cs"/>
          <w:rtl/>
        </w:rPr>
      </w:pPr>
    </w:p>
    <w:p w14:paraId="409815DB" w14:textId="77777777" w:rsidR="00000000" w:rsidRDefault="007C71EE">
      <w:pPr>
        <w:pStyle w:val="SpeakerCon"/>
        <w:rPr>
          <w:rtl/>
        </w:rPr>
      </w:pPr>
      <w:bookmarkStart w:id="2500" w:name="FS000000661T28_05_2003_17_13_15C"/>
      <w:bookmarkEnd w:id="2500"/>
      <w:r>
        <w:rPr>
          <w:rtl/>
        </w:rPr>
        <w:t>מזכיר הכנסת אריה האן:</w:t>
      </w:r>
    </w:p>
    <w:p w14:paraId="258B4774" w14:textId="77777777" w:rsidR="00000000" w:rsidRDefault="007C71EE">
      <w:pPr>
        <w:pStyle w:val="a"/>
        <w:ind w:firstLine="0"/>
        <w:rPr>
          <w:rFonts w:hint="cs"/>
          <w:rtl/>
        </w:rPr>
      </w:pPr>
      <w:r>
        <w:rPr>
          <w:rFonts w:hint="cs"/>
          <w:rtl/>
        </w:rPr>
        <w:t>(קורא בשמות חברי הכנסת)</w:t>
      </w:r>
    </w:p>
    <w:p w14:paraId="6B40FF42" w14:textId="77777777" w:rsidR="00000000" w:rsidRDefault="007C71EE">
      <w:pPr>
        <w:pStyle w:val="a"/>
        <w:ind w:firstLine="0"/>
        <w:rPr>
          <w:rFonts w:hint="cs"/>
          <w:rtl/>
        </w:rPr>
      </w:pPr>
    </w:p>
    <w:p w14:paraId="378D8A2D" w14:textId="77777777" w:rsidR="00000000" w:rsidRDefault="007C71EE">
      <w:pPr>
        <w:pStyle w:val="a"/>
        <w:rPr>
          <w:rFonts w:hint="cs"/>
          <w:rtl/>
        </w:rPr>
      </w:pPr>
      <w:r>
        <w:rPr>
          <w:rFonts w:hint="cs"/>
          <w:rtl/>
        </w:rPr>
        <w:t>אני חוזר בקריאה שנייה:</w:t>
      </w:r>
    </w:p>
    <w:p w14:paraId="4BFABC49" w14:textId="77777777" w:rsidR="00000000" w:rsidRDefault="007C71EE">
      <w:pPr>
        <w:pStyle w:val="a"/>
        <w:rPr>
          <w:rFonts w:hint="cs"/>
          <w:rtl/>
        </w:rPr>
      </w:pPr>
    </w:p>
    <w:p w14:paraId="6D16117C" w14:textId="77777777" w:rsidR="00000000" w:rsidRDefault="007C71EE">
      <w:pPr>
        <w:pStyle w:val="a"/>
        <w:rPr>
          <w:rFonts w:hint="cs"/>
          <w:rtl/>
        </w:rPr>
      </w:pPr>
      <w:r>
        <w:rPr>
          <w:rFonts w:hint="cs"/>
          <w:rtl/>
        </w:rPr>
        <w:t xml:space="preserve">דליה איציק </w:t>
      </w:r>
      <w:r>
        <w:rPr>
          <w:rtl/>
        </w:rPr>
        <w:t>–</w:t>
      </w:r>
      <w:r>
        <w:rPr>
          <w:rFonts w:hint="cs"/>
          <w:rtl/>
        </w:rPr>
        <w:t xml:space="preserve"> בעד</w:t>
      </w:r>
    </w:p>
    <w:p w14:paraId="02A9C181" w14:textId="77777777" w:rsidR="00000000" w:rsidRDefault="007C71EE">
      <w:pPr>
        <w:pStyle w:val="a"/>
        <w:rPr>
          <w:rFonts w:hint="cs"/>
          <w:rtl/>
        </w:rPr>
      </w:pPr>
      <w:r>
        <w:rPr>
          <w:rFonts w:hint="cs"/>
          <w:rtl/>
        </w:rPr>
        <w:t xml:space="preserve">אריה אלדד </w:t>
      </w:r>
      <w:r>
        <w:rPr>
          <w:rtl/>
        </w:rPr>
        <w:t>–</w:t>
      </w:r>
      <w:r>
        <w:rPr>
          <w:rFonts w:hint="cs"/>
          <w:rtl/>
        </w:rPr>
        <w:t xml:space="preserve"> אינו נוכח</w:t>
      </w:r>
    </w:p>
    <w:p w14:paraId="4571244A" w14:textId="77777777" w:rsidR="00000000" w:rsidRDefault="007C71EE">
      <w:pPr>
        <w:pStyle w:val="a"/>
        <w:rPr>
          <w:rFonts w:hint="cs"/>
          <w:rtl/>
        </w:rPr>
      </w:pPr>
      <w:r>
        <w:rPr>
          <w:rFonts w:hint="cs"/>
          <w:rtl/>
        </w:rPr>
        <w:t xml:space="preserve">אורי יהודה אריאל </w:t>
      </w:r>
      <w:r>
        <w:rPr>
          <w:rtl/>
        </w:rPr>
        <w:t>–</w:t>
      </w:r>
      <w:r>
        <w:rPr>
          <w:rFonts w:hint="cs"/>
          <w:rtl/>
        </w:rPr>
        <w:t xml:space="preserve"> אינו נוכח</w:t>
      </w:r>
    </w:p>
    <w:p w14:paraId="208A0E18" w14:textId="77777777" w:rsidR="00000000" w:rsidRDefault="007C71EE">
      <w:pPr>
        <w:pStyle w:val="a"/>
        <w:rPr>
          <w:rFonts w:hint="cs"/>
          <w:rtl/>
        </w:rPr>
      </w:pPr>
      <w:r>
        <w:rPr>
          <w:rFonts w:hint="cs"/>
          <w:rtl/>
        </w:rPr>
        <w:t xml:space="preserve">בנימין בן-אליעזר </w:t>
      </w:r>
      <w:r>
        <w:rPr>
          <w:rtl/>
        </w:rPr>
        <w:t>–</w:t>
      </w:r>
      <w:r>
        <w:rPr>
          <w:rFonts w:hint="cs"/>
          <w:rtl/>
        </w:rPr>
        <w:t xml:space="preserve"> אינ</w:t>
      </w:r>
      <w:r>
        <w:rPr>
          <w:rFonts w:hint="cs"/>
          <w:rtl/>
        </w:rPr>
        <w:t>ו נוכח</w:t>
      </w:r>
    </w:p>
    <w:p w14:paraId="6B4B65B7" w14:textId="77777777" w:rsidR="00000000" w:rsidRDefault="007C71EE">
      <w:pPr>
        <w:pStyle w:val="a"/>
        <w:rPr>
          <w:rFonts w:hint="cs"/>
          <w:rtl/>
        </w:rPr>
      </w:pPr>
      <w:r>
        <w:rPr>
          <w:rFonts w:hint="cs"/>
          <w:rtl/>
        </w:rPr>
        <w:t xml:space="preserve">אלי בן-מנחם </w:t>
      </w:r>
      <w:r>
        <w:rPr>
          <w:rtl/>
        </w:rPr>
        <w:t>–</w:t>
      </w:r>
      <w:r>
        <w:rPr>
          <w:rFonts w:hint="cs"/>
          <w:rtl/>
        </w:rPr>
        <w:t xml:space="preserve"> בעד</w:t>
      </w:r>
    </w:p>
    <w:p w14:paraId="468A03C2" w14:textId="77777777" w:rsidR="00000000" w:rsidRDefault="007C71EE">
      <w:pPr>
        <w:pStyle w:val="a"/>
        <w:rPr>
          <w:rFonts w:hint="cs"/>
          <w:rtl/>
        </w:rPr>
      </w:pPr>
      <w:r>
        <w:rPr>
          <w:rFonts w:hint="cs"/>
          <w:rtl/>
        </w:rPr>
        <w:t xml:space="preserve">זהבה גלאון </w:t>
      </w:r>
      <w:r>
        <w:rPr>
          <w:rtl/>
        </w:rPr>
        <w:t>–</w:t>
      </w:r>
      <w:r>
        <w:rPr>
          <w:rFonts w:hint="cs"/>
          <w:rtl/>
        </w:rPr>
        <w:t xml:space="preserve"> בעד</w:t>
      </w:r>
    </w:p>
    <w:p w14:paraId="37BF0112" w14:textId="77777777" w:rsidR="00000000" w:rsidRDefault="007C71EE">
      <w:pPr>
        <w:pStyle w:val="a"/>
        <w:rPr>
          <w:rFonts w:hint="cs"/>
          <w:rtl/>
        </w:rPr>
      </w:pPr>
      <w:r>
        <w:rPr>
          <w:rFonts w:hint="cs"/>
          <w:rtl/>
        </w:rPr>
        <w:t xml:space="preserve">חמי דורון </w:t>
      </w:r>
      <w:r>
        <w:rPr>
          <w:rtl/>
        </w:rPr>
        <w:t>–</w:t>
      </w:r>
      <w:r>
        <w:rPr>
          <w:rFonts w:hint="cs"/>
          <w:rtl/>
        </w:rPr>
        <w:t xml:space="preserve"> אינו נוכח</w:t>
      </w:r>
    </w:p>
    <w:p w14:paraId="3598CFFA" w14:textId="77777777" w:rsidR="00000000" w:rsidRDefault="007C71EE">
      <w:pPr>
        <w:pStyle w:val="a"/>
        <w:rPr>
          <w:rFonts w:hint="cs"/>
          <w:rtl/>
        </w:rPr>
      </w:pPr>
      <w:r>
        <w:rPr>
          <w:rFonts w:hint="cs"/>
          <w:rtl/>
        </w:rPr>
        <w:t xml:space="preserve">צבי הנדל </w:t>
      </w:r>
      <w:r>
        <w:rPr>
          <w:rtl/>
        </w:rPr>
        <w:t>–</w:t>
      </w:r>
      <w:r>
        <w:rPr>
          <w:rFonts w:hint="cs"/>
          <w:rtl/>
        </w:rPr>
        <w:t xml:space="preserve"> נגד</w:t>
      </w:r>
    </w:p>
    <w:p w14:paraId="426F8BC0" w14:textId="77777777" w:rsidR="00000000" w:rsidRDefault="007C71EE">
      <w:pPr>
        <w:pStyle w:val="a"/>
        <w:rPr>
          <w:rFonts w:hint="cs"/>
          <w:rtl/>
        </w:rPr>
      </w:pPr>
      <w:r>
        <w:rPr>
          <w:rFonts w:hint="cs"/>
          <w:rtl/>
        </w:rPr>
        <w:t xml:space="preserve">יצחק הרצוג </w:t>
      </w:r>
      <w:r>
        <w:rPr>
          <w:rtl/>
        </w:rPr>
        <w:t>–</w:t>
      </w:r>
      <w:r>
        <w:rPr>
          <w:rFonts w:hint="cs"/>
          <w:rtl/>
        </w:rPr>
        <w:t xml:space="preserve"> בעד</w:t>
      </w:r>
    </w:p>
    <w:p w14:paraId="4C512E19" w14:textId="77777777" w:rsidR="00000000" w:rsidRDefault="007C71EE">
      <w:pPr>
        <w:pStyle w:val="a"/>
        <w:rPr>
          <w:rFonts w:hint="cs"/>
          <w:rtl/>
        </w:rPr>
      </w:pPr>
      <w:r>
        <w:rPr>
          <w:rFonts w:hint="cs"/>
          <w:rtl/>
        </w:rPr>
        <w:t xml:space="preserve">אבשלום וילן </w:t>
      </w:r>
      <w:r>
        <w:rPr>
          <w:rtl/>
        </w:rPr>
        <w:t>–</w:t>
      </w:r>
      <w:r>
        <w:rPr>
          <w:rFonts w:hint="cs"/>
          <w:rtl/>
        </w:rPr>
        <w:t xml:space="preserve"> בעד</w:t>
      </w:r>
    </w:p>
    <w:p w14:paraId="61625DC1" w14:textId="77777777" w:rsidR="00000000" w:rsidRDefault="007C71EE">
      <w:pPr>
        <w:pStyle w:val="a"/>
        <w:rPr>
          <w:rFonts w:hint="cs"/>
          <w:rtl/>
        </w:rPr>
      </w:pPr>
      <w:r>
        <w:rPr>
          <w:rFonts w:hint="cs"/>
          <w:rtl/>
        </w:rPr>
        <w:t xml:space="preserve">ג'מאל זחאלקה </w:t>
      </w:r>
      <w:r>
        <w:rPr>
          <w:rtl/>
        </w:rPr>
        <w:t>–</w:t>
      </w:r>
      <w:r>
        <w:rPr>
          <w:rFonts w:hint="cs"/>
          <w:rtl/>
        </w:rPr>
        <w:t xml:space="preserve"> בעד</w:t>
      </w:r>
    </w:p>
    <w:p w14:paraId="15B3ABCD" w14:textId="77777777" w:rsidR="00000000" w:rsidRDefault="007C71EE">
      <w:pPr>
        <w:pStyle w:val="a"/>
        <w:rPr>
          <w:rFonts w:hint="cs"/>
          <w:rtl/>
        </w:rPr>
      </w:pPr>
      <w:r>
        <w:rPr>
          <w:rFonts w:hint="cs"/>
          <w:rtl/>
        </w:rPr>
        <w:t xml:space="preserve">אליעזר זנדברג </w:t>
      </w:r>
      <w:r>
        <w:rPr>
          <w:rtl/>
        </w:rPr>
        <w:t>–</w:t>
      </w:r>
      <w:r>
        <w:rPr>
          <w:rFonts w:hint="cs"/>
          <w:rtl/>
        </w:rPr>
        <w:t xml:space="preserve"> אינו נוכח</w:t>
      </w:r>
    </w:p>
    <w:p w14:paraId="28D2A686" w14:textId="77777777" w:rsidR="00000000" w:rsidRDefault="007C71EE">
      <w:pPr>
        <w:pStyle w:val="a"/>
        <w:rPr>
          <w:rFonts w:hint="cs"/>
          <w:rtl/>
        </w:rPr>
      </w:pPr>
      <w:r>
        <w:rPr>
          <w:rFonts w:hint="cs"/>
          <w:rtl/>
        </w:rPr>
        <w:t xml:space="preserve">אחמד טיבי </w:t>
      </w:r>
      <w:r>
        <w:rPr>
          <w:rtl/>
        </w:rPr>
        <w:t>–</w:t>
      </w:r>
      <w:r>
        <w:rPr>
          <w:rFonts w:hint="cs"/>
          <w:rtl/>
        </w:rPr>
        <w:t xml:space="preserve"> בעד</w:t>
      </w:r>
    </w:p>
    <w:p w14:paraId="344B2E5C" w14:textId="77777777" w:rsidR="00000000" w:rsidRDefault="007C71EE">
      <w:pPr>
        <w:pStyle w:val="a"/>
        <w:rPr>
          <w:rFonts w:hint="cs"/>
          <w:rtl/>
        </w:rPr>
      </w:pPr>
      <w:r>
        <w:rPr>
          <w:rFonts w:hint="cs"/>
          <w:rtl/>
        </w:rPr>
        <w:t xml:space="preserve">דוד טל </w:t>
      </w:r>
      <w:r>
        <w:rPr>
          <w:rtl/>
        </w:rPr>
        <w:t>–</w:t>
      </w:r>
      <w:r>
        <w:rPr>
          <w:rFonts w:hint="cs"/>
          <w:rtl/>
        </w:rPr>
        <w:t xml:space="preserve"> בעד</w:t>
      </w:r>
    </w:p>
    <w:p w14:paraId="433E446E" w14:textId="77777777" w:rsidR="00000000" w:rsidRDefault="007C71EE">
      <w:pPr>
        <w:pStyle w:val="a"/>
        <w:rPr>
          <w:rFonts w:hint="cs"/>
          <w:rtl/>
        </w:rPr>
      </w:pPr>
      <w:r>
        <w:rPr>
          <w:rFonts w:hint="cs"/>
          <w:rtl/>
        </w:rPr>
        <w:t xml:space="preserve">דני יתום </w:t>
      </w:r>
      <w:r>
        <w:rPr>
          <w:rtl/>
        </w:rPr>
        <w:t>–</w:t>
      </w:r>
      <w:r>
        <w:rPr>
          <w:rFonts w:hint="cs"/>
          <w:rtl/>
        </w:rPr>
        <w:t xml:space="preserve"> בעד</w:t>
      </w:r>
    </w:p>
    <w:p w14:paraId="46D414F7" w14:textId="77777777" w:rsidR="00000000" w:rsidRDefault="007C71EE">
      <w:pPr>
        <w:pStyle w:val="a"/>
        <w:rPr>
          <w:rFonts w:hint="cs"/>
          <w:rtl/>
        </w:rPr>
      </w:pPr>
      <w:r>
        <w:rPr>
          <w:rFonts w:hint="cs"/>
          <w:rtl/>
        </w:rPr>
        <w:t xml:space="preserve">איתן כבל </w:t>
      </w:r>
      <w:r>
        <w:rPr>
          <w:rtl/>
        </w:rPr>
        <w:t>–</w:t>
      </w:r>
      <w:r>
        <w:rPr>
          <w:rFonts w:hint="cs"/>
          <w:rtl/>
        </w:rPr>
        <w:t xml:space="preserve"> בעד</w:t>
      </w:r>
    </w:p>
    <w:p w14:paraId="51351BE0" w14:textId="77777777" w:rsidR="00000000" w:rsidRDefault="007C71EE">
      <w:pPr>
        <w:pStyle w:val="a"/>
        <w:rPr>
          <w:rFonts w:hint="cs"/>
          <w:rtl/>
        </w:rPr>
      </w:pPr>
      <w:r>
        <w:rPr>
          <w:rFonts w:hint="cs"/>
          <w:rtl/>
        </w:rPr>
        <w:t xml:space="preserve">אילנה כהן </w:t>
      </w:r>
      <w:r>
        <w:rPr>
          <w:rtl/>
        </w:rPr>
        <w:t>–</w:t>
      </w:r>
      <w:r>
        <w:rPr>
          <w:rFonts w:hint="cs"/>
          <w:rtl/>
        </w:rPr>
        <w:t xml:space="preserve"> בעד</w:t>
      </w:r>
    </w:p>
    <w:p w14:paraId="7D7B3989" w14:textId="77777777" w:rsidR="00000000" w:rsidRDefault="007C71EE">
      <w:pPr>
        <w:pStyle w:val="a"/>
        <w:rPr>
          <w:rFonts w:hint="cs"/>
          <w:rtl/>
        </w:rPr>
      </w:pPr>
      <w:r>
        <w:rPr>
          <w:rFonts w:hint="cs"/>
          <w:rtl/>
        </w:rPr>
        <w:t xml:space="preserve">אמנון כהן </w:t>
      </w:r>
      <w:r>
        <w:rPr>
          <w:rtl/>
        </w:rPr>
        <w:t>–</w:t>
      </w:r>
      <w:r>
        <w:rPr>
          <w:rFonts w:hint="cs"/>
          <w:rtl/>
        </w:rPr>
        <w:t xml:space="preserve"> בעד</w:t>
      </w:r>
    </w:p>
    <w:p w14:paraId="7B5B42D0" w14:textId="77777777" w:rsidR="00000000" w:rsidRDefault="007C71EE">
      <w:pPr>
        <w:pStyle w:val="a"/>
        <w:rPr>
          <w:rFonts w:hint="cs"/>
          <w:rtl/>
        </w:rPr>
      </w:pPr>
      <w:r>
        <w:rPr>
          <w:rFonts w:hint="cs"/>
          <w:rtl/>
        </w:rPr>
        <w:t>יצחק כ</w:t>
      </w:r>
      <w:r>
        <w:rPr>
          <w:rFonts w:hint="cs"/>
          <w:rtl/>
        </w:rPr>
        <w:t xml:space="preserve">הן </w:t>
      </w:r>
      <w:r>
        <w:rPr>
          <w:rtl/>
        </w:rPr>
        <w:t>–</w:t>
      </w:r>
      <w:r>
        <w:rPr>
          <w:rFonts w:hint="cs"/>
          <w:rtl/>
        </w:rPr>
        <w:t xml:space="preserve"> בעד</w:t>
      </w:r>
    </w:p>
    <w:p w14:paraId="771F241D" w14:textId="77777777" w:rsidR="00000000" w:rsidRDefault="007C71EE">
      <w:pPr>
        <w:pStyle w:val="a"/>
        <w:rPr>
          <w:rFonts w:hint="cs"/>
          <w:rtl/>
        </w:rPr>
      </w:pPr>
      <w:r>
        <w:rPr>
          <w:rFonts w:hint="cs"/>
          <w:rtl/>
        </w:rPr>
        <w:t xml:space="preserve">רן כהן </w:t>
      </w:r>
      <w:r>
        <w:rPr>
          <w:rtl/>
        </w:rPr>
        <w:t>–</w:t>
      </w:r>
      <w:r>
        <w:rPr>
          <w:rFonts w:hint="cs"/>
          <w:rtl/>
        </w:rPr>
        <w:t xml:space="preserve"> בעד</w:t>
      </w:r>
    </w:p>
    <w:p w14:paraId="00B964CD" w14:textId="77777777" w:rsidR="00000000" w:rsidRDefault="007C71EE">
      <w:pPr>
        <w:pStyle w:val="a"/>
        <w:rPr>
          <w:rFonts w:hint="cs"/>
          <w:rtl/>
        </w:rPr>
      </w:pPr>
      <w:r>
        <w:rPr>
          <w:rFonts w:hint="cs"/>
          <w:rtl/>
        </w:rPr>
        <w:t xml:space="preserve">דוד לוי </w:t>
      </w:r>
      <w:r>
        <w:rPr>
          <w:rtl/>
        </w:rPr>
        <w:t>–</w:t>
      </w:r>
      <w:r>
        <w:rPr>
          <w:rFonts w:hint="cs"/>
          <w:rtl/>
        </w:rPr>
        <w:t xml:space="preserve"> אינו נוכח</w:t>
      </w:r>
    </w:p>
    <w:p w14:paraId="635CAE1D" w14:textId="77777777" w:rsidR="00000000" w:rsidRDefault="007C71EE">
      <w:pPr>
        <w:pStyle w:val="a"/>
        <w:rPr>
          <w:rFonts w:hint="cs"/>
          <w:rtl/>
        </w:rPr>
      </w:pPr>
      <w:r>
        <w:rPr>
          <w:rFonts w:hint="cs"/>
          <w:rtl/>
        </w:rPr>
        <w:t xml:space="preserve">עסאם מח'ול </w:t>
      </w:r>
      <w:r>
        <w:rPr>
          <w:rtl/>
        </w:rPr>
        <w:t>–</w:t>
      </w:r>
      <w:r>
        <w:rPr>
          <w:rFonts w:hint="cs"/>
          <w:rtl/>
        </w:rPr>
        <w:t xml:space="preserve"> בעד</w:t>
      </w:r>
    </w:p>
    <w:p w14:paraId="75907DBA" w14:textId="77777777" w:rsidR="00000000" w:rsidRDefault="007C71EE">
      <w:pPr>
        <w:pStyle w:val="a"/>
        <w:rPr>
          <w:rFonts w:hint="cs"/>
          <w:rtl/>
        </w:rPr>
      </w:pPr>
      <w:r>
        <w:rPr>
          <w:rFonts w:hint="cs"/>
          <w:rtl/>
        </w:rPr>
        <w:t xml:space="preserve">מיכאל מלכיאור </w:t>
      </w:r>
      <w:r>
        <w:rPr>
          <w:rtl/>
        </w:rPr>
        <w:t>–</w:t>
      </w:r>
      <w:r>
        <w:rPr>
          <w:rFonts w:hint="cs"/>
          <w:rtl/>
        </w:rPr>
        <w:t xml:space="preserve"> בעד</w:t>
      </w:r>
    </w:p>
    <w:p w14:paraId="43344327" w14:textId="77777777" w:rsidR="00000000" w:rsidRDefault="007C71EE">
      <w:pPr>
        <w:pStyle w:val="a"/>
        <w:rPr>
          <w:rFonts w:hint="cs"/>
          <w:rtl/>
        </w:rPr>
      </w:pPr>
      <w:r>
        <w:rPr>
          <w:rFonts w:hint="cs"/>
          <w:rtl/>
        </w:rPr>
        <w:t xml:space="preserve">עמרם מצנע </w:t>
      </w:r>
      <w:r>
        <w:rPr>
          <w:rtl/>
        </w:rPr>
        <w:t>–</w:t>
      </w:r>
      <w:r>
        <w:rPr>
          <w:rFonts w:hint="cs"/>
          <w:rtl/>
        </w:rPr>
        <w:t xml:space="preserve"> בעד</w:t>
      </w:r>
    </w:p>
    <w:p w14:paraId="47010F4D" w14:textId="77777777" w:rsidR="00000000" w:rsidRDefault="007C71EE">
      <w:pPr>
        <w:pStyle w:val="a"/>
        <w:rPr>
          <w:rFonts w:hint="cs"/>
          <w:rtl/>
        </w:rPr>
      </w:pPr>
      <w:r>
        <w:rPr>
          <w:rFonts w:hint="cs"/>
          <w:rtl/>
        </w:rPr>
        <w:t xml:space="preserve">יעקב מרגי </w:t>
      </w:r>
      <w:r>
        <w:rPr>
          <w:rtl/>
        </w:rPr>
        <w:t>–</w:t>
      </w:r>
      <w:r>
        <w:rPr>
          <w:rFonts w:hint="cs"/>
          <w:rtl/>
        </w:rPr>
        <w:t xml:space="preserve"> בעד</w:t>
      </w:r>
    </w:p>
    <w:p w14:paraId="0EB4D88A" w14:textId="77777777" w:rsidR="00000000" w:rsidRDefault="007C71EE">
      <w:pPr>
        <w:pStyle w:val="a"/>
        <w:rPr>
          <w:rFonts w:hint="cs"/>
          <w:rtl/>
        </w:rPr>
      </w:pPr>
      <w:r>
        <w:rPr>
          <w:rFonts w:hint="cs"/>
          <w:rtl/>
        </w:rPr>
        <w:t xml:space="preserve">משולם נהרי </w:t>
      </w:r>
      <w:r>
        <w:rPr>
          <w:rtl/>
        </w:rPr>
        <w:t>–</w:t>
      </w:r>
      <w:r>
        <w:rPr>
          <w:rFonts w:hint="cs"/>
          <w:rtl/>
        </w:rPr>
        <w:t xml:space="preserve"> אינו נוכח</w:t>
      </w:r>
    </w:p>
    <w:p w14:paraId="4AE3D842" w14:textId="77777777" w:rsidR="00000000" w:rsidRDefault="007C71EE">
      <w:pPr>
        <w:pStyle w:val="a"/>
        <w:rPr>
          <w:rFonts w:hint="cs"/>
          <w:rtl/>
        </w:rPr>
      </w:pPr>
      <w:r>
        <w:rPr>
          <w:rFonts w:hint="cs"/>
          <w:rtl/>
        </w:rPr>
        <w:t xml:space="preserve">מרינה סולודקין </w:t>
      </w:r>
      <w:r>
        <w:rPr>
          <w:rtl/>
        </w:rPr>
        <w:t>–</w:t>
      </w:r>
      <w:r>
        <w:rPr>
          <w:rFonts w:hint="cs"/>
          <w:rtl/>
        </w:rPr>
        <w:t xml:space="preserve"> אינה נוכחת</w:t>
      </w:r>
    </w:p>
    <w:p w14:paraId="21EC49AC" w14:textId="77777777" w:rsidR="00000000" w:rsidRDefault="007C71EE">
      <w:pPr>
        <w:pStyle w:val="a"/>
        <w:rPr>
          <w:rFonts w:hint="cs"/>
          <w:rtl/>
        </w:rPr>
      </w:pPr>
      <w:r>
        <w:rPr>
          <w:rFonts w:hint="cs"/>
          <w:rtl/>
        </w:rPr>
        <w:t xml:space="preserve">יוסף פריצקי </w:t>
      </w:r>
      <w:r>
        <w:rPr>
          <w:rtl/>
        </w:rPr>
        <w:t>–</w:t>
      </w:r>
      <w:r>
        <w:rPr>
          <w:rFonts w:hint="cs"/>
          <w:rtl/>
        </w:rPr>
        <w:t xml:space="preserve"> אינו נוכח</w:t>
      </w:r>
    </w:p>
    <w:p w14:paraId="00D32255" w14:textId="77777777" w:rsidR="00000000" w:rsidRDefault="007C71EE">
      <w:pPr>
        <w:pStyle w:val="a"/>
        <w:ind w:firstLine="0"/>
        <w:rPr>
          <w:rFonts w:hint="cs"/>
          <w:rtl/>
        </w:rPr>
      </w:pPr>
    </w:p>
    <w:p w14:paraId="3ED8B7FF" w14:textId="77777777" w:rsidR="00000000" w:rsidRDefault="007C71EE">
      <w:pPr>
        <w:pStyle w:val="ac"/>
        <w:rPr>
          <w:rtl/>
        </w:rPr>
      </w:pPr>
      <w:r>
        <w:rPr>
          <w:rFonts w:hint="eastAsia"/>
          <w:rtl/>
        </w:rPr>
        <w:t>אברהם</w:t>
      </w:r>
      <w:r>
        <w:rPr>
          <w:rtl/>
        </w:rPr>
        <w:t xml:space="preserve"> בורג (העבודה-מימד):</w:t>
      </w:r>
    </w:p>
    <w:p w14:paraId="1B17966B" w14:textId="77777777" w:rsidR="00000000" w:rsidRDefault="007C71EE">
      <w:pPr>
        <w:pStyle w:val="a"/>
        <w:rPr>
          <w:rFonts w:hint="cs"/>
          <w:rtl/>
        </w:rPr>
      </w:pPr>
    </w:p>
    <w:p w14:paraId="72F25192" w14:textId="77777777" w:rsidR="00000000" w:rsidRDefault="007C71EE">
      <w:pPr>
        <w:pStyle w:val="a"/>
        <w:rPr>
          <w:rFonts w:hint="cs"/>
          <w:rtl/>
        </w:rPr>
      </w:pPr>
      <w:r>
        <w:rPr>
          <w:rFonts w:hint="cs"/>
          <w:rtl/>
        </w:rPr>
        <w:t>למה הוא לא נמצא? זאת הצבעה מהותית.</w:t>
      </w:r>
    </w:p>
    <w:p w14:paraId="553051E9" w14:textId="77777777" w:rsidR="00000000" w:rsidRDefault="007C71EE">
      <w:pPr>
        <w:pStyle w:val="a"/>
        <w:ind w:firstLine="0"/>
        <w:rPr>
          <w:rFonts w:hint="cs"/>
          <w:rtl/>
        </w:rPr>
      </w:pPr>
    </w:p>
    <w:p w14:paraId="39C34BDC" w14:textId="77777777" w:rsidR="00000000" w:rsidRDefault="007C71EE">
      <w:pPr>
        <w:pStyle w:val="ad"/>
        <w:rPr>
          <w:rtl/>
        </w:rPr>
      </w:pPr>
    </w:p>
    <w:p w14:paraId="14420633" w14:textId="77777777" w:rsidR="00000000" w:rsidRDefault="007C71EE">
      <w:pPr>
        <w:pStyle w:val="ad"/>
        <w:rPr>
          <w:rtl/>
        </w:rPr>
      </w:pPr>
      <w:r>
        <w:rPr>
          <w:rFonts w:hint="eastAsia"/>
          <w:rtl/>
        </w:rPr>
        <w:t>היו</w:t>
      </w:r>
      <w:r>
        <w:rPr>
          <w:rtl/>
        </w:rPr>
        <w:t>"ר</w:t>
      </w:r>
      <w:r>
        <w:rPr>
          <w:rtl/>
        </w:rPr>
        <w:t xml:space="preserve"> ראובן ריבלין:</w:t>
      </w:r>
    </w:p>
    <w:p w14:paraId="43F48CBF" w14:textId="77777777" w:rsidR="00000000" w:rsidRDefault="007C71EE">
      <w:pPr>
        <w:pStyle w:val="a"/>
        <w:rPr>
          <w:rFonts w:hint="cs"/>
          <w:rtl/>
        </w:rPr>
      </w:pPr>
    </w:p>
    <w:p w14:paraId="17C85A66" w14:textId="77777777" w:rsidR="00000000" w:rsidRDefault="007C71EE">
      <w:pPr>
        <w:pStyle w:val="a"/>
        <w:rPr>
          <w:rFonts w:hint="cs"/>
          <w:rtl/>
        </w:rPr>
      </w:pPr>
      <w:r>
        <w:rPr>
          <w:rFonts w:hint="cs"/>
          <w:rtl/>
        </w:rPr>
        <w:t>אני מודיע לך, חבר הכנסת בורג, אם הוא יקוזז עם פואד, ופואד חתם על הצבעה מהותית - למה חבר הכנסת פרס חתם על הצבעה מהותית? הוא רצה לראות בעיניו מי יכול לומר בפה מלא: אני נגד הצעות כאלה. לכן הוא רצה הצבעה מהותית ולכן הוא ביקש את ההצבעה השמית. הי</w:t>
      </w:r>
      <w:r>
        <w:rPr>
          <w:rFonts w:hint="cs"/>
          <w:rtl/>
        </w:rPr>
        <w:t>ית מעלה על הדעת שחבר הכנסת פרס לא יהיה נוכח בזמן שמצביעים על-פי בקשתו? זה לא עולה על הדעת, ולכן אני אומר זאת, לא לתפארת המליצה, אלא כדי להסביר לכם על כוונת המחוקק. בבקשה להמשיך.</w:t>
      </w:r>
    </w:p>
    <w:p w14:paraId="7C40BAD1" w14:textId="77777777" w:rsidR="00000000" w:rsidRDefault="007C71EE">
      <w:pPr>
        <w:pStyle w:val="a"/>
        <w:ind w:firstLine="0"/>
        <w:rPr>
          <w:rFonts w:hint="cs"/>
          <w:rtl/>
        </w:rPr>
      </w:pPr>
    </w:p>
    <w:p w14:paraId="5A4BD3DE" w14:textId="77777777" w:rsidR="00000000" w:rsidRDefault="007C71EE">
      <w:pPr>
        <w:pStyle w:val="SpeakerCon"/>
        <w:rPr>
          <w:rFonts w:hint="cs"/>
          <w:rtl/>
        </w:rPr>
      </w:pPr>
      <w:bookmarkStart w:id="2501" w:name="FS000000661T28_05_2003_17_20_18C"/>
      <w:bookmarkEnd w:id="2501"/>
      <w:r>
        <w:rPr>
          <w:rFonts w:hint="eastAsia"/>
          <w:rtl/>
        </w:rPr>
        <w:t>מזכיר</w:t>
      </w:r>
      <w:r>
        <w:rPr>
          <w:rtl/>
        </w:rPr>
        <w:t xml:space="preserve"> הכנסת אריה האן:</w:t>
      </w:r>
    </w:p>
    <w:p w14:paraId="2A0BD3E0" w14:textId="77777777" w:rsidR="00000000" w:rsidRDefault="007C71EE">
      <w:pPr>
        <w:pStyle w:val="a"/>
        <w:ind w:firstLine="0"/>
        <w:rPr>
          <w:rFonts w:hint="cs"/>
          <w:rtl/>
        </w:rPr>
      </w:pPr>
      <w:r>
        <w:rPr>
          <w:rFonts w:hint="cs"/>
          <w:rtl/>
        </w:rPr>
        <w:t>(קורא בשמות חברי הכנסת)</w:t>
      </w:r>
    </w:p>
    <w:p w14:paraId="22CC0541" w14:textId="77777777" w:rsidR="00000000" w:rsidRDefault="007C71EE">
      <w:pPr>
        <w:pStyle w:val="a"/>
        <w:rPr>
          <w:rFonts w:hint="cs"/>
          <w:rtl/>
        </w:rPr>
      </w:pPr>
    </w:p>
    <w:p w14:paraId="07F25008" w14:textId="77777777" w:rsidR="00000000" w:rsidRDefault="007C71EE">
      <w:pPr>
        <w:pStyle w:val="a"/>
        <w:rPr>
          <w:rFonts w:hint="cs"/>
          <w:rtl/>
        </w:rPr>
      </w:pPr>
      <w:r>
        <w:rPr>
          <w:rFonts w:hint="cs"/>
          <w:rtl/>
        </w:rPr>
        <w:t xml:space="preserve">יוסף פריצקי </w:t>
      </w:r>
      <w:r>
        <w:rPr>
          <w:rtl/>
        </w:rPr>
        <w:t>–</w:t>
      </w:r>
      <w:r>
        <w:rPr>
          <w:rFonts w:hint="cs"/>
          <w:rtl/>
        </w:rPr>
        <w:t xml:space="preserve"> אינו נוכח   </w:t>
      </w:r>
    </w:p>
    <w:p w14:paraId="75F4E5F8" w14:textId="77777777" w:rsidR="00000000" w:rsidRDefault="007C71EE">
      <w:pPr>
        <w:pStyle w:val="a"/>
        <w:rPr>
          <w:rFonts w:hint="cs"/>
          <w:rtl/>
        </w:rPr>
      </w:pPr>
      <w:r>
        <w:rPr>
          <w:rFonts w:hint="cs"/>
          <w:rtl/>
        </w:rPr>
        <w:t>יאי</w:t>
      </w:r>
      <w:r>
        <w:rPr>
          <w:rFonts w:hint="cs"/>
          <w:rtl/>
        </w:rPr>
        <w:t>ר פרץ  - בעד</w:t>
      </w:r>
    </w:p>
    <w:p w14:paraId="4F275B98" w14:textId="77777777" w:rsidR="00000000" w:rsidRDefault="007C71EE">
      <w:pPr>
        <w:pStyle w:val="a"/>
        <w:rPr>
          <w:rFonts w:hint="cs"/>
          <w:rtl/>
        </w:rPr>
      </w:pPr>
      <w:r>
        <w:rPr>
          <w:rFonts w:hint="cs"/>
          <w:rtl/>
        </w:rPr>
        <w:t xml:space="preserve">עמיר פרץ </w:t>
      </w:r>
      <w:r>
        <w:rPr>
          <w:rtl/>
        </w:rPr>
        <w:t>–</w:t>
      </w:r>
      <w:r>
        <w:rPr>
          <w:rFonts w:hint="cs"/>
          <w:rtl/>
        </w:rPr>
        <w:t xml:space="preserve"> בעד</w:t>
      </w:r>
    </w:p>
    <w:p w14:paraId="33F1C3D7" w14:textId="77777777" w:rsidR="00000000" w:rsidRDefault="007C71EE">
      <w:pPr>
        <w:pStyle w:val="a"/>
        <w:rPr>
          <w:rFonts w:hint="cs"/>
          <w:rtl/>
        </w:rPr>
      </w:pPr>
      <w:r>
        <w:rPr>
          <w:rFonts w:hint="cs"/>
          <w:rtl/>
        </w:rPr>
        <w:t xml:space="preserve">חיים רמון </w:t>
      </w:r>
      <w:r>
        <w:rPr>
          <w:rtl/>
        </w:rPr>
        <w:t>–</w:t>
      </w:r>
      <w:r>
        <w:rPr>
          <w:rFonts w:hint="cs"/>
          <w:rtl/>
        </w:rPr>
        <w:t xml:space="preserve"> בעד</w:t>
      </w:r>
    </w:p>
    <w:p w14:paraId="5CF2DEFA" w14:textId="77777777" w:rsidR="00000000" w:rsidRDefault="007C71EE">
      <w:pPr>
        <w:pStyle w:val="a"/>
        <w:rPr>
          <w:rFonts w:hint="cs"/>
          <w:rtl/>
        </w:rPr>
      </w:pPr>
      <w:r>
        <w:rPr>
          <w:rFonts w:hint="cs"/>
          <w:rtl/>
        </w:rPr>
        <w:t xml:space="preserve">אבהרם בייגה שוחט </w:t>
      </w:r>
      <w:r>
        <w:rPr>
          <w:rtl/>
        </w:rPr>
        <w:t>–</w:t>
      </w:r>
      <w:r>
        <w:rPr>
          <w:rFonts w:hint="cs"/>
          <w:rtl/>
        </w:rPr>
        <w:t xml:space="preserve"> בעד</w:t>
      </w:r>
    </w:p>
    <w:p w14:paraId="6C610EC9" w14:textId="77777777" w:rsidR="00000000" w:rsidRDefault="007C71EE">
      <w:pPr>
        <w:pStyle w:val="a"/>
        <w:rPr>
          <w:rFonts w:hint="cs"/>
          <w:rtl/>
        </w:rPr>
      </w:pPr>
      <w:r>
        <w:rPr>
          <w:rFonts w:hint="cs"/>
          <w:rtl/>
        </w:rPr>
        <w:t xml:space="preserve">יורי שטרן </w:t>
      </w:r>
      <w:r>
        <w:rPr>
          <w:rtl/>
        </w:rPr>
        <w:t>–</w:t>
      </w:r>
      <w:r>
        <w:rPr>
          <w:rFonts w:hint="cs"/>
          <w:rtl/>
        </w:rPr>
        <w:t xml:space="preserve"> נגד</w:t>
      </w:r>
    </w:p>
    <w:p w14:paraId="6281196C" w14:textId="77777777" w:rsidR="00000000" w:rsidRDefault="007C71EE">
      <w:pPr>
        <w:pStyle w:val="a"/>
        <w:rPr>
          <w:rFonts w:hint="cs"/>
          <w:rtl/>
        </w:rPr>
      </w:pPr>
    </w:p>
    <w:p w14:paraId="0DB92D5D" w14:textId="77777777" w:rsidR="00000000" w:rsidRDefault="007C71EE">
      <w:pPr>
        <w:pStyle w:val="a"/>
        <w:rPr>
          <w:rFonts w:hint="cs"/>
          <w:rtl/>
        </w:rPr>
      </w:pPr>
      <w:r>
        <w:rPr>
          <w:rFonts w:hint="cs"/>
          <w:rtl/>
        </w:rPr>
        <w:t>אני סיימתי. האם יש מישהו באולם שלא הצביע? תודה רבה.</w:t>
      </w:r>
    </w:p>
    <w:p w14:paraId="140DF632" w14:textId="77777777" w:rsidR="00000000" w:rsidRDefault="007C71EE">
      <w:pPr>
        <w:pStyle w:val="a"/>
        <w:ind w:firstLine="0"/>
        <w:rPr>
          <w:rFonts w:hint="cs"/>
          <w:rtl/>
        </w:rPr>
      </w:pPr>
    </w:p>
    <w:p w14:paraId="76AA927C" w14:textId="77777777" w:rsidR="00000000" w:rsidRDefault="007C71EE">
      <w:pPr>
        <w:pStyle w:val="ad"/>
        <w:rPr>
          <w:rtl/>
        </w:rPr>
      </w:pPr>
      <w:r>
        <w:rPr>
          <w:rFonts w:hint="eastAsia"/>
          <w:rtl/>
        </w:rPr>
        <w:t>היו</w:t>
      </w:r>
      <w:r>
        <w:rPr>
          <w:rtl/>
        </w:rPr>
        <w:t>"ר ראובן ריבלין:</w:t>
      </w:r>
    </w:p>
    <w:p w14:paraId="08C29357" w14:textId="77777777" w:rsidR="00000000" w:rsidRDefault="007C71EE">
      <w:pPr>
        <w:pStyle w:val="a"/>
        <w:rPr>
          <w:rFonts w:hint="cs"/>
          <w:rtl/>
        </w:rPr>
      </w:pPr>
    </w:p>
    <w:p w14:paraId="2B9B207C" w14:textId="77777777" w:rsidR="00000000" w:rsidRDefault="007C71EE">
      <w:pPr>
        <w:pStyle w:val="a"/>
        <w:rPr>
          <w:rFonts w:hint="cs"/>
          <w:rtl/>
        </w:rPr>
      </w:pPr>
      <w:r>
        <w:rPr>
          <w:rFonts w:hint="cs"/>
          <w:rtl/>
        </w:rPr>
        <w:t>רבותי, מייד עם ההכרזה על הצבעה אנחנו ממשיכים בהצבעה. אדוני יושב-ראש הקואליציה, גברתי יושבת-ראש האו</w:t>
      </w:r>
      <w:r>
        <w:rPr>
          <w:rFonts w:hint="cs"/>
          <w:rtl/>
        </w:rPr>
        <w:t>פוזיציה, נא להתכונן. שכל אחד ישב במקומו. אנחנו לא נחטוף הצבעות, אבל נמשיך אחת אחרי השנייה. נא להיות ישובים.</w:t>
      </w:r>
    </w:p>
    <w:p w14:paraId="793A1181" w14:textId="77777777" w:rsidR="00000000" w:rsidRDefault="007C71EE">
      <w:pPr>
        <w:pStyle w:val="a"/>
        <w:ind w:firstLine="0"/>
        <w:rPr>
          <w:rFonts w:hint="cs"/>
          <w:rtl/>
        </w:rPr>
      </w:pPr>
    </w:p>
    <w:p w14:paraId="43BE879C" w14:textId="77777777" w:rsidR="00000000" w:rsidRDefault="007C71EE">
      <w:pPr>
        <w:pStyle w:val="ac"/>
        <w:rPr>
          <w:rtl/>
        </w:rPr>
      </w:pPr>
      <w:r>
        <w:rPr>
          <w:rFonts w:hint="eastAsia"/>
          <w:rtl/>
        </w:rPr>
        <w:t>אברהם</w:t>
      </w:r>
      <w:r>
        <w:rPr>
          <w:rtl/>
        </w:rPr>
        <w:t xml:space="preserve"> בורג (העבודה-מימד):</w:t>
      </w:r>
    </w:p>
    <w:p w14:paraId="7F654E59" w14:textId="77777777" w:rsidR="00000000" w:rsidRDefault="007C71EE">
      <w:pPr>
        <w:pStyle w:val="a"/>
        <w:rPr>
          <w:rFonts w:hint="cs"/>
          <w:rtl/>
        </w:rPr>
      </w:pPr>
    </w:p>
    <w:p w14:paraId="6C7BB500" w14:textId="77777777" w:rsidR="00000000" w:rsidRDefault="007C71EE">
      <w:pPr>
        <w:pStyle w:val="a"/>
        <w:rPr>
          <w:rFonts w:hint="cs"/>
          <w:rtl/>
        </w:rPr>
      </w:pPr>
      <w:r>
        <w:rPr>
          <w:rFonts w:hint="cs"/>
          <w:rtl/>
        </w:rPr>
        <w:t>תצלצל.</w:t>
      </w:r>
    </w:p>
    <w:p w14:paraId="60DBA6D3" w14:textId="77777777" w:rsidR="00000000" w:rsidRDefault="007C71EE">
      <w:pPr>
        <w:pStyle w:val="a"/>
        <w:ind w:firstLine="0"/>
        <w:rPr>
          <w:rFonts w:hint="cs"/>
          <w:rtl/>
        </w:rPr>
      </w:pPr>
    </w:p>
    <w:p w14:paraId="659BE728" w14:textId="77777777" w:rsidR="00000000" w:rsidRDefault="007C71EE">
      <w:pPr>
        <w:pStyle w:val="ad"/>
        <w:rPr>
          <w:rtl/>
        </w:rPr>
      </w:pPr>
      <w:r>
        <w:rPr>
          <w:rFonts w:hint="eastAsia"/>
          <w:rtl/>
        </w:rPr>
        <w:t>היו</w:t>
      </w:r>
      <w:r>
        <w:rPr>
          <w:rtl/>
        </w:rPr>
        <w:t>"ר ראובן ריבלין:</w:t>
      </w:r>
    </w:p>
    <w:p w14:paraId="28FFE910" w14:textId="77777777" w:rsidR="00000000" w:rsidRDefault="007C71EE">
      <w:pPr>
        <w:pStyle w:val="a"/>
        <w:rPr>
          <w:rFonts w:hint="cs"/>
          <w:rtl/>
        </w:rPr>
      </w:pPr>
    </w:p>
    <w:p w14:paraId="7C9CC421" w14:textId="77777777" w:rsidR="00000000" w:rsidRDefault="007C71EE">
      <w:pPr>
        <w:pStyle w:val="a"/>
        <w:rPr>
          <w:rFonts w:hint="cs"/>
          <w:rtl/>
        </w:rPr>
      </w:pPr>
      <w:r>
        <w:rPr>
          <w:rFonts w:hint="cs"/>
          <w:rtl/>
        </w:rPr>
        <w:t>לא מצלצל. אנחנו בשלב הצבעה. לא מצלצל. יש לכם פה המצליפים, שכולם ילכו. לא מצלצל.</w:t>
      </w:r>
    </w:p>
    <w:p w14:paraId="251D2478" w14:textId="77777777" w:rsidR="00000000" w:rsidRDefault="007C71EE">
      <w:pPr>
        <w:pStyle w:val="a"/>
        <w:ind w:firstLine="0"/>
        <w:rPr>
          <w:rFonts w:hint="cs"/>
          <w:rtl/>
        </w:rPr>
      </w:pPr>
    </w:p>
    <w:p w14:paraId="6A0CDA72" w14:textId="77777777" w:rsidR="00000000" w:rsidRDefault="007C71EE">
      <w:pPr>
        <w:pStyle w:val="ac"/>
        <w:rPr>
          <w:rtl/>
        </w:rPr>
      </w:pPr>
      <w:r>
        <w:rPr>
          <w:rFonts w:hint="eastAsia"/>
          <w:rtl/>
        </w:rPr>
        <w:t>אברהם</w:t>
      </w:r>
      <w:r>
        <w:rPr>
          <w:rtl/>
        </w:rPr>
        <w:t xml:space="preserve"> בורג</w:t>
      </w:r>
      <w:r>
        <w:rPr>
          <w:rtl/>
        </w:rPr>
        <w:t xml:space="preserve"> (העבודה-מימד):</w:t>
      </w:r>
    </w:p>
    <w:p w14:paraId="0A2532DD" w14:textId="77777777" w:rsidR="00000000" w:rsidRDefault="007C71EE">
      <w:pPr>
        <w:pStyle w:val="a"/>
        <w:rPr>
          <w:rFonts w:hint="cs"/>
          <w:rtl/>
        </w:rPr>
      </w:pPr>
    </w:p>
    <w:p w14:paraId="501D0DE5" w14:textId="77777777" w:rsidR="00000000" w:rsidRDefault="007C71EE">
      <w:pPr>
        <w:pStyle w:val="a"/>
        <w:rPr>
          <w:rFonts w:hint="cs"/>
          <w:rtl/>
        </w:rPr>
      </w:pPr>
      <w:r>
        <w:rPr>
          <w:rFonts w:hint="cs"/>
          <w:rtl/>
        </w:rPr>
        <w:t>אני מבקש הצבעה אלקטרונית.</w:t>
      </w:r>
    </w:p>
    <w:p w14:paraId="05AADA38" w14:textId="77777777" w:rsidR="00000000" w:rsidRDefault="007C71EE">
      <w:pPr>
        <w:pStyle w:val="a"/>
        <w:ind w:firstLine="0"/>
        <w:rPr>
          <w:rFonts w:hint="cs"/>
          <w:rtl/>
        </w:rPr>
      </w:pPr>
    </w:p>
    <w:p w14:paraId="06824986" w14:textId="77777777" w:rsidR="00000000" w:rsidRDefault="007C71EE">
      <w:pPr>
        <w:pStyle w:val="ad"/>
        <w:rPr>
          <w:rtl/>
        </w:rPr>
      </w:pPr>
      <w:r>
        <w:rPr>
          <w:rFonts w:hint="eastAsia"/>
          <w:rtl/>
        </w:rPr>
        <w:t>היו</w:t>
      </w:r>
      <w:r>
        <w:rPr>
          <w:rtl/>
        </w:rPr>
        <w:t>"ר ראובן ריבלין:</w:t>
      </w:r>
    </w:p>
    <w:p w14:paraId="4F4B4F7A" w14:textId="77777777" w:rsidR="00000000" w:rsidRDefault="007C71EE">
      <w:pPr>
        <w:pStyle w:val="a"/>
        <w:rPr>
          <w:rFonts w:hint="cs"/>
          <w:rtl/>
        </w:rPr>
      </w:pPr>
    </w:p>
    <w:p w14:paraId="1734E532" w14:textId="77777777" w:rsidR="00000000" w:rsidRDefault="007C71EE">
      <w:pPr>
        <w:pStyle w:val="a"/>
        <w:rPr>
          <w:rFonts w:hint="cs"/>
          <w:rtl/>
        </w:rPr>
      </w:pPr>
      <w:r>
        <w:rPr>
          <w:rFonts w:hint="cs"/>
          <w:rtl/>
        </w:rPr>
        <w:t>תיכף נראה. ובכן, לגבי הצעת קבוצת מרצ - - -</w:t>
      </w:r>
    </w:p>
    <w:p w14:paraId="63497BE4" w14:textId="77777777" w:rsidR="00000000" w:rsidRDefault="007C71EE">
      <w:pPr>
        <w:pStyle w:val="a"/>
        <w:ind w:firstLine="0"/>
        <w:rPr>
          <w:rFonts w:hint="cs"/>
          <w:rtl/>
        </w:rPr>
      </w:pPr>
    </w:p>
    <w:p w14:paraId="1522B3AC" w14:textId="77777777" w:rsidR="00000000" w:rsidRDefault="007C71EE">
      <w:pPr>
        <w:pStyle w:val="ac"/>
        <w:rPr>
          <w:rtl/>
        </w:rPr>
      </w:pPr>
    </w:p>
    <w:p w14:paraId="6F5378CA" w14:textId="77777777" w:rsidR="00000000" w:rsidRDefault="007C71EE">
      <w:pPr>
        <w:pStyle w:val="ac"/>
        <w:rPr>
          <w:rtl/>
        </w:rPr>
      </w:pPr>
      <w:r>
        <w:rPr>
          <w:rFonts w:hint="eastAsia"/>
          <w:rtl/>
        </w:rPr>
        <w:t>יעקב</w:t>
      </w:r>
      <w:r>
        <w:rPr>
          <w:rtl/>
        </w:rPr>
        <w:t xml:space="preserve"> ליצמן (יהדות התורה):</w:t>
      </w:r>
    </w:p>
    <w:p w14:paraId="704DDD22" w14:textId="77777777" w:rsidR="00000000" w:rsidRDefault="007C71EE">
      <w:pPr>
        <w:pStyle w:val="a"/>
        <w:rPr>
          <w:rFonts w:hint="cs"/>
          <w:rtl/>
        </w:rPr>
      </w:pPr>
    </w:p>
    <w:p w14:paraId="76295603" w14:textId="77777777" w:rsidR="00000000" w:rsidRDefault="007C71EE">
      <w:pPr>
        <w:pStyle w:val="a"/>
        <w:rPr>
          <w:rFonts w:hint="cs"/>
          <w:rtl/>
        </w:rPr>
      </w:pPr>
      <w:r>
        <w:rPr>
          <w:rFonts w:hint="cs"/>
          <w:rtl/>
        </w:rPr>
        <w:t>- - -</w:t>
      </w:r>
    </w:p>
    <w:p w14:paraId="2AD5AA40" w14:textId="77777777" w:rsidR="00000000" w:rsidRDefault="007C71EE">
      <w:pPr>
        <w:pStyle w:val="a"/>
        <w:ind w:firstLine="0"/>
        <w:rPr>
          <w:rFonts w:hint="cs"/>
          <w:rtl/>
        </w:rPr>
      </w:pPr>
    </w:p>
    <w:p w14:paraId="61F12826" w14:textId="77777777" w:rsidR="00000000" w:rsidRDefault="007C71EE">
      <w:pPr>
        <w:pStyle w:val="ad"/>
        <w:rPr>
          <w:rtl/>
        </w:rPr>
      </w:pPr>
      <w:r>
        <w:rPr>
          <w:rtl/>
        </w:rPr>
        <w:t>היו"ר ראובן ריבלין:</w:t>
      </w:r>
    </w:p>
    <w:p w14:paraId="7B9E1DE8" w14:textId="77777777" w:rsidR="00000000" w:rsidRDefault="007C71EE">
      <w:pPr>
        <w:pStyle w:val="a"/>
        <w:rPr>
          <w:rtl/>
        </w:rPr>
      </w:pPr>
    </w:p>
    <w:p w14:paraId="7BEE40E4" w14:textId="77777777" w:rsidR="00000000" w:rsidRDefault="007C71EE">
      <w:pPr>
        <w:pStyle w:val="a"/>
        <w:rPr>
          <w:rFonts w:hint="cs"/>
          <w:rtl/>
        </w:rPr>
      </w:pPr>
      <w:r>
        <w:rPr>
          <w:rFonts w:hint="cs"/>
          <w:rtl/>
        </w:rPr>
        <w:t>נא לשבת במקומותיכם, שכן מייד נמשיך בהצבעה. ברגע שיודיעו לי, מייד, חבר הכנסת ליצמן. אם המזכי</w:t>
      </w:r>
      <w:r>
        <w:rPr>
          <w:rFonts w:hint="cs"/>
          <w:rtl/>
        </w:rPr>
        <w:t>ר מוכן, אני מוכן. ובכן, תוצאות ההצבעה:  61 נגד, 50 בעד. אני קובע שהסתייגות מרצ למטרת החוק לא נתקבלה.</w:t>
      </w:r>
    </w:p>
    <w:p w14:paraId="7E3C7584" w14:textId="77777777" w:rsidR="00000000" w:rsidRDefault="007C71EE">
      <w:pPr>
        <w:pStyle w:val="a"/>
        <w:ind w:firstLine="0"/>
        <w:rPr>
          <w:rFonts w:hint="cs"/>
          <w:rtl/>
        </w:rPr>
      </w:pPr>
    </w:p>
    <w:p w14:paraId="7075518B" w14:textId="77777777" w:rsidR="00000000" w:rsidRDefault="007C71EE">
      <w:pPr>
        <w:pStyle w:val="a"/>
        <w:ind w:firstLine="0"/>
        <w:rPr>
          <w:rFonts w:hint="cs"/>
          <w:rtl/>
        </w:rPr>
      </w:pPr>
      <w:r>
        <w:rPr>
          <w:rFonts w:hint="cs"/>
          <w:rtl/>
        </w:rPr>
        <w:tab/>
        <w:t>ההסתייגות הבאה לחלופין. מי בעד? מי נגד? מי נמנע?</w:t>
      </w:r>
    </w:p>
    <w:p w14:paraId="5FC646CB" w14:textId="77777777" w:rsidR="00000000" w:rsidRDefault="007C71EE">
      <w:pPr>
        <w:pStyle w:val="a"/>
        <w:ind w:firstLine="0"/>
        <w:rPr>
          <w:rFonts w:hint="cs"/>
          <w:rtl/>
        </w:rPr>
      </w:pPr>
    </w:p>
    <w:p w14:paraId="5496B8FB" w14:textId="77777777" w:rsidR="00000000" w:rsidRDefault="007C71EE">
      <w:pPr>
        <w:pStyle w:val="a"/>
        <w:ind w:firstLine="0"/>
        <w:jc w:val="center"/>
        <w:rPr>
          <w:rFonts w:hint="cs"/>
          <w:b/>
          <w:bCs/>
          <w:rtl/>
        </w:rPr>
      </w:pPr>
      <w:r>
        <w:rPr>
          <w:rFonts w:hint="cs"/>
          <w:b/>
          <w:bCs/>
          <w:rtl/>
        </w:rPr>
        <w:t>הצבעה</w:t>
      </w:r>
    </w:p>
    <w:p w14:paraId="354349DB" w14:textId="77777777" w:rsidR="00000000" w:rsidRDefault="007C71EE">
      <w:pPr>
        <w:pStyle w:val="a"/>
        <w:ind w:firstLine="0"/>
        <w:jc w:val="center"/>
        <w:rPr>
          <w:rFonts w:hint="cs"/>
          <w:b/>
          <w:bCs/>
          <w:rtl/>
        </w:rPr>
      </w:pPr>
    </w:p>
    <w:p w14:paraId="717513C6" w14:textId="77777777" w:rsidR="00000000" w:rsidRDefault="007C71EE">
      <w:pPr>
        <w:pStyle w:val="a"/>
        <w:ind w:firstLine="0"/>
        <w:jc w:val="center"/>
        <w:rPr>
          <w:rFonts w:hint="cs"/>
          <w:rtl/>
        </w:rPr>
      </w:pPr>
      <w:r>
        <w:rPr>
          <w:rFonts w:hint="cs"/>
          <w:rtl/>
        </w:rPr>
        <w:t>ההצבעה לחלופין של קבוצת סיעת מרצ לסעיף 1 לא נתקבלה.</w:t>
      </w:r>
    </w:p>
    <w:p w14:paraId="33847C21" w14:textId="77777777" w:rsidR="00000000" w:rsidRDefault="007C71EE">
      <w:pPr>
        <w:pStyle w:val="a"/>
        <w:ind w:firstLine="0"/>
        <w:jc w:val="center"/>
        <w:rPr>
          <w:rFonts w:hint="cs"/>
          <w:rtl/>
        </w:rPr>
      </w:pPr>
    </w:p>
    <w:p w14:paraId="7C9AD8B9" w14:textId="77777777" w:rsidR="00000000" w:rsidRDefault="007C71EE">
      <w:pPr>
        <w:pStyle w:val="ad"/>
        <w:rPr>
          <w:rtl/>
        </w:rPr>
      </w:pPr>
      <w:r>
        <w:rPr>
          <w:rtl/>
        </w:rPr>
        <w:t>היו"ר ראובן ריבלין:</w:t>
      </w:r>
    </w:p>
    <w:p w14:paraId="5B793022" w14:textId="77777777" w:rsidR="00000000" w:rsidRDefault="007C71EE">
      <w:pPr>
        <w:pStyle w:val="a"/>
        <w:rPr>
          <w:rtl/>
        </w:rPr>
      </w:pPr>
    </w:p>
    <w:p w14:paraId="53387D2A" w14:textId="77777777" w:rsidR="00000000" w:rsidRDefault="007C71EE">
      <w:pPr>
        <w:pStyle w:val="a"/>
        <w:rPr>
          <w:rFonts w:hint="cs"/>
          <w:rtl/>
        </w:rPr>
      </w:pPr>
      <w:r>
        <w:rPr>
          <w:rFonts w:hint="cs"/>
          <w:rtl/>
        </w:rPr>
        <w:t>גם ההסתייגות לחלופין ל</w:t>
      </w:r>
      <w:r>
        <w:rPr>
          <w:rFonts w:hint="cs"/>
          <w:rtl/>
        </w:rPr>
        <w:t xml:space="preserve">א נתקבלה. </w:t>
      </w:r>
    </w:p>
    <w:p w14:paraId="392694EB" w14:textId="77777777" w:rsidR="00000000" w:rsidRDefault="007C71EE">
      <w:pPr>
        <w:pStyle w:val="a"/>
        <w:rPr>
          <w:rFonts w:hint="cs"/>
          <w:rtl/>
        </w:rPr>
      </w:pPr>
    </w:p>
    <w:p w14:paraId="182BBAFD" w14:textId="77777777" w:rsidR="00000000" w:rsidRDefault="007C71EE">
      <w:pPr>
        <w:pStyle w:val="a"/>
        <w:rPr>
          <w:rFonts w:hint="cs"/>
          <w:rtl/>
        </w:rPr>
      </w:pPr>
      <w:r>
        <w:rPr>
          <w:rFonts w:hint="cs"/>
          <w:rtl/>
        </w:rPr>
        <w:t xml:space="preserve">לחלופין נוספת </w:t>
      </w:r>
      <w:r>
        <w:rPr>
          <w:rtl/>
        </w:rPr>
        <w:t>–</w:t>
      </w:r>
      <w:r>
        <w:rPr>
          <w:rFonts w:hint="cs"/>
          <w:rtl/>
        </w:rPr>
        <w:t xml:space="preserve"> מי בעד ומי נגד? תודה.</w:t>
      </w:r>
    </w:p>
    <w:p w14:paraId="60B1378D" w14:textId="77777777" w:rsidR="00000000" w:rsidRDefault="007C71EE">
      <w:pPr>
        <w:pStyle w:val="a"/>
        <w:rPr>
          <w:rFonts w:hint="cs"/>
          <w:rtl/>
        </w:rPr>
      </w:pPr>
    </w:p>
    <w:p w14:paraId="09AD0C8B" w14:textId="77777777" w:rsidR="00000000" w:rsidRDefault="007C71EE">
      <w:pPr>
        <w:pStyle w:val="a"/>
        <w:ind w:firstLine="0"/>
        <w:jc w:val="center"/>
        <w:rPr>
          <w:rFonts w:hint="cs"/>
          <w:b/>
          <w:bCs/>
          <w:rtl/>
        </w:rPr>
      </w:pPr>
      <w:r>
        <w:rPr>
          <w:rFonts w:hint="cs"/>
          <w:b/>
          <w:bCs/>
          <w:rtl/>
        </w:rPr>
        <w:t>הצבעה</w:t>
      </w:r>
    </w:p>
    <w:p w14:paraId="4EC6EEB0" w14:textId="77777777" w:rsidR="00000000" w:rsidRDefault="007C71EE">
      <w:pPr>
        <w:pStyle w:val="a"/>
        <w:ind w:firstLine="0"/>
        <w:jc w:val="center"/>
        <w:rPr>
          <w:rFonts w:hint="cs"/>
          <w:b/>
          <w:bCs/>
          <w:rtl/>
        </w:rPr>
      </w:pPr>
    </w:p>
    <w:p w14:paraId="40BFA6A3" w14:textId="77777777" w:rsidR="00000000" w:rsidRDefault="007C71EE">
      <w:pPr>
        <w:pStyle w:val="a"/>
        <w:jc w:val="center"/>
        <w:rPr>
          <w:rFonts w:hint="cs"/>
          <w:rtl/>
        </w:rPr>
      </w:pPr>
      <w:r>
        <w:rPr>
          <w:rFonts w:hint="cs"/>
          <w:rtl/>
        </w:rPr>
        <w:t>ההסתייגות לחלופין של קבוצת סיעת מרצ לסעיף 1 לא נתקבלה.</w:t>
      </w:r>
    </w:p>
    <w:p w14:paraId="136886BF" w14:textId="77777777" w:rsidR="00000000" w:rsidRDefault="007C71EE">
      <w:pPr>
        <w:pStyle w:val="a"/>
        <w:jc w:val="center"/>
        <w:rPr>
          <w:rFonts w:hint="cs"/>
          <w:rtl/>
        </w:rPr>
      </w:pPr>
    </w:p>
    <w:p w14:paraId="2C060476" w14:textId="77777777" w:rsidR="00000000" w:rsidRDefault="007C71EE">
      <w:pPr>
        <w:pStyle w:val="ad"/>
        <w:rPr>
          <w:rtl/>
        </w:rPr>
      </w:pPr>
      <w:r>
        <w:rPr>
          <w:rtl/>
        </w:rPr>
        <w:t>היו"ר ראובן ריבלין:</w:t>
      </w:r>
    </w:p>
    <w:p w14:paraId="7DE5E9BF" w14:textId="77777777" w:rsidR="00000000" w:rsidRDefault="007C71EE">
      <w:pPr>
        <w:pStyle w:val="a"/>
        <w:rPr>
          <w:rtl/>
        </w:rPr>
      </w:pPr>
    </w:p>
    <w:p w14:paraId="78453E24" w14:textId="77777777" w:rsidR="00000000" w:rsidRDefault="007C71EE">
      <w:pPr>
        <w:pStyle w:val="a"/>
        <w:rPr>
          <w:rFonts w:hint="cs"/>
          <w:rtl/>
        </w:rPr>
      </w:pPr>
      <w:r>
        <w:rPr>
          <w:rFonts w:hint="cs"/>
          <w:rtl/>
        </w:rPr>
        <w:t xml:space="preserve">ההסתייגות לחלופי חלופין לא נתקבלה. </w:t>
      </w:r>
    </w:p>
    <w:p w14:paraId="136DF1BA" w14:textId="77777777" w:rsidR="00000000" w:rsidRDefault="007C71EE">
      <w:pPr>
        <w:pStyle w:val="a"/>
        <w:rPr>
          <w:rFonts w:hint="cs"/>
          <w:rtl/>
        </w:rPr>
      </w:pPr>
    </w:p>
    <w:p w14:paraId="7BDF2FC7" w14:textId="77777777" w:rsidR="00000000" w:rsidRDefault="007C71EE">
      <w:pPr>
        <w:pStyle w:val="a"/>
        <w:rPr>
          <w:rFonts w:hint="cs"/>
          <w:rtl/>
        </w:rPr>
      </w:pPr>
      <w:r>
        <w:rPr>
          <w:rFonts w:hint="cs"/>
          <w:rtl/>
        </w:rPr>
        <w:t xml:space="preserve">לחלופי חלופי חלופין </w:t>
      </w:r>
      <w:r>
        <w:rPr>
          <w:rtl/>
        </w:rPr>
        <w:t>–</w:t>
      </w:r>
      <w:r>
        <w:rPr>
          <w:rFonts w:hint="cs"/>
          <w:rtl/>
        </w:rPr>
        <w:t xml:space="preserve"> מי בעד ומי נגד? תודה.</w:t>
      </w:r>
    </w:p>
    <w:p w14:paraId="3C38E2E0" w14:textId="77777777" w:rsidR="00000000" w:rsidRDefault="007C71EE">
      <w:pPr>
        <w:pStyle w:val="a"/>
        <w:rPr>
          <w:rFonts w:hint="cs"/>
          <w:rtl/>
        </w:rPr>
      </w:pPr>
    </w:p>
    <w:p w14:paraId="6D646F55" w14:textId="77777777" w:rsidR="00000000" w:rsidRDefault="007C71EE">
      <w:pPr>
        <w:pStyle w:val="a"/>
        <w:ind w:firstLine="0"/>
        <w:jc w:val="center"/>
        <w:rPr>
          <w:rFonts w:hint="cs"/>
          <w:b/>
          <w:bCs/>
          <w:rtl/>
        </w:rPr>
      </w:pPr>
      <w:r>
        <w:rPr>
          <w:rFonts w:hint="cs"/>
          <w:b/>
          <w:bCs/>
          <w:rtl/>
        </w:rPr>
        <w:t>הצבעה</w:t>
      </w:r>
    </w:p>
    <w:p w14:paraId="4110066A" w14:textId="77777777" w:rsidR="00000000" w:rsidRDefault="007C71EE">
      <w:pPr>
        <w:pStyle w:val="a"/>
        <w:ind w:firstLine="0"/>
        <w:jc w:val="center"/>
        <w:rPr>
          <w:rFonts w:hint="cs"/>
          <w:b/>
          <w:bCs/>
          <w:rtl/>
        </w:rPr>
      </w:pPr>
    </w:p>
    <w:p w14:paraId="1ED2F823" w14:textId="77777777" w:rsidR="00000000" w:rsidRDefault="007C71EE">
      <w:pPr>
        <w:pStyle w:val="a"/>
        <w:jc w:val="center"/>
        <w:rPr>
          <w:rFonts w:hint="cs"/>
          <w:rtl/>
        </w:rPr>
      </w:pPr>
      <w:r>
        <w:rPr>
          <w:rFonts w:hint="cs"/>
          <w:rtl/>
        </w:rPr>
        <w:t xml:space="preserve">ההסתייגות לחלופין של קבוצת סיעת </w:t>
      </w:r>
      <w:r>
        <w:rPr>
          <w:rFonts w:hint="cs"/>
          <w:rtl/>
        </w:rPr>
        <w:t>מרצ לסעיף 1 לא נתקבלה.</w:t>
      </w:r>
    </w:p>
    <w:p w14:paraId="1E861236" w14:textId="77777777" w:rsidR="00000000" w:rsidRDefault="007C71EE">
      <w:pPr>
        <w:pStyle w:val="a"/>
        <w:jc w:val="center"/>
        <w:rPr>
          <w:rFonts w:hint="cs"/>
          <w:rtl/>
        </w:rPr>
      </w:pPr>
    </w:p>
    <w:p w14:paraId="18755DA3" w14:textId="77777777" w:rsidR="00000000" w:rsidRDefault="007C71EE">
      <w:pPr>
        <w:pStyle w:val="ad"/>
        <w:rPr>
          <w:rtl/>
        </w:rPr>
      </w:pPr>
      <w:r>
        <w:rPr>
          <w:rtl/>
        </w:rPr>
        <w:t>היו"ר ראובן ריבלין:</w:t>
      </w:r>
    </w:p>
    <w:p w14:paraId="6995FCA5" w14:textId="77777777" w:rsidR="00000000" w:rsidRDefault="007C71EE">
      <w:pPr>
        <w:pStyle w:val="a"/>
        <w:rPr>
          <w:rtl/>
        </w:rPr>
      </w:pPr>
    </w:p>
    <w:p w14:paraId="3A0A3C41" w14:textId="77777777" w:rsidR="00000000" w:rsidRDefault="007C71EE">
      <w:pPr>
        <w:pStyle w:val="a"/>
        <w:rPr>
          <w:rFonts w:hint="cs"/>
          <w:rtl/>
        </w:rPr>
      </w:pPr>
      <w:r>
        <w:rPr>
          <w:rFonts w:hint="cs"/>
          <w:rtl/>
        </w:rPr>
        <w:t xml:space="preserve">לא נתקבלה. </w:t>
      </w:r>
    </w:p>
    <w:p w14:paraId="35B65C2F" w14:textId="77777777" w:rsidR="00000000" w:rsidRDefault="007C71EE">
      <w:pPr>
        <w:pStyle w:val="a"/>
        <w:rPr>
          <w:rFonts w:hint="cs"/>
          <w:rtl/>
        </w:rPr>
      </w:pPr>
    </w:p>
    <w:p w14:paraId="2FFB575C" w14:textId="77777777" w:rsidR="00000000" w:rsidRDefault="007C71EE">
      <w:pPr>
        <w:pStyle w:val="a"/>
        <w:rPr>
          <w:rFonts w:hint="cs"/>
          <w:rtl/>
        </w:rPr>
      </w:pPr>
      <w:r>
        <w:rPr>
          <w:rFonts w:hint="cs"/>
          <w:rtl/>
        </w:rPr>
        <w:t>אני עובר להסתייגות של קבוצת בל"ד. מי בעד ומי נגד, מי נמנע? תודה.</w:t>
      </w:r>
    </w:p>
    <w:p w14:paraId="5853278E" w14:textId="77777777" w:rsidR="00000000" w:rsidRDefault="007C71EE">
      <w:pPr>
        <w:pStyle w:val="a"/>
        <w:rPr>
          <w:rFonts w:hint="cs"/>
          <w:rtl/>
        </w:rPr>
      </w:pPr>
    </w:p>
    <w:p w14:paraId="09216933" w14:textId="77777777" w:rsidR="00000000" w:rsidRDefault="007C71EE">
      <w:pPr>
        <w:pStyle w:val="a"/>
        <w:rPr>
          <w:rFonts w:hint="cs"/>
          <w:rtl/>
        </w:rPr>
      </w:pPr>
    </w:p>
    <w:p w14:paraId="61CD919B" w14:textId="77777777" w:rsidR="00000000" w:rsidRDefault="007C71EE">
      <w:pPr>
        <w:pStyle w:val="a"/>
        <w:rPr>
          <w:rFonts w:hint="cs"/>
          <w:rtl/>
        </w:rPr>
      </w:pPr>
    </w:p>
    <w:p w14:paraId="2657DD79" w14:textId="77777777" w:rsidR="00000000" w:rsidRDefault="007C71EE">
      <w:pPr>
        <w:pStyle w:val="a"/>
        <w:jc w:val="center"/>
        <w:rPr>
          <w:rFonts w:hint="cs"/>
          <w:b/>
          <w:bCs/>
          <w:rtl/>
        </w:rPr>
      </w:pPr>
      <w:r>
        <w:rPr>
          <w:rFonts w:hint="cs"/>
          <w:b/>
          <w:bCs/>
          <w:rtl/>
        </w:rPr>
        <w:t>הצבעה</w:t>
      </w:r>
    </w:p>
    <w:p w14:paraId="13D82F98" w14:textId="77777777" w:rsidR="00000000" w:rsidRDefault="007C71EE">
      <w:pPr>
        <w:pStyle w:val="a"/>
        <w:jc w:val="center"/>
        <w:rPr>
          <w:rFonts w:hint="cs"/>
          <w:b/>
          <w:bCs/>
          <w:rtl/>
        </w:rPr>
      </w:pPr>
    </w:p>
    <w:p w14:paraId="67A69C61" w14:textId="77777777" w:rsidR="00000000" w:rsidRDefault="007C71EE">
      <w:pPr>
        <w:pStyle w:val="a"/>
        <w:jc w:val="center"/>
        <w:rPr>
          <w:rFonts w:hint="cs"/>
          <w:rtl/>
        </w:rPr>
      </w:pPr>
      <w:r>
        <w:rPr>
          <w:rFonts w:hint="cs"/>
          <w:rtl/>
        </w:rPr>
        <w:t>ההסתייגות של קבוצת סיעת בל"ד לסעיף 1 לא נתקבלה.</w:t>
      </w:r>
    </w:p>
    <w:p w14:paraId="7DCA1DFC" w14:textId="77777777" w:rsidR="00000000" w:rsidRDefault="007C71EE">
      <w:pPr>
        <w:pStyle w:val="ad"/>
        <w:rPr>
          <w:rtl/>
        </w:rPr>
      </w:pPr>
      <w:r>
        <w:rPr>
          <w:rtl/>
        </w:rPr>
        <w:t>היו"ר ראובן ריבלין:</w:t>
      </w:r>
    </w:p>
    <w:p w14:paraId="4DED4A33" w14:textId="77777777" w:rsidR="00000000" w:rsidRDefault="007C71EE">
      <w:pPr>
        <w:pStyle w:val="a"/>
        <w:rPr>
          <w:rtl/>
        </w:rPr>
      </w:pPr>
    </w:p>
    <w:p w14:paraId="234477E5" w14:textId="77777777" w:rsidR="00000000" w:rsidRDefault="007C71EE">
      <w:pPr>
        <w:pStyle w:val="a"/>
        <w:rPr>
          <w:rFonts w:hint="cs"/>
          <w:rtl/>
        </w:rPr>
      </w:pPr>
      <w:r>
        <w:rPr>
          <w:rFonts w:hint="cs"/>
          <w:rtl/>
        </w:rPr>
        <w:t>הצעת בל"ד לא נתקבלה. אנחנו עוברים להצעתו של וילנאי - א</w:t>
      </w:r>
      <w:r>
        <w:rPr>
          <w:rFonts w:hint="cs"/>
          <w:rtl/>
        </w:rPr>
        <w:t xml:space="preserve">ינו נוכח. אין הצבעה. </w:t>
      </w:r>
    </w:p>
    <w:p w14:paraId="14B85F37" w14:textId="77777777" w:rsidR="00000000" w:rsidRDefault="007C71EE">
      <w:pPr>
        <w:pStyle w:val="a"/>
        <w:rPr>
          <w:rFonts w:hint="cs"/>
          <w:rtl/>
        </w:rPr>
      </w:pPr>
    </w:p>
    <w:p w14:paraId="00297E5A" w14:textId="77777777" w:rsidR="00000000" w:rsidRDefault="007C71EE">
      <w:pPr>
        <w:pStyle w:val="a"/>
        <w:rPr>
          <w:rFonts w:hint="cs"/>
          <w:rtl/>
        </w:rPr>
      </w:pPr>
      <w:r>
        <w:rPr>
          <w:rFonts w:hint="cs"/>
          <w:rtl/>
        </w:rPr>
        <w:t>חבר הכנסת ליצמן - מי בעד? מי נגד? מי נמנע?</w:t>
      </w:r>
    </w:p>
    <w:p w14:paraId="52E0ED1B" w14:textId="77777777" w:rsidR="00000000" w:rsidRDefault="007C71EE">
      <w:pPr>
        <w:pStyle w:val="a"/>
        <w:rPr>
          <w:rFonts w:hint="cs"/>
          <w:rtl/>
        </w:rPr>
      </w:pPr>
    </w:p>
    <w:p w14:paraId="19F4F74F" w14:textId="77777777" w:rsidR="00000000" w:rsidRDefault="007C71EE">
      <w:pPr>
        <w:pStyle w:val="a"/>
        <w:jc w:val="center"/>
        <w:rPr>
          <w:rFonts w:hint="cs"/>
          <w:b/>
          <w:bCs/>
          <w:rtl/>
        </w:rPr>
      </w:pPr>
      <w:r>
        <w:rPr>
          <w:rFonts w:hint="cs"/>
          <w:b/>
          <w:bCs/>
          <w:rtl/>
        </w:rPr>
        <w:t>הצבעה</w:t>
      </w:r>
    </w:p>
    <w:p w14:paraId="65C05309" w14:textId="77777777" w:rsidR="00000000" w:rsidRDefault="007C71EE">
      <w:pPr>
        <w:pStyle w:val="a"/>
        <w:jc w:val="center"/>
        <w:rPr>
          <w:rFonts w:hint="cs"/>
          <w:b/>
          <w:bCs/>
          <w:rtl/>
        </w:rPr>
      </w:pPr>
    </w:p>
    <w:p w14:paraId="1E3E6919" w14:textId="77777777" w:rsidR="00000000" w:rsidRDefault="007C71EE">
      <w:pPr>
        <w:pStyle w:val="a"/>
        <w:jc w:val="center"/>
        <w:rPr>
          <w:rFonts w:hint="cs"/>
          <w:rtl/>
        </w:rPr>
      </w:pPr>
      <w:r>
        <w:rPr>
          <w:rFonts w:hint="cs"/>
          <w:rtl/>
        </w:rPr>
        <w:t>ההסתייגות של חבר הכנסת יעקב ליצמן לסעיף 1 לא נתקבלה.</w:t>
      </w:r>
    </w:p>
    <w:p w14:paraId="5B529BFA" w14:textId="77777777" w:rsidR="00000000" w:rsidRDefault="007C71EE">
      <w:pPr>
        <w:pStyle w:val="a"/>
        <w:ind w:firstLine="0"/>
        <w:rPr>
          <w:rFonts w:hint="cs"/>
          <w:rtl/>
        </w:rPr>
      </w:pPr>
      <w:r>
        <w:rPr>
          <w:rFonts w:hint="cs"/>
          <w:rtl/>
        </w:rPr>
        <w:t xml:space="preserve"> </w:t>
      </w:r>
    </w:p>
    <w:p w14:paraId="0B36B2FF" w14:textId="77777777" w:rsidR="00000000" w:rsidRDefault="007C71EE">
      <w:pPr>
        <w:pStyle w:val="ad"/>
        <w:rPr>
          <w:rtl/>
        </w:rPr>
      </w:pPr>
      <w:r>
        <w:rPr>
          <w:rtl/>
        </w:rPr>
        <w:t>היו"ר ראובן ריבלין:</w:t>
      </w:r>
    </w:p>
    <w:p w14:paraId="4C7D86B3" w14:textId="77777777" w:rsidR="00000000" w:rsidRDefault="007C71EE">
      <w:pPr>
        <w:pStyle w:val="a"/>
        <w:rPr>
          <w:rtl/>
        </w:rPr>
      </w:pPr>
    </w:p>
    <w:p w14:paraId="06A5655C" w14:textId="77777777" w:rsidR="00000000" w:rsidRDefault="007C71EE">
      <w:pPr>
        <w:pStyle w:val="a"/>
        <w:rPr>
          <w:rFonts w:hint="cs"/>
          <w:rtl/>
        </w:rPr>
      </w:pPr>
      <w:r>
        <w:rPr>
          <w:rFonts w:hint="cs"/>
          <w:rtl/>
        </w:rPr>
        <w:t xml:space="preserve">הצעתו של ליצמן לא נתקבלה. </w:t>
      </w:r>
    </w:p>
    <w:p w14:paraId="122E3638" w14:textId="77777777" w:rsidR="00000000" w:rsidRDefault="007C71EE">
      <w:pPr>
        <w:pStyle w:val="a"/>
        <w:rPr>
          <w:rFonts w:hint="cs"/>
          <w:rtl/>
        </w:rPr>
      </w:pPr>
    </w:p>
    <w:p w14:paraId="11E2B3E0" w14:textId="77777777" w:rsidR="00000000" w:rsidRDefault="007C71EE">
      <w:pPr>
        <w:pStyle w:val="a"/>
        <w:rPr>
          <w:rFonts w:hint="cs"/>
          <w:rtl/>
        </w:rPr>
      </w:pPr>
      <w:r>
        <w:rPr>
          <w:rFonts w:hint="cs"/>
          <w:rtl/>
        </w:rPr>
        <w:t>אנחנו עוברים להצעתו של חבר הכנסת איתן כבל. מי בעד? מי נגד? מי נמנע?</w:t>
      </w:r>
    </w:p>
    <w:p w14:paraId="411B4E53" w14:textId="77777777" w:rsidR="00000000" w:rsidRDefault="007C71EE">
      <w:pPr>
        <w:pStyle w:val="a"/>
        <w:ind w:firstLine="0"/>
        <w:rPr>
          <w:rFonts w:hint="cs"/>
          <w:rtl/>
        </w:rPr>
      </w:pPr>
    </w:p>
    <w:p w14:paraId="4F989799" w14:textId="77777777" w:rsidR="00000000" w:rsidRDefault="007C71EE">
      <w:pPr>
        <w:pStyle w:val="a"/>
        <w:ind w:firstLine="0"/>
        <w:jc w:val="center"/>
        <w:rPr>
          <w:rFonts w:hint="cs"/>
          <w:b/>
          <w:bCs/>
          <w:rtl/>
        </w:rPr>
      </w:pPr>
      <w:r>
        <w:rPr>
          <w:rFonts w:hint="cs"/>
          <w:b/>
          <w:bCs/>
          <w:rtl/>
        </w:rPr>
        <w:t>הצבעה</w:t>
      </w:r>
    </w:p>
    <w:p w14:paraId="2BFCB36E" w14:textId="77777777" w:rsidR="00000000" w:rsidRDefault="007C71EE">
      <w:pPr>
        <w:pStyle w:val="a"/>
        <w:ind w:firstLine="0"/>
        <w:jc w:val="center"/>
        <w:rPr>
          <w:rFonts w:hint="cs"/>
          <w:b/>
          <w:bCs/>
          <w:rtl/>
        </w:rPr>
      </w:pPr>
    </w:p>
    <w:p w14:paraId="187C5D8D" w14:textId="77777777" w:rsidR="00000000" w:rsidRDefault="007C71EE">
      <w:pPr>
        <w:pStyle w:val="a"/>
        <w:ind w:firstLine="0"/>
        <w:jc w:val="center"/>
        <w:rPr>
          <w:rFonts w:hint="cs"/>
          <w:rtl/>
        </w:rPr>
      </w:pPr>
      <w:r>
        <w:rPr>
          <w:rFonts w:hint="cs"/>
          <w:rtl/>
        </w:rPr>
        <w:t>הה</w:t>
      </w:r>
      <w:r>
        <w:rPr>
          <w:rFonts w:hint="cs"/>
          <w:rtl/>
        </w:rPr>
        <w:t>סתייגות של חבר הכנסת איתן כבל לסעיף 1 לא נתקבלה.</w:t>
      </w:r>
    </w:p>
    <w:p w14:paraId="761DB4D9" w14:textId="77777777" w:rsidR="00000000" w:rsidRDefault="007C71EE">
      <w:pPr>
        <w:pStyle w:val="a"/>
        <w:ind w:firstLine="0"/>
        <w:rPr>
          <w:rFonts w:hint="cs"/>
          <w:rtl/>
        </w:rPr>
      </w:pPr>
    </w:p>
    <w:p w14:paraId="6CAFE5BC" w14:textId="77777777" w:rsidR="00000000" w:rsidRDefault="007C71EE">
      <w:pPr>
        <w:pStyle w:val="ad"/>
        <w:rPr>
          <w:rtl/>
        </w:rPr>
      </w:pPr>
      <w:r>
        <w:rPr>
          <w:rtl/>
        </w:rPr>
        <w:t>היו"ר ראובן ריבלין:</w:t>
      </w:r>
    </w:p>
    <w:p w14:paraId="330D55B5" w14:textId="77777777" w:rsidR="00000000" w:rsidRDefault="007C71EE">
      <w:pPr>
        <w:pStyle w:val="a"/>
        <w:rPr>
          <w:rtl/>
        </w:rPr>
      </w:pPr>
    </w:p>
    <w:p w14:paraId="219DD6B3" w14:textId="77777777" w:rsidR="00000000" w:rsidRDefault="007C71EE">
      <w:pPr>
        <w:pStyle w:val="a"/>
        <w:rPr>
          <w:rFonts w:hint="cs"/>
          <w:rtl/>
        </w:rPr>
      </w:pPr>
      <w:r>
        <w:rPr>
          <w:rFonts w:hint="cs"/>
          <w:rtl/>
        </w:rPr>
        <w:t xml:space="preserve">הצעתו של חבר הכנסת כבל לא נתקבלה. </w:t>
      </w:r>
    </w:p>
    <w:p w14:paraId="3F42519E" w14:textId="77777777" w:rsidR="00000000" w:rsidRDefault="007C71EE">
      <w:pPr>
        <w:pStyle w:val="a"/>
        <w:rPr>
          <w:rFonts w:hint="cs"/>
          <w:rtl/>
        </w:rPr>
      </w:pPr>
    </w:p>
    <w:p w14:paraId="6E41E3E7" w14:textId="77777777" w:rsidR="00000000" w:rsidRDefault="007C71EE">
      <w:pPr>
        <w:pStyle w:val="a"/>
        <w:rPr>
          <w:rFonts w:hint="cs"/>
          <w:rtl/>
        </w:rPr>
      </w:pPr>
      <w:r>
        <w:rPr>
          <w:rFonts w:hint="cs"/>
          <w:rtl/>
        </w:rPr>
        <w:t>אנחנו עוברים להצעתו של חבר הכנסת בורג. מי נגד? מי בעד? מי נמנע?</w:t>
      </w:r>
    </w:p>
    <w:p w14:paraId="70D0F606" w14:textId="77777777" w:rsidR="00000000" w:rsidRDefault="007C71EE">
      <w:pPr>
        <w:pStyle w:val="a"/>
        <w:ind w:firstLine="0"/>
        <w:rPr>
          <w:rFonts w:hint="cs"/>
          <w:rtl/>
        </w:rPr>
      </w:pPr>
    </w:p>
    <w:p w14:paraId="1B7B2D9B" w14:textId="77777777" w:rsidR="00000000" w:rsidRDefault="007C71EE">
      <w:pPr>
        <w:pStyle w:val="a"/>
        <w:ind w:firstLine="0"/>
        <w:jc w:val="center"/>
        <w:rPr>
          <w:rFonts w:hint="cs"/>
          <w:b/>
          <w:bCs/>
          <w:rtl/>
        </w:rPr>
      </w:pPr>
      <w:r>
        <w:rPr>
          <w:rFonts w:hint="cs"/>
          <w:b/>
          <w:bCs/>
          <w:rtl/>
        </w:rPr>
        <w:t xml:space="preserve">הצבעה </w:t>
      </w:r>
    </w:p>
    <w:p w14:paraId="5F915CA9" w14:textId="77777777" w:rsidR="00000000" w:rsidRDefault="007C71EE">
      <w:pPr>
        <w:pStyle w:val="a"/>
        <w:ind w:firstLine="0"/>
        <w:jc w:val="center"/>
        <w:rPr>
          <w:rFonts w:hint="cs"/>
          <w:b/>
          <w:bCs/>
          <w:rtl/>
        </w:rPr>
      </w:pPr>
    </w:p>
    <w:p w14:paraId="669CB8ED" w14:textId="77777777" w:rsidR="00000000" w:rsidRDefault="007C71EE">
      <w:pPr>
        <w:pStyle w:val="a"/>
        <w:ind w:firstLine="0"/>
        <w:jc w:val="center"/>
        <w:rPr>
          <w:rFonts w:hint="cs"/>
          <w:rtl/>
        </w:rPr>
      </w:pPr>
      <w:r>
        <w:rPr>
          <w:rFonts w:hint="cs"/>
          <w:rtl/>
        </w:rPr>
        <w:t>ההסתייגות של חבר הכנסת אברהם בורג לסעיף 1 לא נתקבלה.</w:t>
      </w:r>
    </w:p>
    <w:p w14:paraId="256F4DC4" w14:textId="77777777" w:rsidR="00000000" w:rsidRDefault="007C71EE">
      <w:pPr>
        <w:pStyle w:val="a"/>
        <w:ind w:firstLine="0"/>
        <w:rPr>
          <w:rFonts w:hint="cs"/>
          <w:rtl/>
        </w:rPr>
      </w:pPr>
    </w:p>
    <w:p w14:paraId="3A0720BC" w14:textId="77777777" w:rsidR="00000000" w:rsidRDefault="007C71EE">
      <w:pPr>
        <w:pStyle w:val="ad"/>
        <w:rPr>
          <w:rtl/>
        </w:rPr>
      </w:pPr>
      <w:r>
        <w:rPr>
          <w:rtl/>
        </w:rPr>
        <w:t>היו"ר ראובן ריבלין:</w:t>
      </w:r>
    </w:p>
    <w:p w14:paraId="3E7F9F8B" w14:textId="77777777" w:rsidR="00000000" w:rsidRDefault="007C71EE">
      <w:pPr>
        <w:pStyle w:val="a"/>
        <w:rPr>
          <w:rtl/>
        </w:rPr>
      </w:pPr>
    </w:p>
    <w:p w14:paraId="411869C5" w14:textId="77777777" w:rsidR="00000000" w:rsidRDefault="007C71EE">
      <w:pPr>
        <w:pStyle w:val="a"/>
        <w:rPr>
          <w:rFonts w:hint="cs"/>
          <w:rtl/>
        </w:rPr>
      </w:pPr>
      <w:r>
        <w:rPr>
          <w:rFonts w:hint="cs"/>
          <w:rtl/>
        </w:rPr>
        <w:t>ה</w:t>
      </w:r>
      <w:r>
        <w:rPr>
          <w:rFonts w:hint="cs"/>
          <w:rtl/>
        </w:rPr>
        <w:t xml:space="preserve">הצעה של חבר הכנסת בורג לא נתקבלה. </w:t>
      </w:r>
    </w:p>
    <w:p w14:paraId="609E6EF9" w14:textId="77777777" w:rsidR="00000000" w:rsidRDefault="007C71EE">
      <w:pPr>
        <w:pStyle w:val="a"/>
        <w:rPr>
          <w:rFonts w:hint="cs"/>
          <w:rtl/>
        </w:rPr>
      </w:pPr>
    </w:p>
    <w:p w14:paraId="39144071" w14:textId="77777777" w:rsidR="00000000" w:rsidRDefault="007C71EE">
      <w:pPr>
        <w:pStyle w:val="a"/>
        <w:rPr>
          <w:rFonts w:hint="cs"/>
          <w:rtl/>
        </w:rPr>
      </w:pPr>
      <w:r>
        <w:rPr>
          <w:rFonts w:hint="cs"/>
          <w:rtl/>
        </w:rPr>
        <w:t>אנחנו עוברים להצעתו של חבר הכנסת מצנע. מי בעד? מי נגד? מי נמנע?</w:t>
      </w:r>
    </w:p>
    <w:p w14:paraId="58F8FDCD" w14:textId="77777777" w:rsidR="00000000" w:rsidRDefault="007C71EE">
      <w:pPr>
        <w:pStyle w:val="a"/>
        <w:ind w:firstLine="0"/>
        <w:rPr>
          <w:rFonts w:hint="cs"/>
          <w:rtl/>
        </w:rPr>
      </w:pPr>
    </w:p>
    <w:p w14:paraId="632D77A3" w14:textId="77777777" w:rsidR="00000000" w:rsidRDefault="007C71EE">
      <w:pPr>
        <w:pStyle w:val="a"/>
        <w:ind w:firstLine="0"/>
        <w:jc w:val="center"/>
        <w:rPr>
          <w:rFonts w:hint="cs"/>
          <w:b/>
          <w:bCs/>
          <w:rtl/>
        </w:rPr>
      </w:pPr>
      <w:r>
        <w:rPr>
          <w:rFonts w:hint="cs"/>
          <w:b/>
          <w:bCs/>
          <w:rtl/>
        </w:rPr>
        <w:t>הצבעה</w:t>
      </w:r>
    </w:p>
    <w:p w14:paraId="6253A412" w14:textId="77777777" w:rsidR="00000000" w:rsidRDefault="007C71EE">
      <w:pPr>
        <w:pStyle w:val="a"/>
        <w:ind w:firstLine="0"/>
        <w:jc w:val="center"/>
        <w:rPr>
          <w:rFonts w:hint="cs"/>
          <w:b/>
          <w:bCs/>
          <w:rtl/>
        </w:rPr>
      </w:pPr>
    </w:p>
    <w:p w14:paraId="3DCA2A0B" w14:textId="77777777" w:rsidR="00000000" w:rsidRDefault="007C71EE">
      <w:pPr>
        <w:pStyle w:val="a"/>
        <w:ind w:firstLine="0"/>
        <w:jc w:val="center"/>
        <w:rPr>
          <w:rFonts w:hint="cs"/>
          <w:rtl/>
        </w:rPr>
      </w:pPr>
      <w:r>
        <w:rPr>
          <w:rFonts w:hint="cs"/>
          <w:rtl/>
        </w:rPr>
        <w:t>ההסתייגות של חבר הכנסת עמרם מצנע לסעיף 1 לא נתקבלה.</w:t>
      </w:r>
    </w:p>
    <w:p w14:paraId="0FBBCA3B" w14:textId="77777777" w:rsidR="00000000" w:rsidRDefault="007C71EE">
      <w:pPr>
        <w:pStyle w:val="a"/>
        <w:ind w:firstLine="0"/>
        <w:rPr>
          <w:rFonts w:hint="cs"/>
          <w:rtl/>
        </w:rPr>
      </w:pPr>
    </w:p>
    <w:p w14:paraId="3249F1EE" w14:textId="77777777" w:rsidR="00000000" w:rsidRDefault="007C71EE">
      <w:pPr>
        <w:pStyle w:val="ad"/>
        <w:rPr>
          <w:rtl/>
        </w:rPr>
      </w:pPr>
      <w:r>
        <w:rPr>
          <w:rtl/>
        </w:rPr>
        <w:t>היו"ר ראובן ריבלין:</w:t>
      </w:r>
    </w:p>
    <w:p w14:paraId="59D30FA6" w14:textId="77777777" w:rsidR="00000000" w:rsidRDefault="007C71EE">
      <w:pPr>
        <w:pStyle w:val="a"/>
        <w:rPr>
          <w:rtl/>
        </w:rPr>
      </w:pPr>
    </w:p>
    <w:p w14:paraId="110C4B7E" w14:textId="77777777" w:rsidR="00000000" w:rsidRDefault="007C71EE">
      <w:pPr>
        <w:pStyle w:val="a"/>
        <w:rPr>
          <w:rFonts w:hint="cs"/>
          <w:rtl/>
        </w:rPr>
      </w:pPr>
      <w:r>
        <w:rPr>
          <w:rFonts w:hint="cs"/>
          <w:rtl/>
        </w:rPr>
        <w:t xml:space="preserve">תודה. לא נתקבלה הצעת מצנע. </w:t>
      </w:r>
    </w:p>
    <w:p w14:paraId="1FB8E1BD" w14:textId="77777777" w:rsidR="00000000" w:rsidRDefault="007C71EE">
      <w:pPr>
        <w:pStyle w:val="a"/>
        <w:rPr>
          <w:rFonts w:hint="cs"/>
          <w:rtl/>
        </w:rPr>
      </w:pPr>
    </w:p>
    <w:p w14:paraId="12B8D5A5" w14:textId="77777777" w:rsidR="00000000" w:rsidRDefault="007C71EE">
      <w:pPr>
        <w:pStyle w:val="a"/>
        <w:rPr>
          <w:rFonts w:hint="cs"/>
          <w:rtl/>
        </w:rPr>
      </w:pPr>
      <w:r>
        <w:rPr>
          <w:rFonts w:hint="cs"/>
          <w:rtl/>
        </w:rPr>
        <w:t>אנחנו עוברים להצעת בן-אליעזר. לא מצביעים, הוא</w:t>
      </w:r>
      <w:r>
        <w:rPr>
          <w:rFonts w:hint="cs"/>
          <w:rtl/>
        </w:rPr>
        <w:t xml:space="preserve"> אינו נוכח. </w:t>
      </w:r>
    </w:p>
    <w:p w14:paraId="57E8E771" w14:textId="77777777" w:rsidR="00000000" w:rsidRDefault="007C71EE">
      <w:pPr>
        <w:pStyle w:val="a"/>
        <w:rPr>
          <w:rFonts w:hint="cs"/>
          <w:rtl/>
        </w:rPr>
      </w:pPr>
    </w:p>
    <w:p w14:paraId="1D03C55A" w14:textId="77777777" w:rsidR="00000000" w:rsidRDefault="007C71EE">
      <w:pPr>
        <w:pStyle w:val="a"/>
        <w:rPr>
          <w:rFonts w:hint="cs"/>
          <w:rtl/>
        </w:rPr>
      </w:pPr>
      <w:r>
        <w:rPr>
          <w:rFonts w:hint="cs"/>
          <w:rtl/>
        </w:rPr>
        <w:t>אנחנו עוברים להצעת פרס. מי בעד? מי נגד? מי נמנע?</w:t>
      </w:r>
    </w:p>
    <w:p w14:paraId="34B6C55E" w14:textId="77777777" w:rsidR="00000000" w:rsidRDefault="007C71EE">
      <w:pPr>
        <w:pStyle w:val="a"/>
        <w:jc w:val="center"/>
        <w:rPr>
          <w:rFonts w:hint="cs"/>
          <w:b/>
          <w:bCs/>
          <w:rtl/>
        </w:rPr>
      </w:pPr>
    </w:p>
    <w:p w14:paraId="62BE7F6A" w14:textId="77777777" w:rsidR="00000000" w:rsidRDefault="007C71EE">
      <w:pPr>
        <w:pStyle w:val="a"/>
        <w:ind w:left="719"/>
        <w:jc w:val="center"/>
        <w:rPr>
          <w:rFonts w:hint="cs"/>
          <w:b/>
          <w:bCs/>
          <w:rtl/>
        </w:rPr>
      </w:pPr>
      <w:r>
        <w:rPr>
          <w:rFonts w:hint="cs"/>
          <w:b/>
          <w:bCs/>
          <w:rtl/>
        </w:rPr>
        <w:t>הצבעה</w:t>
      </w:r>
    </w:p>
    <w:p w14:paraId="412ADE4C" w14:textId="77777777" w:rsidR="00000000" w:rsidRDefault="007C71EE">
      <w:pPr>
        <w:pStyle w:val="a"/>
        <w:ind w:left="719"/>
        <w:jc w:val="center"/>
        <w:rPr>
          <w:rFonts w:hint="cs"/>
          <w:b/>
          <w:bCs/>
          <w:rtl/>
        </w:rPr>
      </w:pPr>
    </w:p>
    <w:p w14:paraId="249EECD1" w14:textId="77777777" w:rsidR="00000000" w:rsidRDefault="007C71EE">
      <w:pPr>
        <w:pStyle w:val="a"/>
        <w:ind w:left="719"/>
        <w:jc w:val="center"/>
        <w:rPr>
          <w:rFonts w:hint="cs"/>
          <w:rtl/>
        </w:rPr>
      </w:pPr>
      <w:r>
        <w:rPr>
          <w:rFonts w:hint="cs"/>
          <w:rtl/>
        </w:rPr>
        <w:t>ההסתייגות של חבר הכנסת שמעון פרס לסעיף 1 לא נתקבלה.</w:t>
      </w:r>
    </w:p>
    <w:p w14:paraId="7FEFD448" w14:textId="77777777" w:rsidR="00000000" w:rsidRDefault="007C71EE">
      <w:pPr>
        <w:pStyle w:val="a"/>
        <w:ind w:left="719"/>
        <w:jc w:val="center"/>
        <w:rPr>
          <w:rFonts w:hint="cs"/>
          <w:rtl/>
        </w:rPr>
      </w:pPr>
    </w:p>
    <w:p w14:paraId="2EAFBD80" w14:textId="77777777" w:rsidR="00000000" w:rsidRDefault="007C71EE">
      <w:pPr>
        <w:pStyle w:val="ad"/>
        <w:rPr>
          <w:rtl/>
        </w:rPr>
      </w:pPr>
      <w:r>
        <w:rPr>
          <w:rtl/>
        </w:rPr>
        <w:t>היו"ר ראובן ריבלין:</w:t>
      </w:r>
    </w:p>
    <w:p w14:paraId="2705AE58" w14:textId="77777777" w:rsidR="00000000" w:rsidRDefault="007C71EE">
      <w:pPr>
        <w:pStyle w:val="a"/>
        <w:rPr>
          <w:rtl/>
        </w:rPr>
      </w:pPr>
    </w:p>
    <w:p w14:paraId="1FFE2D74" w14:textId="77777777" w:rsidR="00000000" w:rsidRDefault="007C71EE">
      <w:pPr>
        <w:pStyle w:val="a"/>
        <w:rPr>
          <w:rFonts w:hint="cs"/>
          <w:rtl/>
        </w:rPr>
      </w:pPr>
      <w:r>
        <w:rPr>
          <w:rFonts w:hint="cs"/>
          <w:rtl/>
        </w:rPr>
        <w:t xml:space="preserve">תודה. ההצעה לא התקבלה. אנחנו עוברים להצעת וילנאי - אינו נוכח, ולכן לא תתקיים הצבעה. </w:t>
      </w:r>
    </w:p>
    <w:p w14:paraId="7522798E" w14:textId="77777777" w:rsidR="00000000" w:rsidRDefault="007C71EE">
      <w:pPr>
        <w:pStyle w:val="a"/>
        <w:rPr>
          <w:rFonts w:hint="cs"/>
          <w:rtl/>
        </w:rPr>
      </w:pPr>
    </w:p>
    <w:p w14:paraId="469E2230" w14:textId="77777777" w:rsidR="00000000" w:rsidRDefault="007C71EE">
      <w:pPr>
        <w:pStyle w:val="a"/>
        <w:rPr>
          <w:rFonts w:hint="cs"/>
          <w:rtl/>
        </w:rPr>
      </w:pPr>
      <w:r>
        <w:rPr>
          <w:rFonts w:hint="cs"/>
          <w:rtl/>
        </w:rPr>
        <w:t>אנחנו עוברים להצעתה של דל</w:t>
      </w:r>
      <w:r>
        <w:rPr>
          <w:rFonts w:hint="cs"/>
          <w:rtl/>
        </w:rPr>
        <w:t>יה איציק. מי בעד? מי נגד? מי נמנע?</w:t>
      </w:r>
    </w:p>
    <w:p w14:paraId="3B9270F7" w14:textId="77777777" w:rsidR="00000000" w:rsidRDefault="007C71EE">
      <w:pPr>
        <w:pStyle w:val="a"/>
        <w:ind w:firstLine="0"/>
        <w:rPr>
          <w:rFonts w:hint="cs"/>
          <w:rtl/>
        </w:rPr>
      </w:pPr>
    </w:p>
    <w:p w14:paraId="7C049249" w14:textId="77777777" w:rsidR="00000000" w:rsidRDefault="007C71EE">
      <w:pPr>
        <w:pStyle w:val="a"/>
        <w:ind w:firstLine="0"/>
        <w:jc w:val="center"/>
        <w:rPr>
          <w:rFonts w:hint="cs"/>
          <w:b/>
          <w:bCs/>
          <w:rtl/>
        </w:rPr>
      </w:pPr>
      <w:r>
        <w:rPr>
          <w:rFonts w:hint="cs"/>
          <w:b/>
          <w:bCs/>
          <w:rtl/>
        </w:rPr>
        <w:t>הצבעה</w:t>
      </w:r>
    </w:p>
    <w:p w14:paraId="566D0390" w14:textId="77777777" w:rsidR="00000000" w:rsidRDefault="007C71EE">
      <w:pPr>
        <w:pStyle w:val="a"/>
        <w:ind w:firstLine="0"/>
        <w:jc w:val="center"/>
        <w:rPr>
          <w:rFonts w:hint="cs"/>
          <w:b/>
          <w:bCs/>
          <w:rtl/>
        </w:rPr>
      </w:pPr>
    </w:p>
    <w:p w14:paraId="2F2E8DB2" w14:textId="77777777" w:rsidR="00000000" w:rsidRDefault="007C71EE">
      <w:pPr>
        <w:pStyle w:val="a"/>
        <w:ind w:firstLine="0"/>
        <w:jc w:val="center"/>
        <w:rPr>
          <w:rFonts w:hint="cs"/>
          <w:rtl/>
        </w:rPr>
      </w:pPr>
      <w:r>
        <w:rPr>
          <w:rFonts w:hint="cs"/>
          <w:rtl/>
        </w:rPr>
        <w:t>ההסתייגות של חברת הכנסת דליה איציק לסעיף 1 לא נתקבלה.</w:t>
      </w:r>
    </w:p>
    <w:p w14:paraId="27FEAC19" w14:textId="77777777" w:rsidR="00000000" w:rsidRDefault="007C71EE">
      <w:pPr>
        <w:pStyle w:val="a"/>
        <w:ind w:firstLine="0"/>
        <w:rPr>
          <w:rFonts w:hint="cs"/>
          <w:rtl/>
        </w:rPr>
      </w:pPr>
    </w:p>
    <w:p w14:paraId="701D0B07" w14:textId="77777777" w:rsidR="00000000" w:rsidRDefault="007C71EE">
      <w:pPr>
        <w:pStyle w:val="ad"/>
        <w:rPr>
          <w:rtl/>
        </w:rPr>
      </w:pPr>
      <w:r>
        <w:rPr>
          <w:rtl/>
        </w:rPr>
        <w:t>היו"ר ראובן ריבלין:</w:t>
      </w:r>
    </w:p>
    <w:p w14:paraId="253D047B" w14:textId="77777777" w:rsidR="00000000" w:rsidRDefault="007C71EE">
      <w:pPr>
        <w:pStyle w:val="a"/>
        <w:rPr>
          <w:rtl/>
        </w:rPr>
      </w:pPr>
    </w:p>
    <w:p w14:paraId="30E19CC1" w14:textId="77777777" w:rsidR="00000000" w:rsidRDefault="007C71EE">
      <w:pPr>
        <w:pStyle w:val="a"/>
        <w:rPr>
          <w:rFonts w:hint="cs"/>
          <w:rtl/>
        </w:rPr>
      </w:pPr>
      <w:r>
        <w:rPr>
          <w:rFonts w:hint="cs"/>
          <w:rtl/>
        </w:rPr>
        <w:t xml:space="preserve">הצעתה של איציק לא נתקבלה. </w:t>
      </w:r>
    </w:p>
    <w:p w14:paraId="5A47692F" w14:textId="77777777" w:rsidR="00000000" w:rsidRDefault="007C71EE">
      <w:pPr>
        <w:pStyle w:val="a"/>
        <w:rPr>
          <w:rFonts w:hint="cs"/>
          <w:rtl/>
        </w:rPr>
      </w:pPr>
    </w:p>
    <w:p w14:paraId="009B1E73" w14:textId="77777777" w:rsidR="00000000" w:rsidRDefault="007C71EE">
      <w:pPr>
        <w:pStyle w:val="a"/>
        <w:rPr>
          <w:rFonts w:hint="cs"/>
          <w:rtl/>
        </w:rPr>
      </w:pPr>
      <w:r>
        <w:rPr>
          <w:rFonts w:hint="cs"/>
          <w:rtl/>
        </w:rPr>
        <w:t>אנחנו עוברים להצעתו של אופיר פינס. אינו נוכח.</w:t>
      </w:r>
    </w:p>
    <w:p w14:paraId="59EBC43E" w14:textId="77777777" w:rsidR="00000000" w:rsidRDefault="007C71EE">
      <w:pPr>
        <w:pStyle w:val="a"/>
        <w:ind w:firstLine="0"/>
        <w:rPr>
          <w:rFonts w:hint="cs"/>
          <w:rtl/>
        </w:rPr>
      </w:pPr>
    </w:p>
    <w:p w14:paraId="44D46DA5" w14:textId="77777777" w:rsidR="00000000" w:rsidRDefault="007C71EE">
      <w:pPr>
        <w:pStyle w:val="ac"/>
        <w:rPr>
          <w:rtl/>
        </w:rPr>
      </w:pPr>
      <w:r>
        <w:rPr>
          <w:rFonts w:hint="cs"/>
          <w:rtl/>
        </w:rPr>
        <w:t>קריאה</w:t>
      </w:r>
      <w:r>
        <w:rPr>
          <w:rtl/>
        </w:rPr>
        <w:t>:</w:t>
      </w:r>
    </w:p>
    <w:p w14:paraId="247F2032" w14:textId="77777777" w:rsidR="00000000" w:rsidRDefault="007C71EE">
      <w:pPr>
        <w:pStyle w:val="a"/>
        <w:rPr>
          <w:rFonts w:hint="cs"/>
          <w:rtl/>
        </w:rPr>
      </w:pPr>
    </w:p>
    <w:p w14:paraId="3C02DC0E" w14:textId="77777777" w:rsidR="00000000" w:rsidRDefault="007C71EE">
      <w:pPr>
        <w:pStyle w:val="a"/>
        <w:rPr>
          <w:rFonts w:hint="cs"/>
          <w:rtl/>
        </w:rPr>
      </w:pPr>
      <w:r>
        <w:rPr>
          <w:rFonts w:hint="cs"/>
          <w:rtl/>
        </w:rPr>
        <w:t>איפה אולמרט?</w:t>
      </w:r>
    </w:p>
    <w:p w14:paraId="54C0E046" w14:textId="77777777" w:rsidR="00000000" w:rsidRDefault="007C71EE">
      <w:pPr>
        <w:pStyle w:val="a"/>
        <w:ind w:firstLine="0"/>
        <w:rPr>
          <w:rFonts w:hint="cs"/>
          <w:rtl/>
        </w:rPr>
      </w:pPr>
    </w:p>
    <w:p w14:paraId="0668B972" w14:textId="77777777" w:rsidR="00000000" w:rsidRDefault="007C71EE">
      <w:pPr>
        <w:pStyle w:val="ad"/>
        <w:rPr>
          <w:rtl/>
        </w:rPr>
      </w:pPr>
      <w:r>
        <w:rPr>
          <w:rtl/>
        </w:rPr>
        <w:t>היו"ר ראובן ריבלין:</w:t>
      </w:r>
    </w:p>
    <w:p w14:paraId="7A9EFFFC" w14:textId="77777777" w:rsidR="00000000" w:rsidRDefault="007C71EE">
      <w:pPr>
        <w:pStyle w:val="a"/>
        <w:rPr>
          <w:rtl/>
        </w:rPr>
      </w:pPr>
    </w:p>
    <w:p w14:paraId="40CF61E1" w14:textId="77777777" w:rsidR="00000000" w:rsidRDefault="007C71EE">
      <w:pPr>
        <w:pStyle w:val="a"/>
        <w:rPr>
          <w:rFonts w:hint="cs"/>
          <w:rtl/>
        </w:rPr>
      </w:pPr>
      <w:r>
        <w:rPr>
          <w:rFonts w:hint="cs"/>
          <w:rtl/>
        </w:rPr>
        <w:t>נדמה לי שהוא יצא עם</w:t>
      </w:r>
      <w:r>
        <w:rPr>
          <w:rFonts w:hint="cs"/>
          <w:rtl/>
        </w:rPr>
        <w:t xml:space="preserve"> פינס. אנחנו עוברים להצעתו של סנה. אינו נוכח. </w:t>
      </w:r>
    </w:p>
    <w:p w14:paraId="6EEACDFA" w14:textId="77777777" w:rsidR="00000000" w:rsidRDefault="007C71EE">
      <w:pPr>
        <w:pStyle w:val="a"/>
        <w:rPr>
          <w:rFonts w:hint="cs"/>
          <w:rtl/>
        </w:rPr>
      </w:pPr>
    </w:p>
    <w:p w14:paraId="40ECD679" w14:textId="77777777" w:rsidR="00000000" w:rsidRDefault="007C71EE">
      <w:pPr>
        <w:pStyle w:val="a"/>
        <w:rPr>
          <w:rFonts w:hint="cs"/>
          <w:rtl/>
        </w:rPr>
      </w:pPr>
      <w:r>
        <w:rPr>
          <w:rFonts w:hint="cs"/>
          <w:rtl/>
        </w:rPr>
        <w:t>הסתייגות חברת הכנסת יולי תמיר - מי בעד? מי נגד? מי נמנע? תודה.</w:t>
      </w:r>
    </w:p>
    <w:p w14:paraId="58ECB41A" w14:textId="77777777" w:rsidR="00000000" w:rsidRDefault="007C71EE">
      <w:pPr>
        <w:pStyle w:val="a"/>
        <w:rPr>
          <w:rFonts w:hint="cs"/>
          <w:rtl/>
        </w:rPr>
      </w:pPr>
    </w:p>
    <w:p w14:paraId="0BC6229D" w14:textId="77777777" w:rsidR="00000000" w:rsidRDefault="007C71EE">
      <w:pPr>
        <w:pStyle w:val="a"/>
        <w:jc w:val="center"/>
        <w:rPr>
          <w:rFonts w:hint="cs"/>
          <w:b/>
          <w:bCs/>
          <w:rtl/>
        </w:rPr>
      </w:pPr>
      <w:r>
        <w:rPr>
          <w:rFonts w:hint="cs"/>
          <w:b/>
          <w:bCs/>
          <w:rtl/>
        </w:rPr>
        <w:t>הצבעה</w:t>
      </w:r>
    </w:p>
    <w:p w14:paraId="4B2A9A5B" w14:textId="77777777" w:rsidR="00000000" w:rsidRDefault="007C71EE">
      <w:pPr>
        <w:pStyle w:val="a"/>
        <w:jc w:val="center"/>
        <w:rPr>
          <w:rFonts w:hint="cs"/>
          <w:b/>
          <w:bCs/>
          <w:rtl/>
        </w:rPr>
      </w:pPr>
    </w:p>
    <w:p w14:paraId="3C706D2D" w14:textId="77777777" w:rsidR="00000000" w:rsidRDefault="007C71EE">
      <w:pPr>
        <w:pStyle w:val="a"/>
        <w:jc w:val="center"/>
        <w:rPr>
          <w:rFonts w:hint="cs"/>
          <w:rtl/>
        </w:rPr>
      </w:pPr>
      <w:r>
        <w:rPr>
          <w:rFonts w:hint="cs"/>
          <w:rtl/>
        </w:rPr>
        <w:t>ההסתייגות של חברת הכנסת יולי תמיר לסעיף 1 לא נתקבלה.</w:t>
      </w:r>
    </w:p>
    <w:p w14:paraId="40192234" w14:textId="77777777" w:rsidR="00000000" w:rsidRDefault="007C71EE">
      <w:pPr>
        <w:pStyle w:val="a"/>
        <w:rPr>
          <w:rFonts w:hint="cs"/>
          <w:rtl/>
        </w:rPr>
      </w:pPr>
    </w:p>
    <w:p w14:paraId="1F41E9FA" w14:textId="77777777" w:rsidR="00000000" w:rsidRDefault="007C71EE">
      <w:pPr>
        <w:pStyle w:val="ad"/>
        <w:rPr>
          <w:rtl/>
        </w:rPr>
      </w:pPr>
      <w:r>
        <w:rPr>
          <w:rtl/>
        </w:rPr>
        <w:t>היו"ר ראובן ריבלין:</w:t>
      </w:r>
    </w:p>
    <w:p w14:paraId="3EB9E16E" w14:textId="77777777" w:rsidR="00000000" w:rsidRDefault="007C71EE">
      <w:pPr>
        <w:pStyle w:val="a"/>
        <w:rPr>
          <w:rtl/>
        </w:rPr>
      </w:pPr>
    </w:p>
    <w:p w14:paraId="7C0A08FB" w14:textId="77777777" w:rsidR="00000000" w:rsidRDefault="007C71EE">
      <w:pPr>
        <w:pStyle w:val="a"/>
        <w:rPr>
          <w:rFonts w:hint="cs"/>
          <w:rtl/>
        </w:rPr>
      </w:pPr>
      <w:r>
        <w:rPr>
          <w:rFonts w:hint="cs"/>
          <w:rtl/>
        </w:rPr>
        <w:t>ההסתייגות לא נתקבלה.</w:t>
      </w:r>
    </w:p>
    <w:p w14:paraId="28078517" w14:textId="77777777" w:rsidR="00000000" w:rsidRDefault="007C71EE">
      <w:pPr>
        <w:pStyle w:val="a"/>
        <w:rPr>
          <w:rFonts w:hint="cs"/>
          <w:rtl/>
        </w:rPr>
      </w:pPr>
    </w:p>
    <w:p w14:paraId="4389793B" w14:textId="77777777" w:rsidR="00000000" w:rsidRDefault="007C71EE">
      <w:pPr>
        <w:pStyle w:val="a"/>
        <w:rPr>
          <w:rFonts w:hint="cs"/>
          <w:rtl/>
        </w:rPr>
      </w:pPr>
      <w:r>
        <w:rPr>
          <w:rFonts w:hint="cs"/>
          <w:rtl/>
        </w:rPr>
        <w:t>אני מבקש מאנשים שמתנגדים, להצביע. אני לא</w:t>
      </w:r>
      <w:r>
        <w:rPr>
          <w:rFonts w:hint="cs"/>
          <w:rtl/>
        </w:rPr>
        <w:t xml:space="preserve"> אכריז על התנגדות אם לא תהיה התנגדות.</w:t>
      </w:r>
    </w:p>
    <w:p w14:paraId="0BFC96EA" w14:textId="77777777" w:rsidR="00000000" w:rsidRDefault="007C71EE">
      <w:pPr>
        <w:pStyle w:val="a"/>
        <w:rPr>
          <w:rFonts w:hint="cs"/>
          <w:rtl/>
        </w:rPr>
      </w:pPr>
    </w:p>
    <w:p w14:paraId="7436579C" w14:textId="77777777" w:rsidR="00000000" w:rsidRDefault="007C71EE">
      <w:pPr>
        <w:pStyle w:val="ac"/>
        <w:rPr>
          <w:rtl/>
        </w:rPr>
      </w:pPr>
      <w:r>
        <w:rPr>
          <w:rFonts w:hint="eastAsia"/>
          <w:rtl/>
        </w:rPr>
        <w:t>ג</w:t>
      </w:r>
      <w:r>
        <w:rPr>
          <w:rtl/>
        </w:rPr>
        <w:t>'מאל זחאלקה (בל"ד):</w:t>
      </w:r>
    </w:p>
    <w:p w14:paraId="63CBFC3F" w14:textId="77777777" w:rsidR="00000000" w:rsidRDefault="007C71EE">
      <w:pPr>
        <w:pStyle w:val="a"/>
        <w:rPr>
          <w:rFonts w:hint="cs"/>
          <w:rtl/>
        </w:rPr>
      </w:pPr>
    </w:p>
    <w:p w14:paraId="2398F167" w14:textId="77777777" w:rsidR="00000000" w:rsidRDefault="007C71EE">
      <w:pPr>
        <w:pStyle w:val="a"/>
        <w:rPr>
          <w:rFonts w:hint="cs"/>
          <w:rtl/>
        </w:rPr>
      </w:pPr>
      <w:r>
        <w:rPr>
          <w:rFonts w:hint="cs"/>
          <w:rtl/>
        </w:rPr>
        <w:t>אדוני היושב-ראש צריך להיות נייטרלי.</w:t>
      </w:r>
    </w:p>
    <w:p w14:paraId="3D71C134" w14:textId="77777777" w:rsidR="00000000" w:rsidRDefault="007C71EE">
      <w:pPr>
        <w:pStyle w:val="a"/>
        <w:rPr>
          <w:rFonts w:hint="cs"/>
          <w:rtl/>
        </w:rPr>
      </w:pPr>
    </w:p>
    <w:p w14:paraId="500DB7FD" w14:textId="77777777" w:rsidR="00000000" w:rsidRDefault="007C71EE">
      <w:pPr>
        <w:pStyle w:val="ad"/>
        <w:rPr>
          <w:rtl/>
        </w:rPr>
      </w:pPr>
      <w:r>
        <w:rPr>
          <w:rtl/>
        </w:rPr>
        <w:t>היו"ר ראובן ריבלין:</w:t>
      </w:r>
    </w:p>
    <w:p w14:paraId="3958456B" w14:textId="77777777" w:rsidR="00000000" w:rsidRDefault="007C71EE">
      <w:pPr>
        <w:pStyle w:val="a"/>
        <w:rPr>
          <w:rtl/>
        </w:rPr>
      </w:pPr>
    </w:p>
    <w:p w14:paraId="0A6BF1EA" w14:textId="77777777" w:rsidR="00000000" w:rsidRDefault="007C71EE">
      <w:pPr>
        <w:pStyle w:val="a"/>
        <w:rPr>
          <w:rFonts w:hint="cs"/>
          <w:rtl/>
        </w:rPr>
      </w:pPr>
      <w:r>
        <w:rPr>
          <w:rFonts w:hint="cs"/>
          <w:rtl/>
        </w:rPr>
        <w:t>אתם, לעת עתה, ממלאים את תפקידכם כראוי. אין לי הערות.</w:t>
      </w:r>
    </w:p>
    <w:p w14:paraId="6A2C61E4" w14:textId="77777777" w:rsidR="00000000" w:rsidRDefault="007C71EE">
      <w:pPr>
        <w:pStyle w:val="a"/>
        <w:rPr>
          <w:rFonts w:hint="cs"/>
          <w:rtl/>
        </w:rPr>
      </w:pPr>
    </w:p>
    <w:p w14:paraId="43B45765" w14:textId="77777777" w:rsidR="00000000" w:rsidRDefault="007C71EE">
      <w:pPr>
        <w:pStyle w:val="ac"/>
        <w:rPr>
          <w:rtl/>
        </w:rPr>
      </w:pPr>
      <w:r>
        <w:rPr>
          <w:rFonts w:hint="eastAsia"/>
          <w:rtl/>
        </w:rPr>
        <w:t>רן</w:t>
      </w:r>
      <w:r>
        <w:rPr>
          <w:rtl/>
        </w:rPr>
        <w:t xml:space="preserve"> כהן (מרצ):</w:t>
      </w:r>
    </w:p>
    <w:p w14:paraId="7889A949" w14:textId="77777777" w:rsidR="00000000" w:rsidRDefault="007C71EE">
      <w:pPr>
        <w:pStyle w:val="a"/>
        <w:rPr>
          <w:rFonts w:hint="cs"/>
          <w:rtl/>
        </w:rPr>
      </w:pPr>
    </w:p>
    <w:p w14:paraId="54304F6D" w14:textId="77777777" w:rsidR="00000000" w:rsidRDefault="007C71EE">
      <w:pPr>
        <w:pStyle w:val="a"/>
        <w:rPr>
          <w:rFonts w:hint="cs"/>
          <w:rtl/>
        </w:rPr>
      </w:pPr>
      <w:r>
        <w:rPr>
          <w:rFonts w:hint="cs"/>
          <w:rtl/>
        </w:rPr>
        <w:t>אתה יכול לחזור על זה עוד פעם? רוצים שתעודד גם אותם.</w:t>
      </w:r>
    </w:p>
    <w:p w14:paraId="5C63F6D1" w14:textId="77777777" w:rsidR="00000000" w:rsidRDefault="007C71EE">
      <w:pPr>
        <w:pStyle w:val="a"/>
        <w:rPr>
          <w:rFonts w:hint="cs"/>
          <w:rtl/>
        </w:rPr>
      </w:pPr>
    </w:p>
    <w:p w14:paraId="02009130" w14:textId="77777777" w:rsidR="00000000" w:rsidRDefault="007C71EE">
      <w:pPr>
        <w:pStyle w:val="ad"/>
        <w:rPr>
          <w:rtl/>
        </w:rPr>
      </w:pPr>
      <w:r>
        <w:rPr>
          <w:rtl/>
        </w:rPr>
        <w:t>היו"ר ראובן ריב</w:t>
      </w:r>
      <w:r>
        <w:rPr>
          <w:rtl/>
        </w:rPr>
        <w:t>לין:</w:t>
      </w:r>
    </w:p>
    <w:p w14:paraId="6ACE8912" w14:textId="77777777" w:rsidR="00000000" w:rsidRDefault="007C71EE">
      <w:pPr>
        <w:pStyle w:val="a"/>
        <w:rPr>
          <w:rtl/>
        </w:rPr>
      </w:pPr>
    </w:p>
    <w:p w14:paraId="106D5EF2" w14:textId="77777777" w:rsidR="00000000" w:rsidRDefault="007C71EE">
      <w:pPr>
        <w:pStyle w:val="a"/>
        <w:rPr>
          <w:rFonts w:hint="cs"/>
          <w:rtl/>
        </w:rPr>
      </w:pPr>
      <w:r>
        <w:rPr>
          <w:rFonts w:hint="cs"/>
          <w:rtl/>
        </w:rPr>
        <w:t>הסתייגות חבר הכנסת מלכיאור - מי בעד? מי נגד? מי נמנע? תודה.</w:t>
      </w:r>
    </w:p>
    <w:p w14:paraId="4EE02794" w14:textId="77777777" w:rsidR="00000000" w:rsidRDefault="007C71EE">
      <w:pPr>
        <w:pStyle w:val="a"/>
        <w:rPr>
          <w:rFonts w:hint="cs"/>
          <w:rtl/>
        </w:rPr>
      </w:pPr>
    </w:p>
    <w:p w14:paraId="085B456A" w14:textId="77777777" w:rsidR="00000000" w:rsidRDefault="007C71EE">
      <w:pPr>
        <w:pStyle w:val="a"/>
        <w:jc w:val="center"/>
        <w:rPr>
          <w:rFonts w:hint="cs"/>
          <w:b/>
          <w:bCs/>
          <w:rtl/>
        </w:rPr>
      </w:pPr>
      <w:r>
        <w:rPr>
          <w:rFonts w:hint="cs"/>
          <w:b/>
          <w:bCs/>
          <w:rtl/>
        </w:rPr>
        <w:t>הצבעה</w:t>
      </w:r>
    </w:p>
    <w:p w14:paraId="3082B585" w14:textId="77777777" w:rsidR="00000000" w:rsidRDefault="007C71EE">
      <w:pPr>
        <w:pStyle w:val="a"/>
        <w:jc w:val="center"/>
        <w:rPr>
          <w:rFonts w:hint="cs"/>
          <w:b/>
          <w:bCs/>
          <w:rtl/>
        </w:rPr>
      </w:pPr>
    </w:p>
    <w:p w14:paraId="217A8A22" w14:textId="77777777" w:rsidR="00000000" w:rsidRDefault="007C71EE">
      <w:pPr>
        <w:pStyle w:val="a"/>
        <w:jc w:val="center"/>
        <w:rPr>
          <w:rFonts w:hint="cs"/>
          <w:rtl/>
        </w:rPr>
      </w:pPr>
      <w:r>
        <w:rPr>
          <w:rFonts w:hint="cs"/>
          <w:rtl/>
        </w:rPr>
        <w:t>ההסתייגות של חבר הכנסת מיכאל מלכיאור לסעיף 1 לא נתקבלה.</w:t>
      </w:r>
    </w:p>
    <w:p w14:paraId="7511F385" w14:textId="77777777" w:rsidR="00000000" w:rsidRDefault="007C71EE">
      <w:pPr>
        <w:pStyle w:val="a"/>
        <w:rPr>
          <w:rFonts w:hint="cs"/>
          <w:rtl/>
        </w:rPr>
      </w:pPr>
    </w:p>
    <w:p w14:paraId="4CB825DC" w14:textId="77777777" w:rsidR="00000000" w:rsidRDefault="007C71EE">
      <w:pPr>
        <w:pStyle w:val="ad"/>
        <w:rPr>
          <w:rtl/>
        </w:rPr>
      </w:pPr>
      <w:r>
        <w:rPr>
          <w:rtl/>
        </w:rPr>
        <w:t>היו"ר ראובן ריבלין:</w:t>
      </w:r>
    </w:p>
    <w:p w14:paraId="4F913C2B" w14:textId="77777777" w:rsidR="00000000" w:rsidRDefault="007C71EE">
      <w:pPr>
        <w:pStyle w:val="a"/>
        <w:rPr>
          <w:rtl/>
        </w:rPr>
      </w:pPr>
    </w:p>
    <w:p w14:paraId="11BE0FE5" w14:textId="77777777" w:rsidR="00000000" w:rsidRDefault="007C71EE">
      <w:pPr>
        <w:pStyle w:val="a"/>
        <w:rPr>
          <w:rFonts w:hint="cs"/>
          <w:rtl/>
        </w:rPr>
      </w:pPr>
      <w:r>
        <w:rPr>
          <w:rFonts w:hint="cs"/>
          <w:rtl/>
        </w:rPr>
        <w:t>הסתייגות חבר הכנסת מלכיאור לא נתקבלה.</w:t>
      </w:r>
    </w:p>
    <w:p w14:paraId="4374889A" w14:textId="77777777" w:rsidR="00000000" w:rsidRDefault="007C71EE">
      <w:pPr>
        <w:pStyle w:val="a"/>
        <w:rPr>
          <w:rtl/>
        </w:rPr>
      </w:pPr>
    </w:p>
    <w:p w14:paraId="68A94F90" w14:textId="77777777" w:rsidR="00000000" w:rsidRDefault="007C71EE">
      <w:pPr>
        <w:pStyle w:val="a"/>
        <w:rPr>
          <w:rFonts w:hint="cs"/>
          <w:rtl/>
        </w:rPr>
      </w:pPr>
      <w:r>
        <w:rPr>
          <w:rFonts w:hint="cs"/>
          <w:rtl/>
        </w:rPr>
        <w:t>רבותי חברי הכנסת, אם ייראה לי שאין רוב, כלומר שאני לא יודע מי הרו</w:t>
      </w:r>
      <w:r>
        <w:rPr>
          <w:rFonts w:hint="cs"/>
          <w:rtl/>
        </w:rPr>
        <w:t>ב, אצביע מייד אלקטרונית. אני מודיע, כדי שלא תהיה הפתעה לאיש אחר כך.</w:t>
      </w:r>
    </w:p>
    <w:p w14:paraId="425E3C6D" w14:textId="77777777" w:rsidR="00000000" w:rsidRDefault="007C71EE">
      <w:pPr>
        <w:pStyle w:val="a"/>
        <w:rPr>
          <w:rFonts w:hint="cs"/>
          <w:rtl/>
        </w:rPr>
      </w:pPr>
    </w:p>
    <w:p w14:paraId="3440F7C4" w14:textId="77777777" w:rsidR="00000000" w:rsidRDefault="007C71EE">
      <w:pPr>
        <w:pStyle w:val="a"/>
        <w:rPr>
          <w:rFonts w:hint="cs"/>
          <w:rtl/>
        </w:rPr>
      </w:pPr>
      <w:r>
        <w:rPr>
          <w:rFonts w:hint="cs"/>
          <w:rtl/>
        </w:rPr>
        <w:t>הסתייגות חבר הכנסת הרצוג - מי בעד? מי נגד? מי נמנע? תודה.</w:t>
      </w:r>
    </w:p>
    <w:p w14:paraId="3B6DEFB2" w14:textId="77777777" w:rsidR="00000000" w:rsidRDefault="007C71EE">
      <w:pPr>
        <w:pStyle w:val="a"/>
        <w:rPr>
          <w:rFonts w:hint="cs"/>
          <w:rtl/>
        </w:rPr>
      </w:pPr>
    </w:p>
    <w:p w14:paraId="0391632C" w14:textId="77777777" w:rsidR="00000000" w:rsidRDefault="007C71EE">
      <w:pPr>
        <w:pStyle w:val="a"/>
        <w:jc w:val="center"/>
        <w:rPr>
          <w:rFonts w:hint="cs"/>
          <w:b/>
          <w:bCs/>
          <w:rtl/>
        </w:rPr>
      </w:pPr>
      <w:r>
        <w:rPr>
          <w:rFonts w:hint="cs"/>
          <w:b/>
          <w:bCs/>
          <w:rtl/>
        </w:rPr>
        <w:t>הצבעה</w:t>
      </w:r>
    </w:p>
    <w:p w14:paraId="7B964AD9" w14:textId="77777777" w:rsidR="00000000" w:rsidRDefault="007C71EE">
      <w:pPr>
        <w:pStyle w:val="a"/>
        <w:jc w:val="center"/>
        <w:rPr>
          <w:rFonts w:hint="cs"/>
          <w:b/>
          <w:bCs/>
          <w:rtl/>
        </w:rPr>
      </w:pPr>
    </w:p>
    <w:p w14:paraId="4FC26C0E" w14:textId="77777777" w:rsidR="00000000" w:rsidRDefault="007C71EE">
      <w:pPr>
        <w:pStyle w:val="a"/>
        <w:jc w:val="center"/>
        <w:rPr>
          <w:rFonts w:hint="cs"/>
          <w:rtl/>
        </w:rPr>
      </w:pPr>
      <w:r>
        <w:rPr>
          <w:rFonts w:hint="cs"/>
          <w:rtl/>
        </w:rPr>
        <w:t>ההסתייגות של חבר הכנסת יצחק הרצוג לסעיף 1 לא נתקבלה.</w:t>
      </w:r>
    </w:p>
    <w:p w14:paraId="70B82D6C" w14:textId="77777777" w:rsidR="00000000" w:rsidRDefault="007C71EE">
      <w:pPr>
        <w:pStyle w:val="a"/>
        <w:rPr>
          <w:rFonts w:hint="cs"/>
          <w:rtl/>
        </w:rPr>
      </w:pPr>
    </w:p>
    <w:p w14:paraId="64B38E5B" w14:textId="77777777" w:rsidR="00000000" w:rsidRDefault="007C71EE">
      <w:pPr>
        <w:pStyle w:val="ac"/>
        <w:rPr>
          <w:rtl/>
        </w:rPr>
      </w:pPr>
      <w:r>
        <w:rPr>
          <w:rFonts w:hint="eastAsia"/>
          <w:rtl/>
        </w:rPr>
        <w:t>אברהם</w:t>
      </w:r>
      <w:r>
        <w:rPr>
          <w:rtl/>
        </w:rPr>
        <w:t xml:space="preserve"> בורג (העבודה-מימד):</w:t>
      </w:r>
    </w:p>
    <w:p w14:paraId="5769184B" w14:textId="77777777" w:rsidR="00000000" w:rsidRDefault="007C71EE">
      <w:pPr>
        <w:pStyle w:val="a"/>
        <w:rPr>
          <w:rFonts w:hint="cs"/>
          <w:rtl/>
        </w:rPr>
      </w:pPr>
    </w:p>
    <w:p w14:paraId="75D5C9E9" w14:textId="77777777" w:rsidR="00000000" w:rsidRDefault="007C71EE">
      <w:pPr>
        <w:pStyle w:val="a"/>
        <w:rPr>
          <w:rFonts w:hint="cs"/>
          <w:rtl/>
        </w:rPr>
      </w:pPr>
      <w:r>
        <w:rPr>
          <w:rFonts w:hint="cs"/>
          <w:rtl/>
        </w:rPr>
        <w:t>אין רוב.</w:t>
      </w:r>
    </w:p>
    <w:p w14:paraId="25AFF997" w14:textId="77777777" w:rsidR="00000000" w:rsidRDefault="007C71EE">
      <w:pPr>
        <w:pStyle w:val="a"/>
        <w:rPr>
          <w:rFonts w:hint="cs"/>
          <w:rtl/>
        </w:rPr>
      </w:pPr>
    </w:p>
    <w:p w14:paraId="6B06D8C4" w14:textId="77777777" w:rsidR="00000000" w:rsidRDefault="007C71EE">
      <w:pPr>
        <w:pStyle w:val="ac"/>
        <w:rPr>
          <w:rtl/>
        </w:rPr>
      </w:pPr>
      <w:r>
        <w:rPr>
          <w:rFonts w:hint="eastAsia"/>
          <w:rtl/>
        </w:rPr>
        <w:t>זהבה</w:t>
      </w:r>
      <w:r>
        <w:rPr>
          <w:rtl/>
        </w:rPr>
        <w:t xml:space="preserve"> גלאון (מרצ):</w:t>
      </w:r>
    </w:p>
    <w:p w14:paraId="00B6B8EA" w14:textId="77777777" w:rsidR="00000000" w:rsidRDefault="007C71EE">
      <w:pPr>
        <w:pStyle w:val="a"/>
        <w:rPr>
          <w:rFonts w:hint="cs"/>
          <w:rtl/>
        </w:rPr>
      </w:pPr>
    </w:p>
    <w:p w14:paraId="7CE09716" w14:textId="77777777" w:rsidR="00000000" w:rsidRDefault="007C71EE">
      <w:pPr>
        <w:pStyle w:val="a"/>
        <w:rPr>
          <w:rFonts w:hint="cs"/>
          <w:rtl/>
        </w:rPr>
      </w:pPr>
      <w:r>
        <w:rPr>
          <w:rFonts w:hint="cs"/>
          <w:rtl/>
        </w:rPr>
        <w:t>אין רוב.</w:t>
      </w:r>
    </w:p>
    <w:p w14:paraId="4F111C08" w14:textId="77777777" w:rsidR="00000000" w:rsidRDefault="007C71EE">
      <w:pPr>
        <w:pStyle w:val="a"/>
        <w:rPr>
          <w:rFonts w:hint="cs"/>
          <w:rtl/>
        </w:rPr>
      </w:pPr>
    </w:p>
    <w:p w14:paraId="5E6D39A5" w14:textId="77777777" w:rsidR="00000000" w:rsidRDefault="007C71EE">
      <w:pPr>
        <w:pStyle w:val="ad"/>
        <w:rPr>
          <w:rtl/>
        </w:rPr>
      </w:pPr>
      <w:r>
        <w:rPr>
          <w:rtl/>
        </w:rPr>
        <w:t>ה</w:t>
      </w:r>
      <w:r>
        <w:rPr>
          <w:rtl/>
        </w:rPr>
        <w:t>יו"ר ראובן ריבלין:</w:t>
      </w:r>
    </w:p>
    <w:p w14:paraId="1F494782" w14:textId="77777777" w:rsidR="00000000" w:rsidRDefault="007C71EE">
      <w:pPr>
        <w:pStyle w:val="a"/>
        <w:rPr>
          <w:rtl/>
        </w:rPr>
      </w:pPr>
    </w:p>
    <w:p w14:paraId="59491487" w14:textId="77777777" w:rsidR="00000000" w:rsidRDefault="007C71EE">
      <w:pPr>
        <w:pStyle w:val="a"/>
        <w:rPr>
          <w:rFonts w:hint="cs"/>
          <w:rtl/>
        </w:rPr>
      </w:pPr>
      <w:r>
        <w:rPr>
          <w:rFonts w:hint="cs"/>
          <w:rtl/>
        </w:rPr>
        <w:t>הצעת הרצוג לא נתקבלה.</w:t>
      </w:r>
    </w:p>
    <w:p w14:paraId="63A551C3" w14:textId="77777777" w:rsidR="00000000" w:rsidRDefault="007C71EE">
      <w:pPr>
        <w:pStyle w:val="a"/>
        <w:rPr>
          <w:rFonts w:hint="cs"/>
          <w:rtl/>
        </w:rPr>
      </w:pPr>
    </w:p>
    <w:p w14:paraId="583E940F" w14:textId="77777777" w:rsidR="00000000" w:rsidRDefault="007C71EE">
      <w:pPr>
        <w:pStyle w:val="ac"/>
        <w:rPr>
          <w:rtl/>
        </w:rPr>
      </w:pPr>
      <w:r>
        <w:rPr>
          <w:rFonts w:hint="eastAsia"/>
          <w:rtl/>
        </w:rPr>
        <w:t>אברהם</w:t>
      </w:r>
      <w:r>
        <w:rPr>
          <w:rtl/>
        </w:rPr>
        <w:t xml:space="preserve"> בורג (העבודה-מימד):</w:t>
      </w:r>
    </w:p>
    <w:p w14:paraId="73C2E4B4" w14:textId="77777777" w:rsidR="00000000" w:rsidRDefault="007C71EE">
      <w:pPr>
        <w:pStyle w:val="a"/>
        <w:rPr>
          <w:rFonts w:hint="cs"/>
          <w:rtl/>
        </w:rPr>
      </w:pPr>
    </w:p>
    <w:p w14:paraId="16CCC4C1" w14:textId="77777777" w:rsidR="00000000" w:rsidRDefault="007C71EE">
      <w:pPr>
        <w:pStyle w:val="a"/>
        <w:rPr>
          <w:rFonts w:hint="cs"/>
          <w:rtl/>
        </w:rPr>
      </w:pPr>
      <w:r>
        <w:rPr>
          <w:rFonts w:hint="cs"/>
          <w:rtl/>
        </w:rPr>
        <w:t>אין רוב.</w:t>
      </w:r>
    </w:p>
    <w:p w14:paraId="48A4E13A" w14:textId="77777777" w:rsidR="00000000" w:rsidRDefault="007C71EE">
      <w:pPr>
        <w:pStyle w:val="a"/>
        <w:rPr>
          <w:rFonts w:hint="cs"/>
          <w:rtl/>
        </w:rPr>
      </w:pPr>
    </w:p>
    <w:p w14:paraId="786141FD" w14:textId="77777777" w:rsidR="00000000" w:rsidRDefault="007C71EE">
      <w:pPr>
        <w:pStyle w:val="ad"/>
        <w:rPr>
          <w:rtl/>
        </w:rPr>
      </w:pPr>
      <w:r>
        <w:rPr>
          <w:rtl/>
        </w:rPr>
        <w:t>היו"ר ראובן ריבלין:</w:t>
      </w:r>
    </w:p>
    <w:p w14:paraId="462D7188" w14:textId="77777777" w:rsidR="00000000" w:rsidRDefault="007C71EE">
      <w:pPr>
        <w:pStyle w:val="a"/>
        <w:rPr>
          <w:rtl/>
        </w:rPr>
      </w:pPr>
    </w:p>
    <w:p w14:paraId="58695A87" w14:textId="77777777" w:rsidR="00000000" w:rsidRDefault="007C71EE">
      <w:pPr>
        <w:pStyle w:val="a"/>
        <w:rPr>
          <w:rFonts w:hint="cs"/>
          <w:rtl/>
        </w:rPr>
      </w:pPr>
      <w:r>
        <w:rPr>
          <w:rFonts w:hint="cs"/>
          <w:rtl/>
        </w:rPr>
        <w:t>תיכף נבדוק.</w:t>
      </w:r>
    </w:p>
    <w:p w14:paraId="5CC2CB00" w14:textId="77777777" w:rsidR="00000000" w:rsidRDefault="007C71EE">
      <w:pPr>
        <w:pStyle w:val="a"/>
        <w:rPr>
          <w:rFonts w:hint="cs"/>
          <w:rtl/>
        </w:rPr>
      </w:pPr>
    </w:p>
    <w:p w14:paraId="37F2B6A9" w14:textId="77777777" w:rsidR="00000000" w:rsidRDefault="007C71EE">
      <w:pPr>
        <w:pStyle w:val="a"/>
        <w:rPr>
          <w:rFonts w:hint="cs"/>
          <w:rtl/>
        </w:rPr>
      </w:pPr>
      <w:r>
        <w:rPr>
          <w:rFonts w:hint="cs"/>
          <w:rtl/>
        </w:rPr>
        <w:t>הצעת חבר הכנסת חיים רמון - מי בעד? מי נגד? תודה.</w:t>
      </w:r>
    </w:p>
    <w:p w14:paraId="75564E4D" w14:textId="77777777" w:rsidR="00000000" w:rsidRDefault="007C71EE">
      <w:pPr>
        <w:pStyle w:val="a"/>
        <w:rPr>
          <w:rFonts w:hint="cs"/>
          <w:rtl/>
        </w:rPr>
      </w:pPr>
    </w:p>
    <w:p w14:paraId="0B06E92B" w14:textId="77777777" w:rsidR="00000000" w:rsidRDefault="007C71EE">
      <w:pPr>
        <w:pStyle w:val="a"/>
        <w:jc w:val="center"/>
        <w:rPr>
          <w:rFonts w:hint="cs"/>
          <w:b/>
          <w:bCs/>
          <w:rtl/>
        </w:rPr>
      </w:pPr>
      <w:r>
        <w:rPr>
          <w:rFonts w:hint="cs"/>
          <w:b/>
          <w:bCs/>
          <w:rtl/>
        </w:rPr>
        <w:t>הצבעה</w:t>
      </w:r>
    </w:p>
    <w:p w14:paraId="232BE094" w14:textId="77777777" w:rsidR="00000000" w:rsidRDefault="007C71EE">
      <w:pPr>
        <w:pStyle w:val="a"/>
        <w:jc w:val="center"/>
        <w:rPr>
          <w:rFonts w:hint="cs"/>
          <w:b/>
          <w:bCs/>
          <w:rtl/>
        </w:rPr>
      </w:pPr>
    </w:p>
    <w:p w14:paraId="65534BF4" w14:textId="77777777" w:rsidR="00000000" w:rsidRDefault="007C71EE">
      <w:pPr>
        <w:pStyle w:val="a"/>
        <w:jc w:val="center"/>
        <w:rPr>
          <w:rFonts w:hint="cs"/>
          <w:rtl/>
        </w:rPr>
      </w:pPr>
      <w:r>
        <w:rPr>
          <w:rFonts w:hint="cs"/>
          <w:rtl/>
        </w:rPr>
        <w:t>ההסתייגות של חבר הכנסת חיים רמון לסעיף 1 לא נתקבלה.</w:t>
      </w:r>
    </w:p>
    <w:p w14:paraId="4795C6B4" w14:textId="77777777" w:rsidR="00000000" w:rsidRDefault="007C71EE">
      <w:pPr>
        <w:pStyle w:val="a"/>
        <w:rPr>
          <w:rFonts w:hint="cs"/>
          <w:rtl/>
        </w:rPr>
      </w:pPr>
    </w:p>
    <w:p w14:paraId="57F4B2EB" w14:textId="77777777" w:rsidR="00000000" w:rsidRDefault="007C71EE">
      <w:pPr>
        <w:pStyle w:val="ad"/>
        <w:rPr>
          <w:rtl/>
        </w:rPr>
      </w:pPr>
      <w:r>
        <w:rPr>
          <w:rtl/>
        </w:rPr>
        <w:t>היו"ר ראובן ריבלין:</w:t>
      </w:r>
    </w:p>
    <w:p w14:paraId="6180BECE" w14:textId="77777777" w:rsidR="00000000" w:rsidRDefault="007C71EE">
      <w:pPr>
        <w:pStyle w:val="a"/>
        <w:rPr>
          <w:rtl/>
        </w:rPr>
      </w:pPr>
    </w:p>
    <w:p w14:paraId="2324D215" w14:textId="77777777" w:rsidR="00000000" w:rsidRDefault="007C71EE">
      <w:pPr>
        <w:pStyle w:val="a"/>
        <w:rPr>
          <w:rFonts w:hint="cs"/>
          <w:rtl/>
        </w:rPr>
      </w:pPr>
      <w:r>
        <w:rPr>
          <w:rFonts w:hint="cs"/>
          <w:rtl/>
        </w:rPr>
        <w:t xml:space="preserve">לא נתקבלה. </w:t>
      </w:r>
    </w:p>
    <w:p w14:paraId="569C4306" w14:textId="77777777" w:rsidR="00000000" w:rsidRDefault="007C71EE">
      <w:pPr>
        <w:pStyle w:val="a"/>
        <w:rPr>
          <w:rFonts w:hint="cs"/>
          <w:rtl/>
        </w:rPr>
      </w:pPr>
    </w:p>
    <w:p w14:paraId="43C41D63" w14:textId="77777777" w:rsidR="00000000" w:rsidRDefault="007C71EE">
      <w:pPr>
        <w:pStyle w:val="a"/>
        <w:rPr>
          <w:rFonts w:hint="cs"/>
          <w:rtl/>
        </w:rPr>
      </w:pPr>
      <w:r>
        <w:rPr>
          <w:rFonts w:hint="cs"/>
          <w:rtl/>
        </w:rPr>
        <w:t>הצעת חבר הכנסת דני יתום - חבר הכנסת דני יתום אינו נוכח. אין צורך להצביע.</w:t>
      </w:r>
    </w:p>
    <w:p w14:paraId="55A8417F" w14:textId="77777777" w:rsidR="00000000" w:rsidRDefault="007C71EE">
      <w:pPr>
        <w:pStyle w:val="a"/>
        <w:rPr>
          <w:rFonts w:hint="cs"/>
          <w:rtl/>
        </w:rPr>
      </w:pPr>
    </w:p>
    <w:p w14:paraId="32E57982" w14:textId="77777777" w:rsidR="00000000" w:rsidRDefault="007C71EE">
      <w:pPr>
        <w:pStyle w:val="a"/>
        <w:rPr>
          <w:rFonts w:hint="cs"/>
          <w:rtl/>
        </w:rPr>
      </w:pPr>
      <w:r>
        <w:rPr>
          <w:rFonts w:hint="cs"/>
          <w:rtl/>
        </w:rPr>
        <w:t>הצעת חבר הכנסת איתן כבל - מי בעד? מי נגד? מי נמנע? תודה.</w:t>
      </w:r>
    </w:p>
    <w:p w14:paraId="287337EF" w14:textId="77777777" w:rsidR="00000000" w:rsidRDefault="007C71EE">
      <w:pPr>
        <w:pStyle w:val="a"/>
        <w:rPr>
          <w:rFonts w:hint="cs"/>
          <w:rtl/>
        </w:rPr>
      </w:pPr>
    </w:p>
    <w:p w14:paraId="67359F24" w14:textId="77777777" w:rsidR="00000000" w:rsidRDefault="007C71EE">
      <w:pPr>
        <w:pStyle w:val="a"/>
        <w:jc w:val="center"/>
        <w:rPr>
          <w:rFonts w:hint="cs"/>
          <w:b/>
          <w:bCs/>
          <w:rtl/>
        </w:rPr>
      </w:pPr>
      <w:r>
        <w:rPr>
          <w:rFonts w:hint="cs"/>
          <w:b/>
          <w:bCs/>
          <w:rtl/>
        </w:rPr>
        <w:t>הצבעה</w:t>
      </w:r>
    </w:p>
    <w:p w14:paraId="0F2727AF" w14:textId="77777777" w:rsidR="00000000" w:rsidRDefault="007C71EE">
      <w:pPr>
        <w:pStyle w:val="a"/>
        <w:jc w:val="center"/>
        <w:rPr>
          <w:rFonts w:hint="cs"/>
          <w:rtl/>
        </w:rPr>
      </w:pPr>
    </w:p>
    <w:p w14:paraId="6C2A24DC" w14:textId="77777777" w:rsidR="00000000" w:rsidRDefault="007C71EE">
      <w:pPr>
        <w:pStyle w:val="a"/>
        <w:jc w:val="center"/>
        <w:rPr>
          <w:rFonts w:hint="cs"/>
          <w:rtl/>
        </w:rPr>
      </w:pPr>
      <w:r>
        <w:rPr>
          <w:rFonts w:hint="cs"/>
          <w:rtl/>
        </w:rPr>
        <w:t>ההסתייגות של חבר הכנסת איתן כבל לסעיף 1 לא נתקבלה.</w:t>
      </w:r>
    </w:p>
    <w:p w14:paraId="27D50648" w14:textId="77777777" w:rsidR="00000000" w:rsidRDefault="007C71EE">
      <w:pPr>
        <w:pStyle w:val="a"/>
        <w:rPr>
          <w:rFonts w:hint="cs"/>
          <w:rtl/>
        </w:rPr>
      </w:pPr>
    </w:p>
    <w:p w14:paraId="325EC376" w14:textId="77777777" w:rsidR="00000000" w:rsidRDefault="007C71EE">
      <w:pPr>
        <w:pStyle w:val="ad"/>
        <w:rPr>
          <w:rtl/>
        </w:rPr>
      </w:pPr>
      <w:r>
        <w:rPr>
          <w:rtl/>
        </w:rPr>
        <w:t>היו"ר ראובן ריבלין:</w:t>
      </w:r>
    </w:p>
    <w:p w14:paraId="787D4E65" w14:textId="77777777" w:rsidR="00000000" w:rsidRDefault="007C71EE">
      <w:pPr>
        <w:pStyle w:val="a"/>
        <w:rPr>
          <w:rtl/>
        </w:rPr>
      </w:pPr>
    </w:p>
    <w:p w14:paraId="7A35724C" w14:textId="77777777" w:rsidR="00000000" w:rsidRDefault="007C71EE">
      <w:pPr>
        <w:pStyle w:val="a"/>
        <w:rPr>
          <w:rFonts w:hint="cs"/>
          <w:rtl/>
        </w:rPr>
      </w:pPr>
      <w:r>
        <w:rPr>
          <w:rFonts w:hint="cs"/>
          <w:rtl/>
        </w:rPr>
        <w:t>הצעת חבר הכנסת כבל לא נתקבלה.</w:t>
      </w:r>
    </w:p>
    <w:p w14:paraId="6F6EC651" w14:textId="77777777" w:rsidR="00000000" w:rsidRDefault="007C71EE">
      <w:pPr>
        <w:pStyle w:val="a"/>
        <w:rPr>
          <w:rFonts w:hint="cs"/>
          <w:rtl/>
        </w:rPr>
      </w:pPr>
    </w:p>
    <w:p w14:paraId="07BB033F" w14:textId="77777777" w:rsidR="00000000" w:rsidRDefault="007C71EE">
      <w:pPr>
        <w:pStyle w:val="a"/>
        <w:rPr>
          <w:rFonts w:hint="cs"/>
          <w:rtl/>
        </w:rPr>
      </w:pPr>
      <w:r>
        <w:rPr>
          <w:rFonts w:hint="cs"/>
          <w:rtl/>
        </w:rPr>
        <w:t>הצעת חבר הכ</w:t>
      </w:r>
      <w:r>
        <w:rPr>
          <w:rFonts w:hint="cs"/>
          <w:rtl/>
        </w:rPr>
        <w:t>נסת שוחט -  מי בעד? מי נגד? תודה.</w:t>
      </w:r>
    </w:p>
    <w:p w14:paraId="2C783811" w14:textId="77777777" w:rsidR="00000000" w:rsidRDefault="007C71EE">
      <w:pPr>
        <w:pStyle w:val="a"/>
        <w:rPr>
          <w:rFonts w:hint="cs"/>
          <w:rtl/>
        </w:rPr>
      </w:pPr>
    </w:p>
    <w:p w14:paraId="1B0BB626" w14:textId="77777777" w:rsidR="00000000" w:rsidRDefault="007C71EE">
      <w:pPr>
        <w:pStyle w:val="a"/>
        <w:jc w:val="center"/>
        <w:rPr>
          <w:rFonts w:hint="cs"/>
          <w:b/>
          <w:bCs/>
          <w:rtl/>
        </w:rPr>
      </w:pPr>
      <w:r>
        <w:rPr>
          <w:rFonts w:hint="cs"/>
          <w:b/>
          <w:bCs/>
          <w:rtl/>
        </w:rPr>
        <w:t>הצבעה</w:t>
      </w:r>
    </w:p>
    <w:p w14:paraId="2B579EB5" w14:textId="77777777" w:rsidR="00000000" w:rsidRDefault="007C71EE">
      <w:pPr>
        <w:pStyle w:val="a"/>
        <w:jc w:val="center"/>
        <w:rPr>
          <w:rFonts w:hint="cs"/>
          <w:b/>
          <w:bCs/>
          <w:rtl/>
        </w:rPr>
      </w:pPr>
    </w:p>
    <w:p w14:paraId="5B70437E" w14:textId="77777777" w:rsidR="00000000" w:rsidRDefault="007C71EE">
      <w:pPr>
        <w:pStyle w:val="a"/>
        <w:jc w:val="center"/>
        <w:rPr>
          <w:rFonts w:hint="cs"/>
          <w:rtl/>
        </w:rPr>
      </w:pPr>
      <w:r>
        <w:rPr>
          <w:rFonts w:hint="cs"/>
          <w:rtl/>
        </w:rPr>
        <w:t>ההסתייגות של חבר הכנסת אברהם שוחט לסעיף 1 לא נתקבלה.</w:t>
      </w:r>
    </w:p>
    <w:p w14:paraId="7CDA2C62" w14:textId="77777777" w:rsidR="00000000" w:rsidRDefault="007C71EE">
      <w:pPr>
        <w:pStyle w:val="a"/>
        <w:rPr>
          <w:rFonts w:hint="cs"/>
          <w:rtl/>
        </w:rPr>
      </w:pPr>
    </w:p>
    <w:p w14:paraId="58E5B638" w14:textId="77777777" w:rsidR="00000000" w:rsidRDefault="007C71EE">
      <w:pPr>
        <w:pStyle w:val="ad"/>
        <w:rPr>
          <w:rtl/>
        </w:rPr>
      </w:pPr>
      <w:r>
        <w:rPr>
          <w:rtl/>
        </w:rPr>
        <w:t>היו"ר ראובן ריבלין:</w:t>
      </w:r>
    </w:p>
    <w:p w14:paraId="7F8C5DAE" w14:textId="77777777" w:rsidR="00000000" w:rsidRDefault="007C71EE">
      <w:pPr>
        <w:pStyle w:val="a"/>
        <w:rPr>
          <w:rtl/>
        </w:rPr>
      </w:pPr>
    </w:p>
    <w:p w14:paraId="46F2C629" w14:textId="77777777" w:rsidR="00000000" w:rsidRDefault="007C71EE">
      <w:pPr>
        <w:pStyle w:val="a"/>
        <w:rPr>
          <w:rFonts w:hint="cs"/>
          <w:rtl/>
        </w:rPr>
      </w:pPr>
      <w:r>
        <w:rPr>
          <w:rFonts w:hint="cs"/>
          <w:rtl/>
        </w:rPr>
        <w:t>ההסתייגות לא נתקבלה.</w:t>
      </w:r>
    </w:p>
    <w:p w14:paraId="6AA8E6BD" w14:textId="77777777" w:rsidR="00000000" w:rsidRDefault="007C71EE">
      <w:pPr>
        <w:pStyle w:val="a"/>
        <w:rPr>
          <w:rFonts w:hint="cs"/>
          <w:rtl/>
        </w:rPr>
      </w:pPr>
    </w:p>
    <w:p w14:paraId="6CA8C450" w14:textId="77777777" w:rsidR="00000000" w:rsidRDefault="007C71EE">
      <w:pPr>
        <w:pStyle w:val="a"/>
        <w:rPr>
          <w:rFonts w:hint="cs"/>
          <w:rtl/>
        </w:rPr>
      </w:pPr>
      <w:r>
        <w:rPr>
          <w:rFonts w:hint="cs"/>
          <w:rtl/>
        </w:rPr>
        <w:t>הצעת חברת הכנסת קולט אביטל - מי בעד? מי נגד? תודה.</w:t>
      </w:r>
    </w:p>
    <w:p w14:paraId="2180213B" w14:textId="77777777" w:rsidR="00000000" w:rsidRDefault="007C71EE">
      <w:pPr>
        <w:pStyle w:val="a"/>
        <w:rPr>
          <w:rFonts w:hint="cs"/>
          <w:rtl/>
        </w:rPr>
      </w:pPr>
    </w:p>
    <w:p w14:paraId="4B87AB20" w14:textId="77777777" w:rsidR="00000000" w:rsidRDefault="007C71EE">
      <w:pPr>
        <w:pStyle w:val="a"/>
        <w:jc w:val="center"/>
        <w:rPr>
          <w:rFonts w:hint="cs"/>
          <w:b/>
          <w:bCs/>
          <w:rtl/>
        </w:rPr>
      </w:pPr>
      <w:r>
        <w:rPr>
          <w:rFonts w:hint="cs"/>
          <w:b/>
          <w:bCs/>
          <w:rtl/>
        </w:rPr>
        <w:t>הצבעה</w:t>
      </w:r>
    </w:p>
    <w:p w14:paraId="2EBCCA89" w14:textId="77777777" w:rsidR="00000000" w:rsidRDefault="007C71EE">
      <w:pPr>
        <w:pStyle w:val="a"/>
        <w:jc w:val="center"/>
        <w:rPr>
          <w:rFonts w:hint="cs"/>
          <w:b/>
          <w:bCs/>
          <w:rtl/>
        </w:rPr>
      </w:pPr>
    </w:p>
    <w:p w14:paraId="1BB2B06E" w14:textId="77777777" w:rsidR="00000000" w:rsidRDefault="007C71EE">
      <w:pPr>
        <w:pStyle w:val="a"/>
        <w:jc w:val="center"/>
        <w:rPr>
          <w:rFonts w:hint="cs"/>
          <w:rtl/>
        </w:rPr>
      </w:pPr>
      <w:r>
        <w:rPr>
          <w:rFonts w:hint="cs"/>
          <w:rtl/>
        </w:rPr>
        <w:t>ההסתייגות של חברת הכנסת קולט אביטל לסעיף 1 לא נתקבלה.</w:t>
      </w:r>
    </w:p>
    <w:p w14:paraId="31272A74" w14:textId="77777777" w:rsidR="00000000" w:rsidRDefault="007C71EE">
      <w:pPr>
        <w:pStyle w:val="a"/>
        <w:rPr>
          <w:rFonts w:hint="cs"/>
          <w:rtl/>
        </w:rPr>
      </w:pPr>
    </w:p>
    <w:p w14:paraId="46946A59" w14:textId="77777777" w:rsidR="00000000" w:rsidRDefault="007C71EE">
      <w:pPr>
        <w:pStyle w:val="ad"/>
        <w:rPr>
          <w:rtl/>
        </w:rPr>
      </w:pPr>
      <w:r>
        <w:rPr>
          <w:rtl/>
        </w:rPr>
        <w:t>היו</w:t>
      </w:r>
      <w:r>
        <w:rPr>
          <w:rtl/>
        </w:rPr>
        <w:t>"ר ראובן ריבלין:</w:t>
      </w:r>
    </w:p>
    <w:p w14:paraId="46C0B9BD" w14:textId="77777777" w:rsidR="00000000" w:rsidRDefault="007C71EE">
      <w:pPr>
        <w:pStyle w:val="a"/>
        <w:rPr>
          <w:rFonts w:hint="cs"/>
          <w:rtl/>
        </w:rPr>
      </w:pPr>
    </w:p>
    <w:p w14:paraId="6AA26698" w14:textId="77777777" w:rsidR="00000000" w:rsidRDefault="007C71EE">
      <w:pPr>
        <w:pStyle w:val="a"/>
        <w:rPr>
          <w:rFonts w:hint="cs"/>
          <w:rtl/>
        </w:rPr>
      </w:pPr>
      <w:r>
        <w:rPr>
          <w:rFonts w:hint="cs"/>
          <w:rtl/>
        </w:rPr>
        <w:t>ההסתייגות לא נתקבלה.</w:t>
      </w:r>
    </w:p>
    <w:p w14:paraId="7346B460" w14:textId="77777777" w:rsidR="00000000" w:rsidRDefault="007C71EE">
      <w:pPr>
        <w:pStyle w:val="a"/>
        <w:rPr>
          <w:rFonts w:hint="cs"/>
          <w:rtl/>
        </w:rPr>
      </w:pPr>
    </w:p>
    <w:p w14:paraId="7A82BAF0" w14:textId="77777777" w:rsidR="00000000" w:rsidRDefault="007C71EE">
      <w:pPr>
        <w:pStyle w:val="a"/>
        <w:rPr>
          <w:rFonts w:hint="cs"/>
          <w:rtl/>
        </w:rPr>
      </w:pPr>
      <w:r>
        <w:rPr>
          <w:rFonts w:hint="cs"/>
          <w:rtl/>
        </w:rPr>
        <w:t>הצעת חבר הכנסת שמחון - מי בעד? מי נגד?</w:t>
      </w:r>
    </w:p>
    <w:p w14:paraId="044A70F8" w14:textId="77777777" w:rsidR="00000000" w:rsidRDefault="007C71EE">
      <w:pPr>
        <w:pStyle w:val="a"/>
        <w:rPr>
          <w:rFonts w:hint="cs"/>
          <w:rtl/>
        </w:rPr>
      </w:pPr>
    </w:p>
    <w:p w14:paraId="36DC7D3C" w14:textId="77777777" w:rsidR="00000000" w:rsidRDefault="007C71EE">
      <w:pPr>
        <w:pStyle w:val="a"/>
        <w:jc w:val="center"/>
        <w:rPr>
          <w:rFonts w:hint="cs"/>
          <w:b/>
          <w:bCs/>
          <w:rtl/>
        </w:rPr>
      </w:pPr>
      <w:r>
        <w:rPr>
          <w:rFonts w:hint="cs"/>
          <w:b/>
          <w:bCs/>
          <w:rtl/>
        </w:rPr>
        <w:t>הצבעה</w:t>
      </w:r>
    </w:p>
    <w:p w14:paraId="43BD47E7" w14:textId="77777777" w:rsidR="00000000" w:rsidRDefault="007C71EE">
      <w:pPr>
        <w:pStyle w:val="a"/>
        <w:jc w:val="center"/>
        <w:rPr>
          <w:rFonts w:hint="cs"/>
          <w:b/>
          <w:bCs/>
          <w:rtl/>
        </w:rPr>
      </w:pPr>
    </w:p>
    <w:p w14:paraId="4F7C5257" w14:textId="77777777" w:rsidR="00000000" w:rsidRDefault="007C71EE">
      <w:pPr>
        <w:pStyle w:val="a"/>
        <w:jc w:val="center"/>
        <w:rPr>
          <w:rFonts w:hint="cs"/>
          <w:rtl/>
        </w:rPr>
      </w:pPr>
      <w:r>
        <w:rPr>
          <w:rFonts w:hint="cs"/>
          <w:rtl/>
        </w:rPr>
        <w:t>ההסתייגות של חבר הכנסת שלום שמחון לסעיף 1 לא נתקבלה.</w:t>
      </w:r>
    </w:p>
    <w:p w14:paraId="6F6FC33F" w14:textId="77777777" w:rsidR="00000000" w:rsidRDefault="007C71EE">
      <w:pPr>
        <w:pStyle w:val="a"/>
        <w:rPr>
          <w:rtl/>
        </w:rPr>
      </w:pPr>
    </w:p>
    <w:p w14:paraId="2DA23A74" w14:textId="77777777" w:rsidR="00000000" w:rsidRDefault="007C71EE">
      <w:pPr>
        <w:pStyle w:val="a"/>
        <w:rPr>
          <w:rFonts w:hint="cs"/>
          <w:rtl/>
        </w:rPr>
      </w:pPr>
    </w:p>
    <w:p w14:paraId="43A943A4" w14:textId="77777777" w:rsidR="00000000" w:rsidRDefault="007C71EE">
      <w:pPr>
        <w:pStyle w:val="ad"/>
        <w:rPr>
          <w:rtl/>
        </w:rPr>
      </w:pPr>
      <w:r>
        <w:rPr>
          <w:rtl/>
        </w:rPr>
        <w:t>היו"ר ראובן ריבלין:</w:t>
      </w:r>
    </w:p>
    <w:p w14:paraId="4F94B9B4" w14:textId="77777777" w:rsidR="00000000" w:rsidRDefault="007C71EE">
      <w:pPr>
        <w:pStyle w:val="a"/>
        <w:rPr>
          <w:rtl/>
        </w:rPr>
      </w:pPr>
    </w:p>
    <w:p w14:paraId="17A5010A" w14:textId="77777777" w:rsidR="00000000" w:rsidRDefault="007C71EE">
      <w:pPr>
        <w:pStyle w:val="a"/>
        <w:rPr>
          <w:rFonts w:hint="cs"/>
          <w:rtl/>
        </w:rPr>
      </w:pPr>
      <w:r>
        <w:rPr>
          <w:rFonts w:hint="cs"/>
          <w:rtl/>
        </w:rPr>
        <w:t>הסתייגות חבר הכנסת שמחון לא נתקבלה.</w:t>
      </w:r>
    </w:p>
    <w:p w14:paraId="30259D86" w14:textId="77777777" w:rsidR="00000000" w:rsidRDefault="007C71EE">
      <w:pPr>
        <w:pStyle w:val="a"/>
        <w:rPr>
          <w:rFonts w:hint="cs"/>
          <w:rtl/>
        </w:rPr>
      </w:pPr>
    </w:p>
    <w:p w14:paraId="2E18DCB2" w14:textId="77777777" w:rsidR="00000000" w:rsidRDefault="007C71EE">
      <w:pPr>
        <w:pStyle w:val="a"/>
        <w:rPr>
          <w:rFonts w:hint="cs"/>
          <w:rtl/>
        </w:rPr>
      </w:pPr>
      <w:r>
        <w:rPr>
          <w:rFonts w:hint="cs"/>
          <w:rtl/>
        </w:rPr>
        <w:t>הסתייגות חברת הכנסת אורית נוקד - מי בעד? מי נגד?</w:t>
      </w:r>
    </w:p>
    <w:p w14:paraId="0AD7694A" w14:textId="77777777" w:rsidR="00000000" w:rsidRDefault="007C71EE">
      <w:pPr>
        <w:pStyle w:val="a"/>
        <w:rPr>
          <w:rFonts w:hint="cs"/>
          <w:rtl/>
        </w:rPr>
      </w:pPr>
    </w:p>
    <w:p w14:paraId="04EF0072" w14:textId="77777777" w:rsidR="00000000" w:rsidRDefault="007C71EE">
      <w:pPr>
        <w:pStyle w:val="a"/>
        <w:jc w:val="center"/>
        <w:rPr>
          <w:rFonts w:hint="cs"/>
          <w:b/>
          <w:bCs/>
          <w:rtl/>
        </w:rPr>
      </w:pPr>
      <w:r>
        <w:rPr>
          <w:rFonts w:hint="cs"/>
          <w:b/>
          <w:bCs/>
          <w:rtl/>
        </w:rPr>
        <w:t>הצבעה</w:t>
      </w:r>
    </w:p>
    <w:p w14:paraId="5FF0D09B" w14:textId="77777777" w:rsidR="00000000" w:rsidRDefault="007C71EE">
      <w:pPr>
        <w:pStyle w:val="a"/>
        <w:jc w:val="center"/>
        <w:rPr>
          <w:rFonts w:hint="cs"/>
          <w:b/>
          <w:bCs/>
          <w:rtl/>
        </w:rPr>
      </w:pPr>
    </w:p>
    <w:p w14:paraId="347FB72E" w14:textId="77777777" w:rsidR="00000000" w:rsidRDefault="007C71EE">
      <w:pPr>
        <w:pStyle w:val="a"/>
        <w:jc w:val="center"/>
        <w:rPr>
          <w:rFonts w:hint="cs"/>
          <w:rtl/>
        </w:rPr>
      </w:pPr>
      <w:r>
        <w:rPr>
          <w:rFonts w:hint="cs"/>
          <w:rtl/>
        </w:rPr>
        <w:t>ההסתייגות של חברת הכנסת אורית נוקד לסעיף 1 לא נתקבלה.</w:t>
      </w:r>
    </w:p>
    <w:p w14:paraId="22A336A1" w14:textId="77777777" w:rsidR="00000000" w:rsidRDefault="007C71EE">
      <w:pPr>
        <w:pStyle w:val="a"/>
        <w:rPr>
          <w:rFonts w:hint="cs"/>
          <w:rtl/>
        </w:rPr>
      </w:pPr>
    </w:p>
    <w:p w14:paraId="6A738CF0" w14:textId="77777777" w:rsidR="00000000" w:rsidRDefault="007C71EE">
      <w:pPr>
        <w:pStyle w:val="ad"/>
        <w:rPr>
          <w:rtl/>
        </w:rPr>
      </w:pPr>
      <w:r>
        <w:rPr>
          <w:rtl/>
        </w:rPr>
        <w:t>היו"ר ראובן ריבלין:</w:t>
      </w:r>
    </w:p>
    <w:p w14:paraId="6DF2B3D8" w14:textId="77777777" w:rsidR="00000000" w:rsidRDefault="007C71EE">
      <w:pPr>
        <w:pStyle w:val="a"/>
        <w:rPr>
          <w:rtl/>
        </w:rPr>
      </w:pPr>
    </w:p>
    <w:p w14:paraId="12EA4B73" w14:textId="77777777" w:rsidR="00000000" w:rsidRDefault="007C71EE">
      <w:pPr>
        <w:pStyle w:val="a"/>
        <w:rPr>
          <w:rFonts w:hint="cs"/>
          <w:rtl/>
        </w:rPr>
      </w:pPr>
      <w:r>
        <w:rPr>
          <w:rFonts w:hint="cs"/>
          <w:rtl/>
        </w:rPr>
        <w:t>הצעת חברת הכנסת נוקד לא נתקבלה.</w:t>
      </w:r>
    </w:p>
    <w:p w14:paraId="415D367F" w14:textId="77777777" w:rsidR="00000000" w:rsidRDefault="007C71EE">
      <w:pPr>
        <w:pStyle w:val="a"/>
        <w:rPr>
          <w:rFonts w:hint="cs"/>
          <w:rtl/>
        </w:rPr>
      </w:pPr>
    </w:p>
    <w:p w14:paraId="30007710" w14:textId="77777777" w:rsidR="00000000" w:rsidRDefault="007C71EE">
      <w:pPr>
        <w:pStyle w:val="a"/>
        <w:rPr>
          <w:rFonts w:hint="cs"/>
          <w:rtl/>
        </w:rPr>
      </w:pPr>
      <w:r>
        <w:rPr>
          <w:rFonts w:hint="cs"/>
          <w:rtl/>
        </w:rPr>
        <w:t>הצעת חבר הכנסת בן-מנחם - מי בעד? מי נגד? תודה.</w:t>
      </w:r>
    </w:p>
    <w:p w14:paraId="1CE45AE2" w14:textId="77777777" w:rsidR="00000000" w:rsidRDefault="007C71EE">
      <w:pPr>
        <w:pStyle w:val="a"/>
        <w:rPr>
          <w:rFonts w:hint="cs"/>
          <w:rtl/>
        </w:rPr>
      </w:pPr>
    </w:p>
    <w:p w14:paraId="7F7F612C" w14:textId="77777777" w:rsidR="00000000" w:rsidRDefault="007C71EE">
      <w:pPr>
        <w:pStyle w:val="a"/>
        <w:jc w:val="center"/>
        <w:rPr>
          <w:rFonts w:hint="cs"/>
          <w:b/>
          <w:bCs/>
          <w:rtl/>
        </w:rPr>
      </w:pPr>
      <w:r>
        <w:rPr>
          <w:rFonts w:hint="cs"/>
          <w:b/>
          <w:bCs/>
          <w:rtl/>
        </w:rPr>
        <w:t>הצבעה</w:t>
      </w:r>
    </w:p>
    <w:p w14:paraId="54BFC35A" w14:textId="77777777" w:rsidR="00000000" w:rsidRDefault="007C71EE">
      <w:pPr>
        <w:pStyle w:val="a"/>
        <w:jc w:val="center"/>
        <w:rPr>
          <w:rFonts w:hint="cs"/>
          <w:b/>
          <w:bCs/>
          <w:rtl/>
        </w:rPr>
      </w:pPr>
    </w:p>
    <w:p w14:paraId="5BB642F6" w14:textId="77777777" w:rsidR="00000000" w:rsidRDefault="007C71EE">
      <w:pPr>
        <w:pStyle w:val="a"/>
        <w:jc w:val="center"/>
        <w:rPr>
          <w:rFonts w:hint="cs"/>
          <w:rtl/>
        </w:rPr>
      </w:pPr>
      <w:r>
        <w:rPr>
          <w:rFonts w:hint="cs"/>
          <w:rtl/>
        </w:rPr>
        <w:t>ההסתייגות של חבר הכנסת אלי בן-מנחם לסעיף 1 לא נתקבלה.</w:t>
      </w:r>
    </w:p>
    <w:p w14:paraId="7A33CD73" w14:textId="77777777" w:rsidR="00000000" w:rsidRDefault="007C71EE">
      <w:pPr>
        <w:pStyle w:val="a"/>
        <w:rPr>
          <w:rFonts w:hint="cs"/>
          <w:rtl/>
        </w:rPr>
      </w:pPr>
    </w:p>
    <w:p w14:paraId="305DBF2C" w14:textId="77777777" w:rsidR="00000000" w:rsidRDefault="007C71EE">
      <w:pPr>
        <w:pStyle w:val="ad"/>
        <w:rPr>
          <w:rtl/>
        </w:rPr>
      </w:pPr>
      <w:r>
        <w:rPr>
          <w:rtl/>
        </w:rPr>
        <w:t>היו"ר ראובן ריבלין:</w:t>
      </w:r>
    </w:p>
    <w:p w14:paraId="177BC158" w14:textId="77777777" w:rsidR="00000000" w:rsidRDefault="007C71EE">
      <w:pPr>
        <w:pStyle w:val="a"/>
        <w:rPr>
          <w:rtl/>
        </w:rPr>
      </w:pPr>
    </w:p>
    <w:p w14:paraId="01B515F4" w14:textId="77777777" w:rsidR="00000000" w:rsidRDefault="007C71EE">
      <w:pPr>
        <w:pStyle w:val="a"/>
        <w:rPr>
          <w:rFonts w:hint="cs"/>
          <w:rtl/>
        </w:rPr>
      </w:pPr>
      <w:r>
        <w:rPr>
          <w:rFonts w:hint="cs"/>
          <w:rtl/>
        </w:rPr>
        <w:t>הסתייגות חבר הכ</w:t>
      </w:r>
      <w:r>
        <w:rPr>
          <w:rFonts w:hint="cs"/>
          <w:rtl/>
        </w:rPr>
        <w:t>נסת בן-מנחם לא נתקבלה.</w:t>
      </w:r>
    </w:p>
    <w:p w14:paraId="1B17E1F9" w14:textId="77777777" w:rsidR="00000000" w:rsidRDefault="007C71EE">
      <w:pPr>
        <w:pStyle w:val="a"/>
        <w:rPr>
          <w:rFonts w:hint="cs"/>
          <w:rtl/>
        </w:rPr>
      </w:pPr>
    </w:p>
    <w:p w14:paraId="7E44C700" w14:textId="77777777" w:rsidR="00000000" w:rsidRDefault="007C71EE">
      <w:pPr>
        <w:pStyle w:val="a"/>
        <w:rPr>
          <w:rFonts w:hint="cs"/>
          <w:rtl/>
        </w:rPr>
      </w:pPr>
      <w:r>
        <w:rPr>
          <w:rFonts w:hint="cs"/>
          <w:rtl/>
        </w:rPr>
        <w:t>הצעת חבר הכנסת אלי ישי - הוא לא נוכח.</w:t>
      </w:r>
    </w:p>
    <w:p w14:paraId="2F934F06" w14:textId="77777777" w:rsidR="00000000" w:rsidRDefault="007C71EE">
      <w:pPr>
        <w:pStyle w:val="a"/>
        <w:rPr>
          <w:rFonts w:hint="cs"/>
          <w:rtl/>
        </w:rPr>
      </w:pPr>
    </w:p>
    <w:p w14:paraId="414B751E" w14:textId="77777777" w:rsidR="00000000" w:rsidRDefault="007C71EE">
      <w:pPr>
        <w:pStyle w:val="ac"/>
        <w:rPr>
          <w:rtl/>
        </w:rPr>
      </w:pPr>
      <w:r>
        <w:rPr>
          <w:rFonts w:hint="eastAsia"/>
          <w:rtl/>
        </w:rPr>
        <w:t>דוד</w:t>
      </w:r>
      <w:r>
        <w:rPr>
          <w:rtl/>
        </w:rPr>
        <w:t xml:space="preserve"> טל (עם אחד):</w:t>
      </w:r>
    </w:p>
    <w:p w14:paraId="06D8D4DF" w14:textId="77777777" w:rsidR="00000000" w:rsidRDefault="007C71EE">
      <w:pPr>
        <w:pStyle w:val="a"/>
        <w:rPr>
          <w:rFonts w:hint="cs"/>
          <w:rtl/>
        </w:rPr>
      </w:pPr>
    </w:p>
    <w:p w14:paraId="476B21BD" w14:textId="77777777" w:rsidR="00000000" w:rsidRDefault="007C71EE">
      <w:pPr>
        <w:pStyle w:val="a"/>
        <w:rPr>
          <w:rFonts w:hint="cs"/>
          <w:rtl/>
        </w:rPr>
      </w:pPr>
      <w:r>
        <w:rPr>
          <w:rFonts w:hint="cs"/>
          <w:rtl/>
        </w:rPr>
        <w:t>הוא נוכח.</w:t>
      </w:r>
    </w:p>
    <w:p w14:paraId="73FA285F" w14:textId="77777777" w:rsidR="00000000" w:rsidRDefault="007C71EE">
      <w:pPr>
        <w:pStyle w:val="a"/>
        <w:rPr>
          <w:rFonts w:hint="cs"/>
          <w:rtl/>
        </w:rPr>
      </w:pPr>
    </w:p>
    <w:p w14:paraId="5EEBC71C" w14:textId="77777777" w:rsidR="00000000" w:rsidRDefault="007C71EE">
      <w:pPr>
        <w:pStyle w:val="ad"/>
        <w:rPr>
          <w:rtl/>
        </w:rPr>
      </w:pPr>
      <w:r>
        <w:rPr>
          <w:rtl/>
        </w:rPr>
        <w:t>היו"ר ראובן ריבלין:</w:t>
      </w:r>
    </w:p>
    <w:p w14:paraId="16426E17" w14:textId="77777777" w:rsidR="00000000" w:rsidRDefault="007C71EE">
      <w:pPr>
        <w:pStyle w:val="a"/>
        <w:rPr>
          <w:rtl/>
        </w:rPr>
      </w:pPr>
    </w:p>
    <w:p w14:paraId="0D8637EF" w14:textId="77777777" w:rsidR="00000000" w:rsidRDefault="007C71EE">
      <w:pPr>
        <w:pStyle w:val="a"/>
        <w:rPr>
          <w:rFonts w:hint="cs"/>
          <w:rtl/>
        </w:rPr>
      </w:pPr>
      <w:r>
        <w:rPr>
          <w:rFonts w:hint="cs"/>
          <w:rtl/>
        </w:rPr>
        <w:t>סליחה. רבותי, אני מסתכל למזרח כאשר אני מדבר על אלי ישי.</w:t>
      </w:r>
    </w:p>
    <w:p w14:paraId="711C7B8D" w14:textId="77777777" w:rsidR="00000000" w:rsidRDefault="007C71EE">
      <w:pPr>
        <w:pStyle w:val="a"/>
        <w:rPr>
          <w:rFonts w:hint="cs"/>
          <w:rtl/>
        </w:rPr>
      </w:pPr>
    </w:p>
    <w:p w14:paraId="6CBCC51C" w14:textId="77777777" w:rsidR="00000000" w:rsidRDefault="007C71EE">
      <w:pPr>
        <w:pStyle w:val="ac"/>
        <w:rPr>
          <w:rtl/>
        </w:rPr>
      </w:pPr>
      <w:r>
        <w:rPr>
          <w:rFonts w:hint="eastAsia"/>
          <w:rtl/>
        </w:rPr>
        <w:t>דוד</w:t>
      </w:r>
      <w:r>
        <w:rPr>
          <w:rtl/>
        </w:rPr>
        <w:t xml:space="preserve"> טל (עם אחד):</w:t>
      </w:r>
    </w:p>
    <w:p w14:paraId="20E2AACD" w14:textId="77777777" w:rsidR="00000000" w:rsidRDefault="007C71EE">
      <w:pPr>
        <w:pStyle w:val="a"/>
        <w:rPr>
          <w:rFonts w:hint="cs"/>
          <w:rtl/>
        </w:rPr>
      </w:pPr>
    </w:p>
    <w:p w14:paraId="32BF360B" w14:textId="77777777" w:rsidR="00000000" w:rsidRDefault="007C71EE">
      <w:pPr>
        <w:pStyle w:val="a"/>
        <w:rPr>
          <w:rFonts w:hint="cs"/>
          <w:rtl/>
        </w:rPr>
      </w:pPr>
      <w:r>
        <w:rPr>
          <w:rFonts w:hint="cs"/>
          <w:rtl/>
        </w:rPr>
        <w:t>- - - להתעלם מאנשים שיושבים פה: מאיתן כבל, מאלי ישי. - - -</w:t>
      </w:r>
    </w:p>
    <w:p w14:paraId="6C8906FB" w14:textId="77777777" w:rsidR="00000000" w:rsidRDefault="007C71EE">
      <w:pPr>
        <w:pStyle w:val="a"/>
        <w:rPr>
          <w:rtl/>
        </w:rPr>
      </w:pPr>
    </w:p>
    <w:p w14:paraId="5FDDB3DB" w14:textId="77777777" w:rsidR="00000000" w:rsidRDefault="007C71EE">
      <w:pPr>
        <w:pStyle w:val="a"/>
        <w:rPr>
          <w:rFonts w:hint="cs"/>
          <w:rtl/>
        </w:rPr>
      </w:pPr>
    </w:p>
    <w:p w14:paraId="5749CF52" w14:textId="77777777" w:rsidR="00000000" w:rsidRDefault="007C71EE">
      <w:pPr>
        <w:pStyle w:val="ad"/>
        <w:rPr>
          <w:rtl/>
        </w:rPr>
      </w:pPr>
      <w:r>
        <w:rPr>
          <w:rtl/>
        </w:rPr>
        <w:t>היו"ר ר</w:t>
      </w:r>
      <w:r>
        <w:rPr>
          <w:rtl/>
        </w:rPr>
        <w:t>אובן ריבלין:</w:t>
      </w:r>
    </w:p>
    <w:p w14:paraId="45A352CF" w14:textId="77777777" w:rsidR="00000000" w:rsidRDefault="007C71EE">
      <w:pPr>
        <w:pStyle w:val="a"/>
        <w:rPr>
          <w:rtl/>
        </w:rPr>
      </w:pPr>
    </w:p>
    <w:p w14:paraId="25AC96C2" w14:textId="77777777" w:rsidR="00000000" w:rsidRDefault="007C71EE">
      <w:pPr>
        <w:pStyle w:val="a"/>
        <w:rPr>
          <w:rFonts w:hint="cs"/>
          <w:rtl/>
        </w:rPr>
      </w:pPr>
      <w:r>
        <w:rPr>
          <w:rFonts w:hint="cs"/>
          <w:rtl/>
        </w:rPr>
        <w:t>האם אדוני מאשים אותי בכך שאני מתעלם מחברי?</w:t>
      </w:r>
    </w:p>
    <w:p w14:paraId="692055DC" w14:textId="77777777" w:rsidR="00000000" w:rsidRDefault="007C71EE">
      <w:pPr>
        <w:pStyle w:val="a"/>
        <w:rPr>
          <w:rFonts w:hint="cs"/>
          <w:rtl/>
        </w:rPr>
      </w:pPr>
    </w:p>
    <w:p w14:paraId="188ABA68" w14:textId="77777777" w:rsidR="00000000" w:rsidRDefault="007C71EE">
      <w:pPr>
        <w:pStyle w:val="ac"/>
        <w:rPr>
          <w:rtl/>
        </w:rPr>
      </w:pPr>
      <w:r>
        <w:rPr>
          <w:rFonts w:hint="eastAsia"/>
          <w:rtl/>
        </w:rPr>
        <w:t>דוד</w:t>
      </w:r>
      <w:r>
        <w:rPr>
          <w:rtl/>
        </w:rPr>
        <w:t xml:space="preserve"> טל (עם אחד):</w:t>
      </w:r>
    </w:p>
    <w:p w14:paraId="1D1DE753" w14:textId="77777777" w:rsidR="00000000" w:rsidRDefault="007C71EE">
      <w:pPr>
        <w:pStyle w:val="a"/>
        <w:rPr>
          <w:rFonts w:hint="cs"/>
          <w:rtl/>
        </w:rPr>
      </w:pPr>
    </w:p>
    <w:p w14:paraId="1F400FD4" w14:textId="77777777" w:rsidR="00000000" w:rsidRDefault="007C71EE">
      <w:pPr>
        <w:pStyle w:val="a"/>
        <w:rPr>
          <w:rFonts w:hint="cs"/>
          <w:rtl/>
        </w:rPr>
      </w:pPr>
      <w:r>
        <w:rPr>
          <w:rFonts w:hint="cs"/>
          <w:rtl/>
        </w:rPr>
        <w:t>אדוני לא מתעלם מחבריו.</w:t>
      </w:r>
    </w:p>
    <w:p w14:paraId="77AC0616" w14:textId="77777777" w:rsidR="00000000" w:rsidRDefault="007C71EE">
      <w:pPr>
        <w:pStyle w:val="a"/>
        <w:rPr>
          <w:rFonts w:hint="cs"/>
          <w:rtl/>
        </w:rPr>
      </w:pPr>
    </w:p>
    <w:p w14:paraId="1D728489" w14:textId="77777777" w:rsidR="00000000" w:rsidRDefault="007C71EE">
      <w:pPr>
        <w:pStyle w:val="ad"/>
        <w:rPr>
          <w:rtl/>
        </w:rPr>
      </w:pPr>
      <w:r>
        <w:rPr>
          <w:rtl/>
        </w:rPr>
        <w:t>היו"ר ראובן ריבלין:</w:t>
      </w:r>
    </w:p>
    <w:p w14:paraId="4D535010" w14:textId="77777777" w:rsidR="00000000" w:rsidRDefault="007C71EE">
      <w:pPr>
        <w:pStyle w:val="a"/>
        <w:rPr>
          <w:rtl/>
        </w:rPr>
      </w:pPr>
    </w:p>
    <w:p w14:paraId="10335CEB" w14:textId="77777777" w:rsidR="00000000" w:rsidRDefault="007C71EE">
      <w:pPr>
        <w:pStyle w:val="a"/>
        <w:rPr>
          <w:rFonts w:hint="cs"/>
          <w:rtl/>
        </w:rPr>
      </w:pPr>
      <w:r>
        <w:rPr>
          <w:rFonts w:hint="cs"/>
          <w:rtl/>
        </w:rPr>
        <w:t>הסתייגות חבר הכנסת אלי ישי - מי בעד? מי נגד? תודה.</w:t>
      </w:r>
    </w:p>
    <w:p w14:paraId="1D805474" w14:textId="77777777" w:rsidR="00000000" w:rsidRDefault="007C71EE">
      <w:pPr>
        <w:pStyle w:val="a"/>
        <w:rPr>
          <w:rFonts w:hint="cs"/>
          <w:rtl/>
        </w:rPr>
      </w:pPr>
    </w:p>
    <w:p w14:paraId="5F3498A4" w14:textId="77777777" w:rsidR="00000000" w:rsidRDefault="007C71EE">
      <w:pPr>
        <w:pStyle w:val="a"/>
        <w:jc w:val="center"/>
        <w:rPr>
          <w:rFonts w:hint="cs"/>
          <w:b/>
          <w:bCs/>
          <w:rtl/>
        </w:rPr>
      </w:pPr>
      <w:r>
        <w:rPr>
          <w:rFonts w:hint="cs"/>
          <w:b/>
          <w:bCs/>
          <w:rtl/>
        </w:rPr>
        <w:t>הצבעה</w:t>
      </w:r>
    </w:p>
    <w:p w14:paraId="7FD0B5BF" w14:textId="77777777" w:rsidR="00000000" w:rsidRDefault="007C71EE">
      <w:pPr>
        <w:pStyle w:val="a"/>
        <w:jc w:val="center"/>
        <w:rPr>
          <w:rFonts w:hint="cs"/>
          <w:b/>
          <w:bCs/>
          <w:rtl/>
        </w:rPr>
      </w:pPr>
    </w:p>
    <w:p w14:paraId="04D96F5B" w14:textId="77777777" w:rsidR="00000000" w:rsidRDefault="007C71EE">
      <w:pPr>
        <w:pStyle w:val="a"/>
        <w:jc w:val="center"/>
        <w:rPr>
          <w:rFonts w:hint="cs"/>
          <w:rtl/>
        </w:rPr>
      </w:pPr>
      <w:r>
        <w:rPr>
          <w:rFonts w:hint="cs"/>
          <w:rtl/>
        </w:rPr>
        <w:t>ההסתייגות של חבר הכנסת אליהו ישי לסעיף 1 לא נתקבלה.</w:t>
      </w:r>
    </w:p>
    <w:p w14:paraId="2491990D" w14:textId="77777777" w:rsidR="00000000" w:rsidRDefault="007C71EE">
      <w:pPr>
        <w:pStyle w:val="a"/>
        <w:rPr>
          <w:rFonts w:hint="cs"/>
          <w:rtl/>
        </w:rPr>
      </w:pPr>
    </w:p>
    <w:p w14:paraId="00A95AE6" w14:textId="77777777" w:rsidR="00000000" w:rsidRDefault="007C71EE">
      <w:pPr>
        <w:pStyle w:val="ac"/>
        <w:rPr>
          <w:rtl/>
        </w:rPr>
      </w:pPr>
      <w:r>
        <w:rPr>
          <w:rFonts w:hint="eastAsia"/>
          <w:rtl/>
        </w:rPr>
        <w:t>דליה</w:t>
      </w:r>
      <w:r>
        <w:rPr>
          <w:rtl/>
        </w:rPr>
        <w:t xml:space="preserve"> איציק (העבודה-מימד</w:t>
      </w:r>
      <w:r>
        <w:rPr>
          <w:rtl/>
        </w:rPr>
        <w:t>):</w:t>
      </w:r>
    </w:p>
    <w:p w14:paraId="7C10CE7E" w14:textId="77777777" w:rsidR="00000000" w:rsidRDefault="007C71EE">
      <w:pPr>
        <w:pStyle w:val="a"/>
        <w:rPr>
          <w:rFonts w:hint="cs"/>
          <w:rtl/>
        </w:rPr>
      </w:pPr>
    </w:p>
    <w:p w14:paraId="2BCEA6AC" w14:textId="77777777" w:rsidR="00000000" w:rsidRDefault="007C71EE">
      <w:pPr>
        <w:pStyle w:val="a"/>
        <w:rPr>
          <w:rFonts w:hint="cs"/>
          <w:rtl/>
        </w:rPr>
      </w:pPr>
      <w:r>
        <w:rPr>
          <w:rFonts w:hint="cs"/>
          <w:rtl/>
        </w:rPr>
        <w:t>יש רוב.</w:t>
      </w:r>
    </w:p>
    <w:p w14:paraId="31DCCCE8" w14:textId="77777777" w:rsidR="00000000" w:rsidRDefault="007C71EE">
      <w:pPr>
        <w:pStyle w:val="a"/>
        <w:rPr>
          <w:rFonts w:hint="cs"/>
          <w:rtl/>
        </w:rPr>
      </w:pPr>
    </w:p>
    <w:p w14:paraId="7EADB180" w14:textId="77777777" w:rsidR="00000000" w:rsidRDefault="007C71EE">
      <w:pPr>
        <w:pStyle w:val="ad"/>
        <w:rPr>
          <w:rtl/>
        </w:rPr>
      </w:pPr>
      <w:r>
        <w:rPr>
          <w:rtl/>
        </w:rPr>
        <w:t>היו"ר ראובן ריבלין:</w:t>
      </w:r>
    </w:p>
    <w:p w14:paraId="687F77CE" w14:textId="77777777" w:rsidR="00000000" w:rsidRDefault="007C71EE">
      <w:pPr>
        <w:pStyle w:val="a"/>
        <w:rPr>
          <w:rtl/>
        </w:rPr>
      </w:pPr>
    </w:p>
    <w:p w14:paraId="7D2400DC" w14:textId="77777777" w:rsidR="00000000" w:rsidRDefault="007C71EE">
      <w:pPr>
        <w:pStyle w:val="a"/>
        <w:rPr>
          <w:rFonts w:hint="cs"/>
          <w:rtl/>
        </w:rPr>
      </w:pPr>
      <w:r>
        <w:rPr>
          <w:rFonts w:hint="cs"/>
          <w:rtl/>
        </w:rPr>
        <w:t>לא נתקבלה הצעת חבר הכנסת אלי ישי.</w:t>
      </w:r>
    </w:p>
    <w:p w14:paraId="6941EEC2" w14:textId="77777777" w:rsidR="00000000" w:rsidRDefault="007C71EE">
      <w:pPr>
        <w:pStyle w:val="a"/>
        <w:rPr>
          <w:rFonts w:hint="cs"/>
          <w:rtl/>
        </w:rPr>
      </w:pPr>
    </w:p>
    <w:p w14:paraId="2171659D" w14:textId="77777777" w:rsidR="00000000" w:rsidRDefault="007C71EE">
      <w:pPr>
        <w:pStyle w:val="a"/>
        <w:rPr>
          <w:rFonts w:hint="cs"/>
          <w:rtl/>
        </w:rPr>
      </w:pPr>
      <w:r>
        <w:rPr>
          <w:rFonts w:hint="cs"/>
          <w:rtl/>
        </w:rPr>
        <w:t>הצעת חבר הכנסת בניזרי - מי בעד? מי נגד? תודה.</w:t>
      </w:r>
    </w:p>
    <w:p w14:paraId="16540969" w14:textId="77777777" w:rsidR="00000000" w:rsidRDefault="007C71EE">
      <w:pPr>
        <w:pStyle w:val="a"/>
        <w:rPr>
          <w:rFonts w:hint="cs"/>
          <w:rtl/>
        </w:rPr>
      </w:pPr>
    </w:p>
    <w:p w14:paraId="30F9BEA9" w14:textId="77777777" w:rsidR="00000000" w:rsidRDefault="007C71EE">
      <w:pPr>
        <w:pStyle w:val="a"/>
        <w:jc w:val="center"/>
        <w:rPr>
          <w:rFonts w:hint="cs"/>
          <w:b/>
          <w:bCs/>
          <w:rtl/>
        </w:rPr>
      </w:pPr>
      <w:r>
        <w:rPr>
          <w:rFonts w:hint="cs"/>
          <w:b/>
          <w:bCs/>
          <w:rtl/>
        </w:rPr>
        <w:t>הצבעה</w:t>
      </w:r>
    </w:p>
    <w:p w14:paraId="7814381A" w14:textId="77777777" w:rsidR="00000000" w:rsidRDefault="007C71EE">
      <w:pPr>
        <w:pStyle w:val="a"/>
        <w:jc w:val="center"/>
        <w:rPr>
          <w:rFonts w:hint="cs"/>
          <w:b/>
          <w:bCs/>
          <w:rtl/>
        </w:rPr>
      </w:pPr>
    </w:p>
    <w:p w14:paraId="3AB92E10" w14:textId="77777777" w:rsidR="00000000" w:rsidRDefault="007C71EE">
      <w:pPr>
        <w:pStyle w:val="a"/>
        <w:jc w:val="center"/>
        <w:rPr>
          <w:rFonts w:hint="cs"/>
          <w:rtl/>
        </w:rPr>
      </w:pPr>
      <w:r>
        <w:rPr>
          <w:rFonts w:hint="cs"/>
          <w:rtl/>
        </w:rPr>
        <w:t>ההסתייגות של חבר הכנסת שלמה בניזרי לסעיף 1 לא נתקבלה.</w:t>
      </w:r>
    </w:p>
    <w:p w14:paraId="6D28F5F3" w14:textId="77777777" w:rsidR="00000000" w:rsidRDefault="007C71EE">
      <w:pPr>
        <w:pStyle w:val="a"/>
        <w:rPr>
          <w:rFonts w:hint="cs"/>
          <w:rtl/>
        </w:rPr>
      </w:pPr>
    </w:p>
    <w:p w14:paraId="577058D2" w14:textId="77777777" w:rsidR="00000000" w:rsidRDefault="007C71EE">
      <w:pPr>
        <w:pStyle w:val="ad"/>
        <w:rPr>
          <w:rtl/>
        </w:rPr>
      </w:pPr>
      <w:r>
        <w:rPr>
          <w:rtl/>
        </w:rPr>
        <w:t>היו"ר ראובן ריבלין:</w:t>
      </w:r>
    </w:p>
    <w:p w14:paraId="0C0C5FB6" w14:textId="77777777" w:rsidR="00000000" w:rsidRDefault="007C71EE">
      <w:pPr>
        <w:pStyle w:val="a"/>
        <w:rPr>
          <w:rtl/>
        </w:rPr>
      </w:pPr>
    </w:p>
    <w:p w14:paraId="51C0806A" w14:textId="77777777" w:rsidR="00000000" w:rsidRDefault="007C71EE">
      <w:pPr>
        <w:pStyle w:val="a"/>
        <w:rPr>
          <w:rFonts w:hint="cs"/>
          <w:rtl/>
        </w:rPr>
      </w:pPr>
      <w:r>
        <w:rPr>
          <w:rFonts w:hint="cs"/>
          <w:rtl/>
        </w:rPr>
        <w:t>הסתייגות חבר הכנסת בניזרי לא נתקבלה.</w:t>
      </w:r>
    </w:p>
    <w:p w14:paraId="610B3E4B" w14:textId="77777777" w:rsidR="00000000" w:rsidRDefault="007C71EE">
      <w:pPr>
        <w:pStyle w:val="a"/>
        <w:rPr>
          <w:rFonts w:hint="cs"/>
          <w:rtl/>
        </w:rPr>
      </w:pPr>
    </w:p>
    <w:p w14:paraId="0761B0A5" w14:textId="77777777" w:rsidR="00000000" w:rsidRDefault="007C71EE">
      <w:pPr>
        <w:pStyle w:val="a"/>
        <w:rPr>
          <w:rFonts w:hint="cs"/>
          <w:rtl/>
        </w:rPr>
      </w:pPr>
      <w:r>
        <w:rPr>
          <w:rFonts w:hint="cs"/>
          <w:rtl/>
        </w:rPr>
        <w:t>הצעת חבר הכנסת נסים</w:t>
      </w:r>
      <w:r>
        <w:rPr>
          <w:rFonts w:hint="cs"/>
          <w:rtl/>
        </w:rPr>
        <w:t xml:space="preserve"> דהן - מי בעד? מי נגד? מי נמנע? תודה.</w:t>
      </w:r>
    </w:p>
    <w:p w14:paraId="49C264E9" w14:textId="77777777" w:rsidR="00000000" w:rsidRDefault="007C71EE">
      <w:pPr>
        <w:pStyle w:val="a"/>
        <w:rPr>
          <w:rFonts w:hint="cs"/>
          <w:rtl/>
        </w:rPr>
      </w:pPr>
    </w:p>
    <w:p w14:paraId="41A6169C" w14:textId="77777777" w:rsidR="00000000" w:rsidRDefault="007C71EE">
      <w:pPr>
        <w:pStyle w:val="a"/>
        <w:rPr>
          <w:rFonts w:hint="cs"/>
          <w:rtl/>
        </w:rPr>
      </w:pPr>
    </w:p>
    <w:p w14:paraId="1BBE41F4" w14:textId="77777777" w:rsidR="00000000" w:rsidRDefault="007C71EE">
      <w:pPr>
        <w:pStyle w:val="a"/>
        <w:rPr>
          <w:rFonts w:hint="cs"/>
          <w:rtl/>
        </w:rPr>
      </w:pPr>
    </w:p>
    <w:p w14:paraId="6CF4FAF7" w14:textId="77777777" w:rsidR="00000000" w:rsidRDefault="007C71EE">
      <w:pPr>
        <w:pStyle w:val="a"/>
        <w:jc w:val="center"/>
        <w:rPr>
          <w:rFonts w:hint="cs"/>
          <w:b/>
          <w:bCs/>
          <w:rtl/>
        </w:rPr>
      </w:pPr>
      <w:r>
        <w:rPr>
          <w:rFonts w:hint="cs"/>
          <w:b/>
          <w:bCs/>
          <w:rtl/>
        </w:rPr>
        <w:t>הצבעה</w:t>
      </w:r>
    </w:p>
    <w:p w14:paraId="0D4CC0F5" w14:textId="77777777" w:rsidR="00000000" w:rsidRDefault="007C71EE">
      <w:pPr>
        <w:pStyle w:val="a"/>
        <w:jc w:val="center"/>
        <w:rPr>
          <w:rFonts w:hint="cs"/>
          <w:b/>
          <w:bCs/>
          <w:rtl/>
        </w:rPr>
      </w:pPr>
    </w:p>
    <w:p w14:paraId="549327C8" w14:textId="77777777" w:rsidR="00000000" w:rsidRDefault="007C71EE">
      <w:pPr>
        <w:pStyle w:val="a"/>
        <w:jc w:val="center"/>
        <w:rPr>
          <w:rFonts w:hint="cs"/>
          <w:rtl/>
        </w:rPr>
      </w:pPr>
      <w:r>
        <w:rPr>
          <w:rFonts w:hint="cs"/>
          <w:rtl/>
        </w:rPr>
        <w:t>ההסתייגות של חבר הכנסת נסים דהן לסעיף 1 לא נתקבלה.</w:t>
      </w:r>
    </w:p>
    <w:p w14:paraId="2C6A0703" w14:textId="77777777" w:rsidR="00000000" w:rsidRDefault="007C71EE">
      <w:pPr>
        <w:pStyle w:val="a"/>
        <w:rPr>
          <w:rFonts w:hint="cs"/>
          <w:rtl/>
        </w:rPr>
      </w:pPr>
    </w:p>
    <w:p w14:paraId="7A9BD262" w14:textId="77777777" w:rsidR="00000000" w:rsidRDefault="007C71EE">
      <w:pPr>
        <w:pStyle w:val="ad"/>
        <w:rPr>
          <w:rtl/>
        </w:rPr>
      </w:pPr>
      <w:r>
        <w:rPr>
          <w:rtl/>
        </w:rPr>
        <w:t>היו"ר ראובן ריבלין:</w:t>
      </w:r>
    </w:p>
    <w:p w14:paraId="46E2E0B4" w14:textId="77777777" w:rsidR="00000000" w:rsidRDefault="007C71EE">
      <w:pPr>
        <w:pStyle w:val="a"/>
        <w:rPr>
          <w:rtl/>
        </w:rPr>
      </w:pPr>
    </w:p>
    <w:p w14:paraId="08D330D6" w14:textId="77777777" w:rsidR="00000000" w:rsidRDefault="007C71EE">
      <w:pPr>
        <w:pStyle w:val="a"/>
        <w:rPr>
          <w:rFonts w:hint="cs"/>
          <w:rtl/>
        </w:rPr>
      </w:pPr>
      <w:r>
        <w:rPr>
          <w:rFonts w:hint="cs"/>
          <w:rtl/>
        </w:rPr>
        <w:t>לא נתקבלה.</w:t>
      </w:r>
    </w:p>
    <w:p w14:paraId="2905343F" w14:textId="77777777" w:rsidR="00000000" w:rsidRDefault="007C71EE">
      <w:pPr>
        <w:pStyle w:val="a"/>
        <w:rPr>
          <w:rFonts w:hint="cs"/>
          <w:rtl/>
        </w:rPr>
      </w:pPr>
    </w:p>
    <w:p w14:paraId="47B218B2" w14:textId="77777777" w:rsidR="00000000" w:rsidRDefault="007C71EE">
      <w:pPr>
        <w:pStyle w:val="ac"/>
        <w:rPr>
          <w:rtl/>
        </w:rPr>
      </w:pPr>
      <w:r>
        <w:rPr>
          <w:rFonts w:hint="eastAsia"/>
          <w:rtl/>
        </w:rPr>
        <w:t>אברהם</w:t>
      </w:r>
      <w:r>
        <w:rPr>
          <w:rtl/>
        </w:rPr>
        <w:t xml:space="preserve"> הירשזון (</w:t>
      </w:r>
      <w:r>
        <w:rPr>
          <w:rFonts w:hint="cs"/>
          <w:rtl/>
        </w:rPr>
        <w:t>יו"ר ועדת הכספים</w:t>
      </w:r>
      <w:r>
        <w:rPr>
          <w:rtl/>
        </w:rPr>
        <w:t>):</w:t>
      </w:r>
    </w:p>
    <w:p w14:paraId="166A4D44" w14:textId="77777777" w:rsidR="00000000" w:rsidRDefault="007C71EE">
      <w:pPr>
        <w:pStyle w:val="a"/>
        <w:rPr>
          <w:rFonts w:hint="cs"/>
          <w:rtl/>
        </w:rPr>
      </w:pPr>
    </w:p>
    <w:p w14:paraId="0722F310" w14:textId="77777777" w:rsidR="00000000" w:rsidRDefault="007C71EE">
      <w:pPr>
        <w:pStyle w:val="a"/>
        <w:rPr>
          <w:rFonts w:hint="cs"/>
          <w:rtl/>
        </w:rPr>
      </w:pPr>
      <w:r>
        <w:rPr>
          <w:rFonts w:hint="cs"/>
          <w:rtl/>
        </w:rPr>
        <w:t>אדוני היושב-ראש, מה עם חבר הכנסת הרצוג?</w:t>
      </w:r>
    </w:p>
    <w:p w14:paraId="62D3599E" w14:textId="77777777" w:rsidR="00000000" w:rsidRDefault="007C71EE">
      <w:pPr>
        <w:pStyle w:val="a"/>
        <w:rPr>
          <w:rFonts w:hint="cs"/>
          <w:rtl/>
        </w:rPr>
      </w:pPr>
    </w:p>
    <w:p w14:paraId="6121F410" w14:textId="77777777" w:rsidR="00000000" w:rsidRDefault="007C71EE">
      <w:pPr>
        <w:pStyle w:val="ad"/>
        <w:rPr>
          <w:rtl/>
        </w:rPr>
      </w:pPr>
      <w:r>
        <w:rPr>
          <w:rtl/>
        </w:rPr>
        <w:t>היו"ר ראובן ריבלין:</w:t>
      </w:r>
    </w:p>
    <w:p w14:paraId="6E9CF8B4" w14:textId="77777777" w:rsidR="00000000" w:rsidRDefault="007C71EE">
      <w:pPr>
        <w:pStyle w:val="a"/>
        <w:rPr>
          <w:rtl/>
        </w:rPr>
      </w:pPr>
    </w:p>
    <w:p w14:paraId="16FE0B01" w14:textId="77777777" w:rsidR="00000000" w:rsidRDefault="007C71EE">
      <w:pPr>
        <w:pStyle w:val="a"/>
        <w:rPr>
          <w:rtl/>
        </w:rPr>
      </w:pPr>
    </w:p>
    <w:p w14:paraId="2AF8D159" w14:textId="77777777" w:rsidR="00000000" w:rsidRDefault="007C71EE">
      <w:pPr>
        <w:pStyle w:val="a"/>
        <w:rPr>
          <w:rFonts w:hint="cs"/>
          <w:rtl/>
        </w:rPr>
      </w:pPr>
      <w:r>
        <w:rPr>
          <w:rFonts w:hint="cs"/>
          <w:rtl/>
        </w:rPr>
        <w:t xml:space="preserve">הצעת חבר הכנסת אמנון כהן </w:t>
      </w:r>
      <w:r>
        <w:rPr>
          <w:rFonts w:hint="cs"/>
          <w:rtl/>
        </w:rPr>
        <w:t>- מי בעד? מי נגד? מי נמנע?</w:t>
      </w:r>
    </w:p>
    <w:p w14:paraId="26840EB6" w14:textId="77777777" w:rsidR="00000000" w:rsidRDefault="007C71EE">
      <w:pPr>
        <w:pStyle w:val="a"/>
        <w:rPr>
          <w:rtl/>
        </w:rPr>
      </w:pPr>
    </w:p>
    <w:p w14:paraId="33352B9E" w14:textId="77777777" w:rsidR="00000000" w:rsidRDefault="007C71EE">
      <w:pPr>
        <w:pStyle w:val="a"/>
        <w:rPr>
          <w:rFonts w:hint="cs"/>
          <w:rtl/>
        </w:rPr>
      </w:pPr>
      <w:r>
        <w:rPr>
          <w:rFonts w:hint="cs"/>
          <w:rtl/>
        </w:rPr>
        <w:t>רבותי חברי הכנסת, לא ראיתי היטב, ואני רוצה להצביע. נא לשבת ולהצביע על הצעת נסים דהן בהצבעה אלקטרונית. נא להצביע.</w:t>
      </w:r>
    </w:p>
    <w:p w14:paraId="19D71B86" w14:textId="77777777" w:rsidR="00000000" w:rsidRDefault="007C71EE">
      <w:pPr>
        <w:pStyle w:val="a"/>
        <w:ind w:firstLine="0"/>
        <w:rPr>
          <w:rFonts w:hint="cs"/>
          <w:rtl/>
        </w:rPr>
      </w:pPr>
    </w:p>
    <w:p w14:paraId="6C47B653" w14:textId="77777777" w:rsidR="00000000" w:rsidRDefault="007C71EE">
      <w:pPr>
        <w:pStyle w:val="a7"/>
        <w:bidi/>
        <w:rPr>
          <w:rFonts w:hint="cs"/>
          <w:rtl/>
        </w:rPr>
      </w:pPr>
      <w:r>
        <w:rPr>
          <w:rFonts w:hint="cs"/>
          <w:rtl/>
        </w:rPr>
        <w:t>הצבעה מס' 10</w:t>
      </w:r>
    </w:p>
    <w:p w14:paraId="162A7568" w14:textId="77777777" w:rsidR="00000000" w:rsidRDefault="007C71EE">
      <w:pPr>
        <w:pStyle w:val="a"/>
        <w:ind w:firstLine="0"/>
        <w:rPr>
          <w:rFonts w:hint="cs"/>
          <w:rtl/>
        </w:rPr>
      </w:pPr>
    </w:p>
    <w:p w14:paraId="75E6D5F1" w14:textId="77777777" w:rsidR="00000000" w:rsidRDefault="007C71EE">
      <w:pPr>
        <w:pStyle w:val="a8"/>
        <w:bidi/>
        <w:rPr>
          <w:rFonts w:hint="cs"/>
          <w:rtl/>
        </w:rPr>
      </w:pPr>
      <w:r>
        <w:rPr>
          <w:rFonts w:hint="cs"/>
          <w:rtl/>
        </w:rPr>
        <w:t>בעד ההסתייגות - 43</w:t>
      </w:r>
    </w:p>
    <w:p w14:paraId="33AA837A" w14:textId="77777777" w:rsidR="00000000" w:rsidRDefault="007C71EE">
      <w:pPr>
        <w:pStyle w:val="a8"/>
        <w:bidi/>
        <w:rPr>
          <w:rFonts w:hint="cs"/>
          <w:rtl/>
        </w:rPr>
      </w:pPr>
      <w:r>
        <w:rPr>
          <w:rFonts w:hint="cs"/>
          <w:rtl/>
        </w:rPr>
        <w:t>נגד - 55</w:t>
      </w:r>
    </w:p>
    <w:p w14:paraId="2F829BCA" w14:textId="77777777" w:rsidR="00000000" w:rsidRDefault="007C71EE">
      <w:pPr>
        <w:pStyle w:val="a8"/>
        <w:bidi/>
        <w:rPr>
          <w:rFonts w:hint="cs"/>
          <w:rtl/>
        </w:rPr>
      </w:pPr>
      <w:r>
        <w:rPr>
          <w:rFonts w:hint="cs"/>
          <w:rtl/>
        </w:rPr>
        <w:t>נמנעים - אין</w:t>
      </w:r>
    </w:p>
    <w:p w14:paraId="409F5E43" w14:textId="77777777" w:rsidR="00000000" w:rsidRDefault="007C71EE">
      <w:pPr>
        <w:pStyle w:val="a9"/>
        <w:bidi/>
        <w:rPr>
          <w:rFonts w:hint="cs"/>
          <w:rtl/>
        </w:rPr>
      </w:pPr>
      <w:r>
        <w:rPr>
          <w:rFonts w:hint="cs"/>
          <w:rtl/>
        </w:rPr>
        <w:t>ההסתייגות של חבר הכנסת נסים דהן לסעיף 1 לא נתקבלה.</w:t>
      </w:r>
    </w:p>
    <w:p w14:paraId="3CF00DED" w14:textId="77777777" w:rsidR="00000000" w:rsidRDefault="007C71EE">
      <w:pPr>
        <w:pStyle w:val="a"/>
        <w:rPr>
          <w:rFonts w:hint="cs"/>
          <w:rtl/>
        </w:rPr>
      </w:pPr>
    </w:p>
    <w:p w14:paraId="605311EA" w14:textId="77777777" w:rsidR="00000000" w:rsidRDefault="007C71EE">
      <w:pPr>
        <w:pStyle w:val="ad"/>
        <w:rPr>
          <w:rtl/>
        </w:rPr>
      </w:pPr>
      <w:r>
        <w:rPr>
          <w:rtl/>
        </w:rPr>
        <w:t>היו"ר ר</w:t>
      </w:r>
      <w:r>
        <w:rPr>
          <w:rtl/>
        </w:rPr>
        <w:t>אובן ריבלין:</w:t>
      </w:r>
    </w:p>
    <w:p w14:paraId="6DE32F86" w14:textId="77777777" w:rsidR="00000000" w:rsidRDefault="007C71EE">
      <w:pPr>
        <w:pStyle w:val="a"/>
        <w:rPr>
          <w:rtl/>
        </w:rPr>
      </w:pPr>
    </w:p>
    <w:p w14:paraId="3FA308A3" w14:textId="77777777" w:rsidR="00000000" w:rsidRDefault="007C71EE">
      <w:pPr>
        <w:pStyle w:val="a"/>
        <w:rPr>
          <w:rFonts w:hint="cs"/>
          <w:rtl/>
        </w:rPr>
      </w:pPr>
      <w:r>
        <w:rPr>
          <w:rFonts w:hint="cs"/>
          <w:rtl/>
        </w:rPr>
        <w:t>ברוב של 55 מתנגדים, 43 בעד - לא נתקבלה. רבותי, אל תשימו בפני יושב-ראש מכשול. אל תשימו בפני מכשול.</w:t>
      </w:r>
    </w:p>
    <w:p w14:paraId="6C8F30DA" w14:textId="77777777" w:rsidR="00000000" w:rsidRDefault="007C71EE">
      <w:pPr>
        <w:pStyle w:val="a"/>
        <w:rPr>
          <w:rFonts w:hint="cs"/>
          <w:rtl/>
        </w:rPr>
      </w:pPr>
    </w:p>
    <w:p w14:paraId="4C51FAA7" w14:textId="77777777" w:rsidR="00000000" w:rsidRDefault="007C71EE">
      <w:pPr>
        <w:pStyle w:val="ac"/>
        <w:rPr>
          <w:rtl/>
        </w:rPr>
      </w:pPr>
      <w:r>
        <w:rPr>
          <w:rFonts w:hint="eastAsia"/>
          <w:rtl/>
        </w:rPr>
        <w:t>משה</w:t>
      </w:r>
      <w:r>
        <w:rPr>
          <w:rtl/>
        </w:rPr>
        <w:t xml:space="preserve"> גפני (יהדות התורה):</w:t>
      </w:r>
    </w:p>
    <w:p w14:paraId="0009C265" w14:textId="77777777" w:rsidR="00000000" w:rsidRDefault="007C71EE">
      <w:pPr>
        <w:pStyle w:val="a"/>
        <w:rPr>
          <w:rFonts w:hint="cs"/>
          <w:rtl/>
        </w:rPr>
      </w:pPr>
    </w:p>
    <w:p w14:paraId="11735B7C" w14:textId="77777777" w:rsidR="00000000" w:rsidRDefault="007C71EE">
      <w:pPr>
        <w:pStyle w:val="a"/>
        <w:rPr>
          <w:rFonts w:hint="cs"/>
          <w:rtl/>
        </w:rPr>
      </w:pPr>
      <w:r>
        <w:rPr>
          <w:rFonts w:hint="cs"/>
          <w:rtl/>
        </w:rPr>
        <w:t>איפה הצביע השר אולמרט?</w:t>
      </w:r>
    </w:p>
    <w:p w14:paraId="11895FC5" w14:textId="77777777" w:rsidR="00000000" w:rsidRDefault="007C71EE">
      <w:pPr>
        <w:pStyle w:val="a"/>
        <w:rPr>
          <w:rFonts w:hint="cs"/>
          <w:rtl/>
        </w:rPr>
      </w:pPr>
    </w:p>
    <w:p w14:paraId="5E2BC0C8" w14:textId="77777777" w:rsidR="00000000" w:rsidRDefault="007C71EE">
      <w:pPr>
        <w:pStyle w:val="ad"/>
        <w:rPr>
          <w:rtl/>
        </w:rPr>
      </w:pPr>
    </w:p>
    <w:p w14:paraId="4F8F937D" w14:textId="77777777" w:rsidR="00000000" w:rsidRDefault="007C71EE">
      <w:pPr>
        <w:pStyle w:val="ad"/>
        <w:rPr>
          <w:rtl/>
        </w:rPr>
      </w:pPr>
      <w:r>
        <w:rPr>
          <w:rtl/>
        </w:rPr>
        <w:t>היו"ר ראובן ריבלין:</w:t>
      </w:r>
    </w:p>
    <w:p w14:paraId="5219FA13" w14:textId="77777777" w:rsidR="00000000" w:rsidRDefault="007C71EE">
      <w:pPr>
        <w:pStyle w:val="a"/>
        <w:rPr>
          <w:rtl/>
        </w:rPr>
      </w:pPr>
    </w:p>
    <w:p w14:paraId="499B98AC" w14:textId="77777777" w:rsidR="00000000" w:rsidRDefault="007C71EE">
      <w:pPr>
        <w:pStyle w:val="a"/>
        <w:rPr>
          <w:rFonts w:hint="cs"/>
          <w:rtl/>
        </w:rPr>
      </w:pPr>
      <w:r>
        <w:rPr>
          <w:rFonts w:hint="cs"/>
          <w:rtl/>
        </w:rPr>
        <w:t>חבר הכנסת גפני, לשבת. כל שעה אתן לך לשאול איפה אולמרט. זה הסכם בינינו.</w:t>
      </w:r>
    </w:p>
    <w:p w14:paraId="713CDC4B" w14:textId="77777777" w:rsidR="00000000" w:rsidRDefault="007C71EE">
      <w:pPr>
        <w:pStyle w:val="a"/>
        <w:rPr>
          <w:rFonts w:hint="cs"/>
          <w:rtl/>
        </w:rPr>
      </w:pPr>
    </w:p>
    <w:p w14:paraId="46DC12F8" w14:textId="77777777" w:rsidR="00000000" w:rsidRDefault="007C71EE">
      <w:pPr>
        <w:pStyle w:val="a"/>
        <w:rPr>
          <w:rFonts w:hint="cs"/>
          <w:rtl/>
        </w:rPr>
      </w:pPr>
      <w:r>
        <w:rPr>
          <w:rFonts w:hint="cs"/>
          <w:rtl/>
        </w:rPr>
        <w:t xml:space="preserve">הצעת חבר הכנסת אמנון כהן - מי בעד? מי נגד? תודה. </w:t>
      </w:r>
    </w:p>
    <w:p w14:paraId="03D09953" w14:textId="77777777" w:rsidR="00000000" w:rsidRDefault="007C71EE">
      <w:pPr>
        <w:pStyle w:val="a"/>
        <w:rPr>
          <w:rFonts w:hint="cs"/>
          <w:rtl/>
        </w:rPr>
      </w:pPr>
    </w:p>
    <w:p w14:paraId="7496C7D6" w14:textId="77777777" w:rsidR="00000000" w:rsidRDefault="007C71EE">
      <w:pPr>
        <w:pStyle w:val="a"/>
        <w:jc w:val="center"/>
        <w:rPr>
          <w:rFonts w:hint="cs"/>
          <w:b/>
          <w:bCs/>
          <w:rtl/>
        </w:rPr>
      </w:pPr>
      <w:r>
        <w:rPr>
          <w:rFonts w:hint="cs"/>
          <w:b/>
          <w:bCs/>
          <w:rtl/>
        </w:rPr>
        <w:t>הצבעה</w:t>
      </w:r>
    </w:p>
    <w:p w14:paraId="577D4FE8" w14:textId="77777777" w:rsidR="00000000" w:rsidRDefault="007C71EE">
      <w:pPr>
        <w:pStyle w:val="a"/>
        <w:jc w:val="center"/>
        <w:rPr>
          <w:rFonts w:hint="cs"/>
          <w:b/>
          <w:bCs/>
          <w:rtl/>
        </w:rPr>
      </w:pPr>
    </w:p>
    <w:p w14:paraId="7D6F5829" w14:textId="77777777" w:rsidR="00000000" w:rsidRDefault="007C71EE">
      <w:pPr>
        <w:pStyle w:val="a"/>
        <w:jc w:val="center"/>
        <w:rPr>
          <w:rFonts w:hint="cs"/>
          <w:rtl/>
        </w:rPr>
      </w:pPr>
      <w:r>
        <w:rPr>
          <w:rFonts w:hint="cs"/>
          <w:rtl/>
        </w:rPr>
        <w:t>ההסתייגות של חבר הכנסת אמנון כהן לסעיף 1 לא נתקבלה.</w:t>
      </w:r>
    </w:p>
    <w:p w14:paraId="339617C7" w14:textId="77777777" w:rsidR="00000000" w:rsidRDefault="007C71EE">
      <w:pPr>
        <w:pStyle w:val="a"/>
        <w:rPr>
          <w:rFonts w:hint="cs"/>
          <w:rtl/>
        </w:rPr>
      </w:pPr>
    </w:p>
    <w:p w14:paraId="201B02F0" w14:textId="77777777" w:rsidR="00000000" w:rsidRDefault="007C71EE">
      <w:pPr>
        <w:pStyle w:val="ad"/>
        <w:rPr>
          <w:rtl/>
        </w:rPr>
      </w:pPr>
      <w:r>
        <w:rPr>
          <w:rtl/>
        </w:rPr>
        <w:t>היו"ר ראובן ריבלין:</w:t>
      </w:r>
    </w:p>
    <w:p w14:paraId="474C7C44" w14:textId="77777777" w:rsidR="00000000" w:rsidRDefault="007C71EE">
      <w:pPr>
        <w:pStyle w:val="a"/>
        <w:rPr>
          <w:rtl/>
        </w:rPr>
      </w:pPr>
    </w:p>
    <w:p w14:paraId="5C4816B1" w14:textId="77777777" w:rsidR="00000000" w:rsidRDefault="007C71EE">
      <w:pPr>
        <w:pStyle w:val="a"/>
        <w:rPr>
          <w:rFonts w:hint="cs"/>
          <w:rtl/>
        </w:rPr>
      </w:pPr>
      <w:r>
        <w:rPr>
          <w:rFonts w:hint="cs"/>
          <w:rtl/>
        </w:rPr>
        <w:t>לא נתקבלה.</w:t>
      </w:r>
    </w:p>
    <w:p w14:paraId="549B63E9" w14:textId="77777777" w:rsidR="00000000" w:rsidRDefault="007C71EE">
      <w:pPr>
        <w:pStyle w:val="a"/>
        <w:rPr>
          <w:rFonts w:hint="cs"/>
          <w:rtl/>
        </w:rPr>
      </w:pPr>
    </w:p>
    <w:p w14:paraId="6854B2CA" w14:textId="77777777" w:rsidR="00000000" w:rsidRDefault="007C71EE">
      <w:pPr>
        <w:pStyle w:val="a"/>
        <w:rPr>
          <w:rFonts w:hint="cs"/>
          <w:rtl/>
        </w:rPr>
      </w:pPr>
      <w:r>
        <w:rPr>
          <w:rFonts w:hint="cs"/>
          <w:rtl/>
        </w:rPr>
        <w:t>הצעת חבר הכנסת יצחק כהן - מי בעד? מי נגד? תודה.</w:t>
      </w:r>
    </w:p>
    <w:p w14:paraId="145BE4B9" w14:textId="77777777" w:rsidR="00000000" w:rsidRDefault="007C71EE">
      <w:pPr>
        <w:pStyle w:val="a"/>
        <w:rPr>
          <w:rFonts w:hint="cs"/>
          <w:rtl/>
        </w:rPr>
      </w:pPr>
    </w:p>
    <w:p w14:paraId="246251EB" w14:textId="77777777" w:rsidR="00000000" w:rsidRDefault="007C71EE">
      <w:pPr>
        <w:pStyle w:val="a"/>
        <w:jc w:val="center"/>
        <w:rPr>
          <w:rFonts w:hint="cs"/>
          <w:b/>
          <w:bCs/>
          <w:rtl/>
        </w:rPr>
      </w:pPr>
      <w:r>
        <w:rPr>
          <w:rFonts w:hint="cs"/>
          <w:b/>
          <w:bCs/>
          <w:rtl/>
        </w:rPr>
        <w:t>הצבעה</w:t>
      </w:r>
    </w:p>
    <w:p w14:paraId="6AED6D80" w14:textId="77777777" w:rsidR="00000000" w:rsidRDefault="007C71EE">
      <w:pPr>
        <w:pStyle w:val="a"/>
        <w:jc w:val="center"/>
        <w:rPr>
          <w:rFonts w:hint="cs"/>
          <w:b/>
          <w:bCs/>
          <w:rtl/>
        </w:rPr>
      </w:pPr>
    </w:p>
    <w:p w14:paraId="318EAC21" w14:textId="77777777" w:rsidR="00000000" w:rsidRDefault="007C71EE">
      <w:pPr>
        <w:pStyle w:val="a"/>
        <w:jc w:val="center"/>
        <w:rPr>
          <w:rFonts w:hint="cs"/>
          <w:rtl/>
        </w:rPr>
      </w:pPr>
      <w:r>
        <w:rPr>
          <w:rFonts w:hint="cs"/>
          <w:rtl/>
        </w:rPr>
        <w:t>ההסתייגות של חבר הכנסת יצחק כהן לסעיף 1 לא נתקבלה.</w:t>
      </w:r>
    </w:p>
    <w:p w14:paraId="496E45BB" w14:textId="77777777" w:rsidR="00000000" w:rsidRDefault="007C71EE">
      <w:pPr>
        <w:pStyle w:val="a"/>
        <w:rPr>
          <w:rFonts w:hint="cs"/>
          <w:rtl/>
        </w:rPr>
      </w:pPr>
    </w:p>
    <w:p w14:paraId="2675E54F" w14:textId="77777777" w:rsidR="00000000" w:rsidRDefault="007C71EE">
      <w:pPr>
        <w:pStyle w:val="ad"/>
        <w:rPr>
          <w:rtl/>
        </w:rPr>
      </w:pPr>
      <w:r>
        <w:rPr>
          <w:rtl/>
        </w:rPr>
        <w:t>היו"</w:t>
      </w:r>
      <w:r>
        <w:rPr>
          <w:rtl/>
        </w:rPr>
        <w:t>ר ראובן ריבלין:</w:t>
      </w:r>
    </w:p>
    <w:p w14:paraId="13EAE164" w14:textId="77777777" w:rsidR="00000000" w:rsidRDefault="007C71EE">
      <w:pPr>
        <w:pStyle w:val="a"/>
        <w:rPr>
          <w:rtl/>
        </w:rPr>
      </w:pPr>
    </w:p>
    <w:p w14:paraId="34D57D10" w14:textId="77777777" w:rsidR="00000000" w:rsidRDefault="007C71EE">
      <w:pPr>
        <w:pStyle w:val="a"/>
        <w:rPr>
          <w:rFonts w:hint="cs"/>
          <w:rtl/>
        </w:rPr>
      </w:pPr>
      <w:r>
        <w:rPr>
          <w:rFonts w:hint="cs"/>
          <w:rtl/>
        </w:rPr>
        <w:t>לא נתקבלה.</w:t>
      </w:r>
    </w:p>
    <w:p w14:paraId="7D2BB071" w14:textId="77777777" w:rsidR="00000000" w:rsidRDefault="007C71EE">
      <w:pPr>
        <w:pStyle w:val="a"/>
        <w:rPr>
          <w:rFonts w:hint="cs"/>
          <w:rtl/>
        </w:rPr>
      </w:pPr>
    </w:p>
    <w:p w14:paraId="101CD2E5" w14:textId="77777777" w:rsidR="00000000" w:rsidRDefault="007C71EE">
      <w:pPr>
        <w:pStyle w:val="a"/>
        <w:rPr>
          <w:rFonts w:hint="cs"/>
          <w:rtl/>
        </w:rPr>
      </w:pPr>
      <w:r>
        <w:rPr>
          <w:rFonts w:hint="cs"/>
          <w:rtl/>
        </w:rPr>
        <w:t>הצעת חבר הכנסת דוד אזולאי - מי בעד? מי נגד? מי נמנע? תודה.</w:t>
      </w:r>
    </w:p>
    <w:p w14:paraId="3CD347C6" w14:textId="77777777" w:rsidR="00000000" w:rsidRDefault="007C71EE">
      <w:pPr>
        <w:pStyle w:val="a"/>
        <w:rPr>
          <w:rFonts w:hint="cs"/>
          <w:rtl/>
        </w:rPr>
      </w:pPr>
    </w:p>
    <w:p w14:paraId="107553B2" w14:textId="77777777" w:rsidR="00000000" w:rsidRDefault="007C71EE">
      <w:pPr>
        <w:pStyle w:val="a"/>
        <w:jc w:val="center"/>
        <w:rPr>
          <w:rFonts w:hint="cs"/>
          <w:b/>
          <w:bCs/>
          <w:rtl/>
        </w:rPr>
      </w:pPr>
      <w:r>
        <w:rPr>
          <w:rFonts w:hint="cs"/>
          <w:b/>
          <w:bCs/>
          <w:rtl/>
        </w:rPr>
        <w:t>הצבעה</w:t>
      </w:r>
    </w:p>
    <w:p w14:paraId="00188233" w14:textId="77777777" w:rsidR="00000000" w:rsidRDefault="007C71EE">
      <w:pPr>
        <w:pStyle w:val="a"/>
        <w:jc w:val="center"/>
        <w:rPr>
          <w:rFonts w:hint="cs"/>
          <w:b/>
          <w:bCs/>
          <w:rtl/>
        </w:rPr>
      </w:pPr>
    </w:p>
    <w:p w14:paraId="47478A49" w14:textId="77777777" w:rsidR="00000000" w:rsidRDefault="007C71EE">
      <w:pPr>
        <w:pStyle w:val="a"/>
        <w:jc w:val="center"/>
        <w:rPr>
          <w:rFonts w:hint="cs"/>
          <w:rtl/>
        </w:rPr>
      </w:pPr>
      <w:r>
        <w:rPr>
          <w:rFonts w:hint="cs"/>
          <w:rtl/>
        </w:rPr>
        <w:t>ההסתייגות של חבר הכנסת דוד אזולאי לסעיף 1 לא נתקבלה.</w:t>
      </w:r>
    </w:p>
    <w:p w14:paraId="1E90EF5C" w14:textId="77777777" w:rsidR="00000000" w:rsidRDefault="007C71EE">
      <w:pPr>
        <w:pStyle w:val="a"/>
        <w:rPr>
          <w:rFonts w:hint="cs"/>
          <w:rtl/>
        </w:rPr>
      </w:pPr>
    </w:p>
    <w:p w14:paraId="393B5F8F" w14:textId="77777777" w:rsidR="00000000" w:rsidRDefault="007C71EE">
      <w:pPr>
        <w:pStyle w:val="ad"/>
        <w:rPr>
          <w:rtl/>
        </w:rPr>
      </w:pPr>
      <w:r>
        <w:rPr>
          <w:rtl/>
        </w:rPr>
        <w:t>היו"ר ראובן ריבלין:</w:t>
      </w:r>
    </w:p>
    <w:p w14:paraId="35CDC133" w14:textId="77777777" w:rsidR="00000000" w:rsidRDefault="007C71EE">
      <w:pPr>
        <w:pStyle w:val="a"/>
        <w:rPr>
          <w:rtl/>
        </w:rPr>
      </w:pPr>
    </w:p>
    <w:p w14:paraId="3179899C" w14:textId="77777777" w:rsidR="00000000" w:rsidRDefault="007C71EE">
      <w:pPr>
        <w:pStyle w:val="a"/>
        <w:rPr>
          <w:rFonts w:hint="cs"/>
          <w:rtl/>
        </w:rPr>
      </w:pPr>
      <w:r>
        <w:rPr>
          <w:rFonts w:hint="cs"/>
          <w:rtl/>
        </w:rPr>
        <w:t xml:space="preserve">ההסתייגות של חבר הכנסת אזולאי לא נתקבלה. </w:t>
      </w:r>
    </w:p>
    <w:p w14:paraId="1EA0F579" w14:textId="77777777" w:rsidR="00000000" w:rsidRDefault="007C71EE">
      <w:pPr>
        <w:pStyle w:val="a"/>
        <w:rPr>
          <w:rFonts w:hint="cs"/>
          <w:rtl/>
        </w:rPr>
      </w:pPr>
    </w:p>
    <w:p w14:paraId="1FF5E798" w14:textId="77777777" w:rsidR="00000000" w:rsidRDefault="007C71EE">
      <w:pPr>
        <w:pStyle w:val="a"/>
        <w:rPr>
          <w:rFonts w:hint="cs"/>
          <w:rtl/>
        </w:rPr>
      </w:pPr>
      <w:r>
        <w:rPr>
          <w:rFonts w:hint="cs"/>
          <w:rtl/>
        </w:rPr>
        <w:t>הצעת חבר הכנסת משולם נהרי - הוא לא נוכח, ו</w:t>
      </w:r>
      <w:r>
        <w:rPr>
          <w:rFonts w:hint="cs"/>
          <w:rtl/>
        </w:rPr>
        <w:t>לא צריך להצביע.</w:t>
      </w:r>
    </w:p>
    <w:p w14:paraId="37C27462" w14:textId="77777777" w:rsidR="00000000" w:rsidRDefault="007C71EE">
      <w:pPr>
        <w:pStyle w:val="a"/>
        <w:rPr>
          <w:rFonts w:hint="cs"/>
          <w:rtl/>
        </w:rPr>
      </w:pPr>
    </w:p>
    <w:p w14:paraId="39F795FD" w14:textId="77777777" w:rsidR="00000000" w:rsidRDefault="007C71EE">
      <w:pPr>
        <w:pStyle w:val="a"/>
        <w:rPr>
          <w:rFonts w:hint="cs"/>
          <w:rtl/>
        </w:rPr>
      </w:pPr>
      <w:r>
        <w:rPr>
          <w:rFonts w:hint="cs"/>
          <w:rtl/>
        </w:rPr>
        <w:t>הצעת חבר הכנסת יצחק וקנין - מי בעד? מי נגד? תודה.</w:t>
      </w:r>
    </w:p>
    <w:p w14:paraId="6A41E233" w14:textId="77777777" w:rsidR="00000000" w:rsidRDefault="007C71EE">
      <w:pPr>
        <w:pStyle w:val="a"/>
        <w:rPr>
          <w:rFonts w:hint="cs"/>
          <w:rtl/>
        </w:rPr>
      </w:pPr>
    </w:p>
    <w:p w14:paraId="7C8FAFD1" w14:textId="77777777" w:rsidR="00000000" w:rsidRDefault="007C71EE">
      <w:pPr>
        <w:pStyle w:val="a"/>
        <w:jc w:val="center"/>
        <w:rPr>
          <w:rFonts w:hint="cs"/>
          <w:b/>
          <w:bCs/>
          <w:rtl/>
        </w:rPr>
      </w:pPr>
      <w:r>
        <w:rPr>
          <w:rFonts w:hint="cs"/>
          <w:b/>
          <w:bCs/>
          <w:rtl/>
        </w:rPr>
        <w:t>הצבעה</w:t>
      </w:r>
    </w:p>
    <w:p w14:paraId="2F58D758" w14:textId="77777777" w:rsidR="00000000" w:rsidRDefault="007C71EE">
      <w:pPr>
        <w:pStyle w:val="a"/>
        <w:jc w:val="center"/>
        <w:rPr>
          <w:rFonts w:hint="cs"/>
          <w:b/>
          <w:bCs/>
          <w:rtl/>
        </w:rPr>
      </w:pPr>
    </w:p>
    <w:p w14:paraId="7E4A0C87" w14:textId="77777777" w:rsidR="00000000" w:rsidRDefault="007C71EE">
      <w:pPr>
        <w:pStyle w:val="a"/>
        <w:jc w:val="center"/>
        <w:rPr>
          <w:rFonts w:hint="cs"/>
          <w:rtl/>
        </w:rPr>
      </w:pPr>
      <w:r>
        <w:rPr>
          <w:rFonts w:hint="cs"/>
          <w:rtl/>
        </w:rPr>
        <w:t>ההסתייגות של חבר הכנסת יצחק וקנין לסעיף 1 לא נתקבלה.</w:t>
      </w:r>
    </w:p>
    <w:p w14:paraId="79CF94C5" w14:textId="77777777" w:rsidR="00000000" w:rsidRDefault="007C71EE">
      <w:pPr>
        <w:pStyle w:val="a"/>
        <w:rPr>
          <w:rFonts w:hint="cs"/>
          <w:rtl/>
        </w:rPr>
      </w:pPr>
    </w:p>
    <w:p w14:paraId="2B8B41FA" w14:textId="77777777" w:rsidR="00000000" w:rsidRDefault="007C71EE">
      <w:pPr>
        <w:pStyle w:val="ad"/>
        <w:rPr>
          <w:rtl/>
        </w:rPr>
      </w:pPr>
      <w:r>
        <w:rPr>
          <w:rtl/>
        </w:rPr>
        <w:t>היו"ר ראובן ריבלין:</w:t>
      </w:r>
    </w:p>
    <w:p w14:paraId="186EE9C4" w14:textId="77777777" w:rsidR="00000000" w:rsidRDefault="007C71EE">
      <w:pPr>
        <w:pStyle w:val="a"/>
        <w:rPr>
          <w:rtl/>
        </w:rPr>
      </w:pPr>
    </w:p>
    <w:p w14:paraId="720AC4CA" w14:textId="77777777" w:rsidR="00000000" w:rsidRDefault="007C71EE">
      <w:pPr>
        <w:pStyle w:val="a"/>
        <w:rPr>
          <w:rFonts w:hint="cs"/>
          <w:rtl/>
        </w:rPr>
      </w:pPr>
      <w:r>
        <w:rPr>
          <w:rFonts w:hint="cs"/>
          <w:rtl/>
        </w:rPr>
        <w:t xml:space="preserve">הסתייגות חבר הכנסת וקנין לא נתקבלה. </w:t>
      </w:r>
    </w:p>
    <w:p w14:paraId="222C6941" w14:textId="77777777" w:rsidR="00000000" w:rsidRDefault="007C71EE">
      <w:pPr>
        <w:pStyle w:val="a"/>
        <w:rPr>
          <w:rFonts w:hint="cs"/>
          <w:rtl/>
        </w:rPr>
      </w:pPr>
    </w:p>
    <w:p w14:paraId="1CCE9D6F" w14:textId="77777777" w:rsidR="00000000" w:rsidRDefault="007C71EE">
      <w:pPr>
        <w:pStyle w:val="a"/>
        <w:rPr>
          <w:rFonts w:hint="cs"/>
          <w:rtl/>
        </w:rPr>
      </w:pPr>
      <w:r>
        <w:rPr>
          <w:rFonts w:hint="cs"/>
          <w:rtl/>
        </w:rPr>
        <w:t>הצעת חבר הכנסת יאיר פרץ - הוא לא נוכח.</w:t>
      </w:r>
    </w:p>
    <w:p w14:paraId="3D7A755B" w14:textId="77777777" w:rsidR="00000000" w:rsidRDefault="007C71EE">
      <w:pPr>
        <w:pStyle w:val="a"/>
        <w:rPr>
          <w:rFonts w:hint="cs"/>
          <w:rtl/>
        </w:rPr>
      </w:pPr>
    </w:p>
    <w:p w14:paraId="1DF4E938" w14:textId="77777777" w:rsidR="00000000" w:rsidRDefault="007C71EE">
      <w:pPr>
        <w:pStyle w:val="ac"/>
        <w:rPr>
          <w:rtl/>
        </w:rPr>
      </w:pPr>
      <w:r>
        <w:rPr>
          <w:rFonts w:hint="eastAsia"/>
          <w:rtl/>
        </w:rPr>
        <w:t>קריאה</w:t>
      </w:r>
      <w:r>
        <w:rPr>
          <w:rtl/>
        </w:rPr>
        <w:t>:</w:t>
      </w:r>
    </w:p>
    <w:p w14:paraId="57A3D5EB" w14:textId="77777777" w:rsidR="00000000" w:rsidRDefault="007C71EE">
      <w:pPr>
        <w:pStyle w:val="a"/>
        <w:rPr>
          <w:rFonts w:hint="cs"/>
          <w:rtl/>
        </w:rPr>
      </w:pPr>
    </w:p>
    <w:p w14:paraId="43528AA3" w14:textId="77777777" w:rsidR="00000000" w:rsidRDefault="007C71EE">
      <w:pPr>
        <w:pStyle w:val="a"/>
        <w:rPr>
          <w:rFonts w:hint="cs"/>
          <w:rtl/>
        </w:rPr>
      </w:pPr>
      <w:r>
        <w:rPr>
          <w:rFonts w:hint="cs"/>
          <w:rtl/>
        </w:rPr>
        <w:t>הנה הוא.</w:t>
      </w:r>
    </w:p>
    <w:p w14:paraId="509D6921" w14:textId="77777777" w:rsidR="00000000" w:rsidRDefault="007C71EE">
      <w:pPr>
        <w:pStyle w:val="a"/>
        <w:rPr>
          <w:rFonts w:hint="cs"/>
          <w:rtl/>
        </w:rPr>
      </w:pPr>
    </w:p>
    <w:p w14:paraId="41D6EFA1" w14:textId="77777777" w:rsidR="00000000" w:rsidRDefault="007C71EE">
      <w:pPr>
        <w:pStyle w:val="ad"/>
        <w:rPr>
          <w:rtl/>
        </w:rPr>
      </w:pPr>
      <w:r>
        <w:rPr>
          <w:rtl/>
        </w:rPr>
        <w:t>היו"ר ראוב</w:t>
      </w:r>
      <w:r>
        <w:rPr>
          <w:rtl/>
        </w:rPr>
        <w:t>ן ריבלין:</w:t>
      </w:r>
    </w:p>
    <w:p w14:paraId="6DB3C8C1" w14:textId="77777777" w:rsidR="00000000" w:rsidRDefault="007C71EE">
      <w:pPr>
        <w:pStyle w:val="a"/>
        <w:rPr>
          <w:rtl/>
        </w:rPr>
      </w:pPr>
    </w:p>
    <w:p w14:paraId="25298914" w14:textId="77777777" w:rsidR="00000000" w:rsidRDefault="007C71EE">
      <w:pPr>
        <w:pStyle w:val="a"/>
        <w:rPr>
          <w:rFonts w:hint="cs"/>
          <w:rtl/>
        </w:rPr>
      </w:pPr>
      <w:r>
        <w:rPr>
          <w:rFonts w:hint="cs"/>
          <w:rtl/>
        </w:rPr>
        <w:t>חבר הכנסת יאיר פרץ, אני רגיל לראות אותך מהכנסת החמש-עשרה.</w:t>
      </w:r>
    </w:p>
    <w:p w14:paraId="457C8C92" w14:textId="77777777" w:rsidR="00000000" w:rsidRDefault="007C71EE">
      <w:pPr>
        <w:pStyle w:val="a"/>
        <w:rPr>
          <w:rFonts w:hint="cs"/>
          <w:rtl/>
        </w:rPr>
      </w:pPr>
    </w:p>
    <w:p w14:paraId="5629A1BE" w14:textId="77777777" w:rsidR="00000000" w:rsidRDefault="007C71EE">
      <w:pPr>
        <w:pStyle w:val="a"/>
        <w:rPr>
          <w:rFonts w:hint="cs"/>
          <w:rtl/>
        </w:rPr>
      </w:pPr>
      <w:r>
        <w:rPr>
          <w:rFonts w:hint="cs"/>
          <w:rtl/>
        </w:rPr>
        <w:t>הצעת חבר הכנסת יאיר פרץ - מי בעד? מי נגד? תודה.</w:t>
      </w:r>
    </w:p>
    <w:p w14:paraId="162ED4A9" w14:textId="77777777" w:rsidR="00000000" w:rsidRDefault="007C71EE">
      <w:pPr>
        <w:pStyle w:val="a"/>
        <w:rPr>
          <w:rFonts w:hint="cs"/>
          <w:rtl/>
        </w:rPr>
      </w:pPr>
    </w:p>
    <w:p w14:paraId="1DA11AAF" w14:textId="77777777" w:rsidR="00000000" w:rsidRDefault="007C71EE">
      <w:pPr>
        <w:pStyle w:val="a"/>
        <w:jc w:val="center"/>
        <w:rPr>
          <w:rFonts w:hint="cs"/>
          <w:b/>
          <w:bCs/>
          <w:rtl/>
        </w:rPr>
      </w:pPr>
      <w:r>
        <w:rPr>
          <w:rFonts w:hint="cs"/>
          <w:b/>
          <w:bCs/>
          <w:rtl/>
        </w:rPr>
        <w:t>הצבעה</w:t>
      </w:r>
    </w:p>
    <w:p w14:paraId="48896365" w14:textId="77777777" w:rsidR="00000000" w:rsidRDefault="007C71EE">
      <w:pPr>
        <w:pStyle w:val="a"/>
        <w:jc w:val="center"/>
        <w:rPr>
          <w:rFonts w:hint="cs"/>
          <w:b/>
          <w:bCs/>
          <w:rtl/>
        </w:rPr>
      </w:pPr>
    </w:p>
    <w:p w14:paraId="59B6FFE4" w14:textId="77777777" w:rsidR="00000000" w:rsidRDefault="007C71EE">
      <w:pPr>
        <w:pStyle w:val="a"/>
        <w:jc w:val="center"/>
        <w:rPr>
          <w:rFonts w:hint="cs"/>
          <w:rtl/>
        </w:rPr>
      </w:pPr>
      <w:r>
        <w:rPr>
          <w:rFonts w:hint="cs"/>
          <w:rtl/>
        </w:rPr>
        <w:t>ההסתייגות של חבר הכנסת יאיר פרץ לסעיף 1 לא נתקבלה.</w:t>
      </w:r>
    </w:p>
    <w:p w14:paraId="5C83C4BD" w14:textId="77777777" w:rsidR="00000000" w:rsidRDefault="007C71EE">
      <w:pPr>
        <w:pStyle w:val="a"/>
        <w:rPr>
          <w:rFonts w:hint="cs"/>
          <w:rtl/>
        </w:rPr>
      </w:pPr>
    </w:p>
    <w:p w14:paraId="461F6A9D" w14:textId="77777777" w:rsidR="00000000" w:rsidRDefault="007C71EE">
      <w:pPr>
        <w:pStyle w:val="ad"/>
        <w:rPr>
          <w:rtl/>
        </w:rPr>
      </w:pPr>
      <w:r>
        <w:rPr>
          <w:rtl/>
        </w:rPr>
        <w:t>היו"ר ראובן ריבלין:</w:t>
      </w:r>
    </w:p>
    <w:p w14:paraId="3E49EEB7" w14:textId="77777777" w:rsidR="00000000" w:rsidRDefault="007C71EE">
      <w:pPr>
        <w:pStyle w:val="a"/>
        <w:rPr>
          <w:rtl/>
        </w:rPr>
      </w:pPr>
    </w:p>
    <w:p w14:paraId="3557A89D" w14:textId="77777777" w:rsidR="00000000" w:rsidRDefault="007C71EE">
      <w:pPr>
        <w:pStyle w:val="a"/>
        <w:rPr>
          <w:rFonts w:hint="cs"/>
          <w:rtl/>
        </w:rPr>
      </w:pPr>
      <w:r>
        <w:rPr>
          <w:rFonts w:hint="cs"/>
          <w:rtl/>
        </w:rPr>
        <w:t>לא נתקבלה.</w:t>
      </w:r>
    </w:p>
    <w:p w14:paraId="7EEC6978" w14:textId="77777777" w:rsidR="00000000" w:rsidRDefault="007C71EE">
      <w:pPr>
        <w:pStyle w:val="a"/>
        <w:rPr>
          <w:rFonts w:hint="cs"/>
          <w:rtl/>
        </w:rPr>
      </w:pPr>
    </w:p>
    <w:p w14:paraId="4E972A03" w14:textId="77777777" w:rsidR="00000000" w:rsidRDefault="007C71EE">
      <w:pPr>
        <w:pStyle w:val="a"/>
        <w:rPr>
          <w:rFonts w:hint="cs"/>
          <w:rtl/>
        </w:rPr>
      </w:pPr>
      <w:r>
        <w:rPr>
          <w:rFonts w:hint="cs"/>
          <w:rtl/>
        </w:rPr>
        <w:t>הצעת חבר הכנסת נסים זאב - מי בעד? מי נגד? תוד</w:t>
      </w:r>
      <w:r>
        <w:rPr>
          <w:rFonts w:hint="cs"/>
          <w:rtl/>
        </w:rPr>
        <w:t>ה.</w:t>
      </w:r>
    </w:p>
    <w:p w14:paraId="18339407" w14:textId="77777777" w:rsidR="00000000" w:rsidRDefault="007C71EE">
      <w:pPr>
        <w:pStyle w:val="a"/>
        <w:rPr>
          <w:rFonts w:hint="cs"/>
          <w:rtl/>
        </w:rPr>
      </w:pPr>
    </w:p>
    <w:p w14:paraId="0DC28958" w14:textId="77777777" w:rsidR="00000000" w:rsidRDefault="007C71EE">
      <w:pPr>
        <w:pStyle w:val="a"/>
        <w:jc w:val="center"/>
        <w:rPr>
          <w:rFonts w:hint="cs"/>
          <w:b/>
          <w:bCs/>
          <w:rtl/>
        </w:rPr>
      </w:pPr>
      <w:r>
        <w:rPr>
          <w:rFonts w:hint="cs"/>
          <w:b/>
          <w:bCs/>
          <w:rtl/>
        </w:rPr>
        <w:t>הצבעה</w:t>
      </w:r>
    </w:p>
    <w:p w14:paraId="7B1B9C4E" w14:textId="77777777" w:rsidR="00000000" w:rsidRDefault="007C71EE">
      <w:pPr>
        <w:pStyle w:val="a"/>
        <w:jc w:val="center"/>
        <w:rPr>
          <w:rFonts w:hint="cs"/>
          <w:b/>
          <w:bCs/>
          <w:rtl/>
        </w:rPr>
      </w:pPr>
    </w:p>
    <w:p w14:paraId="6D484409" w14:textId="77777777" w:rsidR="00000000" w:rsidRDefault="007C71EE">
      <w:pPr>
        <w:pStyle w:val="a"/>
        <w:jc w:val="center"/>
        <w:rPr>
          <w:rFonts w:hint="cs"/>
          <w:rtl/>
        </w:rPr>
      </w:pPr>
      <w:r>
        <w:rPr>
          <w:rFonts w:hint="cs"/>
          <w:rtl/>
        </w:rPr>
        <w:t>ההסתייגות של חבר הכנסת נסים זאב לסעיף 1 לא נתקבלה.</w:t>
      </w:r>
    </w:p>
    <w:p w14:paraId="0866F619" w14:textId="77777777" w:rsidR="00000000" w:rsidRDefault="007C71EE">
      <w:pPr>
        <w:pStyle w:val="a"/>
        <w:rPr>
          <w:rtl/>
        </w:rPr>
      </w:pPr>
    </w:p>
    <w:p w14:paraId="70FBD50D" w14:textId="77777777" w:rsidR="00000000" w:rsidRDefault="007C71EE">
      <w:pPr>
        <w:pStyle w:val="a"/>
        <w:rPr>
          <w:rFonts w:hint="cs"/>
          <w:rtl/>
        </w:rPr>
      </w:pPr>
    </w:p>
    <w:p w14:paraId="082947DE" w14:textId="77777777" w:rsidR="00000000" w:rsidRDefault="007C71EE">
      <w:pPr>
        <w:pStyle w:val="ad"/>
        <w:rPr>
          <w:rtl/>
        </w:rPr>
      </w:pPr>
      <w:r>
        <w:rPr>
          <w:rtl/>
        </w:rPr>
        <w:t>היו"ר ראובן ריבלין:</w:t>
      </w:r>
    </w:p>
    <w:p w14:paraId="32B6B1BE" w14:textId="77777777" w:rsidR="00000000" w:rsidRDefault="007C71EE">
      <w:pPr>
        <w:pStyle w:val="a"/>
        <w:rPr>
          <w:rtl/>
        </w:rPr>
      </w:pPr>
    </w:p>
    <w:p w14:paraId="25CD924D" w14:textId="77777777" w:rsidR="00000000" w:rsidRDefault="007C71EE">
      <w:pPr>
        <w:pStyle w:val="a"/>
        <w:rPr>
          <w:rFonts w:hint="cs"/>
          <w:rtl/>
        </w:rPr>
      </w:pPr>
      <w:r>
        <w:rPr>
          <w:rFonts w:hint="cs"/>
          <w:rtl/>
        </w:rPr>
        <w:t>לא נתקבלה.</w:t>
      </w:r>
    </w:p>
    <w:p w14:paraId="5A726A5D" w14:textId="77777777" w:rsidR="00000000" w:rsidRDefault="007C71EE">
      <w:pPr>
        <w:pStyle w:val="a"/>
        <w:rPr>
          <w:rFonts w:hint="cs"/>
          <w:rtl/>
        </w:rPr>
      </w:pPr>
    </w:p>
    <w:p w14:paraId="72675C2E" w14:textId="77777777" w:rsidR="00000000" w:rsidRDefault="007C71EE">
      <w:pPr>
        <w:pStyle w:val="ac"/>
        <w:rPr>
          <w:rtl/>
        </w:rPr>
      </w:pPr>
      <w:r>
        <w:rPr>
          <w:rFonts w:hint="eastAsia"/>
          <w:rtl/>
        </w:rPr>
        <w:t>ג</w:t>
      </w:r>
      <w:r>
        <w:rPr>
          <w:rtl/>
        </w:rPr>
        <w:t>'מאל זחאלקה (בל"ד):</w:t>
      </w:r>
    </w:p>
    <w:p w14:paraId="02484E38" w14:textId="77777777" w:rsidR="00000000" w:rsidRDefault="007C71EE">
      <w:pPr>
        <w:pStyle w:val="a"/>
        <w:rPr>
          <w:rFonts w:hint="cs"/>
          <w:rtl/>
        </w:rPr>
      </w:pPr>
    </w:p>
    <w:p w14:paraId="2AED7769" w14:textId="77777777" w:rsidR="00000000" w:rsidRDefault="007C71EE">
      <w:pPr>
        <w:pStyle w:val="a"/>
        <w:rPr>
          <w:rFonts w:hint="cs"/>
          <w:rtl/>
        </w:rPr>
      </w:pPr>
      <w:r>
        <w:rPr>
          <w:rFonts w:hint="cs"/>
          <w:rtl/>
        </w:rPr>
        <w:t>היה רוב.</w:t>
      </w:r>
    </w:p>
    <w:p w14:paraId="730AD268" w14:textId="77777777" w:rsidR="00000000" w:rsidRDefault="007C71EE">
      <w:pPr>
        <w:pStyle w:val="a"/>
        <w:rPr>
          <w:rFonts w:hint="cs"/>
          <w:rtl/>
        </w:rPr>
      </w:pPr>
    </w:p>
    <w:p w14:paraId="0136D9C5" w14:textId="77777777" w:rsidR="00000000" w:rsidRDefault="007C71EE">
      <w:pPr>
        <w:pStyle w:val="ac"/>
        <w:rPr>
          <w:rtl/>
        </w:rPr>
      </w:pPr>
      <w:r>
        <w:rPr>
          <w:rFonts w:hint="eastAsia"/>
          <w:rtl/>
        </w:rPr>
        <w:t>נסים</w:t>
      </w:r>
      <w:r>
        <w:rPr>
          <w:rtl/>
        </w:rPr>
        <w:t xml:space="preserve"> זאב (ש"ס):</w:t>
      </w:r>
    </w:p>
    <w:p w14:paraId="304D02F4" w14:textId="77777777" w:rsidR="00000000" w:rsidRDefault="007C71EE">
      <w:pPr>
        <w:pStyle w:val="a"/>
        <w:rPr>
          <w:rFonts w:hint="cs"/>
          <w:rtl/>
        </w:rPr>
      </w:pPr>
    </w:p>
    <w:p w14:paraId="157720D0" w14:textId="77777777" w:rsidR="00000000" w:rsidRDefault="007C71EE">
      <w:pPr>
        <w:pStyle w:val="a"/>
        <w:rPr>
          <w:rFonts w:hint="cs"/>
          <w:rtl/>
        </w:rPr>
      </w:pPr>
      <w:r>
        <w:rPr>
          <w:rFonts w:hint="cs"/>
          <w:rtl/>
        </w:rPr>
        <w:t>היה רוב.</w:t>
      </w:r>
    </w:p>
    <w:p w14:paraId="16328632" w14:textId="77777777" w:rsidR="00000000" w:rsidRDefault="007C71EE">
      <w:pPr>
        <w:pStyle w:val="a"/>
        <w:rPr>
          <w:rFonts w:hint="cs"/>
          <w:rtl/>
        </w:rPr>
      </w:pPr>
    </w:p>
    <w:p w14:paraId="2B52F7F5" w14:textId="77777777" w:rsidR="00000000" w:rsidRDefault="007C71EE">
      <w:pPr>
        <w:pStyle w:val="ad"/>
        <w:rPr>
          <w:rtl/>
        </w:rPr>
      </w:pPr>
      <w:r>
        <w:rPr>
          <w:rtl/>
        </w:rPr>
        <w:t>היו"ר ראובן ריבלין:</w:t>
      </w:r>
    </w:p>
    <w:p w14:paraId="28FF2E49" w14:textId="77777777" w:rsidR="00000000" w:rsidRDefault="007C71EE">
      <w:pPr>
        <w:pStyle w:val="a"/>
        <w:rPr>
          <w:rtl/>
        </w:rPr>
      </w:pPr>
    </w:p>
    <w:p w14:paraId="609F7228" w14:textId="77777777" w:rsidR="00000000" w:rsidRDefault="007C71EE">
      <w:pPr>
        <w:pStyle w:val="a"/>
        <w:rPr>
          <w:rFonts w:hint="cs"/>
          <w:rtl/>
        </w:rPr>
      </w:pPr>
      <w:r>
        <w:rPr>
          <w:rFonts w:hint="cs"/>
          <w:rtl/>
        </w:rPr>
        <w:t>חבר הכנסת נסים זאב, לא נעים לי להגיד לך, שבעד הצעתך הצביעו הרבה פחות בעד מאשר כ</w:t>
      </w:r>
      <w:r>
        <w:rPr>
          <w:rFonts w:hint="cs"/>
          <w:rtl/>
        </w:rPr>
        <w:t>רגיל, כלומר הרוב נגד היה הרבה יותר מהותי.</w:t>
      </w:r>
    </w:p>
    <w:p w14:paraId="5FEB6399" w14:textId="77777777" w:rsidR="00000000" w:rsidRDefault="007C71EE">
      <w:pPr>
        <w:pStyle w:val="a"/>
        <w:rPr>
          <w:rFonts w:hint="cs"/>
          <w:rtl/>
        </w:rPr>
      </w:pPr>
    </w:p>
    <w:p w14:paraId="6458DEDD" w14:textId="77777777" w:rsidR="00000000" w:rsidRDefault="007C71EE">
      <w:pPr>
        <w:pStyle w:val="ac"/>
        <w:rPr>
          <w:rtl/>
        </w:rPr>
      </w:pPr>
      <w:r>
        <w:rPr>
          <w:rFonts w:hint="eastAsia"/>
          <w:rtl/>
        </w:rPr>
        <w:t>נסים</w:t>
      </w:r>
      <w:r>
        <w:rPr>
          <w:rtl/>
        </w:rPr>
        <w:t xml:space="preserve"> זאב (ש"ס):</w:t>
      </w:r>
    </w:p>
    <w:p w14:paraId="406AAEE9" w14:textId="77777777" w:rsidR="00000000" w:rsidRDefault="007C71EE">
      <w:pPr>
        <w:pStyle w:val="a"/>
        <w:rPr>
          <w:rFonts w:hint="cs"/>
          <w:rtl/>
        </w:rPr>
      </w:pPr>
    </w:p>
    <w:p w14:paraId="57C4E654" w14:textId="77777777" w:rsidR="00000000" w:rsidRDefault="007C71EE">
      <w:pPr>
        <w:pStyle w:val="a"/>
        <w:rPr>
          <w:rFonts w:hint="cs"/>
          <w:rtl/>
        </w:rPr>
      </w:pPr>
      <w:r>
        <w:rPr>
          <w:rFonts w:hint="cs"/>
          <w:rtl/>
        </w:rPr>
        <w:t>- - -</w:t>
      </w:r>
    </w:p>
    <w:p w14:paraId="37C4FB82" w14:textId="77777777" w:rsidR="00000000" w:rsidRDefault="007C71EE">
      <w:pPr>
        <w:pStyle w:val="a"/>
        <w:rPr>
          <w:rFonts w:hint="cs"/>
          <w:rtl/>
        </w:rPr>
      </w:pPr>
    </w:p>
    <w:p w14:paraId="1AF17FA6" w14:textId="77777777" w:rsidR="00000000" w:rsidRDefault="007C71EE">
      <w:pPr>
        <w:pStyle w:val="ad"/>
        <w:rPr>
          <w:rtl/>
        </w:rPr>
      </w:pPr>
      <w:r>
        <w:rPr>
          <w:rtl/>
        </w:rPr>
        <w:t>היו"ר ראובן ריבלין:</w:t>
      </w:r>
    </w:p>
    <w:p w14:paraId="3DBAB97A" w14:textId="77777777" w:rsidR="00000000" w:rsidRDefault="007C71EE">
      <w:pPr>
        <w:pStyle w:val="a"/>
        <w:rPr>
          <w:rtl/>
        </w:rPr>
      </w:pPr>
    </w:p>
    <w:p w14:paraId="3F6A63AC" w14:textId="77777777" w:rsidR="00000000" w:rsidRDefault="007C71EE">
      <w:pPr>
        <w:pStyle w:val="a"/>
        <w:rPr>
          <w:rFonts w:hint="cs"/>
          <w:rtl/>
        </w:rPr>
      </w:pPr>
      <w:r>
        <w:rPr>
          <w:rFonts w:hint="cs"/>
          <w:rtl/>
        </w:rPr>
        <w:t xml:space="preserve">יקירי, מה אני יכול לעשות? </w:t>
      </w:r>
    </w:p>
    <w:p w14:paraId="6F7E9BF7" w14:textId="77777777" w:rsidR="00000000" w:rsidRDefault="007C71EE">
      <w:pPr>
        <w:pStyle w:val="a"/>
        <w:rPr>
          <w:rFonts w:hint="cs"/>
          <w:rtl/>
        </w:rPr>
      </w:pPr>
    </w:p>
    <w:p w14:paraId="673254CE" w14:textId="77777777" w:rsidR="00000000" w:rsidRDefault="007C71EE">
      <w:pPr>
        <w:pStyle w:val="a"/>
        <w:rPr>
          <w:rFonts w:hint="cs"/>
          <w:rtl/>
        </w:rPr>
      </w:pPr>
      <w:r>
        <w:rPr>
          <w:rFonts w:hint="cs"/>
          <w:rtl/>
        </w:rPr>
        <w:t>הצעת חבר הכנסת יעקב מרגי - מי בעד? מי נגד? מי נמנע? תודה.</w:t>
      </w:r>
    </w:p>
    <w:p w14:paraId="10EC4944" w14:textId="77777777" w:rsidR="00000000" w:rsidRDefault="007C71EE">
      <w:pPr>
        <w:pStyle w:val="a"/>
        <w:rPr>
          <w:rFonts w:hint="cs"/>
          <w:rtl/>
        </w:rPr>
      </w:pPr>
    </w:p>
    <w:p w14:paraId="53C374CB" w14:textId="77777777" w:rsidR="00000000" w:rsidRDefault="007C71EE">
      <w:pPr>
        <w:pStyle w:val="a"/>
        <w:jc w:val="center"/>
        <w:rPr>
          <w:rFonts w:hint="cs"/>
          <w:b/>
          <w:bCs/>
          <w:rtl/>
        </w:rPr>
      </w:pPr>
      <w:r>
        <w:rPr>
          <w:rFonts w:hint="cs"/>
          <w:b/>
          <w:bCs/>
          <w:rtl/>
        </w:rPr>
        <w:t>הצבעה</w:t>
      </w:r>
    </w:p>
    <w:p w14:paraId="0C646757" w14:textId="77777777" w:rsidR="00000000" w:rsidRDefault="007C71EE">
      <w:pPr>
        <w:pStyle w:val="a"/>
        <w:jc w:val="center"/>
        <w:rPr>
          <w:rFonts w:hint="cs"/>
          <w:b/>
          <w:bCs/>
          <w:rtl/>
        </w:rPr>
      </w:pPr>
    </w:p>
    <w:p w14:paraId="02DD350C" w14:textId="77777777" w:rsidR="00000000" w:rsidRDefault="007C71EE">
      <w:pPr>
        <w:pStyle w:val="a"/>
        <w:jc w:val="center"/>
        <w:rPr>
          <w:rFonts w:hint="cs"/>
          <w:rtl/>
        </w:rPr>
      </w:pPr>
      <w:r>
        <w:rPr>
          <w:rFonts w:hint="cs"/>
          <w:rtl/>
        </w:rPr>
        <w:t>ההסתייגות של חבר הכנסת יעקב מרגי לסעיף 1 לא נתקבלה.</w:t>
      </w:r>
    </w:p>
    <w:p w14:paraId="7B48C8ED" w14:textId="77777777" w:rsidR="00000000" w:rsidRDefault="007C71EE">
      <w:pPr>
        <w:pStyle w:val="a"/>
        <w:rPr>
          <w:rFonts w:hint="cs"/>
          <w:rtl/>
        </w:rPr>
      </w:pPr>
    </w:p>
    <w:p w14:paraId="32511573" w14:textId="77777777" w:rsidR="00000000" w:rsidRDefault="007C71EE">
      <w:pPr>
        <w:pStyle w:val="ad"/>
        <w:rPr>
          <w:rtl/>
        </w:rPr>
      </w:pPr>
      <w:r>
        <w:rPr>
          <w:rtl/>
        </w:rPr>
        <w:t>היו"ר ראובן ריבלין:</w:t>
      </w:r>
    </w:p>
    <w:p w14:paraId="6BB0B62A" w14:textId="77777777" w:rsidR="00000000" w:rsidRDefault="007C71EE">
      <w:pPr>
        <w:pStyle w:val="a"/>
        <w:rPr>
          <w:rtl/>
        </w:rPr>
      </w:pPr>
    </w:p>
    <w:p w14:paraId="75495DD8" w14:textId="77777777" w:rsidR="00000000" w:rsidRDefault="007C71EE">
      <w:pPr>
        <w:pStyle w:val="a"/>
        <w:rPr>
          <w:rFonts w:hint="cs"/>
          <w:rtl/>
        </w:rPr>
      </w:pPr>
      <w:r>
        <w:rPr>
          <w:rFonts w:hint="cs"/>
          <w:rtl/>
        </w:rPr>
        <w:t>לא נתקבלה.</w:t>
      </w:r>
    </w:p>
    <w:p w14:paraId="1AA21996" w14:textId="77777777" w:rsidR="00000000" w:rsidRDefault="007C71EE">
      <w:pPr>
        <w:pStyle w:val="a"/>
        <w:rPr>
          <w:rFonts w:hint="cs"/>
          <w:rtl/>
        </w:rPr>
      </w:pPr>
    </w:p>
    <w:p w14:paraId="57BC5B8B" w14:textId="77777777" w:rsidR="00000000" w:rsidRDefault="007C71EE">
      <w:pPr>
        <w:pStyle w:val="a"/>
        <w:rPr>
          <w:rFonts w:hint="cs"/>
          <w:rtl/>
        </w:rPr>
      </w:pPr>
      <w:r>
        <w:rPr>
          <w:rFonts w:hint="cs"/>
          <w:rtl/>
        </w:rPr>
        <w:t>הצעת חבר הכנסת יוסי שריד - מי בעד? מי נגד? מי נמנע? תודה.</w:t>
      </w:r>
    </w:p>
    <w:p w14:paraId="7010CB58" w14:textId="77777777" w:rsidR="00000000" w:rsidRDefault="007C71EE">
      <w:pPr>
        <w:pStyle w:val="a"/>
        <w:rPr>
          <w:rFonts w:hint="cs"/>
          <w:rtl/>
        </w:rPr>
      </w:pPr>
    </w:p>
    <w:p w14:paraId="4F55E5BB" w14:textId="77777777" w:rsidR="00000000" w:rsidRDefault="007C71EE">
      <w:pPr>
        <w:pStyle w:val="a"/>
        <w:rPr>
          <w:rFonts w:hint="cs"/>
          <w:rtl/>
        </w:rPr>
      </w:pPr>
      <w:r>
        <w:rPr>
          <w:rFonts w:hint="cs"/>
          <w:rtl/>
        </w:rPr>
        <w:t>רבותי חברי הכנסת, הגמר גביע היה אתמול והעניינים של העידוד - - -</w:t>
      </w:r>
    </w:p>
    <w:p w14:paraId="2D5B0D07" w14:textId="77777777" w:rsidR="00000000" w:rsidRDefault="007C71EE">
      <w:pPr>
        <w:pStyle w:val="a"/>
        <w:jc w:val="center"/>
        <w:rPr>
          <w:rtl/>
        </w:rPr>
      </w:pPr>
    </w:p>
    <w:p w14:paraId="190F9412" w14:textId="77777777" w:rsidR="00000000" w:rsidRDefault="007C71EE">
      <w:pPr>
        <w:pStyle w:val="a"/>
        <w:jc w:val="center"/>
        <w:rPr>
          <w:rFonts w:hint="cs"/>
          <w:b/>
          <w:bCs/>
          <w:rtl/>
        </w:rPr>
      </w:pPr>
      <w:r>
        <w:rPr>
          <w:rFonts w:hint="cs"/>
          <w:b/>
          <w:bCs/>
          <w:rtl/>
        </w:rPr>
        <w:t>הצבעה</w:t>
      </w:r>
    </w:p>
    <w:p w14:paraId="05B037CE" w14:textId="77777777" w:rsidR="00000000" w:rsidRDefault="007C71EE">
      <w:pPr>
        <w:pStyle w:val="a"/>
        <w:jc w:val="center"/>
        <w:rPr>
          <w:rFonts w:hint="cs"/>
          <w:b/>
          <w:bCs/>
          <w:rtl/>
        </w:rPr>
      </w:pPr>
    </w:p>
    <w:p w14:paraId="54599554" w14:textId="77777777" w:rsidR="00000000" w:rsidRDefault="007C71EE">
      <w:pPr>
        <w:pStyle w:val="a"/>
        <w:jc w:val="center"/>
        <w:rPr>
          <w:rFonts w:hint="cs"/>
          <w:rtl/>
        </w:rPr>
      </w:pPr>
      <w:r>
        <w:rPr>
          <w:rFonts w:hint="cs"/>
          <w:rtl/>
        </w:rPr>
        <w:t>ההסתייגות של חבר הכנסת יוסי שריד לסעיף 1 לא נתקבלה.</w:t>
      </w:r>
    </w:p>
    <w:p w14:paraId="0BC299E6" w14:textId="77777777" w:rsidR="00000000" w:rsidRDefault="007C71EE">
      <w:pPr>
        <w:pStyle w:val="a"/>
        <w:rPr>
          <w:rFonts w:hint="cs"/>
          <w:rtl/>
        </w:rPr>
      </w:pPr>
    </w:p>
    <w:p w14:paraId="4396D2FD" w14:textId="77777777" w:rsidR="00000000" w:rsidRDefault="007C71EE">
      <w:pPr>
        <w:pStyle w:val="ad"/>
        <w:rPr>
          <w:rtl/>
        </w:rPr>
      </w:pPr>
      <w:r>
        <w:rPr>
          <w:rtl/>
        </w:rPr>
        <w:t>היו"ר ראובן ריבלין:</w:t>
      </w:r>
    </w:p>
    <w:p w14:paraId="0C2903DD" w14:textId="77777777" w:rsidR="00000000" w:rsidRDefault="007C71EE">
      <w:pPr>
        <w:pStyle w:val="a"/>
        <w:rPr>
          <w:rFonts w:hint="cs"/>
          <w:rtl/>
        </w:rPr>
      </w:pPr>
    </w:p>
    <w:p w14:paraId="1C85E17F" w14:textId="77777777" w:rsidR="00000000" w:rsidRDefault="007C71EE">
      <w:pPr>
        <w:pStyle w:val="a"/>
        <w:rPr>
          <w:rFonts w:hint="cs"/>
          <w:rtl/>
        </w:rPr>
      </w:pPr>
      <w:r>
        <w:rPr>
          <w:rFonts w:hint="cs"/>
          <w:rtl/>
        </w:rPr>
        <w:t>הצעת חבר הכנסת שריד לא נתקבלה.</w:t>
      </w:r>
    </w:p>
    <w:p w14:paraId="57287F0E" w14:textId="77777777" w:rsidR="00000000" w:rsidRDefault="007C71EE">
      <w:pPr>
        <w:pStyle w:val="a"/>
        <w:rPr>
          <w:rFonts w:hint="cs"/>
          <w:rtl/>
        </w:rPr>
      </w:pPr>
    </w:p>
    <w:p w14:paraId="479F2596" w14:textId="77777777" w:rsidR="00000000" w:rsidRDefault="007C71EE">
      <w:pPr>
        <w:pStyle w:val="a"/>
        <w:rPr>
          <w:rFonts w:hint="cs"/>
          <w:rtl/>
        </w:rPr>
      </w:pPr>
      <w:r>
        <w:rPr>
          <w:rFonts w:hint="cs"/>
          <w:rtl/>
        </w:rPr>
        <w:t>הסתייגו</w:t>
      </w:r>
      <w:r>
        <w:rPr>
          <w:rFonts w:hint="cs"/>
          <w:rtl/>
        </w:rPr>
        <w:t>ת חבר הכנסת אורון - מי בעד? מי נגד? מי נמנע?</w:t>
      </w:r>
    </w:p>
    <w:p w14:paraId="3F71BBBE" w14:textId="77777777" w:rsidR="00000000" w:rsidRDefault="007C71EE">
      <w:pPr>
        <w:pStyle w:val="a"/>
        <w:rPr>
          <w:rFonts w:hint="cs"/>
          <w:rtl/>
        </w:rPr>
      </w:pPr>
    </w:p>
    <w:p w14:paraId="093C301C" w14:textId="77777777" w:rsidR="00000000" w:rsidRDefault="007C71EE">
      <w:pPr>
        <w:pStyle w:val="a"/>
        <w:jc w:val="center"/>
        <w:rPr>
          <w:rFonts w:hint="cs"/>
          <w:b/>
          <w:bCs/>
          <w:rtl/>
        </w:rPr>
      </w:pPr>
      <w:r>
        <w:rPr>
          <w:rFonts w:hint="cs"/>
          <w:b/>
          <w:bCs/>
          <w:rtl/>
        </w:rPr>
        <w:t>הצבעה</w:t>
      </w:r>
    </w:p>
    <w:p w14:paraId="650E4B9B" w14:textId="77777777" w:rsidR="00000000" w:rsidRDefault="007C71EE">
      <w:pPr>
        <w:pStyle w:val="a"/>
        <w:jc w:val="center"/>
        <w:rPr>
          <w:rFonts w:hint="cs"/>
          <w:b/>
          <w:bCs/>
          <w:rtl/>
        </w:rPr>
      </w:pPr>
    </w:p>
    <w:p w14:paraId="7077644E" w14:textId="77777777" w:rsidR="00000000" w:rsidRDefault="007C71EE">
      <w:pPr>
        <w:pStyle w:val="a"/>
        <w:jc w:val="center"/>
        <w:rPr>
          <w:rFonts w:hint="cs"/>
          <w:rtl/>
        </w:rPr>
      </w:pPr>
      <w:r>
        <w:rPr>
          <w:rFonts w:hint="cs"/>
          <w:rtl/>
        </w:rPr>
        <w:t>ההסתייגות של חבר הכנסת חיים אורון לסעיף 1 לא נתקבלה.</w:t>
      </w:r>
    </w:p>
    <w:p w14:paraId="2F4FECDD" w14:textId="77777777" w:rsidR="00000000" w:rsidRDefault="007C71EE">
      <w:pPr>
        <w:pStyle w:val="a"/>
        <w:rPr>
          <w:rFonts w:hint="cs"/>
          <w:rtl/>
        </w:rPr>
      </w:pPr>
    </w:p>
    <w:p w14:paraId="283E9CC0" w14:textId="77777777" w:rsidR="00000000" w:rsidRDefault="007C71EE">
      <w:pPr>
        <w:pStyle w:val="ad"/>
        <w:rPr>
          <w:rtl/>
        </w:rPr>
      </w:pPr>
      <w:r>
        <w:rPr>
          <w:rFonts w:hint="eastAsia"/>
          <w:rtl/>
        </w:rPr>
        <w:t>היו</w:t>
      </w:r>
      <w:r>
        <w:rPr>
          <w:rtl/>
        </w:rPr>
        <w:t>"ר ראובן ריבלין:</w:t>
      </w:r>
    </w:p>
    <w:p w14:paraId="051029A7" w14:textId="77777777" w:rsidR="00000000" w:rsidRDefault="007C71EE">
      <w:pPr>
        <w:pStyle w:val="a"/>
        <w:rPr>
          <w:rFonts w:hint="cs"/>
          <w:rtl/>
        </w:rPr>
      </w:pPr>
    </w:p>
    <w:p w14:paraId="581A8C1C" w14:textId="77777777" w:rsidR="00000000" w:rsidRDefault="007C71EE">
      <w:pPr>
        <w:pStyle w:val="a"/>
        <w:rPr>
          <w:rFonts w:hint="cs"/>
          <w:rtl/>
        </w:rPr>
      </w:pPr>
      <w:r>
        <w:rPr>
          <w:rFonts w:hint="cs"/>
          <w:rtl/>
        </w:rPr>
        <w:t xml:space="preserve">לא נתקבלה. </w:t>
      </w:r>
    </w:p>
    <w:p w14:paraId="0D7E00F7" w14:textId="77777777" w:rsidR="00000000" w:rsidRDefault="007C71EE">
      <w:pPr>
        <w:pStyle w:val="a"/>
        <w:rPr>
          <w:rFonts w:hint="cs"/>
          <w:rtl/>
        </w:rPr>
      </w:pPr>
    </w:p>
    <w:p w14:paraId="35F7C1B2" w14:textId="77777777" w:rsidR="00000000" w:rsidRDefault="007C71EE">
      <w:pPr>
        <w:pStyle w:val="a"/>
        <w:rPr>
          <w:rFonts w:hint="cs"/>
          <w:rtl/>
        </w:rPr>
      </w:pPr>
      <w:r>
        <w:rPr>
          <w:rFonts w:hint="cs"/>
          <w:rtl/>
        </w:rPr>
        <w:t>הסתייגות חבר הכנסת רן כהן - מי בעד? מי נגד? מי נמנע? תודה.</w:t>
      </w:r>
    </w:p>
    <w:p w14:paraId="7CCEABD1" w14:textId="77777777" w:rsidR="00000000" w:rsidRDefault="007C71EE">
      <w:pPr>
        <w:pStyle w:val="a"/>
        <w:rPr>
          <w:rFonts w:hint="cs"/>
          <w:rtl/>
        </w:rPr>
      </w:pPr>
    </w:p>
    <w:p w14:paraId="1FA26F2F" w14:textId="77777777" w:rsidR="00000000" w:rsidRDefault="007C71EE">
      <w:pPr>
        <w:pStyle w:val="a"/>
        <w:jc w:val="center"/>
        <w:rPr>
          <w:rFonts w:hint="cs"/>
          <w:b/>
          <w:bCs/>
          <w:rtl/>
        </w:rPr>
      </w:pPr>
      <w:r>
        <w:rPr>
          <w:rFonts w:hint="cs"/>
          <w:b/>
          <w:bCs/>
          <w:rtl/>
        </w:rPr>
        <w:t>הצבעה</w:t>
      </w:r>
    </w:p>
    <w:p w14:paraId="35901419" w14:textId="77777777" w:rsidR="00000000" w:rsidRDefault="007C71EE">
      <w:pPr>
        <w:pStyle w:val="a"/>
        <w:jc w:val="center"/>
        <w:rPr>
          <w:rFonts w:hint="cs"/>
          <w:b/>
          <w:bCs/>
          <w:rtl/>
        </w:rPr>
      </w:pPr>
    </w:p>
    <w:p w14:paraId="735FDB7F" w14:textId="77777777" w:rsidR="00000000" w:rsidRDefault="007C71EE">
      <w:pPr>
        <w:pStyle w:val="a"/>
        <w:jc w:val="center"/>
        <w:rPr>
          <w:rFonts w:hint="cs"/>
          <w:rtl/>
        </w:rPr>
      </w:pPr>
      <w:r>
        <w:rPr>
          <w:rFonts w:hint="cs"/>
          <w:rtl/>
        </w:rPr>
        <w:t>ההסתייגות של חבר הכנסת רן כהן לסעיף 1 לא נתקבלה.</w:t>
      </w:r>
    </w:p>
    <w:p w14:paraId="3F747DDD" w14:textId="77777777" w:rsidR="00000000" w:rsidRDefault="007C71EE">
      <w:pPr>
        <w:pStyle w:val="a"/>
        <w:rPr>
          <w:rFonts w:hint="cs"/>
          <w:rtl/>
        </w:rPr>
      </w:pPr>
    </w:p>
    <w:p w14:paraId="730D6252" w14:textId="77777777" w:rsidR="00000000" w:rsidRDefault="007C71EE">
      <w:pPr>
        <w:pStyle w:val="ac"/>
        <w:rPr>
          <w:rtl/>
        </w:rPr>
      </w:pPr>
      <w:r>
        <w:rPr>
          <w:rFonts w:hint="eastAsia"/>
          <w:rtl/>
        </w:rPr>
        <w:t>ג</w:t>
      </w:r>
      <w:r>
        <w:rPr>
          <w:rtl/>
        </w:rPr>
        <w:t>'מאל זחאלקה (בל"ד):</w:t>
      </w:r>
    </w:p>
    <w:p w14:paraId="6381D83A" w14:textId="77777777" w:rsidR="00000000" w:rsidRDefault="007C71EE">
      <w:pPr>
        <w:pStyle w:val="a"/>
        <w:rPr>
          <w:rFonts w:hint="cs"/>
          <w:rtl/>
        </w:rPr>
      </w:pPr>
    </w:p>
    <w:p w14:paraId="07510D67" w14:textId="77777777" w:rsidR="00000000" w:rsidRDefault="007C71EE">
      <w:pPr>
        <w:pStyle w:val="a"/>
        <w:rPr>
          <w:rFonts w:hint="cs"/>
          <w:rtl/>
        </w:rPr>
      </w:pPr>
      <w:r>
        <w:rPr>
          <w:rFonts w:hint="cs"/>
          <w:rtl/>
        </w:rPr>
        <w:t>היושב-ראש, אפשר להצביע בשתי ידיים כמו הקואליציה.</w:t>
      </w:r>
    </w:p>
    <w:p w14:paraId="4B7BE436" w14:textId="77777777" w:rsidR="00000000" w:rsidRDefault="007C71EE">
      <w:pPr>
        <w:pStyle w:val="a"/>
        <w:rPr>
          <w:rFonts w:hint="cs"/>
          <w:rtl/>
        </w:rPr>
      </w:pPr>
    </w:p>
    <w:p w14:paraId="6AEEC381" w14:textId="77777777" w:rsidR="00000000" w:rsidRDefault="007C71EE">
      <w:pPr>
        <w:pStyle w:val="ad"/>
        <w:rPr>
          <w:rtl/>
        </w:rPr>
      </w:pPr>
      <w:r>
        <w:rPr>
          <w:rtl/>
        </w:rPr>
        <w:t>היו"ר ראובן ריבלין:</w:t>
      </w:r>
    </w:p>
    <w:p w14:paraId="64CF2E89" w14:textId="77777777" w:rsidR="00000000" w:rsidRDefault="007C71EE">
      <w:pPr>
        <w:pStyle w:val="a"/>
        <w:rPr>
          <w:rtl/>
        </w:rPr>
      </w:pPr>
    </w:p>
    <w:p w14:paraId="7B393594" w14:textId="77777777" w:rsidR="00000000" w:rsidRDefault="007C71EE">
      <w:pPr>
        <w:pStyle w:val="a"/>
        <w:rPr>
          <w:rFonts w:hint="cs"/>
          <w:rtl/>
        </w:rPr>
      </w:pPr>
      <w:r>
        <w:rPr>
          <w:rFonts w:hint="cs"/>
          <w:rtl/>
        </w:rPr>
        <w:t>הסתייגות חבר הכנסת רן כהן לא נתקבלה.</w:t>
      </w:r>
    </w:p>
    <w:p w14:paraId="5CC9599D" w14:textId="77777777" w:rsidR="00000000" w:rsidRDefault="007C71EE">
      <w:pPr>
        <w:pStyle w:val="a"/>
        <w:rPr>
          <w:rFonts w:hint="cs"/>
          <w:rtl/>
        </w:rPr>
      </w:pPr>
    </w:p>
    <w:p w14:paraId="337FB6C6" w14:textId="77777777" w:rsidR="00000000" w:rsidRDefault="007C71EE">
      <w:pPr>
        <w:pStyle w:val="a"/>
        <w:rPr>
          <w:rFonts w:hint="cs"/>
          <w:rtl/>
        </w:rPr>
      </w:pPr>
      <w:r>
        <w:rPr>
          <w:rFonts w:hint="cs"/>
          <w:rtl/>
        </w:rPr>
        <w:t>הסתייגות חברת הכנסת זהבה גלאון - מי בעד? מי נגד? מי נמנע? תודה.</w:t>
      </w:r>
    </w:p>
    <w:p w14:paraId="4593A27F" w14:textId="77777777" w:rsidR="00000000" w:rsidRDefault="007C71EE">
      <w:pPr>
        <w:pStyle w:val="a"/>
        <w:rPr>
          <w:rFonts w:hint="cs"/>
          <w:rtl/>
        </w:rPr>
      </w:pPr>
    </w:p>
    <w:p w14:paraId="4BCDB070" w14:textId="77777777" w:rsidR="00000000" w:rsidRDefault="007C71EE">
      <w:pPr>
        <w:pStyle w:val="a"/>
        <w:jc w:val="center"/>
        <w:rPr>
          <w:rFonts w:hint="cs"/>
          <w:b/>
          <w:bCs/>
          <w:rtl/>
        </w:rPr>
      </w:pPr>
      <w:r>
        <w:rPr>
          <w:rFonts w:hint="cs"/>
          <w:b/>
          <w:bCs/>
          <w:rtl/>
        </w:rPr>
        <w:t>הצבעה</w:t>
      </w:r>
    </w:p>
    <w:p w14:paraId="2CF68B69" w14:textId="77777777" w:rsidR="00000000" w:rsidRDefault="007C71EE">
      <w:pPr>
        <w:pStyle w:val="a"/>
        <w:jc w:val="center"/>
        <w:rPr>
          <w:rFonts w:hint="cs"/>
          <w:b/>
          <w:bCs/>
          <w:rtl/>
        </w:rPr>
      </w:pPr>
    </w:p>
    <w:p w14:paraId="094F0301" w14:textId="77777777" w:rsidR="00000000" w:rsidRDefault="007C71EE">
      <w:pPr>
        <w:pStyle w:val="a"/>
        <w:jc w:val="center"/>
        <w:rPr>
          <w:rFonts w:hint="cs"/>
          <w:rtl/>
        </w:rPr>
      </w:pPr>
      <w:r>
        <w:rPr>
          <w:rFonts w:hint="cs"/>
          <w:rtl/>
        </w:rPr>
        <w:t>ההסתייגות של חברת הכנסת זהבה גלאון לסעיף 1 לא נתקבל</w:t>
      </w:r>
      <w:r>
        <w:rPr>
          <w:rFonts w:hint="cs"/>
          <w:rtl/>
        </w:rPr>
        <w:t>ה.</w:t>
      </w:r>
    </w:p>
    <w:p w14:paraId="3732F842" w14:textId="77777777" w:rsidR="00000000" w:rsidRDefault="007C71EE">
      <w:pPr>
        <w:pStyle w:val="a"/>
        <w:rPr>
          <w:rtl/>
        </w:rPr>
      </w:pPr>
    </w:p>
    <w:p w14:paraId="396ACCFA" w14:textId="77777777" w:rsidR="00000000" w:rsidRDefault="007C71EE">
      <w:pPr>
        <w:pStyle w:val="a"/>
        <w:rPr>
          <w:rFonts w:hint="cs"/>
          <w:rtl/>
        </w:rPr>
      </w:pPr>
    </w:p>
    <w:p w14:paraId="514653DB" w14:textId="77777777" w:rsidR="00000000" w:rsidRDefault="007C71EE">
      <w:pPr>
        <w:pStyle w:val="ad"/>
        <w:rPr>
          <w:rtl/>
        </w:rPr>
      </w:pPr>
      <w:r>
        <w:rPr>
          <w:rtl/>
        </w:rPr>
        <w:t>היו"ר ראובן ריבלין:</w:t>
      </w:r>
    </w:p>
    <w:p w14:paraId="120BEBE0" w14:textId="77777777" w:rsidR="00000000" w:rsidRDefault="007C71EE">
      <w:pPr>
        <w:pStyle w:val="a"/>
        <w:rPr>
          <w:rtl/>
        </w:rPr>
      </w:pPr>
    </w:p>
    <w:p w14:paraId="6E64B8C1" w14:textId="77777777" w:rsidR="00000000" w:rsidRDefault="007C71EE">
      <w:pPr>
        <w:pStyle w:val="a"/>
        <w:rPr>
          <w:rFonts w:hint="cs"/>
          <w:rtl/>
        </w:rPr>
      </w:pPr>
      <w:r>
        <w:rPr>
          <w:rFonts w:hint="cs"/>
          <w:rtl/>
        </w:rPr>
        <w:t>הסתייגות חברת הכנסת זהבה גלאון לא נתקבלה.</w:t>
      </w:r>
    </w:p>
    <w:p w14:paraId="2910AFC9" w14:textId="77777777" w:rsidR="00000000" w:rsidRDefault="007C71EE">
      <w:pPr>
        <w:pStyle w:val="a"/>
        <w:rPr>
          <w:rFonts w:hint="cs"/>
          <w:rtl/>
        </w:rPr>
      </w:pPr>
    </w:p>
    <w:p w14:paraId="00348C9D" w14:textId="77777777" w:rsidR="00000000" w:rsidRDefault="007C71EE">
      <w:pPr>
        <w:pStyle w:val="a"/>
        <w:rPr>
          <w:rFonts w:hint="cs"/>
          <w:rtl/>
        </w:rPr>
      </w:pPr>
      <w:r>
        <w:rPr>
          <w:rFonts w:hint="cs"/>
          <w:rtl/>
        </w:rPr>
        <w:t>לא להפריע לי באמצע הצבעה. מה אדוני חבר הכנסת ליצמן רצה? מותר לו לדבר לעניין ההצבעה.</w:t>
      </w:r>
    </w:p>
    <w:p w14:paraId="7B03074C" w14:textId="77777777" w:rsidR="00000000" w:rsidRDefault="007C71EE">
      <w:pPr>
        <w:pStyle w:val="a"/>
        <w:rPr>
          <w:rFonts w:hint="cs"/>
          <w:rtl/>
        </w:rPr>
      </w:pPr>
    </w:p>
    <w:p w14:paraId="3E3BEB84" w14:textId="77777777" w:rsidR="00000000" w:rsidRDefault="007C71EE">
      <w:pPr>
        <w:pStyle w:val="ac"/>
        <w:rPr>
          <w:rtl/>
        </w:rPr>
      </w:pPr>
      <w:r>
        <w:rPr>
          <w:rFonts w:hint="eastAsia"/>
          <w:rtl/>
        </w:rPr>
        <w:t>יעקב</w:t>
      </w:r>
      <w:r>
        <w:rPr>
          <w:rtl/>
        </w:rPr>
        <w:t xml:space="preserve"> ליצמן (יהדות התורה):</w:t>
      </w:r>
    </w:p>
    <w:p w14:paraId="1BC70763" w14:textId="77777777" w:rsidR="00000000" w:rsidRDefault="007C71EE">
      <w:pPr>
        <w:pStyle w:val="a"/>
        <w:rPr>
          <w:rFonts w:hint="cs"/>
          <w:rtl/>
        </w:rPr>
      </w:pPr>
    </w:p>
    <w:p w14:paraId="3D73320A" w14:textId="77777777" w:rsidR="00000000" w:rsidRDefault="007C71EE">
      <w:pPr>
        <w:pStyle w:val="a"/>
        <w:rPr>
          <w:rFonts w:hint="cs"/>
          <w:rtl/>
        </w:rPr>
      </w:pPr>
      <w:r>
        <w:rPr>
          <w:rFonts w:hint="cs"/>
          <w:rtl/>
        </w:rPr>
        <w:t>בעניין ההצבעה יש לי הרושם שיש חברי כנסת, וכרגע לא משנה מי זה, שלא נמצאים בא</w:t>
      </w:r>
      <w:r>
        <w:rPr>
          <w:rFonts w:hint="cs"/>
          <w:rtl/>
        </w:rPr>
        <w:t>ולם והצביעו עבורם בהצבעה האלקטרונית.</w:t>
      </w:r>
    </w:p>
    <w:p w14:paraId="075371A5" w14:textId="77777777" w:rsidR="00000000" w:rsidRDefault="007C71EE">
      <w:pPr>
        <w:pStyle w:val="a"/>
        <w:rPr>
          <w:rFonts w:hint="cs"/>
          <w:rtl/>
        </w:rPr>
      </w:pPr>
    </w:p>
    <w:p w14:paraId="273B6969" w14:textId="77777777" w:rsidR="00000000" w:rsidRDefault="007C71EE">
      <w:pPr>
        <w:pStyle w:val="ad"/>
        <w:rPr>
          <w:rtl/>
        </w:rPr>
      </w:pPr>
      <w:r>
        <w:rPr>
          <w:rtl/>
        </w:rPr>
        <w:t>היו"ר ראובן ריבלין:</w:t>
      </w:r>
    </w:p>
    <w:p w14:paraId="2D47A9E7" w14:textId="77777777" w:rsidR="00000000" w:rsidRDefault="007C71EE">
      <w:pPr>
        <w:pStyle w:val="a"/>
        <w:rPr>
          <w:rtl/>
        </w:rPr>
      </w:pPr>
    </w:p>
    <w:p w14:paraId="314DC4B5" w14:textId="77777777" w:rsidR="00000000" w:rsidRDefault="007C71EE">
      <w:pPr>
        <w:pStyle w:val="a"/>
        <w:rPr>
          <w:rFonts w:hint="cs"/>
          <w:rtl/>
        </w:rPr>
      </w:pPr>
      <w:r>
        <w:rPr>
          <w:rFonts w:hint="cs"/>
          <w:rtl/>
        </w:rPr>
        <w:t>זה חמור מאוד. נא להגיש מייד תלונה בכתב, ולא לפזר סתם האשמות. תודה.</w:t>
      </w:r>
    </w:p>
    <w:p w14:paraId="0F8019AA" w14:textId="77777777" w:rsidR="00000000" w:rsidRDefault="007C71EE">
      <w:pPr>
        <w:pStyle w:val="a"/>
        <w:rPr>
          <w:rFonts w:hint="cs"/>
          <w:rtl/>
        </w:rPr>
      </w:pPr>
    </w:p>
    <w:p w14:paraId="4065544B" w14:textId="77777777" w:rsidR="00000000" w:rsidRDefault="007C71EE">
      <w:pPr>
        <w:pStyle w:val="a"/>
        <w:rPr>
          <w:rFonts w:hint="cs"/>
          <w:rtl/>
        </w:rPr>
      </w:pPr>
      <w:r>
        <w:rPr>
          <w:rFonts w:hint="cs"/>
          <w:rtl/>
        </w:rPr>
        <w:t>הסתייגות חבר הכנסת רומן ברונפמן - מי בעד? מי נגד? מי נמנע? תודה.</w:t>
      </w:r>
    </w:p>
    <w:p w14:paraId="0A5F8A4E" w14:textId="77777777" w:rsidR="00000000" w:rsidRDefault="007C71EE">
      <w:pPr>
        <w:pStyle w:val="a"/>
        <w:rPr>
          <w:rFonts w:hint="cs"/>
          <w:rtl/>
        </w:rPr>
      </w:pPr>
    </w:p>
    <w:p w14:paraId="0E4989A3" w14:textId="77777777" w:rsidR="00000000" w:rsidRDefault="007C71EE">
      <w:pPr>
        <w:pStyle w:val="a"/>
        <w:jc w:val="center"/>
        <w:rPr>
          <w:rFonts w:hint="cs"/>
          <w:b/>
          <w:bCs/>
          <w:rtl/>
        </w:rPr>
      </w:pPr>
      <w:r>
        <w:rPr>
          <w:rFonts w:hint="cs"/>
          <w:b/>
          <w:bCs/>
          <w:rtl/>
        </w:rPr>
        <w:t>הצבעה</w:t>
      </w:r>
    </w:p>
    <w:p w14:paraId="3631E7A4" w14:textId="77777777" w:rsidR="00000000" w:rsidRDefault="007C71EE">
      <w:pPr>
        <w:pStyle w:val="a"/>
        <w:jc w:val="center"/>
        <w:rPr>
          <w:rFonts w:hint="cs"/>
          <w:b/>
          <w:bCs/>
          <w:rtl/>
        </w:rPr>
      </w:pPr>
    </w:p>
    <w:p w14:paraId="3390459C" w14:textId="77777777" w:rsidR="00000000" w:rsidRDefault="007C71EE">
      <w:pPr>
        <w:pStyle w:val="a"/>
        <w:jc w:val="center"/>
        <w:rPr>
          <w:rFonts w:hint="cs"/>
          <w:rtl/>
        </w:rPr>
      </w:pPr>
      <w:r>
        <w:rPr>
          <w:rFonts w:hint="cs"/>
          <w:rtl/>
        </w:rPr>
        <w:t>ההסתייגות של חבר הכנסת רומן ברונפמן לסעיף 1 לא נתקבלה.</w:t>
      </w:r>
    </w:p>
    <w:p w14:paraId="40CB5301" w14:textId="77777777" w:rsidR="00000000" w:rsidRDefault="007C71EE">
      <w:pPr>
        <w:pStyle w:val="a"/>
        <w:rPr>
          <w:rFonts w:hint="cs"/>
          <w:rtl/>
        </w:rPr>
      </w:pPr>
    </w:p>
    <w:p w14:paraId="533C2554" w14:textId="77777777" w:rsidR="00000000" w:rsidRDefault="007C71EE">
      <w:pPr>
        <w:pStyle w:val="ad"/>
        <w:rPr>
          <w:rtl/>
        </w:rPr>
      </w:pPr>
      <w:r>
        <w:rPr>
          <w:rtl/>
        </w:rPr>
        <w:t>היו"ר ראובן ריבלין:</w:t>
      </w:r>
    </w:p>
    <w:p w14:paraId="4570EACC" w14:textId="77777777" w:rsidR="00000000" w:rsidRDefault="007C71EE">
      <w:pPr>
        <w:pStyle w:val="a"/>
        <w:rPr>
          <w:rtl/>
        </w:rPr>
      </w:pPr>
    </w:p>
    <w:p w14:paraId="17EC6170" w14:textId="77777777" w:rsidR="00000000" w:rsidRDefault="007C71EE">
      <w:pPr>
        <w:pStyle w:val="a"/>
        <w:rPr>
          <w:rFonts w:hint="cs"/>
          <w:rtl/>
        </w:rPr>
      </w:pPr>
      <w:r>
        <w:rPr>
          <w:rFonts w:hint="cs"/>
          <w:rtl/>
        </w:rPr>
        <w:t>הסתייגות חבר הכנסת ברונפמן לא נתקבלה.</w:t>
      </w:r>
    </w:p>
    <w:p w14:paraId="6262CA8B" w14:textId="77777777" w:rsidR="00000000" w:rsidRDefault="007C71EE">
      <w:pPr>
        <w:pStyle w:val="a"/>
        <w:rPr>
          <w:rFonts w:hint="cs"/>
          <w:rtl/>
        </w:rPr>
      </w:pPr>
    </w:p>
    <w:p w14:paraId="030133EE" w14:textId="77777777" w:rsidR="00000000" w:rsidRDefault="007C71EE">
      <w:pPr>
        <w:pStyle w:val="a"/>
        <w:rPr>
          <w:rFonts w:hint="cs"/>
          <w:rtl/>
        </w:rPr>
      </w:pPr>
      <w:r>
        <w:rPr>
          <w:rFonts w:hint="cs"/>
          <w:rtl/>
        </w:rPr>
        <w:t>הסתייגות חבר הכנסת אבשלום וילן - מי בעד? מי נגד? מי נמנע? תודה.</w:t>
      </w:r>
    </w:p>
    <w:p w14:paraId="6031E77C" w14:textId="77777777" w:rsidR="00000000" w:rsidRDefault="007C71EE">
      <w:pPr>
        <w:pStyle w:val="a"/>
        <w:rPr>
          <w:rFonts w:hint="cs"/>
          <w:rtl/>
        </w:rPr>
      </w:pPr>
    </w:p>
    <w:p w14:paraId="758A5876" w14:textId="77777777" w:rsidR="00000000" w:rsidRDefault="007C71EE">
      <w:pPr>
        <w:pStyle w:val="a"/>
        <w:jc w:val="center"/>
        <w:rPr>
          <w:rFonts w:hint="cs"/>
          <w:b/>
          <w:bCs/>
          <w:rtl/>
        </w:rPr>
      </w:pPr>
      <w:r>
        <w:rPr>
          <w:rFonts w:hint="cs"/>
          <w:b/>
          <w:bCs/>
          <w:rtl/>
        </w:rPr>
        <w:t>הצבעה</w:t>
      </w:r>
    </w:p>
    <w:p w14:paraId="5770A499" w14:textId="77777777" w:rsidR="00000000" w:rsidRDefault="007C71EE">
      <w:pPr>
        <w:pStyle w:val="a"/>
        <w:jc w:val="center"/>
        <w:rPr>
          <w:rFonts w:hint="cs"/>
          <w:b/>
          <w:bCs/>
          <w:rtl/>
        </w:rPr>
      </w:pPr>
    </w:p>
    <w:p w14:paraId="176753A2" w14:textId="77777777" w:rsidR="00000000" w:rsidRDefault="007C71EE">
      <w:pPr>
        <w:pStyle w:val="a"/>
        <w:jc w:val="center"/>
        <w:rPr>
          <w:rFonts w:hint="cs"/>
          <w:rtl/>
        </w:rPr>
      </w:pPr>
      <w:r>
        <w:rPr>
          <w:rFonts w:hint="cs"/>
          <w:rtl/>
        </w:rPr>
        <w:t>ההסתייגות של חבר הכנסת אבשלום וילן לסעיף 1 לא נתקבלה.</w:t>
      </w:r>
    </w:p>
    <w:p w14:paraId="72001D5A" w14:textId="77777777" w:rsidR="00000000" w:rsidRDefault="007C71EE">
      <w:pPr>
        <w:pStyle w:val="a"/>
        <w:rPr>
          <w:rFonts w:hint="cs"/>
          <w:rtl/>
        </w:rPr>
      </w:pPr>
    </w:p>
    <w:p w14:paraId="09730C0C" w14:textId="77777777" w:rsidR="00000000" w:rsidRDefault="007C71EE">
      <w:pPr>
        <w:pStyle w:val="ad"/>
        <w:rPr>
          <w:rtl/>
        </w:rPr>
      </w:pPr>
      <w:r>
        <w:rPr>
          <w:rtl/>
        </w:rPr>
        <w:t>היו"ר ראובן ריבלין:</w:t>
      </w:r>
    </w:p>
    <w:p w14:paraId="1DA1CFB3" w14:textId="77777777" w:rsidR="00000000" w:rsidRDefault="007C71EE">
      <w:pPr>
        <w:pStyle w:val="a"/>
        <w:rPr>
          <w:rtl/>
        </w:rPr>
      </w:pPr>
    </w:p>
    <w:p w14:paraId="63A9C75D" w14:textId="77777777" w:rsidR="00000000" w:rsidRDefault="007C71EE">
      <w:pPr>
        <w:pStyle w:val="a"/>
        <w:rPr>
          <w:rFonts w:hint="cs"/>
          <w:rtl/>
        </w:rPr>
      </w:pPr>
      <w:r>
        <w:rPr>
          <w:rFonts w:hint="cs"/>
          <w:rtl/>
        </w:rPr>
        <w:t>הסתייגות חבר הכנסת וילן לא נתקבלה.</w:t>
      </w:r>
    </w:p>
    <w:p w14:paraId="0352239D" w14:textId="77777777" w:rsidR="00000000" w:rsidRDefault="007C71EE">
      <w:pPr>
        <w:pStyle w:val="a"/>
        <w:rPr>
          <w:rtl/>
        </w:rPr>
      </w:pPr>
    </w:p>
    <w:p w14:paraId="012CF5F0" w14:textId="77777777" w:rsidR="00000000" w:rsidRDefault="007C71EE">
      <w:pPr>
        <w:pStyle w:val="a"/>
        <w:rPr>
          <w:rFonts w:hint="cs"/>
          <w:rtl/>
        </w:rPr>
      </w:pPr>
      <w:r>
        <w:rPr>
          <w:rFonts w:hint="cs"/>
          <w:rtl/>
        </w:rPr>
        <w:t>הסתייגות חבר</w:t>
      </w:r>
      <w:r>
        <w:rPr>
          <w:rFonts w:hint="cs"/>
          <w:rtl/>
        </w:rPr>
        <w:t xml:space="preserve"> הכנסת ליצמן - מי בעד? מי נגד? מי נמנע? תודה.</w:t>
      </w:r>
    </w:p>
    <w:p w14:paraId="34E398A3" w14:textId="77777777" w:rsidR="00000000" w:rsidRDefault="007C71EE">
      <w:pPr>
        <w:pStyle w:val="a"/>
        <w:rPr>
          <w:rFonts w:hint="cs"/>
          <w:rtl/>
        </w:rPr>
      </w:pPr>
    </w:p>
    <w:p w14:paraId="1A636247" w14:textId="77777777" w:rsidR="00000000" w:rsidRDefault="007C71EE">
      <w:pPr>
        <w:pStyle w:val="a"/>
        <w:jc w:val="center"/>
        <w:rPr>
          <w:rFonts w:hint="cs"/>
          <w:b/>
          <w:bCs/>
          <w:rtl/>
        </w:rPr>
      </w:pPr>
      <w:r>
        <w:rPr>
          <w:rFonts w:hint="cs"/>
          <w:b/>
          <w:bCs/>
          <w:rtl/>
        </w:rPr>
        <w:t>הצבעה</w:t>
      </w:r>
    </w:p>
    <w:p w14:paraId="71BE05E9" w14:textId="77777777" w:rsidR="00000000" w:rsidRDefault="007C71EE">
      <w:pPr>
        <w:pStyle w:val="a"/>
        <w:jc w:val="center"/>
        <w:rPr>
          <w:rFonts w:hint="cs"/>
          <w:b/>
          <w:bCs/>
          <w:rtl/>
        </w:rPr>
      </w:pPr>
    </w:p>
    <w:p w14:paraId="21F5A21C" w14:textId="77777777" w:rsidR="00000000" w:rsidRDefault="007C71EE">
      <w:pPr>
        <w:pStyle w:val="a"/>
        <w:jc w:val="center"/>
        <w:rPr>
          <w:rFonts w:hint="cs"/>
          <w:rtl/>
        </w:rPr>
      </w:pPr>
      <w:r>
        <w:rPr>
          <w:rFonts w:hint="cs"/>
          <w:rtl/>
        </w:rPr>
        <w:t>ההסתייגות של חבר הכנסת יעקב ליצמן לסעיף 1 לא נתקבלה.</w:t>
      </w:r>
    </w:p>
    <w:p w14:paraId="6758E1F6" w14:textId="77777777" w:rsidR="00000000" w:rsidRDefault="007C71EE">
      <w:pPr>
        <w:pStyle w:val="a"/>
        <w:rPr>
          <w:rFonts w:hint="cs"/>
          <w:rtl/>
        </w:rPr>
      </w:pPr>
    </w:p>
    <w:p w14:paraId="57E199BF" w14:textId="77777777" w:rsidR="00000000" w:rsidRDefault="007C71EE">
      <w:pPr>
        <w:pStyle w:val="ad"/>
        <w:rPr>
          <w:rtl/>
        </w:rPr>
      </w:pPr>
      <w:r>
        <w:rPr>
          <w:rtl/>
        </w:rPr>
        <w:t>היו"ר ראובן ריבלין:</w:t>
      </w:r>
    </w:p>
    <w:p w14:paraId="04D40623" w14:textId="77777777" w:rsidR="00000000" w:rsidRDefault="007C71EE">
      <w:pPr>
        <w:pStyle w:val="a"/>
        <w:rPr>
          <w:rtl/>
        </w:rPr>
      </w:pPr>
    </w:p>
    <w:p w14:paraId="54FC26B5" w14:textId="77777777" w:rsidR="00000000" w:rsidRDefault="007C71EE">
      <w:pPr>
        <w:pStyle w:val="a"/>
        <w:rPr>
          <w:rFonts w:hint="cs"/>
          <w:rtl/>
        </w:rPr>
      </w:pPr>
      <w:r>
        <w:rPr>
          <w:rFonts w:hint="cs"/>
          <w:rtl/>
        </w:rPr>
        <w:t>הסתייגות חבר הכנסת ליצמן לא נתקבלה.</w:t>
      </w:r>
    </w:p>
    <w:p w14:paraId="6865DE38" w14:textId="77777777" w:rsidR="00000000" w:rsidRDefault="007C71EE">
      <w:pPr>
        <w:pStyle w:val="a"/>
        <w:rPr>
          <w:rFonts w:hint="cs"/>
          <w:rtl/>
        </w:rPr>
      </w:pPr>
    </w:p>
    <w:p w14:paraId="270AFCD6" w14:textId="77777777" w:rsidR="00000000" w:rsidRDefault="007C71EE">
      <w:pPr>
        <w:pStyle w:val="a"/>
        <w:rPr>
          <w:rFonts w:hint="cs"/>
          <w:rtl/>
        </w:rPr>
      </w:pPr>
      <w:r>
        <w:rPr>
          <w:rFonts w:hint="cs"/>
          <w:rtl/>
        </w:rPr>
        <w:t>הסתייגות חבר הכנסת אברהם רביץ - מי בעד? מי נגד? מי נמנע? תודה.</w:t>
      </w:r>
    </w:p>
    <w:p w14:paraId="6B926632" w14:textId="77777777" w:rsidR="00000000" w:rsidRDefault="007C71EE">
      <w:pPr>
        <w:pStyle w:val="a"/>
        <w:rPr>
          <w:rFonts w:hint="cs"/>
          <w:rtl/>
        </w:rPr>
      </w:pPr>
    </w:p>
    <w:p w14:paraId="6A677ECD" w14:textId="77777777" w:rsidR="00000000" w:rsidRDefault="007C71EE">
      <w:pPr>
        <w:pStyle w:val="a"/>
        <w:jc w:val="center"/>
        <w:rPr>
          <w:rFonts w:hint="cs"/>
          <w:b/>
          <w:bCs/>
          <w:rtl/>
        </w:rPr>
      </w:pPr>
      <w:r>
        <w:rPr>
          <w:rFonts w:hint="cs"/>
          <w:b/>
          <w:bCs/>
          <w:rtl/>
        </w:rPr>
        <w:t>הצבעה</w:t>
      </w:r>
    </w:p>
    <w:p w14:paraId="1F787B61" w14:textId="77777777" w:rsidR="00000000" w:rsidRDefault="007C71EE">
      <w:pPr>
        <w:pStyle w:val="a"/>
        <w:jc w:val="center"/>
        <w:rPr>
          <w:rFonts w:hint="cs"/>
          <w:b/>
          <w:bCs/>
          <w:rtl/>
        </w:rPr>
      </w:pPr>
    </w:p>
    <w:p w14:paraId="6C220A35" w14:textId="77777777" w:rsidR="00000000" w:rsidRDefault="007C71EE">
      <w:pPr>
        <w:pStyle w:val="a"/>
        <w:jc w:val="center"/>
        <w:rPr>
          <w:rFonts w:hint="cs"/>
          <w:rtl/>
        </w:rPr>
      </w:pPr>
      <w:r>
        <w:rPr>
          <w:rFonts w:hint="cs"/>
          <w:rtl/>
        </w:rPr>
        <w:t>ההסתייגות של חבר הכ</w:t>
      </w:r>
      <w:r>
        <w:rPr>
          <w:rFonts w:hint="cs"/>
          <w:rtl/>
        </w:rPr>
        <w:t>נסת אברהם רביץ לסעיף 1 לא נתקבלה.</w:t>
      </w:r>
    </w:p>
    <w:p w14:paraId="70EE8884" w14:textId="77777777" w:rsidR="00000000" w:rsidRDefault="007C71EE">
      <w:pPr>
        <w:pStyle w:val="a"/>
        <w:rPr>
          <w:rFonts w:hint="cs"/>
          <w:rtl/>
        </w:rPr>
      </w:pPr>
    </w:p>
    <w:p w14:paraId="09F81423" w14:textId="77777777" w:rsidR="00000000" w:rsidRDefault="007C71EE">
      <w:pPr>
        <w:pStyle w:val="ad"/>
        <w:rPr>
          <w:rtl/>
        </w:rPr>
      </w:pPr>
      <w:r>
        <w:rPr>
          <w:rtl/>
        </w:rPr>
        <w:t>היו"ר ראובן ריבלין:</w:t>
      </w:r>
    </w:p>
    <w:p w14:paraId="0D2930A6" w14:textId="77777777" w:rsidR="00000000" w:rsidRDefault="007C71EE">
      <w:pPr>
        <w:pStyle w:val="a"/>
        <w:rPr>
          <w:rtl/>
        </w:rPr>
      </w:pPr>
    </w:p>
    <w:p w14:paraId="003C110C" w14:textId="77777777" w:rsidR="00000000" w:rsidRDefault="007C71EE">
      <w:pPr>
        <w:pStyle w:val="a"/>
        <w:rPr>
          <w:rFonts w:hint="cs"/>
          <w:rtl/>
        </w:rPr>
      </w:pPr>
      <w:r>
        <w:rPr>
          <w:rFonts w:hint="cs"/>
          <w:rtl/>
        </w:rPr>
        <w:t>הסתייגות חבר הכנסת רביץ לא נתקבלה.</w:t>
      </w:r>
    </w:p>
    <w:p w14:paraId="1B66AA71" w14:textId="77777777" w:rsidR="00000000" w:rsidRDefault="007C71EE">
      <w:pPr>
        <w:pStyle w:val="a"/>
        <w:rPr>
          <w:rFonts w:hint="cs"/>
          <w:rtl/>
        </w:rPr>
      </w:pPr>
    </w:p>
    <w:p w14:paraId="4CA5638E" w14:textId="77777777" w:rsidR="00000000" w:rsidRDefault="007C71EE">
      <w:pPr>
        <w:pStyle w:val="a"/>
        <w:rPr>
          <w:rFonts w:hint="cs"/>
          <w:rtl/>
        </w:rPr>
      </w:pPr>
      <w:r>
        <w:rPr>
          <w:rFonts w:hint="cs"/>
          <w:rtl/>
        </w:rPr>
        <w:t>הסתייגות חבר הכנסת מאיר פרוש - מי בעד? מי נגד? מי נמנע? תודה.</w:t>
      </w:r>
    </w:p>
    <w:p w14:paraId="7FE910C7" w14:textId="77777777" w:rsidR="00000000" w:rsidRDefault="007C71EE">
      <w:pPr>
        <w:pStyle w:val="a"/>
        <w:rPr>
          <w:rFonts w:hint="cs"/>
          <w:rtl/>
        </w:rPr>
      </w:pPr>
    </w:p>
    <w:p w14:paraId="2B35AC76" w14:textId="77777777" w:rsidR="00000000" w:rsidRDefault="007C71EE">
      <w:pPr>
        <w:pStyle w:val="a"/>
        <w:jc w:val="center"/>
        <w:rPr>
          <w:rFonts w:hint="cs"/>
          <w:b/>
          <w:bCs/>
          <w:rtl/>
        </w:rPr>
      </w:pPr>
      <w:r>
        <w:rPr>
          <w:rFonts w:hint="cs"/>
          <w:b/>
          <w:bCs/>
          <w:rtl/>
        </w:rPr>
        <w:t>הצבעה</w:t>
      </w:r>
    </w:p>
    <w:p w14:paraId="4526029C" w14:textId="77777777" w:rsidR="00000000" w:rsidRDefault="007C71EE">
      <w:pPr>
        <w:pStyle w:val="a"/>
        <w:jc w:val="center"/>
        <w:rPr>
          <w:rFonts w:hint="cs"/>
          <w:b/>
          <w:bCs/>
          <w:rtl/>
        </w:rPr>
      </w:pPr>
    </w:p>
    <w:p w14:paraId="5E3EE90C" w14:textId="77777777" w:rsidR="00000000" w:rsidRDefault="007C71EE">
      <w:pPr>
        <w:pStyle w:val="a"/>
        <w:jc w:val="center"/>
        <w:rPr>
          <w:rFonts w:hint="cs"/>
          <w:rtl/>
        </w:rPr>
      </w:pPr>
      <w:r>
        <w:rPr>
          <w:rFonts w:hint="cs"/>
          <w:rtl/>
        </w:rPr>
        <w:t>ההסתייגות של חבר הכנסת מאיר פרוש לסעיף 1 לא נתקבלה.</w:t>
      </w:r>
    </w:p>
    <w:p w14:paraId="2E7F4B0D" w14:textId="77777777" w:rsidR="00000000" w:rsidRDefault="007C71EE">
      <w:pPr>
        <w:pStyle w:val="a"/>
        <w:rPr>
          <w:rFonts w:hint="cs"/>
          <w:rtl/>
        </w:rPr>
      </w:pPr>
    </w:p>
    <w:p w14:paraId="646EF575" w14:textId="77777777" w:rsidR="00000000" w:rsidRDefault="007C71EE">
      <w:pPr>
        <w:pStyle w:val="ad"/>
        <w:rPr>
          <w:rtl/>
        </w:rPr>
      </w:pPr>
      <w:r>
        <w:rPr>
          <w:rtl/>
        </w:rPr>
        <w:t>היו"ר ראובן ריבלין:</w:t>
      </w:r>
    </w:p>
    <w:p w14:paraId="0FCB6B24" w14:textId="77777777" w:rsidR="00000000" w:rsidRDefault="007C71EE">
      <w:pPr>
        <w:pStyle w:val="a"/>
        <w:rPr>
          <w:rtl/>
        </w:rPr>
      </w:pPr>
    </w:p>
    <w:p w14:paraId="09D9EB32" w14:textId="77777777" w:rsidR="00000000" w:rsidRDefault="007C71EE">
      <w:pPr>
        <w:pStyle w:val="a"/>
        <w:rPr>
          <w:rFonts w:hint="cs"/>
          <w:rtl/>
        </w:rPr>
      </w:pPr>
      <w:r>
        <w:rPr>
          <w:rFonts w:hint="cs"/>
          <w:rtl/>
        </w:rPr>
        <w:t>גם הסתייגות חבר הכנס</w:t>
      </w:r>
      <w:r>
        <w:rPr>
          <w:rFonts w:hint="cs"/>
          <w:rtl/>
        </w:rPr>
        <w:t>ת פרוש לא נתקבלה.</w:t>
      </w:r>
    </w:p>
    <w:p w14:paraId="0820899A" w14:textId="77777777" w:rsidR="00000000" w:rsidRDefault="007C71EE">
      <w:pPr>
        <w:pStyle w:val="a"/>
        <w:rPr>
          <w:rFonts w:hint="cs"/>
          <w:rtl/>
        </w:rPr>
      </w:pPr>
    </w:p>
    <w:p w14:paraId="634B8168" w14:textId="77777777" w:rsidR="00000000" w:rsidRDefault="007C71EE">
      <w:pPr>
        <w:pStyle w:val="a"/>
        <w:rPr>
          <w:rFonts w:hint="cs"/>
          <w:rtl/>
        </w:rPr>
      </w:pPr>
      <w:r>
        <w:rPr>
          <w:rFonts w:hint="cs"/>
          <w:rtl/>
        </w:rPr>
        <w:t>חבר הכנסת גפני נמצא באולם?</w:t>
      </w:r>
    </w:p>
    <w:p w14:paraId="62B04FEA" w14:textId="77777777" w:rsidR="00000000" w:rsidRDefault="007C71EE">
      <w:pPr>
        <w:pStyle w:val="ac"/>
        <w:rPr>
          <w:rtl/>
        </w:rPr>
      </w:pPr>
      <w:r>
        <w:rPr>
          <w:rtl/>
        </w:rPr>
        <w:br/>
        <w:t>קריאות:</w:t>
      </w:r>
    </w:p>
    <w:p w14:paraId="20F6BBBF" w14:textId="77777777" w:rsidR="00000000" w:rsidRDefault="007C71EE">
      <w:pPr>
        <w:pStyle w:val="a"/>
        <w:rPr>
          <w:rtl/>
        </w:rPr>
      </w:pPr>
    </w:p>
    <w:p w14:paraId="348D4BE7" w14:textId="77777777" w:rsidR="00000000" w:rsidRDefault="007C71EE">
      <w:pPr>
        <w:pStyle w:val="a"/>
        <w:rPr>
          <w:rFonts w:hint="cs"/>
          <w:rtl/>
        </w:rPr>
      </w:pPr>
      <w:r>
        <w:rPr>
          <w:rFonts w:hint="cs"/>
          <w:rtl/>
        </w:rPr>
        <w:t>- - -</w:t>
      </w:r>
    </w:p>
    <w:p w14:paraId="2BA5BBA1" w14:textId="77777777" w:rsidR="00000000" w:rsidRDefault="007C71EE">
      <w:pPr>
        <w:pStyle w:val="ad"/>
        <w:rPr>
          <w:rtl/>
        </w:rPr>
      </w:pPr>
      <w:r>
        <w:rPr>
          <w:rtl/>
        </w:rPr>
        <w:br/>
        <w:t>היו"ר ראובן ריבלין:</w:t>
      </w:r>
    </w:p>
    <w:p w14:paraId="101BD9BF" w14:textId="77777777" w:rsidR="00000000" w:rsidRDefault="007C71EE">
      <w:pPr>
        <w:pStyle w:val="a"/>
        <w:rPr>
          <w:rtl/>
        </w:rPr>
      </w:pPr>
    </w:p>
    <w:p w14:paraId="177D2817" w14:textId="77777777" w:rsidR="00000000" w:rsidRDefault="007C71EE">
      <w:pPr>
        <w:pStyle w:val="a"/>
        <w:rPr>
          <w:rFonts w:hint="cs"/>
          <w:rtl/>
        </w:rPr>
      </w:pPr>
      <w:r>
        <w:rPr>
          <w:rFonts w:hint="cs"/>
          <w:rtl/>
        </w:rPr>
        <w:t>חשבתי שגם הוא לא נמצא.</w:t>
      </w:r>
    </w:p>
    <w:p w14:paraId="3777BA92" w14:textId="77777777" w:rsidR="00000000" w:rsidRDefault="007C71EE">
      <w:pPr>
        <w:pStyle w:val="a"/>
        <w:rPr>
          <w:rFonts w:hint="cs"/>
          <w:rtl/>
        </w:rPr>
      </w:pPr>
    </w:p>
    <w:p w14:paraId="073D4012" w14:textId="77777777" w:rsidR="00000000" w:rsidRDefault="007C71EE">
      <w:pPr>
        <w:pStyle w:val="a"/>
        <w:rPr>
          <w:rFonts w:hint="cs"/>
          <w:rtl/>
        </w:rPr>
      </w:pPr>
      <w:r>
        <w:rPr>
          <w:rFonts w:hint="cs"/>
          <w:rtl/>
        </w:rPr>
        <w:t>גפני - מי בעד? תודה.  מי נגד? תודה.  מי נמנע? תודה.</w:t>
      </w:r>
    </w:p>
    <w:p w14:paraId="53CF9B86" w14:textId="77777777" w:rsidR="00000000" w:rsidRDefault="007C71EE">
      <w:pPr>
        <w:pStyle w:val="a"/>
        <w:jc w:val="center"/>
        <w:rPr>
          <w:rFonts w:hint="cs"/>
          <w:b/>
          <w:bCs/>
          <w:rtl/>
        </w:rPr>
      </w:pPr>
    </w:p>
    <w:p w14:paraId="5E8E4B3B" w14:textId="77777777" w:rsidR="00000000" w:rsidRDefault="007C71EE">
      <w:pPr>
        <w:pStyle w:val="a"/>
        <w:jc w:val="center"/>
        <w:rPr>
          <w:rFonts w:hint="cs"/>
          <w:b/>
          <w:bCs/>
          <w:rtl/>
        </w:rPr>
      </w:pPr>
      <w:r>
        <w:rPr>
          <w:rFonts w:hint="cs"/>
          <w:b/>
          <w:bCs/>
          <w:rtl/>
        </w:rPr>
        <w:t>הצבעה</w:t>
      </w:r>
    </w:p>
    <w:p w14:paraId="13E8F153" w14:textId="77777777" w:rsidR="00000000" w:rsidRDefault="007C71EE">
      <w:pPr>
        <w:pStyle w:val="a"/>
        <w:jc w:val="center"/>
        <w:rPr>
          <w:rFonts w:hint="cs"/>
          <w:b/>
          <w:bCs/>
          <w:rtl/>
        </w:rPr>
      </w:pPr>
    </w:p>
    <w:p w14:paraId="6A7EBD4A" w14:textId="77777777" w:rsidR="00000000" w:rsidRDefault="007C71EE">
      <w:pPr>
        <w:pStyle w:val="a"/>
        <w:jc w:val="center"/>
        <w:rPr>
          <w:rFonts w:hint="cs"/>
          <w:rtl/>
        </w:rPr>
      </w:pPr>
      <w:r>
        <w:rPr>
          <w:rFonts w:hint="cs"/>
          <w:rtl/>
        </w:rPr>
        <w:t>ההסתייגות של חבר הכנסת משה גפני לסעיף 1 לא נתקבלה.</w:t>
      </w:r>
    </w:p>
    <w:p w14:paraId="1B30AC4E" w14:textId="77777777" w:rsidR="00000000" w:rsidRDefault="007C71EE">
      <w:pPr>
        <w:pStyle w:val="ad"/>
        <w:rPr>
          <w:rtl/>
        </w:rPr>
      </w:pPr>
      <w:r>
        <w:rPr>
          <w:rtl/>
        </w:rPr>
        <w:br/>
        <w:t>היו"ר ראובן ריבלין:</w:t>
      </w:r>
    </w:p>
    <w:p w14:paraId="354EFFCF" w14:textId="77777777" w:rsidR="00000000" w:rsidRDefault="007C71EE">
      <w:pPr>
        <w:pStyle w:val="a"/>
        <w:rPr>
          <w:rFonts w:hint="cs"/>
          <w:rtl/>
        </w:rPr>
      </w:pPr>
    </w:p>
    <w:p w14:paraId="32B86903" w14:textId="77777777" w:rsidR="00000000" w:rsidRDefault="007C71EE">
      <w:pPr>
        <w:pStyle w:val="a"/>
        <w:rPr>
          <w:rFonts w:hint="cs"/>
          <w:rtl/>
        </w:rPr>
      </w:pPr>
      <w:r>
        <w:rPr>
          <w:rFonts w:hint="cs"/>
          <w:rtl/>
        </w:rPr>
        <w:t>ההסתייגות של חב</w:t>
      </w:r>
      <w:r>
        <w:rPr>
          <w:rFonts w:hint="cs"/>
          <w:rtl/>
        </w:rPr>
        <w:t>ר הכנסת משה גפני לסעיף 1 לא נתקבלה.</w:t>
      </w:r>
    </w:p>
    <w:p w14:paraId="67A1767F" w14:textId="77777777" w:rsidR="00000000" w:rsidRDefault="007C71EE">
      <w:pPr>
        <w:pStyle w:val="a"/>
        <w:rPr>
          <w:rFonts w:hint="cs"/>
          <w:rtl/>
        </w:rPr>
      </w:pPr>
    </w:p>
    <w:p w14:paraId="384BE13F" w14:textId="77777777" w:rsidR="00000000" w:rsidRDefault="007C71EE">
      <w:pPr>
        <w:pStyle w:val="a"/>
        <w:rPr>
          <w:rFonts w:hint="cs"/>
          <w:rtl/>
        </w:rPr>
      </w:pPr>
      <w:r>
        <w:rPr>
          <w:rFonts w:hint="cs"/>
          <w:rtl/>
        </w:rPr>
        <w:t>אייכלר - מי בעד? תודה.  מי נגד? תודה.  מי נמנע? תודה.</w:t>
      </w:r>
    </w:p>
    <w:p w14:paraId="520CF212" w14:textId="77777777" w:rsidR="00000000" w:rsidRDefault="007C71EE">
      <w:pPr>
        <w:pStyle w:val="a"/>
        <w:rPr>
          <w:rFonts w:hint="cs"/>
          <w:rtl/>
        </w:rPr>
      </w:pPr>
    </w:p>
    <w:p w14:paraId="55AF819E" w14:textId="77777777" w:rsidR="00000000" w:rsidRDefault="007C71EE">
      <w:pPr>
        <w:pStyle w:val="a"/>
        <w:jc w:val="center"/>
        <w:rPr>
          <w:rFonts w:hint="cs"/>
          <w:b/>
          <w:bCs/>
          <w:rtl/>
        </w:rPr>
      </w:pPr>
      <w:r>
        <w:rPr>
          <w:rFonts w:hint="cs"/>
          <w:b/>
          <w:bCs/>
          <w:rtl/>
        </w:rPr>
        <w:t>הצבעה</w:t>
      </w:r>
    </w:p>
    <w:p w14:paraId="490C6583" w14:textId="77777777" w:rsidR="00000000" w:rsidRDefault="007C71EE">
      <w:pPr>
        <w:pStyle w:val="a"/>
        <w:jc w:val="center"/>
        <w:rPr>
          <w:rtl/>
        </w:rPr>
      </w:pPr>
    </w:p>
    <w:p w14:paraId="7B9F27A1" w14:textId="77777777" w:rsidR="00000000" w:rsidRDefault="007C71EE">
      <w:pPr>
        <w:pStyle w:val="a"/>
        <w:bidi w:val="0"/>
      </w:pPr>
      <w:r>
        <w:rPr>
          <w:rFonts w:hint="cs"/>
          <w:rtl/>
        </w:rPr>
        <w:t>ההסתייגות של חבר הכנסת ישראל אייכלר לסעיף 1 לא נתקבלה.</w:t>
      </w:r>
    </w:p>
    <w:p w14:paraId="23C051E9" w14:textId="77777777" w:rsidR="00000000" w:rsidRDefault="007C71EE">
      <w:pPr>
        <w:pStyle w:val="ad"/>
        <w:rPr>
          <w:rtl/>
        </w:rPr>
      </w:pPr>
      <w:r>
        <w:br/>
      </w:r>
      <w:r>
        <w:rPr>
          <w:rtl/>
        </w:rPr>
        <w:t>היו"ר ראובן ריבלין:</w:t>
      </w:r>
    </w:p>
    <w:p w14:paraId="24132C64" w14:textId="77777777" w:rsidR="00000000" w:rsidRDefault="007C71EE">
      <w:pPr>
        <w:pStyle w:val="a"/>
        <w:rPr>
          <w:rtl/>
        </w:rPr>
      </w:pPr>
    </w:p>
    <w:p w14:paraId="0E9ABC84" w14:textId="77777777" w:rsidR="00000000" w:rsidRDefault="007C71EE">
      <w:pPr>
        <w:pStyle w:val="a"/>
        <w:rPr>
          <w:rFonts w:hint="cs"/>
          <w:rtl/>
        </w:rPr>
      </w:pPr>
      <w:r>
        <w:rPr>
          <w:rFonts w:hint="cs"/>
          <w:rtl/>
        </w:rPr>
        <w:t>ההסתייגות של חבר הכנסת אייכלר גם היא לא נתקבלה.</w:t>
      </w:r>
    </w:p>
    <w:p w14:paraId="613ED2AB" w14:textId="77777777" w:rsidR="00000000" w:rsidRDefault="007C71EE">
      <w:pPr>
        <w:pStyle w:val="a"/>
        <w:rPr>
          <w:rFonts w:hint="cs"/>
          <w:rtl/>
        </w:rPr>
      </w:pPr>
    </w:p>
    <w:p w14:paraId="4224C53C" w14:textId="77777777" w:rsidR="00000000" w:rsidRDefault="007C71EE">
      <w:pPr>
        <w:pStyle w:val="a"/>
        <w:rPr>
          <w:rFonts w:hint="cs"/>
          <w:rtl/>
        </w:rPr>
      </w:pPr>
      <w:r>
        <w:rPr>
          <w:rFonts w:hint="cs"/>
          <w:rtl/>
        </w:rPr>
        <w:t>עוברים למוחמד ברכה - מי בעד? תו</w:t>
      </w:r>
      <w:r>
        <w:rPr>
          <w:rFonts w:hint="cs"/>
          <w:rtl/>
        </w:rPr>
        <w:t>דה.  מי נגד? תודה.  מי נמנע? תודה.</w:t>
      </w:r>
    </w:p>
    <w:p w14:paraId="17AF63D8" w14:textId="77777777" w:rsidR="00000000" w:rsidRDefault="007C71EE">
      <w:pPr>
        <w:pStyle w:val="a"/>
        <w:rPr>
          <w:rFonts w:hint="cs"/>
          <w:rtl/>
        </w:rPr>
      </w:pPr>
    </w:p>
    <w:p w14:paraId="3E960F2A" w14:textId="77777777" w:rsidR="00000000" w:rsidRDefault="007C71EE">
      <w:pPr>
        <w:pStyle w:val="a"/>
        <w:jc w:val="center"/>
        <w:rPr>
          <w:rFonts w:hint="cs"/>
          <w:b/>
          <w:bCs/>
          <w:rtl/>
        </w:rPr>
      </w:pPr>
      <w:r>
        <w:rPr>
          <w:rFonts w:hint="cs"/>
          <w:b/>
          <w:bCs/>
          <w:rtl/>
        </w:rPr>
        <w:t>הצבעה</w:t>
      </w:r>
    </w:p>
    <w:p w14:paraId="1DD092DB" w14:textId="77777777" w:rsidR="00000000" w:rsidRDefault="007C71EE">
      <w:pPr>
        <w:pStyle w:val="a"/>
        <w:jc w:val="center"/>
        <w:rPr>
          <w:rFonts w:hint="cs"/>
          <w:b/>
          <w:bCs/>
          <w:rtl/>
        </w:rPr>
      </w:pPr>
    </w:p>
    <w:p w14:paraId="659E91CE" w14:textId="77777777" w:rsidR="00000000" w:rsidRDefault="007C71EE">
      <w:pPr>
        <w:pStyle w:val="a"/>
        <w:jc w:val="center"/>
        <w:rPr>
          <w:rFonts w:hint="cs"/>
          <w:rtl/>
        </w:rPr>
      </w:pPr>
      <w:r>
        <w:rPr>
          <w:rFonts w:hint="cs"/>
          <w:rtl/>
        </w:rPr>
        <w:t>ההסתייגות של חבר הכנסת מוחמד ברכה לסעיף 1 לא נתקבלה.</w:t>
      </w:r>
    </w:p>
    <w:p w14:paraId="0F4C7929" w14:textId="77777777" w:rsidR="00000000" w:rsidRDefault="007C71EE">
      <w:pPr>
        <w:pStyle w:val="ad"/>
        <w:rPr>
          <w:rtl/>
        </w:rPr>
      </w:pPr>
      <w:r>
        <w:rPr>
          <w:rtl/>
        </w:rPr>
        <w:br/>
        <w:t>היו"ר ראובן ריבלין:</w:t>
      </w:r>
    </w:p>
    <w:p w14:paraId="03D0CDE6" w14:textId="77777777" w:rsidR="00000000" w:rsidRDefault="007C71EE">
      <w:pPr>
        <w:pStyle w:val="a"/>
        <w:rPr>
          <w:rtl/>
        </w:rPr>
      </w:pPr>
    </w:p>
    <w:p w14:paraId="7C77A646" w14:textId="77777777" w:rsidR="00000000" w:rsidRDefault="007C71EE">
      <w:pPr>
        <w:pStyle w:val="a"/>
        <w:rPr>
          <w:rFonts w:hint="cs"/>
          <w:rtl/>
        </w:rPr>
      </w:pPr>
      <w:r>
        <w:rPr>
          <w:rFonts w:hint="cs"/>
          <w:rtl/>
        </w:rPr>
        <w:t>גם ההסתייגות של חבר הכנסת ברכה לא נתקבלה.</w:t>
      </w:r>
    </w:p>
    <w:p w14:paraId="1532D4B4" w14:textId="77777777" w:rsidR="00000000" w:rsidRDefault="007C71EE">
      <w:pPr>
        <w:pStyle w:val="a"/>
        <w:rPr>
          <w:rFonts w:hint="cs"/>
          <w:rtl/>
        </w:rPr>
      </w:pPr>
    </w:p>
    <w:p w14:paraId="5A16A7E0" w14:textId="77777777" w:rsidR="00000000" w:rsidRDefault="007C71EE">
      <w:pPr>
        <w:pStyle w:val="a"/>
        <w:rPr>
          <w:rFonts w:hint="cs"/>
          <w:rtl/>
        </w:rPr>
      </w:pPr>
      <w:r>
        <w:rPr>
          <w:rFonts w:hint="cs"/>
          <w:rtl/>
        </w:rPr>
        <w:t>חבר הכנסת עסאם מח'ול - מי בעד? תודה.  מי נגד? תודה.  מי נמנע? תודה.</w:t>
      </w:r>
    </w:p>
    <w:p w14:paraId="323315D7" w14:textId="77777777" w:rsidR="00000000" w:rsidRDefault="007C71EE">
      <w:pPr>
        <w:pStyle w:val="a"/>
        <w:jc w:val="center"/>
        <w:rPr>
          <w:rFonts w:hint="cs"/>
          <w:b/>
          <w:bCs/>
          <w:rtl/>
        </w:rPr>
      </w:pPr>
    </w:p>
    <w:p w14:paraId="6CD9AE4C" w14:textId="77777777" w:rsidR="00000000" w:rsidRDefault="007C71EE">
      <w:pPr>
        <w:pStyle w:val="a"/>
        <w:jc w:val="center"/>
        <w:rPr>
          <w:rFonts w:hint="cs"/>
          <w:b/>
          <w:bCs/>
          <w:rtl/>
        </w:rPr>
      </w:pPr>
      <w:r>
        <w:rPr>
          <w:rFonts w:hint="cs"/>
          <w:b/>
          <w:bCs/>
          <w:rtl/>
        </w:rPr>
        <w:t xml:space="preserve">הצבעה </w:t>
      </w:r>
    </w:p>
    <w:p w14:paraId="7600879A" w14:textId="77777777" w:rsidR="00000000" w:rsidRDefault="007C71EE">
      <w:pPr>
        <w:pStyle w:val="a"/>
        <w:jc w:val="center"/>
        <w:rPr>
          <w:rFonts w:hint="cs"/>
          <w:b/>
          <w:bCs/>
          <w:rtl/>
        </w:rPr>
      </w:pPr>
    </w:p>
    <w:p w14:paraId="0D5F11AA" w14:textId="77777777" w:rsidR="00000000" w:rsidRDefault="007C71EE">
      <w:pPr>
        <w:pStyle w:val="a"/>
        <w:jc w:val="center"/>
        <w:rPr>
          <w:rFonts w:hint="cs"/>
          <w:rtl/>
        </w:rPr>
      </w:pPr>
      <w:r>
        <w:rPr>
          <w:rFonts w:hint="cs"/>
          <w:rtl/>
        </w:rPr>
        <w:t>ההסתייגות של חבר ה</w:t>
      </w:r>
      <w:r>
        <w:rPr>
          <w:rFonts w:hint="cs"/>
          <w:rtl/>
        </w:rPr>
        <w:t>כנסת עסאם מח'ול לסעיף 1 לא נתקבלה.</w:t>
      </w:r>
    </w:p>
    <w:p w14:paraId="13355DD5" w14:textId="77777777" w:rsidR="00000000" w:rsidRDefault="007C71EE">
      <w:pPr>
        <w:pStyle w:val="ad"/>
        <w:rPr>
          <w:rtl/>
        </w:rPr>
      </w:pPr>
      <w:r>
        <w:rPr>
          <w:rtl/>
        </w:rPr>
        <w:br/>
        <w:t>היו"ר ראובן ריבלין:</w:t>
      </w:r>
    </w:p>
    <w:p w14:paraId="015D7B44" w14:textId="77777777" w:rsidR="00000000" w:rsidRDefault="007C71EE">
      <w:pPr>
        <w:pStyle w:val="a"/>
        <w:rPr>
          <w:rtl/>
        </w:rPr>
      </w:pPr>
    </w:p>
    <w:p w14:paraId="7A4E8CBB" w14:textId="77777777" w:rsidR="00000000" w:rsidRDefault="007C71EE">
      <w:pPr>
        <w:pStyle w:val="a"/>
        <w:rPr>
          <w:rFonts w:hint="cs"/>
          <w:rtl/>
        </w:rPr>
      </w:pPr>
      <w:r>
        <w:rPr>
          <w:rFonts w:hint="cs"/>
          <w:rtl/>
        </w:rPr>
        <w:t>ההסתייגות של חבר הכנסת עסאם מח'ול לא נתקבלה.</w:t>
      </w:r>
    </w:p>
    <w:p w14:paraId="3279E882" w14:textId="77777777" w:rsidR="00000000" w:rsidRDefault="007C71EE">
      <w:pPr>
        <w:pStyle w:val="a"/>
        <w:rPr>
          <w:rFonts w:hint="cs"/>
          <w:rtl/>
        </w:rPr>
      </w:pPr>
    </w:p>
    <w:p w14:paraId="09D98AF0" w14:textId="77777777" w:rsidR="00000000" w:rsidRDefault="007C71EE">
      <w:pPr>
        <w:pStyle w:val="a"/>
        <w:rPr>
          <w:rFonts w:hint="cs"/>
          <w:rtl/>
        </w:rPr>
      </w:pPr>
      <w:r>
        <w:rPr>
          <w:rFonts w:hint="cs"/>
          <w:rtl/>
        </w:rPr>
        <w:t xml:space="preserve">חבר הכנסת אחמד טיבי לא נמצא באולם, ולכן אנחנו לא נצביע על הצעתו. חבר הכנסת עמיר פרץ לא נמצא באולם. חברת הכנסת אילנה כהן איננה באולם. </w:t>
      </w:r>
    </w:p>
    <w:p w14:paraId="79B3C624" w14:textId="77777777" w:rsidR="00000000" w:rsidRDefault="007C71EE">
      <w:pPr>
        <w:pStyle w:val="a"/>
        <w:rPr>
          <w:rFonts w:hint="cs"/>
          <w:rtl/>
        </w:rPr>
      </w:pPr>
    </w:p>
    <w:p w14:paraId="00C552AF" w14:textId="77777777" w:rsidR="00000000" w:rsidRDefault="007C71EE">
      <w:pPr>
        <w:pStyle w:val="a"/>
        <w:rPr>
          <w:rFonts w:hint="cs"/>
          <w:rtl/>
        </w:rPr>
      </w:pPr>
      <w:r>
        <w:rPr>
          <w:rFonts w:hint="cs"/>
          <w:rtl/>
        </w:rPr>
        <w:t>חבר הכנסת דוד טל -</w:t>
      </w:r>
      <w:r>
        <w:rPr>
          <w:rFonts w:hint="cs"/>
          <w:rtl/>
        </w:rPr>
        <w:t xml:space="preserve"> מי בעד? תודה.  מי נגד? תודה.  מי נמנע? תודה.</w:t>
      </w:r>
    </w:p>
    <w:p w14:paraId="2D01C3F0" w14:textId="77777777" w:rsidR="00000000" w:rsidRDefault="007C71EE">
      <w:pPr>
        <w:pStyle w:val="a"/>
        <w:rPr>
          <w:rFonts w:hint="cs"/>
          <w:rtl/>
        </w:rPr>
      </w:pPr>
    </w:p>
    <w:p w14:paraId="37C6A927" w14:textId="77777777" w:rsidR="00000000" w:rsidRDefault="007C71EE">
      <w:pPr>
        <w:pStyle w:val="a"/>
        <w:jc w:val="center"/>
        <w:rPr>
          <w:rFonts w:hint="cs"/>
          <w:b/>
          <w:bCs/>
          <w:rtl/>
        </w:rPr>
      </w:pPr>
      <w:r>
        <w:rPr>
          <w:rFonts w:hint="cs"/>
          <w:b/>
          <w:bCs/>
          <w:rtl/>
        </w:rPr>
        <w:t>הצבעה</w:t>
      </w:r>
    </w:p>
    <w:p w14:paraId="5B540FC6" w14:textId="77777777" w:rsidR="00000000" w:rsidRDefault="007C71EE">
      <w:pPr>
        <w:pStyle w:val="a"/>
        <w:jc w:val="center"/>
        <w:rPr>
          <w:rFonts w:hint="cs"/>
          <w:rtl/>
        </w:rPr>
      </w:pPr>
    </w:p>
    <w:p w14:paraId="42EE15EA" w14:textId="77777777" w:rsidR="00000000" w:rsidRDefault="007C71EE">
      <w:pPr>
        <w:pStyle w:val="a"/>
        <w:bidi w:val="0"/>
      </w:pPr>
      <w:r>
        <w:rPr>
          <w:rFonts w:hint="cs"/>
          <w:rtl/>
        </w:rPr>
        <w:t>ההסתייגות של חבר הכנסת דוד טל לסעיף 1 לא נתקבלה.</w:t>
      </w:r>
    </w:p>
    <w:p w14:paraId="42CB9CEE" w14:textId="77777777" w:rsidR="00000000" w:rsidRDefault="007C71EE">
      <w:pPr>
        <w:bidi/>
        <w:jc w:val="both"/>
        <w:rPr>
          <w:rtl/>
        </w:rPr>
      </w:pPr>
    </w:p>
    <w:p w14:paraId="18503805" w14:textId="77777777" w:rsidR="00000000" w:rsidRDefault="007C71EE">
      <w:pPr>
        <w:pStyle w:val="ad"/>
        <w:rPr>
          <w:rtl/>
        </w:rPr>
      </w:pPr>
      <w:r>
        <w:rPr>
          <w:rtl/>
        </w:rPr>
        <w:t>היו"ר ראובן ריבלין:</w:t>
      </w:r>
    </w:p>
    <w:p w14:paraId="5881DE53" w14:textId="77777777" w:rsidR="00000000" w:rsidRDefault="007C71EE">
      <w:pPr>
        <w:pStyle w:val="a"/>
        <w:rPr>
          <w:rtl/>
        </w:rPr>
      </w:pPr>
    </w:p>
    <w:p w14:paraId="093AED13" w14:textId="77777777" w:rsidR="00000000" w:rsidRDefault="007C71EE">
      <w:pPr>
        <w:pStyle w:val="a"/>
        <w:rPr>
          <w:rFonts w:hint="cs"/>
          <w:rtl/>
        </w:rPr>
      </w:pPr>
      <w:r>
        <w:rPr>
          <w:rFonts w:hint="cs"/>
          <w:rtl/>
        </w:rPr>
        <w:t>דוד טל - לא נתקבלה.</w:t>
      </w:r>
    </w:p>
    <w:p w14:paraId="34A599FD" w14:textId="77777777" w:rsidR="00000000" w:rsidRDefault="007C71EE">
      <w:pPr>
        <w:pStyle w:val="a"/>
        <w:rPr>
          <w:rFonts w:hint="cs"/>
          <w:rtl/>
        </w:rPr>
      </w:pPr>
    </w:p>
    <w:p w14:paraId="50115F91" w14:textId="77777777" w:rsidR="00000000" w:rsidRDefault="007C71EE">
      <w:pPr>
        <w:pStyle w:val="a"/>
        <w:rPr>
          <w:rFonts w:hint="cs"/>
          <w:rtl/>
        </w:rPr>
      </w:pPr>
      <w:r>
        <w:rPr>
          <w:rFonts w:hint="cs"/>
          <w:rtl/>
        </w:rPr>
        <w:t>עזמי בשארה - מי בעד? תודה.  מי נגד? תודה.  מי נמנע? תודה.</w:t>
      </w:r>
    </w:p>
    <w:p w14:paraId="458C23A7" w14:textId="77777777" w:rsidR="00000000" w:rsidRDefault="007C71EE">
      <w:pPr>
        <w:pStyle w:val="a"/>
        <w:rPr>
          <w:rFonts w:hint="cs"/>
          <w:rtl/>
        </w:rPr>
      </w:pPr>
    </w:p>
    <w:p w14:paraId="2C409FAD" w14:textId="77777777" w:rsidR="00000000" w:rsidRDefault="007C71EE">
      <w:pPr>
        <w:pStyle w:val="a"/>
        <w:jc w:val="center"/>
        <w:rPr>
          <w:rFonts w:hint="cs"/>
          <w:b/>
          <w:bCs/>
          <w:rtl/>
        </w:rPr>
      </w:pPr>
      <w:r>
        <w:rPr>
          <w:rFonts w:hint="cs"/>
          <w:b/>
          <w:bCs/>
          <w:rtl/>
        </w:rPr>
        <w:t>הצבעה</w:t>
      </w:r>
    </w:p>
    <w:p w14:paraId="463A79CD" w14:textId="77777777" w:rsidR="00000000" w:rsidRDefault="007C71EE">
      <w:pPr>
        <w:pStyle w:val="a"/>
        <w:jc w:val="center"/>
        <w:rPr>
          <w:rFonts w:hint="cs"/>
          <w:b/>
          <w:bCs/>
          <w:rtl/>
        </w:rPr>
      </w:pPr>
    </w:p>
    <w:p w14:paraId="4C5F9207" w14:textId="77777777" w:rsidR="00000000" w:rsidRDefault="007C71EE">
      <w:pPr>
        <w:pStyle w:val="a"/>
        <w:jc w:val="center"/>
        <w:rPr>
          <w:rFonts w:hint="cs"/>
          <w:rtl/>
        </w:rPr>
      </w:pPr>
      <w:r>
        <w:rPr>
          <w:rFonts w:hint="cs"/>
          <w:rtl/>
        </w:rPr>
        <w:t>ההסתייגות של חבר הכנסת עזמי בשארה לסעיף 1 לא</w:t>
      </w:r>
      <w:r>
        <w:rPr>
          <w:rFonts w:hint="cs"/>
          <w:rtl/>
        </w:rPr>
        <w:t xml:space="preserve"> נתקבלה.</w:t>
      </w:r>
    </w:p>
    <w:p w14:paraId="0971E73F" w14:textId="77777777" w:rsidR="00000000" w:rsidRDefault="007C71EE">
      <w:pPr>
        <w:pStyle w:val="ad"/>
        <w:rPr>
          <w:rtl/>
        </w:rPr>
      </w:pPr>
      <w:r>
        <w:rPr>
          <w:rtl/>
        </w:rPr>
        <w:br/>
        <w:t>היו"ר ראובן ריבלין:</w:t>
      </w:r>
    </w:p>
    <w:p w14:paraId="71C1010C" w14:textId="77777777" w:rsidR="00000000" w:rsidRDefault="007C71EE">
      <w:pPr>
        <w:pStyle w:val="a"/>
        <w:rPr>
          <w:rtl/>
        </w:rPr>
      </w:pPr>
    </w:p>
    <w:p w14:paraId="14522D29" w14:textId="77777777" w:rsidR="00000000" w:rsidRDefault="007C71EE">
      <w:pPr>
        <w:pStyle w:val="a"/>
        <w:rPr>
          <w:rFonts w:hint="cs"/>
          <w:rtl/>
        </w:rPr>
      </w:pPr>
      <w:r>
        <w:rPr>
          <w:rFonts w:hint="cs"/>
          <w:rtl/>
        </w:rPr>
        <w:t>בשארה - לא נתקבלה.</w:t>
      </w:r>
    </w:p>
    <w:p w14:paraId="2F9B44DA" w14:textId="77777777" w:rsidR="00000000" w:rsidRDefault="007C71EE">
      <w:pPr>
        <w:pStyle w:val="a"/>
        <w:rPr>
          <w:rFonts w:hint="cs"/>
          <w:rtl/>
        </w:rPr>
      </w:pPr>
    </w:p>
    <w:p w14:paraId="72AD398E" w14:textId="77777777" w:rsidR="00000000" w:rsidRDefault="007C71EE">
      <w:pPr>
        <w:pStyle w:val="a"/>
        <w:rPr>
          <w:rFonts w:hint="cs"/>
          <w:rtl/>
        </w:rPr>
      </w:pPr>
      <w:r>
        <w:rPr>
          <w:rFonts w:hint="cs"/>
          <w:rtl/>
        </w:rPr>
        <w:t>חבר הכנסת ג'מאל זחאלקה - מי בעד? תודה.  מי נגד? תודה.  מי נמנע? תודה.</w:t>
      </w:r>
    </w:p>
    <w:p w14:paraId="7A85FF08" w14:textId="77777777" w:rsidR="00000000" w:rsidRDefault="007C71EE">
      <w:pPr>
        <w:pStyle w:val="a"/>
        <w:rPr>
          <w:rFonts w:hint="cs"/>
          <w:rtl/>
        </w:rPr>
      </w:pPr>
    </w:p>
    <w:p w14:paraId="0195DF41" w14:textId="77777777" w:rsidR="00000000" w:rsidRDefault="007C71EE">
      <w:pPr>
        <w:pStyle w:val="a"/>
        <w:jc w:val="center"/>
        <w:rPr>
          <w:b/>
          <w:bCs/>
          <w:rtl/>
        </w:rPr>
      </w:pPr>
    </w:p>
    <w:p w14:paraId="6DA27223" w14:textId="77777777" w:rsidR="00000000" w:rsidRDefault="007C71EE">
      <w:pPr>
        <w:pStyle w:val="a"/>
        <w:jc w:val="center"/>
        <w:rPr>
          <w:rFonts w:hint="cs"/>
          <w:b/>
          <w:bCs/>
          <w:rtl/>
        </w:rPr>
      </w:pPr>
      <w:r>
        <w:rPr>
          <w:rFonts w:hint="cs"/>
          <w:b/>
          <w:bCs/>
          <w:rtl/>
        </w:rPr>
        <w:t>הצבעה</w:t>
      </w:r>
    </w:p>
    <w:p w14:paraId="0C01AB65" w14:textId="77777777" w:rsidR="00000000" w:rsidRDefault="007C71EE">
      <w:pPr>
        <w:pStyle w:val="a"/>
        <w:jc w:val="center"/>
        <w:rPr>
          <w:rFonts w:hint="cs"/>
          <w:b/>
          <w:bCs/>
          <w:rtl/>
        </w:rPr>
      </w:pPr>
    </w:p>
    <w:p w14:paraId="3718F851" w14:textId="77777777" w:rsidR="00000000" w:rsidRDefault="007C71EE">
      <w:pPr>
        <w:pStyle w:val="a"/>
        <w:jc w:val="center"/>
        <w:rPr>
          <w:rFonts w:hint="cs"/>
          <w:rtl/>
        </w:rPr>
      </w:pPr>
      <w:r>
        <w:rPr>
          <w:rFonts w:hint="cs"/>
          <w:rtl/>
        </w:rPr>
        <w:t>ההסתייגות של חבר הכנסת ג'מאל זחאלקה לסעיף 1 לא נתקבלה.</w:t>
      </w:r>
    </w:p>
    <w:p w14:paraId="53FAFEDC" w14:textId="77777777" w:rsidR="00000000" w:rsidRDefault="007C71EE">
      <w:pPr>
        <w:pStyle w:val="ad"/>
        <w:rPr>
          <w:rtl/>
        </w:rPr>
      </w:pPr>
      <w:r>
        <w:rPr>
          <w:rtl/>
        </w:rPr>
        <w:br/>
      </w:r>
      <w:r>
        <w:rPr>
          <w:rFonts w:hint="cs"/>
          <w:rtl/>
        </w:rPr>
        <w:br/>
      </w:r>
      <w:r>
        <w:rPr>
          <w:rtl/>
        </w:rPr>
        <w:t>היו"ר ראובן ריבלין:</w:t>
      </w:r>
    </w:p>
    <w:p w14:paraId="5F102A0B" w14:textId="77777777" w:rsidR="00000000" w:rsidRDefault="007C71EE">
      <w:pPr>
        <w:pStyle w:val="a"/>
        <w:rPr>
          <w:rtl/>
        </w:rPr>
      </w:pPr>
    </w:p>
    <w:p w14:paraId="0A29C5F6" w14:textId="77777777" w:rsidR="00000000" w:rsidRDefault="007C71EE">
      <w:pPr>
        <w:pStyle w:val="a"/>
        <w:rPr>
          <w:rFonts w:hint="cs"/>
          <w:rtl/>
        </w:rPr>
      </w:pPr>
      <w:r>
        <w:rPr>
          <w:rFonts w:hint="cs"/>
          <w:rtl/>
        </w:rPr>
        <w:t>חבר הכנסת ואסל טאהא אינו נוכח.</w:t>
      </w:r>
    </w:p>
    <w:p w14:paraId="7F9C194C" w14:textId="77777777" w:rsidR="00000000" w:rsidRDefault="007C71EE">
      <w:pPr>
        <w:pStyle w:val="a"/>
        <w:rPr>
          <w:rFonts w:hint="cs"/>
          <w:rtl/>
        </w:rPr>
      </w:pPr>
    </w:p>
    <w:p w14:paraId="22837BE3" w14:textId="77777777" w:rsidR="00000000" w:rsidRDefault="007C71EE">
      <w:pPr>
        <w:pStyle w:val="a"/>
        <w:rPr>
          <w:rFonts w:hint="cs"/>
          <w:rtl/>
        </w:rPr>
      </w:pPr>
      <w:r>
        <w:rPr>
          <w:rFonts w:hint="cs"/>
          <w:rtl/>
        </w:rPr>
        <w:t>חבר הכנסת עבד-אל</w:t>
      </w:r>
      <w:r>
        <w:rPr>
          <w:rFonts w:hint="cs"/>
          <w:rtl/>
        </w:rPr>
        <w:t>מאלכ דהאמשה - מי בעד?</w:t>
      </w:r>
    </w:p>
    <w:p w14:paraId="29346FEF" w14:textId="77777777" w:rsidR="00000000" w:rsidRDefault="007C71EE">
      <w:pPr>
        <w:pStyle w:val="ac"/>
        <w:rPr>
          <w:rtl/>
        </w:rPr>
      </w:pPr>
      <w:r>
        <w:rPr>
          <w:rtl/>
        </w:rPr>
        <w:br/>
        <w:t>עבד-אלמאלכ דהאמשה (רע"ם):</w:t>
      </w:r>
    </w:p>
    <w:p w14:paraId="5BB6EDB4" w14:textId="77777777" w:rsidR="00000000" w:rsidRDefault="007C71EE">
      <w:pPr>
        <w:pStyle w:val="a"/>
        <w:rPr>
          <w:rtl/>
        </w:rPr>
      </w:pPr>
    </w:p>
    <w:p w14:paraId="13C9EFFB" w14:textId="77777777" w:rsidR="00000000" w:rsidRDefault="007C71EE">
      <w:pPr>
        <w:pStyle w:val="a"/>
        <w:rPr>
          <w:rFonts w:hint="cs"/>
          <w:rtl/>
        </w:rPr>
      </w:pPr>
      <w:r>
        <w:rPr>
          <w:rFonts w:hint="cs"/>
          <w:rtl/>
        </w:rPr>
        <w:t xml:space="preserve">זאת הפעם השנייה שאני מבקש - - - לדעת מי הצביע בעד ומי נגד. אני מבקש אלקטרונית. </w:t>
      </w:r>
    </w:p>
    <w:p w14:paraId="45081EA4" w14:textId="77777777" w:rsidR="00000000" w:rsidRDefault="007C71EE">
      <w:pPr>
        <w:pStyle w:val="ad"/>
        <w:rPr>
          <w:rtl/>
        </w:rPr>
      </w:pPr>
      <w:r>
        <w:rPr>
          <w:rtl/>
        </w:rPr>
        <w:br/>
        <w:t>היו"ר ראובן ריבלין:</w:t>
      </w:r>
    </w:p>
    <w:p w14:paraId="638C44BB" w14:textId="77777777" w:rsidR="00000000" w:rsidRDefault="007C71EE">
      <w:pPr>
        <w:pStyle w:val="a"/>
        <w:rPr>
          <w:rtl/>
        </w:rPr>
      </w:pPr>
    </w:p>
    <w:p w14:paraId="17359AE5" w14:textId="77777777" w:rsidR="00000000" w:rsidRDefault="007C71EE">
      <w:pPr>
        <w:pStyle w:val="a"/>
        <w:rPr>
          <w:rFonts w:hint="cs"/>
          <w:rtl/>
        </w:rPr>
      </w:pPr>
      <w:r>
        <w:rPr>
          <w:rFonts w:hint="cs"/>
          <w:rtl/>
        </w:rPr>
        <w:t>אני אומר לך שניתנה לי סמכות על-ידי ועדת הכנסת. אם כולם יסכימו שרק אתה - אני אסכים. כל חבר כנסת יוכל לבקש</w:t>
      </w:r>
      <w:r>
        <w:rPr>
          <w:rFonts w:hint="cs"/>
          <w:rtl/>
        </w:rPr>
        <w:t xml:space="preserve"> אלקטרונית. תודה רבה, חבר הכנסת דהאמשה, שמעתי את הערתך. חבר הכנסת ליצמן, נא לשבת.</w:t>
      </w:r>
    </w:p>
    <w:p w14:paraId="7E83F850" w14:textId="77777777" w:rsidR="00000000" w:rsidRDefault="007C71EE">
      <w:pPr>
        <w:pStyle w:val="ac"/>
        <w:rPr>
          <w:rtl/>
        </w:rPr>
      </w:pPr>
      <w:r>
        <w:rPr>
          <w:rtl/>
        </w:rPr>
        <w:br/>
        <w:t>יעקב ליצמן (יהדות התורה):</w:t>
      </w:r>
    </w:p>
    <w:p w14:paraId="27DA0CF3" w14:textId="77777777" w:rsidR="00000000" w:rsidRDefault="007C71EE">
      <w:pPr>
        <w:pStyle w:val="a"/>
        <w:rPr>
          <w:rtl/>
        </w:rPr>
      </w:pPr>
    </w:p>
    <w:p w14:paraId="732F91BA" w14:textId="77777777" w:rsidR="00000000" w:rsidRDefault="007C71EE">
      <w:pPr>
        <w:pStyle w:val="a"/>
        <w:rPr>
          <w:rFonts w:hint="cs"/>
          <w:rtl/>
        </w:rPr>
      </w:pPr>
      <w:r>
        <w:rPr>
          <w:rFonts w:hint="cs"/>
          <w:rtl/>
        </w:rPr>
        <w:t xml:space="preserve">שאלה לגבי ההצבעה הקודמת.  </w:t>
      </w:r>
    </w:p>
    <w:p w14:paraId="02F68968" w14:textId="77777777" w:rsidR="00000000" w:rsidRDefault="007C71EE">
      <w:pPr>
        <w:pStyle w:val="ad"/>
        <w:rPr>
          <w:rtl/>
        </w:rPr>
      </w:pPr>
      <w:r>
        <w:rPr>
          <w:rtl/>
        </w:rPr>
        <w:br/>
        <w:t>היו"ר ראובן ריבלין:</w:t>
      </w:r>
    </w:p>
    <w:p w14:paraId="4701FF92" w14:textId="77777777" w:rsidR="00000000" w:rsidRDefault="007C71EE">
      <w:pPr>
        <w:pStyle w:val="a"/>
        <w:rPr>
          <w:rtl/>
        </w:rPr>
      </w:pPr>
    </w:p>
    <w:p w14:paraId="32B66500" w14:textId="77777777" w:rsidR="00000000" w:rsidRDefault="007C71EE">
      <w:pPr>
        <w:pStyle w:val="a"/>
        <w:rPr>
          <w:rFonts w:hint="cs"/>
          <w:rtl/>
        </w:rPr>
      </w:pPr>
      <w:r>
        <w:rPr>
          <w:rFonts w:hint="cs"/>
          <w:rtl/>
        </w:rPr>
        <w:t xml:space="preserve">לכתוב לי. </w:t>
      </w:r>
    </w:p>
    <w:p w14:paraId="1A4D7D21" w14:textId="77777777" w:rsidR="00000000" w:rsidRDefault="007C71EE">
      <w:pPr>
        <w:pStyle w:val="ac"/>
        <w:rPr>
          <w:rtl/>
        </w:rPr>
      </w:pPr>
      <w:r>
        <w:rPr>
          <w:rtl/>
        </w:rPr>
        <w:br/>
        <w:t>יעקב ליצמן (יהדות התורה):</w:t>
      </w:r>
    </w:p>
    <w:p w14:paraId="29C62372" w14:textId="77777777" w:rsidR="00000000" w:rsidRDefault="007C71EE">
      <w:pPr>
        <w:pStyle w:val="a"/>
        <w:rPr>
          <w:rtl/>
        </w:rPr>
      </w:pPr>
    </w:p>
    <w:p w14:paraId="314A98B1" w14:textId="77777777" w:rsidR="00000000" w:rsidRDefault="007C71EE">
      <w:pPr>
        <w:pStyle w:val="a"/>
        <w:rPr>
          <w:rFonts w:hint="cs"/>
          <w:rtl/>
        </w:rPr>
      </w:pPr>
      <w:r>
        <w:rPr>
          <w:rFonts w:hint="cs"/>
          <w:rtl/>
        </w:rPr>
        <w:t xml:space="preserve">לא, לא. </w:t>
      </w:r>
    </w:p>
    <w:p w14:paraId="15D094B2" w14:textId="77777777" w:rsidR="00000000" w:rsidRDefault="007C71EE">
      <w:pPr>
        <w:pStyle w:val="ad"/>
        <w:rPr>
          <w:rtl/>
        </w:rPr>
      </w:pPr>
      <w:r>
        <w:rPr>
          <w:rtl/>
        </w:rPr>
        <w:br/>
        <w:t>היו"ר ראובן ריבלין:</w:t>
      </w:r>
    </w:p>
    <w:p w14:paraId="7DE534B2" w14:textId="77777777" w:rsidR="00000000" w:rsidRDefault="007C71EE">
      <w:pPr>
        <w:pStyle w:val="a"/>
        <w:rPr>
          <w:rtl/>
        </w:rPr>
      </w:pPr>
    </w:p>
    <w:p w14:paraId="5D238E2B" w14:textId="77777777" w:rsidR="00000000" w:rsidRDefault="007C71EE">
      <w:pPr>
        <w:pStyle w:val="a"/>
        <w:rPr>
          <w:rFonts w:hint="cs"/>
          <w:rtl/>
        </w:rPr>
      </w:pPr>
      <w:r>
        <w:rPr>
          <w:rFonts w:hint="cs"/>
          <w:rtl/>
        </w:rPr>
        <w:t>לכתוב לי, לכתוב. שמעתי את מ</w:t>
      </w:r>
      <w:r>
        <w:rPr>
          <w:rFonts w:hint="cs"/>
          <w:rtl/>
        </w:rPr>
        <w:t xml:space="preserve">ה שאמרת. </w:t>
      </w:r>
    </w:p>
    <w:p w14:paraId="3811EB0D" w14:textId="77777777" w:rsidR="00000000" w:rsidRDefault="007C71EE">
      <w:pPr>
        <w:pStyle w:val="ac"/>
        <w:rPr>
          <w:rtl/>
        </w:rPr>
      </w:pPr>
      <w:r>
        <w:rPr>
          <w:rtl/>
        </w:rPr>
        <w:br/>
      </w:r>
    </w:p>
    <w:p w14:paraId="22732CFD" w14:textId="77777777" w:rsidR="00000000" w:rsidRDefault="007C71EE">
      <w:pPr>
        <w:pStyle w:val="ac"/>
        <w:rPr>
          <w:rtl/>
        </w:rPr>
      </w:pPr>
    </w:p>
    <w:p w14:paraId="3791A287" w14:textId="77777777" w:rsidR="00000000" w:rsidRDefault="007C71EE">
      <w:pPr>
        <w:pStyle w:val="ac"/>
        <w:rPr>
          <w:rtl/>
        </w:rPr>
      </w:pPr>
      <w:r>
        <w:rPr>
          <w:rtl/>
        </w:rPr>
        <w:t>יעקב ליצמן (יהדות התורה):</w:t>
      </w:r>
    </w:p>
    <w:p w14:paraId="6914ECDB" w14:textId="77777777" w:rsidR="00000000" w:rsidRDefault="007C71EE">
      <w:pPr>
        <w:pStyle w:val="a"/>
        <w:rPr>
          <w:rtl/>
        </w:rPr>
      </w:pPr>
    </w:p>
    <w:p w14:paraId="62CF8943" w14:textId="77777777" w:rsidR="00000000" w:rsidRDefault="007C71EE">
      <w:pPr>
        <w:pStyle w:val="a"/>
        <w:rPr>
          <w:rFonts w:hint="cs"/>
          <w:rtl/>
        </w:rPr>
      </w:pPr>
      <w:r>
        <w:rPr>
          <w:rFonts w:hint="cs"/>
          <w:rtl/>
        </w:rPr>
        <w:t>היועצת המשפטית אמרה לי כרגע, שאם זה נכון - - - זה פוסל הצבעה קודמת.</w:t>
      </w:r>
    </w:p>
    <w:p w14:paraId="4ED1CB45" w14:textId="77777777" w:rsidR="00000000" w:rsidRDefault="007C71EE">
      <w:pPr>
        <w:pStyle w:val="ad"/>
        <w:rPr>
          <w:rtl/>
        </w:rPr>
      </w:pPr>
      <w:r>
        <w:rPr>
          <w:rtl/>
        </w:rPr>
        <w:br/>
        <w:t>היו"ר ראובן ריבלין:</w:t>
      </w:r>
    </w:p>
    <w:p w14:paraId="6170008A" w14:textId="77777777" w:rsidR="00000000" w:rsidRDefault="007C71EE">
      <w:pPr>
        <w:pStyle w:val="a"/>
        <w:rPr>
          <w:rtl/>
        </w:rPr>
      </w:pPr>
    </w:p>
    <w:p w14:paraId="20D18C3F" w14:textId="77777777" w:rsidR="00000000" w:rsidRDefault="007C71EE">
      <w:pPr>
        <w:pStyle w:val="a"/>
        <w:rPr>
          <w:rFonts w:hint="cs"/>
          <w:rtl/>
        </w:rPr>
      </w:pPr>
      <w:r>
        <w:rPr>
          <w:rFonts w:hint="cs"/>
          <w:rtl/>
        </w:rPr>
        <w:t>לא, לא. חבר הכנסת ליצמן, תודה. שמעתי, תודה.</w:t>
      </w:r>
    </w:p>
    <w:p w14:paraId="21FE05C2" w14:textId="77777777" w:rsidR="00000000" w:rsidRDefault="007C71EE">
      <w:pPr>
        <w:pStyle w:val="a"/>
        <w:rPr>
          <w:rFonts w:hint="cs"/>
          <w:rtl/>
        </w:rPr>
      </w:pPr>
    </w:p>
    <w:p w14:paraId="292FB826" w14:textId="77777777" w:rsidR="00000000" w:rsidRDefault="007C71EE">
      <w:pPr>
        <w:pStyle w:val="a"/>
        <w:rPr>
          <w:rFonts w:hint="cs"/>
          <w:rtl/>
        </w:rPr>
      </w:pPr>
      <w:r>
        <w:rPr>
          <w:rFonts w:hint="cs"/>
          <w:rtl/>
        </w:rPr>
        <w:t>חבר הכנסת עבד-אלמאלכ דהאמשה - מי בעד? תודה.  מי נגד? תודה.  מי נמנע? תודה.</w:t>
      </w:r>
    </w:p>
    <w:p w14:paraId="26B84706" w14:textId="77777777" w:rsidR="00000000" w:rsidRDefault="007C71EE">
      <w:pPr>
        <w:pStyle w:val="a"/>
        <w:jc w:val="center"/>
        <w:rPr>
          <w:rFonts w:hint="cs"/>
          <w:b/>
          <w:bCs/>
          <w:rtl/>
        </w:rPr>
      </w:pPr>
    </w:p>
    <w:p w14:paraId="06897405" w14:textId="77777777" w:rsidR="00000000" w:rsidRDefault="007C71EE">
      <w:pPr>
        <w:pStyle w:val="a"/>
        <w:jc w:val="center"/>
        <w:rPr>
          <w:rFonts w:hint="cs"/>
          <w:b/>
          <w:bCs/>
          <w:rtl/>
        </w:rPr>
      </w:pPr>
      <w:r>
        <w:rPr>
          <w:rFonts w:hint="cs"/>
          <w:b/>
          <w:bCs/>
          <w:rtl/>
        </w:rPr>
        <w:t>הצבעה</w:t>
      </w:r>
    </w:p>
    <w:p w14:paraId="62349831" w14:textId="77777777" w:rsidR="00000000" w:rsidRDefault="007C71EE">
      <w:pPr>
        <w:pStyle w:val="a"/>
        <w:jc w:val="center"/>
        <w:rPr>
          <w:rFonts w:hint="cs"/>
          <w:b/>
          <w:bCs/>
          <w:rtl/>
        </w:rPr>
      </w:pPr>
    </w:p>
    <w:p w14:paraId="16BF685E" w14:textId="77777777" w:rsidR="00000000" w:rsidRDefault="007C71EE">
      <w:pPr>
        <w:pStyle w:val="a"/>
        <w:jc w:val="center"/>
        <w:rPr>
          <w:rFonts w:hint="cs"/>
          <w:rtl/>
        </w:rPr>
      </w:pPr>
      <w:r>
        <w:rPr>
          <w:rFonts w:hint="cs"/>
          <w:rtl/>
        </w:rPr>
        <w:t>ההסתייגות של חבר הכנסת עבד-אלמאלכ דהאמשה לסעיף 1 לא נתקבלה.</w:t>
      </w:r>
    </w:p>
    <w:p w14:paraId="4813AC73" w14:textId="77777777" w:rsidR="00000000" w:rsidRDefault="007C71EE">
      <w:pPr>
        <w:pStyle w:val="ad"/>
        <w:rPr>
          <w:rtl/>
        </w:rPr>
      </w:pPr>
      <w:r>
        <w:rPr>
          <w:rtl/>
        </w:rPr>
        <w:br/>
        <w:t>היו"ר ראובן ריבלין:</w:t>
      </w:r>
    </w:p>
    <w:p w14:paraId="35CB8A80" w14:textId="77777777" w:rsidR="00000000" w:rsidRDefault="007C71EE">
      <w:pPr>
        <w:pStyle w:val="a"/>
        <w:rPr>
          <w:rtl/>
        </w:rPr>
      </w:pPr>
    </w:p>
    <w:p w14:paraId="5C8D185B" w14:textId="77777777" w:rsidR="00000000" w:rsidRDefault="007C71EE">
      <w:pPr>
        <w:pStyle w:val="a"/>
        <w:rPr>
          <w:rFonts w:hint="cs"/>
          <w:rtl/>
        </w:rPr>
      </w:pPr>
      <w:r>
        <w:rPr>
          <w:rFonts w:hint="cs"/>
          <w:rtl/>
        </w:rPr>
        <w:t>דהאמשה - לא נתקבלה.</w:t>
      </w:r>
    </w:p>
    <w:p w14:paraId="2BEC3C51" w14:textId="77777777" w:rsidR="00000000" w:rsidRDefault="007C71EE">
      <w:pPr>
        <w:pStyle w:val="a"/>
        <w:rPr>
          <w:rFonts w:hint="cs"/>
          <w:rtl/>
        </w:rPr>
      </w:pPr>
    </w:p>
    <w:p w14:paraId="20D2C06D" w14:textId="77777777" w:rsidR="00000000" w:rsidRDefault="007C71EE">
      <w:pPr>
        <w:pStyle w:val="a"/>
        <w:rPr>
          <w:rFonts w:hint="cs"/>
          <w:rtl/>
        </w:rPr>
      </w:pPr>
      <w:r>
        <w:rPr>
          <w:rFonts w:hint="cs"/>
          <w:rtl/>
        </w:rPr>
        <w:t>טלב אלסאנע - מי בעד? תודה.  מי נגד? תודה.  מי נמנע? תודה.</w:t>
      </w:r>
    </w:p>
    <w:p w14:paraId="502CD6A2" w14:textId="77777777" w:rsidR="00000000" w:rsidRDefault="007C71EE">
      <w:pPr>
        <w:pStyle w:val="a"/>
        <w:rPr>
          <w:rFonts w:hint="cs"/>
          <w:rtl/>
        </w:rPr>
      </w:pPr>
    </w:p>
    <w:p w14:paraId="6332F82A" w14:textId="77777777" w:rsidR="00000000" w:rsidRDefault="007C71EE">
      <w:pPr>
        <w:pStyle w:val="a"/>
        <w:jc w:val="center"/>
        <w:rPr>
          <w:rFonts w:hint="cs"/>
          <w:b/>
          <w:bCs/>
          <w:rtl/>
        </w:rPr>
      </w:pPr>
      <w:r>
        <w:rPr>
          <w:rFonts w:hint="cs"/>
          <w:b/>
          <w:bCs/>
          <w:rtl/>
        </w:rPr>
        <w:t>הצבעה</w:t>
      </w:r>
    </w:p>
    <w:p w14:paraId="35675201" w14:textId="77777777" w:rsidR="00000000" w:rsidRDefault="007C71EE">
      <w:pPr>
        <w:pStyle w:val="a"/>
        <w:jc w:val="center"/>
        <w:rPr>
          <w:rFonts w:hint="cs"/>
          <w:b/>
          <w:bCs/>
          <w:rtl/>
        </w:rPr>
      </w:pPr>
    </w:p>
    <w:p w14:paraId="57C1B5AC" w14:textId="77777777" w:rsidR="00000000" w:rsidRDefault="007C71EE">
      <w:pPr>
        <w:pStyle w:val="a"/>
        <w:jc w:val="center"/>
        <w:rPr>
          <w:rFonts w:hint="cs"/>
          <w:rtl/>
        </w:rPr>
      </w:pPr>
      <w:r>
        <w:rPr>
          <w:rFonts w:hint="cs"/>
          <w:rtl/>
        </w:rPr>
        <w:t>ההסתייגות של חבר הכנסת טלב אלסאנע לסעיף 1 לא נתקבלה.</w:t>
      </w:r>
    </w:p>
    <w:p w14:paraId="3D636200" w14:textId="77777777" w:rsidR="00000000" w:rsidRDefault="007C71EE">
      <w:pPr>
        <w:pStyle w:val="ad"/>
        <w:rPr>
          <w:rtl/>
        </w:rPr>
      </w:pPr>
      <w:r>
        <w:rPr>
          <w:rtl/>
        </w:rPr>
        <w:br/>
        <w:t>היו"ר ראובן ריבלין:</w:t>
      </w:r>
    </w:p>
    <w:p w14:paraId="28B35DA9" w14:textId="77777777" w:rsidR="00000000" w:rsidRDefault="007C71EE">
      <w:pPr>
        <w:pStyle w:val="a"/>
        <w:rPr>
          <w:rtl/>
        </w:rPr>
      </w:pPr>
    </w:p>
    <w:p w14:paraId="041CF710" w14:textId="77777777" w:rsidR="00000000" w:rsidRDefault="007C71EE">
      <w:pPr>
        <w:pStyle w:val="a"/>
        <w:rPr>
          <w:rFonts w:hint="cs"/>
          <w:rtl/>
        </w:rPr>
      </w:pPr>
      <w:r>
        <w:rPr>
          <w:rFonts w:hint="cs"/>
          <w:rtl/>
        </w:rPr>
        <w:t>לא נתקבלה.</w:t>
      </w:r>
    </w:p>
    <w:p w14:paraId="663ECC0B" w14:textId="77777777" w:rsidR="00000000" w:rsidRDefault="007C71EE">
      <w:pPr>
        <w:pStyle w:val="a"/>
        <w:rPr>
          <w:rFonts w:hint="cs"/>
          <w:rtl/>
        </w:rPr>
      </w:pPr>
    </w:p>
    <w:p w14:paraId="1226BAC9" w14:textId="77777777" w:rsidR="00000000" w:rsidRDefault="007C71EE">
      <w:pPr>
        <w:pStyle w:val="a"/>
        <w:rPr>
          <w:rFonts w:hint="cs"/>
          <w:rtl/>
        </w:rPr>
      </w:pPr>
      <w:r>
        <w:rPr>
          <w:rFonts w:hint="cs"/>
          <w:rtl/>
        </w:rPr>
        <w:t>חבר כנסת פינס - מי בעד? תודה.  מי נגד? תודה.  מי נמנע? תודה.</w:t>
      </w:r>
    </w:p>
    <w:p w14:paraId="72D85D00" w14:textId="77777777" w:rsidR="00000000" w:rsidRDefault="007C71EE">
      <w:pPr>
        <w:pStyle w:val="a"/>
        <w:rPr>
          <w:rFonts w:hint="cs"/>
          <w:rtl/>
        </w:rPr>
      </w:pPr>
    </w:p>
    <w:p w14:paraId="7174BABD" w14:textId="77777777" w:rsidR="00000000" w:rsidRDefault="007C71EE">
      <w:pPr>
        <w:pStyle w:val="a"/>
        <w:jc w:val="center"/>
        <w:rPr>
          <w:rFonts w:hint="cs"/>
          <w:b/>
          <w:bCs/>
          <w:rtl/>
        </w:rPr>
      </w:pPr>
      <w:r>
        <w:rPr>
          <w:rFonts w:hint="cs"/>
          <w:b/>
          <w:bCs/>
          <w:rtl/>
        </w:rPr>
        <w:t>הצבעה</w:t>
      </w:r>
    </w:p>
    <w:p w14:paraId="262CDAAD" w14:textId="77777777" w:rsidR="00000000" w:rsidRDefault="007C71EE">
      <w:pPr>
        <w:pStyle w:val="a"/>
        <w:jc w:val="center"/>
        <w:rPr>
          <w:rFonts w:hint="cs"/>
          <w:b/>
          <w:bCs/>
          <w:rtl/>
        </w:rPr>
      </w:pPr>
    </w:p>
    <w:p w14:paraId="21CDD59F" w14:textId="77777777" w:rsidR="00000000" w:rsidRDefault="007C71EE">
      <w:pPr>
        <w:pStyle w:val="a"/>
        <w:jc w:val="center"/>
        <w:rPr>
          <w:rFonts w:hint="cs"/>
          <w:rtl/>
        </w:rPr>
      </w:pPr>
      <w:r>
        <w:rPr>
          <w:rFonts w:hint="cs"/>
          <w:rtl/>
        </w:rPr>
        <w:t>ההסתייגות של חבר הכנסת אופיר פינס-פז לסעיף 1 לא נתקבלה.</w:t>
      </w:r>
    </w:p>
    <w:p w14:paraId="70890622" w14:textId="77777777" w:rsidR="00000000" w:rsidRDefault="007C71EE">
      <w:pPr>
        <w:pStyle w:val="ad"/>
        <w:rPr>
          <w:rtl/>
        </w:rPr>
      </w:pPr>
      <w:r>
        <w:rPr>
          <w:rtl/>
        </w:rPr>
        <w:br/>
        <w:t>היו"ר ראובן ריבלין:</w:t>
      </w:r>
    </w:p>
    <w:p w14:paraId="53BD2A3B" w14:textId="77777777" w:rsidR="00000000" w:rsidRDefault="007C71EE">
      <w:pPr>
        <w:pStyle w:val="a"/>
        <w:rPr>
          <w:rtl/>
        </w:rPr>
      </w:pPr>
    </w:p>
    <w:p w14:paraId="1B09F838" w14:textId="77777777" w:rsidR="00000000" w:rsidRDefault="007C71EE">
      <w:pPr>
        <w:pStyle w:val="a"/>
        <w:rPr>
          <w:rFonts w:hint="cs"/>
          <w:rtl/>
        </w:rPr>
      </w:pPr>
      <w:r>
        <w:rPr>
          <w:rFonts w:hint="cs"/>
          <w:rtl/>
        </w:rPr>
        <w:t>פינס - לא נתקבלה.</w:t>
      </w:r>
    </w:p>
    <w:p w14:paraId="68844D90" w14:textId="77777777" w:rsidR="00000000" w:rsidRDefault="007C71EE">
      <w:pPr>
        <w:pStyle w:val="a"/>
        <w:rPr>
          <w:rFonts w:hint="cs"/>
          <w:rtl/>
        </w:rPr>
      </w:pPr>
    </w:p>
    <w:p w14:paraId="36A0899F" w14:textId="77777777" w:rsidR="00000000" w:rsidRDefault="007C71EE">
      <w:pPr>
        <w:pStyle w:val="a"/>
        <w:rPr>
          <w:rFonts w:hint="cs"/>
          <w:rtl/>
        </w:rPr>
      </w:pPr>
      <w:r>
        <w:rPr>
          <w:rFonts w:hint="cs"/>
          <w:rtl/>
        </w:rPr>
        <w:t>חברי הכנסת רצאבי, שלגי - קבוצת רצאבי-בריזון. מסירים?</w:t>
      </w:r>
    </w:p>
    <w:p w14:paraId="47CC595A" w14:textId="77777777" w:rsidR="00000000" w:rsidRDefault="007C71EE">
      <w:pPr>
        <w:pStyle w:val="ac"/>
        <w:rPr>
          <w:rtl/>
        </w:rPr>
      </w:pPr>
      <w:r>
        <w:rPr>
          <w:rtl/>
        </w:rPr>
        <w:br/>
        <w:t>קריאות:</w:t>
      </w:r>
    </w:p>
    <w:p w14:paraId="058C9B34" w14:textId="77777777" w:rsidR="00000000" w:rsidRDefault="007C71EE">
      <w:pPr>
        <w:pStyle w:val="a"/>
        <w:rPr>
          <w:rFonts w:hint="cs"/>
          <w:rtl/>
        </w:rPr>
      </w:pPr>
    </w:p>
    <w:p w14:paraId="7E2AD4A2" w14:textId="77777777" w:rsidR="00000000" w:rsidRDefault="007C71EE">
      <w:pPr>
        <w:pStyle w:val="a"/>
        <w:rPr>
          <w:rFonts w:hint="cs"/>
          <w:rtl/>
        </w:rPr>
      </w:pPr>
      <w:r>
        <w:rPr>
          <w:rFonts w:hint="cs"/>
          <w:rtl/>
        </w:rPr>
        <w:t>- - -</w:t>
      </w:r>
    </w:p>
    <w:p w14:paraId="4C2C3446" w14:textId="77777777" w:rsidR="00000000" w:rsidRDefault="007C71EE">
      <w:pPr>
        <w:pStyle w:val="ad"/>
        <w:rPr>
          <w:rtl/>
        </w:rPr>
      </w:pPr>
      <w:r>
        <w:rPr>
          <w:rtl/>
        </w:rPr>
        <w:br/>
        <w:t>היו"ר ראובן ריבלין</w:t>
      </w:r>
      <w:r>
        <w:rPr>
          <w:rtl/>
        </w:rPr>
        <w:t>:</w:t>
      </w:r>
    </w:p>
    <w:p w14:paraId="56DE5126" w14:textId="77777777" w:rsidR="00000000" w:rsidRDefault="007C71EE">
      <w:pPr>
        <w:pStyle w:val="a"/>
        <w:rPr>
          <w:rtl/>
        </w:rPr>
      </w:pPr>
    </w:p>
    <w:p w14:paraId="29DBF1FA" w14:textId="77777777" w:rsidR="00000000" w:rsidRDefault="007C71EE">
      <w:pPr>
        <w:pStyle w:val="a"/>
        <w:rPr>
          <w:rFonts w:hint="cs"/>
          <w:rtl/>
        </w:rPr>
      </w:pPr>
      <w:r>
        <w:rPr>
          <w:rFonts w:hint="cs"/>
          <w:rtl/>
        </w:rPr>
        <w:t>מסירים. תודה.</w:t>
      </w:r>
    </w:p>
    <w:p w14:paraId="75DECF1F" w14:textId="77777777" w:rsidR="00000000" w:rsidRDefault="007C71EE">
      <w:pPr>
        <w:pStyle w:val="a"/>
        <w:rPr>
          <w:rFonts w:hint="cs"/>
          <w:rtl/>
        </w:rPr>
      </w:pPr>
    </w:p>
    <w:p w14:paraId="7FBCC727" w14:textId="77777777" w:rsidR="00000000" w:rsidRDefault="007C71EE">
      <w:pPr>
        <w:pStyle w:val="a"/>
        <w:rPr>
          <w:rFonts w:hint="cs"/>
          <w:rtl/>
        </w:rPr>
      </w:pPr>
      <w:r>
        <w:rPr>
          <w:rFonts w:hint="cs"/>
          <w:rtl/>
        </w:rPr>
        <w:t>חבר הכנסת נסים דהן נוכח. מי בעד? תודה.  מי נגד? תודה.  מי נמנע? תודה.</w:t>
      </w:r>
    </w:p>
    <w:p w14:paraId="08311CC8" w14:textId="77777777" w:rsidR="00000000" w:rsidRDefault="007C71EE">
      <w:pPr>
        <w:pStyle w:val="a"/>
        <w:rPr>
          <w:rFonts w:hint="cs"/>
          <w:rtl/>
        </w:rPr>
      </w:pPr>
    </w:p>
    <w:p w14:paraId="5F29D0A3" w14:textId="77777777" w:rsidR="00000000" w:rsidRDefault="007C71EE">
      <w:pPr>
        <w:pStyle w:val="a"/>
        <w:jc w:val="center"/>
        <w:rPr>
          <w:rFonts w:hint="cs"/>
          <w:b/>
          <w:bCs/>
          <w:rtl/>
        </w:rPr>
      </w:pPr>
      <w:r>
        <w:rPr>
          <w:rFonts w:hint="cs"/>
          <w:b/>
          <w:bCs/>
          <w:rtl/>
        </w:rPr>
        <w:t>הצבעה</w:t>
      </w:r>
    </w:p>
    <w:p w14:paraId="6235EEF4" w14:textId="77777777" w:rsidR="00000000" w:rsidRDefault="007C71EE">
      <w:pPr>
        <w:pStyle w:val="a"/>
        <w:jc w:val="center"/>
        <w:rPr>
          <w:rFonts w:hint="cs"/>
          <w:b/>
          <w:bCs/>
          <w:rtl/>
        </w:rPr>
      </w:pPr>
    </w:p>
    <w:p w14:paraId="4A1CFC81" w14:textId="77777777" w:rsidR="00000000" w:rsidRDefault="007C71EE">
      <w:pPr>
        <w:pStyle w:val="a"/>
        <w:jc w:val="center"/>
        <w:rPr>
          <w:rFonts w:hint="cs"/>
          <w:rtl/>
        </w:rPr>
      </w:pPr>
      <w:r>
        <w:rPr>
          <w:rFonts w:hint="cs"/>
          <w:rtl/>
        </w:rPr>
        <w:t>ההסתייגות של חבר הכנסת נסים דהן לסעיף 1 לא נתקבלה.</w:t>
      </w:r>
    </w:p>
    <w:p w14:paraId="550FAFFD" w14:textId="77777777" w:rsidR="00000000" w:rsidRDefault="007C71EE">
      <w:pPr>
        <w:pStyle w:val="ad"/>
        <w:rPr>
          <w:rtl/>
        </w:rPr>
      </w:pPr>
      <w:r>
        <w:rPr>
          <w:rtl/>
        </w:rPr>
        <w:br/>
        <w:t>היו"ר ראובן ריבלין:</w:t>
      </w:r>
    </w:p>
    <w:p w14:paraId="55DF4F8E" w14:textId="77777777" w:rsidR="00000000" w:rsidRDefault="007C71EE">
      <w:pPr>
        <w:pStyle w:val="a"/>
        <w:rPr>
          <w:rtl/>
        </w:rPr>
      </w:pPr>
    </w:p>
    <w:p w14:paraId="72FBE1D6" w14:textId="77777777" w:rsidR="00000000" w:rsidRDefault="007C71EE">
      <w:pPr>
        <w:pStyle w:val="a"/>
        <w:rPr>
          <w:rFonts w:hint="cs"/>
          <w:rtl/>
        </w:rPr>
      </w:pPr>
      <w:r>
        <w:rPr>
          <w:rFonts w:hint="cs"/>
          <w:rtl/>
        </w:rPr>
        <w:t>נסים דהן - לא נתקבלה.</w:t>
      </w:r>
    </w:p>
    <w:p w14:paraId="4413B41F" w14:textId="77777777" w:rsidR="00000000" w:rsidRDefault="007C71EE">
      <w:pPr>
        <w:pStyle w:val="a"/>
        <w:rPr>
          <w:rFonts w:hint="cs"/>
          <w:rtl/>
        </w:rPr>
      </w:pPr>
    </w:p>
    <w:p w14:paraId="42F1D9F6" w14:textId="77777777" w:rsidR="00000000" w:rsidRDefault="007C71EE">
      <w:pPr>
        <w:pStyle w:val="a"/>
        <w:rPr>
          <w:rFonts w:hint="cs"/>
          <w:rtl/>
        </w:rPr>
      </w:pPr>
      <w:r>
        <w:rPr>
          <w:rFonts w:hint="cs"/>
          <w:rtl/>
        </w:rPr>
        <w:t>פרוש - מי בעד? תודה.  מי נגד? תודה.  מי נמנע? תודה.</w:t>
      </w:r>
    </w:p>
    <w:p w14:paraId="53437DE5" w14:textId="77777777" w:rsidR="00000000" w:rsidRDefault="007C71EE">
      <w:pPr>
        <w:pStyle w:val="a"/>
        <w:rPr>
          <w:rFonts w:hint="cs"/>
          <w:rtl/>
        </w:rPr>
      </w:pPr>
    </w:p>
    <w:p w14:paraId="5F4197A0" w14:textId="77777777" w:rsidR="00000000" w:rsidRDefault="007C71EE">
      <w:pPr>
        <w:pStyle w:val="a"/>
        <w:jc w:val="center"/>
        <w:rPr>
          <w:rFonts w:hint="cs"/>
          <w:b/>
          <w:bCs/>
          <w:rtl/>
        </w:rPr>
      </w:pPr>
      <w:r>
        <w:rPr>
          <w:rFonts w:hint="cs"/>
          <w:b/>
          <w:bCs/>
          <w:rtl/>
        </w:rPr>
        <w:t>הצבעה</w:t>
      </w:r>
    </w:p>
    <w:p w14:paraId="7262C25E" w14:textId="77777777" w:rsidR="00000000" w:rsidRDefault="007C71EE">
      <w:pPr>
        <w:pStyle w:val="a"/>
        <w:jc w:val="center"/>
        <w:rPr>
          <w:rFonts w:hint="cs"/>
          <w:b/>
          <w:bCs/>
          <w:rtl/>
        </w:rPr>
      </w:pPr>
    </w:p>
    <w:p w14:paraId="51C789E8" w14:textId="77777777" w:rsidR="00000000" w:rsidRDefault="007C71EE">
      <w:pPr>
        <w:pStyle w:val="a"/>
        <w:jc w:val="center"/>
        <w:rPr>
          <w:rFonts w:hint="cs"/>
          <w:rtl/>
        </w:rPr>
      </w:pPr>
      <w:r>
        <w:rPr>
          <w:rFonts w:hint="cs"/>
          <w:rtl/>
        </w:rPr>
        <w:t>ההסת</w:t>
      </w:r>
      <w:r>
        <w:rPr>
          <w:rFonts w:hint="cs"/>
          <w:rtl/>
        </w:rPr>
        <w:t>ייגות של חבר הכנסת מאיר פרוש לסעיף 1 לא נתקבלה.</w:t>
      </w:r>
    </w:p>
    <w:p w14:paraId="6F026990" w14:textId="77777777" w:rsidR="00000000" w:rsidRDefault="007C71EE">
      <w:pPr>
        <w:pStyle w:val="ad"/>
        <w:rPr>
          <w:rtl/>
        </w:rPr>
      </w:pPr>
      <w:r>
        <w:rPr>
          <w:rtl/>
        </w:rPr>
        <w:br/>
        <w:t>היו"ר ראובן ריבלין:</w:t>
      </w:r>
    </w:p>
    <w:p w14:paraId="4A98A2D0" w14:textId="77777777" w:rsidR="00000000" w:rsidRDefault="007C71EE">
      <w:pPr>
        <w:pStyle w:val="a"/>
        <w:rPr>
          <w:rtl/>
        </w:rPr>
      </w:pPr>
    </w:p>
    <w:p w14:paraId="5CAAD5CF" w14:textId="77777777" w:rsidR="00000000" w:rsidRDefault="007C71EE">
      <w:pPr>
        <w:pStyle w:val="a"/>
        <w:rPr>
          <w:rFonts w:hint="cs"/>
          <w:rtl/>
        </w:rPr>
      </w:pPr>
      <w:r>
        <w:rPr>
          <w:rFonts w:hint="cs"/>
          <w:rtl/>
        </w:rPr>
        <w:t>פרוש - לא נתקבלה.</w:t>
      </w:r>
    </w:p>
    <w:p w14:paraId="20D954A5" w14:textId="77777777" w:rsidR="00000000" w:rsidRDefault="007C71EE">
      <w:pPr>
        <w:pStyle w:val="a"/>
        <w:rPr>
          <w:rFonts w:hint="cs"/>
          <w:rtl/>
        </w:rPr>
      </w:pPr>
    </w:p>
    <w:p w14:paraId="4C910DBD" w14:textId="77777777" w:rsidR="00000000" w:rsidRDefault="007C71EE">
      <w:pPr>
        <w:pStyle w:val="a"/>
        <w:rPr>
          <w:rFonts w:hint="cs"/>
          <w:rtl/>
        </w:rPr>
      </w:pPr>
      <w:r>
        <w:rPr>
          <w:rFonts w:hint="cs"/>
          <w:rtl/>
        </w:rPr>
        <w:t>חברי הכנסת אזולאי, ישי - קבוצת אזולאי. מי בעד? תודה.  מי נגד? תודה.  מי נמנע? תודה.</w:t>
      </w:r>
    </w:p>
    <w:p w14:paraId="73C8F6A8" w14:textId="77777777" w:rsidR="00000000" w:rsidRDefault="007C71EE">
      <w:pPr>
        <w:pStyle w:val="a"/>
        <w:rPr>
          <w:rFonts w:hint="cs"/>
          <w:rtl/>
        </w:rPr>
      </w:pPr>
    </w:p>
    <w:p w14:paraId="7FAB738D" w14:textId="77777777" w:rsidR="00000000" w:rsidRDefault="007C71EE">
      <w:pPr>
        <w:pStyle w:val="a"/>
        <w:jc w:val="center"/>
        <w:rPr>
          <w:rFonts w:hint="cs"/>
          <w:b/>
          <w:bCs/>
          <w:rtl/>
        </w:rPr>
      </w:pPr>
      <w:r>
        <w:rPr>
          <w:rFonts w:hint="cs"/>
          <w:b/>
          <w:bCs/>
          <w:rtl/>
        </w:rPr>
        <w:t xml:space="preserve">הצבעה </w:t>
      </w:r>
    </w:p>
    <w:p w14:paraId="6F7CF768" w14:textId="77777777" w:rsidR="00000000" w:rsidRDefault="007C71EE">
      <w:pPr>
        <w:pStyle w:val="a"/>
        <w:jc w:val="center"/>
        <w:rPr>
          <w:rFonts w:hint="cs"/>
          <w:b/>
          <w:bCs/>
          <w:rtl/>
        </w:rPr>
      </w:pPr>
    </w:p>
    <w:p w14:paraId="282C557B" w14:textId="77777777" w:rsidR="00000000" w:rsidRDefault="007C71EE">
      <w:pPr>
        <w:pStyle w:val="a"/>
        <w:jc w:val="center"/>
        <w:rPr>
          <w:rFonts w:hint="cs"/>
          <w:rtl/>
        </w:rPr>
      </w:pPr>
      <w:r>
        <w:rPr>
          <w:rFonts w:hint="cs"/>
          <w:rtl/>
        </w:rPr>
        <w:t>ההסתייגות של קבוצת חבר הכנסת דוד אזולאי לסעיף 1 לא נתקבלה.</w:t>
      </w:r>
    </w:p>
    <w:p w14:paraId="47D81D89" w14:textId="77777777" w:rsidR="00000000" w:rsidRDefault="007C71EE">
      <w:pPr>
        <w:pStyle w:val="ad"/>
        <w:rPr>
          <w:rtl/>
        </w:rPr>
      </w:pPr>
      <w:r>
        <w:rPr>
          <w:rtl/>
        </w:rPr>
        <w:br/>
        <w:t>היו"ר ראובן רי</w:t>
      </w:r>
      <w:r>
        <w:rPr>
          <w:rtl/>
        </w:rPr>
        <w:t>בלין:</w:t>
      </w:r>
    </w:p>
    <w:p w14:paraId="48F1E00B" w14:textId="77777777" w:rsidR="00000000" w:rsidRDefault="007C71EE">
      <w:pPr>
        <w:pStyle w:val="a"/>
        <w:rPr>
          <w:rtl/>
        </w:rPr>
      </w:pPr>
    </w:p>
    <w:p w14:paraId="022CE695" w14:textId="77777777" w:rsidR="00000000" w:rsidRDefault="007C71EE">
      <w:pPr>
        <w:pStyle w:val="a"/>
        <w:rPr>
          <w:rFonts w:hint="cs"/>
          <w:rtl/>
        </w:rPr>
      </w:pPr>
      <w:r>
        <w:rPr>
          <w:rFonts w:hint="cs"/>
          <w:rtl/>
        </w:rPr>
        <w:t>לא נתקבלה.</w:t>
      </w:r>
    </w:p>
    <w:p w14:paraId="0F969AC7" w14:textId="77777777" w:rsidR="00000000" w:rsidRDefault="007C71EE">
      <w:pPr>
        <w:pStyle w:val="a"/>
        <w:rPr>
          <w:rFonts w:hint="cs"/>
          <w:rtl/>
        </w:rPr>
      </w:pPr>
    </w:p>
    <w:p w14:paraId="1FBC8410" w14:textId="77777777" w:rsidR="00000000" w:rsidRDefault="007C71EE">
      <w:pPr>
        <w:pStyle w:val="a"/>
        <w:rPr>
          <w:rFonts w:hint="cs"/>
          <w:rtl/>
        </w:rPr>
      </w:pPr>
      <w:r>
        <w:rPr>
          <w:rFonts w:hint="cs"/>
          <w:rtl/>
        </w:rPr>
        <w:t>קבוצת יצחק כהן מציעה - מי בעד? תודה.  מי נגד? תודה.  מי נמנע? תודה.</w:t>
      </w:r>
    </w:p>
    <w:p w14:paraId="1E231409" w14:textId="77777777" w:rsidR="00000000" w:rsidRDefault="007C71EE">
      <w:pPr>
        <w:pStyle w:val="a"/>
        <w:rPr>
          <w:rFonts w:hint="cs"/>
          <w:rtl/>
        </w:rPr>
      </w:pPr>
    </w:p>
    <w:p w14:paraId="42C455EA" w14:textId="77777777" w:rsidR="00000000" w:rsidRDefault="007C71EE">
      <w:pPr>
        <w:pStyle w:val="a"/>
        <w:jc w:val="center"/>
        <w:rPr>
          <w:rFonts w:hint="cs"/>
          <w:b/>
          <w:bCs/>
          <w:rtl/>
        </w:rPr>
      </w:pPr>
      <w:r>
        <w:rPr>
          <w:rFonts w:hint="cs"/>
          <w:b/>
          <w:bCs/>
          <w:rtl/>
        </w:rPr>
        <w:t xml:space="preserve">הצבעה </w:t>
      </w:r>
    </w:p>
    <w:p w14:paraId="0120D824" w14:textId="77777777" w:rsidR="00000000" w:rsidRDefault="007C71EE">
      <w:pPr>
        <w:pStyle w:val="a"/>
        <w:jc w:val="center"/>
        <w:rPr>
          <w:rFonts w:hint="cs"/>
          <w:rtl/>
        </w:rPr>
      </w:pPr>
    </w:p>
    <w:p w14:paraId="6410804B" w14:textId="77777777" w:rsidR="00000000" w:rsidRDefault="007C71EE">
      <w:pPr>
        <w:pStyle w:val="a"/>
        <w:jc w:val="center"/>
        <w:rPr>
          <w:rFonts w:hint="cs"/>
          <w:rtl/>
        </w:rPr>
      </w:pPr>
      <w:r>
        <w:rPr>
          <w:rFonts w:hint="cs"/>
          <w:rtl/>
        </w:rPr>
        <w:t>ההסתייגות של קבוצת חבר הכנסת יצחק כהן לסעיף 1 לא נתקבלה.</w:t>
      </w:r>
    </w:p>
    <w:p w14:paraId="6816A552" w14:textId="77777777" w:rsidR="00000000" w:rsidRDefault="007C71EE">
      <w:pPr>
        <w:pStyle w:val="ad"/>
        <w:rPr>
          <w:rFonts w:hint="cs"/>
          <w:rtl/>
        </w:rPr>
      </w:pPr>
    </w:p>
    <w:p w14:paraId="47D12B8E" w14:textId="77777777" w:rsidR="00000000" w:rsidRDefault="007C71EE">
      <w:pPr>
        <w:pStyle w:val="ad"/>
        <w:rPr>
          <w:rFonts w:hint="cs"/>
          <w:rtl/>
        </w:rPr>
      </w:pPr>
      <w:r>
        <w:rPr>
          <w:rtl/>
        </w:rPr>
        <w:t>היו"ר ראובן ריבלין:</w:t>
      </w:r>
    </w:p>
    <w:p w14:paraId="3E80CE96" w14:textId="77777777" w:rsidR="00000000" w:rsidRDefault="007C71EE">
      <w:pPr>
        <w:pStyle w:val="a"/>
        <w:rPr>
          <w:rFonts w:hint="cs"/>
          <w:rtl/>
        </w:rPr>
      </w:pPr>
    </w:p>
    <w:p w14:paraId="6E822ED3" w14:textId="77777777" w:rsidR="00000000" w:rsidRDefault="007C71EE">
      <w:pPr>
        <w:pStyle w:val="a"/>
        <w:rPr>
          <w:rFonts w:hint="cs"/>
          <w:rtl/>
        </w:rPr>
      </w:pPr>
      <w:r>
        <w:rPr>
          <w:rFonts w:hint="cs"/>
          <w:rtl/>
        </w:rPr>
        <w:t>תודה. לא נתקבלה.</w:t>
      </w:r>
    </w:p>
    <w:p w14:paraId="134B48CB" w14:textId="77777777" w:rsidR="00000000" w:rsidRDefault="007C71EE">
      <w:pPr>
        <w:pStyle w:val="a"/>
        <w:rPr>
          <w:rFonts w:hint="cs"/>
          <w:rtl/>
        </w:rPr>
      </w:pPr>
    </w:p>
    <w:p w14:paraId="4A345C34" w14:textId="77777777" w:rsidR="00000000" w:rsidRDefault="007C71EE">
      <w:pPr>
        <w:pStyle w:val="a"/>
        <w:rPr>
          <w:rFonts w:hint="cs"/>
          <w:rtl/>
        </w:rPr>
      </w:pPr>
      <w:r>
        <w:rPr>
          <w:rFonts w:hint="cs"/>
          <w:rtl/>
        </w:rPr>
        <w:t>רבותי חברי הכנסת, אנחנו עוברים להצבעה אלקטרונית על סעיף מטרת הח</w:t>
      </w:r>
      <w:r>
        <w:rPr>
          <w:rFonts w:hint="cs"/>
          <w:rtl/>
        </w:rPr>
        <w:t>וק.</w:t>
      </w:r>
    </w:p>
    <w:p w14:paraId="55C2032B" w14:textId="77777777" w:rsidR="00000000" w:rsidRDefault="007C71EE">
      <w:pPr>
        <w:pStyle w:val="ac"/>
        <w:rPr>
          <w:rtl/>
        </w:rPr>
      </w:pPr>
      <w:r>
        <w:rPr>
          <w:rtl/>
        </w:rPr>
        <w:br/>
        <w:t>אברהם בורג (העבודה-מימד):</w:t>
      </w:r>
    </w:p>
    <w:p w14:paraId="0F005F04" w14:textId="77777777" w:rsidR="00000000" w:rsidRDefault="007C71EE">
      <w:pPr>
        <w:pStyle w:val="a"/>
        <w:rPr>
          <w:rFonts w:hint="cs"/>
          <w:rtl/>
        </w:rPr>
      </w:pPr>
    </w:p>
    <w:p w14:paraId="1C49E07E" w14:textId="77777777" w:rsidR="00000000" w:rsidRDefault="007C71EE">
      <w:pPr>
        <w:pStyle w:val="a"/>
        <w:rPr>
          <w:rFonts w:hint="cs"/>
          <w:rtl/>
        </w:rPr>
      </w:pPr>
      <w:r>
        <w:rPr>
          <w:rFonts w:hint="cs"/>
          <w:rtl/>
        </w:rPr>
        <w:t xml:space="preserve">אני מבקש הצבעה שמית. </w:t>
      </w:r>
    </w:p>
    <w:p w14:paraId="5935F28D" w14:textId="77777777" w:rsidR="00000000" w:rsidRDefault="007C71EE">
      <w:pPr>
        <w:pStyle w:val="ac"/>
        <w:rPr>
          <w:rtl/>
        </w:rPr>
      </w:pPr>
      <w:r>
        <w:rPr>
          <w:rtl/>
        </w:rPr>
        <w:br/>
        <w:t>קריאות:</w:t>
      </w:r>
    </w:p>
    <w:p w14:paraId="05A6EE95" w14:textId="77777777" w:rsidR="00000000" w:rsidRDefault="007C71EE">
      <w:pPr>
        <w:pStyle w:val="a"/>
        <w:rPr>
          <w:rtl/>
        </w:rPr>
      </w:pPr>
    </w:p>
    <w:p w14:paraId="701B780F" w14:textId="77777777" w:rsidR="00000000" w:rsidRDefault="007C71EE">
      <w:pPr>
        <w:pStyle w:val="a"/>
        <w:rPr>
          <w:rFonts w:hint="cs"/>
          <w:rtl/>
        </w:rPr>
      </w:pPr>
      <w:r>
        <w:rPr>
          <w:rFonts w:hint="cs"/>
          <w:rtl/>
        </w:rPr>
        <w:t>- - -</w:t>
      </w:r>
    </w:p>
    <w:p w14:paraId="68D9BE8C" w14:textId="77777777" w:rsidR="00000000" w:rsidRDefault="007C71EE">
      <w:pPr>
        <w:pStyle w:val="ad"/>
        <w:rPr>
          <w:rtl/>
        </w:rPr>
      </w:pPr>
      <w:r>
        <w:rPr>
          <w:rtl/>
        </w:rPr>
        <w:br/>
        <w:t>היו"ר ראובן ריבלין:</w:t>
      </w:r>
    </w:p>
    <w:p w14:paraId="046FFEAB" w14:textId="77777777" w:rsidR="00000000" w:rsidRDefault="007C71EE">
      <w:pPr>
        <w:pStyle w:val="a"/>
        <w:rPr>
          <w:rtl/>
        </w:rPr>
      </w:pPr>
    </w:p>
    <w:p w14:paraId="5789989F" w14:textId="77777777" w:rsidR="00000000" w:rsidRDefault="007C71EE">
      <w:pPr>
        <w:pStyle w:val="a"/>
        <w:rPr>
          <w:rFonts w:hint="cs"/>
          <w:rtl/>
        </w:rPr>
      </w:pPr>
      <w:r>
        <w:rPr>
          <w:rFonts w:hint="cs"/>
          <w:rtl/>
        </w:rPr>
        <w:t>חבר הכנסת סער, אתם הורדתם את כל ההסתייגויות שלכם, נכון?</w:t>
      </w:r>
    </w:p>
    <w:p w14:paraId="54B0F5EF" w14:textId="77777777" w:rsidR="00000000" w:rsidRDefault="007C71EE">
      <w:pPr>
        <w:pStyle w:val="ac"/>
        <w:rPr>
          <w:rtl/>
        </w:rPr>
      </w:pPr>
      <w:r>
        <w:rPr>
          <w:rtl/>
        </w:rPr>
        <w:br/>
        <w:t>גדעון סער (הליכוד):</w:t>
      </w:r>
    </w:p>
    <w:p w14:paraId="23D7BA6D" w14:textId="77777777" w:rsidR="00000000" w:rsidRDefault="007C71EE">
      <w:pPr>
        <w:pStyle w:val="a"/>
        <w:rPr>
          <w:rtl/>
        </w:rPr>
      </w:pPr>
    </w:p>
    <w:p w14:paraId="2617B0F4" w14:textId="77777777" w:rsidR="00000000" w:rsidRDefault="007C71EE">
      <w:pPr>
        <w:pStyle w:val="a"/>
        <w:rPr>
          <w:rFonts w:hint="cs"/>
          <w:rtl/>
        </w:rPr>
      </w:pPr>
      <w:r>
        <w:rPr>
          <w:rFonts w:hint="cs"/>
          <w:rtl/>
        </w:rPr>
        <w:t xml:space="preserve">כן. </w:t>
      </w:r>
    </w:p>
    <w:p w14:paraId="75EC53CF" w14:textId="77777777" w:rsidR="00000000" w:rsidRDefault="007C71EE">
      <w:pPr>
        <w:pStyle w:val="ad"/>
        <w:rPr>
          <w:rtl/>
        </w:rPr>
      </w:pPr>
      <w:r>
        <w:rPr>
          <w:rtl/>
        </w:rPr>
        <w:br/>
        <w:t>היו"ר ראובן ריבלין:</w:t>
      </w:r>
    </w:p>
    <w:p w14:paraId="06581DDF" w14:textId="77777777" w:rsidR="00000000" w:rsidRDefault="007C71EE">
      <w:pPr>
        <w:pStyle w:val="a"/>
        <w:rPr>
          <w:rtl/>
        </w:rPr>
      </w:pPr>
    </w:p>
    <w:p w14:paraId="7D7E9640" w14:textId="77777777" w:rsidR="00000000" w:rsidRDefault="007C71EE">
      <w:pPr>
        <w:pStyle w:val="a"/>
        <w:rPr>
          <w:rFonts w:hint="cs"/>
          <w:rtl/>
        </w:rPr>
      </w:pPr>
      <w:r>
        <w:rPr>
          <w:rFonts w:hint="cs"/>
          <w:rtl/>
        </w:rPr>
        <w:t xml:space="preserve">תודה רבה. לכן, אנחנו סיימנו את ההסתייגויות. </w:t>
      </w:r>
    </w:p>
    <w:p w14:paraId="7C5715D3" w14:textId="77777777" w:rsidR="00000000" w:rsidRDefault="007C71EE">
      <w:pPr>
        <w:pStyle w:val="a"/>
        <w:rPr>
          <w:rFonts w:hint="cs"/>
          <w:rtl/>
        </w:rPr>
      </w:pPr>
    </w:p>
    <w:p w14:paraId="33ED342B" w14:textId="77777777" w:rsidR="00000000" w:rsidRDefault="007C71EE">
      <w:pPr>
        <w:pStyle w:val="a"/>
        <w:rPr>
          <w:rFonts w:hint="cs"/>
          <w:rtl/>
        </w:rPr>
      </w:pPr>
      <w:r>
        <w:rPr>
          <w:rFonts w:hint="cs"/>
          <w:rtl/>
        </w:rPr>
        <w:t>מה רצה אדוני?</w:t>
      </w:r>
    </w:p>
    <w:p w14:paraId="2DF71A7B" w14:textId="77777777" w:rsidR="00000000" w:rsidRDefault="007C71EE">
      <w:pPr>
        <w:pStyle w:val="ac"/>
        <w:rPr>
          <w:rtl/>
        </w:rPr>
      </w:pPr>
      <w:r>
        <w:rPr>
          <w:rtl/>
        </w:rPr>
        <w:br/>
        <w:t>אברהם בורג (העבודה-מימד):</w:t>
      </w:r>
    </w:p>
    <w:p w14:paraId="7BBFB7BF" w14:textId="77777777" w:rsidR="00000000" w:rsidRDefault="007C71EE">
      <w:pPr>
        <w:pStyle w:val="a"/>
        <w:rPr>
          <w:rtl/>
        </w:rPr>
      </w:pPr>
    </w:p>
    <w:p w14:paraId="04F91D24" w14:textId="77777777" w:rsidR="00000000" w:rsidRDefault="007C71EE">
      <w:pPr>
        <w:pStyle w:val="a"/>
        <w:rPr>
          <w:rFonts w:hint="cs"/>
          <w:rtl/>
        </w:rPr>
      </w:pPr>
      <w:r>
        <w:rPr>
          <w:rFonts w:hint="cs"/>
          <w:rtl/>
        </w:rPr>
        <w:t xml:space="preserve">הצבעה אלקטרונית. </w:t>
      </w:r>
    </w:p>
    <w:p w14:paraId="63DFA034" w14:textId="77777777" w:rsidR="00000000" w:rsidRDefault="007C71EE">
      <w:pPr>
        <w:pStyle w:val="ad"/>
        <w:rPr>
          <w:rtl/>
        </w:rPr>
      </w:pPr>
      <w:r>
        <w:rPr>
          <w:rtl/>
        </w:rPr>
        <w:br/>
        <w:t>היו"ר ראובן ריבלין:</w:t>
      </w:r>
    </w:p>
    <w:p w14:paraId="1511D897" w14:textId="77777777" w:rsidR="00000000" w:rsidRDefault="007C71EE">
      <w:pPr>
        <w:pStyle w:val="a"/>
        <w:rPr>
          <w:rtl/>
        </w:rPr>
      </w:pPr>
    </w:p>
    <w:p w14:paraId="68AEC955" w14:textId="77777777" w:rsidR="00000000" w:rsidRDefault="007C71EE">
      <w:pPr>
        <w:pStyle w:val="a"/>
        <w:rPr>
          <w:rFonts w:hint="cs"/>
          <w:rtl/>
        </w:rPr>
      </w:pPr>
      <w:r>
        <w:rPr>
          <w:rFonts w:hint="cs"/>
          <w:rtl/>
        </w:rPr>
        <w:t>הצבעה אלקטרונית על מטרת החוק.</w:t>
      </w:r>
    </w:p>
    <w:p w14:paraId="146EAFBA" w14:textId="77777777" w:rsidR="00000000" w:rsidRDefault="007C71EE">
      <w:pPr>
        <w:pStyle w:val="ac"/>
        <w:rPr>
          <w:rFonts w:hint="cs"/>
          <w:rtl/>
        </w:rPr>
      </w:pPr>
    </w:p>
    <w:p w14:paraId="755830FC" w14:textId="77777777" w:rsidR="00000000" w:rsidRDefault="007C71EE">
      <w:pPr>
        <w:pStyle w:val="ac"/>
        <w:rPr>
          <w:rFonts w:hint="cs"/>
          <w:rtl/>
        </w:rPr>
      </w:pPr>
    </w:p>
    <w:p w14:paraId="535C1926" w14:textId="77777777" w:rsidR="00000000" w:rsidRDefault="007C71EE">
      <w:pPr>
        <w:pStyle w:val="ac"/>
        <w:rPr>
          <w:rtl/>
        </w:rPr>
      </w:pPr>
      <w:r>
        <w:rPr>
          <w:rtl/>
        </w:rPr>
        <w:br/>
        <w:t>חיים אורון (מרצ):</w:t>
      </w:r>
    </w:p>
    <w:p w14:paraId="0F3DAC56" w14:textId="77777777" w:rsidR="00000000" w:rsidRDefault="007C71EE">
      <w:pPr>
        <w:pStyle w:val="a"/>
        <w:rPr>
          <w:rtl/>
        </w:rPr>
      </w:pPr>
    </w:p>
    <w:p w14:paraId="4C091770" w14:textId="77777777" w:rsidR="00000000" w:rsidRDefault="007C71EE">
      <w:pPr>
        <w:pStyle w:val="a"/>
        <w:rPr>
          <w:rFonts w:hint="cs"/>
          <w:rtl/>
        </w:rPr>
      </w:pPr>
      <w:r>
        <w:rPr>
          <w:rFonts w:hint="cs"/>
          <w:rtl/>
        </w:rPr>
        <w:t>אדוני היושב-ראש, חבר הכנסת סער לא יכול להוריד את כל ההסתייגויות. יש פה סיעות. נציג סיעה צריך להגיד שסיעתו ירדה - - -</w:t>
      </w:r>
    </w:p>
    <w:p w14:paraId="13D5065F" w14:textId="77777777" w:rsidR="00000000" w:rsidRDefault="007C71EE">
      <w:pPr>
        <w:pStyle w:val="ad"/>
        <w:rPr>
          <w:rtl/>
        </w:rPr>
      </w:pPr>
      <w:r>
        <w:rPr>
          <w:rtl/>
        </w:rPr>
        <w:br/>
        <w:t>היו"ר ראובן ריבלי</w:t>
      </w:r>
      <w:r>
        <w:rPr>
          <w:rtl/>
        </w:rPr>
        <w:t>ן:</w:t>
      </w:r>
    </w:p>
    <w:p w14:paraId="6E622674" w14:textId="77777777" w:rsidR="00000000" w:rsidRDefault="007C71EE">
      <w:pPr>
        <w:pStyle w:val="a"/>
        <w:rPr>
          <w:rtl/>
        </w:rPr>
      </w:pPr>
    </w:p>
    <w:p w14:paraId="466A15F8" w14:textId="77777777" w:rsidR="00000000" w:rsidRDefault="007C71EE">
      <w:pPr>
        <w:pStyle w:val="a"/>
        <w:rPr>
          <w:rFonts w:hint="cs"/>
          <w:rtl/>
        </w:rPr>
      </w:pPr>
      <w:r>
        <w:rPr>
          <w:rFonts w:hint="cs"/>
          <w:rtl/>
        </w:rPr>
        <w:t>אדוני יושב-ראש סיעת הליכוד - - -</w:t>
      </w:r>
    </w:p>
    <w:p w14:paraId="6ED99F3C" w14:textId="77777777" w:rsidR="00000000" w:rsidRDefault="007C71EE">
      <w:pPr>
        <w:pStyle w:val="ac"/>
        <w:rPr>
          <w:rtl/>
        </w:rPr>
      </w:pPr>
      <w:r>
        <w:rPr>
          <w:rtl/>
        </w:rPr>
        <w:br/>
        <w:t>קריאות:</w:t>
      </w:r>
    </w:p>
    <w:p w14:paraId="2DBEC054" w14:textId="77777777" w:rsidR="00000000" w:rsidRDefault="007C71EE">
      <w:pPr>
        <w:pStyle w:val="a"/>
        <w:rPr>
          <w:rtl/>
        </w:rPr>
      </w:pPr>
    </w:p>
    <w:p w14:paraId="09E50FFD" w14:textId="77777777" w:rsidR="00000000" w:rsidRDefault="007C71EE">
      <w:pPr>
        <w:pStyle w:val="a"/>
        <w:rPr>
          <w:rFonts w:hint="cs"/>
          <w:rtl/>
        </w:rPr>
      </w:pPr>
      <w:r>
        <w:rPr>
          <w:rFonts w:hint="cs"/>
          <w:rtl/>
        </w:rPr>
        <w:t>- - -</w:t>
      </w:r>
    </w:p>
    <w:p w14:paraId="33A31C9A" w14:textId="77777777" w:rsidR="00000000" w:rsidRDefault="007C71EE">
      <w:pPr>
        <w:pStyle w:val="ad"/>
        <w:rPr>
          <w:rtl/>
        </w:rPr>
      </w:pPr>
      <w:r>
        <w:rPr>
          <w:rtl/>
        </w:rPr>
        <w:br/>
        <w:t>היו"ר ראובן ריבלין:</w:t>
      </w:r>
    </w:p>
    <w:p w14:paraId="138D028F" w14:textId="77777777" w:rsidR="00000000" w:rsidRDefault="007C71EE">
      <w:pPr>
        <w:pStyle w:val="a"/>
        <w:rPr>
          <w:rtl/>
        </w:rPr>
      </w:pPr>
    </w:p>
    <w:p w14:paraId="23A7EDC9" w14:textId="77777777" w:rsidR="00000000" w:rsidRDefault="007C71EE">
      <w:pPr>
        <w:pStyle w:val="a"/>
        <w:rPr>
          <w:rFonts w:hint="cs"/>
          <w:rtl/>
        </w:rPr>
      </w:pPr>
      <w:r>
        <w:rPr>
          <w:rFonts w:hint="cs"/>
          <w:rtl/>
        </w:rPr>
        <w:t xml:space="preserve">חבר כנסת אורון, למה לעורר ויכוחים? אני מקבל את עמדתך, למה לעורר ויכוחים? </w:t>
      </w:r>
    </w:p>
    <w:p w14:paraId="7C59F695" w14:textId="77777777" w:rsidR="00000000" w:rsidRDefault="007C71EE">
      <w:pPr>
        <w:pStyle w:val="a"/>
        <w:rPr>
          <w:rFonts w:hint="cs"/>
          <w:rtl/>
        </w:rPr>
      </w:pPr>
    </w:p>
    <w:p w14:paraId="2255A5AC" w14:textId="77777777" w:rsidR="00000000" w:rsidRDefault="007C71EE">
      <w:pPr>
        <w:pStyle w:val="a"/>
        <w:rPr>
          <w:rFonts w:hint="cs"/>
          <w:rtl/>
        </w:rPr>
      </w:pPr>
      <w:r>
        <w:rPr>
          <w:rFonts w:hint="cs"/>
          <w:rtl/>
        </w:rPr>
        <w:t>אדוני יושב-ראש סיעת הליכוד, האם אדוני ירד מכל ההסתייגויות הסיעתיות?</w:t>
      </w:r>
    </w:p>
    <w:p w14:paraId="4AC16E8E" w14:textId="77777777" w:rsidR="00000000" w:rsidRDefault="007C71EE">
      <w:pPr>
        <w:pStyle w:val="ac"/>
        <w:rPr>
          <w:rtl/>
        </w:rPr>
      </w:pPr>
      <w:r>
        <w:rPr>
          <w:rtl/>
        </w:rPr>
        <w:br/>
        <w:t>גדעון סער (הליכוד):</w:t>
      </w:r>
    </w:p>
    <w:p w14:paraId="79BB2AD4" w14:textId="77777777" w:rsidR="00000000" w:rsidRDefault="007C71EE">
      <w:pPr>
        <w:pStyle w:val="a"/>
        <w:rPr>
          <w:rtl/>
        </w:rPr>
      </w:pPr>
    </w:p>
    <w:p w14:paraId="1C6700C7" w14:textId="77777777" w:rsidR="00000000" w:rsidRDefault="007C71EE">
      <w:pPr>
        <w:pStyle w:val="a"/>
        <w:rPr>
          <w:rFonts w:hint="cs"/>
          <w:rtl/>
        </w:rPr>
      </w:pPr>
      <w:r>
        <w:rPr>
          <w:rFonts w:hint="cs"/>
          <w:rtl/>
        </w:rPr>
        <w:t xml:space="preserve">הסיעתיות, כן. </w:t>
      </w:r>
    </w:p>
    <w:p w14:paraId="36958C37" w14:textId="77777777" w:rsidR="00000000" w:rsidRDefault="007C71EE">
      <w:pPr>
        <w:pStyle w:val="ad"/>
        <w:rPr>
          <w:rtl/>
        </w:rPr>
      </w:pPr>
      <w:r>
        <w:rPr>
          <w:rtl/>
        </w:rPr>
        <w:br/>
      </w:r>
      <w:r>
        <w:rPr>
          <w:rtl/>
        </w:rPr>
        <w:t>היו"ר ראובן ריבלין:</w:t>
      </w:r>
    </w:p>
    <w:p w14:paraId="2230DD1E" w14:textId="77777777" w:rsidR="00000000" w:rsidRDefault="007C71EE">
      <w:pPr>
        <w:pStyle w:val="a"/>
        <w:rPr>
          <w:rtl/>
        </w:rPr>
      </w:pPr>
    </w:p>
    <w:p w14:paraId="479F9826" w14:textId="77777777" w:rsidR="00000000" w:rsidRDefault="007C71EE">
      <w:pPr>
        <w:pStyle w:val="a"/>
        <w:rPr>
          <w:rFonts w:hint="cs"/>
          <w:rtl/>
        </w:rPr>
      </w:pPr>
      <w:r>
        <w:rPr>
          <w:rFonts w:hint="cs"/>
          <w:rtl/>
        </w:rPr>
        <w:t xml:space="preserve">תודה. אדוני השר, בבקשה. רק רגע. </w:t>
      </w:r>
    </w:p>
    <w:p w14:paraId="509CB1E3" w14:textId="77777777" w:rsidR="00000000" w:rsidRDefault="007C71EE">
      <w:pPr>
        <w:pStyle w:val="a"/>
        <w:rPr>
          <w:rFonts w:hint="cs"/>
          <w:rtl/>
        </w:rPr>
      </w:pPr>
    </w:p>
    <w:p w14:paraId="26612144" w14:textId="77777777" w:rsidR="00000000" w:rsidRDefault="007C71EE">
      <w:pPr>
        <w:pStyle w:val="a"/>
        <w:rPr>
          <w:rFonts w:hint="cs"/>
          <w:rtl/>
        </w:rPr>
      </w:pPr>
      <w:r>
        <w:rPr>
          <w:rFonts w:hint="cs"/>
          <w:rtl/>
        </w:rPr>
        <w:t>אדוני יושב-ראש שינוי, חן רשף, האם ירדתם מההסתייגויות הסיעתיות?</w:t>
      </w:r>
    </w:p>
    <w:p w14:paraId="7745F256" w14:textId="77777777" w:rsidR="00000000" w:rsidRDefault="007C71EE">
      <w:pPr>
        <w:pStyle w:val="ac"/>
        <w:rPr>
          <w:rtl/>
        </w:rPr>
      </w:pPr>
      <w:r>
        <w:rPr>
          <w:rtl/>
        </w:rPr>
        <w:br/>
        <w:t>רשף חן (שינוי):</w:t>
      </w:r>
    </w:p>
    <w:p w14:paraId="516EB5C4" w14:textId="77777777" w:rsidR="00000000" w:rsidRDefault="007C71EE">
      <w:pPr>
        <w:pStyle w:val="a"/>
        <w:rPr>
          <w:rFonts w:hint="cs"/>
          <w:rtl/>
        </w:rPr>
      </w:pPr>
    </w:p>
    <w:p w14:paraId="1F400908" w14:textId="77777777" w:rsidR="00000000" w:rsidRDefault="007C71EE">
      <w:pPr>
        <w:pStyle w:val="a"/>
        <w:rPr>
          <w:rFonts w:hint="cs"/>
          <w:rtl/>
        </w:rPr>
      </w:pPr>
      <w:r>
        <w:rPr>
          <w:rFonts w:hint="cs"/>
          <w:rtl/>
        </w:rPr>
        <w:t xml:space="preserve">כן. </w:t>
      </w:r>
    </w:p>
    <w:p w14:paraId="76A72FCD" w14:textId="77777777" w:rsidR="00000000" w:rsidRDefault="007C71EE">
      <w:pPr>
        <w:pStyle w:val="ad"/>
        <w:rPr>
          <w:rtl/>
        </w:rPr>
      </w:pPr>
      <w:r>
        <w:rPr>
          <w:rtl/>
        </w:rPr>
        <w:br/>
        <w:t>היו"ר ראובן ריבלין:</w:t>
      </w:r>
    </w:p>
    <w:p w14:paraId="06E1B8A6" w14:textId="77777777" w:rsidR="00000000" w:rsidRDefault="007C71EE">
      <w:pPr>
        <w:pStyle w:val="a"/>
        <w:rPr>
          <w:rtl/>
        </w:rPr>
      </w:pPr>
    </w:p>
    <w:p w14:paraId="1C755E72" w14:textId="77777777" w:rsidR="00000000" w:rsidRDefault="007C71EE">
      <w:pPr>
        <w:pStyle w:val="a"/>
        <w:rPr>
          <w:rFonts w:hint="cs"/>
          <w:rtl/>
        </w:rPr>
      </w:pPr>
      <w:r>
        <w:rPr>
          <w:rFonts w:hint="cs"/>
          <w:rtl/>
        </w:rPr>
        <w:t>תודה רבה. מפד"ל - ירד. תודה רבה. האיחוד הלאומי.</w:t>
      </w:r>
    </w:p>
    <w:p w14:paraId="5DB50059" w14:textId="77777777" w:rsidR="00000000" w:rsidRDefault="007C71EE">
      <w:pPr>
        <w:pStyle w:val="ac"/>
        <w:rPr>
          <w:rtl/>
        </w:rPr>
      </w:pPr>
      <w:r>
        <w:rPr>
          <w:rtl/>
        </w:rPr>
        <w:br/>
        <w:t>קריאה:</w:t>
      </w:r>
    </w:p>
    <w:p w14:paraId="03DB345F" w14:textId="77777777" w:rsidR="00000000" w:rsidRDefault="007C71EE">
      <w:pPr>
        <w:pStyle w:val="a"/>
        <w:rPr>
          <w:rtl/>
        </w:rPr>
      </w:pPr>
    </w:p>
    <w:p w14:paraId="0B74D26B" w14:textId="77777777" w:rsidR="00000000" w:rsidRDefault="007C71EE">
      <w:pPr>
        <w:pStyle w:val="a"/>
        <w:rPr>
          <w:rFonts w:hint="cs"/>
          <w:rtl/>
        </w:rPr>
      </w:pPr>
      <w:r>
        <w:rPr>
          <w:rFonts w:hint="cs"/>
          <w:rtl/>
        </w:rPr>
        <w:t>- - -</w:t>
      </w:r>
    </w:p>
    <w:p w14:paraId="1BB9054D" w14:textId="77777777" w:rsidR="00000000" w:rsidRDefault="007C71EE">
      <w:pPr>
        <w:pStyle w:val="ad"/>
        <w:rPr>
          <w:rtl/>
        </w:rPr>
      </w:pPr>
      <w:r>
        <w:rPr>
          <w:rtl/>
        </w:rPr>
        <w:br/>
        <w:t>היו"ר ראובן ריבלין:</w:t>
      </w:r>
    </w:p>
    <w:p w14:paraId="240D17D1" w14:textId="77777777" w:rsidR="00000000" w:rsidRDefault="007C71EE">
      <w:pPr>
        <w:pStyle w:val="a"/>
        <w:rPr>
          <w:rtl/>
        </w:rPr>
      </w:pPr>
    </w:p>
    <w:p w14:paraId="25577349" w14:textId="77777777" w:rsidR="00000000" w:rsidRDefault="007C71EE">
      <w:pPr>
        <w:pStyle w:val="a"/>
        <w:rPr>
          <w:rFonts w:hint="cs"/>
          <w:rtl/>
        </w:rPr>
      </w:pPr>
      <w:r>
        <w:rPr>
          <w:rFonts w:hint="cs"/>
          <w:rtl/>
        </w:rPr>
        <w:t>אתם לא י</w:t>
      </w:r>
      <w:r>
        <w:rPr>
          <w:rFonts w:hint="cs"/>
          <w:rtl/>
        </w:rPr>
        <w:t>רדתם. אתה ירדת, חוץ ממה שתאמר לי להצביע. תודה רבה.</w:t>
      </w:r>
    </w:p>
    <w:p w14:paraId="26EE8080" w14:textId="77777777" w:rsidR="00000000" w:rsidRDefault="007C71EE">
      <w:pPr>
        <w:pStyle w:val="a"/>
        <w:rPr>
          <w:rFonts w:hint="cs"/>
          <w:rtl/>
        </w:rPr>
      </w:pPr>
    </w:p>
    <w:p w14:paraId="26C48532" w14:textId="77777777" w:rsidR="00000000" w:rsidRDefault="007C71EE">
      <w:pPr>
        <w:pStyle w:val="a"/>
        <w:rPr>
          <w:rFonts w:hint="cs"/>
          <w:rtl/>
        </w:rPr>
      </w:pPr>
      <w:r>
        <w:rPr>
          <w:rFonts w:hint="cs"/>
          <w:rtl/>
        </w:rPr>
        <w:t xml:space="preserve">אדוני השר שטרית. </w:t>
      </w:r>
    </w:p>
    <w:p w14:paraId="5C3688B5" w14:textId="77777777" w:rsidR="00000000" w:rsidRDefault="007C71EE">
      <w:pPr>
        <w:pStyle w:val="Speaker"/>
        <w:rPr>
          <w:rtl/>
        </w:rPr>
      </w:pPr>
      <w:bookmarkStart w:id="2502" w:name="FS000000478T28_05_2003_16_50_31"/>
      <w:bookmarkEnd w:id="2502"/>
    </w:p>
    <w:p w14:paraId="332774C7" w14:textId="77777777" w:rsidR="00000000" w:rsidRDefault="007C71EE">
      <w:pPr>
        <w:pStyle w:val="Speaker"/>
        <w:rPr>
          <w:rtl/>
        </w:rPr>
      </w:pPr>
      <w:r>
        <w:rPr>
          <w:rtl/>
        </w:rPr>
        <w:t>השר מאיר שטרית:</w:t>
      </w:r>
    </w:p>
    <w:p w14:paraId="0BB7B4C9" w14:textId="77777777" w:rsidR="00000000" w:rsidRDefault="007C71EE">
      <w:pPr>
        <w:pStyle w:val="a"/>
        <w:rPr>
          <w:rtl/>
        </w:rPr>
      </w:pPr>
    </w:p>
    <w:p w14:paraId="219F493B" w14:textId="77777777" w:rsidR="00000000" w:rsidRDefault="007C71EE">
      <w:pPr>
        <w:pStyle w:val="a"/>
        <w:rPr>
          <w:rFonts w:hint="cs"/>
          <w:rtl/>
        </w:rPr>
      </w:pPr>
      <w:r>
        <w:rPr>
          <w:rFonts w:hint="cs"/>
          <w:rtl/>
        </w:rPr>
        <w:t xml:space="preserve">אדוני היושב-ראש, לסדר ההצבעה - גם ככה יש הרבה מאוד הסתייגויות להצבעה ואני מציע לא להכביד על פרוצדורת ההצבעה. אני יכול להצביע על תקדימים רבים שבהם חבר הכנסת אורון וחברי </w:t>
      </w:r>
      <w:r>
        <w:rPr>
          <w:rFonts w:hint="cs"/>
          <w:rtl/>
        </w:rPr>
        <w:t>מפלגתו, בהיותם בקואליציה ואנחנו באופוזיציה, הורידו הסתייגויות בשם כל הקואליציה ואנחנו בשם כל האופוזיציה. אני מציע לא להמציא סדרים חדשים, חבר כנסת אורון. מותר לראש הקואליציה להודיע, בשם הקואליציה, שהוא מוריד את כל ההסתייגויות של חברי הקואליציה. אם מישהו מתנ</w:t>
      </w:r>
      <w:r>
        <w:rPr>
          <w:rFonts w:hint="cs"/>
          <w:rtl/>
        </w:rPr>
        <w:t>גד - הוא יקום ויגיד. זו לא הפעם הראשונה, יש לזה תקדימים. אתם סתם מכבידים. אתם מכבידים על פרוצדורה הכבדה שאינה במקומה.</w:t>
      </w:r>
    </w:p>
    <w:p w14:paraId="76C91779" w14:textId="77777777" w:rsidR="00000000" w:rsidRDefault="007C71EE">
      <w:pPr>
        <w:pStyle w:val="ad"/>
        <w:rPr>
          <w:rtl/>
        </w:rPr>
      </w:pPr>
      <w:r>
        <w:rPr>
          <w:rtl/>
        </w:rPr>
        <w:br/>
        <w:t>היו"ר ראובן ריבלין:</w:t>
      </w:r>
    </w:p>
    <w:p w14:paraId="1B968242" w14:textId="77777777" w:rsidR="00000000" w:rsidRDefault="007C71EE">
      <w:pPr>
        <w:pStyle w:val="a"/>
        <w:rPr>
          <w:rtl/>
        </w:rPr>
      </w:pPr>
    </w:p>
    <w:p w14:paraId="780FD6D8" w14:textId="77777777" w:rsidR="00000000" w:rsidRDefault="007C71EE">
      <w:pPr>
        <w:pStyle w:val="a"/>
        <w:ind w:firstLine="0"/>
        <w:rPr>
          <w:rFonts w:hint="cs"/>
          <w:rtl/>
        </w:rPr>
      </w:pPr>
      <w:r>
        <w:rPr>
          <w:rFonts w:hint="cs"/>
          <w:rtl/>
        </w:rPr>
        <w:tab/>
        <w:t>תודה רבה. אני מאוד מודה לשר.</w:t>
      </w:r>
    </w:p>
    <w:p w14:paraId="12B21781" w14:textId="77777777" w:rsidR="00000000" w:rsidRDefault="007C71EE">
      <w:pPr>
        <w:pStyle w:val="ac"/>
        <w:rPr>
          <w:rtl/>
        </w:rPr>
      </w:pPr>
      <w:r>
        <w:rPr>
          <w:rtl/>
        </w:rPr>
        <w:br/>
        <w:t>קריאות:</w:t>
      </w:r>
    </w:p>
    <w:p w14:paraId="553C6D3B" w14:textId="77777777" w:rsidR="00000000" w:rsidRDefault="007C71EE">
      <w:pPr>
        <w:pStyle w:val="a"/>
        <w:rPr>
          <w:rtl/>
        </w:rPr>
      </w:pPr>
    </w:p>
    <w:p w14:paraId="0A374136" w14:textId="77777777" w:rsidR="00000000" w:rsidRDefault="007C71EE">
      <w:pPr>
        <w:pStyle w:val="a"/>
        <w:rPr>
          <w:rFonts w:hint="cs"/>
          <w:rtl/>
        </w:rPr>
      </w:pPr>
      <w:r>
        <w:rPr>
          <w:rFonts w:hint="cs"/>
          <w:rtl/>
        </w:rPr>
        <w:t>- - -</w:t>
      </w:r>
    </w:p>
    <w:p w14:paraId="04CD60C1" w14:textId="77777777" w:rsidR="00000000" w:rsidRDefault="007C71EE">
      <w:pPr>
        <w:pStyle w:val="ac"/>
        <w:rPr>
          <w:rtl/>
        </w:rPr>
      </w:pPr>
      <w:r>
        <w:rPr>
          <w:rtl/>
        </w:rPr>
        <w:br/>
        <w:t>רומן ברונפמן (מרצ):</w:t>
      </w:r>
    </w:p>
    <w:p w14:paraId="56057F10" w14:textId="77777777" w:rsidR="00000000" w:rsidRDefault="007C71EE">
      <w:pPr>
        <w:pStyle w:val="a"/>
        <w:rPr>
          <w:rtl/>
        </w:rPr>
      </w:pPr>
    </w:p>
    <w:p w14:paraId="2BE8766F" w14:textId="77777777" w:rsidR="00000000" w:rsidRDefault="007C71EE">
      <w:pPr>
        <w:pStyle w:val="a"/>
        <w:rPr>
          <w:rFonts w:hint="cs"/>
          <w:rtl/>
        </w:rPr>
      </w:pPr>
      <w:r>
        <w:rPr>
          <w:rFonts w:hint="cs"/>
          <w:rtl/>
        </w:rPr>
        <w:t>עובדה שהאיחוד הלאומי לא הוריד.</w:t>
      </w:r>
    </w:p>
    <w:p w14:paraId="10145033" w14:textId="77777777" w:rsidR="00000000" w:rsidRDefault="007C71EE">
      <w:pPr>
        <w:pStyle w:val="ad"/>
        <w:rPr>
          <w:rtl/>
        </w:rPr>
      </w:pPr>
      <w:r>
        <w:rPr>
          <w:rtl/>
        </w:rPr>
        <w:br/>
        <w:t>היו"ר ראובן ריבל</w:t>
      </w:r>
      <w:r>
        <w:rPr>
          <w:rtl/>
        </w:rPr>
        <w:t>ין:</w:t>
      </w:r>
    </w:p>
    <w:p w14:paraId="76558021" w14:textId="77777777" w:rsidR="00000000" w:rsidRDefault="007C71EE">
      <w:pPr>
        <w:pStyle w:val="a"/>
        <w:rPr>
          <w:rtl/>
        </w:rPr>
      </w:pPr>
    </w:p>
    <w:p w14:paraId="49215664" w14:textId="77777777" w:rsidR="00000000" w:rsidRDefault="007C71EE">
      <w:pPr>
        <w:pStyle w:val="a"/>
        <w:rPr>
          <w:rFonts w:hint="cs"/>
          <w:rtl/>
        </w:rPr>
      </w:pPr>
      <w:r>
        <w:rPr>
          <w:rFonts w:hint="cs"/>
          <w:rtl/>
        </w:rPr>
        <w:t>השר שטרית, ברגע שאתה תדבר - כולם יוכלו להגיב. אני מציע שנלך לחומרא ונקצר. הדרך הארוכה פה היא הדרך הקצרה. הנה, שר האוצר יושב רגוע, יודע - אני אתן את כל - - - תאמינו לי, הכול יהיה בסדר.</w:t>
      </w:r>
    </w:p>
    <w:p w14:paraId="1EFC2374" w14:textId="77777777" w:rsidR="00000000" w:rsidRDefault="007C71EE">
      <w:pPr>
        <w:pStyle w:val="a"/>
        <w:rPr>
          <w:rFonts w:hint="cs"/>
          <w:rtl/>
        </w:rPr>
      </w:pPr>
    </w:p>
    <w:p w14:paraId="49E8ECE9" w14:textId="77777777" w:rsidR="00000000" w:rsidRDefault="007C71EE">
      <w:pPr>
        <w:pStyle w:val="a"/>
        <w:rPr>
          <w:rFonts w:hint="cs"/>
          <w:rtl/>
        </w:rPr>
      </w:pPr>
      <w:r>
        <w:rPr>
          <w:rFonts w:hint="cs"/>
          <w:rtl/>
        </w:rPr>
        <w:t>רבותי חברי הכנסת, אנחנו עוברים להצבעה על מטרת החוק. ההצבעה היא אלק</w:t>
      </w:r>
      <w:r>
        <w:rPr>
          <w:rFonts w:hint="cs"/>
          <w:rtl/>
        </w:rPr>
        <w:t>טרונית. אני מודיע לכולם - נא לשבת, אנחנו מצביעים. בבקשה.</w:t>
      </w:r>
    </w:p>
    <w:p w14:paraId="07D58356" w14:textId="77777777" w:rsidR="00000000" w:rsidRDefault="007C71EE">
      <w:pPr>
        <w:pStyle w:val="a"/>
        <w:jc w:val="center"/>
        <w:rPr>
          <w:rFonts w:hint="cs"/>
          <w:b/>
          <w:bCs/>
          <w:rtl/>
        </w:rPr>
      </w:pPr>
      <w:r>
        <w:rPr>
          <w:rtl/>
        </w:rPr>
        <w:br/>
      </w:r>
      <w:r>
        <w:rPr>
          <w:rFonts w:hint="cs"/>
          <w:b/>
          <w:bCs/>
          <w:rtl/>
        </w:rPr>
        <w:t>הצבעה מס' 11</w:t>
      </w:r>
    </w:p>
    <w:p w14:paraId="251C21CE" w14:textId="77777777" w:rsidR="00000000" w:rsidRDefault="007C71EE">
      <w:pPr>
        <w:pStyle w:val="a"/>
        <w:rPr>
          <w:rFonts w:hint="cs"/>
          <w:rtl/>
        </w:rPr>
      </w:pPr>
    </w:p>
    <w:p w14:paraId="4349B214" w14:textId="77777777" w:rsidR="00000000" w:rsidRDefault="007C71EE">
      <w:pPr>
        <w:pStyle w:val="a"/>
        <w:jc w:val="center"/>
        <w:rPr>
          <w:rFonts w:hint="cs"/>
          <w:rtl/>
        </w:rPr>
      </w:pPr>
      <w:r>
        <w:rPr>
          <w:rFonts w:hint="cs"/>
          <w:rtl/>
        </w:rPr>
        <w:t>בעד סעיף 1, כהצעת הוועדה -  55</w:t>
      </w:r>
    </w:p>
    <w:p w14:paraId="7D4185B9" w14:textId="77777777" w:rsidR="00000000" w:rsidRDefault="007C71EE">
      <w:pPr>
        <w:pStyle w:val="a"/>
        <w:jc w:val="center"/>
        <w:rPr>
          <w:rFonts w:hint="cs"/>
          <w:rtl/>
        </w:rPr>
      </w:pPr>
      <w:r>
        <w:rPr>
          <w:rFonts w:hint="cs"/>
          <w:rtl/>
        </w:rPr>
        <w:t>נגד -  46</w:t>
      </w:r>
    </w:p>
    <w:p w14:paraId="55B40FF4" w14:textId="77777777" w:rsidR="00000000" w:rsidRDefault="007C71EE">
      <w:pPr>
        <w:pStyle w:val="a"/>
        <w:jc w:val="center"/>
        <w:rPr>
          <w:rFonts w:hint="cs"/>
          <w:rtl/>
        </w:rPr>
      </w:pPr>
      <w:r>
        <w:rPr>
          <w:rFonts w:hint="cs"/>
          <w:rtl/>
        </w:rPr>
        <w:t>נמנעים - אין</w:t>
      </w:r>
    </w:p>
    <w:p w14:paraId="77D4E651" w14:textId="77777777" w:rsidR="00000000" w:rsidRDefault="007C71EE">
      <w:pPr>
        <w:pStyle w:val="a"/>
        <w:jc w:val="center"/>
        <w:rPr>
          <w:rFonts w:hint="cs"/>
          <w:rtl/>
        </w:rPr>
      </w:pPr>
      <w:r>
        <w:rPr>
          <w:rFonts w:hint="cs"/>
          <w:rtl/>
        </w:rPr>
        <w:t>סעיף 1, כהצעת הוועדה, נתקבל.</w:t>
      </w:r>
    </w:p>
    <w:p w14:paraId="3D94BA18" w14:textId="77777777" w:rsidR="00000000" w:rsidRDefault="007C71EE">
      <w:pPr>
        <w:pStyle w:val="ad"/>
        <w:rPr>
          <w:rtl/>
        </w:rPr>
      </w:pPr>
      <w:r>
        <w:rPr>
          <w:rtl/>
        </w:rPr>
        <w:br/>
        <w:t>היו"ר ראובן ריבלין:</w:t>
      </w:r>
    </w:p>
    <w:p w14:paraId="0DB4108D" w14:textId="77777777" w:rsidR="00000000" w:rsidRDefault="007C71EE">
      <w:pPr>
        <w:pStyle w:val="a"/>
        <w:rPr>
          <w:rtl/>
        </w:rPr>
      </w:pPr>
    </w:p>
    <w:p w14:paraId="4FEB9EEE" w14:textId="77777777" w:rsidR="00000000" w:rsidRDefault="007C71EE">
      <w:pPr>
        <w:pStyle w:val="a"/>
        <w:rPr>
          <w:rFonts w:hint="cs"/>
          <w:rtl/>
        </w:rPr>
      </w:pPr>
      <w:r>
        <w:rPr>
          <w:rFonts w:hint="cs"/>
          <w:rtl/>
        </w:rPr>
        <w:t>ובכן, ברוב של 55 מול 46 מתנגדים, ובאין נמנעים, אני קובע שמטרת החוק התקבלה, וסעי</w:t>
      </w:r>
      <w:r>
        <w:rPr>
          <w:rFonts w:hint="cs"/>
          <w:rtl/>
        </w:rPr>
        <w:t>ף 1 התקבל לפי הצעת הוועדה.</w:t>
      </w:r>
    </w:p>
    <w:p w14:paraId="1D3CE2A9" w14:textId="77777777" w:rsidR="00000000" w:rsidRDefault="007C71EE">
      <w:pPr>
        <w:pStyle w:val="a"/>
        <w:rPr>
          <w:rFonts w:hint="cs"/>
          <w:rtl/>
        </w:rPr>
      </w:pPr>
    </w:p>
    <w:p w14:paraId="43D02AD6" w14:textId="77777777" w:rsidR="00000000" w:rsidRDefault="007C71EE">
      <w:pPr>
        <w:pStyle w:val="a"/>
        <w:rPr>
          <w:rFonts w:hint="cs"/>
          <w:rtl/>
        </w:rPr>
      </w:pPr>
      <w:r>
        <w:rPr>
          <w:rFonts w:hint="cs"/>
          <w:rtl/>
        </w:rPr>
        <w:t xml:space="preserve">רבותי, אנחנו עוברים לסעיף 2 - פרק הרשויות המקומיות. ובכן, אנחנו עוברים להסתייגויות. </w:t>
      </w:r>
    </w:p>
    <w:p w14:paraId="24082B7C" w14:textId="77777777" w:rsidR="00000000" w:rsidRDefault="007C71EE">
      <w:pPr>
        <w:pStyle w:val="a"/>
        <w:rPr>
          <w:rFonts w:hint="cs"/>
          <w:rtl/>
        </w:rPr>
      </w:pPr>
    </w:p>
    <w:p w14:paraId="6879026B" w14:textId="77777777" w:rsidR="00000000" w:rsidRDefault="007C71EE">
      <w:pPr>
        <w:pStyle w:val="a"/>
        <w:rPr>
          <w:rFonts w:hint="cs"/>
          <w:rtl/>
        </w:rPr>
      </w:pPr>
      <w:r>
        <w:rPr>
          <w:rFonts w:hint="cs"/>
          <w:rtl/>
        </w:rPr>
        <w:t>חבר הכנסת גפני - מי בעד? תודה.  מי נגד? תודה.  מי נמנע? תודה.</w:t>
      </w:r>
    </w:p>
    <w:p w14:paraId="055EC2ED" w14:textId="77777777" w:rsidR="00000000" w:rsidRDefault="007C71EE">
      <w:pPr>
        <w:pStyle w:val="a"/>
        <w:rPr>
          <w:rFonts w:hint="cs"/>
          <w:rtl/>
        </w:rPr>
      </w:pPr>
    </w:p>
    <w:p w14:paraId="1F68C1D6" w14:textId="77777777" w:rsidR="00000000" w:rsidRDefault="007C71EE">
      <w:pPr>
        <w:pStyle w:val="a"/>
        <w:jc w:val="center"/>
        <w:rPr>
          <w:rFonts w:hint="cs"/>
          <w:b/>
          <w:bCs/>
          <w:rtl/>
        </w:rPr>
      </w:pPr>
      <w:r>
        <w:rPr>
          <w:rFonts w:hint="cs"/>
          <w:b/>
          <w:bCs/>
          <w:rtl/>
        </w:rPr>
        <w:t>הצבעה</w:t>
      </w:r>
    </w:p>
    <w:p w14:paraId="10E0EA03" w14:textId="77777777" w:rsidR="00000000" w:rsidRDefault="007C71EE">
      <w:pPr>
        <w:pStyle w:val="a"/>
        <w:jc w:val="center"/>
        <w:rPr>
          <w:rFonts w:hint="cs"/>
          <w:b/>
          <w:bCs/>
          <w:rtl/>
        </w:rPr>
      </w:pPr>
    </w:p>
    <w:p w14:paraId="1F7E4291" w14:textId="77777777" w:rsidR="00000000" w:rsidRDefault="007C71EE">
      <w:pPr>
        <w:pStyle w:val="a"/>
        <w:jc w:val="center"/>
        <w:rPr>
          <w:rFonts w:hint="cs"/>
          <w:rtl/>
        </w:rPr>
      </w:pPr>
      <w:r>
        <w:rPr>
          <w:rFonts w:hint="cs"/>
          <w:rtl/>
        </w:rPr>
        <w:t xml:space="preserve">ההסתייגות של חברי הכנסת משה גפני ושל קבוצת חבר הכנסת דוד אזולאי לסעיף 2 </w:t>
      </w:r>
      <w:r>
        <w:rPr>
          <w:rFonts w:hint="cs"/>
          <w:rtl/>
        </w:rPr>
        <w:t>לא נתקבלה.</w:t>
      </w:r>
    </w:p>
    <w:p w14:paraId="49CC8779" w14:textId="77777777" w:rsidR="00000000" w:rsidRDefault="007C71EE">
      <w:pPr>
        <w:pStyle w:val="ad"/>
        <w:rPr>
          <w:rtl/>
        </w:rPr>
      </w:pPr>
      <w:r>
        <w:rPr>
          <w:rtl/>
        </w:rPr>
        <w:br/>
        <w:t>היו"ר ראובן ריבלין:</w:t>
      </w:r>
    </w:p>
    <w:p w14:paraId="4675FBC8" w14:textId="77777777" w:rsidR="00000000" w:rsidRDefault="007C71EE">
      <w:pPr>
        <w:pStyle w:val="a"/>
        <w:rPr>
          <w:rtl/>
        </w:rPr>
      </w:pPr>
    </w:p>
    <w:p w14:paraId="374904CB" w14:textId="77777777" w:rsidR="00000000" w:rsidRDefault="007C71EE">
      <w:pPr>
        <w:pStyle w:val="a"/>
        <w:rPr>
          <w:rFonts w:hint="cs"/>
          <w:rtl/>
        </w:rPr>
      </w:pPr>
      <w:r>
        <w:rPr>
          <w:rFonts w:hint="cs"/>
          <w:rtl/>
        </w:rPr>
        <w:t>כמעט עמדה אחידה. למרות ההצבעות המסיביות משני הצדדים - לא נתקבלה.</w:t>
      </w:r>
    </w:p>
    <w:p w14:paraId="0749B11F" w14:textId="77777777" w:rsidR="00000000" w:rsidRDefault="007C71EE">
      <w:pPr>
        <w:pStyle w:val="a"/>
        <w:rPr>
          <w:rFonts w:hint="cs"/>
          <w:rtl/>
        </w:rPr>
      </w:pPr>
    </w:p>
    <w:p w14:paraId="311CAFC7" w14:textId="77777777" w:rsidR="00000000" w:rsidRDefault="007C71EE">
      <w:pPr>
        <w:pStyle w:val="a"/>
        <w:rPr>
          <w:rFonts w:hint="cs"/>
          <w:rtl/>
        </w:rPr>
      </w:pPr>
      <w:r>
        <w:rPr>
          <w:rFonts w:hint="cs"/>
          <w:rtl/>
        </w:rPr>
        <w:t>קבוצת בל"ד.</w:t>
      </w:r>
    </w:p>
    <w:p w14:paraId="34904401" w14:textId="77777777" w:rsidR="00000000" w:rsidRDefault="007C71EE">
      <w:pPr>
        <w:pStyle w:val="a"/>
        <w:rPr>
          <w:rFonts w:hint="cs"/>
          <w:rtl/>
        </w:rPr>
      </w:pPr>
    </w:p>
    <w:p w14:paraId="1D8DA49F" w14:textId="77777777" w:rsidR="00000000" w:rsidRDefault="007C71EE">
      <w:pPr>
        <w:pStyle w:val="a"/>
        <w:rPr>
          <w:rFonts w:hint="cs"/>
          <w:rtl/>
        </w:rPr>
      </w:pPr>
      <w:r>
        <w:rPr>
          <w:rFonts w:hint="cs"/>
          <w:rtl/>
        </w:rPr>
        <w:t>כן, אדוני חבר הכנסת שריד. לעניין ההצבעה, כן?</w:t>
      </w:r>
    </w:p>
    <w:p w14:paraId="5DF11B76" w14:textId="77777777" w:rsidR="00000000" w:rsidRDefault="007C71EE">
      <w:pPr>
        <w:pStyle w:val="Speaker"/>
        <w:rPr>
          <w:rtl/>
        </w:rPr>
      </w:pPr>
      <w:r>
        <w:rPr>
          <w:rtl/>
        </w:rPr>
        <w:br/>
      </w:r>
      <w:bookmarkStart w:id="2503" w:name="FS000000512T28_05_2003_17_03_31"/>
      <w:bookmarkEnd w:id="2503"/>
      <w:r>
        <w:rPr>
          <w:rtl/>
        </w:rPr>
        <w:t>יוסי שריד (מרצ):</w:t>
      </w:r>
    </w:p>
    <w:p w14:paraId="05B76473" w14:textId="77777777" w:rsidR="00000000" w:rsidRDefault="007C71EE">
      <w:pPr>
        <w:pStyle w:val="a"/>
        <w:rPr>
          <w:rtl/>
        </w:rPr>
      </w:pPr>
    </w:p>
    <w:p w14:paraId="67953670" w14:textId="77777777" w:rsidR="00000000" w:rsidRDefault="007C71EE">
      <w:pPr>
        <w:pStyle w:val="a"/>
        <w:rPr>
          <w:rFonts w:hint="cs"/>
          <w:rtl/>
        </w:rPr>
      </w:pPr>
      <w:r>
        <w:rPr>
          <w:rFonts w:hint="cs"/>
          <w:rtl/>
        </w:rPr>
        <w:t xml:space="preserve">כן. אדוני היושב-ראש, אני רוצה לדעת - כאחד המצביעים הכי חרוצים ומסורים, אני שואל </w:t>
      </w:r>
      <w:r>
        <w:rPr>
          <w:rFonts w:hint="cs"/>
          <w:rtl/>
        </w:rPr>
        <w:t>- האם ועדת הכנסת נתנה את דעתה על ממצאים אחרונים של מחקרים, שאולי שר הבריאות יכול לאשר אותם, שישיבה ארוכה מדי יכולה לפתח קרישי דם. ולכן, האם הם קבעו גם מועדים להפסקה, כי חס וחלילה, זה עניין של פיקוח נפש. אז השאלה היא האם יש גם מועדים להפסקה.</w:t>
      </w:r>
    </w:p>
    <w:p w14:paraId="62565C66" w14:textId="77777777" w:rsidR="00000000" w:rsidRDefault="007C71EE">
      <w:pPr>
        <w:pStyle w:val="ad"/>
        <w:rPr>
          <w:rtl/>
        </w:rPr>
      </w:pPr>
      <w:r>
        <w:rPr>
          <w:rtl/>
        </w:rPr>
        <w:br/>
        <w:t>היו"ר ראובן רי</w:t>
      </w:r>
      <w:r>
        <w:rPr>
          <w:rtl/>
        </w:rPr>
        <w:t>בלין:</w:t>
      </w:r>
    </w:p>
    <w:p w14:paraId="26239C9C" w14:textId="77777777" w:rsidR="00000000" w:rsidRDefault="007C71EE">
      <w:pPr>
        <w:pStyle w:val="a"/>
        <w:rPr>
          <w:rtl/>
        </w:rPr>
      </w:pPr>
    </w:p>
    <w:p w14:paraId="3F3BC132" w14:textId="77777777" w:rsidR="00000000" w:rsidRDefault="007C71EE">
      <w:pPr>
        <w:pStyle w:val="a"/>
        <w:rPr>
          <w:rFonts w:hint="cs"/>
          <w:rtl/>
        </w:rPr>
      </w:pPr>
      <w:r>
        <w:rPr>
          <w:rFonts w:hint="cs"/>
          <w:rtl/>
        </w:rPr>
        <w:t>תודה. השאלה ברורה.</w:t>
      </w:r>
    </w:p>
    <w:p w14:paraId="726F81AA" w14:textId="77777777" w:rsidR="00000000" w:rsidRDefault="007C71EE">
      <w:pPr>
        <w:pStyle w:val="SpeakerCon"/>
        <w:rPr>
          <w:rtl/>
        </w:rPr>
      </w:pPr>
      <w:r>
        <w:rPr>
          <w:rtl/>
        </w:rPr>
        <w:br/>
      </w:r>
      <w:bookmarkStart w:id="2504" w:name="FS000000512T28_05_2003_17_05_30C"/>
      <w:bookmarkEnd w:id="2504"/>
      <w:r>
        <w:rPr>
          <w:rtl/>
        </w:rPr>
        <w:t>יוסי שריד (מרצ):</w:t>
      </w:r>
    </w:p>
    <w:p w14:paraId="3ACE432E" w14:textId="77777777" w:rsidR="00000000" w:rsidRDefault="007C71EE">
      <w:pPr>
        <w:pStyle w:val="a"/>
        <w:rPr>
          <w:rtl/>
        </w:rPr>
      </w:pPr>
    </w:p>
    <w:p w14:paraId="15F40F42" w14:textId="77777777" w:rsidR="00000000" w:rsidRDefault="007C71EE">
      <w:pPr>
        <w:pStyle w:val="a"/>
        <w:rPr>
          <w:rFonts w:hint="cs"/>
          <w:rtl/>
        </w:rPr>
      </w:pPr>
      <w:r>
        <w:rPr>
          <w:rFonts w:hint="cs"/>
          <w:rtl/>
        </w:rPr>
        <w:t>שר הבריאות יודע על זה משהו?</w:t>
      </w:r>
    </w:p>
    <w:p w14:paraId="4EFA1EC2" w14:textId="77777777" w:rsidR="00000000" w:rsidRDefault="007C71EE">
      <w:pPr>
        <w:pStyle w:val="ac"/>
        <w:rPr>
          <w:rtl/>
        </w:rPr>
      </w:pPr>
      <w:r>
        <w:rPr>
          <w:rtl/>
        </w:rPr>
        <w:br/>
        <w:t>קריאות:</w:t>
      </w:r>
    </w:p>
    <w:p w14:paraId="6C7AD2C3" w14:textId="77777777" w:rsidR="00000000" w:rsidRDefault="007C71EE">
      <w:pPr>
        <w:pStyle w:val="a"/>
        <w:rPr>
          <w:rtl/>
        </w:rPr>
      </w:pPr>
    </w:p>
    <w:p w14:paraId="3EF47E52" w14:textId="77777777" w:rsidR="00000000" w:rsidRDefault="007C71EE">
      <w:pPr>
        <w:pStyle w:val="a"/>
        <w:rPr>
          <w:rFonts w:hint="cs"/>
          <w:rtl/>
        </w:rPr>
      </w:pPr>
      <w:r>
        <w:rPr>
          <w:rFonts w:hint="cs"/>
          <w:rtl/>
        </w:rPr>
        <w:t>- - -</w:t>
      </w:r>
    </w:p>
    <w:p w14:paraId="449EF6D1" w14:textId="77777777" w:rsidR="00000000" w:rsidRDefault="007C71EE">
      <w:pPr>
        <w:pStyle w:val="ad"/>
        <w:rPr>
          <w:rtl/>
        </w:rPr>
      </w:pPr>
      <w:r>
        <w:rPr>
          <w:rtl/>
        </w:rPr>
        <w:br/>
        <w:t>היו"ר ראובן ריבלין:</w:t>
      </w:r>
    </w:p>
    <w:p w14:paraId="216F8067" w14:textId="77777777" w:rsidR="00000000" w:rsidRDefault="007C71EE">
      <w:pPr>
        <w:pStyle w:val="a"/>
        <w:rPr>
          <w:rtl/>
        </w:rPr>
      </w:pPr>
    </w:p>
    <w:p w14:paraId="4D9DA60A" w14:textId="77777777" w:rsidR="00000000" w:rsidRDefault="007C71EE">
      <w:pPr>
        <w:pStyle w:val="a"/>
        <w:rPr>
          <w:rFonts w:hint="cs"/>
          <w:rtl/>
        </w:rPr>
      </w:pPr>
      <w:r>
        <w:rPr>
          <w:rFonts w:hint="cs"/>
          <w:rtl/>
        </w:rPr>
        <w:t>חבר הכנסת שריד, תודה. נא לתת מיקרופון ליושב-ראש ועדת הכנסת. השאלה הופנתה אליו. נא לקצר.</w:t>
      </w:r>
    </w:p>
    <w:p w14:paraId="33F7B76F" w14:textId="77777777" w:rsidR="00000000" w:rsidRDefault="007C71EE">
      <w:pPr>
        <w:pStyle w:val="Speaker"/>
        <w:rPr>
          <w:rtl/>
        </w:rPr>
      </w:pPr>
      <w:r>
        <w:rPr>
          <w:rtl/>
        </w:rPr>
        <w:br/>
      </w:r>
      <w:bookmarkStart w:id="2505" w:name="FS000001038T28_05_2003_17_06_16"/>
      <w:bookmarkEnd w:id="2505"/>
      <w:r>
        <w:rPr>
          <w:rtl/>
        </w:rPr>
        <w:t>רוני בר-און (הליכוד):</w:t>
      </w:r>
    </w:p>
    <w:p w14:paraId="4144E315" w14:textId="77777777" w:rsidR="00000000" w:rsidRDefault="007C71EE">
      <w:pPr>
        <w:pStyle w:val="a"/>
        <w:rPr>
          <w:rtl/>
        </w:rPr>
      </w:pPr>
    </w:p>
    <w:p w14:paraId="0AC87A98" w14:textId="77777777" w:rsidR="00000000" w:rsidRDefault="007C71EE">
      <w:pPr>
        <w:pStyle w:val="a"/>
        <w:rPr>
          <w:rFonts w:hint="cs"/>
          <w:rtl/>
        </w:rPr>
      </w:pPr>
      <w:r>
        <w:rPr>
          <w:rFonts w:hint="cs"/>
          <w:rtl/>
        </w:rPr>
        <w:t xml:space="preserve">אדוני היושב-ראש, חברי הכנסת, חבר </w:t>
      </w:r>
      <w:r>
        <w:rPr>
          <w:rFonts w:hint="cs"/>
          <w:rtl/>
        </w:rPr>
        <w:t>הכנסת שריד, ועדת הכנסת נתנה את דעתה לכל בעיות המדיצינה של הישיבה הממושכת והיא מסירה מעצמה כל אחריות לבריאותם של חברי הכנסת שאינם יכולים להתמיד בישיבה. מי שעושה את הישיבה ממושכת - עושה את זה על דעתו ועל אחריותו. אתם מוזמנים לצאת בכל עת ולדאוג לבריאותכם. תוד</w:t>
      </w:r>
      <w:r>
        <w:rPr>
          <w:rFonts w:hint="cs"/>
          <w:rtl/>
        </w:rPr>
        <w:t>ה רבה.</w:t>
      </w:r>
    </w:p>
    <w:p w14:paraId="4813C427" w14:textId="77777777" w:rsidR="00000000" w:rsidRDefault="007C71EE">
      <w:pPr>
        <w:pStyle w:val="a"/>
        <w:rPr>
          <w:color w:val="0000FF"/>
          <w:szCs w:val="28"/>
          <w:rtl/>
        </w:rPr>
      </w:pPr>
      <w:r>
        <w:rPr>
          <w:rtl/>
        </w:rPr>
        <w:br/>
      </w:r>
    </w:p>
    <w:p w14:paraId="3958E914" w14:textId="77777777" w:rsidR="00000000" w:rsidRDefault="007C71EE">
      <w:pPr>
        <w:pStyle w:val="ad"/>
        <w:rPr>
          <w:rtl/>
        </w:rPr>
      </w:pPr>
      <w:r>
        <w:rPr>
          <w:rtl/>
        </w:rPr>
        <w:t>היו"ר ראובן ריבלין:</w:t>
      </w:r>
    </w:p>
    <w:p w14:paraId="22F28719" w14:textId="77777777" w:rsidR="00000000" w:rsidRDefault="007C71EE">
      <w:pPr>
        <w:pStyle w:val="a"/>
        <w:rPr>
          <w:rtl/>
        </w:rPr>
      </w:pPr>
    </w:p>
    <w:p w14:paraId="4D3593F6" w14:textId="77777777" w:rsidR="00000000" w:rsidRDefault="007C71EE">
      <w:pPr>
        <w:pStyle w:val="a"/>
        <w:rPr>
          <w:rFonts w:hint="cs"/>
          <w:rtl/>
        </w:rPr>
      </w:pPr>
      <w:r>
        <w:rPr>
          <w:rFonts w:hint="cs"/>
          <w:rtl/>
        </w:rPr>
        <w:t xml:space="preserve">רבותי חברי הכנסת, הישיבה תתקיים ברציפות עד גמר ההצבעה. תמיד אפשר לקזז, תמיד אפשר לעשות כל אותם דברים שצריך, אפילו לקצר את הדיון על-ידי ירידה למשל מהסתייגויות שאין בהן ממש. תודה רבה. </w:t>
      </w:r>
    </w:p>
    <w:p w14:paraId="1B7A21F5" w14:textId="77777777" w:rsidR="00000000" w:rsidRDefault="007C71EE">
      <w:pPr>
        <w:pStyle w:val="a"/>
        <w:rPr>
          <w:rFonts w:hint="cs"/>
          <w:rtl/>
        </w:rPr>
      </w:pPr>
    </w:p>
    <w:p w14:paraId="37756276" w14:textId="77777777" w:rsidR="00000000" w:rsidRDefault="007C71EE">
      <w:pPr>
        <w:pStyle w:val="a"/>
        <w:rPr>
          <w:rFonts w:hint="cs"/>
          <w:rtl/>
        </w:rPr>
      </w:pPr>
      <w:r>
        <w:rPr>
          <w:rFonts w:hint="cs"/>
          <w:rtl/>
        </w:rPr>
        <w:t xml:space="preserve">מי בעד ההסתייגות של קבוצת בל"ד? </w:t>
      </w:r>
    </w:p>
    <w:p w14:paraId="2D4F1406" w14:textId="77777777" w:rsidR="00000000" w:rsidRDefault="007C71EE">
      <w:pPr>
        <w:pStyle w:val="a"/>
        <w:rPr>
          <w:rFonts w:hint="cs"/>
          <w:rtl/>
        </w:rPr>
      </w:pPr>
    </w:p>
    <w:p w14:paraId="4DBFE4C6" w14:textId="77777777" w:rsidR="00000000" w:rsidRDefault="007C71EE">
      <w:pPr>
        <w:pStyle w:val="a"/>
        <w:jc w:val="center"/>
        <w:rPr>
          <w:rFonts w:hint="cs"/>
          <w:b/>
          <w:bCs/>
          <w:rtl/>
        </w:rPr>
      </w:pPr>
      <w:r>
        <w:rPr>
          <w:rFonts w:hint="cs"/>
          <w:b/>
          <w:bCs/>
          <w:rtl/>
        </w:rPr>
        <w:t>הצבעה</w:t>
      </w:r>
    </w:p>
    <w:p w14:paraId="55B85B6B" w14:textId="77777777" w:rsidR="00000000" w:rsidRDefault="007C71EE">
      <w:pPr>
        <w:pStyle w:val="a"/>
        <w:rPr>
          <w:rFonts w:hint="cs"/>
          <w:rtl/>
        </w:rPr>
      </w:pPr>
    </w:p>
    <w:p w14:paraId="1C97E965" w14:textId="77777777" w:rsidR="00000000" w:rsidRDefault="007C71EE">
      <w:pPr>
        <w:pStyle w:val="a"/>
        <w:jc w:val="center"/>
        <w:rPr>
          <w:rFonts w:hint="cs"/>
          <w:rtl/>
        </w:rPr>
      </w:pPr>
      <w:r>
        <w:rPr>
          <w:rFonts w:hint="cs"/>
          <w:rtl/>
        </w:rPr>
        <w:t>ה</w:t>
      </w:r>
      <w:r>
        <w:rPr>
          <w:rFonts w:hint="cs"/>
          <w:rtl/>
        </w:rPr>
        <w:t>הסתייגות של  קבוצת סיעת בל"ד לסעיף 2 לא נתקבלה.</w:t>
      </w:r>
    </w:p>
    <w:p w14:paraId="0AE19326" w14:textId="77777777" w:rsidR="00000000" w:rsidRDefault="007C71EE">
      <w:pPr>
        <w:pStyle w:val="a"/>
        <w:rPr>
          <w:rFonts w:hint="cs"/>
          <w:rtl/>
        </w:rPr>
      </w:pPr>
    </w:p>
    <w:p w14:paraId="0AD6C8EA" w14:textId="77777777" w:rsidR="00000000" w:rsidRDefault="007C71EE">
      <w:pPr>
        <w:pStyle w:val="ad"/>
        <w:rPr>
          <w:rtl/>
        </w:rPr>
      </w:pPr>
      <w:r>
        <w:rPr>
          <w:rtl/>
        </w:rPr>
        <w:t>היו"ר ראובן ריבלין:</w:t>
      </w:r>
    </w:p>
    <w:p w14:paraId="6CE65DA5" w14:textId="77777777" w:rsidR="00000000" w:rsidRDefault="007C71EE">
      <w:pPr>
        <w:pStyle w:val="a"/>
        <w:rPr>
          <w:rtl/>
        </w:rPr>
      </w:pPr>
    </w:p>
    <w:p w14:paraId="5CA37C53" w14:textId="77777777" w:rsidR="00000000" w:rsidRDefault="007C71EE">
      <w:pPr>
        <w:pStyle w:val="a"/>
        <w:rPr>
          <w:rFonts w:hint="cs"/>
          <w:rtl/>
        </w:rPr>
      </w:pPr>
      <w:r>
        <w:rPr>
          <w:rFonts w:hint="cs"/>
          <w:rtl/>
        </w:rPr>
        <w:t xml:space="preserve">ההסתייגות של קבוצת בל"ד לא עברה. </w:t>
      </w:r>
    </w:p>
    <w:p w14:paraId="06E55FE3" w14:textId="77777777" w:rsidR="00000000" w:rsidRDefault="007C71EE">
      <w:pPr>
        <w:pStyle w:val="a"/>
        <w:rPr>
          <w:rFonts w:hint="cs"/>
          <w:rtl/>
        </w:rPr>
      </w:pPr>
    </w:p>
    <w:p w14:paraId="289C31E0" w14:textId="77777777" w:rsidR="00000000" w:rsidRDefault="007C71EE">
      <w:pPr>
        <w:pStyle w:val="a"/>
        <w:rPr>
          <w:rFonts w:hint="cs"/>
          <w:rtl/>
        </w:rPr>
      </w:pPr>
      <w:r>
        <w:rPr>
          <w:rFonts w:hint="cs"/>
          <w:rtl/>
        </w:rPr>
        <w:t xml:space="preserve">מי בעד ההסתייגות של חבר הכנסת בורג? </w:t>
      </w:r>
    </w:p>
    <w:p w14:paraId="0B3230E0" w14:textId="77777777" w:rsidR="00000000" w:rsidRDefault="007C71EE">
      <w:pPr>
        <w:pStyle w:val="a"/>
        <w:jc w:val="center"/>
        <w:rPr>
          <w:rFonts w:hint="cs"/>
          <w:rtl/>
        </w:rPr>
      </w:pPr>
    </w:p>
    <w:p w14:paraId="1F89B454" w14:textId="77777777" w:rsidR="00000000" w:rsidRDefault="007C71EE">
      <w:pPr>
        <w:pStyle w:val="a"/>
        <w:jc w:val="center"/>
        <w:rPr>
          <w:rFonts w:hint="cs"/>
          <w:b/>
          <w:bCs/>
          <w:rtl/>
        </w:rPr>
      </w:pPr>
      <w:r>
        <w:rPr>
          <w:rFonts w:hint="cs"/>
          <w:b/>
          <w:bCs/>
          <w:rtl/>
        </w:rPr>
        <w:t>הצבעה</w:t>
      </w:r>
    </w:p>
    <w:p w14:paraId="00D7C1C7" w14:textId="77777777" w:rsidR="00000000" w:rsidRDefault="007C71EE">
      <w:pPr>
        <w:pStyle w:val="a"/>
        <w:rPr>
          <w:rFonts w:hint="cs"/>
          <w:rtl/>
        </w:rPr>
      </w:pPr>
    </w:p>
    <w:p w14:paraId="703198CD" w14:textId="77777777" w:rsidR="00000000" w:rsidRDefault="007C71EE">
      <w:pPr>
        <w:pStyle w:val="a"/>
        <w:jc w:val="center"/>
        <w:rPr>
          <w:rFonts w:hint="cs"/>
          <w:rtl/>
        </w:rPr>
      </w:pPr>
      <w:r>
        <w:rPr>
          <w:rFonts w:hint="cs"/>
          <w:rtl/>
        </w:rPr>
        <w:t>ההסתייגות של חבר הכנסת אברהם בורג לסעיף 2 לא נתקבלה.</w:t>
      </w:r>
    </w:p>
    <w:p w14:paraId="39BFE271" w14:textId="77777777" w:rsidR="00000000" w:rsidRDefault="007C71EE">
      <w:pPr>
        <w:pStyle w:val="ad"/>
        <w:rPr>
          <w:rtl/>
        </w:rPr>
      </w:pPr>
      <w:r>
        <w:rPr>
          <w:rtl/>
        </w:rPr>
        <w:t>היו"ר ראובן ריבלין:</w:t>
      </w:r>
    </w:p>
    <w:p w14:paraId="115ED2B5" w14:textId="77777777" w:rsidR="00000000" w:rsidRDefault="007C71EE">
      <w:pPr>
        <w:pStyle w:val="a"/>
        <w:rPr>
          <w:rtl/>
        </w:rPr>
      </w:pPr>
    </w:p>
    <w:p w14:paraId="7DC6326E" w14:textId="77777777" w:rsidR="00000000" w:rsidRDefault="007C71EE">
      <w:pPr>
        <w:pStyle w:val="a"/>
        <w:rPr>
          <w:rFonts w:hint="cs"/>
          <w:rtl/>
        </w:rPr>
      </w:pPr>
      <w:r>
        <w:rPr>
          <w:rFonts w:hint="cs"/>
          <w:rtl/>
        </w:rPr>
        <w:t>ההסתייגות לא נתקבלה.</w:t>
      </w:r>
    </w:p>
    <w:p w14:paraId="3789AD82" w14:textId="77777777" w:rsidR="00000000" w:rsidRDefault="007C71EE">
      <w:pPr>
        <w:pStyle w:val="a"/>
        <w:rPr>
          <w:rFonts w:hint="cs"/>
          <w:rtl/>
        </w:rPr>
      </w:pPr>
    </w:p>
    <w:p w14:paraId="37D21E55" w14:textId="77777777" w:rsidR="00000000" w:rsidRDefault="007C71EE">
      <w:pPr>
        <w:pStyle w:val="a"/>
        <w:rPr>
          <w:rFonts w:hint="cs"/>
          <w:rtl/>
        </w:rPr>
      </w:pPr>
      <w:r>
        <w:rPr>
          <w:rFonts w:hint="cs"/>
          <w:rtl/>
        </w:rPr>
        <w:t>מי בעד ההס</w:t>
      </w:r>
      <w:r>
        <w:rPr>
          <w:rFonts w:hint="cs"/>
          <w:rtl/>
        </w:rPr>
        <w:t xml:space="preserve">תייגות של חבר הכנסת מצנע? </w:t>
      </w:r>
    </w:p>
    <w:p w14:paraId="12E26F02" w14:textId="77777777" w:rsidR="00000000" w:rsidRDefault="007C71EE">
      <w:pPr>
        <w:pStyle w:val="a"/>
        <w:jc w:val="center"/>
        <w:rPr>
          <w:rFonts w:hint="cs"/>
          <w:rtl/>
        </w:rPr>
      </w:pPr>
    </w:p>
    <w:p w14:paraId="13C9682F" w14:textId="77777777" w:rsidR="00000000" w:rsidRDefault="007C71EE">
      <w:pPr>
        <w:pStyle w:val="a"/>
        <w:jc w:val="center"/>
        <w:rPr>
          <w:rFonts w:hint="cs"/>
          <w:b/>
          <w:bCs/>
          <w:rtl/>
        </w:rPr>
      </w:pPr>
      <w:r>
        <w:rPr>
          <w:rFonts w:hint="cs"/>
          <w:b/>
          <w:bCs/>
          <w:rtl/>
        </w:rPr>
        <w:t>הצבעה</w:t>
      </w:r>
    </w:p>
    <w:p w14:paraId="30AE9F5A" w14:textId="77777777" w:rsidR="00000000" w:rsidRDefault="007C71EE">
      <w:pPr>
        <w:pStyle w:val="a"/>
        <w:rPr>
          <w:rFonts w:hint="cs"/>
          <w:rtl/>
        </w:rPr>
      </w:pPr>
    </w:p>
    <w:p w14:paraId="36241617" w14:textId="77777777" w:rsidR="00000000" w:rsidRDefault="007C71EE">
      <w:pPr>
        <w:pStyle w:val="a"/>
        <w:jc w:val="center"/>
        <w:rPr>
          <w:rFonts w:hint="cs"/>
          <w:rtl/>
        </w:rPr>
      </w:pPr>
      <w:r>
        <w:rPr>
          <w:rFonts w:hint="cs"/>
          <w:rtl/>
        </w:rPr>
        <w:t>ההסתייגות של חבר הכנסת עמרם מצנע לסעיף 2 לא נתקבלה.</w:t>
      </w:r>
    </w:p>
    <w:p w14:paraId="21703464" w14:textId="77777777" w:rsidR="00000000" w:rsidRDefault="007C71EE">
      <w:pPr>
        <w:pStyle w:val="a"/>
        <w:rPr>
          <w:rFonts w:hint="cs"/>
          <w:rtl/>
        </w:rPr>
      </w:pPr>
    </w:p>
    <w:p w14:paraId="6896B778" w14:textId="77777777" w:rsidR="00000000" w:rsidRDefault="007C71EE">
      <w:pPr>
        <w:pStyle w:val="ad"/>
        <w:rPr>
          <w:rtl/>
        </w:rPr>
      </w:pPr>
      <w:r>
        <w:rPr>
          <w:rtl/>
        </w:rPr>
        <w:t>היו"ר ראובן ריבלין:</w:t>
      </w:r>
    </w:p>
    <w:p w14:paraId="790959F2" w14:textId="77777777" w:rsidR="00000000" w:rsidRDefault="007C71EE">
      <w:pPr>
        <w:pStyle w:val="a"/>
        <w:rPr>
          <w:rtl/>
        </w:rPr>
      </w:pPr>
    </w:p>
    <w:p w14:paraId="76CC9392" w14:textId="77777777" w:rsidR="00000000" w:rsidRDefault="007C71EE">
      <w:pPr>
        <w:pStyle w:val="a"/>
        <w:rPr>
          <w:rFonts w:hint="cs"/>
          <w:rtl/>
        </w:rPr>
      </w:pPr>
      <w:r>
        <w:rPr>
          <w:rFonts w:hint="cs"/>
          <w:rtl/>
        </w:rPr>
        <w:t xml:space="preserve">ההסתייגות לא נתקבלה. </w:t>
      </w:r>
    </w:p>
    <w:p w14:paraId="21462F38" w14:textId="77777777" w:rsidR="00000000" w:rsidRDefault="007C71EE">
      <w:pPr>
        <w:pStyle w:val="a"/>
        <w:rPr>
          <w:rFonts w:hint="cs"/>
          <w:rtl/>
        </w:rPr>
      </w:pPr>
    </w:p>
    <w:p w14:paraId="1C8E2F78" w14:textId="77777777" w:rsidR="00000000" w:rsidRDefault="007C71EE">
      <w:pPr>
        <w:pStyle w:val="a"/>
        <w:rPr>
          <w:rFonts w:hint="cs"/>
          <w:rtl/>
        </w:rPr>
      </w:pPr>
      <w:r>
        <w:rPr>
          <w:rFonts w:hint="cs"/>
          <w:rtl/>
        </w:rPr>
        <w:t>מי בעד ההסתייגות של חבר הכנסת בן-אליעזר?</w:t>
      </w:r>
    </w:p>
    <w:p w14:paraId="15BFC3F2" w14:textId="77777777" w:rsidR="00000000" w:rsidRDefault="007C71EE">
      <w:pPr>
        <w:pStyle w:val="a"/>
        <w:rPr>
          <w:rFonts w:hint="cs"/>
          <w:rtl/>
        </w:rPr>
      </w:pPr>
    </w:p>
    <w:p w14:paraId="78CCDAFA" w14:textId="77777777" w:rsidR="00000000" w:rsidRDefault="007C71EE">
      <w:pPr>
        <w:pStyle w:val="a"/>
        <w:jc w:val="center"/>
        <w:rPr>
          <w:b/>
          <w:bCs/>
          <w:rtl/>
        </w:rPr>
      </w:pPr>
    </w:p>
    <w:p w14:paraId="65F98E45" w14:textId="77777777" w:rsidR="00000000" w:rsidRDefault="007C71EE">
      <w:pPr>
        <w:pStyle w:val="a"/>
        <w:jc w:val="center"/>
        <w:rPr>
          <w:rFonts w:hint="cs"/>
          <w:b/>
          <w:bCs/>
          <w:rtl/>
        </w:rPr>
      </w:pPr>
      <w:r>
        <w:rPr>
          <w:rFonts w:hint="cs"/>
          <w:b/>
          <w:bCs/>
          <w:rtl/>
        </w:rPr>
        <w:t>הצבעה</w:t>
      </w:r>
    </w:p>
    <w:p w14:paraId="31D3EB2C" w14:textId="77777777" w:rsidR="00000000" w:rsidRDefault="007C71EE">
      <w:pPr>
        <w:pStyle w:val="a"/>
        <w:rPr>
          <w:rFonts w:hint="cs"/>
          <w:rtl/>
        </w:rPr>
      </w:pPr>
    </w:p>
    <w:p w14:paraId="29F1C55C" w14:textId="77777777" w:rsidR="00000000" w:rsidRDefault="007C71EE">
      <w:pPr>
        <w:pStyle w:val="a"/>
        <w:jc w:val="center"/>
        <w:rPr>
          <w:rFonts w:hint="cs"/>
          <w:rtl/>
        </w:rPr>
      </w:pPr>
      <w:r>
        <w:rPr>
          <w:rFonts w:hint="cs"/>
          <w:rtl/>
        </w:rPr>
        <w:t>ההסתייגות של חבר הכנסת  בנימין בן-אליעזר  לסעיף 2 לא נתקבלה.</w:t>
      </w:r>
    </w:p>
    <w:p w14:paraId="3B2D341D" w14:textId="77777777" w:rsidR="00000000" w:rsidRDefault="007C71EE">
      <w:pPr>
        <w:pStyle w:val="a"/>
        <w:rPr>
          <w:rFonts w:hint="cs"/>
          <w:rtl/>
        </w:rPr>
      </w:pPr>
    </w:p>
    <w:p w14:paraId="50350045" w14:textId="77777777" w:rsidR="00000000" w:rsidRDefault="007C71EE">
      <w:pPr>
        <w:pStyle w:val="ad"/>
        <w:rPr>
          <w:rtl/>
        </w:rPr>
      </w:pPr>
      <w:r>
        <w:rPr>
          <w:rtl/>
        </w:rPr>
        <w:t xml:space="preserve">היו"ר ראובן </w:t>
      </w:r>
      <w:r>
        <w:rPr>
          <w:rtl/>
        </w:rPr>
        <w:t>ריבלין:</w:t>
      </w:r>
    </w:p>
    <w:p w14:paraId="1C5838B3" w14:textId="77777777" w:rsidR="00000000" w:rsidRDefault="007C71EE">
      <w:pPr>
        <w:pStyle w:val="a"/>
        <w:rPr>
          <w:rtl/>
        </w:rPr>
      </w:pPr>
    </w:p>
    <w:p w14:paraId="7F83F880" w14:textId="77777777" w:rsidR="00000000" w:rsidRDefault="007C71EE">
      <w:pPr>
        <w:pStyle w:val="a"/>
        <w:rPr>
          <w:rFonts w:hint="cs"/>
          <w:rtl/>
        </w:rPr>
      </w:pPr>
      <w:r>
        <w:rPr>
          <w:rFonts w:hint="cs"/>
          <w:rtl/>
        </w:rPr>
        <w:t>ההסתייגות לא נתקבלה.</w:t>
      </w:r>
    </w:p>
    <w:p w14:paraId="04E13FAA" w14:textId="77777777" w:rsidR="00000000" w:rsidRDefault="007C71EE">
      <w:pPr>
        <w:pStyle w:val="a"/>
        <w:rPr>
          <w:rFonts w:hint="cs"/>
          <w:rtl/>
        </w:rPr>
      </w:pPr>
    </w:p>
    <w:p w14:paraId="5054054B" w14:textId="77777777" w:rsidR="00000000" w:rsidRDefault="007C71EE">
      <w:pPr>
        <w:pStyle w:val="a"/>
        <w:rPr>
          <w:rFonts w:hint="cs"/>
          <w:rtl/>
        </w:rPr>
      </w:pPr>
      <w:r>
        <w:rPr>
          <w:rFonts w:hint="cs"/>
          <w:rtl/>
        </w:rPr>
        <w:t>מי בעד ההסתייגות של חבר הכנסת שמעון פרס?</w:t>
      </w:r>
    </w:p>
    <w:p w14:paraId="425BF25A" w14:textId="77777777" w:rsidR="00000000" w:rsidRDefault="007C71EE">
      <w:pPr>
        <w:pStyle w:val="a"/>
        <w:rPr>
          <w:rFonts w:hint="cs"/>
          <w:rtl/>
        </w:rPr>
      </w:pPr>
    </w:p>
    <w:p w14:paraId="5C6D33F2" w14:textId="77777777" w:rsidR="00000000" w:rsidRDefault="007C71EE">
      <w:pPr>
        <w:pStyle w:val="a"/>
        <w:jc w:val="center"/>
        <w:rPr>
          <w:rFonts w:hint="cs"/>
          <w:b/>
          <w:bCs/>
          <w:rtl/>
        </w:rPr>
      </w:pPr>
      <w:r>
        <w:rPr>
          <w:rFonts w:hint="cs"/>
          <w:b/>
          <w:bCs/>
          <w:rtl/>
        </w:rPr>
        <w:t>הצבעה</w:t>
      </w:r>
    </w:p>
    <w:p w14:paraId="646EAF2B" w14:textId="77777777" w:rsidR="00000000" w:rsidRDefault="007C71EE">
      <w:pPr>
        <w:pStyle w:val="a"/>
        <w:rPr>
          <w:rFonts w:hint="cs"/>
          <w:rtl/>
        </w:rPr>
      </w:pPr>
    </w:p>
    <w:p w14:paraId="0542DFD0" w14:textId="77777777" w:rsidR="00000000" w:rsidRDefault="007C71EE">
      <w:pPr>
        <w:pStyle w:val="a"/>
        <w:jc w:val="center"/>
        <w:rPr>
          <w:rFonts w:hint="cs"/>
          <w:rtl/>
        </w:rPr>
      </w:pPr>
      <w:r>
        <w:rPr>
          <w:rFonts w:hint="cs"/>
          <w:rtl/>
        </w:rPr>
        <w:t>ההסתייגות של חבר הכנסת  שמעון פרס  לסעיף 2 לא נתקבלה.</w:t>
      </w:r>
    </w:p>
    <w:p w14:paraId="7190E435" w14:textId="77777777" w:rsidR="00000000" w:rsidRDefault="007C71EE">
      <w:pPr>
        <w:pStyle w:val="a"/>
        <w:rPr>
          <w:rFonts w:hint="cs"/>
          <w:rtl/>
        </w:rPr>
      </w:pPr>
    </w:p>
    <w:p w14:paraId="5E8FC78D" w14:textId="77777777" w:rsidR="00000000" w:rsidRDefault="007C71EE">
      <w:pPr>
        <w:pStyle w:val="ad"/>
        <w:rPr>
          <w:rtl/>
        </w:rPr>
      </w:pPr>
      <w:r>
        <w:rPr>
          <w:rtl/>
        </w:rPr>
        <w:t>היו"ר ראובן ריבלין:</w:t>
      </w:r>
    </w:p>
    <w:p w14:paraId="4CE767A1" w14:textId="77777777" w:rsidR="00000000" w:rsidRDefault="007C71EE">
      <w:pPr>
        <w:pStyle w:val="a"/>
        <w:rPr>
          <w:rtl/>
        </w:rPr>
      </w:pPr>
    </w:p>
    <w:p w14:paraId="647F6B8B" w14:textId="77777777" w:rsidR="00000000" w:rsidRDefault="007C71EE">
      <w:pPr>
        <w:pStyle w:val="a"/>
        <w:rPr>
          <w:rFonts w:hint="cs"/>
          <w:rtl/>
        </w:rPr>
      </w:pPr>
      <w:r>
        <w:rPr>
          <w:rFonts w:hint="cs"/>
          <w:rtl/>
        </w:rPr>
        <w:t xml:space="preserve">ההסתייגות לא נתקבלה. </w:t>
      </w:r>
    </w:p>
    <w:p w14:paraId="074DAE75" w14:textId="77777777" w:rsidR="00000000" w:rsidRDefault="007C71EE">
      <w:pPr>
        <w:pStyle w:val="a"/>
        <w:rPr>
          <w:rFonts w:hint="cs"/>
          <w:rtl/>
        </w:rPr>
      </w:pPr>
    </w:p>
    <w:p w14:paraId="4A2A74C0" w14:textId="77777777" w:rsidR="00000000" w:rsidRDefault="007C71EE">
      <w:pPr>
        <w:pStyle w:val="a"/>
        <w:rPr>
          <w:rFonts w:hint="cs"/>
          <w:rtl/>
        </w:rPr>
      </w:pPr>
      <w:r>
        <w:rPr>
          <w:rFonts w:hint="cs"/>
          <w:rtl/>
        </w:rPr>
        <w:t>מי בעד ההסתייגות של חבר הכנסת מתן וילנאי?</w:t>
      </w:r>
    </w:p>
    <w:p w14:paraId="59CDD712" w14:textId="77777777" w:rsidR="00000000" w:rsidRDefault="007C71EE">
      <w:pPr>
        <w:pStyle w:val="a"/>
        <w:rPr>
          <w:rFonts w:hint="cs"/>
          <w:rtl/>
        </w:rPr>
      </w:pPr>
    </w:p>
    <w:p w14:paraId="48C0A7E7" w14:textId="77777777" w:rsidR="00000000" w:rsidRDefault="007C71EE">
      <w:pPr>
        <w:pStyle w:val="a"/>
        <w:jc w:val="center"/>
        <w:rPr>
          <w:rFonts w:hint="cs"/>
          <w:b/>
          <w:bCs/>
          <w:rtl/>
        </w:rPr>
      </w:pPr>
      <w:r>
        <w:rPr>
          <w:rFonts w:hint="cs"/>
          <w:b/>
          <w:bCs/>
          <w:rtl/>
        </w:rPr>
        <w:t>הצבעה</w:t>
      </w:r>
    </w:p>
    <w:p w14:paraId="21F62502" w14:textId="77777777" w:rsidR="00000000" w:rsidRDefault="007C71EE">
      <w:pPr>
        <w:pStyle w:val="a"/>
        <w:rPr>
          <w:rFonts w:hint="cs"/>
          <w:rtl/>
        </w:rPr>
      </w:pPr>
    </w:p>
    <w:p w14:paraId="7AF67A44" w14:textId="77777777" w:rsidR="00000000" w:rsidRDefault="007C71EE">
      <w:pPr>
        <w:pStyle w:val="a"/>
        <w:jc w:val="center"/>
        <w:rPr>
          <w:rFonts w:hint="cs"/>
          <w:rtl/>
        </w:rPr>
      </w:pPr>
      <w:r>
        <w:rPr>
          <w:rFonts w:hint="cs"/>
          <w:rtl/>
        </w:rPr>
        <w:t>ההסתייגות של חבר הכנסת  מתן</w:t>
      </w:r>
      <w:r>
        <w:rPr>
          <w:rFonts w:hint="cs"/>
          <w:rtl/>
        </w:rPr>
        <w:t xml:space="preserve"> וילנאי  לסעיף 2 לא נתקבלה.</w:t>
      </w:r>
    </w:p>
    <w:p w14:paraId="5CBD79EA" w14:textId="77777777" w:rsidR="00000000" w:rsidRDefault="007C71EE">
      <w:pPr>
        <w:pStyle w:val="a"/>
        <w:rPr>
          <w:rFonts w:hint="cs"/>
          <w:rtl/>
        </w:rPr>
      </w:pPr>
    </w:p>
    <w:p w14:paraId="6BFADF8B" w14:textId="77777777" w:rsidR="00000000" w:rsidRDefault="007C71EE">
      <w:pPr>
        <w:pStyle w:val="ad"/>
        <w:rPr>
          <w:rtl/>
        </w:rPr>
      </w:pPr>
      <w:r>
        <w:rPr>
          <w:rtl/>
        </w:rPr>
        <w:t>היו"ר ראובן ריבלין:</w:t>
      </w:r>
    </w:p>
    <w:p w14:paraId="125EDA06" w14:textId="77777777" w:rsidR="00000000" w:rsidRDefault="007C71EE">
      <w:pPr>
        <w:pStyle w:val="a"/>
        <w:rPr>
          <w:rtl/>
        </w:rPr>
      </w:pPr>
    </w:p>
    <w:p w14:paraId="5BDEDBD7" w14:textId="77777777" w:rsidR="00000000" w:rsidRDefault="007C71EE">
      <w:pPr>
        <w:pStyle w:val="a"/>
        <w:rPr>
          <w:rFonts w:hint="cs"/>
          <w:rtl/>
        </w:rPr>
      </w:pPr>
      <w:r>
        <w:rPr>
          <w:rFonts w:hint="cs"/>
          <w:rtl/>
        </w:rPr>
        <w:t xml:space="preserve">ההסתייגות לא נתקבלה. </w:t>
      </w:r>
    </w:p>
    <w:p w14:paraId="0FA4A1C6" w14:textId="77777777" w:rsidR="00000000" w:rsidRDefault="007C71EE">
      <w:pPr>
        <w:pStyle w:val="a"/>
        <w:rPr>
          <w:rFonts w:hint="cs"/>
          <w:rtl/>
        </w:rPr>
      </w:pPr>
    </w:p>
    <w:p w14:paraId="39DED42A" w14:textId="77777777" w:rsidR="00000000" w:rsidRDefault="007C71EE">
      <w:pPr>
        <w:pStyle w:val="a"/>
        <w:rPr>
          <w:rFonts w:hint="cs"/>
          <w:rtl/>
        </w:rPr>
      </w:pPr>
      <w:r>
        <w:rPr>
          <w:rFonts w:hint="cs"/>
          <w:rtl/>
        </w:rPr>
        <w:t xml:space="preserve">מי בעד ההסתייגות של חברת הכנסת דליה איציק? </w:t>
      </w:r>
    </w:p>
    <w:p w14:paraId="347E21AE" w14:textId="77777777" w:rsidR="00000000" w:rsidRDefault="007C71EE">
      <w:pPr>
        <w:pStyle w:val="a"/>
        <w:rPr>
          <w:rFonts w:hint="cs"/>
          <w:rtl/>
        </w:rPr>
      </w:pPr>
    </w:p>
    <w:p w14:paraId="65DEE28E" w14:textId="77777777" w:rsidR="00000000" w:rsidRDefault="007C71EE">
      <w:pPr>
        <w:pStyle w:val="a"/>
        <w:jc w:val="center"/>
        <w:rPr>
          <w:rFonts w:hint="cs"/>
          <w:b/>
          <w:bCs/>
          <w:rtl/>
        </w:rPr>
      </w:pPr>
      <w:r>
        <w:rPr>
          <w:rFonts w:hint="cs"/>
          <w:b/>
          <w:bCs/>
          <w:rtl/>
        </w:rPr>
        <w:t>הצבעה</w:t>
      </w:r>
    </w:p>
    <w:p w14:paraId="32A65354" w14:textId="77777777" w:rsidR="00000000" w:rsidRDefault="007C71EE">
      <w:pPr>
        <w:pStyle w:val="a"/>
        <w:rPr>
          <w:rFonts w:hint="cs"/>
          <w:rtl/>
        </w:rPr>
      </w:pPr>
    </w:p>
    <w:p w14:paraId="31D78D04" w14:textId="77777777" w:rsidR="00000000" w:rsidRDefault="007C71EE">
      <w:pPr>
        <w:pStyle w:val="a"/>
        <w:jc w:val="center"/>
        <w:rPr>
          <w:rFonts w:hint="cs"/>
          <w:rtl/>
        </w:rPr>
      </w:pPr>
      <w:r>
        <w:rPr>
          <w:rFonts w:hint="cs"/>
          <w:rtl/>
        </w:rPr>
        <w:t>ההסתייגות של חברת הכנסת דליה איציק   לסעיף 2 לא נתקבלה.</w:t>
      </w:r>
    </w:p>
    <w:p w14:paraId="3549A194" w14:textId="77777777" w:rsidR="00000000" w:rsidRDefault="007C71EE">
      <w:pPr>
        <w:pStyle w:val="a"/>
        <w:jc w:val="center"/>
        <w:rPr>
          <w:rFonts w:hint="cs"/>
          <w:rtl/>
        </w:rPr>
      </w:pPr>
    </w:p>
    <w:p w14:paraId="64C87D69" w14:textId="77777777" w:rsidR="00000000" w:rsidRDefault="007C71EE">
      <w:pPr>
        <w:pStyle w:val="ad"/>
        <w:rPr>
          <w:rtl/>
        </w:rPr>
      </w:pPr>
      <w:r>
        <w:rPr>
          <w:rtl/>
        </w:rPr>
        <w:t>היו"ר ראובן ריבלין:</w:t>
      </w:r>
    </w:p>
    <w:p w14:paraId="7A800C64" w14:textId="77777777" w:rsidR="00000000" w:rsidRDefault="007C71EE">
      <w:pPr>
        <w:pStyle w:val="a"/>
        <w:rPr>
          <w:rtl/>
        </w:rPr>
      </w:pPr>
    </w:p>
    <w:p w14:paraId="1D686412" w14:textId="77777777" w:rsidR="00000000" w:rsidRDefault="007C71EE">
      <w:pPr>
        <w:pStyle w:val="a"/>
        <w:rPr>
          <w:rFonts w:hint="cs"/>
          <w:rtl/>
        </w:rPr>
      </w:pPr>
      <w:r>
        <w:rPr>
          <w:rFonts w:hint="cs"/>
          <w:rtl/>
        </w:rPr>
        <w:t>ההסתייגות לא נתקבלה.</w:t>
      </w:r>
    </w:p>
    <w:p w14:paraId="48D3D73D" w14:textId="77777777" w:rsidR="00000000" w:rsidRDefault="007C71EE">
      <w:pPr>
        <w:pStyle w:val="a"/>
        <w:rPr>
          <w:rFonts w:hint="cs"/>
          <w:rtl/>
        </w:rPr>
      </w:pPr>
    </w:p>
    <w:p w14:paraId="01F50AB1" w14:textId="77777777" w:rsidR="00000000" w:rsidRDefault="007C71EE">
      <w:pPr>
        <w:pStyle w:val="a"/>
        <w:rPr>
          <w:rFonts w:hint="cs"/>
          <w:rtl/>
        </w:rPr>
      </w:pPr>
      <w:r>
        <w:rPr>
          <w:rFonts w:hint="cs"/>
          <w:rtl/>
        </w:rPr>
        <w:t>מי בעד ההסתייגות של חבר הכנסת פ</w:t>
      </w:r>
      <w:r>
        <w:rPr>
          <w:rFonts w:hint="cs"/>
          <w:rtl/>
        </w:rPr>
        <w:t>ינס-פז?</w:t>
      </w:r>
    </w:p>
    <w:p w14:paraId="30A7DF60" w14:textId="77777777" w:rsidR="00000000" w:rsidRDefault="007C71EE">
      <w:pPr>
        <w:pStyle w:val="a"/>
        <w:rPr>
          <w:rFonts w:hint="cs"/>
          <w:rtl/>
        </w:rPr>
      </w:pPr>
    </w:p>
    <w:p w14:paraId="33312CC3" w14:textId="77777777" w:rsidR="00000000" w:rsidRDefault="007C71EE">
      <w:pPr>
        <w:pStyle w:val="a"/>
        <w:jc w:val="center"/>
        <w:rPr>
          <w:rFonts w:hint="cs"/>
          <w:b/>
          <w:bCs/>
          <w:rtl/>
        </w:rPr>
      </w:pPr>
      <w:r>
        <w:rPr>
          <w:rFonts w:hint="cs"/>
          <w:b/>
          <w:bCs/>
          <w:rtl/>
        </w:rPr>
        <w:t>הצבעה</w:t>
      </w:r>
    </w:p>
    <w:p w14:paraId="008EF8E1" w14:textId="77777777" w:rsidR="00000000" w:rsidRDefault="007C71EE">
      <w:pPr>
        <w:pStyle w:val="a"/>
        <w:rPr>
          <w:rFonts w:hint="cs"/>
          <w:rtl/>
        </w:rPr>
      </w:pPr>
    </w:p>
    <w:p w14:paraId="07EE8085" w14:textId="77777777" w:rsidR="00000000" w:rsidRDefault="007C71EE">
      <w:pPr>
        <w:pStyle w:val="a"/>
        <w:jc w:val="center"/>
        <w:rPr>
          <w:rFonts w:hint="cs"/>
          <w:rtl/>
        </w:rPr>
      </w:pPr>
      <w:r>
        <w:rPr>
          <w:rFonts w:hint="cs"/>
          <w:rtl/>
        </w:rPr>
        <w:t>ההסתייגות של חבר הכנסת  אופיר פינס-פז לסעיף 2 לא נתקבלה.</w:t>
      </w:r>
    </w:p>
    <w:p w14:paraId="63C52B4F" w14:textId="77777777" w:rsidR="00000000" w:rsidRDefault="007C71EE">
      <w:pPr>
        <w:pStyle w:val="a"/>
        <w:rPr>
          <w:rFonts w:hint="cs"/>
          <w:rtl/>
        </w:rPr>
      </w:pPr>
    </w:p>
    <w:p w14:paraId="1E1B557F" w14:textId="77777777" w:rsidR="00000000" w:rsidRDefault="007C71EE">
      <w:pPr>
        <w:pStyle w:val="ad"/>
        <w:rPr>
          <w:rtl/>
        </w:rPr>
      </w:pPr>
      <w:r>
        <w:rPr>
          <w:rtl/>
        </w:rPr>
        <w:t>היו"ר ראובן ריבלין:</w:t>
      </w:r>
    </w:p>
    <w:p w14:paraId="19ABB890" w14:textId="77777777" w:rsidR="00000000" w:rsidRDefault="007C71EE">
      <w:pPr>
        <w:pStyle w:val="a"/>
        <w:rPr>
          <w:rtl/>
        </w:rPr>
      </w:pPr>
    </w:p>
    <w:p w14:paraId="6BD43477" w14:textId="77777777" w:rsidR="00000000" w:rsidRDefault="007C71EE">
      <w:pPr>
        <w:pStyle w:val="a"/>
        <w:rPr>
          <w:rFonts w:hint="cs"/>
          <w:rtl/>
        </w:rPr>
      </w:pPr>
      <w:r>
        <w:rPr>
          <w:rFonts w:hint="cs"/>
          <w:rtl/>
        </w:rPr>
        <w:t xml:space="preserve">ההסתייגות לא נתקבלה. </w:t>
      </w:r>
    </w:p>
    <w:p w14:paraId="46EDB65C" w14:textId="77777777" w:rsidR="00000000" w:rsidRDefault="007C71EE">
      <w:pPr>
        <w:pStyle w:val="a"/>
        <w:ind w:firstLine="0"/>
        <w:rPr>
          <w:rFonts w:hint="cs"/>
          <w:rtl/>
        </w:rPr>
      </w:pPr>
    </w:p>
    <w:p w14:paraId="2879CE73" w14:textId="77777777" w:rsidR="00000000" w:rsidRDefault="007C71EE">
      <w:pPr>
        <w:pStyle w:val="a"/>
        <w:ind w:firstLine="0"/>
        <w:rPr>
          <w:rFonts w:hint="cs"/>
          <w:rtl/>
        </w:rPr>
      </w:pPr>
      <w:r>
        <w:rPr>
          <w:rFonts w:hint="cs"/>
          <w:rtl/>
        </w:rPr>
        <w:tab/>
        <w:t>מי בעד ההסתייגות של חבר הכנסת אפרים סנה?</w:t>
      </w:r>
    </w:p>
    <w:p w14:paraId="63F1E240" w14:textId="77777777" w:rsidR="00000000" w:rsidRDefault="007C71EE">
      <w:pPr>
        <w:pStyle w:val="a"/>
        <w:ind w:firstLine="0"/>
        <w:rPr>
          <w:rFonts w:hint="cs"/>
          <w:rtl/>
        </w:rPr>
      </w:pPr>
    </w:p>
    <w:p w14:paraId="51818E3C" w14:textId="77777777" w:rsidR="00000000" w:rsidRDefault="007C71EE">
      <w:pPr>
        <w:pStyle w:val="a"/>
        <w:jc w:val="center"/>
        <w:rPr>
          <w:rFonts w:hint="cs"/>
          <w:b/>
          <w:bCs/>
          <w:rtl/>
        </w:rPr>
      </w:pPr>
      <w:r>
        <w:rPr>
          <w:rFonts w:hint="cs"/>
          <w:b/>
          <w:bCs/>
          <w:rtl/>
        </w:rPr>
        <w:t>הצבעה</w:t>
      </w:r>
    </w:p>
    <w:p w14:paraId="723A7D98" w14:textId="77777777" w:rsidR="00000000" w:rsidRDefault="007C71EE">
      <w:pPr>
        <w:pStyle w:val="a"/>
        <w:rPr>
          <w:rFonts w:hint="cs"/>
          <w:rtl/>
        </w:rPr>
      </w:pPr>
    </w:p>
    <w:p w14:paraId="48F11C57" w14:textId="77777777" w:rsidR="00000000" w:rsidRDefault="007C71EE">
      <w:pPr>
        <w:pStyle w:val="a"/>
        <w:jc w:val="center"/>
        <w:rPr>
          <w:rFonts w:hint="cs"/>
          <w:rtl/>
        </w:rPr>
      </w:pPr>
      <w:r>
        <w:rPr>
          <w:rFonts w:hint="cs"/>
          <w:rtl/>
        </w:rPr>
        <w:t>ההסתייגות של חבר הכנסת  אפרים סנה  לסעיף 2 לא נתקבלה.</w:t>
      </w:r>
    </w:p>
    <w:p w14:paraId="64D913A3" w14:textId="77777777" w:rsidR="00000000" w:rsidRDefault="007C71EE">
      <w:pPr>
        <w:pStyle w:val="a"/>
        <w:ind w:firstLine="0"/>
        <w:rPr>
          <w:rFonts w:hint="cs"/>
          <w:rtl/>
        </w:rPr>
      </w:pPr>
    </w:p>
    <w:p w14:paraId="76D352D7" w14:textId="77777777" w:rsidR="00000000" w:rsidRDefault="007C71EE">
      <w:pPr>
        <w:pStyle w:val="ad"/>
        <w:rPr>
          <w:rtl/>
        </w:rPr>
      </w:pPr>
      <w:r>
        <w:rPr>
          <w:rtl/>
        </w:rPr>
        <w:t>היו"ר ראובן ריבלין:</w:t>
      </w:r>
    </w:p>
    <w:p w14:paraId="241E0143" w14:textId="77777777" w:rsidR="00000000" w:rsidRDefault="007C71EE">
      <w:pPr>
        <w:pStyle w:val="a"/>
        <w:rPr>
          <w:rtl/>
        </w:rPr>
      </w:pPr>
    </w:p>
    <w:p w14:paraId="2E232442" w14:textId="77777777" w:rsidR="00000000" w:rsidRDefault="007C71EE">
      <w:pPr>
        <w:pStyle w:val="a"/>
        <w:rPr>
          <w:rFonts w:hint="cs"/>
          <w:rtl/>
        </w:rPr>
      </w:pPr>
      <w:r>
        <w:rPr>
          <w:rFonts w:hint="cs"/>
          <w:rtl/>
        </w:rPr>
        <w:t>ההסתייגות לא</w:t>
      </w:r>
      <w:r>
        <w:rPr>
          <w:rFonts w:hint="cs"/>
          <w:rtl/>
        </w:rPr>
        <w:t xml:space="preserve"> נתקבלה.</w:t>
      </w:r>
    </w:p>
    <w:p w14:paraId="1532C54E" w14:textId="77777777" w:rsidR="00000000" w:rsidRDefault="007C71EE">
      <w:pPr>
        <w:pStyle w:val="a"/>
        <w:rPr>
          <w:rFonts w:hint="cs"/>
          <w:rtl/>
        </w:rPr>
      </w:pPr>
    </w:p>
    <w:p w14:paraId="57C80632" w14:textId="77777777" w:rsidR="00000000" w:rsidRDefault="007C71EE">
      <w:pPr>
        <w:pStyle w:val="a"/>
        <w:rPr>
          <w:rFonts w:hint="cs"/>
          <w:rtl/>
        </w:rPr>
      </w:pPr>
      <w:r>
        <w:rPr>
          <w:rFonts w:hint="cs"/>
          <w:rtl/>
        </w:rPr>
        <w:t xml:space="preserve">מי בעד ההסתייגות של חברת הכנסת יולי תמיר? </w:t>
      </w:r>
    </w:p>
    <w:p w14:paraId="2FA2833B" w14:textId="77777777" w:rsidR="00000000" w:rsidRDefault="007C71EE">
      <w:pPr>
        <w:pStyle w:val="a"/>
        <w:rPr>
          <w:rFonts w:hint="cs"/>
          <w:rtl/>
        </w:rPr>
      </w:pPr>
    </w:p>
    <w:p w14:paraId="08914AD3" w14:textId="77777777" w:rsidR="00000000" w:rsidRDefault="007C71EE">
      <w:pPr>
        <w:pStyle w:val="a"/>
        <w:jc w:val="center"/>
        <w:rPr>
          <w:rFonts w:hint="cs"/>
          <w:b/>
          <w:bCs/>
          <w:rtl/>
        </w:rPr>
      </w:pPr>
      <w:r>
        <w:rPr>
          <w:rFonts w:hint="cs"/>
          <w:b/>
          <w:bCs/>
          <w:rtl/>
        </w:rPr>
        <w:t>הצבעה</w:t>
      </w:r>
    </w:p>
    <w:p w14:paraId="48F032B4" w14:textId="77777777" w:rsidR="00000000" w:rsidRDefault="007C71EE">
      <w:pPr>
        <w:pStyle w:val="a"/>
        <w:rPr>
          <w:rFonts w:hint="cs"/>
          <w:rtl/>
        </w:rPr>
      </w:pPr>
    </w:p>
    <w:p w14:paraId="41D60A1E" w14:textId="77777777" w:rsidR="00000000" w:rsidRDefault="007C71EE">
      <w:pPr>
        <w:pStyle w:val="a"/>
        <w:jc w:val="center"/>
        <w:rPr>
          <w:rFonts w:hint="cs"/>
          <w:rtl/>
        </w:rPr>
      </w:pPr>
      <w:r>
        <w:rPr>
          <w:rFonts w:hint="cs"/>
          <w:rtl/>
        </w:rPr>
        <w:t>ההסתייגות של חברת  הכנסת יולי תמיר לסעיף 2 לא נתקבלה.</w:t>
      </w:r>
    </w:p>
    <w:p w14:paraId="4B4EFBDC" w14:textId="77777777" w:rsidR="00000000" w:rsidRDefault="007C71EE">
      <w:pPr>
        <w:pStyle w:val="a"/>
        <w:ind w:firstLine="0"/>
        <w:rPr>
          <w:rFonts w:hint="cs"/>
          <w:rtl/>
        </w:rPr>
      </w:pPr>
    </w:p>
    <w:p w14:paraId="30211465" w14:textId="77777777" w:rsidR="00000000" w:rsidRDefault="007C71EE">
      <w:pPr>
        <w:pStyle w:val="ad"/>
        <w:rPr>
          <w:rtl/>
        </w:rPr>
      </w:pPr>
      <w:r>
        <w:rPr>
          <w:rtl/>
        </w:rPr>
        <w:t>היו"ר ראובן ריבלין:</w:t>
      </w:r>
    </w:p>
    <w:p w14:paraId="001828A2" w14:textId="77777777" w:rsidR="00000000" w:rsidRDefault="007C71EE">
      <w:pPr>
        <w:pStyle w:val="a"/>
        <w:rPr>
          <w:rtl/>
        </w:rPr>
      </w:pPr>
    </w:p>
    <w:p w14:paraId="39DB7C55" w14:textId="77777777" w:rsidR="00000000" w:rsidRDefault="007C71EE">
      <w:pPr>
        <w:pStyle w:val="a"/>
        <w:rPr>
          <w:rFonts w:hint="cs"/>
          <w:rtl/>
        </w:rPr>
      </w:pPr>
      <w:r>
        <w:rPr>
          <w:rFonts w:hint="cs"/>
          <w:rtl/>
        </w:rPr>
        <w:t>ההסתייגות לא נתקבלה.</w:t>
      </w:r>
    </w:p>
    <w:p w14:paraId="343DAC89" w14:textId="77777777" w:rsidR="00000000" w:rsidRDefault="007C71EE">
      <w:pPr>
        <w:pStyle w:val="a"/>
        <w:rPr>
          <w:rFonts w:hint="cs"/>
          <w:rtl/>
        </w:rPr>
      </w:pPr>
    </w:p>
    <w:p w14:paraId="3D10DB36" w14:textId="77777777" w:rsidR="00000000" w:rsidRDefault="007C71EE">
      <w:pPr>
        <w:pStyle w:val="a"/>
        <w:rPr>
          <w:rFonts w:hint="cs"/>
          <w:rtl/>
        </w:rPr>
      </w:pPr>
      <w:r>
        <w:rPr>
          <w:rFonts w:hint="cs"/>
          <w:rtl/>
        </w:rPr>
        <w:t>מי בעד ההסתייגות של חבר הכנסת מיכאל מלכיאור?</w:t>
      </w:r>
    </w:p>
    <w:p w14:paraId="4AB67F7B" w14:textId="77777777" w:rsidR="00000000" w:rsidRDefault="007C71EE">
      <w:pPr>
        <w:pStyle w:val="a"/>
        <w:rPr>
          <w:rFonts w:hint="cs"/>
          <w:rtl/>
        </w:rPr>
      </w:pPr>
    </w:p>
    <w:p w14:paraId="56457BDB" w14:textId="77777777" w:rsidR="00000000" w:rsidRDefault="007C71EE">
      <w:pPr>
        <w:pStyle w:val="a"/>
        <w:jc w:val="center"/>
        <w:rPr>
          <w:rFonts w:hint="cs"/>
          <w:b/>
          <w:bCs/>
          <w:rtl/>
        </w:rPr>
      </w:pPr>
      <w:r>
        <w:rPr>
          <w:rFonts w:hint="cs"/>
          <w:b/>
          <w:bCs/>
          <w:rtl/>
        </w:rPr>
        <w:t>הצבעה</w:t>
      </w:r>
    </w:p>
    <w:p w14:paraId="42AD6929" w14:textId="77777777" w:rsidR="00000000" w:rsidRDefault="007C71EE">
      <w:pPr>
        <w:pStyle w:val="a"/>
        <w:rPr>
          <w:rFonts w:hint="cs"/>
          <w:rtl/>
        </w:rPr>
      </w:pPr>
    </w:p>
    <w:p w14:paraId="11A81341" w14:textId="77777777" w:rsidR="00000000" w:rsidRDefault="007C71EE">
      <w:pPr>
        <w:pStyle w:val="a"/>
        <w:jc w:val="center"/>
        <w:rPr>
          <w:rFonts w:hint="cs"/>
          <w:rtl/>
        </w:rPr>
      </w:pPr>
      <w:r>
        <w:rPr>
          <w:rFonts w:hint="cs"/>
          <w:rtl/>
        </w:rPr>
        <w:t xml:space="preserve">ההסתייגות של חבר הכנסת מיכאל מלכיאור  לסעיף </w:t>
      </w:r>
      <w:r>
        <w:rPr>
          <w:rFonts w:hint="cs"/>
          <w:rtl/>
        </w:rPr>
        <w:t>2 לא נתקבלה.</w:t>
      </w:r>
    </w:p>
    <w:p w14:paraId="77F7516B" w14:textId="77777777" w:rsidR="00000000" w:rsidRDefault="007C71EE">
      <w:pPr>
        <w:pStyle w:val="a"/>
        <w:jc w:val="center"/>
        <w:rPr>
          <w:rFonts w:hint="cs"/>
          <w:rtl/>
        </w:rPr>
      </w:pPr>
    </w:p>
    <w:p w14:paraId="65FB6789" w14:textId="77777777" w:rsidR="00000000" w:rsidRDefault="007C71EE">
      <w:pPr>
        <w:pStyle w:val="ad"/>
        <w:rPr>
          <w:rtl/>
        </w:rPr>
      </w:pPr>
      <w:r>
        <w:rPr>
          <w:rtl/>
        </w:rPr>
        <w:t>היו"ר ראובן ריבלין:</w:t>
      </w:r>
    </w:p>
    <w:p w14:paraId="78BFE1BC" w14:textId="77777777" w:rsidR="00000000" w:rsidRDefault="007C71EE">
      <w:pPr>
        <w:pStyle w:val="a"/>
        <w:rPr>
          <w:rtl/>
        </w:rPr>
      </w:pPr>
    </w:p>
    <w:p w14:paraId="7443E9DF" w14:textId="77777777" w:rsidR="00000000" w:rsidRDefault="007C71EE">
      <w:pPr>
        <w:pStyle w:val="a"/>
        <w:rPr>
          <w:rFonts w:hint="cs"/>
          <w:rtl/>
        </w:rPr>
      </w:pPr>
      <w:r>
        <w:rPr>
          <w:rFonts w:hint="cs"/>
          <w:rtl/>
        </w:rPr>
        <w:t xml:space="preserve">ההסתייגות לא נתקבלה. </w:t>
      </w:r>
    </w:p>
    <w:p w14:paraId="6C700486" w14:textId="77777777" w:rsidR="00000000" w:rsidRDefault="007C71EE">
      <w:pPr>
        <w:pStyle w:val="a"/>
        <w:rPr>
          <w:rFonts w:hint="cs"/>
          <w:rtl/>
        </w:rPr>
      </w:pPr>
    </w:p>
    <w:p w14:paraId="206A73E8" w14:textId="77777777" w:rsidR="00000000" w:rsidRDefault="007C71EE">
      <w:pPr>
        <w:pStyle w:val="a"/>
        <w:rPr>
          <w:rFonts w:hint="cs"/>
          <w:rtl/>
        </w:rPr>
      </w:pPr>
      <w:r>
        <w:rPr>
          <w:rFonts w:hint="cs"/>
          <w:rtl/>
        </w:rPr>
        <w:t>מי בעד ההסתייגות של חבר הכנסת הרצוג?</w:t>
      </w:r>
    </w:p>
    <w:p w14:paraId="2EED3C10" w14:textId="77777777" w:rsidR="00000000" w:rsidRDefault="007C71EE">
      <w:pPr>
        <w:pStyle w:val="a"/>
        <w:rPr>
          <w:rFonts w:hint="cs"/>
          <w:rtl/>
        </w:rPr>
      </w:pPr>
    </w:p>
    <w:p w14:paraId="5E25EECD" w14:textId="77777777" w:rsidR="00000000" w:rsidRDefault="007C71EE">
      <w:pPr>
        <w:pStyle w:val="a"/>
        <w:jc w:val="center"/>
        <w:rPr>
          <w:rFonts w:hint="cs"/>
          <w:b/>
          <w:bCs/>
          <w:rtl/>
        </w:rPr>
      </w:pPr>
      <w:r>
        <w:rPr>
          <w:rFonts w:hint="cs"/>
          <w:b/>
          <w:bCs/>
          <w:rtl/>
        </w:rPr>
        <w:t>הצבעה</w:t>
      </w:r>
    </w:p>
    <w:p w14:paraId="70472921" w14:textId="77777777" w:rsidR="00000000" w:rsidRDefault="007C71EE">
      <w:pPr>
        <w:pStyle w:val="a"/>
        <w:rPr>
          <w:rFonts w:hint="cs"/>
          <w:rtl/>
        </w:rPr>
      </w:pPr>
    </w:p>
    <w:p w14:paraId="7501BE16" w14:textId="77777777" w:rsidR="00000000" w:rsidRDefault="007C71EE">
      <w:pPr>
        <w:pStyle w:val="a"/>
        <w:jc w:val="center"/>
        <w:rPr>
          <w:rFonts w:hint="cs"/>
          <w:rtl/>
        </w:rPr>
      </w:pPr>
      <w:r>
        <w:rPr>
          <w:rFonts w:hint="cs"/>
          <w:rtl/>
        </w:rPr>
        <w:t>ההסתייגות של חבר הכנסת  יצחק הרצוג לסעיף 2 לא נתקבלה.</w:t>
      </w:r>
    </w:p>
    <w:p w14:paraId="5EE64FCC" w14:textId="77777777" w:rsidR="00000000" w:rsidRDefault="007C71EE">
      <w:pPr>
        <w:pStyle w:val="a"/>
        <w:jc w:val="center"/>
        <w:rPr>
          <w:rFonts w:hint="cs"/>
          <w:rtl/>
        </w:rPr>
      </w:pPr>
    </w:p>
    <w:p w14:paraId="44901E0D" w14:textId="77777777" w:rsidR="00000000" w:rsidRDefault="007C71EE">
      <w:pPr>
        <w:pStyle w:val="ad"/>
        <w:rPr>
          <w:rtl/>
        </w:rPr>
      </w:pPr>
      <w:r>
        <w:rPr>
          <w:rtl/>
        </w:rPr>
        <w:t>היו"ר ראובן ריבלין:</w:t>
      </w:r>
    </w:p>
    <w:p w14:paraId="67DDA380" w14:textId="77777777" w:rsidR="00000000" w:rsidRDefault="007C71EE">
      <w:pPr>
        <w:pStyle w:val="a"/>
        <w:rPr>
          <w:rtl/>
        </w:rPr>
      </w:pPr>
    </w:p>
    <w:p w14:paraId="3CD649FB" w14:textId="77777777" w:rsidR="00000000" w:rsidRDefault="007C71EE">
      <w:pPr>
        <w:pStyle w:val="a"/>
        <w:rPr>
          <w:rFonts w:hint="cs"/>
          <w:rtl/>
        </w:rPr>
      </w:pPr>
      <w:r>
        <w:rPr>
          <w:rFonts w:hint="cs"/>
          <w:rtl/>
        </w:rPr>
        <w:t xml:space="preserve">ההסתייגות לא נתקבלה. </w:t>
      </w:r>
    </w:p>
    <w:p w14:paraId="03E0EBEB" w14:textId="77777777" w:rsidR="00000000" w:rsidRDefault="007C71EE">
      <w:pPr>
        <w:pStyle w:val="a"/>
        <w:rPr>
          <w:rFonts w:hint="cs"/>
          <w:rtl/>
        </w:rPr>
      </w:pPr>
    </w:p>
    <w:p w14:paraId="66C73FA8" w14:textId="77777777" w:rsidR="00000000" w:rsidRDefault="007C71EE">
      <w:pPr>
        <w:pStyle w:val="a"/>
        <w:ind w:firstLine="0"/>
        <w:rPr>
          <w:rFonts w:hint="cs"/>
          <w:rtl/>
        </w:rPr>
      </w:pPr>
      <w:r>
        <w:rPr>
          <w:rFonts w:hint="cs"/>
          <w:rtl/>
        </w:rPr>
        <w:tab/>
        <w:t xml:space="preserve">מי בעד ההסתייגות של חבר הכנסת חיים רמון? </w:t>
      </w:r>
    </w:p>
    <w:p w14:paraId="04E1ED19" w14:textId="77777777" w:rsidR="00000000" w:rsidRDefault="007C71EE">
      <w:pPr>
        <w:pStyle w:val="a"/>
        <w:ind w:firstLine="0"/>
        <w:rPr>
          <w:rFonts w:hint="cs"/>
          <w:rtl/>
        </w:rPr>
      </w:pPr>
    </w:p>
    <w:p w14:paraId="6A517C1F" w14:textId="77777777" w:rsidR="00000000" w:rsidRDefault="007C71EE">
      <w:pPr>
        <w:pStyle w:val="a"/>
        <w:jc w:val="center"/>
        <w:rPr>
          <w:rFonts w:hint="cs"/>
          <w:b/>
          <w:bCs/>
          <w:rtl/>
        </w:rPr>
      </w:pPr>
      <w:r>
        <w:rPr>
          <w:rFonts w:hint="cs"/>
          <w:b/>
          <w:bCs/>
          <w:rtl/>
        </w:rPr>
        <w:t>הצבעה</w:t>
      </w:r>
    </w:p>
    <w:p w14:paraId="53139943" w14:textId="77777777" w:rsidR="00000000" w:rsidRDefault="007C71EE">
      <w:pPr>
        <w:pStyle w:val="a"/>
        <w:rPr>
          <w:rFonts w:hint="cs"/>
          <w:rtl/>
        </w:rPr>
      </w:pPr>
    </w:p>
    <w:p w14:paraId="31EB7DAD" w14:textId="77777777" w:rsidR="00000000" w:rsidRDefault="007C71EE">
      <w:pPr>
        <w:pStyle w:val="a"/>
        <w:jc w:val="center"/>
        <w:rPr>
          <w:rFonts w:hint="cs"/>
          <w:rtl/>
        </w:rPr>
      </w:pPr>
      <w:r>
        <w:rPr>
          <w:rFonts w:hint="cs"/>
          <w:rtl/>
        </w:rPr>
        <w:t>ההס</w:t>
      </w:r>
      <w:r>
        <w:rPr>
          <w:rFonts w:hint="cs"/>
          <w:rtl/>
        </w:rPr>
        <w:t>תייגות של חבר הכנסת  חיים רמון   לסעיף 2 לא נתקבלה.</w:t>
      </w:r>
    </w:p>
    <w:p w14:paraId="324123A0" w14:textId="77777777" w:rsidR="00000000" w:rsidRDefault="007C71EE">
      <w:pPr>
        <w:pStyle w:val="a"/>
        <w:jc w:val="center"/>
        <w:rPr>
          <w:rFonts w:hint="cs"/>
          <w:rtl/>
        </w:rPr>
      </w:pPr>
    </w:p>
    <w:p w14:paraId="0800796F" w14:textId="77777777" w:rsidR="00000000" w:rsidRDefault="007C71EE">
      <w:pPr>
        <w:pStyle w:val="ad"/>
        <w:rPr>
          <w:rtl/>
        </w:rPr>
      </w:pPr>
      <w:r>
        <w:rPr>
          <w:rtl/>
        </w:rPr>
        <w:t>היו"ר ראובן ריבלין:</w:t>
      </w:r>
    </w:p>
    <w:p w14:paraId="153F55AB" w14:textId="77777777" w:rsidR="00000000" w:rsidRDefault="007C71EE">
      <w:pPr>
        <w:pStyle w:val="a"/>
        <w:rPr>
          <w:rtl/>
        </w:rPr>
      </w:pPr>
    </w:p>
    <w:p w14:paraId="39C63965" w14:textId="77777777" w:rsidR="00000000" w:rsidRDefault="007C71EE">
      <w:pPr>
        <w:pStyle w:val="a"/>
        <w:rPr>
          <w:rFonts w:hint="cs"/>
          <w:rtl/>
        </w:rPr>
      </w:pPr>
      <w:r>
        <w:rPr>
          <w:rFonts w:hint="cs"/>
          <w:rtl/>
        </w:rPr>
        <w:t xml:space="preserve">ההסתייגות לא נתקבלה. </w:t>
      </w:r>
    </w:p>
    <w:p w14:paraId="04949AFB" w14:textId="77777777" w:rsidR="00000000" w:rsidRDefault="007C71EE">
      <w:pPr>
        <w:pStyle w:val="a"/>
        <w:rPr>
          <w:rFonts w:hint="cs"/>
          <w:rtl/>
        </w:rPr>
      </w:pPr>
    </w:p>
    <w:p w14:paraId="540A4701" w14:textId="77777777" w:rsidR="00000000" w:rsidRDefault="007C71EE">
      <w:pPr>
        <w:pStyle w:val="a"/>
        <w:rPr>
          <w:rFonts w:hint="cs"/>
          <w:rtl/>
        </w:rPr>
      </w:pPr>
      <w:r>
        <w:rPr>
          <w:rFonts w:hint="cs"/>
          <w:rtl/>
        </w:rPr>
        <w:t>מי בעד ההסתייגות של חבר הכנסת דני יתום?</w:t>
      </w:r>
    </w:p>
    <w:p w14:paraId="2952D791" w14:textId="77777777" w:rsidR="00000000" w:rsidRDefault="007C71EE">
      <w:pPr>
        <w:pStyle w:val="a"/>
        <w:rPr>
          <w:rFonts w:hint="cs"/>
          <w:rtl/>
        </w:rPr>
      </w:pPr>
    </w:p>
    <w:p w14:paraId="6A24A639" w14:textId="77777777" w:rsidR="00000000" w:rsidRDefault="007C71EE">
      <w:pPr>
        <w:pStyle w:val="a"/>
        <w:jc w:val="center"/>
        <w:rPr>
          <w:rFonts w:hint="cs"/>
          <w:b/>
          <w:bCs/>
          <w:rtl/>
        </w:rPr>
      </w:pPr>
      <w:r>
        <w:rPr>
          <w:rFonts w:hint="cs"/>
          <w:b/>
          <w:bCs/>
          <w:rtl/>
        </w:rPr>
        <w:t>הצבעה</w:t>
      </w:r>
    </w:p>
    <w:p w14:paraId="1B09BCAA" w14:textId="77777777" w:rsidR="00000000" w:rsidRDefault="007C71EE">
      <w:pPr>
        <w:pStyle w:val="a"/>
        <w:rPr>
          <w:rFonts w:hint="cs"/>
          <w:rtl/>
        </w:rPr>
      </w:pPr>
    </w:p>
    <w:p w14:paraId="5F978512" w14:textId="77777777" w:rsidR="00000000" w:rsidRDefault="007C71EE">
      <w:pPr>
        <w:pStyle w:val="a"/>
        <w:jc w:val="center"/>
        <w:rPr>
          <w:rFonts w:hint="cs"/>
          <w:rtl/>
        </w:rPr>
      </w:pPr>
      <w:r>
        <w:rPr>
          <w:rFonts w:hint="cs"/>
          <w:rtl/>
        </w:rPr>
        <w:t>ההסתייגות של חבר הכנסת  דני יתום  לסעיף 2 לא נתקבלה.</w:t>
      </w:r>
    </w:p>
    <w:p w14:paraId="52D8F009" w14:textId="77777777" w:rsidR="00000000" w:rsidRDefault="007C71EE">
      <w:pPr>
        <w:pStyle w:val="a"/>
        <w:jc w:val="center"/>
        <w:rPr>
          <w:rFonts w:hint="cs"/>
          <w:rtl/>
        </w:rPr>
      </w:pPr>
    </w:p>
    <w:p w14:paraId="677D63B5" w14:textId="77777777" w:rsidR="00000000" w:rsidRDefault="007C71EE">
      <w:pPr>
        <w:pStyle w:val="ad"/>
        <w:rPr>
          <w:rtl/>
        </w:rPr>
      </w:pPr>
      <w:r>
        <w:rPr>
          <w:rtl/>
        </w:rPr>
        <w:t>היו"ר ראובן ריבלין:</w:t>
      </w:r>
    </w:p>
    <w:p w14:paraId="5066F9CF" w14:textId="77777777" w:rsidR="00000000" w:rsidRDefault="007C71EE">
      <w:pPr>
        <w:pStyle w:val="a"/>
        <w:rPr>
          <w:rtl/>
        </w:rPr>
      </w:pPr>
    </w:p>
    <w:p w14:paraId="198A58FC" w14:textId="77777777" w:rsidR="00000000" w:rsidRDefault="007C71EE">
      <w:pPr>
        <w:pStyle w:val="a"/>
        <w:rPr>
          <w:rFonts w:hint="cs"/>
          <w:rtl/>
        </w:rPr>
      </w:pPr>
      <w:r>
        <w:rPr>
          <w:rFonts w:hint="cs"/>
          <w:rtl/>
        </w:rPr>
        <w:t xml:space="preserve">ההסתייגות לא נתקבלה. </w:t>
      </w:r>
    </w:p>
    <w:p w14:paraId="6B848CC4" w14:textId="77777777" w:rsidR="00000000" w:rsidRDefault="007C71EE">
      <w:pPr>
        <w:pStyle w:val="a"/>
        <w:rPr>
          <w:rFonts w:hint="cs"/>
          <w:rtl/>
        </w:rPr>
      </w:pPr>
    </w:p>
    <w:p w14:paraId="57193782" w14:textId="77777777" w:rsidR="00000000" w:rsidRDefault="007C71EE">
      <w:pPr>
        <w:pStyle w:val="a"/>
        <w:rPr>
          <w:rFonts w:hint="cs"/>
          <w:rtl/>
        </w:rPr>
      </w:pPr>
      <w:r>
        <w:rPr>
          <w:rFonts w:hint="cs"/>
          <w:rtl/>
        </w:rPr>
        <w:t>מי בעד ההסתיי</w:t>
      </w:r>
      <w:r>
        <w:rPr>
          <w:rFonts w:hint="cs"/>
          <w:rtl/>
        </w:rPr>
        <w:t xml:space="preserve">גות של חבר הכנסת איתן כבל? </w:t>
      </w:r>
    </w:p>
    <w:p w14:paraId="7D735D40" w14:textId="77777777" w:rsidR="00000000" w:rsidRDefault="007C71EE">
      <w:pPr>
        <w:pStyle w:val="a"/>
        <w:rPr>
          <w:rFonts w:hint="cs"/>
          <w:rtl/>
        </w:rPr>
      </w:pPr>
    </w:p>
    <w:p w14:paraId="4DCD5716" w14:textId="77777777" w:rsidR="00000000" w:rsidRDefault="007C71EE">
      <w:pPr>
        <w:pStyle w:val="a"/>
        <w:jc w:val="center"/>
        <w:rPr>
          <w:rFonts w:hint="cs"/>
          <w:b/>
          <w:bCs/>
          <w:rtl/>
        </w:rPr>
      </w:pPr>
      <w:r>
        <w:rPr>
          <w:rFonts w:hint="cs"/>
          <w:b/>
          <w:bCs/>
          <w:rtl/>
        </w:rPr>
        <w:t>הצבעה</w:t>
      </w:r>
    </w:p>
    <w:p w14:paraId="5992C420" w14:textId="77777777" w:rsidR="00000000" w:rsidRDefault="007C71EE">
      <w:pPr>
        <w:pStyle w:val="a"/>
        <w:rPr>
          <w:rFonts w:hint="cs"/>
          <w:rtl/>
        </w:rPr>
      </w:pPr>
    </w:p>
    <w:p w14:paraId="6E7AF75C" w14:textId="77777777" w:rsidR="00000000" w:rsidRDefault="007C71EE">
      <w:pPr>
        <w:pStyle w:val="a"/>
        <w:jc w:val="center"/>
        <w:rPr>
          <w:rFonts w:hint="cs"/>
          <w:rtl/>
        </w:rPr>
      </w:pPr>
      <w:r>
        <w:rPr>
          <w:rFonts w:hint="cs"/>
          <w:rtl/>
        </w:rPr>
        <w:t>ההסתייגות של חבר הכנסת  איתן כבל  לסעיף 2 לא נתקבלה.</w:t>
      </w:r>
    </w:p>
    <w:p w14:paraId="7E70684C" w14:textId="77777777" w:rsidR="00000000" w:rsidRDefault="007C71EE">
      <w:pPr>
        <w:pStyle w:val="a"/>
        <w:jc w:val="center"/>
        <w:rPr>
          <w:rFonts w:hint="cs"/>
          <w:rtl/>
        </w:rPr>
      </w:pPr>
    </w:p>
    <w:p w14:paraId="395E30C2" w14:textId="77777777" w:rsidR="00000000" w:rsidRDefault="007C71EE">
      <w:pPr>
        <w:pStyle w:val="ad"/>
        <w:rPr>
          <w:rtl/>
        </w:rPr>
      </w:pPr>
    </w:p>
    <w:p w14:paraId="6D8153C5" w14:textId="77777777" w:rsidR="00000000" w:rsidRDefault="007C71EE">
      <w:pPr>
        <w:pStyle w:val="ad"/>
        <w:rPr>
          <w:rtl/>
        </w:rPr>
      </w:pPr>
      <w:r>
        <w:rPr>
          <w:rtl/>
        </w:rPr>
        <w:t>היו"ר ראובן ריבלין:</w:t>
      </w:r>
    </w:p>
    <w:p w14:paraId="1577AFD8" w14:textId="77777777" w:rsidR="00000000" w:rsidRDefault="007C71EE">
      <w:pPr>
        <w:pStyle w:val="a"/>
        <w:rPr>
          <w:rtl/>
        </w:rPr>
      </w:pPr>
    </w:p>
    <w:p w14:paraId="2BA1ADF0" w14:textId="77777777" w:rsidR="00000000" w:rsidRDefault="007C71EE">
      <w:pPr>
        <w:pStyle w:val="a"/>
        <w:rPr>
          <w:rFonts w:hint="cs"/>
          <w:rtl/>
        </w:rPr>
      </w:pPr>
      <w:r>
        <w:rPr>
          <w:rFonts w:hint="cs"/>
          <w:rtl/>
        </w:rPr>
        <w:t xml:space="preserve">ההסתייגות לא נתקבלה. </w:t>
      </w:r>
    </w:p>
    <w:p w14:paraId="749A9A10" w14:textId="77777777" w:rsidR="00000000" w:rsidRDefault="007C71EE">
      <w:pPr>
        <w:pStyle w:val="a"/>
        <w:rPr>
          <w:rFonts w:hint="cs"/>
          <w:rtl/>
        </w:rPr>
      </w:pPr>
    </w:p>
    <w:p w14:paraId="6A155BC2" w14:textId="77777777" w:rsidR="00000000" w:rsidRDefault="007C71EE">
      <w:pPr>
        <w:pStyle w:val="a"/>
        <w:rPr>
          <w:rFonts w:hint="cs"/>
          <w:rtl/>
        </w:rPr>
      </w:pPr>
      <w:r>
        <w:rPr>
          <w:rFonts w:hint="cs"/>
          <w:rtl/>
        </w:rPr>
        <w:t>מי בעד ההסתייגות של חבר הכנסת אברהם שוחט?</w:t>
      </w:r>
    </w:p>
    <w:p w14:paraId="506E1CBC" w14:textId="77777777" w:rsidR="00000000" w:rsidRDefault="007C71EE">
      <w:pPr>
        <w:pStyle w:val="a"/>
        <w:rPr>
          <w:rFonts w:hint="cs"/>
          <w:rtl/>
        </w:rPr>
      </w:pPr>
    </w:p>
    <w:p w14:paraId="2B512A6B" w14:textId="77777777" w:rsidR="00000000" w:rsidRDefault="007C71EE">
      <w:pPr>
        <w:pStyle w:val="a"/>
        <w:jc w:val="center"/>
        <w:rPr>
          <w:rFonts w:hint="cs"/>
          <w:b/>
          <w:bCs/>
          <w:rtl/>
        </w:rPr>
      </w:pPr>
      <w:r>
        <w:rPr>
          <w:rFonts w:hint="cs"/>
          <w:b/>
          <w:bCs/>
          <w:rtl/>
        </w:rPr>
        <w:t>הצבעה</w:t>
      </w:r>
    </w:p>
    <w:p w14:paraId="63D527B5" w14:textId="77777777" w:rsidR="00000000" w:rsidRDefault="007C71EE">
      <w:pPr>
        <w:pStyle w:val="a"/>
        <w:rPr>
          <w:rFonts w:hint="cs"/>
          <w:rtl/>
        </w:rPr>
      </w:pPr>
    </w:p>
    <w:p w14:paraId="0361269F" w14:textId="77777777" w:rsidR="00000000" w:rsidRDefault="007C71EE">
      <w:pPr>
        <w:pStyle w:val="a"/>
        <w:jc w:val="center"/>
        <w:rPr>
          <w:rFonts w:hint="cs"/>
          <w:rtl/>
        </w:rPr>
      </w:pPr>
      <w:r>
        <w:rPr>
          <w:rFonts w:hint="cs"/>
          <w:rtl/>
        </w:rPr>
        <w:t>ההסתייגות של חבר הכנסת אברהם שוחט לסעיף 2 לא נתקבלה.</w:t>
      </w:r>
    </w:p>
    <w:p w14:paraId="41134966" w14:textId="77777777" w:rsidR="00000000" w:rsidRDefault="007C71EE">
      <w:pPr>
        <w:pStyle w:val="a"/>
        <w:jc w:val="center"/>
        <w:rPr>
          <w:rFonts w:hint="cs"/>
          <w:rtl/>
        </w:rPr>
      </w:pPr>
    </w:p>
    <w:p w14:paraId="1BF3AB45" w14:textId="77777777" w:rsidR="00000000" w:rsidRDefault="007C71EE">
      <w:pPr>
        <w:pStyle w:val="ad"/>
        <w:rPr>
          <w:rtl/>
        </w:rPr>
      </w:pPr>
      <w:r>
        <w:rPr>
          <w:rtl/>
        </w:rPr>
        <w:t>היו"ר ראובן ריבלי</w:t>
      </w:r>
      <w:r>
        <w:rPr>
          <w:rtl/>
        </w:rPr>
        <w:t>ן:</w:t>
      </w:r>
    </w:p>
    <w:p w14:paraId="6DFE280B" w14:textId="77777777" w:rsidR="00000000" w:rsidRDefault="007C71EE">
      <w:pPr>
        <w:pStyle w:val="a"/>
        <w:rPr>
          <w:rtl/>
        </w:rPr>
      </w:pPr>
    </w:p>
    <w:p w14:paraId="4A530DC1" w14:textId="77777777" w:rsidR="00000000" w:rsidRDefault="007C71EE">
      <w:pPr>
        <w:pStyle w:val="a"/>
        <w:rPr>
          <w:rFonts w:hint="cs"/>
          <w:rtl/>
        </w:rPr>
      </w:pPr>
      <w:r>
        <w:rPr>
          <w:rFonts w:hint="cs"/>
          <w:rtl/>
        </w:rPr>
        <w:t xml:space="preserve">ההסתייגות לא נתקבלה. </w:t>
      </w:r>
    </w:p>
    <w:p w14:paraId="6F438458" w14:textId="77777777" w:rsidR="00000000" w:rsidRDefault="007C71EE">
      <w:pPr>
        <w:pStyle w:val="a"/>
        <w:rPr>
          <w:rFonts w:hint="cs"/>
          <w:rtl/>
        </w:rPr>
      </w:pPr>
    </w:p>
    <w:p w14:paraId="0C391F01" w14:textId="77777777" w:rsidR="00000000" w:rsidRDefault="007C71EE">
      <w:pPr>
        <w:pStyle w:val="a"/>
        <w:rPr>
          <w:rFonts w:hint="cs"/>
          <w:rtl/>
        </w:rPr>
      </w:pPr>
      <w:r>
        <w:rPr>
          <w:rFonts w:hint="cs"/>
          <w:rtl/>
        </w:rPr>
        <w:t>מי בעד ההסתייגות של חברת הכנסת קולט אביטל?</w:t>
      </w:r>
    </w:p>
    <w:p w14:paraId="066726BC" w14:textId="77777777" w:rsidR="00000000" w:rsidRDefault="007C71EE">
      <w:pPr>
        <w:pStyle w:val="a"/>
        <w:rPr>
          <w:rFonts w:hint="cs"/>
          <w:rtl/>
        </w:rPr>
      </w:pPr>
    </w:p>
    <w:p w14:paraId="3E45A4B5" w14:textId="77777777" w:rsidR="00000000" w:rsidRDefault="007C71EE">
      <w:pPr>
        <w:pStyle w:val="a"/>
        <w:jc w:val="center"/>
        <w:rPr>
          <w:rFonts w:hint="cs"/>
          <w:b/>
          <w:bCs/>
          <w:rtl/>
        </w:rPr>
      </w:pPr>
      <w:r>
        <w:rPr>
          <w:rFonts w:hint="cs"/>
          <w:b/>
          <w:bCs/>
          <w:rtl/>
        </w:rPr>
        <w:t>הצבעה</w:t>
      </w:r>
    </w:p>
    <w:p w14:paraId="10CC8641" w14:textId="77777777" w:rsidR="00000000" w:rsidRDefault="007C71EE">
      <w:pPr>
        <w:pStyle w:val="a"/>
        <w:rPr>
          <w:rFonts w:hint="cs"/>
          <w:rtl/>
        </w:rPr>
      </w:pPr>
    </w:p>
    <w:p w14:paraId="11471E91" w14:textId="77777777" w:rsidR="00000000" w:rsidRDefault="007C71EE">
      <w:pPr>
        <w:pStyle w:val="a"/>
        <w:jc w:val="center"/>
        <w:rPr>
          <w:rFonts w:hint="cs"/>
          <w:rtl/>
        </w:rPr>
      </w:pPr>
      <w:r>
        <w:rPr>
          <w:rFonts w:hint="cs"/>
          <w:rtl/>
        </w:rPr>
        <w:t>ההסתייגות של חברת הכנסת קולט אביטל לסעיף 2 לא נתקבלה.</w:t>
      </w:r>
    </w:p>
    <w:p w14:paraId="706C67EE" w14:textId="77777777" w:rsidR="00000000" w:rsidRDefault="007C71EE">
      <w:pPr>
        <w:pStyle w:val="a"/>
        <w:jc w:val="center"/>
        <w:rPr>
          <w:rFonts w:hint="cs"/>
          <w:rtl/>
        </w:rPr>
      </w:pPr>
    </w:p>
    <w:p w14:paraId="09DC0BB4" w14:textId="77777777" w:rsidR="00000000" w:rsidRDefault="007C71EE">
      <w:pPr>
        <w:pStyle w:val="ad"/>
        <w:rPr>
          <w:rtl/>
        </w:rPr>
      </w:pPr>
      <w:r>
        <w:rPr>
          <w:rtl/>
        </w:rPr>
        <w:t>היו"ר ראובן ריבלין:</w:t>
      </w:r>
    </w:p>
    <w:p w14:paraId="59B99DC7" w14:textId="77777777" w:rsidR="00000000" w:rsidRDefault="007C71EE">
      <w:pPr>
        <w:pStyle w:val="a"/>
        <w:rPr>
          <w:rtl/>
        </w:rPr>
      </w:pPr>
    </w:p>
    <w:p w14:paraId="40E6CDA2" w14:textId="77777777" w:rsidR="00000000" w:rsidRDefault="007C71EE">
      <w:pPr>
        <w:pStyle w:val="a"/>
        <w:rPr>
          <w:rFonts w:hint="cs"/>
          <w:rtl/>
        </w:rPr>
      </w:pPr>
      <w:r>
        <w:rPr>
          <w:rFonts w:hint="cs"/>
          <w:rtl/>
        </w:rPr>
        <w:t xml:space="preserve">ההסתייגות לא נתקבלה. </w:t>
      </w:r>
    </w:p>
    <w:p w14:paraId="716BA0BB" w14:textId="77777777" w:rsidR="00000000" w:rsidRDefault="007C71EE">
      <w:pPr>
        <w:pStyle w:val="a"/>
        <w:rPr>
          <w:rFonts w:hint="cs"/>
          <w:rtl/>
        </w:rPr>
      </w:pPr>
    </w:p>
    <w:p w14:paraId="490220D1" w14:textId="77777777" w:rsidR="00000000" w:rsidRDefault="007C71EE">
      <w:pPr>
        <w:pStyle w:val="a"/>
        <w:rPr>
          <w:rFonts w:hint="cs"/>
          <w:rtl/>
        </w:rPr>
      </w:pPr>
      <w:r>
        <w:rPr>
          <w:rFonts w:hint="cs"/>
          <w:rtl/>
        </w:rPr>
        <w:t>מי בעד ההסתייגות של חבר הכנסת שלום שמחון?</w:t>
      </w:r>
    </w:p>
    <w:p w14:paraId="71B1C791" w14:textId="77777777" w:rsidR="00000000" w:rsidRDefault="007C71EE">
      <w:pPr>
        <w:pStyle w:val="a"/>
        <w:rPr>
          <w:rFonts w:hint="cs"/>
          <w:rtl/>
        </w:rPr>
      </w:pPr>
    </w:p>
    <w:p w14:paraId="4C41F71E" w14:textId="77777777" w:rsidR="00000000" w:rsidRDefault="007C71EE">
      <w:pPr>
        <w:pStyle w:val="a"/>
        <w:jc w:val="center"/>
        <w:rPr>
          <w:rFonts w:hint="cs"/>
          <w:b/>
          <w:bCs/>
          <w:rtl/>
        </w:rPr>
      </w:pPr>
      <w:r>
        <w:rPr>
          <w:rFonts w:hint="cs"/>
          <w:b/>
          <w:bCs/>
          <w:rtl/>
        </w:rPr>
        <w:t>הצבעה</w:t>
      </w:r>
    </w:p>
    <w:p w14:paraId="19B2140A" w14:textId="77777777" w:rsidR="00000000" w:rsidRDefault="007C71EE">
      <w:pPr>
        <w:pStyle w:val="a"/>
        <w:rPr>
          <w:rFonts w:hint="cs"/>
          <w:rtl/>
        </w:rPr>
      </w:pPr>
    </w:p>
    <w:p w14:paraId="5FB78AD0" w14:textId="77777777" w:rsidR="00000000" w:rsidRDefault="007C71EE">
      <w:pPr>
        <w:pStyle w:val="a"/>
        <w:jc w:val="center"/>
        <w:rPr>
          <w:rFonts w:hint="cs"/>
          <w:rtl/>
        </w:rPr>
      </w:pPr>
      <w:r>
        <w:rPr>
          <w:rFonts w:hint="cs"/>
          <w:rtl/>
        </w:rPr>
        <w:t xml:space="preserve">ההסתייגות של חבר הכנסת  שלום </w:t>
      </w:r>
      <w:r>
        <w:rPr>
          <w:rFonts w:hint="cs"/>
          <w:rtl/>
        </w:rPr>
        <w:t>שמחון  לסעיף 2 לא נתקבלה.</w:t>
      </w:r>
    </w:p>
    <w:p w14:paraId="1F553CD5" w14:textId="77777777" w:rsidR="00000000" w:rsidRDefault="007C71EE">
      <w:pPr>
        <w:pStyle w:val="a"/>
        <w:ind w:firstLine="0"/>
        <w:rPr>
          <w:rFonts w:hint="cs"/>
          <w:rtl/>
        </w:rPr>
      </w:pPr>
    </w:p>
    <w:p w14:paraId="240B871B" w14:textId="77777777" w:rsidR="00000000" w:rsidRDefault="007C71EE">
      <w:pPr>
        <w:pStyle w:val="ad"/>
        <w:rPr>
          <w:rtl/>
        </w:rPr>
      </w:pPr>
      <w:r>
        <w:rPr>
          <w:rtl/>
        </w:rPr>
        <w:t>היו"ר ראובן ריבלין:</w:t>
      </w:r>
    </w:p>
    <w:p w14:paraId="694AD479" w14:textId="77777777" w:rsidR="00000000" w:rsidRDefault="007C71EE">
      <w:pPr>
        <w:pStyle w:val="a"/>
        <w:rPr>
          <w:rtl/>
        </w:rPr>
      </w:pPr>
    </w:p>
    <w:p w14:paraId="76C6129A" w14:textId="77777777" w:rsidR="00000000" w:rsidRDefault="007C71EE">
      <w:pPr>
        <w:pStyle w:val="a"/>
        <w:rPr>
          <w:rFonts w:hint="cs"/>
          <w:rtl/>
        </w:rPr>
      </w:pPr>
      <w:r>
        <w:rPr>
          <w:rFonts w:hint="cs"/>
          <w:rtl/>
        </w:rPr>
        <w:t xml:space="preserve">ההסתייגות לא נתקבלה. </w:t>
      </w:r>
    </w:p>
    <w:p w14:paraId="27C48652" w14:textId="77777777" w:rsidR="00000000" w:rsidRDefault="007C71EE">
      <w:pPr>
        <w:pStyle w:val="a"/>
        <w:rPr>
          <w:rFonts w:hint="cs"/>
          <w:rtl/>
        </w:rPr>
      </w:pPr>
    </w:p>
    <w:p w14:paraId="3961D2AE" w14:textId="77777777" w:rsidR="00000000" w:rsidRDefault="007C71EE">
      <w:pPr>
        <w:pStyle w:val="a"/>
        <w:rPr>
          <w:rFonts w:hint="cs"/>
          <w:rtl/>
        </w:rPr>
      </w:pPr>
      <w:r>
        <w:rPr>
          <w:rFonts w:hint="cs"/>
          <w:rtl/>
        </w:rPr>
        <w:t xml:space="preserve">מי בעד ההסתייגות של חברת הכנסת אורית נוקד? </w:t>
      </w:r>
    </w:p>
    <w:p w14:paraId="78DC1D59" w14:textId="77777777" w:rsidR="00000000" w:rsidRDefault="007C71EE">
      <w:pPr>
        <w:pStyle w:val="a"/>
        <w:ind w:firstLine="0"/>
        <w:rPr>
          <w:rFonts w:hint="cs"/>
          <w:rtl/>
        </w:rPr>
      </w:pPr>
    </w:p>
    <w:p w14:paraId="2F5ECBC1" w14:textId="77777777" w:rsidR="00000000" w:rsidRDefault="007C71EE">
      <w:pPr>
        <w:pStyle w:val="a"/>
        <w:jc w:val="center"/>
        <w:rPr>
          <w:b/>
          <w:bCs/>
          <w:rtl/>
        </w:rPr>
      </w:pPr>
    </w:p>
    <w:p w14:paraId="62BB7EA8" w14:textId="77777777" w:rsidR="00000000" w:rsidRDefault="007C71EE">
      <w:pPr>
        <w:pStyle w:val="a"/>
        <w:jc w:val="center"/>
        <w:rPr>
          <w:rFonts w:hint="cs"/>
          <w:b/>
          <w:bCs/>
          <w:rtl/>
        </w:rPr>
      </w:pPr>
      <w:r>
        <w:rPr>
          <w:rFonts w:hint="cs"/>
          <w:b/>
          <w:bCs/>
          <w:rtl/>
        </w:rPr>
        <w:t>הצבעה</w:t>
      </w:r>
    </w:p>
    <w:p w14:paraId="4DF6E12D" w14:textId="77777777" w:rsidR="00000000" w:rsidRDefault="007C71EE">
      <w:pPr>
        <w:pStyle w:val="a"/>
        <w:rPr>
          <w:rFonts w:hint="cs"/>
          <w:rtl/>
        </w:rPr>
      </w:pPr>
    </w:p>
    <w:p w14:paraId="132955A4" w14:textId="77777777" w:rsidR="00000000" w:rsidRDefault="007C71EE">
      <w:pPr>
        <w:pStyle w:val="a"/>
        <w:jc w:val="center"/>
        <w:rPr>
          <w:rFonts w:hint="cs"/>
          <w:rtl/>
        </w:rPr>
      </w:pPr>
      <w:r>
        <w:rPr>
          <w:rFonts w:hint="cs"/>
          <w:rtl/>
        </w:rPr>
        <w:t>ההסתייגות של חברת הכנסת אורית נוקד  לסעיף 2 לא נתקבלה.</w:t>
      </w:r>
    </w:p>
    <w:p w14:paraId="33C72356" w14:textId="77777777" w:rsidR="00000000" w:rsidRDefault="007C71EE">
      <w:pPr>
        <w:pStyle w:val="a"/>
        <w:jc w:val="center"/>
        <w:rPr>
          <w:rFonts w:hint="cs"/>
          <w:rtl/>
        </w:rPr>
      </w:pPr>
    </w:p>
    <w:p w14:paraId="79A35AE7" w14:textId="77777777" w:rsidR="00000000" w:rsidRDefault="007C71EE">
      <w:pPr>
        <w:pStyle w:val="ad"/>
        <w:rPr>
          <w:rtl/>
        </w:rPr>
      </w:pPr>
      <w:r>
        <w:rPr>
          <w:rtl/>
        </w:rPr>
        <w:t>היו"ר ראובן ריבלין:</w:t>
      </w:r>
    </w:p>
    <w:p w14:paraId="0AE346C2" w14:textId="77777777" w:rsidR="00000000" w:rsidRDefault="007C71EE">
      <w:pPr>
        <w:pStyle w:val="a"/>
        <w:rPr>
          <w:rtl/>
        </w:rPr>
      </w:pPr>
    </w:p>
    <w:p w14:paraId="4C1E3740" w14:textId="77777777" w:rsidR="00000000" w:rsidRDefault="007C71EE">
      <w:pPr>
        <w:pStyle w:val="a"/>
        <w:rPr>
          <w:rFonts w:hint="cs"/>
          <w:rtl/>
        </w:rPr>
      </w:pPr>
      <w:r>
        <w:rPr>
          <w:rFonts w:hint="cs"/>
          <w:rtl/>
        </w:rPr>
        <w:t xml:space="preserve">ההסתייגות לא נתקבלה. </w:t>
      </w:r>
    </w:p>
    <w:p w14:paraId="3E3A639F" w14:textId="77777777" w:rsidR="00000000" w:rsidRDefault="007C71EE">
      <w:pPr>
        <w:pStyle w:val="a"/>
        <w:rPr>
          <w:rFonts w:hint="cs"/>
          <w:rtl/>
        </w:rPr>
      </w:pPr>
    </w:p>
    <w:p w14:paraId="610CAEA4" w14:textId="77777777" w:rsidR="00000000" w:rsidRDefault="007C71EE">
      <w:pPr>
        <w:pStyle w:val="a"/>
        <w:rPr>
          <w:rFonts w:hint="cs"/>
          <w:rtl/>
        </w:rPr>
      </w:pPr>
      <w:r>
        <w:rPr>
          <w:rFonts w:hint="cs"/>
          <w:rtl/>
        </w:rPr>
        <w:t>מי בעד ההסתייגות של חבר הכנסת אל</w:t>
      </w:r>
      <w:r>
        <w:rPr>
          <w:rFonts w:hint="cs"/>
          <w:rtl/>
        </w:rPr>
        <w:t xml:space="preserve">י בן-מנחם? </w:t>
      </w:r>
    </w:p>
    <w:p w14:paraId="3E94A84A" w14:textId="77777777" w:rsidR="00000000" w:rsidRDefault="007C71EE">
      <w:pPr>
        <w:pStyle w:val="a"/>
        <w:rPr>
          <w:rFonts w:hint="cs"/>
          <w:rtl/>
        </w:rPr>
      </w:pPr>
    </w:p>
    <w:p w14:paraId="6808E922" w14:textId="77777777" w:rsidR="00000000" w:rsidRDefault="007C71EE">
      <w:pPr>
        <w:pStyle w:val="a"/>
        <w:jc w:val="center"/>
        <w:rPr>
          <w:rFonts w:hint="cs"/>
          <w:b/>
          <w:bCs/>
          <w:rtl/>
        </w:rPr>
      </w:pPr>
      <w:r>
        <w:rPr>
          <w:rFonts w:hint="cs"/>
          <w:b/>
          <w:bCs/>
          <w:rtl/>
        </w:rPr>
        <w:t>הצבעה</w:t>
      </w:r>
    </w:p>
    <w:p w14:paraId="38E4BDC8" w14:textId="77777777" w:rsidR="00000000" w:rsidRDefault="007C71EE">
      <w:pPr>
        <w:pStyle w:val="a"/>
        <w:rPr>
          <w:rFonts w:hint="cs"/>
          <w:rtl/>
        </w:rPr>
      </w:pPr>
    </w:p>
    <w:p w14:paraId="3A5161DF" w14:textId="77777777" w:rsidR="00000000" w:rsidRDefault="007C71EE">
      <w:pPr>
        <w:pStyle w:val="a"/>
        <w:jc w:val="center"/>
        <w:rPr>
          <w:rFonts w:hint="cs"/>
          <w:rtl/>
        </w:rPr>
      </w:pPr>
      <w:r>
        <w:rPr>
          <w:rFonts w:hint="cs"/>
          <w:rtl/>
        </w:rPr>
        <w:t>ההסתייגות של חבר הכנסת  אלי בן-מנחם   לסעיף 2 לא נתקבלה.</w:t>
      </w:r>
    </w:p>
    <w:p w14:paraId="5F247509" w14:textId="77777777" w:rsidR="00000000" w:rsidRDefault="007C71EE">
      <w:pPr>
        <w:pStyle w:val="a"/>
        <w:jc w:val="center"/>
        <w:rPr>
          <w:rFonts w:hint="cs"/>
          <w:rtl/>
        </w:rPr>
      </w:pPr>
    </w:p>
    <w:p w14:paraId="14AACFFC" w14:textId="77777777" w:rsidR="00000000" w:rsidRDefault="007C71EE">
      <w:pPr>
        <w:pStyle w:val="a"/>
        <w:ind w:firstLine="0"/>
        <w:rPr>
          <w:rFonts w:hint="cs"/>
          <w:rtl/>
        </w:rPr>
      </w:pPr>
    </w:p>
    <w:p w14:paraId="77F9B7BB" w14:textId="77777777" w:rsidR="00000000" w:rsidRDefault="007C71EE">
      <w:pPr>
        <w:pStyle w:val="ad"/>
        <w:rPr>
          <w:rtl/>
        </w:rPr>
      </w:pPr>
      <w:r>
        <w:rPr>
          <w:rtl/>
        </w:rPr>
        <w:t>היו"ר ראובן ריבלין:</w:t>
      </w:r>
    </w:p>
    <w:p w14:paraId="420A822F" w14:textId="77777777" w:rsidR="00000000" w:rsidRDefault="007C71EE">
      <w:pPr>
        <w:pStyle w:val="a"/>
        <w:rPr>
          <w:rtl/>
        </w:rPr>
      </w:pPr>
    </w:p>
    <w:p w14:paraId="28312BA7" w14:textId="77777777" w:rsidR="00000000" w:rsidRDefault="007C71EE">
      <w:pPr>
        <w:pStyle w:val="a"/>
        <w:rPr>
          <w:rFonts w:hint="cs"/>
          <w:rtl/>
        </w:rPr>
      </w:pPr>
      <w:r>
        <w:rPr>
          <w:rFonts w:hint="cs"/>
          <w:rtl/>
        </w:rPr>
        <w:t xml:space="preserve">ההסתייגות לא נתקבלה. </w:t>
      </w:r>
    </w:p>
    <w:p w14:paraId="016472B3" w14:textId="77777777" w:rsidR="00000000" w:rsidRDefault="007C71EE">
      <w:pPr>
        <w:pStyle w:val="a"/>
        <w:rPr>
          <w:rFonts w:hint="cs"/>
          <w:rtl/>
        </w:rPr>
      </w:pPr>
    </w:p>
    <w:p w14:paraId="0590E604" w14:textId="77777777" w:rsidR="00000000" w:rsidRDefault="007C71EE">
      <w:pPr>
        <w:pStyle w:val="a"/>
        <w:rPr>
          <w:rFonts w:hint="cs"/>
          <w:rtl/>
        </w:rPr>
      </w:pPr>
      <w:r>
        <w:rPr>
          <w:rFonts w:hint="cs"/>
          <w:rtl/>
        </w:rPr>
        <w:t>מי בעד ההסתייגות של חבר הכנסת אלי ישי?</w:t>
      </w:r>
    </w:p>
    <w:p w14:paraId="22D4E8A5" w14:textId="77777777" w:rsidR="00000000" w:rsidRDefault="007C71EE">
      <w:pPr>
        <w:pStyle w:val="a"/>
        <w:jc w:val="center"/>
        <w:rPr>
          <w:rFonts w:hint="cs"/>
          <w:b/>
          <w:bCs/>
          <w:rtl/>
        </w:rPr>
      </w:pPr>
    </w:p>
    <w:p w14:paraId="5CEDC1F6" w14:textId="77777777" w:rsidR="00000000" w:rsidRDefault="007C71EE">
      <w:pPr>
        <w:pStyle w:val="a"/>
        <w:jc w:val="center"/>
        <w:rPr>
          <w:rFonts w:hint="cs"/>
          <w:b/>
          <w:bCs/>
          <w:rtl/>
        </w:rPr>
      </w:pPr>
      <w:r>
        <w:rPr>
          <w:rFonts w:hint="cs"/>
          <w:b/>
          <w:bCs/>
          <w:rtl/>
        </w:rPr>
        <w:t>הצבעה</w:t>
      </w:r>
    </w:p>
    <w:p w14:paraId="2836E7E0" w14:textId="77777777" w:rsidR="00000000" w:rsidRDefault="007C71EE">
      <w:pPr>
        <w:pStyle w:val="a"/>
        <w:rPr>
          <w:rFonts w:hint="cs"/>
          <w:rtl/>
        </w:rPr>
      </w:pPr>
    </w:p>
    <w:p w14:paraId="5D6A54F0" w14:textId="77777777" w:rsidR="00000000" w:rsidRDefault="007C71EE">
      <w:pPr>
        <w:pStyle w:val="a"/>
        <w:jc w:val="center"/>
        <w:rPr>
          <w:rFonts w:hint="cs"/>
          <w:rtl/>
        </w:rPr>
      </w:pPr>
      <w:r>
        <w:rPr>
          <w:rFonts w:hint="cs"/>
          <w:rtl/>
        </w:rPr>
        <w:t>ההסתייגות של חבר הכנסת  אליהו ישי  לסעיף 2 לא נתקבלה.</w:t>
      </w:r>
    </w:p>
    <w:p w14:paraId="53496FDA" w14:textId="77777777" w:rsidR="00000000" w:rsidRDefault="007C71EE">
      <w:pPr>
        <w:pStyle w:val="a"/>
        <w:ind w:firstLine="0"/>
        <w:rPr>
          <w:rFonts w:hint="cs"/>
          <w:rtl/>
        </w:rPr>
      </w:pPr>
    </w:p>
    <w:p w14:paraId="4354D0EB" w14:textId="77777777" w:rsidR="00000000" w:rsidRDefault="007C71EE">
      <w:pPr>
        <w:pStyle w:val="ad"/>
        <w:rPr>
          <w:rtl/>
        </w:rPr>
      </w:pPr>
      <w:r>
        <w:rPr>
          <w:rtl/>
        </w:rPr>
        <w:t>היו"ר ראובן ריבלין:</w:t>
      </w:r>
    </w:p>
    <w:p w14:paraId="27DF8F3B" w14:textId="77777777" w:rsidR="00000000" w:rsidRDefault="007C71EE">
      <w:pPr>
        <w:pStyle w:val="a"/>
        <w:rPr>
          <w:rtl/>
        </w:rPr>
      </w:pPr>
    </w:p>
    <w:p w14:paraId="46868554" w14:textId="77777777" w:rsidR="00000000" w:rsidRDefault="007C71EE">
      <w:pPr>
        <w:pStyle w:val="a"/>
        <w:rPr>
          <w:rFonts w:hint="cs"/>
          <w:rtl/>
        </w:rPr>
      </w:pPr>
      <w:r>
        <w:rPr>
          <w:rFonts w:hint="cs"/>
          <w:rtl/>
        </w:rPr>
        <w:t xml:space="preserve">ההסתייגות </w:t>
      </w:r>
      <w:r>
        <w:rPr>
          <w:rFonts w:hint="cs"/>
          <w:rtl/>
        </w:rPr>
        <w:t>לא נתקבלה.</w:t>
      </w:r>
    </w:p>
    <w:p w14:paraId="31B5B884" w14:textId="77777777" w:rsidR="00000000" w:rsidRDefault="007C71EE">
      <w:pPr>
        <w:pStyle w:val="a"/>
        <w:rPr>
          <w:rFonts w:hint="cs"/>
          <w:rtl/>
        </w:rPr>
      </w:pPr>
    </w:p>
    <w:p w14:paraId="237460FE" w14:textId="77777777" w:rsidR="00000000" w:rsidRDefault="007C71EE">
      <w:pPr>
        <w:pStyle w:val="a"/>
        <w:rPr>
          <w:rFonts w:hint="cs"/>
          <w:rtl/>
        </w:rPr>
      </w:pPr>
      <w:r>
        <w:rPr>
          <w:rFonts w:hint="cs"/>
          <w:rtl/>
        </w:rPr>
        <w:t>מי בעד ההסתייגות של חבר הכנסת שלמה בניזרי?</w:t>
      </w:r>
    </w:p>
    <w:p w14:paraId="42B9BD3A" w14:textId="77777777" w:rsidR="00000000" w:rsidRDefault="007C71EE">
      <w:pPr>
        <w:pStyle w:val="a"/>
        <w:rPr>
          <w:rFonts w:hint="cs"/>
          <w:rtl/>
        </w:rPr>
      </w:pPr>
    </w:p>
    <w:p w14:paraId="6A9D2273" w14:textId="77777777" w:rsidR="00000000" w:rsidRDefault="007C71EE">
      <w:pPr>
        <w:pStyle w:val="a"/>
        <w:jc w:val="center"/>
        <w:rPr>
          <w:rFonts w:hint="cs"/>
          <w:b/>
          <w:bCs/>
          <w:rtl/>
        </w:rPr>
      </w:pPr>
      <w:r>
        <w:rPr>
          <w:rFonts w:hint="cs"/>
          <w:b/>
          <w:bCs/>
          <w:rtl/>
        </w:rPr>
        <w:t>הצבעה</w:t>
      </w:r>
    </w:p>
    <w:p w14:paraId="293F8173" w14:textId="77777777" w:rsidR="00000000" w:rsidRDefault="007C71EE">
      <w:pPr>
        <w:pStyle w:val="a"/>
        <w:rPr>
          <w:rFonts w:hint="cs"/>
          <w:rtl/>
        </w:rPr>
      </w:pPr>
    </w:p>
    <w:p w14:paraId="0455F34B" w14:textId="77777777" w:rsidR="00000000" w:rsidRDefault="007C71EE">
      <w:pPr>
        <w:pStyle w:val="a"/>
        <w:jc w:val="center"/>
        <w:rPr>
          <w:rFonts w:hint="cs"/>
          <w:rtl/>
        </w:rPr>
      </w:pPr>
      <w:r>
        <w:rPr>
          <w:rFonts w:hint="cs"/>
          <w:rtl/>
        </w:rPr>
        <w:t>ההסתייגות של חבר הכנסת שלמה בניזרי  לסעיף 2 לא נתקבלה.</w:t>
      </w:r>
    </w:p>
    <w:p w14:paraId="706347E7" w14:textId="77777777" w:rsidR="00000000" w:rsidRDefault="007C71EE">
      <w:pPr>
        <w:pStyle w:val="a"/>
        <w:jc w:val="center"/>
        <w:rPr>
          <w:rFonts w:hint="cs"/>
          <w:rtl/>
        </w:rPr>
      </w:pPr>
    </w:p>
    <w:p w14:paraId="2BCA69F2" w14:textId="77777777" w:rsidR="00000000" w:rsidRDefault="007C71EE">
      <w:pPr>
        <w:pStyle w:val="ad"/>
        <w:rPr>
          <w:rtl/>
        </w:rPr>
      </w:pPr>
      <w:r>
        <w:rPr>
          <w:rtl/>
        </w:rPr>
        <w:t>היו"ר ראובן ריבלין:</w:t>
      </w:r>
    </w:p>
    <w:p w14:paraId="0F4F3AAA" w14:textId="77777777" w:rsidR="00000000" w:rsidRDefault="007C71EE">
      <w:pPr>
        <w:pStyle w:val="a"/>
        <w:rPr>
          <w:rtl/>
        </w:rPr>
      </w:pPr>
    </w:p>
    <w:p w14:paraId="6D8A45C0" w14:textId="77777777" w:rsidR="00000000" w:rsidRDefault="007C71EE">
      <w:pPr>
        <w:pStyle w:val="a"/>
        <w:rPr>
          <w:rFonts w:hint="cs"/>
          <w:rtl/>
        </w:rPr>
      </w:pPr>
      <w:r>
        <w:rPr>
          <w:rFonts w:hint="cs"/>
          <w:rtl/>
        </w:rPr>
        <w:t xml:space="preserve">ההסתייגות לא נתקבלה. </w:t>
      </w:r>
    </w:p>
    <w:p w14:paraId="6CA2C737" w14:textId="77777777" w:rsidR="00000000" w:rsidRDefault="007C71EE">
      <w:pPr>
        <w:pStyle w:val="a"/>
        <w:rPr>
          <w:rFonts w:hint="cs"/>
          <w:rtl/>
        </w:rPr>
      </w:pPr>
    </w:p>
    <w:p w14:paraId="3BC17B8C" w14:textId="77777777" w:rsidR="00000000" w:rsidRDefault="007C71EE">
      <w:pPr>
        <w:pStyle w:val="a"/>
        <w:rPr>
          <w:rFonts w:hint="cs"/>
          <w:rtl/>
        </w:rPr>
      </w:pPr>
      <w:r>
        <w:rPr>
          <w:rFonts w:hint="cs"/>
          <w:rtl/>
        </w:rPr>
        <w:t>מי בעד ההסתייגות של חבר הכנסת נסים דהן?</w:t>
      </w:r>
    </w:p>
    <w:p w14:paraId="08AD795D" w14:textId="77777777" w:rsidR="00000000" w:rsidRDefault="007C71EE">
      <w:pPr>
        <w:pStyle w:val="a"/>
        <w:rPr>
          <w:rFonts w:hint="cs"/>
          <w:rtl/>
        </w:rPr>
      </w:pPr>
    </w:p>
    <w:p w14:paraId="02158D8D" w14:textId="77777777" w:rsidR="00000000" w:rsidRDefault="007C71EE">
      <w:pPr>
        <w:pStyle w:val="a"/>
        <w:jc w:val="center"/>
        <w:rPr>
          <w:rFonts w:hint="cs"/>
          <w:b/>
          <w:bCs/>
          <w:rtl/>
        </w:rPr>
      </w:pPr>
      <w:r>
        <w:rPr>
          <w:rFonts w:hint="cs"/>
          <w:b/>
          <w:bCs/>
          <w:rtl/>
        </w:rPr>
        <w:t>הצבעה</w:t>
      </w:r>
    </w:p>
    <w:p w14:paraId="0FE40682" w14:textId="77777777" w:rsidR="00000000" w:rsidRDefault="007C71EE">
      <w:pPr>
        <w:pStyle w:val="a"/>
        <w:rPr>
          <w:rFonts w:hint="cs"/>
          <w:rtl/>
        </w:rPr>
      </w:pPr>
    </w:p>
    <w:p w14:paraId="39DA6A1E" w14:textId="77777777" w:rsidR="00000000" w:rsidRDefault="007C71EE">
      <w:pPr>
        <w:pStyle w:val="a"/>
        <w:jc w:val="center"/>
        <w:rPr>
          <w:rFonts w:hint="cs"/>
          <w:rtl/>
        </w:rPr>
      </w:pPr>
      <w:r>
        <w:rPr>
          <w:rFonts w:hint="cs"/>
          <w:rtl/>
        </w:rPr>
        <w:t>ההסתייגות של חבר הכנסת נסים דהן  לסעיף 2 לא נ</w:t>
      </w:r>
      <w:r>
        <w:rPr>
          <w:rFonts w:hint="cs"/>
          <w:rtl/>
        </w:rPr>
        <w:t>תקבלה.</w:t>
      </w:r>
    </w:p>
    <w:p w14:paraId="0B25D6EB" w14:textId="77777777" w:rsidR="00000000" w:rsidRDefault="007C71EE">
      <w:pPr>
        <w:pStyle w:val="a"/>
        <w:jc w:val="center"/>
        <w:rPr>
          <w:rFonts w:hint="cs"/>
          <w:rtl/>
        </w:rPr>
      </w:pPr>
    </w:p>
    <w:p w14:paraId="45B2BCED" w14:textId="77777777" w:rsidR="00000000" w:rsidRDefault="007C71EE">
      <w:pPr>
        <w:pStyle w:val="ad"/>
        <w:rPr>
          <w:rtl/>
        </w:rPr>
      </w:pPr>
      <w:r>
        <w:rPr>
          <w:rtl/>
        </w:rPr>
        <w:t>היו"ר ראובן ריבלין:</w:t>
      </w:r>
    </w:p>
    <w:p w14:paraId="7506BBD7" w14:textId="77777777" w:rsidR="00000000" w:rsidRDefault="007C71EE">
      <w:pPr>
        <w:pStyle w:val="a"/>
        <w:rPr>
          <w:rtl/>
        </w:rPr>
      </w:pPr>
    </w:p>
    <w:p w14:paraId="1E612EF4" w14:textId="77777777" w:rsidR="00000000" w:rsidRDefault="007C71EE">
      <w:pPr>
        <w:pStyle w:val="a"/>
        <w:rPr>
          <w:rFonts w:hint="cs"/>
          <w:rtl/>
        </w:rPr>
      </w:pPr>
      <w:r>
        <w:rPr>
          <w:rFonts w:hint="cs"/>
          <w:rtl/>
        </w:rPr>
        <w:t xml:space="preserve">ההסתייגות לא נתקבלה. </w:t>
      </w:r>
    </w:p>
    <w:p w14:paraId="11530642" w14:textId="77777777" w:rsidR="00000000" w:rsidRDefault="007C71EE">
      <w:pPr>
        <w:pStyle w:val="a"/>
        <w:rPr>
          <w:rFonts w:hint="cs"/>
          <w:rtl/>
        </w:rPr>
      </w:pPr>
    </w:p>
    <w:p w14:paraId="3923CD9F" w14:textId="77777777" w:rsidR="00000000" w:rsidRDefault="007C71EE">
      <w:pPr>
        <w:pStyle w:val="a"/>
        <w:rPr>
          <w:rFonts w:hint="cs"/>
          <w:rtl/>
        </w:rPr>
      </w:pPr>
      <w:r>
        <w:rPr>
          <w:rFonts w:hint="cs"/>
          <w:rtl/>
        </w:rPr>
        <w:t>מי בעד ההסתייגות של חבר הכנסת אמנון כהן?</w:t>
      </w:r>
    </w:p>
    <w:p w14:paraId="2D9416B8" w14:textId="77777777" w:rsidR="00000000" w:rsidRDefault="007C71EE">
      <w:pPr>
        <w:pStyle w:val="a"/>
        <w:rPr>
          <w:rFonts w:hint="cs"/>
          <w:rtl/>
        </w:rPr>
      </w:pPr>
    </w:p>
    <w:p w14:paraId="25384F09" w14:textId="77777777" w:rsidR="00000000" w:rsidRDefault="007C71EE">
      <w:pPr>
        <w:pStyle w:val="a"/>
        <w:jc w:val="center"/>
        <w:rPr>
          <w:rFonts w:hint="cs"/>
          <w:b/>
          <w:bCs/>
          <w:rtl/>
        </w:rPr>
      </w:pPr>
      <w:r>
        <w:rPr>
          <w:rFonts w:hint="cs"/>
          <w:b/>
          <w:bCs/>
          <w:rtl/>
        </w:rPr>
        <w:t>הצבעה</w:t>
      </w:r>
    </w:p>
    <w:p w14:paraId="7C3CDCF7" w14:textId="77777777" w:rsidR="00000000" w:rsidRDefault="007C71EE">
      <w:pPr>
        <w:pStyle w:val="a"/>
        <w:rPr>
          <w:rFonts w:hint="cs"/>
          <w:rtl/>
        </w:rPr>
      </w:pPr>
    </w:p>
    <w:p w14:paraId="45F5E19F" w14:textId="77777777" w:rsidR="00000000" w:rsidRDefault="007C71EE">
      <w:pPr>
        <w:pStyle w:val="a"/>
        <w:jc w:val="center"/>
        <w:rPr>
          <w:rFonts w:hint="cs"/>
          <w:rtl/>
        </w:rPr>
      </w:pPr>
      <w:r>
        <w:rPr>
          <w:rFonts w:hint="cs"/>
          <w:rtl/>
        </w:rPr>
        <w:t>ההסתייגות של חבר הכנסת אמנון כהן  לסעיף 2 לא נתקבלה.</w:t>
      </w:r>
    </w:p>
    <w:p w14:paraId="04DD6E34" w14:textId="77777777" w:rsidR="00000000" w:rsidRDefault="007C71EE">
      <w:pPr>
        <w:pStyle w:val="a"/>
        <w:jc w:val="center"/>
        <w:rPr>
          <w:rFonts w:hint="cs"/>
          <w:rtl/>
        </w:rPr>
      </w:pPr>
    </w:p>
    <w:p w14:paraId="3DD96169" w14:textId="77777777" w:rsidR="00000000" w:rsidRDefault="007C71EE">
      <w:pPr>
        <w:pStyle w:val="ad"/>
        <w:rPr>
          <w:rtl/>
        </w:rPr>
      </w:pPr>
      <w:r>
        <w:rPr>
          <w:rtl/>
        </w:rPr>
        <w:t>היו"ר ראובן ריבלין:</w:t>
      </w:r>
    </w:p>
    <w:p w14:paraId="577ACC8A" w14:textId="77777777" w:rsidR="00000000" w:rsidRDefault="007C71EE">
      <w:pPr>
        <w:pStyle w:val="a"/>
        <w:rPr>
          <w:rtl/>
        </w:rPr>
      </w:pPr>
    </w:p>
    <w:p w14:paraId="1D05AA58" w14:textId="77777777" w:rsidR="00000000" w:rsidRDefault="007C71EE">
      <w:pPr>
        <w:pStyle w:val="a"/>
        <w:rPr>
          <w:rFonts w:hint="cs"/>
          <w:rtl/>
        </w:rPr>
      </w:pPr>
      <w:r>
        <w:rPr>
          <w:rFonts w:hint="cs"/>
          <w:rtl/>
        </w:rPr>
        <w:t xml:space="preserve">ההסתייגות לא נתקבלה. </w:t>
      </w:r>
    </w:p>
    <w:p w14:paraId="7D64AE22" w14:textId="77777777" w:rsidR="00000000" w:rsidRDefault="007C71EE">
      <w:pPr>
        <w:pStyle w:val="a"/>
        <w:rPr>
          <w:rFonts w:hint="cs"/>
          <w:rtl/>
        </w:rPr>
      </w:pPr>
    </w:p>
    <w:p w14:paraId="1A794916" w14:textId="77777777" w:rsidR="00000000" w:rsidRDefault="007C71EE">
      <w:pPr>
        <w:pStyle w:val="a"/>
        <w:rPr>
          <w:rFonts w:hint="cs"/>
          <w:rtl/>
        </w:rPr>
      </w:pPr>
      <w:r>
        <w:rPr>
          <w:rFonts w:hint="cs"/>
          <w:rtl/>
        </w:rPr>
        <w:t>מי בעד ההסתייגות של חבר הכנסת יצחק כהן?</w:t>
      </w:r>
    </w:p>
    <w:p w14:paraId="39F598D9" w14:textId="77777777" w:rsidR="00000000" w:rsidRDefault="007C71EE">
      <w:pPr>
        <w:pStyle w:val="a"/>
        <w:rPr>
          <w:rFonts w:hint="cs"/>
          <w:rtl/>
        </w:rPr>
      </w:pPr>
    </w:p>
    <w:p w14:paraId="1DF59E17" w14:textId="77777777" w:rsidR="00000000" w:rsidRDefault="007C71EE">
      <w:pPr>
        <w:pStyle w:val="a"/>
        <w:jc w:val="center"/>
        <w:rPr>
          <w:rFonts w:hint="cs"/>
          <w:b/>
          <w:bCs/>
          <w:rtl/>
        </w:rPr>
      </w:pPr>
      <w:r>
        <w:rPr>
          <w:rFonts w:hint="cs"/>
          <w:b/>
          <w:bCs/>
          <w:rtl/>
        </w:rPr>
        <w:t>הצבעה</w:t>
      </w:r>
    </w:p>
    <w:p w14:paraId="72BEA95A" w14:textId="77777777" w:rsidR="00000000" w:rsidRDefault="007C71EE">
      <w:pPr>
        <w:pStyle w:val="a"/>
        <w:rPr>
          <w:rFonts w:hint="cs"/>
          <w:rtl/>
        </w:rPr>
      </w:pPr>
    </w:p>
    <w:p w14:paraId="1773C919" w14:textId="77777777" w:rsidR="00000000" w:rsidRDefault="007C71EE">
      <w:pPr>
        <w:pStyle w:val="a"/>
        <w:jc w:val="center"/>
        <w:rPr>
          <w:rFonts w:hint="cs"/>
          <w:rtl/>
        </w:rPr>
      </w:pPr>
      <w:r>
        <w:rPr>
          <w:rFonts w:hint="cs"/>
          <w:rtl/>
        </w:rPr>
        <w:t>ההסתייגות</w:t>
      </w:r>
      <w:r>
        <w:rPr>
          <w:rFonts w:hint="cs"/>
          <w:rtl/>
        </w:rPr>
        <w:t xml:space="preserve"> של חבר הכנסת  יצחק כהן  לסעיף 2 לא נתקבלה.</w:t>
      </w:r>
    </w:p>
    <w:p w14:paraId="4FF69108" w14:textId="77777777" w:rsidR="00000000" w:rsidRDefault="007C71EE">
      <w:pPr>
        <w:pStyle w:val="a"/>
        <w:jc w:val="center"/>
        <w:rPr>
          <w:rFonts w:hint="cs"/>
          <w:rtl/>
        </w:rPr>
      </w:pPr>
    </w:p>
    <w:p w14:paraId="4126CEA7" w14:textId="77777777" w:rsidR="00000000" w:rsidRDefault="007C71EE">
      <w:pPr>
        <w:pStyle w:val="ad"/>
        <w:rPr>
          <w:rtl/>
        </w:rPr>
      </w:pPr>
      <w:r>
        <w:rPr>
          <w:rtl/>
        </w:rPr>
        <w:t>היו"ר ראובן ריבלין:</w:t>
      </w:r>
    </w:p>
    <w:p w14:paraId="08D2A1FB" w14:textId="77777777" w:rsidR="00000000" w:rsidRDefault="007C71EE">
      <w:pPr>
        <w:pStyle w:val="a"/>
        <w:rPr>
          <w:rtl/>
        </w:rPr>
      </w:pPr>
    </w:p>
    <w:p w14:paraId="139CCE56" w14:textId="77777777" w:rsidR="00000000" w:rsidRDefault="007C71EE">
      <w:pPr>
        <w:pStyle w:val="a"/>
        <w:rPr>
          <w:rFonts w:hint="cs"/>
          <w:rtl/>
        </w:rPr>
      </w:pPr>
      <w:r>
        <w:rPr>
          <w:rFonts w:hint="cs"/>
          <w:rtl/>
        </w:rPr>
        <w:t xml:space="preserve">ההסתייגות לא נתקבלה. </w:t>
      </w:r>
    </w:p>
    <w:p w14:paraId="01A47CE8" w14:textId="77777777" w:rsidR="00000000" w:rsidRDefault="007C71EE">
      <w:pPr>
        <w:pStyle w:val="a"/>
        <w:ind w:firstLine="0"/>
        <w:rPr>
          <w:rFonts w:hint="cs"/>
          <w:rtl/>
        </w:rPr>
      </w:pPr>
    </w:p>
    <w:p w14:paraId="1E588495" w14:textId="77777777" w:rsidR="00000000" w:rsidRDefault="007C71EE">
      <w:pPr>
        <w:pStyle w:val="ac"/>
        <w:rPr>
          <w:rtl/>
        </w:rPr>
      </w:pPr>
      <w:r>
        <w:rPr>
          <w:rFonts w:hint="eastAsia"/>
          <w:rtl/>
        </w:rPr>
        <w:t>משה</w:t>
      </w:r>
      <w:r>
        <w:rPr>
          <w:rtl/>
        </w:rPr>
        <w:t xml:space="preserve"> גפני (יהדות התורה):</w:t>
      </w:r>
    </w:p>
    <w:p w14:paraId="44E319BA" w14:textId="77777777" w:rsidR="00000000" w:rsidRDefault="007C71EE">
      <w:pPr>
        <w:pStyle w:val="a"/>
        <w:rPr>
          <w:rFonts w:hint="cs"/>
          <w:rtl/>
        </w:rPr>
      </w:pPr>
    </w:p>
    <w:p w14:paraId="575ED27E" w14:textId="77777777" w:rsidR="00000000" w:rsidRDefault="007C71EE">
      <w:pPr>
        <w:pStyle w:val="a"/>
        <w:rPr>
          <w:rFonts w:hint="cs"/>
          <w:rtl/>
        </w:rPr>
      </w:pPr>
      <w:r>
        <w:rPr>
          <w:rFonts w:hint="cs"/>
          <w:rtl/>
        </w:rPr>
        <w:t xml:space="preserve">ההסתייגות כן נתקבלה. </w:t>
      </w:r>
    </w:p>
    <w:p w14:paraId="6BBE0CBA" w14:textId="77777777" w:rsidR="00000000" w:rsidRDefault="007C71EE">
      <w:pPr>
        <w:pStyle w:val="a"/>
        <w:rPr>
          <w:rFonts w:hint="cs"/>
          <w:rtl/>
        </w:rPr>
      </w:pPr>
    </w:p>
    <w:p w14:paraId="74FB3D6B" w14:textId="77777777" w:rsidR="00000000" w:rsidRDefault="007C71EE">
      <w:pPr>
        <w:pStyle w:val="ad"/>
        <w:rPr>
          <w:rtl/>
        </w:rPr>
      </w:pPr>
      <w:r>
        <w:rPr>
          <w:rtl/>
        </w:rPr>
        <w:t>היו"ר ראובן ריבלין:</w:t>
      </w:r>
    </w:p>
    <w:p w14:paraId="657029D4" w14:textId="77777777" w:rsidR="00000000" w:rsidRDefault="007C71EE">
      <w:pPr>
        <w:pStyle w:val="a"/>
        <w:rPr>
          <w:rtl/>
        </w:rPr>
      </w:pPr>
    </w:p>
    <w:p w14:paraId="1B01A2E1" w14:textId="77777777" w:rsidR="00000000" w:rsidRDefault="007C71EE">
      <w:pPr>
        <w:pStyle w:val="a"/>
        <w:rPr>
          <w:rFonts w:hint="cs"/>
          <w:rtl/>
        </w:rPr>
      </w:pPr>
      <w:r>
        <w:rPr>
          <w:rFonts w:hint="cs"/>
          <w:rtl/>
        </w:rPr>
        <w:t xml:space="preserve">ההסתייגות של חבר הכנסת יצחק כהן לא נתקבלה. </w:t>
      </w:r>
    </w:p>
    <w:p w14:paraId="28D244B1" w14:textId="77777777" w:rsidR="00000000" w:rsidRDefault="007C71EE">
      <w:pPr>
        <w:pStyle w:val="a"/>
        <w:rPr>
          <w:rFonts w:hint="cs"/>
          <w:rtl/>
        </w:rPr>
      </w:pPr>
    </w:p>
    <w:p w14:paraId="25A2018F" w14:textId="77777777" w:rsidR="00000000" w:rsidRDefault="007C71EE">
      <w:pPr>
        <w:pStyle w:val="ac"/>
        <w:rPr>
          <w:rtl/>
        </w:rPr>
      </w:pPr>
      <w:r>
        <w:rPr>
          <w:rFonts w:hint="eastAsia"/>
          <w:rtl/>
        </w:rPr>
        <w:t>רומן</w:t>
      </w:r>
      <w:r>
        <w:rPr>
          <w:rtl/>
        </w:rPr>
        <w:t xml:space="preserve"> ברונפמן (מרצ):</w:t>
      </w:r>
    </w:p>
    <w:p w14:paraId="53229AD2" w14:textId="77777777" w:rsidR="00000000" w:rsidRDefault="007C71EE">
      <w:pPr>
        <w:pStyle w:val="a"/>
        <w:rPr>
          <w:rFonts w:hint="cs"/>
          <w:rtl/>
        </w:rPr>
      </w:pPr>
    </w:p>
    <w:p w14:paraId="719A5C41" w14:textId="77777777" w:rsidR="00000000" w:rsidRDefault="007C71EE">
      <w:pPr>
        <w:pStyle w:val="a"/>
        <w:rPr>
          <w:rFonts w:hint="cs"/>
          <w:rtl/>
        </w:rPr>
      </w:pPr>
      <w:r>
        <w:rPr>
          <w:rFonts w:hint="cs"/>
          <w:rtl/>
        </w:rPr>
        <w:t xml:space="preserve">הוא ספר והיא נתקבלה. </w:t>
      </w:r>
    </w:p>
    <w:p w14:paraId="49D20E04" w14:textId="77777777" w:rsidR="00000000" w:rsidRDefault="007C71EE">
      <w:pPr>
        <w:pStyle w:val="a"/>
        <w:rPr>
          <w:rFonts w:hint="cs"/>
          <w:rtl/>
        </w:rPr>
      </w:pPr>
    </w:p>
    <w:p w14:paraId="1A709895" w14:textId="77777777" w:rsidR="00000000" w:rsidRDefault="007C71EE">
      <w:pPr>
        <w:pStyle w:val="ad"/>
        <w:rPr>
          <w:rtl/>
        </w:rPr>
      </w:pPr>
      <w:r>
        <w:rPr>
          <w:rtl/>
        </w:rPr>
        <w:t>היו"ר ראו</w:t>
      </w:r>
      <w:r>
        <w:rPr>
          <w:rtl/>
        </w:rPr>
        <w:t>בן ריבלין:</w:t>
      </w:r>
    </w:p>
    <w:p w14:paraId="6C9A3988" w14:textId="77777777" w:rsidR="00000000" w:rsidRDefault="007C71EE">
      <w:pPr>
        <w:pStyle w:val="a"/>
        <w:rPr>
          <w:rtl/>
        </w:rPr>
      </w:pPr>
    </w:p>
    <w:p w14:paraId="739E1974" w14:textId="77777777" w:rsidR="00000000" w:rsidRDefault="007C71EE">
      <w:pPr>
        <w:pStyle w:val="a"/>
        <w:rPr>
          <w:rFonts w:hint="cs"/>
          <w:rtl/>
        </w:rPr>
      </w:pPr>
      <w:r>
        <w:rPr>
          <w:rFonts w:hint="cs"/>
          <w:rtl/>
        </w:rPr>
        <w:t xml:space="preserve"> אומנם אנחנו בספירה, אבל לא הספירה הזאת, ספירת העומר. שמעתי. חבר הכנסת גפני, אני קובע שטעית בספירתך. </w:t>
      </w:r>
    </w:p>
    <w:p w14:paraId="13436B82" w14:textId="77777777" w:rsidR="00000000" w:rsidRDefault="007C71EE">
      <w:pPr>
        <w:pStyle w:val="a"/>
        <w:rPr>
          <w:rFonts w:hint="cs"/>
          <w:rtl/>
        </w:rPr>
      </w:pPr>
    </w:p>
    <w:p w14:paraId="1C801127" w14:textId="77777777" w:rsidR="00000000" w:rsidRDefault="007C71EE">
      <w:pPr>
        <w:pStyle w:val="a"/>
        <w:rPr>
          <w:rFonts w:hint="cs"/>
          <w:rtl/>
        </w:rPr>
      </w:pPr>
      <w:r>
        <w:rPr>
          <w:rFonts w:hint="cs"/>
          <w:rtl/>
        </w:rPr>
        <w:t xml:space="preserve">חברי הכנסת ורבותי השרים, אני צריך לראות ידיים מורמות ולא אנשים. אני לא צריך לנחש את הצבעתם. נא לשבת.   </w:t>
      </w:r>
    </w:p>
    <w:p w14:paraId="781EBE1C" w14:textId="77777777" w:rsidR="00000000" w:rsidRDefault="007C71EE">
      <w:pPr>
        <w:pStyle w:val="a"/>
        <w:rPr>
          <w:rFonts w:hint="cs"/>
          <w:rtl/>
        </w:rPr>
      </w:pPr>
    </w:p>
    <w:p w14:paraId="4E703A2C" w14:textId="77777777" w:rsidR="00000000" w:rsidRDefault="007C71EE">
      <w:pPr>
        <w:pStyle w:val="a"/>
        <w:rPr>
          <w:rFonts w:hint="cs"/>
          <w:rtl/>
        </w:rPr>
      </w:pPr>
      <w:r>
        <w:rPr>
          <w:rFonts w:hint="cs"/>
          <w:rtl/>
        </w:rPr>
        <w:t>מי בעד ההסתייגות של חבר הכנסת דוד אז</w:t>
      </w:r>
      <w:r>
        <w:rPr>
          <w:rFonts w:hint="cs"/>
          <w:rtl/>
        </w:rPr>
        <w:t>ולאי?</w:t>
      </w:r>
    </w:p>
    <w:p w14:paraId="42748985" w14:textId="77777777" w:rsidR="00000000" w:rsidRDefault="007C71EE">
      <w:pPr>
        <w:pStyle w:val="a"/>
        <w:rPr>
          <w:rFonts w:hint="cs"/>
          <w:rtl/>
        </w:rPr>
      </w:pPr>
    </w:p>
    <w:p w14:paraId="0BCC7D80" w14:textId="77777777" w:rsidR="00000000" w:rsidRDefault="007C71EE">
      <w:pPr>
        <w:pStyle w:val="a"/>
        <w:jc w:val="center"/>
        <w:rPr>
          <w:rFonts w:hint="cs"/>
          <w:b/>
          <w:bCs/>
          <w:rtl/>
        </w:rPr>
      </w:pPr>
      <w:r>
        <w:rPr>
          <w:rFonts w:hint="cs"/>
          <w:b/>
          <w:bCs/>
          <w:rtl/>
        </w:rPr>
        <w:t>הצבעה</w:t>
      </w:r>
    </w:p>
    <w:p w14:paraId="3EF7443C" w14:textId="77777777" w:rsidR="00000000" w:rsidRDefault="007C71EE">
      <w:pPr>
        <w:pStyle w:val="a"/>
        <w:rPr>
          <w:rFonts w:hint="cs"/>
          <w:rtl/>
        </w:rPr>
      </w:pPr>
    </w:p>
    <w:p w14:paraId="2F017622" w14:textId="77777777" w:rsidR="00000000" w:rsidRDefault="007C71EE">
      <w:pPr>
        <w:pStyle w:val="a"/>
        <w:jc w:val="center"/>
        <w:rPr>
          <w:rFonts w:hint="cs"/>
          <w:rtl/>
        </w:rPr>
      </w:pPr>
      <w:r>
        <w:rPr>
          <w:rFonts w:hint="cs"/>
          <w:rtl/>
        </w:rPr>
        <w:t>ההסתייגות של חבר הכנסת  דוד אזולאי  לסעיף 2 לא נתקבלה.</w:t>
      </w:r>
    </w:p>
    <w:p w14:paraId="661DC300" w14:textId="77777777" w:rsidR="00000000" w:rsidRDefault="007C71EE">
      <w:pPr>
        <w:pStyle w:val="a"/>
        <w:jc w:val="center"/>
        <w:rPr>
          <w:rFonts w:hint="cs"/>
          <w:rtl/>
        </w:rPr>
      </w:pPr>
    </w:p>
    <w:p w14:paraId="1ECED03C" w14:textId="77777777" w:rsidR="00000000" w:rsidRDefault="007C71EE">
      <w:pPr>
        <w:pStyle w:val="ad"/>
        <w:rPr>
          <w:rtl/>
        </w:rPr>
      </w:pPr>
      <w:r>
        <w:rPr>
          <w:rtl/>
        </w:rPr>
        <w:t>היו"ר ראובן ריבלין:</w:t>
      </w:r>
    </w:p>
    <w:p w14:paraId="7F176396" w14:textId="77777777" w:rsidR="00000000" w:rsidRDefault="007C71EE">
      <w:pPr>
        <w:pStyle w:val="a"/>
        <w:rPr>
          <w:rFonts w:hint="cs"/>
          <w:rtl/>
        </w:rPr>
      </w:pPr>
    </w:p>
    <w:p w14:paraId="3F5470DF" w14:textId="77777777" w:rsidR="00000000" w:rsidRDefault="007C71EE">
      <w:pPr>
        <w:pStyle w:val="a"/>
        <w:rPr>
          <w:rFonts w:hint="cs"/>
          <w:rtl/>
        </w:rPr>
      </w:pPr>
      <w:r>
        <w:rPr>
          <w:rFonts w:hint="cs"/>
          <w:rtl/>
        </w:rPr>
        <w:t xml:space="preserve">ההסתייגות לא נתקבלה. </w:t>
      </w:r>
    </w:p>
    <w:p w14:paraId="257AECC3" w14:textId="77777777" w:rsidR="00000000" w:rsidRDefault="007C71EE">
      <w:pPr>
        <w:pStyle w:val="a"/>
        <w:rPr>
          <w:rFonts w:hint="cs"/>
          <w:rtl/>
        </w:rPr>
      </w:pPr>
    </w:p>
    <w:p w14:paraId="77D9AED5" w14:textId="77777777" w:rsidR="00000000" w:rsidRDefault="007C71EE">
      <w:pPr>
        <w:pStyle w:val="a"/>
        <w:rPr>
          <w:rFonts w:hint="cs"/>
          <w:rtl/>
        </w:rPr>
      </w:pPr>
      <w:r>
        <w:rPr>
          <w:rFonts w:hint="cs"/>
          <w:rtl/>
        </w:rPr>
        <w:t xml:space="preserve">חבר הכנסת משולם נהרי לא נמצא. לא נצביע על ההסתייגות שלו. </w:t>
      </w:r>
    </w:p>
    <w:p w14:paraId="751511D8" w14:textId="77777777" w:rsidR="00000000" w:rsidRDefault="007C71EE">
      <w:pPr>
        <w:pStyle w:val="a"/>
        <w:rPr>
          <w:rFonts w:hint="cs"/>
          <w:rtl/>
        </w:rPr>
      </w:pPr>
    </w:p>
    <w:p w14:paraId="445A7E09" w14:textId="77777777" w:rsidR="00000000" w:rsidRDefault="007C71EE">
      <w:pPr>
        <w:pStyle w:val="a"/>
        <w:rPr>
          <w:rFonts w:hint="cs"/>
          <w:rtl/>
        </w:rPr>
      </w:pPr>
      <w:r>
        <w:rPr>
          <w:rFonts w:hint="cs"/>
          <w:rtl/>
        </w:rPr>
        <w:t xml:space="preserve">מי בעד ההסתייגות של חבר הכנסת יצחק וקנין? </w:t>
      </w:r>
    </w:p>
    <w:p w14:paraId="5EA1EEC4" w14:textId="77777777" w:rsidR="00000000" w:rsidRDefault="007C71EE">
      <w:pPr>
        <w:pStyle w:val="a"/>
        <w:rPr>
          <w:rFonts w:hint="cs"/>
          <w:rtl/>
        </w:rPr>
      </w:pPr>
    </w:p>
    <w:p w14:paraId="0551CAB2" w14:textId="77777777" w:rsidR="00000000" w:rsidRDefault="007C71EE">
      <w:pPr>
        <w:pStyle w:val="a"/>
        <w:jc w:val="center"/>
        <w:rPr>
          <w:rFonts w:hint="cs"/>
          <w:b/>
          <w:bCs/>
          <w:rtl/>
        </w:rPr>
      </w:pPr>
      <w:r>
        <w:rPr>
          <w:rFonts w:hint="cs"/>
          <w:b/>
          <w:bCs/>
          <w:rtl/>
        </w:rPr>
        <w:t>הצבעה</w:t>
      </w:r>
    </w:p>
    <w:p w14:paraId="2DD9BAF3" w14:textId="77777777" w:rsidR="00000000" w:rsidRDefault="007C71EE">
      <w:pPr>
        <w:pStyle w:val="a"/>
        <w:rPr>
          <w:rFonts w:hint="cs"/>
          <w:rtl/>
        </w:rPr>
      </w:pPr>
    </w:p>
    <w:p w14:paraId="14E5BD2B" w14:textId="77777777" w:rsidR="00000000" w:rsidRDefault="007C71EE">
      <w:pPr>
        <w:pStyle w:val="a"/>
        <w:jc w:val="center"/>
        <w:rPr>
          <w:rFonts w:hint="cs"/>
          <w:rtl/>
        </w:rPr>
      </w:pPr>
      <w:r>
        <w:rPr>
          <w:rFonts w:hint="cs"/>
          <w:rtl/>
        </w:rPr>
        <w:t>ההסתייגות של חבר הכנסת  יצחק וקנ</w:t>
      </w:r>
      <w:r>
        <w:rPr>
          <w:rFonts w:hint="cs"/>
          <w:rtl/>
        </w:rPr>
        <w:t>ין  לסעיף 2 לא נתקבלה.</w:t>
      </w:r>
    </w:p>
    <w:p w14:paraId="4C96D9A3" w14:textId="77777777" w:rsidR="00000000" w:rsidRDefault="007C71EE">
      <w:pPr>
        <w:pStyle w:val="a"/>
        <w:jc w:val="center"/>
        <w:rPr>
          <w:rFonts w:hint="cs"/>
          <w:rtl/>
        </w:rPr>
      </w:pPr>
    </w:p>
    <w:p w14:paraId="522812D6" w14:textId="77777777" w:rsidR="00000000" w:rsidRDefault="007C71EE">
      <w:pPr>
        <w:pStyle w:val="ad"/>
        <w:rPr>
          <w:rtl/>
        </w:rPr>
      </w:pPr>
      <w:r>
        <w:rPr>
          <w:rtl/>
        </w:rPr>
        <w:t>היו"ר ראובן ריבלין:</w:t>
      </w:r>
    </w:p>
    <w:p w14:paraId="666786AA" w14:textId="77777777" w:rsidR="00000000" w:rsidRDefault="007C71EE">
      <w:pPr>
        <w:pStyle w:val="a"/>
        <w:rPr>
          <w:rtl/>
        </w:rPr>
      </w:pPr>
    </w:p>
    <w:p w14:paraId="2CA60951" w14:textId="77777777" w:rsidR="00000000" w:rsidRDefault="007C71EE">
      <w:pPr>
        <w:pStyle w:val="a"/>
        <w:rPr>
          <w:rFonts w:hint="cs"/>
          <w:rtl/>
        </w:rPr>
      </w:pPr>
      <w:r>
        <w:rPr>
          <w:rFonts w:hint="cs"/>
          <w:rtl/>
        </w:rPr>
        <w:t xml:space="preserve">ההסתייגות לא נתקבלה. </w:t>
      </w:r>
    </w:p>
    <w:p w14:paraId="78C02EEE" w14:textId="77777777" w:rsidR="00000000" w:rsidRDefault="007C71EE">
      <w:pPr>
        <w:pStyle w:val="a"/>
        <w:rPr>
          <w:rFonts w:hint="cs"/>
          <w:rtl/>
        </w:rPr>
      </w:pPr>
    </w:p>
    <w:p w14:paraId="7FD55DBD" w14:textId="77777777" w:rsidR="00000000" w:rsidRDefault="007C71EE">
      <w:pPr>
        <w:pStyle w:val="a"/>
        <w:rPr>
          <w:rFonts w:hint="cs"/>
          <w:rtl/>
        </w:rPr>
      </w:pPr>
      <w:r>
        <w:rPr>
          <w:rFonts w:hint="cs"/>
          <w:rtl/>
        </w:rPr>
        <w:t>מי בעד ההסתייגות של חבר הכנסת יאיר פרץ?</w:t>
      </w:r>
    </w:p>
    <w:p w14:paraId="377A1079" w14:textId="77777777" w:rsidR="00000000" w:rsidRDefault="007C71EE">
      <w:pPr>
        <w:pStyle w:val="a"/>
        <w:rPr>
          <w:rFonts w:hint="cs"/>
          <w:rtl/>
        </w:rPr>
      </w:pPr>
    </w:p>
    <w:p w14:paraId="60D6D2B0" w14:textId="77777777" w:rsidR="00000000" w:rsidRDefault="007C71EE">
      <w:pPr>
        <w:pStyle w:val="a"/>
        <w:jc w:val="center"/>
        <w:rPr>
          <w:rFonts w:hint="cs"/>
          <w:b/>
          <w:bCs/>
          <w:rtl/>
        </w:rPr>
      </w:pPr>
      <w:r>
        <w:rPr>
          <w:rFonts w:hint="cs"/>
          <w:b/>
          <w:bCs/>
          <w:rtl/>
        </w:rPr>
        <w:t>הצבעה</w:t>
      </w:r>
    </w:p>
    <w:p w14:paraId="2C5D96E2" w14:textId="77777777" w:rsidR="00000000" w:rsidRDefault="007C71EE">
      <w:pPr>
        <w:pStyle w:val="a"/>
        <w:rPr>
          <w:rFonts w:hint="cs"/>
          <w:rtl/>
        </w:rPr>
      </w:pPr>
    </w:p>
    <w:p w14:paraId="1D7239FD" w14:textId="77777777" w:rsidR="00000000" w:rsidRDefault="007C71EE">
      <w:pPr>
        <w:pStyle w:val="a"/>
        <w:jc w:val="center"/>
        <w:rPr>
          <w:rFonts w:hint="cs"/>
          <w:rtl/>
        </w:rPr>
      </w:pPr>
      <w:r>
        <w:rPr>
          <w:rFonts w:hint="cs"/>
          <w:rtl/>
        </w:rPr>
        <w:t>ההסתייגות של חבר הכנסת יאיר פרץ  לסעיף 2 לא נתקבלה.</w:t>
      </w:r>
    </w:p>
    <w:p w14:paraId="4227693D" w14:textId="77777777" w:rsidR="00000000" w:rsidRDefault="007C71EE">
      <w:pPr>
        <w:pStyle w:val="a"/>
        <w:jc w:val="center"/>
        <w:rPr>
          <w:rFonts w:hint="cs"/>
          <w:rtl/>
        </w:rPr>
      </w:pPr>
    </w:p>
    <w:p w14:paraId="7CFD2A30" w14:textId="77777777" w:rsidR="00000000" w:rsidRDefault="007C71EE">
      <w:pPr>
        <w:pStyle w:val="ad"/>
        <w:rPr>
          <w:rtl/>
        </w:rPr>
      </w:pPr>
      <w:r>
        <w:rPr>
          <w:rtl/>
        </w:rPr>
        <w:t>היו"ר ראובן ריבלין:</w:t>
      </w:r>
    </w:p>
    <w:p w14:paraId="17487C42" w14:textId="77777777" w:rsidR="00000000" w:rsidRDefault="007C71EE">
      <w:pPr>
        <w:pStyle w:val="a"/>
        <w:rPr>
          <w:rtl/>
        </w:rPr>
      </w:pPr>
    </w:p>
    <w:p w14:paraId="52D3BD87" w14:textId="77777777" w:rsidR="00000000" w:rsidRDefault="007C71EE">
      <w:pPr>
        <w:pStyle w:val="a"/>
        <w:rPr>
          <w:rFonts w:hint="cs"/>
          <w:rtl/>
        </w:rPr>
      </w:pPr>
      <w:r>
        <w:rPr>
          <w:rFonts w:hint="cs"/>
          <w:rtl/>
        </w:rPr>
        <w:t xml:space="preserve">ההסתייגות לא נתקבלה. </w:t>
      </w:r>
    </w:p>
    <w:p w14:paraId="201ABDCF" w14:textId="77777777" w:rsidR="00000000" w:rsidRDefault="007C71EE">
      <w:pPr>
        <w:pStyle w:val="a"/>
        <w:rPr>
          <w:rFonts w:hint="cs"/>
          <w:rtl/>
        </w:rPr>
      </w:pPr>
    </w:p>
    <w:p w14:paraId="3CF078E7" w14:textId="77777777" w:rsidR="00000000" w:rsidRDefault="007C71EE">
      <w:pPr>
        <w:pStyle w:val="a"/>
        <w:rPr>
          <w:rFonts w:hint="cs"/>
          <w:rtl/>
        </w:rPr>
      </w:pPr>
      <w:r>
        <w:rPr>
          <w:rFonts w:hint="cs"/>
          <w:rtl/>
        </w:rPr>
        <w:t>חבר הכנסת נסים זאב לא נמצא. לא נצביע על הסת</w:t>
      </w:r>
      <w:r>
        <w:rPr>
          <w:rFonts w:hint="cs"/>
          <w:rtl/>
        </w:rPr>
        <w:t>ייגותו.</w:t>
      </w:r>
    </w:p>
    <w:p w14:paraId="705B136D" w14:textId="77777777" w:rsidR="00000000" w:rsidRDefault="007C71EE">
      <w:pPr>
        <w:pStyle w:val="a"/>
        <w:rPr>
          <w:rFonts w:hint="cs"/>
          <w:rtl/>
        </w:rPr>
      </w:pPr>
    </w:p>
    <w:p w14:paraId="710530CF" w14:textId="77777777" w:rsidR="00000000" w:rsidRDefault="007C71EE">
      <w:pPr>
        <w:pStyle w:val="a"/>
        <w:rPr>
          <w:rFonts w:hint="cs"/>
          <w:rtl/>
        </w:rPr>
      </w:pPr>
      <w:r>
        <w:rPr>
          <w:rFonts w:hint="cs"/>
          <w:rtl/>
        </w:rPr>
        <w:t>מי בעד ההסתייגות של חבר הכנסת יעקב מרגי?</w:t>
      </w:r>
    </w:p>
    <w:p w14:paraId="6F2E6AE9" w14:textId="77777777" w:rsidR="00000000" w:rsidRDefault="007C71EE">
      <w:pPr>
        <w:pStyle w:val="a"/>
        <w:rPr>
          <w:rFonts w:hint="cs"/>
          <w:rtl/>
        </w:rPr>
      </w:pPr>
    </w:p>
    <w:p w14:paraId="62C85445" w14:textId="77777777" w:rsidR="00000000" w:rsidRDefault="007C71EE">
      <w:pPr>
        <w:pStyle w:val="a"/>
        <w:jc w:val="center"/>
        <w:rPr>
          <w:rFonts w:hint="cs"/>
          <w:b/>
          <w:bCs/>
          <w:rtl/>
        </w:rPr>
      </w:pPr>
      <w:r>
        <w:rPr>
          <w:rFonts w:hint="cs"/>
          <w:b/>
          <w:bCs/>
          <w:rtl/>
        </w:rPr>
        <w:t>הצבעה</w:t>
      </w:r>
    </w:p>
    <w:p w14:paraId="3A55BD00" w14:textId="77777777" w:rsidR="00000000" w:rsidRDefault="007C71EE">
      <w:pPr>
        <w:pStyle w:val="a"/>
        <w:rPr>
          <w:rFonts w:hint="cs"/>
          <w:rtl/>
        </w:rPr>
      </w:pPr>
    </w:p>
    <w:p w14:paraId="06406BFD" w14:textId="77777777" w:rsidR="00000000" w:rsidRDefault="007C71EE">
      <w:pPr>
        <w:pStyle w:val="a"/>
        <w:jc w:val="center"/>
        <w:rPr>
          <w:rFonts w:hint="cs"/>
          <w:rtl/>
        </w:rPr>
      </w:pPr>
      <w:r>
        <w:rPr>
          <w:rFonts w:hint="cs"/>
          <w:rtl/>
        </w:rPr>
        <w:t>ההסתייגות של חבר הכנסת  יעקב מרגי  לסעיף 2 לא נתקבלה.</w:t>
      </w:r>
    </w:p>
    <w:p w14:paraId="707B8B38" w14:textId="77777777" w:rsidR="00000000" w:rsidRDefault="007C71EE">
      <w:pPr>
        <w:pStyle w:val="a"/>
        <w:rPr>
          <w:rFonts w:hint="cs"/>
          <w:rtl/>
        </w:rPr>
      </w:pPr>
    </w:p>
    <w:p w14:paraId="4E98DA08" w14:textId="77777777" w:rsidR="00000000" w:rsidRDefault="007C71EE">
      <w:pPr>
        <w:pStyle w:val="ad"/>
        <w:rPr>
          <w:rtl/>
        </w:rPr>
      </w:pPr>
      <w:r>
        <w:rPr>
          <w:rtl/>
        </w:rPr>
        <w:t>היו"ר ראובן ריבלין:</w:t>
      </w:r>
    </w:p>
    <w:p w14:paraId="58F133F4" w14:textId="77777777" w:rsidR="00000000" w:rsidRDefault="007C71EE">
      <w:pPr>
        <w:pStyle w:val="a"/>
        <w:rPr>
          <w:rtl/>
        </w:rPr>
      </w:pPr>
    </w:p>
    <w:p w14:paraId="386309AF" w14:textId="77777777" w:rsidR="00000000" w:rsidRDefault="007C71EE">
      <w:pPr>
        <w:pStyle w:val="a"/>
        <w:rPr>
          <w:rFonts w:hint="cs"/>
          <w:rtl/>
        </w:rPr>
      </w:pPr>
      <w:r>
        <w:rPr>
          <w:rFonts w:hint="cs"/>
          <w:rtl/>
        </w:rPr>
        <w:t xml:space="preserve">ההסתייגות לא נתקבלה. </w:t>
      </w:r>
    </w:p>
    <w:p w14:paraId="4A774395" w14:textId="77777777" w:rsidR="00000000" w:rsidRDefault="007C71EE">
      <w:pPr>
        <w:pStyle w:val="a"/>
        <w:rPr>
          <w:rFonts w:hint="cs"/>
          <w:rtl/>
        </w:rPr>
      </w:pPr>
    </w:p>
    <w:p w14:paraId="5C689021" w14:textId="77777777" w:rsidR="00000000" w:rsidRDefault="007C71EE">
      <w:pPr>
        <w:pStyle w:val="a"/>
        <w:rPr>
          <w:rFonts w:hint="cs"/>
          <w:rtl/>
        </w:rPr>
      </w:pPr>
      <w:r>
        <w:rPr>
          <w:rFonts w:hint="cs"/>
          <w:rtl/>
        </w:rPr>
        <w:t>מי בעד ההסתייגות של חבר הכנסת יוסי שריד?</w:t>
      </w:r>
    </w:p>
    <w:p w14:paraId="326E3C7F" w14:textId="77777777" w:rsidR="00000000" w:rsidRDefault="007C71EE">
      <w:pPr>
        <w:pStyle w:val="a"/>
        <w:rPr>
          <w:rFonts w:hint="cs"/>
          <w:rtl/>
        </w:rPr>
      </w:pPr>
    </w:p>
    <w:p w14:paraId="4A13AD4D" w14:textId="77777777" w:rsidR="00000000" w:rsidRDefault="007C71EE">
      <w:pPr>
        <w:pStyle w:val="a"/>
        <w:jc w:val="center"/>
        <w:rPr>
          <w:rFonts w:hint="cs"/>
          <w:b/>
          <w:bCs/>
          <w:rtl/>
        </w:rPr>
      </w:pPr>
      <w:r>
        <w:rPr>
          <w:rFonts w:hint="cs"/>
          <w:b/>
          <w:bCs/>
          <w:rtl/>
        </w:rPr>
        <w:t>הצבעה</w:t>
      </w:r>
    </w:p>
    <w:p w14:paraId="6FEC42A7" w14:textId="77777777" w:rsidR="00000000" w:rsidRDefault="007C71EE">
      <w:pPr>
        <w:pStyle w:val="a"/>
        <w:rPr>
          <w:rFonts w:hint="cs"/>
          <w:rtl/>
        </w:rPr>
      </w:pPr>
    </w:p>
    <w:p w14:paraId="55C5FF25" w14:textId="77777777" w:rsidR="00000000" w:rsidRDefault="007C71EE">
      <w:pPr>
        <w:pStyle w:val="a"/>
        <w:jc w:val="center"/>
        <w:rPr>
          <w:rFonts w:hint="cs"/>
          <w:rtl/>
        </w:rPr>
      </w:pPr>
      <w:r>
        <w:rPr>
          <w:rFonts w:hint="cs"/>
          <w:rtl/>
        </w:rPr>
        <w:t>ההסתייגות של חבר הכנסת יוסי שריד לסעיף 2 לא נתקבלה</w:t>
      </w:r>
      <w:r>
        <w:rPr>
          <w:rFonts w:hint="cs"/>
          <w:rtl/>
        </w:rPr>
        <w:t>.</w:t>
      </w:r>
    </w:p>
    <w:p w14:paraId="27DA1FA9" w14:textId="77777777" w:rsidR="00000000" w:rsidRDefault="007C71EE">
      <w:pPr>
        <w:pStyle w:val="a"/>
        <w:jc w:val="center"/>
        <w:rPr>
          <w:rFonts w:hint="cs"/>
          <w:rtl/>
        </w:rPr>
      </w:pPr>
    </w:p>
    <w:p w14:paraId="75FD5B7A" w14:textId="77777777" w:rsidR="00000000" w:rsidRDefault="007C71EE">
      <w:pPr>
        <w:pStyle w:val="ad"/>
        <w:rPr>
          <w:rtl/>
        </w:rPr>
      </w:pPr>
      <w:r>
        <w:rPr>
          <w:rtl/>
        </w:rPr>
        <w:t>היו"ר ראובן ריבלין:</w:t>
      </w:r>
    </w:p>
    <w:p w14:paraId="13AB434C" w14:textId="77777777" w:rsidR="00000000" w:rsidRDefault="007C71EE">
      <w:pPr>
        <w:pStyle w:val="a"/>
        <w:rPr>
          <w:rtl/>
        </w:rPr>
      </w:pPr>
    </w:p>
    <w:p w14:paraId="2C416459" w14:textId="77777777" w:rsidR="00000000" w:rsidRDefault="007C71EE">
      <w:pPr>
        <w:pStyle w:val="a"/>
        <w:rPr>
          <w:rFonts w:hint="cs"/>
          <w:rtl/>
        </w:rPr>
      </w:pPr>
      <w:r>
        <w:rPr>
          <w:rFonts w:hint="cs"/>
          <w:rtl/>
        </w:rPr>
        <w:t xml:space="preserve">ההסתייגות לא נתקבלה. </w:t>
      </w:r>
    </w:p>
    <w:p w14:paraId="63B36479" w14:textId="77777777" w:rsidR="00000000" w:rsidRDefault="007C71EE">
      <w:pPr>
        <w:pStyle w:val="a"/>
        <w:rPr>
          <w:rFonts w:hint="cs"/>
          <w:rtl/>
        </w:rPr>
      </w:pPr>
    </w:p>
    <w:p w14:paraId="7422745C" w14:textId="77777777" w:rsidR="00000000" w:rsidRDefault="007C71EE">
      <w:pPr>
        <w:pStyle w:val="a"/>
        <w:rPr>
          <w:rFonts w:hint="cs"/>
          <w:rtl/>
        </w:rPr>
      </w:pPr>
      <w:r>
        <w:rPr>
          <w:rFonts w:hint="cs"/>
          <w:rtl/>
        </w:rPr>
        <w:t>מי בעד ההסתייגות של חבר הכנסת חיים אורון?</w:t>
      </w:r>
    </w:p>
    <w:p w14:paraId="68D6D7AB" w14:textId="77777777" w:rsidR="00000000" w:rsidRDefault="007C71EE">
      <w:pPr>
        <w:pStyle w:val="a"/>
        <w:rPr>
          <w:rFonts w:hint="cs"/>
          <w:rtl/>
        </w:rPr>
      </w:pPr>
    </w:p>
    <w:p w14:paraId="151CAAD8" w14:textId="77777777" w:rsidR="00000000" w:rsidRDefault="007C71EE">
      <w:pPr>
        <w:pStyle w:val="a"/>
        <w:jc w:val="center"/>
        <w:rPr>
          <w:rFonts w:hint="cs"/>
          <w:b/>
          <w:bCs/>
          <w:rtl/>
        </w:rPr>
      </w:pPr>
      <w:r>
        <w:rPr>
          <w:rFonts w:hint="cs"/>
          <w:b/>
          <w:bCs/>
          <w:rtl/>
        </w:rPr>
        <w:t>הצבעה</w:t>
      </w:r>
    </w:p>
    <w:p w14:paraId="07D2CD48" w14:textId="77777777" w:rsidR="00000000" w:rsidRDefault="007C71EE">
      <w:pPr>
        <w:pStyle w:val="a"/>
        <w:rPr>
          <w:rFonts w:hint="cs"/>
          <w:rtl/>
        </w:rPr>
      </w:pPr>
    </w:p>
    <w:p w14:paraId="3D19E819" w14:textId="77777777" w:rsidR="00000000" w:rsidRDefault="007C71EE">
      <w:pPr>
        <w:pStyle w:val="a"/>
        <w:jc w:val="center"/>
        <w:rPr>
          <w:rFonts w:hint="cs"/>
          <w:rtl/>
        </w:rPr>
      </w:pPr>
      <w:r>
        <w:rPr>
          <w:rFonts w:hint="cs"/>
          <w:rtl/>
        </w:rPr>
        <w:t>ההסתייגות של חבר הכנסת  חיים אורון  לסעיף 2 לא נתקבלה.</w:t>
      </w:r>
    </w:p>
    <w:p w14:paraId="25E9CF9D" w14:textId="77777777" w:rsidR="00000000" w:rsidRDefault="007C71EE">
      <w:pPr>
        <w:pStyle w:val="a"/>
        <w:jc w:val="center"/>
        <w:rPr>
          <w:rFonts w:hint="cs"/>
          <w:rtl/>
        </w:rPr>
      </w:pPr>
    </w:p>
    <w:p w14:paraId="15CE8D49" w14:textId="77777777" w:rsidR="00000000" w:rsidRDefault="007C71EE">
      <w:pPr>
        <w:pStyle w:val="ad"/>
        <w:rPr>
          <w:rtl/>
        </w:rPr>
      </w:pPr>
      <w:r>
        <w:rPr>
          <w:rtl/>
        </w:rPr>
        <w:t>היו"ר ראובן ריבלין:</w:t>
      </w:r>
    </w:p>
    <w:p w14:paraId="300ED56E" w14:textId="77777777" w:rsidR="00000000" w:rsidRDefault="007C71EE">
      <w:pPr>
        <w:pStyle w:val="a"/>
        <w:rPr>
          <w:rtl/>
        </w:rPr>
      </w:pPr>
    </w:p>
    <w:p w14:paraId="441EA15F" w14:textId="77777777" w:rsidR="00000000" w:rsidRDefault="007C71EE">
      <w:pPr>
        <w:pStyle w:val="a"/>
        <w:rPr>
          <w:rFonts w:hint="cs"/>
          <w:rtl/>
        </w:rPr>
      </w:pPr>
      <w:r>
        <w:rPr>
          <w:rFonts w:hint="cs"/>
          <w:rtl/>
        </w:rPr>
        <w:t xml:space="preserve">ההסתייגות לא נתקבלה. </w:t>
      </w:r>
    </w:p>
    <w:p w14:paraId="66218D21" w14:textId="77777777" w:rsidR="00000000" w:rsidRDefault="007C71EE">
      <w:pPr>
        <w:pStyle w:val="a"/>
        <w:rPr>
          <w:rFonts w:hint="cs"/>
          <w:rtl/>
        </w:rPr>
      </w:pPr>
    </w:p>
    <w:p w14:paraId="3030201A" w14:textId="77777777" w:rsidR="00000000" w:rsidRDefault="007C71EE">
      <w:pPr>
        <w:pStyle w:val="a"/>
        <w:rPr>
          <w:rFonts w:hint="cs"/>
          <w:rtl/>
        </w:rPr>
      </w:pPr>
      <w:r>
        <w:rPr>
          <w:rFonts w:hint="cs"/>
          <w:rtl/>
        </w:rPr>
        <w:t>מי בעד ההסתייגות של חבר הכנסת רן כהן?</w:t>
      </w:r>
    </w:p>
    <w:p w14:paraId="414C5B9D" w14:textId="77777777" w:rsidR="00000000" w:rsidRDefault="007C71EE">
      <w:pPr>
        <w:pStyle w:val="a"/>
        <w:rPr>
          <w:rFonts w:hint="cs"/>
          <w:rtl/>
        </w:rPr>
      </w:pPr>
    </w:p>
    <w:p w14:paraId="29636B88" w14:textId="77777777" w:rsidR="00000000" w:rsidRDefault="007C71EE">
      <w:pPr>
        <w:pStyle w:val="a"/>
        <w:jc w:val="center"/>
        <w:rPr>
          <w:rFonts w:hint="cs"/>
          <w:b/>
          <w:bCs/>
          <w:rtl/>
        </w:rPr>
      </w:pPr>
      <w:r>
        <w:rPr>
          <w:rFonts w:hint="cs"/>
          <w:b/>
          <w:bCs/>
          <w:rtl/>
        </w:rPr>
        <w:t>הצבעה</w:t>
      </w:r>
    </w:p>
    <w:p w14:paraId="6620FD8C" w14:textId="77777777" w:rsidR="00000000" w:rsidRDefault="007C71EE">
      <w:pPr>
        <w:pStyle w:val="a"/>
        <w:rPr>
          <w:rFonts w:hint="cs"/>
          <w:rtl/>
        </w:rPr>
      </w:pPr>
    </w:p>
    <w:p w14:paraId="1AABC618" w14:textId="77777777" w:rsidR="00000000" w:rsidRDefault="007C71EE">
      <w:pPr>
        <w:pStyle w:val="a"/>
        <w:jc w:val="center"/>
        <w:rPr>
          <w:rFonts w:hint="cs"/>
          <w:rtl/>
        </w:rPr>
      </w:pPr>
      <w:r>
        <w:rPr>
          <w:rFonts w:hint="cs"/>
          <w:rtl/>
        </w:rPr>
        <w:t xml:space="preserve">ההסתייגות של </w:t>
      </w:r>
      <w:r>
        <w:rPr>
          <w:rFonts w:hint="cs"/>
          <w:rtl/>
        </w:rPr>
        <w:t>חבר הכנסת  רן כהן   לסעיף 2 לא נתקבלה.</w:t>
      </w:r>
    </w:p>
    <w:p w14:paraId="4ADB3F37" w14:textId="77777777" w:rsidR="00000000" w:rsidRDefault="007C71EE">
      <w:pPr>
        <w:pStyle w:val="a"/>
        <w:jc w:val="center"/>
        <w:rPr>
          <w:rFonts w:hint="cs"/>
          <w:rtl/>
        </w:rPr>
      </w:pPr>
    </w:p>
    <w:p w14:paraId="5814F92C" w14:textId="77777777" w:rsidR="00000000" w:rsidRDefault="007C71EE">
      <w:pPr>
        <w:pStyle w:val="ad"/>
        <w:rPr>
          <w:rtl/>
        </w:rPr>
      </w:pPr>
      <w:r>
        <w:rPr>
          <w:rtl/>
        </w:rPr>
        <w:t>היו"ר ראובן ריבלין:</w:t>
      </w:r>
    </w:p>
    <w:p w14:paraId="37A7DECF" w14:textId="77777777" w:rsidR="00000000" w:rsidRDefault="007C71EE">
      <w:pPr>
        <w:pStyle w:val="a"/>
        <w:rPr>
          <w:rtl/>
        </w:rPr>
      </w:pPr>
    </w:p>
    <w:p w14:paraId="3E1B6C2A" w14:textId="77777777" w:rsidR="00000000" w:rsidRDefault="007C71EE">
      <w:pPr>
        <w:pStyle w:val="a"/>
        <w:rPr>
          <w:rFonts w:hint="cs"/>
          <w:rtl/>
        </w:rPr>
      </w:pPr>
      <w:r>
        <w:rPr>
          <w:rFonts w:hint="cs"/>
          <w:rtl/>
        </w:rPr>
        <w:t xml:space="preserve">ההסתייגות לא נתקבלה. </w:t>
      </w:r>
    </w:p>
    <w:p w14:paraId="3D114D3E" w14:textId="77777777" w:rsidR="00000000" w:rsidRDefault="007C71EE">
      <w:pPr>
        <w:pStyle w:val="a"/>
        <w:rPr>
          <w:rFonts w:hint="cs"/>
          <w:rtl/>
        </w:rPr>
      </w:pPr>
    </w:p>
    <w:p w14:paraId="5BCD1006" w14:textId="77777777" w:rsidR="00000000" w:rsidRDefault="007C71EE">
      <w:pPr>
        <w:pStyle w:val="a"/>
        <w:rPr>
          <w:rFonts w:hint="cs"/>
          <w:rtl/>
        </w:rPr>
      </w:pPr>
      <w:r>
        <w:rPr>
          <w:rFonts w:hint="cs"/>
          <w:rtl/>
        </w:rPr>
        <w:t>מי בעד ההסתייגות של חברת הכנסת זהבה גלאון?</w:t>
      </w:r>
    </w:p>
    <w:p w14:paraId="64ECA17A" w14:textId="77777777" w:rsidR="00000000" w:rsidRDefault="007C71EE">
      <w:pPr>
        <w:pStyle w:val="a"/>
        <w:rPr>
          <w:rFonts w:hint="cs"/>
          <w:rtl/>
        </w:rPr>
      </w:pPr>
    </w:p>
    <w:p w14:paraId="64FBA35A" w14:textId="77777777" w:rsidR="00000000" w:rsidRDefault="007C71EE">
      <w:pPr>
        <w:pStyle w:val="a"/>
        <w:jc w:val="center"/>
        <w:rPr>
          <w:rFonts w:hint="cs"/>
          <w:b/>
          <w:bCs/>
          <w:rtl/>
        </w:rPr>
      </w:pPr>
      <w:r>
        <w:rPr>
          <w:rFonts w:hint="cs"/>
          <w:b/>
          <w:bCs/>
          <w:rtl/>
        </w:rPr>
        <w:t>הצבעה</w:t>
      </w:r>
    </w:p>
    <w:p w14:paraId="24B6B253" w14:textId="77777777" w:rsidR="00000000" w:rsidRDefault="007C71EE">
      <w:pPr>
        <w:pStyle w:val="a"/>
        <w:rPr>
          <w:rFonts w:hint="cs"/>
          <w:rtl/>
        </w:rPr>
      </w:pPr>
    </w:p>
    <w:p w14:paraId="0FE3F2F2" w14:textId="77777777" w:rsidR="00000000" w:rsidRDefault="007C71EE">
      <w:pPr>
        <w:pStyle w:val="a"/>
        <w:jc w:val="center"/>
        <w:rPr>
          <w:rFonts w:hint="cs"/>
          <w:rtl/>
        </w:rPr>
      </w:pPr>
      <w:r>
        <w:rPr>
          <w:rFonts w:hint="cs"/>
          <w:rtl/>
        </w:rPr>
        <w:t>ההסתייגות של חברת הכנסת זהבה גלאון  לסעיף 2 לא נתקבלה.</w:t>
      </w:r>
    </w:p>
    <w:p w14:paraId="36EBEAC2" w14:textId="77777777" w:rsidR="00000000" w:rsidRDefault="007C71EE">
      <w:pPr>
        <w:pStyle w:val="a"/>
        <w:jc w:val="center"/>
        <w:rPr>
          <w:rFonts w:hint="cs"/>
          <w:rtl/>
        </w:rPr>
      </w:pPr>
    </w:p>
    <w:p w14:paraId="1399DAD6" w14:textId="77777777" w:rsidR="00000000" w:rsidRDefault="007C71EE">
      <w:pPr>
        <w:pStyle w:val="ad"/>
        <w:rPr>
          <w:rtl/>
        </w:rPr>
      </w:pPr>
      <w:r>
        <w:rPr>
          <w:rtl/>
        </w:rPr>
        <w:t>היו"ר ראובן ריבלין:</w:t>
      </w:r>
    </w:p>
    <w:p w14:paraId="106D0CBA" w14:textId="77777777" w:rsidR="00000000" w:rsidRDefault="007C71EE">
      <w:pPr>
        <w:pStyle w:val="a"/>
        <w:rPr>
          <w:rtl/>
        </w:rPr>
      </w:pPr>
    </w:p>
    <w:p w14:paraId="428DEBE6" w14:textId="77777777" w:rsidR="00000000" w:rsidRDefault="007C71EE">
      <w:pPr>
        <w:pStyle w:val="a"/>
        <w:rPr>
          <w:rFonts w:hint="cs"/>
          <w:rtl/>
        </w:rPr>
      </w:pPr>
      <w:r>
        <w:rPr>
          <w:rFonts w:hint="cs"/>
          <w:rtl/>
        </w:rPr>
        <w:t xml:space="preserve">ההסתייגות לא נתקבלה. </w:t>
      </w:r>
    </w:p>
    <w:p w14:paraId="599FB676" w14:textId="77777777" w:rsidR="00000000" w:rsidRDefault="007C71EE">
      <w:pPr>
        <w:pStyle w:val="a"/>
        <w:rPr>
          <w:rFonts w:hint="cs"/>
          <w:rtl/>
        </w:rPr>
      </w:pPr>
    </w:p>
    <w:p w14:paraId="5F27B9E3" w14:textId="77777777" w:rsidR="00000000" w:rsidRDefault="007C71EE">
      <w:pPr>
        <w:pStyle w:val="a"/>
        <w:rPr>
          <w:rFonts w:hint="cs"/>
          <w:rtl/>
        </w:rPr>
      </w:pPr>
      <w:r>
        <w:rPr>
          <w:rFonts w:hint="cs"/>
          <w:rtl/>
        </w:rPr>
        <w:t>מי בעד ההסתייגות של ח</w:t>
      </w:r>
      <w:r>
        <w:rPr>
          <w:rFonts w:hint="cs"/>
          <w:rtl/>
        </w:rPr>
        <w:t>בר הכנסת רומן ברונפמן?</w:t>
      </w:r>
    </w:p>
    <w:p w14:paraId="12131E52" w14:textId="77777777" w:rsidR="00000000" w:rsidRDefault="007C71EE">
      <w:pPr>
        <w:pStyle w:val="a"/>
        <w:rPr>
          <w:rFonts w:hint="cs"/>
          <w:rtl/>
        </w:rPr>
      </w:pPr>
    </w:p>
    <w:p w14:paraId="027EF600" w14:textId="77777777" w:rsidR="00000000" w:rsidRDefault="007C71EE">
      <w:pPr>
        <w:pStyle w:val="a"/>
        <w:jc w:val="center"/>
        <w:rPr>
          <w:rFonts w:hint="cs"/>
          <w:b/>
          <w:bCs/>
          <w:rtl/>
        </w:rPr>
      </w:pPr>
      <w:r>
        <w:rPr>
          <w:rFonts w:hint="cs"/>
          <w:b/>
          <w:bCs/>
          <w:rtl/>
        </w:rPr>
        <w:t>הצבעה</w:t>
      </w:r>
    </w:p>
    <w:p w14:paraId="5BB0190B" w14:textId="77777777" w:rsidR="00000000" w:rsidRDefault="007C71EE">
      <w:pPr>
        <w:pStyle w:val="a"/>
        <w:rPr>
          <w:rFonts w:hint="cs"/>
          <w:rtl/>
        </w:rPr>
      </w:pPr>
    </w:p>
    <w:p w14:paraId="0DBD99F0" w14:textId="77777777" w:rsidR="00000000" w:rsidRDefault="007C71EE">
      <w:pPr>
        <w:pStyle w:val="a"/>
        <w:jc w:val="center"/>
        <w:rPr>
          <w:rFonts w:hint="cs"/>
          <w:rtl/>
        </w:rPr>
      </w:pPr>
      <w:r>
        <w:rPr>
          <w:rFonts w:hint="cs"/>
          <w:rtl/>
        </w:rPr>
        <w:t>ההסתייגות של חבר הכנסת  רומן ברונפמן  לסעיף 2 לא נתקבלה.</w:t>
      </w:r>
    </w:p>
    <w:p w14:paraId="3DC735A0" w14:textId="77777777" w:rsidR="00000000" w:rsidRDefault="007C71EE">
      <w:pPr>
        <w:pStyle w:val="a"/>
        <w:jc w:val="center"/>
        <w:rPr>
          <w:rFonts w:hint="cs"/>
          <w:rtl/>
        </w:rPr>
      </w:pPr>
    </w:p>
    <w:p w14:paraId="1E60FFC3" w14:textId="77777777" w:rsidR="00000000" w:rsidRDefault="007C71EE">
      <w:pPr>
        <w:pStyle w:val="ad"/>
        <w:rPr>
          <w:rtl/>
        </w:rPr>
      </w:pPr>
      <w:r>
        <w:rPr>
          <w:rtl/>
        </w:rPr>
        <w:t>היו"ר ראובן ריבלין:</w:t>
      </w:r>
    </w:p>
    <w:p w14:paraId="0A409E01" w14:textId="77777777" w:rsidR="00000000" w:rsidRDefault="007C71EE">
      <w:pPr>
        <w:pStyle w:val="a"/>
        <w:rPr>
          <w:rtl/>
        </w:rPr>
      </w:pPr>
    </w:p>
    <w:p w14:paraId="6BFA4EBF" w14:textId="77777777" w:rsidR="00000000" w:rsidRDefault="007C71EE">
      <w:pPr>
        <w:pStyle w:val="a"/>
        <w:rPr>
          <w:rFonts w:hint="cs"/>
          <w:rtl/>
        </w:rPr>
      </w:pPr>
      <w:r>
        <w:rPr>
          <w:rFonts w:hint="cs"/>
          <w:rtl/>
        </w:rPr>
        <w:t xml:space="preserve">ההסתייגות לא נתקבלה. </w:t>
      </w:r>
    </w:p>
    <w:p w14:paraId="7CABF30A" w14:textId="77777777" w:rsidR="00000000" w:rsidRDefault="007C71EE">
      <w:pPr>
        <w:pStyle w:val="a"/>
        <w:rPr>
          <w:rFonts w:hint="cs"/>
          <w:rtl/>
        </w:rPr>
      </w:pPr>
    </w:p>
    <w:p w14:paraId="6B97B7FF" w14:textId="77777777" w:rsidR="00000000" w:rsidRDefault="007C71EE">
      <w:pPr>
        <w:pStyle w:val="a"/>
        <w:rPr>
          <w:rFonts w:hint="cs"/>
          <w:rtl/>
        </w:rPr>
      </w:pPr>
      <w:r>
        <w:rPr>
          <w:rFonts w:hint="cs"/>
          <w:rtl/>
        </w:rPr>
        <w:t>מי בעד ההסתייגות של חבר הכנסת אבשלום וילן?</w:t>
      </w:r>
    </w:p>
    <w:p w14:paraId="367AAB19" w14:textId="77777777" w:rsidR="00000000" w:rsidRDefault="007C71EE">
      <w:pPr>
        <w:pStyle w:val="a"/>
        <w:rPr>
          <w:rFonts w:hint="cs"/>
          <w:rtl/>
        </w:rPr>
      </w:pPr>
    </w:p>
    <w:p w14:paraId="1B02A27F" w14:textId="77777777" w:rsidR="00000000" w:rsidRDefault="007C71EE">
      <w:pPr>
        <w:pStyle w:val="a"/>
        <w:jc w:val="center"/>
        <w:rPr>
          <w:rFonts w:hint="cs"/>
          <w:b/>
          <w:bCs/>
          <w:rtl/>
        </w:rPr>
      </w:pPr>
      <w:r>
        <w:rPr>
          <w:rFonts w:hint="cs"/>
          <w:b/>
          <w:bCs/>
          <w:rtl/>
        </w:rPr>
        <w:t>הצבעה</w:t>
      </w:r>
    </w:p>
    <w:p w14:paraId="4F208F65" w14:textId="77777777" w:rsidR="00000000" w:rsidRDefault="007C71EE">
      <w:pPr>
        <w:pStyle w:val="a"/>
        <w:rPr>
          <w:rFonts w:hint="cs"/>
          <w:rtl/>
        </w:rPr>
      </w:pPr>
    </w:p>
    <w:p w14:paraId="2F29E471" w14:textId="77777777" w:rsidR="00000000" w:rsidRDefault="007C71EE">
      <w:pPr>
        <w:pStyle w:val="a"/>
        <w:jc w:val="center"/>
        <w:rPr>
          <w:rFonts w:hint="cs"/>
          <w:rtl/>
        </w:rPr>
      </w:pPr>
      <w:r>
        <w:rPr>
          <w:rFonts w:hint="cs"/>
          <w:rtl/>
        </w:rPr>
        <w:t>ההסתייגות של חבר הכנסת אבשלום וילן לסעיף 2 לא נתקבלה.</w:t>
      </w:r>
    </w:p>
    <w:p w14:paraId="752D9937" w14:textId="77777777" w:rsidR="00000000" w:rsidRDefault="007C71EE">
      <w:pPr>
        <w:pStyle w:val="a"/>
        <w:jc w:val="center"/>
        <w:rPr>
          <w:rFonts w:hint="cs"/>
          <w:rtl/>
        </w:rPr>
      </w:pPr>
    </w:p>
    <w:p w14:paraId="715BCED6" w14:textId="77777777" w:rsidR="00000000" w:rsidRDefault="007C71EE">
      <w:pPr>
        <w:pStyle w:val="ad"/>
        <w:rPr>
          <w:rtl/>
        </w:rPr>
      </w:pPr>
      <w:r>
        <w:rPr>
          <w:rtl/>
        </w:rPr>
        <w:t>היו"ר ראובן ריבלי</w:t>
      </w:r>
      <w:r>
        <w:rPr>
          <w:rtl/>
        </w:rPr>
        <w:t>ן:</w:t>
      </w:r>
    </w:p>
    <w:p w14:paraId="6A1ACB52" w14:textId="77777777" w:rsidR="00000000" w:rsidRDefault="007C71EE">
      <w:pPr>
        <w:pStyle w:val="a"/>
        <w:rPr>
          <w:rtl/>
        </w:rPr>
      </w:pPr>
    </w:p>
    <w:p w14:paraId="20F6F211" w14:textId="77777777" w:rsidR="00000000" w:rsidRDefault="007C71EE">
      <w:pPr>
        <w:pStyle w:val="a"/>
        <w:rPr>
          <w:rFonts w:hint="cs"/>
          <w:rtl/>
        </w:rPr>
      </w:pPr>
      <w:r>
        <w:rPr>
          <w:rFonts w:hint="cs"/>
          <w:rtl/>
        </w:rPr>
        <w:t xml:space="preserve">ההסתייגות לא נתקבלה. </w:t>
      </w:r>
    </w:p>
    <w:p w14:paraId="3CB13185" w14:textId="77777777" w:rsidR="00000000" w:rsidRDefault="007C71EE">
      <w:pPr>
        <w:pStyle w:val="a"/>
        <w:rPr>
          <w:rFonts w:hint="cs"/>
          <w:rtl/>
        </w:rPr>
      </w:pPr>
    </w:p>
    <w:p w14:paraId="74C58FC2" w14:textId="77777777" w:rsidR="00000000" w:rsidRDefault="007C71EE">
      <w:pPr>
        <w:pStyle w:val="a"/>
        <w:rPr>
          <w:rFonts w:hint="cs"/>
          <w:rtl/>
        </w:rPr>
      </w:pPr>
      <w:r>
        <w:rPr>
          <w:rFonts w:hint="cs"/>
          <w:rtl/>
        </w:rPr>
        <w:t>מי בעד ההסתייגות של חבר הכנסת יעקב ליצמן?</w:t>
      </w:r>
    </w:p>
    <w:p w14:paraId="5A28FA83" w14:textId="77777777" w:rsidR="00000000" w:rsidRDefault="007C71EE">
      <w:pPr>
        <w:pStyle w:val="a"/>
        <w:rPr>
          <w:rFonts w:hint="cs"/>
          <w:rtl/>
        </w:rPr>
      </w:pPr>
    </w:p>
    <w:p w14:paraId="711F694D" w14:textId="77777777" w:rsidR="00000000" w:rsidRDefault="007C71EE">
      <w:pPr>
        <w:pStyle w:val="a"/>
        <w:jc w:val="center"/>
        <w:rPr>
          <w:rFonts w:hint="cs"/>
          <w:b/>
          <w:bCs/>
          <w:rtl/>
        </w:rPr>
      </w:pPr>
      <w:r>
        <w:rPr>
          <w:rFonts w:hint="cs"/>
          <w:b/>
          <w:bCs/>
          <w:rtl/>
        </w:rPr>
        <w:t>הצבעה</w:t>
      </w:r>
    </w:p>
    <w:p w14:paraId="5D179686" w14:textId="77777777" w:rsidR="00000000" w:rsidRDefault="007C71EE">
      <w:pPr>
        <w:pStyle w:val="a"/>
        <w:rPr>
          <w:rFonts w:hint="cs"/>
          <w:rtl/>
        </w:rPr>
      </w:pPr>
    </w:p>
    <w:p w14:paraId="6CF66DB7" w14:textId="77777777" w:rsidR="00000000" w:rsidRDefault="007C71EE">
      <w:pPr>
        <w:pStyle w:val="a"/>
        <w:jc w:val="center"/>
        <w:rPr>
          <w:rFonts w:hint="cs"/>
          <w:rtl/>
        </w:rPr>
      </w:pPr>
      <w:r>
        <w:rPr>
          <w:rFonts w:hint="cs"/>
          <w:rtl/>
        </w:rPr>
        <w:t>ההסתייגות של חבר הכנסת יעקב ליצמן לסעיף 2 לא נתקבלה.</w:t>
      </w:r>
    </w:p>
    <w:p w14:paraId="44DBF9EB" w14:textId="77777777" w:rsidR="00000000" w:rsidRDefault="007C71EE">
      <w:pPr>
        <w:pStyle w:val="a"/>
        <w:jc w:val="center"/>
        <w:rPr>
          <w:rFonts w:hint="cs"/>
          <w:rtl/>
        </w:rPr>
      </w:pPr>
    </w:p>
    <w:p w14:paraId="460F90B3" w14:textId="77777777" w:rsidR="00000000" w:rsidRDefault="007C71EE">
      <w:pPr>
        <w:pStyle w:val="ad"/>
        <w:rPr>
          <w:rtl/>
        </w:rPr>
      </w:pPr>
      <w:r>
        <w:rPr>
          <w:rtl/>
        </w:rPr>
        <w:t>היו"ר ראובן ריבלין:</w:t>
      </w:r>
    </w:p>
    <w:p w14:paraId="5E2F052F" w14:textId="77777777" w:rsidR="00000000" w:rsidRDefault="007C71EE">
      <w:pPr>
        <w:pStyle w:val="a"/>
        <w:rPr>
          <w:rtl/>
        </w:rPr>
      </w:pPr>
    </w:p>
    <w:p w14:paraId="4CE6B3F7" w14:textId="77777777" w:rsidR="00000000" w:rsidRDefault="007C71EE">
      <w:pPr>
        <w:pStyle w:val="a"/>
        <w:rPr>
          <w:rFonts w:hint="cs"/>
          <w:rtl/>
        </w:rPr>
      </w:pPr>
      <w:r>
        <w:rPr>
          <w:rFonts w:hint="cs"/>
          <w:rtl/>
        </w:rPr>
        <w:t xml:space="preserve">ההסתייגות לא נתקבלה. </w:t>
      </w:r>
    </w:p>
    <w:p w14:paraId="4992E70B" w14:textId="77777777" w:rsidR="00000000" w:rsidRDefault="007C71EE">
      <w:pPr>
        <w:pStyle w:val="a"/>
        <w:rPr>
          <w:rFonts w:hint="cs"/>
          <w:rtl/>
        </w:rPr>
      </w:pPr>
    </w:p>
    <w:p w14:paraId="23B66272" w14:textId="77777777" w:rsidR="00000000" w:rsidRDefault="007C71EE">
      <w:pPr>
        <w:pStyle w:val="a"/>
        <w:rPr>
          <w:rFonts w:hint="cs"/>
          <w:rtl/>
        </w:rPr>
      </w:pPr>
      <w:r>
        <w:rPr>
          <w:rFonts w:hint="cs"/>
          <w:rtl/>
        </w:rPr>
        <w:t>מי בעד ההסתייגות של חבר הכנסת אברהם רביץ?</w:t>
      </w:r>
    </w:p>
    <w:p w14:paraId="26EB73E6" w14:textId="77777777" w:rsidR="00000000" w:rsidRDefault="007C71EE">
      <w:pPr>
        <w:pStyle w:val="a"/>
        <w:rPr>
          <w:rFonts w:hint="cs"/>
          <w:rtl/>
        </w:rPr>
      </w:pPr>
    </w:p>
    <w:p w14:paraId="31CA1925" w14:textId="77777777" w:rsidR="00000000" w:rsidRDefault="007C71EE">
      <w:pPr>
        <w:pStyle w:val="a"/>
        <w:jc w:val="center"/>
        <w:rPr>
          <w:rFonts w:hint="cs"/>
          <w:b/>
          <w:bCs/>
          <w:rtl/>
        </w:rPr>
      </w:pPr>
      <w:r>
        <w:rPr>
          <w:rFonts w:hint="cs"/>
          <w:b/>
          <w:bCs/>
          <w:rtl/>
        </w:rPr>
        <w:t>הצבעה</w:t>
      </w:r>
    </w:p>
    <w:p w14:paraId="31336B12" w14:textId="77777777" w:rsidR="00000000" w:rsidRDefault="007C71EE">
      <w:pPr>
        <w:pStyle w:val="a"/>
        <w:rPr>
          <w:rFonts w:hint="cs"/>
          <w:rtl/>
        </w:rPr>
      </w:pPr>
    </w:p>
    <w:p w14:paraId="1C9F6815" w14:textId="77777777" w:rsidR="00000000" w:rsidRDefault="007C71EE">
      <w:pPr>
        <w:pStyle w:val="a"/>
        <w:jc w:val="center"/>
        <w:rPr>
          <w:rFonts w:hint="cs"/>
          <w:rtl/>
        </w:rPr>
      </w:pPr>
      <w:r>
        <w:rPr>
          <w:rFonts w:hint="cs"/>
          <w:rtl/>
        </w:rPr>
        <w:t>ההסתייגות של חבר הכנסת אברהם רב</w:t>
      </w:r>
      <w:r>
        <w:rPr>
          <w:rFonts w:hint="cs"/>
          <w:rtl/>
        </w:rPr>
        <w:t>יץ לסעיף 2 לא נתקבלה.</w:t>
      </w:r>
    </w:p>
    <w:p w14:paraId="2A68BF9A" w14:textId="77777777" w:rsidR="00000000" w:rsidRDefault="007C71EE">
      <w:pPr>
        <w:pStyle w:val="a"/>
        <w:jc w:val="center"/>
        <w:rPr>
          <w:rFonts w:hint="cs"/>
          <w:rtl/>
        </w:rPr>
      </w:pPr>
    </w:p>
    <w:p w14:paraId="0F8B45D9" w14:textId="77777777" w:rsidR="00000000" w:rsidRDefault="007C71EE">
      <w:pPr>
        <w:pStyle w:val="ad"/>
        <w:rPr>
          <w:rtl/>
        </w:rPr>
      </w:pPr>
      <w:r>
        <w:rPr>
          <w:rtl/>
        </w:rPr>
        <w:t>היו"ר ראובן ריבלין:</w:t>
      </w:r>
    </w:p>
    <w:p w14:paraId="6D035392" w14:textId="77777777" w:rsidR="00000000" w:rsidRDefault="007C71EE">
      <w:pPr>
        <w:pStyle w:val="a"/>
        <w:rPr>
          <w:rtl/>
        </w:rPr>
      </w:pPr>
    </w:p>
    <w:p w14:paraId="33A9FBA8" w14:textId="77777777" w:rsidR="00000000" w:rsidRDefault="007C71EE">
      <w:pPr>
        <w:pStyle w:val="a"/>
        <w:rPr>
          <w:rFonts w:hint="cs"/>
          <w:rtl/>
        </w:rPr>
      </w:pPr>
      <w:r>
        <w:rPr>
          <w:rFonts w:hint="cs"/>
          <w:rtl/>
        </w:rPr>
        <w:t xml:space="preserve">ההסתייגות לא נתקבלה. </w:t>
      </w:r>
    </w:p>
    <w:p w14:paraId="1B281A00" w14:textId="77777777" w:rsidR="00000000" w:rsidRDefault="007C71EE">
      <w:pPr>
        <w:pStyle w:val="a"/>
        <w:rPr>
          <w:rFonts w:hint="cs"/>
          <w:rtl/>
        </w:rPr>
      </w:pPr>
    </w:p>
    <w:p w14:paraId="6C7A2DCA" w14:textId="77777777" w:rsidR="00000000" w:rsidRDefault="007C71EE">
      <w:pPr>
        <w:pStyle w:val="a"/>
        <w:rPr>
          <w:rFonts w:hint="cs"/>
          <w:rtl/>
        </w:rPr>
      </w:pPr>
      <w:r>
        <w:rPr>
          <w:rFonts w:hint="cs"/>
          <w:rtl/>
        </w:rPr>
        <w:t>מי בעד ההסתייגות של חבר הכנסת מאיר פרוש?</w:t>
      </w:r>
    </w:p>
    <w:p w14:paraId="263B9CA4" w14:textId="77777777" w:rsidR="00000000" w:rsidRDefault="007C71EE">
      <w:pPr>
        <w:pStyle w:val="a"/>
        <w:rPr>
          <w:rFonts w:hint="cs"/>
          <w:rtl/>
        </w:rPr>
      </w:pPr>
    </w:p>
    <w:p w14:paraId="57F4F59A" w14:textId="77777777" w:rsidR="00000000" w:rsidRDefault="007C71EE">
      <w:pPr>
        <w:pStyle w:val="a"/>
        <w:jc w:val="center"/>
        <w:rPr>
          <w:rFonts w:hint="cs"/>
          <w:b/>
          <w:bCs/>
          <w:rtl/>
        </w:rPr>
      </w:pPr>
      <w:r>
        <w:rPr>
          <w:rFonts w:hint="cs"/>
          <w:b/>
          <w:bCs/>
          <w:rtl/>
        </w:rPr>
        <w:t>הצבעה</w:t>
      </w:r>
    </w:p>
    <w:p w14:paraId="6B7EED5C" w14:textId="77777777" w:rsidR="00000000" w:rsidRDefault="007C71EE">
      <w:pPr>
        <w:pStyle w:val="a"/>
        <w:rPr>
          <w:rFonts w:hint="cs"/>
          <w:rtl/>
        </w:rPr>
      </w:pPr>
    </w:p>
    <w:p w14:paraId="7F64C925" w14:textId="77777777" w:rsidR="00000000" w:rsidRDefault="007C71EE">
      <w:pPr>
        <w:pStyle w:val="a"/>
        <w:jc w:val="center"/>
        <w:rPr>
          <w:rFonts w:hint="cs"/>
          <w:rtl/>
        </w:rPr>
      </w:pPr>
      <w:r>
        <w:rPr>
          <w:rFonts w:hint="cs"/>
          <w:rtl/>
        </w:rPr>
        <w:t>ההסתייגות של חבר הכנסת מאיר פרוש לסעיף 2 לא נתקבלה.</w:t>
      </w:r>
    </w:p>
    <w:p w14:paraId="588591D7" w14:textId="77777777" w:rsidR="00000000" w:rsidRDefault="007C71EE">
      <w:pPr>
        <w:pStyle w:val="a"/>
        <w:jc w:val="center"/>
        <w:rPr>
          <w:rFonts w:hint="cs"/>
          <w:rtl/>
        </w:rPr>
      </w:pPr>
    </w:p>
    <w:p w14:paraId="1738D99F" w14:textId="77777777" w:rsidR="00000000" w:rsidRDefault="007C71EE">
      <w:pPr>
        <w:pStyle w:val="ad"/>
        <w:rPr>
          <w:rtl/>
        </w:rPr>
      </w:pPr>
      <w:r>
        <w:rPr>
          <w:rtl/>
        </w:rPr>
        <w:t>היו"ר ראובן ריבלין:</w:t>
      </w:r>
    </w:p>
    <w:p w14:paraId="7B016D8B" w14:textId="77777777" w:rsidR="00000000" w:rsidRDefault="007C71EE">
      <w:pPr>
        <w:pStyle w:val="a"/>
        <w:rPr>
          <w:rtl/>
        </w:rPr>
      </w:pPr>
    </w:p>
    <w:p w14:paraId="00D463F6" w14:textId="77777777" w:rsidR="00000000" w:rsidRDefault="007C71EE">
      <w:pPr>
        <w:pStyle w:val="a"/>
        <w:rPr>
          <w:rFonts w:hint="cs"/>
          <w:rtl/>
        </w:rPr>
      </w:pPr>
      <w:r>
        <w:rPr>
          <w:rFonts w:hint="cs"/>
          <w:rtl/>
        </w:rPr>
        <w:t xml:space="preserve">ההסתייגות לא נתקבלה. </w:t>
      </w:r>
    </w:p>
    <w:p w14:paraId="6F0B8E95" w14:textId="77777777" w:rsidR="00000000" w:rsidRDefault="007C71EE">
      <w:pPr>
        <w:pStyle w:val="a"/>
        <w:rPr>
          <w:rFonts w:hint="cs"/>
          <w:rtl/>
        </w:rPr>
      </w:pPr>
    </w:p>
    <w:p w14:paraId="2969EF81" w14:textId="77777777" w:rsidR="00000000" w:rsidRDefault="007C71EE">
      <w:pPr>
        <w:pStyle w:val="a"/>
        <w:rPr>
          <w:rFonts w:hint="cs"/>
          <w:rtl/>
        </w:rPr>
      </w:pPr>
      <w:r>
        <w:rPr>
          <w:rFonts w:hint="cs"/>
          <w:rtl/>
        </w:rPr>
        <w:t xml:space="preserve">מי בעד ההסתייגות של חבר הכנסת משה גפני? </w:t>
      </w:r>
    </w:p>
    <w:p w14:paraId="6015F32A" w14:textId="77777777" w:rsidR="00000000" w:rsidRDefault="007C71EE">
      <w:pPr>
        <w:pStyle w:val="a"/>
        <w:rPr>
          <w:rFonts w:hint="cs"/>
          <w:rtl/>
        </w:rPr>
      </w:pPr>
    </w:p>
    <w:p w14:paraId="451E8127" w14:textId="77777777" w:rsidR="00000000" w:rsidRDefault="007C71EE">
      <w:pPr>
        <w:pStyle w:val="a"/>
        <w:jc w:val="center"/>
        <w:rPr>
          <w:rFonts w:hint="cs"/>
          <w:b/>
          <w:bCs/>
          <w:rtl/>
        </w:rPr>
      </w:pPr>
      <w:r>
        <w:rPr>
          <w:rFonts w:hint="cs"/>
          <w:b/>
          <w:bCs/>
          <w:rtl/>
        </w:rPr>
        <w:t>ה</w:t>
      </w:r>
      <w:r>
        <w:rPr>
          <w:rFonts w:hint="cs"/>
          <w:b/>
          <w:bCs/>
          <w:rtl/>
        </w:rPr>
        <w:t>צבעה</w:t>
      </w:r>
    </w:p>
    <w:p w14:paraId="3E4D886A" w14:textId="77777777" w:rsidR="00000000" w:rsidRDefault="007C71EE">
      <w:pPr>
        <w:pStyle w:val="a"/>
        <w:rPr>
          <w:rFonts w:hint="cs"/>
          <w:rtl/>
        </w:rPr>
      </w:pPr>
    </w:p>
    <w:p w14:paraId="3F771CC8" w14:textId="77777777" w:rsidR="00000000" w:rsidRDefault="007C71EE">
      <w:pPr>
        <w:pStyle w:val="a"/>
        <w:jc w:val="center"/>
        <w:rPr>
          <w:rFonts w:hint="cs"/>
          <w:rtl/>
        </w:rPr>
      </w:pPr>
      <w:r>
        <w:rPr>
          <w:rFonts w:hint="cs"/>
          <w:rtl/>
        </w:rPr>
        <w:t>ההסתייגות של חבר הכנסת משה גפני  לסעיף 2 לא נתקבלה.</w:t>
      </w:r>
    </w:p>
    <w:p w14:paraId="5797E911" w14:textId="77777777" w:rsidR="00000000" w:rsidRDefault="007C71EE">
      <w:pPr>
        <w:pStyle w:val="a"/>
        <w:jc w:val="center"/>
        <w:rPr>
          <w:rFonts w:hint="cs"/>
          <w:rtl/>
        </w:rPr>
      </w:pPr>
    </w:p>
    <w:p w14:paraId="79D504CB" w14:textId="77777777" w:rsidR="00000000" w:rsidRDefault="007C71EE">
      <w:pPr>
        <w:pStyle w:val="ad"/>
        <w:rPr>
          <w:rtl/>
        </w:rPr>
      </w:pPr>
    </w:p>
    <w:p w14:paraId="7C25D4DB" w14:textId="77777777" w:rsidR="00000000" w:rsidRDefault="007C71EE">
      <w:pPr>
        <w:pStyle w:val="ad"/>
        <w:rPr>
          <w:rtl/>
        </w:rPr>
      </w:pPr>
      <w:r>
        <w:rPr>
          <w:rtl/>
        </w:rPr>
        <w:t>היו"ר ראובן ריבלין:</w:t>
      </w:r>
    </w:p>
    <w:p w14:paraId="5263D22A" w14:textId="77777777" w:rsidR="00000000" w:rsidRDefault="007C71EE">
      <w:pPr>
        <w:pStyle w:val="a"/>
        <w:rPr>
          <w:rtl/>
        </w:rPr>
      </w:pPr>
    </w:p>
    <w:p w14:paraId="5A8271CB" w14:textId="77777777" w:rsidR="00000000" w:rsidRDefault="007C71EE">
      <w:pPr>
        <w:pStyle w:val="a"/>
        <w:rPr>
          <w:rFonts w:hint="cs"/>
          <w:rtl/>
        </w:rPr>
      </w:pPr>
      <w:r>
        <w:rPr>
          <w:rFonts w:hint="cs"/>
          <w:rtl/>
        </w:rPr>
        <w:t xml:space="preserve">ההסתייגות לא נתקבלה. </w:t>
      </w:r>
    </w:p>
    <w:p w14:paraId="59545F19" w14:textId="77777777" w:rsidR="00000000" w:rsidRDefault="007C71EE">
      <w:pPr>
        <w:pStyle w:val="a"/>
        <w:rPr>
          <w:rFonts w:hint="cs"/>
          <w:rtl/>
        </w:rPr>
      </w:pPr>
    </w:p>
    <w:p w14:paraId="14D12092" w14:textId="77777777" w:rsidR="00000000" w:rsidRDefault="007C71EE">
      <w:pPr>
        <w:pStyle w:val="ac"/>
        <w:rPr>
          <w:rtl/>
        </w:rPr>
      </w:pPr>
      <w:r>
        <w:rPr>
          <w:rFonts w:hint="eastAsia"/>
          <w:rtl/>
        </w:rPr>
        <w:t>משה</w:t>
      </w:r>
      <w:r>
        <w:rPr>
          <w:rtl/>
        </w:rPr>
        <w:t xml:space="preserve"> גפני (יהדות התורה):</w:t>
      </w:r>
    </w:p>
    <w:p w14:paraId="35DB3664" w14:textId="77777777" w:rsidR="00000000" w:rsidRDefault="007C71EE">
      <w:pPr>
        <w:pStyle w:val="a"/>
        <w:rPr>
          <w:rFonts w:hint="cs"/>
          <w:rtl/>
        </w:rPr>
      </w:pPr>
    </w:p>
    <w:p w14:paraId="35C25A65" w14:textId="77777777" w:rsidR="00000000" w:rsidRDefault="007C71EE">
      <w:pPr>
        <w:pStyle w:val="a"/>
        <w:rPr>
          <w:rFonts w:hint="cs"/>
          <w:rtl/>
        </w:rPr>
      </w:pPr>
      <w:r>
        <w:rPr>
          <w:rFonts w:hint="cs"/>
          <w:rtl/>
        </w:rPr>
        <w:t>לא בסדר, אדוני היושב-ראש. אני ספרתי.</w:t>
      </w:r>
    </w:p>
    <w:p w14:paraId="7C1293C7" w14:textId="77777777" w:rsidR="00000000" w:rsidRDefault="007C71EE">
      <w:pPr>
        <w:pStyle w:val="a"/>
        <w:ind w:firstLine="0"/>
        <w:rPr>
          <w:rFonts w:hint="cs"/>
          <w:rtl/>
        </w:rPr>
      </w:pPr>
    </w:p>
    <w:p w14:paraId="6FBC373F" w14:textId="77777777" w:rsidR="00000000" w:rsidRDefault="007C71EE">
      <w:pPr>
        <w:pStyle w:val="ad"/>
        <w:rPr>
          <w:rtl/>
        </w:rPr>
      </w:pPr>
      <w:r>
        <w:rPr>
          <w:rtl/>
        </w:rPr>
        <w:t>היו"ר ראובן ריבלין:</w:t>
      </w:r>
    </w:p>
    <w:p w14:paraId="22A052C4" w14:textId="77777777" w:rsidR="00000000" w:rsidRDefault="007C71EE">
      <w:pPr>
        <w:pStyle w:val="a"/>
        <w:rPr>
          <w:rtl/>
        </w:rPr>
      </w:pPr>
    </w:p>
    <w:p w14:paraId="7B93EBD0" w14:textId="77777777" w:rsidR="00000000" w:rsidRDefault="007C71EE">
      <w:pPr>
        <w:pStyle w:val="a"/>
        <w:rPr>
          <w:rFonts w:hint="cs"/>
          <w:rtl/>
        </w:rPr>
      </w:pPr>
      <w:r>
        <w:rPr>
          <w:rFonts w:hint="cs"/>
          <w:rtl/>
        </w:rPr>
        <w:t>חבר הכנסת גפני, אני אומר לך שאני חיכיתי כי אנשי העבודה לא הצביעו בעד</w:t>
      </w:r>
      <w:r>
        <w:rPr>
          <w:rFonts w:hint="cs"/>
          <w:rtl/>
        </w:rPr>
        <w:t xml:space="preserve"> הסתייגותך. הם לא הצביעו, הם התעלמו.   נא לשבת.  ההסתייגות של חבר הכנסת גפני לא נתקבלה. </w:t>
      </w:r>
    </w:p>
    <w:p w14:paraId="74CA76C2" w14:textId="77777777" w:rsidR="00000000" w:rsidRDefault="007C71EE">
      <w:pPr>
        <w:pStyle w:val="a"/>
        <w:rPr>
          <w:rFonts w:hint="cs"/>
          <w:rtl/>
        </w:rPr>
      </w:pPr>
    </w:p>
    <w:p w14:paraId="163AD568" w14:textId="77777777" w:rsidR="00000000" w:rsidRDefault="007C71EE">
      <w:pPr>
        <w:pStyle w:val="a"/>
        <w:rPr>
          <w:rFonts w:hint="cs"/>
          <w:rtl/>
        </w:rPr>
      </w:pPr>
      <w:r>
        <w:rPr>
          <w:rFonts w:hint="cs"/>
          <w:rtl/>
        </w:rPr>
        <w:t>מי בעד ההסתייגות של חבר הכנסת אייכלר?</w:t>
      </w:r>
    </w:p>
    <w:p w14:paraId="6A19C408" w14:textId="77777777" w:rsidR="00000000" w:rsidRDefault="007C71EE">
      <w:pPr>
        <w:pStyle w:val="a"/>
        <w:rPr>
          <w:rFonts w:hint="cs"/>
          <w:rtl/>
        </w:rPr>
      </w:pPr>
    </w:p>
    <w:p w14:paraId="79824B28" w14:textId="77777777" w:rsidR="00000000" w:rsidRDefault="007C71EE">
      <w:pPr>
        <w:pStyle w:val="a"/>
        <w:jc w:val="center"/>
        <w:rPr>
          <w:rFonts w:hint="cs"/>
          <w:b/>
          <w:bCs/>
          <w:rtl/>
        </w:rPr>
      </w:pPr>
      <w:r>
        <w:rPr>
          <w:rFonts w:hint="cs"/>
          <w:b/>
          <w:bCs/>
          <w:rtl/>
        </w:rPr>
        <w:t>הצבעה</w:t>
      </w:r>
    </w:p>
    <w:p w14:paraId="168A3F16" w14:textId="77777777" w:rsidR="00000000" w:rsidRDefault="007C71EE">
      <w:pPr>
        <w:pStyle w:val="a"/>
        <w:rPr>
          <w:rFonts w:hint="cs"/>
          <w:rtl/>
        </w:rPr>
      </w:pPr>
    </w:p>
    <w:p w14:paraId="50A2E4B7" w14:textId="77777777" w:rsidR="00000000" w:rsidRDefault="007C71EE">
      <w:pPr>
        <w:pStyle w:val="a"/>
        <w:jc w:val="center"/>
        <w:rPr>
          <w:rFonts w:hint="cs"/>
          <w:rtl/>
        </w:rPr>
      </w:pPr>
      <w:r>
        <w:rPr>
          <w:rFonts w:hint="cs"/>
          <w:rtl/>
        </w:rPr>
        <w:t>ההסתייגות של חבר הכנסת  ישראל אייכלר לסעיף 2 לא נתקבלה.</w:t>
      </w:r>
    </w:p>
    <w:p w14:paraId="142D2364" w14:textId="77777777" w:rsidR="00000000" w:rsidRDefault="007C71EE">
      <w:pPr>
        <w:pStyle w:val="a"/>
        <w:jc w:val="center"/>
        <w:rPr>
          <w:rFonts w:hint="cs"/>
          <w:rtl/>
        </w:rPr>
      </w:pPr>
    </w:p>
    <w:p w14:paraId="22B35DD1" w14:textId="77777777" w:rsidR="00000000" w:rsidRDefault="007C71EE">
      <w:pPr>
        <w:pStyle w:val="ad"/>
        <w:rPr>
          <w:rtl/>
        </w:rPr>
      </w:pPr>
      <w:r>
        <w:rPr>
          <w:rtl/>
        </w:rPr>
        <w:t>היו"ר ראובן ריבלין:</w:t>
      </w:r>
    </w:p>
    <w:p w14:paraId="5622CE07" w14:textId="77777777" w:rsidR="00000000" w:rsidRDefault="007C71EE">
      <w:pPr>
        <w:pStyle w:val="a"/>
        <w:rPr>
          <w:rtl/>
        </w:rPr>
      </w:pPr>
    </w:p>
    <w:p w14:paraId="1046B7BD" w14:textId="77777777" w:rsidR="00000000" w:rsidRDefault="007C71EE">
      <w:pPr>
        <w:pStyle w:val="a"/>
        <w:rPr>
          <w:rFonts w:hint="cs"/>
          <w:rtl/>
        </w:rPr>
      </w:pPr>
      <w:r>
        <w:rPr>
          <w:rFonts w:hint="cs"/>
          <w:rtl/>
        </w:rPr>
        <w:t xml:space="preserve">ההסתייגות לא נתקבלה. </w:t>
      </w:r>
    </w:p>
    <w:p w14:paraId="0403954C" w14:textId="77777777" w:rsidR="00000000" w:rsidRDefault="007C71EE">
      <w:pPr>
        <w:pStyle w:val="a"/>
        <w:rPr>
          <w:rFonts w:hint="cs"/>
          <w:rtl/>
        </w:rPr>
      </w:pPr>
    </w:p>
    <w:p w14:paraId="18832A9A" w14:textId="77777777" w:rsidR="00000000" w:rsidRDefault="007C71EE">
      <w:pPr>
        <w:pStyle w:val="a"/>
        <w:rPr>
          <w:rFonts w:hint="cs"/>
          <w:rtl/>
        </w:rPr>
      </w:pPr>
      <w:r>
        <w:rPr>
          <w:rFonts w:hint="cs"/>
          <w:rtl/>
        </w:rPr>
        <w:t>מי בעד ההסתייגות של</w:t>
      </w:r>
      <w:r>
        <w:rPr>
          <w:rFonts w:hint="cs"/>
          <w:rtl/>
        </w:rPr>
        <w:t xml:space="preserve"> חבר הכנסת ברכה? </w:t>
      </w:r>
    </w:p>
    <w:p w14:paraId="7B060CF0" w14:textId="77777777" w:rsidR="00000000" w:rsidRDefault="007C71EE">
      <w:pPr>
        <w:pStyle w:val="a"/>
        <w:rPr>
          <w:rFonts w:hint="cs"/>
          <w:rtl/>
        </w:rPr>
      </w:pPr>
    </w:p>
    <w:p w14:paraId="322B5FD4" w14:textId="77777777" w:rsidR="00000000" w:rsidRDefault="007C71EE">
      <w:pPr>
        <w:pStyle w:val="a"/>
        <w:jc w:val="center"/>
        <w:rPr>
          <w:rFonts w:hint="cs"/>
          <w:b/>
          <w:bCs/>
          <w:rtl/>
        </w:rPr>
      </w:pPr>
      <w:r>
        <w:rPr>
          <w:rFonts w:hint="cs"/>
          <w:b/>
          <w:bCs/>
          <w:rtl/>
        </w:rPr>
        <w:t>הצבעה</w:t>
      </w:r>
    </w:p>
    <w:p w14:paraId="45081F9B" w14:textId="77777777" w:rsidR="00000000" w:rsidRDefault="007C71EE">
      <w:pPr>
        <w:pStyle w:val="a"/>
        <w:rPr>
          <w:rFonts w:hint="cs"/>
          <w:rtl/>
        </w:rPr>
      </w:pPr>
    </w:p>
    <w:p w14:paraId="63B1641C" w14:textId="77777777" w:rsidR="00000000" w:rsidRDefault="007C71EE">
      <w:pPr>
        <w:pStyle w:val="a"/>
        <w:jc w:val="center"/>
        <w:rPr>
          <w:rFonts w:hint="cs"/>
          <w:rtl/>
        </w:rPr>
      </w:pPr>
      <w:r>
        <w:rPr>
          <w:rFonts w:hint="cs"/>
          <w:rtl/>
        </w:rPr>
        <w:t>ההסתייגות של חבר הכנסת מוחמד ברכה לסעיף 2 לא נתקבלה.</w:t>
      </w:r>
    </w:p>
    <w:p w14:paraId="275A681B" w14:textId="77777777" w:rsidR="00000000" w:rsidRDefault="007C71EE">
      <w:pPr>
        <w:pStyle w:val="ad"/>
        <w:rPr>
          <w:rFonts w:hint="cs"/>
          <w:rtl/>
        </w:rPr>
      </w:pPr>
    </w:p>
    <w:p w14:paraId="525896CB" w14:textId="77777777" w:rsidR="00000000" w:rsidRDefault="007C71EE">
      <w:pPr>
        <w:pStyle w:val="ad"/>
        <w:rPr>
          <w:rtl/>
        </w:rPr>
      </w:pPr>
      <w:r>
        <w:rPr>
          <w:rtl/>
        </w:rPr>
        <w:t>היו"ר ראובן ריבלין:</w:t>
      </w:r>
    </w:p>
    <w:p w14:paraId="2B9DD26C" w14:textId="77777777" w:rsidR="00000000" w:rsidRDefault="007C71EE">
      <w:pPr>
        <w:pStyle w:val="a"/>
        <w:rPr>
          <w:rtl/>
        </w:rPr>
      </w:pPr>
    </w:p>
    <w:p w14:paraId="609E498E" w14:textId="77777777" w:rsidR="00000000" w:rsidRDefault="007C71EE">
      <w:pPr>
        <w:pStyle w:val="a"/>
        <w:rPr>
          <w:rFonts w:hint="cs"/>
          <w:rtl/>
        </w:rPr>
      </w:pPr>
      <w:r>
        <w:rPr>
          <w:rFonts w:hint="cs"/>
          <w:rtl/>
        </w:rPr>
        <w:t xml:space="preserve">ההסתייגות לא נתקבלה. </w:t>
      </w:r>
    </w:p>
    <w:p w14:paraId="3378C200" w14:textId="77777777" w:rsidR="00000000" w:rsidRDefault="007C71EE">
      <w:pPr>
        <w:pStyle w:val="a"/>
        <w:rPr>
          <w:rFonts w:hint="cs"/>
          <w:rtl/>
        </w:rPr>
      </w:pPr>
    </w:p>
    <w:p w14:paraId="3AB745AE" w14:textId="77777777" w:rsidR="00000000" w:rsidRDefault="007C71EE">
      <w:pPr>
        <w:pStyle w:val="a"/>
        <w:rPr>
          <w:color w:val="0000FF"/>
          <w:szCs w:val="28"/>
          <w:rtl/>
        </w:rPr>
      </w:pPr>
    </w:p>
    <w:p w14:paraId="23F8E939" w14:textId="77777777" w:rsidR="00000000" w:rsidRDefault="007C71EE">
      <w:pPr>
        <w:pStyle w:val="a"/>
        <w:rPr>
          <w:rFonts w:hint="cs"/>
          <w:rtl/>
        </w:rPr>
      </w:pPr>
      <w:r>
        <w:rPr>
          <w:rFonts w:hint="cs"/>
          <w:rtl/>
        </w:rPr>
        <w:t xml:space="preserve">הסתייגותו של חבר הכנסת אחמד טיבי </w:t>
      </w:r>
      <w:r>
        <w:rPr>
          <w:rtl/>
        </w:rPr>
        <w:t>–</w:t>
      </w:r>
      <w:r>
        <w:rPr>
          <w:rFonts w:hint="cs"/>
          <w:rtl/>
        </w:rPr>
        <w:t xml:space="preserve"> מי בעד? מי נגד? מי נמנע?</w:t>
      </w:r>
    </w:p>
    <w:p w14:paraId="1F17EE59" w14:textId="77777777" w:rsidR="00000000" w:rsidRDefault="007C71EE">
      <w:pPr>
        <w:pStyle w:val="a"/>
        <w:rPr>
          <w:rFonts w:hint="cs"/>
          <w:rtl/>
        </w:rPr>
      </w:pPr>
    </w:p>
    <w:p w14:paraId="741FA079" w14:textId="77777777" w:rsidR="00000000" w:rsidRDefault="007C71EE">
      <w:pPr>
        <w:pStyle w:val="a"/>
        <w:jc w:val="center"/>
        <w:rPr>
          <w:rFonts w:hint="cs"/>
          <w:b/>
          <w:bCs/>
          <w:rtl/>
        </w:rPr>
      </w:pPr>
      <w:r>
        <w:rPr>
          <w:rFonts w:hint="cs"/>
          <w:b/>
          <w:bCs/>
          <w:rtl/>
        </w:rPr>
        <w:t>הצבעה</w:t>
      </w:r>
    </w:p>
    <w:p w14:paraId="7C5C417B" w14:textId="77777777" w:rsidR="00000000" w:rsidRDefault="007C71EE">
      <w:pPr>
        <w:pStyle w:val="a"/>
        <w:jc w:val="center"/>
        <w:rPr>
          <w:rFonts w:hint="cs"/>
          <w:b/>
          <w:bCs/>
          <w:rtl/>
        </w:rPr>
      </w:pPr>
    </w:p>
    <w:p w14:paraId="7A4911E0" w14:textId="77777777" w:rsidR="00000000" w:rsidRDefault="007C71EE">
      <w:pPr>
        <w:pStyle w:val="a"/>
        <w:jc w:val="center"/>
        <w:rPr>
          <w:rFonts w:hint="cs"/>
          <w:rtl/>
        </w:rPr>
      </w:pPr>
      <w:r>
        <w:rPr>
          <w:rFonts w:hint="cs"/>
          <w:rtl/>
        </w:rPr>
        <w:t xml:space="preserve">ההסתייגות של חבר הכנסת אחמד טיבי לסעיף 2 לא נתקבלה. </w:t>
      </w:r>
    </w:p>
    <w:p w14:paraId="603FCADD" w14:textId="77777777" w:rsidR="00000000" w:rsidRDefault="007C71EE">
      <w:pPr>
        <w:pStyle w:val="a"/>
        <w:jc w:val="center"/>
        <w:rPr>
          <w:rFonts w:hint="cs"/>
          <w:rtl/>
        </w:rPr>
      </w:pPr>
    </w:p>
    <w:p w14:paraId="0A56704E" w14:textId="77777777" w:rsidR="00000000" w:rsidRDefault="007C71EE">
      <w:pPr>
        <w:pStyle w:val="ad"/>
        <w:rPr>
          <w:rtl/>
        </w:rPr>
      </w:pPr>
      <w:r>
        <w:rPr>
          <w:rtl/>
        </w:rPr>
        <w:t>היו"ר ראו</w:t>
      </w:r>
      <w:r>
        <w:rPr>
          <w:rtl/>
        </w:rPr>
        <w:t>בן ריבלין:</w:t>
      </w:r>
    </w:p>
    <w:p w14:paraId="311F2905" w14:textId="77777777" w:rsidR="00000000" w:rsidRDefault="007C71EE">
      <w:pPr>
        <w:pStyle w:val="a"/>
        <w:rPr>
          <w:rtl/>
        </w:rPr>
      </w:pPr>
    </w:p>
    <w:p w14:paraId="13755FA3" w14:textId="77777777" w:rsidR="00000000" w:rsidRDefault="007C71EE">
      <w:pPr>
        <w:pStyle w:val="a"/>
        <w:rPr>
          <w:rFonts w:hint="cs"/>
          <w:rtl/>
        </w:rPr>
      </w:pPr>
      <w:r>
        <w:rPr>
          <w:rFonts w:hint="cs"/>
          <w:rtl/>
        </w:rPr>
        <w:t xml:space="preserve">ההסתייגות של חבר הכנסת אחמד טיבי לא נתקבלה.  חבר הכנסת טיבי, לא הצביעו פה בעד הצעתך, אני מאוד מצטער. </w:t>
      </w:r>
    </w:p>
    <w:p w14:paraId="18E2BA3F" w14:textId="77777777" w:rsidR="00000000" w:rsidRDefault="007C71EE">
      <w:pPr>
        <w:pStyle w:val="a"/>
        <w:rPr>
          <w:rFonts w:hint="cs"/>
          <w:rtl/>
        </w:rPr>
      </w:pPr>
    </w:p>
    <w:p w14:paraId="4D0FC80C" w14:textId="77777777" w:rsidR="00000000" w:rsidRDefault="007C71EE">
      <w:pPr>
        <w:pStyle w:val="a"/>
        <w:rPr>
          <w:rFonts w:hint="cs"/>
          <w:rtl/>
        </w:rPr>
      </w:pPr>
      <w:r>
        <w:rPr>
          <w:rFonts w:hint="cs"/>
          <w:rtl/>
        </w:rPr>
        <w:t xml:space="preserve">חבר הכנסת עמיר פרץ </w:t>
      </w:r>
      <w:r>
        <w:rPr>
          <w:rtl/>
        </w:rPr>
        <w:t>–</w:t>
      </w:r>
      <w:r>
        <w:rPr>
          <w:rFonts w:hint="cs"/>
          <w:rtl/>
        </w:rPr>
        <w:t xml:space="preserve"> אינו נוכח, חברת הכנסת אילנה כהן - אינה נוכחת, חבר הכנסת דוד טל - אינו נוכח. </w:t>
      </w:r>
    </w:p>
    <w:p w14:paraId="717A40EF" w14:textId="77777777" w:rsidR="00000000" w:rsidRDefault="007C71EE">
      <w:pPr>
        <w:pStyle w:val="a"/>
        <w:rPr>
          <w:rFonts w:hint="cs"/>
          <w:rtl/>
        </w:rPr>
      </w:pPr>
    </w:p>
    <w:p w14:paraId="7A1A0316" w14:textId="77777777" w:rsidR="00000000" w:rsidRDefault="007C71EE">
      <w:pPr>
        <w:pStyle w:val="a"/>
        <w:rPr>
          <w:rFonts w:hint="cs"/>
          <w:rtl/>
        </w:rPr>
      </w:pPr>
      <w:r>
        <w:rPr>
          <w:rFonts w:hint="cs"/>
          <w:rtl/>
        </w:rPr>
        <w:t>אנו מצביעים על הסתייגותו של חבר הכנסת עזמי</w:t>
      </w:r>
      <w:r>
        <w:rPr>
          <w:rFonts w:hint="cs"/>
          <w:rtl/>
        </w:rPr>
        <w:t xml:space="preserve"> בשארה. מי בעד? מי נגד? מי נמנע? </w:t>
      </w:r>
    </w:p>
    <w:p w14:paraId="52F56358" w14:textId="77777777" w:rsidR="00000000" w:rsidRDefault="007C71EE">
      <w:pPr>
        <w:pStyle w:val="a"/>
        <w:rPr>
          <w:rFonts w:hint="cs"/>
          <w:rtl/>
        </w:rPr>
      </w:pPr>
    </w:p>
    <w:p w14:paraId="2AF106A7" w14:textId="77777777" w:rsidR="00000000" w:rsidRDefault="007C71EE">
      <w:pPr>
        <w:pStyle w:val="a"/>
        <w:jc w:val="center"/>
        <w:rPr>
          <w:rFonts w:hint="cs"/>
          <w:b/>
          <w:bCs/>
          <w:rtl/>
        </w:rPr>
      </w:pPr>
      <w:r>
        <w:rPr>
          <w:rFonts w:hint="cs"/>
          <w:b/>
          <w:bCs/>
          <w:rtl/>
        </w:rPr>
        <w:t>הצבעה</w:t>
      </w:r>
    </w:p>
    <w:p w14:paraId="7B990CC8" w14:textId="77777777" w:rsidR="00000000" w:rsidRDefault="007C71EE">
      <w:pPr>
        <w:pStyle w:val="a"/>
        <w:jc w:val="center"/>
        <w:rPr>
          <w:rFonts w:hint="cs"/>
          <w:b/>
          <w:bCs/>
          <w:rtl/>
        </w:rPr>
      </w:pPr>
    </w:p>
    <w:p w14:paraId="398C45E0" w14:textId="77777777" w:rsidR="00000000" w:rsidRDefault="007C71EE">
      <w:pPr>
        <w:pStyle w:val="a"/>
        <w:jc w:val="center"/>
        <w:rPr>
          <w:rFonts w:hint="cs"/>
          <w:rtl/>
        </w:rPr>
      </w:pPr>
      <w:r>
        <w:rPr>
          <w:rFonts w:hint="cs"/>
          <w:rtl/>
        </w:rPr>
        <w:t xml:space="preserve">ההסתייגות של חבר הכנסת עזמי בשארה  לסעיף 2 לא נתקבלה. </w:t>
      </w:r>
    </w:p>
    <w:p w14:paraId="55616788" w14:textId="77777777" w:rsidR="00000000" w:rsidRDefault="007C71EE">
      <w:pPr>
        <w:pStyle w:val="a"/>
        <w:rPr>
          <w:rFonts w:hint="cs"/>
          <w:rtl/>
        </w:rPr>
      </w:pPr>
    </w:p>
    <w:p w14:paraId="14CDBF59" w14:textId="77777777" w:rsidR="00000000" w:rsidRDefault="007C71EE">
      <w:pPr>
        <w:pStyle w:val="ad"/>
        <w:rPr>
          <w:rtl/>
        </w:rPr>
      </w:pPr>
      <w:r>
        <w:rPr>
          <w:rtl/>
        </w:rPr>
        <w:t>היו"ר ראובן ריבלין:</w:t>
      </w:r>
    </w:p>
    <w:p w14:paraId="3432853C" w14:textId="77777777" w:rsidR="00000000" w:rsidRDefault="007C71EE">
      <w:pPr>
        <w:pStyle w:val="a"/>
        <w:rPr>
          <w:rtl/>
        </w:rPr>
      </w:pPr>
    </w:p>
    <w:p w14:paraId="112E28B7" w14:textId="77777777" w:rsidR="00000000" w:rsidRDefault="007C71EE">
      <w:pPr>
        <w:pStyle w:val="a"/>
        <w:rPr>
          <w:rFonts w:hint="cs"/>
          <w:rtl/>
        </w:rPr>
      </w:pPr>
      <w:r>
        <w:rPr>
          <w:rFonts w:hint="cs"/>
          <w:rtl/>
        </w:rPr>
        <w:t xml:space="preserve">הסתייגותו של חבר הכנסת בשארה לא עברה. </w:t>
      </w:r>
    </w:p>
    <w:p w14:paraId="32DCA6C2" w14:textId="77777777" w:rsidR="00000000" w:rsidRDefault="007C71EE">
      <w:pPr>
        <w:pStyle w:val="a"/>
        <w:rPr>
          <w:rFonts w:hint="cs"/>
          <w:rtl/>
        </w:rPr>
      </w:pPr>
    </w:p>
    <w:p w14:paraId="55F635BE" w14:textId="77777777" w:rsidR="00000000" w:rsidRDefault="007C71EE">
      <w:pPr>
        <w:pStyle w:val="a"/>
        <w:rPr>
          <w:rFonts w:hint="cs"/>
          <w:rtl/>
        </w:rPr>
      </w:pPr>
      <w:r>
        <w:rPr>
          <w:rFonts w:hint="cs"/>
          <w:rtl/>
        </w:rPr>
        <w:t xml:space="preserve">אנו מצביעים על הסתייגותו של חבר הכנסת ג'מאל זחאלקה. מי בעד? מי נגד? מי נמנע? </w:t>
      </w:r>
    </w:p>
    <w:p w14:paraId="6178AEFC" w14:textId="77777777" w:rsidR="00000000" w:rsidRDefault="007C71EE">
      <w:pPr>
        <w:pStyle w:val="a"/>
        <w:rPr>
          <w:rFonts w:hint="cs"/>
          <w:rtl/>
        </w:rPr>
      </w:pPr>
    </w:p>
    <w:p w14:paraId="6DDDE823" w14:textId="77777777" w:rsidR="00000000" w:rsidRDefault="007C71EE">
      <w:pPr>
        <w:pStyle w:val="a"/>
        <w:jc w:val="center"/>
        <w:rPr>
          <w:rFonts w:hint="cs"/>
          <w:b/>
          <w:bCs/>
          <w:rtl/>
        </w:rPr>
      </w:pPr>
      <w:r>
        <w:rPr>
          <w:rFonts w:hint="cs"/>
          <w:b/>
          <w:bCs/>
          <w:rtl/>
        </w:rPr>
        <w:t>הצבעה</w:t>
      </w:r>
    </w:p>
    <w:p w14:paraId="751F8ACF" w14:textId="77777777" w:rsidR="00000000" w:rsidRDefault="007C71EE">
      <w:pPr>
        <w:pStyle w:val="a"/>
        <w:jc w:val="center"/>
        <w:rPr>
          <w:rFonts w:hint="cs"/>
          <w:b/>
          <w:bCs/>
          <w:rtl/>
        </w:rPr>
      </w:pPr>
    </w:p>
    <w:p w14:paraId="561D3064" w14:textId="77777777" w:rsidR="00000000" w:rsidRDefault="007C71EE">
      <w:pPr>
        <w:pStyle w:val="a"/>
        <w:jc w:val="center"/>
        <w:rPr>
          <w:rFonts w:hint="cs"/>
          <w:rtl/>
        </w:rPr>
      </w:pPr>
      <w:r>
        <w:rPr>
          <w:rFonts w:hint="cs"/>
          <w:rtl/>
        </w:rPr>
        <w:t>ההסתייגות ש</w:t>
      </w:r>
      <w:r>
        <w:rPr>
          <w:rFonts w:hint="cs"/>
          <w:rtl/>
        </w:rPr>
        <w:t xml:space="preserve">ל חבר הכנסת ג'מאל זחאלקה לסעיף 2 לא נתקבלה. </w:t>
      </w:r>
    </w:p>
    <w:p w14:paraId="38D65CA5" w14:textId="77777777" w:rsidR="00000000" w:rsidRDefault="007C71EE">
      <w:pPr>
        <w:pStyle w:val="a"/>
        <w:rPr>
          <w:rFonts w:hint="cs"/>
          <w:rtl/>
        </w:rPr>
      </w:pPr>
    </w:p>
    <w:p w14:paraId="12AD0A80" w14:textId="77777777" w:rsidR="00000000" w:rsidRDefault="007C71EE">
      <w:pPr>
        <w:pStyle w:val="ad"/>
        <w:rPr>
          <w:rtl/>
        </w:rPr>
      </w:pPr>
      <w:r>
        <w:rPr>
          <w:rtl/>
        </w:rPr>
        <w:t>היו"ר ראובן ריבלין:</w:t>
      </w:r>
    </w:p>
    <w:p w14:paraId="13787AD6" w14:textId="77777777" w:rsidR="00000000" w:rsidRDefault="007C71EE">
      <w:pPr>
        <w:pStyle w:val="a"/>
        <w:rPr>
          <w:rtl/>
        </w:rPr>
      </w:pPr>
    </w:p>
    <w:p w14:paraId="100D2F46" w14:textId="77777777" w:rsidR="00000000" w:rsidRDefault="007C71EE">
      <w:pPr>
        <w:pStyle w:val="a"/>
        <w:rPr>
          <w:rFonts w:hint="cs"/>
          <w:rtl/>
        </w:rPr>
      </w:pPr>
      <w:r>
        <w:rPr>
          <w:rFonts w:hint="cs"/>
          <w:rtl/>
        </w:rPr>
        <w:t xml:space="preserve">הסתייגותו של חבר הכנסת ג'מאל זחאלקה לא נתקבלה. </w:t>
      </w:r>
    </w:p>
    <w:p w14:paraId="64DB4780" w14:textId="77777777" w:rsidR="00000000" w:rsidRDefault="007C71EE">
      <w:pPr>
        <w:pStyle w:val="a"/>
        <w:rPr>
          <w:rFonts w:hint="cs"/>
          <w:rtl/>
        </w:rPr>
      </w:pPr>
    </w:p>
    <w:p w14:paraId="4B52E6BF" w14:textId="77777777" w:rsidR="00000000" w:rsidRDefault="007C71EE">
      <w:pPr>
        <w:pStyle w:val="a"/>
        <w:rPr>
          <w:rFonts w:hint="cs"/>
          <w:rtl/>
        </w:rPr>
      </w:pPr>
      <w:r>
        <w:rPr>
          <w:rFonts w:hint="cs"/>
          <w:rtl/>
        </w:rPr>
        <w:t xml:space="preserve">אנו מצביעים על הסתייגותו של חבר הכנסת ואסל טאהא. מי בעד? מי נגד? מי נמנע? </w:t>
      </w:r>
    </w:p>
    <w:p w14:paraId="466B00C8" w14:textId="77777777" w:rsidR="00000000" w:rsidRDefault="007C71EE">
      <w:pPr>
        <w:pStyle w:val="a"/>
        <w:rPr>
          <w:rFonts w:hint="cs"/>
          <w:rtl/>
        </w:rPr>
      </w:pPr>
    </w:p>
    <w:p w14:paraId="1209D8DE" w14:textId="77777777" w:rsidR="00000000" w:rsidRDefault="007C71EE">
      <w:pPr>
        <w:pStyle w:val="a"/>
        <w:jc w:val="center"/>
        <w:rPr>
          <w:rFonts w:hint="cs"/>
          <w:b/>
          <w:bCs/>
          <w:rtl/>
        </w:rPr>
      </w:pPr>
      <w:r>
        <w:rPr>
          <w:rFonts w:hint="cs"/>
          <w:b/>
          <w:bCs/>
          <w:rtl/>
        </w:rPr>
        <w:t>הצבעה</w:t>
      </w:r>
    </w:p>
    <w:p w14:paraId="1ED178D1" w14:textId="77777777" w:rsidR="00000000" w:rsidRDefault="007C71EE">
      <w:pPr>
        <w:pStyle w:val="a"/>
        <w:jc w:val="center"/>
        <w:rPr>
          <w:rFonts w:hint="cs"/>
          <w:b/>
          <w:bCs/>
          <w:rtl/>
        </w:rPr>
      </w:pPr>
    </w:p>
    <w:p w14:paraId="6514BE4B" w14:textId="77777777" w:rsidR="00000000" w:rsidRDefault="007C71EE">
      <w:pPr>
        <w:pStyle w:val="a"/>
        <w:jc w:val="center"/>
        <w:rPr>
          <w:rFonts w:hint="cs"/>
          <w:rtl/>
        </w:rPr>
      </w:pPr>
      <w:r>
        <w:rPr>
          <w:rFonts w:hint="cs"/>
          <w:rtl/>
        </w:rPr>
        <w:t xml:space="preserve">ההסתייגות של חבר הכנסת ואסל טאהא  לסעיף 2 לא נתקבלה. </w:t>
      </w:r>
    </w:p>
    <w:p w14:paraId="67D53150" w14:textId="77777777" w:rsidR="00000000" w:rsidRDefault="007C71EE">
      <w:pPr>
        <w:pStyle w:val="a"/>
        <w:jc w:val="center"/>
        <w:rPr>
          <w:rFonts w:hint="cs"/>
          <w:rtl/>
        </w:rPr>
      </w:pPr>
    </w:p>
    <w:p w14:paraId="78D1C3BE" w14:textId="77777777" w:rsidR="00000000" w:rsidRDefault="007C71EE">
      <w:pPr>
        <w:pStyle w:val="ad"/>
        <w:rPr>
          <w:rtl/>
        </w:rPr>
      </w:pPr>
      <w:r>
        <w:rPr>
          <w:rtl/>
        </w:rPr>
        <w:t>הי</w:t>
      </w:r>
      <w:r>
        <w:rPr>
          <w:rtl/>
        </w:rPr>
        <w:t>ו"ר ראובן ריבלין:</w:t>
      </w:r>
    </w:p>
    <w:p w14:paraId="224F4FA1" w14:textId="77777777" w:rsidR="00000000" w:rsidRDefault="007C71EE">
      <w:pPr>
        <w:pStyle w:val="a"/>
        <w:rPr>
          <w:rtl/>
        </w:rPr>
      </w:pPr>
    </w:p>
    <w:p w14:paraId="57AE93DA" w14:textId="77777777" w:rsidR="00000000" w:rsidRDefault="007C71EE">
      <w:pPr>
        <w:pStyle w:val="a"/>
        <w:rPr>
          <w:rFonts w:hint="cs"/>
          <w:rtl/>
        </w:rPr>
      </w:pPr>
      <w:r>
        <w:rPr>
          <w:rFonts w:hint="cs"/>
          <w:rtl/>
        </w:rPr>
        <w:t xml:space="preserve">הסתייגותו של חבר הכנסת ואסל טאהא לא נתקבלה. </w:t>
      </w:r>
    </w:p>
    <w:p w14:paraId="5F6AED28" w14:textId="77777777" w:rsidR="00000000" w:rsidRDefault="007C71EE">
      <w:pPr>
        <w:pStyle w:val="a"/>
        <w:rPr>
          <w:rFonts w:hint="cs"/>
          <w:rtl/>
        </w:rPr>
      </w:pPr>
    </w:p>
    <w:p w14:paraId="24190501" w14:textId="77777777" w:rsidR="00000000" w:rsidRDefault="007C71EE">
      <w:pPr>
        <w:pStyle w:val="a"/>
        <w:rPr>
          <w:rFonts w:hint="cs"/>
          <w:rtl/>
        </w:rPr>
      </w:pPr>
      <w:r>
        <w:rPr>
          <w:rFonts w:hint="cs"/>
          <w:rtl/>
        </w:rPr>
        <w:t xml:space="preserve">אנו מצביעים על הסתייגותו של חבר הכנסת עבד-אלמאלכ דהאמשה. מי בעד? מי נגד? מי נמנע? </w:t>
      </w:r>
    </w:p>
    <w:p w14:paraId="6EE1B94C" w14:textId="77777777" w:rsidR="00000000" w:rsidRDefault="007C71EE">
      <w:pPr>
        <w:pStyle w:val="a"/>
        <w:rPr>
          <w:rFonts w:hint="cs"/>
          <w:rtl/>
        </w:rPr>
      </w:pPr>
    </w:p>
    <w:p w14:paraId="648E92D1" w14:textId="77777777" w:rsidR="00000000" w:rsidRDefault="007C71EE">
      <w:pPr>
        <w:pStyle w:val="a"/>
        <w:jc w:val="center"/>
        <w:rPr>
          <w:rFonts w:hint="cs"/>
          <w:b/>
          <w:bCs/>
          <w:rtl/>
        </w:rPr>
      </w:pPr>
      <w:r>
        <w:rPr>
          <w:rFonts w:hint="cs"/>
          <w:b/>
          <w:bCs/>
          <w:rtl/>
        </w:rPr>
        <w:t>הצבעה</w:t>
      </w:r>
    </w:p>
    <w:p w14:paraId="4CA33FA8" w14:textId="77777777" w:rsidR="00000000" w:rsidRDefault="007C71EE">
      <w:pPr>
        <w:pStyle w:val="a"/>
        <w:jc w:val="center"/>
        <w:rPr>
          <w:rFonts w:hint="cs"/>
          <w:b/>
          <w:bCs/>
          <w:rtl/>
        </w:rPr>
      </w:pPr>
    </w:p>
    <w:p w14:paraId="2DCDE0CE" w14:textId="77777777" w:rsidR="00000000" w:rsidRDefault="007C71EE">
      <w:pPr>
        <w:pStyle w:val="a"/>
        <w:jc w:val="center"/>
        <w:rPr>
          <w:rFonts w:hint="cs"/>
          <w:rtl/>
        </w:rPr>
      </w:pPr>
      <w:r>
        <w:rPr>
          <w:rFonts w:hint="cs"/>
          <w:rtl/>
        </w:rPr>
        <w:t xml:space="preserve">ההסתייגות של חבר הכנסת עבד-אלמאלכ דהאמשה לסעיף 2 לא נתקבלה. </w:t>
      </w:r>
    </w:p>
    <w:p w14:paraId="4E361155" w14:textId="77777777" w:rsidR="00000000" w:rsidRDefault="007C71EE">
      <w:pPr>
        <w:pStyle w:val="a"/>
        <w:jc w:val="center"/>
        <w:rPr>
          <w:rFonts w:hint="cs"/>
          <w:rtl/>
        </w:rPr>
      </w:pPr>
    </w:p>
    <w:p w14:paraId="0B43C332" w14:textId="77777777" w:rsidR="00000000" w:rsidRDefault="007C71EE">
      <w:pPr>
        <w:pStyle w:val="ad"/>
        <w:rPr>
          <w:rtl/>
        </w:rPr>
      </w:pPr>
      <w:r>
        <w:rPr>
          <w:rtl/>
        </w:rPr>
        <w:t>היו"ר ראובן ריבלין:</w:t>
      </w:r>
    </w:p>
    <w:p w14:paraId="41A41C6C" w14:textId="77777777" w:rsidR="00000000" w:rsidRDefault="007C71EE">
      <w:pPr>
        <w:pStyle w:val="a"/>
        <w:rPr>
          <w:rtl/>
        </w:rPr>
      </w:pPr>
    </w:p>
    <w:p w14:paraId="4FE32B1B" w14:textId="77777777" w:rsidR="00000000" w:rsidRDefault="007C71EE">
      <w:pPr>
        <w:pStyle w:val="a"/>
        <w:rPr>
          <w:rFonts w:hint="cs"/>
          <w:rtl/>
        </w:rPr>
      </w:pPr>
      <w:r>
        <w:rPr>
          <w:rFonts w:hint="cs"/>
          <w:rtl/>
        </w:rPr>
        <w:t xml:space="preserve">הסתייגותו של חבר </w:t>
      </w:r>
      <w:r>
        <w:rPr>
          <w:rFonts w:hint="cs"/>
          <w:rtl/>
        </w:rPr>
        <w:t xml:space="preserve">הכנסת עבד-אלמאלכ דהאמשה לא נתקבלה. </w:t>
      </w:r>
    </w:p>
    <w:p w14:paraId="58F99CC6" w14:textId="77777777" w:rsidR="00000000" w:rsidRDefault="007C71EE">
      <w:pPr>
        <w:pStyle w:val="a"/>
        <w:rPr>
          <w:rFonts w:hint="cs"/>
          <w:rtl/>
        </w:rPr>
      </w:pPr>
    </w:p>
    <w:p w14:paraId="7B003C55" w14:textId="77777777" w:rsidR="00000000" w:rsidRDefault="007C71EE">
      <w:pPr>
        <w:pStyle w:val="a"/>
        <w:rPr>
          <w:rFonts w:hint="cs"/>
          <w:rtl/>
        </w:rPr>
      </w:pPr>
      <w:r>
        <w:rPr>
          <w:rFonts w:hint="cs"/>
          <w:rtl/>
        </w:rPr>
        <w:t xml:space="preserve">חבר הכנסת טלב אלסאנע - כבר הצבענו, למען הסר ספק </w:t>
      </w:r>
      <w:r>
        <w:rPr>
          <w:rtl/>
        </w:rPr>
        <w:t>–</w:t>
      </w:r>
      <w:r>
        <w:rPr>
          <w:rFonts w:hint="cs"/>
          <w:rtl/>
        </w:rPr>
        <w:t xml:space="preserve"> כבר הסירו את הצבעו קודם. ובכן, רבותי, סיימנו את הדיון בסעיף 2. </w:t>
      </w:r>
    </w:p>
    <w:p w14:paraId="53177201" w14:textId="77777777" w:rsidR="00000000" w:rsidRDefault="007C71EE">
      <w:pPr>
        <w:pStyle w:val="a"/>
        <w:rPr>
          <w:rFonts w:hint="cs"/>
          <w:rtl/>
        </w:rPr>
      </w:pPr>
    </w:p>
    <w:p w14:paraId="457D6435" w14:textId="77777777" w:rsidR="00000000" w:rsidRDefault="007C71EE">
      <w:pPr>
        <w:pStyle w:val="a"/>
        <w:rPr>
          <w:rFonts w:hint="cs"/>
          <w:rtl/>
        </w:rPr>
      </w:pPr>
      <w:r>
        <w:rPr>
          <w:rFonts w:hint="cs"/>
          <w:rtl/>
        </w:rPr>
        <w:t xml:space="preserve">אנחנו עוברים להצבעה אלקטרונית על סעיף 2. </w:t>
      </w:r>
    </w:p>
    <w:p w14:paraId="767A28E8" w14:textId="77777777" w:rsidR="00000000" w:rsidRDefault="007C71EE">
      <w:pPr>
        <w:pStyle w:val="a"/>
        <w:ind w:firstLine="0"/>
        <w:rPr>
          <w:rFonts w:hint="cs"/>
          <w:rtl/>
        </w:rPr>
      </w:pPr>
    </w:p>
    <w:p w14:paraId="47803C73" w14:textId="77777777" w:rsidR="00000000" w:rsidRDefault="007C71EE">
      <w:pPr>
        <w:pStyle w:val="ac"/>
        <w:rPr>
          <w:rtl/>
        </w:rPr>
      </w:pPr>
      <w:r>
        <w:rPr>
          <w:rFonts w:hint="eastAsia"/>
          <w:rtl/>
        </w:rPr>
        <w:t>אברהם</w:t>
      </w:r>
      <w:r>
        <w:rPr>
          <w:rtl/>
        </w:rPr>
        <w:t xml:space="preserve"> בורג (העבודה-מימד):</w:t>
      </w:r>
    </w:p>
    <w:p w14:paraId="1D9BDE79" w14:textId="77777777" w:rsidR="00000000" w:rsidRDefault="007C71EE">
      <w:pPr>
        <w:pStyle w:val="a"/>
        <w:rPr>
          <w:rFonts w:hint="cs"/>
          <w:rtl/>
        </w:rPr>
      </w:pPr>
    </w:p>
    <w:p w14:paraId="7FB28180" w14:textId="77777777" w:rsidR="00000000" w:rsidRDefault="007C71EE">
      <w:pPr>
        <w:pStyle w:val="a"/>
        <w:rPr>
          <w:rFonts w:hint="cs"/>
          <w:rtl/>
        </w:rPr>
      </w:pPr>
      <w:r>
        <w:rPr>
          <w:rFonts w:hint="cs"/>
          <w:rtl/>
        </w:rPr>
        <w:t xml:space="preserve"> - - -</w:t>
      </w:r>
    </w:p>
    <w:p w14:paraId="7E1EF884" w14:textId="77777777" w:rsidR="00000000" w:rsidRDefault="007C71EE">
      <w:pPr>
        <w:pStyle w:val="a"/>
        <w:rPr>
          <w:rFonts w:hint="cs"/>
          <w:rtl/>
        </w:rPr>
      </w:pPr>
    </w:p>
    <w:p w14:paraId="0530EB40" w14:textId="77777777" w:rsidR="00000000" w:rsidRDefault="007C71EE">
      <w:pPr>
        <w:pStyle w:val="ad"/>
        <w:rPr>
          <w:rtl/>
        </w:rPr>
      </w:pPr>
      <w:r>
        <w:rPr>
          <w:rtl/>
        </w:rPr>
        <w:t>היו"ר ראובן ריבלין:</w:t>
      </w:r>
    </w:p>
    <w:p w14:paraId="40BD9D23" w14:textId="77777777" w:rsidR="00000000" w:rsidRDefault="007C71EE">
      <w:pPr>
        <w:pStyle w:val="a"/>
        <w:rPr>
          <w:rtl/>
        </w:rPr>
      </w:pPr>
    </w:p>
    <w:p w14:paraId="45422BF8" w14:textId="77777777" w:rsidR="00000000" w:rsidRDefault="007C71EE">
      <w:pPr>
        <w:pStyle w:val="a"/>
        <w:rPr>
          <w:rFonts w:hint="cs"/>
          <w:rtl/>
        </w:rPr>
      </w:pPr>
      <w:r>
        <w:rPr>
          <w:rFonts w:hint="cs"/>
          <w:rtl/>
        </w:rPr>
        <w:t>אם אד</w:t>
      </w:r>
      <w:r>
        <w:rPr>
          <w:rFonts w:hint="cs"/>
          <w:rtl/>
        </w:rPr>
        <w:t xml:space="preserve">וני רואה </w:t>
      </w:r>
      <w:r>
        <w:rPr>
          <w:rtl/>
        </w:rPr>
        <w:t>–</w:t>
      </w:r>
      <w:r>
        <w:rPr>
          <w:rFonts w:hint="cs"/>
          <w:rtl/>
        </w:rPr>
        <w:t xml:space="preserve"> אני חושב שאולי אדוני מסתפק. </w:t>
      </w:r>
    </w:p>
    <w:p w14:paraId="169DA449" w14:textId="77777777" w:rsidR="00000000" w:rsidRDefault="007C71EE">
      <w:pPr>
        <w:pStyle w:val="a"/>
        <w:rPr>
          <w:rFonts w:hint="cs"/>
          <w:rtl/>
        </w:rPr>
      </w:pPr>
    </w:p>
    <w:p w14:paraId="38B43A2B" w14:textId="77777777" w:rsidR="00000000" w:rsidRDefault="007C71EE">
      <w:pPr>
        <w:pStyle w:val="ac"/>
        <w:rPr>
          <w:rtl/>
        </w:rPr>
      </w:pPr>
      <w:r>
        <w:rPr>
          <w:rFonts w:hint="eastAsia"/>
          <w:rtl/>
        </w:rPr>
        <w:t>אברהם</w:t>
      </w:r>
      <w:r>
        <w:rPr>
          <w:rtl/>
        </w:rPr>
        <w:t xml:space="preserve"> בורג (העבודה-מימד):</w:t>
      </w:r>
    </w:p>
    <w:p w14:paraId="75285F8E" w14:textId="77777777" w:rsidR="00000000" w:rsidRDefault="007C71EE">
      <w:pPr>
        <w:pStyle w:val="a"/>
        <w:rPr>
          <w:rFonts w:hint="cs"/>
          <w:rtl/>
        </w:rPr>
      </w:pPr>
    </w:p>
    <w:p w14:paraId="28E6C5EB" w14:textId="77777777" w:rsidR="00000000" w:rsidRDefault="007C71EE">
      <w:pPr>
        <w:pStyle w:val="a"/>
        <w:rPr>
          <w:rFonts w:hint="cs"/>
          <w:rtl/>
        </w:rPr>
      </w:pPr>
      <w:r>
        <w:rPr>
          <w:rFonts w:hint="cs"/>
          <w:rtl/>
        </w:rPr>
        <w:t xml:space="preserve">- - - אני מבקש אישית. </w:t>
      </w:r>
    </w:p>
    <w:p w14:paraId="3843A19D" w14:textId="77777777" w:rsidR="00000000" w:rsidRDefault="007C71EE">
      <w:pPr>
        <w:pStyle w:val="a"/>
        <w:rPr>
          <w:rFonts w:hint="cs"/>
          <w:rtl/>
        </w:rPr>
      </w:pPr>
    </w:p>
    <w:p w14:paraId="159BC454" w14:textId="77777777" w:rsidR="00000000" w:rsidRDefault="007C71EE">
      <w:pPr>
        <w:pStyle w:val="ad"/>
        <w:rPr>
          <w:rtl/>
        </w:rPr>
      </w:pPr>
      <w:r>
        <w:rPr>
          <w:rtl/>
        </w:rPr>
        <w:t>היו"ר ראובן ריבלין:</w:t>
      </w:r>
    </w:p>
    <w:p w14:paraId="13C77826" w14:textId="77777777" w:rsidR="00000000" w:rsidRDefault="007C71EE">
      <w:pPr>
        <w:pStyle w:val="a"/>
        <w:rPr>
          <w:rtl/>
        </w:rPr>
      </w:pPr>
    </w:p>
    <w:p w14:paraId="66591508" w14:textId="77777777" w:rsidR="00000000" w:rsidRDefault="007C71EE">
      <w:pPr>
        <w:pStyle w:val="a"/>
        <w:rPr>
          <w:rFonts w:hint="cs"/>
          <w:rtl/>
        </w:rPr>
      </w:pPr>
      <w:r>
        <w:rPr>
          <w:rFonts w:hint="cs"/>
          <w:rtl/>
        </w:rPr>
        <w:t xml:space="preserve">בסדר, אני הבנתי, אני לא אכפה עליהם הצעה אישית. למשל </w:t>
      </w:r>
      <w:r>
        <w:rPr>
          <w:rtl/>
        </w:rPr>
        <w:t>–</w:t>
      </w:r>
      <w:r>
        <w:rPr>
          <w:rFonts w:hint="cs"/>
          <w:rtl/>
        </w:rPr>
        <w:t xml:space="preserve"> החברים מהצד השמאלי, שהוא הצד הימני </w:t>
      </w:r>
      <w:r>
        <w:rPr>
          <w:rtl/>
        </w:rPr>
        <w:t>–</w:t>
      </w:r>
      <w:r>
        <w:rPr>
          <w:rFonts w:hint="cs"/>
          <w:rtl/>
        </w:rPr>
        <w:t xml:space="preserve"> הם לא רוצים הצבעה אישית. </w:t>
      </w:r>
    </w:p>
    <w:p w14:paraId="0288BBD6" w14:textId="77777777" w:rsidR="00000000" w:rsidRDefault="007C71EE">
      <w:pPr>
        <w:pStyle w:val="a"/>
        <w:rPr>
          <w:rFonts w:hint="cs"/>
          <w:rtl/>
        </w:rPr>
      </w:pPr>
    </w:p>
    <w:p w14:paraId="529AB1BF" w14:textId="77777777" w:rsidR="00000000" w:rsidRDefault="007C71EE">
      <w:pPr>
        <w:pStyle w:val="ac"/>
        <w:rPr>
          <w:rtl/>
        </w:rPr>
      </w:pPr>
      <w:r>
        <w:rPr>
          <w:rFonts w:hint="eastAsia"/>
          <w:rtl/>
        </w:rPr>
        <w:t>אברהם</w:t>
      </w:r>
      <w:r>
        <w:rPr>
          <w:rtl/>
        </w:rPr>
        <w:t xml:space="preserve"> בורג (העבודה-מימד):</w:t>
      </w:r>
    </w:p>
    <w:p w14:paraId="13A1BE4A" w14:textId="77777777" w:rsidR="00000000" w:rsidRDefault="007C71EE">
      <w:pPr>
        <w:pStyle w:val="a"/>
        <w:rPr>
          <w:rFonts w:hint="cs"/>
          <w:rtl/>
        </w:rPr>
      </w:pPr>
    </w:p>
    <w:p w14:paraId="3F0DD574" w14:textId="77777777" w:rsidR="00000000" w:rsidRDefault="007C71EE">
      <w:pPr>
        <w:pStyle w:val="a"/>
        <w:rPr>
          <w:rFonts w:hint="cs"/>
          <w:rtl/>
        </w:rPr>
      </w:pPr>
      <w:r>
        <w:rPr>
          <w:rFonts w:hint="cs"/>
          <w:rtl/>
        </w:rPr>
        <w:t xml:space="preserve">אני מבקש. </w:t>
      </w:r>
    </w:p>
    <w:p w14:paraId="10C2A24E" w14:textId="77777777" w:rsidR="00000000" w:rsidRDefault="007C71EE">
      <w:pPr>
        <w:pStyle w:val="a"/>
        <w:rPr>
          <w:rFonts w:hint="cs"/>
          <w:rtl/>
        </w:rPr>
      </w:pPr>
    </w:p>
    <w:p w14:paraId="15D931AD" w14:textId="77777777" w:rsidR="00000000" w:rsidRDefault="007C71EE">
      <w:pPr>
        <w:pStyle w:val="ad"/>
        <w:rPr>
          <w:rtl/>
        </w:rPr>
      </w:pPr>
      <w:r>
        <w:rPr>
          <w:rtl/>
        </w:rPr>
        <w:t>היו"ר ראובן ריבלין:</w:t>
      </w:r>
    </w:p>
    <w:p w14:paraId="48537B2F" w14:textId="77777777" w:rsidR="00000000" w:rsidRDefault="007C71EE">
      <w:pPr>
        <w:pStyle w:val="a"/>
        <w:rPr>
          <w:rtl/>
        </w:rPr>
      </w:pPr>
    </w:p>
    <w:p w14:paraId="45A9A2E6" w14:textId="77777777" w:rsidR="00000000" w:rsidRDefault="007C71EE">
      <w:pPr>
        <w:pStyle w:val="a"/>
        <w:rPr>
          <w:rFonts w:hint="cs"/>
          <w:rtl/>
        </w:rPr>
      </w:pPr>
      <w:r>
        <w:rPr>
          <w:rFonts w:hint="cs"/>
          <w:rtl/>
        </w:rPr>
        <w:t xml:space="preserve">אני רק חשבתי, אולי אתה לא רוצה. אם אתה רוצה, תעיר את תשומת לבי. </w:t>
      </w:r>
    </w:p>
    <w:p w14:paraId="17DB2FD1" w14:textId="77777777" w:rsidR="00000000" w:rsidRDefault="007C71EE">
      <w:pPr>
        <w:pStyle w:val="a"/>
        <w:rPr>
          <w:rFonts w:hint="cs"/>
          <w:rtl/>
        </w:rPr>
      </w:pPr>
    </w:p>
    <w:p w14:paraId="4EC62BBC" w14:textId="77777777" w:rsidR="00000000" w:rsidRDefault="007C71EE">
      <w:pPr>
        <w:pStyle w:val="ac"/>
        <w:rPr>
          <w:rtl/>
        </w:rPr>
      </w:pPr>
      <w:r>
        <w:rPr>
          <w:rFonts w:hint="eastAsia"/>
          <w:rtl/>
        </w:rPr>
        <w:t>אברהם</w:t>
      </w:r>
      <w:r>
        <w:rPr>
          <w:rtl/>
        </w:rPr>
        <w:t xml:space="preserve"> בורג (העבודה-מימד):</w:t>
      </w:r>
    </w:p>
    <w:p w14:paraId="238897BA" w14:textId="77777777" w:rsidR="00000000" w:rsidRDefault="007C71EE">
      <w:pPr>
        <w:pStyle w:val="a"/>
        <w:rPr>
          <w:rFonts w:hint="cs"/>
          <w:rtl/>
        </w:rPr>
      </w:pPr>
    </w:p>
    <w:p w14:paraId="4A317889" w14:textId="77777777" w:rsidR="00000000" w:rsidRDefault="007C71EE">
      <w:pPr>
        <w:pStyle w:val="a"/>
        <w:rPr>
          <w:rFonts w:hint="cs"/>
          <w:rtl/>
        </w:rPr>
      </w:pPr>
      <w:r>
        <w:rPr>
          <w:rFonts w:hint="cs"/>
          <w:rtl/>
        </w:rPr>
        <w:t xml:space="preserve">אני רוצה. ב=107 סעיפים הבאים אני רוצה. </w:t>
      </w:r>
    </w:p>
    <w:p w14:paraId="66EA01EC" w14:textId="77777777" w:rsidR="00000000" w:rsidRDefault="007C71EE">
      <w:pPr>
        <w:pStyle w:val="a"/>
        <w:rPr>
          <w:rFonts w:hint="cs"/>
          <w:rtl/>
        </w:rPr>
      </w:pPr>
    </w:p>
    <w:p w14:paraId="3A58B8FD" w14:textId="77777777" w:rsidR="00000000" w:rsidRDefault="007C71EE">
      <w:pPr>
        <w:pStyle w:val="ad"/>
        <w:rPr>
          <w:rtl/>
        </w:rPr>
      </w:pPr>
      <w:r>
        <w:rPr>
          <w:rtl/>
        </w:rPr>
        <w:t>היו"ר ראובן ריבלין:</w:t>
      </w:r>
    </w:p>
    <w:p w14:paraId="78BD9E38" w14:textId="77777777" w:rsidR="00000000" w:rsidRDefault="007C71EE">
      <w:pPr>
        <w:pStyle w:val="a"/>
        <w:rPr>
          <w:rtl/>
        </w:rPr>
      </w:pPr>
    </w:p>
    <w:p w14:paraId="1D6BC228" w14:textId="77777777" w:rsidR="00000000" w:rsidRDefault="007C71EE">
      <w:pPr>
        <w:pStyle w:val="a"/>
        <w:rPr>
          <w:rFonts w:hint="cs"/>
          <w:rtl/>
        </w:rPr>
      </w:pPr>
      <w:r>
        <w:rPr>
          <w:rFonts w:hint="cs"/>
          <w:rtl/>
        </w:rPr>
        <w:t>ההצבעה על הסעיף השני היא הצבעה בהחלט מהותית, ונקיים הצבעה אישית. נ</w:t>
      </w:r>
      <w:r>
        <w:rPr>
          <w:rFonts w:hint="cs"/>
          <w:rtl/>
        </w:rPr>
        <w:t xml:space="preserve">א להצביע. </w:t>
      </w:r>
    </w:p>
    <w:p w14:paraId="4A043D17" w14:textId="77777777" w:rsidR="00000000" w:rsidRDefault="007C71EE">
      <w:pPr>
        <w:pStyle w:val="a"/>
        <w:rPr>
          <w:rFonts w:hint="cs"/>
          <w:rtl/>
        </w:rPr>
      </w:pPr>
    </w:p>
    <w:p w14:paraId="1FA87CEA" w14:textId="77777777" w:rsidR="00000000" w:rsidRDefault="007C71EE">
      <w:pPr>
        <w:pStyle w:val="a"/>
        <w:rPr>
          <w:rFonts w:hint="cs"/>
          <w:rtl/>
        </w:rPr>
      </w:pPr>
      <w:r>
        <w:rPr>
          <w:rFonts w:hint="cs"/>
          <w:rtl/>
        </w:rPr>
        <w:t xml:space="preserve">רבותי חברי הכנסת, אם המבקשים לא יהיו פה, לא אתן להם. אם החתומים פה לא יהיו בזמן ההצבעה אני לא אתן להם להצביע בהצבעה חוזרת, ולאחר מכן אשקול אם גם לאפשר הצבעות בעתיד. </w:t>
      </w:r>
    </w:p>
    <w:p w14:paraId="1DCCE385" w14:textId="77777777" w:rsidR="00000000" w:rsidRDefault="007C71EE">
      <w:pPr>
        <w:pStyle w:val="a"/>
        <w:rPr>
          <w:rFonts w:hint="cs"/>
          <w:rtl/>
        </w:rPr>
      </w:pPr>
    </w:p>
    <w:p w14:paraId="584115DE" w14:textId="77777777" w:rsidR="00000000" w:rsidRDefault="007C71EE">
      <w:pPr>
        <w:pStyle w:val="ac"/>
        <w:rPr>
          <w:rtl/>
        </w:rPr>
      </w:pPr>
      <w:r>
        <w:rPr>
          <w:rFonts w:hint="eastAsia"/>
          <w:rtl/>
        </w:rPr>
        <w:t>מזכיר</w:t>
      </w:r>
      <w:r>
        <w:rPr>
          <w:rtl/>
        </w:rPr>
        <w:t xml:space="preserve"> הכנסת אריה האן:</w:t>
      </w:r>
    </w:p>
    <w:p w14:paraId="53F0DA76" w14:textId="77777777" w:rsidR="00000000" w:rsidRDefault="007C71EE">
      <w:pPr>
        <w:pStyle w:val="a"/>
        <w:ind w:firstLine="0"/>
        <w:rPr>
          <w:rFonts w:hint="cs"/>
          <w:rtl/>
        </w:rPr>
      </w:pPr>
      <w:r>
        <w:rPr>
          <w:rFonts w:hint="cs"/>
          <w:rtl/>
        </w:rPr>
        <w:t>(קורא בשמות חברי הכנסת):</w:t>
      </w:r>
    </w:p>
    <w:p w14:paraId="59F9C186" w14:textId="77777777" w:rsidR="00000000" w:rsidRDefault="007C71EE">
      <w:pPr>
        <w:pStyle w:val="a"/>
        <w:rPr>
          <w:rFonts w:hint="cs"/>
          <w:rtl/>
        </w:rPr>
      </w:pPr>
    </w:p>
    <w:p w14:paraId="5D8217A8" w14:textId="77777777" w:rsidR="00000000" w:rsidRDefault="007C71EE">
      <w:pPr>
        <w:pStyle w:val="a"/>
        <w:rPr>
          <w:rFonts w:hint="cs"/>
          <w:rtl/>
        </w:rPr>
      </w:pPr>
      <w:r>
        <w:rPr>
          <w:rFonts w:hint="cs"/>
          <w:rtl/>
        </w:rPr>
        <w:t xml:space="preserve">קולט אביטל </w:t>
      </w:r>
      <w:r>
        <w:rPr>
          <w:rtl/>
        </w:rPr>
        <w:t>–</w:t>
      </w:r>
      <w:r>
        <w:rPr>
          <w:rFonts w:hint="cs"/>
          <w:rtl/>
        </w:rPr>
        <w:t xml:space="preserve"> נגד</w:t>
      </w:r>
    </w:p>
    <w:p w14:paraId="62D26A09" w14:textId="77777777" w:rsidR="00000000" w:rsidRDefault="007C71EE">
      <w:pPr>
        <w:pStyle w:val="a"/>
        <w:rPr>
          <w:rFonts w:hint="cs"/>
          <w:rtl/>
        </w:rPr>
      </w:pPr>
      <w:r>
        <w:rPr>
          <w:rFonts w:hint="cs"/>
          <w:rtl/>
        </w:rPr>
        <w:t xml:space="preserve">רוחמה אברהם </w:t>
      </w:r>
      <w:r>
        <w:rPr>
          <w:rtl/>
        </w:rPr>
        <w:t>–</w:t>
      </w:r>
      <w:r>
        <w:rPr>
          <w:rFonts w:hint="cs"/>
          <w:rtl/>
        </w:rPr>
        <w:t xml:space="preserve"> בעד</w:t>
      </w:r>
    </w:p>
    <w:p w14:paraId="3D3ACB96" w14:textId="77777777" w:rsidR="00000000" w:rsidRDefault="007C71EE">
      <w:pPr>
        <w:pStyle w:val="a"/>
        <w:rPr>
          <w:rFonts w:hint="cs"/>
          <w:rtl/>
        </w:rPr>
      </w:pPr>
      <w:r>
        <w:rPr>
          <w:rFonts w:hint="cs"/>
          <w:rtl/>
        </w:rPr>
        <w:t xml:space="preserve">יולי-יואל אדלשטיין </w:t>
      </w:r>
      <w:r>
        <w:rPr>
          <w:rtl/>
        </w:rPr>
        <w:t>–</w:t>
      </w:r>
      <w:r>
        <w:rPr>
          <w:rFonts w:hint="cs"/>
          <w:rtl/>
        </w:rPr>
        <w:t xml:space="preserve"> בעד</w:t>
      </w:r>
    </w:p>
    <w:p w14:paraId="13A11E0D" w14:textId="77777777" w:rsidR="00000000" w:rsidRDefault="007C71EE">
      <w:pPr>
        <w:pStyle w:val="a"/>
        <w:rPr>
          <w:rFonts w:hint="cs"/>
          <w:rtl/>
        </w:rPr>
      </w:pPr>
      <w:r>
        <w:rPr>
          <w:rFonts w:hint="cs"/>
          <w:rtl/>
        </w:rPr>
        <w:t xml:space="preserve">יעקב אדרי </w:t>
      </w:r>
      <w:r>
        <w:rPr>
          <w:rtl/>
        </w:rPr>
        <w:t>–</w:t>
      </w:r>
      <w:r>
        <w:rPr>
          <w:rFonts w:hint="cs"/>
          <w:rtl/>
        </w:rPr>
        <w:t xml:space="preserve"> אינו נוכח</w:t>
      </w:r>
    </w:p>
    <w:p w14:paraId="270A830F" w14:textId="77777777" w:rsidR="00000000" w:rsidRDefault="007C71EE">
      <w:pPr>
        <w:pStyle w:val="a"/>
        <w:rPr>
          <w:rFonts w:hint="cs"/>
          <w:rtl/>
        </w:rPr>
      </w:pPr>
      <w:r>
        <w:rPr>
          <w:rFonts w:hint="cs"/>
          <w:rtl/>
        </w:rPr>
        <w:t xml:space="preserve">אהוד אולמרט </w:t>
      </w:r>
      <w:r>
        <w:rPr>
          <w:rtl/>
        </w:rPr>
        <w:t>–</w:t>
      </w:r>
      <w:r>
        <w:rPr>
          <w:rFonts w:hint="cs"/>
          <w:rtl/>
        </w:rPr>
        <w:t xml:space="preserve"> אינו נוכח</w:t>
      </w:r>
    </w:p>
    <w:p w14:paraId="5952A1FA" w14:textId="77777777" w:rsidR="00000000" w:rsidRDefault="007C71EE">
      <w:pPr>
        <w:pStyle w:val="a"/>
        <w:rPr>
          <w:rFonts w:hint="cs"/>
          <w:rtl/>
        </w:rPr>
      </w:pPr>
      <w:r>
        <w:rPr>
          <w:rFonts w:hint="cs"/>
          <w:rtl/>
        </w:rPr>
        <w:t xml:space="preserve">חיים אורון </w:t>
      </w:r>
      <w:r>
        <w:rPr>
          <w:rtl/>
        </w:rPr>
        <w:t>–</w:t>
      </w:r>
      <w:r>
        <w:rPr>
          <w:rFonts w:hint="cs"/>
          <w:rtl/>
        </w:rPr>
        <w:t xml:space="preserve"> נגד</w:t>
      </w:r>
    </w:p>
    <w:p w14:paraId="521CD141" w14:textId="77777777" w:rsidR="00000000" w:rsidRDefault="007C71EE">
      <w:pPr>
        <w:pStyle w:val="a"/>
        <w:rPr>
          <w:rFonts w:hint="cs"/>
          <w:rtl/>
        </w:rPr>
      </w:pPr>
      <w:r>
        <w:rPr>
          <w:rFonts w:hint="cs"/>
          <w:rtl/>
        </w:rPr>
        <w:t xml:space="preserve">זבולון אורלב </w:t>
      </w:r>
      <w:r>
        <w:rPr>
          <w:rtl/>
        </w:rPr>
        <w:t>–</w:t>
      </w:r>
      <w:r>
        <w:rPr>
          <w:rFonts w:hint="cs"/>
          <w:rtl/>
        </w:rPr>
        <w:t xml:space="preserve"> בעד</w:t>
      </w:r>
    </w:p>
    <w:p w14:paraId="369497DC" w14:textId="77777777" w:rsidR="00000000" w:rsidRDefault="007C71EE">
      <w:pPr>
        <w:pStyle w:val="a"/>
        <w:rPr>
          <w:rFonts w:hint="cs"/>
          <w:rtl/>
        </w:rPr>
      </w:pPr>
      <w:r>
        <w:rPr>
          <w:rFonts w:hint="cs"/>
          <w:rtl/>
        </w:rPr>
        <w:t xml:space="preserve">דוד אזולאי </w:t>
      </w:r>
      <w:r>
        <w:rPr>
          <w:rtl/>
        </w:rPr>
        <w:t>–</w:t>
      </w:r>
      <w:r>
        <w:rPr>
          <w:rFonts w:hint="cs"/>
          <w:rtl/>
        </w:rPr>
        <w:t xml:space="preserve"> נגד</w:t>
      </w:r>
    </w:p>
    <w:p w14:paraId="7D92A650" w14:textId="77777777" w:rsidR="00000000" w:rsidRDefault="007C71EE">
      <w:pPr>
        <w:pStyle w:val="a"/>
        <w:rPr>
          <w:rFonts w:hint="cs"/>
          <w:rtl/>
        </w:rPr>
      </w:pPr>
      <w:r>
        <w:rPr>
          <w:rFonts w:hint="cs"/>
          <w:rtl/>
        </w:rPr>
        <w:t>ישראל אייכלר - נגד</w:t>
      </w:r>
    </w:p>
    <w:p w14:paraId="7E0351A1" w14:textId="77777777" w:rsidR="00000000" w:rsidRDefault="007C71EE">
      <w:pPr>
        <w:pStyle w:val="a"/>
        <w:rPr>
          <w:rFonts w:hint="cs"/>
          <w:rtl/>
        </w:rPr>
      </w:pPr>
      <w:r>
        <w:rPr>
          <w:rFonts w:hint="cs"/>
          <w:rtl/>
        </w:rPr>
        <w:t xml:space="preserve">דליה איציק </w:t>
      </w:r>
      <w:r>
        <w:rPr>
          <w:rtl/>
        </w:rPr>
        <w:t>–</w:t>
      </w:r>
      <w:r>
        <w:rPr>
          <w:rFonts w:hint="cs"/>
          <w:rtl/>
        </w:rPr>
        <w:t xml:space="preserve"> אינה נוכחת</w:t>
      </w:r>
    </w:p>
    <w:p w14:paraId="605F9661" w14:textId="77777777" w:rsidR="00000000" w:rsidRDefault="007C71EE">
      <w:pPr>
        <w:pStyle w:val="a"/>
        <w:rPr>
          <w:rFonts w:hint="cs"/>
          <w:rtl/>
        </w:rPr>
      </w:pPr>
      <w:r>
        <w:rPr>
          <w:rFonts w:hint="cs"/>
          <w:rtl/>
        </w:rPr>
        <w:t>אפי איתם -  בעד</w:t>
      </w:r>
    </w:p>
    <w:p w14:paraId="4E19020C" w14:textId="77777777" w:rsidR="00000000" w:rsidRDefault="007C71EE">
      <w:pPr>
        <w:pStyle w:val="a"/>
        <w:rPr>
          <w:rFonts w:hint="cs"/>
          <w:rtl/>
        </w:rPr>
      </w:pPr>
      <w:r>
        <w:rPr>
          <w:rFonts w:hint="cs"/>
          <w:rtl/>
        </w:rPr>
        <w:t xml:space="preserve">מיכאל איתן </w:t>
      </w:r>
      <w:r>
        <w:rPr>
          <w:rtl/>
        </w:rPr>
        <w:t>–</w:t>
      </w:r>
      <w:r>
        <w:rPr>
          <w:rFonts w:hint="cs"/>
          <w:rtl/>
        </w:rPr>
        <w:t xml:space="preserve"> בעד</w:t>
      </w:r>
    </w:p>
    <w:p w14:paraId="30705509" w14:textId="77777777" w:rsidR="00000000" w:rsidRDefault="007C71EE">
      <w:pPr>
        <w:pStyle w:val="a"/>
        <w:rPr>
          <w:rFonts w:hint="cs"/>
          <w:rtl/>
        </w:rPr>
      </w:pPr>
      <w:r>
        <w:rPr>
          <w:rFonts w:hint="cs"/>
          <w:rtl/>
        </w:rPr>
        <w:t xml:space="preserve">אריה אלדד </w:t>
      </w:r>
      <w:r>
        <w:rPr>
          <w:rtl/>
        </w:rPr>
        <w:t>–</w:t>
      </w:r>
      <w:r>
        <w:rPr>
          <w:rFonts w:hint="cs"/>
          <w:rtl/>
        </w:rPr>
        <w:t xml:space="preserve"> אינו נוכח</w:t>
      </w:r>
    </w:p>
    <w:p w14:paraId="607B0978" w14:textId="77777777" w:rsidR="00000000" w:rsidRDefault="007C71EE">
      <w:pPr>
        <w:pStyle w:val="a"/>
        <w:rPr>
          <w:rFonts w:hint="cs"/>
          <w:rtl/>
        </w:rPr>
      </w:pPr>
      <w:r>
        <w:rPr>
          <w:rFonts w:hint="cs"/>
          <w:rtl/>
        </w:rPr>
        <w:t xml:space="preserve">בנימין אלון </w:t>
      </w:r>
      <w:r>
        <w:rPr>
          <w:rtl/>
        </w:rPr>
        <w:t>–</w:t>
      </w:r>
      <w:r>
        <w:rPr>
          <w:rFonts w:hint="cs"/>
          <w:rtl/>
        </w:rPr>
        <w:t xml:space="preserve"> בעד</w:t>
      </w:r>
    </w:p>
    <w:p w14:paraId="6B271A35" w14:textId="77777777" w:rsidR="00000000" w:rsidRDefault="007C71EE">
      <w:pPr>
        <w:pStyle w:val="a"/>
        <w:rPr>
          <w:rFonts w:hint="cs"/>
          <w:rtl/>
        </w:rPr>
      </w:pPr>
      <w:r>
        <w:rPr>
          <w:rFonts w:hint="cs"/>
          <w:rtl/>
        </w:rPr>
        <w:t>טלב אלסאנע</w:t>
      </w:r>
      <w:r>
        <w:rPr>
          <w:rFonts w:hint="cs"/>
          <w:rtl/>
        </w:rPr>
        <w:t xml:space="preserve"> </w:t>
      </w:r>
      <w:r>
        <w:rPr>
          <w:rtl/>
        </w:rPr>
        <w:t>–</w:t>
      </w:r>
      <w:r>
        <w:rPr>
          <w:rFonts w:hint="cs"/>
          <w:rtl/>
        </w:rPr>
        <w:t xml:space="preserve"> אינו נוכח</w:t>
      </w:r>
    </w:p>
    <w:p w14:paraId="56254662" w14:textId="77777777" w:rsidR="00000000" w:rsidRDefault="007C71EE">
      <w:pPr>
        <w:pStyle w:val="a"/>
        <w:rPr>
          <w:rFonts w:hint="cs"/>
          <w:rtl/>
        </w:rPr>
      </w:pPr>
      <w:r>
        <w:rPr>
          <w:rFonts w:hint="cs"/>
          <w:rtl/>
        </w:rPr>
        <w:t xml:space="preserve">אלי אפללו </w:t>
      </w:r>
      <w:r>
        <w:rPr>
          <w:rtl/>
        </w:rPr>
        <w:t>–</w:t>
      </w:r>
      <w:r>
        <w:rPr>
          <w:rFonts w:hint="cs"/>
          <w:rtl/>
        </w:rPr>
        <w:t xml:space="preserve"> בעד</w:t>
      </w:r>
    </w:p>
    <w:p w14:paraId="6F0A036D" w14:textId="77777777" w:rsidR="00000000" w:rsidRDefault="007C71EE">
      <w:pPr>
        <w:pStyle w:val="a"/>
        <w:rPr>
          <w:rFonts w:hint="cs"/>
          <w:rtl/>
        </w:rPr>
      </w:pPr>
      <w:r>
        <w:rPr>
          <w:rFonts w:hint="cs"/>
          <w:rtl/>
        </w:rPr>
        <w:t xml:space="preserve">גלעד ארדן </w:t>
      </w:r>
      <w:r>
        <w:rPr>
          <w:rtl/>
        </w:rPr>
        <w:t>–</w:t>
      </w:r>
      <w:r>
        <w:rPr>
          <w:rFonts w:hint="cs"/>
          <w:rtl/>
        </w:rPr>
        <w:t xml:space="preserve"> בעד</w:t>
      </w:r>
    </w:p>
    <w:p w14:paraId="6E326707" w14:textId="77777777" w:rsidR="00000000" w:rsidRDefault="007C71EE">
      <w:pPr>
        <w:pStyle w:val="a"/>
        <w:rPr>
          <w:rFonts w:hint="cs"/>
          <w:rtl/>
        </w:rPr>
      </w:pPr>
      <w:r>
        <w:rPr>
          <w:rFonts w:hint="cs"/>
          <w:rtl/>
        </w:rPr>
        <w:t xml:space="preserve">אורי יהודה אריאל </w:t>
      </w:r>
      <w:r>
        <w:rPr>
          <w:rtl/>
        </w:rPr>
        <w:t>–</w:t>
      </w:r>
      <w:r>
        <w:rPr>
          <w:rFonts w:hint="cs"/>
          <w:rtl/>
        </w:rPr>
        <w:t xml:space="preserve"> אינו נוכח</w:t>
      </w:r>
    </w:p>
    <w:p w14:paraId="1EA77041" w14:textId="77777777" w:rsidR="00000000" w:rsidRDefault="007C71EE">
      <w:pPr>
        <w:pStyle w:val="a"/>
        <w:rPr>
          <w:rFonts w:hint="cs"/>
          <w:rtl/>
        </w:rPr>
      </w:pPr>
      <w:r>
        <w:rPr>
          <w:rFonts w:hint="cs"/>
          <w:rtl/>
        </w:rPr>
        <w:t xml:space="preserve">זאב בוים </w:t>
      </w:r>
      <w:r>
        <w:rPr>
          <w:rtl/>
        </w:rPr>
        <w:t>–</w:t>
      </w:r>
      <w:r>
        <w:rPr>
          <w:rFonts w:hint="cs"/>
          <w:rtl/>
        </w:rPr>
        <w:t xml:space="preserve"> בעד</w:t>
      </w:r>
    </w:p>
    <w:p w14:paraId="188A3912" w14:textId="77777777" w:rsidR="00000000" w:rsidRDefault="007C71EE">
      <w:pPr>
        <w:pStyle w:val="a"/>
        <w:rPr>
          <w:rFonts w:hint="cs"/>
          <w:rtl/>
        </w:rPr>
      </w:pPr>
      <w:r>
        <w:rPr>
          <w:rFonts w:hint="cs"/>
          <w:rtl/>
        </w:rPr>
        <w:t xml:space="preserve">אברהם בורג </w:t>
      </w:r>
      <w:r>
        <w:rPr>
          <w:rtl/>
        </w:rPr>
        <w:t>–</w:t>
      </w:r>
      <w:r>
        <w:rPr>
          <w:rFonts w:hint="cs"/>
          <w:rtl/>
        </w:rPr>
        <w:t xml:space="preserve"> נגד</w:t>
      </w:r>
    </w:p>
    <w:p w14:paraId="09BC17A6" w14:textId="77777777" w:rsidR="00000000" w:rsidRDefault="007C71EE">
      <w:pPr>
        <w:pStyle w:val="a"/>
        <w:rPr>
          <w:rFonts w:hint="cs"/>
          <w:rtl/>
        </w:rPr>
      </w:pPr>
      <w:r>
        <w:rPr>
          <w:rFonts w:hint="cs"/>
          <w:rtl/>
        </w:rPr>
        <w:t xml:space="preserve">נעמי בלומנטל </w:t>
      </w:r>
      <w:r>
        <w:rPr>
          <w:rtl/>
        </w:rPr>
        <w:t>–</w:t>
      </w:r>
      <w:r>
        <w:rPr>
          <w:rFonts w:hint="cs"/>
          <w:rtl/>
        </w:rPr>
        <w:t xml:space="preserve"> בעד</w:t>
      </w:r>
    </w:p>
    <w:p w14:paraId="0FE3DFF3" w14:textId="77777777" w:rsidR="00000000" w:rsidRDefault="007C71EE">
      <w:pPr>
        <w:pStyle w:val="a"/>
        <w:rPr>
          <w:rFonts w:hint="cs"/>
          <w:rtl/>
        </w:rPr>
      </w:pPr>
      <w:r>
        <w:rPr>
          <w:rFonts w:hint="cs"/>
          <w:rtl/>
        </w:rPr>
        <w:t xml:space="preserve">בנימין בן-אליעזר </w:t>
      </w:r>
      <w:r>
        <w:rPr>
          <w:rtl/>
        </w:rPr>
        <w:t>–</w:t>
      </w:r>
      <w:r>
        <w:rPr>
          <w:rFonts w:hint="cs"/>
          <w:rtl/>
        </w:rPr>
        <w:t xml:space="preserve"> נגד</w:t>
      </w:r>
    </w:p>
    <w:p w14:paraId="341319F0" w14:textId="77777777" w:rsidR="00000000" w:rsidRDefault="007C71EE">
      <w:pPr>
        <w:pStyle w:val="a"/>
        <w:rPr>
          <w:rFonts w:hint="cs"/>
          <w:rtl/>
        </w:rPr>
      </w:pPr>
      <w:r>
        <w:rPr>
          <w:rFonts w:hint="cs"/>
          <w:rtl/>
        </w:rPr>
        <w:t xml:space="preserve">אלי בן-מנחם </w:t>
      </w:r>
      <w:r>
        <w:rPr>
          <w:rtl/>
        </w:rPr>
        <w:t>–</w:t>
      </w:r>
      <w:r>
        <w:rPr>
          <w:rFonts w:hint="cs"/>
          <w:rtl/>
        </w:rPr>
        <w:t xml:space="preserve"> נגד</w:t>
      </w:r>
    </w:p>
    <w:p w14:paraId="5BD6C98D" w14:textId="77777777" w:rsidR="00000000" w:rsidRDefault="007C71EE">
      <w:pPr>
        <w:pStyle w:val="a"/>
        <w:rPr>
          <w:rFonts w:hint="cs"/>
          <w:rtl/>
        </w:rPr>
      </w:pPr>
      <w:r>
        <w:rPr>
          <w:rFonts w:hint="cs"/>
          <w:rtl/>
        </w:rPr>
        <w:t xml:space="preserve">שלמה בניזרי </w:t>
      </w:r>
      <w:r>
        <w:rPr>
          <w:rtl/>
        </w:rPr>
        <w:t>–</w:t>
      </w:r>
      <w:r>
        <w:rPr>
          <w:rFonts w:hint="cs"/>
          <w:rtl/>
        </w:rPr>
        <w:t xml:space="preserve"> נגד</w:t>
      </w:r>
    </w:p>
    <w:p w14:paraId="59FF1D5B" w14:textId="77777777" w:rsidR="00000000" w:rsidRDefault="007C71EE">
      <w:pPr>
        <w:pStyle w:val="a"/>
        <w:rPr>
          <w:rFonts w:hint="cs"/>
          <w:rtl/>
        </w:rPr>
      </w:pPr>
      <w:r>
        <w:rPr>
          <w:rFonts w:hint="cs"/>
          <w:rtl/>
        </w:rPr>
        <w:t xml:space="preserve">דניאל בנלולו </w:t>
      </w:r>
      <w:r>
        <w:rPr>
          <w:rtl/>
        </w:rPr>
        <w:t>–</w:t>
      </w:r>
      <w:r>
        <w:rPr>
          <w:rFonts w:hint="cs"/>
          <w:rtl/>
        </w:rPr>
        <w:t xml:space="preserve"> בעד</w:t>
      </w:r>
    </w:p>
    <w:p w14:paraId="2B1624EB" w14:textId="77777777" w:rsidR="00000000" w:rsidRDefault="007C71EE">
      <w:pPr>
        <w:pStyle w:val="a"/>
        <w:rPr>
          <w:rFonts w:hint="cs"/>
          <w:rtl/>
        </w:rPr>
      </w:pPr>
      <w:r>
        <w:rPr>
          <w:rFonts w:hint="cs"/>
          <w:rtl/>
        </w:rPr>
        <w:t xml:space="preserve">רוני בר-און </w:t>
      </w:r>
      <w:r>
        <w:rPr>
          <w:rtl/>
        </w:rPr>
        <w:t>–</w:t>
      </w:r>
      <w:r>
        <w:rPr>
          <w:rFonts w:hint="cs"/>
          <w:rtl/>
        </w:rPr>
        <w:t xml:space="preserve"> בעד</w:t>
      </w:r>
    </w:p>
    <w:p w14:paraId="0B9324B0" w14:textId="77777777" w:rsidR="00000000" w:rsidRDefault="007C71EE">
      <w:pPr>
        <w:pStyle w:val="a"/>
        <w:rPr>
          <w:rFonts w:hint="cs"/>
          <w:rtl/>
        </w:rPr>
      </w:pPr>
      <w:r>
        <w:rPr>
          <w:rFonts w:hint="cs"/>
          <w:rtl/>
        </w:rPr>
        <w:t xml:space="preserve">רומן ברונפמן </w:t>
      </w:r>
      <w:r>
        <w:rPr>
          <w:rtl/>
        </w:rPr>
        <w:t>–</w:t>
      </w:r>
      <w:r>
        <w:rPr>
          <w:rFonts w:hint="cs"/>
          <w:rtl/>
        </w:rPr>
        <w:t xml:space="preserve"> נגד</w:t>
      </w:r>
    </w:p>
    <w:p w14:paraId="26F33B32" w14:textId="77777777" w:rsidR="00000000" w:rsidRDefault="007C71EE">
      <w:pPr>
        <w:pStyle w:val="a"/>
        <w:rPr>
          <w:rFonts w:hint="cs"/>
          <w:rtl/>
        </w:rPr>
      </w:pPr>
      <w:r>
        <w:rPr>
          <w:rFonts w:hint="cs"/>
          <w:rtl/>
        </w:rPr>
        <w:t xml:space="preserve">רוני בריזון </w:t>
      </w:r>
      <w:r>
        <w:rPr>
          <w:rtl/>
        </w:rPr>
        <w:t>–</w:t>
      </w:r>
      <w:r>
        <w:rPr>
          <w:rFonts w:hint="cs"/>
          <w:rtl/>
        </w:rPr>
        <w:t xml:space="preserve"> בע</w:t>
      </w:r>
      <w:r>
        <w:rPr>
          <w:rFonts w:hint="cs"/>
          <w:rtl/>
        </w:rPr>
        <w:t>ד</w:t>
      </w:r>
    </w:p>
    <w:p w14:paraId="5C32BD09" w14:textId="77777777" w:rsidR="00000000" w:rsidRDefault="007C71EE">
      <w:pPr>
        <w:pStyle w:val="a"/>
        <w:rPr>
          <w:rFonts w:hint="cs"/>
          <w:rtl/>
        </w:rPr>
      </w:pPr>
      <w:r>
        <w:rPr>
          <w:rFonts w:hint="cs"/>
          <w:rtl/>
        </w:rPr>
        <w:t xml:space="preserve">ויקטור בריילובסקי </w:t>
      </w:r>
      <w:r>
        <w:rPr>
          <w:rtl/>
        </w:rPr>
        <w:t>–</w:t>
      </w:r>
      <w:r>
        <w:rPr>
          <w:rFonts w:hint="cs"/>
          <w:rtl/>
        </w:rPr>
        <w:t xml:space="preserve"> בעד</w:t>
      </w:r>
    </w:p>
    <w:p w14:paraId="218AF43D" w14:textId="77777777" w:rsidR="00000000" w:rsidRDefault="007C71EE">
      <w:pPr>
        <w:pStyle w:val="a"/>
        <w:rPr>
          <w:rFonts w:hint="cs"/>
          <w:rtl/>
        </w:rPr>
      </w:pPr>
      <w:r>
        <w:rPr>
          <w:rFonts w:hint="cs"/>
          <w:rtl/>
        </w:rPr>
        <w:t xml:space="preserve">מוחמד ברכה </w:t>
      </w:r>
      <w:r>
        <w:rPr>
          <w:rtl/>
        </w:rPr>
        <w:t>–</w:t>
      </w:r>
      <w:r>
        <w:rPr>
          <w:rFonts w:hint="cs"/>
          <w:rtl/>
        </w:rPr>
        <w:t xml:space="preserve"> נגד</w:t>
      </w:r>
    </w:p>
    <w:p w14:paraId="6AC88633" w14:textId="77777777" w:rsidR="00000000" w:rsidRDefault="007C71EE">
      <w:pPr>
        <w:pStyle w:val="a"/>
        <w:rPr>
          <w:rFonts w:hint="cs"/>
          <w:rtl/>
        </w:rPr>
      </w:pPr>
      <w:r>
        <w:rPr>
          <w:rFonts w:hint="cs"/>
          <w:rtl/>
        </w:rPr>
        <w:t xml:space="preserve">עזמי בשארה </w:t>
      </w:r>
      <w:r>
        <w:rPr>
          <w:rtl/>
        </w:rPr>
        <w:t>–</w:t>
      </w:r>
      <w:r>
        <w:rPr>
          <w:rFonts w:hint="cs"/>
          <w:rtl/>
        </w:rPr>
        <w:t xml:space="preserve"> נגד</w:t>
      </w:r>
    </w:p>
    <w:p w14:paraId="29D13BA7" w14:textId="77777777" w:rsidR="00000000" w:rsidRDefault="007C71EE">
      <w:pPr>
        <w:pStyle w:val="a"/>
        <w:rPr>
          <w:rFonts w:hint="cs"/>
          <w:rtl/>
        </w:rPr>
      </w:pPr>
      <w:r>
        <w:rPr>
          <w:rFonts w:hint="cs"/>
          <w:rtl/>
        </w:rPr>
        <w:t xml:space="preserve">ענבל גבריאלי </w:t>
      </w:r>
      <w:r>
        <w:rPr>
          <w:rtl/>
        </w:rPr>
        <w:t>–</w:t>
      </w:r>
      <w:r>
        <w:rPr>
          <w:rFonts w:hint="cs"/>
          <w:rtl/>
        </w:rPr>
        <w:t xml:space="preserve"> בעד</w:t>
      </w:r>
    </w:p>
    <w:p w14:paraId="5AEA4983" w14:textId="77777777" w:rsidR="00000000" w:rsidRDefault="007C71EE">
      <w:pPr>
        <w:pStyle w:val="a"/>
        <w:rPr>
          <w:rFonts w:hint="cs"/>
          <w:rtl/>
        </w:rPr>
      </w:pPr>
      <w:r>
        <w:rPr>
          <w:rFonts w:hint="cs"/>
          <w:rtl/>
        </w:rPr>
        <w:t xml:space="preserve">מיכאל גורלובסקי </w:t>
      </w:r>
      <w:r>
        <w:rPr>
          <w:rtl/>
        </w:rPr>
        <w:t>–</w:t>
      </w:r>
      <w:r>
        <w:rPr>
          <w:rFonts w:hint="cs"/>
          <w:rtl/>
        </w:rPr>
        <w:t xml:space="preserve"> בעד</w:t>
      </w:r>
    </w:p>
    <w:p w14:paraId="69130A3E" w14:textId="77777777" w:rsidR="00000000" w:rsidRDefault="007C71EE">
      <w:pPr>
        <w:pStyle w:val="a"/>
        <w:rPr>
          <w:rFonts w:hint="cs"/>
          <w:rtl/>
        </w:rPr>
      </w:pPr>
      <w:r>
        <w:rPr>
          <w:rFonts w:hint="cs"/>
          <w:rtl/>
        </w:rPr>
        <w:t xml:space="preserve">זהבה גלאון </w:t>
      </w:r>
      <w:r>
        <w:rPr>
          <w:rtl/>
        </w:rPr>
        <w:t>–</w:t>
      </w:r>
      <w:r>
        <w:rPr>
          <w:rFonts w:hint="cs"/>
          <w:rtl/>
        </w:rPr>
        <w:t xml:space="preserve"> אינה נוכחת</w:t>
      </w:r>
    </w:p>
    <w:p w14:paraId="1A7CDCB2" w14:textId="77777777" w:rsidR="00000000" w:rsidRDefault="007C71EE">
      <w:pPr>
        <w:pStyle w:val="a"/>
        <w:rPr>
          <w:rFonts w:hint="cs"/>
          <w:rtl/>
        </w:rPr>
      </w:pPr>
      <w:r>
        <w:rPr>
          <w:rFonts w:hint="cs"/>
          <w:rtl/>
        </w:rPr>
        <w:t xml:space="preserve">גילה גמליאל </w:t>
      </w:r>
      <w:r>
        <w:rPr>
          <w:rtl/>
        </w:rPr>
        <w:t>–</w:t>
      </w:r>
      <w:r>
        <w:rPr>
          <w:rFonts w:hint="cs"/>
          <w:rtl/>
        </w:rPr>
        <w:t xml:space="preserve"> בעד</w:t>
      </w:r>
    </w:p>
    <w:p w14:paraId="432B48EB" w14:textId="77777777" w:rsidR="00000000" w:rsidRDefault="007C71EE">
      <w:pPr>
        <w:pStyle w:val="a"/>
        <w:rPr>
          <w:rFonts w:hint="cs"/>
          <w:rtl/>
        </w:rPr>
      </w:pPr>
      <w:r>
        <w:rPr>
          <w:rFonts w:hint="cs"/>
          <w:rtl/>
        </w:rPr>
        <w:t xml:space="preserve">משה גפני </w:t>
      </w:r>
      <w:r>
        <w:rPr>
          <w:rtl/>
        </w:rPr>
        <w:t>–</w:t>
      </w:r>
      <w:r>
        <w:rPr>
          <w:rFonts w:hint="cs"/>
          <w:rtl/>
        </w:rPr>
        <w:t xml:space="preserve"> נגד</w:t>
      </w:r>
    </w:p>
    <w:p w14:paraId="6E99384F" w14:textId="77777777" w:rsidR="00000000" w:rsidRDefault="007C71EE">
      <w:pPr>
        <w:pStyle w:val="a"/>
        <w:rPr>
          <w:rFonts w:hint="cs"/>
          <w:rtl/>
        </w:rPr>
      </w:pPr>
      <w:r>
        <w:rPr>
          <w:rFonts w:hint="cs"/>
          <w:rtl/>
        </w:rPr>
        <w:t>עבד-אלמאלכ דהאמשה- נגד</w:t>
      </w:r>
    </w:p>
    <w:p w14:paraId="07121FD8" w14:textId="77777777" w:rsidR="00000000" w:rsidRDefault="007C71EE">
      <w:pPr>
        <w:pStyle w:val="a"/>
        <w:rPr>
          <w:rFonts w:hint="cs"/>
          <w:rtl/>
        </w:rPr>
      </w:pPr>
      <w:r>
        <w:rPr>
          <w:rFonts w:hint="cs"/>
          <w:rtl/>
        </w:rPr>
        <w:t xml:space="preserve">נסים דהן </w:t>
      </w:r>
      <w:r>
        <w:rPr>
          <w:rtl/>
        </w:rPr>
        <w:t>–</w:t>
      </w:r>
      <w:r>
        <w:rPr>
          <w:rFonts w:hint="cs"/>
          <w:rtl/>
        </w:rPr>
        <w:t xml:space="preserve"> נגד</w:t>
      </w:r>
    </w:p>
    <w:p w14:paraId="5D5C5FBC" w14:textId="77777777" w:rsidR="00000000" w:rsidRDefault="007C71EE">
      <w:pPr>
        <w:pStyle w:val="a"/>
        <w:rPr>
          <w:rFonts w:hint="cs"/>
          <w:rtl/>
        </w:rPr>
      </w:pPr>
      <w:r>
        <w:rPr>
          <w:rFonts w:hint="cs"/>
          <w:rtl/>
        </w:rPr>
        <w:t xml:space="preserve">חמי דורון </w:t>
      </w:r>
      <w:r>
        <w:rPr>
          <w:rtl/>
        </w:rPr>
        <w:t>–</w:t>
      </w:r>
      <w:r>
        <w:rPr>
          <w:rFonts w:hint="cs"/>
          <w:rtl/>
        </w:rPr>
        <w:t xml:space="preserve"> אינו נוכח</w:t>
      </w:r>
    </w:p>
    <w:p w14:paraId="3BD186F7" w14:textId="77777777" w:rsidR="00000000" w:rsidRDefault="007C71EE">
      <w:pPr>
        <w:pStyle w:val="a"/>
        <w:rPr>
          <w:rFonts w:hint="cs"/>
          <w:rtl/>
        </w:rPr>
      </w:pPr>
      <w:r>
        <w:rPr>
          <w:rFonts w:hint="cs"/>
          <w:rtl/>
        </w:rPr>
        <w:t xml:space="preserve">אברהם הירשזון </w:t>
      </w:r>
      <w:r>
        <w:rPr>
          <w:rtl/>
        </w:rPr>
        <w:t>–</w:t>
      </w:r>
      <w:r>
        <w:rPr>
          <w:rFonts w:hint="cs"/>
          <w:rtl/>
        </w:rPr>
        <w:t xml:space="preserve"> בעד</w:t>
      </w:r>
    </w:p>
    <w:p w14:paraId="70337922" w14:textId="77777777" w:rsidR="00000000" w:rsidRDefault="007C71EE">
      <w:pPr>
        <w:pStyle w:val="a"/>
        <w:rPr>
          <w:rFonts w:hint="cs"/>
          <w:rtl/>
        </w:rPr>
      </w:pPr>
      <w:r>
        <w:rPr>
          <w:rFonts w:hint="cs"/>
          <w:rtl/>
        </w:rPr>
        <w:t xml:space="preserve">צחי הנגבי </w:t>
      </w:r>
      <w:r>
        <w:rPr>
          <w:rtl/>
        </w:rPr>
        <w:t>–</w:t>
      </w:r>
      <w:r>
        <w:rPr>
          <w:rFonts w:hint="cs"/>
          <w:rtl/>
        </w:rPr>
        <w:t xml:space="preserve"> בעד</w:t>
      </w:r>
    </w:p>
    <w:p w14:paraId="01BB1187" w14:textId="77777777" w:rsidR="00000000" w:rsidRDefault="007C71EE">
      <w:pPr>
        <w:pStyle w:val="a"/>
        <w:rPr>
          <w:rFonts w:hint="cs"/>
          <w:rtl/>
        </w:rPr>
      </w:pPr>
      <w:r>
        <w:rPr>
          <w:rFonts w:hint="cs"/>
          <w:rtl/>
        </w:rPr>
        <w:t>צב</w:t>
      </w:r>
      <w:r>
        <w:rPr>
          <w:rFonts w:hint="cs"/>
          <w:rtl/>
        </w:rPr>
        <w:t xml:space="preserve">י הנדל </w:t>
      </w:r>
      <w:r>
        <w:rPr>
          <w:rtl/>
        </w:rPr>
        <w:t>–</w:t>
      </w:r>
      <w:r>
        <w:rPr>
          <w:rFonts w:hint="cs"/>
          <w:rtl/>
        </w:rPr>
        <w:t xml:space="preserve"> אינו נוכח</w:t>
      </w:r>
    </w:p>
    <w:p w14:paraId="009C2B68" w14:textId="77777777" w:rsidR="00000000" w:rsidRDefault="007C71EE">
      <w:pPr>
        <w:pStyle w:val="a"/>
        <w:rPr>
          <w:rFonts w:hint="cs"/>
          <w:rtl/>
        </w:rPr>
      </w:pPr>
      <w:r>
        <w:rPr>
          <w:rFonts w:hint="cs"/>
          <w:rtl/>
        </w:rPr>
        <w:t xml:space="preserve">יצחק הרצוג </w:t>
      </w:r>
      <w:r>
        <w:rPr>
          <w:rtl/>
        </w:rPr>
        <w:t>–</w:t>
      </w:r>
      <w:r>
        <w:rPr>
          <w:rFonts w:hint="cs"/>
          <w:rtl/>
        </w:rPr>
        <w:t xml:space="preserve"> נגד</w:t>
      </w:r>
    </w:p>
    <w:p w14:paraId="0239F394" w14:textId="77777777" w:rsidR="00000000" w:rsidRDefault="007C71EE">
      <w:pPr>
        <w:pStyle w:val="a"/>
        <w:rPr>
          <w:rFonts w:hint="cs"/>
          <w:rtl/>
        </w:rPr>
      </w:pPr>
      <w:r>
        <w:rPr>
          <w:rFonts w:hint="cs"/>
          <w:rtl/>
        </w:rPr>
        <w:t xml:space="preserve">מגלי והבה </w:t>
      </w:r>
      <w:r>
        <w:rPr>
          <w:rtl/>
        </w:rPr>
        <w:t>–</w:t>
      </w:r>
      <w:r>
        <w:rPr>
          <w:rFonts w:hint="cs"/>
          <w:rtl/>
        </w:rPr>
        <w:t xml:space="preserve"> בעד</w:t>
      </w:r>
    </w:p>
    <w:p w14:paraId="0442211F" w14:textId="77777777" w:rsidR="00000000" w:rsidRDefault="007C71EE">
      <w:pPr>
        <w:pStyle w:val="a"/>
        <w:rPr>
          <w:rFonts w:hint="cs"/>
          <w:rtl/>
        </w:rPr>
      </w:pPr>
      <w:r>
        <w:rPr>
          <w:rFonts w:hint="cs"/>
          <w:rtl/>
        </w:rPr>
        <w:t xml:space="preserve">אבשלום וילן </w:t>
      </w:r>
      <w:r>
        <w:rPr>
          <w:rtl/>
        </w:rPr>
        <w:t>–</w:t>
      </w:r>
      <w:r>
        <w:rPr>
          <w:rFonts w:hint="cs"/>
          <w:rtl/>
        </w:rPr>
        <w:t xml:space="preserve"> נגד</w:t>
      </w:r>
    </w:p>
    <w:p w14:paraId="77FD56FE" w14:textId="77777777" w:rsidR="00000000" w:rsidRDefault="007C71EE">
      <w:pPr>
        <w:pStyle w:val="a"/>
        <w:rPr>
          <w:rFonts w:hint="cs"/>
          <w:rtl/>
        </w:rPr>
      </w:pPr>
      <w:r>
        <w:rPr>
          <w:rFonts w:hint="cs"/>
          <w:rtl/>
        </w:rPr>
        <w:t xml:space="preserve">מתן וילנאי </w:t>
      </w:r>
      <w:r>
        <w:rPr>
          <w:rtl/>
        </w:rPr>
        <w:t>–</w:t>
      </w:r>
      <w:r>
        <w:rPr>
          <w:rFonts w:hint="cs"/>
          <w:rtl/>
        </w:rPr>
        <w:t xml:space="preserve"> נגד</w:t>
      </w:r>
    </w:p>
    <w:p w14:paraId="4CFF4229" w14:textId="77777777" w:rsidR="00000000" w:rsidRDefault="007C71EE">
      <w:pPr>
        <w:pStyle w:val="a"/>
        <w:rPr>
          <w:rFonts w:hint="cs"/>
          <w:rtl/>
        </w:rPr>
      </w:pPr>
      <w:r>
        <w:rPr>
          <w:rFonts w:hint="cs"/>
          <w:rtl/>
        </w:rPr>
        <w:t xml:space="preserve">יצחק וקנין </w:t>
      </w:r>
      <w:r>
        <w:rPr>
          <w:rtl/>
        </w:rPr>
        <w:t>–</w:t>
      </w:r>
      <w:r>
        <w:rPr>
          <w:rFonts w:hint="cs"/>
          <w:rtl/>
        </w:rPr>
        <w:t xml:space="preserve"> נגד</w:t>
      </w:r>
    </w:p>
    <w:p w14:paraId="7799F163" w14:textId="77777777" w:rsidR="00000000" w:rsidRDefault="007C71EE">
      <w:pPr>
        <w:pStyle w:val="a"/>
        <w:rPr>
          <w:rFonts w:hint="cs"/>
          <w:rtl/>
        </w:rPr>
      </w:pPr>
      <w:r>
        <w:rPr>
          <w:rFonts w:hint="cs"/>
          <w:rtl/>
        </w:rPr>
        <w:t xml:space="preserve">נסים זאב </w:t>
      </w:r>
      <w:r>
        <w:rPr>
          <w:rtl/>
        </w:rPr>
        <w:t>–</w:t>
      </w:r>
      <w:r>
        <w:rPr>
          <w:rFonts w:hint="cs"/>
          <w:rtl/>
        </w:rPr>
        <w:t xml:space="preserve"> נגד</w:t>
      </w:r>
    </w:p>
    <w:p w14:paraId="67CE62A4" w14:textId="77777777" w:rsidR="00000000" w:rsidRDefault="007C71EE">
      <w:pPr>
        <w:pStyle w:val="a"/>
        <w:rPr>
          <w:rFonts w:hint="cs"/>
          <w:rtl/>
        </w:rPr>
      </w:pPr>
      <w:r>
        <w:rPr>
          <w:rFonts w:hint="cs"/>
          <w:rtl/>
        </w:rPr>
        <w:t xml:space="preserve">ג'מאל זחאלקה </w:t>
      </w:r>
      <w:r>
        <w:rPr>
          <w:rtl/>
        </w:rPr>
        <w:t>–</w:t>
      </w:r>
      <w:r>
        <w:rPr>
          <w:rFonts w:hint="cs"/>
          <w:rtl/>
        </w:rPr>
        <w:t xml:space="preserve"> נגד</w:t>
      </w:r>
    </w:p>
    <w:p w14:paraId="73AB1B32" w14:textId="77777777" w:rsidR="00000000" w:rsidRDefault="007C71EE">
      <w:pPr>
        <w:pStyle w:val="a"/>
        <w:rPr>
          <w:rFonts w:hint="cs"/>
          <w:rtl/>
        </w:rPr>
      </w:pPr>
      <w:r>
        <w:rPr>
          <w:rFonts w:hint="cs"/>
          <w:rtl/>
        </w:rPr>
        <w:t xml:space="preserve">אליעזר זנדברג </w:t>
      </w:r>
      <w:r>
        <w:rPr>
          <w:rtl/>
        </w:rPr>
        <w:t>–</w:t>
      </w:r>
      <w:r>
        <w:rPr>
          <w:rFonts w:hint="cs"/>
          <w:rtl/>
        </w:rPr>
        <w:t xml:space="preserve"> אינו נוכח</w:t>
      </w:r>
    </w:p>
    <w:p w14:paraId="063F4368" w14:textId="77777777" w:rsidR="00000000" w:rsidRDefault="007C71EE">
      <w:pPr>
        <w:pStyle w:val="a"/>
        <w:rPr>
          <w:rFonts w:hint="cs"/>
          <w:rtl/>
        </w:rPr>
      </w:pPr>
      <w:r>
        <w:rPr>
          <w:rFonts w:hint="cs"/>
          <w:rtl/>
        </w:rPr>
        <w:t xml:space="preserve">יחיאל חזן </w:t>
      </w:r>
      <w:r>
        <w:rPr>
          <w:rtl/>
        </w:rPr>
        <w:t>–</w:t>
      </w:r>
      <w:r>
        <w:rPr>
          <w:rFonts w:hint="cs"/>
          <w:rtl/>
        </w:rPr>
        <w:t xml:space="preserve"> בעד</w:t>
      </w:r>
    </w:p>
    <w:p w14:paraId="4409922C" w14:textId="77777777" w:rsidR="00000000" w:rsidRDefault="007C71EE">
      <w:pPr>
        <w:pStyle w:val="a"/>
        <w:rPr>
          <w:rFonts w:hint="cs"/>
          <w:rtl/>
        </w:rPr>
      </w:pPr>
      <w:r>
        <w:rPr>
          <w:rFonts w:hint="cs"/>
          <w:rtl/>
        </w:rPr>
        <w:t xml:space="preserve">רשף חן </w:t>
      </w:r>
      <w:r>
        <w:rPr>
          <w:rtl/>
        </w:rPr>
        <w:t>–</w:t>
      </w:r>
      <w:r>
        <w:rPr>
          <w:rFonts w:hint="cs"/>
          <w:rtl/>
        </w:rPr>
        <w:t xml:space="preserve"> בעד</w:t>
      </w:r>
    </w:p>
    <w:p w14:paraId="3E396DF6" w14:textId="77777777" w:rsidR="00000000" w:rsidRDefault="007C71EE">
      <w:pPr>
        <w:pStyle w:val="a"/>
        <w:rPr>
          <w:rFonts w:hint="cs"/>
          <w:rtl/>
        </w:rPr>
      </w:pPr>
      <w:r>
        <w:rPr>
          <w:rFonts w:hint="cs"/>
          <w:rtl/>
        </w:rPr>
        <w:t xml:space="preserve">ואסל טאהא </w:t>
      </w:r>
      <w:r>
        <w:rPr>
          <w:rtl/>
        </w:rPr>
        <w:t>–</w:t>
      </w:r>
      <w:r>
        <w:rPr>
          <w:rFonts w:hint="cs"/>
          <w:rtl/>
        </w:rPr>
        <w:t xml:space="preserve"> נגד</w:t>
      </w:r>
    </w:p>
    <w:p w14:paraId="3C3C5740" w14:textId="77777777" w:rsidR="00000000" w:rsidRDefault="007C71EE">
      <w:pPr>
        <w:pStyle w:val="a"/>
        <w:rPr>
          <w:rFonts w:hint="cs"/>
          <w:rtl/>
        </w:rPr>
      </w:pPr>
      <w:r>
        <w:rPr>
          <w:rFonts w:hint="cs"/>
          <w:rtl/>
        </w:rPr>
        <w:t xml:space="preserve">אחמד טיבי </w:t>
      </w:r>
      <w:r>
        <w:rPr>
          <w:rtl/>
        </w:rPr>
        <w:t>–</w:t>
      </w:r>
      <w:r>
        <w:rPr>
          <w:rFonts w:hint="cs"/>
          <w:rtl/>
        </w:rPr>
        <w:t xml:space="preserve"> נגד</w:t>
      </w:r>
    </w:p>
    <w:p w14:paraId="71EC06C4" w14:textId="77777777" w:rsidR="00000000" w:rsidRDefault="007C71EE">
      <w:pPr>
        <w:pStyle w:val="a"/>
        <w:rPr>
          <w:rFonts w:hint="cs"/>
          <w:rtl/>
        </w:rPr>
      </w:pPr>
      <w:r>
        <w:rPr>
          <w:rFonts w:hint="cs"/>
          <w:rtl/>
        </w:rPr>
        <w:t xml:space="preserve">דוד טל </w:t>
      </w:r>
      <w:r>
        <w:rPr>
          <w:rtl/>
        </w:rPr>
        <w:t>–</w:t>
      </w:r>
      <w:r>
        <w:rPr>
          <w:rFonts w:hint="cs"/>
          <w:rtl/>
        </w:rPr>
        <w:t xml:space="preserve"> אינו נוכח</w:t>
      </w:r>
    </w:p>
    <w:p w14:paraId="06CC8937" w14:textId="77777777" w:rsidR="00000000" w:rsidRDefault="007C71EE">
      <w:pPr>
        <w:pStyle w:val="a"/>
        <w:rPr>
          <w:rFonts w:hint="cs"/>
          <w:rtl/>
        </w:rPr>
      </w:pPr>
      <w:r>
        <w:rPr>
          <w:rFonts w:hint="cs"/>
          <w:rtl/>
        </w:rPr>
        <w:t>יגאל יאסינוב</w:t>
      </w:r>
      <w:r>
        <w:rPr>
          <w:rFonts w:hint="cs"/>
          <w:rtl/>
        </w:rPr>
        <w:t xml:space="preserve"> </w:t>
      </w:r>
      <w:r>
        <w:rPr>
          <w:rtl/>
        </w:rPr>
        <w:t>–</w:t>
      </w:r>
      <w:r>
        <w:rPr>
          <w:rFonts w:hint="cs"/>
          <w:rtl/>
        </w:rPr>
        <w:t xml:space="preserve"> בעד</w:t>
      </w:r>
    </w:p>
    <w:p w14:paraId="6FB8A7C5" w14:textId="77777777" w:rsidR="00000000" w:rsidRDefault="007C71EE">
      <w:pPr>
        <w:pStyle w:val="a"/>
        <w:rPr>
          <w:rFonts w:hint="cs"/>
          <w:rtl/>
        </w:rPr>
      </w:pPr>
      <w:r>
        <w:rPr>
          <w:rFonts w:hint="cs"/>
          <w:rtl/>
        </w:rPr>
        <w:t xml:space="preserve">שאול יהלום </w:t>
      </w:r>
      <w:r>
        <w:rPr>
          <w:rtl/>
        </w:rPr>
        <w:t>–</w:t>
      </w:r>
      <w:r>
        <w:rPr>
          <w:rFonts w:hint="cs"/>
          <w:rtl/>
        </w:rPr>
        <w:t xml:space="preserve"> בעד</w:t>
      </w:r>
    </w:p>
    <w:p w14:paraId="1A091187" w14:textId="77777777" w:rsidR="00000000" w:rsidRDefault="007C71EE">
      <w:pPr>
        <w:pStyle w:val="a"/>
        <w:rPr>
          <w:rFonts w:hint="cs"/>
          <w:rtl/>
        </w:rPr>
      </w:pPr>
      <w:r>
        <w:rPr>
          <w:rFonts w:hint="cs"/>
          <w:rtl/>
        </w:rPr>
        <w:t xml:space="preserve">אליהו ישי </w:t>
      </w:r>
      <w:r>
        <w:rPr>
          <w:rtl/>
        </w:rPr>
        <w:t>–</w:t>
      </w:r>
      <w:r>
        <w:rPr>
          <w:rFonts w:hint="cs"/>
          <w:rtl/>
        </w:rPr>
        <w:t xml:space="preserve"> אינו נוכח</w:t>
      </w:r>
    </w:p>
    <w:p w14:paraId="68F21D51" w14:textId="77777777" w:rsidR="00000000" w:rsidRDefault="007C71EE">
      <w:pPr>
        <w:pStyle w:val="a"/>
        <w:rPr>
          <w:rFonts w:hint="cs"/>
          <w:rtl/>
        </w:rPr>
      </w:pPr>
      <w:r>
        <w:rPr>
          <w:rFonts w:hint="cs"/>
          <w:rtl/>
        </w:rPr>
        <w:t xml:space="preserve">אהוד יתום </w:t>
      </w:r>
      <w:r>
        <w:rPr>
          <w:rtl/>
        </w:rPr>
        <w:t>–</w:t>
      </w:r>
      <w:r>
        <w:rPr>
          <w:rFonts w:hint="cs"/>
          <w:rtl/>
        </w:rPr>
        <w:t xml:space="preserve"> אינו נוכח</w:t>
      </w:r>
    </w:p>
    <w:p w14:paraId="2B5B8BE3" w14:textId="77777777" w:rsidR="00000000" w:rsidRDefault="007C71EE">
      <w:pPr>
        <w:pStyle w:val="a"/>
        <w:rPr>
          <w:rFonts w:hint="cs"/>
          <w:rtl/>
        </w:rPr>
      </w:pPr>
      <w:r>
        <w:rPr>
          <w:rFonts w:hint="cs"/>
          <w:rtl/>
        </w:rPr>
        <w:t xml:space="preserve">דני יתום </w:t>
      </w:r>
      <w:r>
        <w:rPr>
          <w:rtl/>
        </w:rPr>
        <w:t>–</w:t>
      </w:r>
      <w:r>
        <w:rPr>
          <w:rFonts w:hint="cs"/>
          <w:rtl/>
        </w:rPr>
        <w:t xml:space="preserve"> אינו נוכח</w:t>
      </w:r>
    </w:p>
    <w:p w14:paraId="721246AC" w14:textId="77777777" w:rsidR="00000000" w:rsidRDefault="007C71EE">
      <w:pPr>
        <w:pStyle w:val="a"/>
        <w:rPr>
          <w:rFonts w:hint="cs"/>
          <w:rtl/>
        </w:rPr>
      </w:pPr>
      <w:r>
        <w:rPr>
          <w:rFonts w:hint="cs"/>
          <w:rtl/>
        </w:rPr>
        <w:t xml:space="preserve">איתן כבל </w:t>
      </w:r>
      <w:r>
        <w:rPr>
          <w:rtl/>
        </w:rPr>
        <w:t>–</w:t>
      </w:r>
      <w:r>
        <w:rPr>
          <w:rFonts w:hint="cs"/>
          <w:rtl/>
        </w:rPr>
        <w:t xml:space="preserve"> אינו נוכח</w:t>
      </w:r>
    </w:p>
    <w:p w14:paraId="422E3210" w14:textId="77777777" w:rsidR="00000000" w:rsidRDefault="007C71EE">
      <w:pPr>
        <w:pStyle w:val="a"/>
        <w:rPr>
          <w:rFonts w:hint="cs"/>
          <w:rtl/>
        </w:rPr>
      </w:pPr>
      <w:r>
        <w:rPr>
          <w:rFonts w:hint="cs"/>
          <w:rtl/>
        </w:rPr>
        <w:t xml:space="preserve">אילנה כהן </w:t>
      </w:r>
      <w:r>
        <w:rPr>
          <w:rtl/>
        </w:rPr>
        <w:t>–</w:t>
      </w:r>
      <w:r>
        <w:rPr>
          <w:rFonts w:hint="cs"/>
          <w:rtl/>
        </w:rPr>
        <w:t xml:space="preserve"> אינה נוכחת</w:t>
      </w:r>
    </w:p>
    <w:p w14:paraId="01437A24" w14:textId="77777777" w:rsidR="00000000" w:rsidRDefault="007C71EE">
      <w:pPr>
        <w:pStyle w:val="a"/>
        <w:rPr>
          <w:rFonts w:hint="cs"/>
          <w:rtl/>
        </w:rPr>
      </w:pPr>
      <w:r>
        <w:rPr>
          <w:rFonts w:hint="cs"/>
          <w:rtl/>
        </w:rPr>
        <w:t xml:space="preserve">אליעזר כהן </w:t>
      </w:r>
      <w:r>
        <w:rPr>
          <w:rtl/>
        </w:rPr>
        <w:t>–</w:t>
      </w:r>
      <w:r>
        <w:rPr>
          <w:rFonts w:hint="cs"/>
          <w:rtl/>
        </w:rPr>
        <w:t xml:space="preserve"> בעד</w:t>
      </w:r>
    </w:p>
    <w:p w14:paraId="14B160E4" w14:textId="77777777" w:rsidR="00000000" w:rsidRDefault="007C71EE">
      <w:pPr>
        <w:pStyle w:val="a"/>
        <w:rPr>
          <w:rFonts w:hint="cs"/>
          <w:rtl/>
        </w:rPr>
      </w:pPr>
      <w:r>
        <w:rPr>
          <w:rFonts w:hint="cs"/>
          <w:rtl/>
        </w:rPr>
        <w:t xml:space="preserve">אמנון כהן </w:t>
      </w:r>
      <w:r>
        <w:rPr>
          <w:rtl/>
        </w:rPr>
        <w:t>–</w:t>
      </w:r>
      <w:r>
        <w:rPr>
          <w:rFonts w:hint="cs"/>
          <w:rtl/>
        </w:rPr>
        <w:t xml:space="preserve"> נגד</w:t>
      </w:r>
    </w:p>
    <w:p w14:paraId="73DECBF0" w14:textId="77777777" w:rsidR="00000000" w:rsidRDefault="007C71EE">
      <w:pPr>
        <w:pStyle w:val="a"/>
        <w:rPr>
          <w:rFonts w:hint="cs"/>
          <w:rtl/>
        </w:rPr>
      </w:pPr>
      <w:r>
        <w:rPr>
          <w:rFonts w:hint="cs"/>
          <w:rtl/>
        </w:rPr>
        <w:t>יצחק כהן - נגד</w:t>
      </w:r>
    </w:p>
    <w:p w14:paraId="4542BBF9" w14:textId="77777777" w:rsidR="00000000" w:rsidRDefault="007C71EE">
      <w:pPr>
        <w:pStyle w:val="a"/>
        <w:rPr>
          <w:rFonts w:hint="cs"/>
          <w:rtl/>
        </w:rPr>
      </w:pPr>
      <w:r>
        <w:rPr>
          <w:rFonts w:hint="cs"/>
          <w:rtl/>
        </w:rPr>
        <w:t xml:space="preserve">רן כהן </w:t>
      </w:r>
      <w:r>
        <w:rPr>
          <w:rtl/>
        </w:rPr>
        <w:t>–</w:t>
      </w:r>
      <w:r>
        <w:rPr>
          <w:rFonts w:hint="cs"/>
          <w:rtl/>
        </w:rPr>
        <w:t xml:space="preserve"> אינו נוכח</w:t>
      </w:r>
    </w:p>
    <w:p w14:paraId="2C321267" w14:textId="77777777" w:rsidR="00000000" w:rsidRDefault="007C71EE">
      <w:pPr>
        <w:pStyle w:val="a"/>
        <w:rPr>
          <w:rFonts w:hint="cs"/>
          <w:rtl/>
        </w:rPr>
      </w:pPr>
      <w:r>
        <w:rPr>
          <w:rFonts w:hint="cs"/>
          <w:rtl/>
        </w:rPr>
        <w:t xml:space="preserve">משה כחלון </w:t>
      </w:r>
      <w:r>
        <w:rPr>
          <w:rtl/>
        </w:rPr>
        <w:t>–</w:t>
      </w:r>
      <w:r>
        <w:rPr>
          <w:rFonts w:hint="cs"/>
          <w:rtl/>
        </w:rPr>
        <w:t xml:space="preserve"> בעד</w:t>
      </w:r>
    </w:p>
    <w:p w14:paraId="17F8D62F" w14:textId="77777777" w:rsidR="00000000" w:rsidRDefault="007C71EE">
      <w:pPr>
        <w:pStyle w:val="a"/>
        <w:rPr>
          <w:rFonts w:hint="cs"/>
          <w:rtl/>
        </w:rPr>
      </w:pPr>
      <w:r>
        <w:rPr>
          <w:rFonts w:hint="cs"/>
          <w:rtl/>
        </w:rPr>
        <w:t xml:space="preserve">חיים כץ </w:t>
      </w:r>
      <w:r>
        <w:rPr>
          <w:rtl/>
        </w:rPr>
        <w:t>–</w:t>
      </w:r>
      <w:r>
        <w:rPr>
          <w:rFonts w:hint="cs"/>
          <w:rtl/>
        </w:rPr>
        <w:t xml:space="preserve"> בעד</w:t>
      </w:r>
    </w:p>
    <w:p w14:paraId="403D779B" w14:textId="77777777" w:rsidR="00000000" w:rsidRDefault="007C71EE">
      <w:pPr>
        <w:pStyle w:val="a"/>
        <w:rPr>
          <w:rFonts w:hint="cs"/>
          <w:rtl/>
        </w:rPr>
      </w:pPr>
      <w:r>
        <w:rPr>
          <w:rFonts w:hint="cs"/>
          <w:rtl/>
        </w:rPr>
        <w:t xml:space="preserve">ישראל כץ </w:t>
      </w:r>
      <w:r>
        <w:rPr>
          <w:rtl/>
        </w:rPr>
        <w:t>–</w:t>
      </w:r>
      <w:r>
        <w:rPr>
          <w:rFonts w:hint="cs"/>
          <w:rtl/>
        </w:rPr>
        <w:t xml:space="preserve"> בעד</w:t>
      </w:r>
    </w:p>
    <w:p w14:paraId="1122476F" w14:textId="77777777" w:rsidR="00000000" w:rsidRDefault="007C71EE">
      <w:pPr>
        <w:pStyle w:val="a"/>
        <w:rPr>
          <w:rFonts w:hint="cs"/>
          <w:rtl/>
        </w:rPr>
      </w:pPr>
      <w:r>
        <w:rPr>
          <w:rFonts w:hint="cs"/>
          <w:rtl/>
        </w:rPr>
        <w:t xml:space="preserve">אתי לבני </w:t>
      </w:r>
      <w:r>
        <w:rPr>
          <w:rtl/>
        </w:rPr>
        <w:t>–</w:t>
      </w:r>
      <w:r>
        <w:rPr>
          <w:rFonts w:hint="cs"/>
          <w:rtl/>
        </w:rPr>
        <w:t xml:space="preserve"> </w:t>
      </w:r>
      <w:r>
        <w:rPr>
          <w:rFonts w:hint="cs"/>
          <w:rtl/>
        </w:rPr>
        <w:t>בעד</w:t>
      </w:r>
    </w:p>
    <w:p w14:paraId="6B1B23CB" w14:textId="77777777" w:rsidR="00000000" w:rsidRDefault="007C71EE">
      <w:pPr>
        <w:pStyle w:val="a"/>
        <w:rPr>
          <w:rFonts w:hint="cs"/>
          <w:rtl/>
        </w:rPr>
      </w:pPr>
      <w:r>
        <w:rPr>
          <w:rFonts w:hint="cs"/>
          <w:rtl/>
        </w:rPr>
        <w:t>ציפי לבני -  בעד</w:t>
      </w:r>
    </w:p>
    <w:p w14:paraId="0B3924FA" w14:textId="77777777" w:rsidR="00000000" w:rsidRDefault="007C71EE">
      <w:pPr>
        <w:pStyle w:val="a"/>
        <w:rPr>
          <w:rFonts w:hint="cs"/>
          <w:rtl/>
        </w:rPr>
      </w:pPr>
      <w:r>
        <w:rPr>
          <w:rFonts w:hint="cs"/>
          <w:rtl/>
        </w:rPr>
        <w:t xml:space="preserve">לימור לבנת </w:t>
      </w:r>
      <w:r>
        <w:rPr>
          <w:rtl/>
        </w:rPr>
        <w:t>–</w:t>
      </w:r>
      <w:r>
        <w:rPr>
          <w:rFonts w:hint="cs"/>
          <w:rtl/>
        </w:rPr>
        <w:t xml:space="preserve"> אינה נוכחת </w:t>
      </w:r>
    </w:p>
    <w:p w14:paraId="2A4C329C" w14:textId="77777777" w:rsidR="00000000" w:rsidRDefault="007C71EE">
      <w:pPr>
        <w:pStyle w:val="a"/>
        <w:rPr>
          <w:rFonts w:hint="cs"/>
          <w:rtl/>
        </w:rPr>
      </w:pPr>
      <w:r>
        <w:rPr>
          <w:rFonts w:hint="cs"/>
          <w:rtl/>
        </w:rPr>
        <w:t xml:space="preserve">דוד לוי </w:t>
      </w:r>
      <w:r>
        <w:rPr>
          <w:rtl/>
        </w:rPr>
        <w:t>–</w:t>
      </w:r>
      <w:r>
        <w:rPr>
          <w:rFonts w:hint="cs"/>
          <w:rtl/>
        </w:rPr>
        <w:t xml:space="preserve"> אינו נוכח</w:t>
      </w:r>
    </w:p>
    <w:p w14:paraId="483E4F75" w14:textId="77777777" w:rsidR="00000000" w:rsidRDefault="007C71EE">
      <w:pPr>
        <w:pStyle w:val="a"/>
        <w:rPr>
          <w:rFonts w:hint="cs"/>
          <w:rtl/>
        </w:rPr>
      </w:pPr>
      <w:r>
        <w:rPr>
          <w:rFonts w:hint="cs"/>
          <w:rtl/>
        </w:rPr>
        <w:t>יצחק לוי  - בעד</w:t>
      </w:r>
    </w:p>
    <w:p w14:paraId="197B0B9B" w14:textId="77777777" w:rsidR="00000000" w:rsidRDefault="007C71EE">
      <w:pPr>
        <w:pStyle w:val="a"/>
        <w:rPr>
          <w:rFonts w:hint="cs"/>
          <w:rtl/>
        </w:rPr>
      </w:pPr>
      <w:r>
        <w:rPr>
          <w:rFonts w:hint="cs"/>
          <w:rtl/>
        </w:rPr>
        <w:t xml:space="preserve">אילן ליבוביץ </w:t>
      </w:r>
      <w:r>
        <w:rPr>
          <w:rtl/>
        </w:rPr>
        <w:t>–</w:t>
      </w:r>
      <w:r>
        <w:rPr>
          <w:rFonts w:hint="cs"/>
          <w:rtl/>
        </w:rPr>
        <w:t xml:space="preserve"> בעד</w:t>
      </w:r>
    </w:p>
    <w:p w14:paraId="2078F375" w14:textId="77777777" w:rsidR="00000000" w:rsidRDefault="007C71EE">
      <w:pPr>
        <w:pStyle w:val="a"/>
        <w:rPr>
          <w:rFonts w:hint="cs"/>
          <w:rtl/>
        </w:rPr>
      </w:pPr>
      <w:r>
        <w:rPr>
          <w:rFonts w:hint="cs"/>
          <w:rtl/>
        </w:rPr>
        <w:t xml:space="preserve">יעקב ליצמן </w:t>
      </w:r>
      <w:r>
        <w:rPr>
          <w:rtl/>
        </w:rPr>
        <w:t>–</w:t>
      </w:r>
      <w:r>
        <w:rPr>
          <w:rFonts w:hint="cs"/>
          <w:rtl/>
        </w:rPr>
        <w:t xml:space="preserve"> נגד</w:t>
      </w:r>
    </w:p>
    <w:p w14:paraId="5B20812E" w14:textId="77777777" w:rsidR="00000000" w:rsidRDefault="007C71EE">
      <w:pPr>
        <w:pStyle w:val="a"/>
        <w:rPr>
          <w:rFonts w:hint="cs"/>
          <w:rtl/>
        </w:rPr>
      </w:pPr>
      <w:r>
        <w:rPr>
          <w:rFonts w:hint="cs"/>
          <w:rtl/>
        </w:rPr>
        <w:t xml:space="preserve">עוזי לנדאו </w:t>
      </w:r>
      <w:r>
        <w:rPr>
          <w:rtl/>
        </w:rPr>
        <w:t>–</w:t>
      </w:r>
      <w:r>
        <w:rPr>
          <w:rFonts w:hint="cs"/>
          <w:rtl/>
        </w:rPr>
        <w:t xml:space="preserve"> בעד</w:t>
      </w:r>
    </w:p>
    <w:p w14:paraId="0908ABF7" w14:textId="77777777" w:rsidR="00000000" w:rsidRDefault="007C71EE">
      <w:pPr>
        <w:pStyle w:val="a"/>
        <w:rPr>
          <w:rFonts w:hint="cs"/>
          <w:rtl/>
        </w:rPr>
      </w:pPr>
      <w:r>
        <w:rPr>
          <w:rFonts w:hint="cs"/>
          <w:rtl/>
        </w:rPr>
        <w:t xml:space="preserve">יוסף לפיד </w:t>
      </w:r>
      <w:r>
        <w:rPr>
          <w:rtl/>
        </w:rPr>
        <w:t>–</w:t>
      </w:r>
      <w:r>
        <w:rPr>
          <w:rFonts w:hint="cs"/>
          <w:rtl/>
        </w:rPr>
        <w:t xml:space="preserve"> בעד</w:t>
      </w:r>
    </w:p>
    <w:p w14:paraId="2CB9C593" w14:textId="77777777" w:rsidR="00000000" w:rsidRDefault="007C71EE">
      <w:pPr>
        <w:pStyle w:val="a"/>
        <w:rPr>
          <w:rFonts w:hint="cs"/>
          <w:rtl/>
        </w:rPr>
      </w:pPr>
      <w:r>
        <w:rPr>
          <w:rFonts w:hint="cs"/>
          <w:rtl/>
        </w:rPr>
        <w:t xml:space="preserve">עסאם מח'ול </w:t>
      </w:r>
      <w:r>
        <w:rPr>
          <w:rtl/>
        </w:rPr>
        <w:t>–</w:t>
      </w:r>
      <w:r>
        <w:rPr>
          <w:rFonts w:hint="cs"/>
          <w:rtl/>
        </w:rPr>
        <w:t xml:space="preserve"> נגד</w:t>
      </w:r>
    </w:p>
    <w:p w14:paraId="6DDD5DA2" w14:textId="77777777" w:rsidR="00000000" w:rsidRDefault="007C71EE">
      <w:pPr>
        <w:pStyle w:val="a"/>
        <w:rPr>
          <w:rFonts w:hint="cs"/>
          <w:rtl/>
        </w:rPr>
      </w:pPr>
      <w:r>
        <w:rPr>
          <w:rFonts w:hint="cs"/>
          <w:rtl/>
        </w:rPr>
        <w:t xml:space="preserve">מיכאל מלכיאור </w:t>
      </w:r>
      <w:r>
        <w:rPr>
          <w:rtl/>
        </w:rPr>
        <w:t>–</w:t>
      </w:r>
      <w:r>
        <w:rPr>
          <w:rFonts w:hint="cs"/>
          <w:rtl/>
        </w:rPr>
        <w:t xml:space="preserve"> נגד</w:t>
      </w:r>
    </w:p>
    <w:p w14:paraId="605E09C2" w14:textId="77777777" w:rsidR="00000000" w:rsidRDefault="007C71EE">
      <w:pPr>
        <w:pStyle w:val="a"/>
        <w:rPr>
          <w:rFonts w:hint="cs"/>
          <w:rtl/>
        </w:rPr>
      </w:pPr>
      <w:r>
        <w:rPr>
          <w:rFonts w:hint="cs"/>
          <w:rtl/>
        </w:rPr>
        <w:t xml:space="preserve">עמרם מצנע </w:t>
      </w:r>
      <w:r>
        <w:rPr>
          <w:rtl/>
        </w:rPr>
        <w:t>–</w:t>
      </w:r>
      <w:r>
        <w:rPr>
          <w:rFonts w:hint="cs"/>
          <w:rtl/>
        </w:rPr>
        <w:t xml:space="preserve"> נגד</w:t>
      </w:r>
    </w:p>
    <w:p w14:paraId="12A945B3" w14:textId="77777777" w:rsidR="00000000" w:rsidRDefault="007C71EE">
      <w:pPr>
        <w:pStyle w:val="a"/>
        <w:rPr>
          <w:rFonts w:hint="cs"/>
          <w:rtl/>
        </w:rPr>
      </w:pPr>
      <w:r>
        <w:rPr>
          <w:rFonts w:hint="cs"/>
          <w:rtl/>
        </w:rPr>
        <w:t xml:space="preserve">יעקב מרגי </w:t>
      </w:r>
      <w:r>
        <w:rPr>
          <w:rtl/>
        </w:rPr>
        <w:t>–</w:t>
      </w:r>
      <w:r>
        <w:rPr>
          <w:rFonts w:hint="cs"/>
          <w:rtl/>
        </w:rPr>
        <w:t xml:space="preserve"> אינו נוכח </w:t>
      </w:r>
    </w:p>
    <w:p w14:paraId="02E39EED" w14:textId="77777777" w:rsidR="00000000" w:rsidRDefault="007C71EE">
      <w:pPr>
        <w:pStyle w:val="a"/>
        <w:rPr>
          <w:rFonts w:hint="cs"/>
          <w:rtl/>
        </w:rPr>
      </w:pPr>
      <w:r>
        <w:rPr>
          <w:rFonts w:hint="cs"/>
          <w:rtl/>
        </w:rPr>
        <w:t xml:space="preserve">יהודית נאות </w:t>
      </w:r>
      <w:r>
        <w:rPr>
          <w:rtl/>
        </w:rPr>
        <w:t>–</w:t>
      </w:r>
      <w:r>
        <w:rPr>
          <w:rFonts w:hint="cs"/>
          <w:rtl/>
        </w:rPr>
        <w:t xml:space="preserve"> בעד</w:t>
      </w:r>
    </w:p>
    <w:p w14:paraId="715494BB" w14:textId="77777777" w:rsidR="00000000" w:rsidRDefault="007C71EE">
      <w:pPr>
        <w:pStyle w:val="a"/>
        <w:rPr>
          <w:rFonts w:hint="cs"/>
          <w:rtl/>
        </w:rPr>
      </w:pPr>
      <w:r>
        <w:rPr>
          <w:rFonts w:hint="cs"/>
          <w:rtl/>
        </w:rPr>
        <w:t xml:space="preserve">משולם נהרי </w:t>
      </w:r>
      <w:r>
        <w:rPr>
          <w:rtl/>
        </w:rPr>
        <w:t>–</w:t>
      </w:r>
      <w:r>
        <w:rPr>
          <w:rFonts w:hint="cs"/>
          <w:rtl/>
        </w:rPr>
        <w:t xml:space="preserve"> אינו נוכח</w:t>
      </w:r>
    </w:p>
    <w:p w14:paraId="54DAB156" w14:textId="77777777" w:rsidR="00000000" w:rsidRDefault="007C71EE">
      <w:pPr>
        <w:pStyle w:val="a"/>
        <w:rPr>
          <w:rFonts w:hint="cs"/>
          <w:rtl/>
        </w:rPr>
      </w:pPr>
      <w:r>
        <w:rPr>
          <w:rFonts w:hint="cs"/>
          <w:rtl/>
        </w:rPr>
        <w:t xml:space="preserve">מיכאל נודלמן </w:t>
      </w:r>
      <w:r>
        <w:rPr>
          <w:rtl/>
        </w:rPr>
        <w:t>–</w:t>
      </w:r>
      <w:r>
        <w:rPr>
          <w:rFonts w:hint="cs"/>
          <w:rtl/>
        </w:rPr>
        <w:t xml:space="preserve"> בעד</w:t>
      </w:r>
    </w:p>
    <w:p w14:paraId="64D21445" w14:textId="77777777" w:rsidR="00000000" w:rsidRDefault="007C71EE">
      <w:pPr>
        <w:pStyle w:val="a"/>
        <w:rPr>
          <w:rFonts w:hint="cs"/>
          <w:rtl/>
        </w:rPr>
      </w:pPr>
      <w:r>
        <w:rPr>
          <w:rFonts w:hint="cs"/>
          <w:rtl/>
        </w:rPr>
        <w:t xml:space="preserve">דני נוה </w:t>
      </w:r>
      <w:r>
        <w:rPr>
          <w:rtl/>
        </w:rPr>
        <w:t>–</w:t>
      </w:r>
      <w:r>
        <w:rPr>
          <w:rFonts w:hint="cs"/>
          <w:rtl/>
        </w:rPr>
        <w:t xml:space="preserve"> בעד</w:t>
      </w:r>
    </w:p>
    <w:p w14:paraId="6A6087B6" w14:textId="77777777" w:rsidR="00000000" w:rsidRDefault="007C71EE">
      <w:pPr>
        <w:pStyle w:val="a"/>
        <w:rPr>
          <w:rFonts w:hint="cs"/>
          <w:rtl/>
        </w:rPr>
      </w:pPr>
      <w:r>
        <w:rPr>
          <w:rFonts w:hint="cs"/>
          <w:rtl/>
        </w:rPr>
        <w:t xml:space="preserve">אורית נוקד </w:t>
      </w:r>
      <w:r>
        <w:rPr>
          <w:rtl/>
        </w:rPr>
        <w:t>–</w:t>
      </w:r>
      <w:r>
        <w:rPr>
          <w:rFonts w:hint="cs"/>
          <w:rtl/>
        </w:rPr>
        <w:t xml:space="preserve"> נגד</w:t>
      </w:r>
    </w:p>
    <w:p w14:paraId="1443397F" w14:textId="77777777" w:rsidR="00000000" w:rsidRDefault="007C71EE">
      <w:pPr>
        <w:pStyle w:val="a"/>
        <w:rPr>
          <w:rFonts w:hint="cs"/>
          <w:rtl/>
        </w:rPr>
      </w:pPr>
      <w:r>
        <w:rPr>
          <w:rFonts w:hint="cs"/>
          <w:rtl/>
        </w:rPr>
        <w:t xml:space="preserve">לאה נס </w:t>
      </w:r>
      <w:r>
        <w:rPr>
          <w:rtl/>
        </w:rPr>
        <w:t>–</w:t>
      </w:r>
      <w:r>
        <w:rPr>
          <w:rFonts w:hint="cs"/>
          <w:rtl/>
        </w:rPr>
        <w:t xml:space="preserve"> בעד</w:t>
      </w:r>
    </w:p>
    <w:p w14:paraId="72017195" w14:textId="77777777" w:rsidR="00000000" w:rsidRDefault="007C71EE">
      <w:pPr>
        <w:pStyle w:val="a"/>
        <w:rPr>
          <w:rFonts w:hint="cs"/>
          <w:rtl/>
        </w:rPr>
      </w:pPr>
      <w:r>
        <w:rPr>
          <w:rFonts w:hint="cs"/>
          <w:rtl/>
        </w:rPr>
        <w:t xml:space="preserve">בנימין נתניהו </w:t>
      </w:r>
      <w:r>
        <w:rPr>
          <w:rtl/>
        </w:rPr>
        <w:t>–</w:t>
      </w:r>
      <w:r>
        <w:rPr>
          <w:rFonts w:hint="cs"/>
          <w:rtl/>
        </w:rPr>
        <w:t xml:space="preserve"> בעד</w:t>
      </w:r>
    </w:p>
    <w:p w14:paraId="3C6F6707" w14:textId="77777777" w:rsidR="00000000" w:rsidRDefault="007C71EE">
      <w:pPr>
        <w:pStyle w:val="a"/>
        <w:rPr>
          <w:rFonts w:hint="cs"/>
          <w:rtl/>
        </w:rPr>
      </w:pPr>
      <w:r>
        <w:rPr>
          <w:rFonts w:hint="cs"/>
          <w:rtl/>
        </w:rPr>
        <w:t xml:space="preserve">מרינה סולודקין </w:t>
      </w:r>
      <w:r>
        <w:rPr>
          <w:rtl/>
        </w:rPr>
        <w:t>–</w:t>
      </w:r>
      <w:r>
        <w:rPr>
          <w:rFonts w:hint="cs"/>
          <w:rtl/>
        </w:rPr>
        <w:t xml:space="preserve"> אינה נוכחת</w:t>
      </w:r>
    </w:p>
    <w:p w14:paraId="18D041CD" w14:textId="77777777" w:rsidR="00000000" w:rsidRDefault="007C71EE">
      <w:pPr>
        <w:pStyle w:val="a"/>
        <w:rPr>
          <w:rFonts w:hint="cs"/>
          <w:rtl/>
        </w:rPr>
      </w:pPr>
      <w:r>
        <w:rPr>
          <w:rFonts w:hint="cs"/>
          <w:rtl/>
        </w:rPr>
        <w:t>ניסן סלומינסקי- בעד</w:t>
      </w:r>
    </w:p>
    <w:p w14:paraId="0879092D" w14:textId="77777777" w:rsidR="00000000" w:rsidRDefault="007C71EE">
      <w:pPr>
        <w:pStyle w:val="a"/>
        <w:rPr>
          <w:rFonts w:hint="cs"/>
          <w:rtl/>
        </w:rPr>
      </w:pPr>
      <w:r>
        <w:rPr>
          <w:rFonts w:hint="cs"/>
          <w:rtl/>
        </w:rPr>
        <w:t xml:space="preserve">אפרים סנה </w:t>
      </w:r>
      <w:r>
        <w:rPr>
          <w:rtl/>
        </w:rPr>
        <w:t>–</w:t>
      </w:r>
      <w:r>
        <w:rPr>
          <w:rFonts w:hint="cs"/>
          <w:rtl/>
        </w:rPr>
        <w:t xml:space="preserve"> נגד</w:t>
      </w:r>
    </w:p>
    <w:p w14:paraId="2661C390" w14:textId="77777777" w:rsidR="00000000" w:rsidRDefault="007C71EE">
      <w:pPr>
        <w:pStyle w:val="a"/>
        <w:rPr>
          <w:rFonts w:hint="cs"/>
          <w:rtl/>
        </w:rPr>
      </w:pPr>
      <w:r>
        <w:rPr>
          <w:rFonts w:hint="cs"/>
          <w:rtl/>
        </w:rPr>
        <w:t xml:space="preserve">גדעון סער </w:t>
      </w:r>
      <w:r>
        <w:rPr>
          <w:rtl/>
        </w:rPr>
        <w:t>–</w:t>
      </w:r>
      <w:r>
        <w:rPr>
          <w:rFonts w:hint="cs"/>
          <w:rtl/>
        </w:rPr>
        <w:t xml:space="preserve"> בעד</w:t>
      </w:r>
    </w:p>
    <w:p w14:paraId="0F983858" w14:textId="77777777" w:rsidR="00000000" w:rsidRDefault="007C71EE">
      <w:pPr>
        <w:pStyle w:val="a"/>
        <w:rPr>
          <w:rFonts w:hint="cs"/>
          <w:rtl/>
        </w:rPr>
      </w:pPr>
      <w:r>
        <w:rPr>
          <w:rFonts w:hint="cs"/>
          <w:rtl/>
        </w:rPr>
        <w:t xml:space="preserve">גדעון עזרא </w:t>
      </w:r>
      <w:r>
        <w:rPr>
          <w:rtl/>
        </w:rPr>
        <w:t>–</w:t>
      </w:r>
      <w:r>
        <w:rPr>
          <w:rFonts w:hint="cs"/>
          <w:rtl/>
        </w:rPr>
        <w:t xml:space="preserve"> בעד</w:t>
      </w:r>
    </w:p>
    <w:p w14:paraId="5DB630F4" w14:textId="77777777" w:rsidR="00000000" w:rsidRDefault="007C71EE">
      <w:pPr>
        <w:pStyle w:val="a"/>
        <w:rPr>
          <w:rFonts w:hint="cs"/>
          <w:rtl/>
        </w:rPr>
      </w:pPr>
      <w:r>
        <w:rPr>
          <w:rFonts w:hint="cs"/>
          <w:rtl/>
        </w:rPr>
        <w:t xml:space="preserve">מל פולישוק-בלוך </w:t>
      </w:r>
      <w:r>
        <w:rPr>
          <w:rtl/>
        </w:rPr>
        <w:t>–</w:t>
      </w:r>
      <w:r>
        <w:rPr>
          <w:rFonts w:hint="cs"/>
          <w:rtl/>
        </w:rPr>
        <w:t xml:space="preserve"> אינה נוכחת </w:t>
      </w:r>
    </w:p>
    <w:p w14:paraId="3180E831" w14:textId="77777777" w:rsidR="00000000" w:rsidRDefault="007C71EE">
      <w:pPr>
        <w:pStyle w:val="a"/>
        <w:rPr>
          <w:rFonts w:hint="cs"/>
          <w:rtl/>
        </w:rPr>
      </w:pPr>
      <w:r>
        <w:rPr>
          <w:rFonts w:hint="cs"/>
          <w:rtl/>
        </w:rPr>
        <w:t xml:space="preserve">אברהם פורז </w:t>
      </w:r>
      <w:r>
        <w:rPr>
          <w:rtl/>
        </w:rPr>
        <w:t>–</w:t>
      </w:r>
      <w:r>
        <w:rPr>
          <w:rFonts w:hint="cs"/>
          <w:rtl/>
        </w:rPr>
        <w:t xml:space="preserve"> אינו נוכח</w:t>
      </w:r>
    </w:p>
    <w:p w14:paraId="39587AB1" w14:textId="77777777" w:rsidR="00000000" w:rsidRDefault="007C71EE">
      <w:pPr>
        <w:pStyle w:val="a"/>
        <w:rPr>
          <w:rFonts w:hint="cs"/>
          <w:rtl/>
        </w:rPr>
      </w:pPr>
      <w:r>
        <w:rPr>
          <w:rFonts w:hint="cs"/>
          <w:rtl/>
        </w:rPr>
        <w:t>אופיר פינס-</w:t>
      </w:r>
      <w:r>
        <w:rPr>
          <w:rFonts w:hint="cs"/>
          <w:rtl/>
        </w:rPr>
        <w:t xml:space="preserve">פז </w:t>
      </w:r>
      <w:r>
        <w:rPr>
          <w:rtl/>
        </w:rPr>
        <w:t>–</w:t>
      </w:r>
      <w:r>
        <w:rPr>
          <w:rFonts w:hint="cs"/>
          <w:rtl/>
        </w:rPr>
        <w:t xml:space="preserve"> אינו נוכח</w:t>
      </w:r>
    </w:p>
    <w:p w14:paraId="12679871" w14:textId="77777777" w:rsidR="00000000" w:rsidRDefault="007C71EE">
      <w:pPr>
        <w:pStyle w:val="a"/>
        <w:rPr>
          <w:rFonts w:hint="cs"/>
          <w:rtl/>
        </w:rPr>
      </w:pPr>
      <w:r>
        <w:rPr>
          <w:rFonts w:hint="cs"/>
          <w:rtl/>
        </w:rPr>
        <w:t xml:space="preserve">גילה פינקלשטיין </w:t>
      </w:r>
      <w:r>
        <w:rPr>
          <w:rtl/>
        </w:rPr>
        <w:t>–</w:t>
      </w:r>
      <w:r>
        <w:rPr>
          <w:rFonts w:hint="cs"/>
          <w:rtl/>
        </w:rPr>
        <w:t xml:space="preserve"> בעד</w:t>
      </w:r>
    </w:p>
    <w:p w14:paraId="2B4FED1C" w14:textId="77777777" w:rsidR="00000000" w:rsidRDefault="007C71EE">
      <w:pPr>
        <w:pStyle w:val="a"/>
        <w:rPr>
          <w:rFonts w:hint="cs"/>
          <w:rtl/>
        </w:rPr>
      </w:pPr>
      <w:r>
        <w:rPr>
          <w:rFonts w:hint="cs"/>
          <w:rtl/>
        </w:rPr>
        <w:t xml:space="preserve">מאיר פרוש </w:t>
      </w:r>
      <w:r>
        <w:rPr>
          <w:rtl/>
        </w:rPr>
        <w:t>–</w:t>
      </w:r>
      <w:r>
        <w:rPr>
          <w:rFonts w:hint="cs"/>
          <w:rtl/>
        </w:rPr>
        <w:t xml:space="preserve"> נגד</w:t>
      </w:r>
    </w:p>
    <w:p w14:paraId="34481EA5" w14:textId="77777777" w:rsidR="00000000" w:rsidRDefault="007C71EE">
      <w:pPr>
        <w:pStyle w:val="a"/>
        <w:rPr>
          <w:rFonts w:hint="cs"/>
          <w:rtl/>
        </w:rPr>
      </w:pPr>
      <w:r>
        <w:rPr>
          <w:rFonts w:hint="cs"/>
          <w:rtl/>
        </w:rPr>
        <w:t xml:space="preserve">יוסף פריצקי </w:t>
      </w:r>
      <w:r>
        <w:rPr>
          <w:rtl/>
        </w:rPr>
        <w:t>–</w:t>
      </w:r>
      <w:r>
        <w:rPr>
          <w:rFonts w:hint="cs"/>
          <w:rtl/>
        </w:rPr>
        <w:t xml:space="preserve"> בעד</w:t>
      </w:r>
    </w:p>
    <w:p w14:paraId="4DCC60C1" w14:textId="77777777" w:rsidR="00000000" w:rsidRDefault="007C71EE">
      <w:pPr>
        <w:pStyle w:val="a"/>
        <w:rPr>
          <w:rFonts w:hint="cs"/>
          <w:rtl/>
        </w:rPr>
      </w:pPr>
      <w:r>
        <w:rPr>
          <w:rFonts w:hint="cs"/>
          <w:rtl/>
        </w:rPr>
        <w:t xml:space="preserve">שמעון פרס </w:t>
      </w:r>
      <w:r>
        <w:rPr>
          <w:rtl/>
        </w:rPr>
        <w:t>–</w:t>
      </w:r>
      <w:r>
        <w:rPr>
          <w:rFonts w:hint="cs"/>
          <w:rtl/>
        </w:rPr>
        <w:t xml:space="preserve"> נגד</w:t>
      </w:r>
    </w:p>
    <w:p w14:paraId="34A8AA86" w14:textId="77777777" w:rsidR="00000000" w:rsidRDefault="007C71EE">
      <w:pPr>
        <w:pStyle w:val="a"/>
        <w:rPr>
          <w:rFonts w:hint="cs"/>
          <w:rtl/>
        </w:rPr>
      </w:pPr>
      <w:r>
        <w:rPr>
          <w:rFonts w:hint="cs"/>
          <w:rtl/>
        </w:rPr>
        <w:t xml:space="preserve">יאיר פרץ </w:t>
      </w:r>
      <w:r>
        <w:rPr>
          <w:rtl/>
        </w:rPr>
        <w:t>–</w:t>
      </w:r>
      <w:r>
        <w:rPr>
          <w:rFonts w:hint="cs"/>
          <w:rtl/>
        </w:rPr>
        <w:t xml:space="preserve"> נגד</w:t>
      </w:r>
    </w:p>
    <w:p w14:paraId="45A2AB6C" w14:textId="77777777" w:rsidR="00000000" w:rsidRDefault="007C71EE">
      <w:pPr>
        <w:pStyle w:val="a"/>
        <w:rPr>
          <w:rFonts w:hint="cs"/>
          <w:rtl/>
        </w:rPr>
      </w:pPr>
      <w:r>
        <w:rPr>
          <w:rFonts w:hint="cs"/>
          <w:rtl/>
        </w:rPr>
        <w:t xml:space="preserve">עמיר פרץ </w:t>
      </w:r>
      <w:r>
        <w:rPr>
          <w:rtl/>
        </w:rPr>
        <w:t>–</w:t>
      </w:r>
      <w:r>
        <w:rPr>
          <w:rFonts w:hint="cs"/>
          <w:rtl/>
        </w:rPr>
        <w:t xml:space="preserve"> אינו נוכח</w:t>
      </w:r>
    </w:p>
    <w:p w14:paraId="0C9738C9" w14:textId="77777777" w:rsidR="00000000" w:rsidRDefault="007C71EE">
      <w:pPr>
        <w:pStyle w:val="a"/>
        <w:rPr>
          <w:rFonts w:hint="cs"/>
          <w:rtl/>
        </w:rPr>
      </w:pPr>
      <w:r>
        <w:rPr>
          <w:rFonts w:hint="cs"/>
          <w:rtl/>
        </w:rPr>
        <w:t xml:space="preserve">איוב קרא </w:t>
      </w:r>
      <w:r>
        <w:rPr>
          <w:rtl/>
        </w:rPr>
        <w:t>–</w:t>
      </w:r>
      <w:r>
        <w:rPr>
          <w:rFonts w:hint="cs"/>
          <w:rtl/>
        </w:rPr>
        <w:t xml:space="preserve"> בעד</w:t>
      </w:r>
    </w:p>
    <w:p w14:paraId="206A35BD" w14:textId="77777777" w:rsidR="00000000" w:rsidRDefault="007C71EE">
      <w:pPr>
        <w:pStyle w:val="a"/>
        <w:rPr>
          <w:rFonts w:hint="cs"/>
          <w:rtl/>
        </w:rPr>
      </w:pPr>
      <w:r>
        <w:rPr>
          <w:rFonts w:hint="cs"/>
          <w:rtl/>
        </w:rPr>
        <w:t xml:space="preserve">אברהם רביץ </w:t>
      </w:r>
      <w:r>
        <w:rPr>
          <w:rtl/>
        </w:rPr>
        <w:t>–</w:t>
      </w:r>
      <w:r>
        <w:rPr>
          <w:rFonts w:hint="cs"/>
          <w:rtl/>
        </w:rPr>
        <w:t xml:space="preserve"> נגד</w:t>
      </w:r>
    </w:p>
    <w:p w14:paraId="259C4869" w14:textId="77777777" w:rsidR="00000000" w:rsidRDefault="007C71EE">
      <w:pPr>
        <w:pStyle w:val="a"/>
        <w:rPr>
          <w:rFonts w:hint="cs"/>
          <w:rtl/>
        </w:rPr>
      </w:pPr>
      <w:r>
        <w:rPr>
          <w:rFonts w:hint="cs"/>
          <w:rtl/>
        </w:rPr>
        <w:t xml:space="preserve">ראובן ריבלין </w:t>
      </w:r>
      <w:r>
        <w:rPr>
          <w:rtl/>
        </w:rPr>
        <w:t>–</w:t>
      </w:r>
      <w:r>
        <w:rPr>
          <w:rFonts w:hint="cs"/>
          <w:rtl/>
        </w:rPr>
        <w:t xml:space="preserve"> בעד</w:t>
      </w:r>
    </w:p>
    <w:p w14:paraId="7792B92F" w14:textId="77777777" w:rsidR="00000000" w:rsidRDefault="007C71EE">
      <w:pPr>
        <w:pStyle w:val="a"/>
        <w:rPr>
          <w:rFonts w:hint="cs"/>
          <w:rtl/>
        </w:rPr>
      </w:pPr>
      <w:r>
        <w:rPr>
          <w:rFonts w:hint="cs"/>
          <w:rtl/>
        </w:rPr>
        <w:t xml:space="preserve">חיים רמון </w:t>
      </w:r>
      <w:r>
        <w:rPr>
          <w:rtl/>
        </w:rPr>
        <w:t>–</w:t>
      </w:r>
      <w:r>
        <w:rPr>
          <w:rFonts w:hint="cs"/>
          <w:rtl/>
        </w:rPr>
        <w:t xml:space="preserve"> נגד</w:t>
      </w:r>
    </w:p>
    <w:p w14:paraId="52D7467F" w14:textId="77777777" w:rsidR="00000000" w:rsidRDefault="007C71EE">
      <w:pPr>
        <w:pStyle w:val="a"/>
        <w:rPr>
          <w:rFonts w:hint="cs"/>
          <w:rtl/>
        </w:rPr>
      </w:pPr>
      <w:r>
        <w:rPr>
          <w:rFonts w:hint="cs"/>
          <w:rtl/>
        </w:rPr>
        <w:t xml:space="preserve">אהוד רצאבי </w:t>
      </w:r>
      <w:r>
        <w:rPr>
          <w:rtl/>
        </w:rPr>
        <w:t>–</w:t>
      </w:r>
      <w:r>
        <w:rPr>
          <w:rFonts w:hint="cs"/>
          <w:rtl/>
        </w:rPr>
        <w:t xml:space="preserve"> אינו נוכח</w:t>
      </w:r>
    </w:p>
    <w:p w14:paraId="27B84AE2" w14:textId="77777777" w:rsidR="00000000" w:rsidRDefault="007C71EE">
      <w:pPr>
        <w:pStyle w:val="a"/>
        <w:rPr>
          <w:rFonts w:hint="cs"/>
          <w:rtl/>
        </w:rPr>
      </w:pPr>
      <w:r>
        <w:rPr>
          <w:rFonts w:hint="cs"/>
          <w:rtl/>
        </w:rPr>
        <w:t xml:space="preserve"> מיכאל רצון </w:t>
      </w:r>
      <w:r>
        <w:rPr>
          <w:rtl/>
        </w:rPr>
        <w:t>–</w:t>
      </w:r>
      <w:r>
        <w:rPr>
          <w:rFonts w:hint="cs"/>
          <w:rtl/>
        </w:rPr>
        <w:t xml:space="preserve"> אינו נוכח</w:t>
      </w:r>
    </w:p>
    <w:p w14:paraId="641D8449" w14:textId="77777777" w:rsidR="00000000" w:rsidRDefault="007C71EE">
      <w:pPr>
        <w:pStyle w:val="a"/>
        <w:rPr>
          <w:rFonts w:hint="cs"/>
          <w:rtl/>
        </w:rPr>
      </w:pPr>
      <w:r>
        <w:rPr>
          <w:rFonts w:hint="cs"/>
          <w:rtl/>
        </w:rPr>
        <w:t xml:space="preserve">אברהם בייגה שוחט </w:t>
      </w:r>
      <w:r>
        <w:rPr>
          <w:rtl/>
        </w:rPr>
        <w:t>–</w:t>
      </w:r>
      <w:r>
        <w:rPr>
          <w:rFonts w:hint="cs"/>
          <w:rtl/>
        </w:rPr>
        <w:t xml:space="preserve"> </w:t>
      </w:r>
      <w:r>
        <w:rPr>
          <w:rFonts w:hint="cs"/>
          <w:rtl/>
        </w:rPr>
        <w:t>אינו נוכח</w:t>
      </w:r>
    </w:p>
    <w:p w14:paraId="5B68C999" w14:textId="77777777" w:rsidR="00000000" w:rsidRDefault="007C71EE">
      <w:pPr>
        <w:pStyle w:val="a"/>
        <w:rPr>
          <w:rFonts w:hint="cs"/>
          <w:rtl/>
        </w:rPr>
      </w:pPr>
      <w:r>
        <w:rPr>
          <w:rFonts w:hint="cs"/>
          <w:rtl/>
        </w:rPr>
        <w:t>יובל שטייניץ</w:t>
      </w:r>
      <w:r>
        <w:rPr>
          <w:rFonts w:hint="cs"/>
          <w:rtl/>
        </w:rPr>
        <w:tab/>
        <w:t>-</w:t>
      </w:r>
      <w:r>
        <w:rPr>
          <w:rFonts w:hint="cs"/>
          <w:rtl/>
        </w:rPr>
        <w:tab/>
        <w:t xml:space="preserve">בעד </w:t>
      </w:r>
    </w:p>
    <w:p w14:paraId="5E0ACDB1" w14:textId="77777777" w:rsidR="00000000" w:rsidRDefault="007C71EE">
      <w:pPr>
        <w:pStyle w:val="a"/>
        <w:rPr>
          <w:rFonts w:hint="cs"/>
          <w:rtl/>
        </w:rPr>
      </w:pPr>
      <w:r>
        <w:rPr>
          <w:rFonts w:hint="cs"/>
          <w:rtl/>
        </w:rPr>
        <w:t>מאיר שטרית</w:t>
      </w:r>
      <w:r>
        <w:rPr>
          <w:rFonts w:hint="cs"/>
          <w:rtl/>
        </w:rPr>
        <w:tab/>
        <w:t>-</w:t>
      </w:r>
      <w:r>
        <w:rPr>
          <w:rFonts w:hint="cs"/>
          <w:rtl/>
        </w:rPr>
        <w:tab/>
        <w:t>בעד</w:t>
      </w:r>
    </w:p>
    <w:p w14:paraId="5F81FAB5" w14:textId="77777777" w:rsidR="00000000" w:rsidRDefault="007C71EE">
      <w:pPr>
        <w:pStyle w:val="a"/>
        <w:rPr>
          <w:rFonts w:hint="cs"/>
          <w:rtl/>
        </w:rPr>
      </w:pPr>
      <w:r>
        <w:rPr>
          <w:rFonts w:hint="cs"/>
          <w:rtl/>
        </w:rPr>
        <w:t xml:space="preserve">יורי שטרן </w:t>
      </w:r>
      <w:r>
        <w:rPr>
          <w:rFonts w:hint="cs"/>
          <w:rtl/>
        </w:rPr>
        <w:tab/>
        <w:t>-</w:t>
      </w:r>
      <w:r>
        <w:rPr>
          <w:rFonts w:hint="cs"/>
          <w:rtl/>
        </w:rPr>
        <w:tab/>
        <w:t>אינו נוכח</w:t>
      </w:r>
    </w:p>
    <w:p w14:paraId="187BD1D1" w14:textId="77777777" w:rsidR="00000000" w:rsidRDefault="007C71EE">
      <w:pPr>
        <w:pStyle w:val="a"/>
        <w:rPr>
          <w:rFonts w:hint="cs"/>
          <w:rtl/>
        </w:rPr>
      </w:pPr>
      <w:r>
        <w:rPr>
          <w:rFonts w:hint="cs"/>
          <w:rtl/>
        </w:rPr>
        <w:t>אילן שלגי</w:t>
      </w:r>
      <w:r>
        <w:rPr>
          <w:rFonts w:hint="cs"/>
          <w:rtl/>
        </w:rPr>
        <w:tab/>
        <w:t>-</w:t>
      </w:r>
      <w:r>
        <w:rPr>
          <w:rFonts w:hint="cs"/>
          <w:rtl/>
        </w:rPr>
        <w:tab/>
        <w:t>בעד</w:t>
      </w:r>
    </w:p>
    <w:p w14:paraId="612CED28" w14:textId="77777777" w:rsidR="00000000" w:rsidRDefault="007C71EE">
      <w:pPr>
        <w:pStyle w:val="a"/>
        <w:rPr>
          <w:rFonts w:hint="cs"/>
          <w:rtl/>
        </w:rPr>
      </w:pPr>
      <w:r>
        <w:rPr>
          <w:rFonts w:hint="cs"/>
          <w:rtl/>
        </w:rPr>
        <w:t>סילבן שלום</w:t>
      </w:r>
      <w:r>
        <w:rPr>
          <w:rFonts w:hint="cs"/>
          <w:rtl/>
        </w:rPr>
        <w:tab/>
        <w:t>-</w:t>
      </w:r>
      <w:r>
        <w:rPr>
          <w:rFonts w:hint="cs"/>
          <w:rtl/>
        </w:rPr>
        <w:tab/>
        <w:t>בעד</w:t>
      </w:r>
    </w:p>
    <w:p w14:paraId="1392F425" w14:textId="77777777" w:rsidR="00000000" w:rsidRDefault="007C71EE">
      <w:pPr>
        <w:pStyle w:val="a"/>
        <w:rPr>
          <w:rFonts w:hint="cs"/>
          <w:rtl/>
        </w:rPr>
      </w:pPr>
      <w:r>
        <w:rPr>
          <w:rFonts w:hint="cs"/>
          <w:rtl/>
        </w:rPr>
        <w:t>שלום שמחון</w:t>
      </w:r>
      <w:r>
        <w:rPr>
          <w:rFonts w:hint="cs"/>
          <w:rtl/>
        </w:rPr>
        <w:tab/>
        <w:t>-</w:t>
      </w:r>
      <w:r>
        <w:rPr>
          <w:rFonts w:hint="cs"/>
          <w:rtl/>
        </w:rPr>
        <w:tab/>
        <w:t>נמנע</w:t>
      </w:r>
    </w:p>
    <w:p w14:paraId="07ACF667" w14:textId="77777777" w:rsidR="00000000" w:rsidRDefault="007C71EE">
      <w:pPr>
        <w:pStyle w:val="a"/>
        <w:rPr>
          <w:rFonts w:hint="cs"/>
          <w:rtl/>
        </w:rPr>
      </w:pPr>
      <w:r>
        <w:rPr>
          <w:rFonts w:hint="cs"/>
          <w:rtl/>
        </w:rPr>
        <w:t>אריאל שרון</w:t>
      </w:r>
      <w:r>
        <w:rPr>
          <w:rFonts w:hint="cs"/>
          <w:rtl/>
        </w:rPr>
        <w:tab/>
        <w:t>-</w:t>
      </w:r>
      <w:r>
        <w:rPr>
          <w:rFonts w:hint="cs"/>
          <w:rtl/>
        </w:rPr>
        <w:tab/>
        <w:t>בעד</w:t>
      </w:r>
    </w:p>
    <w:p w14:paraId="1175816C" w14:textId="77777777" w:rsidR="00000000" w:rsidRDefault="007C71EE">
      <w:pPr>
        <w:pStyle w:val="a"/>
        <w:rPr>
          <w:rFonts w:hint="cs"/>
          <w:rtl/>
        </w:rPr>
      </w:pPr>
      <w:r>
        <w:rPr>
          <w:rFonts w:hint="cs"/>
          <w:rtl/>
        </w:rPr>
        <w:t>עמרי שרון</w:t>
      </w:r>
      <w:r>
        <w:rPr>
          <w:rFonts w:hint="cs"/>
          <w:rtl/>
        </w:rPr>
        <w:tab/>
        <w:t>-</w:t>
      </w:r>
      <w:r>
        <w:rPr>
          <w:rFonts w:hint="cs"/>
          <w:rtl/>
        </w:rPr>
        <w:tab/>
        <w:t>בעד</w:t>
      </w:r>
    </w:p>
    <w:p w14:paraId="63F2C1F5" w14:textId="77777777" w:rsidR="00000000" w:rsidRDefault="007C71EE">
      <w:pPr>
        <w:pStyle w:val="a"/>
        <w:rPr>
          <w:rFonts w:hint="cs"/>
          <w:rtl/>
        </w:rPr>
      </w:pPr>
      <w:r>
        <w:rPr>
          <w:rFonts w:hint="cs"/>
          <w:rtl/>
        </w:rPr>
        <w:t>יוסי שריד</w:t>
      </w:r>
      <w:r>
        <w:rPr>
          <w:rFonts w:hint="cs"/>
          <w:rtl/>
        </w:rPr>
        <w:tab/>
        <w:t>-</w:t>
      </w:r>
      <w:r>
        <w:rPr>
          <w:rFonts w:hint="cs"/>
          <w:rtl/>
        </w:rPr>
        <w:tab/>
        <w:t>נגד</w:t>
      </w:r>
    </w:p>
    <w:p w14:paraId="7307B6E8" w14:textId="77777777" w:rsidR="00000000" w:rsidRDefault="007C71EE">
      <w:pPr>
        <w:pStyle w:val="a"/>
        <w:rPr>
          <w:rFonts w:hint="cs"/>
          <w:rtl/>
        </w:rPr>
      </w:pPr>
      <w:r>
        <w:rPr>
          <w:rFonts w:hint="cs"/>
          <w:rtl/>
        </w:rPr>
        <w:t>יולי תמיר</w:t>
      </w:r>
      <w:r>
        <w:rPr>
          <w:rFonts w:hint="cs"/>
          <w:rtl/>
        </w:rPr>
        <w:tab/>
        <w:t>-</w:t>
      </w:r>
      <w:r>
        <w:rPr>
          <w:rFonts w:hint="cs"/>
          <w:rtl/>
        </w:rPr>
        <w:tab/>
        <w:t>נגד</w:t>
      </w:r>
    </w:p>
    <w:p w14:paraId="0A00D97F" w14:textId="77777777" w:rsidR="00000000" w:rsidRDefault="007C71EE">
      <w:pPr>
        <w:pStyle w:val="a"/>
        <w:rPr>
          <w:rFonts w:hint="cs"/>
          <w:rtl/>
        </w:rPr>
      </w:pPr>
    </w:p>
    <w:p w14:paraId="5DA49050" w14:textId="77777777" w:rsidR="00000000" w:rsidRDefault="007C71EE">
      <w:pPr>
        <w:pStyle w:val="a"/>
        <w:rPr>
          <w:rFonts w:hint="cs"/>
          <w:rtl/>
        </w:rPr>
      </w:pPr>
      <w:r>
        <w:rPr>
          <w:rFonts w:hint="cs"/>
          <w:rtl/>
        </w:rPr>
        <w:t>אני חוזר לקריאה שנייה:</w:t>
      </w:r>
    </w:p>
    <w:p w14:paraId="0D41293A" w14:textId="77777777" w:rsidR="00000000" w:rsidRDefault="007C71EE">
      <w:pPr>
        <w:pStyle w:val="a"/>
        <w:rPr>
          <w:rFonts w:hint="cs"/>
          <w:rtl/>
        </w:rPr>
      </w:pPr>
    </w:p>
    <w:p w14:paraId="17D75995" w14:textId="77777777" w:rsidR="00000000" w:rsidRDefault="007C71EE">
      <w:pPr>
        <w:pStyle w:val="a"/>
        <w:rPr>
          <w:rFonts w:hint="cs"/>
          <w:rtl/>
        </w:rPr>
      </w:pPr>
      <w:r>
        <w:rPr>
          <w:rFonts w:hint="cs"/>
          <w:rtl/>
        </w:rPr>
        <w:t>יעקב אדרי</w:t>
      </w:r>
      <w:r>
        <w:rPr>
          <w:rFonts w:hint="cs"/>
          <w:rtl/>
        </w:rPr>
        <w:tab/>
        <w:t>-</w:t>
      </w:r>
      <w:r>
        <w:rPr>
          <w:rFonts w:hint="cs"/>
          <w:rtl/>
        </w:rPr>
        <w:tab/>
        <w:t>אינו נוכח</w:t>
      </w:r>
    </w:p>
    <w:p w14:paraId="3B9475DB" w14:textId="77777777" w:rsidR="00000000" w:rsidRDefault="007C71EE">
      <w:pPr>
        <w:pStyle w:val="a"/>
        <w:rPr>
          <w:rFonts w:hint="cs"/>
          <w:rtl/>
        </w:rPr>
      </w:pPr>
      <w:r>
        <w:rPr>
          <w:rFonts w:hint="cs"/>
          <w:rtl/>
        </w:rPr>
        <w:t>אהוד אולמרט</w:t>
      </w:r>
      <w:r>
        <w:rPr>
          <w:rFonts w:hint="cs"/>
          <w:rtl/>
        </w:rPr>
        <w:tab/>
        <w:t>-</w:t>
      </w:r>
      <w:r>
        <w:rPr>
          <w:rFonts w:hint="cs"/>
          <w:rtl/>
        </w:rPr>
        <w:tab/>
        <w:t>אינו נוכח</w:t>
      </w:r>
    </w:p>
    <w:p w14:paraId="497A2C66" w14:textId="77777777" w:rsidR="00000000" w:rsidRDefault="007C71EE">
      <w:pPr>
        <w:pStyle w:val="a"/>
        <w:rPr>
          <w:rFonts w:hint="cs"/>
          <w:rtl/>
        </w:rPr>
      </w:pPr>
      <w:r>
        <w:rPr>
          <w:rFonts w:hint="cs"/>
          <w:rtl/>
        </w:rPr>
        <w:t>דליה איציק</w:t>
      </w:r>
      <w:r>
        <w:rPr>
          <w:rFonts w:hint="cs"/>
          <w:rtl/>
        </w:rPr>
        <w:tab/>
        <w:t>-</w:t>
      </w:r>
      <w:r>
        <w:rPr>
          <w:rFonts w:hint="cs"/>
          <w:rtl/>
        </w:rPr>
        <w:tab/>
        <w:t>נגד</w:t>
      </w:r>
    </w:p>
    <w:p w14:paraId="6F0616B9" w14:textId="77777777" w:rsidR="00000000" w:rsidRDefault="007C71EE">
      <w:pPr>
        <w:pStyle w:val="a"/>
        <w:rPr>
          <w:rFonts w:hint="cs"/>
          <w:rtl/>
        </w:rPr>
      </w:pPr>
      <w:r>
        <w:rPr>
          <w:rFonts w:hint="cs"/>
          <w:rtl/>
        </w:rPr>
        <w:t>אריה אלדד</w:t>
      </w:r>
      <w:r>
        <w:rPr>
          <w:rFonts w:hint="cs"/>
          <w:rtl/>
        </w:rPr>
        <w:tab/>
        <w:t>-</w:t>
      </w:r>
      <w:r>
        <w:rPr>
          <w:rFonts w:hint="cs"/>
          <w:rtl/>
        </w:rPr>
        <w:tab/>
        <w:t>אינו נוכח</w:t>
      </w:r>
    </w:p>
    <w:p w14:paraId="57A2B6F5" w14:textId="77777777" w:rsidR="00000000" w:rsidRDefault="007C71EE">
      <w:pPr>
        <w:pStyle w:val="a"/>
        <w:rPr>
          <w:rFonts w:hint="cs"/>
          <w:rtl/>
        </w:rPr>
      </w:pPr>
      <w:r>
        <w:rPr>
          <w:rFonts w:hint="cs"/>
          <w:rtl/>
        </w:rPr>
        <w:t>טלב אלסאנע</w:t>
      </w:r>
      <w:r>
        <w:rPr>
          <w:rFonts w:hint="cs"/>
          <w:rtl/>
        </w:rPr>
        <w:tab/>
        <w:t>-</w:t>
      </w:r>
      <w:r>
        <w:rPr>
          <w:rFonts w:hint="cs"/>
          <w:rtl/>
        </w:rPr>
        <w:tab/>
        <w:t>אינו נוכח</w:t>
      </w:r>
    </w:p>
    <w:p w14:paraId="1851C9AC" w14:textId="77777777" w:rsidR="00000000" w:rsidRDefault="007C71EE">
      <w:pPr>
        <w:pStyle w:val="a"/>
        <w:rPr>
          <w:rFonts w:hint="cs"/>
          <w:rtl/>
        </w:rPr>
      </w:pPr>
      <w:r>
        <w:rPr>
          <w:rFonts w:hint="cs"/>
          <w:rtl/>
        </w:rPr>
        <w:t>אורי יהודה אריאל -</w:t>
      </w:r>
      <w:r>
        <w:rPr>
          <w:rFonts w:hint="cs"/>
          <w:rtl/>
        </w:rPr>
        <w:tab/>
        <w:t>אינו נוכח</w:t>
      </w:r>
    </w:p>
    <w:p w14:paraId="14B277D8" w14:textId="77777777" w:rsidR="00000000" w:rsidRDefault="007C71EE">
      <w:pPr>
        <w:pStyle w:val="a"/>
        <w:rPr>
          <w:rFonts w:hint="cs"/>
          <w:rtl/>
        </w:rPr>
      </w:pPr>
      <w:r>
        <w:rPr>
          <w:rFonts w:hint="cs"/>
          <w:rtl/>
        </w:rPr>
        <w:t>זהבה גלאון</w:t>
      </w:r>
      <w:r>
        <w:rPr>
          <w:rFonts w:hint="cs"/>
          <w:rtl/>
        </w:rPr>
        <w:tab/>
        <w:t>-</w:t>
      </w:r>
      <w:r>
        <w:rPr>
          <w:rFonts w:hint="cs"/>
          <w:rtl/>
        </w:rPr>
        <w:tab/>
        <w:t>אינה נוכחת</w:t>
      </w:r>
    </w:p>
    <w:p w14:paraId="1DAC6154" w14:textId="77777777" w:rsidR="00000000" w:rsidRDefault="007C71EE">
      <w:pPr>
        <w:pStyle w:val="a"/>
        <w:rPr>
          <w:rFonts w:hint="cs"/>
          <w:rtl/>
        </w:rPr>
      </w:pPr>
      <w:r>
        <w:rPr>
          <w:rFonts w:hint="cs"/>
          <w:rtl/>
        </w:rPr>
        <w:t>חמי דורון            -</w:t>
      </w:r>
      <w:r>
        <w:rPr>
          <w:rFonts w:hint="cs"/>
          <w:rtl/>
        </w:rPr>
        <w:tab/>
        <w:t>אינו נוכח</w:t>
      </w:r>
    </w:p>
    <w:p w14:paraId="791E8E68" w14:textId="77777777" w:rsidR="00000000" w:rsidRDefault="007C71EE">
      <w:pPr>
        <w:pStyle w:val="a"/>
        <w:rPr>
          <w:rFonts w:hint="cs"/>
          <w:rtl/>
        </w:rPr>
      </w:pPr>
      <w:r>
        <w:rPr>
          <w:rFonts w:hint="cs"/>
          <w:rtl/>
        </w:rPr>
        <w:t>צבי הנדל</w:t>
      </w:r>
      <w:r>
        <w:rPr>
          <w:rFonts w:hint="cs"/>
          <w:rtl/>
        </w:rPr>
        <w:tab/>
        <w:t xml:space="preserve"> -</w:t>
      </w:r>
      <w:r>
        <w:rPr>
          <w:rFonts w:hint="cs"/>
          <w:rtl/>
        </w:rPr>
        <w:tab/>
        <w:t>בעד</w:t>
      </w:r>
    </w:p>
    <w:p w14:paraId="244A2325" w14:textId="77777777" w:rsidR="00000000" w:rsidRDefault="007C71EE">
      <w:pPr>
        <w:pStyle w:val="a"/>
        <w:rPr>
          <w:rFonts w:hint="cs"/>
          <w:rtl/>
        </w:rPr>
      </w:pPr>
      <w:r>
        <w:rPr>
          <w:rFonts w:hint="cs"/>
          <w:rtl/>
        </w:rPr>
        <w:t>אליעזר זנדברג</w:t>
      </w:r>
      <w:r>
        <w:rPr>
          <w:rFonts w:hint="cs"/>
          <w:rtl/>
        </w:rPr>
        <w:tab/>
        <w:t>-</w:t>
      </w:r>
      <w:r>
        <w:rPr>
          <w:rFonts w:hint="cs"/>
          <w:rtl/>
        </w:rPr>
        <w:tab/>
        <w:t>אינו נוכח</w:t>
      </w:r>
    </w:p>
    <w:p w14:paraId="4B33038E" w14:textId="77777777" w:rsidR="00000000" w:rsidRDefault="007C71EE">
      <w:pPr>
        <w:pStyle w:val="a"/>
        <w:rPr>
          <w:rFonts w:hint="cs"/>
          <w:rtl/>
        </w:rPr>
      </w:pPr>
      <w:r>
        <w:rPr>
          <w:rFonts w:hint="cs"/>
          <w:rtl/>
        </w:rPr>
        <w:t>דוד טל</w:t>
      </w:r>
      <w:r>
        <w:rPr>
          <w:rFonts w:hint="cs"/>
          <w:rtl/>
        </w:rPr>
        <w:tab/>
      </w:r>
      <w:r>
        <w:rPr>
          <w:rFonts w:hint="cs"/>
          <w:rtl/>
        </w:rPr>
        <w:tab/>
        <w:t>-</w:t>
      </w:r>
      <w:r>
        <w:rPr>
          <w:rFonts w:hint="cs"/>
          <w:rtl/>
        </w:rPr>
        <w:tab/>
        <w:t>אינו נוכח</w:t>
      </w:r>
    </w:p>
    <w:p w14:paraId="7F1C3281" w14:textId="77777777" w:rsidR="00000000" w:rsidRDefault="007C71EE">
      <w:pPr>
        <w:pStyle w:val="a"/>
        <w:rPr>
          <w:rFonts w:hint="cs"/>
          <w:rtl/>
        </w:rPr>
      </w:pPr>
      <w:r>
        <w:rPr>
          <w:rFonts w:hint="cs"/>
          <w:rtl/>
        </w:rPr>
        <w:t>אליהו ישי</w:t>
      </w:r>
      <w:r>
        <w:rPr>
          <w:rFonts w:hint="cs"/>
          <w:rtl/>
        </w:rPr>
        <w:tab/>
        <w:t>-</w:t>
      </w:r>
      <w:r>
        <w:rPr>
          <w:rFonts w:hint="cs"/>
          <w:rtl/>
        </w:rPr>
        <w:tab/>
        <w:t>נגד</w:t>
      </w:r>
    </w:p>
    <w:p w14:paraId="77CA697C" w14:textId="77777777" w:rsidR="00000000" w:rsidRDefault="007C71EE">
      <w:pPr>
        <w:pStyle w:val="a"/>
        <w:rPr>
          <w:rFonts w:hint="cs"/>
          <w:rtl/>
        </w:rPr>
      </w:pPr>
      <w:r>
        <w:rPr>
          <w:rFonts w:hint="cs"/>
          <w:rtl/>
        </w:rPr>
        <w:t>אהוד יתום</w:t>
      </w:r>
      <w:r>
        <w:rPr>
          <w:rFonts w:hint="cs"/>
          <w:rtl/>
        </w:rPr>
        <w:tab/>
        <w:t>-</w:t>
      </w:r>
      <w:r>
        <w:rPr>
          <w:rFonts w:hint="cs"/>
          <w:rtl/>
        </w:rPr>
        <w:tab/>
        <w:t>בעד</w:t>
      </w:r>
    </w:p>
    <w:p w14:paraId="2B3DA62C" w14:textId="77777777" w:rsidR="00000000" w:rsidRDefault="007C71EE">
      <w:pPr>
        <w:pStyle w:val="a"/>
        <w:rPr>
          <w:rFonts w:hint="cs"/>
          <w:rtl/>
        </w:rPr>
      </w:pPr>
      <w:r>
        <w:rPr>
          <w:rFonts w:hint="cs"/>
          <w:rtl/>
        </w:rPr>
        <w:t>דני יתום</w:t>
      </w:r>
      <w:r>
        <w:rPr>
          <w:rFonts w:hint="cs"/>
          <w:rtl/>
        </w:rPr>
        <w:tab/>
        <w:t xml:space="preserve"> </w:t>
      </w:r>
      <w:r>
        <w:rPr>
          <w:rFonts w:hint="cs"/>
          <w:rtl/>
        </w:rPr>
        <w:tab/>
        <w:t>-</w:t>
      </w:r>
      <w:r>
        <w:rPr>
          <w:rFonts w:hint="cs"/>
          <w:rtl/>
        </w:rPr>
        <w:tab/>
      </w:r>
      <w:r>
        <w:rPr>
          <w:rFonts w:hint="cs"/>
          <w:rtl/>
        </w:rPr>
        <w:t>נגד</w:t>
      </w:r>
    </w:p>
    <w:p w14:paraId="771C9DA7" w14:textId="77777777" w:rsidR="00000000" w:rsidRDefault="007C71EE">
      <w:pPr>
        <w:pStyle w:val="a"/>
        <w:rPr>
          <w:rFonts w:hint="cs"/>
          <w:rtl/>
        </w:rPr>
      </w:pPr>
      <w:r>
        <w:rPr>
          <w:rFonts w:hint="cs"/>
          <w:rtl/>
        </w:rPr>
        <w:t>איתן כבל</w:t>
      </w:r>
      <w:r>
        <w:rPr>
          <w:rFonts w:hint="cs"/>
          <w:rtl/>
        </w:rPr>
        <w:tab/>
        <w:t>-</w:t>
      </w:r>
      <w:r>
        <w:rPr>
          <w:rFonts w:hint="cs"/>
          <w:rtl/>
        </w:rPr>
        <w:tab/>
        <w:t>אינו נוכח</w:t>
      </w:r>
    </w:p>
    <w:p w14:paraId="1FD90E4D" w14:textId="77777777" w:rsidR="00000000" w:rsidRDefault="007C71EE">
      <w:pPr>
        <w:pStyle w:val="a"/>
        <w:rPr>
          <w:rFonts w:hint="cs"/>
          <w:rtl/>
        </w:rPr>
      </w:pPr>
      <w:r>
        <w:rPr>
          <w:rFonts w:hint="cs"/>
          <w:rtl/>
        </w:rPr>
        <w:t>אילנה כהן</w:t>
      </w:r>
      <w:r>
        <w:rPr>
          <w:rFonts w:hint="cs"/>
          <w:rtl/>
        </w:rPr>
        <w:tab/>
        <w:t>-</w:t>
      </w:r>
      <w:r>
        <w:rPr>
          <w:rFonts w:hint="cs"/>
          <w:rtl/>
        </w:rPr>
        <w:tab/>
        <w:t>אינה נוכחת</w:t>
      </w:r>
    </w:p>
    <w:p w14:paraId="6506528C" w14:textId="77777777" w:rsidR="00000000" w:rsidRDefault="007C71EE">
      <w:pPr>
        <w:pStyle w:val="a"/>
        <w:rPr>
          <w:rFonts w:hint="cs"/>
          <w:rtl/>
        </w:rPr>
      </w:pPr>
      <w:r>
        <w:rPr>
          <w:rFonts w:hint="cs"/>
          <w:rtl/>
        </w:rPr>
        <w:t>רן כהן</w:t>
      </w:r>
      <w:r>
        <w:rPr>
          <w:rFonts w:hint="cs"/>
          <w:rtl/>
        </w:rPr>
        <w:tab/>
      </w:r>
      <w:r>
        <w:rPr>
          <w:rFonts w:hint="cs"/>
          <w:rtl/>
        </w:rPr>
        <w:tab/>
        <w:t>-</w:t>
      </w:r>
      <w:r>
        <w:rPr>
          <w:rFonts w:hint="cs"/>
          <w:rtl/>
        </w:rPr>
        <w:tab/>
        <w:t>אינו נוכח</w:t>
      </w:r>
    </w:p>
    <w:p w14:paraId="3E99B600" w14:textId="77777777" w:rsidR="00000000" w:rsidRDefault="007C71EE">
      <w:pPr>
        <w:pStyle w:val="a"/>
        <w:rPr>
          <w:rFonts w:hint="cs"/>
          <w:rtl/>
        </w:rPr>
      </w:pPr>
      <w:r>
        <w:rPr>
          <w:rFonts w:hint="cs"/>
          <w:rtl/>
        </w:rPr>
        <w:t>לימור לבנת</w:t>
      </w:r>
      <w:r>
        <w:rPr>
          <w:rFonts w:hint="cs"/>
          <w:rtl/>
        </w:rPr>
        <w:tab/>
        <w:t>-</w:t>
      </w:r>
      <w:r>
        <w:rPr>
          <w:rFonts w:hint="cs"/>
          <w:rtl/>
        </w:rPr>
        <w:tab/>
        <w:t>אינה נוכחת</w:t>
      </w:r>
    </w:p>
    <w:p w14:paraId="29E8027B" w14:textId="77777777" w:rsidR="00000000" w:rsidRDefault="007C71EE">
      <w:pPr>
        <w:pStyle w:val="a"/>
        <w:rPr>
          <w:rFonts w:hint="cs"/>
          <w:rtl/>
        </w:rPr>
      </w:pPr>
      <w:r>
        <w:rPr>
          <w:rFonts w:hint="cs"/>
          <w:rtl/>
        </w:rPr>
        <w:t>דוד לוי</w:t>
      </w:r>
      <w:r>
        <w:rPr>
          <w:rFonts w:hint="cs"/>
          <w:rtl/>
        </w:rPr>
        <w:tab/>
      </w:r>
      <w:r>
        <w:rPr>
          <w:rFonts w:hint="cs"/>
          <w:rtl/>
        </w:rPr>
        <w:tab/>
        <w:t>-</w:t>
      </w:r>
      <w:r>
        <w:rPr>
          <w:rFonts w:hint="cs"/>
          <w:rtl/>
        </w:rPr>
        <w:tab/>
        <w:t>אינו נוכח</w:t>
      </w:r>
    </w:p>
    <w:p w14:paraId="44B3F26A" w14:textId="77777777" w:rsidR="00000000" w:rsidRDefault="007C71EE">
      <w:pPr>
        <w:pStyle w:val="a"/>
        <w:rPr>
          <w:rFonts w:hint="cs"/>
          <w:rtl/>
        </w:rPr>
      </w:pPr>
      <w:r>
        <w:rPr>
          <w:rFonts w:hint="cs"/>
          <w:rtl/>
        </w:rPr>
        <w:t>יעקב מרגי</w:t>
      </w:r>
      <w:r>
        <w:rPr>
          <w:rFonts w:hint="cs"/>
          <w:rtl/>
        </w:rPr>
        <w:tab/>
        <w:t>-</w:t>
      </w:r>
      <w:r>
        <w:rPr>
          <w:rFonts w:hint="cs"/>
          <w:rtl/>
        </w:rPr>
        <w:tab/>
        <w:t>אינו נוכח</w:t>
      </w:r>
    </w:p>
    <w:p w14:paraId="46679C28" w14:textId="77777777" w:rsidR="00000000" w:rsidRDefault="007C71EE">
      <w:pPr>
        <w:pStyle w:val="a"/>
        <w:rPr>
          <w:rFonts w:hint="cs"/>
          <w:rtl/>
        </w:rPr>
      </w:pPr>
      <w:r>
        <w:rPr>
          <w:rFonts w:hint="cs"/>
          <w:rtl/>
        </w:rPr>
        <w:t>משולם נהרי</w:t>
      </w:r>
      <w:r>
        <w:rPr>
          <w:rFonts w:hint="cs"/>
          <w:rtl/>
        </w:rPr>
        <w:tab/>
        <w:t>-</w:t>
      </w:r>
      <w:r>
        <w:rPr>
          <w:rFonts w:hint="cs"/>
          <w:rtl/>
        </w:rPr>
        <w:tab/>
        <w:t>אינו נוכח</w:t>
      </w:r>
    </w:p>
    <w:p w14:paraId="0FDE8798" w14:textId="77777777" w:rsidR="00000000" w:rsidRDefault="007C71EE">
      <w:pPr>
        <w:pStyle w:val="a"/>
        <w:rPr>
          <w:rFonts w:hint="cs"/>
          <w:rtl/>
        </w:rPr>
      </w:pPr>
      <w:r>
        <w:rPr>
          <w:rFonts w:hint="cs"/>
          <w:rtl/>
        </w:rPr>
        <w:t>מרינה סולודקין</w:t>
      </w:r>
      <w:r>
        <w:rPr>
          <w:rFonts w:hint="cs"/>
          <w:rtl/>
        </w:rPr>
        <w:tab/>
        <w:t>-</w:t>
      </w:r>
      <w:r>
        <w:rPr>
          <w:rFonts w:hint="cs"/>
          <w:rtl/>
        </w:rPr>
        <w:tab/>
        <w:t>אינה נוכחת</w:t>
      </w:r>
    </w:p>
    <w:p w14:paraId="67049C9F" w14:textId="77777777" w:rsidR="00000000" w:rsidRDefault="007C71EE">
      <w:pPr>
        <w:pStyle w:val="a"/>
        <w:rPr>
          <w:rFonts w:hint="cs"/>
          <w:rtl/>
        </w:rPr>
      </w:pPr>
      <w:r>
        <w:rPr>
          <w:rFonts w:hint="cs"/>
          <w:rtl/>
        </w:rPr>
        <w:t>מל פולישוק-בלוך -</w:t>
      </w:r>
      <w:r>
        <w:rPr>
          <w:rFonts w:hint="cs"/>
          <w:rtl/>
        </w:rPr>
        <w:tab/>
        <w:t>בעד</w:t>
      </w:r>
    </w:p>
    <w:p w14:paraId="36F967C3" w14:textId="77777777" w:rsidR="00000000" w:rsidRDefault="007C71EE">
      <w:pPr>
        <w:pStyle w:val="a"/>
        <w:rPr>
          <w:rFonts w:hint="cs"/>
          <w:rtl/>
        </w:rPr>
      </w:pPr>
      <w:r>
        <w:rPr>
          <w:rFonts w:hint="cs"/>
          <w:rtl/>
        </w:rPr>
        <w:t>אברהם פורז</w:t>
      </w:r>
      <w:r>
        <w:rPr>
          <w:rFonts w:hint="cs"/>
          <w:rtl/>
        </w:rPr>
        <w:tab/>
        <w:t>-</w:t>
      </w:r>
      <w:r>
        <w:rPr>
          <w:rFonts w:hint="cs"/>
          <w:rtl/>
        </w:rPr>
        <w:tab/>
        <w:t>בעד</w:t>
      </w:r>
    </w:p>
    <w:p w14:paraId="190E822D" w14:textId="77777777" w:rsidR="00000000" w:rsidRDefault="007C71EE">
      <w:pPr>
        <w:pStyle w:val="a"/>
        <w:rPr>
          <w:rFonts w:hint="cs"/>
          <w:rtl/>
        </w:rPr>
      </w:pPr>
      <w:r>
        <w:rPr>
          <w:rFonts w:hint="cs"/>
          <w:rtl/>
        </w:rPr>
        <w:t>אופיר פינס-פז</w:t>
      </w:r>
      <w:r>
        <w:rPr>
          <w:rFonts w:hint="cs"/>
          <w:rtl/>
        </w:rPr>
        <w:tab/>
        <w:t>-</w:t>
      </w:r>
      <w:r>
        <w:rPr>
          <w:rFonts w:hint="cs"/>
          <w:rtl/>
        </w:rPr>
        <w:tab/>
        <w:t>נגד</w:t>
      </w:r>
    </w:p>
    <w:p w14:paraId="5CA4C61F" w14:textId="77777777" w:rsidR="00000000" w:rsidRDefault="007C71EE">
      <w:pPr>
        <w:pStyle w:val="a"/>
        <w:rPr>
          <w:rFonts w:hint="cs"/>
          <w:rtl/>
        </w:rPr>
      </w:pPr>
      <w:r>
        <w:rPr>
          <w:rFonts w:hint="cs"/>
          <w:rtl/>
        </w:rPr>
        <w:t>עמיר פרץ</w:t>
      </w:r>
      <w:r>
        <w:rPr>
          <w:rFonts w:hint="cs"/>
          <w:rtl/>
        </w:rPr>
        <w:tab/>
        <w:t>-</w:t>
      </w:r>
      <w:r>
        <w:rPr>
          <w:rFonts w:hint="cs"/>
          <w:rtl/>
        </w:rPr>
        <w:tab/>
      </w:r>
      <w:r>
        <w:rPr>
          <w:rFonts w:hint="cs"/>
          <w:rtl/>
        </w:rPr>
        <w:t>אינו נוכח</w:t>
      </w:r>
    </w:p>
    <w:p w14:paraId="385181EE" w14:textId="77777777" w:rsidR="00000000" w:rsidRDefault="007C71EE">
      <w:pPr>
        <w:pStyle w:val="a"/>
        <w:rPr>
          <w:rFonts w:hint="cs"/>
          <w:rtl/>
        </w:rPr>
      </w:pPr>
      <w:r>
        <w:rPr>
          <w:rFonts w:hint="cs"/>
          <w:rtl/>
        </w:rPr>
        <w:t>אהוד רצאבי</w:t>
      </w:r>
      <w:r>
        <w:rPr>
          <w:rFonts w:hint="cs"/>
          <w:rtl/>
        </w:rPr>
        <w:tab/>
        <w:t>-</w:t>
      </w:r>
      <w:r>
        <w:rPr>
          <w:rFonts w:hint="cs"/>
          <w:rtl/>
        </w:rPr>
        <w:tab/>
        <w:t>אינו נוכח</w:t>
      </w:r>
    </w:p>
    <w:p w14:paraId="29F26C2B" w14:textId="77777777" w:rsidR="00000000" w:rsidRDefault="007C71EE">
      <w:pPr>
        <w:pStyle w:val="a"/>
        <w:rPr>
          <w:rFonts w:hint="cs"/>
          <w:rtl/>
        </w:rPr>
      </w:pPr>
      <w:r>
        <w:rPr>
          <w:rFonts w:hint="cs"/>
          <w:rtl/>
        </w:rPr>
        <w:t>מיכאל רצון</w:t>
      </w:r>
      <w:r>
        <w:rPr>
          <w:rFonts w:hint="cs"/>
          <w:rtl/>
        </w:rPr>
        <w:tab/>
        <w:t>-</w:t>
      </w:r>
      <w:r>
        <w:rPr>
          <w:rFonts w:hint="cs"/>
          <w:rtl/>
        </w:rPr>
        <w:tab/>
        <w:t>אינו נוכח</w:t>
      </w:r>
    </w:p>
    <w:p w14:paraId="542C65E4" w14:textId="77777777" w:rsidR="00000000" w:rsidRDefault="007C71EE">
      <w:pPr>
        <w:pStyle w:val="a"/>
        <w:rPr>
          <w:rFonts w:hint="cs"/>
          <w:rtl/>
        </w:rPr>
      </w:pPr>
      <w:r>
        <w:rPr>
          <w:rFonts w:hint="cs"/>
          <w:rtl/>
        </w:rPr>
        <w:t xml:space="preserve">אברהם בייגה שוחט - </w:t>
      </w:r>
      <w:r>
        <w:rPr>
          <w:rFonts w:hint="cs"/>
          <w:rtl/>
        </w:rPr>
        <w:tab/>
        <w:t>אינו נוכח</w:t>
      </w:r>
    </w:p>
    <w:p w14:paraId="464DC57A" w14:textId="77777777" w:rsidR="00000000" w:rsidRDefault="007C71EE">
      <w:pPr>
        <w:pStyle w:val="a"/>
        <w:rPr>
          <w:rFonts w:hint="cs"/>
          <w:rtl/>
        </w:rPr>
      </w:pPr>
      <w:r>
        <w:rPr>
          <w:rFonts w:hint="cs"/>
          <w:rtl/>
        </w:rPr>
        <w:t>יורי שטרן</w:t>
      </w:r>
      <w:r>
        <w:rPr>
          <w:rFonts w:hint="cs"/>
          <w:rtl/>
        </w:rPr>
        <w:tab/>
        <w:t>-</w:t>
      </w:r>
      <w:r>
        <w:rPr>
          <w:rFonts w:hint="cs"/>
          <w:rtl/>
        </w:rPr>
        <w:tab/>
        <w:t>בעד</w:t>
      </w:r>
    </w:p>
    <w:p w14:paraId="309DB782" w14:textId="77777777" w:rsidR="00000000" w:rsidRDefault="007C71EE">
      <w:pPr>
        <w:pStyle w:val="a"/>
        <w:rPr>
          <w:rFonts w:hint="cs"/>
          <w:rtl/>
        </w:rPr>
      </w:pPr>
    </w:p>
    <w:p w14:paraId="2D95B611" w14:textId="77777777" w:rsidR="00000000" w:rsidRDefault="007C71EE">
      <w:pPr>
        <w:pStyle w:val="a"/>
        <w:rPr>
          <w:rFonts w:hint="cs"/>
          <w:rtl/>
        </w:rPr>
      </w:pPr>
      <w:r>
        <w:rPr>
          <w:rFonts w:hint="cs"/>
          <w:rtl/>
        </w:rPr>
        <w:t>האם יש מישהו באולם שלא  הצביע? אין, תודה רבה.</w:t>
      </w:r>
    </w:p>
    <w:p w14:paraId="63767AB9" w14:textId="77777777" w:rsidR="00000000" w:rsidRDefault="007C71EE">
      <w:pPr>
        <w:pStyle w:val="a"/>
        <w:rPr>
          <w:rFonts w:hint="cs"/>
          <w:rtl/>
        </w:rPr>
      </w:pPr>
    </w:p>
    <w:p w14:paraId="534EEF29" w14:textId="77777777" w:rsidR="00000000" w:rsidRDefault="007C71EE">
      <w:pPr>
        <w:pStyle w:val="ad"/>
        <w:rPr>
          <w:rtl/>
        </w:rPr>
      </w:pPr>
      <w:r>
        <w:rPr>
          <w:rtl/>
        </w:rPr>
        <w:t>היו"ר ראובן ריבלין:</w:t>
      </w:r>
    </w:p>
    <w:p w14:paraId="1639DD93" w14:textId="77777777" w:rsidR="00000000" w:rsidRDefault="007C71EE">
      <w:pPr>
        <w:pStyle w:val="a"/>
        <w:rPr>
          <w:rtl/>
        </w:rPr>
      </w:pPr>
    </w:p>
    <w:p w14:paraId="44F61689" w14:textId="77777777" w:rsidR="00000000" w:rsidRDefault="007C71EE">
      <w:pPr>
        <w:pStyle w:val="a"/>
        <w:rPr>
          <w:rFonts w:hint="cs"/>
          <w:rtl/>
        </w:rPr>
      </w:pPr>
      <w:r>
        <w:rPr>
          <w:rFonts w:hint="cs"/>
          <w:rtl/>
        </w:rPr>
        <w:t>רבותי חברי הכנסת, מייד עם פרסום התוצאות, אנחנו ממשיכים בהצבעה על סעיף 3(א).</w:t>
      </w:r>
    </w:p>
    <w:p w14:paraId="2FCB6036" w14:textId="77777777" w:rsidR="00000000" w:rsidRDefault="007C71EE">
      <w:pPr>
        <w:pStyle w:val="a"/>
        <w:rPr>
          <w:rFonts w:hint="cs"/>
          <w:rtl/>
        </w:rPr>
      </w:pPr>
    </w:p>
    <w:p w14:paraId="2836B450" w14:textId="77777777" w:rsidR="00000000" w:rsidRDefault="007C71EE">
      <w:pPr>
        <w:pStyle w:val="ac"/>
        <w:rPr>
          <w:rtl/>
        </w:rPr>
      </w:pPr>
      <w:r>
        <w:rPr>
          <w:rFonts w:hint="eastAsia"/>
          <w:rtl/>
        </w:rPr>
        <w:t>קריאות</w:t>
      </w:r>
      <w:r>
        <w:rPr>
          <w:rtl/>
        </w:rPr>
        <w:t>:</w:t>
      </w:r>
    </w:p>
    <w:p w14:paraId="55B0197C" w14:textId="77777777" w:rsidR="00000000" w:rsidRDefault="007C71EE">
      <w:pPr>
        <w:pStyle w:val="a"/>
        <w:rPr>
          <w:rFonts w:hint="cs"/>
          <w:rtl/>
        </w:rPr>
      </w:pPr>
    </w:p>
    <w:p w14:paraId="5FCE7B44" w14:textId="77777777" w:rsidR="00000000" w:rsidRDefault="007C71EE">
      <w:pPr>
        <w:pStyle w:val="a"/>
        <w:rPr>
          <w:rFonts w:hint="cs"/>
          <w:rtl/>
        </w:rPr>
      </w:pPr>
      <w:r>
        <w:rPr>
          <w:rFonts w:hint="cs"/>
          <w:rtl/>
        </w:rPr>
        <w:t>- - -</w:t>
      </w:r>
    </w:p>
    <w:p w14:paraId="0F5BDC03" w14:textId="77777777" w:rsidR="00000000" w:rsidRDefault="007C71EE">
      <w:pPr>
        <w:pStyle w:val="a"/>
        <w:rPr>
          <w:rFonts w:hint="cs"/>
          <w:rtl/>
        </w:rPr>
      </w:pPr>
    </w:p>
    <w:p w14:paraId="52141FAD" w14:textId="77777777" w:rsidR="00000000" w:rsidRDefault="007C71EE">
      <w:pPr>
        <w:pStyle w:val="ad"/>
        <w:rPr>
          <w:rtl/>
        </w:rPr>
      </w:pPr>
      <w:r>
        <w:rPr>
          <w:rtl/>
        </w:rPr>
        <w:t>היו"ר ראובן ריבלין:</w:t>
      </w:r>
    </w:p>
    <w:p w14:paraId="69101FB7" w14:textId="77777777" w:rsidR="00000000" w:rsidRDefault="007C71EE">
      <w:pPr>
        <w:pStyle w:val="a"/>
        <w:rPr>
          <w:rtl/>
        </w:rPr>
      </w:pPr>
    </w:p>
    <w:p w14:paraId="2A9D9097" w14:textId="77777777" w:rsidR="00000000" w:rsidRDefault="007C71EE">
      <w:pPr>
        <w:pStyle w:val="a"/>
        <w:rPr>
          <w:rFonts w:hint="cs"/>
          <w:rtl/>
        </w:rPr>
      </w:pPr>
      <w:r>
        <w:rPr>
          <w:rFonts w:hint="cs"/>
          <w:rtl/>
        </w:rPr>
        <w:t xml:space="preserve">אני לא אמרתי לכם מה לעשות, אני לא אחראי על הגיוסים. כל אחד ידאג לכוחותיו. </w:t>
      </w:r>
    </w:p>
    <w:p w14:paraId="79C0B3EA" w14:textId="77777777" w:rsidR="00000000" w:rsidRDefault="007C71EE">
      <w:pPr>
        <w:pStyle w:val="a"/>
        <w:rPr>
          <w:rFonts w:hint="cs"/>
          <w:rtl/>
        </w:rPr>
      </w:pPr>
    </w:p>
    <w:p w14:paraId="70C307A6" w14:textId="77777777" w:rsidR="00000000" w:rsidRDefault="007C71EE">
      <w:pPr>
        <w:pStyle w:val="ac"/>
        <w:rPr>
          <w:rtl/>
        </w:rPr>
      </w:pPr>
      <w:r>
        <w:rPr>
          <w:rFonts w:hint="eastAsia"/>
          <w:rtl/>
        </w:rPr>
        <w:t>שר</w:t>
      </w:r>
      <w:r>
        <w:rPr>
          <w:rtl/>
        </w:rPr>
        <w:t xml:space="preserve"> הרווחה זבולון אורלב:</w:t>
      </w:r>
    </w:p>
    <w:p w14:paraId="05095E06" w14:textId="77777777" w:rsidR="00000000" w:rsidRDefault="007C71EE">
      <w:pPr>
        <w:pStyle w:val="a"/>
        <w:rPr>
          <w:rFonts w:hint="cs"/>
          <w:rtl/>
        </w:rPr>
      </w:pPr>
    </w:p>
    <w:p w14:paraId="5368C340" w14:textId="77777777" w:rsidR="00000000" w:rsidRDefault="007C71EE">
      <w:pPr>
        <w:pStyle w:val="a"/>
        <w:rPr>
          <w:rFonts w:hint="cs"/>
          <w:rtl/>
        </w:rPr>
      </w:pPr>
      <w:r>
        <w:rPr>
          <w:rFonts w:hint="cs"/>
          <w:rtl/>
        </w:rPr>
        <w:t xml:space="preserve">זה עושה צחוק מהפרלמנט. </w:t>
      </w:r>
    </w:p>
    <w:p w14:paraId="75175B7E" w14:textId="77777777" w:rsidR="00000000" w:rsidRDefault="007C71EE">
      <w:pPr>
        <w:pStyle w:val="a"/>
        <w:rPr>
          <w:rFonts w:hint="cs"/>
          <w:rtl/>
        </w:rPr>
      </w:pPr>
    </w:p>
    <w:p w14:paraId="1C1DEA89" w14:textId="77777777" w:rsidR="00000000" w:rsidRDefault="007C71EE">
      <w:pPr>
        <w:pStyle w:val="ad"/>
        <w:rPr>
          <w:rtl/>
        </w:rPr>
      </w:pPr>
      <w:r>
        <w:rPr>
          <w:rtl/>
        </w:rPr>
        <w:t>היו"ר ראובן ריבלין:</w:t>
      </w:r>
    </w:p>
    <w:p w14:paraId="42BB43B0" w14:textId="77777777" w:rsidR="00000000" w:rsidRDefault="007C71EE">
      <w:pPr>
        <w:pStyle w:val="a"/>
        <w:rPr>
          <w:rtl/>
        </w:rPr>
      </w:pPr>
    </w:p>
    <w:p w14:paraId="2520A070" w14:textId="77777777" w:rsidR="00000000" w:rsidRDefault="007C71EE">
      <w:pPr>
        <w:pStyle w:val="a"/>
        <w:rPr>
          <w:rFonts w:hint="cs"/>
          <w:rtl/>
        </w:rPr>
      </w:pPr>
      <w:r>
        <w:rPr>
          <w:rFonts w:hint="cs"/>
          <w:rtl/>
        </w:rPr>
        <w:t>כן, אבל לפעמים באופוזיציה רואים אחרת את הנושאים. רבותי, תמיד יזכרו חברי כנסת שנמ</w:t>
      </w:r>
      <w:r>
        <w:rPr>
          <w:rFonts w:hint="cs"/>
          <w:rtl/>
        </w:rPr>
        <w:t xml:space="preserve">צאים פה בבית כמה  קדנציות ושואפים להישאר להיות עוד הרבה יותר, שהגלגל בפוליטיקה מסתובב ושיש תקנון שיש לו היגיון. עם זאת, אני מבטיח לכם שלא ייעשה שימוש לרעה בתקנון. אני יכול להבטיח לכם שלא ייעשה שימוש לרעה. </w:t>
      </w:r>
    </w:p>
    <w:p w14:paraId="6FB7B8EF" w14:textId="77777777" w:rsidR="00000000" w:rsidRDefault="007C71EE">
      <w:pPr>
        <w:pStyle w:val="a"/>
        <w:rPr>
          <w:rFonts w:hint="cs"/>
          <w:rtl/>
        </w:rPr>
      </w:pPr>
    </w:p>
    <w:p w14:paraId="763E9744" w14:textId="77777777" w:rsidR="00000000" w:rsidRDefault="007C71EE">
      <w:pPr>
        <w:pStyle w:val="a"/>
        <w:rPr>
          <w:rFonts w:hint="cs"/>
          <w:rtl/>
        </w:rPr>
      </w:pPr>
      <w:r>
        <w:rPr>
          <w:rFonts w:hint="cs"/>
          <w:rtl/>
        </w:rPr>
        <w:t>ובכן, רבותי, 57 בעד, 41 נגד,   נמנע אחד. סעיף 2 א</w:t>
      </w:r>
      <w:r>
        <w:rPr>
          <w:rFonts w:hint="cs"/>
          <w:rtl/>
        </w:rPr>
        <w:t xml:space="preserve">ושר כהצעת הוועדה. </w:t>
      </w:r>
    </w:p>
    <w:p w14:paraId="5A3E0203" w14:textId="77777777" w:rsidR="00000000" w:rsidRDefault="007C71EE">
      <w:pPr>
        <w:pStyle w:val="a"/>
        <w:rPr>
          <w:rFonts w:hint="cs"/>
          <w:rtl/>
        </w:rPr>
      </w:pPr>
    </w:p>
    <w:p w14:paraId="17E0261A" w14:textId="77777777" w:rsidR="00000000" w:rsidRDefault="007C71EE">
      <w:pPr>
        <w:pStyle w:val="a"/>
        <w:rPr>
          <w:rFonts w:hint="cs"/>
          <w:rtl/>
        </w:rPr>
      </w:pPr>
      <w:r>
        <w:rPr>
          <w:rFonts w:hint="cs"/>
          <w:rtl/>
        </w:rPr>
        <w:t xml:space="preserve">לסעיף 3(א) </w:t>
      </w:r>
      <w:r>
        <w:rPr>
          <w:rtl/>
        </w:rPr>
        <w:t>–</w:t>
      </w:r>
    </w:p>
    <w:p w14:paraId="0D227456" w14:textId="77777777" w:rsidR="00000000" w:rsidRDefault="007C71EE">
      <w:pPr>
        <w:pStyle w:val="a"/>
        <w:rPr>
          <w:rFonts w:hint="cs"/>
          <w:rtl/>
        </w:rPr>
      </w:pPr>
    </w:p>
    <w:p w14:paraId="7DD5C641" w14:textId="77777777" w:rsidR="00000000" w:rsidRDefault="007C71EE">
      <w:pPr>
        <w:pStyle w:val="ac"/>
        <w:rPr>
          <w:rtl/>
        </w:rPr>
      </w:pPr>
      <w:r>
        <w:rPr>
          <w:rFonts w:hint="eastAsia"/>
          <w:rtl/>
        </w:rPr>
        <w:t>חיים</w:t>
      </w:r>
      <w:r>
        <w:rPr>
          <w:rtl/>
        </w:rPr>
        <w:t xml:space="preserve"> אורון (מרצ):</w:t>
      </w:r>
    </w:p>
    <w:p w14:paraId="0D23A29A" w14:textId="77777777" w:rsidR="00000000" w:rsidRDefault="007C71EE">
      <w:pPr>
        <w:pStyle w:val="a"/>
        <w:rPr>
          <w:rFonts w:hint="cs"/>
          <w:rtl/>
        </w:rPr>
      </w:pPr>
    </w:p>
    <w:p w14:paraId="2B21B282" w14:textId="77777777" w:rsidR="00000000" w:rsidRDefault="007C71EE">
      <w:pPr>
        <w:pStyle w:val="a"/>
        <w:rPr>
          <w:rFonts w:hint="cs"/>
          <w:rtl/>
        </w:rPr>
      </w:pPr>
      <w:r>
        <w:rPr>
          <w:rFonts w:hint="cs"/>
          <w:rtl/>
        </w:rPr>
        <w:t xml:space="preserve">מי שלא יודע, סעיף 3(א) זה העלאת הארנונה. </w:t>
      </w:r>
    </w:p>
    <w:p w14:paraId="46C9E06B" w14:textId="77777777" w:rsidR="00000000" w:rsidRDefault="007C71EE">
      <w:pPr>
        <w:pStyle w:val="a"/>
        <w:rPr>
          <w:rFonts w:hint="cs"/>
          <w:rtl/>
        </w:rPr>
      </w:pPr>
    </w:p>
    <w:p w14:paraId="49B355BE" w14:textId="77777777" w:rsidR="00000000" w:rsidRDefault="007C71EE">
      <w:pPr>
        <w:pStyle w:val="ad"/>
        <w:rPr>
          <w:rtl/>
        </w:rPr>
      </w:pPr>
      <w:r>
        <w:rPr>
          <w:rtl/>
        </w:rPr>
        <w:t>היו"ר ראובן ריבלין:</w:t>
      </w:r>
    </w:p>
    <w:p w14:paraId="7FED30F0" w14:textId="77777777" w:rsidR="00000000" w:rsidRDefault="007C71EE">
      <w:pPr>
        <w:pStyle w:val="a"/>
        <w:rPr>
          <w:rtl/>
        </w:rPr>
      </w:pPr>
    </w:p>
    <w:p w14:paraId="497B5C00" w14:textId="77777777" w:rsidR="00000000" w:rsidRDefault="007C71EE">
      <w:pPr>
        <w:pStyle w:val="a"/>
        <w:rPr>
          <w:rFonts w:hint="cs"/>
          <w:rtl/>
        </w:rPr>
      </w:pPr>
      <w:r>
        <w:rPr>
          <w:rFonts w:hint="cs"/>
          <w:rtl/>
        </w:rPr>
        <w:t>ידוע לנו.</w:t>
      </w:r>
    </w:p>
    <w:p w14:paraId="1C854CBC" w14:textId="77777777" w:rsidR="00000000" w:rsidRDefault="007C71EE">
      <w:pPr>
        <w:pStyle w:val="a"/>
        <w:rPr>
          <w:rFonts w:hint="cs"/>
          <w:rtl/>
        </w:rPr>
      </w:pPr>
    </w:p>
    <w:p w14:paraId="40DD8EE1" w14:textId="77777777" w:rsidR="00000000" w:rsidRDefault="007C71EE">
      <w:pPr>
        <w:pStyle w:val="a"/>
        <w:rPr>
          <w:rFonts w:hint="cs"/>
          <w:rtl/>
        </w:rPr>
      </w:pPr>
      <w:r>
        <w:rPr>
          <w:rFonts w:hint="cs"/>
          <w:rtl/>
        </w:rPr>
        <w:t xml:space="preserve">ובכן, רבותי חברי הכנסת, הסתייגות לחבר הכנסת גפני, נא לשבת. </w:t>
      </w:r>
    </w:p>
    <w:p w14:paraId="0EBF2BA0" w14:textId="77777777" w:rsidR="00000000" w:rsidRDefault="007C71EE">
      <w:pPr>
        <w:pStyle w:val="a"/>
        <w:rPr>
          <w:rFonts w:hint="cs"/>
          <w:rtl/>
        </w:rPr>
      </w:pPr>
    </w:p>
    <w:p w14:paraId="56F96374" w14:textId="77777777" w:rsidR="00000000" w:rsidRDefault="007C71EE">
      <w:pPr>
        <w:pStyle w:val="ac"/>
        <w:rPr>
          <w:rtl/>
        </w:rPr>
      </w:pPr>
      <w:r>
        <w:rPr>
          <w:rFonts w:hint="eastAsia"/>
          <w:rtl/>
        </w:rPr>
        <w:t>קריאה</w:t>
      </w:r>
      <w:r>
        <w:rPr>
          <w:rtl/>
        </w:rPr>
        <w:t>:</w:t>
      </w:r>
    </w:p>
    <w:p w14:paraId="38693A2C" w14:textId="77777777" w:rsidR="00000000" w:rsidRDefault="007C71EE">
      <w:pPr>
        <w:pStyle w:val="a"/>
        <w:rPr>
          <w:rFonts w:hint="cs"/>
          <w:rtl/>
        </w:rPr>
      </w:pPr>
    </w:p>
    <w:p w14:paraId="37E98C71" w14:textId="77777777" w:rsidR="00000000" w:rsidRDefault="007C71EE">
      <w:pPr>
        <w:pStyle w:val="a"/>
        <w:rPr>
          <w:rFonts w:hint="cs"/>
          <w:rtl/>
        </w:rPr>
      </w:pPr>
      <w:r>
        <w:rPr>
          <w:rFonts w:hint="cs"/>
          <w:rtl/>
        </w:rPr>
        <w:t>- - -</w:t>
      </w:r>
    </w:p>
    <w:p w14:paraId="15BD9874" w14:textId="77777777" w:rsidR="00000000" w:rsidRDefault="007C71EE">
      <w:pPr>
        <w:pStyle w:val="a"/>
        <w:rPr>
          <w:rFonts w:hint="cs"/>
          <w:rtl/>
        </w:rPr>
      </w:pPr>
    </w:p>
    <w:p w14:paraId="258E65F8" w14:textId="77777777" w:rsidR="00000000" w:rsidRDefault="007C71EE">
      <w:pPr>
        <w:pStyle w:val="ad"/>
        <w:rPr>
          <w:rtl/>
        </w:rPr>
      </w:pPr>
      <w:r>
        <w:rPr>
          <w:rtl/>
        </w:rPr>
        <w:t>היו"ר ראובן ריבלין:</w:t>
      </w:r>
    </w:p>
    <w:p w14:paraId="62EAAE0A" w14:textId="77777777" w:rsidR="00000000" w:rsidRDefault="007C71EE">
      <w:pPr>
        <w:pStyle w:val="a"/>
        <w:rPr>
          <w:rtl/>
        </w:rPr>
      </w:pPr>
    </w:p>
    <w:p w14:paraId="60239264" w14:textId="77777777" w:rsidR="00000000" w:rsidRDefault="007C71EE">
      <w:pPr>
        <w:pStyle w:val="a"/>
        <w:rPr>
          <w:rFonts w:hint="cs"/>
          <w:rtl/>
        </w:rPr>
      </w:pPr>
      <w:r>
        <w:rPr>
          <w:rFonts w:hint="cs"/>
          <w:rtl/>
        </w:rPr>
        <w:t>אלקטרונית? בבקשה. אני איעתר הפע</w:t>
      </w:r>
      <w:r>
        <w:rPr>
          <w:rFonts w:hint="cs"/>
          <w:rtl/>
        </w:rPr>
        <w:t xml:space="preserve">ם לבקשתך לאלקטרונית. </w:t>
      </w:r>
    </w:p>
    <w:p w14:paraId="4FB40196" w14:textId="77777777" w:rsidR="00000000" w:rsidRDefault="007C71EE">
      <w:pPr>
        <w:pStyle w:val="a"/>
        <w:rPr>
          <w:rFonts w:hint="cs"/>
          <w:rtl/>
        </w:rPr>
      </w:pPr>
    </w:p>
    <w:p w14:paraId="47ADA99D" w14:textId="77777777" w:rsidR="00000000" w:rsidRDefault="007C71EE">
      <w:pPr>
        <w:pStyle w:val="a"/>
        <w:rPr>
          <w:rFonts w:hint="cs"/>
          <w:rtl/>
        </w:rPr>
      </w:pPr>
      <w:r>
        <w:rPr>
          <w:rFonts w:hint="cs"/>
          <w:rtl/>
        </w:rPr>
        <w:t>רבותי, אנחנו עוברים בעניין זה  להצבעה אלקטרונית, נא לשבת.</w:t>
      </w:r>
    </w:p>
    <w:p w14:paraId="6C50C8DE" w14:textId="77777777" w:rsidR="00000000" w:rsidRDefault="007C71EE">
      <w:pPr>
        <w:pStyle w:val="a"/>
        <w:rPr>
          <w:rFonts w:hint="cs"/>
          <w:rtl/>
        </w:rPr>
      </w:pPr>
    </w:p>
    <w:p w14:paraId="7236EEDF" w14:textId="77777777" w:rsidR="00000000" w:rsidRDefault="007C71EE">
      <w:pPr>
        <w:pStyle w:val="a"/>
        <w:jc w:val="center"/>
        <w:rPr>
          <w:rFonts w:hint="cs"/>
          <w:b/>
          <w:bCs/>
          <w:rtl/>
        </w:rPr>
      </w:pPr>
      <w:r>
        <w:rPr>
          <w:rFonts w:hint="cs"/>
          <w:b/>
          <w:bCs/>
          <w:rtl/>
        </w:rPr>
        <w:t>הצבעה מס' 12</w:t>
      </w:r>
    </w:p>
    <w:p w14:paraId="4076D587" w14:textId="77777777" w:rsidR="00000000" w:rsidRDefault="007C71EE">
      <w:pPr>
        <w:pStyle w:val="a"/>
        <w:jc w:val="center"/>
        <w:rPr>
          <w:rFonts w:hint="cs"/>
          <w:b/>
          <w:bCs/>
          <w:rtl/>
        </w:rPr>
      </w:pPr>
    </w:p>
    <w:p w14:paraId="29EA60E7" w14:textId="77777777" w:rsidR="00000000" w:rsidRDefault="007C71EE">
      <w:pPr>
        <w:pStyle w:val="ad"/>
        <w:rPr>
          <w:rtl/>
        </w:rPr>
      </w:pPr>
      <w:r>
        <w:rPr>
          <w:rtl/>
        </w:rPr>
        <w:t>היו"ר ראובן ריבלין:</w:t>
      </w:r>
    </w:p>
    <w:p w14:paraId="1F9454FD" w14:textId="77777777" w:rsidR="00000000" w:rsidRDefault="007C71EE">
      <w:pPr>
        <w:pStyle w:val="a"/>
        <w:rPr>
          <w:rFonts w:hint="cs"/>
          <w:rtl/>
        </w:rPr>
      </w:pPr>
    </w:p>
    <w:p w14:paraId="188D23F0" w14:textId="77777777" w:rsidR="00000000" w:rsidRDefault="007C71EE">
      <w:pPr>
        <w:pStyle w:val="a"/>
        <w:rPr>
          <w:rFonts w:hint="cs"/>
          <w:rtl/>
        </w:rPr>
      </w:pPr>
      <w:r>
        <w:rPr>
          <w:rFonts w:hint="cs"/>
          <w:rtl/>
        </w:rPr>
        <w:t xml:space="preserve">רגע, אני מפסיק. אני מצביע כרגע על הסתייגותו של חבר הכנסת גפני לסעיף 3(א), עמוד </w:t>
      </w:r>
      <w:r>
        <w:rPr>
          <w:rtl/>
        </w:rPr>
        <w:br/>
      </w:r>
      <w:r>
        <w:rPr>
          <w:rFonts w:hint="cs"/>
          <w:rtl/>
        </w:rPr>
        <w:t xml:space="preserve">20. נא להצביע. </w:t>
      </w:r>
    </w:p>
    <w:p w14:paraId="79A8603D" w14:textId="77777777" w:rsidR="00000000" w:rsidRDefault="007C71EE">
      <w:pPr>
        <w:pStyle w:val="a"/>
        <w:rPr>
          <w:rFonts w:hint="cs"/>
          <w:rtl/>
        </w:rPr>
      </w:pPr>
    </w:p>
    <w:p w14:paraId="4B80EAE3" w14:textId="77777777" w:rsidR="00000000" w:rsidRDefault="007C71EE">
      <w:pPr>
        <w:pStyle w:val="a"/>
        <w:jc w:val="center"/>
        <w:rPr>
          <w:rFonts w:hint="cs"/>
          <w:b/>
          <w:bCs/>
          <w:rtl/>
        </w:rPr>
      </w:pPr>
      <w:r>
        <w:rPr>
          <w:rFonts w:hint="cs"/>
          <w:b/>
          <w:bCs/>
          <w:rtl/>
        </w:rPr>
        <w:t>הצבעה מס' 13</w:t>
      </w:r>
    </w:p>
    <w:p w14:paraId="2BBFE181" w14:textId="77777777" w:rsidR="00000000" w:rsidRDefault="007C71EE">
      <w:pPr>
        <w:pStyle w:val="a"/>
        <w:jc w:val="center"/>
        <w:rPr>
          <w:rFonts w:hint="cs"/>
          <w:b/>
          <w:bCs/>
          <w:rtl/>
        </w:rPr>
      </w:pPr>
    </w:p>
    <w:p w14:paraId="7B3ADFEF" w14:textId="77777777" w:rsidR="00000000" w:rsidRDefault="007C71EE">
      <w:pPr>
        <w:pStyle w:val="a"/>
        <w:jc w:val="center"/>
        <w:rPr>
          <w:rFonts w:hint="cs"/>
          <w:rtl/>
        </w:rPr>
      </w:pPr>
      <w:r>
        <w:rPr>
          <w:rFonts w:hint="cs"/>
          <w:rtl/>
        </w:rPr>
        <w:t>בעד ההסתייגות - 37</w:t>
      </w:r>
    </w:p>
    <w:p w14:paraId="1CADDE5E" w14:textId="77777777" w:rsidR="00000000" w:rsidRDefault="007C71EE">
      <w:pPr>
        <w:pStyle w:val="a"/>
        <w:jc w:val="center"/>
        <w:rPr>
          <w:rFonts w:hint="cs"/>
          <w:rtl/>
        </w:rPr>
      </w:pPr>
      <w:r>
        <w:rPr>
          <w:rFonts w:hint="cs"/>
          <w:rtl/>
        </w:rPr>
        <w:t xml:space="preserve">נגד </w:t>
      </w:r>
      <w:r>
        <w:rPr>
          <w:rtl/>
        </w:rPr>
        <w:t>–</w:t>
      </w:r>
      <w:r>
        <w:rPr>
          <w:rFonts w:hint="cs"/>
          <w:rtl/>
        </w:rPr>
        <w:t xml:space="preserve"> 46</w:t>
      </w:r>
    </w:p>
    <w:p w14:paraId="55389071"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760A2626" w14:textId="77777777" w:rsidR="00000000" w:rsidRDefault="007C71EE">
      <w:pPr>
        <w:pStyle w:val="a"/>
        <w:jc w:val="center"/>
        <w:rPr>
          <w:rFonts w:hint="cs"/>
          <w:rtl/>
        </w:rPr>
      </w:pPr>
      <w:r>
        <w:rPr>
          <w:rFonts w:hint="cs"/>
          <w:rtl/>
        </w:rPr>
        <w:t>ההסתייגות של חבר הכנסת משה גפני לסעיף 3(א) לא נתקבלה.</w:t>
      </w:r>
    </w:p>
    <w:p w14:paraId="7E667D9B" w14:textId="77777777" w:rsidR="00000000" w:rsidRDefault="007C71EE">
      <w:pPr>
        <w:pStyle w:val="a"/>
        <w:jc w:val="center"/>
        <w:rPr>
          <w:rFonts w:hint="cs"/>
          <w:rtl/>
        </w:rPr>
      </w:pPr>
    </w:p>
    <w:p w14:paraId="3CEDA29D" w14:textId="77777777" w:rsidR="00000000" w:rsidRDefault="007C71EE">
      <w:pPr>
        <w:pStyle w:val="ac"/>
        <w:rPr>
          <w:rtl/>
        </w:rPr>
      </w:pPr>
      <w:r>
        <w:rPr>
          <w:rFonts w:hint="eastAsia"/>
          <w:rtl/>
        </w:rPr>
        <w:t>קריאות</w:t>
      </w:r>
      <w:r>
        <w:rPr>
          <w:rtl/>
        </w:rPr>
        <w:t>:</w:t>
      </w:r>
    </w:p>
    <w:p w14:paraId="03842BE4" w14:textId="77777777" w:rsidR="00000000" w:rsidRDefault="007C71EE">
      <w:pPr>
        <w:pStyle w:val="a"/>
        <w:rPr>
          <w:rFonts w:hint="cs"/>
          <w:rtl/>
        </w:rPr>
      </w:pPr>
    </w:p>
    <w:p w14:paraId="00948EEB" w14:textId="77777777" w:rsidR="00000000" w:rsidRDefault="007C71EE">
      <w:pPr>
        <w:pStyle w:val="a"/>
        <w:rPr>
          <w:rFonts w:hint="cs"/>
          <w:rtl/>
        </w:rPr>
      </w:pPr>
      <w:r>
        <w:rPr>
          <w:rFonts w:hint="cs"/>
          <w:rtl/>
        </w:rPr>
        <w:t>- - -</w:t>
      </w:r>
    </w:p>
    <w:p w14:paraId="5E3B6C9D" w14:textId="77777777" w:rsidR="00000000" w:rsidRDefault="007C71EE">
      <w:pPr>
        <w:pStyle w:val="a"/>
        <w:rPr>
          <w:rFonts w:hint="cs"/>
          <w:rtl/>
        </w:rPr>
      </w:pPr>
    </w:p>
    <w:p w14:paraId="28C2B96D" w14:textId="77777777" w:rsidR="00000000" w:rsidRDefault="007C71EE">
      <w:pPr>
        <w:pStyle w:val="ad"/>
        <w:rPr>
          <w:rtl/>
        </w:rPr>
      </w:pPr>
      <w:r>
        <w:rPr>
          <w:rtl/>
        </w:rPr>
        <w:t>היו"ר ראובן ריבלין:</w:t>
      </w:r>
    </w:p>
    <w:p w14:paraId="5150493D" w14:textId="77777777" w:rsidR="00000000" w:rsidRDefault="007C71EE">
      <w:pPr>
        <w:pStyle w:val="a"/>
        <w:rPr>
          <w:rtl/>
        </w:rPr>
      </w:pPr>
    </w:p>
    <w:p w14:paraId="10167D4F" w14:textId="77777777" w:rsidR="00000000" w:rsidRDefault="007C71EE">
      <w:pPr>
        <w:pStyle w:val="a"/>
        <w:rPr>
          <w:rFonts w:hint="cs"/>
          <w:rtl/>
        </w:rPr>
      </w:pPr>
      <w:r>
        <w:rPr>
          <w:rFonts w:hint="cs"/>
          <w:rtl/>
        </w:rPr>
        <w:t>לא היה פה שום רוב, ואל תיצרו פה דרמות שלא קיימות.</w:t>
      </w:r>
    </w:p>
    <w:p w14:paraId="49D1F280" w14:textId="77777777" w:rsidR="00000000" w:rsidRDefault="007C71EE">
      <w:pPr>
        <w:pStyle w:val="a"/>
        <w:rPr>
          <w:rFonts w:hint="cs"/>
          <w:rtl/>
        </w:rPr>
      </w:pPr>
    </w:p>
    <w:p w14:paraId="1650F830" w14:textId="77777777" w:rsidR="00000000" w:rsidRDefault="007C71EE">
      <w:pPr>
        <w:pStyle w:val="a"/>
        <w:rPr>
          <w:rFonts w:hint="cs"/>
          <w:rtl/>
        </w:rPr>
      </w:pPr>
      <w:r>
        <w:rPr>
          <w:rFonts w:hint="cs"/>
          <w:rtl/>
        </w:rPr>
        <w:t xml:space="preserve">חבר הכנסת גפני, אם אתה רוצה לדבר, שב. </w:t>
      </w:r>
    </w:p>
    <w:p w14:paraId="3B4DFB31" w14:textId="77777777" w:rsidR="00000000" w:rsidRDefault="007C71EE">
      <w:pPr>
        <w:pStyle w:val="a"/>
        <w:rPr>
          <w:rFonts w:hint="cs"/>
          <w:rtl/>
        </w:rPr>
      </w:pPr>
    </w:p>
    <w:p w14:paraId="39AA51A8" w14:textId="77777777" w:rsidR="00000000" w:rsidRDefault="007C71EE">
      <w:pPr>
        <w:pStyle w:val="a"/>
        <w:rPr>
          <w:rFonts w:hint="cs"/>
          <w:rtl/>
        </w:rPr>
      </w:pPr>
      <w:r>
        <w:rPr>
          <w:rFonts w:hint="cs"/>
          <w:rtl/>
        </w:rPr>
        <w:t>קבוצת ברכה וחבר הכנסת טלב אלסאנע - מי בעד? מי נגד? מי נמנע?</w:t>
      </w:r>
    </w:p>
    <w:p w14:paraId="560B5F1D" w14:textId="77777777" w:rsidR="00000000" w:rsidRDefault="007C71EE">
      <w:pPr>
        <w:pStyle w:val="a"/>
        <w:jc w:val="center"/>
        <w:rPr>
          <w:rFonts w:hint="cs"/>
          <w:rtl/>
        </w:rPr>
      </w:pPr>
    </w:p>
    <w:p w14:paraId="0D4CC783" w14:textId="77777777" w:rsidR="00000000" w:rsidRDefault="007C71EE">
      <w:pPr>
        <w:pStyle w:val="a"/>
        <w:jc w:val="center"/>
        <w:rPr>
          <w:rFonts w:hint="cs"/>
          <w:b/>
          <w:bCs/>
          <w:rtl/>
        </w:rPr>
      </w:pPr>
      <w:r>
        <w:rPr>
          <w:rFonts w:hint="cs"/>
          <w:b/>
          <w:bCs/>
          <w:rtl/>
        </w:rPr>
        <w:t>הצבעה</w:t>
      </w:r>
    </w:p>
    <w:p w14:paraId="558E9640" w14:textId="77777777" w:rsidR="00000000" w:rsidRDefault="007C71EE">
      <w:pPr>
        <w:pStyle w:val="a"/>
        <w:jc w:val="center"/>
        <w:rPr>
          <w:rFonts w:hint="cs"/>
          <w:b/>
          <w:bCs/>
          <w:rtl/>
        </w:rPr>
      </w:pPr>
    </w:p>
    <w:p w14:paraId="5A26EECA" w14:textId="77777777" w:rsidR="00000000" w:rsidRDefault="007C71EE">
      <w:pPr>
        <w:pStyle w:val="a"/>
        <w:jc w:val="center"/>
        <w:rPr>
          <w:rFonts w:hint="cs"/>
          <w:rtl/>
        </w:rPr>
      </w:pPr>
      <w:r>
        <w:rPr>
          <w:rFonts w:hint="cs"/>
          <w:rtl/>
        </w:rPr>
        <w:t>ההסתייגות של קבוצת חבר הכנסת מוחמד ברכה ושל חבר הכנסת טלב אלסאנע לסעיף 3(א)      לא נתקבלה.</w:t>
      </w:r>
    </w:p>
    <w:p w14:paraId="22A3978C" w14:textId="77777777" w:rsidR="00000000" w:rsidRDefault="007C71EE">
      <w:pPr>
        <w:pStyle w:val="a"/>
        <w:rPr>
          <w:rFonts w:hint="cs"/>
          <w:rtl/>
        </w:rPr>
      </w:pPr>
    </w:p>
    <w:p w14:paraId="78F9995E" w14:textId="77777777" w:rsidR="00000000" w:rsidRDefault="007C71EE">
      <w:pPr>
        <w:pStyle w:val="ad"/>
        <w:rPr>
          <w:rtl/>
        </w:rPr>
      </w:pPr>
      <w:r>
        <w:rPr>
          <w:rtl/>
        </w:rPr>
        <w:t>היו"ר ראובן ריבלין:</w:t>
      </w:r>
    </w:p>
    <w:p w14:paraId="1A7D9E3E" w14:textId="77777777" w:rsidR="00000000" w:rsidRDefault="007C71EE">
      <w:pPr>
        <w:pStyle w:val="a"/>
        <w:rPr>
          <w:rFonts w:hint="cs"/>
          <w:rtl/>
        </w:rPr>
      </w:pPr>
    </w:p>
    <w:p w14:paraId="602C63FF" w14:textId="77777777" w:rsidR="00000000" w:rsidRDefault="007C71EE">
      <w:pPr>
        <w:pStyle w:val="a"/>
        <w:rPr>
          <w:rFonts w:hint="cs"/>
          <w:rtl/>
        </w:rPr>
      </w:pPr>
      <w:r>
        <w:rPr>
          <w:rFonts w:hint="cs"/>
          <w:rtl/>
        </w:rPr>
        <w:t xml:space="preserve">ההסתייגות לא נתקבלה. </w:t>
      </w:r>
    </w:p>
    <w:p w14:paraId="220525AD" w14:textId="77777777" w:rsidR="00000000" w:rsidRDefault="007C71EE">
      <w:pPr>
        <w:pStyle w:val="a"/>
        <w:rPr>
          <w:rFonts w:hint="cs"/>
          <w:rtl/>
        </w:rPr>
      </w:pPr>
    </w:p>
    <w:p w14:paraId="3A8310E0" w14:textId="77777777" w:rsidR="00000000" w:rsidRDefault="007C71EE">
      <w:pPr>
        <w:pStyle w:val="a"/>
        <w:rPr>
          <w:rFonts w:hint="cs"/>
          <w:rtl/>
        </w:rPr>
      </w:pPr>
      <w:r>
        <w:rPr>
          <w:rFonts w:hint="cs"/>
          <w:rtl/>
        </w:rPr>
        <w:t>קבוצת בל</w:t>
      </w:r>
      <w:r>
        <w:rPr>
          <w:rtl/>
        </w:rPr>
        <w:t>"</w:t>
      </w:r>
      <w:r>
        <w:rPr>
          <w:rFonts w:hint="cs"/>
          <w:rtl/>
        </w:rPr>
        <w:t xml:space="preserve">ד </w:t>
      </w:r>
      <w:r>
        <w:rPr>
          <w:rtl/>
        </w:rPr>
        <w:t>–</w:t>
      </w:r>
      <w:r>
        <w:rPr>
          <w:rFonts w:hint="cs"/>
          <w:rtl/>
        </w:rPr>
        <w:t xml:space="preserve"> מי בעד, מי נגד, מי נמנע?</w:t>
      </w:r>
    </w:p>
    <w:p w14:paraId="512B2F99" w14:textId="77777777" w:rsidR="00000000" w:rsidRDefault="007C71EE">
      <w:pPr>
        <w:pStyle w:val="a"/>
        <w:rPr>
          <w:rFonts w:hint="cs"/>
          <w:rtl/>
        </w:rPr>
      </w:pPr>
    </w:p>
    <w:p w14:paraId="00CDF2B4" w14:textId="77777777" w:rsidR="00000000" w:rsidRDefault="007C71EE">
      <w:pPr>
        <w:pStyle w:val="a"/>
        <w:jc w:val="center"/>
        <w:rPr>
          <w:rFonts w:hint="cs"/>
          <w:b/>
          <w:bCs/>
          <w:rtl/>
        </w:rPr>
      </w:pPr>
      <w:r>
        <w:rPr>
          <w:rFonts w:hint="cs"/>
          <w:b/>
          <w:bCs/>
          <w:rtl/>
        </w:rPr>
        <w:t>הצבעה</w:t>
      </w:r>
    </w:p>
    <w:p w14:paraId="77E48900" w14:textId="77777777" w:rsidR="00000000" w:rsidRDefault="007C71EE">
      <w:pPr>
        <w:pStyle w:val="a"/>
        <w:jc w:val="center"/>
        <w:rPr>
          <w:rFonts w:hint="cs"/>
          <w:b/>
          <w:bCs/>
          <w:rtl/>
        </w:rPr>
      </w:pPr>
    </w:p>
    <w:p w14:paraId="1568CC40" w14:textId="77777777" w:rsidR="00000000" w:rsidRDefault="007C71EE">
      <w:pPr>
        <w:pStyle w:val="a"/>
        <w:jc w:val="center"/>
        <w:rPr>
          <w:rFonts w:hint="cs"/>
          <w:rtl/>
        </w:rPr>
      </w:pPr>
      <w:r>
        <w:rPr>
          <w:rFonts w:hint="cs"/>
          <w:rtl/>
        </w:rPr>
        <w:t>ההסתייגות של קבוצת סיעת בל</w:t>
      </w:r>
      <w:r>
        <w:rPr>
          <w:rtl/>
        </w:rPr>
        <w:t>"</w:t>
      </w:r>
      <w:r>
        <w:rPr>
          <w:rFonts w:hint="cs"/>
          <w:rtl/>
        </w:rPr>
        <w:t>ד לסעיף 3(א) לא נתקבלה.</w:t>
      </w:r>
    </w:p>
    <w:p w14:paraId="70706D04" w14:textId="77777777" w:rsidR="00000000" w:rsidRDefault="007C71EE">
      <w:pPr>
        <w:pStyle w:val="a"/>
        <w:rPr>
          <w:rFonts w:hint="cs"/>
          <w:rtl/>
        </w:rPr>
      </w:pPr>
    </w:p>
    <w:p w14:paraId="24133461" w14:textId="77777777" w:rsidR="00000000" w:rsidRDefault="007C71EE">
      <w:pPr>
        <w:pStyle w:val="ad"/>
        <w:rPr>
          <w:rtl/>
        </w:rPr>
      </w:pPr>
      <w:r>
        <w:rPr>
          <w:rtl/>
        </w:rPr>
        <w:t>היו"ר ראובן ר</w:t>
      </w:r>
      <w:r>
        <w:rPr>
          <w:rtl/>
        </w:rPr>
        <w:t>יבלין:</w:t>
      </w:r>
    </w:p>
    <w:p w14:paraId="0FCD45E2" w14:textId="77777777" w:rsidR="00000000" w:rsidRDefault="007C71EE">
      <w:pPr>
        <w:pStyle w:val="a"/>
        <w:ind w:firstLine="0"/>
        <w:rPr>
          <w:rFonts w:hint="cs"/>
          <w:rtl/>
        </w:rPr>
      </w:pPr>
    </w:p>
    <w:p w14:paraId="50FE9E02" w14:textId="77777777" w:rsidR="00000000" w:rsidRDefault="007C71EE">
      <w:pPr>
        <w:pStyle w:val="a"/>
        <w:rPr>
          <w:rFonts w:hint="cs"/>
          <w:rtl/>
        </w:rPr>
      </w:pPr>
      <w:r>
        <w:rPr>
          <w:rFonts w:hint="cs"/>
          <w:rtl/>
        </w:rPr>
        <w:t xml:space="preserve">ההסתייגות לא נתקבלה. </w:t>
      </w:r>
    </w:p>
    <w:p w14:paraId="53008153" w14:textId="77777777" w:rsidR="00000000" w:rsidRDefault="007C71EE">
      <w:pPr>
        <w:pStyle w:val="a"/>
        <w:rPr>
          <w:rFonts w:hint="cs"/>
          <w:rtl/>
        </w:rPr>
      </w:pPr>
    </w:p>
    <w:p w14:paraId="556E3BBF" w14:textId="77777777" w:rsidR="00000000" w:rsidRDefault="007C71EE">
      <w:pPr>
        <w:pStyle w:val="a"/>
        <w:rPr>
          <w:rFonts w:hint="cs"/>
          <w:rtl/>
        </w:rPr>
      </w:pPr>
      <w:r>
        <w:rPr>
          <w:rFonts w:hint="cs"/>
          <w:rtl/>
        </w:rPr>
        <w:t>הסתייגות חבר הכנסת שוחט - מי בעד, מי נגד, מי נמנע?</w:t>
      </w:r>
    </w:p>
    <w:p w14:paraId="00F6EC20" w14:textId="77777777" w:rsidR="00000000" w:rsidRDefault="007C71EE">
      <w:pPr>
        <w:pStyle w:val="a"/>
        <w:rPr>
          <w:rFonts w:hint="cs"/>
          <w:rtl/>
        </w:rPr>
      </w:pPr>
    </w:p>
    <w:p w14:paraId="1BCD4405" w14:textId="77777777" w:rsidR="00000000" w:rsidRDefault="007C71EE">
      <w:pPr>
        <w:pStyle w:val="a"/>
        <w:jc w:val="center"/>
        <w:rPr>
          <w:rFonts w:hint="cs"/>
          <w:b/>
          <w:bCs/>
          <w:rtl/>
        </w:rPr>
      </w:pPr>
      <w:r>
        <w:rPr>
          <w:rFonts w:hint="cs"/>
          <w:b/>
          <w:bCs/>
          <w:rtl/>
        </w:rPr>
        <w:t>הצבעה</w:t>
      </w:r>
    </w:p>
    <w:p w14:paraId="2CB736BB" w14:textId="77777777" w:rsidR="00000000" w:rsidRDefault="007C71EE">
      <w:pPr>
        <w:pStyle w:val="a"/>
        <w:jc w:val="center"/>
        <w:rPr>
          <w:rFonts w:hint="cs"/>
          <w:b/>
          <w:bCs/>
          <w:rtl/>
        </w:rPr>
      </w:pPr>
    </w:p>
    <w:p w14:paraId="0BBB6AC8" w14:textId="77777777" w:rsidR="00000000" w:rsidRDefault="007C71EE">
      <w:pPr>
        <w:pStyle w:val="a"/>
        <w:jc w:val="center"/>
        <w:rPr>
          <w:rFonts w:hint="cs"/>
          <w:rtl/>
        </w:rPr>
      </w:pPr>
      <w:r>
        <w:rPr>
          <w:rFonts w:hint="cs"/>
          <w:rtl/>
        </w:rPr>
        <w:t>ההסתייגות של חבר הכנסת אברהם שוחט לסעיף 3(א) לא נתקבלה.</w:t>
      </w:r>
    </w:p>
    <w:p w14:paraId="2FFC3763" w14:textId="77777777" w:rsidR="00000000" w:rsidRDefault="007C71EE">
      <w:pPr>
        <w:pStyle w:val="a"/>
        <w:jc w:val="center"/>
        <w:rPr>
          <w:rFonts w:hint="cs"/>
          <w:rtl/>
        </w:rPr>
      </w:pPr>
    </w:p>
    <w:p w14:paraId="79E5A00C" w14:textId="77777777" w:rsidR="00000000" w:rsidRDefault="007C71EE">
      <w:pPr>
        <w:pStyle w:val="ad"/>
        <w:rPr>
          <w:rtl/>
        </w:rPr>
      </w:pPr>
      <w:r>
        <w:rPr>
          <w:rtl/>
        </w:rPr>
        <w:t>היו"ר ראובן ריבלין:</w:t>
      </w:r>
    </w:p>
    <w:p w14:paraId="7939F510" w14:textId="77777777" w:rsidR="00000000" w:rsidRDefault="007C71EE">
      <w:pPr>
        <w:pStyle w:val="a"/>
        <w:rPr>
          <w:rtl/>
        </w:rPr>
      </w:pPr>
    </w:p>
    <w:p w14:paraId="3F7B636B" w14:textId="77777777" w:rsidR="00000000" w:rsidRDefault="007C71EE">
      <w:pPr>
        <w:pStyle w:val="a"/>
        <w:rPr>
          <w:rFonts w:hint="cs"/>
          <w:rtl/>
        </w:rPr>
      </w:pPr>
      <w:r>
        <w:rPr>
          <w:rFonts w:hint="cs"/>
          <w:rtl/>
        </w:rPr>
        <w:t xml:space="preserve">ההסתייגות לא נתקבלה. </w:t>
      </w:r>
    </w:p>
    <w:p w14:paraId="7BA1DC67" w14:textId="77777777" w:rsidR="00000000" w:rsidRDefault="007C71EE">
      <w:pPr>
        <w:pStyle w:val="a"/>
        <w:rPr>
          <w:rFonts w:hint="cs"/>
          <w:rtl/>
        </w:rPr>
      </w:pPr>
    </w:p>
    <w:p w14:paraId="0B916823" w14:textId="77777777" w:rsidR="00000000" w:rsidRDefault="007C71EE">
      <w:pPr>
        <w:pStyle w:val="a"/>
        <w:rPr>
          <w:rFonts w:hint="cs"/>
          <w:rtl/>
        </w:rPr>
      </w:pPr>
      <w:r>
        <w:rPr>
          <w:rFonts w:hint="cs"/>
          <w:rtl/>
        </w:rPr>
        <w:t xml:space="preserve">רצאבי, בריזון </w:t>
      </w:r>
      <w:r>
        <w:rPr>
          <w:rtl/>
        </w:rPr>
        <w:t>–</w:t>
      </w:r>
      <w:r>
        <w:rPr>
          <w:rFonts w:hint="cs"/>
          <w:rtl/>
        </w:rPr>
        <w:t xml:space="preserve"> בוטל. חמי דורון </w:t>
      </w:r>
      <w:r>
        <w:rPr>
          <w:rtl/>
        </w:rPr>
        <w:t>–</w:t>
      </w:r>
      <w:r>
        <w:rPr>
          <w:rFonts w:hint="cs"/>
          <w:rtl/>
        </w:rPr>
        <w:t xml:space="preserve"> לא מצביעים על ההסתייגות הזאת.</w:t>
      </w:r>
    </w:p>
    <w:p w14:paraId="6454BEFC" w14:textId="77777777" w:rsidR="00000000" w:rsidRDefault="007C71EE">
      <w:pPr>
        <w:pStyle w:val="a"/>
        <w:rPr>
          <w:rFonts w:hint="cs"/>
          <w:rtl/>
        </w:rPr>
      </w:pPr>
    </w:p>
    <w:p w14:paraId="222FB333" w14:textId="77777777" w:rsidR="00000000" w:rsidRDefault="007C71EE">
      <w:pPr>
        <w:pStyle w:val="a"/>
        <w:rPr>
          <w:rFonts w:hint="cs"/>
          <w:rtl/>
        </w:rPr>
      </w:pPr>
      <w:r>
        <w:rPr>
          <w:rFonts w:hint="cs"/>
          <w:rtl/>
        </w:rPr>
        <w:t xml:space="preserve">קבוצת אזולאי </w:t>
      </w:r>
      <w:r>
        <w:rPr>
          <w:rtl/>
        </w:rPr>
        <w:t>–</w:t>
      </w:r>
      <w:r>
        <w:rPr>
          <w:rFonts w:hint="cs"/>
          <w:rtl/>
        </w:rPr>
        <w:t xml:space="preserve"> מי בעד, מי נגד, מי נמנע?</w:t>
      </w:r>
    </w:p>
    <w:p w14:paraId="1AFA635A" w14:textId="77777777" w:rsidR="00000000" w:rsidRDefault="007C71EE">
      <w:pPr>
        <w:pStyle w:val="a"/>
        <w:rPr>
          <w:rFonts w:hint="cs"/>
          <w:rtl/>
        </w:rPr>
      </w:pPr>
    </w:p>
    <w:p w14:paraId="12C2338A" w14:textId="77777777" w:rsidR="00000000" w:rsidRDefault="007C71EE">
      <w:pPr>
        <w:pStyle w:val="a"/>
        <w:jc w:val="center"/>
        <w:rPr>
          <w:rFonts w:hint="cs"/>
          <w:b/>
          <w:bCs/>
          <w:rtl/>
        </w:rPr>
      </w:pPr>
      <w:r>
        <w:rPr>
          <w:rFonts w:hint="cs"/>
          <w:b/>
          <w:bCs/>
          <w:rtl/>
        </w:rPr>
        <w:t>הצבעה</w:t>
      </w:r>
    </w:p>
    <w:p w14:paraId="3F3FDF51" w14:textId="77777777" w:rsidR="00000000" w:rsidRDefault="007C71EE">
      <w:pPr>
        <w:pStyle w:val="a"/>
        <w:jc w:val="center"/>
        <w:rPr>
          <w:rFonts w:hint="cs"/>
          <w:b/>
          <w:bCs/>
          <w:rtl/>
        </w:rPr>
      </w:pPr>
    </w:p>
    <w:p w14:paraId="10670A62" w14:textId="77777777" w:rsidR="00000000" w:rsidRDefault="007C71EE">
      <w:pPr>
        <w:pStyle w:val="a"/>
        <w:jc w:val="center"/>
        <w:rPr>
          <w:rFonts w:hint="cs"/>
          <w:rtl/>
        </w:rPr>
      </w:pPr>
      <w:r>
        <w:rPr>
          <w:rFonts w:hint="cs"/>
          <w:rtl/>
        </w:rPr>
        <w:t>ההסתייגות של קבוצת חבר הכנסת דוד אזולאי לסעיף 3(א) לא נתקבלה.</w:t>
      </w:r>
    </w:p>
    <w:p w14:paraId="5C0610EA" w14:textId="77777777" w:rsidR="00000000" w:rsidRDefault="007C71EE">
      <w:pPr>
        <w:pStyle w:val="a"/>
        <w:jc w:val="center"/>
        <w:rPr>
          <w:rFonts w:hint="cs"/>
          <w:rtl/>
        </w:rPr>
      </w:pPr>
    </w:p>
    <w:p w14:paraId="6FC3CD80" w14:textId="77777777" w:rsidR="00000000" w:rsidRDefault="007C71EE">
      <w:pPr>
        <w:pStyle w:val="ad"/>
        <w:rPr>
          <w:rFonts w:hint="cs"/>
          <w:rtl/>
        </w:rPr>
      </w:pPr>
      <w:r>
        <w:rPr>
          <w:rtl/>
        </w:rPr>
        <w:t>היו"ר ראובן ריבלין:</w:t>
      </w:r>
    </w:p>
    <w:p w14:paraId="45AFA84D" w14:textId="77777777" w:rsidR="00000000" w:rsidRDefault="007C71EE">
      <w:pPr>
        <w:pStyle w:val="a"/>
        <w:rPr>
          <w:rFonts w:hint="cs"/>
          <w:rtl/>
        </w:rPr>
      </w:pPr>
    </w:p>
    <w:p w14:paraId="7ED87519" w14:textId="77777777" w:rsidR="00000000" w:rsidRDefault="007C71EE">
      <w:pPr>
        <w:pStyle w:val="a"/>
        <w:rPr>
          <w:rFonts w:hint="cs"/>
          <w:rtl/>
        </w:rPr>
      </w:pPr>
      <w:r>
        <w:rPr>
          <w:rFonts w:hint="cs"/>
          <w:rtl/>
        </w:rPr>
        <w:t xml:space="preserve">ההסתייגות לא נתקבלה. </w:t>
      </w:r>
    </w:p>
    <w:p w14:paraId="51114C32" w14:textId="77777777" w:rsidR="00000000" w:rsidRDefault="007C71EE">
      <w:pPr>
        <w:pStyle w:val="a"/>
        <w:jc w:val="center"/>
        <w:rPr>
          <w:rFonts w:hint="cs"/>
          <w:rtl/>
        </w:rPr>
      </w:pPr>
    </w:p>
    <w:p w14:paraId="1FA50DC8" w14:textId="77777777" w:rsidR="00000000" w:rsidRDefault="007C71EE">
      <w:pPr>
        <w:pStyle w:val="a"/>
        <w:rPr>
          <w:rFonts w:hint="cs"/>
          <w:rtl/>
        </w:rPr>
      </w:pPr>
      <w:r>
        <w:rPr>
          <w:rFonts w:hint="cs"/>
          <w:rtl/>
        </w:rPr>
        <w:t xml:space="preserve">חברי הכנסת שטרן, נודלמן, כהן ואלדד </w:t>
      </w:r>
      <w:r>
        <w:rPr>
          <w:rtl/>
        </w:rPr>
        <w:t>–</w:t>
      </w:r>
      <w:r>
        <w:rPr>
          <w:rFonts w:hint="cs"/>
          <w:rtl/>
        </w:rPr>
        <w:t xml:space="preserve"> הורידו.</w:t>
      </w:r>
    </w:p>
    <w:p w14:paraId="1A0E6F8D" w14:textId="77777777" w:rsidR="00000000" w:rsidRDefault="007C71EE">
      <w:pPr>
        <w:pStyle w:val="a"/>
        <w:rPr>
          <w:rFonts w:hint="cs"/>
          <w:rtl/>
        </w:rPr>
      </w:pPr>
    </w:p>
    <w:p w14:paraId="36DA290C" w14:textId="77777777" w:rsidR="00000000" w:rsidRDefault="007C71EE">
      <w:pPr>
        <w:pStyle w:val="ac"/>
        <w:rPr>
          <w:rtl/>
        </w:rPr>
      </w:pPr>
      <w:r>
        <w:rPr>
          <w:rFonts w:hint="eastAsia"/>
          <w:rtl/>
        </w:rPr>
        <w:t>חיים</w:t>
      </w:r>
      <w:r>
        <w:rPr>
          <w:rtl/>
        </w:rPr>
        <w:t xml:space="preserve"> אורון (מרצ):</w:t>
      </w:r>
    </w:p>
    <w:p w14:paraId="6A658D5E" w14:textId="77777777" w:rsidR="00000000" w:rsidRDefault="007C71EE">
      <w:pPr>
        <w:pStyle w:val="a"/>
        <w:rPr>
          <w:rFonts w:hint="cs"/>
          <w:rtl/>
        </w:rPr>
      </w:pPr>
    </w:p>
    <w:p w14:paraId="54ED5173" w14:textId="77777777" w:rsidR="00000000" w:rsidRDefault="007C71EE">
      <w:pPr>
        <w:pStyle w:val="a"/>
        <w:rPr>
          <w:rFonts w:hint="cs"/>
          <w:rtl/>
        </w:rPr>
      </w:pPr>
      <w:r>
        <w:rPr>
          <w:rFonts w:hint="cs"/>
          <w:rtl/>
        </w:rPr>
        <w:t>אי-אפשר, יש חלק שאני רוצה להצביע בעד</w:t>
      </w:r>
      <w:r>
        <w:rPr>
          <w:rFonts w:hint="cs"/>
          <w:rtl/>
        </w:rPr>
        <w:t xml:space="preserve"> ויש חלק נגד.</w:t>
      </w:r>
    </w:p>
    <w:p w14:paraId="2F5A7DBF" w14:textId="77777777" w:rsidR="00000000" w:rsidRDefault="007C71EE">
      <w:pPr>
        <w:pStyle w:val="a"/>
        <w:rPr>
          <w:rFonts w:hint="cs"/>
          <w:rtl/>
        </w:rPr>
      </w:pPr>
    </w:p>
    <w:p w14:paraId="3D96E17A" w14:textId="77777777" w:rsidR="00000000" w:rsidRDefault="007C71EE">
      <w:pPr>
        <w:pStyle w:val="ad"/>
        <w:rPr>
          <w:rtl/>
        </w:rPr>
      </w:pPr>
      <w:r>
        <w:rPr>
          <w:rFonts w:hint="eastAsia"/>
          <w:rtl/>
        </w:rPr>
        <w:t>היו</w:t>
      </w:r>
      <w:r>
        <w:rPr>
          <w:rtl/>
        </w:rPr>
        <w:t>"</w:t>
      </w:r>
      <w:r>
        <w:rPr>
          <w:rFonts w:hint="eastAsia"/>
          <w:rtl/>
        </w:rPr>
        <w:t>ר ראובן ריבלין:</w:t>
      </w:r>
    </w:p>
    <w:p w14:paraId="6054DE09" w14:textId="77777777" w:rsidR="00000000" w:rsidRDefault="007C71EE">
      <w:pPr>
        <w:pStyle w:val="a"/>
        <w:rPr>
          <w:rFonts w:hint="cs"/>
          <w:rtl/>
        </w:rPr>
      </w:pPr>
    </w:p>
    <w:p w14:paraId="32D6DB82" w14:textId="77777777" w:rsidR="00000000" w:rsidRDefault="007C71EE">
      <w:pPr>
        <w:pStyle w:val="a"/>
        <w:rPr>
          <w:rFonts w:hint="cs"/>
          <w:rtl/>
        </w:rPr>
      </w:pPr>
      <w:r>
        <w:rPr>
          <w:rFonts w:hint="cs"/>
          <w:rtl/>
        </w:rPr>
        <w:t>הוא צודק.</w:t>
      </w:r>
    </w:p>
    <w:p w14:paraId="77AFD4B4" w14:textId="77777777" w:rsidR="00000000" w:rsidRDefault="007C71EE">
      <w:pPr>
        <w:pStyle w:val="a"/>
        <w:rPr>
          <w:rFonts w:hint="cs"/>
          <w:rtl/>
        </w:rPr>
      </w:pPr>
    </w:p>
    <w:p w14:paraId="2F7FEC5C" w14:textId="77777777" w:rsidR="00000000" w:rsidRDefault="007C71EE">
      <w:pPr>
        <w:pStyle w:val="ac"/>
        <w:rPr>
          <w:rtl/>
        </w:rPr>
      </w:pPr>
      <w:r>
        <w:rPr>
          <w:rFonts w:hint="eastAsia"/>
          <w:rtl/>
        </w:rPr>
        <w:t>השר</w:t>
      </w:r>
      <w:r>
        <w:rPr>
          <w:rtl/>
        </w:rPr>
        <w:t xml:space="preserve"> מאיר שטרית:</w:t>
      </w:r>
    </w:p>
    <w:p w14:paraId="599B5FB6" w14:textId="77777777" w:rsidR="00000000" w:rsidRDefault="007C71EE">
      <w:pPr>
        <w:pStyle w:val="a"/>
        <w:rPr>
          <w:rFonts w:hint="cs"/>
          <w:rtl/>
        </w:rPr>
      </w:pPr>
    </w:p>
    <w:p w14:paraId="38B39E3D" w14:textId="77777777" w:rsidR="00000000" w:rsidRDefault="007C71EE">
      <w:pPr>
        <w:pStyle w:val="a"/>
        <w:rPr>
          <w:rFonts w:hint="cs"/>
          <w:rtl/>
        </w:rPr>
      </w:pPr>
      <w:r>
        <w:rPr>
          <w:rFonts w:hint="cs"/>
          <w:rtl/>
        </w:rPr>
        <w:t xml:space="preserve">זה ויכוח עקרוני. אם היתה עוברת הסתייגות </w:t>
      </w:r>
      <w:r>
        <w:rPr>
          <w:rtl/>
        </w:rPr>
        <w:t>–</w:t>
      </w:r>
      <w:r>
        <w:rPr>
          <w:rFonts w:hint="cs"/>
          <w:rtl/>
        </w:rPr>
        <w:t xml:space="preserve"> אתה צודק - - -</w:t>
      </w:r>
    </w:p>
    <w:p w14:paraId="5DCA4AD2" w14:textId="77777777" w:rsidR="00000000" w:rsidRDefault="007C71EE">
      <w:pPr>
        <w:pStyle w:val="a"/>
        <w:rPr>
          <w:rFonts w:hint="cs"/>
          <w:rtl/>
        </w:rPr>
      </w:pPr>
      <w:r>
        <w:rPr>
          <w:rFonts w:hint="cs"/>
          <w:rtl/>
        </w:rPr>
        <w:t xml:space="preserve"> </w:t>
      </w:r>
    </w:p>
    <w:p w14:paraId="34A55120" w14:textId="77777777" w:rsidR="00000000" w:rsidRDefault="007C71EE">
      <w:pPr>
        <w:pStyle w:val="ad"/>
        <w:rPr>
          <w:rtl/>
        </w:rPr>
      </w:pPr>
      <w:r>
        <w:rPr>
          <w:rtl/>
        </w:rPr>
        <w:t>היו"ר ראובן ריבלין:</w:t>
      </w:r>
    </w:p>
    <w:p w14:paraId="4526159C" w14:textId="77777777" w:rsidR="00000000" w:rsidRDefault="007C71EE">
      <w:pPr>
        <w:pStyle w:val="a"/>
        <w:rPr>
          <w:rtl/>
        </w:rPr>
      </w:pPr>
    </w:p>
    <w:p w14:paraId="6117EB78" w14:textId="77777777" w:rsidR="00000000" w:rsidRDefault="007C71EE">
      <w:pPr>
        <w:pStyle w:val="a"/>
        <w:rPr>
          <w:rFonts w:hint="cs"/>
          <w:rtl/>
        </w:rPr>
      </w:pPr>
      <w:r>
        <w:rPr>
          <w:rFonts w:hint="cs"/>
          <w:rtl/>
        </w:rPr>
        <w:t xml:space="preserve">או.קיי., שאלתי בינתיים את היועצת המשפטית, אנחנו נצביע על כל השלוש יחד. </w:t>
      </w:r>
    </w:p>
    <w:p w14:paraId="6DB146B6" w14:textId="77777777" w:rsidR="00000000" w:rsidRDefault="007C71EE">
      <w:pPr>
        <w:pStyle w:val="a"/>
        <w:rPr>
          <w:rFonts w:hint="cs"/>
          <w:rtl/>
        </w:rPr>
      </w:pPr>
    </w:p>
    <w:p w14:paraId="44F2B871" w14:textId="77777777" w:rsidR="00000000" w:rsidRDefault="007C71EE">
      <w:pPr>
        <w:pStyle w:val="a"/>
        <w:rPr>
          <w:rFonts w:hint="cs"/>
          <w:rtl/>
        </w:rPr>
      </w:pPr>
      <w:r>
        <w:rPr>
          <w:rFonts w:hint="cs"/>
          <w:rtl/>
        </w:rPr>
        <w:t xml:space="preserve">לסעיף 3(ב), גפני </w:t>
      </w:r>
      <w:r>
        <w:rPr>
          <w:rtl/>
        </w:rPr>
        <w:t>–</w:t>
      </w:r>
      <w:r>
        <w:rPr>
          <w:rFonts w:hint="cs"/>
          <w:rtl/>
        </w:rPr>
        <w:t xml:space="preserve"> מי בעד, מי נגד, מי נ</w:t>
      </w:r>
      <w:r>
        <w:rPr>
          <w:rFonts w:hint="cs"/>
          <w:rtl/>
        </w:rPr>
        <w:t xml:space="preserve">מנע. </w:t>
      </w:r>
    </w:p>
    <w:p w14:paraId="2E9A9880" w14:textId="77777777" w:rsidR="00000000" w:rsidRDefault="007C71EE">
      <w:pPr>
        <w:pStyle w:val="a"/>
        <w:rPr>
          <w:rFonts w:hint="cs"/>
          <w:rtl/>
        </w:rPr>
      </w:pPr>
    </w:p>
    <w:p w14:paraId="7BD92AFB" w14:textId="77777777" w:rsidR="00000000" w:rsidRDefault="007C71EE">
      <w:pPr>
        <w:pStyle w:val="a"/>
        <w:jc w:val="center"/>
        <w:rPr>
          <w:rFonts w:hint="cs"/>
          <w:b/>
          <w:bCs/>
          <w:rtl/>
        </w:rPr>
      </w:pPr>
      <w:r>
        <w:rPr>
          <w:rFonts w:hint="cs"/>
          <w:b/>
          <w:bCs/>
          <w:rtl/>
        </w:rPr>
        <w:t>הצבעה</w:t>
      </w:r>
    </w:p>
    <w:p w14:paraId="5552E022" w14:textId="77777777" w:rsidR="00000000" w:rsidRDefault="007C71EE">
      <w:pPr>
        <w:pStyle w:val="a"/>
        <w:jc w:val="center"/>
        <w:rPr>
          <w:rFonts w:hint="cs"/>
          <w:b/>
          <w:bCs/>
          <w:rtl/>
        </w:rPr>
      </w:pPr>
    </w:p>
    <w:p w14:paraId="676D696B" w14:textId="77777777" w:rsidR="00000000" w:rsidRDefault="007C71EE">
      <w:pPr>
        <w:pStyle w:val="a"/>
        <w:jc w:val="center"/>
        <w:rPr>
          <w:rFonts w:hint="cs"/>
          <w:rtl/>
        </w:rPr>
      </w:pPr>
      <w:r>
        <w:rPr>
          <w:rFonts w:hint="cs"/>
          <w:rtl/>
        </w:rPr>
        <w:t>ההסתייגות של חבר הכנסת משה גפני לסעיף 3(ב) לא נתקבלה.</w:t>
      </w:r>
    </w:p>
    <w:p w14:paraId="6B720B61" w14:textId="77777777" w:rsidR="00000000" w:rsidRDefault="007C71EE">
      <w:pPr>
        <w:pStyle w:val="a"/>
        <w:jc w:val="center"/>
        <w:rPr>
          <w:rFonts w:hint="cs"/>
          <w:rtl/>
        </w:rPr>
      </w:pPr>
    </w:p>
    <w:p w14:paraId="112B7C75" w14:textId="77777777" w:rsidR="00000000" w:rsidRDefault="007C71EE">
      <w:pPr>
        <w:pStyle w:val="ad"/>
        <w:rPr>
          <w:rFonts w:hint="cs"/>
          <w:rtl/>
        </w:rPr>
      </w:pPr>
      <w:r>
        <w:rPr>
          <w:rtl/>
        </w:rPr>
        <w:t>היו"ר ראובן ריבלין:</w:t>
      </w:r>
    </w:p>
    <w:p w14:paraId="4C523D7D" w14:textId="77777777" w:rsidR="00000000" w:rsidRDefault="007C71EE">
      <w:pPr>
        <w:pStyle w:val="a"/>
        <w:rPr>
          <w:rFonts w:hint="cs"/>
          <w:rtl/>
        </w:rPr>
      </w:pPr>
    </w:p>
    <w:p w14:paraId="0A0DCBF7" w14:textId="77777777" w:rsidR="00000000" w:rsidRDefault="007C71EE">
      <w:pPr>
        <w:pStyle w:val="a"/>
        <w:rPr>
          <w:rFonts w:hint="cs"/>
          <w:rtl/>
        </w:rPr>
      </w:pPr>
      <w:r>
        <w:rPr>
          <w:rFonts w:hint="cs"/>
          <w:rtl/>
        </w:rPr>
        <w:t xml:space="preserve">ההסתייגות לא נתקבלה. </w:t>
      </w:r>
    </w:p>
    <w:p w14:paraId="4E567741" w14:textId="77777777" w:rsidR="00000000" w:rsidRDefault="007C71EE">
      <w:pPr>
        <w:pStyle w:val="a"/>
        <w:rPr>
          <w:rtl/>
        </w:rPr>
      </w:pPr>
    </w:p>
    <w:p w14:paraId="6629DF1D" w14:textId="77777777" w:rsidR="00000000" w:rsidRDefault="007C71EE">
      <w:pPr>
        <w:pStyle w:val="a"/>
        <w:rPr>
          <w:rFonts w:hint="cs"/>
          <w:rtl/>
        </w:rPr>
      </w:pPr>
      <w:r>
        <w:rPr>
          <w:rFonts w:hint="cs"/>
          <w:rtl/>
        </w:rPr>
        <w:t xml:space="preserve">בורג </w:t>
      </w:r>
      <w:r>
        <w:rPr>
          <w:rtl/>
        </w:rPr>
        <w:t>–</w:t>
      </w:r>
      <w:r>
        <w:rPr>
          <w:rFonts w:hint="cs"/>
          <w:rtl/>
        </w:rPr>
        <w:t xml:space="preserve"> מי בעד, מי נגד, מי נמנע.</w:t>
      </w:r>
    </w:p>
    <w:p w14:paraId="6F6147F4" w14:textId="77777777" w:rsidR="00000000" w:rsidRDefault="007C71EE">
      <w:pPr>
        <w:pStyle w:val="a"/>
        <w:rPr>
          <w:rFonts w:hint="cs"/>
          <w:rtl/>
        </w:rPr>
      </w:pPr>
    </w:p>
    <w:p w14:paraId="0212557A" w14:textId="77777777" w:rsidR="00000000" w:rsidRDefault="007C71EE">
      <w:pPr>
        <w:pStyle w:val="a"/>
        <w:jc w:val="center"/>
        <w:rPr>
          <w:rFonts w:hint="cs"/>
          <w:b/>
          <w:bCs/>
          <w:rtl/>
        </w:rPr>
      </w:pPr>
      <w:r>
        <w:rPr>
          <w:rFonts w:hint="cs"/>
          <w:b/>
          <w:bCs/>
          <w:rtl/>
        </w:rPr>
        <w:t>הצבעה</w:t>
      </w:r>
    </w:p>
    <w:p w14:paraId="1465EA49" w14:textId="77777777" w:rsidR="00000000" w:rsidRDefault="007C71EE">
      <w:pPr>
        <w:pStyle w:val="a"/>
        <w:jc w:val="center"/>
        <w:rPr>
          <w:rFonts w:hint="cs"/>
          <w:b/>
          <w:bCs/>
          <w:rtl/>
        </w:rPr>
      </w:pPr>
    </w:p>
    <w:p w14:paraId="24D9B882" w14:textId="77777777" w:rsidR="00000000" w:rsidRDefault="007C71EE">
      <w:pPr>
        <w:pStyle w:val="a"/>
        <w:jc w:val="center"/>
        <w:rPr>
          <w:rFonts w:hint="cs"/>
          <w:rtl/>
        </w:rPr>
      </w:pPr>
      <w:r>
        <w:rPr>
          <w:rFonts w:hint="cs"/>
          <w:rtl/>
        </w:rPr>
        <w:t>ההסתייגות של חבר הכנסת אברהם בורג  לסעיף 3(ב) לא נתקבלה.</w:t>
      </w:r>
    </w:p>
    <w:p w14:paraId="4F88105E" w14:textId="77777777" w:rsidR="00000000" w:rsidRDefault="007C71EE">
      <w:pPr>
        <w:pStyle w:val="ad"/>
        <w:rPr>
          <w:rFonts w:hint="cs"/>
          <w:rtl/>
        </w:rPr>
      </w:pPr>
    </w:p>
    <w:p w14:paraId="31E8C861" w14:textId="77777777" w:rsidR="00000000" w:rsidRDefault="007C71EE">
      <w:pPr>
        <w:pStyle w:val="ad"/>
        <w:rPr>
          <w:rFonts w:hint="cs"/>
          <w:rtl/>
        </w:rPr>
      </w:pPr>
      <w:r>
        <w:rPr>
          <w:rtl/>
        </w:rPr>
        <w:t>היו"ר ראובן ריבלין:</w:t>
      </w:r>
    </w:p>
    <w:p w14:paraId="4A5C1019" w14:textId="77777777" w:rsidR="00000000" w:rsidRDefault="007C71EE">
      <w:pPr>
        <w:pStyle w:val="a"/>
        <w:rPr>
          <w:rFonts w:hint="cs"/>
          <w:rtl/>
        </w:rPr>
      </w:pPr>
    </w:p>
    <w:p w14:paraId="48E26746" w14:textId="77777777" w:rsidR="00000000" w:rsidRDefault="007C71EE">
      <w:pPr>
        <w:pStyle w:val="a"/>
        <w:rPr>
          <w:rFonts w:hint="cs"/>
          <w:rtl/>
        </w:rPr>
      </w:pPr>
      <w:r>
        <w:rPr>
          <w:rFonts w:hint="cs"/>
          <w:rtl/>
        </w:rPr>
        <w:t xml:space="preserve">ההסתייגות לא נתקבלה. </w:t>
      </w:r>
    </w:p>
    <w:p w14:paraId="30A0BA41" w14:textId="77777777" w:rsidR="00000000" w:rsidRDefault="007C71EE">
      <w:pPr>
        <w:pStyle w:val="a"/>
        <w:rPr>
          <w:rtl/>
        </w:rPr>
      </w:pPr>
    </w:p>
    <w:p w14:paraId="21161094" w14:textId="77777777" w:rsidR="00000000" w:rsidRDefault="007C71EE">
      <w:pPr>
        <w:pStyle w:val="a"/>
        <w:rPr>
          <w:rFonts w:hint="cs"/>
          <w:rtl/>
        </w:rPr>
      </w:pPr>
      <w:r>
        <w:rPr>
          <w:rFonts w:hint="cs"/>
          <w:rtl/>
        </w:rPr>
        <w:t>ע</w:t>
      </w:r>
      <w:r>
        <w:rPr>
          <w:rFonts w:hint="cs"/>
          <w:rtl/>
        </w:rPr>
        <w:t xml:space="preserve">מרם מצנע </w:t>
      </w:r>
      <w:r>
        <w:rPr>
          <w:rtl/>
        </w:rPr>
        <w:t>–</w:t>
      </w:r>
      <w:r>
        <w:rPr>
          <w:rFonts w:hint="cs"/>
          <w:rtl/>
        </w:rPr>
        <w:t xml:space="preserve">  אינו נוכח; בן-אליעזר - אינו נוכח.</w:t>
      </w:r>
    </w:p>
    <w:p w14:paraId="6686C3BF" w14:textId="77777777" w:rsidR="00000000" w:rsidRDefault="007C71EE">
      <w:pPr>
        <w:pStyle w:val="a"/>
        <w:rPr>
          <w:rFonts w:hint="cs"/>
          <w:rtl/>
        </w:rPr>
      </w:pPr>
    </w:p>
    <w:p w14:paraId="5B106940" w14:textId="77777777" w:rsidR="00000000" w:rsidRDefault="007C71EE">
      <w:pPr>
        <w:pStyle w:val="ac"/>
        <w:rPr>
          <w:rtl/>
        </w:rPr>
      </w:pPr>
      <w:r>
        <w:rPr>
          <w:rFonts w:hint="eastAsia"/>
          <w:rtl/>
        </w:rPr>
        <w:t>קריאה</w:t>
      </w:r>
      <w:r>
        <w:rPr>
          <w:rtl/>
        </w:rPr>
        <w:t>:</w:t>
      </w:r>
    </w:p>
    <w:p w14:paraId="1FA2A78D" w14:textId="77777777" w:rsidR="00000000" w:rsidRDefault="007C71EE">
      <w:pPr>
        <w:pStyle w:val="a"/>
        <w:rPr>
          <w:rFonts w:hint="cs"/>
          <w:rtl/>
        </w:rPr>
      </w:pPr>
    </w:p>
    <w:p w14:paraId="3E0283E5" w14:textId="77777777" w:rsidR="00000000" w:rsidRDefault="007C71EE">
      <w:pPr>
        <w:pStyle w:val="a"/>
        <w:rPr>
          <w:rFonts w:hint="cs"/>
          <w:rtl/>
        </w:rPr>
      </w:pPr>
      <w:r>
        <w:rPr>
          <w:rFonts w:hint="cs"/>
          <w:rtl/>
        </w:rPr>
        <w:t xml:space="preserve">הנה מצנע. </w:t>
      </w:r>
    </w:p>
    <w:p w14:paraId="018AC076" w14:textId="77777777" w:rsidR="00000000" w:rsidRDefault="007C71EE">
      <w:pPr>
        <w:pStyle w:val="a"/>
        <w:rPr>
          <w:rFonts w:hint="cs"/>
          <w:rtl/>
        </w:rPr>
      </w:pPr>
    </w:p>
    <w:p w14:paraId="4306214B" w14:textId="77777777" w:rsidR="00000000" w:rsidRDefault="007C71EE">
      <w:pPr>
        <w:pStyle w:val="ad"/>
        <w:rPr>
          <w:rtl/>
        </w:rPr>
      </w:pPr>
    </w:p>
    <w:p w14:paraId="5D381D73" w14:textId="77777777" w:rsidR="00000000" w:rsidRDefault="007C71EE">
      <w:pPr>
        <w:pStyle w:val="ad"/>
        <w:rPr>
          <w:rtl/>
        </w:rPr>
      </w:pPr>
      <w:r>
        <w:rPr>
          <w:rtl/>
        </w:rPr>
        <w:t>היו"ר ראובן ריבלין:</w:t>
      </w:r>
    </w:p>
    <w:p w14:paraId="4CCEBCF6" w14:textId="77777777" w:rsidR="00000000" w:rsidRDefault="007C71EE">
      <w:pPr>
        <w:pStyle w:val="a"/>
        <w:rPr>
          <w:rtl/>
        </w:rPr>
      </w:pPr>
    </w:p>
    <w:p w14:paraId="323410B2" w14:textId="77777777" w:rsidR="00000000" w:rsidRDefault="007C71EE">
      <w:pPr>
        <w:pStyle w:val="a"/>
        <w:rPr>
          <w:rFonts w:hint="cs"/>
          <w:rtl/>
        </w:rPr>
      </w:pPr>
      <w:r>
        <w:rPr>
          <w:rFonts w:hint="cs"/>
          <w:rtl/>
        </w:rPr>
        <w:t>רבותי, אני לא יכול לחפש את האנשים, אלא אם הם יושבים במקומם.</w:t>
      </w:r>
    </w:p>
    <w:p w14:paraId="127142A6" w14:textId="77777777" w:rsidR="00000000" w:rsidRDefault="007C71EE">
      <w:pPr>
        <w:pStyle w:val="a"/>
        <w:rPr>
          <w:rFonts w:hint="cs"/>
          <w:rtl/>
        </w:rPr>
      </w:pPr>
    </w:p>
    <w:p w14:paraId="1E16A6CF" w14:textId="77777777" w:rsidR="00000000" w:rsidRDefault="007C71EE">
      <w:pPr>
        <w:pStyle w:val="a"/>
        <w:rPr>
          <w:rFonts w:hint="cs"/>
          <w:rtl/>
        </w:rPr>
      </w:pPr>
      <w:r>
        <w:rPr>
          <w:rFonts w:hint="cs"/>
          <w:rtl/>
        </w:rPr>
        <w:t>חבר הכנסת טל, אדוני לא נכח בהצבעה הקודמת. אדוני לא דאג מספיק לעובדים.</w:t>
      </w:r>
    </w:p>
    <w:p w14:paraId="660A1822" w14:textId="77777777" w:rsidR="00000000" w:rsidRDefault="007C71EE">
      <w:pPr>
        <w:pStyle w:val="a"/>
        <w:rPr>
          <w:rFonts w:hint="cs"/>
          <w:rtl/>
        </w:rPr>
      </w:pPr>
    </w:p>
    <w:p w14:paraId="2C4CAE63" w14:textId="77777777" w:rsidR="00000000" w:rsidRDefault="007C71EE">
      <w:pPr>
        <w:pStyle w:val="ac"/>
        <w:rPr>
          <w:rtl/>
        </w:rPr>
      </w:pPr>
      <w:r>
        <w:rPr>
          <w:rFonts w:hint="eastAsia"/>
          <w:rtl/>
        </w:rPr>
        <w:t>דוד</w:t>
      </w:r>
      <w:r>
        <w:rPr>
          <w:rtl/>
        </w:rPr>
        <w:t xml:space="preserve"> טל (עם אחד):</w:t>
      </w:r>
    </w:p>
    <w:p w14:paraId="14CAE43C" w14:textId="77777777" w:rsidR="00000000" w:rsidRDefault="007C71EE">
      <w:pPr>
        <w:pStyle w:val="a"/>
        <w:rPr>
          <w:rFonts w:hint="cs"/>
          <w:rtl/>
        </w:rPr>
      </w:pPr>
    </w:p>
    <w:p w14:paraId="46A28439" w14:textId="77777777" w:rsidR="00000000" w:rsidRDefault="007C71EE">
      <w:pPr>
        <w:pStyle w:val="a"/>
        <w:rPr>
          <w:rFonts w:hint="cs"/>
          <w:rtl/>
        </w:rPr>
      </w:pPr>
      <w:r>
        <w:rPr>
          <w:rFonts w:hint="cs"/>
          <w:rtl/>
        </w:rPr>
        <w:t>התקזזתי עם שרת הח</w:t>
      </w:r>
      <w:r>
        <w:rPr>
          <w:rFonts w:hint="cs"/>
          <w:rtl/>
        </w:rPr>
        <w:t>ינוך .</w:t>
      </w:r>
    </w:p>
    <w:p w14:paraId="63B761E9" w14:textId="77777777" w:rsidR="00000000" w:rsidRDefault="007C71EE">
      <w:pPr>
        <w:pStyle w:val="a"/>
        <w:rPr>
          <w:rFonts w:hint="cs"/>
          <w:rtl/>
        </w:rPr>
      </w:pPr>
    </w:p>
    <w:p w14:paraId="0D34145E" w14:textId="77777777" w:rsidR="00000000" w:rsidRDefault="007C71EE">
      <w:pPr>
        <w:pStyle w:val="ad"/>
        <w:rPr>
          <w:rtl/>
        </w:rPr>
      </w:pPr>
      <w:r>
        <w:rPr>
          <w:rtl/>
        </w:rPr>
        <w:t>היו"ר ראובן ריבלין:</w:t>
      </w:r>
    </w:p>
    <w:p w14:paraId="21FE2321" w14:textId="77777777" w:rsidR="00000000" w:rsidRDefault="007C71EE">
      <w:pPr>
        <w:pStyle w:val="a"/>
        <w:rPr>
          <w:rtl/>
        </w:rPr>
      </w:pPr>
    </w:p>
    <w:p w14:paraId="2D967FAF" w14:textId="77777777" w:rsidR="00000000" w:rsidRDefault="007C71EE">
      <w:pPr>
        <w:pStyle w:val="a"/>
        <w:rPr>
          <w:rFonts w:hint="cs"/>
          <w:rtl/>
        </w:rPr>
      </w:pPr>
      <w:r>
        <w:rPr>
          <w:rFonts w:hint="cs"/>
          <w:rtl/>
        </w:rPr>
        <w:t xml:space="preserve">חבר הכנסת טל, כל העם שהסתכל נטה לחשוב שאתה מתחמק מההצבעה. הם לא יודעים שאתה התקזזת. אתה לא הצבעת בסעיף הקודם שהיה מהותי. תודה רבה. חבר הכנסת טל, נא לשבת ואל תתקדם לכיווני. </w:t>
      </w:r>
    </w:p>
    <w:p w14:paraId="01AD1620" w14:textId="77777777" w:rsidR="00000000" w:rsidRDefault="007C71EE">
      <w:pPr>
        <w:pStyle w:val="a"/>
        <w:rPr>
          <w:rFonts w:hint="cs"/>
          <w:rtl/>
        </w:rPr>
      </w:pPr>
    </w:p>
    <w:p w14:paraId="683669EB" w14:textId="77777777" w:rsidR="00000000" w:rsidRDefault="007C71EE">
      <w:pPr>
        <w:pStyle w:val="ac"/>
        <w:rPr>
          <w:rtl/>
        </w:rPr>
      </w:pPr>
      <w:r>
        <w:rPr>
          <w:rFonts w:hint="eastAsia"/>
          <w:rtl/>
        </w:rPr>
        <w:t>דוד</w:t>
      </w:r>
      <w:r>
        <w:rPr>
          <w:rtl/>
        </w:rPr>
        <w:t xml:space="preserve"> טל (עם אחד):</w:t>
      </w:r>
    </w:p>
    <w:p w14:paraId="0A8A413B" w14:textId="77777777" w:rsidR="00000000" w:rsidRDefault="007C71EE">
      <w:pPr>
        <w:pStyle w:val="a"/>
        <w:rPr>
          <w:rFonts w:hint="cs"/>
          <w:rtl/>
        </w:rPr>
      </w:pPr>
    </w:p>
    <w:p w14:paraId="74F52B47" w14:textId="77777777" w:rsidR="00000000" w:rsidRDefault="007C71EE">
      <w:pPr>
        <w:pStyle w:val="a"/>
        <w:rPr>
          <w:rFonts w:hint="cs"/>
          <w:rtl/>
        </w:rPr>
      </w:pPr>
      <w:r>
        <w:rPr>
          <w:rFonts w:hint="cs"/>
          <w:rtl/>
        </w:rPr>
        <w:t xml:space="preserve">- - - </w:t>
      </w:r>
    </w:p>
    <w:p w14:paraId="7C8A417E" w14:textId="77777777" w:rsidR="00000000" w:rsidRDefault="007C71EE">
      <w:pPr>
        <w:pStyle w:val="a"/>
        <w:rPr>
          <w:rFonts w:hint="cs"/>
          <w:rtl/>
        </w:rPr>
      </w:pPr>
    </w:p>
    <w:p w14:paraId="5EFF84F8" w14:textId="77777777" w:rsidR="00000000" w:rsidRDefault="007C71EE">
      <w:pPr>
        <w:pStyle w:val="ad"/>
        <w:rPr>
          <w:rtl/>
        </w:rPr>
      </w:pPr>
      <w:r>
        <w:rPr>
          <w:rtl/>
        </w:rPr>
        <w:t>היו"ר ראובן ריבלין:</w:t>
      </w:r>
    </w:p>
    <w:p w14:paraId="0B9D0439" w14:textId="77777777" w:rsidR="00000000" w:rsidRDefault="007C71EE">
      <w:pPr>
        <w:pStyle w:val="a"/>
        <w:rPr>
          <w:rtl/>
        </w:rPr>
      </w:pPr>
    </w:p>
    <w:p w14:paraId="21B7C84A" w14:textId="77777777" w:rsidR="00000000" w:rsidRDefault="007C71EE">
      <w:pPr>
        <w:pStyle w:val="a"/>
        <w:rPr>
          <w:rFonts w:hint="cs"/>
          <w:rtl/>
        </w:rPr>
      </w:pPr>
      <w:r>
        <w:rPr>
          <w:rFonts w:hint="cs"/>
          <w:rtl/>
        </w:rPr>
        <w:t>אל תתק</w:t>
      </w:r>
      <w:r>
        <w:rPr>
          <w:rFonts w:hint="cs"/>
          <w:rtl/>
        </w:rPr>
        <w:t xml:space="preserve">דם לכיווני, רק תשב. אני לא אשמע אותך. חבר הכנסת טל, נא לשבת. </w:t>
      </w:r>
    </w:p>
    <w:p w14:paraId="228B8099" w14:textId="77777777" w:rsidR="00000000" w:rsidRDefault="007C71EE">
      <w:pPr>
        <w:pStyle w:val="a"/>
        <w:rPr>
          <w:rFonts w:hint="cs"/>
          <w:rtl/>
        </w:rPr>
      </w:pPr>
    </w:p>
    <w:p w14:paraId="5CD12C85" w14:textId="77777777" w:rsidR="00000000" w:rsidRDefault="007C71EE">
      <w:pPr>
        <w:pStyle w:val="a"/>
        <w:rPr>
          <w:rFonts w:hint="cs"/>
          <w:rtl/>
        </w:rPr>
      </w:pPr>
      <w:r>
        <w:rPr>
          <w:rFonts w:hint="cs"/>
          <w:rtl/>
        </w:rPr>
        <w:t>חבר הכנסת מצנע - מי בעד? מי נגד? מי נמנע? תודה.</w:t>
      </w:r>
    </w:p>
    <w:p w14:paraId="5FA5DA55" w14:textId="77777777" w:rsidR="00000000" w:rsidRDefault="007C71EE">
      <w:pPr>
        <w:pStyle w:val="a"/>
        <w:rPr>
          <w:rFonts w:hint="cs"/>
          <w:rtl/>
        </w:rPr>
      </w:pPr>
    </w:p>
    <w:p w14:paraId="78B5DDEB" w14:textId="77777777" w:rsidR="00000000" w:rsidRDefault="007C71EE">
      <w:pPr>
        <w:pStyle w:val="a"/>
        <w:jc w:val="center"/>
        <w:rPr>
          <w:rFonts w:hint="cs"/>
          <w:b/>
          <w:bCs/>
          <w:rtl/>
        </w:rPr>
      </w:pPr>
      <w:r>
        <w:rPr>
          <w:rFonts w:hint="cs"/>
          <w:b/>
          <w:bCs/>
          <w:rtl/>
        </w:rPr>
        <w:t>הצבעה</w:t>
      </w:r>
    </w:p>
    <w:p w14:paraId="740F87EA" w14:textId="77777777" w:rsidR="00000000" w:rsidRDefault="007C71EE">
      <w:pPr>
        <w:pStyle w:val="a"/>
        <w:jc w:val="center"/>
        <w:rPr>
          <w:rFonts w:hint="cs"/>
          <w:b/>
          <w:bCs/>
          <w:rtl/>
        </w:rPr>
      </w:pPr>
    </w:p>
    <w:p w14:paraId="12DE0C7A" w14:textId="77777777" w:rsidR="00000000" w:rsidRDefault="007C71EE">
      <w:pPr>
        <w:pStyle w:val="a"/>
        <w:jc w:val="center"/>
        <w:rPr>
          <w:rFonts w:hint="cs"/>
          <w:rtl/>
        </w:rPr>
      </w:pPr>
      <w:r>
        <w:rPr>
          <w:rFonts w:hint="cs"/>
          <w:rtl/>
        </w:rPr>
        <w:t xml:space="preserve">ההסתייגות של חבר הכנסת עמרם מצנע לסעיף 3(ב) לא נתקבלה. </w:t>
      </w:r>
    </w:p>
    <w:p w14:paraId="6B917085" w14:textId="77777777" w:rsidR="00000000" w:rsidRDefault="007C71EE">
      <w:pPr>
        <w:pStyle w:val="a"/>
        <w:jc w:val="center"/>
        <w:rPr>
          <w:rFonts w:hint="cs"/>
          <w:rtl/>
        </w:rPr>
      </w:pPr>
    </w:p>
    <w:p w14:paraId="4596941B" w14:textId="77777777" w:rsidR="00000000" w:rsidRDefault="007C71EE">
      <w:pPr>
        <w:pStyle w:val="ad"/>
        <w:rPr>
          <w:rtl/>
        </w:rPr>
      </w:pPr>
      <w:r>
        <w:rPr>
          <w:rtl/>
        </w:rPr>
        <w:t>היו"ר ראובן ריבלין:</w:t>
      </w:r>
    </w:p>
    <w:p w14:paraId="3CBC97F7" w14:textId="77777777" w:rsidR="00000000" w:rsidRDefault="007C71EE">
      <w:pPr>
        <w:pStyle w:val="a"/>
        <w:rPr>
          <w:rtl/>
        </w:rPr>
      </w:pPr>
    </w:p>
    <w:p w14:paraId="2A1EB580" w14:textId="77777777" w:rsidR="00000000" w:rsidRDefault="007C71EE">
      <w:pPr>
        <w:pStyle w:val="a"/>
        <w:rPr>
          <w:rFonts w:hint="cs"/>
          <w:rtl/>
        </w:rPr>
      </w:pPr>
      <w:r>
        <w:rPr>
          <w:rFonts w:hint="cs"/>
          <w:rtl/>
        </w:rPr>
        <w:t xml:space="preserve">מצנע - לא עברה. </w:t>
      </w:r>
    </w:p>
    <w:p w14:paraId="7725B003" w14:textId="77777777" w:rsidR="00000000" w:rsidRDefault="007C71EE">
      <w:pPr>
        <w:pStyle w:val="a"/>
        <w:rPr>
          <w:rFonts w:hint="cs"/>
          <w:rtl/>
        </w:rPr>
      </w:pPr>
    </w:p>
    <w:p w14:paraId="7BDE4BFC" w14:textId="77777777" w:rsidR="00000000" w:rsidRDefault="007C71EE">
      <w:pPr>
        <w:pStyle w:val="a"/>
        <w:rPr>
          <w:rFonts w:hint="cs"/>
          <w:rtl/>
        </w:rPr>
      </w:pPr>
      <w:r>
        <w:rPr>
          <w:rFonts w:hint="cs"/>
          <w:rtl/>
        </w:rPr>
        <w:t xml:space="preserve">חבר הכנסת בן-אליעזר אינו נוכח. </w:t>
      </w:r>
    </w:p>
    <w:p w14:paraId="1A160E24" w14:textId="77777777" w:rsidR="00000000" w:rsidRDefault="007C71EE">
      <w:pPr>
        <w:pStyle w:val="a"/>
        <w:rPr>
          <w:rFonts w:hint="cs"/>
          <w:rtl/>
        </w:rPr>
      </w:pPr>
    </w:p>
    <w:p w14:paraId="5B293DD7" w14:textId="77777777" w:rsidR="00000000" w:rsidRDefault="007C71EE">
      <w:pPr>
        <w:pStyle w:val="a"/>
        <w:rPr>
          <w:rFonts w:hint="cs"/>
          <w:rtl/>
        </w:rPr>
      </w:pPr>
      <w:r>
        <w:rPr>
          <w:rFonts w:hint="cs"/>
          <w:rtl/>
        </w:rPr>
        <w:t>חבר הכנס</w:t>
      </w:r>
      <w:r>
        <w:rPr>
          <w:rFonts w:hint="cs"/>
          <w:rtl/>
        </w:rPr>
        <w:t>ת שמעון פרס - מי בעד? תודה. מי נגד? תודה. מי נמנע? תודה.</w:t>
      </w:r>
    </w:p>
    <w:p w14:paraId="583634E0" w14:textId="77777777" w:rsidR="00000000" w:rsidRDefault="007C71EE">
      <w:pPr>
        <w:pStyle w:val="a"/>
        <w:rPr>
          <w:rFonts w:hint="cs"/>
          <w:rtl/>
        </w:rPr>
      </w:pPr>
    </w:p>
    <w:p w14:paraId="32975210" w14:textId="77777777" w:rsidR="00000000" w:rsidRDefault="007C71EE">
      <w:pPr>
        <w:pStyle w:val="a"/>
        <w:jc w:val="center"/>
        <w:rPr>
          <w:rFonts w:hint="cs"/>
          <w:b/>
          <w:bCs/>
          <w:rtl/>
        </w:rPr>
      </w:pPr>
      <w:r>
        <w:rPr>
          <w:rFonts w:hint="cs"/>
          <w:b/>
          <w:bCs/>
          <w:rtl/>
        </w:rPr>
        <w:t>הצבעה</w:t>
      </w:r>
    </w:p>
    <w:p w14:paraId="7233FDBC" w14:textId="77777777" w:rsidR="00000000" w:rsidRDefault="007C71EE">
      <w:pPr>
        <w:pStyle w:val="a"/>
        <w:rPr>
          <w:rFonts w:hint="cs"/>
          <w:rtl/>
        </w:rPr>
      </w:pPr>
    </w:p>
    <w:p w14:paraId="4F9A11E7" w14:textId="77777777" w:rsidR="00000000" w:rsidRDefault="007C71EE">
      <w:pPr>
        <w:pStyle w:val="a"/>
        <w:jc w:val="center"/>
        <w:rPr>
          <w:rFonts w:hint="cs"/>
          <w:rtl/>
        </w:rPr>
      </w:pPr>
      <w:r>
        <w:rPr>
          <w:rFonts w:hint="cs"/>
          <w:rtl/>
        </w:rPr>
        <w:t>ההסתייגות של חבר הכנסת שמעון פרס לסעיף 3(ב) לא נתקבלה.</w:t>
      </w:r>
    </w:p>
    <w:p w14:paraId="64ADA774" w14:textId="77777777" w:rsidR="00000000" w:rsidRDefault="007C71EE">
      <w:pPr>
        <w:pStyle w:val="a"/>
        <w:jc w:val="center"/>
        <w:rPr>
          <w:rFonts w:hint="cs"/>
          <w:rtl/>
        </w:rPr>
      </w:pPr>
    </w:p>
    <w:p w14:paraId="74FDF37D" w14:textId="77777777" w:rsidR="00000000" w:rsidRDefault="007C71EE">
      <w:pPr>
        <w:pStyle w:val="ad"/>
        <w:rPr>
          <w:rtl/>
        </w:rPr>
      </w:pPr>
      <w:r>
        <w:rPr>
          <w:rtl/>
        </w:rPr>
        <w:t>היו"ר ראובן ריבלין:</w:t>
      </w:r>
    </w:p>
    <w:p w14:paraId="4D730742" w14:textId="77777777" w:rsidR="00000000" w:rsidRDefault="007C71EE">
      <w:pPr>
        <w:pStyle w:val="a"/>
        <w:rPr>
          <w:rtl/>
        </w:rPr>
      </w:pPr>
    </w:p>
    <w:p w14:paraId="50EA4AC3" w14:textId="77777777" w:rsidR="00000000" w:rsidRDefault="007C71EE">
      <w:pPr>
        <w:pStyle w:val="a"/>
        <w:rPr>
          <w:rFonts w:hint="cs"/>
          <w:rtl/>
        </w:rPr>
      </w:pPr>
      <w:r>
        <w:rPr>
          <w:rFonts w:hint="cs"/>
          <w:rtl/>
        </w:rPr>
        <w:t>פרס - לא עברה.</w:t>
      </w:r>
    </w:p>
    <w:p w14:paraId="4743083C" w14:textId="77777777" w:rsidR="00000000" w:rsidRDefault="007C71EE">
      <w:pPr>
        <w:pStyle w:val="a"/>
        <w:rPr>
          <w:rFonts w:hint="cs"/>
          <w:rtl/>
        </w:rPr>
      </w:pPr>
    </w:p>
    <w:p w14:paraId="719FC720" w14:textId="77777777" w:rsidR="00000000" w:rsidRDefault="007C71EE">
      <w:pPr>
        <w:pStyle w:val="ac"/>
        <w:rPr>
          <w:rtl/>
        </w:rPr>
      </w:pPr>
      <w:r>
        <w:rPr>
          <w:rFonts w:hint="eastAsia"/>
          <w:rtl/>
        </w:rPr>
        <w:t>חיים</w:t>
      </w:r>
      <w:r>
        <w:rPr>
          <w:rtl/>
        </w:rPr>
        <w:t xml:space="preserve"> אורון (מרצ):</w:t>
      </w:r>
    </w:p>
    <w:p w14:paraId="19A714F5" w14:textId="77777777" w:rsidR="00000000" w:rsidRDefault="007C71EE">
      <w:pPr>
        <w:pStyle w:val="a"/>
        <w:rPr>
          <w:rFonts w:hint="cs"/>
          <w:rtl/>
        </w:rPr>
      </w:pPr>
    </w:p>
    <w:p w14:paraId="39DBB812" w14:textId="77777777" w:rsidR="00000000" w:rsidRDefault="007C71EE">
      <w:pPr>
        <w:pStyle w:val="a"/>
        <w:rPr>
          <w:rFonts w:hint="cs"/>
          <w:rtl/>
        </w:rPr>
      </w:pPr>
      <w:r>
        <w:rPr>
          <w:rFonts w:hint="cs"/>
          <w:rtl/>
        </w:rPr>
        <w:t>איך יכול להיות? יש כאן הודעה פוליטית.</w:t>
      </w:r>
    </w:p>
    <w:p w14:paraId="3D3165CD" w14:textId="77777777" w:rsidR="00000000" w:rsidRDefault="007C71EE">
      <w:pPr>
        <w:pStyle w:val="a"/>
        <w:rPr>
          <w:rFonts w:hint="cs"/>
          <w:rtl/>
        </w:rPr>
      </w:pPr>
    </w:p>
    <w:p w14:paraId="2B1B4C74" w14:textId="77777777" w:rsidR="00000000" w:rsidRDefault="007C71EE">
      <w:pPr>
        <w:pStyle w:val="ad"/>
        <w:rPr>
          <w:rtl/>
        </w:rPr>
      </w:pPr>
      <w:r>
        <w:rPr>
          <w:rtl/>
        </w:rPr>
        <w:t>היו"ר ראובן ריבלין:</w:t>
      </w:r>
    </w:p>
    <w:p w14:paraId="5150D5F5" w14:textId="77777777" w:rsidR="00000000" w:rsidRDefault="007C71EE">
      <w:pPr>
        <w:pStyle w:val="a"/>
        <w:rPr>
          <w:rtl/>
        </w:rPr>
      </w:pPr>
    </w:p>
    <w:p w14:paraId="252CED59" w14:textId="77777777" w:rsidR="00000000" w:rsidRDefault="007C71EE">
      <w:pPr>
        <w:pStyle w:val="a"/>
        <w:rPr>
          <w:rFonts w:hint="cs"/>
          <w:rtl/>
        </w:rPr>
      </w:pPr>
      <w:r>
        <w:rPr>
          <w:rFonts w:hint="cs"/>
          <w:rtl/>
        </w:rPr>
        <w:t>רבותי, אני מודיע לכ</w:t>
      </w:r>
      <w:r>
        <w:rPr>
          <w:rFonts w:hint="cs"/>
          <w:rtl/>
        </w:rPr>
        <w:t>ם, אם מישהו לא מבין אותי נכון, אז כשאני אומר: פרס - לא עברה, הכוונה שהצעת שמעון פרס לא עברה. זה כדי לקצר.</w:t>
      </w:r>
    </w:p>
    <w:p w14:paraId="479A44E6" w14:textId="77777777" w:rsidR="00000000" w:rsidRDefault="007C71EE">
      <w:pPr>
        <w:pStyle w:val="a"/>
        <w:rPr>
          <w:rFonts w:hint="cs"/>
          <w:rtl/>
        </w:rPr>
      </w:pPr>
    </w:p>
    <w:p w14:paraId="04521608" w14:textId="77777777" w:rsidR="00000000" w:rsidRDefault="007C71EE">
      <w:pPr>
        <w:pStyle w:val="a"/>
        <w:rPr>
          <w:rFonts w:hint="cs"/>
          <w:rtl/>
        </w:rPr>
      </w:pPr>
      <w:r>
        <w:rPr>
          <w:rFonts w:hint="cs"/>
          <w:rtl/>
        </w:rPr>
        <w:t>חבר הכנסת מתן וילנאי - מי בעד? תודה. מי נגד? תודה. מי נמנע? תודה.</w:t>
      </w:r>
    </w:p>
    <w:p w14:paraId="5C23E8A7" w14:textId="77777777" w:rsidR="00000000" w:rsidRDefault="007C71EE">
      <w:pPr>
        <w:pStyle w:val="a"/>
        <w:rPr>
          <w:rFonts w:hint="cs"/>
          <w:rtl/>
        </w:rPr>
      </w:pPr>
    </w:p>
    <w:p w14:paraId="68A12DE6" w14:textId="77777777" w:rsidR="00000000" w:rsidRDefault="007C71EE">
      <w:pPr>
        <w:pStyle w:val="a"/>
        <w:jc w:val="center"/>
        <w:rPr>
          <w:rFonts w:hint="cs"/>
          <w:b/>
          <w:bCs/>
          <w:rtl/>
        </w:rPr>
      </w:pPr>
      <w:r>
        <w:rPr>
          <w:rFonts w:hint="cs"/>
          <w:b/>
          <w:bCs/>
          <w:rtl/>
        </w:rPr>
        <w:t>הצבעה</w:t>
      </w:r>
    </w:p>
    <w:p w14:paraId="0A6ACB97" w14:textId="77777777" w:rsidR="00000000" w:rsidRDefault="007C71EE">
      <w:pPr>
        <w:pStyle w:val="a"/>
        <w:jc w:val="center"/>
        <w:rPr>
          <w:rFonts w:hint="cs"/>
          <w:rtl/>
        </w:rPr>
      </w:pPr>
    </w:p>
    <w:p w14:paraId="3E111D13" w14:textId="77777777" w:rsidR="00000000" w:rsidRDefault="007C71EE">
      <w:pPr>
        <w:pStyle w:val="a"/>
        <w:jc w:val="center"/>
        <w:rPr>
          <w:rFonts w:hint="cs"/>
          <w:rtl/>
        </w:rPr>
      </w:pPr>
      <w:r>
        <w:rPr>
          <w:rFonts w:hint="cs"/>
          <w:rtl/>
        </w:rPr>
        <w:t>ההסתייגות של חבר הכנסת מתן וילנאי לסעיף 3(ב) לא נתקבלה.</w:t>
      </w:r>
    </w:p>
    <w:p w14:paraId="319524BD" w14:textId="77777777" w:rsidR="00000000" w:rsidRDefault="007C71EE">
      <w:pPr>
        <w:pStyle w:val="a"/>
        <w:jc w:val="center"/>
        <w:rPr>
          <w:rFonts w:hint="cs"/>
          <w:rtl/>
        </w:rPr>
      </w:pPr>
    </w:p>
    <w:p w14:paraId="41AF4166" w14:textId="77777777" w:rsidR="00000000" w:rsidRDefault="007C71EE">
      <w:pPr>
        <w:pStyle w:val="ad"/>
        <w:rPr>
          <w:rtl/>
        </w:rPr>
      </w:pPr>
      <w:r>
        <w:rPr>
          <w:rtl/>
        </w:rPr>
        <w:t>היו"ר ראובן ריבלין</w:t>
      </w:r>
      <w:r>
        <w:rPr>
          <w:rtl/>
        </w:rPr>
        <w:t>:</w:t>
      </w:r>
    </w:p>
    <w:p w14:paraId="7B6CBE9E" w14:textId="77777777" w:rsidR="00000000" w:rsidRDefault="007C71EE">
      <w:pPr>
        <w:pStyle w:val="a"/>
        <w:rPr>
          <w:rtl/>
        </w:rPr>
      </w:pPr>
    </w:p>
    <w:p w14:paraId="15D9A811" w14:textId="77777777" w:rsidR="00000000" w:rsidRDefault="007C71EE">
      <w:pPr>
        <w:pStyle w:val="a"/>
        <w:rPr>
          <w:rFonts w:hint="cs"/>
          <w:rtl/>
        </w:rPr>
      </w:pPr>
      <w:r>
        <w:rPr>
          <w:rFonts w:hint="cs"/>
          <w:rtl/>
        </w:rPr>
        <w:t xml:space="preserve">וילנאי - לא עברה. </w:t>
      </w:r>
    </w:p>
    <w:p w14:paraId="5A11409B" w14:textId="77777777" w:rsidR="00000000" w:rsidRDefault="007C71EE">
      <w:pPr>
        <w:pStyle w:val="a"/>
        <w:rPr>
          <w:rFonts w:hint="cs"/>
          <w:rtl/>
        </w:rPr>
      </w:pPr>
    </w:p>
    <w:p w14:paraId="62E86F7F" w14:textId="77777777" w:rsidR="00000000" w:rsidRDefault="007C71EE">
      <w:pPr>
        <w:pStyle w:val="a"/>
        <w:rPr>
          <w:rFonts w:hint="cs"/>
          <w:rtl/>
        </w:rPr>
      </w:pPr>
      <w:r>
        <w:rPr>
          <w:rFonts w:hint="cs"/>
          <w:rtl/>
        </w:rPr>
        <w:t>דליה איציק - מי בעד? תודה. מי נגד? תודה. מי נמנע? תודה.</w:t>
      </w:r>
    </w:p>
    <w:p w14:paraId="0A0A3847" w14:textId="77777777" w:rsidR="00000000" w:rsidRDefault="007C71EE">
      <w:pPr>
        <w:pStyle w:val="a"/>
        <w:rPr>
          <w:rFonts w:hint="cs"/>
          <w:rtl/>
        </w:rPr>
      </w:pPr>
    </w:p>
    <w:p w14:paraId="451DA6CD" w14:textId="77777777" w:rsidR="00000000" w:rsidRDefault="007C71EE">
      <w:pPr>
        <w:pStyle w:val="a"/>
        <w:jc w:val="center"/>
        <w:rPr>
          <w:rFonts w:hint="cs"/>
          <w:b/>
          <w:bCs/>
          <w:rtl/>
        </w:rPr>
      </w:pPr>
      <w:r>
        <w:rPr>
          <w:rFonts w:hint="cs"/>
          <w:b/>
          <w:bCs/>
          <w:rtl/>
        </w:rPr>
        <w:t>הצבעה</w:t>
      </w:r>
    </w:p>
    <w:p w14:paraId="1D94EA5B" w14:textId="77777777" w:rsidR="00000000" w:rsidRDefault="007C71EE">
      <w:pPr>
        <w:pStyle w:val="a"/>
        <w:jc w:val="center"/>
        <w:rPr>
          <w:rFonts w:hint="cs"/>
          <w:rtl/>
        </w:rPr>
      </w:pPr>
    </w:p>
    <w:p w14:paraId="74EF5D67" w14:textId="77777777" w:rsidR="00000000" w:rsidRDefault="007C71EE">
      <w:pPr>
        <w:pStyle w:val="a"/>
        <w:jc w:val="center"/>
        <w:rPr>
          <w:rFonts w:hint="cs"/>
          <w:rtl/>
        </w:rPr>
      </w:pPr>
      <w:r>
        <w:rPr>
          <w:rFonts w:hint="cs"/>
          <w:rtl/>
        </w:rPr>
        <w:t>ההסתייגות של חברת הכנסת דליה איציק לסעיף  3(ב) לא נתקבלה.</w:t>
      </w:r>
    </w:p>
    <w:p w14:paraId="1DDF290A" w14:textId="77777777" w:rsidR="00000000" w:rsidRDefault="007C71EE">
      <w:pPr>
        <w:pStyle w:val="a"/>
        <w:rPr>
          <w:rFonts w:hint="cs"/>
          <w:rtl/>
        </w:rPr>
      </w:pPr>
    </w:p>
    <w:p w14:paraId="15361869" w14:textId="77777777" w:rsidR="00000000" w:rsidRDefault="007C71EE">
      <w:pPr>
        <w:pStyle w:val="ad"/>
        <w:rPr>
          <w:rtl/>
        </w:rPr>
      </w:pPr>
      <w:r>
        <w:rPr>
          <w:rtl/>
        </w:rPr>
        <w:t>היו"ר ראובן ריבלין:</w:t>
      </w:r>
    </w:p>
    <w:p w14:paraId="57533B53" w14:textId="77777777" w:rsidR="00000000" w:rsidRDefault="007C71EE">
      <w:pPr>
        <w:pStyle w:val="a"/>
        <w:rPr>
          <w:rtl/>
        </w:rPr>
      </w:pPr>
    </w:p>
    <w:p w14:paraId="2F17CE6C" w14:textId="77777777" w:rsidR="00000000" w:rsidRDefault="007C71EE">
      <w:pPr>
        <w:pStyle w:val="a"/>
        <w:rPr>
          <w:rFonts w:hint="cs"/>
          <w:rtl/>
        </w:rPr>
      </w:pPr>
      <w:r>
        <w:rPr>
          <w:rFonts w:hint="cs"/>
          <w:rtl/>
        </w:rPr>
        <w:t xml:space="preserve">איציק - לא עברה. </w:t>
      </w:r>
    </w:p>
    <w:p w14:paraId="3F56D4F5" w14:textId="77777777" w:rsidR="00000000" w:rsidRDefault="007C71EE">
      <w:pPr>
        <w:pStyle w:val="a"/>
        <w:rPr>
          <w:rFonts w:hint="cs"/>
          <w:rtl/>
        </w:rPr>
      </w:pPr>
    </w:p>
    <w:p w14:paraId="01349F0A" w14:textId="77777777" w:rsidR="00000000" w:rsidRDefault="007C71EE">
      <w:pPr>
        <w:pStyle w:val="a"/>
        <w:rPr>
          <w:rFonts w:hint="cs"/>
          <w:rtl/>
        </w:rPr>
      </w:pPr>
      <w:r>
        <w:rPr>
          <w:rFonts w:hint="cs"/>
          <w:rtl/>
        </w:rPr>
        <w:t xml:space="preserve">חבר הכנסת פינס - אינו נוכח. </w:t>
      </w:r>
    </w:p>
    <w:p w14:paraId="5AC5E28D" w14:textId="77777777" w:rsidR="00000000" w:rsidRDefault="007C71EE">
      <w:pPr>
        <w:pStyle w:val="a"/>
        <w:rPr>
          <w:rFonts w:hint="cs"/>
          <w:rtl/>
        </w:rPr>
      </w:pPr>
    </w:p>
    <w:p w14:paraId="74912399" w14:textId="77777777" w:rsidR="00000000" w:rsidRDefault="007C71EE">
      <w:pPr>
        <w:pStyle w:val="ac"/>
        <w:rPr>
          <w:rtl/>
        </w:rPr>
      </w:pPr>
      <w:r>
        <w:rPr>
          <w:rFonts w:hint="eastAsia"/>
          <w:rtl/>
        </w:rPr>
        <w:t>דליה</w:t>
      </w:r>
      <w:r>
        <w:rPr>
          <w:rtl/>
        </w:rPr>
        <w:t xml:space="preserve"> איציק (העבודה-מימד):</w:t>
      </w:r>
    </w:p>
    <w:p w14:paraId="7F0F8ADB" w14:textId="77777777" w:rsidR="00000000" w:rsidRDefault="007C71EE">
      <w:pPr>
        <w:pStyle w:val="a"/>
        <w:rPr>
          <w:rFonts w:hint="cs"/>
          <w:rtl/>
        </w:rPr>
      </w:pPr>
    </w:p>
    <w:p w14:paraId="124EF184" w14:textId="77777777" w:rsidR="00000000" w:rsidRDefault="007C71EE">
      <w:pPr>
        <w:pStyle w:val="a"/>
        <w:rPr>
          <w:rFonts w:hint="cs"/>
          <w:rtl/>
        </w:rPr>
      </w:pPr>
      <w:r>
        <w:rPr>
          <w:rFonts w:hint="cs"/>
          <w:rtl/>
        </w:rPr>
        <w:t>אני מבקשת שתג</w:t>
      </w:r>
      <w:r>
        <w:rPr>
          <w:rFonts w:hint="cs"/>
          <w:rtl/>
        </w:rPr>
        <w:t xml:space="preserve">יד דליה איציק, חושבים שזה איציק מרדכי. </w:t>
      </w:r>
    </w:p>
    <w:p w14:paraId="79941577" w14:textId="77777777" w:rsidR="00000000" w:rsidRDefault="007C71EE">
      <w:pPr>
        <w:pStyle w:val="a"/>
        <w:rPr>
          <w:rFonts w:hint="cs"/>
          <w:rtl/>
        </w:rPr>
      </w:pPr>
    </w:p>
    <w:p w14:paraId="41085F21" w14:textId="77777777" w:rsidR="00000000" w:rsidRDefault="007C71EE">
      <w:pPr>
        <w:pStyle w:val="ad"/>
        <w:rPr>
          <w:rtl/>
        </w:rPr>
      </w:pPr>
      <w:r>
        <w:rPr>
          <w:rtl/>
        </w:rPr>
        <w:t>היו"ר ראובן ריבלין:</w:t>
      </w:r>
    </w:p>
    <w:p w14:paraId="79365A37" w14:textId="77777777" w:rsidR="00000000" w:rsidRDefault="007C71EE">
      <w:pPr>
        <w:pStyle w:val="a"/>
        <w:rPr>
          <w:rtl/>
        </w:rPr>
      </w:pPr>
    </w:p>
    <w:p w14:paraId="352FD908" w14:textId="77777777" w:rsidR="00000000" w:rsidRDefault="007C71EE">
      <w:pPr>
        <w:pStyle w:val="a"/>
        <w:rPr>
          <w:rFonts w:hint="cs"/>
          <w:rtl/>
        </w:rPr>
      </w:pPr>
      <w:r>
        <w:rPr>
          <w:rFonts w:hint="cs"/>
          <w:rtl/>
        </w:rPr>
        <w:t xml:space="preserve">חבר הכנסת סנה - לא נוכח. </w:t>
      </w:r>
    </w:p>
    <w:p w14:paraId="07A5D4DD" w14:textId="77777777" w:rsidR="00000000" w:rsidRDefault="007C71EE">
      <w:pPr>
        <w:pStyle w:val="a"/>
        <w:rPr>
          <w:rFonts w:hint="cs"/>
          <w:rtl/>
        </w:rPr>
      </w:pPr>
    </w:p>
    <w:p w14:paraId="7FE3C44D" w14:textId="77777777" w:rsidR="00000000" w:rsidRDefault="007C71EE">
      <w:pPr>
        <w:pStyle w:val="a"/>
        <w:rPr>
          <w:rFonts w:hint="cs"/>
          <w:rtl/>
        </w:rPr>
      </w:pPr>
      <w:r>
        <w:rPr>
          <w:rFonts w:hint="cs"/>
          <w:rtl/>
        </w:rPr>
        <w:t>חברת הכנסת יולי תמיר - מי בעד הצעת תמיר? תודה. מי נגד? תודה. מי נמנע? תודה.</w:t>
      </w:r>
    </w:p>
    <w:p w14:paraId="5FEEA9A5" w14:textId="77777777" w:rsidR="00000000" w:rsidRDefault="007C71EE">
      <w:pPr>
        <w:pStyle w:val="a"/>
        <w:rPr>
          <w:rFonts w:hint="cs"/>
          <w:rtl/>
        </w:rPr>
      </w:pPr>
    </w:p>
    <w:p w14:paraId="61EEF987" w14:textId="77777777" w:rsidR="00000000" w:rsidRDefault="007C71EE">
      <w:pPr>
        <w:pStyle w:val="a"/>
        <w:jc w:val="center"/>
        <w:rPr>
          <w:rFonts w:hint="cs"/>
          <w:b/>
          <w:bCs/>
          <w:rtl/>
        </w:rPr>
      </w:pPr>
      <w:r>
        <w:rPr>
          <w:rFonts w:hint="cs"/>
          <w:b/>
          <w:bCs/>
          <w:rtl/>
        </w:rPr>
        <w:t>הצבעה</w:t>
      </w:r>
    </w:p>
    <w:p w14:paraId="27E7A109" w14:textId="77777777" w:rsidR="00000000" w:rsidRDefault="007C71EE">
      <w:pPr>
        <w:pStyle w:val="a"/>
        <w:rPr>
          <w:rFonts w:hint="cs"/>
          <w:rtl/>
        </w:rPr>
      </w:pPr>
    </w:p>
    <w:p w14:paraId="7C19ACCF" w14:textId="77777777" w:rsidR="00000000" w:rsidRDefault="007C71EE">
      <w:pPr>
        <w:pStyle w:val="a"/>
        <w:jc w:val="center"/>
        <w:rPr>
          <w:rFonts w:hint="cs"/>
          <w:rtl/>
        </w:rPr>
      </w:pPr>
      <w:r>
        <w:rPr>
          <w:rFonts w:hint="cs"/>
          <w:rtl/>
        </w:rPr>
        <w:t>ההסתייגות של חברת הכנסת יולי תמיר לסעיף  3(ב) לא נתקבלה.</w:t>
      </w:r>
    </w:p>
    <w:p w14:paraId="0007798A" w14:textId="77777777" w:rsidR="00000000" w:rsidRDefault="007C71EE">
      <w:pPr>
        <w:pStyle w:val="a"/>
        <w:jc w:val="center"/>
        <w:rPr>
          <w:rFonts w:hint="cs"/>
          <w:rtl/>
        </w:rPr>
      </w:pPr>
    </w:p>
    <w:p w14:paraId="39CE4BD2" w14:textId="77777777" w:rsidR="00000000" w:rsidRDefault="007C71EE">
      <w:pPr>
        <w:pStyle w:val="ad"/>
        <w:rPr>
          <w:rtl/>
        </w:rPr>
      </w:pPr>
      <w:r>
        <w:rPr>
          <w:rtl/>
        </w:rPr>
        <w:t>היו"ר ראובן ריבלין:</w:t>
      </w:r>
    </w:p>
    <w:p w14:paraId="3A3F82F8" w14:textId="77777777" w:rsidR="00000000" w:rsidRDefault="007C71EE">
      <w:pPr>
        <w:pStyle w:val="a"/>
        <w:rPr>
          <w:rtl/>
        </w:rPr>
      </w:pPr>
    </w:p>
    <w:p w14:paraId="319036BE" w14:textId="77777777" w:rsidR="00000000" w:rsidRDefault="007C71EE">
      <w:pPr>
        <w:pStyle w:val="a"/>
        <w:rPr>
          <w:rFonts w:hint="cs"/>
          <w:rtl/>
        </w:rPr>
      </w:pPr>
      <w:r>
        <w:rPr>
          <w:rFonts w:hint="cs"/>
          <w:rtl/>
        </w:rPr>
        <w:t>הצעת</w:t>
      </w:r>
      <w:r>
        <w:rPr>
          <w:rFonts w:hint="cs"/>
          <w:rtl/>
        </w:rPr>
        <w:t xml:space="preserve"> תמיר לא עברה. </w:t>
      </w:r>
    </w:p>
    <w:p w14:paraId="0490D7EA" w14:textId="77777777" w:rsidR="00000000" w:rsidRDefault="007C71EE">
      <w:pPr>
        <w:pStyle w:val="a"/>
        <w:rPr>
          <w:rFonts w:hint="cs"/>
          <w:rtl/>
        </w:rPr>
      </w:pPr>
    </w:p>
    <w:p w14:paraId="43B7EB06" w14:textId="77777777" w:rsidR="00000000" w:rsidRDefault="007C71EE">
      <w:pPr>
        <w:pStyle w:val="ac"/>
        <w:rPr>
          <w:rtl/>
        </w:rPr>
      </w:pPr>
      <w:r>
        <w:rPr>
          <w:rFonts w:hint="eastAsia"/>
          <w:rtl/>
        </w:rPr>
        <w:t>אפרים</w:t>
      </w:r>
      <w:r>
        <w:rPr>
          <w:rtl/>
        </w:rPr>
        <w:t xml:space="preserve"> סנה (העבודה-מימד):</w:t>
      </w:r>
    </w:p>
    <w:p w14:paraId="01C015CF" w14:textId="77777777" w:rsidR="00000000" w:rsidRDefault="007C71EE">
      <w:pPr>
        <w:pStyle w:val="a"/>
        <w:rPr>
          <w:rFonts w:hint="cs"/>
          <w:rtl/>
        </w:rPr>
      </w:pPr>
    </w:p>
    <w:p w14:paraId="41114465" w14:textId="77777777" w:rsidR="00000000" w:rsidRDefault="007C71EE">
      <w:pPr>
        <w:pStyle w:val="a"/>
        <w:rPr>
          <w:rFonts w:hint="cs"/>
          <w:rtl/>
        </w:rPr>
      </w:pPr>
      <w:r>
        <w:rPr>
          <w:rFonts w:hint="cs"/>
          <w:rtl/>
        </w:rPr>
        <w:t xml:space="preserve">עשיתי דיאטה, אבל אני עדיין נראה. </w:t>
      </w:r>
    </w:p>
    <w:p w14:paraId="4E79B840" w14:textId="77777777" w:rsidR="00000000" w:rsidRDefault="007C71EE">
      <w:pPr>
        <w:pStyle w:val="a"/>
        <w:rPr>
          <w:rFonts w:hint="cs"/>
          <w:rtl/>
        </w:rPr>
      </w:pPr>
    </w:p>
    <w:p w14:paraId="2E9E4CC3" w14:textId="77777777" w:rsidR="00000000" w:rsidRDefault="007C71EE">
      <w:pPr>
        <w:pStyle w:val="ad"/>
        <w:rPr>
          <w:rtl/>
        </w:rPr>
      </w:pPr>
      <w:r>
        <w:rPr>
          <w:rtl/>
        </w:rPr>
        <w:t>היו"ר ראובן ריבלין:</w:t>
      </w:r>
    </w:p>
    <w:p w14:paraId="09F3A2B2" w14:textId="77777777" w:rsidR="00000000" w:rsidRDefault="007C71EE">
      <w:pPr>
        <w:pStyle w:val="a"/>
        <w:rPr>
          <w:rtl/>
        </w:rPr>
      </w:pPr>
    </w:p>
    <w:p w14:paraId="62B52F93" w14:textId="77777777" w:rsidR="00000000" w:rsidRDefault="007C71EE">
      <w:pPr>
        <w:pStyle w:val="a"/>
        <w:rPr>
          <w:rFonts w:hint="cs"/>
          <w:rtl/>
        </w:rPr>
      </w:pPr>
      <w:r>
        <w:rPr>
          <w:rFonts w:hint="cs"/>
          <w:rtl/>
        </w:rPr>
        <w:t xml:space="preserve">רק אם אתה במקומך. מי שלא במקומו, אני לא יכול - - - </w:t>
      </w:r>
    </w:p>
    <w:p w14:paraId="5BEEFAFC" w14:textId="77777777" w:rsidR="00000000" w:rsidRDefault="007C71EE">
      <w:pPr>
        <w:pStyle w:val="a"/>
        <w:rPr>
          <w:rFonts w:hint="cs"/>
          <w:rtl/>
        </w:rPr>
      </w:pPr>
    </w:p>
    <w:p w14:paraId="7A1F748D" w14:textId="77777777" w:rsidR="00000000" w:rsidRDefault="007C71EE">
      <w:pPr>
        <w:pStyle w:val="ac"/>
        <w:rPr>
          <w:rtl/>
        </w:rPr>
      </w:pPr>
      <w:r>
        <w:rPr>
          <w:rFonts w:hint="eastAsia"/>
          <w:rtl/>
        </w:rPr>
        <w:t>דליה</w:t>
      </w:r>
      <w:r>
        <w:rPr>
          <w:rtl/>
        </w:rPr>
        <w:t xml:space="preserve"> איציק (העבודה-מימד):</w:t>
      </w:r>
    </w:p>
    <w:p w14:paraId="23C751B7" w14:textId="77777777" w:rsidR="00000000" w:rsidRDefault="007C71EE">
      <w:pPr>
        <w:pStyle w:val="a"/>
        <w:rPr>
          <w:rFonts w:hint="cs"/>
          <w:rtl/>
        </w:rPr>
      </w:pPr>
    </w:p>
    <w:p w14:paraId="3096A323" w14:textId="77777777" w:rsidR="00000000" w:rsidRDefault="007C71EE">
      <w:pPr>
        <w:pStyle w:val="a"/>
        <w:rPr>
          <w:rFonts w:hint="cs"/>
          <w:rtl/>
        </w:rPr>
      </w:pPr>
      <w:r>
        <w:rPr>
          <w:rFonts w:hint="cs"/>
          <w:rtl/>
        </w:rPr>
        <w:t>אבל הוא היה.</w:t>
      </w:r>
    </w:p>
    <w:p w14:paraId="1DFD3E66" w14:textId="77777777" w:rsidR="00000000" w:rsidRDefault="007C71EE">
      <w:pPr>
        <w:pStyle w:val="a"/>
        <w:rPr>
          <w:rFonts w:hint="cs"/>
          <w:rtl/>
        </w:rPr>
      </w:pPr>
    </w:p>
    <w:p w14:paraId="174F89E0" w14:textId="77777777" w:rsidR="00000000" w:rsidRDefault="007C71EE">
      <w:pPr>
        <w:pStyle w:val="ad"/>
        <w:rPr>
          <w:rtl/>
        </w:rPr>
      </w:pPr>
      <w:r>
        <w:rPr>
          <w:rtl/>
        </w:rPr>
        <w:t>היו"ר ראובן ריבלין:</w:t>
      </w:r>
    </w:p>
    <w:p w14:paraId="61692067" w14:textId="77777777" w:rsidR="00000000" w:rsidRDefault="007C71EE">
      <w:pPr>
        <w:pStyle w:val="a"/>
        <w:rPr>
          <w:rtl/>
        </w:rPr>
      </w:pPr>
    </w:p>
    <w:p w14:paraId="190CFAF1" w14:textId="77777777" w:rsidR="00000000" w:rsidRDefault="007C71EE">
      <w:pPr>
        <w:pStyle w:val="a"/>
        <w:rPr>
          <w:rFonts w:hint="cs"/>
          <w:rtl/>
        </w:rPr>
      </w:pPr>
      <w:r>
        <w:rPr>
          <w:rFonts w:hint="cs"/>
          <w:rtl/>
        </w:rPr>
        <w:t>חבר הכנסת סנה, אני מודיע לך על-פי דעת רבים</w:t>
      </w:r>
      <w:r>
        <w:rPr>
          <w:rFonts w:hint="cs"/>
          <w:rtl/>
        </w:rPr>
        <w:t xml:space="preserve">, שגם לפני שעשית דיאטה נראית טוב. </w:t>
      </w:r>
    </w:p>
    <w:p w14:paraId="2203BC21" w14:textId="77777777" w:rsidR="00000000" w:rsidRDefault="007C71EE">
      <w:pPr>
        <w:pStyle w:val="a"/>
        <w:rPr>
          <w:rFonts w:hint="cs"/>
          <w:rtl/>
        </w:rPr>
      </w:pPr>
    </w:p>
    <w:p w14:paraId="045509E5" w14:textId="77777777" w:rsidR="00000000" w:rsidRDefault="007C71EE">
      <w:pPr>
        <w:pStyle w:val="a"/>
        <w:rPr>
          <w:rFonts w:hint="cs"/>
          <w:rtl/>
        </w:rPr>
      </w:pPr>
      <w:r>
        <w:rPr>
          <w:rFonts w:hint="cs"/>
          <w:rtl/>
        </w:rPr>
        <w:t>חבר הכנסת מלכיאור - מי בעד מלכיאור? תודה. מי נגד? תודה. מי נמנע? תודה.</w:t>
      </w:r>
    </w:p>
    <w:p w14:paraId="4D6949BE" w14:textId="77777777" w:rsidR="00000000" w:rsidRDefault="007C71EE">
      <w:pPr>
        <w:pStyle w:val="a"/>
        <w:rPr>
          <w:rFonts w:hint="cs"/>
          <w:rtl/>
        </w:rPr>
      </w:pPr>
    </w:p>
    <w:p w14:paraId="5B3ED6AA" w14:textId="77777777" w:rsidR="00000000" w:rsidRDefault="007C71EE">
      <w:pPr>
        <w:pStyle w:val="a"/>
        <w:jc w:val="center"/>
        <w:rPr>
          <w:rFonts w:hint="cs"/>
          <w:b/>
          <w:bCs/>
          <w:rtl/>
        </w:rPr>
      </w:pPr>
      <w:r>
        <w:rPr>
          <w:rFonts w:hint="cs"/>
          <w:b/>
          <w:bCs/>
          <w:rtl/>
        </w:rPr>
        <w:t>הצבעה</w:t>
      </w:r>
    </w:p>
    <w:p w14:paraId="14BE0D07" w14:textId="77777777" w:rsidR="00000000" w:rsidRDefault="007C71EE">
      <w:pPr>
        <w:pStyle w:val="a"/>
        <w:rPr>
          <w:rFonts w:hint="cs"/>
          <w:rtl/>
        </w:rPr>
      </w:pPr>
    </w:p>
    <w:p w14:paraId="5A069424" w14:textId="77777777" w:rsidR="00000000" w:rsidRDefault="007C71EE">
      <w:pPr>
        <w:pStyle w:val="a"/>
        <w:jc w:val="center"/>
        <w:rPr>
          <w:rFonts w:hint="cs"/>
          <w:rtl/>
        </w:rPr>
      </w:pPr>
      <w:r>
        <w:rPr>
          <w:rFonts w:hint="cs"/>
          <w:rtl/>
        </w:rPr>
        <w:t>ההסתייגות של חבר הכנסת מיכאל מלכיאור לסעיף 3(ב)  לא נתקבלה.</w:t>
      </w:r>
    </w:p>
    <w:p w14:paraId="496E17AC" w14:textId="77777777" w:rsidR="00000000" w:rsidRDefault="007C71EE">
      <w:pPr>
        <w:pStyle w:val="a"/>
        <w:rPr>
          <w:rFonts w:hint="cs"/>
          <w:rtl/>
        </w:rPr>
      </w:pPr>
    </w:p>
    <w:p w14:paraId="1F8EFF39" w14:textId="77777777" w:rsidR="00000000" w:rsidRDefault="007C71EE">
      <w:pPr>
        <w:pStyle w:val="ad"/>
        <w:rPr>
          <w:rtl/>
        </w:rPr>
      </w:pPr>
      <w:r>
        <w:rPr>
          <w:rtl/>
        </w:rPr>
        <w:t>היו"ר ראובן ריבלין:</w:t>
      </w:r>
    </w:p>
    <w:p w14:paraId="4BE1EA19" w14:textId="77777777" w:rsidR="00000000" w:rsidRDefault="007C71EE">
      <w:pPr>
        <w:pStyle w:val="a"/>
        <w:rPr>
          <w:rtl/>
        </w:rPr>
      </w:pPr>
    </w:p>
    <w:p w14:paraId="34DEAA5B" w14:textId="77777777" w:rsidR="00000000" w:rsidRDefault="007C71EE">
      <w:pPr>
        <w:pStyle w:val="a"/>
        <w:rPr>
          <w:rFonts w:hint="cs"/>
          <w:rtl/>
        </w:rPr>
      </w:pPr>
      <w:r>
        <w:rPr>
          <w:rFonts w:hint="cs"/>
          <w:rtl/>
        </w:rPr>
        <w:t xml:space="preserve">מלכיאור - לא עבר. </w:t>
      </w:r>
    </w:p>
    <w:p w14:paraId="5D3A46C3" w14:textId="77777777" w:rsidR="00000000" w:rsidRDefault="007C71EE">
      <w:pPr>
        <w:pStyle w:val="a"/>
        <w:rPr>
          <w:rFonts w:hint="cs"/>
          <w:rtl/>
        </w:rPr>
      </w:pPr>
    </w:p>
    <w:p w14:paraId="1FB9A1A6" w14:textId="77777777" w:rsidR="00000000" w:rsidRDefault="007C71EE">
      <w:pPr>
        <w:pStyle w:val="a"/>
        <w:rPr>
          <w:rFonts w:hint="cs"/>
          <w:rtl/>
        </w:rPr>
      </w:pPr>
      <w:r>
        <w:rPr>
          <w:rFonts w:hint="cs"/>
          <w:rtl/>
        </w:rPr>
        <w:t>יצחק הרצוג -  מי בעד? תודה. מי נגד? תוד</w:t>
      </w:r>
      <w:r>
        <w:rPr>
          <w:rFonts w:hint="cs"/>
          <w:rtl/>
        </w:rPr>
        <w:t>ה. מי נמנע? תודה.</w:t>
      </w:r>
    </w:p>
    <w:p w14:paraId="2F7B2BFB" w14:textId="77777777" w:rsidR="00000000" w:rsidRDefault="007C71EE">
      <w:pPr>
        <w:pStyle w:val="a"/>
        <w:rPr>
          <w:rFonts w:hint="cs"/>
          <w:rtl/>
        </w:rPr>
      </w:pPr>
    </w:p>
    <w:p w14:paraId="23530B63" w14:textId="77777777" w:rsidR="00000000" w:rsidRDefault="007C71EE">
      <w:pPr>
        <w:pStyle w:val="a"/>
        <w:jc w:val="center"/>
        <w:rPr>
          <w:rFonts w:hint="cs"/>
          <w:b/>
          <w:bCs/>
          <w:rtl/>
        </w:rPr>
      </w:pPr>
      <w:r>
        <w:rPr>
          <w:rFonts w:hint="cs"/>
          <w:b/>
          <w:bCs/>
          <w:rtl/>
        </w:rPr>
        <w:t>הצבעה</w:t>
      </w:r>
    </w:p>
    <w:p w14:paraId="43E88837" w14:textId="77777777" w:rsidR="00000000" w:rsidRDefault="007C71EE">
      <w:pPr>
        <w:pStyle w:val="a"/>
        <w:rPr>
          <w:rFonts w:hint="cs"/>
          <w:rtl/>
        </w:rPr>
      </w:pPr>
    </w:p>
    <w:p w14:paraId="4ABE891C" w14:textId="77777777" w:rsidR="00000000" w:rsidRDefault="007C71EE">
      <w:pPr>
        <w:pStyle w:val="a"/>
        <w:jc w:val="center"/>
        <w:rPr>
          <w:rFonts w:hint="cs"/>
          <w:rtl/>
        </w:rPr>
      </w:pPr>
      <w:r>
        <w:rPr>
          <w:rFonts w:hint="cs"/>
          <w:rtl/>
        </w:rPr>
        <w:t>ההסתייגות של חבר הכנסת יצחק הרצוג לסעיף  3(ב) לא נתקבלה.</w:t>
      </w:r>
    </w:p>
    <w:p w14:paraId="0A9EDCEE" w14:textId="77777777" w:rsidR="00000000" w:rsidRDefault="007C71EE">
      <w:pPr>
        <w:pStyle w:val="a"/>
        <w:rPr>
          <w:rFonts w:hint="cs"/>
          <w:rtl/>
        </w:rPr>
      </w:pPr>
    </w:p>
    <w:p w14:paraId="0B8E3D34" w14:textId="77777777" w:rsidR="00000000" w:rsidRDefault="007C71EE">
      <w:pPr>
        <w:pStyle w:val="ad"/>
        <w:rPr>
          <w:rtl/>
        </w:rPr>
      </w:pPr>
      <w:r>
        <w:rPr>
          <w:rtl/>
        </w:rPr>
        <w:t>היו"ר ראובן ריבלין:</w:t>
      </w:r>
    </w:p>
    <w:p w14:paraId="6ACEA3D8" w14:textId="77777777" w:rsidR="00000000" w:rsidRDefault="007C71EE">
      <w:pPr>
        <w:pStyle w:val="a"/>
        <w:rPr>
          <w:rtl/>
        </w:rPr>
      </w:pPr>
    </w:p>
    <w:p w14:paraId="147078E7" w14:textId="77777777" w:rsidR="00000000" w:rsidRDefault="007C71EE">
      <w:pPr>
        <w:pStyle w:val="a"/>
        <w:rPr>
          <w:rFonts w:hint="cs"/>
          <w:rtl/>
        </w:rPr>
      </w:pPr>
      <w:r>
        <w:rPr>
          <w:rFonts w:hint="cs"/>
          <w:rtl/>
        </w:rPr>
        <w:t>ההסתייגות של הרצוג לא עברה.</w:t>
      </w:r>
    </w:p>
    <w:p w14:paraId="39DAEAE5" w14:textId="77777777" w:rsidR="00000000" w:rsidRDefault="007C71EE">
      <w:pPr>
        <w:pStyle w:val="a"/>
        <w:rPr>
          <w:rFonts w:hint="cs"/>
          <w:rtl/>
        </w:rPr>
      </w:pPr>
    </w:p>
    <w:p w14:paraId="1E7216C7" w14:textId="77777777" w:rsidR="00000000" w:rsidRDefault="007C71EE">
      <w:pPr>
        <w:pStyle w:val="a"/>
        <w:rPr>
          <w:rFonts w:hint="cs"/>
          <w:rtl/>
        </w:rPr>
      </w:pPr>
      <w:r>
        <w:rPr>
          <w:rFonts w:hint="cs"/>
          <w:rtl/>
        </w:rPr>
        <w:t>חיים רמון -  מי בעד רמון? תודה. מי נגד? תודה. מי נמנע? תודה.</w:t>
      </w:r>
    </w:p>
    <w:p w14:paraId="19E0A3FE" w14:textId="77777777" w:rsidR="00000000" w:rsidRDefault="007C71EE">
      <w:pPr>
        <w:pStyle w:val="a"/>
        <w:rPr>
          <w:rFonts w:hint="cs"/>
          <w:rtl/>
        </w:rPr>
      </w:pPr>
    </w:p>
    <w:p w14:paraId="59FFF6A0" w14:textId="77777777" w:rsidR="00000000" w:rsidRDefault="007C71EE">
      <w:pPr>
        <w:pStyle w:val="a"/>
        <w:jc w:val="center"/>
        <w:rPr>
          <w:rFonts w:hint="cs"/>
          <w:b/>
          <w:bCs/>
          <w:rtl/>
        </w:rPr>
      </w:pPr>
      <w:r>
        <w:rPr>
          <w:rFonts w:hint="cs"/>
          <w:b/>
          <w:bCs/>
          <w:rtl/>
        </w:rPr>
        <w:t>הצבעה</w:t>
      </w:r>
    </w:p>
    <w:p w14:paraId="4BA55089" w14:textId="77777777" w:rsidR="00000000" w:rsidRDefault="007C71EE">
      <w:pPr>
        <w:pStyle w:val="a"/>
        <w:rPr>
          <w:rFonts w:hint="cs"/>
          <w:rtl/>
        </w:rPr>
      </w:pPr>
    </w:p>
    <w:p w14:paraId="200F6DA4" w14:textId="77777777" w:rsidR="00000000" w:rsidRDefault="007C71EE">
      <w:pPr>
        <w:pStyle w:val="a"/>
        <w:jc w:val="center"/>
        <w:rPr>
          <w:rFonts w:hint="cs"/>
          <w:rtl/>
        </w:rPr>
      </w:pPr>
      <w:r>
        <w:rPr>
          <w:rFonts w:hint="cs"/>
          <w:rtl/>
        </w:rPr>
        <w:t>ההסתייגות של חבר הכנסת  חיים רמון לסעיף 3(ב) לא נתקבל</w:t>
      </w:r>
      <w:r>
        <w:rPr>
          <w:rFonts w:hint="cs"/>
          <w:rtl/>
        </w:rPr>
        <w:t>ה.</w:t>
      </w:r>
    </w:p>
    <w:p w14:paraId="0AEDE634" w14:textId="77777777" w:rsidR="00000000" w:rsidRDefault="007C71EE">
      <w:pPr>
        <w:pStyle w:val="a"/>
        <w:jc w:val="center"/>
        <w:rPr>
          <w:rFonts w:hint="cs"/>
          <w:rtl/>
        </w:rPr>
      </w:pPr>
    </w:p>
    <w:p w14:paraId="63A50027" w14:textId="77777777" w:rsidR="00000000" w:rsidRDefault="007C71EE">
      <w:pPr>
        <w:pStyle w:val="ad"/>
        <w:rPr>
          <w:rtl/>
        </w:rPr>
      </w:pPr>
      <w:r>
        <w:rPr>
          <w:rtl/>
        </w:rPr>
        <w:t>היו"ר ראובן ריבלין:</w:t>
      </w:r>
    </w:p>
    <w:p w14:paraId="4C03B8E6" w14:textId="77777777" w:rsidR="00000000" w:rsidRDefault="007C71EE">
      <w:pPr>
        <w:pStyle w:val="a"/>
        <w:rPr>
          <w:rtl/>
        </w:rPr>
      </w:pPr>
    </w:p>
    <w:p w14:paraId="45D93C80" w14:textId="77777777" w:rsidR="00000000" w:rsidRDefault="007C71EE">
      <w:pPr>
        <w:pStyle w:val="a"/>
        <w:rPr>
          <w:rFonts w:hint="cs"/>
          <w:rtl/>
        </w:rPr>
      </w:pPr>
      <w:r>
        <w:rPr>
          <w:rFonts w:hint="cs"/>
          <w:rtl/>
        </w:rPr>
        <w:t>ההסתייגות של רמון לא עברה.</w:t>
      </w:r>
    </w:p>
    <w:p w14:paraId="39F2D863" w14:textId="77777777" w:rsidR="00000000" w:rsidRDefault="007C71EE">
      <w:pPr>
        <w:pStyle w:val="a"/>
        <w:rPr>
          <w:rFonts w:hint="cs"/>
          <w:rtl/>
        </w:rPr>
      </w:pPr>
    </w:p>
    <w:p w14:paraId="3464184B" w14:textId="77777777" w:rsidR="00000000" w:rsidRDefault="007C71EE">
      <w:pPr>
        <w:pStyle w:val="a"/>
        <w:rPr>
          <w:rFonts w:hint="cs"/>
          <w:rtl/>
        </w:rPr>
      </w:pPr>
      <w:r>
        <w:rPr>
          <w:rFonts w:hint="cs"/>
          <w:rtl/>
        </w:rPr>
        <w:t>הצעת יתום - מי בעד? תודה. מי נגד? תודה. מי נמנע? תודה.</w:t>
      </w:r>
    </w:p>
    <w:p w14:paraId="7F04D646" w14:textId="77777777" w:rsidR="00000000" w:rsidRDefault="007C71EE">
      <w:pPr>
        <w:pStyle w:val="a"/>
        <w:rPr>
          <w:rFonts w:hint="cs"/>
          <w:rtl/>
        </w:rPr>
      </w:pPr>
    </w:p>
    <w:p w14:paraId="779D443F" w14:textId="77777777" w:rsidR="00000000" w:rsidRDefault="007C71EE">
      <w:pPr>
        <w:pStyle w:val="a"/>
        <w:jc w:val="center"/>
        <w:rPr>
          <w:rFonts w:hint="cs"/>
          <w:b/>
          <w:bCs/>
          <w:rtl/>
        </w:rPr>
      </w:pPr>
      <w:r>
        <w:rPr>
          <w:rFonts w:hint="cs"/>
          <w:b/>
          <w:bCs/>
          <w:rtl/>
        </w:rPr>
        <w:t>הצבעה</w:t>
      </w:r>
    </w:p>
    <w:p w14:paraId="675018CC" w14:textId="77777777" w:rsidR="00000000" w:rsidRDefault="007C71EE">
      <w:pPr>
        <w:pStyle w:val="a"/>
        <w:rPr>
          <w:rFonts w:hint="cs"/>
          <w:rtl/>
        </w:rPr>
      </w:pPr>
    </w:p>
    <w:p w14:paraId="06D44A51" w14:textId="77777777" w:rsidR="00000000" w:rsidRDefault="007C71EE">
      <w:pPr>
        <w:pStyle w:val="a"/>
        <w:jc w:val="center"/>
        <w:rPr>
          <w:rFonts w:hint="cs"/>
          <w:rtl/>
        </w:rPr>
      </w:pPr>
      <w:r>
        <w:rPr>
          <w:rFonts w:hint="cs"/>
          <w:rtl/>
        </w:rPr>
        <w:t>ההסתייגות של חבר הכנסת   דני יתום לסעיף  3(ב) לא נתקבלה.</w:t>
      </w:r>
    </w:p>
    <w:p w14:paraId="1933B0BD" w14:textId="77777777" w:rsidR="00000000" w:rsidRDefault="007C71EE">
      <w:pPr>
        <w:pStyle w:val="ad"/>
        <w:rPr>
          <w:rFonts w:hint="cs"/>
          <w:rtl/>
        </w:rPr>
      </w:pPr>
    </w:p>
    <w:p w14:paraId="6F0FF5AF" w14:textId="77777777" w:rsidR="00000000" w:rsidRDefault="007C71EE">
      <w:pPr>
        <w:pStyle w:val="ad"/>
        <w:rPr>
          <w:rtl/>
        </w:rPr>
      </w:pPr>
      <w:r>
        <w:rPr>
          <w:rtl/>
        </w:rPr>
        <w:t>היו"ר ראובן ריבלין:</w:t>
      </w:r>
    </w:p>
    <w:p w14:paraId="52512F29" w14:textId="77777777" w:rsidR="00000000" w:rsidRDefault="007C71EE">
      <w:pPr>
        <w:pStyle w:val="a"/>
        <w:rPr>
          <w:rtl/>
        </w:rPr>
      </w:pPr>
    </w:p>
    <w:p w14:paraId="0F8B2A03" w14:textId="77777777" w:rsidR="00000000" w:rsidRDefault="007C71EE">
      <w:pPr>
        <w:pStyle w:val="a"/>
        <w:rPr>
          <w:rFonts w:hint="cs"/>
          <w:rtl/>
        </w:rPr>
      </w:pPr>
      <w:r>
        <w:rPr>
          <w:rFonts w:hint="cs"/>
          <w:rtl/>
        </w:rPr>
        <w:t>הצעת דני יתום לא עברה.</w:t>
      </w:r>
    </w:p>
    <w:p w14:paraId="68D78111" w14:textId="77777777" w:rsidR="00000000" w:rsidRDefault="007C71EE">
      <w:pPr>
        <w:pStyle w:val="a"/>
        <w:rPr>
          <w:rFonts w:hint="cs"/>
          <w:rtl/>
        </w:rPr>
      </w:pPr>
    </w:p>
    <w:p w14:paraId="2E7F4A0F" w14:textId="77777777" w:rsidR="00000000" w:rsidRDefault="007C71EE">
      <w:pPr>
        <w:pStyle w:val="a"/>
        <w:rPr>
          <w:rFonts w:hint="cs"/>
          <w:rtl/>
        </w:rPr>
      </w:pPr>
      <w:r>
        <w:rPr>
          <w:rFonts w:hint="cs"/>
          <w:rtl/>
        </w:rPr>
        <w:t>חבר הכנסת כבל - מי בעד? תודה. מי נגד?</w:t>
      </w:r>
      <w:r>
        <w:rPr>
          <w:rFonts w:hint="cs"/>
          <w:rtl/>
        </w:rPr>
        <w:t xml:space="preserve"> תודה. מי נמנע? תודה.</w:t>
      </w:r>
    </w:p>
    <w:p w14:paraId="6448F5F7" w14:textId="77777777" w:rsidR="00000000" w:rsidRDefault="007C71EE">
      <w:pPr>
        <w:pStyle w:val="a"/>
        <w:rPr>
          <w:rFonts w:hint="cs"/>
          <w:rtl/>
        </w:rPr>
      </w:pPr>
    </w:p>
    <w:p w14:paraId="5E1100BC" w14:textId="77777777" w:rsidR="00000000" w:rsidRDefault="007C71EE">
      <w:pPr>
        <w:pStyle w:val="a"/>
        <w:jc w:val="center"/>
        <w:rPr>
          <w:rFonts w:hint="cs"/>
          <w:b/>
          <w:bCs/>
          <w:rtl/>
        </w:rPr>
      </w:pPr>
      <w:r>
        <w:rPr>
          <w:rFonts w:hint="cs"/>
          <w:b/>
          <w:bCs/>
          <w:rtl/>
        </w:rPr>
        <w:t>הצבעה</w:t>
      </w:r>
    </w:p>
    <w:p w14:paraId="4D561DBD" w14:textId="77777777" w:rsidR="00000000" w:rsidRDefault="007C71EE">
      <w:pPr>
        <w:pStyle w:val="a"/>
        <w:rPr>
          <w:rFonts w:hint="cs"/>
          <w:rtl/>
        </w:rPr>
      </w:pPr>
    </w:p>
    <w:p w14:paraId="7BBFB5A5" w14:textId="77777777" w:rsidR="00000000" w:rsidRDefault="007C71EE">
      <w:pPr>
        <w:pStyle w:val="a"/>
        <w:jc w:val="center"/>
        <w:rPr>
          <w:rFonts w:hint="cs"/>
          <w:rtl/>
        </w:rPr>
      </w:pPr>
      <w:r>
        <w:rPr>
          <w:rFonts w:hint="cs"/>
          <w:rtl/>
        </w:rPr>
        <w:t>ההסתייגות של חבר הכנסת איתן כבל לסעיף 3(ב) לא נתקבלה.</w:t>
      </w:r>
    </w:p>
    <w:p w14:paraId="04A880EB" w14:textId="77777777" w:rsidR="00000000" w:rsidRDefault="007C71EE">
      <w:pPr>
        <w:pStyle w:val="a"/>
        <w:rPr>
          <w:rtl/>
        </w:rPr>
      </w:pPr>
    </w:p>
    <w:p w14:paraId="4F666228" w14:textId="77777777" w:rsidR="00000000" w:rsidRDefault="007C71EE">
      <w:pPr>
        <w:pStyle w:val="a"/>
        <w:rPr>
          <w:rFonts w:hint="cs"/>
          <w:rtl/>
        </w:rPr>
      </w:pPr>
    </w:p>
    <w:p w14:paraId="25D06782" w14:textId="77777777" w:rsidR="00000000" w:rsidRDefault="007C71EE">
      <w:pPr>
        <w:pStyle w:val="ad"/>
        <w:rPr>
          <w:rtl/>
        </w:rPr>
      </w:pPr>
      <w:r>
        <w:rPr>
          <w:rtl/>
        </w:rPr>
        <w:t>היו"ר ראובן ריבלין:</w:t>
      </w:r>
    </w:p>
    <w:p w14:paraId="471FAAF0" w14:textId="77777777" w:rsidR="00000000" w:rsidRDefault="007C71EE">
      <w:pPr>
        <w:pStyle w:val="a"/>
        <w:rPr>
          <w:rtl/>
        </w:rPr>
      </w:pPr>
    </w:p>
    <w:p w14:paraId="24ED8252" w14:textId="77777777" w:rsidR="00000000" w:rsidRDefault="007C71EE">
      <w:pPr>
        <w:pStyle w:val="a"/>
        <w:rPr>
          <w:rFonts w:hint="cs"/>
          <w:rtl/>
        </w:rPr>
      </w:pPr>
      <w:r>
        <w:rPr>
          <w:rFonts w:hint="cs"/>
          <w:rtl/>
        </w:rPr>
        <w:t>הצעת כבל לא עברה.</w:t>
      </w:r>
    </w:p>
    <w:p w14:paraId="46AD420E" w14:textId="77777777" w:rsidR="00000000" w:rsidRDefault="007C71EE">
      <w:pPr>
        <w:pStyle w:val="a"/>
        <w:rPr>
          <w:rFonts w:hint="cs"/>
          <w:rtl/>
        </w:rPr>
      </w:pPr>
    </w:p>
    <w:p w14:paraId="7FCBEAC0" w14:textId="77777777" w:rsidR="00000000" w:rsidRDefault="007C71EE">
      <w:pPr>
        <w:pStyle w:val="a"/>
        <w:rPr>
          <w:rFonts w:hint="cs"/>
          <w:rtl/>
        </w:rPr>
      </w:pPr>
      <w:r>
        <w:rPr>
          <w:rFonts w:hint="cs"/>
          <w:rtl/>
        </w:rPr>
        <w:t>חבר הכנסת שוחט - אינו נוכח.</w:t>
      </w:r>
    </w:p>
    <w:p w14:paraId="4CF9B585" w14:textId="77777777" w:rsidR="00000000" w:rsidRDefault="007C71EE">
      <w:pPr>
        <w:pStyle w:val="a"/>
        <w:rPr>
          <w:rFonts w:hint="cs"/>
          <w:rtl/>
        </w:rPr>
      </w:pPr>
    </w:p>
    <w:p w14:paraId="22B58D34" w14:textId="77777777" w:rsidR="00000000" w:rsidRDefault="007C71EE">
      <w:pPr>
        <w:pStyle w:val="a"/>
        <w:rPr>
          <w:rFonts w:hint="cs"/>
          <w:rtl/>
        </w:rPr>
      </w:pPr>
      <w:r>
        <w:rPr>
          <w:rFonts w:hint="cs"/>
          <w:rtl/>
        </w:rPr>
        <w:t>הצעת קולט אביטל - מי בעד? תודה. מי נגד? תודה. מי נמנע? תודה.</w:t>
      </w:r>
    </w:p>
    <w:p w14:paraId="29F6CE39" w14:textId="77777777" w:rsidR="00000000" w:rsidRDefault="007C71EE">
      <w:pPr>
        <w:pStyle w:val="a"/>
        <w:rPr>
          <w:rFonts w:hint="cs"/>
          <w:rtl/>
        </w:rPr>
      </w:pPr>
    </w:p>
    <w:p w14:paraId="7C521B5F" w14:textId="77777777" w:rsidR="00000000" w:rsidRDefault="007C71EE">
      <w:pPr>
        <w:pStyle w:val="a"/>
        <w:jc w:val="center"/>
        <w:rPr>
          <w:rFonts w:hint="cs"/>
          <w:b/>
          <w:bCs/>
          <w:rtl/>
        </w:rPr>
      </w:pPr>
      <w:r>
        <w:rPr>
          <w:rFonts w:hint="cs"/>
          <w:b/>
          <w:bCs/>
          <w:rtl/>
        </w:rPr>
        <w:t>הצבעה</w:t>
      </w:r>
    </w:p>
    <w:p w14:paraId="74F11454" w14:textId="77777777" w:rsidR="00000000" w:rsidRDefault="007C71EE">
      <w:pPr>
        <w:pStyle w:val="a"/>
        <w:rPr>
          <w:rFonts w:hint="cs"/>
          <w:rtl/>
        </w:rPr>
      </w:pPr>
    </w:p>
    <w:p w14:paraId="5FA5CE6E" w14:textId="77777777" w:rsidR="00000000" w:rsidRDefault="007C71EE">
      <w:pPr>
        <w:pStyle w:val="a"/>
        <w:jc w:val="center"/>
        <w:rPr>
          <w:rFonts w:hint="cs"/>
          <w:rtl/>
        </w:rPr>
      </w:pPr>
      <w:r>
        <w:rPr>
          <w:rFonts w:hint="cs"/>
          <w:rtl/>
        </w:rPr>
        <w:t>ההסתייגות של חברת הכנסת קולט אבי</w:t>
      </w:r>
      <w:r>
        <w:rPr>
          <w:rFonts w:hint="cs"/>
          <w:rtl/>
        </w:rPr>
        <w:t>טל לסעיף  3(ב) לא נתקבלה.</w:t>
      </w:r>
    </w:p>
    <w:p w14:paraId="76ED2BCC" w14:textId="77777777" w:rsidR="00000000" w:rsidRDefault="007C71EE">
      <w:pPr>
        <w:pStyle w:val="a"/>
        <w:jc w:val="center"/>
        <w:rPr>
          <w:rFonts w:hint="cs"/>
          <w:rtl/>
        </w:rPr>
      </w:pPr>
    </w:p>
    <w:p w14:paraId="03B62926" w14:textId="77777777" w:rsidR="00000000" w:rsidRDefault="007C71EE">
      <w:pPr>
        <w:pStyle w:val="ad"/>
        <w:rPr>
          <w:rtl/>
        </w:rPr>
      </w:pPr>
      <w:r>
        <w:rPr>
          <w:rtl/>
        </w:rPr>
        <w:t>היו"ר ראובן ריבלין:</w:t>
      </w:r>
    </w:p>
    <w:p w14:paraId="7E5549FA" w14:textId="77777777" w:rsidR="00000000" w:rsidRDefault="007C71EE">
      <w:pPr>
        <w:pStyle w:val="a"/>
        <w:rPr>
          <w:rtl/>
        </w:rPr>
      </w:pPr>
    </w:p>
    <w:p w14:paraId="2903FE59" w14:textId="77777777" w:rsidR="00000000" w:rsidRDefault="007C71EE">
      <w:pPr>
        <w:pStyle w:val="a"/>
        <w:rPr>
          <w:rFonts w:hint="cs"/>
          <w:rtl/>
        </w:rPr>
      </w:pPr>
      <w:r>
        <w:rPr>
          <w:rFonts w:hint="cs"/>
          <w:rtl/>
        </w:rPr>
        <w:t>אביטל - לא עברה.</w:t>
      </w:r>
    </w:p>
    <w:p w14:paraId="19415FFF" w14:textId="77777777" w:rsidR="00000000" w:rsidRDefault="007C71EE">
      <w:pPr>
        <w:pStyle w:val="a"/>
        <w:rPr>
          <w:rFonts w:hint="cs"/>
          <w:rtl/>
        </w:rPr>
      </w:pPr>
    </w:p>
    <w:p w14:paraId="7C0C6DEF" w14:textId="77777777" w:rsidR="00000000" w:rsidRDefault="007C71EE">
      <w:pPr>
        <w:pStyle w:val="a"/>
        <w:rPr>
          <w:rFonts w:hint="cs"/>
          <w:rtl/>
        </w:rPr>
      </w:pPr>
      <w:r>
        <w:rPr>
          <w:rFonts w:hint="cs"/>
          <w:rtl/>
        </w:rPr>
        <w:t>הצעת שמחון - מי בעד? תודה. מי נגד? תודה. מי נמנע? תודה.</w:t>
      </w:r>
    </w:p>
    <w:p w14:paraId="03E261CA" w14:textId="77777777" w:rsidR="00000000" w:rsidRDefault="007C71EE">
      <w:pPr>
        <w:pStyle w:val="a"/>
        <w:rPr>
          <w:rFonts w:hint="cs"/>
          <w:rtl/>
        </w:rPr>
      </w:pPr>
    </w:p>
    <w:p w14:paraId="1ECE2E85" w14:textId="77777777" w:rsidR="00000000" w:rsidRDefault="007C71EE">
      <w:pPr>
        <w:pStyle w:val="a"/>
        <w:jc w:val="center"/>
        <w:rPr>
          <w:rFonts w:hint="cs"/>
          <w:b/>
          <w:bCs/>
          <w:rtl/>
        </w:rPr>
      </w:pPr>
      <w:r>
        <w:rPr>
          <w:rFonts w:hint="cs"/>
          <w:b/>
          <w:bCs/>
          <w:rtl/>
        </w:rPr>
        <w:t>הצבעה</w:t>
      </w:r>
    </w:p>
    <w:p w14:paraId="66DB5744" w14:textId="77777777" w:rsidR="00000000" w:rsidRDefault="007C71EE">
      <w:pPr>
        <w:pStyle w:val="a"/>
        <w:rPr>
          <w:rFonts w:hint="cs"/>
          <w:rtl/>
        </w:rPr>
      </w:pPr>
    </w:p>
    <w:p w14:paraId="07AFB954" w14:textId="77777777" w:rsidR="00000000" w:rsidRDefault="007C71EE">
      <w:pPr>
        <w:pStyle w:val="a"/>
        <w:jc w:val="center"/>
        <w:rPr>
          <w:rFonts w:hint="cs"/>
          <w:rtl/>
        </w:rPr>
      </w:pPr>
      <w:r>
        <w:rPr>
          <w:rFonts w:hint="cs"/>
          <w:rtl/>
        </w:rPr>
        <w:t>ההסתייגות של חבר הכנסת שלום שמחון לסעיף  3(ב) לא נתקבלה.</w:t>
      </w:r>
    </w:p>
    <w:p w14:paraId="7B657506" w14:textId="77777777" w:rsidR="00000000" w:rsidRDefault="007C71EE">
      <w:pPr>
        <w:pStyle w:val="a"/>
        <w:rPr>
          <w:rFonts w:hint="cs"/>
          <w:rtl/>
        </w:rPr>
      </w:pPr>
    </w:p>
    <w:p w14:paraId="7E475924" w14:textId="77777777" w:rsidR="00000000" w:rsidRDefault="007C71EE">
      <w:pPr>
        <w:pStyle w:val="ad"/>
        <w:rPr>
          <w:rtl/>
        </w:rPr>
      </w:pPr>
      <w:r>
        <w:rPr>
          <w:rtl/>
        </w:rPr>
        <w:t>היו"ר ראובן ריבלין:</w:t>
      </w:r>
    </w:p>
    <w:p w14:paraId="1233C4EC" w14:textId="77777777" w:rsidR="00000000" w:rsidRDefault="007C71EE">
      <w:pPr>
        <w:pStyle w:val="a"/>
        <w:rPr>
          <w:rtl/>
        </w:rPr>
      </w:pPr>
    </w:p>
    <w:p w14:paraId="67165B89" w14:textId="77777777" w:rsidR="00000000" w:rsidRDefault="007C71EE">
      <w:pPr>
        <w:pStyle w:val="a"/>
        <w:rPr>
          <w:rFonts w:hint="cs"/>
          <w:rtl/>
        </w:rPr>
      </w:pPr>
      <w:r>
        <w:rPr>
          <w:rFonts w:hint="cs"/>
          <w:rtl/>
        </w:rPr>
        <w:t>הצעת שמחון לא עברה.</w:t>
      </w:r>
    </w:p>
    <w:p w14:paraId="5FC293C0" w14:textId="77777777" w:rsidR="00000000" w:rsidRDefault="007C71EE">
      <w:pPr>
        <w:pStyle w:val="a"/>
        <w:rPr>
          <w:rFonts w:hint="cs"/>
          <w:rtl/>
        </w:rPr>
      </w:pPr>
    </w:p>
    <w:p w14:paraId="46AB05B1" w14:textId="77777777" w:rsidR="00000000" w:rsidRDefault="007C71EE">
      <w:pPr>
        <w:pStyle w:val="a"/>
        <w:rPr>
          <w:rFonts w:hint="cs"/>
          <w:rtl/>
        </w:rPr>
      </w:pPr>
      <w:r>
        <w:rPr>
          <w:rFonts w:hint="cs"/>
          <w:rtl/>
        </w:rPr>
        <w:t xml:space="preserve">הצעת נוקד - מי בעד? תודה. </w:t>
      </w:r>
      <w:r>
        <w:rPr>
          <w:rFonts w:hint="cs"/>
          <w:rtl/>
        </w:rPr>
        <w:t>מי נגד? תודה. מי נמנע? תודה.</w:t>
      </w:r>
    </w:p>
    <w:p w14:paraId="2A062215" w14:textId="77777777" w:rsidR="00000000" w:rsidRDefault="007C71EE">
      <w:pPr>
        <w:pStyle w:val="a"/>
        <w:rPr>
          <w:rFonts w:hint="cs"/>
          <w:rtl/>
        </w:rPr>
      </w:pPr>
    </w:p>
    <w:p w14:paraId="48563DBF" w14:textId="77777777" w:rsidR="00000000" w:rsidRDefault="007C71EE">
      <w:pPr>
        <w:pStyle w:val="a"/>
        <w:jc w:val="center"/>
        <w:rPr>
          <w:rFonts w:hint="cs"/>
          <w:b/>
          <w:bCs/>
          <w:rtl/>
        </w:rPr>
      </w:pPr>
      <w:r>
        <w:rPr>
          <w:rFonts w:hint="cs"/>
          <w:b/>
          <w:bCs/>
          <w:rtl/>
        </w:rPr>
        <w:t>הצבעה</w:t>
      </w:r>
    </w:p>
    <w:p w14:paraId="2F8B921E" w14:textId="77777777" w:rsidR="00000000" w:rsidRDefault="007C71EE">
      <w:pPr>
        <w:pStyle w:val="a"/>
        <w:rPr>
          <w:rFonts w:hint="cs"/>
          <w:rtl/>
        </w:rPr>
      </w:pPr>
    </w:p>
    <w:p w14:paraId="1871588D" w14:textId="77777777" w:rsidR="00000000" w:rsidRDefault="007C71EE">
      <w:pPr>
        <w:pStyle w:val="a"/>
        <w:jc w:val="center"/>
        <w:rPr>
          <w:rFonts w:hint="cs"/>
          <w:rtl/>
        </w:rPr>
      </w:pPr>
      <w:r>
        <w:rPr>
          <w:rFonts w:hint="cs"/>
          <w:rtl/>
        </w:rPr>
        <w:t>ההסתייגות של חברת הכנסת אורית נוקד לסעיף  3(ב) לא נתקבלה.</w:t>
      </w:r>
    </w:p>
    <w:p w14:paraId="4F5ECFEB" w14:textId="77777777" w:rsidR="00000000" w:rsidRDefault="007C71EE">
      <w:pPr>
        <w:pStyle w:val="a"/>
        <w:rPr>
          <w:rFonts w:hint="cs"/>
          <w:rtl/>
        </w:rPr>
      </w:pPr>
    </w:p>
    <w:p w14:paraId="035B5B24" w14:textId="77777777" w:rsidR="00000000" w:rsidRDefault="007C71EE">
      <w:pPr>
        <w:pStyle w:val="ad"/>
        <w:rPr>
          <w:rtl/>
        </w:rPr>
      </w:pPr>
      <w:r>
        <w:rPr>
          <w:rtl/>
        </w:rPr>
        <w:t>היו"ר ראובן ריבלין:</w:t>
      </w:r>
    </w:p>
    <w:p w14:paraId="62C435B7" w14:textId="77777777" w:rsidR="00000000" w:rsidRDefault="007C71EE">
      <w:pPr>
        <w:pStyle w:val="a"/>
        <w:rPr>
          <w:rtl/>
        </w:rPr>
      </w:pPr>
    </w:p>
    <w:p w14:paraId="1C4D8BD1" w14:textId="77777777" w:rsidR="00000000" w:rsidRDefault="007C71EE">
      <w:pPr>
        <w:pStyle w:val="a"/>
        <w:rPr>
          <w:rFonts w:hint="cs"/>
          <w:rtl/>
        </w:rPr>
      </w:pPr>
      <w:r>
        <w:rPr>
          <w:rFonts w:hint="cs"/>
          <w:rtl/>
        </w:rPr>
        <w:t xml:space="preserve">הצעת נוקד לא עברה. </w:t>
      </w:r>
    </w:p>
    <w:p w14:paraId="65F99EB3" w14:textId="77777777" w:rsidR="00000000" w:rsidRDefault="007C71EE">
      <w:pPr>
        <w:pStyle w:val="a"/>
        <w:rPr>
          <w:rFonts w:hint="cs"/>
          <w:rtl/>
        </w:rPr>
      </w:pPr>
    </w:p>
    <w:p w14:paraId="344A27B3" w14:textId="77777777" w:rsidR="00000000" w:rsidRDefault="007C71EE">
      <w:pPr>
        <w:pStyle w:val="a"/>
        <w:rPr>
          <w:rFonts w:hint="cs"/>
          <w:rtl/>
        </w:rPr>
      </w:pPr>
      <w:r>
        <w:rPr>
          <w:rFonts w:hint="cs"/>
          <w:rtl/>
        </w:rPr>
        <w:t xml:space="preserve">חבר הכנסת שריד, בבקשה. </w:t>
      </w:r>
    </w:p>
    <w:p w14:paraId="1BE1BC5F" w14:textId="77777777" w:rsidR="00000000" w:rsidRDefault="007C71EE">
      <w:pPr>
        <w:pStyle w:val="a"/>
        <w:rPr>
          <w:rFonts w:hint="cs"/>
          <w:rtl/>
        </w:rPr>
      </w:pPr>
    </w:p>
    <w:p w14:paraId="3E0440C9" w14:textId="77777777" w:rsidR="00000000" w:rsidRDefault="007C71EE">
      <w:pPr>
        <w:pStyle w:val="ac"/>
        <w:rPr>
          <w:rtl/>
        </w:rPr>
      </w:pPr>
      <w:r>
        <w:rPr>
          <w:rFonts w:hint="eastAsia"/>
          <w:rtl/>
        </w:rPr>
        <w:t>יוסי</w:t>
      </w:r>
      <w:r>
        <w:rPr>
          <w:rtl/>
        </w:rPr>
        <w:t xml:space="preserve"> שריד (מרצ):</w:t>
      </w:r>
    </w:p>
    <w:p w14:paraId="4436224E" w14:textId="77777777" w:rsidR="00000000" w:rsidRDefault="007C71EE">
      <w:pPr>
        <w:pStyle w:val="a"/>
        <w:rPr>
          <w:rFonts w:hint="cs"/>
          <w:rtl/>
        </w:rPr>
      </w:pPr>
    </w:p>
    <w:p w14:paraId="6BCEE885" w14:textId="77777777" w:rsidR="00000000" w:rsidRDefault="007C71EE">
      <w:pPr>
        <w:pStyle w:val="a"/>
        <w:rPr>
          <w:rFonts w:hint="cs"/>
          <w:rtl/>
        </w:rPr>
      </w:pPr>
      <w:r>
        <w:rPr>
          <w:rFonts w:hint="cs"/>
          <w:rtl/>
        </w:rPr>
        <w:t xml:space="preserve">- - - </w:t>
      </w:r>
    </w:p>
    <w:p w14:paraId="7BBB1C84" w14:textId="77777777" w:rsidR="00000000" w:rsidRDefault="007C71EE">
      <w:pPr>
        <w:pStyle w:val="a"/>
        <w:rPr>
          <w:rFonts w:hint="cs"/>
          <w:rtl/>
        </w:rPr>
      </w:pPr>
    </w:p>
    <w:p w14:paraId="5441EADD" w14:textId="77777777" w:rsidR="00000000" w:rsidRDefault="007C71EE">
      <w:pPr>
        <w:pStyle w:val="ad"/>
        <w:rPr>
          <w:rtl/>
        </w:rPr>
      </w:pPr>
      <w:r>
        <w:rPr>
          <w:rtl/>
        </w:rPr>
        <w:t>היו"ר ראובן ריבלין:</w:t>
      </w:r>
    </w:p>
    <w:p w14:paraId="7FDC0450" w14:textId="77777777" w:rsidR="00000000" w:rsidRDefault="007C71EE">
      <w:pPr>
        <w:pStyle w:val="a"/>
        <w:rPr>
          <w:rtl/>
        </w:rPr>
      </w:pPr>
    </w:p>
    <w:p w14:paraId="369E5DB6" w14:textId="77777777" w:rsidR="00000000" w:rsidRDefault="007C71EE">
      <w:pPr>
        <w:pStyle w:val="a"/>
        <w:rPr>
          <w:rFonts w:hint="cs"/>
          <w:rtl/>
        </w:rPr>
      </w:pPr>
      <w:r>
        <w:rPr>
          <w:rFonts w:hint="cs"/>
          <w:rtl/>
        </w:rPr>
        <w:t xml:space="preserve">משום שאני רואה ויודע. </w:t>
      </w:r>
    </w:p>
    <w:p w14:paraId="747DD147" w14:textId="77777777" w:rsidR="00000000" w:rsidRDefault="007C71EE">
      <w:pPr>
        <w:pStyle w:val="a"/>
        <w:rPr>
          <w:rFonts w:hint="cs"/>
          <w:rtl/>
        </w:rPr>
      </w:pPr>
    </w:p>
    <w:p w14:paraId="19D2798C" w14:textId="77777777" w:rsidR="00000000" w:rsidRDefault="007C71EE">
      <w:pPr>
        <w:pStyle w:val="ac"/>
        <w:rPr>
          <w:rtl/>
        </w:rPr>
      </w:pPr>
      <w:r>
        <w:rPr>
          <w:rFonts w:hint="eastAsia"/>
          <w:rtl/>
        </w:rPr>
        <w:t>יוסי</w:t>
      </w:r>
      <w:r>
        <w:rPr>
          <w:rtl/>
        </w:rPr>
        <w:t xml:space="preserve"> שריד (מרצ):</w:t>
      </w:r>
    </w:p>
    <w:p w14:paraId="3A8DA0F0" w14:textId="77777777" w:rsidR="00000000" w:rsidRDefault="007C71EE">
      <w:pPr>
        <w:pStyle w:val="a"/>
        <w:rPr>
          <w:rFonts w:hint="cs"/>
          <w:rtl/>
        </w:rPr>
      </w:pPr>
    </w:p>
    <w:p w14:paraId="6663F00D" w14:textId="77777777" w:rsidR="00000000" w:rsidRDefault="007C71EE">
      <w:pPr>
        <w:pStyle w:val="a"/>
        <w:rPr>
          <w:rFonts w:hint="cs"/>
          <w:rtl/>
        </w:rPr>
      </w:pPr>
      <w:r>
        <w:rPr>
          <w:rFonts w:hint="cs"/>
          <w:rtl/>
        </w:rPr>
        <w:t xml:space="preserve">- - </w:t>
      </w:r>
      <w:r>
        <w:rPr>
          <w:rFonts w:hint="cs"/>
          <w:rtl/>
        </w:rPr>
        <w:t xml:space="preserve">- </w:t>
      </w:r>
    </w:p>
    <w:p w14:paraId="22FD0CE6" w14:textId="77777777" w:rsidR="00000000" w:rsidRDefault="007C71EE">
      <w:pPr>
        <w:pStyle w:val="a"/>
        <w:rPr>
          <w:rFonts w:hint="cs"/>
          <w:rtl/>
        </w:rPr>
      </w:pPr>
    </w:p>
    <w:p w14:paraId="60E495CA" w14:textId="77777777" w:rsidR="00000000" w:rsidRDefault="007C71EE">
      <w:pPr>
        <w:pStyle w:val="ad"/>
        <w:rPr>
          <w:rtl/>
        </w:rPr>
      </w:pPr>
      <w:r>
        <w:rPr>
          <w:rtl/>
        </w:rPr>
        <w:t>היו"ר ראובן ריבלין:</w:t>
      </w:r>
    </w:p>
    <w:p w14:paraId="3C53561A" w14:textId="77777777" w:rsidR="00000000" w:rsidRDefault="007C71EE">
      <w:pPr>
        <w:pStyle w:val="a"/>
        <w:rPr>
          <w:rtl/>
        </w:rPr>
      </w:pPr>
    </w:p>
    <w:p w14:paraId="641AF69D" w14:textId="77777777" w:rsidR="00000000" w:rsidRDefault="007C71EE">
      <w:pPr>
        <w:pStyle w:val="a"/>
        <w:rPr>
          <w:rFonts w:hint="cs"/>
          <w:rtl/>
        </w:rPr>
      </w:pPr>
      <w:r>
        <w:rPr>
          <w:rFonts w:hint="cs"/>
          <w:rtl/>
        </w:rPr>
        <w:t>אתה צודק. הואיל וראיתי שהנמנעים לא יכולים להשפיע. אני רוצה להזכיר לחבר הכנסת שריד, שחברי הכנסת, אפילו החדשים, יודעים שאסור להם להצביע פעמיים. אם הם הצביעו בעד, הם לא יכולים להימנע. ראיתי שכולם הצביעו או בעד או נגד ואני כבר יודע שלנ</w:t>
      </w:r>
      <w:r>
        <w:rPr>
          <w:rFonts w:hint="cs"/>
          <w:rtl/>
        </w:rPr>
        <w:t xml:space="preserve">מנעים יכול להיות אחד, מקסימום שניים. אז אני מסתכל, רואה אם היא נמצאת. היא לא נמצאה. </w:t>
      </w:r>
    </w:p>
    <w:p w14:paraId="7973D6B3" w14:textId="77777777" w:rsidR="00000000" w:rsidRDefault="007C71EE">
      <w:pPr>
        <w:pStyle w:val="a"/>
        <w:rPr>
          <w:rFonts w:hint="cs"/>
          <w:rtl/>
        </w:rPr>
      </w:pPr>
    </w:p>
    <w:p w14:paraId="6C007FEB" w14:textId="77777777" w:rsidR="00000000" w:rsidRDefault="007C71EE">
      <w:pPr>
        <w:pStyle w:val="ac"/>
        <w:rPr>
          <w:rtl/>
        </w:rPr>
      </w:pPr>
      <w:r>
        <w:rPr>
          <w:rFonts w:hint="eastAsia"/>
          <w:rtl/>
        </w:rPr>
        <w:t>השר</w:t>
      </w:r>
      <w:r>
        <w:rPr>
          <w:rtl/>
        </w:rPr>
        <w:t xml:space="preserve"> מאיר שטרית:</w:t>
      </w:r>
    </w:p>
    <w:p w14:paraId="6A3853FA" w14:textId="77777777" w:rsidR="00000000" w:rsidRDefault="007C71EE">
      <w:pPr>
        <w:pStyle w:val="a"/>
        <w:rPr>
          <w:rFonts w:hint="cs"/>
          <w:rtl/>
        </w:rPr>
      </w:pPr>
    </w:p>
    <w:p w14:paraId="0DFA9688" w14:textId="77777777" w:rsidR="00000000" w:rsidRDefault="007C71EE">
      <w:pPr>
        <w:pStyle w:val="a"/>
        <w:rPr>
          <w:rFonts w:hint="cs"/>
          <w:rtl/>
        </w:rPr>
      </w:pPr>
      <w:r>
        <w:rPr>
          <w:rFonts w:hint="cs"/>
          <w:rtl/>
        </w:rPr>
        <w:t>אם תוותר על השאלה מי נמנע, תוכל לחסוך שליש מהזמן.</w:t>
      </w:r>
    </w:p>
    <w:p w14:paraId="616DAAC8" w14:textId="77777777" w:rsidR="00000000" w:rsidRDefault="007C71EE">
      <w:pPr>
        <w:pStyle w:val="a"/>
        <w:rPr>
          <w:rFonts w:hint="cs"/>
          <w:rtl/>
        </w:rPr>
      </w:pPr>
    </w:p>
    <w:p w14:paraId="473DB085" w14:textId="77777777" w:rsidR="00000000" w:rsidRDefault="007C71EE">
      <w:pPr>
        <w:pStyle w:val="ad"/>
        <w:rPr>
          <w:rtl/>
        </w:rPr>
      </w:pPr>
      <w:r>
        <w:rPr>
          <w:rtl/>
        </w:rPr>
        <w:t>היו"ר ראובן ריבלין:</w:t>
      </w:r>
    </w:p>
    <w:p w14:paraId="24A9AD71" w14:textId="77777777" w:rsidR="00000000" w:rsidRDefault="007C71EE">
      <w:pPr>
        <w:pStyle w:val="a"/>
        <w:rPr>
          <w:rtl/>
        </w:rPr>
      </w:pPr>
    </w:p>
    <w:p w14:paraId="1C6F9AB3" w14:textId="77777777" w:rsidR="00000000" w:rsidRDefault="007C71EE">
      <w:pPr>
        <w:pStyle w:val="a"/>
        <w:rPr>
          <w:rFonts w:hint="cs"/>
          <w:rtl/>
        </w:rPr>
      </w:pPr>
      <w:r>
        <w:rPr>
          <w:rFonts w:hint="cs"/>
          <w:rtl/>
        </w:rPr>
        <w:t xml:space="preserve">אני לא יכול. </w:t>
      </w:r>
    </w:p>
    <w:p w14:paraId="008E85EB" w14:textId="77777777" w:rsidR="00000000" w:rsidRDefault="007C71EE">
      <w:pPr>
        <w:pStyle w:val="a"/>
        <w:rPr>
          <w:rFonts w:hint="cs"/>
          <w:rtl/>
        </w:rPr>
      </w:pPr>
    </w:p>
    <w:p w14:paraId="76B44762" w14:textId="77777777" w:rsidR="00000000" w:rsidRDefault="007C71EE">
      <w:pPr>
        <w:pStyle w:val="a"/>
        <w:rPr>
          <w:rFonts w:hint="cs"/>
          <w:rtl/>
        </w:rPr>
      </w:pPr>
      <w:r>
        <w:rPr>
          <w:rFonts w:hint="cs"/>
          <w:rtl/>
        </w:rPr>
        <w:t xml:space="preserve">ובכן, רבותי חברי הכנסת, הצעת נוקד לא נתקבלה. </w:t>
      </w:r>
    </w:p>
    <w:p w14:paraId="7D237196" w14:textId="77777777" w:rsidR="00000000" w:rsidRDefault="007C71EE">
      <w:pPr>
        <w:pStyle w:val="a"/>
        <w:rPr>
          <w:rFonts w:hint="cs"/>
          <w:rtl/>
        </w:rPr>
      </w:pPr>
    </w:p>
    <w:p w14:paraId="53C97DF4" w14:textId="77777777" w:rsidR="00000000" w:rsidRDefault="007C71EE">
      <w:pPr>
        <w:pStyle w:val="a"/>
        <w:rPr>
          <w:rFonts w:hint="cs"/>
          <w:rtl/>
        </w:rPr>
      </w:pPr>
      <w:r>
        <w:rPr>
          <w:rFonts w:hint="cs"/>
          <w:rtl/>
        </w:rPr>
        <w:t>הצעת בן-מנחם - מי ב</w:t>
      </w:r>
      <w:r>
        <w:rPr>
          <w:rFonts w:hint="cs"/>
          <w:rtl/>
        </w:rPr>
        <w:t>עד? תודה. מי נגד? תודה. מי נמנע? תודה.</w:t>
      </w:r>
    </w:p>
    <w:p w14:paraId="73F1DA38" w14:textId="77777777" w:rsidR="00000000" w:rsidRDefault="007C71EE">
      <w:pPr>
        <w:pStyle w:val="a"/>
        <w:rPr>
          <w:rFonts w:hint="cs"/>
          <w:rtl/>
        </w:rPr>
      </w:pPr>
    </w:p>
    <w:p w14:paraId="204D9BB8" w14:textId="77777777" w:rsidR="00000000" w:rsidRDefault="007C71EE">
      <w:pPr>
        <w:pStyle w:val="a"/>
        <w:jc w:val="center"/>
        <w:rPr>
          <w:rFonts w:hint="cs"/>
          <w:b/>
          <w:bCs/>
          <w:rtl/>
        </w:rPr>
      </w:pPr>
      <w:r>
        <w:rPr>
          <w:rFonts w:hint="cs"/>
          <w:b/>
          <w:bCs/>
          <w:rtl/>
        </w:rPr>
        <w:t>הצבעה</w:t>
      </w:r>
    </w:p>
    <w:p w14:paraId="5C5BA19B" w14:textId="77777777" w:rsidR="00000000" w:rsidRDefault="007C71EE">
      <w:pPr>
        <w:pStyle w:val="a"/>
        <w:rPr>
          <w:rFonts w:hint="cs"/>
          <w:rtl/>
        </w:rPr>
      </w:pPr>
    </w:p>
    <w:p w14:paraId="4253A740" w14:textId="77777777" w:rsidR="00000000" w:rsidRDefault="007C71EE">
      <w:pPr>
        <w:pStyle w:val="a"/>
        <w:jc w:val="center"/>
        <w:rPr>
          <w:rFonts w:hint="cs"/>
          <w:rtl/>
        </w:rPr>
      </w:pPr>
      <w:r>
        <w:rPr>
          <w:rFonts w:hint="cs"/>
          <w:rtl/>
        </w:rPr>
        <w:t>ההסתייגות של חבר הכנסת אלי בן-מנחם לסעיף  3(ב) לא נתקבלה.</w:t>
      </w:r>
    </w:p>
    <w:p w14:paraId="1E442A54" w14:textId="77777777" w:rsidR="00000000" w:rsidRDefault="007C71EE">
      <w:pPr>
        <w:pStyle w:val="a"/>
        <w:rPr>
          <w:rFonts w:hint="cs"/>
          <w:rtl/>
        </w:rPr>
      </w:pPr>
    </w:p>
    <w:p w14:paraId="38189775" w14:textId="77777777" w:rsidR="00000000" w:rsidRDefault="007C71EE">
      <w:pPr>
        <w:pStyle w:val="ad"/>
        <w:rPr>
          <w:rtl/>
        </w:rPr>
      </w:pPr>
      <w:r>
        <w:rPr>
          <w:rtl/>
        </w:rPr>
        <w:t>היו"ר ראובן ריבלין:</w:t>
      </w:r>
    </w:p>
    <w:p w14:paraId="22772D29" w14:textId="77777777" w:rsidR="00000000" w:rsidRDefault="007C71EE">
      <w:pPr>
        <w:pStyle w:val="a"/>
        <w:rPr>
          <w:rtl/>
        </w:rPr>
      </w:pPr>
    </w:p>
    <w:p w14:paraId="510C4693" w14:textId="77777777" w:rsidR="00000000" w:rsidRDefault="007C71EE">
      <w:pPr>
        <w:pStyle w:val="a"/>
        <w:rPr>
          <w:rFonts w:hint="cs"/>
          <w:rtl/>
        </w:rPr>
      </w:pPr>
      <w:r>
        <w:rPr>
          <w:rFonts w:hint="cs"/>
          <w:rtl/>
        </w:rPr>
        <w:t xml:space="preserve">לא נתקבלה. </w:t>
      </w:r>
    </w:p>
    <w:p w14:paraId="5EFC5695" w14:textId="77777777" w:rsidR="00000000" w:rsidRDefault="007C71EE">
      <w:pPr>
        <w:pStyle w:val="a"/>
        <w:rPr>
          <w:rFonts w:hint="cs"/>
          <w:rtl/>
        </w:rPr>
      </w:pPr>
    </w:p>
    <w:p w14:paraId="11928286" w14:textId="77777777" w:rsidR="00000000" w:rsidRDefault="007C71EE">
      <w:pPr>
        <w:pStyle w:val="a"/>
        <w:rPr>
          <w:rFonts w:hint="cs"/>
          <w:rtl/>
        </w:rPr>
      </w:pPr>
      <w:r>
        <w:rPr>
          <w:rFonts w:hint="cs"/>
          <w:rtl/>
        </w:rPr>
        <w:t>חבר הכנסת ישי - מי בעד? תודה. מי נגד? תודה. מי נמנע? תודה.</w:t>
      </w:r>
    </w:p>
    <w:p w14:paraId="3CA613D7" w14:textId="77777777" w:rsidR="00000000" w:rsidRDefault="007C71EE">
      <w:pPr>
        <w:pStyle w:val="a"/>
        <w:rPr>
          <w:rFonts w:hint="cs"/>
          <w:rtl/>
        </w:rPr>
      </w:pPr>
    </w:p>
    <w:p w14:paraId="4A53EBAF" w14:textId="77777777" w:rsidR="00000000" w:rsidRDefault="007C71EE">
      <w:pPr>
        <w:pStyle w:val="a"/>
        <w:jc w:val="center"/>
        <w:rPr>
          <w:rFonts w:hint="cs"/>
          <w:b/>
          <w:bCs/>
          <w:rtl/>
        </w:rPr>
      </w:pPr>
      <w:r>
        <w:rPr>
          <w:rFonts w:hint="cs"/>
          <w:b/>
          <w:bCs/>
          <w:rtl/>
        </w:rPr>
        <w:t>הצבעה</w:t>
      </w:r>
    </w:p>
    <w:p w14:paraId="1085647B" w14:textId="77777777" w:rsidR="00000000" w:rsidRDefault="007C71EE">
      <w:pPr>
        <w:pStyle w:val="a"/>
        <w:rPr>
          <w:rFonts w:hint="cs"/>
          <w:rtl/>
        </w:rPr>
      </w:pPr>
    </w:p>
    <w:p w14:paraId="686C763B" w14:textId="77777777" w:rsidR="00000000" w:rsidRDefault="007C71EE">
      <w:pPr>
        <w:pStyle w:val="a"/>
        <w:jc w:val="center"/>
        <w:rPr>
          <w:rFonts w:hint="cs"/>
          <w:rtl/>
        </w:rPr>
      </w:pPr>
      <w:r>
        <w:rPr>
          <w:rFonts w:hint="cs"/>
          <w:rtl/>
        </w:rPr>
        <w:t>ההסתייגות של חבר הכנסת אליהו ישי לסעיף  3(ב) לא נ</w:t>
      </w:r>
      <w:r>
        <w:rPr>
          <w:rFonts w:hint="cs"/>
          <w:rtl/>
        </w:rPr>
        <w:t>תקבלה.</w:t>
      </w:r>
    </w:p>
    <w:p w14:paraId="2400B470" w14:textId="77777777" w:rsidR="00000000" w:rsidRDefault="007C71EE">
      <w:pPr>
        <w:pStyle w:val="a"/>
        <w:rPr>
          <w:rFonts w:hint="cs"/>
          <w:rtl/>
        </w:rPr>
      </w:pPr>
    </w:p>
    <w:p w14:paraId="4A1701F5" w14:textId="77777777" w:rsidR="00000000" w:rsidRDefault="007C71EE">
      <w:pPr>
        <w:pStyle w:val="ad"/>
        <w:rPr>
          <w:rtl/>
        </w:rPr>
      </w:pPr>
      <w:r>
        <w:rPr>
          <w:rtl/>
        </w:rPr>
        <w:t>היו"ר ראובן ריבלין:</w:t>
      </w:r>
    </w:p>
    <w:p w14:paraId="6FB2E29A" w14:textId="77777777" w:rsidR="00000000" w:rsidRDefault="007C71EE">
      <w:pPr>
        <w:pStyle w:val="a"/>
        <w:rPr>
          <w:rtl/>
        </w:rPr>
      </w:pPr>
    </w:p>
    <w:p w14:paraId="3CAC1C8A" w14:textId="77777777" w:rsidR="00000000" w:rsidRDefault="007C71EE">
      <w:pPr>
        <w:pStyle w:val="a"/>
        <w:rPr>
          <w:rFonts w:hint="cs"/>
          <w:rtl/>
        </w:rPr>
      </w:pPr>
      <w:r>
        <w:rPr>
          <w:rFonts w:hint="cs"/>
          <w:rtl/>
        </w:rPr>
        <w:t>ישי - לא נתקבלה.</w:t>
      </w:r>
    </w:p>
    <w:p w14:paraId="31CFB7DF" w14:textId="77777777" w:rsidR="00000000" w:rsidRDefault="007C71EE">
      <w:pPr>
        <w:pStyle w:val="a"/>
        <w:rPr>
          <w:rFonts w:hint="cs"/>
          <w:rtl/>
        </w:rPr>
      </w:pPr>
    </w:p>
    <w:p w14:paraId="08CDA268" w14:textId="77777777" w:rsidR="00000000" w:rsidRDefault="007C71EE">
      <w:pPr>
        <w:pStyle w:val="a"/>
        <w:rPr>
          <w:rFonts w:hint="cs"/>
          <w:rtl/>
        </w:rPr>
      </w:pPr>
      <w:r>
        <w:rPr>
          <w:rFonts w:hint="cs"/>
          <w:rtl/>
        </w:rPr>
        <w:t>חבר הכנסת בניזרי - מי בעד? תודה. מי נגד? תודה. מי נמנע? תודה.</w:t>
      </w:r>
    </w:p>
    <w:p w14:paraId="53DC32B1" w14:textId="77777777" w:rsidR="00000000" w:rsidRDefault="007C71EE">
      <w:pPr>
        <w:pStyle w:val="a"/>
        <w:rPr>
          <w:rFonts w:hint="cs"/>
          <w:rtl/>
        </w:rPr>
      </w:pPr>
    </w:p>
    <w:p w14:paraId="41919202" w14:textId="77777777" w:rsidR="00000000" w:rsidRDefault="007C71EE">
      <w:pPr>
        <w:pStyle w:val="a"/>
        <w:jc w:val="center"/>
        <w:rPr>
          <w:rFonts w:hint="cs"/>
          <w:b/>
          <w:bCs/>
          <w:rtl/>
        </w:rPr>
      </w:pPr>
      <w:r>
        <w:rPr>
          <w:rFonts w:hint="cs"/>
          <w:b/>
          <w:bCs/>
          <w:rtl/>
        </w:rPr>
        <w:t>הצבעה</w:t>
      </w:r>
    </w:p>
    <w:p w14:paraId="089B2B2D" w14:textId="77777777" w:rsidR="00000000" w:rsidRDefault="007C71EE">
      <w:pPr>
        <w:pStyle w:val="a"/>
        <w:rPr>
          <w:rFonts w:hint="cs"/>
          <w:rtl/>
        </w:rPr>
      </w:pPr>
    </w:p>
    <w:p w14:paraId="43D405A9" w14:textId="77777777" w:rsidR="00000000" w:rsidRDefault="007C71EE">
      <w:pPr>
        <w:pStyle w:val="a"/>
        <w:jc w:val="center"/>
        <w:rPr>
          <w:rFonts w:hint="cs"/>
          <w:rtl/>
        </w:rPr>
      </w:pPr>
      <w:r>
        <w:rPr>
          <w:rFonts w:hint="cs"/>
          <w:rtl/>
        </w:rPr>
        <w:t>ההסתייגות של חבר הכנסת שלמה בניזרי לסעיף  3(ב) לא נתקבלה.</w:t>
      </w:r>
    </w:p>
    <w:p w14:paraId="37E9F398" w14:textId="77777777" w:rsidR="00000000" w:rsidRDefault="007C71EE">
      <w:pPr>
        <w:pStyle w:val="a"/>
        <w:rPr>
          <w:rFonts w:hint="cs"/>
          <w:rtl/>
        </w:rPr>
      </w:pPr>
    </w:p>
    <w:p w14:paraId="2532E7D6" w14:textId="77777777" w:rsidR="00000000" w:rsidRDefault="007C71EE">
      <w:pPr>
        <w:pStyle w:val="ad"/>
        <w:rPr>
          <w:rtl/>
        </w:rPr>
      </w:pPr>
      <w:r>
        <w:rPr>
          <w:rtl/>
        </w:rPr>
        <w:t>היו"ר ראובן ריבלין:</w:t>
      </w:r>
    </w:p>
    <w:p w14:paraId="2CF4B983" w14:textId="77777777" w:rsidR="00000000" w:rsidRDefault="007C71EE">
      <w:pPr>
        <w:pStyle w:val="a"/>
        <w:rPr>
          <w:rtl/>
        </w:rPr>
      </w:pPr>
    </w:p>
    <w:p w14:paraId="437D95FB" w14:textId="77777777" w:rsidR="00000000" w:rsidRDefault="007C71EE">
      <w:pPr>
        <w:pStyle w:val="a"/>
        <w:rPr>
          <w:rFonts w:hint="cs"/>
          <w:rtl/>
        </w:rPr>
      </w:pPr>
      <w:r>
        <w:rPr>
          <w:rFonts w:hint="cs"/>
          <w:rtl/>
        </w:rPr>
        <w:t xml:space="preserve">בניזרי - לא נתקבלה. </w:t>
      </w:r>
    </w:p>
    <w:p w14:paraId="43EF8B49" w14:textId="77777777" w:rsidR="00000000" w:rsidRDefault="007C71EE">
      <w:pPr>
        <w:pStyle w:val="a"/>
        <w:ind w:firstLine="0"/>
        <w:rPr>
          <w:rFonts w:hint="cs"/>
          <w:rtl/>
        </w:rPr>
      </w:pPr>
    </w:p>
    <w:p w14:paraId="57BF45D6" w14:textId="77777777" w:rsidR="00000000" w:rsidRDefault="007C71EE">
      <w:pPr>
        <w:pStyle w:val="ac"/>
        <w:rPr>
          <w:rtl/>
        </w:rPr>
      </w:pPr>
      <w:r>
        <w:rPr>
          <w:rFonts w:hint="eastAsia"/>
          <w:rtl/>
        </w:rPr>
        <w:t>יעקב</w:t>
      </w:r>
      <w:r>
        <w:rPr>
          <w:rtl/>
        </w:rPr>
        <w:t xml:space="preserve"> ליצמן (יהדות התורה):</w:t>
      </w:r>
    </w:p>
    <w:p w14:paraId="5FE7062C" w14:textId="77777777" w:rsidR="00000000" w:rsidRDefault="007C71EE">
      <w:pPr>
        <w:pStyle w:val="a"/>
        <w:rPr>
          <w:rFonts w:hint="cs"/>
          <w:rtl/>
        </w:rPr>
      </w:pPr>
    </w:p>
    <w:p w14:paraId="3CE4A13F" w14:textId="77777777" w:rsidR="00000000" w:rsidRDefault="007C71EE">
      <w:pPr>
        <w:pStyle w:val="a"/>
        <w:rPr>
          <w:rFonts w:hint="cs"/>
          <w:rtl/>
        </w:rPr>
      </w:pPr>
      <w:r>
        <w:rPr>
          <w:rFonts w:hint="cs"/>
          <w:rtl/>
        </w:rPr>
        <w:t xml:space="preserve">ההסתייגות </w:t>
      </w:r>
      <w:r>
        <w:rPr>
          <w:rFonts w:hint="cs"/>
          <w:rtl/>
        </w:rPr>
        <w:t xml:space="preserve">שלו - - - </w:t>
      </w:r>
    </w:p>
    <w:p w14:paraId="2A0AD0DE" w14:textId="77777777" w:rsidR="00000000" w:rsidRDefault="007C71EE">
      <w:pPr>
        <w:pStyle w:val="a"/>
        <w:rPr>
          <w:rFonts w:hint="cs"/>
          <w:rtl/>
        </w:rPr>
      </w:pPr>
    </w:p>
    <w:p w14:paraId="7BFBAC76" w14:textId="77777777" w:rsidR="00000000" w:rsidRDefault="007C71EE">
      <w:pPr>
        <w:pStyle w:val="ad"/>
        <w:rPr>
          <w:rtl/>
        </w:rPr>
      </w:pPr>
      <w:r>
        <w:rPr>
          <w:rtl/>
        </w:rPr>
        <w:t>היו"ר ראובן ריבלין:</w:t>
      </w:r>
    </w:p>
    <w:p w14:paraId="01142694" w14:textId="77777777" w:rsidR="00000000" w:rsidRDefault="007C71EE">
      <w:pPr>
        <w:pStyle w:val="a"/>
        <w:rPr>
          <w:rtl/>
        </w:rPr>
      </w:pPr>
    </w:p>
    <w:p w14:paraId="7D18AB0B" w14:textId="77777777" w:rsidR="00000000" w:rsidRDefault="007C71EE">
      <w:pPr>
        <w:pStyle w:val="a"/>
        <w:rPr>
          <w:rFonts w:hint="cs"/>
          <w:rtl/>
        </w:rPr>
      </w:pPr>
      <w:r>
        <w:rPr>
          <w:rFonts w:hint="cs"/>
          <w:rtl/>
        </w:rPr>
        <w:t xml:space="preserve">ודאי שלא, כי הוא לא נוכח. אני לא מחפש אנשים באולם. חבר הכנסת ליצמן, הוא שם, היית מפנה את תשומת לבי. אני מסתכל אם הוא נמצא. אני יודע איפה כל חבר כנסת יושב, לא מספיק? מה עוד שאני עם משקפי הקריאה שלי. הוא לא היה במקומו. הייתם </w:t>
      </w:r>
      <w:r>
        <w:rPr>
          <w:rFonts w:hint="cs"/>
          <w:rtl/>
        </w:rPr>
        <w:t xml:space="preserve">מפנים את תשומת לבי והייתי מצביע. </w:t>
      </w:r>
    </w:p>
    <w:p w14:paraId="3666B671" w14:textId="77777777" w:rsidR="00000000" w:rsidRDefault="007C71EE">
      <w:pPr>
        <w:pStyle w:val="a"/>
        <w:rPr>
          <w:rFonts w:hint="cs"/>
          <w:rtl/>
        </w:rPr>
      </w:pPr>
    </w:p>
    <w:p w14:paraId="1D71CC38" w14:textId="77777777" w:rsidR="00000000" w:rsidRDefault="007C71EE">
      <w:pPr>
        <w:pStyle w:val="a"/>
        <w:rPr>
          <w:rFonts w:hint="cs"/>
          <w:rtl/>
        </w:rPr>
      </w:pPr>
      <w:r>
        <w:rPr>
          <w:rFonts w:hint="cs"/>
          <w:rtl/>
        </w:rPr>
        <w:t>חבר הכנסת דהן - מי בעד? תודה. מי נגד? תודה. מי נמנע? תודה.</w:t>
      </w:r>
    </w:p>
    <w:p w14:paraId="31B4388B" w14:textId="77777777" w:rsidR="00000000" w:rsidRDefault="007C71EE">
      <w:pPr>
        <w:pStyle w:val="a"/>
        <w:rPr>
          <w:rFonts w:hint="cs"/>
          <w:rtl/>
        </w:rPr>
      </w:pPr>
    </w:p>
    <w:p w14:paraId="69E9E8D0" w14:textId="77777777" w:rsidR="00000000" w:rsidRDefault="007C71EE">
      <w:pPr>
        <w:pStyle w:val="a"/>
        <w:jc w:val="center"/>
        <w:rPr>
          <w:rFonts w:hint="cs"/>
          <w:b/>
          <w:bCs/>
          <w:rtl/>
        </w:rPr>
      </w:pPr>
      <w:r>
        <w:rPr>
          <w:rFonts w:hint="cs"/>
          <w:b/>
          <w:bCs/>
          <w:rtl/>
        </w:rPr>
        <w:t>הצבעה</w:t>
      </w:r>
    </w:p>
    <w:p w14:paraId="4D9555DE" w14:textId="77777777" w:rsidR="00000000" w:rsidRDefault="007C71EE">
      <w:pPr>
        <w:pStyle w:val="a"/>
        <w:rPr>
          <w:rFonts w:hint="cs"/>
          <w:rtl/>
        </w:rPr>
      </w:pPr>
    </w:p>
    <w:p w14:paraId="750C0B79" w14:textId="77777777" w:rsidR="00000000" w:rsidRDefault="007C71EE">
      <w:pPr>
        <w:pStyle w:val="a"/>
        <w:jc w:val="center"/>
        <w:rPr>
          <w:rFonts w:hint="cs"/>
          <w:rtl/>
        </w:rPr>
      </w:pPr>
      <w:r>
        <w:rPr>
          <w:rFonts w:hint="cs"/>
          <w:rtl/>
        </w:rPr>
        <w:t>ההסתייגות של חבר הכנסת נסים דהן לסעיף 3(ב)  לא נתקבלה.</w:t>
      </w:r>
    </w:p>
    <w:p w14:paraId="6A211B63" w14:textId="77777777" w:rsidR="00000000" w:rsidRDefault="007C71EE">
      <w:pPr>
        <w:pStyle w:val="a"/>
        <w:rPr>
          <w:rFonts w:hint="cs"/>
          <w:rtl/>
        </w:rPr>
      </w:pPr>
    </w:p>
    <w:p w14:paraId="13249DAD" w14:textId="77777777" w:rsidR="00000000" w:rsidRDefault="007C71EE">
      <w:pPr>
        <w:pStyle w:val="ad"/>
        <w:rPr>
          <w:rtl/>
        </w:rPr>
      </w:pPr>
      <w:r>
        <w:rPr>
          <w:rtl/>
        </w:rPr>
        <w:t>היו"ר ראובן ריבלין:</w:t>
      </w:r>
    </w:p>
    <w:p w14:paraId="7EC1C139" w14:textId="77777777" w:rsidR="00000000" w:rsidRDefault="007C71EE">
      <w:pPr>
        <w:pStyle w:val="a"/>
        <w:rPr>
          <w:rtl/>
        </w:rPr>
      </w:pPr>
    </w:p>
    <w:p w14:paraId="6A1E9D91" w14:textId="77777777" w:rsidR="00000000" w:rsidRDefault="007C71EE">
      <w:pPr>
        <w:pStyle w:val="a"/>
        <w:rPr>
          <w:rFonts w:hint="cs"/>
          <w:rtl/>
        </w:rPr>
      </w:pPr>
      <w:r>
        <w:rPr>
          <w:rFonts w:hint="cs"/>
          <w:rtl/>
        </w:rPr>
        <w:t>הצעת דהן לא נתקבלה.</w:t>
      </w:r>
    </w:p>
    <w:p w14:paraId="338FB93D" w14:textId="77777777" w:rsidR="00000000" w:rsidRDefault="007C71EE">
      <w:pPr>
        <w:pStyle w:val="a"/>
        <w:rPr>
          <w:rFonts w:hint="cs"/>
          <w:rtl/>
        </w:rPr>
      </w:pPr>
    </w:p>
    <w:p w14:paraId="2BC232C7" w14:textId="77777777" w:rsidR="00000000" w:rsidRDefault="007C71EE">
      <w:pPr>
        <w:pStyle w:val="a"/>
        <w:rPr>
          <w:rFonts w:hint="cs"/>
          <w:rtl/>
        </w:rPr>
      </w:pPr>
      <w:r>
        <w:rPr>
          <w:rFonts w:hint="cs"/>
          <w:rtl/>
        </w:rPr>
        <w:t>הצעת אמנון כהן - אינו נוכח, לא להצביע.</w:t>
      </w:r>
    </w:p>
    <w:p w14:paraId="5422B90F" w14:textId="77777777" w:rsidR="00000000" w:rsidRDefault="007C71EE">
      <w:pPr>
        <w:pStyle w:val="a"/>
        <w:rPr>
          <w:rFonts w:hint="cs"/>
          <w:rtl/>
        </w:rPr>
      </w:pPr>
    </w:p>
    <w:p w14:paraId="53225A33" w14:textId="77777777" w:rsidR="00000000" w:rsidRDefault="007C71EE">
      <w:pPr>
        <w:pStyle w:val="a"/>
        <w:rPr>
          <w:rFonts w:hint="cs"/>
          <w:rtl/>
        </w:rPr>
      </w:pPr>
      <w:r>
        <w:rPr>
          <w:rFonts w:hint="cs"/>
          <w:rtl/>
        </w:rPr>
        <w:t xml:space="preserve">הצעת יצחק כהן - </w:t>
      </w:r>
      <w:r>
        <w:rPr>
          <w:rFonts w:hint="cs"/>
          <w:rtl/>
        </w:rPr>
        <w:t>מי בעד? תודה. מי נגד? תודה. מי נמנע? תודה.</w:t>
      </w:r>
    </w:p>
    <w:p w14:paraId="67EB49FD" w14:textId="77777777" w:rsidR="00000000" w:rsidRDefault="007C71EE">
      <w:pPr>
        <w:pStyle w:val="a"/>
        <w:rPr>
          <w:rFonts w:hint="cs"/>
          <w:rtl/>
        </w:rPr>
      </w:pPr>
    </w:p>
    <w:p w14:paraId="48826B97" w14:textId="77777777" w:rsidR="00000000" w:rsidRDefault="007C71EE">
      <w:pPr>
        <w:pStyle w:val="a"/>
        <w:jc w:val="center"/>
        <w:rPr>
          <w:rFonts w:hint="cs"/>
          <w:b/>
          <w:bCs/>
          <w:rtl/>
        </w:rPr>
      </w:pPr>
      <w:r>
        <w:rPr>
          <w:rFonts w:hint="cs"/>
          <w:b/>
          <w:bCs/>
          <w:rtl/>
        </w:rPr>
        <w:t>הצבעה</w:t>
      </w:r>
    </w:p>
    <w:p w14:paraId="4E666349" w14:textId="77777777" w:rsidR="00000000" w:rsidRDefault="007C71EE">
      <w:pPr>
        <w:pStyle w:val="a"/>
        <w:rPr>
          <w:rFonts w:hint="cs"/>
          <w:rtl/>
        </w:rPr>
      </w:pPr>
    </w:p>
    <w:p w14:paraId="48FBC2C8" w14:textId="77777777" w:rsidR="00000000" w:rsidRDefault="007C71EE">
      <w:pPr>
        <w:pStyle w:val="a"/>
        <w:jc w:val="center"/>
        <w:rPr>
          <w:rFonts w:hint="cs"/>
          <w:rtl/>
        </w:rPr>
      </w:pPr>
      <w:r>
        <w:rPr>
          <w:rFonts w:hint="cs"/>
          <w:rtl/>
        </w:rPr>
        <w:t>ההסתייגות של חבר הכנסת יצחק כהן לסעיף  3(ב) לא נתקבלה.</w:t>
      </w:r>
    </w:p>
    <w:p w14:paraId="7D6C55A2" w14:textId="77777777" w:rsidR="00000000" w:rsidRDefault="007C71EE">
      <w:pPr>
        <w:pStyle w:val="a"/>
        <w:rPr>
          <w:rFonts w:hint="cs"/>
          <w:rtl/>
        </w:rPr>
      </w:pPr>
    </w:p>
    <w:p w14:paraId="401E2608" w14:textId="77777777" w:rsidR="00000000" w:rsidRDefault="007C71EE">
      <w:pPr>
        <w:pStyle w:val="ad"/>
        <w:rPr>
          <w:rtl/>
        </w:rPr>
      </w:pPr>
      <w:r>
        <w:rPr>
          <w:rtl/>
        </w:rPr>
        <w:t>היו"ר ראובן ריבלין:</w:t>
      </w:r>
    </w:p>
    <w:p w14:paraId="5FA5D63F" w14:textId="77777777" w:rsidR="00000000" w:rsidRDefault="007C71EE">
      <w:pPr>
        <w:pStyle w:val="a"/>
        <w:rPr>
          <w:rtl/>
        </w:rPr>
      </w:pPr>
    </w:p>
    <w:p w14:paraId="78192AD1" w14:textId="77777777" w:rsidR="00000000" w:rsidRDefault="007C71EE">
      <w:pPr>
        <w:pStyle w:val="a"/>
        <w:rPr>
          <w:rFonts w:hint="cs"/>
          <w:rtl/>
        </w:rPr>
      </w:pPr>
      <w:r>
        <w:rPr>
          <w:rFonts w:hint="cs"/>
          <w:rtl/>
        </w:rPr>
        <w:t>הצעת יצחק כהן לא נתקבלה.</w:t>
      </w:r>
    </w:p>
    <w:p w14:paraId="788C7E65" w14:textId="77777777" w:rsidR="00000000" w:rsidRDefault="007C71EE">
      <w:pPr>
        <w:pStyle w:val="a"/>
        <w:rPr>
          <w:rFonts w:hint="cs"/>
          <w:rtl/>
        </w:rPr>
      </w:pPr>
    </w:p>
    <w:p w14:paraId="40D9ED3D" w14:textId="77777777" w:rsidR="00000000" w:rsidRDefault="007C71EE">
      <w:pPr>
        <w:pStyle w:val="a"/>
        <w:rPr>
          <w:rFonts w:hint="cs"/>
          <w:rtl/>
        </w:rPr>
      </w:pPr>
      <w:r>
        <w:rPr>
          <w:rFonts w:hint="cs"/>
          <w:rtl/>
        </w:rPr>
        <w:t>דוד אזולאי - מי בעד? תודה. מי נגד? תודה. מי נמנע? תודה.</w:t>
      </w:r>
    </w:p>
    <w:p w14:paraId="036F2371" w14:textId="77777777" w:rsidR="00000000" w:rsidRDefault="007C71EE">
      <w:pPr>
        <w:pStyle w:val="a"/>
        <w:rPr>
          <w:rFonts w:hint="cs"/>
          <w:rtl/>
        </w:rPr>
      </w:pPr>
    </w:p>
    <w:p w14:paraId="59AF5734" w14:textId="77777777" w:rsidR="00000000" w:rsidRDefault="007C71EE">
      <w:pPr>
        <w:pStyle w:val="a"/>
        <w:jc w:val="center"/>
        <w:rPr>
          <w:rFonts w:hint="cs"/>
          <w:b/>
          <w:bCs/>
          <w:rtl/>
        </w:rPr>
      </w:pPr>
      <w:r>
        <w:rPr>
          <w:rFonts w:hint="cs"/>
          <w:b/>
          <w:bCs/>
          <w:rtl/>
        </w:rPr>
        <w:t>הצבעה</w:t>
      </w:r>
    </w:p>
    <w:p w14:paraId="36B145BA" w14:textId="77777777" w:rsidR="00000000" w:rsidRDefault="007C71EE">
      <w:pPr>
        <w:pStyle w:val="a"/>
        <w:rPr>
          <w:rFonts w:hint="cs"/>
          <w:rtl/>
        </w:rPr>
      </w:pPr>
    </w:p>
    <w:p w14:paraId="49CCB042" w14:textId="77777777" w:rsidR="00000000" w:rsidRDefault="007C71EE">
      <w:pPr>
        <w:pStyle w:val="a"/>
        <w:jc w:val="center"/>
        <w:rPr>
          <w:rFonts w:hint="cs"/>
          <w:rtl/>
        </w:rPr>
      </w:pPr>
      <w:r>
        <w:rPr>
          <w:rFonts w:hint="cs"/>
          <w:rtl/>
        </w:rPr>
        <w:t>ההסתייגות של חבר הכנסת דוד אזולאי לסעי</w:t>
      </w:r>
      <w:r>
        <w:rPr>
          <w:rFonts w:hint="cs"/>
          <w:rtl/>
        </w:rPr>
        <w:t>ף  3(ב) לא נתקבלה.</w:t>
      </w:r>
    </w:p>
    <w:p w14:paraId="4C92BCF3" w14:textId="77777777" w:rsidR="00000000" w:rsidRDefault="007C71EE">
      <w:pPr>
        <w:pStyle w:val="a"/>
        <w:rPr>
          <w:rFonts w:hint="cs"/>
          <w:rtl/>
        </w:rPr>
      </w:pPr>
    </w:p>
    <w:p w14:paraId="3467A27A" w14:textId="77777777" w:rsidR="00000000" w:rsidRDefault="007C71EE">
      <w:pPr>
        <w:pStyle w:val="ad"/>
        <w:rPr>
          <w:rtl/>
        </w:rPr>
      </w:pPr>
      <w:r>
        <w:rPr>
          <w:rtl/>
        </w:rPr>
        <w:t>היו"ר ראובן ריבלין:</w:t>
      </w:r>
    </w:p>
    <w:p w14:paraId="06D0E0E4" w14:textId="77777777" w:rsidR="00000000" w:rsidRDefault="007C71EE">
      <w:pPr>
        <w:pStyle w:val="a"/>
        <w:rPr>
          <w:rtl/>
        </w:rPr>
      </w:pPr>
    </w:p>
    <w:p w14:paraId="165031A5" w14:textId="77777777" w:rsidR="00000000" w:rsidRDefault="007C71EE">
      <w:pPr>
        <w:pStyle w:val="a"/>
        <w:rPr>
          <w:rFonts w:hint="cs"/>
          <w:rtl/>
        </w:rPr>
      </w:pPr>
      <w:r>
        <w:rPr>
          <w:rFonts w:hint="cs"/>
          <w:rtl/>
        </w:rPr>
        <w:t>לא נתקבלה הצעת אזולאי.</w:t>
      </w:r>
    </w:p>
    <w:p w14:paraId="1D8D3DDE" w14:textId="77777777" w:rsidR="00000000" w:rsidRDefault="007C71EE">
      <w:pPr>
        <w:pStyle w:val="a"/>
        <w:rPr>
          <w:rFonts w:hint="cs"/>
          <w:rtl/>
        </w:rPr>
      </w:pPr>
    </w:p>
    <w:p w14:paraId="4E8B2698" w14:textId="77777777" w:rsidR="00000000" w:rsidRDefault="007C71EE">
      <w:pPr>
        <w:pStyle w:val="a"/>
        <w:rPr>
          <w:rFonts w:hint="cs"/>
          <w:rtl/>
        </w:rPr>
      </w:pPr>
      <w:r>
        <w:rPr>
          <w:rFonts w:hint="cs"/>
          <w:rtl/>
        </w:rPr>
        <w:t>משולם נהרי - אינו נוכח.</w:t>
      </w:r>
    </w:p>
    <w:p w14:paraId="4B5470DB" w14:textId="77777777" w:rsidR="00000000" w:rsidRDefault="007C71EE">
      <w:pPr>
        <w:pStyle w:val="a"/>
        <w:rPr>
          <w:rFonts w:hint="cs"/>
          <w:rtl/>
        </w:rPr>
      </w:pPr>
    </w:p>
    <w:p w14:paraId="017A6105" w14:textId="77777777" w:rsidR="00000000" w:rsidRDefault="007C71EE">
      <w:pPr>
        <w:pStyle w:val="a"/>
        <w:rPr>
          <w:rFonts w:hint="cs"/>
          <w:rtl/>
        </w:rPr>
      </w:pPr>
      <w:r>
        <w:rPr>
          <w:rFonts w:hint="cs"/>
          <w:rtl/>
        </w:rPr>
        <w:t>יצחק וקנין - מי בעד? תודה. מי נגד? תודה. מי נמנע? תודה.</w:t>
      </w:r>
    </w:p>
    <w:p w14:paraId="4EE8C007" w14:textId="77777777" w:rsidR="00000000" w:rsidRDefault="007C71EE">
      <w:pPr>
        <w:pStyle w:val="a"/>
        <w:rPr>
          <w:rFonts w:hint="cs"/>
          <w:rtl/>
        </w:rPr>
      </w:pPr>
    </w:p>
    <w:p w14:paraId="521BA3C3" w14:textId="77777777" w:rsidR="00000000" w:rsidRDefault="007C71EE">
      <w:pPr>
        <w:pStyle w:val="a"/>
        <w:jc w:val="center"/>
        <w:rPr>
          <w:rFonts w:hint="cs"/>
          <w:b/>
          <w:bCs/>
          <w:rtl/>
        </w:rPr>
      </w:pPr>
      <w:r>
        <w:rPr>
          <w:rFonts w:hint="cs"/>
          <w:b/>
          <w:bCs/>
          <w:rtl/>
        </w:rPr>
        <w:t>הצבעה</w:t>
      </w:r>
    </w:p>
    <w:p w14:paraId="09663F44" w14:textId="77777777" w:rsidR="00000000" w:rsidRDefault="007C71EE">
      <w:pPr>
        <w:pStyle w:val="a"/>
        <w:rPr>
          <w:rFonts w:hint="cs"/>
          <w:rtl/>
        </w:rPr>
      </w:pPr>
    </w:p>
    <w:p w14:paraId="3295DBDC" w14:textId="77777777" w:rsidR="00000000" w:rsidRDefault="007C71EE">
      <w:pPr>
        <w:pStyle w:val="a"/>
        <w:jc w:val="center"/>
        <w:rPr>
          <w:rFonts w:hint="cs"/>
          <w:rtl/>
        </w:rPr>
      </w:pPr>
      <w:r>
        <w:rPr>
          <w:rFonts w:hint="cs"/>
          <w:rtl/>
        </w:rPr>
        <w:t>ההסתייגות של חבר הכנסת יצחק וקנין לסעיף  3(ב) לא נתקבלה.</w:t>
      </w:r>
    </w:p>
    <w:p w14:paraId="3A205DB1" w14:textId="77777777" w:rsidR="00000000" w:rsidRDefault="007C71EE">
      <w:pPr>
        <w:pStyle w:val="a"/>
        <w:rPr>
          <w:rFonts w:hint="cs"/>
          <w:rtl/>
        </w:rPr>
      </w:pPr>
    </w:p>
    <w:p w14:paraId="06B70FD1" w14:textId="77777777" w:rsidR="00000000" w:rsidRDefault="007C71EE">
      <w:pPr>
        <w:pStyle w:val="ad"/>
        <w:rPr>
          <w:rtl/>
        </w:rPr>
      </w:pPr>
      <w:r>
        <w:rPr>
          <w:rtl/>
        </w:rPr>
        <w:t>היו"ר ראובן ריבלין:</w:t>
      </w:r>
    </w:p>
    <w:p w14:paraId="37E68777" w14:textId="77777777" w:rsidR="00000000" w:rsidRDefault="007C71EE">
      <w:pPr>
        <w:pStyle w:val="a"/>
        <w:rPr>
          <w:rtl/>
        </w:rPr>
      </w:pPr>
    </w:p>
    <w:p w14:paraId="21E79F19" w14:textId="77777777" w:rsidR="00000000" w:rsidRDefault="007C71EE">
      <w:pPr>
        <w:pStyle w:val="a"/>
        <w:rPr>
          <w:rFonts w:hint="cs"/>
          <w:rtl/>
        </w:rPr>
      </w:pPr>
      <w:r>
        <w:rPr>
          <w:rFonts w:hint="cs"/>
          <w:rtl/>
        </w:rPr>
        <w:t>הצעת יצחק וקנין לא נתקב</w:t>
      </w:r>
      <w:r>
        <w:rPr>
          <w:rFonts w:hint="cs"/>
          <w:rtl/>
        </w:rPr>
        <w:t>לה. אני מבין שאין גם נמנעים.</w:t>
      </w:r>
    </w:p>
    <w:p w14:paraId="4DCF44C5" w14:textId="77777777" w:rsidR="00000000" w:rsidRDefault="007C71EE">
      <w:pPr>
        <w:pStyle w:val="a"/>
        <w:rPr>
          <w:rFonts w:hint="cs"/>
          <w:rtl/>
        </w:rPr>
      </w:pPr>
    </w:p>
    <w:p w14:paraId="238E065F" w14:textId="77777777" w:rsidR="00000000" w:rsidRDefault="007C71EE">
      <w:pPr>
        <w:pStyle w:val="a"/>
        <w:rPr>
          <w:rFonts w:hint="cs"/>
          <w:rtl/>
        </w:rPr>
      </w:pPr>
      <w:r>
        <w:rPr>
          <w:rFonts w:hint="cs"/>
          <w:rtl/>
        </w:rPr>
        <w:t>הצעת יאיר פרץ - מי בעד? תודה. מי נגד? תודה. מי נמנע? תודה.</w:t>
      </w:r>
    </w:p>
    <w:p w14:paraId="1A9724F5" w14:textId="77777777" w:rsidR="00000000" w:rsidRDefault="007C71EE">
      <w:pPr>
        <w:pStyle w:val="a"/>
        <w:rPr>
          <w:rFonts w:hint="cs"/>
          <w:rtl/>
        </w:rPr>
      </w:pPr>
    </w:p>
    <w:p w14:paraId="3371988E" w14:textId="77777777" w:rsidR="00000000" w:rsidRDefault="007C71EE">
      <w:pPr>
        <w:pStyle w:val="a"/>
        <w:jc w:val="center"/>
        <w:rPr>
          <w:rFonts w:hint="cs"/>
          <w:b/>
          <w:bCs/>
          <w:rtl/>
        </w:rPr>
      </w:pPr>
      <w:r>
        <w:rPr>
          <w:rFonts w:hint="cs"/>
          <w:b/>
          <w:bCs/>
          <w:rtl/>
        </w:rPr>
        <w:t>הצבעה</w:t>
      </w:r>
    </w:p>
    <w:p w14:paraId="27F6595A" w14:textId="77777777" w:rsidR="00000000" w:rsidRDefault="007C71EE">
      <w:pPr>
        <w:pStyle w:val="a"/>
        <w:rPr>
          <w:rFonts w:hint="cs"/>
          <w:rtl/>
        </w:rPr>
      </w:pPr>
    </w:p>
    <w:p w14:paraId="30CE9C66" w14:textId="77777777" w:rsidR="00000000" w:rsidRDefault="007C71EE">
      <w:pPr>
        <w:pStyle w:val="a"/>
        <w:jc w:val="center"/>
        <w:rPr>
          <w:rFonts w:hint="cs"/>
          <w:rtl/>
        </w:rPr>
      </w:pPr>
      <w:r>
        <w:rPr>
          <w:rFonts w:hint="cs"/>
          <w:rtl/>
        </w:rPr>
        <w:t>ההסתייגות של חבר הכנסת יאיר פרץ לסעיף  3(ב) לא נתקבלה.</w:t>
      </w:r>
    </w:p>
    <w:p w14:paraId="0152D292" w14:textId="77777777" w:rsidR="00000000" w:rsidRDefault="007C71EE">
      <w:pPr>
        <w:pStyle w:val="a"/>
        <w:rPr>
          <w:rFonts w:hint="cs"/>
          <w:rtl/>
        </w:rPr>
      </w:pPr>
    </w:p>
    <w:p w14:paraId="6164D286" w14:textId="77777777" w:rsidR="00000000" w:rsidRDefault="007C71EE">
      <w:pPr>
        <w:pStyle w:val="ad"/>
        <w:rPr>
          <w:rtl/>
        </w:rPr>
      </w:pPr>
      <w:r>
        <w:rPr>
          <w:rtl/>
        </w:rPr>
        <w:t>היו"ר ראובן ריבלין:</w:t>
      </w:r>
    </w:p>
    <w:p w14:paraId="73ED5451" w14:textId="77777777" w:rsidR="00000000" w:rsidRDefault="007C71EE">
      <w:pPr>
        <w:pStyle w:val="a"/>
        <w:rPr>
          <w:rtl/>
        </w:rPr>
      </w:pPr>
    </w:p>
    <w:p w14:paraId="72C89378" w14:textId="77777777" w:rsidR="00000000" w:rsidRDefault="007C71EE">
      <w:pPr>
        <w:pStyle w:val="a"/>
        <w:rPr>
          <w:rFonts w:hint="cs"/>
          <w:rtl/>
        </w:rPr>
      </w:pPr>
      <w:r>
        <w:rPr>
          <w:rFonts w:hint="cs"/>
          <w:rtl/>
        </w:rPr>
        <w:t xml:space="preserve">הצעת פרץ לא נתקבלה. </w:t>
      </w:r>
    </w:p>
    <w:p w14:paraId="13CE601A" w14:textId="77777777" w:rsidR="00000000" w:rsidRDefault="007C71EE">
      <w:pPr>
        <w:pStyle w:val="a"/>
        <w:rPr>
          <w:rFonts w:hint="cs"/>
          <w:rtl/>
        </w:rPr>
      </w:pPr>
    </w:p>
    <w:p w14:paraId="6F498282" w14:textId="77777777" w:rsidR="00000000" w:rsidRDefault="007C71EE">
      <w:pPr>
        <w:pStyle w:val="a"/>
        <w:rPr>
          <w:rFonts w:hint="cs"/>
          <w:rtl/>
        </w:rPr>
      </w:pPr>
      <w:r>
        <w:rPr>
          <w:rFonts w:hint="cs"/>
          <w:rtl/>
        </w:rPr>
        <w:t xml:space="preserve">מי בעד נסים זאב - ירים את ידו. תודה. מי נגד? תודה. מי נמנע? </w:t>
      </w:r>
      <w:r>
        <w:rPr>
          <w:rFonts w:hint="cs"/>
          <w:rtl/>
        </w:rPr>
        <w:t>תודה.</w:t>
      </w:r>
    </w:p>
    <w:p w14:paraId="7220B6DA" w14:textId="77777777" w:rsidR="00000000" w:rsidRDefault="007C71EE">
      <w:pPr>
        <w:pStyle w:val="a"/>
        <w:rPr>
          <w:rFonts w:hint="cs"/>
          <w:rtl/>
        </w:rPr>
      </w:pPr>
    </w:p>
    <w:p w14:paraId="6C13AC53" w14:textId="77777777" w:rsidR="00000000" w:rsidRDefault="007C71EE">
      <w:pPr>
        <w:pStyle w:val="a"/>
        <w:jc w:val="center"/>
        <w:rPr>
          <w:rFonts w:hint="cs"/>
          <w:b/>
          <w:bCs/>
          <w:rtl/>
        </w:rPr>
      </w:pPr>
      <w:r>
        <w:rPr>
          <w:rFonts w:hint="cs"/>
          <w:b/>
          <w:bCs/>
          <w:rtl/>
        </w:rPr>
        <w:t>הצבעה</w:t>
      </w:r>
    </w:p>
    <w:p w14:paraId="49C6D1FB" w14:textId="77777777" w:rsidR="00000000" w:rsidRDefault="007C71EE">
      <w:pPr>
        <w:pStyle w:val="a"/>
        <w:rPr>
          <w:rFonts w:hint="cs"/>
          <w:rtl/>
        </w:rPr>
      </w:pPr>
    </w:p>
    <w:p w14:paraId="6B725E53" w14:textId="77777777" w:rsidR="00000000" w:rsidRDefault="007C71EE">
      <w:pPr>
        <w:pStyle w:val="a"/>
        <w:jc w:val="center"/>
        <w:rPr>
          <w:rFonts w:hint="cs"/>
          <w:rtl/>
        </w:rPr>
      </w:pPr>
      <w:r>
        <w:rPr>
          <w:rFonts w:hint="cs"/>
          <w:rtl/>
        </w:rPr>
        <w:t>ההסתייגות של חבר הכנסת נסים זאב לסעיף  3(ב) לא נתקבלה.</w:t>
      </w:r>
    </w:p>
    <w:p w14:paraId="1D9995AF" w14:textId="77777777" w:rsidR="00000000" w:rsidRDefault="007C71EE">
      <w:pPr>
        <w:pStyle w:val="a"/>
        <w:rPr>
          <w:rFonts w:hint="cs"/>
          <w:rtl/>
        </w:rPr>
      </w:pPr>
    </w:p>
    <w:p w14:paraId="2810140C" w14:textId="77777777" w:rsidR="00000000" w:rsidRDefault="007C71EE">
      <w:pPr>
        <w:pStyle w:val="ad"/>
        <w:rPr>
          <w:rtl/>
        </w:rPr>
      </w:pPr>
      <w:r>
        <w:rPr>
          <w:rtl/>
        </w:rPr>
        <w:t>היו"ר ראובן ריבלין:</w:t>
      </w:r>
    </w:p>
    <w:p w14:paraId="0BDDD00D" w14:textId="77777777" w:rsidR="00000000" w:rsidRDefault="007C71EE">
      <w:pPr>
        <w:pStyle w:val="a"/>
        <w:rPr>
          <w:rtl/>
        </w:rPr>
      </w:pPr>
    </w:p>
    <w:p w14:paraId="57834555" w14:textId="77777777" w:rsidR="00000000" w:rsidRDefault="007C71EE">
      <w:pPr>
        <w:pStyle w:val="a"/>
        <w:rPr>
          <w:rFonts w:hint="cs"/>
          <w:rtl/>
        </w:rPr>
      </w:pPr>
      <w:r>
        <w:rPr>
          <w:rFonts w:hint="cs"/>
          <w:rtl/>
        </w:rPr>
        <w:t xml:space="preserve">אני קובע שהצעת נסים זאב לא נתקבלה. </w:t>
      </w:r>
    </w:p>
    <w:p w14:paraId="6207BA13" w14:textId="77777777" w:rsidR="00000000" w:rsidRDefault="007C71EE">
      <w:pPr>
        <w:pStyle w:val="a"/>
        <w:rPr>
          <w:rFonts w:hint="cs"/>
          <w:rtl/>
        </w:rPr>
      </w:pPr>
    </w:p>
    <w:p w14:paraId="5D7A4FD4" w14:textId="77777777" w:rsidR="00000000" w:rsidRDefault="007C71EE">
      <w:pPr>
        <w:pStyle w:val="ac"/>
        <w:rPr>
          <w:rtl/>
        </w:rPr>
      </w:pPr>
      <w:r>
        <w:rPr>
          <w:rFonts w:hint="eastAsia"/>
          <w:rtl/>
        </w:rPr>
        <w:t>יוסי</w:t>
      </w:r>
      <w:r>
        <w:rPr>
          <w:rtl/>
        </w:rPr>
        <w:t xml:space="preserve"> שריד (מרצ):</w:t>
      </w:r>
    </w:p>
    <w:p w14:paraId="38556B8E" w14:textId="77777777" w:rsidR="00000000" w:rsidRDefault="007C71EE">
      <w:pPr>
        <w:pStyle w:val="a"/>
        <w:rPr>
          <w:rFonts w:hint="cs"/>
          <w:rtl/>
        </w:rPr>
      </w:pPr>
    </w:p>
    <w:p w14:paraId="400C03DF" w14:textId="77777777" w:rsidR="00000000" w:rsidRDefault="007C71EE">
      <w:pPr>
        <w:pStyle w:val="a"/>
        <w:rPr>
          <w:rFonts w:hint="cs"/>
          <w:rtl/>
        </w:rPr>
      </w:pPr>
      <w:r>
        <w:rPr>
          <w:rFonts w:hint="cs"/>
          <w:rtl/>
        </w:rPr>
        <w:t>אתה לא צריך לשאול מי בעד נסים זאב. אני לא בעד נסים זאב. בעד ההסתייגות שלו. אל תאלץ אותי להצביע בעד נסים זאב.</w:t>
      </w:r>
    </w:p>
    <w:p w14:paraId="27FD6153" w14:textId="77777777" w:rsidR="00000000" w:rsidRDefault="007C71EE">
      <w:pPr>
        <w:pStyle w:val="a"/>
        <w:rPr>
          <w:rFonts w:hint="cs"/>
          <w:rtl/>
        </w:rPr>
      </w:pPr>
    </w:p>
    <w:p w14:paraId="3E8B626D" w14:textId="77777777" w:rsidR="00000000" w:rsidRDefault="007C71EE">
      <w:pPr>
        <w:pStyle w:val="ad"/>
        <w:rPr>
          <w:rtl/>
        </w:rPr>
      </w:pPr>
      <w:r>
        <w:rPr>
          <w:rtl/>
        </w:rPr>
        <w:t>היו"ר ראובן ריבלין:</w:t>
      </w:r>
    </w:p>
    <w:p w14:paraId="044BCF0F" w14:textId="77777777" w:rsidR="00000000" w:rsidRDefault="007C71EE">
      <w:pPr>
        <w:pStyle w:val="a"/>
        <w:rPr>
          <w:rtl/>
        </w:rPr>
      </w:pPr>
    </w:p>
    <w:p w14:paraId="6B5335A8" w14:textId="77777777" w:rsidR="00000000" w:rsidRDefault="007C71EE">
      <w:pPr>
        <w:pStyle w:val="a"/>
        <w:rPr>
          <w:rFonts w:hint="cs"/>
          <w:rtl/>
        </w:rPr>
      </w:pPr>
      <w:r>
        <w:rPr>
          <w:rFonts w:hint="cs"/>
          <w:rtl/>
        </w:rPr>
        <w:t>אני מבין. האם אדוני עומד על כך שאני אומר הצעת נסים זאב?</w:t>
      </w:r>
    </w:p>
    <w:p w14:paraId="723E6B9C" w14:textId="77777777" w:rsidR="00000000" w:rsidRDefault="007C71EE">
      <w:pPr>
        <w:pStyle w:val="a"/>
        <w:rPr>
          <w:rFonts w:hint="cs"/>
          <w:rtl/>
        </w:rPr>
      </w:pPr>
    </w:p>
    <w:p w14:paraId="5FB329FE" w14:textId="77777777" w:rsidR="00000000" w:rsidRDefault="007C71EE">
      <w:pPr>
        <w:pStyle w:val="ac"/>
        <w:rPr>
          <w:rtl/>
        </w:rPr>
      </w:pPr>
      <w:r>
        <w:rPr>
          <w:rFonts w:hint="eastAsia"/>
          <w:rtl/>
        </w:rPr>
        <w:t>יוסי</w:t>
      </w:r>
      <w:r>
        <w:rPr>
          <w:rtl/>
        </w:rPr>
        <w:t xml:space="preserve"> שריד (מרצ):</w:t>
      </w:r>
    </w:p>
    <w:p w14:paraId="775EEBE2" w14:textId="77777777" w:rsidR="00000000" w:rsidRDefault="007C71EE">
      <w:pPr>
        <w:pStyle w:val="a"/>
        <w:rPr>
          <w:rFonts w:hint="cs"/>
          <w:rtl/>
        </w:rPr>
      </w:pPr>
    </w:p>
    <w:p w14:paraId="0F8C2B8D" w14:textId="77777777" w:rsidR="00000000" w:rsidRDefault="007C71EE">
      <w:pPr>
        <w:pStyle w:val="a"/>
        <w:rPr>
          <w:rFonts w:hint="cs"/>
          <w:rtl/>
        </w:rPr>
      </w:pPr>
      <w:r>
        <w:rPr>
          <w:rFonts w:hint="cs"/>
          <w:rtl/>
        </w:rPr>
        <w:t>הצעת נסים זאב.</w:t>
      </w:r>
    </w:p>
    <w:p w14:paraId="0F6F69D0" w14:textId="77777777" w:rsidR="00000000" w:rsidRDefault="007C71EE">
      <w:pPr>
        <w:pStyle w:val="a"/>
        <w:rPr>
          <w:rFonts w:hint="cs"/>
          <w:rtl/>
        </w:rPr>
      </w:pPr>
    </w:p>
    <w:p w14:paraId="403AFCC5" w14:textId="77777777" w:rsidR="00000000" w:rsidRDefault="007C71EE">
      <w:pPr>
        <w:pStyle w:val="ad"/>
        <w:rPr>
          <w:rtl/>
        </w:rPr>
      </w:pPr>
      <w:r>
        <w:rPr>
          <w:rtl/>
        </w:rPr>
        <w:t>היו"ר ראובן ריבלין:</w:t>
      </w:r>
    </w:p>
    <w:p w14:paraId="31FFF1DA" w14:textId="77777777" w:rsidR="00000000" w:rsidRDefault="007C71EE">
      <w:pPr>
        <w:pStyle w:val="a"/>
        <w:rPr>
          <w:rtl/>
        </w:rPr>
      </w:pPr>
    </w:p>
    <w:p w14:paraId="42EDFB55" w14:textId="77777777" w:rsidR="00000000" w:rsidRDefault="007C71EE">
      <w:pPr>
        <w:pStyle w:val="a"/>
        <w:rPr>
          <w:rFonts w:hint="cs"/>
          <w:rtl/>
        </w:rPr>
      </w:pPr>
      <w:r>
        <w:rPr>
          <w:rFonts w:hint="cs"/>
          <w:rtl/>
        </w:rPr>
        <w:t>להלן כשאני אומר את שם חבר הכנסת זה מי בעד הצעת חבר הכנסת.</w:t>
      </w:r>
    </w:p>
    <w:p w14:paraId="3ECFBC21" w14:textId="77777777" w:rsidR="00000000" w:rsidRDefault="007C71EE">
      <w:pPr>
        <w:pStyle w:val="a"/>
        <w:rPr>
          <w:rFonts w:hint="cs"/>
          <w:rtl/>
        </w:rPr>
      </w:pPr>
    </w:p>
    <w:p w14:paraId="42710612" w14:textId="77777777" w:rsidR="00000000" w:rsidRDefault="007C71EE">
      <w:pPr>
        <w:pStyle w:val="a"/>
        <w:rPr>
          <w:rFonts w:hint="cs"/>
          <w:rtl/>
        </w:rPr>
      </w:pPr>
      <w:r>
        <w:rPr>
          <w:rFonts w:hint="cs"/>
          <w:rtl/>
        </w:rPr>
        <w:t>יעקב מרגי - אינו נוכח, לא להצביע.</w:t>
      </w:r>
    </w:p>
    <w:p w14:paraId="0502B057" w14:textId="77777777" w:rsidR="00000000" w:rsidRDefault="007C71EE">
      <w:pPr>
        <w:pStyle w:val="a"/>
        <w:rPr>
          <w:rFonts w:hint="cs"/>
          <w:rtl/>
        </w:rPr>
      </w:pPr>
    </w:p>
    <w:p w14:paraId="5333BE3D" w14:textId="77777777" w:rsidR="00000000" w:rsidRDefault="007C71EE">
      <w:pPr>
        <w:pStyle w:val="a"/>
        <w:rPr>
          <w:rFonts w:hint="cs"/>
          <w:rtl/>
        </w:rPr>
      </w:pPr>
      <w:r>
        <w:rPr>
          <w:rFonts w:hint="cs"/>
          <w:rtl/>
        </w:rPr>
        <w:t>מי בעד הצעתו של חבר הכנסת יוס</w:t>
      </w:r>
      <w:r>
        <w:rPr>
          <w:rFonts w:hint="cs"/>
          <w:rtl/>
        </w:rPr>
        <w:t>י שריד? תודה. מי נגד הצעתו של יוסי שריד? תודה. מי נמנע? תודה.</w:t>
      </w:r>
    </w:p>
    <w:p w14:paraId="031612B0" w14:textId="77777777" w:rsidR="00000000" w:rsidRDefault="007C71EE">
      <w:pPr>
        <w:pStyle w:val="a"/>
        <w:rPr>
          <w:rFonts w:hint="cs"/>
          <w:rtl/>
        </w:rPr>
      </w:pPr>
    </w:p>
    <w:p w14:paraId="00D7AC54" w14:textId="77777777" w:rsidR="00000000" w:rsidRDefault="007C71EE">
      <w:pPr>
        <w:pStyle w:val="a"/>
        <w:jc w:val="center"/>
        <w:rPr>
          <w:rFonts w:hint="cs"/>
          <w:b/>
          <w:bCs/>
          <w:rtl/>
        </w:rPr>
      </w:pPr>
      <w:r>
        <w:rPr>
          <w:rFonts w:hint="cs"/>
          <w:b/>
          <w:bCs/>
          <w:rtl/>
        </w:rPr>
        <w:t>הצבעה</w:t>
      </w:r>
    </w:p>
    <w:p w14:paraId="6CFAC372" w14:textId="77777777" w:rsidR="00000000" w:rsidRDefault="007C71EE">
      <w:pPr>
        <w:pStyle w:val="a"/>
        <w:rPr>
          <w:rFonts w:hint="cs"/>
          <w:rtl/>
        </w:rPr>
      </w:pPr>
    </w:p>
    <w:p w14:paraId="6B28CE56" w14:textId="77777777" w:rsidR="00000000" w:rsidRDefault="007C71EE">
      <w:pPr>
        <w:pStyle w:val="a"/>
        <w:jc w:val="center"/>
        <w:rPr>
          <w:rFonts w:hint="cs"/>
          <w:rtl/>
        </w:rPr>
      </w:pPr>
      <w:r>
        <w:rPr>
          <w:rFonts w:hint="cs"/>
          <w:rtl/>
        </w:rPr>
        <w:t>ההסתייגות של חבר הכנסת  יוסי שריד לסעיף  3(ב) לא נתקבלה.</w:t>
      </w:r>
    </w:p>
    <w:p w14:paraId="1780B5DA" w14:textId="77777777" w:rsidR="00000000" w:rsidRDefault="007C71EE">
      <w:pPr>
        <w:pStyle w:val="a"/>
        <w:rPr>
          <w:rFonts w:hint="cs"/>
          <w:rtl/>
        </w:rPr>
      </w:pPr>
    </w:p>
    <w:p w14:paraId="3FCD225E" w14:textId="77777777" w:rsidR="00000000" w:rsidRDefault="007C71EE">
      <w:pPr>
        <w:pStyle w:val="ad"/>
        <w:rPr>
          <w:rtl/>
        </w:rPr>
      </w:pPr>
      <w:r>
        <w:rPr>
          <w:rtl/>
        </w:rPr>
        <w:t>היו"ר ראובן ריבלין:</w:t>
      </w:r>
    </w:p>
    <w:p w14:paraId="3BAC5680" w14:textId="77777777" w:rsidR="00000000" w:rsidRDefault="007C71EE">
      <w:pPr>
        <w:pStyle w:val="a"/>
        <w:rPr>
          <w:rtl/>
        </w:rPr>
      </w:pPr>
    </w:p>
    <w:p w14:paraId="5D7F4AFC" w14:textId="77777777" w:rsidR="00000000" w:rsidRDefault="007C71EE">
      <w:pPr>
        <w:pStyle w:val="a"/>
        <w:rPr>
          <w:rFonts w:hint="cs"/>
          <w:rtl/>
        </w:rPr>
      </w:pPr>
      <w:r>
        <w:rPr>
          <w:rFonts w:hint="cs"/>
          <w:rtl/>
        </w:rPr>
        <w:t xml:space="preserve">הצעתו של שריד לא נתקבלה. </w:t>
      </w:r>
    </w:p>
    <w:p w14:paraId="776C8142" w14:textId="77777777" w:rsidR="00000000" w:rsidRDefault="007C71EE">
      <w:pPr>
        <w:pStyle w:val="a"/>
        <w:rPr>
          <w:rFonts w:hint="cs"/>
          <w:rtl/>
        </w:rPr>
      </w:pPr>
    </w:p>
    <w:p w14:paraId="18A7A768" w14:textId="77777777" w:rsidR="00000000" w:rsidRDefault="007C71EE">
      <w:pPr>
        <w:pStyle w:val="a"/>
        <w:rPr>
          <w:rFonts w:hint="cs"/>
          <w:rtl/>
        </w:rPr>
      </w:pPr>
      <w:r>
        <w:rPr>
          <w:rFonts w:hint="cs"/>
          <w:rtl/>
        </w:rPr>
        <w:t>מי בעד הצעת חיים אורון? תודה. מי נגד? תודה. מי נמנע? תודה.</w:t>
      </w:r>
    </w:p>
    <w:p w14:paraId="72CDFFF1" w14:textId="77777777" w:rsidR="00000000" w:rsidRDefault="007C71EE">
      <w:pPr>
        <w:pStyle w:val="a"/>
        <w:rPr>
          <w:rFonts w:hint="cs"/>
          <w:rtl/>
        </w:rPr>
      </w:pPr>
    </w:p>
    <w:p w14:paraId="63E0C579" w14:textId="77777777" w:rsidR="00000000" w:rsidRDefault="007C71EE">
      <w:pPr>
        <w:pStyle w:val="a"/>
        <w:jc w:val="center"/>
        <w:rPr>
          <w:rFonts w:hint="cs"/>
          <w:b/>
          <w:bCs/>
          <w:rtl/>
        </w:rPr>
      </w:pPr>
      <w:r>
        <w:rPr>
          <w:rFonts w:hint="cs"/>
          <w:b/>
          <w:bCs/>
          <w:rtl/>
        </w:rPr>
        <w:t>הצבעה</w:t>
      </w:r>
    </w:p>
    <w:p w14:paraId="410495CA" w14:textId="77777777" w:rsidR="00000000" w:rsidRDefault="007C71EE">
      <w:pPr>
        <w:pStyle w:val="a"/>
        <w:rPr>
          <w:rFonts w:hint="cs"/>
          <w:rtl/>
        </w:rPr>
      </w:pPr>
    </w:p>
    <w:p w14:paraId="67F33043" w14:textId="77777777" w:rsidR="00000000" w:rsidRDefault="007C71EE">
      <w:pPr>
        <w:pStyle w:val="a"/>
        <w:jc w:val="center"/>
        <w:rPr>
          <w:rFonts w:hint="cs"/>
          <w:rtl/>
        </w:rPr>
      </w:pPr>
      <w:r>
        <w:rPr>
          <w:rFonts w:hint="cs"/>
          <w:rtl/>
        </w:rPr>
        <w:t xml:space="preserve">ההסתייגות של </w:t>
      </w:r>
      <w:r>
        <w:rPr>
          <w:rFonts w:hint="cs"/>
          <w:rtl/>
        </w:rPr>
        <w:t>חבר הכנסת   חיים אורון לסעיף  3(ב) לא נתקבלה.</w:t>
      </w:r>
    </w:p>
    <w:p w14:paraId="778F57EC" w14:textId="77777777" w:rsidR="00000000" w:rsidRDefault="007C71EE">
      <w:pPr>
        <w:pStyle w:val="a"/>
        <w:jc w:val="center"/>
        <w:rPr>
          <w:rFonts w:hint="cs"/>
          <w:rtl/>
        </w:rPr>
      </w:pPr>
    </w:p>
    <w:p w14:paraId="512CF3EA" w14:textId="77777777" w:rsidR="00000000" w:rsidRDefault="007C71EE">
      <w:pPr>
        <w:pStyle w:val="ad"/>
        <w:rPr>
          <w:rtl/>
        </w:rPr>
      </w:pPr>
      <w:r>
        <w:rPr>
          <w:rtl/>
        </w:rPr>
        <w:t>היו"ר ראובן ריבלין:</w:t>
      </w:r>
    </w:p>
    <w:p w14:paraId="44964986" w14:textId="77777777" w:rsidR="00000000" w:rsidRDefault="007C71EE">
      <w:pPr>
        <w:pStyle w:val="a"/>
        <w:rPr>
          <w:rtl/>
        </w:rPr>
      </w:pPr>
    </w:p>
    <w:p w14:paraId="548F7AA3" w14:textId="77777777" w:rsidR="00000000" w:rsidRDefault="007C71EE">
      <w:pPr>
        <w:pStyle w:val="a"/>
        <w:rPr>
          <w:rFonts w:hint="cs"/>
          <w:rtl/>
        </w:rPr>
      </w:pPr>
      <w:r>
        <w:rPr>
          <w:rFonts w:hint="cs"/>
          <w:rtl/>
        </w:rPr>
        <w:t xml:space="preserve">הצעת אורון לא נתקבלה. </w:t>
      </w:r>
    </w:p>
    <w:p w14:paraId="1F609AB4" w14:textId="77777777" w:rsidR="00000000" w:rsidRDefault="007C71EE">
      <w:pPr>
        <w:pStyle w:val="a"/>
        <w:rPr>
          <w:rFonts w:hint="cs"/>
          <w:rtl/>
        </w:rPr>
      </w:pPr>
    </w:p>
    <w:p w14:paraId="581BBCE9" w14:textId="77777777" w:rsidR="00000000" w:rsidRDefault="007C71EE">
      <w:pPr>
        <w:pStyle w:val="a"/>
        <w:rPr>
          <w:rFonts w:hint="cs"/>
          <w:rtl/>
        </w:rPr>
      </w:pPr>
      <w:r>
        <w:rPr>
          <w:rFonts w:hint="cs"/>
          <w:rtl/>
        </w:rPr>
        <w:t>הצעת רן כהן -  מי בעד? תודה. מי נגד? תודה. מי נמנע? תודה.</w:t>
      </w:r>
    </w:p>
    <w:p w14:paraId="3B2B2876" w14:textId="77777777" w:rsidR="00000000" w:rsidRDefault="007C71EE">
      <w:pPr>
        <w:pStyle w:val="a"/>
        <w:rPr>
          <w:rFonts w:hint="cs"/>
          <w:rtl/>
        </w:rPr>
      </w:pPr>
    </w:p>
    <w:p w14:paraId="01BC0D57" w14:textId="77777777" w:rsidR="00000000" w:rsidRDefault="007C71EE">
      <w:pPr>
        <w:pStyle w:val="a"/>
        <w:jc w:val="center"/>
        <w:rPr>
          <w:rFonts w:hint="cs"/>
          <w:b/>
          <w:bCs/>
          <w:rtl/>
        </w:rPr>
      </w:pPr>
      <w:r>
        <w:rPr>
          <w:rFonts w:hint="cs"/>
          <w:b/>
          <w:bCs/>
          <w:rtl/>
        </w:rPr>
        <w:t>הצבעה</w:t>
      </w:r>
    </w:p>
    <w:p w14:paraId="2658673F" w14:textId="77777777" w:rsidR="00000000" w:rsidRDefault="007C71EE">
      <w:pPr>
        <w:pStyle w:val="a"/>
        <w:rPr>
          <w:rFonts w:hint="cs"/>
          <w:rtl/>
        </w:rPr>
      </w:pPr>
    </w:p>
    <w:p w14:paraId="287DAEE9" w14:textId="77777777" w:rsidR="00000000" w:rsidRDefault="007C71EE">
      <w:pPr>
        <w:pStyle w:val="a"/>
        <w:jc w:val="center"/>
        <w:rPr>
          <w:rFonts w:hint="cs"/>
          <w:rtl/>
        </w:rPr>
      </w:pPr>
      <w:r>
        <w:rPr>
          <w:rFonts w:hint="cs"/>
          <w:rtl/>
        </w:rPr>
        <w:t>ההסתייגות של חבר הכנסת רן כהן לסעיף  3(ב) לא נתקבלה.</w:t>
      </w:r>
    </w:p>
    <w:p w14:paraId="78ABF503" w14:textId="77777777" w:rsidR="00000000" w:rsidRDefault="007C71EE">
      <w:pPr>
        <w:pStyle w:val="a"/>
        <w:rPr>
          <w:rFonts w:hint="cs"/>
          <w:rtl/>
        </w:rPr>
      </w:pPr>
    </w:p>
    <w:p w14:paraId="77E36228" w14:textId="77777777" w:rsidR="00000000" w:rsidRDefault="007C71EE">
      <w:pPr>
        <w:pStyle w:val="ad"/>
        <w:rPr>
          <w:rtl/>
        </w:rPr>
      </w:pPr>
      <w:r>
        <w:rPr>
          <w:rtl/>
        </w:rPr>
        <w:t>היו"ר ראובן ריבלין:</w:t>
      </w:r>
    </w:p>
    <w:p w14:paraId="6939924A" w14:textId="77777777" w:rsidR="00000000" w:rsidRDefault="007C71EE">
      <w:pPr>
        <w:pStyle w:val="a"/>
        <w:rPr>
          <w:rtl/>
        </w:rPr>
      </w:pPr>
    </w:p>
    <w:p w14:paraId="60AE012A" w14:textId="77777777" w:rsidR="00000000" w:rsidRDefault="007C71EE">
      <w:pPr>
        <w:pStyle w:val="a"/>
        <w:rPr>
          <w:rFonts w:hint="cs"/>
          <w:rtl/>
        </w:rPr>
      </w:pPr>
      <w:r>
        <w:rPr>
          <w:rFonts w:hint="cs"/>
          <w:rtl/>
        </w:rPr>
        <w:t xml:space="preserve">הצעת רן כהן לא נתקבלה. </w:t>
      </w:r>
    </w:p>
    <w:p w14:paraId="0E6F91C3" w14:textId="77777777" w:rsidR="00000000" w:rsidRDefault="007C71EE">
      <w:pPr>
        <w:pStyle w:val="a"/>
        <w:rPr>
          <w:rFonts w:hint="cs"/>
          <w:rtl/>
        </w:rPr>
      </w:pPr>
    </w:p>
    <w:p w14:paraId="69378FB9" w14:textId="77777777" w:rsidR="00000000" w:rsidRDefault="007C71EE">
      <w:pPr>
        <w:pStyle w:val="a"/>
        <w:rPr>
          <w:rFonts w:hint="cs"/>
          <w:rtl/>
        </w:rPr>
      </w:pPr>
      <w:r>
        <w:rPr>
          <w:rFonts w:hint="cs"/>
          <w:rtl/>
        </w:rPr>
        <w:t xml:space="preserve">חברת הכנסת גלאון - אינה נוכחת. </w:t>
      </w:r>
    </w:p>
    <w:p w14:paraId="13919AA8" w14:textId="77777777" w:rsidR="00000000" w:rsidRDefault="007C71EE">
      <w:pPr>
        <w:pStyle w:val="a"/>
        <w:rPr>
          <w:rFonts w:hint="cs"/>
          <w:rtl/>
        </w:rPr>
      </w:pPr>
    </w:p>
    <w:p w14:paraId="53E6C877" w14:textId="77777777" w:rsidR="00000000" w:rsidRDefault="007C71EE">
      <w:pPr>
        <w:pStyle w:val="ac"/>
        <w:rPr>
          <w:rtl/>
        </w:rPr>
      </w:pPr>
      <w:r>
        <w:rPr>
          <w:rFonts w:hint="eastAsia"/>
          <w:rtl/>
        </w:rPr>
        <w:t>קריאות</w:t>
      </w:r>
      <w:r>
        <w:rPr>
          <w:rtl/>
        </w:rPr>
        <w:t>:</w:t>
      </w:r>
    </w:p>
    <w:p w14:paraId="57A5683A" w14:textId="77777777" w:rsidR="00000000" w:rsidRDefault="007C71EE">
      <w:pPr>
        <w:pStyle w:val="a"/>
        <w:rPr>
          <w:rFonts w:hint="cs"/>
          <w:rtl/>
        </w:rPr>
      </w:pPr>
    </w:p>
    <w:p w14:paraId="7F9C6197" w14:textId="77777777" w:rsidR="00000000" w:rsidRDefault="007C71EE">
      <w:pPr>
        <w:pStyle w:val="a"/>
        <w:rPr>
          <w:rFonts w:hint="cs"/>
          <w:rtl/>
        </w:rPr>
      </w:pPr>
      <w:r>
        <w:rPr>
          <w:rFonts w:hint="cs"/>
          <w:rtl/>
        </w:rPr>
        <w:t xml:space="preserve">- - - </w:t>
      </w:r>
    </w:p>
    <w:p w14:paraId="2D58ECF8" w14:textId="77777777" w:rsidR="00000000" w:rsidRDefault="007C71EE">
      <w:pPr>
        <w:pStyle w:val="a"/>
        <w:rPr>
          <w:rtl/>
        </w:rPr>
      </w:pPr>
    </w:p>
    <w:p w14:paraId="4787BD89" w14:textId="77777777" w:rsidR="00000000" w:rsidRDefault="007C71EE">
      <w:pPr>
        <w:pStyle w:val="a"/>
        <w:rPr>
          <w:rFonts w:hint="cs"/>
          <w:rtl/>
        </w:rPr>
      </w:pPr>
    </w:p>
    <w:p w14:paraId="3D7F09A3" w14:textId="77777777" w:rsidR="00000000" w:rsidRDefault="007C71EE">
      <w:pPr>
        <w:pStyle w:val="ad"/>
        <w:rPr>
          <w:rtl/>
        </w:rPr>
      </w:pPr>
      <w:r>
        <w:rPr>
          <w:rtl/>
        </w:rPr>
        <w:t>היו"ר ראובן ריבלין:</w:t>
      </w:r>
    </w:p>
    <w:p w14:paraId="4DA17606" w14:textId="77777777" w:rsidR="00000000" w:rsidRDefault="007C71EE">
      <w:pPr>
        <w:pStyle w:val="a"/>
        <w:rPr>
          <w:rtl/>
        </w:rPr>
      </w:pPr>
    </w:p>
    <w:p w14:paraId="4639ACC8" w14:textId="77777777" w:rsidR="00000000" w:rsidRDefault="007C71EE">
      <w:pPr>
        <w:pStyle w:val="a"/>
        <w:rPr>
          <w:rFonts w:hint="cs"/>
          <w:rtl/>
        </w:rPr>
      </w:pPr>
      <w:r>
        <w:rPr>
          <w:rFonts w:hint="cs"/>
          <w:rtl/>
        </w:rPr>
        <w:t>אני לא רואה אותה במקומה. אני מתנצל. אני רואה את חברת הכנסת גלאון כל הזמן בעיני רוחי, אבל רק כשהיא יושבת.  רבותי, גלאון תיספר רק במקומה. רק במחוזותיה ורק במקומה תיספר גלאון.</w:t>
      </w:r>
    </w:p>
    <w:p w14:paraId="2DA63E03" w14:textId="77777777" w:rsidR="00000000" w:rsidRDefault="007C71EE">
      <w:pPr>
        <w:pStyle w:val="a"/>
        <w:rPr>
          <w:rFonts w:hint="cs"/>
          <w:rtl/>
        </w:rPr>
      </w:pPr>
    </w:p>
    <w:p w14:paraId="5DA5CC42" w14:textId="77777777" w:rsidR="00000000" w:rsidRDefault="007C71EE">
      <w:pPr>
        <w:pStyle w:val="a"/>
        <w:rPr>
          <w:rFonts w:hint="cs"/>
          <w:rtl/>
        </w:rPr>
      </w:pPr>
      <w:r>
        <w:rPr>
          <w:rFonts w:hint="cs"/>
          <w:rtl/>
        </w:rPr>
        <w:t>מי בעד ה</w:t>
      </w:r>
      <w:r>
        <w:rPr>
          <w:rFonts w:hint="cs"/>
          <w:rtl/>
        </w:rPr>
        <w:t>צעת גלאון? תודה. מי נגד? תודה. מי נמנע? תודה.</w:t>
      </w:r>
    </w:p>
    <w:p w14:paraId="3C99F1A5" w14:textId="77777777" w:rsidR="00000000" w:rsidRDefault="007C71EE">
      <w:pPr>
        <w:pStyle w:val="a"/>
        <w:rPr>
          <w:rFonts w:hint="cs"/>
          <w:rtl/>
        </w:rPr>
      </w:pPr>
    </w:p>
    <w:p w14:paraId="78D80F78" w14:textId="77777777" w:rsidR="00000000" w:rsidRDefault="007C71EE">
      <w:pPr>
        <w:pStyle w:val="a"/>
        <w:jc w:val="center"/>
        <w:rPr>
          <w:rFonts w:hint="cs"/>
          <w:b/>
          <w:bCs/>
          <w:rtl/>
        </w:rPr>
      </w:pPr>
      <w:r>
        <w:rPr>
          <w:rFonts w:hint="cs"/>
          <w:b/>
          <w:bCs/>
          <w:rtl/>
        </w:rPr>
        <w:t>הצבעה</w:t>
      </w:r>
    </w:p>
    <w:p w14:paraId="13D66835" w14:textId="77777777" w:rsidR="00000000" w:rsidRDefault="007C71EE">
      <w:pPr>
        <w:pStyle w:val="a"/>
        <w:rPr>
          <w:rFonts w:hint="cs"/>
          <w:rtl/>
        </w:rPr>
      </w:pPr>
    </w:p>
    <w:p w14:paraId="2368653D" w14:textId="77777777" w:rsidR="00000000" w:rsidRDefault="007C71EE">
      <w:pPr>
        <w:pStyle w:val="a"/>
        <w:jc w:val="center"/>
        <w:rPr>
          <w:rFonts w:hint="cs"/>
          <w:rtl/>
        </w:rPr>
      </w:pPr>
      <w:r>
        <w:rPr>
          <w:rFonts w:hint="cs"/>
          <w:rtl/>
        </w:rPr>
        <w:t>ההסתייגות של חברת הכנסת זהבה גלאון לסעיף 3(ב)  לא נתקבלה.</w:t>
      </w:r>
    </w:p>
    <w:p w14:paraId="7700A089" w14:textId="77777777" w:rsidR="00000000" w:rsidRDefault="007C71EE">
      <w:pPr>
        <w:pStyle w:val="a"/>
        <w:rPr>
          <w:rFonts w:hint="cs"/>
          <w:rtl/>
        </w:rPr>
      </w:pPr>
    </w:p>
    <w:p w14:paraId="6E1B9DA1" w14:textId="77777777" w:rsidR="00000000" w:rsidRDefault="007C71EE">
      <w:pPr>
        <w:pStyle w:val="ad"/>
        <w:rPr>
          <w:rtl/>
        </w:rPr>
      </w:pPr>
      <w:r>
        <w:rPr>
          <w:rtl/>
        </w:rPr>
        <w:t>היו"ר ראובן ריבלין:</w:t>
      </w:r>
    </w:p>
    <w:p w14:paraId="347B1F0D" w14:textId="77777777" w:rsidR="00000000" w:rsidRDefault="007C71EE">
      <w:pPr>
        <w:pStyle w:val="a"/>
        <w:rPr>
          <w:rtl/>
        </w:rPr>
      </w:pPr>
    </w:p>
    <w:p w14:paraId="72630F69" w14:textId="77777777" w:rsidR="00000000" w:rsidRDefault="007C71EE">
      <w:pPr>
        <w:pStyle w:val="a"/>
        <w:rPr>
          <w:rFonts w:hint="cs"/>
          <w:rtl/>
        </w:rPr>
      </w:pPr>
      <w:r>
        <w:rPr>
          <w:rFonts w:hint="cs"/>
          <w:rtl/>
        </w:rPr>
        <w:t xml:space="preserve">גלאון - לא נתקבלה. </w:t>
      </w:r>
    </w:p>
    <w:p w14:paraId="5D53193E" w14:textId="77777777" w:rsidR="00000000" w:rsidRDefault="007C71EE">
      <w:pPr>
        <w:pStyle w:val="a"/>
        <w:rPr>
          <w:rFonts w:hint="cs"/>
          <w:rtl/>
        </w:rPr>
      </w:pPr>
    </w:p>
    <w:p w14:paraId="57FC4127" w14:textId="77777777" w:rsidR="00000000" w:rsidRDefault="007C71EE">
      <w:pPr>
        <w:pStyle w:val="a"/>
        <w:rPr>
          <w:rFonts w:hint="cs"/>
          <w:rtl/>
        </w:rPr>
      </w:pPr>
      <w:r>
        <w:rPr>
          <w:rFonts w:hint="cs"/>
          <w:rtl/>
        </w:rPr>
        <w:t xml:space="preserve">רומן ברונפמן - הצבעה אלקטרונית. נא להצביע. </w:t>
      </w:r>
    </w:p>
    <w:p w14:paraId="035C6903" w14:textId="77777777" w:rsidR="00000000" w:rsidRDefault="007C71EE">
      <w:pPr>
        <w:pStyle w:val="a"/>
        <w:rPr>
          <w:rFonts w:hint="cs"/>
          <w:rtl/>
        </w:rPr>
      </w:pPr>
    </w:p>
    <w:p w14:paraId="0B354487" w14:textId="77777777" w:rsidR="00000000" w:rsidRDefault="007C71EE">
      <w:pPr>
        <w:pStyle w:val="a"/>
        <w:jc w:val="center"/>
        <w:rPr>
          <w:rFonts w:hint="cs"/>
          <w:b/>
          <w:bCs/>
          <w:rtl/>
        </w:rPr>
      </w:pPr>
      <w:r>
        <w:rPr>
          <w:rFonts w:hint="cs"/>
          <w:b/>
          <w:bCs/>
          <w:rtl/>
        </w:rPr>
        <w:t>הצבעה מס' 14</w:t>
      </w:r>
    </w:p>
    <w:p w14:paraId="15929782" w14:textId="77777777" w:rsidR="00000000" w:rsidRDefault="007C71EE">
      <w:pPr>
        <w:pStyle w:val="a"/>
        <w:jc w:val="center"/>
        <w:rPr>
          <w:rFonts w:hint="cs"/>
          <w:b/>
          <w:bCs/>
          <w:rtl/>
        </w:rPr>
      </w:pPr>
    </w:p>
    <w:p w14:paraId="33CB0D00" w14:textId="77777777" w:rsidR="00000000" w:rsidRDefault="007C71EE">
      <w:pPr>
        <w:pStyle w:val="a"/>
        <w:jc w:val="center"/>
        <w:rPr>
          <w:rFonts w:hint="cs"/>
          <w:rtl/>
        </w:rPr>
      </w:pPr>
      <w:r>
        <w:rPr>
          <w:rFonts w:hint="cs"/>
          <w:rtl/>
        </w:rPr>
        <w:t>בעד ההסתייגות - 38</w:t>
      </w:r>
    </w:p>
    <w:p w14:paraId="0FBE8A60" w14:textId="77777777" w:rsidR="00000000" w:rsidRDefault="007C71EE">
      <w:pPr>
        <w:pStyle w:val="a"/>
        <w:jc w:val="center"/>
        <w:rPr>
          <w:rFonts w:hint="cs"/>
          <w:rtl/>
        </w:rPr>
      </w:pPr>
      <w:r>
        <w:rPr>
          <w:rFonts w:hint="cs"/>
          <w:rtl/>
        </w:rPr>
        <w:t>נגד - 45</w:t>
      </w:r>
    </w:p>
    <w:p w14:paraId="1BCF4265" w14:textId="77777777" w:rsidR="00000000" w:rsidRDefault="007C71EE">
      <w:pPr>
        <w:pStyle w:val="a"/>
        <w:jc w:val="center"/>
        <w:rPr>
          <w:rFonts w:hint="cs"/>
          <w:rtl/>
        </w:rPr>
      </w:pPr>
      <w:r>
        <w:rPr>
          <w:rFonts w:hint="cs"/>
          <w:rtl/>
        </w:rPr>
        <w:t xml:space="preserve">נמנעים - אין </w:t>
      </w:r>
    </w:p>
    <w:p w14:paraId="7932D509" w14:textId="77777777" w:rsidR="00000000" w:rsidRDefault="007C71EE">
      <w:pPr>
        <w:pStyle w:val="a"/>
        <w:jc w:val="center"/>
        <w:rPr>
          <w:rFonts w:hint="cs"/>
          <w:rtl/>
        </w:rPr>
      </w:pPr>
      <w:r>
        <w:rPr>
          <w:rFonts w:hint="cs"/>
          <w:rtl/>
        </w:rPr>
        <w:t>ההסתייגות של חבר הכנסת רומן ברונפמן לסעיף 3(ב) לא נתקבלה.</w:t>
      </w:r>
    </w:p>
    <w:p w14:paraId="2E23AAE3" w14:textId="77777777" w:rsidR="00000000" w:rsidRDefault="007C71EE">
      <w:pPr>
        <w:pStyle w:val="a"/>
        <w:jc w:val="center"/>
        <w:rPr>
          <w:rFonts w:hint="cs"/>
          <w:rtl/>
        </w:rPr>
      </w:pPr>
    </w:p>
    <w:p w14:paraId="295FA09B" w14:textId="77777777" w:rsidR="00000000" w:rsidRDefault="007C71EE">
      <w:pPr>
        <w:pStyle w:val="ad"/>
        <w:rPr>
          <w:rtl/>
        </w:rPr>
      </w:pPr>
      <w:r>
        <w:rPr>
          <w:rtl/>
        </w:rPr>
        <w:t>היו"ר ראובן ריבלין:</w:t>
      </w:r>
    </w:p>
    <w:p w14:paraId="54A1217D" w14:textId="77777777" w:rsidR="00000000" w:rsidRDefault="007C71EE">
      <w:pPr>
        <w:pStyle w:val="a"/>
        <w:rPr>
          <w:rtl/>
        </w:rPr>
      </w:pPr>
    </w:p>
    <w:p w14:paraId="448EA7AE" w14:textId="77777777" w:rsidR="00000000" w:rsidRDefault="007C71EE">
      <w:pPr>
        <w:pStyle w:val="a"/>
        <w:rPr>
          <w:rFonts w:hint="cs"/>
          <w:rtl/>
        </w:rPr>
      </w:pPr>
      <w:r>
        <w:rPr>
          <w:rFonts w:hint="cs"/>
          <w:rtl/>
        </w:rPr>
        <w:t xml:space="preserve">ובכן, נגד - 45, בעד - רק 38, לא נתקבלה. </w:t>
      </w:r>
    </w:p>
    <w:p w14:paraId="2FC38DF0" w14:textId="77777777" w:rsidR="00000000" w:rsidRDefault="007C71EE">
      <w:pPr>
        <w:pStyle w:val="a"/>
        <w:ind w:firstLine="0"/>
        <w:rPr>
          <w:rFonts w:hint="cs"/>
          <w:rtl/>
        </w:rPr>
      </w:pPr>
    </w:p>
    <w:p w14:paraId="7C28EDDA" w14:textId="77777777" w:rsidR="00000000" w:rsidRDefault="007C71EE">
      <w:pPr>
        <w:pStyle w:val="a"/>
        <w:rPr>
          <w:rFonts w:hint="cs"/>
          <w:rtl/>
        </w:rPr>
      </w:pPr>
      <w:r>
        <w:rPr>
          <w:rFonts w:hint="cs"/>
          <w:rtl/>
        </w:rPr>
        <w:t>אדוני יושב-ראש הקואליציה, ישבו תמיד אנשים במקום. כל אחד יעשה את חשבונו. אם יש איזה מראה שלא נותן לי בבירור לקבוע שיש רוב לכאן או לכאן,</w:t>
      </w:r>
      <w:r>
        <w:rPr>
          <w:rFonts w:hint="cs"/>
          <w:rtl/>
        </w:rPr>
        <w:t xml:space="preserve"> תיערך הצבעה אלקטרונית. אני מודיע, לא תהיינה הנחות בעניין זה. חובתם של חברי הכנסת להיות נוכחים. אני לא קבעתי את ההצבעה הזאת. </w:t>
      </w:r>
    </w:p>
    <w:p w14:paraId="4939B0D7" w14:textId="77777777" w:rsidR="00000000" w:rsidRDefault="007C71EE">
      <w:pPr>
        <w:pStyle w:val="a"/>
        <w:ind w:firstLine="0"/>
        <w:rPr>
          <w:rFonts w:hint="cs"/>
          <w:rtl/>
        </w:rPr>
      </w:pPr>
    </w:p>
    <w:p w14:paraId="454210A1" w14:textId="77777777" w:rsidR="00000000" w:rsidRDefault="007C71EE">
      <w:pPr>
        <w:pStyle w:val="a"/>
        <w:ind w:firstLine="0"/>
        <w:rPr>
          <w:rFonts w:hint="cs"/>
          <w:rtl/>
        </w:rPr>
      </w:pPr>
      <w:r>
        <w:rPr>
          <w:rFonts w:hint="cs"/>
          <w:rtl/>
        </w:rPr>
        <w:tab/>
        <w:t>חבר הכנסת ברונפמן, הצעתך לא נתקבלה.</w:t>
      </w:r>
    </w:p>
    <w:p w14:paraId="1284D93E" w14:textId="77777777" w:rsidR="00000000" w:rsidRDefault="007C71EE">
      <w:pPr>
        <w:pStyle w:val="a"/>
        <w:ind w:firstLine="0"/>
        <w:rPr>
          <w:rFonts w:hint="cs"/>
          <w:rtl/>
        </w:rPr>
      </w:pPr>
    </w:p>
    <w:p w14:paraId="0D8ED074" w14:textId="77777777" w:rsidR="00000000" w:rsidRDefault="007C71EE">
      <w:pPr>
        <w:pStyle w:val="a"/>
        <w:ind w:firstLine="0"/>
        <w:rPr>
          <w:rFonts w:hint="cs"/>
          <w:rtl/>
        </w:rPr>
      </w:pPr>
      <w:r>
        <w:rPr>
          <w:rFonts w:hint="cs"/>
          <w:rtl/>
        </w:rPr>
        <w:tab/>
        <w:t>מי בעד ההצעה של חבר הכנסת אבשלום וילן? מי נגד? מי נמנע?</w:t>
      </w:r>
    </w:p>
    <w:p w14:paraId="3ADFBD12" w14:textId="77777777" w:rsidR="00000000" w:rsidRDefault="007C71EE">
      <w:pPr>
        <w:pStyle w:val="a"/>
        <w:ind w:firstLine="0"/>
        <w:rPr>
          <w:rFonts w:hint="cs"/>
          <w:rtl/>
        </w:rPr>
      </w:pPr>
    </w:p>
    <w:p w14:paraId="34652798" w14:textId="77777777" w:rsidR="00000000" w:rsidRDefault="007C71EE">
      <w:pPr>
        <w:pStyle w:val="a"/>
        <w:ind w:firstLine="0"/>
        <w:jc w:val="center"/>
        <w:rPr>
          <w:rFonts w:hint="cs"/>
          <w:b/>
          <w:bCs/>
          <w:rtl/>
        </w:rPr>
      </w:pPr>
      <w:r>
        <w:rPr>
          <w:rFonts w:hint="cs"/>
          <w:b/>
          <w:bCs/>
          <w:rtl/>
        </w:rPr>
        <w:t>הצבעה</w:t>
      </w:r>
    </w:p>
    <w:p w14:paraId="27ACB3B5" w14:textId="77777777" w:rsidR="00000000" w:rsidRDefault="007C71EE">
      <w:pPr>
        <w:pStyle w:val="a"/>
        <w:ind w:firstLine="0"/>
        <w:jc w:val="center"/>
        <w:rPr>
          <w:rFonts w:hint="cs"/>
          <w:b/>
          <w:bCs/>
          <w:rtl/>
        </w:rPr>
      </w:pPr>
    </w:p>
    <w:p w14:paraId="2776F727" w14:textId="77777777" w:rsidR="00000000" w:rsidRDefault="007C71EE">
      <w:pPr>
        <w:pStyle w:val="a"/>
        <w:ind w:firstLine="0"/>
        <w:jc w:val="center"/>
        <w:rPr>
          <w:rFonts w:hint="cs"/>
          <w:rtl/>
        </w:rPr>
      </w:pPr>
      <w:r>
        <w:rPr>
          <w:rFonts w:hint="cs"/>
          <w:rtl/>
        </w:rPr>
        <w:t>ההסתייגות של חבר הכנסת אבש</w:t>
      </w:r>
      <w:r>
        <w:rPr>
          <w:rFonts w:hint="cs"/>
          <w:rtl/>
        </w:rPr>
        <w:t>לום וילן לסעיף 3(ב) לא נתקבלה.</w:t>
      </w:r>
    </w:p>
    <w:p w14:paraId="19F46930" w14:textId="77777777" w:rsidR="00000000" w:rsidRDefault="007C71EE">
      <w:pPr>
        <w:pStyle w:val="a"/>
        <w:ind w:firstLine="0"/>
        <w:rPr>
          <w:rFonts w:hint="cs"/>
          <w:rtl/>
        </w:rPr>
      </w:pPr>
    </w:p>
    <w:p w14:paraId="50741DFE" w14:textId="77777777" w:rsidR="00000000" w:rsidRDefault="007C71EE">
      <w:pPr>
        <w:pStyle w:val="ad"/>
        <w:rPr>
          <w:rtl/>
        </w:rPr>
      </w:pPr>
      <w:r>
        <w:rPr>
          <w:rtl/>
        </w:rPr>
        <w:t>היו"ר ראובן ריבלין:</w:t>
      </w:r>
    </w:p>
    <w:p w14:paraId="11AF8506" w14:textId="77777777" w:rsidR="00000000" w:rsidRDefault="007C71EE">
      <w:pPr>
        <w:pStyle w:val="a"/>
        <w:rPr>
          <w:rtl/>
        </w:rPr>
      </w:pPr>
    </w:p>
    <w:p w14:paraId="158EF24D" w14:textId="77777777" w:rsidR="00000000" w:rsidRDefault="007C71EE">
      <w:pPr>
        <w:pStyle w:val="a"/>
        <w:rPr>
          <w:rFonts w:hint="cs"/>
          <w:rtl/>
        </w:rPr>
      </w:pPr>
      <w:r>
        <w:rPr>
          <w:rFonts w:hint="cs"/>
          <w:rtl/>
        </w:rPr>
        <w:t>הצעת חבר הכנסת וילן לא נתקבלה.</w:t>
      </w:r>
    </w:p>
    <w:p w14:paraId="27F23383" w14:textId="77777777" w:rsidR="00000000" w:rsidRDefault="007C71EE">
      <w:pPr>
        <w:pStyle w:val="Manager"/>
        <w:rPr>
          <w:rFonts w:hint="cs"/>
          <w:rtl/>
        </w:rPr>
      </w:pPr>
    </w:p>
    <w:p w14:paraId="11AF03A2" w14:textId="77777777" w:rsidR="00000000" w:rsidRDefault="007C71EE">
      <w:pPr>
        <w:pStyle w:val="a"/>
        <w:rPr>
          <w:rFonts w:hint="cs"/>
          <w:rtl/>
        </w:rPr>
      </w:pPr>
      <w:r>
        <w:rPr>
          <w:rFonts w:hint="cs"/>
          <w:rtl/>
        </w:rPr>
        <w:t>מי בעד הצעת ליצמן? מי נגד? מי נמנע?</w:t>
      </w:r>
    </w:p>
    <w:p w14:paraId="022B0591" w14:textId="77777777" w:rsidR="00000000" w:rsidRDefault="007C71EE">
      <w:pPr>
        <w:pStyle w:val="a"/>
        <w:rPr>
          <w:rFonts w:hint="cs"/>
          <w:rtl/>
        </w:rPr>
      </w:pPr>
    </w:p>
    <w:p w14:paraId="4781497E" w14:textId="77777777" w:rsidR="00000000" w:rsidRDefault="007C71EE">
      <w:pPr>
        <w:pStyle w:val="a"/>
        <w:jc w:val="center"/>
        <w:rPr>
          <w:rFonts w:hint="cs"/>
          <w:b/>
          <w:bCs/>
          <w:rtl/>
        </w:rPr>
      </w:pPr>
      <w:r>
        <w:rPr>
          <w:rFonts w:hint="cs"/>
          <w:b/>
          <w:bCs/>
          <w:rtl/>
        </w:rPr>
        <w:t>הצבעה</w:t>
      </w:r>
    </w:p>
    <w:p w14:paraId="45ED3AFF" w14:textId="77777777" w:rsidR="00000000" w:rsidRDefault="007C71EE">
      <w:pPr>
        <w:pStyle w:val="a"/>
        <w:jc w:val="center"/>
        <w:rPr>
          <w:rFonts w:hint="cs"/>
          <w:b/>
          <w:bCs/>
          <w:rtl/>
        </w:rPr>
      </w:pPr>
    </w:p>
    <w:p w14:paraId="38FD1969" w14:textId="77777777" w:rsidR="00000000" w:rsidRDefault="007C71EE">
      <w:pPr>
        <w:pStyle w:val="a"/>
        <w:jc w:val="center"/>
        <w:rPr>
          <w:rFonts w:hint="cs"/>
          <w:rtl/>
        </w:rPr>
      </w:pPr>
      <w:r>
        <w:rPr>
          <w:rFonts w:hint="cs"/>
          <w:rtl/>
        </w:rPr>
        <w:t>ההסתייגות של חבר הכנסת יעקב ליצמן לסעיף 3(ב) נתקבלה.</w:t>
      </w:r>
    </w:p>
    <w:p w14:paraId="60C4A3A4" w14:textId="77777777" w:rsidR="00000000" w:rsidRDefault="007C71EE">
      <w:pPr>
        <w:pStyle w:val="a"/>
        <w:jc w:val="center"/>
        <w:rPr>
          <w:rFonts w:hint="cs"/>
          <w:rtl/>
        </w:rPr>
      </w:pPr>
    </w:p>
    <w:p w14:paraId="72C6A3E4" w14:textId="77777777" w:rsidR="00000000" w:rsidRDefault="007C71EE">
      <w:pPr>
        <w:pStyle w:val="ad"/>
        <w:rPr>
          <w:rtl/>
        </w:rPr>
      </w:pPr>
      <w:r>
        <w:rPr>
          <w:rtl/>
        </w:rPr>
        <w:t>היו"ר ראובן ריבלין:</w:t>
      </w:r>
    </w:p>
    <w:p w14:paraId="498A4F73" w14:textId="77777777" w:rsidR="00000000" w:rsidRDefault="007C71EE">
      <w:pPr>
        <w:pStyle w:val="a"/>
        <w:rPr>
          <w:rtl/>
        </w:rPr>
      </w:pPr>
    </w:p>
    <w:p w14:paraId="5A16BEB9" w14:textId="77777777" w:rsidR="00000000" w:rsidRDefault="007C71EE">
      <w:pPr>
        <w:pStyle w:val="a"/>
        <w:rPr>
          <w:rFonts w:hint="cs"/>
          <w:rtl/>
        </w:rPr>
      </w:pPr>
      <w:r>
        <w:rPr>
          <w:rFonts w:hint="cs"/>
          <w:rtl/>
        </w:rPr>
        <w:t>הצעת יעקב ליצמן לא נתקבלה.</w:t>
      </w:r>
    </w:p>
    <w:p w14:paraId="359FB824" w14:textId="77777777" w:rsidR="00000000" w:rsidRDefault="007C71EE">
      <w:pPr>
        <w:pStyle w:val="a"/>
        <w:rPr>
          <w:rFonts w:hint="cs"/>
          <w:rtl/>
        </w:rPr>
      </w:pPr>
    </w:p>
    <w:p w14:paraId="4B681D5C" w14:textId="77777777" w:rsidR="00000000" w:rsidRDefault="007C71EE">
      <w:pPr>
        <w:pStyle w:val="a"/>
        <w:rPr>
          <w:rFonts w:hint="cs"/>
          <w:rtl/>
        </w:rPr>
      </w:pPr>
      <w:r>
        <w:rPr>
          <w:rFonts w:hint="cs"/>
          <w:rtl/>
        </w:rPr>
        <w:t xml:space="preserve">הצעת רביץ </w:t>
      </w:r>
      <w:r>
        <w:rPr>
          <w:rtl/>
        </w:rPr>
        <w:t>–</w:t>
      </w:r>
      <w:r>
        <w:rPr>
          <w:rFonts w:hint="cs"/>
          <w:rtl/>
        </w:rPr>
        <w:t xml:space="preserve"> מי בעד? מי נ</w:t>
      </w:r>
      <w:r>
        <w:rPr>
          <w:rFonts w:hint="cs"/>
          <w:rtl/>
        </w:rPr>
        <w:t>גד? מי נמנע?</w:t>
      </w:r>
    </w:p>
    <w:p w14:paraId="743B3BEB" w14:textId="77777777" w:rsidR="00000000" w:rsidRDefault="007C71EE">
      <w:pPr>
        <w:pStyle w:val="a"/>
        <w:rPr>
          <w:rFonts w:hint="cs"/>
          <w:rtl/>
        </w:rPr>
      </w:pPr>
    </w:p>
    <w:p w14:paraId="1F769CFC" w14:textId="77777777" w:rsidR="00000000" w:rsidRDefault="007C71EE">
      <w:pPr>
        <w:pStyle w:val="a"/>
        <w:jc w:val="center"/>
        <w:rPr>
          <w:rFonts w:hint="cs"/>
          <w:b/>
          <w:bCs/>
          <w:rtl/>
        </w:rPr>
      </w:pPr>
      <w:r>
        <w:rPr>
          <w:rFonts w:hint="cs"/>
          <w:b/>
          <w:bCs/>
          <w:rtl/>
        </w:rPr>
        <w:t>הצבעה</w:t>
      </w:r>
    </w:p>
    <w:p w14:paraId="247137B4" w14:textId="77777777" w:rsidR="00000000" w:rsidRDefault="007C71EE">
      <w:pPr>
        <w:pStyle w:val="a"/>
        <w:jc w:val="center"/>
        <w:rPr>
          <w:rFonts w:hint="cs"/>
          <w:b/>
          <w:bCs/>
          <w:rtl/>
        </w:rPr>
      </w:pPr>
    </w:p>
    <w:p w14:paraId="2672CB29" w14:textId="77777777" w:rsidR="00000000" w:rsidRDefault="007C71EE">
      <w:pPr>
        <w:pStyle w:val="a"/>
        <w:jc w:val="center"/>
        <w:rPr>
          <w:rFonts w:hint="cs"/>
          <w:rtl/>
        </w:rPr>
      </w:pPr>
      <w:r>
        <w:rPr>
          <w:rFonts w:hint="cs"/>
          <w:rtl/>
        </w:rPr>
        <w:t>ההסתייגות של חבר הכנסת אברהם רביץ לסעיף 3(ב) לא נתקבלה.</w:t>
      </w:r>
    </w:p>
    <w:p w14:paraId="1CE8A469" w14:textId="77777777" w:rsidR="00000000" w:rsidRDefault="007C71EE">
      <w:pPr>
        <w:pStyle w:val="a"/>
        <w:jc w:val="center"/>
        <w:rPr>
          <w:rFonts w:hint="cs"/>
          <w:rtl/>
        </w:rPr>
      </w:pPr>
    </w:p>
    <w:p w14:paraId="23F812AF" w14:textId="77777777" w:rsidR="00000000" w:rsidRDefault="007C71EE">
      <w:pPr>
        <w:pStyle w:val="ad"/>
        <w:rPr>
          <w:rtl/>
        </w:rPr>
      </w:pPr>
      <w:r>
        <w:rPr>
          <w:rtl/>
        </w:rPr>
        <w:t>היו"ר ראובן ריבלין:</w:t>
      </w:r>
    </w:p>
    <w:p w14:paraId="7EF1826F" w14:textId="77777777" w:rsidR="00000000" w:rsidRDefault="007C71EE">
      <w:pPr>
        <w:pStyle w:val="a"/>
        <w:rPr>
          <w:rtl/>
        </w:rPr>
      </w:pPr>
    </w:p>
    <w:p w14:paraId="1225EBBD" w14:textId="77777777" w:rsidR="00000000" w:rsidRDefault="007C71EE">
      <w:pPr>
        <w:pStyle w:val="a"/>
        <w:rPr>
          <w:rFonts w:hint="cs"/>
          <w:rtl/>
        </w:rPr>
      </w:pPr>
      <w:r>
        <w:rPr>
          <w:rFonts w:hint="cs"/>
          <w:rtl/>
        </w:rPr>
        <w:t>הצעת חבר הכנסת רביץ לא נתקבלה.</w:t>
      </w:r>
    </w:p>
    <w:p w14:paraId="53D17E9C" w14:textId="77777777" w:rsidR="00000000" w:rsidRDefault="007C71EE">
      <w:pPr>
        <w:pStyle w:val="a"/>
        <w:rPr>
          <w:rFonts w:hint="cs"/>
          <w:rtl/>
        </w:rPr>
      </w:pPr>
    </w:p>
    <w:p w14:paraId="26F3156B" w14:textId="77777777" w:rsidR="00000000" w:rsidRDefault="007C71EE">
      <w:pPr>
        <w:pStyle w:val="a"/>
        <w:rPr>
          <w:rFonts w:hint="cs"/>
          <w:rtl/>
        </w:rPr>
      </w:pPr>
      <w:r>
        <w:rPr>
          <w:rFonts w:hint="cs"/>
          <w:rtl/>
        </w:rPr>
        <w:t>הצעת חבר הכנסת מאיר פרוש - מי בעד? מי נגד? מי נמנע?</w:t>
      </w:r>
    </w:p>
    <w:p w14:paraId="56896F2E" w14:textId="77777777" w:rsidR="00000000" w:rsidRDefault="007C71EE">
      <w:pPr>
        <w:pStyle w:val="a"/>
        <w:rPr>
          <w:rFonts w:hint="cs"/>
          <w:rtl/>
        </w:rPr>
      </w:pPr>
    </w:p>
    <w:p w14:paraId="717B1239" w14:textId="77777777" w:rsidR="00000000" w:rsidRDefault="007C71EE">
      <w:pPr>
        <w:pStyle w:val="a"/>
        <w:jc w:val="center"/>
        <w:rPr>
          <w:rFonts w:hint="cs"/>
          <w:b/>
          <w:bCs/>
          <w:rtl/>
        </w:rPr>
      </w:pPr>
      <w:r>
        <w:rPr>
          <w:rFonts w:hint="cs"/>
          <w:b/>
          <w:bCs/>
          <w:rtl/>
        </w:rPr>
        <w:t>הצבעה</w:t>
      </w:r>
    </w:p>
    <w:p w14:paraId="1976FEBC" w14:textId="77777777" w:rsidR="00000000" w:rsidRDefault="007C71EE">
      <w:pPr>
        <w:pStyle w:val="a"/>
        <w:jc w:val="center"/>
        <w:rPr>
          <w:rFonts w:hint="cs"/>
          <w:b/>
          <w:bCs/>
          <w:rtl/>
        </w:rPr>
      </w:pPr>
    </w:p>
    <w:p w14:paraId="051726AD" w14:textId="77777777" w:rsidR="00000000" w:rsidRDefault="007C71EE">
      <w:pPr>
        <w:pStyle w:val="a"/>
        <w:jc w:val="center"/>
        <w:rPr>
          <w:rFonts w:hint="cs"/>
          <w:rtl/>
        </w:rPr>
      </w:pPr>
      <w:r>
        <w:rPr>
          <w:rFonts w:hint="cs"/>
          <w:rtl/>
        </w:rPr>
        <w:t>ההסתייגות של חבר הכנסת מאיר פרוש לסעיף 3(ב) לא נתקבלה.</w:t>
      </w:r>
    </w:p>
    <w:p w14:paraId="64336D0C" w14:textId="77777777" w:rsidR="00000000" w:rsidRDefault="007C71EE">
      <w:pPr>
        <w:pStyle w:val="a"/>
        <w:jc w:val="center"/>
        <w:rPr>
          <w:rFonts w:hint="cs"/>
          <w:rtl/>
        </w:rPr>
      </w:pPr>
    </w:p>
    <w:p w14:paraId="23EB5A06" w14:textId="77777777" w:rsidR="00000000" w:rsidRDefault="007C71EE">
      <w:pPr>
        <w:pStyle w:val="ad"/>
        <w:rPr>
          <w:rtl/>
        </w:rPr>
      </w:pPr>
      <w:r>
        <w:rPr>
          <w:rtl/>
        </w:rPr>
        <w:t>היו"ר ראו</w:t>
      </w:r>
      <w:r>
        <w:rPr>
          <w:rtl/>
        </w:rPr>
        <w:t>בן ריבלין:</w:t>
      </w:r>
    </w:p>
    <w:p w14:paraId="16E96AE7" w14:textId="77777777" w:rsidR="00000000" w:rsidRDefault="007C71EE">
      <w:pPr>
        <w:pStyle w:val="a"/>
        <w:rPr>
          <w:rtl/>
        </w:rPr>
      </w:pPr>
    </w:p>
    <w:p w14:paraId="13B6E7C7" w14:textId="77777777" w:rsidR="00000000" w:rsidRDefault="007C71EE">
      <w:pPr>
        <w:pStyle w:val="a"/>
        <w:rPr>
          <w:rFonts w:hint="cs"/>
          <w:rtl/>
        </w:rPr>
      </w:pPr>
      <w:r>
        <w:rPr>
          <w:rFonts w:hint="cs"/>
          <w:rtl/>
        </w:rPr>
        <w:t xml:space="preserve">הצעת חבר הכנסת מאיר פרוש לא נתקבלה. </w:t>
      </w:r>
    </w:p>
    <w:p w14:paraId="6AE6782F" w14:textId="77777777" w:rsidR="00000000" w:rsidRDefault="007C71EE">
      <w:pPr>
        <w:pStyle w:val="a"/>
        <w:rPr>
          <w:rFonts w:hint="cs"/>
          <w:rtl/>
        </w:rPr>
      </w:pPr>
    </w:p>
    <w:p w14:paraId="269D9A70" w14:textId="77777777" w:rsidR="00000000" w:rsidRDefault="007C71EE">
      <w:pPr>
        <w:pStyle w:val="a"/>
        <w:rPr>
          <w:rFonts w:hint="cs"/>
          <w:rtl/>
        </w:rPr>
      </w:pPr>
      <w:r>
        <w:rPr>
          <w:rFonts w:hint="cs"/>
          <w:rtl/>
        </w:rPr>
        <w:t>הצעת חבר הכנסת גפני - מי בעד? מי נגד? מי נמנע?</w:t>
      </w:r>
    </w:p>
    <w:p w14:paraId="073A7BCE" w14:textId="77777777" w:rsidR="00000000" w:rsidRDefault="007C71EE">
      <w:pPr>
        <w:pStyle w:val="a"/>
        <w:rPr>
          <w:rFonts w:hint="cs"/>
          <w:rtl/>
        </w:rPr>
      </w:pPr>
    </w:p>
    <w:p w14:paraId="69AC3B64" w14:textId="77777777" w:rsidR="00000000" w:rsidRDefault="007C71EE">
      <w:pPr>
        <w:pStyle w:val="a"/>
        <w:jc w:val="center"/>
        <w:rPr>
          <w:rFonts w:hint="cs"/>
          <w:b/>
          <w:bCs/>
          <w:rtl/>
        </w:rPr>
      </w:pPr>
      <w:r>
        <w:rPr>
          <w:rFonts w:hint="cs"/>
          <w:b/>
          <w:bCs/>
          <w:rtl/>
        </w:rPr>
        <w:t>הצבעה</w:t>
      </w:r>
    </w:p>
    <w:p w14:paraId="0F6F55F4" w14:textId="77777777" w:rsidR="00000000" w:rsidRDefault="007C71EE">
      <w:pPr>
        <w:pStyle w:val="a"/>
        <w:jc w:val="center"/>
        <w:rPr>
          <w:rFonts w:hint="cs"/>
          <w:b/>
          <w:bCs/>
          <w:rtl/>
        </w:rPr>
      </w:pPr>
    </w:p>
    <w:p w14:paraId="3D413753" w14:textId="77777777" w:rsidR="00000000" w:rsidRDefault="007C71EE">
      <w:pPr>
        <w:pStyle w:val="a"/>
        <w:jc w:val="center"/>
        <w:rPr>
          <w:rFonts w:hint="cs"/>
          <w:rtl/>
        </w:rPr>
      </w:pPr>
      <w:r>
        <w:rPr>
          <w:rFonts w:hint="cs"/>
          <w:rtl/>
        </w:rPr>
        <w:t>ההסתייגות של חבר הכנסת משה גפני לסעיף 3(ב) לא נתקבלה.</w:t>
      </w:r>
    </w:p>
    <w:p w14:paraId="09F44226" w14:textId="77777777" w:rsidR="00000000" w:rsidRDefault="007C71EE">
      <w:pPr>
        <w:pStyle w:val="a"/>
        <w:jc w:val="center"/>
        <w:rPr>
          <w:rFonts w:hint="cs"/>
          <w:rtl/>
        </w:rPr>
      </w:pPr>
    </w:p>
    <w:p w14:paraId="7A9A5ADB" w14:textId="77777777" w:rsidR="00000000" w:rsidRDefault="007C71EE">
      <w:pPr>
        <w:pStyle w:val="ad"/>
        <w:rPr>
          <w:rtl/>
        </w:rPr>
      </w:pPr>
      <w:r>
        <w:rPr>
          <w:rtl/>
        </w:rPr>
        <w:t>היו"ר ראובן ריבלין:</w:t>
      </w:r>
    </w:p>
    <w:p w14:paraId="0E9C8676" w14:textId="77777777" w:rsidR="00000000" w:rsidRDefault="007C71EE">
      <w:pPr>
        <w:pStyle w:val="a"/>
        <w:rPr>
          <w:rtl/>
        </w:rPr>
      </w:pPr>
    </w:p>
    <w:p w14:paraId="25DF1CEF" w14:textId="77777777" w:rsidR="00000000" w:rsidRDefault="007C71EE">
      <w:pPr>
        <w:pStyle w:val="a"/>
        <w:rPr>
          <w:rFonts w:hint="cs"/>
          <w:rtl/>
        </w:rPr>
      </w:pPr>
      <w:r>
        <w:rPr>
          <w:rFonts w:hint="cs"/>
          <w:rtl/>
        </w:rPr>
        <w:t>הצעת גפני לא נתקבלה.</w:t>
      </w:r>
    </w:p>
    <w:p w14:paraId="7B65BBE9" w14:textId="77777777" w:rsidR="00000000" w:rsidRDefault="007C71EE">
      <w:pPr>
        <w:pStyle w:val="a"/>
        <w:rPr>
          <w:rFonts w:hint="cs"/>
          <w:rtl/>
        </w:rPr>
      </w:pPr>
    </w:p>
    <w:p w14:paraId="08E6D79A" w14:textId="77777777" w:rsidR="00000000" w:rsidRDefault="007C71EE">
      <w:pPr>
        <w:pStyle w:val="a"/>
        <w:rPr>
          <w:rFonts w:hint="cs"/>
          <w:rtl/>
        </w:rPr>
      </w:pPr>
      <w:r>
        <w:rPr>
          <w:rFonts w:hint="cs"/>
          <w:rtl/>
        </w:rPr>
        <w:t xml:space="preserve">הצעת חבר הכנסת ישראל אייכלר </w:t>
      </w:r>
      <w:r>
        <w:rPr>
          <w:rtl/>
        </w:rPr>
        <w:t>–</w:t>
      </w:r>
      <w:r>
        <w:rPr>
          <w:rFonts w:hint="cs"/>
          <w:rtl/>
        </w:rPr>
        <w:t xml:space="preserve"> אינו נוכח. </w:t>
      </w:r>
    </w:p>
    <w:p w14:paraId="1AE9EF76" w14:textId="77777777" w:rsidR="00000000" w:rsidRDefault="007C71EE">
      <w:pPr>
        <w:pStyle w:val="a"/>
        <w:rPr>
          <w:rFonts w:hint="cs"/>
          <w:rtl/>
        </w:rPr>
      </w:pPr>
    </w:p>
    <w:p w14:paraId="1B944468" w14:textId="77777777" w:rsidR="00000000" w:rsidRDefault="007C71EE">
      <w:pPr>
        <w:pStyle w:val="a"/>
        <w:rPr>
          <w:rFonts w:hint="cs"/>
          <w:rtl/>
        </w:rPr>
      </w:pPr>
      <w:r>
        <w:rPr>
          <w:rFonts w:hint="cs"/>
          <w:rtl/>
        </w:rPr>
        <w:t>הצעת חבר ה</w:t>
      </w:r>
      <w:r>
        <w:rPr>
          <w:rFonts w:hint="cs"/>
          <w:rtl/>
        </w:rPr>
        <w:t>כנסת מוחמד ברכה - מי בעד? מי נגד? מי נמנע?</w:t>
      </w:r>
    </w:p>
    <w:p w14:paraId="221108A6" w14:textId="77777777" w:rsidR="00000000" w:rsidRDefault="007C71EE">
      <w:pPr>
        <w:pStyle w:val="a"/>
        <w:rPr>
          <w:rFonts w:hint="cs"/>
          <w:rtl/>
        </w:rPr>
      </w:pPr>
    </w:p>
    <w:p w14:paraId="02858AFF" w14:textId="77777777" w:rsidR="00000000" w:rsidRDefault="007C71EE">
      <w:pPr>
        <w:pStyle w:val="a"/>
        <w:jc w:val="center"/>
        <w:rPr>
          <w:rFonts w:hint="cs"/>
          <w:b/>
          <w:bCs/>
          <w:rtl/>
        </w:rPr>
      </w:pPr>
      <w:r>
        <w:rPr>
          <w:rFonts w:hint="cs"/>
          <w:b/>
          <w:bCs/>
          <w:rtl/>
        </w:rPr>
        <w:t>הצבעה</w:t>
      </w:r>
    </w:p>
    <w:p w14:paraId="5831FF13" w14:textId="77777777" w:rsidR="00000000" w:rsidRDefault="007C71EE">
      <w:pPr>
        <w:pStyle w:val="a"/>
        <w:jc w:val="center"/>
        <w:rPr>
          <w:rFonts w:hint="cs"/>
          <w:b/>
          <w:bCs/>
          <w:rtl/>
        </w:rPr>
      </w:pPr>
    </w:p>
    <w:p w14:paraId="11135CB7" w14:textId="77777777" w:rsidR="00000000" w:rsidRDefault="007C71EE">
      <w:pPr>
        <w:pStyle w:val="a"/>
        <w:jc w:val="center"/>
        <w:rPr>
          <w:rFonts w:hint="cs"/>
          <w:rtl/>
        </w:rPr>
      </w:pPr>
      <w:r>
        <w:rPr>
          <w:rFonts w:hint="cs"/>
          <w:rtl/>
        </w:rPr>
        <w:t>ההסתייגות של חבר הכנסת מוחמד ברכה לסעיף 3(ב) לא נתקבלה.</w:t>
      </w:r>
    </w:p>
    <w:p w14:paraId="2ED896AC" w14:textId="77777777" w:rsidR="00000000" w:rsidRDefault="007C71EE">
      <w:pPr>
        <w:pStyle w:val="a"/>
        <w:jc w:val="center"/>
        <w:rPr>
          <w:rFonts w:hint="cs"/>
          <w:rtl/>
        </w:rPr>
      </w:pPr>
    </w:p>
    <w:p w14:paraId="4619152F" w14:textId="77777777" w:rsidR="00000000" w:rsidRDefault="007C71EE">
      <w:pPr>
        <w:pStyle w:val="ad"/>
        <w:rPr>
          <w:rtl/>
        </w:rPr>
      </w:pPr>
      <w:r>
        <w:rPr>
          <w:rtl/>
        </w:rPr>
        <w:t>היו"ר ראובן ריבלין:</w:t>
      </w:r>
    </w:p>
    <w:p w14:paraId="4B4E779A" w14:textId="77777777" w:rsidR="00000000" w:rsidRDefault="007C71EE">
      <w:pPr>
        <w:pStyle w:val="a"/>
        <w:rPr>
          <w:rtl/>
        </w:rPr>
      </w:pPr>
    </w:p>
    <w:p w14:paraId="1C4F2C62" w14:textId="77777777" w:rsidR="00000000" w:rsidRDefault="007C71EE">
      <w:pPr>
        <w:pStyle w:val="a"/>
        <w:rPr>
          <w:rFonts w:hint="cs"/>
          <w:rtl/>
        </w:rPr>
      </w:pPr>
      <w:r>
        <w:rPr>
          <w:rFonts w:hint="cs"/>
          <w:rtl/>
        </w:rPr>
        <w:t>הצעת חבר הכנסת ברכה לא נתקבלה.</w:t>
      </w:r>
    </w:p>
    <w:p w14:paraId="2466727C" w14:textId="77777777" w:rsidR="00000000" w:rsidRDefault="007C71EE">
      <w:pPr>
        <w:pStyle w:val="a"/>
        <w:rPr>
          <w:rFonts w:hint="cs"/>
          <w:rtl/>
        </w:rPr>
      </w:pPr>
    </w:p>
    <w:p w14:paraId="0942D272" w14:textId="77777777" w:rsidR="00000000" w:rsidRDefault="007C71EE">
      <w:pPr>
        <w:pStyle w:val="a"/>
        <w:rPr>
          <w:rFonts w:hint="cs"/>
          <w:rtl/>
        </w:rPr>
      </w:pPr>
      <w:r>
        <w:rPr>
          <w:rFonts w:hint="cs"/>
          <w:rtl/>
        </w:rPr>
        <w:t>הצעת חבר הכנסת מח'ול - מי בעד? מי נגד? מי נמנע?</w:t>
      </w:r>
    </w:p>
    <w:p w14:paraId="63901942" w14:textId="77777777" w:rsidR="00000000" w:rsidRDefault="007C71EE">
      <w:pPr>
        <w:pStyle w:val="a"/>
        <w:rPr>
          <w:rFonts w:hint="cs"/>
          <w:rtl/>
        </w:rPr>
      </w:pPr>
    </w:p>
    <w:p w14:paraId="2A25DB82" w14:textId="77777777" w:rsidR="00000000" w:rsidRDefault="007C71EE">
      <w:pPr>
        <w:pStyle w:val="a"/>
        <w:jc w:val="center"/>
        <w:rPr>
          <w:rFonts w:hint="cs"/>
          <w:b/>
          <w:bCs/>
          <w:rtl/>
        </w:rPr>
      </w:pPr>
      <w:r>
        <w:rPr>
          <w:rFonts w:hint="cs"/>
          <w:b/>
          <w:bCs/>
          <w:rtl/>
        </w:rPr>
        <w:t>הצבעה</w:t>
      </w:r>
    </w:p>
    <w:p w14:paraId="0962DE99" w14:textId="77777777" w:rsidR="00000000" w:rsidRDefault="007C71EE">
      <w:pPr>
        <w:pStyle w:val="a"/>
        <w:jc w:val="center"/>
        <w:rPr>
          <w:rFonts w:hint="cs"/>
          <w:b/>
          <w:bCs/>
          <w:rtl/>
        </w:rPr>
      </w:pPr>
    </w:p>
    <w:p w14:paraId="31025B4A" w14:textId="77777777" w:rsidR="00000000" w:rsidRDefault="007C71EE">
      <w:pPr>
        <w:pStyle w:val="a"/>
        <w:jc w:val="center"/>
        <w:rPr>
          <w:rFonts w:hint="cs"/>
          <w:rtl/>
        </w:rPr>
      </w:pPr>
      <w:r>
        <w:rPr>
          <w:rFonts w:hint="cs"/>
          <w:rtl/>
        </w:rPr>
        <w:t>ההסתייגות של חבר הכנסת עסאם מח'ול לסעיף</w:t>
      </w:r>
      <w:r>
        <w:rPr>
          <w:rFonts w:hint="cs"/>
          <w:rtl/>
        </w:rPr>
        <w:t xml:space="preserve"> 3(ב) לא נתקבלה.</w:t>
      </w:r>
    </w:p>
    <w:p w14:paraId="4274F934" w14:textId="77777777" w:rsidR="00000000" w:rsidRDefault="007C71EE">
      <w:pPr>
        <w:pStyle w:val="a"/>
        <w:jc w:val="center"/>
        <w:rPr>
          <w:rFonts w:hint="cs"/>
          <w:rtl/>
        </w:rPr>
      </w:pPr>
    </w:p>
    <w:p w14:paraId="1C891922" w14:textId="77777777" w:rsidR="00000000" w:rsidRDefault="007C71EE">
      <w:pPr>
        <w:pStyle w:val="ad"/>
        <w:rPr>
          <w:rtl/>
        </w:rPr>
      </w:pPr>
    </w:p>
    <w:p w14:paraId="5295EDA4" w14:textId="77777777" w:rsidR="00000000" w:rsidRDefault="007C71EE">
      <w:pPr>
        <w:pStyle w:val="ad"/>
        <w:rPr>
          <w:rtl/>
        </w:rPr>
      </w:pPr>
      <w:r>
        <w:rPr>
          <w:rtl/>
        </w:rPr>
        <w:t>היו"ר ראובן ריבלין:</w:t>
      </w:r>
    </w:p>
    <w:p w14:paraId="5CCA8092" w14:textId="77777777" w:rsidR="00000000" w:rsidRDefault="007C71EE">
      <w:pPr>
        <w:pStyle w:val="a"/>
        <w:rPr>
          <w:rtl/>
        </w:rPr>
      </w:pPr>
    </w:p>
    <w:p w14:paraId="5FB352A1" w14:textId="77777777" w:rsidR="00000000" w:rsidRDefault="007C71EE">
      <w:pPr>
        <w:pStyle w:val="a"/>
        <w:rPr>
          <w:rFonts w:hint="cs"/>
          <w:rtl/>
        </w:rPr>
      </w:pPr>
      <w:r>
        <w:rPr>
          <w:rFonts w:hint="cs"/>
          <w:rtl/>
        </w:rPr>
        <w:t>הצעת חבר הכנסת מח'ול לא נתקבלה.</w:t>
      </w:r>
    </w:p>
    <w:p w14:paraId="7D75D269" w14:textId="77777777" w:rsidR="00000000" w:rsidRDefault="007C71EE">
      <w:pPr>
        <w:pStyle w:val="a"/>
        <w:rPr>
          <w:rFonts w:hint="cs"/>
          <w:rtl/>
        </w:rPr>
      </w:pPr>
    </w:p>
    <w:p w14:paraId="2C1603E0" w14:textId="77777777" w:rsidR="00000000" w:rsidRDefault="007C71EE">
      <w:pPr>
        <w:pStyle w:val="a"/>
        <w:rPr>
          <w:rFonts w:hint="cs"/>
          <w:rtl/>
        </w:rPr>
      </w:pPr>
      <w:r>
        <w:rPr>
          <w:rFonts w:hint="cs"/>
          <w:rtl/>
        </w:rPr>
        <w:t>הצעת חבר הכנסת אחמד טיבי - מי בעד? מי נגד? מי נמנע?</w:t>
      </w:r>
    </w:p>
    <w:p w14:paraId="639F7A6B" w14:textId="77777777" w:rsidR="00000000" w:rsidRDefault="007C71EE">
      <w:pPr>
        <w:pStyle w:val="a"/>
        <w:rPr>
          <w:rFonts w:hint="cs"/>
          <w:rtl/>
        </w:rPr>
      </w:pPr>
    </w:p>
    <w:p w14:paraId="78285719" w14:textId="77777777" w:rsidR="00000000" w:rsidRDefault="007C71EE">
      <w:pPr>
        <w:pStyle w:val="a"/>
        <w:jc w:val="center"/>
        <w:rPr>
          <w:rFonts w:hint="cs"/>
          <w:b/>
          <w:bCs/>
          <w:rtl/>
        </w:rPr>
      </w:pPr>
      <w:r>
        <w:rPr>
          <w:rFonts w:hint="cs"/>
          <w:b/>
          <w:bCs/>
          <w:rtl/>
        </w:rPr>
        <w:t>הצבעה</w:t>
      </w:r>
    </w:p>
    <w:p w14:paraId="3EA2606E" w14:textId="77777777" w:rsidR="00000000" w:rsidRDefault="007C71EE">
      <w:pPr>
        <w:pStyle w:val="a"/>
        <w:jc w:val="center"/>
        <w:rPr>
          <w:rFonts w:hint="cs"/>
          <w:b/>
          <w:bCs/>
          <w:rtl/>
        </w:rPr>
      </w:pPr>
    </w:p>
    <w:p w14:paraId="765A29A9" w14:textId="77777777" w:rsidR="00000000" w:rsidRDefault="007C71EE">
      <w:pPr>
        <w:pStyle w:val="a"/>
        <w:jc w:val="center"/>
        <w:rPr>
          <w:rFonts w:hint="cs"/>
          <w:rtl/>
        </w:rPr>
      </w:pPr>
      <w:r>
        <w:rPr>
          <w:rFonts w:hint="cs"/>
          <w:rtl/>
        </w:rPr>
        <w:t>ההסתייגות של חבר הכנסת אחמד טיבי לסעיף 3(ב) לא נתקבלה.</w:t>
      </w:r>
    </w:p>
    <w:p w14:paraId="7BFD2018" w14:textId="77777777" w:rsidR="00000000" w:rsidRDefault="007C71EE">
      <w:pPr>
        <w:pStyle w:val="a"/>
        <w:jc w:val="center"/>
        <w:rPr>
          <w:rFonts w:hint="cs"/>
          <w:rtl/>
        </w:rPr>
      </w:pPr>
    </w:p>
    <w:p w14:paraId="38C5218B" w14:textId="77777777" w:rsidR="00000000" w:rsidRDefault="007C71EE">
      <w:pPr>
        <w:pStyle w:val="ad"/>
        <w:rPr>
          <w:rtl/>
        </w:rPr>
      </w:pPr>
      <w:r>
        <w:rPr>
          <w:rtl/>
        </w:rPr>
        <w:t>היו"ר ראובן ריבלין:</w:t>
      </w:r>
    </w:p>
    <w:p w14:paraId="7DA4AFD4" w14:textId="77777777" w:rsidR="00000000" w:rsidRDefault="007C71EE">
      <w:pPr>
        <w:pStyle w:val="a"/>
        <w:rPr>
          <w:rtl/>
        </w:rPr>
      </w:pPr>
    </w:p>
    <w:p w14:paraId="31FA4C28" w14:textId="77777777" w:rsidR="00000000" w:rsidRDefault="007C71EE">
      <w:pPr>
        <w:pStyle w:val="a"/>
        <w:rPr>
          <w:rFonts w:hint="cs"/>
          <w:rtl/>
        </w:rPr>
      </w:pPr>
      <w:r>
        <w:rPr>
          <w:rFonts w:hint="cs"/>
          <w:rtl/>
        </w:rPr>
        <w:t>הצעת חבר הכנסת טיבי לא נתקבלה.</w:t>
      </w:r>
    </w:p>
    <w:p w14:paraId="6A4862FC" w14:textId="77777777" w:rsidR="00000000" w:rsidRDefault="007C71EE">
      <w:pPr>
        <w:pStyle w:val="a"/>
        <w:rPr>
          <w:rFonts w:hint="cs"/>
          <w:rtl/>
        </w:rPr>
      </w:pPr>
    </w:p>
    <w:p w14:paraId="760A502F" w14:textId="77777777" w:rsidR="00000000" w:rsidRDefault="007C71EE">
      <w:pPr>
        <w:pStyle w:val="a"/>
        <w:rPr>
          <w:rFonts w:hint="cs"/>
          <w:rtl/>
        </w:rPr>
      </w:pPr>
      <w:r>
        <w:rPr>
          <w:rFonts w:hint="cs"/>
          <w:rtl/>
        </w:rPr>
        <w:t>חבר הכנסת עמיר</w:t>
      </w:r>
      <w:r>
        <w:rPr>
          <w:rFonts w:hint="cs"/>
          <w:rtl/>
        </w:rPr>
        <w:t xml:space="preserve"> פרץ - אינו נוכח. חברת הכנסת אילנה כהן - אינה נוכחת. </w:t>
      </w:r>
    </w:p>
    <w:p w14:paraId="04B317D5" w14:textId="77777777" w:rsidR="00000000" w:rsidRDefault="007C71EE">
      <w:pPr>
        <w:pStyle w:val="a"/>
        <w:rPr>
          <w:rFonts w:hint="cs"/>
          <w:rtl/>
        </w:rPr>
      </w:pPr>
    </w:p>
    <w:p w14:paraId="65A60A7D" w14:textId="77777777" w:rsidR="00000000" w:rsidRDefault="007C71EE">
      <w:pPr>
        <w:pStyle w:val="a"/>
        <w:rPr>
          <w:rFonts w:hint="cs"/>
          <w:rtl/>
        </w:rPr>
      </w:pPr>
      <w:r>
        <w:rPr>
          <w:rFonts w:hint="cs"/>
          <w:rtl/>
        </w:rPr>
        <w:t xml:space="preserve">הצעת חבר הכנסת דוד טל - מי בעד? מי נגד? מי נמנע? </w:t>
      </w:r>
    </w:p>
    <w:p w14:paraId="2DED3B86" w14:textId="77777777" w:rsidR="00000000" w:rsidRDefault="007C71EE">
      <w:pPr>
        <w:pStyle w:val="a"/>
        <w:rPr>
          <w:rFonts w:hint="cs"/>
          <w:rtl/>
        </w:rPr>
      </w:pPr>
    </w:p>
    <w:p w14:paraId="01113C8E" w14:textId="77777777" w:rsidR="00000000" w:rsidRDefault="007C71EE">
      <w:pPr>
        <w:pStyle w:val="a"/>
        <w:jc w:val="center"/>
        <w:rPr>
          <w:rFonts w:hint="cs"/>
          <w:b/>
          <w:bCs/>
          <w:rtl/>
        </w:rPr>
      </w:pPr>
      <w:r>
        <w:rPr>
          <w:rFonts w:hint="cs"/>
          <w:b/>
          <w:bCs/>
          <w:rtl/>
        </w:rPr>
        <w:t>הצבעה</w:t>
      </w:r>
    </w:p>
    <w:p w14:paraId="0D4CC1E5" w14:textId="77777777" w:rsidR="00000000" w:rsidRDefault="007C71EE">
      <w:pPr>
        <w:pStyle w:val="a"/>
        <w:jc w:val="center"/>
        <w:rPr>
          <w:rFonts w:hint="cs"/>
          <w:b/>
          <w:bCs/>
          <w:rtl/>
        </w:rPr>
      </w:pPr>
    </w:p>
    <w:p w14:paraId="54B72B68" w14:textId="77777777" w:rsidR="00000000" w:rsidRDefault="007C71EE">
      <w:pPr>
        <w:pStyle w:val="a"/>
        <w:jc w:val="center"/>
        <w:rPr>
          <w:rFonts w:hint="cs"/>
          <w:rtl/>
        </w:rPr>
      </w:pPr>
      <w:r>
        <w:rPr>
          <w:rFonts w:hint="cs"/>
          <w:rtl/>
        </w:rPr>
        <w:t>ההסתייגות של חבר הכנסת דוד טל לסעיף 3(ב) לא נתקבלה.</w:t>
      </w:r>
    </w:p>
    <w:p w14:paraId="1209297C" w14:textId="77777777" w:rsidR="00000000" w:rsidRDefault="007C71EE">
      <w:pPr>
        <w:pStyle w:val="a"/>
        <w:jc w:val="center"/>
        <w:rPr>
          <w:rFonts w:hint="cs"/>
          <w:rtl/>
        </w:rPr>
      </w:pPr>
    </w:p>
    <w:p w14:paraId="04893D09" w14:textId="77777777" w:rsidR="00000000" w:rsidRDefault="007C71EE">
      <w:pPr>
        <w:pStyle w:val="ad"/>
        <w:rPr>
          <w:rtl/>
        </w:rPr>
      </w:pPr>
      <w:r>
        <w:rPr>
          <w:rtl/>
        </w:rPr>
        <w:t>היו"ר ראובן ריבלין:</w:t>
      </w:r>
    </w:p>
    <w:p w14:paraId="1FF74495" w14:textId="77777777" w:rsidR="00000000" w:rsidRDefault="007C71EE">
      <w:pPr>
        <w:pStyle w:val="a"/>
        <w:rPr>
          <w:rtl/>
        </w:rPr>
      </w:pPr>
    </w:p>
    <w:p w14:paraId="6C0ED873" w14:textId="77777777" w:rsidR="00000000" w:rsidRDefault="007C71EE">
      <w:pPr>
        <w:pStyle w:val="a"/>
        <w:rPr>
          <w:rFonts w:hint="cs"/>
          <w:rtl/>
        </w:rPr>
      </w:pPr>
      <w:r>
        <w:rPr>
          <w:rFonts w:hint="cs"/>
          <w:rtl/>
        </w:rPr>
        <w:t>הצעת חבר הכנסת דוד טל לא נתקבלה.</w:t>
      </w:r>
    </w:p>
    <w:p w14:paraId="1092A931" w14:textId="77777777" w:rsidR="00000000" w:rsidRDefault="007C71EE">
      <w:pPr>
        <w:pStyle w:val="a"/>
        <w:rPr>
          <w:rFonts w:hint="cs"/>
          <w:rtl/>
        </w:rPr>
      </w:pPr>
    </w:p>
    <w:p w14:paraId="6571888D" w14:textId="77777777" w:rsidR="00000000" w:rsidRDefault="007C71EE">
      <w:pPr>
        <w:pStyle w:val="a"/>
        <w:rPr>
          <w:rFonts w:hint="cs"/>
          <w:rtl/>
        </w:rPr>
      </w:pPr>
      <w:r>
        <w:rPr>
          <w:rFonts w:hint="cs"/>
          <w:rtl/>
        </w:rPr>
        <w:t>הצעת חבר הכנסת עזמי בשארה - מי בעד?</w:t>
      </w:r>
      <w:r>
        <w:rPr>
          <w:rFonts w:hint="cs"/>
          <w:rtl/>
        </w:rPr>
        <w:t xml:space="preserve"> מי נגד? מי נמנע?</w:t>
      </w:r>
    </w:p>
    <w:p w14:paraId="4F907B90" w14:textId="77777777" w:rsidR="00000000" w:rsidRDefault="007C71EE">
      <w:pPr>
        <w:pStyle w:val="a"/>
        <w:rPr>
          <w:rFonts w:hint="cs"/>
          <w:rtl/>
        </w:rPr>
      </w:pPr>
    </w:p>
    <w:p w14:paraId="74E12431" w14:textId="77777777" w:rsidR="00000000" w:rsidRDefault="007C71EE">
      <w:pPr>
        <w:pStyle w:val="ad"/>
        <w:jc w:val="center"/>
        <w:rPr>
          <w:rFonts w:hint="cs"/>
          <w:u w:val="none"/>
          <w:rtl/>
        </w:rPr>
      </w:pPr>
      <w:r>
        <w:rPr>
          <w:rFonts w:hint="cs"/>
          <w:u w:val="none"/>
          <w:rtl/>
        </w:rPr>
        <w:t>הצבעה</w:t>
      </w:r>
    </w:p>
    <w:p w14:paraId="7C3666AE" w14:textId="77777777" w:rsidR="00000000" w:rsidRDefault="007C71EE">
      <w:pPr>
        <w:pStyle w:val="a"/>
        <w:rPr>
          <w:rFonts w:hint="cs"/>
          <w:rtl/>
        </w:rPr>
      </w:pPr>
    </w:p>
    <w:p w14:paraId="4E0E1D37" w14:textId="77777777" w:rsidR="00000000" w:rsidRDefault="007C71EE">
      <w:pPr>
        <w:pStyle w:val="a"/>
        <w:jc w:val="center"/>
        <w:rPr>
          <w:rFonts w:hint="cs"/>
          <w:rtl/>
        </w:rPr>
      </w:pPr>
      <w:r>
        <w:rPr>
          <w:rFonts w:hint="cs"/>
          <w:rtl/>
        </w:rPr>
        <w:t>ההסתייגות של חבר הכנסת עזמי בשארה לסעיף 3(ב) לא נתקבלה.</w:t>
      </w:r>
    </w:p>
    <w:p w14:paraId="0E83B880" w14:textId="77777777" w:rsidR="00000000" w:rsidRDefault="007C71EE">
      <w:pPr>
        <w:pStyle w:val="a"/>
        <w:jc w:val="center"/>
        <w:rPr>
          <w:rFonts w:hint="cs"/>
          <w:rtl/>
        </w:rPr>
      </w:pPr>
    </w:p>
    <w:p w14:paraId="6E49C117" w14:textId="77777777" w:rsidR="00000000" w:rsidRDefault="007C71EE">
      <w:pPr>
        <w:pStyle w:val="ad"/>
        <w:rPr>
          <w:rtl/>
        </w:rPr>
      </w:pPr>
      <w:r>
        <w:rPr>
          <w:rFonts w:hint="eastAsia"/>
          <w:rtl/>
        </w:rPr>
        <w:t>היו</w:t>
      </w:r>
      <w:r>
        <w:rPr>
          <w:rtl/>
        </w:rPr>
        <w:t>"ר ראובן ריבלין:</w:t>
      </w:r>
    </w:p>
    <w:p w14:paraId="1E819135" w14:textId="77777777" w:rsidR="00000000" w:rsidRDefault="007C71EE">
      <w:pPr>
        <w:pStyle w:val="a"/>
        <w:rPr>
          <w:rFonts w:hint="cs"/>
          <w:rtl/>
        </w:rPr>
      </w:pPr>
    </w:p>
    <w:p w14:paraId="6BAC6FD9" w14:textId="77777777" w:rsidR="00000000" w:rsidRDefault="007C71EE">
      <w:pPr>
        <w:pStyle w:val="a"/>
        <w:rPr>
          <w:rFonts w:hint="cs"/>
          <w:rtl/>
        </w:rPr>
      </w:pPr>
      <w:r>
        <w:rPr>
          <w:rFonts w:hint="cs"/>
          <w:rtl/>
        </w:rPr>
        <w:t xml:space="preserve">הצעת חבר הכנסת בשארה לא עברה. </w:t>
      </w:r>
    </w:p>
    <w:p w14:paraId="514BD09E" w14:textId="77777777" w:rsidR="00000000" w:rsidRDefault="007C71EE">
      <w:pPr>
        <w:pStyle w:val="a"/>
        <w:rPr>
          <w:rFonts w:hint="cs"/>
          <w:rtl/>
        </w:rPr>
      </w:pPr>
    </w:p>
    <w:p w14:paraId="648F0FBE" w14:textId="77777777" w:rsidR="00000000" w:rsidRDefault="007C71EE">
      <w:pPr>
        <w:pStyle w:val="a"/>
        <w:rPr>
          <w:rFonts w:hint="cs"/>
          <w:rtl/>
        </w:rPr>
      </w:pPr>
      <w:r>
        <w:rPr>
          <w:rFonts w:hint="cs"/>
          <w:rtl/>
        </w:rPr>
        <w:t>הצעת חבר הכנסת ג'מאל זחאלקה - מי בעד? מי נגד? מי נמנע?</w:t>
      </w:r>
    </w:p>
    <w:p w14:paraId="5F5BDDC3" w14:textId="77777777" w:rsidR="00000000" w:rsidRDefault="007C71EE">
      <w:pPr>
        <w:pStyle w:val="a"/>
        <w:rPr>
          <w:rFonts w:hint="cs"/>
          <w:rtl/>
        </w:rPr>
      </w:pPr>
    </w:p>
    <w:p w14:paraId="625777B3" w14:textId="77777777" w:rsidR="00000000" w:rsidRDefault="007C71EE">
      <w:pPr>
        <w:pStyle w:val="a"/>
        <w:jc w:val="center"/>
        <w:rPr>
          <w:b/>
          <w:bCs/>
          <w:rtl/>
        </w:rPr>
      </w:pPr>
    </w:p>
    <w:p w14:paraId="50980384" w14:textId="77777777" w:rsidR="00000000" w:rsidRDefault="007C71EE">
      <w:pPr>
        <w:pStyle w:val="a"/>
        <w:jc w:val="center"/>
        <w:rPr>
          <w:rFonts w:hint="cs"/>
          <w:b/>
          <w:bCs/>
          <w:rtl/>
        </w:rPr>
      </w:pPr>
      <w:r>
        <w:rPr>
          <w:rFonts w:hint="cs"/>
          <w:b/>
          <w:bCs/>
          <w:rtl/>
        </w:rPr>
        <w:t>הצבעה</w:t>
      </w:r>
    </w:p>
    <w:p w14:paraId="72CBB199" w14:textId="77777777" w:rsidR="00000000" w:rsidRDefault="007C71EE">
      <w:pPr>
        <w:pStyle w:val="a"/>
        <w:jc w:val="center"/>
        <w:rPr>
          <w:rFonts w:hint="cs"/>
          <w:b/>
          <w:bCs/>
          <w:rtl/>
        </w:rPr>
      </w:pPr>
    </w:p>
    <w:p w14:paraId="0B6921D6" w14:textId="77777777" w:rsidR="00000000" w:rsidRDefault="007C71EE">
      <w:pPr>
        <w:pStyle w:val="a"/>
        <w:jc w:val="center"/>
        <w:rPr>
          <w:rFonts w:hint="cs"/>
          <w:rtl/>
        </w:rPr>
      </w:pPr>
      <w:r>
        <w:rPr>
          <w:rFonts w:hint="cs"/>
          <w:rtl/>
        </w:rPr>
        <w:t>ההסתייגות של חבר הכנסת ג'מאל זחאלקה לסעיף 3(ב) לא נתקבלה</w:t>
      </w:r>
      <w:r>
        <w:rPr>
          <w:rFonts w:hint="cs"/>
          <w:rtl/>
        </w:rPr>
        <w:t>.</w:t>
      </w:r>
    </w:p>
    <w:p w14:paraId="5B43CDE8" w14:textId="77777777" w:rsidR="00000000" w:rsidRDefault="007C71EE">
      <w:pPr>
        <w:pStyle w:val="a"/>
        <w:rPr>
          <w:rFonts w:hint="cs"/>
          <w:rtl/>
        </w:rPr>
      </w:pPr>
    </w:p>
    <w:p w14:paraId="533F1BD7" w14:textId="77777777" w:rsidR="00000000" w:rsidRDefault="007C71EE">
      <w:pPr>
        <w:pStyle w:val="ad"/>
        <w:rPr>
          <w:rtl/>
        </w:rPr>
      </w:pPr>
      <w:r>
        <w:rPr>
          <w:rtl/>
        </w:rPr>
        <w:t>היו"ר ראובן ריבלין:</w:t>
      </w:r>
    </w:p>
    <w:p w14:paraId="371BE9C9" w14:textId="77777777" w:rsidR="00000000" w:rsidRDefault="007C71EE">
      <w:pPr>
        <w:pStyle w:val="a"/>
        <w:rPr>
          <w:rtl/>
        </w:rPr>
      </w:pPr>
    </w:p>
    <w:p w14:paraId="44E4A653" w14:textId="77777777" w:rsidR="00000000" w:rsidRDefault="007C71EE">
      <w:pPr>
        <w:pStyle w:val="a"/>
        <w:rPr>
          <w:rFonts w:hint="cs"/>
          <w:rtl/>
        </w:rPr>
      </w:pPr>
      <w:r>
        <w:rPr>
          <w:rFonts w:hint="cs"/>
          <w:rtl/>
        </w:rPr>
        <w:t>הצעת חבר הכנסת זחאלקה לא עברה.</w:t>
      </w:r>
    </w:p>
    <w:p w14:paraId="12CDA3FC" w14:textId="77777777" w:rsidR="00000000" w:rsidRDefault="007C71EE">
      <w:pPr>
        <w:pStyle w:val="a"/>
        <w:rPr>
          <w:rFonts w:hint="cs"/>
          <w:rtl/>
        </w:rPr>
      </w:pPr>
    </w:p>
    <w:p w14:paraId="7618A840" w14:textId="77777777" w:rsidR="00000000" w:rsidRDefault="007C71EE">
      <w:pPr>
        <w:pStyle w:val="a"/>
        <w:rPr>
          <w:rFonts w:hint="cs"/>
          <w:rtl/>
        </w:rPr>
      </w:pPr>
      <w:r>
        <w:rPr>
          <w:rFonts w:hint="cs"/>
          <w:rtl/>
        </w:rPr>
        <w:t>הצעת חבר הכנסת ואסל טאהא - מי בעד? מי נגד? מי נמנע?</w:t>
      </w:r>
    </w:p>
    <w:p w14:paraId="2AFB97D0" w14:textId="77777777" w:rsidR="00000000" w:rsidRDefault="007C71EE">
      <w:pPr>
        <w:pStyle w:val="a"/>
        <w:rPr>
          <w:rFonts w:hint="cs"/>
          <w:rtl/>
        </w:rPr>
      </w:pPr>
    </w:p>
    <w:p w14:paraId="10FBC415" w14:textId="77777777" w:rsidR="00000000" w:rsidRDefault="007C71EE">
      <w:pPr>
        <w:pStyle w:val="a"/>
        <w:jc w:val="center"/>
        <w:rPr>
          <w:rFonts w:hint="cs"/>
          <w:b/>
          <w:bCs/>
          <w:rtl/>
        </w:rPr>
      </w:pPr>
      <w:r>
        <w:rPr>
          <w:rFonts w:hint="cs"/>
          <w:b/>
          <w:bCs/>
          <w:rtl/>
        </w:rPr>
        <w:t>הצבעה</w:t>
      </w:r>
    </w:p>
    <w:p w14:paraId="259E11FA" w14:textId="77777777" w:rsidR="00000000" w:rsidRDefault="007C71EE">
      <w:pPr>
        <w:pStyle w:val="a"/>
        <w:jc w:val="center"/>
        <w:rPr>
          <w:rFonts w:hint="cs"/>
          <w:b/>
          <w:bCs/>
          <w:rtl/>
        </w:rPr>
      </w:pPr>
    </w:p>
    <w:p w14:paraId="3C246E13" w14:textId="77777777" w:rsidR="00000000" w:rsidRDefault="007C71EE">
      <w:pPr>
        <w:pStyle w:val="a"/>
        <w:jc w:val="center"/>
        <w:rPr>
          <w:rFonts w:hint="cs"/>
          <w:rtl/>
        </w:rPr>
      </w:pPr>
      <w:r>
        <w:rPr>
          <w:rFonts w:hint="cs"/>
          <w:rtl/>
        </w:rPr>
        <w:t>ההסתייגות של חבר הכנסת ואסל טאהא לסעיף 3(ב) לא נתקבלה.</w:t>
      </w:r>
    </w:p>
    <w:p w14:paraId="5C9FA8F7" w14:textId="77777777" w:rsidR="00000000" w:rsidRDefault="007C71EE">
      <w:pPr>
        <w:pStyle w:val="a"/>
        <w:jc w:val="center"/>
        <w:rPr>
          <w:rFonts w:hint="cs"/>
          <w:rtl/>
        </w:rPr>
      </w:pPr>
    </w:p>
    <w:p w14:paraId="7421F24E" w14:textId="77777777" w:rsidR="00000000" w:rsidRDefault="007C71EE">
      <w:pPr>
        <w:pStyle w:val="ad"/>
        <w:rPr>
          <w:rtl/>
        </w:rPr>
      </w:pPr>
      <w:r>
        <w:rPr>
          <w:rtl/>
        </w:rPr>
        <w:t>היו"ר ראובן ריבלין:</w:t>
      </w:r>
    </w:p>
    <w:p w14:paraId="55598DB9" w14:textId="77777777" w:rsidR="00000000" w:rsidRDefault="007C71EE">
      <w:pPr>
        <w:pStyle w:val="a"/>
        <w:rPr>
          <w:rtl/>
        </w:rPr>
      </w:pPr>
    </w:p>
    <w:p w14:paraId="679EE7EB" w14:textId="77777777" w:rsidR="00000000" w:rsidRDefault="007C71EE">
      <w:pPr>
        <w:pStyle w:val="a"/>
        <w:rPr>
          <w:rFonts w:hint="cs"/>
          <w:rtl/>
        </w:rPr>
      </w:pPr>
      <w:r>
        <w:rPr>
          <w:rFonts w:hint="cs"/>
          <w:rtl/>
        </w:rPr>
        <w:t>הצעת חבר הכנסת טאהא לא עברה.</w:t>
      </w:r>
    </w:p>
    <w:p w14:paraId="563409EC" w14:textId="77777777" w:rsidR="00000000" w:rsidRDefault="007C71EE">
      <w:pPr>
        <w:pStyle w:val="a"/>
        <w:rPr>
          <w:rFonts w:hint="cs"/>
          <w:rtl/>
        </w:rPr>
      </w:pPr>
    </w:p>
    <w:p w14:paraId="256D7DA0" w14:textId="77777777" w:rsidR="00000000" w:rsidRDefault="007C71EE">
      <w:pPr>
        <w:pStyle w:val="a"/>
        <w:rPr>
          <w:rFonts w:hint="cs"/>
          <w:rtl/>
        </w:rPr>
      </w:pPr>
      <w:r>
        <w:rPr>
          <w:rFonts w:hint="cs"/>
          <w:rtl/>
        </w:rPr>
        <w:t xml:space="preserve">הצעת חבר הכנסת עבד-אלמאלכ דהאמשה </w:t>
      </w:r>
      <w:r>
        <w:rPr>
          <w:rFonts w:hint="cs"/>
          <w:rtl/>
        </w:rPr>
        <w:t>- מי בעד? מי נגד? מי נמנע?</w:t>
      </w:r>
    </w:p>
    <w:p w14:paraId="74792343" w14:textId="77777777" w:rsidR="00000000" w:rsidRDefault="007C71EE">
      <w:pPr>
        <w:pStyle w:val="a"/>
        <w:rPr>
          <w:rFonts w:hint="cs"/>
          <w:rtl/>
        </w:rPr>
      </w:pPr>
    </w:p>
    <w:p w14:paraId="664AADC2" w14:textId="77777777" w:rsidR="00000000" w:rsidRDefault="007C71EE">
      <w:pPr>
        <w:pStyle w:val="a"/>
        <w:jc w:val="center"/>
        <w:rPr>
          <w:rFonts w:hint="cs"/>
          <w:b/>
          <w:bCs/>
          <w:rtl/>
        </w:rPr>
      </w:pPr>
      <w:r>
        <w:rPr>
          <w:rFonts w:hint="cs"/>
          <w:b/>
          <w:bCs/>
          <w:rtl/>
        </w:rPr>
        <w:t>הצבעה</w:t>
      </w:r>
    </w:p>
    <w:p w14:paraId="59F8E562" w14:textId="77777777" w:rsidR="00000000" w:rsidRDefault="007C71EE">
      <w:pPr>
        <w:pStyle w:val="a"/>
        <w:jc w:val="center"/>
        <w:rPr>
          <w:rFonts w:hint="cs"/>
          <w:b/>
          <w:bCs/>
          <w:rtl/>
        </w:rPr>
      </w:pPr>
    </w:p>
    <w:p w14:paraId="3C84CEBF" w14:textId="77777777" w:rsidR="00000000" w:rsidRDefault="007C71EE">
      <w:pPr>
        <w:pStyle w:val="a"/>
        <w:jc w:val="center"/>
        <w:rPr>
          <w:rFonts w:hint="cs"/>
          <w:rtl/>
        </w:rPr>
      </w:pPr>
      <w:r>
        <w:rPr>
          <w:rFonts w:hint="cs"/>
          <w:rtl/>
        </w:rPr>
        <w:t>ההסתייגות של חבר הכנסת עבד-אלמאלכ דהאמשה לסעיף 3(ב) לא נתקבלה.</w:t>
      </w:r>
    </w:p>
    <w:p w14:paraId="4DFC4FAD" w14:textId="77777777" w:rsidR="00000000" w:rsidRDefault="007C71EE">
      <w:pPr>
        <w:pStyle w:val="a"/>
        <w:jc w:val="center"/>
        <w:rPr>
          <w:rFonts w:hint="cs"/>
          <w:rtl/>
        </w:rPr>
      </w:pPr>
    </w:p>
    <w:p w14:paraId="638974F7" w14:textId="77777777" w:rsidR="00000000" w:rsidRDefault="007C71EE">
      <w:pPr>
        <w:pStyle w:val="ad"/>
        <w:rPr>
          <w:rtl/>
        </w:rPr>
      </w:pPr>
      <w:r>
        <w:rPr>
          <w:rtl/>
        </w:rPr>
        <w:t>היו"ר ראובן ריבלין:</w:t>
      </w:r>
    </w:p>
    <w:p w14:paraId="2B590EC2" w14:textId="77777777" w:rsidR="00000000" w:rsidRDefault="007C71EE">
      <w:pPr>
        <w:pStyle w:val="a"/>
        <w:rPr>
          <w:rtl/>
        </w:rPr>
      </w:pPr>
    </w:p>
    <w:p w14:paraId="1297F8F4" w14:textId="77777777" w:rsidR="00000000" w:rsidRDefault="007C71EE">
      <w:pPr>
        <w:pStyle w:val="a"/>
        <w:rPr>
          <w:rFonts w:hint="cs"/>
          <w:rtl/>
        </w:rPr>
      </w:pPr>
      <w:r>
        <w:rPr>
          <w:rFonts w:hint="cs"/>
          <w:rtl/>
        </w:rPr>
        <w:t>הצעת חבר הכנסת דהאמשה לא עברה.</w:t>
      </w:r>
    </w:p>
    <w:p w14:paraId="6B365F43" w14:textId="77777777" w:rsidR="00000000" w:rsidRDefault="007C71EE">
      <w:pPr>
        <w:pStyle w:val="a"/>
        <w:rPr>
          <w:rFonts w:hint="cs"/>
          <w:rtl/>
        </w:rPr>
      </w:pPr>
    </w:p>
    <w:p w14:paraId="1FF17724" w14:textId="77777777" w:rsidR="00000000" w:rsidRDefault="007C71EE">
      <w:pPr>
        <w:pStyle w:val="a"/>
        <w:rPr>
          <w:rFonts w:hint="cs"/>
          <w:rtl/>
        </w:rPr>
      </w:pPr>
      <w:r>
        <w:rPr>
          <w:rFonts w:hint="cs"/>
          <w:rtl/>
        </w:rPr>
        <w:t xml:space="preserve">חבר הכנסת טלב אלסאנע - אינו נוכח. </w:t>
      </w:r>
    </w:p>
    <w:p w14:paraId="0D7465D7" w14:textId="77777777" w:rsidR="00000000" w:rsidRDefault="007C71EE">
      <w:pPr>
        <w:pStyle w:val="a"/>
        <w:rPr>
          <w:rFonts w:hint="cs"/>
          <w:rtl/>
        </w:rPr>
      </w:pPr>
    </w:p>
    <w:p w14:paraId="4573A0B4" w14:textId="77777777" w:rsidR="00000000" w:rsidRDefault="007C71EE">
      <w:pPr>
        <w:pStyle w:val="ac"/>
        <w:rPr>
          <w:rtl/>
        </w:rPr>
      </w:pPr>
      <w:r>
        <w:rPr>
          <w:rFonts w:hint="eastAsia"/>
          <w:rtl/>
        </w:rPr>
        <w:t>אברהם</w:t>
      </w:r>
      <w:r>
        <w:rPr>
          <w:rtl/>
        </w:rPr>
        <w:t xml:space="preserve"> בורג (העבודה-מימד):</w:t>
      </w:r>
    </w:p>
    <w:p w14:paraId="7FE8EAAF" w14:textId="77777777" w:rsidR="00000000" w:rsidRDefault="007C71EE">
      <w:pPr>
        <w:pStyle w:val="a"/>
        <w:rPr>
          <w:rFonts w:hint="cs"/>
          <w:rtl/>
        </w:rPr>
      </w:pPr>
    </w:p>
    <w:p w14:paraId="25803EDA" w14:textId="77777777" w:rsidR="00000000" w:rsidRDefault="007C71EE">
      <w:pPr>
        <w:pStyle w:val="a"/>
        <w:rPr>
          <w:rFonts w:hint="cs"/>
          <w:rtl/>
        </w:rPr>
      </w:pPr>
      <w:r>
        <w:rPr>
          <w:rFonts w:hint="cs"/>
          <w:rtl/>
        </w:rPr>
        <w:t xml:space="preserve">אדוני היושב-ראש, הצעת קבוצת ברכה מהותית. </w:t>
      </w:r>
      <w:r>
        <w:rPr>
          <w:rFonts w:hint="cs"/>
          <w:rtl/>
        </w:rPr>
        <w:t xml:space="preserve">אפשר על הנושא הזה הצבעה שמית? </w:t>
      </w:r>
    </w:p>
    <w:p w14:paraId="43F7EDAA" w14:textId="77777777" w:rsidR="00000000" w:rsidRDefault="007C71EE">
      <w:pPr>
        <w:pStyle w:val="a"/>
        <w:rPr>
          <w:rFonts w:hint="cs"/>
          <w:rtl/>
        </w:rPr>
      </w:pPr>
    </w:p>
    <w:p w14:paraId="19655CA4" w14:textId="77777777" w:rsidR="00000000" w:rsidRDefault="007C71EE">
      <w:pPr>
        <w:pStyle w:val="ad"/>
        <w:rPr>
          <w:rtl/>
        </w:rPr>
      </w:pPr>
      <w:r>
        <w:rPr>
          <w:rtl/>
        </w:rPr>
        <w:t>היו"ר ראובן ריבלין:</w:t>
      </w:r>
    </w:p>
    <w:p w14:paraId="609FB6CC" w14:textId="77777777" w:rsidR="00000000" w:rsidRDefault="007C71EE">
      <w:pPr>
        <w:pStyle w:val="a"/>
        <w:rPr>
          <w:rtl/>
        </w:rPr>
      </w:pPr>
    </w:p>
    <w:p w14:paraId="6A34AB4A" w14:textId="77777777" w:rsidR="00000000" w:rsidRDefault="007C71EE">
      <w:pPr>
        <w:pStyle w:val="a"/>
        <w:rPr>
          <w:rFonts w:hint="cs"/>
          <w:rtl/>
        </w:rPr>
      </w:pPr>
      <w:r>
        <w:rPr>
          <w:rFonts w:hint="cs"/>
          <w:rtl/>
        </w:rPr>
        <w:t>תיכף נבדוק את זה.</w:t>
      </w:r>
    </w:p>
    <w:p w14:paraId="019C2767" w14:textId="77777777" w:rsidR="00000000" w:rsidRDefault="007C71EE">
      <w:pPr>
        <w:pStyle w:val="a"/>
        <w:rPr>
          <w:rFonts w:hint="cs"/>
          <w:rtl/>
        </w:rPr>
      </w:pPr>
    </w:p>
    <w:p w14:paraId="5EA05503" w14:textId="77777777" w:rsidR="00000000" w:rsidRDefault="007C71EE">
      <w:pPr>
        <w:pStyle w:val="ac"/>
        <w:rPr>
          <w:rtl/>
        </w:rPr>
      </w:pPr>
      <w:r>
        <w:rPr>
          <w:rFonts w:hint="eastAsia"/>
          <w:rtl/>
        </w:rPr>
        <w:t>השר</w:t>
      </w:r>
      <w:r>
        <w:rPr>
          <w:rtl/>
        </w:rPr>
        <w:t xml:space="preserve"> מאיר שטרית:</w:t>
      </w:r>
    </w:p>
    <w:p w14:paraId="47EA2F94" w14:textId="77777777" w:rsidR="00000000" w:rsidRDefault="007C71EE">
      <w:pPr>
        <w:pStyle w:val="a"/>
        <w:rPr>
          <w:rFonts w:hint="cs"/>
          <w:rtl/>
        </w:rPr>
      </w:pPr>
    </w:p>
    <w:p w14:paraId="7E301DC0" w14:textId="77777777" w:rsidR="00000000" w:rsidRDefault="007C71EE">
      <w:pPr>
        <w:pStyle w:val="a"/>
        <w:rPr>
          <w:rFonts w:hint="cs"/>
          <w:rtl/>
        </w:rPr>
      </w:pPr>
      <w:r>
        <w:rPr>
          <w:rFonts w:hint="cs"/>
          <w:rtl/>
        </w:rPr>
        <w:t>אין פה שום דבר מהותי.</w:t>
      </w:r>
    </w:p>
    <w:p w14:paraId="16F2388D" w14:textId="77777777" w:rsidR="00000000" w:rsidRDefault="007C71EE">
      <w:pPr>
        <w:pStyle w:val="a"/>
        <w:rPr>
          <w:rFonts w:hint="cs"/>
          <w:rtl/>
        </w:rPr>
      </w:pPr>
    </w:p>
    <w:p w14:paraId="65703EFB" w14:textId="77777777" w:rsidR="00000000" w:rsidRDefault="007C71EE">
      <w:pPr>
        <w:pStyle w:val="ac"/>
        <w:rPr>
          <w:rtl/>
        </w:rPr>
      </w:pPr>
      <w:r>
        <w:rPr>
          <w:rFonts w:hint="eastAsia"/>
          <w:rtl/>
        </w:rPr>
        <w:t>מוחמד</w:t>
      </w:r>
      <w:r>
        <w:rPr>
          <w:rtl/>
        </w:rPr>
        <w:t xml:space="preserve"> ברכה (חד"ש-תע"ל):</w:t>
      </w:r>
    </w:p>
    <w:p w14:paraId="1E2D0125" w14:textId="77777777" w:rsidR="00000000" w:rsidRDefault="007C71EE">
      <w:pPr>
        <w:pStyle w:val="a"/>
        <w:rPr>
          <w:rFonts w:hint="cs"/>
          <w:rtl/>
        </w:rPr>
      </w:pPr>
    </w:p>
    <w:p w14:paraId="3F91B9BD" w14:textId="77777777" w:rsidR="00000000" w:rsidRDefault="007C71EE">
      <w:pPr>
        <w:pStyle w:val="a"/>
        <w:rPr>
          <w:rFonts w:hint="cs"/>
          <w:rtl/>
        </w:rPr>
      </w:pPr>
      <w:r>
        <w:rPr>
          <w:rFonts w:hint="cs"/>
          <w:rtl/>
        </w:rPr>
        <w:t>אנחנו קובעים מה מהותי לנו.</w:t>
      </w:r>
    </w:p>
    <w:p w14:paraId="548F6492" w14:textId="77777777" w:rsidR="00000000" w:rsidRDefault="007C71EE">
      <w:pPr>
        <w:pStyle w:val="a"/>
        <w:rPr>
          <w:rFonts w:hint="cs"/>
          <w:rtl/>
        </w:rPr>
      </w:pPr>
    </w:p>
    <w:p w14:paraId="1C1217DF" w14:textId="77777777" w:rsidR="00000000" w:rsidRDefault="007C71EE">
      <w:pPr>
        <w:pStyle w:val="ad"/>
        <w:rPr>
          <w:rtl/>
        </w:rPr>
      </w:pPr>
      <w:r>
        <w:rPr>
          <w:rtl/>
        </w:rPr>
        <w:t>היו"ר ראובן ריבלין:</w:t>
      </w:r>
    </w:p>
    <w:p w14:paraId="7D2A8FE3" w14:textId="77777777" w:rsidR="00000000" w:rsidRDefault="007C71EE">
      <w:pPr>
        <w:pStyle w:val="a"/>
        <w:rPr>
          <w:rtl/>
        </w:rPr>
      </w:pPr>
    </w:p>
    <w:p w14:paraId="64DEFB69" w14:textId="77777777" w:rsidR="00000000" w:rsidRDefault="007C71EE">
      <w:pPr>
        <w:pStyle w:val="a"/>
        <w:rPr>
          <w:rFonts w:hint="cs"/>
          <w:rtl/>
        </w:rPr>
      </w:pPr>
      <w:r>
        <w:rPr>
          <w:rFonts w:hint="cs"/>
          <w:rtl/>
        </w:rPr>
        <w:t xml:space="preserve">לא, לא. אתה מבקש הצבעה שמית, ואני צריך לקבוע אם להיענות לך או לא, לפי </w:t>
      </w:r>
      <w:r>
        <w:rPr>
          <w:rFonts w:hint="cs"/>
          <w:rtl/>
        </w:rPr>
        <w:t>החלטת ועדת הכנסת.</w:t>
      </w:r>
    </w:p>
    <w:p w14:paraId="595FE666" w14:textId="77777777" w:rsidR="00000000" w:rsidRDefault="007C71EE">
      <w:pPr>
        <w:pStyle w:val="a"/>
        <w:rPr>
          <w:rFonts w:hint="cs"/>
          <w:rtl/>
        </w:rPr>
      </w:pPr>
    </w:p>
    <w:p w14:paraId="4F16CF8A" w14:textId="77777777" w:rsidR="00000000" w:rsidRDefault="007C71EE">
      <w:pPr>
        <w:pStyle w:val="a"/>
        <w:rPr>
          <w:rFonts w:hint="cs"/>
          <w:rtl/>
        </w:rPr>
      </w:pPr>
      <w:r>
        <w:rPr>
          <w:rFonts w:hint="cs"/>
          <w:rtl/>
        </w:rPr>
        <w:t>אני מבין שלמגזר מסוים הנושא הזה הוא מהותי. הכנסת אינה עוסקת במגזרים אלא עוסקת במדינה כולה, ללא הבדל בין המגזרים השונים. לכן אני קובע שההצבעה תיערך ידנית.</w:t>
      </w:r>
    </w:p>
    <w:p w14:paraId="3924BDF8" w14:textId="77777777" w:rsidR="00000000" w:rsidRDefault="007C71EE">
      <w:pPr>
        <w:pStyle w:val="a"/>
        <w:rPr>
          <w:rFonts w:hint="cs"/>
          <w:rtl/>
        </w:rPr>
      </w:pPr>
    </w:p>
    <w:p w14:paraId="5198AEF5" w14:textId="77777777" w:rsidR="00000000" w:rsidRDefault="007C71EE">
      <w:pPr>
        <w:pStyle w:val="a"/>
        <w:rPr>
          <w:rFonts w:hint="cs"/>
          <w:rtl/>
        </w:rPr>
      </w:pPr>
      <w:r>
        <w:rPr>
          <w:rFonts w:hint="cs"/>
          <w:rtl/>
        </w:rPr>
        <w:t>האם אדוני רוצה לדעת מי מצביע בעד ומי מצביע נגד? אני מוכן להיעתר לבקשתו להצבעה אלקט</w:t>
      </w:r>
      <w:r>
        <w:rPr>
          <w:rFonts w:hint="cs"/>
          <w:rtl/>
        </w:rPr>
        <w:t>רונית. האם אדוני מבקש?</w:t>
      </w:r>
    </w:p>
    <w:p w14:paraId="697CBB01" w14:textId="77777777" w:rsidR="00000000" w:rsidRDefault="007C71EE">
      <w:pPr>
        <w:pStyle w:val="a"/>
        <w:rPr>
          <w:rFonts w:hint="cs"/>
          <w:rtl/>
        </w:rPr>
      </w:pPr>
    </w:p>
    <w:p w14:paraId="711EF292" w14:textId="77777777" w:rsidR="00000000" w:rsidRDefault="007C71EE">
      <w:pPr>
        <w:pStyle w:val="ac"/>
        <w:rPr>
          <w:rtl/>
        </w:rPr>
      </w:pPr>
      <w:r>
        <w:rPr>
          <w:rFonts w:hint="eastAsia"/>
          <w:rtl/>
        </w:rPr>
        <w:t>אברהם</w:t>
      </w:r>
      <w:r>
        <w:rPr>
          <w:rtl/>
        </w:rPr>
        <w:t xml:space="preserve"> בורג (העבודה-מימד):</w:t>
      </w:r>
    </w:p>
    <w:p w14:paraId="4B4CC9BE" w14:textId="77777777" w:rsidR="00000000" w:rsidRDefault="007C71EE">
      <w:pPr>
        <w:pStyle w:val="a"/>
        <w:rPr>
          <w:rFonts w:hint="cs"/>
          <w:rtl/>
        </w:rPr>
      </w:pPr>
    </w:p>
    <w:p w14:paraId="5BE45DDB" w14:textId="77777777" w:rsidR="00000000" w:rsidRDefault="007C71EE">
      <w:pPr>
        <w:pStyle w:val="a"/>
        <w:rPr>
          <w:rFonts w:hint="cs"/>
          <w:rtl/>
        </w:rPr>
      </w:pPr>
      <w:r>
        <w:rPr>
          <w:rFonts w:hint="cs"/>
          <w:rtl/>
        </w:rPr>
        <w:t xml:space="preserve">חיובי. </w:t>
      </w:r>
    </w:p>
    <w:p w14:paraId="62F1809C" w14:textId="77777777" w:rsidR="00000000" w:rsidRDefault="007C71EE">
      <w:pPr>
        <w:pStyle w:val="a"/>
        <w:rPr>
          <w:rFonts w:hint="cs"/>
          <w:rtl/>
        </w:rPr>
      </w:pPr>
    </w:p>
    <w:p w14:paraId="65DFC9A5" w14:textId="77777777" w:rsidR="00000000" w:rsidRDefault="007C71EE">
      <w:pPr>
        <w:pStyle w:val="ad"/>
        <w:rPr>
          <w:rtl/>
        </w:rPr>
      </w:pPr>
      <w:r>
        <w:rPr>
          <w:rtl/>
        </w:rPr>
        <w:t>היו"ר ראובן ריבלין:</w:t>
      </w:r>
    </w:p>
    <w:p w14:paraId="5547AB23" w14:textId="77777777" w:rsidR="00000000" w:rsidRDefault="007C71EE">
      <w:pPr>
        <w:pStyle w:val="a"/>
        <w:rPr>
          <w:rtl/>
        </w:rPr>
      </w:pPr>
    </w:p>
    <w:p w14:paraId="397D42A5" w14:textId="77777777" w:rsidR="00000000" w:rsidRDefault="007C71EE">
      <w:pPr>
        <w:pStyle w:val="a"/>
        <w:rPr>
          <w:rFonts w:hint="cs"/>
          <w:rtl/>
        </w:rPr>
      </w:pPr>
      <w:r>
        <w:rPr>
          <w:rFonts w:hint="cs"/>
          <w:rtl/>
        </w:rPr>
        <w:t xml:space="preserve">רבותי, אנחנו עוברים להצבעה אלקטרונית על הסתייגות קבוצת ברכה וחבר הכנסת טלב אלסאנע. מי בעד, מי נגד </w:t>
      </w:r>
      <w:r>
        <w:rPr>
          <w:rtl/>
        </w:rPr>
        <w:t>–</w:t>
      </w:r>
      <w:r>
        <w:rPr>
          <w:rFonts w:hint="cs"/>
          <w:rtl/>
        </w:rPr>
        <w:t xml:space="preserve"> נא להצביע.</w:t>
      </w:r>
    </w:p>
    <w:p w14:paraId="1572811F" w14:textId="77777777" w:rsidR="00000000" w:rsidRDefault="007C71EE">
      <w:pPr>
        <w:pStyle w:val="a"/>
        <w:rPr>
          <w:rFonts w:hint="cs"/>
          <w:rtl/>
        </w:rPr>
      </w:pPr>
    </w:p>
    <w:p w14:paraId="64D0392F" w14:textId="77777777" w:rsidR="00000000" w:rsidRDefault="007C71EE">
      <w:pPr>
        <w:pStyle w:val="a"/>
        <w:jc w:val="center"/>
        <w:rPr>
          <w:rFonts w:hint="cs"/>
          <w:b/>
          <w:bCs/>
          <w:rtl/>
        </w:rPr>
      </w:pPr>
      <w:r>
        <w:rPr>
          <w:rFonts w:hint="cs"/>
          <w:b/>
          <w:bCs/>
          <w:rtl/>
        </w:rPr>
        <w:t>הצבעה מס' 15</w:t>
      </w:r>
    </w:p>
    <w:p w14:paraId="232E9F63" w14:textId="77777777" w:rsidR="00000000" w:rsidRDefault="007C71EE">
      <w:pPr>
        <w:pStyle w:val="a"/>
        <w:jc w:val="center"/>
        <w:rPr>
          <w:rFonts w:hint="cs"/>
          <w:b/>
          <w:bCs/>
          <w:rtl/>
        </w:rPr>
      </w:pPr>
    </w:p>
    <w:p w14:paraId="4EA54E3D"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37</w:t>
      </w:r>
    </w:p>
    <w:p w14:paraId="36B7599F" w14:textId="77777777" w:rsidR="00000000" w:rsidRDefault="007C71EE">
      <w:pPr>
        <w:pStyle w:val="a"/>
        <w:jc w:val="center"/>
        <w:rPr>
          <w:rFonts w:hint="cs"/>
          <w:rtl/>
        </w:rPr>
      </w:pPr>
      <w:r>
        <w:rPr>
          <w:rFonts w:hint="cs"/>
          <w:rtl/>
        </w:rPr>
        <w:t>נגד - 48</w:t>
      </w:r>
    </w:p>
    <w:p w14:paraId="32F5EBF9"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1F6A86AD" w14:textId="77777777" w:rsidR="00000000" w:rsidRDefault="007C71EE">
      <w:pPr>
        <w:pStyle w:val="a"/>
        <w:jc w:val="center"/>
        <w:rPr>
          <w:rFonts w:hint="cs"/>
          <w:rtl/>
        </w:rPr>
      </w:pPr>
      <w:r>
        <w:rPr>
          <w:rFonts w:hint="cs"/>
          <w:rtl/>
        </w:rPr>
        <w:t>ההסתייגו</w:t>
      </w:r>
      <w:r>
        <w:rPr>
          <w:rFonts w:hint="cs"/>
          <w:rtl/>
        </w:rPr>
        <w:t>ת של קבוצת חבר הכנסת מוחמד ברכה ושל חבר הכנסת טלב אלסאנע לסעיף 3(ב)      לא נתקבלה.</w:t>
      </w:r>
    </w:p>
    <w:p w14:paraId="54BD5ECF" w14:textId="77777777" w:rsidR="00000000" w:rsidRDefault="007C71EE">
      <w:pPr>
        <w:pStyle w:val="a"/>
        <w:jc w:val="center"/>
        <w:rPr>
          <w:rFonts w:hint="cs"/>
          <w:rtl/>
        </w:rPr>
      </w:pPr>
    </w:p>
    <w:p w14:paraId="7FEAFB5E" w14:textId="77777777" w:rsidR="00000000" w:rsidRDefault="007C71EE">
      <w:pPr>
        <w:pStyle w:val="ad"/>
        <w:rPr>
          <w:rtl/>
        </w:rPr>
      </w:pPr>
    </w:p>
    <w:p w14:paraId="74BA52FC" w14:textId="77777777" w:rsidR="00000000" w:rsidRDefault="007C71EE">
      <w:pPr>
        <w:pStyle w:val="ad"/>
        <w:rPr>
          <w:rtl/>
        </w:rPr>
      </w:pPr>
      <w:r>
        <w:rPr>
          <w:rtl/>
        </w:rPr>
        <w:t>היו"ר ראובן ריבלין:</w:t>
      </w:r>
    </w:p>
    <w:p w14:paraId="2B0E87E8" w14:textId="77777777" w:rsidR="00000000" w:rsidRDefault="007C71EE">
      <w:pPr>
        <w:pStyle w:val="a"/>
        <w:rPr>
          <w:rtl/>
        </w:rPr>
      </w:pPr>
    </w:p>
    <w:p w14:paraId="67809A95" w14:textId="77777777" w:rsidR="00000000" w:rsidRDefault="007C71EE">
      <w:pPr>
        <w:pStyle w:val="a"/>
        <w:rPr>
          <w:rFonts w:hint="cs"/>
          <w:rtl/>
        </w:rPr>
      </w:pPr>
      <w:r>
        <w:rPr>
          <w:rFonts w:hint="cs"/>
          <w:rtl/>
        </w:rPr>
        <w:t xml:space="preserve">48 מתנגדים, 37 בעד. הסתייגות ברכה לא עברה. </w:t>
      </w:r>
    </w:p>
    <w:p w14:paraId="4BB73506" w14:textId="77777777" w:rsidR="00000000" w:rsidRDefault="007C71EE">
      <w:pPr>
        <w:pStyle w:val="a"/>
        <w:rPr>
          <w:rFonts w:hint="cs"/>
          <w:rtl/>
        </w:rPr>
      </w:pPr>
    </w:p>
    <w:p w14:paraId="4E79FA6D" w14:textId="77777777" w:rsidR="00000000" w:rsidRDefault="007C71EE">
      <w:pPr>
        <w:pStyle w:val="a"/>
        <w:rPr>
          <w:rFonts w:hint="cs"/>
          <w:rtl/>
        </w:rPr>
      </w:pPr>
      <w:r>
        <w:rPr>
          <w:rFonts w:hint="cs"/>
          <w:rtl/>
        </w:rPr>
        <w:t>סדרנים, בבקשה לקחת את חבר הכנסת טל למקומו. או שהוא במקומו או שהוא בחוץ. חבר הכנסת טל. רבותי, הוציאו אותו</w:t>
      </w:r>
      <w:r>
        <w:rPr>
          <w:rFonts w:hint="cs"/>
          <w:rtl/>
        </w:rPr>
        <w:t xml:space="preserve"> מהאולם עד שישב במקומו. ישב במקומו, בסדר. לא ישב במקומו, לא יצביע. חבר הכנסת טל, מה שקרה פה לא מתקבל על דעתי בשום פנים ואופן, ולא על דעתם של אחד מחברי הכנסת. </w:t>
      </w:r>
    </w:p>
    <w:p w14:paraId="3888F9DF" w14:textId="77777777" w:rsidR="00000000" w:rsidRDefault="007C71EE">
      <w:pPr>
        <w:pStyle w:val="a"/>
        <w:rPr>
          <w:rFonts w:hint="cs"/>
          <w:rtl/>
        </w:rPr>
      </w:pPr>
    </w:p>
    <w:p w14:paraId="79E6A46B" w14:textId="77777777" w:rsidR="00000000" w:rsidRDefault="007C71EE">
      <w:pPr>
        <w:pStyle w:val="ac"/>
        <w:rPr>
          <w:rtl/>
        </w:rPr>
      </w:pPr>
      <w:r>
        <w:rPr>
          <w:rFonts w:hint="eastAsia"/>
          <w:rtl/>
        </w:rPr>
        <w:t>מאיר</w:t>
      </w:r>
      <w:r>
        <w:rPr>
          <w:rtl/>
        </w:rPr>
        <w:t xml:space="preserve"> פרוש (יהדות התורה):</w:t>
      </w:r>
    </w:p>
    <w:p w14:paraId="203E96DB" w14:textId="77777777" w:rsidR="00000000" w:rsidRDefault="007C71EE">
      <w:pPr>
        <w:pStyle w:val="a"/>
        <w:rPr>
          <w:rFonts w:hint="cs"/>
          <w:rtl/>
        </w:rPr>
      </w:pPr>
    </w:p>
    <w:p w14:paraId="1C2E1E50" w14:textId="77777777" w:rsidR="00000000" w:rsidRDefault="007C71EE">
      <w:pPr>
        <w:pStyle w:val="a"/>
        <w:rPr>
          <w:rFonts w:hint="cs"/>
          <w:rtl/>
        </w:rPr>
      </w:pPr>
      <w:r>
        <w:rPr>
          <w:rFonts w:hint="cs"/>
          <w:rtl/>
        </w:rPr>
        <w:t>מה קרה?</w:t>
      </w:r>
    </w:p>
    <w:p w14:paraId="304D92DE" w14:textId="77777777" w:rsidR="00000000" w:rsidRDefault="007C71EE">
      <w:pPr>
        <w:pStyle w:val="a"/>
        <w:rPr>
          <w:rFonts w:hint="cs"/>
          <w:rtl/>
        </w:rPr>
      </w:pPr>
    </w:p>
    <w:p w14:paraId="2B082425" w14:textId="77777777" w:rsidR="00000000" w:rsidRDefault="007C71EE">
      <w:pPr>
        <w:pStyle w:val="ad"/>
        <w:rPr>
          <w:rtl/>
        </w:rPr>
      </w:pPr>
      <w:r>
        <w:rPr>
          <w:rtl/>
        </w:rPr>
        <w:t>היו"ר ראובן ריבלין:</w:t>
      </w:r>
    </w:p>
    <w:p w14:paraId="725F5C95" w14:textId="77777777" w:rsidR="00000000" w:rsidRDefault="007C71EE">
      <w:pPr>
        <w:pStyle w:val="a"/>
        <w:rPr>
          <w:rtl/>
        </w:rPr>
      </w:pPr>
    </w:p>
    <w:p w14:paraId="4F6FA25C" w14:textId="77777777" w:rsidR="00000000" w:rsidRDefault="007C71EE">
      <w:pPr>
        <w:pStyle w:val="a"/>
        <w:rPr>
          <w:rFonts w:hint="cs"/>
          <w:rtl/>
        </w:rPr>
      </w:pPr>
      <w:r>
        <w:rPr>
          <w:rFonts w:hint="cs"/>
          <w:rtl/>
        </w:rPr>
        <w:t>הוא בא בזמן ההצבעה להתחיל מריבות בתוך הא</w:t>
      </w:r>
      <w:r>
        <w:rPr>
          <w:rFonts w:hint="cs"/>
          <w:rtl/>
        </w:rPr>
        <w:t xml:space="preserve">ולם. חבר הכנסת טל, האם אדוני רוצה להשתתף בהצבעה? נא לשבת. אם לא רוצה </w:t>
      </w:r>
      <w:r>
        <w:rPr>
          <w:rtl/>
        </w:rPr>
        <w:t>–</w:t>
      </w:r>
      <w:r>
        <w:rPr>
          <w:rFonts w:hint="cs"/>
          <w:rtl/>
        </w:rPr>
        <w:t xml:space="preserve"> יצא. אני מאוד מודה. </w:t>
      </w:r>
    </w:p>
    <w:p w14:paraId="08B4825C" w14:textId="77777777" w:rsidR="00000000" w:rsidRDefault="007C71EE">
      <w:pPr>
        <w:pStyle w:val="a"/>
        <w:rPr>
          <w:rFonts w:hint="cs"/>
          <w:rtl/>
        </w:rPr>
      </w:pPr>
    </w:p>
    <w:p w14:paraId="0FF9BC39" w14:textId="77777777" w:rsidR="00000000" w:rsidRDefault="007C71EE">
      <w:pPr>
        <w:pStyle w:val="a"/>
        <w:rPr>
          <w:rFonts w:hint="cs"/>
          <w:rtl/>
        </w:rPr>
      </w:pPr>
      <w:r>
        <w:rPr>
          <w:rFonts w:hint="cs"/>
          <w:rtl/>
        </w:rPr>
        <w:t>הצעת קבוצת בל"ד. מי בעד? מי נגד? מי נמנע?</w:t>
      </w:r>
    </w:p>
    <w:p w14:paraId="7AB67E0B" w14:textId="77777777" w:rsidR="00000000" w:rsidRDefault="007C71EE">
      <w:pPr>
        <w:pStyle w:val="a"/>
        <w:rPr>
          <w:rFonts w:hint="cs"/>
          <w:rtl/>
        </w:rPr>
      </w:pPr>
    </w:p>
    <w:p w14:paraId="460E53B2" w14:textId="77777777" w:rsidR="00000000" w:rsidRDefault="007C71EE">
      <w:pPr>
        <w:pStyle w:val="a"/>
        <w:jc w:val="center"/>
        <w:rPr>
          <w:rFonts w:hint="cs"/>
          <w:b/>
          <w:bCs/>
          <w:rtl/>
        </w:rPr>
      </w:pPr>
      <w:r>
        <w:rPr>
          <w:rFonts w:hint="cs"/>
          <w:b/>
          <w:bCs/>
          <w:rtl/>
        </w:rPr>
        <w:t>הצבעה</w:t>
      </w:r>
    </w:p>
    <w:p w14:paraId="2EADBC7D" w14:textId="77777777" w:rsidR="00000000" w:rsidRDefault="007C71EE">
      <w:pPr>
        <w:pStyle w:val="a"/>
        <w:jc w:val="center"/>
        <w:rPr>
          <w:rFonts w:hint="cs"/>
          <w:b/>
          <w:bCs/>
          <w:rtl/>
        </w:rPr>
      </w:pPr>
    </w:p>
    <w:p w14:paraId="5A24E5AB" w14:textId="77777777" w:rsidR="00000000" w:rsidRDefault="007C71EE">
      <w:pPr>
        <w:pStyle w:val="ad"/>
        <w:ind w:left="1440" w:firstLine="720"/>
        <w:rPr>
          <w:rFonts w:hint="cs"/>
          <w:b w:val="0"/>
          <w:bCs w:val="0"/>
          <w:u w:val="none"/>
          <w:rtl/>
        </w:rPr>
      </w:pPr>
      <w:r>
        <w:rPr>
          <w:rFonts w:hint="cs"/>
          <w:b w:val="0"/>
          <w:bCs w:val="0"/>
          <w:u w:val="none"/>
          <w:rtl/>
        </w:rPr>
        <w:t>ההסתייגות של קבוצת סיעת בל"ד לסעיף 3(ב) לא נתקבלה.</w:t>
      </w:r>
    </w:p>
    <w:p w14:paraId="548BBE4A" w14:textId="77777777" w:rsidR="00000000" w:rsidRDefault="007C71EE">
      <w:pPr>
        <w:pStyle w:val="ad"/>
        <w:ind w:left="1440" w:firstLine="720"/>
        <w:rPr>
          <w:rFonts w:hint="cs"/>
          <w:b w:val="0"/>
          <w:bCs w:val="0"/>
          <w:u w:val="none"/>
          <w:rtl/>
        </w:rPr>
      </w:pPr>
    </w:p>
    <w:p w14:paraId="10100FAD" w14:textId="77777777" w:rsidR="00000000" w:rsidRDefault="007C71EE">
      <w:pPr>
        <w:pStyle w:val="ad"/>
        <w:rPr>
          <w:rFonts w:hint="cs"/>
          <w:b w:val="0"/>
          <w:bCs w:val="0"/>
          <w:u w:val="none"/>
          <w:rtl/>
        </w:rPr>
      </w:pPr>
    </w:p>
    <w:p w14:paraId="53361DD0" w14:textId="77777777" w:rsidR="00000000" w:rsidRDefault="007C71EE">
      <w:pPr>
        <w:pStyle w:val="ad"/>
        <w:rPr>
          <w:rFonts w:hint="cs"/>
          <w:rtl/>
        </w:rPr>
      </w:pPr>
      <w:r>
        <w:rPr>
          <w:rFonts w:hint="eastAsia"/>
          <w:rtl/>
        </w:rPr>
        <w:t>היו</w:t>
      </w:r>
      <w:r>
        <w:rPr>
          <w:rtl/>
        </w:rPr>
        <w:t>"ר ראובן ריבלין:</w:t>
      </w:r>
    </w:p>
    <w:p w14:paraId="5E2296B8" w14:textId="77777777" w:rsidR="00000000" w:rsidRDefault="007C71EE">
      <w:pPr>
        <w:pStyle w:val="a"/>
        <w:rPr>
          <w:rFonts w:hint="cs"/>
          <w:rtl/>
        </w:rPr>
      </w:pPr>
    </w:p>
    <w:p w14:paraId="6FFCE8BB" w14:textId="77777777" w:rsidR="00000000" w:rsidRDefault="007C71EE">
      <w:pPr>
        <w:pStyle w:val="a"/>
        <w:rPr>
          <w:rFonts w:hint="cs"/>
          <w:rtl/>
        </w:rPr>
      </w:pPr>
      <w:r>
        <w:rPr>
          <w:rFonts w:hint="cs"/>
          <w:rtl/>
        </w:rPr>
        <w:t xml:space="preserve">הצעת קבוצת בל"ד לא עברה. </w:t>
      </w:r>
    </w:p>
    <w:p w14:paraId="5479509C" w14:textId="77777777" w:rsidR="00000000" w:rsidRDefault="007C71EE">
      <w:pPr>
        <w:pStyle w:val="a"/>
        <w:rPr>
          <w:rFonts w:hint="cs"/>
          <w:rtl/>
        </w:rPr>
      </w:pPr>
    </w:p>
    <w:p w14:paraId="4D16421E" w14:textId="77777777" w:rsidR="00000000" w:rsidRDefault="007C71EE">
      <w:pPr>
        <w:pStyle w:val="ac"/>
        <w:rPr>
          <w:rtl/>
        </w:rPr>
      </w:pPr>
      <w:r>
        <w:rPr>
          <w:rFonts w:hint="eastAsia"/>
          <w:rtl/>
        </w:rPr>
        <w:t>מאיר</w:t>
      </w:r>
      <w:r>
        <w:rPr>
          <w:rtl/>
        </w:rPr>
        <w:t xml:space="preserve"> פרוש (י</w:t>
      </w:r>
      <w:r>
        <w:rPr>
          <w:rtl/>
        </w:rPr>
        <w:t>הדות התורה):</w:t>
      </w:r>
    </w:p>
    <w:p w14:paraId="69F363BE" w14:textId="77777777" w:rsidR="00000000" w:rsidRDefault="007C71EE">
      <w:pPr>
        <w:pStyle w:val="a"/>
        <w:rPr>
          <w:rFonts w:hint="cs"/>
          <w:rtl/>
        </w:rPr>
      </w:pPr>
    </w:p>
    <w:p w14:paraId="394670FA" w14:textId="77777777" w:rsidR="00000000" w:rsidRDefault="007C71EE">
      <w:pPr>
        <w:pStyle w:val="a"/>
        <w:rPr>
          <w:rFonts w:hint="cs"/>
          <w:rtl/>
        </w:rPr>
      </w:pPr>
      <w:r>
        <w:rPr>
          <w:rFonts w:hint="cs"/>
          <w:rtl/>
        </w:rPr>
        <w:t>יש לי פרוסת לחם וכוס חלב לילדים רעבים.</w:t>
      </w:r>
    </w:p>
    <w:p w14:paraId="5E68F173" w14:textId="77777777" w:rsidR="00000000" w:rsidRDefault="007C71EE">
      <w:pPr>
        <w:pStyle w:val="a"/>
        <w:rPr>
          <w:rFonts w:hint="cs"/>
          <w:rtl/>
        </w:rPr>
      </w:pPr>
    </w:p>
    <w:p w14:paraId="7B039F51" w14:textId="77777777" w:rsidR="00000000" w:rsidRDefault="007C71EE">
      <w:pPr>
        <w:pStyle w:val="ad"/>
        <w:rPr>
          <w:rtl/>
        </w:rPr>
      </w:pPr>
      <w:r>
        <w:rPr>
          <w:rFonts w:hint="eastAsia"/>
          <w:rtl/>
        </w:rPr>
        <w:t>היו</w:t>
      </w:r>
      <w:r>
        <w:rPr>
          <w:rtl/>
        </w:rPr>
        <w:t>"ר ראובן ריבלין:</w:t>
      </w:r>
    </w:p>
    <w:p w14:paraId="5503DEC2" w14:textId="77777777" w:rsidR="00000000" w:rsidRDefault="007C71EE">
      <w:pPr>
        <w:pStyle w:val="a"/>
        <w:rPr>
          <w:rFonts w:hint="cs"/>
          <w:rtl/>
        </w:rPr>
      </w:pPr>
    </w:p>
    <w:p w14:paraId="1085ADE4" w14:textId="77777777" w:rsidR="00000000" w:rsidRDefault="007C71EE">
      <w:pPr>
        <w:pStyle w:val="a"/>
        <w:rPr>
          <w:rFonts w:hint="cs"/>
          <w:rtl/>
        </w:rPr>
      </w:pPr>
      <w:r>
        <w:rPr>
          <w:rFonts w:hint="cs"/>
          <w:rtl/>
        </w:rPr>
        <w:t>חבר הכנסת פרוש, אני בצום היום.</w:t>
      </w:r>
    </w:p>
    <w:p w14:paraId="736CCF81" w14:textId="77777777" w:rsidR="00000000" w:rsidRDefault="007C71EE">
      <w:pPr>
        <w:pStyle w:val="a"/>
        <w:rPr>
          <w:rFonts w:hint="cs"/>
          <w:rtl/>
        </w:rPr>
      </w:pPr>
    </w:p>
    <w:p w14:paraId="3061733D" w14:textId="77777777" w:rsidR="00000000" w:rsidRDefault="007C71EE">
      <w:pPr>
        <w:pStyle w:val="ac"/>
        <w:rPr>
          <w:rtl/>
        </w:rPr>
      </w:pPr>
      <w:r>
        <w:rPr>
          <w:rFonts w:hint="eastAsia"/>
          <w:rtl/>
        </w:rPr>
        <w:t>חיים</w:t>
      </w:r>
      <w:r>
        <w:rPr>
          <w:rtl/>
        </w:rPr>
        <w:t xml:space="preserve"> אורון (מרצ):</w:t>
      </w:r>
    </w:p>
    <w:p w14:paraId="258EA9E1" w14:textId="77777777" w:rsidR="00000000" w:rsidRDefault="007C71EE">
      <w:pPr>
        <w:pStyle w:val="a"/>
        <w:rPr>
          <w:rFonts w:hint="cs"/>
          <w:rtl/>
        </w:rPr>
      </w:pPr>
    </w:p>
    <w:p w14:paraId="6D17D17C" w14:textId="77777777" w:rsidR="00000000" w:rsidRDefault="007C71EE">
      <w:pPr>
        <w:pStyle w:val="a"/>
        <w:rPr>
          <w:rFonts w:hint="cs"/>
          <w:rtl/>
        </w:rPr>
      </w:pPr>
      <w:r>
        <w:rPr>
          <w:rFonts w:hint="cs"/>
          <w:rtl/>
        </w:rPr>
        <w:t>אדוני היושב-ראש, יש לי הודעה חשובה.</w:t>
      </w:r>
    </w:p>
    <w:p w14:paraId="45CC7D74" w14:textId="77777777" w:rsidR="00000000" w:rsidRDefault="007C71EE">
      <w:pPr>
        <w:pStyle w:val="a"/>
        <w:rPr>
          <w:rFonts w:hint="cs"/>
          <w:rtl/>
        </w:rPr>
      </w:pPr>
    </w:p>
    <w:p w14:paraId="50F5AB46" w14:textId="77777777" w:rsidR="00000000" w:rsidRDefault="007C71EE">
      <w:pPr>
        <w:pStyle w:val="ad"/>
        <w:rPr>
          <w:rtl/>
        </w:rPr>
      </w:pPr>
      <w:r>
        <w:rPr>
          <w:rtl/>
        </w:rPr>
        <w:t>היו"ר ראובן ריבלין:</w:t>
      </w:r>
    </w:p>
    <w:p w14:paraId="7BB877FD" w14:textId="77777777" w:rsidR="00000000" w:rsidRDefault="007C71EE">
      <w:pPr>
        <w:pStyle w:val="a"/>
        <w:rPr>
          <w:rtl/>
        </w:rPr>
      </w:pPr>
    </w:p>
    <w:p w14:paraId="6EE023C3" w14:textId="77777777" w:rsidR="00000000" w:rsidRDefault="007C71EE">
      <w:pPr>
        <w:pStyle w:val="a"/>
        <w:rPr>
          <w:rFonts w:hint="cs"/>
          <w:rtl/>
        </w:rPr>
      </w:pPr>
      <w:r>
        <w:rPr>
          <w:rFonts w:hint="cs"/>
          <w:rtl/>
        </w:rPr>
        <w:t>רבותי חברי הכנסת, הודעה לחבר הכנסת חיים אורון.</w:t>
      </w:r>
    </w:p>
    <w:p w14:paraId="27C8DD9D" w14:textId="77777777" w:rsidR="00000000" w:rsidRDefault="007C71EE">
      <w:pPr>
        <w:pStyle w:val="a"/>
        <w:rPr>
          <w:rFonts w:hint="cs"/>
          <w:rtl/>
        </w:rPr>
      </w:pPr>
    </w:p>
    <w:p w14:paraId="5FEA878E" w14:textId="77777777" w:rsidR="00000000" w:rsidRDefault="007C71EE">
      <w:pPr>
        <w:pStyle w:val="ac"/>
        <w:rPr>
          <w:rtl/>
        </w:rPr>
      </w:pPr>
      <w:r>
        <w:rPr>
          <w:rFonts w:hint="eastAsia"/>
          <w:rtl/>
        </w:rPr>
        <w:t>חיים</w:t>
      </w:r>
      <w:r>
        <w:rPr>
          <w:rtl/>
        </w:rPr>
        <w:t xml:space="preserve"> אורון (מרצ):</w:t>
      </w:r>
    </w:p>
    <w:p w14:paraId="435F4347" w14:textId="77777777" w:rsidR="00000000" w:rsidRDefault="007C71EE">
      <w:pPr>
        <w:pStyle w:val="a"/>
        <w:rPr>
          <w:rFonts w:hint="cs"/>
          <w:rtl/>
        </w:rPr>
      </w:pPr>
    </w:p>
    <w:p w14:paraId="38A4DBD3" w14:textId="77777777" w:rsidR="00000000" w:rsidRDefault="007C71EE">
      <w:pPr>
        <w:pStyle w:val="a"/>
        <w:rPr>
          <w:rFonts w:hint="cs"/>
          <w:rtl/>
        </w:rPr>
      </w:pPr>
      <w:r>
        <w:rPr>
          <w:rFonts w:hint="cs"/>
          <w:rtl/>
        </w:rPr>
        <w:t>סיימנ</w:t>
      </w:r>
      <w:r>
        <w:rPr>
          <w:rFonts w:hint="cs"/>
          <w:rtl/>
        </w:rPr>
        <w:t>ו 25 עמודים מתוך 500.</w:t>
      </w:r>
    </w:p>
    <w:p w14:paraId="2792101C" w14:textId="77777777" w:rsidR="00000000" w:rsidRDefault="007C71EE">
      <w:pPr>
        <w:pStyle w:val="a"/>
        <w:rPr>
          <w:rFonts w:hint="cs"/>
          <w:rtl/>
        </w:rPr>
      </w:pPr>
    </w:p>
    <w:p w14:paraId="2980CF93" w14:textId="77777777" w:rsidR="00000000" w:rsidRDefault="007C71EE">
      <w:pPr>
        <w:pStyle w:val="ad"/>
        <w:rPr>
          <w:rtl/>
        </w:rPr>
      </w:pPr>
      <w:r>
        <w:rPr>
          <w:rtl/>
        </w:rPr>
        <w:t>היו"ר ראובן ריבלין:</w:t>
      </w:r>
    </w:p>
    <w:p w14:paraId="4DA8063B" w14:textId="77777777" w:rsidR="00000000" w:rsidRDefault="007C71EE">
      <w:pPr>
        <w:pStyle w:val="a"/>
        <w:rPr>
          <w:rtl/>
        </w:rPr>
      </w:pPr>
    </w:p>
    <w:p w14:paraId="4203D861" w14:textId="77777777" w:rsidR="00000000" w:rsidRDefault="007C71EE">
      <w:pPr>
        <w:pStyle w:val="a"/>
        <w:rPr>
          <w:rFonts w:hint="cs"/>
          <w:rtl/>
        </w:rPr>
      </w:pPr>
      <w:r>
        <w:rPr>
          <w:rFonts w:hint="cs"/>
          <w:rtl/>
        </w:rPr>
        <w:t>מאה אחוז. תודה רבה.</w:t>
      </w:r>
    </w:p>
    <w:p w14:paraId="2890DE00" w14:textId="77777777" w:rsidR="00000000" w:rsidRDefault="007C71EE">
      <w:pPr>
        <w:pStyle w:val="a"/>
        <w:rPr>
          <w:rFonts w:hint="cs"/>
          <w:rtl/>
        </w:rPr>
      </w:pPr>
    </w:p>
    <w:p w14:paraId="58A17AE4" w14:textId="77777777" w:rsidR="00000000" w:rsidRDefault="007C71EE">
      <w:pPr>
        <w:pStyle w:val="a"/>
        <w:rPr>
          <w:rFonts w:hint="cs"/>
          <w:rtl/>
        </w:rPr>
      </w:pPr>
      <w:r>
        <w:rPr>
          <w:rFonts w:hint="cs"/>
          <w:rtl/>
        </w:rPr>
        <w:t>סעיף 3(ג), הצעת חבר הכנסת משה גפני - מי בעד? מי נגד? מי נמנע?</w:t>
      </w:r>
    </w:p>
    <w:p w14:paraId="45F47550" w14:textId="77777777" w:rsidR="00000000" w:rsidRDefault="007C71EE">
      <w:pPr>
        <w:pStyle w:val="a"/>
        <w:rPr>
          <w:rFonts w:hint="cs"/>
          <w:rtl/>
        </w:rPr>
      </w:pPr>
    </w:p>
    <w:p w14:paraId="4E455AE6" w14:textId="77777777" w:rsidR="00000000" w:rsidRDefault="007C71EE">
      <w:pPr>
        <w:pStyle w:val="a"/>
        <w:jc w:val="center"/>
        <w:rPr>
          <w:rFonts w:hint="cs"/>
          <w:b/>
          <w:bCs/>
          <w:rtl/>
        </w:rPr>
      </w:pPr>
      <w:r>
        <w:rPr>
          <w:rFonts w:hint="cs"/>
          <w:b/>
          <w:bCs/>
          <w:rtl/>
        </w:rPr>
        <w:t>הצבעה</w:t>
      </w:r>
    </w:p>
    <w:p w14:paraId="55BD056A" w14:textId="77777777" w:rsidR="00000000" w:rsidRDefault="007C71EE">
      <w:pPr>
        <w:pStyle w:val="a"/>
        <w:jc w:val="center"/>
        <w:rPr>
          <w:rFonts w:hint="cs"/>
          <w:b/>
          <w:bCs/>
          <w:rtl/>
        </w:rPr>
      </w:pPr>
    </w:p>
    <w:p w14:paraId="4F85A7DF" w14:textId="77777777" w:rsidR="00000000" w:rsidRDefault="007C71EE">
      <w:pPr>
        <w:pStyle w:val="a"/>
        <w:jc w:val="center"/>
        <w:rPr>
          <w:rFonts w:hint="cs"/>
          <w:rtl/>
        </w:rPr>
      </w:pPr>
      <w:r>
        <w:rPr>
          <w:rFonts w:hint="cs"/>
          <w:rtl/>
        </w:rPr>
        <w:t>ההסתייגות של חבר הכנסת משה גפני לסעיף 3(ג) לא נתקבלה.</w:t>
      </w:r>
    </w:p>
    <w:p w14:paraId="5585F339" w14:textId="77777777" w:rsidR="00000000" w:rsidRDefault="007C71EE">
      <w:pPr>
        <w:pStyle w:val="a"/>
        <w:jc w:val="center"/>
        <w:rPr>
          <w:rFonts w:hint="cs"/>
          <w:rtl/>
        </w:rPr>
      </w:pPr>
    </w:p>
    <w:p w14:paraId="0ED0AA0D" w14:textId="77777777" w:rsidR="00000000" w:rsidRDefault="007C71EE">
      <w:pPr>
        <w:pStyle w:val="ad"/>
        <w:rPr>
          <w:rtl/>
        </w:rPr>
      </w:pPr>
      <w:r>
        <w:rPr>
          <w:rtl/>
        </w:rPr>
        <w:t>היו"ר ראובן ריבלין:</w:t>
      </w:r>
    </w:p>
    <w:p w14:paraId="76186E1D" w14:textId="77777777" w:rsidR="00000000" w:rsidRDefault="007C71EE">
      <w:pPr>
        <w:pStyle w:val="a"/>
        <w:rPr>
          <w:rtl/>
        </w:rPr>
      </w:pPr>
    </w:p>
    <w:p w14:paraId="224553FC" w14:textId="77777777" w:rsidR="00000000" w:rsidRDefault="007C71EE">
      <w:pPr>
        <w:pStyle w:val="a"/>
        <w:rPr>
          <w:rFonts w:hint="cs"/>
          <w:rtl/>
        </w:rPr>
      </w:pPr>
      <w:r>
        <w:rPr>
          <w:rFonts w:hint="cs"/>
          <w:rtl/>
        </w:rPr>
        <w:t>הצעת חבר הכנסת משה גפני לא עברה.</w:t>
      </w:r>
    </w:p>
    <w:p w14:paraId="58B3B15A" w14:textId="77777777" w:rsidR="00000000" w:rsidRDefault="007C71EE">
      <w:pPr>
        <w:pStyle w:val="a"/>
        <w:rPr>
          <w:rFonts w:hint="cs"/>
          <w:rtl/>
        </w:rPr>
      </w:pPr>
    </w:p>
    <w:p w14:paraId="00A7BC7D" w14:textId="77777777" w:rsidR="00000000" w:rsidRDefault="007C71EE">
      <w:pPr>
        <w:pStyle w:val="a"/>
        <w:rPr>
          <w:rFonts w:hint="cs"/>
          <w:rtl/>
        </w:rPr>
      </w:pPr>
      <w:r>
        <w:rPr>
          <w:rFonts w:hint="cs"/>
          <w:rtl/>
        </w:rPr>
        <w:t xml:space="preserve">הצעת קבוצת </w:t>
      </w:r>
      <w:r>
        <w:rPr>
          <w:rFonts w:hint="cs"/>
          <w:rtl/>
        </w:rPr>
        <w:t>ברכה וחבר הכנסת טלב אלסאנע - מי בעד? מי נגד? מי נמנע?</w:t>
      </w:r>
    </w:p>
    <w:p w14:paraId="3DF6C560" w14:textId="77777777" w:rsidR="00000000" w:rsidRDefault="007C71EE">
      <w:pPr>
        <w:pStyle w:val="a"/>
        <w:rPr>
          <w:rFonts w:hint="cs"/>
          <w:rtl/>
        </w:rPr>
      </w:pPr>
    </w:p>
    <w:p w14:paraId="3EFED608" w14:textId="77777777" w:rsidR="00000000" w:rsidRDefault="007C71EE">
      <w:pPr>
        <w:pStyle w:val="a"/>
        <w:jc w:val="center"/>
        <w:rPr>
          <w:rFonts w:hint="cs"/>
          <w:b/>
          <w:bCs/>
          <w:rtl/>
        </w:rPr>
      </w:pPr>
      <w:r>
        <w:rPr>
          <w:rFonts w:hint="cs"/>
          <w:b/>
          <w:bCs/>
          <w:rtl/>
        </w:rPr>
        <w:t>הצבעה</w:t>
      </w:r>
    </w:p>
    <w:p w14:paraId="5165D443" w14:textId="77777777" w:rsidR="00000000" w:rsidRDefault="007C71EE">
      <w:pPr>
        <w:pStyle w:val="a"/>
        <w:jc w:val="center"/>
        <w:rPr>
          <w:rFonts w:hint="cs"/>
          <w:b/>
          <w:bCs/>
          <w:rtl/>
        </w:rPr>
      </w:pPr>
    </w:p>
    <w:p w14:paraId="4A8CE2A2" w14:textId="77777777" w:rsidR="00000000" w:rsidRDefault="007C71EE">
      <w:pPr>
        <w:pStyle w:val="a"/>
        <w:jc w:val="center"/>
        <w:rPr>
          <w:rFonts w:hint="cs"/>
          <w:rtl/>
        </w:rPr>
      </w:pPr>
      <w:r>
        <w:rPr>
          <w:rFonts w:hint="cs"/>
          <w:rtl/>
        </w:rPr>
        <w:t xml:space="preserve">ההסתייגות של קבוצת חבר הכנסת מוחמד ברכה ושל חבר הכנסת טלב אלסאנע לסעיף 3(ג) </w:t>
      </w:r>
    </w:p>
    <w:p w14:paraId="19DF47F5" w14:textId="77777777" w:rsidR="00000000" w:rsidRDefault="007C71EE">
      <w:pPr>
        <w:pStyle w:val="a"/>
        <w:jc w:val="center"/>
        <w:rPr>
          <w:rFonts w:hint="cs"/>
          <w:rtl/>
        </w:rPr>
      </w:pPr>
      <w:r>
        <w:rPr>
          <w:rFonts w:hint="cs"/>
          <w:rtl/>
        </w:rPr>
        <w:t>לא נתקבלה.</w:t>
      </w:r>
    </w:p>
    <w:p w14:paraId="25D83315" w14:textId="77777777" w:rsidR="00000000" w:rsidRDefault="007C71EE">
      <w:pPr>
        <w:pStyle w:val="a"/>
        <w:jc w:val="center"/>
        <w:rPr>
          <w:rFonts w:hint="cs"/>
          <w:rtl/>
        </w:rPr>
      </w:pPr>
    </w:p>
    <w:p w14:paraId="722C857E" w14:textId="77777777" w:rsidR="00000000" w:rsidRDefault="007C71EE">
      <w:pPr>
        <w:pStyle w:val="ad"/>
        <w:rPr>
          <w:rtl/>
        </w:rPr>
      </w:pPr>
      <w:r>
        <w:rPr>
          <w:rtl/>
        </w:rPr>
        <w:t>היו"ר ראובן ריבלין:</w:t>
      </w:r>
    </w:p>
    <w:p w14:paraId="310A1CF3" w14:textId="77777777" w:rsidR="00000000" w:rsidRDefault="007C71EE">
      <w:pPr>
        <w:pStyle w:val="a"/>
        <w:rPr>
          <w:rtl/>
        </w:rPr>
      </w:pPr>
    </w:p>
    <w:p w14:paraId="6C055896" w14:textId="77777777" w:rsidR="00000000" w:rsidRDefault="007C71EE">
      <w:pPr>
        <w:pStyle w:val="a"/>
        <w:rPr>
          <w:rFonts w:hint="cs"/>
          <w:rtl/>
        </w:rPr>
      </w:pPr>
      <w:r>
        <w:rPr>
          <w:rFonts w:hint="cs"/>
          <w:rtl/>
        </w:rPr>
        <w:t>הצעת קבוצת ברכה לא עברה.</w:t>
      </w:r>
    </w:p>
    <w:p w14:paraId="2424692E" w14:textId="77777777" w:rsidR="00000000" w:rsidRDefault="007C71EE">
      <w:pPr>
        <w:pStyle w:val="a"/>
        <w:rPr>
          <w:rFonts w:hint="cs"/>
          <w:rtl/>
        </w:rPr>
      </w:pPr>
    </w:p>
    <w:p w14:paraId="23E3D8C3" w14:textId="77777777" w:rsidR="00000000" w:rsidRDefault="007C71EE">
      <w:pPr>
        <w:pStyle w:val="a"/>
        <w:rPr>
          <w:rFonts w:hint="cs"/>
          <w:rtl/>
        </w:rPr>
      </w:pPr>
      <w:r>
        <w:rPr>
          <w:rFonts w:hint="cs"/>
          <w:rtl/>
        </w:rPr>
        <w:t>הצעת קבוצת בל"ד - מי בעד? מי נגד? מי נמנע?</w:t>
      </w:r>
    </w:p>
    <w:p w14:paraId="76FF7C84" w14:textId="77777777" w:rsidR="00000000" w:rsidRDefault="007C71EE">
      <w:pPr>
        <w:pStyle w:val="a"/>
        <w:rPr>
          <w:rFonts w:hint="cs"/>
          <w:rtl/>
        </w:rPr>
      </w:pPr>
    </w:p>
    <w:p w14:paraId="4258BF53" w14:textId="77777777" w:rsidR="00000000" w:rsidRDefault="007C71EE">
      <w:pPr>
        <w:pStyle w:val="a"/>
        <w:jc w:val="center"/>
        <w:rPr>
          <w:rFonts w:hint="cs"/>
          <w:b/>
          <w:bCs/>
          <w:rtl/>
        </w:rPr>
      </w:pPr>
      <w:r>
        <w:rPr>
          <w:rFonts w:hint="cs"/>
          <w:b/>
          <w:bCs/>
          <w:rtl/>
        </w:rPr>
        <w:t>הצבעה</w:t>
      </w:r>
    </w:p>
    <w:p w14:paraId="61B0B83B" w14:textId="77777777" w:rsidR="00000000" w:rsidRDefault="007C71EE">
      <w:pPr>
        <w:pStyle w:val="a"/>
        <w:jc w:val="center"/>
        <w:rPr>
          <w:rFonts w:hint="cs"/>
          <w:b/>
          <w:bCs/>
          <w:rtl/>
        </w:rPr>
      </w:pPr>
    </w:p>
    <w:p w14:paraId="53988A8C" w14:textId="77777777" w:rsidR="00000000" w:rsidRDefault="007C71EE">
      <w:pPr>
        <w:pStyle w:val="a"/>
        <w:jc w:val="center"/>
        <w:rPr>
          <w:rFonts w:hint="cs"/>
          <w:rtl/>
        </w:rPr>
      </w:pPr>
      <w:r>
        <w:rPr>
          <w:rFonts w:hint="cs"/>
          <w:rtl/>
        </w:rPr>
        <w:t>ההסתייג</w:t>
      </w:r>
      <w:r>
        <w:rPr>
          <w:rFonts w:hint="cs"/>
          <w:rtl/>
        </w:rPr>
        <w:t>ות של קבוצת סיעת בל"ד לסעיף 3(ג) לא נתקבלה.</w:t>
      </w:r>
    </w:p>
    <w:p w14:paraId="1E07F1E8" w14:textId="77777777" w:rsidR="00000000" w:rsidRDefault="007C71EE">
      <w:pPr>
        <w:pStyle w:val="a"/>
        <w:jc w:val="center"/>
        <w:rPr>
          <w:rFonts w:hint="cs"/>
          <w:rtl/>
        </w:rPr>
      </w:pPr>
    </w:p>
    <w:p w14:paraId="31D80AFA" w14:textId="77777777" w:rsidR="00000000" w:rsidRDefault="007C71EE">
      <w:pPr>
        <w:pStyle w:val="ad"/>
        <w:rPr>
          <w:rtl/>
        </w:rPr>
      </w:pPr>
      <w:r>
        <w:rPr>
          <w:rtl/>
        </w:rPr>
        <w:t>היו"ר ראובן ריבלין:</w:t>
      </w:r>
    </w:p>
    <w:p w14:paraId="4829ED6A" w14:textId="77777777" w:rsidR="00000000" w:rsidRDefault="007C71EE">
      <w:pPr>
        <w:pStyle w:val="a"/>
        <w:rPr>
          <w:rtl/>
        </w:rPr>
      </w:pPr>
    </w:p>
    <w:p w14:paraId="0B85D81F" w14:textId="77777777" w:rsidR="00000000" w:rsidRDefault="007C71EE">
      <w:pPr>
        <w:pStyle w:val="a"/>
        <w:rPr>
          <w:rFonts w:hint="cs"/>
          <w:rtl/>
        </w:rPr>
      </w:pPr>
      <w:r>
        <w:rPr>
          <w:rFonts w:hint="cs"/>
          <w:rtl/>
        </w:rPr>
        <w:t>הצעת קבוצת בל"ד לא עברה.</w:t>
      </w:r>
    </w:p>
    <w:p w14:paraId="28C0E438" w14:textId="77777777" w:rsidR="00000000" w:rsidRDefault="007C71EE">
      <w:pPr>
        <w:pStyle w:val="a"/>
        <w:rPr>
          <w:rFonts w:hint="cs"/>
          <w:rtl/>
        </w:rPr>
      </w:pPr>
    </w:p>
    <w:p w14:paraId="0B0012B6" w14:textId="77777777" w:rsidR="00000000" w:rsidRDefault="007C71EE">
      <w:pPr>
        <w:pStyle w:val="a"/>
        <w:rPr>
          <w:rFonts w:hint="cs"/>
          <w:rtl/>
        </w:rPr>
      </w:pPr>
      <w:r>
        <w:rPr>
          <w:rFonts w:hint="cs"/>
          <w:rtl/>
        </w:rPr>
        <w:t>חבר הכנסת חמי דורון, האם אדוני מוריד?</w:t>
      </w:r>
    </w:p>
    <w:p w14:paraId="1CDA85D8" w14:textId="77777777" w:rsidR="00000000" w:rsidRDefault="007C71EE">
      <w:pPr>
        <w:pStyle w:val="a"/>
        <w:rPr>
          <w:rFonts w:hint="cs"/>
          <w:rtl/>
        </w:rPr>
      </w:pPr>
    </w:p>
    <w:p w14:paraId="064D6C04" w14:textId="77777777" w:rsidR="00000000" w:rsidRDefault="007C71EE">
      <w:pPr>
        <w:pStyle w:val="ac"/>
        <w:rPr>
          <w:rtl/>
        </w:rPr>
      </w:pPr>
      <w:r>
        <w:rPr>
          <w:rFonts w:hint="eastAsia"/>
          <w:rtl/>
        </w:rPr>
        <w:t>חמי</w:t>
      </w:r>
      <w:r>
        <w:rPr>
          <w:rtl/>
        </w:rPr>
        <w:t xml:space="preserve"> דורון (שינוי):</w:t>
      </w:r>
    </w:p>
    <w:p w14:paraId="63357FF0" w14:textId="77777777" w:rsidR="00000000" w:rsidRDefault="007C71EE">
      <w:pPr>
        <w:pStyle w:val="a"/>
        <w:rPr>
          <w:rFonts w:hint="cs"/>
          <w:rtl/>
        </w:rPr>
      </w:pPr>
    </w:p>
    <w:p w14:paraId="1679F3A8" w14:textId="77777777" w:rsidR="00000000" w:rsidRDefault="007C71EE">
      <w:pPr>
        <w:pStyle w:val="a"/>
        <w:rPr>
          <w:rFonts w:hint="cs"/>
          <w:rtl/>
        </w:rPr>
      </w:pPr>
      <w:r>
        <w:rPr>
          <w:rFonts w:hint="cs"/>
          <w:rtl/>
        </w:rPr>
        <w:t>- - -</w:t>
      </w:r>
    </w:p>
    <w:p w14:paraId="5F8522DC" w14:textId="77777777" w:rsidR="00000000" w:rsidRDefault="007C71EE">
      <w:pPr>
        <w:pStyle w:val="a"/>
        <w:rPr>
          <w:rFonts w:hint="cs"/>
          <w:rtl/>
        </w:rPr>
      </w:pPr>
    </w:p>
    <w:p w14:paraId="11973FEB" w14:textId="77777777" w:rsidR="00000000" w:rsidRDefault="007C71EE">
      <w:pPr>
        <w:pStyle w:val="ad"/>
        <w:rPr>
          <w:rtl/>
        </w:rPr>
      </w:pPr>
      <w:r>
        <w:rPr>
          <w:rtl/>
        </w:rPr>
        <w:t>היו"ר ראובן ריבלין:</w:t>
      </w:r>
    </w:p>
    <w:p w14:paraId="727BE6B8" w14:textId="77777777" w:rsidR="00000000" w:rsidRDefault="007C71EE">
      <w:pPr>
        <w:pStyle w:val="a"/>
        <w:rPr>
          <w:rtl/>
        </w:rPr>
      </w:pPr>
    </w:p>
    <w:p w14:paraId="164F2492" w14:textId="77777777" w:rsidR="00000000" w:rsidRDefault="007C71EE">
      <w:pPr>
        <w:pStyle w:val="a"/>
        <w:rPr>
          <w:rFonts w:hint="cs"/>
          <w:rtl/>
        </w:rPr>
      </w:pPr>
      <w:r>
        <w:rPr>
          <w:rFonts w:hint="cs"/>
          <w:rtl/>
        </w:rPr>
        <w:t xml:space="preserve">תודה. </w:t>
      </w:r>
    </w:p>
    <w:p w14:paraId="753AB51A" w14:textId="77777777" w:rsidR="00000000" w:rsidRDefault="007C71EE">
      <w:pPr>
        <w:pStyle w:val="a"/>
        <w:rPr>
          <w:rFonts w:hint="cs"/>
          <w:rtl/>
        </w:rPr>
      </w:pPr>
    </w:p>
    <w:p w14:paraId="68428BE5" w14:textId="77777777" w:rsidR="00000000" w:rsidRDefault="007C71EE">
      <w:pPr>
        <w:pStyle w:val="a"/>
        <w:rPr>
          <w:rFonts w:hint="cs"/>
          <w:rtl/>
        </w:rPr>
      </w:pPr>
      <w:r>
        <w:rPr>
          <w:rFonts w:hint="cs"/>
          <w:rtl/>
        </w:rPr>
        <w:t>הצעת חבר הכנסת שוחט - מי בעד? מי נגד? מי נמנע?</w:t>
      </w:r>
    </w:p>
    <w:p w14:paraId="5BFDCE4B" w14:textId="77777777" w:rsidR="00000000" w:rsidRDefault="007C71EE">
      <w:pPr>
        <w:pStyle w:val="a"/>
        <w:rPr>
          <w:rFonts w:hint="cs"/>
          <w:rtl/>
        </w:rPr>
      </w:pPr>
    </w:p>
    <w:p w14:paraId="32E007FC" w14:textId="77777777" w:rsidR="00000000" w:rsidRDefault="007C71EE">
      <w:pPr>
        <w:pStyle w:val="a"/>
        <w:jc w:val="center"/>
        <w:rPr>
          <w:rFonts w:hint="cs"/>
          <w:b/>
          <w:bCs/>
          <w:rtl/>
        </w:rPr>
      </w:pPr>
      <w:r>
        <w:rPr>
          <w:rFonts w:hint="cs"/>
          <w:b/>
          <w:bCs/>
          <w:rtl/>
        </w:rPr>
        <w:t>הצבעה</w:t>
      </w:r>
    </w:p>
    <w:p w14:paraId="579F283C" w14:textId="77777777" w:rsidR="00000000" w:rsidRDefault="007C71EE">
      <w:pPr>
        <w:pStyle w:val="a"/>
        <w:jc w:val="center"/>
        <w:rPr>
          <w:rFonts w:hint="cs"/>
          <w:b/>
          <w:bCs/>
          <w:rtl/>
        </w:rPr>
      </w:pPr>
    </w:p>
    <w:p w14:paraId="0FD76FE6" w14:textId="77777777" w:rsidR="00000000" w:rsidRDefault="007C71EE">
      <w:pPr>
        <w:pStyle w:val="a"/>
        <w:jc w:val="center"/>
        <w:rPr>
          <w:rFonts w:hint="cs"/>
          <w:rtl/>
        </w:rPr>
      </w:pPr>
      <w:r>
        <w:rPr>
          <w:rFonts w:hint="cs"/>
          <w:rtl/>
        </w:rPr>
        <w:t>ההסתייגות של ח</w:t>
      </w:r>
      <w:r>
        <w:rPr>
          <w:rFonts w:hint="cs"/>
          <w:rtl/>
        </w:rPr>
        <w:t>בר הכנסת אברהם שוחט לסעיף 3(ג) לא נתקבלה.</w:t>
      </w:r>
    </w:p>
    <w:p w14:paraId="56EC85D2" w14:textId="77777777" w:rsidR="00000000" w:rsidRDefault="007C71EE">
      <w:pPr>
        <w:pStyle w:val="a"/>
        <w:jc w:val="center"/>
        <w:rPr>
          <w:rFonts w:hint="cs"/>
          <w:rtl/>
        </w:rPr>
      </w:pPr>
    </w:p>
    <w:p w14:paraId="4AD6BD21" w14:textId="77777777" w:rsidR="00000000" w:rsidRDefault="007C71EE">
      <w:pPr>
        <w:pStyle w:val="ad"/>
        <w:rPr>
          <w:rtl/>
        </w:rPr>
      </w:pPr>
      <w:r>
        <w:rPr>
          <w:rtl/>
        </w:rPr>
        <w:t>היו"ר ראובן ריבלין:</w:t>
      </w:r>
    </w:p>
    <w:p w14:paraId="2B226DC9" w14:textId="77777777" w:rsidR="00000000" w:rsidRDefault="007C71EE">
      <w:pPr>
        <w:pStyle w:val="a"/>
        <w:rPr>
          <w:rtl/>
        </w:rPr>
      </w:pPr>
    </w:p>
    <w:p w14:paraId="62DA86D8" w14:textId="77777777" w:rsidR="00000000" w:rsidRDefault="007C71EE">
      <w:pPr>
        <w:pStyle w:val="a"/>
        <w:rPr>
          <w:rFonts w:hint="cs"/>
          <w:rtl/>
        </w:rPr>
      </w:pPr>
      <w:r>
        <w:rPr>
          <w:rFonts w:hint="cs"/>
          <w:rtl/>
        </w:rPr>
        <w:t>הצעת חבר הכנסת שוחט לא עברה.</w:t>
      </w:r>
    </w:p>
    <w:p w14:paraId="7473E99A" w14:textId="77777777" w:rsidR="00000000" w:rsidRDefault="007C71EE">
      <w:pPr>
        <w:pStyle w:val="a"/>
        <w:rPr>
          <w:rFonts w:hint="cs"/>
          <w:rtl/>
        </w:rPr>
      </w:pPr>
    </w:p>
    <w:p w14:paraId="1DD5B0AF" w14:textId="77777777" w:rsidR="00000000" w:rsidRDefault="007C71EE">
      <w:pPr>
        <w:pStyle w:val="ac"/>
        <w:rPr>
          <w:rtl/>
        </w:rPr>
      </w:pPr>
      <w:r>
        <w:rPr>
          <w:rFonts w:hint="eastAsia"/>
          <w:rtl/>
        </w:rPr>
        <w:t>אברהם</w:t>
      </w:r>
      <w:r>
        <w:rPr>
          <w:rtl/>
        </w:rPr>
        <w:t xml:space="preserve"> בורג (העבודה-מימד):</w:t>
      </w:r>
    </w:p>
    <w:p w14:paraId="29E7E73E" w14:textId="77777777" w:rsidR="00000000" w:rsidRDefault="007C71EE">
      <w:pPr>
        <w:pStyle w:val="a"/>
        <w:rPr>
          <w:rFonts w:hint="cs"/>
          <w:rtl/>
        </w:rPr>
      </w:pPr>
    </w:p>
    <w:p w14:paraId="409EFBCE" w14:textId="77777777" w:rsidR="00000000" w:rsidRDefault="007C71EE">
      <w:pPr>
        <w:pStyle w:val="a"/>
        <w:rPr>
          <w:rFonts w:hint="cs"/>
          <w:rtl/>
        </w:rPr>
      </w:pPr>
      <w:r>
        <w:rPr>
          <w:rFonts w:hint="cs"/>
          <w:rtl/>
        </w:rPr>
        <w:t>סעיף 3 כולו, הצבעה שמית.</w:t>
      </w:r>
    </w:p>
    <w:p w14:paraId="2E2EF636" w14:textId="77777777" w:rsidR="00000000" w:rsidRDefault="007C71EE">
      <w:pPr>
        <w:pStyle w:val="a"/>
        <w:rPr>
          <w:rFonts w:hint="cs"/>
          <w:rtl/>
        </w:rPr>
      </w:pPr>
    </w:p>
    <w:p w14:paraId="5AA8506E" w14:textId="77777777" w:rsidR="00000000" w:rsidRDefault="007C71EE">
      <w:pPr>
        <w:pStyle w:val="ac"/>
        <w:rPr>
          <w:rtl/>
        </w:rPr>
      </w:pPr>
      <w:r>
        <w:rPr>
          <w:rFonts w:hint="eastAsia"/>
          <w:rtl/>
        </w:rPr>
        <w:t>השר</w:t>
      </w:r>
      <w:r>
        <w:rPr>
          <w:rtl/>
        </w:rPr>
        <w:t xml:space="preserve"> מאיר שטרית:</w:t>
      </w:r>
    </w:p>
    <w:p w14:paraId="06226B80" w14:textId="77777777" w:rsidR="00000000" w:rsidRDefault="007C71EE">
      <w:pPr>
        <w:pStyle w:val="a"/>
        <w:rPr>
          <w:rFonts w:hint="cs"/>
          <w:rtl/>
        </w:rPr>
      </w:pPr>
    </w:p>
    <w:p w14:paraId="7182B150" w14:textId="77777777" w:rsidR="00000000" w:rsidRDefault="007C71EE">
      <w:pPr>
        <w:pStyle w:val="a"/>
        <w:rPr>
          <w:rFonts w:hint="cs"/>
          <w:rtl/>
        </w:rPr>
      </w:pPr>
      <w:r>
        <w:rPr>
          <w:rFonts w:hint="cs"/>
          <w:rtl/>
        </w:rPr>
        <w:t>למה הצבעה שמית?</w:t>
      </w:r>
    </w:p>
    <w:p w14:paraId="3DD94386" w14:textId="77777777" w:rsidR="00000000" w:rsidRDefault="007C71EE">
      <w:pPr>
        <w:pStyle w:val="a"/>
        <w:rPr>
          <w:rFonts w:hint="cs"/>
          <w:rtl/>
        </w:rPr>
      </w:pPr>
    </w:p>
    <w:p w14:paraId="53003017" w14:textId="77777777" w:rsidR="00000000" w:rsidRDefault="007C71EE">
      <w:pPr>
        <w:pStyle w:val="ad"/>
        <w:rPr>
          <w:rtl/>
        </w:rPr>
      </w:pPr>
    </w:p>
    <w:p w14:paraId="4941B5FA" w14:textId="77777777" w:rsidR="00000000" w:rsidRDefault="007C71EE">
      <w:pPr>
        <w:pStyle w:val="ad"/>
        <w:rPr>
          <w:rtl/>
        </w:rPr>
      </w:pPr>
      <w:r>
        <w:rPr>
          <w:rtl/>
        </w:rPr>
        <w:t>היו"ר ראובן ריבלין:</w:t>
      </w:r>
    </w:p>
    <w:p w14:paraId="78EF0691" w14:textId="77777777" w:rsidR="00000000" w:rsidRDefault="007C71EE">
      <w:pPr>
        <w:pStyle w:val="a"/>
        <w:rPr>
          <w:rtl/>
        </w:rPr>
      </w:pPr>
    </w:p>
    <w:p w14:paraId="04DBE536" w14:textId="77777777" w:rsidR="00000000" w:rsidRDefault="007C71EE">
      <w:pPr>
        <w:pStyle w:val="a"/>
        <w:rPr>
          <w:rFonts w:hint="cs"/>
          <w:rtl/>
        </w:rPr>
      </w:pPr>
      <w:r>
        <w:rPr>
          <w:rFonts w:hint="cs"/>
          <w:rtl/>
        </w:rPr>
        <w:t>יש לנו הצבעה על סעיף 3 על שלושת מרכיביו. סעיף 3 יוצבע</w:t>
      </w:r>
      <w:r>
        <w:rPr>
          <w:rFonts w:hint="cs"/>
          <w:rtl/>
        </w:rPr>
        <w:t xml:space="preserve"> שמית. אדוני המזכיר, נא לקרוא. </w:t>
      </w:r>
    </w:p>
    <w:p w14:paraId="02F4F7E7" w14:textId="77777777" w:rsidR="00000000" w:rsidRDefault="007C71EE">
      <w:pPr>
        <w:pStyle w:val="a"/>
        <w:rPr>
          <w:rFonts w:hint="cs"/>
          <w:rtl/>
        </w:rPr>
      </w:pPr>
    </w:p>
    <w:p w14:paraId="0AD6FDA3" w14:textId="77777777" w:rsidR="00000000" w:rsidRDefault="007C71EE">
      <w:pPr>
        <w:pStyle w:val="ac"/>
        <w:rPr>
          <w:rtl/>
        </w:rPr>
      </w:pPr>
      <w:r>
        <w:rPr>
          <w:rFonts w:hint="eastAsia"/>
          <w:rtl/>
        </w:rPr>
        <w:t>מזכיר</w:t>
      </w:r>
      <w:r>
        <w:rPr>
          <w:rtl/>
        </w:rPr>
        <w:t xml:space="preserve"> הכנסת אריה האן:</w:t>
      </w:r>
    </w:p>
    <w:p w14:paraId="74CD09D7" w14:textId="77777777" w:rsidR="00000000" w:rsidRDefault="007C71EE">
      <w:pPr>
        <w:pStyle w:val="a"/>
        <w:ind w:firstLine="0"/>
        <w:rPr>
          <w:rFonts w:hint="cs"/>
          <w:rtl/>
        </w:rPr>
      </w:pPr>
      <w:r>
        <w:rPr>
          <w:rFonts w:hint="cs"/>
          <w:rtl/>
        </w:rPr>
        <w:t>(קורא בשמות חברי הכנסת)</w:t>
      </w:r>
    </w:p>
    <w:p w14:paraId="78FF73B4" w14:textId="77777777" w:rsidR="00000000" w:rsidRDefault="007C71EE">
      <w:pPr>
        <w:pStyle w:val="a"/>
        <w:rPr>
          <w:rFonts w:hint="cs"/>
          <w:rtl/>
        </w:rPr>
      </w:pPr>
    </w:p>
    <w:p w14:paraId="7B06C5FC" w14:textId="77777777" w:rsidR="00000000" w:rsidRDefault="007C71EE">
      <w:pPr>
        <w:pStyle w:val="a"/>
        <w:rPr>
          <w:rFonts w:hint="cs"/>
          <w:rtl/>
        </w:rPr>
      </w:pPr>
      <w:r>
        <w:rPr>
          <w:rFonts w:hint="cs"/>
          <w:rtl/>
        </w:rPr>
        <w:t>קולט אביטל</w:t>
      </w:r>
      <w:r>
        <w:rPr>
          <w:rFonts w:hint="cs"/>
          <w:rtl/>
        </w:rPr>
        <w:tab/>
      </w:r>
      <w:r>
        <w:rPr>
          <w:rFonts w:hint="cs"/>
          <w:rtl/>
        </w:rPr>
        <w:tab/>
        <w:t>- נגד</w:t>
      </w:r>
    </w:p>
    <w:p w14:paraId="4DE64FA7" w14:textId="77777777" w:rsidR="00000000" w:rsidRDefault="007C71EE">
      <w:pPr>
        <w:pStyle w:val="a"/>
        <w:rPr>
          <w:rFonts w:hint="cs"/>
          <w:rtl/>
        </w:rPr>
      </w:pPr>
      <w:r>
        <w:rPr>
          <w:rFonts w:hint="cs"/>
          <w:rtl/>
        </w:rPr>
        <w:t>רוחמה אברהם</w:t>
      </w:r>
      <w:r>
        <w:rPr>
          <w:rFonts w:hint="cs"/>
          <w:rtl/>
        </w:rPr>
        <w:tab/>
      </w:r>
      <w:r>
        <w:rPr>
          <w:rFonts w:hint="cs"/>
          <w:rtl/>
        </w:rPr>
        <w:tab/>
        <w:t>- בעד</w:t>
      </w:r>
    </w:p>
    <w:p w14:paraId="178AA44B" w14:textId="77777777" w:rsidR="00000000" w:rsidRDefault="007C71EE">
      <w:pPr>
        <w:pStyle w:val="a"/>
        <w:rPr>
          <w:rFonts w:hint="cs"/>
          <w:rtl/>
        </w:rPr>
      </w:pPr>
      <w:r>
        <w:rPr>
          <w:rFonts w:hint="cs"/>
          <w:rtl/>
        </w:rPr>
        <w:t>יולי-יואל אדלשטיין</w:t>
      </w:r>
      <w:r>
        <w:rPr>
          <w:rFonts w:hint="cs"/>
          <w:rtl/>
        </w:rPr>
        <w:tab/>
        <w:t>- בעד</w:t>
      </w:r>
    </w:p>
    <w:p w14:paraId="3CCD96EE" w14:textId="77777777" w:rsidR="00000000" w:rsidRDefault="007C71EE">
      <w:pPr>
        <w:pStyle w:val="a"/>
        <w:rPr>
          <w:rFonts w:hint="cs"/>
          <w:rtl/>
        </w:rPr>
      </w:pPr>
      <w:r>
        <w:rPr>
          <w:rFonts w:hint="cs"/>
          <w:rtl/>
        </w:rPr>
        <w:t>יעקב אדרי</w:t>
      </w:r>
      <w:r>
        <w:rPr>
          <w:rFonts w:hint="cs"/>
          <w:rtl/>
        </w:rPr>
        <w:tab/>
      </w:r>
      <w:r>
        <w:rPr>
          <w:rFonts w:hint="cs"/>
          <w:rtl/>
        </w:rPr>
        <w:tab/>
        <w:t>- אינו נוכח</w:t>
      </w:r>
    </w:p>
    <w:p w14:paraId="3623FF74" w14:textId="77777777" w:rsidR="00000000" w:rsidRDefault="007C71EE">
      <w:pPr>
        <w:pStyle w:val="a"/>
        <w:rPr>
          <w:rFonts w:hint="cs"/>
          <w:rtl/>
        </w:rPr>
      </w:pPr>
      <w:r>
        <w:rPr>
          <w:rFonts w:hint="cs"/>
          <w:rtl/>
        </w:rPr>
        <w:t>אהוד אולמרט</w:t>
      </w:r>
      <w:r>
        <w:rPr>
          <w:rFonts w:hint="cs"/>
          <w:rtl/>
        </w:rPr>
        <w:tab/>
      </w:r>
      <w:r>
        <w:rPr>
          <w:rFonts w:hint="cs"/>
          <w:rtl/>
        </w:rPr>
        <w:tab/>
        <w:t>- אינו נוכח</w:t>
      </w:r>
    </w:p>
    <w:p w14:paraId="1E0BDA90" w14:textId="77777777" w:rsidR="00000000" w:rsidRDefault="007C71EE">
      <w:pPr>
        <w:pStyle w:val="a"/>
        <w:rPr>
          <w:rFonts w:hint="cs"/>
          <w:rtl/>
        </w:rPr>
      </w:pPr>
      <w:r>
        <w:rPr>
          <w:rFonts w:hint="cs"/>
          <w:rtl/>
        </w:rPr>
        <w:t>חיים אורון</w:t>
      </w:r>
      <w:r>
        <w:rPr>
          <w:rFonts w:hint="cs"/>
          <w:rtl/>
        </w:rPr>
        <w:tab/>
      </w:r>
      <w:r>
        <w:rPr>
          <w:rFonts w:hint="cs"/>
          <w:rtl/>
        </w:rPr>
        <w:tab/>
        <w:t>- נגד</w:t>
      </w:r>
    </w:p>
    <w:p w14:paraId="47CC7C7C" w14:textId="77777777" w:rsidR="00000000" w:rsidRDefault="007C71EE">
      <w:pPr>
        <w:pStyle w:val="a"/>
        <w:rPr>
          <w:rFonts w:hint="cs"/>
          <w:rtl/>
        </w:rPr>
      </w:pPr>
      <w:r>
        <w:rPr>
          <w:rFonts w:hint="cs"/>
          <w:rtl/>
        </w:rPr>
        <w:t>זבולון אורלב</w:t>
      </w:r>
      <w:r>
        <w:rPr>
          <w:rFonts w:hint="cs"/>
          <w:rtl/>
        </w:rPr>
        <w:tab/>
      </w:r>
      <w:r>
        <w:rPr>
          <w:rFonts w:hint="cs"/>
          <w:rtl/>
        </w:rPr>
        <w:tab/>
        <w:t>- בעד</w:t>
      </w:r>
    </w:p>
    <w:p w14:paraId="0AD08767" w14:textId="77777777" w:rsidR="00000000" w:rsidRDefault="007C71EE">
      <w:pPr>
        <w:pStyle w:val="a"/>
        <w:rPr>
          <w:rFonts w:hint="cs"/>
          <w:rtl/>
        </w:rPr>
      </w:pPr>
      <w:r>
        <w:rPr>
          <w:rFonts w:hint="cs"/>
          <w:rtl/>
        </w:rPr>
        <w:t>דוד אזולאי</w:t>
      </w:r>
      <w:r>
        <w:rPr>
          <w:rFonts w:hint="cs"/>
          <w:rtl/>
        </w:rPr>
        <w:tab/>
      </w:r>
      <w:r>
        <w:rPr>
          <w:rFonts w:hint="cs"/>
          <w:rtl/>
        </w:rPr>
        <w:tab/>
        <w:t>- נגד</w:t>
      </w:r>
    </w:p>
    <w:p w14:paraId="7CE73289" w14:textId="77777777" w:rsidR="00000000" w:rsidRDefault="007C71EE">
      <w:pPr>
        <w:pStyle w:val="a"/>
        <w:rPr>
          <w:rFonts w:hint="cs"/>
          <w:rtl/>
        </w:rPr>
      </w:pPr>
      <w:r>
        <w:rPr>
          <w:rFonts w:hint="cs"/>
          <w:rtl/>
        </w:rPr>
        <w:t>ישראל אייכ</w:t>
      </w:r>
      <w:r>
        <w:rPr>
          <w:rFonts w:hint="cs"/>
          <w:rtl/>
        </w:rPr>
        <w:t>לר</w:t>
      </w:r>
      <w:r>
        <w:rPr>
          <w:rFonts w:hint="cs"/>
          <w:rtl/>
        </w:rPr>
        <w:tab/>
      </w:r>
      <w:r>
        <w:rPr>
          <w:rFonts w:hint="cs"/>
          <w:rtl/>
        </w:rPr>
        <w:tab/>
        <w:t>- אינו נוכח</w:t>
      </w:r>
    </w:p>
    <w:p w14:paraId="4C8AB3D8" w14:textId="77777777" w:rsidR="00000000" w:rsidRDefault="007C71EE">
      <w:pPr>
        <w:pStyle w:val="a"/>
        <w:rPr>
          <w:rFonts w:hint="cs"/>
          <w:rtl/>
        </w:rPr>
      </w:pPr>
      <w:r>
        <w:rPr>
          <w:rFonts w:hint="cs"/>
          <w:rtl/>
        </w:rPr>
        <w:t>דליה איציק</w:t>
      </w:r>
      <w:r>
        <w:rPr>
          <w:rFonts w:hint="cs"/>
          <w:rtl/>
        </w:rPr>
        <w:tab/>
      </w:r>
      <w:r>
        <w:rPr>
          <w:rFonts w:hint="cs"/>
          <w:rtl/>
        </w:rPr>
        <w:tab/>
        <w:t>- נגד</w:t>
      </w:r>
    </w:p>
    <w:p w14:paraId="00224BE6" w14:textId="77777777" w:rsidR="00000000" w:rsidRDefault="007C71EE">
      <w:pPr>
        <w:pStyle w:val="a"/>
        <w:rPr>
          <w:rFonts w:hint="cs"/>
          <w:rtl/>
        </w:rPr>
      </w:pPr>
      <w:r>
        <w:rPr>
          <w:rFonts w:hint="cs"/>
          <w:rtl/>
        </w:rPr>
        <w:t>אפי איתם</w:t>
      </w:r>
      <w:r>
        <w:rPr>
          <w:rFonts w:hint="cs"/>
          <w:rtl/>
        </w:rPr>
        <w:tab/>
      </w:r>
      <w:r>
        <w:rPr>
          <w:rFonts w:hint="cs"/>
          <w:rtl/>
        </w:rPr>
        <w:tab/>
        <w:t>- בעד</w:t>
      </w:r>
    </w:p>
    <w:p w14:paraId="3EC675A5" w14:textId="77777777" w:rsidR="00000000" w:rsidRDefault="007C71EE">
      <w:pPr>
        <w:pStyle w:val="a"/>
        <w:rPr>
          <w:rFonts w:hint="cs"/>
          <w:rtl/>
        </w:rPr>
      </w:pPr>
      <w:r>
        <w:rPr>
          <w:rFonts w:hint="cs"/>
          <w:rtl/>
        </w:rPr>
        <w:t>מיכאל איתן</w:t>
      </w:r>
      <w:r>
        <w:rPr>
          <w:rFonts w:hint="cs"/>
          <w:rtl/>
        </w:rPr>
        <w:tab/>
      </w:r>
      <w:r>
        <w:rPr>
          <w:rFonts w:hint="cs"/>
          <w:rtl/>
        </w:rPr>
        <w:tab/>
        <w:t>- בעד</w:t>
      </w:r>
    </w:p>
    <w:p w14:paraId="5E9C1288" w14:textId="77777777" w:rsidR="00000000" w:rsidRDefault="007C71EE">
      <w:pPr>
        <w:pStyle w:val="a"/>
        <w:rPr>
          <w:rFonts w:hint="cs"/>
          <w:rtl/>
        </w:rPr>
      </w:pPr>
      <w:r>
        <w:rPr>
          <w:rFonts w:hint="cs"/>
          <w:rtl/>
        </w:rPr>
        <w:t>אריה אלדד</w:t>
      </w:r>
      <w:r>
        <w:rPr>
          <w:rFonts w:hint="cs"/>
          <w:rtl/>
        </w:rPr>
        <w:tab/>
      </w:r>
      <w:r>
        <w:rPr>
          <w:rFonts w:hint="cs"/>
          <w:rtl/>
        </w:rPr>
        <w:tab/>
        <w:t>- אינו נוכח</w:t>
      </w:r>
    </w:p>
    <w:p w14:paraId="247FE099" w14:textId="77777777" w:rsidR="00000000" w:rsidRDefault="007C71EE">
      <w:pPr>
        <w:pStyle w:val="a"/>
        <w:rPr>
          <w:rFonts w:hint="cs"/>
          <w:rtl/>
        </w:rPr>
      </w:pPr>
      <w:r>
        <w:rPr>
          <w:rFonts w:hint="cs"/>
          <w:rtl/>
        </w:rPr>
        <w:t>בנימין אלון</w:t>
      </w:r>
      <w:r>
        <w:rPr>
          <w:rFonts w:hint="cs"/>
          <w:rtl/>
        </w:rPr>
        <w:tab/>
      </w:r>
      <w:r>
        <w:rPr>
          <w:rFonts w:hint="cs"/>
          <w:rtl/>
        </w:rPr>
        <w:tab/>
        <w:t>- בעד</w:t>
      </w:r>
    </w:p>
    <w:p w14:paraId="58D8045A" w14:textId="77777777" w:rsidR="00000000" w:rsidRDefault="007C71EE">
      <w:pPr>
        <w:pStyle w:val="a"/>
        <w:rPr>
          <w:rFonts w:hint="cs"/>
          <w:rtl/>
        </w:rPr>
      </w:pPr>
      <w:r>
        <w:rPr>
          <w:rFonts w:hint="cs"/>
          <w:rtl/>
        </w:rPr>
        <w:t>טלב אלסאנע</w:t>
      </w:r>
      <w:r>
        <w:rPr>
          <w:rFonts w:hint="cs"/>
          <w:rtl/>
        </w:rPr>
        <w:tab/>
      </w:r>
      <w:r>
        <w:rPr>
          <w:rFonts w:hint="cs"/>
          <w:rtl/>
        </w:rPr>
        <w:tab/>
        <w:t>- אינו נוכח</w:t>
      </w:r>
    </w:p>
    <w:p w14:paraId="722BE86E" w14:textId="77777777" w:rsidR="00000000" w:rsidRDefault="007C71EE">
      <w:pPr>
        <w:pStyle w:val="a"/>
        <w:rPr>
          <w:rFonts w:hint="cs"/>
          <w:rtl/>
        </w:rPr>
      </w:pPr>
      <w:r>
        <w:rPr>
          <w:rFonts w:hint="cs"/>
          <w:rtl/>
        </w:rPr>
        <w:t xml:space="preserve">אלי אפללו           </w:t>
      </w:r>
      <w:r>
        <w:rPr>
          <w:rFonts w:hint="cs"/>
          <w:rtl/>
        </w:rPr>
        <w:tab/>
        <w:t>- בעד</w:t>
      </w:r>
    </w:p>
    <w:p w14:paraId="1980A7D8" w14:textId="77777777" w:rsidR="00000000" w:rsidRDefault="007C71EE">
      <w:pPr>
        <w:pStyle w:val="a"/>
        <w:rPr>
          <w:rFonts w:hint="cs"/>
          <w:rtl/>
        </w:rPr>
      </w:pPr>
      <w:r>
        <w:rPr>
          <w:rFonts w:hint="cs"/>
          <w:rtl/>
        </w:rPr>
        <w:t>גלעד ארדן</w:t>
      </w:r>
      <w:r>
        <w:rPr>
          <w:rFonts w:hint="cs"/>
          <w:rtl/>
        </w:rPr>
        <w:tab/>
      </w:r>
      <w:r>
        <w:rPr>
          <w:rFonts w:hint="cs"/>
          <w:rtl/>
        </w:rPr>
        <w:tab/>
        <w:t>- בעד</w:t>
      </w:r>
    </w:p>
    <w:p w14:paraId="77B3C1E3" w14:textId="77777777" w:rsidR="00000000" w:rsidRDefault="007C71EE">
      <w:pPr>
        <w:pStyle w:val="a"/>
        <w:rPr>
          <w:rFonts w:hint="cs"/>
          <w:rtl/>
        </w:rPr>
      </w:pPr>
      <w:r>
        <w:rPr>
          <w:rFonts w:hint="cs"/>
          <w:rtl/>
        </w:rPr>
        <w:t xml:space="preserve">אורי יהודה אריאל             </w:t>
      </w:r>
      <w:r>
        <w:rPr>
          <w:rtl/>
        </w:rPr>
        <w:t>–</w:t>
      </w:r>
      <w:r>
        <w:rPr>
          <w:rFonts w:hint="cs"/>
          <w:rtl/>
        </w:rPr>
        <w:t xml:space="preserve"> </w:t>
      </w:r>
    </w:p>
    <w:p w14:paraId="4622190D" w14:textId="77777777" w:rsidR="00000000" w:rsidRDefault="007C71EE">
      <w:pPr>
        <w:pStyle w:val="a"/>
        <w:rPr>
          <w:rFonts w:hint="cs"/>
          <w:rtl/>
        </w:rPr>
      </w:pPr>
      <w:r>
        <w:rPr>
          <w:rFonts w:hint="cs"/>
          <w:rtl/>
        </w:rPr>
        <w:t>אורי יהודה אריאל, אני קורא לו.</w:t>
      </w:r>
    </w:p>
    <w:p w14:paraId="2527DDAB" w14:textId="77777777" w:rsidR="00000000" w:rsidRDefault="007C71EE">
      <w:pPr>
        <w:pStyle w:val="a"/>
        <w:rPr>
          <w:rFonts w:hint="cs"/>
          <w:rtl/>
        </w:rPr>
      </w:pPr>
    </w:p>
    <w:p w14:paraId="056FA9B7" w14:textId="77777777" w:rsidR="00000000" w:rsidRDefault="007C71EE">
      <w:pPr>
        <w:pStyle w:val="ac"/>
        <w:rPr>
          <w:rtl/>
        </w:rPr>
      </w:pPr>
      <w:r>
        <w:rPr>
          <w:rFonts w:hint="eastAsia"/>
          <w:rtl/>
        </w:rPr>
        <w:t>קריאה</w:t>
      </w:r>
      <w:r>
        <w:rPr>
          <w:rtl/>
        </w:rPr>
        <w:t>:</w:t>
      </w:r>
    </w:p>
    <w:p w14:paraId="27CE74A0" w14:textId="77777777" w:rsidR="00000000" w:rsidRDefault="007C71EE">
      <w:pPr>
        <w:pStyle w:val="a"/>
        <w:rPr>
          <w:rFonts w:hint="cs"/>
          <w:rtl/>
        </w:rPr>
      </w:pPr>
    </w:p>
    <w:p w14:paraId="365CD8DF" w14:textId="77777777" w:rsidR="00000000" w:rsidRDefault="007C71EE">
      <w:pPr>
        <w:pStyle w:val="a"/>
        <w:rPr>
          <w:rFonts w:hint="cs"/>
          <w:rtl/>
        </w:rPr>
      </w:pPr>
      <w:r>
        <w:rPr>
          <w:rFonts w:hint="cs"/>
          <w:rtl/>
        </w:rPr>
        <w:t>הוא יש</w:t>
      </w:r>
      <w:r>
        <w:rPr>
          <w:rFonts w:hint="cs"/>
          <w:rtl/>
        </w:rPr>
        <w:t>ן.</w:t>
      </w:r>
    </w:p>
    <w:p w14:paraId="22F8A613" w14:textId="77777777" w:rsidR="00000000" w:rsidRDefault="007C71EE">
      <w:pPr>
        <w:pStyle w:val="a"/>
        <w:rPr>
          <w:rFonts w:hint="cs"/>
          <w:rtl/>
        </w:rPr>
      </w:pPr>
    </w:p>
    <w:p w14:paraId="3807F02F" w14:textId="77777777" w:rsidR="00000000" w:rsidRDefault="007C71EE">
      <w:pPr>
        <w:pStyle w:val="ac"/>
        <w:rPr>
          <w:rtl/>
        </w:rPr>
      </w:pPr>
      <w:r>
        <w:rPr>
          <w:rFonts w:hint="eastAsia"/>
          <w:rtl/>
        </w:rPr>
        <w:t>מזכיר</w:t>
      </w:r>
      <w:r>
        <w:rPr>
          <w:rtl/>
        </w:rPr>
        <w:t xml:space="preserve"> הכנסת אריה האן:</w:t>
      </w:r>
    </w:p>
    <w:p w14:paraId="23960747" w14:textId="77777777" w:rsidR="00000000" w:rsidRDefault="007C71EE">
      <w:pPr>
        <w:pStyle w:val="a"/>
        <w:ind w:firstLine="0"/>
        <w:rPr>
          <w:rFonts w:hint="cs"/>
          <w:rtl/>
        </w:rPr>
      </w:pPr>
      <w:r>
        <w:rPr>
          <w:rFonts w:hint="cs"/>
          <w:rtl/>
        </w:rPr>
        <w:t>(קורא בשמות חברי הכנסת)</w:t>
      </w:r>
    </w:p>
    <w:p w14:paraId="4DA1FE37" w14:textId="77777777" w:rsidR="00000000" w:rsidRDefault="007C71EE">
      <w:pPr>
        <w:pStyle w:val="a"/>
        <w:rPr>
          <w:rFonts w:hint="cs"/>
          <w:rtl/>
        </w:rPr>
      </w:pPr>
    </w:p>
    <w:p w14:paraId="5AA27280" w14:textId="77777777" w:rsidR="00000000" w:rsidRDefault="007C71EE">
      <w:pPr>
        <w:pStyle w:val="a"/>
        <w:rPr>
          <w:rFonts w:hint="cs"/>
          <w:rtl/>
        </w:rPr>
      </w:pPr>
      <w:r>
        <w:rPr>
          <w:rFonts w:hint="cs"/>
          <w:rtl/>
        </w:rPr>
        <w:t>תעיר אותו.</w:t>
      </w:r>
    </w:p>
    <w:p w14:paraId="250F6F45" w14:textId="77777777" w:rsidR="00000000" w:rsidRDefault="007C71EE">
      <w:pPr>
        <w:pStyle w:val="a"/>
        <w:rPr>
          <w:rFonts w:hint="cs"/>
          <w:rtl/>
        </w:rPr>
      </w:pPr>
    </w:p>
    <w:p w14:paraId="5C2C6A94" w14:textId="77777777" w:rsidR="00000000" w:rsidRDefault="007C71EE">
      <w:pPr>
        <w:pStyle w:val="a"/>
        <w:rPr>
          <w:rFonts w:hint="cs"/>
          <w:rtl/>
        </w:rPr>
      </w:pPr>
    </w:p>
    <w:p w14:paraId="2F0198AB" w14:textId="77777777" w:rsidR="00000000" w:rsidRDefault="007C71EE">
      <w:pPr>
        <w:pStyle w:val="a"/>
        <w:rPr>
          <w:rFonts w:hint="cs"/>
          <w:rtl/>
        </w:rPr>
      </w:pPr>
      <w:r>
        <w:rPr>
          <w:rFonts w:hint="cs"/>
          <w:rtl/>
        </w:rPr>
        <w:t>אורי יהודה אריאל</w:t>
      </w:r>
      <w:r>
        <w:rPr>
          <w:rFonts w:hint="cs"/>
          <w:rtl/>
        </w:rPr>
        <w:tab/>
        <w:t xml:space="preserve">             - בעד</w:t>
      </w:r>
    </w:p>
    <w:p w14:paraId="6B4A96FC" w14:textId="77777777" w:rsidR="00000000" w:rsidRDefault="007C71EE">
      <w:pPr>
        <w:pStyle w:val="a"/>
        <w:rPr>
          <w:rFonts w:hint="cs"/>
          <w:rtl/>
        </w:rPr>
      </w:pPr>
      <w:r>
        <w:rPr>
          <w:rFonts w:hint="cs"/>
          <w:rtl/>
        </w:rPr>
        <w:t>זאב בוים</w:t>
      </w:r>
      <w:r>
        <w:rPr>
          <w:rFonts w:hint="cs"/>
          <w:rtl/>
        </w:rPr>
        <w:tab/>
      </w:r>
      <w:r>
        <w:rPr>
          <w:rFonts w:hint="cs"/>
          <w:rtl/>
        </w:rPr>
        <w:tab/>
        <w:t>- בעד</w:t>
      </w:r>
    </w:p>
    <w:p w14:paraId="278F2A99" w14:textId="77777777" w:rsidR="00000000" w:rsidRDefault="007C71EE">
      <w:pPr>
        <w:pStyle w:val="a"/>
        <w:rPr>
          <w:rFonts w:hint="cs"/>
          <w:rtl/>
        </w:rPr>
      </w:pPr>
      <w:r>
        <w:rPr>
          <w:rFonts w:hint="cs"/>
          <w:rtl/>
        </w:rPr>
        <w:t>אברהם בורג</w:t>
      </w:r>
      <w:r>
        <w:rPr>
          <w:rFonts w:hint="cs"/>
          <w:rtl/>
        </w:rPr>
        <w:tab/>
      </w:r>
      <w:r>
        <w:rPr>
          <w:rFonts w:hint="cs"/>
          <w:rtl/>
        </w:rPr>
        <w:tab/>
        <w:t>- נגד</w:t>
      </w:r>
    </w:p>
    <w:p w14:paraId="3A61FC89" w14:textId="77777777" w:rsidR="00000000" w:rsidRDefault="007C71EE">
      <w:pPr>
        <w:pStyle w:val="a"/>
        <w:rPr>
          <w:rFonts w:hint="cs"/>
          <w:rtl/>
        </w:rPr>
      </w:pPr>
      <w:r>
        <w:rPr>
          <w:rFonts w:hint="cs"/>
          <w:rtl/>
        </w:rPr>
        <w:t>נעמי בלומנטל</w:t>
      </w:r>
      <w:r>
        <w:rPr>
          <w:rFonts w:hint="cs"/>
          <w:rtl/>
        </w:rPr>
        <w:tab/>
      </w:r>
      <w:r>
        <w:rPr>
          <w:rFonts w:hint="cs"/>
          <w:rtl/>
        </w:rPr>
        <w:tab/>
        <w:t>- בעד</w:t>
      </w:r>
    </w:p>
    <w:p w14:paraId="5C21DC26" w14:textId="77777777" w:rsidR="00000000" w:rsidRDefault="007C71EE">
      <w:pPr>
        <w:pStyle w:val="a"/>
        <w:rPr>
          <w:rFonts w:hint="cs"/>
          <w:rtl/>
        </w:rPr>
      </w:pPr>
      <w:r>
        <w:rPr>
          <w:rFonts w:hint="cs"/>
          <w:rtl/>
        </w:rPr>
        <w:t>בנימין בן-אליעזר</w:t>
      </w:r>
      <w:r>
        <w:rPr>
          <w:rFonts w:hint="cs"/>
          <w:rtl/>
        </w:rPr>
        <w:tab/>
      </w:r>
      <w:r>
        <w:rPr>
          <w:rFonts w:hint="cs"/>
          <w:rtl/>
        </w:rPr>
        <w:tab/>
        <w:t>- נגד</w:t>
      </w:r>
    </w:p>
    <w:p w14:paraId="1A07897B" w14:textId="77777777" w:rsidR="00000000" w:rsidRDefault="007C71EE">
      <w:pPr>
        <w:pStyle w:val="a"/>
        <w:rPr>
          <w:rFonts w:hint="cs"/>
          <w:rtl/>
        </w:rPr>
      </w:pPr>
      <w:r>
        <w:rPr>
          <w:rFonts w:hint="cs"/>
          <w:rtl/>
        </w:rPr>
        <w:t>אלי בן-מנחם</w:t>
      </w:r>
      <w:r>
        <w:rPr>
          <w:rFonts w:hint="cs"/>
          <w:rtl/>
        </w:rPr>
        <w:tab/>
      </w:r>
      <w:r>
        <w:rPr>
          <w:rFonts w:hint="cs"/>
          <w:rtl/>
        </w:rPr>
        <w:tab/>
        <w:t>- נגד</w:t>
      </w:r>
    </w:p>
    <w:p w14:paraId="2E31E7D6" w14:textId="77777777" w:rsidR="00000000" w:rsidRDefault="007C71EE">
      <w:pPr>
        <w:pStyle w:val="a"/>
        <w:rPr>
          <w:rFonts w:hint="cs"/>
          <w:rtl/>
        </w:rPr>
      </w:pPr>
      <w:r>
        <w:rPr>
          <w:rFonts w:hint="cs"/>
          <w:rtl/>
        </w:rPr>
        <w:t>שלמה בניזרי</w:t>
      </w:r>
      <w:r>
        <w:rPr>
          <w:rFonts w:hint="cs"/>
          <w:rtl/>
        </w:rPr>
        <w:tab/>
      </w:r>
      <w:r>
        <w:rPr>
          <w:rFonts w:hint="cs"/>
          <w:rtl/>
        </w:rPr>
        <w:tab/>
        <w:t>- נגד</w:t>
      </w:r>
    </w:p>
    <w:p w14:paraId="4B97C067" w14:textId="77777777" w:rsidR="00000000" w:rsidRDefault="007C71EE">
      <w:pPr>
        <w:pStyle w:val="a"/>
        <w:rPr>
          <w:rFonts w:hint="cs"/>
          <w:rtl/>
        </w:rPr>
      </w:pPr>
      <w:r>
        <w:rPr>
          <w:rFonts w:hint="cs"/>
          <w:rtl/>
        </w:rPr>
        <w:t>דניאל בנלולו</w:t>
      </w:r>
      <w:r>
        <w:rPr>
          <w:rFonts w:hint="cs"/>
          <w:rtl/>
        </w:rPr>
        <w:tab/>
      </w:r>
      <w:r>
        <w:rPr>
          <w:rFonts w:hint="cs"/>
          <w:rtl/>
        </w:rPr>
        <w:tab/>
        <w:t>- אינו נוכח</w:t>
      </w:r>
    </w:p>
    <w:p w14:paraId="17BD0A16" w14:textId="77777777" w:rsidR="00000000" w:rsidRDefault="007C71EE">
      <w:pPr>
        <w:pStyle w:val="a"/>
        <w:rPr>
          <w:rFonts w:hint="cs"/>
          <w:rtl/>
        </w:rPr>
      </w:pPr>
      <w:r>
        <w:rPr>
          <w:rFonts w:hint="cs"/>
          <w:rtl/>
        </w:rPr>
        <w:t>רוני בר-און</w:t>
      </w:r>
      <w:r>
        <w:rPr>
          <w:rFonts w:hint="cs"/>
          <w:rtl/>
        </w:rPr>
        <w:tab/>
      </w:r>
      <w:r>
        <w:rPr>
          <w:rFonts w:hint="cs"/>
          <w:rtl/>
        </w:rPr>
        <w:tab/>
        <w:t>-</w:t>
      </w:r>
      <w:r>
        <w:rPr>
          <w:rFonts w:hint="cs"/>
          <w:rtl/>
        </w:rPr>
        <w:t xml:space="preserve"> בעד</w:t>
      </w:r>
    </w:p>
    <w:p w14:paraId="4A38993A" w14:textId="77777777" w:rsidR="00000000" w:rsidRDefault="007C71EE">
      <w:pPr>
        <w:pStyle w:val="a"/>
        <w:rPr>
          <w:rFonts w:hint="cs"/>
          <w:rtl/>
        </w:rPr>
      </w:pPr>
      <w:r>
        <w:rPr>
          <w:rFonts w:hint="cs"/>
          <w:rtl/>
        </w:rPr>
        <w:t>רומן ברונפמן</w:t>
      </w:r>
      <w:r>
        <w:rPr>
          <w:rFonts w:hint="cs"/>
          <w:rtl/>
        </w:rPr>
        <w:tab/>
      </w:r>
      <w:r>
        <w:rPr>
          <w:rFonts w:hint="cs"/>
          <w:rtl/>
        </w:rPr>
        <w:tab/>
        <w:t>- נגד</w:t>
      </w:r>
    </w:p>
    <w:p w14:paraId="785B187D" w14:textId="77777777" w:rsidR="00000000" w:rsidRDefault="007C71EE">
      <w:pPr>
        <w:pStyle w:val="a"/>
        <w:rPr>
          <w:rFonts w:hint="cs"/>
          <w:rtl/>
        </w:rPr>
      </w:pPr>
      <w:r>
        <w:rPr>
          <w:rFonts w:hint="cs"/>
          <w:rtl/>
        </w:rPr>
        <w:t>רוני בריזון</w:t>
      </w:r>
      <w:r>
        <w:rPr>
          <w:rFonts w:hint="cs"/>
          <w:rtl/>
        </w:rPr>
        <w:tab/>
      </w:r>
      <w:r>
        <w:rPr>
          <w:rFonts w:hint="cs"/>
          <w:rtl/>
        </w:rPr>
        <w:tab/>
        <w:t>- בעד</w:t>
      </w:r>
    </w:p>
    <w:p w14:paraId="59C76C1E" w14:textId="77777777" w:rsidR="00000000" w:rsidRDefault="007C71EE">
      <w:pPr>
        <w:pStyle w:val="a"/>
        <w:rPr>
          <w:rFonts w:hint="cs"/>
          <w:rtl/>
        </w:rPr>
      </w:pPr>
      <w:r>
        <w:rPr>
          <w:rFonts w:hint="cs"/>
          <w:rtl/>
        </w:rPr>
        <w:t>ויקטור בריילובסקי</w:t>
      </w:r>
      <w:r>
        <w:rPr>
          <w:rFonts w:hint="cs"/>
          <w:rtl/>
        </w:rPr>
        <w:tab/>
        <w:t>- בעד</w:t>
      </w:r>
    </w:p>
    <w:p w14:paraId="528BACB7" w14:textId="77777777" w:rsidR="00000000" w:rsidRDefault="007C71EE">
      <w:pPr>
        <w:pStyle w:val="a"/>
        <w:rPr>
          <w:rFonts w:hint="cs"/>
          <w:rtl/>
        </w:rPr>
      </w:pPr>
      <w:r>
        <w:rPr>
          <w:rFonts w:hint="cs"/>
          <w:rtl/>
        </w:rPr>
        <w:t>מוחמד ברכה</w:t>
      </w:r>
      <w:r>
        <w:rPr>
          <w:rFonts w:hint="cs"/>
          <w:rtl/>
        </w:rPr>
        <w:tab/>
      </w:r>
      <w:r>
        <w:rPr>
          <w:rFonts w:hint="cs"/>
          <w:rtl/>
        </w:rPr>
        <w:tab/>
        <w:t>- נגד</w:t>
      </w:r>
    </w:p>
    <w:p w14:paraId="536DBEF2" w14:textId="77777777" w:rsidR="00000000" w:rsidRDefault="007C71EE">
      <w:pPr>
        <w:pStyle w:val="a"/>
        <w:rPr>
          <w:rFonts w:hint="cs"/>
          <w:rtl/>
        </w:rPr>
      </w:pPr>
      <w:r>
        <w:rPr>
          <w:rFonts w:hint="cs"/>
          <w:rtl/>
        </w:rPr>
        <w:t>עזמי בשארה</w:t>
      </w:r>
      <w:r>
        <w:rPr>
          <w:rFonts w:hint="cs"/>
          <w:rtl/>
        </w:rPr>
        <w:tab/>
      </w:r>
      <w:r>
        <w:rPr>
          <w:rFonts w:hint="cs"/>
          <w:rtl/>
        </w:rPr>
        <w:tab/>
        <w:t>- נגד</w:t>
      </w:r>
    </w:p>
    <w:p w14:paraId="34433B48" w14:textId="77777777" w:rsidR="00000000" w:rsidRDefault="007C71EE">
      <w:pPr>
        <w:pStyle w:val="a"/>
        <w:rPr>
          <w:rFonts w:hint="cs"/>
          <w:rtl/>
        </w:rPr>
      </w:pPr>
      <w:r>
        <w:rPr>
          <w:rFonts w:hint="cs"/>
          <w:rtl/>
        </w:rPr>
        <w:t>ענבל גבריאלי</w:t>
      </w:r>
      <w:r>
        <w:rPr>
          <w:rFonts w:hint="cs"/>
          <w:rtl/>
        </w:rPr>
        <w:tab/>
      </w:r>
      <w:r>
        <w:rPr>
          <w:rFonts w:hint="cs"/>
          <w:rtl/>
        </w:rPr>
        <w:tab/>
        <w:t>- בעד</w:t>
      </w:r>
    </w:p>
    <w:p w14:paraId="12460C2E" w14:textId="77777777" w:rsidR="00000000" w:rsidRDefault="007C71EE">
      <w:pPr>
        <w:pStyle w:val="a"/>
        <w:rPr>
          <w:rFonts w:hint="cs"/>
          <w:rtl/>
        </w:rPr>
      </w:pPr>
      <w:r>
        <w:rPr>
          <w:rFonts w:hint="cs"/>
          <w:rtl/>
        </w:rPr>
        <w:t>מיכאל גורלובסקי</w:t>
      </w:r>
      <w:r>
        <w:rPr>
          <w:rFonts w:hint="cs"/>
          <w:rtl/>
        </w:rPr>
        <w:tab/>
        <w:t xml:space="preserve">           - בעד</w:t>
      </w:r>
    </w:p>
    <w:p w14:paraId="244DFE14" w14:textId="77777777" w:rsidR="00000000" w:rsidRDefault="007C71EE">
      <w:pPr>
        <w:pStyle w:val="a"/>
        <w:rPr>
          <w:rFonts w:hint="cs"/>
          <w:rtl/>
        </w:rPr>
      </w:pPr>
      <w:r>
        <w:rPr>
          <w:rFonts w:hint="cs"/>
          <w:rtl/>
        </w:rPr>
        <w:t>זהבה גלאון</w:t>
      </w:r>
      <w:r>
        <w:rPr>
          <w:rFonts w:hint="cs"/>
          <w:rtl/>
        </w:rPr>
        <w:tab/>
      </w:r>
      <w:r>
        <w:rPr>
          <w:rFonts w:hint="cs"/>
          <w:rtl/>
        </w:rPr>
        <w:tab/>
        <w:t>- נגד</w:t>
      </w:r>
    </w:p>
    <w:p w14:paraId="5F191609" w14:textId="77777777" w:rsidR="00000000" w:rsidRDefault="007C71EE">
      <w:pPr>
        <w:pStyle w:val="a"/>
        <w:rPr>
          <w:rFonts w:hint="cs"/>
          <w:rtl/>
        </w:rPr>
      </w:pPr>
      <w:r>
        <w:rPr>
          <w:rFonts w:hint="cs"/>
          <w:rtl/>
        </w:rPr>
        <w:t>גילה גמליאל</w:t>
      </w:r>
      <w:r>
        <w:rPr>
          <w:rFonts w:hint="cs"/>
          <w:rtl/>
        </w:rPr>
        <w:tab/>
      </w:r>
      <w:r>
        <w:rPr>
          <w:rFonts w:hint="cs"/>
          <w:rtl/>
        </w:rPr>
        <w:tab/>
        <w:t>- בעד</w:t>
      </w:r>
    </w:p>
    <w:p w14:paraId="606F5021" w14:textId="77777777" w:rsidR="00000000" w:rsidRDefault="007C71EE">
      <w:pPr>
        <w:pStyle w:val="a"/>
        <w:rPr>
          <w:rFonts w:hint="cs"/>
          <w:rtl/>
        </w:rPr>
      </w:pPr>
      <w:r>
        <w:rPr>
          <w:rFonts w:hint="cs"/>
          <w:rtl/>
        </w:rPr>
        <w:t>משה גפני</w:t>
      </w:r>
      <w:r>
        <w:rPr>
          <w:rFonts w:hint="cs"/>
          <w:rtl/>
        </w:rPr>
        <w:tab/>
      </w:r>
      <w:r>
        <w:rPr>
          <w:rFonts w:hint="cs"/>
          <w:rtl/>
        </w:rPr>
        <w:tab/>
        <w:t>- נגד</w:t>
      </w:r>
    </w:p>
    <w:p w14:paraId="2961DB4E" w14:textId="77777777" w:rsidR="00000000" w:rsidRDefault="007C71EE">
      <w:pPr>
        <w:pStyle w:val="a"/>
        <w:rPr>
          <w:rFonts w:hint="cs"/>
          <w:rtl/>
        </w:rPr>
      </w:pPr>
      <w:r>
        <w:rPr>
          <w:rFonts w:hint="cs"/>
          <w:rtl/>
        </w:rPr>
        <w:t>עבד-אלמאלכ דהאמשה</w:t>
      </w:r>
      <w:r>
        <w:rPr>
          <w:rFonts w:hint="cs"/>
          <w:rtl/>
        </w:rPr>
        <w:tab/>
        <w:t>- נגד</w:t>
      </w:r>
    </w:p>
    <w:p w14:paraId="2A270698" w14:textId="77777777" w:rsidR="00000000" w:rsidRDefault="007C71EE">
      <w:pPr>
        <w:pStyle w:val="a"/>
        <w:rPr>
          <w:rFonts w:hint="cs"/>
          <w:rtl/>
        </w:rPr>
      </w:pPr>
      <w:r>
        <w:rPr>
          <w:rFonts w:hint="cs"/>
          <w:rtl/>
        </w:rPr>
        <w:t>נסים דהן</w:t>
      </w:r>
      <w:r>
        <w:rPr>
          <w:rFonts w:hint="cs"/>
          <w:rtl/>
        </w:rPr>
        <w:tab/>
      </w:r>
      <w:r>
        <w:rPr>
          <w:rFonts w:hint="cs"/>
          <w:rtl/>
        </w:rPr>
        <w:tab/>
        <w:t>- נגד</w:t>
      </w:r>
    </w:p>
    <w:p w14:paraId="3634C518" w14:textId="77777777" w:rsidR="00000000" w:rsidRDefault="007C71EE">
      <w:pPr>
        <w:pStyle w:val="a"/>
        <w:rPr>
          <w:rFonts w:hint="cs"/>
          <w:rtl/>
        </w:rPr>
      </w:pPr>
      <w:r>
        <w:rPr>
          <w:rFonts w:hint="cs"/>
          <w:rtl/>
        </w:rPr>
        <w:t>חמי דו</w:t>
      </w:r>
      <w:r>
        <w:rPr>
          <w:rFonts w:hint="cs"/>
          <w:rtl/>
        </w:rPr>
        <w:t>רון</w:t>
      </w:r>
      <w:r>
        <w:rPr>
          <w:rFonts w:hint="cs"/>
          <w:rtl/>
        </w:rPr>
        <w:tab/>
      </w:r>
      <w:r>
        <w:rPr>
          <w:rFonts w:hint="cs"/>
          <w:rtl/>
        </w:rPr>
        <w:tab/>
        <w:t>- אינו נוכח</w:t>
      </w:r>
    </w:p>
    <w:p w14:paraId="2179F553" w14:textId="77777777" w:rsidR="00000000" w:rsidRDefault="007C71EE">
      <w:pPr>
        <w:pStyle w:val="a"/>
        <w:rPr>
          <w:rFonts w:hint="cs"/>
          <w:rtl/>
        </w:rPr>
      </w:pPr>
      <w:r>
        <w:rPr>
          <w:rFonts w:hint="cs"/>
          <w:rtl/>
        </w:rPr>
        <w:t>אברהם הירשזון</w:t>
      </w:r>
      <w:r>
        <w:rPr>
          <w:rFonts w:hint="cs"/>
          <w:rtl/>
        </w:rPr>
        <w:tab/>
      </w:r>
      <w:r>
        <w:rPr>
          <w:rFonts w:hint="cs"/>
          <w:rtl/>
        </w:rPr>
        <w:tab/>
        <w:t>- בעד</w:t>
      </w:r>
    </w:p>
    <w:p w14:paraId="5EC52F31" w14:textId="77777777" w:rsidR="00000000" w:rsidRDefault="007C71EE">
      <w:pPr>
        <w:pStyle w:val="a"/>
        <w:rPr>
          <w:rFonts w:hint="cs"/>
          <w:rtl/>
        </w:rPr>
      </w:pPr>
      <w:r>
        <w:rPr>
          <w:rFonts w:hint="cs"/>
          <w:rtl/>
        </w:rPr>
        <w:t>צחי הנגבי</w:t>
      </w:r>
      <w:r>
        <w:rPr>
          <w:rFonts w:hint="cs"/>
          <w:rtl/>
        </w:rPr>
        <w:tab/>
      </w:r>
      <w:r>
        <w:rPr>
          <w:rFonts w:hint="cs"/>
          <w:rtl/>
        </w:rPr>
        <w:tab/>
        <w:t>- בעד</w:t>
      </w:r>
    </w:p>
    <w:p w14:paraId="4DB053ED" w14:textId="77777777" w:rsidR="00000000" w:rsidRDefault="007C71EE">
      <w:pPr>
        <w:pStyle w:val="a"/>
        <w:rPr>
          <w:rFonts w:hint="cs"/>
          <w:rtl/>
        </w:rPr>
      </w:pPr>
      <w:r>
        <w:rPr>
          <w:rFonts w:hint="cs"/>
          <w:rtl/>
        </w:rPr>
        <w:t>צבי הנדל</w:t>
      </w:r>
      <w:r>
        <w:rPr>
          <w:rFonts w:hint="cs"/>
          <w:rtl/>
        </w:rPr>
        <w:tab/>
      </w:r>
      <w:r>
        <w:rPr>
          <w:rFonts w:hint="cs"/>
          <w:rtl/>
        </w:rPr>
        <w:tab/>
        <w:t>- בעד</w:t>
      </w:r>
    </w:p>
    <w:p w14:paraId="00907EDF" w14:textId="77777777" w:rsidR="00000000" w:rsidRDefault="007C71EE">
      <w:pPr>
        <w:pStyle w:val="a"/>
        <w:rPr>
          <w:rFonts w:hint="cs"/>
          <w:rtl/>
        </w:rPr>
      </w:pPr>
      <w:r>
        <w:rPr>
          <w:rFonts w:hint="cs"/>
          <w:rtl/>
        </w:rPr>
        <w:t xml:space="preserve">יצחק הרצוג </w:t>
      </w:r>
      <w:r>
        <w:rPr>
          <w:rFonts w:hint="cs"/>
          <w:rtl/>
        </w:rPr>
        <w:tab/>
      </w:r>
      <w:r>
        <w:rPr>
          <w:rFonts w:hint="cs"/>
          <w:rtl/>
        </w:rPr>
        <w:tab/>
        <w:t>- נגד</w:t>
      </w:r>
    </w:p>
    <w:p w14:paraId="425FE756" w14:textId="77777777" w:rsidR="00000000" w:rsidRDefault="007C71EE">
      <w:pPr>
        <w:pStyle w:val="a"/>
        <w:rPr>
          <w:rFonts w:hint="cs"/>
          <w:rtl/>
        </w:rPr>
      </w:pPr>
      <w:r>
        <w:rPr>
          <w:rFonts w:hint="cs"/>
          <w:rtl/>
        </w:rPr>
        <w:t>מגלי והבה</w:t>
      </w:r>
      <w:r>
        <w:rPr>
          <w:rFonts w:hint="cs"/>
          <w:rtl/>
        </w:rPr>
        <w:tab/>
      </w:r>
      <w:r>
        <w:rPr>
          <w:rFonts w:hint="cs"/>
          <w:rtl/>
        </w:rPr>
        <w:tab/>
        <w:t>- בעד</w:t>
      </w:r>
    </w:p>
    <w:p w14:paraId="743A9C2A" w14:textId="77777777" w:rsidR="00000000" w:rsidRDefault="007C71EE">
      <w:pPr>
        <w:pStyle w:val="a"/>
        <w:rPr>
          <w:rFonts w:hint="cs"/>
          <w:rtl/>
        </w:rPr>
      </w:pPr>
      <w:r>
        <w:rPr>
          <w:rFonts w:hint="cs"/>
          <w:rtl/>
        </w:rPr>
        <w:t>אבשלום וילן</w:t>
      </w:r>
      <w:r>
        <w:rPr>
          <w:rFonts w:hint="cs"/>
          <w:rtl/>
        </w:rPr>
        <w:tab/>
        <w:t xml:space="preserve">            - נגד</w:t>
      </w:r>
    </w:p>
    <w:p w14:paraId="0785FF55" w14:textId="77777777" w:rsidR="00000000" w:rsidRDefault="007C71EE">
      <w:pPr>
        <w:pStyle w:val="a"/>
        <w:rPr>
          <w:rFonts w:hint="cs"/>
          <w:rtl/>
        </w:rPr>
      </w:pPr>
      <w:r>
        <w:rPr>
          <w:rFonts w:hint="cs"/>
          <w:rtl/>
        </w:rPr>
        <w:t>מתן וילנאי</w:t>
      </w:r>
      <w:r>
        <w:rPr>
          <w:rFonts w:hint="cs"/>
          <w:rtl/>
        </w:rPr>
        <w:tab/>
      </w:r>
      <w:r>
        <w:rPr>
          <w:rFonts w:hint="cs"/>
          <w:rtl/>
        </w:rPr>
        <w:tab/>
        <w:t>- נגד</w:t>
      </w:r>
    </w:p>
    <w:p w14:paraId="3AA10DF6" w14:textId="77777777" w:rsidR="00000000" w:rsidRDefault="007C71EE">
      <w:pPr>
        <w:pStyle w:val="a"/>
        <w:rPr>
          <w:rFonts w:hint="cs"/>
          <w:rtl/>
        </w:rPr>
      </w:pPr>
      <w:r>
        <w:rPr>
          <w:rFonts w:hint="cs"/>
          <w:rtl/>
        </w:rPr>
        <w:t>יצחק וקנין</w:t>
      </w:r>
      <w:r>
        <w:rPr>
          <w:rFonts w:hint="cs"/>
          <w:rtl/>
        </w:rPr>
        <w:tab/>
      </w:r>
      <w:r>
        <w:rPr>
          <w:rFonts w:hint="cs"/>
          <w:rtl/>
        </w:rPr>
        <w:tab/>
        <w:t>- נגד</w:t>
      </w:r>
    </w:p>
    <w:p w14:paraId="4FA1650B" w14:textId="77777777" w:rsidR="00000000" w:rsidRDefault="007C71EE">
      <w:pPr>
        <w:pStyle w:val="a"/>
        <w:rPr>
          <w:rFonts w:hint="cs"/>
          <w:rtl/>
        </w:rPr>
      </w:pPr>
      <w:r>
        <w:rPr>
          <w:rFonts w:hint="cs"/>
          <w:rtl/>
        </w:rPr>
        <w:t>נסים זאב</w:t>
      </w:r>
      <w:r>
        <w:rPr>
          <w:rFonts w:hint="cs"/>
          <w:rtl/>
        </w:rPr>
        <w:tab/>
      </w:r>
      <w:r>
        <w:rPr>
          <w:rFonts w:hint="cs"/>
          <w:rtl/>
        </w:rPr>
        <w:tab/>
        <w:t>- נגד</w:t>
      </w:r>
    </w:p>
    <w:p w14:paraId="7DAE2631" w14:textId="77777777" w:rsidR="00000000" w:rsidRDefault="007C71EE">
      <w:pPr>
        <w:pStyle w:val="a"/>
        <w:rPr>
          <w:rFonts w:hint="cs"/>
          <w:rtl/>
        </w:rPr>
      </w:pPr>
      <w:r>
        <w:rPr>
          <w:rFonts w:hint="cs"/>
          <w:rtl/>
        </w:rPr>
        <w:t>ג'מאל זחאלקה</w:t>
      </w:r>
      <w:r>
        <w:rPr>
          <w:rFonts w:hint="cs"/>
          <w:rtl/>
        </w:rPr>
        <w:tab/>
      </w:r>
      <w:r>
        <w:rPr>
          <w:rFonts w:hint="cs"/>
          <w:rtl/>
        </w:rPr>
        <w:tab/>
        <w:t>- נגד</w:t>
      </w:r>
    </w:p>
    <w:p w14:paraId="1CFC25C8" w14:textId="77777777" w:rsidR="00000000" w:rsidRDefault="007C71EE">
      <w:pPr>
        <w:pStyle w:val="a"/>
        <w:rPr>
          <w:rFonts w:hint="cs"/>
          <w:rtl/>
        </w:rPr>
      </w:pPr>
      <w:r>
        <w:rPr>
          <w:rFonts w:hint="cs"/>
          <w:rtl/>
        </w:rPr>
        <w:t>אליעזר זנדברג</w:t>
      </w:r>
      <w:r>
        <w:rPr>
          <w:rFonts w:hint="cs"/>
          <w:rtl/>
        </w:rPr>
        <w:tab/>
      </w:r>
      <w:r>
        <w:rPr>
          <w:rFonts w:hint="cs"/>
          <w:rtl/>
        </w:rPr>
        <w:tab/>
        <w:t>- אינו נוכח</w:t>
      </w:r>
    </w:p>
    <w:p w14:paraId="1042266D" w14:textId="77777777" w:rsidR="00000000" w:rsidRDefault="007C71EE">
      <w:pPr>
        <w:pStyle w:val="a"/>
        <w:rPr>
          <w:rFonts w:hint="cs"/>
          <w:rtl/>
        </w:rPr>
      </w:pPr>
      <w:r>
        <w:rPr>
          <w:rFonts w:hint="cs"/>
          <w:rtl/>
        </w:rPr>
        <w:t>יחיאל חזן</w:t>
      </w:r>
      <w:r>
        <w:rPr>
          <w:rFonts w:hint="cs"/>
          <w:rtl/>
        </w:rPr>
        <w:tab/>
      </w:r>
      <w:r>
        <w:rPr>
          <w:rFonts w:hint="cs"/>
          <w:rtl/>
        </w:rPr>
        <w:tab/>
        <w:t>- אינו נו</w:t>
      </w:r>
      <w:r>
        <w:rPr>
          <w:rFonts w:hint="cs"/>
          <w:rtl/>
        </w:rPr>
        <w:t>כח</w:t>
      </w:r>
    </w:p>
    <w:p w14:paraId="54C8E2FC" w14:textId="77777777" w:rsidR="00000000" w:rsidRDefault="007C71EE">
      <w:pPr>
        <w:pStyle w:val="a"/>
        <w:rPr>
          <w:rFonts w:hint="cs"/>
          <w:rtl/>
        </w:rPr>
      </w:pPr>
      <w:r>
        <w:rPr>
          <w:rFonts w:hint="cs"/>
          <w:rtl/>
        </w:rPr>
        <w:t>רשף חן</w:t>
      </w:r>
      <w:r>
        <w:rPr>
          <w:rFonts w:hint="cs"/>
          <w:rtl/>
        </w:rPr>
        <w:tab/>
      </w:r>
      <w:r>
        <w:rPr>
          <w:rFonts w:hint="cs"/>
          <w:rtl/>
        </w:rPr>
        <w:tab/>
        <w:t xml:space="preserve">            - בעד</w:t>
      </w:r>
    </w:p>
    <w:p w14:paraId="39B8D103" w14:textId="77777777" w:rsidR="00000000" w:rsidRDefault="007C71EE">
      <w:pPr>
        <w:pStyle w:val="a"/>
        <w:rPr>
          <w:rFonts w:hint="cs"/>
          <w:rtl/>
        </w:rPr>
      </w:pPr>
      <w:r>
        <w:rPr>
          <w:rFonts w:hint="cs"/>
          <w:rtl/>
        </w:rPr>
        <w:t>ואסל טאהא</w:t>
      </w:r>
      <w:r>
        <w:rPr>
          <w:rFonts w:hint="cs"/>
          <w:rtl/>
        </w:rPr>
        <w:tab/>
      </w:r>
      <w:r>
        <w:rPr>
          <w:rFonts w:hint="cs"/>
          <w:rtl/>
        </w:rPr>
        <w:tab/>
        <w:t>- נגד</w:t>
      </w:r>
    </w:p>
    <w:p w14:paraId="02373669" w14:textId="77777777" w:rsidR="00000000" w:rsidRDefault="007C71EE">
      <w:pPr>
        <w:pStyle w:val="a"/>
        <w:rPr>
          <w:rFonts w:hint="cs"/>
          <w:rtl/>
        </w:rPr>
      </w:pPr>
      <w:r>
        <w:rPr>
          <w:rFonts w:hint="cs"/>
          <w:rtl/>
        </w:rPr>
        <w:t>אחמד טיבי</w:t>
      </w:r>
      <w:r>
        <w:rPr>
          <w:rFonts w:hint="cs"/>
          <w:rtl/>
        </w:rPr>
        <w:tab/>
      </w:r>
      <w:r>
        <w:rPr>
          <w:rFonts w:hint="cs"/>
          <w:rtl/>
        </w:rPr>
        <w:tab/>
        <w:t>- אינו נוכח</w:t>
      </w:r>
    </w:p>
    <w:p w14:paraId="1B2F1737" w14:textId="77777777" w:rsidR="00000000" w:rsidRDefault="007C71EE">
      <w:pPr>
        <w:pStyle w:val="a"/>
        <w:rPr>
          <w:rFonts w:hint="cs"/>
          <w:rtl/>
        </w:rPr>
      </w:pPr>
      <w:r>
        <w:rPr>
          <w:rFonts w:hint="cs"/>
          <w:rtl/>
        </w:rPr>
        <w:t>דוד טל</w:t>
      </w:r>
      <w:r>
        <w:rPr>
          <w:rFonts w:hint="cs"/>
          <w:rtl/>
        </w:rPr>
        <w:tab/>
      </w:r>
      <w:r>
        <w:rPr>
          <w:rFonts w:hint="cs"/>
          <w:rtl/>
        </w:rPr>
        <w:tab/>
      </w:r>
      <w:r>
        <w:rPr>
          <w:rFonts w:hint="cs"/>
          <w:rtl/>
        </w:rPr>
        <w:tab/>
        <w:t>- נגד</w:t>
      </w:r>
    </w:p>
    <w:p w14:paraId="789A4DE1" w14:textId="77777777" w:rsidR="00000000" w:rsidRDefault="007C71EE">
      <w:pPr>
        <w:pStyle w:val="a"/>
        <w:rPr>
          <w:rFonts w:hint="cs"/>
          <w:rtl/>
        </w:rPr>
      </w:pPr>
      <w:r>
        <w:rPr>
          <w:rFonts w:hint="cs"/>
          <w:rtl/>
        </w:rPr>
        <w:t>יגאל יאסינוב</w:t>
      </w:r>
      <w:r>
        <w:rPr>
          <w:rFonts w:hint="cs"/>
          <w:rtl/>
        </w:rPr>
        <w:tab/>
      </w:r>
      <w:r>
        <w:rPr>
          <w:rFonts w:hint="cs"/>
          <w:rtl/>
        </w:rPr>
        <w:tab/>
        <w:t>- בעד</w:t>
      </w:r>
    </w:p>
    <w:p w14:paraId="52AAAAB9" w14:textId="77777777" w:rsidR="00000000" w:rsidRDefault="007C71EE">
      <w:pPr>
        <w:pStyle w:val="a"/>
        <w:rPr>
          <w:rFonts w:hint="cs"/>
          <w:rtl/>
        </w:rPr>
      </w:pPr>
      <w:r>
        <w:rPr>
          <w:rFonts w:hint="cs"/>
          <w:rtl/>
        </w:rPr>
        <w:t>שאול יהלום</w:t>
      </w:r>
      <w:r>
        <w:rPr>
          <w:rFonts w:hint="cs"/>
          <w:rtl/>
        </w:rPr>
        <w:tab/>
      </w:r>
      <w:r>
        <w:rPr>
          <w:rFonts w:hint="cs"/>
          <w:rtl/>
        </w:rPr>
        <w:tab/>
        <w:t>- בעד</w:t>
      </w:r>
    </w:p>
    <w:p w14:paraId="786449F4" w14:textId="77777777" w:rsidR="00000000" w:rsidRDefault="007C71EE">
      <w:pPr>
        <w:pStyle w:val="a"/>
        <w:rPr>
          <w:rFonts w:hint="cs"/>
          <w:rtl/>
        </w:rPr>
      </w:pPr>
      <w:r>
        <w:rPr>
          <w:rFonts w:hint="cs"/>
          <w:rtl/>
        </w:rPr>
        <w:t>אליהו ישי</w:t>
      </w:r>
      <w:r>
        <w:rPr>
          <w:rFonts w:hint="cs"/>
          <w:rtl/>
        </w:rPr>
        <w:tab/>
      </w:r>
      <w:r>
        <w:rPr>
          <w:rFonts w:hint="cs"/>
          <w:rtl/>
        </w:rPr>
        <w:tab/>
        <w:t>- אינו נוכח</w:t>
      </w:r>
    </w:p>
    <w:p w14:paraId="3A76122C" w14:textId="77777777" w:rsidR="00000000" w:rsidRDefault="007C71EE">
      <w:pPr>
        <w:pStyle w:val="a"/>
        <w:rPr>
          <w:rFonts w:hint="cs"/>
          <w:rtl/>
        </w:rPr>
      </w:pPr>
      <w:r>
        <w:rPr>
          <w:rFonts w:hint="cs"/>
          <w:rtl/>
        </w:rPr>
        <w:t>אהוד יתום</w:t>
      </w:r>
      <w:r>
        <w:rPr>
          <w:rFonts w:hint="cs"/>
          <w:rtl/>
        </w:rPr>
        <w:tab/>
      </w:r>
      <w:r>
        <w:rPr>
          <w:rFonts w:hint="cs"/>
          <w:rtl/>
        </w:rPr>
        <w:tab/>
        <w:t>- בעד</w:t>
      </w:r>
    </w:p>
    <w:p w14:paraId="5EA3F7A0" w14:textId="77777777" w:rsidR="00000000" w:rsidRDefault="007C71EE">
      <w:pPr>
        <w:pStyle w:val="a"/>
        <w:rPr>
          <w:rFonts w:hint="cs"/>
          <w:rtl/>
        </w:rPr>
      </w:pPr>
      <w:r>
        <w:rPr>
          <w:rFonts w:hint="cs"/>
          <w:rtl/>
        </w:rPr>
        <w:t>דני יתום</w:t>
      </w:r>
      <w:r>
        <w:rPr>
          <w:rFonts w:hint="cs"/>
          <w:rtl/>
        </w:rPr>
        <w:tab/>
      </w:r>
      <w:r>
        <w:rPr>
          <w:rFonts w:hint="cs"/>
          <w:rtl/>
        </w:rPr>
        <w:tab/>
      </w:r>
      <w:r>
        <w:rPr>
          <w:rFonts w:hint="cs"/>
          <w:rtl/>
        </w:rPr>
        <w:tab/>
        <w:t>- נגד</w:t>
      </w:r>
    </w:p>
    <w:p w14:paraId="535FA691" w14:textId="77777777" w:rsidR="00000000" w:rsidRDefault="007C71EE">
      <w:pPr>
        <w:pStyle w:val="a"/>
        <w:rPr>
          <w:rFonts w:hint="cs"/>
          <w:rtl/>
        </w:rPr>
      </w:pPr>
      <w:r>
        <w:rPr>
          <w:rFonts w:hint="cs"/>
          <w:rtl/>
        </w:rPr>
        <w:t>איתן כבל</w:t>
      </w:r>
      <w:r>
        <w:rPr>
          <w:rFonts w:hint="cs"/>
          <w:rtl/>
        </w:rPr>
        <w:tab/>
      </w:r>
      <w:r>
        <w:rPr>
          <w:rFonts w:hint="cs"/>
          <w:rtl/>
        </w:rPr>
        <w:tab/>
        <w:t>- אינו נוכח</w:t>
      </w:r>
    </w:p>
    <w:p w14:paraId="1785E2AB" w14:textId="77777777" w:rsidR="00000000" w:rsidRDefault="007C71EE">
      <w:pPr>
        <w:pStyle w:val="a"/>
        <w:rPr>
          <w:rFonts w:hint="cs"/>
          <w:rtl/>
        </w:rPr>
      </w:pPr>
      <w:r>
        <w:rPr>
          <w:rFonts w:hint="cs"/>
          <w:rtl/>
        </w:rPr>
        <w:t>אילנה כהן</w:t>
      </w:r>
      <w:r>
        <w:rPr>
          <w:rFonts w:hint="cs"/>
          <w:rtl/>
        </w:rPr>
        <w:tab/>
      </w:r>
      <w:r>
        <w:rPr>
          <w:rFonts w:hint="cs"/>
          <w:rtl/>
        </w:rPr>
        <w:tab/>
        <w:t>- אינה נוכחת</w:t>
      </w:r>
    </w:p>
    <w:p w14:paraId="0655735F" w14:textId="77777777" w:rsidR="00000000" w:rsidRDefault="007C71EE">
      <w:pPr>
        <w:pStyle w:val="a"/>
        <w:rPr>
          <w:rFonts w:hint="cs"/>
          <w:rtl/>
        </w:rPr>
      </w:pPr>
      <w:r>
        <w:rPr>
          <w:rFonts w:hint="cs"/>
          <w:rtl/>
        </w:rPr>
        <w:t>אליעזר כהן</w:t>
      </w:r>
      <w:r>
        <w:rPr>
          <w:rFonts w:hint="cs"/>
          <w:rtl/>
        </w:rPr>
        <w:tab/>
      </w:r>
      <w:r>
        <w:rPr>
          <w:rFonts w:hint="cs"/>
          <w:rtl/>
        </w:rPr>
        <w:tab/>
        <w:t>- אינו נוכח</w:t>
      </w:r>
    </w:p>
    <w:p w14:paraId="1737AE4C" w14:textId="77777777" w:rsidR="00000000" w:rsidRDefault="007C71EE">
      <w:pPr>
        <w:pStyle w:val="a"/>
        <w:rPr>
          <w:rFonts w:hint="cs"/>
          <w:rtl/>
        </w:rPr>
      </w:pPr>
      <w:r>
        <w:rPr>
          <w:rFonts w:hint="cs"/>
          <w:rtl/>
        </w:rPr>
        <w:t>אמנון כ</w:t>
      </w:r>
      <w:r>
        <w:rPr>
          <w:rFonts w:hint="cs"/>
          <w:rtl/>
        </w:rPr>
        <w:t>הן</w:t>
      </w:r>
      <w:r>
        <w:rPr>
          <w:rFonts w:hint="cs"/>
          <w:rtl/>
        </w:rPr>
        <w:tab/>
      </w:r>
      <w:r>
        <w:rPr>
          <w:rFonts w:hint="cs"/>
          <w:rtl/>
        </w:rPr>
        <w:tab/>
        <w:t>- אינו נוכח</w:t>
      </w:r>
    </w:p>
    <w:p w14:paraId="4E266895" w14:textId="77777777" w:rsidR="00000000" w:rsidRDefault="007C71EE">
      <w:pPr>
        <w:pStyle w:val="a"/>
        <w:rPr>
          <w:rFonts w:hint="cs"/>
          <w:rtl/>
        </w:rPr>
      </w:pPr>
      <w:r>
        <w:rPr>
          <w:rFonts w:hint="cs"/>
          <w:rtl/>
        </w:rPr>
        <w:t>יצחק כהן</w:t>
      </w:r>
      <w:r>
        <w:rPr>
          <w:rFonts w:hint="cs"/>
          <w:rtl/>
        </w:rPr>
        <w:tab/>
      </w:r>
      <w:r>
        <w:rPr>
          <w:rFonts w:hint="cs"/>
          <w:rtl/>
        </w:rPr>
        <w:tab/>
        <w:t>- נגד</w:t>
      </w:r>
    </w:p>
    <w:p w14:paraId="32870734" w14:textId="77777777" w:rsidR="00000000" w:rsidRDefault="007C71EE">
      <w:pPr>
        <w:pStyle w:val="a"/>
        <w:rPr>
          <w:rFonts w:hint="cs"/>
          <w:rtl/>
        </w:rPr>
      </w:pPr>
      <w:r>
        <w:rPr>
          <w:rFonts w:hint="cs"/>
          <w:rtl/>
        </w:rPr>
        <w:t>רן כהן</w:t>
      </w:r>
      <w:r>
        <w:rPr>
          <w:rFonts w:hint="cs"/>
          <w:rtl/>
        </w:rPr>
        <w:tab/>
      </w:r>
      <w:r>
        <w:rPr>
          <w:rFonts w:hint="cs"/>
          <w:rtl/>
        </w:rPr>
        <w:tab/>
      </w:r>
      <w:r>
        <w:rPr>
          <w:rFonts w:hint="cs"/>
          <w:rtl/>
        </w:rPr>
        <w:tab/>
        <w:t>- נגד</w:t>
      </w:r>
    </w:p>
    <w:p w14:paraId="012C1F06" w14:textId="77777777" w:rsidR="00000000" w:rsidRDefault="007C71EE">
      <w:pPr>
        <w:pStyle w:val="a"/>
        <w:rPr>
          <w:rFonts w:hint="cs"/>
          <w:rtl/>
        </w:rPr>
      </w:pPr>
      <w:r>
        <w:rPr>
          <w:rFonts w:hint="cs"/>
          <w:rtl/>
        </w:rPr>
        <w:t>משה כחלון</w:t>
      </w:r>
      <w:r>
        <w:rPr>
          <w:rFonts w:hint="cs"/>
          <w:rtl/>
        </w:rPr>
        <w:tab/>
      </w:r>
      <w:r>
        <w:rPr>
          <w:rFonts w:hint="cs"/>
          <w:rtl/>
        </w:rPr>
        <w:tab/>
        <w:t>- בעד</w:t>
      </w:r>
    </w:p>
    <w:p w14:paraId="14AEE773" w14:textId="77777777" w:rsidR="00000000" w:rsidRDefault="007C71EE">
      <w:pPr>
        <w:pStyle w:val="a"/>
        <w:rPr>
          <w:rFonts w:hint="cs"/>
          <w:rtl/>
        </w:rPr>
      </w:pPr>
      <w:r>
        <w:rPr>
          <w:rFonts w:hint="cs"/>
          <w:rtl/>
        </w:rPr>
        <w:t>חיים כץ</w:t>
      </w:r>
      <w:r>
        <w:rPr>
          <w:rFonts w:hint="cs"/>
          <w:rtl/>
        </w:rPr>
        <w:tab/>
      </w:r>
      <w:r>
        <w:rPr>
          <w:rFonts w:hint="cs"/>
          <w:rtl/>
        </w:rPr>
        <w:tab/>
      </w:r>
      <w:r>
        <w:rPr>
          <w:rFonts w:hint="cs"/>
          <w:rtl/>
        </w:rPr>
        <w:tab/>
        <w:t>- בעד</w:t>
      </w:r>
    </w:p>
    <w:p w14:paraId="14F1D816" w14:textId="77777777" w:rsidR="00000000" w:rsidRDefault="007C71EE">
      <w:pPr>
        <w:pStyle w:val="a"/>
        <w:rPr>
          <w:rFonts w:hint="cs"/>
          <w:rtl/>
        </w:rPr>
      </w:pPr>
      <w:r>
        <w:rPr>
          <w:rFonts w:hint="cs"/>
          <w:rtl/>
        </w:rPr>
        <w:t>ישראל כץ</w:t>
      </w:r>
      <w:r>
        <w:rPr>
          <w:rFonts w:hint="cs"/>
          <w:rtl/>
        </w:rPr>
        <w:tab/>
      </w:r>
      <w:r>
        <w:rPr>
          <w:rFonts w:hint="cs"/>
          <w:rtl/>
        </w:rPr>
        <w:tab/>
        <w:t>- בעד</w:t>
      </w:r>
    </w:p>
    <w:p w14:paraId="1CFB708A" w14:textId="77777777" w:rsidR="00000000" w:rsidRDefault="007C71EE">
      <w:pPr>
        <w:pStyle w:val="a"/>
        <w:rPr>
          <w:rFonts w:hint="cs"/>
          <w:rtl/>
        </w:rPr>
      </w:pPr>
      <w:r>
        <w:rPr>
          <w:rFonts w:hint="cs"/>
          <w:rtl/>
        </w:rPr>
        <w:t>אתי לבני</w:t>
      </w:r>
      <w:r>
        <w:rPr>
          <w:rFonts w:hint="cs"/>
          <w:rtl/>
        </w:rPr>
        <w:tab/>
      </w:r>
      <w:r>
        <w:rPr>
          <w:rFonts w:hint="cs"/>
          <w:rtl/>
        </w:rPr>
        <w:tab/>
        <w:t>- בעד</w:t>
      </w:r>
    </w:p>
    <w:p w14:paraId="7519243A" w14:textId="77777777" w:rsidR="00000000" w:rsidRDefault="007C71EE">
      <w:pPr>
        <w:pStyle w:val="a"/>
        <w:rPr>
          <w:rFonts w:hint="cs"/>
          <w:rtl/>
        </w:rPr>
      </w:pPr>
      <w:r>
        <w:rPr>
          <w:rFonts w:hint="cs"/>
          <w:rtl/>
        </w:rPr>
        <w:t>ציפי לבני</w:t>
      </w:r>
      <w:r>
        <w:rPr>
          <w:rFonts w:hint="cs"/>
          <w:rtl/>
        </w:rPr>
        <w:tab/>
      </w:r>
      <w:r>
        <w:rPr>
          <w:rFonts w:hint="cs"/>
          <w:rtl/>
        </w:rPr>
        <w:tab/>
        <w:t>- אינה נוכחת</w:t>
      </w:r>
    </w:p>
    <w:p w14:paraId="608FAF34" w14:textId="77777777" w:rsidR="00000000" w:rsidRDefault="007C71EE">
      <w:pPr>
        <w:pStyle w:val="a"/>
        <w:rPr>
          <w:rFonts w:hint="cs"/>
          <w:rtl/>
        </w:rPr>
      </w:pPr>
      <w:r>
        <w:rPr>
          <w:rFonts w:hint="cs"/>
          <w:rtl/>
        </w:rPr>
        <w:t>לימור לבנת</w:t>
      </w:r>
      <w:r>
        <w:rPr>
          <w:rFonts w:hint="cs"/>
          <w:rtl/>
        </w:rPr>
        <w:tab/>
      </w:r>
      <w:r>
        <w:rPr>
          <w:rFonts w:hint="cs"/>
          <w:rtl/>
        </w:rPr>
        <w:tab/>
        <w:t>- בעד</w:t>
      </w:r>
    </w:p>
    <w:p w14:paraId="0341564E" w14:textId="77777777" w:rsidR="00000000" w:rsidRDefault="007C71EE">
      <w:pPr>
        <w:pStyle w:val="a"/>
        <w:rPr>
          <w:rFonts w:hint="cs"/>
          <w:rtl/>
        </w:rPr>
      </w:pPr>
      <w:r>
        <w:rPr>
          <w:rFonts w:hint="cs"/>
          <w:rtl/>
        </w:rPr>
        <w:t>דוד לוי</w:t>
      </w:r>
      <w:r>
        <w:rPr>
          <w:rFonts w:hint="cs"/>
          <w:rtl/>
        </w:rPr>
        <w:tab/>
      </w:r>
      <w:r>
        <w:rPr>
          <w:rFonts w:hint="cs"/>
          <w:rtl/>
        </w:rPr>
        <w:tab/>
      </w:r>
      <w:r>
        <w:rPr>
          <w:rFonts w:hint="cs"/>
          <w:rtl/>
        </w:rPr>
        <w:tab/>
        <w:t>- אינו נוכח</w:t>
      </w:r>
    </w:p>
    <w:p w14:paraId="7C989DD6" w14:textId="77777777" w:rsidR="00000000" w:rsidRDefault="007C71EE">
      <w:pPr>
        <w:pStyle w:val="a"/>
        <w:rPr>
          <w:rFonts w:hint="cs"/>
          <w:rtl/>
        </w:rPr>
      </w:pPr>
      <w:r>
        <w:rPr>
          <w:rFonts w:hint="cs"/>
          <w:rtl/>
        </w:rPr>
        <w:t>יצחק לוי</w:t>
      </w:r>
      <w:r>
        <w:rPr>
          <w:rFonts w:hint="cs"/>
          <w:rtl/>
        </w:rPr>
        <w:tab/>
      </w:r>
      <w:r>
        <w:rPr>
          <w:rFonts w:hint="cs"/>
          <w:rtl/>
        </w:rPr>
        <w:tab/>
      </w:r>
      <w:r>
        <w:rPr>
          <w:rFonts w:hint="cs"/>
          <w:rtl/>
        </w:rPr>
        <w:tab/>
        <w:t>- בעד</w:t>
      </w:r>
    </w:p>
    <w:p w14:paraId="05EC2118" w14:textId="77777777" w:rsidR="00000000" w:rsidRDefault="007C71EE">
      <w:pPr>
        <w:pStyle w:val="a"/>
        <w:rPr>
          <w:rFonts w:hint="cs"/>
          <w:rtl/>
        </w:rPr>
      </w:pPr>
      <w:r>
        <w:rPr>
          <w:rFonts w:hint="cs"/>
          <w:rtl/>
        </w:rPr>
        <w:t>אילן ליבוביץ</w:t>
      </w:r>
      <w:r>
        <w:rPr>
          <w:rFonts w:hint="cs"/>
          <w:rtl/>
        </w:rPr>
        <w:tab/>
      </w:r>
      <w:r>
        <w:rPr>
          <w:rFonts w:hint="cs"/>
          <w:rtl/>
        </w:rPr>
        <w:tab/>
        <w:t>- בעד</w:t>
      </w:r>
    </w:p>
    <w:p w14:paraId="4EBE53FC" w14:textId="77777777" w:rsidR="00000000" w:rsidRDefault="007C71EE">
      <w:pPr>
        <w:pStyle w:val="a"/>
        <w:rPr>
          <w:rFonts w:hint="cs"/>
          <w:rtl/>
        </w:rPr>
      </w:pPr>
      <w:r>
        <w:rPr>
          <w:rFonts w:hint="cs"/>
          <w:rtl/>
        </w:rPr>
        <w:t>יעקב ליצמן</w:t>
      </w:r>
      <w:r>
        <w:rPr>
          <w:rFonts w:hint="cs"/>
          <w:rtl/>
        </w:rPr>
        <w:tab/>
      </w:r>
      <w:r>
        <w:rPr>
          <w:rFonts w:hint="cs"/>
          <w:rtl/>
        </w:rPr>
        <w:tab/>
        <w:t>- נגד</w:t>
      </w:r>
    </w:p>
    <w:p w14:paraId="76A8C236" w14:textId="77777777" w:rsidR="00000000" w:rsidRDefault="007C71EE">
      <w:pPr>
        <w:pStyle w:val="a"/>
        <w:rPr>
          <w:rFonts w:hint="cs"/>
          <w:rtl/>
        </w:rPr>
      </w:pPr>
      <w:r>
        <w:rPr>
          <w:rFonts w:hint="cs"/>
          <w:rtl/>
        </w:rPr>
        <w:t>עוזי לנדאו</w:t>
      </w:r>
      <w:r>
        <w:rPr>
          <w:rFonts w:hint="cs"/>
          <w:rtl/>
        </w:rPr>
        <w:tab/>
      </w:r>
      <w:r>
        <w:rPr>
          <w:rFonts w:hint="cs"/>
          <w:rtl/>
        </w:rPr>
        <w:tab/>
        <w:t>- אינו נוכח</w:t>
      </w:r>
    </w:p>
    <w:p w14:paraId="432F7F63" w14:textId="77777777" w:rsidR="00000000" w:rsidRDefault="007C71EE">
      <w:pPr>
        <w:pStyle w:val="a"/>
        <w:rPr>
          <w:rFonts w:hint="cs"/>
          <w:rtl/>
        </w:rPr>
      </w:pPr>
      <w:r>
        <w:rPr>
          <w:rFonts w:hint="cs"/>
          <w:rtl/>
        </w:rPr>
        <w:t>י</w:t>
      </w:r>
      <w:r>
        <w:rPr>
          <w:rFonts w:hint="cs"/>
          <w:rtl/>
        </w:rPr>
        <w:t>וסף לפיד</w:t>
      </w:r>
      <w:r>
        <w:rPr>
          <w:rFonts w:hint="cs"/>
          <w:rtl/>
        </w:rPr>
        <w:tab/>
      </w:r>
      <w:r>
        <w:rPr>
          <w:rFonts w:hint="cs"/>
          <w:rtl/>
        </w:rPr>
        <w:tab/>
        <w:t>- בעד</w:t>
      </w:r>
    </w:p>
    <w:p w14:paraId="1036D6DA" w14:textId="77777777" w:rsidR="00000000" w:rsidRDefault="007C71EE">
      <w:pPr>
        <w:pStyle w:val="a"/>
        <w:rPr>
          <w:rFonts w:hint="cs"/>
          <w:rtl/>
        </w:rPr>
      </w:pPr>
      <w:r>
        <w:rPr>
          <w:rFonts w:hint="cs"/>
          <w:rtl/>
        </w:rPr>
        <w:t>עסאם מח'ול</w:t>
      </w:r>
      <w:r>
        <w:rPr>
          <w:rFonts w:hint="cs"/>
          <w:rtl/>
        </w:rPr>
        <w:tab/>
      </w:r>
      <w:r>
        <w:rPr>
          <w:rFonts w:hint="cs"/>
          <w:rtl/>
        </w:rPr>
        <w:tab/>
        <w:t>- נגד</w:t>
      </w:r>
    </w:p>
    <w:p w14:paraId="22DD3387" w14:textId="77777777" w:rsidR="00000000" w:rsidRDefault="007C71EE">
      <w:pPr>
        <w:pStyle w:val="a"/>
        <w:rPr>
          <w:rFonts w:hint="cs"/>
          <w:rtl/>
        </w:rPr>
      </w:pPr>
      <w:r>
        <w:rPr>
          <w:rFonts w:hint="cs"/>
          <w:rtl/>
        </w:rPr>
        <w:t>מיכאל מלכיאור</w:t>
      </w:r>
      <w:r>
        <w:rPr>
          <w:rFonts w:hint="cs"/>
          <w:rtl/>
        </w:rPr>
        <w:tab/>
      </w:r>
      <w:r>
        <w:rPr>
          <w:rFonts w:hint="cs"/>
          <w:rtl/>
        </w:rPr>
        <w:tab/>
        <w:t>- אינו נוכח</w:t>
      </w:r>
    </w:p>
    <w:p w14:paraId="1B0E7CB7" w14:textId="77777777" w:rsidR="00000000" w:rsidRDefault="007C71EE">
      <w:pPr>
        <w:pStyle w:val="a"/>
        <w:rPr>
          <w:rFonts w:hint="cs"/>
          <w:rtl/>
        </w:rPr>
      </w:pPr>
      <w:r>
        <w:rPr>
          <w:rFonts w:hint="cs"/>
          <w:rtl/>
        </w:rPr>
        <w:t>עמרם מצנע</w:t>
      </w:r>
      <w:r>
        <w:rPr>
          <w:rFonts w:hint="cs"/>
          <w:rtl/>
        </w:rPr>
        <w:tab/>
      </w:r>
      <w:r>
        <w:rPr>
          <w:rFonts w:hint="cs"/>
          <w:rtl/>
        </w:rPr>
        <w:tab/>
        <w:t>- נגד</w:t>
      </w:r>
    </w:p>
    <w:p w14:paraId="15D33493" w14:textId="77777777" w:rsidR="00000000" w:rsidRDefault="007C71EE">
      <w:pPr>
        <w:pStyle w:val="a"/>
        <w:rPr>
          <w:rFonts w:hint="cs"/>
          <w:rtl/>
        </w:rPr>
      </w:pPr>
      <w:r>
        <w:rPr>
          <w:rFonts w:hint="cs"/>
          <w:rtl/>
        </w:rPr>
        <w:t>יעקב מרגי</w:t>
      </w:r>
      <w:r>
        <w:rPr>
          <w:rFonts w:hint="cs"/>
          <w:rtl/>
        </w:rPr>
        <w:tab/>
      </w:r>
      <w:r>
        <w:rPr>
          <w:rFonts w:hint="cs"/>
          <w:rtl/>
        </w:rPr>
        <w:tab/>
        <w:t>- אינו נוכח</w:t>
      </w:r>
    </w:p>
    <w:p w14:paraId="6294B8CD" w14:textId="77777777" w:rsidR="00000000" w:rsidRDefault="007C71EE">
      <w:pPr>
        <w:pStyle w:val="a"/>
        <w:rPr>
          <w:rFonts w:hint="cs"/>
          <w:rtl/>
        </w:rPr>
      </w:pPr>
      <w:r>
        <w:rPr>
          <w:rFonts w:hint="cs"/>
          <w:rtl/>
        </w:rPr>
        <w:t>יהודית נאות</w:t>
      </w:r>
      <w:r>
        <w:rPr>
          <w:rFonts w:hint="cs"/>
          <w:rtl/>
        </w:rPr>
        <w:tab/>
      </w:r>
      <w:r>
        <w:rPr>
          <w:rFonts w:hint="cs"/>
          <w:rtl/>
        </w:rPr>
        <w:tab/>
        <w:t>- אינה נוכחת</w:t>
      </w:r>
    </w:p>
    <w:p w14:paraId="7E8282A9" w14:textId="77777777" w:rsidR="00000000" w:rsidRDefault="007C71EE">
      <w:pPr>
        <w:pStyle w:val="a"/>
        <w:rPr>
          <w:rFonts w:hint="cs"/>
          <w:rtl/>
        </w:rPr>
      </w:pPr>
      <w:r>
        <w:rPr>
          <w:rFonts w:hint="cs"/>
          <w:rtl/>
        </w:rPr>
        <w:t>משולם נהרי</w:t>
      </w:r>
      <w:r>
        <w:rPr>
          <w:rFonts w:hint="cs"/>
          <w:rtl/>
        </w:rPr>
        <w:tab/>
      </w:r>
      <w:r>
        <w:rPr>
          <w:rFonts w:hint="cs"/>
          <w:rtl/>
        </w:rPr>
        <w:tab/>
        <w:t>- אינו נוכח</w:t>
      </w:r>
    </w:p>
    <w:p w14:paraId="6FDB86B3" w14:textId="77777777" w:rsidR="00000000" w:rsidRDefault="007C71EE">
      <w:pPr>
        <w:pStyle w:val="a"/>
        <w:rPr>
          <w:rFonts w:hint="cs"/>
          <w:rtl/>
        </w:rPr>
      </w:pPr>
      <w:r>
        <w:rPr>
          <w:rFonts w:hint="cs"/>
          <w:rtl/>
        </w:rPr>
        <w:t>מיכאל נודלמן</w:t>
      </w:r>
      <w:r>
        <w:rPr>
          <w:rFonts w:hint="cs"/>
          <w:rtl/>
        </w:rPr>
        <w:tab/>
      </w:r>
      <w:r>
        <w:rPr>
          <w:rFonts w:hint="cs"/>
          <w:rtl/>
        </w:rPr>
        <w:tab/>
        <w:t>- בעד</w:t>
      </w:r>
    </w:p>
    <w:p w14:paraId="53CB843A" w14:textId="77777777" w:rsidR="00000000" w:rsidRDefault="007C71EE">
      <w:pPr>
        <w:pStyle w:val="a"/>
        <w:rPr>
          <w:rFonts w:hint="cs"/>
          <w:rtl/>
        </w:rPr>
      </w:pPr>
      <w:r>
        <w:rPr>
          <w:rFonts w:hint="cs"/>
          <w:rtl/>
        </w:rPr>
        <w:t>דני נוה</w:t>
      </w:r>
      <w:r>
        <w:rPr>
          <w:rFonts w:hint="cs"/>
          <w:rtl/>
        </w:rPr>
        <w:tab/>
      </w:r>
      <w:r>
        <w:rPr>
          <w:rFonts w:hint="cs"/>
          <w:rtl/>
        </w:rPr>
        <w:tab/>
      </w:r>
      <w:r>
        <w:rPr>
          <w:rFonts w:hint="cs"/>
          <w:rtl/>
        </w:rPr>
        <w:tab/>
        <w:t>- בעד</w:t>
      </w:r>
    </w:p>
    <w:p w14:paraId="419C8102" w14:textId="77777777" w:rsidR="00000000" w:rsidRDefault="007C71EE">
      <w:pPr>
        <w:pStyle w:val="a"/>
        <w:rPr>
          <w:rFonts w:hint="cs"/>
          <w:rtl/>
        </w:rPr>
      </w:pPr>
      <w:r>
        <w:rPr>
          <w:rFonts w:hint="cs"/>
          <w:rtl/>
        </w:rPr>
        <w:t>אורית נוקד</w:t>
      </w:r>
      <w:r>
        <w:rPr>
          <w:rFonts w:hint="cs"/>
          <w:rtl/>
        </w:rPr>
        <w:tab/>
      </w:r>
      <w:r>
        <w:rPr>
          <w:rFonts w:hint="cs"/>
          <w:rtl/>
        </w:rPr>
        <w:tab/>
        <w:t>- נגד</w:t>
      </w:r>
    </w:p>
    <w:p w14:paraId="2C0DFEB2" w14:textId="77777777" w:rsidR="00000000" w:rsidRDefault="007C71EE">
      <w:pPr>
        <w:pStyle w:val="a"/>
        <w:rPr>
          <w:rFonts w:hint="cs"/>
          <w:rtl/>
        </w:rPr>
      </w:pPr>
      <w:r>
        <w:rPr>
          <w:rFonts w:hint="cs"/>
          <w:rtl/>
        </w:rPr>
        <w:t>לאה נס</w:t>
      </w:r>
      <w:r>
        <w:rPr>
          <w:rFonts w:hint="cs"/>
          <w:rtl/>
        </w:rPr>
        <w:tab/>
      </w:r>
      <w:r>
        <w:rPr>
          <w:rFonts w:hint="cs"/>
          <w:rtl/>
        </w:rPr>
        <w:tab/>
      </w:r>
      <w:r>
        <w:rPr>
          <w:rFonts w:hint="cs"/>
          <w:rtl/>
        </w:rPr>
        <w:tab/>
        <w:t>- בעד</w:t>
      </w:r>
    </w:p>
    <w:p w14:paraId="2FF0CBC1" w14:textId="77777777" w:rsidR="00000000" w:rsidRDefault="007C71EE">
      <w:pPr>
        <w:pStyle w:val="a"/>
        <w:rPr>
          <w:rFonts w:hint="cs"/>
          <w:rtl/>
        </w:rPr>
      </w:pPr>
      <w:r>
        <w:rPr>
          <w:rFonts w:hint="cs"/>
          <w:rtl/>
        </w:rPr>
        <w:t>בנימין נתניהו</w:t>
      </w:r>
      <w:r>
        <w:rPr>
          <w:rFonts w:hint="cs"/>
          <w:rtl/>
        </w:rPr>
        <w:tab/>
      </w:r>
      <w:r>
        <w:rPr>
          <w:rFonts w:hint="cs"/>
          <w:rtl/>
        </w:rPr>
        <w:tab/>
        <w:t>- אינו נוכח</w:t>
      </w:r>
    </w:p>
    <w:p w14:paraId="43C583D4" w14:textId="77777777" w:rsidR="00000000" w:rsidRDefault="007C71EE">
      <w:pPr>
        <w:pStyle w:val="a"/>
        <w:rPr>
          <w:rFonts w:hint="cs"/>
          <w:rtl/>
        </w:rPr>
      </w:pPr>
      <w:r>
        <w:rPr>
          <w:rFonts w:hint="cs"/>
          <w:rtl/>
        </w:rPr>
        <w:t>מרינה סול</w:t>
      </w:r>
      <w:r>
        <w:rPr>
          <w:rFonts w:hint="cs"/>
          <w:rtl/>
        </w:rPr>
        <w:t>ודקין</w:t>
      </w:r>
      <w:r>
        <w:rPr>
          <w:rFonts w:hint="cs"/>
          <w:rtl/>
        </w:rPr>
        <w:tab/>
      </w:r>
      <w:r>
        <w:rPr>
          <w:rFonts w:hint="cs"/>
          <w:rtl/>
        </w:rPr>
        <w:tab/>
        <w:t>- אינה נוכחת</w:t>
      </w:r>
    </w:p>
    <w:p w14:paraId="0B5F3842" w14:textId="77777777" w:rsidR="00000000" w:rsidRDefault="007C71EE">
      <w:pPr>
        <w:pStyle w:val="a"/>
        <w:rPr>
          <w:rFonts w:hint="cs"/>
          <w:rtl/>
        </w:rPr>
      </w:pPr>
      <w:r>
        <w:rPr>
          <w:rFonts w:hint="cs"/>
          <w:rtl/>
        </w:rPr>
        <w:t>ניסן סלומינסקי</w:t>
      </w:r>
      <w:r>
        <w:rPr>
          <w:rFonts w:hint="cs"/>
          <w:rtl/>
        </w:rPr>
        <w:tab/>
      </w:r>
      <w:r>
        <w:rPr>
          <w:rFonts w:hint="cs"/>
          <w:rtl/>
        </w:rPr>
        <w:tab/>
        <w:t>- בעד</w:t>
      </w:r>
    </w:p>
    <w:p w14:paraId="5EFDE017" w14:textId="77777777" w:rsidR="00000000" w:rsidRDefault="007C71EE">
      <w:pPr>
        <w:pStyle w:val="a"/>
        <w:rPr>
          <w:rFonts w:hint="cs"/>
          <w:rtl/>
        </w:rPr>
      </w:pPr>
      <w:r>
        <w:rPr>
          <w:rFonts w:hint="cs"/>
          <w:rtl/>
        </w:rPr>
        <w:t>אפרים סנה</w:t>
      </w:r>
      <w:r>
        <w:rPr>
          <w:rFonts w:hint="cs"/>
          <w:rtl/>
        </w:rPr>
        <w:tab/>
      </w:r>
      <w:r>
        <w:rPr>
          <w:rFonts w:hint="cs"/>
          <w:rtl/>
        </w:rPr>
        <w:tab/>
        <w:t>- נגד</w:t>
      </w:r>
    </w:p>
    <w:p w14:paraId="4C8AC153" w14:textId="77777777" w:rsidR="00000000" w:rsidRDefault="007C71EE">
      <w:pPr>
        <w:pStyle w:val="a"/>
        <w:rPr>
          <w:rFonts w:hint="cs"/>
          <w:rtl/>
        </w:rPr>
      </w:pPr>
      <w:r>
        <w:rPr>
          <w:rFonts w:hint="cs"/>
          <w:rtl/>
        </w:rPr>
        <w:t>גדעון סער</w:t>
      </w:r>
      <w:r>
        <w:rPr>
          <w:rFonts w:hint="cs"/>
          <w:rtl/>
        </w:rPr>
        <w:tab/>
      </w:r>
      <w:r>
        <w:rPr>
          <w:rFonts w:hint="cs"/>
          <w:rtl/>
        </w:rPr>
        <w:tab/>
        <w:t>- בעד</w:t>
      </w:r>
    </w:p>
    <w:p w14:paraId="0227675F" w14:textId="77777777" w:rsidR="00000000" w:rsidRDefault="007C71EE">
      <w:pPr>
        <w:pStyle w:val="a"/>
        <w:rPr>
          <w:rFonts w:hint="cs"/>
          <w:rtl/>
        </w:rPr>
      </w:pPr>
      <w:r>
        <w:rPr>
          <w:rFonts w:hint="cs"/>
          <w:rtl/>
        </w:rPr>
        <w:t>גדעון עזרא</w:t>
      </w:r>
      <w:r>
        <w:rPr>
          <w:rFonts w:hint="cs"/>
          <w:rtl/>
        </w:rPr>
        <w:tab/>
      </w:r>
      <w:r>
        <w:rPr>
          <w:rFonts w:hint="cs"/>
          <w:rtl/>
        </w:rPr>
        <w:tab/>
        <w:t>- בעד</w:t>
      </w:r>
    </w:p>
    <w:p w14:paraId="3CB54F4D" w14:textId="77777777" w:rsidR="00000000" w:rsidRDefault="007C71EE">
      <w:pPr>
        <w:pStyle w:val="a"/>
        <w:rPr>
          <w:rFonts w:hint="cs"/>
          <w:rtl/>
        </w:rPr>
      </w:pPr>
      <w:r>
        <w:rPr>
          <w:rFonts w:hint="cs"/>
          <w:rtl/>
        </w:rPr>
        <w:t xml:space="preserve">מל פולישוק-בלוך  </w:t>
      </w:r>
      <w:r>
        <w:rPr>
          <w:rFonts w:hint="cs"/>
          <w:rtl/>
        </w:rPr>
        <w:tab/>
        <w:t>- בעד</w:t>
      </w:r>
    </w:p>
    <w:p w14:paraId="12B001C3" w14:textId="77777777" w:rsidR="00000000" w:rsidRDefault="007C71EE">
      <w:pPr>
        <w:pStyle w:val="a"/>
        <w:rPr>
          <w:rFonts w:hint="cs"/>
          <w:rtl/>
        </w:rPr>
      </w:pPr>
      <w:r>
        <w:rPr>
          <w:rFonts w:hint="cs"/>
          <w:rtl/>
        </w:rPr>
        <w:t>אברהם פורז</w:t>
      </w:r>
      <w:r>
        <w:rPr>
          <w:rFonts w:hint="cs"/>
          <w:rtl/>
        </w:rPr>
        <w:tab/>
      </w:r>
      <w:r>
        <w:rPr>
          <w:rFonts w:hint="cs"/>
          <w:rtl/>
        </w:rPr>
        <w:tab/>
        <w:t>- בעד</w:t>
      </w:r>
    </w:p>
    <w:p w14:paraId="05405695" w14:textId="77777777" w:rsidR="00000000" w:rsidRDefault="007C71EE">
      <w:pPr>
        <w:pStyle w:val="a"/>
        <w:rPr>
          <w:rFonts w:hint="cs"/>
          <w:rtl/>
        </w:rPr>
      </w:pPr>
      <w:r>
        <w:rPr>
          <w:rFonts w:hint="cs"/>
          <w:rtl/>
        </w:rPr>
        <w:t>אופיר פינס-פז</w:t>
      </w:r>
      <w:r>
        <w:rPr>
          <w:rFonts w:hint="cs"/>
          <w:rtl/>
        </w:rPr>
        <w:tab/>
      </w:r>
      <w:r>
        <w:rPr>
          <w:rFonts w:hint="cs"/>
          <w:rtl/>
        </w:rPr>
        <w:tab/>
        <w:t>- אינו נוכח</w:t>
      </w:r>
    </w:p>
    <w:p w14:paraId="10464336" w14:textId="77777777" w:rsidR="00000000" w:rsidRDefault="007C71EE">
      <w:pPr>
        <w:pStyle w:val="a"/>
        <w:rPr>
          <w:rFonts w:hint="cs"/>
          <w:rtl/>
        </w:rPr>
      </w:pPr>
      <w:r>
        <w:rPr>
          <w:rFonts w:hint="cs"/>
          <w:rtl/>
        </w:rPr>
        <w:t>גילה פינקלשטיין</w:t>
      </w:r>
      <w:r>
        <w:rPr>
          <w:rFonts w:hint="cs"/>
          <w:rtl/>
        </w:rPr>
        <w:tab/>
      </w:r>
      <w:r>
        <w:rPr>
          <w:rFonts w:hint="cs"/>
          <w:rtl/>
        </w:rPr>
        <w:tab/>
        <w:t>- בעד</w:t>
      </w:r>
    </w:p>
    <w:p w14:paraId="728D211E" w14:textId="77777777" w:rsidR="00000000" w:rsidRDefault="007C71EE">
      <w:pPr>
        <w:pStyle w:val="a"/>
        <w:rPr>
          <w:rFonts w:hint="cs"/>
          <w:rtl/>
        </w:rPr>
      </w:pPr>
      <w:r>
        <w:rPr>
          <w:rFonts w:hint="cs"/>
          <w:rtl/>
        </w:rPr>
        <w:t>מאיר פרוש</w:t>
      </w:r>
      <w:r>
        <w:rPr>
          <w:rFonts w:hint="cs"/>
          <w:rtl/>
        </w:rPr>
        <w:tab/>
      </w:r>
      <w:r>
        <w:rPr>
          <w:rFonts w:hint="cs"/>
          <w:rtl/>
        </w:rPr>
        <w:tab/>
        <w:t>- אינו נוכח</w:t>
      </w:r>
    </w:p>
    <w:p w14:paraId="2B3C6613" w14:textId="77777777" w:rsidR="00000000" w:rsidRDefault="007C71EE">
      <w:pPr>
        <w:pStyle w:val="a"/>
        <w:rPr>
          <w:rFonts w:hint="cs"/>
          <w:rtl/>
        </w:rPr>
      </w:pPr>
      <w:r>
        <w:rPr>
          <w:rFonts w:hint="cs"/>
          <w:rtl/>
        </w:rPr>
        <w:t>יוסף פריצקי</w:t>
      </w:r>
      <w:r>
        <w:rPr>
          <w:rFonts w:hint="cs"/>
          <w:rtl/>
        </w:rPr>
        <w:tab/>
        <w:t xml:space="preserve">           - בעד</w:t>
      </w:r>
    </w:p>
    <w:p w14:paraId="4724A937" w14:textId="77777777" w:rsidR="00000000" w:rsidRDefault="007C71EE">
      <w:pPr>
        <w:pStyle w:val="a"/>
        <w:rPr>
          <w:rFonts w:hint="cs"/>
          <w:rtl/>
        </w:rPr>
      </w:pPr>
      <w:r>
        <w:rPr>
          <w:rFonts w:hint="cs"/>
          <w:rtl/>
        </w:rPr>
        <w:t>שמעון פרס</w:t>
      </w:r>
      <w:r>
        <w:rPr>
          <w:rFonts w:hint="cs"/>
          <w:rtl/>
        </w:rPr>
        <w:tab/>
      </w:r>
      <w:r>
        <w:rPr>
          <w:rFonts w:hint="cs"/>
          <w:rtl/>
        </w:rPr>
        <w:tab/>
        <w:t xml:space="preserve">- אינו </w:t>
      </w:r>
      <w:r>
        <w:rPr>
          <w:rFonts w:hint="cs"/>
          <w:rtl/>
        </w:rPr>
        <w:t>נוכח</w:t>
      </w:r>
    </w:p>
    <w:p w14:paraId="647C734D" w14:textId="77777777" w:rsidR="00000000" w:rsidRDefault="007C71EE">
      <w:pPr>
        <w:pStyle w:val="a"/>
        <w:rPr>
          <w:rFonts w:hint="cs"/>
          <w:rtl/>
        </w:rPr>
      </w:pPr>
      <w:r>
        <w:rPr>
          <w:rFonts w:hint="cs"/>
          <w:rtl/>
        </w:rPr>
        <w:t>יאיר פרץ</w:t>
      </w:r>
      <w:r>
        <w:rPr>
          <w:rFonts w:hint="cs"/>
          <w:rtl/>
        </w:rPr>
        <w:tab/>
      </w:r>
      <w:r>
        <w:rPr>
          <w:rFonts w:hint="cs"/>
          <w:rtl/>
        </w:rPr>
        <w:tab/>
        <w:t>- נגד</w:t>
      </w:r>
    </w:p>
    <w:p w14:paraId="15604663" w14:textId="77777777" w:rsidR="00000000" w:rsidRDefault="007C71EE">
      <w:pPr>
        <w:pStyle w:val="a"/>
        <w:rPr>
          <w:rFonts w:hint="cs"/>
          <w:rtl/>
        </w:rPr>
      </w:pPr>
      <w:r>
        <w:rPr>
          <w:rFonts w:hint="cs"/>
          <w:rtl/>
        </w:rPr>
        <w:t>עמיר פרץ</w:t>
      </w:r>
      <w:r>
        <w:rPr>
          <w:rFonts w:hint="cs"/>
          <w:rtl/>
        </w:rPr>
        <w:tab/>
      </w:r>
      <w:r>
        <w:rPr>
          <w:rFonts w:hint="cs"/>
          <w:rtl/>
        </w:rPr>
        <w:tab/>
        <w:t>- אינו נוכח</w:t>
      </w:r>
    </w:p>
    <w:p w14:paraId="29790FA5" w14:textId="77777777" w:rsidR="00000000" w:rsidRDefault="007C71EE">
      <w:pPr>
        <w:pStyle w:val="a"/>
        <w:rPr>
          <w:rFonts w:hint="cs"/>
          <w:rtl/>
        </w:rPr>
      </w:pPr>
      <w:r>
        <w:rPr>
          <w:rFonts w:hint="cs"/>
          <w:rtl/>
        </w:rPr>
        <w:t>איוב קרא</w:t>
      </w:r>
      <w:r>
        <w:rPr>
          <w:rFonts w:hint="cs"/>
          <w:rtl/>
        </w:rPr>
        <w:tab/>
      </w:r>
      <w:r>
        <w:rPr>
          <w:rFonts w:hint="cs"/>
          <w:rtl/>
        </w:rPr>
        <w:tab/>
        <w:t>- אינו נוכח</w:t>
      </w:r>
    </w:p>
    <w:p w14:paraId="2459F1F4" w14:textId="77777777" w:rsidR="00000000" w:rsidRDefault="007C71EE">
      <w:pPr>
        <w:pStyle w:val="a"/>
        <w:rPr>
          <w:rFonts w:hint="cs"/>
          <w:rtl/>
        </w:rPr>
      </w:pPr>
      <w:r>
        <w:rPr>
          <w:rFonts w:hint="cs"/>
          <w:rtl/>
        </w:rPr>
        <w:t>אברהם רביץ</w:t>
      </w:r>
      <w:r>
        <w:rPr>
          <w:rFonts w:hint="cs"/>
          <w:rtl/>
        </w:rPr>
        <w:tab/>
      </w:r>
      <w:r>
        <w:rPr>
          <w:rFonts w:hint="cs"/>
          <w:rtl/>
        </w:rPr>
        <w:tab/>
        <w:t>- אינו נוכח</w:t>
      </w:r>
    </w:p>
    <w:p w14:paraId="29A3DC48" w14:textId="77777777" w:rsidR="00000000" w:rsidRDefault="007C71EE">
      <w:pPr>
        <w:pStyle w:val="a"/>
        <w:rPr>
          <w:rFonts w:hint="cs"/>
          <w:rtl/>
        </w:rPr>
      </w:pPr>
      <w:r>
        <w:rPr>
          <w:rFonts w:hint="cs"/>
          <w:rtl/>
        </w:rPr>
        <w:t>ראובן ריבלין</w:t>
      </w:r>
      <w:r>
        <w:rPr>
          <w:rFonts w:hint="cs"/>
          <w:rtl/>
        </w:rPr>
        <w:tab/>
      </w:r>
      <w:r>
        <w:rPr>
          <w:rFonts w:hint="cs"/>
          <w:rtl/>
        </w:rPr>
        <w:tab/>
        <w:t>- בעד</w:t>
      </w:r>
    </w:p>
    <w:p w14:paraId="0E468A4E" w14:textId="77777777" w:rsidR="00000000" w:rsidRDefault="007C71EE">
      <w:pPr>
        <w:pStyle w:val="a"/>
        <w:rPr>
          <w:rFonts w:hint="cs"/>
          <w:rtl/>
        </w:rPr>
      </w:pPr>
      <w:r>
        <w:rPr>
          <w:rFonts w:hint="cs"/>
          <w:rtl/>
        </w:rPr>
        <w:t>חיים רמון</w:t>
      </w:r>
      <w:r>
        <w:rPr>
          <w:rFonts w:hint="cs"/>
          <w:rtl/>
        </w:rPr>
        <w:tab/>
      </w:r>
      <w:r>
        <w:rPr>
          <w:rFonts w:hint="cs"/>
          <w:rtl/>
        </w:rPr>
        <w:tab/>
        <w:t>- נגד</w:t>
      </w:r>
    </w:p>
    <w:p w14:paraId="43348523" w14:textId="77777777" w:rsidR="00000000" w:rsidRDefault="007C71EE">
      <w:pPr>
        <w:pStyle w:val="a"/>
        <w:rPr>
          <w:rFonts w:hint="cs"/>
          <w:rtl/>
        </w:rPr>
      </w:pPr>
      <w:r>
        <w:rPr>
          <w:rFonts w:hint="cs"/>
          <w:rtl/>
        </w:rPr>
        <w:t>אהוד רצאבי</w:t>
      </w:r>
      <w:r>
        <w:rPr>
          <w:rFonts w:hint="cs"/>
          <w:rtl/>
        </w:rPr>
        <w:tab/>
      </w:r>
      <w:r>
        <w:rPr>
          <w:rFonts w:hint="cs"/>
          <w:rtl/>
        </w:rPr>
        <w:tab/>
        <w:t>- בעד</w:t>
      </w:r>
    </w:p>
    <w:p w14:paraId="50E46F66" w14:textId="77777777" w:rsidR="00000000" w:rsidRDefault="007C71EE">
      <w:pPr>
        <w:pStyle w:val="a"/>
        <w:rPr>
          <w:rFonts w:hint="cs"/>
          <w:rtl/>
        </w:rPr>
      </w:pPr>
      <w:r>
        <w:rPr>
          <w:rFonts w:hint="cs"/>
          <w:rtl/>
        </w:rPr>
        <w:t>מיכאל רצון</w:t>
      </w:r>
      <w:r>
        <w:rPr>
          <w:rFonts w:hint="cs"/>
          <w:rtl/>
        </w:rPr>
        <w:tab/>
      </w:r>
      <w:r>
        <w:rPr>
          <w:rFonts w:hint="cs"/>
          <w:rtl/>
        </w:rPr>
        <w:tab/>
        <w:t>- בעד</w:t>
      </w:r>
    </w:p>
    <w:p w14:paraId="6692742B" w14:textId="77777777" w:rsidR="00000000" w:rsidRDefault="007C71EE">
      <w:pPr>
        <w:pStyle w:val="a"/>
        <w:rPr>
          <w:rFonts w:hint="cs"/>
          <w:rtl/>
        </w:rPr>
      </w:pPr>
      <w:r>
        <w:rPr>
          <w:rFonts w:hint="cs"/>
          <w:rtl/>
        </w:rPr>
        <w:t>אברהם בייגה שוחט</w:t>
      </w:r>
      <w:r>
        <w:rPr>
          <w:rFonts w:hint="cs"/>
          <w:rtl/>
        </w:rPr>
        <w:tab/>
        <w:t>- נגד</w:t>
      </w:r>
    </w:p>
    <w:p w14:paraId="1B7F86D7" w14:textId="77777777" w:rsidR="00000000" w:rsidRDefault="007C71EE">
      <w:pPr>
        <w:pStyle w:val="a"/>
        <w:rPr>
          <w:rFonts w:hint="cs"/>
          <w:rtl/>
        </w:rPr>
      </w:pPr>
      <w:r>
        <w:rPr>
          <w:rFonts w:hint="cs"/>
          <w:rtl/>
        </w:rPr>
        <w:t>יובל שטייניץ</w:t>
      </w:r>
      <w:r>
        <w:rPr>
          <w:rFonts w:hint="cs"/>
          <w:rtl/>
        </w:rPr>
        <w:tab/>
      </w:r>
      <w:r>
        <w:rPr>
          <w:rFonts w:hint="cs"/>
          <w:rtl/>
        </w:rPr>
        <w:tab/>
        <w:t>- אינו נוכח</w:t>
      </w:r>
    </w:p>
    <w:p w14:paraId="0664AB31" w14:textId="77777777" w:rsidR="00000000" w:rsidRDefault="007C71EE">
      <w:pPr>
        <w:pStyle w:val="a"/>
        <w:rPr>
          <w:rFonts w:hint="cs"/>
          <w:rtl/>
        </w:rPr>
      </w:pPr>
      <w:r>
        <w:rPr>
          <w:rFonts w:hint="cs"/>
          <w:rtl/>
        </w:rPr>
        <w:t>מאיר שטרית</w:t>
      </w:r>
      <w:r>
        <w:rPr>
          <w:rFonts w:hint="cs"/>
          <w:rtl/>
        </w:rPr>
        <w:tab/>
      </w:r>
      <w:r>
        <w:rPr>
          <w:rFonts w:hint="cs"/>
          <w:rtl/>
        </w:rPr>
        <w:tab/>
        <w:t>- בעד</w:t>
      </w:r>
    </w:p>
    <w:p w14:paraId="5F083C68" w14:textId="77777777" w:rsidR="00000000" w:rsidRDefault="007C71EE">
      <w:pPr>
        <w:pStyle w:val="a"/>
        <w:rPr>
          <w:rFonts w:hint="cs"/>
          <w:rtl/>
        </w:rPr>
      </w:pPr>
      <w:r>
        <w:rPr>
          <w:rFonts w:hint="cs"/>
          <w:rtl/>
        </w:rPr>
        <w:t>יורי שטרן</w:t>
      </w:r>
      <w:r>
        <w:rPr>
          <w:rFonts w:hint="cs"/>
          <w:rtl/>
        </w:rPr>
        <w:tab/>
      </w:r>
      <w:r>
        <w:rPr>
          <w:rFonts w:hint="cs"/>
          <w:rtl/>
        </w:rPr>
        <w:tab/>
        <w:t>- בעד</w:t>
      </w:r>
    </w:p>
    <w:p w14:paraId="5A02582B" w14:textId="77777777" w:rsidR="00000000" w:rsidRDefault="007C71EE">
      <w:pPr>
        <w:pStyle w:val="a"/>
        <w:rPr>
          <w:rFonts w:hint="cs"/>
          <w:rtl/>
        </w:rPr>
      </w:pPr>
      <w:r>
        <w:rPr>
          <w:rFonts w:hint="cs"/>
          <w:rtl/>
        </w:rPr>
        <w:t>אילן שלגי</w:t>
      </w:r>
      <w:r>
        <w:rPr>
          <w:rFonts w:hint="cs"/>
          <w:rtl/>
        </w:rPr>
        <w:tab/>
      </w:r>
      <w:r>
        <w:rPr>
          <w:rFonts w:hint="cs"/>
          <w:rtl/>
        </w:rPr>
        <w:tab/>
        <w:t>- בעד</w:t>
      </w:r>
    </w:p>
    <w:p w14:paraId="26FD432A" w14:textId="77777777" w:rsidR="00000000" w:rsidRDefault="007C71EE">
      <w:pPr>
        <w:pStyle w:val="a"/>
        <w:rPr>
          <w:rFonts w:hint="cs"/>
          <w:rtl/>
        </w:rPr>
      </w:pPr>
      <w:r>
        <w:rPr>
          <w:rFonts w:hint="cs"/>
          <w:rtl/>
        </w:rPr>
        <w:t>סילבן שלום</w:t>
      </w:r>
      <w:r>
        <w:rPr>
          <w:rFonts w:hint="cs"/>
          <w:rtl/>
        </w:rPr>
        <w:tab/>
      </w:r>
      <w:r>
        <w:rPr>
          <w:rFonts w:hint="cs"/>
          <w:rtl/>
        </w:rPr>
        <w:tab/>
        <w:t>- בעד</w:t>
      </w:r>
    </w:p>
    <w:p w14:paraId="5D06580E" w14:textId="77777777" w:rsidR="00000000" w:rsidRDefault="007C71EE">
      <w:pPr>
        <w:pStyle w:val="a"/>
        <w:rPr>
          <w:rFonts w:hint="cs"/>
          <w:rtl/>
        </w:rPr>
      </w:pPr>
      <w:r>
        <w:rPr>
          <w:rFonts w:hint="cs"/>
          <w:rtl/>
        </w:rPr>
        <w:t>שלום שמחון</w:t>
      </w:r>
      <w:r>
        <w:rPr>
          <w:rFonts w:hint="cs"/>
          <w:rtl/>
        </w:rPr>
        <w:tab/>
      </w:r>
      <w:r>
        <w:rPr>
          <w:rFonts w:hint="cs"/>
          <w:rtl/>
        </w:rPr>
        <w:tab/>
        <w:t>- נגד</w:t>
      </w:r>
    </w:p>
    <w:p w14:paraId="576CFAF5" w14:textId="77777777" w:rsidR="00000000" w:rsidRDefault="007C71EE">
      <w:pPr>
        <w:pStyle w:val="a"/>
        <w:rPr>
          <w:rFonts w:hint="cs"/>
          <w:rtl/>
        </w:rPr>
      </w:pPr>
      <w:r>
        <w:rPr>
          <w:rFonts w:hint="cs"/>
          <w:rtl/>
        </w:rPr>
        <w:t>אריאל שרון</w:t>
      </w:r>
      <w:r>
        <w:rPr>
          <w:rFonts w:hint="cs"/>
          <w:rtl/>
        </w:rPr>
        <w:tab/>
      </w:r>
      <w:r>
        <w:rPr>
          <w:rFonts w:hint="cs"/>
          <w:rtl/>
        </w:rPr>
        <w:tab/>
        <w:t>- בעד</w:t>
      </w:r>
    </w:p>
    <w:p w14:paraId="0AE47C19" w14:textId="77777777" w:rsidR="00000000" w:rsidRDefault="007C71EE">
      <w:pPr>
        <w:pStyle w:val="a"/>
        <w:rPr>
          <w:rFonts w:hint="cs"/>
          <w:rtl/>
        </w:rPr>
      </w:pPr>
      <w:r>
        <w:rPr>
          <w:rFonts w:hint="cs"/>
          <w:rtl/>
        </w:rPr>
        <w:t>עמרי שרון</w:t>
      </w:r>
      <w:r>
        <w:rPr>
          <w:rFonts w:hint="cs"/>
          <w:rtl/>
        </w:rPr>
        <w:tab/>
      </w:r>
      <w:r>
        <w:rPr>
          <w:rFonts w:hint="cs"/>
          <w:rtl/>
        </w:rPr>
        <w:tab/>
        <w:t>- בעד</w:t>
      </w:r>
    </w:p>
    <w:p w14:paraId="7A797E8E" w14:textId="77777777" w:rsidR="00000000" w:rsidRDefault="007C71EE">
      <w:pPr>
        <w:pStyle w:val="a"/>
        <w:rPr>
          <w:rFonts w:hint="cs"/>
          <w:rtl/>
        </w:rPr>
      </w:pPr>
      <w:r>
        <w:rPr>
          <w:rFonts w:hint="cs"/>
          <w:rtl/>
        </w:rPr>
        <w:t>יוסי שריד</w:t>
      </w:r>
      <w:r>
        <w:rPr>
          <w:rFonts w:hint="cs"/>
          <w:rtl/>
        </w:rPr>
        <w:tab/>
      </w:r>
      <w:r>
        <w:rPr>
          <w:rFonts w:hint="cs"/>
          <w:rtl/>
        </w:rPr>
        <w:tab/>
        <w:t>- נגד</w:t>
      </w:r>
    </w:p>
    <w:p w14:paraId="21F905A0" w14:textId="77777777" w:rsidR="00000000" w:rsidRDefault="007C71EE">
      <w:pPr>
        <w:pStyle w:val="a"/>
        <w:rPr>
          <w:rFonts w:hint="cs"/>
          <w:rtl/>
        </w:rPr>
      </w:pPr>
      <w:r>
        <w:rPr>
          <w:rFonts w:hint="cs"/>
          <w:rtl/>
        </w:rPr>
        <w:t>יולי תמיר</w:t>
      </w:r>
      <w:r>
        <w:rPr>
          <w:rFonts w:hint="cs"/>
          <w:rtl/>
        </w:rPr>
        <w:tab/>
      </w:r>
      <w:r>
        <w:rPr>
          <w:rFonts w:hint="cs"/>
          <w:rtl/>
        </w:rPr>
        <w:tab/>
        <w:t>- נגד</w:t>
      </w:r>
    </w:p>
    <w:p w14:paraId="69597E4D" w14:textId="77777777" w:rsidR="00000000" w:rsidRDefault="007C71EE">
      <w:pPr>
        <w:pStyle w:val="a"/>
        <w:ind w:firstLine="0"/>
        <w:rPr>
          <w:rFonts w:hint="cs"/>
          <w:rtl/>
        </w:rPr>
      </w:pPr>
    </w:p>
    <w:p w14:paraId="294F2C23" w14:textId="77777777" w:rsidR="00000000" w:rsidRDefault="007C71EE">
      <w:pPr>
        <w:pStyle w:val="a"/>
        <w:rPr>
          <w:rFonts w:hint="cs"/>
          <w:rtl/>
        </w:rPr>
      </w:pPr>
      <w:bookmarkStart w:id="2506" w:name="FS000000661T28_05_2003_17_43_16"/>
      <w:bookmarkEnd w:id="2506"/>
    </w:p>
    <w:p w14:paraId="5D5CFE39" w14:textId="77777777" w:rsidR="00000000" w:rsidRDefault="007C71EE">
      <w:pPr>
        <w:pStyle w:val="a"/>
        <w:rPr>
          <w:rFonts w:hint="cs"/>
          <w:rtl/>
        </w:rPr>
      </w:pPr>
      <w:r>
        <w:rPr>
          <w:rFonts w:hint="cs"/>
          <w:rtl/>
        </w:rPr>
        <w:t>רבותי, קריאה שנייה:</w:t>
      </w:r>
    </w:p>
    <w:p w14:paraId="5391C3CC" w14:textId="77777777" w:rsidR="00000000" w:rsidRDefault="007C71EE">
      <w:pPr>
        <w:pStyle w:val="a"/>
        <w:rPr>
          <w:rFonts w:hint="cs"/>
          <w:rtl/>
        </w:rPr>
      </w:pPr>
    </w:p>
    <w:p w14:paraId="1A1142F3" w14:textId="77777777" w:rsidR="00000000" w:rsidRDefault="007C71EE">
      <w:pPr>
        <w:pStyle w:val="a"/>
        <w:rPr>
          <w:rFonts w:hint="cs"/>
          <w:rtl/>
        </w:rPr>
      </w:pPr>
      <w:r>
        <w:rPr>
          <w:rFonts w:hint="cs"/>
          <w:rtl/>
        </w:rPr>
        <w:t>יעקב אדרי</w:t>
      </w:r>
      <w:r>
        <w:rPr>
          <w:rFonts w:hint="cs"/>
          <w:rtl/>
        </w:rPr>
        <w:tab/>
      </w:r>
      <w:r>
        <w:rPr>
          <w:rFonts w:hint="cs"/>
          <w:rtl/>
        </w:rPr>
        <w:tab/>
        <w:t>- אינו נוכח</w:t>
      </w:r>
    </w:p>
    <w:p w14:paraId="234235F4" w14:textId="77777777" w:rsidR="00000000" w:rsidRDefault="007C71EE">
      <w:pPr>
        <w:pStyle w:val="a"/>
        <w:rPr>
          <w:rFonts w:hint="cs"/>
          <w:rtl/>
        </w:rPr>
      </w:pPr>
      <w:r>
        <w:rPr>
          <w:rFonts w:hint="cs"/>
          <w:rtl/>
        </w:rPr>
        <w:t>אהוד אולמרט</w:t>
      </w:r>
      <w:r>
        <w:rPr>
          <w:rFonts w:hint="cs"/>
          <w:rtl/>
        </w:rPr>
        <w:tab/>
      </w:r>
      <w:r>
        <w:rPr>
          <w:rFonts w:hint="cs"/>
          <w:rtl/>
        </w:rPr>
        <w:tab/>
        <w:t>- אינו נוכח</w:t>
      </w:r>
    </w:p>
    <w:p w14:paraId="3E1C84AB" w14:textId="77777777" w:rsidR="00000000" w:rsidRDefault="007C71EE">
      <w:pPr>
        <w:pStyle w:val="a"/>
        <w:rPr>
          <w:rFonts w:hint="cs"/>
          <w:rtl/>
        </w:rPr>
      </w:pPr>
      <w:r>
        <w:rPr>
          <w:rFonts w:hint="cs"/>
          <w:rtl/>
        </w:rPr>
        <w:t>ישראל אייכלר</w:t>
      </w:r>
      <w:r>
        <w:rPr>
          <w:rFonts w:hint="cs"/>
          <w:rtl/>
        </w:rPr>
        <w:tab/>
      </w:r>
      <w:r>
        <w:rPr>
          <w:rFonts w:hint="cs"/>
          <w:rtl/>
        </w:rPr>
        <w:tab/>
        <w:t>- אינו נוכח</w:t>
      </w:r>
    </w:p>
    <w:p w14:paraId="671A6258" w14:textId="77777777" w:rsidR="00000000" w:rsidRDefault="007C71EE">
      <w:pPr>
        <w:pStyle w:val="a"/>
        <w:rPr>
          <w:rFonts w:hint="cs"/>
          <w:rtl/>
        </w:rPr>
      </w:pPr>
      <w:r>
        <w:rPr>
          <w:rFonts w:hint="cs"/>
          <w:rtl/>
        </w:rPr>
        <w:t>אריה אלדד</w:t>
      </w:r>
      <w:r>
        <w:rPr>
          <w:rFonts w:hint="cs"/>
          <w:rtl/>
        </w:rPr>
        <w:tab/>
      </w:r>
      <w:r>
        <w:rPr>
          <w:rFonts w:hint="cs"/>
          <w:rtl/>
        </w:rPr>
        <w:tab/>
        <w:t>- אינו נוכח</w:t>
      </w:r>
    </w:p>
    <w:p w14:paraId="7A3BBC15" w14:textId="77777777" w:rsidR="00000000" w:rsidRDefault="007C71EE">
      <w:pPr>
        <w:pStyle w:val="a"/>
        <w:rPr>
          <w:rFonts w:hint="cs"/>
          <w:rtl/>
        </w:rPr>
      </w:pPr>
      <w:r>
        <w:rPr>
          <w:rFonts w:hint="cs"/>
          <w:rtl/>
        </w:rPr>
        <w:t>טלב אלסאנע</w:t>
      </w:r>
      <w:r>
        <w:rPr>
          <w:rFonts w:hint="cs"/>
          <w:rtl/>
        </w:rPr>
        <w:tab/>
      </w:r>
      <w:r>
        <w:rPr>
          <w:rFonts w:hint="cs"/>
          <w:rtl/>
        </w:rPr>
        <w:tab/>
        <w:t>- אינו נוכח</w:t>
      </w:r>
    </w:p>
    <w:p w14:paraId="60AB63F8" w14:textId="77777777" w:rsidR="00000000" w:rsidRDefault="007C71EE">
      <w:pPr>
        <w:pStyle w:val="a"/>
        <w:rPr>
          <w:rFonts w:hint="cs"/>
          <w:rtl/>
        </w:rPr>
      </w:pPr>
      <w:r>
        <w:rPr>
          <w:rFonts w:hint="cs"/>
          <w:rtl/>
        </w:rPr>
        <w:t>דניאל בנלולו</w:t>
      </w:r>
      <w:r>
        <w:rPr>
          <w:rFonts w:hint="cs"/>
          <w:rtl/>
        </w:rPr>
        <w:tab/>
      </w:r>
      <w:r>
        <w:rPr>
          <w:rFonts w:hint="cs"/>
          <w:rtl/>
        </w:rPr>
        <w:tab/>
        <w:t>- אינו נוכח</w:t>
      </w:r>
    </w:p>
    <w:p w14:paraId="2A270221" w14:textId="77777777" w:rsidR="00000000" w:rsidRDefault="007C71EE">
      <w:pPr>
        <w:pStyle w:val="a"/>
        <w:rPr>
          <w:rFonts w:hint="cs"/>
          <w:rtl/>
        </w:rPr>
      </w:pPr>
      <w:r>
        <w:rPr>
          <w:rFonts w:hint="cs"/>
          <w:rtl/>
        </w:rPr>
        <w:t>חמי דורון</w:t>
      </w:r>
      <w:r>
        <w:rPr>
          <w:rFonts w:hint="cs"/>
          <w:rtl/>
        </w:rPr>
        <w:tab/>
      </w:r>
      <w:r>
        <w:rPr>
          <w:rFonts w:hint="cs"/>
          <w:rtl/>
        </w:rPr>
        <w:tab/>
        <w:t>- אינו נוכח</w:t>
      </w:r>
    </w:p>
    <w:p w14:paraId="35896815" w14:textId="77777777" w:rsidR="00000000" w:rsidRDefault="007C71EE">
      <w:pPr>
        <w:pStyle w:val="a"/>
        <w:rPr>
          <w:rFonts w:hint="cs"/>
          <w:rtl/>
        </w:rPr>
      </w:pPr>
      <w:r>
        <w:rPr>
          <w:rFonts w:hint="cs"/>
          <w:rtl/>
        </w:rPr>
        <w:t>אליעזר זנדברג</w:t>
      </w:r>
      <w:r>
        <w:rPr>
          <w:rFonts w:hint="cs"/>
          <w:rtl/>
        </w:rPr>
        <w:tab/>
      </w:r>
      <w:r>
        <w:rPr>
          <w:rFonts w:hint="cs"/>
          <w:rtl/>
        </w:rPr>
        <w:tab/>
        <w:t>- אינו נוכח</w:t>
      </w:r>
    </w:p>
    <w:p w14:paraId="736ABB07" w14:textId="77777777" w:rsidR="00000000" w:rsidRDefault="007C71EE">
      <w:pPr>
        <w:pStyle w:val="a"/>
        <w:rPr>
          <w:rFonts w:hint="cs"/>
          <w:rtl/>
        </w:rPr>
      </w:pPr>
      <w:r>
        <w:rPr>
          <w:rFonts w:hint="cs"/>
          <w:rtl/>
        </w:rPr>
        <w:t>יחיאל חזן</w:t>
      </w:r>
      <w:r>
        <w:rPr>
          <w:rFonts w:hint="cs"/>
          <w:rtl/>
        </w:rPr>
        <w:tab/>
      </w:r>
      <w:r>
        <w:rPr>
          <w:rFonts w:hint="cs"/>
          <w:rtl/>
        </w:rPr>
        <w:tab/>
        <w:t>- בעד</w:t>
      </w:r>
    </w:p>
    <w:p w14:paraId="6095EDBB" w14:textId="77777777" w:rsidR="00000000" w:rsidRDefault="007C71EE">
      <w:pPr>
        <w:pStyle w:val="a"/>
        <w:rPr>
          <w:rFonts w:hint="cs"/>
          <w:rtl/>
        </w:rPr>
      </w:pPr>
      <w:r>
        <w:rPr>
          <w:rFonts w:hint="cs"/>
          <w:rtl/>
        </w:rPr>
        <w:t>אליהו ישי</w:t>
      </w:r>
      <w:r>
        <w:rPr>
          <w:rFonts w:hint="cs"/>
          <w:rtl/>
        </w:rPr>
        <w:tab/>
      </w:r>
      <w:r>
        <w:rPr>
          <w:rFonts w:hint="cs"/>
          <w:rtl/>
        </w:rPr>
        <w:tab/>
        <w:t>- נגד</w:t>
      </w:r>
    </w:p>
    <w:p w14:paraId="72CE183D" w14:textId="77777777" w:rsidR="00000000" w:rsidRDefault="007C71EE">
      <w:pPr>
        <w:pStyle w:val="a"/>
        <w:rPr>
          <w:rFonts w:hint="cs"/>
          <w:rtl/>
        </w:rPr>
      </w:pPr>
      <w:r>
        <w:rPr>
          <w:rFonts w:hint="cs"/>
          <w:rtl/>
        </w:rPr>
        <w:t>אחמד טיבי</w:t>
      </w:r>
      <w:r>
        <w:rPr>
          <w:rFonts w:hint="cs"/>
          <w:rtl/>
        </w:rPr>
        <w:tab/>
      </w:r>
      <w:r>
        <w:rPr>
          <w:rFonts w:hint="cs"/>
          <w:rtl/>
        </w:rPr>
        <w:tab/>
        <w:t>- אינו נוכח</w:t>
      </w:r>
    </w:p>
    <w:p w14:paraId="6784DF48" w14:textId="77777777" w:rsidR="00000000" w:rsidRDefault="007C71EE">
      <w:pPr>
        <w:pStyle w:val="a"/>
        <w:rPr>
          <w:rFonts w:hint="cs"/>
          <w:rtl/>
        </w:rPr>
      </w:pPr>
      <w:r>
        <w:rPr>
          <w:rFonts w:hint="cs"/>
          <w:rtl/>
        </w:rPr>
        <w:t>איתן כבל</w:t>
      </w:r>
      <w:r>
        <w:rPr>
          <w:rFonts w:hint="cs"/>
          <w:rtl/>
        </w:rPr>
        <w:tab/>
      </w:r>
      <w:r>
        <w:rPr>
          <w:rFonts w:hint="cs"/>
          <w:rtl/>
        </w:rPr>
        <w:tab/>
        <w:t>- אינו נוכח</w:t>
      </w:r>
    </w:p>
    <w:p w14:paraId="6F76C890" w14:textId="77777777" w:rsidR="00000000" w:rsidRDefault="007C71EE">
      <w:pPr>
        <w:pStyle w:val="a"/>
        <w:rPr>
          <w:rFonts w:hint="cs"/>
          <w:rtl/>
        </w:rPr>
      </w:pPr>
      <w:r>
        <w:rPr>
          <w:rFonts w:hint="cs"/>
          <w:rtl/>
        </w:rPr>
        <w:t>אילנה כהן</w:t>
      </w:r>
      <w:r>
        <w:rPr>
          <w:rFonts w:hint="cs"/>
          <w:rtl/>
        </w:rPr>
        <w:tab/>
      </w:r>
      <w:r>
        <w:rPr>
          <w:rFonts w:hint="cs"/>
          <w:rtl/>
        </w:rPr>
        <w:tab/>
        <w:t>- אינה נוכחת</w:t>
      </w:r>
    </w:p>
    <w:p w14:paraId="3AF91C5F" w14:textId="77777777" w:rsidR="00000000" w:rsidRDefault="007C71EE">
      <w:pPr>
        <w:pStyle w:val="a"/>
        <w:rPr>
          <w:rFonts w:hint="cs"/>
          <w:rtl/>
        </w:rPr>
      </w:pPr>
      <w:r>
        <w:rPr>
          <w:rFonts w:hint="cs"/>
          <w:rtl/>
        </w:rPr>
        <w:t>אליעזר כהן</w:t>
      </w:r>
      <w:r>
        <w:rPr>
          <w:rFonts w:hint="cs"/>
          <w:rtl/>
        </w:rPr>
        <w:tab/>
      </w:r>
      <w:r>
        <w:rPr>
          <w:rFonts w:hint="cs"/>
          <w:rtl/>
        </w:rPr>
        <w:tab/>
        <w:t>- אינו נוכח</w:t>
      </w:r>
    </w:p>
    <w:p w14:paraId="01C23D42" w14:textId="77777777" w:rsidR="00000000" w:rsidRDefault="007C71EE">
      <w:pPr>
        <w:pStyle w:val="a"/>
        <w:rPr>
          <w:rFonts w:hint="cs"/>
          <w:rtl/>
        </w:rPr>
      </w:pPr>
      <w:r>
        <w:rPr>
          <w:rFonts w:hint="cs"/>
          <w:rtl/>
        </w:rPr>
        <w:t>אמנון כהן</w:t>
      </w:r>
      <w:r>
        <w:rPr>
          <w:rFonts w:hint="cs"/>
          <w:rtl/>
        </w:rPr>
        <w:tab/>
      </w:r>
      <w:r>
        <w:rPr>
          <w:rFonts w:hint="cs"/>
          <w:rtl/>
        </w:rPr>
        <w:tab/>
        <w:t>- אינו נוכח</w:t>
      </w:r>
    </w:p>
    <w:p w14:paraId="13B4D12A" w14:textId="77777777" w:rsidR="00000000" w:rsidRDefault="007C71EE">
      <w:pPr>
        <w:pStyle w:val="a"/>
        <w:rPr>
          <w:rFonts w:hint="cs"/>
          <w:rtl/>
        </w:rPr>
      </w:pPr>
      <w:r>
        <w:rPr>
          <w:rFonts w:hint="cs"/>
          <w:rtl/>
        </w:rPr>
        <w:t>ציפי לבני</w:t>
      </w:r>
      <w:r>
        <w:rPr>
          <w:rFonts w:hint="cs"/>
          <w:rtl/>
        </w:rPr>
        <w:tab/>
      </w:r>
      <w:r>
        <w:rPr>
          <w:rFonts w:hint="cs"/>
          <w:rtl/>
        </w:rPr>
        <w:tab/>
        <w:t>- אינה נוכחת</w:t>
      </w:r>
    </w:p>
    <w:p w14:paraId="1AC8F6FA" w14:textId="77777777" w:rsidR="00000000" w:rsidRDefault="007C71EE">
      <w:pPr>
        <w:pStyle w:val="a"/>
        <w:rPr>
          <w:rFonts w:hint="cs"/>
          <w:rtl/>
        </w:rPr>
      </w:pPr>
      <w:r>
        <w:rPr>
          <w:rFonts w:hint="cs"/>
          <w:rtl/>
        </w:rPr>
        <w:t>דוד לו</w:t>
      </w:r>
      <w:r>
        <w:rPr>
          <w:rFonts w:hint="cs"/>
          <w:rtl/>
        </w:rPr>
        <w:t>י</w:t>
      </w:r>
      <w:r>
        <w:rPr>
          <w:rFonts w:hint="cs"/>
          <w:rtl/>
        </w:rPr>
        <w:tab/>
      </w:r>
      <w:r>
        <w:rPr>
          <w:rFonts w:hint="cs"/>
          <w:rtl/>
        </w:rPr>
        <w:tab/>
      </w:r>
      <w:r>
        <w:rPr>
          <w:rFonts w:hint="cs"/>
          <w:rtl/>
        </w:rPr>
        <w:tab/>
        <w:t>- אינו נוכח</w:t>
      </w:r>
    </w:p>
    <w:p w14:paraId="2AB7A093" w14:textId="77777777" w:rsidR="00000000" w:rsidRDefault="007C71EE">
      <w:pPr>
        <w:pStyle w:val="a"/>
        <w:rPr>
          <w:rFonts w:hint="cs"/>
          <w:rtl/>
        </w:rPr>
      </w:pPr>
      <w:r>
        <w:rPr>
          <w:rFonts w:hint="cs"/>
          <w:rtl/>
        </w:rPr>
        <w:t>עוזי לנדאו</w:t>
      </w:r>
      <w:r>
        <w:rPr>
          <w:rFonts w:hint="cs"/>
          <w:rtl/>
        </w:rPr>
        <w:tab/>
      </w:r>
      <w:r>
        <w:rPr>
          <w:rFonts w:hint="cs"/>
          <w:rtl/>
        </w:rPr>
        <w:tab/>
        <w:t>- אינו נוכח</w:t>
      </w:r>
    </w:p>
    <w:p w14:paraId="6197F361" w14:textId="77777777" w:rsidR="00000000" w:rsidRDefault="007C71EE">
      <w:pPr>
        <w:pStyle w:val="a"/>
        <w:rPr>
          <w:rFonts w:hint="cs"/>
          <w:rtl/>
        </w:rPr>
      </w:pPr>
      <w:r>
        <w:rPr>
          <w:rFonts w:hint="cs"/>
          <w:rtl/>
        </w:rPr>
        <w:t>מיכאל מלכיאור</w:t>
      </w:r>
      <w:r>
        <w:rPr>
          <w:rFonts w:hint="cs"/>
          <w:rtl/>
        </w:rPr>
        <w:tab/>
      </w:r>
      <w:r>
        <w:rPr>
          <w:rFonts w:hint="cs"/>
          <w:rtl/>
        </w:rPr>
        <w:tab/>
        <w:t>- אינו נוכח</w:t>
      </w:r>
    </w:p>
    <w:p w14:paraId="1D60B11F" w14:textId="77777777" w:rsidR="00000000" w:rsidRDefault="007C71EE">
      <w:pPr>
        <w:pStyle w:val="a"/>
        <w:rPr>
          <w:rFonts w:hint="cs"/>
          <w:rtl/>
        </w:rPr>
      </w:pPr>
      <w:r>
        <w:rPr>
          <w:rFonts w:hint="cs"/>
          <w:rtl/>
        </w:rPr>
        <w:t>יעקב מרגי</w:t>
      </w:r>
      <w:r>
        <w:rPr>
          <w:rFonts w:hint="cs"/>
          <w:rtl/>
        </w:rPr>
        <w:tab/>
      </w:r>
      <w:r>
        <w:rPr>
          <w:rFonts w:hint="cs"/>
          <w:rtl/>
        </w:rPr>
        <w:tab/>
        <w:t>- אינו נוכח</w:t>
      </w:r>
    </w:p>
    <w:p w14:paraId="2177C6C8" w14:textId="77777777" w:rsidR="00000000" w:rsidRDefault="007C71EE">
      <w:pPr>
        <w:pStyle w:val="a"/>
        <w:rPr>
          <w:rFonts w:hint="cs"/>
          <w:rtl/>
        </w:rPr>
      </w:pPr>
      <w:r>
        <w:rPr>
          <w:rFonts w:hint="cs"/>
          <w:rtl/>
        </w:rPr>
        <w:t>יהודית נאות</w:t>
      </w:r>
      <w:r>
        <w:rPr>
          <w:rFonts w:hint="cs"/>
          <w:rtl/>
        </w:rPr>
        <w:tab/>
      </w:r>
      <w:r>
        <w:rPr>
          <w:rFonts w:hint="cs"/>
          <w:rtl/>
        </w:rPr>
        <w:tab/>
        <w:t>- בעד</w:t>
      </w:r>
    </w:p>
    <w:p w14:paraId="0B11BC4E" w14:textId="77777777" w:rsidR="00000000" w:rsidRDefault="007C71EE">
      <w:pPr>
        <w:pStyle w:val="a"/>
        <w:rPr>
          <w:rFonts w:hint="cs"/>
          <w:rtl/>
        </w:rPr>
      </w:pPr>
      <w:r>
        <w:rPr>
          <w:rFonts w:hint="cs"/>
          <w:rtl/>
        </w:rPr>
        <w:t>משולם נהרי</w:t>
      </w:r>
      <w:r>
        <w:rPr>
          <w:rFonts w:hint="cs"/>
          <w:rtl/>
        </w:rPr>
        <w:tab/>
      </w:r>
      <w:r>
        <w:rPr>
          <w:rFonts w:hint="cs"/>
          <w:rtl/>
        </w:rPr>
        <w:tab/>
        <w:t>- אינו נוכח</w:t>
      </w:r>
    </w:p>
    <w:p w14:paraId="4271A10D" w14:textId="77777777" w:rsidR="00000000" w:rsidRDefault="007C71EE">
      <w:pPr>
        <w:pStyle w:val="a"/>
        <w:rPr>
          <w:rFonts w:hint="cs"/>
          <w:rtl/>
        </w:rPr>
      </w:pPr>
      <w:r>
        <w:rPr>
          <w:rFonts w:hint="cs"/>
          <w:rtl/>
        </w:rPr>
        <w:t>בנימין נתניהו</w:t>
      </w:r>
      <w:r>
        <w:rPr>
          <w:rFonts w:hint="cs"/>
          <w:rtl/>
        </w:rPr>
        <w:tab/>
      </w:r>
      <w:r>
        <w:rPr>
          <w:rFonts w:hint="cs"/>
          <w:rtl/>
        </w:rPr>
        <w:tab/>
        <w:t>- אינו נוכח</w:t>
      </w:r>
    </w:p>
    <w:p w14:paraId="1C3C49B7" w14:textId="77777777" w:rsidR="00000000" w:rsidRDefault="007C71EE">
      <w:pPr>
        <w:pStyle w:val="a"/>
        <w:rPr>
          <w:rFonts w:hint="cs"/>
          <w:rtl/>
        </w:rPr>
      </w:pPr>
      <w:r>
        <w:rPr>
          <w:rFonts w:hint="cs"/>
          <w:rtl/>
        </w:rPr>
        <w:t>מרינה סולודקין</w:t>
      </w:r>
      <w:r>
        <w:rPr>
          <w:rFonts w:hint="cs"/>
          <w:rtl/>
        </w:rPr>
        <w:tab/>
      </w:r>
      <w:r>
        <w:rPr>
          <w:rFonts w:hint="cs"/>
          <w:rtl/>
        </w:rPr>
        <w:tab/>
        <w:t>- אינה נוכחת</w:t>
      </w:r>
    </w:p>
    <w:p w14:paraId="4FE4AABA" w14:textId="77777777" w:rsidR="00000000" w:rsidRDefault="007C71EE">
      <w:pPr>
        <w:pStyle w:val="a"/>
        <w:rPr>
          <w:rFonts w:hint="cs"/>
          <w:rtl/>
        </w:rPr>
      </w:pPr>
      <w:r>
        <w:rPr>
          <w:rFonts w:hint="cs"/>
          <w:rtl/>
        </w:rPr>
        <w:t>אופיר פינס-פז</w:t>
      </w:r>
      <w:r>
        <w:rPr>
          <w:rFonts w:hint="cs"/>
          <w:rtl/>
        </w:rPr>
        <w:tab/>
      </w:r>
      <w:r>
        <w:rPr>
          <w:rFonts w:hint="cs"/>
          <w:rtl/>
        </w:rPr>
        <w:tab/>
        <w:t>- אינו נוכח</w:t>
      </w:r>
    </w:p>
    <w:p w14:paraId="127672B9" w14:textId="77777777" w:rsidR="00000000" w:rsidRDefault="007C71EE">
      <w:pPr>
        <w:pStyle w:val="a"/>
        <w:rPr>
          <w:rFonts w:hint="cs"/>
          <w:rtl/>
        </w:rPr>
      </w:pPr>
      <w:r>
        <w:rPr>
          <w:rFonts w:hint="cs"/>
          <w:rtl/>
        </w:rPr>
        <w:t>מאיר פרוש</w:t>
      </w:r>
      <w:r>
        <w:rPr>
          <w:rFonts w:hint="cs"/>
          <w:rtl/>
        </w:rPr>
        <w:tab/>
      </w:r>
      <w:r>
        <w:rPr>
          <w:rFonts w:hint="cs"/>
          <w:rtl/>
        </w:rPr>
        <w:tab/>
        <w:t>- נגד</w:t>
      </w:r>
    </w:p>
    <w:p w14:paraId="651BCBD1" w14:textId="77777777" w:rsidR="00000000" w:rsidRDefault="007C71EE">
      <w:pPr>
        <w:pStyle w:val="a"/>
        <w:rPr>
          <w:rFonts w:hint="cs"/>
          <w:rtl/>
        </w:rPr>
      </w:pPr>
      <w:r>
        <w:rPr>
          <w:rFonts w:hint="cs"/>
          <w:rtl/>
        </w:rPr>
        <w:t>שמעון פרס</w:t>
      </w:r>
      <w:r>
        <w:rPr>
          <w:rFonts w:hint="cs"/>
          <w:rtl/>
        </w:rPr>
        <w:tab/>
      </w:r>
      <w:r>
        <w:rPr>
          <w:rFonts w:hint="cs"/>
          <w:rtl/>
        </w:rPr>
        <w:tab/>
        <w:t>- אינו נוכח</w:t>
      </w:r>
    </w:p>
    <w:p w14:paraId="7666FBFF" w14:textId="77777777" w:rsidR="00000000" w:rsidRDefault="007C71EE">
      <w:pPr>
        <w:pStyle w:val="a"/>
        <w:rPr>
          <w:rFonts w:hint="cs"/>
          <w:rtl/>
        </w:rPr>
      </w:pPr>
      <w:r>
        <w:rPr>
          <w:rFonts w:hint="cs"/>
          <w:rtl/>
        </w:rPr>
        <w:t>עמיר פרץ</w:t>
      </w:r>
      <w:r>
        <w:rPr>
          <w:rFonts w:hint="cs"/>
          <w:rtl/>
        </w:rPr>
        <w:tab/>
      </w:r>
      <w:r>
        <w:rPr>
          <w:rFonts w:hint="cs"/>
          <w:rtl/>
        </w:rPr>
        <w:tab/>
        <w:t>- אינו נוכח</w:t>
      </w:r>
    </w:p>
    <w:p w14:paraId="67DE5521" w14:textId="77777777" w:rsidR="00000000" w:rsidRDefault="007C71EE">
      <w:pPr>
        <w:pStyle w:val="a"/>
        <w:rPr>
          <w:rFonts w:hint="cs"/>
          <w:rtl/>
        </w:rPr>
      </w:pPr>
      <w:r>
        <w:rPr>
          <w:rFonts w:hint="cs"/>
          <w:rtl/>
        </w:rPr>
        <w:t>איוב קרא</w:t>
      </w:r>
      <w:r>
        <w:rPr>
          <w:rFonts w:hint="cs"/>
          <w:rtl/>
        </w:rPr>
        <w:tab/>
      </w:r>
      <w:r>
        <w:rPr>
          <w:rFonts w:hint="cs"/>
          <w:rtl/>
        </w:rPr>
        <w:tab/>
        <w:t>- בעד</w:t>
      </w:r>
    </w:p>
    <w:p w14:paraId="5774B79E" w14:textId="77777777" w:rsidR="00000000" w:rsidRDefault="007C71EE">
      <w:pPr>
        <w:pStyle w:val="a"/>
        <w:rPr>
          <w:rFonts w:hint="cs"/>
          <w:rtl/>
        </w:rPr>
      </w:pPr>
      <w:r>
        <w:rPr>
          <w:rFonts w:hint="cs"/>
          <w:rtl/>
        </w:rPr>
        <w:t>אברהם רביץ</w:t>
      </w:r>
      <w:r>
        <w:rPr>
          <w:rFonts w:hint="cs"/>
          <w:rtl/>
        </w:rPr>
        <w:tab/>
      </w:r>
      <w:r>
        <w:rPr>
          <w:rFonts w:hint="cs"/>
          <w:rtl/>
        </w:rPr>
        <w:tab/>
        <w:t>- אינו נוכח</w:t>
      </w:r>
    </w:p>
    <w:p w14:paraId="33B50011" w14:textId="77777777" w:rsidR="00000000" w:rsidRDefault="007C71EE">
      <w:pPr>
        <w:pStyle w:val="a"/>
        <w:rPr>
          <w:rFonts w:hint="cs"/>
          <w:rtl/>
        </w:rPr>
      </w:pPr>
      <w:r>
        <w:rPr>
          <w:rFonts w:hint="cs"/>
          <w:rtl/>
        </w:rPr>
        <w:t>יובל שטייניץ</w:t>
      </w:r>
      <w:r>
        <w:rPr>
          <w:rFonts w:hint="cs"/>
          <w:rtl/>
        </w:rPr>
        <w:tab/>
      </w:r>
      <w:r>
        <w:rPr>
          <w:rFonts w:hint="cs"/>
          <w:rtl/>
        </w:rPr>
        <w:tab/>
        <w:t>- אינו נוכח</w:t>
      </w:r>
    </w:p>
    <w:p w14:paraId="41D05395" w14:textId="77777777" w:rsidR="00000000" w:rsidRDefault="007C71EE">
      <w:pPr>
        <w:pStyle w:val="a"/>
        <w:ind w:firstLine="0"/>
        <w:rPr>
          <w:rFonts w:hint="cs"/>
          <w:rtl/>
        </w:rPr>
      </w:pPr>
    </w:p>
    <w:p w14:paraId="702358F0" w14:textId="77777777" w:rsidR="00000000" w:rsidRDefault="007C71EE">
      <w:pPr>
        <w:pStyle w:val="a"/>
        <w:ind w:firstLine="0"/>
        <w:rPr>
          <w:rFonts w:hint="cs"/>
          <w:rtl/>
        </w:rPr>
      </w:pPr>
      <w:r>
        <w:rPr>
          <w:rFonts w:hint="cs"/>
          <w:rtl/>
        </w:rPr>
        <w:tab/>
        <w:t xml:space="preserve">האם יש מישהו באולם שלא הצביע? </w:t>
      </w:r>
      <w:r>
        <w:rPr>
          <w:rtl/>
        </w:rPr>
        <w:t>–</w:t>
      </w:r>
      <w:r>
        <w:rPr>
          <w:rFonts w:hint="cs"/>
          <w:rtl/>
        </w:rPr>
        <w:t xml:space="preserve"> אין. תודה רבה.</w:t>
      </w:r>
    </w:p>
    <w:p w14:paraId="1717D8EA" w14:textId="77777777" w:rsidR="00000000" w:rsidRDefault="007C71EE">
      <w:pPr>
        <w:pStyle w:val="a"/>
        <w:ind w:firstLine="0"/>
        <w:rPr>
          <w:rFonts w:hint="cs"/>
          <w:rtl/>
        </w:rPr>
      </w:pPr>
    </w:p>
    <w:p w14:paraId="08E947E0" w14:textId="77777777" w:rsidR="00000000" w:rsidRDefault="007C71EE">
      <w:pPr>
        <w:pStyle w:val="ad"/>
        <w:rPr>
          <w:rtl/>
        </w:rPr>
      </w:pPr>
      <w:r>
        <w:rPr>
          <w:rtl/>
        </w:rPr>
        <w:t>היו"ר ראובן ריבלין:</w:t>
      </w:r>
    </w:p>
    <w:p w14:paraId="78771F0F" w14:textId="77777777" w:rsidR="00000000" w:rsidRDefault="007C71EE">
      <w:pPr>
        <w:pStyle w:val="a"/>
        <w:rPr>
          <w:rtl/>
        </w:rPr>
      </w:pPr>
    </w:p>
    <w:p w14:paraId="0CEF759E" w14:textId="77777777" w:rsidR="00000000" w:rsidRDefault="007C71EE">
      <w:pPr>
        <w:pStyle w:val="a"/>
        <w:rPr>
          <w:rFonts w:hint="cs"/>
          <w:rtl/>
        </w:rPr>
      </w:pPr>
      <w:r>
        <w:rPr>
          <w:rFonts w:hint="cs"/>
          <w:rtl/>
        </w:rPr>
        <w:t>נא להביא לי את התוצאות.</w:t>
      </w:r>
    </w:p>
    <w:p w14:paraId="597FE8EB" w14:textId="77777777" w:rsidR="00000000" w:rsidRDefault="007C71EE">
      <w:pPr>
        <w:pStyle w:val="a"/>
        <w:rPr>
          <w:rFonts w:hint="cs"/>
          <w:rtl/>
        </w:rPr>
      </w:pPr>
    </w:p>
    <w:p w14:paraId="1B1753E5" w14:textId="77777777" w:rsidR="00000000" w:rsidRDefault="007C71EE">
      <w:pPr>
        <w:pStyle w:val="a"/>
        <w:rPr>
          <w:rFonts w:hint="cs"/>
          <w:rtl/>
        </w:rPr>
      </w:pPr>
      <w:r>
        <w:rPr>
          <w:rFonts w:hint="cs"/>
          <w:rtl/>
        </w:rPr>
        <w:t>חבר הכנסת בורג, תיכף אקרא את התוצאות. אני רוצה להפנות את תשומת לבך לכך ש</w:t>
      </w:r>
      <w:r>
        <w:rPr>
          <w:rFonts w:hint="cs"/>
          <w:rtl/>
        </w:rPr>
        <w:t>להערכתי יותר מ=30% מחברי הכנסת אפילו לא מצאו לנכון להשתתף בהצבעה, ורבים מהם מהאופוזיציה. לכן אני מבקש מאדוני להביא בחשבון, שאם אדם רוצה להשאיר את הכנסת פה, יימצא פה גם הוא. הוא לא ישאיר את הכנסת פה וילך.</w:t>
      </w:r>
    </w:p>
    <w:p w14:paraId="68FA2778" w14:textId="77777777" w:rsidR="00000000" w:rsidRDefault="007C71EE">
      <w:pPr>
        <w:pStyle w:val="a"/>
        <w:rPr>
          <w:rFonts w:hint="cs"/>
          <w:rtl/>
        </w:rPr>
      </w:pPr>
    </w:p>
    <w:p w14:paraId="5FC91809" w14:textId="77777777" w:rsidR="00000000" w:rsidRDefault="007C71EE">
      <w:pPr>
        <w:pStyle w:val="ac"/>
        <w:rPr>
          <w:rtl/>
        </w:rPr>
      </w:pPr>
      <w:r>
        <w:rPr>
          <w:rFonts w:hint="eastAsia"/>
          <w:rtl/>
        </w:rPr>
        <w:t>אברהם</w:t>
      </w:r>
      <w:r>
        <w:rPr>
          <w:rtl/>
        </w:rPr>
        <w:t xml:space="preserve"> בורג (העבודה-מימד):</w:t>
      </w:r>
    </w:p>
    <w:p w14:paraId="40ABEB42" w14:textId="77777777" w:rsidR="00000000" w:rsidRDefault="007C71EE">
      <w:pPr>
        <w:pStyle w:val="a"/>
        <w:rPr>
          <w:rFonts w:hint="cs"/>
          <w:rtl/>
        </w:rPr>
      </w:pPr>
    </w:p>
    <w:p w14:paraId="1E6D2296" w14:textId="77777777" w:rsidR="00000000" w:rsidRDefault="007C71EE">
      <w:pPr>
        <w:pStyle w:val="a"/>
        <w:rPr>
          <w:rFonts w:hint="cs"/>
          <w:rtl/>
        </w:rPr>
      </w:pPr>
      <w:r>
        <w:rPr>
          <w:rFonts w:hint="cs"/>
          <w:rtl/>
        </w:rPr>
        <w:t>אני יכול להשיב?</w:t>
      </w:r>
    </w:p>
    <w:p w14:paraId="5BD4A5A3" w14:textId="77777777" w:rsidR="00000000" w:rsidRDefault="007C71EE">
      <w:pPr>
        <w:pStyle w:val="a"/>
        <w:ind w:firstLine="0"/>
        <w:rPr>
          <w:rFonts w:hint="cs"/>
          <w:rtl/>
        </w:rPr>
      </w:pPr>
    </w:p>
    <w:p w14:paraId="07E3538E" w14:textId="77777777" w:rsidR="00000000" w:rsidRDefault="007C71EE">
      <w:pPr>
        <w:pStyle w:val="ad"/>
        <w:rPr>
          <w:rtl/>
        </w:rPr>
      </w:pPr>
      <w:r>
        <w:rPr>
          <w:rtl/>
        </w:rPr>
        <w:t>היו"ר ר</w:t>
      </w:r>
      <w:r>
        <w:rPr>
          <w:rtl/>
        </w:rPr>
        <w:t>אובן ריבלין:</w:t>
      </w:r>
    </w:p>
    <w:p w14:paraId="3709334C" w14:textId="77777777" w:rsidR="00000000" w:rsidRDefault="007C71EE">
      <w:pPr>
        <w:pStyle w:val="a"/>
        <w:rPr>
          <w:rtl/>
        </w:rPr>
      </w:pPr>
    </w:p>
    <w:p w14:paraId="7701B3BD" w14:textId="77777777" w:rsidR="00000000" w:rsidRDefault="007C71EE">
      <w:pPr>
        <w:pStyle w:val="a"/>
        <w:rPr>
          <w:rFonts w:hint="cs"/>
          <w:rtl/>
        </w:rPr>
      </w:pPr>
      <w:r>
        <w:rPr>
          <w:rFonts w:hint="cs"/>
          <w:rtl/>
        </w:rPr>
        <w:t>בוודאי. הרי אנחנו בינתיים בהליך ההצבעה.</w:t>
      </w:r>
    </w:p>
    <w:p w14:paraId="17593E4B" w14:textId="77777777" w:rsidR="00000000" w:rsidRDefault="007C71EE">
      <w:pPr>
        <w:pStyle w:val="a"/>
        <w:ind w:firstLine="0"/>
        <w:rPr>
          <w:rFonts w:hint="cs"/>
          <w:rtl/>
        </w:rPr>
      </w:pPr>
    </w:p>
    <w:p w14:paraId="55B7749F" w14:textId="77777777" w:rsidR="00000000" w:rsidRDefault="007C71EE">
      <w:pPr>
        <w:pStyle w:val="Speaker"/>
        <w:rPr>
          <w:rtl/>
        </w:rPr>
      </w:pPr>
      <w:bookmarkStart w:id="2507" w:name="FS000000434T28_05_2003_17_47_37"/>
      <w:bookmarkEnd w:id="2507"/>
      <w:r>
        <w:rPr>
          <w:rFonts w:hint="eastAsia"/>
          <w:rtl/>
        </w:rPr>
        <w:t>אברהם</w:t>
      </w:r>
      <w:r>
        <w:rPr>
          <w:rtl/>
        </w:rPr>
        <w:t xml:space="preserve"> בורג (העבודה-מימד):</w:t>
      </w:r>
    </w:p>
    <w:p w14:paraId="7A01EC7F" w14:textId="77777777" w:rsidR="00000000" w:rsidRDefault="007C71EE">
      <w:pPr>
        <w:pStyle w:val="a"/>
        <w:rPr>
          <w:rFonts w:hint="cs"/>
          <w:rtl/>
        </w:rPr>
      </w:pPr>
    </w:p>
    <w:p w14:paraId="36DAC431" w14:textId="77777777" w:rsidR="00000000" w:rsidRDefault="007C71EE">
      <w:pPr>
        <w:pStyle w:val="a"/>
        <w:rPr>
          <w:rFonts w:hint="cs"/>
          <w:rtl/>
        </w:rPr>
      </w:pPr>
      <w:r>
        <w:rPr>
          <w:rFonts w:hint="cs"/>
          <w:rtl/>
        </w:rPr>
        <w:t>אדוני היושב-ראש, הרבה שנים אנחנו חולקים בינינו את הסוגיה הזאת. אני שותף לכך שמי שמציע צריך להיות באולם וכו'. דא עקא, היו דברים מעולם, גם תחת הנהגתך כיושב-ראש האופוזיציה, שהוג</w:t>
      </w:r>
      <w:r>
        <w:rPr>
          <w:rFonts w:hint="cs"/>
          <w:rtl/>
        </w:rPr>
        <w:t xml:space="preserve">שו הצבעות שמיות, והיושב-ראש </w:t>
      </w:r>
      <w:r>
        <w:rPr>
          <w:rtl/>
        </w:rPr>
        <w:t>–</w:t>
      </w:r>
      <w:r>
        <w:rPr>
          <w:rFonts w:hint="cs"/>
          <w:rtl/>
        </w:rPr>
        <w:t xml:space="preserve"> במקרה הזה אני </w:t>
      </w:r>
      <w:r>
        <w:rPr>
          <w:rtl/>
        </w:rPr>
        <w:t>–</w:t>
      </w:r>
      <w:r>
        <w:rPr>
          <w:rFonts w:hint="cs"/>
          <w:rtl/>
        </w:rPr>
        <w:t xml:space="preserve"> אמר: ההצבעה השמית היא כלי יתר על כלי ההצבעה, ולכן קורים דברים כאלה. אני מציע לאדוני, אם הדבר באמת מטריד את אדוני, בוא נגיש יחד הצעה לתיקון התקנון בנושא הזה.</w:t>
      </w:r>
    </w:p>
    <w:p w14:paraId="01A54F9D" w14:textId="77777777" w:rsidR="00000000" w:rsidRDefault="007C71EE">
      <w:pPr>
        <w:pStyle w:val="a"/>
        <w:ind w:firstLine="0"/>
        <w:rPr>
          <w:rFonts w:hint="cs"/>
          <w:rtl/>
        </w:rPr>
      </w:pPr>
    </w:p>
    <w:p w14:paraId="3DEBFC46" w14:textId="77777777" w:rsidR="00000000" w:rsidRDefault="007C71EE">
      <w:pPr>
        <w:pStyle w:val="ad"/>
        <w:rPr>
          <w:rtl/>
        </w:rPr>
      </w:pPr>
      <w:r>
        <w:rPr>
          <w:rtl/>
        </w:rPr>
        <w:t>היו"ר ראובן ריבלין:</w:t>
      </w:r>
    </w:p>
    <w:p w14:paraId="2139D2CA" w14:textId="77777777" w:rsidR="00000000" w:rsidRDefault="007C71EE">
      <w:pPr>
        <w:pStyle w:val="a"/>
        <w:rPr>
          <w:rtl/>
        </w:rPr>
      </w:pPr>
    </w:p>
    <w:p w14:paraId="425847A7" w14:textId="77777777" w:rsidR="00000000" w:rsidRDefault="007C71EE">
      <w:pPr>
        <w:pStyle w:val="a"/>
        <w:rPr>
          <w:rFonts w:hint="cs"/>
          <w:rtl/>
        </w:rPr>
      </w:pPr>
      <w:r>
        <w:rPr>
          <w:rFonts w:hint="cs"/>
          <w:rtl/>
        </w:rPr>
        <w:t>אדוני יזכור שהוא השאיר לי שיקול</w:t>
      </w:r>
      <w:r>
        <w:rPr>
          <w:rFonts w:hint="cs"/>
          <w:rtl/>
        </w:rPr>
        <w:t xml:space="preserve"> דעת, ובשיקול דעתי אני צריך לבוא ולבחון את כל הסוגיות, ולא רק את העובדה שבתקנון. </w:t>
      </w:r>
    </w:p>
    <w:p w14:paraId="4FC1BB51" w14:textId="77777777" w:rsidR="00000000" w:rsidRDefault="007C71EE">
      <w:pPr>
        <w:pStyle w:val="a"/>
        <w:ind w:firstLine="0"/>
        <w:rPr>
          <w:rFonts w:hint="cs"/>
          <w:rtl/>
        </w:rPr>
      </w:pPr>
    </w:p>
    <w:p w14:paraId="563BF09C" w14:textId="77777777" w:rsidR="00000000" w:rsidRDefault="007C71EE">
      <w:pPr>
        <w:pStyle w:val="SpeakerCon"/>
        <w:rPr>
          <w:rtl/>
        </w:rPr>
      </w:pPr>
      <w:bookmarkStart w:id="2508" w:name="FS000000434T28_05_2003_17_49_05C"/>
      <w:bookmarkEnd w:id="2508"/>
      <w:r>
        <w:rPr>
          <w:rtl/>
        </w:rPr>
        <w:t>אברהם בורג (העבודה-מימד):</w:t>
      </w:r>
    </w:p>
    <w:p w14:paraId="548A76E0" w14:textId="77777777" w:rsidR="00000000" w:rsidRDefault="007C71EE">
      <w:pPr>
        <w:pStyle w:val="a"/>
        <w:rPr>
          <w:rtl/>
        </w:rPr>
      </w:pPr>
    </w:p>
    <w:p w14:paraId="5EFF3FEC" w14:textId="77777777" w:rsidR="00000000" w:rsidRDefault="007C71EE">
      <w:pPr>
        <w:pStyle w:val="a"/>
        <w:rPr>
          <w:rFonts w:hint="cs"/>
          <w:rtl/>
        </w:rPr>
      </w:pPr>
      <w:r>
        <w:rPr>
          <w:rFonts w:hint="cs"/>
          <w:rtl/>
        </w:rPr>
        <w:t>מה שאדוני יעשה יהיה מקובל עלי גם תחת מחאה.</w:t>
      </w:r>
    </w:p>
    <w:p w14:paraId="014424B1" w14:textId="77777777" w:rsidR="00000000" w:rsidRDefault="007C71EE">
      <w:pPr>
        <w:pStyle w:val="a"/>
        <w:ind w:firstLine="0"/>
        <w:rPr>
          <w:rFonts w:hint="cs"/>
          <w:rtl/>
        </w:rPr>
      </w:pPr>
    </w:p>
    <w:p w14:paraId="2E40599E" w14:textId="77777777" w:rsidR="00000000" w:rsidRDefault="007C71EE">
      <w:pPr>
        <w:pStyle w:val="ad"/>
        <w:rPr>
          <w:rtl/>
        </w:rPr>
      </w:pPr>
      <w:r>
        <w:rPr>
          <w:rtl/>
        </w:rPr>
        <w:t>היו"ר ראובן ריבלין:</w:t>
      </w:r>
    </w:p>
    <w:p w14:paraId="75BAC888" w14:textId="77777777" w:rsidR="00000000" w:rsidRDefault="007C71EE">
      <w:pPr>
        <w:pStyle w:val="a"/>
        <w:rPr>
          <w:rtl/>
        </w:rPr>
      </w:pPr>
    </w:p>
    <w:p w14:paraId="19ABEF59" w14:textId="77777777" w:rsidR="00000000" w:rsidRDefault="007C71EE">
      <w:pPr>
        <w:pStyle w:val="a"/>
        <w:rPr>
          <w:rFonts w:hint="cs"/>
          <w:rtl/>
        </w:rPr>
      </w:pPr>
      <w:r>
        <w:rPr>
          <w:rFonts w:hint="cs"/>
          <w:rtl/>
        </w:rPr>
        <w:t>זה ברור. אני רק מפנה את תשומת לבך. כמובן, המחאה יכולה להיות מחאה. אולם אתם השארתם</w:t>
      </w:r>
      <w:r>
        <w:rPr>
          <w:rFonts w:hint="cs"/>
          <w:rtl/>
        </w:rPr>
        <w:t xml:space="preserve"> זאת לשיקול דעתי. צריך לקחת את מכלול שיקול הדעת. לא יהיה מצב שאדם יבקש לערוך הצבעה שמית לצורך נושא דיוני ורצון להשיג הישג נוסף, בלי שהוא יהיה נוכח.</w:t>
      </w:r>
    </w:p>
    <w:p w14:paraId="7409F4C8" w14:textId="77777777" w:rsidR="00000000" w:rsidRDefault="007C71EE">
      <w:pPr>
        <w:pStyle w:val="a"/>
        <w:rPr>
          <w:rFonts w:hint="cs"/>
          <w:rtl/>
        </w:rPr>
      </w:pPr>
    </w:p>
    <w:p w14:paraId="3D00997D" w14:textId="77777777" w:rsidR="00000000" w:rsidRDefault="007C71EE">
      <w:pPr>
        <w:pStyle w:val="a"/>
        <w:rPr>
          <w:color w:val="0000FF"/>
          <w:szCs w:val="28"/>
          <w:rtl/>
        </w:rPr>
      </w:pPr>
    </w:p>
    <w:p w14:paraId="5B0D1B90" w14:textId="77777777" w:rsidR="00000000" w:rsidRDefault="007C71EE">
      <w:pPr>
        <w:pStyle w:val="ac"/>
        <w:rPr>
          <w:rtl/>
        </w:rPr>
      </w:pPr>
      <w:r>
        <w:rPr>
          <w:rtl/>
        </w:rPr>
        <w:t>אברהם בורג (העבודה-מימד):</w:t>
      </w:r>
    </w:p>
    <w:p w14:paraId="20E74446" w14:textId="77777777" w:rsidR="00000000" w:rsidRDefault="007C71EE">
      <w:pPr>
        <w:pStyle w:val="a"/>
        <w:rPr>
          <w:rtl/>
        </w:rPr>
      </w:pPr>
    </w:p>
    <w:p w14:paraId="6332E68D" w14:textId="77777777" w:rsidR="00000000" w:rsidRDefault="007C71EE">
      <w:pPr>
        <w:pStyle w:val="a"/>
        <w:rPr>
          <w:rFonts w:hint="cs"/>
          <w:rtl/>
        </w:rPr>
      </w:pPr>
      <w:r>
        <w:rPr>
          <w:rFonts w:hint="cs"/>
          <w:rtl/>
        </w:rPr>
        <w:t>אדוני, דבר אחד לתשומת לבך. לא מעט מחברי הכנסת יצאו על-ידי קיזוז לתפילת מנחה, וא</w:t>
      </w:r>
      <w:r>
        <w:rPr>
          <w:rFonts w:hint="cs"/>
          <w:rtl/>
        </w:rPr>
        <w:t xml:space="preserve">לה שני אנשים על מקום אחד; חלקם הלכו להפגנה שמתקיימת עכשיו בחוץ. </w:t>
      </w:r>
    </w:p>
    <w:p w14:paraId="32C3A71C" w14:textId="77777777" w:rsidR="00000000" w:rsidRDefault="007C71EE">
      <w:pPr>
        <w:pStyle w:val="a"/>
        <w:rPr>
          <w:rFonts w:hint="cs"/>
          <w:rtl/>
        </w:rPr>
      </w:pPr>
    </w:p>
    <w:p w14:paraId="16EEA8A1" w14:textId="77777777" w:rsidR="00000000" w:rsidRDefault="007C71EE">
      <w:pPr>
        <w:pStyle w:val="ad"/>
        <w:rPr>
          <w:rtl/>
        </w:rPr>
      </w:pPr>
      <w:r>
        <w:rPr>
          <w:rtl/>
        </w:rPr>
        <w:t>היו"ר ראובן ריבלין:</w:t>
      </w:r>
    </w:p>
    <w:p w14:paraId="5CC7D897" w14:textId="77777777" w:rsidR="00000000" w:rsidRDefault="007C71EE">
      <w:pPr>
        <w:pStyle w:val="a"/>
        <w:rPr>
          <w:rtl/>
        </w:rPr>
      </w:pPr>
    </w:p>
    <w:p w14:paraId="79CD0A38" w14:textId="77777777" w:rsidR="00000000" w:rsidRDefault="007C71EE">
      <w:pPr>
        <w:pStyle w:val="a"/>
        <w:rPr>
          <w:rFonts w:hint="cs"/>
          <w:rtl/>
        </w:rPr>
      </w:pPr>
      <w:r>
        <w:rPr>
          <w:rFonts w:hint="cs"/>
          <w:rtl/>
        </w:rPr>
        <w:t>ובכן, רבותי חברי הכנסת, 55 בעד, 39 נגד, השאר יצאו לתפילת מנחה, אין נמנעים. אני קובע - - -</w:t>
      </w:r>
    </w:p>
    <w:p w14:paraId="4A0DFFBA" w14:textId="77777777" w:rsidR="00000000" w:rsidRDefault="007C71EE">
      <w:pPr>
        <w:pStyle w:val="a"/>
        <w:rPr>
          <w:rFonts w:hint="cs"/>
          <w:rtl/>
        </w:rPr>
      </w:pPr>
    </w:p>
    <w:p w14:paraId="1618664E" w14:textId="77777777" w:rsidR="00000000" w:rsidRDefault="007C71EE">
      <w:pPr>
        <w:pStyle w:val="ac"/>
        <w:rPr>
          <w:rtl/>
        </w:rPr>
      </w:pPr>
      <w:r>
        <w:rPr>
          <w:rFonts w:hint="eastAsia"/>
          <w:rtl/>
        </w:rPr>
        <w:t>קריאות</w:t>
      </w:r>
      <w:r>
        <w:rPr>
          <w:rtl/>
        </w:rPr>
        <w:t>:</w:t>
      </w:r>
    </w:p>
    <w:p w14:paraId="411968BF" w14:textId="77777777" w:rsidR="00000000" w:rsidRDefault="007C71EE">
      <w:pPr>
        <w:pStyle w:val="a"/>
        <w:rPr>
          <w:rFonts w:hint="cs"/>
          <w:rtl/>
        </w:rPr>
      </w:pPr>
    </w:p>
    <w:p w14:paraId="06D439E3" w14:textId="77777777" w:rsidR="00000000" w:rsidRDefault="007C71EE">
      <w:pPr>
        <w:pStyle w:val="a"/>
        <w:rPr>
          <w:rFonts w:hint="cs"/>
          <w:rtl/>
        </w:rPr>
      </w:pPr>
      <w:r>
        <w:rPr>
          <w:rFonts w:hint="cs"/>
          <w:rtl/>
        </w:rPr>
        <w:t>לא, לא. הלכו לאכול.</w:t>
      </w:r>
    </w:p>
    <w:p w14:paraId="16BD6C6B" w14:textId="77777777" w:rsidR="00000000" w:rsidRDefault="007C71EE">
      <w:pPr>
        <w:pStyle w:val="a"/>
        <w:rPr>
          <w:rFonts w:hint="cs"/>
          <w:rtl/>
        </w:rPr>
      </w:pPr>
    </w:p>
    <w:p w14:paraId="7BF50C20" w14:textId="77777777" w:rsidR="00000000" w:rsidRDefault="007C71EE">
      <w:pPr>
        <w:pStyle w:val="ac"/>
        <w:rPr>
          <w:rtl/>
        </w:rPr>
      </w:pPr>
      <w:r>
        <w:rPr>
          <w:rFonts w:hint="eastAsia"/>
          <w:rtl/>
        </w:rPr>
        <w:t>אברהם</w:t>
      </w:r>
      <w:r>
        <w:rPr>
          <w:rtl/>
        </w:rPr>
        <w:t xml:space="preserve"> בורג (העבודה-מימד):</w:t>
      </w:r>
    </w:p>
    <w:p w14:paraId="02DF1DDE" w14:textId="77777777" w:rsidR="00000000" w:rsidRDefault="007C71EE">
      <w:pPr>
        <w:pStyle w:val="a"/>
        <w:rPr>
          <w:rFonts w:hint="cs"/>
          <w:rtl/>
        </w:rPr>
      </w:pPr>
    </w:p>
    <w:p w14:paraId="4489730A" w14:textId="77777777" w:rsidR="00000000" w:rsidRDefault="007C71EE">
      <w:pPr>
        <w:pStyle w:val="a"/>
        <w:ind w:firstLine="0"/>
        <w:rPr>
          <w:rFonts w:hint="cs"/>
          <w:rtl/>
        </w:rPr>
      </w:pPr>
      <w:r>
        <w:rPr>
          <w:rFonts w:hint="cs"/>
          <w:rtl/>
        </w:rPr>
        <w:tab/>
        <w:t>- - -</w:t>
      </w:r>
    </w:p>
    <w:p w14:paraId="680F129C" w14:textId="77777777" w:rsidR="00000000" w:rsidRDefault="007C71EE">
      <w:pPr>
        <w:pStyle w:val="a"/>
        <w:rPr>
          <w:rFonts w:hint="cs"/>
          <w:rtl/>
        </w:rPr>
      </w:pPr>
    </w:p>
    <w:p w14:paraId="2549E28F" w14:textId="77777777" w:rsidR="00000000" w:rsidRDefault="007C71EE">
      <w:pPr>
        <w:pStyle w:val="ad"/>
        <w:rPr>
          <w:rtl/>
        </w:rPr>
      </w:pPr>
      <w:r>
        <w:rPr>
          <w:rtl/>
        </w:rPr>
        <w:t>היו"ר ראובן ר</w:t>
      </w:r>
      <w:r>
        <w:rPr>
          <w:rtl/>
        </w:rPr>
        <w:t>יבלין:</w:t>
      </w:r>
    </w:p>
    <w:p w14:paraId="1E855368" w14:textId="77777777" w:rsidR="00000000" w:rsidRDefault="007C71EE">
      <w:pPr>
        <w:pStyle w:val="a"/>
        <w:rPr>
          <w:rtl/>
        </w:rPr>
      </w:pPr>
    </w:p>
    <w:p w14:paraId="7BDD6CE2" w14:textId="77777777" w:rsidR="00000000" w:rsidRDefault="007C71EE">
      <w:pPr>
        <w:pStyle w:val="a"/>
        <w:rPr>
          <w:rFonts w:hint="cs"/>
          <w:rtl/>
        </w:rPr>
      </w:pPr>
      <w:r>
        <w:rPr>
          <w:rFonts w:hint="cs"/>
          <w:rtl/>
        </w:rPr>
        <w:t xml:space="preserve">לא, 39 מהאופוזיציה. </w:t>
      </w:r>
    </w:p>
    <w:p w14:paraId="78A70B77" w14:textId="77777777" w:rsidR="00000000" w:rsidRDefault="007C71EE">
      <w:pPr>
        <w:pStyle w:val="a"/>
        <w:rPr>
          <w:rFonts w:hint="cs"/>
          <w:rtl/>
        </w:rPr>
      </w:pPr>
    </w:p>
    <w:p w14:paraId="3B6FCDB1" w14:textId="77777777" w:rsidR="00000000" w:rsidRDefault="007C71EE">
      <w:pPr>
        <w:pStyle w:val="a"/>
        <w:rPr>
          <w:rFonts w:hint="cs"/>
          <w:rtl/>
        </w:rPr>
      </w:pPr>
      <w:r>
        <w:rPr>
          <w:rFonts w:hint="cs"/>
          <w:rtl/>
        </w:rPr>
        <w:t xml:space="preserve">רבותי חברי הכנסת, 55 בעד, 39 נגד, וואני קובע שסעיף 3 על כל מרכיביו עבר לפי הצעת הוועדה. הרי לא נתקבלה אף הסתייגות. </w:t>
      </w:r>
    </w:p>
    <w:p w14:paraId="4B32C3B6" w14:textId="77777777" w:rsidR="00000000" w:rsidRDefault="007C71EE">
      <w:pPr>
        <w:pStyle w:val="a"/>
        <w:rPr>
          <w:rFonts w:hint="cs"/>
          <w:rtl/>
        </w:rPr>
      </w:pPr>
    </w:p>
    <w:p w14:paraId="758AF0BC" w14:textId="77777777" w:rsidR="00000000" w:rsidRDefault="007C71EE">
      <w:pPr>
        <w:pStyle w:val="a"/>
        <w:rPr>
          <w:rFonts w:hint="cs"/>
          <w:rtl/>
        </w:rPr>
      </w:pPr>
      <w:r>
        <w:rPr>
          <w:rFonts w:hint="cs"/>
          <w:rtl/>
        </w:rPr>
        <w:t xml:space="preserve">רבותי חברי הכנסת, אנחנו ממשיכים בהצבעה על ההסתייגויות לסעיף 4. </w:t>
      </w:r>
    </w:p>
    <w:p w14:paraId="6E425168" w14:textId="77777777" w:rsidR="00000000" w:rsidRDefault="007C71EE">
      <w:pPr>
        <w:pStyle w:val="a"/>
        <w:rPr>
          <w:rFonts w:hint="cs"/>
          <w:rtl/>
        </w:rPr>
      </w:pPr>
    </w:p>
    <w:p w14:paraId="0139FF64" w14:textId="77777777" w:rsidR="00000000" w:rsidRDefault="007C71EE">
      <w:pPr>
        <w:pStyle w:val="a"/>
        <w:rPr>
          <w:rFonts w:hint="cs"/>
          <w:rtl/>
        </w:rPr>
      </w:pPr>
      <w:r>
        <w:rPr>
          <w:rFonts w:hint="cs"/>
          <w:rtl/>
        </w:rPr>
        <w:t>חבר הכנסת משה גפני מבקש להצביע על הסתייגותו.</w:t>
      </w:r>
      <w:r>
        <w:rPr>
          <w:rFonts w:hint="cs"/>
          <w:rtl/>
        </w:rPr>
        <w:t xml:space="preserve"> מי בעד הסתייגות חבר הכנסת גפני - ירים את ידו. תודה רבה. להוריד. מי נגד? מי נמנע? תודה.</w:t>
      </w:r>
    </w:p>
    <w:p w14:paraId="29075581" w14:textId="77777777" w:rsidR="00000000" w:rsidRDefault="007C71EE">
      <w:pPr>
        <w:pStyle w:val="a"/>
        <w:rPr>
          <w:rFonts w:hint="cs"/>
          <w:rtl/>
        </w:rPr>
      </w:pPr>
    </w:p>
    <w:p w14:paraId="1967F5DB" w14:textId="77777777" w:rsidR="00000000" w:rsidRDefault="007C71EE">
      <w:pPr>
        <w:pStyle w:val="a"/>
        <w:jc w:val="center"/>
        <w:rPr>
          <w:rFonts w:hint="cs"/>
          <w:b/>
          <w:bCs/>
          <w:rtl/>
        </w:rPr>
      </w:pPr>
      <w:r>
        <w:rPr>
          <w:rFonts w:hint="cs"/>
          <w:b/>
          <w:bCs/>
          <w:rtl/>
        </w:rPr>
        <w:t>הצבעה</w:t>
      </w:r>
    </w:p>
    <w:p w14:paraId="444F962E" w14:textId="77777777" w:rsidR="00000000" w:rsidRDefault="007C71EE">
      <w:pPr>
        <w:pStyle w:val="a"/>
        <w:jc w:val="center"/>
        <w:rPr>
          <w:rFonts w:hint="cs"/>
          <w:b/>
          <w:bCs/>
          <w:rtl/>
        </w:rPr>
      </w:pPr>
    </w:p>
    <w:p w14:paraId="3C414D12" w14:textId="77777777" w:rsidR="00000000" w:rsidRDefault="007C71EE">
      <w:pPr>
        <w:pStyle w:val="a"/>
        <w:jc w:val="center"/>
        <w:rPr>
          <w:rFonts w:hint="cs"/>
          <w:rtl/>
        </w:rPr>
      </w:pPr>
      <w:r>
        <w:rPr>
          <w:rFonts w:hint="cs"/>
          <w:rtl/>
        </w:rPr>
        <w:t>ההסתייגות של חבר הכנסת משה גפני לסעיף 4 לא נתקבלה.</w:t>
      </w:r>
    </w:p>
    <w:p w14:paraId="30369258" w14:textId="77777777" w:rsidR="00000000" w:rsidRDefault="007C71EE">
      <w:pPr>
        <w:pStyle w:val="a"/>
        <w:rPr>
          <w:rFonts w:hint="cs"/>
          <w:rtl/>
        </w:rPr>
      </w:pPr>
    </w:p>
    <w:p w14:paraId="3898F58A" w14:textId="77777777" w:rsidR="00000000" w:rsidRDefault="007C71EE">
      <w:pPr>
        <w:pStyle w:val="ad"/>
        <w:rPr>
          <w:rtl/>
        </w:rPr>
      </w:pPr>
      <w:r>
        <w:rPr>
          <w:rtl/>
        </w:rPr>
        <w:t>היו"ר ראובן ריבלין:</w:t>
      </w:r>
    </w:p>
    <w:p w14:paraId="5F10721E" w14:textId="77777777" w:rsidR="00000000" w:rsidRDefault="007C71EE">
      <w:pPr>
        <w:pStyle w:val="a"/>
        <w:rPr>
          <w:rtl/>
        </w:rPr>
      </w:pPr>
    </w:p>
    <w:p w14:paraId="14F6D194" w14:textId="77777777" w:rsidR="00000000" w:rsidRDefault="007C71EE">
      <w:pPr>
        <w:pStyle w:val="a"/>
        <w:rPr>
          <w:rFonts w:hint="cs"/>
          <w:rtl/>
        </w:rPr>
      </w:pPr>
      <w:r>
        <w:rPr>
          <w:rFonts w:hint="cs"/>
          <w:rtl/>
        </w:rPr>
        <w:t>הצעת חבר הכנסת גפני לא התקבלה.</w:t>
      </w:r>
    </w:p>
    <w:p w14:paraId="5BD2C4B9" w14:textId="77777777" w:rsidR="00000000" w:rsidRDefault="007C71EE">
      <w:pPr>
        <w:pStyle w:val="a"/>
        <w:rPr>
          <w:rFonts w:hint="cs"/>
          <w:rtl/>
        </w:rPr>
      </w:pPr>
    </w:p>
    <w:p w14:paraId="3FD1E29F" w14:textId="77777777" w:rsidR="00000000" w:rsidRDefault="007C71EE">
      <w:pPr>
        <w:pStyle w:val="a"/>
        <w:rPr>
          <w:rFonts w:hint="cs"/>
          <w:rtl/>
        </w:rPr>
      </w:pPr>
      <w:r>
        <w:rPr>
          <w:rFonts w:hint="cs"/>
          <w:rtl/>
        </w:rPr>
        <w:t>הצעת חבר הכנסת אברהם בורג - מי בעד? תודה. מי נגד? תודה.</w:t>
      </w:r>
      <w:r>
        <w:rPr>
          <w:rFonts w:hint="cs"/>
          <w:rtl/>
        </w:rPr>
        <w:t xml:space="preserve"> מי נמנע? תודה. </w:t>
      </w:r>
    </w:p>
    <w:p w14:paraId="71EFB970" w14:textId="77777777" w:rsidR="00000000" w:rsidRDefault="007C71EE">
      <w:pPr>
        <w:pStyle w:val="a"/>
        <w:rPr>
          <w:rFonts w:hint="cs"/>
          <w:rtl/>
        </w:rPr>
      </w:pPr>
    </w:p>
    <w:p w14:paraId="14A9E910" w14:textId="77777777" w:rsidR="00000000" w:rsidRDefault="007C71EE">
      <w:pPr>
        <w:pStyle w:val="a"/>
        <w:jc w:val="center"/>
        <w:rPr>
          <w:rFonts w:hint="cs"/>
          <w:b/>
          <w:bCs/>
          <w:rtl/>
        </w:rPr>
      </w:pPr>
      <w:r>
        <w:rPr>
          <w:rFonts w:hint="cs"/>
          <w:b/>
          <w:bCs/>
          <w:rtl/>
        </w:rPr>
        <w:t>הצבעה</w:t>
      </w:r>
    </w:p>
    <w:p w14:paraId="555EC987" w14:textId="77777777" w:rsidR="00000000" w:rsidRDefault="007C71EE">
      <w:pPr>
        <w:pStyle w:val="a"/>
        <w:jc w:val="center"/>
        <w:rPr>
          <w:rFonts w:hint="cs"/>
          <w:b/>
          <w:bCs/>
          <w:rtl/>
        </w:rPr>
      </w:pPr>
    </w:p>
    <w:p w14:paraId="30661B28" w14:textId="77777777" w:rsidR="00000000" w:rsidRDefault="007C71EE">
      <w:pPr>
        <w:pStyle w:val="a"/>
        <w:jc w:val="center"/>
        <w:rPr>
          <w:rFonts w:hint="cs"/>
          <w:rtl/>
        </w:rPr>
      </w:pPr>
      <w:r>
        <w:rPr>
          <w:rFonts w:hint="cs"/>
          <w:rtl/>
        </w:rPr>
        <w:t>ההסתייגות של חבר הכנסת אברהם בורג לסעיף 4 לא נתקבלה.</w:t>
      </w:r>
    </w:p>
    <w:p w14:paraId="582CA293" w14:textId="77777777" w:rsidR="00000000" w:rsidRDefault="007C71EE">
      <w:pPr>
        <w:pStyle w:val="a"/>
        <w:jc w:val="center"/>
        <w:rPr>
          <w:rFonts w:hint="cs"/>
          <w:rtl/>
        </w:rPr>
      </w:pPr>
    </w:p>
    <w:p w14:paraId="4365C176" w14:textId="77777777" w:rsidR="00000000" w:rsidRDefault="007C71EE">
      <w:pPr>
        <w:pStyle w:val="ad"/>
        <w:rPr>
          <w:rtl/>
        </w:rPr>
      </w:pPr>
      <w:r>
        <w:rPr>
          <w:rtl/>
        </w:rPr>
        <w:t>היו"ר ראובן ריבלין:</w:t>
      </w:r>
    </w:p>
    <w:p w14:paraId="31BBA076" w14:textId="77777777" w:rsidR="00000000" w:rsidRDefault="007C71EE">
      <w:pPr>
        <w:pStyle w:val="a"/>
        <w:rPr>
          <w:rtl/>
        </w:rPr>
      </w:pPr>
    </w:p>
    <w:p w14:paraId="0607AB7B" w14:textId="77777777" w:rsidR="00000000" w:rsidRDefault="007C71EE">
      <w:pPr>
        <w:pStyle w:val="a"/>
        <w:rPr>
          <w:rFonts w:hint="cs"/>
          <w:rtl/>
        </w:rPr>
      </w:pPr>
      <w:r>
        <w:rPr>
          <w:rFonts w:hint="cs"/>
          <w:rtl/>
        </w:rPr>
        <w:t xml:space="preserve">חבר הכנסת עמרם מצנע - אינו נוכח. </w:t>
      </w:r>
    </w:p>
    <w:p w14:paraId="6F4A54A3" w14:textId="77777777" w:rsidR="00000000" w:rsidRDefault="007C71EE">
      <w:pPr>
        <w:pStyle w:val="a"/>
        <w:rPr>
          <w:rFonts w:hint="cs"/>
          <w:rtl/>
        </w:rPr>
      </w:pPr>
    </w:p>
    <w:p w14:paraId="119DF1F2" w14:textId="77777777" w:rsidR="00000000" w:rsidRDefault="007C71EE">
      <w:pPr>
        <w:pStyle w:val="a"/>
        <w:rPr>
          <w:rFonts w:hint="cs"/>
          <w:rtl/>
        </w:rPr>
      </w:pPr>
      <w:r>
        <w:rPr>
          <w:rFonts w:hint="cs"/>
          <w:rtl/>
        </w:rPr>
        <w:t xml:space="preserve">הצעת חבר הכנסת בנימין בן-אליעזר - מי בעד? תודה. מי נגד? תודה. מי נמנע? תודה. </w:t>
      </w:r>
    </w:p>
    <w:p w14:paraId="735786C9" w14:textId="77777777" w:rsidR="00000000" w:rsidRDefault="007C71EE">
      <w:pPr>
        <w:pStyle w:val="a"/>
        <w:rPr>
          <w:rFonts w:hint="cs"/>
          <w:rtl/>
        </w:rPr>
      </w:pPr>
    </w:p>
    <w:p w14:paraId="7FDABDDC" w14:textId="77777777" w:rsidR="00000000" w:rsidRDefault="007C71EE">
      <w:pPr>
        <w:pStyle w:val="a"/>
        <w:jc w:val="center"/>
        <w:rPr>
          <w:rFonts w:hint="cs"/>
          <w:b/>
          <w:bCs/>
          <w:rtl/>
        </w:rPr>
      </w:pPr>
      <w:r>
        <w:rPr>
          <w:rFonts w:hint="cs"/>
          <w:b/>
          <w:bCs/>
          <w:rtl/>
        </w:rPr>
        <w:t>הצבעה</w:t>
      </w:r>
    </w:p>
    <w:p w14:paraId="05B2900B" w14:textId="77777777" w:rsidR="00000000" w:rsidRDefault="007C71EE">
      <w:pPr>
        <w:pStyle w:val="a"/>
        <w:jc w:val="center"/>
        <w:rPr>
          <w:rFonts w:hint="cs"/>
          <w:b/>
          <w:bCs/>
          <w:rtl/>
        </w:rPr>
      </w:pPr>
    </w:p>
    <w:p w14:paraId="2E4CB7DC" w14:textId="77777777" w:rsidR="00000000" w:rsidRDefault="007C71EE">
      <w:pPr>
        <w:pStyle w:val="a"/>
        <w:jc w:val="center"/>
        <w:rPr>
          <w:rFonts w:hint="cs"/>
          <w:rtl/>
        </w:rPr>
      </w:pPr>
      <w:r>
        <w:rPr>
          <w:rFonts w:hint="cs"/>
          <w:rtl/>
        </w:rPr>
        <w:t>ההסתייגות של חבר הכנסת בנימין בן-אל</w:t>
      </w:r>
      <w:r>
        <w:rPr>
          <w:rFonts w:hint="cs"/>
          <w:rtl/>
        </w:rPr>
        <w:t>יעזר לסעיף 4 לא נתקבלה.</w:t>
      </w:r>
    </w:p>
    <w:p w14:paraId="50363FCC" w14:textId="77777777" w:rsidR="00000000" w:rsidRDefault="007C71EE">
      <w:pPr>
        <w:pStyle w:val="a"/>
        <w:jc w:val="center"/>
        <w:rPr>
          <w:rFonts w:hint="cs"/>
          <w:b/>
          <w:bCs/>
          <w:rtl/>
        </w:rPr>
      </w:pPr>
    </w:p>
    <w:p w14:paraId="4C3A5CE2" w14:textId="77777777" w:rsidR="00000000" w:rsidRDefault="007C71EE">
      <w:pPr>
        <w:pStyle w:val="ad"/>
        <w:rPr>
          <w:rtl/>
        </w:rPr>
      </w:pPr>
      <w:r>
        <w:rPr>
          <w:rtl/>
        </w:rPr>
        <w:t>היו"ר ראובן ריבלין:</w:t>
      </w:r>
    </w:p>
    <w:p w14:paraId="760A39E4" w14:textId="77777777" w:rsidR="00000000" w:rsidRDefault="007C71EE">
      <w:pPr>
        <w:pStyle w:val="a"/>
        <w:rPr>
          <w:rtl/>
        </w:rPr>
      </w:pPr>
    </w:p>
    <w:p w14:paraId="015BE056" w14:textId="77777777" w:rsidR="00000000" w:rsidRDefault="007C71EE">
      <w:pPr>
        <w:pStyle w:val="a"/>
        <w:rPr>
          <w:rFonts w:hint="cs"/>
          <w:rtl/>
        </w:rPr>
      </w:pPr>
      <w:r>
        <w:rPr>
          <w:rFonts w:hint="cs"/>
          <w:rtl/>
        </w:rPr>
        <w:t>הצעת חבר הכנסת בן-אליעזר לא התקבלה.</w:t>
      </w:r>
    </w:p>
    <w:p w14:paraId="3CB9E423" w14:textId="77777777" w:rsidR="00000000" w:rsidRDefault="007C71EE">
      <w:pPr>
        <w:pStyle w:val="a"/>
        <w:rPr>
          <w:rFonts w:hint="cs"/>
          <w:rtl/>
        </w:rPr>
      </w:pPr>
    </w:p>
    <w:p w14:paraId="4271E297" w14:textId="77777777" w:rsidR="00000000" w:rsidRDefault="007C71EE">
      <w:pPr>
        <w:pStyle w:val="a"/>
        <w:rPr>
          <w:rFonts w:hint="cs"/>
          <w:rtl/>
        </w:rPr>
      </w:pPr>
      <w:r>
        <w:rPr>
          <w:rFonts w:hint="cs"/>
          <w:rtl/>
        </w:rPr>
        <w:t>חבר הכנסת פרס - אינו נוכח; חבר הכנסת וילנאי - אינו נוכח; חברת הכנסת דליה איציק - אינה נוכחת; חבר הכנסת אופיר פינס-פז - אינו נוכח.</w:t>
      </w:r>
    </w:p>
    <w:p w14:paraId="260E91ED" w14:textId="77777777" w:rsidR="00000000" w:rsidRDefault="007C71EE">
      <w:pPr>
        <w:pStyle w:val="a"/>
        <w:ind w:firstLine="0"/>
        <w:rPr>
          <w:rFonts w:hint="cs"/>
          <w:rtl/>
        </w:rPr>
      </w:pPr>
    </w:p>
    <w:p w14:paraId="1800E720" w14:textId="77777777" w:rsidR="00000000" w:rsidRDefault="007C71EE">
      <w:pPr>
        <w:pStyle w:val="a"/>
        <w:rPr>
          <w:rFonts w:hint="cs"/>
          <w:rtl/>
        </w:rPr>
      </w:pPr>
      <w:r>
        <w:rPr>
          <w:rFonts w:hint="cs"/>
          <w:rtl/>
        </w:rPr>
        <w:t>הצעת חבר הכנסת אפרים סנה - מי בעד? תודה. מ</w:t>
      </w:r>
      <w:r>
        <w:rPr>
          <w:rFonts w:hint="cs"/>
          <w:rtl/>
        </w:rPr>
        <w:t xml:space="preserve">י נגד? תודה. מי נמנע? תודה. </w:t>
      </w:r>
    </w:p>
    <w:p w14:paraId="75AF68AD" w14:textId="77777777" w:rsidR="00000000" w:rsidRDefault="007C71EE">
      <w:pPr>
        <w:pStyle w:val="a"/>
        <w:rPr>
          <w:rFonts w:hint="cs"/>
          <w:rtl/>
        </w:rPr>
      </w:pPr>
    </w:p>
    <w:p w14:paraId="654F9B93" w14:textId="77777777" w:rsidR="00000000" w:rsidRDefault="007C71EE">
      <w:pPr>
        <w:pStyle w:val="a"/>
        <w:jc w:val="center"/>
        <w:rPr>
          <w:rFonts w:hint="cs"/>
          <w:b/>
          <w:bCs/>
          <w:rtl/>
        </w:rPr>
      </w:pPr>
      <w:r>
        <w:rPr>
          <w:rFonts w:hint="cs"/>
          <w:b/>
          <w:bCs/>
          <w:rtl/>
        </w:rPr>
        <w:t>הצבעה</w:t>
      </w:r>
    </w:p>
    <w:p w14:paraId="3A103171" w14:textId="77777777" w:rsidR="00000000" w:rsidRDefault="007C71EE">
      <w:pPr>
        <w:pStyle w:val="a"/>
        <w:jc w:val="center"/>
        <w:rPr>
          <w:rFonts w:hint="cs"/>
          <w:rtl/>
        </w:rPr>
      </w:pPr>
    </w:p>
    <w:p w14:paraId="1A458A21" w14:textId="77777777" w:rsidR="00000000" w:rsidRDefault="007C71EE">
      <w:pPr>
        <w:pStyle w:val="a"/>
        <w:jc w:val="center"/>
        <w:rPr>
          <w:rFonts w:hint="cs"/>
          <w:rtl/>
        </w:rPr>
      </w:pPr>
      <w:r>
        <w:rPr>
          <w:rFonts w:hint="cs"/>
          <w:rtl/>
        </w:rPr>
        <w:t>ההסתייגות של חבר הכנסת אפרים סנה לסעיף 4 לא נתקבלה.</w:t>
      </w:r>
    </w:p>
    <w:p w14:paraId="78D0D1CD" w14:textId="77777777" w:rsidR="00000000" w:rsidRDefault="007C71EE">
      <w:pPr>
        <w:pStyle w:val="a"/>
        <w:rPr>
          <w:rFonts w:hint="cs"/>
          <w:rtl/>
        </w:rPr>
      </w:pPr>
    </w:p>
    <w:p w14:paraId="7E0DA00D" w14:textId="77777777" w:rsidR="00000000" w:rsidRDefault="007C71EE">
      <w:pPr>
        <w:pStyle w:val="ad"/>
        <w:rPr>
          <w:rtl/>
        </w:rPr>
      </w:pPr>
      <w:r>
        <w:rPr>
          <w:rtl/>
        </w:rPr>
        <w:t>היו"ר ראובן ריבלין:</w:t>
      </w:r>
    </w:p>
    <w:p w14:paraId="6BC21937" w14:textId="77777777" w:rsidR="00000000" w:rsidRDefault="007C71EE">
      <w:pPr>
        <w:pStyle w:val="a"/>
        <w:rPr>
          <w:rtl/>
        </w:rPr>
      </w:pPr>
    </w:p>
    <w:p w14:paraId="104E54FC" w14:textId="77777777" w:rsidR="00000000" w:rsidRDefault="007C71EE">
      <w:pPr>
        <w:pStyle w:val="a"/>
        <w:rPr>
          <w:rFonts w:hint="cs"/>
          <w:rtl/>
        </w:rPr>
      </w:pPr>
      <w:r>
        <w:rPr>
          <w:rFonts w:hint="cs"/>
          <w:rtl/>
        </w:rPr>
        <w:t>הצעת חבר הכנסת אפרים סנה לא התקבלה.</w:t>
      </w:r>
    </w:p>
    <w:p w14:paraId="281F00B8" w14:textId="77777777" w:rsidR="00000000" w:rsidRDefault="007C71EE">
      <w:pPr>
        <w:pStyle w:val="a"/>
        <w:rPr>
          <w:rFonts w:hint="cs"/>
          <w:rtl/>
        </w:rPr>
      </w:pPr>
    </w:p>
    <w:p w14:paraId="486B5D06" w14:textId="77777777" w:rsidR="00000000" w:rsidRDefault="007C71EE">
      <w:pPr>
        <w:pStyle w:val="a"/>
        <w:rPr>
          <w:rFonts w:hint="cs"/>
          <w:rtl/>
        </w:rPr>
      </w:pPr>
      <w:r>
        <w:rPr>
          <w:rFonts w:hint="cs"/>
          <w:rtl/>
        </w:rPr>
        <w:t xml:space="preserve">הצעת חברת הכנסת יולי תמיר - מי בעד? תודה. מי נגד? תודה. מי נמנע? תודה. </w:t>
      </w:r>
    </w:p>
    <w:p w14:paraId="59DC8246" w14:textId="77777777" w:rsidR="00000000" w:rsidRDefault="007C71EE">
      <w:pPr>
        <w:pStyle w:val="a"/>
        <w:rPr>
          <w:rFonts w:hint="cs"/>
          <w:rtl/>
        </w:rPr>
      </w:pPr>
    </w:p>
    <w:p w14:paraId="7B7EA220" w14:textId="77777777" w:rsidR="00000000" w:rsidRDefault="007C71EE">
      <w:pPr>
        <w:pStyle w:val="a"/>
        <w:jc w:val="center"/>
        <w:rPr>
          <w:rFonts w:hint="cs"/>
          <w:b/>
          <w:bCs/>
          <w:rtl/>
        </w:rPr>
      </w:pPr>
      <w:r>
        <w:rPr>
          <w:rFonts w:hint="cs"/>
          <w:b/>
          <w:bCs/>
          <w:rtl/>
        </w:rPr>
        <w:t>הצבעה</w:t>
      </w:r>
    </w:p>
    <w:p w14:paraId="441E98A4" w14:textId="77777777" w:rsidR="00000000" w:rsidRDefault="007C71EE">
      <w:pPr>
        <w:pStyle w:val="a"/>
        <w:jc w:val="center"/>
        <w:rPr>
          <w:rFonts w:hint="cs"/>
          <w:rtl/>
        </w:rPr>
      </w:pPr>
    </w:p>
    <w:p w14:paraId="64D29E86" w14:textId="77777777" w:rsidR="00000000" w:rsidRDefault="007C71EE">
      <w:pPr>
        <w:pStyle w:val="a"/>
        <w:jc w:val="center"/>
        <w:rPr>
          <w:rFonts w:hint="cs"/>
          <w:rtl/>
        </w:rPr>
      </w:pPr>
      <w:r>
        <w:rPr>
          <w:rFonts w:hint="cs"/>
          <w:rtl/>
        </w:rPr>
        <w:t>ההסתייגות של חברת  הכנסת יול</w:t>
      </w:r>
      <w:r>
        <w:rPr>
          <w:rFonts w:hint="cs"/>
          <w:rtl/>
        </w:rPr>
        <w:t>י תמיר לסעיף 4 לא נתקבלה.</w:t>
      </w:r>
    </w:p>
    <w:p w14:paraId="7F185770" w14:textId="77777777" w:rsidR="00000000" w:rsidRDefault="007C71EE">
      <w:pPr>
        <w:pStyle w:val="a"/>
        <w:rPr>
          <w:rFonts w:hint="cs"/>
          <w:rtl/>
        </w:rPr>
      </w:pPr>
    </w:p>
    <w:p w14:paraId="63DF5EF1" w14:textId="77777777" w:rsidR="00000000" w:rsidRDefault="007C71EE">
      <w:pPr>
        <w:pStyle w:val="ad"/>
        <w:rPr>
          <w:rtl/>
        </w:rPr>
      </w:pPr>
      <w:r>
        <w:rPr>
          <w:rtl/>
        </w:rPr>
        <w:t>היו"ר ראובן ריבלין:</w:t>
      </w:r>
    </w:p>
    <w:p w14:paraId="0B4A3C1D" w14:textId="77777777" w:rsidR="00000000" w:rsidRDefault="007C71EE">
      <w:pPr>
        <w:pStyle w:val="a"/>
        <w:rPr>
          <w:rtl/>
        </w:rPr>
      </w:pPr>
    </w:p>
    <w:p w14:paraId="39F0E1FA" w14:textId="77777777" w:rsidR="00000000" w:rsidRDefault="007C71EE">
      <w:pPr>
        <w:pStyle w:val="a"/>
        <w:rPr>
          <w:rFonts w:hint="cs"/>
          <w:rtl/>
        </w:rPr>
      </w:pPr>
      <w:r>
        <w:rPr>
          <w:rFonts w:hint="cs"/>
          <w:rtl/>
        </w:rPr>
        <w:t>הצעת חברת הכנסת יולי תמיר לא התקבלה.</w:t>
      </w:r>
    </w:p>
    <w:p w14:paraId="691A0B8F" w14:textId="77777777" w:rsidR="00000000" w:rsidRDefault="007C71EE">
      <w:pPr>
        <w:pStyle w:val="a"/>
        <w:rPr>
          <w:rFonts w:hint="cs"/>
          <w:rtl/>
        </w:rPr>
      </w:pPr>
    </w:p>
    <w:p w14:paraId="273A61B0" w14:textId="77777777" w:rsidR="00000000" w:rsidRDefault="007C71EE">
      <w:pPr>
        <w:pStyle w:val="a"/>
        <w:rPr>
          <w:rFonts w:hint="cs"/>
          <w:rtl/>
        </w:rPr>
      </w:pPr>
      <w:r>
        <w:rPr>
          <w:rFonts w:hint="cs"/>
          <w:rtl/>
        </w:rPr>
        <w:t xml:space="preserve">חבר הכנסת מלכיאור - אינו נוכח; חבר הכנסת הרצוג - אינו נוכח.  </w:t>
      </w:r>
    </w:p>
    <w:p w14:paraId="05C276A1" w14:textId="77777777" w:rsidR="00000000" w:rsidRDefault="007C71EE">
      <w:pPr>
        <w:pStyle w:val="a"/>
        <w:rPr>
          <w:rFonts w:hint="cs"/>
          <w:rtl/>
        </w:rPr>
      </w:pPr>
    </w:p>
    <w:p w14:paraId="104DC23A" w14:textId="77777777" w:rsidR="00000000" w:rsidRDefault="007C71EE">
      <w:pPr>
        <w:pStyle w:val="ac"/>
        <w:rPr>
          <w:rtl/>
        </w:rPr>
      </w:pPr>
      <w:r>
        <w:rPr>
          <w:rFonts w:hint="eastAsia"/>
          <w:rtl/>
        </w:rPr>
        <w:t>יצחק</w:t>
      </w:r>
      <w:r>
        <w:rPr>
          <w:rtl/>
        </w:rPr>
        <w:t xml:space="preserve"> הרצוג (העבודה-מימד):</w:t>
      </w:r>
    </w:p>
    <w:p w14:paraId="1220E657" w14:textId="77777777" w:rsidR="00000000" w:rsidRDefault="007C71EE">
      <w:pPr>
        <w:pStyle w:val="a"/>
        <w:rPr>
          <w:rFonts w:hint="cs"/>
          <w:rtl/>
        </w:rPr>
      </w:pPr>
    </w:p>
    <w:p w14:paraId="13316516" w14:textId="77777777" w:rsidR="00000000" w:rsidRDefault="007C71EE">
      <w:pPr>
        <w:pStyle w:val="a"/>
        <w:rPr>
          <w:rFonts w:hint="cs"/>
          <w:rtl/>
        </w:rPr>
      </w:pPr>
      <w:r>
        <w:rPr>
          <w:rFonts w:hint="cs"/>
          <w:rtl/>
        </w:rPr>
        <w:t xml:space="preserve">נוכח. </w:t>
      </w:r>
    </w:p>
    <w:p w14:paraId="68FFA96C" w14:textId="77777777" w:rsidR="00000000" w:rsidRDefault="007C71EE">
      <w:pPr>
        <w:pStyle w:val="a"/>
        <w:rPr>
          <w:rFonts w:hint="cs"/>
          <w:rtl/>
        </w:rPr>
      </w:pPr>
    </w:p>
    <w:p w14:paraId="3313896C" w14:textId="77777777" w:rsidR="00000000" w:rsidRDefault="007C71EE">
      <w:pPr>
        <w:pStyle w:val="ad"/>
        <w:rPr>
          <w:rtl/>
        </w:rPr>
      </w:pPr>
      <w:r>
        <w:rPr>
          <w:rtl/>
        </w:rPr>
        <w:t>היו"ר ראובן ריבלין:</w:t>
      </w:r>
    </w:p>
    <w:p w14:paraId="0F8BD160" w14:textId="77777777" w:rsidR="00000000" w:rsidRDefault="007C71EE">
      <w:pPr>
        <w:pStyle w:val="a"/>
        <w:rPr>
          <w:rtl/>
        </w:rPr>
      </w:pPr>
    </w:p>
    <w:p w14:paraId="01EBFAE3" w14:textId="77777777" w:rsidR="00000000" w:rsidRDefault="007C71EE">
      <w:pPr>
        <w:pStyle w:val="a"/>
        <w:rPr>
          <w:rFonts w:hint="cs"/>
          <w:rtl/>
        </w:rPr>
      </w:pPr>
      <w:r>
        <w:rPr>
          <w:rFonts w:hint="cs"/>
          <w:rtl/>
        </w:rPr>
        <w:t>אה, אני צריך גם לחפש אותך במסדרון.</w:t>
      </w:r>
    </w:p>
    <w:p w14:paraId="550493FB" w14:textId="77777777" w:rsidR="00000000" w:rsidRDefault="007C71EE">
      <w:pPr>
        <w:pStyle w:val="a"/>
        <w:jc w:val="center"/>
        <w:rPr>
          <w:rFonts w:hint="cs"/>
          <w:rtl/>
        </w:rPr>
      </w:pPr>
    </w:p>
    <w:p w14:paraId="2BADE2E6" w14:textId="77777777" w:rsidR="00000000" w:rsidRDefault="007C71EE">
      <w:pPr>
        <w:pStyle w:val="a"/>
        <w:rPr>
          <w:rFonts w:hint="cs"/>
          <w:rtl/>
        </w:rPr>
      </w:pPr>
      <w:r>
        <w:rPr>
          <w:rFonts w:hint="cs"/>
          <w:rtl/>
        </w:rPr>
        <w:t xml:space="preserve">הצעת חבר הכנסת </w:t>
      </w:r>
      <w:r>
        <w:rPr>
          <w:rFonts w:hint="cs"/>
          <w:rtl/>
        </w:rPr>
        <w:t xml:space="preserve">הרצוג - מי בעד? תודה. מי נגד? תודה. מי נמנע? תודה. </w:t>
      </w:r>
    </w:p>
    <w:p w14:paraId="48E64C73" w14:textId="77777777" w:rsidR="00000000" w:rsidRDefault="007C71EE">
      <w:pPr>
        <w:pStyle w:val="a"/>
        <w:rPr>
          <w:rFonts w:hint="cs"/>
          <w:rtl/>
        </w:rPr>
      </w:pPr>
    </w:p>
    <w:p w14:paraId="460FA8C6" w14:textId="77777777" w:rsidR="00000000" w:rsidRDefault="007C71EE">
      <w:pPr>
        <w:pStyle w:val="a"/>
        <w:jc w:val="center"/>
        <w:rPr>
          <w:rFonts w:hint="cs"/>
          <w:b/>
          <w:bCs/>
          <w:rtl/>
        </w:rPr>
      </w:pPr>
      <w:r>
        <w:rPr>
          <w:rFonts w:hint="cs"/>
          <w:b/>
          <w:bCs/>
          <w:rtl/>
        </w:rPr>
        <w:t>הצבעה</w:t>
      </w:r>
    </w:p>
    <w:p w14:paraId="61CA9B54" w14:textId="77777777" w:rsidR="00000000" w:rsidRDefault="007C71EE">
      <w:pPr>
        <w:pStyle w:val="a"/>
        <w:jc w:val="center"/>
        <w:rPr>
          <w:rFonts w:hint="cs"/>
          <w:rtl/>
        </w:rPr>
      </w:pPr>
    </w:p>
    <w:p w14:paraId="34B5D8D5" w14:textId="77777777" w:rsidR="00000000" w:rsidRDefault="007C71EE">
      <w:pPr>
        <w:pStyle w:val="a"/>
        <w:jc w:val="center"/>
        <w:rPr>
          <w:rFonts w:hint="cs"/>
          <w:rtl/>
        </w:rPr>
      </w:pPr>
      <w:r>
        <w:rPr>
          <w:rFonts w:hint="cs"/>
          <w:rtl/>
        </w:rPr>
        <w:t>ההסתייגות של חבר הכנסת יצחק הרצוג לסעיף 4 לא נתקבלה.</w:t>
      </w:r>
    </w:p>
    <w:p w14:paraId="3F4C2BC3" w14:textId="77777777" w:rsidR="00000000" w:rsidRDefault="007C71EE">
      <w:pPr>
        <w:pStyle w:val="a"/>
        <w:rPr>
          <w:rFonts w:hint="cs"/>
          <w:rtl/>
        </w:rPr>
      </w:pPr>
    </w:p>
    <w:p w14:paraId="68379D25" w14:textId="77777777" w:rsidR="00000000" w:rsidRDefault="007C71EE">
      <w:pPr>
        <w:pStyle w:val="ad"/>
        <w:rPr>
          <w:rtl/>
        </w:rPr>
      </w:pPr>
      <w:r>
        <w:rPr>
          <w:rtl/>
        </w:rPr>
        <w:t>היו"ר ראובן ריבלין:</w:t>
      </w:r>
    </w:p>
    <w:p w14:paraId="38949552" w14:textId="77777777" w:rsidR="00000000" w:rsidRDefault="007C71EE">
      <w:pPr>
        <w:pStyle w:val="a"/>
        <w:rPr>
          <w:rtl/>
        </w:rPr>
      </w:pPr>
    </w:p>
    <w:p w14:paraId="37312E73" w14:textId="77777777" w:rsidR="00000000" w:rsidRDefault="007C71EE">
      <w:pPr>
        <w:pStyle w:val="a"/>
        <w:rPr>
          <w:rFonts w:hint="cs"/>
          <w:rtl/>
        </w:rPr>
      </w:pPr>
      <w:r>
        <w:rPr>
          <w:rFonts w:hint="cs"/>
          <w:rtl/>
        </w:rPr>
        <w:t>הצעת חבר הכנסת יצחק הרצוג לא התקבלה.</w:t>
      </w:r>
    </w:p>
    <w:p w14:paraId="74CFCC70" w14:textId="77777777" w:rsidR="00000000" w:rsidRDefault="007C71EE">
      <w:pPr>
        <w:pStyle w:val="a"/>
        <w:rPr>
          <w:rFonts w:hint="cs"/>
          <w:rtl/>
        </w:rPr>
      </w:pPr>
    </w:p>
    <w:p w14:paraId="62E2DCA5" w14:textId="77777777" w:rsidR="00000000" w:rsidRDefault="007C71EE">
      <w:pPr>
        <w:pStyle w:val="a"/>
        <w:rPr>
          <w:rFonts w:hint="cs"/>
          <w:rtl/>
        </w:rPr>
      </w:pPr>
      <w:r>
        <w:rPr>
          <w:rFonts w:hint="cs"/>
          <w:rtl/>
        </w:rPr>
        <w:t xml:space="preserve">הצעת חבר הכנסת רמון. </w:t>
      </w:r>
    </w:p>
    <w:p w14:paraId="34379ECD" w14:textId="77777777" w:rsidR="00000000" w:rsidRDefault="007C71EE">
      <w:pPr>
        <w:pStyle w:val="a"/>
        <w:rPr>
          <w:rFonts w:hint="cs"/>
          <w:rtl/>
        </w:rPr>
      </w:pPr>
    </w:p>
    <w:p w14:paraId="54D3F7C9" w14:textId="77777777" w:rsidR="00000000" w:rsidRDefault="007C71EE">
      <w:pPr>
        <w:pStyle w:val="ac"/>
        <w:rPr>
          <w:rtl/>
        </w:rPr>
      </w:pPr>
      <w:r>
        <w:rPr>
          <w:rFonts w:hint="eastAsia"/>
          <w:rtl/>
        </w:rPr>
        <w:t>חיים</w:t>
      </w:r>
      <w:r>
        <w:rPr>
          <w:rtl/>
        </w:rPr>
        <w:t xml:space="preserve"> רמון (העבודה-מימד):</w:t>
      </w:r>
    </w:p>
    <w:p w14:paraId="62D5C7A3" w14:textId="77777777" w:rsidR="00000000" w:rsidRDefault="007C71EE">
      <w:pPr>
        <w:pStyle w:val="a"/>
        <w:rPr>
          <w:rFonts w:hint="cs"/>
          <w:rtl/>
        </w:rPr>
      </w:pPr>
    </w:p>
    <w:p w14:paraId="3E58AE74" w14:textId="77777777" w:rsidR="00000000" w:rsidRDefault="007C71EE">
      <w:pPr>
        <w:pStyle w:val="a"/>
        <w:rPr>
          <w:rFonts w:hint="cs"/>
          <w:rtl/>
        </w:rPr>
      </w:pPr>
      <w:r>
        <w:rPr>
          <w:rFonts w:hint="cs"/>
          <w:rtl/>
        </w:rPr>
        <w:t xml:space="preserve">אם אתה מצביע בעד אני מוריד אותה. </w:t>
      </w:r>
    </w:p>
    <w:p w14:paraId="6B2963BE" w14:textId="77777777" w:rsidR="00000000" w:rsidRDefault="007C71EE">
      <w:pPr>
        <w:pStyle w:val="a"/>
        <w:rPr>
          <w:rFonts w:hint="cs"/>
          <w:rtl/>
        </w:rPr>
      </w:pPr>
    </w:p>
    <w:p w14:paraId="2DE4546E" w14:textId="77777777" w:rsidR="00000000" w:rsidRDefault="007C71EE">
      <w:pPr>
        <w:pStyle w:val="ad"/>
        <w:rPr>
          <w:rtl/>
        </w:rPr>
      </w:pPr>
    </w:p>
    <w:p w14:paraId="2B87C2B9" w14:textId="77777777" w:rsidR="00000000" w:rsidRDefault="007C71EE">
      <w:pPr>
        <w:pStyle w:val="ad"/>
        <w:rPr>
          <w:rtl/>
        </w:rPr>
      </w:pPr>
      <w:r>
        <w:rPr>
          <w:rtl/>
        </w:rPr>
        <w:t>היו"ר ראובן ריבלין:</w:t>
      </w:r>
    </w:p>
    <w:p w14:paraId="124606FB" w14:textId="77777777" w:rsidR="00000000" w:rsidRDefault="007C71EE">
      <w:pPr>
        <w:pStyle w:val="a"/>
        <w:rPr>
          <w:rtl/>
        </w:rPr>
      </w:pPr>
    </w:p>
    <w:p w14:paraId="23868182" w14:textId="77777777" w:rsidR="00000000" w:rsidRDefault="007C71EE">
      <w:pPr>
        <w:pStyle w:val="a"/>
        <w:rPr>
          <w:rFonts w:hint="cs"/>
          <w:rtl/>
        </w:rPr>
      </w:pPr>
      <w:r>
        <w:rPr>
          <w:rFonts w:hint="cs"/>
          <w:rtl/>
        </w:rPr>
        <w:t xml:space="preserve">אני אמנע הפעם. אדוני לא יכול לדעת אם אדוני יוריד או לא. מה אומר הניחוש? </w:t>
      </w:r>
    </w:p>
    <w:p w14:paraId="7A232626" w14:textId="77777777" w:rsidR="00000000" w:rsidRDefault="007C71EE">
      <w:pPr>
        <w:pStyle w:val="a"/>
        <w:rPr>
          <w:rFonts w:hint="cs"/>
          <w:rtl/>
        </w:rPr>
      </w:pPr>
    </w:p>
    <w:p w14:paraId="317B7C69" w14:textId="77777777" w:rsidR="00000000" w:rsidRDefault="007C71EE">
      <w:pPr>
        <w:pStyle w:val="a"/>
        <w:rPr>
          <w:rFonts w:hint="cs"/>
          <w:rtl/>
        </w:rPr>
      </w:pPr>
      <w:r>
        <w:rPr>
          <w:rFonts w:hint="cs"/>
          <w:rtl/>
        </w:rPr>
        <w:t xml:space="preserve">הצעת חבר הכנסת חיים רמון - מי בעד? תודה. מי נגד? תודה. מי נמנע? תודה. </w:t>
      </w:r>
    </w:p>
    <w:p w14:paraId="6960A4AE" w14:textId="77777777" w:rsidR="00000000" w:rsidRDefault="007C71EE">
      <w:pPr>
        <w:pStyle w:val="a"/>
        <w:rPr>
          <w:rFonts w:hint="cs"/>
          <w:rtl/>
        </w:rPr>
      </w:pPr>
    </w:p>
    <w:p w14:paraId="3B9A8D90" w14:textId="77777777" w:rsidR="00000000" w:rsidRDefault="007C71EE">
      <w:pPr>
        <w:pStyle w:val="a"/>
        <w:jc w:val="center"/>
        <w:rPr>
          <w:rFonts w:hint="cs"/>
          <w:b/>
          <w:bCs/>
          <w:rtl/>
        </w:rPr>
      </w:pPr>
      <w:r>
        <w:rPr>
          <w:rFonts w:hint="cs"/>
          <w:b/>
          <w:bCs/>
          <w:rtl/>
        </w:rPr>
        <w:t>הצבעה</w:t>
      </w:r>
    </w:p>
    <w:p w14:paraId="3335ABCC" w14:textId="77777777" w:rsidR="00000000" w:rsidRDefault="007C71EE">
      <w:pPr>
        <w:pStyle w:val="a"/>
        <w:jc w:val="center"/>
        <w:rPr>
          <w:rFonts w:hint="cs"/>
          <w:rtl/>
        </w:rPr>
      </w:pPr>
    </w:p>
    <w:p w14:paraId="2D0C8CD3" w14:textId="77777777" w:rsidR="00000000" w:rsidRDefault="007C71EE">
      <w:pPr>
        <w:pStyle w:val="a"/>
        <w:jc w:val="center"/>
        <w:rPr>
          <w:rFonts w:hint="cs"/>
          <w:rtl/>
        </w:rPr>
      </w:pPr>
      <w:r>
        <w:rPr>
          <w:rFonts w:hint="cs"/>
          <w:rtl/>
        </w:rPr>
        <w:t>ההסתייגות של חבר הכנסת חיים רמון לסעיף 4 לא נתקבלה.</w:t>
      </w:r>
    </w:p>
    <w:p w14:paraId="55833AB7" w14:textId="77777777" w:rsidR="00000000" w:rsidRDefault="007C71EE">
      <w:pPr>
        <w:pStyle w:val="a"/>
        <w:rPr>
          <w:rFonts w:hint="cs"/>
          <w:rtl/>
        </w:rPr>
      </w:pPr>
    </w:p>
    <w:p w14:paraId="267063EF" w14:textId="77777777" w:rsidR="00000000" w:rsidRDefault="007C71EE">
      <w:pPr>
        <w:pStyle w:val="ad"/>
        <w:rPr>
          <w:rtl/>
        </w:rPr>
      </w:pPr>
      <w:r>
        <w:rPr>
          <w:rtl/>
        </w:rPr>
        <w:t>היו"ר ראובן ריבלין:</w:t>
      </w:r>
    </w:p>
    <w:p w14:paraId="40B69F6A" w14:textId="77777777" w:rsidR="00000000" w:rsidRDefault="007C71EE">
      <w:pPr>
        <w:pStyle w:val="a"/>
        <w:rPr>
          <w:rtl/>
        </w:rPr>
      </w:pPr>
    </w:p>
    <w:p w14:paraId="390E8C4F" w14:textId="77777777" w:rsidR="00000000" w:rsidRDefault="007C71EE">
      <w:pPr>
        <w:pStyle w:val="a"/>
        <w:rPr>
          <w:rFonts w:hint="cs"/>
          <w:rtl/>
        </w:rPr>
      </w:pPr>
      <w:r>
        <w:rPr>
          <w:rFonts w:hint="cs"/>
          <w:rtl/>
        </w:rPr>
        <w:t>הצעת ח</w:t>
      </w:r>
      <w:r>
        <w:rPr>
          <w:rFonts w:hint="cs"/>
          <w:rtl/>
        </w:rPr>
        <w:t>בר הכנסת חיים רמון לא התקבלה.</w:t>
      </w:r>
    </w:p>
    <w:p w14:paraId="7E2994A1" w14:textId="77777777" w:rsidR="00000000" w:rsidRDefault="007C71EE">
      <w:pPr>
        <w:pStyle w:val="a"/>
        <w:rPr>
          <w:rFonts w:hint="cs"/>
          <w:rtl/>
        </w:rPr>
      </w:pPr>
    </w:p>
    <w:p w14:paraId="1C37CDD7" w14:textId="77777777" w:rsidR="00000000" w:rsidRDefault="007C71EE">
      <w:pPr>
        <w:pStyle w:val="a"/>
        <w:rPr>
          <w:rFonts w:hint="cs"/>
          <w:rtl/>
        </w:rPr>
      </w:pPr>
      <w:r>
        <w:rPr>
          <w:rFonts w:hint="cs"/>
          <w:rtl/>
        </w:rPr>
        <w:t xml:space="preserve">הצעת חבר הכנסת דני יתום - מי בעד? תודה. מי נגד? תודה. מי נמנע? תודה. </w:t>
      </w:r>
    </w:p>
    <w:p w14:paraId="23E07392" w14:textId="77777777" w:rsidR="00000000" w:rsidRDefault="007C71EE">
      <w:pPr>
        <w:pStyle w:val="a"/>
        <w:rPr>
          <w:rFonts w:hint="cs"/>
          <w:rtl/>
        </w:rPr>
      </w:pPr>
    </w:p>
    <w:p w14:paraId="74BE5FEF" w14:textId="77777777" w:rsidR="00000000" w:rsidRDefault="007C71EE">
      <w:pPr>
        <w:pStyle w:val="a"/>
        <w:jc w:val="center"/>
        <w:rPr>
          <w:rFonts w:hint="cs"/>
          <w:b/>
          <w:bCs/>
          <w:rtl/>
        </w:rPr>
      </w:pPr>
      <w:r>
        <w:rPr>
          <w:rFonts w:hint="cs"/>
          <w:b/>
          <w:bCs/>
          <w:rtl/>
        </w:rPr>
        <w:t>הצבעה</w:t>
      </w:r>
    </w:p>
    <w:p w14:paraId="467340FF" w14:textId="77777777" w:rsidR="00000000" w:rsidRDefault="007C71EE">
      <w:pPr>
        <w:pStyle w:val="a"/>
        <w:jc w:val="center"/>
        <w:rPr>
          <w:rFonts w:hint="cs"/>
          <w:rtl/>
        </w:rPr>
      </w:pPr>
    </w:p>
    <w:p w14:paraId="4E914323" w14:textId="77777777" w:rsidR="00000000" w:rsidRDefault="007C71EE">
      <w:pPr>
        <w:pStyle w:val="a"/>
        <w:jc w:val="center"/>
        <w:rPr>
          <w:rFonts w:hint="cs"/>
          <w:rtl/>
        </w:rPr>
      </w:pPr>
      <w:r>
        <w:rPr>
          <w:rFonts w:hint="cs"/>
          <w:rtl/>
        </w:rPr>
        <w:t>ההסתייגות של חבר הכנסת דני יתום לסעיף 4 לא נתקבלה.</w:t>
      </w:r>
    </w:p>
    <w:p w14:paraId="35C98103" w14:textId="77777777" w:rsidR="00000000" w:rsidRDefault="007C71EE">
      <w:pPr>
        <w:pStyle w:val="a"/>
        <w:rPr>
          <w:rFonts w:hint="cs"/>
          <w:rtl/>
        </w:rPr>
      </w:pPr>
    </w:p>
    <w:p w14:paraId="0E672E21" w14:textId="77777777" w:rsidR="00000000" w:rsidRDefault="007C71EE">
      <w:pPr>
        <w:pStyle w:val="ad"/>
        <w:rPr>
          <w:rtl/>
        </w:rPr>
      </w:pPr>
      <w:r>
        <w:rPr>
          <w:rtl/>
        </w:rPr>
        <w:t>היו"ר ראובן ריבלין:</w:t>
      </w:r>
    </w:p>
    <w:p w14:paraId="276159E4" w14:textId="77777777" w:rsidR="00000000" w:rsidRDefault="007C71EE">
      <w:pPr>
        <w:pStyle w:val="a"/>
        <w:rPr>
          <w:rtl/>
        </w:rPr>
      </w:pPr>
    </w:p>
    <w:p w14:paraId="5CC2589E" w14:textId="77777777" w:rsidR="00000000" w:rsidRDefault="007C71EE">
      <w:pPr>
        <w:pStyle w:val="a"/>
        <w:rPr>
          <w:rFonts w:hint="cs"/>
          <w:rtl/>
        </w:rPr>
      </w:pPr>
      <w:r>
        <w:rPr>
          <w:rFonts w:hint="cs"/>
          <w:rtl/>
        </w:rPr>
        <w:t>הצעת חבר הכנסת דני יתום לא התקבלה.</w:t>
      </w:r>
    </w:p>
    <w:p w14:paraId="26CE889B" w14:textId="77777777" w:rsidR="00000000" w:rsidRDefault="007C71EE">
      <w:pPr>
        <w:pStyle w:val="a"/>
        <w:rPr>
          <w:rFonts w:hint="cs"/>
          <w:rtl/>
        </w:rPr>
      </w:pPr>
    </w:p>
    <w:p w14:paraId="5C5B68AA" w14:textId="77777777" w:rsidR="00000000" w:rsidRDefault="007C71EE">
      <w:pPr>
        <w:pStyle w:val="a"/>
        <w:rPr>
          <w:rFonts w:hint="cs"/>
          <w:rtl/>
        </w:rPr>
      </w:pPr>
      <w:r>
        <w:rPr>
          <w:rFonts w:hint="cs"/>
          <w:rtl/>
        </w:rPr>
        <w:t>חבר הכנסת כבל - אינו נוכח; חבר הכנסת ש</w:t>
      </w:r>
      <w:r>
        <w:rPr>
          <w:rFonts w:hint="cs"/>
          <w:rtl/>
        </w:rPr>
        <w:t>וחט - אינו נוכח; חברת הכנסת אביטל - אינה נוכחת; חבר הכנסת שמחון - אינו נוכח.</w:t>
      </w:r>
    </w:p>
    <w:p w14:paraId="39CB311A" w14:textId="77777777" w:rsidR="00000000" w:rsidRDefault="007C71EE">
      <w:pPr>
        <w:pStyle w:val="a"/>
        <w:rPr>
          <w:rFonts w:hint="cs"/>
          <w:rtl/>
        </w:rPr>
      </w:pPr>
    </w:p>
    <w:p w14:paraId="43278923" w14:textId="77777777" w:rsidR="00000000" w:rsidRDefault="007C71EE">
      <w:pPr>
        <w:pStyle w:val="a"/>
        <w:rPr>
          <w:rFonts w:hint="cs"/>
          <w:rtl/>
        </w:rPr>
      </w:pPr>
      <w:r>
        <w:rPr>
          <w:rFonts w:hint="cs"/>
          <w:rtl/>
        </w:rPr>
        <w:t xml:space="preserve">הצעת חברת  הכנסת נוקד - מי בעד? תודה. מי נגד? תודה. מי נמנע? תודה. </w:t>
      </w:r>
    </w:p>
    <w:p w14:paraId="5EC4E39F" w14:textId="77777777" w:rsidR="00000000" w:rsidRDefault="007C71EE">
      <w:pPr>
        <w:pStyle w:val="a"/>
        <w:rPr>
          <w:rFonts w:hint="cs"/>
          <w:rtl/>
        </w:rPr>
      </w:pPr>
    </w:p>
    <w:p w14:paraId="425D37C8" w14:textId="77777777" w:rsidR="00000000" w:rsidRDefault="007C71EE">
      <w:pPr>
        <w:pStyle w:val="a"/>
        <w:jc w:val="center"/>
        <w:rPr>
          <w:rFonts w:hint="cs"/>
          <w:b/>
          <w:bCs/>
          <w:rtl/>
        </w:rPr>
      </w:pPr>
      <w:r>
        <w:rPr>
          <w:rFonts w:hint="cs"/>
          <w:b/>
          <w:bCs/>
          <w:rtl/>
        </w:rPr>
        <w:t>הצבעה</w:t>
      </w:r>
    </w:p>
    <w:p w14:paraId="0D31D883" w14:textId="77777777" w:rsidR="00000000" w:rsidRDefault="007C71EE">
      <w:pPr>
        <w:pStyle w:val="a"/>
        <w:jc w:val="center"/>
        <w:rPr>
          <w:rFonts w:hint="cs"/>
          <w:rtl/>
        </w:rPr>
      </w:pPr>
    </w:p>
    <w:p w14:paraId="4C4BDFCC" w14:textId="77777777" w:rsidR="00000000" w:rsidRDefault="007C71EE">
      <w:pPr>
        <w:pStyle w:val="a"/>
        <w:jc w:val="center"/>
        <w:rPr>
          <w:rFonts w:hint="cs"/>
          <w:rtl/>
        </w:rPr>
      </w:pPr>
      <w:r>
        <w:rPr>
          <w:rFonts w:hint="cs"/>
          <w:rtl/>
        </w:rPr>
        <w:t>ההסתייגות של חברת הכנסת אורית נוקד לסעיף 4 לא נתקבלה.</w:t>
      </w:r>
    </w:p>
    <w:p w14:paraId="15D57685" w14:textId="77777777" w:rsidR="00000000" w:rsidRDefault="007C71EE">
      <w:pPr>
        <w:pStyle w:val="a"/>
        <w:rPr>
          <w:rFonts w:hint="cs"/>
          <w:rtl/>
        </w:rPr>
      </w:pPr>
    </w:p>
    <w:p w14:paraId="393084E3" w14:textId="77777777" w:rsidR="00000000" w:rsidRDefault="007C71EE">
      <w:pPr>
        <w:pStyle w:val="ad"/>
        <w:rPr>
          <w:rtl/>
        </w:rPr>
      </w:pPr>
      <w:r>
        <w:rPr>
          <w:rtl/>
        </w:rPr>
        <w:t>היו"ר ראובן ריבלין:</w:t>
      </w:r>
    </w:p>
    <w:p w14:paraId="1566D7A0" w14:textId="77777777" w:rsidR="00000000" w:rsidRDefault="007C71EE">
      <w:pPr>
        <w:pStyle w:val="a"/>
        <w:rPr>
          <w:rtl/>
        </w:rPr>
      </w:pPr>
    </w:p>
    <w:p w14:paraId="256AE2D4" w14:textId="77777777" w:rsidR="00000000" w:rsidRDefault="007C71EE">
      <w:pPr>
        <w:pStyle w:val="a"/>
        <w:rPr>
          <w:rFonts w:hint="cs"/>
          <w:rtl/>
        </w:rPr>
      </w:pPr>
      <w:r>
        <w:rPr>
          <w:rFonts w:hint="cs"/>
          <w:rtl/>
        </w:rPr>
        <w:t>הצעת חברת הכנסת אורית נוקד</w:t>
      </w:r>
      <w:r>
        <w:rPr>
          <w:rFonts w:hint="cs"/>
          <w:rtl/>
        </w:rPr>
        <w:t xml:space="preserve"> לא התקבלה.</w:t>
      </w:r>
    </w:p>
    <w:p w14:paraId="108CA05B" w14:textId="77777777" w:rsidR="00000000" w:rsidRDefault="007C71EE">
      <w:pPr>
        <w:pStyle w:val="a"/>
        <w:rPr>
          <w:rFonts w:hint="cs"/>
          <w:rtl/>
        </w:rPr>
      </w:pPr>
    </w:p>
    <w:p w14:paraId="7DF08584" w14:textId="77777777" w:rsidR="00000000" w:rsidRDefault="007C71EE">
      <w:pPr>
        <w:pStyle w:val="a"/>
        <w:rPr>
          <w:rFonts w:hint="cs"/>
          <w:rtl/>
        </w:rPr>
      </w:pPr>
      <w:r>
        <w:rPr>
          <w:rFonts w:hint="cs"/>
          <w:rtl/>
        </w:rPr>
        <w:t xml:space="preserve">הצעת חבר הכנסת בן-מנחם - מי בעד? תודה. מי נגד? תודה. מי נמנע? תודה. </w:t>
      </w:r>
    </w:p>
    <w:p w14:paraId="0F3F1D94" w14:textId="77777777" w:rsidR="00000000" w:rsidRDefault="007C71EE">
      <w:pPr>
        <w:pStyle w:val="a"/>
        <w:rPr>
          <w:rFonts w:hint="cs"/>
          <w:rtl/>
        </w:rPr>
      </w:pPr>
    </w:p>
    <w:p w14:paraId="035E7DBA" w14:textId="77777777" w:rsidR="00000000" w:rsidRDefault="007C71EE">
      <w:pPr>
        <w:pStyle w:val="a"/>
        <w:jc w:val="center"/>
        <w:rPr>
          <w:rFonts w:hint="cs"/>
          <w:b/>
          <w:bCs/>
          <w:rtl/>
        </w:rPr>
      </w:pPr>
      <w:r>
        <w:rPr>
          <w:rFonts w:hint="cs"/>
          <w:b/>
          <w:bCs/>
          <w:rtl/>
        </w:rPr>
        <w:t>הצבעה</w:t>
      </w:r>
    </w:p>
    <w:p w14:paraId="5B09FC92" w14:textId="77777777" w:rsidR="00000000" w:rsidRDefault="007C71EE">
      <w:pPr>
        <w:pStyle w:val="a"/>
        <w:jc w:val="center"/>
        <w:rPr>
          <w:rFonts w:hint="cs"/>
          <w:rtl/>
        </w:rPr>
      </w:pPr>
    </w:p>
    <w:p w14:paraId="292B4921" w14:textId="77777777" w:rsidR="00000000" w:rsidRDefault="007C71EE">
      <w:pPr>
        <w:pStyle w:val="a"/>
        <w:jc w:val="center"/>
        <w:rPr>
          <w:rFonts w:hint="cs"/>
          <w:rtl/>
        </w:rPr>
      </w:pPr>
      <w:r>
        <w:rPr>
          <w:rFonts w:hint="cs"/>
          <w:rtl/>
        </w:rPr>
        <w:t>ההסתייגות של חבר הכנסת אלי בן-מנחם לסעיף 4 לא נתקבלה.</w:t>
      </w:r>
    </w:p>
    <w:p w14:paraId="7CA13387" w14:textId="77777777" w:rsidR="00000000" w:rsidRDefault="007C71EE">
      <w:pPr>
        <w:pStyle w:val="ad"/>
        <w:rPr>
          <w:rtl/>
        </w:rPr>
      </w:pPr>
      <w:r>
        <w:rPr>
          <w:rtl/>
        </w:rPr>
        <w:t>היו"ר ראובן ריבלין:</w:t>
      </w:r>
    </w:p>
    <w:p w14:paraId="4F42B941" w14:textId="77777777" w:rsidR="00000000" w:rsidRDefault="007C71EE">
      <w:pPr>
        <w:pStyle w:val="a"/>
        <w:rPr>
          <w:rtl/>
        </w:rPr>
      </w:pPr>
    </w:p>
    <w:p w14:paraId="4DC9CC27" w14:textId="77777777" w:rsidR="00000000" w:rsidRDefault="007C71EE">
      <w:pPr>
        <w:pStyle w:val="a"/>
        <w:rPr>
          <w:rFonts w:hint="cs"/>
          <w:rtl/>
        </w:rPr>
      </w:pPr>
      <w:r>
        <w:rPr>
          <w:rFonts w:hint="cs"/>
          <w:rtl/>
        </w:rPr>
        <w:t>הצעת חבר הכנסת בן-מנחם לא התקבלה.</w:t>
      </w:r>
    </w:p>
    <w:p w14:paraId="51A9D054" w14:textId="77777777" w:rsidR="00000000" w:rsidRDefault="007C71EE">
      <w:pPr>
        <w:pStyle w:val="a"/>
        <w:rPr>
          <w:rFonts w:hint="cs"/>
          <w:rtl/>
        </w:rPr>
      </w:pPr>
    </w:p>
    <w:p w14:paraId="7AAA1063" w14:textId="77777777" w:rsidR="00000000" w:rsidRDefault="007C71EE">
      <w:pPr>
        <w:pStyle w:val="a"/>
        <w:rPr>
          <w:rFonts w:hint="cs"/>
          <w:rtl/>
        </w:rPr>
      </w:pPr>
      <w:r>
        <w:rPr>
          <w:rFonts w:hint="cs"/>
          <w:rtl/>
        </w:rPr>
        <w:t xml:space="preserve">הצעת חבר הכנסת אלי ישי - מי בעד? תודה. מי נגד? תודה. מי </w:t>
      </w:r>
      <w:r>
        <w:rPr>
          <w:rFonts w:hint="cs"/>
          <w:rtl/>
        </w:rPr>
        <w:t xml:space="preserve">נמנע? תודה. </w:t>
      </w:r>
    </w:p>
    <w:p w14:paraId="6943990D" w14:textId="77777777" w:rsidR="00000000" w:rsidRDefault="007C71EE">
      <w:pPr>
        <w:pStyle w:val="a"/>
        <w:rPr>
          <w:rFonts w:hint="cs"/>
          <w:rtl/>
        </w:rPr>
      </w:pPr>
    </w:p>
    <w:p w14:paraId="615387EC" w14:textId="77777777" w:rsidR="00000000" w:rsidRDefault="007C71EE">
      <w:pPr>
        <w:pStyle w:val="a"/>
        <w:jc w:val="center"/>
        <w:rPr>
          <w:rFonts w:hint="cs"/>
          <w:b/>
          <w:bCs/>
          <w:rtl/>
        </w:rPr>
      </w:pPr>
      <w:r>
        <w:rPr>
          <w:rFonts w:hint="cs"/>
          <w:b/>
          <w:bCs/>
          <w:rtl/>
        </w:rPr>
        <w:t>הצבעה</w:t>
      </w:r>
    </w:p>
    <w:p w14:paraId="5C9260C5" w14:textId="77777777" w:rsidR="00000000" w:rsidRDefault="007C71EE">
      <w:pPr>
        <w:pStyle w:val="a"/>
        <w:jc w:val="center"/>
        <w:rPr>
          <w:rFonts w:hint="cs"/>
          <w:rtl/>
        </w:rPr>
      </w:pPr>
    </w:p>
    <w:p w14:paraId="76973EF4" w14:textId="77777777" w:rsidR="00000000" w:rsidRDefault="007C71EE">
      <w:pPr>
        <w:pStyle w:val="a"/>
        <w:jc w:val="center"/>
        <w:rPr>
          <w:rFonts w:hint="cs"/>
          <w:rtl/>
        </w:rPr>
      </w:pPr>
      <w:r>
        <w:rPr>
          <w:rFonts w:hint="cs"/>
          <w:rtl/>
        </w:rPr>
        <w:t>ההסתייגות של חבר הכנסת אליהו ישי לסעיף 4 לא נתקבלה.</w:t>
      </w:r>
    </w:p>
    <w:p w14:paraId="23570B3B" w14:textId="77777777" w:rsidR="00000000" w:rsidRDefault="007C71EE">
      <w:pPr>
        <w:pStyle w:val="a"/>
        <w:rPr>
          <w:rFonts w:hint="cs"/>
          <w:rtl/>
        </w:rPr>
      </w:pPr>
    </w:p>
    <w:p w14:paraId="5D56A22F" w14:textId="77777777" w:rsidR="00000000" w:rsidRDefault="007C71EE">
      <w:pPr>
        <w:pStyle w:val="ad"/>
        <w:rPr>
          <w:rtl/>
        </w:rPr>
      </w:pPr>
      <w:r>
        <w:rPr>
          <w:rtl/>
        </w:rPr>
        <w:t>היו"ר ראובן ריבלין:</w:t>
      </w:r>
    </w:p>
    <w:p w14:paraId="5F98D76A" w14:textId="77777777" w:rsidR="00000000" w:rsidRDefault="007C71EE">
      <w:pPr>
        <w:pStyle w:val="a"/>
        <w:rPr>
          <w:rtl/>
        </w:rPr>
      </w:pPr>
    </w:p>
    <w:p w14:paraId="058CDE65" w14:textId="77777777" w:rsidR="00000000" w:rsidRDefault="007C71EE">
      <w:pPr>
        <w:pStyle w:val="a"/>
        <w:rPr>
          <w:rFonts w:hint="cs"/>
          <w:rtl/>
        </w:rPr>
      </w:pPr>
      <w:r>
        <w:rPr>
          <w:rFonts w:hint="cs"/>
          <w:rtl/>
        </w:rPr>
        <w:t>הצעת חבר הכנסת ישי לא התקבלה.</w:t>
      </w:r>
    </w:p>
    <w:p w14:paraId="083C76DA" w14:textId="77777777" w:rsidR="00000000" w:rsidRDefault="007C71EE">
      <w:pPr>
        <w:pStyle w:val="a"/>
        <w:rPr>
          <w:rFonts w:hint="cs"/>
          <w:rtl/>
        </w:rPr>
      </w:pPr>
    </w:p>
    <w:p w14:paraId="12A8387A" w14:textId="77777777" w:rsidR="00000000" w:rsidRDefault="007C71EE">
      <w:pPr>
        <w:pStyle w:val="a"/>
        <w:rPr>
          <w:rFonts w:hint="cs"/>
          <w:rtl/>
        </w:rPr>
      </w:pPr>
      <w:r>
        <w:rPr>
          <w:rFonts w:hint="cs"/>
          <w:rtl/>
        </w:rPr>
        <w:t xml:space="preserve">הצעת חבר הכנסת בניזרי - מי בעד? תודה. מי נגד? תודה. מי נמנע? תודה. </w:t>
      </w:r>
    </w:p>
    <w:p w14:paraId="5A8B6B66" w14:textId="77777777" w:rsidR="00000000" w:rsidRDefault="007C71EE">
      <w:pPr>
        <w:pStyle w:val="a"/>
        <w:rPr>
          <w:rFonts w:hint="cs"/>
          <w:rtl/>
        </w:rPr>
      </w:pPr>
    </w:p>
    <w:p w14:paraId="31A4020B" w14:textId="77777777" w:rsidR="00000000" w:rsidRDefault="007C71EE">
      <w:pPr>
        <w:pStyle w:val="a"/>
        <w:jc w:val="center"/>
        <w:rPr>
          <w:rFonts w:hint="cs"/>
          <w:b/>
          <w:bCs/>
          <w:rtl/>
        </w:rPr>
      </w:pPr>
      <w:r>
        <w:rPr>
          <w:rFonts w:hint="cs"/>
          <w:b/>
          <w:bCs/>
          <w:rtl/>
        </w:rPr>
        <w:t>הצבעה</w:t>
      </w:r>
    </w:p>
    <w:p w14:paraId="7BEF3F9A" w14:textId="77777777" w:rsidR="00000000" w:rsidRDefault="007C71EE">
      <w:pPr>
        <w:pStyle w:val="a"/>
        <w:jc w:val="center"/>
        <w:rPr>
          <w:rFonts w:hint="cs"/>
          <w:rtl/>
        </w:rPr>
      </w:pPr>
    </w:p>
    <w:p w14:paraId="2467EE75" w14:textId="77777777" w:rsidR="00000000" w:rsidRDefault="007C71EE">
      <w:pPr>
        <w:pStyle w:val="a"/>
        <w:jc w:val="center"/>
        <w:rPr>
          <w:rFonts w:hint="cs"/>
          <w:rtl/>
        </w:rPr>
      </w:pPr>
      <w:r>
        <w:rPr>
          <w:rFonts w:hint="cs"/>
          <w:rtl/>
        </w:rPr>
        <w:t>ההסתייגות של חבר הכנסת שלמה בניזרי לסעיף 4 לא נתקבלה.</w:t>
      </w:r>
    </w:p>
    <w:p w14:paraId="4233CD8E" w14:textId="77777777" w:rsidR="00000000" w:rsidRDefault="007C71EE">
      <w:pPr>
        <w:pStyle w:val="a"/>
        <w:rPr>
          <w:rFonts w:hint="cs"/>
          <w:rtl/>
        </w:rPr>
      </w:pPr>
    </w:p>
    <w:p w14:paraId="58618C43" w14:textId="77777777" w:rsidR="00000000" w:rsidRDefault="007C71EE">
      <w:pPr>
        <w:pStyle w:val="ad"/>
        <w:rPr>
          <w:rtl/>
        </w:rPr>
      </w:pPr>
      <w:r>
        <w:rPr>
          <w:rtl/>
        </w:rPr>
        <w:t>היו"ר ראובן ריבלין:</w:t>
      </w:r>
    </w:p>
    <w:p w14:paraId="314ED1B7" w14:textId="77777777" w:rsidR="00000000" w:rsidRDefault="007C71EE">
      <w:pPr>
        <w:pStyle w:val="a"/>
        <w:rPr>
          <w:rtl/>
        </w:rPr>
      </w:pPr>
    </w:p>
    <w:p w14:paraId="37D0181F" w14:textId="77777777" w:rsidR="00000000" w:rsidRDefault="007C71EE">
      <w:pPr>
        <w:pStyle w:val="a"/>
        <w:rPr>
          <w:rFonts w:hint="cs"/>
          <w:rtl/>
        </w:rPr>
      </w:pPr>
      <w:r>
        <w:rPr>
          <w:rFonts w:hint="cs"/>
          <w:rtl/>
        </w:rPr>
        <w:t>הצעת חבר הכנסת בניזרי לא התקבלה.</w:t>
      </w:r>
    </w:p>
    <w:p w14:paraId="453A3168" w14:textId="77777777" w:rsidR="00000000" w:rsidRDefault="007C71EE">
      <w:pPr>
        <w:pStyle w:val="a"/>
        <w:rPr>
          <w:rFonts w:hint="cs"/>
          <w:rtl/>
        </w:rPr>
      </w:pPr>
    </w:p>
    <w:p w14:paraId="64863BF2" w14:textId="77777777" w:rsidR="00000000" w:rsidRDefault="007C71EE">
      <w:pPr>
        <w:pStyle w:val="a"/>
        <w:rPr>
          <w:rFonts w:hint="cs"/>
          <w:rtl/>
        </w:rPr>
      </w:pPr>
      <w:r>
        <w:rPr>
          <w:rFonts w:hint="cs"/>
          <w:rtl/>
        </w:rPr>
        <w:t xml:space="preserve">הצעת חבר הכנסת דהן.  דהן נמצא כל הזמן. לא ינום ולא יישן. מי בעד? תודה. מי נגד? תודה. מי נמנע? תודה. </w:t>
      </w:r>
    </w:p>
    <w:p w14:paraId="0CB6929A" w14:textId="77777777" w:rsidR="00000000" w:rsidRDefault="007C71EE">
      <w:pPr>
        <w:pStyle w:val="a"/>
        <w:rPr>
          <w:rtl/>
        </w:rPr>
      </w:pPr>
    </w:p>
    <w:p w14:paraId="5322CFB2" w14:textId="77777777" w:rsidR="00000000" w:rsidRDefault="007C71EE">
      <w:pPr>
        <w:pStyle w:val="a"/>
        <w:rPr>
          <w:rFonts w:hint="cs"/>
          <w:rtl/>
        </w:rPr>
      </w:pPr>
    </w:p>
    <w:p w14:paraId="7986D0E1" w14:textId="77777777" w:rsidR="00000000" w:rsidRDefault="007C71EE">
      <w:pPr>
        <w:pStyle w:val="a"/>
        <w:jc w:val="center"/>
        <w:rPr>
          <w:rFonts w:hint="cs"/>
          <w:b/>
          <w:bCs/>
          <w:rtl/>
        </w:rPr>
      </w:pPr>
      <w:r>
        <w:rPr>
          <w:rFonts w:hint="cs"/>
          <w:b/>
          <w:bCs/>
          <w:rtl/>
        </w:rPr>
        <w:t>הצבעה</w:t>
      </w:r>
    </w:p>
    <w:p w14:paraId="4408332F" w14:textId="77777777" w:rsidR="00000000" w:rsidRDefault="007C71EE">
      <w:pPr>
        <w:pStyle w:val="a"/>
        <w:jc w:val="center"/>
        <w:rPr>
          <w:rFonts w:hint="cs"/>
          <w:rtl/>
        </w:rPr>
      </w:pPr>
    </w:p>
    <w:p w14:paraId="09A07E33" w14:textId="77777777" w:rsidR="00000000" w:rsidRDefault="007C71EE">
      <w:pPr>
        <w:pStyle w:val="a"/>
        <w:jc w:val="center"/>
        <w:rPr>
          <w:rFonts w:hint="cs"/>
          <w:rtl/>
        </w:rPr>
      </w:pPr>
      <w:r>
        <w:rPr>
          <w:rFonts w:hint="cs"/>
          <w:rtl/>
        </w:rPr>
        <w:t>ההסתייגות של חבר הכנסת נסים דהן לסעיף 4 לא נתקבלה.</w:t>
      </w:r>
    </w:p>
    <w:p w14:paraId="6D16221F" w14:textId="77777777" w:rsidR="00000000" w:rsidRDefault="007C71EE">
      <w:pPr>
        <w:pStyle w:val="a"/>
        <w:rPr>
          <w:rFonts w:hint="cs"/>
          <w:rtl/>
        </w:rPr>
      </w:pPr>
    </w:p>
    <w:p w14:paraId="0527F6ED" w14:textId="77777777" w:rsidR="00000000" w:rsidRDefault="007C71EE">
      <w:pPr>
        <w:pStyle w:val="ad"/>
        <w:rPr>
          <w:rtl/>
        </w:rPr>
      </w:pPr>
      <w:r>
        <w:rPr>
          <w:rtl/>
        </w:rPr>
        <w:t>היו"ר ראובן ריבלין:</w:t>
      </w:r>
    </w:p>
    <w:p w14:paraId="693898B8" w14:textId="77777777" w:rsidR="00000000" w:rsidRDefault="007C71EE">
      <w:pPr>
        <w:pStyle w:val="a"/>
        <w:rPr>
          <w:rtl/>
        </w:rPr>
      </w:pPr>
    </w:p>
    <w:p w14:paraId="3B47B4A5" w14:textId="77777777" w:rsidR="00000000" w:rsidRDefault="007C71EE">
      <w:pPr>
        <w:pStyle w:val="a"/>
        <w:rPr>
          <w:rFonts w:hint="cs"/>
          <w:rtl/>
        </w:rPr>
      </w:pPr>
      <w:r>
        <w:rPr>
          <w:rFonts w:hint="cs"/>
          <w:rtl/>
        </w:rPr>
        <w:t>הצעת חבר הכנסת דה</w:t>
      </w:r>
      <w:r>
        <w:rPr>
          <w:rFonts w:hint="cs"/>
          <w:rtl/>
        </w:rPr>
        <w:t>ן לא התקבלה.</w:t>
      </w:r>
    </w:p>
    <w:p w14:paraId="48E9E3B3" w14:textId="77777777" w:rsidR="00000000" w:rsidRDefault="007C71EE">
      <w:pPr>
        <w:pStyle w:val="a"/>
        <w:rPr>
          <w:rFonts w:hint="cs"/>
          <w:rtl/>
        </w:rPr>
      </w:pPr>
    </w:p>
    <w:p w14:paraId="4FD127FD" w14:textId="77777777" w:rsidR="00000000" w:rsidRDefault="007C71EE">
      <w:pPr>
        <w:pStyle w:val="a"/>
        <w:rPr>
          <w:rFonts w:hint="cs"/>
          <w:rtl/>
        </w:rPr>
      </w:pPr>
      <w:r>
        <w:rPr>
          <w:rFonts w:hint="cs"/>
          <w:rtl/>
        </w:rPr>
        <w:t xml:space="preserve">חבר הכנסת אמנון כהן - אינו נוכח; חבר  הכנסת יצחק כהן - אינו נוכח. </w:t>
      </w:r>
    </w:p>
    <w:p w14:paraId="25F7E636" w14:textId="77777777" w:rsidR="00000000" w:rsidRDefault="007C71EE">
      <w:pPr>
        <w:pStyle w:val="a"/>
        <w:rPr>
          <w:rFonts w:hint="cs"/>
          <w:rtl/>
        </w:rPr>
      </w:pPr>
    </w:p>
    <w:p w14:paraId="32475C2B" w14:textId="77777777" w:rsidR="00000000" w:rsidRDefault="007C71EE">
      <w:pPr>
        <w:pStyle w:val="a"/>
        <w:rPr>
          <w:rFonts w:hint="cs"/>
          <w:rtl/>
        </w:rPr>
      </w:pPr>
      <w:r>
        <w:rPr>
          <w:rFonts w:hint="cs"/>
          <w:rtl/>
        </w:rPr>
        <w:t xml:space="preserve">הצעת חבר הכנסת אזולאי - מי בעד? תודה. מי נגד? תודה. מי נמנע? תודה. </w:t>
      </w:r>
    </w:p>
    <w:p w14:paraId="76A79A16" w14:textId="77777777" w:rsidR="00000000" w:rsidRDefault="007C71EE">
      <w:pPr>
        <w:pStyle w:val="a"/>
        <w:rPr>
          <w:rFonts w:hint="cs"/>
          <w:rtl/>
        </w:rPr>
      </w:pPr>
    </w:p>
    <w:p w14:paraId="16CF2E3D" w14:textId="77777777" w:rsidR="00000000" w:rsidRDefault="007C71EE">
      <w:pPr>
        <w:pStyle w:val="a"/>
        <w:jc w:val="center"/>
        <w:rPr>
          <w:rFonts w:hint="cs"/>
          <w:b/>
          <w:bCs/>
          <w:rtl/>
        </w:rPr>
      </w:pPr>
      <w:r>
        <w:rPr>
          <w:rFonts w:hint="cs"/>
          <w:b/>
          <w:bCs/>
          <w:rtl/>
        </w:rPr>
        <w:t>הצבעה</w:t>
      </w:r>
    </w:p>
    <w:p w14:paraId="252D9189" w14:textId="77777777" w:rsidR="00000000" w:rsidRDefault="007C71EE">
      <w:pPr>
        <w:pStyle w:val="a"/>
        <w:jc w:val="center"/>
        <w:rPr>
          <w:rFonts w:hint="cs"/>
          <w:rtl/>
        </w:rPr>
      </w:pPr>
    </w:p>
    <w:p w14:paraId="6034F129" w14:textId="77777777" w:rsidR="00000000" w:rsidRDefault="007C71EE">
      <w:pPr>
        <w:pStyle w:val="a"/>
        <w:jc w:val="center"/>
        <w:rPr>
          <w:rFonts w:hint="cs"/>
          <w:rtl/>
        </w:rPr>
      </w:pPr>
      <w:r>
        <w:rPr>
          <w:rFonts w:hint="cs"/>
          <w:rtl/>
        </w:rPr>
        <w:t>ההסתייגות של חבר הכנסת דוד אזולאי לסעיף 4 לא נתקבלה.</w:t>
      </w:r>
    </w:p>
    <w:p w14:paraId="6A149B2B" w14:textId="77777777" w:rsidR="00000000" w:rsidRDefault="007C71EE">
      <w:pPr>
        <w:pStyle w:val="a"/>
        <w:rPr>
          <w:rFonts w:hint="cs"/>
          <w:rtl/>
        </w:rPr>
      </w:pPr>
    </w:p>
    <w:p w14:paraId="3391A254" w14:textId="77777777" w:rsidR="00000000" w:rsidRDefault="007C71EE">
      <w:pPr>
        <w:pStyle w:val="ad"/>
        <w:rPr>
          <w:rtl/>
        </w:rPr>
      </w:pPr>
      <w:r>
        <w:rPr>
          <w:rtl/>
        </w:rPr>
        <w:t>היו"ר ראובן ריבלין:</w:t>
      </w:r>
    </w:p>
    <w:p w14:paraId="750D44F5" w14:textId="77777777" w:rsidR="00000000" w:rsidRDefault="007C71EE">
      <w:pPr>
        <w:pStyle w:val="a"/>
        <w:rPr>
          <w:rtl/>
        </w:rPr>
      </w:pPr>
    </w:p>
    <w:p w14:paraId="191B600B" w14:textId="77777777" w:rsidR="00000000" w:rsidRDefault="007C71EE">
      <w:pPr>
        <w:pStyle w:val="a"/>
        <w:rPr>
          <w:rFonts w:hint="cs"/>
          <w:rtl/>
        </w:rPr>
      </w:pPr>
      <w:r>
        <w:rPr>
          <w:rFonts w:hint="cs"/>
          <w:rtl/>
        </w:rPr>
        <w:t>הצעת חבר הכנסת אזולאי ל</w:t>
      </w:r>
      <w:r>
        <w:rPr>
          <w:rFonts w:hint="cs"/>
          <w:rtl/>
        </w:rPr>
        <w:t>א התקבלה.</w:t>
      </w:r>
    </w:p>
    <w:p w14:paraId="4A405558" w14:textId="77777777" w:rsidR="00000000" w:rsidRDefault="007C71EE">
      <w:pPr>
        <w:pStyle w:val="a"/>
        <w:rPr>
          <w:rFonts w:hint="cs"/>
          <w:rtl/>
        </w:rPr>
      </w:pPr>
    </w:p>
    <w:p w14:paraId="2116F886" w14:textId="77777777" w:rsidR="00000000" w:rsidRDefault="007C71EE">
      <w:pPr>
        <w:pStyle w:val="a"/>
        <w:rPr>
          <w:rFonts w:hint="cs"/>
          <w:rtl/>
        </w:rPr>
      </w:pPr>
      <w:r>
        <w:rPr>
          <w:rFonts w:hint="cs"/>
          <w:rtl/>
        </w:rPr>
        <w:t xml:space="preserve">עמוד 29. חבר הכנסת נהרי אינו נוכח. </w:t>
      </w:r>
    </w:p>
    <w:p w14:paraId="0948E135" w14:textId="77777777" w:rsidR="00000000" w:rsidRDefault="007C71EE">
      <w:pPr>
        <w:pStyle w:val="a"/>
        <w:rPr>
          <w:rFonts w:hint="cs"/>
          <w:rtl/>
        </w:rPr>
      </w:pPr>
    </w:p>
    <w:p w14:paraId="4BF46E64" w14:textId="77777777" w:rsidR="00000000" w:rsidRDefault="007C71EE">
      <w:pPr>
        <w:pStyle w:val="a"/>
        <w:rPr>
          <w:rFonts w:hint="cs"/>
          <w:rtl/>
        </w:rPr>
      </w:pPr>
      <w:r>
        <w:rPr>
          <w:rFonts w:hint="cs"/>
          <w:rtl/>
        </w:rPr>
        <w:t xml:space="preserve">הצעת חבר הכנסת וקנין - מי בעד? תודה. מי נגד? תודה. מי נמנע? תודה. </w:t>
      </w:r>
    </w:p>
    <w:p w14:paraId="7B3BDEBF" w14:textId="77777777" w:rsidR="00000000" w:rsidRDefault="007C71EE">
      <w:pPr>
        <w:pStyle w:val="a"/>
        <w:rPr>
          <w:rFonts w:hint="cs"/>
          <w:rtl/>
        </w:rPr>
      </w:pPr>
    </w:p>
    <w:p w14:paraId="42DD3F38" w14:textId="77777777" w:rsidR="00000000" w:rsidRDefault="007C71EE">
      <w:pPr>
        <w:pStyle w:val="a"/>
        <w:jc w:val="center"/>
        <w:rPr>
          <w:rFonts w:hint="cs"/>
          <w:b/>
          <w:bCs/>
          <w:rtl/>
        </w:rPr>
      </w:pPr>
      <w:r>
        <w:rPr>
          <w:rFonts w:hint="cs"/>
          <w:b/>
          <w:bCs/>
          <w:rtl/>
        </w:rPr>
        <w:t>הצבעה</w:t>
      </w:r>
    </w:p>
    <w:p w14:paraId="3CCF2EAC" w14:textId="77777777" w:rsidR="00000000" w:rsidRDefault="007C71EE">
      <w:pPr>
        <w:pStyle w:val="a"/>
        <w:jc w:val="center"/>
        <w:rPr>
          <w:rFonts w:hint="cs"/>
          <w:rtl/>
        </w:rPr>
      </w:pPr>
    </w:p>
    <w:p w14:paraId="733E4277" w14:textId="77777777" w:rsidR="00000000" w:rsidRDefault="007C71EE">
      <w:pPr>
        <w:pStyle w:val="a"/>
        <w:jc w:val="center"/>
        <w:rPr>
          <w:rFonts w:hint="cs"/>
          <w:rtl/>
        </w:rPr>
      </w:pPr>
      <w:r>
        <w:rPr>
          <w:rFonts w:hint="cs"/>
          <w:rtl/>
        </w:rPr>
        <w:t>ההסתייגות של חבר הכנסת יצחק וקנין לסעיף 4 לא נתקבלה.</w:t>
      </w:r>
    </w:p>
    <w:p w14:paraId="3688C219" w14:textId="77777777" w:rsidR="00000000" w:rsidRDefault="007C71EE">
      <w:pPr>
        <w:pStyle w:val="a"/>
        <w:rPr>
          <w:rFonts w:hint="cs"/>
          <w:rtl/>
        </w:rPr>
      </w:pPr>
    </w:p>
    <w:p w14:paraId="378AFE18" w14:textId="77777777" w:rsidR="00000000" w:rsidRDefault="007C71EE">
      <w:pPr>
        <w:pStyle w:val="ad"/>
        <w:rPr>
          <w:rtl/>
        </w:rPr>
      </w:pPr>
      <w:r>
        <w:rPr>
          <w:rtl/>
        </w:rPr>
        <w:t>היו"ר ראובן ריבלין:</w:t>
      </w:r>
    </w:p>
    <w:p w14:paraId="6A429D5B" w14:textId="77777777" w:rsidR="00000000" w:rsidRDefault="007C71EE">
      <w:pPr>
        <w:pStyle w:val="a"/>
        <w:rPr>
          <w:rtl/>
        </w:rPr>
      </w:pPr>
    </w:p>
    <w:p w14:paraId="189BA692" w14:textId="77777777" w:rsidR="00000000" w:rsidRDefault="007C71EE">
      <w:pPr>
        <w:pStyle w:val="a"/>
        <w:rPr>
          <w:rFonts w:hint="cs"/>
          <w:rtl/>
        </w:rPr>
      </w:pPr>
      <w:r>
        <w:rPr>
          <w:rFonts w:hint="cs"/>
          <w:rtl/>
        </w:rPr>
        <w:t>הצעת חבר הכנסת וקנין לא התקבלה.</w:t>
      </w:r>
    </w:p>
    <w:p w14:paraId="2651E1D8" w14:textId="77777777" w:rsidR="00000000" w:rsidRDefault="007C71EE">
      <w:pPr>
        <w:pStyle w:val="a"/>
        <w:rPr>
          <w:rFonts w:hint="cs"/>
          <w:rtl/>
        </w:rPr>
      </w:pPr>
    </w:p>
    <w:p w14:paraId="2E51D4CA" w14:textId="77777777" w:rsidR="00000000" w:rsidRDefault="007C71EE">
      <w:pPr>
        <w:pStyle w:val="a"/>
        <w:rPr>
          <w:rFonts w:hint="cs"/>
          <w:rtl/>
        </w:rPr>
      </w:pPr>
      <w:r>
        <w:rPr>
          <w:rFonts w:hint="cs"/>
          <w:rtl/>
        </w:rPr>
        <w:t>הצעת חבר הכנסת יאיר פרץ -</w:t>
      </w:r>
      <w:r>
        <w:rPr>
          <w:rFonts w:hint="cs"/>
          <w:rtl/>
        </w:rPr>
        <w:t xml:space="preserve"> מי בעד? תודה. מי נגד? תודה. מי נמנע? תודה. </w:t>
      </w:r>
    </w:p>
    <w:p w14:paraId="145D2180" w14:textId="77777777" w:rsidR="00000000" w:rsidRDefault="007C71EE">
      <w:pPr>
        <w:pStyle w:val="a"/>
        <w:rPr>
          <w:rFonts w:hint="cs"/>
          <w:rtl/>
        </w:rPr>
      </w:pPr>
    </w:p>
    <w:p w14:paraId="53DAF65A" w14:textId="77777777" w:rsidR="00000000" w:rsidRDefault="007C71EE">
      <w:pPr>
        <w:pStyle w:val="a"/>
        <w:rPr>
          <w:rFonts w:hint="cs"/>
          <w:rtl/>
        </w:rPr>
      </w:pPr>
    </w:p>
    <w:p w14:paraId="1229C625" w14:textId="77777777" w:rsidR="00000000" w:rsidRDefault="007C71EE">
      <w:pPr>
        <w:pStyle w:val="a"/>
        <w:jc w:val="center"/>
        <w:rPr>
          <w:rFonts w:hint="cs"/>
          <w:b/>
          <w:bCs/>
          <w:rtl/>
        </w:rPr>
      </w:pPr>
      <w:r>
        <w:rPr>
          <w:rFonts w:hint="cs"/>
          <w:b/>
          <w:bCs/>
          <w:rtl/>
        </w:rPr>
        <w:t>הצבעה</w:t>
      </w:r>
    </w:p>
    <w:p w14:paraId="67A33F0C" w14:textId="77777777" w:rsidR="00000000" w:rsidRDefault="007C71EE">
      <w:pPr>
        <w:pStyle w:val="a"/>
        <w:jc w:val="center"/>
        <w:rPr>
          <w:rFonts w:hint="cs"/>
          <w:rtl/>
        </w:rPr>
      </w:pPr>
    </w:p>
    <w:p w14:paraId="7CB6A5BE" w14:textId="77777777" w:rsidR="00000000" w:rsidRDefault="007C71EE">
      <w:pPr>
        <w:pStyle w:val="a"/>
        <w:jc w:val="center"/>
        <w:rPr>
          <w:rFonts w:hint="cs"/>
          <w:rtl/>
        </w:rPr>
      </w:pPr>
      <w:r>
        <w:rPr>
          <w:rFonts w:hint="cs"/>
          <w:rtl/>
        </w:rPr>
        <w:t>ההסתייגות של חבר הכנסת יאיר פרץ לסעיף 4 לא נתקבלה.</w:t>
      </w:r>
    </w:p>
    <w:p w14:paraId="060169EE" w14:textId="77777777" w:rsidR="00000000" w:rsidRDefault="007C71EE">
      <w:pPr>
        <w:pStyle w:val="a"/>
        <w:rPr>
          <w:rFonts w:hint="cs"/>
          <w:rtl/>
        </w:rPr>
      </w:pPr>
    </w:p>
    <w:p w14:paraId="7F498555" w14:textId="77777777" w:rsidR="00000000" w:rsidRDefault="007C71EE">
      <w:pPr>
        <w:pStyle w:val="ad"/>
        <w:rPr>
          <w:rtl/>
        </w:rPr>
      </w:pPr>
      <w:r>
        <w:rPr>
          <w:rtl/>
        </w:rPr>
        <w:t>היו"ר ראובן ריבלין:</w:t>
      </w:r>
    </w:p>
    <w:p w14:paraId="428CFEB9" w14:textId="77777777" w:rsidR="00000000" w:rsidRDefault="007C71EE">
      <w:pPr>
        <w:pStyle w:val="a"/>
        <w:rPr>
          <w:rtl/>
        </w:rPr>
      </w:pPr>
    </w:p>
    <w:p w14:paraId="3614C7F7" w14:textId="77777777" w:rsidR="00000000" w:rsidRDefault="007C71EE">
      <w:pPr>
        <w:pStyle w:val="a"/>
        <w:rPr>
          <w:rFonts w:hint="cs"/>
          <w:rtl/>
        </w:rPr>
      </w:pPr>
      <w:r>
        <w:rPr>
          <w:rFonts w:hint="cs"/>
          <w:rtl/>
        </w:rPr>
        <w:t>הצעת חבר הכנסת יאיר פרץ לא התקבלה.</w:t>
      </w:r>
    </w:p>
    <w:p w14:paraId="56481084" w14:textId="77777777" w:rsidR="00000000" w:rsidRDefault="007C71EE">
      <w:pPr>
        <w:pStyle w:val="a"/>
        <w:rPr>
          <w:rFonts w:hint="cs"/>
          <w:rtl/>
        </w:rPr>
      </w:pPr>
    </w:p>
    <w:p w14:paraId="25AE843A" w14:textId="77777777" w:rsidR="00000000" w:rsidRDefault="007C71EE">
      <w:pPr>
        <w:pStyle w:val="a"/>
        <w:rPr>
          <w:rFonts w:hint="cs"/>
          <w:rtl/>
        </w:rPr>
      </w:pPr>
      <w:r>
        <w:rPr>
          <w:rFonts w:hint="cs"/>
          <w:rtl/>
        </w:rPr>
        <w:t xml:space="preserve">הצעת חבר הכנסת זאב - מי בעד? תודה. מי נגד? תודה. מי נמנע? תודה. </w:t>
      </w:r>
    </w:p>
    <w:p w14:paraId="33136A9B" w14:textId="77777777" w:rsidR="00000000" w:rsidRDefault="007C71EE">
      <w:pPr>
        <w:pStyle w:val="a"/>
        <w:rPr>
          <w:rFonts w:hint="cs"/>
          <w:rtl/>
        </w:rPr>
      </w:pPr>
    </w:p>
    <w:p w14:paraId="0AED855E" w14:textId="77777777" w:rsidR="00000000" w:rsidRDefault="007C71EE">
      <w:pPr>
        <w:pStyle w:val="a"/>
        <w:jc w:val="center"/>
        <w:rPr>
          <w:rFonts w:hint="cs"/>
          <w:b/>
          <w:bCs/>
          <w:rtl/>
        </w:rPr>
      </w:pPr>
      <w:r>
        <w:rPr>
          <w:rFonts w:hint="cs"/>
          <w:b/>
          <w:bCs/>
          <w:rtl/>
        </w:rPr>
        <w:t>הצבעה</w:t>
      </w:r>
    </w:p>
    <w:p w14:paraId="55221E72" w14:textId="77777777" w:rsidR="00000000" w:rsidRDefault="007C71EE">
      <w:pPr>
        <w:pStyle w:val="a"/>
        <w:jc w:val="center"/>
        <w:rPr>
          <w:rFonts w:hint="cs"/>
          <w:rtl/>
        </w:rPr>
      </w:pPr>
    </w:p>
    <w:p w14:paraId="18F6D734" w14:textId="77777777" w:rsidR="00000000" w:rsidRDefault="007C71EE">
      <w:pPr>
        <w:pStyle w:val="a"/>
        <w:jc w:val="center"/>
        <w:rPr>
          <w:rFonts w:hint="cs"/>
          <w:rtl/>
        </w:rPr>
      </w:pPr>
      <w:r>
        <w:rPr>
          <w:rFonts w:hint="cs"/>
          <w:rtl/>
        </w:rPr>
        <w:t>ההסתייגות של חבר הכנ</w:t>
      </w:r>
      <w:r>
        <w:rPr>
          <w:rFonts w:hint="cs"/>
          <w:rtl/>
        </w:rPr>
        <w:t>סת נסים זאב לסעיף 4 לא נתקבלה.</w:t>
      </w:r>
    </w:p>
    <w:p w14:paraId="50AAACEC" w14:textId="77777777" w:rsidR="00000000" w:rsidRDefault="007C71EE">
      <w:pPr>
        <w:pStyle w:val="a"/>
        <w:rPr>
          <w:rFonts w:hint="cs"/>
          <w:rtl/>
        </w:rPr>
      </w:pPr>
    </w:p>
    <w:p w14:paraId="3EB8BB11" w14:textId="77777777" w:rsidR="00000000" w:rsidRDefault="007C71EE">
      <w:pPr>
        <w:pStyle w:val="ad"/>
        <w:rPr>
          <w:rtl/>
        </w:rPr>
      </w:pPr>
      <w:r>
        <w:rPr>
          <w:rtl/>
        </w:rPr>
        <w:t>היו"ר ראובן ריבלין:</w:t>
      </w:r>
    </w:p>
    <w:p w14:paraId="4FED5324" w14:textId="77777777" w:rsidR="00000000" w:rsidRDefault="007C71EE">
      <w:pPr>
        <w:pStyle w:val="a"/>
        <w:rPr>
          <w:rtl/>
        </w:rPr>
      </w:pPr>
    </w:p>
    <w:p w14:paraId="5E9B6F5B" w14:textId="77777777" w:rsidR="00000000" w:rsidRDefault="007C71EE">
      <w:pPr>
        <w:pStyle w:val="a"/>
        <w:rPr>
          <w:rFonts w:hint="cs"/>
          <w:rtl/>
        </w:rPr>
      </w:pPr>
      <w:r>
        <w:rPr>
          <w:rFonts w:hint="cs"/>
          <w:rtl/>
        </w:rPr>
        <w:t>הצעת חבר הכנסת  זאב לא התקבלה.</w:t>
      </w:r>
    </w:p>
    <w:p w14:paraId="0C0BE9C0" w14:textId="77777777" w:rsidR="00000000" w:rsidRDefault="007C71EE">
      <w:pPr>
        <w:pStyle w:val="a"/>
        <w:rPr>
          <w:rFonts w:hint="cs"/>
          <w:rtl/>
        </w:rPr>
      </w:pPr>
    </w:p>
    <w:p w14:paraId="40132F9C" w14:textId="77777777" w:rsidR="00000000" w:rsidRDefault="007C71EE">
      <w:pPr>
        <w:pStyle w:val="a"/>
        <w:rPr>
          <w:rFonts w:hint="cs"/>
          <w:rtl/>
        </w:rPr>
      </w:pPr>
      <w:r>
        <w:rPr>
          <w:rFonts w:hint="cs"/>
          <w:rtl/>
        </w:rPr>
        <w:t xml:space="preserve">הצעת חבר  הכנסת מרגי - מי בעד? תודה. מי נגד? תודה. מי נמנע? תודה. </w:t>
      </w:r>
    </w:p>
    <w:p w14:paraId="3B164ABD" w14:textId="77777777" w:rsidR="00000000" w:rsidRDefault="007C71EE">
      <w:pPr>
        <w:pStyle w:val="a"/>
        <w:rPr>
          <w:rFonts w:hint="cs"/>
          <w:rtl/>
        </w:rPr>
      </w:pPr>
    </w:p>
    <w:p w14:paraId="613E110C" w14:textId="77777777" w:rsidR="00000000" w:rsidRDefault="007C71EE">
      <w:pPr>
        <w:pStyle w:val="a"/>
        <w:jc w:val="center"/>
        <w:rPr>
          <w:rFonts w:hint="cs"/>
          <w:b/>
          <w:bCs/>
          <w:rtl/>
        </w:rPr>
      </w:pPr>
      <w:r>
        <w:rPr>
          <w:rFonts w:hint="cs"/>
          <w:b/>
          <w:bCs/>
          <w:rtl/>
        </w:rPr>
        <w:t>הצבעה</w:t>
      </w:r>
    </w:p>
    <w:p w14:paraId="2520D1C7" w14:textId="77777777" w:rsidR="00000000" w:rsidRDefault="007C71EE">
      <w:pPr>
        <w:pStyle w:val="a"/>
        <w:jc w:val="center"/>
        <w:rPr>
          <w:rFonts w:hint="cs"/>
          <w:rtl/>
        </w:rPr>
      </w:pPr>
    </w:p>
    <w:p w14:paraId="771C7FA7" w14:textId="77777777" w:rsidR="00000000" w:rsidRDefault="007C71EE">
      <w:pPr>
        <w:pStyle w:val="a"/>
        <w:jc w:val="center"/>
        <w:rPr>
          <w:rFonts w:hint="cs"/>
          <w:rtl/>
        </w:rPr>
      </w:pPr>
      <w:r>
        <w:rPr>
          <w:rFonts w:hint="cs"/>
          <w:rtl/>
        </w:rPr>
        <w:t>ההסתייגות של חבר הכנסת יעקב מרגי לסעיף 4 לא נתקבלה.</w:t>
      </w:r>
    </w:p>
    <w:p w14:paraId="1B5A2AFF" w14:textId="77777777" w:rsidR="00000000" w:rsidRDefault="007C71EE">
      <w:pPr>
        <w:pStyle w:val="a"/>
        <w:rPr>
          <w:rFonts w:hint="cs"/>
          <w:rtl/>
        </w:rPr>
      </w:pPr>
    </w:p>
    <w:p w14:paraId="6D303FE4" w14:textId="77777777" w:rsidR="00000000" w:rsidRDefault="007C71EE">
      <w:pPr>
        <w:pStyle w:val="ad"/>
        <w:rPr>
          <w:rtl/>
        </w:rPr>
      </w:pPr>
      <w:r>
        <w:rPr>
          <w:rtl/>
        </w:rPr>
        <w:t>היו"ר ראובן ריבלין:</w:t>
      </w:r>
    </w:p>
    <w:p w14:paraId="6F100410" w14:textId="77777777" w:rsidR="00000000" w:rsidRDefault="007C71EE">
      <w:pPr>
        <w:pStyle w:val="a"/>
        <w:rPr>
          <w:rtl/>
        </w:rPr>
      </w:pPr>
    </w:p>
    <w:p w14:paraId="5478CBED" w14:textId="77777777" w:rsidR="00000000" w:rsidRDefault="007C71EE">
      <w:pPr>
        <w:pStyle w:val="a"/>
        <w:rPr>
          <w:rFonts w:hint="cs"/>
          <w:rtl/>
        </w:rPr>
      </w:pPr>
      <w:r>
        <w:rPr>
          <w:rFonts w:hint="cs"/>
          <w:rtl/>
        </w:rPr>
        <w:t>הצעת חבר הכנסת מרגי לא</w:t>
      </w:r>
      <w:r>
        <w:rPr>
          <w:rFonts w:hint="cs"/>
          <w:rtl/>
        </w:rPr>
        <w:t xml:space="preserve"> התקבלה.</w:t>
      </w:r>
    </w:p>
    <w:p w14:paraId="39343584" w14:textId="77777777" w:rsidR="00000000" w:rsidRDefault="007C71EE">
      <w:pPr>
        <w:pStyle w:val="a"/>
        <w:rPr>
          <w:rFonts w:hint="cs"/>
          <w:rtl/>
        </w:rPr>
      </w:pPr>
    </w:p>
    <w:p w14:paraId="22F5CA71" w14:textId="77777777" w:rsidR="00000000" w:rsidRDefault="007C71EE">
      <w:pPr>
        <w:pStyle w:val="a"/>
        <w:rPr>
          <w:rFonts w:hint="cs"/>
          <w:rtl/>
        </w:rPr>
      </w:pPr>
      <w:r>
        <w:rPr>
          <w:rFonts w:hint="cs"/>
          <w:rtl/>
        </w:rPr>
        <w:t xml:space="preserve">הצעת חבר הכנסת שריד - מי בעד? תודה. מי נגד? תודה. מי נמנע? תודה. </w:t>
      </w:r>
    </w:p>
    <w:p w14:paraId="4A642173" w14:textId="77777777" w:rsidR="00000000" w:rsidRDefault="007C71EE">
      <w:pPr>
        <w:pStyle w:val="a"/>
        <w:rPr>
          <w:rFonts w:hint="cs"/>
          <w:rtl/>
        </w:rPr>
      </w:pPr>
    </w:p>
    <w:p w14:paraId="7E640ECB" w14:textId="77777777" w:rsidR="00000000" w:rsidRDefault="007C71EE">
      <w:pPr>
        <w:pStyle w:val="a"/>
        <w:jc w:val="center"/>
        <w:rPr>
          <w:rFonts w:hint="cs"/>
          <w:b/>
          <w:bCs/>
          <w:rtl/>
        </w:rPr>
      </w:pPr>
      <w:r>
        <w:rPr>
          <w:rFonts w:hint="cs"/>
          <w:b/>
          <w:bCs/>
          <w:rtl/>
        </w:rPr>
        <w:t>הצבעה</w:t>
      </w:r>
    </w:p>
    <w:p w14:paraId="5F986FAA" w14:textId="77777777" w:rsidR="00000000" w:rsidRDefault="007C71EE">
      <w:pPr>
        <w:pStyle w:val="a"/>
        <w:jc w:val="center"/>
        <w:rPr>
          <w:rFonts w:hint="cs"/>
          <w:rtl/>
        </w:rPr>
      </w:pPr>
    </w:p>
    <w:p w14:paraId="7600B894" w14:textId="77777777" w:rsidR="00000000" w:rsidRDefault="007C71EE">
      <w:pPr>
        <w:pStyle w:val="a"/>
        <w:jc w:val="center"/>
        <w:rPr>
          <w:rFonts w:hint="cs"/>
          <w:rtl/>
        </w:rPr>
      </w:pPr>
      <w:r>
        <w:rPr>
          <w:rFonts w:hint="cs"/>
          <w:rtl/>
        </w:rPr>
        <w:t>ההסתייגות של חבר הכנסת יוסי שריד לסעיף 4 לא נתקבלה.</w:t>
      </w:r>
    </w:p>
    <w:p w14:paraId="14B5EE38" w14:textId="77777777" w:rsidR="00000000" w:rsidRDefault="007C71EE">
      <w:pPr>
        <w:pStyle w:val="a"/>
        <w:rPr>
          <w:rFonts w:hint="cs"/>
          <w:rtl/>
        </w:rPr>
      </w:pPr>
    </w:p>
    <w:p w14:paraId="228095EA" w14:textId="77777777" w:rsidR="00000000" w:rsidRDefault="007C71EE">
      <w:pPr>
        <w:pStyle w:val="ad"/>
        <w:rPr>
          <w:rtl/>
        </w:rPr>
      </w:pPr>
      <w:r>
        <w:rPr>
          <w:rtl/>
        </w:rPr>
        <w:t>היו"ר ראובן ריבלין:</w:t>
      </w:r>
    </w:p>
    <w:p w14:paraId="3A03F4FF" w14:textId="77777777" w:rsidR="00000000" w:rsidRDefault="007C71EE">
      <w:pPr>
        <w:pStyle w:val="a"/>
        <w:rPr>
          <w:rtl/>
        </w:rPr>
      </w:pPr>
    </w:p>
    <w:p w14:paraId="44DA9CF3" w14:textId="77777777" w:rsidR="00000000" w:rsidRDefault="007C71EE">
      <w:pPr>
        <w:pStyle w:val="a"/>
        <w:rPr>
          <w:rFonts w:hint="cs"/>
          <w:rtl/>
        </w:rPr>
      </w:pPr>
      <w:r>
        <w:rPr>
          <w:rFonts w:hint="cs"/>
          <w:rtl/>
        </w:rPr>
        <w:t>הצעת חבר הכנסת שריד לא התקבלה.</w:t>
      </w:r>
    </w:p>
    <w:p w14:paraId="11C3E69B" w14:textId="77777777" w:rsidR="00000000" w:rsidRDefault="007C71EE">
      <w:pPr>
        <w:pStyle w:val="a"/>
        <w:rPr>
          <w:rFonts w:hint="cs"/>
          <w:rtl/>
        </w:rPr>
      </w:pPr>
    </w:p>
    <w:p w14:paraId="237270FF" w14:textId="77777777" w:rsidR="00000000" w:rsidRDefault="007C71EE">
      <w:pPr>
        <w:pStyle w:val="a"/>
        <w:rPr>
          <w:rFonts w:hint="cs"/>
          <w:rtl/>
        </w:rPr>
      </w:pPr>
      <w:r>
        <w:rPr>
          <w:rFonts w:hint="cs"/>
          <w:rtl/>
        </w:rPr>
        <w:t xml:space="preserve">הצעת חבר הכנסת אורון - מי בעד? תודה. מי נגד? תודה. מי נמנע? תודה. </w:t>
      </w:r>
    </w:p>
    <w:p w14:paraId="7865B250" w14:textId="77777777" w:rsidR="00000000" w:rsidRDefault="007C71EE">
      <w:pPr>
        <w:pStyle w:val="a"/>
        <w:rPr>
          <w:rFonts w:hint="cs"/>
          <w:rtl/>
        </w:rPr>
      </w:pPr>
    </w:p>
    <w:p w14:paraId="7076926F" w14:textId="77777777" w:rsidR="00000000" w:rsidRDefault="007C71EE">
      <w:pPr>
        <w:pStyle w:val="a"/>
        <w:jc w:val="center"/>
        <w:rPr>
          <w:rFonts w:hint="cs"/>
          <w:b/>
          <w:bCs/>
          <w:rtl/>
        </w:rPr>
      </w:pPr>
      <w:r>
        <w:rPr>
          <w:rFonts w:hint="cs"/>
          <w:b/>
          <w:bCs/>
          <w:rtl/>
        </w:rPr>
        <w:t>הצבעה</w:t>
      </w:r>
    </w:p>
    <w:p w14:paraId="0FDC9168" w14:textId="77777777" w:rsidR="00000000" w:rsidRDefault="007C71EE">
      <w:pPr>
        <w:pStyle w:val="a"/>
        <w:jc w:val="center"/>
        <w:rPr>
          <w:rFonts w:hint="cs"/>
          <w:rtl/>
        </w:rPr>
      </w:pPr>
    </w:p>
    <w:p w14:paraId="1BC2F79C" w14:textId="77777777" w:rsidR="00000000" w:rsidRDefault="007C71EE">
      <w:pPr>
        <w:pStyle w:val="a"/>
        <w:jc w:val="center"/>
        <w:rPr>
          <w:rFonts w:hint="cs"/>
          <w:rtl/>
        </w:rPr>
      </w:pPr>
      <w:r>
        <w:rPr>
          <w:rFonts w:hint="cs"/>
          <w:rtl/>
        </w:rPr>
        <w:t>ההסתייגות של חבר הכנסת חיים אורון לסעיף 4 לא נתקבלה.</w:t>
      </w:r>
    </w:p>
    <w:p w14:paraId="21A1D153" w14:textId="77777777" w:rsidR="00000000" w:rsidRDefault="007C71EE">
      <w:pPr>
        <w:pStyle w:val="a"/>
        <w:rPr>
          <w:rFonts w:hint="cs"/>
          <w:rtl/>
        </w:rPr>
      </w:pPr>
    </w:p>
    <w:p w14:paraId="57E812BA" w14:textId="77777777" w:rsidR="00000000" w:rsidRDefault="007C71EE">
      <w:pPr>
        <w:pStyle w:val="ad"/>
        <w:rPr>
          <w:rtl/>
        </w:rPr>
      </w:pPr>
      <w:r>
        <w:rPr>
          <w:rtl/>
        </w:rPr>
        <w:t>היו"ר ראובן ריבלין:</w:t>
      </w:r>
    </w:p>
    <w:p w14:paraId="7D233E89" w14:textId="77777777" w:rsidR="00000000" w:rsidRDefault="007C71EE">
      <w:pPr>
        <w:pStyle w:val="a"/>
        <w:rPr>
          <w:rtl/>
        </w:rPr>
      </w:pPr>
    </w:p>
    <w:p w14:paraId="4C230D39" w14:textId="77777777" w:rsidR="00000000" w:rsidRDefault="007C71EE">
      <w:pPr>
        <w:pStyle w:val="a"/>
        <w:rPr>
          <w:rFonts w:hint="cs"/>
          <w:rtl/>
        </w:rPr>
      </w:pPr>
      <w:r>
        <w:rPr>
          <w:rFonts w:hint="cs"/>
          <w:rtl/>
        </w:rPr>
        <w:t>הצעת חבר הכנסת אורון לא התקבלה.</w:t>
      </w:r>
    </w:p>
    <w:p w14:paraId="77BF1C7E" w14:textId="77777777" w:rsidR="00000000" w:rsidRDefault="007C71EE">
      <w:pPr>
        <w:pStyle w:val="a"/>
        <w:rPr>
          <w:rFonts w:hint="cs"/>
          <w:rtl/>
        </w:rPr>
      </w:pPr>
    </w:p>
    <w:p w14:paraId="79B51757" w14:textId="77777777" w:rsidR="00000000" w:rsidRDefault="007C71EE">
      <w:pPr>
        <w:pStyle w:val="a"/>
        <w:rPr>
          <w:rFonts w:hint="cs"/>
          <w:rtl/>
        </w:rPr>
      </w:pPr>
      <w:r>
        <w:rPr>
          <w:rFonts w:hint="cs"/>
          <w:rtl/>
        </w:rPr>
        <w:t xml:space="preserve">חבר הכנסת רן כהן - אינו נוכח; חברת הכנסת גלאון - אינה נוכחת. </w:t>
      </w:r>
    </w:p>
    <w:p w14:paraId="334D5154" w14:textId="77777777" w:rsidR="00000000" w:rsidRDefault="007C71EE">
      <w:pPr>
        <w:pStyle w:val="a"/>
        <w:rPr>
          <w:rFonts w:hint="cs"/>
          <w:rtl/>
        </w:rPr>
      </w:pPr>
    </w:p>
    <w:p w14:paraId="3835CC92" w14:textId="77777777" w:rsidR="00000000" w:rsidRDefault="007C71EE">
      <w:pPr>
        <w:pStyle w:val="a"/>
        <w:rPr>
          <w:rFonts w:hint="cs"/>
          <w:rtl/>
        </w:rPr>
      </w:pPr>
      <w:r>
        <w:rPr>
          <w:rFonts w:hint="cs"/>
          <w:rtl/>
        </w:rPr>
        <w:t xml:space="preserve">הצעת חבר הכנסת ברונפמן - מי בעד? תודה. מי נגד? תודה. מי נמנע? תודה. </w:t>
      </w:r>
    </w:p>
    <w:p w14:paraId="02F5DAB4" w14:textId="77777777" w:rsidR="00000000" w:rsidRDefault="007C71EE">
      <w:pPr>
        <w:pStyle w:val="a"/>
        <w:rPr>
          <w:rFonts w:hint="cs"/>
          <w:rtl/>
        </w:rPr>
      </w:pPr>
    </w:p>
    <w:p w14:paraId="2CD3E0D1" w14:textId="77777777" w:rsidR="00000000" w:rsidRDefault="007C71EE">
      <w:pPr>
        <w:pStyle w:val="a"/>
        <w:jc w:val="center"/>
        <w:rPr>
          <w:rFonts w:hint="cs"/>
          <w:b/>
          <w:bCs/>
          <w:rtl/>
        </w:rPr>
      </w:pPr>
      <w:r>
        <w:rPr>
          <w:rFonts w:hint="cs"/>
          <w:b/>
          <w:bCs/>
          <w:rtl/>
        </w:rPr>
        <w:t>הצבעה</w:t>
      </w:r>
    </w:p>
    <w:p w14:paraId="576478F6" w14:textId="77777777" w:rsidR="00000000" w:rsidRDefault="007C71EE">
      <w:pPr>
        <w:pStyle w:val="a"/>
        <w:jc w:val="center"/>
        <w:rPr>
          <w:rFonts w:hint="cs"/>
          <w:rtl/>
        </w:rPr>
      </w:pPr>
    </w:p>
    <w:p w14:paraId="44814757" w14:textId="77777777" w:rsidR="00000000" w:rsidRDefault="007C71EE">
      <w:pPr>
        <w:pStyle w:val="a"/>
        <w:jc w:val="center"/>
        <w:rPr>
          <w:rFonts w:hint="cs"/>
          <w:rtl/>
        </w:rPr>
      </w:pPr>
      <w:r>
        <w:rPr>
          <w:rFonts w:hint="cs"/>
          <w:rtl/>
        </w:rPr>
        <w:t>ההסתייגות של חבר הכנסת רומן ברונפמן לסעיף 4 לא נתקבלה.</w:t>
      </w:r>
    </w:p>
    <w:p w14:paraId="2E9AA382" w14:textId="77777777" w:rsidR="00000000" w:rsidRDefault="007C71EE">
      <w:pPr>
        <w:pStyle w:val="a"/>
        <w:rPr>
          <w:rFonts w:hint="cs"/>
          <w:rtl/>
        </w:rPr>
      </w:pPr>
    </w:p>
    <w:p w14:paraId="7D7F6FF7" w14:textId="77777777" w:rsidR="00000000" w:rsidRDefault="007C71EE">
      <w:pPr>
        <w:pStyle w:val="ad"/>
        <w:rPr>
          <w:rtl/>
        </w:rPr>
      </w:pPr>
      <w:r>
        <w:rPr>
          <w:rtl/>
        </w:rPr>
        <w:t>היו"ר ראובן ריבלין:</w:t>
      </w:r>
    </w:p>
    <w:p w14:paraId="1CF74A59" w14:textId="77777777" w:rsidR="00000000" w:rsidRDefault="007C71EE">
      <w:pPr>
        <w:pStyle w:val="a"/>
        <w:rPr>
          <w:rtl/>
        </w:rPr>
      </w:pPr>
    </w:p>
    <w:p w14:paraId="55EBF64C" w14:textId="77777777" w:rsidR="00000000" w:rsidRDefault="007C71EE">
      <w:pPr>
        <w:pStyle w:val="a"/>
        <w:rPr>
          <w:rFonts w:hint="cs"/>
          <w:rtl/>
        </w:rPr>
      </w:pPr>
      <w:r>
        <w:rPr>
          <w:rFonts w:hint="cs"/>
          <w:rtl/>
        </w:rPr>
        <w:t>הצעת חבר הכנסת ברונפמן לא התקבלה.</w:t>
      </w:r>
    </w:p>
    <w:p w14:paraId="5854A3C4" w14:textId="77777777" w:rsidR="00000000" w:rsidRDefault="007C71EE">
      <w:pPr>
        <w:pStyle w:val="a"/>
        <w:rPr>
          <w:rFonts w:hint="cs"/>
          <w:rtl/>
        </w:rPr>
      </w:pPr>
    </w:p>
    <w:p w14:paraId="421B6E18" w14:textId="77777777" w:rsidR="00000000" w:rsidRDefault="007C71EE">
      <w:pPr>
        <w:pStyle w:val="a"/>
        <w:rPr>
          <w:rFonts w:hint="cs"/>
          <w:rtl/>
        </w:rPr>
      </w:pPr>
      <w:r>
        <w:rPr>
          <w:rFonts w:hint="cs"/>
          <w:rtl/>
        </w:rPr>
        <w:t>חבר הכנסת אבשלום וילן - אינו נוכח.</w:t>
      </w:r>
    </w:p>
    <w:p w14:paraId="315B6B08" w14:textId="77777777" w:rsidR="00000000" w:rsidRDefault="007C71EE">
      <w:pPr>
        <w:pStyle w:val="a"/>
        <w:rPr>
          <w:rFonts w:hint="cs"/>
          <w:rtl/>
        </w:rPr>
      </w:pPr>
    </w:p>
    <w:p w14:paraId="1B25E35B" w14:textId="77777777" w:rsidR="00000000" w:rsidRDefault="007C71EE">
      <w:pPr>
        <w:pStyle w:val="a"/>
        <w:rPr>
          <w:rFonts w:hint="cs"/>
          <w:rtl/>
        </w:rPr>
      </w:pPr>
      <w:r>
        <w:rPr>
          <w:rFonts w:hint="cs"/>
          <w:rtl/>
        </w:rPr>
        <w:t xml:space="preserve">הצעת חבר הכנסת ליצמן - מי בעד? תודה. מי נגד? תודה. מי נמנע? תודה. </w:t>
      </w:r>
    </w:p>
    <w:p w14:paraId="178FDE8C" w14:textId="77777777" w:rsidR="00000000" w:rsidRDefault="007C71EE">
      <w:pPr>
        <w:pStyle w:val="a"/>
        <w:rPr>
          <w:rFonts w:hint="cs"/>
          <w:rtl/>
        </w:rPr>
      </w:pPr>
    </w:p>
    <w:p w14:paraId="05595517" w14:textId="77777777" w:rsidR="00000000" w:rsidRDefault="007C71EE">
      <w:pPr>
        <w:pStyle w:val="a"/>
        <w:jc w:val="center"/>
        <w:rPr>
          <w:rFonts w:hint="cs"/>
          <w:b/>
          <w:bCs/>
          <w:rtl/>
        </w:rPr>
      </w:pPr>
      <w:r>
        <w:rPr>
          <w:rFonts w:hint="cs"/>
          <w:b/>
          <w:bCs/>
          <w:rtl/>
        </w:rPr>
        <w:t>הצבעה</w:t>
      </w:r>
    </w:p>
    <w:p w14:paraId="4F21F79F" w14:textId="77777777" w:rsidR="00000000" w:rsidRDefault="007C71EE">
      <w:pPr>
        <w:pStyle w:val="a"/>
        <w:jc w:val="center"/>
        <w:rPr>
          <w:rFonts w:hint="cs"/>
          <w:rtl/>
        </w:rPr>
      </w:pPr>
    </w:p>
    <w:p w14:paraId="6525654D" w14:textId="77777777" w:rsidR="00000000" w:rsidRDefault="007C71EE">
      <w:pPr>
        <w:pStyle w:val="a"/>
        <w:jc w:val="center"/>
        <w:rPr>
          <w:rFonts w:hint="cs"/>
          <w:rtl/>
        </w:rPr>
      </w:pPr>
      <w:r>
        <w:rPr>
          <w:rFonts w:hint="cs"/>
          <w:rtl/>
        </w:rPr>
        <w:t>ההסתייגות של חבר הכנסת יעקב ליצמ</w:t>
      </w:r>
      <w:r>
        <w:rPr>
          <w:rFonts w:hint="cs"/>
          <w:rtl/>
        </w:rPr>
        <w:t>ן לסעיף 4 לא נתקבלה.</w:t>
      </w:r>
    </w:p>
    <w:p w14:paraId="66AC334E" w14:textId="77777777" w:rsidR="00000000" w:rsidRDefault="007C71EE">
      <w:pPr>
        <w:pStyle w:val="a"/>
        <w:rPr>
          <w:rFonts w:hint="cs"/>
          <w:rtl/>
        </w:rPr>
      </w:pPr>
    </w:p>
    <w:p w14:paraId="77392C98" w14:textId="77777777" w:rsidR="00000000" w:rsidRDefault="007C71EE">
      <w:pPr>
        <w:pStyle w:val="ad"/>
        <w:rPr>
          <w:rtl/>
        </w:rPr>
      </w:pPr>
      <w:r>
        <w:rPr>
          <w:rtl/>
        </w:rPr>
        <w:t>היו"ר ראובן ריבלין:</w:t>
      </w:r>
    </w:p>
    <w:p w14:paraId="6770CDAF" w14:textId="77777777" w:rsidR="00000000" w:rsidRDefault="007C71EE">
      <w:pPr>
        <w:pStyle w:val="a"/>
        <w:rPr>
          <w:rtl/>
        </w:rPr>
      </w:pPr>
    </w:p>
    <w:p w14:paraId="6D8FA630" w14:textId="77777777" w:rsidR="00000000" w:rsidRDefault="007C71EE">
      <w:pPr>
        <w:pStyle w:val="a"/>
        <w:rPr>
          <w:rFonts w:hint="cs"/>
          <w:rtl/>
        </w:rPr>
      </w:pPr>
      <w:r>
        <w:rPr>
          <w:rFonts w:hint="cs"/>
          <w:rtl/>
        </w:rPr>
        <w:t>הצעת חבר הכנסת ליצמן לא התקבלה.</w:t>
      </w:r>
    </w:p>
    <w:p w14:paraId="3AE763B1" w14:textId="77777777" w:rsidR="00000000" w:rsidRDefault="007C71EE">
      <w:pPr>
        <w:pStyle w:val="a"/>
        <w:rPr>
          <w:rFonts w:hint="cs"/>
          <w:rtl/>
        </w:rPr>
      </w:pPr>
    </w:p>
    <w:p w14:paraId="59E858A3" w14:textId="77777777" w:rsidR="00000000" w:rsidRDefault="007C71EE">
      <w:pPr>
        <w:pStyle w:val="a"/>
        <w:rPr>
          <w:rFonts w:hint="cs"/>
          <w:rtl/>
        </w:rPr>
      </w:pPr>
      <w:r>
        <w:rPr>
          <w:rFonts w:hint="cs"/>
          <w:rtl/>
        </w:rPr>
        <w:t xml:space="preserve">חבר הכנסת רביץ - אינו נוכח. </w:t>
      </w:r>
    </w:p>
    <w:p w14:paraId="419D4F2A" w14:textId="77777777" w:rsidR="00000000" w:rsidRDefault="007C71EE">
      <w:pPr>
        <w:pStyle w:val="a"/>
        <w:rPr>
          <w:rFonts w:hint="cs"/>
          <w:rtl/>
        </w:rPr>
      </w:pPr>
    </w:p>
    <w:p w14:paraId="4AF2D1F4" w14:textId="77777777" w:rsidR="00000000" w:rsidRDefault="007C71EE">
      <w:pPr>
        <w:pStyle w:val="a"/>
        <w:rPr>
          <w:rFonts w:hint="cs"/>
          <w:rtl/>
        </w:rPr>
      </w:pPr>
      <w:r>
        <w:rPr>
          <w:rFonts w:hint="cs"/>
          <w:rtl/>
        </w:rPr>
        <w:t xml:space="preserve">הצעת חבר הכנסת פרוש - מי בעד? תודה. מי נגד? תודה. מי נמנע? תודה. </w:t>
      </w:r>
    </w:p>
    <w:p w14:paraId="606D535B" w14:textId="77777777" w:rsidR="00000000" w:rsidRDefault="007C71EE">
      <w:pPr>
        <w:pStyle w:val="a"/>
        <w:rPr>
          <w:rFonts w:hint="cs"/>
          <w:rtl/>
        </w:rPr>
      </w:pPr>
    </w:p>
    <w:p w14:paraId="5D23C278" w14:textId="77777777" w:rsidR="00000000" w:rsidRDefault="007C71EE">
      <w:pPr>
        <w:pStyle w:val="a"/>
        <w:jc w:val="center"/>
        <w:rPr>
          <w:rFonts w:hint="cs"/>
          <w:b/>
          <w:bCs/>
          <w:rtl/>
        </w:rPr>
      </w:pPr>
      <w:r>
        <w:rPr>
          <w:rFonts w:hint="cs"/>
          <w:b/>
          <w:bCs/>
          <w:rtl/>
        </w:rPr>
        <w:t>הצבעה</w:t>
      </w:r>
    </w:p>
    <w:p w14:paraId="3FE84B76" w14:textId="77777777" w:rsidR="00000000" w:rsidRDefault="007C71EE">
      <w:pPr>
        <w:pStyle w:val="a"/>
        <w:jc w:val="center"/>
        <w:rPr>
          <w:rFonts w:hint="cs"/>
          <w:rtl/>
        </w:rPr>
      </w:pPr>
    </w:p>
    <w:p w14:paraId="4DA3CDDA" w14:textId="77777777" w:rsidR="00000000" w:rsidRDefault="007C71EE">
      <w:pPr>
        <w:pStyle w:val="a"/>
        <w:jc w:val="center"/>
        <w:rPr>
          <w:rFonts w:hint="cs"/>
          <w:rtl/>
        </w:rPr>
      </w:pPr>
      <w:r>
        <w:rPr>
          <w:rFonts w:hint="cs"/>
          <w:rtl/>
        </w:rPr>
        <w:t>ההסתייגות של חבר הכנסת מאיר פרוש לסעיף 4 לא נתקבלה.</w:t>
      </w:r>
    </w:p>
    <w:p w14:paraId="201CF1D3" w14:textId="77777777" w:rsidR="00000000" w:rsidRDefault="007C71EE">
      <w:pPr>
        <w:pStyle w:val="a"/>
        <w:rPr>
          <w:rFonts w:hint="cs"/>
          <w:rtl/>
        </w:rPr>
      </w:pPr>
    </w:p>
    <w:p w14:paraId="1175E606" w14:textId="77777777" w:rsidR="00000000" w:rsidRDefault="007C71EE">
      <w:pPr>
        <w:pStyle w:val="ad"/>
        <w:rPr>
          <w:rtl/>
        </w:rPr>
      </w:pPr>
      <w:r>
        <w:rPr>
          <w:rtl/>
        </w:rPr>
        <w:t>היו"ר ראובן ריבלין:</w:t>
      </w:r>
    </w:p>
    <w:p w14:paraId="73063AC2" w14:textId="77777777" w:rsidR="00000000" w:rsidRDefault="007C71EE">
      <w:pPr>
        <w:pStyle w:val="a"/>
        <w:rPr>
          <w:rtl/>
        </w:rPr>
      </w:pPr>
    </w:p>
    <w:p w14:paraId="510928B9" w14:textId="77777777" w:rsidR="00000000" w:rsidRDefault="007C71EE">
      <w:pPr>
        <w:pStyle w:val="a"/>
        <w:rPr>
          <w:rFonts w:hint="cs"/>
          <w:rtl/>
        </w:rPr>
      </w:pPr>
      <w:r>
        <w:rPr>
          <w:rFonts w:hint="cs"/>
          <w:rtl/>
        </w:rPr>
        <w:t>הצ</w:t>
      </w:r>
      <w:r>
        <w:rPr>
          <w:rFonts w:hint="cs"/>
          <w:rtl/>
        </w:rPr>
        <w:t>עת חבר הכנסת פרוש לא התקבלה.</w:t>
      </w:r>
    </w:p>
    <w:p w14:paraId="676C31F9" w14:textId="77777777" w:rsidR="00000000" w:rsidRDefault="007C71EE">
      <w:pPr>
        <w:pStyle w:val="a"/>
        <w:rPr>
          <w:rFonts w:hint="cs"/>
          <w:rtl/>
        </w:rPr>
      </w:pPr>
    </w:p>
    <w:p w14:paraId="3CC60575" w14:textId="77777777" w:rsidR="00000000" w:rsidRDefault="007C71EE">
      <w:pPr>
        <w:pStyle w:val="a"/>
        <w:rPr>
          <w:rFonts w:hint="cs"/>
          <w:rtl/>
        </w:rPr>
      </w:pPr>
      <w:r>
        <w:rPr>
          <w:rFonts w:hint="cs"/>
          <w:rtl/>
        </w:rPr>
        <w:t xml:space="preserve">הצעת חבר הכנסת גפני - מי בעד? תודה. מי נגד? תודה. מי נמנע? תודה. </w:t>
      </w:r>
    </w:p>
    <w:p w14:paraId="13CC37D7" w14:textId="77777777" w:rsidR="00000000" w:rsidRDefault="007C71EE">
      <w:pPr>
        <w:pStyle w:val="a"/>
        <w:rPr>
          <w:rFonts w:hint="cs"/>
          <w:rtl/>
        </w:rPr>
      </w:pPr>
    </w:p>
    <w:p w14:paraId="1C8700E2" w14:textId="77777777" w:rsidR="00000000" w:rsidRDefault="007C71EE">
      <w:pPr>
        <w:pStyle w:val="a"/>
        <w:jc w:val="center"/>
        <w:rPr>
          <w:rFonts w:hint="cs"/>
          <w:b/>
          <w:bCs/>
          <w:rtl/>
        </w:rPr>
      </w:pPr>
      <w:r>
        <w:rPr>
          <w:rFonts w:hint="cs"/>
          <w:b/>
          <w:bCs/>
          <w:rtl/>
        </w:rPr>
        <w:t>הצבעה</w:t>
      </w:r>
    </w:p>
    <w:p w14:paraId="0239A669" w14:textId="77777777" w:rsidR="00000000" w:rsidRDefault="007C71EE">
      <w:pPr>
        <w:pStyle w:val="a"/>
        <w:jc w:val="center"/>
        <w:rPr>
          <w:rFonts w:hint="cs"/>
          <w:rtl/>
        </w:rPr>
      </w:pPr>
    </w:p>
    <w:p w14:paraId="78B1C87B" w14:textId="77777777" w:rsidR="00000000" w:rsidRDefault="007C71EE">
      <w:pPr>
        <w:pStyle w:val="a"/>
        <w:jc w:val="center"/>
        <w:rPr>
          <w:rFonts w:hint="cs"/>
          <w:rtl/>
        </w:rPr>
      </w:pPr>
      <w:r>
        <w:rPr>
          <w:rFonts w:hint="cs"/>
          <w:rtl/>
        </w:rPr>
        <w:t>ההסתייגות של חבר הכנסת משה גפני לסעיף 4 לא נתקבלה.</w:t>
      </w:r>
    </w:p>
    <w:p w14:paraId="57651BAF" w14:textId="77777777" w:rsidR="00000000" w:rsidRDefault="007C71EE">
      <w:pPr>
        <w:pStyle w:val="a"/>
        <w:rPr>
          <w:rFonts w:hint="cs"/>
          <w:rtl/>
        </w:rPr>
      </w:pPr>
    </w:p>
    <w:p w14:paraId="5CE3E2DD" w14:textId="77777777" w:rsidR="00000000" w:rsidRDefault="007C71EE">
      <w:pPr>
        <w:pStyle w:val="ad"/>
        <w:rPr>
          <w:rtl/>
        </w:rPr>
      </w:pPr>
      <w:r>
        <w:rPr>
          <w:rtl/>
        </w:rPr>
        <w:t>היו"ר ראובן ריבלין:</w:t>
      </w:r>
    </w:p>
    <w:p w14:paraId="2D830D68" w14:textId="77777777" w:rsidR="00000000" w:rsidRDefault="007C71EE">
      <w:pPr>
        <w:pStyle w:val="a"/>
        <w:rPr>
          <w:rtl/>
        </w:rPr>
      </w:pPr>
    </w:p>
    <w:p w14:paraId="17A60F72" w14:textId="77777777" w:rsidR="00000000" w:rsidRDefault="007C71EE">
      <w:pPr>
        <w:pStyle w:val="a"/>
        <w:rPr>
          <w:rFonts w:hint="cs"/>
          <w:rtl/>
        </w:rPr>
      </w:pPr>
      <w:r>
        <w:rPr>
          <w:rFonts w:hint="cs"/>
          <w:rtl/>
        </w:rPr>
        <w:t>הצעת חבר הכנסת גפני  לא התקבלה.</w:t>
      </w:r>
    </w:p>
    <w:p w14:paraId="58AB58E3" w14:textId="77777777" w:rsidR="00000000" w:rsidRDefault="007C71EE">
      <w:pPr>
        <w:pStyle w:val="a"/>
        <w:rPr>
          <w:rFonts w:hint="cs"/>
          <w:rtl/>
        </w:rPr>
      </w:pPr>
    </w:p>
    <w:p w14:paraId="407DD973" w14:textId="77777777" w:rsidR="00000000" w:rsidRDefault="007C71EE">
      <w:pPr>
        <w:pStyle w:val="a"/>
        <w:rPr>
          <w:rFonts w:hint="cs"/>
          <w:rtl/>
        </w:rPr>
      </w:pPr>
      <w:r>
        <w:rPr>
          <w:rFonts w:hint="cs"/>
          <w:rtl/>
        </w:rPr>
        <w:t>חבר הכנסת אייכלר - אינו נוכח; חבר הכנסת ברכה -</w:t>
      </w:r>
      <w:r>
        <w:rPr>
          <w:rFonts w:hint="cs"/>
          <w:rtl/>
        </w:rPr>
        <w:t xml:space="preserve"> אינו נוכח.</w:t>
      </w:r>
    </w:p>
    <w:p w14:paraId="370BFA94" w14:textId="77777777" w:rsidR="00000000" w:rsidRDefault="007C71EE">
      <w:pPr>
        <w:pStyle w:val="a"/>
        <w:rPr>
          <w:rFonts w:hint="cs"/>
          <w:rtl/>
        </w:rPr>
      </w:pPr>
    </w:p>
    <w:p w14:paraId="6198C586" w14:textId="77777777" w:rsidR="00000000" w:rsidRDefault="007C71EE">
      <w:pPr>
        <w:pStyle w:val="a"/>
        <w:rPr>
          <w:rFonts w:hint="cs"/>
          <w:rtl/>
        </w:rPr>
      </w:pPr>
      <w:r>
        <w:rPr>
          <w:rFonts w:hint="cs"/>
          <w:rtl/>
        </w:rPr>
        <w:t xml:space="preserve">הצעת חבר הכנסת מח'ול - מי בעד? תודה. מי נגד? תודה. מי נמנע? תודה. </w:t>
      </w:r>
    </w:p>
    <w:p w14:paraId="3CDE83A4" w14:textId="77777777" w:rsidR="00000000" w:rsidRDefault="007C71EE">
      <w:pPr>
        <w:pStyle w:val="a"/>
        <w:rPr>
          <w:rFonts w:hint="cs"/>
          <w:rtl/>
        </w:rPr>
      </w:pPr>
    </w:p>
    <w:p w14:paraId="3F6CFBE0" w14:textId="77777777" w:rsidR="00000000" w:rsidRDefault="007C71EE">
      <w:pPr>
        <w:pStyle w:val="a"/>
        <w:jc w:val="center"/>
        <w:rPr>
          <w:rFonts w:hint="cs"/>
          <w:b/>
          <w:bCs/>
          <w:rtl/>
        </w:rPr>
      </w:pPr>
    </w:p>
    <w:p w14:paraId="53079D49" w14:textId="77777777" w:rsidR="00000000" w:rsidRDefault="007C71EE">
      <w:pPr>
        <w:pStyle w:val="a"/>
        <w:jc w:val="center"/>
        <w:rPr>
          <w:rFonts w:hint="cs"/>
          <w:b/>
          <w:bCs/>
          <w:rtl/>
        </w:rPr>
      </w:pPr>
      <w:r>
        <w:rPr>
          <w:rFonts w:hint="cs"/>
          <w:b/>
          <w:bCs/>
          <w:rtl/>
        </w:rPr>
        <w:t>הצבעה</w:t>
      </w:r>
    </w:p>
    <w:p w14:paraId="6629DC59" w14:textId="77777777" w:rsidR="00000000" w:rsidRDefault="007C71EE">
      <w:pPr>
        <w:pStyle w:val="a"/>
        <w:jc w:val="center"/>
        <w:rPr>
          <w:rFonts w:hint="cs"/>
          <w:rtl/>
        </w:rPr>
      </w:pPr>
    </w:p>
    <w:p w14:paraId="6EF73292" w14:textId="77777777" w:rsidR="00000000" w:rsidRDefault="007C71EE">
      <w:pPr>
        <w:pStyle w:val="a"/>
        <w:jc w:val="center"/>
        <w:rPr>
          <w:rFonts w:hint="cs"/>
          <w:rtl/>
        </w:rPr>
      </w:pPr>
      <w:r>
        <w:rPr>
          <w:rFonts w:hint="cs"/>
          <w:rtl/>
        </w:rPr>
        <w:t>ההסתייגות של חבר הכנסת עסאם מח'ול לסעיף 4 לא נתקבלה.</w:t>
      </w:r>
    </w:p>
    <w:p w14:paraId="1C5C0EFE" w14:textId="77777777" w:rsidR="00000000" w:rsidRDefault="007C71EE">
      <w:pPr>
        <w:pStyle w:val="a"/>
        <w:rPr>
          <w:rFonts w:hint="cs"/>
          <w:rtl/>
        </w:rPr>
      </w:pPr>
    </w:p>
    <w:p w14:paraId="12B7D4CF" w14:textId="77777777" w:rsidR="00000000" w:rsidRDefault="007C71EE">
      <w:pPr>
        <w:pStyle w:val="ad"/>
        <w:rPr>
          <w:rtl/>
        </w:rPr>
      </w:pPr>
      <w:r>
        <w:rPr>
          <w:rtl/>
        </w:rPr>
        <w:t>היו"ר ראובן ריבלין:</w:t>
      </w:r>
    </w:p>
    <w:p w14:paraId="316BB4F5" w14:textId="77777777" w:rsidR="00000000" w:rsidRDefault="007C71EE">
      <w:pPr>
        <w:pStyle w:val="a"/>
        <w:rPr>
          <w:rtl/>
        </w:rPr>
      </w:pPr>
    </w:p>
    <w:p w14:paraId="0C09F7D8" w14:textId="77777777" w:rsidR="00000000" w:rsidRDefault="007C71EE">
      <w:pPr>
        <w:pStyle w:val="a"/>
        <w:rPr>
          <w:rFonts w:hint="cs"/>
          <w:rtl/>
        </w:rPr>
      </w:pPr>
      <w:r>
        <w:rPr>
          <w:rFonts w:hint="cs"/>
          <w:rtl/>
        </w:rPr>
        <w:t>הצעת חבר הכנסת מח'ול לא התקבלה.</w:t>
      </w:r>
    </w:p>
    <w:p w14:paraId="7575CEF7" w14:textId="77777777" w:rsidR="00000000" w:rsidRDefault="007C71EE">
      <w:pPr>
        <w:pStyle w:val="a"/>
        <w:rPr>
          <w:rFonts w:hint="cs"/>
          <w:rtl/>
        </w:rPr>
      </w:pPr>
    </w:p>
    <w:p w14:paraId="4391CE18" w14:textId="77777777" w:rsidR="00000000" w:rsidRDefault="007C71EE">
      <w:pPr>
        <w:pStyle w:val="a"/>
        <w:rPr>
          <w:rFonts w:hint="cs"/>
          <w:rtl/>
        </w:rPr>
      </w:pPr>
      <w:r>
        <w:rPr>
          <w:rFonts w:hint="cs"/>
          <w:rtl/>
        </w:rPr>
        <w:t>חבר הכנסת טיבי - אינו נוכח; חבר הכנסת עמיר פרץ - אינו נוכח;</w:t>
      </w:r>
      <w:r>
        <w:rPr>
          <w:rFonts w:hint="cs"/>
          <w:rtl/>
        </w:rPr>
        <w:t xml:space="preserve"> חברת הכנסת אילנה כהן - אינה נוכחת. </w:t>
      </w:r>
    </w:p>
    <w:p w14:paraId="4B9C4C01" w14:textId="77777777" w:rsidR="00000000" w:rsidRDefault="007C71EE">
      <w:pPr>
        <w:pStyle w:val="a"/>
        <w:rPr>
          <w:rFonts w:hint="cs"/>
          <w:rtl/>
        </w:rPr>
      </w:pPr>
    </w:p>
    <w:p w14:paraId="461CA1AC" w14:textId="77777777" w:rsidR="00000000" w:rsidRDefault="007C71EE">
      <w:pPr>
        <w:pStyle w:val="a"/>
        <w:rPr>
          <w:rFonts w:hint="cs"/>
          <w:rtl/>
        </w:rPr>
      </w:pPr>
      <w:r>
        <w:rPr>
          <w:rFonts w:hint="cs"/>
          <w:rtl/>
        </w:rPr>
        <w:t>האם חבר הכנסת דוד טל נמצא? מי מסתיר לי את דוד טל?</w:t>
      </w:r>
    </w:p>
    <w:p w14:paraId="53731F1F" w14:textId="77777777" w:rsidR="00000000" w:rsidRDefault="007C71EE">
      <w:pPr>
        <w:pStyle w:val="a"/>
        <w:rPr>
          <w:rFonts w:hint="cs"/>
          <w:rtl/>
        </w:rPr>
      </w:pPr>
    </w:p>
    <w:p w14:paraId="027DC7B9" w14:textId="77777777" w:rsidR="00000000" w:rsidRDefault="007C71EE">
      <w:pPr>
        <w:pStyle w:val="a"/>
        <w:rPr>
          <w:rFonts w:hint="cs"/>
          <w:rtl/>
        </w:rPr>
      </w:pPr>
      <w:r>
        <w:rPr>
          <w:rFonts w:hint="cs"/>
          <w:rtl/>
        </w:rPr>
        <w:t xml:space="preserve">הצעת חבר הכנסת טל - מי בעד? תודה. מי נגד? תודה. מי נמנע? תודה. </w:t>
      </w:r>
    </w:p>
    <w:p w14:paraId="2E63C76B" w14:textId="77777777" w:rsidR="00000000" w:rsidRDefault="007C71EE">
      <w:pPr>
        <w:pStyle w:val="a"/>
        <w:rPr>
          <w:rFonts w:hint="cs"/>
          <w:rtl/>
        </w:rPr>
      </w:pPr>
    </w:p>
    <w:p w14:paraId="44E62B17" w14:textId="77777777" w:rsidR="00000000" w:rsidRDefault="007C71EE">
      <w:pPr>
        <w:pStyle w:val="a"/>
        <w:jc w:val="center"/>
        <w:rPr>
          <w:rFonts w:hint="cs"/>
          <w:b/>
          <w:bCs/>
          <w:rtl/>
        </w:rPr>
      </w:pPr>
      <w:r>
        <w:rPr>
          <w:rFonts w:hint="cs"/>
          <w:b/>
          <w:bCs/>
          <w:rtl/>
        </w:rPr>
        <w:t>הצבעה</w:t>
      </w:r>
    </w:p>
    <w:p w14:paraId="4D0FEC51" w14:textId="77777777" w:rsidR="00000000" w:rsidRDefault="007C71EE">
      <w:pPr>
        <w:pStyle w:val="a"/>
        <w:jc w:val="center"/>
        <w:rPr>
          <w:rFonts w:hint="cs"/>
          <w:rtl/>
        </w:rPr>
      </w:pPr>
    </w:p>
    <w:p w14:paraId="76E9CCE5" w14:textId="77777777" w:rsidR="00000000" w:rsidRDefault="007C71EE">
      <w:pPr>
        <w:pStyle w:val="a"/>
        <w:jc w:val="center"/>
        <w:rPr>
          <w:rFonts w:hint="cs"/>
          <w:rtl/>
        </w:rPr>
      </w:pPr>
      <w:r>
        <w:rPr>
          <w:rFonts w:hint="cs"/>
          <w:rtl/>
        </w:rPr>
        <w:t>ההסתייגות של חבר הכנסת דוד טל לסעיף 4 לא נתקבלה.</w:t>
      </w:r>
    </w:p>
    <w:p w14:paraId="0266557F" w14:textId="77777777" w:rsidR="00000000" w:rsidRDefault="007C71EE">
      <w:pPr>
        <w:pStyle w:val="a"/>
        <w:rPr>
          <w:rFonts w:hint="cs"/>
          <w:rtl/>
        </w:rPr>
      </w:pPr>
    </w:p>
    <w:p w14:paraId="2AEA969F" w14:textId="77777777" w:rsidR="00000000" w:rsidRDefault="007C71EE">
      <w:pPr>
        <w:pStyle w:val="ad"/>
        <w:rPr>
          <w:rtl/>
        </w:rPr>
      </w:pPr>
      <w:r>
        <w:rPr>
          <w:rtl/>
        </w:rPr>
        <w:t>היו"ר ראובן ריבלין:</w:t>
      </w:r>
    </w:p>
    <w:p w14:paraId="04A10F0F" w14:textId="77777777" w:rsidR="00000000" w:rsidRDefault="007C71EE">
      <w:pPr>
        <w:pStyle w:val="a"/>
        <w:rPr>
          <w:rtl/>
        </w:rPr>
      </w:pPr>
    </w:p>
    <w:p w14:paraId="31CB6CE5" w14:textId="77777777" w:rsidR="00000000" w:rsidRDefault="007C71EE">
      <w:pPr>
        <w:pStyle w:val="a"/>
        <w:rPr>
          <w:rFonts w:hint="cs"/>
          <w:rtl/>
        </w:rPr>
      </w:pPr>
      <w:r>
        <w:rPr>
          <w:rFonts w:hint="cs"/>
          <w:rtl/>
        </w:rPr>
        <w:t>הצעת חבר הכנסת טל לא התק</w:t>
      </w:r>
      <w:r>
        <w:rPr>
          <w:rFonts w:hint="cs"/>
          <w:rtl/>
        </w:rPr>
        <w:t>בלה.</w:t>
      </w:r>
    </w:p>
    <w:p w14:paraId="641D5ABE" w14:textId="77777777" w:rsidR="00000000" w:rsidRDefault="007C71EE">
      <w:pPr>
        <w:pStyle w:val="a"/>
        <w:rPr>
          <w:rFonts w:hint="cs"/>
          <w:rtl/>
        </w:rPr>
      </w:pPr>
    </w:p>
    <w:p w14:paraId="552F04C9" w14:textId="77777777" w:rsidR="00000000" w:rsidRDefault="007C71EE">
      <w:pPr>
        <w:pStyle w:val="a"/>
        <w:rPr>
          <w:rFonts w:hint="cs"/>
          <w:rtl/>
        </w:rPr>
      </w:pPr>
      <w:r>
        <w:rPr>
          <w:rFonts w:hint="cs"/>
          <w:rtl/>
        </w:rPr>
        <w:t>חבר הכנסת בשארה - אינו נוכח; חבר הכנסת זחאלקה - אינו נוכח.</w:t>
      </w:r>
    </w:p>
    <w:p w14:paraId="07D78417" w14:textId="77777777" w:rsidR="00000000" w:rsidRDefault="007C71EE">
      <w:pPr>
        <w:pStyle w:val="a"/>
        <w:rPr>
          <w:rFonts w:hint="cs"/>
          <w:rtl/>
        </w:rPr>
      </w:pPr>
    </w:p>
    <w:p w14:paraId="71F31D80" w14:textId="77777777" w:rsidR="00000000" w:rsidRDefault="007C71EE">
      <w:pPr>
        <w:pStyle w:val="a"/>
        <w:rPr>
          <w:rFonts w:hint="cs"/>
          <w:rtl/>
        </w:rPr>
      </w:pPr>
      <w:r>
        <w:rPr>
          <w:rFonts w:hint="cs"/>
          <w:rtl/>
        </w:rPr>
        <w:t xml:space="preserve">הצעת חבר הכנסת טאהא - מי בעד? תודה. מי נגד? תודה. מי נמנע? תודה. </w:t>
      </w:r>
    </w:p>
    <w:p w14:paraId="16BFABB7" w14:textId="77777777" w:rsidR="00000000" w:rsidRDefault="007C71EE">
      <w:pPr>
        <w:pStyle w:val="a"/>
        <w:rPr>
          <w:rFonts w:hint="cs"/>
          <w:rtl/>
        </w:rPr>
      </w:pPr>
    </w:p>
    <w:p w14:paraId="522B5AD4" w14:textId="77777777" w:rsidR="00000000" w:rsidRDefault="007C71EE">
      <w:pPr>
        <w:pStyle w:val="a"/>
        <w:jc w:val="center"/>
        <w:rPr>
          <w:rFonts w:hint="cs"/>
          <w:b/>
          <w:bCs/>
          <w:rtl/>
        </w:rPr>
      </w:pPr>
      <w:r>
        <w:rPr>
          <w:rFonts w:hint="cs"/>
          <w:b/>
          <w:bCs/>
          <w:rtl/>
        </w:rPr>
        <w:t>הצבעה</w:t>
      </w:r>
    </w:p>
    <w:p w14:paraId="64485E91" w14:textId="77777777" w:rsidR="00000000" w:rsidRDefault="007C71EE">
      <w:pPr>
        <w:pStyle w:val="a"/>
        <w:jc w:val="center"/>
        <w:rPr>
          <w:rFonts w:hint="cs"/>
          <w:rtl/>
        </w:rPr>
      </w:pPr>
    </w:p>
    <w:p w14:paraId="4760BB90" w14:textId="77777777" w:rsidR="00000000" w:rsidRDefault="007C71EE">
      <w:pPr>
        <w:pStyle w:val="a"/>
        <w:jc w:val="center"/>
        <w:rPr>
          <w:rFonts w:hint="cs"/>
          <w:rtl/>
        </w:rPr>
      </w:pPr>
      <w:r>
        <w:rPr>
          <w:rFonts w:hint="cs"/>
          <w:rtl/>
        </w:rPr>
        <w:t>ההסתייגות של חבר הכנסת ואסל טאהא לסעיף 4 לא נתקבלה.</w:t>
      </w:r>
    </w:p>
    <w:p w14:paraId="650869D0" w14:textId="77777777" w:rsidR="00000000" w:rsidRDefault="007C71EE">
      <w:pPr>
        <w:pStyle w:val="a"/>
        <w:rPr>
          <w:rFonts w:hint="cs"/>
          <w:rtl/>
        </w:rPr>
      </w:pPr>
    </w:p>
    <w:p w14:paraId="0ED03CFD" w14:textId="77777777" w:rsidR="00000000" w:rsidRDefault="007C71EE">
      <w:pPr>
        <w:pStyle w:val="ad"/>
        <w:rPr>
          <w:rtl/>
        </w:rPr>
      </w:pPr>
      <w:r>
        <w:rPr>
          <w:rtl/>
        </w:rPr>
        <w:t>היו"ר ראובן ריבלין:</w:t>
      </w:r>
    </w:p>
    <w:p w14:paraId="65C06304" w14:textId="77777777" w:rsidR="00000000" w:rsidRDefault="007C71EE">
      <w:pPr>
        <w:pStyle w:val="a"/>
        <w:rPr>
          <w:rtl/>
        </w:rPr>
      </w:pPr>
    </w:p>
    <w:p w14:paraId="20A377A2" w14:textId="77777777" w:rsidR="00000000" w:rsidRDefault="007C71EE">
      <w:pPr>
        <w:pStyle w:val="a"/>
        <w:rPr>
          <w:rFonts w:hint="cs"/>
          <w:rtl/>
        </w:rPr>
      </w:pPr>
      <w:r>
        <w:rPr>
          <w:rFonts w:hint="cs"/>
          <w:rtl/>
        </w:rPr>
        <w:t>הצעת חבר הכנסת טאהא לא התקבלה.</w:t>
      </w:r>
    </w:p>
    <w:p w14:paraId="3A3139E6" w14:textId="77777777" w:rsidR="00000000" w:rsidRDefault="007C71EE">
      <w:pPr>
        <w:pStyle w:val="a"/>
        <w:rPr>
          <w:rFonts w:hint="cs"/>
          <w:rtl/>
        </w:rPr>
      </w:pPr>
    </w:p>
    <w:p w14:paraId="0D87014D" w14:textId="77777777" w:rsidR="00000000" w:rsidRDefault="007C71EE">
      <w:pPr>
        <w:pStyle w:val="a"/>
        <w:rPr>
          <w:rFonts w:hint="cs"/>
          <w:rtl/>
        </w:rPr>
      </w:pPr>
      <w:r>
        <w:rPr>
          <w:rFonts w:hint="cs"/>
          <w:rtl/>
        </w:rPr>
        <w:t xml:space="preserve">חבר הכנסת </w:t>
      </w:r>
      <w:r>
        <w:rPr>
          <w:rFonts w:hint="cs"/>
          <w:rtl/>
        </w:rPr>
        <w:t xml:space="preserve">דהאמשה - אינו נוכח; חברי הכנסת ברכה ואלסאנע - אינם נוכחים. </w:t>
      </w:r>
    </w:p>
    <w:p w14:paraId="0F49AB29" w14:textId="77777777" w:rsidR="00000000" w:rsidRDefault="007C71EE">
      <w:pPr>
        <w:pStyle w:val="a"/>
        <w:rPr>
          <w:rFonts w:hint="cs"/>
          <w:rtl/>
        </w:rPr>
      </w:pPr>
    </w:p>
    <w:p w14:paraId="1838029D" w14:textId="77777777" w:rsidR="00000000" w:rsidRDefault="007C71EE">
      <w:pPr>
        <w:pStyle w:val="ac"/>
        <w:rPr>
          <w:rtl/>
        </w:rPr>
      </w:pPr>
      <w:r>
        <w:rPr>
          <w:rFonts w:hint="eastAsia"/>
          <w:rtl/>
        </w:rPr>
        <w:t>נסים</w:t>
      </w:r>
      <w:r>
        <w:rPr>
          <w:rtl/>
        </w:rPr>
        <w:t xml:space="preserve"> זאב (ש"ס):</w:t>
      </w:r>
    </w:p>
    <w:p w14:paraId="37C8F5C9" w14:textId="77777777" w:rsidR="00000000" w:rsidRDefault="007C71EE">
      <w:pPr>
        <w:pStyle w:val="a"/>
        <w:rPr>
          <w:rFonts w:hint="cs"/>
          <w:rtl/>
        </w:rPr>
      </w:pPr>
    </w:p>
    <w:p w14:paraId="3389F510" w14:textId="77777777" w:rsidR="00000000" w:rsidRDefault="007C71EE">
      <w:pPr>
        <w:pStyle w:val="a"/>
        <w:rPr>
          <w:rFonts w:hint="cs"/>
          <w:rtl/>
        </w:rPr>
      </w:pPr>
      <w:r>
        <w:rPr>
          <w:rFonts w:hint="cs"/>
          <w:rtl/>
        </w:rPr>
        <w:t xml:space="preserve">אדוני היושב-ראש, יצאו פה להפגנה. רבע שעה הפסקה. </w:t>
      </w:r>
    </w:p>
    <w:p w14:paraId="4E8B46DF" w14:textId="77777777" w:rsidR="00000000" w:rsidRDefault="007C71EE">
      <w:pPr>
        <w:pStyle w:val="a"/>
        <w:rPr>
          <w:rFonts w:hint="cs"/>
          <w:rtl/>
        </w:rPr>
      </w:pPr>
    </w:p>
    <w:p w14:paraId="502AAD9B" w14:textId="77777777" w:rsidR="00000000" w:rsidRDefault="007C71EE">
      <w:pPr>
        <w:pStyle w:val="ad"/>
        <w:rPr>
          <w:rtl/>
        </w:rPr>
      </w:pPr>
      <w:r>
        <w:rPr>
          <w:rtl/>
        </w:rPr>
        <w:t>היו"ר ראובן ריבלין:</w:t>
      </w:r>
    </w:p>
    <w:p w14:paraId="1052EFEC" w14:textId="77777777" w:rsidR="00000000" w:rsidRDefault="007C71EE">
      <w:pPr>
        <w:pStyle w:val="a"/>
        <w:rPr>
          <w:rFonts w:hint="cs"/>
          <w:rtl/>
        </w:rPr>
      </w:pPr>
    </w:p>
    <w:p w14:paraId="58CAF7B1" w14:textId="77777777" w:rsidR="00000000" w:rsidRDefault="007C71EE">
      <w:pPr>
        <w:pStyle w:val="a"/>
        <w:rPr>
          <w:rFonts w:hint="cs"/>
          <w:rtl/>
        </w:rPr>
      </w:pPr>
      <w:r>
        <w:rPr>
          <w:rFonts w:hint="cs"/>
          <w:rtl/>
        </w:rPr>
        <w:t xml:space="preserve">חבר הכנסת חמי דורון - אינו נוכח. חבר הכנסת דורון ירד מכל הצעותיו. </w:t>
      </w:r>
    </w:p>
    <w:p w14:paraId="7D8D1BA9" w14:textId="77777777" w:rsidR="00000000" w:rsidRDefault="007C71EE">
      <w:pPr>
        <w:pStyle w:val="a"/>
        <w:rPr>
          <w:rFonts w:hint="cs"/>
          <w:rtl/>
        </w:rPr>
      </w:pPr>
    </w:p>
    <w:p w14:paraId="296B24D9" w14:textId="77777777" w:rsidR="00000000" w:rsidRDefault="007C71EE">
      <w:pPr>
        <w:pStyle w:val="ac"/>
        <w:rPr>
          <w:rtl/>
        </w:rPr>
      </w:pPr>
      <w:r>
        <w:rPr>
          <w:rFonts w:hint="eastAsia"/>
          <w:rtl/>
        </w:rPr>
        <w:t>קריאה</w:t>
      </w:r>
      <w:r>
        <w:rPr>
          <w:rtl/>
        </w:rPr>
        <w:t>:</w:t>
      </w:r>
    </w:p>
    <w:p w14:paraId="0E715574" w14:textId="77777777" w:rsidR="00000000" w:rsidRDefault="007C71EE">
      <w:pPr>
        <w:pStyle w:val="a"/>
        <w:rPr>
          <w:rFonts w:hint="cs"/>
          <w:rtl/>
        </w:rPr>
      </w:pPr>
    </w:p>
    <w:p w14:paraId="2CE7F498" w14:textId="77777777" w:rsidR="00000000" w:rsidRDefault="007C71EE">
      <w:pPr>
        <w:pStyle w:val="a"/>
        <w:rPr>
          <w:rFonts w:hint="cs"/>
          <w:rtl/>
        </w:rPr>
      </w:pPr>
      <w:r>
        <w:rPr>
          <w:rFonts w:hint="cs"/>
          <w:rtl/>
        </w:rPr>
        <w:t xml:space="preserve">אנשים רוצים לצאת להפסקה. </w:t>
      </w:r>
    </w:p>
    <w:p w14:paraId="599F4090" w14:textId="77777777" w:rsidR="00000000" w:rsidRDefault="007C71EE">
      <w:pPr>
        <w:pStyle w:val="a"/>
        <w:rPr>
          <w:rFonts w:hint="cs"/>
          <w:rtl/>
        </w:rPr>
      </w:pPr>
    </w:p>
    <w:p w14:paraId="4D7CA9E1" w14:textId="77777777" w:rsidR="00000000" w:rsidRDefault="007C71EE">
      <w:pPr>
        <w:pStyle w:val="ad"/>
        <w:rPr>
          <w:rtl/>
        </w:rPr>
      </w:pPr>
      <w:r>
        <w:rPr>
          <w:rtl/>
        </w:rPr>
        <w:t>היו"</w:t>
      </w:r>
      <w:r>
        <w:rPr>
          <w:rtl/>
        </w:rPr>
        <w:t>ר ראובן ריבלין:</w:t>
      </w:r>
    </w:p>
    <w:p w14:paraId="428E0736" w14:textId="77777777" w:rsidR="00000000" w:rsidRDefault="007C71EE">
      <w:pPr>
        <w:pStyle w:val="a"/>
        <w:rPr>
          <w:rtl/>
        </w:rPr>
      </w:pPr>
    </w:p>
    <w:p w14:paraId="5DB780BA" w14:textId="77777777" w:rsidR="00000000" w:rsidRDefault="007C71EE">
      <w:pPr>
        <w:pStyle w:val="a"/>
        <w:rPr>
          <w:rFonts w:hint="cs"/>
          <w:rtl/>
        </w:rPr>
      </w:pPr>
      <w:r>
        <w:rPr>
          <w:rFonts w:hint="cs"/>
          <w:rtl/>
        </w:rPr>
        <w:t xml:space="preserve">קבוצת מרצ - מי בעד? תודה. מי נגד? תודה. מי נמנע? תודה. </w:t>
      </w:r>
    </w:p>
    <w:p w14:paraId="63D23ECD" w14:textId="77777777" w:rsidR="00000000" w:rsidRDefault="007C71EE">
      <w:pPr>
        <w:pStyle w:val="a"/>
        <w:rPr>
          <w:rFonts w:hint="cs"/>
          <w:rtl/>
        </w:rPr>
      </w:pPr>
    </w:p>
    <w:p w14:paraId="13C03982" w14:textId="77777777" w:rsidR="00000000" w:rsidRDefault="007C71EE">
      <w:pPr>
        <w:pStyle w:val="a"/>
        <w:jc w:val="center"/>
        <w:rPr>
          <w:rFonts w:hint="cs"/>
          <w:b/>
          <w:bCs/>
          <w:rtl/>
        </w:rPr>
      </w:pPr>
      <w:r>
        <w:rPr>
          <w:rFonts w:hint="cs"/>
          <w:b/>
          <w:bCs/>
          <w:rtl/>
        </w:rPr>
        <w:t>הצבעה</w:t>
      </w:r>
    </w:p>
    <w:p w14:paraId="506AED71" w14:textId="77777777" w:rsidR="00000000" w:rsidRDefault="007C71EE">
      <w:pPr>
        <w:pStyle w:val="a"/>
        <w:jc w:val="center"/>
        <w:rPr>
          <w:rFonts w:hint="cs"/>
          <w:rtl/>
        </w:rPr>
      </w:pPr>
    </w:p>
    <w:p w14:paraId="3123F140" w14:textId="77777777" w:rsidR="00000000" w:rsidRDefault="007C71EE">
      <w:pPr>
        <w:pStyle w:val="a"/>
        <w:jc w:val="center"/>
        <w:rPr>
          <w:rFonts w:hint="cs"/>
          <w:rtl/>
        </w:rPr>
      </w:pPr>
      <w:r>
        <w:rPr>
          <w:rFonts w:hint="cs"/>
          <w:rtl/>
        </w:rPr>
        <w:t>ההסתייגות של קבוצת סיעת מרצ לסעיף 4 לא נתקבלה.</w:t>
      </w:r>
    </w:p>
    <w:p w14:paraId="4AEAFEFD" w14:textId="77777777" w:rsidR="00000000" w:rsidRDefault="007C71EE">
      <w:pPr>
        <w:pStyle w:val="a"/>
        <w:rPr>
          <w:rFonts w:hint="cs"/>
          <w:rtl/>
        </w:rPr>
      </w:pPr>
    </w:p>
    <w:p w14:paraId="3445087A" w14:textId="77777777" w:rsidR="00000000" w:rsidRDefault="007C71EE">
      <w:pPr>
        <w:pStyle w:val="ad"/>
        <w:rPr>
          <w:rtl/>
        </w:rPr>
      </w:pPr>
      <w:r>
        <w:rPr>
          <w:rtl/>
        </w:rPr>
        <w:t>היו"ר ראובן ריבלין:</w:t>
      </w:r>
    </w:p>
    <w:p w14:paraId="5762FE9F" w14:textId="77777777" w:rsidR="00000000" w:rsidRDefault="007C71EE">
      <w:pPr>
        <w:pStyle w:val="a"/>
        <w:rPr>
          <w:rtl/>
        </w:rPr>
      </w:pPr>
    </w:p>
    <w:p w14:paraId="0BCEEC7C" w14:textId="77777777" w:rsidR="00000000" w:rsidRDefault="007C71EE">
      <w:pPr>
        <w:pStyle w:val="a"/>
        <w:rPr>
          <w:rFonts w:hint="cs"/>
          <w:rtl/>
        </w:rPr>
      </w:pPr>
      <w:r>
        <w:rPr>
          <w:rFonts w:hint="cs"/>
          <w:rtl/>
        </w:rPr>
        <w:t>הצעת קבוצת מרצ לא עברה.</w:t>
      </w:r>
    </w:p>
    <w:p w14:paraId="1C5318E8" w14:textId="77777777" w:rsidR="00000000" w:rsidRDefault="007C71EE">
      <w:pPr>
        <w:pStyle w:val="a"/>
        <w:rPr>
          <w:rFonts w:hint="cs"/>
          <w:rtl/>
        </w:rPr>
      </w:pPr>
    </w:p>
    <w:p w14:paraId="3AEF372D" w14:textId="77777777" w:rsidR="00000000" w:rsidRDefault="007C71EE">
      <w:pPr>
        <w:pStyle w:val="a"/>
        <w:rPr>
          <w:rFonts w:hint="cs"/>
          <w:rtl/>
        </w:rPr>
      </w:pPr>
      <w:r>
        <w:rPr>
          <w:rFonts w:hint="cs"/>
          <w:rtl/>
        </w:rPr>
        <w:t>קבוצת בשארה. חבר הכנסת בשארה - אינו נוכח. חבר הכנסת טאהא נמצא. מי בעד? תודה. מי נ</w:t>
      </w:r>
      <w:r>
        <w:rPr>
          <w:rFonts w:hint="cs"/>
          <w:rtl/>
        </w:rPr>
        <w:t xml:space="preserve">גד? תודה. מי נמנע? תודה. </w:t>
      </w:r>
    </w:p>
    <w:p w14:paraId="06248A59" w14:textId="77777777" w:rsidR="00000000" w:rsidRDefault="007C71EE">
      <w:pPr>
        <w:pStyle w:val="a"/>
        <w:rPr>
          <w:rFonts w:hint="cs"/>
          <w:rtl/>
        </w:rPr>
      </w:pPr>
    </w:p>
    <w:p w14:paraId="42DC395F" w14:textId="77777777" w:rsidR="00000000" w:rsidRDefault="007C71EE">
      <w:pPr>
        <w:pStyle w:val="a"/>
        <w:jc w:val="center"/>
        <w:rPr>
          <w:rFonts w:hint="cs"/>
          <w:b/>
          <w:bCs/>
          <w:rtl/>
        </w:rPr>
      </w:pPr>
      <w:r>
        <w:rPr>
          <w:rFonts w:hint="cs"/>
          <w:b/>
          <w:bCs/>
          <w:rtl/>
        </w:rPr>
        <w:t>הצבעה</w:t>
      </w:r>
    </w:p>
    <w:p w14:paraId="1591BE77" w14:textId="77777777" w:rsidR="00000000" w:rsidRDefault="007C71EE">
      <w:pPr>
        <w:pStyle w:val="a"/>
        <w:jc w:val="center"/>
        <w:rPr>
          <w:rFonts w:hint="cs"/>
          <w:rtl/>
        </w:rPr>
      </w:pPr>
    </w:p>
    <w:p w14:paraId="1344A39D" w14:textId="77777777" w:rsidR="00000000" w:rsidRDefault="007C71EE">
      <w:pPr>
        <w:pStyle w:val="a"/>
        <w:jc w:val="center"/>
        <w:rPr>
          <w:rFonts w:hint="cs"/>
          <w:rtl/>
        </w:rPr>
      </w:pPr>
      <w:r>
        <w:rPr>
          <w:rFonts w:hint="cs"/>
          <w:rtl/>
        </w:rPr>
        <w:t>ההסתייגות של קבוצת חבר הכנסת עזמי בשארה  לסעיף 4 לא נתקבלה.</w:t>
      </w:r>
    </w:p>
    <w:p w14:paraId="4B458358" w14:textId="77777777" w:rsidR="00000000" w:rsidRDefault="007C71EE">
      <w:pPr>
        <w:pStyle w:val="a"/>
        <w:rPr>
          <w:rFonts w:hint="cs"/>
          <w:rtl/>
        </w:rPr>
      </w:pPr>
    </w:p>
    <w:p w14:paraId="44CCA17B" w14:textId="77777777" w:rsidR="00000000" w:rsidRDefault="007C71EE">
      <w:pPr>
        <w:pStyle w:val="ad"/>
        <w:rPr>
          <w:rtl/>
        </w:rPr>
      </w:pPr>
      <w:r>
        <w:rPr>
          <w:rtl/>
        </w:rPr>
        <w:t>היו"ר ראובן ריבלין:</w:t>
      </w:r>
    </w:p>
    <w:p w14:paraId="795BD5B4" w14:textId="77777777" w:rsidR="00000000" w:rsidRDefault="007C71EE">
      <w:pPr>
        <w:pStyle w:val="a"/>
        <w:rPr>
          <w:rtl/>
        </w:rPr>
      </w:pPr>
    </w:p>
    <w:p w14:paraId="53225B6B" w14:textId="77777777" w:rsidR="00000000" w:rsidRDefault="007C71EE">
      <w:pPr>
        <w:pStyle w:val="a"/>
        <w:rPr>
          <w:rFonts w:hint="cs"/>
          <w:rtl/>
        </w:rPr>
      </w:pPr>
      <w:r>
        <w:rPr>
          <w:rFonts w:hint="cs"/>
          <w:rtl/>
        </w:rPr>
        <w:t xml:space="preserve">הצעת קבוצת בשארה לא עברה.  </w:t>
      </w:r>
    </w:p>
    <w:p w14:paraId="6819E99E" w14:textId="77777777" w:rsidR="00000000" w:rsidRDefault="007C71EE">
      <w:pPr>
        <w:pStyle w:val="a"/>
        <w:rPr>
          <w:rFonts w:hint="cs"/>
          <w:rtl/>
        </w:rPr>
      </w:pPr>
    </w:p>
    <w:p w14:paraId="452432C2" w14:textId="77777777" w:rsidR="00000000" w:rsidRDefault="007C71EE">
      <w:pPr>
        <w:pStyle w:val="a"/>
        <w:rPr>
          <w:rFonts w:hint="cs"/>
          <w:rtl/>
        </w:rPr>
      </w:pPr>
      <w:r>
        <w:rPr>
          <w:rFonts w:hint="cs"/>
          <w:rtl/>
        </w:rPr>
        <w:t xml:space="preserve">קבוצת בל"ד, לפי לוח התיקונים. זה בלוח התיקונים, נא לשים לב. בוטל לפי לוח התיקונים, אין צורך להצביע. חברי הכנסת </w:t>
      </w:r>
      <w:r>
        <w:rPr>
          <w:rFonts w:hint="cs"/>
          <w:rtl/>
        </w:rPr>
        <w:t xml:space="preserve">יורי שטרן, נודלמן, כהן, האם אתם עומדים על כך? מורידים. תודה. חבר הכנסת אייכלר, מי בעד - אינו נוכח. </w:t>
      </w:r>
    </w:p>
    <w:p w14:paraId="18BC0695" w14:textId="77777777" w:rsidR="00000000" w:rsidRDefault="007C71EE">
      <w:pPr>
        <w:pStyle w:val="a"/>
        <w:ind w:firstLine="0"/>
        <w:rPr>
          <w:rFonts w:hint="cs"/>
          <w:rtl/>
        </w:rPr>
      </w:pPr>
    </w:p>
    <w:p w14:paraId="00554E43" w14:textId="77777777" w:rsidR="00000000" w:rsidRDefault="007C71EE">
      <w:pPr>
        <w:pStyle w:val="ac"/>
        <w:rPr>
          <w:rtl/>
        </w:rPr>
      </w:pPr>
      <w:r>
        <w:rPr>
          <w:rFonts w:hint="eastAsia"/>
          <w:rtl/>
        </w:rPr>
        <w:t>אברהם</w:t>
      </w:r>
      <w:r>
        <w:rPr>
          <w:rtl/>
        </w:rPr>
        <w:t xml:space="preserve"> בורג (העבודה-מימד):</w:t>
      </w:r>
    </w:p>
    <w:p w14:paraId="63A8026E" w14:textId="77777777" w:rsidR="00000000" w:rsidRDefault="007C71EE">
      <w:pPr>
        <w:pStyle w:val="a"/>
        <w:rPr>
          <w:rFonts w:hint="cs"/>
          <w:rtl/>
        </w:rPr>
      </w:pPr>
    </w:p>
    <w:p w14:paraId="3F72289A" w14:textId="77777777" w:rsidR="00000000" w:rsidRDefault="007C71EE">
      <w:pPr>
        <w:pStyle w:val="a"/>
        <w:rPr>
          <w:rFonts w:hint="cs"/>
          <w:rtl/>
        </w:rPr>
      </w:pPr>
      <w:r>
        <w:rPr>
          <w:rFonts w:hint="cs"/>
          <w:rtl/>
        </w:rPr>
        <w:t>אדוני היושב-ראש, אני שמעתי את בקשתך, באופן עקרוני כל סעיף צריך הצבעה, אך מכיוון שרבים מהחברים יצאו להפגנה, שמעתי את בקשתך ואני מ</w:t>
      </w:r>
      <w:r>
        <w:rPr>
          <w:rFonts w:hint="cs"/>
          <w:rtl/>
        </w:rPr>
        <w:t xml:space="preserve">כבד את בקשתך. </w:t>
      </w:r>
    </w:p>
    <w:p w14:paraId="198C80BA" w14:textId="77777777" w:rsidR="00000000" w:rsidRDefault="007C71EE">
      <w:pPr>
        <w:pStyle w:val="a"/>
        <w:ind w:firstLine="0"/>
        <w:rPr>
          <w:rFonts w:hint="cs"/>
          <w:rtl/>
        </w:rPr>
      </w:pPr>
    </w:p>
    <w:p w14:paraId="3E331ECF" w14:textId="77777777" w:rsidR="00000000" w:rsidRDefault="007C71EE">
      <w:pPr>
        <w:pStyle w:val="ad"/>
        <w:rPr>
          <w:rtl/>
        </w:rPr>
      </w:pPr>
      <w:r>
        <w:rPr>
          <w:rtl/>
        </w:rPr>
        <w:t>היו"ר ראובן ריבלין:</w:t>
      </w:r>
    </w:p>
    <w:p w14:paraId="4A31D0BA" w14:textId="77777777" w:rsidR="00000000" w:rsidRDefault="007C71EE">
      <w:pPr>
        <w:pStyle w:val="a"/>
        <w:rPr>
          <w:rtl/>
        </w:rPr>
      </w:pPr>
    </w:p>
    <w:p w14:paraId="74214E21" w14:textId="77777777" w:rsidR="00000000" w:rsidRDefault="007C71EE">
      <w:pPr>
        <w:pStyle w:val="a"/>
        <w:rPr>
          <w:rFonts w:hint="cs"/>
          <w:rtl/>
        </w:rPr>
      </w:pPr>
      <w:r>
        <w:rPr>
          <w:rFonts w:hint="cs"/>
          <w:rtl/>
        </w:rPr>
        <w:t xml:space="preserve">תודה רבה. </w:t>
      </w:r>
    </w:p>
    <w:p w14:paraId="3CBF2AAB" w14:textId="77777777" w:rsidR="00000000" w:rsidRDefault="007C71EE">
      <w:pPr>
        <w:pStyle w:val="a"/>
        <w:rPr>
          <w:rFonts w:hint="cs"/>
          <w:rtl/>
        </w:rPr>
      </w:pPr>
    </w:p>
    <w:p w14:paraId="0CD4C481" w14:textId="77777777" w:rsidR="00000000" w:rsidRDefault="007C71EE">
      <w:pPr>
        <w:pStyle w:val="a"/>
        <w:rPr>
          <w:rFonts w:hint="cs"/>
          <w:rtl/>
        </w:rPr>
      </w:pPr>
      <w:r>
        <w:rPr>
          <w:rFonts w:hint="cs"/>
          <w:rtl/>
        </w:rPr>
        <w:t xml:space="preserve">על סעיף 4 נצביע בהצבעה אלקטרונית. רבותי, נא להתכונן להצבעה. מי בעד ומי נגד סעיף 4 לפי הצעת הוועדה? נא להצביע. </w:t>
      </w:r>
    </w:p>
    <w:p w14:paraId="59834F4B" w14:textId="77777777" w:rsidR="00000000" w:rsidRDefault="007C71EE">
      <w:pPr>
        <w:pStyle w:val="a"/>
        <w:rPr>
          <w:rFonts w:hint="cs"/>
          <w:rtl/>
        </w:rPr>
      </w:pPr>
    </w:p>
    <w:p w14:paraId="1D85E68F" w14:textId="77777777" w:rsidR="00000000" w:rsidRDefault="007C71EE">
      <w:pPr>
        <w:pStyle w:val="a"/>
        <w:jc w:val="center"/>
        <w:rPr>
          <w:rFonts w:hint="cs"/>
          <w:b/>
          <w:bCs/>
          <w:rtl/>
        </w:rPr>
      </w:pPr>
      <w:r>
        <w:rPr>
          <w:rFonts w:hint="cs"/>
          <w:b/>
          <w:bCs/>
          <w:rtl/>
        </w:rPr>
        <w:t>הצבעה מס' 16</w:t>
      </w:r>
    </w:p>
    <w:p w14:paraId="34EACE85" w14:textId="77777777" w:rsidR="00000000" w:rsidRDefault="007C71EE">
      <w:pPr>
        <w:pStyle w:val="a"/>
        <w:jc w:val="center"/>
        <w:rPr>
          <w:rFonts w:hint="cs"/>
          <w:b/>
          <w:bCs/>
          <w:rtl/>
        </w:rPr>
      </w:pPr>
    </w:p>
    <w:p w14:paraId="2F01A49A" w14:textId="77777777" w:rsidR="00000000" w:rsidRDefault="007C71EE">
      <w:pPr>
        <w:pStyle w:val="a"/>
        <w:jc w:val="center"/>
        <w:rPr>
          <w:rFonts w:hint="cs"/>
          <w:rtl/>
        </w:rPr>
      </w:pPr>
      <w:r>
        <w:rPr>
          <w:rFonts w:hint="cs"/>
          <w:rtl/>
        </w:rPr>
        <w:t>בעד סעיף 4, כהצעת הוועדה - 45</w:t>
      </w:r>
    </w:p>
    <w:p w14:paraId="6D146B14" w14:textId="77777777" w:rsidR="00000000" w:rsidRDefault="007C71EE">
      <w:pPr>
        <w:pStyle w:val="a"/>
        <w:jc w:val="center"/>
        <w:rPr>
          <w:rFonts w:hint="cs"/>
          <w:rtl/>
        </w:rPr>
      </w:pPr>
      <w:r>
        <w:rPr>
          <w:rFonts w:hint="cs"/>
          <w:rtl/>
        </w:rPr>
        <w:t>נגד - 21</w:t>
      </w:r>
    </w:p>
    <w:p w14:paraId="435CD4E1" w14:textId="77777777" w:rsidR="00000000" w:rsidRDefault="007C71EE">
      <w:pPr>
        <w:pStyle w:val="a"/>
        <w:jc w:val="center"/>
        <w:rPr>
          <w:rFonts w:hint="cs"/>
          <w:rtl/>
        </w:rPr>
      </w:pPr>
      <w:r>
        <w:rPr>
          <w:rFonts w:hint="cs"/>
          <w:rtl/>
        </w:rPr>
        <w:t>נמנעים - אין</w:t>
      </w:r>
    </w:p>
    <w:p w14:paraId="5B5F83E5" w14:textId="77777777" w:rsidR="00000000" w:rsidRDefault="007C71EE">
      <w:pPr>
        <w:pStyle w:val="a"/>
        <w:jc w:val="center"/>
        <w:rPr>
          <w:rFonts w:hint="cs"/>
          <w:rtl/>
        </w:rPr>
      </w:pPr>
      <w:r>
        <w:rPr>
          <w:rFonts w:hint="cs"/>
          <w:rtl/>
        </w:rPr>
        <w:t>סעיף 4, כהצעת הוועדה,  נתקבל.</w:t>
      </w:r>
      <w:r>
        <w:rPr>
          <w:rFonts w:hint="cs"/>
          <w:rtl/>
        </w:rPr>
        <w:t xml:space="preserve"> </w:t>
      </w:r>
    </w:p>
    <w:p w14:paraId="7A53BEF5" w14:textId="77777777" w:rsidR="00000000" w:rsidRDefault="007C71EE">
      <w:pPr>
        <w:pStyle w:val="a"/>
        <w:jc w:val="center"/>
        <w:rPr>
          <w:rFonts w:hint="cs"/>
          <w:rtl/>
        </w:rPr>
      </w:pPr>
    </w:p>
    <w:p w14:paraId="79D1A3E1" w14:textId="77777777" w:rsidR="00000000" w:rsidRDefault="007C71EE">
      <w:pPr>
        <w:pStyle w:val="ad"/>
        <w:rPr>
          <w:rtl/>
        </w:rPr>
      </w:pPr>
      <w:r>
        <w:rPr>
          <w:rtl/>
        </w:rPr>
        <w:t>היו"ר ראובן ריבלין:</w:t>
      </w:r>
    </w:p>
    <w:p w14:paraId="7A88D7B6" w14:textId="77777777" w:rsidR="00000000" w:rsidRDefault="007C71EE">
      <w:pPr>
        <w:pStyle w:val="a"/>
        <w:rPr>
          <w:rtl/>
        </w:rPr>
      </w:pPr>
    </w:p>
    <w:p w14:paraId="6EC84D63" w14:textId="77777777" w:rsidR="00000000" w:rsidRDefault="007C71EE">
      <w:pPr>
        <w:pStyle w:val="a"/>
        <w:rPr>
          <w:rFonts w:hint="cs"/>
          <w:rtl/>
        </w:rPr>
      </w:pPr>
      <w:r>
        <w:rPr>
          <w:rFonts w:hint="cs"/>
          <w:rtl/>
        </w:rPr>
        <w:t xml:space="preserve">45 בעד, 21 נגד, אין נמנעים. אני קובע שסעיף 4 התקבל לפי הצעת הוועדה. </w:t>
      </w:r>
    </w:p>
    <w:p w14:paraId="154DBAF0" w14:textId="77777777" w:rsidR="00000000" w:rsidRDefault="007C71EE">
      <w:pPr>
        <w:pStyle w:val="a"/>
        <w:rPr>
          <w:rFonts w:hint="cs"/>
          <w:rtl/>
        </w:rPr>
      </w:pPr>
    </w:p>
    <w:p w14:paraId="62095949" w14:textId="77777777" w:rsidR="00000000" w:rsidRDefault="007C71EE">
      <w:pPr>
        <w:pStyle w:val="a"/>
        <w:rPr>
          <w:rFonts w:hint="cs"/>
          <w:rtl/>
        </w:rPr>
      </w:pPr>
      <w:r>
        <w:rPr>
          <w:rFonts w:hint="cs"/>
          <w:rtl/>
        </w:rPr>
        <w:t>סעיף 5. הסתייגות חבר הכנסת גפני -  מי בעד? מי נגד? מי נמנע? תודה.</w:t>
      </w:r>
    </w:p>
    <w:p w14:paraId="1BB32608" w14:textId="77777777" w:rsidR="00000000" w:rsidRDefault="007C71EE">
      <w:pPr>
        <w:pStyle w:val="a"/>
        <w:rPr>
          <w:rFonts w:hint="cs"/>
          <w:rtl/>
        </w:rPr>
      </w:pPr>
    </w:p>
    <w:p w14:paraId="42C6B295" w14:textId="77777777" w:rsidR="00000000" w:rsidRDefault="007C71EE">
      <w:pPr>
        <w:pStyle w:val="a"/>
        <w:jc w:val="center"/>
        <w:rPr>
          <w:rFonts w:hint="cs"/>
          <w:b/>
          <w:bCs/>
          <w:rtl/>
        </w:rPr>
      </w:pPr>
      <w:r>
        <w:rPr>
          <w:rFonts w:hint="cs"/>
          <w:b/>
          <w:bCs/>
          <w:rtl/>
        </w:rPr>
        <w:t>הצבעה</w:t>
      </w:r>
    </w:p>
    <w:p w14:paraId="5BBDE860" w14:textId="77777777" w:rsidR="00000000" w:rsidRDefault="007C71EE">
      <w:pPr>
        <w:pStyle w:val="a"/>
        <w:jc w:val="center"/>
        <w:rPr>
          <w:rFonts w:hint="cs"/>
          <w:b/>
          <w:bCs/>
          <w:rtl/>
        </w:rPr>
      </w:pPr>
    </w:p>
    <w:p w14:paraId="1F889A72" w14:textId="77777777" w:rsidR="00000000" w:rsidRDefault="007C71EE">
      <w:pPr>
        <w:pStyle w:val="a"/>
        <w:jc w:val="center"/>
        <w:rPr>
          <w:rFonts w:hint="cs"/>
          <w:rtl/>
        </w:rPr>
      </w:pPr>
      <w:r>
        <w:rPr>
          <w:rFonts w:hint="cs"/>
          <w:rtl/>
        </w:rPr>
        <w:t xml:space="preserve">ההסתייגות של חבר הכנסת משה גפני לסעיף 5 לא נתקבלה. </w:t>
      </w:r>
    </w:p>
    <w:p w14:paraId="5699CCA6" w14:textId="77777777" w:rsidR="00000000" w:rsidRDefault="007C71EE">
      <w:pPr>
        <w:pStyle w:val="a"/>
        <w:jc w:val="center"/>
        <w:rPr>
          <w:rFonts w:hint="cs"/>
          <w:rtl/>
        </w:rPr>
      </w:pPr>
    </w:p>
    <w:p w14:paraId="654CCFD9" w14:textId="77777777" w:rsidR="00000000" w:rsidRDefault="007C71EE">
      <w:pPr>
        <w:pStyle w:val="ad"/>
        <w:rPr>
          <w:rtl/>
        </w:rPr>
      </w:pPr>
    </w:p>
    <w:p w14:paraId="4ECEA5FA" w14:textId="77777777" w:rsidR="00000000" w:rsidRDefault="007C71EE">
      <w:pPr>
        <w:pStyle w:val="ad"/>
        <w:rPr>
          <w:rtl/>
        </w:rPr>
      </w:pPr>
      <w:r>
        <w:rPr>
          <w:rtl/>
        </w:rPr>
        <w:t>היו"ר ראובן ריבלין:</w:t>
      </w:r>
    </w:p>
    <w:p w14:paraId="68C2421B" w14:textId="77777777" w:rsidR="00000000" w:rsidRDefault="007C71EE">
      <w:pPr>
        <w:pStyle w:val="a"/>
        <w:rPr>
          <w:rtl/>
        </w:rPr>
      </w:pPr>
    </w:p>
    <w:p w14:paraId="7F6F0149" w14:textId="77777777" w:rsidR="00000000" w:rsidRDefault="007C71EE">
      <w:pPr>
        <w:pStyle w:val="a"/>
        <w:rPr>
          <w:rFonts w:hint="cs"/>
          <w:rtl/>
        </w:rPr>
      </w:pPr>
      <w:r>
        <w:rPr>
          <w:rFonts w:hint="cs"/>
          <w:rtl/>
        </w:rPr>
        <w:t xml:space="preserve">הסתייגות חבר </w:t>
      </w:r>
      <w:r>
        <w:rPr>
          <w:rFonts w:hint="cs"/>
          <w:rtl/>
        </w:rPr>
        <w:t xml:space="preserve">הכנסת גפני לא נתקבלה. </w:t>
      </w:r>
    </w:p>
    <w:p w14:paraId="60915AE8" w14:textId="77777777" w:rsidR="00000000" w:rsidRDefault="007C71EE">
      <w:pPr>
        <w:pStyle w:val="a"/>
        <w:rPr>
          <w:rFonts w:hint="cs"/>
          <w:rtl/>
        </w:rPr>
      </w:pPr>
      <w:r>
        <w:rPr>
          <w:rFonts w:hint="cs"/>
          <w:rtl/>
        </w:rPr>
        <w:t xml:space="preserve"> </w:t>
      </w:r>
    </w:p>
    <w:p w14:paraId="43596D31" w14:textId="77777777" w:rsidR="00000000" w:rsidRDefault="007C71EE">
      <w:pPr>
        <w:pStyle w:val="a"/>
        <w:ind w:firstLine="0"/>
        <w:rPr>
          <w:rFonts w:hint="cs"/>
          <w:rtl/>
        </w:rPr>
      </w:pPr>
      <w:r>
        <w:rPr>
          <w:rFonts w:hint="cs"/>
          <w:rtl/>
        </w:rPr>
        <w:tab/>
        <w:t xml:space="preserve">הסתייגות חבר הכנסת אברהם בורג - מי בעד? מי נגד? מי נמנע? תודה. </w:t>
      </w:r>
    </w:p>
    <w:p w14:paraId="58BED4C1" w14:textId="77777777" w:rsidR="00000000" w:rsidRDefault="007C71EE">
      <w:pPr>
        <w:pStyle w:val="a"/>
        <w:ind w:firstLine="0"/>
        <w:rPr>
          <w:rFonts w:hint="cs"/>
          <w:rtl/>
        </w:rPr>
      </w:pPr>
    </w:p>
    <w:p w14:paraId="2BF4D5CB" w14:textId="77777777" w:rsidR="00000000" w:rsidRDefault="007C71EE">
      <w:pPr>
        <w:pStyle w:val="a"/>
        <w:ind w:firstLine="0"/>
        <w:jc w:val="center"/>
        <w:rPr>
          <w:rFonts w:hint="cs"/>
          <w:b/>
          <w:bCs/>
          <w:rtl/>
        </w:rPr>
      </w:pPr>
      <w:r>
        <w:rPr>
          <w:rFonts w:hint="cs"/>
          <w:b/>
          <w:bCs/>
          <w:rtl/>
        </w:rPr>
        <w:t>הצבעה</w:t>
      </w:r>
    </w:p>
    <w:p w14:paraId="6ABA92E0" w14:textId="77777777" w:rsidR="00000000" w:rsidRDefault="007C71EE">
      <w:pPr>
        <w:pStyle w:val="a"/>
        <w:ind w:firstLine="0"/>
        <w:jc w:val="center"/>
        <w:rPr>
          <w:rFonts w:hint="cs"/>
          <w:b/>
          <w:bCs/>
          <w:rtl/>
        </w:rPr>
      </w:pPr>
    </w:p>
    <w:p w14:paraId="12A19C2E" w14:textId="77777777" w:rsidR="00000000" w:rsidRDefault="007C71EE">
      <w:pPr>
        <w:pStyle w:val="a"/>
        <w:ind w:firstLine="0"/>
        <w:jc w:val="center"/>
        <w:rPr>
          <w:rFonts w:hint="cs"/>
          <w:rtl/>
        </w:rPr>
      </w:pPr>
      <w:r>
        <w:rPr>
          <w:rFonts w:hint="cs"/>
          <w:rtl/>
        </w:rPr>
        <w:t xml:space="preserve">ההסתייגות של חבר הכנסת אברהם בורג לסעיף 5 לא נתקבלה. </w:t>
      </w:r>
    </w:p>
    <w:p w14:paraId="5CF14D67" w14:textId="77777777" w:rsidR="00000000" w:rsidRDefault="007C71EE">
      <w:pPr>
        <w:pStyle w:val="a"/>
        <w:ind w:firstLine="0"/>
        <w:rPr>
          <w:rFonts w:hint="cs"/>
          <w:rtl/>
        </w:rPr>
      </w:pPr>
    </w:p>
    <w:p w14:paraId="30334734" w14:textId="77777777" w:rsidR="00000000" w:rsidRDefault="007C71EE">
      <w:pPr>
        <w:pStyle w:val="ad"/>
        <w:rPr>
          <w:rtl/>
        </w:rPr>
      </w:pPr>
      <w:r>
        <w:rPr>
          <w:rtl/>
        </w:rPr>
        <w:t>היו"ר ראובן ריבלין:</w:t>
      </w:r>
    </w:p>
    <w:p w14:paraId="3A3F671D" w14:textId="77777777" w:rsidR="00000000" w:rsidRDefault="007C71EE">
      <w:pPr>
        <w:pStyle w:val="a"/>
        <w:rPr>
          <w:rtl/>
        </w:rPr>
      </w:pPr>
    </w:p>
    <w:p w14:paraId="2D63997B" w14:textId="77777777" w:rsidR="00000000" w:rsidRDefault="007C71EE">
      <w:pPr>
        <w:pStyle w:val="a"/>
        <w:rPr>
          <w:rFonts w:hint="cs"/>
          <w:rtl/>
        </w:rPr>
      </w:pPr>
      <w:r>
        <w:rPr>
          <w:rFonts w:hint="cs"/>
          <w:rtl/>
        </w:rPr>
        <w:t xml:space="preserve">ההסתייגות של חבר הכנסת אברהם בורג לא נתקבלה. תודה. </w:t>
      </w:r>
    </w:p>
    <w:p w14:paraId="6103C445" w14:textId="77777777" w:rsidR="00000000" w:rsidRDefault="007C71EE">
      <w:pPr>
        <w:pStyle w:val="a"/>
        <w:ind w:firstLine="0"/>
        <w:rPr>
          <w:rFonts w:hint="cs"/>
          <w:rtl/>
        </w:rPr>
      </w:pPr>
    </w:p>
    <w:p w14:paraId="688D7AEF" w14:textId="77777777" w:rsidR="00000000" w:rsidRDefault="007C71EE">
      <w:pPr>
        <w:pStyle w:val="ac"/>
        <w:rPr>
          <w:rtl/>
        </w:rPr>
      </w:pPr>
      <w:r>
        <w:rPr>
          <w:rFonts w:hint="eastAsia"/>
          <w:rtl/>
        </w:rPr>
        <w:t>רוני</w:t>
      </w:r>
      <w:r>
        <w:rPr>
          <w:rtl/>
        </w:rPr>
        <w:t xml:space="preserve"> בר-און (הליכוד):</w:t>
      </w:r>
    </w:p>
    <w:p w14:paraId="16B203EF" w14:textId="77777777" w:rsidR="00000000" w:rsidRDefault="007C71EE">
      <w:pPr>
        <w:pStyle w:val="a"/>
        <w:rPr>
          <w:rFonts w:hint="cs"/>
          <w:rtl/>
        </w:rPr>
      </w:pPr>
    </w:p>
    <w:p w14:paraId="464DAAE3" w14:textId="77777777" w:rsidR="00000000" w:rsidRDefault="007C71EE">
      <w:pPr>
        <w:pStyle w:val="a"/>
        <w:rPr>
          <w:rFonts w:hint="cs"/>
          <w:rtl/>
        </w:rPr>
      </w:pPr>
      <w:r>
        <w:rPr>
          <w:rFonts w:hint="cs"/>
          <w:rtl/>
        </w:rPr>
        <w:t xml:space="preserve">אדוני </w:t>
      </w:r>
      <w:r>
        <w:rPr>
          <w:rFonts w:hint="cs"/>
          <w:rtl/>
        </w:rPr>
        <w:t xml:space="preserve">היושב-ראש, בעקבות הניסיון של שלוש השעות האחרונות - - - </w:t>
      </w:r>
    </w:p>
    <w:p w14:paraId="2CA18FBF" w14:textId="77777777" w:rsidR="00000000" w:rsidRDefault="007C71EE">
      <w:pPr>
        <w:pStyle w:val="a"/>
        <w:ind w:firstLine="0"/>
        <w:rPr>
          <w:rFonts w:hint="cs"/>
          <w:rtl/>
        </w:rPr>
      </w:pPr>
    </w:p>
    <w:p w14:paraId="4D145E97" w14:textId="77777777" w:rsidR="00000000" w:rsidRDefault="007C71EE">
      <w:pPr>
        <w:pStyle w:val="ad"/>
        <w:rPr>
          <w:rtl/>
        </w:rPr>
      </w:pPr>
      <w:r>
        <w:rPr>
          <w:rtl/>
        </w:rPr>
        <w:t>היו"ר ראובן ריבלין:</w:t>
      </w:r>
    </w:p>
    <w:p w14:paraId="217D9648" w14:textId="77777777" w:rsidR="00000000" w:rsidRDefault="007C71EE">
      <w:pPr>
        <w:pStyle w:val="a"/>
        <w:rPr>
          <w:rtl/>
        </w:rPr>
      </w:pPr>
    </w:p>
    <w:p w14:paraId="69FB104F" w14:textId="77777777" w:rsidR="00000000" w:rsidRDefault="007C71EE">
      <w:pPr>
        <w:pStyle w:val="a"/>
        <w:rPr>
          <w:rFonts w:hint="cs"/>
          <w:rtl/>
        </w:rPr>
      </w:pPr>
      <w:r>
        <w:rPr>
          <w:rFonts w:hint="cs"/>
          <w:rtl/>
        </w:rPr>
        <w:t xml:space="preserve">אדוני מבקש לדבר אתי, נא לגשת למיקרופון. </w:t>
      </w:r>
    </w:p>
    <w:p w14:paraId="5FADA3D4" w14:textId="77777777" w:rsidR="00000000" w:rsidRDefault="007C71EE">
      <w:pPr>
        <w:pStyle w:val="a"/>
        <w:ind w:firstLine="0"/>
        <w:rPr>
          <w:rFonts w:hint="cs"/>
          <w:rtl/>
        </w:rPr>
      </w:pPr>
    </w:p>
    <w:p w14:paraId="2372E2E5" w14:textId="77777777" w:rsidR="00000000" w:rsidRDefault="007C71EE">
      <w:pPr>
        <w:pStyle w:val="ac"/>
        <w:rPr>
          <w:rtl/>
        </w:rPr>
      </w:pPr>
      <w:r>
        <w:rPr>
          <w:rFonts w:hint="eastAsia"/>
          <w:rtl/>
        </w:rPr>
        <w:t>אברהם</w:t>
      </w:r>
      <w:r>
        <w:rPr>
          <w:rtl/>
        </w:rPr>
        <w:t xml:space="preserve"> בורג (העבודה-מימד):</w:t>
      </w:r>
    </w:p>
    <w:p w14:paraId="09772DBB" w14:textId="77777777" w:rsidR="00000000" w:rsidRDefault="007C71EE">
      <w:pPr>
        <w:pStyle w:val="a"/>
        <w:rPr>
          <w:rFonts w:hint="cs"/>
          <w:rtl/>
        </w:rPr>
      </w:pPr>
    </w:p>
    <w:p w14:paraId="3C221DCD" w14:textId="77777777" w:rsidR="00000000" w:rsidRDefault="007C71EE">
      <w:pPr>
        <w:pStyle w:val="a"/>
        <w:rPr>
          <w:rFonts w:hint="cs"/>
          <w:rtl/>
        </w:rPr>
      </w:pPr>
      <w:r>
        <w:rPr>
          <w:rFonts w:hint="cs"/>
          <w:rtl/>
        </w:rPr>
        <w:t xml:space="preserve">מה פתאום באמצע הצבעה על סעיף? </w:t>
      </w:r>
    </w:p>
    <w:p w14:paraId="03DE042A" w14:textId="77777777" w:rsidR="00000000" w:rsidRDefault="007C71EE">
      <w:pPr>
        <w:pStyle w:val="a"/>
        <w:ind w:firstLine="0"/>
        <w:rPr>
          <w:rFonts w:hint="cs"/>
          <w:rtl/>
        </w:rPr>
      </w:pPr>
    </w:p>
    <w:p w14:paraId="775265B1" w14:textId="77777777" w:rsidR="00000000" w:rsidRDefault="007C71EE">
      <w:pPr>
        <w:pStyle w:val="ad"/>
        <w:rPr>
          <w:rtl/>
        </w:rPr>
      </w:pPr>
      <w:r>
        <w:rPr>
          <w:rtl/>
        </w:rPr>
        <w:t>היו"ר ראובן ריבלין:</w:t>
      </w:r>
    </w:p>
    <w:p w14:paraId="2F143E79" w14:textId="77777777" w:rsidR="00000000" w:rsidRDefault="007C71EE">
      <w:pPr>
        <w:pStyle w:val="a"/>
        <w:rPr>
          <w:rtl/>
        </w:rPr>
      </w:pPr>
    </w:p>
    <w:p w14:paraId="36AD7582" w14:textId="77777777" w:rsidR="00000000" w:rsidRDefault="007C71EE">
      <w:pPr>
        <w:pStyle w:val="a"/>
        <w:rPr>
          <w:rFonts w:hint="cs"/>
          <w:rtl/>
        </w:rPr>
      </w:pPr>
      <w:r>
        <w:rPr>
          <w:rFonts w:hint="cs"/>
          <w:rtl/>
        </w:rPr>
        <w:t xml:space="preserve">לא מדברים על סעיף כרגע, אנחנו בהסתייגויות. </w:t>
      </w:r>
    </w:p>
    <w:p w14:paraId="3781D5FE" w14:textId="77777777" w:rsidR="00000000" w:rsidRDefault="007C71EE">
      <w:pPr>
        <w:pStyle w:val="a"/>
        <w:ind w:firstLine="0"/>
        <w:rPr>
          <w:rFonts w:hint="cs"/>
          <w:rtl/>
        </w:rPr>
      </w:pPr>
    </w:p>
    <w:p w14:paraId="0AFB3BFB" w14:textId="77777777" w:rsidR="00000000" w:rsidRDefault="007C71EE">
      <w:pPr>
        <w:pStyle w:val="ac"/>
        <w:rPr>
          <w:rtl/>
        </w:rPr>
      </w:pPr>
      <w:r>
        <w:rPr>
          <w:rFonts w:hint="eastAsia"/>
          <w:rtl/>
        </w:rPr>
        <w:t>רוני</w:t>
      </w:r>
      <w:r>
        <w:rPr>
          <w:rtl/>
        </w:rPr>
        <w:t xml:space="preserve"> בר-און</w:t>
      </w:r>
      <w:r>
        <w:rPr>
          <w:rtl/>
        </w:rPr>
        <w:t xml:space="preserve"> (הליכוד):</w:t>
      </w:r>
    </w:p>
    <w:p w14:paraId="6338C354" w14:textId="77777777" w:rsidR="00000000" w:rsidRDefault="007C71EE">
      <w:pPr>
        <w:pStyle w:val="a"/>
        <w:rPr>
          <w:rFonts w:hint="cs"/>
          <w:rtl/>
        </w:rPr>
      </w:pPr>
    </w:p>
    <w:p w14:paraId="13AA61BC" w14:textId="77777777" w:rsidR="00000000" w:rsidRDefault="007C71EE">
      <w:pPr>
        <w:pStyle w:val="a"/>
        <w:rPr>
          <w:rFonts w:hint="cs"/>
          <w:rtl/>
        </w:rPr>
      </w:pPr>
      <w:r>
        <w:rPr>
          <w:rFonts w:hint="cs"/>
          <w:rtl/>
        </w:rPr>
        <w:t>אדוני היושב-ראש, אני פונה אליך שתפעיל את סמכותך ואת שיקול הדעת הנרחב שקיבלת היום על דעת כל חברי ועדת הכנסת, ואת כל סט ההסתייגויות שעניינו הטרחה והטרדה, כשברצף, כל חברי האופוזיציה  מציעים עוד יום להפעלת החוק, או עד 1,000 שקל מבחינת המספרים - - -</w:t>
      </w:r>
      <w:r>
        <w:rPr>
          <w:rFonts w:hint="cs"/>
          <w:rtl/>
        </w:rPr>
        <w:t xml:space="preserve"> </w:t>
      </w:r>
    </w:p>
    <w:p w14:paraId="0A741236" w14:textId="77777777" w:rsidR="00000000" w:rsidRDefault="007C71EE">
      <w:pPr>
        <w:pStyle w:val="a"/>
        <w:ind w:firstLine="0"/>
        <w:rPr>
          <w:rFonts w:hint="cs"/>
          <w:rtl/>
        </w:rPr>
      </w:pPr>
    </w:p>
    <w:p w14:paraId="21EB5BD7" w14:textId="77777777" w:rsidR="00000000" w:rsidRDefault="007C71EE">
      <w:pPr>
        <w:pStyle w:val="ad"/>
        <w:rPr>
          <w:rtl/>
        </w:rPr>
      </w:pPr>
      <w:r>
        <w:rPr>
          <w:rtl/>
        </w:rPr>
        <w:t>היו"ר ראובן ריבלין:</w:t>
      </w:r>
    </w:p>
    <w:p w14:paraId="5D2EFFC0" w14:textId="77777777" w:rsidR="00000000" w:rsidRDefault="007C71EE">
      <w:pPr>
        <w:pStyle w:val="a"/>
        <w:rPr>
          <w:rtl/>
        </w:rPr>
      </w:pPr>
    </w:p>
    <w:p w14:paraId="6F164EE0" w14:textId="77777777" w:rsidR="00000000" w:rsidRDefault="007C71EE">
      <w:pPr>
        <w:pStyle w:val="a"/>
        <w:rPr>
          <w:rFonts w:hint="cs"/>
          <w:rtl/>
        </w:rPr>
      </w:pPr>
      <w:r>
        <w:rPr>
          <w:rFonts w:hint="cs"/>
          <w:rtl/>
        </w:rPr>
        <w:t>אתה מציע שלא אצביע עליהן?</w:t>
      </w:r>
      <w:r>
        <w:rPr>
          <w:rFonts w:hint="cs"/>
        </w:rPr>
        <w:t xml:space="preserve"> </w:t>
      </w:r>
    </w:p>
    <w:p w14:paraId="45DCD751" w14:textId="77777777" w:rsidR="00000000" w:rsidRDefault="007C71EE">
      <w:pPr>
        <w:pStyle w:val="a"/>
        <w:ind w:firstLine="0"/>
        <w:rPr>
          <w:rFonts w:hint="cs"/>
          <w:rtl/>
        </w:rPr>
      </w:pPr>
    </w:p>
    <w:p w14:paraId="443D26A7" w14:textId="77777777" w:rsidR="00000000" w:rsidRDefault="007C71EE">
      <w:pPr>
        <w:pStyle w:val="ac"/>
        <w:rPr>
          <w:rtl/>
        </w:rPr>
      </w:pPr>
      <w:r>
        <w:rPr>
          <w:rFonts w:hint="eastAsia"/>
          <w:rtl/>
        </w:rPr>
        <w:t>רוני</w:t>
      </w:r>
      <w:r>
        <w:rPr>
          <w:rtl/>
        </w:rPr>
        <w:t xml:space="preserve"> בר-און (הליכוד):</w:t>
      </w:r>
    </w:p>
    <w:p w14:paraId="7900A18B" w14:textId="77777777" w:rsidR="00000000" w:rsidRDefault="007C71EE">
      <w:pPr>
        <w:pStyle w:val="a"/>
        <w:rPr>
          <w:rFonts w:hint="cs"/>
          <w:rtl/>
        </w:rPr>
      </w:pPr>
    </w:p>
    <w:p w14:paraId="28423946" w14:textId="77777777" w:rsidR="00000000" w:rsidRDefault="007C71EE">
      <w:pPr>
        <w:pStyle w:val="a"/>
        <w:rPr>
          <w:rFonts w:hint="cs"/>
          <w:rtl/>
        </w:rPr>
      </w:pPr>
      <w:r>
        <w:rPr>
          <w:rFonts w:hint="cs"/>
          <w:rtl/>
        </w:rPr>
        <w:t xml:space="preserve">אני מציע שתצביע על כל ההסתייגויות האלה בחטיבה אחת. </w:t>
      </w:r>
    </w:p>
    <w:p w14:paraId="0F9BFBF0" w14:textId="77777777" w:rsidR="00000000" w:rsidRDefault="007C71EE">
      <w:pPr>
        <w:pStyle w:val="a"/>
        <w:ind w:firstLine="0"/>
        <w:rPr>
          <w:rFonts w:hint="cs"/>
          <w:rtl/>
        </w:rPr>
      </w:pPr>
    </w:p>
    <w:p w14:paraId="6E1CE0EE" w14:textId="77777777" w:rsidR="00000000" w:rsidRDefault="007C71EE">
      <w:pPr>
        <w:pStyle w:val="ad"/>
        <w:rPr>
          <w:rtl/>
        </w:rPr>
      </w:pPr>
      <w:r>
        <w:rPr>
          <w:rtl/>
        </w:rPr>
        <w:t>היו"ר ראובן ריבלין:</w:t>
      </w:r>
    </w:p>
    <w:p w14:paraId="64EDF3E2" w14:textId="77777777" w:rsidR="00000000" w:rsidRDefault="007C71EE">
      <w:pPr>
        <w:pStyle w:val="a"/>
        <w:rPr>
          <w:rtl/>
        </w:rPr>
      </w:pPr>
    </w:p>
    <w:p w14:paraId="17B214D3" w14:textId="77777777" w:rsidR="00000000" w:rsidRDefault="007C71EE">
      <w:pPr>
        <w:pStyle w:val="a"/>
        <w:rPr>
          <w:rFonts w:hint="cs"/>
          <w:rtl/>
        </w:rPr>
      </w:pPr>
      <w:r>
        <w:rPr>
          <w:rFonts w:hint="cs"/>
          <w:rtl/>
        </w:rPr>
        <w:t xml:space="preserve">תודה. אני מודה לך, הבנתי. אין צורך להשיב. נא לשבת. אני ממשיך בהצבעה. </w:t>
      </w:r>
    </w:p>
    <w:p w14:paraId="25D58F76" w14:textId="77777777" w:rsidR="00000000" w:rsidRDefault="007C71EE">
      <w:pPr>
        <w:pStyle w:val="a"/>
        <w:ind w:firstLine="0"/>
        <w:rPr>
          <w:rFonts w:hint="cs"/>
          <w:rtl/>
        </w:rPr>
      </w:pPr>
    </w:p>
    <w:p w14:paraId="0CED6D2C" w14:textId="77777777" w:rsidR="00000000" w:rsidRDefault="007C71EE">
      <w:pPr>
        <w:pStyle w:val="a"/>
        <w:ind w:firstLine="0"/>
        <w:rPr>
          <w:rFonts w:hint="cs"/>
          <w:rtl/>
        </w:rPr>
      </w:pPr>
      <w:r>
        <w:rPr>
          <w:rFonts w:hint="cs"/>
          <w:rtl/>
        </w:rPr>
        <w:tab/>
        <w:t>חבר הכנסת מצנע - אינו נוכח.</w:t>
      </w:r>
    </w:p>
    <w:p w14:paraId="0B81F985" w14:textId="77777777" w:rsidR="00000000" w:rsidRDefault="007C71EE">
      <w:pPr>
        <w:pStyle w:val="a"/>
        <w:ind w:firstLine="0"/>
        <w:rPr>
          <w:rFonts w:hint="cs"/>
          <w:rtl/>
        </w:rPr>
      </w:pPr>
    </w:p>
    <w:p w14:paraId="144E1034" w14:textId="77777777" w:rsidR="00000000" w:rsidRDefault="007C71EE">
      <w:pPr>
        <w:pStyle w:val="a"/>
        <w:ind w:firstLine="0"/>
        <w:rPr>
          <w:rFonts w:hint="cs"/>
          <w:rtl/>
        </w:rPr>
      </w:pPr>
      <w:r>
        <w:rPr>
          <w:rFonts w:hint="cs"/>
          <w:rtl/>
        </w:rPr>
        <w:tab/>
        <w:t>הסתיי</w:t>
      </w:r>
      <w:r>
        <w:rPr>
          <w:rFonts w:hint="cs"/>
          <w:rtl/>
        </w:rPr>
        <w:t xml:space="preserve">גות חבר הכנסת בן אליעזר  - מי בעד? מי נגד? מי נמנע? תודה. </w:t>
      </w:r>
    </w:p>
    <w:p w14:paraId="11D046CD" w14:textId="77777777" w:rsidR="00000000" w:rsidRDefault="007C71EE">
      <w:pPr>
        <w:pStyle w:val="a"/>
        <w:ind w:firstLine="0"/>
        <w:rPr>
          <w:rFonts w:hint="cs"/>
          <w:rtl/>
        </w:rPr>
      </w:pPr>
    </w:p>
    <w:p w14:paraId="7E38EAE1" w14:textId="77777777" w:rsidR="00000000" w:rsidRDefault="007C71EE">
      <w:pPr>
        <w:pStyle w:val="a"/>
        <w:ind w:firstLine="0"/>
        <w:jc w:val="center"/>
        <w:rPr>
          <w:rFonts w:hint="cs"/>
          <w:b/>
          <w:bCs/>
          <w:rtl/>
        </w:rPr>
      </w:pPr>
      <w:r>
        <w:rPr>
          <w:rFonts w:hint="cs"/>
          <w:b/>
          <w:bCs/>
          <w:rtl/>
        </w:rPr>
        <w:t>הצבעה</w:t>
      </w:r>
    </w:p>
    <w:p w14:paraId="6897B3B8" w14:textId="77777777" w:rsidR="00000000" w:rsidRDefault="007C71EE">
      <w:pPr>
        <w:pStyle w:val="a"/>
        <w:ind w:firstLine="0"/>
        <w:jc w:val="center"/>
        <w:rPr>
          <w:rFonts w:hint="cs"/>
          <w:b/>
          <w:bCs/>
          <w:rtl/>
        </w:rPr>
      </w:pPr>
    </w:p>
    <w:p w14:paraId="1ED68EF6" w14:textId="77777777" w:rsidR="00000000" w:rsidRDefault="007C71EE">
      <w:pPr>
        <w:pStyle w:val="a"/>
        <w:ind w:firstLine="0"/>
        <w:jc w:val="center"/>
        <w:rPr>
          <w:rFonts w:hint="cs"/>
          <w:rtl/>
        </w:rPr>
      </w:pPr>
      <w:r>
        <w:rPr>
          <w:rFonts w:hint="cs"/>
          <w:rtl/>
        </w:rPr>
        <w:t xml:space="preserve">ההסתייגות של חבר הכנסת בנימין בן-אליעזר לסעיף 5 לא נתקבלה. </w:t>
      </w:r>
    </w:p>
    <w:p w14:paraId="2837232C" w14:textId="77777777" w:rsidR="00000000" w:rsidRDefault="007C71EE">
      <w:pPr>
        <w:pStyle w:val="a"/>
        <w:ind w:firstLine="0"/>
        <w:rPr>
          <w:rFonts w:hint="cs"/>
          <w:rtl/>
        </w:rPr>
      </w:pPr>
    </w:p>
    <w:p w14:paraId="664D247A" w14:textId="77777777" w:rsidR="00000000" w:rsidRDefault="007C71EE">
      <w:pPr>
        <w:pStyle w:val="ad"/>
        <w:rPr>
          <w:rtl/>
        </w:rPr>
      </w:pPr>
      <w:r>
        <w:rPr>
          <w:rtl/>
        </w:rPr>
        <w:t>היו"ר ראובן ריבלין:</w:t>
      </w:r>
    </w:p>
    <w:p w14:paraId="387D3FD3" w14:textId="77777777" w:rsidR="00000000" w:rsidRDefault="007C71EE">
      <w:pPr>
        <w:pStyle w:val="a"/>
        <w:rPr>
          <w:rtl/>
        </w:rPr>
      </w:pPr>
    </w:p>
    <w:p w14:paraId="380663E2" w14:textId="77777777" w:rsidR="00000000" w:rsidRDefault="007C71EE">
      <w:pPr>
        <w:pStyle w:val="a"/>
        <w:rPr>
          <w:rFonts w:hint="cs"/>
          <w:rtl/>
        </w:rPr>
      </w:pPr>
      <w:r>
        <w:rPr>
          <w:rFonts w:hint="cs"/>
          <w:rtl/>
        </w:rPr>
        <w:t xml:space="preserve">ההסתייגות של חבר הכנסת בן-אליעזר לא נתקבלה. תודה. </w:t>
      </w:r>
    </w:p>
    <w:p w14:paraId="6832B3F5" w14:textId="77777777" w:rsidR="00000000" w:rsidRDefault="007C71EE">
      <w:pPr>
        <w:pStyle w:val="a"/>
        <w:ind w:firstLine="0"/>
        <w:rPr>
          <w:rFonts w:hint="cs"/>
          <w:rtl/>
        </w:rPr>
      </w:pPr>
    </w:p>
    <w:p w14:paraId="7C2EBC8E" w14:textId="77777777" w:rsidR="00000000" w:rsidRDefault="007C71EE">
      <w:pPr>
        <w:pStyle w:val="a"/>
        <w:ind w:firstLine="0"/>
        <w:rPr>
          <w:rFonts w:hint="cs"/>
          <w:rtl/>
        </w:rPr>
      </w:pPr>
      <w:r>
        <w:rPr>
          <w:rFonts w:hint="cs"/>
          <w:rtl/>
        </w:rPr>
        <w:tab/>
        <w:t>הסתייגות חבר הכנסת פרס - מי בעד? מי נגד? מי נמנע? תודה</w:t>
      </w:r>
      <w:r>
        <w:rPr>
          <w:rFonts w:hint="cs"/>
          <w:rtl/>
        </w:rPr>
        <w:t xml:space="preserve">. </w:t>
      </w:r>
    </w:p>
    <w:p w14:paraId="28048BC6" w14:textId="77777777" w:rsidR="00000000" w:rsidRDefault="007C71EE">
      <w:pPr>
        <w:pStyle w:val="a"/>
        <w:ind w:firstLine="0"/>
        <w:rPr>
          <w:rFonts w:hint="cs"/>
          <w:rtl/>
        </w:rPr>
      </w:pPr>
    </w:p>
    <w:p w14:paraId="5172EBE4" w14:textId="77777777" w:rsidR="00000000" w:rsidRDefault="007C71EE">
      <w:pPr>
        <w:pStyle w:val="a"/>
        <w:ind w:firstLine="0"/>
        <w:jc w:val="center"/>
        <w:rPr>
          <w:rFonts w:hint="cs"/>
          <w:b/>
          <w:bCs/>
          <w:rtl/>
        </w:rPr>
      </w:pPr>
      <w:r>
        <w:rPr>
          <w:rFonts w:hint="cs"/>
          <w:b/>
          <w:bCs/>
          <w:rtl/>
        </w:rPr>
        <w:t>הצבעה</w:t>
      </w:r>
    </w:p>
    <w:p w14:paraId="40D0762D" w14:textId="77777777" w:rsidR="00000000" w:rsidRDefault="007C71EE">
      <w:pPr>
        <w:pStyle w:val="a"/>
        <w:ind w:firstLine="0"/>
        <w:jc w:val="center"/>
        <w:rPr>
          <w:rFonts w:hint="cs"/>
          <w:b/>
          <w:bCs/>
          <w:rtl/>
        </w:rPr>
      </w:pPr>
    </w:p>
    <w:p w14:paraId="185268DA" w14:textId="77777777" w:rsidR="00000000" w:rsidRDefault="007C71EE">
      <w:pPr>
        <w:pStyle w:val="a"/>
        <w:ind w:firstLine="0"/>
        <w:jc w:val="center"/>
        <w:rPr>
          <w:rFonts w:hint="cs"/>
          <w:rtl/>
        </w:rPr>
      </w:pPr>
      <w:r>
        <w:rPr>
          <w:rFonts w:hint="cs"/>
          <w:rtl/>
        </w:rPr>
        <w:t xml:space="preserve">ההסתייגות של חבר הכנסת שמעון פרס לסעיף 5 לא נתקבלה. </w:t>
      </w:r>
    </w:p>
    <w:p w14:paraId="2C8D3821" w14:textId="77777777" w:rsidR="00000000" w:rsidRDefault="007C71EE">
      <w:pPr>
        <w:pStyle w:val="a"/>
        <w:ind w:firstLine="0"/>
        <w:rPr>
          <w:rFonts w:hint="cs"/>
          <w:rtl/>
        </w:rPr>
      </w:pPr>
    </w:p>
    <w:p w14:paraId="40AF2806" w14:textId="77777777" w:rsidR="00000000" w:rsidRDefault="007C71EE">
      <w:pPr>
        <w:pStyle w:val="ad"/>
        <w:rPr>
          <w:rtl/>
        </w:rPr>
      </w:pPr>
      <w:r>
        <w:rPr>
          <w:rtl/>
        </w:rPr>
        <w:t>היו"ר ראובן ריבלין:</w:t>
      </w:r>
    </w:p>
    <w:p w14:paraId="1A9F4673" w14:textId="77777777" w:rsidR="00000000" w:rsidRDefault="007C71EE">
      <w:pPr>
        <w:pStyle w:val="a"/>
        <w:rPr>
          <w:rtl/>
        </w:rPr>
      </w:pPr>
    </w:p>
    <w:p w14:paraId="6B5E5C34" w14:textId="77777777" w:rsidR="00000000" w:rsidRDefault="007C71EE">
      <w:pPr>
        <w:pStyle w:val="a"/>
        <w:rPr>
          <w:rFonts w:hint="cs"/>
          <w:rtl/>
        </w:rPr>
      </w:pPr>
      <w:r>
        <w:rPr>
          <w:rFonts w:hint="cs"/>
          <w:rtl/>
        </w:rPr>
        <w:t xml:space="preserve">ההסתייגות של חבר הכנסת פרס לא נתקבלה. תודה. </w:t>
      </w:r>
    </w:p>
    <w:p w14:paraId="1E041A19" w14:textId="77777777" w:rsidR="00000000" w:rsidRDefault="007C71EE">
      <w:pPr>
        <w:pStyle w:val="a"/>
        <w:ind w:firstLine="0"/>
        <w:rPr>
          <w:rFonts w:hint="cs"/>
          <w:rtl/>
        </w:rPr>
      </w:pPr>
    </w:p>
    <w:p w14:paraId="1E69F771" w14:textId="77777777" w:rsidR="00000000" w:rsidRDefault="007C71EE">
      <w:pPr>
        <w:pStyle w:val="a"/>
        <w:ind w:firstLine="0"/>
        <w:rPr>
          <w:rFonts w:hint="cs"/>
          <w:rtl/>
        </w:rPr>
      </w:pPr>
      <w:r>
        <w:rPr>
          <w:rFonts w:hint="cs"/>
          <w:rtl/>
        </w:rPr>
        <w:tab/>
        <w:t xml:space="preserve">הסתייגות חבר הכנסת מתן וילנאי - מי בעד? מי נגד? מי נמנע? תודה. </w:t>
      </w:r>
    </w:p>
    <w:p w14:paraId="62467307" w14:textId="77777777" w:rsidR="00000000" w:rsidRDefault="007C71EE">
      <w:pPr>
        <w:pStyle w:val="a"/>
        <w:ind w:firstLine="0"/>
        <w:rPr>
          <w:rFonts w:hint="cs"/>
          <w:rtl/>
        </w:rPr>
      </w:pPr>
    </w:p>
    <w:p w14:paraId="43B7D099" w14:textId="77777777" w:rsidR="00000000" w:rsidRDefault="007C71EE">
      <w:pPr>
        <w:pStyle w:val="a"/>
        <w:ind w:firstLine="0"/>
        <w:jc w:val="center"/>
        <w:rPr>
          <w:rFonts w:hint="cs"/>
          <w:b/>
          <w:bCs/>
          <w:rtl/>
        </w:rPr>
      </w:pPr>
      <w:r>
        <w:rPr>
          <w:rFonts w:hint="cs"/>
          <w:b/>
          <w:bCs/>
          <w:rtl/>
        </w:rPr>
        <w:t>הצבעה</w:t>
      </w:r>
    </w:p>
    <w:p w14:paraId="7DCA5D7D" w14:textId="77777777" w:rsidR="00000000" w:rsidRDefault="007C71EE">
      <w:pPr>
        <w:pStyle w:val="a"/>
        <w:ind w:firstLine="0"/>
        <w:jc w:val="center"/>
        <w:rPr>
          <w:rFonts w:hint="cs"/>
          <w:b/>
          <w:bCs/>
          <w:rtl/>
        </w:rPr>
      </w:pPr>
    </w:p>
    <w:p w14:paraId="5771716E" w14:textId="77777777" w:rsidR="00000000" w:rsidRDefault="007C71EE">
      <w:pPr>
        <w:pStyle w:val="a"/>
        <w:ind w:firstLine="0"/>
        <w:jc w:val="center"/>
        <w:rPr>
          <w:rFonts w:hint="cs"/>
          <w:rtl/>
        </w:rPr>
      </w:pPr>
      <w:r>
        <w:rPr>
          <w:rFonts w:hint="cs"/>
          <w:rtl/>
        </w:rPr>
        <w:t>ההסתייגות של חבר הכנסת מתן וילנאי לסעיף 5 לא נתקבלה</w:t>
      </w:r>
      <w:r>
        <w:rPr>
          <w:rFonts w:hint="cs"/>
          <w:rtl/>
        </w:rPr>
        <w:t xml:space="preserve">. </w:t>
      </w:r>
    </w:p>
    <w:p w14:paraId="36196DE4" w14:textId="77777777" w:rsidR="00000000" w:rsidRDefault="007C71EE">
      <w:pPr>
        <w:pStyle w:val="a"/>
        <w:ind w:firstLine="0"/>
        <w:rPr>
          <w:rFonts w:hint="cs"/>
          <w:rtl/>
        </w:rPr>
      </w:pPr>
    </w:p>
    <w:p w14:paraId="08999102" w14:textId="77777777" w:rsidR="00000000" w:rsidRDefault="007C71EE">
      <w:pPr>
        <w:pStyle w:val="ad"/>
        <w:rPr>
          <w:rtl/>
        </w:rPr>
      </w:pPr>
    </w:p>
    <w:p w14:paraId="065CB0A7" w14:textId="77777777" w:rsidR="00000000" w:rsidRDefault="007C71EE">
      <w:pPr>
        <w:pStyle w:val="ad"/>
        <w:rPr>
          <w:rtl/>
        </w:rPr>
      </w:pPr>
      <w:r>
        <w:rPr>
          <w:rtl/>
        </w:rPr>
        <w:t>היו"ר ראובן ריבלין:</w:t>
      </w:r>
    </w:p>
    <w:p w14:paraId="2CF1AF9D" w14:textId="77777777" w:rsidR="00000000" w:rsidRDefault="007C71EE">
      <w:pPr>
        <w:pStyle w:val="a"/>
        <w:rPr>
          <w:rtl/>
        </w:rPr>
      </w:pPr>
    </w:p>
    <w:p w14:paraId="4EEAF5AC" w14:textId="77777777" w:rsidR="00000000" w:rsidRDefault="007C71EE">
      <w:pPr>
        <w:pStyle w:val="a"/>
        <w:rPr>
          <w:rFonts w:hint="cs"/>
          <w:rtl/>
        </w:rPr>
      </w:pPr>
      <w:r>
        <w:rPr>
          <w:rFonts w:hint="cs"/>
          <w:rtl/>
        </w:rPr>
        <w:t xml:space="preserve">ההסתייגות של חבר הכנסת מתן וילנאי לא נתקבלה. תודה. </w:t>
      </w:r>
    </w:p>
    <w:p w14:paraId="26DFA6F2" w14:textId="77777777" w:rsidR="00000000" w:rsidRDefault="007C71EE">
      <w:pPr>
        <w:pStyle w:val="a"/>
        <w:rPr>
          <w:rFonts w:hint="cs"/>
          <w:rtl/>
        </w:rPr>
      </w:pPr>
      <w:r>
        <w:rPr>
          <w:rFonts w:hint="cs"/>
          <w:rtl/>
        </w:rPr>
        <w:t xml:space="preserve"> </w:t>
      </w:r>
    </w:p>
    <w:p w14:paraId="6D14551F" w14:textId="77777777" w:rsidR="00000000" w:rsidRDefault="007C71EE">
      <w:pPr>
        <w:pStyle w:val="a"/>
        <w:rPr>
          <w:rFonts w:hint="cs"/>
          <w:rtl/>
        </w:rPr>
      </w:pPr>
      <w:r>
        <w:rPr>
          <w:rFonts w:hint="cs"/>
          <w:rtl/>
        </w:rPr>
        <w:t>חברת הכנסת דליה איציק - אינה נוכחת; אופיר פינס - אינו נוכח; סנה נמצא?</w:t>
      </w:r>
      <w:r>
        <w:rPr>
          <w:rFonts w:hint="cs"/>
        </w:rPr>
        <w:t xml:space="preserve"> </w:t>
      </w:r>
      <w:r>
        <w:rPr>
          <w:rFonts w:hint="cs"/>
          <w:rtl/>
        </w:rPr>
        <w:t>אינו נוכח; יולי תמיר?</w:t>
      </w:r>
      <w:r>
        <w:rPr>
          <w:rFonts w:hint="cs"/>
        </w:rPr>
        <w:t xml:space="preserve"> </w:t>
      </w:r>
      <w:r>
        <w:rPr>
          <w:rFonts w:hint="cs"/>
          <w:rtl/>
        </w:rPr>
        <w:t xml:space="preserve"> אינה נוכחת; מיכאל מלכיאור? אינו נוכח. </w:t>
      </w:r>
    </w:p>
    <w:p w14:paraId="401283D8" w14:textId="77777777" w:rsidR="00000000" w:rsidRDefault="007C71EE">
      <w:pPr>
        <w:pStyle w:val="a"/>
        <w:rPr>
          <w:rFonts w:hint="cs"/>
          <w:rtl/>
        </w:rPr>
      </w:pPr>
    </w:p>
    <w:p w14:paraId="2158B96E" w14:textId="77777777" w:rsidR="00000000" w:rsidRDefault="007C71EE">
      <w:pPr>
        <w:pStyle w:val="a"/>
        <w:ind w:firstLine="0"/>
        <w:rPr>
          <w:rFonts w:hint="cs"/>
          <w:rtl/>
        </w:rPr>
      </w:pPr>
      <w:r>
        <w:rPr>
          <w:rFonts w:hint="cs"/>
          <w:rtl/>
        </w:rPr>
        <w:tab/>
        <w:t>הסתייגות חבר הכנסת יצחק הרצוג  - מי בעד? מ</w:t>
      </w:r>
      <w:r>
        <w:rPr>
          <w:rFonts w:hint="cs"/>
          <w:rtl/>
        </w:rPr>
        <w:t xml:space="preserve">י נגד? מי נמנע? תודה. </w:t>
      </w:r>
    </w:p>
    <w:p w14:paraId="63CE8122" w14:textId="77777777" w:rsidR="00000000" w:rsidRDefault="007C71EE">
      <w:pPr>
        <w:pStyle w:val="a"/>
        <w:ind w:firstLine="0"/>
        <w:rPr>
          <w:rFonts w:hint="cs"/>
          <w:rtl/>
        </w:rPr>
      </w:pPr>
    </w:p>
    <w:p w14:paraId="043CDCD5" w14:textId="77777777" w:rsidR="00000000" w:rsidRDefault="007C71EE">
      <w:pPr>
        <w:pStyle w:val="a"/>
        <w:ind w:firstLine="0"/>
        <w:jc w:val="center"/>
        <w:rPr>
          <w:rFonts w:hint="cs"/>
          <w:b/>
          <w:bCs/>
          <w:rtl/>
        </w:rPr>
      </w:pPr>
      <w:r>
        <w:rPr>
          <w:rFonts w:hint="cs"/>
          <w:b/>
          <w:bCs/>
          <w:rtl/>
        </w:rPr>
        <w:t>הצבעה</w:t>
      </w:r>
    </w:p>
    <w:p w14:paraId="2DF084F0" w14:textId="77777777" w:rsidR="00000000" w:rsidRDefault="007C71EE">
      <w:pPr>
        <w:pStyle w:val="a"/>
        <w:ind w:firstLine="0"/>
        <w:jc w:val="center"/>
        <w:rPr>
          <w:rFonts w:hint="cs"/>
          <w:b/>
          <w:bCs/>
          <w:rtl/>
        </w:rPr>
      </w:pPr>
    </w:p>
    <w:p w14:paraId="7F28AF72" w14:textId="77777777" w:rsidR="00000000" w:rsidRDefault="007C71EE">
      <w:pPr>
        <w:pStyle w:val="a"/>
        <w:ind w:firstLine="0"/>
        <w:jc w:val="center"/>
        <w:rPr>
          <w:rFonts w:hint="cs"/>
          <w:rtl/>
        </w:rPr>
      </w:pPr>
      <w:r>
        <w:rPr>
          <w:rFonts w:hint="cs"/>
          <w:rtl/>
        </w:rPr>
        <w:t xml:space="preserve">ההסתייגות של חבר הכנסת יצחק הרצוג לסעיף 5 לא נתקבלה. </w:t>
      </w:r>
    </w:p>
    <w:p w14:paraId="56DF9476" w14:textId="77777777" w:rsidR="00000000" w:rsidRDefault="007C71EE">
      <w:pPr>
        <w:pStyle w:val="a"/>
        <w:ind w:firstLine="0"/>
        <w:rPr>
          <w:rFonts w:hint="cs"/>
          <w:rtl/>
        </w:rPr>
      </w:pPr>
    </w:p>
    <w:p w14:paraId="5A4F4A02" w14:textId="77777777" w:rsidR="00000000" w:rsidRDefault="007C71EE">
      <w:pPr>
        <w:pStyle w:val="ad"/>
        <w:rPr>
          <w:rtl/>
        </w:rPr>
      </w:pPr>
      <w:r>
        <w:rPr>
          <w:rtl/>
        </w:rPr>
        <w:t>היו"ר ראובן ריבלין:</w:t>
      </w:r>
    </w:p>
    <w:p w14:paraId="2ED71215" w14:textId="77777777" w:rsidR="00000000" w:rsidRDefault="007C71EE">
      <w:pPr>
        <w:pStyle w:val="a"/>
        <w:rPr>
          <w:rtl/>
        </w:rPr>
      </w:pPr>
    </w:p>
    <w:p w14:paraId="0BDD83ED" w14:textId="77777777" w:rsidR="00000000" w:rsidRDefault="007C71EE">
      <w:pPr>
        <w:pStyle w:val="a"/>
        <w:rPr>
          <w:rFonts w:hint="cs"/>
          <w:rtl/>
        </w:rPr>
      </w:pPr>
      <w:r>
        <w:rPr>
          <w:rFonts w:hint="cs"/>
          <w:rtl/>
        </w:rPr>
        <w:t xml:space="preserve">ההסתייגות של חבר הכנסת יצחק הרצוג לא נתקבלה. תודה. </w:t>
      </w:r>
    </w:p>
    <w:p w14:paraId="4C1ADBD6" w14:textId="77777777" w:rsidR="00000000" w:rsidRDefault="007C71EE">
      <w:pPr>
        <w:pStyle w:val="a"/>
        <w:ind w:firstLine="0"/>
        <w:rPr>
          <w:rFonts w:hint="cs"/>
          <w:rtl/>
        </w:rPr>
      </w:pPr>
    </w:p>
    <w:p w14:paraId="3D70782F" w14:textId="77777777" w:rsidR="00000000" w:rsidRDefault="007C71EE">
      <w:pPr>
        <w:pStyle w:val="a"/>
        <w:ind w:firstLine="0"/>
        <w:rPr>
          <w:rFonts w:hint="cs"/>
          <w:rtl/>
        </w:rPr>
      </w:pPr>
      <w:r>
        <w:rPr>
          <w:rFonts w:hint="cs"/>
          <w:rtl/>
        </w:rPr>
        <w:tab/>
        <w:t xml:space="preserve">הסתייגות חבר הכנסת  חיים רמון - מי בעד? מי נגד? מי נמנע? תודה. </w:t>
      </w:r>
    </w:p>
    <w:p w14:paraId="1EBF7BF1" w14:textId="77777777" w:rsidR="00000000" w:rsidRDefault="007C71EE">
      <w:pPr>
        <w:pStyle w:val="a"/>
        <w:ind w:firstLine="0"/>
        <w:rPr>
          <w:rFonts w:hint="cs"/>
          <w:rtl/>
        </w:rPr>
      </w:pPr>
    </w:p>
    <w:p w14:paraId="3302905D" w14:textId="77777777" w:rsidR="00000000" w:rsidRDefault="007C71EE">
      <w:pPr>
        <w:pStyle w:val="a"/>
        <w:ind w:firstLine="0"/>
        <w:jc w:val="center"/>
        <w:rPr>
          <w:rFonts w:hint="cs"/>
          <w:b/>
          <w:bCs/>
          <w:rtl/>
        </w:rPr>
      </w:pPr>
      <w:r>
        <w:rPr>
          <w:rFonts w:hint="cs"/>
          <w:b/>
          <w:bCs/>
          <w:rtl/>
        </w:rPr>
        <w:t>הצבעה</w:t>
      </w:r>
    </w:p>
    <w:p w14:paraId="04690207" w14:textId="77777777" w:rsidR="00000000" w:rsidRDefault="007C71EE">
      <w:pPr>
        <w:pStyle w:val="a"/>
        <w:ind w:firstLine="0"/>
        <w:jc w:val="center"/>
        <w:rPr>
          <w:rFonts w:hint="cs"/>
          <w:b/>
          <w:bCs/>
          <w:rtl/>
        </w:rPr>
      </w:pPr>
    </w:p>
    <w:p w14:paraId="4B7F6989" w14:textId="77777777" w:rsidR="00000000" w:rsidRDefault="007C71EE">
      <w:pPr>
        <w:pStyle w:val="a"/>
        <w:ind w:firstLine="0"/>
        <w:jc w:val="center"/>
        <w:rPr>
          <w:rFonts w:hint="cs"/>
          <w:rtl/>
        </w:rPr>
      </w:pPr>
      <w:r>
        <w:rPr>
          <w:rFonts w:hint="cs"/>
          <w:rtl/>
        </w:rPr>
        <w:t xml:space="preserve">ההסתייגות של חבר הכנסת </w:t>
      </w:r>
      <w:r>
        <w:rPr>
          <w:rFonts w:hint="cs"/>
          <w:rtl/>
        </w:rPr>
        <w:t xml:space="preserve"> חיים רמון לסעיף 5 לא נתקבלה. </w:t>
      </w:r>
    </w:p>
    <w:p w14:paraId="72007FF0" w14:textId="77777777" w:rsidR="00000000" w:rsidRDefault="007C71EE">
      <w:pPr>
        <w:pStyle w:val="a"/>
        <w:ind w:firstLine="0"/>
        <w:rPr>
          <w:rFonts w:hint="cs"/>
          <w:rtl/>
        </w:rPr>
      </w:pPr>
    </w:p>
    <w:p w14:paraId="18390BDB" w14:textId="77777777" w:rsidR="00000000" w:rsidRDefault="007C71EE">
      <w:pPr>
        <w:pStyle w:val="ad"/>
        <w:rPr>
          <w:rtl/>
        </w:rPr>
      </w:pPr>
      <w:r>
        <w:rPr>
          <w:rtl/>
        </w:rPr>
        <w:t>היו"ר ראובן ריבלין:</w:t>
      </w:r>
    </w:p>
    <w:p w14:paraId="5F88992A" w14:textId="77777777" w:rsidR="00000000" w:rsidRDefault="007C71EE">
      <w:pPr>
        <w:pStyle w:val="a"/>
        <w:rPr>
          <w:rtl/>
        </w:rPr>
      </w:pPr>
    </w:p>
    <w:p w14:paraId="1668BA79" w14:textId="77777777" w:rsidR="00000000" w:rsidRDefault="007C71EE">
      <w:pPr>
        <w:pStyle w:val="a"/>
        <w:rPr>
          <w:rFonts w:hint="cs"/>
          <w:rtl/>
        </w:rPr>
      </w:pPr>
      <w:r>
        <w:rPr>
          <w:rFonts w:hint="cs"/>
          <w:rtl/>
        </w:rPr>
        <w:t xml:space="preserve">ההסתייגות של חבר הכנסת  חיים רמון לא נתקבלה. תודה. </w:t>
      </w:r>
    </w:p>
    <w:p w14:paraId="4AC6821B" w14:textId="77777777" w:rsidR="00000000" w:rsidRDefault="007C71EE">
      <w:pPr>
        <w:pStyle w:val="a"/>
        <w:rPr>
          <w:rFonts w:hint="cs"/>
          <w:rtl/>
        </w:rPr>
      </w:pPr>
      <w:r>
        <w:rPr>
          <w:rFonts w:hint="cs"/>
          <w:rtl/>
        </w:rPr>
        <w:t xml:space="preserve"> </w:t>
      </w:r>
    </w:p>
    <w:p w14:paraId="3C7A30F5" w14:textId="77777777" w:rsidR="00000000" w:rsidRDefault="007C71EE">
      <w:pPr>
        <w:pStyle w:val="a"/>
        <w:rPr>
          <w:rFonts w:hint="cs"/>
          <w:rtl/>
        </w:rPr>
      </w:pPr>
      <w:r>
        <w:rPr>
          <w:rFonts w:hint="cs"/>
          <w:rtl/>
        </w:rPr>
        <w:t xml:space="preserve">דני יתום אינו נוכח - אין צורך להצביע. איתן כבל - אינו נוכח. </w:t>
      </w:r>
    </w:p>
    <w:p w14:paraId="36B4F71A" w14:textId="77777777" w:rsidR="00000000" w:rsidRDefault="007C71EE">
      <w:pPr>
        <w:pStyle w:val="a"/>
        <w:ind w:firstLine="0"/>
        <w:rPr>
          <w:rFonts w:hint="cs"/>
          <w:rtl/>
        </w:rPr>
      </w:pPr>
    </w:p>
    <w:p w14:paraId="577880F4" w14:textId="77777777" w:rsidR="00000000" w:rsidRDefault="007C71EE">
      <w:pPr>
        <w:pStyle w:val="ac"/>
        <w:rPr>
          <w:rtl/>
        </w:rPr>
      </w:pPr>
    </w:p>
    <w:p w14:paraId="44F7E8AE" w14:textId="77777777" w:rsidR="00000000" w:rsidRDefault="007C71EE">
      <w:pPr>
        <w:pStyle w:val="ac"/>
        <w:rPr>
          <w:rtl/>
        </w:rPr>
      </w:pPr>
      <w:r>
        <w:rPr>
          <w:rFonts w:hint="eastAsia"/>
          <w:rtl/>
        </w:rPr>
        <w:t>איתן</w:t>
      </w:r>
      <w:r>
        <w:rPr>
          <w:rtl/>
        </w:rPr>
        <w:t xml:space="preserve"> כבל (העבודה-מימד):</w:t>
      </w:r>
    </w:p>
    <w:p w14:paraId="75A64575" w14:textId="77777777" w:rsidR="00000000" w:rsidRDefault="007C71EE">
      <w:pPr>
        <w:pStyle w:val="a"/>
        <w:rPr>
          <w:rFonts w:hint="cs"/>
          <w:rtl/>
        </w:rPr>
      </w:pPr>
    </w:p>
    <w:p w14:paraId="06C38913" w14:textId="77777777" w:rsidR="00000000" w:rsidRDefault="007C71EE">
      <w:pPr>
        <w:pStyle w:val="a"/>
        <w:rPr>
          <w:rFonts w:hint="cs"/>
          <w:rtl/>
        </w:rPr>
      </w:pPr>
      <w:r>
        <w:rPr>
          <w:rFonts w:hint="cs"/>
          <w:rtl/>
        </w:rPr>
        <w:t>למה אינו נוכח?</w:t>
      </w:r>
      <w:r>
        <w:rPr>
          <w:rFonts w:hint="cs"/>
        </w:rPr>
        <w:t xml:space="preserve"> </w:t>
      </w:r>
      <w:r>
        <w:rPr>
          <w:rFonts w:hint="cs"/>
          <w:rtl/>
        </w:rPr>
        <w:t xml:space="preserve"> אני עומד. </w:t>
      </w:r>
    </w:p>
    <w:p w14:paraId="166E6337" w14:textId="77777777" w:rsidR="00000000" w:rsidRDefault="007C71EE">
      <w:pPr>
        <w:pStyle w:val="a"/>
        <w:ind w:firstLine="0"/>
        <w:rPr>
          <w:rFonts w:hint="cs"/>
          <w:rtl/>
        </w:rPr>
      </w:pPr>
    </w:p>
    <w:p w14:paraId="23E0E922" w14:textId="77777777" w:rsidR="00000000" w:rsidRDefault="007C71EE">
      <w:pPr>
        <w:pStyle w:val="ad"/>
        <w:rPr>
          <w:rtl/>
        </w:rPr>
      </w:pPr>
      <w:r>
        <w:rPr>
          <w:rtl/>
        </w:rPr>
        <w:t>היו"ר ראובן ריבלין:</w:t>
      </w:r>
    </w:p>
    <w:p w14:paraId="065C8104" w14:textId="77777777" w:rsidR="00000000" w:rsidRDefault="007C71EE">
      <w:pPr>
        <w:pStyle w:val="a"/>
        <w:rPr>
          <w:rtl/>
        </w:rPr>
      </w:pPr>
    </w:p>
    <w:p w14:paraId="25CE2AC1" w14:textId="77777777" w:rsidR="00000000" w:rsidRDefault="007C71EE">
      <w:pPr>
        <w:pStyle w:val="a"/>
        <w:rPr>
          <w:rFonts w:hint="cs"/>
          <w:rtl/>
        </w:rPr>
      </w:pPr>
      <w:r>
        <w:rPr>
          <w:rFonts w:hint="cs"/>
          <w:rtl/>
        </w:rPr>
        <w:t>סליחה. חבר ה</w:t>
      </w:r>
      <w:r>
        <w:rPr>
          <w:rFonts w:hint="cs"/>
          <w:rtl/>
        </w:rPr>
        <w:t xml:space="preserve">כנסת כבל, לא ידעתי שאתה עומד. </w:t>
      </w:r>
    </w:p>
    <w:p w14:paraId="714AFFB5" w14:textId="77777777" w:rsidR="00000000" w:rsidRDefault="007C71EE">
      <w:pPr>
        <w:pStyle w:val="a"/>
        <w:ind w:firstLine="0"/>
        <w:rPr>
          <w:rFonts w:hint="cs"/>
          <w:rtl/>
        </w:rPr>
      </w:pPr>
    </w:p>
    <w:p w14:paraId="6540BB89" w14:textId="77777777" w:rsidR="00000000" w:rsidRDefault="007C71EE">
      <w:pPr>
        <w:pStyle w:val="a"/>
        <w:ind w:firstLine="0"/>
        <w:rPr>
          <w:rFonts w:hint="cs"/>
          <w:rtl/>
        </w:rPr>
      </w:pPr>
      <w:r>
        <w:rPr>
          <w:rFonts w:hint="cs"/>
          <w:rtl/>
        </w:rPr>
        <w:tab/>
        <w:t xml:space="preserve">הסתייגות חבר הכנסת איתן כבל  - מי בעד? מי נגד? מי נמנע? תודה. </w:t>
      </w:r>
    </w:p>
    <w:p w14:paraId="7F676F7A" w14:textId="77777777" w:rsidR="00000000" w:rsidRDefault="007C71EE">
      <w:pPr>
        <w:pStyle w:val="a"/>
        <w:ind w:firstLine="0"/>
        <w:rPr>
          <w:rFonts w:hint="cs"/>
          <w:rtl/>
        </w:rPr>
      </w:pPr>
    </w:p>
    <w:p w14:paraId="3E2C8D10" w14:textId="77777777" w:rsidR="00000000" w:rsidRDefault="007C71EE">
      <w:pPr>
        <w:pStyle w:val="a"/>
        <w:ind w:firstLine="0"/>
        <w:jc w:val="center"/>
        <w:rPr>
          <w:rFonts w:hint="cs"/>
          <w:b/>
          <w:bCs/>
          <w:rtl/>
        </w:rPr>
      </w:pPr>
      <w:r>
        <w:rPr>
          <w:rFonts w:hint="cs"/>
          <w:b/>
          <w:bCs/>
          <w:rtl/>
        </w:rPr>
        <w:t>הצבעה</w:t>
      </w:r>
    </w:p>
    <w:p w14:paraId="4E2C6E76" w14:textId="77777777" w:rsidR="00000000" w:rsidRDefault="007C71EE">
      <w:pPr>
        <w:pStyle w:val="a"/>
        <w:ind w:firstLine="0"/>
        <w:jc w:val="center"/>
        <w:rPr>
          <w:rFonts w:hint="cs"/>
          <w:b/>
          <w:bCs/>
          <w:rtl/>
        </w:rPr>
      </w:pPr>
    </w:p>
    <w:p w14:paraId="199681EE" w14:textId="77777777" w:rsidR="00000000" w:rsidRDefault="007C71EE">
      <w:pPr>
        <w:pStyle w:val="a"/>
        <w:ind w:firstLine="0"/>
        <w:jc w:val="center"/>
        <w:rPr>
          <w:rFonts w:hint="cs"/>
          <w:rtl/>
        </w:rPr>
      </w:pPr>
      <w:r>
        <w:rPr>
          <w:rFonts w:hint="cs"/>
          <w:rtl/>
        </w:rPr>
        <w:t xml:space="preserve">ההסתייגות של חבר הכנסת איתן כבל  לסעיף 5 לא נתקבלה. </w:t>
      </w:r>
    </w:p>
    <w:p w14:paraId="3E0351DD" w14:textId="77777777" w:rsidR="00000000" w:rsidRDefault="007C71EE">
      <w:pPr>
        <w:pStyle w:val="a"/>
        <w:ind w:firstLine="0"/>
        <w:rPr>
          <w:rFonts w:hint="cs"/>
          <w:rtl/>
        </w:rPr>
      </w:pPr>
    </w:p>
    <w:p w14:paraId="2068734A" w14:textId="77777777" w:rsidR="00000000" w:rsidRDefault="007C71EE">
      <w:pPr>
        <w:pStyle w:val="ad"/>
        <w:rPr>
          <w:rtl/>
        </w:rPr>
      </w:pPr>
      <w:r>
        <w:rPr>
          <w:rtl/>
        </w:rPr>
        <w:t>היו"ר ראובן ריבלין:</w:t>
      </w:r>
    </w:p>
    <w:p w14:paraId="621B95DA" w14:textId="77777777" w:rsidR="00000000" w:rsidRDefault="007C71EE">
      <w:pPr>
        <w:pStyle w:val="a"/>
        <w:rPr>
          <w:rtl/>
        </w:rPr>
      </w:pPr>
    </w:p>
    <w:p w14:paraId="5750C055" w14:textId="77777777" w:rsidR="00000000" w:rsidRDefault="007C71EE">
      <w:pPr>
        <w:pStyle w:val="a"/>
        <w:rPr>
          <w:rFonts w:hint="cs"/>
          <w:rtl/>
        </w:rPr>
      </w:pPr>
      <w:r>
        <w:rPr>
          <w:rFonts w:hint="cs"/>
          <w:rtl/>
        </w:rPr>
        <w:t xml:space="preserve">ההסתייגות של חבר הכנסת  איתן כבל  לא נתקבלה. תודה. </w:t>
      </w:r>
    </w:p>
    <w:p w14:paraId="4FEF6B8C" w14:textId="77777777" w:rsidR="00000000" w:rsidRDefault="007C71EE">
      <w:pPr>
        <w:pStyle w:val="a"/>
        <w:rPr>
          <w:rFonts w:hint="cs"/>
          <w:rtl/>
        </w:rPr>
      </w:pPr>
    </w:p>
    <w:p w14:paraId="2EFDBE90" w14:textId="77777777" w:rsidR="00000000" w:rsidRDefault="007C71EE">
      <w:pPr>
        <w:pStyle w:val="a"/>
        <w:rPr>
          <w:rFonts w:hint="cs"/>
          <w:rtl/>
        </w:rPr>
      </w:pPr>
      <w:r>
        <w:rPr>
          <w:rFonts w:hint="cs"/>
          <w:rtl/>
        </w:rPr>
        <w:t xml:space="preserve">אברהם שוחט - אינו נוכח; </w:t>
      </w:r>
      <w:r>
        <w:rPr>
          <w:rFonts w:hint="cs"/>
          <w:rtl/>
        </w:rPr>
        <w:t xml:space="preserve">קולט אביטל - אינה נוכחת; שלום שמחון - אינו נוכח. </w:t>
      </w:r>
    </w:p>
    <w:p w14:paraId="578478F2" w14:textId="77777777" w:rsidR="00000000" w:rsidRDefault="007C71EE">
      <w:pPr>
        <w:pStyle w:val="a"/>
        <w:ind w:firstLine="0"/>
        <w:rPr>
          <w:rFonts w:hint="cs"/>
          <w:rtl/>
        </w:rPr>
      </w:pPr>
    </w:p>
    <w:p w14:paraId="1020C591" w14:textId="77777777" w:rsidR="00000000" w:rsidRDefault="007C71EE">
      <w:pPr>
        <w:pStyle w:val="a"/>
        <w:ind w:firstLine="0"/>
        <w:rPr>
          <w:rFonts w:hint="cs"/>
          <w:rtl/>
        </w:rPr>
      </w:pPr>
      <w:r>
        <w:rPr>
          <w:rFonts w:hint="cs"/>
          <w:rtl/>
        </w:rPr>
        <w:tab/>
        <w:t xml:space="preserve">הסתייגות חברת הכנסת  אורית נוקד - מי בעד? מי נגד? מי נמנע? תודה. </w:t>
      </w:r>
    </w:p>
    <w:p w14:paraId="5448037F" w14:textId="77777777" w:rsidR="00000000" w:rsidRDefault="007C71EE">
      <w:pPr>
        <w:pStyle w:val="a"/>
        <w:ind w:firstLine="0"/>
        <w:rPr>
          <w:rFonts w:hint="cs"/>
          <w:rtl/>
        </w:rPr>
      </w:pPr>
    </w:p>
    <w:p w14:paraId="69BB0556" w14:textId="77777777" w:rsidR="00000000" w:rsidRDefault="007C71EE">
      <w:pPr>
        <w:pStyle w:val="a"/>
        <w:ind w:firstLine="0"/>
        <w:jc w:val="center"/>
        <w:rPr>
          <w:rFonts w:hint="cs"/>
          <w:b/>
          <w:bCs/>
          <w:rtl/>
        </w:rPr>
      </w:pPr>
      <w:r>
        <w:rPr>
          <w:rFonts w:hint="cs"/>
          <w:b/>
          <w:bCs/>
          <w:rtl/>
        </w:rPr>
        <w:t>הצבעה</w:t>
      </w:r>
    </w:p>
    <w:p w14:paraId="46C8AB27" w14:textId="77777777" w:rsidR="00000000" w:rsidRDefault="007C71EE">
      <w:pPr>
        <w:pStyle w:val="a"/>
        <w:ind w:firstLine="0"/>
        <w:jc w:val="center"/>
        <w:rPr>
          <w:rFonts w:hint="cs"/>
          <w:b/>
          <w:bCs/>
          <w:rtl/>
        </w:rPr>
      </w:pPr>
    </w:p>
    <w:p w14:paraId="1B5ADB20" w14:textId="77777777" w:rsidR="00000000" w:rsidRDefault="007C71EE">
      <w:pPr>
        <w:pStyle w:val="a"/>
        <w:ind w:firstLine="0"/>
        <w:jc w:val="center"/>
        <w:rPr>
          <w:rFonts w:hint="cs"/>
          <w:rtl/>
        </w:rPr>
      </w:pPr>
      <w:r>
        <w:rPr>
          <w:rFonts w:hint="cs"/>
          <w:rtl/>
        </w:rPr>
        <w:t xml:space="preserve">ההסתייגות של חברת הכנסת אורית נוקד לסעיף 5 לא נתקבלה. </w:t>
      </w:r>
    </w:p>
    <w:p w14:paraId="079519F1" w14:textId="77777777" w:rsidR="00000000" w:rsidRDefault="007C71EE">
      <w:pPr>
        <w:pStyle w:val="a"/>
        <w:ind w:firstLine="0"/>
        <w:rPr>
          <w:rFonts w:hint="cs"/>
          <w:rtl/>
        </w:rPr>
      </w:pPr>
    </w:p>
    <w:p w14:paraId="7E10F8AE" w14:textId="77777777" w:rsidR="00000000" w:rsidRDefault="007C71EE">
      <w:pPr>
        <w:pStyle w:val="ad"/>
        <w:rPr>
          <w:rtl/>
        </w:rPr>
      </w:pPr>
      <w:r>
        <w:rPr>
          <w:rtl/>
        </w:rPr>
        <w:t>היו"ר ראובן ריבלין:</w:t>
      </w:r>
    </w:p>
    <w:p w14:paraId="6C212C03" w14:textId="77777777" w:rsidR="00000000" w:rsidRDefault="007C71EE">
      <w:pPr>
        <w:pStyle w:val="a"/>
        <w:rPr>
          <w:rtl/>
        </w:rPr>
      </w:pPr>
    </w:p>
    <w:p w14:paraId="4FA25238" w14:textId="77777777" w:rsidR="00000000" w:rsidRDefault="007C71EE">
      <w:pPr>
        <w:pStyle w:val="a"/>
        <w:rPr>
          <w:rFonts w:hint="cs"/>
          <w:rtl/>
        </w:rPr>
      </w:pPr>
      <w:r>
        <w:rPr>
          <w:rFonts w:hint="cs"/>
          <w:rtl/>
        </w:rPr>
        <w:t xml:space="preserve">ההסתייגות של חברת הכנסת אורית נוקד לא נתקבלה. תודה. </w:t>
      </w:r>
    </w:p>
    <w:p w14:paraId="2139142C" w14:textId="77777777" w:rsidR="00000000" w:rsidRDefault="007C71EE">
      <w:pPr>
        <w:pStyle w:val="a"/>
        <w:ind w:firstLine="0"/>
        <w:rPr>
          <w:rFonts w:hint="cs"/>
          <w:rtl/>
        </w:rPr>
      </w:pPr>
    </w:p>
    <w:p w14:paraId="25C7B00E" w14:textId="77777777" w:rsidR="00000000" w:rsidRDefault="007C71EE">
      <w:pPr>
        <w:pStyle w:val="a"/>
        <w:ind w:firstLine="0"/>
        <w:rPr>
          <w:rFonts w:hint="cs"/>
          <w:rtl/>
        </w:rPr>
      </w:pPr>
      <w:r>
        <w:rPr>
          <w:rFonts w:hint="cs"/>
          <w:rtl/>
        </w:rPr>
        <w:tab/>
        <w:t xml:space="preserve">הסתייגות חבר הכנסת בן-מנחם - מי בעד? מי נגד? מי נמנע? תודה. </w:t>
      </w:r>
    </w:p>
    <w:p w14:paraId="78B9DB47" w14:textId="77777777" w:rsidR="00000000" w:rsidRDefault="007C71EE">
      <w:pPr>
        <w:pStyle w:val="a"/>
        <w:ind w:firstLine="0"/>
        <w:rPr>
          <w:rFonts w:hint="cs"/>
          <w:rtl/>
        </w:rPr>
      </w:pPr>
    </w:p>
    <w:p w14:paraId="0D1E3CF7" w14:textId="77777777" w:rsidR="00000000" w:rsidRDefault="007C71EE">
      <w:pPr>
        <w:pStyle w:val="a"/>
        <w:ind w:firstLine="0"/>
        <w:rPr>
          <w:rFonts w:hint="cs"/>
          <w:rtl/>
        </w:rPr>
      </w:pPr>
    </w:p>
    <w:p w14:paraId="5C15811B" w14:textId="77777777" w:rsidR="00000000" w:rsidRDefault="007C71EE">
      <w:pPr>
        <w:pStyle w:val="a"/>
        <w:ind w:firstLine="0"/>
        <w:rPr>
          <w:rFonts w:hint="cs"/>
          <w:rtl/>
        </w:rPr>
      </w:pPr>
    </w:p>
    <w:p w14:paraId="4006DD8C" w14:textId="77777777" w:rsidR="00000000" w:rsidRDefault="007C71EE">
      <w:pPr>
        <w:pStyle w:val="a"/>
        <w:ind w:firstLine="0"/>
        <w:jc w:val="center"/>
        <w:rPr>
          <w:rFonts w:hint="cs"/>
          <w:b/>
          <w:bCs/>
          <w:rtl/>
        </w:rPr>
      </w:pPr>
      <w:r>
        <w:rPr>
          <w:rFonts w:hint="cs"/>
          <w:b/>
          <w:bCs/>
          <w:rtl/>
        </w:rPr>
        <w:t>הצבעה</w:t>
      </w:r>
    </w:p>
    <w:p w14:paraId="626E1D8C" w14:textId="77777777" w:rsidR="00000000" w:rsidRDefault="007C71EE">
      <w:pPr>
        <w:pStyle w:val="a"/>
        <w:ind w:firstLine="0"/>
        <w:jc w:val="center"/>
        <w:rPr>
          <w:rFonts w:hint="cs"/>
          <w:b/>
          <w:bCs/>
          <w:rtl/>
        </w:rPr>
      </w:pPr>
    </w:p>
    <w:p w14:paraId="35706DF5" w14:textId="77777777" w:rsidR="00000000" w:rsidRDefault="007C71EE">
      <w:pPr>
        <w:pStyle w:val="a"/>
        <w:ind w:firstLine="0"/>
        <w:jc w:val="center"/>
        <w:rPr>
          <w:rFonts w:hint="cs"/>
          <w:rtl/>
        </w:rPr>
      </w:pPr>
      <w:r>
        <w:rPr>
          <w:rFonts w:hint="cs"/>
          <w:rtl/>
        </w:rPr>
        <w:t xml:space="preserve">ההסתייגות של חבר הכנסת אלי בן-מנחם לסעיף 5 לא נתקבלה. </w:t>
      </w:r>
    </w:p>
    <w:p w14:paraId="353731A3" w14:textId="77777777" w:rsidR="00000000" w:rsidRDefault="007C71EE">
      <w:pPr>
        <w:pStyle w:val="a"/>
        <w:ind w:firstLine="0"/>
        <w:rPr>
          <w:rFonts w:hint="cs"/>
          <w:rtl/>
        </w:rPr>
      </w:pPr>
    </w:p>
    <w:p w14:paraId="217807B1" w14:textId="77777777" w:rsidR="00000000" w:rsidRDefault="007C71EE">
      <w:pPr>
        <w:pStyle w:val="ad"/>
        <w:rPr>
          <w:rtl/>
        </w:rPr>
      </w:pPr>
      <w:r>
        <w:rPr>
          <w:rtl/>
        </w:rPr>
        <w:t>היו"ר ראובן ריבלין:</w:t>
      </w:r>
    </w:p>
    <w:p w14:paraId="14CBE419" w14:textId="77777777" w:rsidR="00000000" w:rsidRDefault="007C71EE">
      <w:pPr>
        <w:pStyle w:val="a"/>
        <w:rPr>
          <w:rtl/>
        </w:rPr>
      </w:pPr>
    </w:p>
    <w:p w14:paraId="6CFA61E7" w14:textId="77777777" w:rsidR="00000000" w:rsidRDefault="007C71EE">
      <w:pPr>
        <w:pStyle w:val="a"/>
        <w:rPr>
          <w:rFonts w:hint="cs"/>
          <w:rtl/>
        </w:rPr>
      </w:pPr>
      <w:r>
        <w:rPr>
          <w:rFonts w:hint="cs"/>
          <w:rtl/>
        </w:rPr>
        <w:t xml:space="preserve">ההסתייגות של חבר הכנסת בן-מנחם  לא נתקבלה. תודה. </w:t>
      </w:r>
    </w:p>
    <w:p w14:paraId="5C8ADE6A" w14:textId="77777777" w:rsidR="00000000" w:rsidRDefault="007C71EE">
      <w:pPr>
        <w:pStyle w:val="a"/>
        <w:ind w:firstLine="0"/>
        <w:rPr>
          <w:rFonts w:hint="cs"/>
          <w:rtl/>
        </w:rPr>
      </w:pPr>
    </w:p>
    <w:p w14:paraId="56838051" w14:textId="77777777" w:rsidR="00000000" w:rsidRDefault="007C71EE">
      <w:pPr>
        <w:pStyle w:val="a"/>
        <w:ind w:firstLine="0"/>
        <w:rPr>
          <w:rFonts w:hint="cs"/>
          <w:rtl/>
        </w:rPr>
      </w:pPr>
      <w:r>
        <w:rPr>
          <w:rFonts w:hint="cs"/>
          <w:rtl/>
        </w:rPr>
        <w:tab/>
        <w:t xml:space="preserve">הצעת אלי ישי - אינו נוכח. </w:t>
      </w:r>
    </w:p>
    <w:p w14:paraId="0DDE8E47" w14:textId="77777777" w:rsidR="00000000" w:rsidRDefault="007C71EE">
      <w:pPr>
        <w:pStyle w:val="a"/>
        <w:ind w:firstLine="0"/>
        <w:rPr>
          <w:rFonts w:hint="cs"/>
          <w:rtl/>
        </w:rPr>
      </w:pPr>
    </w:p>
    <w:p w14:paraId="2E04EE05" w14:textId="77777777" w:rsidR="00000000" w:rsidRDefault="007C71EE">
      <w:pPr>
        <w:pStyle w:val="a"/>
        <w:ind w:firstLine="0"/>
        <w:rPr>
          <w:rFonts w:hint="cs"/>
          <w:rtl/>
        </w:rPr>
      </w:pPr>
      <w:r>
        <w:rPr>
          <w:rFonts w:hint="cs"/>
          <w:rtl/>
        </w:rPr>
        <w:tab/>
        <w:t>הסתייגות חבר הכנסת שלמה ב</w:t>
      </w:r>
      <w:r>
        <w:rPr>
          <w:rFonts w:hint="cs"/>
          <w:rtl/>
        </w:rPr>
        <w:t xml:space="preserve">ניזרי - מי בעד? מי נגד? מי נמנע? תודה. </w:t>
      </w:r>
    </w:p>
    <w:p w14:paraId="0E2C0073" w14:textId="77777777" w:rsidR="00000000" w:rsidRDefault="007C71EE">
      <w:pPr>
        <w:pStyle w:val="a"/>
        <w:ind w:firstLine="0"/>
        <w:rPr>
          <w:rFonts w:hint="cs"/>
          <w:rtl/>
        </w:rPr>
      </w:pPr>
    </w:p>
    <w:p w14:paraId="4919EBF5" w14:textId="77777777" w:rsidR="00000000" w:rsidRDefault="007C71EE">
      <w:pPr>
        <w:pStyle w:val="a"/>
        <w:ind w:firstLine="0"/>
        <w:jc w:val="center"/>
        <w:rPr>
          <w:rFonts w:hint="cs"/>
          <w:b/>
          <w:bCs/>
          <w:rtl/>
        </w:rPr>
      </w:pPr>
      <w:r>
        <w:rPr>
          <w:rFonts w:hint="cs"/>
          <w:b/>
          <w:bCs/>
          <w:rtl/>
        </w:rPr>
        <w:t>הצבעה</w:t>
      </w:r>
    </w:p>
    <w:p w14:paraId="027DE7FB" w14:textId="77777777" w:rsidR="00000000" w:rsidRDefault="007C71EE">
      <w:pPr>
        <w:pStyle w:val="a"/>
        <w:ind w:firstLine="0"/>
        <w:jc w:val="center"/>
        <w:rPr>
          <w:rFonts w:hint="cs"/>
          <w:b/>
          <w:bCs/>
          <w:rtl/>
        </w:rPr>
      </w:pPr>
    </w:p>
    <w:p w14:paraId="333930B9" w14:textId="77777777" w:rsidR="00000000" w:rsidRDefault="007C71EE">
      <w:pPr>
        <w:pStyle w:val="a"/>
        <w:ind w:firstLine="0"/>
        <w:jc w:val="center"/>
        <w:rPr>
          <w:rFonts w:hint="cs"/>
          <w:rtl/>
        </w:rPr>
      </w:pPr>
      <w:r>
        <w:rPr>
          <w:rFonts w:hint="cs"/>
          <w:rtl/>
        </w:rPr>
        <w:t xml:space="preserve">ההסתייגות של חבר הכנסת שלמה בניזרי לסעיף 5 לא נתקבלה. </w:t>
      </w:r>
    </w:p>
    <w:p w14:paraId="340EE6F4" w14:textId="77777777" w:rsidR="00000000" w:rsidRDefault="007C71EE">
      <w:pPr>
        <w:pStyle w:val="a"/>
        <w:ind w:firstLine="0"/>
        <w:rPr>
          <w:rFonts w:hint="cs"/>
          <w:rtl/>
        </w:rPr>
      </w:pPr>
    </w:p>
    <w:p w14:paraId="3ABEDC88" w14:textId="77777777" w:rsidR="00000000" w:rsidRDefault="007C71EE">
      <w:pPr>
        <w:pStyle w:val="ad"/>
        <w:rPr>
          <w:rtl/>
        </w:rPr>
      </w:pPr>
      <w:r>
        <w:rPr>
          <w:rtl/>
        </w:rPr>
        <w:t>היו"ר ראובן ריבלין:</w:t>
      </w:r>
    </w:p>
    <w:p w14:paraId="471F2898" w14:textId="77777777" w:rsidR="00000000" w:rsidRDefault="007C71EE">
      <w:pPr>
        <w:pStyle w:val="a"/>
        <w:rPr>
          <w:rtl/>
        </w:rPr>
      </w:pPr>
    </w:p>
    <w:p w14:paraId="11652B3C" w14:textId="77777777" w:rsidR="00000000" w:rsidRDefault="007C71EE">
      <w:pPr>
        <w:pStyle w:val="a"/>
        <w:rPr>
          <w:rFonts w:hint="cs"/>
          <w:rtl/>
        </w:rPr>
      </w:pPr>
      <w:r>
        <w:rPr>
          <w:rFonts w:hint="cs"/>
          <w:rtl/>
        </w:rPr>
        <w:t xml:space="preserve">ההסתייגות של חבר הכנסת שלמה בניזרי לא נתקבלה. תודה. </w:t>
      </w:r>
    </w:p>
    <w:p w14:paraId="7138525E" w14:textId="77777777" w:rsidR="00000000" w:rsidRDefault="007C71EE">
      <w:pPr>
        <w:pStyle w:val="a"/>
        <w:ind w:firstLine="0"/>
        <w:rPr>
          <w:rFonts w:hint="cs"/>
          <w:rtl/>
        </w:rPr>
      </w:pPr>
    </w:p>
    <w:p w14:paraId="18BCDB7C" w14:textId="77777777" w:rsidR="00000000" w:rsidRDefault="007C71EE">
      <w:pPr>
        <w:pStyle w:val="a"/>
        <w:ind w:firstLine="0"/>
        <w:rPr>
          <w:rFonts w:hint="cs"/>
          <w:rtl/>
        </w:rPr>
      </w:pPr>
      <w:r>
        <w:rPr>
          <w:rFonts w:hint="cs"/>
          <w:rtl/>
        </w:rPr>
        <w:tab/>
        <w:t xml:space="preserve">הסתייגות חבר הכנסת  נסים דהן  - מי בעד? מי נגד? מי נמנע? תודה. </w:t>
      </w:r>
    </w:p>
    <w:p w14:paraId="203CD6ED" w14:textId="77777777" w:rsidR="00000000" w:rsidRDefault="007C71EE">
      <w:pPr>
        <w:pStyle w:val="a"/>
        <w:ind w:firstLine="0"/>
        <w:rPr>
          <w:rFonts w:hint="cs"/>
          <w:rtl/>
        </w:rPr>
      </w:pPr>
    </w:p>
    <w:p w14:paraId="590E0263" w14:textId="77777777" w:rsidR="00000000" w:rsidRDefault="007C71EE">
      <w:pPr>
        <w:pStyle w:val="a"/>
        <w:ind w:firstLine="0"/>
        <w:jc w:val="center"/>
        <w:rPr>
          <w:rFonts w:hint="cs"/>
          <w:b/>
          <w:bCs/>
          <w:rtl/>
        </w:rPr>
      </w:pPr>
      <w:r>
        <w:rPr>
          <w:rFonts w:hint="cs"/>
          <w:b/>
          <w:bCs/>
          <w:rtl/>
        </w:rPr>
        <w:t>הצבעה</w:t>
      </w:r>
    </w:p>
    <w:p w14:paraId="097E63F7" w14:textId="77777777" w:rsidR="00000000" w:rsidRDefault="007C71EE">
      <w:pPr>
        <w:pStyle w:val="a"/>
        <w:ind w:firstLine="0"/>
        <w:jc w:val="center"/>
        <w:rPr>
          <w:rFonts w:hint="cs"/>
          <w:b/>
          <w:bCs/>
          <w:rtl/>
        </w:rPr>
      </w:pPr>
    </w:p>
    <w:p w14:paraId="50CD9F98" w14:textId="77777777" w:rsidR="00000000" w:rsidRDefault="007C71EE">
      <w:pPr>
        <w:pStyle w:val="a"/>
        <w:ind w:firstLine="0"/>
        <w:jc w:val="center"/>
        <w:rPr>
          <w:rFonts w:hint="cs"/>
          <w:rtl/>
        </w:rPr>
      </w:pPr>
      <w:r>
        <w:rPr>
          <w:rFonts w:hint="cs"/>
          <w:rtl/>
        </w:rPr>
        <w:t>ההסת</w:t>
      </w:r>
      <w:r>
        <w:rPr>
          <w:rFonts w:hint="cs"/>
          <w:rtl/>
        </w:rPr>
        <w:t xml:space="preserve">ייגות של חבר הכנסת  נסים דהן  לסעיף 5 לא נתקבלה. </w:t>
      </w:r>
    </w:p>
    <w:p w14:paraId="7B707224" w14:textId="77777777" w:rsidR="00000000" w:rsidRDefault="007C71EE">
      <w:pPr>
        <w:pStyle w:val="a"/>
        <w:ind w:firstLine="0"/>
        <w:rPr>
          <w:rFonts w:hint="cs"/>
          <w:rtl/>
        </w:rPr>
      </w:pPr>
    </w:p>
    <w:p w14:paraId="23D7CCCF" w14:textId="77777777" w:rsidR="00000000" w:rsidRDefault="007C71EE">
      <w:pPr>
        <w:pStyle w:val="ad"/>
        <w:rPr>
          <w:rtl/>
        </w:rPr>
      </w:pPr>
      <w:r>
        <w:rPr>
          <w:rtl/>
        </w:rPr>
        <w:t>היו"ר ראובן ריבלין:</w:t>
      </w:r>
    </w:p>
    <w:p w14:paraId="28D8F33F" w14:textId="77777777" w:rsidR="00000000" w:rsidRDefault="007C71EE">
      <w:pPr>
        <w:pStyle w:val="a"/>
        <w:rPr>
          <w:rtl/>
        </w:rPr>
      </w:pPr>
    </w:p>
    <w:p w14:paraId="25F88DC2" w14:textId="77777777" w:rsidR="00000000" w:rsidRDefault="007C71EE">
      <w:pPr>
        <w:pStyle w:val="a"/>
        <w:rPr>
          <w:rFonts w:hint="cs"/>
          <w:rtl/>
        </w:rPr>
      </w:pPr>
      <w:r>
        <w:rPr>
          <w:rFonts w:hint="cs"/>
          <w:rtl/>
        </w:rPr>
        <w:t xml:space="preserve">ההסתייגות של חבר הכנסת  נסים דהן  לא נתקבלה. תודה. </w:t>
      </w:r>
    </w:p>
    <w:p w14:paraId="4B630519" w14:textId="77777777" w:rsidR="00000000" w:rsidRDefault="007C71EE">
      <w:pPr>
        <w:pStyle w:val="a"/>
        <w:ind w:firstLine="0"/>
        <w:rPr>
          <w:rFonts w:hint="cs"/>
          <w:rtl/>
        </w:rPr>
      </w:pPr>
    </w:p>
    <w:p w14:paraId="30C75DB6" w14:textId="77777777" w:rsidR="00000000" w:rsidRDefault="007C71EE">
      <w:pPr>
        <w:pStyle w:val="a"/>
        <w:ind w:firstLine="0"/>
        <w:rPr>
          <w:rFonts w:hint="cs"/>
          <w:rtl/>
        </w:rPr>
      </w:pPr>
      <w:r>
        <w:rPr>
          <w:rFonts w:hint="cs"/>
          <w:rtl/>
        </w:rPr>
        <w:tab/>
        <w:t xml:space="preserve">אמנון כהן - אינו נוכח; יצחק כהן - אינו נוכח. </w:t>
      </w:r>
    </w:p>
    <w:p w14:paraId="6B62C97C" w14:textId="77777777" w:rsidR="00000000" w:rsidRDefault="007C71EE">
      <w:pPr>
        <w:pStyle w:val="a"/>
        <w:ind w:firstLine="0"/>
        <w:rPr>
          <w:rFonts w:hint="cs"/>
          <w:rtl/>
        </w:rPr>
      </w:pPr>
    </w:p>
    <w:p w14:paraId="47D886FE" w14:textId="77777777" w:rsidR="00000000" w:rsidRDefault="007C71EE">
      <w:pPr>
        <w:pStyle w:val="a"/>
        <w:ind w:firstLine="0"/>
        <w:rPr>
          <w:rFonts w:hint="cs"/>
          <w:rtl/>
        </w:rPr>
      </w:pPr>
      <w:r>
        <w:rPr>
          <w:rFonts w:hint="cs"/>
          <w:rtl/>
        </w:rPr>
        <w:tab/>
        <w:t xml:space="preserve">הסתייגות חבר הכנסת דוד אזולאי - מי בעד? מי נגד? מי נמנע? תודה. </w:t>
      </w:r>
    </w:p>
    <w:p w14:paraId="58BF9C4F" w14:textId="77777777" w:rsidR="00000000" w:rsidRDefault="007C71EE">
      <w:pPr>
        <w:pStyle w:val="a"/>
        <w:ind w:firstLine="0"/>
        <w:rPr>
          <w:rFonts w:hint="cs"/>
          <w:rtl/>
        </w:rPr>
      </w:pPr>
    </w:p>
    <w:p w14:paraId="49DC5AF7" w14:textId="77777777" w:rsidR="00000000" w:rsidRDefault="007C71EE">
      <w:pPr>
        <w:pStyle w:val="a"/>
        <w:ind w:firstLine="0"/>
        <w:jc w:val="center"/>
        <w:rPr>
          <w:rFonts w:hint="cs"/>
          <w:b/>
          <w:bCs/>
          <w:rtl/>
        </w:rPr>
      </w:pPr>
    </w:p>
    <w:p w14:paraId="259A8E86" w14:textId="77777777" w:rsidR="00000000" w:rsidRDefault="007C71EE">
      <w:pPr>
        <w:pStyle w:val="a"/>
        <w:ind w:firstLine="0"/>
        <w:jc w:val="center"/>
        <w:rPr>
          <w:rFonts w:hint="cs"/>
          <w:b/>
          <w:bCs/>
          <w:rtl/>
        </w:rPr>
      </w:pPr>
    </w:p>
    <w:p w14:paraId="355A6786" w14:textId="77777777" w:rsidR="00000000" w:rsidRDefault="007C71EE">
      <w:pPr>
        <w:pStyle w:val="a"/>
        <w:ind w:firstLine="0"/>
        <w:jc w:val="center"/>
        <w:rPr>
          <w:rFonts w:hint="cs"/>
          <w:b/>
          <w:bCs/>
          <w:rtl/>
        </w:rPr>
      </w:pPr>
      <w:r>
        <w:rPr>
          <w:rFonts w:hint="cs"/>
          <w:b/>
          <w:bCs/>
          <w:rtl/>
        </w:rPr>
        <w:t>הצבעה</w:t>
      </w:r>
    </w:p>
    <w:p w14:paraId="68424609" w14:textId="77777777" w:rsidR="00000000" w:rsidRDefault="007C71EE">
      <w:pPr>
        <w:pStyle w:val="a"/>
        <w:ind w:firstLine="0"/>
        <w:jc w:val="center"/>
        <w:rPr>
          <w:rFonts w:hint="cs"/>
          <w:b/>
          <w:bCs/>
          <w:rtl/>
        </w:rPr>
      </w:pPr>
    </w:p>
    <w:p w14:paraId="5185B69D" w14:textId="77777777" w:rsidR="00000000" w:rsidRDefault="007C71EE">
      <w:pPr>
        <w:pStyle w:val="a"/>
        <w:ind w:firstLine="0"/>
        <w:jc w:val="center"/>
        <w:rPr>
          <w:rFonts w:hint="cs"/>
          <w:rtl/>
        </w:rPr>
      </w:pPr>
      <w:r>
        <w:rPr>
          <w:rFonts w:hint="cs"/>
          <w:rtl/>
        </w:rPr>
        <w:t>ההסתייגו</w:t>
      </w:r>
      <w:r>
        <w:rPr>
          <w:rFonts w:hint="cs"/>
          <w:rtl/>
        </w:rPr>
        <w:t xml:space="preserve">ת של חבר הכנסת דוד אזולאי לסעיף 5 לא נתקבלה. </w:t>
      </w:r>
    </w:p>
    <w:p w14:paraId="11BB7BBB" w14:textId="77777777" w:rsidR="00000000" w:rsidRDefault="007C71EE">
      <w:pPr>
        <w:pStyle w:val="a"/>
        <w:ind w:firstLine="0"/>
        <w:rPr>
          <w:rFonts w:hint="cs"/>
          <w:rtl/>
        </w:rPr>
      </w:pPr>
    </w:p>
    <w:p w14:paraId="60866E7A" w14:textId="77777777" w:rsidR="00000000" w:rsidRDefault="007C71EE">
      <w:pPr>
        <w:pStyle w:val="ad"/>
        <w:rPr>
          <w:rtl/>
        </w:rPr>
      </w:pPr>
      <w:r>
        <w:rPr>
          <w:rtl/>
        </w:rPr>
        <w:t>היו"ר ראובן ריבלין:</w:t>
      </w:r>
    </w:p>
    <w:p w14:paraId="20492B58" w14:textId="77777777" w:rsidR="00000000" w:rsidRDefault="007C71EE">
      <w:pPr>
        <w:pStyle w:val="a"/>
        <w:rPr>
          <w:rtl/>
        </w:rPr>
      </w:pPr>
    </w:p>
    <w:p w14:paraId="32108D76" w14:textId="77777777" w:rsidR="00000000" w:rsidRDefault="007C71EE">
      <w:pPr>
        <w:pStyle w:val="a"/>
        <w:rPr>
          <w:rFonts w:hint="cs"/>
          <w:rtl/>
        </w:rPr>
      </w:pPr>
      <w:r>
        <w:rPr>
          <w:rFonts w:hint="cs"/>
          <w:rtl/>
        </w:rPr>
        <w:t xml:space="preserve">ההסתייגות של חבר הכנסת דוד אזולאי לא נתקבלה. תודה. </w:t>
      </w:r>
    </w:p>
    <w:p w14:paraId="400FAE13" w14:textId="77777777" w:rsidR="00000000" w:rsidRDefault="007C71EE">
      <w:pPr>
        <w:pStyle w:val="a"/>
        <w:ind w:firstLine="0"/>
        <w:rPr>
          <w:rFonts w:hint="cs"/>
          <w:rtl/>
        </w:rPr>
      </w:pPr>
    </w:p>
    <w:p w14:paraId="3495F04F" w14:textId="77777777" w:rsidR="00000000" w:rsidRDefault="007C71EE">
      <w:pPr>
        <w:pStyle w:val="a"/>
        <w:ind w:firstLine="0"/>
        <w:rPr>
          <w:rFonts w:hint="cs"/>
          <w:rtl/>
        </w:rPr>
      </w:pPr>
      <w:r>
        <w:rPr>
          <w:rFonts w:hint="cs"/>
          <w:rtl/>
        </w:rPr>
        <w:tab/>
        <w:t xml:space="preserve">משולם נהרי - אינו נוכח. </w:t>
      </w:r>
    </w:p>
    <w:p w14:paraId="7730E5A1" w14:textId="77777777" w:rsidR="00000000" w:rsidRDefault="007C71EE">
      <w:pPr>
        <w:pStyle w:val="a"/>
        <w:ind w:firstLine="0"/>
        <w:rPr>
          <w:rFonts w:hint="cs"/>
          <w:rtl/>
        </w:rPr>
      </w:pPr>
    </w:p>
    <w:p w14:paraId="29E65703" w14:textId="77777777" w:rsidR="00000000" w:rsidRDefault="007C71EE">
      <w:pPr>
        <w:pStyle w:val="a"/>
        <w:ind w:firstLine="0"/>
        <w:rPr>
          <w:rFonts w:hint="cs"/>
          <w:rtl/>
        </w:rPr>
      </w:pPr>
      <w:r>
        <w:rPr>
          <w:rFonts w:hint="cs"/>
          <w:rtl/>
        </w:rPr>
        <w:tab/>
        <w:t xml:space="preserve">הסתייגות חבר הכנסת יצחק וקנין - מי בעד? מי נגד? מי נמנע? תודה. </w:t>
      </w:r>
    </w:p>
    <w:p w14:paraId="04A4DBF2" w14:textId="77777777" w:rsidR="00000000" w:rsidRDefault="007C71EE">
      <w:pPr>
        <w:pStyle w:val="a"/>
        <w:ind w:firstLine="0"/>
        <w:rPr>
          <w:rFonts w:hint="cs"/>
          <w:rtl/>
        </w:rPr>
      </w:pPr>
    </w:p>
    <w:p w14:paraId="43967BD3" w14:textId="77777777" w:rsidR="00000000" w:rsidRDefault="007C71EE">
      <w:pPr>
        <w:pStyle w:val="a"/>
        <w:ind w:firstLine="0"/>
        <w:jc w:val="center"/>
        <w:rPr>
          <w:rFonts w:hint="cs"/>
          <w:b/>
          <w:bCs/>
          <w:rtl/>
        </w:rPr>
      </w:pPr>
      <w:r>
        <w:rPr>
          <w:rFonts w:hint="cs"/>
          <w:b/>
          <w:bCs/>
          <w:rtl/>
        </w:rPr>
        <w:t>הצבעה</w:t>
      </w:r>
    </w:p>
    <w:p w14:paraId="7F192E3B" w14:textId="77777777" w:rsidR="00000000" w:rsidRDefault="007C71EE">
      <w:pPr>
        <w:pStyle w:val="a"/>
        <w:ind w:firstLine="0"/>
        <w:jc w:val="center"/>
        <w:rPr>
          <w:rFonts w:hint="cs"/>
          <w:b/>
          <w:bCs/>
          <w:rtl/>
        </w:rPr>
      </w:pPr>
    </w:p>
    <w:p w14:paraId="040F92CF" w14:textId="77777777" w:rsidR="00000000" w:rsidRDefault="007C71EE">
      <w:pPr>
        <w:pStyle w:val="a"/>
        <w:ind w:firstLine="0"/>
        <w:jc w:val="center"/>
        <w:rPr>
          <w:rFonts w:hint="cs"/>
          <w:rtl/>
        </w:rPr>
      </w:pPr>
      <w:r>
        <w:rPr>
          <w:rFonts w:hint="cs"/>
          <w:rtl/>
        </w:rPr>
        <w:t>ההסתייגות של חבר הכנסת יצחק וקנין ל</w:t>
      </w:r>
      <w:r>
        <w:rPr>
          <w:rFonts w:hint="cs"/>
          <w:rtl/>
        </w:rPr>
        <w:t xml:space="preserve">סעיף 5 לא נתקבלה. </w:t>
      </w:r>
    </w:p>
    <w:p w14:paraId="647FCEF6" w14:textId="77777777" w:rsidR="00000000" w:rsidRDefault="007C71EE">
      <w:pPr>
        <w:pStyle w:val="a"/>
        <w:ind w:firstLine="0"/>
        <w:rPr>
          <w:rFonts w:hint="cs"/>
          <w:rtl/>
        </w:rPr>
      </w:pPr>
    </w:p>
    <w:p w14:paraId="1633A350" w14:textId="77777777" w:rsidR="00000000" w:rsidRDefault="007C71EE">
      <w:pPr>
        <w:pStyle w:val="ad"/>
        <w:rPr>
          <w:rtl/>
        </w:rPr>
      </w:pPr>
      <w:r>
        <w:rPr>
          <w:rtl/>
        </w:rPr>
        <w:t>היו"ר ראובן ריבלין:</w:t>
      </w:r>
    </w:p>
    <w:p w14:paraId="560CF5C6" w14:textId="77777777" w:rsidR="00000000" w:rsidRDefault="007C71EE">
      <w:pPr>
        <w:pStyle w:val="a"/>
        <w:rPr>
          <w:rtl/>
        </w:rPr>
      </w:pPr>
    </w:p>
    <w:p w14:paraId="4A3D923C" w14:textId="77777777" w:rsidR="00000000" w:rsidRDefault="007C71EE">
      <w:pPr>
        <w:pStyle w:val="a"/>
        <w:rPr>
          <w:rFonts w:hint="cs"/>
          <w:rtl/>
        </w:rPr>
      </w:pPr>
      <w:r>
        <w:rPr>
          <w:rFonts w:hint="cs"/>
          <w:rtl/>
        </w:rPr>
        <w:t xml:space="preserve">ההסתייגות של חבר הכנסת יצחק וקנין לא נתקבלה. תודה. </w:t>
      </w:r>
    </w:p>
    <w:p w14:paraId="371FD174" w14:textId="77777777" w:rsidR="00000000" w:rsidRDefault="007C71EE">
      <w:pPr>
        <w:pStyle w:val="a"/>
        <w:rPr>
          <w:rFonts w:hint="cs"/>
          <w:rtl/>
        </w:rPr>
      </w:pPr>
    </w:p>
    <w:p w14:paraId="5AB317D2" w14:textId="77777777" w:rsidR="00000000" w:rsidRDefault="007C71EE">
      <w:pPr>
        <w:pStyle w:val="a"/>
        <w:rPr>
          <w:rFonts w:hint="cs"/>
          <w:rtl/>
        </w:rPr>
      </w:pPr>
      <w:r>
        <w:rPr>
          <w:rFonts w:hint="cs"/>
          <w:rtl/>
        </w:rPr>
        <w:t xml:space="preserve">חבר הכנסת יאיר פרץ - אינו נוכח; </w:t>
      </w:r>
      <w:r>
        <w:rPr>
          <w:rFonts w:hint="cs"/>
          <w:rtl/>
        </w:rPr>
        <w:tab/>
        <w:t xml:space="preserve">חבר הכנסת נסים זאב - אינו נוכח. </w:t>
      </w:r>
    </w:p>
    <w:p w14:paraId="23A5B479" w14:textId="77777777" w:rsidR="00000000" w:rsidRDefault="007C71EE">
      <w:pPr>
        <w:pStyle w:val="a"/>
        <w:ind w:firstLine="0"/>
        <w:rPr>
          <w:rFonts w:hint="cs"/>
          <w:rtl/>
        </w:rPr>
      </w:pPr>
    </w:p>
    <w:p w14:paraId="27094FFD" w14:textId="77777777" w:rsidR="00000000" w:rsidRDefault="007C71EE">
      <w:pPr>
        <w:pStyle w:val="a"/>
        <w:ind w:firstLine="0"/>
        <w:rPr>
          <w:rFonts w:hint="cs"/>
          <w:rtl/>
        </w:rPr>
      </w:pPr>
      <w:r>
        <w:rPr>
          <w:rFonts w:hint="cs"/>
          <w:rtl/>
        </w:rPr>
        <w:tab/>
        <w:t xml:space="preserve">הסתייגות חבר הכנסת  מרגי  - מי בעד? מי נגד? מי נמנע? תודה. </w:t>
      </w:r>
    </w:p>
    <w:p w14:paraId="2B4E6212" w14:textId="77777777" w:rsidR="00000000" w:rsidRDefault="007C71EE">
      <w:pPr>
        <w:pStyle w:val="a"/>
        <w:ind w:firstLine="0"/>
        <w:rPr>
          <w:rFonts w:hint="cs"/>
          <w:rtl/>
        </w:rPr>
      </w:pPr>
    </w:p>
    <w:p w14:paraId="7915191D" w14:textId="77777777" w:rsidR="00000000" w:rsidRDefault="007C71EE">
      <w:pPr>
        <w:pStyle w:val="a"/>
        <w:ind w:firstLine="0"/>
        <w:jc w:val="center"/>
        <w:rPr>
          <w:rFonts w:hint="cs"/>
          <w:b/>
          <w:bCs/>
          <w:rtl/>
        </w:rPr>
      </w:pPr>
      <w:r>
        <w:rPr>
          <w:rFonts w:hint="cs"/>
          <w:b/>
          <w:bCs/>
          <w:rtl/>
        </w:rPr>
        <w:t>הצבעה</w:t>
      </w:r>
    </w:p>
    <w:p w14:paraId="39715FCD" w14:textId="77777777" w:rsidR="00000000" w:rsidRDefault="007C71EE">
      <w:pPr>
        <w:pStyle w:val="a"/>
        <w:ind w:firstLine="0"/>
        <w:jc w:val="center"/>
        <w:rPr>
          <w:rFonts w:hint="cs"/>
          <w:b/>
          <w:bCs/>
          <w:rtl/>
        </w:rPr>
      </w:pPr>
    </w:p>
    <w:p w14:paraId="4D751576" w14:textId="77777777" w:rsidR="00000000" w:rsidRDefault="007C71EE">
      <w:pPr>
        <w:pStyle w:val="a"/>
        <w:ind w:firstLine="0"/>
        <w:jc w:val="center"/>
        <w:rPr>
          <w:rFonts w:hint="cs"/>
          <w:rtl/>
        </w:rPr>
      </w:pPr>
      <w:r>
        <w:rPr>
          <w:rFonts w:hint="cs"/>
          <w:rtl/>
        </w:rPr>
        <w:t>ההסתייגות של חבר הכנסת יעק</w:t>
      </w:r>
      <w:r>
        <w:rPr>
          <w:rFonts w:hint="cs"/>
          <w:rtl/>
        </w:rPr>
        <w:t xml:space="preserve">ב מרגי  לסעיף 5 לא נתקבלה. </w:t>
      </w:r>
    </w:p>
    <w:p w14:paraId="1FC52F7A" w14:textId="77777777" w:rsidR="00000000" w:rsidRDefault="007C71EE">
      <w:pPr>
        <w:pStyle w:val="a"/>
        <w:ind w:firstLine="0"/>
        <w:rPr>
          <w:rFonts w:hint="cs"/>
          <w:rtl/>
        </w:rPr>
      </w:pPr>
    </w:p>
    <w:p w14:paraId="6ABB2C77" w14:textId="77777777" w:rsidR="00000000" w:rsidRDefault="007C71EE">
      <w:pPr>
        <w:pStyle w:val="ad"/>
        <w:rPr>
          <w:rtl/>
        </w:rPr>
      </w:pPr>
      <w:r>
        <w:rPr>
          <w:rtl/>
        </w:rPr>
        <w:t>היו"ר ראובן ריבלין:</w:t>
      </w:r>
    </w:p>
    <w:p w14:paraId="29A5C692" w14:textId="77777777" w:rsidR="00000000" w:rsidRDefault="007C71EE">
      <w:pPr>
        <w:pStyle w:val="a"/>
        <w:rPr>
          <w:rtl/>
        </w:rPr>
      </w:pPr>
    </w:p>
    <w:p w14:paraId="57BF93BF" w14:textId="77777777" w:rsidR="00000000" w:rsidRDefault="007C71EE">
      <w:pPr>
        <w:pStyle w:val="a"/>
        <w:rPr>
          <w:rFonts w:hint="cs"/>
          <w:rtl/>
        </w:rPr>
      </w:pPr>
      <w:r>
        <w:rPr>
          <w:rFonts w:hint="cs"/>
          <w:rtl/>
        </w:rPr>
        <w:t xml:space="preserve">ההסתייגות של חבר הכנסת מרגי  לא נתקבלה. תודה. </w:t>
      </w:r>
    </w:p>
    <w:p w14:paraId="6B93F5E1" w14:textId="77777777" w:rsidR="00000000" w:rsidRDefault="007C71EE">
      <w:pPr>
        <w:pStyle w:val="a"/>
        <w:ind w:firstLine="0"/>
        <w:rPr>
          <w:rFonts w:hint="cs"/>
          <w:rtl/>
        </w:rPr>
      </w:pPr>
    </w:p>
    <w:p w14:paraId="264C9D5E" w14:textId="77777777" w:rsidR="00000000" w:rsidRDefault="007C71EE">
      <w:pPr>
        <w:pStyle w:val="a"/>
        <w:ind w:firstLine="0"/>
        <w:rPr>
          <w:rFonts w:hint="cs"/>
          <w:rtl/>
        </w:rPr>
      </w:pPr>
      <w:r>
        <w:rPr>
          <w:rFonts w:hint="cs"/>
          <w:rtl/>
        </w:rPr>
        <w:tab/>
        <w:t xml:space="preserve">הסתייגות חבר הכנסת שריד - מי בעד? מי נגד? מי נמנע? תודה. </w:t>
      </w:r>
    </w:p>
    <w:p w14:paraId="643DF6E3" w14:textId="77777777" w:rsidR="00000000" w:rsidRDefault="007C71EE">
      <w:pPr>
        <w:pStyle w:val="a"/>
        <w:ind w:firstLine="0"/>
        <w:rPr>
          <w:rFonts w:hint="cs"/>
          <w:rtl/>
        </w:rPr>
      </w:pPr>
    </w:p>
    <w:p w14:paraId="38355734" w14:textId="77777777" w:rsidR="00000000" w:rsidRDefault="007C71EE">
      <w:pPr>
        <w:pStyle w:val="a"/>
        <w:ind w:firstLine="0"/>
        <w:rPr>
          <w:rFonts w:hint="cs"/>
          <w:rtl/>
        </w:rPr>
      </w:pPr>
    </w:p>
    <w:p w14:paraId="715F3F94" w14:textId="77777777" w:rsidR="00000000" w:rsidRDefault="007C71EE">
      <w:pPr>
        <w:pStyle w:val="a"/>
        <w:ind w:firstLine="0"/>
        <w:rPr>
          <w:rFonts w:hint="cs"/>
          <w:rtl/>
        </w:rPr>
      </w:pPr>
    </w:p>
    <w:p w14:paraId="6E16FADD" w14:textId="77777777" w:rsidR="00000000" w:rsidRDefault="007C71EE">
      <w:pPr>
        <w:pStyle w:val="a"/>
        <w:ind w:firstLine="0"/>
        <w:jc w:val="center"/>
        <w:rPr>
          <w:rFonts w:hint="cs"/>
          <w:b/>
          <w:bCs/>
          <w:rtl/>
        </w:rPr>
      </w:pPr>
      <w:r>
        <w:rPr>
          <w:rFonts w:hint="cs"/>
          <w:b/>
          <w:bCs/>
          <w:rtl/>
        </w:rPr>
        <w:t>הצבעה</w:t>
      </w:r>
    </w:p>
    <w:p w14:paraId="02A2D1EC" w14:textId="77777777" w:rsidR="00000000" w:rsidRDefault="007C71EE">
      <w:pPr>
        <w:pStyle w:val="a"/>
        <w:ind w:firstLine="0"/>
        <w:jc w:val="center"/>
        <w:rPr>
          <w:rFonts w:hint="cs"/>
          <w:b/>
          <w:bCs/>
          <w:rtl/>
        </w:rPr>
      </w:pPr>
    </w:p>
    <w:p w14:paraId="3B5BF1EC" w14:textId="77777777" w:rsidR="00000000" w:rsidRDefault="007C71EE">
      <w:pPr>
        <w:pStyle w:val="a"/>
        <w:ind w:firstLine="0"/>
        <w:jc w:val="center"/>
        <w:rPr>
          <w:rFonts w:hint="cs"/>
          <w:rtl/>
        </w:rPr>
      </w:pPr>
      <w:r>
        <w:rPr>
          <w:rFonts w:hint="cs"/>
          <w:rtl/>
        </w:rPr>
        <w:t xml:space="preserve">ההסתייגות של חבר הכנסת יוסי שריד  לסעיף 5 לא נתקבלה. </w:t>
      </w:r>
    </w:p>
    <w:p w14:paraId="515CC480" w14:textId="77777777" w:rsidR="00000000" w:rsidRDefault="007C71EE">
      <w:pPr>
        <w:pStyle w:val="a"/>
        <w:ind w:firstLine="0"/>
        <w:rPr>
          <w:rFonts w:hint="cs"/>
          <w:rtl/>
        </w:rPr>
      </w:pPr>
    </w:p>
    <w:p w14:paraId="6EEB4434" w14:textId="77777777" w:rsidR="00000000" w:rsidRDefault="007C71EE">
      <w:pPr>
        <w:pStyle w:val="ad"/>
        <w:rPr>
          <w:rtl/>
        </w:rPr>
      </w:pPr>
      <w:r>
        <w:rPr>
          <w:rtl/>
        </w:rPr>
        <w:t>היו"ר ראובן ריבלין:</w:t>
      </w:r>
    </w:p>
    <w:p w14:paraId="52A479B3" w14:textId="77777777" w:rsidR="00000000" w:rsidRDefault="007C71EE">
      <w:pPr>
        <w:pStyle w:val="a"/>
        <w:rPr>
          <w:rtl/>
        </w:rPr>
      </w:pPr>
    </w:p>
    <w:p w14:paraId="0ADD96C8" w14:textId="77777777" w:rsidR="00000000" w:rsidRDefault="007C71EE">
      <w:pPr>
        <w:pStyle w:val="a"/>
        <w:rPr>
          <w:rFonts w:hint="cs"/>
          <w:rtl/>
        </w:rPr>
      </w:pPr>
      <w:r>
        <w:rPr>
          <w:rFonts w:hint="cs"/>
          <w:rtl/>
        </w:rPr>
        <w:t xml:space="preserve">ההסתייגות של </w:t>
      </w:r>
      <w:r>
        <w:rPr>
          <w:rFonts w:hint="cs"/>
          <w:rtl/>
        </w:rPr>
        <w:t xml:space="preserve">חבר הכנסת שריד לא נתקבלה. תודה. </w:t>
      </w:r>
    </w:p>
    <w:p w14:paraId="71EE2675" w14:textId="77777777" w:rsidR="00000000" w:rsidRDefault="007C71EE">
      <w:pPr>
        <w:pStyle w:val="a"/>
        <w:ind w:firstLine="0"/>
        <w:rPr>
          <w:rFonts w:hint="cs"/>
          <w:rtl/>
        </w:rPr>
      </w:pPr>
    </w:p>
    <w:p w14:paraId="5846525C" w14:textId="77777777" w:rsidR="00000000" w:rsidRDefault="007C71EE">
      <w:pPr>
        <w:pStyle w:val="a"/>
        <w:ind w:firstLine="0"/>
        <w:rPr>
          <w:rFonts w:hint="cs"/>
          <w:rtl/>
        </w:rPr>
      </w:pPr>
      <w:r>
        <w:rPr>
          <w:rFonts w:hint="cs"/>
          <w:rtl/>
        </w:rPr>
        <w:tab/>
        <w:t xml:space="preserve">הסתייגות חבר הכנסת אורון  - מי בעד? מי נגד? מי נמנע? תודה. </w:t>
      </w:r>
    </w:p>
    <w:p w14:paraId="1CD27701" w14:textId="77777777" w:rsidR="00000000" w:rsidRDefault="007C71EE">
      <w:pPr>
        <w:pStyle w:val="a"/>
        <w:ind w:firstLine="0"/>
        <w:rPr>
          <w:rFonts w:hint="cs"/>
          <w:rtl/>
        </w:rPr>
      </w:pPr>
    </w:p>
    <w:p w14:paraId="512C2433" w14:textId="77777777" w:rsidR="00000000" w:rsidRDefault="007C71EE">
      <w:pPr>
        <w:pStyle w:val="a"/>
        <w:ind w:firstLine="0"/>
        <w:jc w:val="center"/>
        <w:rPr>
          <w:rFonts w:hint="cs"/>
          <w:b/>
          <w:bCs/>
          <w:rtl/>
        </w:rPr>
      </w:pPr>
      <w:r>
        <w:rPr>
          <w:rFonts w:hint="cs"/>
          <w:b/>
          <w:bCs/>
          <w:rtl/>
        </w:rPr>
        <w:t>הצבעה</w:t>
      </w:r>
    </w:p>
    <w:p w14:paraId="25759344" w14:textId="77777777" w:rsidR="00000000" w:rsidRDefault="007C71EE">
      <w:pPr>
        <w:pStyle w:val="a"/>
        <w:ind w:firstLine="0"/>
        <w:jc w:val="center"/>
        <w:rPr>
          <w:rFonts w:hint="cs"/>
          <w:b/>
          <w:bCs/>
          <w:rtl/>
        </w:rPr>
      </w:pPr>
    </w:p>
    <w:p w14:paraId="2A9F7045" w14:textId="77777777" w:rsidR="00000000" w:rsidRDefault="007C71EE">
      <w:pPr>
        <w:pStyle w:val="a"/>
        <w:ind w:firstLine="0"/>
        <w:jc w:val="center"/>
        <w:rPr>
          <w:rFonts w:hint="cs"/>
          <w:rtl/>
        </w:rPr>
      </w:pPr>
      <w:r>
        <w:rPr>
          <w:rFonts w:hint="cs"/>
          <w:rtl/>
        </w:rPr>
        <w:t xml:space="preserve">ההסתייגות של חבר הכנסת חיים אורון  לסעיף 5 לא נתקבלה. </w:t>
      </w:r>
    </w:p>
    <w:p w14:paraId="41A2D55E" w14:textId="77777777" w:rsidR="00000000" w:rsidRDefault="007C71EE">
      <w:pPr>
        <w:pStyle w:val="a"/>
        <w:ind w:firstLine="0"/>
        <w:rPr>
          <w:rFonts w:hint="cs"/>
          <w:rtl/>
        </w:rPr>
      </w:pPr>
    </w:p>
    <w:p w14:paraId="1EE049DF" w14:textId="77777777" w:rsidR="00000000" w:rsidRDefault="007C71EE">
      <w:pPr>
        <w:pStyle w:val="ad"/>
        <w:rPr>
          <w:rtl/>
        </w:rPr>
      </w:pPr>
      <w:r>
        <w:rPr>
          <w:rtl/>
        </w:rPr>
        <w:t>היו"ר ראובן ריבלין:</w:t>
      </w:r>
    </w:p>
    <w:p w14:paraId="1D7EB7DF" w14:textId="77777777" w:rsidR="00000000" w:rsidRDefault="007C71EE">
      <w:pPr>
        <w:pStyle w:val="a"/>
        <w:rPr>
          <w:rtl/>
        </w:rPr>
      </w:pPr>
    </w:p>
    <w:p w14:paraId="2160A0E8" w14:textId="77777777" w:rsidR="00000000" w:rsidRDefault="007C71EE">
      <w:pPr>
        <w:pStyle w:val="a"/>
        <w:rPr>
          <w:rFonts w:hint="cs"/>
          <w:rtl/>
        </w:rPr>
      </w:pPr>
      <w:r>
        <w:rPr>
          <w:rFonts w:hint="cs"/>
          <w:rtl/>
        </w:rPr>
        <w:t xml:space="preserve">ההסתייגות של חבר הכנסת אורון  לא נתקבלה. תודה. </w:t>
      </w:r>
    </w:p>
    <w:p w14:paraId="1309B548" w14:textId="77777777" w:rsidR="00000000" w:rsidRDefault="007C71EE">
      <w:pPr>
        <w:pStyle w:val="a"/>
        <w:rPr>
          <w:rFonts w:hint="cs"/>
          <w:rtl/>
        </w:rPr>
      </w:pPr>
    </w:p>
    <w:p w14:paraId="767C4C31" w14:textId="77777777" w:rsidR="00000000" w:rsidRDefault="007C71EE">
      <w:pPr>
        <w:pStyle w:val="a"/>
        <w:rPr>
          <w:rFonts w:hint="cs"/>
          <w:rtl/>
        </w:rPr>
      </w:pPr>
      <w:r>
        <w:rPr>
          <w:rFonts w:hint="cs"/>
          <w:rtl/>
        </w:rPr>
        <w:t>הצעתו של חבר הכנסת רן כהן -</w:t>
      </w:r>
      <w:r>
        <w:rPr>
          <w:rFonts w:hint="cs"/>
          <w:rtl/>
        </w:rPr>
        <w:t xml:space="preserve"> אינו נוכח; חברת הכנסת גלאון - אינה נוכחת. </w:t>
      </w:r>
    </w:p>
    <w:p w14:paraId="1983E71E" w14:textId="77777777" w:rsidR="00000000" w:rsidRDefault="007C71EE">
      <w:pPr>
        <w:pStyle w:val="a"/>
        <w:ind w:firstLine="0"/>
        <w:rPr>
          <w:rFonts w:hint="cs"/>
          <w:rtl/>
        </w:rPr>
      </w:pPr>
    </w:p>
    <w:p w14:paraId="7446325A" w14:textId="77777777" w:rsidR="00000000" w:rsidRDefault="007C71EE">
      <w:pPr>
        <w:pStyle w:val="ac"/>
        <w:rPr>
          <w:rtl/>
        </w:rPr>
      </w:pPr>
      <w:r>
        <w:rPr>
          <w:rFonts w:hint="eastAsia"/>
          <w:rtl/>
        </w:rPr>
        <w:t>זהבה</w:t>
      </w:r>
      <w:r>
        <w:rPr>
          <w:rtl/>
        </w:rPr>
        <w:t xml:space="preserve"> גלאון (מרצ):</w:t>
      </w:r>
    </w:p>
    <w:p w14:paraId="44069956" w14:textId="77777777" w:rsidR="00000000" w:rsidRDefault="007C71EE">
      <w:pPr>
        <w:pStyle w:val="a"/>
        <w:rPr>
          <w:rFonts w:hint="cs"/>
          <w:rtl/>
        </w:rPr>
      </w:pPr>
    </w:p>
    <w:p w14:paraId="4C354EC9" w14:textId="77777777" w:rsidR="00000000" w:rsidRDefault="007C71EE">
      <w:pPr>
        <w:pStyle w:val="a"/>
        <w:rPr>
          <w:rFonts w:hint="cs"/>
          <w:rtl/>
        </w:rPr>
      </w:pPr>
      <w:r>
        <w:rPr>
          <w:rFonts w:hint="cs"/>
          <w:rtl/>
        </w:rPr>
        <w:t xml:space="preserve">סליחה. </w:t>
      </w:r>
    </w:p>
    <w:p w14:paraId="341C46FE" w14:textId="77777777" w:rsidR="00000000" w:rsidRDefault="007C71EE">
      <w:pPr>
        <w:pStyle w:val="a"/>
        <w:ind w:firstLine="0"/>
        <w:rPr>
          <w:rFonts w:hint="cs"/>
          <w:rtl/>
        </w:rPr>
      </w:pPr>
    </w:p>
    <w:p w14:paraId="3BDC4D2C" w14:textId="77777777" w:rsidR="00000000" w:rsidRDefault="007C71EE">
      <w:pPr>
        <w:pStyle w:val="ad"/>
        <w:rPr>
          <w:rtl/>
        </w:rPr>
      </w:pPr>
      <w:r>
        <w:rPr>
          <w:rtl/>
        </w:rPr>
        <w:t>היו"ר ראובן ריבלין:</w:t>
      </w:r>
    </w:p>
    <w:p w14:paraId="0D897518" w14:textId="77777777" w:rsidR="00000000" w:rsidRDefault="007C71EE">
      <w:pPr>
        <w:pStyle w:val="a"/>
        <w:rPr>
          <w:rtl/>
        </w:rPr>
      </w:pPr>
    </w:p>
    <w:p w14:paraId="6D5DC09B" w14:textId="77777777" w:rsidR="00000000" w:rsidRDefault="007C71EE">
      <w:pPr>
        <w:pStyle w:val="a"/>
        <w:rPr>
          <w:rFonts w:hint="cs"/>
          <w:rtl/>
        </w:rPr>
      </w:pPr>
      <w:r>
        <w:rPr>
          <w:rFonts w:hint="cs"/>
          <w:rtl/>
        </w:rPr>
        <w:t xml:space="preserve">אני יודע שאת נמצאת תמיד לידו של רן כהן; ברגע שאת לא לידו, אני לא רואה אותך. בחרת מקום לא רע, חברת הכנסת גלאון. </w:t>
      </w:r>
    </w:p>
    <w:p w14:paraId="40B2DE90" w14:textId="77777777" w:rsidR="00000000" w:rsidRDefault="007C71EE">
      <w:pPr>
        <w:pStyle w:val="a"/>
        <w:ind w:firstLine="0"/>
        <w:rPr>
          <w:rFonts w:hint="cs"/>
          <w:rtl/>
        </w:rPr>
      </w:pPr>
    </w:p>
    <w:p w14:paraId="291115A7" w14:textId="77777777" w:rsidR="00000000" w:rsidRDefault="007C71EE">
      <w:pPr>
        <w:pStyle w:val="a"/>
        <w:ind w:firstLine="0"/>
        <w:rPr>
          <w:rFonts w:hint="cs"/>
          <w:rtl/>
        </w:rPr>
      </w:pPr>
      <w:r>
        <w:rPr>
          <w:rFonts w:hint="cs"/>
          <w:rtl/>
        </w:rPr>
        <w:tab/>
        <w:t xml:space="preserve">הסתייגות חברת הכנסת גלאון  - מי בעד? מי נגד? מי </w:t>
      </w:r>
      <w:r>
        <w:rPr>
          <w:rFonts w:hint="cs"/>
          <w:rtl/>
        </w:rPr>
        <w:t xml:space="preserve">נמנע? תודה. </w:t>
      </w:r>
    </w:p>
    <w:p w14:paraId="0F786B42" w14:textId="77777777" w:rsidR="00000000" w:rsidRDefault="007C71EE">
      <w:pPr>
        <w:pStyle w:val="a"/>
        <w:ind w:firstLine="0"/>
        <w:rPr>
          <w:rFonts w:hint="cs"/>
          <w:rtl/>
        </w:rPr>
      </w:pPr>
    </w:p>
    <w:p w14:paraId="19B77050" w14:textId="77777777" w:rsidR="00000000" w:rsidRDefault="007C71EE">
      <w:pPr>
        <w:pStyle w:val="a"/>
        <w:ind w:firstLine="0"/>
        <w:jc w:val="center"/>
        <w:rPr>
          <w:rFonts w:hint="cs"/>
          <w:b/>
          <w:bCs/>
          <w:rtl/>
        </w:rPr>
      </w:pPr>
      <w:r>
        <w:rPr>
          <w:rFonts w:hint="cs"/>
          <w:b/>
          <w:bCs/>
          <w:rtl/>
        </w:rPr>
        <w:t>הצבעה</w:t>
      </w:r>
    </w:p>
    <w:p w14:paraId="2D5C5C6B" w14:textId="77777777" w:rsidR="00000000" w:rsidRDefault="007C71EE">
      <w:pPr>
        <w:pStyle w:val="a"/>
        <w:ind w:firstLine="0"/>
        <w:jc w:val="center"/>
        <w:rPr>
          <w:rFonts w:hint="cs"/>
          <w:b/>
          <w:bCs/>
          <w:rtl/>
        </w:rPr>
      </w:pPr>
    </w:p>
    <w:p w14:paraId="4B5246EB" w14:textId="77777777" w:rsidR="00000000" w:rsidRDefault="007C71EE">
      <w:pPr>
        <w:pStyle w:val="a"/>
        <w:ind w:firstLine="0"/>
        <w:jc w:val="center"/>
        <w:rPr>
          <w:rFonts w:hint="cs"/>
          <w:rtl/>
        </w:rPr>
      </w:pPr>
      <w:r>
        <w:rPr>
          <w:rFonts w:hint="cs"/>
          <w:rtl/>
        </w:rPr>
        <w:t xml:space="preserve">ההסתייגות של חברת הכנסת זהבה גלאון לסעיף 5 לא נתקבלה. </w:t>
      </w:r>
    </w:p>
    <w:p w14:paraId="2E777B3E" w14:textId="77777777" w:rsidR="00000000" w:rsidRDefault="007C71EE">
      <w:pPr>
        <w:pStyle w:val="a"/>
        <w:ind w:firstLine="0"/>
        <w:rPr>
          <w:rFonts w:hint="cs"/>
          <w:rtl/>
        </w:rPr>
      </w:pPr>
    </w:p>
    <w:p w14:paraId="38BFB325" w14:textId="77777777" w:rsidR="00000000" w:rsidRDefault="007C71EE">
      <w:pPr>
        <w:pStyle w:val="ad"/>
        <w:rPr>
          <w:rtl/>
        </w:rPr>
      </w:pPr>
      <w:r>
        <w:rPr>
          <w:rtl/>
        </w:rPr>
        <w:t>היו"ר ראובן ריבלין:</w:t>
      </w:r>
    </w:p>
    <w:p w14:paraId="2D486012" w14:textId="77777777" w:rsidR="00000000" w:rsidRDefault="007C71EE">
      <w:pPr>
        <w:pStyle w:val="a"/>
        <w:rPr>
          <w:rtl/>
        </w:rPr>
      </w:pPr>
    </w:p>
    <w:p w14:paraId="4C9A4CE8" w14:textId="77777777" w:rsidR="00000000" w:rsidRDefault="007C71EE">
      <w:pPr>
        <w:pStyle w:val="a"/>
        <w:rPr>
          <w:rFonts w:hint="cs"/>
          <w:rtl/>
        </w:rPr>
      </w:pPr>
      <w:r>
        <w:rPr>
          <w:rFonts w:hint="cs"/>
          <w:rtl/>
        </w:rPr>
        <w:t xml:space="preserve">ההסתייגות של חברת הכנסת גלאון לא נתקבלה. תודה. </w:t>
      </w:r>
    </w:p>
    <w:p w14:paraId="56854D3A" w14:textId="77777777" w:rsidR="00000000" w:rsidRDefault="007C71EE">
      <w:pPr>
        <w:pStyle w:val="a"/>
        <w:ind w:firstLine="0"/>
        <w:rPr>
          <w:rFonts w:hint="cs"/>
          <w:rtl/>
        </w:rPr>
      </w:pPr>
    </w:p>
    <w:p w14:paraId="52F087F4" w14:textId="77777777" w:rsidR="00000000" w:rsidRDefault="007C71EE">
      <w:pPr>
        <w:pStyle w:val="a"/>
        <w:ind w:firstLine="0"/>
        <w:rPr>
          <w:rFonts w:hint="cs"/>
          <w:rtl/>
        </w:rPr>
      </w:pPr>
      <w:r>
        <w:rPr>
          <w:rFonts w:hint="cs"/>
          <w:rtl/>
        </w:rPr>
        <w:tab/>
        <w:t xml:space="preserve">הסתייגות חבר הכנסת  ברונפמן  - מי בעד? מי נגד? מי נמנע? תודה. </w:t>
      </w:r>
    </w:p>
    <w:p w14:paraId="709C8C55" w14:textId="77777777" w:rsidR="00000000" w:rsidRDefault="007C71EE">
      <w:pPr>
        <w:pStyle w:val="a"/>
        <w:ind w:firstLine="0"/>
        <w:rPr>
          <w:rFonts w:hint="cs"/>
          <w:rtl/>
        </w:rPr>
      </w:pPr>
    </w:p>
    <w:p w14:paraId="40C079E9" w14:textId="77777777" w:rsidR="00000000" w:rsidRDefault="007C71EE">
      <w:pPr>
        <w:pStyle w:val="a"/>
        <w:ind w:firstLine="0"/>
        <w:jc w:val="center"/>
        <w:rPr>
          <w:rFonts w:hint="cs"/>
          <w:b/>
          <w:bCs/>
          <w:rtl/>
        </w:rPr>
      </w:pPr>
      <w:r>
        <w:rPr>
          <w:rFonts w:hint="cs"/>
          <w:b/>
          <w:bCs/>
          <w:rtl/>
        </w:rPr>
        <w:t>הצבעה</w:t>
      </w:r>
    </w:p>
    <w:p w14:paraId="3311C22D" w14:textId="77777777" w:rsidR="00000000" w:rsidRDefault="007C71EE">
      <w:pPr>
        <w:pStyle w:val="a"/>
        <w:ind w:firstLine="0"/>
        <w:jc w:val="center"/>
        <w:rPr>
          <w:rFonts w:hint="cs"/>
          <w:b/>
          <w:bCs/>
          <w:rtl/>
        </w:rPr>
      </w:pPr>
    </w:p>
    <w:p w14:paraId="4B530CB7" w14:textId="77777777" w:rsidR="00000000" w:rsidRDefault="007C71EE">
      <w:pPr>
        <w:pStyle w:val="a"/>
        <w:ind w:firstLine="0"/>
        <w:jc w:val="center"/>
        <w:rPr>
          <w:rFonts w:hint="cs"/>
          <w:rtl/>
        </w:rPr>
      </w:pPr>
      <w:r>
        <w:rPr>
          <w:rFonts w:hint="cs"/>
          <w:rtl/>
        </w:rPr>
        <w:t>ההסתייגות של חבר הכנסת רומן ברונפמן ל</w:t>
      </w:r>
      <w:r>
        <w:rPr>
          <w:rFonts w:hint="cs"/>
          <w:rtl/>
        </w:rPr>
        <w:t xml:space="preserve">סעיף 5 לא נתקבלה. </w:t>
      </w:r>
    </w:p>
    <w:p w14:paraId="4C1BB68D" w14:textId="77777777" w:rsidR="00000000" w:rsidRDefault="007C71EE">
      <w:pPr>
        <w:pStyle w:val="a"/>
        <w:ind w:firstLine="0"/>
        <w:rPr>
          <w:rFonts w:hint="cs"/>
          <w:rtl/>
        </w:rPr>
      </w:pPr>
    </w:p>
    <w:p w14:paraId="5E37128B" w14:textId="77777777" w:rsidR="00000000" w:rsidRDefault="007C71EE">
      <w:pPr>
        <w:pStyle w:val="ad"/>
        <w:rPr>
          <w:rtl/>
        </w:rPr>
      </w:pPr>
      <w:r>
        <w:rPr>
          <w:rtl/>
        </w:rPr>
        <w:t>היו"ר ראובן ריבלין:</w:t>
      </w:r>
    </w:p>
    <w:p w14:paraId="01CF37BD" w14:textId="77777777" w:rsidR="00000000" w:rsidRDefault="007C71EE">
      <w:pPr>
        <w:pStyle w:val="a"/>
        <w:rPr>
          <w:rtl/>
        </w:rPr>
      </w:pPr>
    </w:p>
    <w:p w14:paraId="059A0DF4" w14:textId="77777777" w:rsidR="00000000" w:rsidRDefault="007C71EE">
      <w:pPr>
        <w:pStyle w:val="a"/>
        <w:rPr>
          <w:rFonts w:hint="cs"/>
          <w:rtl/>
        </w:rPr>
      </w:pPr>
      <w:r>
        <w:rPr>
          <w:rFonts w:hint="cs"/>
          <w:rtl/>
        </w:rPr>
        <w:t xml:space="preserve">ההסתייגות של חבר הכנסת ברונפמן  לא נתקבלה. תודה. </w:t>
      </w:r>
    </w:p>
    <w:p w14:paraId="0215F747" w14:textId="77777777" w:rsidR="00000000" w:rsidRDefault="007C71EE">
      <w:pPr>
        <w:pStyle w:val="a"/>
        <w:rPr>
          <w:rFonts w:hint="cs"/>
          <w:rtl/>
        </w:rPr>
      </w:pPr>
    </w:p>
    <w:p w14:paraId="1FBC1AA7" w14:textId="77777777" w:rsidR="00000000" w:rsidRDefault="007C71EE">
      <w:pPr>
        <w:pStyle w:val="a"/>
        <w:rPr>
          <w:rFonts w:hint="cs"/>
          <w:rtl/>
        </w:rPr>
      </w:pPr>
      <w:r>
        <w:rPr>
          <w:rFonts w:hint="cs"/>
          <w:rtl/>
        </w:rPr>
        <w:t xml:space="preserve">חבר הכנסת אבשלום וילן - אינו נוכח. </w:t>
      </w:r>
    </w:p>
    <w:p w14:paraId="0E574847" w14:textId="77777777" w:rsidR="00000000" w:rsidRDefault="007C71EE">
      <w:pPr>
        <w:pStyle w:val="a"/>
        <w:ind w:firstLine="0"/>
        <w:rPr>
          <w:rFonts w:hint="cs"/>
          <w:rtl/>
        </w:rPr>
      </w:pPr>
    </w:p>
    <w:p w14:paraId="457C7394" w14:textId="77777777" w:rsidR="00000000" w:rsidRDefault="007C71EE">
      <w:pPr>
        <w:pStyle w:val="a"/>
        <w:ind w:firstLine="0"/>
        <w:rPr>
          <w:rFonts w:hint="cs"/>
          <w:rtl/>
        </w:rPr>
      </w:pPr>
      <w:r>
        <w:rPr>
          <w:rFonts w:hint="cs"/>
          <w:rtl/>
        </w:rPr>
        <w:tab/>
        <w:t xml:space="preserve">הסתייגות חבר הכנסת יעקב ליצמן - מי בעד? מי נגד? מי נמנע? תודה. </w:t>
      </w:r>
    </w:p>
    <w:p w14:paraId="526ADFEA" w14:textId="77777777" w:rsidR="00000000" w:rsidRDefault="007C71EE">
      <w:pPr>
        <w:pStyle w:val="a"/>
        <w:ind w:firstLine="0"/>
        <w:rPr>
          <w:rFonts w:hint="cs"/>
          <w:rtl/>
        </w:rPr>
      </w:pPr>
    </w:p>
    <w:p w14:paraId="691CE41B" w14:textId="77777777" w:rsidR="00000000" w:rsidRDefault="007C71EE">
      <w:pPr>
        <w:pStyle w:val="a"/>
        <w:ind w:firstLine="0"/>
        <w:jc w:val="center"/>
        <w:rPr>
          <w:rFonts w:hint="cs"/>
          <w:b/>
          <w:bCs/>
          <w:rtl/>
        </w:rPr>
      </w:pPr>
      <w:r>
        <w:rPr>
          <w:rFonts w:hint="cs"/>
          <w:b/>
          <w:bCs/>
          <w:rtl/>
        </w:rPr>
        <w:t>הצבעה</w:t>
      </w:r>
    </w:p>
    <w:p w14:paraId="1467C052" w14:textId="77777777" w:rsidR="00000000" w:rsidRDefault="007C71EE">
      <w:pPr>
        <w:pStyle w:val="a"/>
        <w:ind w:firstLine="0"/>
        <w:jc w:val="center"/>
        <w:rPr>
          <w:rFonts w:hint="cs"/>
          <w:b/>
          <w:bCs/>
          <w:rtl/>
        </w:rPr>
      </w:pPr>
    </w:p>
    <w:p w14:paraId="6B49BB77" w14:textId="77777777" w:rsidR="00000000" w:rsidRDefault="007C71EE">
      <w:pPr>
        <w:pStyle w:val="a"/>
        <w:ind w:firstLine="0"/>
        <w:jc w:val="center"/>
        <w:rPr>
          <w:rFonts w:hint="cs"/>
          <w:rtl/>
        </w:rPr>
      </w:pPr>
      <w:r>
        <w:rPr>
          <w:rFonts w:hint="cs"/>
          <w:rtl/>
        </w:rPr>
        <w:t xml:space="preserve">ההסתייגות של חבר הכנסת יעקב ליצמן  לסעיף 5 לא נתקבלה. </w:t>
      </w:r>
    </w:p>
    <w:p w14:paraId="06A9AE7C" w14:textId="77777777" w:rsidR="00000000" w:rsidRDefault="007C71EE">
      <w:pPr>
        <w:pStyle w:val="a"/>
        <w:ind w:firstLine="0"/>
        <w:rPr>
          <w:rFonts w:hint="cs"/>
          <w:rtl/>
        </w:rPr>
      </w:pPr>
    </w:p>
    <w:p w14:paraId="36976E0A" w14:textId="77777777" w:rsidR="00000000" w:rsidRDefault="007C71EE">
      <w:pPr>
        <w:pStyle w:val="ad"/>
        <w:rPr>
          <w:rtl/>
        </w:rPr>
      </w:pPr>
      <w:r>
        <w:rPr>
          <w:rtl/>
        </w:rPr>
        <w:t>היו"ר ראובן ריבלין:</w:t>
      </w:r>
    </w:p>
    <w:p w14:paraId="6A6548CD" w14:textId="77777777" w:rsidR="00000000" w:rsidRDefault="007C71EE">
      <w:pPr>
        <w:pStyle w:val="a"/>
        <w:rPr>
          <w:rtl/>
        </w:rPr>
      </w:pPr>
    </w:p>
    <w:p w14:paraId="4AA6D223" w14:textId="77777777" w:rsidR="00000000" w:rsidRDefault="007C71EE">
      <w:pPr>
        <w:pStyle w:val="a"/>
        <w:rPr>
          <w:rFonts w:hint="cs"/>
          <w:rtl/>
        </w:rPr>
      </w:pPr>
      <w:r>
        <w:rPr>
          <w:rFonts w:hint="cs"/>
          <w:rtl/>
        </w:rPr>
        <w:t xml:space="preserve">ההסתייגות של חבר הכנסת יעקב ליצמן  לא נתקבלה. תודה. </w:t>
      </w:r>
    </w:p>
    <w:p w14:paraId="7CD8779B" w14:textId="77777777" w:rsidR="00000000" w:rsidRDefault="007C71EE">
      <w:pPr>
        <w:pStyle w:val="a"/>
        <w:ind w:firstLine="0"/>
        <w:rPr>
          <w:rFonts w:hint="cs"/>
          <w:rtl/>
        </w:rPr>
      </w:pPr>
    </w:p>
    <w:p w14:paraId="17716EEC" w14:textId="77777777" w:rsidR="00000000" w:rsidRDefault="007C71EE">
      <w:pPr>
        <w:pStyle w:val="a"/>
        <w:ind w:firstLine="0"/>
        <w:rPr>
          <w:rFonts w:hint="cs"/>
          <w:rtl/>
        </w:rPr>
      </w:pPr>
      <w:r>
        <w:rPr>
          <w:rFonts w:hint="cs"/>
          <w:rtl/>
        </w:rPr>
        <w:tab/>
        <w:t xml:space="preserve">הסתייגות חבר הכנסת אברהם רביץ - מי בעד? מי נגד? מי נמנע? תודה. </w:t>
      </w:r>
    </w:p>
    <w:p w14:paraId="75B8FFB7" w14:textId="77777777" w:rsidR="00000000" w:rsidRDefault="007C71EE">
      <w:pPr>
        <w:pStyle w:val="a"/>
        <w:ind w:firstLine="0"/>
        <w:rPr>
          <w:rFonts w:hint="cs"/>
          <w:rtl/>
        </w:rPr>
      </w:pPr>
    </w:p>
    <w:p w14:paraId="55370138" w14:textId="77777777" w:rsidR="00000000" w:rsidRDefault="007C71EE">
      <w:pPr>
        <w:pStyle w:val="a"/>
        <w:ind w:firstLine="0"/>
        <w:jc w:val="center"/>
        <w:rPr>
          <w:rFonts w:hint="cs"/>
          <w:b/>
          <w:bCs/>
          <w:rtl/>
        </w:rPr>
      </w:pPr>
      <w:r>
        <w:rPr>
          <w:rFonts w:hint="cs"/>
          <w:b/>
          <w:bCs/>
          <w:rtl/>
        </w:rPr>
        <w:t>הצבעה</w:t>
      </w:r>
    </w:p>
    <w:p w14:paraId="3A36B75B" w14:textId="77777777" w:rsidR="00000000" w:rsidRDefault="007C71EE">
      <w:pPr>
        <w:pStyle w:val="a"/>
        <w:ind w:firstLine="0"/>
        <w:jc w:val="center"/>
        <w:rPr>
          <w:rFonts w:hint="cs"/>
          <w:b/>
          <w:bCs/>
          <w:rtl/>
        </w:rPr>
      </w:pPr>
    </w:p>
    <w:p w14:paraId="6024FB1E" w14:textId="77777777" w:rsidR="00000000" w:rsidRDefault="007C71EE">
      <w:pPr>
        <w:pStyle w:val="a"/>
        <w:ind w:firstLine="0"/>
        <w:jc w:val="center"/>
        <w:rPr>
          <w:rFonts w:hint="cs"/>
          <w:rtl/>
        </w:rPr>
      </w:pPr>
      <w:r>
        <w:rPr>
          <w:rFonts w:hint="cs"/>
          <w:rtl/>
        </w:rPr>
        <w:t xml:space="preserve">ההסתייגות של חבר הכנסת אברהם רביץ לסעיף 5 לא נתקבלה. </w:t>
      </w:r>
    </w:p>
    <w:p w14:paraId="05C29EAB" w14:textId="77777777" w:rsidR="00000000" w:rsidRDefault="007C71EE">
      <w:pPr>
        <w:pStyle w:val="a"/>
        <w:ind w:firstLine="0"/>
        <w:rPr>
          <w:rFonts w:hint="cs"/>
          <w:rtl/>
        </w:rPr>
      </w:pPr>
    </w:p>
    <w:p w14:paraId="164DC7C3" w14:textId="77777777" w:rsidR="00000000" w:rsidRDefault="007C71EE">
      <w:pPr>
        <w:pStyle w:val="ad"/>
        <w:rPr>
          <w:rtl/>
        </w:rPr>
      </w:pPr>
      <w:r>
        <w:rPr>
          <w:rtl/>
        </w:rPr>
        <w:t>היו"ר ראובן ריבלין:</w:t>
      </w:r>
    </w:p>
    <w:p w14:paraId="40F53BD0" w14:textId="77777777" w:rsidR="00000000" w:rsidRDefault="007C71EE">
      <w:pPr>
        <w:pStyle w:val="a"/>
        <w:rPr>
          <w:rtl/>
        </w:rPr>
      </w:pPr>
    </w:p>
    <w:p w14:paraId="1B046857" w14:textId="77777777" w:rsidR="00000000" w:rsidRDefault="007C71EE">
      <w:pPr>
        <w:pStyle w:val="a"/>
        <w:rPr>
          <w:rFonts w:hint="cs"/>
          <w:rtl/>
        </w:rPr>
      </w:pPr>
      <w:r>
        <w:rPr>
          <w:rFonts w:hint="cs"/>
          <w:rtl/>
        </w:rPr>
        <w:t>ההסתייגות של חבר הכנסת אברהם ר</w:t>
      </w:r>
      <w:r>
        <w:rPr>
          <w:rFonts w:hint="cs"/>
          <w:rtl/>
        </w:rPr>
        <w:t xml:space="preserve">ביץ לא נתקבלה. תודה. </w:t>
      </w:r>
    </w:p>
    <w:p w14:paraId="132399EA" w14:textId="77777777" w:rsidR="00000000" w:rsidRDefault="007C71EE">
      <w:pPr>
        <w:pStyle w:val="a"/>
        <w:ind w:firstLine="0"/>
        <w:rPr>
          <w:rFonts w:hint="cs"/>
          <w:rtl/>
        </w:rPr>
      </w:pPr>
    </w:p>
    <w:p w14:paraId="57D46459" w14:textId="77777777" w:rsidR="00000000" w:rsidRDefault="007C71EE">
      <w:pPr>
        <w:pStyle w:val="a"/>
        <w:ind w:firstLine="0"/>
        <w:rPr>
          <w:rFonts w:hint="cs"/>
          <w:rtl/>
        </w:rPr>
      </w:pPr>
      <w:r>
        <w:rPr>
          <w:rFonts w:hint="cs"/>
          <w:rtl/>
        </w:rPr>
        <w:tab/>
        <w:t xml:space="preserve">הסתייגות חבר הכנסת מאיר פרוש - מי בעד? מי נגד? מי נמנע? תודה. </w:t>
      </w:r>
    </w:p>
    <w:p w14:paraId="0A1A88F8" w14:textId="77777777" w:rsidR="00000000" w:rsidRDefault="007C71EE">
      <w:pPr>
        <w:pStyle w:val="a"/>
        <w:ind w:firstLine="0"/>
        <w:rPr>
          <w:rFonts w:hint="cs"/>
          <w:rtl/>
        </w:rPr>
      </w:pPr>
    </w:p>
    <w:p w14:paraId="37055561" w14:textId="77777777" w:rsidR="00000000" w:rsidRDefault="007C71EE">
      <w:pPr>
        <w:pStyle w:val="a"/>
        <w:ind w:firstLine="0"/>
        <w:jc w:val="center"/>
        <w:rPr>
          <w:rFonts w:hint="cs"/>
          <w:b/>
          <w:bCs/>
          <w:rtl/>
        </w:rPr>
      </w:pPr>
      <w:r>
        <w:rPr>
          <w:rFonts w:hint="cs"/>
          <w:b/>
          <w:bCs/>
          <w:rtl/>
        </w:rPr>
        <w:t>הצבעה</w:t>
      </w:r>
    </w:p>
    <w:p w14:paraId="62A9486C" w14:textId="77777777" w:rsidR="00000000" w:rsidRDefault="007C71EE">
      <w:pPr>
        <w:pStyle w:val="a"/>
        <w:ind w:firstLine="0"/>
        <w:jc w:val="center"/>
        <w:rPr>
          <w:rFonts w:hint="cs"/>
          <w:b/>
          <w:bCs/>
          <w:rtl/>
        </w:rPr>
      </w:pPr>
    </w:p>
    <w:p w14:paraId="134C3D71" w14:textId="77777777" w:rsidR="00000000" w:rsidRDefault="007C71EE">
      <w:pPr>
        <w:pStyle w:val="a"/>
        <w:ind w:firstLine="0"/>
        <w:jc w:val="center"/>
        <w:rPr>
          <w:rFonts w:hint="cs"/>
          <w:rtl/>
        </w:rPr>
      </w:pPr>
      <w:r>
        <w:rPr>
          <w:rFonts w:hint="cs"/>
          <w:rtl/>
        </w:rPr>
        <w:t xml:space="preserve">ההסתייגות של חבר הכנסת מאיר פרוש  לסעיף 5 לא נתקבלה. </w:t>
      </w:r>
    </w:p>
    <w:p w14:paraId="6EDDC23C" w14:textId="77777777" w:rsidR="00000000" w:rsidRDefault="007C71EE">
      <w:pPr>
        <w:pStyle w:val="a"/>
        <w:ind w:firstLine="0"/>
        <w:rPr>
          <w:rFonts w:hint="cs"/>
          <w:rtl/>
        </w:rPr>
      </w:pPr>
    </w:p>
    <w:p w14:paraId="4C715BC0" w14:textId="77777777" w:rsidR="00000000" w:rsidRDefault="007C71EE">
      <w:pPr>
        <w:pStyle w:val="ad"/>
        <w:rPr>
          <w:rtl/>
        </w:rPr>
      </w:pPr>
      <w:r>
        <w:rPr>
          <w:rtl/>
        </w:rPr>
        <w:t>היו"ר ראובן ריבלין:</w:t>
      </w:r>
    </w:p>
    <w:p w14:paraId="33D9BA94" w14:textId="77777777" w:rsidR="00000000" w:rsidRDefault="007C71EE">
      <w:pPr>
        <w:pStyle w:val="a"/>
        <w:rPr>
          <w:rtl/>
        </w:rPr>
      </w:pPr>
    </w:p>
    <w:p w14:paraId="42D793D6" w14:textId="77777777" w:rsidR="00000000" w:rsidRDefault="007C71EE">
      <w:pPr>
        <w:pStyle w:val="a"/>
        <w:rPr>
          <w:rFonts w:hint="cs"/>
          <w:rtl/>
        </w:rPr>
      </w:pPr>
      <w:r>
        <w:rPr>
          <w:rFonts w:hint="cs"/>
          <w:rtl/>
        </w:rPr>
        <w:t xml:space="preserve">ההסתייגות של חבר הכנסת מאיר פרוש  לא נתקבלה. תודה. </w:t>
      </w:r>
    </w:p>
    <w:p w14:paraId="634F4AF0" w14:textId="77777777" w:rsidR="00000000" w:rsidRDefault="007C71EE">
      <w:pPr>
        <w:pStyle w:val="a"/>
        <w:ind w:firstLine="0"/>
        <w:rPr>
          <w:rFonts w:hint="cs"/>
          <w:rtl/>
        </w:rPr>
      </w:pPr>
    </w:p>
    <w:p w14:paraId="73FABCFD" w14:textId="77777777" w:rsidR="00000000" w:rsidRDefault="007C71EE">
      <w:pPr>
        <w:pStyle w:val="a"/>
        <w:ind w:firstLine="0"/>
        <w:rPr>
          <w:rFonts w:hint="cs"/>
          <w:rtl/>
        </w:rPr>
      </w:pPr>
      <w:r>
        <w:rPr>
          <w:rFonts w:hint="cs"/>
          <w:rtl/>
        </w:rPr>
        <w:tab/>
        <w:t xml:space="preserve">הסתייגות חבר הכנסת משה גפני  - </w:t>
      </w:r>
      <w:r>
        <w:rPr>
          <w:rFonts w:hint="cs"/>
          <w:rtl/>
        </w:rPr>
        <w:t xml:space="preserve">מי בעד? מי נגד? מי נמנע? תודה. </w:t>
      </w:r>
    </w:p>
    <w:p w14:paraId="75313403" w14:textId="77777777" w:rsidR="00000000" w:rsidRDefault="007C71EE">
      <w:pPr>
        <w:pStyle w:val="a"/>
        <w:ind w:firstLine="0"/>
        <w:jc w:val="center"/>
        <w:rPr>
          <w:rFonts w:hint="cs"/>
          <w:b/>
          <w:bCs/>
          <w:rtl/>
        </w:rPr>
      </w:pPr>
    </w:p>
    <w:p w14:paraId="7BA54BE6" w14:textId="77777777" w:rsidR="00000000" w:rsidRDefault="007C71EE">
      <w:pPr>
        <w:pStyle w:val="a"/>
        <w:ind w:firstLine="0"/>
        <w:jc w:val="center"/>
        <w:rPr>
          <w:rFonts w:hint="cs"/>
          <w:b/>
          <w:bCs/>
          <w:rtl/>
        </w:rPr>
      </w:pPr>
      <w:r>
        <w:rPr>
          <w:rFonts w:hint="cs"/>
          <w:b/>
          <w:bCs/>
          <w:rtl/>
        </w:rPr>
        <w:t>הצבעה</w:t>
      </w:r>
    </w:p>
    <w:p w14:paraId="0F5DBDA7" w14:textId="77777777" w:rsidR="00000000" w:rsidRDefault="007C71EE">
      <w:pPr>
        <w:pStyle w:val="a"/>
        <w:ind w:firstLine="0"/>
        <w:jc w:val="center"/>
        <w:rPr>
          <w:rFonts w:hint="cs"/>
          <w:b/>
          <w:bCs/>
          <w:rtl/>
        </w:rPr>
      </w:pPr>
    </w:p>
    <w:p w14:paraId="1A417654" w14:textId="77777777" w:rsidR="00000000" w:rsidRDefault="007C71EE">
      <w:pPr>
        <w:pStyle w:val="a"/>
        <w:ind w:firstLine="0"/>
        <w:jc w:val="center"/>
        <w:rPr>
          <w:rFonts w:hint="cs"/>
          <w:rtl/>
        </w:rPr>
      </w:pPr>
      <w:r>
        <w:rPr>
          <w:rFonts w:hint="cs"/>
          <w:rtl/>
        </w:rPr>
        <w:t xml:space="preserve">ההסתייגות של חבר הכנסת משה גפני  לסעיף 5 לא נתקבלה. </w:t>
      </w:r>
    </w:p>
    <w:p w14:paraId="5C653301" w14:textId="77777777" w:rsidR="00000000" w:rsidRDefault="007C71EE">
      <w:pPr>
        <w:pStyle w:val="a"/>
        <w:ind w:firstLine="0"/>
        <w:rPr>
          <w:rFonts w:hint="cs"/>
          <w:rtl/>
        </w:rPr>
      </w:pPr>
    </w:p>
    <w:p w14:paraId="316299F0" w14:textId="77777777" w:rsidR="00000000" w:rsidRDefault="007C71EE">
      <w:pPr>
        <w:pStyle w:val="ad"/>
        <w:rPr>
          <w:rtl/>
        </w:rPr>
      </w:pPr>
      <w:r>
        <w:rPr>
          <w:rtl/>
        </w:rPr>
        <w:t>היו"ר ראובן ריבלין:</w:t>
      </w:r>
    </w:p>
    <w:p w14:paraId="2EB8473B" w14:textId="77777777" w:rsidR="00000000" w:rsidRDefault="007C71EE">
      <w:pPr>
        <w:pStyle w:val="a"/>
        <w:rPr>
          <w:rtl/>
        </w:rPr>
      </w:pPr>
    </w:p>
    <w:p w14:paraId="6E91815D" w14:textId="77777777" w:rsidR="00000000" w:rsidRDefault="007C71EE">
      <w:pPr>
        <w:pStyle w:val="a"/>
        <w:rPr>
          <w:rFonts w:hint="cs"/>
          <w:rtl/>
        </w:rPr>
      </w:pPr>
      <w:r>
        <w:rPr>
          <w:rFonts w:hint="cs"/>
          <w:rtl/>
        </w:rPr>
        <w:t xml:space="preserve">ההסתייגות של חבר הכנסת משה גפני לא נתקבלה. תודה. </w:t>
      </w:r>
    </w:p>
    <w:p w14:paraId="5F1CD24E" w14:textId="77777777" w:rsidR="00000000" w:rsidRDefault="007C71EE">
      <w:pPr>
        <w:pStyle w:val="a"/>
        <w:ind w:firstLine="0"/>
        <w:rPr>
          <w:rFonts w:hint="cs"/>
          <w:rtl/>
        </w:rPr>
      </w:pPr>
    </w:p>
    <w:p w14:paraId="6FBCEE8C" w14:textId="77777777" w:rsidR="00000000" w:rsidRDefault="007C71EE">
      <w:pPr>
        <w:pStyle w:val="a"/>
        <w:ind w:firstLine="0"/>
        <w:rPr>
          <w:rFonts w:hint="cs"/>
          <w:rtl/>
        </w:rPr>
      </w:pPr>
      <w:r>
        <w:rPr>
          <w:rFonts w:hint="cs"/>
          <w:rtl/>
        </w:rPr>
        <w:tab/>
        <w:t xml:space="preserve">הסתייגות חבר הכנסת ישראל אייכלר - מי בעד? מי נגד? מי נמנע? תודה. </w:t>
      </w:r>
    </w:p>
    <w:p w14:paraId="3E18667F" w14:textId="77777777" w:rsidR="00000000" w:rsidRDefault="007C71EE">
      <w:pPr>
        <w:pStyle w:val="a"/>
        <w:ind w:firstLine="0"/>
        <w:rPr>
          <w:rFonts w:hint="cs"/>
          <w:rtl/>
        </w:rPr>
      </w:pPr>
    </w:p>
    <w:p w14:paraId="4920F6DE" w14:textId="77777777" w:rsidR="00000000" w:rsidRDefault="007C71EE">
      <w:pPr>
        <w:pStyle w:val="a"/>
        <w:ind w:firstLine="0"/>
        <w:jc w:val="center"/>
        <w:rPr>
          <w:rFonts w:hint="cs"/>
          <w:b/>
          <w:bCs/>
          <w:rtl/>
        </w:rPr>
      </w:pPr>
      <w:r>
        <w:rPr>
          <w:rFonts w:hint="cs"/>
          <w:b/>
          <w:bCs/>
          <w:rtl/>
        </w:rPr>
        <w:t>הצבעה</w:t>
      </w:r>
    </w:p>
    <w:p w14:paraId="10AB8F99" w14:textId="77777777" w:rsidR="00000000" w:rsidRDefault="007C71EE">
      <w:pPr>
        <w:pStyle w:val="a"/>
        <w:ind w:firstLine="0"/>
        <w:jc w:val="center"/>
        <w:rPr>
          <w:rFonts w:hint="cs"/>
          <w:b/>
          <w:bCs/>
          <w:rtl/>
        </w:rPr>
      </w:pPr>
    </w:p>
    <w:p w14:paraId="20B0981B" w14:textId="77777777" w:rsidR="00000000" w:rsidRDefault="007C71EE">
      <w:pPr>
        <w:pStyle w:val="a"/>
        <w:ind w:firstLine="0"/>
        <w:jc w:val="center"/>
        <w:rPr>
          <w:rFonts w:hint="cs"/>
          <w:rtl/>
        </w:rPr>
      </w:pPr>
      <w:r>
        <w:rPr>
          <w:rFonts w:hint="cs"/>
          <w:rtl/>
        </w:rPr>
        <w:t>ההסתייגות של חב</w:t>
      </w:r>
      <w:r>
        <w:rPr>
          <w:rFonts w:hint="cs"/>
          <w:rtl/>
        </w:rPr>
        <w:t xml:space="preserve">ר הכנסת ישראל אייכלר לסעיף 5 לא נתקבלה. </w:t>
      </w:r>
    </w:p>
    <w:p w14:paraId="31C80E23" w14:textId="77777777" w:rsidR="00000000" w:rsidRDefault="007C71EE">
      <w:pPr>
        <w:pStyle w:val="a"/>
        <w:ind w:firstLine="0"/>
        <w:rPr>
          <w:rFonts w:hint="cs"/>
          <w:rtl/>
        </w:rPr>
      </w:pPr>
    </w:p>
    <w:p w14:paraId="62D335BF" w14:textId="77777777" w:rsidR="00000000" w:rsidRDefault="007C71EE">
      <w:pPr>
        <w:pStyle w:val="ad"/>
        <w:rPr>
          <w:rtl/>
        </w:rPr>
      </w:pPr>
      <w:r>
        <w:rPr>
          <w:rtl/>
        </w:rPr>
        <w:t>היו"ר ראובן ריבלין:</w:t>
      </w:r>
    </w:p>
    <w:p w14:paraId="5BC1C2D7" w14:textId="77777777" w:rsidR="00000000" w:rsidRDefault="007C71EE">
      <w:pPr>
        <w:pStyle w:val="a"/>
        <w:rPr>
          <w:rtl/>
        </w:rPr>
      </w:pPr>
    </w:p>
    <w:p w14:paraId="335CA5DF" w14:textId="77777777" w:rsidR="00000000" w:rsidRDefault="007C71EE">
      <w:pPr>
        <w:pStyle w:val="a"/>
        <w:rPr>
          <w:rFonts w:hint="cs"/>
          <w:rtl/>
        </w:rPr>
      </w:pPr>
      <w:r>
        <w:rPr>
          <w:rFonts w:hint="cs"/>
          <w:rtl/>
        </w:rPr>
        <w:t xml:space="preserve">ההסתייגות של חבר הכנסת ישראל אייכלר לא נתקבלה. תודה. </w:t>
      </w:r>
    </w:p>
    <w:p w14:paraId="045427D8" w14:textId="77777777" w:rsidR="00000000" w:rsidRDefault="007C71EE">
      <w:pPr>
        <w:pStyle w:val="a"/>
        <w:ind w:firstLine="0"/>
        <w:rPr>
          <w:rFonts w:hint="cs"/>
          <w:rtl/>
        </w:rPr>
      </w:pPr>
    </w:p>
    <w:p w14:paraId="2B89360D" w14:textId="77777777" w:rsidR="00000000" w:rsidRDefault="007C71EE">
      <w:pPr>
        <w:pStyle w:val="a"/>
        <w:ind w:firstLine="0"/>
        <w:rPr>
          <w:rFonts w:hint="cs"/>
          <w:rtl/>
        </w:rPr>
      </w:pPr>
      <w:r>
        <w:rPr>
          <w:rFonts w:hint="cs"/>
          <w:rtl/>
        </w:rPr>
        <w:tab/>
        <w:t xml:space="preserve">מוחמד ברכה - אינו נוכח; </w:t>
      </w:r>
      <w:r>
        <w:rPr>
          <w:rFonts w:hint="cs"/>
          <w:rtl/>
        </w:rPr>
        <w:tab/>
        <w:t xml:space="preserve">עסאם מח'ול - אינו נוכח; </w:t>
      </w:r>
      <w:r>
        <w:rPr>
          <w:rFonts w:hint="cs"/>
          <w:rtl/>
        </w:rPr>
        <w:tab/>
        <w:t xml:space="preserve">אחמד טיבי - אינו נוכח; </w:t>
      </w:r>
      <w:r>
        <w:rPr>
          <w:rFonts w:hint="cs"/>
          <w:rtl/>
        </w:rPr>
        <w:tab/>
        <w:t xml:space="preserve">עמיר פרץ - אינו נוכח; </w:t>
      </w:r>
      <w:r>
        <w:rPr>
          <w:rFonts w:hint="cs"/>
          <w:rtl/>
        </w:rPr>
        <w:tab/>
        <w:t xml:space="preserve">אילנה כהן - אינה נוכחת; </w:t>
      </w:r>
      <w:r>
        <w:rPr>
          <w:rFonts w:hint="cs"/>
          <w:rtl/>
        </w:rPr>
        <w:tab/>
        <w:t>דוד טל - אינו נ</w:t>
      </w:r>
      <w:r>
        <w:rPr>
          <w:rFonts w:hint="cs"/>
          <w:rtl/>
        </w:rPr>
        <w:t xml:space="preserve">וכח; חבר הכנסת בשארה - אינו נוכח; </w:t>
      </w:r>
      <w:r>
        <w:rPr>
          <w:rFonts w:hint="cs"/>
          <w:rtl/>
        </w:rPr>
        <w:tab/>
        <w:t xml:space="preserve">זחאלקה </w:t>
      </w:r>
      <w:r>
        <w:rPr>
          <w:rtl/>
        </w:rPr>
        <w:t>–</w:t>
      </w:r>
      <w:r>
        <w:rPr>
          <w:rFonts w:hint="cs"/>
          <w:rtl/>
        </w:rPr>
        <w:t xml:space="preserve"> אינו נוכח; חבר הכנסת ואסל טאהא - אינו נוכח; </w:t>
      </w:r>
      <w:r>
        <w:rPr>
          <w:rFonts w:hint="cs"/>
          <w:rtl/>
        </w:rPr>
        <w:tab/>
        <w:t xml:space="preserve">דהאמשה - אינו נוכח. </w:t>
      </w:r>
    </w:p>
    <w:p w14:paraId="49EB6D7C" w14:textId="77777777" w:rsidR="00000000" w:rsidRDefault="007C71EE">
      <w:pPr>
        <w:pStyle w:val="a"/>
        <w:ind w:firstLine="0"/>
        <w:rPr>
          <w:rFonts w:hint="cs"/>
          <w:rtl/>
        </w:rPr>
      </w:pPr>
    </w:p>
    <w:p w14:paraId="67D402F0" w14:textId="77777777" w:rsidR="00000000" w:rsidRDefault="007C71EE">
      <w:pPr>
        <w:pStyle w:val="a"/>
        <w:ind w:firstLine="0"/>
        <w:rPr>
          <w:rFonts w:hint="cs"/>
          <w:rtl/>
        </w:rPr>
      </w:pPr>
      <w:r>
        <w:rPr>
          <w:rFonts w:hint="cs"/>
          <w:rtl/>
        </w:rPr>
        <w:tab/>
        <w:t xml:space="preserve">הסתייגות חבר הכנסת טלב אלסאנע - מי בעד? מי נגד? מי נמנע? תודה. </w:t>
      </w:r>
    </w:p>
    <w:p w14:paraId="4B81A9AC" w14:textId="77777777" w:rsidR="00000000" w:rsidRDefault="007C71EE">
      <w:pPr>
        <w:pStyle w:val="a"/>
        <w:ind w:firstLine="0"/>
        <w:rPr>
          <w:rFonts w:hint="cs"/>
          <w:rtl/>
        </w:rPr>
      </w:pPr>
    </w:p>
    <w:p w14:paraId="48570852" w14:textId="77777777" w:rsidR="00000000" w:rsidRDefault="007C71EE">
      <w:pPr>
        <w:pStyle w:val="a"/>
        <w:ind w:firstLine="0"/>
        <w:jc w:val="center"/>
        <w:rPr>
          <w:rFonts w:hint="cs"/>
          <w:b/>
          <w:bCs/>
          <w:rtl/>
        </w:rPr>
      </w:pPr>
      <w:r>
        <w:rPr>
          <w:rFonts w:hint="cs"/>
          <w:b/>
          <w:bCs/>
          <w:rtl/>
        </w:rPr>
        <w:t>הצבעה</w:t>
      </w:r>
    </w:p>
    <w:p w14:paraId="4DE70DA7" w14:textId="77777777" w:rsidR="00000000" w:rsidRDefault="007C71EE">
      <w:pPr>
        <w:pStyle w:val="a"/>
        <w:ind w:firstLine="0"/>
        <w:jc w:val="center"/>
        <w:rPr>
          <w:rFonts w:hint="cs"/>
          <w:b/>
          <w:bCs/>
          <w:rtl/>
        </w:rPr>
      </w:pPr>
    </w:p>
    <w:p w14:paraId="34038DAB" w14:textId="77777777" w:rsidR="00000000" w:rsidRDefault="007C71EE">
      <w:pPr>
        <w:pStyle w:val="a"/>
        <w:ind w:firstLine="0"/>
        <w:jc w:val="center"/>
        <w:rPr>
          <w:rFonts w:hint="cs"/>
          <w:rtl/>
        </w:rPr>
      </w:pPr>
      <w:r>
        <w:rPr>
          <w:rFonts w:hint="cs"/>
          <w:rtl/>
        </w:rPr>
        <w:t xml:space="preserve">ההסתייגות של חבר הכנסת טלב אלסאנע לסעיף 5 לא נתקבלה. </w:t>
      </w:r>
    </w:p>
    <w:p w14:paraId="075EB656" w14:textId="77777777" w:rsidR="00000000" w:rsidRDefault="007C71EE">
      <w:pPr>
        <w:pStyle w:val="a"/>
        <w:ind w:firstLine="0"/>
        <w:rPr>
          <w:rFonts w:hint="cs"/>
          <w:rtl/>
        </w:rPr>
      </w:pPr>
    </w:p>
    <w:p w14:paraId="5785B338" w14:textId="77777777" w:rsidR="00000000" w:rsidRDefault="007C71EE">
      <w:pPr>
        <w:pStyle w:val="ad"/>
        <w:rPr>
          <w:rtl/>
        </w:rPr>
      </w:pPr>
      <w:r>
        <w:rPr>
          <w:rtl/>
        </w:rPr>
        <w:t>היו"ר ראובן ריבלי</w:t>
      </w:r>
      <w:r>
        <w:rPr>
          <w:rtl/>
        </w:rPr>
        <w:t>ן:</w:t>
      </w:r>
    </w:p>
    <w:p w14:paraId="3F394B1A" w14:textId="77777777" w:rsidR="00000000" w:rsidRDefault="007C71EE">
      <w:pPr>
        <w:pStyle w:val="a"/>
        <w:rPr>
          <w:rtl/>
        </w:rPr>
      </w:pPr>
    </w:p>
    <w:p w14:paraId="14030388" w14:textId="77777777" w:rsidR="00000000" w:rsidRDefault="007C71EE">
      <w:pPr>
        <w:pStyle w:val="a"/>
        <w:rPr>
          <w:rFonts w:hint="cs"/>
          <w:rtl/>
        </w:rPr>
      </w:pPr>
      <w:r>
        <w:rPr>
          <w:rFonts w:hint="cs"/>
          <w:rtl/>
        </w:rPr>
        <w:t xml:space="preserve">ההסתייגות של חבר הכנסת טלב אלסאנע לא נתקבלה. תודה. </w:t>
      </w:r>
    </w:p>
    <w:p w14:paraId="52AB3F23" w14:textId="77777777" w:rsidR="00000000" w:rsidRDefault="007C71EE">
      <w:pPr>
        <w:pStyle w:val="a"/>
        <w:ind w:firstLine="0"/>
        <w:rPr>
          <w:rFonts w:hint="cs"/>
          <w:rtl/>
        </w:rPr>
      </w:pPr>
    </w:p>
    <w:p w14:paraId="0EA20D8A" w14:textId="77777777" w:rsidR="00000000" w:rsidRDefault="007C71EE">
      <w:pPr>
        <w:pStyle w:val="a"/>
        <w:ind w:firstLine="0"/>
        <w:rPr>
          <w:rFonts w:hint="cs"/>
          <w:rtl/>
        </w:rPr>
      </w:pPr>
      <w:r>
        <w:rPr>
          <w:rFonts w:hint="cs"/>
          <w:rtl/>
        </w:rPr>
        <w:tab/>
        <w:t xml:space="preserve">הסתייגות קבוצת ברכה  וחבר הכנס טלב אלסאנע  - מי בעד? מי נגד? מי נמנע? תודה. </w:t>
      </w:r>
    </w:p>
    <w:p w14:paraId="79EE2937" w14:textId="77777777" w:rsidR="00000000" w:rsidRDefault="007C71EE">
      <w:pPr>
        <w:pStyle w:val="a"/>
        <w:ind w:firstLine="0"/>
        <w:rPr>
          <w:rFonts w:hint="cs"/>
          <w:rtl/>
        </w:rPr>
      </w:pPr>
    </w:p>
    <w:p w14:paraId="40B02B20" w14:textId="77777777" w:rsidR="00000000" w:rsidRDefault="007C71EE">
      <w:pPr>
        <w:pStyle w:val="a"/>
        <w:ind w:firstLine="0"/>
        <w:jc w:val="center"/>
        <w:rPr>
          <w:rFonts w:hint="cs"/>
          <w:b/>
          <w:bCs/>
          <w:rtl/>
        </w:rPr>
      </w:pPr>
      <w:r>
        <w:rPr>
          <w:rFonts w:hint="cs"/>
          <w:b/>
          <w:bCs/>
          <w:rtl/>
        </w:rPr>
        <w:t>הצבעה</w:t>
      </w:r>
    </w:p>
    <w:p w14:paraId="4173461D" w14:textId="77777777" w:rsidR="00000000" w:rsidRDefault="007C71EE">
      <w:pPr>
        <w:pStyle w:val="a"/>
        <w:ind w:firstLine="0"/>
        <w:jc w:val="center"/>
        <w:rPr>
          <w:rFonts w:hint="cs"/>
          <w:b/>
          <w:bCs/>
          <w:rtl/>
        </w:rPr>
      </w:pPr>
    </w:p>
    <w:p w14:paraId="7E55980E" w14:textId="77777777" w:rsidR="00000000" w:rsidRDefault="007C71EE">
      <w:pPr>
        <w:pStyle w:val="a"/>
        <w:ind w:firstLine="0"/>
        <w:jc w:val="center"/>
        <w:rPr>
          <w:rFonts w:hint="cs"/>
          <w:rtl/>
        </w:rPr>
      </w:pPr>
      <w:r>
        <w:rPr>
          <w:rFonts w:hint="cs"/>
          <w:rtl/>
        </w:rPr>
        <w:t xml:space="preserve">ההסתייגות של קבוצת חבר הכנסת מוחמד ברכה ושל חבר הכנסת טלב אלסאנע לסעיף 5 לא נתקבלה. </w:t>
      </w:r>
    </w:p>
    <w:p w14:paraId="34B742E7" w14:textId="77777777" w:rsidR="00000000" w:rsidRDefault="007C71EE">
      <w:pPr>
        <w:pStyle w:val="a"/>
        <w:ind w:firstLine="0"/>
        <w:rPr>
          <w:rFonts w:hint="cs"/>
          <w:rtl/>
        </w:rPr>
      </w:pPr>
    </w:p>
    <w:p w14:paraId="758E6E75" w14:textId="77777777" w:rsidR="00000000" w:rsidRDefault="007C71EE">
      <w:pPr>
        <w:pStyle w:val="ad"/>
        <w:rPr>
          <w:rtl/>
        </w:rPr>
      </w:pPr>
      <w:r>
        <w:rPr>
          <w:rtl/>
        </w:rPr>
        <w:t>היו"ר ראובן ריבלין:</w:t>
      </w:r>
    </w:p>
    <w:p w14:paraId="743076D6" w14:textId="77777777" w:rsidR="00000000" w:rsidRDefault="007C71EE">
      <w:pPr>
        <w:pStyle w:val="a"/>
        <w:rPr>
          <w:rtl/>
        </w:rPr>
      </w:pPr>
    </w:p>
    <w:p w14:paraId="024BE529" w14:textId="77777777" w:rsidR="00000000" w:rsidRDefault="007C71EE">
      <w:pPr>
        <w:pStyle w:val="a"/>
        <w:rPr>
          <w:rFonts w:hint="cs"/>
          <w:rtl/>
        </w:rPr>
      </w:pPr>
      <w:r>
        <w:rPr>
          <w:rFonts w:hint="cs"/>
          <w:rtl/>
        </w:rPr>
        <w:t>ההסתיי</w:t>
      </w:r>
      <w:r>
        <w:rPr>
          <w:rFonts w:hint="cs"/>
          <w:rtl/>
        </w:rPr>
        <w:t xml:space="preserve">גות של קבוצת ברכה וחבר הכנסת טלב אלסאנע לא נתקבלה. תודה. </w:t>
      </w:r>
    </w:p>
    <w:p w14:paraId="34A2FB49" w14:textId="77777777" w:rsidR="00000000" w:rsidRDefault="007C71EE">
      <w:pPr>
        <w:pStyle w:val="a"/>
        <w:ind w:firstLine="0"/>
        <w:rPr>
          <w:rFonts w:hint="cs"/>
          <w:rtl/>
        </w:rPr>
      </w:pPr>
    </w:p>
    <w:p w14:paraId="6B8EEB7F" w14:textId="77777777" w:rsidR="00000000" w:rsidRDefault="007C71EE">
      <w:pPr>
        <w:pStyle w:val="a"/>
        <w:ind w:firstLine="0"/>
        <w:rPr>
          <w:rFonts w:hint="cs"/>
          <w:rtl/>
        </w:rPr>
      </w:pPr>
      <w:r>
        <w:rPr>
          <w:rFonts w:hint="cs"/>
          <w:rtl/>
        </w:rPr>
        <w:tab/>
        <w:t>עמוד 36. קבוצת מרצ מציעה - מי בעד?</w:t>
      </w:r>
      <w:r>
        <w:rPr>
          <w:rFonts w:hint="cs"/>
        </w:rPr>
        <w:t xml:space="preserve"> </w:t>
      </w:r>
      <w:r>
        <w:rPr>
          <w:rFonts w:hint="cs"/>
          <w:rtl/>
        </w:rPr>
        <w:t>מי נגד?</w:t>
      </w:r>
      <w:r>
        <w:rPr>
          <w:rFonts w:hint="cs"/>
        </w:rPr>
        <w:t xml:space="preserve"> </w:t>
      </w:r>
      <w:r>
        <w:rPr>
          <w:rFonts w:hint="cs"/>
          <w:rtl/>
        </w:rPr>
        <w:t xml:space="preserve"> מי נמנע?</w:t>
      </w:r>
      <w:r>
        <w:rPr>
          <w:rFonts w:hint="cs"/>
        </w:rPr>
        <w:t xml:space="preserve"> </w:t>
      </w:r>
      <w:r>
        <w:rPr>
          <w:rFonts w:hint="cs"/>
          <w:rtl/>
        </w:rPr>
        <w:t xml:space="preserve">תודה. </w:t>
      </w:r>
    </w:p>
    <w:p w14:paraId="64ED5F05" w14:textId="77777777" w:rsidR="00000000" w:rsidRDefault="007C71EE">
      <w:pPr>
        <w:pStyle w:val="a"/>
        <w:ind w:firstLine="0"/>
        <w:rPr>
          <w:rFonts w:hint="cs"/>
          <w:rtl/>
        </w:rPr>
      </w:pPr>
    </w:p>
    <w:p w14:paraId="016334A3" w14:textId="77777777" w:rsidR="00000000" w:rsidRDefault="007C71EE">
      <w:pPr>
        <w:pStyle w:val="a"/>
        <w:ind w:firstLine="0"/>
        <w:jc w:val="center"/>
        <w:rPr>
          <w:rFonts w:hint="cs"/>
          <w:b/>
          <w:bCs/>
          <w:rtl/>
        </w:rPr>
      </w:pPr>
      <w:r>
        <w:rPr>
          <w:rFonts w:hint="cs"/>
          <w:b/>
          <w:bCs/>
          <w:rtl/>
        </w:rPr>
        <w:t>הצבעה</w:t>
      </w:r>
    </w:p>
    <w:p w14:paraId="55E70151" w14:textId="77777777" w:rsidR="00000000" w:rsidRDefault="007C71EE">
      <w:pPr>
        <w:pStyle w:val="a"/>
        <w:ind w:firstLine="0"/>
        <w:jc w:val="center"/>
        <w:rPr>
          <w:rFonts w:hint="cs"/>
          <w:b/>
          <w:bCs/>
          <w:rtl/>
        </w:rPr>
      </w:pPr>
    </w:p>
    <w:p w14:paraId="1A2A71CC" w14:textId="77777777" w:rsidR="00000000" w:rsidRDefault="007C71EE">
      <w:pPr>
        <w:pStyle w:val="a"/>
        <w:ind w:firstLine="0"/>
        <w:jc w:val="center"/>
        <w:rPr>
          <w:rFonts w:hint="cs"/>
          <w:rtl/>
        </w:rPr>
      </w:pPr>
      <w:r>
        <w:rPr>
          <w:rFonts w:hint="cs"/>
          <w:rtl/>
        </w:rPr>
        <w:t xml:space="preserve">ההסתייגות של קבוצת סיעת מרצ  לסעיף 5 לא נתקבלה. </w:t>
      </w:r>
    </w:p>
    <w:p w14:paraId="695C573A" w14:textId="77777777" w:rsidR="00000000" w:rsidRDefault="007C71EE">
      <w:pPr>
        <w:pStyle w:val="a"/>
        <w:ind w:firstLine="0"/>
        <w:rPr>
          <w:rFonts w:hint="cs"/>
          <w:rtl/>
        </w:rPr>
      </w:pPr>
    </w:p>
    <w:p w14:paraId="168B4E26" w14:textId="77777777" w:rsidR="00000000" w:rsidRDefault="007C71EE">
      <w:pPr>
        <w:pStyle w:val="ad"/>
        <w:rPr>
          <w:rtl/>
        </w:rPr>
      </w:pPr>
      <w:r>
        <w:rPr>
          <w:rtl/>
        </w:rPr>
        <w:t>היו"ר ראובן ריבלין:</w:t>
      </w:r>
    </w:p>
    <w:p w14:paraId="7941C7DD" w14:textId="77777777" w:rsidR="00000000" w:rsidRDefault="007C71EE">
      <w:pPr>
        <w:pStyle w:val="a"/>
        <w:rPr>
          <w:rtl/>
        </w:rPr>
      </w:pPr>
    </w:p>
    <w:p w14:paraId="6B9D7519" w14:textId="77777777" w:rsidR="00000000" w:rsidRDefault="007C71EE">
      <w:pPr>
        <w:pStyle w:val="a"/>
        <w:rPr>
          <w:rFonts w:hint="cs"/>
          <w:rtl/>
        </w:rPr>
      </w:pPr>
      <w:r>
        <w:rPr>
          <w:rFonts w:hint="cs"/>
          <w:rtl/>
        </w:rPr>
        <w:t xml:space="preserve">ההסתייגות של קבוצת מרצ  לא נתקבלה. תודה. </w:t>
      </w:r>
    </w:p>
    <w:p w14:paraId="12A23E30" w14:textId="77777777" w:rsidR="00000000" w:rsidRDefault="007C71EE">
      <w:pPr>
        <w:pStyle w:val="a"/>
        <w:ind w:firstLine="0"/>
        <w:rPr>
          <w:rFonts w:hint="cs"/>
          <w:rtl/>
        </w:rPr>
      </w:pPr>
    </w:p>
    <w:p w14:paraId="753885E2" w14:textId="77777777" w:rsidR="00000000" w:rsidRDefault="007C71EE">
      <w:pPr>
        <w:pStyle w:val="a"/>
        <w:ind w:firstLine="0"/>
        <w:rPr>
          <w:rFonts w:hint="cs"/>
          <w:rtl/>
        </w:rPr>
      </w:pPr>
      <w:r>
        <w:rPr>
          <w:rFonts w:hint="cs"/>
          <w:rtl/>
        </w:rPr>
        <w:tab/>
        <w:t>הצעת מרצ לחלו</w:t>
      </w:r>
      <w:r>
        <w:rPr>
          <w:rFonts w:hint="cs"/>
          <w:rtl/>
        </w:rPr>
        <w:t>פין - מי בעד?</w:t>
      </w:r>
      <w:r>
        <w:rPr>
          <w:rFonts w:hint="cs"/>
        </w:rPr>
        <w:t xml:space="preserve"> </w:t>
      </w:r>
      <w:r>
        <w:rPr>
          <w:rFonts w:hint="cs"/>
          <w:rtl/>
        </w:rPr>
        <w:t>מי נגד?</w:t>
      </w:r>
      <w:r>
        <w:rPr>
          <w:rFonts w:hint="cs"/>
        </w:rPr>
        <w:t xml:space="preserve"> </w:t>
      </w:r>
      <w:r>
        <w:rPr>
          <w:rFonts w:hint="cs"/>
          <w:rtl/>
        </w:rPr>
        <w:t xml:space="preserve">מי נמנע? תודה. הסתייגות  קבוצת מרצ לחלופין - מי בעד? מי נגד? מי נמנע? תודה. </w:t>
      </w:r>
    </w:p>
    <w:p w14:paraId="14753620" w14:textId="77777777" w:rsidR="00000000" w:rsidRDefault="007C71EE">
      <w:pPr>
        <w:pStyle w:val="a"/>
        <w:ind w:firstLine="0"/>
        <w:rPr>
          <w:rFonts w:hint="cs"/>
          <w:rtl/>
        </w:rPr>
      </w:pPr>
    </w:p>
    <w:p w14:paraId="6FAA2963" w14:textId="77777777" w:rsidR="00000000" w:rsidRDefault="007C71EE">
      <w:pPr>
        <w:pStyle w:val="a"/>
        <w:ind w:firstLine="0"/>
        <w:jc w:val="center"/>
        <w:rPr>
          <w:rFonts w:hint="cs"/>
          <w:b/>
          <w:bCs/>
          <w:rtl/>
        </w:rPr>
      </w:pPr>
      <w:r>
        <w:rPr>
          <w:rFonts w:hint="cs"/>
          <w:b/>
          <w:bCs/>
          <w:rtl/>
        </w:rPr>
        <w:t>הצבעה</w:t>
      </w:r>
    </w:p>
    <w:p w14:paraId="6E02AAE8" w14:textId="77777777" w:rsidR="00000000" w:rsidRDefault="007C71EE">
      <w:pPr>
        <w:pStyle w:val="a"/>
        <w:ind w:firstLine="0"/>
        <w:jc w:val="center"/>
        <w:rPr>
          <w:rFonts w:hint="cs"/>
          <w:b/>
          <w:bCs/>
          <w:rtl/>
        </w:rPr>
      </w:pPr>
    </w:p>
    <w:p w14:paraId="77636E81" w14:textId="77777777" w:rsidR="00000000" w:rsidRDefault="007C71EE">
      <w:pPr>
        <w:pStyle w:val="a"/>
        <w:ind w:firstLine="0"/>
        <w:jc w:val="center"/>
        <w:rPr>
          <w:rFonts w:hint="cs"/>
          <w:rtl/>
        </w:rPr>
      </w:pPr>
      <w:r>
        <w:rPr>
          <w:rFonts w:hint="cs"/>
          <w:rtl/>
        </w:rPr>
        <w:t xml:space="preserve">ההסתייגות לחלופין של קבוצת סיעת מרצ  לסעיף 5 לא נתקבלה. </w:t>
      </w:r>
    </w:p>
    <w:p w14:paraId="3C933E2E" w14:textId="77777777" w:rsidR="00000000" w:rsidRDefault="007C71EE">
      <w:pPr>
        <w:pStyle w:val="a"/>
        <w:ind w:firstLine="0"/>
        <w:rPr>
          <w:rFonts w:hint="cs"/>
          <w:rtl/>
        </w:rPr>
      </w:pPr>
    </w:p>
    <w:p w14:paraId="77C5332A" w14:textId="77777777" w:rsidR="00000000" w:rsidRDefault="007C71EE">
      <w:pPr>
        <w:pStyle w:val="ad"/>
        <w:rPr>
          <w:rtl/>
        </w:rPr>
      </w:pPr>
      <w:r>
        <w:rPr>
          <w:rtl/>
        </w:rPr>
        <w:t>היו"ר ראובן ריבלין:</w:t>
      </w:r>
    </w:p>
    <w:p w14:paraId="6348C4E5" w14:textId="77777777" w:rsidR="00000000" w:rsidRDefault="007C71EE">
      <w:pPr>
        <w:pStyle w:val="a"/>
        <w:rPr>
          <w:rtl/>
        </w:rPr>
      </w:pPr>
    </w:p>
    <w:p w14:paraId="79B68218" w14:textId="77777777" w:rsidR="00000000" w:rsidRDefault="007C71EE">
      <w:pPr>
        <w:pStyle w:val="a"/>
        <w:rPr>
          <w:rFonts w:hint="cs"/>
          <w:rtl/>
        </w:rPr>
      </w:pPr>
      <w:r>
        <w:rPr>
          <w:rFonts w:hint="cs"/>
          <w:rtl/>
        </w:rPr>
        <w:t xml:space="preserve">ההסתייגות לחלופין של קבוצת מרצ  לא נתקבלה. תודה. </w:t>
      </w:r>
    </w:p>
    <w:p w14:paraId="69A9CB0D" w14:textId="77777777" w:rsidR="00000000" w:rsidRDefault="007C71EE">
      <w:pPr>
        <w:pStyle w:val="a"/>
        <w:rPr>
          <w:rFonts w:hint="cs"/>
          <w:rtl/>
        </w:rPr>
      </w:pPr>
    </w:p>
    <w:p w14:paraId="31DFA723" w14:textId="77777777" w:rsidR="00000000" w:rsidRDefault="007C71EE">
      <w:pPr>
        <w:pStyle w:val="a"/>
        <w:rPr>
          <w:rFonts w:hint="cs"/>
          <w:rtl/>
        </w:rPr>
      </w:pPr>
      <w:r>
        <w:rPr>
          <w:rFonts w:hint="cs"/>
          <w:rtl/>
        </w:rPr>
        <w:t xml:space="preserve">בשארה - אינו נוכח. </w:t>
      </w:r>
    </w:p>
    <w:p w14:paraId="6C1BB564" w14:textId="77777777" w:rsidR="00000000" w:rsidRDefault="007C71EE">
      <w:pPr>
        <w:pStyle w:val="a"/>
        <w:rPr>
          <w:rFonts w:hint="cs"/>
          <w:rtl/>
        </w:rPr>
      </w:pPr>
    </w:p>
    <w:p w14:paraId="7E0AA8B2" w14:textId="77777777" w:rsidR="00000000" w:rsidRDefault="007C71EE">
      <w:pPr>
        <w:pStyle w:val="a"/>
        <w:rPr>
          <w:rFonts w:hint="cs"/>
          <w:rtl/>
        </w:rPr>
      </w:pPr>
      <w:r>
        <w:rPr>
          <w:rFonts w:hint="cs"/>
          <w:rtl/>
        </w:rPr>
        <w:t xml:space="preserve">הסתייגות חבר הכנסת ישראל אייכלר -  מי בעד? מי נגד? מי נמנע? תודה. </w:t>
      </w:r>
    </w:p>
    <w:p w14:paraId="79F6C01A" w14:textId="77777777" w:rsidR="00000000" w:rsidRDefault="007C71EE">
      <w:pPr>
        <w:pStyle w:val="a"/>
        <w:ind w:firstLine="0"/>
        <w:rPr>
          <w:rFonts w:hint="cs"/>
          <w:rtl/>
        </w:rPr>
      </w:pPr>
    </w:p>
    <w:p w14:paraId="0A34A700" w14:textId="77777777" w:rsidR="00000000" w:rsidRDefault="007C71EE">
      <w:pPr>
        <w:pStyle w:val="a"/>
        <w:ind w:firstLine="0"/>
        <w:jc w:val="center"/>
        <w:rPr>
          <w:rFonts w:hint="cs"/>
          <w:b/>
          <w:bCs/>
          <w:rtl/>
        </w:rPr>
      </w:pPr>
      <w:r>
        <w:rPr>
          <w:rFonts w:hint="cs"/>
          <w:b/>
          <w:bCs/>
          <w:rtl/>
        </w:rPr>
        <w:t>הצבעה</w:t>
      </w:r>
    </w:p>
    <w:p w14:paraId="20F760BA" w14:textId="77777777" w:rsidR="00000000" w:rsidRDefault="007C71EE">
      <w:pPr>
        <w:pStyle w:val="a"/>
        <w:ind w:firstLine="0"/>
        <w:jc w:val="center"/>
        <w:rPr>
          <w:rFonts w:hint="cs"/>
          <w:b/>
          <w:bCs/>
          <w:rtl/>
        </w:rPr>
      </w:pPr>
    </w:p>
    <w:p w14:paraId="4D467C1D" w14:textId="77777777" w:rsidR="00000000" w:rsidRDefault="007C71EE">
      <w:pPr>
        <w:pStyle w:val="a"/>
        <w:ind w:firstLine="0"/>
        <w:jc w:val="center"/>
        <w:rPr>
          <w:rFonts w:hint="cs"/>
          <w:rtl/>
        </w:rPr>
      </w:pPr>
      <w:r>
        <w:rPr>
          <w:rFonts w:hint="cs"/>
          <w:rtl/>
        </w:rPr>
        <w:t xml:space="preserve">ההסתייגות של חבר הכנסת ישראל אייכלר לסעיף 5 לא נתקבלה. </w:t>
      </w:r>
    </w:p>
    <w:p w14:paraId="24143563" w14:textId="77777777" w:rsidR="00000000" w:rsidRDefault="007C71EE">
      <w:pPr>
        <w:pStyle w:val="a"/>
        <w:ind w:firstLine="0"/>
        <w:rPr>
          <w:rFonts w:hint="cs"/>
          <w:rtl/>
        </w:rPr>
      </w:pPr>
    </w:p>
    <w:p w14:paraId="3650CA11" w14:textId="77777777" w:rsidR="00000000" w:rsidRDefault="007C71EE">
      <w:pPr>
        <w:pStyle w:val="ad"/>
        <w:rPr>
          <w:rtl/>
        </w:rPr>
      </w:pPr>
      <w:r>
        <w:rPr>
          <w:rtl/>
        </w:rPr>
        <w:t>היו"ר ראובן ריבלין:</w:t>
      </w:r>
    </w:p>
    <w:p w14:paraId="5464C35E" w14:textId="77777777" w:rsidR="00000000" w:rsidRDefault="007C71EE">
      <w:pPr>
        <w:pStyle w:val="a"/>
        <w:rPr>
          <w:rtl/>
        </w:rPr>
      </w:pPr>
    </w:p>
    <w:p w14:paraId="38A7DB25" w14:textId="77777777" w:rsidR="00000000" w:rsidRDefault="007C71EE">
      <w:pPr>
        <w:pStyle w:val="a"/>
        <w:rPr>
          <w:rFonts w:hint="cs"/>
          <w:rtl/>
        </w:rPr>
      </w:pPr>
      <w:r>
        <w:rPr>
          <w:rFonts w:hint="cs"/>
          <w:rtl/>
        </w:rPr>
        <w:t>ההסתייגות של חבר הכנסת ישראל אייכלר לא נתקבלה. תודה.</w:t>
      </w:r>
    </w:p>
    <w:p w14:paraId="1A8EE6CC" w14:textId="77777777" w:rsidR="00000000" w:rsidRDefault="007C71EE">
      <w:pPr>
        <w:pStyle w:val="a"/>
        <w:ind w:firstLine="0"/>
        <w:rPr>
          <w:rFonts w:hint="cs"/>
          <w:rtl/>
        </w:rPr>
      </w:pPr>
    </w:p>
    <w:p w14:paraId="7738D71B" w14:textId="77777777" w:rsidR="00000000" w:rsidRDefault="007C71EE">
      <w:pPr>
        <w:pStyle w:val="a"/>
        <w:ind w:firstLine="0"/>
        <w:rPr>
          <w:rFonts w:hint="cs"/>
          <w:rtl/>
        </w:rPr>
      </w:pPr>
      <w:r>
        <w:rPr>
          <w:rFonts w:hint="cs"/>
          <w:rtl/>
        </w:rPr>
        <w:tab/>
        <w:t>הסתייגות קבוצת אזולאי  - מי בעד? מי נגד? מי נמ</w:t>
      </w:r>
      <w:r>
        <w:rPr>
          <w:rFonts w:hint="cs"/>
          <w:rtl/>
        </w:rPr>
        <w:t xml:space="preserve">נע? תודה. </w:t>
      </w:r>
    </w:p>
    <w:p w14:paraId="5AA10D16" w14:textId="77777777" w:rsidR="00000000" w:rsidRDefault="007C71EE">
      <w:pPr>
        <w:pStyle w:val="a"/>
        <w:ind w:firstLine="0"/>
        <w:rPr>
          <w:rFonts w:hint="cs"/>
          <w:rtl/>
        </w:rPr>
      </w:pPr>
    </w:p>
    <w:p w14:paraId="6F7FDC95" w14:textId="77777777" w:rsidR="00000000" w:rsidRDefault="007C71EE">
      <w:pPr>
        <w:pStyle w:val="a"/>
        <w:ind w:firstLine="0"/>
        <w:jc w:val="center"/>
        <w:rPr>
          <w:rFonts w:hint="cs"/>
          <w:b/>
          <w:bCs/>
          <w:rtl/>
        </w:rPr>
      </w:pPr>
      <w:r>
        <w:rPr>
          <w:rFonts w:hint="cs"/>
          <w:b/>
          <w:bCs/>
          <w:rtl/>
        </w:rPr>
        <w:t>הצבעה</w:t>
      </w:r>
    </w:p>
    <w:p w14:paraId="173E26EF" w14:textId="77777777" w:rsidR="00000000" w:rsidRDefault="007C71EE">
      <w:pPr>
        <w:pStyle w:val="a"/>
        <w:ind w:firstLine="0"/>
        <w:jc w:val="center"/>
        <w:rPr>
          <w:rFonts w:hint="cs"/>
          <w:b/>
          <w:bCs/>
          <w:rtl/>
        </w:rPr>
      </w:pPr>
    </w:p>
    <w:p w14:paraId="46685A64" w14:textId="77777777" w:rsidR="00000000" w:rsidRDefault="007C71EE">
      <w:pPr>
        <w:pStyle w:val="a"/>
        <w:ind w:firstLine="0"/>
        <w:jc w:val="center"/>
        <w:rPr>
          <w:rFonts w:hint="cs"/>
          <w:rtl/>
        </w:rPr>
      </w:pPr>
      <w:r>
        <w:rPr>
          <w:rFonts w:hint="cs"/>
          <w:rtl/>
        </w:rPr>
        <w:t xml:space="preserve">ההסתייגות של קבוצת חבר הכנסת דוד אזולאי  לסעיף 5 לא נתקבלה. </w:t>
      </w:r>
    </w:p>
    <w:p w14:paraId="2C6097AE" w14:textId="77777777" w:rsidR="00000000" w:rsidRDefault="007C71EE">
      <w:pPr>
        <w:pStyle w:val="a"/>
        <w:ind w:firstLine="0"/>
        <w:rPr>
          <w:rFonts w:hint="cs"/>
          <w:rtl/>
        </w:rPr>
      </w:pPr>
    </w:p>
    <w:p w14:paraId="10A7B087" w14:textId="77777777" w:rsidR="00000000" w:rsidRDefault="007C71EE">
      <w:pPr>
        <w:pStyle w:val="ad"/>
        <w:rPr>
          <w:rtl/>
        </w:rPr>
      </w:pPr>
      <w:r>
        <w:rPr>
          <w:rtl/>
        </w:rPr>
        <w:t>היו"ר ראובן ריבלין:</w:t>
      </w:r>
    </w:p>
    <w:p w14:paraId="0C2BD502" w14:textId="77777777" w:rsidR="00000000" w:rsidRDefault="007C71EE">
      <w:pPr>
        <w:pStyle w:val="a"/>
        <w:rPr>
          <w:rtl/>
        </w:rPr>
      </w:pPr>
    </w:p>
    <w:p w14:paraId="0897566B" w14:textId="77777777" w:rsidR="00000000" w:rsidRDefault="007C71EE">
      <w:pPr>
        <w:pStyle w:val="a"/>
        <w:rPr>
          <w:rFonts w:hint="cs"/>
          <w:rtl/>
        </w:rPr>
      </w:pPr>
      <w:r>
        <w:rPr>
          <w:rFonts w:hint="cs"/>
          <w:rtl/>
        </w:rPr>
        <w:t xml:space="preserve">ההסתייגות של קבוצת דוד אזולאי לא נתקבלה. תודה. </w:t>
      </w:r>
    </w:p>
    <w:p w14:paraId="30DAEC30" w14:textId="77777777" w:rsidR="00000000" w:rsidRDefault="007C71EE">
      <w:pPr>
        <w:pStyle w:val="a"/>
        <w:ind w:firstLine="0"/>
        <w:rPr>
          <w:rFonts w:hint="cs"/>
          <w:rtl/>
        </w:rPr>
      </w:pPr>
    </w:p>
    <w:p w14:paraId="59A3B272" w14:textId="77777777" w:rsidR="00000000" w:rsidRDefault="007C71EE">
      <w:pPr>
        <w:pStyle w:val="a"/>
        <w:rPr>
          <w:rFonts w:hint="cs"/>
          <w:rtl/>
        </w:rPr>
      </w:pPr>
      <w:r>
        <w:rPr>
          <w:rFonts w:hint="cs"/>
          <w:rtl/>
        </w:rPr>
        <w:t>אני עובר להצבעה אלקטרונית על סעיף 5. מי בעד? מי נגד?</w:t>
      </w:r>
    </w:p>
    <w:p w14:paraId="7801A46A" w14:textId="77777777" w:rsidR="00000000" w:rsidRDefault="007C71EE">
      <w:pPr>
        <w:pStyle w:val="a"/>
        <w:rPr>
          <w:rFonts w:hint="cs"/>
          <w:rtl/>
        </w:rPr>
      </w:pPr>
    </w:p>
    <w:p w14:paraId="720D7103" w14:textId="77777777" w:rsidR="00000000" w:rsidRDefault="007C71EE">
      <w:pPr>
        <w:pStyle w:val="a"/>
        <w:jc w:val="center"/>
        <w:rPr>
          <w:rFonts w:hint="cs"/>
          <w:b/>
          <w:bCs/>
          <w:rtl/>
        </w:rPr>
      </w:pPr>
      <w:r>
        <w:rPr>
          <w:rFonts w:hint="cs"/>
          <w:b/>
          <w:bCs/>
          <w:rtl/>
        </w:rPr>
        <w:t>הצבעה מס' 17</w:t>
      </w:r>
    </w:p>
    <w:p w14:paraId="08B57FB2" w14:textId="77777777" w:rsidR="00000000" w:rsidRDefault="007C71EE">
      <w:pPr>
        <w:pStyle w:val="a"/>
        <w:jc w:val="center"/>
        <w:rPr>
          <w:rFonts w:hint="cs"/>
          <w:rtl/>
        </w:rPr>
      </w:pPr>
    </w:p>
    <w:p w14:paraId="35F09007" w14:textId="77777777" w:rsidR="00000000" w:rsidRDefault="007C71EE">
      <w:pPr>
        <w:pStyle w:val="a"/>
        <w:jc w:val="center"/>
        <w:rPr>
          <w:rFonts w:hint="cs"/>
          <w:rtl/>
        </w:rPr>
      </w:pPr>
      <w:r>
        <w:rPr>
          <w:rFonts w:hint="cs"/>
          <w:rtl/>
        </w:rPr>
        <w:t xml:space="preserve">בעד סעיף 5, כהצעת הוועדה </w:t>
      </w:r>
      <w:r>
        <w:rPr>
          <w:rtl/>
        </w:rPr>
        <w:t>–</w:t>
      </w:r>
      <w:r>
        <w:rPr>
          <w:rFonts w:hint="cs"/>
          <w:rtl/>
        </w:rPr>
        <w:t xml:space="preserve"> 42</w:t>
      </w:r>
    </w:p>
    <w:p w14:paraId="68D23781" w14:textId="77777777" w:rsidR="00000000" w:rsidRDefault="007C71EE">
      <w:pPr>
        <w:pStyle w:val="a"/>
        <w:jc w:val="center"/>
        <w:rPr>
          <w:rFonts w:hint="cs"/>
          <w:rtl/>
        </w:rPr>
      </w:pPr>
      <w:r>
        <w:rPr>
          <w:rFonts w:hint="cs"/>
          <w:rtl/>
        </w:rPr>
        <w:t xml:space="preserve">נגד </w:t>
      </w:r>
      <w:r>
        <w:rPr>
          <w:rtl/>
        </w:rPr>
        <w:t>–</w:t>
      </w:r>
      <w:r>
        <w:rPr>
          <w:rFonts w:hint="cs"/>
          <w:rtl/>
        </w:rPr>
        <w:t xml:space="preserve"> 1</w:t>
      </w:r>
      <w:r>
        <w:rPr>
          <w:rFonts w:hint="cs"/>
          <w:rtl/>
        </w:rPr>
        <w:t>6</w:t>
      </w:r>
    </w:p>
    <w:p w14:paraId="63A83D55"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4845CE2E" w14:textId="77777777" w:rsidR="00000000" w:rsidRDefault="007C71EE">
      <w:pPr>
        <w:pStyle w:val="a"/>
        <w:jc w:val="center"/>
        <w:rPr>
          <w:rFonts w:hint="cs"/>
          <w:rtl/>
        </w:rPr>
      </w:pPr>
      <w:r>
        <w:rPr>
          <w:rFonts w:hint="cs"/>
          <w:rtl/>
        </w:rPr>
        <w:t>סעיף 5, כהצעת הוועדה, נתקבל.</w:t>
      </w:r>
    </w:p>
    <w:p w14:paraId="39038E8E" w14:textId="77777777" w:rsidR="00000000" w:rsidRDefault="007C71EE">
      <w:pPr>
        <w:pStyle w:val="a"/>
        <w:jc w:val="center"/>
        <w:rPr>
          <w:rFonts w:hint="cs"/>
          <w:rtl/>
        </w:rPr>
      </w:pPr>
    </w:p>
    <w:p w14:paraId="5880C13D" w14:textId="77777777" w:rsidR="00000000" w:rsidRDefault="007C71EE">
      <w:pPr>
        <w:pStyle w:val="ad"/>
        <w:rPr>
          <w:rtl/>
        </w:rPr>
      </w:pPr>
      <w:r>
        <w:rPr>
          <w:rtl/>
        </w:rPr>
        <w:t>היו"ר ראובן ריבלין:</w:t>
      </w:r>
    </w:p>
    <w:p w14:paraId="5E823154" w14:textId="77777777" w:rsidR="00000000" w:rsidRDefault="007C71EE">
      <w:pPr>
        <w:pStyle w:val="a"/>
        <w:rPr>
          <w:rtl/>
        </w:rPr>
      </w:pPr>
    </w:p>
    <w:p w14:paraId="43AB3A22" w14:textId="77777777" w:rsidR="00000000" w:rsidRDefault="007C71EE">
      <w:pPr>
        <w:pStyle w:val="a"/>
        <w:rPr>
          <w:rFonts w:hint="cs"/>
          <w:rtl/>
        </w:rPr>
      </w:pPr>
      <w:r>
        <w:rPr>
          <w:rFonts w:hint="cs"/>
          <w:rtl/>
        </w:rPr>
        <w:t xml:space="preserve">בעד </w:t>
      </w:r>
      <w:r>
        <w:rPr>
          <w:rtl/>
        </w:rPr>
        <w:t>–</w:t>
      </w:r>
      <w:r>
        <w:rPr>
          <w:rFonts w:hint="cs"/>
          <w:rtl/>
        </w:rPr>
        <w:t xml:space="preserve"> 42, נגד </w:t>
      </w:r>
      <w:r>
        <w:rPr>
          <w:rtl/>
        </w:rPr>
        <w:t>–</w:t>
      </w:r>
      <w:r>
        <w:rPr>
          <w:rFonts w:hint="cs"/>
          <w:rtl/>
        </w:rPr>
        <w:t xml:space="preserve"> 16, אין נמנעים. אני קובע שההצעה עברה לפי הצעת הוועדה. </w:t>
      </w:r>
    </w:p>
    <w:p w14:paraId="1AE2034B" w14:textId="77777777" w:rsidR="00000000" w:rsidRDefault="007C71EE">
      <w:pPr>
        <w:pStyle w:val="a"/>
        <w:rPr>
          <w:rFonts w:hint="cs"/>
          <w:rtl/>
        </w:rPr>
      </w:pPr>
    </w:p>
    <w:p w14:paraId="6BA51F06" w14:textId="77777777" w:rsidR="00000000" w:rsidRDefault="007C71EE">
      <w:pPr>
        <w:pStyle w:val="a"/>
        <w:rPr>
          <w:rFonts w:hint="cs"/>
          <w:rtl/>
        </w:rPr>
      </w:pPr>
      <w:r>
        <w:rPr>
          <w:rFonts w:hint="cs"/>
          <w:rtl/>
        </w:rPr>
        <w:t>סעיף 6(1). קבוצת  ברכה וחברי הכנסת אלסאנע ושוחט - מי בעד? מי נגד? מי נמנע?</w:t>
      </w:r>
    </w:p>
    <w:p w14:paraId="38A40DA9" w14:textId="77777777" w:rsidR="00000000" w:rsidRDefault="007C71EE">
      <w:pPr>
        <w:pStyle w:val="a"/>
        <w:rPr>
          <w:rFonts w:hint="cs"/>
          <w:rtl/>
        </w:rPr>
      </w:pPr>
    </w:p>
    <w:p w14:paraId="08ACD634" w14:textId="77777777" w:rsidR="00000000" w:rsidRDefault="007C71EE">
      <w:pPr>
        <w:pStyle w:val="a"/>
        <w:jc w:val="center"/>
        <w:rPr>
          <w:b/>
          <w:bCs/>
          <w:rtl/>
        </w:rPr>
      </w:pPr>
      <w:r>
        <w:rPr>
          <w:rFonts w:hint="cs"/>
          <w:b/>
          <w:bCs/>
          <w:rtl/>
        </w:rPr>
        <w:t>הצבעה</w:t>
      </w:r>
    </w:p>
    <w:p w14:paraId="69A23924" w14:textId="77777777" w:rsidR="00000000" w:rsidRDefault="007C71EE">
      <w:pPr>
        <w:jc w:val="center"/>
      </w:pPr>
    </w:p>
    <w:p w14:paraId="0F771962" w14:textId="77777777" w:rsidR="00000000" w:rsidRDefault="007C71EE">
      <w:pPr>
        <w:pStyle w:val="a"/>
        <w:jc w:val="center"/>
        <w:rPr>
          <w:rFonts w:hint="cs"/>
          <w:rtl/>
        </w:rPr>
      </w:pPr>
      <w:r>
        <w:rPr>
          <w:rFonts w:hint="cs"/>
          <w:rtl/>
        </w:rPr>
        <w:t xml:space="preserve">ההסתייגות של קבוצת חבר הכנסת מוחמד </w:t>
      </w:r>
      <w:r>
        <w:rPr>
          <w:rFonts w:hint="cs"/>
          <w:rtl/>
        </w:rPr>
        <w:t>ברכה ושל חברי הכנסת טלב אלסאנע ואברהם שוחט לסעיף 6(1)   לא נתקבלה.</w:t>
      </w:r>
    </w:p>
    <w:p w14:paraId="67158F61" w14:textId="77777777" w:rsidR="00000000" w:rsidRDefault="007C71EE">
      <w:pPr>
        <w:pStyle w:val="a"/>
        <w:rPr>
          <w:rFonts w:hint="cs"/>
          <w:rtl/>
        </w:rPr>
      </w:pPr>
    </w:p>
    <w:p w14:paraId="412A60B8" w14:textId="77777777" w:rsidR="00000000" w:rsidRDefault="007C71EE">
      <w:pPr>
        <w:pStyle w:val="ad"/>
        <w:rPr>
          <w:rtl/>
        </w:rPr>
      </w:pPr>
      <w:r>
        <w:rPr>
          <w:rtl/>
        </w:rPr>
        <w:t>היו"ר ראובן ריבלין:</w:t>
      </w:r>
    </w:p>
    <w:p w14:paraId="11CD3C94" w14:textId="77777777" w:rsidR="00000000" w:rsidRDefault="007C71EE">
      <w:pPr>
        <w:pStyle w:val="a"/>
        <w:rPr>
          <w:rtl/>
        </w:rPr>
      </w:pPr>
    </w:p>
    <w:p w14:paraId="0999A30E" w14:textId="77777777" w:rsidR="00000000" w:rsidRDefault="007C71EE">
      <w:pPr>
        <w:pStyle w:val="a"/>
        <w:rPr>
          <w:rFonts w:hint="cs"/>
          <w:rtl/>
        </w:rPr>
      </w:pPr>
      <w:r>
        <w:rPr>
          <w:rFonts w:hint="cs"/>
          <w:rtl/>
        </w:rPr>
        <w:t xml:space="preserve">ההסתייגות לא עברה. </w:t>
      </w:r>
    </w:p>
    <w:p w14:paraId="661106C8" w14:textId="77777777" w:rsidR="00000000" w:rsidRDefault="007C71EE">
      <w:pPr>
        <w:pStyle w:val="a"/>
        <w:rPr>
          <w:rFonts w:hint="cs"/>
          <w:rtl/>
        </w:rPr>
      </w:pPr>
    </w:p>
    <w:p w14:paraId="363E176D" w14:textId="77777777" w:rsidR="00000000" w:rsidRDefault="007C71EE">
      <w:pPr>
        <w:pStyle w:val="a"/>
        <w:rPr>
          <w:rFonts w:hint="cs"/>
          <w:rtl/>
        </w:rPr>
      </w:pPr>
      <w:r>
        <w:rPr>
          <w:rFonts w:hint="cs"/>
          <w:rtl/>
        </w:rPr>
        <w:t xml:space="preserve">חבר הכנסת בורג </w:t>
      </w:r>
      <w:r>
        <w:rPr>
          <w:rtl/>
        </w:rPr>
        <w:t>–</w:t>
      </w:r>
      <w:r>
        <w:rPr>
          <w:rFonts w:hint="cs"/>
          <w:rtl/>
        </w:rPr>
        <w:t xml:space="preserve">  מי בעד? מי נגד?</w:t>
      </w:r>
    </w:p>
    <w:p w14:paraId="0715723D" w14:textId="77777777" w:rsidR="00000000" w:rsidRDefault="007C71EE">
      <w:pPr>
        <w:pStyle w:val="a"/>
        <w:rPr>
          <w:rtl/>
        </w:rPr>
      </w:pPr>
    </w:p>
    <w:p w14:paraId="5CCC4621" w14:textId="77777777" w:rsidR="00000000" w:rsidRDefault="007C71EE">
      <w:pPr>
        <w:pStyle w:val="a"/>
        <w:jc w:val="center"/>
        <w:rPr>
          <w:rFonts w:hint="cs"/>
          <w:b/>
          <w:bCs/>
          <w:rtl/>
        </w:rPr>
      </w:pPr>
      <w:r>
        <w:rPr>
          <w:rFonts w:hint="cs"/>
          <w:b/>
          <w:bCs/>
          <w:rtl/>
        </w:rPr>
        <w:t>הצבעה</w:t>
      </w:r>
    </w:p>
    <w:p w14:paraId="23AB5421" w14:textId="77777777" w:rsidR="00000000" w:rsidRDefault="007C71EE">
      <w:pPr>
        <w:pStyle w:val="a"/>
        <w:bidi w:val="0"/>
        <w:jc w:val="center"/>
      </w:pPr>
    </w:p>
    <w:p w14:paraId="7EC73E4A" w14:textId="77777777" w:rsidR="00000000" w:rsidRDefault="007C71EE">
      <w:pPr>
        <w:pStyle w:val="a"/>
        <w:jc w:val="center"/>
        <w:rPr>
          <w:rFonts w:hint="cs"/>
          <w:rtl/>
        </w:rPr>
      </w:pPr>
      <w:r>
        <w:rPr>
          <w:rFonts w:hint="cs"/>
          <w:rtl/>
        </w:rPr>
        <w:t>ההסתייגות של חבר הכנסת אברהם בורג לסעיף 6(2) לא נתקבלה.</w:t>
      </w:r>
    </w:p>
    <w:p w14:paraId="3CADA7F3" w14:textId="77777777" w:rsidR="00000000" w:rsidRDefault="007C71EE">
      <w:pPr>
        <w:pStyle w:val="a"/>
        <w:jc w:val="center"/>
        <w:rPr>
          <w:rFonts w:hint="cs"/>
          <w:rtl/>
        </w:rPr>
      </w:pPr>
    </w:p>
    <w:p w14:paraId="6D10F3E9" w14:textId="77777777" w:rsidR="00000000" w:rsidRDefault="007C71EE">
      <w:pPr>
        <w:pStyle w:val="ad"/>
        <w:rPr>
          <w:rtl/>
        </w:rPr>
      </w:pPr>
      <w:r>
        <w:rPr>
          <w:rtl/>
        </w:rPr>
        <w:t>היו"ר ראובן ריבלין:</w:t>
      </w:r>
    </w:p>
    <w:p w14:paraId="3E6A1B4B" w14:textId="77777777" w:rsidR="00000000" w:rsidRDefault="007C71EE">
      <w:pPr>
        <w:pStyle w:val="a"/>
        <w:rPr>
          <w:rtl/>
        </w:rPr>
      </w:pPr>
    </w:p>
    <w:p w14:paraId="07A5EA96" w14:textId="77777777" w:rsidR="00000000" w:rsidRDefault="007C71EE">
      <w:pPr>
        <w:pStyle w:val="a"/>
        <w:rPr>
          <w:rtl/>
        </w:rPr>
      </w:pPr>
      <w:r>
        <w:rPr>
          <w:rFonts w:hint="cs"/>
          <w:rtl/>
        </w:rPr>
        <w:t xml:space="preserve">ההסתייגות לא עברה. </w:t>
      </w:r>
    </w:p>
    <w:p w14:paraId="032523E9" w14:textId="77777777" w:rsidR="00000000" w:rsidRDefault="007C71EE">
      <w:pPr>
        <w:pStyle w:val="a"/>
        <w:rPr>
          <w:rFonts w:hint="cs"/>
          <w:rtl/>
        </w:rPr>
      </w:pPr>
    </w:p>
    <w:p w14:paraId="42DF4396" w14:textId="77777777" w:rsidR="00000000" w:rsidRDefault="007C71EE">
      <w:pPr>
        <w:pStyle w:val="a"/>
        <w:rPr>
          <w:rFonts w:hint="cs"/>
          <w:rtl/>
        </w:rPr>
      </w:pPr>
      <w:r>
        <w:rPr>
          <w:rFonts w:hint="cs"/>
          <w:rtl/>
        </w:rPr>
        <w:t xml:space="preserve">עמרם </w:t>
      </w:r>
      <w:r>
        <w:rPr>
          <w:rFonts w:hint="cs"/>
          <w:rtl/>
        </w:rPr>
        <w:t xml:space="preserve">מצנע - אינו נוכח. </w:t>
      </w:r>
    </w:p>
    <w:p w14:paraId="0A30B634" w14:textId="77777777" w:rsidR="00000000" w:rsidRDefault="007C71EE">
      <w:pPr>
        <w:pStyle w:val="a"/>
        <w:rPr>
          <w:rFonts w:hint="cs"/>
          <w:rtl/>
        </w:rPr>
      </w:pPr>
    </w:p>
    <w:p w14:paraId="09CA91CE" w14:textId="77777777" w:rsidR="00000000" w:rsidRDefault="007C71EE">
      <w:pPr>
        <w:pStyle w:val="a"/>
        <w:rPr>
          <w:rFonts w:hint="cs"/>
          <w:rtl/>
        </w:rPr>
      </w:pPr>
      <w:r>
        <w:rPr>
          <w:rFonts w:hint="cs"/>
          <w:rtl/>
        </w:rPr>
        <w:t>מי בעד הצעת בן-אליעזר? מי נגד?</w:t>
      </w:r>
    </w:p>
    <w:p w14:paraId="3B48460E" w14:textId="77777777" w:rsidR="00000000" w:rsidRDefault="007C71EE">
      <w:pPr>
        <w:pStyle w:val="a"/>
        <w:rPr>
          <w:rFonts w:hint="cs"/>
          <w:rtl/>
        </w:rPr>
      </w:pPr>
    </w:p>
    <w:p w14:paraId="5EB46618" w14:textId="77777777" w:rsidR="00000000" w:rsidRDefault="007C71EE">
      <w:pPr>
        <w:pStyle w:val="a"/>
        <w:jc w:val="center"/>
        <w:rPr>
          <w:b/>
          <w:bCs/>
          <w:rtl/>
        </w:rPr>
      </w:pPr>
      <w:r>
        <w:rPr>
          <w:rFonts w:hint="cs"/>
          <w:b/>
          <w:bCs/>
          <w:rtl/>
        </w:rPr>
        <w:t>הצבעה</w:t>
      </w:r>
    </w:p>
    <w:p w14:paraId="49BD8CD9" w14:textId="77777777" w:rsidR="00000000" w:rsidRDefault="007C71EE">
      <w:pPr>
        <w:pStyle w:val="a"/>
        <w:bidi w:val="0"/>
      </w:pPr>
    </w:p>
    <w:p w14:paraId="07D12A6A" w14:textId="77777777" w:rsidR="00000000" w:rsidRDefault="007C71EE">
      <w:pPr>
        <w:pStyle w:val="a"/>
        <w:rPr>
          <w:rtl/>
        </w:rPr>
      </w:pPr>
      <w:r>
        <w:rPr>
          <w:rFonts w:hint="cs"/>
          <w:rtl/>
        </w:rPr>
        <w:t>ההסתייגות של חבר הכנסת בנימין בן-אליעזר לסעיף 6(2) לא נתקבלה.</w:t>
      </w:r>
    </w:p>
    <w:p w14:paraId="7E54E637" w14:textId="77777777" w:rsidR="00000000" w:rsidRDefault="007C71EE">
      <w:pPr>
        <w:pStyle w:val="a"/>
        <w:rPr>
          <w:rFonts w:hint="cs"/>
          <w:rtl/>
        </w:rPr>
      </w:pPr>
    </w:p>
    <w:p w14:paraId="1A10D7A6" w14:textId="77777777" w:rsidR="00000000" w:rsidRDefault="007C71EE">
      <w:pPr>
        <w:pStyle w:val="ad"/>
        <w:rPr>
          <w:rtl/>
        </w:rPr>
      </w:pPr>
      <w:r>
        <w:rPr>
          <w:rtl/>
        </w:rPr>
        <w:t>היו"ר ראובן ריבלין:</w:t>
      </w:r>
    </w:p>
    <w:p w14:paraId="132DC4F6" w14:textId="77777777" w:rsidR="00000000" w:rsidRDefault="007C71EE">
      <w:pPr>
        <w:pStyle w:val="a"/>
        <w:rPr>
          <w:rtl/>
        </w:rPr>
      </w:pPr>
    </w:p>
    <w:p w14:paraId="5DE9DA0C" w14:textId="77777777" w:rsidR="00000000" w:rsidRDefault="007C71EE">
      <w:pPr>
        <w:pStyle w:val="a"/>
        <w:rPr>
          <w:rFonts w:hint="cs"/>
          <w:rtl/>
        </w:rPr>
      </w:pPr>
      <w:r>
        <w:rPr>
          <w:rFonts w:hint="cs"/>
          <w:rtl/>
        </w:rPr>
        <w:t>הצעת בן-אליעזר לא עברה.</w:t>
      </w:r>
    </w:p>
    <w:p w14:paraId="6F5EDF8A" w14:textId="77777777" w:rsidR="00000000" w:rsidRDefault="007C71EE">
      <w:pPr>
        <w:pStyle w:val="a"/>
        <w:rPr>
          <w:rFonts w:hint="cs"/>
          <w:rtl/>
        </w:rPr>
      </w:pPr>
    </w:p>
    <w:p w14:paraId="25B2A187" w14:textId="77777777" w:rsidR="00000000" w:rsidRDefault="007C71EE">
      <w:pPr>
        <w:pStyle w:val="a"/>
        <w:rPr>
          <w:rFonts w:hint="cs"/>
          <w:rtl/>
        </w:rPr>
      </w:pPr>
      <w:r>
        <w:rPr>
          <w:rFonts w:hint="cs"/>
          <w:rtl/>
        </w:rPr>
        <w:t>מי בעד הצעת שמעון פרס? מי נגד?</w:t>
      </w:r>
    </w:p>
    <w:p w14:paraId="50EB7D33" w14:textId="77777777" w:rsidR="00000000" w:rsidRDefault="007C71EE">
      <w:pPr>
        <w:pStyle w:val="a"/>
        <w:rPr>
          <w:rFonts w:hint="cs"/>
          <w:rtl/>
        </w:rPr>
      </w:pPr>
    </w:p>
    <w:p w14:paraId="752F0077" w14:textId="77777777" w:rsidR="00000000" w:rsidRDefault="007C71EE">
      <w:pPr>
        <w:pStyle w:val="a"/>
        <w:jc w:val="center"/>
        <w:rPr>
          <w:b/>
          <w:bCs/>
          <w:rtl/>
        </w:rPr>
      </w:pPr>
      <w:r>
        <w:rPr>
          <w:rFonts w:hint="cs"/>
          <w:b/>
          <w:bCs/>
          <w:rtl/>
        </w:rPr>
        <w:t>הצבעה</w:t>
      </w:r>
    </w:p>
    <w:p w14:paraId="2731C77F" w14:textId="77777777" w:rsidR="00000000" w:rsidRDefault="007C71EE">
      <w:pPr>
        <w:pStyle w:val="a"/>
        <w:bidi w:val="0"/>
        <w:jc w:val="center"/>
      </w:pPr>
    </w:p>
    <w:p w14:paraId="3BBF2D20" w14:textId="77777777" w:rsidR="00000000" w:rsidRDefault="007C71EE">
      <w:pPr>
        <w:pStyle w:val="a"/>
        <w:jc w:val="center"/>
        <w:rPr>
          <w:rFonts w:hint="cs"/>
          <w:rtl/>
        </w:rPr>
      </w:pPr>
      <w:r>
        <w:rPr>
          <w:rFonts w:hint="cs"/>
          <w:rtl/>
        </w:rPr>
        <w:t>ההסתייגות של חבר הכנסת שמעון פרס לסעיף 6(2) לא נת</w:t>
      </w:r>
      <w:r>
        <w:rPr>
          <w:rFonts w:hint="cs"/>
          <w:rtl/>
        </w:rPr>
        <w:t>קבלה.</w:t>
      </w:r>
    </w:p>
    <w:p w14:paraId="3033043C" w14:textId="77777777" w:rsidR="00000000" w:rsidRDefault="007C71EE">
      <w:pPr>
        <w:pStyle w:val="a"/>
        <w:jc w:val="center"/>
        <w:rPr>
          <w:rFonts w:hint="cs"/>
          <w:rtl/>
        </w:rPr>
      </w:pPr>
    </w:p>
    <w:p w14:paraId="303642F2" w14:textId="77777777" w:rsidR="00000000" w:rsidRDefault="007C71EE">
      <w:pPr>
        <w:pStyle w:val="ad"/>
        <w:rPr>
          <w:rtl/>
        </w:rPr>
      </w:pPr>
      <w:r>
        <w:rPr>
          <w:rtl/>
        </w:rPr>
        <w:t>היו"ר ראובן ריבלין:</w:t>
      </w:r>
    </w:p>
    <w:p w14:paraId="2CB30CE4" w14:textId="77777777" w:rsidR="00000000" w:rsidRDefault="007C71EE">
      <w:pPr>
        <w:pStyle w:val="a"/>
        <w:rPr>
          <w:rtl/>
        </w:rPr>
      </w:pPr>
    </w:p>
    <w:p w14:paraId="6C024B89" w14:textId="77777777" w:rsidR="00000000" w:rsidRDefault="007C71EE">
      <w:pPr>
        <w:pStyle w:val="a"/>
        <w:rPr>
          <w:rFonts w:hint="cs"/>
          <w:rtl/>
        </w:rPr>
      </w:pPr>
      <w:r>
        <w:rPr>
          <w:rFonts w:hint="cs"/>
          <w:rtl/>
        </w:rPr>
        <w:t xml:space="preserve">הצעת שמעון פרס לא עברה. </w:t>
      </w:r>
    </w:p>
    <w:p w14:paraId="2F18B644" w14:textId="77777777" w:rsidR="00000000" w:rsidRDefault="007C71EE">
      <w:pPr>
        <w:pStyle w:val="a"/>
        <w:rPr>
          <w:rFonts w:hint="cs"/>
          <w:rtl/>
        </w:rPr>
      </w:pPr>
    </w:p>
    <w:p w14:paraId="62150CF7" w14:textId="77777777" w:rsidR="00000000" w:rsidRDefault="007C71EE">
      <w:pPr>
        <w:pStyle w:val="a"/>
        <w:rPr>
          <w:rFonts w:hint="cs"/>
          <w:rtl/>
        </w:rPr>
      </w:pPr>
      <w:r>
        <w:rPr>
          <w:rFonts w:hint="cs"/>
          <w:rtl/>
        </w:rPr>
        <w:t>מי בעד הצעתו של מתן וילנאי? מי נגד?</w:t>
      </w:r>
    </w:p>
    <w:p w14:paraId="5C9F5DC2" w14:textId="77777777" w:rsidR="00000000" w:rsidRDefault="007C71EE">
      <w:pPr>
        <w:pStyle w:val="a"/>
        <w:rPr>
          <w:rFonts w:hint="cs"/>
          <w:rtl/>
        </w:rPr>
      </w:pPr>
    </w:p>
    <w:p w14:paraId="68DCC93F" w14:textId="77777777" w:rsidR="00000000" w:rsidRDefault="007C71EE">
      <w:pPr>
        <w:pStyle w:val="a"/>
        <w:jc w:val="center"/>
        <w:rPr>
          <w:rFonts w:hint="cs"/>
          <w:b/>
          <w:bCs/>
          <w:rtl/>
        </w:rPr>
      </w:pPr>
      <w:r>
        <w:rPr>
          <w:rFonts w:hint="cs"/>
          <w:b/>
          <w:bCs/>
          <w:rtl/>
        </w:rPr>
        <w:t>הצבעה</w:t>
      </w:r>
    </w:p>
    <w:p w14:paraId="792153B2" w14:textId="77777777" w:rsidR="00000000" w:rsidRDefault="007C71EE">
      <w:pPr>
        <w:pStyle w:val="a"/>
        <w:bidi w:val="0"/>
        <w:jc w:val="center"/>
      </w:pPr>
    </w:p>
    <w:p w14:paraId="0E94BD64" w14:textId="77777777" w:rsidR="00000000" w:rsidRDefault="007C71EE">
      <w:pPr>
        <w:pStyle w:val="a"/>
        <w:jc w:val="center"/>
        <w:rPr>
          <w:rFonts w:hint="cs"/>
          <w:rtl/>
        </w:rPr>
      </w:pPr>
      <w:r>
        <w:rPr>
          <w:rFonts w:hint="cs"/>
          <w:rtl/>
        </w:rPr>
        <w:t>ההסתייגות של חבר הכנסת מתן וילנאי לסעיף 6(2) לא נתקבלה.</w:t>
      </w:r>
    </w:p>
    <w:p w14:paraId="7B326431" w14:textId="77777777" w:rsidR="00000000" w:rsidRDefault="007C71EE">
      <w:pPr>
        <w:pStyle w:val="a"/>
        <w:jc w:val="center"/>
        <w:rPr>
          <w:rFonts w:hint="cs"/>
          <w:rtl/>
        </w:rPr>
      </w:pPr>
    </w:p>
    <w:p w14:paraId="573A94D9" w14:textId="77777777" w:rsidR="00000000" w:rsidRDefault="007C71EE">
      <w:pPr>
        <w:pStyle w:val="ad"/>
        <w:rPr>
          <w:rFonts w:hint="cs"/>
          <w:rtl/>
        </w:rPr>
      </w:pPr>
      <w:r>
        <w:rPr>
          <w:rtl/>
        </w:rPr>
        <w:t>היו"ר ראובן ריבלין</w:t>
      </w:r>
      <w:r>
        <w:rPr>
          <w:rFonts w:hint="cs"/>
          <w:rtl/>
        </w:rPr>
        <w:t>:</w:t>
      </w:r>
    </w:p>
    <w:p w14:paraId="7D6D3C25" w14:textId="77777777" w:rsidR="00000000" w:rsidRDefault="007C71EE">
      <w:pPr>
        <w:pStyle w:val="a"/>
        <w:rPr>
          <w:rFonts w:hint="cs"/>
          <w:rtl/>
        </w:rPr>
      </w:pPr>
    </w:p>
    <w:p w14:paraId="62A9462F" w14:textId="77777777" w:rsidR="00000000" w:rsidRDefault="007C71EE">
      <w:pPr>
        <w:pStyle w:val="a"/>
        <w:rPr>
          <w:rFonts w:hint="cs"/>
          <w:rtl/>
        </w:rPr>
      </w:pPr>
      <w:r>
        <w:rPr>
          <w:rFonts w:hint="cs"/>
          <w:rtl/>
        </w:rPr>
        <w:t xml:space="preserve">הצעת מתן וילנאי לא עברה. </w:t>
      </w:r>
    </w:p>
    <w:p w14:paraId="12F664E6" w14:textId="77777777" w:rsidR="00000000" w:rsidRDefault="007C71EE">
      <w:pPr>
        <w:pStyle w:val="a"/>
        <w:rPr>
          <w:rFonts w:hint="cs"/>
          <w:rtl/>
        </w:rPr>
      </w:pPr>
    </w:p>
    <w:p w14:paraId="11898DA5" w14:textId="77777777" w:rsidR="00000000" w:rsidRDefault="007C71EE">
      <w:pPr>
        <w:pStyle w:val="a"/>
        <w:rPr>
          <w:rFonts w:hint="cs"/>
          <w:rtl/>
        </w:rPr>
      </w:pPr>
      <w:r>
        <w:rPr>
          <w:rFonts w:hint="cs"/>
          <w:rtl/>
        </w:rPr>
        <w:t>חברת הכנסת איציק - איננה נמצאת; חבר הכנסת פינס - לא נ</w:t>
      </w:r>
      <w:r>
        <w:rPr>
          <w:rFonts w:hint="cs"/>
          <w:rtl/>
        </w:rPr>
        <w:t xml:space="preserve">מצא; אפרים סנה - לא נמצא; יולי תמיר - איננה נוכחת; מיכאל מלכיאור - אינו נוכח. </w:t>
      </w:r>
    </w:p>
    <w:p w14:paraId="650BAE5C" w14:textId="77777777" w:rsidR="00000000" w:rsidRDefault="007C71EE">
      <w:pPr>
        <w:pStyle w:val="a"/>
        <w:rPr>
          <w:rFonts w:hint="cs"/>
          <w:rtl/>
        </w:rPr>
      </w:pPr>
    </w:p>
    <w:p w14:paraId="0C2CDAD6" w14:textId="77777777" w:rsidR="00000000" w:rsidRDefault="007C71EE">
      <w:pPr>
        <w:pStyle w:val="a"/>
        <w:rPr>
          <w:rFonts w:hint="cs"/>
          <w:rtl/>
        </w:rPr>
      </w:pPr>
      <w:r>
        <w:rPr>
          <w:rFonts w:hint="cs"/>
          <w:rtl/>
        </w:rPr>
        <w:t>מי בעד הצעתו של יצחק הרצוג? מי נגד?</w:t>
      </w:r>
    </w:p>
    <w:p w14:paraId="2FD40E4C" w14:textId="77777777" w:rsidR="00000000" w:rsidRDefault="007C71EE">
      <w:pPr>
        <w:pStyle w:val="a"/>
        <w:rPr>
          <w:rFonts w:hint="cs"/>
          <w:rtl/>
        </w:rPr>
      </w:pPr>
    </w:p>
    <w:p w14:paraId="7535492E" w14:textId="77777777" w:rsidR="00000000" w:rsidRDefault="007C71EE">
      <w:pPr>
        <w:pStyle w:val="a"/>
        <w:jc w:val="center"/>
        <w:rPr>
          <w:rFonts w:hint="cs"/>
          <w:b/>
          <w:bCs/>
          <w:rtl/>
        </w:rPr>
      </w:pPr>
      <w:r>
        <w:rPr>
          <w:rFonts w:hint="cs"/>
          <w:b/>
          <w:bCs/>
          <w:rtl/>
        </w:rPr>
        <w:t>הצבעה</w:t>
      </w:r>
    </w:p>
    <w:p w14:paraId="1845662B" w14:textId="77777777" w:rsidR="00000000" w:rsidRDefault="007C71EE">
      <w:pPr>
        <w:pStyle w:val="a"/>
        <w:bidi w:val="0"/>
        <w:jc w:val="center"/>
      </w:pPr>
    </w:p>
    <w:p w14:paraId="396D4E39" w14:textId="77777777" w:rsidR="00000000" w:rsidRDefault="007C71EE">
      <w:pPr>
        <w:pStyle w:val="a"/>
        <w:jc w:val="center"/>
        <w:rPr>
          <w:rFonts w:hint="cs"/>
          <w:rtl/>
        </w:rPr>
      </w:pPr>
      <w:r>
        <w:rPr>
          <w:rFonts w:hint="cs"/>
          <w:rtl/>
        </w:rPr>
        <w:t>ההסתייגות של חבר הכנסת יצחק הרצוג לסעיף 6(2) לא נתקבלה.</w:t>
      </w:r>
    </w:p>
    <w:p w14:paraId="315EA8F0" w14:textId="77777777" w:rsidR="00000000" w:rsidRDefault="007C71EE">
      <w:pPr>
        <w:pStyle w:val="a"/>
        <w:jc w:val="center"/>
        <w:rPr>
          <w:rFonts w:hint="cs"/>
          <w:rtl/>
        </w:rPr>
      </w:pPr>
    </w:p>
    <w:p w14:paraId="1783DCED" w14:textId="77777777" w:rsidR="00000000" w:rsidRDefault="007C71EE">
      <w:pPr>
        <w:pStyle w:val="ad"/>
        <w:rPr>
          <w:rtl/>
        </w:rPr>
      </w:pPr>
    </w:p>
    <w:p w14:paraId="38BF2C7E" w14:textId="77777777" w:rsidR="00000000" w:rsidRDefault="007C71EE">
      <w:pPr>
        <w:pStyle w:val="ad"/>
        <w:rPr>
          <w:rtl/>
        </w:rPr>
      </w:pPr>
      <w:r>
        <w:rPr>
          <w:rtl/>
        </w:rPr>
        <w:t>היו"ר ראובן ריבלין:</w:t>
      </w:r>
    </w:p>
    <w:p w14:paraId="191AA0B0" w14:textId="77777777" w:rsidR="00000000" w:rsidRDefault="007C71EE">
      <w:pPr>
        <w:pStyle w:val="a"/>
        <w:rPr>
          <w:rtl/>
        </w:rPr>
      </w:pPr>
    </w:p>
    <w:p w14:paraId="2D933B48" w14:textId="77777777" w:rsidR="00000000" w:rsidRDefault="007C71EE">
      <w:pPr>
        <w:pStyle w:val="a"/>
        <w:rPr>
          <w:rFonts w:hint="cs"/>
          <w:rtl/>
        </w:rPr>
      </w:pPr>
      <w:r>
        <w:rPr>
          <w:rFonts w:hint="cs"/>
          <w:rtl/>
        </w:rPr>
        <w:t xml:space="preserve">הצעת יצחק הרצוג לא עברה. </w:t>
      </w:r>
    </w:p>
    <w:p w14:paraId="04560D9B" w14:textId="77777777" w:rsidR="00000000" w:rsidRDefault="007C71EE">
      <w:pPr>
        <w:pStyle w:val="a"/>
        <w:rPr>
          <w:rFonts w:hint="cs"/>
          <w:rtl/>
        </w:rPr>
      </w:pPr>
    </w:p>
    <w:p w14:paraId="74549B9E" w14:textId="77777777" w:rsidR="00000000" w:rsidRDefault="007C71EE">
      <w:pPr>
        <w:pStyle w:val="a"/>
        <w:rPr>
          <w:rFonts w:hint="cs"/>
          <w:rtl/>
        </w:rPr>
      </w:pPr>
      <w:r>
        <w:rPr>
          <w:rFonts w:hint="cs"/>
          <w:rtl/>
        </w:rPr>
        <w:t>מי בעד הצעתו של חיים רמון?</w:t>
      </w:r>
      <w:r>
        <w:rPr>
          <w:rFonts w:hint="cs"/>
          <w:rtl/>
        </w:rPr>
        <w:t xml:space="preserve"> מי נגד?</w:t>
      </w:r>
    </w:p>
    <w:p w14:paraId="6CE2F1F5" w14:textId="77777777" w:rsidR="00000000" w:rsidRDefault="007C71EE">
      <w:pPr>
        <w:pStyle w:val="a"/>
        <w:rPr>
          <w:rFonts w:hint="cs"/>
          <w:rtl/>
        </w:rPr>
      </w:pPr>
    </w:p>
    <w:p w14:paraId="5969440E" w14:textId="77777777" w:rsidR="00000000" w:rsidRDefault="007C71EE">
      <w:pPr>
        <w:pStyle w:val="ac"/>
        <w:rPr>
          <w:rtl/>
        </w:rPr>
      </w:pPr>
      <w:r>
        <w:rPr>
          <w:rFonts w:hint="eastAsia"/>
          <w:rtl/>
        </w:rPr>
        <w:t>חיים</w:t>
      </w:r>
      <w:r>
        <w:rPr>
          <w:rtl/>
        </w:rPr>
        <w:t xml:space="preserve"> רמון (העבודה-מימד):</w:t>
      </w:r>
    </w:p>
    <w:p w14:paraId="3664B743" w14:textId="77777777" w:rsidR="00000000" w:rsidRDefault="007C71EE">
      <w:pPr>
        <w:pStyle w:val="a"/>
        <w:rPr>
          <w:rFonts w:hint="cs"/>
          <w:rtl/>
        </w:rPr>
      </w:pPr>
    </w:p>
    <w:p w14:paraId="50D74793" w14:textId="77777777" w:rsidR="00000000" w:rsidRDefault="007C71EE">
      <w:pPr>
        <w:pStyle w:val="a"/>
        <w:rPr>
          <w:rFonts w:hint="cs"/>
          <w:rtl/>
        </w:rPr>
      </w:pPr>
      <w:r>
        <w:rPr>
          <w:rFonts w:hint="cs"/>
          <w:rtl/>
        </w:rPr>
        <w:t xml:space="preserve">אם זה לא עובר אני הולך. </w:t>
      </w:r>
    </w:p>
    <w:p w14:paraId="6DE1C21E" w14:textId="77777777" w:rsidR="00000000" w:rsidRDefault="007C71EE">
      <w:pPr>
        <w:pStyle w:val="a"/>
        <w:rPr>
          <w:rtl/>
        </w:rPr>
      </w:pPr>
    </w:p>
    <w:p w14:paraId="08E0F270" w14:textId="77777777" w:rsidR="00000000" w:rsidRDefault="007C71EE">
      <w:pPr>
        <w:pStyle w:val="a"/>
        <w:jc w:val="center"/>
        <w:rPr>
          <w:rFonts w:hint="cs"/>
          <w:b/>
          <w:bCs/>
          <w:rtl/>
        </w:rPr>
      </w:pPr>
      <w:r>
        <w:rPr>
          <w:rFonts w:hint="cs"/>
          <w:b/>
          <w:bCs/>
          <w:rtl/>
        </w:rPr>
        <w:t>הצבעה</w:t>
      </w:r>
    </w:p>
    <w:p w14:paraId="38C157C7" w14:textId="77777777" w:rsidR="00000000" w:rsidRDefault="007C71EE">
      <w:pPr>
        <w:pStyle w:val="a"/>
        <w:bidi w:val="0"/>
        <w:jc w:val="center"/>
      </w:pPr>
    </w:p>
    <w:p w14:paraId="6C5143C2" w14:textId="77777777" w:rsidR="00000000" w:rsidRDefault="007C71EE">
      <w:pPr>
        <w:pStyle w:val="a"/>
        <w:jc w:val="center"/>
        <w:rPr>
          <w:rFonts w:hint="cs"/>
          <w:rtl/>
        </w:rPr>
      </w:pPr>
      <w:r>
        <w:rPr>
          <w:rFonts w:hint="cs"/>
          <w:rtl/>
        </w:rPr>
        <w:t>ההסתייגות של חבר הכנסת חיים רמון  לסעיף 6(2) לא נתקבלה.</w:t>
      </w:r>
    </w:p>
    <w:p w14:paraId="04A15AD9" w14:textId="77777777" w:rsidR="00000000" w:rsidRDefault="007C71EE">
      <w:pPr>
        <w:pStyle w:val="a"/>
        <w:jc w:val="center"/>
        <w:rPr>
          <w:rFonts w:hint="cs"/>
          <w:rtl/>
        </w:rPr>
      </w:pPr>
    </w:p>
    <w:p w14:paraId="3D26E391" w14:textId="77777777" w:rsidR="00000000" w:rsidRDefault="007C71EE">
      <w:pPr>
        <w:pStyle w:val="ad"/>
        <w:rPr>
          <w:rtl/>
        </w:rPr>
      </w:pPr>
      <w:r>
        <w:rPr>
          <w:rtl/>
        </w:rPr>
        <w:t>היו"ר ראובן ריבלין:</w:t>
      </w:r>
    </w:p>
    <w:p w14:paraId="17F4F603" w14:textId="77777777" w:rsidR="00000000" w:rsidRDefault="007C71EE">
      <w:pPr>
        <w:pStyle w:val="a"/>
        <w:rPr>
          <w:rtl/>
        </w:rPr>
      </w:pPr>
    </w:p>
    <w:p w14:paraId="2B8E9DBE" w14:textId="77777777" w:rsidR="00000000" w:rsidRDefault="007C71EE">
      <w:pPr>
        <w:pStyle w:val="a"/>
        <w:rPr>
          <w:rFonts w:hint="cs"/>
          <w:rtl/>
        </w:rPr>
      </w:pPr>
      <w:r>
        <w:rPr>
          <w:rFonts w:hint="cs"/>
          <w:rtl/>
        </w:rPr>
        <w:t xml:space="preserve">אני קובע שההצעה לא עברה. </w:t>
      </w:r>
    </w:p>
    <w:p w14:paraId="194654E6" w14:textId="77777777" w:rsidR="00000000" w:rsidRDefault="007C71EE">
      <w:pPr>
        <w:pStyle w:val="a"/>
        <w:rPr>
          <w:rFonts w:hint="cs"/>
          <w:rtl/>
        </w:rPr>
      </w:pPr>
    </w:p>
    <w:p w14:paraId="3A33AAFC" w14:textId="77777777" w:rsidR="00000000" w:rsidRDefault="007C71EE">
      <w:pPr>
        <w:pStyle w:val="ac"/>
        <w:rPr>
          <w:rtl/>
        </w:rPr>
      </w:pPr>
      <w:r>
        <w:rPr>
          <w:rFonts w:hint="eastAsia"/>
          <w:rtl/>
        </w:rPr>
        <w:t>חיים</w:t>
      </w:r>
      <w:r>
        <w:rPr>
          <w:rtl/>
        </w:rPr>
        <w:t xml:space="preserve"> אורון (מרצ):</w:t>
      </w:r>
    </w:p>
    <w:p w14:paraId="6B335E8F" w14:textId="77777777" w:rsidR="00000000" w:rsidRDefault="007C71EE">
      <w:pPr>
        <w:pStyle w:val="a"/>
        <w:rPr>
          <w:rFonts w:hint="cs"/>
          <w:rtl/>
        </w:rPr>
      </w:pPr>
    </w:p>
    <w:p w14:paraId="2CBF8C10" w14:textId="77777777" w:rsidR="00000000" w:rsidRDefault="007C71EE">
      <w:pPr>
        <w:pStyle w:val="a"/>
        <w:rPr>
          <w:rFonts w:hint="cs"/>
          <w:rtl/>
        </w:rPr>
      </w:pPr>
      <w:r>
        <w:rPr>
          <w:rFonts w:hint="cs"/>
          <w:rtl/>
        </w:rPr>
        <w:t xml:space="preserve">וחיים רמון נשאר בכל זאת. </w:t>
      </w:r>
    </w:p>
    <w:p w14:paraId="4B6CFBE2" w14:textId="77777777" w:rsidR="00000000" w:rsidRDefault="007C71EE">
      <w:pPr>
        <w:pStyle w:val="a"/>
        <w:rPr>
          <w:rFonts w:hint="cs"/>
          <w:rtl/>
        </w:rPr>
      </w:pPr>
    </w:p>
    <w:p w14:paraId="2F07DE2D" w14:textId="77777777" w:rsidR="00000000" w:rsidRDefault="007C71EE">
      <w:pPr>
        <w:pStyle w:val="ad"/>
        <w:rPr>
          <w:rtl/>
        </w:rPr>
      </w:pPr>
      <w:r>
        <w:rPr>
          <w:rtl/>
        </w:rPr>
        <w:t>היו"ר ראובן ריבלין:</w:t>
      </w:r>
    </w:p>
    <w:p w14:paraId="5BE32C5A" w14:textId="77777777" w:rsidR="00000000" w:rsidRDefault="007C71EE">
      <w:pPr>
        <w:pStyle w:val="a"/>
        <w:rPr>
          <w:rFonts w:hint="cs"/>
          <w:rtl/>
        </w:rPr>
      </w:pPr>
    </w:p>
    <w:p w14:paraId="352967E4" w14:textId="77777777" w:rsidR="00000000" w:rsidRDefault="007C71EE">
      <w:pPr>
        <w:pStyle w:val="a"/>
        <w:rPr>
          <w:rFonts w:hint="cs"/>
          <w:rtl/>
        </w:rPr>
      </w:pPr>
      <w:r>
        <w:rPr>
          <w:rFonts w:hint="cs"/>
          <w:rtl/>
        </w:rPr>
        <w:t>חבר הכנסת דני י</w:t>
      </w:r>
      <w:r>
        <w:rPr>
          <w:rFonts w:hint="cs"/>
          <w:rtl/>
        </w:rPr>
        <w:t>תום - אינו נוכח; חבר הכנסת איתן כבל - אינו נוכח; אברהם שוחט - אינו נוכח; קולט אביטל - איננה נוכחת; שלום שמחון - אינו נוכח.</w:t>
      </w:r>
    </w:p>
    <w:p w14:paraId="10835E96" w14:textId="77777777" w:rsidR="00000000" w:rsidRDefault="007C71EE">
      <w:pPr>
        <w:pStyle w:val="a"/>
        <w:rPr>
          <w:rFonts w:hint="cs"/>
          <w:rtl/>
        </w:rPr>
      </w:pPr>
    </w:p>
    <w:p w14:paraId="1AD06248" w14:textId="77777777" w:rsidR="00000000" w:rsidRDefault="007C71EE">
      <w:pPr>
        <w:pStyle w:val="a"/>
        <w:rPr>
          <w:rFonts w:hint="cs"/>
          <w:rtl/>
        </w:rPr>
      </w:pPr>
      <w:r>
        <w:rPr>
          <w:rFonts w:hint="cs"/>
          <w:rtl/>
        </w:rPr>
        <w:t>מי בעד הצעתה של חברת הכנסת אורית נוקד?  מי נגד? מי נמנע?</w:t>
      </w:r>
    </w:p>
    <w:p w14:paraId="47572A10" w14:textId="77777777" w:rsidR="00000000" w:rsidRDefault="007C71EE">
      <w:pPr>
        <w:pStyle w:val="a"/>
        <w:rPr>
          <w:rFonts w:hint="cs"/>
          <w:rtl/>
        </w:rPr>
      </w:pPr>
    </w:p>
    <w:p w14:paraId="75F593B5" w14:textId="77777777" w:rsidR="00000000" w:rsidRDefault="007C71EE">
      <w:pPr>
        <w:pStyle w:val="a"/>
        <w:jc w:val="center"/>
        <w:rPr>
          <w:b/>
          <w:bCs/>
          <w:rtl/>
        </w:rPr>
      </w:pPr>
      <w:r>
        <w:rPr>
          <w:rFonts w:hint="cs"/>
          <w:b/>
          <w:bCs/>
          <w:rtl/>
        </w:rPr>
        <w:t>הצבעה</w:t>
      </w:r>
    </w:p>
    <w:p w14:paraId="6930762C" w14:textId="77777777" w:rsidR="00000000" w:rsidRDefault="007C71EE">
      <w:pPr>
        <w:pStyle w:val="a"/>
        <w:bidi w:val="0"/>
        <w:jc w:val="center"/>
      </w:pPr>
    </w:p>
    <w:p w14:paraId="033253B9" w14:textId="77777777" w:rsidR="00000000" w:rsidRDefault="007C71EE">
      <w:pPr>
        <w:pStyle w:val="a"/>
        <w:jc w:val="center"/>
        <w:rPr>
          <w:rFonts w:hint="cs"/>
          <w:rtl/>
        </w:rPr>
      </w:pPr>
      <w:r>
        <w:rPr>
          <w:rFonts w:hint="cs"/>
          <w:rtl/>
        </w:rPr>
        <w:t>ההסתייגות של חברת הכנסת אורית נוקד לסעיף 6(2) לא נתקבלה.</w:t>
      </w:r>
    </w:p>
    <w:p w14:paraId="3CC29C9A" w14:textId="77777777" w:rsidR="00000000" w:rsidRDefault="007C71EE">
      <w:pPr>
        <w:pStyle w:val="a"/>
        <w:jc w:val="center"/>
        <w:rPr>
          <w:rFonts w:hint="cs"/>
          <w:rtl/>
        </w:rPr>
      </w:pPr>
    </w:p>
    <w:p w14:paraId="10FE82DD" w14:textId="77777777" w:rsidR="00000000" w:rsidRDefault="007C71EE">
      <w:pPr>
        <w:pStyle w:val="ad"/>
        <w:rPr>
          <w:rtl/>
        </w:rPr>
      </w:pPr>
      <w:r>
        <w:rPr>
          <w:rtl/>
        </w:rPr>
        <w:t>היו"ר ראו</w:t>
      </w:r>
      <w:r>
        <w:rPr>
          <w:rtl/>
        </w:rPr>
        <w:t>בן ריבלין:</w:t>
      </w:r>
    </w:p>
    <w:p w14:paraId="0EEF0445" w14:textId="77777777" w:rsidR="00000000" w:rsidRDefault="007C71EE">
      <w:pPr>
        <w:pStyle w:val="a"/>
        <w:rPr>
          <w:rtl/>
        </w:rPr>
      </w:pPr>
    </w:p>
    <w:p w14:paraId="02839673" w14:textId="77777777" w:rsidR="00000000" w:rsidRDefault="007C71EE">
      <w:pPr>
        <w:pStyle w:val="a"/>
        <w:rPr>
          <w:rFonts w:hint="cs"/>
          <w:rtl/>
        </w:rPr>
      </w:pPr>
      <w:r>
        <w:rPr>
          <w:rFonts w:hint="cs"/>
          <w:rtl/>
        </w:rPr>
        <w:t xml:space="preserve">הצעת נוקד לא עברה. </w:t>
      </w:r>
    </w:p>
    <w:p w14:paraId="0D2F62EB" w14:textId="77777777" w:rsidR="00000000" w:rsidRDefault="007C71EE">
      <w:pPr>
        <w:pStyle w:val="a"/>
        <w:rPr>
          <w:rFonts w:hint="cs"/>
          <w:rtl/>
        </w:rPr>
      </w:pPr>
    </w:p>
    <w:p w14:paraId="6DF27A22" w14:textId="77777777" w:rsidR="00000000" w:rsidRDefault="007C71EE">
      <w:pPr>
        <w:pStyle w:val="a"/>
        <w:rPr>
          <w:rFonts w:hint="cs"/>
          <w:rtl/>
        </w:rPr>
      </w:pPr>
      <w:r>
        <w:rPr>
          <w:rFonts w:hint="cs"/>
          <w:rtl/>
        </w:rPr>
        <w:t xml:space="preserve">אלי בן-מנחם - לא נוכח; אלי ישי - אינו נוכח. </w:t>
      </w:r>
    </w:p>
    <w:p w14:paraId="0A4453FF" w14:textId="77777777" w:rsidR="00000000" w:rsidRDefault="007C71EE">
      <w:pPr>
        <w:pStyle w:val="a"/>
        <w:rPr>
          <w:rFonts w:hint="cs"/>
          <w:rtl/>
        </w:rPr>
      </w:pPr>
    </w:p>
    <w:p w14:paraId="7A570652" w14:textId="77777777" w:rsidR="00000000" w:rsidRDefault="007C71EE">
      <w:pPr>
        <w:pStyle w:val="a"/>
        <w:rPr>
          <w:rFonts w:hint="cs"/>
          <w:rtl/>
        </w:rPr>
      </w:pPr>
      <w:r>
        <w:rPr>
          <w:rFonts w:hint="cs"/>
          <w:rtl/>
        </w:rPr>
        <w:t>מי בעד הצעת בניזרי? מי נגד? מי נמנע?</w:t>
      </w:r>
    </w:p>
    <w:p w14:paraId="779A69D4" w14:textId="77777777" w:rsidR="00000000" w:rsidRDefault="007C71EE">
      <w:pPr>
        <w:pStyle w:val="a"/>
        <w:rPr>
          <w:rtl/>
        </w:rPr>
      </w:pPr>
    </w:p>
    <w:p w14:paraId="79DAD589" w14:textId="77777777" w:rsidR="00000000" w:rsidRDefault="007C71EE">
      <w:pPr>
        <w:pStyle w:val="a"/>
        <w:jc w:val="center"/>
        <w:rPr>
          <w:b/>
          <w:bCs/>
          <w:rtl/>
        </w:rPr>
      </w:pPr>
      <w:r>
        <w:rPr>
          <w:rFonts w:hint="cs"/>
          <w:b/>
          <w:bCs/>
          <w:rtl/>
        </w:rPr>
        <w:t>הצבעה</w:t>
      </w:r>
    </w:p>
    <w:p w14:paraId="5B3EDBC8" w14:textId="77777777" w:rsidR="00000000" w:rsidRDefault="007C71EE">
      <w:pPr>
        <w:pStyle w:val="a"/>
        <w:bidi w:val="0"/>
        <w:jc w:val="center"/>
      </w:pPr>
    </w:p>
    <w:p w14:paraId="158280F8" w14:textId="77777777" w:rsidR="00000000" w:rsidRDefault="007C71EE">
      <w:pPr>
        <w:pStyle w:val="a"/>
        <w:jc w:val="center"/>
        <w:rPr>
          <w:rFonts w:hint="cs"/>
          <w:rtl/>
        </w:rPr>
      </w:pPr>
      <w:r>
        <w:rPr>
          <w:rFonts w:hint="cs"/>
          <w:rtl/>
        </w:rPr>
        <w:t>ההסתייגות של חבר הכנסת שלמה בניזרי לסעיף 6(2) לא נתקבלה.</w:t>
      </w:r>
    </w:p>
    <w:p w14:paraId="4A9A607E" w14:textId="77777777" w:rsidR="00000000" w:rsidRDefault="007C71EE">
      <w:pPr>
        <w:pStyle w:val="a"/>
        <w:jc w:val="center"/>
        <w:rPr>
          <w:rFonts w:hint="cs"/>
          <w:rtl/>
        </w:rPr>
      </w:pPr>
    </w:p>
    <w:p w14:paraId="1F7496AB" w14:textId="77777777" w:rsidR="00000000" w:rsidRDefault="007C71EE">
      <w:pPr>
        <w:pStyle w:val="ad"/>
        <w:rPr>
          <w:rtl/>
        </w:rPr>
      </w:pPr>
      <w:r>
        <w:rPr>
          <w:rtl/>
        </w:rPr>
        <w:t>היו"ר ראובן ריבלין:</w:t>
      </w:r>
    </w:p>
    <w:p w14:paraId="56C4F03E" w14:textId="77777777" w:rsidR="00000000" w:rsidRDefault="007C71EE">
      <w:pPr>
        <w:pStyle w:val="a"/>
        <w:rPr>
          <w:rtl/>
        </w:rPr>
      </w:pPr>
    </w:p>
    <w:p w14:paraId="5C41575C" w14:textId="77777777" w:rsidR="00000000" w:rsidRDefault="007C71EE">
      <w:pPr>
        <w:pStyle w:val="a"/>
        <w:rPr>
          <w:rFonts w:hint="cs"/>
          <w:rtl/>
        </w:rPr>
      </w:pPr>
      <w:r>
        <w:rPr>
          <w:rFonts w:hint="cs"/>
          <w:rtl/>
        </w:rPr>
        <w:t xml:space="preserve">הצעת בניזרי לא עוברת. </w:t>
      </w:r>
    </w:p>
    <w:p w14:paraId="51C14048" w14:textId="77777777" w:rsidR="00000000" w:rsidRDefault="007C71EE">
      <w:pPr>
        <w:pStyle w:val="a"/>
        <w:rPr>
          <w:rFonts w:hint="cs"/>
          <w:rtl/>
        </w:rPr>
      </w:pPr>
    </w:p>
    <w:p w14:paraId="7DCBFE84" w14:textId="77777777" w:rsidR="00000000" w:rsidRDefault="007C71EE">
      <w:pPr>
        <w:pStyle w:val="a"/>
        <w:rPr>
          <w:rFonts w:hint="cs"/>
          <w:rtl/>
        </w:rPr>
      </w:pPr>
      <w:r>
        <w:rPr>
          <w:rFonts w:hint="cs"/>
          <w:rtl/>
        </w:rPr>
        <w:t>מי בעד הצעת נסים דהן? מי נגד?</w:t>
      </w:r>
      <w:r>
        <w:rPr>
          <w:rFonts w:hint="cs"/>
          <w:rtl/>
        </w:rPr>
        <w:t xml:space="preserve"> מי נמנע?</w:t>
      </w:r>
    </w:p>
    <w:p w14:paraId="15F01188" w14:textId="77777777" w:rsidR="00000000" w:rsidRDefault="007C71EE">
      <w:pPr>
        <w:pStyle w:val="a"/>
        <w:rPr>
          <w:rFonts w:hint="cs"/>
          <w:rtl/>
        </w:rPr>
      </w:pPr>
    </w:p>
    <w:p w14:paraId="35DD4062" w14:textId="77777777" w:rsidR="00000000" w:rsidRDefault="007C71EE">
      <w:pPr>
        <w:pStyle w:val="a"/>
        <w:jc w:val="center"/>
        <w:rPr>
          <w:b/>
          <w:bCs/>
          <w:rtl/>
        </w:rPr>
      </w:pPr>
      <w:r>
        <w:rPr>
          <w:rFonts w:hint="cs"/>
          <w:b/>
          <w:bCs/>
          <w:rtl/>
        </w:rPr>
        <w:t>הצבעה</w:t>
      </w:r>
    </w:p>
    <w:p w14:paraId="03FBCF5D" w14:textId="77777777" w:rsidR="00000000" w:rsidRDefault="007C71EE">
      <w:pPr>
        <w:pStyle w:val="a"/>
        <w:bidi w:val="0"/>
        <w:jc w:val="center"/>
      </w:pPr>
    </w:p>
    <w:p w14:paraId="6E4EDB81" w14:textId="77777777" w:rsidR="00000000" w:rsidRDefault="007C71EE">
      <w:pPr>
        <w:pStyle w:val="a"/>
        <w:jc w:val="center"/>
        <w:rPr>
          <w:rFonts w:hint="cs"/>
          <w:rtl/>
        </w:rPr>
      </w:pPr>
      <w:r>
        <w:rPr>
          <w:rFonts w:hint="cs"/>
          <w:rtl/>
        </w:rPr>
        <w:t>ההסתייגות של חבר הכנסת נסים דהן לסעיף 6(2) לא נתקבלה.</w:t>
      </w:r>
    </w:p>
    <w:p w14:paraId="6247D0F5" w14:textId="77777777" w:rsidR="00000000" w:rsidRDefault="007C71EE">
      <w:pPr>
        <w:pStyle w:val="a"/>
        <w:jc w:val="center"/>
        <w:rPr>
          <w:rFonts w:hint="cs"/>
          <w:rtl/>
        </w:rPr>
      </w:pPr>
    </w:p>
    <w:p w14:paraId="782832D3" w14:textId="77777777" w:rsidR="00000000" w:rsidRDefault="007C71EE">
      <w:pPr>
        <w:pStyle w:val="ad"/>
        <w:rPr>
          <w:rtl/>
        </w:rPr>
      </w:pPr>
      <w:r>
        <w:rPr>
          <w:rtl/>
        </w:rPr>
        <w:t>היו"ר ראובן ריבלין:</w:t>
      </w:r>
    </w:p>
    <w:p w14:paraId="3932B11A" w14:textId="77777777" w:rsidR="00000000" w:rsidRDefault="007C71EE">
      <w:pPr>
        <w:pStyle w:val="a"/>
        <w:rPr>
          <w:rtl/>
        </w:rPr>
      </w:pPr>
    </w:p>
    <w:p w14:paraId="68C11460" w14:textId="77777777" w:rsidR="00000000" w:rsidRDefault="007C71EE">
      <w:pPr>
        <w:pStyle w:val="a"/>
        <w:rPr>
          <w:rtl/>
        </w:rPr>
      </w:pPr>
      <w:r>
        <w:rPr>
          <w:rFonts w:hint="cs"/>
          <w:rtl/>
        </w:rPr>
        <w:t xml:space="preserve">הצעת נסים דהן לא עברה. </w:t>
      </w:r>
    </w:p>
    <w:p w14:paraId="52379039" w14:textId="77777777" w:rsidR="00000000" w:rsidRDefault="007C71EE">
      <w:pPr>
        <w:pStyle w:val="a"/>
        <w:rPr>
          <w:rFonts w:hint="cs"/>
          <w:rtl/>
        </w:rPr>
      </w:pPr>
    </w:p>
    <w:p w14:paraId="38A4C362" w14:textId="77777777" w:rsidR="00000000" w:rsidRDefault="007C71EE">
      <w:pPr>
        <w:pStyle w:val="a"/>
        <w:rPr>
          <w:rFonts w:hint="cs"/>
          <w:rtl/>
        </w:rPr>
      </w:pPr>
      <w:r>
        <w:rPr>
          <w:rFonts w:hint="cs"/>
          <w:rtl/>
        </w:rPr>
        <w:t xml:space="preserve">אמנון כהן - אינו נוכח. </w:t>
      </w:r>
    </w:p>
    <w:p w14:paraId="23E856ED" w14:textId="77777777" w:rsidR="00000000" w:rsidRDefault="007C71EE">
      <w:pPr>
        <w:pStyle w:val="a"/>
        <w:rPr>
          <w:rFonts w:hint="cs"/>
          <w:rtl/>
        </w:rPr>
      </w:pPr>
    </w:p>
    <w:p w14:paraId="235B9126" w14:textId="77777777" w:rsidR="00000000" w:rsidRDefault="007C71EE">
      <w:pPr>
        <w:pStyle w:val="a"/>
        <w:rPr>
          <w:rFonts w:hint="cs"/>
          <w:rtl/>
        </w:rPr>
      </w:pPr>
      <w:r>
        <w:rPr>
          <w:rFonts w:hint="cs"/>
          <w:rtl/>
        </w:rPr>
        <w:t>מי בעד הצעתו של יצחק כהן? מי נגד? מי נמנע?</w:t>
      </w:r>
    </w:p>
    <w:p w14:paraId="0ADC2A7C" w14:textId="77777777" w:rsidR="00000000" w:rsidRDefault="007C71EE">
      <w:pPr>
        <w:pStyle w:val="a"/>
        <w:rPr>
          <w:rFonts w:hint="cs"/>
          <w:rtl/>
        </w:rPr>
      </w:pPr>
    </w:p>
    <w:p w14:paraId="3B569C0E" w14:textId="77777777" w:rsidR="00000000" w:rsidRDefault="007C71EE">
      <w:pPr>
        <w:pStyle w:val="a"/>
        <w:jc w:val="center"/>
        <w:rPr>
          <w:b/>
          <w:bCs/>
          <w:rtl/>
        </w:rPr>
      </w:pPr>
      <w:r>
        <w:rPr>
          <w:rFonts w:hint="cs"/>
          <w:b/>
          <w:bCs/>
          <w:rtl/>
        </w:rPr>
        <w:t>הצבעה</w:t>
      </w:r>
    </w:p>
    <w:p w14:paraId="04ADAA18" w14:textId="77777777" w:rsidR="00000000" w:rsidRDefault="007C71EE">
      <w:pPr>
        <w:pStyle w:val="a"/>
        <w:bidi w:val="0"/>
        <w:jc w:val="center"/>
      </w:pPr>
    </w:p>
    <w:p w14:paraId="15630881" w14:textId="77777777" w:rsidR="00000000" w:rsidRDefault="007C71EE">
      <w:pPr>
        <w:pStyle w:val="a"/>
        <w:jc w:val="center"/>
        <w:rPr>
          <w:rFonts w:hint="cs"/>
          <w:rtl/>
        </w:rPr>
      </w:pPr>
      <w:r>
        <w:rPr>
          <w:rFonts w:hint="cs"/>
          <w:rtl/>
        </w:rPr>
        <w:t>ההסתייגות של חבר הכנסת יצחק כהן לסעיף 6(2) לא נתקבלה.</w:t>
      </w:r>
    </w:p>
    <w:p w14:paraId="1349EFAB" w14:textId="77777777" w:rsidR="00000000" w:rsidRDefault="007C71EE">
      <w:pPr>
        <w:pStyle w:val="a"/>
        <w:jc w:val="center"/>
        <w:rPr>
          <w:rFonts w:hint="cs"/>
          <w:rtl/>
        </w:rPr>
      </w:pPr>
    </w:p>
    <w:p w14:paraId="167C2C72" w14:textId="77777777" w:rsidR="00000000" w:rsidRDefault="007C71EE">
      <w:pPr>
        <w:pStyle w:val="ad"/>
        <w:rPr>
          <w:rtl/>
        </w:rPr>
      </w:pPr>
      <w:r>
        <w:rPr>
          <w:rtl/>
        </w:rPr>
        <w:t xml:space="preserve">היו"ר </w:t>
      </w:r>
      <w:r>
        <w:rPr>
          <w:rtl/>
        </w:rPr>
        <w:t>ראובן ריבלין:</w:t>
      </w:r>
    </w:p>
    <w:p w14:paraId="34C1C32B" w14:textId="77777777" w:rsidR="00000000" w:rsidRDefault="007C71EE">
      <w:pPr>
        <w:pStyle w:val="a"/>
        <w:rPr>
          <w:rtl/>
        </w:rPr>
      </w:pPr>
    </w:p>
    <w:p w14:paraId="0869137A" w14:textId="77777777" w:rsidR="00000000" w:rsidRDefault="007C71EE">
      <w:pPr>
        <w:pStyle w:val="a"/>
        <w:rPr>
          <w:rFonts w:hint="cs"/>
          <w:rtl/>
        </w:rPr>
      </w:pPr>
      <w:r>
        <w:rPr>
          <w:rFonts w:hint="cs"/>
          <w:rtl/>
        </w:rPr>
        <w:t xml:space="preserve">הצעת יצחק כהן לא עברה. </w:t>
      </w:r>
    </w:p>
    <w:p w14:paraId="421CF468" w14:textId="77777777" w:rsidR="00000000" w:rsidRDefault="007C71EE">
      <w:pPr>
        <w:pStyle w:val="a"/>
        <w:rPr>
          <w:rFonts w:hint="cs"/>
          <w:rtl/>
        </w:rPr>
      </w:pPr>
    </w:p>
    <w:p w14:paraId="6BD8FF63" w14:textId="77777777" w:rsidR="00000000" w:rsidRDefault="007C71EE">
      <w:pPr>
        <w:pStyle w:val="a"/>
        <w:rPr>
          <w:rFonts w:hint="cs"/>
          <w:rtl/>
        </w:rPr>
      </w:pPr>
      <w:r>
        <w:rPr>
          <w:rFonts w:hint="cs"/>
          <w:rtl/>
        </w:rPr>
        <w:t xml:space="preserve">דוד אזולאי - אינו נוכח; משולם נהרי - אינו נוכח. </w:t>
      </w:r>
    </w:p>
    <w:p w14:paraId="7ECA6F59" w14:textId="77777777" w:rsidR="00000000" w:rsidRDefault="007C71EE">
      <w:pPr>
        <w:pStyle w:val="a"/>
        <w:rPr>
          <w:rFonts w:hint="cs"/>
          <w:rtl/>
        </w:rPr>
      </w:pPr>
    </w:p>
    <w:p w14:paraId="371EA93C" w14:textId="77777777" w:rsidR="00000000" w:rsidRDefault="007C71EE">
      <w:pPr>
        <w:pStyle w:val="a"/>
        <w:rPr>
          <w:rtl/>
        </w:rPr>
      </w:pPr>
      <w:r>
        <w:rPr>
          <w:rFonts w:hint="cs"/>
          <w:rtl/>
        </w:rPr>
        <w:t>מי בעד הצעתו של יצחק וקנין? מי נגד? מי נמנע?</w:t>
      </w:r>
    </w:p>
    <w:p w14:paraId="2E4F3F09" w14:textId="77777777" w:rsidR="00000000" w:rsidRDefault="007C71EE">
      <w:pPr>
        <w:pStyle w:val="a"/>
        <w:bidi w:val="0"/>
        <w:jc w:val="center"/>
      </w:pPr>
    </w:p>
    <w:p w14:paraId="313206C0" w14:textId="77777777" w:rsidR="00000000" w:rsidRDefault="007C71EE">
      <w:pPr>
        <w:pStyle w:val="a"/>
        <w:bidi w:val="0"/>
        <w:jc w:val="center"/>
      </w:pPr>
    </w:p>
    <w:p w14:paraId="6739BC5A" w14:textId="77777777" w:rsidR="00000000" w:rsidRDefault="007C71EE">
      <w:pPr>
        <w:pStyle w:val="a"/>
        <w:bidi w:val="0"/>
        <w:jc w:val="center"/>
      </w:pPr>
    </w:p>
    <w:p w14:paraId="2CFBC946" w14:textId="77777777" w:rsidR="00000000" w:rsidRDefault="007C71EE">
      <w:pPr>
        <w:pStyle w:val="a"/>
        <w:jc w:val="center"/>
        <w:rPr>
          <w:b/>
          <w:bCs/>
        </w:rPr>
      </w:pPr>
      <w:r>
        <w:rPr>
          <w:rFonts w:hint="cs"/>
          <w:b/>
          <w:bCs/>
          <w:rtl/>
        </w:rPr>
        <w:t>הצבעה</w:t>
      </w:r>
    </w:p>
    <w:p w14:paraId="52655094" w14:textId="77777777" w:rsidR="00000000" w:rsidRDefault="007C71EE">
      <w:pPr>
        <w:pStyle w:val="a"/>
        <w:bidi w:val="0"/>
        <w:jc w:val="center"/>
      </w:pPr>
    </w:p>
    <w:p w14:paraId="13D128EB" w14:textId="77777777" w:rsidR="00000000" w:rsidRDefault="007C71EE">
      <w:pPr>
        <w:pStyle w:val="a"/>
        <w:jc w:val="center"/>
        <w:rPr>
          <w:rFonts w:hint="cs"/>
          <w:rtl/>
        </w:rPr>
      </w:pPr>
      <w:r>
        <w:rPr>
          <w:rFonts w:hint="cs"/>
          <w:rtl/>
        </w:rPr>
        <w:t>ההסתייגות של חבר הכנסת יצחק וקנין לסעיף 6(2) לא נתקבלה.</w:t>
      </w:r>
    </w:p>
    <w:p w14:paraId="5A1B691B" w14:textId="77777777" w:rsidR="00000000" w:rsidRDefault="007C71EE">
      <w:pPr>
        <w:pStyle w:val="a"/>
        <w:jc w:val="center"/>
        <w:rPr>
          <w:rFonts w:hint="cs"/>
          <w:rtl/>
        </w:rPr>
      </w:pPr>
    </w:p>
    <w:p w14:paraId="689C1150" w14:textId="77777777" w:rsidR="00000000" w:rsidRDefault="007C71EE">
      <w:pPr>
        <w:pStyle w:val="ad"/>
        <w:rPr>
          <w:rtl/>
        </w:rPr>
      </w:pPr>
      <w:r>
        <w:rPr>
          <w:rtl/>
        </w:rPr>
        <w:t>היו"ר ראובן ריבלין:</w:t>
      </w:r>
    </w:p>
    <w:p w14:paraId="46512877" w14:textId="77777777" w:rsidR="00000000" w:rsidRDefault="007C71EE">
      <w:pPr>
        <w:pStyle w:val="a"/>
        <w:rPr>
          <w:rtl/>
        </w:rPr>
      </w:pPr>
    </w:p>
    <w:p w14:paraId="328A477B" w14:textId="77777777" w:rsidR="00000000" w:rsidRDefault="007C71EE">
      <w:pPr>
        <w:pStyle w:val="a"/>
        <w:rPr>
          <w:rFonts w:hint="cs"/>
          <w:rtl/>
        </w:rPr>
      </w:pPr>
      <w:r>
        <w:rPr>
          <w:rFonts w:hint="cs"/>
          <w:rtl/>
        </w:rPr>
        <w:t xml:space="preserve">הצעת יצחק וקנין לא עברה. </w:t>
      </w:r>
    </w:p>
    <w:p w14:paraId="7DE502E3" w14:textId="77777777" w:rsidR="00000000" w:rsidRDefault="007C71EE">
      <w:pPr>
        <w:pStyle w:val="a"/>
        <w:rPr>
          <w:rFonts w:hint="cs"/>
          <w:rtl/>
        </w:rPr>
      </w:pPr>
    </w:p>
    <w:p w14:paraId="55ACAA10" w14:textId="77777777" w:rsidR="00000000" w:rsidRDefault="007C71EE">
      <w:pPr>
        <w:pStyle w:val="a"/>
        <w:rPr>
          <w:rFonts w:hint="cs"/>
          <w:rtl/>
        </w:rPr>
      </w:pPr>
      <w:r>
        <w:rPr>
          <w:rFonts w:hint="cs"/>
          <w:rtl/>
        </w:rPr>
        <w:t>יאיר פ</w:t>
      </w:r>
      <w:r>
        <w:rPr>
          <w:rFonts w:hint="cs"/>
          <w:rtl/>
        </w:rPr>
        <w:t xml:space="preserve">רץ אינו נוכח; נסים זאב אינו נוכח. </w:t>
      </w:r>
    </w:p>
    <w:p w14:paraId="5C04FB5B" w14:textId="77777777" w:rsidR="00000000" w:rsidRDefault="007C71EE">
      <w:pPr>
        <w:pStyle w:val="a"/>
        <w:rPr>
          <w:rFonts w:hint="cs"/>
          <w:rtl/>
        </w:rPr>
      </w:pPr>
    </w:p>
    <w:p w14:paraId="462BC034" w14:textId="77777777" w:rsidR="00000000" w:rsidRDefault="007C71EE">
      <w:pPr>
        <w:pStyle w:val="a"/>
        <w:rPr>
          <w:rFonts w:hint="cs"/>
          <w:rtl/>
        </w:rPr>
      </w:pPr>
      <w:r>
        <w:rPr>
          <w:rFonts w:hint="cs"/>
          <w:rtl/>
        </w:rPr>
        <w:t>מי בעד הצעתו של יעקב מרגי? מי נגד? מי נמנע?</w:t>
      </w:r>
    </w:p>
    <w:p w14:paraId="1779652F" w14:textId="77777777" w:rsidR="00000000" w:rsidRDefault="007C71EE">
      <w:pPr>
        <w:pStyle w:val="a"/>
        <w:rPr>
          <w:rFonts w:hint="cs"/>
          <w:rtl/>
        </w:rPr>
      </w:pPr>
    </w:p>
    <w:p w14:paraId="272B6AD5" w14:textId="77777777" w:rsidR="00000000" w:rsidRDefault="007C71EE">
      <w:pPr>
        <w:pStyle w:val="a"/>
        <w:jc w:val="center"/>
        <w:rPr>
          <w:b/>
          <w:bCs/>
          <w:rtl/>
        </w:rPr>
      </w:pPr>
      <w:r>
        <w:rPr>
          <w:rFonts w:hint="cs"/>
          <w:b/>
          <w:bCs/>
          <w:rtl/>
        </w:rPr>
        <w:t>הצבעה</w:t>
      </w:r>
    </w:p>
    <w:p w14:paraId="47AE2E0B" w14:textId="77777777" w:rsidR="00000000" w:rsidRDefault="007C71EE">
      <w:pPr>
        <w:pStyle w:val="a"/>
        <w:bidi w:val="0"/>
        <w:jc w:val="center"/>
      </w:pPr>
    </w:p>
    <w:p w14:paraId="00292C79" w14:textId="77777777" w:rsidR="00000000" w:rsidRDefault="007C71EE">
      <w:pPr>
        <w:pStyle w:val="a"/>
        <w:jc w:val="center"/>
        <w:rPr>
          <w:rFonts w:hint="cs"/>
          <w:rtl/>
        </w:rPr>
      </w:pPr>
      <w:r>
        <w:rPr>
          <w:rFonts w:hint="cs"/>
          <w:rtl/>
        </w:rPr>
        <w:t>ההסתייגות של חבר הכנסת יעקב מרגי לסעיף 6(2) לא נתקבלה.</w:t>
      </w:r>
    </w:p>
    <w:p w14:paraId="469BD494" w14:textId="77777777" w:rsidR="00000000" w:rsidRDefault="007C71EE">
      <w:pPr>
        <w:pStyle w:val="a"/>
        <w:jc w:val="center"/>
        <w:rPr>
          <w:rFonts w:hint="cs"/>
          <w:rtl/>
        </w:rPr>
      </w:pPr>
    </w:p>
    <w:p w14:paraId="63371B90" w14:textId="77777777" w:rsidR="00000000" w:rsidRDefault="007C71EE">
      <w:pPr>
        <w:pStyle w:val="ad"/>
        <w:rPr>
          <w:rtl/>
        </w:rPr>
      </w:pPr>
      <w:r>
        <w:rPr>
          <w:rtl/>
        </w:rPr>
        <w:t>היו"ר ראובן ריבלין:</w:t>
      </w:r>
    </w:p>
    <w:p w14:paraId="54295DD2" w14:textId="77777777" w:rsidR="00000000" w:rsidRDefault="007C71EE">
      <w:pPr>
        <w:pStyle w:val="a"/>
        <w:rPr>
          <w:rtl/>
        </w:rPr>
      </w:pPr>
    </w:p>
    <w:p w14:paraId="52011A74" w14:textId="77777777" w:rsidR="00000000" w:rsidRDefault="007C71EE">
      <w:pPr>
        <w:pStyle w:val="a"/>
        <w:rPr>
          <w:rFonts w:hint="cs"/>
          <w:rtl/>
        </w:rPr>
      </w:pPr>
      <w:r>
        <w:rPr>
          <w:rFonts w:hint="cs"/>
          <w:rtl/>
        </w:rPr>
        <w:t xml:space="preserve">הצעת מרגי לא עברה. </w:t>
      </w:r>
    </w:p>
    <w:p w14:paraId="0F60B3D4" w14:textId="77777777" w:rsidR="00000000" w:rsidRDefault="007C71EE">
      <w:pPr>
        <w:pStyle w:val="a"/>
        <w:rPr>
          <w:rFonts w:hint="cs"/>
          <w:rtl/>
        </w:rPr>
      </w:pPr>
    </w:p>
    <w:p w14:paraId="0BDF7DC6" w14:textId="77777777" w:rsidR="00000000" w:rsidRDefault="007C71EE">
      <w:pPr>
        <w:pStyle w:val="a"/>
        <w:rPr>
          <w:rFonts w:hint="cs"/>
          <w:rtl/>
        </w:rPr>
      </w:pPr>
      <w:r>
        <w:rPr>
          <w:rFonts w:hint="cs"/>
          <w:rtl/>
        </w:rPr>
        <w:t>מי בעד הצעתו של שריד? מי נגד? מי נמנע?</w:t>
      </w:r>
    </w:p>
    <w:p w14:paraId="17E8B96C" w14:textId="77777777" w:rsidR="00000000" w:rsidRDefault="007C71EE">
      <w:pPr>
        <w:pStyle w:val="a"/>
        <w:rPr>
          <w:rFonts w:hint="cs"/>
          <w:rtl/>
        </w:rPr>
      </w:pPr>
    </w:p>
    <w:p w14:paraId="561E2951" w14:textId="77777777" w:rsidR="00000000" w:rsidRDefault="007C71EE">
      <w:pPr>
        <w:pStyle w:val="a"/>
        <w:jc w:val="center"/>
        <w:rPr>
          <w:b/>
          <w:bCs/>
          <w:rtl/>
        </w:rPr>
      </w:pPr>
      <w:r>
        <w:rPr>
          <w:rFonts w:hint="cs"/>
          <w:b/>
          <w:bCs/>
          <w:rtl/>
        </w:rPr>
        <w:t>הצבעה</w:t>
      </w:r>
    </w:p>
    <w:p w14:paraId="5E23F465" w14:textId="77777777" w:rsidR="00000000" w:rsidRDefault="007C71EE">
      <w:pPr>
        <w:jc w:val="center"/>
      </w:pPr>
    </w:p>
    <w:p w14:paraId="2463BD15" w14:textId="77777777" w:rsidR="00000000" w:rsidRDefault="007C71EE">
      <w:pPr>
        <w:pStyle w:val="a"/>
        <w:jc w:val="center"/>
        <w:rPr>
          <w:rFonts w:hint="cs"/>
          <w:rtl/>
        </w:rPr>
      </w:pPr>
      <w:r>
        <w:rPr>
          <w:rFonts w:hint="cs"/>
          <w:rtl/>
        </w:rPr>
        <w:t xml:space="preserve">ההסתייגות של חבר הכנסת </w:t>
      </w:r>
      <w:r>
        <w:rPr>
          <w:rFonts w:hint="cs"/>
          <w:rtl/>
        </w:rPr>
        <w:t>יוסי שריד לסעיף 6(2) לא נתקבלה.</w:t>
      </w:r>
    </w:p>
    <w:p w14:paraId="215981CF" w14:textId="77777777" w:rsidR="00000000" w:rsidRDefault="007C71EE">
      <w:pPr>
        <w:pStyle w:val="a"/>
        <w:jc w:val="center"/>
        <w:rPr>
          <w:rFonts w:hint="cs"/>
          <w:rtl/>
        </w:rPr>
      </w:pPr>
    </w:p>
    <w:p w14:paraId="01D59800" w14:textId="77777777" w:rsidR="00000000" w:rsidRDefault="007C71EE">
      <w:pPr>
        <w:pStyle w:val="ad"/>
        <w:rPr>
          <w:rtl/>
        </w:rPr>
      </w:pPr>
      <w:r>
        <w:rPr>
          <w:rtl/>
        </w:rPr>
        <w:t>היו"ר ראובן ריבלין:</w:t>
      </w:r>
    </w:p>
    <w:p w14:paraId="7A34FB82" w14:textId="77777777" w:rsidR="00000000" w:rsidRDefault="007C71EE">
      <w:pPr>
        <w:pStyle w:val="a"/>
        <w:rPr>
          <w:rtl/>
        </w:rPr>
      </w:pPr>
    </w:p>
    <w:p w14:paraId="5DA19D51" w14:textId="77777777" w:rsidR="00000000" w:rsidRDefault="007C71EE">
      <w:pPr>
        <w:pStyle w:val="a"/>
        <w:rPr>
          <w:rFonts w:hint="cs"/>
          <w:rtl/>
        </w:rPr>
      </w:pPr>
      <w:r>
        <w:rPr>
          <w:rFonts w:hint="cs"/>
          <w:rtl/>
        </w:rPr>
        <w:t xml:space="preserve">הצעת שריד לא עברה. </w:t>
      </w:r>
    </w:p>
    <w:p w14:paraId="1C1D1D58" w14:textId="77777777" w:rsidR="00000000" w:rsidRDefault="007C71EE">
      <w:pPr>
        <w:pStyle w:val="a"/>
        <w:rPr>
          <w:rFonts w:hint="cs"/>
          <w:rtl/>
        </w:rPr>
      </w:pPr>
    </w:p>
    <w:p w14:paraId="23FB888B" w14:textId="77777777" w:rsidR="00000000" w:rsidRDefault="007C71EE">
      <w:pPr>
        <w:pStyle w:val="a"/>
        <w:rPr>
          <w:rFonts w:hint="cs"/>
          <w:rtl/>
        </w:rPr>
      </w:pPr>
      <w:r>
        <w:rPr>
          <w:rFonts w:hint="cs"/>
          <w:rtl/>
        </w:rPr>
        <w:t>מי בעד הצעתו של חיים אורון? מי נגד?  מי נמנע?</w:t>
      </w:r>
    </w:p>
    <w:p w14:paraId="03B21298" w14:textId="77777777" w:rsidR="00000000" w:rsidRDefault="007C71EE">
      <w:pPr>
        <w:pStyle w:val="a"/>
        <w:rPr>
          <w:rFonts w:hint="cs"/>
          <w:rtl/>
        </w:rPr>
      </w:pPr>
    </w:p>
    <w:p w14:paraId="617FF961" w14:textId="77777777" w:rsidR="00000000" w:rsidRDefault="007C71EE">
      <w:pPr>
        <w:pStyle w:val="a"/>
        <w:jc w:val="center"/>
        <w:rPr>
          <w:rFonts w:hint="cs"/>
          <w:b/>
          <w:bCs/>
          <w:rtl/>
        </w:rPr>
      </w:pPr>
      <w:r>
        <w:rPr>
          <w:rFonts w:hint="cs"/>
          <w:b/>
          <w:bCs/>
          <w:rtl/>
        </w:rPr>
        <w:t>הצבעה</w:t>
      </w:r>
    </w:p>
    <w:p w14:paraId="058EE5DE" w14:textId="77777777" w:rsidR="00000000" w:rsidRDefault="007C71EE">
      <w:pPr>
        <w:pStyle w:val="a"/>
        <w:bidi w:val="0"/>
        <w:jc w:val="center"/>
      </w:pPr>
    </w:p>
    <w:p w14:paraId="56153124" w14:textId="77777777" w:rsidR="00000000" w:rsidRDefault="007C71EE">
      <w:pPr>
        <w:pStyle w:val="a"/>
        <w:jc w:val="center"/>
        <w:rPr>
          <w:rFonts w:hint="cs"/>
          <w:rtl/>
        </w:rPr>
      </w:pPr>
      <w:r>
        <w:rPr>
          <w:rFonts w:hint="cs"/>
          <w:rtl/>
        </w:rPr>
        <w:t>ההסתייגות של חבר הכנסת חיים אורון לסעיף 6(2) לא נתקבלה.</w:t>
      </w:r>
    </w:p>
    <w:p w14:paraId="060B1476" w14:textId="77777777" w:rsidR="00000000" w:rsidRDefault="007C71EE">
      <w:pPr>
        <w:pStyle w:val="a"/>
        <w:jc w:val="center"/>
        <w:rPr>
          <w:rFonts w:hint="cs"/>
          <w:rtl/>
        </w:rPr>
      </w:pPr>
    </w:p>
    <w:p w14:paraId="721CB94C" w14:textId="77777777" w:rsidR="00000000" w:rsidRDefault="007C71EE">
      <w:pPr>
        <w:pStyle w:val="ad"/>
        <w:rPr>
          <w:rtl/>
        </w:rPr>
      </w:pPr>
    </w:p>
    <w:p w14:paraId="52FD8EEC" w14:textId="77777777" w:rsidR="00000000" w:rsidRDefault="007C71EE">
      <w:pPr>
        <w:pStyle w:val="ad"/>
        <w:rPr>
          <w:rtl/>
        </w:rPr>
      </w:pPr>
      <w:r>
        <w:rPr>
          <w:rtl/>
        </w:rPr>
        <w:t>היו"ר ראובן ריבלין:</w:t>
      </w:r>
    </w:p>
    <w:p w14:paraId="6460C661" w14:textId="77777777" w:rsidR="00000000" w:rsidRDefault="007C71EE">
      <w:pPr>
        <w:pStyle w:val="a"/>
        <w:rPr>
          <w:rtl/>
        </w:rPr>
      </w:pPr>
    </w:p>
    <w:p w14:paraId="6FA75E7D" w14:textId="77777777" w:rsidR="00000000" w:rsidRDefault="007C71EE">
      <w:pPr>
        <w:pStyle w:val="a"/>
        <w:rPr>
          <w:rFonts w:hint="cs"/>
          <w:rtl/>
        </w:rPr>
      </w:pPr>
      <w:r>
        <w:rPr>
          <w:rFonts w:hint="cs"/>
          <w:rtl/>
        </w:rPr>
        <w:t xml:space="preserve">הצעת חיים אורון לא עברה. </w:t>
      </w:r>
    </w:p>
    <w:p w14:paraId="02E0C6CB" w14:textId="77777777" w:rsidR="00000000" w:rsidRDefault="007C71EE">
      <w:pPr>
        <w:pStyle w:val="a"/>
        <w:rPr>
          <w:rFonts w:hint="cs"/>
          <w:rtl/>
        </w:rPr>
      </w:pPr>
    </w:p>
    <w:p w14:paraId="04370416" w14:textId="77777777" w:rsidR="00000000" w:rsidRDefault="007C71EE">
      <w:pPr>
        <w:pStyle w:val="a"/>
        <w:rPr>
          <w:rFonts w:hint="cs"/>
          <w:rtl/>
        </w:rPr>
      </w:pPr>
      <w:r>
        <w:rPr>
          <w:rFonts w:hint="cs"/>
          <w:rtl/>
        </w:rPr>
        <w:t xml:space="preserve">רן כהן - אינו נוכח. </w:t>
      </w:r>
    </w:p>
    <w:p w14:paraId="4DA46529" w14:textId="77777777" w:rsidR="00000000" w:rsidRDefault="007C71EE">
      <w:pPr>
        <w:pStyle w:val="a"/>
        <w:rPr>
          <w:rFonts w:hint="cs"/>
          <w:rtl/>
        </w:rPr>
      </w:pPr>
    </w:p>
    <w:p w14:paraId="36C9A3F6" w14:textId="77777777" w:rsidR="00000000" w:rsidRDefault="007C71EE">
      <w:pPr>
        <w:pStyle w:val="a"/>
        <w:rPr>
          <w:rFonts w:hint="cs"/>
          <w:rtl/>
        </w:rPr>
      </w:pPr>
      <w:r>
        <w:rPr>
          <w:rFonts w:hint="cs"/>
          <w:rtl/>
        </w:rPr>
        <w:t>מי בעד הצעתה של זהבה גלאון? מי נגד? מי נמנע?</w:t>
      </w:r>
    </w:p>
    <w:p w14:paraId="70A3E942" w14:textId="77777777" w:rsidR="00000000" w:rsidRDefault="007C71EE">
      <w:pPr>
        <w:pStyle w:val="a"/>
        <w:rPr>
          <w:rFonts w:hint="cs"/>
          <w:rtl/>
        </w:rPr>
      </w:pPr>
    </w:p>
    <w:p w14:paraId="5B388176" w14:textId="77777777" w:rsidR="00000000" w:rsidRDefault="007C71EE">
      <w:pPr>
        <w:pStyle w:val="a"/>
        <w:jc w:val="center"/>
        <w:rPr>
          <w:rFonts w:hint="cs"/>
          <w:b/>
          <w:bCs/>
          <w:rtl/>
        </w:rPr>
      </w:pPr>
      <w:r>
        <w:rPr>
          <w:rFonts w:hint="cs"/>
          <w:b/>
          <w:bCs/>
          <w:rtl/>
        </w:rPr>
        <w:t>הצבעה</w:t>
      </w:r>
    </w:p>
    <w:p w14:paraId="21CB68B5" w14:textId="77777777" w:rsidR="00000000" w:rsidRDefault="007C71EE">
      <w:pPr>
        <w:jc w:val="center"/>
      </w:pPr>
    </w:p>
    <w:p w14:paraId="137C9D41" w14:textId="77777777" w:rsidR="00000000" w:rsidRDefault="007C71EE">
      <w:pPr>
        <w:pStyle w:val="a"/>
        <w:jc w:val="center"/>
        <w:rPr>
          <w:rFonts w:hint="cs"/>
          <w:rtl/>
        </w:rPr>
      </w:pPr>
      <w:r>
        <w:rPr>
          <w:rFonts w:hint="cs"/>
          <w:rtl/>
        </w:rPr>
        <w:t>ההסתייגות של חברת הכנסת זהבה גלאון לסעיף 6(2) לא נתקבלה.</w:t>
      </w:r>
    </w:p>
    <w:p w14:paraId="2EA9949D" w14:textId="77777777" w:rsidR="00000000" w:rsidRDefault="007C71EE">
      <w:pPr>
        <w:pStyle w:val="a"/>
        <w:jc w:val="center"/>
        <w:rPr>
          <w:rFonts w:hint="cs"/>
          <w:rtl/>
        </w:rPr>
      </w:pPr>
    </w:p>
    <w:p w14:paraId="3AB7283F" w14:textId="77777777" w:rsidR="00000000" w:rsidRDefault="007C71EE">
      <w:pPr>
        <w:pStyle w:val="ad"/>
        <w:rPr>
          <w:rtl/>
        </w:rPr>
      </w:pPr>
      <w:r>
        <w:rPr>
          <w:rtl/>
        </w:rPr>
        <w:t>היו"ר ראובן ריבלין:</w:t>
      </w:r>
    </w:p>
    <w:p w14:paraId="1F8FD13B" w14:textId="77777777" w:rsidR="00000000" w:rsidRDefault="007C71EE">
      <w:pPr>
        <w:pStyle w:val="a"/>
        <w:rPr>
          <w:rtl/>
        </w:rPr>
      </w:pPr>
    </w:p>
    <w:p w14:paraId="6B5A7DD4" w14:textId="77777777" w:rsidR="00000000" w:rsidRDefault="007C71EE">
      <w:pPr>
        <w:pStyle w:val="a"/>
        <w:rPr>
          <w:rFonts w:hint="cs"/>
          <w:rtl/>
        </w:rPr>
      </w:pPr>
      <w:r>
        <w:rPr>
          <w:rFonts w:hint="cs"/>
          <w:rtl/>
        </w:rPr>
        <w:t xml:space="preserve">הצעת זהבה גלאון לא עברה. </w:t>
      </w:r>
    </w:p>
    <w:p w14:paraId="099A0D1A" w14:textId="77777777" w:rsidR="00000000" w:rsidRDefault="007C71EE">
      <w:pPr>
        <w:pStyle w:val="a"/>
        <w:rPr>
          <w:rFonts w:hint="cs"/>
          <w:rtl/>
        </w:rPr>
      </w:pPr>
    </w:p>
    <w:p w14:paraId="75F56540" w14:textId="77777777" w:rsidR="00000000" w:rsidRDefault="007C71EE">
      <w:pPr>
        <w:pStyle w:val="a"/>
        <w:rPr>
          <w:rFonts w:hint="cs"/>
          <w:rtl/>
        </w:rPr>
      </w:pPr>
      <w:r>
        <w:rPr>
          <w:rFonts w:hint="cs"/>
          <w:rtl/>
        </w:rPr>
        <w:t xml:space="preserve">רומן ברונפמן - לא נוכח; אבשלום וילן - אינו נוכח. </w:t>
      </w:r>
    </w:p>
    <w:p w14:paraId="623A3B0A" w14:textId="77777777" w:rsidR="00000000" w:rsidRDefault="007C71EE">
      <w:pPr>
        <w:pStyle w:val="a"/>
        <w:rPr>
          <w:rFonts w:hint="cs"/>
          <w:rtl/>
        </w:rPr>
      </w:pPr>
    </w:p>
    <w:p w14:paraId="6EF7D2F6" w14:textId="77777777" w:rsidR="00000000" w:rsidRDefault="007C71EE">
      <w:pPr>
        <w:pStyle w:val="a"/>
        <w:rPr>
          <w:rFonts w:hint="cs"/>
          <w:rtl/>
        </w:rPr>
      </w:pPr>
      <w:r>
        <w:rPr>
          <w:rFonts w:hint="cs"/>
          <w:rtl/>
        </w:rPr>
        <w:t>מי בעד הצעתו של יעקב ליצמן? מי נגד? מי נמנע?</w:t>
      </w:r>
    </w:p>
    <w:p w14:paraId="34650986" w14:textId="77777777" w:rsidR="00000000" w:rsidRDefault="007C71EE">
      <w:pPr>
        <w:pStyle w:val="a"/>
        <w:rPr>
          <w:rFonts w:hint="cs"/>
          <w:rtl/>
        </w:rPr>
      </w:pPr>
    </w:p>
    <w:p w14:paraId="232B31B9" w14:textId="77777777" w:rsidR="00000000" w:rsidRDefault="007C71EE">
      <w:pPr>
        <w:pStyle w:val="a"/>
        <w:jc w:val="center"/>
        <w:rPr>
          <w:b/>
          <w:bCs/>
        </w:rPr>
      </w:pPr>
      <w:r>
        <w:rPr>
          <w:rFonts w:hint="cs"/>
          <w:b/>
          <w:bCs/>
          <w:rtl/>
        </w:rPr>
        <w:t>הצבעה</w:t>
      </w:r>
    </w:p>
    <w:p w14:paraId="4B1F4A17" w14:textId="77777777" w:rsidR="00000000" w:rsidRDefault="007C71EE">
      <w:pPr>
        <w:jc w:val="center"/>
      </w:pPr>
    </w:p>
    <w:p w14:paraId="0A6A43ED" w14:textId="77777777" w:rsidR="00000000" w:rsidRDefault="007C71EE">
      <w:pPr>
        <w:pStyle w:val="a"/>
        <w:jc w:val="center"/>
        <w:rPr>
          <w:rFonts w:hint="cs"/>
          <w:rtl/>
        </w:rPr>
      </w:pPr>
      <w:r>
        <w:rPr>
          <w:rFonts w:hint="cs"/>
          <w:rtl/>
        </w:rPr>
        <w:t>ההסתייגות של חבר הכנסת יעקב ליצמן לסעיף 6(2) לא נתקבלה.</w:t>
      </w:r>
    </w:p>
    <w:p w14:paraId="29BCA055" w14:textId="77777777" w:rsidR="00000000" w:rsidRDefault="007C71EE">
      <w:pPr>
        <w:pStyle w:val="a"/>
        <w:jc w:val="center"/>
        <w:rPr>
          <w:rFonts w:hint="cs"/>
          <w:rtl/>
        </w:rPr>
      </w:pPr>
    </w:p>
    <w:p w14:paraId="445FB06D" w14:textId="77777777" w:rsidR="00000000" w:rsidRDefault="007C71EE">
      <w:pPr>
        <w:pStyle w:val="ad"/>
        <w:rPr>
          <w:rtl/>
        </w:rPr>
      </w:pPr>
      <w:r>
        <w:rPr>
          <w:rtl/>
        </w:rPr>
        <w:t>היו"ר ראובן ריבלין:</w:t>
      </w:r>
    </w:p>
    <w:p w14:paraId="26000D62" w14:textId="77777777" w:rsidR="00000000" w:rsidRDefault="007C71EE">
      <w:pPr>
        <w:pStyle w:val="a"/>
        <w:rPr>
          <w:rtl/>
        </w:rPr>
      </w:pPr>
    </w:p>
    <w:p w14:paraId="6B0E1C86" w14:textId="77777777" w:rsidR="00000000" w:rsidRDefault="007C71EE">
      <w:pPr>
        <w:pStyle w:val="a"/>
        <w:rPr>
          <w:rFonts w:hint="cs"/>
          <w:rtl/>
        </w:rPr>
      </w:pPr>
      <w:r>
        <w:rPr>
          <w:rFonts w:hint="cs"/>
          <w:rtl/>
        </w:rPr>
        <w:t xml:space="preserve">הצעת ליצמן לא עברה. </w:t>
      </w:r>
    </w:p>
    <w:p w14:paraId="17693C2A" w14:textId="77777777" w:rsidR="00000000" w:rsidRDefault="007C71EE">
      <w:pPr>
        <w:pStyle w:val="a"/>
        <w:rPr>
          <w:rFonts w:hint="cs"/>
          <w:rtl/>
        </w:rPr>
      </w:pPr>
    </w:p>
    <w:p w14:paraId="3B35D7EC" w14:textId="77777777" w:rsidR="00000000" w:rsidRDefault="007C71EE">
      <w:pPr>
        <w:pStyle w:val="a"/>
        <w:rPr>
          <w:rFonts w:hint="cs"/>
          <w:rtl/>
        </w:rPr>
      </w:pPr>
      <w:r>
        <w:rPr>
          <w:rFonts w:hint="cs"/>
          <w:rtl/>
        </w:rPr>
        <w:t>מי בעד הצעתו של אברהם רביץ? מי נגד? מי נמנע?</w:t>
      </w:r>
    </w:p>
    <w:p w14:paraId="1BA94936" w14:textId="77777777" w:rsidR="00000000" w:rsidRDefault="007C71EE">
      <w:pPr>
        <w:pStyle w:val="a"/>
        <w:rPr>
          <w:rFonts w:hint="cs"/>
          <w:rtl/>
        </w:rPr>
      </w:pPr>
    </w:p>
    <w:p w14:paraId="486A533D" w14:textId="77777777" w:rsidR="00000000" w:rsidRDefault="007C71EE">
      <w:pPr>
        <w:pStyle w:val="a"/>
        <w:jc w:val="center"/>
        <w:rPr>
          <w:b/>
          <w:bCs/>
        </w:rPr>
      </w:pPr>
      <w:r>
        <w:rPr>
          <w:rFonts w:hint="cs"/>
          <w:b/>
          <w:bCs/>
          <w:rtl/>
        </w:rPr>
        <w:t>הצבעה</w:t>
      </w:r>
    </w:p>
    <w:p w14:paraId="320834F6" w14:textId="77777777" w:rsidR="00000000" w:rsidRDefault="007C71EE">
      <w:pPr>
        <w:jc w:val="center"/>
      </w:pPr>
    </w:p>
    <w:p w14:paraId="7FE4871F" w14:textId="77777777" w:rsidR="00000000" w:rsidRDefault="007C71EE">
      <w:pPr>
        <w:pStyle w:val="a"/>
        <w:jc w:val="center"/>
        <w:rPr>
          <w:rFonts w:hint="cs"/>
          <w:rtl/>
        </w:rPr>
      </w:pPr>
      <w:r>
        <w:rPr>
          <w:rFonts w:hint="cs"/>
          <w:rtl/>
        </w:rPr>
        <w:t>ההסתייגות של חבר הכנסת אברהם רביץ לסעיף 6(2) לא נתקבלה.</w:t>
      </w:r>
    </w:p>
    <w:p w14:paraId="7D20B495" w14:textId="77777777" w:rsidR="00000000" w:rsidRDefault="007C71EE">
      <w:pPr>
        <w:pStyle w:val="a"/>
        <w:jc w:val="center"/>
        <w:rPr>
          <w:rFonts w:hint="cs"/>
          <w:rtl/>
        </w:rPr>
      </w:pPr>
    </w:p>
    <w:p w14:paraId="6ABCAFF0" w14:textId="77777777" w:rsidR="00000000" w:rsidRDefault="007C71EE">
      <w:pPr>
        <w:pStyle w:val="ad"/>
        <w:rPr>
          <w:rtl/>
        </w:rPr>
      </w:pPr>
      <w:r>
        <w:rPr>
          <w:rtl/>
        </w:rPr>
        <w:t>היו"ר ראובן ריבלין:</w:t>
      </w:r>
    </w:p>
    <w:p w14:paraId="63B6751C" w14:textId="77777777" w:rsidR="00000000" w:rsidRDefault="007C71EE">
      <w:pPr>
        <w:pStyle w:val="a"/>
        <w:rPr>
          <w:rtl/>
        </w:rPr>
      </w:pPr>
    </w:p>
    <w:p w14:paraId="69B794BA" w14:textId="77777777" w:rsidR="00000000" w:rsidRDefault="007C71EE">
      <w:pPr>
        <w:pStyle w:val="a"/>
        <w:rPr>
          <w:rFonts w:hint="cs"/>
          <w:rtl/>
        </w:rPr>
      </w:pPr>
      <w:r>
        <w:rPr>
          <w:rFonts w:hint="cs"/>
          <w:rtl/>
        </w:rPr>
        <w:t>הצעת רביץ לא עברה</w:t>
      </w:r>
      <w:r>
        <w:rPr>
          <w:rFonts w:hint="cs"/>
          <w:rtl/>
        </w:rPr>
        <w:t xml:space="preserve">. </w:t>
      </w:r>
    </w:p>
    <w:p w14:paraId="42D19071" w14:textId="77777777" w:rsidR="00000000" w:rsidRDefault="007C71EE">
      <w:pPr>
        <w:pStyle w:val="a"/>
        <w:rPr>
          <w:rFonts w:hint="cs"/>
          <w:rtl/>
        </w:rPr>
      </w:pPr>
    </w:p>
    <w:p w14:paraId="7C9F15F7" w14:textId="77777777" w:rsidR="00000000" w:rsidRDefault="007C71EE">
      <w:pPr>
        <w:pStyle w:val="a"/>
        <w:rPr>
          <w:rFonts w:hint="cs"/>
          <w:rtl/>
        </w:rPr>
      </w:pPr>
      <w:r>
        <w:rPr>
          <w:rFonts w:hint="cs"/>
          <w:rtl/>
        </w:rPr>
        <w:t>מי בעד הצעתו של פרוש? מי נגד? מי נמנע?</w:t>
      </w:r>
    </w:p>
    <w:p w14:paraId="7E1A998A" w14:textId="77777777" w:rsidR="00000000" w:rsidRDefault="007C71EE">
      <w:pPr>
        <w:pStyle w:val="a"/>
        <w:rPr>
          <w:rFonts w:hint="cs"/>
          <w:rtl/>
        </w:rPr>
      </w:pPr>
    </w:p>
    <w:p w14:paraId="5D814A3A" w14:textId="77777777" w:rsidR="00000000" w:rsidRDefault="007C71EE">
      <w:pPr>
        <w:pStyle w:val="a"/>
        <w:jc w:val="center"/>
        <w:rPr>
          <w:b/>
          <w:bCs/>
        </w:rPr>
      </w:pPr>
      <w:r>
        <w:rPr>
          <w:rFonts w:hint="cs"/>
          <w:b/>
          <w:bCs/>
          <w:rtl/>
        </w:rPr>
        <w:t>הצבעה</w:t>
      </w:r>
    </w:p>
    <w:p w14:paraId="44098017" w14:textId="77777777" w:rsidR="00000000" w:rsidRDefault="007C71EE">
      <w:pPr>
        <w:jc w:val="center"/>
      </w:pPr>
    </w:p>
    <w:p w14:paraId="3B83D736" w14:textId="77777777" w:rsidR="00000000" w:rsidRDefault="007C71EE">
      <w:pPr>
        <w:pStyle w:val="a"/>
        <w:jc w:val="center"/>
        <w:rPr>
          <w:rFonts w:hint="cs"/>
          <w:rtl/>
        </w:rPr>
      </w:pPr>
      <w:r>
        <w:rPr>
          <w:rFonts w:hint="cs"/>
          <w:rtl/>
        </w:rPr>
        <w:t>ההסתייגות של חבר הכנסת מאיר פרוש לסעיף 6(2) לא נתקבלה.</w:t>
      </w:r>
    </w:p>
    <w:p w14:paraId="4BE3F8D3" w14:textId="77777777" w:rsidR="00000000" w:rsidRDefault="007C71EE">
      <w:pPr>
        <w:pStyle w:val="a"/>
        <w:jc w:val="center"/>
        <w:rPr>
          <w:rFonts w:hint="cs"/>
          <w:rtl/>
        </w:rPr>
      </w:pPr>
    </w:p>
    <w:p w14:paraId="03CD9810" w14:textId="77777777" w:rsidR="00000000" w:rsidRDefault="007C71EE">
      <w:pPr>
        <w:pStyle w:val="ad"/>
        <w:rPr>
          <w:rtl/>
        </w:rPr>
      </w:pPr>
      <w:r>
        <w:rPr>
          <w:rtl/>
        </w:rPr>
        <w:t>היו"ר ראובן ריבלין:</w:t>
      </w:r>
    </w:p>
    <w:p w14:paraId="014F5663" w14:textId="77777777" w:rsidR="00000000" w:rsidRDefault="007C71EE">
      <w:pPr>
        <w:pStyle w:val="a"/>
        <w:rPr>
          <w:rtl/>
        </w:rPr>
      </w:pPr>
    </w:p>
    <w:p w14:paraId="5BB1CCC2" w14:textId="77777777" w:rsidR="00000000" w:rsidRDefault="007C71EE">
      <w:pPr>
        <w:pStyle w:val="a"/>
        <w:rPr>
          <w:rFonts w:hint="cs"/>
          <w:rtl/>
        </w:rPr>
      </w:pPr>
      <w:r>
        <w:rPr>
          <w:rFonts w:hint="cs"/>
          <w:rtl/>
        </w:rPr>
        <w:t xml:space="preserve">הצעת פרוש לא עברה. </w:t>
      </w:r>
    </w:p>
    <w:p w14:paraId="4F09228B" w14:textId="77777777" w:rsidR="00000000" w:rsidRDefault="007C71EE">
      <w:pPr>
        <w:pStyle w:val="a"/>
        <w:rPr>
          <w:rFonts w:hint="cs"/>
          <w:rtl/>
        </w:rPr>
      </w:pPr>
    </w:p>
    <w:p w14:paraId="2C7EFB4D" w14:textId="77777777" w:rsidR="00000000" w:rsidRDefault="007C71EE">
      <w:pPr>
        <w:pStyle w:val="a"/>
        <w:rPr>
          <w:rFonts w:hint="cs"/>
          <w:rtl/>
        </w:rPr>
      </w:pPr>
      <w:r>
        <w:rPr>
          <w:rFonts w:hint="cs"/>
          <w:rtl/>
        </w:rPr>
        <w:t>מי בעד הצעתו של גפני? מי נגד? מי נמנע?</w:t>
      </w:r>
    </w:p>
    <w:p w14:paraId="1E7B736B" w14:textId="77777777" w:rsidR="00000000" w:rsidRDefault="007C71EE">
      <w:pPr>
        <w:pStyle w:val="a"/>
        <w:rPr>
          <w:rFonts w:hint="cs"/>
          <w:rtl/>
        </w:rPr>
      </w:pPr>
    </w:p>
    <w:p w14:paraId="01079D6D" w14:textId="77777777" w:rsidR="00000000" w:rsidRDefault="007C71EE">
      <w:pPr>
        <w:pStyle w:val="a"/>
        <w:jc w:val="center"/>
        <w:rPr>
          <w:b/>
          <w:bCs/>
        </w:rPr>
      </w:pPr>
      <w:r>
        <w:rPr>
          <w:rFonts w:hint="cs"/>
          <w:b/>
          <w:bCs/>
          <w:rtl/>
        </w:rPr>
        <w:t>הצבעה</w:t>
      </w:r>
    </w:p>
    <w:p w14:paraId="1C2F1200" w14:textId="77777777" w:rsidR="00000000" w:rsidRDefault="007C71EE">
      <w:pPr>
        <w:jc w:val="center"/>
      </w:pPr>
    </w:p>
    <w:p w14:paraId="54D254B4" w14:textId="77777777" w:rsidR="00000000" w:rsidRDefault="007C71EE">
      <w:pPr>
        <w:pStyle w:val="a"/>
        <w:jc w:val="center"/>
        <w:rPr>
          <w:rFonts w:hint="cs"/>
          <w:rtl/>
        </w:rPr>
      </w:pPr>
      <w:r>
        <w:rPr>
          <w:rFonts w:hint="cs"/>
          <w:rtl/>
        </w:rPr>
        <w:t>ההסתייגות של חבר הכנסת משה גפני לסעיף 6(2) לא נתקבלה.</w:t>
      </w:r>
    </w:p>
    <w:p w14:paraId="24086668" w14:textId="77777777" w:rsidR="00000000" w:rsidRDefault="007C71EE">
      <w:pPr>
        <w:pStyle w:val="a"/>
        <w:jc w:val="center"/>
        <w:rPr>
          <w:rFonts w:hint="cs"/>
          <w:rtl/>
        </w:rPr>
      </w:pPr>
    </w:p>
    <w:p w14:paraId="714D59E0" w14:textId="77777777" w:rsidR="00000000" w:rsidRDefault="007C71EE">
      <w:pPr>
        <w:pStyle w:val="ad"/>
        <w:rPr>
          <w:rtl/>
        </w:rPr>
      </w:pPr>
      <w:r>
        <w:rPr>
          <w:rtl/>
        </w:rPr>
        <w:t>היו"ר</w:t>
      </w:r>
      <w:r>
        <w:rPr>
          <w:rtl/>
        </w:rPr>
        <w:t xml:space="preserve"> ראובן ריבלין:</w:t>
      </w:r>
    </w:p>
    <w:p w14:paraId="3F7DEC1F" w14:textId="77777777" w:rsidR="00000000" w:rsidRDefault="007C71EE">
      <w:pPr>
        <w:pStyle w:val="a"/>
        <w:rPr>
          <w:rtl/>
        </w:rPr>
      </w:pPr>
    </w:p>
    <w:p w14:paraId="5CD843F1" w14:textId="77777777" w:rsidR="00000000" w:rsidRDefault="007C71EE">
      <w:pPr>
        <w:pStyle w:val="a"/>
        <w:rPr>
          <w:rFonts w:hint="cs"/>
          <w:rtl/>
        </w:rPr>
      </w:pPr>
      <w:r>
        <w:rPr>
          <w:rFonts w:hint="cs"/>
          <w:rtl/>
        </w:rPr>
        <w:t xml:space="preserve">הצעת משה גפני לא עברה. </w:t>
      </w:r>
    </w:p>
    <w:p w14:paraId="6FB356DB" w14:textId="77777777" w:rsidR="00000000" w:rsidRDefault="007C71EE">
      <w:pPr>
        <w:pStyle w:val="a"/>
        <w:rPr>
          <w:rFonts w:hint="cs"/>
          <w:rtl/>
        </w:rPr>
      </w:pPr>
    </w:p>
    <w:p w14:paraId="4E17F563" w14:textId="77777777" w:rsidR="00000000" w:rsidRDefault="007C71EE">
      <w:pPr>
        <w:pStyle w:val="a"/>
        <w:rPr>
          <w:rFonts w:hint="cs"/>
          <w:rtl/>
        </w:rPr>
      </w:pPr>
      <w:r>
        <w:rPr>
          <w:rFonts w:hint="cs"/>
          <w:rtl/>
        </w:rPr>
        <w:t>מי בעד הצעתו של אייכלר? מי נגד? מי נמנע?</w:t>
      </w:r>
    </w:p>
    <w:p w14:paraId="082DAB1D" w14:textId="77777777" w:rsidR="00000000" w:rsidRDefault="007C71EE">
      <w:pPr>
        <w:pStyle w:val="a"/>
        <w:rPr>
          <w:rFonts w:hint="cs"/>
          <w:rtl/>
        </w:rPr>
      </w:pPr>
    </w:p>
    <w:p w14:paraId="5B0A2A56" w14:textId="77777777" w:rsidR="00000000" w:rsidRDefault="007C71EE">
      <w:pPr>
        <w:pStyle w:val="a"/>
        <w:jc w:val="center"/>
        <w:rPr>
          <w:rFonts w:hint="cs"/>
          <w:b/>
          <w:bCs/>
          <w:rtl/>
        </w:rPr>
      </w:pPr>
      <w:r>
        <w:rPr>
          <w:rFonts w:hint="cs"/>
          <w:b/>
          <w:bCs/>
          <w:rtl/>
        </w:rPr>
        <w:t>הצבעה</w:t>
      </w:r>
    </w:p>
    <w:p w14:paraId="300704ED" w14:textId="77777777" w:rsidR="00000000" w:rsidRDefault="007C71EE">
      <w:pPr>
        <w:jc w:val="center"/>
      </w:pPr>
    </w:p>
    <w:p w14:paraId="1854D037" w14:textId="77777777" w:rsidR="00000000" w:rsidRDefault="007C71EE">
      <w:pPr>
        <w:pStyle w:val="a"/>
        <w:jc w:val="center"/>
        <w:rPr>
          <w:rFonts w:hint="cs"/>
          <w:rtl/>
        </w:rPr>
      </w:pPr>
      <w:r>
        <w:rPr>
          <w:rFonts w:hint="cs"/>
          <w:rtl/>
        </w:rPr>
        <w:t>ההסתייגות של חבר הכנסת ישראל אייכלר לסעיף 6(2) לא נתקבלה.</w:t>
      </w:r>
    </w:p>
    <w:p w14:paraId="08C498D6" w14:textId="77777777" w:rsidR="00000000" w:rsidRDefault="007C71EE">
      <w:pPr>
        <w:pStyle w:val="a"/>
        <w:jc w:val="center"/>
        <w:rPr>
          <w:rFonts w:hint="cs"/>
          <w:rtl/>
        </w:rPr>
      </w:pPr>
    </w:p>
    <w:p w14:paraId="79280ED3" w14:textId="77777777" w:rsidR="00000000" w:rsidRDefault="007C71EE">
      <w:pPr>
        <w:pStyle w:val="ad"/>
        <w:rPr>
          <w:rtl/>
        </w:rPr>
      </w:pPr>
      <w:r>
        <w:rPr>
          <w:rtl/>
        </w:rPr>
        <w:t>היו"ר ראובן ריבלין:</w:t>
      </w:r>
    </w:p>
    <w:p w14:paraId="10CDA0A1" w14:textId="77777777" w:rsidR="00000000" w:rsidRDefault="007C71EE">
      <w:pPr>
        <w:pStyle w:val="a"/>
        <w:rPr>
          <w:rtl/>
        </w:rPr>
      </w:pPr>
    </w:p>
    <w:p w14:paraId="3B97EA39" w14:textId="77777777" w:rsidR="00000000" w:rsidRDefault="007C71EE">
      <w:pPr>
        <w:pStyle w:val="a"/>
        <w:rPr>
          <w:rFonts w:hint="cs"/>
          <w:rtl/>
        </w:rPr>
      </w:pPr>
      <w:r>
        <w:rPr>
          <w:rFonts w:hint="cs"/>
          <w:rtl/>
        </w:rPr>
        <w:t xml:space="preserve">הצעת ישראל אייכלר לא עברה. </w:t>
      </w:r>
    </w:p>
    <w:p w14:paraId="4E016D37" w14:textId="77777777" w:rsidR="00000000" w:rsidRDefault="007C71EE">
      <w:pPr>
        <w:pStyle w:val="a"/>
        <w:rPr>
          <w:rFonts w:hint="cs"/>
          <w:rtl/>
        </w:rPr>
      </w:pPr>
    </w:p>
    <w:p w14:paraId="27C7AF06" w14:textId="77777777" w:rsidR="00000000" w:rsidRDefault="007C71EE">
      <w:pPr>
        <w:pStyle w:val="a"/>
        <w:rPr>
          <w:rFonts w:hint="cs"/>
          <w:rtl/>
        </w:rPr>
      </w:pPr>
      <w:r>
        <w:rPr>
          <w:rFonts w:hint="cs"/>
          <w:rtl/>
        </w:rPr>
        <w:t>מי בעד הצעתו של משה גפני? מי נגד? מי נמנע?</w:t>
      </w:r>
    </w:p>
    <w:p w14:paraId="32923D11" w14:textId="77777777" w:rsidR="00000000" w:rsidRDefault="007C71EE">
      <w:pPr>
        <w:pStyle w:val="a"/>
        <w:jc w:val="center"/>
        <w:rPr>
          <w:rFonts w:hint="cs"/>
          <w:b/>
          <w:bCs/>
          <w:rtl/>
        </w:rPr>
      </w:pPr>
    </w:p>
    <w:p w14:paraId="2F3D7E62" w14:textId="77777777" w:rsidR="00000000" w:rsidRDefault="007C71EE">
      <w:pPr>
        <w:pStyle w:val="a"/>
        <w:jc w:val="center"/>
        <w:rPr>
          <w:b/>
          <w:bCs/>
        </w:rPr>
      </w:pPr>
      <w:r>
        <w:rPr>
          <w:rFonts w:hint="cs"/>
          <w:b/>
          <w:bCs/>
          <w:rtl/>
        </w:rPr>
        <w:t>הצבעה</w:t>
      </w:r>
    </w:p>
    <w:p w14:paraId="65263AD5" w14:textId="77777777" w:rsidR="00000000" w:rsidRDefault="007C71EE">
      <w:pPr>
        <w:pStyle w:val="a"/>
        <w:bidi w:val="0"/>
        <w:jc w:val="center"/>
      </w:pPr>
    </w:p>
    <w:p w14:paraId="06ABF74B" w14:textId="77777777" w:rsidR="00000000" w:rsidRDefault="007C71EE">
      <w:pPr>
        <w:pStyle w:val="a"/>
        <w:jc w:val="center"/>
        <w:rPr>
          <w:rFonts w:hint="cs"/>
          <w:rtl/>
        </w:rPr>
      </w:pPr>
      <w:r>
        <w:rPr>
          <w:rFonts w:hint="cs"/>
          <w:rtl/>
        </w:rPr>
        <w:t>ההסתיי</w:t>
      </w:r>
      <w:r>
        <w:rPr>
          <w:rFonts w:hint="cs"/>
          <w:rtl/>
        </w:rPr>
        <w:t>גות של חבר הכנסת משה גפני לסעיף 6(2) לא נתקבלה.</w:t>
      </w:r>
    </w:p>
    <w:p w14:paraId="0E3A99AB" w14:textId="77777777" w:rsidR="00000000" w:rsidRDefault="007C71EE">
      <w:pPr>
        <w:pStyle w:val="a"/>
        <w:jc w:val="center"/>
        <w:rPr>
          <w:rFonts w:hint="cs"/>
          <w:rtl/>
        </w:rPr>
      </w:pPr>
    </w:p>
    <w:p w14:paraId="7925E90B" w14:textId="77777777" w:rsidR="00000000" w:rsidRDefault="007C71EE">
      <w:pPr>
        <w:pStyle w:val="ad"/>
        <w:rPr>
          <w:rtl/>
        </w:rPr>
      </w:pPr>
      <w:r>
        <w:rPr>
          <w:rtl/>
        </w:rPr>
        <w:t>היו"ר ראובן ריבלין:</w:t>
      </w:r>
    </w:p>
    <w:p w14:paraId="3E6A467A" w14:textId="77777777" w:rsidR="00000000" w:rsidRDefault="007C71EE">
      <w:pPr>
        <w:pStyle w:val="a"/>
        <w:rPr>
          <w:rtl/>
        </w:rPr>
      </w:pPr>
    </w:p>
    <w:p w14:paraId="0E1E9D5A" w14:textId="77777777" w:rsidR="00000000" w:rsidRDefault="007C71EE">
      <w:pPr>
        <w:pStyle w:val="a"/>
        <w:rPr>
          <w:rFonts w:hint="cs"/>
          <w:rtl/>
        </w:rPr>
      </w:pPr>
      <w:r>
        <w:rPr>
          <w:rFonts w:hint="cs"/>
          <w:rtl/>
        </w:rPr>
        <w:t xml:space="preserve">הצעת משה גפני לא עברה. </w:t>
      </w:r>
    </w:p>
    <w:p w14:paraId="47872FCE" w14:textId="77777777" w:rsidR="00000000" w:rsidRDefault="007C71EE">
      <w:pPr>
        <w:pStyle w:val="a"/>
        <w:rPr>
          <w:rFonts w:hint="cs"/>
          <w:rtl/>
        </w:rPr>
      </w:pPr>
    </w:p>
    <w:p w14:paraId="2841CED3" w14:textId="77777777" w:rsidR="00000000" w:rsidRDefault="007C71EE">
      <w:pPr>
        <w:pStyle w:val="a"/>
        <w:rPr>
          <w:rFonts w:hint="cs"/>
          <w:rtl/>
        </w:rPr>
      </w:pPr>
      <w:r>
        <w:rPr>
          <w:rFonts w:hint="cs"/>
          <w:rtl/>
        </w:rPr>
        <w:t>מי בעד הצעת קבוצת ברכה וטלב אלסאנע? מי נגד? מי נמנע?</w:t>
      </w:r>
    </w:p>
    <w:p w14:paraId="7FA83816" w14:textId="77777777" w:rsidR="00000000" w:rsidRDefault="007C71EE">
      <w:pPr>
        <w:pStyle w:val="a"/>
        <w:rPr>
          <w:rFonts w:hint="cs"/>
          <w:rtl/>
        </w:rPr>
      </w:pPr>
    </w:p>
    <w:p w14:paraId="737C901C" w14:textId="77777777" w:rsidR="00000000" w:rsidRDefault="007C71EE">
      <w:pPr>
        <w:pStyle w:val="a"/>
        <w:jc w:val="center"/>
        <w:rPr>
          <w:b/>
          <w:bCs/>
          <w:rtl/>
        </w:rPr>
      </w:pPr>
      <w:r>
        <w:rPr>
          <w:rFonts w:hint="cs"/>
          <w:b/>
          <w:bCs/>
          <w:rtl/>
        </w:rPr>
        <w:t>הצבעה</w:t>
      </w:r>
    </w:p>
    <w:p w14:paraId="0CB18693" w14:textId="77777777" w:rsidR="00000000" w:rsidRDefault="007C71EE">
      <w:pPr>
        <w:pStyle w:val="a"/>
        <w:bidi w:val="0"/>
        <w:jc w:val="center"/>
      </w:pPr>
    </w:p>
    <w:p w14:paraId="11846762" w14:textId="77777777" w:rsidR="00000000" w:rsidRDefault="007C71EE">
      <w:pPr>
        <w:pStyle w:val="a"/>
        <w:jc w:val="center"/>
        <w:rPr>
          <w:rFonts w:hint="cs"/>
          <w:rtl/>
        </w:rPr>
      </w:pPr>
      <w:r>
        <w:rPr>
          <w:rFonts w:hint="cs"/>
          <w:rtl/>
        </w:rPr>
        <w:t xml:space="preserve">ההסתייגות של קבוצת חבר הכנסת מוחמד ברכה ושל חבר הכנסת טלב אלסאנע לסעיף 6(2) </w:t>
      </w:r>
    </w:p>
    <w:p w14:paraId="1F7ED400" w14:textId="77777777" w:rsidR="00000000" w:rsidRDefault="007C71EE">
      <w:pPr>
        <w:pStyle w:val="a"/>
        <w:jc w:val="center"/>
        <w:rPr>
          <w:rFonts w:hint="cs"/>
          <w:rtl/>
        </w:rPr>
      </w:pPr>
      <w:r>
        <w:rPr>
          <w:rFonts w:hint="cs"/>
          <w:rtl/>
        </w:rPr>
        <w:t>לא נתקבלה.</w:t>
      </w:r>
    </w:p>
    <w:p w14:paraId="5F97BCB8" w14:textId="77777777" w:rsidR="00000000" w:rsidRDefault="007C71EE">
      <w:pPr>
        <w:pStyle w:val="a"/>
        <w:jc w:val="center"/>
        <w:rPr>
          <w:rFonts w:hint="cs"/>
          <w:rtl/>
        </w:rPr>
      </w:pPr>
    </w:p>
    <w:p w14:paraId="5B2FCBF0" w14:textId="77777777" w:rsidR="00000000" w:rsidRDefault="007C71EE">
      <w:pPr>
        <w:pStyle w:val="ad"/>
        <w:rPr>
          <w:rtl/>
        </w:rPr>
      </w:pPr>
      <w:r>
        <w:rPr>
          <w:rtl/>
        </w:rPr>
        <w:t>היו"ר ראובן</w:t>
      </w:r>
      <w:r>
        <w:rPr>
          <w:rtl/>
        </w:rPr>
        <w:t xml:space="preserve"> ריבלין:</w:t>
      </w:r>
    </w:p>
    <w:p w14:paraId="53AFA202" w14:textId="77777777" w:rsidR="00000000" w:rsidRDefault="007C71EE">
      <w:pPr>
        <w:pStyle w:val="a"/>
        <w:rPr>
          <w:rtl/>
        </w:rPr>
      </w:pPr>
    </w:p>
    <w:p w14:paraId="13E70F2E" w14:textId="77777777" w:rsidR="00000000" w:rsidRDefault="007C71EE">
      <w:pPr>
        <w:pStyle w:val="a"/>
        <w:rPr>
          <w:rFonts w:hint="cs"/>
          <w:rtl/>
        </w:rPr>
      </w:pPr>
      <w:r>
        <w:rPr>
          <w:rFonts w:hint="cs"/>
          <w:rtl/>
        </w:rPr>
        <w:t xml:space="preserve">הצעת קבוצת ברכה ואלסאנע לא עברה. </w:t>
      </w:r>
    </w:p>
    <w:p w14:paraId="223E1322" w14:textId="77777777" w:rsidR="00000000" w:rsidRDefault="007C71EE">
      <w:pPr>
        <w:pStyle w:val="a"/>
        <w:rPr>
          <w:rFonts w:hint="cs"/>
          <w:rtl/>
        </w:rPr>
      </w:pPr>
    </w:p>
    <w:p w14:paraId="4270B467" w14:textId="77777777" w:rsidR="00000000" w:rsidRDefault="007C71EE">
      <w:pPr>
        <w:pStyle w:val="a"/>
        <w:rPr>
          <w:rFonts w:hint="cs"/>
          <w:rtl/>
        </w:rPr>
      </w:pPr>
      <w:r>
        <w:rPr>
          <w:rFonts w:hint="cs"/>
          <w:rtl/>
        </w:rPr>
        <w:t xml:space="preserve">אנחנו מצביעים הצבעה אלקטרונית על סעיף 6. נא להצביע מי בעד - כהצעת הוועדה. </w:t>
      </w:r>
    </w:p>
    <w:p w14:paraId="78C59DF8" w14:textId="77777777" w:rsidR="00000000" w:rsidRDefault="007C71EE">
      <w:pPr>
        <w:pStyle w:val="a"/>
        <w:rPr>
          <w:rFonts w:hint="cs"/>
          <w:rtl/>
        </w:rPr>
      </w:pPr>
    </w:p>
    <w:p w14:paraId="504A2908" w14:textId="77777777" w:rsidR="00000000" w:rsidRDefault="007C71EE">
      <w:pPr>
        <w:pStyle w:val="a"/>
        <w:jc w:val="center"/>
        <w:rPr>
          <w:rFonts w:hint="cs"/>
          <w:b/>
          <w:bCs/>
          <w:rtl/>
        </w:rPr>
      </w:pPr>
      <w:r>
        <w:rPr>
          <w:rFonts w:hint="cs"/>
          <w:b/>
          <w:bCs/>
          <w:rtl/>
        </w:rPr>
        <w:t>הצבעה מס' 18</w:t>
      </w:r>
    </w:p>
    <w:p w14:paraId="4814EE26" w14:textId="77777777" w:rsidR="00000000" w:rsidRDefault="007C71EE">
      <w:pPr>
        <w:pStyle w:val="a"/>
        <w:jc w:val="center"/>
        <w:rPr>
          <w:rFonts w:hint="cs"/>
          <w:rtl/>
        </w:rPr>
      </w:pPr>
    </w:p>
    <w:p w14:paraId="66010444" w14:textId="77777777" w:rsidR="00000000" w:rsidRDefault="007C71EE">
      <w:pPr>
        <w:pStyle w:val="a"/>
        <w:jc w:val="center"/>
        <w:rPr>
          <w:rFonts w:hint="cs"/>
          <w:rtl/>
        </w:rPr>
      </w:pPr>
      <w:r>
        <w:rPr>
          <w:rFonts w:hint="cs"/>
          <w:rtl/>
        </w:rPr>
        <w:t xml:space="preserve">בעד סעיף 6, כהצעת הוועדה </w:t>
      </w:r>
      <w:r>
        <w:rPr>
          <w:rtl/>
        </w:rPr>
        <w:t>–</w:t>
      </w:r>
      <w:r>
        <w:rPr>
          <w:rFonts w:hint="cs"/>
          <w:rtl/>
        </w:rPr>
        <w:t xml:space="preserve"> 47</w:t>
      </w:r>
    </w:p>
    <w:p w14:paraId="500D8416" w14:textId="77777777" w:rsidR="00000000" w:rsidRDefault="007C71EE">
      <w:pPr>
        <w:pStyle w:val="a"/>
        <w:jc w:val="center"/>
        <w:rPr>
          <w:rFonts w:hint="cs"/>
          <w:rtl/>
        </w:rPr>
      </w:pPr>
      <w:r>
        <w:rPr>
          <w:rFonts w:hint="cs"/>
          <w:rtl/>
        </w:rPr>
        <w:t xml:space="preserve">נגד </w:t>
      </w:r>
      <w:r>
        <w:rPr>
          <w:rtl/>
        </w:rPr>
        <w:t>–</w:t>
      </w:r>
      <w:r>
        <w:rPr>
          <w:rFonts w:hint="cs"/>
          <w:rtl/>
        </w:rPr>
        <w:t xml:space="preserve"> 23</w:t>
      </w:r>
    </w:p>
    <w:p w14:paraId="31912299"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27E922EC" w14:textId="77777777" w:rsidR="00000000" w:rsidRDefault="007C71EE">
      <w:pPr>
        <w:pStyle w:val="a"/>
        <w:jc w:val="center"/>
        <w:rPr>
          <w:rFonts w:hint="cs"/>
          <w:rtl/>
        </w:rPr>
      </w:pPr>
      <w:r>
        <w:rPr>
          <w:rFonts w:hint="cs"/>
          <w:rtl/>
        </w:rPr>
        <w:t>סעיף 6, כהצעת הוועדה, נתקבל.</w:t>
      </w:r>
    </w:p>
    <w:p w14:paraId="35ED7B52" w14:textId="77777777" w:rsidR="00000000" w:rsidRDefault="007C71EE">
      <w:pPr>
        <w:pStyle w:val="a"/>
        <w:rPr>
          <w:rFonts w:hint="cs"/>
          <w:rtl/>
        </w:rPr>
      </w:pPr>
    </w:p>
    <w:p w14:paraId="72A0CC7B" w14:textId="77777777" w:rsidR="00000000" w:rsidRDefault="007C71EE">
      <w:pPr>
        <w:pStyle w:val="ad"/>
        <w:rPr>
          <w:rtl/>
        </w:rPr>
      </w:pPr>
      <w:r>
        <w:rPr>
          <w:rtl/>
        </w:rPr>
        <w:t>היו"ר ראובן ריבלין:</w:t>
      </w:r>
    </w:p>
    <w:p w14:paraId="1DD186C4" w14:textId="77777777" w:rsidR="00000000" w:rsidRDefault="007C71EE">
      <w:pPr>
        <w:pStyle w:val="a"/>
        <w:rPr>
          <w:rtl/>
        </w:rPr>
      </w:pPr>
    </w:p>
    <w:p w14:paraId="0A2BDF41" w14:textId="77777777" w:rsidR="00000000" w:rsidRDefault="007C71EE">
      <w:pPr>
        <w:pStyle w:val="a"/>
        <w:rPr>
          <w:rFonts w:hint="cs"/>
          <w:rtl/>
        </w:rPr>
      </w:pPr>
      <w:r>
        <w:rPr>
          <w:rFonts w:hint="cs"/>
          <w:rtl/>
        </w:rPr>
        <w:t xml:space="preserve">אני קובע שברוב של </w:t>
      </w:r>
      <w:r>
        <w:rPr>
          <w:rFonts w:hint="cs"/>
          <w:rtl/>
        </w:rPr>
        <w:t xml:space="preserve">47 מול 23 ובאין נמנעים עבר סעיף 6 לפי הצעת הוועדה. </w:t>
      </w:r>
    </w:p>
    <w:p w14:paraId="5020701E" w14:textId="77777777" w:rsidR="00000000" w:rsidRDefault="007C71EE">
      <w:pPr>
        <w:pStyle w:val="a"/>
        <w:rPr>
          <w:rFonts w:hint="cs"/>
          <w:rtl/>
        </w:rPr>
      </w:pPr>
    </w:p>
    <w:p w14:paraId="077A0EE3" w14:textId="77777777" w:rsidR="00000000" w:rsidRDefault="007C71EE">
      <w:pPr>
        <w:pStyle w:val="a"/>
        <w:rPr>
          <w:rFonts w:hint="cs"/>
          <w:rtl/>
        </w:rPr>
      </w:pPr>
      <w:r>
        <w:rPr>
          <w:rFonts w:hint="cs"/>
          <w:rtl/>
        </w:rPr>
        <w:t xml:space="preserve">אנחנו עוברים לסעיף 7 על כל מרכיביו. </w:t>
      </w:r>
    </w:p>
    <w:p w14:paraId="7099C1BA" w14:textId="77777777" w:rsidR="00000000" w:rsidRDefault="007C71EE">
      <w:pPr>
        <w:pStyle w:val="a"/>
        <w:rPr>
          <w:rFonts w:hint="cs"/>
          <w:rtl/>
        </w:rPr>
      </w:pPr>
    </w:p>
    <w:p w14:paraId="55A9DD4D" w14:textId="77777777" w:rsidR="00000000" w:rsidRDefault="007C71EE">
      <w:pPr>
        <w:pStyle w:val="a"/>
        <w:rPr>
          <w:rFonts w:hint="cs"/>
          <w:rtl/>
        </w:rPr>
      </w:pPr>
      <w:r>
        <w:rPr>
          <w:rFonts w:hint="cs"/>
          <w:rtl/>
        </w:rPr>
        <w:t>מי בעד הסתייגות גפני? מי נגד? מי נמנע?</w:t>
      </w:r>
    </w:p>
    <w:p w14:paraId="709BBFFE" w14:textId="77777777" w:rsidR="00000000" w:rsidRDefault="007C71EE">
      <w:pPr>
        <w:pStyle w:val="a"/>
        <w:rPr>
          <w:rFonts w:hint="cs"/>
          <w:rtl/>
        </w:rPr>
      </w:pPr>
    </w:p>
    <w:p w14:paraId="22215821" w14:textId="77777777" w:rsidR="00000000" w:rsidRDefault="007C71EE">
      <w:pPr>
        <w:pStyle w:val="a"/>
        <w:jc w:val="center"/>
        <w:rPr>
          <w:b/>
          <w:bCs/>
          <w:rtl/>
        </w:rPr>
      </w:pPr>
      <w:r>
        <w:rPr>
          <w:rFonts w:hint="cs"/>
          <w:b/>
          <w:bCs/>
          <w:rtl/>
        </w:rPr>
        <w:t>הצבעה</w:t>
      </w:r>
    </w:p>
    <w:p w14:paraId="743EB058" w14:textId="77777777" w:rsidR="00000000" w:rsidRDefault="007C71EE">
      <w:pPr>
        <w:jc w:val="center"/>
      </w:pPr>
    </w:p>
    <w:p w14:paraId="24000F50" w14:textId="77777777" w:rsidR="00000000" w:rsidRDefault="007C71EE">
      <w:pPr>
        <w:pStyle w:val="a"/>
        <w:jc w:val="center"/>
        <w:rPr>
          <w:rFonts w:hint="cs"/>
          <w:rtl/>
        </w:rPr>
      </w:pPr>
      <w:r>
        <w:rPr>
          <w:rFonts w:hint="cs"/>
          <w:rtl/>
        </w:rPr>
        <w:t>ההסתייגות של חבר הכנסת משה גפני לסעיף 7(1) לא נתקבלה.</w:t>
      </w:r>
    </w:p>
    <w:p w14:paraId="315846E8" w14:textId="77777777" w:rsidR="00000000" w:rsidRDefault="007C71EE">
      <w:pPr>
        <w:pStyle w:val="ad"/>
        <w:rPr>
          <w:rtl/>
        </w:rPr>
      </w:pPr>
      <w:r>
        <w:rPr>
          <w:rtl/>
        </w:rPr>
        <w:t>היו"ר ראובן ריבלין:</w:t>
      </w:r>
    </w:p>
    <w:p w14:paraId="22A4F9C4" w14:textId="77777777" w:rsidR="00000000" w:rsidRDefault="007C71EE">
      <w:pPr>
        <w:pStyle w:val="a"/>
        <w:rPr>
          <w:rtl/>
        </w:rPr>
      </w:pPr>
    </w:p>
    <w:p w14:paraId="2E0E929F" w14:textId="77777777" w:rsidR="00000000" w:rsidRDefault="007C71EE">
      <w:pPr>
        <w:pStyle w:val="a"/>
        <w:rPr>
          <w:rFonts w:hint="cs"/>
          <w:rtl/>
        </w:rPr>
      </w:pPr>
      <w:r>
        <w:rPr>
          <w:rFonts w:hint="cs"/>
          <w:rtl/>
        </w:rPr>
        <w:t xml:space="preserve">לא עברה. </w:t>
      </w:r>
    </w:p>
    <w:p w14:paraId="001B9D01" w14:textId="77777777" w:rsidR="00000000" w:rsidRDefault="007C71EE">
      <w:pPr>
        <w:pStyle w:val="a"/>
        <w:rPr>
          <w:rFonts w:hint="cs"/>
          <w:rtl/>
        </w:rPr>
      </w:pPr>
    </w:p>
    <w:p w14:paraId="3E62EE87" w14:textId="77777777" w:rsidR="00000000" w:rsidRDefault="007C71EE">
      <w:pPr>
        <w:pStyle w:val="a"/>
        <w:rPr>
          <w:rFonts w:hint="cs"/>
          <w:rtl/>
        </w:rPr>
      </w:pPr>
      <w:r>
        <w:rPr>
          <w:rFonts w:hint="cs"/>
          <w:rtl/>
        </w:rPr>
        <w:t xml:space="preserve">הצעת בורג </w:t>
      </w:r>
      <w:r>
        <w:rPr>
          <w:rtl/>
        </w:rPr>
        <w:t>–</w:t>
      </w:r>
      <w:r>
        <w:rPr>
          <w:rFonts w:hint="cs"/>
          <w:rtl/>
        </w:rPr>
        <w:t xml:space="preserve"> מי בעד? מי נגד? מי נ</w:t>
      </w:r>
      <w:r>
        <w:rPr>
          <w:rFonts w:hint="cs"/>
          <w:rtl/>
        </w:rPr>
        <w:t>מנע?</w:t>
      </w:r>
    </w:p>
    <w:p w14:paraId="74658F9A" w14:textId="77777777" w:rsidR="00000000" w:rsidRDefault="007C71EE">
      <w:pPr>
        <w:pStyle w:val="a"/>
        <w:rPr>
          <w:rFonts w:hint="cs"/>
          <w:rtl/>
        </w:rPr>
      </w:pPr>
    </w:p>
    <w:p w14:paraId="7742F802" w14:textId="77777777" w:rsidR="00000000" w:rsidRDefault="007C71EE">
      <w:pPr>
        <w:pStyle w:val="a"/>
        <w:rPr>
          <w:rFonts w:hint="cs"/>
          <w:rtl/>
        </w:rPr>
      </w:pPr>
    </w:p>
    <w:p w14:paraId="5F3168AC" w14:textId="77777777" w:rsidR="00000000" w:rsidRDefault="007C71EE">
      <w:pPr>
        <w:pStyle w:val="a"/>
        <w:rPr>
          <w:rFonts w:hint="cs"/>
          <w:rtl/>
        </w:rPr>
      </w:pPr>
    </w:p>
    <w:p w14:paraId="058989BF" w14:textId="77777777" w:rsidR="00000000" w:rsidRDefault="007C71EE">
      <w:pPr>
        <w:pStyle w:val="a"/>
        <w:jc w:val="center"/>
        <w:rPr>
          <w:b/>
          <w:bCs/>
        </w:rPr>
      </w:pPr>
      <w:r>
        <w:rPr>
          <w:rFonts w:hint="cs"/>
          <w:b/>
          <w:bCs/>
          <w:rtl/>
        </w:rPr>
        <w:t>הצבעה</w:t>
      </w:r>
    </w:p>
    <w:p w14:paraId="08761026" w14:textId="77777777" w:rsidR="00000000" w:rsidRDefault="007C71EE">
      <w:pPr>
        <w:jc w:val="center"/>
      </w:pPr>
    </w:p>
    <w:p w14:paraId="34563847" w14:textId="77777777" w:rsidR="00000000" w:rsidRDefault="007C71EE">
      <w:pPr>
        <w:pStyle w:val="a"/>
        <w:jc w:val="center"/>
        <w:rPr>
          <w:rFonts w:hint="cs"/>
          <w:rtl/>
        </w:rPr>
      </w:pPr>
      <w:r>
        <w:rPr>
          <w:rFonts w:hint="cs"/>
          <w:rtl/>
        </w:rPr>
        <w:t>ההסתייגות של חבר הכנסת אברהם בורג לסעיף 7(1) לא נתקבלה.</w:t>
      </w:r>
    </w:p>
    <w:p w14:paraId="6AB9D7A7" w14:textId="77777777" w:rsidR="00000000" w:rsidRDefault="007C71EE">
      <w:pPr>
        <w:pStyle w:val="a"/>
        <w:jc w:val="center"/>
        <w:rPr>
          <w:rFonts w:hint="cs"/>
          <w:rtl/>
        </w:rPr>
      </w:pPr>
    </w:p>
    <w:p w14:paraId="76931607" w14:textId="77777777" w:rsidR="00000000" w:rsidRDefault="007C71EE">
      <w:pPr>
        <w:pStyle w:val="ad"/>
        <w:rPr>
          <w:rtl/>
        </w:rPr>
      </w:pPr>
      <w:r>
        <w:rPr>
          <w:rtl/>
        </w:rPr>
        <w:t>היו"ר ראובן ריבלין:</w:t>
      </w:r>
    </w:p>
    <w:p w14:paraId="03C10E1F" w14:textId="77777777" w:rsidR="00000000" w:rsidRDefault="007C71EE">
      <w:pPr>
        <w:pStyle w:val="a"/>
        <w:rPr>
          <w:rtl/>
        </w:rPr>
      </w:pPr>
    </w:p>
    <w:p w14:paraId="20476D3E" w14:textId="77777777" w:rsidR="00000000" w:rsidRDefault="007C71EE">
      <w:pPr>
        <w:pStyle w:val="a"/>
        <w:rPr>
          <w:rFonts w:hint="cs"/>
          <w:rtl/>
        </w:rPr>
      </w:pPr>
      <w:r>
        <w:rPr>
          <w:rFonts w:hint="cs"/>
          <w:rtl/>
        </w:rPr>
        <w:t>לא עברה.</w:t>
      </w:r>
    </w:p>
    <w:p w14:paraId="6F369CEA" w14:textId="77777777" w:rsidR="00000000" w:rsidRDefault="007C71EE">
      <w:pPr>
        <w:pStyle w:val="a"/>
        <w:rPr>
          <w:rFonts w:hint="cs"/>
          <w:rtl/>
        </w:rPr>
      </w:pPr>
    </w:p>
    <w:p w14:paraId="1D2EC275" w14:textId="77777777" w:rsidR="00000000" w:rsidRDefault="007C71EE">
      <w:pPr>
        <w:pStyle w:val="a"/>
        <w:rPr>
          <w:rFonts w:hint="cs"/>
          <w:rtl/>
        </w:rPr>
      </w:pPr>
      <w:r>
        <w:rPr>
          <w:rFonts w:hint="cs"/>
          <w:rtl/>
        </w:rPr>
        <w:t xml:space="preserve">מצנע - אינו נוכח. </w:t>
      </w:r>
    </w:p>
    <w:p w14:paraId="25E6C950" w14:textId="77777777" w:rsidR="00000000" w:rsidRDefault="007C71EE">
      <w:pPr>
        <w:pStyle w:val="a"/>
        <w:rPr>
          <w:rFonts w:hint="cs"/>
          <w:rtl/>
        </w:rPr>
      </w:pPr>
    </w:p>
    <w:p w14:paraId="21C5CE7E" w14:textId="77777777" w:rsidR="00000000" w:rsidRDefault="007C71EE">
      <w:pPr>
        <w:pStyle w:val="a"/>
        <w:rPr>
          <w:rFonts w:hint="cs"/>
          <w:rtl/>
        </w:rPr>
      </w:pPr>
      <w:r>
        <w:rPr>
          <w:rFonts w:hint="cs"/>
          <w:rtl/>
        </w:rPr>
        <w:t xml:space="preserve">הצעת בן-אליעזר </w:t>
      </w:r>
      <w:r>
        <w:rPr>
          <w:rtl/>
        </w:rPr>
        <w:t>–</w:t>
      </w:r>
      <w:r>
        <w:rPr>
          <w:rFonts w:hint="cs"/>
          <w:rtl/>
        </w:rPr>
        <w:t xml:space="preserve"> מי בעד? מי נגד? מי נמנע?</w:t>
      </w:r>
    </w:p>
    <w:p w14:paraId="3C8F75BD" w14:textId="77777777" w:rsidR="00000000" w:rsidRDefault="007C71EE">
      <w:pPr>
        <w:pStyle w:val="a"/>
        <w:rPr>
          <w:rFonts w:hint="cs"/>
          <w:rtl/>
        </w:rPr>
      </w:pPr>
    </w:p>
    <w:p w14:paraId="66A4B5D0" w14:textId="77777777" w:rsidR="00000000" w:rsidRDefault="007C71EE">
      <w:pPr>
        <w:pStyle w:val="a"/>
        <w:jc w:val="center"/>
        <w:rPr>
          <w:rFonts w:hint="cs"/>
          <w:b/>
          <w:bCs/>
          <w:rtl/>
        </w:rPr>
      </w:pPr>
      <w:r>
        <w:rPr>
          <w:rFonts w:hint="cs"/>
          <w:b/>
          <w:bCs/>
          <w:rtl/>
        </w:rPr>
        <w:t>הצבעה</w:t>
      </w:r>
    </w:p>
    <w:p w14:paraId="57DFEAD1" w14:textId="77777777" w:rsidR="00000000" w:rsidRDefault="007C71EE">
      <w:pPr>
        <w:jc w:val="center"/>
      </w:pPr>
    </w:p>
    <w:p w14:paraId="4440303D" w14:textId="77777777" w:rsidR="00000000" w:rsidRDefault="007C71EE">
      <w:pPr>
        <w:pStyle w:val="a"/>
        <w:jc w:val="center"/>
        <w:rPr>
          <w:rFonts w:hint="cs"/>
          <w:rtl/>
        </w:rPr>
      </w:pPr>
      <w:r>
        <w:rPr>
          <w:rFonts w:hint="cs"/>
          <w:rtl/>
        </w:rPr>
        <w:t>ההסתייגות של חבר הכנסת בנימין בן-אליעזר לסעיף 7(1) לא נתקבלה.</w:t>
      </w:r>
    </w:p>
    <w:p w14:paraId="6D87659B" w14:textId="77777777" w:rsidR="00000000" w:rsidRDefault="007C71EE">
      <w:pPr>
        <w:pStyle w:val="a"/>
        <w:jc w:val="center"/>
        <w:rPr>
          <w:rFonts w:hint="cs"/>
          <w:rtl/>
        </w:rPr>
      </w:pPr>
    </w:p>
    <w:p w14:paraId="7E51D627" w14:textId="77777777" w:rsidR="00000000" w:rsidRDefault="007C71EE">
      <w:pPr>
        <w:pStyle w:val="ad"/>
        <w:rPr>
          <w:rtl/>
        </w:rPr>
      </w:pPr>
      <w:r>
        <w:rPr>
          <w:rtl/>
        </w:rPr>
        <w:t>היו"ר ראובן ריבלין:</w:t>
      </w:r>
    </w:p>
    <w:p w14:paraId="24919745" w14:textId="77777777" w:rsidR="00000000" w:rsidRDefault="007C71EE">
      <w:pPr>
        <w:pStyle w:val="a"/>
        <w:rPr>
          <w:rtl/>
        </w:rPr>
      </w:pPr>
    </w:p>
    <w:p w14:paraId="00650AB6" w14:textId="77777777" w:rsidR="00000000" w:rsidRDefault="007C71EE">
      <w:pPr>
        <w:pStyle w:val="a"/>
        <w:rPr>
          <w:rFonts w:hint="cs"/>
          <w:rtl/>
        </w:rPr>
      </w:pPr>
      <w:r>
        <w:rPr>
          <w:rFonts w:hint="cs"/>
          <w:rtl/>
        </w:rPr>
        <w:t>לא עברה.</w:t>
      </w:r>
    </w:p>
    <w:p w14:paraId="3F589706" w14:textId="77777777" w:rsidR="00000000" w:rsidRDefault="007C71EE">
      <w:pPr>
        <w:pStyle w:val="a"/>
        <w:rPr>
          <w:rFonts w:hint="cs"/>
          <w:rtl/>
        </w:rPr>
      </w:pPr>
    </w:p>
    <w:p w14:paraId="44A68FC8" w14:textId="77777777" w:rsidR="00000000" w:rsidRDefault="007C71EE">
      <w:pPr>
        <w:pStyle w:val="a"/>
        <w:rPr>
          <w:rFonts w:hint="cs"/>
          <w:rtl/>
        </w:rPr>
      </w:pPr>
      <w:r>
        <w:rPr>
          <w:rFonts w:hint="cs"/>
          <w:rtl/>
        </w:rPr>
        <w:t xml:space="preserve">הצעת פרס </w:t>
      </w:r>
      <w:r>
        <w:rPr>
          <w:rtl/>
        </w:rPr>
        <w:t>–</w:t>
      </w:r>
      <w:r>
        <w:rPr>
          <w:rFonts w:hint="cs"/>
          <w:rtl/>
        </w:rPr>
        <w:t xml:space="preserve"> מי בעד? מי נגד? מי נמנע?</w:t>
      </w:r>
    </w:p>
    <w:p w14:paraId="44E6C246" w14:textId="77777777" w:rsidR="00000000" w:rsidRDefault="007C71EE">
      <w:pPr>
        <w:pStyle w:val="a"/>
        <w:rPr>
          <w:rFonts w:hint="cs"/>
          <w:rtl/>
        </w:rPr>
      </w:pPr>
    </w:p>
    <w:p w14:paraId="63B7D05E" w14:textId="77777777" w:rsidR="00000000" w:rsidRDefault="007C71EE">
      <w:pPr>
        <w:pStyle w:val="a"/>
        <w:jc w:val="center"/>
        <w:rPr>
          <w:rFonts w:hint="cs"/>
          <w:b/>
          <w:bCs/>
          <w:rtl/>
        </w:rPr>
      </w:pPr>
      <w:r>
        <w:rPr>
          <w:rFonts w:hint="cs"/>
          <w:b/>
          <w:bCs/>
          <w:rtl/>
        </w:rPr>
        <w:t>הצבעה</w:t>
      </w:r>
    </w:p>
    <w:p w14:paraId="1DC1974B" w14:textId="77777777" w:rsidR="00000000" w:rsidRDefault="007C71EE">
      <w:pPr>
        <w:jc w:val="center"/>
      </w:pPr>
    </w:p>
    <w:p w14:paraId="26D5D65D" w14:textId="77777777" w:rsidR="00000000" w:rsidRDefault="007C71EE">
      <w:pPr>
        <w:pStyle w:val="a"/>
        <w:jc w:val="center"/>
        <w:rPr>
          <w:rFonts w:hint="cs"/>
          <w:rtl/>
        </w:rPr>
      </w:pPr>
      <w:r>
        <w:rPr>
          <w:rFonts w:hint="cs"/>
          <w:rtl/>
        </w:rPr>
        <w:t>ההסתייגות של חבר הכנסת שמעון פרס לסעיף 7(1) לא נתקבלה.</w:t>
      </w:r>
    </w:p>
    <w:p w14:paraId="748D7783" w14:textId="77777777" w:rsidR="00000000" w:rsidRDefault="007C71EE">
      <w:pPr>
        <w:pStyle w:val="a"/>
        <w:jc w:val="center"/>
        <w:rPr>
          <w:rFonts w:hint="cs"/>
          <w:rtl/>
        </w:rPr>
      </w:pPr>
    </w:p>
    <w:p w14:paraId="722ED299" w14:textId="77777777" w:rsidR="00000000" w:rsidRDefault="007C71EE">
      <w:pPr>
        <w:pStyle w:val="ad"/>
        <w:rPr>
          <w:rtl/>
        </w:rPr>
      </w:pPr>
      <w:r>
        <w:rPr>
          <w:rtl/>
        </w:rPr>
        <w:t>היו"ר ראובן ריבלין:</w:t>
      </w:r>
    </w:p>
    <w:p w14:paraId="09523B16" w14:textId="77777777" w:rsidR="00000000" w:rsidRDefault="007C71EE">
      <w:pPr>
        <w:pStyle w:val="a"/>
        <w:rPr>
          <w:rtl/>
        </w:rPr>
      </w:pPr>
    </w:p>
    <w:p w14:paraId="32B16614" w14:textId="77777777" w:rsidR="00000000" w:rsidRDefault="007C71EE">
      <w:pPr>
        <w:pStyle w:val="a"/>
        <w:rPr>
          <w:rFonts w:hint="cs"/>
          <w:rtl/>
        </w:rPr>
      </w:pPr>
      <w:r>
        <w:rPr>
          <w:rFonts w:hint="cs"/>
          <w:rtl/>
        </w:rPr>
        <w:t xml:space="preserve">הצעת פרס לא עברה. </w:t>
      </w:r>
    </w:p>
    <w:p w14:paraId="5AA5D1C0" w14:textId="77777777" w:rsidR="00000000" w:rsidRDefault="007C71EE">
      <w:pPr>
        <w:pStyle w:val="a"/>
        <w:rPr>
          <w:rFonts w:hint="cs"/>
          <w:rtl/>
        </w:rPr>
      </w:pPr>
    </w:p>
    <w:p w14:paraId="266C8D57" w14:textId="77777777" w:rsidR="00000000" w:rsidRDefault="007C71EE">
      <w:pPr>
        <w:pStyle w:val="a"/>
        <w:rPr>
          <w:rFonts w:hint="cs"/>
          <w:rtl/>
        </w:rPr>
      </w:pPr>
      <w:r>
        <w:rPr>
          <w:rFonts w:hint="cs"/>
          <w:rtl/>
        </w:rPr>
        <w:t>מי בעד הצעת וילנאי? מי נגד? מי נמנע?</w:t>
      </w:r>
    </w:p>
    <w:p w14:paraId="2D770D3C" w14:textId="77777777" w:rsidR="00000000" w:rsidRDefault="007C71EE">
      <w:pPr>
        <w:pStyle w:val="a"/>
        <w:rPr>
          <w:rFonts w:hint="cs"/>
          <w:rtl/>
        </w:rPr>
      </w:pPr>
    </w:p>
    <w:p w14:paraId="4B438D57" w14:textId="77777777" w:rsidR="00000000" w:rsidRDefault="007C71EE">
      <w:pPr>
        <w:pStyle w:val="a"/>
        <w:jc w:val="center"/>
        <w:rPr>
          <w:b/>
          <w:bCs/>
          <w:rtl/>
        </w:rPr>
      </w:pPr>
      <w:r>
        <w:rPr>
          <w:rFonts w:hint="cs"/>
          <w:b/>
          <w:bCs/>
          <w:rtl/>
        </w:rPr>
        <w:t>הצבעה</w:t>
      </w:r>
    </w:p>
    <w:p w14:paraId="79921493" w14:textId="77777777" w:rsidR="00000000" w:rsidRDefault="007C71EE">
      <w:pPr>
        <w:jc w:val="center"/>
      </w:pPr>
    </w:p>
    <w:p w14:paraId="742C40AA" w14:textId="77777777" w:rsidR="00000000" w:rsidRDefault="007C71EE">
      <w:pPr>
        <w:pStyle w:val="a"/>
        <w:jc w:val="center"/>
        <w:rPr>
          <w:rFonts w:hint="cs"/>
          <w:rtl/>
        </w:rPr>
      </w:pPr>
      <w:r>
        <w:rPr>
          <w:rFonts w:hint="cs"/>
          <w:rtl/>
        </w:rPr>
        <w:t>ההסתייגות של חבר הכנסת מתן וילנאי לסעיף 7(1) לא נתקבלה.</w:t>
      </w:r>
    </w:p>
    <w:p w14:paraId="60B99DEF" w14:textId="77777777" w:rsidR="00000000" w:rsidRDefault="007C71EE">
      <w:pPr>
        <w:pStyle w:val="a"/>
        <w:jc w:val="center"/>
        <w:rPr>
          <w:rFonts w:hint="cs"/>
          <w:rtl/>
        </w:rPr>
      </w:pPr>
    </w:p>
    <w:p w14:paraId="4BECD47B" w14:textId="77777777" w:rsidR="00000000" w:rsidRDefault="007C71EE">
      <w:pPr>
        <w:pStyle w:val="ad"/>
        <w:rPr>
          <w:rtl/>
        </w:rPr>
      </w:pPr>
      <w:r>
        <w:rPr>
          <w:rtl/>
        </w:rPr>
        <w:t>הי</w:t>
      </w:r>
      <w:r>
        <w:rPr>
          <w:rtl/>
        </w:rPr>
        <w:t>ו"ר ראובן ריבלין:</w:t>
      </w:r>
    </w:p>
    <w:p w14:paraId="57A059C9" w14:textId="77777777" w:rsidR="00000000" w:rsidRDefault="007C71EE">
      <w:pPr>
        <w:pStyle w:val="a"/>
        <w:rPr>
          <w:rtl/>
        </w:rPr>
      </w:pPr>
    </w:p>
    <w:p w14:paraId="3DA14B76" w14:textId="77777777" w:rsidR="00000000" w:rsidRDefault="007C71EE">
      <w:pPr>
        <w:pStyle w:val="a"/>
        <w:rPr>
          <w:rFonts w:hint="cs"/>
          <w:rtl/>
        </w:rPr>
      </w:pPr>
      <w:r>
        <w:rPr>
          <w:rFonts w:hint="cs"/>
          <w:rtl/>
        </w:rPr>
        <w:t xml:space="preserve">לא עברה. </w:t>
      </w:r>
    </w:p>
    <w:p w14:paraId="6FD8C6BB" w14:textId="77777777" w:rsidR="00000000" w:rsidRDefault="007C71EE">
      <w:pPr>
        <w:pStyle w:val="a"/>
        <w:rPr>
          <w:rFonts w:hint="cs"/>
          <w:rtl/>
        </w:rPr>
      </w:pPr>
    </w:p>
    <w:p w14:paraId="6A4CDE1B" w14:textId="77777777" w:rsidR="00000000" w:rsidRDefault="007C71EE">
      <w:pPr>
        <w:pStyle w:val="a"/>
        <w:rPr>
          <w:rFonts w:hint="cs"/>
          <w:rtl/>
        </w:rPr>
      </w:pPr>
      <w:r>
        <w:rPr>
          <w:rFonts w:hint="cs"/>
          <w:rtl/>
        </w:rPr>
        <w:t>מי בעד הצעת דליה איציק? מי נגד? מי נמנע?</w:t>
      </w:r>
    </w:p>
    <w:p w14:paraId="21F19A7C" w14:textId="77777777" w:rsidR="00000000" w:rsidRDefault="007C71EE">
      <w:pPr>
        <w:pStyle w:val="a"/>
        <w:rPr>
          <w:rFonts w:hint="cs"/>
          <w:rtl/>
        </w:rPr>
      </w:pPr>
    </w:p>
    <w:p w14:paraId="4CC0575F" w14:textId="77777777" w:rsidR="00000000" w:rsidRDefault="007C71EE">
      <w:pPr>
        <w:pStyle w:val="a"/>
        <w:bidi w:val="0"/>
        <w:jc w:val="center"/>
        <w:rPr>
          <w:b/>
          <w:bCs/>
        </w:rPr>
      </w:pPr>
      <w:r>
        <w:rPr>
          <w:rFonts w:hint="cs"/>
          <w:b/>
          <w:bCs/>
          <w:rtl/>
        </w:rPr>
        <w:t>הצבעה</w:t>
      </w:r>
    </w:p>
    <w:p w14:paraId="09E4A691" w14:textId="77777777" w:rsidR="00000000" w:rsidRDefault="007C71EE">
      <w:pPr>
        <w:jc w:val="center"/>
      </w:pPr>
    </w:p>
    <w:p w14:paraId="23D6ADFE" w14:textId="77777777" w:rsidR="00000000" w:rsidRDefault="007C71EE">
      <w:pPr>
        <w:pStyle w:val="a"/>
        <w:jc w:val="center"/>
        <w:rPr>
          <w:rFonts w:hint="cs"/>
          <w:rtl/>
        </w:rPr>
      </w:pPr>
      <w:r>
        <w:rPr>
          <w:rFonts w:hint="cs"/>
          <w:rtl/>
        </w:rPr>
        <w:t>ההסתייגות של חברת הכנסת דליה איציק לסעיף 7(1) לא נתקבלה.</w:t>
      </w:r>
    </w:p>
    <w:p w14:paraId="7DDDAE47" w14:textId="77777777" w:rsidR="00000000" w:rsidRDefault="007C71EE">
      <w:pPr>
        <w:pStyle w:val="a"/>
        <w:jc w:val="center"/>
        <w:rPr>
          <w:rFonts w:hint="cs"/>
          <w:rtl/>
        </w:rPr>
      </w:pPr>
    </w:p>
    <w:p w14:paraId="3C73E529" w14:textId="77777777" w:rsidR="00000000" w:rsidRDefault="007C71EE">
      <w:pPr>
        <w:pStyle w:val="ad"/>
        <w:rPr>
          <w:rtl/>
        </w:rPr>
      </w:pPr>
      <w:r>
        <w:rPr>
          <w:rtl/>
        </w:rPr>
        <w:t>היו"ר ראובן ריבלין:</w:t>
      </w:r>
    </w:p>
    <w:p w14:paraId="452B2A0A" w14:textId="77777777" w:rsidR="00000000" w:rsidRDefault="007C71EE">
      <w:pPr>
        <w:pStyle w:val="a"/>
        <w:rPr>
          <w:rtl/>
        </w:rPr>
      </w:pPr>
    </w:p>
    <w:p w14:paraId="23F89ACD" w14:textId="77777777" w:rsidR="00000000" w:rsidRDefault="007C71EE">
      <w:pPr>
        <w:pStyle w:val="a"/>
        <w:rPr>
          <w:rtl/>
        </w:rPr>
      </w:pPr>
      <w:r>
        <w:rPr>
          <w:rFonts w:hint="cs"/>
          <w:rtl/>
        </w:rPr>
        <w:t xml:space="preserve">הצעת איציק לא עברה. </w:t>
      </w:r>
    </w:p>
    <w:p w14:paraId="135763CC" w14:textId="77777777" w:rsidR="00000000" w:rsidRDefault="007C71EE">
      <w:pPr>
        <w:pStyle w:val="a"/>
        <w:rPr>
          <w:rFonts w:hint="cs"/>
          <w:rtl/>
        </w:rPr>
      </w:pPr>
    </w:p>
    <w:p w14:paraId="1A9C3ADD" w14:textId="77777777" w:rsidR="00000000" w:rsidRDefault="007C71EE">
      <w:pPr>
        <w:pStyle w:val="a"/>
        <w:rPr>
          <w:rFonts w:hint="cs"/>
          <w:rtl/>
        </w:rPr>
      </w:pPr>
      <w:r>
        <w:rPr>
          <w:rFonts w:hint="cs"/>
          <w:rtl/>
        </w:rPr>
        <w:t xml:space="preserve">פינס - לא נמצא; סנה - לא נמצא. </w:t>
      </w:r>
    </w:p>
    <w:p w14:paraId="768AFB23" w14:textId="77777777" w:rsidR="00000000" w:rsidRDefault="007C71EE">
      <w:pPr>
        <w:pStyle w:val="a"/>
        <w:rPr>
          <w:rFonts w:hint="cs"/>
          <w:rtl/>
        </w:rPr>
      </w:pPr>
    </w:p>
    <w:p w14:paraId="4CD15929" w14:textId="77777777" w:rsidR="00000000" w:rsidRDefault="007C71EE">
      <w:pPr>
        <w:pStyle w:val="a"/>
        <w:rPr>
          <w:rFonts w:hint="cs"/>
          <w:rtl/>
        </w:rPr>
      </w:pPr>
      <w:r>
        <w:rPr>
          <w:rFonts w:hint="cs"/>
          <w:rtl/>
        </w:rPr>
        <w:t>מי בעד קבוצת ברכה? מי נגד? מי נמנע?</w:t>
      </w:r>
    </w:p>
    <w:p w14:paraId="16566605" w14:textId="77777777" w:rsidR="00000000" w:rsidRDefault="007C71EE">
      <w:pPr>
        <w:pStyle w:val="a"/>
        <w:rPr>
          <w:rFonts w:hint="cs"/>
          <w:rtl/>
        </w:rPr>
      </w:pPr>
    </w:p>
    <w:p w14:paraId="0B94856B" w14:textId="77777777" w:rsidR="00000000" w:rsidRDefault="007C71EE">
      <w:pPr>
        <w:pStyle w:val="a"/>
        <w:jc w:val="center"/>
        <w:rPr>
          <w:b/>
          <w:bCs/>
        </w:rPr>
      </w:pPr>
      <w:r>
        <w:rPr>
          <w:rFonts w:hint="cs"/>
          <w:b/>
          <w:bCs/>
          <w:rtl/>
        </w:rPr>
        <w:t>הצבעה</w:t>
      </w:r>
    </w:p>
    <w:p w14:paraId="5BCF04CE" w14:textId="77777777" w:rsidR="00000000" w:rsidRDefault="007C71EE">
      <w:pPr>
        <w:jc w:val="center"/>
      </w:pPr>
    </w:p>
    <w:p w14:paraId="2FF82FC0" w14:textId="77777777" w:rsidR="00000000" w:rsidRDefault="007C71EE">
      <w:pPr>
        <w:pStyle w:val="a"/>
        <w:jc w:val="center"/>
        <w:rPr>
          <w:rFonts w:hint="cs"/>
          <w:rtl/>
        </w:rPr>
      </w:pPr>
      <w:r>
        <w:rPr>
          <w:rFonts w:hint="cs"/>
          <w:rtl/>
        </w:rPr>
        <w:t xml:space="preserve">ההסתייגות של קבוצת חבר הכנסת מוחמד ברכה ושל חבר הכנסת טלב אלסאנע לסעיף 7(1) </w:t>
      </w:r>
    </w:p>
    <w:p w14:paraId="5F4C9537" w14:textId="77777777" w:rsidR="00000000" w:rsidRDefault="007C71EE">
      <w:pPr>
        <w:pStyle w:val="a"/>
        <w:jc w:val="center"/>
        <w:rPr>
          <w:rFonts w:hint="cs"/>
          <w:rtl/>
        </w:rPr>
      </w:pPr>
      <w:r>
        <w:rPr>
          <w:rFonts w:hint="cs"/>
          <w:rtl/>
        </w:rPr>
        <w:t>לא נתקבלה.</w:t>
      </w:r>
    </w:p>
    <w:p w14:paraId="18054F3A" w14:textId="77777777" w:rsidR="00000000" w:rsidRDefault="007C71EE">
      <w:pPr>
        <w:pStyle w:val="a"/>
        <w:jc w:val="center"/>
        <w:rPr>
          <w:rFonts w:hint="cs"/>
          <w:rtl/>
        </w:rPr>
      </w:pPr>
    </w:p>
    <w:p w14:paraId="1EBD1B4B" w14:textId="77777777" w:rsidR="00000000" w:rsidRDefault="007C71EE">
      <w:pPr>
        <w:pStyle w:val="ad"/>
        <w:rPr>
          <w:rtl/>
        </w:rPr>
      </w:pPr>
      <w:r>
        <w:rPr>
          <w:rtl/>
        </w:rPr>
        <w:t>היו"ר ראובן ריבלין:</w:t>
      </w:r>
    </w:p>
    <w:p w14:paraId="57CCE110" w14:textId="77777777" w:rsidR="00000000" w:rsidRDefault="007C71EE">
      <w:pPr>
        <w:pStyle w:val="a"/>
        <w:rPr>
          <w:rtl/>
        </w:rPr>
      </w:pPr>
    </w:p>
    <w:p w14:paraId="69E31454" w14:textId="77777777" w:rsidR="00000000" w:rsidRDefault="007C71EE">
      <w:pPr>
        <w:pStyle w:val="a"/>
        <w:rPr>
          <w:rFonts w:hint="cs"/>
          <w:rtl/>
        </w:rPr>
      </w:pPr>
      <w:r>
        <w:rPr>
          <w:rFonts w:hint="cs"/>
          <w:rtl/>
        </w:rPr>
        <w:t xml:space="preserve">לא עברה. </w:t>
      </w:r>
    </w:p>
    <w:p w14:paraId="478FBB79" w14:textId="77777777" w:rsidR="00000000" w:rsidRDefault="007C71EE">
      <w:pPr>
        <w:pStyle w:val="a"/>
        <w:rPr>
          <w:rFonts w:hint="cs"/>
          <w:rtl/>
        </w:rPr>
      </w:pPr>
    </w:p>
    <w:p w14:paraId="7017EC71" w14:textId="77777777" w:rsidR="00000000" w:rsidRDefault="007C71EE">
      <w:pPr>
        <w:pStyle w:val="a"/>
        <w:rPr>
          <w:rFonts w:hint="cs"/>
          <w:rtl/>
        </w:rPr>
      </w:pPr>
      <w:r>
        <w:rPr>
          <w:rFonts w:hint="cs"/>
          <w:rtl/>
        </w:rPr>
        <w:t xml:space="preserve">הצעת קבוצת עמיר פרץ וקבוצת אזולאי </w:t>
      </w:r>
      <w:r>
        <w:rPr>
          <w:rtl/>
        </w:rPr>
        <w:t>–</w:t>
      </w:r>
      <w:r>
        <w:rPr>
          <w:rFonts w:hint="cs"/>
          <w:rtl/>
        </w:rPr>
        <w:t xml:space="preserve"> מי בעד? מי נגד? מי נמנע?</w:t>
      </w:r>
    </w:p>
    <w:p w14:paraId="60D6A2EF" w14:textId="77777777" w:rsidR="00000000" w:rsidRDefault="007C71EE">
      <w:pPr>
        <w:pStyle w:val="a"/>
        <w:rPr>
          <w:rFonts w:hint="cs"/>
          <w:rtl/>
        </w:rPr>
      </w:pPr>
    </w:p>
    <w:p w14:paraId="25359CA4" w14:textId="77777777" w:rsidR="00000000" w:rsidRDefault="007C71EE">
      <w:pPr>
        <w:pStyle w:val="a"/>
        <w:jc w:val="center"/>
        <w:rPr>
          <w:rFonts w:hint="cs"/>
          <w:b/>
          <w:bCs/>
          <w:rtl/>
        </w:rPr>
      </w:pPr>
      <w:r>
        <w:rPr>
          <w:rFonts w:hint="cs"/>
          <w:b/>
          <w:bCs/>
          <w:rtl/>
        </w:rPr>
        <w:t>הצבעה</w:t>
      </w:r>
    </w:p>
    <w:p w14:paraId="14C7160C" w14:textId="77777777" w:rsidR="00000000" w:rsidRDefault="007C71EE">
      <w:pPr>
        <w:pStyle w:val="a"/>
        <w:jc w:val="center"/>
        <w:rPr>
          <w:b/>
          <w:bCs/>
        </w:rPr>
      </w:pPr>
    </w:p>
    <w:p w14:paraId="34A5955D" w14:textId="77777777" w:rsidR="00000000" w:rsidRDefault="007C71EE">
      <w:pPr>
        <w:pStyle w:val="a"/>
        <w:jc w:val="center"/>
        <w:rPr>
          <w:rFonts w:hint="cs"/>
          <w:rtl/>
        </w:rPr>
      </w:pPr>
      <w:r>
        <w:rPr>
          <w:rFonts w:hint="cs"/>
          <w:rtl/>
        </w:rPr>
        <w:t>ההסתייגות של קבוצת חבר הכנסת עמיר פרץ ושל קבוצת חבר הכנסת דוד אזו</w:t>
      </w:r>
      <w:r>
        <w:rPr>
          <w:rFonts w:hint="cs"/>
          <w:rtl/>
        </w:rPr>
        <w:t xml:space="preserve">לאי לסעיף 7(1) </w:t>
      </w:r>
    </w:p>
    <w:p w14:paraId="4F5FE3CE" w14:textId="77777777" w:rsidR="00000000" w:rsidRDefault="007C71EE">
      <w:pPr>
        <w:pStyle w:val="a"/>
        <w:jc w:val="center"/>
        <w:rPr>
          <w:rFonts w:hint="cs"/>
          <w:rtl/>
        </w:rPr>
      </w:pPr>
      <w:r>
        <w:rPr>
          <w:rFonts w:hint="cs"/>
          <w:rtl/>
        </w:rPr>
        <w:t>לא נתקבלה.</w:t>
      </w:r>
    </w:p>
    <w:p w14:paraId="2CB33991" w14:textId="77777777" w:rsidR="00000000" w:rsidRDefault="007C71EE">
      <w:pPr>
        <w:pStyle w:val="a"/>
        <w:jc w:val="center"/>
        <w:rPr>
          <w:rFonts w:hint="cs"/>
          <w:rtl/>
        </w:rPr>
      </w:pPr>
    </w:p>
    <w:p w14:paraId="72B44072" w14:textId="77777777" w:rsidR="00000000" w:rsidRDefault="007C71EE">
      <w:pPr>
        <w:pStyle w:val="ad"/>
        <w:rPr>
          <w:rtl/>
        </w:rPr>
      </w:pPr>
      <w:r>
        <w:rPr>
          <w:rtl/>
        </w:rPr>
        <w:t>היו"ר ראובן ריבלין:</w:t>
      </w:r>
    </w:p>
    <w:p w14:paraId="08194E47" w14:textId="77777777" w:rsidR="00000000" w:rsidRDefault="007C71EE">
      <w:pPr>
        <w:pStyle w:val="a"/>
        <w:rPr>
          <w:rtl/>
        </w:rPr>
      </w:pPr>
    </w:p>
    <w:p w14:paraId="4DDCACD2" w14:textId="77777777" w:rsidR="00000000" w:rsidRDefault="007C71EE">
      <w:pPr>
        <w:pStyle w:val="a"/>
        <w:rPr>
          <w:rFonts w:hint="cs"/>
          <w:rtl/>
        </w:rPr>
      </w:pPr>
      <w:r>
        <w:rPr>
          <w:rFonts w:hint="cs"/>
          <w:rtl/>
        </w:rPr>
        <w:t xml:space="preserve">לא עברה. </w:t>
      </w:r>
    </w:p>
    <w:p w14:paraId="25DEC284" w14:textId="77777777" w:rsidR="00000000" w:rsidRDefault="007C71EE">
      <w:pPr>
        <w:pStyle w:val="a"/>
        <w:rPr>
          <w:rFonts w:hint="cs"/>
          <w:rtl/>
        </w:rPr>
      </w:pPr>
    </w:p>
    <w:p w14:paraId="6DD90DB4" w14:textId="77777777" w:rsidR="00000000" w:rsidRDefault="007C71EE">
      <w:pPr>
        <w:pStyle w:val="a"/>
        <w:rPr>
          <w:rFonts w:hint="cs"/>
          <w:rtl/>
        </w:rPr>
      </w:pPr>
      <w:r>
        <w:rPr>
          <w:rFonts w:hint="cs"/>
          <w:rtl/>
        </w:rPr>
        <w:t xml:space="preserve">אנחנו עוברים לסעיף 7(2).  יולי תמיר - אינה נוכחת; מלכיאור - אינו נוכח. </w:t>
      </w:r>
    </w:p>
    <w:p w14:paraId="3AEFA4BB" w14:textId="77777777" w:rsidR="00000000" w:rsidRDefault="007C71EE">
      <w:pPr>
        <w:pStyle w:val="a"/>
        <w:rPr>
          <w:rFonts w:hint="cs"/>
          <w:rtl/>
        </w:rPr>
      </w:pPr>
    </w:p>
    <w:p w14:paraId="168F7AF8" w14:textId="77777777" w:rsidR="00000000" w:rsidRDefault="007C71EE">
      <w:pPr>
        <w:pStyle w:val="a"/>
        <w:rPr>
          <w:rFonts w:hint="cs"/>
          <w:rtl/>
        </w:rPr>
      </w:pPr>
      <w:r>
        <w:rPr>
          <w:rFonts w:hint="cs"/>
          <w:rtl/>
        </w:rPr>
        <w:t>מי בעד הצעת יצחק הרצוג? מי נגד? מי נמנע?</w:t>
      </w:r>
    </w:p>
    <w:p w14:paraId="196D3830" w14:textId="77777777" w:rsidR="00000000" w:rsidRDefault="007C71EE">
      <w:pPr>
        <w:pStyle w:val="a"/>
        <w:rPr>
          <w:rFonts w:hint="cs"/>
          <w:rtl/>
        </w:rPr>
      </w:pPr>
    </w:p>
    <w:p w14:paraId="0E1156D8" w14:textId="77777777" w:rsidR="00000000" w:rsidRDefault="007C71EE">
      <w:pPr>
        <w:pStyle w:val="a"/>
        <w:rPr>
          <w:rFonts w:hint="cs"/>
          <w:rtl/>
        </w:rPr>
      </w:pPr>
    </w:p>
    <w:p w14:paraId="4A3D41EF" w14:textId="77777777" w:rsidR="00000000" w:rsidRDefault="007C71EE">
      <w:pPr>
        <w:pStyle w:val="a"/>
        <w:jc w:val="center"/>
        <w:rPr>
          <w:rFonts w:hint="cs"/>
          <w:b/>
          <w:bCs/>
          <w:rtl/>
        </w:rPr>
      </w:pPr>
      <w:r>
        <w:rPr>
          <w:rFonts w:hint="cs"/>
          <w:b/>
          <w:bCs/>
          <w:rtl/>
        </w:rPr>
        <w:t>הצבעה</w:t>
      </w:r>
    </w:p>
    <w:p w14:paraId="2B1740C5" w14:textId="77777777" w:rsidR="00000000" w:rsidRDefault="007C71EE">
      <w:pPr>
        <w:pStyle w:val="a"/>
        <w:jc w:val="center"/>
        <w:rPr>
          <w:b/>
          <w:bCs/>
        </w:rPr>
      </w:pPr>
    </w:p>
    <w:p w14:paraId="361CA254" w14:textId="77777777" w:rsidR="00000000" w:rsidRDefault="007C71EE">
      <w:pPr>
        <w:pStyle w:val="a"/>
        <w:jc w:val="center"/>
        <w:rPr>
          <w:rFonts w:hint="cs"/>
          <w:rtl/>
        </w:rPr>
      </w:pPr>
      <w:r>
        <w:rPr>
          <w:rFonts w:hint="cs"/>
          <w:rtl/>
        </w:rPr>
        <w:t>ההסתייגות של חבר הכנסת יצחק הרצוג לסעיף 7(2) לא נתקבלה.</w:t>
      </w:r>
    </w:p>
    <w:p w14:paraId="038C456A" w14:textId="77777777" w:rsidR="00000000" w:rsidRDefault="007C71EE">
      <w:pPr>
        <w:pStyle w:val="a"/>
        <w:jc w:val="center"/>
        <w:rPr>
          <w:rFonts w:hint="cs"/>
          <w:rtl/>
        </w:rPr>
      </w:pPr>
    </w:p>
    <w:p w14:paraId="374F9F44" w14:textId="77777777" w:rsidR="00000000" w:rsidRDefault="007C71EE">
      <w:pPr>
        <w:pStyle w:val="ad"/>
        <w:rPr>
          <w:rtl/>
        </w:rPr>
      </w:pPr>
      <w:r>
        <w:rPr>
          <w:rtl/>
        </w:rPr>
        <w:t>היו"ר ראובן ריבל</w:t>
      </w:r>
      <w:r>
        <w:rPr>
          <w:rtl/>
        </w:rPr>
        <w:t>ין:</w:t>
      </w:r>
    </w:p>
    <w:p w14:paraId="049DD08B" w14:textId="77777777" w:rsidR="00000000" w:rsidRDefault="007C71EE">
      <w:pPr>
        <w:pStyle w:val="a"/>
        <w:rPr>
          <w:rtl/>
        </w:rPr>
      </w:pPr>
    </w:p>
    <w:p w14:paraId="355619FF" w14:textId="77777777" w:rsidR="00000000" w:rsidRDefault="007C71EE">
      <w:pPr>
        <w:pStyle w:val="a"/>
        <w:rPr>
          <w:rFonts w:hint="cs"/>
          <w:rtl/>
        </w:rPr>
      </w:pPr>
      <w:r>
        <w:rPr>
          <w:rFonts w:hint="cs"/>
          <w:rtl/>
        </w:rPr>
        <w:t xml:space="preserve">לא עברה הצעת הרצוג. </w:t>
      </w:r>
    </w:p>
    <w:p w14:paraId="433019A3" w14:textId="77777777" w:rsidR="00000000" w:rsidRDefault="007C71EE">
      <w:pPr>
        <w:pStyle w:val="a"/>
        <w:rPr>
          <w:rFonts w:hint="cs"/>
          <w:rtl/>
        </w:rPr>
      </w:pPr>
    </w:p>
    <w:p w14:paraId="27545F6D" w14:textId="77777777" w:rsidR="00000000" w:rsidRDefault="007C71EE">
      <w:pPr>
        <w:pStyle w:val="a"/>
        <w:rPr>
          <w:rFonts w:hint="cs"/>
          <w:rtl/>
        </w:rPr>
      </w:pPr>
      <w:r>
        <w:rPr>
          <w:rFonts w:hint="cs"/>
          <w:rtl/>
        </w:rPr>
        <w:t xml:space="preserve">הצעת חיים רמון </w:t>
      </w:r>
      <w:r>
        <w:rPr>
          <w:rtl/>
        </w:rPr>
        <w:t>–</w:t>
      </w:r>
      <w:r>
        <w:rPr>
          <w:rFonts w:hint="cs"/>
          <w:rtl/>
        </w:rPr>
        <w:t xml:space="preserve"> מי בעד? מי נגד? מי נמנע?</w:t>
      </w:r>
    </w:p>
    <w:p w14:paraId="6ADDB0F0" w14:textId="77777777" w:rsidR="00000000" w:rsidRDefault="007C71EE">
      <w:pPr>
        <w:pStyle w:val="a"/>
        <w:rPr>
          <w:rFonts w:hint="cs"/>
          <w:rtl/>
        </w:rPr>
      </w:pPr>
    </w:p>
    <w:p w14:paraId="55D9C6F2" w14:textId="77777777" w:rsidR="00000000" w:rsidRDefault="007C71EE">
      <w:pPr>
        <w:pStyle w:val="a"/>
        <w:jc w:val="center"/>
        <w:rPr>
          <w:rFonts w:hint="cs"/>
          <w:b/>
          <w:bCs/>
          <w:rtl/>
        </w:rPr>
      </w:pPr>
      <w:r>
        <w:rPr>
          <w:rFonts w:hint="cs"/>
          <w:b/>
          <w:bCs/>
          <w:rtl/>
        </w:rPr>
        <w:t>הצבעה</w:t>
      </w:r>
    </w:p>
    <w:p w14:paraId="1EB21126" w14:textId="77777777" w:rsidR="00000000" w:rsidRDefault="007C71EE">
      <w:pPr>
        <w:pStyle w:val="a"/>
        <w:jc w:val="center"/>
        <w:rPr>
          <w:rFonts w:hint="cs"/>
          <w:b/>
          <w:bCs/>
          <w:rtl/>
        </w:rPr>
      </w:pPr>
    </w:p>
    <w:p w14:paraId="3048B37A" w14:textId="77777777" w:rsidR="00000000" w:rsidRDefault="007C71EE">
      <w:pPr>
        <w:pStyle w:val="a"/>
        <w:jc w:val="center"/>
        <w:rPr>
          <w:rFonts w:hint="cs"/>
          <w:rtl/>
        </w:rPr>
      </w:pPr>
      <w:r>
        <w:rPr>
          <w:rFonts w:hint="cs"/>
          <w:rtl/>
        </w:rPr>
        <w:t>ההסתייגות של חבר הכנסת חיים רמון לסעיף 7(2) לא נתקבלה.</w:t>
      </w:r>
    </w:p>
    <w:p w14:paraId="701A0C89" w14:textId="77777777" w:rsidR="00000000" w:rsidRDefault="007C71EE">
      <w:pPr>
        <w:pStyle w:val="a"/>
        <w:jc w:val="center"/>
        <w:rPr>
          <w:rFonts w:hint="cs"/>
          <w:rtl/>
        </w:rPr>
      </w:pPr>
    </w:p>
    <w:p w14:paraId="325FCCF8" w14:textId="77777777" w:rsidR="00000000" w:rsidRDefault="007C71EE">
      <w:pPr>
        <w:pStyle w:val="ad"/>
        <w:rPr>
          <w:rtl/>
        </w:rPr>
      </w:pPr>
      <w:r>
        <w:rPr>
          <w:rtl/>
        </w:rPr>
        <w:t>היו"ר ראובן ריבלין:</w:t>
      </w:r>
    </w:p>
    <w:p w14:paraId="204720D6" w14:textId="77777777" w:rsidR="00000000" w:rsidRDefault="007C71EE">
      <w:pPr>
        <w:pStyle w:val="a"/>
        <w:rPr>
          <w:rtl/>
        </w:rPr>
      </w:pPr>
    </w:p>
    <w:p w14:paraId="63C363F1" w14:textId="77777777" w:rsidR="00000000" w:rsidRDefault="007C71EE">
      <w:pPr>
        <w:pStyle w:val="a"/>
        <w:rPr>
          <w:rFonts w:hint="cs"/>
          <w:rtl/>
        </w:rPr>
      </w:pPr>
      <w:r>
        <w:rPr>
          <w:rFonts w:hint="cs"/>
          <w:rtl/>
        </w:rPr>
        <w:t xml:space="preserve">לא עברה. </w:t>
      </w:r>
    </w:p>
    <w:p w14:paraId="59DE0936" w14:textId="77777777" w:rsidR="00000000" w:rsidRDefault="007C71EE">
      <w:pPr>
        <w:pStyle w:val="a"/>
        <w:rPr>
          <w:rFonts w:hint="cs"/>
          <w:rtl/>
        </w:rPr>
      </w:pPr>
    </w:p>
    <w:p w14:paraId="361455B4" w14:textId="77777777" w:rsidR="00000000" w:rsidRDefault="007C71EE">
      <w:pPr>
        <w:pStyle w:val="a"/>
        <w:rPr>
          <w:rFonts w:hint="cs"/>
          <w:rtl/>
        </w:rPr>
      </w:pPr>
      <w:r>
        <w:rPr>
          <w:rFonts w:hint="cs"/>
          <w:rtl/>
        </w:rPr>
        <w:t>הסתייגות חבר הכנסת דני יתום - איננו נוכח. הסתייגות חבר הכנסת איתן כבל - איננו נוכח.</w:t>
      </w:r>
    </w:p>
    <w:p w14:paraId="4528A23F" w14:textId="77777777" w:rsidR="00000000" w:rsidRDefault="007C71EE">
      <w:pPr>
        <w:pStyle w:val="a"/>
        <w:rPr>
          <w:rFonts w:hint="cs"/>
          <w:rtl/>
        </w:rPr>
      </w:pPr>
    </w:p>
    <w:p w14:paraId="42E52C25" w14:textId="77777777" w:rsidR="00000000" w:rsidRDefault="007C71EE">
      <w:pPr>
        <w:pStyle w:val="a"/>
        <w:rPr>
          <w:rFonts w:hint="cs"/>
          <w:rtl/>
        </w:rPr>
      </w:pPr>
      <w:r>
        <w:rPr>
          <w:rFonts w:hint="cs"/>
          <w:rtl/>
        </w:rPr>
        <w:t>הסתייג</w:t>
      </w:r>
      <w:r>
        <w:rPr>
          <w:rFonts w:hint="cs"/>
          <w:rtl/>
        </w:rPr>
        <w:t>ות חבר הכנסת אברהם שוחט - מי בעד? מי נגד? מי נמנע? תודה.</w:t>
      </w:r>
    </w:p>
    <w:p w14:paraId="6CDB5870" w14:textId="77777777" w:rsidR="00000000" w:rsidRDefault="007C71EE">
      <w:pPr>
        <w:pStyle w:val="a"/>
        <w:rPr>
          <w:rFonts w:hint="cs"/>
          <w:rtl/>
        </w:rPr>
      </w:pPr>
    </w:p>
    <w:p w14:paraId="35DCA817"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6D29474E" w14:textId="77777777" w:rsidR="00000000" w:rsidRDefault="007C71EE">
      <w:pPr>
        <w:pStyle w:val="a8"/>
        <w:bidi/>
        <w:spacing w:line="240" w:lineRule="auto"/>
        <w:rPr>
          <w:rFonts w:hint="cs"/>
          <w:rtl/>
        </w:rPr>
      </w:pPr>
    </w:p>
    <w:p w14:paraId="63A16A14"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אברהם שוחט לסעיף 7(2) לא נתקבלה.</w:t>
      </w:r>
    </w:p>
    <w:p w14:paraId="426F6D16" w14:textId="77777777" w:rsidR="00000000" w:rsidRDefault="007C71EE">
      <w:pPr>
        <w:pStyle w:val="a"/>
        <w:rPr>
          <w:rFonts w:hint="cs"/>
          <w:rtl/>
        </w:rPr>
      </w:pPr>
    </w:p>
    <w:p w14:paraId="47B8CD71" w14:textId="77777777" w:rsidR="00000000" w:rsidRDefault="007C71EE">
      <w:pPr>
        <w:pStyle w:val="ad"/>
        <w:rPr>
          <w:rtl/>
        </w:rPr>
      </w:pPr>
      <w:r>
        <w:rPr>
          <w:rtl/>
        </w:rPr>
        <w:t>היו"ר ראובן ריבלין:</w:t>
      </w:r>
    </w:p>
    <w:p w14:paraId="17AE49D6" w14:textId="77777777" w:rsidR="00000000" w:rsidRDefault="007C71EE">
      <w:pPr>
        <w:pStyle w:val="a"/>
        <w:rPr>
          <w:rtl/>
        </w:rPr>
      </w:pPr>
    </w:p>
    <w:p w14:paraId="14534BCB" w14:textId="77777777" w:rsidR="00000000" w:rsidRDefault="007C71EE">
      <w:pPr>
        <w:pStyle w:val="a"/>
        <w:rPr>
          <w:rFonts w:hint="cs"/>
          <w:rtl/>
        </w:rPr>
      </w:pPr>
      <w:r>
        <w:rPr>
          <w:rFonts w:hint="cs"/>
          <w:rtl/>
        </w:rPr>
        <w:t>הצעת שוחט לא נתקבלה.</w:t>
      </w:r>
    </w:p>
    <w:p w14:paraId="5A8F754C" w14:textId="77777777" w:rsidR="00000000" w:rsidRDefault="007C71EE">
      <w:pPr>
        <w:pStyle w:val="a"/>
        <w:rPr>
          <w:rFonts w:hint="cs"/>
          <w:rtl/>
        </w:rPr>
      </w:pPr>
    </w:p>
    <w:p w14:paraId="4C93DA8C" w14:textId="77777777" w:rsidR="00000000" w:rsidRDefault="007C71EE">
      <w:pPr>
        <w:pStyle w:val="a"/>
        <w:rPr>
          <w:rFonts w:hint="cs"/>
          <w:rtl/>
        </w:rPr>
      </w:pPr>
      <w:r>
        <w:rPr>
          <w:rFonts w:hint="cs"/>
          <w:rtl/>
        </w:rPr>
        <w:t>הסתייגות חברת הכנסת קולט אביטל - מי בעד? מי נגד? מי נמנע? תודה.</w:t>
      </w:r>
    </w:p>
    <w:p w14:paraId="5F3402F3" w14:textId="77777777" w:rsidR="00000000" w:rsidRDefault="007C71EE">
      <w:pPr>
        <w:pStyle w:val="a"/>
        <w:rPr>
          <w:rFonts w:hint="cs"/>
          <w:rtl/>
        </w:rPr>
      </w:pPr>
    </w:p>
    <w:p w14:paraId="6962192A"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736C47E1" w14:textId="77777777" w:rsidR="00000000" w:rsidRDefault="007C71EE">
      <w:pPr>
        <w:pStyle w:val="Header"/>
        <w:tabs>
          <w:tab w:val="clear" w:pos="4153"/>
          <w:tab w:val="clear" w:pos="8306"/>
        </w:tabs>
        <w:bidi/>
        <w:jc w:val="center"/>
        <w:rPr>
          <w:rFonts w:ascii="Arial" w:hAnsi="Arial" w:cs="Arial" w:hint="cs"/>
          <w:b/>
          <w:bCs/>
          <w:sz w:val="22"/>
          <w:szCs w:val="22"/>
          <w:rtl/>
        </w:rPr>
      </w:pPr>
    </w:p>
    <w:p w14:paraId="1C0E8AF6"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חברת ה</w:t>
      </w:r>
      <w:r>
        <w:rPr>
          <w:rFonts w:ascii="Arial" w:hAnsi="Arial" w:cs="Arial" w:hint="cs"/>
          <w:sz w:val="22"/>
          <w:szCs w:val="22"/>
          <w:rtl/>
        </w:rPr>
        <w:t>כנסת קולט אביטל לסעיף 7(2) לא נתקבלה.</w:t>
      </w:r>
    </w:p>
    <w:p w14:paraId="74F5BB88" w14:textId="77777777" w:rsidR="00000000" w:rsidRDefault="007C71EE">
      <w:pPr>
        <w:pStyle w:val="a"/>
        <w:rPr>
          <w:rFonts w:hint="cs"/>
          <w:rtl/>
        </w:rPr>
      </w:pPr>
    </w:p>
    <w:p w14:paraId="12284B24" w14:textId="77777777" w:rsidR="00000000" w:rsidRDefault="007C71EE">
      <w:pPr>
        <w:pStyle w:val="ad"/>
        <w:rPr>
          <w:rtl/>
        </w:rPr>
      </w:pPr>
      <w:r>
        <w:rPr>
          <w:rtl/>
        </w:rPr>
        <w:t>היו"ר ראובן ריבלין:</w:t>
      </w:r>
    </w:p>
    <w:p w14:paraId="2ED76BF0" w14:textId="77777777" w:rsidR="00000000" w:rsidRDefault="007C71EE">
      <w:pPr>
        <w:pStyle w:val="a"/>
        <w:rPr>
          <w:rtl/>
        </w:rPr>
      </w:pPr>
    </w:p>
    <w:p w14:paraId="19549115" w14:textId="77777777" w:rsidR="00000000" w:rsidRDefault="007C71EE">
      <w:pPr>
        <w:pStyle w:val="a"/>
        <w:rPr>
          <w:rFonts w:hint="cs"/>
          <w:rtl/>
        </w:rPr>
      </w:pPr>
      <w:r>
        <w:rPr>
          <w:rFonts w:hint="cs"/>
          <w:rtl/>
        </w:rPr>
        <w:t>הצעת אביטל לא עברה.</w:t>
      </w:r>
    </w:p>
    <w:p w14:paraId="5C4EA3A0" w14:textId="77777777" w:rsidR="00000000" w:rsidRDefault="007C71EE">
      <w:pPr>
        <w:pStyle w:val="a"/>
        <w:rPr>
          <w:rFonts w:hint="cs"/>
          <w:rtl/>
        </w:rPr>
      </w:pPr>
    </w:p>
    <w:p w14:paraId="4FE81887" w14:textId="77777777" w:rsidR="00000000" w:rsidRDefault="007C71EE">
      <w:pPr>
        <w:pStyle w:val="a"/>
        <w:rPr>
          <w:rFonts w:hint="cs"/>
          <w:rtl/>
        </w:rPr>
      </w:pPr>
      <w:r>
        <w:rPr>
          <w:rFonts w:hint="cs"/>
          <w:rtl/>
        </w:rPr>
        <w:t>הסתייגות חבר הכנסת שלום שמחון - אינו נוכח.</w:t>
      </w:r>
    </w:p>
    <w:p w14:paraId="1601BFFF" w14:textId="77777777" w:rsidR="00000000" w:rsidRDefault="007C71EE">
      <w:pPr>
        <w:pStyle w:val="a"/>
        <w:rPr>
          <w:rFonts w:hint="cs"/>
          <w:rtl/>
        </w:rPr>
      </w:pPr>
    </w:p>
    <w:p w14:paraId="5C2F6204" w14:textId="77777777" w:rsidR="00000000" w:rsidRDefault="007C71EE">
      <w:pPr>
        <w:pStyle w:val="ac"/>
        <w:rPr>
          <w:rtl/>
        </w:rPr>
      </w:pPr>
      <w:r>
        <w:rPr>
          <w:rFonts w:hint="eastAsia"/>
          <w:rtl/>
        </w:rPr>
        <w:t>שלום</w:t>
      </w:r>
      <w:r>
        <w:rPr>
          <w:rtl/>
        </w:rPr>
        <w:t xml:space="preserve"> שמחון (העבודה-מימד):</w:t>
      </w:r>
    </w:p>
    <w:p w14:paraId="20D01F21" w14:textId="77777777" w:rsidR="00000000" w:rsidRDefault="007C71EE">
      <w:pPr>
        <w:pStyle w:val="a"/>
        <w:rPr>
          <w:rFonts w:hint="cs"/>
          <w:rtl/>
        </w:rPr>
      </w:pPr>
    </w:p>
    <w:p w14:paraId="6B46E923" w14:textId="77777777" w:rsidR="00000000" w:rsidRDefault="007C71EE">
      <w:pPr>
        <w:pStyle w:val="a"/>
        <w:rPr>
          <w:rFonts w:hint="cs"/>
          <w:rtl/>
        </w:rPr>
      </w:pPr>
      <w:r>
        <w:rPr>
          <w:rFonts w:hint="cs"/>
          <w:rtl/>
        </w:rPr>
        <w:t>אני פה.</w:t>
      </w:r>
    </w:p>
    <w:p w14:paraId="1A6ACDBE" w14:textId="77777777" w:rsidR="00000000" w:rsidRDefault="007C71EE">
      <w:pPr>
        <w:pStyle w:val="a"/>
        <w:rPr>
          <w:rFonts w:hint="cs"/>
          <w:rtl/>
        </w:rPr>
      </w:pPr>
    </w:p>
    <w:p w14:paraId="0E63A667" w14:textId="77777777" w:rsidR="00000000" w:rsidRDefault="007C71EE">
      <w:pPr>
        <w:pStyle w:val="ad"/>
        <w:rPr>
          <w:rtl/>
        </w:rPr>
      </w:pPr>
      <w:r>
        <w:rPr>
          <w:rtl/>
        </w:rPr>
        <w:t>היו"ר ראובן ריבלין:</w:t>
      </w:r>
    </w:p>
    <w:p w14:paraId="1FF36F9F" w14:textId="77777777" w:rsidR="00000000" w:rsidRDefault="007C71EE">
      <w:pPr>
        <w:pStyle w:val="a"/>
        <w:rPr>
          <w:rtl/>
        </w:rPr>
      </w:pPr>
    </w:p>
    <w:p w14:paraId="590DF510" w14:textId="77777777" w:rsidR="00000000" w:rsidRDefault="007C71EE">
      <w:pPr>
        <w:pStyle w:val="a"/>
        <w:rPr>
          <w:rFonts w:hint="cs"/>
          <w:rtl/>
        </w:rPr>
      </w:pPr>
      <w:r>
        <w:rPr>
          <w:rFonts w:hint="cs"/>
          <w:rtl/>
        </w:rPr>
        <w:t>סליחה. נעדרת וחסרת לי מאוד.</w:t>
      </w:r>
    </w:p>
    <w:p w14:paraId="077F398A" w14:textId="77777777" w:rsidR="00000000" w:rsidRDefault="007C71EE">
      <w:pPr>
        <w:pStyle w:val="a"/>
        <w:rPr>
          <w:rFonts w:hint="cs"/>
          <w:rtl/>
        </w:rPr>
      </w:pPr>
    </w:p>
    <w:p w14:paraId="36CF04A0" w14:textId="77777777" w:rsidR="00000000" w:rsidRDefault="007C71EE">
      <w:pPr>
        <w:pStyle w:val="a"/>
        <w:rPr>
          <w:rFonts w:hint="cs"/>
          <w:rtl/>
        </w:rPr>
      </w:pPr>
      <w:r>
        <w:rPr>
          <w:rFonts w:hint="cs"/>
          <w:rtl/>
        </w:rPr>
        <w:t>הצעת חבר הכנסת שמחון - מי בעד? מי נגד? מי נמנ</w:t>
      </w:r>
      <w:r>
        <w:rPr>
          <w:rFonts w:hint="cs"/>
          <w:rtl/>
        </w:rPr>
        <w:t>ע?</w:t>
      </w:r>
    </w:p>
    <w:p w14:paraId="3EF14F62" w14:textId="77777777" w:rsidR="00000000" w:rsidRDefault="007C71EE">
      <w:pPr>
        <w:pStyle w:val="Header"/>
        <w:tabs>
          <w:tab w:val="clear" w:pos="4153"/>
          <w:tab w:val="clear" w:pos="8306"/>
        </w:tabs>
        <w:bidi/>
        <w:jc w:val="center"/>
        <w:rPr>
          <w:rFonts w:hint="cs"/>
          <w:b/>
          <w:bCs/>
          <w:rtl/>
        </w:rPr>
      </w:pPr>
    </w:p>
    <w:p w14:paraId="4A7F3399"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0CEB5BFD" w14:textId="77777777" w:rsidR="00000000" w:rsidRDefault="007C71EE">
      <w:pPr>
        <w:pStyle w:val="Header"/>
        <w:tabs>
          <w:tab w:val="clear" w:pos="4153"/>
          <w:tab w:val="clear" w:pos="8306"/>
        </w:tabs>
        <w:bidi/>
        <w:jc w:val="center"/>
        <w:rPr>
          <w:rFonts w:ascii="Arial" w:hAnsi="Arial" w:cs="Arial" w:hint="cs"/>
          <w:b/>
          <w:bCs/>
          <w:sz w:val="22"/>
          <w:szCs w:val="22"/>
          <w:rtl/>
        </w:rPr>
      </w:pPr>
    </w:p>
    <w:p w14:paraId="3C349F80"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שלום שמחון לסעיף 7(2) לא נתקבלה.</w:t>
      </w:r>
    </w:p>
    <w:p w14:paraId="49D7B9E1" w14:textId="77777777" w:rsidR="00000000" w:rsidRDefault="007C71EE">
      <w:pPr>
        <w:pStyle w:val="a"/>
        <w:rPr>
          <w:rtl/>
        </w:rPr>
      </w:pPr>
    </w:p>
    <w:p w14:paraId="7402D868" w14:textId="77777777" w:rsidR="00000000" w:rsidRDefault="007C71EE">
      <w:pPr>
        <w:pStyle w:val="a"/>
        <w:rPr>
          <w:rFonts w:hint="cs"/>
          <w:rtl/>
        </w:rPr>
      </w:pPr>
    </w:p>
    <w:p w14:paraId="2C350EA9" w14:textId="77777777" w:rsidR="00000000" w:rsidRDefault="007C71EE">
      <w:pPr>
        <w:pStyle w:val="ad"/>
        <w:rPr>
          <w:rtl/>
        </w:rPr>
      </w:pPr>
      <w:r>
        <w:rPr>
          <w:rtl/>
        </w:rPr>
        <w:t>היו"ר ראובן ריבלין:</w:t>
      </w:r>
    </w:p>
    <w:p w14:paraId="0A802D0F" w14:textId="77777777" w:rsidR="00000000" w:rsidRDefault="007C71EE">
      <w:pPr>
        <w:pStyle w:val="a"/>
        <w:rPr>
          <w:rtl/>
        </w:rPr>
      </w:pPr>
    </w:p>
    <w:p w14:paraId="724D4CBF" w14:textId="77777777" w:rsidR="00000000" w:rsidRDefault="007C71EE">
      <w:pPr>
        <w:pStyle w:val="a"/>
        <w:rPr>
          <w:rFonts w:hint="cs"/>
          <w:rtl/>
        </w:rPr>
      </w:pPr>
      <w:r>
        <w:rPr>
          <w:rFonts w:hint="cs"/>
          <w:rtl/>
        </w:rPr>
        <w:t>הסתייגות חבר הכנסת שמחון לא עברה.</w:t>
      </w:r>
    </w:p>
    <w:p w14:paraId="1A863359" w14:textId="77777777" w:rsidR="00000000" w:rsidRDefault="007C71EE">
      <w:pPr>
        <w:pStyle w:val="a"/>
        <w:rPr>
          <w:rFonts w:hint="cs"/>
          <w:rtl/>
        </w:rPr>
      </w:pPr>
    </w:p>
    <w:p w14:paraId="296CAFD4" w14:textId="77777777" w:rsidR="00000000" w:rsidRDefault="007C71EE">
      <w:pPr>
        <w:pStyle w:val="a"/>
        <w:rPr>
          <w:rFonts w:hint="cs"/>
          <w:rtl/>
        </w:rPr>
      </w:pPr>
      <w:r>
        <w:rPr>
          <w:rFonts w:hint="cs"/>
          <w:rtl/>
        </w:rPr>
        <w:t>הצעת חברת הכנסת אורית נוקד - מי בעד? מי נגד? מי נמנע? תודה.</w:t>
      </w:r>
    </w:p>
    <w:p w14:paraId="49A23154" w14:textId="77777777" w:rsidR="00000000" w:rsidRDefault="007C71EE">
      <w:pPr>
        <w:pStyle w:val="a"/>
        <w:rPr>
          <w:rFonts w:hint="cs"/>
          <w:rtl/>
        </w:rPr>
      </w:pPr>
    </w:p>
    <w:p w14:paraId="6E4B5122"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5A747B96" w14:textId="77777777" w:rsidR="00000000" w:rsidRDefault="007C71EE">
      <w:pPr>
        <w:pStyle w:val="Header"/>
        <w:tabs>
          <w:tab w:val="clear" w:pos="4153"/>
          <w:tab w:val="clear" w:pos="8306"/>
        </w:tabs>
        <w:bidi/>
        <w:jc w:val="center"/>
        <w:rPr>
          <w:rFonts w:ascii="Arial" w:hAnsi="Arial" w:cs="Arial" w:hint="cs"/>
          <w:b/>
          <w:bCs/>
          <w:sz w:val="22"/>
          <w:szCs w:val="22"/>
          <w:rtl/>
        </w:rPr>
      </w:pPr>
    </w:p>
    <w:p w14:paraId="41B61B9C"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חברת הכנסת אורית נוקד לסעיף 7(2) לא נתקבלה.</w:t>
      </w:r>
    </w:p>
    <w:p w14:paraId="024DFBA7" w14:textId="77777777" w:rsidR="00000000" w:rsidRDefault="007C71EE">
      <w:pPr>
        <w:pStyle w:val="a"/>
        <w:rPr>
          <w:rFonts w:hint="cs"/>
          <w:rtl/>
        </w:rPr>
      </w:pPr>
    </w:p>
    <w:p w14:paraId="04BBF031" w14:textId="77777777" w:rsidR="00000000" w:rsidRDefault="007C71EE">
      <w:pPr>
        <w:pStyle w:val="ad"/>
        <w:rPr>
          <w:rtl/>
        </w:rPr>
      </w:pPr>
      <w:r>
        <w:rPr>
          <w:rtl/>
        </w:rPr>
        <w:t>היו"ר</w:t>
      </w:r>
      <w:r>
        <w:rPr>
          <w:rtl/>
        </w:rPr>
        <w:t xml:space="preserve"> ראובן ריבלין:</w:t>
      </w:r>
    </w:p>
    <w:p w14:paraId="38FA35F6" w14:textId="77777777" w:rsidR="00000000" w:rsidRDefault="007C71EE">
      <w:pPr>
        <w:pStyle w:val="a"/>
        <w:rPr>
          <w:rtl/>
        </w:rPr>
      </w:pPr>
    </w:p>
    <w:p w14:paraId="71F4E4A3" w14:textId="77777777" w:rsidR="00000000" w:rsidRDefault="007C71EE">
      <w:pPr>
        <w:pStyle w:val="a"/>
        <w:rPr>
          <w:rFonts w:hint="cs"/>
          <w:rtl/>
        </w:rPr>
      </w:pPr>
      <w:r>
        <w:rPr>
          <w:rFonts w:hint="cs"/>
          <w:rtl/>
        </w:rPr>
        <w:t>הצעת חברת הכנסת נוקד לא עברה.</w:t>
      </w:r>
    </w:p>
    <w:p w14:paraId="5AF440AB" w14:textId="77777777" w:rsidR="00000000" w:rsidRDefault="007C71EE">
      <w:pPr>
        <w:pStyle w:val="a"/>
        <w:rPr>
          <w:rFonts w:hint="cs"/>
          <w:rtl/>
        </w:rPr>
      </w:pPr>
    </w:p>
    <w:p w14:paraId="6761B8E9" w14:textId="77777777" w:rsidR="00000000" w:rsidRDefault="007C71EE">
      <w:pPr>
        <w:pStyle w:val="a"/>
        <w:rPr>
          <w:rFonts w:hint="cs"/>
          <w:rtl/>
        </w:rPr>
      </w:pPr>
      <w:r>
        <w:rPr>
          <w:rFonts w:hint="cs"/>
          <w:rtl/>
        </w:rPr>
        <w:t>הצעת חבר הכנסת אלי בן-מנחם - מי בעד? מי נגד? מי נמנע? תודה.</w:t>
      </w:r>
    </w:p>
    <w:p w14:paraId="2AFFA5DA" w14:textId="77777777" w:rsidR="00000000" w:rsidRDefault="007C71EE">
      <w:pPr>
        <w:pStyle w:val="a"/>
        <w:rPr>
          <w:rFonts w:hint="cs"/>
          <w:rtl/>
        </w:rPr>
      </w:pPr>
    </w:p>
    <w:p w14:paraId="2C8A628E"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53F3AA91" w14:textId="77777777" w:rsidR="00000000" w:rsidRDefault="007C71EE">
      <w:pPr>
        <w:pStyle w:val="Header"/>
        <w:tabs>
          <w:tab w:val="clear" w:pos="4153"/>
          <w:tab w:val="clear" w:pos="8306"/>
        </w:tabs>
        <w:bidi/>
        <w:jc w:val="center"/>
        <w:rPr>
          <w:rFonts w:ascii="Arial" w:hAnsi="Arial" w:cs="Arial" w:hint="cs"/>
          <w:b/>
          <w:bCs/>
          <w:sz w:val="22"/>
          <w:szCs w:val="22"/>
          <w:rtl/>
        </w:rPr>
      </w:pPr>
    </w:p>
    <w:p w14:paraId="45E3535E"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אלי בן-מנחם לסעיף 7(2) לא נתקבלה.</w:t>
      </w:r>
    </w:p>
    <w:p w14:paraId="3D021D0F" w14:textId="77777777" w:rsidR="00000000" w:rsidRDefault="007C71EE">
      <w:pPr>
        <w:pStyle w:val="a"/>
        <w:rPr>
          <w:rFonts w:hint="cs"/>
          <w:rtl/>
        </w:rPr>
      </w:pPr>
    </w:p>
    <w:p w14:paraId="15218F1C" w14:textId="77777777" w:rsidR="00000000" w:rsidRDefault="007C71EE">
      <w:pPr>
        <w:pStyle w:val="ad"/>
        <w:rPr>
          <w:rtl/>
        </w:rPr>
      </w:pPr>
      <w:r>
        <w:rPr>
          <w:rtl/>
        </w:rPr>
        <w:t>היו"ר ראובן ריבלין:</w:t>
      </w:r>
    </w:p>
    <w:p w14:paraId="437BE3AA" w14:textId="77777777" w:rsidR="00000000" w:rsidRDefault="007C71EE">
      <w:pPr>
        <w:pStyle w:val="a"/>
        <w:rPr>
          <w:rtl/>
        </w:rPr>
      </w:pPr>
    </w:p>
    <w:p w14:paraId="02D9B6F8" w14:textId="77777777" w:rsidR="00000000" w:rsidRDefault="007C71EE">
      <w:pPr>
        <w:pStyle w:val="a"/>
        <w:rPr>
          <w:rFonts w:hint="cs"/>
          <w:rtl/>
        </w:rPr>
      </w:pPr>
      <w:r>
        <w:rPr>
          <w:rFonts w:hint="cs"/>
          <w:rtl/>
        </w:rPr>
        <w:t>הצעת חבר הכנסת בן-מנחם לא עברה.</w:t>
      </w:r>
    </w:p>
    <w:p w14:paraId="754D0322" w14:textId="77777777" w:rsidR="00000000" w:rsidRDefault="007C71EE">
      <w:pPr>
        <w:pStyle w:val="a"/>
        <w:rPr>
          <w:rFonts w:hint="cs"/>
          <w:rtl/>
        </w:rPr>
      </w:pPr>
    </w:p>
    <w:p w14:paraId="267E34A7" w14:textId="77777777" w:rsidR="00000000" w:rsidRDefault="007C71EE">
      <w:pPr>
        <w:pStyle w:val="a"/>
        <w:rPr>
          <w:rFonts w:hint="cs"/>
          <w:rtl/>
        </w:rPr>
      </w:pPr>
      <w:r>
        <w:rPr>
          <w:rFonts w:hint="cs"/>
          <w:rtl/>
        </w:rPr>
        <w:t xml:space="preserve">הסתייגות חבר הכנסת אלי ישי - </w:t>
      </w:r>
      <w:r>
        <w:rPr>
          <w:rFonts w:hint="cs"/>
          <w:rtl/>
        </w:rPr>
        <w:t>אינו נוכח.</w:t>
      </w:r>
    </w:p>
    <w:p w14:paraId="52B6BA77" w14:textId="77777777" w:rsidR="00000000" w:rsidRDefault="007C71EE">
      <w:pPr>
        <w:pStyle w:val="a"/>
        <w:rPr>
          <w:rFonts w:hint="cs"/>
          <w:rtl/>
        </w:rPr>
      </w:pPr>
    </w:p>
    <w:p w14:paraId="471C523A" w14:textId="77777777" w:rsidR="00000000" w:rsidRDefault="007C71EE">
      <w:pPr>
        <w:pStyle w:val="a"/>
        <w:rPr>
          <w:rFonts w:hint="cs"/>
          <w:rtl/>
        </w:rPr>
      </w:pPr>
      <w:r>
        <w:rPr>
          <w:rFonts w:hint="cs"/>
          <w:rtl/>
        </w:rPr>
        <w:t>הסתייגות חבר הכנסת שלמה בניזרי - מי בעד? מי נגד? מי נמנע? תודה.</w:t>
      </w:r>
    </w:p>
    <w:p w14:paraId="248B6399" w14:textId="77777777" w:rsidR="00000000" w:rsidRDefault="007C71EE">
      <w:pPr>
        <w:pStyle w:val="a"/>
        <w:rPr>
          <w:rFonts w:hint="cs"/>
          <w:rtl/>
        </w:rPr>
      </w:pPr>
    </w:p>
    <w:p w14:paraId="1278A6F9"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39AA4F63" w14:textId="77777777" w:rsidR="00000000" w:rsidRDefault="007C71EE">
      <w:pPr>
        <w:pStyle w:val="Header"/>
        <w:tabs>
          <w:tab w:val="clear" w:pos="4153"/>
          <w:tab w:val="clear" w:pos="8306"/>
        </w:tabs>
        <w:bidi/>
        <w:jc w:val="center"/>
        <w:rPr>
          <w:rFonts w:ascii="Arial" w:hAnsi="Arial" w:cs="Arial" w:hint="cs"/>
          <w:b/>
          <w:bCs/>
          <w:sz w:val="22"/>
          <w:szCs w:val="22"/>
          <w:rtl/>
        </w:rPr>
      </w:pPr>
    </w:p>
    <w:p w14:paraId="55B453E4"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שלמה בניזרי לסעיף 7(2) לא נתקבלה.</w:t>
      </w:r>
    </w:p>
    <w:p w14:paraId="0203443F" w14:textId="77777777" w:rsidR="00000000" w:rsidRDefault="007C71EE">
      <w:pPr>
        <w:pStyle w:val="a"/>
        <w:rPr>
          <w:rFonts w:hint="cs"/>
          <w:rtl/>
        </w:rPr>
      </w:pPr>
    </w:p>
    <w:p w14:paraId="525DE660" w14:textId="77777777" w:rsidR="00000000" w:rsidRDefault="007C71EE">
      <w:pPr>
        <w:pStyle w:val="ad"/>
        <w:rPr>
          <w:rtl/>
        </w:rPr>
      </w:pPr>
      <w:r>
        <w:rPr>
          <w:rtl/>
        </w:rPr>
        <w:t>היו"ר ראובן ריבלין:</w:t>
      </w:r>
    </w:p>
    <w:p w14:paraId="775BC146" w14:textId="77777777" w:rsidR="00000000" w:rsidRDefault="007C71EE">
      <w:pPr>
        <w:pStyle w:val="a"/>
        <w:rPr>
          <w:rtl/>
        </w:rPr>
      </w:pPr>
    </w:p>
    <w:p w14:paraId="16128774" w14:textId="77777777" w:rsidR="00000000" w:rsidRDefault="007C71EE">
      <w:pPr>
        <w:pStyle w:val="a"/>
        <w:rPr>
          <w:rFonts w:hint="cs"/>
          <w:rtl/>
        </w:rPr>
      </w:pPr>
      <w:r>
        <w:rPr>
          <w:rFonts w:hint="cs"/>
          <w:rtl/>
        </w:rPr>
        <w:t>הצעת חבר הכנסת בניזרי לא עברה.</w:t>
      </w:r>
    </w:p>
    <w:p w14:paraId="5FE32BB4" w14:textId="77777777" w:rsidR="00000000" w:rsidRDefault="007C71EE">
      <w:pPr>
        <w:pStyle w:val="a"/>
        <w:rPr>
          <w:rFonts w:hint="cs"/>
          <w:rtl/>
        </w:rPr>
      </w:pPr>
    </w:p>
    <w:p w14:paraId="29108BEF" w14:textId="77777777" w:rsidR="00000000" w:rsidRDefault="007C71EE">
      <w:pPr>
        <w:pStyle w:val="a"/>
        <w:rPr>
          <w:rFonts w:hint="cs"/>
          <w:rtl/>
        </w:rPr>
      </w:pPr>
      <w:r>
        <w:rPr>
          <w:rFonts w:hint="cs"/>
          <w:rtl/>
        </w:rPr>
        <w:t>הצעת חבר הכנסת נסים דהן - מי בעד? מי נגד? מי נמנע?</w:t>
      </w:r>
    </w:p>
    <w:p w14:paraId="7AD506BE" w14:textId="77777777" w:rsidR="00000000" w:rsidRDefault="007C71EE">
      <w:pPr>
        <w:pStyle w:val="a"/>
        <w:rPr>
          <w:rFonts w:hint="cs"/>
          <w:rtl/>
        </w:rPr>
      </w:pPr>
    </w:p>
    <w:p w14:paraId="5970ACB2"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529E044D" w14:textId="77777777" w:rsidR="00000000" w:rsidRDefault="007C71EE">
      <w:pPr>
        <w:pStyle w:val="Header"/>
        <w:tabs>
          <w:tab w:val="clear" w:pos="4153"/>
          <w:tab w:val="clear" w:pos="8306"/>
        </w:tabs>
        <w:bidi/>
        <w:jc w:val="center"/>
        <w:rPr>
          <w:rFonts w:ascii="Arial" w:hAnsi="Arial" w:cs="Arial" w:hint="cs"/>
          <w:b/>
          <w:bCs/>
          <w:sz w:val="22"/>
          <w:szCs w:val="22"/>
          <w:rtl/>
        </w:rPr>
      </w:pPr>
    </w:p>
    <w:p w14:paraId="1317DD6F"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w:t>
      </w:r>
      <w:r>
        <w:rPr>
          <w:rFonts w:ascii="Arial" w:hAnsi="Arial" w:cs="Arial" w:hint="cs"/>
          <w:sz w:val="22"/>
          <w:szCs w:val="22"/>
          <w:rtl/>
        </w:rPr>
        <w:t>סתייגות של חבר הכנסת נסים דהן לסעיף 7(2) לא נתקבלה.</w:t>
      </w:r>
    </w:p>
    <w:p w14:paraId="1596AE8A" w14:textId="77777777" w:rsidR="00000000" w:rsidRDefault="007C71EE">
      <w:pPr>
        <w:pStyle w:val="a"/>
        <w:rPr>
          <w:rtl/>
        </w:rPr>
      </w:pPr>
    </w:p>
    <w:p w14:paraId="50B294FC" w14:textId="77777777" w:rsidR="00000000" w:rsidRDefault="007C71EE">
      <w:pPr>
        <w:pStyle w:val="a"/>
        <w:rPr>
          <w:rFonts w:hint="cs"/>
          <w:rtl/>
        </w:rPr>
      </w:pPr>
    </w:p>
    <w:p w14:paraId="6E0A71DE" w14:textId="77777777" w:rsidR="00000000" w:rsidRDefault="007C71EE">
      <w:pPr>
        <w:pStyle w:val="ad"/>
        <w:rPr>
          <w:rtl/>
        </w:rPr>
      </w:pPr>
      <w:r>
        <w:rPr>
          <w:rtl/>
        </w:rPr>
        <w:t>היו"ר ראובן ריבלין:</w:t>
      </w:r>
    </w:p>
    <w:p w14:paraId="21BF4830" w14:textId="77777777" w:rsidR="00000000" w:rsidRDefault="007C71EE">
      <w:pPr>
        <w:pStyle w:val="a"/>
        <w:rPr>
          <w:rtl/>
        </w:rPr>
      </w:pPr>
    </w:p>
    <w:p w14:paraId="42411AB3" w14:textId="77777777" w:rsidR="00000000" w:rsidRDefault="007C71EE">
      <w:pPr>
        <w:pStyle w:val="a"/>
        <w:rPr>
          <w:rFonts w:hint="cs"/>
          <w:rtl/>
        </w:rPr>
      </w:pPr>
      <w:r>
        <w:rPr>
          <w:rFonts w:hint="cs"/>
          <w:rtl/>
        </w:rPr>
        <w:t>הצעת חבר הכנסת דהן לא עברה.</w:t>
      </w:r>
    </w:p>
    <w:p w14:paraId="56AA26E2" w14:textId="77777777" w:rsidR="00000000" w:rsidRDefault="007C71EE">
      <w:pPr>
        <w:pStyle w:val="a"/>
        <w:rPr>
          <w:rFonts w:hint="cs"/>
          <w:rtl/>
        </w:rPr>
      </w:pPr>
    </w:p>
    <w:p w14:paraId="58A28E7B" w14:textId="77777777" w:rsidR="00000000" w:rsidRDefault="007C71EE">
      <w:pPr>
        <w:pStyle w:val="a"/>
        <w:rPr>
          <w:rFonts w:hint="cs"/>
          <w:rtl/>
        </w:rPr>
      </w:pPr>
      <w:r>
        <w:rPr>
          <w:rFonts w:hint="cs"/>
          <w:rtl/>
        </w:rPr>
        <w:t>הצעת חבר הכנסת אמנון כהן - מי בעד? מי נגד? מי נמנע? תודה.</w:t>
      </w:r>
    </w:p>
    <w:p w14:paraId="6F40F17A" w14:textId="77777777" w:rsidR="00000000" w:rsidRDefault="007C71EE">
      <w:pPr>
        <w:pStyle w:val="a"/>
        <w:rPr>
          <w:rFonts w:hint="cs"/>
          <w:rtl/>
        </w:rPr>
      </w:pPr>
    </w:p>
    <w:p w14:paraId="297CCBA2"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339CD880" w14:textId="77777777" w:rsidR="00000000" w:rsidRDefault="007C71EE">
      <w:pPr>
        <w:pStyle w:val="Header"/>
        <w:tabs>
          <w:tab w:val="clear" w:pos="4153"/>
          <w:tab w:val="clear" w:pos="8306"/>
        </w:tabs>
        <w:bidi/>
        <w:jc w:val="center"/>
        <w:rPr>
          <w:rFonts w:ascii="Arial" w:hAnsi="Arial" w:cs="Arial" w:hint="cs"/>
          <w:b/>
          <w:bCs/>
          <w:sz w:val="22"/>
          <w:szCs w:val="22"/>
          <w:rtl/>
        </w:rPr>
      </w:pPr>
    </w:p>
    <w:p w14:paraId="232A6764"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אמנון כהן לסעיף 7(2) לא נתקבלה.</w:t>
      </w:r>
    </w:p>
    <w:p w14:paraId="2CCD2658" w14:textId="77777777" w:rsidR="00000000" w:rsidRDefault="007C71EE">
      <w:pPr>
        <w:pStyle w:val="a"/>
        <w:rPr>
          <w:rFonts w:hint="cs"/>
          <w:rtl/>
        </w:rPr>
      </w:pPr>
    </w:p>
    <w:p w14:paraId="5544CE97" w14:textId="77777777" w:rsidR="00000000" w:rsidRDefault="007C71EE">
      <w:pPr>
        <w:pStyle w:val="ad"/>
        <w:rPr>
          <w:rtl/>
        </w:rPr>
      </w:pPr>
      <w:r>
        <w:rPr>
          <w:rtl/>
        </w:rPr>
        <w:t>היו"ר ראובן ריבלין:</w:t>
      </w:r>
    </w:p>
    <w:p w14:paraId="4BB661C7" w14:textId="77777777" w:rsidR="00000000" w:rsidRDefault="007C71EE">
      <w:pPr>
        <w:pStyle w:val="a"/>
        <w:rPr>
          <w:rtl/>
        </w:rPr>
      </w:pPr>
    </w:p>
    <w:p w14:paraId="2ED1F0DA" w14:textId="77777777" w:rsidR="00000000" w:rsidRDefault="007C71EE">
      <w:pPr>
        <w:pStyle w:val="a"/>
        <w:rPr>
          <w:rFonts w:hint="cs"/>
          <w:rtl/>
        </w:rPr>
      </w:pPr>
      <w:r>
        <w:rPr>
          <w:rFonts w:hint="cs"/>
          <w:rtl/>
        </w:rPr>
        <w:t xml:space="preserve">הצעת חבר </w:t>
      </w:r>
      <w:r>
        <w:rPr>
          <w:rFonts w:hint="cs"/>
          <w:rtl/>
        </w:rPr>
        <w:t>הכנסת אמנון כהן לא עברה.</w:t>
      </w:r>
    </w:p>
    <w:p w14:paraId="4711A1B4" w14:textId="77777777" w:rsidR="00000000" w:rsidRDefault="007C71EE">
      <w:pPr>
        <w:pStyle w:val="a"/>
        <w:rPr>
          <w:rFonts w:hint="cs"/>
          <w:rtl/>
        </w:rPr>
      </w:pPr>
    </w:p>
    <w:p w14:paraId="0A754D50" w14:textId="77777777" w:rsidR="00000000" w:rsidRDefault="007C71EE">
      <w:pPr>
        <w:pStyle w:val="a"/>
        <w:rPr>
          <w:rFonts w:hint="cs"/>
          <w:rtl/>
        </w:rPr>
      </w:pPr>
      <w:r>
        <w:rPr>
          <w:rFonts w:hint="cs"/>
          <w:rtl/>
        </w:rPr>
        <w:t>הסתייגות חבר הכנסת יצחק כהן - מי בעד? מי נגד? מי נמנע? תודה.</w:t>
      </w:r>
    </w:p>
    <w:p w14:paraId="51239E26" w14:textId="77777777" w:rsidR="00000000" w:rsidRDefault="007C71EE">
      <w:pPr>
        <w:pStyle w:val="a"/>
        <w:rPr>
          <w:rFonts w:hint="cs"/>
          <w:rtl/>
        </w:rPr>
      </w:pPr>
    </w:p>
    <w:p w14:paraId="5E76F876"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1526ACD9" w14:textId="77777777" w:rsidR="00000000" w:rsidRDefault="007C71EE">
      <w:pPr>
        <w:pStyle w:val="Header"/>
        <w:tabs>
          <w:tab w:val="clear" w:pos="4153"/>
          <w:tab w:val="clear" w:pos="8306"/>
        </w:tabs>
        <w:bidi/>
        <w:jc w:val="center"/>
        <w:rPr>
          <w:rFonts w:ascii="Arial" w:hAnsi="Arial" w:cs="Arial" w:hint="cs"/>
          <w:b/>
          <w:bCs/>
          <w:sz w:val="22"/>
          <w:szCs w:val="22"/>
          <w:rtl/>
        </w:rPr>
      </w:pPr>
    </w:p>
    <w:p w14:paraId="07C1BC7B"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יצחק כהן לסעיף 7(2) לא נתקבלה.</w:t>
      </w:r>
    </w:p>
    <w:p w14:paraId="2E685E47" w14:textId="77777777" w:rsidR="00000000" w:rsidRDefault="007C71EE">
      <w:pPr>
        <w:pStyle w:val="a"/>
        <w:rPr>
          <w:rFonts w:hint="cs"/>
          <w:rtl/>
        </w:rPr>
      </w:pPr>
    </w:p>
    <w:p w14:paraId="74F587FB" w14:textId="77777777" w:rsidR="00000000" w:rsidRDefault="007C71EE">
      <w:pPr>
        <w:pStyle w:val="ad"/>
        <w:rPr>
          <w:rtl/>
        </w:rPr>
      </w:pPr>
      <w:r>
        <w:rPr>
          <w:rtl/>
        </w:rPr>
        <w:t>היו"ר ראובן ריבלין:</w:t>
      </w:r>
    </w:p>
    <w:p w14:paraId="0A6E9F40" w14:textId="77777777" w:rsidR="00000000" w:rsidRDefault="007C71EE">
      <w:pPr>
        <w:pStyle w:val="a"/>
        <w:rPr>
          <w:rtl/>
        </w:rPr>
      </w:pPr>
    </w:p>
    <w:p w14:paraId="50DFFF7D" w14:textId="77777777" w:rsidR="00000000" w:rsidRDefault="007C71EE">
      <w:pPr>
        <w:pStyle w:val="a"/>
        <w:rPr>
          <w:rFonts w:hint="cs"/>
          <w:rtl/>
        </w:rPr>
      </w:pPr>
      <w:r>
        <w:rPr>
          <w:rFonts w:hint="cs"/>
          <w:rtl/>
        </w:rPr>
        <w:t>הצעת חבר הכנסת יצחק כהן לא עברה.</w:t>
      </w:r>
    </w:p>
    <w:p w14:paraId="3C5942D1" w14:textId="77777777" w:rsidR="00000000" w:rsidRDefault="007C71EE">
      <w:pPr>
        <w:pStyle w:val="a"/>
        <w:rPr>
          <w:rFonts w:hint="cs"/>
          <w:rtl/>
        </w:rPr>
      </w:pPr>
    </w:p>
    <w:p w14:paraId="47650EB0" w14:textId="77777777" w:rsidR="00000000" w:rsidRDefault="007C71EE">
      <w:pPr>
        <w:pStyle w:val="a"/>
        <w:rPr>
          <w:rFonts w:hint="cs"/>
          <w:rtl/>
        </w:rPr>
      </w:pPr>
      <w:r>
        <w:rPr>
          <w:rFonts w:hint="cs"/>
          <w:rtl/>
        </w:rPr>
        <w:t>הסתייגות חבר הכנסת דוד אזולאי - אינו נוכח.</w:t>
      </w:r>
    </w:p>
    <w:p w14:paraId="0AF149B6" w14:textId="77777777" w:rsidR="00000000" w:rsidRDefault="007C71EE">
      <w:pPr>
        <w:pStyle w:val="a"/>
        <w:rPr>
          <w:rFonts w:hint="cs"/>
          <w:rtl/>
        </w:rPr>
      </w:pPr>
    </w:p>
    <w:p w14:paraId="65A58170" w14:textId="77777777" w:rsidR="00000000" w:rsidRDefault="007C71EE">
      <w:pPr>
        <w:pStyle w:val="a"/>
        <w:rPr>
          <w:rFonts w:hint="cs"/>
          <w:rtl/>
        </w:rPr>
      </w:pPr>
      <w:r>
        <w:rPr>
          <w:rFonts w:hint="cs"/>
          <w:rtl/>
        </w:rPr>
        <w:t>הסתייגו</w:t>
      </w:r>
      <w:r>
        <w:rPr>
          <w:rFonts w:hint="cs"/>
          <w:rtl/>
        </w:rPr>
        <w:t>ת חבר הכנסת משולם נהרי - אינו נוכח.</w:t>
      </w:r>
    </w:p>
    <w:p w14:paraId="196399FB" w14:textId="77777777" w:rsidR="00000000" w:rsidRDefault="007C71EE">
      <w:pPr>
        <w:pStyle w:val="a"/>
        <w:rPr>
          <w:rFonts w:hint="cs"/>
          <w:rtl/>
        </w:rPr>
      </w:pPr>
    </w:p>
    <w:p w14:paraId="1D16E211" w14:textId="77777777" w:rsidR="00000000" w:rsidRDefault="007C71EE">
      <w:pPr>
        <w:pStyle w:val="a"/>
        <w:rPr>
          <w:rFonts w:hint="cs"/>
          <w:rtl/>
        </w:rPr>
      </w:pPr>
      <w:r>
        <w:rPr>
          <w:rFonts w:hint="cs"/>
          <w:rtl/>
        </w:rPr>
        <w:t>הצעת חבר הכנסת יצחק וקנין - מי בעד? מי נגד? מי נמנע? תודה.</w:t>
      </w:r>
    </w:p>
    <w:p w14:paraId="11EB5C47" w14:textId="77777777" w:rsidR="00000000" w:rsidRDefault="007C71EE">
      <w:pPr>
        <w:pStyle w:val="a"/>
        <w:rPr>
          <w:rFonts w:hint="cs"/>
          <w:rtl/>
        </w:rPr>
      </w:pPr>
    </w:p>
    <w:p w14:paraId="0D3FC8D1"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6307B62B" w14:textId="77777777" w:rsidR="00000000" w:rsidRDefault="007C71EE">
      <w:pPr>
        <w:pStyle w:val="Header"/>
        <w:tabs>
          <w:tab w:val="clear" w:pos="4153"/>
          <w:tab w:val="clear" w:pos="8306"/>
        </w:tabs>
        <w:bidi/>
        <w:jc w:val="center"/>
        <w:rPr>
          <w:rFonts w:ascii="Arial" w:hAnsi="Arial" w:cs="Arial" w:hint="cs"/>
          <w:sz w:val="22"/>
          <w:szCs w:val="22"/>
          <w:rtl/>
        </w:rPr>
      </w:pPr>
    </w:p>
    <w:p w14:paraId="39E46AF6"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יצחק וקנין לסעיף 7(2) לא נתקבלה.</w:t>
      </w:r>
    </w:p>
    <w:p w14:paraId="0AE822F5" w14:textId="77777777" w:rsidR="00000000" w:rsidRDefault="007C71EE">
      <w:pPr>
        <w:pStyle w:val="a"/>
        <w:rPr>
          <w:rFonts w:hint="cs"/>
          <w:rtl/>
        </w:rPr>
      </w:pPr>
    </w:p>
    <w:p w14:paraId="0691BE57" w14:textId="77777777" w:rsidR="00000000" w:rsidRDefault="007C71EE">
      <w:pPr>
        <w:pStyle w:val="ad"/>
        <w:rPr>
          <w:rtl/>
        </w:rPr>
      </w:pPr>
      <w:r>
        <w:rPr>
          <w:rtl/>
        </w:rPr>
        <w:t>היו"ר ראובן ריבלין:</w:t>
      </w:r>
    </w:p>
    <w:p w14:paraId="203FBEF6" w14:textId="77777777" w:rsidR="00000000" w:rsidRDefault="007C71EE">
      <w:pPr>
        <w:pStyle w:val="a"/>
        <w:rPr>
          <w:rtl/>
        </w:rPr>
      </w:pPr>
    </w:p>
    <w:p w14:paraId="488DB56A" w14:textId="77777777" w:rsidR="00000000" w:rsidRDefault="007C71EE">
      <w:pPr>
        <w:pStyle w:val="a"/>
        <w:rPr>
          <w:rFonts w:hint="cs"/>
          <w:rtl/>
        </w:rPr>
      </w:pPr>
      <w:r>
        <w:rPr>
          <w:rFonts w:hint="cs"/>
          <w:rtl/>
        </w:rPr>
        <w:t>הסתייגות חבר הכנסת וקנין לא עברה.</w:t>
      </w:r>
    </w:p>
    <w:p w14:paraId="7F75795F" w14:textId="77777777" w:rsidR="00000000" w:rsidRDefault="007C71EE">
      <w:pPr>
        <w:pStyle w:val="a"/>
        <w:rPr>
          <w:rFonts w:hint="cs"/>
          <w:rtl/>
        </w:rPr>
      </w:pPr>
    </w:p>
    <w:p w14:paraId="58BE37DB" w14:textId="77777777" w:rsidR="00000000" w:rsidRDefault="007C71EE">
      <w:pPr>
        <w:pStyle w:val="a"/>
        <w:rPr>
          <w:rFonts w:hint="cs"/>
          <w:rtl/>
        </w:rPr>
      </w:pPr>
      <w:r>
        <w:rPr>
          <w:rFonts w:hint="cs"/>
          <w:rtl/>
        </w:rPr>
        <w:t>הסתייגות חבר הכנסת יאיר פרץ - אינו נוכח</w:t>
      </w:r>
      <w:r>
        <w:rPr>
          <w:rFonts w:hint="cs"/>
          <w:rtl/>
        </w:rPr>
        <w:t>.</w:t>
      </w:r>
    </w:p>
    <w:p w14:paraId="1471C0A0" w14:textId="77777777" w:rsidR="00000000" w:rsidRDefault="007C71EE">
      <w:pPr>
        <w:pStyle w:val="a"/>
        <w:rPr>
          <w:rtl/>
        </w:rPr>
      </w:pPr>
    </w:p>
    <w:p w14:paraId="6AF77B76" w14:textId="77777777" w:rsidR="00000000" w:rsidRDefault="007C71EE">
      <w:pPr>
        <w:pStyle w:val="a"/>
        <w:rPr>
          <w:rFonts w:hint="cs"/>
          <w:rtl/>
        </w:rPr>
      </w:pPr>
      <w:r>
        <w:rPr>
          <w:rFonts w:hint="cs"/>
          <w:rtl/>
        </w:rPr>
        <w:t>הסתייגות חבר הכנסת נסים זאב - אינו נוכח. הסתייגות חבר הכנסת יעקב מרגי - אינו נוכח.</w:t>
      </w:r>
    </w:p>
    <w:p w14:paraId="334846B1" w14:textId="77777777" w:rsidR="00000000" w:rsidRDefault="007C71EE">
      <w:pPr>
        <w:pStyle w:val="a"/>
        <w:rPr>
          <w:rFonts w:hint="cs"/>
          <w:rtl/>
        </w:rPr>
      </w:pPr>
    </w:p>
    <w:p w14:paraId="76CCD2A2" w14:textId="77777777" w:rsidR="00000000" w:rsidRDefault="007C71EE">
      <w:pPr>
        <w:pStyle w:val="a"/>
        <w:rPr>
          <w:rFonts w:hint="cs"/>
          <w:rtl/>
        </w:rPr>
      </w:pPr>
      <w:r>
        <w:rPr>
          <w:rFonts w:hint="cs"/>
          <w:rtl/>
        </w:rPr>
        <w:t>הצעת חבר הכנסת יוסי שריד - מי בעד? מי  נגד? מי נמנע? תודה.</w:t>
      </w:r>
    </w:p>
    <w:p w14:paraId="2AB984FE" w14:textId="77777777" w:rsidR="00000000" w:rsidRDefault="007C71EE">
      <w:pPr>
        <w:pStyle w:val="a"/>
        <w:rPr>
          <w:rFonts w:hint="cs"/>
          <w:rtl/>
        </w:rPr>
      </w:pPr>
    </w:p>
    <w:p w14:paraId="2A2FCCBB"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06CDEE37" w14:textId="77777777" w:rsidR="00000000" w:rsidRDefault="007C71EE">
      <w:pPr>
        <w:pStyle w:val="Header"/>
        <w:tabs>
          <w:tab w:val="clear" w:pos="4153"/>
          <w:tab w:val="clear" w:pos="8306"/>
        </w:tabs>
        <w:bidi/>
        <w:jc w:val="center"/>
        <w:rPr>
          <w:rFonts w:ascii="Arial" w:hAnsi="Arial" w:cs="Arial" w:hint="cs"/>
          <w:b/>
          <w:bCs/>
          <w:sz w:val="22"/>
          <w:szCs w:val="22"/>
          <w:rtl/>
        </w:rPr>
      </w:pPr>
    </w:p>
    <w:p w14:paraId="25386403"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יוסי שריד לסעיף 7(2) לא נתקבלה.</w:t>
      </w:r>
    </w:p>
    <w:p w14:paraId="7F618B1F" w14:textId="77777777" w:rsidR="00000000" w:rsidRDefault="007C71EE">
      <w:pPr>
        <w:pStyle w:val="a"/>
        <w:rPr>
          <w:rFonts w:hint="cs"/>
          <w:rtl/>
        </w:rPr>
      </w:pPr>
    </w:p>
    <w:p w14:paraId="5C2321C4" w14:textId="77777777" w:rsidR="00000000" w:rsidRDefault="007C71EE">
      <w:pPr>
        <w:pStyle w:val="ad"/>
        <w:rPr>
          <w:rtl/>
        </w:rPr>
      </w:pPr>
      <w:r>
        <w:rPr>
          <w:rtl/>
        </w:rPr>
        <w:t>היו"ר ראובן ריבלין:</w:t>
      </w:r>
    </w:p>
    <w:p w14:paraId="4AD33FA2" w14:textId="77777777" w:rsidR="00000000" w:rsidRDefault="007C71EE">
      <w:pPr>
        <w:pStyle w:val="a"/>
        <w:rPr>
          <w:rtl/>
        </w:rPr>
      </w:pPr>
    </w:p>
    <w:p w14:paraId="253D051E" w14:textId="77777777" w:rsidR="00000000" w:rsidRDefault="007C71EE">
      <w:pPr>
        <w:pStyle w:val="a"/>
        <w:rPr>
          <w:rFonts w:hint="cs"/>
          <w:rtl/>
        </w:rPr>
      </w:pPr>
      <w:r>
        <w:rPr>
          <w:rFonts w:hint="cs"/>
          <w:rtl/>
        </w:rPr>
        <w:t>הסתייגות חבר הכנסת שריד ל</w:t>
      </w:r>
      <w:r>
        <w:rPr>
          <w:rFonts w:hint="cs"/>
          <w:rtl/>
        </w:rPr>
        <w:t>א עברה.</w:t>
      </w:r>
    </w:p>
    <w:p w14:paraId="30FA0C84" w14:textId="77777777" w:rsidR="00000000" w:rsidRDefault="007C71EE">
      <w:pPr>
        <w:pStyle w:val="a"/>
        <w:rPr>
          <w:rFonts w:hint="cs"/>
          <w:rtl/>
        </w:rPr>
      </w:pPr>
    </w:p>
    <w:p w14:paraId="03BEFBC6" w14:textId="77777777" w:rsidR="00000000" w:rsidRDefault="007C71EE">
      <w:pPr>
        <w:pStyle w:val="a"/>
        <w:rPr>
          <w:rFonts w:hint="cs"/>
          <w:rtl/>
        </w:rPr>
      </w:pPr>
      <w:r>
        <w:rPr>
          <w:rFonts w:hint="cs"/>
          <w:rtl/>
        </w:rPr>
        <w:t>הצעת חבר הכנסת חיים אורון - אינו נוכח.</w:t>
      </w:r>
    </w:p>
    <w:p w14:paraId="50CD89E9" w14:textId="77777777" w:rsidR="00000000" w:rsidRDefault="007C71EE">
      <w:pPr>
        <w:pStyle w:val="a"/>
        <w:rPr>
          <w:rFonts w:hint="cs"/>
          <w:rtl/>
        </w:rPr>
      </w:pPr>
    </w:p>
    <w:p w14:paraId="78308536" w14:textId="77777777" w:rsidR="00000000" w:rsidRDefault="007C71EE">
      <w:pPr>
        <w:pStyle w:val="a"/>
        <w:rPr>
          <w:rFonts w:hint="cs"/>
          <w:rtl/>
        </w:rPr>
      </w:pPr>
      <w:r>
        <w:rPr>
          <w:rFonts w:hint="cs"/>
          <w:rtl/>
        </w:rPr>
        <w:t>הצעת חבר הכנסת רן כהן - אינו נוכח.</w:t>
      </w:r>
    </w:p>
    <w:p w14:paraId="78735316" w14:textId="77777777" w:rsidR="00000000" w:rsidRDefault="007C71EE">
      <w:pPr>
        <w:pStyle w:val="a"/>
        <w:rPr>
          <w:rFonts w:hint="cs"/>
          <w:rtl/>
        </w:rPr>
      </w:pPr>
    </w:p>
    <w:p w14:paraId="7B477789" w14:textId="77777777" w:rsidR="00000000" w:rsidRDefault="007C71EE">
      <w:pPr>
        <w:pStyle w:val="a"/>
        <w:rPr>
          <w:rFonts w:hint="cs"/>
          <w:rtl/>
        </w:rPr>
      </w:pPr>
      <w:r>
        <w:rPr>
          <w:rFonts w:hint="cs"/>
          <w:rtl/>
        </w:rPr>
        <w:t>הצעת חברת הכנסת זהבה גלאון - מי בעד? מי נגד? מי נמנע? תודה.</w:t>
      </w:r>
    </w:p>
    <w:p w14:paraId="7FC1CF68" w14:textId="77777777" w:rsidR="00000000" w:rsidRDefault="007C71EE">
      <w:pPr>
        <w:pStyle w:val="a"/>
        <w:rPr>
          <w:rFonts w:hint="cs"/>
          <w:rtl/>
        </w:rPr>
      </w:pPr>
    </w:p>
    <w:p w14:paraId="493EC6BC"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085B012D" w14:textId="77777777" w:rsidR="00000000" w:rsidRDefault="007C71EE">
      <w:pPr>
        <w:pStyle w:val="Header"/>
        <w:tabs>
          <w:tab w:val="clear" w:pos="4153"/>
          <w:tab w:val="clear" w:pos="8306"/>
        </w:tabs>
        <w:bidi/>
        <w:jc w:val="center"/>
        <w:rPr>
          <w:rFonts w:ascii="Arial" w:hAnsi="Arial" w:cs="Arial" w:hint="cs"/>
          <w:b/>
          <w:bCs/>
          <w:sz w:val="22"/>
          <w:szCs w:val="22"/>
          <w:rtl/>
        </w:rPr>
      </w:pPr>
    </w:p>
    <w:p w14:paraId="2648DDE3"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חברת הכנסת זהבה גלאון לסעיף 7(2) לא נתקבלה.</w:t>
      </w:r>
    </w:p>
    <w:p w14:paraId="54750C54" w14:textId="77777777" w:rsidR="00000000" w:rsidRDefault="007C71EE">
      <w:pPr>
        <w:pStyle w:val="a"/>
        <w:rPr>
          <w:rFonts w:hint="cs"/>
          <w:rtl/>
        </w:rPr>
      </w:pPr>
    </w:p>
    <w:p w14:paraId="2966DB91" w14:textId="77777777" w:rsidR="00000000" w:rsidRDefault="007C71EE">
      <w:pPr>
        <w:pStyle w:val="ad"/>
        <w:rPr>
          <w:rtl/>
        </w:rPr>
      </w:pPr>
      <w:r>
        <w:rPr>
          <w:rtl/>
        </w:rPr>
        <w:t>היו"ר ראובן ריבלין:</w:t>
      </w:r>
    </w:p>
    <w:p w14:paraId="6A02167A" w14:textId="77777777" w:rsidR="00000000" w:rsidRDefault="007C71EE">
      <w:pPr>
        <w:pStyle w:val="a"/>
        <w:rPr>
          <w:rtl/>
        </w:rPr>
      </w:pPr>
    </w:p>
    <w:p w14:paraId="6D252720" w14:textId="77777777" w:rsidR="00000000" w:rsidRDefault="007C71EE">
      <w:pPr>
        <w:pStyle w:val="a"/>
        <w:rPr>
          <w:rFonts w:hint="cs"/>
          <w:rtl/>
        </w:rPr>
      </w:pPr>
      <w:r>
        <w:rPr>
          <w:rFonts w:hint="cs"/>
          <w:rtl/>
        </w:rPr>
        <w:t>הצעת חברת הכנסת גלאון לא</w:t>
      </w:r>
      <w:r>
        <w:rPr>
          <w:rFonts w:hint="cs"/>
          <w:rtl/>
        </w:rPr>
        <w:t xml:space="preserve"> נתקבלה.</w:t>
      </w:r>
    </w:p>
    <w:p w14:paraId="455AEA8A" w14:textId="77777777" w:rsidR="00000000" w:rsidRDefault="007C71EE">
      <w:pPr>
        <w:pStyle w:val="a"/>
        <w:rPr>
          <w:rFonts w:hint="cs"/>
          <w:rtl/>
        </w:rPr>
      </w:pPr>
    </w:p>
    <w:p w14:paraId="4BE489F9" w14:textId="77777777" w:rsidR="00000000" w:rsidRDefault="007C71EE">
      <w:pPr>
        <w:pStyle w:val="a"/>
        <w:rPr>
          <w:rFonts w:hint="cs"/>
          <w:rtl/>
        </w:rPr>
      </w:pPr>
      <w:r>
        <w:rPr>
          <w:rFonts w:hint="cs"/>
          <w:rtl/>
        </w:rPr>
        <w:t>הסתייגות חבר הכנסת רומן ברונפמן - מי בעד? מי נגד? מי נמנע? תודה.</w:t>
      </w:r>
    </w:p>
    <w:p w14:paraId="198DE722" w14:textId="77777777" w:rsidR="00000000" w:rsidRDefault="007C71EE">
      <w:pPr>
        <w:pStyle w:val="a"/>
        <w:rPr>
          <w:rFonts w:hint="cs"/>
          <w:rtl/>
        </w:rPr>
      </w:pPr>
    </w:p>
    <w:p w14:paraId="73E8B660"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41A97577" w14:textId="77777777" w:rsidR="00000000" w:rsidRDefault="007C71EE">
      <w:pPr>
        <w:pStyle w:val="Header"/>
        <w:tabs>
          <w:tab w:val="clear" w:pos="4153"/>
          <w:tab w:val="clear" w:pos="8306"/>
        </w:tabs>
        <w:bidi/>
        <w:jc w:val="center"/>
        <w:rPr>
          <w:rFonts w:ascii="Arial" w:hAnsi="Arial" w:cs="Arial" w:hint="cs"/>
          <w:b/>
          <w:bCs/>
          <w:sz w:val="22"/>
          <w:szCs w:val="22"/>
          <w:rtl/>
        </w:rPr>
      </w:pPr>
    </w:p>
    <w:p w14:paraId="1D0C21FC"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רומן ברונפמן לסעיף 7(2) לא נתקבלה.</w:t>
      </w:r>
    </w:p>
    <w:p w14:paraId="75808C85" w14:textId="77777777" w:rsidR="00000000" w:rsidRDefault="007C71EE">
      <w:pPr>
        <w:pStyle w:val="a"/>
        <w:rPr>
          <w:rFonts w:hint="cs"/>
          <w:rtl/>
        </w:rPr>
      </w:pPr>
    </w:p>
    <w:p w14:paraId="5F9BD18F" w14:textId="77777777" w:rsidR="00000000" w:rsidRDefault="007C71EE">
      <w:pPr>
        <w:pStyle w:val="ad"/>
        <w:rPr>
          <w:rtl/>
        </w:rPr>
      </w:pPr>
      <w:r>
        <w:rPr>
          <w:rtl/>
        </w:rPr>
        <w:t>היו"ר ראובן ריבלין:</w:t>
      </w:r>
    </w:p>
    <w:p w14:paraId="77C355E7" w14:textId="77777777" w:rsidR="00000000" w:rsidRDefault="007C71EE">
      <w:pPr>
        <w:pStyle w:val="a"/>
        <w:rPr>
          <w:rtl/>
        </w:rPr>
      </w:pPr>
    </w:p>
    <w:p w14:paraId="1BC381E5" w14:textId="77777777" w:rsidR="00000000" w:rsidRDefault="007C71EE">
      <w:pPr>
        <w:pStyle w:val="a"/>
        <w:rPr>
          <w:rFonts w:hint="cs"/>
          <w:rtl/>
        </w:rPr>
      </w:pPr>
      <w:r>
        <w:rPr>
          <w:rFonts w:hint="cs"/>
          <w:rtl/>
        </w:rPr>
        <w:t>הסתייגות חבר הכנסת ברונפמן לא נתקבלה.</w:t>
      </w:r>
    </w:p>
    <w:p w14:paraId="365AF526" w14:textId="77777777" w:rsidR="00000000" w:rsidRDefault="007C71EE">
      <w:pPr>
        <w:pStyle w:val="a"/>
        <w:rPr>
          <w:rFonts w:hint="cs"/>
          <w:rtl/>
        </w:rPr>
      </w:pPr>
    </w:p>
    <w:p w14:paraId="5A7B8D2B" w14:textId="77777777" w:rsidR="00000000" w:rsidRDefault="007C71EE">
      <w:pPr>
        <w:pStyle w:val="a"/>
        <w:rPr>
          <w:rFonts w:hint="cs"/>
          <w:rtl/>
        </w:rPr>
      </w:pPr>
      <w:r>
        <w:rPr>
          <w:rFonts w:hint="cs"/>
          <w:rtl/>
        </w:rPr>
        <w:t>הסתייגות חבר הכנסת אבשלום וילן - אינו נוכח.</w:t>
      </w:r>
    </w:p>
    <w:p w14:paraId="50E386B5" w14:textId="77777777" w:rsidR="00000000" w:rsidRDefault="007C71EE">
      <w:pPr>
        <w:pStyle w:val="a"/>
        <w:rPr>
          <w:rtl/>
        </w:rPr>
      </w:pPr>
    </w:p>
    <w:p w14:paraId="43B3B0A9" w14:textId="77777777" w:rsidR="00000000" w:rsidRDefault="007C71EE">
      <w:pPr>
        <w:pStyle w:val="a"/>
        <w:rPr>
          <w:rFonts w:hint="cs"/>
          <w:rtl/>
        </w:rPr>
      </w:pPr>
      <w:r>
        <w:rPr>
          <w:rFonts w:hint="cs"/>
          <w:rtl/>
        </w:rPr>
        <w:t xml:space="preserve">הצעת חבר </w:t>
      </w:r>
      <w:r>
        <w:rPr>
          <w:rFonts w:hint="cs"/>
          <w:rtl/>
        </w:rPr>
        <w:t>הכנסת יעקב ליצמן - מי בעד? מי נגד? מי נמנע? תודה.</w:t>
      </w:r>
    </w:p>
    <w:p w14:paraId="5F8D143E" w14:textId="77777777" w:rsidR="00000000" w:rsidRDefault="007C71EE">
      <w:pPr>
        <w:pStyle w:val="a"/>
        <w:rPr>
          <w:rFonts w:hint="cs"/>
          <w:rtl/>
        </w:rPr>
      </w:pPr>
    </w:p>
    <w:p w14:paraId="424E67FD"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54F82A1A" w14:textId="77777777" w:rsidR="00000000" w:rsidRDefault="007C71EE">
      <w:pPr>
        <w:pStyle w:val="Header"/>
        <w:tabs>
          <w:tab w:val="clear" w:pos="4153"/>
          <w:tab w:val="clear" w:pos="8306"/>
        </w:tabs>
        <w:bidi/>
        <w:jc w:val="center"/>
        <w:rPr>
          <w:rFonts w:ascii="Arial" w:hAnsi="Arial" w:cs="Arial" w:hint="cs"/>
          <w:b/>
          <w:bCs/>
          <w:sz w:val="22"/>
          <w:szCs w:val="22"/>
          <w:rtl/>
        </w:rPr>
      </w:pPr>
    </w:p>
    <w:p w14:paraId="4F741570"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יעקב ליצמן לסעיף 7(2) לא נתקבלה.</w:t>
      </w:r>
    </w:p>
    <w:p w14:paraId="33675C67" w14:textId="77777777" w:rsidR="00000000" w:rsidRDefault="007C71EE">
      <w:pPr>
        <w:pStyle w:val="a"/>
        <w:rPr>
          <w:rFonts w:hint="cs"/>
          <w:rtl/>
        </w:rPr>
      </w:pPr>
    </w:p>
    <w:p w14:paraId="1F50B8C8" w14:textId="77777777" w:rsidR="00000000" w:rsidRDefault="007C71EE">
      <w:pPr>
        <w:pStyle w:val="ad"/>
        <w:rPr>
          <w:rtl/>
        </w:rPr>
      </w:pPr>
      <w:r>
        <w:rPr>
          <w:rtl/>
        </w:rPr>
        <w:t>היו"ר ראובן ריבלין:</w:t>
      </w:r>
    </w:p>
    <w:p w14:paraId="76CD9091" w14:textId="77777777" w:rsidR="00000000" w:rsidRDefault="007C71EE">
      <w:pPr>
        <w:pStyle w:val="a"/>
        <w:rPr>
          <w:rtl/>
        </w:rPr>
      </w:pPr>
    </w:p>
    <w:p w14:paraId="4730088E" w14:textId="77777777" w:rsidR="00000000" w:rsidRDefault="007C71EE">
      <w:pPr>
        <w:pStyle w:val="a"/>
        <w:rPr>
          <w:rFonts w:hint="cs"/>
          <w:rtl/>
        </w:rPr>
      </w:pPr>
      <w:r>
        <w:rPr>
          <w:rFonts w:hint="cs"/>
          <w:rtl/>
        </w:rPr>
        <w:t>הסתייגות חבר הכנסת ליצמן לא עברה.</w:t>
      </w:r>
    </w:p>
    <w:p w14:paraId="18C50F6C" w14:textId="77777777" w:rsidR="00000000" w:rsidRDefault="007C71EE">
      <w:pPr>
        <w:pStyle w:val="a"/>
        <w:rPr>
          <w:rFonts w:hint="cs"/>
          <w:rtl/>
        </w:rPr>
      </w:pPr>
    </w:p>
    <w:p w14:paraId="5AED61EC" w14:textId="77777777" w:rsidR="00000000" w:rsidRDefault="007C71EE">
      <w:pPr>
        <w:pStyle w:val="a"/>
        <w:rPr>
          <w:rFonts w:hint="cs"/>
          <w:rtl/>
        </w:rPr>
      </w:pPr>
      <w:r>
        <w:rPr>
          <w:rFonts w:hint="cs"/>
          <w:rtl/>
        </w:rPr>
        <w:t>הצעת חבר הכנסת אברהם רביץ - מי בעד? מי נגד? מי נמנע? תודה.</w:t>
      </w:r>
    </w:p>
    <w:p w14:paraId="5FD283B5" w14:textId="77777777" w:rsidR="00000000" w:rsidRDefault="007C71EE">
      <w:pPr>
        <w:pStyle w:val="a"/>
        <w:rPr>
          <w:rFonts w:hint="cs"/>
          <w:rtl/>
        </w:rPr>
      </w:pPr>
    </w:p>
    <w:p w14:paraId="2A13A2F4"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4E5F2935" w14:textId="77777777" w:rsidR="00000000" w:rsidRDefault="007C71EE">
      <w:pPr>
        <w:pStyle w:val="Header"/>
        <w:tabs>
          <w:tab w:val="clear" w:pos="4153"/>
          <w:tab w:val="clear" w:pos="8306"/>
        </w:tabs>
        <w:bidi/>
        <w:jc w:val="center"/>
        <w:rPr>
          <w:rFonts w:ascii="Arial" w:hAnsi="Arial" w:cs="Arial" w:hint="cs"/>
          <w:b/>
          <w:bCs/>
          <w:sz w:val="22"/>
          <w:szCs w:val="22"/>
          <w:rtl/>
        </w:rPr>
      </w:pPr>
    </w:p>
    <w:p w14:paraId="33BCA36E"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w:t>
      </w:r>
      <w:r>
        <w:rPr>
          <w:rFonts w:ascii="Arial" w:hAnsi="Arial" w:cs="Arial" w:hint="cs"/>
          <w:sz w:val="22"/>
          <w:szCs w:val="22"/>
          <w:rtl/>
        </w:rPr>
        <w:t>כנסת אברהם רביץ לסעיף 7(2) לא נתקבלה.</w:t>
      </w:r>
    </w:p>
    <w:p w14:paraId="66D6903F" w14:textId="77777777" w:rsidR="00000000" w:rsidRDefault="007C71EE">
      <w:pPr>
        <w:pStyle w:val="a"/>
        <w:rPr>
          <w:rFonts w:hint="cs"/>
          <w:rtl/>
        </w:rPr>
      </w:pPr>
    </w:p>
    <w:p w14:paraId="5068A032" w14:textId="77777777" w:rsidR="00000000" w:rsidRDefault="007C71EE">
      <w:pPr>
        <w:pStyle w:val="ad"/>
        <w:rPr>
          <w:rtl/>
        </w:rPr>
      </w:pPr>
      <w:r>
        <w:rPr>
          <w:rtl/>
        </w:rPr>
        <w:t>היו"ר ראובן ריבלין:</w:t>
      </w:r>
    </w:p>
    <w:p w14:paraId="58D679CD" w14:textId="77777777" w:rsidR="00000000" w:rsidRDefault="007C71EE">
      <w:pPr>
        <w:pStyle w:val="a"/>
        <w:rPr>
          <w:rtl/>
        </w:rPr>
      </w:pPr>
    </w:p>
    <w:p w14:paraId="370B8CEF" w14:textId="77777777" w:rsidR="00000000" w:rsidRDefault="007C71EE">
      <w:pPr>
        <w:pStyle w:val="a"/>
        <w:rPr>
          <w:rFonts w:hint="cs"/>
          <w:rtl/>
        </w:rPr>
      </w:pPr>
      <w:r>
        <w:rPr>
          <w:rFonts w:hint="cs"/>
          <w:rtl/>
        </w:rPr>
        <w:t>הצעת חבר הכנסת רביץ לא עברה.</w:t>
      </w:r>
    </w:p>
    <w:p w14:paraId="512A7009" w14:textId="77777777" w:rsidR="00000000" w:rsidRDefault="007C71EE">
      <w:pPr>
        <w:pStyle w:val="a"/>
        <w:rPr>
          <w:rFonts w:hint="cs"/>
          <w:rtl/>
        </w:rPr>
      </w:pPr>
    </w:p>
    <w:p w14:paraId="6418E07C" w14:textId="77777777" w:rsidR="00000000" w:rsidRDefault="007C71EE">
      <w:pPr>
        <w:pStyle w:val="a"/>
        <w:rPr>
          <w:rFonts w:hint="cs"/>
          <w:rtl/>
        </w:rPr>
      </w:pPr>
      <w:r>
        <w:rPr>
          <w:rFonts w:hint="cs"/>
          <w:rtl/>
        </w:rPr>
        <w:t>הצעת חבר הכנסת מאיר פרוש - מי בעד? מי נגד? מי נמנע? תודה.</w:t>
      </w:r>
    </w:p>
    <w:p w14:paraId="2968DF5F" w14:textId="77777777" w:rsidR="00000000" w:rsidRDefault="007C71EE">
      <w:pPr>
        <w:pStyle w:val="a"/>
        <w:rPr>
          <w:rFonts w:hint="cs"/>
          <w:rtl/>
        </w:rPr>
      </w:pPr>
    </w:p>
    <w:p w14:paraId="374E0FB0"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48BC940D" w14:textId="77777777" w:rsidR="00000000" w:rsidRDefault="007C71EE">
      <w:pPr>
        <w:pStyle w:val="Header"/>
        <w:tabs>
          <w:tab w:val="clear" w:pos="4153"/>
          <w:tab w:val="clear" w:pos="8306"/>
        </w:tabs>
        <w:bidi/>
        <w:jc w:val="center"/>
        <w:rPr>
          <w:rFonts w:ascii="Arial" w:hAnsi="Arial" w:cs="Arial" w:hint="cs"/>
          <w:b/>
          <w:bCs/>
          <w:sz w:val="22"/>
          <w:szCs w:val="22"/>
          <w:rtl/>
        </w:rPr>
      </w:pPr>
    </w:p>
    <w:p w14:paraId="05888AA5"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מאיר פרוש לסעיף 7(2) לא נתקבלה.</w:t>
      </w:r>
    </w:p>
    <w:p w14:paraId="623BA033" w14:textId="77777777" w:rsidR="00000000" w:rsidRDefault="007C71EE">
      <w:pPr>
        <w:pStyle w:val="a"/>
        <w:rPr>
          <w:rFonts w:hint="cs"/>
          <w:rtl/>
        </w:rPr>
      </w:pPr>
    </w:p>
    <w:p w14:paraId="247DB093" w14:textId="77777777" w:rsidR="00000000" w:rsidRDefault="007C71EE">
      <w:pPr>
        <w:pStyle w:val="ad"/>
        <w:rPr>
          <w:rtl/>
        </w:rPr>
      </w:pPr>
      <w:r>
        <w:rPr>
          <w:rtl/>
        </w:rPr>
        <w:t>היו"ר ראובן ריבלין:</w:t>
      </w:r>
    </w:p>
    <w:p w14:paraId="04EBCE66" w14:textId="77777777" w:rsidR="00000000" w:rsidRDefault="007C71EE">
      <w:pPr>
        <w:pStyle w:val="a"/>
        <w:rPr>
          <w:rtl/>
        </w:rPr>
      </w:pPr>
    </w:p>
    <w:p w14:paraId="6559CE1C" w14:textId="77777777" w:rsidR="00000000" w:rsidRDefault="007C71EE">
      <w:pPr>
        <w:pStyle w:val="a"/>
        <w:rPr>
          <w:rFonts w:hint="cs"/>
          <w:rtl/>
        </w:rPr>
      </w:pPr>
      <w:r>
        <w:rPr>
          <w:rFonts w:hint="cs"/>
          <w:rtl/>
        </w:rPr>
        <w:t xml:space="preserve">הצעת חבר הכנסת פרוש לא </w:t>
      </w:r>
      <w:r>
        <w:rPr>
          <w:rFonts w:hint="cs"/>
          <w:rtl/>
        </w:rPr>
        <w:t>עברה.</w:t>
      </w:r>
    </w:p>
    <w:p w14:paraId="4144E4B5" w14:textId="77777777" w:rsidR="00000000" w:rsidRDefault="007C71EE">
      <w:pPr>
        <w:pStyle w:val="a"/>
        <w:rPr>
          <w:rFonts w:hint="cs"/>
          <w:rtl/>
        </w:rPr>
      </w:pPr>
    </w:p>
    <w:p w14:paraId="0B06DA1C" w14:textId="77777777" w:rsidR="00000000" w:rsidRDefault="007C71EE">
      <w:pPr>
        <w:pStyle w:val="a"/>
        <w:rPr>
          <w:rFonts w:hint="cs"/>
          <w:rtl/>
        </w:rPr>
      </w:pPr>
      <w:r>
        <w:rPr>
          <w:rFonts w:hint="cs"/>
          <w:rtl/>
        </w:rPr>
        <w:t>הצעת חבר הכנסת משה גפני - מי בעד? מי נגד? מי נמנע? תודה.</w:t>
      </w:r>
    </w:p>
    <w:p w14:paraId="20EA1C4C" w14:textId="77777777" w:rsidR="00000000" w:rsidRDefault="007C71EE">
      <w:pPr>
        <w:pStyle w:val="a"/>
        <w:rPr>
          <w:rFonts w:hint="cs"/>
          <w:rtl/>
        </w:rPr>
      </w:pPr>
    </w:p>
    <w:p w14:paraId="504C44F5"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18FE516F" w14:textId="77777777" w:rsidR="00000000" w:rsidRDefault="007C71EE">
      <w:pPr>
        <w:pStyle w:val="Header"/>
        <w:tabs>
          <w:tab w:val="clear" w:pos="4153"/>
          <w:tab w:val="clear" w:pos="8306"/>
        </w:tabs>
        <w:bidi/>
        <w:jc w:val="center"/>
        <w:rPr>
          <w:rFonts w:ascii="Arial" w:hAnsi="Arial" w:cs="Arial" w:hint="cs"/>
          <w:b/>
          <w:bCs/>
          <w:sz w:val="22"/>
          <w:szCs w:val="22"/>
          <w:rtl/>
        </w:rPr>
      </w:pPr>
    </w:p>
    <w:p w14:paraId="6F86CE69"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משה גפני לסעיף 7(2) לא נתקבלה.</w:t>
      </w:r>
    </w:p>
    <w:p w14:paraId="21A9901A" w14:textId="77777777" w:rsidR="00000000" w:rsidRDefault="007C71EE">
      <w:pPr>
        <w:pStyle w:val="a"/>
        <w:rPr>
          <w:rFonts w:hint="cs"/>
          <w:rtl/>
        </w:rPr>
      </w:pPr>
    </w:p>
    <w:p w14:paraId="0109F5F6" w14:textId="77777777" w:rsidR="00000000" w:rsidRDefault="007C71EE">
      <w:pPr>
        <w:pStyle w:val="ad"/>
        <w:rPr>
          <w:rtl/>
        </w:rPr>
      </w:pPr>
      <w:r>
        <w:rPr>
          <w:rtl/>
        </w:rPr>
        <w:t>היו"ר ראובן ריבלין:</w:t>
      </w:r>
    </w:p>
    <w:p w14:paraId="762DA0E7" w14:textId="77777777" w:rsidR="00000000" w:rsidRDefault="007C71EE">
      <w:pPr>
        <w:pStyle w:val="a"/>
        <w:rPr>
          <w:rtl/>
        </w:rPr>
      </w:pPr>
    </w:p>
    <w:p w14:paraId="4F82A326" w14:textId="77777777" w:rsidR="00000000" w:rsidRDefault="007C71EE">
      <w:pPr>
        <w:pStyle w:val="a"/>
        <w:rPr>
          <w:rFonts w:hint="cs"/>
          <w:rtl/>
        </w:rPr>
      </w:pPr>
      <w:r>
        <w:rPr>
          <w:rFonts w:hint="cs"/>
          <w:rtl/>
        </w:rPr>
        <w:t>הסתייגות חבר הכנסת גפני לא עברה.</w:t>
      </w:r>
    </w:p>
    <w:p w14:paraId="61B9B71A" w14:textId="77777777" w:rsidR="00000000" w:rsidRDefault="007C71EE">
      <w:pPr>
        <w:pStyle w:val="a"/>
        <w:rPr>
          <w:rtl/>
        </w:rPr>
      </w:pPr>
    </w:p>
    <w:p w14:paraId="2CB25988" w14:textId="77777777" w:rsidR="00000000" w:rsidRDefault="007C71EE">
      <w:pPr>
        <w:pStyle w:val="a"/>
        <w:rPr>
          <w:rFonts w:hint="cs"/>
          <w:rtl/>
        </w:rPr>
      </w:pPr>
      <w:r>
        <w:rPr>
          <w:rFonts w:hint="cs"/>
          <w:rtl/>
        </w:rPr>
        <w:t>הצעת חבר הכנסת ישראל אייכלר - מי בעד? מי נגד? מי נמנע? תודה.</w:t>
      </w:r>
    </w:p>
    <w:p w14:paraId="51217E43" w14:textId="77777777" w:rsidR="00000000" w:rsidRDefault="007C71EE">
      <w:pPr>
        <w:pStyle w:val="a"/>
        <w:rPr>
          <w:rFonts w:hint="cs"/>
          <w:rtl/>
        </w:rPr>
      </w:pPr>
    </w:p>
    <w:p w14:paraId="0CF5B19A"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48AB0B94" w14:textId="77777777" w:rsidR="00000000" w:rsidRDefault="007C71EE">
      <w:pPr>
        <w:pStyle w:val="Header"/>
        <w:tabs>
          <w:tab w:val="clear" w:pos="4153"/>
          <w:tab w:val="clear" w:pos="8306"/>
        </w:tabs>
        <w:bidi/>
        <w:jc w:val="center"/>
        <w:rPr>
          <w:rFonts w:ascii="Arial" w:hAnsi="Arial" w:cs="Arial" w:hint="cs"/>
          <w:b/>
          <w:bCs/>
          <w:sz w:val="22"/>
          <w:szCs w:val="22"/>
          <w:rtl/>
        </w:rPr>
      </w:pPr>
    </w:p>
    <w:p w14:paraId="64E8142A"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w:t>
      </w:r>
      <w:r>
        <w:rPr>
          <w:rFonts w:ascii="Arial" w:hAnsi="Arial" w:cs="Arial" w:hint="cs"/>
          <w:sz w:val="22"/>
          <w:szCs w:val="22"/>
          <w:rtl/>
        </w:rPr>
        <w:t>יגות של חבר הכנסת ישראל אייכלר לסעיף 7(2) לא נתקבלה.</w:t>
      </w:r>
    </w:p>
    <w:p w14:paraId="365A8293" w14:textId="77777777" w:rsidR="00000000" w:rsidRDefault="007C71EE">
      <w:pPr>
        <w:pStyle w:val="a"/>
        <w:rPr>
          <w:rFonts w:hint="cs"/>
          <w:rtl/>
        </w:rPr>
      </w:pPr>
    </w:p>
    <w:p w14:paraId="495009C8" w14:textId="77777777" w:rsidR="00000000" w:rsidRDefault="007C71EE">
      <w:pPr>
        <w:pStyle w:val="ad"/>
        <w:rPr>
          <w:rtl/>
        </w:rPr>
      </w:pPr>
      <w:r>
        <w:rPr>
          <w:rtl/>
        </w:rPr>
        <w:t>היו"ר ראובן ריבלין:</w:t>
      </w:r>
    </w:p>
    <w:p w14:paraId="1E942955" w14:textId="77777777" w:rsidR="00000000" w:rsidRDefault="007C71EE">
      <w:pPr>
        <w:pStyle w:val="a"/>
        <w:rPr>
          <w:rtl/>
        </w:rPr>
      </w:pPr>
    </w:p>
    <w:p w14:paraId="35025608" w14:textId="77777777" w:rsidR="00000000" w:rsidRDefault="007C71EE">
      <w:pPr>
        <w:pStyle w:val="a"/>
        <w:rPr>
          <w:rFonts w:hint="cs"/>
          <w:rtl/>
        </w:rPr>
      </w:pPr>
      <w:r>
        <w:rPr>
          <w:rFonts w:hint="cs"/>
          <w:rtl/>
        </w:rPr>
        <w:t>הצעת חבר הכנסת אייכלר לא עברה.</w:t>
      </w:r>
    </w:p>
    <w:p w14:paraId="35AB3491" w14:textId="77777777" w:rsidR="00000000" w:rsidRDefault="007C71EE">
      <w:pPr>
        <w:pStyle w:val="a"/>
        <w:rPr>
          <w:rFonts w:hint="cs"/>
          <w:rtl/>
        </w:rPr>
      </w:pPr>
    </w:p>
    <w:p w14:paraId="040C7958" w14:textId="77777777" w:rsidR="00000000" w:rsidRDefault="007C71EE">
      <w:pPr>
        <w:pStyle w:val="a"/>
        <w:rPr>
          <w:rFonts w:hint="cs"/>
          <w:rtl/>
        </w:rPr>
      </w:pPr>
      <w:r>
        <w:rPr>
          <w:rFonts w:hint="cs"/>
          <w:rtl/>
        </w:rPr>
        <w:t>הסתייגות חבר הכנסת מוחמד ברכה - אינו נוכח. הסתייגות חבר הכנסת עסאם מח'ול - אינו נוכח. הסתייגות חבר הכנסת אחמד טיבי - אינו נוכח.</w:t>
      </w:r>
    </w:p>
    <w:p w14:paraId="6D97D033" w14:textId="77777777" w:rsidR="00000000" w:rsidRDefault="007C71EE">
      <w:pPr>
        <w:pStyle w:val="a"/>
        <w:rPr>
          <w:rFonts w:hint="cs"/>
          <w:rtl/>
        </w:rPr>
      </w:pPr>
    </w:p>
    <w:p w14:paraId="741B2D4F" w14:textId="77777777" w:rsidR="00000000" w:rsidRDefault="007C71EE">
      <w:pPr>
        <w:pStyle w:val="ac"/>
        <w:rPr>
          <w:rtl/>
        </w:rPr>
      </w:pPr>
      <w:r>
        <w:rPr>
          <w:rFonts w:hint="eastAsia"/>
          <w:rtl/>
        </w:rPr>
        <w:t>אחמד</w:t>
      </w:r>
      <w:r>
        <w:rPr>
          <w:rtl/>
        </w:rPr>
        <w:t xml:space="preserve"> טיבי (חד"ש-תע"ל</w:t>
      </w:r>
      <w:r>
        <w:rPr>
          <w:rtl/>
        </w:rPr>
        <w:t>):</w:t>
      </w:r>
    </w:p>
    <w:p w14:paraId="51A62868" w14:textId="77777777" w:rsidR="00000000" w:rsidRDefault="007C71EE">
      <w:pPr>
        <w:pStyle w:val="a"/>
        <w:rPr>
          <w:rFonts w:hint="cs"/>
          <w:rtl/>
        </w:rPr>
      </w:pPr>
    </w:p>
    <w:p w14:paraId="6E690F98" w14:textId="77777777" w:rsidR="00000000" w:rsidRDefault="007C71EE">
      <w:pPr>
        <w:pStyle w:val="a"/>
        <w:rPr>
          <w:rFonts w:hint="cs"/>
          <w:rtl/>
        </w:rPr>
      </w:pPr>
      <w:r>
        <w:rPr>
          <w:rFonts w:hint="cs"/>
          <w:rtl/>
        </w:rPr>
        <w:t>אני פה.</w:t>
      </w:r>
    </w:p>
    <w:p w14:paraId="4F88370C" w14:textId="77777777" w:rsidR="00000000" w:rsidRDefault="007C71EE">
      <w:pPr>
        <w:pStyle w:val="a"/>
        <w:rPr>
          <w:rFonts w:hint="cs"/>
          <w:rtl/>
        </w:rPr>
      </w:pPr>
    </w:p>
    <w:p w14:paraId="37B4B8E0" w14:textId="77777777" w:rsidR="00000000" w:rsidRDefault="007C71EE">
      <w:pPr>
        <w:pStyle w:val="ad"/>
        <w:rPr>
          <w:rtl/>
        </w:rPr>
      </w:pPr>
      <w:r>
        <w:rPr>
          <w:rtl/>
        </w:rPr>
        <w:t>היו"ר ראובן ריבלין:</w:t>
      </w:r>
    </w:p>
    <w:p w14:paraId="2B254A55" w14:textId="77777777" w:rsidR="00000000" w:rsidRDefault="007C71EE">
      <w:pPr>
        <w:pStyle w:val="a"/>
        <w:rPr>
          <w:rtl/>
        </w:rPr>
      </w:pPr>
    </w:p>
    <w:p w14:paraId="50A17A5E" w14:textId="77777777" w:rsidR="00000000" w:rsidRDefault="007C71EE">
      <w:pPr>
        <w:pStyle w:val="a"/>
        <w:rPr>
          <w:rFonts w:hint="cs"/>
          <w:rtl/>
        </w:rPr>
      </w:pPr>
      <w:r>
        <w:rPr>
          <w:rFonts w:hint="cs"/>
          <w:rtl/>
        </w:rPr>
        <w:t xml:space="preserve">אני רואה אותך רק שם. </w:t>
      </w:r>
    </w:p>
    <w:p w14:paraId="5DE039AB" w14:textId="77777777" w:rsidR="00000000" w:rsidRDefault="007C71EE">
      <w:pPr>
        <w:pStyle w:val="a"/>
        <w:rPr>
          <w:rFonts w:hint="cs"/>
          <w:rtl/>
        </w:rPr>
      </w:pPr>
    </w:p>
    <w:p w14:paraId="7E1146EF" w14:textId="77777777" w:rsidR="00000000" w:rsidRDefault="007C71EE">
      <w:pPr>
        <w:pStyle w:val="a"/>
        <w:rPr>
          <w:rFonts w:hint="cs"/>
          <w:rtl/>
        </w:rPr>
      </w:pPr>
      <w:r>
        <w:rPr>
          <w:rFonts w:hint="cs"/>
          <w:rtl/>
        </w:rPr>
        <w:t>מי בעד הסתייגות חבר הכנסת טיבי? מי נגד? מי בעד? תודה.</w:t>
      </w:r>
    </w:p>
    <w:p w14:paraId="77DB3BA7" w14:textId="77777777" w:rsidR="00000000" w:rsidRDefault="007C71EE">
      <w:pPr>
        <w:pStyle w:val="a"/>
        <w:rPr>
          <w:rFonts w:hint="cs"/>
          <w:rtl/>
        </w:rPr>
      </w:pPr>
    </w:p>
    <w:p w14:paraId="308C6730"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155F571C" w14:textId="77777777" w:rsidR="00000000" w:rsidRDefault="007C71EE">
      <w:pPr>
        <w:pStyle w:val="Header"/>
        <w:tabs>
          <w:tab w:val="clear" w:pos="4153"/>
          <w:tab w:val="clear" w:pos="8306"/>
        </w:tabs>
        <w:bidi/>
        <w:jc w:val="center"/>
        <w:rPr>
          <w:rFonts w:ascii="Arial" w:hAnsi="Arial" w:cs="Arial" w:hint="cs"/>
          <w:b/>
          <w:bCs/>
          <w:sz w:val="22"/>
          <w:szCs w:val="22"/>
          <w:rtl/>
        </w:rPr>
      </w:pPr>
    </w:p>
    <w:p w14:paraId="059D8945"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אחמד טיבי לסעיף 7(2) לא נתקבלה.</w:t>
      </w:r>
    </w:p>
    <w:p w14:paraId="07A7C31C" w14:textId="77777777" w:rsidR="00000000" w:rsidRDefault="007C71EE">
      <w:pPr>
        <w:pStyle w:val="a"/>
        <w:rPr>
          <w:rFonts w:hint="cs"/>
          <w:rtl/>
        </w:rPr>
      </w:pPr>
    </w:p>
    <w:p w14:paraId="49F4AEA3" w14:textId="77777777" w:rsidR="00000000" w:rsidRDefault="007C71EE">
      <w:pPr>
        <w:pStyle w:val="ad"/>
        <w:rPr>
          <w:rtl/>
        </w:rPr>
      </w:pPr>
      <w:r>
        <w:rPr>
          <w:rtl/>
        </w:rPr>
        <w:t>היו"ר ראובן ריבלין:</w:t>
      </w:r>
    </w:p>
    <w:p w14:paraId="4ADC7629" w14:textId="77777777" w:rsidR="00000000" w:rsidRDefault="007C71EE">
      <w:pPr>
        <w:pStyle w:val="a"/>
        <w:rPr>
          <w:rtl/>
        </w:rPr>
      </w:pPr>
    </w:p>
    <w:p w14:paraId="06ADDFA9" w14:textId="77777777" w:rsidR="00000000" w:rsidRDefault="007C71EE">
      <w:pPr>
        <w:pStyle w:val="a"/>
        <w:rPr>
          <w:rFonts w:hint="cs"/>
          <w:rtl/>
        </w:rPr>
      </w:pPr>
      <w:r>
        <w:rPr>
          <w:rFonts w:hint="cs"/>
          <w:rtl/>
        </w:rPr>
        <w:t>הצעת חבר הכנסת טיבי לא עברה.</w:t>
      </w:r>
    </w:p>
    <w:p w14:paraId="576A04ED" w14:textId="77777777" w:rsidR="00000000" w:rsidRDefault="007C71EE">
      <w:pPr>
        <w:pStyle w:val="a"/>
        <w:rPr>
          <w:rFonts w:hint="cs"/>
          <w:rtl/>
        </w:rPr>
      </w:pPr>
    </w:p>
    <w:p w14:paraId="194BCA39" w14:textId="77777777" w:rsidR="00000000" w:rsidRDefault="007C71EE">
      <w:pPr>
        <w:pStyle w:val="a"/>
        <w:rPr>
          <w:rFonts w:hint="cs"/>
          <w:rtl/>
        </w:rPr>
      </w:pPr>
      <w:r>
        <w:rPr>
          <w:rFonts w:hint="cs"/>
          <w:rtl/>
        </w:rPr>
        <w:t>מי שהצביע בעד הצעת ביבי לא מצב</w:t>
      </w:r>
      <w:r>
        <w:rPr>
          <w:rFonts w:hint="cs"/>
          <w:rtl/>
        </w:rPr>
        <w:t>יע בעד הצעת טיבי.</w:t>
      </w:r>
    </w:p>
    <w:p w14:paraId="0B99A32F" w14:textId="77777777" w:rsidR="00000000" w:rsidRDefault="007C71EE">
      <w:pPr>
        <w:pStyle w:val="a"/>
        <w:rPr>
          <w:rFonts w:hint="cs"/>
          <w:rtl/>
        </w:rPr>
      </w:pPr>
    </w:p>
    <w:p w14:paraId="2015F793" w14:textId="77777777" w:rsidR="00000000" w:rsidRDefault="007C71EE">
      <w:pPr>
        <w:pStyle w:val="ac"/>
        <w:rPr>
          <w:rtl/>
        </w:rPr>
      </w:pPr>
      <w:r>
        <w:rPr>
          <w:rFonts w:hint="eastAsia"/>
          <w:rtl/>
        </w:rPr>
        <w:t>אחמד</w:t>
      </w:r>
      <w:r>
        <w:rPr>
          <w:rtl/>
        </w:rPr>
        <w:t xml:space="preserve"> טיבי (חד"ש-תע"ל):</w:t>
      </w:r>
    </w:p>
    <w:p w14:paraId="05C79068" w14:textId="77777777" w:rsidR="00000000" w:rsidRDefault="007C71EE">
      <w:pPr>
        <w:pStyle w:val="a"/>
        <w:rPr>
          <w:rFonts w:hint="cs"/>
          <w:rtl/>
        </w:rPr>
      </w:pPr>
    </w:p>
    <w:p w14:paraId="53FB9CA1" w14:textId="77777777" w:rsidR="00000000" w:rsidRDefault="007C71EE">
      <w:pPr>
        <w:pStyle w:val="a"/>
        <w:rPr>
          <w:rFonts w:hint="cs"/>
          <w:rtl/>
        </w:rPr>
      </w:pPr>
      <w:r>
        <w:rPr>
          <w:rFonts w:hint="cs"/>
          <w:rtl/>
        </w:rPr>
        <w:t>הצבעתי.</w:t>
      </w:r>
    </w:p>
    <w:p w14:paraId="76B4A4D3" w14:textId="77777777" w:rsidR="00000000" w:rsidRDefault="007C71EE">
      <w:pPr>
        <w:pStyle w:val="a"/>
        <w:rPr>
          <w:rtl/>
        </w:rPr>
      </w:pPr>
    </w:p>
    <w:p w14:paraId="0B2438C7" w14:textId="77777777" w:rsidR="00000000" w:rsidRDefault="007C71EE">
      <w:pPr>
        <w:pStyle w:val="a"/>
        <w:rPr>
          <w:rFonts w:hint="cs"/>
          <w:rtl/>
        </w:rPr>
      </w:pPr>
    </w:p>
    <w:p w14:paraId="07A2E32B" w14:textId="77777777" w:rsidR="00000000" w:rsidRDefault="007C71EE">
      <w:pPr>
        <w:pStyle w:val="ad"/>
        <w:rPr>
          <w:rtl/>
        </w:rPr>
      </w:pPr>
      <w:r>
        <w:rPr>
          <w:rtl/>
        </w:rPr>
        <w:t>היו"ר ראובן ריבלין:</w:t>
      </w:r>
    </w:p>
    <w:p w14:paraId="0EF196EE" w14:textId="77777777" w:rsidR="00000000" w:rsidRDefault="007C71EE">
      <w:pPr>
        <w:pStyle w:val="a"/>
        <w:rPr>
          <w:rtl/>
        </w:rPr>
      </w:pPr>
    </w:p>
    <w:p w14:paraId="6537E5AD" w14:textId="77777777" w:rsidR="00000000" w:rsidRDefault="007C71EE">
      <w:pPr>
        <w:pStyle w:val="a"/>
        <w:rPr>
          <w:rFonts w:hint="cs"/>
          <w:rtl/>
        </w:rPr>
      </w:pPr>
      <w:r>
        <w:rPr>
          <w:rFonts w:hint="cs"/>
          <w:rtl/>
        </w:rPr>
        <w:t>זה רק הוכח פעם נוספת.</w:t>
      </w:r>
    </w:p>
    <w:p w14:paraId="2C73070C" w14:textId="77777777" w:rsidR="00000000" w:rsidRDefault="007C71EE">
      <w:pPr>
        <w:pStyle w:val="a"/>
        <w:rPr>
          <w:rFonts w:hint="cs"/>
          <w:rtl/>
        </w:rPr>
      </w:pPr>
    </w:p>
    <w:p w14:paraId="53E23219" w14:textId="77777777" w:rsidR="00000000" w:rsidRDefault="007C71EE">
      <w:pPr>
        <w:pStyle w:val="a"/>
        <w:rPr>
          <w:rFonts w:hint="cs"/>
          <w:rtl/>
        </w:rPr>
      </w:pPr>
      <w:r>
        <w:rPr>
          <w:rFonts w:hint="cs"/>
          <w:rtl/>
        </w:rPr>
        <w:t xml:space="preserve">הסתייגות חבר הכנסת עמיר פרץ - אינו נוכח. הסתייגות חבר הכנסת אילנה כהן - אינה נוכחת. הסתייגות חבר הכנסת דוד טל - האם חבר הכנסת דוד טל יושב במקומו? אני לא רואה. </w:t>
      </w:r>
      <w:r>
        <w:rPr>
          <w:rFonts w:hint="cs"/>
          <w:rtl/>
        </w:rPr>
        <w:t>חבר הכנסת דוד טל לא נמצא. אי-אפשר להצביע על הצעתו.</w:t>
      </w:r>
    </w:p>
    <w:p w14:paraId="27A8C1A6" w14:textId="77777777" w:rsidR="00000000" w:rsidRDefault="007C71EE">
      <w:pPr>
        <w:pStyle w:val="a"/>
        <w:rPr>
          <w:rFonts w:hint="cs"/>
          <w:rtl/>
        </w:rPr>
      </w:pPr>
    </w:p>
    <w:p w14:paraId="1019CB9C" w14:textId="77777777" w:rsidR="00000000" w:rsidRDefault="007C71EE">
      <w:pPr>
        <w:pStyle w:val="a"/>
        <w:rPr>
          <w:rFonts w:hint="cs"/>
          <w:rtl/>
        </w:rPr>
      </w:pPr>
      <w:r>
        <w:rPr>
          <w:rFonts w:hint="cs"/>
          <w:rtl/>
        </w:rPr>
        <w:t>הסתייגות חבר הכנסת עזמי בשארה - מי בעד? מי נגד? מי נמנע? תודה.</w:t>
      </w:r>
    </w:p>
    <w:p w14:paraId="48A4CC07" w14:textId="77777777" w:rsidR="00000000" w:rsidRDefault="007C71EE">
      <w:pPr>
        <w:pStyle w:val="a"/>
        <w:rPr>
          <w:rFonts w:hint="cs"/>
          <w:rtl/>
        </w:rPr>
      </w:pPr>
    </w:p>
    <w:p w14:paraId="753416C2"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6A5A1818" w14:textId="77777777" w:rsidR="00000000" w:rsidRDefault="007C71EE">
      <w:pPr>
        <w:pStyle w:val="Header"/>
        <w:tabs>
          <w:tab w:val="clear" w:pos="4153"/>
          <w:tab w:val="clear" w:pos="8306"/>
        </w:tabs>
        <w:bidi/>
        <w:jc w:val="center"/>
        <w:rPr>
          <w:rFonts w:ascii="Arial" w:hAnsi="Arial" w:cs="Arial" w:hint="cs"/>
          <w:b/>
          <w:bCs/>
          <w:sz w:val="22"/>
          <w:szCs w:val="22"/>
          <w:rtl/>
        </w:rPr>
      </w:pPr>
    </w:p>
    <w:p w14:paraId="1D5B483B"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עזמי בשארה לסעיף 7(2) לא נתקבלה.</w:t>
      </w:r>
    </w:p>
    <w:p w14:paraId="51EECE68" w14:textId="77777777" w:rsidR="00000000" w:rsidRDefault="007C71EE">
      <w:pPr>
        <w:pStyle w:val="a"/>
        <w:rPr>
          <w:rFonts w:hint="cs"/>
          <w:rtl/>
        </w:rPr>
      </w:pPr>
    </w:p>
    <w:p w14:paraId="517156DA" w14:textId="77777777" w:rsidR="00000000" w:rsidRDefault="007C71EE">
      <w:pPr>
        <w:pStyle w:val="ad"/>
        <w:rPr>
          <w:rtl/>
        </w:rPr>
      </w:pPr>
      <w:r>
        <w:rPr>
          <w:rtl/>
        </w:rPr>
        <w:t>היו"ר ראובן ריבלין:</w:t>
      </w:r>
    </w:p>
    <w:p w14:paraId="041DD8B1" w14:textId="77777777" w:rsidR="00000000" w:rsidRDefault="007C71EE">
      <w:pPr>
        <w:pStyle w:val="a"/>
        <w:rPr>
          <w:rFonts w:hint="cs"/>
          <w:rtl/>
        </w:rPr>
      </w:pPr>
    </w:p>
    <w:p w14:paraId="080EBC92" w14:textId="77777777" w:rsidR="00000000" w:rsidRDefault="007C71EE">
      <w:pPr>
        <w:pStyle w:val="a"/>
        <w:rPr>
          <w:rFonts w:hint="cs"/>
          <w:rtl/>
        </w:rPr>
      </w:pPr>
      <w:r>
        <w:rPr>
          <w:rFonts w:hint="cs"/>
          <w:rtl/>
        </w:rPr>
        <w:t>רבותי, גם פה לא מצביעים, אבל אתם צריכים להצביע.</w:t>
      </w:r>
    </w:p>
    <w:p w14:paraId="3864DE58" w14:textId="77777777" w:rsidR="00000000" w:rsidRDefault="007C71EE">
      <w:pPr>
        <w:pStyle w:val="a"/>
        <w:rPr>
          <w:rFonts w:hint="cs"/>
          <w:rtl/>
        </w:rPr>
      </w:pPr>
    </w:p>
    <w:p w14:paraId="10B29D61" w14:textId="77777777" w:rsidR="00000000" w:rsidRDefault="007C71EE">
      <w:pPr>
        <w:pStyle w:val="a"/>
        <w:rPr>
          <w:rFonts w:hint="cs"/>
          <w:rtl/>
        </w:rPr>
      </w:pPr>
      <w:r>
        <w:rPr>
          <w:rFonts w:hint="cs"/>
          <w:rtl/>
        </w:rPr>
        <w:t>הסתייג</w:t>
      </w:r>
      <w:r>
        <w:rPr>
          <w:rFonts w:hint="cs"/>
          <w:rtl/>
        </w:rPr>
        <w:t>ות חבר הכנסת בשארה לא עברה.</w:t>
      </w:r>
    </w:p>
    <w:p w14:paraId="2F4C49B0" w14:textId="77777777" w:rsidR="00000000" w:rsidRDefault="007C71EE">
      <w:pPr>
        <w:pStyle w:val="a"/>
        <w:rPr>
          <w:rFonts w:hint="cs"/>
          <w:rtl/>
        </w:rPr>
      </w:pPr>
    </w:p>
    <w:p w14:paraId="1CB3A84D" w14:textId="77777777" w:rsidR="00000000" w:rsidRDefault="007C71EE">
      <w:pPr>
        <w:pStyle w:val="a"/>
        <w:rPr>
          <w:rFonts w:hint="cs"/>
          <w:rtl/>
        </w:rPr>
      </w:pPr>
      <w:r>
        <w:rPr>
          <w:rFonts w:hint="cs"/>
          <w:rtl/>
        </w:rPr>
        <w:t>הצעת חבר הכנסת ג'מאל זחאלקה - מי בעד? מי נגד? מי נמנע? תודה.</w:t>
      </w:r>
    </w:p>
    <w:p w14:paraId="334C50C3" w14:textId="77777777" w:rsidR="00000000" w:rsidRDefault="007C71EE">
      <w:pPr>
        <w:pStyle w:val="a"/>
        <w:rPr>
          <w:rFonts w:hint="cs"/>
          <w:rtl/>
        </w:rPr>
      </w:pPr>
    </w:p>
    <w:p w14:paraId="11C32AED"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075270A9" w14:textId="77777777" w:rsidR="00000000" w:rsidRDefault="007C71EE">
      <w:pPr>
        <w:pStyle w:val="Header"/>
        <w:tabs>
          <w:tab w:val="clear" w:pos="4153"/>
          <w:tab w:val="clear" w:pos="8306"/>
        </w:tabs>
        <w:bidi/>
        <w:jc w:val="center"/>
        <w:rPr>
          <w:rFonts w:ascii="Arial" w:hAnsi="Arial" w:cs="Arial" w:hint="cs"/>
          <w:b/>
          <w:bCs/>
          <w:sz w:val="22"/>
          <w:szCs w:val="22"/>
          <w:rtl/>
        </w:rPr>
      </w:pPr>
    </w:p>
    <w:p w14:paraId="00B8BD78"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ג'מאל זחאלקה לסעיף 7(2) לא נתקבלה.</w:t>
      </w:r>
    </w:p>
    <w:p w14:paraId="4A494F4D" w14:textId="77777777" w:rsidR="00000000" w:rsidRDefault="007C71EE">
      <w:pPr>
        <w:pStyle w:val="a"/>
        <w:rPr>
          <w:rFonts w:hint="cs"/>
          <w:rtl/>
        </w:rPr>
      </w:pPr>
    </w:p>
    <w:p w14:paraId="79742B57" w14:textId="77777777" w:rsidR="00000000" w:rsidRDefault="007C71EE">
      <w:pPr>
        <w:pStyle w:val="ad"/>
        <w:rPr>
          <w:rtl/>
        </w:rPr>
      </w:pPr>
      <w:r>
        <w:rPr>
          <w:rtl/>
        </w:rPr>
        <w:t>היו"ר ראובן ריבלין:</w:t>
      </w:r>
    </w:p>
    <w:p w14:paraId="78AFA343" w14:textId="77777777" w:rsidR="00000000" w:rsidRDefault="007C71EE">
      <w:pPr>
        <w:pStyle w:val="a"/>
        <w:rPr>
          <w:rtl/>
        </w:rPr>
      </w:pPr>
    </w:p>
    <w:p w14:paraId="05172885" w14:textId="77777777" w:rsidR="00000000" w:rsidRDefault="007C71EE">
      <w:pPr>
        <w:pStyle w:val="a"/>
        <w:rPr>
          <w:rFonts w:hint="cs"/>
          <w:rtl/>
        </w:rPr>
      </w:pPr>
      <w:r>
        <w:rPr>
          <w:rFonts w:hint="cs"/>
          <w:rtl/>
        </w:rPr>
        <w:t>חברי מפלגת העבודה אפילו לא יושבים במקומם כדי להצביע. יושבים חברי הכנסת וילנאי,</w:t>
      </w:r>
      <w:r>
        <w:rPr>
          <w:rFonts w:hint="cs"/>
          <w:rtl/>
        </w:rPr>
        <w:t xml:space="preserve"> מצנע ובורג.</w:t>
      </w:r>
    </w:p>
    <w:p w14:paraId="647A2E70" w14:textId="77777777" w:rsidR="00000000" w:rsidRDefault="007C71EE">
      <w:pPr>
        <w:pStyle w:val="a"/>
        <w:rPr>
          <w:rFonts w:hint="cs"/>
          <w:rtl/>
        </w:rPr>
      </w:pPr>
    </w:p>
    <w:p w14:paraId="3E545A66" w14:textId="77777777" w:rsidR="00000000" w:rsidRDefault="007C71EE">
      <w:pPr>
        <w:pStyle w:val="ac"/>
        <w:rPr>
          <w:rtl/>
        </w:rPr>
      </w:pPr>
      <w:r>
        <w:rPr>
          <w:rFonts w:hint="eastAsia"/>
          <w:rtl/>
        </w:rPr>
        <w:t>ג</w:t>
      </w:r>
      <w:r>
        <w:rPr>
          <w:rtl/>
        </w:rPr>
        <w:t>'מאל זחאלקה (בל"ד):</w:t>
      </w:r>
    </w:p>
    <w:p w14:paraId="451CE17B" w14:textId="77777777" w:rsidR="00000000" w:rsidRDefault="007C71EE">
      <w:pPr>
        <w:pStyle w:val="a"/>
        <w:rPr>
          <w:rFonts w:hint="cs"/>
          <w:rtl/>
        </w:rPr>
      </w:pPr>
    </w:p>
    <w:p w14:paraId="00031124" w14:textId="77777777" w:rsidR="00000000" w:rsidRDefault="007C71EE">
      <w:pPr>
        <w:pStyle w:val="a"/>
        <w:rPr>
          <w:rFonts w:hint="cs"/>
          <w:rtl/>
        </w:rPr>
      </w:pPr>
      <w:r>
        <w:rPr>
          <w:rFonts w:hint="cs"/>
          <w:rtl/>
        </w:rPr>
        <w:t>רוצים לדעת על מה הם מצביעים.</w:t>
      </w:r>
    </w:p>
    <w:p w14:paraId="10B5434F" w14:textId="77777777" w:rsidR="00000000" w:rsidRDefault="007C71EE">
      <w:pPr>
        <w:pStyle w:val="a"/>
        <w:rPr>
          <w:rtl/>
        </w:rPr>
      </w:pPr>
    </w:p>
    <w:p w14:paraId="14E3EE24" w14:textId="77777777" w:rsidR="00000000" w:rsidRDefault="007C71EE">
      <w:pPr>
        <w:pStyle w:val="a"/>
        <w:rPr>
          <w:rFonts w:hint="cs"/>
          <w:rtl/>
        </w:rPr>
      </w:pPr>
    </w:p>
    <w:p w14:paraId="0733A479" w14:textId="77777777" w:rsidR="00000000" w:rsidRDefault="007C71EE">
      <w:pPr>
        <w:pStyle w:val="ad"/>
        <w:rPr>
          <w:rtl/>
        </w:rPr>
      </w:pPr>
      <w:r>
        <w:rPr>
          <w:rtl/>
        </w:rPr>
        <w:t>היו"ר ראובן ריבלין:</w:t>
      </w:r>
    </w:p>
    <w:p w14:paraId="6339796E" w14:textId="77777777" w:rsidR="00000000" w:rsidRDefault="007C71EE">
      <w:pPr>
        <w:pStyle w:val="a"/>
        <w:rPr>
          <w:rtl/>
        </w:rPr>
      </w:pPr>
    </w:p>
    <w:p w14:paraId="2EF44D63" w14:textId="77777777" w:rsidR="00000000" w:rsidRDefault="007C71EE">
      <w:pPr>
        <w:pStyle w:val="a"/>
        <w:rPr>
          <w:rFonts w:hint="cs"/>
          <w:rtl/>
        </w:rPr>
      </w:pPr>
      <w:r>
        <w:rPr>
          <w:rFonts w:hint="cs"/>
          <w:rtl/>
        </w:rPr>
        <w:t>הסתייגות חבר הכנסת ואסל טאהא - מי בעד? מי נגד? מי נמנע? תודה.</w:t>
      </w:r>
    </w:p>
    <w:p w14:paraId="6D4997A5" w14:textId="77777777" w:rsidR="00000000" w:rsidRDefault="007C71EE">
      <w:pPr>
        <w:pStyle w:val="a"/>
        <w:rPr>
          <w:rFonts w:hint="cs"/>
          <w:rtl/>
        </w:rPr>
      </w:pPr>
    </w:p>
    <w:p w14:paraId="3B4B7620"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58FF73BA" w14:textId="77777777" w:rsidR="00000000" w:rsidRDefault="007C71EE">
      <w:pPr>
        <w:pStyle w:val="Header"/>
        <w:tabs>
          <w:tab w:val="clear" w:pos="4153"/>
          <w:tab w:val="clear" w:pos="8306"/>
        </w:tabs>
        <w:bidi/>
        <w:jc w:val="center"/>
        <w:rPr>
          <w:rFonts w:ascii="Arial" w:hAnsi="Arial" w:cs="Arial" w:hint="cs"/>
          <w:b/>
          <w:bCs/>
          <w:sz w:val="22"/>
          <w:szCs w:val="22"/>
          <w:rtl/>
        </w:rPr>
      </w:pPr>
    </w:p>
    <w:p w14:paraId="5B07990F"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ואסל טאהא לסעיף 7(2) לא נתקבלה.</w:t>
      </w:r>
    </w:p>
    <w:p w14:paraId="4D87C345" w14:textId="77777777" w:rsidR="00000000" w:rsidRDefault="007C71EE">
      <w:pPr>
        <w:pStyle w:val="a"/>
        <w:rPr>
          <w:rFonts w:hint="cs"/>
          <w:rtl/>
        </w:rPr>
      </w:pPr>
    </w:p>
    <w:p w14:paraId="6C5AFA57" w14:textId="77777777" w:rsidR="00000000" w:rsidRDefault="007C71EE">
      <w:pPr>
        <w:pStyle w:val="a"/>
        <w:rPr>
          <w:rFonts w:hint="cs"/>
          <w:rtl/>
        </w:rPr>
      </w:pPr>
    </w:p>
    <w:p w14:paraId="7942D85C" w14:textId="77777777" w:rsidR="00000000" w:rsidRDefault="007C71EE">
      <w:pPr>
        <w:pStyle w:val="ad"/>
        <w:rPr>
          <w:rtl/>
        </w:rPr>
      </w:pPr>
      <w:r>
        <w:rPr>
          <w:rtl/>
        </w:rPr>
        <w:t>היו"ר ראובן ריבלין:</w:t>
      </w:r>
    </w:p>
    <w:p w14:paraId="14732BE6" w14:textId="77777777" w:rsidR="00000000" w:rsidRDefault="007C71EE">
      <w:pPr>
        <w:pStyle w:val="a"/>
        <w:rPr>
          <w:rtl/>
        </w:rPr>
      </w:pPr>
    </w:p>
    <w:p w14:paraId="2167CE61" w14:textId="77777777" w:rsidR="00000000" w:rsidRDefault="007C71EE">
      <w:pPr>
        <w:pStyle w:val="a"/>
        <w:rPr>
          <w:rFonts w:hint="cs"/>
          <w:rtl/>
        </w:rPr>
      </w:pPr>
      <w:r>
        <w:rPr>
          <w:rFonts w:hint="cs"/>
          <w:rtl/>
        </w:rPr>
        <w:t>הסתייגות חבר הכנסת ט</w:t>
      </w:r>
      <w:r>
        <w:rPr>
          <w:rFonts w:hint="cs"/>
          <w:rtl/>
        </w:rPr>
        <w:t>אהא לא עברה.</w:t>
      </w:r>
    </w:p>
    <w:p w14:paraId="26651F14" w14:textId="77777777" w:rsidR="00000000" w:rsidRDefault="007C71EE">
      <w:pPr>
        <w:pStyle w:val="a"/>
        <w:rPr>
          <w:rFonts w:hint="cs"/>
          <w:rtl/>
        </w:rPr>
      </w:pPr>
    </w:p>
    <w:p w14:paraId="106612D1" w14:textId="77777777" w:rsidR="00000000" w:rsidRDefault="007C71EE">
      <w:pPr>
        <w:pStyle w:val="a"/>
        <w:rPr>
          <w:rFonts w:hint="cs"/>
          <w:rtl/>
        </w:rPr>
      </w:pPr>
      <w:r>
        <w:rPr>
          <w:rFonts w:hint="cs"/>
          <w:rtl/>
        </w:rPr>
        <w:t>הסתייגות חבר הכנסת עבד-אלמאלכ דהאמשה - אינו נוכח.</w:t>
      </w:r>
    </w:p>
    <w:p w14:paraId="36EC9985" w14:textId="77777777" w:rsidR="00000000" w:rsidRDefault="007C71EE">
      <w:pPr>
        <w:pStyle w:val="a"/>
        <w:rPr>
          <w:rFonts w:hint="cs"/>
          <w:rtl/>
        </w:rPr>
      </w:pPr>
    </w:p>
    <w:p w14:paraId="2DCA42A2" w14:textId="77777777" w:rsidR="00000000" w:rsidRDefault="007C71EE">
      <w:pPr>
        <w:pStyle w:val="a"/>
        <w:rPr>
          <w:rFonts w:hint="cs"/>
          <w:rtl/>
        </w:rPr>
      </w:pPr>
      <w:r>
        <w:rPr>
          <w:rFonts w:hint="cs"/>
          <w:rtl/>
        </w:rPr>
        <w:t xml:space="preserve">הסתייגות חבר הכנסת טלב אלסאנע - אינו נוכח. הסתייגות קבוצת ברכה וחבר הכנסת טלב אלסאנע - אינם נוכחים. חבר הכנסת טיבי, אתה נמצא פה. </w:t>
      </w:r>
    </w:p>
    <w:p w14:paraId="436B06FC" w14:textId="77777777" w:rsidR="00000000" w:rsidRDefault="007C71EE">
      <w:pPr>
        <w:pStyle w:val="a"/>
        <w:rPr>
          <w:rFonts w:hint="cs"/>
          <w:rtl/>
        </w:rPr>
      </w:pPr>
    </w:p>
    <w:p w14:paraId="7BF7CBFB" w14:textId="77777777" w:rsidR="00000000" w:rsidRDefault="007C71EE">
      <w:pPr>
        <w:pStyle w:val="a"/>
        <w:rPr>
          <w:rFonts w:hint="cs"/>
          <w:rtl/>
        </w:rPr>
      </w:pPr>
      <w:r>
        <w:rPr>
          <w:rFonts w:hint="cs"/>
          <w:rtl/>
        </w:rPr>
        <w:t>מי בעד קבוצת ברכה? מי נגד? מי נמנע?</w:t>
      </w:r>
    </w:p>
    <w:p w14:paraId="6C59659A" w14:textId="77777777" w:rsidR="00000000" w:rsidRDefault="007C71EE">
      <w:pPr>
        <w:pStyle w:val="a"/>
        <w:rPr>
          <w:rFonts w:hint="cs"/>
          <w:rtl/>
        </w:rPr>
      </w:pPr>
    </w:p>
    <w:p w14:paraId="3C9BA3E1"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39EACDF9" w14:textId="77777777" w:rsidR="00000000" w:rsidRDefault="007C71EE">
      <w:pPr>
        <w:pStyle w:val="Header"/>
        <w:tabs>
          <w:tab w:val="clear" w:pos="4153"/>
          <w:tab w:val="clear" w:pos="8306"/>
        </w:tabs>
        <w:bidi/>
        <w:jc w:val="center"/>
        <w:rPr>
          <w:rFonts w:ascii="Arial" w:hAnsi="Arial" w:cs="Arial" w:hint="cs"/>
          <w:b/>
          <w:bCs/>
          <w:sz w:val="22"/>
          <w:szCs w:val="22"/>
          <w:rtl/>
        </w:rPr>
      </w:pPr>
    </w:p>
    <w:p w14:paraId="7FEC9E1F"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קבו</w:t>
      </w:r>
      <w:r>
        <w:rPr>
          <w:rFonts w:ascii="Arial" w:hAnsi="Arial" w:cs="Arial" w:hint="cs"/>
          <w:sz w:val="22"/>
          <w:szCs w:val="22"/>
          <w:rtl/>
        </w:rPr>
        <w:t>צת חבר הכנסת מוחמד ברכה ושל חבר הכנסת טלב אלסאנע לסעיף 7(2) לא נתקבלה.</w:t>
      </w:r>
    </w:p>
    <w:p w14:paraId="337B1535" w14:textId="77777777" w:rsidR="00000000" w:rsidRDefault="007C71EE">
      <w:pPr>
        <w:pStyle w:val="a"/>
        <w:rPr>
          <w:rFonts w:hint="cs"/>
          <w:rtl/>
        </w:rPr>
      </w:pPr>
    </w:p>
    <w:p w14:paraId="13E9552B" w14:textId="77777777" w:rsidR="00000000" w:rsidRDefault="007C71EE">
      <w:pPr>
        <w:pStyle w:val="ad"/>
        <w:rPr>
          <w:rtl/>
        </w:rPr>
      </w:pPr>
      <w:r>
        <w:rPr>
          <w:rtl/>
        </w:rPr>
        <w:t>היו"ר ראובן ריבלין:</w:t>
      </w:r>
    </w:p>
    <w:p w14:paraId="79750DF6" w14:textId="77777777" w:rsidR="00000000" w:rsidRDefault="007C71EE">
      <w:pPr>
        <w:pStyle w:val="a"/>
        <w:rPr>
          <w:rtl/>
        </w:rPr>
      </w:pPr>
    </w:p>
    <w:p w14:paraId="1AA5912D" w14:textId="77777777" w:rsidR="00000000" w:rsidRDefault="007C71EE">
      <w:pPr>
        <w:pStyle w:val="a"/>
        <w:rPr>
          <w:rFonts w:hint="cs"/>
          <w:rtl/>
        </w:rPr>
      </w:pPr>
      <w:r>
        <w:rPr>
          <w:rFonts w:hint="cs"/>
          <w:rtl/>
        </w:rPr>
        <w:t>הצעת קבוצת ברכה לא עברה.</w:t>
      </w:r>
    </w:p>
    <w:p w14:paraId="5CBF3A19" w14:textId="77777777" w:rsidR="00000000" w:rsidRDefault="007C71EE">
      <w:pPr>
        <w:pStyle w:val="a"/>
        <w:rPr>
          <w:rFonts w:hint="cs"/>
          <w:rtl/>
        </w:rPr>
      </w:pPr>
    </w:p>
    <w:p w14:paraId="2F24A740" w14:textId="77777777" w:rsidR="00000000" w:rsidRDefault="007C71EE">
      <w:pPr>
        <w:pStyle w:val="a"/>
        <w:rPr>
          <w:rFonts w:hint="cs"/>
          <w:rtl/>
        </w:rPr>
      </w:pPr>
      <w:r>
        <w:rPr>
          <w:rFonts w:hint="cs"/>
          <w:rtl/>
        </w:rPr>
        <w:t>הסתייגות קבוצת עמיר פרץ - אינה נוכחת.</w:t>
      </w:r>
    </w:p>
    <w:p w14:paraId="2C3117BF" w14:textId="77777777" w:rsidR="00000000" w:rsidRDefault="007C71EE">
      <w:pPr>
        <w:pStyle w:val="a"/>
        <w:rPr>
          <w:rFonts w:hint="cs"/>
          <w:rtl/>
        </w:rPr>
      </w:pPr>
    </w:p>
    <w:p w14:paraId="7268B787" w14:textId="77777777" w:rsidR="00000000" w:rsidRDefault="007C71EE">
      <w:pPr>
        <w:pStyle w:val="ac"/>
        <w:rPr>
          <w:rtl/>
        </w:rPr>
      </w:pPr>
      <w:r>
        <w:rPr>
          <w:rFonts w:hint="eastAsia"/>
          <w:rtl/>
        </w:rPr>
        <w:t>אברהם</w:t>
      </w:r>
      <w:r>
        <w:rPr>
          <w:rtl/>
        </w:rPr>
        <w:t xml:space="preserve"> בורג (העבודה-מימד):</w:t>
      </w:r>
    </w:p>
    <w:p w14:paraId="36559846" w14:textId="77777777" w:rsidR="00000000" w:rsidRDefault="007C71EE">
      <w:pPr>
        <w:pStyle w:val="a"/>
        <w:rPr>
          <w:rFonts w:hint="cs"/>
          <w:rtl/>
        </w:rPr>
      </w:pPr>
    </w:p>
    <w:p w14:paraId="0CBF945E" w14:textId="77777777" w:rsidR="00000000" w:rsidRDefault="007C71EE">
      <w:pPr>
        <w:pStyle w:val="a"/>
        <w:rPr>
          <w:rFonts w:hint="cs"/>
          <w:rtl/>
        </w:rPr>
      </w:pPr>
      <w:r>
        <w:rPr>
          <w:rFonts w:hint="cs"/>
          <w:rtl/>
        </w:rPr>
        <w:t>אדוני, אני מבקש להציע הצעה. אדוני יבדוק עם הלשכה המשפטית - - - האם הצבע</w:t>
      </w:r>
      <w:r>
        <w:rPr>
          <w:rFonts w:hint="cs"/>
          <w:rtl/>
        </w:rPr>
        <w:t>ות מהסוג הזה - - -</w:t>
      </w:r>
    </w:p>
    <w:p w14:paraId="2CAB92F2" w14:textId="77777777" w:rsidR="00000000" w:rsidRDefault="007C71EE">
      <w:pPr>
        <w:pStyle w:val="a"/>
        <w:rPr>
          <w:rFonts w:hint="cs"/>
          <w:rtl/>
        </w:rPr>
      </w:pPr>
    </w:p>
    <w:p w14:paraId="4D311B9D" w14:textId="77777777" w:rsidR="00000000" w:rsidRDefault="007C71EE">
      <w:pPr>
        <w:pStyle w:val="ad"/>
        <w:rPr>
          <w:rtl/>
        </w:rPr>
      </w:pPr>
      <w:r>
        <w:rPr>
          <w:rtl/>
        </w:rPr>
        <w:t>היו"ר ראובן ריבלין:</w:t>
      </w:r>
    </w:p>
    <w:p w14:paraId="6FFD3DBC" w14:textId="77777777" w:rsidR="00000000" w:rsidRDefault="007C71EE">
      <w:pPr>
        <w:pStyle w:val="a"/>
        <w:rPr>
          <w:rtl/>
        </w:rPr>
      </w:pPr>
    </w:p>
    <w:p w14:paraId="61363E1F" w14:textId="77777777" w:rsidR="00000000" w:rsidRDefault="007C71EE">
      <w:pPr>
        <w:pStyle w:val="a"/>
        <w:rPr>
          <w:rFonts w:hint="cs"/>
          <w:rtl/>
        </w:rPr>
      </w:pPr>
      <w:r>
        <w:rPr>
          <w:rFonts w:hint="cs"/>
          <w:rtl/>
        </w:rPr>
        <w:t>סגן היושב-ראש, חבר הכנסת יולי אדלשטיין נמצא פה, והוא יחליף אותי כשארגיש שקולי - - -</w:t>
      </w:r>
    </w:p>
    <w:p w14:paraId="78FA0998" w14:textId="77777777" w:rsidR="00000000" w:rsidRDefault="007C71EE">
      <w:pPr>
        <w:pStyle w:val="a"/>
        <w:rPr>
          <w:rFonts w:hint="cs"/>
          <w:rtl/>
        </w:rPr>
      </w:pPr>
    </w:p>
    <w:p w14:paraId="2B4F005C" w14:textId="77777777" w:rsidR="00000000" w:rsidRDefault="007C71EE">
      <w:pPr>
        <w:pStyle w:val="ac"/>
        <w:rPr>
          <w:rtl/>
        </w:rPr>
      </w:pPr>
      <w:r>
        <w:rPr>
          <w:rFonts w:hint="eastAsia"/>
          <w:rtl/>
        </w:rPr>
        <w:t>אברהם</w:t>
      </w:r>
      <w:r>
        <w:rPr>
          <w:rtl/>
        </w:rPr>
        <w:t xml:space="preserve"> בורג (העבודה-מימד):</w:t>
      </w:r>
    </w:p>
    <w:p w14:paraId="10CD91E1" w14:textId="77777777" w:rsidR="00000000" w:rsidRDefault="007C71EE">
      <w:pPr>
        <w:pStyle w:val="a"/>
        <w:rPr>
          <w:rFonts w:hint="cs"/>
          <w:rtl/>
        </w:rPr>
      </w:pPr>
    </w:p>
    <w:p w14:paraId="39623104" w14:textId="77777777" w:rsidR="00000000" w:rsidRDefault="007C71EE">
      <w:pPr>
        <w:pStyle w:val="a"/>
        <w:rPr>
          <w:rFonts w:hint="cs"/>
          <w:rtl/>
        </w:rPr>
      </w:pPr>
      <w:r>
        <w:rPr>
          <w:rFonts w:hint="cs"/>
          <w:rtl/>
        </w:rPr>
        <w:t>אם אפשר, אנחנו מוכנים.</w:t>
      </w:r>
    </w:p>
    <w:p w14:paraId="06FF3CD9" w14:textId="77777777" w:rsidR="00000000" w:rsidRDefault="007C71EE">
      <w:pPr>
        <w:pStyle w:val="a"/>
        <w:rPr>
          <w:rFonts w:hint="cs"/>
          <w:rtl/>
        </w:rPr>
      </w:pPr>
    </w:p>
    <w:p w14:paraId="08CE14DF" w14:textId="77777777" w:rsidR="00000000" w:rsidRDefault="007C71EE">
      <w:pPr>
        <w:pStyle w:val="ac"/>
        <w:rPr>
          <w:rtl/>
        </w:rPr>
      </w:pPr>
      <w:r>
        <w:rPr>
          <w:rFonts w:hint="eastAsia"/>
          <w:rtl/>
        </w:rPr>
        <w:t>השר</w:t>
      </w:r>
      <w:r>
        <w:rPr>
          <w:rtl/>
        </w:rPr>
        <w:t xml:space="preserve"> מאיר שטרית:</w:t>
      </w:r>
    </w:p>
    <w:p w14:paraId="65035FCA" w14:textId="77777777" w:rsidR="00000000" w:rsidRDefault="007C71EE">
      <w:pPr>
        <w:pStyle w:val="a"/>
        <w:rPr>
          <w:rFonts w:hint="cs"/>
          <w:rtl/>
        </w:rPr>
      </w:pPr>
    </w:p>
    <w:p w14:paraId="4D7EABBD" w14:textId="77777777" w:rsidR="00000000" w:rsidRDefault="007C71EE">
      <w:pPr>
        <w:pStyle w:val="a"/>
        <w:rPr>
          <w:rFonts w:hint="cs"/>
          <w:rtl/>
        </w:rPr>
      </w:pPr>
      <w:r>
        <w:rPr>
          <w:rFonts w:hint="cs"/>
          <w:rtl/>
        </w:rPr>
        <w:t>להוריד את כל - - -</w:t>
      </w:r>
    </w:p>
    <w:p w14:paraId="0F8F45F5" w14:textId="77777777" w:rsidR="00000000" w:rsidRDefault="007C71EE">
      <w:pPr>
        <w:pStyle w:val="a"/>
        <w:rPr>
          <w:rFonts w:hint="cs"/>
          <w:rtl/>
        </w:rPr>
      </w:pPr>
    </w:p>
    <w:p w14:paraId="067B88BF" w14:textId="77777777" w:rsidR="00000000" w:rsidRDefault="007C71EE">
      <w:pPr>
        <w:pStyle w:val="ac"/>
        <w:rPr>
          <w:rtl/>
        </w:rPr>
      </w:pPr>
      <w:r>
        <w:rPr>
          <w:rFonts w:hint="eastAsia"/>
          <w:rtl/>
        </w:rPr>
        <w:t>אברהם</w:t>
      </w:r>
      <w:r>
        <w:rPr>
          <w:rtl/>
        </w:rPr>
        <w:t xml:space="preserve"> בורג (העבודה-מימד):</w:t>
      </w:r>
    </w:p>
    <w:p w14:paraId="4C39B877" w14:textId="77777777" w:rsidR="00000000" w:rsidRDefault="007C71EE">
      <w:pPr>
        <w:pStyle w:val="a"/>
        <w:rPr>
          <w:rFonts w:hint="cs"/>
          <w:rtl/>
        </w:rPr>
      </w:pPr>
    </w:p>
    <w:p w14:paraId="5D668618" w14:textId="77777777" w:rsidR="00000000" w:rsidRDefault="007C71EE">
      <w:pPr>
        <w:pStyle w:val="a"/>
        <w:rPr>
          <w:rFonts w:hint="cs"/>
          <w:rtl/>
        </w:rPr>
      </w:pPr>
      <w:r>
        <w:rPr>
          <w:rFonts w:hint="cs"/>
          <w:rtl/>
        </w:rPr>
        <w:t>תוריד את סעיף ע</w:t>
      </w:r>
      <w:r>
        <w:rPr>
          <w:rFonts w:hint="cs"/>
          <w:rtl/>
        </w:rPr>
        <w:t>קרות-הבית - אוריד את הכול.</w:t>
      </w:r>
    </w:p>
    <w:p w14:paraId="413330E4" w14:textId="77777777" w:rsidR="00000000" w:rsidRDefault="007C71EE">
      <w:pPr>
        <w:pStyle w:val="a"/>
        <w:rPr>
          <w:rFonts w:hint="cs"/>
          <w:rtl/>
        </w:rPr>
      </w:pPr>
    </w:p>
    <w:p w14:paraId="63E7836D" w14:textId="77777777" w:rsidR="00000000" w:rsidRDefault="007C71EE">
      <w:pPr>
        <w:pStyle w:val="ad"/>
        <w:rPr>
          <w:rtl/>
        </w:rPr>
      </w:pPr>
      <w:r>
        <w:rPr>
          <w:rtl/>
        </w:rPr>
        <w:t>היו"ר ראובן ריבלין:</w:t>
      </w:r>
    </w:p>
    <w:p w14:paraId="43A9DC51" w14:textId="77777777" w:rsidR="00000000" w:rsidRDefault="007C71EE">
      <w:pPr>
        <w:pStyle w:val="a"/>
        <w:rPr>
          <w:rtl/>
        </w:rPr>
      </w:pPr>
    </w:p>
    <w:p w14:paraId="6675E298" w14:textId="77777777" w:rsidR="00000000" w:rsidRDefault="007C71EE">
      <w:pPr>
        <w:pStyle w:val="a"/>
        <w:rPr>
          <w:rFonts w:hint="cs"/>
          <w:rtl/>
        </w:rPr>
      </w:pPr>
      <w:r>
        <w:rPr>
          <w:rFonts w:hint="cs"/>
          <w:rtl/>
        </w:rPr>
        <w:t>תודה. חבר הכנסת בורג ואדוני כבוד השר שטרית, אם יש בידכם אפשרות לקיים איזו  פשרה לגבי נוהל ההצבעה בהסכמה מלאה, לפי סעיף 148, אשמח מאוד. כל עוד לא- - -</w:t>
      </w:r>
    </w:p>
    <w:p w14:paraId="5382D2E2" w14:textId="77777777" w:rsidR="00000000" w:rsidRDefault="007C71EE">
      <w:pPr>
        <w:pStyle w:val="a"/>
        <w:rPr>
          <w:rFonts w:hint="cs"/>
          <w:rtl/>
        </w:rPr>
      </w:pPr>
    </w:p>
    <w:p w14:paraId="5CE116FE" w14:textId="77777777" w:rsidR="00000000" w:rsidRDefault="007C71EE">
      <w:pPr>
        <w:pStyle w:val="ac"/>
        <w:rPr>
          <w:rtl/>
        </w:rPr>
      </w:pPr>
      <w:r>
        <w:rPr>
          <w:rFonts w:hint="eastAsia"/>
          <w:rtl/>
        </w:rPr>
        <w:t>אברהם</w:t>
      </w:r>
      <w:r>
        <w:rPr>
          <w:rtl/>
        </w:rPr>
        <w:t xml:space="preserve"> בורג (העבודה-מימד):</w:t>
      </w:r>
    </w:p>
    <w:p w14:paraId="423C07E2" w14:textId="77777777" w:rsidR="00000000" w:rsidRDefault="007C71EE">
      <w:pPr>
        <w:pStyle w:val="a"/>
        <w:rPr>
          <w:rFonts w:hint="cs"/>
          <w:rtl/>
        </w:rPr>
      </w:pPr>
    </w:p>
    <w:p w14:paraId="14073B60" w14:textId="77777777" w:rsidR="00000000" w:rsidRDefault="007C71EE">
      <w:pPr>
        <w:pStyle w:val="a"/>
        <w:rPr>
          <w:rFonts w:hint="cs"/>
          <w:rtl/>
        </w:rPr>
      </w:pPr>
      <w:r>
        <w:rPr>
          <w:rFonts w:hint="cs"/>
          <w:rtl/>
        </w:rPr>
        <w:t>אדוני היושב-ראש, אני מודיע, ע</w:t>
      </w:r>
      <w:r>
        <w:rPr>
          <w:rFonts w:hint="cs"/>
          <w:rtl/>
        </w:rPr>
        <w:t>ל-פי בקשת השר- - -</w:t>
      </w:r>
    </w:p>
    <w:p w14:paraId="747D9648" w14:textId="77777777" w:rsidR="00000000" w:rsidRDefault="007C71EE">
      <w:pPr>
        <w:pStyle w:val="a"/>
        <w:rPr>
          <w:rFonts w:hint="cs"/>
          <w:rtl/>
        </w:rPr>
      </w:pPr>
    </w:p>
    <w:p w14:paraId="10FB4225" w14:textId="77777777" w:rsidR="00000000" w:rsidRDefault="007C71EE">
      <w:pPr>
        <w:pStyle w:val="ad"/>
        <w:rPr>
          <w:rtl/>
        </w:rPr>
      </w:pPr>
      <w:r>
        <w:rPr>
          <w:rtl/>
        </w:rPr>
        <w:t>היו"ר ראובן ריבלין:</w:t>
      </w:r>
    </w:p>
    <w:p w14:paraId="12252DD5" w14:textId="77777777" w:rsidR="00000000" w:rsidRDefault="007C71EE">
      <w:pPr>
        <w:pStyle w:val="a"/>
        <w:rPr>
          <w:rtl/>
        </w:rPr>
      </w:pPr>
    </w:p>
    <w:p w14:paraId="375BF42F" w14:textId="77777777" w:rsidR="00000000" w:rsidRDefault="007C71EE">
      <w:pPr>
        <w:pStyle w:val="a"/>
        <w:rPr>
          <w:rFonts w:hint="cs"/>
          <w:rtl/>
        </w:rPr>
      </w:pPr>
      <w:r>
        <w:rPr>
          <w:rFonts w:hint="cs"/>
          <w:rtl/>
        </w:rPr>
        <w:t>דברים כאלה אני לא מקבל. לא לנהל משא-ומתן מאולם המליאה - -</w:t>
      </w:r>
    </w:p>
    <w:p w14:paraId="5DB38491" w14:textId="77777777" w:rsidR="00000000" w:rsidRDefault="007C71EE">
      <w:pPr>
        <w:pStyle w:val="a"/>
        <w:rPr>
          <w:rFonts w:hint="cs"/>
          <w:rtl/>
        </w:rPr>
      </w:pPr>
    </w:p>
    <w:p w14:paraId="4AF1922E" w14:textId="77777777" w:rsidR="00000000" w:rsidRDefault="007C71EE">
      <w:pPr>
        <w:pStyle w:val="ac"/>
        <w:rPr>
          <w:rtl/>
        </w:rPr>
      </w:pPr>
      <w:r>
        <w:rPr>
          <w:rFonts w:hint="eastAsia"/>
          <w:rtl/>
        </w:rPr>
        <w:t>אברהם</w:t>
      </w:r>
      <w:r>
        <w:rPr>
          <w:rtl/>
        </w:rPr>
        <w:t xml:space="preserve"> בורג (העבודה-מימד):</w:t>
      </w:r>
    </w:p>
    <w:p w14:paraId="3081D0F1" w14:textId="77777777" w:rsidR="00000000" w:rsidRDefault="007C71EE">
      <w:pPr>
        <w:pStyle w:val="a"/>
        <w:rPr>
          <w:rFonts w:hint="cs"/>
          <w:rtl/>
        </w:rPr>
      </w:pPr>
    </w:p>
    <w:p w14:paraId="7F398C68" w14:textId="77777777" w:rsidR="00000000" w:rsidRDefault="007C71EE">
      <w:pPr>
        <w:pStyle w:val="a"/>
        <w:rPr>
          <w:rFonts w:hint="cs"/>
          <w:rtl/>
        </w:rPr>
      </w:pPr>
      <w:r>
        <w:rPr>
          <w:rFonts w:hint="cs"/>
          <w:rtl/>
        </w:rPr>
        <w:t>- - -</w:t>
      </w:r>
    </w:p>
    <w:p w14:paraId="5DCC7055" w14:textId="77777777" w:rsidR="00000000" w:rsidRDefault="007C71EE">
      <w:pPr>
        <w:pStyle w:val="a"/>
        <w:rPr>
          <w:rFonts w:hint="cs"/>
          <w:rtl/>
        </w:rPr>
      </w:pPr>
    </w:p>
    <w:p w14:paraId="06FE6525" w14:textId="77777777" w:rsidR="00000000" w:rsidRDefault="007C71EE">
      <w:pPr>
        <w:pStyle w:val="ad"/>
        <w:rPr>
          <w:rtl/>
        </w:rPr>
      </w:pPr>
      <w:r>
        <w:rPr>
          <w:rtl/>
        </w:rPr>
        <w:t>היו"ר ראובן ריבלין:</w:t>
      </w:r>
    </w:p>
    <w:p w14:paraId="687ADE02" w14:textId="77777777" w:rsidR="00000000" w:rsidRDefault="007C71EE">
      <w:pPr>
        <w:pStyle w:val="a"/>
        <w:rPr>
          <w:rtl/>
        </w:rPr>
      </w:pPr>
    </w:p>
    <w:p w14:paraId="4CA3DAF4" w14:textId="77777777" w:rsidR="00000000" w:rsidRDefault="007C71EE">
      <w:pPr>
        <w:pStyle w:val="a"/>
        <w:rPr>
          <w:rFonts w:hint="cs"/>
          <w:rtl/>
        </w:rPr>
      </w:pPr>
      <w:r>
        <w:rPr>
          <w:rFonts w:hint="cs"/>
          <w:rtl/>
        </w:rPr>
        <w:t>- - כי זה עלול לקלקל את המשא-ומתן. אני מודיע לכל מי שרוצה לנהל משא-ומתן על מנת להגיע להסכמות, שאני אמ</w:t>
      </w:r>
      <w:r>
        <w:rPr>
          <w:rFonts w:hint="cs"/>
          <w:rtl/>
        </w:rPr>
        <w:t>לא את תפקידי כל עוד המשא-ומתן לא יושלם. תודה רבה.</w:t>
      </w:r>
    </w:p>
    <w:p w14:paraId="45138F84" w14:textId="77777777" w:rsidR="00000000" w:rsidRDefault="007C71EE">
      <w:pPr>
        <w:pStyle w:val="a"/>
        <w:rPr>
          <w:rFonts w:hint="cs"/>
          <w:rtl/>
        </w:rPr>
      </w:pPr>
    </w:p>
    <w:p w14:paraId="1A75A2BB" w14:textId="77777777" w:rsidR="00000000" w:rsidRDefault="007C71EE">
      <w:pPr>
        <w:pStyle w:val="a"/>
        <w:rPr>
          <w:rFonts w:hint="cs"/>
          <w:rtl/>
        </w:rPr>
      </w:pPr>
      <w:r>
        <w:rPr>
          <w:rFonts w:hint="cs"/>
          <w:rtl/>
        </w:rPr>
        <w:t>עברתי לסעיף 7(3). הסתייגות חבר הכנסת אברהם בורג - מי בעד? מי נגד? מי נמנע? תודה.</w:t>
      </w:r>
    </w:p>
    <w:p w14:paraId="2DF0A95D" w14:textId="77777777" w:rsidR="00000000" w:rsidRDefault="007C71EE">
      <w:pPr>
        <w:pStyle w:val="a"/>
        <w:rPr>
          <w:rFonts w:hint="cs"/>
          <w:rtl/>
        </w:rPr>
      </w:pPr>
    </w:p>
    <w:p w14:paraId="049E2EEE"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437B0148" w14:textId="77777777" w:rsidR="00000000" w:rsidRDefault="007C71EE">
      <w:pPr>
        <w:pStyle w:val="Header"/>
        <w:tabs>
          <w:tab w:val="clear" w:pos="4153"/>
          <w:tab w:val="clear" w:pos="8306"/>
        </w:tabs>
        <w:bidi/>
        <w:jc w:val="center"/>
        <w:rPr>
          <w:rFonts w:ascii="Arial" w:hAnsi="Arial" w:cs="Arial" w:hint="cs"/>
          <w:b/>
          <w:bCs/>
          <w:sz w:val="22"/>
          <w:szCs w:val="22"/>
          <w:rtl/>
        </w:rPr>
      </w:pPr>
    </w:p>
    <w:p w14:paraId="60ECF00F"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אברהם בורג לסעיף 7(3) לא נתקבלה.</w:t>
      </w:r>
    </w:p>
    <w:p w14:paraId="7CC26588" w14:textId="77777777" w:rsidR="00000000" w:rsidRDefault="007C71EE">
      <w:pPr>
        <w:pStyle w:val="a"/>
        <w:rPr>
          <w:rFonts w:hint="cs"/>
          <w:rtl/>
        </w:rPr>
      </w:pPr>
    </w:p>
    <w:p w14:paraId="48BE1CCC" w14:textId="77777777" w:rsidR="00000000" w:rsidRDefault="007C71EE">
      <w:pPr>
        <w:pStyle w:val="ad"/>
        <w:rPr>
          <w:rtl/>
        </w:rPr>
      </w:pPr>
      <w:r>
        <w:rPr>
          <w:rtl/>
        </w:rPr>
        <w:t>היו"ר ראובן ריבלין:</w:t>
      </w:r>
    </w:p>
    <w:p w14:paraId="4063AAD5" w14:textId="77777777" w:rsidR="00000000" w:rsidRDefault="007C71EE">
      <w:pPr>
        <w:pStyle w:val="a"/>
        <w:rPr>
          <w:rtl/>
        </w:rPr>
      </w:pPr>
    </w:p>
    <w:p w14:paraId="4A9D765C" w14:textId="77777777" w:rsidR="00000000" w:rsidRDefault="007C71EE">
      <w:pPr>
        <w:pStyle w:val="a"/>
        <w:rPr>
          <w:rFonts w:hint="cs"/>
          <w:rtl/>
        </w:rPr>
      </w:pPr>
      <w:r>
        <w:rPr>
          <w:rFonts w:hint="cs"/>
          <w:rtl/>
        </w:rPr>
        <w:t>הסתייגות חבר הכנסת בורג לא נתקבלה.</w:t>
      </w:r>
    </w:p>
    <w:p w14:paraId="15D27E1E" w14:textId="77777777" w:rsidR="00000000" w:rsidRDefault="007C71EE">
      <w:pPr>
        <w:pStyle w:val="a"/>
        <w:rPr>
          <w:rFonts w:hint="cs"/>
          <w:rtl/>
        </w:rPr>
      </w:pPr>
    </w:p>
    <w:p w14:paraId="473CFE71" w14:textId="77777777" w:rsidR="00000000" w:rsidRDefault="007C71EE">
      <w:pPr>
        <w:pStyle w:val="a"/>
        <w:rPr>
          <w:rFonts w:hint="cs"/>
          <w:rtl/>
        </w:rPr>
      </w:pPr>
      <w:r>
        <w:rPr>
          <w:rFonts w:hint="cs"/>
          <w:rtl/>
        </w:rPr>
        <w:t>הס</w:t>
      </w:r>
      <w:r>
        <w:rPr>
          <w:rFonts w:hint="cs"/>
          <w:rtl/>
        </w:rPr>
        <w:t>תייגות חבר הכנסת עמרם מצנע - אינו נוכח. הסתייגות חבר הכנסת בנימין בן-אליעזר - אינו נוכח. הסתייגות חבר הכנסת שמעון פרס - אינו נוכח.</w:t>
      </w:r>
    </w:p>
    <w:p w14:paraId="09FA2213" w14:textId="77777777" w:rsidR="00000000" w:rsidRDefault="007C71EE">
      <w:pPr>
        <w:pStyle w:val="a"/>
        <w:rPr>
          <w:rFonts w:hint="cs"/>
          <w:rtl/>
        </w:rPr>
      </w:pPr>
    </w:p>
    <w:p w14:paraId="5BF9F164" w14:textId="77777777" w:rsidR="00000000" w:rsidRDefault="007C71EE">
      <w:pPr>
        <w:pStyle w:val="ac"/>
        <w:rPr>
          <w:rtl/>
        </w:rPr>
      </w:pPr>
      <w:r>
        <w:rPr>
          <w:rFonts w:hint="eastAsia"/>
          <w:rtl/>
        </w:rPr>
        <w:t>אברהם</w:t>
      </w:r>
      <w:r>
        <w:rPr>
          <w:rtl/>
        </w:rPr>
        <w:t xml:space="preserve"> בורג (העבודה-מימד):</w:t>
      </w:r>
    </w:p>
    <w:p w14:paraId="1EAE75E7" w14:textId="77777777" w:rsidR="00000000" w:rsidRDefault="007C71EE">
      <w:pPr>
        <w:pStyle w:val="a"/>
        <w:rPr>
          <w:rFonts w:hint="cs"/>
          <w:rtl/>
        </w:rPr>
      </w:pPr>
    </w:p>
    <w:p w14:paraId="25EDD9F7" w14:textId="77777777" w:rsidR="00000000" w:rsidRDefault="007C71EE">
      <w:pPr>
        <w:pStyle w:val="a"/>
        <w:rPr>
          <w:rFonts w:hint="cs"/>
          <w:rtl/>
        </w:rPr>
      </w:pPr>
      <w:r>
        <w:rPr>
          <w:rFonts w:hint="cs"/>
          <w:rtl/>
        </w:rPr>
        <w:t>מה זה?</w:t>
      </w:r>
    </w:p>
    <w:p w14:paraId="30CF914D" w14:textId="77777777" w:rsidR="00000000" w:rsidRDefault="007C71EE">
      <w:pPr>
        <w:pStyle w:val="a"/>
        <w:rPr>
          <w:rFonts w:hint="cs"/>
          <w:rtl/>
        </w:rPr>
      </w:pPr>
    </w:p>
    <w:p w14:paraId="26061622" w14:textId="77777777" w:rsidR="00000000" w:rsidRDefault="007C71EE">
      <w:pPr>
        <w:pStyle w:val="ad"/>
        <w:rPr>
          <w:rtl/>
        </w:rPr>
      </w:pPr>
      <w:r>
        <w:rPr>
          <w:rtl/>
        </w:rPr>
        <w:t>היו"ר ראובן ריבלין:</w:t>
      </w:r>
    </w:p>
    <w:p w14:paraId="528BE40D" w14:textId="77777777" w:rsidR="00000000" w:rsidRDefault="007C71EE">
      <w:pPr>
        <w:pStyle w:val="a"/>
        <w:rPr>
          <w:rtl/>
        </w:rPr>
      </w:pPr>
    </w:p>
    <w:p w14:paraId="5BB8AE6C" w14:textId="77777777" w:rsidR="00000000" w:rsidRDefault="007C71EE">
      <w:pPr>
        <w:pStyle w:val="a"/>
        <w:rPr>
          <w:rFonts w:hint="cs"/>
          <w:rtl/>
        </w:rPr>
      </w:pPr>
      <w:r>
        <w:rPr>
          <w:rFonts w:hint="cs"/>
          <w:rtl/>
        </w:rPr>
        <w:t>הוא לא במקום. מה אני אעשה?</w:t>
      </w:r>
    </w:p>
    <w:p w14:paraId="57084E0F" w14:textId="77777777" w:rsidR="00000000" w:rsidRDefault="007C71EE">
      <w:pPr>
        <w:pStyle w:val="a"/>
        <w:rPr>
          <w:rFonts w:hint="cs"/>
          <w:rtl/>
        </w:rPr>
      </w:pPr>
    </w:p>
    <w:p w14:paraId="74A773B5" w14:textId="77777777" w:rsidR="00000000" w:rsidRDefault="007C71EE">
      <w:pPr>
        <w:pStyle w:val="a"/>
        <w:rPr>
          <w:rFonts w:hint="cs"/>
          <w:rtl/>
        </w:rPr>
      </w:pPr>
      <w:r>
        <w:rPr>
          <w:rFonts w:hint="cs"/>
          <w:rtl/>
        </w:rPr>
        <w:t>הסתייגות חבר הכנסת בנימין בן-אליעזר - מי</w:t>
      </w:r>
      <w:r>
        <w:rPr>
          <w:rFonts w:hint="cs"/>
          <w:rtl/>
        </w:rPr>
        <w:t xml:space="preserve"> בעד? מי נגד? מי נמנע? תודה.</w:t>
      </w:r>
    </w:p>
    <w:p w14:paraId="570ED3EC" w14:textId="77777777" w:rsidR="00000000" w:rsidRDefault="007C71EE">
      <w:pPr>
        <w:pStyle w:val="a"/>
        <w:rPr>
          <w:rFonts w:hint="cs"/>
          <w:rtl/>
        </w:rPr>
      </w:pPr>
    </w:p>
    <w:p w14:paraId="6EE4F799"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60FB93E1" w14:textId="77777777" w:rsidR="00000000" w:rsidRDefault="007C71EE">
      <w:pPr>
        <w:pStyle w:val="Header"/>
        <w:tabs>
          <w:tab w:val="clear" w:pos="4153"/>
          <w:tab w:val="clear" w:pos="8306"/>
        </w:tabs>
        <w:bidi/>
        <w:jc w:val="center"/>
        <w:rPr>
          <w:rFonts w:ascii="Arial" w:hAnsi="Arial" w:cs="Arial" w:hint="cs"/>
          <w:b/>
          <w:bCs/>
          <w:sz w:val="22"/>
          <w:szCs w:val="22"/>
          <w:rtl/>
        </w:rPr>
      </w:pPr>
    </w:p>
    <w:p w14:paraId="2E64FCC6"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בנימין בן-אליעזר לסעיף 7(3) לא נתקבלה.</w:t>
      </w:r>
    </w:p>
    <w:p w14:paraId="73421031" w14:textId="77777777" w:rsidR="00000000" w:rsidRDefault="007C71EE">
      <w:pPr>
        <w:pStyle w:val="Header"/>
        <w:tabs>
          <w:tab w:val="clear" w:pos="4153"/>
          <w:tab w:val="clear" w:pos="8306"/>
        </w:tabs>
        <w:bidi/>
        <w:jc w:val="center"/>
        <w:rPr>
          <w:rFonts w:ascii="Arial" w:hAnsi="Arial" w:cs="Arial" w:hint="cs"/>
          <w:b/>
          <w:bCs/>
          <w:sz w:val="22"/>
          <w:szCs w:val="22"/>
          <w:rtl/>
        </w:rPr>
      </w:pPr>
    </w:p>
    <w:p w14:paraId="487426F4" w14:textId="77777777" w:rsidR="00000000" w:rsidRDefault="007C71EE">
      <w:pPr>
        <w:pStyle w:val="ad"/>
        <w:rPr>
          <w:rtl/>
        </w:rPr>
      </w:pPr>
      <w:r>
        <w:rPr>
          <w:rtl/>
        </w:rPr>
        <w:t>היו"ר ראובן ריבלין:</w:t>
      </w:r>
    </w:p>
    <w:p w14:paraId="2B0741EC" w14:textId="77777777" w:rsidR="00000000" w:rsidRDefault="007C71EE">
      <w:pPr>
        <w:pStyle w:val="a"/>
        <w:rPr>
          <w:rtl/>
        </w:rPr>
      </w:pPr>
    </w:p>
    <w:p w14:paraId="5078C80F" w14:textId="77777777" w:rsidR="00000000" w:rsidRDefault="007C71EE">
      <w:pPr>
        <w:pStyle w:val="a"/>
        <w:rPr>
          <w:rFonts w:hint="cs"/>
          <w:rtl/>
        </w:rPr>
      </w:pPr>
      <w:r>
        <w:rPr>
          <w:rFonts w:hint="cs"/>
          <w:rtl/>
        </w:rPr>
        <w:t>הסתייגות חבר הכנסת בן-אליעזר לא נתקבלה.</w:t>
      </w:r>
    </w:p>
    <w:p w14:paraId="449FD2AC" w14:textId="77777777" w:rsidR="00000000" w:rsidRDefault="007C71EE">
      <w:pPr>
        <w:pStyle w:val="a"/>
        <w:rPr>
          <w:rFonts w:hint="cs"/>
          <w:rtl/>
        </w:rPr>
      </w:pPr>
    </w:p>
    <w:p w14:paraId="4261E78D" w14:textId="77777777" w:rsidR="00000000" w:rsidRDefault="007C71EE">
      <w:pPr>
        <w:pStyle w:val="a"/>
        <w:rPr>
          <w:rFonts w:hint="cs"/>
          <w:rtl/>
        </w:rPr>
      </w:pPr>
      <w:r>
        <w:rPr>
          <w:rFonts w:hint="cs"/>
          <w:rtl/>
        </w:rPr>
        <w:t>הסתייגות חבר הכנסת שמעון פרס - אינו נוכח.</w:t>
      </w:r>
    </w:p>
    <w:p w14:paraId="40FCE89C" w14:textId="77777777" w:rsidR="00000000" w:rsidRDefault="007C71EE">
      <w:pPr>
        <w:pStyle w:val="a"/>
        <w:rPr>
          <w:rtl/>
        </w:rPr>
      </w:pPr>
    </w:p>
    <w:p w14:paraId="41748116" w14:textId="77777777" w:rsidR="00000000" w:rsidRDefault="007C71EE">
      <w:pPr>
        <w:pStyle w:val="a"/>
        <w:rPr>
          <w:rFonts w:hint="cs"/>
          <w:rtl/>
        </w:rPr>
      </w:pPr>
      <w:r>
        <w:rPr>
          <w:rFonts w:hint="cs"/>
          <w:rtl/>
        </w:rPr>
        <w:t>הצעת חבר הכנסת מתן וילנאי - מי בעד? מי נגד? מי נמנע</w:t>
      </w:r>
      <w:r>
        <w:rPr>
          <w:rFonts w:hint="cs"/>
          <w:rtl/>
        </w:rPr>
        <w:t>? תודה.</w:t>
      </w:r>
    </w:p>
    <w:p w14:paraId="2D890FB8" w14:textId="77777777" w:rsidR="00000000" w:rsidRDefault="007C71EE">
      <w:pPr>
        <w:pStyle w:val="a"/>
        <w:rPr>
          <w:rFonts w:hint="cs"/>
          <w:rtl/>
        </w:rPr>
      </w:pPr>
    </w:p>
    <w:p w14:paraId="7E2CE0CE"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1AB92C4F" w14:textId="77777777" w:rsidR="00000000" w:rsidRDefault="007C71EE">
      <w:pPr>
        <w:pStyle w:val="Header"/>
        <w:tabs>
          <w:tab w:val="clear" w:pos="4153"/>
          <w:tab w:val="clear" w:pos="8306"/>
        </w:tabs>
        <w:bidi/>
        <w:jc w:val="center"/>
        <w:rPr>
          <w:rFonts w:ascii="Arial" w:hAnsi="Arial" w:cs="Arial" w:hint="cs"/>
          <w:b/>
          <w:bCs/>
          <w:sz w:val="22"/>
          <w:szCs w:val="22"/>
          <w:rtl/>
        </w:rPr>
      </w:pPr>
    </w:p>
    <w:p w14:paraId="4CE594B6"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מתן וילנאי לסעיף 7(3) לא נתקבלה.</w:t>
      </w:r>
    </w:p>
    <w:p w14:paraId="1E86E4EF" w14:textId="77777777" w:rsidR="00000000" w:rsidRDefault="007C71EE">
      <w:pPr>
        <w:pStyle w:val="a"/>
        <w:rPr>
          <w:rFonts w:hint="cs"/>
          <w:rtl/>
        </w:rPr>
      </w:pPr>
    </w:p>
    <w:p w14:paraId="38095DFF" w14:textId="77777777" w:rsidR="00000000" w:rsidRDefault="007C71EE">
      <w:pPr>
        <w:pStyle w:val="ad"/>
        <w:rPr>
          <w:rtl/>
        </w:rPr>
      </w:pPr>
      <w:r>
        <w:rPr>
          <w:rtl/>
        </w:rPr>
        <w:t>היו"ר ראובן ריבלין:</w:t>
      </w:r>
    </w:p>
    <w:p w14:paraId="5A67C9D0" w14:textId="77777777" w:rsidR="00000000" w:rsidRDefault="007C71EE">
      <w:pPr>
        <w:pStyle w:val="a"/>
        <w:rPr>
          <w:rtl/>
        </w:rPr>
      </w:pPr>
    </w:p>
    <w:p w14:paraId="5AB62A05" w14:textId="77777777" w:rsidR="00000000" w:rsidRDefault="007C71EE">
      <w:pPr>
        <w:pStyle w:val="a"/>
        <w:rPr>
          <w:rFonts w:hint="cs"/>
          <w:rtl/>
        </w:rPr>
      </w:pPr>
      <w:r>
        <w:rPr>
          <w:rFonts w:hint="cs"/>
          <w:rtl/>
        </w:rPr>
        <w:t>הסתייגות חבר הכנסת וילנאי לא עברה.</w:t>
      </w:r>
    </w:p>
    <w:p w14:paraId="1976EC84" w14:textId="77777777" w:rsidR="00000000" w:rsidRDefault="007C71EE">
      <w:pPr>
        <w:pStyle w:val="a"/>
        <w:rPr>
          <w:rFonts w:hint="cs"/>
          <w:rtl/>
        </w:rPr>
      </w:pPr>
    </w:p>
    <w:p w14:paraId="025C509C" w14:textId="77777777" w:rsidR="00000000" w:rsidRDefault="007C71EE">
      <w:pPr>
        <w:pStyle w:val="a"/>
        <w:rPr>
          <w:rFonts w:hint="cs"/>
          <w:rtl/>
        </w:rPr>
      </w:pPr>
      <w:r>
        <w:rPr>
          <w:rFonts w:hint="cs"/>
          <w:rtl/>
        </w:rPr>
        <w:t>הסתייגות חברת הכנסת דליה איציק - מי בעד? מי נגד? מי נמנע? תודה.</w:t>
      </w:r>
    </w:p>
    <w:p w14:paraId="2A8D1D2E" w14:textId="77777777" w:rsidR="00000000" w:rsidRDefault="007C71EE">
      <w:pPr>
        <w:pStyle w:val="a"/>
        <w:rPr>
          <w:rFonts w:hint="cs"/>
          <w:rtl/>
        </w:rPr>
      </w:pPr>
    </w:p>
    <w:p w14:paraId="02A54383"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191B9BE2" w14:textId="77777777" w:rsidR="00000000" w:rsidRDefault="007C71EE">
      <w:pPr>
        <w:pStyle w:val="Header"/>
        <w:tabs>
          <w:tab w:val="clear" w:pos="4153"/>
          <w:tab w:val="clear" w:pos="8306"/>
        </w:tabs>
        <w:bidi/>
        <w:jc w:val="center"/>
        <w:rPr>
          <w:rFonts w:ascii="Arial" w:hAnsi="Arial" w:cs="Arial" w:hint="cs"/>
          <w:b/>
          <w:bCs/>
          <w:sz w:val="22"/>
          <w:szCs w:val="22"/>
          <w:rtl/>
        </w:rPr>
      </w:pPr>
    </w:p>
    <w:p w14:paraId="5337F5C9"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חברת הכנסת דליה איציק לסעיף 7(3) לא נתקבל</w:t>
      </w:r>
      <w:r>
        <w:rPr>
          <w:rFonts w:ascii="Arial" w:hAnsi="Arial" w:cs="Arial" w:hint="cs"/>
          <w:sz w:val="22"/>
          <w:szCs w:val="22"/>
          <w:rtl/>
        </w:rPr>
        <w:t>ה.</w:t>
      </w:r>
    </w:p>
    <w:p w14:paraId="24DCF1D8" w14:textId="77777777" w:rsidR="00000000" w:rsidRDefault="007C71EE">
      <w:pPr>
        <w:pStyle w:val="a"/>
        <w:rPr>
          <w:rFonts w:hint="cs"/>
          <w:rtl/>
        </w:rPr>
      </w:pPr>
    </w:p>
    <w:p w14:paraId="4B36AC6E" w14:textId="77777777" w:rsidR="00000000" w:rsidRDefault="007C71EE">
      <w:pPr>
        <w:pStyle w:val="a"/>
        <w:rPr>
          <w:rFonts w:hint="cs"/>
          <w:rtl/>
        </w:rPr>
      </w:pPr>
    </w:p>
    <w:p w14:paraId="0B81E450" w14:textId="77777777" w:rsidR="00000000" w:rsidRDefault="007C71EE">
      <w:pPr>
        <w:pStyle w:val="ad"/>
        <w:rPr>
          <w:rtl/>
        </w:rPr>
      </w:pPr>
      <w:r>
        <w:rPr>
          <w:rtl/>
        </w:rPr>
        <w:t>היו"ר ראובן ריבלין:</w:t>
      </w:r>
    </w:p>
    <w:p w14:paraId="11207734" w14:textId="77777777" w:rsidR="00000000" w:rsidRDefault="007C71EE">
      <w:pPr>
        <w:pStyle w:val="a"/>
        <w:rPr>
          <w:rtl/>
        </w:rPr>
      </w:pPr>
    </w:p>
    <w:p w14:paraId="2589CAD4" w14:textId="77777777" w:rsidR="00000000" w:rsidRDefault="007C71EE">
      <w:pPr>
        <w:pStyle w:val="a"/>
        <w:rPr>
          <w:rFonts w:hint="cs"/>
          <w:rtl/>
        </w:rPr>
      </w:pPr>
      <w:r>
        <w:rPr>
          <w:rFonts w:hint="cs"/>
          <w:rtl/>
        </w:rPr>
        <w:t>הסתייגות חברת הכנסת איציק לא עברה.</w:t>
      </w:r>
    </w:p>
    <w:p w14:paraId="3236DEB0" w14:textId="77777777" w:rsidR="00000000" w:rsidRDefault="007C71EE">
      <w:pPr>
        <w:pStyle w:val="a"/>
        <w:rPr>
          <w:rFonts w:hint="cs"/>
          <w:rtl/>
        </w:rPr>
      </w:pPr>
    </w:p>
    <w:p w14:paraId="7E09DE33" w14:textId="77777777" w:rsidR="00000000" w:rsidRDefault="007C71EE">
      <w:pPr>
        <w:pStyle w:val="a"/>
        <w:rPr>
          <w:rFonts w:hint="cs"/>
          <w:rtl/>
        </w:rPr>
      </w:pPr>
      <w:r>
        <w:rPr>
          <w:rFonts w:hint="cs"/>
          <w:rtl/>
        </w:rPr>
        <w:t>הסתייגות חבר הכנסת אופיר פינס-פז - אינו נוכח.</w:t>
      </w:r>
    </w:p>
    <w:p w14:paraId="5B9E49AE" w14:textId="77777777" w:rsidR="00000000" w:rsidRDefault="007C71EE">
      <w:pPr>
        <w:pStyle w:val="a"/>
        <w:rPr>
          <w:rFonts w:hint="cs"/>
          <w:rtl/>
        </w:rPr>
      </w:pPr>
    </w:p>
    <w:p w14:paraId="627D7B7D" w14:textId="77777777" w:rsidR="00000000" w:rsidRDefault="007C71EE">
      <w:pPr>
        <w:pStyle w:val="a"/>
        <w:rPr>
          <w:rFonts w:hint="cs"/>
          <w:rtl/>
        </w:rPr>
      </w:pPr>
      <w:r>
        <w:rPr>
          <w:rFonts w:hint="cs"/>
          <w:rtl/>
        </w:rPr>
        <w:t>הסתייגות חבר הכנסת אפרים סנה - מי בעד? מי נגד? מי נמנע? תודה.</w:t>
      </w:r>
    </w:p>
    <w:p w14:paraId="02F75E1A" w14:textId="77777777" w:rsidR="00000000" w:rsidRDefault="007C71EE">
      <w:pPr>
        <w:pStyle w:val="a"/>
        <w:rPr>
          <w:rFonts w:hint="cs"/>
          <w:rtl/>
        </w:rPr>
      </w:pPr>
    </w:p>
    <w:p w14:paraId="66E1D04D"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00011769" w14:textId="77777777" w:rsidR="00000000" w:rsidRDefault="007C71EE">
      <w:pPr>
        <w:pStyle w:val="Header"/>
        <w:tabs>
          <w:tab w:val="clear" w:pos="4153"/>
          <w:tab w:val="clear" w:pos="8306"/>
        </w:tabs>
        <w:bidi/>
        <w:jc w:val="center"/>
        <w:rPr>
          <w:rFonts w:ascii="Arial" w:hAnsi="Arial" w:cs="Arial" w:hint="cs"/>
          <w:b/>
          <w:bCs/>
          <w:sz w:val="22"/>
          <w:szCs w:val="22"/>
          <w:rtl/>
        </w:rPr>
      </w:pPr>
    </w:p>
    <w:p w14:paraId="44EBBDCF"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אפרים סנה לסעיף 7(3) לא נתקבלה.</w:t>
      </w:r>
    </w:p>
    <w:p w14:paraId="22DD7D8D" w14:textId="77777777" w:rsidR="00000000" w:rsidRDefault="007C71EE">
      <w:pPr>
        <w:pStyle w:val="a"/>
        <w:rPr>
          <w:rFonts w:hint="cs"/>
          <w:rtl/>
        </w:rPr>
      </w:pPr>
    </w:p>
    <w:p w14:paraId="26265946" w14:textId="77777777" w:rsidR="00000000" w:rsidRDefault="007C71EE">
      <w:pPr>
        <w:pStyle w:val="ad"/>
        <w:rPr>
          <w:rtl/>
        </w:rPr>
      </w:pPr>
      <w:r>
        <w:rPr>
          <w:rtl/>
        </w:rPr>
        <w:t>היו"ר ראובן ריבלין:</w:t>
      </w:r>
    </w:p>
    <w:p w14:paraId="283B9E1C" w14:textId="77777777" w:rsidR="00000000" w:rsidRDefault="007C71EE">
      <w:pPr>
        <w:pStyle w:val="a"/>
        <w:rPr>
          <w:rtl/>
        </w:rPr>
      </w:pPr>
    </w:p>
    <w:p w14:paraId="122D5D2F" w14:textId="77777777" w:rsidR="00000000" w:rsidRDefault="007C71EE">
      <w:pPr>
        <w:pStyle w:val="a"/>
        <w:rPr>
          <w:rFonts w:hint="cs"/>
          <w:rtl/>
        </w:rPr>
      </w:pPr>
      <w:r>
        <w:rPr>
          <w:rFonts w:hint="cs"/>
          <w:rtl/>
        </w:rPr>
        <w:t>הצעת חבר הכנסת סנה לא עברה.</w:t>
      </w:r>
    </w:p>
    <w:p w14:paraId="715C92B6" w14:textId="77777777" w:rsidR="00000000" w:rsidRDefault="007C71EE">
      <w:pPr>
        <w:pStyle w:val="a"/>
        <w:rPr>
          <w:rFonts w:hint="cs"/>
          <w:rtl/>
        </w:rPr>
      </w:pPr>
    </w:p>
    <w:p w14:paraId="07754AA1" w14:textId="77777777" w:rsidR="00000000" w:rsidRDefault="007C71EE">
      <w:pPr>
        <w:pStyle w:val="a"/>
        <w:rPr>
          <w:rFonts w:hint="cs"/>
          <w:rtl/>
        </w:rPr>
      </w:pPr>
      <w:r>
        <w:rPr>
          <w:rFonts w:hint="cs"/>
          <w:rtl/>
        </w:rPr>
        <w:t>הסתייגות חברת הכנסת יולי תמיר - אינה נוכחת. הסתייגות חבר הכנסת מיכאל מלכיאור - אינו נוכח.</w:t>
      </w:r>
    </w:p>
    <w:p w14:paraId="39BCB55E" w14:textId="77777777" w:rsidR="00000000" w:rsidRDefault="007C71EE">
      <w:pPr>
        <w:pStyle w:val="a"/>
        <w:rPr>
          <w:rtl/>
        </w:rPr>
      </w:pPr>
    </w:p>
    <w:p w14:paraId="17869771" w14:textId="77777777" w:rsidR="00000000" w:rsidRDefault="007C71EE">
      <w:pPr>
        <w:pStyle w:val="a"/>
        <w:rPr>
          <w:rFonts w:hint="cs"/>
          <w:rtl/>
        </w:rPr>
      </w:pPr>
      <w:r>
        <w:rPr>
          <w:rFonts w:hint="cs"/>
          <w:rtl/>
        </w:rPr>
        <w:t>הסתייגות חבר הכנסת יצחק הרצוג - הוא בשולי האולם. מי בעד? מי נגד? מי נמנע? תודה.</w:t>
      </w:r>
    </w:p>
    <w:p w14:paraId="216C77AF" w14:textId="77777777" w:rsidR="00000000" w:rsidRDefault="007C71EE">
      <w:pPr>
        <w:pStyle w:val="a"/>
        <w:rPr>
          <w:rFonts w:hint="cs"/>
          <w:rtl/>
        </w:rPr>
      </w:pPr>
    </w:p>
    <w:p w14:paraId="59383FCD"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5DF48366" w14:textId="77777777" w:rsidR="00000000" w:rsidRDefault="007C71EE">
      <w:pPr>
        <w:pStyle w:val="Header"/>
        <w:tabs>
          <w:tab w:val="clear" w:pos="4153"/>
          <w:tab w:val="clear" w:pos="8306"/>
        </w:tabs>
        <w:bidi/>
        <w:jc w:val="center"/>
        <w:rPr>
          <w:rFonts w:ascii="Arial" w:hAnsi="Arial" w:cs="Arial" w:hint="cs"/>
          <w:b/>
          <w:bCs/>
          <w:sz w:val="22"/>
          <w:szCs w:val="22"/>
          <w:rtl/>
        </w:rPr>
      </w:pPr>
    </w:p>
    <w:p w14:paraId="0861B76D"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 xml:space="preserve">ההסתייגות של חבר הכנסת יצחק הרצוג לסעיף 7(3) לא </w:t>
      </w:r>
      <w:r>
        <w:rPr>
          <w:rFonts w:ascii="Arial" w:hAnsi="Arial" w:cs="Arial" w:hint="cs"/>
          <w:sz w:val="22"/>
          <w:szCs w:val="22"/>
          <w:rtl/>
        </w:rPr>
        <w:t>נתקבלה.</w:t>
      </w:r>
    </w:p>
    <w:p w14:paraId="27C67C22" w14:textId="77777777" w:rsidR="00000000" w:rsidRDefault="007C71EE">
      <w:pPr>
        <w:pStyle w:val="a"/>
        <w:rPr>
          <w:rFonts w:hint="cs"/>
          <w:rtl/>
        </w:rPr>
      </w:pPr>
    </w:p>
    <w:p w14:paraId="0494EC49" w14:textId="77777777" w:rsidR="00000000" w:rsidRDefault="007C71EE">
      <w:pPr>
        <w:pStyle w:val="ad"/>
        <w:rPr>
          <w:rtl/>
        </w:rPr>
      </w:pPr>
      <w:r>
        <w:rPr>
          <w:rtl/>
        </w:rPr>
        <w:t>היו"ר ראובן ריבלין:</w:t>
      </w:r>
    </w:p>
    <w:p w14:paraId="60396E61" w14:textId="77777777" w:rsidR="00000000" w:rsidRDefault="007C71EE">
      <w:pPr>
        <w:pStyle w:val="a"/>
        <w:rPr>
          <w:rtl/>
        </w:rPr>
      </w:pPr>
    </w:p>
    <w:p w14:paraId="164C727B" w14:textId="77777777" w:rsidR="00000000" w:rsidRDefault="007C71EE">
      <w:pPr>
        <w:pStyle w:val="a"/>
        <w:rPr>
          <w:rFonts w:hint="cs"/>
          <w:rtl/>
        </w:rPr>
      </w:pPr>
      <w:r>
        <w:rPr>
          <w:rFonts w:hint="cs"/>
          <w:rtl/>
        </w:rPr>
        <w:t>הצעת חבר הכנסת הרצוג לא עברה.</w:t>
      </w:r>
    </w:p>
    <w:p w14:paraId="0DD09A19" w14:textId="77777777" w:rsidR="00000000" w:rsidRDefault="007C71EE">
      <w:pPr>
        <w:pStyle w:val="a"/>
        <w:rPr>
          <w:rFonts w:hint="cs"/>
          <w:rtl/>
        </w:rPr>
      </w:pPr>
    </w:p>
    <w:p w14:paraId="16B47A84" w14:textId="77777777" w:rsidR="00000000" w:rsidRDefault="007C71EE">
      <w:pPr>
        <w:pStyle w:val="a"/>
        <w:rPr>
          <w:rFonts w:hint="cs"/>
          <w:rtl/>
        </w:rPr>
      </w:pPr>
      <w:r>
        <w:rPr>
          <w:rFonts w:hint="cs"/>
          <w:rtl/>
        </w:rPr>
        <w:t>הסתייגות חבר הכנסת חיים רמון - בעד? מי נגד? מי נמנע? תודה.</w:t>
      </w:r>
    </w:p>
    <w:p w14:paraId="24CCCDBB" w14:textId="77777777" w:rsidR="00000000" w:rsidRDefault="007C71EE">
      <w:pPr>
        <w:pStyle w:val="a"/>
        <w:rPr>
          <w:rFonts w:hint="cs"/>
          <w:rtl/>
        </w:rPr>
      </w:pPr>
    </w:p>
    <w:p w14:paraId="5FFD461D"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1277B5CF" w14:textId="77777777" w:rsidR="00000000" w:rsidRDefault="007C71EE">
      <w:pPr>
        <w:pStyle w:val="Header"/>
        <w:tabs>
          <w:tab w:val="clear" w:pos="4153"/>
          <w:tab w:val="clear" w:pos="8306"/>
        </w:tabs>
        <w:bidi/>
        <w:jc w:val="center"/>
        <w:rPr>
          <w:rFonts w:ascii="Arial" w:hAnsi="Arial" w:cs="Arial" w:hint="cs"/>
          <w:b/>
          <w:bCs/>
          <w:sz w:val="22"/>
          <w:szCs w:val="22"/>
          <w:rtl/>
        </w:rPr>
      </w:pPr>
    </w:p>
    <w:p w14:paraId="15866F90"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חיים רמון לסעיף 7(3) לא נתקבלה.</w:t>
      </w:r>
    </w:p>
    <w:p w14:paraId="6172A4FA" w14:textId="77777777" w:rsidR="00000000" w:rsidRDefault="007C71EE">
      <w:pPr>
        <w:pStyle w:val="a"/>
        <w:rPr>
          <w:rFonts w:hint="cs"/>
          <w:rtl/>
        </w:rPr>
      </w:pPr>
    </w:p>
    <w:p w14:paraId="062FF778" w14:textId="77777777" w:rsidR="00000000" w:rsidRDefault="007C71EE">
      <w:pPr>
        <w:pStyle w:val="ad"/>
        <w:rPr>
          <w:rtl/>
        </w:rPr>
      </w:pPr>
      <w:r>
        <w:rPr>
          <w:rtl/>
        </w:rPr>
        <w:t>היו"ר ראובן ריבלין:</w:t>
      </w:r>
    </w:p>
    <w:p w14:paraId="7935789A" w14:textId="77777777" w:rsidR="00000000" w:rsidRDefault="007C71EE">
      <w:pPr>
        <w:pStyle w:val="a"/>
        <w:rPr>
          <w:rtl/>
        </w:rPr>
      </w:pPr>
    </w:p>
    <w:p w14:paraId="1360AD20" w14:textId="77777777" w:rsidR="00000000" w:rsidRDefault="007C71EE">
      <w:pPr>
        <w:pStyle w:val="a"/>
        <w:rPr>
          <w:rFonts w:hint="cs"/>
          <w:rtl/>
        </w:rPr>
      </w:pPr>
      <w:r>
        <w:rPr>
          <w:rFonts w:hint="cs"/>
          <w:rtl/>
        </w:rPr>
        <w:t>הסתייגות חבר הכנסת רמון לא התקבלה.</w:t>
      </w:r>
    </w:p>
    <w:p w14:paraId="7EDE5DCB" w14:textId="77777777" w:rsidR="00000000" w:rsidRDefault="007C71EE">
      <w:pPr>
        <w:pStyle w:val="a"/>
        <w:rPr>
          <w:rFonts w:hint="cs"/>
          <w:rtl/>
        </w:rPr>
      </w:pPr>
    </w:p>
    <w:p w14:paraId="33C1254A" w14:textId="77777777" w:rsidR="00000000" w:rsidRDefault="007C71EE">
      <w:pPr>
        <w:pStyle w:val="a"/>
        <w:rPr>
          <w:rFonts w:hint="cs"/>
          <w:rtl/>
        </w:rPr>
      </w:pPr>
      <w:r>
        <w:rPr>
          <w:rFonts w:hint="cs"/>
          <w:rtl/>
        </w:rPr>
        <w:t>הסתייגות חבר הכ</w:t>
      </w:r>
      <w:r>
        <w:rPr>
          <w:rFonts w:hint="cs"/>
          <w:rtl/>
        </w:rPr>
        <w:t>נסת דני יתום - האם נוכח? אינו נוכח.</w:t>
      </w:r>
    </w:p>
    <w:p w14:paraId="13C05B22" w14:textId="77777777" w:rsidR="00000000" w:rsidRDefault="007C71EE">
      <w:pPr>
        <w:pStyle w:val="a"/>
        <w:rPr>
          <w:rFonts w:hint="cs"/>
          <w:rtl/>
        </w:rPr>
      </w:pPr>
    </w:p>
    <w:p w14:paraId="5574D342" w14:textId="77777777" w:rsidR="00000000" w:rsidRDefault="007C71EE">
      <w:pPr>
        <w:pStyle w:val="ac"/>
        <w:rPr>
          <w:rtl/>
        </w:rPr>
      </w:pPr>
      <w:r>
        <w:rPr>
          <w:rFonts w:hint="eastAsia"/>
          <w:rtl/>
        </w:rPr>
        <w:t>קריאה</w:t>
      </w:r>
      <w:r>
        <w:rPr>
          <w:rtl/>
        </w:rPr>
        <w:t>:</w:t>
      </w:r>
    </w:p>
    <w:p w14:paraId="7DD975BF" w14:textId="77777777" w:rsidR="00000000" w:rsidRDefault="007C71EE">
      <w:pPr>
        <w:pStyle w:val="a"/>
        <w:rPr>
          <w:rFonts w:hint="cs"/>
          <w:rtl/>
        </w:rPr>
      </w:pPr>
    </w:p>
    <w:p w14:paraId="1A871A5F" w14:textId="77777777" w:rsidR="00000000" w:rsidRDefault="007C71EE">
      <w:pPr>
        <w:pStyle w:val="a"/>
        <w:rPr>
          <w:rFonts w:hint="cs"/>
          <w:rtl/>
        </w:rPr>
      </w:pPr>
      <w:r>
        <w:rPr>
          <w:rFonts w:hint="cs"/>
          <w:rtl/>
        </w:rPr>
        <w:t>- - -</w:t>
      </w:r>
    </w:p>
    <w:p w14:paraId="4C0B7D43" w14:textId="77777777" w:rsidR="00000000" w:rsidRDefault="007C71EE">
      <w:pPr>
        <w:pStyle w:val="a"/>
        <w:rPr>
          <w:rFonts w:hint="cs"/>
          <w:rtl/>
        </w:rPr>
      </w:pPr>
    </w:p>
    <w:p w14:paraId="6FD14981" w14:textId="77777777" w:rsidR="00000000" w:rsidRDefault="007C71EE">
      <w:pPr>
        <w:pStyle w:val="ad"/>
        <w:rPr>
          <w:rtl/>
        </w:rPr>
      </w:pPr>
      <w:r>
        <w:rPr>
          <w:rtl/>
        </w:rPr>
        <w:t>היו"ר ראובן ריבלין:</w:t>
      </w:r>
    </w:p>
    <w:p w14:paraId="4AFDD5B8" w14:textId="77777777" w:rsidR="00000000" w:rsidRDefault="007C71EE">
      <w:pPr>
        <w:pStyle w:val="a"/>
        <w:rPr>
          <w:rtl/>
        </w:rPr>
      </w:pPr>
    </w:p>
    <w:p w14:paraId="06FCD76D" w14:textId="77777777" w:rsidR="00000000" w:rsidRDefault="007C71EE">
      <w:pPr>
        <w:pStyle w:val="a"/>
        <w:rPr>
          <w:rFonts w:hint="cs"/>
          <w:rtl/>
        </w:rPr>
      </w:pPr>
      <w:r>
        <w:rPr>
          <w:rFonts w:hint="cs"/>
          <w:rtl/>
        </w:rPr>
        <w:t>זה ייתכן.</w:t>
      </w:r>
    </w:p>
    <w:p w14:paraId="2CE1336F" w14:textId="77777777" w:rsidR="00000000" w:rsidRDefault="007C71EE">
      <w:pPr>
        <w:pStyle w:val="a"/>
        <w:rPr>
          <w:rFonts w:hint="cs"/>
          <w:rtl/>
        </w:rPr>
      </w:pPr>
    </w:p>
    <w:p w14:paraId="567F0410" w14:textId="77777777" w:rsidR="00000000" w:rsidRDefault="007C71EE">
      <w:pPr>
        <w:pStyle w:val="a"/>
        <w:rPr>
          <w:rFonts w:hint="cs"/>
          <w:rtl/>
        </w:rPr>
      </w:pPr>
      <w:r>
        <w:rPr>
          <w:rFonts w:hint="cs"/>
          <w:rtl/>
        </w:rPr>
        <w:t>הסתייגות חבר הכנסת איתן כבל - מי בעד? מי נגד? מי נמנע? תודה.</w:t>
      </w:r>
    </w:p>
    <w:p w14:paraId="61CBB260" w14:textId="77777777" w:rsidR="00000000" w:rsidRDefault="007C71EE">
      <w:pPr>
        <w:pStyle w:val="a"/>
        <w:rPr>
          <w:rFonts w:hint="cs"/>
          <w:rtl/>
        </w:rPr>
      </w:pPr>
    </w:p>
    <w:p w14:paraId="5E870189"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7C52DDDA" w14:textId="77777777" w:rsidR="00000000" w:rsidRDefault="007C71EE">
      <w:pPr>
        <w:pStyle w:val="Header"/>
        <w:tabs>
          <w:tab w:val="clear" w:pos="4153"/>
          <w:tab w:val="clear" w:pos="8306"/>
        </w:tabs>
        <w:bidi/>
        <w:jc w:val="center"/>
        <w:rPr>
          <w:rFonts w:ascii="Arial" w:hAnsi="Arial" w:cs="Arial" w:hint="cs"/>
          <w:b/>
          <w:bCs/>
          <w:sz w:val="22"/>
          <w:szCs w:val="22"/>
          <w:rtl/>
        </w:rPr>
      </w:pPr>
    </w:p>
    <w:p w14:paraId="1215E26B"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איתן כבל לסעיף 7(3) לא נתקבלה.</w:t>
      </w:r>
    </w:p>
    <w:p w14:paraId="6C9BDDD6" w14:textId="77777777" w:rsidR="00000000" w:rsidRDefault="007C71EE">
      <w:pPr>
        <w:pStyle w:val="a"/>
        <w:rPr>
          <w:rFonts w:hint="cs"/>
          <w:rtl/>
        </w:rPr>
      </w:pPr>
    </w:p>
    <w:p w14:paraId="329A5913" w14:textId="77777777" w:rsidR="00000000" w:rsidRDefault="007C71EE">
      <w:pPr>
        <w:pStyle w:val="ad"/>
        <w:rPr>
          <w:rtl/>
        </w:rPr>
      </w:pPr>
      <w:r>
        <w:rPr>
          <w:rtl/>
        </w:rPr>
        <w:t>היו"ר ראובן ריבלין:</w:t>
      </w:r>
    </w:p>
    <w:p w14:paraId="6657EAF8" w14:textId="77777777" w:rsidR="00000000" w:rsidRDefault="007C71EE">
      <w:pPr>
        <w:pStyle w:val="a"/>
        <w:rPr>
          <w:rtl/>
        </w:rPr>
      </w:pPr>
    </w:p>
    <w:p w14:paraId="55DE075B" w14:textId="77777777" w:rsidR="00000000" w:rsidRDefault="007C71EE">
      <w:pPr>
        <w:pStyle w:val="a"/>
        <w:rPr>
          <w:rFonts w:hint="cs"/>
          <w:rtl/>
        </w:rPr>
      </w:pPr>
      <w:r>
        <w:rPr>
          <w:rFonts w:hint="cs"/>
          <w:rtl/>
        </w:rPr>
        <w:t>הסתייגות חבר הכנסת כבל לא ה</w:t>
      </w:r>
      <w:r>
        <w:rPr>
          <w:rFonts w:hint="cs"/>
          <w:rtl/>
        </w:rPr>
        <w:t>תקבלה.</w:t>
      </w:r>
    </w:p>
    <w:p w14:paraId="41CD110A" w14:textId="77777777" w:rsidR="00000000" w:rsidRDefault="007C71EE">
      <w:pPr>
        <w:pStyle w:val="a"/>
        <w:rPr>
          <w:rtl/>
        </w:rPr>
      </w:pPr>
    </w:p>
    <w:p w14:paraId="73138472" w14:textId="77777777" w:rsidR="00000000" w:rsidRDefault="007C71EE">
      <w:pPr>
        <w:pStyle w:val="a"/>
        <w:rPr>
          <w:rFonts w:hint="cs"/>
          <w:rtl/>
        </w:rPr>
      </w:pPr>
      <w:r>
        <w:rPr>
          <w:rFonts w:hint="cs"/>
          <w:rtl/>
        </w:rPr>
        <w:t>הצעת חבר הכנסת אברהם שוחט - מי בעד? מי נגד? מי נמנע? תודה.</w:t>
      </w:r>
    </w:p>
    <w:p w14:paraId="4ECD051F" w14:textId="77777777" w:rsidR="00000000" w:rsidRDefault="007C71EE">
      <w:pPr>
        <w:pStyle w:val="a"/>
        <w:rPr>
          <w:rFonts w:hint="cs"/>
          <w:rtl/>
        </w:rPr>
      </w:pPr>
    </w:p>
    <w:p w14:paraId="2A4A4BE8"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7F4ECE5B" w14:textId="77777777" w:rsidR="00000000" w:rsidRDefault="007C71EE">
      <w:pPr>
        <w:pStyle w:val="Header"/>
        <w:tabs>
          <w:tab w:val="clear" w:pos="4153"/>
          <w:tab w:val="clear" w:pos="8306"/>
        </w:tabs>
        <w:bidi/>
        <w:jc w:val="center"/>
        <w:rPr>
          <w:rFonts w:ascii="Arial" w:hAnsi="Arial" w:cs="Arial" w:hint="cs"/>
          <w:b/>
          <w:bCs/>
          <w:sz w:val="22"/>
          <w:szCs w:val="22"/>
          <w:rtl/>
        </w:rPr>
      </w:pPr>
    </w:p>
    <w:p w14:paraId="0D4F796A"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אברהם שוחט לסעיף 7(3) לא נתקבלה.</w:t>
      </w:r>
    </w:p>
    <w:p w14:paraId="3CF190D4" w14:textId="77777777" w:rsidR="00000000" w:rsidRDefault="007C71EE">
      <w:pPr>
        <w:pStyle w:val="a"/>
        <w:rPr>
          <w:rFonts w:hint="cs"/>
          <w:rtl/>
        </w:rPr>
      </w:pPr>
    </w:p>
    <w:p w14:paraId="1A4DED22" w14:textId="77777777" w:rsidR="00000000" w:rsidRDefault="007C71EE">
      <w:pPr>
        <w:pStyle w:val="ad"/>
        <w:rPr>
          <w:rtl/>
        </w:rPr>
      </w:pPr>
      <w:r>
        <w:rPr>
          <w:rtl/>
        </w:rPr>
        <w:t>היו"ר ראובן ריבלין:</w:t>
      </w:r>
    </w:p>
    <w:p w14:paraId="3A8EFC35" w14:textId="77777777" w:rsidR="00000000" w:rsidRDefault="007C71EE">
      <w:pPr>
        <w:pStyle w:val="a"/>
        <w:rPr>
          <w:rtl/>
        </w:rPr>
      </w:pPr>
    </w:p>
    <w:p w14:paraId="1A6E4257" w14:textId="77777777" w:rsidR="00000000" w:rsidRDefault="007C71EE">
      <w:pPr>
        <w:pStyle w:val="a"/>
        <w:rPr>
          <w:rFonts w:hint="cs"/>
          <w:rtl/>
        </w:rPr>
      </w:pPr>
      <w:r>
        <w:rPr>
          <w:rFonts w:hint="cs"/>
          <w:rtl/>
        </w:rPr>
        <w:t>הסתייגות  חבר הכנסת שוחט לא התקבלה.</w:t>
      </w:r>
    </w:p>
    <w:p w14:paraId="12F3C938" w14:textId="77777777" w:rsidR="00000000" w:rsidRDefault="007C71EE">
      <w:pPr>
        <w:pStyle w:val="a"/>
        <w:rPr>
          <w:rFonts w:hint="cs"/>
          <w:rtl/>
        </w:rPr>
      </w:pPr>
    </w:p>
    <w:p w14:paraId="2D7B1301" w14:textId="77777777" w:rsidR="00000000" w:rsidRDefault="007C71EE">
      <w:pPr>
        <w:pStyle w:val="a"/>
        <w:rPr>
          <w:rFonts w:hint="cs"/>
          <w:rtl/>
        </w:rPr>
      </w:pPr>
      <w:r>
        <w:rPr>
          <w:rFonts w:hint="cs"/>
          <w:rtl/>
        </w:rPr>
        <w:t>הסתייגות חברת הכנסת קולט אביטל - אינה נוכחת.</w:t>
      </w:r>
    </w:p>
    <w:p w14:paraId="6594E6E7" w14:textId="77777777" w:rsidR="00000000" w:rsidRDefault="007C71EE">
      <w:pPr>
        <w:pStyle w:val="a"/>
        <w:rPr>
          <w:rFonts w:hint="cs"/>
          <w:rtl/>
        </w:rPr>
      </w:pPr>
    </w:p>
    <w:p w14:paraId="1C6B0815" w14:textId="77777777" w:rsidR="00000000" w:rsidRDefault="007C71EE">
      <w:pPr>
        <w:pStyle w:val="a"/>
        <w:rPr>
          <w:rFonts w:hint="cs"/>
          <w:rtl/>
        </w:rPr>
      </w:pPr>
      <w:r>
        <w:rPr>
          <w:rFonts w:hint="cs"/>
          <w:rtl/>
        </w:rPr>
        <w:t xml:space="preserve">הצעת חבר הכנסת שלום </w:t>
      </w:r>
      <w:r>
        <w:rPr>
          <w:rFonts w:hint="cs"/>
          <w:rtl/>
        </w:rPr>
        <w:t>שמחון - מי בעד? מי נגד? מי נמנע? תודה.</w:t>
      </w:r>
    </w:p>
    <w:p w14:paraId="5121D123" w14:textId="77777777" w:rsidR="00000000" w:rsidRDefault="007C71EE">
      <w:pPr>
        <w:pStyle w:val="a"/>
        <w:rPr>
          <w:rFonts w:hint="cs"/>
          <w:rtl/>
        </w:rPr>
      </w:pPr>
    </w:p>
    <w:p w14:paraId="19611ECF"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3DE79EAD" w14:textId="77777777" w:rsidR="00000000" w:rsidRDefault="007C71EE">
      <w:pPr>
        <w:pStyle w:val="Header"/>
        <w:tabs>
          <w:tab w:val="clear" w:pos="4153"/>
          <w:tab w:val="clear" w:pos="8306"/>
        </w:tabs>
        <w:bidi/>
        <w:jc w:val="center"/>
        <w:rPr>
          <w:rFonts w:ascii="Arial" w:hAnsi="Arial" w:cs="Arial" w:hint="cs"/>
          <w:b/>
          <w:bCs/>
          <w:sz w:val="22"/>
          <w:szCs w:val="22"/>
          <w:rtl/>
        </w:rPr>
      </w:pPr>
    </w:p>
    <w:p w14:paraId="79BF2484"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שלום שמחון לסעיף 7(3) לא נתקבלה.</w:t>
      </w:r>
    </w:p>
    <w:p w14:paraId="34E8DBB5" w14:textId="77777777" w:rsidR="00000000" w:rsidRDefault="007C71EE">
      <w:pPr>
        <w:pStyle w:val="a"/>
        <w:rPr>
          <w:rFonts w:hint="cs"/>
          <w:rtl/>
        </w:rPr>
      </w:pPr>
    </w:p>
    <w:p w14:paraId="64417D0D" w14:textId="77777777" w:rsidR="00000000" w:rsidRDefault="007C71EE">
      <w:pPr>
        <w:pStyle w:val="ad"/>
        <w:rPr>
          <w:rtl/>
        </w:rPr>
      </w:pPr>
      <w:r>
        <w:rPr>
          <w:rtl/>
        </w:rPr>
        <w:t>היו"ר ראובן ריבלין:</w:t>
      </w:r>
    </w:p>
    <w:p w14:paraId="3F6754CF" w14:textId="77777777" w:rsidR="00000000" w:rsidRDefault="007C71EE">
      <w:pPr>
        <w:pStyle w:val="a"/>
        <w:rPr>
          <w:rtl/>
        </w:rPr>
      </w:pPr>
    </w:p>
    <w:p w14:paraId="7A2D510D" w14:textId="77777777" w:rsidR="00000000" w:rsidRDefault="007C71EE">
      <w:pPr>
        <w:pStyle w:val="a"/>
        <w:rPr>
          <w:rFonts w:hint="cs"/>
          <w:rtl/>
        </w:rPr>
      </w:pPr>
      <w:r>
        <w:rPr>
          <w:rFonts w:hint="cs"/>
          <w:rtl/>
        </w:rPr>
        <w:t>חבר הכנסת שמחון, גם אם שלושה היו מצביעים, אתה היית נכשל בהצבעתך.</w:t>
      </w:r>
    </w:p>
    <w:p w14:paraId="378B6758" w14:textId="77777777" w:rsidR="00000000" w:rsidRDefault="007C71EE">
      <w:pPr>
        <w:pStyle w:val="a"/>
        <w:rPr>
          <w:rFonts w:hint="cs"/>
          <w:rtl/>
        </w:rPr>
      </w:pPr>
    </w:p>
    <w:p w14:paraId="7A086C1D" w14:textId="77777777" w:rsidR="00000000" w:rsidRDefault="007C71EE">
      <w:pPr>
        <w:pStyle w:val="a"/>
        <w:rPr>
          <w:rFonts w:hint="cs"/>
          <w:rtl/>
        </w:rPr>
      </w:pPr>
      <w:r>
        <w:rPr>
          <w:rFonts w:hint="cs"/>
          <w:rtl/>
        </w:rPr>
        <w:t>הסתייגות חברת הכנסת אורית נוקד - מי בעד? מי נגד? מי נמנע? תודה.</w:t>
      </w:r>
    </w:p>
    <w:p w14:paraId="302889E0" w14:textId="77777777" w:rsidR="00000000" w:rsidRDefault="007C71EE">
      <w:pPr>
        <w:pStyle w:val="a"/>
        <w:rPr>
          <w:rFonts w:hint="cs"/>
          <w:rtl/>
        </w:rPr>
      </w:pPr>
    </w:p>
    <w:p w14:paraId="1E3E1B3D"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4FA7A3DD" w14:textId="77777777" w:rsidR="00000000" w:rsidRDefault="007C71EE">
      <w:pPr>
        <w:pStyle w:val="Header"/>
        <w:tabs>
          <w:tab w:val="clear" w:pos="4153"/>
          <w:tab w:val="clear" w:pos="8306"/>
        </w:tabs>
        <w:bidi/>
        <w:jc w:val="center"/>
        <w:rPr>
          <w:rFonts w:ascii="Arial" w:hAnsi="Arial" w:cs="Arial" w:hint="cs"/>
          <w:b/>
          <w:bCs/>
          <w:sz w:val="22"/>
          <w:szCs w:val="22"/>
          <w:rtl/>
        </w:rPr>
      </w:pPr>
    </w:p>
    <w:p w14:paraId="6D4631AB"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חברת הכנסת אורית נוקד לסעיף 7(3) לא נתקבלה.</w:t>
      </w:r>
    </w:p>
    <w:p w14:paraId="38EC6BE7" w14:textId="77777777" w:rsidR="00000000" w:rsidRDefault="007C71EE">
      <w:pPr>
        <w:pStyle w:val="a"/>
        <w:rPr>
          <w:rFonts w:hint="cs"/>
          <w:rtl/>
        </w:rPr>
      </w:pPr>
    </w:p>
    <w:p w14:paraId="60F43D48" w14:textId="77777777" w:rsidR="00000000" w:rsidRDefault="007C71EE">
      <w:pPr>
        <w:pStyle w:val="ad"/>
        <w:rPr>
          <w:rtl/>
        </w:rPr>
      </w:pPr>
      <w:r>
        <w:rPr>
          <w:rtl/>
        </w:rPr>
        <w:t>היו"ר ראובן ריבלין:</w:t>
      </w:r>
    </w:p>
    <w:p w14:paraId="14DFCE1F" w14:textId="77777777" w:rsidR="00000000" w:rsidRDefault="007C71EE">
      <w:pPr>
        <w:pStyle w:val="a"/>
        <w:rPr>
          <w:rtl/>
        </w:rPr>
      </w:pPr>
    </w:p>
    <w:p w14:paraId="68F3425E" w14:textId="77777777" w:rsidR="00000000" w:rsidRDefault="007C71EE">
      <w:pPr>
        <w:pStyle w:val="a"/>
        <w:rPr>
          <w:rFonts w:hint="cs"/>
          <w:rtl/>
        </w:rPr>
      </w:pPr>
      <w:r>
        <w:rPr>
          <w:rFonts w:hint="cs"/>
          <w:rtl/>
        </w:rPr>
        <w:t>הסתייגות חברת הכנסת נוקד לא עברה.</w:t>
      </w:r>
    </w:p>
    <w:p w14:paraId="5745F873" w14:textId="77777777" w:rsidR="00000000" w:rsidRDefault="007C71EE">
      <w:pPr>
        <w:pStyle w:val="a"/>
        <w:rPr>
          <w:rFonts w:hint="cs"/>
          <w:rtl/>
        </w:rPr>
      </w:pPr>
    </w:p>
    <w:p w14:paraId="325927A0" w14:textId="77777777" w:rsidR="00000000" w:rsidRDefault="007C71EE">
      <w:pPr>
        <w:pStyle w:val="a"/>
        <w:rPr>
          <w:rFonts w:hint="cs"/>
          <w:rtl/>
        </w:rPr>
      </w:pPr>
      <w:r>
        <w:rPr>
          <w:rFonts w:hint="cs"/>
          <w:rtl/>
        </w:rPr>
        <w:t>הסתייגות חבר הכנסת אלי בן-מנחם - מי בעד? מי נגד? מי נמנע? תודה.</w:t>
      </w:r>
    </w:p>
    <w:p w14:paraId="2151E26B" w14:textId="77777777" w:rsidR="00000000" w:rsidRDefault="007C71EE">
      <w:pPr>
        <w:pStyle w:val="a"/>
        <w:rPr>
          <w:rFonts w:hint="cs"/>
          <w:rtl/>
        </w:rPr>
      </w:pPr>
    </w:p>
    <w:p w14:paraId="5D67ECAD"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76EF7F76" w14:textId="77777777" w:rsidR="00000000" w:rsidRDefault="007C71EE">
      <w:pPr>
        <w:pStyle w:val="Header"/>
        <w:tabs>
          <w:tab w:val="clear" w:pos="4153"/>
          <w:tab w:val="clear" w:pos="8306"/>
        </w:tabs>
        <w:bidi/>
        <w:jc w:val="center"/>
        <w:rPr>
          <w:rFonts w:ascii="Arial" w:hAnsi="Arial" w:cs="Arial" w:hint="cs"/>
          <w:b/>
          <w:bCs/>
          <w:sz w:val="22"/>
          <w:szCs w:val="22"/>
          <w:rtl/>
        </w:rPr>
      </w:pPr>
    </w:p>
    <w:p w14:paraId="5CF9D12B"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אלי בן-מנחם לסעיף 7(3) לא נתקבלה.</w:t>
      </w:r>
    </w:p>
    <w:p w14:paraId="76DA4FD6" w14:textId="77777777" w:rsidR="00000000" w:rsidRDefault="007C71EE">
      <w:pPr>
        <w:pStyle w:val="a"/>
        <w:rPr>
          <w:rFonts w:hint="cs"/>
          <w:rtl/>
        </w:rPr>
      </w:pPr>
    </w:p>
    <w:p w14:paraId="3035B031" w14:textId="77777777" w:rsidR="00000000" w:rsidRDefault="007C71EE">
      <w:pPr>
        <w:pStyle w:val="ad"/>
        <w:rPr>
          <w:rtl/>
        </w:rPr>
      </w:pPr>
      <w:r>
        <w:rPr>
          <w:rtl/>
        </w:rPr>
        <w:t>היו"ר</w:t>
      </w:r>
      <w:r>
        <w:rPr>
          <w:rtl/>
        </w:rPr>
        <w:t xml:space="preserve"> ראובן ריבלין:</w:t>
      </w:r>
    </w:p>
    <w:p w14:paraId="16B50D90" w14:textId="77777777" w:rsidR="00000000" w:rsidRDefault="007C71EE">
      <w:pPr>
        <w:pStyle w:val="a"/>
        <w:rPr>
          <w:rtl/>
        </w:rPr>
      </w:pPr>
    </w:p>
    <w:p w14:paraId="3AD604E9" w14:textId="77777777" w:rsidR="00000000" w:rsidRDefault="007C71EE">
      <w:pPr>
        <w:pStyle w:val="a"/>
        <w:rPr>
          <w:rFonts w:hint="cs"/>
          <w:rtl/>
        </w:rPr>
      </w:pPr>
      <w:r>
        <w:rPr>
          <w:rFonts w:hint="cs"/>
          <w:rtl/>
        </w:rPr>
        <w:t>הסתייגות חבר הכנסת בן-מנחם לא התקבלה.</w:t>
      </w:r>
    </w:p>
    <w:p w14:paraId="3F872FF1" w14:textId="77777777" w:rsidR="00000000" w:rsidRDefault="007C71EE">
      <w:pPr>
        <w:pStyle w:val="a"/>
        <w:rPr>
          <w:rtl/>
        </w:rPr>
      </w:pPr>
    </w:p>
    <w:p w14:paraId="40470D76" w14:textId="77777777" w:rsidR="00000000" w:rsidRDefault="007C71EE">
      <w:pPr>
        <w:pStyle w:val="a"/>
        <w:rPr>
          <w:rFonts w:hint="cs"/>
          <w:rtl/>
        </w:rPr>
      </w:pPr>
      <w:r>
        <w:rPr>
          <w:rFonts w:hint="cs"/>
          <w:rtl/>
        </w:rPr>
        <w:t>הסתייגות חבר הכנסת אלי ישי - אינו נוכח.</w:t>
      </w:r>
    </w:p>
    <w:p w14:paraId="00DC4AB4" w14:textId="77777777" w:rsidR="00000000" w:rsidRDefault="007C71EE">
      <w:pPr>
        <w:pStyle w:val="a"/>
        <w:rPr>
          <w:rFonts w:hint="cs"/>
          <w:rtl/>
        </w:rPr>
      </w:pPr>
    </w:p>
    <w:p w14:paraId="1E2A7EE9" w14:textId="77777777" w:rsidR="00000000" w:rsidRDefault="007C71EE">
      <w:pPr>
        <w:pStyle w:val="a"/>
        <w:rPr>
          <w:rFonts w:hint="cs"/>
          <w:rtl/>
        </w:rPr>
      </w:pPr>
      <w:r>
        <w:rPr>
          <w:rFonts w:hint="cs"/>
          <w:rtl/>
        </w:rPr>
        <w:t>הצעת חבר הכנסת שלמה בניזרי - מי בעד? מי נגד? מי נמנע? תודה.</w:t>
      </w:r>
    </w:p>
    <w:p w14:paraId="5F5367DE" w14:textId="77777777" w:rsidR="00000000" w:rsidRDefault="007C71EE">
      <w:pPr>
        <w:pStyle w:val="a"/>
        <w:rPr>
          <w:rFonts w:hint="cs"/>
          <w:rtl/>
        </w:rPr>
      </w:pPr>
    </w:p>
    <w:p w14:paraId="1DC48FF9"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18D3F6DC" w14:textId="77777777" w:rsidR="00000000" w:rsidRDefault="007C71EE">
      <w:pPr>
        <w:pStyle w:val="Header"/>
        <w:tabs>
          <w:tab w:val="clear" w:pos="4153"/>
          <w:tab w:val="clear" w:pos="8306"/>
        </w:tabs>
        <w:bidi/>
        <w:jc w:val="center"/>
        <w:rPr>
          <w:rFonts w:ascii="Arial" w:hAnsi="Arial" w:cs="Arial" w:hint="cs"/>
          <w:b/>
          <w:bCs/>
          <w:sz w:val="22"/>
          <w:szCs w:val="22"/>
          <w:rtl/>
        </w:rPr>
      </w:pPr>
    </w:p>
    <w:p w14:paraId="16B220A1"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שלמה בניזרי לסעיף 7(3) לא נתקבלה.</w:t>
      </w:r>
    </w:p>
    <w:p w14:paraId="4A9A77A3" w14:textId="77777777" w:rsidR="00000000" w:rsidRDefault="007C71EE">
      <w:pPr>
        <w:pStyle w:val="Header"/>
        <w:tabs>
          <w:tab w:val="clear" w:pos="4153"/>
          <w:tab w:val="clear" w:pos="8306"/>
        </w:tabs>
        <w:bidi/>
        <w:jc w:val="center"/>
        <w:rPr>
          <w:rFonts w:ascii="Arial" w:hAnsi="Arial" w:cs="Arial" w:hint="cs"/>
          <w:sz w:val="22"/>
          <w:szCs w:val="22"/>
          <w:rtl/>
        </w:rPr>
      </w:pPr>
    </w:p>
    <w:p w14:paraId="22EC7611" w14:textId="77777777" w:rsidR="00000000" w:rsidRDefault="007C71EE">
      <w:pPr>
        <w:pStyle w:val="ad"/>
        <w:rPr>
          <w:rtl/>
        </w:rPr>
      </w:pPr>
      <w:r>
        <w:rPr>
          <w:rtl/>
        </w:rPr>
        <w:t>היו"ר ראובן ריבלין:</w:t>
      </w:r>
    </w:p>
    <w:p w14:paraId="647A3973" w14:textId="77777777" w:rsidR="00000000" w:rsidRDefault="007C71EE">
      <w:pPr>
        <w:pStyle w:val="a"/>
        <w:rPr>
          <w:rtl/>
        </w:rPr>
      </w:pPr>
    </w:p>
    <w:p w14:paraId="3FFAD15C" w14:textId="77777777" w:rsidR="00000000" w:rsidRDefault="007C71EE">
      <w:pPr>
        <w:pStyle w:val="a"/>
        <w:rPr>
          <w:rFonts w:hint="cs"/>
          <w:rtl/>
        </w:rPr>
      </w:pPr>
      <w:r>
        <w:rPr>
          <w:rFonts w:hint="cs"/>
          <w:rtl/>
        </w:rPr>
        <w:t xml:space="preserve">הסתייגות חבר </w:t>
      </w:r>
      <w:r>
        <w:rPr>
          <w:rFonts w:hint="cs"/>
          <w:rtl/>
        </w:rPr>
        <w:t>הכנסת בניזרי לא עברה.</w:t>
      </w:r>
    </w:p>
    <w:p w14:paraId="143E956F" w14:textId="77777777" w:rsidR="00000000" w:rsidRDefault="007C71EE">
      <w:pPr>
        <w:pStyle w:val="a"/>
        <w:rPr>
          <w:rFonts w:hint="cs"/>
          <w:rtl/>
        </w:rPr>
      </w:pPr>
    </w:p>
    <w:p w14:paraId="3FF78317" w14:textId="77777777" w:rsidR="00000000" w:rsidRDefault="007C71EE">
      <w:pPr>
        <w:pStyle w:val="a"/>
        <w:rPr>
          <w:rFonts w:hint="cs"/>
          <w:rtl/>
        </w:rPr>
      </w:pPr>
      <w:r>
        <w:rPr>
          <w:rFonts w:hint="cs"/>
          <w:rtl/>
        </w:rPr>
        <w:t>הסתייגות חבר הכנסת נסים דהן - מי בעד? מי נגד? מי נמנע? תודה.</w:t>
      </w:r>
    </w:p>
    <w:p w14:paraId="156CD2F0" w14:textId="77777777" w:rsidR="00000000" w:rsidRDefault="007C71EE">
      <w:pPr>
        <w:pStyle w:val="a"/>
        <w:rPr>
          <w:rFonts w:hint="cs"/>
          <w:rtl/>
        </w:rPr>
      </w:pPr>
    </w:p>
    <w:p w14:paraId="0AE502E7"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0EAD16DC" w14:textId="77777777" w:rsidR="00000000" w:rsidRDefault="007C71EE">
      <w:pPr>
        <w:pStyle w:val="Header"/>
        <w:tabs>
          <w:tab w:val="clear" w:pos="4153"/>
          <w:tab w:val="clear" w:pos="8306"/>
        </w:tabs>
        <w:bidi/>
        <w:jc w:val="center"/>
        <w:rPr>
          <w:rFonts w:ascii="Arial" w:hAnsi="Arial" w:cs="Arial" w:hint="cs"/>
          <w:b/>
          <w:bCs/>
          <w:sz w:val="22"/>
          <w:szCs w:val="22"/>
          <w:rtl/>
        </w:rPr>
      </w:pPr>
    </w:p>
    <w:p w14:paraId="2152BF94" w14:textId="77777777" w:rsidR="00000000" w:rsidRDefault="007C71EE">
      <w:pPr>
        <w:pStyle w:val="Header"/>
        <w:tabs>
          <w:tab w:val="clear" w:pos="4153"/>
          <w:tab w:val="clear" w:pos="8306"/>
        </w:tabs>
        <w:bidi/>
        <w:jc w:val="center"/>
        <w:rPr>
          <w:rFonts w:ascii="Arial" w:hAnsi="Arial" w:cs="Arial" w:hint="cs"/>
          <w:sz w:val="22"/>
          <w:szCs w:val="22"/>
          <w:rtl/>
        </w:rPr>
      </w:pPr>
      <w:r>
        <w:rPr>
          <w:rFonts w:ascii="Arial" w:hAnsi="Arial" w:cs="Arial" w:hint="cs"/>
          <w:sz w:val="22"/>
          <w:szCs w:val="22"/>
          <w:rtl/>
        </w:rPr>
        <w:t>ההסתייגות של חבר הכנסת נסים דהן לסעיף 7(3) לא נתקבלה.</w:t>
      </w:r>
    </w:p>
    <w:p w14:paraId="7E8C5971" w14:textId="77777777" w:rsidR="00000000" w:rsidRDefault="007C71EE">
      <w:pPr>
        <w:pStyle w:val="a"/>
        <w:rPr>
          <w:rFonts w:hint="cs"/>
          <w:rtl/>
        </w:rPr>
      </w:pPr>
    </w:p>
    <w:p w14:paraId="69504B98" w14:textId="77777777" w:rsidR="00000000" w:rsidRDefault="007C71EE">
      <w:pPr>
        <w:pStyle w:val="ad"/>
        <w:rPr>
          <w:rtl/>
        </w:rPr>
      </w:pPr>
      <w:r>
        <w:rPr>
          <w:rtl/>
        </w:rPr>
        <w:t>היו"ר ראובן ריבלין:</w:t>
      </w:r>
    </w:p>
    <w:p w14:paraId="4870F6B0" w14:textId="77777777" w:rsidR="00000000" w:rsidRDefault="007C71EE">
      <w:pPr>
        <w:pStyle w:val="a"/>
        <w:rPr>
          <w:rFonts w:hint="cs"/>
          <w:rtl/>
        </w:rPr>
      </w:pPr>
    </w:p>
    <w:p w14:paraId="30B48A11" w14:textId="77777777" w:rsidR="00000000" w:rsidRDefault="007C71EE">
      <w:pPr>
        <w:pStyle w:val="a"/>
        <w:rPr>
          <w:rFonts w:hint="cs"/>
          <w:rtl/>
        </w:rPr>
      </w:pPr>
      <w:r>
        <w:rPr>
          <w:rFonts w:hint="cs"/>
          <w:rtl/>
        </w:rPr>
        <w:t>הסתייגות חבר הכנסת נסים דהן לא עברה.</w:t>
      </w:r>
    </w:p>
    <w:p w14:paraId="192176A2" w14:textId="77777777" w:rsidR="00000000" w:rsidRDefault="007C71EE">
      <w:pPr>
        <w:pStyle w:val="a"/>
        <w:rPr>
          <w:rFonts w:hint="cs"/>
          <w:rtl/>
        </w:rPr>
      </w:pPr>
    </w:p>
    <w:p w14:paraId="33D0F121" w14:textId="77777777" w:rsidR="00000000" w:rsidRDefault="007C71EE">
      <w:pPr>
        <w:pStyle w:val="a"/>
        <w:rPr>
          <w:rFonts w:hint="cs"/>
          <w:rtl/>
        </w:rPr>
      </w:pPr>
      <w:r>
        <w:rPr>
          <w:rFonts w:hint="cs"/>
          <w:rtl/>
        </w:rPr>
        <w:t>הסתייגות חבר הכנסת אמנון כהן - אינו נוכח.</w:t>
      </w:r>
    </w:p>
    <w:p w14:paraId="71BF5561" w14:textId="77777777" w:rsidR="00000000" w:rsidRDefault="007C71EE">
      <w:pPr>
        <w:pStyle w:val="a"/>
        <w:rPr>
          <w:rFonts w:hint="cs"/>
          <w:rtl/>
        </w:rPr>
      </w:pPr>
    </w:p>
    <w:p w14:paraId="543B54A3" w14:textId="77777777" w:rsidR="00000000" w:rsidRDefault="007C71EE">
      <w:pPr>
        <w:pStyle w:val="a"/>
        <w:rPr>
          <w:rFonts w:hint="cs"/>
          <w:rtl/>
        </w:rPr>
      </w:pPr>
      <w:r>
        <w:rPr>
          <w:rFonts w:hint="cs"/>
          <w:rtl/>
        </w:rPr>
        <w:t>יצחק כה</w:t>
      </w:r>
      <w:r>
        <w:rPr>
          <w:rFonts w:hint="cs"/>
          <w:rtl/>
        </w:rPr>
        <w:t>ן - מי בעד יצחק כהן? תודה. מי נגד? תודה. מי נמנע? תודה.</w:t>
      </w:r>
    </w:p>
    <w:p w14:paraId="032AC85C" w14:textId="77777777" w:rsidR="00000000" w:rsidRDefault="007C71EE">
      <w:pPr>
        <w:pStyle w:val="Heading2"/>
        <w:rPr>
          <w:rFonts w:hint="cs"/>
          <w:rtl/>
        </w:rPr>
      </w:pPr>
    </w:p>
    <w:p w14:paraId="1B552E6B" w14:textId="77777777" w:rsidR="00000000" w:rsidRDefault="007C71EE">
      <w:pPr>
        <w:bidi/>
        <w:rPr>
          <w:rFonts w:ascii="Arial" w:hAnsi="Arial" w:cs="Arial"/>
          <w:rtl/>
        </w:rPr>
      </w:pPr>
    </w:p>
    <w:p w14:paraId="2DE26CCE" w14:textId="77777777" w:rsidR="00000000" w:rsidRDefault="007C71EE">
      <w:pPr>
        <w:pStyle w:val="a"/>
        <w:ind w:firstLine="26"/>
        <w:jc w:val="center"/>
        <w:rPr>
          <w:rFonts w:hint="cs"/>
          <w:b/>
          <w:bCs/>
          <w:rtl/>
        </w:rPr>
      </w:pPr>
      <w:r>
        <w:rPr>
          <w:rFonts w:hint="cs"/>
          <w:b/>
          <w:bCs/>
          <w:rtl/>
        </w:rPr>
        <w:t>הצבעה</w:t>
      </w:r>
    </w:p>
    <w:p w14:paraId="6274F293" w14:textId="77777777" w:rsidR="00000000" w:rsidRDefault="007C71EE">
      <w:pPr>
        <w:pStyle w:val="a"/>
        <w:jc w:val="center"/>
        <w:rPr>
          <w:rtl/>
        </w:rPr>
      </w:pPr>
    </w:p>
    <w:p w14:paraId="3B8AE624" w14:textId="77777777" w:rsidR="00000000" w:rsidRDefault="007C71EE">
      <w:pPr>
        <w:pStyle w:val="a"/>
        <w:jc w:val="center"/>
        <w:rPr>
          <w:rFonts w:hint="cs"/>
          <w:rtl/>
        </w:rPr>
      </w:pPr>
      <w:r>
        <w:rPr>
          <w:rFonts w:hint="cs"/>
          <w:rtl/>
        </w:rPr>
        <w:t>ההסתייגות של חבר הכנסת יצחק כהן לסעיף 7(3) לא נתקבלה.</w:t>
      </w:r>
    </w:p>
    <w:p w14:paraId="5AABCCC4" w14:textId="77777777" w:rsidR="00000000" w:rsidRDefault="007C71EE">
      <w:pPr>
        <w:bidi/>
        <w:jc w:val="both"/>
        <w:rPr>
          <w:rFonts w:ascii="Arial" w:hAnsi="Arial" w:cs="Arial" w:hint="cs"/>
          <w:rtl/>
        </w:rPr>
      </w:pPr>
    </w:p>
    <w:p w14:paraId="0BDB654E" w14:textId="77777777" w:rsidR="00000000" w:rsidRDefault="007C71EE">
      <w:pPr>
        <w:pStyle w:val="ad"/>
        <w:rPr>
          <w:rtl/>
        </w:rPr>
      </w:pPr>
      <w:r>
        <w:rPr>
          <w:rtl/>
        </w:rPr>
        <w:t>היו"ר ראובן ריבלין:</w:t>
      </w:r>
    </w:p>
    <w:p w14:paraId="7ACA1C9A" w14:textId="77777777" w:rsidR="00000000" w:rsidRDefault="007C71EE">
      <w:pPr>
        <w:pStyle w:val="a"/>
        <w:rPr>
          <w:rtl/>
        </w:rPr>
      </w:pPr>
    </w:p>
    <w:p w14:paraId="36B833C9" w14:textId="77777777" w:rsidR="00000000" w:rsidRDefault="007C71EE">
      <w:pPr>
        <w:pStyle w:val="a"/>
        <w:rPr>
          <w:rFonts w:hint="cs"/>
          <w:rtl/>
        </w:rPr>
      </w:pPr>
      <w:r>
        <w:rPr>
          <w:rFonts w:hint="cs"/>
          <w:rtl/>
        </w:rPr>
        <w:t>הצעת כהן לא עברה.</w:t>
      </w:r>
    </w:p>
    <w:p w14:paraId="53A778F7" w14:textId="77777777" w:rsidR="00000000" w:rsidRDefault="007C71EE">
      <w:pPr>
        <w:pStyle w:val="a"/>
        <w:rPr>
          <w:rFonts w:hint="cs"/>
          <w:rtl/>
        </w:rPr>
      </w:pPr>
    </w:p>
    <w:p w14:paraId="5AD8787E" w14:textId="77777777" w:rsidR="00000000" w:rsidRDefault="007C71EE">
      <w:pPr>
        <w:pStyle w:val="a"/>
        <w:rPr>
          <w:rFonts w:hint="cs"/>
          <w:rtl/>
        </w:rPr>
      </w:pPr>
      <w:r>
        <w:rPr>
          <w:rFonts w:hint="cs"/>
          <w:rtl/>
        </w:rPr>
        <w:t xml:space="preserve">דוד אזולאי - אינו נוכח. משולם נהרי - אינו נוכח. </w:t>
      </w:r>
    </w:p>
    <w:p w14:paraId="3D934EAB" w14:textId="77777777" w:rsidR="00000000" w:rsidRDefault="007C71EE">
      <w:pPr>
        <w:pStyle w:val="a"/>
        <w:rPr>
          <w:rFonts w:hint="cs"/>
          <w:rtl/>
        </w:rPr>
      </w:pPr>
    </w:p>
    <w:p w14:paraId="573DC83E" w14:textId="77777777" w:rsidR="00000000" w:rsidRDefault="007C71EE">
      <w:pPr>
        <w:pStyle w:val="a"/>
        <w:rPr>
          <w:rFonts w:hint="cs"/>
          <w:rtl/>
        </w:rPr>
      </w:pPr>
      <w:r>
        <w:rPr>
          <w:rFonts w:hint="cs"/>
          <w:rtl/>
        </w:rPr>
        <w:t>יצחק וקנין - מי בעד? תודה. מי נגד? תודה. מי נמ</w:t>
      </w:r>
      <w:r>
        <w:rPr>
          <w:rFonts w:hint="cs"/>
          <w:rtl/>
        </w:rPr>
        <w:t>נע? תודה.</w:t>
      </w:r>
    </w:p>
    <w:p w14:paraId="7837CF5B" w14:textId="77777777" w:rsidR="00000000" w:rsidRDefault="007C71EE">
      <w:pPr>
        <w:pStyle w:val="a"/>
        <w:rPr>
          <w:rFonts w:hint="cs"/>
          <w:rtl/>
        </w:rPr>
      </w:pPr>
    </w:p>
    <w:p w14:paraId="101AD84A" w14:textId="77777777" w:rsidR="00000000" w:rsidRDefault="007C71EE">
      <w:pPr>
        <w:pStyle w:val="a"/>
        <w:ind w:firstLine="26"/>
        <w:jc w:val="center"/>
        <w:rPr>
          <w:rFonts w:hint="cs"/>
          <w:b/>
          <w:bCs/>
          <w:rtl/>
        </w:rPr>
      </w:pPr>
      <w:r>
        <w:rPr>
          <w:rFonts w:hint="cs"/>
          <w:b/>
          <w:bCs/>
          <w:rtl/>
        </w:rPr>
        <w:t>הצבעה</w:t>
      </w:r>
    </w:p>
    <w:p w14:paraId="70E836AB" w14:textId="77777777" w:rsidR="00000000" w:rsidRDefault="007C71EE">
      <w:pPr>
        <w:bidi/>
        <w:jc w:val="center"/>
        <w:rPr>
          <w:rFonts w:ascii="Arial" w:hAnsi="Arial" w:cs="Arial" w:hint="cs"/>
          <w:rtl/>
        </w:rPr>
      </w:pPr>
    </w:p>
    <w:p w14:paraId="17862945" w14:textId="77777777" w:rsidR="00000000" w:rsidRDefault="007C71EE">
      <w:pPr>
        <w:pStyle w:val="a"/>
        <w:jc w:val="center"/>
        <w:rPr>
          <w:rFonts w:hint="cs"/>
          <w:rtl/>
        </w:rPr>
      </w:pPr>
      <w:r>
        <w:rPr>
          <w:rFonts w:hint="cs"/>
          <w:rtl/>
        </w:rPr>
        <w:t>ההסתייגות של חבר הכנסת יצחק וקנין לסעיף 7(3) לא נתקבלה.</w:t>
      </w:r>
    </w:p>
    <w:p w14:paraId="10EA0C51" w14:textId="77777777" w:rsidR="00000000" w:rsidRDefault="007C71EE">
      <w:pPr>
        <w:bidi/>
        <w:jc w:val="center"/>
        <w:rPr>
          <w:rFonts w:ascii="Arial" w:hAnsi="Arial" w:cs="Arial" w:hint="cs"/>
          <w:rtl/>
        </w:rPr>
      </w:pPr>
    </w:p>
    <w:p w14:paraId="7DE74781" w14:textId="77777777" w:rsidR="00000000" w:rsidRDefault="007C71EE">
      <w:pPr>
        <w:pStyle w:val="ad"/>
        <w:rPr>
          <w:rtl/>
        </w:rPr>
      </w:pPr>
      <w:r>
        <w:rPr>
          <w:rtl/>
        </w:rPr>
        <w:t>היו"ר ראובן ריבלין:</w:t>
      </w:r>
    </w:p>
    <w:p w14:paraId="2CAF1607" w14:textId="77777777" w:rsidR="00000000" w:rsidRDefault="007C71EE">
      <w:pPr>
        <w:pStyle w:val="a"/>
        <w:rPr>
          <w:rtl/>
        </w:rPr>
      </w:pPr>
    </w:p>
    <w:p w14:paraId="53ECCF40" w14:textId="77777777" w:rsidR="00000000" w:rsidRDefault="007C71EE">
      <w:pPr>
        <w:pStyle w:val="a"/>
        <w:rPr>
          <w:rFonts w:hint="cs"/>
          <w:rtl/>
        </w:rPr>
      </w:pPr>
      <w:r>
        <w:rPr>
          <w:rFonts w:hint="cs"/>
          <w:rtl/>
        </w:rPr>
        <w:t>גם הצעת וקנין לא עברה.</w:t>
      </w:r>
    </w:p>
    <w:p w14:paraId="3ED7B9BE" w14:textId="77777777" w:rsidR="00000000" w:rsidRDefault="007C71EE">
      <w:pPr>
        <w:pStyle w:val="a"/>
        <w:rPr>
          <w:rFonts w:hint="cs"/>
          <w:rtl/>
        </w:rPr>
      </w:pPr>
    </w:p>
    <w:p w14:paraId="74FD92A6" w14:textId="77777777" w:rsidR="00000000" w:rsidRDefault="007C71EE">
      <w:pPr>
        <w:pStyle w:val="a"/>
        <w:rPr>
          <w:rFonts w:hint="cs"/>
          <w:rtl/>
        </w:rPr>
      </w:pPr>
      <w:r>
        <w:rPr>
          <w:rFonts w:hint="cs"/>
          <w:rtl/>
        </w:rPr>
        <w:t xml:space="preserve">רבותי. גברתי יושבת-ראש האופוזיציה. רבותי, חבר הכנסת אורון. חבר הכנסת בורג, אם אדוני חושב שאני אנהל הצבעה בבלגן כזה - הוא טועה. אני פשוט </w:t>
      </w:r>
      <w:r>
        <w:rPr>
          <w:rFonts w:hint="cs"/>
          <w:rtl/>
        </w:rPr>
        <w:t xml:space="preserve">מודיע לו. אי-אפשר לנהל ויכוחים. תצאו החוצה. אנחנו בהצבעה. </w:t>
      </w:r>
    </w:p>
    <w:p w14:paraId="3EEFE856" w14:textId="77777777" w:rsidR="00000000" w:rsidRDefault="007C71EE">
      <w:pPr>
        <w:pStyle w:val="ac"/>
        <w:rPr>
          <w:rtl/>
        </w:rPr>
      </w:pPr>
      <w:r>
        <w:rPr>
          <w:rtl/>
        </w:rPr>
        <w:br/>
        <w:t>אברהם בורג (העבודה-מימד):</w:t>
      </w:r>
    </w:p>
    <w:p w14:paraId="14B0F2CD" w14:textId="77777777" w:rsidR="00000000" w:rsidRDefault="007C71EE">
      <w:pPr>
        <w:pStyle w:val="a"/>
        <w:rPr>
          <w:rtl/>
        </w:rPr>
      </w:pPr>
    </w:p>
    <w:p w14:paraId="635F67DB" w14:textId="77777777" w:rsidR="00000000" w:rsidRDefault="007C71EE">
      <w:pPr>
        <w:pStyle w:val="a"/>
        <w:rPr>
          <w:rFonts w:hint="cs"/>
          <w:rtl/>
        </w:rPr>
      </w:pPr>
      <w:r>
        <w:rPr>
          <w:rFonts w:hint="cs"/>
          <w:rtl/>
        </w:rPr>
        <w:t xml:space="preserve">אדוני, אתה צודק. </w:t>
      </w:r>
    </w:p>
    <w:p w14:paraId="5E201E0A" w14:textId="77777777" w:rsidR="00000000" w:rsidRDefault="007C71EE">
      <w:pPr>
        <w:pStyle w:val="ad"/>
        <w:rPr>
          <w:rtl/>
        </w:rPr>
      </w:pPr>
      <w:r>
        <w:rPr>
          <w:rtl/>
        </w:rPr>
        <w:br/>
        <w:t>היו"ר ראובן ריבלין:</w:t>
      </w:r>
    </w:p>
    <w:p w14:paraId="112D4B8A" w14:textId="77777777" w:rsidR="00000000" w:rsidRDefault="007C71EE">
      <w:pPr>
        <w:pStyle w:val="a"/>
        <w:rPr>
          <w:rtl/>
        </w:rPr>
      </w:pPr>
    </w:p>
    <w:p w14:paraId="11B7A1D0" w14:textId="77777777" w:rsidR="00000000" w:rsidRDefault="007C71EE">
      <w:pPr>
        <w:pStyle w:val="a"/>
        <w:rPr>
          <w:rFonts w:hint="cs"/>
          <w:rtl/>
        </w:rPr>
      </w:pPr>
      <w:r>
        <w:rPr>
          <w:rFonts w:hint="cs"/>
          <w:rtl/>
        </w:rPr>
        <w:t>אחרת אני אבוא ואומר - אתם לא מעוניינים בכלל בהצבעה.</w:t>
      </w:r>
    </w:p>
    <w:p w14:paraId="4CC75046" w14:textId="77777777" w:rsidR="00000000" w:rsidRDefault="007C71EE">
      <w:pPr>
        <w:pStyle w:val="ac"/>
        <w:rPr>
          <w:rtl/>
        </w:rPr>
      </w:pPr>
      <w:r>
        <w:rPr>
          <w:rtl/>
        </w:rPr>
        <w:br/>
      </w:r>
    </w:p>
    <w:p w14:paraId="155F719D" w14:textId="77777777" w:rsidR="00000000" w:rsidRDefault="007C71EE">
      <w:pPr>
        <w:pStyle w:val="ac"/>
        <w:rPr>
          <w:rtl/>
        </w:rPr>
      </w:pPr>
    </w:p>
    <w:p w14:paraId="099641E5" w14:textId="77777777" w:rsidR="00000000" w:rsidRDefault="007C71EE">
      <w:pPr>
        <w:pStyle w:val="ac"/>
        <w:rPr>
          <w:rtl/>
        </w:rPr>
      </w:pPr>
      <w:r>
        <w:rPr>
          <w:rtl/>
        </w:rPr>
        <w:t>אברהם בורג (העבודה-מימד):</w:t>
      </w:r>
    </w:p>
    <w:p w14:paraId="646AA7F6" w14:textId="77777777" w:rsidR="00000000" w:rsidRDefault="007C71EE">
      <w:pPr>
        <w:pStyle w:val="a"/>
        <w:rPr>
          <w:rtl/>
        </w:rPr>
      </w:pPr>
    </w:p>
    <w:p w14:paraId="6ABA63ED" w14:textId="77777777" w:rsidR="00000000" w:rsidRDefault="007C71EE">
      <w:pPr>
        <w:pStyle w:val="a"/>
        <w:rPr>
          <w:rFonts w:hint="cs"/>
          <w:rtl/>
        </w:rPr>
      </w:pPr>
      <w:r>
        <w:rPr>
          <w:rFonts w:hint="cs"/>
          <w:rtl/>
        </w:rPr>
        <w:t xml:space="preserve">אדוני רק יסב את תשומת לבי. אני אשתדל. </w:t>
      </w:r>
    </w:p>
    <w:p w14:paraId="0B9879F4" w14:textId="77777777" w:rsidR="00000000" w:rsidRDefault="007C71EE">
      <w:pPr>
        <w:pStyle w:val="ad"/>
        <w:rPr>
          <w:rtl/>
        </w:rPr>
      </w:pPr>
      <w:r>
        <w:rPr>
          <w:rtl/>
        </w:rPr>
        <w:br/>
        <w:t>היו"ר ר</w:t>
      </w:r>
      <w:r>
        <w:rPr>
          <w:rtl/>
        </w:rPr>
        <w:t>אובן ריבלין:</w:t>
      </w:r>
    </w:p>
    <w:p w14:paraId="738B4CF8" w14:textId="77777777" w:rsidR="00000000" w:rsidRDefault="007C71EE">
      <w:pPr>
        <w:pStyle w:val="a"/>
        <w:rPr>
          <w:rtl/>
        </w:rPr>
      </w:pPr>
    </w:p>
    <w:p w14:paraId="4214C34D" w14:textId="77777777" w:rsidR="00000000" w:rsidRDefault="007C71EE">
      <w:pPr>
        <w:pStyle w:val="a"/>
        <w:rPr>
          <w:rFonts w:hint="cs"/>
          <w:rtl/>
        </w:rPr>
      </w:pPr>
      <w:r>
        <w:rPr>
          <w:rFonts w:hint="cs"/>
          <w:rtl/>
        </w:rPr>
        <w:t>תודה רבה. אני אעשה כמצוות התקנון.</w:t>
      </w:r>
    </w:p>
    <w:p w14:paraId="31952888" w14:textId="77777777" w:rsidR="00000000" w:rsidRDefault="007C71EE">
      <w:pPr>
        <w:pStyle w:val="a"/>
        <w:rPr>
          <w:rFonts w:hint="cs"/>
          <w:rtl/>
        </w:rPr>
      </w:pPr>
    </w:p>
    <w:p w14:paraId="4240AECA" w14:textId="77777777" w:rsidR="00000000" w:rsidRDefault="007C71EE">
      <w:pPr>
        <w:pStyle w:val="a"/>
        <w:rPr>
          <w:rFonts w:hint="cs"/>
          <w:rtl/>
        </w:rPr>
      </w:pPr>
      <w:r>
        <w:rPr>
          <w:rFonts w:hint="cs"/>
          <w:rtl/>
        </w:rPr>
        <w:t xml:space="preserve">יאיר פרץ - אינו נוכח. נסים זאב - אינו נוכח. יעקב מרגי - אינו נוכח. </w:t>
      </w:r>
    </w:p>
    <w:p w14:paraId="467E5CDD" w14:textId="77777777" w:rsidR="00000000" w:rsidRDefault="007C71EE">
      <w:pPr>
        <w:pStyle w:val="a"/>
        <w:rPr>
          <w:rFonts w:hint="cs"/>
          <w:rtl/>
        </w:rPr>
      </w:pPr>
    </w:p>
    <w:p w14:paraId="78BD702F" w14:textId="77777777" w:rsidR="00000000" w:rsidRDefault="007C71EE">
      <w:pPr>
        <w:pStyle w:val="a"/>
        <w:rPr>
          <w:rFonts w:hint="cs"/>
          <w:rtl/>
        </w:rPr>
      </w:pPr>
      <w:r>
        <w:rPr>
          <w:rFonts w:hint="cs"/>
          <w:rtl/>
        </w:rPr>
        <w:t>חבר הכנסת שריד - מי בעד? תודה. מי נגד? תודה. מי נמנע? תודה.</w:t>
      </w:r>
    </w:p>
    <w:p w14:paraId="1685BC7A" w14:textId="77777777" w:rsidR="00000000" w:rsidRDefault="007C71EE">
      <w:pPr>
        <w:pStyle w:val="a"/>
        <w:rPr>
          <w:rFonts w:hint="cs"/>
          <w:rtl/>
        </w:rPr>
      </w:pPr>
    </w:p>
    <w:p w14:paraId="239C6279" w14:textId="77777777" w:rsidR="00000000" w:rsidRDefault="007C71EE">
      <w:pPr>
        <w:pStyle w:val="a"/>
        <w:ind w:firstLine="26"/>
        <w:jc w:val="center"/>
        <w:rPr>
          <w:rFonts w:hint="cs"/>
          <w:b/>
          <w:bCs/>
          <w:rtl/>
        </w:rPr>
      </w:pPr>
      <w:r>
        <w:rPr>
          <w:rFonts w:hint="cs"/>
          <w:b/>
          <w:bCs/>
          <w:rtl/>
        </w:rPr>
        <w:t>הצבעה</w:t>
      </w:r>
    </w:p>
    <w:p w14:paraId="417A80BE" w14:textId="77777777" w:rsidR="00000000" w:rsidRDefault="007C71EE">
      <w:pPr>
        <w:bidi/>
        <w:jc w:val="center"/>
        <w:rPr>
          <w:rFonts w:ascii="Arial" w:hAnsi="Arial" w:cs="Arial" w:hint="cs"/>
          <w:rtl/>
        </w:rPr>
      </w:pPr>
    </w:p>
    <w:p w14:paraId="13A9C920" w14:textId="77777777" w:rsidR="00000000" w:rsidRDefault="007C71EE">
      <w:pPr>
        <w:pStyle w:val="a"/>
        <w:jc w:val="center"/>
        <w:rPr>
          <w:rFonts w:hint="cs"/>
          <w:rtl/>
        </w:rPr>
      </w:pPr>
      <w:r>
        <w:rPr>
          <w:rFonts w:hint="cs"/>
          <w:rtl/>
        </w:rPr>
        <w:t>ההסתייגות של חבר הכנסת יוסי שריד לסעיף 7(3) לא נתקבלה.</w:t>
      </w:r>
    </w:p>
    <w:p w14:paraId="73958AC4" w14:textId="77777777" w:rsidR="00000000" w:rsidRDefault="007C71EE">
      <w:pPr>
        <w:bidi/>
        <w:jc w:val="both"/>
        <w:rPr>
          <w:rFonts w:ascii="Arial" w:hAnsi="Arial" w:cs="Arial" w:hint="cs"/>
          <w:rtl/>
        </w:rPr>
      </w:pPr>
    </w:p>
    <w:p w14:paraId="4AF97F9B" w14:textId="77777777" w:rsidR="00000000" w:rsidRDefault="007C71EE">
      <w:pPr>
        <w:pStyle w:val="ad"/>
        <w:rPr>
          <w:rtl/>
        </w:rPr>
      </w:pPr>
      <w:r>
        <w:rPr>
          <w:rtl/>
        </w:rPr>
        <w:t>היו"ר ראובן רי</w:t>
      </w:r>
      <w:r>
        <w:rPr>
          <w:rtl/>
        </w:rPr>
        <w:t>בלין:</w:t>
      </w:r>
    </w:p>
    <w:p w14:paraId="60A147A1" w14:textId="77777777" w:rsidR="00000000" w:rsidRDefault="007C71EE">
      <w:pPr>
        <w:pStyle w:val="a"/>
        <w:rPr>
          <w:rtl/>
        </w:rPr>
      </w:pPr>
    </w:p>
    <w:p w14:paraId="2645E207" w14:textId="77777777" w:rsidR="00000000" w:rsidRDefault="007C71EE">
      <w:pPr>
        <w:pStyle w:val="a"/>
        <w:rPr>
          <w:rFonts w:hint="cs"/>
          <w:rtl/>
        </w:rPr>
      </w:pPr>
      <w:r>
        <w:rPr>
          <w:rFonts w:hint="cs"/>
          <w:rtl/>
        </w:rPr>
        <w:t xml:space="preserve">חבר הכנסת שריד, לא עברה הצעתו. </w:t>
      </w:r>
    </w:p>
    <w:p w14:paraId="61FCE7A7" w14:textId="77777777" w:rsidR="00000000" w:rsidRDefault="007C71EE">
      <w:pPr>
        <w:pStyle w:val="a"/>
        <w:rPr>
          <w:rFonts w:hint="cs"/>
          <w:rtl/>
        </w:rPr>
      </w:pPr>
    </w:p>
    <w:p w14:paraId="3E4FEBF4" w14:textId="77777777" w:rsidR="00000000" w:rsidRDefault="007C71EE">
      <w:pPr>
        <w:pStyle w:val="a"/>
        <w:rPr>
          <w:rFonts w:hint="cs"/>
          <w:rtl/>
        </w:rPr>
      </w:pPr>
      <w:r>
        <w:rPr>
          <w:rFonts w:hint="cs"/>
          <w:rtl/>
        </w:rPr>
        <w:t>חבר הכנסת חיים אורון - מי בעד? תודה. מי נגד? תודה. מי נמנע? תודה.</w:t>
      </w:r>
    </w:p>
    <w:p w14:paraId="1B1BB3E7" w14:textId="77777777" w:rsidR="00000000" w:rsidRDefault="007C71EE">
      <w:pPr>
        <w:pStyle w:val="Heading2"/>
        <w:rPr>
          <w:rFonts w:hint="cs"/>
          <w:rtl/>
        </w:rPr>
      </w:pPr>
    </w:p>
    <w:p w14:paraId="10D16A9B" w14:textId="77777777" w:rsidR="00000000" w:rsidRDefault="007C71EE">
      <w:pPr>
        <w:pStyle w:val="a"/>
        <w:ind w:firstLine="26"/>
        <w:jc w:val="center"/>
        <w:rPr>
          <w:b/>
          <w:bCs/>
          <w:rtl/>
        </w:rPr>
      </w:pPr>
      <w:r>
        <w:rPr>
          <w:rFonts w:hint="cs"/>
          <w:b/>
          <w:bCs/>
          <w:rtl/>
        </w:rPr>
        <w:t xml:space="preserve"> הצבעה</w:t>
      </w:r>
    </w:p>
    <w:p w14:paraId="4CF36CF0" w14:textId="77777777" w:rsidR="00000000" w:rsidRDefault="007C71EE">
      <w:pPr>
        <w:bidi/>
        <w:rPr>
          <w:rFonts w:ascii="Arial" w:hAnsi="Arial" w:cs="Arial"/>
          <w:rtl/>
        </w:rPr>
      </w:pPr>
    </w:p>
    <w:p w14:paraId="31A7089B" w14:textId="77777777" w:rsidR="00000000" w:rsidRDefault="007C71EE">
      <w:pPr>
        <w:pStyle w:val="a"/>
        <w:jc w:val="center"/>
        <w:rPr>
          <w:rFonts w:hint="cs"/>
          <w:rtl/>
        </w:rPr>
      </w:pPr>
      <w:r>
        <w:rPr>
          <w:rFonts w:hint="cs"/>
          <w:rtl/>
        </w:rPr>
        <w:t>ההסתייגות של חבר הכנסת חיים אורון לסעיף 7(3) לא נתקבלה.</w:t>
      </w:r>
    </w:p>
    <w:p w14:paraId="7001FED8" w14:textId="77777777" w:rsidR="00000000" w:rsidRDefault="007C71EE">
      <w:pPr>
        <w:bidi/>
        <w:jc w:val="center"/>
        <w:rPr>
          <w:rFonts w:ascii="Arial" w:hAnsi="Arial" w:cs="Arial"/>
        </w:rPr>
      </w:pPr>
    </w:p>
    <w:p w14:paraId="179A8AD3" w14:textId="77777777" w:rsidR="00000000" w:rsidRDefault="007C71EE">
      <w:pPr>
        <w:pStyle w:val="ad"/>
        <w:rPr>
          <w:rtl/>
        </w:rPr>
      </w:pPr>
      <w:r>
        <w:rPr>
          <w:rtl/>
        </w:rPr>
        <w:t>היו"ר ראובן ריבלין:</w:t>
      </w:r>
    </w:p>
    <w:p w14:paraId="1ECC78ED" w14:textId="77777777" w:rsidR="00000000" w:rsidRDefault="007C71EE">
      <w:pPr>
        <w:pStyle w:val="a"/>
        <w:rPr>
          <w:rtl/>
        </w:rPr>
      </w:pPr>
    </w:p>
    <w:p w14:paraId="2547DF63" w14:textId="77777777" w:rsidR="00000000" w:rsidRDefault="007C71EE">
      <w:pPr>
        <w:pStyle w:val="a"/>
        <w:rPr>
          <w:rFonts w:hint="cs"/>
          <w:rtl/>
        </w:rPr>
      </w:pPr>
      <w:r>
        <w:rPr>
          <w:rFonts w:hint="cs"/>
          <w:rtl/>
        </w:rPr>
        <w:t>חבר הכנסת אורון - לא עבר.</w:t>
      </w:r>
    </w:p>
    <w:p w14:paraId="515190C9" w14:textId="77777777" w:rsidR="00000000" w:rsidRDefault="007C71EE">
      <w:pPr>
        <w:pStyle w:val="a"/>
        <w:rPr>
          <w:rFonts w:hint="cs"/>
          <w:rtl/>
        </w:rPr>
      </w:pPr>
    </w:p>
    <w:p w14:paraId="412C5539" w14:textId="77777777" w:rsidR="00000000" w:rsidRDefault="007C71EE">
      <w:pPr>
        <w:pStyle w:val="a"/>
        <w:rPr>
          <w:rFonts w:hint="cs"/>
          <w:rtl/>
        </w:rPr>
      </w:pPr>
      <w:r>
        <w:rPr>
          <w:rFonts w:hint="cs"/>
          <w:rtl/>
        </w:rPr>
        <w:t>רן כהן - אינו נוכח.</w:t>
      </w:r>
    </w:p>
    <w:p w14:paraId="5CCE3C41" w14:textId="77777777" w:rsidR="00000000" w:rsidRDefault="007C71EE">
      <w:pPr>
        <w:pStyle w:val="a"/>
        <w:rPr>
          <w:rFonts w:hint="cs"/>
          <w:rtl/>
        </w:rPr>
      </w:pPr>
    </w:p>
    <w:p w14:paraId="6EEA6D91" w14:textId="77777777" w:rsidR="00000000" w:rsidRDefault="007C71EE">
      <w:pPr>
        <w:pStyle w:val="a"/>
        <w:rPr>
          <w:rFonts w:hint="cs"/>
          <w:rtl/>
        </w:rPr>
      </w:pPr>
      <w:r>
        <w:rPr>
          <w:rFonts w:hint="cs"/>
          <w:rtl/>
        </w:rPr>
        <w:t>זהבה גלאון - מי</w:t>
      </w:r>
      <w:r>
        <w:rPr>
          <w:rFonts w:hint="cs"/>
          <w:rtl/>
        </w:rPr>
        <w:t xml:space="preserve"> בעד? תודה. מי נגד? תודה. מי נמנע? תודה.</w:t>
      </w:r>
    </w:p>
    <w:p w14:paraId="327A395B" w14:textId="77777777" w:rsidR="00000000" w:rsidRDefault="007C71EE">
      <w:pPr>
        <w:pStyle w:val="a"/>
        <w:rPr>
          <w:rFonts w:hint="cs"/>
          <w:rtl/>
        </w:rPr>
      </w:pPr>
    </w:p>
    <w:p w14:paraId="15F71E45" w14:textId="77777777" w:rsidR="00000000" w:rsidRDefault="007C71EE">
      <w:pPr>
        <w:pStyle w:val="a"/>
        <w:ind w:firstLine="26"/>
        <w:jc w:val="center"/>
        <w:rPr>
          <w:rFonts w:hint="cs"/>
          <w:b/>
          <w:bCs/>
          <w:rtl/>
        </w:rPr>
      </w:pPr>
      <w:r>
        <w:rPr>
          <w:rFonts w:hint="cs"/>
          <w:b/>
          <w:bCs/>
          <w:rtl/>
        </w:rPr>
        <w:t>הצבעה</w:t>
      </w:r>
    </w:p>
    <w:p w14:paraId="4450F81C" w14:textId="77777777" w:rsidR="00000000" w:rsidRDefault="007C71EE">
      <w:pPr>
        <w:pStyle w:val="a"/>
        <w:rPr>
          <w:rtl/>
        </w:rPr>
      </w:pPr>
    </w:p>
    <w:p w14:paraId="714B291A" w14:textId="77777777" w:rsidR="00000000" w:rsidRDefault="007C71EE">
      <w:pPr>
        <w:pStyle w:val="a"/>
        <w:jc w:val="center"/>
        <w:rPr>
          <w:rFonts w:hint="cs"/>
          <w:rtl/>
        </w:rPr>
      </w:pPr>
      <w:r>
        <w:rPr>
          <w:rFonts w:hint="cs"/>
          <w:rtl/>
        </w:rPr>
        <w:t>ההסתייגות של חברת הכנסת זהבה גלאון לסעיף 7(3) לא נתקבלה.</w:t>
      </w:r>
    </w:p>
    <w:p w14:paraId="6B74CFF7" w14:textId="77777777" w:rsidR="00000000" w:rsidRDefault="007C71EE">
      <w:pPr>
        <w:bidi/>
        <w:jc w:val="center"/>
        <w:rPr>
          <w:rFonts w:ascii="Arial" w:hAnsi="Arial" w:cs="Arial" w:hint="cs"/>
          <w:rtl/>
        </w:rPr>
      </w:pPr>
    </w:p>
    <w:p w14:paraId="7B5B2AF1" w14:textId="77777777" w:rsidR="00000000" w:rsidRDefault="007C71EE">
      <w:pPr>
        <w:pStyle w:val="ad"/>
        <w:rPr>
          <w:rtl/>
        </w:rPr>
      </w:pPr>
      <w:r>
        <w:rPr>
          <w:rtl/>
        </w:rPr>
        <w:t>היו"ר ראובן ריבלין:</w:t>
      </w:r>
    </w:p>
    <w:p w14:paraId="738B5543" w14:textId="77777777" w:rsidR="00000000" w:rsidRDefault="007C71EE">
      <w:pPr>
        <w:pStyle w:val="a"/>
        <w:rPr>
          <w:rtl/>
        </w:rPr>
      </w:pPr>
    </w:p>
    <w:p w14:paraId="4352D2F7" w14:textId="77777777" w:rsidR="00000000" w:rsidRDefault="007C71EE">
      <w:pPr>
        <w:pStyle w:val="a"/>
        <w:rPr>
          <w:rFonts w:hint="cs"/>
          <w:rtl/>
        </w:rPr>
      </w:pPr>
      <w:r>
        <w:rPr>
          <w:rFonts w:hint="cs"/>
          <w:rtl/>
        </w:rPr>
        <w:t>זהבה גלאון - לא עבר.</w:t>
      </w:r>
    </w:p>
    <w:p w14:paraId="5B742FA9" w14:textId="77777777" w:rsidR="00000000" w:rsidRDefault="007C71EE">
      <w:pPr>
        <w:pStyle w:val="a"/>
        <w:rPr>
          <w:rFonts w:hint="cs"/>
          <w:rtl/>
        </w:rPr>
      </w:pPr>
    </w:p>
    <w:p w14:paraId="13554FBF" w14:textId="77777777" w:rsidR="00000000" w:rsidRDefault="007C71EE">
      <w:pPr>
        <w:pStyle w:val="a"/>
        <w:rPr>
          <w:rFonts w:hint="cs"/>
          <w:rtl/>
        </w:rPr>
      </w:pPr>
      <w:r>
        <w:rPr>
          <w:rFonts w:hint="cs"/>
          <w:rtl/>
        </w:rPr>
        <w:t>חבר הכנסת רומן ברונפמן - מי בעד? תודה. מי נגד? תודה. מי נמנע? תודה.</w:t>
      </w:r>
    </w:p>
    <w:p w14:paraId="4AE114B3" w14:textId="77777777" w:rsidR="00000000" w:rsidRDefault="007C71EE">
      <w:pPr>
        <w:pStyle w:val="a"/>
        <w:rPr>
          <w:rFonts w:hint="cs"/>
          <w:rtl/>
        </w:rPr>
      </w:pPr>
    </w:p>
    <w:p w14:paraId="37E3E75A" w14:textId="77777777" w:rsidR="00000000" w:rsidRDefault="007C71EE">
      <w:pPr>
        <w:pStyle w:val="a"/>
        <w:ind w:firstLine="26"/>
        <w:jc w:val="center"/>
        <w:rPr>
          <w:rFonts w:hint="cs"/>
          <w:b/>
          <w:bCs/>
          <w:rtl/>
        </w:rPr>
      </w:pPr>
      <w:r>
        <w:rPr>
          <w:rFonts w:hint="cs"/>
          <w:b/>
          <w:bCs/>
          <w:rtl/>
        </w:rPr>
        <w:t>הצבעה</w:t>
      </w:r>
    </w:p>
    <w:p w14:paraId="3D2F36BF" w14:textId="77777777" w:rsidR="00000000" w:rsidRDefault="007C71EE">
      <w:pPr>
        <w:pStyle w:val="a"/>
        <w:rPr>
          <w:rtl/>
        </w:rPr>
      </w:pPr>
    </w:p>
    <w:p w14:paraId="57540910" w14:textId="77777777" w:rsidR="00000000" w:rsidRDefault="007C71EE">
      <w:pPr>
        <w:pStyle w:val="a"/>
        <w:jc w:val="center"/>
      </w:pPr>
      <w:r>
        <w:rPr>
          <w:rFonts w:hint="cs"/>
          <w:rtl/>
        </w:rPr>
        <w:t>ההסתייגות של חבר הכנסת רומן בר</w:t>
      </w:r>
      <w:r>
        <w:rPr>
          <w:rFonts w:hint="cs"/>
          <w:rtl/>
        </w:rPr>
        <w:t>ונפמן לסעיף 7(3) לא נתקבלה.</w:t>
      </w:r>
    </w:p>
    <w:p w14:paraId="4DEC962F" w14:textId="77777777" w:rsidR="00000000" w:rsidRDefault="007C71EE">
      <w:pPr>
        <w:bidi/>
        <w:jc w:val="center"/>
        <w:rPr>
          <w:rFonts w:ascii="Arial" w:hAnsi="Arial" w:cs="Arial"/>
        </w:rPr>
      </w:pPr>
    </w:p>
    <w:p w14:paraId="084A6E15" w14:textId="77777777" w:rsidR="00000000" w:rsidRDefault="007C71EE">
      <w:pPr>
        <w:pStyle w:val="ad"/>
        <w:rPr>
          <w:rtl/>
        </w:rPr>
      </w:pPr>
      <w:r>
        <w:rPr>
          <w:rtl/>
        </w:rPr>
        <w:t>היו"ר ראובן ריבלין:</w:t>
      </w:r>
    </w:p>
    <w:p w14:paraId="2A6DC969" w14:textId="77777777" w:rsidR="00000000" w:rsidRDefault="007C71EE">
      <w:pPr>
        <w:pStyle w:val="a"/>
        <w:rPr>
          <w:rtl/>
        </w:rPr>
      </w:pPr>
    </w:p>
    <w:p w14:paraId="50D49A4F" w14:textId="77777777" w:rsidR="00000000" w:rsidRDefault="007C71EE">
      <w:pPr>
        <w:pStyle w:val="a"/>
        <w:rPr>
          <w:rFonts w:hint="cs"/>
          <w:rtl/>
        </w:rPr>
      </w:pPr>
      <w:r>
        <w:rPr>
          <w:rFonts w:hint="cs"/>
          <w:rtl/>
        </w:rPr>
        <w:t>ברונפמן - לא עברה.</w:t>
      </w:r>
    </w:p>
    <w:p w14:paraId="0730A863" w14:textId="77777777" w:rsidR="00000000" w:rsidRDefault="007C71EE">
      <w:pPr>
        <w:pStyle w:val="a"/>
        <w:rPr>
          <w:rFonts w:hint="cs"/>
          <w:rtl/>
        </w:rPr>
      </w:pPr>
    </w:p>
    <w:p w14:paraId="70B88FB7" w14:textId="77777777" w:rsidR="00000000" w:rsidRDefault="007C71EE">
      <w:pPr>
        <w:pStyle w:val="a"/>
        <w:rPr>
          <w:rFonts w:hint="cs"/>
          <w:rtl/>
        </w:rPr>
      </w:pPr>
      <w:r>
        <w:rPr>
          <w:rFonts w:hint="cs"/>
          <w:rtl/>
        </w:rPr>
        <w:t xml:space="preserve">אבשלום וילן - אינו נוכח. </w:t>
      </w:r>
    </w:p>
    <w:p w14:paraId="736E50B2" w14:textId="77777777" w:rsidR="00000000" w:rsidRDefault="007C71EE">
      <w:pPr>
        <w:pStyle w:val="a"/>
        <w:rPr>
          <w:rFonts w:hint="cs"/>
          <w:rtl/>
        </w:rPr>
      </w:pPr>
    </w:p>
    <w:p w14:paraId="6A1AA82F" w14:textId="77777777" w:rsidR="00000000" w:rsidRDefault="007C71EE">
      <w:pPr>
        <w:pStyle w:val="a"/>
        <w:rPr>
          <w:rFonts w:hint="cs"/>
          <w:rtl/>
        </w:rPr>
      </w:pPr>
      <w:r>
        <w:rPr>
          <w:rFonts w:hint="cs"/>
          <w:rtl/>
        </w:rPr>
        <w:t>יעקב ליצמן - מי בעד? תודה. מי נגד? תודה. מי נמנע? תודה.</w:t>
      </w:r>
    </w:p>
    <w:p w14:paraId="1BB30617" w14:textId="77777777" w:rsidR="00000000" w:rsidRDefault="007C71EE">
      <w:pPr>
        <w:pStyle w:val="a"/>
        <w:rPr>
          <w:rFonts w:hint="cs"/>
          <w:rtl/>
        </w:rPr>
      </w:pPr>
    </w:p>
    <w:p w14:paraId="3DFD733A" w14:textId="77777777" w:rsidR="00000000" w:rsidRDefault="007C71EE">
      <w:pPr>
        <w:pStyle w:val="a"/>
        <w:ind w:firstLine="26"/>
        <w:jc w:val="center"/>
        <w:rPr>
          <w:rFonts w:hint="cs"/>
          <w:b/>
          <w:bCs/>
          <w:rtl/>
        </w:rPr>
      </w:pPr>
      <w:r>
        <w:rPr>
          <w:rFonts w:hint="cs"/>
          <w:b/>
          <w:bCs/>
          <w:rtl/>
        </w:rPr>
        <w:t>הצבעה</w:t>
      </w:r>
    </w:p>
    <w:p w14:paraId="3F3A4DDD" w14:textId="77777777" w:rsidR="00000000" w:rsidRDefault="007C71EE">
      <w:pPr>
        <w:pStyle w:val="a"/>
        <w:rPr>
          <w:rFonts w:hint="cs"/>
          <w:rtl/>
        </w:rPr>
      </w:pPr>
    </w:p>
    <w:p w14:paraId="3AC9F04D" w14:textId="77777777" w:rsidR="00000000" w:rsidRDefault="007C71EE">
      <w:pPr>
        <w:pStyle w:val="a"/>
        <w:jc w:val="center"/>
      </w:pPr>
      <w:r>
        <w:rPr>
          <w:rFonts w:hint="cs"/>
          <w:rtl/>
        </w:rPr>
        <w:t>ההסתייגות של חבר הכנסת יעקב ליצמן לסעיף 7(3) לא נתקבלה.</w:t>
      </w:r>
    </w:p>
    <w:p w14:paraId="70148BB8" w14:textId="77777777" w:rsidR="00000000" w:rsidRDefault="007C71EE">
      <w:pPr>
        <w:pStyle w:val="a"/>
        <w:rPr>
          <w:rFonts w:hint="cs"/>
          <w:rtl/>
        </w:rPr>
      </w:pPr>
    </w:p>
    <w:p w14:paraId="5F40F233" w14:textId="77777777" w:rsidR="00000000" w:rsidRDefault="007C71EE">
      <w:pPr>
        <w:pStyle w:val="ad"/>
        <w:rPr>
          <w:rtl/>
        </w:rPr>
      </w:pPr>
      <w:r>
        <w:rPr>
          <w:rtl/>
        </w:rPr>
        <w:t>היו"ר ראובן ריבלין:</w:t>
      </w:r>
    </w:p>
    <w:p w14:paraId="59987F25" w14:textId="77777777" w:rsidR="00000000" w:rsidRDefault="007C71EE">
      <w:pPr>
        <w:pStyle w:val="a"/>
        <w:rPr>
          <w:rtl/>
        </w:rPr>
      </w:pPr>
    </w:p>
    <w:p w14:paraId="4A528881" w14:textId="77777777" w:rsidR="00000000" w:rsidRDefault="007C71EE">
      <w:pPr>
        <w:pStyle w:val="a"/>
        <w:rPr>
          <w:rFonts w:hint="cs"/>
          <w:rtl/>
        </w:rPr>
      </w:pPr>
      <w:r>
        <w:rPr>
          <w:rFonts w:hint="cs"/>
          <w:rtl/>
        </w:rPr>
        <w:t>ליצמן - לא עברה.</w:t>
      </w:r>
    </w:p>
    <w:p w14:paraId="5B4BA370" w14:textId="77777777" w:rsidR="00000000" w:rsidRDefault="007C71EE">
      <w:pPr>
        <w:pStyle w:val="a"/>
        <w:rPr>
          <w:rFonts w:hint="cs"/>
          <w:rtl/>
        </w:rPr>
      </w:pPr>
    </w:p>
    <w:p w14:paraId="7FC9F313" w14:textId="77777777" w:rsidR="00000000" w:rsidRDefault="007C71EE">
      <w:pPr>
        <w:pStyle w:val="a"/>
        <w:rPr>
          <w:rFonts w:hint="cs"/>
          <w:rtl/>
        </w:rPr>
      </w:pPr>
      <w:r>
        <w:rPr>
          <w:rFonts w:hint="cs"/>
          <w:rtl/>
        </w:rPr>
        <w:t>רביץ - מי בעד? תודה. מי נגד? תודה. מי נמנע? תודה.</w:t>
      </w:r>
    </w:p>
    <w:p w14:paraId="017F159E" w14:textId="77777777" w:rsidR="00000000" w:rsidRDefault="007C71EE">
      <w:pPr>
        <w:pStyle w:val="a"/>
        <w:rPr>
          <w:rFonts w:hint="cs"/>
          <w:rtl/>
        </w:rPr>
      </w:pPr>
    </w:p>
    <w:p w14:paraId="036D0FAA" w14:textId="77777777" w:rsidR="00000000" w:rsidRDefault="007C71EE">
      <w:pPr>
        <w:pStyle w:val="a"/>
        <w:ind w:firstLine="26"/>
        <w:jc w:val="center"/>
        <w:rPr>
          <w:rFonts w:hint="cs"/>
          <w:b/>
          <w:bCs/>
          <w:rtl/>
        </w:rPr>
      </w:pPr>
      <w:r>
        <w:rPr>
          <w:rFonts w:hint="cs"/>
          <w:b/>
          <w:bCs/>
          <w:rtl/>
        </w:rPr>
        <w:t>הצבעה</w:t>
      </w:r>
    </w:p>
    <w:p w14:paraId="09FEA841" w14:textId="77777777" w:rsidR="00000000" w:rsidRDefault="007C71EE">
      <w:pPr>
        <w:pStyle w:val="a"/>
        <w:rPr>
          <w:rtl/>
        </w:rPr>
      </w:pPr>
    </w:p>
    <w:p w14:paraId="09898D22" w14:textId="77777777" w:rsidR="00000000" w:rsidRDefault="007C71EE">
      <w:pPr>
        <w:pStyle w:val="a"/>
        <w:jc w:val="center"/>
      </w:pPr>
      <w:r>
        <w:rPr>
          <w:rFonts w:hint="cs"/>
          <w:rtl/>
        </w:rPr>
        <w:t>ההסתייגות של חבר הכנסת אברהם רביץ לסעיף 7(3) לא נתקבלה.</w:t>
      </w:r>
    </w:p>
    <w:p w14:paraId="7CF7F871" w14:textId="77777777" w:rsidR="00000000" w:rsidRDefault="007C71EE">
      <w:pPr>
        <w:pStyle w:val="a"/>
        <w:rPr>
          <w:rFonts w:hint="cs"/>
        </w:rPr>
      </w:pPr>
    </w:p>
    <w:p w14:paraId="5003080F" w14:textId="77777777" w:rsidR="00000000" w:rsidRDefault="007C71EE">
      <w:pPr>
        <w:pStyle w:val="ad"/>
        <w:rPr>
          <w:rtl/>
        </w:rPr>
      </w:pPr>
      <w:r>
        <w:rPr>
          <w:rtl/>
        </w:rPr>
        <w:t>היו"ר ראובן ריבלין:</w:t>
      </w:r>
    </w:p>
    <w:p w14:paraId="1F5900FE" w14:textId="77777777" w:rsidR="00000000" w:rsidRDefault="007C71EE">
      <w:pPr>
        <w:pStyle w:val="a"/>
        <w:rPr>
          <w:rtl/>
        </w:rPr>
      </w:pPr>
    </w:p>
    <w:p w14:paraId="3487C613" w14:textId="77777777" w:rsidR="00000000" w:rsidRDefault="007C71EE">
      <w:pPr>
        <w:pStyle w:val="a"/>
        <w:rPr>
          <w:rFonts w:hint="cs"/>
          <w:rtl/>
        </w:rPr>
      </w:pPr>
      <w:r>
        <w:rPr>
          <w:rFonts w:hint="cs"/>
          <w:rtl/>
        </w:rPr>
        <w:t>רביץ - לא עברה.</w:t>
      </w:r>
    </w:p>
    <w:p w14:paraId="57C68A69" w14:textId="77777777" w:rsidR="00000000" w:rsidRDefault="007C71EE">
      <w:pPr>
        <w:pStyle w:val="a"/>
        <w:rPr>
          <w:rFonts w:hint="cs"/>
          <w:rtl/>
        </w:rPr>
      </w:pPr>
    </w:p>
    <w:p w14:paraId="76B8D13B" w14:textId="77777777" w:rsidR="00000000" w:rsidRDefault="007C71EE">
      <w:pPr>
        <w:pStyle w:val="a"/>
        <w:rPr>
          <w:rFonts w:hint="cs"/>
          <w:rtl/>
        </w:rPr>
      </w:pPr>
      <w:r>
        <w:rPr>
          <w:rFonts w:hint="cs"/>
          <w:rtl/>
        </w:rPr>
        <w:t>מאיר פרוש - מי בעד? תודה. מי נגד? תודה. מי נמנע? תודה.</w:t>
      </w:r>
    </w:p>
    <w:p w14:paraId="2B3FC4A3" w14:textId="77777777" w:rsidR="00000000" w:rsidRDefault="007C71EE">
      <w:pPr>
        <w:pStyle w:val="a"/>
        <w:rPr>
          <w:rFonts w:hint="cs"/>
          <w:rtl/>
        </w:rPr>
      </w:pPr>
    </w:p>
    <w:p w14:paraId="486772F6" w14:textId="77777777" w:rsidR="00000000" w:rsidRDefault="007C71EE">
      <w:pPr>
        <w:pStyle w:val="a"/>
        <w:ind w:firstLine="26"/>
        <w:jc w:val="center"/>
        <w:rPr>
          <w:rFonts w:hint="cs"/>
          <w:b/>
          <w:bCs/>
          <w:rtl/>
        </w:rPr>
      </w:pPr>
      <w:r>
        <w:rPr>
          <w:rFonts w:hint="cs"/>
          <w:b/>
          <w:bCs/>
          <w:rtl/>
        </w:rPr>
        <w:t>הצבעה</w:t>
      </w:r>
    </w:p>
    <w:p w14:paraId="43B227BA" w14:textId="77777777" w:rsidR="00000000" w:rsidRDefault="007C71EE">
      <w:pPr>
        <w:pStyle w:val="a"/>
        <w:rPr>
          <w:rFonts w:hint="cs"/>
          <w:rtl/>
        </w:rPr>
      </w:pPr>
    </w:p>
    <w:p w14:paraId="24AAD4AD" w14:textId="77777777" w:rsidR="00000000" w:rsidRDefault="007C71EE">
      <w:pPr>
        <w:pStyle w:val="a"/>
        <w:jc w:val="center"/>
      </w:pPr>
      <w:r>
        <w:rPr>
          <w:rFonts w:hint="cs"/>
          <w:rtl/>
        </w:rPr>
        <w:t xml:space="preserve">ההסתייגות של חבר הכנסת מאיר פרוש לסעיף </w:t>
      </w:r>
      <w:r>
        <w:rPr>
          <w:rFonts w:hint="cs"/>
          <w:rtl/>
        </w:rPr>
        <w:t>7(3) לא נתקבלה.</w:t>
      </w:r>
    </w:p>
    <w:p w14:paraId="48ADBCF9" w14:textId="77777777" w:rsidR="00000000" w:rsidRDefault="007C71EE">
      <w:pPr>
        <w:pStyle w:val="a"/>
        <w:rPr>
          <w:rtl/>
        </w:rPr>
      </w:pPr>
    </w:p>
    <w:p w14:paraId="4C378B47" w14:textId="77777777" w:rsidR="00000000" w:rsidRDefault="007C71EE">
      <w:pPr>
        <w:pStyle w:val="ad"/>
        <w:rPr>
          <w:rtl/>
        </w:rPr>
      </w:pPr>
      <w:r>
        <w:rPr>
          <w:rtl/>
        </w:rPr>
        <w:t>היו"ר ראובן ריבלין:</w:t>
      </w:r>
    </w:p>
    <w:p w14:paraId="09E6EF13" w14:textId="77777777" w:rsidR="00000000" w:rsidRDefault="007C71EE">
      <w:pPr>
        <w:pStyle w:val="a"/>
        <w:rPr>
          <w:rtl/>
        </w:rPr>
      </w:pPr>
    </w:p>
    <w:p w14:paraId="7B6E5BEE" w14:textId="77777777" w:rsidR="00000000" w:rsidRDefault="007C71EE">
      <w:pPr>
        <w:pStyle w:val="a"/>
        <w:rPr>
          <w:rFonts w:hint="cs"/>
          <w:rtl/>
        </w:rPr>
      </w:pPr>
      <w:r>
        <w:rPr>
          <w:rFonts w:hint="cs"/>
          <w:rtl/>
        </w:rPr>
        <w:t>הצעת פרוש לא עברה.</w:t>
      </w:r>
    </w:p>
    <w:p w14:paraId="53C9A3DC" w14:textId="77777777" w:rsidR="00000000" w:rsidRDefault="007C71EE">
      <w:pPr>
        <w:pStyle w:val="a"/>
        <w:rPr>
          <w:rFonts w:hint="cs"/>
          <w:rtl/>
        </w:rPr>
      </w:pPr>
    </w:p>
    <w:p w14:paraId="79A0060F" w14:textId="77777777" w:rsidR="00000000" w:rsidRDefault="007C71EE">
      <w:pPr>
        <w:pStyle w:val="a"/>
        <w:rPr>
          <w:rFonts w:hint="cs"/>
          <w:rtl/>
        </w:rPr>
      </w:pPr>
      <w:r>
        <w:rPr>
          <w:rFonts w:hint="cs"/>
          <w:rtl/>
        </w:rPr>
        <w:t>הצעת גפני - מי בעד? תודה. מי נגד? תודה. מי נמנע? תודה.</w:t>
      </w:r>
    </w:p>
    <w:p w14:paraId="0B15772C" w14:textId="77777777" w:rsidR="00000000" w:rsidRDefault="007C71EE">
      <w:pPr>
        <w:pStyle w:val="a"/>
        <w:rPr>
          <w:rFonts w:hint="cs"/>
          <w:rtl/>
        </w:rPr>
      </w:pPr>
    </w:p>
    <w:p w14:paraId="51898111" w14:textId="77777777" w:rsidR="00000000" w:rsidRDefault="007C71EE">
      <w:pPr>
        <w:pStyle w:val="a"/>
        <w:ind w:firstLine="26"/>
        <w:jc w:val="center"/>
        <w:rPr>
          <w:rFonts w:hint="cs"/>
          <w:b/>
          <w:bCs/>
          <w:rtl/>
        </w:rPr>
      </w:pPr>
      <w:r>
        <w:rPr>
          <w:rFonts w:hint="cs"/>
          <w:b/>
          <w:bCs/>
          <w:rtl/>
        </w:rPr>
        <w:t>הצבעה</w:t>
      </w:r>
    </w:p>
    <w:p w14:paraId="232937DA" w14:textId="77777777" w:rsidR="00000000" w:rsidRDefault="007C71EE">
      <w:pPr>
        <w:pStyle w:val="a"/>
        <w:rPr>
          <w:rFonts w:hint="cs"/>
          <w:rtl/>
        </w:rPr>
      </w:pPr>
    </w:p>
    <w:p w14:paraId="7F507564" w14:textId="77777777" w:rsidR="00000000" w:rsidRDefault="007C71EE">
      <w:pPr>
        <w:pStyle w:val="a"/>
        <w:jc w:val="center"/>
      </w:pPr>
      <w:r>
        <w:rPr>
          <w:rFonts w:hint="cs"/>
          <w:rtl/>
        </w:rPr>
        <w:t>ההסתייגות של חבר הכנסת משה גפני לסעיף 7(3) לא נתקבלה.</w:t>
      </w:r>
    </w:p>
    <w:p w14:paraId="4CB47D4E" w14:textId="77777777" w:rsidR="00000000" w:rsidRDefault="007C71EE">
      <w:pPr>
        <w:pStyle w:val="a"/>
        <w:rPr>
          <w:rtl/>
        </w:rPr>
      </w:pPr>
    </w:p>
    <w:p w14:paraId="4337FC77" w14:textId="77777777" w:rsidR="00000000" w:rsidRDefault="007C71EE">
      <w:pPr>
        <w:pStyle w:val="ad"/>
        <w:rPr>
          <w:rtl/>
        </w:rPr>
      </w:pPr>
      <w:r>
        <w:rPr>
          <w:rtl/>
        </w:rPr>
        <w:t>היו"ר ראובן ריבלין:</w:t>
      </w:r>
    </w:p>
    <w:p w14:paraId="55DD46FB" w14:textId="77777777" w:rsidR="00000000" w:rsidRDefault="007C71EE">
      <w:pPr>
        <w:pStyle w:val="a"/>
        <w:rPr>
          <w:rtl/>
        </w:rPr>
      </w:pPr>
    </w:p>
    <w:p w14:paraId="24F8FEA6" w14:textId="77777777" w:rsidR="00000000" w:rsidRDefault="007C71EE">
      <w:pPr>
        <w:pStyle w:val="a"/>
        <w:rPr>
          <w:rFonts w:hint="cs"/>
          <w:rtl/>
        </w:rPr>
      </w:pPr>
      <w:r>
        <w:rPr>
          <w:rFonts w:hint="cs"/>
          <w:rtl/>
        </w:rPr>
        <w:t>הצעת גפני לא עברה.</w:t>
      </w:r>
    </w:p>
    <w:p w14:paraId="7F4DFC9E" w14:textId="77777777" w:rsidR="00000000" w:rsidRDefault="007C71EE">
      <w:pPr>
        <w:pStyle w:val="a"/>
        <w:rPr>
          <w:rFonts w:hint="cs"/>
          <w:rtl/>
        </w:rPr>
      </w:pPr>
    </w:p>
    <w:p w14:paraId="6DE14330" w14:textId="77777777" w:rsidR="00000000" w:rsidRDefault="007C71EE">
      <w:pPr>
        <w:pStyle w:val="a"/>
        <w:rPr>
          <w:rFonts w:hint="cs"/>
          <w:rtl/>
        </w:rPr>
      </w:pPr>
      <w:r>
        <w:rPr>
          <w:rFonts w:hint="cs"/>
          <w:rtl/>
        </w:rPr>
        <w:t>חבר הכנסת אייכלר - אינו נוכח. חבר הכנסת</w:t>
      </w:r>
      <w:r>
        <w:rPr>
          <w:rFonts w:hint="cs"/>
          <w:rtl/>
        </w:rPr>
        <w:t xml:space="preserve"> ברכה - אינו נוכח. עסאם מח'ול - אינו נוכח. </w:t>
      </w:r>
    </w:p>
    <w:p w14:paraId="75DB8A23" w14:textId="77777777" w:rsidR="00000000" w:rsidRDefault="007C71EE">
      <w:pPr>
        <w:pStyle w:val="a"/>
        <w:rPr>
          <w:rFonts w:hint="cs"/>
          <w:rtl/>
        </w:rPr>
      </w:pPr>
    </w:p>
    <w:p w14:paraId="024F4ABE" w14:textId="77777777" w:rsidR="00000000" w:rsidRDefault="007C71EE">
      <w:pPr>
        <w:pStyle w:val="a"/>
        <w:rPr>
          <w:rFonts w:hint="cs"/>
          <w:rtl/>
        </w:rPr>
      </w:pPr>
      <w:r>
        <w:rPr>
          <w:rFonts w:hint="cs"/>
          <w:rtl/>
        </w:rPr>
        <w:t>אחמד טיבי - מי בעד? תודה. מי נגד? תודה. מי נמנע? תודה.</w:t>
      </w:r>
    </w:p>
    <w:p w14:paraId="36F30F66" w14:textId="77777777" w:rsidR="00000000" w:rsidRDefault="007C71EE">
      <w:pPr>
        <w:pStyle w:val="a"/>
        <w:rPr>
          <w:rFonts w:hint="cs"/>
          <w:rtl/>
        </w:rPr>
      </w:pPr>
    </w:p>
    <w:p w14:paraId="25A294A0" w14:textId="77777777" w:rsidR="00000000" w:rsidRDefault="007C71EE">
      <w:pPr>
        <w:pStyle w:val="a"/>
        <w:ind w:firstLine="26"/>
        <w:jc w:val="center"/>
        <w:rPr>
          <w:rFonts w:hint="cs"/>
          <w:b/>
          <w:bCs/>
          <w:rtl/>
        </w:rPr>
      </w:pPr>
      <w:r>
        <w:rPr>
          <w:rFonts w:hint="cs"/>
          <w:b/>
          <w:bCs/>
          <w:rtl/>
        </w:rPr>
        <w:t>הצבעה</w:t>
      </w:r>
    </w:p>
    <w:p w14:paraId="692C7D10" w14:textId="77777777" w:rsidR="00000000" w:rsidRDefault="007C71EE">
      <w:pPr>
        <w:pStyle w:val="a"/>
        <w:jc w:val="center"/>
        <w:rPr>
          <w:rFonts w:hint="cs"/>
          <w:b/>
          <w:bCs/>
          <w:rtl/>
        </w:rPr>
      </w:pPr>
    </w:p>
    <w:p w14:paraId="6AC6BED4" w14:textId="77777777" w:rsidR="00000000" w:rsidRDefault="007C71EE">
      <w:pPr>
        <w:pStyle w:val="a"/>
        <w:jc w:val="center"/>
        <w:rPr>
          <w:rtl/>
        </w:rPr>
      </w:pPr>
      <w:r>
        <w:rPr>
          <w:rFonts w:hint="cs"/>
          <w:rtl/>
        </w:rPr>
        <w:t>ההסתייגות של חבר הכנסת אחמד טיבי לסעיף 7(3) לא נתקבלה.</w:t>
      </w:r>
    </w:p>
    <w:p w14:paraId="6593BA0F" w14:textId="77777777" w:rsidR="00000000" w:rsidRDefault="007C71EE">
      <w:pPr>
        <w:pStyle w:val="a"/>
        <w:rPr>
          <w:rtl/>
        </w:rPr>
      </w:pPr>
    </w:p>
    <w:p w14:paraId="6F55B2C7" w14:textId="77777777" w:rsidR="00000000" w:rsidRDefault="007C71EE">
      <w:pPr>
        <w:pStyle w:val="ad"/>
        <w:rPr>
          <w:rtl/>
        </w:rPr>
      </w:pPr>
      <w:r>
        <w:rPr>
          <w:rtl/>
        </w:rPr>
        <w:t>היו"ר ראובן ריבלין:</w:t>
      </w:r>
    </w:p>
    <w:p w14:paraId="45B87A9F" w14:textId="77777777" w:rsidR="00000000" w:rsidRDefault="007C71EE">
      <w:pPr>
        <w:pStyle w:val="a"/>
        <w:rPr>
          <w:rtl/>
        </w:rPr>
      </w:pPr>
    </w:p>
    <w:p w14:paraId="51450931" w14:textId="77777777" w:rsidR="00000000" w:rsidRDefault="007C71EE">
      <w:pPr>
        <w:pStyle w:val="a"/>
        <w:rPr>
          <w:rFonts w:hint="cs"/>
          <w:rtl/>
        </w:rPr>
      </w:pPr>
      <w:r>
        <w:rPr>
          <w:rFonts w:hint="cs"/>
          <w:rtl/>
        </w:rPr>
        <w:t>אחמד טיבי - לא עברה.</w:t>
      </w:r>
    </w:p>
    <w:p w14:paraId="607E7810" w14:textId="77777777" w:rsidR="00000000" w:rsidRDefault="007C71EE">
      <w:pPr>
        <w:pStyle w:val="a"/>
        <w:rPr>
          <w:rFonts w:hint="cs"/>
          <w:rtl/>
        </w:rPr>
      </w:pPr>
    </w:p>
    <w:p w14:paraId="6ED0E0CA" w14:textId="77777777" w:rsidR="00000000" w:rsidRDefault="007C71EE">
      <w:pPr>
        <w:pStyle w:val="a"/>
        <w:rPr>
          <w:rFonts w:hint="cs"/>
          <w:rtl/>
        </w:rPr>
      </w:pPr>
      <w:r>
        <w:rPr>
          <w:rFonts w:hint="cs"/>
          <w:rtl/>
        </w:rPr>
        <w:t>עמיר פרץ - אינו נוכח. אילנה כהן - אינה נוכחת. דוד</w:t>
      </w:r>
      <w:r>
        <w:rPr>
          <w:rFonts w:hint="cs"/>
          <w:rtl/>
        </w:rPr>
        <w:t xml:space="preserve"> טל - אינו נוכח.</w:t>
      </w:r>
    </w:p>
    <w:p w14:paraId="5E4CA38F" w14:textId="77777777" w:rsidR="00000000" w:rsidRDefault="007C71EE">
      <w:pPr>
        <w:pStyle w:val="a"/>
        <w:rPr>
          <w:rFonts w:hint="cs"/>
          <w:rtl/>
        </w:rPr>
      </w:pPr>
    </w:p>
    <w:p w14:paraId="3D2BA0A8" w14:textId="77777777" w:rsidR="00000000" w:rsidRDefault="007C71EE">
      <w:pPr>
        <w:pStyle w:val="a"/>
        <w:rPr>
          <w:rFonts w:hint="cs"/>
          <w:rtl/>
        </w:rPr>
      </w:pPr>
      <w:r>
        <w:rPr>
          <w:rFonts w:hint="cs"/>
          <w:rtl/>
        </w:rPr>
        <w:t>עזמי בשארה - מי בעד? תודה. מי נגד? תודה. מי נמנע? תודה.</w:t>
      </w:r>
    </w:p>
    <w:p w14:paraId="4DBF2299" w14:textId="77777777" w:rsidR="00000000" w:rsidRDefault="007C71EE">
      <w:pPr>
        <w:pStyle w:val="a"/>
        <w:rPr>
          <w:rFonts w:hint="cs"/>
          <w:rtl/>
        </w:rPr>
      </w:pPr>
    </w:p>
    <w:p w14:paraId="389F320E" w14:textId="77777777" w:rsidR="00000000" w:rsidRDefault="007C71EE">
      <w:pPr>
        <w:pStyle w:val="a"/>
        <w:ind w:firstLine="26"/>
        <w:jc w:val="center"/>
        <w:rPr>
          <w:rFonts w:hint="cs"/>
          <w:b/>
          <w:bCs/>
          <w:rtl/>
        </w:rPr>
      </w:pPr>
      <w:r>
        <w:rPr>
          <w:rFonts w:hint="cs"/>
          <w:b/>
          <w:bCs/>
          <w:rtl/>
        </w:rPr>
        <w:t>הצבעה</w:t>
      </w:r>
    </w:p>
    <w:p w14:paraId="4E502132" w14:textId="77777777" w:rsidR="00000000" w:rsidRDefault="007C71EE">
      <w:pPr>
        <w:pStyle w:val="a"/>
        <w:rPr>
          <w:rFonts w:hint="cs"/>
          <w:rtl/>
        </w:rPr>
      </w:pPr>
    </w:p>
    <w:p w14:paraId="73165A65" w14:textId="77777777" w:rsidR="00000000" w:rsidRDefault="007C71EE">
      <w:pPr>
        <w:pStyle w:val="a"/>
        <w:jc w:val="center"/>
        <w:rPr>
          <w:rtl/>
        </w:rPr>
      </w:pPr>
      <w:r>
        <w:rPr>
          <w:rFonts w:hint="cs"/>
          <w:rtl/>
        </w:rPr>
        <w:t>ההסתייגות של חבר הכנסת עזמי בשארה לסעיף 7(3) לא נתקבלה.</w:t>
      </w:r>
    </w:p>
    <w:p w14:paraId="3B96CFB9" w14:textId="77777777" w:rsidR="00000000" w:rsidRDefault="007C71EE">
      <w:pPr>
        <w:pStyle w:val="a"/>
        <w:rPr>
          <w:rtl/>
        </w:rPr>
      </w:pPr>
    </w:p>
    <w:p w14:paraId="23ABCFF0" w14:textId="77777777" w:rsidR="00000000" w:rsidRDefault="007C71EE">
      <w:pPr>
        <w:pStyle w:val="ad"/>
        <w:rPr>
          <w:rtl/>
        </w:rPr>
      </w:pPr>
      <w:r>
        <w:rPr>
          <w:rtl/>
        </w:rPr>
        <w:t>היו"ר ראובן ריבלין:</w:t>
      </w:r>
    </w:p>
    <w:p w14:paraId="1154FAF7" w14:textId="77777777" w:rsidR="00000000" w:rsidRDefault="007C71EE">
      <w:pPr>
        <w:pStyle w:val="a"/>
        <w:rPr>
          <w:rtl/>
        </w:rPr>
      </w:pPr>
    </w:p>
    <w:p w14:paraId="042C81DE" w14:textId="77777777" w:rsidR="00000000" w:rsidRDefault="007C71EE">
      <w:pPr>
        <w:pStyle w:val="a"/>
        <w:rPr>
          <w:rFonts w:hint="cs"/>
          <w:rtl/>
        </w:rPr>
      </w:pPr>
      <w:r>
        <w:rPr>
          <w:rFonts w:hint="cs"/>
          <w:rtl/>
        </w:rPr>
        <w:t>הצעת בשארה לא עברה.</w:t>
      </w:r>
    </w:p>
    <w:p w14:paraId="3A7ED49A" w14:textId="77777777" w:rsidR="00000000" w:rsidRDefault="007C71EE">
      <w:pPr>
        <w:pStyle w:val="a"/>
        <w:rPr>
          <w:rFonts w:hint="cs"/>
          <w:rtl/>
        </w:rPr>
      </w:pPr>
    </w:p>
    <w:p w14:paraId="2EAEDF34" w14:textId="77777777" w:rsidR="00000000" w:rsidRDefault="007C71EE">
      <w:pPr>
        <w:pStyle w:val="a"/>
        <w:rPr>
          <w:rFonts w:hint="cs"/>
          <w:rtl/>
        </w:rPr>
      </w:pPr>
      <w:r>
        <w:rPr>
          <w:rFonts w:hint="cs"/>
          <w:rtl/>
        </w:rPr>
        <w:t>זחאלקה - מי בעד הצעת חבר הכנסת זחאלקה? תודה. מי נגד? תודה. מי נמנע? תודה.</w:t>
      </w:r>
    </w:p>
    <w:p w14:paraId="05B59DC5" w14:textId="77777777" w:rsidR="00000000" w:rsidRDefault="007C71EE">
      <w:pPr>
        <w:pStyle w:val="a"/>
        <w:rPr>
          <w:rFonts w:hint="cs"/>
          <w:rtl/>
        </w:rPr>
      </w:pPr>
    </w:p>
    <w:p w14:paraId="237233CF" w14:textId="77777777" w:rsidR="00000000" w:rsidRDefault="007C71EE">
      <w:pPr>
        <w:pStyle w:val="a"/>
        <w:ind w:firstLine="26"/>
        <w:jc w:val="center"/>
        <w:rPr>
          <w:rFonts w:hint="cs"/>
          <w:b/>
          <w:bCs/>
          <w:rtl/>
        </w:rPr>
      </w:pPr>
      <w:r>
        <w:rPr>
          <w:rFonts w:hint="cs"/>
          <w:b/>
          <w:bCs/>
          <w:rtl/>
        </w:rPr>
        <w:t>הצבעה</w:t>
      </w:r>
    </w:p>
    <w:p w14:paraId="6F3A4A3D" w14:textId="77777777" w:rsidR="00000000" w:rsidRDefault="007C71EE">
      <w:pPr>
        <w:pStyle w:val="a"/>
        <w:rPr>
          <w:rFonts w:hint="cs"/>
          <w:rtl/>
        </w:rPr>
      </w:pPr>
    </w:p>
    <w:p w14:paraId="2A3EEF49" w14:textId="77777777" w:rsidR="00000000" w:rsidRDefault="007C71EE">
      <w:pPr>
        <w:pStyle w:val="a"/>
        <w:jc w:val="center"/>
      </w:pPr>
      <w:r>
        <w:rPr>
          <w:rFonts w:hint="cs"/>
          <w:rtl/>
        </w:rPr>
        <w:t>ההסתייגות של חבר הכנסת ג'מאל זחאלקה לסעיף 7(3) לא נתקבלה.</w:t>
      </w:r>
    </w:p>
    <w:p w14:paraId="4B6E975D" w14:textId="77777777" w:rsidR="00000000" w:rsidRDefault="007C71EE">
      <w:pPr>
        <w:pStyle w:val="a"/>
        <w:rPr>
          <w:rFonts w:hint="cs"/>
          <w:rtl/>
        </w:rPr>
      </w:pPr>
    </w:p>
    <w:p w14:paraId="6CB1AE70" w14:textId="77777777" w:rsidR="00000000" w:rsidRDefault="007C71EE">
      <w:pPr>
        <w:pStyle w:val="ad"/>
        <w:rPr>
          <w:rtl/>
        </w:rPr>
      </w:pPr>
      <w:r>
        <w:rPr>
          <w:rtl/>
        </w:rPr>
        <w:t>היו"ר ראובן ריבלין:</w:t>
      </w:r>
    </w:p>
    <w:p w14:paraId="777DEEDA" w14:textId="77777777" w:rsidR="00000000" w:rsidRDefault="007C71EE">
      <w:pPr>
        <w:pStyle w:val="a"/>
        <w:rPr>
          <w:rtl/>
        </w:rPr>
      </w:pPr>
    </w:p>
    <w:p w14:paraId="35411E40" w14:textId="77777777" w:rsidR="00000000" w:rsidRDefault="007C71EE">
      <w:pPr>
        <w:pStyle w:val="a"/>
        <w:rPr>
          <w:rFonts w:hint="cs"/>
          <w:rtl/>
        </w:rPr>
      </w:pPr>
      <w:r>
        <w:rPr>
          <w:rFonts w:hint="cs"/>
          <w:rtl/>
        </w:rPr>
        <w:t>הצעת זחאלקה לא עברה.</w:t>
      </w:r>
    </w:p>
    <w:p w14:paraId="1E325D3C" w14:textId="77777777" w:rsidR="00000000" w:rsidRDefault="007C71EE">
      <w:pPr>
        <w:pStyle w:val="a"/>
        <w:rPr>
          <w:rFonts w:hint="cs"/>
          <w:rtl/>
        </w:rPr>
      </w:pPr>
    </w:p>
    <w:p w14:paraId="0D2F946D" w14:textId="77777777" w:rsidR="00000000" w:rsidRDefault="007C71EE">
      <w:pPr>
        <w:pStyle w:val="a"/>
        <w:rPr>
          <w:rFonts w:hint="cs"/>
          <w:rtl/>
        </w:rPr>
      </w:pPr>
      <w:r>
        <w:rPr>
          <w:rFonts w:hint="cs"/>
          <w:rtl/>
        </w:rPr>
        <w:t>ואסל טאהא - מי בעד? תודה. מי נגד? תודה. מי נמנע? תודה.</w:t>
      </w:r>
    </w:p>
    <w:p w14:paraId="755DD3F7" w14:textId="77777777" w:rsidR="00000000" w:rsidRDefault="007C71EE">
      <w:pPr>
        <w:pStyle w:val="a"/>
        <w:rPr>
          <w:rFonts w:hint="cs"/>
          <w:rtl/>
        </w:rPr>
      </w:pPr>
    </w:p>
    <w:p w14:paraId="2B9997AE" w14:textId="77777777" w:rsidR="00000000" w:rsidRDefault="007C71EE">
      <w:pPr>
        <w:pStyle w:val="a"/>
        <w:ind w:firstLine="26"/>
        <w:jc w:val="center"/>
        <w:rPr>
          <w:rFonts w:hint="cs"/>
          <w:b/>
          <w:bCs/>
          <w:rtl/>
        </w:rPr>
      </w:pPr>
      <w:r>
        <w:rPr>
          <w:rFonts w:hint="cs"/>
          <w:b/>
          <w:bCs/>
          <w:rtl/>
        </w:rPr>
        <w:t>הצבעה</w:t>
      </w:r>
    </w:p>
    <w:p w14:paraId="3E5CA5E2" w14:textId="77777777" w:rsidR="00000000" w:rsidRDefault="007C71EE">
      <w:pPr>
        <w:pStyle w:val="a"/>
        <w:rPr>
          <w:rFonts w:hint="cs"/>
          <w:rtl/>
        </w:rPr>
      </w:pPr>
    </w:p>
    <w:p w14:paraId="0354A75F" w14:textId="77777777" w:rsidR="00000000" w:rsidRDefault="007C71EE">
      <w:pPr>
        <w:pStyle w:val="a"/>
        <w:jc w:val="center"/>
      </w:pPr>
      <w:r>
        <w:rPr>
          <w:rFonts w:hint="cs"/>
          <w:rtl/>
        </w:rPr>
        <w:t>ההסתייגות של חבר הכנסת ואסל טאהא לסעיף 7(3) לא נתקבלה.</w:t>
      </w:r>
    </w:p>
    <w:p w14:paraId="61A599F0" w14:textId="77777777" w:rsidR="00000000" w:rsidRDefault="007C71EE">
      <w:pPr>
        <w:pStyle w:val="a"/>
        <w:rPr>
          <w:rFonts w:hint="cs"/>
        </w:rPr>
      </w:pPr>
    </w:p>
    <w:p w14:paraId="290F6F66" w14:textId="77777777" w:rsidR="00000000" w:rsidRDefault="007C71EE">
      <w:pPr>
        <w:pStyle w:val="ad"/>
        <w:rPr>
          <w:rtl/>
        </w:rPr>
      </w:pPr>
      <w:r>
        <w:rPr>
          <w:rtl/>
        </w:rPr>
        <w:t>היו"ר ראובן ריבלין:</w:t>
      </w:r>
    </w:p>
    <w:p w14:paraId="5031530D" w14:textId="77777777" w:rsidR="00000000" w:rsidRDefault="007C71EE">
      <w:pPr>
        <w:pStyle w:val="a"/>
        <w:rPr>
          <w:rtl/>
        </w:rPr>
      </w:pPr>
    </w:p>
    <w:p w14:paraId="0F4C0001" w14:textId="77777777" w:rsidR="00000000" w:rsidRDefault="007C71EE">
      <w:pPr>
        <w:pStyle w:val="a"/>
        <w:rPr>
          <w:rFonts w:hint="cs"/>
          <w:rtl/>
        </w:rPr>
      </w:pPr>
      <w:r>
        <w:rPr>
          <w:rFonts w:hint="cs"/>
          <w:rtl/>
        </w:rPr>
        <w:t>ואסל טא</w:t>
      </w:r>
      <w:r>
        <w:rPr>
          <w:rFonts w:hint="cs"/>
          <w:rtl/>
        </w:rPr>
        <w:t>הא - לא עברה.</w:t>
      </w:r>
    </w:p>
    <w:p w14:paraId="71A8D783" w14:textId="77777777" w:rsidR="00000000" w:rsidRDefault="007C71EE">
      <w:pPr>
        <w:pStyle w:val="a"/>
        <w:rPr>
          <w:rFonts w:hint="cs"/>
          <w:rtl/>
        </w:rPr>
      </w:pPr>
    </w:p>
    <w:p w14:paraId="7560C2C9" w14:textId="77777777" w:rsidR="00000000" w:rsidRDefault="007C71EE">
      <w:pPr>
        <w:pStyle w:val="a"/>
        <w:rPr>
          <w:rFonts w:hint="cs"/>
          <w:rtl/>
        </w:rPr>
      </w:pPr>
      <w:r>
        <w:rPr>
          <w:rFonts w:hint="cs"/>
          <w:rtl/>
        </w:rPr>
        <w:t xml:space="preserve">עבד-אלמאלכ דהאמשה - אינו נוכח. טלב אלסאנע - אינו נוכח. קבוצת ברכה. חבר הכנסת טיבי נמצא פה. </w:t>
      </w:r>
    </w:p>
    <w:p w14:paraId="1C1D7F26" w14:textId="77777777" w:rsidR="00000000" w:rsidRDefault="007C71EE">
      <w:pPr>
        <w:pStyle w:val="a"/>
        <w:rPr>
          <w:rFonts w:hint="cs"/>
          <w:rtl/>
        </w:rPr>
      </w:pPr>
    </w:p>
    <w:p w14:paraId="32A39E76" w14:textId="77777777" w:rsidR="00000000" w:rsidRDefault="007C71EE">
      <w:pPr>
        <w:pStyle w:val="a"/>
        <w:rPr>
          <w:rFonts w:hint="cs"/>
          <w:rtl/>
        </w:rPr>
      </w:pPr>
      <w:r>
        <w:rPr>
          <w:rFonts w:hint="cs"/>
          <w:rtl/>
        </w:rPr>
        <w:t xml:space="preserve">מי בעד קבוצת ברכה? </w:t>
      </w:r>
    </w:p>
    <w:p w14:paraId="4A02DD8C" w14:textId="77777777" w:rsidR="00000000" w:rsidRDefault="007C71EE">
      <w:pPr>
        <w:pStyle w:val="a"/>
        <w:rPr>
          <w:rFonts w:hint="cs"/>
          <w:rtl/>
        </w:rPr>
      </w:pPr>
    </w:p>
    <w:p w14:paraId="6AFA250A" w14:textId="77777777" w:rsidR="00000000" w:rsidRDefault="007C71EE">
      <w:pPr>
        <w:pStyle w:val="a"/>
        <w:ind w:firstLine="26"/>
        <w:jc w:val="center"/>
        <w:rPr>
          <w:rFonts w:hint="cs"/>
          <w:b/>
          <w:bCs/>
          <w:rtl/>
        </w:rPr>
      </w:pPr>
      <w:r>
        <w:rPr>
          <w:rFonts w:hint="cs"/>
          <w:b/>
          <w:bCs/>
          <w:rtl/>
        </w:rPr>
        <w:t>הצבעה</w:t>
      </w:r>
    </w:p>
    <w:p w14:paraId="196BE107" w14:textId="77777777" w:rsidR="00000000" w:rsidRDefault="007C71EE">
      <w:pPr>
        <w:pStyle w:val="a"/>
        <w:rPr>
          <w:rFonts w:hint="cs"/>
          <w:rtl/>
        </w:rPr>
      </w:pPr>
    </w:p>
    <w:p w14:paraId="5AA48EB3" w14:textId="77777777" w:rsidR="00000000" w:rsidRDefault="007C71EE">
      <w:pPr>
        <w:pStyle w:val="a"/>
        <w:jc w:val="center"/>
        <w:rPr>
          <w:rFonts w:hint="cs"/>
          <w:rtl/>
        </w:rPr>
      </w:pPr>
      <w:r>
        <w:rPr>
          <w:rFonts w:hint="cs"/>
          <w:rtl/>
        </w:rPr>
        <w:t>ההסתייגות של קבוצת חבר הכנסת מוחמד ברכה ושל חבר הכנסת טלב אלסאנע לסעיף 7(3)</w:t>
      </w:r>
    </w:p>
    <w:p w14:paraId="76035BF7" w14:textId="77777777" w:rsidR="00000000" w:rsidRDefault="007C71EE">
      <w:pPr>
        <w:pStyle w:val="a"/>
        <w:jc w:val="center"/>
      </w:pPr>
      <w:r>
        <w:rPr>
          <w:rFonts w:hint="cs"/>
          <w:rtl/>
        </w:rPr>
        <w:t>לא נתקבלה.</w:t>
      </w:r>
    </w:p>
    <w:p w14:paraId="79EC04FE" w14:textId="77777777" w:rsidR="00000000" w:rsidRDefault="007C71EE">
      <w:pPr>
        <w:pStyle w:val="a"/>
        <w:rPr>
          <w:rFonts w:hint="cs"/>
          <w:rtl/>
        </w:rPr>
      </w:pPr>
    </w:p>
    <w:p w14:paraId="6E8884A0" w14:textId="77777777" w:rsidR="00000000" w:rsidRDefault="007C71EE">
      <w:pPr>
        <w:pStyle w:val="ad"/>
        <w:rPr>
          <w:rtl/>
        </w:rPr>
      </w:pPr>
      <w:r>
        <w:rPr>
          <w:rtl/>
        </w:rPr>
        <w:t>היו"ר ראובן ריבלין:</w:t>
      </w:r>
    </w:p>
    <w:p w14:paraId="0654CDD0" w14:textId="77777777" w:rsidR="00000000" w:rsidRDefault="007C71EE">
      <w:pPr>
        <w:pStyle w:val="a"/>
        <w:rPr>
          <w:rtl/>
        </w:rPr>
      </w:pPr>
    </w:p>
    <w:p w14:paraId="7E685663" w14:textId="77777777" w:rsidR="00000000" w:rsidRDefault="007C71EE">
      <w:pPr>
        <w:pStyle w:val="a"/>
        <w:rPr>
          <w:rFonts w:hint="cs"/>
          <w:rtl/>
        </w:rPr>
      </w:pPr>
      <w:r>
        <w:rPr>
          <w:rFonts w:hint="cs"/>
          <w:rtl/>
        </w:rPr>
        <w:t xml:space="preserve">קבוצת ברכה </w:t>
      </w:r>
      <w:r>
        <w:rPr>
          <w:rFonts w:hint="cs"/>
          <w:rtl/>
        </w:rPr>
        <w:t>לא עברה.</w:t>
      </w:r>
    </w:p>
    <w:p w14:paraId="03C70C27" w14:textId="77777777" w:rsidR="00000000" w:rsidRDefault="007C71EE">
      <w:pPr>
        <w:pStyle w:val="a"/>
        <w:rPr>
          <w:rFonts w:hint="cs"/>
          <w:rtl/>
        </w:rPr>
      </w:pPr>
    </w:p>
    <w:p w14:paraId="0629F522" w14:textId="77777777" w:rsidR="00000000" w:rsidRDefault="007C71EE">
      <w:pPr>
        <w:pStyle w:val="a"/>
        <w:rPr>
          <w:rFonts w:hint="cs"/>
          <w:rtl/>
        </w:rPr>
      </w:pPr>
      <w:r>
        <w:rPr>
          <w:rFonts w:hint="cs"/>
          <w:rtl/>
        </w:rPr>
        <w:t xml:space="preserve">קבוצת עמיר פרץ - אינה נוכחת. </w:t>
      </w:r>
    </w:p>
    <w:p w14:paraId="12ADDF56" w14:textId="77777777" w:rsidR="00000000" w:rsidRDefault="007C71EE">
      <w:pPr>
        <w:pStyle w:val="a"/>
        <w:rPr>
          <w:rFonts w:hint="cs"/>
          <w:rtl/>
        </w:rPr>
      </w:pPr>
    </w:p>
    <w:p w14:paraId="335DB2BF" w14:textId="77777777" w:rsidR="00000000" w:rsidRDefault="007C71EE">
      <w:pPr>
        <w:pStyle w:val="a"/>
        <w:rPr>
          <w:rFonts w:hint="cs"/>
          <w:rtl/>
        </w:rPr>
      </w:pPr>
      <w:r>
        <w:rPr>
          <w:rFonts w:hint="cs"/>
          <w:rtl/>
        </w:rPr>
        <w:t>עוברים לסעיף 7(4). גפני - מי בעד? תודה. מי נגד? תודה. מי נמנע? תודה.</w:t>
      </w:r>
    </w:p>
    <w:p w14:paraId="2C9F0E52" w14:textId="77777777" w:rsidR="00000000" w:rsidRDefault="007C71EE">
      <w:pPr>
        <w:pStyle w:val="a"/>
        <w:rPr>
          <w:rFonts w:hint="cs"/>
          <w:rtl/>
        </w:rPr>
      </w:pPr>
    </w:p>
    <w:p w14:paraId="6CF53DD2" w14:textId="77777777" w:rsidR="00000000" w:rsidRDefault="007C71EE">
      <w:pPr>
        <w:pStyle w:val="a"/>
        <w:ind w:firstLine="26"/>
        <w:jc w:val="center"/>
        <w:rPr>
          <w:b/>
          <w:bCs/>
          <w:rtl/>
        </w:rPr>
      </w:pPr>
    </w:p>
    <w:p w14:paraId="17519FEC" w14:textId="77777777" w:rsidR="00000000" w:rsidRDefault="007C71EE">
      <w:pPr>
        <w:pStyle w:val="a"/>
        <w:ind w:firstLine="26"/>
        <w:jc w:val="center"/>
        <w:rPr>
          <w:rFonts w:hint="cs"/>
          <w:b/>
          <w:bCs/>
          <w:rtl/>
        </w:rPr>
      </w:pPr>
      <w:r>
        <w:rPr>
          <w:rFonts w:hint="cs"/>
          <w:b/>
          <w:bCs/>
          <w:rtl/>
        </w:rPr>
        <w:t>הצבעה</w:t>
      </w:r>
    </w:p>
    <w:p w14:paraId="3170D350" w14:textId="77777777" w:rsidR="00000000" w:rsidRDefault="007C71EE">
      <w:pPr>
        <w:pStyle w:val="a"/>
        <w:rPr>
          <w:rFonts w:hint="cs"/>
          <w:rtl/>
        </w:rPr>
      </w:pPr>
    </w:p>
    <w:p w14:paraId="50676ED7" w14:textId="77777777" w:rsidR="00000000" w:rsidRDefault="007C71EE">
      <w:pPr>
        <w:pStyle w:val="a"/>
        <w:ind w:firstLine="26"/>
        <w:jc w:val="center"/>
        <w:rPr>
          <w:rtl/>
        </w:rPr>
      </w:pPr>
      <w:r>
        <w:rPr>
          <w:rFonts w:hint="cs"/>
          <w:rtl/>
        </w:rPr>
        <w:t>ההסתייגות של חבר הכנסת משה גפני לסעיף 7(4) לא נתקבלה.</w:t>
      </w:r>
    </w:p>
    <w:p w14:paraId="2B141296" w14:textId="77777777" w:rsidR="00000000" w:rsidRDefault="007C71EE">
      <w:pPr>
        <w:bidi/>
        <w:jc w:val="both"/>
        <w:rPr>
          <w:rFonts w:ascii="Arial" w:hAnsi="Arial" w:cs="Arial" w:hint="cs"/>
          <w:rtl/>
        </w:rPr>
      </w:pPr>
    </w:p>
    <w:p w14:paraId="3C19CE39" w14:textId="77777777" w:rsidR="00000000" w:rsidRDefault="007C71EE">
      <w:pPr>
        <w:pStyle w:val="ad"/>
        <w:rPr>
          <w:rtl/>
        </w:rPr>
      </w:pPr>
      <w:r>
        <w:rPr>
          <w:rtl/>
        </w:rPr>
        <w:t>היו"ר ראובן ריבלין:</w:t>
      </w:r>
    </w:p>
    <w:p w14:paraId="4509305B" w14:textId="77777777" w:rsidR="00000000" w:rsidRDefault="007C71EE">
      <w:pPr>
        <w:pStyle w:val="a"/>
        <w:rPr>
          <w:rtl/>
        </w:rPr>
      </w:pPr>
    </w:p>
    <w:p w14:paraId="0C90F01F" w14:textId="77777777" w:rsidR="00000000" w:rsidRDefault="007C71EE">
      <w:pPr>
        <w:pStyle w:val="a"/>
        <w:rPr>
          <w:rFonts w:hint="cs"/>
          <w:rtl/>
        </w:rPr>
      </w:pPr>
      <w:r>
        <w:rPr>
          <w:rFonts w:hint="cs"/>
          <w:rtl/>
        </w:rPr>
        <w:t>גפני - לא עברה.</w:t>
      </w:r>
    </w:p>
    <w:p w14:paraId="2F589FAB" w14:textId="77777777" w:rsidR="00000000" w:rsidRDefault="007C71EE">
      <w:pPr>
        <w:pStyle w:val="a"/>
        <w:rPr>
          <w:rFonts w:hint="cs"/>
          <w:rtl/>
        </w:rPr>
      </w:pPr>
    </w:p>
    <w:p w14:paraId="75F224C1" w14:textId="77777777" w:rsidR="00000000" w:rsidRDefault="007C71EE">
      <w:pPr>
        <w:pStyle w:val="a"/>
        <w:rPr>
          <w:rFonts w:hint="cs"/>
          <w:rtl/>
        </w:rPr>
      </w:pPr>
      <w:r>
        <w:rPr>
          <w:rFonts w:hint="cs"/>
          <w:rtl/>
        </w:rPr>
        <w:t xml:space="preserve">קבוצת ברכה - מי בעד? תודה. מי נגד? תודה. מי </w:t>
      </w:r>
      <w:r>
        <w:rPr>
          <w:rFonts w:hint="cs"/>
          <w:rtl/>
        </w:rPr>
        <w:t>נמנע? תודה.</w:t>
      </w:r>
    </w:p>
    <w:p w14:paraId="657904CF" w14:textId="77777777" w:rsidR="00000000" w:rsidRDefault="007C71EE">
      <w:pPr>
        <w:pStyle w:val="a"/>
        <w:rPr>
          <w:rFonts w:hint="cs"/>
          <w:rtl/>
        </w:rPr>
      </w:pPr>
    </w:p>
    <w:p w14:paraId="6EBA6D69" w14:textId="77777777" w:rsidR="00000000" w:rsidRDefault="007C71EE">
      <w:pPr>
        <w:pStyle w:val="a"/>
        <w:ind w:firstLine="26"/>
        <w:jc w:val="center"/>
        <w:rPr>
          <w:rFonts w:hint="cs"/>
          <w:b/>
          <w:bCs/>
          <w:rtl/>
        </w:rPr>
      </w:pPr>
      <w:r>
        <w:rPr>
          <w:rFonts w:hint="cs"/>
          <w:b/>
          <w:bCs/>
          <w:rtl/>
        </w:rPr>
        <w:t>הצבעה</w:t>
      </w:r>
    </w:p>
    <w:p w14:paraId="01044AC9" w14:textId="77777777" w:rsidR="00000000" w:rsidRDefault="007C71EE">
      <w:pPr>
        <w:pStyle w:val="a"/>
        <w:rPr>
          <w:rFonts w:hint="cs"/>
          <w:rtl/>
        </w:rPr>
      </w:pPr>
    </w:p>
    <w:p w14:paraId="1CB5BB64" w14:textId="77777777" w:rsidR="00000000" w:rsidRDefault="007C71EE">
      <w:pPr>
        <w:pStyle w:val="a"/>
        <w:jc w:val="center"/>
        <w:rPr>
          <w:rFonts w:hint="cs"/>
          <w:rtl/>
        </w:rPr>
      </w:pPr>
      <w:r>
        <w:rPr>
          <w:rFonts w:hint="cs"/>
          <w:rtl/>
        </w:rPr>
        <w:t>ההסתייגות של קבוצת חבר הכנסת מוחמד ברכה ושל חבר הכנסת טלב אלסאנע לסעיף 7(4)</w:t>
      </w:r>
    </w:p>
    <w:p w14:paraId="02E2B1EA" w14:textId="77777777" w:rsidR="00000000" w:rsidRDefault="007C71EE">
      <w:pPr>
        <w:pStyle w:val="a"/>
        <w:jc w:val="center"/>
        <w:rPr>
          <w:rFonts w:hint="cs"/>
          <w:rtl/>
        </w:rPr>
      </w:pPr>
      <w:r>
        <w:rPr>
          <w:rFonts w:hint="cs"/>
          <w:rtl/>
        </w:rPr>
        <w:t>לא נתקבלה.</w:t>
      </w:r>
    </w:p>
    <w:p w14:paraId="4DD02108" w14:textId="77777777" w:rsidR="00000000" w:rsidRDefault="007C71EE">
      <w:pPr>
        <w:pStyle w:val="a0"/>
        <w:bidi/>
        <w:spacing w:line="240" w:lineRule="auto"/>
        <w:rPr>
          <w:rFonts w:hint="cs"/>
          <w:rtl/>
        </w:rPr>
      </w:pPr>
    </w:p>
    <w:p w14:paraId="449008E3" w14:textId="77777777" w:rsidR="00000000" w:rsidRDefault="007C71EE">
      <w:pPr>
        <w:pStyle w:val="ad"/>
        <w:rPr>
          <w:rtl/>
        </w:rPr>
      </w:pPr>
      <w:r>
        <w:rPr>
          <w:rtl/>
        </w:rPr>
        <w:t>היו"ר ראובן ריבלין:</w:t>
      </w:r>
    </w:p>
    <w:p w14:paraId="64B1BE82" w14:textId="77777777" w:rsidR="00000000" w:rsidRDefault="007C71EE">
      <w:pPr>
        <w:pStyle w:val="a"/>
        <w:rPr>
          <w:rtl/>
        </w:rPr>
      </w:pPr>
    </w:p>
    <w:p w14:paraId="11E67D76" w14:textId="77777777" w:rsidR="00000000" w:rsidRDefault="007C71EE">
      <w:pPr>
        <w:pStyle w:val="a"/>
        <w:rPr>
          <w:rFonts w:hint="cs"/>
          <w:rtl/>
        </w:rPr>
      </w:pPr>
      <w:r>
        <w:rPr>
          <w:rFonts w:hint="cs"/>
          <w:rtl/>
        </w:rPr>
        <w:t>לא עברה.</w:t>
      </w:r>
    </w:p>
    <w:p w14:paraId="5267D17C" w14:textId="77777777" w:rsidR="00000000" w:rsidRDefault="007C71EE">
      <w:pPr>
        <w:pStyle w:val="a"/>
        <w:rPr>
          <w:rFonts w:hint="cs"/>
          <w:rtl/>
        </w:rPr>
      </w:pPr>
    </w:p>
    <w:p w14:paraId="73DC7608" w14:textId="77777777" w:rsidR="00000000" w:rsidRDefault="007C71EE">
      <w:pPr>
        <w:pStyle w:val="a"/>
        <w:rPr>
          <w:rFonts w:hint="cs"/>
          <w:rtl/>
        </w:rPr>
      </w:pPr>
      <w:r>
        <w:rPr>
          <w:rFonts w:hint="cs"/>
          <w:rtl/>
        </w:rPr>
        <w:t xml:space="preserve">קבוצת עמיר פרץ - אינה נוכחת. </w:t>
      </w:r>
    </w:p>
    <w:p w14:paraId="6BA91800" w14:textId="77777777" w:rsidR="00000000" w:rsidRDefault="007C71EE">
      <w:pPr>
        <w:pStyle w:val="a"/>
        <w:rPr>
          <w:rFonts w:hint="cs"/>
          <w:rtl/>
        </w:rPr>
      </w:pPr>
    </w:p>
    <w:p w14:paraId="510AA505" w14:textId="77777777" w:rsidR="00000000" w:rsidRDefault="007C71EE">
      <w:pPr>
        <w:pStyle w:val="a"/>
        <w:rPr>
          <w:rFonts w:hint="cs"/>
          <w:rtl/>
        </w:rPr>
      </w:pPr>
      <w:r>
        <w:rPr>
          <w:rFonts w:hint="cs"/>
          <w:rtl/>
        </w:rPr>
        <w:t>אנחנו עוברים לסעיף 7(5). קבוצת ברכה - מי בעד? תודה. מי נגד? תודה. מי נמנע? תודה.</w:t>
      </w:r>
    </w:p>
    <w:p w14:paraId="206995BF" w14:textId="77777777" w:rsidR="00000000" w:rsidRDefault="007C71EE">
      <w:pPr>
        <w:pStyle w:val="a"/>
        <w:rPr>
          <w:rFonts w:hint="cs"/>
          <w:rtl/>
        </w:rPr>
      </w:pPr>
    </w:p>
    <w:p w14:paraId="0DA28D91" w14:textId="77777777" w:rsidR="00000000" w:rsidRDefault="007C71EE">
      <w:pPr>
        <w:pStyle w:val="a"/>
        <w:ind w:firstLine="26"/>
        <w:jc w:val="center"/>
        <w:rPr>
          <w:rFonts w:hint="cs"/>
          <w:b/>
          <w:bCs/>
          <w:rtl/>
        </w:rPr>
      </w:pPr>
      <w:r>
        <w:rPr>
          <w:rFonts w:hint="cs"/>
          <w:b/>
          <w:bCs/>
          <w:rtl/>
        </w:rPr>
        <w:t>הצבע</w:t>
      </w:r>
      <w:r>
        <w:rPr>
          <w:rFonts w:hint="cs"/>
          <w:b/>
          <w:bCs/>
          <w:rtl/>
        </w:rPr>
        <w:t>ה</w:t>
      </w:r>
    </w:p>
    <w:p w14:paraId="301DAA99" w14:textId="77777777" w:rsidR="00000000" w:rsidRDefault="007C71EE">
      <w:pPr>
        <w:pStyle w:val="a"/>
        <w:rPr>
          <w:rFonts w:hint="cs"/>
          <w:rtl/>
        </w:rPr>
      </w:pPr>
    </w:p>
    <w:p w14:paraId="7D268EE3" w14:textId="77777777" w:rsidR="00000000" w:rsidRDefault="007C71EE">
      <w:pPr>
        <w:pStyle w:val="a"/>
        <w:jc w:val="center"/>
        <w:rPr>
          <w:rFonts w:hint="cs"/>
          <w:rtl/>
        </w:rPr>
      </w:pPr>
      <w:r>
        <w:rPr>
          <w:rFonts w:hint="cs"/>
          <w:rtl/>
        </w:rPr>
        <w:t xml:space="preserve">ההסתייגות של קבוצת חבר הכנסת מוחמד ברכה ושל חבר הכנסת טלב אלסאנע לסעיף 7(5) </w:t>
      </w:r>
    </w:p>
    <w:p w14:paraId="4B449C77" w14:textId="77777777" w:rsidR="00000000" w:rsidRDefault="007C71EE">
      <w:pPr>
        <w:pStyle w:val="a"/>
        <w:jc w:val="center"/>
      </w:pPr>
      <w:r>
        <w:rPr>
          <w:rFonts w:hint="cs"/>
          <w:rtl/>
        </w:rPr>
        <w:t>לא נתקבלה.</w:t>
      </w:r>
    </w:p>
    <w:p w14:paraId="223360C4" w14:textId="77777777" w:rsidR="00000000" w:rsidRDefault="007C71EE">
      <w:pPr>
        <w:pStyle w:val="a"/>
        <w:rPr>
          <w:rFonts w:hint="cs"/>
        </w:rPr>
      </w:pPr>
    </w:p>
    <w:p w14:paraId="28140962" w14:textId="77777777" w:rsidR="00000000" w:rsidRDefault="007C71EE">
      <w:pPr>
        <w:pStyle w:val="ad"/>
        <w:rPr>
          <w:rtl/>
        </w:rPr>
      </w:pPr>
      <w:r>
        <w:rPr>
          <w:rtl/>
        </w:rPr>
        <w:t>היו"ר ראובן ריבלין:</w:t>
      </w:r>
    </w:p>
    <w:p w14:paraId="23B8C7B3" w14:textId="77777777" w:rsidR="00000000" w:rsidRDefault="007C71EE">
      <w:pPr>
        <w:pStyle w:val="a"/>
        <w:rPr>
          <w:rtl/>
        </w:rPr>
      </w:pPr>
    </w:p>
    <w:p w14:paraId="02D1E25E" w14:textId="77777777" w:rsidR="00000000" w:rsidRDefault="007C71EE">
      <w:pPr>
        <w:pStyle w:val="a"/>
        <w:rPr>
          <w:rFonts w:hint="cs"/>
          <w:rtl/>
        </w:rPr>
      </w:pPr>
      <w:r>
        <w:rPr>
          <w:rFonts w:hint="cs"/>
          <w:rtl/>
        </w:rPr>
        <w:t>טיבי - ברכה - לא עברה.</w:t>
      </w:r>
    </w:p>
    <w:p w14:paraId="48E5D670" w14:textId="77777777" w:rsidR="00000000" w:rsidRDefault="007C71EE">
      <w:pPr>
        <w:pStyle w:val="ac"/>
        <w:rPr>
          <w:rtl/>
        </w:rPr>
      </w:pPr>
      <w:r>
        <w:rPr>
          <w:rtl/>
        </w:rPr>
        <w:br/>
        <w:t>קריאה:</w:t>
      </w:r>
    </w:p>
    <w:p w14:paraId="34605990" w14:textId="77777777" w:rsidR="00000000" w:rsidRDefault="007C71EE">
      <w:pPr>
        <w:pStyle w:val="a"/>
        <w:rPr>
          <w:rtl/>
        </w:rPr>
      </w:pPr>
    </w:p>
    <w:p w14:paraId="6F58AFBE" w14:textId="77777777" w:rsidR="00000000" w:rsidRDefault="007C71EE">
      <w:pPr>
        <w:pStyle w:val="a"/>
        <w:rPr>
          <w:rFonts w:hint="cs"/>
          <w:rtl/>
        </w:rPr>
      </w:pPr>
      <w:r>
        <w:rPr>
          <w:rFonts w:hint="cs"/>
          <w:rtl/>
        </w:rPr>
        <w:t>- - -</w:t>
      </w:r>
    </w:p>
    <w:p w14:paraId="385B0256" w14:textId="77777777" w:rsidR="00000000" w:rsidRDefault="007C71EE">
      <w:pPr>
        <w:pStyle w:val="ad"/>
        <w:rPr>
          <w:rtl/>
        </w:rPr>
      </w:pPr>
      <w:r>
        <w:rPr>
          <w:rtl/>
        </w:rPr>
        <w:br/>
        <w:t>היו"ר ראובן ריבלין:</w:t>
      </w:r>
    </w:p>
    <w:p w14:paraId="16756FE4" w14:textId="77777777" w:rsidR="00000000" w:rsidRDefault="007C71EE">
      <w:pPr>
        <w:pStyle w:val="a"/>
        <w:rPr>
          <w:rtl/>
        </w:rPr>
      </w:pPr>
    </w:p>
    <w:p w14:paraId="32523EB8" w14:textId="77777777" w:rsidR="00000000" w:rsidRDefault="007C71EE">
      <w:pPr>
        <w:pStyle w:val="a"/>
        <w:rPr>
          <w:rFonts w:hint="cs"/>
          <w:rtl/>
        </w:rPr>
      </w:pPr>
      <w:r>
        <w:rPr>
          <w:rFonts w:hint="cs"/>
          <w:rtl/>
        </w:rPr>
        <w:t xml:space="preserve">ברכה לא נמצא פה ואתה מצביע והוא מקבל את הקרדיט. </w:t>
      </w:r>
    </w:p>
    <w:p w14:paraId="183CD7DC" w14:textId="77777777" w:rsidR="00000000" w:rsidRDefault="007C71EE">
      <w:pPr>
        <w:pStyle w:val="a"/>
        <w:rPr>
          <w:rFonts w:hint="cs"/>
          <w:rtl/>
        </w:rPr>
      </w:pPr>
    </w:p>
    <w:p w14:paraId="7131E38B" w14:textId="77777777" w:rsidR="00000000" w:rsidRDefault="007C71EE">
      <w:pPr>
        <w:pStyle w:val="a"/>
        <w:rPr>
          <w:rFonts w:hint="cs"/>
          <w:rtl/>
        </w:rPr>
      </w:pPr>
      <w:r>
        <w:rPr>
          <w:rFonts w:hint="cs"/>
          <w:rtl/>
        </w:rPr>
        <w:t xml:space="preserve">קבוצת עמיר פרץ - אינה נוכחת. </w:t>
      </w:r>
    </w:p>
    <w:p w14:paraId="21F3366C" w14:textId="77777777" w:rsidR="00000000" w:rsidRDefault="007C71EE">
      <w:pPr>
        <w:pStyle w:val="a"/>
        <w:rPr>
          <w:rFonts w:hint="cs"/>
          <w:rtl/>
        </w:rPr>
      </w:pPr>
    </w:p>
    <w:p w14:paraId="0A7B8882" w14:textId="77777777" w:rsidR="00000000" w:rsidRDefault="007C71EE">
      <w:pPr>
        <w:pStyle w:val="a"/>
        <w:rPr>
          <w:rFonts w:hint="cs"/>
          <w:rtl/>
        </w:rPr>
      </w:pPr>
      <w:r>
        <w:rPr>
          <w:rFonts w:hint="cs"/>
          <w:rtl/>
        </w:rPr>
        <w:t>אנ</w:t>
      </w:r>
      <w:r>
        <w:rPr>
          <w:rFonts w:hint="cs"/>
          <w:rtl/>
        </w:rPr>
        <w:t>חנו עוברים לסעיף 7(6). קבוצת ברכה - מי בעד? תודה. מי נגד? תודה. מי נמנע? תודה.</w:t>
      </w:r>
    </w:p>
    <w:p w14:paraId="40308A57" w14:textId="77777777" w:rsidR="00000000" w:rsidRDefault="007C71EE">
      <w:pPr>
        <w:pStyle w:val="a"/>
        <w:rPr>
          <w:rFonts w:hint="cs"/>
          <w:rtl/>
        </w:rPr>
      </w:pPr>
    </w:p>
    <w:p w14:paraId="2137FE67" w14:textId="77777777" w:rsidR="00000000" w:rsidRDefault="007C71EE">
      <w:pPr>
        <w:pStyle w:val="a"/>
        <w:ind w:firstLine="26"/>
        <w:jc w:val="center"/>
        <w:rPr>
          <w:rFonts w:hint="cs"/>
          <w:b/>
          <w:bCs/>
          <w:rtl/>
        </w:rPr>
      </w:pPr>
      <w:r>
        <w:rPr>
          <w:rFonts w:hint="cs"/>
          <w:b/>
          <w:bCs/>
          <w:rtl/>
        </w:rPr>
        <w:t>הצבעה</w:t>
      </w:r>
    </w:p>
    <w:p w14:paraId="7C27843D" w14:textId="77777777" w:rsidR="00000000" w:rsidRDefault="007C71EE">
      <w:pPr>
        <w:pStyle w:val="a"/>
        <w:rPr>
          <w:rFonts w:hint="cs"/>
          <w:rtl/>
        </w:rPr>
      </w:pPr>
    </w:p>
    <w:p w14:paraId="13091BAA" w14:textId="77777777" w:rsidR="00000000" w:rsidRDefault="007C71EE">
      <w:pPr>
        <w:pStyle w:val="a"/>
        <w:jc w:val="center"/>
        <w:rPr>
          <w:rFonts w:hint="cs"/>
          <w:rtl/>
        </w:rPr>
      </w:pPr>
      <w:r>
        <w:rPr>
          <w:rFonts w:hint="cs"/>
          <w:rtl/>
        </w:rPr>
        <w:t>ההסתייגות של קבוצת חבר הכנסת מוחמד ברכה ושל חבר הכנסת טלב אלסאנע לסעיף 7(6)</w:t>
      </w:r>
    </w:p>
    <w:p w14:paraId="5F76F3D7" w14:textId="77777777" w:rsidR="00000000" w:rsidRDefault="007C71EE">
      <w:pPr>
        <w:pStyle w:val="a"/>
        <w:jc w:val="center"/>
      </w:pPr>
      <w:r>
        <w:rPr>
          <w:rFonts w:hint="cs"/>
          <w:rtl/>
        </w:rPr>
        <w:t>לא נתקבלה.</w:t>
      </w:r>
    </w:p>
    <w:p w14:paraId="717569F3" w14:textId="77777777" w:rsidR="00000000" w:rsidRDefault="007C71EE">
      <w:pPr>
        <w:pStyle w:val="a"/>
        <w:rPr>
          <w:rFonts w:hint="cs"/>
          <w:rtl/>
        </w:rPr>
      </w:pPr>
    </w:p>
    <w:p w14:paraId="406E903B" w14:textId="77777777" w:rsidR="00000000" w:rsidRDefault="007C71EE">
      <w:pPr>
        <w:pStyle w:val="ad"/>
        <w:rPr>
          <w:rtl/>
        </w:rPr>
      </w:pPr>
      <w:r>
        <w:rPr>
          <w:rtl/>
        </w:rPr>
        <w:t>היו"ר ראובן ריבלין:</w:t>
      </w:r>
    </w:p>
    <w:p w14:paraId="6C9FF222" w14:textId="77777777" w:rsidR="00000000" w:rsidRDefault="007C71EE">
      <w:pPr>
        <w:pStyle w:val="a"/>
        <w:rPr>
          <w:rtl/>
        </w:rPr>
      </w:pPr>
    </w:p>
    <w:p w14:paraId="4F19063A" w14:textId="77777777" w:rsidR="00000000" w:rsidRDefault="007C71EE">
      <w:pPr>
        <w:pStyle w:val="a"/>
        <w:rPr>
          <w:rFonts w:hint="cs"/>
          <w:rtl/>
        </w:rPr>
      </w:pPr>
      <w:r>
        <w:rPr>
          <w:rFonts w:hint="cs"/>
          <w:rtl/>
        </w:rPr>
        <w:t>לא עברה קבוצת ברכה, בראשות טיבי.</w:t>
      </w:r>
    </w:p>
    <w:p w14:paraId="0E10ACED" w14:textId="77777777" w:rsidR="00000000" w:rsidRDefault="007C71EE">
      <w:pPr>
        <w:pStyle w:val="a"/>
        <w:rPr>
          <w:rFonts w:hint="cs"/>
          <w:rtl/>
        </w:rPr>
      </w:pPr>
    </w:p>
    <w:p w14:paraId="30C6A902" w14:textId="77777777" w:rsidR="00000000" w:rsidRDefault="007C71EE">
      <w:pPr>
        <w:pStyle w:val="a"/>
        <w:rPr>
          <w:rFonts w:hint="cs"/>
          <w:rtl/>
        </w:rPr>
      </w:pPr>
      <w:r>
        <w:rPr>
          <w:rFonts w:hint="cs"/>
          <w:rtl/>
        </w:rPr>
        <w:t>קבוצת עמיר פרץ - אינה נוכח</w:t>
      </w:r>
      <w:r>
        <w:rPr>
          <w:rFonts w:hint="cs"/>
          <w:rtl/>
        </w:rPr>
        <w:t xml:space="preserve">ת. אין הסתייגות. </w:t>
      </w:r>
    </w:p>
    <w:p w14:paraId="504E924F" w14:textId="77777777" w:rsidR="00000000" w:rsidRDefault="007C71EE">
      <w:pPr>
        <w:pStyle w:val="a"/>
        <w:rPr>
          <w:rFonts w:hint="cs"/>
          <w:rtl/>
        </w:rPr>
      </w:pPr>
    </w:p>
    <w:p w14:paraId="714FBFB5" w14:textId="77777777" w:rsidR="00000000" w:rsidRDefault="007C71EE">
      <w:pPr>
        <w:pStyle w:val="a"/>
        <w:rPr>
          <w:rFonts w:hint="cs"/>
          <w:rtl/>
        </w:rPr>
      </w:pPr>
      <w:r>
        <w:rPr>
          <w:rFonts w:hint="cs"/>
          <w:rtl/>
        </w:rPr>
        <w:t>סעיף 7(7). קבוצת ברכה - מי בעד? תודה. מי נגד? תודה. מי נמנע? תודה.</w:t>
      </w:r>
    </w:p>
    <w:p w14:paraId="1B7A68E2" w14:textId="77777777" w:rsidR="00000000" w:rsidRDefault="007C71EE">
      <w:pPr>
        <w:pStyle w:val="a"/>
        <w:rPr>
          <w:rFonts w:hint="cs"/>
          <w:rtl/>
        </w:rPr>
      </w:pPr>
    </w:p>
    <w:p w14:paraId="42166FC2" w14:textId="77777777" w:rsidR="00000000" w:rsidRDefault="007C71EE">
      <w:pPr>
        <w:pStyle w:val="a"/>
        <w:ind w:firstLine="26"/>
        <w:jc w:val="center"/>
        <w:rPr>
          <w:rFonts w:hint="cs"/>
          <w:b/>
          <w:bCs/>
          <w:rtl/>
        </w:rPr>
      </w:pPr>
      <w:r>
        <w:rPr>
          <w:rFonts w:hint="cs"/>
          <w:b/>
          <w:bCs/>
          <w:rtl/>
        </w:rPr>
        <w:t>הצבעה</w:t>
      </w:r>
    </w:p>
    <w:p w14:paraId="71CA2E27" w14:textId="77777777" w:rsidR="00000000" w:rsidRDefault="007C71EE">
      <w:pPr>
        <w:pStyle w:val="a"/>
        <w:rPr>
          <w:rFonts w:hint="cs"/>
          <w:rtl/>
        </w:rPr>
      </w:pPr>
    </w:p>
    <w:p w14:paraId="745995B6" w14:textId="77777777" w:rsidR="00000000" w:rsidRDefault="007C71EE">
      <w:pPr>
        <w:pStyle w:val="a"/>
        <w:jc w:val="center"/>
        <w:rPr>
          <w:rFonts w:hint="cs"/>
          <w:rtl/>
        </w:rPr>
      </w:pPr>
      <w:r>
        <w:rPr>
          <w:rFonts w:hint="cs"/>
          <w:rtl/>
        </w:rPr>
        <w:t>ההסתייגות של קבוצת חבר הכנסת מוחמד ברכה ושל חבר הכנסת טלב אלסאנע לסעיף 7(7)</w:t>
      </w:r>
    </w:p>
    <w:p w14:paraId="2BD15796" w14:textId="77777777" w:rsidR="00000000" w:rsidRDefault="007C71EE">
      <w:pPr>
        <w:pStyle w:val="a"/>
        <w:jc w:val="center"/>
      </w:pPr>
      <w:r>
        <w:rPr>
          <w:rFonts w:hint="cs"/>
          <w:rtl/>
        </w:rPr>
        <w:t>לא נתקבלה.</w:t>
      </w:r>
    </w:p>
    <w:p w14:paraId="1919E1B2" w14:textId="77777777" w:rsidR="00000000" w:rsidRDefault="007C71EE">
      <w:pPr>
        <w:pStyle w:val="a"/>
        <w:rPr>
          <w:rFonts w:hint="cs"/>
          <w:rtl/>
        </w:rPr>
      </w:pPr>
    </w:p>
    <w:p w14:paraId="10F43917" w14:textId="77777777" w:rsidR="00000000" w:rsidRDefault="007C71EE">
      <w:pPr>
        <w:pStyle w:val="ad"/>
        <w:rPr>
          <w:rtl/>
        </w:rPr>
      </w:pPr>
      <w:r>
        <w:rPr>
          <w:rtl/>
        </w:rPr>
        <w:t>היו"ר ראובן ריבלין:</w:t>
      </w:r>
    </w:p>
    <w:p w14:paraId="043EEF84" w14:textId="77777777" w:rsidR="00000000" w:rsidRDefault="007C71EE">
      <w:pPr>
        <w:pStyle w:val="a"/>
        <w:rPr>
          <w:rtl/>
        </w:rPr>
      </w:pPr>
    </w:p>
    <w:p w14:paraId="7D774B5A" w14:textId="77777777" w:rsidR="00000000" w:rsidRDefault="007C71EE">
      <w:pPr>
        <w:pStyle w:val="a"/>
        <w:rPr>
          <w:rFonts w:hint="cs"/>
          <w:rtl/>
        </w:rPr>
      </w:pPr>
      <w:r>
        <w:rPr>
          <w:rFonts w:hint="cs"/>
          <w:rtl/>
        </w:rPr>
        <w:t>קבוצת ברכה, בנוכחות טיבי, לא עוברת.</w:t>
      </w:r>
    </w:p>
    <w:p w14:paraId="6492C8EF" w14:textId="77777777" w:rsidR="00000000" w:rsidRDefault="007C71EE">
      <w:pPr>
        <w:pStyle w:val="a"/>
        <w:rPr>
          <w:rFonts w:hint="cs"/>
          <w:rtl/>
        </w:rPr>
      </w:pPr>
    </w:p>
    <w:p w14:paraId="6E3361CC" w14:textId="77777777" w:rsidR="00000000" w:rsidRDefault="007C71EE">
      <w:pPr>
        <w:pStyle w:val="a"/>
        <w:rPr>
          <w:rFonts w:hint="cs"/>
          <w:rtl/>
        </w:rPr>
      </w:pPr>
      <w:r>
        <w:rPr>
          <w:rFonts w:hint="cs"/>
          <w:rtl/>
        </w:rPr>
        <w:t>קבוצת פרץ אינה נ</w:t>
      </w:r>
      <w:r>
        <w:rPr>
          <w:rFonts w:hint="cs"/>
          <w:rtl/>
        </w:rPr>
        <w:t>וכחת - לא מתקבל.</w:t>
      </w:r>
    </w:p>
    <w:p w14:paraId="443BBB4E" w14:textId="77777777" w:rsidR="00000000" w:rsidRDefault="007C71EE">
      <w:pPr>
        <w:pStyle w:val="a"/>
        <w:rPr>
          <w:rFonts w:hint="cs"/>
          <w:rtl/>
        </w:rPr>
      </w:pPr>
    </w:p>
    <w:p w14:paraId="428D8444" w14:textId="77777777" w:rsidR="00000000" w:rsidRDefault="007C71EE">
      <w:pPr>
        <w:pStyle w:val="a"/>
        <w:rPr>
          <w:rFonts w:hint="cs"/>
          <w:rtl/>
        </w:rPr>
      </w:pPr>
      <w:r>
        <w:rPr>
          <w:rFonts w:hint="cs"/>
          <w:rtl/>
        </w:rPr>
        <w:t>יצחק כהן - מי בעד? תודה. מי נגד? תודה. מי נמנע? תודה.</w:t>
      </w:r>
    </w:p>
    <w:p w14:paraId="4A17F1E1" w14:textId="77777777" w:rsidR="00000000" w:rsidRDefault="007C71EE">
      <w:pPr>
        <w:pStyle w:val="a"/>
        <w:rPr>
          <w:rFonts w:hint="cs"/>
          <w:rtl/>
        </w:rPr>
      </w:pPr>
    </w:p>
    <w:p w14:paraId="13A72207" w14:textId="77777777" w:rsidR="00000000" w:rsidRDefault="007C71EE">
      <w:pPr>
        <w:pStyle w:val="a"/>
        <w:ind w:firstLine="26"/>
        <w:jc w:val="center"/>
        <w:rPr>
          <w:rFonts w:hint="cs"/>
          <w:b/>
          <w:bCs/>
          <w:rtl/>
        </w:rPr>
      </w:pPr>
      <w:r>
        <w:rPr>
          <w:rFonts w:hint="cs"/>
          <w:b/>
          <w:bCs/>
          <w:rtl/>
        </w:rPr>
        <w:t>הצבעה</w:t>
      </w:r>
    </w:p>
    <w:p w14:paraId="0DD11F7E" w14:textId="77777777" w:rsidR="00000000" w:rsidRDefault="007C71EE">
      <w:pPr>
        <w:pStyle w:val="a"/>
        <w:jc w:val="center"/>
        <w:rPr>
          <w:rFonts w:hint="cs"/>
          <w:b/>
          <w:bCs/>
          <w:rtl/>
        </w:rPr>
      </w:pPr>
    </w:p>
    <w:p w14:paraId="2AB1DA0D" w14:textId="77777777" w:rsidR="00000000" w:rsidRDefault="007C71EE">
      <w:pPr>
        <w:pStyle w:val="a"/>
        <w:jc w:val="center"/>
      </w:pPr>
      <w:r>
        <w:rPr>
          <w:rFonts w:hint="cs"/>
          <w:rtl/>
        </w:rPr>
        <w:t>ההסתייגות של קבוצת חבר הכנסת יצחק כהן לסעיף 7(7) לא נתקבלה.</w:t>
      </w:r>
    </w:p>
    <w:p w14:paraId="0406DDD2" w14:textId="77777777" w:rsidR="00000000" w:rsidRDefault="007C71EE">
      <w:pPr>
        <w:pStyle w:val="a"/>
        <w:rPr>
          <w:rFonts w:hint="cs"/>
          <w:rtl/>
        </w:rPr>
      </w:pPr>
    </w:p>
    <w:p w14:paraId="16788481" w14:textId="77777777" w:rsidR="00000000" w:rsidRDefault="007C71EE">
      <w:pPr>
        <w:pStyle w:val="ad"/>
        <w:rPr>
          <w:rtl/>
        </w:rPr>
      </w:pPr>
      <w:r>
        <w:rPr>
          <w:rtl/>
        </w:rPr>
        <w:t>היו"ר ראובן ריבלין:</w:t>
      </w:r>
    </w:p>
    <w:p w14:paraId="287FF9B8" w14:textId="77777777" w:rsidR="00000000" w:rsidRDefault="007C71EE">
      <w:pPr>
        <w:pStyle w:val="a"/>
        <w:rPr>
          <w:rtl/>
        </w:rPr>
      </w:pPr>
    </w:p>
    <w:p w14:paraId="509BCBCE" w14:textId="77777777" w:rsidR="00000000" w:rsidRDefault="007C71EE">
      <w:pPr>
        <w:pStyle w:val="a"/>
        <w:rPr>
          <w:rFonts w:hint="cs"/>
          <w:rtl/>
        </w:rPr>
      </w:pPr>
      <w:r>
        <w:rPr>
          <w:rFonts w:hint="cs"/>
          <w:rtl/>
        </w:rPr>
        <w:t>יצחק כהן, הסתייגותך לא עברה.</w:t>
      </w:r>
    </w:p>
    <w:p w14:paraId="03E66E03" w14:textId="77777777" w:rsidR="00000000" w:rsidRDefault="007C71EE">
      <w:pPr>
        <w:pStyle w:val="a"/>
        <w:rPr>
          <w:rFonts w:hint="cs"/>
          <w:rtl/>
        </w:rPr>
      </w:pPr>
    </w:p>
    <w:p w14:paraId="3A172A34" w14:textId="77777777" w:rsidR="00000000" w:rsidRDefault="007C71EE">
      <w:pPr>
        <w:pStyle w:val="a"/>
        <w:rPr>
          <w:rFonts w:hint="cs"/>
          <w:rtl/>
        </w:rPr>
      </w:pPr>
      <w:r>
        <w:rPr>
          <w:rFonts w:hint="cs"/>
          <w:rtl/>
        </w:rPr>
        <w:t>לסעיף 7(8). יצחק כהן - מי בעד? תודה. מי נגד? תודה. מי נמנע? תודה</w:t>
      </w:r>
      <w:r>
        <w:rPr>
          <w:rFonts w:hint="cs"/>
          <w:rtl/>
        </w:rPr>
        <w:t>.</w:t>
      </w:r>
    </w:p>
    <w:p w14:paraId="25BAE0D0" w14:textId="77777777" w:rsidR="00000000" w:rsidRDefault="007C71EE">
      <w:pPr>
        <w:pStyle w:val="a"/>
        <w:rPr>
          <w:rFonts w:hint="cs"/>
          <w:rtl/>
        </w:rPr>
      </w:pPr>
    </w:p>
    <w:p w14:paraId="0D4F4FD3" w14:textId="77777777" w:rsidR="00000000" w:rsidRDefault="007C71EE">
      <w:pPr>
        <w:pStyle w:val="a"/>
        <w:ind w:firstLine="26"/>
        <w:jc w:val="center"/>
        <w:rPr>
          <w:rFonts w:hint="cs"/>
          <w:b/>
          <w:bCs/>
          <w:rtl/>
        </w:rPr>
      </w:pPr>
      <w:r>
        <w:rPr>
          <w:rFonts w:hint="cs"/>
          <w:b/>
          <w:bCs/>
          <w:rtl/>
        </w:rPr>
        <w:t>הצבעה</w:t>
      </w:r>
    </w:p>
    <w:p w14:paraId="36B61756" w14:textId="77777777" w:rsidR="00000000" w:rsidRDefault="007C71EE">
      <w:pPr>
        <w:pStyle w:val="a"/>
        <w:rPr>
          <w:rFonts w:hint="cs"/>
          <w:rtl/>
        </w:rPr>
      </w:pPr>
    </w:p>
    <w:p w14:paraId="02AA153D" w14:textId="77777777" w:rsidR="00000000" w:rsidRDefault="007C71EE">
      <w:pPr>
        <w:pStyle w:val="a"/>
        <w:jc w:val="center"/>
      </w:pPr>
      <w:r>
        <w:rPr>
          <w:rFonts w:hint="cs"/>
          <w:rtl/>
        </w:rPr>
        <w:t>ההסתייגות של קבוצת חבר הכנסת יצחק כהן לסעיף 7(8) לא נתקבלה.</w:t>
      </w:r>
    </w:p>
    <w:p w14:paraId="51FD7437" w14:textId="77777777" w:rsidR="00000000" w:rsidRDefault="007C71EE">
      <w:pPr>
        <w:pStyle w:val="a"/>
        <w:rPr>
          <w:rFonts w:hint="cs"/>
          <w:rtl/>
        </w:rPr>
      </w:pPr>
    </w:p>
    <w:p w14:paraId="03603E86" w14:textId="77777777" w:rsidR="00000000" w:rsidRDefault="007C71EE">
      <w:pPr>
        <w:pStyle w:val="ad"/>
        <w:rPr>
          <w:rtl/>
        </w:rPr>
      </w:pPr>
      <w:r>
        <w:rPr>
          <w:rtl/>
        </w:rPr>
        <w:t>היו"ר ראובן ריבלין:</w:t>
      </w:r>
    </w:p>
    <w:p w14:paraId="1E4B4B4F" w14:textId="77777777" w:rsidR="00000000" w:rsidRDefault="007C71EE">
      <w:pPr>
        <w:pStyle w:val="a"/>
        <w:rPr>
          <w:rtl/>
        </w:rPr>
      </w:pPr>
    </w:p>
    <w:p w14:paraId="4994EB1E" w14:textId="77777777" w:rsidR="00000000" w:rsidRDefault="007C71EE">
      <w:pPr>
        <w:pStyle w:val="a"/>
        <w:rPr>
          <w:rFonts w:hint="cs"/>
          <w:rtl/>
        </w:rPr>
      </w:pPr>
      <w:r>
        <w:rPr>
          <w:rFonts w:hint="cs"/>
          <w:rtl/>
        </w:rPr>
        <w:t>יצחק כהן, הצעתך לא עברה.</w:t>
      </w:r>
    </w:p>
    <w:p w14:paraId="710CBA6F" w14:textId="77777777" w:rsidR="00000000" w:rsidRDefault="007C71EE">
      <w:pPr>
        <w:pStyle w:val="a"/>
        <w:rPr>
          <w:rFonts w:hint="cs"/>
          <w:rtl/>
        </w:rPr>
      </w:pPr>
    </w:p>
    <w:p w14:paraId="10591AAE" w14:textId="77777777" w:rsidR="00000000" w:rsidRDefault="007C71EE">
      <w:pPr>
        <w:pStyle w:val="a"/>
        <w:rPr>
          <w:rFonts w:hint="cs"/>
          <w:rtl/>
        </w:rPr>
      </w:pPr>
      <w:r>
        <w:rPr>
          <w:rFonts w:hint="cs"/>
          <w:rtl/>
        </w:rPr>
        <w:t>ברכה, בראשות טיבי - מי בעד? תודה. מי נגד? תודה. מי נמנע? תודה.</w:t>
      </w:r>
    </w:p>
    <w:p w14:paraId="45613D7B" w14:textId="77777777" w:rsidR="00000000" w:rsidRDefault="007C71EE">
      <w:pPr>
        <w:pStyle w:val="a"/>
        <w:rPr>
          <w:rFonts w:hint="cs"/>
          <w:rtl/>
        </w:rPr>
      </w:pPr>
    </w:p>
    <w:p w14:paraId="3E808155" w14:textId="77777777" w:rsidR="00000000" w:rsidRDefault="007C71EE">
      <w:pPr>
        <w:pStyle w:val="a"/>
        <w:ind w:firstLine="26"/>
        <w:jc w:val="center"/>
        <w:rPr>
          <w:rFonts w:hint="cs"/>
          <w:b/>
          <w:bCs/>
          <w:rtl/>
        </w:rPr>
      </w:pPr>
      <w:r>
        <w:rPr>
          <w:rFonts w:hint="cs"/>
          <w:b/>
          <w:bCs/>
          <w:rtl/>
        </w:rPr>
        <w:t>הצבעה</w:t>
      </w:r>
    </w:p>
    <w:p w14:paraId="62EE7810" w14:textId="77777777" w:rsidR="00000000" w:rsidRDefault="007C71EE">
      <w:pPr>
        <w:pStyle w:val="a"/>
        <w:rPr>
          <w:rFonts w:hint="cs"/>
          <w:rtl/>
        </w:rPr>
      </w:pPr>
    </w:p>
    <w:p w14:paraId="7180E403" w14:textId="77777777" w:rsidR="00000000" w:rsidRDefault="007C71EE">
      <w:pPr>
        <w:pStyle w:val="a"/>
        <w:jc w:val="center"/>
        <w:rPr>
          <w:rFonts w:hint="cs"/>
          <w:rtl/>
        </w:rPr>
      </w:pPr>
      <w:r>
        <w:rPr>
          <w:rFonts w:hint="cs"/>
          <w:rtl/>
        </w:rPr>
        <w:t>ההסתייגות של קבוצת חבר הכנסת מוחמד ברכה ושל חבר הכנסת טלב אלסאנע לס</w:t>
      </w:r>
      <w:r>
        <w:rPr>
          <w:rFonts w:hint="cs"/>
          <w:rtl/>
        </w:rPr>
        <w:t>עיף 7(8)</w:t>
      </w:r>
    </w:p>
    <w:p w14:paraId="78B83DFF" w14:textId="77777777" w:rsidR="00000000" w:rsidRDefault="007C71EE">
      <w:pPr>
        <w:pStyle w:val="a"/>
        <w:jc w:val="center"/>
      </w:pPr>
      <w:r>
        <w:rPr>
          <w:rFonts w:hint="cs"/>
          <w:rtl/>
        </w:rPr>
        <w:t>לא נתקבלה.</w:t>
      </w:r>
    </w:p>
    <w:p w14:paraId="4F2F6A07" w14:textId="77777777" w:rsidR="00000000" w:rsidRDefault="007C71EE">
      <w:pPr>
        <w:pStyle w:val="a"/>
        <w:rPr>
          <w:rFonts w:hint="cs"/>
          <w:rtl/>
        </w:rPr>
      </w:pPr>
    </w:p>
    <w:p w14:paraId="69037B43" w14:textId="77777777" w:rsidR="00000000" w:rsidRDefault="007C71EE">
      <w:pPr>
        <w:pStyle w:val="ad"/>
        <w:rPr>
          <w:rtl/>
        </w:rPr>
      </w:pPr>
      <w:r>
        <w:rPr>
          <w:rtl/>
        </w:rPr>
        <w:t>היו"ר ראובן ריבלין:</w:t>
      </w:r>
    </w:p>
    <w:p w14:paraId="459CA8AF" w14:textId="77777777" w:rsidR="00000000" w:rsidRDefault="007C71EE">
      <w:pPr>
        <w:pStyle w:val="a"/>
        <w:rPr>
          <w:rtl/>
        </w:rPr>
      </w:pPr>
    </w:p>
    <w:p w14:paraId="26001845" w14:textId="77777777" w:rsidR="00000000" w:rsidRDefault="007C71EE">
      <w:pPr>
        <w:pStyle w:val="a"/>
        <w:rPr>
          <w:rFonts w:hint="cs"/>
          <w:rtl/>
        </w:rPr>
      </w:pPr>
      <w:r>
        <w:rPr>
          <w:rFonts w:hint="cs"/>
          <w:rtl/>
        </w:rPr>
        <w:t>ברכה - לא עבר.</w:t>
      </w:r>
    </w:p>
    <w:p w14:paraId="6CAFC89C" w14:textId="77777777" w:rsidR="00000000" w:rsidRDefault="007C71EE">
      <w:pPr>
        <w:pStyle w:val="a"/>
        <w:rPr>
          <w:rFonts w:hint="cs"/>
          <w:rtl/>
        </w:rPr>
      </w:pPr>
    </w:p>
    <w:p w14:paraId="2EAFF5B2" w14:textId="77777777" w:rsidR="00000000" w:rsidRDefault="007C71EE">
      <w:pPr>
        <w:pStyle w:val="a"/>
        <w:rPr>
          <w:rFonts w:hint="cs"/>
          <w:rtl/>
        </w:rPr>
      </w:pPr>
      <w:r>
        <w:rPr>
          <w:rFonts w:hint="cs"/>
          <w:rtl/>
        </w:rPr>
        <w:t xml:space="preserve">קבוצת עמיר פרץ - אינה נוכחת. </w:t>
      </w:r>
    </w:p>
    <w:p w14:paraId="2F716C3B" w14:textId="77777777" w:rsidR="00000000" w:rsidRDefault="007C71EE">
      <w:pPr>
        <w:pStyle w:val="a"/>
        <w:rPr>
          <w:rFonts w:hint="cs"/>
          <w:rtl/>
        </w:rPr>
      </w:pPr>
    </w:p>
    <w:p w14:paraId="2D51E09C" w14:textId="77777777" w:rsidR="00000000" w:rsidRDefault="007C71EE">
      <w:pPr>
        <w:pStyle w:val="a"/>
        <w:rPr>
          <w:rFonts w:hint="cs"/>
          <w:rtl/>
        </w:rPr>
      </w:pPr>
      <w:r>
        <w:rPr>
          <w:rFonts w:hint="cs"/>
          <w:rtl/>
        </w:rPr>
        <w:t>אדוני סגן היושב-ראש אלי בן-מנחם, הדיונים שאתה מקיים עם דליה איציק בצד שם  פשוט משבשים את ההצבעה שאתם כל כך חרדים לגביה, שאתם רוצים הצבעה שמית. שמית - אז במשך הלילה תזכ</w:t>
      </w:r>
      <w:r>
        <w:rPr>
          <w:rFonts w:hint="cs"/>
          <w:rtl/>
        </w:rPr>
        <w:t>רו את זה.</w:t>
      </w:r>
    </w:p>
    <w:p w14:paraId="39229DF5" w14:textId="77777777" w:rsidR="00000000" w:rsidRDefault="007C71EE">
      <w:pPr>
        <w:pStyle w:val="a"/>
        <w:rPr>
          <w:rFonts w:hint="cs"/>
          <w:rtl/>
        </w:rPr>
      </w:pPr>
    </w:p>
    <w:p w14:paraId="00129F51" w14:textId="77777777" w:rsidR="00000000" w:rsidRDefault="007C71EE">
      <w:pPr>
        <w:pStyle w:val="a"/>
        <w:rPr>
          <w:rFonts w:hint="cs"/>
          <w:rtl/>
        </w:rPr>
      </w:pPr>
      <w:r>
        <w:rPr>
          <w:rFonts w:hint="cs"/>
          <w:rtl/>
        </w:rPr>
        <w:t>סעיף 7(9). קבוצת ברכה - מי בעד? תודה. מי נגד? תודה. מי נמנע? תודה.</w:t>
      </w:r>
    </w:p>
    <w:p w14:paraId="65769BB3" w14:textId="77777777" w:rsidR="00000000" w:rsidRDefault="007C71EE">
      <w:pPr>
        <w:pStyle w:val="a"/>
        <w:rPr>
          <w:rFonts w:hint="cs"/>
          <w:rtl/>
        </w:rPr>
      </w:pPr>
    </w:p>
    <w:p w14:paraId="1240017E" w14:textId="77777777" w:rsidR="00000000" w:rsidRDefault="007C71EE">
      <w:pPr>
        <w:pStyle w:val="a"/>
        <w:ind w:firstLine="26"/>
        <w:jc w:val="center"/>
        <w:rPr>
          <w:b/>
          <w:bCs/>
          <w:rtl/>
        </w:rPr>
      </w:pPr>
    </w:p>
    <w:p w14:paraId="3C85E942" w14:textId="77777777" w:rsidR="00000000" w:rsidRDefault="007C71EE">
      <w:pPr>
        <w:pStyle w:val="a"/>
        <w:ind w:firstLine="26"/>
        <w:jc w:val="center"/>
        <w:rPr>
          <w:rFonts w:hint="cs"/>
          <w:b/>
          <w:bCs/>
          <w:rtl/>
        </w:rPr>
      </w:pPr>
      <w:r>
        <w:rPr>
          <w:rFonts w:hint="cs"/>
          <w:b/>
          <w:bCs/>
          <w:rtl/>
        </w:rPr>
        <w:t>הצבעה</w:t>
      </w:r>
    </w:p>
    <w:p w14:paraId="78526270" w14:textId="77777777" w:rsidR="00000000" w:rsidRDefault="007C71EE">
      <w:pPr>
        <w:bidi/>
        <w:jc w:val="center"/>
        <w:rPr>
          <w:rFonts w:ascii="Arial" w:hAnsi="Arial" w:cs="Arial"/>
          <w:rtl/>
        </w:rPr>
      </w:pPr>
    </w:p>
    <w:p w14:paraId="0B975E3F" w14:textId="77777777" w:rsidR="00000000" w:rsidRDefault="007C71EE">
      <w:pPr>
        <w:pStyle w:val="a"/>
        <w:jc w:val="center"/>
        <w:rPr>
          <w:rtl/>
        </w:rPr>
      </w:pPr>
      <w:r>
        <w:rPr>
          <w:rFonts w:hint="cs"/>
          <w:rtl/>
        </w:rPr>
        <w:t>ההסתייגות של קבוצת חבר הכנסת מוחמד ברכה ושל חבר הכנסת טלב אלסאנע לסעיף 7(9)</w:t>
      </w:r>
    </w:p>
    <w:p w14:paraId="49075E98" w14:textId="77777777" w:rsidR="00000000" w:rsidRDefault="007C71EE">
      <w:pPr>
        <w:pStyle w:val="a"/>
        <w:jc w:val="center"/>
      </w:pPr>
      <w:r>
        <w:rPr>
          <w:rFonts w:hint="cs"/>
          <w:rtl/>
        </w:rPr>
        <w:t>לא נתקבלה.</w:t>
      </w:r>
    </w:p>
    <w:p w14:paraId="3AC4C08A" w14:textId="77777777" w:rsidR="00000000" w:rsidRDefault="007C71EE">
      <w:pPr>
        <w:pStyle w:val="a"/>
        <w:jc w:val="center"/>
        <w:rPr>
          <w:rtl/>
        </w:rPr>
      </w:pPr>
    </w:p>
    <w:p w14:paraId="291B4760" w14:textId="77777777" w:rsidR="00000000" w:rsidRDefault="007C71EE">
      <w:pPr>
        <w:pStyle w:val="ad"/>
        <w:rPr>
          <w:rtl/>
        </w:rPr>
      </w:pPr>
      <w:r>
        <w:rPr>
          <w:rtl/>
        </w:rPr>
        <w:t>היו"ר ראובן ריבלין:</w:t>
      </w:r>
    </w:p>
    <w:p w14:paraId="168DEE2B" w14:textId="77777777" w:rsidR="00000000" w:rsidRDefault="007C71EE">
      <w:pPr>
        <w:pStyle w:val="a"/>
        <w:rPr>
          <w:rtl/>
        </w:rPr>
      </w:pPr>
    </w:p>
    <w:p w14:paraId="5DF69540" w14:textId="77777777" w:rsidR="00000000" w:rsidRDefault="007C71EE">
      <w:pPr>
        <w:pStyle w:val="a"/>
        <w:rPr>
          <w:rFonts w:hint="cs"/>
          <w:rtl/>
        </w:rPr>
      </w:pPr>
      <w:r>
        <w:rPr>
          <w:rFonts w:hint="cs"/>
          <w:rtl/>
        </w:rPr>
        <w:t>ברכה - לא נתקבלה.</w:t>
      </w:r>
    </w:p>
    <w:p w14:paraId="57C8A9D7" w14:textId="77777777" w:rsidR="00000000" w:rsidRDefault="007C71EE">
      <w:pPr>
        <w:pStyle w:val="a"/>
        <w:rPr>
          <w:rFonts w:hint="cs"/>
          <w:rtl/>
        </w:rPr>
      </w:pPr>
    </w:p>
    <w:p w14:paraId="48288508" w14:textId="77777777" w:rsidR="00000000" w:rsidRDefault="007C71EE">
      <w:pPr>
        <w:pStyle w:val="a"/>
        <w:rPr>
          <w:rFonts w:hint="cs"/>
          <w:rtl/>
        </w:rPr>
      </w:pPr>
      <w:r>
        <w:rPr>
          <w:rFonts w:hint="cs"/>
          <w:rtl/>
        </w:rPr>
        <w:t>עמיר פרץ - לא נוכח. תודה רבה.</w:t>
      </w:r>
    </w:p>
    <w:p w14:paraId="55845B46" w14:textId="77777777" w:rsidR="00000000" w:rsidRDefault="007C71EE">
      <w:pPr>
        <w:pStyle w:val="a"/>
        <w:rPr>
          <w:rFonts w:hint="cs"/>
          <w:rtl/>
        </w:rPr>
      </w:pPr>
    </w:p>
    <w:p w14:paraId="51AE5E53" w14:textId="77777777" w:rsidR="00000000" w:rsidRDefault="007C71EE">
      <w:pPr>
        <w:pStyle w:val="a"/>
        <w:rPr>
          <w:rFonts w:hint="cs"/>
          <w:rtl/>
        </w:rPr>
      </w:pPr>
      <w:r>
        <w:rPr>
          <w:rFonts w:hint="cs"/>
          <w:rtl/>
        </w:rPr>
        <w:t>עוברים לסע</w:t>
      </w:r>
      <w:r>
        <w:rPr>
          <w:rFonts w:hint="cs"/>
          <w:rtl/>
        </w:rPr>
        <w:t>יף 7(10). חבר הכנסת גפני, קבוצת ברכה, טלב אלסאנע וקבוצת עמיר פרץ - מי בעד? תודה. מי נגד? תודה. מי נמנע? תודה.</w:t>
      </w:r>
    </w:p>
    <w:p w14:paraId="29658473" w14:textId="77777777" w:rsidR="00000000" w:rsidRDefault="007C71EE">
      <w:pPr>
        <w:pStyle w:val="a"/>
        <w:rPr>
          <w:rFonts w:hint="cs"/>
          <w:rtl/>
        </w:rPr>
      </w:pPr>
    </w:p>
    <w:p w14:paraId="3696F1A4" w14:textId="77777777" w:rsidR="00000000" w:rsidRDefault="007C71EE">
      <w:pPr>
        <w:pStyle w:val="a"/>
        <w:ind w:firstLine="26"/>
        <w:jc w:val="center"/>
        <w:rPr>
          <w:rFonts w:hint="cs"/>
          <w:b/>
          <w:bCs/>
          <w:rtl/>
        </w:rPr>
      </w:pPr>
      <w:r>
        <w:rPr>
          <w:rFonts w:hint="cs"/>
          <w:b/>
          <w:bCs/>
          <w:rtl/>
        </w:rPr>
        <w:t>הצבעה</w:t>
      </w:r>
    </w:p>
    <w:p w14:paraId="57C0ED74" w14:textId="77777777" w:rsidR="00000000" w:rsidRDefault="007C71EE">
      <w:pPr>
        <w:pStyle w:val="a"/>
        <w:rPr>
          <w:rFonts w:hint="cs"/>
          <w:rtl/>
        </w:rPr>
      </w:pPr>
    </w:p>
    <w:p w14:paraId="1F6262EB" w14:textId="77777777" w:rsidR="00000000" w:rsidRDefault="007C71EE">
      <w:pPr>
        <w:pStyle w:val="a"/>
        <w:jc w:val="center"/>
        <w:rPr>
          <w:rFonts w:hint="cs"/>
          <w:rtl/>
        </w:rPr>
      </w:pPr>
      <w:r>
        <w:rPr>
          <w:rFonts w:hint="cs"/>
          <w:rtl/>
        </w:rPr>
        <w:t>ההסתייגות של חבר הכנסת משה גפני, של קבוצת חבר הכנסת מוחמד ברכה, של חבר הכנסת טלב אלסאנע ושל קבוצת חבר הכנסת עמיר פרץ לסעיף 7(10) לא נתקבלה</w:t>
      </w:r>
      <w:r>
        <w:rPr>
          <w:rFonts w:hint="cs"/>
          <w:rtl/>
        </w:rPr>
        <w:t>.</w:t>
      </w:r>
    </w:p>
    <w:p w14:paraId="1C799ACE" w14:textId="77777777" w:rsidR="00000000" w:rsidRDefault="007C71EE">
      <w:pPr>
        <w:pStyle w:val="a"/>
        <w:jc w:val="center"/>
        <w:rPr>
          <w:rFonts w:hint="cs"/>
          <w:rtl/>
        </w:rPr>
      </w:pPr>
    </w:p>
    <w:p w14:paraId="0034849E" w14:textId="77777777" w:rsidR="00000000" w:rsidRDefault="007C71EE">
      <w:pPr>
        <w:pStyle w:val="ad"/>
        <w:rPr>
          <w:rtl/>
        </w:rPr>
      </w:pPr>
      <w:r>
        <w:rPr>
          <w:rtl/>
        </w:rPr>
        <w:t>היו"ר ראובן ריבלין:</w:t>
      </w:r>
    </w:p>
    <w:p w14:paraId="79D04237" w14:textId="77777777" w:rsidR="00000000" w:rsidRDefault="007C71EE">
      <w:pPr>
        <w:pStyle w:val="a"/>
        <w:rPr>
          <w:rtl/>
        </w:rPr>
      </w:pPr>
    </w:p>
    <w:p w14:paraId="45892740" w14:textId="77777777" w:rsidR="00000000" w:rsidRDefault="007C71EE">
      <w:pPr>
        <w:pStyle w:val="a"/>
        <w:rPr>
          <w:rFonts w:hint="cs"/>
          <w:rtl/>
        </w:rPr>
      </w:pPr>
      <w:r>
        <w:rPr>
          <w:rFonts w:hint="cs"/>
          <w:rtl/>
        </w:rPr>
        <w:t>ההסתייגות לא נתקבלה.</w:t>
      </w:r>
    </w:p>
    <w:p w14:paraId="39B3A070" w14:textId="77777777" w:rsidR="00000000" w:rsidRDefault="007C71EE">
      <w:pPr>
        <w:pStyle w:val="a"/>
        <w:rPr>
          <w:rFonts w:hint="cs"/>
          <w:rtl/>
        </w:rPr>
      </w:pPr>
    </w:p>
    <w:p w14:paraId="3B1EA887" w14:textId="77777777" w:rsidR="00000000" w:rsidRDefault="007C71EE">
      <w:pPr>
        <w:pStyle w:val="a"/>
        <w:rPr>
          <w:rFonts w:hint="cs"/>
          <w:rtl/>
        </w:rPr>
      </w:pPr>
      <w:r>
        <w:rPr>
          <w:rFonts w:hint="cs"/>
          <w:rtl/>
        </w:rPr>
        <w:t>סעיף 7(11). אברהם בורג - מי בעד? תודה. מי נגד? תודה. מי נמנע? תודה.</w:t>
      </w:r>
    </w:p>
    <w:p w14:paraId="22341398" w14:textId="77777777" w:rsidR="00000000" w:rsidRDefault="007C71EE">
      <w:pPr>
        <w:pStyle w:val="a"/>
        <w:rPr>
          <w:rFonts w:hint="cs"/>
          <w:rtl/>
        </w:rPr>
      </w:pPr>
    </w:p>
    <w:p w14:paraId="42E06BCF" w14:textId="77777777" w:rsidR="00000000" w:rsidRDefault="007C71EE">
      <w:pPr>
        <w:pStyle w:val="a"/>
        <w:ind w:firstLine="26"/>
        <w:jc w:val="center"/>
        <w:rPr>
          <w:rFonts w:hint="cs"/>
          <w:b/>
          <w:bCs/>
          <w:rtl/>
        </w:rPr>
      </w:pPr>
      <w:r>
        <w:rPr>
          <w:rFonts w:hint="cs"/>
          <w:b/>
          <w:bCs/>
          <w:rtl/>
        </w:rPr>
        <w:t>הצבעה</w:t>
      </w:r>
    </w:p>
    <w:p w14:paraId="3694C9E1" w14:textId="77777777" w:rsidR="00000000" w:rsidRDefault="007C71EE">
      <w:pPr>
        <w:pStyle w:val="a"/>
        <w:rPr>
          <w:rFonts w:hint="cs"/>
          <w:rtl/>
        </w:rPr>
      </w:pPr>
    </w:p>
    <w:p w14:paraId="051182E0" w14:textId="77777777" w:rsidR="00000000" w:rsidRDefault="007C71EE">
      <w:pPr>
        <w:pStyle w:val="a7"/>
        <w:bidi/>
        <w:rPr>
          <w:b w:val="0"/>
          <w:bCs w:val="0"/>
        </w:rPr>
      </w:pPr>
      <w:r>
        <w:rPr>
          <w:rFonts w:hint="cs"/>
          <w:b w:val="0"/>
          <w:bCs w:val="0"/>
          <w:rtl/>
        </w:rPr>
        <w:t>ההסתייגות של חבר הכנסת אברהם בורג לסעיף 7(11) לא נתקבלה.</w:t>
      </w:r>
    </w:p>
    <w:p w14:paraId="0BD67F74" w14:textId="77777777" w:rsidR="00000000" w:rsidRDefault="007C71EE">
      <w:pPr>
        <w:pStyle w:val="a"/>
        <w:rPr>
          <w:rFonts w:hint="cs"/>
        </w:rPr>
      </w:pPr>
    </w:p>
    <w:p w14:paraId="3EE441D5" w14:textId="77777777" w:rsidR="00000000" w:rsidRDefault="007C71EE">
      <w:pPr>
        <w:pStyle w:val="ad"/>
        <w:rPr>
          <w:rtl/>
        </w:rPr>
      </w:pPr>
      <w:r>
        <w:rPr>
          <w:rtl/>
        </w:rPr>
        <w:t>היו"ר ראובן ריבלין:</w:t>
      </w:r>
    </w:p>
    <w:p w14:paraId="55BE672A" w14:textId="77777777" w:rsidR="00000000" w:rsidRDefault="007C71EE">
      <w:pPr>
        <w:pStyle w:val="a"/>
        <w:rPr>
          <w:rtl/>
        </w:rPr>
      </w:pPr>
    </w:p>
    <w:p w14:paraId="0488877C" w14:textId="77777777" w:rsidR="00000000" w:rsidRDefault="007C71EE">
      <w:pPr>
        <w:pStyle w:val="a"/>
        <w:rPr>
          <w:rFonts w:hint="cs"/>
          <w:rtl/>
        </w:rPr>
      </w:pPr>
      <w:r>
        <w:rPr>
          <w:rFonts w:hint="cs"/>
          <w:rtl/>
        </w:rPr>
        <w:t>לא נתקבלה.</w:t>
      </w:r>
    </w:p>
    <w:p w14:paraId="04C24FA1" w14:textId="77777777" w:rsidR="00000000" w:rsidRDefault="007C71EE">
      <w:pPr>
        <w:pStyle w:val="a"/>
        <w:rPr>
          <w:rFonts w:hint="cs"/>
          <w:rtl/>
        </w:rPr>
      </w:pPr>
    </w:p>
    <w:p w14:paraId="2D759414" w14:textId="77777777" w:rsidR="00000000" w:rsidRDefault="007C71EE">
      <w:pPr>
        <w:pStyle w:val="a"/>
        <w:rPr>
          <w:rFonts w:hint="cs"/>
          <w:rtl/>
        </w:rPr>
      </w:pPr>
      <w:r>
        <w:rPr>
          <w:rFonts w:hint="cs"/>
          <w:rtl/>
        </w:rPr>
        <w:t xml:space="preserve">עמרם מצנע - מי בעד? תודה. מי נגד? תודה. מי </w:t>
      </w:r>
      <w:r>
        <w:rPr>
          <w:rFonts w:hint="cs"/>
          <w:rtl/>
        </w:rPr>
        <w:t>נמנע? תודה.</w:t>
      </w:r>
    </w:p>
    <w:p w14:paraId="12BE8CC6" w14:textId="77777777" w:rsidR="00000000" w:rsidRDefault="007C71EE">
      <w:pPr>
        <w:pStyle w:val="a"/>
        <w:rPr>
          <w:rFonts w:hint="cs"/>
          <w:rtl/>
        </w:rPr>
      </w:pPr>
    </w:p>
    <w:p w14:paraId="332B42AD" w14:textId="77777777" w:rsidR="00000000" w:rsidRDefault="007C71EE">
      <w:pPr>
        <w:pStyle w:val="a"/>
        <w:ind w:firstLine="26"/>
        <w:jc w:val="center"/>
        <w:rPr>
          <w:b/>
          <w:bCs/>
          <w:rtl/>
        </w:rPr>
      </w:pPr>
    </w:p>
    <w:p w14:paraId="1DA9A9E9" w14:textId="77777777" w:rsidR="00000000" w:rsidRDefault="007C71EE">
      <w:pPr>
        <w:pStyle w:val="a"/>
        <w:ind w:firstLine="26"/>
        <w:jc w:val="center"/>
        <w:rPr>
          <w:rFonts w:hint="cs"/>
          <w:b/>
          <w:bCs/>
          <w:rtl/>
        </w:rPr>
      </w:pPr>
      <w:r>
        <w:rPr>
          <w:rFonts w:hint="cs"/>
          <w:b/>
          <w:bCs/>
          <w:rtl/>
        </w:rPr>
        <w:t>הצבעה</w:t>
      </w:r>
    </w:p>
    <w:p w14:paraId="10E818ED" w14:textId="77777777" w:rsidR="00000000" w:rsidRDefault="007C71EE">
      <w:pPr>
        <w:pStyle w:val="a"/>
        <w:rPr>
          <w:rFonts w:hint="cs"/>
          <w:rtl/>
        </w:rPr>
      </w:pPr>
    </w:p>
    <w:p w14:paraId="3311084D" w14:textId="77777777" w:rsidR="00000000" w:rsidRDefault="007C71EE">
      <w:pPr>
        <w:pStyle w:val="a7"/>
        <w:bidi/>
        <w:rPr>
          <w:rFonts w:hint="cs"/>
          <w:b w:val="0"/>
          <w:bCs w:val="0"/>
          <w:rtl/>
        </w:rPr>
      </w:pPr>
      <w:r>
        <w:rPr>
          <w:rFonts w:hint="cs"/>
          <w:b w:val="0"/>
          <w:bCs w:val="0"/>
          <w:rtl/>
        </w:rPr>
        <w:t>ההסתייגות של חבר הכנסת עמרם מצנע לסעיף 7(11) לא נתקבלה.</w:t>
      </w:r>
    </w:p>
    <w:p w14:paraId="2F784166" w14:textId="77777777" w:rsidR="00000000" w:rsidRDefault="007C71EE">
      <w:pPr>
        <w:bidi/>
        <w:jc w:val="center"/>
        <w:rPr>
          <w:rFonts w:ascii="Arial" w:hAnsi="Arial" w:cs="Arial" w:hint="cs"/>
          <w:rtl/>
        </w:rPr>
      </w:pPr>
    </w:p>
    <w:p w14:paraId="3371AE36" w14:textId="77777777" w:rsidR="00000000" w:rsidRDefault="007C71EE">
      <w:pPr>
        <w:pStyle w:val="ad"/>
        <w:rPr>
          <w:rtl/>
        </w:rPr>
      </w:pPr>
      <w:r>
        <w:rPr>
          <w:rtl/>
        </w:rPr>
        <w:t>היו"ר ראובן ריבלין:</w:t>
      </w:r>
    </w:p>
    <w:p w14:paraId="2B352463" w14:textId="77777777" w:rsidR="00000000" w:rsidRDefault="007C71EE">
      <w:pPr>
        <w:pStyle w:val="a"/>
        <w:rPr>
          <w:rtl/>
        </w:rPr>
      </w:pPr>
    </w:p>
    <w:p w14:paraId="30C1AA7B" w14:textId="77777777" w:rsidR="00000000" w:rsidRDefault="007C71EE">
      <w:pPr>
        <w:pStyle w:val="a"/>
        <w:rPr>
          <w:rFonts w:hint="cs"/>
          <w:rtl/>
        </w:rPr>
      </w:pPr>
      <w:r>
        <w:rPr>
          <w:rFonts w:hint="cs"/>
          <w:rtl/>
        </w:rPr>
        <w:t>מצנע - לא נתקבלה.</w:t>
      </w:r>
    </w:p>
    <w:p w14:paraId="10B5F339" w14:textId="77777777" w:rsidR="00000000" w:rsidRDefault="007C71EE">
      <w:pPr>
        <w:pStyle w:val="a"/>
        <w:rPr>
          <w:rFonts w:hint="cs"/>
          <w:rtl/>
        </w:rPr>
      </w:pPr>
    </w:p>
    <w:p w14:paraId="2F409093" w14:textId="77777777" w:rsidR="00000000" w:rsidRDefault="007C71EE">
      <w:pPr>
        <w:pStyle w:val="a"/>
        <w:rPr>
          <w:rFonts w:hint="cs"/>
          <w:rtl/>
        </w:rPr>
      </w:pPr>
      <w:r>
        <w:rPr>
          <w:rFonts w:hint="cs"/>
          <w:rtl/>
        </w:rPr>
        <w:t>בן-אליעזר - אינו נוכח. פרס - אינו נוכח.</w:t>
      </w:r>
    </w:p>
    <w:p w14:paraId="5AF71A16" w14:textId="77777777" w:rsidR="00000000" w:rsidRDefault="007C71EE">
      <w:pPr>
        <w:pStyle w:val="a"/>
        <w:rPr>
          <w:rFonts w:hint="cs"/>
          <w:rtl/>
        </w:rPr>
      </w:pPr>
    </w:p>
    <w:p w14:paraId="54B0B128" w14:textId="77777777" w:rsidR="00000000" w:rsidRDefault="007C71EE">
      <w:pPr>
        <w:pStyle w:val="a"/>
        <w:rPr>
          <w:rFonts w:hint="cs"/>
          <w:rtl/>
        </w:rPr>
      </w:pPr>
      <w:r>
        <w:rPr>
          <w:rFonts w:hint="cs"/>
          <w:rtl/>
        </w:rPr>
        <w:t>מתן וילנאי - מי בעד? תודה. מי נגד? תודה. מי נמנע? תודה.</w:t>
      </w:r>
    </w:p>
    <w:p w14:paraId="19892C57" w14:textId="77777777" w:rsidR="00000000" w:rsidRDefault="007C71EE">
      <w:pPr>
        <w:pStyle w:val="a"/>
        <w:rPr>
          <w:rFonts w:hint="cs"/>
          <w:rtl/>
        </w:rPr>
      </w:pPr>
    </w:p>
    <w:p w14:paraId="3E76D328" w14:textId="77777777" w:rsidR="00000000" w:rsidRDefault="007C71EE">
      <w:pPr>
        <w:pStyle w:val="a"/>
        <w:rPr>
          <w:rFonts w:hint="cs"/>
          <w:rtl/>
        </w:rPr>
      </w:pPr>
    </w:p>
    <w:p w14:paraId="6F8F7F4B" w14:textId="77777777" w:rsidR="00000000" w:rsidRDefault="007C71EE">
      <w:pPr>
        <w:pStyle w:val="a"/>
        <w:ind w:firstLine="26"/>
        <w:jc w:val="center"/>
        <w:rPr>
          <w:rFonts w:hint="cs"/>
          <w:b/>
          <w:bCs/>
          <w:rtl/>
        </w:rPr>
      </w:pPr>
      <w:r>
        <w:rPr>
          <w:rFonts w:hint="cs"/>
          <w:b/>
          <w:bCs/>
          <w:rtl/>
        </w:rPr>
        <w:t>הצבעה</w:t>
      </w:r>
    </w:p>
    <w:p w14:paraId="6F13514F" w14:textId="77777777" w:rsidR="00000000" w:rsidRDefault="007C71EE">
      <w:pPr>
        <w:pStyle w:val="a"/>
        <w:rPr>
          <w:rFonts w:hint="cs"/>
          <w:rtl/>
        </w:rPr>
      </w:pPr>
    </w:p>
    <w:p w14:paraId="532347A6" w14:textId="77777777" w:rsidR="00000000" w:rsidRDefault="007C71EE">
      <w:pPr>
        <w:pStyle w:val="a7"/>
        <w:bidi/>
        <w:rPr>
          <w:b w:val="0"/>
          <w:bCs w:val="0"/>
        </w:rPr>
      </w:pPr>
      <w:r>
        <w:rPr>
          <w:rFonts w:hint="cs"/>
          <w:b w:val="0"/>
          <w:bCs w:val="0"/>
          <w:rtl/>
        </w:rPr>
        <w:t>ההסתייגות של חבר הכנסת מתן וילנא</w:t>
      </w:r>
      <w:r>
        <w:rPr>
          <w:rFonts w:hint="cs"/>
          <w:b w:val="0"/>
          <w:bCs w:val="0"/>
          <w:rtl/>
        </w:rPr>
        <w:t>י לסעיף 7(11) לא נתקבלה.</w:t>
      </w:r>
    </w:p>
    <w:p w14:paraId="0B808034" w14:textId="77777777" w:rsidR="00000000" w:rsidRDefault="007C71EE">
      <w:pPr>
        <w:pStyle w:val="a"/>
      </w:pPr>
    </w:p>
    <w:p w14:paraId="5BC2F6A6" w14:textId="77777777" w:rsidR="00000000" w:rsidRDefault="007C71EE">
      <w:pPr>
        <w:pStyle w:val="ad"/>
        <w:rPr>
          <w:rtl/>
        </w:rPr>
      </w:pPr>
      <w:r>
        <w:rPr>
          <w:rtl/>
        </w:rPr>
        <w:t>היו"ר ראובן ריבלין:</w:t>
      </w:r>
    </w:p>
    <w:p w14:paraId="617D1B24" w14:textId="77777777" w:rsidR="00000000" w:rsidRDefault="007C71EE">
      <w:pPr>
        <w:pStyle w:val="a"/>
        <w:rPr>
          <w:rtl/>
        </w:rPr>
      </w:pPr>
    </w:p>
    <w:p w14:paraId="17870FF1" w14:textId="77777777" w:rsidR="00000000" w:rsidRDefault="007C71EE">
      <w:pPr>
        <w:pStyle w:val="a"/>
        <w:rPr>
          <w:rFonts w:hint="cs"/>
          <w:rtl/>
        </w:rPr>
      </w:pPr>
      <w:r>
        <w:rPr>
          <w:rFonts w:hint="cs"/>
          <w:rtl/>
        </w:rPr>
        <w:t>וילנאי - לא עברה.</w:t>
      </w:r>
    </w:p>
    <w:p w14:paraId="337B5E8D" w14:textId="77777777" w:rsidR="00000000" w:rsidRDefault="007C71EE">
      <w:pPr>
        <w:pStyle w:val="a"/>
        <w:rPr>
          <w:rFonts w:hint="cs"/>
          <w:rtl/>
        </w:rPr>
      </w:pPr>
    </w:p>
    <w:p w14:paraId="1EE72470" w14:textId="77777777" w:rsidR="00000000" w:rsidRDefault="007C71EE">
      <w:pPr>
        <w:pStyle w:val="a"/>
        <w:rPr>
          <w:rFonts w:hint="cs"/>
          <w:rtl/>
        </w:rPr>
      </w:pPr>
      <w:r>
        <w:rPr>
          <w:rFonts w:hint="cs"/>
          <w:rtl/>
        </w:rPr>
        <w:t>חברת הכנסת איציק - מי בעד? תודה. מי נגד? תודה. מי נמנע? תודה.</w:t>
      </w:r>
    </w:p>
    <w:p w14:paraId="246D8EAB" w14:textId="77777777" w:rsidR="00000000" w:rsidRDefault="007C71EE">
      <w:pPr>
        <w:pStyle w:val="a"/>
        <w:rPr>
          <w:rFonts w:hint="cs"/>
          <w:rtl/>
        </w:rPr>
      </w:pPr>
    </w:p>
    <w:p w14:paraId="1A06EF85" w14:textId="77777777" w:rsidR="00000000" w:rsidRDefault="007C71EE">
      <w:pPr>
        <w:pStyle w:val="a"/>
        <w:ind w:firstLine="26"/>
        <w:jc w:val="center"/>
        <w:rPr>
          <w:rFonts w:hint="cs"/>
          <w:b/>
          <w:bCs/>
          <w:rtl/>
        </w:rPr>
      </w:pPr>
      <w:r>
        <w:rPr>
          <w:rFonts w:hint="cs"/>
          <w:b/>
          <w:bCs/>
          <w:rtl/>
        </w:rPr>
        <w:t>הצבעה</w:t>
      </w:r>
    </w:p>
    <w:p w14:paraId="171F7A0A" w14:textId="77777777" w:rsidR="00000000" w:rsidRDefault="007C71EE">
      <w:pPr>
        <w:bidi/>
        <w:jc w:val="center"/>
        <w:rPr>
          <w:rFonts w:ascii="Arial" w:hAnsi="Arial" w:cs="Arial"/>
          <w:rtl/>
        </w:rPr>
      </w:pPr>
    </w:p>
    <w:p w14:paraId="2D99985E" w14:textId="77777777" w:rsidR="00000000" w:rsidRDefault="007C71EE">
      <w:pPr>
        <w:pStyle w:val="a7"/>
        <w:bidi/>
        <w:rPr>
          <w:b w:val="0"/>
          <w:bCs w:val="0"/>
        </w:rPr>
      </w:pPr>
      <w:r>
        <w:rPr>
          <w:rFonts w:hint="cs"/>
          <w:b w:val="0"/>
          <w:bCs w:val="0"/>
          <w:rtl/>
        </w:rPr>
        <w:t>ההסתייגות של חברת הכנסת דליה איציק לסעיף 7(11) לא נתקבלה.</w:t>
      </w:r>
    </w:p>
    <w:p w14:paraId="7877139B" w14:textId="77777777" w:rsidR="00000000" w:rsidRDefault="007C71EE">
      <w:pPr>
        <w:pStyle w:val="a"/>
        <w:rPr>
          <w:rFonts w:hint="cs"/>
          <w:rtl/>
        </w:rPr>
      </w:pPr>
    </w:p>
    <w:p w14:paraId="0B3809C3" w14:textId="77777777" w:rsidR="00000000" w:rsidRDefault="007C71EE">
      <w:pPr>
        <w:pStyle w:val="ad"/>
        <w:rPr>
          <w:rtl/>
        </w:rPr>
      </w:pPr>
      <w:r>
        <w:rPr>
          <w:rtl/>
        </w:rPr>
        <w:t>היו"ר ראובן ריבלין:</w:t>
      </w:r>
    </w:p>
    <w:p w14:paraId="7FDB3967" w14:textId="77777777" w:rsidR="00000000" w:rsidRDefault="007C71EE">
      <w:pPr>
        <w:pStyle w:val="a"/>
        <w:rPr>
          <w:rtl/>
        </w:rPr>
      </w:pPr>
    </w:p>
    <w:p w14:paraId="18363422" w14:textId="77777777" w:rsidR="00000000" w:rsidRDefault="007C71EE">
      <w:pPr>
        <w:pStyle w:val="a"/>
        <w:rPr>
          <w:rFonts w:hint="cs"/>
          <w:rtl/>
        </w:rPr>
      </w:pPr>
      <w:r>
        <w:rPr>
          <w:rFonts w:hint="cs"/>
          <w:rtl/>
        </w:rPr>
        <w:t>לא עברה.</w:t>
      </w:r>
    </w:p>
    <w:p w14:paraId="727ABECF" w14:textId="77777777" w:rsidR="00000000" w:rsidRDefault="007C71EE">
      <w:pPr>
        <w:pStyle w:val="a"/>
        <w:rPr>
          <w:rFonts w:hint="cs"/>
          <w:rtl/>
        </w:rPr>
      </w:pPr>
    </w:p>
    <w:p w14:paraId="69F70FD2" w14:textId="77777777" w:rsidR="00000000" w:rsidRDefault="007C71EE">
      <w:pPr>
        <w:pStyle w:val="a"/>
        <w:rPr>
          <w:rFonts w:hint="cs"/>
          <w:rtl/>
        </w:rPr>
      </w:pPr>
      <w:r>
        <w:rPr>
          <w:rFonts w:hint="cs"/>
          <w:rtl/>
        </w:rPr>
        <w:t>אופיר פינס - אינו נוכח.</w:t>
      </w:r>
    </w:p>
    <w:p w14:paraId="4626D89C" w14:textId="77777777" w:rsidR="00000000" w:rsidRDefault="007C71EE">
      <w:pPr>
        <w:pStyle w:val="a"/>
        <w:rPr>
          <w:rFonts w:hint="cs"/>
          <w:rtl/>
        </w:rPr>
      </w:pPr>
    </w:p>
    <w:p w14:paraId="5B50B309" w14:textId="77777777" w:rsidR="00000000" w:rsidRDefault="007C71EE">
      <w:pPr>
        <w:pStyle w:val="a"/>
        <w:rPr>
          <w:rFonts w:hint="cs"/>
          <w:rtl/>
        </w:rPr>
      </w:pPr>
      <w:r>
        <w:rPr>
          <w:rFonts w:hint="cs"/>
          <w:rtl/>
        </w:rPr>
        <w:t>אפרים</w:t>
      </w:r>
      <w:r>
        <w:rPr>
          <w:rFonts w:hint="cs"/>
          <w:rtl/>
        </w:rPr>
        <w:t xml:space="preserve"> סנה - מי בעד? תודה. מי נגד? תודה. מי נמנע? תודה.</w:t>
      </w:r>
    </w:p>
    <w:p w14:paraId="41F13C5B" w14:textId="77777777" w:rsidR="00000000" w:rsidRDefault="007C71EE">
      <w:pPr>
        <w:pStyle w:val="a"/>
        <w:rPr>
          <w:rFonts w:hint="cs"/>
          <w:rtl/>
        </w:rPr>
      </w:pPr>
    </w:p>
    <w:p w14:paraId="5EA551F6" w14:textId="77777777" w:rsidR="00000000" w:rsidRDefault="007C71EE">
      <w:pPr>
        <w:pStyle w:val="a"/>
        <w:ind w:firstLine="26"/>
        <w:jc w:val="center"/>
        <w:rPr>
          <w:rFonts w:hint="cs"/>
          <w:b/>
          <w:bCs/>
          <w:rtl/>
        </w:rPr>
      </w:pPr>
      <w:r>
        <w:rPr>
          <w:rFonts w:hint="cs"/>
          <w:b/>
          <w:bCs/>
          <w:rtl/>
        </w:rPr>
        <w:t>הצבעה</w:t>
      </w:r>
    </w:p>
    <w:p w14:paraId="07464195" w14:textId="77777777" w:rsidR="00000000" w:rsidRDefault="007C71EE">
      <w:pPr>
        <w:pStyle w:val="a"/>
        <w:jc w:val="center"/>
        <w:rPr>
          <w:rFonts w:hint="cs"/>
          <w:b/>
          <w:bCs/>
          <w:rtl/>
        </w:rPr>
      </w:pPr>
    </w:p>
    <w:p w14:paraId="2D4EA43B" w14:textId="77777777" w:rsidR="00000000" w:rsidRDefault="007C71EE">
      <w:pPr>
        <w:pStyle w:val="a7"/>
        <w:bidi/>
        <w:rPr>
          <w:b w:val="0"/>
          <w:bCs w:val="0"/>
        </w:rPr>
      </w:pPr>
      <w:r>
        <w:rPr>
          <w:rFonts w:hint="cs"/>
          <w:b w:val="0"/>
          <w:bCs w:val="0"/>
          <w:rtl/>
        </w:rPr>
        <w:t>ההסתייגות של חבר הכנסת אפרים סנה לסעיף 7(11) לא נתקבלה.</w:t>
      </w:r>
    </w:p>
    <w:p w14:paraId="3CFF40A1" w14:textId="77777777" w:rsidR="00000000" w:rsidRDefault="007C71EE">
      <w:pPr>
        <w:pStyle w:val="a"/>
        <w:rPr>
          <w:rFonts w:hint="cs"/>
          <w:rtl/>
        </w:rPr>
      </w:pPr>
    </w:p>
    <w:p w14:paraId="275F281F" w14:textId="77777777" w:rsidR="00000000" w:rsidRDefault="007C71EE">
      <w:pPr>
        <w:pStyle w:val="ad"/>
        <w:rPr>
          <w:rtl/>
        </w:rPr>
      </w:pPr>
      <w:r>
        <w:rPr>
          <w:rtl/>
        </w:rPr>
        <w:t>היו"ר ראובן ריבלין:</w:t>
      </w:r>
    </w:p>
    <w:p w14:paraId="0892F99E" w14:textId="77777777" w:rsidR="00000000" w:rsidRDefault="007C71EE">
      <w:pPr>
        <w:pStyle w:val="a"/>
        <w:rPr>
          <w:rtl/>
        </w:rPr>
      </w:pPr>
    </w:p>
    <w:p w14:paraId="097ED966" w14:textId="77777777" w:rsidR="00000000" w:rsidRDefault="007C71EE">
      <w:pPr>
        <w:pStyle w:val="a"/>
        <w:rPr>
          <w:rFonts w:hint="cs"/>
          <w:rtl/>
        </w:rPr>
      </w:pPr>
      <w:r>
        <w:rPr>
          <w:rFonts w:hint="cs"/>
          <w:rtl/>
        </w:rPr>
        <w:t>סנה - לא עבר.</w:t>
      </w:r>
    </w:p>
    <w:p w14:paraId="6266DDF7" w14:textId="77777777" w:rsidR="00000000" w:rsidRDefault="007C71EE">
      <w:pPr>
        <w:pStyle w:val="a"/>
        <w:rPr>
          <w:rFonts w:hint="cs"/>
          <w:rtl/>
        </w:rPr>
      </w:pPr>
    </w:p>
    <w:p w14:paraId="1F5E4A9D" w14:textId="77777777" w:rsidR="00000000" w:rsidRDefault="007C71EE">
      <w:pPr>
        <w:pStyle w:val="a"/>
        <w:rPr>
          <w:rFonts w:hint="cs"/>
          <w:rtl/>
        </w:rPr>
      </w:pPr>
      <w:r>
        <w:rPr>
          <w:rFonts w:hint="cs"/>
          <w:rtl/>
        </w:rPr>
        <w:t>יולי תמיר - אינה נוכחת. מלכיאור - אינו נוכח.</w:t>
      </w:r>
    </w:p>
    <w:p w14:paraId="7F612280" w14:textId="77777777" w:rsidR="00000000" w:rsidRDefault="007C71EE">
      <w:pPr>
        <w:pStyle w:val="a"/>
        <w:rPr>
          <w:rFonts w:hint="cs"/>
          <w:rtl/>
        </w:rPr>
      </w:pPr>
    </w:p>
    <w:p w14:paraId="4C7594EA" w14:textId="77777777" w:rsidR="00000000" w:rsidRDefault="007C71EE">
      <w:pPr>
        <w:pStyle w:val="a"/>
        <w:rPr>
          <w:rFonts w:hint="cs"/>
          <w:rtl/>
        </w:rPr>
      </w:pPr>
      <w:r>
        <w:rPr>
          <w:rFonts w:hint="cs"/>
          <w:rtl/>
        </w:rPr>
        <w:t>יצחק הרצוג - מי בעד? תודה. מי נגד? תודה. מי נמנע? תודה.</w:t>
      </w:r>
    </w:p>
    <w:p w14:paraId="55DEBE22" w14:textId="77777777" w:rsidR="00000000" w:rsidRDefault="007C71EE">
      <w:pPr>
        <w:pStyle w:val="a"/>
        <w:jc w:val="center"/>
        <w:rPr>
          <w:rFonts w:hint="cs"/>
          <w:b/>
          <w:bCs/>
          <w:rtl/>
        </w:rPr>
      </w:pPr>
    </w:p>
    <w:p w14:paraId="5D30F21F" w14:textId="77777777" w:rsidR="00000000" w:rsidRDefault="007C71EE">
      <w:pPr>
        <w:pStyle w:val="a"/>
        <w:ind w:firstLine="26"/>
        <w:jc w:val="center"/>
        <w:rPr>
          <w:rFonts w:hint="cs"/>
          <w:b/>
          <w:bCs/>
          <w:rtl/>
        </w:rPr>
      </w:pPr>
      <w:r>
        <w:rPr>
          <w:rFonts w:hint="cs"/>
          <w:b/>
          <w:bCs/>
          <w:rtl/>
        </w:rPr>
        <w:t>הצ</w:t>
      </w:r>
      <w:r>
        <w:rPr>
          <w:rFonts w:hint="cs"/>
          <w:b/>
          <w:bCs/>
          <w:rtl/>
        </w:rPr>
        <w:t>בעה</w:t>
      </w:r>
    </w:p>
    <w:p w14:paraId="39C56BF3" w14:textId="77777777" w:rsidR="00000000" w:rsidRDefault="007C71EE">
      <w:pPr>
        <w:pStyle w:val="a"/>
        <w:rPr>
          <w:rFonts w:hint="cs"/>
          <w:rtl/>
        </w:rPr>
      </w:pPr>
    </w:p>
    <w:p w14:paraId="65CB1733" w14:textId="77777777" w:rsidR="00000000" w:rsidRDefault="007C71EE">
      <w:pPr>
        <w:pStyle w:val="a7"/>
        <w:bidi/>
        <w:rPr>
          <w:b w:val="0"/>
          <w:bCs w:val="0"/>
        </w:rPr>
      </w:pPr>
      <w:r>
        <w:rPr>
          <w:rFonts w:hint="cs"/>
          <w:b w:val="0"/>
          <w:bCs w:val="0"/>
          <w:rtl/>
        </w:rPr>
        <w:t>ההסתייגות של חבר הכנסת יצחק הרצוג לסעיף 7(11) לא נתקבלה.</w:t>
      </w:r>
    </w:p>
    <w:p w14:paraId="3B45FC22" w14:textId="77777777" w:rsidR="00000000" w:rsidRDefault="007C71EE">
      <w:pPr>
        <w:pStyle w:val="a"/>
        <w:rPr>
          <w:rFonts w:hint="cs"/>
          <w:rtl/>
        </w:rPr>
      </w:pPr>
    </w:p>
    <w:p w14:paraId="06E680D1" w14:textId="77777777" w:rsidR="00000000" w:rsidRDefault="007C71EE">
      <w:pPr>
        <w:pStyle w:val="ad"/>
        <w:rPr>
          <w:rtl/>
        </w:rPr>
      </w:pPr>
      <w:r>
        <w:rPr>
          <w:rtl/>
        </w:rPr>
        <w:t>היו"ר ראובן ריבלין:</w:t>
      </w:r>
    </w:p>
    <w:p w14:paraId="53E88AF2" w14:textId="77777777" w:rsidR="00000000" w:rsidRDefault="007C71EE">
      <w:pPr>
        <w:pStyle w:val="a"/>
        <w:rPr>
          <w:rtl/>
        </w:rPr>
      </w:pPr>
    </w:p>
    <w:p w14:paraId="1B274886" w14:textId="77777777" w:rsidR="00000000" w:rsidRDefault="007C71EE">
      <w:pPr>
        <w:pStyle w:val="a"/>
        <w:rPr>
          <w:rFonts w:hint="cs"/>
          <w:rtl/>
        </w:rPr>
      </w:pPr>
      <w:r>
        <w:rPr>
          <w:rFonts w:hint="cs"/>
          <w:rtl/>
        </w:rPr>
        <w:t>הרצוג - לא עברה.</w:t>
      </w:r>
    </w:p>
    <w:p w14:paraId="4D15F1A7" w14:textId="77777777" w:rsidR="00000000" w:rsidRDefault="007C71EE">
      <w:pPr>
        <w:pStyle w:val="a"/>
        <w:rPr>
          <w:rFonts w:hint="cs"/>
          <w:rtl/>
        </w:rPr>
      </w:pPr>
    </w:p>
    <w:p w14:paraId="5DE47D9D" w14:textId="77777777" w:rsidR="00000000" w:rsidRDefault="007C71EE">
      <w:pPr>
        <w:pStyle w:val="a"/>
        <w:rPr>
          <w:rFonts w:hint="cs"/>
          <w:rtl/>
        </w:rPr>
      </w:pPr>
      <w:r>
        <w:rPr>
          <w:rFonts w:hint="cs"/>
          <w:rtl/>
        </w:rPr>
        <w:t>חיים רמון - אינו נוכח. דני יתום - אינו נוכח. איתן כבל - אינו נוכח. אברהם שוחט - אינו נוכח. קולט אביטל - אינה נוכחת.</w:t>
      </w:r>
    </w:p>
    <w:p w14:paraId="21B3EA18" w14:textId="77777777" w:rsidR="00000000" w:rsidRDefault="007C71EE">
      <w:pPr>
        <w:pStyle w:val="a"/>
        <w:rPr>
          <w:rFonts w:hint="cs"/>
          <w:rtl/>
        </w:rPr>
      </w:pPr>
    </w:p>
    <w:p w14:paraId="0E287071" w14:textId="77777777" w:rsidR="00000000" w:rsidRDefault="007C71EE">
      <w:pPr>
        <w:pStyle w:val="a"/>
        <w:rPr>
          <w:rFonts w:hint="cs"/>
          <w:rtl/>
        </w:rPr>
      </w:pPr>
      <w:r>
        <w:rPr>
          <w:rFonts w:hint="cs"/>
          <w:rtl/>
        </w:rPr>
        <w:t>שלום שמחון - מי בעד? תודה. מי נגד? תו</w:t>
      </w:r>
      <w:r>
        <w:rPr>
          <w:rFonts w:hint="cs"/>
          <w:rtl/>
        </w:rPr>
        <w:t>דה. מי נמנע? תודה.</w:t>
      </w:r>
    </w:p>
    <w:p w14:paraId="406E4ABC" w14:textId="77777777" w:rsidR="00000000" w:rsidRDefault="007C71EE">
      <w:pPr>
        <w:pStyle w:val="a"/>
        <w:rPr>
          <w:rFonts w:hint="cs"/>
          <w:rtl/>
        </w:rPr>
      </w:pPr>
    </w:p>
    <w:p w14:paraId="6235E42A" w14:textId="77777777" w:rsidR="00000000" w:rsidRDefault="007C71EE">
      <w:pPr>
        <w:pStyle w:val="a"/>
        <w:ind w:firstLine="26"/>
        <w:jc w:val="center"/>
        <w:rPr>
          <w:rFonts w:hint="cs"/>
          <w:b/>
          <w:bCs/>
          <w:rtl/>
        </w:rPr>
      </w:pPr>
      <w:r>
        <w:rPr>
          <w:rFonts w:hint="cs"/>
          <w:b/>
          <w:bCs/>
          <w:rtl/>
        </w:rPr>
        <w:t>הצבעה</w:t>
      </w:r>
    </w:p>
    <w:p w14:paraId="487EFF3E" w14:textId="77777777" w:rsidR="00000000" w:rsidRDefault="007C71EE">
      <w:pPr>
        <w:pStyle w:val="a"/>
        <w:rPr>
          <w:rFonts w:hint="cs"/>
          <w:rtl/>
        </w:rPr>
      </w:pPr>
    </w:p>
    <w:p w14:paraId="4B12BB26" w14:textId="77777777" w:rsidR="00000000" w:rsidRDefault="007C71EE">
      <w:pPr>
        <w:pStyle w:val="a7"/>
        <w:bidi/>
        <w:rPr>
          <w:b w:val="0"/>
          <w:bCs w:val="0"/>
        </w:rPr>
      </w:pPr>
      <w:r>
        <w:rPr>
          <w:rFonts w:hint="cs"/>
          <w:b w:val="0"/>
          <w:bCs w:val="0"/>
          <w:rtl/>
        </w:rPr>
        <w:t>ההסתייגות של חבר הכנסת שלום שמחון לסעיף 7(11) לא נתקבלה.</w:t>
      </w:r>
    </w:p>
    <w:p w14:paraId="28A2818A" w14:textId="77777777" w:rsidR="00000000" w:rsidRDefault="007C71EE">
      <w:pPr>
        <w:pStyle w:val="a"/>
        <w:rPr>
          <w:rFonts w:hint="cs"/>
          <w:rtl/>
        </w:rPr>
      </w:pPr>
    </w:p>
    <w:p w14:paraId="7D5051B6" w14:textId="77777777" w:rsidR="00000000" w:rsidRDefault="007C71EE">
      <w:pPr>
        <w:pStyle w:val="ad"/>
        <w:rPr>
          <w:rtl/>
        </w:rPr>
      </w:pPr>
      <w:r>
        <w:rPr>
          <w:rtl/>
        </w:rPr>
        <w:t>היו"ר ראובן ריבלין:</w:t>
      </w:r>
    </w:p>
    <w:p w14:paraId="0D5BB75E" w14:textId="77777777" w:rsidR="00000000" w:rsidRDefault="007C71EE">
      <w:pPr>
        <w:pStyle w:val="a"/>
        <w:rPr>
          <w:rtl/>
        </w:rPr>
      </w:pPr>
    </w:p>
    <w:p w14:paraId="12965B8E" w14:textId="77777777" w:rsidR="00000000" w:rsidRDefault="007C71EE">
      <w:pPr>
        <w:pStyle w:val="a"/>
        <w:rPr>
          <w:rFonts w:hint="cs"/>
          <w:rtl/>
        </w:rPr>
      </w:pPr>
      <w:r>
        <w:rPr>
          <w:rFonts w:hint="cs"/>
          <w:rtl/>
        </w:rPr>
        <w:t>שמחון - לא עובר.</w:t>
      </w:r>
    </w:p>
    <w:p w14:paraId="2D431839" w14:textId="77777777" w:rsidR="00000000" w:rsidRDefault="007C71EE">
      <w:pPr>
        <w:pStyle w:val="a"/>
        <w:rPr>
          <w:rFonts w:hint="cs"/>
          <w:rtl/>
        </w:rPr>
      </w:pPr>
    </w:p>
    <w:p w14:paraId="0205210C" w14:textId="77777777" w:rsidR="00000000" w:rsidRDefault="007C71EE">
      <w:pPr>
        <w:pStyle w:val="a"/>
        <w:rPr>
          <w:rFonts w:hint="cs"/>
          <w:rtl/>
        </w:rPr>
      </w:pPr>
      <w:r>
        <w:rPr>
          <w:rFonts w:hint="cs"/>
          <w:rtl/>
        </w:rPr>
        <w:t>אורית נוקד - אינה נוכחת. אלי בן-מנחם - אינו נוכח.</w:t>
      </w:r>
    </w:p>
    <w:p w14:paraId="19D170C6" w14:textId="77777777" w:rsidR="00000000" w:rsidRDefault="007C71EE">
      <w:pPr>
        <w:pStyle w:val="a"/>
        <w:rPr>
          <w:rFonts w:hint="cs"/>
          <w:rtl/>
        </w:rPr>
      </w:pPr>
    </w:p>
    <w:p w14:paraId="12E0243E" w14:textId="77777777" w:rsidR="00000000" w:rsidRDefault="007C71EE">
      <w:pPr>
        <w:pStyle w:val="a"/>
        <w:rPr>
          <w:rFonts w:hint="cs"/>
          <w:rtl/>
        </w:rPr>
      </w:pPr>
      <w:r>
        <w:rPr>
          <w:rFonts w:hint="cs"/>
          <w:rtl/>
        </w:rPr>
        <w:t>אלי ישי - מי בעד הסתייגותו של חבר הכנסת אלי ישי? תודה. מי נגד? תודה. מי נמנע? תוד</w:t>
      </w:r>
      <w:r>
        <w:rPr>
          <w:rFonts w:hint="cs"/>
          <w:rtl/>
        </w:rPr>
        <w:t>ה.</w:t>
      </w:r>
    </w:p>
    <w:p w14:paraId="3BDB0D81" w14:textId="77777777" w:rsidR="00000000" w:rsidRDefault="007C71EE">
      <w:pPr>
        <w:pStyle w:val="a"/>
        <w:rPr>
          <w:rFonts w:hint="cs"/>
          <w:rtl/>
        </w:rPr>
      </w:pPr>
    </w:p>
    <w:p w14:paraId="5DA1E36E" w14:textId="77777777" w:rsidR="00000000" w:rsidRDefault="007C71EE">
      <w:pPr>
        <w:pStyle w:val="a"/>
        <w:ind w:firstLine="26"/>
        <w:jc w:val="center"/>
        <w:rPr>
          <w:rFonts w:hint="cs"/>
          <w:b/>
          <w:bCs/>
          <w:rtl/>
        </w:rPr>
      </w:pPr>
      <w:r>
        <w:rPr>
          <w:rFonts w:hint="cs"/>
          <w:b/>
          <w:bCs/>
          <w:rtl/>
        </w:rPr>
        <w:t>הצבעה</w:t>
      </w:r>
    </w:p>
    <w:p w14:paraId="269EDD70" w14:textId="77777777" w:rsidR="00000000" w:rsidRDefault="007C71EE">
      <w:pPr>
        <w:pStyle w:val="a7"/>
        <w:bidi/>
        <w:rPr>
          <w:rFonts w:hint="cs"/>
          <w:rtl/>
        </w:rPr>
      </w:pPr>
    </w:p>
    <w:p w14:paraId="37A1C96F" w14:textId="77777777" w:rsidR="00000000" w:rsidRDefault="007C71EE">
      <w:pPr>
        <w:pStyle w:val="a7"/>
        <w:bidi/>
        <w:rPr>
          <w:b w:val="0"/>
          <w:bCs w:val="0"/>
        </w:rPr>
      </w:pPr>
      <w:r>
        <w:rPr>
          <w:rFonts w:hint="cs"/>
          <w:b w:val="0"/>
          <w:bCs w:val="0"/>
          <w:rtl/>
        </w:rPr>
        <w:t>ההסתייגות של חבר הכנסת אליהו ישי לסעיף 7(11) לא נתקבלה.</w:t>
      </w:r>
    </w:p>
    <w:p w14:paraId="54B9868F" w14:textId="77777777" w:rsidR="00000000" w:rsidRDefault="007C71EE">
      <w:pPr>
        <w:pStyle w:val="a"/>
        <w:rPr>
          <w:rFonts w:hint="cs"/>
          <w:rtl/>
        </w:rPr>
      </w:pPr>
    </w:p>
    <w:p w14:paraId="6C6BF09E" w14:textId="77777777" w:rsidR="00000000" w:rsidRDefault="007C71EE">
      <w:pPr>
        <w:pStyle w:val="ad"/>
        <w:rPr>
          <w:rtl/>
        </w:rPr>
      </w:pPr>
      <w:r>
        <w:rPr>
          <w:rtl/>
        </w:rPr>
        <w:t>היו"ר ראובן ריבלין:</w:t>
      </w:r>
    </w:p>
    <w:p w14:paraId="03FAC0FB" w14:textId="77777777" w:rsidR="00000000" w:rsidRDefault="007C71EE">
      <w:pPr>
        <w:pStyle w:val="a"/>
        <w:rPr>
          <w:rtl/>
        </w:rPr>
      </w:pPr>
    </w:p>
    <w:p w14:paraId="45CA2018" w14:textId="77777777" w:rsidR="00000000" w:rsidRDefault="007C71EE">
      <w:pPr>
        <w:pStyle w:val="a"/>
        <w:rPr>
          <w:rFonts w:hint="cs"/>
          <w:rtl/>
        </w:rPr>
      </w:pPr>
      <w:r>
        <w:rPr>
          <w:rFonts w:hint="cs"/>
          <w:rtl/>
        </w:rPr>
        <w:t>הסתייגות אלי ישי לא עברה.</w:t>
      </w:r>
    </w:p>
    <w:p w14:paraId="763E1A6C" w14:textId="77777777" w:rsidR="00000000" w:rsidRDefault="007C71EE">
      <w:pPr>
        <w:pStyle w:val="a"/>
        <w:rPr>
          <w:rFonts w:hint="cs"/>
          <w:rtl/>
        </w:rPr>
      </w:pPr>
    </w:p>
    <w:p w14:paraId="47889C0B" w14:textId="77777777" w:rsidR="00000000" w:rsidRDefault="007C71EE">
      <w:pPr>
        <w:pStyle w:val="a"/>
        <w:rPr>
          <w:rFonts w:hint="cs"/>
          <w:rtl/>
        </w:rPr>
      </w:pPr>
      <w:r>
        <w:rPr>
          <w:rFonts w:hint="cs"/>
          <w:rtl/>
        </w:rPr>
        <w:t xml:space="preserve">בניזרי - אינו נוכח, לא צריך להצביע. </w:t>
      </w:r>
    </w:p>
    <w:p w14:paraId="5ED720BF" w14:textId="77777777" w:rsidR="00000000" w:rsidRDefault="007C71EE">
      <w:pPr>
        <w:pStyle w:val="a"/>
        <w:rPr>
          <w:rFonts w:hint="cs"/>
          <w:rtl/>
        </w:rPr>
      </w:pPr>
    </w:p>
    <w:p w14:paraId="7E10158D" w14:textId="77777777" w:rsidR="00000000" w:rsidRDefault="007C71EE">
      <w:pPr>
        <w:pStyle w:val="a"/>
        <w:rPr>
          <w:rFonts w:hint="cs"/>
          <w:rtl/>
        </w:rPr>
      </w:pPr>
      <w:r>
        <w:rPr>
          <w:rFonts w:hint="cs"/>
          <w:rtl/>
        </w:rPr>
        <w:t>חבר הכנסת דהן נוכח תמיד. מי בעד? תודה. מי נגד? תודה. מי נמנע? תודה.</w:t>
      </w:r>
    </w:p>
    <w:p w14:paraId="4A17BE14" w14:textId="77777777" w:rsidR="00000000" w:rsidRDefault="007C71EE">
      <w:pPr>
        <w:pStyle w:val="a"/>
        <w:rPr>
          <w:rFonts w:hint="cs"/>
          <w:rtl/>
        </w:rPr>
      </w:pPr>
    </w:p>
    <w:p w14:paraId="0BE3E8D9" w14:textId="77777777" w:rsidR="00000000" w:rsidRDefault="007C71EE">
      <w:pPr>
        <w:pStyle w:val="a"/>
        <w:ind w:firstLine="26"/>
        <w:jc w:val="center"/>
        <w:rPr>
          <w:rFonts w:hint="cs"/>
          <w:b/>
          <w:bCs/>
          <w:rtl/>
        </w:rPr>
      </w:pPr>
      <w:r>
        <w:rPr>
          <w:rFonts w:hint="cs"/>
          <w:b/>
          <w:bCs/>
          <w:rtl/>
        </w:rPr>
        <w:t>הצבעה</w:t>
      </w:r>
    </w:p>
    <w:p w14:paraId="41688FAB" w14:textId="77777777" w:rsidR="00000000" w:rsidRDefault="007C71EE">
      <w:pPr>
        <w:pStyle w:val="a"/>
        <w:rPr>
          <w:rFonts w:hint="cs"/>
          <w:rtl/>
        </w:rPr>
      </w:pPr>
    </w:p>
    <w:p w14:paraId="635C6DDC" w14:textId="77777777" w:rsidR="00000000" w:rsidRDefault="007C71EE">
      <w:pPr>
        <w:pStyle w:val="a7"/>
        <w:bidi/>
        <w:rPr>
          <w:b w:val="0"/>
          <w:bCs w:val="0"/>
        </w:rPr>
      </w:pPr>
      <w:r>
        <w:rPr>
          <w:rFonts w:hint="cs"/>
          <w:b w:val="0"/>
          <w:bCs w:val="0"/>
          <w:rtl/>
        </w:rPr>
        <w:t>ההסתייגות של חבר הכנסת נסי</w:t>
      </w:r>
      <w:r>
        <w:rPr>
          <w:rFonts w:hint="cs"/>
          <w:b w:val="0"/>
          <w:bCs w:val="0"/>
          <w:rtl/>
        </w:rPr>
        <w:t>ם דהן לסעיף 7(11) לא נתקבלה.</w:t>
      </w:r>
    </w:p>
    <w:p w14:paraId="6BEF697C" w14:textId="77777777" w:rsidR="00000000" w:rsidRDefault="007C71EE">
      <w:pPr>
        <w:pStyle w:val="a"/>
        <w:rPr>
          <w:rFonts w:hint="cs"/>
          <w:rtl/>
        </w:rPr>
      </w:pPr>
    </w:p>
    <w:p w14:paraId="5AAEAEB5" w14:textId="77777777" w:rsidR="00000000" w:rsidRDefault="007C71EE">
      <w:pPr>
        <w:pStyle w:val="ad"/>
        <w:rPr>
          <w:rtl/>
        </w:rPr>
      </w:pPr>
      <w:r>
        <w:rPr>
          <w:rtl/>
        </w:rPr>
        <w:t>היו"ר ראובן ריבלין:</w:t>
      </w:r>
    </w:p>
    <w:p w14:paraId="7A714EE9" w14:textId="77777777" w:rsidR="00000000" w:rsidRDefault="007C71EE">
      <w:pPr>
        <w:pStyle w:val="a"/>
        <w:rPr>
          <w:rtl/>
        </w:rPr>
      </w:pPr>
    </w:p>
    <w:p w14:paraId="67ED35D5" w14:textId="77777777" w:rsidR="00000000" w:rsidRDefault="007C71EE">
      <w:pPr>
        <w:pStyle w:val="a"/>
        <w:rPr>
          <w:rFonts w:hint="cs"/>
          <w:rtl/>
        </w:rPr>
      </w:pPr>
      <w:r>
        <w:rPr>
          <w:rFonts w:hint="cs"/>
          <w:rtl/>
        </w:rPr>
        <w:t>דהן - לא עברה.</w:t>
      </w:r>
    </w:p>
    <w:p w14:paraId="12370985" w14:textId="77777777" w:rsidR="00000000" w:rsidRDefault="007C71EE">
      <w:pPr>
        <w:pStyle w:val="a"/>
        <w:rPr>
          <w:rFonts w:hint="cs"/>
          <w:rtl/>
        </w:rPr>
      </w:pPr>
    </w:p>
    <w:p w14:paraId="6474DE53" w14:textId="77777777" w:rsidR="00000000" w:rsidRDefault="007C71EE">
      <w:pPr>
        <w:pStyle w:val="a"/>
        <w:rPr>
          <w:rFonts w:hint="cs"/>
          <w:rtl/>
        </w:rPr>
      </w:pPr>
      <w:r>
        <w:rPr>
          <w:rFonts w:hint="cs"/>
          <w:rtl/>
        </w:rPr>
        <w:t>אמנון כהן - אינו נוכח.</w:t>
      </w:r>
    </w:p>
    <w:p w14:paraId="7281FA07" w14:textId="77777777" w:rsidR="00000000" w:rsidRDefault="007C71EE">
      <w:pPr>
        <w:pStyle w:val="a"/>
        <w:rPr>
          <w:rFonts w:hint="cs"/>
          <w:rtl/>
        </w:rPr>
      </w:pPr>
    </w:p>
    <w:p w14:paraId="7F61E39D" w14:textId="77777777" w:rsidR="00000000" w:rsidRDefault="007C71EE">
      <w:pPr>
        <w:pStyle w:val="a"/>
        <w:rPr>
          <w:rFonts w:hint="cs"/>
          <w:rtl/>
        </w:rPr>
      </w:pPr>
      <w:r>
        <w:rPr>
          <w:rFonts w:hint="cs"/>
          <w:rtl/>
        </w:rPr>
        <w:t>יצחק כהן - מי בעד? תודה. מי נגד? תודה. מי נמנע? תודה.</w:t>
      </w:r>
    </w:p>
    <w:p w14:paraId="6965EEA6" w14:textId="77777777" w:rsidR="00000000" w:rsidRDefault="007C71EE">
      <w:pPr>
        <w:pStyle w:val="a"/>
        <w:rPr>
          <w:rFonts w:hint="cs"/>
          <w:rtl/>
        </w:rPr>
      </w:pPr>
    </w:p>
    <w:p w14:paraId="068156CF" w14:textId="77777777" w:rsidR="00000000" w:rsidRDefault="007C71EE">
      <w:pPr>
        <w:pStyle w:val="a"/>
        <w:ind w:firstLine="26"/>
        <w:jc w:val="center"/>
        <w:rPr>
          <w:rFonts w:hint="cs"/>
          <w:b/>
          <w:bCs/>
          <w:rtl/>
        </w:rPr>
      </w:pPr>
      <w:r>
        <w:rPr>
          <w:rFonts w:hint="cs"/>
          <w:b/>
          <w:bCs/>
          <w:rtl/>
        </w:rPr>
        <w:t>הצבעה</w:t>
      </w:r>
    </w:p>
    <w:p w14:paraId="2AEC0A62" w14:textId="77777777" w:rsidR="00000000" w:rsidRDefault="007C71EE">
      <w:pPr>
        <w:pStyle w:val="a"/>
        <w:rPr>
          <w:rFonts w:hint="cs"/>
          <w:rtl/>
        </w:rPr>
      </w:pPr>
    </w:p>
    <w:p w14:paraId="3C571A82" w14:textId="77777777" w:rsidR="00000000" w:rsidRDefault="007C71EE">
      <w:pPr>
        <w:pStyle w:val="a7"/>
        <w:bidi/>
        <w:rPr>
          <w:b w:val="0"/>
          <w:bCs w:val="0"/>
        </w:rPr>
      </w:pPr>
      <w:r>
        <w:rPr>
          <w:rFonts w:hint="cs"/>
          <w:b w:val="0"/>
          <w:bCs w:val="0"/>
          <w:rtl/>
        </w:rPr>
        <w:t>ההסתייגות של חבר הכנסת יצחק כהן לסעיף 7(11) לא נתקבלה.</w:t>
      </w:r>
    </w:p>
    <w:p w14:paraId="74A0BCF3" w14:textId="77777777" w:rsidR="00000000" w:rsidRDefault="007C71EE">
      <w:pPr>
        <w:pStyle w:val="a"/>
        <w:rPr>
          <w:rFonts w:hint="cs"/>
          <w:rtl/>
        </w:rPr>
      </w:pPr>
    </w:p>
    <w:p w14:paraId="557D9A4E" w14:textId="77777777" w:rsidR="00000000" w:rsidRDefault="007C71EE">
      <w:pPr>
        <w:pStyle w:val="ad"/>
        <w:rPr>
          <w:rtl/>
        </w:rPr>
      </w:pPr>
      <w:r>
        <w:rPr>
          <w:rtl/>
        </w:rPr>
        <w:t>היו"ר ראובן ריבלין:</w:t>
      </w:r>
    </w:p>
    <w:p w14:paraId="4E958F0E" w14:textId="77777777" w:rsidR="00000000" w:rsidRDefault="007C71EE">
      <w:pPr>
        <w:pStyle w:val="a"/>
        <w:rPr>
          <w:rtl/>
        </w:rPr>
      </w:pPr>
    </w:p>
    <w:p w14:paraId="5A9DFB6E" w14:textId="77777777" w:rsidR="00000000" w:rsidRDefault="007C71EE">
      <w:pPr>
        <w:pStyle w:val="a"/>
        <w:rPr>
          <w:rFonts w:hint="cs"/>
          <w:rtl/>
        </w:rPr>
      </w:pPr>
      <w:r>
        <w:rPr>
          <w:rFonts w:hint="cs"/>
          <w:rtl/>
        </w:rPr>
        <w:t>יצחק כהן - לא עברה.</w:t>
      </w:r>
    </w:p>
    <w:p w14:paraId="79C381A6" w14:textId="77777777" w:rsidR="00000000" w:rsidRDefault="007C71EE">
      <w:pPr>
        <w:pStyle w:val="a"/>
        <w:rPr>
          <w:rFonts w:hint="cs"/>
          <w:rtl/>
        </w:rPr>
      </w:pPr>
    </w:p>
    <w:p w14:paraId="5C51C393" w14:textId="77777777" w:rsidR="00000000" w:rsidRDefault="007C71EE">
      <w:pPr>
        <w:pStyle w:val="a"/>
        <w:rPr>
          <w:rFonts w:hint="cs"/>
          <w:rtl/>
        </w:rPr>
      </w:pPr>
      <w:r>
        <w:rPr>
          <w:rFonts w:hint="cs"/>
          <w:rtl/>
        </w:rPr>
        <w:t>דוד א</w:t>
      </w:r>
      <w:r>
        <w:rPr>
          <w:rFonts w:hint="cs"/>
          <w:rtl/>
        </w:rPr>
        <w:t>זולאי - אינו נוכח. משולם נהרי - אינו נוכח.</w:t>
      </w:r>
    </w:p>
    <w:p w14:paraId="47C8CB6C" w14:textId="77777777" w:rsidR="00000000" w:rsidRDefault="007C71EE">
      <w:pPr>
        <w:pStyle w:val="a"/>
        <w:rPr>
          <w:rFonts w:hint="cs"/>
          <w:rtl/>
        </w:rPr>
      </w:pPr>
    </w:p>
    <w:p w14:paraId="7D30D316" w14:textId="77777777" w:rsidR="00000000" w:rsidRDefault="007C71EE">
      <w:pPr>
        <w:pStyle w:val="a"/>
        <w:rPr>
          <w:rFonts w:hint="cs"/>
          <w:rtl/>
        </w:rPr>
      </w:pPr>
      <w:r>
        <w:rPr>
          <w:rFonts w:hint="cs"/>
          <w:rtl/>
        </w:rPr>
        <w:t>יצחק וקנין - מי בעד? תודה. מי נגד? תודה. מי נמנע? תודה.</w:t>
      </w:r>
    </w:p>
    <w:p w14:paraId="551EDF90" w14:textId="77777777" w:rsidR="00000000" w:rsidRDefault="007C71EE">
      <w:pPr>
        <w:pStyle w:val="a"/>
        <w:rPr>
          <w:rFonts w:hint="cs"/>
          <w:rtl/>
        </w:rPr>
      </w:pPr>
    </w:p>
    <w:p w14:paraId="1C7378CC" w14:textId="77777777" w:rsidR="00000000" w:rsidRDefault="007C71EE">
      <w:pPr>
        <w:pStyle w:val="a"/>
        <w:ind w:firstLine="26"/>
        <w:jc w:val="center"/>
        <w:rPr>
          <w:rFonts w:hint="cs"/>
          <w:b/>
          <w:bCs/>
          <w:rtl/>
        </w:rPr>
      </w:pPr>
      <w:r>
        <w:rPr>
          <w:rFonts w:hint="cs"/>
          <w:b/>
          <w:bCs/>
          <w:rtl/>
        </w:rPr>
        <w:t>הצבעה</w:t>
      </w:r>
    </w:p>
    <w:p w14:paraId="14EDE9A7" w14:textId="77777777" w:rsidR="00000000" w:rsidRDefault="007C71EE">
      <w:pPr>
        <w:pStyle w:val="a"/>
        <w:rPr>
          <w:rFonts w:hint="cs"/>
          <w:rtl/>
        </w:rPr>
      </w:pPr>
    </w:p>
    <w:p w14:paraId="06296059" w14:textId="77777777" w:rsidR="00000000" w:rsidRDefault="007C71EE">
      <w:pPr>
        <w:pStyle w:val="a7"/>
        <w:bidi/>
        <w:rPr>
          <w:b w:val="0"/>
          <w:bCs w:val="0"/>
        </w:rPr>
      </w:pPr>
      <w:r>
        <w:rPr>
          <w:rFonts w:hint="cs"/>
          <w:b w:val="0"/>
          <w:bCs w:val="0"/>
          <w:rtl/>
        </w:rPr>
        <w:t>ההסתייגות של חבר הכנסת יצחק וקנין לסעיף 7(11) לא נתקבלה.</w:t>
      </w:r>
    </w:p>
    <w:p w14:paraId="7C61DE0A" w14:textId="77777777" w:rsidR="00000000" w:rsidRDefault="007C71EE">
      <w:pPr>
        <w:pStyle w:val="a"/>
        <w:rPr>
          <w:rFonts w:hint="cs"/>
          <w:rtl/>
        </w:rPr>
      </w:pPr>
    </w:p>
    <w:p w14:paraId="5190302D" w14:textId="77777777" w:rsidR="00000000" w:rsidRDefault="007C71EE">
      <w:pPr>
        <w:pStyle w:val="ad"/>
        <w:rPr>
          <w:rtl/>
        </w:rPr>
      </w:pPr>
      <w:r>
        <w:rPr>
          <w:rtl/>
        </w:rPr>
        <w:t>היו"ר ראובן ריבלין:</w:t>
      </w:r>
    </w:p>
    <w:p w14:paraId="239502A5" w14:textId="77777777" w:rsidR="00000000" w:rsidRDefault="007C71EE">
      <w:pPr>
        <w:pStyle w:val="a"/>
        <w:rPr>
          <w:rtl/>
        </w:rPr>
      </w:pPr>
    </w:p>
    <w:p w14:paraId="269334AE" w14:textId="77777777" w:rsidR="00000000" w:rsidRDefault="007C71EE">
      <w:pPr>
        <w:pStyle w:val="a"/>
        <w:rPr>
          <w:rFonts w:hint="cs"/>
          <w:rtl/>
        </w:rPr>
      </w:pPr>
      <w:r>
        <w:rPr>
          <w:rFonts w:hint="cs"/>
          <w:rtl/>
        </w:rPr>
        <w:t>וקנין - לא עברה.</w:t>
      </w:r>
    </w:p>
    <w:p w14:paraId="7858CEA6" w14:textId="77777777" w:rsidR="00000000" w:rsidRDefault="007C71EE">
      <w:pPr>
        <w:pStyle w:val="a"/>
        <w:rPr>
          <w:rFonts w:hint="cs"/>
          <w:rtl/>
        </w:rPr>
      </w:pPr>
    </w:p>
    <w:p w14:paraId="01FCB589" w14:textId="77777777" w:rsidR="00000000" w:rsidRDefault="007C71EE">
      <w:pPr>
        <w:pStyle w:val="a"/>
        <w:rPr>
          <w:rFonts w:hint="cs"/>
          <w:rtl/>
        </w:rPr>
      </w:pPr>
      <w:r>
        <w:rPr>
          <w:rFonts w:hint="cs"/>
          <w:rtl/>
        </w:rPr>
        <w:t>יאיר פרץ - מי בעד? תודה. מי נגד? תודה. מי נמנע? תוד</w:t>
      </w:r>
      <w:r>
        <w:rPr>
          <w:rFonts w:hint="cs"/>
          <w:rtl/>
        </w:rPr>
        <w:t>ה.</w:t>
      </w:r>
    </w:p>
    <w:p w14:paraId="56CD0CBA" w14:textId="77777777" w:rsidR="00000000" w:rsidRDefault="007C71EE">
      <w:pPr>
        <w:pStyle w:val="a"/>
        <w:rPr>
          <w:rFonts w:hint="cs"/>
          <w:rtl/>
        </w:rPr>
      </w:pPr>
    </w:p>
    <w:p w14:paraId="136E321D" w14:textId="77777777" w:rsidR="00000000" w:rsidRDefault="007C71EE">
      <w:pPr>
        <w:pStyle w:val="a"/>
        <w:ind w:firstLine="26"/>
        <w:jc w:val="center"/>
        <w:rPr>
          <w:rFonts w:hint="cs"/>
          <w:b/>
          <w:bCs/>
          <w:rtl/>
        </w:rPr>
      </w:pPr>
      <w:r>
        <w:rPr>
          <w:rFonts w:hint="cs"/>
          <w:b/>
          <w:bCs/>
          <w:rtl/>
        </w:rPr>
        <w:t>הצבעה</w:t>
      </w:r>
    </w:p>
    <w:p w14:paraId="0585344B" w14:textId="77777777" w:rsidR="00000000" w:rsidRDefault="007C71EE">
      <w:pPr>
        <w:pStyle w:val="a"/>
        <w:rPr>
          <w:rFonts w:hint="cs"/>
          <w:rtl/>
        </w:rPr>
      </w:pPr>
    </w:p>
    <w:p w14:paraId="6233C5BC" w14:textId="77777777" w:rsidR="00000000" w:rsidRDefault="007C71EE">
      <w:pPr>
        <w:pStyle w:val="a7"/>
        <w:bidi/>
        <w:rPr>
          <w:b w:val="0"/>
          <w:bCs w:val="0"/>
        </w:rPr>
      </w:pPr>
      <w:r>
        <w:rPr>
          <w:rFonts w:hint="cs"/>
          <w:b w:val="0"/>
          <w:bCs w:val="0"/>
          <w:rtl/>
        </w:rPr>
        <w:t>ההסתייגות של חבר הכנסת יאיר פרץ לסעיף 7(11) לא נתקבלה.</w:t>
      </w:r>
    </w:p>
    <w:p w14:paraId="7735A8BE" w14:textId="77777777" w:rsidR="00000000" w:rsidRDefault="007C71EE">
      <w:pPr>
        <w:pStyle w:val="a"/>
        <w:rPr>
          <w:rFonts w:hint="cs"/>
          <w:rtl/>
        </w:rPr>
      </w:pPr>
    </w:p>
    <w:p w14:paraId="60976CFE" w14:textId="77777777" w:rsidR="00000000" w:rsidRDefault="007C71EE">
      <w:pPr>
        <w:pStyle w:val="ad"/>
        <w:rPr>
          <w:rtl/>
        </w:rPr>
      </w:pPr>
      <w:r>
        <w:rPr>
          <w:rtl/>
        </w:rPr>
        <w:t>היו"ר ראובן ריבלין:</w:t>
      </w:r>
    </w:p>
    <w:p w14:paraId="2C3D42BD" w14:textId="77777777" w:rsidR="00000000" w:rsidRDefault="007C71EE">
      <w:pPr>
        <w:pStyle w:val="a"/>
        <w:rPr>
          <w:rtl/>
        </w:rPr>
      </w:pPr>
    </w:p>
    <w:p w14:paraId="453606CE" w14:textId="77777777" w:rsidR="00000000" w:rsidRDefault="007C71EE">
      <w:pPr>
        <w:pStyle w:val="a"/>
        <w:rPr>
          <w:rFonts w:hint="cs"/>
          <w:rtl/>
        </w:rPr>
      </w:pPr>
      <w:r>
        <w:rPr>
          <w:rFonts w:hint="cs"/>
          <w:rtl/>
        </w:rPr>
        <w:t>רבותי השרים, אני מוכרח לומר לכם - אני מבקש להצביע הצבעה נוספת. מי בעד יאיר פרץ - ירים את ידו.</w:t>
      </w:r>
    </w:p>
    <w:p w14:paraId="44AFE4E0" w14:textId="77777777" w:rsidR="00000000" w:rsidRDefault="007C71EE">
      <w:pPr>
        <w:pStyle w:val="a"/>
        <w:rPr>
          <w:rFonts w:hint="cs"/>
          <w:rtl/>
        </w:rPr>
      </w:pPr>
    </w:p>
    <w:p w14:paraId="2AEC4FA0" w14:textId="77777777" w:rsidR="00000000" w:rsidRDefault="007C71EE">
      <w:pPr>
        <w:pStyle w:val="a"/>
        <w:ind w:firstLine="26"/>
        <w:jc w:val="center"/>
        <w:rPr>
          <w:rFonts w:hint="cs"/>
          <w:b/>
          <w:bCs/>
          <w:rtl/>
        </w:rPr>
      </w:pPr>
      <w:r>
        <w:rPr>
          <w:rFonts w:hint="cs"/>
          <w:b/>
          <w:bCs/>
          <w:rtl/>
        </w:rPr>
        <w:t>הצבעה</w:t>
      </w:r>
    </w:p>
    <w:p w14:paraId="46B77654" w14:textId="77777777" w:rsidR="00000000" w:rsidRDefault="007C71EE">
      <w:pPr>
        <w:pStyle w:val="a"/>
        <w:rPr>
          <w:rFonts w:hint="cs"/>
          <w:rtl/>
        </w:rPr>
      </w:pPr>
    </w:p>
    <w:p w14:paraId="0743601E" w14:textId="77777777" w:rsidR="00000000" w:rsidRDefault="007C71EE">
      <w:pPr>
        <w:pStyle w:val="a7"/>
        <w:bidi/>
        <w:rPr>
          <w:b w:val="0"/>
          <w:bCs w:val="0"/>
        </w:rPr>
      </w:pPr>
      <w:r>
        <w:rPr>
          <w:rFonts w:hint="cs"/>
          <w:b w:val="0"/>
          <w:bCs w:val="0"/>
          <w:rtl/>
        </w:rPr>
        <w:t>ההסתייגות של חבר הכנסת יאיר פרץ לסעיף 7(11) לא נתקבלה.</w:t>
      </w:r>
    </w:p>
    <w:p w14:paraId="3ECB0C15" w14:textId="77777777" w:rsidR="00000000" w:rsidRDefault="007C71EE">
      <w:pPr>
        <w:pStyle w:val="a"/>
        <w:rPr>
          <w:rFonts w:hint="cs"/>
        </w:rPr>
      </w:pPr>
    </w:p>
    <w:p w14:paraId="0E9B496A" w14:textId="77777777" w:rsidR="00000000" w:rsidRDefault="007C71EE">
      <w:pPr>
        <w:pStyle w:val="ad"/>
        <w:rPr>
          <w:rtl/>
        </w:rPr>
      </w:pPr>
      <w:r>
        <w:rPr>
          <w:rtl/>
        </w:rPr>
        <w:t>היו"ר ראוב</w:t>
      </w:r>
      <w:r>
        <w:rPr>
          <w:rtl/>
        </w:rPr>
        <w:t>ן ריבלין:</w:t>
      </w:r>
    </w:p>
    <w:p w14:paraId="765C1B6E" w14:textId="77777777" w:rsidR="00000000" w:rsidRDefault="007C71EE">
      <w:pPr>
        <w:pStyle w:val="a"/>
        <w:rPr>
          <w:rtl/>
        </w:rPr>
      </w:pPr>
    </w:p>
    <w:p w14:paraId="46954671" w14:textId="77777777" w:rsidR="00000000" w:rsidRDefault="007C71EE">
      <w:pPr>
        <w:pStyle w:val="a"/>
        <w:rPr>
          <w:rFonts w:hint="cs"/>
          <w:rtl/>
        </w:rPr>
      </w:pPr>
      <w:r>
        <w:rPr>
          <w:rFonts w:hint="cs"/>
          <w:rtl/>
        </w:rPr>
        <w:t>ההצעה לא נתקבלה.</w:t>
      </w:r>
    </w:p>
    <w:p w14:paraId="67BC4413" w14:textId="77777777" w:rsidR="00000000" w:rsidRDefault="007C71EE">
      <w:pPr>
        <w:pStyle w:val="a"/>
        <w:rPr>
          <w:rFonts w:hint="cs"/>
          <w:rtl/>
        </w:rPr>
      </w:pPr>
    </w:p>
    <w:p w14:paraId="3C8C83BD" w14:textId="77777777" w:rsidR="00000000" w:rsidRDefault="007C71EE">
      <w:pPr>
        <w:pStyle w:val="a"/>
        <w:rPr>
          <w:rFonts w:hint="cs"/>
          <w:rtl/>
        </w:rPr>
      </w:pPr>
      <w:r>
        <w:rPr>
          <w:rFonts w:hint="cs"/>
          <w:rtl/>
        </w:rPr>
        <w:t>נסים זאב - מי בעד? תודה. מי נגד? תודה. מי נמנע? תודה.</w:t>
      </w:r>
    </w:p>
    <w:p w14:paraId="75A6C6A5" w14:textId="77777777" w:rsidR="00000000" w:rsidRDefault="007C71EE">
      <w:pPr>
        <w:pStyle w:val="a"/>
        <w:rPr>
          <w:rFonts w:hint="cs"/>
          <w:rtl/>
        </w:rPr>
      </w:pPr>
    </w:p>
    <w:p w14:paraId="1A1F91BE" w14:textId="77777777" w:rsidR="00000000" w:rsidRDefault="007C71EE">
      <w:pPr>
        <w:pStyle w:val="a"/>
        <w:ind w:firstLine="26"/>
        <w:jc w:val="center"/>
        <w:rPr>
          <w:rFonts w:hint="cs"/>
          <w:b/>
          <w:bCs/>
          <w:rtl/>
        </w:rPr>
      </w:pPr>
      <w:r>
        <w:rPr>
          <w:rFonts w:hint="cs"/>
          <w:b/>
          <w:bCs/>
          <w:rtl/>
        </w:rPr>
        <w:t>הצבעה</w:t>
      </w:r>
    </w:p>
    <w:p w14:paraId="4826EBC8" w14:textId="77777777" w:rsidR="00000000" w:rsidRDefault="007C71EE">
      <w:pPr>
        <w:pStyle w:val="a"/>
        <w:rPr>
          <w:rFonts w:hint="cs"/>
          <w:rtl/>
        </w:rPr>
      </w:pPr>
    </w:p>
    <w:p w14:paraId="1830359E" w14:textId="77777777" w:rsidR="00000000" w:rsidRDefault="007C71EE">
      <w:pPr>
        <w:pStyle w:val="a7"/>
        <w:bidi/>
        <w:rPr>
          <w:b w:val="0"/>
          <w:bCs w:val="0"/>
        </w:rPr>
      </w:pPr>
      <w:r>
        <w:rPr>
          <w:rFonts w:hint="cs"/>
          <w:b w:val="0"/>
          <w:bCs w:val="0"/>
          <w:rtl/>
        </w:rPr>
        <w:t>ההסתייגות של חבר הכנסת נסים זאב לסעיף 7(11) לא נתקבלה.</w:t>
      </w:r>
    </w:p>
    <w:p w14:paraId="0C85BFB3" w14:textId="77777777" w:rsidR="00000000" w:rsidRDefault="007C71EE">
      <w:pPr>
        <w:pStyle w:val="a"/>
        <w:rPr>
          <w:rFonts w:hint="cs"/>
          <w:rtl/>
        </w:rPr>
      </w:pPr>
    </w:p>
    <w:p w14:paraId="0217EC94" w14:textId="77777777" w:rsidR="00000000" w:rsidRDefault="007C71EE">
      <w:pPr>
        <w:pStyle w:val="ad"/>
        <w:rPr>
          <w:rtl/>
        </w:rPr>
      </w:pPr>
      <w:r>
        <w:rPr>
          <w:rtl/>
        </w:rPr>
        <w:t>היו"ר ראובן ריבלין:</w:t>
      </w:r>
    </w:p>
    <w:p w14:paraId="6ADBA63B" w14:textId="77777777" w:rsidR="00000000" w:rsidRDefault="007C71EE">
      <w:pPr>
        <w:pStyle w:val="a"/>
        <w:rPr>
          <w:rtl/>
        </w:rPr>
      </w:pPr>
    </w:p>
    <w:p w14:paraId="078515AF" w14:textId="77777777" w:rsidR="00000000" w:rsidRDefault="007C71EE">
      <w:pPr>
        <w:pStyle w:val="a"/>
        <w:rPr>
          <w:rFonts w:hint="cs"/>
          <w:rtl/>
        </w:rPr>
      </w:pPr>
      <w:r>
        <w:rPr>
          <w:rFonts w:hint="cs"/>
          <w:rtl/>
        </w:rPr>
        <w:t>חבר הכנסת זאב, הצעתך לא עברה.</w:t>
      </w:r>
    </w:p>
    <w:p w14:paraId="179D8284" w14:textId="77777777" w:rsidR="00000000" w:rsidRDefault="007C71EE">
      <w:pPr>
        <w:pStyle w:val="a"/>
        <w:rPr>
          <w:rFonts w:hint="cs"/>
          <w:rtl/>
        </w:rPr>
      </w:pPr>
    </w:p>
    <w:p w14:paraId="10A4AE50" w14:textId="77777777" w:rsidR="00000000" w:rsidRDefault="007C71EE">
      <w:pPr>
        <w:pStyle w:val="a"/>
        <w:rPr>
          <w:rFonts w:hint="cs"/>
          <w:rtl/>
        </w:rPr>
      </w:pPr>
      <w:r>
        <w:rPr>
          <w:rFonts w:hint="cs"/>
          <w:rtl/>
        </w:rPr>
        <w:t>חברי הכנסת, לא שמתי לב. אני מפסיק רגע את ההצבעה. רבותי חב</w:t>
      </w:r>
      <w:r>
        <w:rPr>
          <w:rFonts w:hint="cs"/>
          <w:rtl/>
        </w:rPr>
        <w:t>רי הכנסת, רבותי הסדרנים, כל דבר הפגנה מצד חברי הכנסת - קודם כול לקחת מידיהם את ההפגנה ולהוציא אותה מהאולם אם הם מסרבים להשתחרר מהדבר. רבותי חברי הכנסת, לא היה ולא יכירנו מקומו באולם זה. אנחנו התנגדנו לכל הפגנה ולכל הצגה בכנסת זו. מקום ההפגנות הוא מחוץ לכנס</w:t>
      </w:r>
      <w:r>
        <w:rPr>
          <w:rFonts w:hint="cs"/>
          <w:rtl/>
        </w:rPr>
        <w:t xml:space="preserve">ת ופה מדברים ומסבירים ומתווכחים. אם אתם  תתחילו את ההצגות האלה, אנחנו נצטרך לנקוט את מלוא חומר הדין על-פי התקנון. כל חבר כנסת שלא מסכים להשתחרר מהמוצג, יוציאו אותו עם המוצג. אנחנו ממשיכים. </w:t>
      </w:r>
    </w:p>
    <w:p w14:paraId="18BFFAEC" w14:textId="77777777" w:rsidR="00000000" w:rsidRDefault="007C71EE">
      <w:pPr>
        <w:pStyle w:val="a"/>
        <w:rPr>
          <w:rFonts w:hint="cs"/>
          <w:rtl/>
        </w:rPr>
      </w:pPr>
    </w:p>
    <w:p w14:paraId="1809EAA1" w14:textId="77777777" w:rsidR="00000000" w:rsidRDefault="007C71EE">
      <w:pPr>
        <w:pStyle w:val="a"/>
        <w:rPr>
          <w:rFonts w:hint="cs"/>
          <w:rtl/>
        </w:rPr>
      </w:pPr>
      <w:r>
        <w:rPr>
          <w:rFonts w:hint="cs"/>
          <w:rtl/>
        </w:rPr>
        <w:t xml:space="preserve">מי בעד ההסתייגות של חבר הכנסת יעקב מרגי? </w:t>
      </w:r>
    </w:p>
    <w:p w14:paraId="4F7AF37C" w14:textId="77777777" w:rsidR="00000000" w:rsidRDefault="007C71EE">
      <w:pPr>
        <w:pStyle w:val="a"/>
        <w:rPr>
          <w:rFonts w:hint="cs"/>
          <w:rtl/>
        </w:rPr>
      </w:pPr>
    </w:p>
    <w:p w14:paraId="3ADBC373" w14:textId="77777777" w:rsidR="00000000" w:rsidRDefault="007C71EE">
      <w:pPr>
        <w:pStyle w:val="a"/>
        <w:jc w:val="center"/>
        <w:rPr>
          <w:rFonts w:hint="cs"/>
          <w:b/>
          <w:bCs/>
          <w:rtl/>
        </w:rPr>
      </w:pPr>
      <w:r>
        <w:rPr>
          <w:rFonts w:hint="cs"/>
          <w:b/>
          <w:bCs/>
          <w:rtl/>
        </w:rPr>
        <w:t>הצבעה</w:t>
      </w:r>
    </w:p>
    <w:p w14:paraId="1BE5DFBB" w14:textId="77777777" w:rsidR="00000000" w:rsidRDefault="007C71EE">
      <w:pPr>
        <w:pStyle w:val="a"/>
        <w:rPr>
          <w:rFonts w:hint="cs"/>
          <w:rtl/>
        </w:rPr>
      </w:pPr>
    </w:p>
    <w:p w14:paraId="5CC4D150" w14:textId="77777777" w:rsidR="00000000" w:rsidRDefault="007C71EE">
      <w:pPr>
        <w:pStyle w:val="a"/>
        <w:jc w:val="center"/>
        <w:rPr>
          <w:rFonts w:hint="cs"/>
          <w:rtl/>
        </w:rPr>
      </w:pPr>
      <w:r>
        <w:rPr>
          <w:rFonts w:hint="cs"/>
          <w:rtl/>
        </w:rPr>
        <w:t>ההסתייגות של חב</w:t>
      </w:r>
      <w:r>
        <w:rPr>
          <w:rFonts w:hint="cs"/>
          <w:rtl/>
        </w:rPr>
        <w:t>ר הכנסת  יעקב מרגי לסעיף  7(11) לא נתקבלה.</w:t>
      </w:r>
    </w:p>
    <w:p w14:paraId="059ED5BD" w14:textId="77777777" w:rsidR="00000000" w:rsidRDefault="007C71EE">
      <w:pPr>
        <w:pStyle w:val="a"/>
        <w:jc w:val="center"/>
        <w:rPr>
          <w:rFonts w:hint="cs"/>
          <w:rtl/>
        </w:rPr>
      </w:pPr>
    </w:p>
    <w:p w14:paraId="397A67D0" w14:textId="77777777" w:rsidR="00000000" w:rsidRDefault="007C71EE">
      <w:pPr>
        <w:pStyle w:val="ad"/>
        <w:rPr>
          <w:rtl/>
        </w:rPr>
      </w:pPr>
      <w:r>
        <w:rPr>
          <w:rtl/>
        </w:rPr>
        <w:t>היו"ר ראובן ריבלין:</w:t>
      </w:r>
    </w:p>
    <w:p w14:paraId="27ED5A39" w14:textId="77777777" w:rsidR="00000000" w:rsidRDefault="007C71EE">
      <w:pPr>
        <w:pStyle w:val="a"/>
        <w:rPr>
          <w:rtl/>
        </w:rPr>
      </w:pPr>
    </w:p>
    <w:p w14:paraId="57AB175F" w14:textId="77777777" w:rsidR="00000000" w:rsidRDefault="007C71EE">
      <w:pPr>
        <w:pStyle w:val="a"/>
        <w:rPr>
          <w:rFonts w:hint="cs"/>
          <w:rtl/>
        </w:rPr>
      </w:pPr>
      <w:r>
        <w:rPr>
          <w:rFonts w:hint="cs"/>
          <w:rtl/>
        </w:rPr>
        <w:t xml:space="preserve">ההסתייגות לא נתקבלה. </w:t>
      </w:r>
    </w:p>
    <w:p w14:paraId="59AC691B" w14:textId="77777777" w:rsidR="00000000" w:rsidRDefault="007C71EE">
      <w:pPr>
        <w:pStyle w:val="a"/>
        <w:rPr>
          <w:rFonts w:hint="cs"/>
          <w:rtl/>
        </w:rPr>
      </w:pPr>
    </w:p>
    <w:p w14:paraId="46492998" w14:textId="77777777" w:rsidR="00000000" w:rsidRDefault="007C71EE">
      <w:pPr>
        <w:pStyle w:val="a"/>
        <w:rPr>
          <w:rFonts w:hint="cs"/>
          <w:rtl/>
        </w:rPr>
      </w:pPr>
      <w:r>
        <w:rPr>
          <w:rFonts w:hint="cs"/>
          <w:rtl/>
        </w:rPr>
        <w:t xml:space="preserve">מי בעד ההסתייגות של חבר הכנסת שריד? </w:t>
      </w:r>
    </w:p>
    <w:p w14:paraId="7FCD7E90" w14:textId="77777777" w:rsidR="00000000" w:rsidRDefault="007C71EE">
      <w:pPr>
        <w:pStyle w:val="a"/>
        <w:rPr>
          <w:rFonts w:hint="cs"/>
          <w:rtl/>
        </w:rPr>
      </w:pPr>
    </w:p>
    <w:p w14:paraId="097D4C0F" w14:textId="77777777" w:rsidR="00000000" w:rsidRDefault="007C71EE">
      <w:pPr>
        <w:pStyle w:val="a"/>
        <w:jc w:val="center"/>
        <w:rPr>
          <w:rFonts w:hint="cs"/>
          <w:b/>
          <w:bCs/>
          <w:rtl/>
        </w:rPr>
      </w:pPr>
      <w:r>
        <w:rPr>
          <w:rFonts w:hint="cs"/>
          <w:b/>
          <w:bCs/>
          <w:rtl/>
        </w:rPr>
        <w:t>הצבעה</w:t>
      </w:r>
    </w:p>
    <w:p w14:paraId="26DB84BD" w14:textId="77777777" w:rsidR="00000000" w:rsidRDefault="007C71EE">
      <w:pPr>
        <w:pStyle w:val="a"/>
        <w:rPr>
          <w:rFonts w:hint="cs"/>
          <w:rtl/>
        </w:rPr>
      </w:pPr>
    </w:p>
    <w:p w14:paraId="4E7FFD5B" w14:textId="77777777" w:rsidR="00000000" w:rsidRDefault="007C71EE">
      <w:pPr>
        <w:pStyle w:val="a"/>
        <w:jc w:val="center"/>
        <w:rPr>
          <w:rFonts w:hint="cs"/>
          <w:rtl/>
        </w:rPr>
      </w:pPr>
      <w:r>
        <w:rPr>
          <w:rFonts w:hint="cs"/>
          <w:rtl/>
        </w:rPr>
        <w:t>ההסתייגות של חבר הכנסת  יוסי שריד לסעיף  7(11) לא נתקבלה.</w:t>
      </w:r>
    </w:p>
    <w:p w14:paraId="1F277CD4" w14:textId="77777777" w:rsidR="00000000" w:rsidRDefault="007C71EE">
      <w:pPr>
        <w:pStyle w:val="a"/>
        <w:jc w:val="center"/>
        <w:rPr>
          <w:rFonts w:hint="cs"/>
          <w:rtl/>
        </w:rPr>
      </w:pPr>
    </w:p>
    <w:p w14:paraId="48EC92A7" w14:textId="77777777" w:rsidR="00000000" w:rsidRDefault="007C71EE">
      <w:pPr>
        <w:pStyle w:val="ad"/>
        <w:rPr>
          <w:rtl/>
        </w:rPr>
      </w:pPr>
      <w:r>
        <w:rPr>
          <w:rtl/>
        </w:rPr>
        <w:t>היו"ר ראובן ריבלין:</w:t>
      </w:r>
    </w:p>
    <w:p w14:paraId="36C2EF01" w14:textId="77777777" w:rsidR="00000000" w:rsidRDefault="007C71EE">
      <w:pPr>
        <w:pStyle w:val="a"/>
        <w:rPr>
          <w:rtl/>
        </w:rPr>
      </w:pPr>
    </w:p>
    <w:p w14:paraId="6F57C723" w14:textId="77777777" w:rsidR="00000000" w:rsidRDefault="007C71EE">
      <w:pPr>
        <w:pStyle w:val="a"/>
        <w:rPr>
          <w:rFonts w:hint="cs"/>
          <w:rtl/>
        </w:rPr>
      </w:pPr>
      <w:r>
        <w:rPr>
          <w:rFonts w:hint="cs"/>
          <w:rtl/>
        </w:rPr>
        <w:t xml:space="preserve">ההסתייגות לא נתקבלה. </w:t>
      </w:r>
    </w:p>
    <w:p w14:paraId="157F7863" w14:textId="77777777" w:rsidR="00000000" w:rsidRDefault="007C71EE">
      <w:pPr>
        <w:pStyle w:val="a"/>
        <w:rPr>
          <w:rFonts w:hint="cs"/>
          <w:rtl/>
        </w:rPr>
      </w:pPr>
    </w:p>
    <w:p w14:paraId="563A2C61" w14:textId="77777777" w:rsidR="00000000" w:rsidRDefault="007C71EE">
      <w:pPr>
        <w:pStyle w:val="a"/>
        <w:rPr>
          <w:rFonts w:hint="cs"/>
          <w:rtl/>
        </w:rPr>
      </w:pPr>
      <w:r>
        <w:rPr>
          <w:rFonts w:hint="cs"/>
          <w:rtl/>
        </w:rPr>
        <w:t xml:space="preserve">מי בעד ההסתייגות של </w:t>
      </w:r>
      <w:r>
        <w:rPr>
          <w:rFonts w:hint="cs"/>
          <w:rtl/>
        </w:rPr>
        <w:t>חבר הכנסת חיים אורון?</w:t>
      </w:r>
    </w:p>
    <w:p w14:paraId="10C56AD8" w14:textId="77777777" w:rsidR="00000000" w:rsidRDefault="007C71EE">
      <w:pPr>
        <w:pStyle w:val="a"/>
        <w:rPr>
          <w:rtl/>
        </w:rPr>
      </w:pPr>
    </w:p>
    <w:p w14:paraId="00A09FA3" w14:textId="77777777" w:rsidR="00000000" w:rsidRDefault="007C71EE">
      <w:pPr>
        <w:pStyle w:val="a"/>
        <w:rPr>
          <w:rFonts w:hint="cs"/>
          <w:rtl/>
        </w:rPr>
      </w:pPr>
    </w:p>
    <w:p w14:paraId="2D18E86A" w14:textId="77777777" w:rsidR="00000000" w:rsidRDefault="007C71EE">
      <w:pPr>
        <w:pStyle w:val="a"/>
        <w:jc w:val="center"/>
        <w:rPr>
          <w:rFonts w:hint="cs"/>
          <w:b/>
          <w:bCs/>
          <w:rtl/>
        </w:rPr>
      </w:pPr>
      <w:r>
        <w:rPr>
          <w:rFonts w:hint="cs"/>
          <w:b/>
          <w:bCs/>
          <w:rtl/>
        </w:rPr>
        <w:t>הצבעה</w:t>
      </w:r>
    </w:p>
    <w:p w14:paraId="2F98E6D4" w14:textId="77777777" w:rsidR="00000000" w:rsidRDefault="007C71EE">
      <w:pPr>
        <w:pStyle w:val="a"/>
        <w:rPr>
          <w:rFonts w:hint="cs"/>
          <w:rtl/>
        </w:rPr>
      </w:pPr>
    </w:p>
    <w:p w14:paraId="17DC1A76" w14:textId="77777777" w:rsidR="00000000" w:rsidRDefault="007C71EE">
      <w:pPr>
        <w:pStyle w:val="a"/>
        <w:jc w:val="center"/>
        <w:rPr>
          <w:rFonts w:hint="cs"/>
          <w:rtl/>
        </w:rPr>
      </w:pPr>
      <w:r>
        <w:rPr>
          <w:rFonts w:hint="cs"/>
          <w:rtl/>
        </w:rPr>
        <w:t>ההסתייגות של חבר הכנסת  חיים אורון  לסעיף  7(11) לא נתקבלה.</w:t>
      </w:r>
    </w:p>
    <w:p w14:paraId="71EFEEFA" w14:textId="77777777" w:rsidR="00000000" w:rsidRDefault="007C71EE">
      <w:pPr>
        <w:pStyle w:val="a"/>
        <w:jc w:val="center"/>
        <w:rPr>
          <w:rFonts w:hint="cs"/>
          <w:rtl/>
        </w:rPr>
      </w:pPr>
    </w:p>
    <w:p w14:paraId="1CAFE7AB" w14:textId="77777777" w:rsidR="00000000" w:rsidRDefault="007C71EE">
      <w:pPr>
        <w:pStyle w:val="ad"/>
        <w:rPr>
          <w:rtl/>
        </w:rPr>
      </w:pPr>
      <w:r>
        <w:rPr>
          <w:rtl/>
        </w:rPr>
        <w:t>היו"ר ראובן ריבלין:</w:t>
      </w:r>
    </w:p>
    <w:p w14:paraId="23574A23" w14:textId="77777777" w:rsidR="00000000" w:rsidRDefault="007C71EE">
      <w:pPr>
        <w:pStyle w:val="a"/>
        <w:rPr>
          <w:rtl/>
        </w:rPr>
      </w:pPr>
    </w:p>
    <w:p w14:paraId="66C3F156" w14:textId="77777777" w:rsidR="00000000" w:rsidRDefault="007C71EE">
      <w:pPr>
        <w:pStyle w:val="a"/>
        <w:rPr>
          <w:rFonts w:hint="cs"/>
          <w:rtl/>
        </w:rPr>
      </w:pPr>
      <w:r>
        <w:rPr>
          <w:rFonts w:hint="cs"/>
          <w:rtl/>
        </w:rPr>
        <w:t xml:space="preserve">ההסתייגות לא נתקבלה. </w:t>
      </w:r>
    </w:p>
    <w:p w14:paraId="060E5B2B" w14:textId="77777777" w:rsidR="00000000" w:rsidRDefault="007C71EE">
      <w:pPr>
        <w:pStyle w:val="a"/>
        <w:rPr>
          <w:rFonts w:hint="cs"/>
          <w:rtl/>
        </w:rPr>
      </w:pPr>
    </w:p>
    <w:p w14:paraId="6FCC3BD0" w14:textId="77777777" w:rsidR="00000000" w:rsidRDefault="007C71EE">
      <w:pPr>
        <w:pStyle w:val="a"/>
        <w:rPr>
          <w:rFonts w:hint="cs"/>
          <w:rtl/>
        </w:rPr>
      </w:pPr>
      <w:r>
        <w:rPr>
          <w:rFonts w:hint="cs"/>
          <w:rtl/>
        </w:rPr>
        <w:t>חבר הכנסת רן כהן - אינו נוכח. חברת הכנסת זהבה גלאון - אינה נוכחת.</w:t>
      </w:r>
    </w:p>
    <w:p w14:paraId="091F8770" w14:textId="77777777" w:rsidR="00000000" w:rsidRDefault="007C71EE">
      <w:pPr>
        <w:pStyle w:val="a"/>
        <w:rPr>
          <w:rFonts w:hint="cs"/>
          <w:rtl/>
        </w:rPr>
      </w:pPr>
    </w:p>
    <w:p w14:paraId="199B8452" w14:textId="77777777" w:rsidR="00000000" w:rsidRDefault="007C71EE">
      <w:pPr>
        <w:pStyle w:val="a"/>
        <w:rPr>
          <w:rFonts w:hint="cs"/>
          <w:rtl/>
        </w:rPr>
      </w:pPr>
      <w:r>
        <w:rPr>
          <w:rFonts w:hint="cs"/>
          <w:rtl/>
        </w:rPr>
        <w:t>מי בעד ההסתייגות של חבר הכנסת רומן ברונפמן?  חבר הכנס</w:t>
      </w:r>
      <w:r>
        <w:rPr>
          <w:rFonts w:hint="cs"/>
          <w:rtl/>
        </w:rPr>
        <w:t>ת ברונפמן, לא לדבר בטלפון.</w:t>
      </w:r>
    </w:p>
    <w:p w14:paraId="7E2FECD7" w14:textId="77777777" w:rsidR="00000000" w:rsidRDefault="007C71EE">
      <w:pPr>
        <w:pStyle w:val="a"/>
        <w:rPr>
          <w:rFonts w:hint="cs"/>
          <w:rtl/>
        </w:rPr>
      </w:pPr>
    </w:p>
    <w:p w14:paraId="0F9DF702" w14:textId="77777777" w:rsidR="00000000" w:rsidRDefault="007C71EE">
      <w:pPr>
        <w:pStyle w:val="a"/>
        <w:jc w:val="center"/>
        <w:rPr>
          <w:rFonts w:hint="cs"/>
          <w:b/>
          <w:bCs/>
          <w:rtl/>
        </w:rPr>
      </w:pPr>
      <w:r>
        <w:rPr>
          <w:rFonts w:hint="cs"/>
          <w:b/>
          <w:bCs/>
          <w:rtl/>
        </w:rPr>
        <w:t>הצבעה</w:t>
      </w:r>
    </w:p>
    <w:p w14:paraId="3A19C7CA" w14:textId="77777777" w:rsidR="00000000" w:rsidRDefault="007C71EE">
      <w:pPr>
        <w:pStyle w:val="a"/>
        <w:rPr>
          <w:rFonts w:hint="cs"/>
          <w:rtl/>
        </w:rPr>
      </w:pPr>
    </w:p>
    <w:p w14:paraId="0A1275D7" w14:textId="77777777" w:rsidR="00000000" w:rsidRDefault="007C71EE">
      <w:pPr>
        <w:pStyle w:val="a"/>
        <w:jc w:val="center"/>
        <w:rPr>
          <w:rFonts w:hint="cs"/>
          <w:rtl/>
        </w:rPr>
      </w:pPr>
      <w:r>
        <w:rPr>
          <w:rFonts w:hint="cs"/>
          <w:rtl/>
        </w:rPr>
        <w:t>ההסתייגות של חבר הכנסת  רומן ברונפמן לסעיף  7(11) לא נתקבלה.</w:t>
      </w:r>
    </w:p>
    <w:p w14:paraId="013F6A56" w14:textId="77777777" w:rsidR="00000000" w:rsidRDefault="007C71EE">
      <w:pPr>
        <w:pStyle w:val="a"/>
        <w:jc w:val="center"/>
        <w:rPr>
          <w:rFonts w:hint="cs"/>
          <w:rtl/>
        </w:rPr>
      </w:pPr>
    </w:p>
    <w:p w14:paraId="78DF25AD" w14:textId="77777777" w:rsidR="00000000" w:rsidRDefault="007C71EE">
      <w:pPr>
        <w:pStyle w:val="ad"/>
        <w:rPr>
          <w:rtl/>
        </w:rPr>
      </w:pPr>
      <w:r>
        <w:rPr>
          <w:rtl/>
        </w:rPr>
        <w:t>היו"ר ראובן ריבלין:</w:t>
      </w:r>
    </w:p>
    <w:p w14:paraId="23B56625" w14:textId="77777777" w:rsidR="00000000" w:rsidRDefault="007C71EE">
      <w:pPr>
        <w:pStyle w:val="a"/>
        <w:rPr>
          <w:rtl/>
        </w:rPr>
      </w:pPr>
    </w:p>
    <w:p w14:paraId="011C680C" w14:textId="77777777" w:rsidR="00000000" w:rsidRDefault="007C71EE">
      <w:pPr>
        <w:pStyle w:val="a"/>
        <w:rPr>
          <w:rFonts w:hint="cs"/>
          <w:rtl/>
        </w:rPr>
      </w:pPr>
      <w:r>
        <w:rPr>
          <w:rFonts w:hint="cs"/>
          <w:rtl/>
        </w:rPr>
        <w:t xml:space="preserve">ההסתייגות לא נתקבלה. </w:t>
      </w:r>
    </w:p>
    <w:p w14:paraId="39D0363A" w14:textId="77777777" w:rsidR="00000000" w:rsidRDefault="007C71EE">
      <w:pPr>
        <w:pStyle w:val="a"/>
        <w:rPr>
          <w:rFonts w:hint="cs"/>
          <w:rtl/>
        </w:rPr>
      </w:pPr>
    </w:p>
    <w:p w14:paraId="03BD2CD0" w14:textId="77777777" w:rsidR="00000000" w:rsidRDefault="007C71EE">
      <w:pPr>
        <w:pStyle w:val="a"/>
        <w:rPr>
          <w:rFonts w:hint="cs"/>
          <w:rtl/>
        </w:rPr>
      </w:pPr>
      <w:r>
        <w:rPr>
          <w:rFonts w:hint="cs"/>
          <w:rtl/>
        </w:rPr>
        <w:t xml:space="preserve">חבר הכנסת וילן - אינו נוכח.  </w:t>
      </w:r>
    </w:p>
    <w:p w14:paraId="0B6CC90F" w14:textId="77777777" w:rsidR="00000000" w:rsidRDefault="007C71EE">
      <w:pPr>
        <w:pStyle w:val="a"/>
        <w:rPr>
          <w:rFonts w:hint="cs"/>
          <w:rtl/>
        </w:rPr>
      </w:pPr>
    </w:p>
    <w:p w14:paraId="6769FF57" w14:textId="77777777" w:rsidR="00000000" w:rsidRDefault="007C71EE">
      <w:pPr>
        <w:pStyle w:val="a"/>
        <w:rPr>
          <w:rFonts w:hint="cs"/>
          <w:rtl/>
        </w:rPr>
      </w:pPr>
      <w:r>
        <w:rPr>
          <w:rFonts w:hint="cs"/>
          <w:rtl/>
        </w:rPr>
        <w:t>מי בעד ההסתייגות של חבר הכנסת ליצמן?</w:t>
      </w:r>
    </w:p>
    <w:p w14:paraId="6875A3F7" w14:textId="77777777" w:rsidR="00000000" w:rsidRDefault="007C71EE">
      <w:pPr>
        <w:pStyle w:val="a"/>
        <w:rPr>
          <w:rFonts w:hint="cs"/>
          <w:rtl/>
        </w:rPr>
      </w:pPr>
    </w:p>
    <w:p w14:paraId="04202223" w14:textId="77777777" w:rsidR="00000000" w:rsidRDefault="007C71EE">
      <w:pPr>
        <w:pStyle w:val="a"/>
        <w:jc w:val="center"/>
        <w:rPr>
          <w:rFonts w:hint="cs"/>
          <w:b/>
          <w:bCs/>
          <w:rtl/>
        </w:rPr>
      </w:pPr>
      <w:r>
        <w:rPr>
          <w:rFonts w:hint="cs"/>
          <w:b/>
          <w:bCs/>
          <w:rtl/>
        </w:rPr>
        <w:t>הצבעה</w:t>
      </w:r>
    </w:p>
    <w:p w14:paraId="5FCA3F4D" w14:textId="77777777" w:rsidR="00000000" w:rsidRDefault="007C71EE">
      <w:pPr>
        <w:pStyle w:val="a"/>
        <w:rPr>
          <w:rFonts w:hint="cs"/>
          <w:rtl/>
        </w:rPr>
      </w:pPr>
    </w:p>
    <w:p w14:paraId="6CEB5BB7" w14:textId="77777777" w:rsidR="00000000" w:rsidRDefault="007C71EE">
      <w:pPr>
        <w:pStyle w:val="a"/>
        <w:jc w:val="center"/>
        <w:rPr>
          <w:rFonts w:hint="cs"/>
          <w:rtl/>
        </w:rPr>
      </w:pPr>
      <w:r>
        <w:rPr>
          <w:rFonts w:hint="cs"/>
          <w:rtl/>
        </w:rPr>
        <w:t>ההסתייגות של חבר הכנסת  יעקב ליצמן לסעי</w:t>
      </w:r>
      <w:r>
        <w:rPr>
          <w:rFonts w:hint="cs"/>
          <w:rtl/>
        </w:rPr>
        <w:t>ף  7(11) לא נתקבלה.</w:t>
      </w:r>
    </w:p>
    <w:p w14:paraId="1C2A6728" w14:textId="77777777" w:rsidR="00000000" w:rsidRDefault="007C71EE">
      <w:pPr>
        <w:pStyle w:val="a"/>
        <w:jc w:val="center"/>
        <w:rPr>
          <w:rFonts w:hint="cs"/>
          <w:rtl/>
        </w:rPr>
      </w:pPr>
    </w:p>
    <w:p w14:paraId="21C41DC2" w14:textId="77777777" w:rsidR="00000000" w:rsidRDefault="007C71EE">
      <w:pPr>
        <w:pStyle w:val="ad"/>
        <w:rPr>
          <w:rtl/>
        </w:rPr>
      </w:pPr>
      <w:r>
        <w:rPr>
          <w:rtl/>
        </w:rPr>
        <w:t>היו"ר ראובן ריבלין:</w:t>
      </w:r>
    </w:p>
    <w:p w14:paraId="7BB6661A" w14:textId="77777777" w:rsidR="00000000" w:rsidRDefault="007C71EE">
      <w:pPr>
        <w:pStyle w:val="a"/>
        <w:rPr>
          <w:rtl/>
        </w:rPr>
      </w:pPr>
    </w:p>
    <w:p w14:paraId="1F77F05A" w14:textId="77777777" w:rsidR="00000000" w:rsidRDefault="007C71EE">
      <w:pPr>
        <w:pStyle w:val="a"/>
        <w:rPr>
          <w:rFonts w:hint="cs"/>
          <w:rtl/>
        </w:rPr>
      </w:pPr>
      <w:r>
        <w:rPr>
          <w:rFonts w:hint="cs"/>
          <w:rtl/>
        </w:rPr>
        <w:t xml:space="preserve">ההסתייגות לא נתקבלה. </w:t>
      </w:r>
    </w:p>
    <w:p w14:paraId="574C7EBE" w14:textId="77777777" w:rsidR="00000000" w:rsidRDefault="007C71EE">
      <w:pPr>
        <w:pStyle w:val="a"/>
        <w:rPr>
          <w:rFonts w:hint="cs"/>
          <w:rtl/>
        </w:rPr>
      </w:pPr>
    </w:p>
    <w:p w14:paraId="2CA714E5" w14:textId="77777777" w:rsidR="00000000" w:rsidRDefault="007C71EE">
      <w:pPr>
        <w:pStyle w:val="a"/>
        <w:rPr>
          <w:rFonts w:hint="cs"/>
          <w:rtl/>
        </w:rPr>
      </w:pPr>
      <w:r>
        <w:rPr>
          <w:rFonts w:hint="cs"/>
          <w:rtl/>
        </w:rPr>
        <w:t xml:space="preserve">מי בעד ההסתייגות של חבר הכנסת רביץ? </w:t>
      </w:r>
    </w:p>
    <w:p w14:paraId="20D94ED0" w14:textId="77777777" w:rsidR="00000000" w:rsidRDefault="007C71EE">
      <w:pPr>
        <w:pStyle w:val="a"/>
        <w:rPr>
          <w:rFonts w:hint="cs"/>
          <w:rtl/>
        </w:rPr>
      </w:pPr>
    </w:p>
    <w:p w14:paraId="4BB14F30" w14:textId="77777777" w:rsidR="00000000" w:rsidRDefault="007C71EE">
      <w:pPr>
        <w:pStyle w:val="a"/>
        <w:jc w:val="center"/>
        <w:rPr>
          <w:rFonts w:hint="cs"/>
          <w:b/>
          <w:bCs/>
          <w:rtl/>
        </w:rPr>
      </w:pPr>
      <w:r>
        <w:rPr>
          <w:rFonts w:hint="cs"/>
          <w:b/>
          <w:bCs/>
          <w:rtl/>
        </w:rPr>
        <w:t>הצבעה</w:t>
      </w:r>
    </w:p>
    <w:p w14:paraId="6C37C52B" w14:textId="77777777" w:rsidR="00000000" w:rsidRDefault="007C71EE">
      <w:pPr>
        <w:pStyle w:val="a"/>
        <w:rPr>
          <w:rFonts w:hint="cs"/>
          <w:rtl/>
        </w:rPr>
      </w:pPr>
    </w:p>
    <w:p w14:paraId="3293EF91" w14:textId="77777777" w:rsidR="00000000" w:rsidRDefault="007C71EE">
      <w:pPr>
        <w:pStyle w:val="a"/>
        <w:jc w:val="center"/>
        <w:rPr>
          <w:rFonts w:hint="cs"/>
          <w:rtl/>
        </w:rPr>
      </w:pPr>
      <w:r>
        <w:rPr>
          <w:rFonts w:hint="cs"/>
          <w:rtl/>
        </w:rPr>
        <w:t>ההסתייגות של חבר הכנסת  אברהם רביץ לסעיף  7(11) לא נתקבלה.</w:t>
      </w:r>
    </w:p>
    <w:p w14:paraId="705A6BB5" w14:textId="77777777" w:rsidR="00000000" w:rsidRDefault="007C71EE">
      <w:pPr>
        <w:pStyle w:val="a"/>
        <w:jc w:val="center"/>
        <w:rPr>
          <w:rFonts w:hint="cs"/>
          <w:rtl/>
        </w:rPr>
      </w:pPr>
    </w:p>
    <w:p w14:paraId="57E2FD62" w14:textId="77777777" w:rsidR="00000000" w:rsidRDefault="007C71EE">
      <w:pPr>
        <w:pStyle w:val="ad"/>
        <w:rPr>
          <w:rtl/>
        </w:rPr>
      </w:pPr>
      <w:r>
        <w:rPr>
          <w:rtl/>
        </w:rPr>
        <w:t>היו"ר ראובן ריבלין:</w:t>
      </w:r>
    </w:p>
    <w:p w14:paraId="3A1F718B" w14:textId="77777777" w:rsidR="00000000" w:rsidRDefault="007C71EE">
      <w:pPr>
        <w:pStyle w:val="a"/>
        <w:rPr>
          <w:rtl/>
        </w:rPr>
      </w:pPr>
    </w:p>
    <w:p w14:paraId="6353AC46" w14:textId="77777777" w:rsidR="00000000" w:rsidRDefault="007C71EE">
      <w:pPr>
        <w:pStyle w:val="a"/>
        <w:rPr>
          <w:rFonts w:hint="cs"/>
          <w:rtl/>
        </w:rPr>
      </w:pPr>
      <w:r>
        <w:rPr>
          <w:rFonts w:hint="cs"/>
          <w:rtl/>
        </w:rPr>
        <w:t xml:space="preserve">ההסתייגות לא נתקבלה. </w:t>
      </w:r>
    </w:p>
    <w:p w14:paraId="1C04DDE9" w14:textId="77777777" w:rsidR="00000000" w:rsidRDefault="007C71EE">
      <w:pPr>
        <w:pStyle w:val="a"/>
        <w:rPr>
          <w:rFonts w:hint="cs"/>
          <w:rtl/>
        </w:rPr>
      </w:pPr>
    </w:p>
    <w:p w14:paraId="01C1FD61" w14:textId="77777777" w:rsidR="00000000" w:rsidRDefault="007C71EE">
      <w:pPr>
        <w:pStyle w:val="a"/>
        <w:rPr>
          <w:rFonts w:hint="cs"/>
          <w:rtl/>
        </w:rPr>
      </w:pPr>
      <w:r>
        <w:rPr>
          <w:rFonts w:hint="cs"/>
          <w:rtl/>
        </w:rPr>
        <w:t>מי בעד ההסתייגות של חבר הכנסת מאיר פרוש?</w:t>
      </w:r>
    </w:p>
    <w:p w14:paraId="0A221B87" w14:textId="77777777" w:rsidR="00000000" w:rsidRDefault="007C71EE">
      <w:pPr>
        <w:pStyle w:val="a"/>
        <w:rPr>
          <w:rFonts w:hint="cs"/>
          <w:rtl/>
        </w:rPr>
      </w:pPr>
    </w:p>
    <w:p w14:paraId="5986C0BE" w14:textId="77777777" w:rsidR="00000000" w:rsidRDefault="007C71EE">
      <w:pPr>
        <w:pStyle w:val="a"/>
        <w:jc w:val="center"/>
        <w:rPr>
          <w:rFonts w:hint="cs"/>
          <w:b/>
          <w:bCs/>
          <w:rtl/>
        </w:rPr>
      </w:pPr>
      <w:r>
        <w:rPr>
          <w:rFonts w:hint="cs"/>
          <w:b/>
          <w:bCs/>
          <w:rtl/>
        </w:rPr>
        <w:t>הצבעה</w:t>
      </w:r>
    </w:p>
    <w:p w14:paraId="219D1A6C" w14:textId="77777777" w:rsidR="00000000" w:rsidRDefault="007C71EE">
      <w:pPr>
        <w:pStyle w:val="a"/>
        <w:rPr>
          <w:rFonts w:hint="cs"/>
          <w:rtl/>
        </w:rPr>
      </w:pPr>
    </w:p>
    <w:p w14:paraId="230B70E3" w14:textId="77777777" w:rsidR="00000000" w:rsidRDefault="007C71EE">
      <w:pPr>
        <w:pStyle w:val="a"/>
        <w:jc w:val="center"/>
        <w:rPr>
          <w:rFonts w:hint="cs"/>
          <w:rtl/>
        </w:rPr>
      </w:pPr>
      <w:r>
        <w:rPr>
          <w:rFonts w:hint="cs"/>
          <w:rtl/>
        </w:rPr>
        <w:t>ההסתייגות של חבר הכנסת  מאיר פרוש לסעיף  7(11) לא נתקבלה.</w:t>
      </w:r>
    </w:p>
    <w:p w14:paraId="08F66B2B" w14:textId="77777777" w:rsidR="00000000" w:rsidRDefault="007C71EE">
      <w:pPr>
        <w:pStyle w:val="a"/>
        <w:jc w:val="center"/>
        <w:rPr>
          <w:rFonts w:hint="cs"/>
          <w:rtl/>
        </w:rPr>
      </w:pPr>
    </w:p>
    <w:p w14:paraId="7079F4A9" w14:textId="77777777" w:rsidR="00000000" w:rsidRDefault="007C71EE">
      <w:pPr>
        <w:pStyle w:val="ad"/>
        <w:rPr>
          <w:rtl/>
        </w:rPr>
      </w:pPr>
      <w:r>
        <w:rPr>
          <w:rtl/>
        </w:rPr>
        <w:t>היו"ר ראובן ריבלין:</w:t>
      </w:r>
    </w:p>
    <w:p w14:paraId="11ABDF66" w14:textId="77777777" w:rsidR="00000000" w:rsidRDefault="007C71EE">
      <w:pPr>
        <w:pStyle w:val="a"/>
        <w:rPr>
          <w:rtl/>
        </w:rPr>
      </w:pPr>
    </w:p>
    <w:p w14:paraId="09A60408" w14:textId="77777777" w:rsidR="00000000" w:rsidRDefault="007C71EE">
      <w:pPr>
        <w:pStyle w:val="a"/>
        <w:rPr>
          <w:rFonts w:hint="cs"/>
          <w:rtl/>
        </w:rPr>
      </w:pPr>
      <w:r>
        <w:rPr>
          <w:rFonts w:hint="cs"/>
          <w:rtl/>
        </w:rPr>
        <w:t xml:space="preserve">ההסתייגות לא נתקבלה. </w:t>
      </w:r>
    </w:p>
    <w:p w14:paraId="40F54E52" w14:textId="77777777" w:rsidR="00000000" w:rsidRDefault="007C71EE">
      <w:pPr>
        <w:pStyle w:val="a"/>
        <w:rPr>
          <w:rFonts w:hint="cs"/>
          <w:rtl/>
        </w:rPr>
      </w:pPr>
    </w:p>
    <w:p w14:paraId="1DCA6819" w14:textId="77777777" w:rsidR="00000000" w:rsidRDefault="007C71EE">
      <w:pPr>
        <w:pStyle w:val="a"/>
        <w:rPr>
          <w:rFonts w:hint="cs"/>
          <w:rtl/>
        </w:rPr>
      </w:pPr>
      <w:r>
        <w:rPr>
          <w:rFonts w:hint="cs"/>
          <w:rtl/>
        </w:rPr>
        <w:t xml:space="preserve">מי בעד ההסתייגות של חבר הכנסת משה גפני? </w:t>
      </w:r>
    </w:p>
    <w:p w14:paraId="7908456B" w14:textId="77777777" w:rsidR="00000000" w:rsidRDefault="007C71EE">
      <w:pPr>
        <w:pStyle w:val="a"/>
        <w:rPr>
          <w:rFonts w:hint="cs"/>
          <w:rtl/>
        </w:rPr>
      </w:pPr>
    </w:p>
    <w:p w14:paraId="4D5C1EDE" w14:textId="77777777" w:rsidR="00000000" w:rsidRDefault="007C71EE">
      <w:pPr>
        <w:pStyle w:val="a"/>
        <w:jc w:val="center"/>
        <w:rPr>
          <w:rFonts w:hint="cs"/>
          <w:b/>
          <w:bCs/>
          <w:rtl/>
        </w:rPr>
      </w:pPr>
      <w:r>
        <w:rPr>
          <w:rFonts w:hint="cs"/>
          <w:b/>
          <w:bCs/>
          <w:rtl/>
        </w:rPr>
        <w:t>הצבעה</w:t>
      </w:r>
    </w:p>
    <w:p w14:paraId="6219145F" w14:textId="77777777" w:rsidR="00000000" w:rsidRDefault="007C71EE">
      <w:pPr>
        <w:pStyle w:val="a"/>
        <w:rPr>
          <w:rFonts w:hint="cs"/>
          <w:rtl/>
        </w:rPr>
      </w:pPr>
    </w:p>
    <w:p w14:paraId="772F65A9" w14:textId="77777777" w:rsidR="00000000" w:rsidRDefault="007C71EE">
      <w:pPr>
        <w:pStyle w:val="a"/>
        <w:jc w:val="center"/>
        <w:rPr>
          <w:rFonts w:hint="cs"/>
          <w:rtl/>
        </w:rPr>
      </w:pPr>
      <w:r>
        <w:rPr>
          <w:rFonts w:hint="cs"/>
          <w:rtl/>
        </w:rPr>
        <w:t>ההסתייגות של חבר הכנסת  משה גפני לסעיף  7(11) לא נתקבלה.</w:t>
      </w:r>
    </w:p>
    <w:p w14:paraId="705C0CD6" w14:textId="77777777" w:rsidR="00000000" w:rsidRDefault="007C71EE">
      <w:pPr>
        <w:pStyle w:val="a"/>
        <w:jc w:val="center"/>
        <w:rPr>
          <w:rFonts w:hint="cs"/>
          <w:rtl/>
        </w:rPr>
      </w:pPr>
    </w:p>
    <w:p w14:paraId="1665651B" w14:textId="77777777" w:rsidR="00000000" w:rsidRDefault="007C71EE">
      <w:pPr>
        <w:pStyle w:val="ad"/>
        <w:rPr>
          <w:rtl/>
        </w:rPr>
      </w:pPr>
      <w:r>
        <w:rPr>
          <w:rtl/>
        </w:rPr>
        <w:t>היו"ר ראובן ריבלין:</w:t>
      </w:r>
    </w:p>
    <w:p w14:paraId="4AE47DEC" w14:textId="77777777" w:rsidR="00000000" w:rsidRDefault="007C71EE">
      <w:pPr>
        <w:pStyle w:val="a"/>
        <w:rPr>
          <w:rtl/>
        </w:rPr>
      </w:pPr>
    </w:p>
    <w:p w14:paraId="3ABF9AA8" w14:textId="77777777" w:rsidR="00000000" w:rsidRDefault="007C71EE">
      <w:pPr>
        <w:pStyle w:val="a"/>
        <w:rPr>
          <w:rFonts w:hint="cs"/>
          <w:rtl/>
        </w:rPr>
      </w:pPr>
      <w:r>
        <w:rPr>
          <w:rFonts w:hint="cs"/>
          <w:rtl/>
        </w:rPr>
        <w:t>ההסתייגות לא נתקבל</w:t>
      </w:r>
      <w:r>
        <w:rPr>
          <w:rFonts w:hint="cs"/>
          <w:rtl/>
        </w:rPr>
        <w:t xml:space="preserve">ה. </w:t>
      </w:r>
    </w:p>
    <w:p w14:paraId="639CE34A" w14:textId="77777777" w:rsidR="00000000" w:rsidRDefault="007C71EE">
      <w:pPr>
        <w:pStyle w:val="a"/>
        <w:rPr>
          <w:rFonts w:hint="cs"/>
          <w:rtl/>
        </w:rPr>
      </w:pPr>
    </w:p>
    <w:p w14:paraId="14C879EF" w14:textId="77777777" w:rsidR="00000000" w:rsidRDefault="007C71EE">
      <w:pPr>
        <w:pStyle w:val="a"/>
        <w:rPr>
          <w:rFonts w:hint="cs"/>
          <w:rtl/>
        </w:rPr>
      </w:pPr>
      <w:r>
        <w:rPr>
          <w:rFonts w:hint="cs"/>
          <w:rtl/>
        </w:rPr>
        <w:t xml:space="preserve">חבר הכנסת אייכלר - אינו נוכח.  </w:t>
      </w:r>
    </w:p>
    <w:p w14:paraId="69FA7673" w14:textId="77777777" w:rsidR="00000000" w:rsidRDefault="007C71EE">
      <w:pPr>
        <w:pStyle w:val="a"/>
        <w:rPr>
          <w:rFonts w:hint="cs"/>
          <w:rtl/>
        </w:rPr>
      </w:pPr>
    </w:p>
    <w:p w14:paraId="489F158F" w14:textId="77777777" w:rsidR="00000000" w:rsidRDefault="007C71EE">
      <w:pPr>
        <w:pStyle w:val="a"/>
        <w:rPr>
          <w:rFonts w:hint="cs"/>
          <w:rtl/>
        </w:rPr>
      </w:pPr>
      <w:r>
        <w:rPr>
          <w:rFonts w:hint="cs"/>
          <w:rtl/>
        </w:rPr>
        <w:t>מי בעד ההסתייגות של חבר הכנסת מוחמד ברכה?</w:t>
      </w:r>
    </w:p>
    <w:p w14:paraId="1A0AEB7D" w14:textId="77777777" w:rsidR="00000000" w:rsidRDefault="007C71EE">
      <w:pPr>
        <w:pStyle w:val="a"/>
        <w:rPr>
          <w:rFonts w:hint="cs"/>
          <w:rtl/>
        </w:rPr>
      </w:pPr>
    </w:p>
    <w:p w14:paraId="2FF8DA66" w14:textId="77777777" w:rsidR="00000000" w:rsidRDefault="007C71EE">
      <w:pPr>
        <w:pStyle w:val="a"/>
        <w:jc w:val="center"/>
        <w:rPr>
          <w:rFonts w:hint="cs"/>
          <w:b/>
          <w:bCs/>
          <w:rtl/>
        </w:rPr>
      </w:pPr>
      <w:r>
        <w:rPr>
          <w:rFonts w:hint="cs"/>
          <w:b/>
          <w:bCs/>
          <w:rtl/>
        </w:rPr>
        <w:t>הצבעה</w:t>
      </w:r>
    </w:p>
    <w:p w14:paraId="78DF5989" w14:textId="77777777" w:rsidR="00000000" w:rsidRDefault="007C71EE">
      <w:pPr>
        <w:pStyle w:val="a"/>
        <w:rPr>
          <w:rFonts w:hint="cs"/>
          <w:rtl/>
        </w:rPr>
      </w:pPr>
    </w:p>
    <w:p w14:paraId="2B7ADED9" w14:textId="77777777" w:rsidR="00000000" w:rsidRDefault="007C71EE">
      <w:pPr>
        <w:pStyle w:val="a"/>
        <w:jc w:val="center"/>
        <w:rPr>
          <w:rFonts w:hint="cs"/>
          <w:rtl/>
        </w:rPr>
      </w:pPr>
      <w:r>
        <w:rPr>
          <w:rFonts w:hint="cs"/>
          <w:rtl/>
        </w:rPr>
        <w:t>ההסתייגות של חבר הכנסת  מוחמד ברכה לסעיף  7(11) לא נתקבלה.</w:t>
      </w:r>
    </w:p>
    <w:p w14:paraId="23C3EAE6" w14:textId="77777777" w:rsidR="00000000" w:rsidRDefault="007C71EE">
      <w:pPr>
        <w:pStyle w:val="a"/>
        <w:jc w:val="center"/>
        <w:rPr>
          <w:rFonts w:hint="cs"/>
          <w:rtl/>
        </w:rPr>
      </w:pPr>
    </w:p>
    <w:p w14:paraId="2E1738A5" w14:textId="77777777" w:rsidR="00000000" w:rsidRDefault="007C71EE">
      <w:pPr>
        <w:pStyle w:val="ad"/>
        <w:rPr>
          <w:rtl/>
        </w:rPr>
      </w:pPr>
      <w:r>
        <w:rPr>
          <w:rtl/>
        </w:rPr>
        <w:t>היו"ר ראובן ריבלין:</w:t>
      </w:r>
    </w:p>
    <w:p w14:paraId="4BE4E988" w14:textId="77777777" w:rsidR="00000000" w:rsidRDefault="007C71EE">
      <w:pPr>
        <w:pStyle w:val="a"/>
        <w:rPr>
          <w:rtl/>
        </w:rPr>
      </w:pPr>
    </w:p>
    <w:p w14:paraId="27DFED36" w14:textId="77777777" w:rsidR="00000000" w:rsidRDefault="007C71EE">
      <w:pPr>
        <w:pStyle w:val="a"/>
        <w:rPr>
          <w:rFonts w:hint="cs"/>
          <w:rtl/>
        </w:rPr>
      </w:pPr>
      <w:r>
        <w:rPr>
          <w:rFonts w:hint="cs"/>
          <w:rtl/>
        </w:rPr>
        <w:t xml:space="preserve">ההסתייגות לא נתקבלה. </w:t>
      </w:r>
    </w:p>
    <w:p w14:paraId="549BEC2F" w14:textId="77777777" w:rsidR="00000000" w:rsidRDefault="007C71EE">
      <w:pPr>
        <w:pStyle w:val="a"/>
        <w:rPr>
          <w:rFonts w:hint="cs"/>
          <w:rtl/>
        </w:rPr>
      </w:pPr>
    </w:p>
    <w:p w14:paraId="7CC0B06C" w14:textId="77777777" w:rsidR="00000000" w:rsidRDefault="007C71EE">
      <w:pPr>
        <w:pStyle w:val="a"/>
        <w:rPr>
          <w:rFonts w:hint="cs"/>
          <w:rtl/>
        </w:rPr>
      </w:pPr>
      <w:r>
        <w:rPr>
          <w:rFonts w:hint="cs"/>
          <w:rtl/>
        </w:rPr>
        <w:t xml:space="preserve">מי בעד ההסתייגות של חבר הכנסת עסאם מח'ול? </w:t>
      </w:r>
    </w:p>
    <w:p w14:paraId="073D07EA" w14:textId="77777777" w:rsidR="00000000" w:rsidRDefault="007C71EE">
      <w:pPr>
        <w:pStyle w:val="a"/>
        <w:rPr>
          <w:rFonts w:hint="cs"/>
          <w:rtl/>
        </w:rPr>
      </w:pPr>
    </w:p>
    <w:p w14:paraId="4B65460B" w14:textId="77777777" w:rsidR="00000000" w:rsidRDefault="007C71EE">
      <w:pPr>
        <w:pStyle w:val="a"/>
        <w:jc w:val="center"/>
        <w:rPr>
          <w:rFonts w:hint="cs"/>
          <w:b/>
          <w:bCs/>
          <w:rtl/>
        </w:rPr>
      </w:pPr>
      <w:r>
        <w:rPr>
          <w:rFonts w:hint="cs"/>
          <w:b/>
          <w:bCs/>
          <w:rtl/>
        </w:rPr>
        <w:t>הצבעה</w:t>
      </w:r>
    </w:p>
    <w:p w14:paraId="073CEA04" w14:textId="77777777" w:rsidR="00000000" w:rsidRDefault="007C71EE">
      <w:pPr>
        <w:pStyle w:val="a"/>
        <w:rPr>
          <w:rFonts w:hint="cs"/>
          <w:rtl/>
        </w:rPr>
      </w:pPr>
    </w:p>
    <w:p w14:paraId="46EA6302" w14:textId="77777777" w:rsidR="00000000" w:rsidRDefault="007C71EE">
      <w:pPr>
        <w:pStyle w:val="a"/>
        <w:jc w:val="center"/>
        <w:rPr>
          <w:rFonts w:hint="cs"/>
          <w:rtl/>
        </w:rPr>
      </w:pPr>
      <w:r>
        <w:rPr>
          <w:rFonts w:hint="cs"/>
          <w:rtl/>
        </w:rPr>
        <w:t xml:space="preserve">ההסתייגות של </w:t>
      </w:r>
      <w:r>
        <w:rPr>
          <w:rFonts w:hint="cs"/>
          <w:rtl/>
        </w:rPr>
        <w:t>חבר הכנסת  עסאם מח'ול  לסעיף  7(11) לא נתקבלה.</w:t>
      </w:r>
    </w:p>
    <w:p w14:paraId="28E52F7A" w14:textId="77777777" w:rsidR="00000000" w:rsidRDefault="007C71EE">
      <w:pPr>
        <w:pStyle w:val="a"/>
        <w:jc w:val="center"/>
        <w:rPr>
          <w:rFonts w:hint="cs"/>
          <w:rtl/>
        </w:rPr>
      </w:pPr>
    </w:p>
    <w:p w14:paraId="7B5B166F" w14:textId="77777777" w:rsidR="00000000" w:rsidRDefault="007C71EE">
      <w:pPr>
        <w:pStyle w:val="ad"/>
        <w:rPr>
          <w:rtl/>
        </w:rPr>
      </w:pPr>
      <w:r>
        <w:rPr>
          <w:rtl/>
        </w:rPr>
        <w:t>היו"ר ראובן ריבלין:</w:t>
      </w:r>
    </w:p>
    <w:p w14:paraId="7078AC96" w14:textId="77777777" w:rsidR="00000000" w:rsidRDefault="007C71EE">
      <w:pPr>
        <w:pStyle w:val="a"/>
        <w:rPr>
          <w:rtl/>
        </w:rPr>
      </w:pPr>
    </w:p>
    <w:p w14:paraId="6081F7E4" w14:textId="77777777" w:rsidR="00000000" w:rsidRDefault="007C71EE">
      <w:pPr>
        <w:pStyle w:val="a"/>
        <w:rPr>
          <w:rFonts w:hint="cs"/>
          <w:rtl/>
        </w:rPr>
      </w:pPr>
      <w:r>
        <w:rPr>
          <w:rFonts w:hint="cs"/>
          <w:rtl/>
        </w:rPr>
        <w:t xml:space="preserve">ההסתייגות לא נתקבלה. </w:t>
      </w:r>
    </w:p>
    <w:p w14:paraId="750FDA57" w14:textId="77777777" w:rsidR="00000000" w:rsidRDefault="007C71EE">
      <w:pPr>
        <w:pStyle w:val="a"/>
        <w:rPr>
          <w:rFonts w:hint="cs"/>
          <w:rtl/>
        </w:rPr>
      </w:pPr>
    </w:p>
    <w:p w14:paraId="7C3826C0" w14:textId="77777777" w:rsidR="00000000" w:rsidRDefault="007C71EE">
      <w:pPr>
        <w:pStyle w:val="a"/>
        <w:rPr>
          <w:rFonts w:hint="cs"/>
          <w:rtl/>
        </w:rPr>
      </w:pPr>
      <w:r>
        <w:rPr>
          <w:rFonts w:hint="cs"/>
          <w:rtl/>
        </w:rPr>
        <w:t xml:space="preserve">מי בעד ההסתייגות של חבר הכנסת אחמד טיבי? </w:t>
      </w:r>
    </w:p>
    <w:p w14:paraId="11338A5D" w14:textId="77777777" w:rsidR="00000000" w:rsidRDefault="007C71EE">
      <w:pPr>
        <w:pStyle w:val="a"/>
        <w:rPr>
          <w:rFonts w:hint="cs"/>
          <w:rtl/>
        </w:rPr>
      </w:pPr>
    </w:p>
    <w:p w14:paraId="014FD9F2" w14:textId="77777777" w:rsidR="00000000" w:rsidRDefault="007C71EE">
      <w:pPr>
        <w:pStyle w:val="a"/>
        <w:rPr>
          <w:rFonts w:hint="cs"/>
          <w:rtl/>
        </w:rPr>
      </w:pPr>
    </w:p>
    <w:p w14:paraId="6F68C951" w14:textId="77777777" w:rsidR="00000000" w:rsidRDefault="007C71EE">
      <w:pPr>
        <w:pStyle w:val="a"/>
        <w:jc w:val="center"/>
        <w:rPr>
          <w:rFonts w:hint="cs"/>
          <w:b/>
          <w:bCs/>
          <w:rtl/>
        </w:rPr>
      </w:pPr>
      <w:r>
        <w:rPr>
          <w:rFonts w:hint="cs"/>
          <w:b/>
          <w:bCs/>
          <w:rtl/>
        </w:rPr>
        <w:t>הצבעה</w:t>
      </w:r>
    </w:p>
    <w:p w14:paraId="22000F4E" w14:textId="77777777" w:rsidR="00000000" w:rsidRDefault="007C71EE">
      <w:pPr>
        <w:pStyle w:val="a"/>
        <w:rPr>
          <w:rFonts w:hint="cs"/>
          <w:rtl/>
        </w:rPr>
      </w:pPr>
    </w:p>
    <w:p w14:paraId="7757F17C" w14:textId="77777777" w:rsidR="00000000" w:rsidRDefault="007C71EE">
      <w:pPr>
        <w:pStyle w:val="a"/>
        <w:jc w:val="center"/>
        <w:rPr>
          <w:rFonts w:hint="cs"/>
          <w:rtl/>
        </w:rPr>
      </w:pPr>
      <w:r>
        <w:rPr>
          <w:rFonts w:hint="cs"/>
          <w:rtl/>
        </w:rPr>
        <w:t>ההסתייגות של חבר הכנסת  אחמד טיבי לסעיף  7(11) לא נתקבלה.</w:t>
      </w:r>
    </w:p>
    <w:p w14:paraId="03D80D33" w14:textId="77777777" w:rsidR="00000000" w:rsidRDefault="007C71EE">
      <w:pPr>
        <w:pStyle w:val="a"/>
        <w:jc w:val="center"/>
        <w:rPr>
          <w:rFonts w:hint="cs"/>
          <w:rtl/>
        </w:rPr>
      </w:pPr>
    </w:p>
    <w:p w14:paraId="127F076A" w14:textId="77777777" w:rsidR="00000000" w:rsidRDefault="007C71EE">
      <w:pPr>
        <w:pStyle w:val="ad"/>
        <w:rPr>
          <w:rtl/>
        </w:rPr>
      </w:pPr>
      <w:r>
        <w:rPr>
          <w:rtl/>
        </w:rPr>
        <w:t>היו"ר ראובן ריבלין:</w:t>
      </w:r>
    </w:p>
    <w:p w14:paraId="2E4C3597" w14:textId="77777777" w:rsidR="00000000" w:rsidRDefault="007C71EE">
      <w:pPr>
        <w:pStyle w:val="a"/>
        <w:rPr>
          <w:rtl/>
        </w:rPr>
      </w:pPr>
    </w:p>
    <w:p w14:paraId="3CB0B1A8" w14:textId="77777777" w:rsidR="00000000" w:rsidRDefault="007C71EE">
      <w:pPr>
        <w:pStyle w:val="a"/>
        <w:rPr>
          <w:rFonts w:hint="cs"/>
          <w:rtl/>
        </w:rPr>
      </w:pPr>
      <w:r>
        <w:rPr>
          <w:rFonts w:hint="cs"/>
          <w:rtl/>
        </w:rPr>
        <w:t xml:space="preserve">ההסתייגות לא נתקבלה. </w:t>
      </w:r>
    </w:p>
    <w:p w14:paraId="619C3EAA" w14:textId="77777777" w:rsidR="00000000" w:rsidRDefault="007C71EE">
      <w:pPr>
        <w:pStyle w:val="a"/>
        <w:rPr>
          <w:rFonts w:hint="cs"/>
          <w:rtl/>
        </w:rPr>
      </w:pPr>
    </w:p>
    <w:p w14:paraId="421CE848" w14:textId="77777777" w:rsidR="00000000" w:rsidRDefault="007C71EE">
      <w:pPr>
        <w:pStyle w:val="a"/>
        <w:rPr>
          <w:rFonts w:hint="cs"/>
          <w:rtl/>
        </w:rPr>
      </w:pPr>
      <w:r>
        <w:rPr>
          <w:rFonts w:hint="cs"/>
          <w:rtl/>
        </w:rPr>
        <w:t xml:space="preserve">חבר הכנסת </w:t>
      </w:r>
      <w:r>
        <w:rPr>
          <w:rFonts w:hint="cs"/>
          <w:rtl/>
        </w:rPr>
        <w:t xml:space="preserve">עמיר פרץ - אינו נוכח.  </w:t>
      </w:r>
    </w:p>
    <w:p w14:paraId="6A07FAE7" w14:textId="77777777" w:rsidR="00000000" w:rsidRDefault="007C71EE">
      <w:pPr>
        <w:pStyle w:val="a"/>
        <w:rPr>
          <w:rFonts w:hint="cs"/>
          <w:rtl/>
        </w:rPr>
      </w:pPr>
    </w:p>
    <w:p w14:paraId="4F316D92" w14:textId="77777777" w:rsidR="00000000" w:rsidRDefault="007C71EE">
      <w:pPr>
        <w:pStyle w:val="a"/>
        <w:rPr>
          <w:rFonts w:hint="cs"/>
          <w:rtl/>
        </w:rPr>
      </w:pPr>
      <w:r>
        <w:rPr>
          <w:rFonts w:hint="cs"/>
          <w:rtl/>
        </w:rPr>
        <w:t>מי בעד ההסתייגות של חברת הכנסת אילנה כהן?</w:t>
      </w:r>
    </w:p>
    <w:p w14:paraId="36456B55" w14:textId="77777777" w:rsidR="00000000" w:rsidRDefault="007C71EE">
      <w:pPr>
        <w:pStyle w:val="a"/>
        <w:rPr>
          <w:rFonts w:hint="cs"/>
          <w:rtl/>
        </w:rPr>
      </w:pPr>
    </w:p>
    <w:p w14:paraId="203367EF" w14:textId="77777777" w:rsidR="00000000" w:rsidRDefault="007C71EE">
      <w:pPr>
        <w:pStyle w:val="a"/>
        <w:jc w:val="center"/>
        <w:rPr>
          <w:rFonts w:hint="cs"/>
          <w:b/>
          <w:bCs/>
          <w:rtl/>
        </w:rPr>
      </w:pPr>
      <w:r>
        <w:rPr>
          <w:rFonts w:hint="cs"/>
          <w:b/>
          <w:bCs/>
          <w:rtl/>
        </w:rPr>
        <w:t>הצבעה</w:t>
      </w:r>
    </w:p>
    <w:p w14:paraId="6F26FD4F" w14:textId="77777777" w:rsidR="00000000" w:rsidRDefault="007C71EE">
      <w:pPr>
        <w:pStyle w:val="a"/>
        <w:rPr>
          <w:rFonts w:hint="cs"/>
          <w:rtl/>
        </w:rPr>
      </w:pPr>
    </w:p>
    <w:p w14:paraId="45D0B676" w14:textId="77777777" w:rsidR="00000000" w:rsidRDefault="007C71EE">
      <w:pPr>
        <w:pStyle w:val="a"/>
        <w:jc w:val="center"/>
        <w:rPr>
          <w:rFonts w:hint="cs"/>
          <w:rtl/>
        </w:rPr>
      </w:pPr>
      <w:r>
        <w:rPr>
          <w:rFonts w:hint="cs"/>
          <w:rtl/>
        </w:rPr>
        <w:t>ההסתייגות של חברת הכנסת  אילנה כהן לסעיף  7(11) לא נתקבלה.</w:t>
      </w:r>
    </w:p>
    <w:p w14:paraId="72F4A2F5" w14:textId="77777777" w:rsidR="00000000" w:rsidRDefault="007C71EE">
      <w:pPr>
        <w:pStyle w:val="a"/>
        <w:jc w:val="center"/>
        <w:rPr>
          <w:rFonts w:hint="cs"/>
          <w:rtl/>
        </w:rPr>
      </w:pPr>
    </w:p>
    <w:p w14:paraId="2E1C85E5" w14:textId="77777777" w:rsidR="00000000" w:rsidRDefault="007C71EE">
      <w:pPr>
        <w:pStyle w:val="ad"/>
        <w:rPr>
          <w:rtl/>
        </w:rPr>
      </w:pPr>
      <w:r>
        <w:rPr>
          <w:rtl/>
        </w:rPr>
        <w:t>היו"ר ראובן ריבלין:</w:t>
      </w:r>
    </w:p>
    <w:p w14:paraId="17496375" w14:textId="77777777" w:rsidR="00000000" w:rsidRDefault="007C71EE">
      <w:pPr>
        <w:pStyle w:val="a"/>
        <w:rPr>
          <w:rtl/>
        </w:rPr>
      </w:pPr>
    </w:p>
    <w:p w14:paraId="75793AFE" w14:textId="77777777" w:rsidR="00000000" w:rsidRDefault="007C71EE">
      <w:pPr>
        <w:pStyle w:val="a"/>
        <w:rPr>
          <w:rFonts w:hint="cs"/>
          <w:rtl/>
        </w:rPr>
      </w:pPr>
      <w:r>
        <w:rPr>
          <w:rFonts w:hint="cs"/>
          <w:rtl/>
        </w:rPr>
        <w:t xml:space="preserve">ההסתייגות לא נתקבלה. </w:t>
      </w:r>
    </w:p>
    <w:p w14:paraId="46D92B04" w14:textId="77777777" w:rsidR="00000000" w:rsidRDefault="007C71EE">
      <w:pPr>
        <w:pStyle w:val="a"/>
        <w:rPr>
          <w:rFonts w:hint="cs"/>
          <w:rtl/>
        </w:rPr>
      </w:pPr>
    </w:p>
    <w:p w14:paraId="14542554" w14:textId="77777777" w:rsidR="00000000" w:rsidRDefault="007C71EE">
      <w:pPr>
        <w:pStyle w:val="a"/>
        <w:rPr>
          <w:rFonts w:hint="cs"/>
          <w:rtl/>
        </w:rPr>
      </w:pPr>
      <w:r>
        <w:rPr>
          <w:rFonts w:hint="cs"/>
          <w:rtl/>
        </w:rPr>
        <w:t xml:space="preserve">רבותי, עוד מעט אנחנו מגיעים להצבעה על הסעיף. חבר הכנסת דוד טל - אינו נוכח. </w:t>
      </w:r>
    </w:p>
    <w:p w14:paraId="7B28B811" w14:textId="77777777" w:rsidR="00000000" w:rsidRDefault="007C71EE">
      <w:pPr>
        <w:pStyle w:val="a"/>
        <w:rPr>
          <w:rFonts w:hint="cs"/>
          <w:rtl/>
        </w:rPr>
      </w:pPr>
    </w:p>
    <w:p w14:paraId="642A58FD" w14:textId="77777777" w:rsidR="00000000" w:rsidRDefault="007C71EE">
      <w:pPr>
        <w:pStyle w:val="a"/>
        <w:rPr>
          <w:rFonts w:hint="cs"/>
          <w:rtl/>
        </w:rPr>
      </w:pPr>
      <w:r>
        <w:rPr>
          <w:rFonts w:hint="cs"/>
          <w:rtl/>
        </w:rPr>
        <w:t>מי בעד ההסתייגות של חבר הכנסת עזמי בשארה?</w:t>
      </w:r>
    </w:p>
    <w:p w14:paraId="47A4C2A4" w14:textId="77777777" w:rsidR="00000000" w:rsidRDefault="007C71EE">
      <w:pPr>
        <w:pStyle w:val="a"/>
        <w:rPr>
          <w:rFonts w:hint="cs"/>
          <w:rtl/>
        </w:rPr>
      </w:pPr>
    </w:p>
    <w:p w14:paraId="16CBFA87" w14:textId="77777777" w:rsidR="00000000" w:rsidRDefault="007C71EE">
      <w:pPr>
        <w:pStyle w:val="a"/>
        <w:jc w:val="center"/>
        <w:rPr>
          <w:rFonts w:hint="cs"/>
          <w:b/>
          <w:bCs/>
          <w:rtl/>
        </w:rPr>
      </w:pPr>
      <w:r>
        <w:rPr>
          <w:rFonts w:hint="cs"/>
          <w:b/>
          <w:bCs/>
          <w:rtl/>
        </w:rPr>
        <w:t>הצבעה</w:t>
      </w:r>
    </w:p>
    <w:p w14:paraId="2A56C491" w14:textId="77777777" w:rsidR="00000000" w:rsidRDefault="007C71EE">
      <w:pPr>
        <w:pStyle w:val="a"/>
        <w:rPr>
          <w:rFonts w:hint="cs"/>
          <w:rtl/>
        </w:rPr>
      </w:pPr>
    </w:p>
    <w:p w14:paraId="5DBFB901" w14:textId="77777777" w:rsidR="00000000" w:rsidRDefault="007C71EE">
      <w:pPr>
        <w:pStyle w:val="a"/>
        <w:jc w:val="center"/>
        <w:rPr>
          <w:rFonts w:hint="cs"/>
          <w:rtl/>
        </w:rPr>
      </w:pPr>
      <w:r>
        <w:rPr>
          <w:rFonts w:hint="cs"/>
          <w:rtl/>
        </w:rPr>
        <w:t>ההסתייגות של חבר הכנסת  עזמי בשארה לסעיף  7(11) לא נתקבלה.</w:t>
      </w:r>
    </w:p>
    <w:p w14:paraId="1F293C66" w14:textId="77777777" w:rsidR="00000000" w:rsidRDefault="007C71EE">
      <w:pPr>
        <w:pStyle w:val="a"/>
        <w:jc w:val="center"/>
        <w:rPr>
          <w:rFonts w:hint="cs"/>
          <w:rtl/>
        </w:rPr>
      </w:pPr>
    </w:p>
    <w:p w14:paraId="0BFED127" w14:textId="77777777" w:rsidR="00000000" w:rsidRDefault="007C71EE">
      <w:pPr>
        <w:pStyle w:val="ad"/>
        <w:rPr>
          <w:rtl/>
        </w:rPr>
      </w:pPr>
      <w:r>
        <w:rPr>
          <w:rtl/>
        </w:rPr>
        <w:t>היו"ר ראובן ריבלין:</w:t>
      </w:r>
    </w:p>
    <w:p w14:paraId="49AA6C35" w14:textId="77777777" w:rsidR="00000000" w:rsidRDefault="007C71EE">
      <w:pPr>
        <w:pStyle w:val="a"/>
        <w:rPr>
          <w:rtl/>
        </w:rPr>
      </w:pPr>
    </w:p>
    <w:p w14:paraId="2A05F915" w14:textId="77777777" w:rsidR="00000000" w:rsidRDefault="007C71EE">
      <w:pPr>
        <w:pStyle w:val="a"/>
        <w:rPr>
          <w:rFonts w:hint="cs"/>
          <w:rtl/>
        </w:rPr>
      </w:pPr>
      <w:r>
        <w:rPr>
          <w:rFonts w:hint="cs"/>
          <w:rtl/>
        </w:rPr>
        <w:t xml:space="preserve">ההסתייגות לא נתקבלה. </w:t>
      </w:r>
    </w:p>
    <w:p w14:paraId="42316D93" w14:textId="77777777" w:rsidR="00000000" w:rsidRDefault="007C71EE">
      <w:pPr>
        <w:pStyle w:val="a"/>
        <w:rPr>
          <w:rFonts w:hint="cs"/>
          <w:rtl/>
        </w:rPr>
      </w:pPr>
    </w:p>
    <w:p w14:paraId="7D457D29" w14:textId="77777777" w:rsidR="00000000" w:rsidRDefault="007C71EE">
      <w:pPr>
        <w:pStyle w:val="a"/>
        <w:rPr>
          <w:rFonts w:hint="cs"/>
          <w:rtl/>
        </w:rPr>
      </w:pPr>
      <w:r>
        <w:rPr>
          <w:rFonts w:hint="cs"/>
          <w:rtl/>
        </w:rPr>
        <w:t>מי בעד ההסתייגות של חבר הכנסת ג'מאל זחאלקה?</w:t>
      </w:r>
    </w:p>
    <w:p w14:paraId="6DDF8926" w14:textId="77777777" w:rsidR="00000000" w:rsidRDefault="007C71EE">
      <w:pPr>
        <w:pStyle w:val="a"/>
        <w:rPr>
          <w:rFonts w:hint="cs"/>
          <w:rtl/>
        </w:rPr>
      </w:pPr>
    </w:p>
    <w:p w14:paraId="339D6F5E" w14:textId="77777777" w:rsidR="00000000" w:rsidRDefault="007C71EE">
      <w:pPr>
        <w:pStyle w:val="a"/>
        <w:jc w:val="center"/>
        <w:rPr>
          <w:rFonts w:hint="cs"/>
          <w:b/>
          <w:bCs/>
          <w:rtl/>
        </w:rPr>
      </w:pPr>
      <w:r>
        <w:rPr>
          <w:rFonts w:hint="cs"/>
          <w:b/>
          <w:bCs/>
          <w:rtl/>
        </w:rPr>
        <w:t>הצבעה</w:t>
      </w:r>
    </w:p>
    <w:p w14:paraId="39C626AA" w14:textId="77777777" w:rsidR="00000000" w:rsidRDefault="007C71EE">
      <w:pPr>
        <w:pStyle w:val="a"/>
        <w:rPr>
          <w:rFonts w:hint="cs"/>
          <w:rtl/>
        </w:rPr>
      </w:pPr>
    </w:p>
    <w:p w14:paraId="01C62679" w14:textId="77777777" w:rsidR="00000000" w:rsidRDefault="007C71EE">
      <w:pPr>
        <w:pStyle w:val="a"/>
        <w:jc w:val="center"/>
        <w:rPr>
          <w:rFonts w:hint="cs"/>
          <w:rtl/>
        </w:rPr>
      </w:pPr>
      <w:r>
        <w:rPr>
          <w:rFonts w:hint="cs"/>
          <w:rtl/>
        </w:rPr>
        <w:t xml:space="preserve">ההסתייגות של חבר הכנסת  ג'מאל זחאלקה לסעיף  7(11) </w:t>
      </w:r>
      <w:r>
        <w:rPr>
          <w:rFonts w:hint="cs"/>
          <w:rtl/>
        </w:rPr>
        <w:t>לא נתקבלה.</w:t>
      </w:r>
    </w:p>
    <w:p w14:paraId="29BE93D9" w14:textId="77777777" w:rsidR="00000000" w:rsidRDefault="007C71EE">
      <w:pPr>
        <w:pStyle w:val="a"/>
        <w:jc w:val="center"/>
        <w:rPr>
          <w:rFonts w:hint="cs"/>
          <w:rtl/>
        </w:rPr>
      </w:pPr>
    </w:p>
    <w:p w14:paraId="0F3AC5E7" w14:textId="77777777" w:rsidR="00000000" w:rsidRDefault="007C71EE">
      <w:pPr>
        <w:pStyle w:val="ad"/>
        <w:rPr>
          <w:rtl/>
        </w:rPr>
      </w:pPr>
      <w:r>
        <w:rPr>
          <w:rtl/>
        </w:rPr>
        <w:t>היו"ר ראובן ריבלין:</w:t>
      </w:r>
    </w:p>
    <w:p w14:paraId="5CC6DFC5" w14:textId="77777777" w:rsidR="00000000" w:rsidRDefault="007C71EE">
      <w:pPr>
        <w:pStyle w:val="a"/>
        <w:rPr>
          <w:rtl/>
        </w:rPr>
      </w:pPr>
    </w:p>
    <w:p w14:paraId="548372E4" w14:textId="77777777" w:rsidR="00000000" w:rsidRDefault="007C71EE">
      <w:pPr>
        <w:pStyle w:val="a"/>
        <w:rPr>
          <w:rFonts w:hint="cs"/>
          <w:rtl/>
        </w:rPr>
      </w:pPr>
      <w:r>
        <w:rPr>
          <w:rFonts w:hint="cs"/>
          <w:rtl/>
        </w:rPr>
        <w:t xml:space="preserve">ההסתייגות לא נתקבלה. </w:t>
      </w:r>
    </w:p>
    <w:p w14:paraId="51DB6500" w14:textId="77777777" w:rsidR="00000000" w:rsidRDefault="007C71EE">
      <w:pPr>
        <w:pStyle w:val="a"/>
        <w:rPr>
          <w:rFonts w:hint="cs"/>
          <w:rtl/>
        </w:rPr>
      </w:pPr>
    </w:p>
    <w:p w14:paraId="68BE9879" w14:textId="77777777" w:rsidR="00000000" w:rsidRDefault="007C71EE">
      <w:pPr>
        <w:pStyle w:val="a"/>
        <w:rPr>
          <w:rFonts w:hint="cs"/>
          <w:rtl/>
        </w:rPr>
      </w:pPr>
      <w:r>
        <w:rPr>
          <w:rFonts w:hint="cs"/>
          <w:rtl/>
        </w:rPr>
        <w:t>מי בעד ההסתייגות של חבר הכנסת ואסל טאהא?</w:t>
      </w:r>
    </w:p>
    <w:p w14:paraId="72EC543D" w14:textId="77777777" w:rsidR="00000000" w:rsidRDefault="007C71EE">
      <w:pPr>
        <w:pStyle w:val="a"/>
        <w:rPr>
          <w:rFonts w:hint="cs"/>
          <w:rtl/>
        </w:rPr>
      </w:pPr>
    </w:p>
    <w:p w14:paraId="6F6892C8" w14:textId="77777777" w:rsidR="00000000" w:rsidRDefault="007C71EE">
      <w:pPr>
        <w:pStyle w:val="a"/>
        <w:jc w:val="center"/>
        <w:rPr>
          <w:rFonts w:hint="cs"/>
          <w:b/>
          <w:bCs/>
          <w:rtl/>
        </w:rPr>
      </w:pPr>
      <w:r>
        <w:rPr>
          <w:rFonts w:hint="cs"/>
          <w:b/>
          <w:bCs/>
          <w:rtl/>
        </w:rPr>
        <w:t>הצבעה</w:t>
      </w:r>
    </w:p>
    <w:p w14:paraId="19D3EEC8" w14:textId="77777777" w:rsidR="00000000" w:rsidRDefault="007C71EE">
      <w:pPr>
        <w:pStyle w:val="a"/>
        <w:rPr>
          <w:rFonts w:hint="cs"/>
          <w:rtl/>
        </w:rPr>
      </w:pPr>
    </w:p>
    <w:p w14:paraId="727C2653" w14:textId="77777777" w:rsidR="00000000" w:rsidRDefault="007C71EE">
      <w:pPr>
        <w:pStyle w:val="a"/>
        <w:jc w:val="center"/>
        <w:rPr>
          <w:rFonts w:hint="cs"/>
          <w:rtl/>
        </w:rPr>
      </w:pPr>
      <w:r>
        <w:rPr>
          <w:rFonts w:hint="cs"/>
          <w:rtl/>
        </w:rPr>
        <w:t>ההסתייגות של חבר הכנסת  ואסל טאהא לסעיף  7(11) לא נתקבלה.</w:t>
      </w:r>
    </w:p>
    <w:p w14:paraId="1FD73CC9" w14:textId="77777777" w:rsidR="00000000" w:rsidRDefault="007C71EE">
      <w:pPr>
        <w:pStyle w:val="a"/>
        <w:jc w:val="center"/>
        <w:rPr>
          <w:rFonts w:hint="cs"/>
          <w:rtl/>
        </w:rPr>
      </w:pPr>
    </w:p>
    <w:p w14:paraId="1F439D99" w14:textId="77777777" w:rsidR="00000000" w:rsidRDefault="007C71EE">
      <w:pPr>
        <w:pStyle w:val="ad"/>
        <w:rPr>
          <w:rtl/>
        </w:rPr>
      </w:pPr>
      <w:r>
        <w:rPr>
          <w:rtl/>
        </w:rPr>
        <w:t>היו"ר ראובן ריבלין:</w:t>
      </w:r>
    </w:p>
    <w:p w14:paraId="0001C15D" w14:textId="77777777" w:rsidR="00000000" w:rsidRDefault="007C71EE">
      <w:pPr>
        <w:pStyle w:val="a"/>
        <w:rPr>
          <w:rtl/>
        </w:rPr>
      </w:pPr>
    </w:p>
    <w:p w14:paraId="5E63CAE6" w14:textId="77777777" w:rsidR="00000000" w:rsidRDefault="007C71EE">
      <w:pPr>
        <w:pStyle w:val="a"/>
        <w:rPr>
          <w:rFonts w:hint="cs"/>
          <w:rtl/>
        </w:rPr>
      </w:pPr>
      <w:r>
        <w:rPr>
          <w:rFonts w:hint="cs"/>
          <w:rtl/>
        </w:rPr>
        <w:t xml:space="preserve">ההסתייגות לא נתקבלה. </w:t>
      </w:r>
    </w:p>
    <w:p w14:paraId="356BC9A6" w14:textId="77777777" w:rsidR="00000000" w:rsidRDefault="007C71EE">
      <w:pPr>
        <w:pStyle w:val="a"/>
        <w:rPr>
          <w:rFonts w:hint="cs"/>
          <w:rtl/>
        </w:rPr>
      </w:pPr>
    </w:p>
    <w:p w14:paraId="0323C2D2" w14:textId="77777777" w:rsidR="00000000" w:rsidRDefault="007C71EE">
      <w:pPr>
        <w:pStyle w:val="a"/>
        <w:rPr>
          <w:rFonts w:hint="cs"/>
          <w:rtl/>
        </w:rPr>
      </w:pPr>
      <w:r>
        <w:rPr>
          <w:rFonts w:hint="cs"/>
          <w:rtl/>
        </w:rPr>
        <w:t>מי בעד ההסתייגות של חבר הכנסת עבד-אלמאלכ דהאמשה?</w:t>
      </w:r>
      <w:r>
        <w:rPr>
          <w:rFonts w:hint="cs"/>
          <w:rtl/>
        </w:rPr>
        <w:t xml:space="preserve"> </w:t>
      </w:r>
    </w:p>
    <w:p w14:paraId="0DF599C8" w14:textId="77777777" w:rsidR="00000000" w:rsidRDefault="007C71EE">
      <w:pPr>
        <w:pStyle w:val="a"/>
        <w:rPr>
          <w:rFonts w:hint="cs"/>
          <w:rtl/>
        </w:rPr>
      </w:pPr>
    </w:p>
    <w:p w14:paraId="22193692" w14:textId="77777777" w:rsidR="00000000" w:rsidRDefault="007C71EE">
      <w:pPr>
        <w:pStyle w:val="ac"/>
        <w:rPr>
          <w:rtl/>
        </w:rPr>
      </w:pPr>
      <w:r>
        <w:rPr>
          <w:rFonts w:hint="eastAsia"/>
          <w:rtl/>
        </w:rPr>
        <w:t>עבד</w:t>
      </w:r>
      <w:r>
        <w:rPr>
          <w:rtl/>
        </w:rPr>
        <w:t>-אלמאלכ דהאמשה (רע"ם):</w:t>
      </w:r>
    </w:p>
    <w:p w14:paraId="3C4F5043" w14:textId="77777777" w:rsidR="00000000" w:rsidRDefault="007C71EE">
      <w:pPr>
        <w:pStyle w:val="a"/>
        <w:rPr>
          <w:rFonts w:hint="cs"/>
          <w:rtl/>
        </w:rPr>
      </w:pPr>
    </w:p>
    <w:p w14:paraId="49C6F048" w14:textId="77777777" w:rsidR="00000000" w:rsidRDefault="007C71EE">
      <w:pPr>
        <w:pStyle w:val="a"/>
        <w:rPr>
          <w:rFonts w:hint="cs"/>
          <w:rtl/>
        </w:rPr>
      </w:pPr>
      <w:r>
        <w:rPr>
          <w:rFonts w:hint="cs"/>
          <w:rtl/>
        </w:rPr>
        <w:t>ביקשתי הצבעה אלקטרונית.</w:t>
      </w:r>
    </w:p>
    <w:p w14:paraId="6FFCE11B" w14:textId="77777777" w:rsidR="00000000" w:rsidRDefault="007C71EE">
      <w:pPr>
        <w:pStyle w:val="a"/>
        <w:rPr>
          <w:rFonts w:hint="cs"/>
          <w:rtl/>
        </w:rPr>
      </w:pPr>
    </w:p>
    <w:p w14:paraId="5354B8AD" w14:textId="77777777" w:rsidR="00000000" w:rsidRDefault="007C71EE">
      <w:pPr>
        <w:pStyle w:val="ad"/>
        <w:rPr>
          <w:rtl/>
        </w:rPr>
      </w:pPr>
      <w:r>
        <w:rPr>
          <w:rtl/>
        </w:rPr>
        <w:t>היו"ר ראובן ריבלין:</w:t>
      </w:r>
    </w:p>
    <w:p w14:paraId="743DA607" w14:textId="77777777" w:rsidR="00000000" w:rsidRDefault="007C71EE">
      <w:pPr>
        <w:pStyle w:val="a"/>
        <w:rPr>
          <w:rtl/>
        </w:rPr>
      </w:pPr>
    </w:p>
    <w:p w14:paraId="7C174AEF" w14:textId="77777777" w:rsidR="00000000" w:rsidRDefault="007C71EE">
      <w:pPr>
        <w:pStyle w:val="a"/>
        <w:rPr>
          <w:rFonts w:hint="cs"/>
          <w:rtl/>
        </w:rPr>
      </w:pPr>
      <w:r>
        <w:rPr>
          <w:rFonts w:hint="cs"/>
          <w:rtl/>
        </w:rPr>
        <w:t xml:space="preserve">שמעתי, אדוני. כשאיענה להצעה אחת של חבר כנסת, אני איענה גם להצעתך. </w:t>
      </w:r>
    </w:p>
    <w:p w14:paraId="24A29E59" w14:textId="77777777" w:rsidR="00000000" w:rsidRDefault="007C71EE">
      <w:pPr>
        <w:pStyle w:val="a"/>
        <w:rPr>
          <w:rFonts w:hint="cs"/>
          <w:rtl/>
        </w:rPr>
      </w:pPr>
    </w:p>
    <w:p w14:paraId="0DA188FD" w14:textId="77777777" w:rsidR="00000000" w:rsidRDefault="007C71EE">
      <w:pPr>
        <w:pStyle w:val="a"/>
        <w:rPr>
          <w:rFonts w:hint="cs"/>
          <w:rtl/>
        </w:rPr>
      </w:pPr>
      <w:r>
        <w:rPr>
          <w:rFonts w:hint="cs"/>
          <w:rtl/>
        </w:rPr>
        <w:t xml:space="preserve">מי בעד ההסתייגות של חבר הכנסת דהאמשה? </w:t>
      </w:r>
    </w:p>
    <w:p w14:paraId="0910FE6C" w14:textId="77777777" w:rsidR="00000000" w:rsidRDefault="007C71EE">
      <w:pPr>
        <w:pStyle w:val="a"/>
        <w:rPr>
          <w:rFonts w:hint="cs"/>
          <w:rtl/>
        </w:rPr>
      </w:pPr>
    </w:p>
    <w:p w14:paraId="6BFD24A9" w14:textId="77777777" w:rsidR="00000000" w:rsidRDefault="007C71EE">
      <w:pPr>
        <w:pStyle w:val="a"/>
        <w:jc w:val="center"/>
        <w:rPr>
          <w:rFonts w:hint="cs"/>
          <w:b/>
          <w:bCs/>
          <w:rtl/>
        </w:rPr>
      </w:pPr>
      <w:r>
        <w:rPr>
          <w:rFonts w:hint="cs"/>
          <w:b/>
          <w:bCs/>
          <w:rtl/>
        </w:rPr>
        <w:t>הצבעה</w:t>
      </w:r>
    </w:p>
    <w:p w14:paraId="697466C5" w14:textId="77777777" w:rsidR="00000000" w:rsidRDefault="007C71EE">
      <w:pPr>
        <w:pStyle w:val="a"/>
        <w:jc w:val="center"/>
        <w:rPr>
          <w:rFonts w:hint="cs"/>
          <w:b/>
          <w:bCs/>
          <w:rtl/>
        </w:rPr>
      </w:pPr>
    </w:p>
    <w:p w14:paraId="31978BAD" w14:textId="77777777" w:rsidR="00000000" w:rsidRDefault="007C71EE">
      <w:pPr>
        <w:pStyle w:val="a"/>
        <w:jc w:val="center"/>
        <w:rPr>
          <w:rFonts w:hint="cs"/>
          <w:rtl/>
        </w:rPr>
      </w:pPr>
      <w:r>
        <w:rPr>
          <w:rFonts w:hint="cs"/>
          <w:rtl/>
        </w:rPr>
        <w:t>ההסתייגות של חבר הכנסת  עבד-אלמאלכ דהאמשה לסעיף  7(11) לא נתקבלה.</w:t>
      </w:r>
    </w:p>
    <w:p w14:paraId="1DD64C35" w14:textId="77777777" w:rsidR="00000000" w:rsidRDefault="007C71EE">
      <w:pPr>
        <w:pStyle w:val="a"/>
        <w:jc w:val="center"/>
        <w:rPr>
          <w:rFonts w:hint="cs"/>
          <w:rtl/>
        </w:rPr>
      </w:pPr>
    </w:p>
    <w:p w14:paraId="4136575C" w14:textId="77777777" w:rsidR="00000000" w:rsidRDefault="007C71EE">
      <w:pPr>
        <w:pStyle w:val="ad"/>
        <w:rPr>
          <w:rtl/>
        </w:rPr>
      </w:pPr>
      <w:r>
        <w:rPr>
          <w:rtl/>
        </w:rPr>
        <w:t>היו"ר ראובן ריבלין:</w:t>
      </w:r>
    </w:p>
    <w:p w14:paraId="5CC2308C" w14:textId="77777777" w:rsidR="00000000" w:rsidRDefault="007C71EE">
      <w:pPr>
        <w:pStyle w:val="a"/>
        <w:rPr>
          <w:rtl/>
        </w:rPr>
      </w:pPr>
    </w:p>
    <w:p w14:paraId="20CD59AE" w14:textId="77777777" w:rsidR="00000000" w:rsidRDefault="007C71EE">
      <w:pPr>
        <w:pStyle w:val="a"/>
        <w:rPr>
          <w:rFonts w:hint="cs"/>
          <w:rtl/>
        </w:rPr>
      </w:pPr>
      <w:r>
        <w:rPr>
          <w:rFonts w:hint="cs"/>
          <w:rtl/>
        </w:rPr>
        <w:t xml:space="preserve">ההסתייגות לא נתקבלה. </w:t>
      </w:r>
    </w:p>
    <w:p w14:paraId="00F6347E" w14:textId="77777777" w:rsidR="00000000" w:rsidRDefault="007C71EE">
      <w:pPr>
        <w:pStyle w:val="a"/>
        <w:rPr>
          <w:rFonts w:hint="cs"/>
          <w:rtl/>
        </w:rPr>
      </w:pPr>
    </w:p>
    <w:p w14:paraId="004875CF" w14:textId="77777777" w:rsidR="00000000" w:rsidRDefault="007C71EE">
      <w:pPr>
        <w:pStyle w:val="a"/>
        <w:rPr>
          <w:rFonts w:hint="cs"/>
          <w:rtl/>
        </w:rPr>
      </w:pPr>
      <w:r>
        <w:rPr>
          <w:rFonts w:hint="cs"/>
          <w:rtl/>
        </w:rPr>
        <w:t xml:space="preserve">חבר הכנסת טלב אלסאנע - אינו נוכח. </w:t>
      </w:r>
    </w:p>
    <w:p w14:paraId="76DC23DE" w14:textId="77777777" w:rsidR="00000000" w:rsidRDefault="007C71EE">
      <w:pPr>
        <w:pStyle w:val="a"/>
        <w:rPr>
          <w:rFonts w:hint="cs"/>
          <w:rtl/>
        </w:rPr>
      </w:pPr>
    </w:p>
    <w:p w14:paraId="765904A6" w14:textId="77777777" w:rsidR="00000000" w:rsidRDefault="007C71EE">
      <w:pPr>
        <w:pStyle w:val="a"/>
        <w:rPr>
          <w:rFonts w:hint="cs"/>
          <w:rtl/>
        </w:rPr>
      </w:pPr>
      <w:r>
        <w:rPr>
          <w:rFonts w:hint="cs"/>
          <w:rtl/>
        </w:rPr>
        <w:t xml:space="preserve">מי בעד ההסתייגות של קבוצת ברכה וחבר הכנסת טלב אלסאנע? </w:t>
      </w:r>
    </w:p>
    <w:p w14:paraId="5014588D" w14:textId="77777777" w:rsidR="00000000" w:rsidRDefault="007C71EE">
      <w:pPr>
        <w:pStyle w:val="a"/>
        <w:rPr>
          <w:rFonts w:hint="cs"/>
          <w:rtl/>
        </w:rPr>
      </w:pPr>
    </w:p>
    <w:p w14:paraId="379609FE" w14:textId="77777777" w:rsidR="00000000" w:rsidRDefault="007C71EE">
      <w:pPr>
        <w:pStyle w:val="a"/>
        <w:jc w:val="center"/>
        <w:rPr>
          <w:rFonts w:hint="cs"/>
          <w:b/>
          <w:bCs/>
          <w:rtl/>
        </w:rPr>
      </w:pPr>
      <w:r>
        <w:rPr>
          <w:rFonts w:hint="cs"/>
          <w:b/>
          <w:bCs/>
          <w:rtl/>
        </w:rPr>
        <w:t>הצבעה</w:t>
      </w:r>
    </w:p>
    <w:p w14:paraId="120A16EA" w14:textId="77777777" w:rsidR="00000000" w:rsidRDefault="007C71EE">
      <w:pPr>
        <w:pStyle w:val="a"/>
        <w:rPr>
          <w:rFonts w:hint="cs"/>
          <w:rtl/>
        </w:rPr>
      </w:pPr>
    </w:p>
    <w:p w14:paraId="281DC6FB" w14:textId="77777777" w:rsidR="00000000" w:rsidRDefault="007C71EE">
      <w:pPr>
        <w:pStyle w:val="a"/>
        <w:jc w:val="center"/>
        <w:rPr>
          <w:rFonts w:hint="cs"/>
          <w:rtl/>
        </w:rPr>
      </w:pPr>
      <w:r>
        <w:rPr>
          <w:rFonts w:hint="cs"/>
          <w:rtl/>
        </w:rPr>
        <w:t xml:space="preserve">ההסתייגות של קבוצת חבר הכנסת מוחמד ברכה ושל חבר הכנסת טלב אלסאנע לסעיף  </w:t>
      </w:r>
      <w:r>
        <w:rPr>
          <w:rtl/>
        </w:rPr>
        <w:br/>
      </w:r>
      <w:r>
        <w:rPr>
          <w:rFonts w:hint="cs"/>
          <w:rtl/>
        </w:rPr>
        <w:t>7(11) לא נתקבלה.</w:t>
      </w:r>
    </w:p>
    <w:p w14:paraId="196758F6" w14:textId="77777777" w:rsidR="00000000" w:rsidRDefault="007C71EE">
      <w:pPr>
        <w:pStyle w:val="a"/>
        <w:jc w:val="center"/>
        <w:rPr>
          <w:rFonts w:hint="cs"/>
          <w:rtl/>
        </w:rPr>
      </w:pPr>
    </w:p>
    <w:p w14:paraId="2CCC9DAD" w14:textId="77777777" w:rsidR="00000000" w:rsidRDefault="007C71EE">
      <w:pPr>
        <w:pStyle w:val="ad"/>
        <w:rPr>
          <w:rtl/>
        </w:rPr>
      </w:pPr>
      <w:r>
        <w:rPr>
          <w:rtl/>
        </w:rPr>
        <w:t>היו"ר ראובן ריבלין:</w:t>
      </w:r>
    </w:p>
    <w:p w14:paraId="40C9B430" w14:textId="77777777" w:rsidR="00000000" w:rsidRDefault="007C71EE">
      <w:pPr>
        <w:pStyle w:val="a"/>
        <w:rPr>
          <w:rtl/>
        </w:rPr>
      </w:pPr>
    </w:p>
    <w:p w14:paraId="15127413" w14:textId="77777777" w:rsidR="00000000" w:rsidRDefault="007C71EE">
      <w:pPr>
        <w:pStyle w:val="a"/>
        <w:rPr>
          <w:rFonts w:hint="cs"/>
          <w:rtl/>
        </w:rPr>
      </w:pPr>
      <w:r>
        <w:rPr>
          <w:rFonts w:hint="cs"/>
          <w:rtl/>
        </w:rPr>
        <w:t xml:space="preserve">ההסתייגות לא נתקבלה. </w:t>
      </w:r>
    </w:p>
    <w:p w14:paraId="7FFBC02F" w14:textId="77777777" w:rsidR="00000000" w:rsidRDefault="007C71EE">
      <w:pPr>
        <w:pStyle w:val="a"/>
        <w:rPr>
          <w:rFonts w:hint="cs"/>
          <w:rtl/>
        </w:rPr>
      </w:pPr>
    </w:p>
    <w:p w14:paraId="7808CF9F" w14:textId="77777777" w:rsidR="00000000" w:rsidRDefault="007C71EE">
      <w:pPr>
        <w:pStyle w:val="a"/>
        <w:rPr>
          <w:rFonts w:hint="cs"/>
          <w:rtl/>
        </w:rPr>
      </w:pPr>
      <w:r>
        <w:rPr>
          <w:rFonts w:hint="cs"/>
          <w:rtl/>
        </w:rPr>
        <w:t>מי בעד ההסתייגות של קבוצת עמיר פרץ?</w:t>
      </w:r>
    </w:p>
    <w:p w14:paraId="0511ED0B" w14:textId="77777777" w:rsidR="00000000" w:rsidRDefault="007C71EE">
      <w:pPr>
        <w:pStyle w:val="a"/>
        <w:rPr>
          <w:rFonts w:hint="cs"/>
          <w:rtl/>
        </w:rPr>
      </w:pPr>
    </w:p>
    <w:p w14:paraId="1BBF703A" w14:textId="77777777" w:rsidR="00000000" w:rsidRDefault="007C71EE">
      <w:pPr>
        <w:pStyle w:val="a"/>
        <w:jc w:val="center"/>
        <w:rPr>
          <w:rFonts w:hint="cs"/>
          <w:b/>
          <w:bCs/>
          <w:rtl/>
        </w:rPr>
      </w:pPr>
      <w:r>
        <w:rPr>
          <w:rFonts w:hint="cs"/>
          <w:b/>
          <w:bCs/>
          <w:rtl/>
        </w:rPr>
        <w:t>הצבעה</w:t>
      </w:r>
    </w:p>
    <w:p w14:paraId="1A412183" w14:textId="77777777" w:rsidR="00000000" w:rsidRDefault="007C71EE">
      <w:pPr>
        <w:pStyle w:val="a"/>
        <w:rPr>
          <w:rFonts w:hint="cs"/>
          <w:rtl/>
        </w:rPr>
      </w:pPr>
    </w:p>
    <w:p w14:paraId="4FAF5A28" w14:textId="77777777" w:rsidR="00000000" w:rsidRDefault="007C71EE">
      <w:pPr>
        <w:pStyle w:val="a"/>
        <w:jc w:val="center"/>
        <w:rPr>
          <w:rFonts w:hint="cs"/>
          <w:rtl/>
        </w:rPr>
      </w:pPr>
      <w:r>
        <w:rPr>
          <w:rFonts w:hint="cs"/>
          <w:rtl/>
        </w:rPr>
        <w:t>ההסתייגות של קבוצת חבר הכנסת עמיר פרץ  לסעיף  7(11) לא נתקבלה.</w:t>
      </w:r>
    </w:p>
    <w:p w14:paraId="152299E2" w14:textId="77777777" w:rsidR="00000000" w:rsidRDefault="007C71EE">
      <w:pPr>
        <w:pStyle w:val="a"/>
        <w:jc w:val="center"/>
        <w:rPr>
          <w:rFonts w:hint="cs"/>
          <w:rtl/>
        </w:rPr>
      </w:pPr>
    </w:p>
    <w:p w14:paraId="6B763569" w14:textId="77777777" w:rsidR="00000000" w:rsidRDefault="007C71EE">
      <w:pPr>
        <w:pStyle w:val="ad"/>
        <w:rPr>
          <w:rtl/>
        </w:rPr>
      </w:pPr>
      <w:r>
        <w:rPr>
          <w:rtl/>
        </w:rPr>
        <w:t>היו"ר ראובן ריבלין:</w:t>
      </w:r>
    </w:p>
    <w:p w14:paraId="30EBF3D5" w14:textId="77777777" w:rsidR="00000000" w:rsidRDefault="007C71EE">
      <w:pPr>
        <w:pStyle w:val="a"/>
        <w:rPr>
          <w:rtl/>
        </w:rPr>
      </w:pPr>
    </w:p>
    <w:p w14:paraId="66F6016D" w14:textId="77777777" w:rsidR="00000000" w:rsidRDefault="007C71EE">
      <w:pPr>
        <w:pStyle w:val="a"/>
        <w:rPr>
          <w:rFonts w:hint="cs"/>
          <w:rtl/>
        </w:rPr>
      </w:pPr>
      <w:r>
        <w:rPr>
          <w:rFonts w:hint="cs"/>
          <w:rtl/>
        </w:rPr>
        <w:t xml:space="preserve">ההסתייגות לא נתקבלה. </w:t>
      </w:r>
    </w:p>
    <w:p w14:paraId="06A1A4A4" w14:textId="77777777" w:rsidR="00000000" w:rsidRDefault="007C71EE">
      <w:pPr>
        <w:pStyle w:val="a"/>
        <w:rPr>
          <w:rFonts w:hint="cs"/>
          <w:rtl/>
        </w:rPr>
      </w:pPr>
    </w:p>
    <w:p w14:paraId="0235EC97" w14:textId="77777777" w:rsidR="00000000" w:rsidRDefault="007C71EE">
      <w:pPr>
        <w:pStyle w:val="ac"/>
        <w:rPr>
          <w:rtl/>
        </w:rPr>
      </w:pPr>
      <w:r>
        <w:rPr>
          <w:rFonts w:hint="eastAsia"/>
          <w:rtl/>
        </w:rPr>
        <w:t>חיים</w:t>
      </w:r>
      <w:r>
        <w:rPr>
          <w:rtl/>
        </w:rPr>
        <w:t xml:space="preserve"> אורון (מרצ):</w:t>
      </w:r>
    </w:p>
    <w:p w14:paraId="69C21B7E" w14:textId="77777777" w:rsidR="00000000" w:rsidRDefault="007C71EE">
      <w:pPr>
        <w:pStyle w:val="a"/>
        <w:rPr>
          <w:rFonts w:hint="cs"/>
          <w:rtl/>
        </w:rPr>
      </w:pPr>
    </w:p>
    <w:p w14:paraId="56A5AB48" w14:textId="77777777" w:rsidR="00000000" w:rsidRDefault="007C71EE">
      <w:pPr>
        <w:pStyle w:val="a"/>
        <w:rPr>
          <w:rFonts w:hint="cs"/>
          <w:rtl/>
        </w:rPr>
      </w:pPr>
      <w:r>
        <w:rPr>
          <w:rFonts w:hint="cs"/>
          <w:rtl/>
        </w:rPr>
        <w:t>אנו מבקשים הצבעה אלקטרונית על הסעיף.</w:t>
      </w:r>
    </w:p>
    <w:p w14:paraId="2CA8D953" w14:textId="77777777" w:rsidR="00000000" w:rsidRDefault="007C71EE">
      <w:pPr>
        <w:pStyle w:val="a"/>
        <w:rPr>
          <w:rFonts w:hint="cs"/>
          <w:rtl/>
        </w:rPr>
      </w:pPr>
    </w:p>
    <w:p w14:paraId="64A61BC4" w14:textId="77777777" w:rsidR="00000000" w:rsidRDefault="007C71EE">
      <w:pPr>
        <w:pStyle w:val="ad"/>
        <w:rPr>
          <w:rtl/>
        </w:rPr>
      </w:pPr>
      <w:r>
        <w:rPr>
          <w:rtl/>
        </w:rPr>
        <w:t>היו"ר ראובן ריבלין:</w:t>
      </w:r>
    </w:p>
    <w:p w14:paraId="53842D81" w14:textId="77777777" w:rsidR="00000000" w:rsidRDefault="007C71EE">
      <w:pPr>
        <w:pStyle w:val="a"/>
        <w:rPr>
          <w:rtl/>
        </w:rPr>
      </w:pPr>
    </w:p>
    <w:p w14:paraId="10D29F02" w14:textId="77777777" w:rsidR="00000000" w:rsidRDefault="007C71EE">
      <w:pPr>
        <w:pStyle w:val="a"/>
        <w:rPr>
          <w:rFonts w:hint="cs"/>
          <w:rtl/>
        </w:rPr>
      </w:pPr>
      <w:r>
        <w:rPr>
          <w:rFonts w:hint="cs"/>
          <w:rtl/>
        </w:rPr>
        <w:t>רב</w:t>
      </w:r>
      <w:r>
        <w:rPr>
          <w:rFonts w:hint="cs"/>
          <w:rtl/>
        </w:rPr>
        <w:t xml:space="preserve">ותי חברי הכנסת, אנחנו מקיימים הצבעה אלקטרונית על כל סעיף 7, אלא אם כן הקואליציה רוצה הצבעה שמית. </w:t>
      </w:r>
    </w:p>
    <w:p w14:paraId="7B2ACDD7" w14:textId="77777777" w:rsidR="00000000" w:rsidRDefault="007C71EE">
      <w:pPr>
        <w:pStyle w:val="a"/>
        <w:rPr>
          <w:rFonts w:hint="cs"/>
          <w:rtl/>
        </w:rPr>
      </w:pPr>
    </w:p>
    <w:p w14:paraId="3427A133" w14:textId="77777777" w:rsidR="00000000" w:rsidRDefault="007C71EE">
      <w:pPr>
        <w:pStyle w:val="ac"/>
        <w:rPr>
          <w:rtl/>
        </w:rPr>
      </w:pPr>
      <w:r>
        <w:rPr>
          <w:rFonts w:hint="eastAsia"/>
          <w:rtl/>
        </w:rPr>
        <w:t>אופיר</w:t>
      </w:r>
      <w:r>
        <w:rPr>
          <w:rtl/>
        </w:rPr>
        <w:t xml:space="preserve"> פינס-פז (העבודה-מימד):</w:t>
      </w:r>
    </w:p>
    <w:p w14:paraId="6F5FF12C" w14:textId="77777777" w:rsidR="00000000" w:rsidRDefault="007C71EE">
      <w:pPr>
        <w:pStyle w:val="a"/>
        <w:rPr>
          <w:rFonts w:hint="cs"/>
          <w:rtl/>
        </w:rPr>
      </w:pPr>
    </w:p>
    <w:p w14:paraId="4EB42868" w14:textId="77777777" w:rsidR="00000000" w:rsidRDefault="007C71EE">
      <w:pPr>
        <w:pStyle w:val="a"/>
        <w:rPr>
          <w:rFonts w:hint="cs"/>
          <w:rtl/>
        </w:rPr>
      </w:pPr>
      <w:r>
        <w:rPr>
          <w:rFonts w:hint="cs"/>
          <w:rtl/>
        </w:rPr>
        <w:t>אדוני היושב-ראש, להצביע.</w:t>
      </w:r>
    </w:p>
    <w:p w14:paraId="707F0EB2" w14:textId="77777777" w:rsidR="00000000" w:rsidRDefault="007C71EE">
      <w:pPr>
        <w:pStyle w:val="a"/>
        <w:ind w:firstLine="0"/>
        <w:rPr>
          <w:rFonts w:hint="cs"/>
          <w:rtl/>
        </w:rPr>
      </w:pPr>
    </w:p>
    <w:p w14:paraId="5563B89A" w14:textId="77777777" w:rsidR="00000000" w:rsidRDefault="007C71EE">
      <w:pPr>
        <w:pStyle w:val="ad"/>
        <w:rPr>
          <w:rtl/>
        </w:rPr>
      </w:pPr>
      <w:r>
        <w:rPr>
          <w:rtl/>
        </w:rPr>
        <w:t>היו"ר ראובן ריבלין:</w:t>
      </w:r>
    </w:p>
    <w:p w14:paraId="6DADC22F" w14:textId="77777777" w:rsidR="00000000" w:rsidRDefault="007C71EE">
      <w:pPr>
        <w:pStyle w:val="a"/>
        <w:rPr>
          <w:rtl/>
        </w:rPr>
      </w:pPr>
    </w:p>
    <w:p w14:paraId="3DFF87E6" w14:textId="77777777" w:rsidR="00000000" w:rsidRDefault="007C71EE">
      <w:pPr>
        <w:pStyle w:val="a"/>
        <w:rPr>
          <w:rFonts w:hint="cs"/>
          <w:rtl/>
        </w:rPr>
      </w:pPr>
      <w:r>
        <w:rPr>
          <w:rFonts w:hint="cs"/>
          <w:rtl/>
        </w:rPr>
        <w:t>אנחנו מצביעים על כל סעיף 7. מכל מלמדי השכלתי וגם מתלמידי. נא להצביע על סעיף</w:t>
      </w:r>
      <w:r>
        <w:rPr>
          <w:rtl/>
        </w:rPr>
        <w:br/>
      </w:r>
      <w:r>
        <w:rPr>
          <w:rFonts w:hint="cs"/>
          <w:rtl/>
        </w:rPr>
        <w:t xml:space="preserve"> 7, </w:t>
      </w:r>
      <w:r>
        <w:rPr>
          <w:rFonts w:hint="cs"/>
          <w:rtl/>
        </w:rPr>
        <w:t xml:space="preserve">כהצעת הוועדה. </w:t>
      </w:r>
    </w:p>
    <w:p w14:paraId="0F0D6217" w14:textId="77777777" w:rsidR="00000000" w:rsidRDefault="007C71EE">
      <w:pPr>
        <w:pStyle w:val="a"/>
        <w:rPr>
          <w:rFonts w:hint="cs"/>
          <w:rtl/>
        </w:rPr>
      </w:pPr>
    </w:p>
    <w:p w14:paraId="0F78D68A" w14:textId="77777777" w:rsidR="00000000" w:rsidRDefault="007C71EE">
      <w:pPr>
        <w:pStyle w:val="a7"/>
        <w:bidi/>
        <w:rPr>
          <w:rFonts w:hint="cs"/>
          <w:rtl/>
        </w:rPr>
      </w:pPr>
      <w:r>
        <w:rPr>
          <w:rFonts w:hint="cs"/>
          <w:rtl/>
        </w:rPr>
        <w:t>הצבעה מס' 19</w:t>
      </w:r>
    </w:p>
    <w:p w14:paraId="29CB18DE" w14:textId="77777777" w:rsidR="00000000" w:rsidRDefault="007C71EE">
      <w:pPr>
        <w:pStyle w:val="a"/>
        <w:rPr>
          <w:rFonts w:hint="cs"/>
          <w:rtl/>
        </w:rPr>
      </w:pPr>
    </w:p>
    <w:p w14:paraId="6F85C0FB" w14:textId="77777777" w:rsidR="00000000" w:rsidRDefault="007C71EE">
      <w:pPr>
        <w:pStyle w:val="a8"/>
        <w:bidi/>
        <w:rPr>
          <w:rFonts w:hint="cs"/>
          <w:rtl/>
        </w:rPr>
      </w:pPr>
      <w:r>
        <w:rPr>
          <w:rFonts w:hint="cs"/>
          <w:rtl/>
        </w:rPr>
        <w:t>בעד סעיף 7, כהצעת הוועדה - 43</w:t>
      </w:r>
    </w:p>
    <w:p w14:paraId="79495032" w14:textId="77777777" w:rsidR="00000000" w:rsidRDefault="007C71EE">
      <w:pPr>
        <w:pStyle w:val="a8"/>
        <w:bidi/>
        <w:rPr>
          <w:rFonts w:hint="cs"/>
          <w:rtl/>
        </w:rPr>
      </w:pPr>
      <w:r>
        <w:rPr>
          <w:rFonts w:hint="cs"/>
          <w:rtl/>
        </w:rPr>
        <w:t>נגד - 35</w:t>
      </w:r>
    </w:p>
    <w:p w14:paraId="0C96877A" w14:textId="77777777" w:rsidR="00000000" w:rsidRDefault="007C71EE">
      <w:pPr>
        <w:pStyle w:val="a8"/>
        <w:bidi/>
        <w:rPr>
          <w:rFonts w:hint="cs"/>
          <w:rtl/>
        </w:rPr>
      </w:pPr>
      <w:r>
        <w:rPr>
          <w:rFonts w:hint="cs"/>
          <w:rtl/>
        </w:rPr>
        <w:t>נמנעים - אין</w:t>
      </w:r>
    </w:p>
    <w:p w14:paraId="05D809CC" w14:textId="77777777" w:rsidR="00000000" w:rsidRDefault="007C71EE">
      <w:pPr>
        <w:pStyle w:val="a9"/>
        <w:bidi/>
        <w:rPr>
          <w:rFonts w:hint="cs"/>
          <w:rtl/>
        </w:rPr>
      </w:pPr>
      <w:r>
        <w:rPr>
          <w:rFonts w:hint="cs"/>
          <w:rtl/>
        </w:rPr>
        <w:t xml:space="preserve">סעיף 7, כהצעת הוועדה, נתקבל. </w:t>
      </w:r>
    </w:p>
    <w:p w14:paraId="4BFC8C9C" w14:textId="77777777" w:rsidR="00000000" w:rsidRDefault="007C71EE">
      <w:pPr>
        <w:pStyle w:val="a"/>
        <w:rPr>
          <w:rFonts w:hint="cs"/>
          <w:rtl/>
        </w:rPr>
      </w:pPr>
    </w:p>
    <w:p w14:paraId="32AB0AAC" w14:textId="77777777" w:rsidR="00000000" w:rsidRDefault="007C71EE">
      <w:pPr>
        <w:pStyle w:val="ad"/>
        <w:rPr>
          <w:rtl/>
        </w:rPr>
      </w:pPr>
      <w:r>
        <w:rPr>
          <w:rtl/>
        </w:rPr>
        <w:t>היו"ר ראובן ריבלין:</w:t>
      </w:r>
    </w:p>
    <w:p w14:paraId="66C545B1" w14:textId="77777777" w:rsidR="00000000" w:rsidRDefault="007C71EE">
      <w:pPr>
        <w:pStyle w:val="a"/>
        <w:rPr>
          <w:rtl/>
        </w:rPr>
      </w:pPr>
    </w:p>
    <w:p w14:paraId="390F9601" w14:textId="77777777" w:rsidR="00000000" w:rsidRDefault="007C71EE">
      <w:pPr>
        <w:pStyle w:val="a"/>
        <w:rPr>
          <w:rFonts w:hint="cs"/>
          <w:rtl/>
        </w:rPr>
      </w:pPr>
      <w:r>
        <w:rPr>
          <w:rFonts w:hint="cs"/>
          <w:rtl/>
        </w:rPr>
        <w:t xml:space="preserve">רוב של 43 בעד, 35 נגד וללא נמנעים. אני קובע שסעיף 7 עבר כהצעת הוועדה. </w:t>
      </w:r>
    </w:p>
    <w:p w14:paraId="25FA8420" w14:textId="77777777" w:rsidR="00000000" w:rsidRDefault="007C71EE">
      <w:pPr>
        <w:pStyle w:val="a"/>
        <w:rPr>
          <w:rFonts w:hint="cs"/>
          <w:rtl/>
        </w:rPr>
      </w:pPr>
    </w:p>
    <w:p w14:paraId="16AB7859" w14:textId="77777777" w:rsidR="00000000" w:rsidRDefault="007C71EE">
      <w:pPr>
        <w:pStyle w:val="a"/>
        <w:rPr>
          <w:rFonts w:hint="cs"/>
          <w:rtl/>
        </w:rPr>
      </w:pPr>
      <w:r>
        <w:rPr>
          <w:rFonts w:hint="cs"/>
          <w:rtl/>
        </w:rPr>
        <w:t>חבר הכנסת גפני מפנה את תשומת לבי: "לכבוד היושב-ראש</w:t>
      </w:r>
      <w:r>
        <w:rPr>
          <w:rFonts w:hint="cs"/>
          <w:rtl/>
        </w:rPr>
        <w:t>, חברי הכנסת נמצאים כולם באולם ומבקשים להתפלל מנחה. על כן אנו מבקשים הפסקה". רבותי, לא אוכל בשל שום דבר. מובן שחברי הכנסת אינם מחויבים להישאר באולם.</w:t>
      </w:r>
    </w:p>
    <w:p w14:paraId="4B34B510" w14:textId="77777777" w:rsidR="00000000" w:rsidRDefault="007C71EE">
      <w:pPr>
        <w:pStyle w:val="a"/>
        <w:rPr>
          <w:rFonts w:hint="cs"/>
          <w:rtl/>
        </w:rPr>
      </w:pPr>
    </w:p>
    <w:p w14:paraId="401312A2" w14:textId="77777777" w:rsidR="00000000" w:rsidRDefault="007C71EE">
      <w:pPr>
        <w:pStyle w:val="ac"/>
        <w:rPr>
          <w:rtl/>
        </w:rPr>
      </w:pPr>
      <w:r>
        <w:rPr>
          <w:rFonts w:hint="eastAsia"/>
          <w:rtl/>
        </w:rPr>
        <w:t>קריאות</w:t>
      </w:r>
      <w:r>
        <w:rPr>
          <w:rtl/>
        </w:rPr>
        <w:t>:</w:t>
      </w:r>
    </w:p>
    <w:p w14:paraId="36BEB94D" w14:textId="77777777" w:rsidR="00000000" w:rsidRDefault="007C71EE">
      <w:pPr>
        <w:pStyle w:val="a"/>
        <w:rPr>
          <w:rFonts w:hint="cs"/>
          <w:rtl/>
        </w:rPr>
      </w:pPr>
    </w:p>
    <w:p w14:paraId="4DD7A0C1" w14:textId="77777777" w:rsidR="00000000" w:rsidRDefault="007C71EE">
      <w:pPr>
        <w:pStyle w:val="a"/>
        <w:rPr>
          <w:rFonts w:hint="cs"/>
          <w:rtl/>
        </w:rPr>
      </w:pPr>
      <w:r>
        <w:rPr>
          <w:rFonts w:hint="cs"/>
          <w:rtl/>
        </w:rPr>
        <w:t xml:space="preserve">- - - </w:t>
      </w:r>
    </w:p>
    <w:p w14:paraId="643EE786" w14:textId="77777777" w:rsidR="00000000" w:rsidRDefault="007C71EE">
      <w:pPr>
        <w:pStyle w:val="a"/>
        <w:rPr>
          <w:rFonts w:hint="cs"/>
          <w:rtl/>
        </w:rPr>
      </w:pPr>
    </w:p>
    <w:p w14:paraId="5C44F098" w14:textId="77777777" w:rsidR="00000000" w:rsidRDefault="007C71EE">
      <w:pPr>
        <w:pStyle w:val="ac"/>
        <w:rPr>
          <w:rtl/>
        </w:rPr>
      </w:pPr>
      <w:r>
        <w:rPr>
          <w:rFonts w:hint="eastAsia"/>
          <w:rtl/>
        </w:rPr>
        <w:t>דוד</w:t>
      </w:r>
      <w:r>
        <w:rPr>
          <w:rtl/>
        </w:rPr>
        <w:t xml:space="preserve"> טל (עם אחד):</w:t>
      </w:r>
    </w:p>
    <w:p w14:paraId="5BCEED28" w14:textId="77777777" w:rsidR="00000000" w:rsidRDefault="007C71EE">
      <w:pPr>
        <w:pStyle w:val="a"/>
        <w:rPr>
          <w:rFonts w:hint="cs"/>
          <w:rtl/>
        </w:rPr>
      </w:pPr>
    </w:p>
    <w:p w14:paraId="2C6CEDA0" w14:textId="77777777" w:rsidR="00000000" w:rsidRDefault="007C71EE">
      <w:pPr>
        <w:pStyle w:val="a"/>
        <w:rPr>
          <w:rFonts w:hint="cs"/>
          <w:rtl/>
        </w:rPr>
      </w:pPr>
      <w:r>
        <w:rPr>
          <w:rFonts w:hint="cs"/>
          <w:rtl/>
        </w:rPr>
        <w:t xml:space="preserve">- - - </w:t>
      </w:r>
    </w:p>
    <w:p w14:paraId="69E4E1A6" w14:textId="77777777" w:rsidR="00000000" w:rsidRDefault="007C71EE">
      <w:pPr>
        <w:pStyle w:val="a"/>
        <w:rPr>
          <w:rFonts w:hint="cs"/>
          <w:rtl/>
        </w:rPr>
      </w:pPr>
    </w:p>
    <w:p w14:paraId="0CB184EF" w14:textId="77777777" w:rsidR="00000000" w:rsidRDefault="007C71EE">
      <w:pPr>
        <w:pStyle w:val="ac"/>
        <w:rPr>
          <w:rtl/>
        </w:rPr>
      </w:pPr>
      <w:r>
        <w:rPr>
          <w:rFonts w:hint="eastAsia"/>
          <w:rtl/>
        </w:rPr>
        <w:t>יעקב</w:t>
      </w:r>
      <w:r>
        <w:rPr>
          <w:rtl/>
        </w:rPr>
        <w:t xml:space="preserve"> ליצמן (יהדות התורה):</w:t>
      </w:r>
    </w:p>
    <w:p w14:paraId="11458052" w14:textId="77777777" w:rsidR="00000000" w:rsidRDefault="007C71EE">
      <w:pPr>
        <w:pStyle w:val="a"/>
        <w:rPr>
          <w:rFonts w:hint="cs"/>
          <w:rtl/>
        </w:rPr>
      </w:pPr>
    </w:p>
    <w:p w14:paraId="325885CF" w14:textId="77777777" w:rsidR="00000000" w:rsidRDefault="007C71EE">
      <w:pPr>
        <w:pStyle w:val="a"/>
        <w:rPr>
          <w:rFonts w:hint="cs"/>
          <w:rtl/>
        </w:rPr>
      </w:pPr>
      <w:r>
        <w:rPr>
          <w:rFonts w:hint="cs"/>
          <w:rtl/>
        </w:rPr>
        <w:t xml:space="preserve">- - - </w:t>
      </w:r>
    </w:p>
    <w:p w14:paraId="09121CA3" w14:textId="77777777" w:rsidR="00000000" w:rsidRDefault="007C71EE">
      <w:pPr>
        <w:pStyle w:val="a"/>
        <w:rPr>
          <w:rFonts w:hint="cs"/>
          <w:rtl/>
        </w:rPr>
      </w:pPr>
    </w:p>
    <w:p w14:paraId="16E142CE" w14:textId="77777777" w:rsidR="00000000" w:rsidRDefault="007C71EE">
      <w:pPr>
        <w:pStyle w:val="ac"/>
        <w:rPr>
          <w:rtl/>
        </w:rPr>
      </w:pPr>
      <w:r>
        <w:rPr>
          <w:rFonts w:hint="eastAsia"/>
          <w:rtl/>
        </w:rPr>
        <w:t>יאיר</w:t>
      </w:r>
      <w:r>
        <w:rPr>
          <w:rtl/>
        </w:rPr>
        <w:t xml:space="preserve"> פרץ (ש"ס):</w:t>
      </w:r>
    </w:p>
    <w:p w14:paraId="5ACC850B" w14:textId="77777777" w:rsidR="00000000" w:rsidRDefault="007C71EE">
      <w:pPr>
        <w:pStyle w:val="a"/>
        <w:rPr>
          <w:rFonts w:hint="cs"/>
          <w:rtl/>
        </w:rPr>
      </w:pPr>
    </w:p>
    <w:p w14:paraId="7318D747" w14:textId="77777777" w:rsidR="00000000" w:rsidRDefault="007C71EE">
      <w:pPr>
        <w:pStyle w:val="a"/>
        <w:rPr>
          <w:rFonts w:hint="cs"/>
          <w:rtl/>
        </w:rPr>
      </w:pPr>
      <w:r>
        <w:rPr>
          <w:rFonts w:hint="cs"/>
          <w:rtl/>
        </w:rPr>
        <w:t xml:space="preserve">- - - </w:t>
      </w:r>
    </w:p>
    <w:p w14:paraId="1B07A84B" w14:textId="77777777" w:rsidR="00000000" w:rsidRDefault="007C71EE">
      <w:pPr>
        <w:pStyle w:val="a"/>
        <w:rPr>
          <w:rFonts w:hint="cs"/>
          <w:rtl/>
        </w:rPr>
      </w:pPr>
    </w:p>
    <w:p w14:paraId="0FD0157F" w14:textId="77777777" w:rsidR="00000000" w:rsidRDefault="007C71EE">
      <w:pPr>
        <w:pStyle w:val="ad"/>
        <w:rPr>
          <w:rtl/>
        </w:rPr>
      </w:pPr>
      <w:r>
        <w:rPr>
          <w:rtl/>
        </w:rPr>
        <w:t>היו</w:t>
      </w:r>
      <w:r>
        <w:rPr>
          <w:rtl/>
        </w:rPr>
        <w:t>"ר ראובן ריבלין:</w:t>
      </w:r>
    </w:p>
    <w:p w14:paraId="3CD57138" w14:textId="77777777" w:rsidR="00000000" w:rsidRDefault="007C71EE">
      <w:pPr>
        <w:pStyle w:val="a"/>
        <w:rPr>
          <w:rtl/>
        </w:rPr>
      </w:pPr>
    </w:p>
    <w:p w14:paraId="63654124" w14:textId="77777777" w:rsidR="00000000" w:rsidRDefault="007C71EE">
      <w:pPr>
        <w:pStyle w:val="a"/>
        <w:rPr>
          <w:rFonts w:hint="cs"/>
          <w:rtl/>
        </w:rPr>
      </w:pPr>
      <w:r>
        <w:rPr>
          <w:rFonts w:hint="cs"/>
          <w:rtl/>
        </w:rPr>
        <w:t xml:space="preserve">רבותי חברי הכנסת - - - </w:t>
      </w:r>
    </w:p>
    <w:p w14:paraId="3E80ED13" w14:textId="77777777" w:rsidR="00000000" w:rsidRDefault="007C71EE">
      <w:pPr>
        <w:pStyle w:val="a"/>
        <w:rPr>
          <w:rFonts w:hint="cs"/>
          <w:rtl/>
        </w:rPr>
      </w:pPr>
    </w:p>
    <w:p w14:paraId="7313DA6D" w14:textId="77777777" w:rsidR="00000000" w:rsidRDefault="007C71EE">
      <w:pPr>
        <w:pStyle w:val="ac"/>
        <w:rPr>
          <w:rtl/>
        </w:rPr>
      </w:pPr>
      <w:r>
        <w:rPr>
          <w:rFonts w:hint="eastAsia"/>
          <w:rtl/>
        </w:rPr>
        <w:t>מיכאל</w:t>
      </w:r>
      <w:r>
        <w:rPr>
          <w:rtl/>
        </w:rPr>
        <w:t xml:space="preserve"> איתן (</w:t>
      </w:r>
      <w:r>
        <w:rPr>
          <w:rFonts w:hint="cs"/>
          <w:rtl/>
        </w:rPr>
        <w:t>יו"ר ועדת החוקה, חוק ומשפט</w:t>
      </w:r>
      <w:r>
        <w:rPr>
          <w:rtl/>
        </w:rPr>
        <w:t>):</w:t>
      </w:r>
    </w:p>
    <w:p w14:paraId="5BAF7059" w14:textId="77777777" w:rsidR="00000000" w:rsidRDefault="007C71EE">
      <w:pPr>
        <w:pStyle w:val="a"/>
        <w:rPr>
          <w:rFonts w:hint="cs"/>
          <w:rtl/>
        </w:rPr>
      </w:pPr>
    </w:p>
    <w:p w14:paraId="7475DDC5" w14:textId="77777777" w:rsidR="00000000" w:rsidRDefault="007C71EE">
      <w:pPr>
        <w:pStyle w:val="a"/>
        <w:rPr>
          <w:rFonts w:hint="cs"/>
          <w:rtl/>
        </w:rPr>
      </w:pPr>
      <w:r>
        <w:rPr>
          <w:rFonts w:hint="cs"/>
          <w:rtl/>
        </w:rPr>
        <w:t>אני מוכן להתקזז.</w:t>
      </w:r>
    </w:p>
    <w:p w14:paraId="68C9CDCB" w14:textId="77777777" w:rsidR="00000000" w:rsidRDefault="007C71EE">
      <w:pPr>
        <w:pStyle w:val="a"/>
        <w:rPr>
          <w:rFonts w:hint="cs"/>
          <w:rtl/>
        </w:rPr>
      </w:pPr>
    </w:p>
    <w:p w14:paraId="20E8CF12" w14:textId="77777777" w:rsidR="00000000" w:rsidRDefault="007C71EE">
      <w:pPr>
        <w:pStyle w:val="ac"/>
        <w:rPr>
          <w:rtl/>
        </w:rPr>
      </w:pPr>
      <w:r>
        <w:rPr>
          <w:rFonts w:hint="eastAsia"/>
          <w:rtl/>
        </w:rPr>
        <w:t>קריאות</w:t>
      </w:r>
      <w:r>
        <w:rPr>
          <w:rtl/>
        </w:rPr>
        <w:t>:</w:t>
      </w:r>
    </w:p>
    <w:p w14:paraId="1E5CB5B7" w14:textId="77777777" w:rsidR="00000000" w:rsidRDefault="007C71EE">
      <w:pPr>
        <w:pStyle w:val="a"/>
        <w:rPr>
          <w:rFonts w:hint="cs"/>
          <w:rtl/>
        </w:rPr>
      </w:pPr>
    </w:p>
    <w:p w14:paraId="65B3EE97" w14:textId="77777777" w:rsidR="00000000" w:rsidRDefault="007C71EE">
      <w:pPr>
        <w:pStyle w:val="a"/>
        <w:rPr>
          <w:rFonts w:hint="cs"/>
          <w:rtl/>
        </w:rPr>
      </w:pPr>
      <w:r>
        <w:rPr>
          <w:rFonts w:hint="cs"/>
          <w:rtl/>
        </w:rPr>
        <w:t xml:space="preserve">- - - </w:t>
      </w:r>
    </w:p>
    <w:p w14:paraId="42D51123" w14:textId="77777777" w:rsidR="00000000" w:rsidRDefault="007C71EE">
      <w:pPr>
        <w:pStyle w:val="a"/>
        <w:rPr>
          <w:rFonts w:hint="cs"/>
          <w:rtl/>
        </w:rPr>
      </w:pPr>
    </w:p>
    <w:p w14:paraId="02FF5658" w14:textId="77777777" w:rsidR="00000000" w:rsidRDefault="007C71EE">
      <w:pPr>
        <w:pStyle w:val="a"/>
        <w:rPr>
          <w:rFonts w:hint="cs"/>
          <w:rtl/>
        </w:rPr>
      </w:pPr>
    </w:p>
    <w:p w14:paraId="18A00D4B" w14:textId="77777777" w:rsidR="00000000" w:rsidRDefault="007C71EE">
      <w:pPr>
        <w:pStyle w:val="a"/>
        <w:rPr>
          <w:rFonts w:hint="cs"/>
          <w:rtl/>
        </w:rPr>
      </w:pPr>
    </w:p>
    <w:p w14:paraId="4F2AA6E0" w14:textId="77777777" w:rsidR="00000000" w:rsidRDefault="007C71EE">
      <w:pPr>
        <w:pStyle w:val="ad"/>
        <w:rPr>
          <w:rtl/>
        </w:rPr>
      </w:pPr>
      <w:r>
        <w:rPr>
          <w:rtl/>
        </w:rPr>
        <w:t>היו"ר ראובן ריבלין:</w:t>
      </w:r>
    </w:p>
    <w:p w14:paraId="3250CBCC" w14:textId="77777777" w:rsidR="00000000" w:rsidRDefault="007C71EE">
      <w:pPr>
        <w:pStyle w:val="a"/>
        <w:rPr>
          <w:rtl/>
        </w:rPr>
      </w:pPr>
    </w:p>
    <w:p w14:paraId="60A72494" w14:textId="77777777" w:rsidR="00000000" w:rsidRDefault="007C71EE">
      <w:pPr>
        <w:pStyle w:val="a"/>
        <w:rPr>
          <w:rFonts w:hint="cs"/>
          <w:rtl/>
        </w:rPr>
      </w:pPr>
      <w:r>
        <w:rPr>
          <w:rFonts w:hint="cs"/>
          <w:rtl/>
        </w:rPr>
        <w:t xml:space="preserve">רבותי חברי הכנסת, הסדרנים, נא להוציא את כולם מהאולם. נא להוציא את חבר הכנסת פרוש מהאולם. להוציא אותו מהאולם. חבר </w:t>
      </w:r>
      <w:r>
        <w:rPr>
          <w:rFonts w:hint="cs"/>
          <w:rtl/>
        </w:rPr>
        <w:t xml:space="preserve">הכנסת ליצמן. לקרוא לכל הסדרנים בבית. קודם כול, לא יהיו הפגנות כאלה. </w:t>
      </w:r>
    </w:p>
    <w:p w14:paraId="073328F2" w14:textId="77777777" w:rsidR="00000000" w:rsidRDefault="007C71EE">
      <w:pPr>
        <w:pStyle w:val="a"/>
        <w:ind w:firstLine="0"/>
        <w:rPr>
          <w:rFonts w:hint="cs"/>
          <w:rtl/>
        </w:rPr>
      </w:pPr>
    </w:p>
    <w:p w14:paraId="50B683F6" w14:textId="77777777" w:rsidR="00000000" w:rsidRDefault="007C71EE">
      <w:pPr>
        <w:pStyle w:val="ac"/>
        <w:rPr>
          <w:rtl/>
        </w:rPr>
      </w:pPr>
      <w:r>
        <w:rPr>
          <w:rFonts w:hint="eastAsia"/>
          <w:rtl/>
        </w:rPr>
        <w:t>קריאות</w:t>
      </w:r>
      <w:r>
        <w:rPr>
          <w:rtl/>
        </w:rPr>
        <w:t>:</w:t>
      </w:r>
    </w:p>
    <w:p w14:paraId="04F1491D" w14:textId="77777777" w:rsidR="00000000" w:rsidRDefault="007C71EE">
      <w:pPr>
        <w:pStyle w:val="a"/>
        <w:rPr>
          <w:rFonts w:hint="cs"/>
          <w:rtl/>
        </w:rPr>
      </w:pPr>
    </w:p>
    <w:p w14:paraId="378EA1B9" w14:textId="77777777" w:rsidR="00000000" w:rsidRDefault="007C71EE">
      <w:pPr>
        <w:pStyle w:val="a"/>
        <w:rPr>
          <w:rFonts w:hint="cs"/>
          <w:rtl/>
        </w:rPr>
      </w:pPr>
      <w:r>
        <w:rPr>
          <w:rFonts w:hint="cs"/>
          <w:rtl/>
        </w:rPr>
        <w:t xml:space="preserve">- - - </w:t>
      </w:r>
    </w:p>
    <w:p w14:paraId="75DEF4EB" w14:textId="77777777" w:rsidR="00000000" w:rsidRDefault="007C71EE">
      <w:pPr>
        <w:pStyle w:val="a"/>
        <w:ind w:firstLine="0"/>
        <w:rPr>
          <w:rFonts w:hint="cs"/>
          <w:rtl/>
        </w:rPr>
      </w:pPr>
    </w:p>
    <w:p w14:paraId="0566DCDA" w14:textId="77777777" w:rsidR="00000000" w:rsidRDefault="007C71EE">
      <w:pPr>
        <w:pStyle w:val="ad"/>
        <w:rPr>
          <w:rtl/>
        </w:rPr>
      </w:pPr>
      <w:r>
        <w:rPr>
          <w:rtl/>
        </w:rPr>
        <w:t>היו"ר ראובן ריבלין:</w:t>
      </w:r>
    </w:p>
    <w:p w14:paraId="563345E0" w14:textId="77777777" w:rsidR="00000000" w:rsidRDefault="007C71EE">
      <w:pPr>
        <w:pStyle w:val="a"/>
        <w:rPr>
          <w:rtl/>
        </w:rPr>
      </w:pPr>
    </w:p>
    <w:p w14:paraId="080C8270" w14:textId="77777777" w:rsidR="00000000" w:rsidRDefault="007C71EE">
      <w:pPr>
        <w:pStyle w:val="a"/>
        <w:rPr>
          <w:rFonts w:hint="cs"/>
          <w:rtl/>
        </w:rPr>
      </w:pPr>
      <w:r>
        <w:rPr>
          <w:rFonts w:hint="cs"/>
          <w:rtl/>
        </w:rPr>
        <w:t>חברי הכנסת, קודם כול כולם ישבו במקומם. אני לא אכנע לשום איום. לשבת במקומותיכם. חבר הכנסת גפני, אני מבקש להושיב את כולם. נמצא פתרון. כולם לשבת. רבותי</w:t>
      </w:r>
      <w:r>
        <w:rPr>
          <w:rFonts w:hint="cs"/>
          <w:rtl/>
        </w:rPr>
        <w:t xml:space="preserve">, חברי הכנסת המבקשים להתפלל תפילת מנחה במניין, הואיל וכל אחד מכם הוא כרגע מהאופוזיציה, אם כי יש גם חברים מהקואליציה - אני קיבלתי הנחיה מוועדת הכנסת שלא להפסיק את ההצבעות. עם זה, כמובן - - - </w:t>
      </w:r>
    </w:p>
    <w:p w14:paraId="62F4B0EB" w14:textId="77777777" w:rsidR="00000000" w:rsidRDefault="007C71EE">
      <w:pPr>
        <w:pStyle w:val="a"/>
        <w:rPr>
          <w:rFonts w:hint="cs"/>
          <w:rtl/>
        </w:rPr>
      </w:pPr>
    </w:p>
    <w:p w14:paraId="603403FB" w14:textId="77777777" w:rsidR="00000000" w:rsidRDefault="007C71EE">
      <w:pPr>
        <w:pStyle w:val="ac"/>
        <w:rPr>
          <w:rtl/>
        </w:rPr>
      </w:pPr>
      <w:r>
        <w:rPr>
          <w:rFonts w:hint="eastAsia"/>
          <w:rtl/>
        </w:rPr>
        <w:t>השרה</w:t>
      </w:r>
      <w:r>
        <w:rPr>
          <w:rtl/>
        </w:rPr>
        <w:t xml:space="preserve"> לאיכות הסביבה יהודית נאות:</w:t>
      </w:r>
    </w:p>
    <w:p w14:paraId="4689A181" w14:textId="77777777" w:rsidR="00000000" w:rsidRDefault="007C71EE">
      <w:pPr>
        <w:pStyle w:val="a"/>
        <w:rPr>
          <w:rFonts w:hint="cs"/>
          <w:rtl/>
        </w:rPr>
      </w:pPr>
    </w:p>
    <w:p w14:paraId="2905AC3B" w14:textId="77777777" w:rsidR="00000000" w:rsidRDefault="007C71EE">
      <w:pPr>
        <w:pStyle w:val="a"/>
        <w:rPr>
          <w:rFonts w:hint="cs"/>
          <w:rtl/>
        </w:rPr>
      </w:pPr>
      <w:r>
        <w:rPr>
          <w:rFonts w:hint="cs"/>
          <w:rtl/>
        </w:rPr>
        <w:t>- - -</w:t>
      </w:r>
    </w:p>
    <w:p w14:paraId="59AD0928" w14:textId="77777777" w:rsidR="00000000" w:rsidRDefault="007C71EE">
      <w:pPr>
        <w:pStyle w:val="a"/>
        <w:rPr>
          <w:rFonts w:hint="cs"/>
          <w:rtl/>
        </w:rPr>
      </w:pPr>
    </w:p>
    <w:p w14:paraId="5E45266F" w14:textId="77777777" w:rsidR="00000000" w:rsidRDefault="007C71EE">
      <w:pPr>
        <w:pStyle w:val="ad"/>
        <w:rPr>
          <w:rFonts w:hint="cs"/>
          <w:rtl/>
        </w:rPr>
      </w:pPr>
      <w:r>
        <w:rPr>
          <w:rtl/>
        </w:rPr>
        <w:t>היו"ר</w:t>
      </w:r>
      <w:r>
        <w:rPr>
          <w:rFonts w:hint="cs"/>
          <w:rtl/>
        </w:rPr>
        <w:t xml:space="preserve"> ראובן ריבלין:</w:t>
      </w:r>
    </w:p>
    <w:p w14:paraId="1DE0678A" w14:textId="77777777" w:rsidR="00000000" w:rsidRDefault="007C71EE">
      <w:pPr>
        <w:pStyle w:val="a"/>
        <w:rPr>
          <w:rFonts w:hint="cs"/>
          <w:rtl/>
        </w:rPr>
      </w:pPr>
    </w:p>
    <w:p w14:paraId="44F0CC3C" w14:textId="77777777" w:rsidR="00000000" w:rsidRDefault="007C71EE">
      <w:pPr>
        <w:pStyle w:val="a"/>
        <w:rPr>
          <w:rFonts w:hint="cs"/>
          <w:rtl/>
        </w:rPr>
      </w:pPr>
      <w:r>
        <w:rPr>
          <w:rFonts w:hint="cs"/>
          <w:rtl/>
        </w:rPr>
        <w:t>חבר</w:t>
      </w:r>
      <w:r>
        <w:rPr>
          <w:rFonts w:hint="cs"/>
          <w:rtl/>
        </w:rPr>
        <w:t xml:space="preserve">ת הכנסת, השרה, אל תעזרי לי. אני בקיא. חברי הכנסת החרדים שמבקשים להתפלל במניין - אני לא יכול להפר את מצוות ועדת הכנסת. עם זאת, אנחנו מוכנים לקזז כל חבר שיוצא מכאן. </w:t>
      </w:r>
    </w:p>
    <w:p w14:paraId="64D7EEFD" w14:textId="77777777" w:rsidR="00000000" w:rsidRDefault="007C71EE">
      <w:pPr>
        <w:pStyle w:val="a"/>
        <w:rPr>
          <w:rFonts w:hint="cs"/>
          <w:rtl/>
        </w:rPr>
      </w:pPr>
    </w:p>
    <w:p w14:paraId="4AF84DE8" w14:textId="77777777" w:rsidR="00000000" w:rsidRDefault="007C71EE">
      <w:pPr>
        <w:pStyle w:val="ac"/>
        <w:rPr>
          <w:rtl/>
        </w:rPr>
      </w:pPr>
      <w:r>
        <w:rPr>
          <w:rFonts w:hint="eastAsia"/>
          <w:rtl/>
        </w:rPr>
        <w:t>קריאות</w:t>
      </w:r>
      <w:r>
        <w:rPr>
          <w:rtl/>
        </w:rPr>
        <w:t>:</w:t>
      </w:r>
    </w:p>
    <w:p w14:paraId="32D189A2" w14:textId="77777777" w:rsidR="00000000" w:rsidRDefault="007C71EE">
      <w:pPr>
        <w:pStyle w:val="a"/>
        <w:rPr>
          <w:rFonts w:hint="cs"/>
          <w:rtl/>
        </w:rPr>
      </w:pPr>
    </w:p>
    <w:p w14:paraId="2B99E937" w14:textId="77777777" w:rsidR="00000000" w:rsidRDefault="007C71EE">
      <w:pPr>
        <w:pStyle w:val="a"/>
        <w:rPr>
          <w:rFonts w:hint="cs"/>
          <w:rtl/>
        </w:rPr>
      </w:pPr>
      <w:r>
        <w:rPr>
          <w:rFonts w:hint="cs"/>
          <w:rtl/>
        </w:rPr>
        <w:t>- - -</w:t>
      </w:r>
    </w:p>
    <w:p w14:paraId="4A94A2E5" w14:textId="77777777" w:rsidR="00000000" w:rsidRDefault="007C71EE">
      <w:pPr>
        <w:pStyle w:val="a"/>
        <w:rPr>
          <w:rFonts w:hint="cs"/>
          <w:rtl/>
        </w:rPr>
      </w:pPr>
    </w:p>
    <w:p w14:paraId="433A02B5" w14:textId="77777777" w:rsidR="00000000" w:rsidRDefault="007C71EE">
      <w:pPr>
        <w:pStyle w:val="ad"/>
        <w:rPr>
          <w:rtl/>
        </w:rPr>
      </w:pPr>
      <w:r>
        <w:rPr>
          <w:rtl/>
        </w:rPr>
        <w:t>היו"ר</w:t>
      </w:r>
      <w:r>
        <w:rPr>
          <w:rFonts w:hint="cs"/>
          <w:rtl/>
        </w:rPr>
        <w:t xml:space="preserve"> ראובן ריבלין</w:t>
      </w:r>
      <w:r>
        <w:rPr>
          <w:rtl/>
        </w:rPr>
        <w:t>:</w:t>
      </w:r>
    </w:p>
    <w:p w14:paraId="2386B997" w14:textId="77777777" w:rsidR="00000000" w:rsidRDefault="007C71EE">
      <w:pPr>
        <w:pStyle w:val="a"/>
        <w:rPr>
          <w:rtl/>
        </w:rPr>
      </w:pPr>
    </w:p>
    <w:p w14:paraId="028A958C" w14:textId="77777777" w:rsidR="00000000" w:rsidRDefault="007C71EE">
      <w:pPr>
        <w:pStyle w:val="a"/>
        <w:rPr>
          <w:rFonts w:hint="cs"/>
          <w:rtl/>
        </w:rPr>
      </w:pPr>
      <w:r>
        <w:rPr>
          <w:rFonts w:hint="cs"/>
          <w:rtl/>
        </w:rPr>
        <w:t>טוב. נא לשבת. אני לא הבחנתי - - - אני לא יכול להתעלם מ</w:t>
      </w:r>
      <w:r>
        <w:rPr>
          <w:rFonts w:hint="cs"/>
          <w:rtl/>
        </w:rPr>
        <w:t>הבקשה, ואני אמרתי, בחופזי. אנחנו מאפשרים לחברי הכנסת המוסלמים להתפלל, ולא מצביעים כשהם מתפללים, ולא ייתכן לעשות איפה ואיפה. חבל על הזמן. אני מודיע לכם: אני אכריז על הפסקה שתהיה מוגבלת לרבע שעה. אני לא עוזב את הדוכן. ב=18:15 אני מחדש. בבקשה. הפסקת תפילת מנח</w:t>
      </w:r>
      <w:r>
        <w:rPr>
          <w:rFonts w:hint="cs"/>
          <w:rtl/>
        </w:rPr>
        <w:t>ה.</w:t>
      </w:r>
    </w:p>
    <w:p w14:paraId="1997DE79" w14:textId="77777777" w:rsidR="00000000" w:rsidRDefault="007C71EE">
      <w:pPr>
        <w:pStyle w:val="a"/>
        <w:rPr>
          <w:rtl/>
        </w:rPr>
      </w:pPr>
    </w:p>
    <w:p w14:paraId="723E8DCA" w14:textId="77777777" w:rsidR="00000000" w:rsidRDefault="007C71EE">
      <w:pPr>
        <w:jc w:val="center"/>
        <w:rPr>
          <w:b/>
          <w:bCs/>
        </w:rPr>
      </w:pPr>
      <w:r>
        <w:rPr>
          <w:rFonts w:hint="cs"/>
          <w:rtl/>
        </w:rPr>
        <w:t>(הישיבה נפסקה בשעה 18:03  ו</w:t>
      </w:r>
      <w:r>
        <w:rPr>
          <w:rFonts w:hint="cs"/>
          <w:b/>
          <w:bCs/>
          <w:rtl/>
        </w:rPr>
        <w:t>נתחדשה בשעה 18:19.)</w:t>
      </w:r>
    </w:p>
    <w:p w14:paraId="64D27A50" w14:textId="77777777" w:rsidR="00000000" w:rsidRDefault="007C71EE">
      <w:pPr>
        <w:pStyle w:val="ad"/>
        <w:rPr>
          <w:rFonts w:hint="cs"/>
          <w:rtl/>
        </w:rPr>
      </w:pPr>
    </w:p>
    <w:p w14:paraId="79AB39AF" w14:textId="77777777" w:rsidR="00000000" w:rsidRDefault="007C71EE">
      <w:pPr>
        <w:pStyle w:val="ad"/>
        <w:rPr>
          <w:rFonts w:hint="cs"/>
          <w:rtl/>
        </w:rPr>
      </w:pPr>
    </w:p>
    <w:p w14:paraId="38D0DA9F" w14:textId="77777777" w:rsidR="00000000" w:rsidRDefault="007C71EE">
      <w:pPr>
        <w:pStyle w:val="ad"/>
        <w:rPr>
          <w:rtl/>
        </w:rPr>
      </w:pPr>
      <w:r>
        <w:rPr>
          <w:rtl/>
        </w:rPr>
        <w:t>היו"ר ראובן ריבלין:</w:t>
      </w:r>
    </w:p>
    <w:p w14:paraId="3F5FDCE7" w14:textId="77777777" w:rsidR="00000000" w:rsidRDefault="007C71EE">
      <w:pPr>
        <w:pStyle w:val="a"/>
        <w:rPr>
          <w:rtl/>
        </w:rPr>
      </w:pPr>
    </w:p>
    <w:p w14:paraId="5BAA6D46" w14:textId="77777777" w:rsidR="00000000" w:rsidRDefault="007C71EE">
      <w:pPr>
        <w:pStyle w:val="a"/>
        <w:rPr>
          <w:rFonts w:hint="cs"/>
          <w:rtl/>
        </w:rPr>
      </w:pPr>
      <w:r>
        <w:rPr>
          <w:rFonts w:hint="cs"/>
          <w:rtl/>
        </w:rPr>
        <w:t>אנחנו מחדשים את הישיבה. קודם כול, אני רוצה להתנצל בפני אלה שביקשו ממני לקיים תפילת מנחה, ואני בחופזי אמרתי כאילו שאנחנו מדברים על איזו פרוצדורה על-פי תקנות הדיונים והנהלים שקיימים בכ</w:t>
      </w:r>
      <w:r>
        <w:rPr>
          <w:rFonts w:hint="cs"/>
          <w:rtl/>
        </w:rPr>
        <w:t xml:space="preserve">נסת. ברור שאי-אפשר לבוא ולומר לאדם שחי באמונתו שלא יחיה על-פי אמונתו. ואני כבר מודיע בשלב זה שבשעה 20:30 הערב נקיים הפסקה של רבע שעה נוספת לתפילת מעריב ולספירת העומר. </w:t>
      </w:r>
    </w:p>
    <w:p w14:paraId="342EEABA" w14:textId="77777777" w:rsidR="00000000" w:rsidRDefault="007C71EE">
      <w:pPr>
        <w:pStyle w:val="a"/>
        <w:rPr>
          <w:rFonts w:hint="cs"/>
          <w:rtl/>
        </w:rPr>
      </w:pPr>
    </w:p>
    <w:p w14:paraId="06EFA250" w14:textId="77777777" w:rsidR="00000000" w:rsidRDefault="007C71EE">
      <w:pPr>
        <w:pStyle w:val="ac"/>
        <w:rPr>
          <w:rtl/>
        </w:rPr>
      </w:pPr>
      <w:r>
        <w:rPr>
          <w:rFonts w:hint="eastAsia"/>
          <w:rtl/>
        </w:rPr>
        <w:t>שר</w:t>
      </w:r>
      <w:r>
        <w:rPr>
          <w:rtl/>
        </w:rPr>
        <w:t xml:space="preserve"> הרווחה זבולון אורלב:</w:t>
      </w:r>
    </w:p>
    <w:p w14:paraId="32328824" w14:textId="77777777" w:rsidR="00000000" w:rsidRDefault="007C71EE">
      <w:pPr>
        <w:pStyle w:val="a"/>
        <w:rPr>
          <w:rFonts w:hint="cs"/>
          <w:rtl/>
        </w:rPr>
      </w:pPr>
    </w:p>
    <w:p w14:paraId="579DA5F1" w14:textId="77777777" w:rsidR="00000000" w:rsidRDefault="007C71EE">
      <w:pPr>
        <w:pStyle w:val="a"/>
        <w:rPr>
          <w:rFonts w:hint="cs"/>
          <w:rtl/>
        </w:rPr>
      </w:pPr>
      <w:r>
        <w:rPr>
          <w:rFonts w:hint="cs"/>
          <w:rtl/>
        </w:rPr>
        <w:t>מה עם שחרית?</w:t>
      </w:r>
    </w:p>
    <w:p w14:paraId="55F3F8B9" w14:textId="77777777" w:rsidR="00000000" w:rsidRDefault="007C71EE">
      <w:pPr>
        <w:pStyle w:val="a"/>
        <w:rPr>
          <w:rFonts w:hint="cs"/>
          <w:rtl/>
        </w:rPr>
      </w:pPr>
    </w:p>
    <w:p w14:paraId="0B99B9CF" w14:textId="77777777" w:rsidR="00000000" w:rsidRDefault="007C71EE">
      <w:pPr>
        <w:pStyle w:val="ad"/>
        <w:rPr>
          <w:rtl/>
        </w:rPr>
      </w:pPr>
      <w:r>
        <w:rPr>
          <w:rtl/>
        </w:rPr>
        <w:t>היו"ר ראובן ריבלין:</w:t>
      </w:r>
    </w:p>
    <w:p w14:paraId="237A038E" w14:textId="77777777" w:rsidR="00000000" w:rsidRDefault="007C71EE">
      <w:pPr>
        <w:pStyle w:val="a"/>
        <w:rPr>
          <w:rtl/>
        </w:rPr>
      </w:pPr>
    </w:p>
    <w:p w14:paraId="1AE731C2" w14:textId="77777777" w:rsidR="00000000" w:rsidRDefault="007C71EE">
      <w:pPr>
        <w:pStyle w:val="a"/>
        <w:rPr>
          <w:rFonts w:hint="cs"/>
          <w:rtl/>
        </w:rPr>
      </w:pPr>
      <w:r>
        <w:rPr>
          <w:rFonts w:hint="cs"/>
          <w:rtl/>
        </w:rPr>
        <w:t>גם לשחרית נייחד זמן.</w:t>
      </w:r>
    </w:p>
    <w:p w14:paraId="326CAAC8" w14:textId="77777777" w:rsidR="00000000" w:rsidRDefault="007C71EE">
      <w:pPr>
        <w:pStyle w:val="a"/>
        <w:rPr>
          <w:rFonts w:hint="cs"/>
          <w:rtl/>
        </w:rPr>
      </w:pPr>
    </w:p>
    <w:p w14:paraId="0DE08331" w14:textId="77777777" w:rsidR="00000000" w:rsidRDefault="007C71EE">
      <w:pPr>
        <w:pStyle w:val="ac"/>
        <w:rPr>
          <w:rtl/>
        </w:rPr>
      </w:pPr>
      <w:r>
        <w:rPr>
          <w:rFonts w:hint="eastAsia"/>
          <w:rtl/>
        </w:rPr>
        <w:t>שר</w:t>
      </w:r>
      <w:r>
        <w:rPr>
          <w:rtl/>
        </w:rPr>
        <w:t xml:space="preserve"> הר</w:t>
      </w:r>
      <w:r>
        <w:rPr>
          <w:rtl/>
        </w:rPr>
        <w:t>ווחה זבולון אורלב:</w:t>
      </w:r>
    </w:p>
    <w:p w14:paraId="79159BAE" w14:textId="77777777" w:rsidR="00000000" w:rsidRDefault="007C71EE">
      <w:pPr>
        <w:pStyle w:val="a"/>
        <w:rPr>
          <w:rFonts w:hint="cs"/>
          <w:rtl/>
        </w:rPr>
      </w:pPr>
    </w:p>
    <w:p w14:paraId="4D025AD8" w14:textId="77777777" w:rsidR="00000000" w:rsidRDefault="007C71EE">
      <w:pPr>
        <w:pStyle w:val="a"/>
        <w:rPr>
          <w:rFonts w:hint="cs"/>
          <w:rtl/>
        </w:rPr>
      </w:pPr>
      <w:r>
        <w:rPr>
          <w:rFonts w:hint="cs"/>
          <w:rtl/>
        </w:rPr>
        <w:t>מחר זה יום חמישי, צריך להוציא ספר תורה ולקיים תפילה למטה.</w:t>
      </w:r>
    </w:p>
    <w:p w14:paraId="6E63FB64" w14:textId="77777777" w:rsidR="00000000" w:rsidRDefault="007C71EE">
      <w:pPr>
        <w:pStyle w:val="a"/>
        <w:rPr>
          <w:rFonts w:hint="cs"/>
          <w:rtl/>
        </w:rPr>
      </w:pPr>
    </w:p>
    <w:p w14:paraId="0CB00CE3" w14:textId="77777777" w:rsidR="00000000" w:rsidRDefault="007C71EE">
      <w:pPr>
        <w:pStyle w:val="ad"/>
        <w:rPr>
          <w:rtl/>
        </w:rPr>
      </w:pPr>
      <w:r>
        <w:rPr>
          <w:rtl/>
        </w:rPr>
        <w:t>היו"ר ראובן ריבלין:</w:t>
      </w:r>
    </w:p>
    <w:p w14:paraId="58EB271F" w14:textId="77777777" w:rsidR="00000000" w:rsidRDefault="007C71EE">
      <w:pPr>
        <w:pStyle w:val="a"/>
        <w:rPr>
          <w:rtl/>
        </w:rPr>
      </w:pPr>
    </w:p>
    <w:p w14:paraId="5048B51D" w14:textId="77777777" w:rsidR="00000000" w:rsidRDefault="007C71EE">
      <w:pPr>
        <w:pStyle w:val="a"/>
        <w:rPr>
          <w:rFonts w:hint="cs"/>
          <w:rtl/>
        </w:rPr>
      </w:pPr>
      <w:r>
        <w:rPr>
          <w:rFonts w:hint="cs"/>
          <w:rtl/>
        </w:rPr>
        <w:t>אם יהיה צורך נקיים שלושת-רבעי שעה תפילה עם ספר תורה ביום חמישי.</w:t>
      </w:r>
    </w:p>
    <w:p w14:paraId="1059061C" w14:textId="77777777" w:rsidR="00000000" w:rsidRDefault="007C71EE">
      <w:pPr>
        <w:pStyle w:val="a"/>
        <w:rPr>
          <w:rFonts w:hint="cs"/>
          <w:rtl/>
        </w:rPr>
      </w:pPr>
    </w:p>
    <w:p w14:paraId="424C1B37" w14:textId="77777777" w:rsidR="00000000" w:rsidRDefault="007C71EE">
      <w:pPr>
        <w:pStyle w:val="ac"/>
        <w:rPr>
          <w:rtl/>
        </w:rPr>
      </w:pPr>
      <w:r>
        <w:rPr>
          <w:rFonts w:hint="eastAsia"/>
          <w:rtl/>
        </w:rPr>
        <w:t>שר</w:t>
      </w:r>
      <w:r>
        <w:rPr>
          <w:rtl/>
        </w:rPr>
        <w:t xml:space="preserve"> המשפטים יוסף לפיד:</w:t>
      </w:r>
    </w:p>
    <w:p w14:paraId="7CBCEBE9" w14:textId="77777777" w:rsidR="00000000" w:rsidRDefault="007C71EE">
      <w:pPr>
        <w:pStyle w:val="a"/>
        <w:rPr>
          <w:rFonts w:hint="cs"/>
          <w:rtl/>
        </w:rPr>
      </w:pPr>
    </w:p>
    <w:p w14:paraId="76B34F2A" w14:textId="77777777" w:rsidR="00000000" w:rsidRDefault="007C71EE">
      <w:pPr>
        <w:pStyle w:val="a"/>
        <w:rPr>
          <w:rFonts w:hint="cs"/>
          <w:rtl/>
        </w:rPr>
      </w:pPr>
      <w:r>
        <w:rPr>
          <w:rFonts w:hint="cs"/>
          <w:rtl/>
        </w:rPr>
        <w:t>אני חושב שזה מיותר לגמרי.</w:t>
      </w:r>
    </w:p>
    <w:p w14:paraId="57F0F278" w14:textId="77777777" w:rsidR="00000000" w:rsidRDefault="007C71EE">
      <w:pPr>
        <w:pStyle w:val="a"/>
        <w:rPr>
          <w:rFonts w:hint="cs"/>
          <w:rtl/>
        </w:rPr>
      </w:pPr>
    </w:p>
    <w:p w14:paraId="5192DB4E" w14:textId="77777777" w:rsidR="00000000" w:rsidRDefault="007C71EE">
      <w:pPr>
        <w:pStyle w:val="ad"/>
        <w:rPr>
          <w:rtl/>
        </w:rPr>
      </w:pPr>
      <w:r>
        <w:rPr>
          <w:rtl/>
        </w:rPr>
        <w:t>היו"ר ראובן ריבלין:</w:t>
      </w:r>
    </w:p>
    <w:p w14:paraId="09F426E4" w14:textId="77777777" w:rsidR="00000000" w:rsidRDefault="007C71EE">
      <w:pPr>
        <w:pStyle w:val="a"/>
        <w:rPr>
          <w:rtl/>
        </w:rPr>
      </w:pPr>
    </w:p>
    <w:p w14:paraId="7684AD5A" w14:textId="77777777" w:rsidR="00000000" w:rsidRDefault="007C71EE">
      <w:pPr>
        <w:pStyle w:val="a"/>
        <w:rPr>
          <w:rFonts w:hint="cs"/>
          <w:rtl/>
        </w:rPr>
      </w:pPr>
      <w:r>
        <w:rPr>
          <w:rFonts w:hint="cs"/>
          <w:rtl/>
        </w:rPr>
        <w:t>השר לפיד, אנחנו מקיי</w:t>
      </w:r>
      <w:r>
        <w:rPr>
          <w:rFonts w:hint="cs"/>
          <w:rtl/>
        </w:rPr>
        <w:t>מים פה מצוות אדם באמונתו יחיה, ואני מוכרח לומר לך, שאנחנו מכבדים את דרישתם של חברי כנסת מוסלמים שלא לקיים הצבעות בזמן תפילת הרמדאן, ואנחנו עושים זאת כדבר קבוע.</w:t>
      </w:r>
    </w:p>
    <w:p w14:paraId="5AFB3C32" w14:textId="77777777" w:rsidR="00000000" w:rsidRDefault="007C71EE">
      <w:pPr>
        <w:pStyle w:val="a"/>
        <w:rPr>
          <w:rFonts w:hint="cs"/>
          <w:rtl/>
        </w:rPr>
      </w:pPr>
    </w:p>
    <w:p w14:paraId="73413695" w14:textId="77777777" w:rsidR="00000000" w:rsidRDefault="007C71EE">
      <w:pPr>
        <w:pStyle w:val="ac"/>
        <w:rPr>
          <w:rtl/>
        </w:rPr>
      </w:pPr>
      <w:r>
        <w:rPr>
          <w:rFonts w:hint="eastAsia"/>
          <w:rtl/>
        </w:rPr>
        <w:t>מאיר</w:t>
      </w:r>
      <w:r>
        <w:rPr>
          <w:rtl/>
        </w:rPr>
        <w:t xml:space="preserve"> פרוש (יהדות התורה):</w:t>
      </w:r>
    </w:p>
    <w:p w14:paraId="27D7EBF7" w14:textId="77777777" w:rsidR="00000000" w:rsidRDefault="007C71EE">
      <w:pPr>
        <w:pStyle w:val="a"/>
        <w:rPr>
          <w:rFonts w:hint="cs"/>
          <w:rtl/>
        </w:rPr>
      </w:pPr>
    </w:p>
    <w:p w14:paraId="218423B2" w14:textId="77777777" w:rsidR="00000000" w:rsidRDefault="007C71EE">
      <w:pPr>
        <w:pStyle w:val="a"/>
        <w:rPr>
          <w:rFonts w:hint="cs"/>
          <w:rtl/>
        </w:rPr>
      </w:pPr>
      <w:r>
        <w:rPr>
          <w:rFonts w:hint="cs"/>
          <w:rtl/>
        </w:rPr>
        <w:t>זה כן.</w:t>
      </w:r>
    </w:p>
    <w:p w14:paraId="655A29A5" w14:textId="77777777" w:rsidR="00000000" w:rsidRDefault="007C71EE">
      <w:pPr>
        <w:pStyle w:val="a"/>
        <w:rPr>
          <w:rFonts w:hint="cs"/>
          <w:rtl/>
        </w:rPr>
      </w:pPr>
    </w:p>
    <w:p w14:paraId="4EFC91CE" w14:textId="77777777" w:rsidR="00000000" w:rsidRDefault="007C71EE">
      <w:pPr>
        <w:pStyle w:val="ad"/>
        <w:rPr>
          <w:rtl/>
        </w:rPr>
      </w:pPr>
      <w:r>
        <w:rPr>
          <w:rtl/>
        </w:rPr>
        <w:t>היו"ר ראובן ריבלין:</w:t>
      </w:r>
    </w:p>
    <w:p w14:paraId="4A727722" w14:textId="77777777" w:rsidR="00000000" w:rsidRDefault="007C71EE">
      <w:pPr>
        <w:pStyle w:val="a"/>
        <w:rPr>
          <w:rtl/>
        </w:rPr>
      </w:pPr>
    </w:p>
    <w:p w14:paraId="24513163" w14:textId="77777777" w:rsidR="00000000" w:rsidRDefault="007C71EE">
      <w:pPr>
        <w:pStyle w:val="a"/>
        <w:rPr>
          <w:rFonts w:hint="cs"/>
          <w:rtl/>
        </w:rPr>
      </w:pPr>
      <w:r>
        <w:rPr>
          <w:rFonts w:hint="cs"/>
          <w:rtl/>
        </w:rPr>
        <w:t>לא שאני מביא דוגמה חלילה, פשוט חופש הפול</w:t>
      </w:r>
      <w:r>
        <w:rPr>
          <w:rFonts w:hint="cs"/>
          <w:rtl/>
        </w:rPr>
        <w:t xml:space="preserve">חן מחייב אותנו לעשות דברים כאלה. כמובן, בנושא הזה אנחנו יכולים להיות יותר גמישים, שכן משך התפילה הוא עד - - - </w:t>
      </w:r>
    </w:p>
    <w:p w14:paraId="59E07B3B" w14:textId="77777777" w:rsidR="00000000" w:rsidRDefault="007C71EE">
      <w:pPr>
        <w:pStyle w:val="a"/>
        <w:rPr>
          <w:rFonts w:hint="cs"/>
          <w:rtl/>
        </w:rPr>
      </w:pPr>
    </w:p>
    <w:p w14:paraId="13E45F3A" w14:textId="77777777" w:rsidR="00000000" w:rsidRDefault="007C71EE">
      <w:pPr>
        <w:pStyle w:val="ac"/>
        <w:rPr>
          <w:rtl/>
        </w:rPr>
      </w:pPr>
      <w:r>
        <w:rPr>
          <w:rFonts w:hint="eastAsia"/>
          <w:rtl/>
        </w:rPr>
        <w:t>שר</w:t>
      </w:r>
      <w:r>
        <w:rPr>
          <w:rtl/>
        </w:rPr>
        <w:t xml:space="preserve"> התיירות בנימין אלון:</w:t>
      </w:r>
    </w:p>
    <w:p w14:paraId="3B25F0EA" w14:textId="77777777" w:rsidR="00000000" w:rsidRDefault="007C71EE">
      <w:pPr>
        <w:pStyle w:val="a"/>
        <w:rPr>
          <w:rFonts w:hint="cs"/>
          <w:rtl/>
        </w:rPr>
      </w:pPr>
    </w:p>
    <w:p w14:paraId="3998075E" w14:textId="77777777" w:rsidR="00000000" w:rsidRDefault="007C71EE">
      <w:pPr>
        <w:pStyle w:val="a"/>
        <w:rPr>
          <w:rFonts w:hint="cs"/>
          <w:rtl/>
        </w:rPr>
      </w:pPr>
      <w:r>
        <w:rPr>
          <w:rFonts w:hint="cs"/>
          <w:rtl/>
        </w:rPr>
        <w:t>מה עם שחרית?</w:t>
      </w:r>
    </w:p>
    <w:p w14:paraId="185F6A22" w14:textId="77777777" w:rsidR="00000000" w:rsidRDefault="007C71EE">
      <w:pPr>
        <w:pStyle w:val="a"/>
        <w:rPr>
          <w:rFonts w:hint="cs"/>
          <w:rtl/>
        </w:rPr>
      </w:pPr>
    </w:p>
    <w:p w14:paraId="1F774AAF" w14:textId="77777777" w:rsidR="00000000" w:rsidRDefault="007C71EE">
      <w:pPr>
        <w:pStyle w:val="ad"/>
        <w:rPr>
          <w:rtl/>
        </w:rPr>
      </w:pPr>
      <w:r>
        <w:rPr>
          <w:rtl/>
        </w:rPr>
        <w:t>היו"ר ראובן ריבלין:</w:t>
      </w:r>
    </w:p>
    <w:p w14:paraId="3E78D51F" w14:textId="77777777" w:rsidR="00000000" w:rsidRDefault="007C71EE">
      <w:pPr>
        <w:pStyle w:val="a"/>
        <w:rPr>
          <w:rtl/>
        </w:rPr>
      </w:pPr>
    </w:p>
    <w:p w14:paraId="3C94CCEB" w14:textId="77777777" w:rsidR="00000000" w:rsidRDefault="007C71EE">
      <w:pPr>
        <w:pStyle w:val="a"/>
        <w:rPr>
          <w:rFonts w:hint="cs"/>
          <w:rtl/>
        </w:rPr>
      </w:pPr>
      <w:r>
        <w:rPr>
          <w:rFonts w:hint="cs"/>
          <w:rtl/>
        </w:rPr>
        <w:t>שחרית גם כן.</w:t>
      </w:r>
    </w:p>
    <w:p w14:paraId="3386383A" w14:textId="77777777" w:rsidR="00000000" w:rsidRDefault="007C71EE">
      <w:pPr>
        <w:pStyle w:val="a"/>
        <w:rPr>
          <w:rFonts w:hint="cs"/>
          <w:rtl/>
        </w:rPr>
      </w:pPr>
    </w:p>
    <w:p w14:paraId="3F27CF47" w14:textId="77777777" w:rsidR="00000000" w:rsidRDefault="007C71EE">
      <w:pPr>
        <w:pStyle w:val="ac"/>
        <w:rPr>
          <w:rtl/>
        </w:rPr>
      </w:pPr>
      <w:r>
        <w:rPr>
          <w:rFonts w:hint="eastAsia"/>
          <w:rtl/>
        </w:rPr>
        <w:t>שאול</w:t>
      </w:r>
      <w:r>
        <w:rPr>
          <w:rtl/>
        </w:rPr>
        <w:t xml:space="preserve"> יהלום (מפד"ל):</w:t>
      </w:r>
    </w:p>
    <w:p w14:paraId="7547B832" w14:textId="77777777" w:rsidR="00000000" w:rsidRDefault="007C71EE">
      <w:pPr>
        <w:pStyle w:val="a"/>
        <w:rPr>
          <w:rFonts w:hint="cs"/>
          <w:rtl/>
        </w:rPr>
      </w:pPr>
    </w:p>
    <w:p w14:paraId="5B725B76" w14:textId="77777777" w:rsidR="00000000" w:rsidRDefault="007C71EE">
      <w:pPr>
        <w:pStyle w:val="a"/>
        <w:rPr>
          <w:rFonts w:hint="cs"/>
          <w:rtl/>
        </w:rPr>
      </w:pPr>
      <w:r>
        <w:rPr>
          <w:rFonts w:hint="cs"/>
          <w:rtl/>
        </w:rPr>
        <w:t>יש "הלל" - זה יום ירושלים.</w:t>
      </w:r>
    </w:p>
    <w:p w14:paraId="4D2B9D1A" w14:textId="77777777" w:rsidR="00000000" w:rsidRDefault="007C71EE">
      <w:pPr>
        <w:pStyle w:val="a"/>
        <w:rPr>
          <w:rFonts w:hint="cs"/>
          <w:rtl/>
        </w:rPr>
      </w:pPr>
    </w:p>
    <w:p w14:paraId="1D36C31E" w14:textId="77777777" w:rsidR="00000000" w:rsidRDefault="007C71EE">
      <w:pPr>
        <w:pStyle w:val="ad"/>
        <w:rPr>
          <w:rtl/>
        </w:rPr>
      </w:pPr>
      <w:r>
        <w:rPr>
          <w:rtl/>
        </w:rPr>
        <w:t>היו"ר ראובן ריבלין:</w:t>
      </w:r>
    </w:p>
    <w:p w14:paraId="58E8131D" w14:textId="77777777" w:rsidR="00000000" w:rsidRDefault="007C71EE">
      <w:pPr>
        <w:pStyle w:val="a"/>
        <w:rPr>
          <w:rtl/>
        </w:rPr>
      </w:pPr>
    </w:p>
    <w:p w14:paraId="5A3228BC" w14:textId="77777777" w:rsidR="00000000" w:rsidRDefault="007C71EE">
      <w:pPr>
        <w:pStyle w:val="a"/>
        <w:rPr>
          <w:rFonts w:hint="cs"/>
          <w:rtl/>
        </w:rPr>
      </w:pPr>
      <w:r>
        <w:rPr>
          <w:rFonts w:hint="cs"/>
          <w:rtl/>
        </w:rPr>
        <w:t>רבותי, כל מי שרוצה להשתתף בתפילת מעריב, יוכל לעשות זאת בשעה 20:30. אני אכריז על הפסקה לרבע שעה לתפילת מעריב. יום שישי הוא יום ירושלים ל"הלל". רבותי, לא להגזים. הקדימו בתאריך האזרחי את חגיגות יום ירושלים, אבל "הלל" ליום ירושלים צריך לומר ביום שישי, אלא אם כ</w:t>
      </w:r>
      <w:r>
        <w:rPr>
          <w:rFonts w:hint="cs"/>
          <w:rtl/>
        </w:rPr>
        <w:t xml:space="preserve">ן הרב יהלום יאמר משהו אחר. </w:t>
      </w:r>
    </w:p>
    <w:p w14:paraId="51518F09" w14:textId="77777777" w:rsidR="00000000" w:rsidRDefault="007C71EE">
      <w:pPr>
        <w:pStyle w:val="a"/>
        <w:rPr>
          <w:rFonts w:hint="cs"/>
          <w:rtl/>
        </w:rPr>
      </w:pPr>
    </w:p>
    <w:p w14:paraId="40E924D6" w14:textId="77777777" w:rsidR="00000000" w:rsidRDefault="007C71EE">
      <w:pPr>
        <w:pStyle w:val="a"/>
        <w:rPr>
          <w:rFonts w:hint="cs"/>
          <w:rtl/>
        </w:rPr>
      </w:pPr>
      <w:r>
        <w:rPr>
          <w:rFonts w:hint="cs"/>
          <w:rtl/>
        </w:rPr>
        <w:t xml:space="preserve">רבותי חברי הכנסת, עד רגע זה סיימנו את סעיף 7 על כל מרכיביו, והצבענו, וזו היתה הצבעה אלקטרונית. ההצבעה האלקטרונית, אני מזכיר, קבעה שהכנסת החליטה ברוב מול מיעוט שנעביר את סעיף 7 כהצעת הוועדה בקריאה שנייה. </w:t>
      </w:r>
    </w:p>
    <w:p w14:paraId="4B36F40B" w14:textId="77777777" w:rsidR="00000000" w:rsidRDefault="007C71EE">
      <w:pPr>
        <w:pStyle w:val="a"/>
        <w:rPr>
          <w:rFonts w:hint="cs"/>
          <w:rtl/>
        </w:rPr>
      </w:pPr>
    </w:p>
    <w:p w14:paraId="163D1CB8" w14:textId="77777777" w:rsidR="00000000" w:rsidRDefault="007C71EE">
      <w:pPr>
        <w:pStyle w:val="a"/>
        <w:rPr>
          <w:rFonts w:hint="cs"/>
          <w:rtl/>
        </w:rPr>
      </w:pPr>
      <w:r>
        <w:rPr>
          <w:rFonts w:hint="cs"/>
          <w:rtl/>
        </w:rPr>
        <w:t>אנחנו עוברים עכשיו לתע</w:t>
      </w:r>
      <w:r>
        <w:rPr>
          <w:rFonts w:hint="cs"/>
          <w:rtl/>
        </w:rPr>
        <w:t>ריפי מים, פרק ד', סעיף 8. אני מבקש לצלצל שבעוד חמש דקות אני מתחיל לקיים הצבעות.</w:t>
      </w:r>
    </w:p>
    <w:p w14:paraId="418386B3" w14:textId="77777777" w:rsidR="00000000" w:rsidRDefault="007C71EE">
      <w:pPr>
        <w:pStyle w:val="a"/>
        <w:rPr>
          <w:rFonts w:hint="cs"/>
          <w:rtl/>
        </w:rPr>
      </w:pPr>
    </w:p>
    <w:p w14:paraId="6DD36248" w14:textId="77777777" w:rsidR="00000000" w:rsidRDefault="007C71EE">
      <w:pPr>
        <w:pStyle w:val="ac"/>
        <w:rPr>
          <w:rtl/>
        </w:rPr>
      </w:pPr>
      <w:r>
        <w:rPr>
          <w:rFonts w:hint="eastAsia"/>
          <w:rtl/>
        </w:rPr>
        <w:t>מיכאל</w:t>
      </w:r>
      <w:r>
        <w:rPr>
          <w:rtl/>
        </w:rPr>
        <w:t xml:space="preserve"> מלכיאור (העבודה-מימד):</w:t>
      </w:r>
    </w:p>
    <w:p w14:paraId="616E5B84" w14:textId="77777777" w:rsidR="00000000" w:rsidRDefault="007C71EE">
      <w:pPr>
        <w:pStyle w:val="a"/>
        <w:rPr>
          <w:rFonts w:hint="cs"/>
          <w:rtl/>
        </w:rPr>
      </w:pPr>
    </w:p>
    <w:p w14:paraId="61B9BE6D" w14:textId="77777777" w:rsidR="00000000" w:rsidRDefault="007C71EE">
      <w:pPr>
        <w:pStyle w:val="a"/>
        <w:rPr>
          <w:rFonts w:hint="cs"/>
          <w:rtl/>
        </w:rPr>
      </w:pPr>
      <w:r>
        <w:rPr>
          <w:rFonts w:hint="cs"/>
          <w:rtl/>
        </w:rPr>
        <w:t>צלצלו.</w:t>
      </w:r>
    </w:p>
    <w:p w14:paraId="2DCB55E2" w14:textId="77777777" w:rsidR="00000000" w:rsidRDefault="007C71EE">
      <w:pPr>
        <w:pStyle w:val="a"/>
        <w:rPr>
          <w:rFonts w:hint="cs"/>
          <w:rtl/>
        </w:rPr>
      </w:pPr>
    </w:p>
    <w:p w14:paraId="6CAA835C" w14:textId="77777777" w:rsidR="00000000" w:rsidRDefault="007C71EE">
      <w:pPr>
        <w:pStyle w:val="ad"/>
        <w:rPr>
          <w:rtl/>
        </w:rPr>
      </w:pPr>
    </w:p>
    <w:p w14:paraId="647E4C77" w14:textId="77777777" w:rsidR="00000000" w:rsidRDefault="007C71EE">
      <w:pPr>
        <w:pStyle w:val="ad"/>
        <w:rPr>
          <w:rtl/>
        </w:rPr>
      </w:pPr>
      <w:r>
        <w:rPr>
          <w:rtl/>
        </w:rPr>
        <w:t>היו"ר ראובן ריבלין:</w:t>
      </w:r>
    </w:p>
    <w:p w14:paraId="5C486EBC" w14:textId="77777777" w:rsidR="00000000" w:rsidRDefault="007C71EE">
      <w:pPr>
        <w:pStyle w:val="a"/>
        <w:rPr>
          <w:rtl/>
        </w:rPr>
      </w:pPr>
    </w:p>
    <w:p w14:paraId="61CD05A6" w14:textId="77777777" w:rsidR="00000000" w:rsidRDefault="007C71EE">
      <w:pPr>
        <w:pStyle w:val="a"/>
        <w:rPr>
          <w:rFonts w:hint="cs"/>
          <w:rtl/>
        </w:rPr>
      </w:pPr>
      <w:r>
        <w:rPr>
          <w:rFonts w:hint="cs"/>
          <w:rtl/>
        </w:rPr>
        <w:t>או.קיי. אנחנו נמצאים בעמוד 58. אנחנו מתחילים. אדוני יושב-ראש הקואליציה, אנחנו מתחילים לקיים את ההצבעות. אם תתקבל הס</w:t>
      </w:r>
      <w:r>
        <w:rPr>
          <w:rFonts w:hint="cs"/>
          <w:rtl/>
        </w:rPr>
        <w:t xml:space="preserve">תייגות אתה תימצא במצב שבו תצטרך לתקן את </w:t>
      </w:r>
      <w:r>
        <w:rPr>
          <w:rtl/>
        </w:rPr>
        <w:br/>
      </w:r>
      <w:r>
        <w:rPr>
          <w:rFonts w:hint="cs"/>
          <w:rtl/>
        </w:rPr>
        <w:t>ה - - -</w:t>
      </w:r>
    </w:p>
    <w:p w14:paraId="115EABF7" w14:textId="77777777" w:rsidR="00000000" w:rsidRDefault="007C71EE">
      <w:pPr>
        <w:pStyle w:val="a"/>
        <w:ind w:firstLine="0"/>
        <w:rPr>
          <w:rFonts w:hint="cs"/>
          <w:b/>
          <w:bCs/>
          <w:rtl/>
        </w:rPr>
      </w:pPr>
      <w:r>
        <w:rPr>
          <w:rFonts w:hint="cs"/>
          <w:b/>
          <w:bCs/>
          <w:rtl/>
        </w:rPr>
        <w:tab/>
      </w:r>
    </w:p>
    <w:p w14:paraId="77F7E377" w14:textId="77777777" w:rsidR="00000000" w:rsidRDefault="007C71EE">
      <w:pPr>
        <w:pStyle w:val="a"/>
        <w:ind w:firstLine="0"/>
        <w:rPr>
          <w:rFonts w:hint="cs"/>
          <w:rtl/>
        </w:rPr>
      </w:pPr>
      <w:r>
        <w:rPr>
          <w:rFonts w:hint="cs"/>
          <w:b/>
          <w:bCs/>
          <w:rtl/>
        </w:rPr>
        <w:tab/>
      </w:r>
      <w:r>
        <w:rPr>
          <w:rFonts w:hint="cs"/>
          <w:rtl/>
        </w:rPr>
        <w:t xml:space="preserve">סעיף 8 </w:t>
      </w:r>
      <w:r>
        <w:rPr>
          <w:rtl/>
        </w:rPr>
        <w:t>–</w:t>
      </w:r>
      <w:r>
        <w:rPr>
          <w:rFonts w:hint="cs"/>
          <w:rtl/>
        </w:rPr>
        <w:t xml:space="preserve"> ההסתייגויות המוצגות בפנינו. הסתייגות ראשונה - של חבר הכנסת אברהם בורג. מי בעד הצעת בורג - ירים את ידו. מי נגד, מי נמנע?</w:t>
      </w:r>
    </w:p>
    <w:p w14:paraId="7BDE4A08" w14:textId="77777777" w:rsidR="00000000" w:rsidRDefault="007C71EE">
      <w:pPr>
        <w:pStyle w:val="a"/>
        <w:jc w:val="center"/>
        <w:rPr>
          <w:rFonts w:hint="cs"/>
          <w:b/>
          <w:bCs/>
          <w:rtl/>
        </w:rPr>
      </w:pPr>
    </w:p>
    <w:p w14:paraId="19CB1436" w14:textId="77777777" w:rsidR="00000000" w:rsidRDefault="007C71EE">
      <w:pPr>
        <w:pStyle w:val="a"/>
        <w:jc w:val="center"/>
        <w:rPr>
          <w:rFonts w:hint="cs"/>
          <w:b/>
          <w:bCs/>
          <w:rtl/>
        </w:rPr>
      </w:pPr>
      <w:r>
        <w:rPr>
          <w:rFonts w:hint="cs"/>
          <w:b/>
          <w:bCs/>
          <w:rtl/>
        </w:rPr>
        <w:t>הצבעה</w:t>
      </w:r>
    </w:p>
    <w:p w14:paraId="1ED32679" w14:textId="77777777" w:rsidR="00000000" w:rsidRDefault="007C71EE">
      <w:pPr>
        <w:pStyle w:val="a"/>
        <w:jc w:val="center"/>
        <w:rPr>
          <w:rFonts w:hint="cs"/>
          <w:rtl/>
        </w:rPr>
      </w:pPr>
    </w:p>
    <w:p w14:paraId="2577B50B" w14:textId="77777777" w:rsidR="00000000" w:rsidRDefault="007C71EE">
      <w:pPr>
        <w:pStyle w:val="a"/>
        <w:jc w:val="center"/>
        <w:rPr>
          <w:rFonts w:hint="cs"/>
          <w:rtl/>
        </w:rPr>
      </w:pPr>
      <w:r>
        <w:rPr>
          <w:rFonts w:hint="cs"/>
          <w:rtl/>
        </w:rPr>
        <w:t>ההסתייגות  של  חבר הכנסת אברהם בורג לסעיף 8 לא נתקבלה.</w:t>
      </w:r>
    </w:p>
    <w:p w14:paraId="7C692C9A" w14:textId="77777777" w:rsidR="00000000" w:rsidRDefault="007C71EE">
      <w:pPr>
        <w:pStyle w:val="a"/>
        <w:rPr>
          <w:rFonts w:hint="cs"/>
          <w:rtl/>
        </w:rPr>
      </w:pPr>
    </w:p>
    <w:p w14:paraId="69E10654" w14:textId="77777777" w:rsidR="00000000" w:rsidRDefault="007C71EE">
      <w:pPr>
        <w:pStyle w:val="ad"/>
        <w:rPr>
          <w:rtl/>
        </w:rPr>
      </w:pPr>
      <w:r>
        <w:rPr>
          <w:rtl/>
        </w:rPr>
        <w:t>היו"ר ראובן</w:t>
      </w:r>
      <w:r>
        <w:rPr>
          <w:rtl/>
        </w:rPr>
        <w:t xml:space="preserve"> ריבלין:</w:t>
      </w:r>
    </w:p>
    <w:p w14:paraId="78BCC46A" w14:textId="77777777" w:rsidR="00000000" w:rsidRDefault="007C71EE">
      <w:pPr>
        <w:pStyle w:val="a"/>
        <w:rPr>
          <w:rtl/>
        </w:rPr>
      </w:pPr>
    </w:p>
    <w:p w14:paraId="7CC81908" w14:textId="77777777" w:rsidR="00000000" w:rsidRDefault="007C71EE">
      <w:pPr>
        <w:pStyle w:val="a"/>
        <w:rPr>
          <w:rFonts w:hint="cs"/>
          <w:rtl/>
        </w:rPr>
      </w:pPr>
      <w:r>
        <w:rPr>
          <w:rFonts w:hint="cs"/>
          <w:rtl/>
        </w:rPr>
        <w:t xml:space="preserve">הצעת בורג לא עברה. </w:t>
      </w:r>
    </w:p>
    <w:p w14:paraId="237531EF" w14:textId="77777777" w:rsidR="00000000" w:rsidRDefault="007C71EE">
      <w:pPr>
        <w:pStyle w:val="a"/>
        <w:rPr>
          <w:rFonts w:hint="cs"/>
          <w:rtl/>
        </w:rPr>
      </w:pPr>
    </w:p>
    <w:p w14:paraId="62095233" w14:textId="77777777" w:rsidR="00000000" w:rsidRDefault="007C71EE">
      <w:pPr>
        <w:pStyle w:val="a"/>
        <w:rPr>
          <w:rFonts w:hint="cs"/>
          <w:rtl/>
        </w:rPr>
      </w:pPr>
      <w:r>
        <w:rPr>
          <w:rFonts w:hint="cs"/>
          <w:rtl/>
        </w:rPr>
        <w:t xml:space="preserve">כדי להסיר כל ספק מלב חברים, על מנת שהצדק ייראה, ההסתייגות הבאה תוצבע אלקטרונית. </w:t>
      </w:r>
    </w:p>
    <w:p w14:paraId="1AA34718" w14:textId="77777777" w:rsidR="00000000" w:rsidRDefault="007C71EE">
      <w:pPr>
        <w:pStyle w:val="a"/>
        <w:rPr>
          <w:rFonts w:hint="cs"/>
          <w:rtl/>
        </w:rPr>
      </w:pPr>
    </w:p>
    <w:p w14:paraId="04EB3206" w14:textId="77777777" w:rsidR="00000000" w:rsidRDefault="007C71EE">
      <w:pPr>
        <w:pStyle w:val="a"/>
        <w:rPr>
          <w:rFonts w:hint="cs"/>
          <w:rtl/>
        </w:rPr>
      </w:pPr>
      <w:r>
        <w:rPr>
          <w:rFonts w:hint="cs"/>
          <w:rtl/>
        </w:rPr>
        <w:t xml:space="preserve">הסתייגות חבר הכנסת עמרם מצנע - מי בעד? מי נגד? נא להצביע. </w:t>
      </w:r>
    </w:p>
    <w:p w14:paraId="4DEABC89" w14:textId="77777777" w:rsidR="00000000" w:rsidRDefault="007C71EE">
      <w:pPr>
        <w:pStyle w:val="a"/>
        <w:rPr>
          <w:rFonts w:hint="cs"/>
          <w:rtl/>
        </w:rPr>
      </w:pPr>
    </w:p>
    <w:p w14:paraId="414FC1FD" w14:textId="77777777" w:rsidR="00000000" w:rsidRDefault="007C71EE">
      <w:pPr>
        <w:pStyle w:val="a"/>
        <w:jc w:val="center"/>
        <w:rPr>
          <w:rFonts w:hint="cs"/>
          <w:b/>
          <w:bCs/>
          <w:rtl/>
        </w:rPr>
      </w:pPr>
      <w:r>
        <w:rPr>
          <w:rFonts w:hint="cs"/>
          <w:b/>
          <w:bCs/>
          <w:rtl/>
        </w:rPr>
        <w:t>הצבעה מס' 20</w:t>
      </w:r>
    </w:p>
    <w:p w14:paraId="2BD1E82B" w14:textId="77777777" w:rsidR="00000000" w:rsidRDefault="007C71EE">
      <w:pPr>
        <w:pStyle w:val="a"/>
        <w:jc w:val="center"/>
        <w:rPr>
          <w:rFonts w:hint="cs"/>
          <w:b/>
          <w:bCs/>
          <w:rtl/>
        </w:rPr>
      </w:pPr>
    </w:p>
    <w:p w14:paraId="2EC48A9F"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33</w:t>
      </w:r>
    </w:p>
    <w:p w14:paraId="4506B6CD" w14:textId="77777777" w:rsidR="00000000" w:rsidRDefault="007C71EE">
      <w:pPr>
        <w:pStyle w:val="a"/>
        <w:jc w:val="center"/>
        <w:rPr>
          <w:rFonts w:hint="cs"/>
          <w:rtl/>
        </w:rPr>
      </w:pPr>
      <w:r>
        <w:rPr>
          <w:rFonts w:hint="cs"/>
          <w:rtl/>
        </w:rPr>
        <w:t xml:space="preserve">נגד </w:t>
      </w:r>
      <w:r>
        <w:rPr>
          <w:rtl/>
        </w:rPr>
        <w:t>–</w:t>
      </w:r>
      <w:r>
        <w:rPr>
          <w:rFonts w:hint="cs"/>
          <w:rtl/>
        </w:rPr>
        <w:t xml:space="preserve"> 40</w:t>
      </w:r>
    </w:p>
    <w:p w14:paraId="2D9FA36D" w14:textId="77777777" w:rsidR="00000000" w:rsidRDefault="007C71EE">
      <w:pPr>
        <w:pStyle w:val="a"/>
        <w:jc w:val="center"/>
        <w:rPr>
          <w:rFonts w:hint="cs"/>
          <w:rtl/>
        </w:rPr>
      </w:pPr>
      <w:r>
        <w:rPr>
          <w:rFonts w:hint="cs"/>
          <w:rtl/>
        </w:rPr>
        <w:t>נמנעים - אין</w:t>
      </w:r>
    </w:p>
    <w:p w14:paraId="604D54FA" w14:textId="77777777" w:rsidR="00000000" w:rsidRDefault="007C71EE">
      <w:pPr>
        <w:pStyle w:val="a"/>
        <w:jc w:val="center"/>
        <w:rPr>
          <w:rFonts w:hint="cs"/>
          <w:rtl/>
        </w:rPr>
      </w:pPr>
      <w:r>
        <w:rPr>
          <w:rFonts w:hint="cs"/>
          <w:rtl/>
        </w:rPr>
        <w:t>ההסתייגות  של חבר הכנסת  עמר</w:t>
      </w:r>
      <w:r>
        <w:rPr>
          <w:rFonts w:hint="cs"/>
          <w:rtl/>
        </w:rPr>
        <w:t>ם מצנע  לסעיף 8 לא נתקבלה.</w:t>
      </w:r>
    </w:p>
    <w:p w14:paraId="11C1E67F" w14:textId="77777777" w:rsidR="00000000" w:rsidRDefault="007C71EE">
      <w:pPr>
        <w:pStyle w:val="a"/>
        <w:rPr>
          <w:rFonts w:hint="cs"/>
          <w:rtl/>
        </w:rPr>
      </w:pPr>
    </w:p>
    <w:p w14:paraId="56B44A49" w14:textId="77777777" w:rsidR="00000000" w:rsidRDefault="007C71EE">
      <w:pPr>
        <w:pStyle w:val="ad"/>
        <w:rPr>
          <w:rtl/>
        </w:rPr>
      </w:pPr>
      <w:r>
        <w:rPr>
          <w:rtl/>
        </w:rPr>
        <w:t>היו"ר ראובן ריבלין:</w:t>
      </w:r>
    </w:p>
    <w:p w14:paraId="5D92BC8B" w14:textId="77777777" w:rsidR="00000000" w:rsidRDefault="007C71EE">
      <w:pPr>
        <w:pStyle w:val="a"/>
        <w:rPr>
          <w:rtl/>
        </w:rPr>
      </w:pPr>
    </w:p>
    <w:p w14:paraId="6157FB28" w14:textId="77777777" w:rsidR="00000000" w:rsidRDefault="007C71EE">
      <w:pPr>
        <w:pStyle w:val="a"/>
        <w:rPr>
          <w:rFonts w:hint="cs"/>
          <w:rtl/>
        </w:rPr>
      </w:pPr>
      <w:r>
        <w:rPr>
          <w:rFonts w:hint="cs"/>
          <w:rtl/>
        </w:rPr>
        <w:t>40 נגד, 33 בעד, אני קובע שהסתייגותו של מצנע לא עברה.</w:t>
      </w:r>
    </w:p>
    <w:p w14:paraId="074B257F" w14:textId="77777777" w:rsidR="00000000" w:rsidRDefault="007C71EE">
      <w:pPr>
        <w:pStyle w:val="a"/>
        <w:rPr>
          <w:rFonts w:hint="cs"/>
          <w:rtl/>
        </w:rPr>
      </w:pPr>
    </w:p>
    <w:p w14:paraId="68EA2531" w14:textId="77777777" w:rsidR="00000000" w:rsidRDefault="007C71EE">
      <w:pPr>
        <w:pStyle w:val="a"/>
        <w:rPr>
          <w:rFonts w:hint="cs"/>
          <w:rtl/>
        </w:rPr>
      </w:pPr>
      <w:r>
        <w:rPr>
          <w:rFonts w:hint="cs"/>
          <w:rtl/>
        </w:rPr>
        <w:t>רבותי חברי הכנסת, מי בעד בנימין בן-אליעזר, מי נגד, מי נמנע?</w:t>
      </w:r>
    </w:p>
    <w:p w14:paraId="79A1C182" w14:textId="77777777" w:rsidR="00000000" w:rsidRDefault="007C71EE">
      <w:pPr>
        <w:pStyle w:val="a"/>
        <w:rPr>
          <w:rFonts w:hint="cs"/>
          <w:rtl/>
        </w:rPr>
      </w:pPr>
    </w:p>
    <w:p w14:paraId="4D8989F8" w14:textId="77777777" w:rsidR="00000000" w:rsidRDefault="007C71EE">
      <w:pPr>
        <w:pStyle w:val="a"/>
        <w:jc w:val="center"/>
        <w:rPr>
          <w:rFonts w:hint="cs"/>
          <w:b/>
          <w:bCs/>
          <w:rtl/>
        </w:rPr>
      </w:pPr>
      <w:r>
        <w:rPr>
          <w:rFonts w:hint="cs"/>
          <w:b/>
          <w:bCs/>
          <w:rtl/>
        </w:rPr>
        <w:t xml:space="preserve">הצבעה </w:t>
      </w:r>
    </w:p>
    <w:p w14:paraId="307EBEBE" w14:textId="77777777" w:rsidR="00000000" w:rsidRDefault="007C71EE">
      <w:pPr>
        <w:pStyle w:val="a"/>
        <w:jc w:val="center"/>
        <w:rPr>
          <w:rFonts w:hint="cs"/>
          <w:b/>
          <w:bCs/>
          <w:rtl/>
        </w:rPr>
      </w:pPr>
    </w:p>
    <w:p w14:paraId="09685C17" w14:textId="77777777" w:rsidR="00000000" w:rsidRDefault="007C71EE">
      <w:pPr>
        <w:pStyle w:val="a"/>
        <w:jc w:val="center"/>
        <w:rPr>
          <w:rFonts w:hint="cs"/>
          <w:rtl/>
        </w:rPr>
      </w:pPr>
      <w:r>
        <w:rPr>
          <w:rFonts w:hint="cs"/>
          <w:rtl/>
        </w:rPr>
        <w:t>ההסתייגות  של  חבר הכנסת בנימין בן-אליעזר לסעיף 8 לא נתקבלה.</w:t>
      </w:r>
    </w:p>
    <w:p w14:paraId="03A18266" w14:textId="77777777" w:rsidR="00000000" w:rsidRDefault="007C71EE">
      <w:pPr>
        <w:pStyle w:val="a"/>
        <w:jc w:val="center"/>
        <w:rPr>
          <w:rFonts w:hint="cs"/>
          <w:rtl/>
        </w:rPr>
      </w:pPr>
    </w:p>
    <w:p w14:paraId="661444B1" w14:textId="77777777" w:rsidR="00000000" w:rsidRDefault="007C71EE">
      <w:pPr>
        <w:pStyle w:val="ad"/>
        <w:rPr>
          <w:rtl/>
        </w:rPr>
      </w:pPr>
    </w:p>
    <w:p w14:paraId="329C18A3" w14:textId="77777777" w:rsidR="00000000" w:rsidRDefault="007C71EE">
      <w:pPr>
        <w:pStyle w:val="ad"/>
        <w:rPr>
          <w:rtl/>
        </w:rPr>
      </w:pPr>
      <w:r>
        <w:rPr>
          <w:rtl/>
        </w:rPr>
        <w:t>היו"ר ראובן ריבלין:</w:t>
      </w:r>
    </w:p>
    <w:p w14:paraId="2969F2FE" w14:textId="77777777" w:rsidR="00000000" w:rsidRDefault="007C71EE">
      <w:pPr>
        <w:pStyle w:val="a"/>
        <w:rPr>
          <w:rtl/>
        </w:rPr>
      </w:pPr>
    </w:p>
    <w:p w14:paraId="609BC294" w14:textId="77777777" w:rsidR="00000000" w:rsidRDefault="007C71EE">
      <w:pPr>
        <w:pStyle w:val="a"/>
        <w:rPr>
          <w:rFonts w:hint="cs"/>
          <w:rtl/>
        </w:rPr>
      </w:pPr>
      <w:r>
        <w:rPr>
          <w:rFonts w:hint="cs"/>
          <w:rtl/>
        </w:rPr>
        <w:t>הסתייגות בן-אליעזר לא עברה.</w:t>
      </w:r>
    </w:p>
    <w:p w14:paraId="52848C78" w14:textId="77777777" w:rsidR="00000000" w:rsidRDefault="007C71EE">
      <w:pPr>
        <w:pStyle w:val="a"/>
        <w:rPr>
          <w:rFonts w:hint="cs"/>
          <w:rtl/>
        </w:rPr>
      </w:pPr>
    </w:p>
    <w:p w14:paraId="420DB63A" w14:textId="77777777" w:rsidR="00000000" w:rsidRDefault="007C71EE">
      <w:pPr>
        <w:pStyle w:val="a"/>
        <w:rPr>
          <w:rFonts w:hint="cs"/>
          <w:rtl/>
        </w:rPr>
      </w:pPr>
      <w:r>
        <w:rPr>
          <w:rFonts w:hint="cs"/>
          <w:rtl/>
        </w:rPr>
        <w:t>הסתייגות פרס: מי בעד הסתייגותו של שמעון פרס - ירים את ידו. מי נגד, מי נמנע?</w:t>
      </w:r>
    </w:p>
    <w:p w14:paraId="2314B8B9" w14:textId="77777777" w:rsidR="00000000" w:rsidRDefault="007C71EE">
      <w:pPr>
        <w:pStyle w:val="a"/>
        <w:rPr>
          <w:rFonts w:hint="cs"/>
          <w:rtl/>
        </w:rPr>
      </w:pPr>
    </w:p>
    <w:p w14:paraId="6CFF4907" w14:textId="77777777" w:rsidR="00000000" w:rsidRDefault="007C71EE">
      <w:pPr>
        <w:pStyle w:val="a"/>
        <w:rPr>
          <w:rFonts w:hint="cs"/>
          <w:rtl/>
        </w:rPr>
      </w:pPr>
    </w:p>
    <w:p w14:paraId="18A177BF" w14:textId="77777777" w:rsidR="00000000" w:rsidRDefault="007C71EE">
      <w:pPr>
        <w:pStyle w:val="a"/>
        <w:jc w:val="center"/>
        <w:rPr>
          <w:rFonts w:hint="cs"/>
          <w:b/>
          <w:bCs/>
          <w:rtl/>
        </w:rPr>
      </w:pPr>
      <w:r>
        <w:rPr>
          <w:rFonts w:hint="cs"/>
          <w:b/>
          <w:bCs/>
          <w:rtl/>
        </w:rPr>
        <w:t xml:space="preserve">הצבעה </w:t>
      </w:r>
    </w:p>
    <w:p w14:paraId="057BAAF0" w14:textId="77777777" w:rsidR="00000000" w:rsidRDefault="007C71EE">
      <w:pPr>
        <w:pStyle w:val="a"/>
        <w:jc w:val="center"/>
        <w:rPr>
          <w:rFonts w:hint="cs"/>
          <w:b/>
          <w:bCs/>
          <w:rtl/>
        </w:rPr>
      </w:pPr>
    </w:p>
    <w:p w14:paraId="745976C7" w14:textId="77777777" w:rsidR="00000000" w:rsidRDefault="007C71EE">
      <w:pPr>
        <w:pStyle w:val="a"/>
        <w:jc w:val="center"/>
        <w:rPr>
          <w:rFonts w:hint="cs"/>
          <w:rtl/>
        </w:rPr>
      </w:pPr>
      <w:r>
        <w:rPr>
          <w:rFonts w:hint="cs"/>
          <w:rtl/>
        </w:rPr>
        <w:t>ההסתייגות  של  חבר הכנסת שמעון פרס לסעיף 8 לא נתקבלה.</w:t>
      </w:r>
    </w:p>
    <w:p w14:paraId="272E95F9" w14:textId="77777777" w:rsidR="00000000" w:rsidRDefault="007C71EE">
      <w:pPr>
        <w:pStyle w:val="a"/>
        <w:jc w:val="center"/>
        <w:rPr>
          <w:rFonts w:hint="cs"/>
          <w:rtl/>
        </w:rPr>
      </w:pPr>
    </w:p>
    <w:p w14:paraId="413C37AA" w14:textId="77777777" w:rsidR="00000000" w:rsidRDefault="007C71EE">
      <w:pPr>
        <w:pStyle w:val="ad"/>
        <w:rPr>
          <w:rtl/>
        </w:rPr>
      </w:pPr>
      <w:r>
        <w:rPr>
          <w:rtl/>
        </w:rPr>
        <w:t>היו"ר ראובן ריבלין:</w:t>
      </w:r>
    </w:p>
    <w:p w14:paraId="3E30562A" w14:textId="77777777" w:rsidR="00000000" w:rsidRDefault="007C71EE">
      <w:pPr>
        <w:pStyle w:val="a"/>
        <w:rPr>
          <w:rFonts w:hint="cs"/>
          <w:rtl/>
        </w:rPr>
      </w:pPr>
    </w:p>
    <w:p w14:paraId="5F666831" w14:textId="77777777" w:rsidR="00000000" w:rsidRDefault="007C71EE">
      <w:pPr>
        <w:pStyle w:val="a"/>
        <w:rPr>
          <w:rFonts w:hint="cs"/>
          <w:rtl/>
        </w:rPr>
      </w:pPr>
      <w:r>
        <w:rPr>
          <w:rFonts w:hint="cs"/>
          <w:rtl/>
        </w:rPr>
        <w:t>אני קובע שהסתייגותו של שמעון פרס לא נתקבלה.</w:t>
      </w:r>
    </w:p>
    <w:p w14:paraId="76B7FEF5" w14:textId="77777777" w:rsidR="00000000" w:rsidRDefault="007C71EE">
      <w:pPr>
        <w:pStyle w:val="a"/>
        <w:rPr>
          <w:rFonts w:hint="cs"/>
          <w:rtl/>
        </w:rPr>
      </w:pPr>
    </w:p>
    <w:p w14:paraId="0BBCF112" w14:textId="77777777" w:rsidR="00000000" w:rsidRDefault="007C71EE">
      <w:pPr>
        <w:pStyle w:val="a"/>
        <w:rPr>
          <w:rFonts w:hint="cs"/>
          <w:rtl/>
        </w:rPr>
      </w:pPr>
      <w:r>
        <w:rPr>
          <w:rFonts w:hint="cs"/>
          <w:rtl/>
        </w:rPr>
        <w:t xml:space="preserve">הסתייגות  וילנאי </w:t>
      </w:r>
      <w:r>
        <w:rPr>
          <w:rtl/>
        </w:rPr>
        <w:t>–</w:t>
      </w:r>
      <w:r>
        <w:rPr>
          <w:rFonts w:hint="cs"/>
          <w:rtl/>
        </w:rPr>
        <w:t xml:space="preserve"> מ</w:t>
      </w:r>
      <w:r>
        <w:rPr>
          <w:rFonts w:hint="cs"/>
          <w:rtl/>
        </w:rPr>
        <w:t>י בעד, מי נגד, מי נמנע?</w:t>
      </w:r>
    </w:p>
    <w:p w14:paraId="6A7900F3" w14:textId="77777777" w:rsidR="00000000" w:rsidRDefault="007C71EE">
      <w:pPr>
        <w:pStyle w:val="a"/>
        <w:rPr>
          <w:rFonts w:hint="cs"/>
          <w:rtl/>
        </w:rPr>
      </w:pPr>
    </w:p>
    <w:p w14:paraId="3F265A12" w14:textId="77777777" w:rsidR="00000000" w:rsidRDefault="007C71EE">
      <w:pPr>
        <w:pStyle w:val="a"/>
        <w:rPr>
          <w:rFonts w:hint="cs"/>
          <w:rtl/>
        </w:rPr>
      </w:pPr>
    </w:p>
    <w:p w14:paraId="3D5A3EAE" w14:textId="77777777" w:rsidR="00000000" w:rsidRDefault="007C71EE">
      <w:pPr>
        <w:pStyle w:val="a"/>
        <w:jc w:val="center"/>
        <w:rPr>
          <w:rFonts w:hint="cs"/>
          <w:b/>
          <w:bCs/>
          <w:rtl/>
        </w:rPr>
      </w:pPr>
      <w:r>
        <w:rPr>
          <w:rFonts w:hint="cs"/>
          <w:b/>
          <w:bCs/>
          <w:rtl/>
        </w:rPr>
        <w:t xml:space="preserve">הצבעה </w:t>
      </w:r>
    </w:p>
    <w:p w14:paraId="4A236064" w14:textId="77777777" w:rsidR="00000000" w:rsidRDefault="007C71EE">
      <w:pPr>
        <w:pStyle w:val="a"/>
        <w:jc w:val="center"/>
        <w:rPr>
          <w:rFonts w:hint="cs"/>
          <w:b/>
          <w:bCs/>
          <w:rtl/>
        </w:rPr>
      </w:pPr>
    </w:p>
    <w:p w14:paraId="4A35CB99" w14:textId="77777777" w:rsidR="00000000" w:rsidRDefault="007C71EE">
      <w:pPr>
        <w:pStyle w:val="a"/>
        <w:jc w:val="center"/>
        <w:rPr>
          <w:rFonts w:hint="cs"/>
          <w:rtl/>
        </w:rPr>
      </w:pPr>
      <w:r>
        <w:rPr>
          <w:rFonts w:hint="cs"/>
          <w:rtl/>
        </w:rPr>
        <w:t>ההסתייגות  של  חבר הכנסת  מתן וילנאי לסעיף 8 לא נתקבלה.</w:t>
      </w:r>
    </w:p>
    <w:p w14:paraId="0CD07C4F" w14:textId="77777777" w:rsidR="00000000" w:rsidRDefault="007C71EE">
      <w:pPr>
        <w:pStyle w:val="a"/>
        <w:jc w:val="center"/>
        <w:rPr>
          <w:rFonts w:hint="cs"/>
          <w:rtl/>
        </w:rPr>
      </w:pPr>
    </w:p>
    <w:p w14:paraId="353DA05E" w14:textId="77777777" w:rsidR="00000000" w:rsidRDefault="007C71EE">
      <w:pPr>
        <w:pStyle w:val="ad"/>
        <w:rPr>
          <w:rtl/>
        </w:rPr>
      </w:pPr>
      <w:r>
        <w:rPr>
          <w:rtl/>
        </w:rPr>
        <w:t>היו"ר ראובן ריבלין:</w:t>
      </w:r>
    </w:p>
    <w:p w14:paraId="183DFC6F" w14:textId="77777777" w:rsidR="00000000" w:rsidRDefault="007C71EE">
      <w:pPr>
        <w:pStyle w:val="a"/>
        <w:rPr>
          <w:rFonts w:hint="cs"/>
          <w:rtl/>
        </w:rPr>
      </w:pPr>
    </w:p>
    <w:p w14:paraId="1D09F057" w14:textId="77777777" w:rsidR="00000000" w:rsidRDefault="007C71EE">
      <w:pPr>
        <w:pStyle w:val="a"/>
        <w:rPr>
          <w:rFonts w:hint="cs"/>
          <w:rtl/>
        </w:rPr>
      </w:pPr>
      <w:r>
        <w:rPr>
          <w:rFonts w:hint="cs"/>
          <w:rtl/>
        </w:rPr>
        <w:t>תודה. אני קובע שהצעתו של מתן וילנאי לא נתקבלה.</w:t>
      </w:r>
    </w:p>
    <w:p w14:paraId="2155EE0F" w14:textId="77777777" w:rsidR="00000000" w:rsidRDefault="007C71EE">
      <w:pPr>
        <w:pStyle w:val="a"/>
        <w:rPr>
          <w:rFonts w:hint="cs"/>
          <w:rtl/>
        </w:rPr>
      </w:pPr>
    </w:p>
    <w:p w14:paraId="789A6E9E" w14:textId="77777777" w:rsidR="00000000" w:rsidRDefault="007C71EE">
      <w:pPr>
        <w:pStyle w:val="a"/>
        <w:rPr>
          <w:rFonts w:hint="cs"/>
          <w:rtl/>
        </w:rPr>
      </w:pPr>
      <w:r>
        <w:rPr>
          <w:rFonts w:hint="cs"/>
          <w:rtl/>
        </w:rPr>
        <w:t>הצעת דליה איציק - מי בעד, מי נגד? נא להרים יד, רבותי, אני צריך לראות. מי נגד? גדעון, אם השרים לא</w:t>
      </w:r>
      <w:r>
        <w:rPr>
          <w:rFonts w:hint="cs"/>
          <w:rtl/>
        </w:rPr>
        <w:t xml:space="preserve"> יצביעו, אני לא אוכל למנות את קולותיהם. אתה מקשר ביני לבינם. רבותי, מי נגד? נא להצביע. מי נמנע?</w:t>
      </w:r>
    </w:p>
    <w:p w14:paraId="579293F1" w14:textId="77777777" w:rsidR="00000000" w:rsidRDefault="007C71EE">
      <w:pPr>
        <w:pStyle w:val="a"/>
        <w:rPr>
          <w:rFonts w:hint="cs"/>
          <w:rtl/>
        </w:rPr>
      </w:pPr>
    </w:p>
    <w:p w14:paraId="2D4257CC" w14:textId="77777777" w:rsidR="00000000" w:rsidRDefault="007C71EE">
      <w:pPr>
        <w:pStyle w:val="a"/>
        <w:rPr>
          <w:rFonts w:hint="cs"/>
          <w:rtl/>
        </w:rPr>
      </w:pPr>
    </w:p>
    <w:p w14:paraId="652EFF61" w14:textId="77777777" w:rsidR="00000000" w:rsidRDefault="007C71EE">
      <w:pPr>
        <w:pStyle w:val="a"/>
        <w:jc w:val="center"/>
        <w:rPr>
          <w:rFonts w:hint="cs"/>
          <w:b/>
          <w:bCs/>
          <w:rtl/>
        </w:rPr>
      </w:pPr>
      <w:r>
        <w:rPr>
          <w:rFonts w:hint="cs"/>
          <w:b/>
          <w:bCs/>
          <w:rtl/>
        </w:rPr>
        <w:t xml:space="preserve">הצבעה </w:t>
      </w:r>
    </w:p>
    <w:p w14:paraId="57081703" w14:textId="77777777" w:rsidR="00000000" w:rsidRDefault="007C71EE">
      <w:pPr>
        <w:pStyle w:val="a"/>
        <w:jc w:val="center"/>
        <w:rPr>
          <w:rFonts w:hint="cs"/>
          <w:b/>
          <w:bCs/>
          <w:rtl/>
        </w:rPr>
      </w:pPr>
    </w:p>
    <w:p w14:paraId="6C67A1B5" w14:textId="77777777" w:rsidR="00000000" w:rsidRDefault="007C71EE">
      <w:pPr>
        <w:pStyle w:val="a"/>
        <w:jc w:val="center"/>
        <w:rPr>
          <w:rFonts w:hint="cs"/>
          <w:rtl/>
        </w:rPr>
      </w:pPr>
      <w:r>
        <w:rPr>
          <w:rFonts w:hint="cs"/>
          <w:rtl/>
        </w:rPr>
        <w:t>ההסתייגות  של  חברת הכנסת דליה איציק  לסעיף 8 לא נתקבלה.</w:t>
      </w:r>
    </w:p>
    <w:p w14:paraId="5EB391DE" w14:textId="77777777" w:rsidR="00000000" w:rsidRDefault="007C71EE">
      <w:pPr>
        <w:pStyle w:val="a"/>
        <w:jc w:val="center"/>
        <w:rPr>
          <w:rFonts w:hint="cs"/>
          <w:rtl/>
        </w:rPr>
      </w:pPr>
    </w:p>
    <w:p w14:paraId="29EFC7E4" w14:textId="77777777" w:rsidR="00000000" w:rsidRDefault="007C71EE">
      <w:pPr>
        <w:pStyle w:val="ad"/>
        <w:rPr>
          <w:rtl/>
        </w:rPr>
      </w:pPr>
    </w:p>
    <w:p w14:paraId="6ED45249" w14:textId="77777777" w:rsidR="00000000" w:rsidRDefault="007C71EE">
      <w:pPr>
        <w:pStyle w:val="ad"/>
        <w:rPr>
          <w:rFonts w:hint="cs"/>
          <w:rtl/>
        </w:rPr>
      </w:pPr>
      <w:r>
        <w:rPr>
          <w:rtl/>
        </w:rPr>
        <w:t>היו"ר ראובן ריבלין:</w:t>
      </w:r>
    </w:p>
    <w:p w14:paraId="6265C044" w14:textId="77777777" w:rsidR="00000000" w:rsidRDefault="007C71EE">
      <w:pPr>
        <w:pStyle w:val="a"/>
        <w:rPr>
          <w:rFonts w:hint="cs"/>
          <w:rtl/>
        </w:rPr>
      </w:pPr>
    </w:p>
    <w:p w14:paraId="748DD361" w14:textId="77777777" w:rsidR="00000000" w:rsidRDefault="007C71EE">
      <w:pPr>
        <w:pStyle w:val="a"/>
        <w:rPr>
          <w:rFonts w:hint="cs"/>
          <w:rtl/>
        </w:rPr>
      </w:pPr>
      <w:r>
        <w:rPr>
          <w:rFonts w:hint="cs"/>
          <w:rtl/>
        </w:rPr>
        <w:t>אני קובע שהצעת דליה איציק לא נתקבלה.</w:t>
      </w:r>
    </w:p>
    <w:p w14:paraId="7FF338E7" w14:textId="77777777" w:rsidR="00000000" w:rsidRDefault="007C71EE">
      <w:pPr>
        <w:pStyle w:val="a"/>
        <w:rPr>
          <w:rFonts w:hint="cs"/>
          <w:rtl/>
        </w:rPr>
      </w:pPr>
    </w:p>
    <w:p w14:paraId="30DB021C" w14:textId="77777777" w:rsidR="00000000" w:rsidRDefault="007C71EE">
      <w:pPr>
        <w:pStyle w:val="a"/>
        <w:rPr>
          <w:rFonts w:hint="cs"/>
          <w:rtl/>
        </w:rPr>
      </w:pPr>
      <w:r>
        <w:rPr>
          <w:rFonts w:hint="cs"/>
          <w:rtl/>
        </w:rPr>
        <w:t>הצעת אופיר פינס - מי בעד, מי נגד</w:t>
      </w:r>
      <w:r>
        <w:rPr>
          <w:rFonts w:hint="cs"/>
          <w:rtl/>
        </w:rPr>
        <w:t>, מי נמנע?</w:t>
      </w:r>
    </w:p>
    <w:p w14:paraId="5CECC051" w14:textId="77777777" w:rsidR="00000000" w:rsidRDefault="007C71EE">
      <w:pPr>
        <w:pStyle w:val="a"/>
        <w:rPr>
          <w:rFonts w:hint="cs"/>
          <w:rtl/>
        </w:rPr>
      </w:pPr>
    </w:p>
    <w:p w14:paraId="019ABC98" w14:textId="77777777" w:rsidR="00000000" w:rsidRDefault="007C71EE">
      <w:pPr>
        <w:pStyle w:val="a"/>
        <w:rPr>
          <w:rFonts w:hint="cs"/>
          <w:rtl/>
        </w:rPr>
      </w:pPr>
    </w:p>
    <w:p w14:paraId="2841CC8A" w14:textId="77777777" w:rsidR="00000000" w:rsidRDefault="007C71EE">
      <w:pPr>
        <w:pStyle w:val="a"/>
        <w:jc w:val="center"/>
        <w:rPr>
          <w:rFonts w:hint="cs"/>
          <w:b/>
          <w:bCs/>
          <w:rtl/>
        </w:rPr>
      </w:pPr>
      <w:r>
        <w:rPr>
          <w:rFonts w:hint="cs"/>
          <w:b/>
          <w:bCs/>
          <w:rtl/>
        </w:rPr>
        <w:t xml:space="preserve">הצבעה </w:t>
      </w:r>
    </w:p>
    <w:p w14:paraId="7F50A23F" w14:textId="77777777" w:rsidR="00000000" w:rsidRDefault="007C71EE">
      <w:pPr>
        <w:pStyle w:val="a"/>
        <w:jc w:val="center"/>
        <w:rPr>
          <w:rFonts w:hint="cs"/>
          <w:b/>
          <w:bCs/>
          <w:rtl/>
        </w:rPr>
      </w:pPr>
    </w:p>
    <w:p w14:paraId="536D479B" w14:textId="77777777" w:rsidR="00000000" w:rsidRDefault="007C71EE">
      <w:pPr>
        <w:pStyle w:val="a"/>
        <w:jc w:val="center"/>
        <w:rPr>
          <w:rFonts w:hint="cs"/>
          <w:rtl/>
        </w:rPr>
      </w:pPr>
      <w:r>
        <w:rPr>
          <w:rFonts w:hint="cs"/>
          <w:rtl/>
        </w:rPr>
        <w:t>ההסתייגות  של  חבר הכנסת אופיר פינס-פז לסעיף 8 לא נתקבלה.</w:t>
      </w:r>
    </w:p>
    <w:p w14:paraId="2260D928" w14:textId="77777777" w:rsidR="00000000" w:rsidRDefault="007C71EE">
      <w:pPr>
        <w:pStyle w:val="a"/>
        <w:jc w:val="center"/>
        <w:rPr>
          <w:rFonts w:hint="cs"/>
          <w:rtl/>
        </w:rPr>
      </w:pPr>
    </w:p>
    <w:p w14:paraId="787790D2" w14:textId="77777777" w:rsidR="00000000" w:rsidRDefault="007C71EE">
      <w:pPr>
        <w:pStyle w:val="ad"/>
        <w:rPr>
          <w:rtl/>
        </w:rPr>
      </w:pPr>
      <w:r>
        <w:rPr>
          <w:rtl/>
        </w:rPr>
        <w:t>היו"ר ראובן ריבלין:</w:t>
      </w:r>
    </w:p>
    <w:p w14:paraId="1DFBB876" w14:textId="77777777" w:rsidR="00000000" w:rsidRDefault="007C71EE">
      <w:pPr>
        <w:pStyle w:val="a"/>
        <w:rPr>
          <w:rFonts w:hint="cs"/>
          <w:rtl/>
        </w:rPr>
      </w:pPr>
    </w:p>
    <w:p w14:paraId="5CE03732" w14:textId="77777777" w:rsidR="00000000" w:rsidRDefault="007C71EE">
      <w:pPr>
        <w:pStyle w:val="a"/>
        <w:rPr>
          <w:rFonts w:hint="cs"/>
          <w:rtl/>
        </w:rPr>
      </w:pPr>
      <w:r>
        <w:rPr>
          <w:rFonts w:hint="cs"/>
          <w:rtl/>
        </w:rPr>
        <w:t>הצעת פינס לא נתקבלה.</w:t>
      </w:r>
    </w:p>
    <w:p w14:paraId="20B25913" w14:textId="77777777" w:rsidR="00000000" w:rsidRDefault="007C71EE">
      <w:pPr>
        <w:pStyle w:val="a"/>
        <w:rPr>
          <w:rFonts w:hint="cs"/>
          <w:rtl/>
        </w:rPr>
      </w:pPr>
    </w:p>
    <w:p w14:paraId="750FF48F" w14:textId="77777777" w:rsidR="00000000" w:rsidRDefault="007C71EE">
      <w:pPr>
        <w:pStyle w:val="a"/>
        <w:rPr>
          <w:rFonts w:hint="cs"/>
          <w:rtl/>
        </w:rPr>
      </w:pPr>
      <w:r>
        <w:rPr>
          <w:rFonts w:hint="cs"/>
          <w:rtl/>
        </w:rPr>
        <w:t xml:space="preserve">הצעת סנה </w:t>
      </w:r>
      <w:r>
        <w:rPr>
          <w:rtl/>
        </w:rPr>
        <w:t>–</w:t>
      </w:r>
      <w:r>
        <w:rPr>
          <w:rFonts w:hint="cs"/>
          <w:rtl/>
        </w:rPr>
        <w:t xml:space="preserve"> חבר הכנסת סנה אינו נוכח.</w:t>
      </w:r>
    </w:p>
    <w:p w14:paraId="0025F6CF" w14:textId="77777777" w:rsidR="00000000" w:rsidRDefault="007C71EE">
      <w:pPr>
        <w:pStyle w:val="a"/>
        <w:rPr>
          <w:rFonts w:hint="cs"/>
          <w:rtl/>
        </w:rPr>
      </w:pPr>
    </w:p>
    <w:p w14:paraId="4B7A0331" w14:textId="77777777" w:rsidR="00000000" w:rsidRDefault="007C71EE">
      <w:pPr>
        <w:pStyle w:val="a"/>
        <w:rPr>
          <w:rFonts w:hint="cs"/>
          <w:rtl/>
        </w:rPr>
      </w:pPr>
      <w:r>
        <w:rPr>
          <w:rFonts w:hint="cs"/>
          <w:rtl/>
        </w:rPr>
        <w:t xml:space="preserve">הצעת תמיר </w:t>
      </w:r>
      <w:r>
        <w:rPr>
          <w:rtl/>
        </w:rPr>
        <w:t>–</w:t>
      </w:r>
      <w:r>
        <w:rPr>
          <w:rFonts w:hint="cs"/>
          <w:rtl/>
        </w:rPr>
        <w:t xml:space="preserve"> מי בעד הצעת תמיר, מי נגד, מי נמנע?</w:t>
      </w:r>
    </w:p>
    <w:p w14:paraId="22D95E26" w14:textId="77777777" w:rsidR="00000000" w:rsidRDefault="007C71EE">
      <w:pPr>
        <w:pStyle w:val="a"/>
        <w:rPr>
          <w:rFonts w:hint="cs"/>
          <w:rtl/>
        </w:rPr>
      </w:pPr>
    </w:p>
    <w:p w14:paraId="07FD9686" w14:textId="77777777" w:rsidR="00000000" w:rsidRDefault="007C71EE">
      <w:pPr>
        <w:pStyle w:val="a"/>
        <w:rPr>
          <w:rFonts w:hint="cs"/>
          <w:rtl/>
        </w:rPr>
      </w:pPr>
    </w:p>
    <w:p w14:paraId="2684476E" w14:textId="77777777" w:rsidR="00000000" w:rsidRDefault="007C71EE">
      <w:pPr>
        <w:pStyle w:val="a"/>
        <w:jc w:val="center"/>
        <w:rPr>
          <w:rFonts w:hint="cs"/>
          <w:b/>
          <w:bCs/>
          <w:rtl/>
        </w:rPr>
      </w:pPr>
      <w:r>
        <w:rPr>
          <w:rFonts w:hint="cs"/>
          <w:b/>
          <w:bCs/>
          <w:rtl/>
        </w:rPr>
        <w:t xml:space="preserve">הצבעה </w:t>
      </w:r>
    </w:p>
    <w:p w14:paraId="3BB51C01" w14:textId="77777777" w:rsidR="00000000" w:rsidRDefault="007C71EE">
      <w:pPr>
        <w:pStyle w:val="a"/>
        <w:jc w:val="center"/>
        <w:rPr>
          <w:rFonts w:hint="cs"/>
          <w:b/>
          <w:bCs/>
          <w:rtl/>
        </w:rPr>
      </w:pPr>
    </w:p>
    <w:p w14:paraId="2E00326C" w14:textId="77777777" w:rsidR="00000000" w:rsidRDefault="007C71EE">
      <w:pPr>
        <w:pStyle w:val="a"/>
        <w:jc w:val="center"/>
        <w:rPr>
          <w:rFonts w:hint="cs"/>
          <w:rtl/>
        </w:rPr>
      </w:pPr>
      <w:r>
        <w:rPr>
          <w:rFonts w:hint="cs"/>
          <w:rtl/>
        </w:rPr>
        <w:t>ההסתייגות  של  חברת הכנסת יולי תמיר לסע</w:t>
      </w:r>
      <w:r>
        <w:rPr>
          <w:rFonts w:hint="cs"/>
          <w:rtl/>
        </w:rPr>
        <w:t>יף 8  לא נתקבלה.</w:t>
      </w:r>
    </w:p>
    <w:p w14:paraId="589B2DD4" w14:textId="77777777" w:rsidR="00000000" w:rsidRDefault="007C71EE">
      <w:pPr>
        <w:pStyle w:val="a"/>
        <w:jc w:val="center"/>
        <w:rPr>
          <w:rFonts w:hint="cs"/>
          <w:rtl/>
        </w:rPr>
      </w:pPr>
    </w:p>
    <w:p w14:paraId="5439FAA0" w14:textId="77777777" w:rsidR="00000000" w:rsidRDefault="007C71EE">
      <w:pPr>
        <w:pStyle w:val="ad"/>
        <w:rPr>
          <w:rtl/>
        </w:rPr>
      </w:pPr>
      <w:r>
        <w:rPr>
          <w:rtl/>
        </w:rPr>
        <w:t>היו"ר ראובן ריבלין:</w:t>
      </w:r>
    </w:p>
    <w:p w14:paraId="4F50B972" w14:textId="77777777" w:rsidR="00000000" w:rsidRDefault="007C71EE">
      <w:pPr>
        <w:pStyle w:val="a"/>
        <w:rPr>
          <w:rFonts w:hint="cs"/>
          <w:rtl/>
        </w:rPr>
      </w:pPr>
    </w:p>
    <w:p w14:paraId="66E724C7" w14:textId="77777777" w:rsidR="00000000" w:rsidRDefault="007C71EE">
      <w:pPr>
        <w:pStyle w:val="a"/>
        <w:rPr>
          <w:rFonts w:hint="cs"/>
          <w:rtl/>
        </w:rPr>
      </w:pPr>
      <w:r>
        <w:rPr>
          <w:rFonts w:hint="cs"/>
          <w:rtl/>
        </w:rPr>
        <w:t>הצעת תמיר לא נתקבלה.</w:t>
      </w:r>
    </w:p>
    <w:p w14:paraId="4C7AC261" w14:textId="77777777" w:rsidR="00000000" w:rsidRDefault="007C71EE">
      <w:pPr>
        <w:pStyle w:val="a"/>
        <w:rPr>
          <w:rFonts w:hint="cs"/>
          <w:rtl/>
        </w:rPr>
      </w:pPr>
    </w:p>
    <w:p w14:paraId="1C7FE625" w14:textId="77777777" w:rsidR="00000000" w:rsidRDefault="007C71EE">
      <w:pPr>
        <w:pStyle w:val="a"/>
        <w:rPr>
          <w:rFonts w:hint="cs"/>
          <w:rtl/>
        </w:rPr>
      </w:pPr>
      <w:r>
        <w:rPr>
          <w:rFonts w:hint="cs"/>
          <w:rtl/>
        </w:rPr>
        <w:t xml:space="preserve">הצעת מלכיאור </w:t>
      </w:r>
      <w:r>
        <w:rPr>
          <w:rtl/>
        </w:rPr>
        <w:t>–</w:t>
      </w:r>
      <w:r>
        <w:rPr>
          <w:rFonts w:hint="cs"/>
          <w:rtl/>
        </w:rPr>
        <w:t xml:space="preserve"> מי בעד, מי נגד, מי נמנע?</w:t>
      </w:r>
    </w:p>
    <w:p w14:paraId="71ACEA49" w14:textId="77777777" w:rsidR="00000000" w:rsidRDefault="007C71EE">
      <w:pPr>
        <w:pStyle w:val="a"/>
        <w:rPr>
          <w:rFonts w:hint="cs"/>
          <w:rtl/>
        </w:rPr>
      </w:pPr>
    </w:p>
    <w:p w14:paraId="11A4F25A" w14:textId="77777777" w:rsidR="00000000" w:rsidRDefault="007C71EE">
      <w:pPr>
        <w:pStyle w:val="a"/>
        <w:rPr>
          <w:rFonts w:hint="cs"/>
          <w:rtl/>
        </w:rPr>
      </w:pPr>
    </w:p>
    <w:p w14:paraId="7FF215AC" w14:textId="77777777" w:rsidR="00000000" w:rsidRDefault="007C71EE">
      <w:pPr>
        <w:pStyle w:val="a"/>
        <w:jc w:val="center"/>
        <w:rPr>
          <w:rFonts w:hint="cs"/>
          <w:b/>
          <w:bCs/>
          <w:rtl/>
        </w:rPr>
      </w:pPr>
      <w:r>
        <w:rPr>
          <w:rFonts w:hint="cs"/>
          <w:b/>
          <w:bCs/>
          <w:rtl/>
        </w:rPr>
        <w:t xml:space="preserve">הצבעה </w:t>
      </w:r>
    </w:p>
    <w:p w14:paraId="0536636B" w14:textId="77777777" w:rsidR="00000000" w:rsidRDefault="007C71EE">
      <w:pPr>
        <w:pStyle w:val="a"/>
        <w:jc w:val="center"/>
        <w:rPr>
          <w:rFonts w:hint="cs"/>
          <w:b/>
          <w:bCs/>
          <w:rtl/>
        </w:rPr>
      </w:pPr>
    </w:p>
    <w:p w14:paraId="1290C422" w14:textId="77777777" w:rsidR="00000000" w:rsidRDefault="007C71EE">
      <w:pPr>
        <w:pStyle w:val="a"/>
        <w:jc w:val="center"/>
        <w:rPr>
          <w:rFonts w:hint="cs"/>
          <w:rtl/>
        </w:rPr>
      </w:pPr>
      <w:r>
        <w:rPr>
          <w:rFonts w:hint="cs"/>
          <w:rtl/>
        </w:rPr>
        <w:t>ההסתייגות  של  חבר הכנסת מיכאל מלכיאור לסעיף 8 לא נתקבלה.</w:t>
      </w:r>
    </w:p>
    <w:p w14:paraId="56C11209" w14:textId="77777777" w:rsidR="00000000" w:rsidRDefault="007C71EE">
      <w:pPr>
        <w:pStyle w:val="a"/>
        <w:jc w:val="center"/>
        <w:rPr>
          <w:rFonts w:hint="cs"/>
          <w:rtl/>
        </w:rPr>
      </w:pPr>
    </w:p>
    <w:p w14:paraId="47DDBA43" w14:textId="77777777" w:rsidR="00000000" w:rsidRDefault="007C71EE">
      <w:pPr>
        <w:pStyle w:val="ad"/>
        <w:rPr>
          <w:rtl/>
        </w:rPr>
      </w:pPr>
      <w:r>
        <w:rPr>
          <w:rtl/>
        </w:rPr>
        <w:t>היו"ר ראובן ריבלין:</w:t>
      </w:r>
    </w:p>
    <w:p w14:paraId="203F71C3" w14:textId="77777777" w:rsidR="00000000" w:rsidRDefault="007C71EE">
      <w:pPr>
        <w:pStyle w:val="a"/>
        <w:rPr>
          <w:rFonts w:hint="cs"/>
          <w:rtl/>
        </w:rPr>
      </w:pPr>
    </w:p>
    <w:p w14:paraId="3CFBFC03" w14:textId="77777777" w:rsidR="00000000" w:rsidRDefault="007C71EE">
      <w:pPr>
        <w:pStyle w:val="a"/>
        <w:rPr>
          <w:rFonts w:hint="cs"/>
          <w:rtl/>
        </w:rPr>
      </w:pPr>
      <w:r>
        <w:rPr>
          <w:rFonts w:hint="cs"/>
          <w:rtl/>
        </w:rPr>
        <w:t>הצעת מלכיאור לא נתקבלה.</w:t>
      </w:r>
    </w:p>
    <w:p w14:paraId="29FFE572" w14:textId="77777777" w:rsidR="00000000" w:rsidRDefault="007C71EE">
      <w:pPr>
        <w:pStyle w:val="a"/>
        <w:rPr>
          <w:rFonts w:hint="cs"/>
          <w:rtl/>
        </w:rPr>
      </w:pPr>
    </w:p>
    <w:p w14:paraId="5911FE89" w14:textId="77777777" w:rsidR="00000000" w:rsidRDefault="007C71EE">
      <w:pPr>
        <w:pStyle w:val="a"/>
        <w:rPr>
          <w:rFonts w:hint="cs"/>
          <w:rtl/>
        </w:rPr>
      </w:pPr>
      <w:r>
        <w:rPr>
          <w:rFonts w:hint="cs"/>
          <w:rtl/>
        </w:rPr>
        <w:t xml:space="preserve">הצעת הרצוג </w:t>
      </w:r>
      <w:r>
        <w:rPr>
          <w:rtl/>
        </w:rPr>
        <w:t>–</w:t>
      </w:r>
      <w:r>
        <w:rPr>
          <w:rFonts w:hint="cs"/>
          <w:rtl/>
        </w:rPr>
        <w:t xml:space="preserve"> מי בעד, מי נגד, מי נמנע?</w:t>
      </w:r>
    </w:p>
    <w:p w14:paraId="225EA97C" w14:textId="77777777" w:rsidR="00000000" w:rsidRDefault="007C71EE">
      <w:pPr>
        <w:pStyle w:val="a"/>
        <w:rPr>
          <w:rFonts w:hint="cs"/>
          <w:rtl/>
        </w:rPr>
      </w:pPr>
    </w:p>
    <w:p w14:paraId="2498BA1D" w14:textId="77777777" w:rsidR="00000000" w:rsidRDefault="007C71EE">
      <w:pPr>
        <w:pStyle w:val="a"/>
        <w:rPr>
          <w:rFonts w:hint="cs"/>
          <w:rtl/>
        </w:rPr>
      </w:pPr>
    </w:p>
    <w:p w14:paraId="1228A9A1" w14:textId="77777777" w:rsidR="00000000" w:rsidRDefault="007C71EE">
      <w:pPr>
        <w:pStyle w:val="a"/>
        <w:jc w:val="center"/>
        <w:rPr>
          <w:rFonts w:hint="cs"/>
          <w:b/>
          <w:bCs/>
          <w:rtl/>
        </w:rPr>
      </w:pPr>
      <w:r>
        <w:rPr>
          <w:rFonts w:hint="cs"/>
          <w:b/>
          <w:bCs/>
          <w:rtl/>
        </w:rPr>
        <w:t xml:space="preserve">הצבעה </w:t>
      </w:r>
    </w:p>
    <w:p w14:paraId="3D0036B7" w14:textId="77777777" w:rsidR="00000000" w:rsidRDefault="007C71EE">
      <w:pPr>
        <w:pStyle w:val="a"/>
        <w:jc w:val="center"/>
        <w:rPr>
          <w:rFonts w:hint="cs"/>
          <w:b/>
          <w:bCs/>
          <w:rtl/>
        </w:rPr>
      </w:pPr>
    </w:p>
    <w:p w14:paraId="4C3FF148" w14:textId="77777777" w:rsidR="00000000" w:rsidRDefault="007C71EE">
      <w:pPr>
        <w:pStyle w:val="a"/>
        <w:jc w:val="center"/>
        <w:rPr>
          <w:rFonts w:hint="cs"/>
          <w:rtl/>
        </w:rPr>
      </w:pPr>
      <w:r>
        <w:rPr>
          <w:rFonts w:hint="cs"/>
          <w:rtl/>
        </w:rPr>
        <w:t>ההסתייגות  של  חבר הכנסת יצחק הרצוג לסעיף 8 לא נתקבלה.</w:t>
      </w:r>
    </w:p>
    <w:p w14:paraId="4C183916" w14:textId="77777777" w:rsidR="00000000" w:rsidRDefault="007C71EE">
      <w:pPr>
        <w:pStyle w:val="a"/>
        <w:jc w:val="center"/>
        <w:rPr>
          <w:rFonts w:hint="cs"/>
          <w:rtl/>
        </w:rPr>
      </w:pPr>
    </w:p>
    <w:p w14:paraId="5852EA57" w14:textId="77777777" w:rsidR="00000000" w:rsidRDefault="007C71EE">
      <w:pPr>
        <w:pStyle w:val="ad"/>
        <w:rPr>
          <w:rtl/>
        </w:rPr>
      </w:pPr>
      <w:r>
        <w:rPr>
          <w:rtl/>
        </w:rPr>
        <w:t>היו"ר ראובן ריבלין:</w:t>
      </w:r>
    </w:p>
    <w:p w14:paraId="7FF4F447" w14:textId="77777777" w:rsidR="00000000" w:rsidRDefault="007C71EE">
      <w:pPr>
        <w:pStyle w:val="a"/>
        <w:rPr>
          <w:rFonts w:hint="cs"/>
          <w:rtl/>
        </w:rPr>
      </w:pPr>
    </w:p>
    <w:p w14:paraId="734C3E7A" w14:textId="77777777" w:rsidR="00000000" w:rsidRDefault="007C71EE">
      <w:pPr>
        <w:pStyle w:val="a"/>
        <w:rPr>
          <w:rFonts w:hint="cs"/>
          <w:rtl/>
        </w:rPr>
      </w:pPr>
      <w:r>
        <w:rPr>
          <w:rFonts w:hint="cs"/>
          <w:rtl/>
        </w:rPr>
        <w:t>הצעת הרצוג לא נתקבלה.</w:t>
      </w:r>
    </w:p>
    <w:p w14:paraId="4F05C3BB" w14:textId="77777777" w:rsidR="00000000" w:rsidRDefault="007C71EE">
      <w:pPr>
        <w:pStyle w:val="a"/>
        <w:rPr>
          <w:rFonts w:hint="cs"/>
          <w:rtl/>
        </w:rPr>
      </w:pPr>
    </w:p>
    <w:p w14:paraId="2B32CF0D" w14:textId="77777777" w:rsidR="00000000" w:rsidRDefault="007C71EE">
      <w:pPr>
        <w:pStyle w:val="a"/>
        <w:rPr>
          <w:rFonts w:hint="cs"/>
          <w:rtl/>
        </w:rPr>
      </w:pPr>
      <w:r>
        <w:rPr>
          <w:rFonts w:hint="cs"/>
          <w:rtl/>
        </w:rPr>
        <w:t>הצעת חיים רמון - מי בעד, מי נגד, מי נמנע?</w:t>
      </w:r>
    </w:p>
    <w:p w14:paraId="573DF1B3" w14:textId="77777777" w:rsidR="00000000" w:rsidRDefault="007C71EE">
      <w:pPr>
        <w:pStyle w:val="a"/>
        <w:rPr>
          <w:rFonts w:hint="cs"/>
          <w:rtl/>
        </w:rPr>
      </w:pPr>
    </w:p>
    <w:p w14:paraId="7E6E40E8" w14:textId="77777777" w:rsidR="00000000" w:rsidRDefault="007C71EE">
      <w:pPr>
        <w:pStyle w:val="a"/>
        <w:jc w:val="center"/>
        <w:rPr>
          <w:rFonts w:hint="cs"/>
          <w:b/>
          <w:bCs/>
          <w:rtl/>
        </w:rPr>
      </w:pPr>
      <w:r>
        <w:rPr>
          <w:rFonts w:hint="cs"/>
          <w:b/>
          <w:bCs/>
          <w:rtl/>
        </w:rPr>
        <w:t xml:space="preserve">הצבעה </w:t>
      </w:r>
    </w:p>
    <w:p w14:paraId="66BCFF29" w14:textId="77777777" w:rsidR="00000000" w:rsidRDefault="007C71EE">
      <w:pPr>
        <w:pStyle w:val="a"/>
        <w:jc w:val="center"/>
        <w:rPr>
          <w:rFonts w:hint="cs"/>
          <w:b/>
          <w:bCs/>
          <w:rtl/>
        </w:rPr>
      </w:pPr>
    </w:p>
    <w:p w14:paraId="7B95C3E6" w14:textId="77777777" w:rsidR="00000000" w:rsidRDefault="007C71EE">
      <w:pPr>
        <w:pStyle w:val="a"/>
        <w:jc w:val="center"/>
        <w:rPr>
          <w:rFonts w:hint="cs"/>
          <w:rtl/>
        </w:rPr>
      </w:pPr>
      <w:r>
        <w:rPr>
          <w:rFonts w:hint="cs"/>
          <w:rtl/>
        </w:rPr>
        <w:t>ההסתייגות  של  חבר הכנסת חיים רמון לסעיף 8 לא נתקבלה.</w:t>
      </w:r>
    </w:p>
    <w:p w14:paraId="3B893FFF" w14:textId="77777777" w:rsidR="00000000" w:rsidRDefault="007C71EE">
      <w:pPr>
        <w:pStyle w:val="a"/>
        <w:jc w:val="center"/>
        <w:rPr>
          <w:rFonts w:hint="cs"/>
          <w:rtl/>
        </w:rPr>
      </w:pPr>
    </w:p>
    <w:p w14:paraId="1B68F3C7" w14:textId="77777777" w:rsidR="00000000" w:rsidRDefault="007C71EE">
      <w:pPr>
        <w:pStyle w:val="ad"/>
        <w:rPr>
          <w:rtl/>
        </w:rPr>
      </w:pPr>
      <w:r>
        <w:rPr>
          <w:rtl/>
        </w:rPr>
        <w:t>היו"ר ראובן ריבלין:</w:t>
      </w:r>
    </w:p>
    <w:p w14:paraId="245CE07A" w14:textId="77777777" w:rsidR="00000000" w:rsidRDefault="007C71EE">
      <w:pPr>
        <w:pStyle w:val="a"/>
        <w:rPr>
          <w:rFonts w:hint="cs"/>
          <w:rtl/>
        </w:rPr>
      </w:pPr>
    </w:p>
    <w:p w14:paraId="1A1C713A" w14:textId="77777777" w:rsidR="00000000" w:rsidRDefault="007C71EE">
      <w:pPr>
        <w:pStyle w:val="a"/>
        <w:rPr>
          <w:rFonts w:hint="cs"/>
          <w:rtl/>
        </w:rPr>
      </w:pPr>
      <w:r>
        <w:rPr>
          <w:rFonts w:hint="cs"/>
          <w:rtl/>
        </w:rPr>
        <w:t>אני קובע, הצעת חיים ר</w:t>
      </w:r>
      <w:r>
        <w:rPr>
          <w:rFonts w:hint="cs"/>
          <w:rtl/>
        </w:rPr>
        <w:t>מון לא נתקבלה.</w:t>
      </w:r>
    </w:p>
    <w:p w14:paraId="50308DCB" w14:textId="77777777" w:rsidR="00000000" w:rsidRDefault="007C71EE">
      <w:pPr>
        <w:pStyle w:val="a"/>
        <w:rPr>
          <w:rFonts w:hint="cs"/>
          <w:rtl/>
        </w:rPr>
      </w:pPr>
    </w:p>
    <w:p w14:paraId="71BC88C6" w14:textId="77777777" w:rsidR="00000000" w:rsidRDefault="007C71EE">
      <w:pPr>
        <w:pStyle w:val="a"/>
        <w:rPr>
          <w:rFonts w:hint="cs"/>
          <w:rtl/>
        </w:rPr>
      </w:pPr>
      <w:r>
        <w:rPr>
          <w:rFonts w:hint="cs"/>
          <w:rtl/>
        </w:rPr>
        <w:t xml:space="preserve">רבותי חברי הכנסת, עמוד 59, הצעת חבר הכנסת דני יתום. דני יתום אינו נוכח </w:t>
      </w:r>
      <w:r>
        <w:rPr>
          <w:rtl/>
        </w:rPr>
        <w:t>–</w:t>
      </w:r>
      <w:r>
        <w:rPr>
          <w:rFonts w:hint="cs"/>
          <w:rtl/>
        </w:rPr>
        <w:t xml:space="preserve"> לא מצביעים.</w:t>
      </w:r>
    </w:p>
    <w:p w14:paraId="68D80093" w14:textId="77777777" w:rsidR="00000000" w:rsidRDefault="007C71EE">
      <w:pPr>
        <w:pStyle w:val="a"/>
        <w:rPr>
          <w:rFonts w:hint="cs"/>
          <w:rtl/>
        </w:rPr>
      </w:pPr>
    </w:p>
    <w:p w14:paraId="419AEFED" w14:textId="77777777" w:rsidR="00000000" w:rsidRDefault="007C71EE">
      <w:pPr>
        <w:pStyle w:val="a"/>
        <w:rPr>
          <w:rFonts w:hint="cs"/>
          <w:rtl/>
        </w:rPr>
      </w:pPr>
      <w:r>
        <w:rPr>
          <w:rFonts w:hint="cs"/>
          <w:rtl/>
        </w:rPr>
        <w:t xml:space="preserve">הצעת איתן כבל </w:t>
      </w:r>
      <w:r>
        <w:rPr>
          <w:rtl/>
        </w:rPr>
        <w:t>–</w:t>
      </w:r>
      <w:r>
        <w:rPr>
          <w:rFonts w:hint="cs"/>
          <w:rtl/>
        </w:rPr>
        <w:t xml:space="preserve"> מי בעד? מי נגד? מי נמנע?</w:t>
      </w:r>
    </w:p>
    <w:p w14:paraId="6FF33FD8" w14:textId="77777777" w:rsidR="00000000" w:rsidRDefault="007C71EE">
      <w:pPr>
        <w:pStyle w:val="a"/>
        <w:rPr>
          <w:rFonts w:hint="cs"/>
          <w:rtl/>
        </w:rPr>
      </w:pPr>
    </w:p>
    <w:p w14:paraId="61E53F1F" w14:textId="77777777" w:rsidR="00000000" w:rsidRDefault="007C71EE">
      <w:pPr>
        <w:pStyle w:val="a"/>
        <w:rPr>
          <w:rFonts w:hint="cs"/>
          <w:rtl/>
        </w:rPr>
      </w:pPr>
    </w:p>
    <w:p w14:paraId="32B379A1" w14:textId="77777777" w:rsidR="00000000" w:rsidRDefault="007C71EE">
      <w:pPr>
        <w:pStyle w:val="a"/>
        <w:jc w:val="center"/>
        <w:rPr>
          <w:rFonts w:hint="cs"/>
          <w:b/>
          <w:bCs/>
          <w:rtl/>
        </w:rPr>
      </w:pPr>
      <w:r>
        <w:rPr>
          <w:rFonts w:hint="cs"/>
          <w:b/>
          <w:bCs/>
          <w:rtl/>
        </w:rPr>
        <w:t xml:space="preserve">הצבעה </w:t>
      </w:r>
    </w:p>
    <w:p w14:paraId="2A4DE883" w14:textId="77777777" w:rsidR="00000000" w:rsidRDefault="007C71EE">
      <w:pPr>
        <w:pStyle w:val="a"/>
        <w:jc w:val="center"/>
        <w:rPr>
          <w:rFonts w:hint="cs"/>
          <w:b/>
          <w:bCs/>
          <w:rtl/>
        </w:rPr>
      </w:pPr>
    </w:p>
    <w:p w14:paraId="09DDA6F6" w14:textId="77777777" w:rsidR="00000000" w:rsidRDefault="007C71EE">
      <w:pPr>
        <w:pStyle w:val="a"/>
        <w:jc w:val="center"/>
        <w:rPr>
          <w:rFonts w:hint="cs"/>
          <w:rtl/>
        </w:rPr>
      </w:pPr>
      <w:r>
        <w:rPr>
          <w:rFonts w:hint="cs"/>
          <w:rtl/>
        </w:rPr>
        <w:t>ההסתייגות  של  חבר הכנסת איתן כבל לסעיף 8 לא נתקבלה.</w:t>
      </w:r>
    </w:p>
    <w:p w14:paraId="175AD5C8" w14:textId="77777777" w:rsidR="00000000" w:rsidRDefault="007C71EE">
      <w:pPr>
        <w:pStyle w:val="a"/>
        <w:jc w:val="center"/>
        <w:rPr>
          <w:rFonts w:hint="cs"/>
          <w:rtl/>
        </w:rPr>
      </w:pPr>
    </w:p>
    <w:p w14:paraId="12C805CB" w14:textId="77777777" w:rsidR="00000000" w:rsidRDefault="007C71EE">
      <w:pPr>
        <w:pStyle w:val="ad"/>
        <w:rPr>
          <w:rtl/>
        </w:rPr>
      </w:pPr>
      <w:r>
        <w:rPr>
          <w:rtl/>
        </w:rPr>
        <w:t>היו"ר ראובן ריבלין:</w:t>
      </w:r>
    </w:p>
    <w:p w14:paraId="1E92EFB3" w14:textId="77777777" w:rsidR="00000000" w:rsidRDefault="007C71EE">
      <w:pPr>
        <w:pStyle w:val="a"/>
        <w:rPr>
          <w:rFonts w:hint="cs"/>
          <w:rtl/>
        </w:rPr>
      </w:pPr>
    </w:p>
    <w:p w14:paraId="06026D4A" w14:textId="77777777" w:rsidR="00000000" w:rsidRDefault="007C71EE">
      <w:pPr>
        <w:pStyle w:val="a"/>
        <w:rPr>
          <w:rFonts w:hint="cs"/>
          <w:rtl/>
        </w:rPr>
      </w:pPr>
      <w:r>
        <w:rPr>
          <w:rFonts w:hint="cs"/>
          <w:rtl/>
        </w:rPr>
        <w:t>הצעת כבל לא נתקבלה.</w:t>
      </w:r>
    </w:p>
    <w:p w14:paraId="26275965" w14:textId="77777777" w:rsidR="00000000" w:rsidRDefault="007C71EE">
      <w:pPr>
        <w:pStyle w:val="a"/>
        <w:rPr>
          <w:rFonts w:hint="cs"/>
          <w:rtl/>
        </w:rPr>
      </w:pPr>
    </w:p>
    <w:p w14:paraId="4E9D434B" w14:textId="77777777" w:rsidR="00000000" w:rsidRDefault="007C71EE">
      <w:pPr>
        <w:pStyle w:val="a"/>
        <w:rPr>
          <w:rFonts w:hint="cs"/>
          <w:rtl/>
        </w:rPr>
      </w:pPr>
      <w:r>
        <w:rPr>
          <w:rFonts w:hint="cs"/>
          <w:rtl/>
        </w:rPr>
        <w:t>הצעת שו</w:t>
      </w:r>
      <w:r>
        <w:rPr>
          <w:rFonts w:hint="cs"/>
          <w:rtl/>
        </w:rPr>
        <w:t>חט - מי בעד הצעת שוחט, מי נגד, מי נמנע?</w:t>
      </w:r>
    </w:p>
    <w:p w14:paraId="022B78A7" w14:textId="77777777" w:rsidR="00000000" w:rsidRDefault="007C71EE">
      <w:pPr>
        <w:pStyle w:val="a"/>
        <w:rPr>
          <w:rFonts w:hint="cs"/>
          <w:rtl/>
        </w:rPr>
      </w:pPr>
    </w:p>
    <w:p w14:paraId="58C0616E" w14:textId="77777777" w:rsidR="00000000" w:rsidRDefault="007C71EE">
      <w:pPr>
        <w:pStyle w:val="a"/>
        <w:rPr>
          <w:rFonts w:hint="cs"/>
          <w:rtl/>
        </w:rPr>
      </w:pPr>
    </w:p>
    <w:p w14:paraId="67668CBB" w14:textId="77777777" w:rsidR="00000000" w:rsidRDefault="007C71EE">
      <w:pPr>
        <w:pStyle w:val="a"/>
        <w:jc w:val="center"/>
        <w:rPr>
          <w:rFonts w:hint="cs"/>
          <w:b/>
          <w:bCs/>
          <w:rtl/>
        </w:rPr>
      </w:pPr>
      <w:r>
        <w:rPr>
          <w:rFonts w:hint="cs"/>
          <w:b/>
          <w:bCs/>
          <w:rtl/>
        </w:rPr>
        <w:t xml:space="preserve">הצבעה </w:t>
      </w:r>
    </w:p>
    <w:p w14:paraId="6431D59F" w14:textId="77777777" w:rsidR="00000000" w:rsidRDefault="007C71EE">
      <w:pPr>
        <w:pStyle w:val="a"/>
        <w:jc w:val="center"/>
        <w:rPr>
          <w:rFonts w:hint="cs"/>
          <w:b/>
          <w:bCs/>
          <w:rtl/>
        </w:rPr>
      </w:pPr>
    </w:p>
    <w:p w14:paraId="66DD1FFB" w14:textId="77777777" w:rsidR="00000000" w:rsidRDefault="007C71EE">
      <w:pPr>
        <w:pStyle w:val="a"/>
        <w:jc w:val="center"/>
        <w:rPr>
          <w:rFonts w:hint="cs"/>
          <w:rtl/>
        </w:rPr>
      </w:pPr>
      <w:r>
        <w:rPr>
          <w:rFonts w:hint="cs"/>
          <w:rtl/>
        </w:rPr>
        <w:t>ההסתייגות  של  חבר הכנסת שוחט לסעיף 8 לא נתקבלה.</w:t>
      </w:r>
    </w:p>
    <w:p w14:paraId="4C20DD9D" w14:textId="77777777" w:rsidR="00000000" w:rsidRDefault="007C71EE">
      <w:pPr>
        <w:pStyle w:val="a"/>
        <w:jc w:val="center"/>
        <w:rPr>
          <w:rFonts w:hint="cs"/>
          <w:rtl/>
        </w:rPr>
      </w:pPr>
    </w:p>
    <w:p w14:paraId="23E2AC6C" w14:textId="77777777" w:rsidR="00000000" w:rsidRDefault="007C71EE">
      <w:pPr>
        <w:pStyle w:val="ad"/>
        <w:rPr>
          <w:rtl/>
        </w:rPr>
      </w:pPr>
      <w:r>
        <w:rPr>
          <w:rtl/>
        </w:rPr>
        <w:t>היו"ר ראובן ריבלין:</w:t>
      </w:r>
    </w:p>
    <w:p w14:paraId="49FD83A6" w14:textId="77777777" w:rsidR="00000000" w:rsidRDefault="007C71EE">
      <w:pPr>
        <w:pStyle w:val="a"/>
        <w:rPr>
          <w:rFonts w:hint="cs"/>
          <w:rtl/>
        </w:rPr>
      </w:pPr>
    </w:p>
    <w:p w14:paraId="1DB05E09" w14:textId="77777777" w:rsidR="00000000" w:rsidRDefault="007C71EE">
      <w:pPr>
        <w:pStyle w:val="a"/>
        <w:rPr>
          <w:rFonts w:hint="cs"/>
          <w:rtl/>
        </w:rPr>
      </w:pPr>
      <w:r>
        <w:rPr>
          <w:rFonts w:hint="cs"/>
          <w:rtl/>
        </w:rPr>
        <w:t>הצעת שוחט לא נתקבלה.</w:t>
      </w:r>
    </w:p>
    <w:p w14:paraId="121433DF" w14:textId="77777777" w:rsidR="00000000" w:rsidRDefault="007C71EE">
      <w:pPr>
        <w:pStyle w:val="a"/>
        <w:rPr>
          <w:rFonts w:hint="cs"/>
          <w:rtl/>
        </w:rPr>
      </w:pPr>
    </w:p>
    <w:p w14:paraId="2C16B91F" w14:textId="77777777" w:rsidR="00000000" w:rsidRDefault="007C71EE">
      <w:pPr>
        <w:pStyle w:val="a"/>
        <w:rPr>
          <w:rFonts w:hint="cs"/>
          <w:rtl/>
        </w:rPr>
      </w:pPr>
      <w:r>
        <w:rPr>
          <w:rFonts w:hint="cs"/>
          <w:rtl/>
        </w:rPr>
        <w:t>הצעת קולט אביטל - מי בעד, מי נגד, מי נמנע?</w:t>
      </w:r>
    </w:p>
    <w:p w14:paraId="7EC89C32" w14:textId="77777777" w:rsidR="00000000" w:rsidRDefault="007C71EE">
      <w:pPr>
        <w:pStyle w:val="a"/>
        <w:rPr>
          <w:rFonts w:hint="cs"/>
          <w:rtl/>
        </w:rPr>
      </w:pPr>
    </w:p>
    <w:p w14:paraId="711D245F" w14:textId="77777777" w:rsidR="00000000" w:rsidRDefault="007C71EE">
      <w:pPr>
        <w:pStyle w:val="a"/>
        <w:rPr>
          <w:rFonts w:hint="cs"/>
          <w:rtl/>
        </w:rPr>
      </w:pPr>
    </w:p>
    <w:p w14:paraId="0609343F" w14:textId="77777777" w:rsidR="00000000" w:rsidRDefault="007C71EE">
      <w:pPr>
        <w:pStyle w:val="a"/>
        <w:jc w:val="center"/>
        <w:rPr>
          <w:rFonts w:hint="cs"/>
          <w:b/>
          <w:bCs/>
          <w:rtl/>
        </w:rPr>
      </w:pPr>
      <w:r>
        <w:rPr>
          <w:rFonts w:hint="cs"/>
          <w:b/>
          <w:bCs/>
          <w:rtl/>
        </w:rPr>
        <w:t xml:space="preserve">הצבעה </w:t>
      </w:r>
    </w:p>
    <w:p w14:paraId="2A25FF5F" w14:textId="77777777" w:rsidR="00000000" w:rsidRDefault="007C71EE">
      <w:pPr>
        <w:pStyle w:val="a"/>
        <w:jc w:val="center"/>
        <w:rPr>
          <w:rFonts w:hint="cs"/>
          <w:b/>
          <w:bCs/>
          <w:rtl/>
        </w:rPr>
      </w:pPr>
    </w:p>
    <w:p w14:paraId="0EC2B8FB" w14:textId="77777777" w:rsidR="00000000" w:rsidRDefault="007C71EE">
      <w:pPr>
        <w:pStyle w:val="a"/>
        <w:jc w:val="center"/>
        <w:rPr>
          <w:rFonts w:hint="cs"/>
          <w:rtl/>
        </w:rPr>
      </w:pPr>
      <w:r>
        <w:rPr>
          <w:rFonts w:hint="cs"/>
          <w:rtl/>
        </w:rPr>
        <w:t>ההסתייגות  של  חברת הכנסת  קולט אביטל לסעיף 8 לא נתקבלה.</w:t>
      </w:r>
    </w:p>
    <w:p w14:paraId="5F3F2403" w14:textId="77777777" w:rsidR="00000000" w:rsidRDefault="007C71EE">
      <w:pPr>
        <w:pStyle w:val="a"/>
        <w:jc w:val="center"/>
        <w:rPr>
          <w:rFonts w:hint="cs"/>
          <w:rtl/>
        </w:rPr>
      </w:pPr>
    </w:p>
    <w:p w14:paraId="14557516" w14:textId="77777777" w:rsidR="00000000" w:rsidRDefault="007C71EE">
      <w:pPr>
        <w:pStyle w:val="ad"/>
        <w:rPr>
          <w:rtl/>
        </w:rPr>
      </w:pPr>
      <w:r>
        <w:rPr>
          <w:rtl/>
        </w:rPr>
        <w:t>הי</w:t>
      </w:r>
      <w:r>
        <w:rPr>
          <w:rtl/>
        </w:rPr>
        <w:t>ו"ר ראובן ריבלין:</w:t>
      </w:r>
    </w:p>
    <w:p w14:paraId="2D799958" w14:textId="77777777" w:rsidR="00000000" w:rsidRDefault="007C71EE">
      <w:pPr>
        <w:pStyle w:val="a"/>
        <w:rPr>
          <w:rFonts w:hint="cs"/>
          <w:rtl/>
        </w:rPr>
      </w:pPr>
    </w:p>
    <w:p w14:paraId="2CFCA255" w14:textId="77777777" w:rsidR="00000000" w:rsidRDefault="007C71EE">
      <w:pPr>
        <w:pStyle w:val="a"/>
        <w:rPr>
          <w:rFonts w:hint="cs"/>
          <w:rtl/>
        </w:rPr>
      </w:pPr>
      <w:r>
        <w:rPr>
          <w:rFonts w:hint="cs"/>
          <w:rtl/>
        </w:rPr>
        <w:t>הצעת אביטל לא נתקבלה.</w:t>
      </w:r>
    </w:p>
    <w:p w14:paraId="72EC56CA" w14:textId="77777777" w:rsidR="00000000" w:rsidRDefault="007C71EE">
      <w:pPr>
        <w:pStyle w:val="a"/>
        <w:rPr>
          <w:rFonts w:hint="cs"/>
          <w:rtl/>
        </w:rPr>
      </w:pPr>
    </w:p>
    <w:p w14:paraId="6FCA8142" w14:textId="77777777" w:rsidR="00000000" w:rsidRDefault="007C71EE">
      <w:pPr>
        <w:pStyle w:val="a"/>
        <w:rPr>
          <w:rFonts w:hint="cs"/>
          <w:rtl/>
        </w:rPr>
      </w:pPr>
      <w:r>
        <w:rPr>
          <w:rFonts w:hint="cs"/>
          <w:rtl/>
        </w:rPr>
        <w:t>הצעת שלום שמחון - מי בעד, מי נגד, מי נמנע?</w:t>
      </w:r>
    </w:p>
    <w:p w14:paraId="46CDC72C" w14:textId="77777777" w:rsidR="00000000" w:rsidRDefault="007C71EE">
      <w:pPr>
        <w:pStyle w:val="a"/>
        <w:rPr>
          <w:rFonts w:hint="cs"/>
          <w:rtl/>
        </w:rPr>
      </w:pPr>
    </w:p>
    <w:p w14:paraId="5F5EC91C" w14:textId="77777777" w:rsidR="00000000" w:rsidRDefault="007C71EE">
      <w:pPr>
        <w:pStyle w:val="a"/>
        <w:rPr>
          <w:rFonts w:hint="cs"/>
          <w:rtl/>
        </w:rPr>
      </w:pPr>
    </w:p>
    <w:p w14:paraId="5256271D" w14:textId="77777777" w:rsidR="00000000" w:rsidRDefault="007C71EE">
      <w:pPr>
        <w:pStyle w:val="a"/>
        <w:jc w:val="center"/>
        <w:rPr>
          <w:rFonts w:hint="cs"/>
          <w:b/>
          <w:bCs/>
          <w:rtl/>
        </w:rPr>
      </w:pPr>
      <w:r>
        <w:rPr>
          <w:rFonts w:hint="cs"/>
          <w:b/>
          <w:bCs/>
          <w:rtl/>
        </w:rPr>
        <w:t xml:space="preserve">הצבעה </w:t>
      </w:r>
    </w:p>
    <w:p w14:paraId="4E276B9C" w14:textId="77777777" w:rsidR="00000000" w:rsidRDefault="007C71EE">
      <w:pPr>
        <w:pStyle w:val="a"/>
        <w:jc w:val="center"/>
        <w:rPr>
          <w:rFonts w:hint="cs"/>
          <w:b/>
          <w:bCs/>
          <w:rtl/>
        </w:rPr>
      </w:pPr>
    </w:p>
    <w:p w14:paraId="595824F9" w14:textId="77777777" w:rsidR="00000000" w:rsidRDefault="007C71EE">
      <w:pPr>
        <w:pStyle w:val="a"/>
        <w:jc w:val="center"/>
        <w:rPr>
          <w:rFonts w:hint="cs"/>
          <w:rtl/>
        </w:rPr>
      </w:pPr>
      <w:r>
        <w:rPr>
          <w:rFonts w:hint="cs"/>
          <w:rtl/>
        </w:rPr>
        <w:t>ההסתייגות  של  חבר הכנסת שלום שמחון לסעיף 8 לא נתקבלה.</w:t>
      </w:r>
    </w:p>
    <w:p w14:paraId="258F547A" w14:textId="77777777" w:rsidR="00000000" w:rsidRDefault="007C71EE">
      <w:pPr>
        <w:pStyle w:val="a"/>
        <w:jc w:val="center"/>
        <w:rPr>
          <w:rFonts w:hint="cs"/>
          <w:rtl/>
        </w:rPr>
      </w:pPr>
    </w:p>
    <w:p w14:paraId="06A89501" w14:textId="77777777" w:rsidR="00000000" w:rsidRDefault="007C71EE">
      <w:pPr>
        <w:pStyle w:val="ad"/>
        <w:rPr>
          <w:rtl/>
        </w:rPr>
      </w:pPr>
      <w:r>
        <w:rPr>
          <w:rtl/>
        </w:rPr>
        <w:t>היו"ר ראובן ריבלין:</w:t>
      </w:r>
    </w:p>
    <w:p w14:paraId="0C69022F" w14:textId="77777777" w:rsidR="00000000" w:rsidRDefault="007C71EE">
      <w:pPr>
        <w:pStyle w:val="a"/>
        <w:rPr>
          <w:rFonts w:hint="cs"/>
          <w:rtl/>
        </w:rPr>
      </w:pPr>
    </w:p>
    <w:p w14:paraId="33858F1B" w14:textId="77777777" w:rsidR="00000000" w:rsidRDefault="007C71EE">
      <w:pPr>
        <w:pStyle w:val="a"/>
        <w:rPr>
          <w:rFonts w:hint="cs"/>
          <w:rtl/>
        </w:rPr>
      </w:pPr>
      <w:r>
        <w:rPr>
          <w:rFonts w:hint="cs"/>
          <w:rtl/>
        </w:rPr>
        <w:t>הצעת שלום שמחון לא נתקבלה.</w:t>
      </w:r>
    </w:p>
    <w:p w14:paraId="25CFC3F8" w14:textId="77777777" w:rsidR="00000000" w:rsidRDefault="007C71EE">
      <w:pPr>
        <w:pStyle w:val="a"/>
        <w:rPr>
          <w:rFonts w:hint="cs"/>
          <w:rtl/>
        </w:rPr>
      </w:pPr>
    </w:p>
    <w:p w14:paraId="2E9DCDAC" w14:textId="77777777" w:rsidR="00000000" w:rsidRDefault="007C71EE">
      <w:pPr>
        <w:pStyle w:val="a"/>
        <w:rPr>
          <w:rFonts w:hint="cs"/>
          <w:rtl/>
        </w:rPr>
      </w:pPr>
      <w:r>
        <w:rPr>
          <w:rFonts w:hint="cs"/>
          <w:rtl/>
        </w:rPr>
        <w:t xml:space="preserve">הצעת אורית נוקד -  מי בעד? תודה. מי נגד? תודה. מי נמנע? </w:t>
      </w:r>
      <w:r>
        <w:rPr>
          <w:rFonts w:hint="cs"/>
          <w:rtl/>
        </w:rPr>
        <w:t>תודה.</w:t>
      </w:r>
    </w:p>
    <w:p w14:paraId="76E80B62" w14:textId="77777777" w:rsidR="00000000" w:rsidRDefault="007C71EE">
      <w:pPr>
        <w:pStyle w:val="a"/>
        <w:rPr>
          <w:rFonts w:hint="cs"/>
          <w:rtl/>
        </w:rPr>
      </w:pPr>
    </w:p>
    <w:p w14:paraId="3F09AEE1" w14:textId="77777777" w:rsidR="00000000" w:rsidRDefault="007C71EE">
      <w:pPr>
        <w:pStyle w:val="a"/>
        <w:jc w:val="center"/>
        <w:rPr>
          <w:rFonts w:hint="cs"/>
          <w:b/>
          <w:bCs/>
          <w:rtl/>
        </w:rPr>
      </w:pPr>
      <w:r>
        <w:rPr>
          <w:rFonts w:hint="cs"/>
          <w:b/>
          <w:bCs/>
          <w:rtl/>
        </w:rPr>
        <w:t>הצבעה</w:t>
      </w:r>
    </w:p>
    <w:p w14:paraId="7186C660" w14:textId="77777777" w:rsidR="00000000" w:rsidRDefault="007C71EE">
      <w:pPr>
        <w:pStyle w:val="a"/>
        <w:rPr>
          <w:rFonts w:hint="cs"/>
          <w:rtl/>
        </w:rPr>
      </w:pPr>
    </w:p>
    <w:p w14:paraId="5A754C81" w14:textId="77777777" w:rsidR="00000000" w:rsidRDefault="007C71EE">
      <w:pPr>
        <w:pStyle w:val="a"/>
        <w:jc w:val="center"/>
        <w:rPr>
          <w:rFonts w:hint="cs"/>
          <w:rtl/>
        </w:rPr>
      </w:pPr>
      <w:r>
        <w:rPr>
          <w:rFonts w:hint="cs"/>
          <w:rtl/>
        </w:rPr>
        <w:t>ההסתייגות של חברת הכנסת אורית נוקד לסעיף 8 לא נתקבלה.</w:t>
      </w:r>
    </w:p>
    <w:p w14:paraId="6104E5F9" w14:textId="77777777" w:rsidR="00000000" w:rsidRDefault="007C71EE">
      <w:pPr>
        <w:pStyle w:val="a"/>
        <w:rPr>
          <w:rFonts w:hint="cs"/>
          <w:rtl/>
        </w:rPr>
      </w:pPr>
    </w:p>
    <w:p w14:paraId="13F77DFE" w14:textId="77777777" w:rsidR="00000000" w:rsidRDefault="007C71EE">
      <w:pPr>
        <w:pStyle w:val="ad"/>
        <w:rPr>
          <w:rtl/>
        </w:rPr>
      </w:pPr>
      <w:r>
        <w:rPr>
          <w:rtl/>
        </w:rPr>
        <w:t>היו"ר ראובן ריבלין:</w:t>
      </w:r>
    </w:p>
    <w:p w14:paraId="18A92868" w14:textId="77777777" w:rsidR="00000000" w:rsidRDefault="007C71EE">
      <w:pPr>
        <w:pStyle w:val="a"/>
        <w:rPr>
          <w:rtl/>
        </w:rPr>
      </w:pPr>
    </w:p>
    <w:p w14:paraId="2C7FDAED" w14:textId="77777777" w:rsidR="00000000" w:rsidRDefault="007C71EE">
      <w:pPr>
        <w:pStyle w:val="a"/>
        <w:rPr>
          <w:rFonts w:hint="cs"/>
          <w:rtl/>
        </w:rPr>
      </w:pPr>
      <w:r>
        <w:rPr>
          <w:rFonts w:hint="cs"/>
          <w:rtl/>
        </w:rPr>
        <w:t>הצעת נוקד לא נתקבלה</w:t>
      </w:r>
    </w:p>
    <w:p w14:paraId="3FFE71F7" w14:textId="77777777" w:rsidR="00000000" w:rsidRDefault="007C71EE">
      <w:pPr>
        <w:pStyle w:val="a"/>
        <w:rPr>
          <w:rFonts w:hint="cs"/>
          <w:rtl/>
        </w:rPr>
      </w:pPr>
    </w:p>
    <w:p w14:paraId="1F66EF98" w14:textId="77777777" w:rsidR="00000000" w:rsidRDefault="007C71EE">
      <w:pPr>
        <w:pStyle w:val="a"/>
        <w:rPr>
          <w:rFonts w:hint="cs"/>
          <w:rtl/>
        </w:rPr>
      </w:pPr>
      <w:r>
        <w:rPr>
          <w:rFonts w:hint="cs"/>
          <w:rtl/>
        </w:rPr>
        <w:t>הצעת אלי בן-מנחם - מי בעד? תודה. מי נגד? תודה. מי נמנע? תודה.</w:t>
      </w:r>
    </w:p>
    <w:p w14:paraId="4B024C0C" w14:textId="77777777" w:rsidR="00000000" w:rsidRDefault="007C71EE">
      <w:pPr>
        <w:pStyle w:val="a"/>
        <w:rPr>
          <w:rFonts w:hint="cs"/>
          <w:rtl/>
        </w:rPr>
      </w:pPr>
    </w:p>
    <w:p w14:paraId="322C3A2F" w14:textId="77777777" w:rsidR="00000000" w:rsidRDefault="007C71EE">
      <w:pPr>
        <w:pStyle w:val="a"/>
        <w:jc w:val="center"/>
        <w:rPr>
          <w:rFonts w:hint="cs"/>
          <w:b/>
          <w:bCs/>
          <w:rtl/>
        </w:rPr>
      </w:pPr>
      <w:r>
        <w:rPr>
          <w:rFonts w:hint="cs"/>
          <w:b/>
          <w:bCs/>
          <w:rtl/>
        </w:rPr>
        <w:t>הצבעה</w:t>
      </w:r>
    </w:p>
    <w:p w14:paraId="65C0DE09" w14:textId="77777777" w:rsidR="00000000" w:rsidRDefault="007C71EE">
      <w:pPr>
        <w:pStyle w:val="a"/>
        <w:rPr>
          <w:rFonts w:hint="cs"/>
          <w:rtl/>
        </w:rPr>
      </w:pPr>
    </w:p>
    <w:p w14:paraId="3312EB9E" w14:textId="77777777" w:rsidR="00000000" w:rsidRDefault="007C71EE">
      <w:pPr>
        <w:pStyle w:val="a"/>
        <w:jc w:val="center"/>
        <w:rPr>
          <w:rFonts w:hint="cs"/>
          <w:rtl/>
        </w:rPr>
      </w:pPr>
      <w:r>
        <w:rPr>
          <w:rFonts w:hint="cs"/>
          <w:rtl/>
        </w:rPr>
        <w:t>ההסתייגות של חבר הכנסת  אלי בן-מנחם לסעיף  8 לא נתקבלה.</w:t>
      </w:r>
    </w:p>
    <w:p w14:paraId="77E5D8E6" w14:textId="77777777" w:rsidR="00000000" w:rsidRDefault="007C71EE">
      <w:pPr>
        <w:pStyle w:val="a"/>
        <w:rPr>
          <w:rFonts w:hint="cs"/>
          <w:rtl/>
        </w:rPr>
      </w:pPr>
    </w:p>
    <w:p w14:paraId="47BEDADA" w14:textId="77777777" w:rsidR="00000000" w:rsidRDefault="007C71EE">
      <w:pPr>
        <w:pStyle w:val="ad"/>
        <w:rPr>
          <w:rtl/>
        </w:rPr>
      </w:pPr>
      <w:r>
        <w:rPr>
          <w:rtl/>
        </w:rPr>
        <w:t>היו"ר ראובן ריבלין</w:t>
      </w:r>
      <w:r>
        <w:rPr>
          <w:rtl/>
        </w:rPr>
        <w:t>:</w:t>
      </w:r>
    </w:p>
    <w:p w14:paraId="7FDEBB3A" w14:textId="77777777" w:rsidR="00000000" w:rsidRDefault="007C71EE">
      <w:pPr>
        <w:pStyle w:val="a"/>
        <w:rPr>
          <w:rtl/>
        </w:rPr>
      </w:pPr>
    </w:p>
    <w:p w14:paraId="1EC19EB4" w14:textId="77777777" w:rsidR="00000000" w:rsidRDefault="007C71EE">
      <w:pPr>
        <w:pStyle w:val="a"/>
        <w:rPr>
          <w:rFonts w:hint="cs"/>
          <w:rtl/>
        </w:rPr>
      </w:pPr>
      <w:r>
        <w:rPr>
          <w:rFonts w:hint="cs"/>
          <w:rtl/>
        </w:rPr>
        <w:t xml:space="preserve">הצעת בן-מנחם לא נתקבלה. </w:t>
      </w:r>
    </w:p>
    <w:p w14:paraId="04F211F9" w14:textId="77777777" w:rsidR="00000000" w:rsidRDefault="007C71EE">
      <w:pPr>
        <w:pStyle w:val="a"/>
        <w:rPr>
          <w:rFonts w:hint="cs"/>
          <w:rtl/>
        </w:rPr>
      </w:pPr>
    </w:p>
    <w:p w14:paraId="55A821DF" w14:textId="77777777" w:rsidR="00000000" w:rsidRDefault="007C71EE">
      <w:pPr>
        <w:pStyle w:val="a"/>
        <w:rPr>
          <w:rFonts w:hint="cs"/>
          <w:rtl/>
        </w:rPr>
      </w:pPr>
      <w:r>
        <w:rPr>
          <w:rFonts w:hint="cs"/>
          <w:rtl/>
        </w:rPr>
        <w:t xml:space="preserve">הצעת אלי ישי - אינו נוכח. הצעת בניזרי - אינו נוכח. </w:t>
      </w:r>
    </w:p>
    <w:p w14:paraId="2E284C7E" w14:textId="77777777" w:rsidR="00000000" w:rsidRDefault="007C71EE">
      <w:pPr>
        <w:pStyle w:val="a"/>
        <w:rPr>
          <w:rFonts w:hint="cs"/>
          <w:rtl/>
        </w:rPr>
      </w:pPr>
    </w:p>
    <w:p w14:paraId="5B0B4780" w14:textId="77777777" w:rsidR="00000000" w:rsidRDefault="007C71EE">
      <w:pPr>
        <w:pStyle w:val="a"/>
        <w:rPr>
          <w:rFonts w:hint="cs"/>
          <w:rtl/>
        </w:rPr>
      </w:pPr>
      <w:r>
        <w:rPr>
          <w:rFonts w:hint="cs"/>
          <w:rtl/>
        </w:rPr>
        <w:t>הצעת דהן -  מי בעד הצעת דהן? תודה. מי נגד? תודה. מי נמנע? תודה.</w:t>
      </w:r>
    </w:p>
    <w:p w14:paraId="5AC2EF83" w14:textId="77777777" w:rsidR="00000000" w:rsidRDefault="007C71EE">
      <w:pPr>
        <w:pStyle w:val="a"/>
        <w:rPr>
          <w:rFonts w:hint="cs"/>
          <w:rtl/>
        </w:rPr>
      </w:pPr>
    </w:p>
    <w:p w14:paraId="036B51A8" w14:textId="77777777" w:rsidR="00000000" w:rsidRDefault="007C71EE">
      <w:pPr>
        <w:pStyle w:val="a"/>
        <w:jc w:val="center"/>
        <w:rPr>
          <w:rFonts w:hint="cs"/>
          <w:b/>
          <w:bCs/>
          <w:rtl/>
        </w:rPr>
      </w:pPr>
      <w:r>
        <w:rPr>
          <w:rFonts w:hint="cs"/>
          <w:b/>
          <w:bCs/>
          <w:rtl/>
        </w:rPr>
        <w:t>הצבעה</w:t>
      </w:r>
    </w:p>
    <w:p w14:paraId="47283E12" w14:textId="77777777" w:rsidR="00000000" w:rsidRDefault="007C71EE">
      <w:pPr>
        <w:pStyle w:val="a"/>
        <w:rPr>
          <w:rFonts w:hint="cs"/>
          <w:rtl/>
        </w:rPr>
      </w:pPr>
    </w:p>
    <w:p w14:paraId="6DE22089" w14:textId="77777777" w:rsidR="00000000" w:rsidRDefault="007C71EE">
      <w:pPr>
        <w:pStyle w:val="a"/>
        <w:jc w:val="center"/>
        <w:rPr>
          <w:rFonts w:hint="cs"/>
          <w:rtl/>
        </w:rPr>
      </w:pPr>
      <w:r>
        <w:rPr>
          <w:rFonts w:hint="cs"/>
          <w:rtl/>
        </w:rPr>
        <w:t>ההסתייגות של חבר הכנסת נסים דהן לסעיף  8 לא נתקבלה.</w:t>
      </w:r>
    </w:p>
    <w:p w14:paraId="17072C78" w14:textId="77777777" w:rsidR="00000000" w:rsidRDefault="007C71EE">
      <w:pPr>
        <w:pStyle w:val="a"/>
        <w:rPr>
          <w:rFonts w:hint="cs"/>
          <w:rtl/>
        </w:rPr>
      </w:pPr>
    </w:p>
    <w:p w14:paraId="0941C573" w14:textId="77777777" w:rsidR="00000000" w:rsidRDefault="007C71EE">
      <w:pPr>
        <w:pStyle w:val="ad"/>
        <w:rPr>
          <w:rtl/>
        </w:rPr>
      </w:pPr>
      <w:r>
        <w:rPr>
          <w:rtl/>
        </w:rPr>
        <w:t>היו"ר ראובן ריבלין:</w:t>
      </w:r>
    </w:p>
    <w:p w14:paraId="3B4075B0" w14:textId="77777777" w:rsidR="00000000" w:rsidRDefault="007C71EE">
      <w:pPr>
        <w:pStyle w:val="a"/>
        <w:rPr>
          <w:rtl/>
        </w:rPr>
      </w:pPr>
    </w:p>
    <w:p w14:paraId="32EFC185" w14:textId="77777777" w:rsidR="00000000" w:rsidRDefault="007C71EE">
      <w:pPr>
        <w:pStyle w:val="a"/>
        <w:rPr>
          <w:rFonts w:hint="cs"/>
          <w:rtl/>
        </w:rPr>
      </w:pPr>
      <w:r>
        <w:rPr>
          <w:rFonts w:hint="cs"/>
          <w:rtl/>
        </w:rPr>
        <w:t>הצעת דהן לא נתקבלה.</w:t>
      </w:r>
    </w:p>
    <w:p w14:paraId="32DFEA54" w14:textId="77777777" w:rsidR="00000000" w:rsidRDefault="007C71EE">
      <w:pPr>
        <w:pStyle w:val="a"/>
        <w:rPr>
          <w:rFonts w:hint="cs"/>
          <w:rtl/>
        </w:rPr>
      </w:pPr>
    </w:p>
    <w:p w14:paraId="532D5847" w14:textId="77777777" w:rsidR="00000000" w:rsidRDefault="007C71EE">
      <w:pPr>
        <w:pStyle w:val="a"/>
        <w:rPr>
          <w:rFonts w:hint="cs"/>
          <w:rtl/>
        </w:rPr>
      </w:pPr>
      <w:r>
        <w:rPr>
          <w:rFonts w:hint="cs"/>
          <w:rtl/>
        </w:rPr>
        <w:t>הצעת אמ</w:t>
      </w:r>
      <w:r>
        <w:rPr>
          <w:rFonts w:hint="cs"/>
          <w:rtl/>
        </w:rPr>
        <w:t xml:space="preserve">נון כהן - אינו נוכח. הצעת יצחק כהן - אינו נוכח. </w:t>
      </w:r>
    </w:p>
    <w:p w14:paraId="0DA08BBD" w14:textId="77777777" w:rsidR="00000000" w:rsidRDefault="007C71EE">
      <w:pPr>
        <w:pStyle w:val="a"/>
        <w:rPr>
          <w:rFonts w:hint="cs"/>
          <w:rtl/>
        </w:rPr>
      </w:pPr>
    </w:p>
    <w:p w14:paraId="631D935F" w14:textId="77777777" w:rsidR="00000000" w:rsidRDefault="007C71EE">
      <w:pPr>
        <w:pStyle w:val="a"/>
        <w:rPr>
          <w:rFonts w:hint="cs"/>
          <w:rtl/>
        </w:rPr>
      </w:pPr>
      <w:r>
        <w:rPr>
          <w:rFonts w:hint="cs"/>
          <w:rtl/>
        </w:rPr>
        <w:t>הצעת דוד אזולאי - מי בעד? תודה. מי נגד? תודה. מי נמנע? תודה.</w:t>
      </w:r>
    </w:p>
    <w:p w14:paraId="00AB88D2" w14:textId="77777777" w:rsidR="00000000" w:rsidRDefault="007C71EE">
      <w:pPr>
        <w:pStyle w:val="a"/>
        <w:rPr>
          <w:rFonts w:hint="cs"/>
          <w:rtl/>
        </w:rPr>
      </w:pPr>
    </w:p>
    <w:p w14:paraId="4FAC8394" w14:textId="77777777" w:rsidR="00000000" w:rsidRDefault="007C71EE">
      <w:pPr>
        <w:pStyle w:val="a"/>
        <w:rPr>
          <w:rFonts w:hint="cs"/>
          <w:rtl/>
        </w:rPr>
      </w:pPr>
    </w:p>
    <w:p w14:paraId="2840B3D0" w14:textId="77777777" w:rsidR="00000000" w:rsidRDefault="007C71EE">
      <w:pPr>
        <w:pStyle w:val="a"/>
        <w:rPr>
          <w:rFonts w:hint="cs"/>
          <w:rtl/>
        </w:rPr>
      </w:pPr>
    </w:p>
    <w:p w14:paraId="553EF8D8" w14:textId="77777777" w:rsidR="00000000" w:rsidRDefault="007C71EE">
      <w:pPr>
        <w:pStyle w:val="a"/>
        <w:jc w:val="center"/>
        <w:rPr>
          <w:rFonts w:hint="cs"/>
          <w:b/>
          <w:bCs/>
          <w:rtl/>
        </w:rPr>
      </w:pPr>
      <w:r>
        <w:rPr>
          <w:rFonts w:hint="cs"/>
          <w:b/>
          <w:bCs/>
          <w:rtl/>
        </w:rPr>
        <w:t>הצבעה</w:t>
      </w:r>
    </w:p>
    <w:p w14:paraId="6BDD5ED7" w14:textId="77777777" w:rsidR="00000000" w:rsidRDefault="007C71EE">
      <w:pPr>
        <w:pStyle w:val="a"/>
        <w:rPr>
          <w:rFonts w:hint="cs"/>
          <w:rtl/>
        </w:rPr>
      </w:pPr>
    </w:p>
    <w:p w14:paraId="268C5F49" w14:textId="77777777" w:rsidR="00000000" w:rsidRDefault="007C71EE">
      <w:pPr>
        <w:pStyle w:val="a"/>
        <w:jc w:val="center"/>
        <w:rPr>
          <w:rFonts w:hint="cs"/>
          <w:rtl/>
        </w:rPr>
      </w:pPr>
      <w:r>
        <w:rPr>
          <w:rFonts w:hint="cs"/>
          <w:rtl/>
        </w:rPr>
        <w:t>ההסתייגות של חבר הכנסת   דוד אזולאי לסעיף  8 לא נתקבלה.</w:t>
      </w:r>
    </w:p>
    <w:p w14:paraId="72302CB0" w14:textId="77777777" w:rsidR="00000000" w:rsidRDefault="007C71EE">
      <w:pPr>
        <w:pStyle w:val="a"/>
        <w:rPr>
          <w:rFonts w:hint="cs"/>
          <w:rtl/>
        </w:rPr>
      </w:pPr>
    </w:p>
    <w:p w14:paraId="3D2F4C7B" w14:textId="77777777" w:rsidR="00000000" w:rsidRDefault="007C71EE">
      <w:pPr>
        <w:pStyle w:val="ad"/>
        <w:rPr>
          <w:rtl/>
        </w:rPr>
      </w:pPr>
      <w:r>
        <w:rPr>
          <w:rtl/>
        </w:rPr>
        <w:t>היו"ר ראובן ריבלין:</w:t>
      </w:r>
    </w:p>
    <w:p w14:paraId="5A95DDED" w14:textId="77777777" w:rsidR="00000000" w:rsidRDefault="007C71EE">
      <w:pPr>
        <w:pStyle w:val="a"/>
        <w:rPr>
          <w:rtl/>
        </w:rPr>
      </w:pPr>
    </w:p>
    <w:p w14:paraId="426FC5BB" w14:textId="77777777" w:rsidR="00000000" w:rsidRDefault="007C71EE">
      <w:pPr>
        <w:pStyle w:val="a"/>
        <w:rPr>
          <w:rFonts w:hint="cs"/>
          <w:rtl/>
        </w:rPr>
      </w:pPr>
      <w:r>
        <w:rPr>
          <w:rFonts w:hint="cs"/>
          <w:rtl/>
        </w:rPr>
        <w:t xml:space="preserve">הצעת אזולאי לא נתקבלה. </w:t>
      </w:r>
    </w:p>
    <w:p w14:paraId="550181B5" w14:textId="77777777" w:rsidR="00000000" w:rsidRDefault="007C71EE">
      <w:pPr>
        <w:pStyle w:val="a"/>
        <w:rPr>
          <w:rFonts w:hint="cs"/>
          <w:rtl/>
        </w:rPr>
      </w:pPr>
    </w:p>
    <w:p w14:paraId="35D9D060" w14:textId="77777777" w:rsidR="00000000" w:rsidRDefault="007C71EE">
      <w:pPr>
        <w:pStyle w:val="a"/>
        <w:rPr>
          <w:rFonts w:hint="cs"/>
          <w:rtl/>
        </w:rPr>
      </w:pPr>
      <w:r>
        <w:rPr>
          <w:rFonts w:hint="cs"/>
          <w:rtl/>
        </w:rPr>
        <w:t xml:space="preserve">הצעת משולם נהרי - אינו נוכח. </w:t>
      </w:r>
    </w:p>
    <w:p w14:paraId="001BC1A1" w14:textId="77777777" w:rsidR="00000000" w:rsidRDefault="007C71EE">
      <w:pPr>
        <w:pStyle w:val="a"/>
        <w:rPr>
          <w:rFonts w:hint="cs"/>
          <w:rtl/>
        </w:rPr>
      </w:pPr>
    </w:p>
    <w:p w14:paraId="43DFED4B" w14:textId="77777777" w:rsidR="00000000" w:rsidRDefault="007C71EE">
      <w:pPr>
        <w:pStyle w:val="a"/>
        <w:rPr>
          <w:rFonts w:hint="cs"/>
          <w:rtl/>
        </w:rPr>
      </w:pPr>
      <w:r>
        <w:rPr>
          <w:rFonts w:hint="cs"/>
          <w:rtl/>
        </w:rPr>
        <w:t>ה</w:t>
      </w:r>
      <w:r>
        <w:rPr>
          <w:rFonts w:hint="cs"/>
          <w:rtl/>
        </w:rPr>
        <w:t>צעת וקנין - מי בעד? תודה. מי נגד? תודה. מי נמנע? תודה.</w:t>
      </w:r>
    </w:p>
    <w:p w14:paraId="009F2BBF" w14:textId="77777777" w:rsidR="00000000" w:rsidRDefault="007C71EE">
      <w:pPr>
        <w:pStyle w:val="a"/>
        <w:rPr>
          <w:rFonts w:hint="cs"/>
          <w:rtl/>
        </w:rPr>
      </w:pPr>
    </w:p>
    <w:p w14:paraId="755DE38C" w14:textId="77777777" w:rsidR="00000000" w:rsidRDefault="007C71EE">
      <w:pPr>
        <w:pStyle w:val="a"/>
        <w:jc w:val="center"/>
        <w:rPr>
          <w:rFonts w:hint="cs"/>
          <w:b/>
          <w:bCs/>
          <w:rtl/>
        </w:rPr>
      </w:pPr>
      <w:r>
        <w:rPr>
          <w:rFonts w:hint="cs"/>
          <w:b/>
          <w:bCs/>
          <w:rtl/>
        </w:rPr>
        <w:t>הצבעה</w:t>
      </w:r>
    </w:p>
    <w:p w14:paraId="2DEF75A9" w14:textId="77777777" w:rsidR="00000000" w:rsidRDefault="007C71EE">
      <w:pPr>
        <w:pStyle w:val="a"/>
        <w:rPr>
          <w:rFonts w:hint="cs"/>
          <w:rtl/>
        </w:rPr>
      </w:pPr>
    </w:p>
    <w:p w14:paraId="5681A6E4" w14:textId="77777777" w:rsidR="00000000" w:rsidRDefault="007C71EE">
      <w:pPr>
        <w:pStyle w:val="a"/>
        <w:jc w:val="center"/>
        <w:rPr>
          <w:rFonts w:hint="cs"/>
          <w:rtl/>
        </w:rPr>
      </w:pPr>
      <w:r>
        <w:rPr>
          <w:rFonts w:hint="cs"/>
          <w:rtl/>
        </w:rPr>
        <w:t>ההסתייגות של חבר הכנסת  יצחק וקנין לסעיף  8 לא נתקבלה.</w:t>
      </w:r>
    </w:p>
    <w:p w14:paraId="46EC5224" w14:textId="77777777" w:rsidR="00000000" w:rsidRDefault="007C71EE">
      <w:pPr>
        <w:pStyle w:val="a"/>
        <w:rPr>
          <w:rFonts w:hint="cs"/>
          <w:rtl/>
        </w:rPr>
      </w:pPr>
    </w:p>
    <w:p w14:paraId="73181CB2" w14:textId="77777777" w:rsidR="00000000" w:rsidRDefault="007C71EE">
      <w:pPr>
        <w:pStyle w:val="ad"/>
        <w:rPr>
          <w:rtl/>
        </w:rPr>
      </w:pPr>
      <w:r>
        <w:rPr>
          <w:rtl/>
        </w:rPr>
        <w:t>היו"ר ראובן ריבלין:</w:t>
      </w:r>
    </w:p>
    <w:p w14:paraId="7F11CEE6" w14:textId="77777777" w:rsidR="00000000" w:rsidRDefault="007C71EE">
      <w:pPr>
        <w:pStyle w:val="a"/>
        <w:rPr>
          <w:rtl/>
        </w:rPr>
      </w:pPr>
    </w:p>
    <w:p w14:paraId="693B3FAB" w14:textId="77777777" w:rsidR="00000000" w:rsidRDefault="007C71EE">
      <w:pPr>
        <w:pStyle w:val="a"/>
        <w:rPr>
          <w:rFonts w:hint="cs"/>
          <w:rtl/>
        </w:rPr>
      </w:pPr>
      <w:r>
        <w:rPr>
          <w:rFonts w:hint="cs"/>
          <w:rtl/>
        </w:rPr>
        <w:t>הצעת וקנין לא נתקבלה.</w:t>
      </w:r>
    </w:p>
    <w:p w14:paraId="2106758A" w14:textId="77777777" w:rsidR="00000000" w:rsidRDefault="007C71EE">
      <w:pPr>
        <w:pStyle w:val="a"/>
        <w:rPr>
          <w:rFonts w:hint="cs"/>
          <w:rtl/>
        </w:rPr>
      </w:pPr>
    </w:p>
    <w:p w14:paraId="0FD7F0A0" w14:textId="77777777" w:rsidR="00000000" w:rsidRDefault="007C71EE">
      <w:pPr>
        <w:pStyle w:val="a"/>
        <w:rPr>
          <w:rFonts w:hint="cs"/>
          <w:rtl/>
        </w:rPr>
      </w:pPr>
      <w:r>
        <w:rPr>
          <w:rFonts w:hint="cs"/>
          <w:rtl/>
        </w:rPr>
        <w:t>הצעת יאיר פרץ -  מי בעד? תודה. מי נגד? תודה. מי נמנע? תודה.</w:t>
      </w:r>
    </w:p>
    <w:p w14:paraId="6A36D428" w14:textId="77777777" w:rsidR="00000000" w:rsidRDefault="007C71EE">
      <w:pPr>
        <w:pStyle w:val="a"/>
        <w:rPr>
          <w:rFonts w:hint="cs"/>
          <w:rtl/>
        </w:rPr>
      </w:pPr>
    </w:p>
    <w:p w14:paraId="5475FEE9" w14:textId="77777777" w:rsidR="00000000" w:rsidRDefault="007C71EE">
      <w:pPr>
        <w:pStyle w:val="a"/>
        <w:jc w:val="center"/>
        <w:rPr>
          <w:rFonts w:hint="cs"/>
          <w:b/>
          <w:bCs/>
          <w:rtl/>
        </w:rPr>
      </w:pPr>
      <w:r>
        <w:rPr>
          <w:rFonts w:hint="cs"/>
          <w:b/>
          <w:bCs/>
          <w:rtl/>
        </w:rPr>
        <w:t>הצבעה</w:t>
      </w:r>
    </w:p>
    <w:p w14:paraId="4DC11E90" w14:textId="77777777" w:rsidR="00000000" w:rsidRDefault="007C71EE">
      <w:pPr>
        <w:pStyle w:val="a"/>
        <w:rPr>
          <w:rFonts w:hint="cs"/>
          <w:rtl/>
        </w:rPr>
      </w:pPr>
    </w:p>
    <w:p w14:paraId="04BE6610" w14:textId="77777777" w:rsidR="00000000" w:rsidRDefault="007C71EE">
      <w:pPr>
        <w:pStyle w:val="a"/>
        <w:jc w:val="center"/>
        <w:rPr>
          <w:rFonts w:hint="cs"/>
          <w:rtl/>
        </w:rPr>
      </w:pPr>
      <w:r>
        <w:rPr>
          <w:rFonts w:hint="cs"/>
          <w:rtl/>
        </w:rPr>
        <w:t xml:space="preserve">ההסתייגות של חבר הכנסת   </w:t>
      </w:r>
      <w:r>
        <w:rPr>
          <w:rFonts w:hint="cs"/>
          <w:rtl/>
        </w:rPr>
        <w:t>יאיר פרץ לסעיף  8 לא נתקבלה.</w:t>
      </w:r>
    </w:p>
    <w:p w14:paraId="175E2EEF" w14:textId="77777777" w:rsidR="00000000" w:rsidRDefault="007C71EE">
      <w:pPr>
        <w:pStyle w:val="a"/>
        <w:rPr>
          <w:rFonts w:hint="cs"/>
          <w:rtl/>
        </w:rPr>
      </w:pPr>
    </w:p>
    <w:p w14:paraId="133B465E" w14:textId="77777777" w:rsidR="00000000" w:rsidRDefault="007C71EE">
      <w:pPr>
        <w:pStyle w:val="ad"/>
        <w:rPr>
          <w:rtl/>
        </w:rPr>
      </w:pPr>
      <w:r>
        <w:rPr>
          <w:rtl/>
        </w:rPr>
        <w:t>היו"ר ראובן ריבלין:</w:t>
      </w:r>
    </w:p>
    <w:p w14:paraId="640738D2" w14:textId="77777777" w:rsidR="00000000" w:rsidRDefault="007C71EE">
      <w:pPr>
        <w:pStyle w:val="a"/>
        <w:rPr>
          <w:rtl/>
        </w:rPr>
      </w:pPr>
    </w:p>
    <w:p w14:paraId="041BC4BB" w14:textId="77777777" w:rsidR="00000000" w:rsidRDefault="007C71EE">
      <w:pPr>
        <w:pStyle w:val="a"/>
        <w:rPr>
          <w:rFonts w:hint="cs"/>
          <w:rtl/>
        </w:rPr>
      </w:pPr>
      <w:r>
        <w:rPr>
          <w:rFonts w:hint="cs"/>
          <w:rtl/>
        </w:rPr>
        <w:t xml:space="preserve">הצעת יאיר פרץ לא נתקבלה. </w:t>
      </w:r>
    </w:p>
    <w:p w14:paraId="3856F7C0" w14:textId="77777777" w:rsidR="00000000" w:rsidRDefault="007C71EE">
      <w:pPr>
        <w:pStyle w:val="a"/>
        <w:rPr>
          <w:rFonts w:hint="cs"/>
          <w:rtl/>
        </w:rPr>
      </w:pPr>
    </w:p>
    <w:p w14:paraId="7B6B54F7" w14:textId="77777777" w:rsidR="00000000" w:rsidRDefault="007C71EE">
      <w:pPr>
        <w:pStyle w:val="a"/>
        <w:rPr>
          <w:rFonts w:hint="cs"/>
          <w:rtl/>
        </w:rPr>
      </w:pPr>
      <w:r>
        <w:rPr>
          <w:rFonts w:hint="cs"/>
          <w:rtl/>
        </w:rPr>
        <w:t>הצעת נסים זאב - מי בעד? תודה. מי נגד? תודה. מי נמנע? תודה.</w:t>
      </w:r>
    </w:p>
    <w:p w14:paraId="5FA78E3A" w14:textId="77777777" w:rsidR="00000000" w:rsidRDefault="007C71EE">
      <w:pPr>
        <w:pStyle w:val="a"/>
        <w:rPr>
          <w:rFonts w:hint="cs"/>
          <w:rtl/>
        </w:rPr>
      </w:pPr>
    </w:p>
    <w:p w14:paraId="3A0822B5" w14:textId="77777777" w:rsidR="00000000" w:rsidRDefault="007C71EE">
      <w:pPr>
        <w:pStyle w:val="a"/>
        <w:jc w:val="center"/>
        <w:rPr>
          <w:rFonts w:hint="cs"/>
          <w:b/>
          <w:bCs/>
          <w:rtl/>
        </w:rPr>
      </w:pPr>
      <w:r>
        <w:rPr>
          <w:rFonts w:hint="cs"/>
          <w:b/>
          <w:bCs/>
          <w:rtl/>
        </w:rPr>
        <w:t>הצבעה</w:t>
      </w:r>
    </w:p>
    <w:p w14:paraId="65285936" w14:textId="77777777" w:rsidR="00000000" w:rsidRDefault="007C71EE">
      <w:pPr>
        <w:pStyle w:val="a"/>
        <w:rPr>
          <w:rFonts w:hint="cs"/>
          <w:rtl/>
        </w:rPr>
      </w:pPr>
    </w:p>
    <w:p w14:paraId="57F35631" w14:textId="77777777" w:rsidR="00000000" w:rsidRDefault="007C71EE">
      <w:pPr>
        <w:pStyle w:val="a"/>
        <w:jc w:val="center"/>
        <w:rPr>
          <w:rFonts w:hint="cs"/>
          <w:rtl/>
        </w:rPr>
      </w:pPr>
      <w:r>
        <w:rPr>
          <w:rFonts w:hint="cs"/>
          <w:rtl/>
        </w:rPr>
        <w:t>ההסתייגות של חבר הכנסת נסים זאב לסעיף  8 לא נתקבלה.</w:t>
      </w:r>
    </w:p>
    <w:p w14:paraId="2D3E6D05" w14:textId="77777777" w:rsidR="00000000" w:rsidRDefault="007C71EE">
      <w:pPr>
        <w:pStyle w:val="a"/>
        <w:rPr>
          <w:rFonts w:hint="cs"/>
          <w:rtl/>
        </w:rPr>
      </w:pPr>
    </w:p>
    <w:p w14:paraId="4EE91CC7" w14:textId="77777777" w:rsidR="00000000" w:rsidRDefault="007C71EE">
      <w:pPr>
        <w:pStyle w:val="ad"/>
        <w:rPr>
          <w:rtl/>
        </w:rPr>
      </w:pPr>
      <w:r>
        <w:rPr>
          <w:rtl/>
        </w:rPr>
        <w:t>היו"ר ראובן ריבלין:</w:t>
      </w:r>
    </w:p>
    <w:p w14:paraId="6001CE77" w14:textId="77777777" w:rsidR="00000000" w:rsidRDefault="007C71EE">
      <w:pPr>
        <w:pStyle w:val="a"/>
        <w:rPr>
          <w:rtl/>
        </w:rPr>
      </w:pPr>
    </w:p>
    <w:p w14:paraId="405A92B5" w14:textId="77777777" w:rsidR="00000000" w:rsidRDefault="007C71EE">
      <w:pPr>
        <w:pStyle w:val="a"/>
        <w:rPr>
          <w:rFonts w:hint="cs"/>
          <w:rtl/>
        </w:rPr>
      </w:pPr>
      <w:r>
        <w:rPr>
          <w:rFonts w:hint="cs"/>
          <w:rtl/>
        </w:rPr>
        <w:t xml:space="preserve">הצעת נסים זאב לא נתקבלה. </w:t>
      </w:r>
    </w:p>
    <w:p w14:paraId="6DBAFDAC" w14:textId="77777777" w:rsidR="00000000" w:rsidRDefault="007C71EE">
      <w:pPr>
        <w:pStyle w:val="a"/>
        <w:rPr>
          <w:rFonts w:hint="cs"/>
          <w:rtl/>
        </w:rPr>
      </w:pPr>
    </w:p>
    <w:p w14:paraId="39A29A1C" w14:textId="77777777" w:rsidR="00000000" w:rsidRDefault="007C71EE">
      <w:pPr>
        <w:pStyle w:val="a"/>
        <w:rPr>
          <w:rFonts w:hint="cs"/>
          <w:rtl/>
        </w:rPr>
      </w:pPr>
      <w:r>
        <w:rPr>
          <w:rFonts w:hint="cs"/>
          <w:rtl/>
        </w:rPr>
        <w:t xml:space="preserve">הצעת יעקב </w:t>
      </w:r>
      <w:r>
        <w:rPr>
          <w:rFonts w:hint="cs"/>
          <w:rtl/>
        </w:rPr>
        <w:t>מרגי -  מי בעד? תודה. מי נגד? תודה. מי נמנע? תודה. טוב, רבותי, לגבי הצעת מרגי אני מצביע אלקטרונית, כי אני לא יכול לראות. אם הממשלה לא מצביעה, אני לא מכריח. ובכן, ההצבעה האלקטרונית על הסתייגותו של חבר הכנסת מרגי - נא להצביע.</w:t>
      </w:r>
    </w:p>
    <w:p w14:paraId="2DFEE9EE" w14:textId="77777777" w:rsidR="00000000" w:rsidRDefault="007C71EE">
      <w:pPr>
        <w:pStyle w:val="a"/>
        <w:rPr>
          <w:rFonts w:hint="cs"/>
          <w:rtl/>
        </w:rPr>
      </w:pPr>
    </w:p>
    <w:p w14:paraId="27612D6C" w14:textId="77777777" w:rsidR="00000000" w:rsidRDefault="007C71EE">
      <w:pPr>
        <w:pStyle w:val="a"/>
        <w:jc w:val="center"/>
        <w:rPr>
          <w:rFonts w:hint="cs"/>
          <w:rtl/>
        </w:rPr>
      </w:pPr>
      <w:r>
        <w:rPr>
          <w:rFonts w:hint="cs"/>
          <w:b/>
          <w:bCs/>
          <w:rtl/>
        </w:rPr>
        <w:t>הצבעה מס' 21</w:t>
      </w:r>
    </w:p>
    <w:p w14:paraId="56185988" w14:textId="77777777" w:rsidR="00000000" w:rsidRDefault="007C71EE">
      <w:pPr>
        <w:pStyle w:val="a"/>
        <w:jc w:val="center"/>
        <w:rPr>
          <w:rFonts w:hint="cs"/>
          <w:rtl/>
        </w:rPr>
      </w:pPr>
    </w:p>
    <w:p w14:paraId="7F2F9350" w14:textId="77777777" w:rsidR="00000000" w:rsidRDefault="007C71EE">
      <w:pPr>
        <w:pStyle w:val="a"/>
        <w:jc w:val="center"/>
        <w:rPr>
          <w:rFonts w:hint="cs"/>
          <w:rtl/>
        </w:rPr>
      </w:pPr>
      <w:r>
        <w:rPr>
          <w:rFonts w:hint="cs"/>
          <w:rtl/>
        </w:rPr>
        <w:t>בעד ההסתייגות - 4</w:t>
      </w:r>
      <w:r>
        <w:rPr>
          <w:rFonts w:hint="cs"/>
          <w:rtl/>
        </w:rPr>
        <w:t>1</w:t>
      </w:r>
    </w:p>
    <w:p w14:paraId="5F336D41" w14:textId="77777777" w:rsidR="00000000" w:rsidRDefault="007C71EE">
      <w:pPr>
        <w:pStyle w:val="a"/>
        <w:jc w:val="center"/>
        <w:rPr>
          <w:rFonts w:hint="cs"/>
          <w:rtl/>
        </w:rPr>
      </w:pPr>
      <w:r>
        <w:rPr>
          <w:rFonts w:hint="cs"/>
          <w:rtl/>
        </w:rPr>
        <w:t>נגד - 50</w:t>
      </w:r>
    </w:p>
    <w:p w14:paraId="52F346EE" w14:textId="77777777" w:rsidR="00000000" w:rsidRDefault="007C71EE">
      <w:pPr>
        <w:pStyle w:val="a"/>
        <w:jc w:val="center"/>
        <w:rPr>
          <w:rFonts w:hint="cs"/>
          <w:rtl/>
        </w:rPr>
      </w:pPr>
      <w:r>
        <w:rPr>
          <w:rFonts w:hint="cs"/>
          <w:rtl/>
        </w:rPr>
        <w:t>נמנעים - אין</w:t>
      </w:r>
    </w:p>
    <w:p w14:paraId="59F4FD03" w14:textId="77777777" w:rsidR="00000000" w:rsidRDefault="007C71EE">
      <w:pPr>
        <w:pStyle w:val="a"/>
        <w:jc w:val="center"/>
        <w:rPr>
          <w:rFonts w:hint="cs"/>
          <w:rtl/>
        </w:rPr>
      </w:pPr>
      <w:r>
        <w:rPr>
          <w:rFonts w:hint="cs"/>
          <w:rtl/>
        </w:rPr>
        <w:t>ההסתייגות של חבר הכנסת יעקב מרגי לסעיף  8 לא נתקבלה.</w:t>
      </w:r>
    </w:p>
    <w:p w14:paraId="269B5327" w14:textId="77777777" w:rsidR="00000000" w:rsidRDefault="007C71EE">
      <w:pPr>
        <w:pStyle w:val="a"/>
        <w:ind w:firstLine="0"/>
        <w:rPr>
          <w:rFonts w:hint="cs"/>
          <w:rtl/>
        </w:rPr>
      </w:pPr>
    </w:p>
    <w:p w14:paraId="2FD1CAB2" w14:textId="77777777" w:rsidR="00000000" w:rsidRDefault="007C71EE">
      <w:pPr>
        <w:pStyle w:val="ad"/>
        <w:rPr>
          <w:rtl/>
        </w:rPr>
      </w:pPr>
      <w:r>
        <w:rPr>
          <w:rtl/>
        </w:rPr>
        <w:t>היו"ר ראובן ריבלין:</w:t>
      </w:r>
    </w:p>
    <w:p w14:paraId="1E59EC1A" w14:textId="77777777" w:rsidR="00000000" w:rsidRDefault="007C71EE">
      <w:pPr>
        <w:pStyle w:val="a"/>
        <w:rPr>
          <w:rtl/>
        </w:rPr>
      </w:pPr>
    </w:p>
    <w:p w14:paraId="7AC36853" w14:textId="77777777" w:rsidR="00000000" w:rsidRDefault="007C71EE">
      <w:pPr>
        <w:pStyle w:val="a"/>
        <w:rPr>
          <w:rFonts w:hint="cs"/>
          <w:rtl/>
        </w:rPr>
      </w:pPr>
      <w:r>
        <w:rPr>
          <w:rFonts w:hint="cs"/>
          <w:rtl/>
        </w:rPr>
        <w:t>מראה העיניים שלי לא הטעה: 41 הצביעו בעד, אבל 50 הצביעו נגד. הצעת  יעקב מרגי לא נתקבלה.</w:t>
      </w:r>
    </w:p>
    <w:p w14:paraId="358631E9" w14:textId="77777777" w:rsidR="00000000" w:rsidRDefault="007C71EE">
      <w:pPr>
        <w:pStyle w:val="a"/>
        <w:rPr>
          <w:rFonts w:hint="cs"/>
          <w:rtl/>
        </w:rPr>
      </w:pPr>
    </w:p>
    <w:p w14:paraId="783597ED" w14:textId="77777777" w:rsidR="00000000" w:rsidRDefault="007C71EE">
      <w:pPr>
        <w:pStyle w:val="a"/>
        <w:rPr>
          <w:rFonts w:hint="cs"/>
          <w:rtl/>
        </w:rPr>
      </w:pPr>
      <w:r>
        <w:rPr>
          <w:rFonts w:hint="cs"/>
          <w:rtl/>
        </w:rPr>
        <w:t xml:space="preserve">אנחנו עוברים להצעת חבר הכנסת שריד. מי בעד הצעת חבר הכנסת שריד - ירים </w:t>
      </w:r>
      <w:r>
        <w:rPr>
          <w:rFonts w:hint="cs"/>
          <w:rtl/>
        </w:rPr>
        <w:t>את ידו. תודה. מי נגד? תודה. מי נמנע? תודה.</w:t>
      </w:r>
    </w:p>
    <w:p w14:paraId="3B124899" w14:textId="77777777" w:rsidR="00000000" w:rsidRDefault="007C71EE">
      <w:pPr>
        <w:pStyle w:val="a"/>
        <w:rPr>
          <w:rFonts w:hint="cs"/>
          <w:rtl/>
        </w:rPr>
      </w:pPr>
    </w:p>
    <w:p w14:paraId="4777E5D5" w14:textId="77777777" w:rsidR="00000000" w:rsidRDefault="007C71EE">
      <w:pPr>
        <w:pStyle w:val="ac"/>
        <w:rPr>
          <w:rtl/>
        </w:rPr>
      </w:pPr>
      <w:r>
        <w:rPr>
          <w:rFonts w:hint="eastAsia"/>
          <w:rtl/>
        </w:rPr>
        <w:t>יוסי</w:t>
      </w:r>
      <w:r>
        <w:rPr>
          <w:rtl/>
        </w:rPr>
        <w:t xml:space="preserve"> שריד (מרצ):</w:t>
      </w:r>
    </w:p>
    <w:p w14:paraId="5DB8E475" w14:textId="77777777" w:rsidR="00000000" w:rsidRDefault="007C71EE">
      <w:pPr>
        <w:pStyle w:val="a"/>
        <w:rPr>
          <w:rFonts w:hint="cs"/>
          <w:rtl/>
        </w:rPr>
      </w:pPr>
    </w:p>
    <w:p w14:paraId="192152AB" w14:textId="77777777" w:rsidR="00000000" w:rsidRDefault="007C71EE">
      <w:pPr>
        <w:pStyle w:val="a"/>
        <w:rPr>
          <w:rFonts w:hint="cs"/>
          <w:rtl/>
        </w:rPr>
      </w:pPr>
      <w:r>
        <w:rPr>
          <w:rFonts w:hint="cs"/>
          <w:rtl/>
        </w:rPr>
        <w:t>איזה שריד?</w:t>
      </w:r>
    </w:p>
    <w:p w14:paraId="2E6D2EC2" w14:textId="77777777" w:rsidR="00000000" w:rsidRDefault="007C71EE">
      <w:pPr>
        <w:pStyle w:val="a"/>
        <w:rPr>
          <w:rFonts w:hint="cs"/>
          <w:rtl/>
        </w:rPr>
      </w:pPr>
    </w:p>
    <w:p w14:paraId="2DA78AA4" w14:textId="77777777" w:rsidR="00000000" w:rsidRDefault="007C71EE">
      <w:pPr>
        <w:pStyle w:val="ad"/>
        <w:rPr>
          <w:rtl/>
        </w:rPr>
      </w:pPr>
      <w:r>
        <w:rPr>
          <w:rtl/>
        </w:rPr>
        <w:t>היו"ר ראובן ריבלין:</w:t>
      </w:r>
    </w:p>
    <w:p w14:paraId="0F7E77F8" w14:textId="77777777" w:rsidR="00000000" w:rsidRDefault="007C71EE">
      <w:pPr>
        <w:pStyle w:val="a"/>
        <w:rPr>
          <w:rtl/>
        </w:rPr>
      </w:pPr>
    </w:p>
    <w:p w14:paraId="01CD1607" w14:textId="77777777" w:rsidR="00000000" w:rsidRDefault="007C71EE">
      <w:pPr>
        <w:pStyle w:val="a"/>
        <w:rPr>
          <w:rFonts w:hint="cs"/>
          <w:rtl/>
        </w:rPr>
      </w:pPr>
      <w:r>
        <w:rPr>
          <w:rFonts w:hint="cs"/>
          <w:rtl/>
        </w:rPr>
        <w:t>יוסף שריד. חבר הכנסת יוסף שריד, או יוסי. חבר הכנסת יוסי שריד - מי בעד?</w:t>
      </w:r>
    </w:p>
    <w:p w14:paraId="33D2AF1C" w14:textId="77777777" w:rsidR="00000000" w:rsidRDefault="007C71EE">
      <w:pPr>
        <w:pStyle w:val="a"/>
        <w:rPr>
          <w:rFonts w:hint="cs"/>
          <w:rtl/>
        </w:rPr>
      </w:pPr>
    </w:p>
    <w:p w14:paraId="3494913A" w14:textId="77777777" w:rsidR="00000000" w:rsidRDefault="007C71EE">
      <w:pPr>
        <w:pStyle w:val="a"/>
        <w:jc w:val="center"/>
        <w:rPr>
          <w:rFonts w:hint="cs"/>
          <w:b/>
          <w:bCs/>
          <w:rtl/>
        </w:rPr>
      </w:pPr>
      <w:r>
        <w:rPr>
          <w:rFonts w:hint="cs"/>
          <w:b/>
          <w:bCs/>
          <w:rtl/>
        </w:rPr>
        <w:t>הצבעה</w:t>
      </w:r>
    </w:p>
    <w:p w14:paraId="42943690" w14:textId="77777777" w:rsidR="00000000" w:rsidRDefault="007C71EE">
      <w:pPr>
        <w:pStyle w:val="a"/>
        <w:rPr>
          <w:rFonts w:hint="cs"/>
          <w:rtl/>
        </w:rPr>
      </w:pPr>
    </w:p>
    <w:p w14:paraId="4AFDF9A5" w14:textId="77777777" w:rsidR="00000000" w:rsidRDefault="007C71EE">
      <w:pPr>
        <w:pStyle w:val="a"/>
        <w:jc w:val="center"/>
        <w:rPr>
          <w:rFonts w:hint="cs"/>
          <w:rtl/>
        </w:rPr>
      </w:pPr>
      <w:r>
        <w:rPr>
          <w:rFonts w:hint="cs"/>
          <w:rtl/>
        </w:rPr>
        <w:t>ההסתייגות של חבר הכנסת יוסי שריד לסעיף  8 לא נתקבלה.</w:t>
      </w:r>
    </w:p>
    <w:p w14:paraId="0C5F05C9" w14:textId="77777777" w:rsidR="00000000" w:rsidRDefault="007C71EE">
      <w:pPr>
        <w:pStyle w:val="a"/>
        <w:rPr>
          <w:rFonts w:hint="cs"/>
          <w:rtl/>
        </w:rPr>
      </w:pPr>
    </w:p>
    <w:p w14:paraId="346DB781" w14:textId="77777777" w:rsidR="00000000" w:rsidRDefault="007C71EE">
      <w:pPr>
        <w:pStyle w:val="ad"/>
        <w:rPr>
          <w:rtl/>
        </w:rPr>
      </w:pPr>
      <w:r>
        <w:rPr>
          <w:rtl/>
        </w:rPr>
        <w:t>היו"ר ראובן ריבלין:</w:t>
      </w:r>
    </w:p>
    <w:p w14:paraId="70258E47" w14:textId="77777777" w:rsidR="00000000" w:rsidRDefault="007C71EE">
      <w:pPr>
        <w:pStyle w:val="a"/>
        <w:rPr>
          <w:rtl/>
        </w:rPr>
      </w:pPr>
    </w:p>
    <w:p w14:paraId="6BD01F65" w14:textId="77777777" w:rsidR="00000000" w:rsidRDefault="007C71EE">
      <w:pPr>
        <w:pStyle w:val="a"/>
        <w:rPr>
          <w:rFonts w:hint="cs"/>
          <w:rtl/>
        </w:rPr>
      </w:pPr>
      <w:r>
        <w:rPr>
          <w:rFonts w:hint="cs"/>
          <w:rtl/>
        </w:rPr>
        <w:t>הצעת  ש</w:t>
      </w:r>
      <w:r>
        <w:rPr>
          <w:rFonts w:hint="cs"/>
          <w:rtl/>
        </w:rPr>
        <w:t>ריד לא נתקבלה.</w:t>
      </w:r>
    </w:p>
    <w:p w14:paraId="2A514B39" w14:textId="77777777" w:rsidR="00000000" w:rsidRDefault="007C71EE">
      <w:pPr>
        <w:pStyle w:val="a"/>
        <w:rPr>
          <w:rFonts w:hint="cs"/>
          <w:rtl/>
        </w:rPr>
      </w:pPr>
    </w:p>
    <w:p w14:paraId="0BBF81FB" w14:textId="77777777" w:rsidR="00000000" w:rsidRDefault="007C71EE">
      <w:pPr>
        <w:pStyle w:val="a"/>
        <w:rPr>
          <w:rFonts w:hint="cs"/>
          <w:rtl/>
        </w:rPr>
      </w:pPr>
      <w:r>
        <w:rPr>
          <w:rFonts w:hint="cs"/>
          <w:rtl/>
        </w:rPr>
        <w:t>הצעת חיים אורון - מי בעד? תודה. מי נגד? תודה. מי נמנע? תודה.</w:t>
      </w:r>
    </w:p>
    <w:p w14:paraId="4CEA3D78" w14:textId="77777777" w:rsidR="00000000" w:rsidRDefault="007C71EE">
      <w:pPr>
        <w:pStyle w:val="a"/>
        <w:rPr>
          <w:rFonts w:hint="cs"/>
          <w:rtl/>
        </w:rPr>
      </w:pPr>
    </w:p>
    <w:p w14:paraId="514502C7" w14:textId="77777777" w:rsidR="00000000" w:rsidRDefault="007C71EE">
      <w:pPr>
        <w:pStyle w:val="a"/>
        <w:jc w:val="center"/>
        <w:rPr>
          <w:rFonts w:hint="cs"/>
          <w:b/>
          <w:bCs/>
          <w:rtl/>
        </w:rPr>
      </w:pPr>
      <w:r>
        <w:rPr>
          <w:rFonts w:hint="cs"/>
          <w:b/>
          <w:bCs/>
          <w:rtl/>
        </w:rPr>
        <w:t>הצבעה</w:t>
      </w:r>
    </w:p>
    <w:p w14:paraId="5F88727E" w14:textId="77777777" w:rsidR="00000000" w:rsidRDefault="007C71EE">
      <w:pPr>
        <w:pStyle w:val="a"/>
        <w:rPr>
          <w:rFonts w:hint="cs"/>
          <w:rtl/>
        </w:rPr>
      </w:pPr>
    </w:p>
    <w:p w14:paraId="109D42B0" w14:textId="77777777" w:rsidR="00000000" w:rsidRDefault="007C71EE">
      <w:pPr>
        <w:pStyle w:val="a"/>
        <w:jc w:val="center"/>
        <w:rPr>
          <w:rFonts w:hint="cs"/>
          <w:rtl/>
        </w:rPr>
      </w:pPr>
      <w:r>
        <w:rPr>
          <w:rFonts w:hint="cs"/>
          <w:rtl/>
        </w:rPr>
        <w:t>ההסתייגות של חבר הכנסת  חיים אורון לסעיף  8 לא נתקבלה.</w:t>
      </w:r>
    </w:p>
    <w:p w14:paraId="7C141786" w14:textId="77777777" w:rsidR="00000000" w:rsidRDefault="007C71EE">
      <w:pPr>
        <w:pStyle w:val="a"/>
        <w:rPr>
          <w:rFonts w:hint="cs"/>
          <w:rtl/>
        </w:rPr>
      </w:pPr>
    </w:p>
    <w:p w14:paraId="29D77BB9" w14:textId="77777777" w:rsidR="00000000" w:rsidRDefault="007C71EE">
      <w:pPr>
        <w:pStyle w:val="ad"/>
        <w:rPr>
          <w:rtl/>
        </w:rPr>
      </w:pPr>
      <w:r>
        <w:rPr>
          <w:rtl/>
        </w:rPr>
        <w:t>היו"ר ראובן ריבלין:</w:t>
      </w:r>
    </w:p>
    <w:p w14:paraId="4AB22E6A" w14:textId="77777777" w:rsidR="00000000" w:rsidRDefault="007C71EE">
      <w:pPr>
        <w:pStyle w:val="a"/>
        <w:rPr>
          <w:rtl/>
        </w:rPr>
      </w:pPr>
    </w:p>
    <w:p w14:paraId="30AB79EA" w14:textId="77777777" w:rsidR="00000000" w:rsidRDefault="007C71EE">
      <w:pPr>
        <w:pStyle w:val="a"/>
        <w:rPr>
          <w:rFonts w:hint="cs"/>
          <w:rtl/>
        </w:rPr>
      </w:pPr>
      <w:r>
        <w:rPr>
          <w:rFonts w:hint="cs"/>
          <w:rtl/>
        </w:rPr>
        <w:t>הצעת אורון לא נתקבלה.</w:t>
      </w:r>
    </w:p>
    <w:p w14:paraId="3D70E4F1" w14:textId="77777777" w:rsidR="00000000" w:rsidRDefault="007C71EE">
      <w:pPr>
        <w:pStyle w:val="a"/>
        <w:rPr>
          <w:rFonts w:hint="cs"/>
          <w:rtl/>
        </w:rPr>
      </w:pPr>
    </w:p>
    <w:p w14:paraId="2F0BD0B6" w14:textId="77777777" w:rsidR="00000000" w:rsidRDefault="007C71EE">
      <w:pPr>
        <w:pStyle w:val="a"/>
        <w:rPr>
          <w:rFonts w:hint="cs"/>
          <w:rtl/>
        </w:rPr>
      </w:pPr>
      <w:r>
        <w:rPr>
          <w:rFonts w:hint="cs"/>
          <w:rtl/>
        </w:rPr>
        <w:t>הצעת רן כהן - מי בעד? תודה. מי נגד? תודה. מי נמנע? תודה.</w:t>
      </w:r>
    </w:p>
    <w:p w14:paraId="7352A3D1" w14:textId="77777777" w:rsidR="00000000" w:rsidRDefault="007C71EE">
      <w:pPr>
        <w:pStyle w:val="a"/>
        <w:rPr>
          <w:rFonts w:hint="cs"/>
          <w:rtl/>
        </w:rPr>
      </w:pPr>
    </w:p>
    <w:p w14:paraId="446370A0" w14:textId="77777777" w:rsidR="00000000" w:rsidRDefault="007C71EE">
      <w:pPr>
        <w:pStyle w:val="a"/>
        <w:jc w:val="center"/>
        <w:rPr>
          <w:rFonts w:hint="cs"/>
          <w:b/>
          <w:bCs/>
          <w:rtl/>
        </w:rPr>
      </w:pPr>
      <w:r>
        <w:rPr>
          <w:rFonts w:hint="cs"/>
          <w:b/>
          <w:bCs/>
          <w:rtl/>
        </w:rPr>
        <w:t>הצבעה</w:t>
      </w:r>
    </w:p>
    <w:p w14:paraId="35E492F3" w14:textId="77777777" w:rsidR="00000000" w:rsidRDefault="007C71EE">
      <w:pPr>
        <w:pStyle w:val="a"/>
        <w:rPr>
          <w:rFonts w:hint="cs"/>
          <w:rtl/>
        </w:rPr>
      </w:pPr>
    </w:p>
    <w:p w14:paraId="1CE6528A" w14:textId="77777777" w:rsidR="00000000" w:rsidRDefault="007C71EE">
      <w:pPr>
        <w:pStyle w:val="a"/>
        <w:jc w:val="center"/>
        <w:rPr>
          <w:rFonts w:hint="cs"/>
          <w:rtl/>
        </w:rPr>
      </w:pPr>
      <w:r>
        <w:rPr>
          <w:rFonts w:hint="cs"/>
          <w:rtl/>
        </w:rPr>
        <w:t>ההסתיי</w:t>
      </w:r>
      <w:r>
        <w:rPr>
          <w:rFonts w:hint="cs"/>
          <w:rtl/>
        </w:rPr>
        <w:t>גות של חבר הכנסת רן כהן לסעיף  8 לא נתקבלה.</w:t>
      </w:r>
    </w:p>
    <w:p w14:paraId="4AF93EF1" w14:textId="77777777" w:rsidR="00000000" w:rsidRDefault="007C71EE">
      <w:pPr>
        <w:pStyle w:val="a"/>
        <w:rPr>
          <w:rFonts w:hint="cs"/>
          <w:rtl/>
        </w:rPr>
      </w:pPr>
    </w:p>
    <w:p w14:paraId="56F06FFA" w14:textId="77777777" w:rsidR="00000000" w:rsidRDefault="007C71EE">
      <w:pPr>
        <w:pStyle w:val="ad"/>
        <w:rPr>
          <w:rtl/>
        </w:rPr>
      </w:pPr>
      <w:r>
        <w:rPr>
          <w:rtl/>
        </w:rPr>
        <w:t>היו"ר ראובן ריבלין:</w:t>
      </w:r>
    </w:p>
    <w:p w14:paraId="6104AE26" w14:textId="77777777" w:rsidR="00000000" w:rsidRDefault="007C71EE">
      <w:pPr>
        <w:pStyle w:val="a"/>
        <w:rPr>
          <w:rtl/>
        </w:rPr>
      </w:pPr>
    </w:p>
    <w:p w14:paraId="0B99C9F7" w14:textId="77777777" w:rsidR="00000000" w:rsidRDefault="007C71EE">
      <w:pPr>
        <w:pStyle w:val="a"/>
        <w:rPr>
          <w:rFonts w:hint="cs"/>
          <w:rtl/>
        </w:rPr>
      </w:pPr>
      <w:r>
        <w:rPr>
          <w:rFonts w:hint="cs"/>
          <w:rtl/>
        </w:rPr>
        <w:t>הצעת רן כהן   לא נתקבלה.</w:t>
      </w:r>
    </w:p>
    <w:p w14:paraId="25E5BA43" w14:textId="77777777" w:rsidR="00000000" w:rsidRDefault="007C71EE">
      <w:pPr>
        <w:pStyle w:val="a"/>
        <w:rPr>
          <w:rFonts w:hint="cs"/>
          <w:rtl/>
        </w:rPr>
      </w:pPr>
    </w:p>
    <w:p w14:paraId="79275249" w14:textId="77777777" w:rsidR="00000000" w:rsidRDefault="007C71EE">
      <w:pPr>
        <w:pStyle w:val="a"/>
        <w:rPr>
          <w:rFonts w:hint="cs"/>
          <w:rtl/>
        </w:rPr>
      </w:pPr>
      <w:r>
        <w:rPr>
          <w:rFonts w:hint="cs"/>
          <w:rtl/>
        </w:rPr>
        <w:t xml:space="preserve">זהבה גלאון - אינה נוכחת. </w:t>
      </w:r>
    </w:p>
    <w:p w14:paraId="748CB254" w14:textId="77777777" w:rsidR="00000000" w:rsidRDefault="007C71EE">
      <w:pPr>
        <w:pStyle w:val="a"/>
        <w:rPr>
          <w:rFonts w:hint="cs"/>
          <w:rtl/>
        </w:rPr>
      </w:pPr>
    </w:p>
    <w:p w14:paraId="54A22B70" w14:textId="77777777" w:rsidR="00000000" w:rsidRDefault="007C71EE">
      <w:pPr>
        <w:pStyle w:val="a"/>
        <w:rPr>
          <w:rFonts w:hint="cs"/>
          <w:rtl/>
        </w:rPr>
      </w:pPr>
      <w:r>
        <w:rPr>
          <w:rFonts w:hint="cs"/>
          <w:rtl/>
        </w:rPr>
        <w:t>רומן ברונפמן - מי בעד? תודה. מי נגד? תודה. מי נמנע? תודה.</w:t>
      </w:r>
    </w:p>
    <w:p w14:paraId="6C694951" w14:textId="77777777" w:rsidR="00000000" w:rsidRDefault="007C71EE">
      <w:pPr>
        <w:pStyle w:val="a"/>
        <w:rPr>
          <w:rFonts w:hint="cs"/>
          <w:rtl/>
        </w:rPr>
      </w:pPr>
    </w:p>
    <w:p w14:paraId="1E2E9C44" w14:textId="77777777" w:rsidR="00000000" w:rsidRDefault="007C71EE">
      <w:pPr>
        <w:pStyle w:val="a"/>
        <w:jc w:val="center"/>
        <w:rPr>
          <w:rFonts w:hint="cs"/>
          <w:b/>
          <w:bCs/>
          <w:rtl/>
        </w:rPr>
      </w:pPr>
      <w:r>
        <w:rPr>
          <w:rFonts w:hint="cs"/>
          <w:b/>
          <w:bCs/>
          <w:rtl/>
        </w:rPr>
        <w:t>הצבעה</w:t>
      </w:r>
    </w:p>
    <w:p w14:paraId="7D2DAFA5" w14:textId="77777777" w:rsidR="00000000" w:rsidRDefault="007C71EE">
      <w:pPr>
        <w:pStyle w:val="a"/>
        <w:rPr>
          <w:rFonts w:hint="cs"/>
          <w:rtl/>
        </w:rPr>
      </w:pPr>
    </w:p>
    <w:p w14:paraId="5CB85011" w14:textId="77777777" w:rsidR="00000000" w:rsidRDefault="007C71EE">
      <w:pPr>
        <w:pStyle w:val="a"/>
        <w:jc w:val="center"/>
        <w:rPr>
          <w:rFonts w:hint="cs"/>
          <w:rtl/>
        </w:rPr>
      </w:pPr>
      <w:r>
        <w:rPr>
          <w:rFonts w:hint="cs"/>
          <w:rtl/>
        </w:rPr>
        <w:t>ההסתייגות של חבר הכנסת רומן ברונפמן לסעיף  8 לא נתקבלה.</w:t>
      </w:r>
    </w:p>
    <w:p w14:paraId="25E47139" w14:textId="77777777" w:rsidR="00000000" w:rsidRDefault="007C71EE">
      <w:pPr>
        <w:pStyle w:val="a"/>
        <w:rPr>
          <w:rFonts w:hint="cs"/>
          <w:rtl/>
        </w:rPr>
      </w:pPr>
    </w:p>
    <w:p w14:paraId="47D85167" w14:textId="77777777" w:rsidR="00000000" w:rsidRDefault="007C71EE">
      <w:pPr>
        <w:pStyle w:val="ad"/>
        <w:rPr>
          <w:rtl/>
        </w:rPr>
      </w:pPr>
      <w:r>
        <w:rPr>
          <w:rtl/>
        </w:rPr>
        <w:t>היו"ר ראובן רי</w:t>
      </w:r>
      <w:r>
        <w:rPr>
          <w:rtl/>
        </w:rPr>
        <w:t>בלין:</w:t>
      </w:r>
    </w:p>
    <w:p w14:paraId="50B7B103" w14:textId="77777777" w:rsidR="00000000" w:rsidRDefault="007C71EE">
      <w:pPr>
        <w:pStyle w:val="a"/>
        <w:rPr>
          <w:rtl/>
        </w:rPr>
      </w:pPr>
    </w:p>
    <w:p w14:paraId="320E9CB4" w14:textId="77777777" w:rsidR="00000000" w:rsidRDefault="007C71EE">
      <w:pPr>
        <w:pStyle w:val="a"/>
        <w:rPr>
          <w:rFonts w:hint="cs"/>
          <w:rtl/>
        </w:rPr>
      </w:pPr>
      <w:r>
        <w:rPr>
          <w:rFonts w:hint="cs"/>
          <w:rtl/>
        </w:rPr>
        <w:t>הצעת  ברונפמן לא עברה.</w:t>
      </w:r>
    </w:p>
    <w:p w14:paraId="759E6C58" w14:textId="77777777" w:rsidR="00000000" w:rsidRDefault="007C71EE">
      <w:pPr>
        <w:pStyle w:val="a"/>
        <w:rPr>
          <w:rFonts w:hint="cs"/>
          <w:rtl/>
        </w:rPr>
      </w:pPr>
    </w:p>
    <w:p w14:paraId="59AF6CB2" w14:textId="77777777" w:rsidR="00000000" w:rsidRDefault="007C71EE">
      <w:pPr>
        <w:pStyle w:val="a"/>
        <w:rPr>
          <w:rFonts w:hint="cs"/>
          <w:rtl/>
        </w:rPr>
      </w:pPr>
      <w:r>
        <w:rPr>
          <w:rFonts w:hint="cs"/>
          <w:rtl/>
        </w:rPr>
        <w:t>הצעת וילן - מי בעד? תודה. מי נגד? תודה. מי נמנע? תודה.</w:t>
      </w:r>
    </w:p>
    <w:p w14:paraId="39E9C4E7" w14:textId="77777777" w:rsidR="00000000" w:rsidRDefault="007C71EE">
      <w:pPr>
        <w:pStyle w:val="a"/>
        <w:rPr>
          <w:rFonts w:hint="cs"/>
          <w:rtl/>
        </w:rPr>
      </w:pPr>
    </w:p>
    <w:p w14:paraId="58339C65" w14:textId="77777777" w:rsidR="00000000" w:rsidRDefault="007C71EE">
      <w:pPr>
        <w:pStyle w:val="a"/>
        <w:jc w:val="center"/>
        <w:rPr>
          <w:rFonts w:hint="cs"/>
          <w:b/>
          <w:bCs/>
          <w:rtl/>
        </w:rPr>
      </w:pPr>
      <w:r>
        <w:rPr>
          <w:rFonts w:hint="cs"/>
          <w:b/>
          <w:bCs/>
          <w:rtl/>
        </w:rPr>
        <w:t>הצבעה</w:t>
      </w:r>
    </w:p>
    <w:p w14:paraId="4F03BDA9" w14:textId="77777777" w:rsidR="00000000" w:rsidRDefault="007C71EE">
      <w:pPr>
        <w:pStyle w:val="a"/>
        <w:rPr>
          <w:rFonts w:hint="cs"/>
          <w:rtl/>
        </w:rPr>
      </w:pPr>
    </w:p>
    <w:p w14:paraId="5D8FD69B" w14:textId="77777777" w:rsidR="00000000" w:rsidRDefault="007C71EE">
      <w:pPr>
        <w:pStyle w:val="a"/>
        <w:jc w:val="center"/>
        <w:rPr>
          <w:rFonts w:hint="cs"/>
          <w:rtl/>
        </w:rPr>
      </w:pPr>
      <w:r>
        <w:rPr>
          <w:rFonts w:hint="cs"/>
          <w:rtl/>
        </w:rPr>
        <w:t>ההסתייגות של חבר הכנסת אבשלום וילן לסעיף  8 לא נתקבלה.</w:t>
      </w:r>
    </w:p>
    <w:p w14:paraId="7228ECD2" w14:textId="77777777" w:rsidR="00000000" w:rsidRDefault="007C71EE">
      <w:pPr>
        <w:pStyle w:val="a"/>
        <w:rPr>
          <w:rFonts w:hint="cs"/>
          <w:rtl/>
        </w:rPr>
      </w:pPr>
    </w:p>
    <w:p w14:paraId="27121F70" w14:textId="77777777" w:rsidR="00000000" w:rsidRDefault="007C71EE">
      <w:pPr>
        <w:pStyle w:val="ad"/>
        <w:rPr>
          <w:rtl/>
        </w:rPr>
      </w:pPr>
      <w:r>
        <w:rPr>
          <w:rtl/>
        </w:rPr>
        <w:t>היו"ר ראובן ריבלין:</w:t>
      </w:r>
    </w:p>
    <w:p w14:paraId="7D4CDBEF" w14:textId="77777777" w:rsidR="00000000" w:rsidRDefault="007C71EE">
      <w:pPr>
        <w:pStyle w:val="a"/>
        <w:rPr>
          <w:rtl/>
        </w:rPr>
      </w:pPr>
    </w:p>
    <w:p w14:paraId="089E4E46" w14:textId="77777777" w:rsidR="00000000" w:rsidRDefault="007C71EE">
      <w:pPr>
        <w:pStyle w:val="a"/>
        <w:rPr>
          <w:rFonts w:hint="cs"/>
          <w:rtl/>
        </w:rPr>
      </w:pPr>
      <w:r>
        <w:rPr>
          <w:rFonts w:hint="cs"/>
          <w:rtl/>
        </w:rPr>
        <w:t>הצעת וילן  לא עברה.</w:t>
      </w:r>
    </w:p>
    <w:p w14:paraId="3C2D7D04" w14:textId="77777777" w:rsidR="00000000" w:rsidRDefault="007C71EE">
      <w:pPr>
        <w:pStyle w:val="a"/>
        <w:rPr>
          <w:rFonts w:hint="cs"/>
          <w:rtl/>
        </w:rPr>
      </w:pPr>
    </w:p>
    <w:p w14:paraId="3821D506" w14:textId="77777777" w:rsidR="00000000" w:rsidRDefault="007C71EE">
      <w:pPr>
        <w:pStyle w:val="a"/>
        <w:rPr>
          <w:rFonts w:hint="cs"/>
          <w:rtl/>
        </w:rPr>
      </w:pPr>
      <w:r>
        <w:rPr>
          <w:rFonts w:hint="cs"/>
          <w:rtl/>
        </w:rPr>
        <w:t>הצעת ליצמן - מי בעד? תודה. מי נגד? תודה. מי נמנע? תודה.</w:t>
      </w:r>
    </w:p>
    <w:p w14:paraId="04F62777" w14:textId="77777777" w:rsidR="00000000" w:rsidRDefault="007C71EE">
      <w:pPr>
        <w:pStyle w:val="a"/>
        <w:rPr>
          <w:rFonts w:hint="cs"/>
          <w:rtl/>
        </w:rPr>
      </w:pPr>
    </w:p>
    <w:p w14:paraId="7254C35D" w14:textId="77777777" w:rsidR="00000000" w:rsidRDefault="007C71EE">
      <w:pPr>
        <w:pStyle w:val="a"/>
        <w:jc w:val="center"/>
        <w:rPr>
          <w:rFonts w:hint="cs"/>
          <w:b/>
          <w:bCs/>
          <w:rtl/>
        </w:rPr>
      </w:pPr>
      <w:r>
        <w:rPr>
          <w:rFonts w:hint="cs"/>
          <w:b/>
          <w:bCs/>
          <w:rtl/>
        </w:rPr>
        <w:t>הצבעה</w:t>
      </w:r>
    </w:p>
    <w:p w14:paraId="38D7BD66" w14:textId="77777777" w:rsidR="00000000" w:rsidRDefault="007C71EE">
      <w:pPr>
        <w:pStyle w:val="a"/>
        <w:rPr>
          <w:rFonts w:hint="cs"/>
          <w:rtl/>
        </w:rPr>
      </w:pPr>
    </w:p>
    <w:p w14:paraId="4789BA36" w14:textId="77777777" w:rsidR="00000000" w:rsidRDefault="007C71EE">
      <w:pPr>
        <w:pStyle w:val="a"/>
        <w:jc w:val="center"/>
        <w:rPr>
          <w:rFonts w:hint="cs"/>
          <w:rtl/>
        </w:rPr>
      </w:pPr>
      <w:r>
        <w:rPr>
          <w:rFonts w:hint="cs"/>
          <w:rtl/>
        </w:rPr>
        <w:t>ההסתייגות של חבר הכנסת יעקב ליצמן לסעיף  8 לא נתקבלה.</w:t>
      </w:r>
    </w:p>
    <w:p w14:paraId="09B98063" w14:textId="77777777" w:rsidR="00000000" w:rsidRDefault="007C71EE">
      <w:pPr>
        <w:pStyle w:val="a"/>
        <w:rPr>
          <w:rFonts w:hint="cs"/>
          <w:rtl/>
        </w:rPr>
      </w:pPr>
    </w:p>
    <w:p w14:paraId="2C7F167B" w14:textId="77777777" w:rsidR="00000000" w:rsidRDefault="007C71EE">
      <w:pPr>
        <w:pStyle w:val="ad"/>
        <w:rPr>
          <w:rtl/>
        </w:rPr>
      </w:pPr>
      <w:r>
        <w:rPr>
          <w:rtl/>
        </w:rPr>
        <w:t>היו"ר ראובן ריבלין:</w:t>
      </w:r>
    </w:p>
    <w:p w14:paraId="228E2F39" w14:textId="77777777" w:rsidR="00000000" w:rsidRDefault="007C71EE">
      <w:pPr>
        <w:pStyle w:val="a"/>
        <w:rPr>
          <w:rtl/>
        </w:rPr>
      </w:pPr>
    </w:p>
    <w:p w14:paraId="43B65C92" w14:textId="77777777" w:rsidR="00000000" w:rsidRDefault="007C71EE">
      <w:pPr>
        <w:pStyle w:val="a"/>
        <w:rPr>
          <w:rFonts w:hint="cs"/>
          <w:rtl/>
        </w:rPr>
      </w:pPr>
      <w:r>
        <w:rPr>
          <w:rFonts w:hint="cs"/>
          <w:rtl/>
        </w:rPr>
        <w:t>הצעת ליצמן לא עברה.</w:t>
      </w:r>
    </w:p>
    <w:p w14:paraId="460A3617" w14:textId="77777777" w:rsidR="00000000" w:rsidRDefault="007C71EE">
      <w:pPr>
        <w:pStyle w:val="a"/>
        <w:rPr>
          <w:rFonts w:hint="cs"/>
          <w:rtl/>
        </w:rPr>
      </w:pPr>
    </w:p>
    <w:p w14:paraId="10C9DD29" w14:textId="77777777" w:rsidR="00000000" w:rsidRDefault="007C71EE">
      <w:pPr>
        <w:pStyle w:val="a"/>
        <w:rPr>
          <w:rFonts w:hint="cs"/>
          <w:rtl/>
        </w:rPr>
      </w:pPr>
      <w:r>
        <w:rPr>
          <w:rFonts w:hint="cs"/>
          <w:rtl/>
        </w:rPr>
        <w:t>הצעת אברהם רביץ - מי בעד? תודה. מי נגד? תודה. מי נמנע? תודה.</w:t>
      </w:r>
    </w:p>
    <w:p w14:paraId="2B362857" w14:textId="77777777" w:rsidR="00000000" w:rsidRDefault="007C71EE">
      <w:pPr>
        <w:pStyle w:val="a"/>
        <w:rPr>
          <w:rFonts w:hint="cs"/>
          <w:rtl/>
        </w:rPr>
      </w:pPr>
    </w:p>
    <w:p w14:paraId="57B65F28" w14:textId="77777777" w:rsidR="00000000" w:rsidRDefault="007C71EE">
      <w:pPr>
        <w:pStyle w:val="a"/>
        <w:jc w:val="center"/>
        <w:rPr>
          <w:rFonts w:hint="cs"/>
          <w:b/>
          <w:bCs/>
          <w:rtl/>
        </w:rPr>
      </w:pPr>
      <w:r>
        <w:rPr>
          <w:rFonts w:hint="cs"/>
          <w:b/>
          <w:bCs/>
          <w:rtl/>
        </w:rPr>
        <w:t>הצבעה</w:t>
      </w:r>
    </w:p>
    <w:p w14:paraId="0A6D5B4D" w14:textId="77777777" w:rsidR="00000000" w:rsidRDefault="007C71EE">
      <w:pPr>
        <w:pStyle w:val="a"/>
        <w:rPr>
          <w:rFonts w:hint="cs"/>
          <w:rtl/>
        </w:rPr>
      </w:pPr>
    </w:p>
    <w:p w14:paraId="20543D51" w14:textId="77777777" w:rsidR="00000000" w:rsidRDefault="007C71EE">
      <w:pPr>
        <w:pStyle w:val="a"/>
        <w:jc w:val="center"/>
        <w:rPr>
          <w:rFonts w:hint="cs"/>
          <w:rtl/>
        </w:rPr>
      </w:pPr>
      <w:r>
        <w:rPr>
          <w:rFonts w:hint="cs"/>
          <w:rtl/>
        </w:rPr>
        <w:t>ההסתייגות של חבר הכנסת  אברהם רביץ לסעיף  8 לא נתקבלה.</w:t>
      </w:r>
    </w:p>
    <w:p w14:paraId="5AC10392" w14:textId="77777777" w:rsidR="00000000" w:rsidRDefault="007C71EE">
      <w:pPr>
        <w:pStyle w:val="a"/>
        <w:rPr>
          <w:rFonts w:hint="cs"/>
          <w:rtl/>
        </w:rPr>
      </w:pPr>
    </w:p>
    <w:p w14:paraId="39B2EC41" w14:textId="77777777" w:rsidR="00000000" w:rsidRDefault="007C71EE">
      <w:pPr>
        <w:pStyle w:val="ad"/>
        <w:rPr>
          <w:rtl/>
        </w:rPr>
      </w:pPr>
      <w:r>
        <w:rPr>
          <w:rtl/>
        </w:rPr>
        <w:t>היו"ר ראובן ריבלין:</w:t>
      </w:r>
    </w:p>
    <w:p w14:paraId="201E48E4" w14:textId="77777777" w:rsidR="00000000" w:rsidRDefault="007C71EE">
      <w:pPr>
        <w:pStyle w:val="a"/>
        <w:rPr>
          <w:rtl/>
        </w:rPr>
      </w:pPr>
    </w:p>
    <w:p w14:paraId="44DF0D0C" w14:textId="77777777" w:rsidR="00000000" w:rsidRDefault="007C71EE">
      <w:pPr>
        <w:pStyle w:val="a"/>
        <w:rPr>
          <w:rFonts w:hint="cs"/>
          <w:rtl/>
        </w:rPr>
      </w:pPr>
      <w:r>
        <w:rPr>
          <w:rFonts w:hint="cs"/>
          <w:rtl/>
        </w:rPr>
        <w:t>הצעת  רביץ לא</w:t>
      </w:r>
      <w:r>
        <w:rPr>
          <w:rFonts w:hint="cs"/>
          <w:rtl/>
        </w:rPr>
        <w:t xml:space="preserve"> עברה.</w:t>
      </w:r>
    </w:p>
    <w:p w14:paraId="3C04645E" w14:textId="77777777" w:rsidR="00000000" w:rsidRDefault="007C71EE">
      <w:pPr>
        <w:pStyle w:val="a"/>
        <w:rPr>
          <w:rFonts w:hint="cs"/>
          <w:rtl/>
        </w:rPr>
      </w:pPr>
    </w:p>
    <w:p w14:paraId="0F8B5047" w14:textId="77777777" w:rsidR="00000000" w:rsidRDefault="007C71EE">
      <w:pPr>
        <w:pStyle w:val="a"/>
        <w:rPr>
          <w:rFonts w:hint="cs"/>
          <w:rtl/>
        </w:rPr>
      </w:pPr>
      <w:r>
        <w:rPr>
          <w:rFonts w:hint="cs"/>
          <w:rtl/>
        </w:rPr>
        <w:t>הצעת מאיר פרוש - מי בעד? תודה. מי נגד? תודה. מי נמנע? תודה.</w:t>
      </w:r>
    </w:p>
    <w:p w14:paraId="6E937D5F" w14:textId="77777777" w:rsidR="00000000" w:rsidRDefault="007C71EE">
      <w:pPr>
        <w:pStyle w:val="a"/>
        <w:rPr>
          <w:rFonts w:hint="cs"/>
          <w:rtl/>
        </w:rPr>
      </w:pPr>
    </w:p>
    <w:p w14:paraId="2B3D8D97" w14:textId="77777777" w:rsidR="00000000" w:rsidRDefault="007C71EE">
      <w:pPr>
        <w:pStyle w:val="a"/>
        <w:jc w:val="center"/>
        <w:rPr>
          <w:rFonts w:hint="cs"/>
          <w:b/>
          <w:bCs/>
          <w:rtl/>
        </w:rPr>
      </w:pPr>
      <w:r>
        <w:rPr>
          <w:rFonts w:hint="cs"/>
          <w:b/>
          <w:bCs/>
          <w:rtl/>
        </w:rPr>
        <w:t>הצבעה</w:t>
      </w:r>
    </w:p>
    <w:p w14:paraId="736D98DE" w14:textId="77777777" w:rsidR="00000000" w:rsidRDefault="007C71EE">
      <w:pPr>
        <w:pStyle w:val="a"/>
        <w:rPr>
          <w:rFonts w:hint="cs"/>
          <w:rtl/>
        </w:rPr>
      </w:pPr>
    </w:p>
    <w:p w14:paraId="4E8E73A2" w14:textId="77777777" w:rsidR="00000000" w:rsidRDefault="007C71EE">
      <w:pPr>
        <w:pStyle w:val="a"/>
        <w:jc w:val="center"/>
        <w:rPr>
          <w:rFonts w:hint="cs"/>
          <w:rtl/>
        </w:rPr>
      </w:pPr>
      <w:r>
        <w:rPr>
          <w:rFonts w:hint="cs"/>
          <w:rtl/>
        </w:rPr>
        <w:t>ההסתייגות של חבר הכנסת מאיר פרוש לסעיף  8 לא נתקבלה.</w:t>
      </w:r>
    </w:p>
    <w:p w14:paraId="49F6F8C6" w14:textId="77777777" w:rsidR="00000000" w:rsidRDefault="007C71EE">
      <w:pPr>
        <w:pStyle w:val="a"/>
        <w:rPr>
          <w:rFonts w:hint="cs"/>
          <w:rtl/>
        </w:rPr>
      </w:pPr>
    </w:p>
    <w:p w14:paraId="22B2A57D" w14:textId="77777777" w:rsidR="00000000" w:rsidRDefault="007C71EE">
      <w:pPr>
        <w:pStyle w:val="ad"/>
        <w:rPr>
          <w:rtl/>
        </w:rPr>
      </w:pPr>
      <w:r>
        <w:rPr>
          <w:rtl/>
        </w:rPr>
        <w:t>היו"ר ראובן ריבלין:</w:t>
      </w:r>
    </w:p>
    <w:p w14:paraId="3A8372EB" w14:textId="77777777" w:rsidR="00000000" w:rsidRDefault="007C71EE">
      <w:pPr>
        <w:pStyle w:val="a"/>
        <w:rPr>
          <w:rtl/>
        </w:rPr>
      </w:pPr>
    </w:p>
    <w:p w14:paraId="5FDC7849" w14:textId="77777777" w:rsidR="00000000" w:rsidRDefault="007C71EE">
      <w:pPr>
        <w:pStyle w:val="a"/>
        <w:rPr>
          <w:rFonts w:hint="cs"/>
          <w:rtl/>
        </w:rPr>
      </w:pPr>
      <w:r>
        <w:rPr>
          <w:rFonts w:hint="cs"/>
          <w:rtl/>
        </w:rPr>
        <w:t>הצעת פרוש לא עברה.</w:t>
      </w:r>
    </w:p>
    <w:p w14:paraId="27FF7D56" w14:textId="77777777" w:rsidR="00000000" w:rsidRDefault="007C71EE">
      <w:pPr>
        <w:pStyle w:val="a"/>
        <w:rPr>
          <w:rFonts w:hint="cs"/>
          <w:rtl/>
        </w:rPr>
      </w:pPr>
    </w:p>
    <w:p w14:paraId="0F78068A" w14:textId="77777777" w:rsidR="00000000" w:rsidRDefault="007C71EE">
      <w:pPr>
        <w:pStyle w:val="a"/>
        <w:rPr>
          <w:rFonts w:hint="cs"/>
          <w:rtl/>
        </w:rPr>
      </w:pPr>
      <w:r>
        <w:rPr>
          <w:rFonts w:hint="cs"/>
          <w:rtl/>
        </w:rPr>
        <w:t>הצעת גפני - מי בעד? תודה. מי נגד? תודה. מי נמנע? תודה.</w:t>
      </w:r>
    </w:p>
    <w:p w14:paraId="0A9F9BC0" w14:textId="77777777" w:rsidR="00000000" w:rsidRDefault="007C71EE">
      <w:pPr>
        <w:pStyle w:val="a"/>
        <w:rPr>
          <w:rFonts w:hint="cs"/>
          <w:rtl/>
        </w:rPr>
      </w:pPr>
    </w:p>
    <w:p w14:paraId="2826D065" w14:textId="77777777" w:rsidR="00000000" w:rsidRDefault="007C71EE">
      <w:pPr>
        <w:pStyle w:val="a"/>
        <w:jc w:val="center"/>
        <w:rPr>
          <w:rFonts w:hint="cs"/>
          <w:b/>
          <w:bCs/>
          <w:rtl/>
        </w:rPr>
      </w:pPr>
      <w:r>
        <w:rPr>
          <w:rFonts w:hint="cs"/>
          <w:b/>
          <w:bCs/>
          <w:rtl/>
        </w:rPr>
        <w:t>הצבעה</w:t>
      </w:r>
    </w:p>
    <w:p w14:paraId="74157CA5" w14:textId="77777777" w:rsidR="00000000" w:rsidRDefault="007C71EE">
      <w:pPr>
        <w:pStyle w:val="a"/>
        <w:rPr>
          <w:rFonts w:hint="cs"/>
          <w:rtl/>
        </w:rPr>
      </w:pPr>
    </w:p>
    <w:p w14:paraId="775BAA7E" w14:textId="77777777" w:rsidR="00000000" w:rsidRDefault="007C71EE">
      <w:pPr>
        <w:pStyle w:val="a"/>
        <w:jc w:val="center"/>
        <w:rPr>
          <w:rFonts w:hint="cs"/>
          <w:rtl/>
        </w:rPr>
      </w:pPr>
      <w:r>
        <w:rPr>
          <w:rFonts w:hint="cs"/>
          <w:rtl/>
        </w:rPr>
        <w:t>ההסתייגות של חבר הכנסת</w:t>
      </w:r>
      <w:r>
        <w:rPr>
          <w:rFonts w:hint="cs"/>
          <w:rtl/>
        </w:rPr>
        <w:t xml:space="preserve"> משה גפני לסעיף  8 לא נתקבלה.</w:t>
      </w:r>
    </w:p>
    <w:p w14:paraId="12A89AFD" w14:textId="77777777" w:rsidR="00000000" w:rsidRDefault="007C71EE">
      <w:pPr>
        <w:pStyle w:val="a"/>
        <w:rPr>
          <w:rFonts w:hint="cs"/>
          <w:rtl/>
        </w:rPr>
      </w:pPr>
    </w:p>
    <w:p w14:paraId="694E8F16" w14:textId="77777777" w:rsidR="00000000" w:rsidRDefault="007C71EE">
      <w:pPr>
        <w:pStyle w:val="a"/>
        <w:rPr>
          <w:rFonts w:hint="cs"/>
          <w:rtl/>
        </w:rPr>
      </w:pPr>
    </w:p>
    <w:p w14:paraId="05D41B28" w14:textId="77777777" w:rsidR="00000000" w:rsidRDefault="007C71EE">
      <w:pPr>
        <w:pStyle w:val="a"/>
        <w:rPr>
          <w:rFonts w:hint="cs"/>
          <w:rtl/>
        </w:rPr>
      </w:pPr>
    </w:p>
    <w:p w14:paraId="3522910B" w14:textId="77777777" w:rsidR="00000000" w:rsidRDefault="007C71EE">
      <w:pPr>
        <w:pStyle w:val="ad"/>
        <w:rPr>
          <w:rtl/>
        </w:rPr>
      </w:pPr>
      <w:r>
        <w:rPr>
          <w:rtl/>
        </w:rPr>
        <w:t>היו"ר ראובן ריבלין:</w:t>
      </w:r>
    </w:p>
    <w:p w14:paraId="0A231FBA" w14:textId="77777777" w:rsidR="00000000" w:rsidRDefault="007C71EE">
      <w:pPr>
        <w:pStyle w:val="a"/>
        <w:ind w:firstLine="0"/>
        <w:rPr>
          <w:rFonts w:hint="cs"/>
          <w:rtl/>
        </w:rPr>
      </w:pPr>
    </w:p>
    <w:p w14:paraId="0084D60D" w14:textId="77777777" w:rsidR="00000000" w:rsidRDefault="007C71EE">
      <w:pPr>
        <w:pStyle w:val="a"/>
        <w:rPr>
          <w:rFonts w:hint="cs"/>
          <w:rtl/>
        </w:rPr>
      </w:pPr>
      <w:r>
        <w:rPr>
          <w:rFonts w:hint="cs"/>
          <w:rtl/>
        </w:rPr>
        <w:t>הצעת גפני  לא עברה.</w:t>
      </w:r>
    </w:p>
    <w:p w14:paraId="03145C09" w14:textId="77777777" w:rsidR="00000000" w:rsidRDefault="007C71EE">
      <w:pPr>
        <w:pStyle w:val="a"/>
        <w:rPr>
          <w:rFonts w:hint="cs"/>
          <w:rtl/>
        </w:rPr>
      </w:pPr>
    </w:p>
    <w:p w14:paraId="3F1B784C" w14:textId="77777777" w:rsidR="00000000" w:rsidRDefault="007C71EE">
      <w:pPr>
        <w:pStyle w:val="a"/>
        <w:rPr>
          <w:rFonts w:hint="cs"/>
          <w:rtl/>
        </w:rPr>
      </w:pPr>
      <w:r>
        <w:rPr>
          <w:rFonts w:hint="cs"/>
          <w:rtl/>
        </w:rPr>
        <w:t>הצעת ישראל אייכלר - מי בעד? תודה. מי נגד? תודה. מי נמנע? תודה.</w:t>
      </w:r>
    </w:p>
    <w:p w14:paraId="1BE2D556" w14:textId="77777777" w:rsidR="00000000" w:rsidRDefault="007C71EE">
      <w:pPr>
        <w:pStyle w:val="a"/>
        <w:rPr>
          <w:rFonts w:hint="cs"/>
          <w:rtl/>
        </w:rPr>
      </w:pPr>
    </w:p>
    <w:p w14:paraId="681F07AD" w14:textId="77777777" w:rsidR="00000000" w:rsidRDefault="007C71EE">
      <w:pPr>
        <w:pStyle w:val="a"/>
        <w:jc w:val="center"/>
        <w:rPr>
          <w:rFonts w:hint="cs"/>
          <w:b/>
          <w:bCs/>
          <w:rtl/>
        </w:rPr>
      </w:pPr>
      <w:r>
        <w:rPr>
          <w:rFonts w:hint="cs"/>
          <w:b/>
          <w:bCs/>
          <w:rtl/>
        </w:rPr>
        <w:t>הצבעה</w:t>
      </w:r>
    </w:p>
    <w:p w14:paraId="097663F9" w14:textId="77777777" w:rsidR="00000000" w:rsidRDefault="007C71EE">
      <w:pPr>
        <w:pStyle w:val="a"/>
        <w:rPr>
          <w:rFonts w:hint="cs"/>
          <w:rtl/>
        </w:rPr>
      </w:pPr>
    </w:p>
    <w:p w14:paraId="1DE5FF0E" w14:textId="77777777" w:rsidR="00000000" w:rsidRDefault="007C71EE">
      <w:pPr>
        <w:pStyle w:val="a"/>
        <w:jc w:val="center"/>
        <w:rPr>
          <w:rFonts w:hint="cs"/>
          <w:rtl/>
        </w:rPr>
      </w:pPr>
      <w:r>
        <w:rPr>
          <w:rFonts w:hint="cs"/>
          <w:rtl/>
        </w:rPr>
        <w:t>ההסתייגות של חבר הכנסת ישראל אייכלר לסעיף  8 לא נתקבלה.</w:t>
      </w:r>
    </w:p>
    <w:p w14:paraId="1B768D63" w14:textId="77777777" w:rsidR="00000000" w:rsidRDefault="007C71EE">
      <w:pPr>
        <w:pStyle w:val="a"/>
        <w:rPr>
          <w:rFonts w:hint="cs"/>
          <w:rtl/>
        </w:rPr>
      </w:pPr>
    </w:p>
    <w:p w14:paraId="2E1AC584" w14:textId="77777777" w:rsidR="00000000" w:rsidRDefault="007C71EE">
      <w:pPr>
        <w:pStyle w:val="ad"/>
        <w:rPr>
          <w:rtl/>
        </w:rPr>
      </w:pPr>
      <w:r>
        <w:rPr>
          <w:rtl/>
        </w:rPr>
        <w:t>היו"ר ראובן ריבלין:</w:t>
      </w:r>
    </w:p>
    <w:p w14:paraId="5418156B" w14:textId="77777777" w:rsidR="00000000" w:rsidRDefault="007C71EE">
      <w:pPr>
        <w:pStyle w:val="a"/>
        <w:rPr>
          <w:rtl/>
        </w:rPr>
      </w:pPr>
    </w:p>
    <w:p w14:paraId="3AFA9A1D" w14:textId="77777777" w:rsidR="00000000" w:rsidRDefault="007C71EE">
      <w:pPr>
        <w:pStyle w:val="a"/>
        <w:rPr>
          <w:rFonts w:hint="cs"/>
          <w:rtl/>
        </w:rPr>
      </w:pPr>
      <w:r>
        <w:rPr>
          <w:rFonts w:hint="cs"/>
          <w:rtl/>
        </w:rPr>
        <w:t>הצעת  אייכלר לא עברה.</w:t>
      </w:r>
    </w:p>
    <w:p w14:paraId="3AF7281F" w14:textId="77777777" w:rsidR="00000000" w:rsidRDefault="007C71EE">
      <w:pPr>
        <w:pStyle w:val="a"/>
        <w:rPr>
          <w:rFonts w:hint="cs"/>
          <w:rtl/>
        </w:rPr>
      </w:pPr>
    </w:p>
    <w:p w14:paraId="36CB0215" w14:textId="77777777" w:rsidR="00000000" w:rsidRDefault="007C71EE">
      <w:pPr>
        <w:pStyle w:val="a"/>
        <w:rPr>
          <w:rFonts w:hint="cs"/>
          <w:rtl/>
        </w:rPr>
      </w:pPr>
      <w:r>
        <w:rPr>
          <w:rFonts w:hint="cs"/>
          <w:rtl/>
        </w:rPr>
        <w:t>הצעת מוחמ</w:t>
      </w:r>
      <w:r>
        <w:rPr>
          <w:rFonts w:hint="cs"/>
          <w:rtl/>
        </w:rPr>
        <w:t>ד ברכה - מי בעד? תודה. מי נגד? תודה. מי נמנע? תודה.</w:t>
      </w:r>
    </w:p>
    <w:p w14:paraId="251BAAC9" w14:textId="77777777" w:rsidR="00000000" w:rsidRDefault="007C71EE">
      <w:pPr>
        <w:pStyle w:val="a"/>
        <w:rPr>
          <w:rFonts w:hint="cs"/>
          <w:rtl/>
        </w:rPr>
      </w:pPr>
    </w:p>
    <w:p w14:paraId="31739B9D" w14:textId="77777777" w:rsidR="00000000" w:rsidRDefault="007C71EE">
      <w:pPr>
        <w:pStyle w:val="a"/>
        <w:jc w:val="center"/>
        <w:rPr>
          <w:rFonts w:hint="cs"/>
          <w:b/>
          <w:bCs/>
          <w:rtl/>
        </w:rPr>
      </w:pPr>
      <w:r>
        <w:rPr>
          <w:rFonts w:hint="cs"/>
          <w:b/>
          <w:bCs/>
          <w:rtl/>
        </w:rPr>
        <w:t>הצבעה</w:t>
      </w:r>
    </w:p>
    <w:p w14:paraId="3B25B186" w14:textId="77777777" w:rsidR="00000000" w:rsidRDefault="007C71EE">
      <w:pPr>
        <w:pStyle w:val="a"/>
        <w:rPr>
          <w:rFonts w:hint="cs"/>
          <w:rtl/>
        </w:rPr>
      </w:pPr>
    </w:p>
    <w:p w14:paraId="30183334" w14:textId="77777777" w:rsidR="00000000" w:rsidRDefault="007C71EE">
      <w:pPr>
        <w:pStyle w:val="a"/>
        <w:jc w:val="center"/>
        <w:rPr>
          <w:rFonts w:hint="cs"/>
          <w:rtl/>
        </w:rPr>
      </w:pPr>
      <w:r>
        <w:rPr>
          <w:rFonts w:hint="cs"/>
          <w:rtl/>
        </w:rPr>
        <w:t>ההסתייגות של חבר הכנסת מוחמד ברכה לסעיף  8 לא נתקבלה.</w:t>
      </w:r>
    </w:p>
    <w:p w14:paraId="2B711D58" w14:textId="77777777" w:rsidR="00000000" w:rsidRDefault="007C71EE">
      <w:pPr>
        <w:pStyle w:val="a"/>
        <w:rPr>
          <w:rFonts w:hint="cs"/>
          <w:rtl/>
        </w:rPr>
      </w:pPr>
    </w:p>
    <w:p w14:paraId="2D7F8F70" w14:textId="77777777" w:rsidR="00000000" w:rsidRDefault="007C71EE">
      <w:pPr>
        <w:pStyle w:val="ad"/>
        <w:rPr>
          <w:rtl/>
        </w:rPr>
      </w:pPr>
      <w:r>
        <w:rPr>
          <w:rtl/>
        </w:rPr>
        <w:t>היו"ר ראובן ריבלין:</w:t>
      </w:r>
    </w:p>
    <w:p w14:paraId="11AE86B2" w14:textId="77777777" w:rsidR="00000000" w:rsidRDefault="007C71EE">
      <w:pPr>
        <w:pStyle w:val="a"/>
        <w:rPr>
          <w:rtl/>
        </w:rPr>
      </w:pPr>
    </w:p>
    <w:p w14:paraId="6F720752" w14:textId="77777777" w:rsidR="00000000" w:rsidRDefault="007C71EE">
      <w:pPr>
        <w:pStyle w:val="a"/>
        <w:rPr>
          <w:rFonts w:hint="cs"/>
          <w:rtl/>
        </w:rPr>
      </w:pPr>
      <w:r>
        <w:rPr>
          <w:rFonts w:hint="cs"/>
          <w:rtl/>
        </w:rPr>
        <w:t>הצעת  ברכה לא עברה.</w:t>
      </w:r>
    </w:p>
    <w:p w14:paraId="048FB886" w14:textId="77777777" w:rsidR="00000000" w:rsidRDefault="007C71EE">
      <w:pPr>
        <w:pStyle w:val="a"/>
        <w:rPr>
          <w:rFonts w:hint="cs"/>
          <w:rtl/>
        </w:rPr>
      </w:pPr>
    </w:p>
    <w:p w14:paraId="18A6972B" w14:textId="77777777" w:rsidR="00000000" w:rsidRDefault="007C71EE">
      <w:pPr>
        <w:pStyle w:val="a"/>
        <w:rPr>
          <w:rFonts w:hint="cs"/>
          <w:rtl/>
        </w:rPr>
      </w:pPr>
      <w:r>
        <w:rPr>
          <w:rFonts w:hint="cs"/>
          <w:rtl/>
        </w:rPr>
        <w:t>הצעת מח'ול - מי בעד? תודה. מי נגד? תודה. מי נמנע? תודה.</w:t>
      </w:r>
    </w:p>
    <w:p w14:paraId="4A01FFB9" w14:textId="77777777" w:rsidR="00000000" w:rsidRDefault="007C71EE">
      <w:pPr>
        <w:pStyle w:val="a"/>
        <w:rPr>
          <w:rFonts w:hint="cs"/>
          <w:rtl/>
        </w:rPr>
      </w:pPr>
    </w:p>
    <w:p w14:paraId="49BC3166" w14:textId="77777777" w:rsidR="00000000" w:rsidRDefault="007C71EE">
      <w:pPr>
        <w:pStyle w:val="a"/>
        <w:jc w:val="center"/>
        <w:rPr>
          <w:rFonts w:hint="cs"/>
          <w:b/>
          <w:bCs/>
          <w:rtl/>
        </w:rPr>
      </w:pPr>
      <w:r>
        <w:rPr>
          <w:rFonts w:hint="cs"/>
          <w:b/>
          <w:bCs/>
          <w:rtl/>
        </w:rPr>
        <w:t>הצבעה</w:t>
      </w:r>
    </w:p>
    <w:p w14:paraId="53C0040C" w14:textId="77777777" w:rsidR="00000000" w:rsidRDefault="007C71EE">
      <w:pPr>
        <w:pStyle w:val="a"/>
        <w:rPr>
          <w:rFonts w:hint="cs"/>
          <w:rtl/>
        </w:rPr>
      </w:pPr>
    </w:p>
    <w:p w14:paraId="08683314" w14:textId="77777777" w:rsidR="00000000" w:rsidRDefault="007C71EE">
      <w:pPr>
        <w:pStyle w:val="a"/>
        <w:jc w:val="center"/>
        <w:rPr>
          <w:rFonts w:hint="cs"/>
          <w:rtl/>
        </w:rPr>
      </w:pPr>
      <w:r>
        <w:rPr>
          <w:rFonts w:hint="cs"/>
          <w:rtl/>
        </w:rPr>
        <w:t>ההסתייגות של חבר הכנסת עסאם מח'ול ל</w:t>
      </w:r>
      <w:r>
        <w:rPr>
          <w:rFonts w:hint="cs"/>
          <w:rtl/>
        </w:rPr>
        <w:t>סעיף  8 לא נתקבלה.</w:t>
      </w:r>
    </w:p>
    <w:p w14:paraId="207C3D44" w14:textId="77777777" w:rsidR="00000000" w:rsidRDefault="007C71EE">
      <w:pPr>
        <w:pStyle w:val="a"/>
        <w:rPr>
          <w:rFonts w:hint="cs"/>
          <w:rtl/>
        </w:rPr>
      </w:pPr>
    </w:p>
    <w:p w14:paraId="5947199E" w14:textId="77777777" w:rsidR="00000000" w:rsidRDefault="007C71EE">
      <w:pPr>
        <w:pStyle w:val="ad"/>
        <w:rPr>
          <w:rtl/>
        </w:rPr>
      </w:pPr>
      <w:r>
        <w:rPr>
          <w:rtl/>
        </w:rPr>
        <w:t>היו"ר ראובן ריבלין:</w:t>
      </w:r>
    </w:p>
    <w:p w14:paraId="17AE99EB" w14:textId="77777777" w:rsidR="00000000" w:rsidRDefault="007C71EE">
      <w:pPr>
        <w:pStyle w:val="a"/>
        <w:rPr>
          <w:rtl/>
        </w:rPr>
      </w:pPr>
    </w:p>
    <w:p w14:paraId="205385D8" w14:textId="77777777" w:rsidR="00000000" w:rsidRDefault="007C71EE">
      <w:pPr>
        <w:pStyle w:val="a"/>
        <w:rPr>
          <w:rFonts w:hint="cs"/>
          <w:rtl/>
        </w:rPr>
      </w:pPr>
      <w:r>
        <w:rPr>
          <w:rFonts w:hint="cs"/>
          <w:rtl/>
        </w:rPr>
        <w:t>הצעת מח'ול  לא עברה.</w:t>
      </w:r>
    </w:p>
    <w:p w14:paraId="3F426F28" w14:textId="77777777" w:rsidR="00000000" w:rsidRDefault="007C71EE">
      <w:pPr>
        <w:pStyle w:val="a"/>
        <w:rPr>
          <w:rFonts w:hint="cs"/>
          <w:rtl/>
        </w:rPr>
      </w:pPr>
    </w:p>
    <w:p w14:paraId="72AF3A81" w14:textId="77777777" w:rsidR="00000000" w:rsidRDefault="007C71EE">
      <w:pPr>
        <w:pStyle w:val="a"/>
        <w:rPr>
          <w:rFonts w:hint="cs"/>
          <w:rtl/>
        </w:rPr>
      </w:pPr>
      <w:r>
        <w:rPr>
          <w:rFonts w:hint="cs"/>
          <w:rtl/>
        </w:rPr>
        <w:t>הצעת אחמד טיבי - מי בעד? תודה. מי נגד? תודה. מי נמנע? תודה.</w:t>
      </w:r>
    </w:p>
    <w:p w14:paraId="4764530F" w14:textId="77777777" w:rsidR="00000000" w:rsidRDefault="007C71EE">
      <w:pPr>
        <w:pStyle w:val="a"/>
        <w:rPr>
          <w:rFonts w:hint="cs"/>
          <w:rtl/>
        </w:rPr>
      </w:pPr>
    </w:p>
    <w:p w14:paraId="6ED34B60" w14:textId="77777777" w:rsidR="00000000" w:rsidRDefault="007C71EE">
      <w:pPr>
        <w:pStyle w:val="a"/>
        <w:rPr>
          <w:rFonts w:hint="cs"/>
          <w:rtl/>
        </w:rPr>
      </w:pPr>
    </w:p>
    <w:p w14:paraId="3AFF956A" w14:textId="77777777" w:rsidR="00000000" w:rsidRDefault="007C71EE">
      <w:pPr>
        <w:pStyle w:val="a"/>
        <w:rPr>
          <w:rFonts w:hint="cs"/>
          <w:rtl/>
        </w:rPr>
      </w:pPr>
    </w:p>
    <w:p w14:paraId="7A13E0F1" w14:textId="77777777" w:rsidR="00000000" w:rsidRDefault="007C71EE">
      <w:pPr>
        <w:pStyle w:val="a"/>
        <w:jc w:val="center"/>
        <w:rPr>
          <w:rFonts w:hint="cs"/>
          <w:b/>
          <w:bCs/>
          <w:rtl/>
        </w:rPr>
      </w:pPr>
      <w:r>
        <w:rPr>
          <w:rFonts w:hint="cs"/>
          <w:b/>
          <w:bCs/>
          <w:rtl/>
        </w:rPr>
        <w:t>הצבעה</w:t>
      </w:r>
    </w:p>
    <w:p w14:paraId="67A96ACB" w14:textId="77777777" w:rsidR="00000000" w:rsidRDefault="007C71EE">
      <w:pPr>
        <w:pStyle w:val="a"/>
        <w:rPr>
          <w:rFonts w:hint="cs"/>
          <w:rtl/>
        </w:rPr>
      </w:pPr>
    </w:p>
    <w:p w14:paraId="6972E7A7" w14:textId="77777777" w:rsidR="00000000" w:rsidRDefault="007C71EE">
      <w:pPr>
        <w:pStyle w:val="a"/>
        <w:jc w:val="center"/>
        <w:rPr>
          <w:rFonts w:hint="cs"/>
          <w:rtl/>
        </w:rPr>
      </w:pPr>
      <w:r>
        <w:rPr>
          <w:rFonts w:hint="cs"/>
          <w:rtl/>
        </w:rPr>
        <w:t>ההסתייגות של חבר הכנסת  אחמד טיבי לסעיף  8 לא נתקבלה.</w:t>
      </w:r>
    </w:p>
    <w:p w14:paraId="782DDFCF" w14:textId="77777777" w:rsidR="00000000" w:rsidRDefault="007C71EE">
      <w:pPr>
        <w:pStyle w:val="a"/>
        <w:rPr>
          <w:rFonts w:hint="cs"/>
          <w:rtl/>
        </w:rPr>
      </w:pPr>
    </w:p>
    <w:p w14:paraId="12F008DB" w14:textId="77777777" w:rsidR="00000000" w:rsidRDefault="007C71EE">
      <w:pPr>
        <w:pStyle w:val="ad"/>
        <w:rPr>
          <w:rtl/>
        </w:rPr>
      </w:pPr>
      <w:r>
        <w:rPr>
          <w:rtl/>
        </w:rPr>
        <w:t>היו"ר ראובן ריבלין:</w:t>
      </w:r>
    </w:p>
    <w:p w14:paraId="1D906864" w14:textId="77777777" w:rsidR="00000000" w:rsidRDefault="007C71EE">
      <w:pPr>
        <w:pStyle w:val="a"/>
        <w:rPr>
          <w:rtl/>
        </w:rPr>
      </w:pPr>
    </w:p>
    <w:p w14:paraId="48018BF6" w14:textId="77777777" w:rsidR="00000000" w:rsidRDefault="007C71EE">
      <w:pPr>
        <w:pStyle w:val="a"/>
        <w:rPr>
          <w:rFonts w:hint="cs"/>
          <w:rtl/>
        </w:rPr>
      </w:pPr>
      <w:r>
        <w:rPr>
          <w:rFonts w:hint="cs"/>
          <w:rtl/>
        </w:rPr>
        <w:t>הצעת  טיבי לא עברה.</w:t>
      </w:r>
    </w:p>
    <w:p w14:paraId="7E6328B7" w14:textId="77777777" w:rsidR="00000000" w:rsidRDefault="007C71EE">
      <w:pPr>
        <w:pStyle w:val="a"/>
        <w:rPr>
          <w:rFonts w:hint="cs"/>
          <w:rtl/>
        </w:rPr>
      </w:pPr>
    </w:p>
    <w:p w14:paraId="3D1DF834" w14:textId="77777777" w:rsidR="00000000" w:rsidRDefault="007C71EE">
      <w:pPr>
        <w:pStyle w:val="a"/>
        <w:rPr>
          <w:rFonts w:hint="cs"/>
          <w:rtl/>
        </w:rPr>
      </w:pPr>
      <w:r>
        <w:rPr>
          <w:rFonts w:hint="cs"/>
          <w:rtl/>
        </w:rPr>
        <w:t>הצעת עמיר פרץ - מי בעד? תו</w:t>
      </w:r>
      <w:r>
        <w:rPr>
          <w:rFonts w:hint="cs"/>
          <w:rtl/>
        </w:rPr>
        <w:t>דה. מי נגד? תודה. מי נמנע? תודה.</w:t>
      </w:r>
    </w:p>
    <w:p w14:paraId="41C7C951" w14:textId="77777777" w:rsidR="00000000" w:rsidRDefault="007C71EE">
      <w:pPr>
        <w:pStyle w:val="a"/>
        <w:rPr>
          <w:rFonts w:hint="cs"/>
          <w:rtl/>
        </w:rPr>
      </w:pPr>
    </w:p>
    <w:p w14:paraId="28830DE1" w14:textId="77777777" w:rsidR="00000000" w:rsidRDefault="007C71EE">
      <w:pPr>
        <w:pStyle w:val="a"/>
        <w:jc w:val="center"/>
        <w:rPr>
          <w:rFonts w:hint="cs"/>
          <w:b/>
          <w:bCs/>
          <w:rtl/>
        </w:rPr>
      </w:pPr>
      <w:r>
        <w:rPr>
          <w:rFonts w:hint="cs"/>
          <w:b/>
          <w:bCs/>
          <w:rtl/>
        </w:rPr>
        <w:t>הצבעה</w:t>
      </w:r>
    </w:p>
    <w:p w14:paraId="46B84854" w14:textId="77777777" w:rsidR="00000000" w:rsidRDefault="007C71EE">
      <w:pPr>
        <w:pStyle w:val="a"/>
        <w:rPr>
          <w:rFonts w:hint="cs"/>
          <w:rtl/>
        </w:rPr>
      </w:pPr>
    </w:p>
    <w:p w14:paraId="26BBA552" w14:textId="77777777" w:rsidR="00000000" w:rsidRDefault="007C71EE">
      <w:pPr>
        <w:pStyle w:val="a"/>
        <w:jc w:val="center"/>
        <w:rPr>
          <w:rFonts w:hint="cs"/>
          <w:rtl/>
        </w:rPr>
      </w:pPr>
      <w:r>
        <w:rPr>
          <w:rFonts w:hint="cs"/>
          <w:rtl/>
        </w:rPr>
        <w:t>ההסתייגות של חבר הכנסת עמיר פרץ לסעיף  8 לא נתקבלה.</w:t>
      </w:r>
    </w:p>
    <w:p w14:paraId="07C1F65C" w14:textId="77777777" w:rsidR="00000000" w:rsidRDefault="007C71EE">
      <w:pPr>
        <w:pStyle w:val="a"/>
        <w:rPr>
          <w:rFonts w:hint="cs"/>
          <w:rtl/>
        </w:rPr>
      </w:pPr>
    </w:p>
    <w:p w14:paraId="3714EA69" w14:textId="77777777" w:rsidR="00000000" w:rsidRDefault="007C71EE">
      <w:pPr>
        <w:pStyle w:val="ad"/>
        <w:rPr>
          <w:rtl/>
        </w:rPr>
      </w:pPr>
      <w:r>
        <w:rPr>
          <w:rtl/>
        </w:rPr>
        <w:t>היו"ר ראובן ריבלין:</w:t>
      </w:r>
    </w:p>
    <w:p w14:paraId="38718075" w14:textId="77777777" w:rsidR="00000000" w:rsidRDefault="007C71EE">
      <w:pPr>
        <w:pStyle w:val="a"/>
        <w:rPr>
          <w:rtl/>
        </w:rPr>
      </w:pPr>
    </w:p>
    <w:p w14:paraId="7559D8D3" w14:textId="77777777" w:rsidR="00000000" w:rsidRDefault="007C71EE">
      <w:pPr>
        <w:pStyle w:val="a"/>
        <w:rPr>
          <w:rFonts w:hint="cs"/>
          <w:rtl/>
        </w:rPr>
      </w:pPr>
      <w:r>
        <w:rPr>
          <w:rFonts w:hint="cs"/>
          <w:rtl/>
        </w:rPr>
        <w:t>הצעת עמיר פרץ  לא עברה.</w:t>
      </w:r>
    </w:p>
    <w:p w14:paraId="12E00C11" w14:textId="77777777" w:rsidR="00000000" w:rsidRDefault="007C71EE">
      <w:pPr>
        <w:pStyle w:val="a"/>
        <w:rPr>
          <w:rFonts w:hint="cs"/>
          <w:rtl/>
        </w:rPr>
      </w:pPr>
    </w:p>
    <w:p w14:paraId="383BB3EE" w14:textId="77777777" w:rsidR="00000000" w:rsidRDefault="007C71EE">
      <w:pPr>
        <w:pStyle w:val="a"/>
        <w:rPr>
          <w:rFonts w:hint="cs"/>
          <w:rtl/>
        </w:rPr>
      </w:pPr>
      <w:r>
        <w:rPr>
          <w:rFonts w:hint="cs"/>
          <w:rtl/>
        </w:rPr>
        <w:t xml:space="preserve">הצעת אילנה כהן - מי בעד? תודה. מי נגד? תודה. מי נמנע? תודה. טוב, רבותי, אני עובר להצבעה אלקטרונית. רבותי, הממשלה לא </w:t>
      </w:r>
      <w:r>
        <w:rPr>
          <w:rFonts w:hint="cs"/>
          <w:rtl/>
        </w:rPr>
        <w:t xml:space="preserve">מצביעה ולכן לא ראיתי. </w:t>
      </w:r>
    </w:p>
    <w:p w14:paraId="65727D70" w14:textId="77777777" w:rsidR="00000000" w:rsidRDefault="007C71EE">
      <w:pPr>
        <w:pStyle w:val="a"/>
        <w:rPr>
          <w:rFonts w:hint="cs"/>
          <w:rtl/>
        </w:rPr>
      </w:pPr>
    </w:p>
    <w:p w14:paraId="74431291" w14:textId="77777777" w:rsidR="00000000" w:rsidRDefault="007C71EE">
      <w:pPr>
        <w:pStyle w:val="ac"/>
        <w:rPr>
          <w:rtl/>
        </w:rPr>
      </w:pPr>
      <w:r>
        <w:rPr>
          <w:rFonts w:hint="eastAsia"/>
          <w:rtl/>
        </w:rPr>
        <w:t>דוד</w:t>
      </w:r>
      <w:r>
        <w:rPr>
          <w:rtl/>
        </w:rPr>
        <w:t xml:space="preserve"> טל (עם אחד):</w:t>
      </w:r>
    </w:p>
    <w:p w14:paraId="4C2C3F8F" w14:textId="77777777" w:rsidR="00000000" w:rsidRDefault="007C71EE">
      <w:pPr>
        <w:pStyle w:val="a"/>
        <w:rPr>
          <w:rFonts w:hint="cs"/>
          <w:rtl/>
        </w:rPr>
      </w:pPr>
    </w:p>
    <w:p w14:paraId="588F2697" w14:textId="77777777" w:rsidR="00000000" w:rsidRDefault="007C71EE">
      <w:pPr>
        <w:pStyle w:val="a"/>
        <w:rPr>
          <w:rFonts w:hint="cs"/>
          <w:rtl/>
        </w:rPr>
      </w:pPr>
      <w:r>
        <w:rPr>
          <w:rFonts w:hint="cs"/>
          <w:rtl/>
        </w:rPr>
        <w:t>היה רוב.</w:t>
      </w:r>
    </w:p>
    <w:p w14:paraId="06C8604D" w14:textId="77777777" w:rsidR="00000000" w:rsidRDefault="007C71EE">
      <w:pPr>
        <w:pStyle w:val="a"/>
        <w:rPr>
          <w:rFonts w:hint="cs"/>
          <w:rtl/>
        </w:rPr>
      </w:pPr>
    </w:p>
    <w:p w14:paraId="50231D99" w14:textId="77777777" w:rsidR="00000000" w:rsidRDefault="007C71EE">
      <w:pPr>
        <w:pStyle w:val="ad"/>
        <w:rPr>
          <w:rtl/>
        </w:rPr>
      </w:pPr>
      <w:r>
        <w:rPr>
          <w:rtl/>
        </w:rPr>
        <w:t>היו"ר ראובן ריבלין:</w:t>
      </w:r>
    </w:p>
    <w:p w14:paraId="6E335630" w14:textId="77777777" w:rsidR="00000000" w:rsidRDefault="007C71EE">
      <w:pPr>
        <w:pStyle w:val="a"/>
        <w:rPr>
          <w:rtl/>
        </w:rPr>
      </w:pPr>
    </w:p>
    <w:p w14:paraId="427E66F3" w14:textId="77777777" w:rsidR="00000000" w:rsidRDefault="007C71EE">
      <w:pPr>
        <w:pStyle w:val="a"/>
        <w:rPr>
          <w:rFonts w:hint="cs"/>
          <w:rtl/>
        </w:rPr>
      </w:pPr>
      <w:r>
        <w:rPr>
          <w:rFonts w:hint="cs"/>
          <w:rtl/>
        </w:rPr>
        <w:t xml:space="preserve">חבר הכנסת טל, חבר הכנסת טל, חבר הכנסת טל, שב במקומך. אדוני הסדרן, להוציא את טל מהאולם. זה בלתי אפשרי. </w:t>
      </w:r>
    </w:p>
    <w:p w14:paraId="06404755" w14:textId="77777777" w:rsidR="00000000" w:rsidRDefault="007C71EE">
      <w:pPr>
        <w:pStyle w:val="a"/>
        <w:rPr>
          <w:rFonts w:hint="cs"/>
          <w:rtl/>
        </w:rPr>
      </w:pPr>
    </w:p>
    <w:p w14:paraId="6AFD2D31" w14:textId="77777777" w:rsidR="00000000" w:rsidRDefault="007C71EE">
      <w:pPr>
        <w:pStyle w:val="ac"/>
        <w:rPr>
          <w:rtl/>
        </w:rPr>
      </w:pPr>
      <w:r>
        <w:rPr>
          <w:rFonts w:hint="eastAsia"/>
          <w:rtl/>
        </w:rPr>
        <w:t>דוד</w:t>
      </w:r>
      <w:r>
        <w:rPr>
          <w:rtl/>
        </w:rPr>
        <w:t xml:space="preserve"> טל (עם אחד):</w:t>
      </w:r>
    </w:p>
    <w:p w14:paraId="0DBB9C2D" w14:textId="77777777" w:rsidR="00000000" w:rsidRDefault="007C71EE">
      <w:pPr>
        <w:pStyle w:val="a"/>
        <w:rPr>
          <w:rFonts w:hint="cs"/>
          <w:rtl/>
        </w:rPr>
      </w:pPr>
    </w:p>
    <w:p w14:paraId="7163290F" w14:textId="77777777" w:rsidR="00000000" w:rsidRDefault="007C71EE">
      <w:pPr>
        <w:pStyle w:val="a"/>
        <w:rPr>
          <w:rFonts w:hint="cs"/>
          <w:rtl/>
        </w:rPr>
      </w:pPr>
      <w:r>
        <w:rPr>
          <w:rFonts w:hint="cs"/>
          <w:rtl/>
        </w:rPr>
        <w:t xml:space="preserve">- - - </w:t>
      </w:r>
    </w:p>
    <w:p w14:paraId="042B25EE" w14:textId="77777777" w:rsidR="00000000" w:rsidRDefault="007C71EE">
      <w:pPr>
        <w:pStyle w:val="a"/>
        <w:rPr>
          <w:rFonts w:hint="cs"/>
          <w:rtl/>
        </w:rPr>
      </w:pPr>
    </w:p>
    <w:p w14:paraId="065ACA25" w14:textId="77777777" w:rsidR="00000000" w:rsidRDefault="007C71EE">
      <w:pPr>
        <w:pStyle w:val="ad"/>
        <w:rPr>
          <w:rtl/>
        </w:rPr>
      </w:pPr>
      <w:r>
        <w:rPr>
          <w:rtl/>
        </w:rPr>
        <w:t>היו"ר ראובן ריבלין:</w:t>
      </w:r>
    </w:p>
    <w:p w14:paraId="6409A722" w14:textId="77777777" w:rsidR="00000000" w:rsidRDefault="007C71EE">
      <w:pPr>
        <w:pStyle w:val="a"/>
        <w:rPr>
          <w:rtl/>
        </w:rPr>
      </w:pPr>
    </w:p>
    <w:p w14:paraId="615DBE4F" w14:textId="77777777" w:rsidR="00000000" w:rsidRDefault="007C71EE">
      <w:pPr>
        <w:pStyle w:val="a"/>
        <w:rPr>
          <w:rFonts w:hint="cs"/>
          <w:rtl/>
        </w:rPr>
      </w:pPr>
      <w:r>
        <w:rPr>
          <w:rFonts w:hint="cs"/>
          <w:rtl/>
        </w:rPr>
        <w:t>אני לא ידעתי. עובדה שקודם לא ידע</w:t>
      </w:r>
      <w:r>
        <w:rPr>
          <w:rFonts w:hint="cs"/>
          <w:rtl/>
        </w:rPr>
        <w:t xml:space="preserve">תי. רבותי חברי הכנסת, אם אני אראה בבירור שיש רוב לצד השני, אני אקבע אותו. חברים לא יושבים במליאה, הם מצביעים במליאה. מי שיושב במליאה ולא מצביע, הצבעתו אינה נחשבת. </w:t>
      </w:r>
    </w:p>
    <w:p w14:paraId="645AB94F" w14:textId="77777777" w:rsidR="00000000" w:rsidRDefault="007C71EE">
      <w:pPr>
        <w:pStyle w:val="a"/>
        <w:rPr>
          <w:rFonts w:hint="cs"/>
          <w:rtl/>
        </w:rPr>
      </w:pPr>
    </w:p>
    <w:p w14:paraId="0783F906" w14:textId="77777777" w:rsidR="00000000" w:rsidRDefault="007C71EE">
      <w:pPr>
        <w:pStyle w:val="a"/>
        <w:rPr>
          <w:rFonts w:hint="cs"/>
          <w:rtl/>
        </w:rPr>
      </w:pPr>
      <w:r>
        <w:rPr>
          <w:rFonts w:hint="cs"/>
          <w:rtl/>
        </w:rPr>
        <w:t>רבותי, נא להצביע מי בעד הצעתה של חברת הכנסת ומי נגד.</w:t>
      </w:r>
    </w:p>
    <w:p w14:paraId="6CF50F2D" w14:textId="77777777" w:rsidR="00000000" w:rsidRDefault="007C71EE">
      <w:pPr>
        <w:pStyle w:val="a"/>
        <w:ind w:firstLine="0"/>
        <w:rPr>
          <w:rFonts w:hint="cs"/>
          <w:rtl/>
        </w:rPr>
      </w:pPr>
    </w:p>
    <w:p w14:paraId="105433CD" w14:textId="77777777" w:rsidR="00000000" w:rsidRDefault="007C71EE">
      <w:pPr>
        <w:pStyle w:val="a"/>
        <w:ind w:firstLine="0"/>
        <w:jc w:val="center"/>
        <w:rPr>
          <w:rFonts w:hint="cs"/>
          <w:b/>
          <w:bCs/>
          <w:rtl/>
        </w:rPr>
      </w:pPr>
      <w:r>
        <w:rPr>
          <w:rFonts w:hint="cs"/>
          <w:b/>
          <w:bCs/>
          <w:rtl/>
        </w:rPr>
        <w:t>הצבעה מס' 22</w:t>
      </w:r>
    </w:p>
    <w:p w14:paraId="0953FC18" w14:textId="77777777" w:rsidR="00000000" w:rsidRDefault="007C71EE">
      <w:pPr>
        <w:pStyle w:val="a"/>
        <w:rPr>
          <w:rFonts w:hint="cs"/>
          <w:rtl/>
        </w:rPr>
      </w:pPr>
    </w:p>
    <w:p w14:paraId="75FAD62B" w14:textId="77777777" w:rsidR="00000000" w:rsidRDefault="007C71EE">
      <w:pPr>
        <w:pStyle w:val="a"/>
        <w:ind w:left="720" w:hanging="1"/>
        <w:jc w:val="center"/>
        <w:rPr>
          <w:rFonts w:hint="cs"/>
          <w:rtl/>
        </w:rPr>
      </w:pPr>
      <w:r>
        <w:rPr>
          <w:rFonts w:hint="cs"/>
          <w:rtl/>
        </w:rPr>
        <w:t xml:space="preserve">בעד ההסתייגות - 44 </w:t>
      </w:r>
    </w:p>
    <w:p w14:paraId="32F72B54" w14:textId="77777777" w:rsidR="00000000" w:rsidRDefault="007C71EE">
      <w:pPr>
        <w:pStyle w:val="a"/>
        <w:ind w:left="720" w:hanging="1"/>
        <w:jc w:val="center"/>
        <w:rPr>
          <w:rFonts w:hint="cs"/>
          <w:rtl/>
        </w:rPr>
      </w:pPr>
      <w:r>
        <w:rPr>
          <w:rFonts w:hint="cs"/>
          <w:rtl/>
        </w:rPr>
        <w:t>נגד</w:t>
      </w:r>
      <w:r>
        <w:rPr>
          <w:rFonts w:hint="cs"/>
          <w:rtl/>
        </w:rPr>
        <w:t xml:space="preserve"> - 54</w:t>
      </w:r>
    </w:p>
    <w:p w14:paraId="4F460B28" w14:textId="77777777" w:rsidR="00000000" w:rsidRDefault="007C71EE">
      <w:pPr>
        <w:pStyle w:val="a"/>
        <w:ind w:left="720" w:hanging="1"/>
        <w:jc w:val="center"/>
        <w:rPr>
          <w:rFonts w:hint="cs"/>
          <w:rtl/>
        </w:rPr>
      </w:pPr>
      <w:r>
        <w:rPr>
          <w:rFonts w:hint="cs"/>
          <w:rtl/>
        </w:rPr>
        <w:t xml:space="preserve">נמנעים - אין </w:t>
      </w:r>
    </w:p>
    <w:p w14:paraId="4D26EEF9" w14:textId="77777777" w:rsidR="00000000" w:rsidRDefault="007C71EE">
      <w:pPr>
        <w:pStyle w:val="a"/>
        <w:jc w:val="center"/>
        <w:rPr>
          <w:rFonts w:hint="cs"/>
          <w:rtl/>
        </w:rPr>
      </w:pPr>
      <w:r>
        <w:rPr>
          <w:rFonts w:hint="cs"/>
          <w:rtl/>
        </w:rPr>
        <w:t>ההסתייגות של חברת הכנסת אילנה כהן לסעיף  8 לא נתקבלה.</w:t>
      </w:r>
    </w:p>
    <w:p w14:paraId="69AAA072" w14:textId="77777777" w:rsidR="00000000" w:rsidRDefault="007C71EE">
      <w:pPr>
        <w:pStyle w:val="ad"/>
        <w:rPr>
          <w:rFonts w:hint="cs"/>
          <w:rtl/>
        </w:rPr>
      </w:pPr>
    </w:p>
    <w:p w14:paraId="51DA1506" w14:textId="77777777" w:rsidR="00000000" w:rsidRDefault="007C71EE">
      <w:pPr>
        <w:pStyle w:val="ad"/>
        <w:rPr>
          <w:rtl/>
        </w:rPr>
      </w:pPr>
      <w:r>
        <w:rPr>
          <w:rtl/>
        </w:rPr>
        <w:t>היו"ר ראובן ריבלין:</w:t>
      </w:r>
    </w:p>
    <w:p w14:paraId="36655854" w14:textId="77777777" w:rsidR="00000000" w:rsidRDefault="007C71EE">
      <w:pPr>
        <w:pStyle w:val="a"/>
        <w:rPr>
          <w:rFonts w:hint="cs"/>
          <w:rtl/>
        </w:rPr>
      </w:pPr>
    </w:p>
    <w:p w14:paraId="68FA5D7D" w14:textId="77777777" w:rsidR="00000000" w:rsidRDefault="007C71EE">
      <w:pPr>
        <w:pStyle w:val="a"/>
        <w:rPr>
          <w:rFonts w:hint="cs"/>
          <w:rtl/>
        </w:rPr>
      </w:pPr>
      <w:r>
        <w:rPr>
          <w:rFonts w:hint="cs"/>
          <w:rtl/>
        </w:rPr>
        <w:t xml:space="preserve">54 נגד, 44 בעד, ההסתייגות לא נתקבלה. </w:t>
      </w:r>
    </w:p>
    <w:p w14:paraId="67E16F7B" w14:textId="77777777" w:rsidR="00000000" w:rsidRDefault="007C71EE">
      <w:pPr>
        <w:pStyle w:val="a"/>
        <w:rPr>
          <w:rFonts w:hint="cs"/>
          <w:rtl/>
        </w:rPr>
      </w:pPr>
    </w:p>
    <w:p w14:paraId="4E7EB12D" w14:textId="77777777" w:rsidR="00000000" w:rsidRDefault="007C71EE">
      <w:pPr>
        <w:pStyle w:val="a"/>
        <w:rPr>
          <w:rFonts w:hint="cs"/>
          <w:rtl/>
        </w:rPr>
      </w:pPr>
      <w:r>
        <w:rPr>
          <w:rFonts w:hint="cs"/>
          <w:rtl/>
        </w:rPr>
        <w:t xml:space="preserve">רבותי חברי הכנסת, אנחנו ממשיכים בהצבעה. חבר הכנסת דוד טל, אני מבקש ממך בכל לשון של בקשה, שכשאתה מדבר אלי ממקומך אל תתקדם </w:t>
      </w:r>
      <w:r>
        <w:rPr>
          <w:rFonts w:hint="cs"/>
          <w:rtl/>
        </w:rPr>
        <w:t>לכיוון הבמה, כי הדברים מתפרשים בציבור כאילו אתה - תודה רבה. נא לשבת.</w:t>
      </w:r>
    </w:p>
    <w:p w14:paraId="6D5FEFF9" w14:textId="77777777" w:rsidR="00000000" w:rsidRDefault="007C71EE">
      <w:pPr>
        <w:pStyle w:val="a"/>
        <w:rPr>
          <w:rFonts w:hint="cs"/>
          <w:rtl/>
        </w:rPr>
      </w:pPr>
    </w:p>
    <w:p w14:paraId="1486217D" w14:textId="77777777" w:rsidR="00000000" w:rsidRDefault="007C71EE">
      <w:pPr>
        <w:pStyle w:val="a"/>
        <w:rPr>
          <w:rFonts w:hint="cs"/>
          <w:rtl/>
        </w:rPr>
      </w:pPr>
      <w:r>
        <w:rPr>
          <w:rFonts w:hint="cs"/>
          <w:rtl/>
        </w:rPr>
        <w:t>רבותי חברי הכנסת, הסתייגותו של דוד טל - מי בעד? תודה. מי נגד? תודה. מי נמנע? תודה.</w:t>
      </w:r>
    </w:p>
    <w:p w14:paraId="78BF7FF7" w14:textId="77777777" w:rsidR="00000000" w:rsidRDefault="007C71EE">
      <w:pPr>
        <w:pStyle w:val="a"/>
        <w:rPr>
          <w:rFonts w:hint="cs"/>
          <w:rtl/>
        </w:rPr>
      </w:pPr>
    </w:p>
    <w:p w14:paraId="659D127A" w14:textId="77777777" w:rsidR="00000000" w:rsidRDefault="007C71EE">
      <w:pPr>
        <w:pStyle w:val="a"/>
        <w:jc w:val="center"/>
        <w:rPr>
          <w:rFonts w:hint="cs"/>
          <w:b/>
          <w:bCs/>
          <w:rtl/>
        </w:rPr>
      </w:pPr>
      <w:r>
        <w:rPr>
          <w:rFonts w:hint="cs"/>
          <w:b/>
          <w:bCs/>
          <w:rtl/>
        </w:rPr>
        <w:t>הצבעה</w:t>
      </w:r>
    </w:p>
    <w:p w14:paraId="55DAB3F3" w14:textId="77777777" w:rsidR="00000000" w:rsidRDefault="007C71EE">
      <w:pPr>
        <w:pStyle w:val="a"/>
        <w:rPr>
          <w:rFonts w:hint="cs"/>
          <w:rtl/>
        </w:rPr>
      </w:pPr>
    </w:p>
    <w:p w14:paraId="4236651E" w14:textId="77777777" w:rsidR="00000000" w:rsidRDefault="007C71EE">
      <w:pPr>
        <w:pStyle w:val="a"/>
        <w:jc w:val="center"/>
        <w:rPr>
          <w:rFonts w:hint="cs"/>
          <w:rtl/>
        </w:rPr>
      </w:pPr>
      <w:r>
        <w:rPr>
          <w:rFonts w:hint="cs"/>
          <w:rtl/>
        </w:rPr>
        <w:t>ההסתייגות של חבר הכנסת דוד טל לסעיף  8 לא נתקבלה.</w:t>
      </w:r>
    </w:p>
    <w:p w14:paraId="3BD202B2" w14:textId="77777777" w:rsidR="00000000" w:rsidRDefault="007C71EE">
      <w:pPr>
        <w:pStyle w:val="a"/>
        <w:rPr>
          <w:rFonts w:hint="cs"/>
          <w:rtl/>
        </w:rPr>
      </w:pPr>
    </w:p>
    <w:p w14:paraId="02BE357E" w14:textId="77777777" w:rsidR="00000000" w:rsidRDefault="007C71EE">
      <w:pPr>
        <w:pStyle w:val="ad"/>
        <w:rPr>
          <w:rtl/>
        </w:rPr>
      </w:pPr>
      <w:r>
        <w:rPr>
          <w:rtl/>
        </w:rPr>
        <w:t>היו"ר ראובן ריבלין:</w:t>
      </w:r>
    </w:p>
    <w:p w14:paraId="5616D98C" w14:textId="77777777" w:rsidR="00000000" w:rsidRDefault="007C71EE">
      <w:pPr>
        <w:pStyle w:val="a"/>
        <w:rPr>
          <w:rtl/>
        </w:rPr>
      </w:pPr>
    </w:p>
    <w:p w14:paraId="45A4A13C" w14:textId="77777777" w:rsidR="00000000" w:rsidRDefault="007C71EE">
      <w:pPr>
        <w:pStyle w:val="a"/>
        <w:rPr>
          <w:rFonts w:hint="cs"/>
          <w:rtl/>
        </w:rPr>
      </w:pPr>
      <w:r>
        <w:rPr>
          <w:rFonts w:hint="cs"/>
          <w:rtl/>
        </w:rPr>
        <w:t>הצעת  דוד טל לא עברה.</w:t>
      </w:r>
    </w:p>
    <w:p w14:paraId="57CA4F51" w14:textId="77777777" w:rsidR="00000000" w:rsidRDefault="007C71EE">
      <w:pPr>
        <w:pStyle w:val="a"/>
        <w:rPr>
          <w:rFonts w:hint="cs"/>
          <w:rtl/>
        </w:rPr>
      </w:pPr>
    </w:p>
    <w:p w14:paraId="0751AC13" w14:textId="77777777" w:rsidR="00000000" w:rsidRDefault="007C71EE">
      <w:pPr>
        <w:pStyle w:val="a"/>
        <w:rPr>
          <w:rFonts w:hint="cs"/>
          <w:rtl/>
        </w:rPr>
      </w:pPr>
      <w:r>
        <w:rPr>
          <w:rFonts w:hint="cs"/>
          <w:rtl/>
        </w:rPr>
        <w:t>חבר הכנסת בשארה - מי בעד? תודה. מי נגד? תודה. מי נמנע? תודה.</w:t>
      </w:r>
    </w:p>
    <w:p w14:paraId="6342F99E" w14:textId="77777777" w:rsidR="00000000" w:rsidRDefault="007C71EE">
      <w:pPr>
        <w:pStyle w:val="a"/>
        <w:rPr>
          <w:rFonts w:hint="cs"/>
          <w:rtl/>
        </w:rPr>
      </w:pPr>
    </w:p>
    <w:p w14:paraId="1B6EFC64" w14:textId="77777777" w:rsidR="00000000" w:rsidRDefault="007C71EE">
      <w:pPr>
        <w:pStyle w:val="a"/>
        <w:jc w:val="center"/>
        <w:rPr>
          <w:rFonts w:hint="cs"/>
          <w:b/>
          <w:bCs/>
          <w:rtl/>
        </w:rPr>
      </w:pPr>
      <w:r>
        <w:rPr>
          <w:rFonts w:hint="cs"/>
          <w:b/>
          <w:bCs/>
          <w:rtl/>
        </w:rPr>
        <w:t>הצבעה</w:t>
      </w:r>
    </w:p>
    <w:p w14:paraId="0BD54194" w14:textId="77777777" w:rsidR="00000000" w:rsidRDefault="007C71EE">
      <w:pPr>
        <w:pStyle w:val="a"/>
        <w:rPr>
          <w:rFonts w:hint="cs"/>
          <w:rtl/>
        </w:rPr>
      </w:pPr>
    </w:p>
    <w:p w14:paraId="0F41758E" w14:textId="77777777" w:rsidR="00000000" w:rsidRDefault="007C71EE">
      <w:pPr>
        <w:pStyle w:val="a"/>
        <w:jc w:val="center"/>
        <w:rPr>
          <w:rFonts w:hint="cs"/>
          <w:rtl/>
        </w:rPr>
      </w:pPr>
      <w:r>
        <w:rPr>
          <w:rFonts w:hint="cs"/>
          <w:rtl/>
        </w:rPr>
        <w:t>ההסתייגות של חבר הכנסת עזמי בשארה לסעיף  8 לא נתקבלה.</w:t>
      </w:r>
    </w:p>
    <w:p w14:paraId="5D477132" w14:textId="77777777" w:rsidR="00000000" w:rsidRDefault="007C71EE">
      <w:pPr>
        <w:pStyle w:val="a"/>
        <w:rPr>
          <w:rFonts w:hint="cs"/>
          <w:rtl/>
        </w:rPr>
      </w:pPr>
    </w:p>
    <w:p w14:paraId="18CE763D" w14:textId="77777777" w:rsidR="00000000" w:rsidRDefault="007C71EE">
      <w:pPr>
        <w:pStyle w:val="ad"/>
        <w:rPr>
          <w:rtl/>
        </w:rPr>
      </w:pPr>
      <w:r>
        <w:rPr>
          <w:rtl/>
        </w:rPr>
        <w:t>היו"ר ראובן ריבלין:</w:t>
      </w:r>
    </w:p>
    <w:p w14:paraId="439ACB4A" w14:textId="77777777" w:rsidR="00000000" w:rsidRDefault="007C71EE">
      <w:pPr>
        <w:pStyle w:val="a"/>
        <w:rPr>
          <w:rtl/>
        </w:rPr>
      </w:pPr>
    </w:p>
    <w:p w14:paraId="2475BA83" w14:textId="77777777" w:rsidR="00000000" w:rsidRDefault="007C71EE">
      <w:pPr>
        <w:pStyle w:val="a"/>
        <w:rPr>
          <w:rFonts w:hint="cs"/>
          <w:rtl/>
        </w:rPr>
      </w:pPr>
      <w:r>
        <w:rPr>
          <w:rFonts w:hint="cs"/>
          <w:rtl/>
        </w:rPr>
        <w:t>הצעת בשארה  לא עברה.</w:t>
      </w:r>
    </w:p>
    <w:p w14:paraId="53810B41" w14:textId="77777777" w:rsidR="00000000" w:rsidRDefault="007C71EE">
      <w:pPr>
        <w:pStyle w:val="a"/>
        <w:rPr>
          <w:rFonts w:hint="cs"/>
          <w:rtl/>
        </w:rPr>
      </w:pPr>
    </w:p>
    <w:p w14:paraId="1899AA63" w14:textId="77777777" w:rsidR="00000000" w:rsidRDefault="007C71EE">
      <w:pPr>
        <w:pStyle w:val="a"/>
        <w:rPr>
          <w:rFonts w:hint="cs"/>
          <w:rtl/>
        </w:rPr>
      </w:pPr>
      <w:r>
        <w:rPr>
          <w:rFonts w:hint="cs"/>
          <w:rtl/>
        </w:rPr>
        <w:t>חבר הכנסת זחאלקה - מי בעד? תודה. מי נגד? תודה. מי נמנע? תודה.</w:t>
      </w:r>
    </w:p>
    <w:p w14:paraId="5A2A4F69" w14:textId="77777777" w:rsidR="00000000" w:rsidRDefault="007C71EE">
      <w:pPr>
        <w:pStyle w:val="a"/>
        <w:rPr>
          <w:rFonts w:hint="cs"/>
          <w:rtl/>
        </w:rPr>
      </w:pPr>
    </w:p>
    <w:p w14:paraId="243558DF" w14:textId="77777777" w:rsidR="00000000" w:rsidRDefault="007C71EE">
      <w:pPr>
        <w:pStyle w:val="a"/>
        <w:jc w:val="center"/>
        <w:rPr>
          <w:rFonts w:hint="cs"/>
          <w:b/>
          <w:bCs/>
          <w:rtl/>
        </w:rPr>
      </w:pPr>
      <w:r>
        <w:rPr>
          <w:rFonts w:hint="cs"/>
          <w:b/>
          <w:bCs/>
          <w:rtl/>
        </w:rPr>
        <w:t>הצבעה</w:t>
      </w:r>
    </w:p>
    <w:p w14:paraId="2D9F21CE" w14:textId="77777777" w:rsidR="00000000" w:rsidRDefault="007C71EE">
      <w:pPr>
        <w:pStyle w:val="a"/>
        <w:rPr>
          <w:rFonts w:hint="cs"/>
          <w:rtl/>
        </w:rPr>
      </w:pPr>
    </w:p>
    <w:p w14:paraId="4CE0978E" w14:textId="77777777" w:rsidR="00000000" w:rsidRDefault="007C71EE">
      <w:pPr>
        <w:pStyle w:val="a"/>
        <w:jc w:val="center"/>
        <w:rPr>
          <w:rFonts w:hint="cs"/>
          <w:rtl/>
        </w:rPr>
      </w:pPr>
      <w:r>
        <w:rPr>
          <w:rFonts w:hint="cs"/>
          <w:rtl/>
        </w:rPr>
        <w:t>ההסתייגות של חבר הכ</w:t>
      </w:r>
      <w:r>
        <w:rPr>
          <w:rFonts w:hint="cs"/>
          <w:rtl/>
        </w:rPr>
        <w:t>נסת ג'מאל זחאלקה לסעיף  8 לא נתקבלה.</w:t>
      </w:r>
    </w:p>
    <w:p w14:paraId="5F22F382" w14:textId="77777777" w:rsidR="00000000" w:rsidRDefault="007C71EE">
      <w:pPr>
        <w:pStyle w:val="a"/>
        <w:rPr>
          <w:rFonts w:hint="cs"/>
          <w:rtl/>
        </w:rPr>
      </w:pPr>
    </w:p>
    <w:p w14:paraId="5AE4A2A8" w14:textId="77777777" w:rsidR="00000000" w:rsidRDefault="007C71EE">
      <w:pPr>
        <w:pStyle w:val="ad"/>
        <w:rPr>
          <w:rtl/>
        </w:rPr>
      </w:pPr>
      <w:r>
        <w:rPr>
          <w:rtl/>
        </w:rPr>
        <w:t>היו"ר ראובן ריבלין:</w:t>
      </w:r>
    </w:p>
    <w:p w14:paraId="1040FE78" w14:textId="77777777" w:rsidR="00000000" w:rsidRDefault="007C71EE">
      <w:pPr>
        <w:pStyle w:val="a"/>
        <w:rPr>
          <w:rtl/>
        </w:rPr>
      </w:pPr>
    </w:p>
    <w:p w14:paraId="286F099A" w14:textId="77777777" w:rsidR="00000000" w:rsidRDefault="007C71EE">
      <w:pPr>
        <w:pStyle w:val="a"/>
        <w:rPr>
          <w:rFonts w:hint="cs"/>
          <w:rtl/>
        </w:rPr>
      </w:pPr>
      <w:r>
        <w:rPr>
          <w:rFonts w:hint="cs"/>
          <w:rtl/>
        </w:rPr>
        <w:t>הצעת  ג'מאל זחאלקה לא עברה.</w:t>
      </w:r>
    </w:p>
    <w:p w14:paraId="46D021C7" w14:textId="77777777" w:rsidR="00000000" w:rsidRDefault="007C71EE">
      <w:pPr>
        <w:pStyle w:val="a"/>
        <w:rPr>
          <w:rFonts w:hint="cs"/>
          <w:rtl/>
        </w:rPr>
      </w:pPr>
    </w:p>
    <w:p w14:paraId="39AC980D" w14:textId="77777777" w:rsidR="00000000" w:rsidRDefault="007C71EE">
      <w:pPr>
        <w:pStyle w:val="a"/>
        <w:rPr>
          <w:rFonts w:hint="cs"/>
          <w:rtl/>
        </w:rPr>
      </w:pPr>
      <w:r>
        <w:rPr>
          <w:rFonts w:hint="cs"/>
          <w:rtl/>
        </w:rPr>
        <w:t>חבר הכנסת טאהא - מי בעד? תודה. מי נגד? תודה. מי נמנע? תודה.</w:t>
      </w:r>
    </w:p>
    <w:p w14:paraId="2D51EC83" w14:textId="77777777" w:rsidR="00000000" w:rsidRDefault="007C71EE">
      <w:pPr>
        <w:pStyle w:val="a"/>
        <w:rPr>
          <w:rFonts w:hint="cs"/>
          <w:rtl/>
        </w:rPr>
      </w:pPr>
    </w:p>
    <w:p w14:paraId="3AEB2380" w14:textId="77777777" w:rsidR="00000000" w:rsidRDefault="007C71EE">
      <w:pPr>
        <w:pStyle w:val="a"/>
        <w:jc w:val="center"/>
        <w:rPr>
          <w:rFonts w:hint="cs"/>
          <w:b/>
          <w:bCs/>
          <w:rtl/>
        </w:rPr>
      </w:pPr>
      <w:r>
        <w:rPr>
          <w:rFonts w:hint="cs"/>
          <w:b/>
          <w:bCs/>
          <w:rtl/>
        </w:rPr>
        <w:t>הצבעה</w:t>
      </w:r>
    </w:p>
    <w:p w14:paraId="69BDAB08" w14:textId="77777777" w:rsidR="00000000" w:rsidRDefault="007C71EE">
      <w:pPr>
        <w:pStyle w:val="a"/>
        <w:rPr>
          <w:rFonts w:hint="cs"/>
          <w:rtl/>
        </w:rPr>
      </w:pPr>
    </w:p>
    <w:p w14:paraId="2C574153" w14:textId="77777777" w:rsidR="00000000" w:rsidRDefault="007C71EE">
      <w:pPr>
        <w:pStyle w:val="a"/>
        <w:jc w:val="center"/>
        <w:rPr>
          <w:rFonts w:hint="cs"/>
          <w:rtl/>
        </w:rPr>
      </w:pPr>
      <w:r>
        <w:rPr>
          <w:rFonts w:hint="cs"/>
          <w:rtl/>
        </w:rPr>
        <w:t>ההסתייגות של חבר הכנסת ואסל טאהא לסעיף  8 לא נתקבלה.</w:t>
      </w:r>
    </w:p>
    <w:p w14:paraId="2A71EAD0" w14:textId="77777777" w:rsidR="00000000" w:rsidRDefault="007C71EE">
      <w:pPr>
        <w:pStyle w:val="a"/>
        <w:rPr>
          <w:rFonts w:hint="cs"/>
          <w:rtl/>
        </w:rPr>
      </w:pPr>
    </w:p>
    <w:p w14:paraId="6F4A0959" w14:textId="77777777" w:rsidR="00000000" w:rsidRDefault="007C71EE">
      <w:pPr>
        <w:pStyle w:val="ad"/>
        <w:rPr>
          <w:rtl/>
        </w:rPr>
      </w:pPr>
      <w:r>
        <w:rPr>
          <w:rtl/>
        </w:rPr>
        <w:t>היו"ר ראובן ריבלין:</w:t>
      </w:r>
    </w:p>
    <w:p w14:paraId="065588BB" w14:textId="77777777" w:rsidR="00000000" w:rsidRDefault="007C71EE">
      <w:pPr>
        <w:pStyle w:val="a"/>
        <w:rPr>
          <w:rtl/>
        </w:rPr>
      </w:pPr>
    </w:p>
    <w:p w14:paraId="1A6B28E8" w14:textId="77777777" w:rsidR="00000000" w:rsidRDefault="007C71EE">
      <w:pPr>
        <w:pStyle w:val="a"/>
        <w:rPr>
          <w:rFonts w:hint="cs"/>
          <w:rtl/>
        </w:rPr>
      </w:pPr>
      <w:r>
        <w:rPr>
          <w:rFonts w:hint="cs"/>
          <w:rtl/>
        </w:rPr>
        <w:t>הצעת  טאהא לא עברה.</w:t>
      </w:r>
    </w:p>
    <w:p w14:paraId="1C0CFDE3" w14:textId="77777777" w:rsidR="00000000" w:rsidRDefault="007C71EE">
      <w:pPr>
        <w:pStyle w:val="a"/>
        <w:rPr>
          <w:rFonts w:hint="cs"/>
          <w:rtl/>
        </w:rPr>
      </w:pPr>
    </w:p>
    <w:p w14:paraId="3974AA62" w14:textId="77777777" w:rsidR="00000000" w:rsidRDefault="007C71EE">
      <w:pPr>
        <w:pStyle w:val="a"/>
        <w:rPr>
          <w:rFonts w:hint="cs"/>
          <w:rtl/>
        </w:rPr>
      </w:pPr>
      <w:r>
        <w:rPr>
          <w:rFonts w:hint="cs"/>
          <w:rtl/>
        </w:rPr>
        <w:t>הצעת</w:t>
      </w:r>
      <w:r>
        <w:rPr>
          <w:rFonts w:hint="cs"/>
          <w:rtl/>
        </w:rPr>
        <w:t xml:space="preserve"> דהאמשה - מי בעד? תודה. מי נגד? תודה. מי נמנע? תודה.</w:t>
      </w:r>
    </w:p>
    <w:p w14:paraId="4BB93EED" w14:textId="77777777" w:rsidR="00000000" w:rsidRDefault="007C71EE">
      <w:pPr>
        <w:pStyle w:val="a"/>
        <w:rPr>
          <w:rFonts w:hint="cs"/>
          <w:rtl/>
        </w:rPr>
      </w:pPr>
    </w:p>
    <w:p w14:paraId="1CAFF553" w14:textId="77777777" w:rsidR="00000000" w:rsidRDefault="007C71EE">
      <w:pPr>
        <w:pStyle w:val="a"/>
        <w:jc w:val="center"/>
        <w:rPr>
          <w:rFonts w:hint="cs"/>
          <w:b/>
          <w:bCs/>
          <w:rtl/>
        </w:rPr>
      </w:pPr>
      <w:r>
        <w:rPr>
          <w:rFonts w:hint="cs"/>
          <w:b/>
          <w:bCs/>
          <w:rtl/>
        </w:rPr>
        <w:t>הצבעה</w:t>
      </w:r>
    </w:p>
    <w:p w14:paraId="256321DC" w14:textId="77777777" w:rsidR="00000000" w:rsidRDefault="007C71EE">
      <w:pPr>
        <w:pStyle w:val="a"/>
        <w:rPr>
          <w:rFonts w:hint="cs"/>
          <w:rtl/>
        </w:rPr>
      </w:pPr>
    </w:p>
    <w:p w14:paraId="6716AAF1" w14:textId="77777777" w:rsidR="00000000" w:rsidRDefault="007C71EE">
      <w:pPr>
        <w:pStyle w:val="a"/>
        <w:jc w:val="center"/>
        <w:rPr>
          <w:rFonts w:hint="cs"/>
          <w:rtl/>
        </w:rPr>
      </w:pPr>
      <w:r>
        <w:rPr>
          <w:rFonts w:hint="cs"/>
          <w:rtl/>
        </w:rPr>
        <w:t>ההסתייגות של חבר הכנסת עבד-אלמאלכ דהאמשה לסעיף  8 לא נתקבלה.</w:t>
      </w:r>
    </w:p>
    <w:p w14:paraId="6BA8DE54" w14:textId="77777777" w:rsidR="00000000" w:rsidRDefault="007C71EE">
      <w:pPr>
        <w:pStyle w:val="a"/>
        <w:rPr>
          <w:rFonts w:hint="cs"/>
          <w:rtl/>
        </w:rPr>
      </w:pPr>
    </w:p>
    <w:p w14:paraId="4866233E" w14:textId="77777777" w:rsidR="00000000" w:rsidRDefault="007C71EE">
      <w:pPr>
        <w:pStyle w:val="ad"/>
        <w:rPr>
          <w:rtl/>
        </w:rPr>
      </w:pPr>
      <w:r>
        <w:rPr>
          <w:rtl/>
        </w:rPr>
        <w:t>היו"ר ראובן ריבלין:</w:t>
      </w:r>
    </w:p>
    <w:p w14:paraId="1162DC91" w14:textId="77777777" w:rsidR="00000000" w:rsidRDefault="007C71EE">
      <w:pPr>
        <w:pStyle w:val="a"/>
        <w:rPr>
          <w:rtl/>
        </w:rPr>
      </w:pPr>
    </w:p>
    <w:p w14:paraId="18B44E64" w14:textId="77777777" w:rsidR="00000000" w:rsidRDefault="007C71EE">
      <w:pPr>
        <w:pStyle w:val="a"/>
        <w:rPr>
          <w:rFonts w:hint="cs"/>
          <w:rtl/>
        </w:rPr>
      </w:pPr>
      <w:r>
        <w:rPr>
          <w:rFonts w:hint="cs"/>
          <w:rtl/>
        </w:rPr>
        <w:t>הצעת  דהאמשה לא עברה.</w:t>
      </w:r>
    </w:p>
    <w:p w14:paraId="58301025" w14:textId="77777777" w:rsidR="00000000" w:rsidRDefault="007C71EE">
      <w:pPr>
        <w:pStyle w:val="a"/>
        <w:rPr>
          <w:rFonts w:hint="cs"/>
          <w:rtl/>
        </w:rPr>
      </w:pPr>
    </w:p>
    <w:p w14:paraId="46E82FA9" w14:textId="77777777" w:rsidR="00000000" w:rsidRDefault="007C71EE">
      <w:pPr>
        <w:pStyle w:val="a"/>
        <w:rPr>
          <w:rFonts w:hint="cs"/>
          <w:rtl/>
        </w:rPr>
      </w:pPr>
      <w:r>
        <w:rPr>
          <w:rFonts w:hint="cs"/>
          <w:rtl/>
        </w:rPr>
        <w:t xml:space="preserve">חבר הכנסת טלב אלסאנע - אינו נוכח. </w:t>
      </w:r>
    </w:p>
    <w:p w14:paraId="54794687" w14:textId="77777777" w:rsidR="00000000" w:rsidRDefault="007C71EE">
      <w:pPr>
        <w:pStyle w:val="a"/>
        <w:rPr>
          <w:rFonts w:hint="cs"/>
          <w:rtl/>
        </w:rPr>
      </w:pPr>
    </w:p>
    <w:p w14:paraId="4B93849B" w14:textId="77777777" w:rsidR="00000000" w:rsidRDefault="007C71EE">
      <w:pPr>
        <w:pStyle w:val="a"/>
        <w:rPr>
          <w:rFonts w:hint="cs"/>
          <w:rtl/>
        </w:rPr>
      </w:pPr>
      <w:r>
        <w:rPr>
          <w:rFonts w:hint="cs"/>
          <w:rtl/>
        </w:rPr>
        <w:t>חבר הכנסת גפני וקבוצת מרצ, חברת הכנסת אורית נוקד וחבר</w:t>
      </w:r>
      <w:r>
        <w:rPr>
          <w:rFonts w:hint="cs"/>
          <w:rtl/>
        </w:rPr>
        <w:t xml:space="preserve"> הכנסת שוחט - מי בעד? תודה. מי נגד? תודה. מי נמנע? תודה. הכוחות שקולים ולא ברור לי. הצבעה אלקטרונית, בבקשה. </w:t>
      </w:r>
    </w:p>
    <w:p w14:paraId="755306CC" w14:textId="77777777" w:rsidR="00000000" w:rsidRDefault="007C71EE">
      <w:pPr>
        <w:pStyle w:val="a"/>
        <w:rPr>
          <w:rFonts w:hint="cs"/>
          <w:rtl/>
        </w:rPr>
      </w:pPr>
    </w:p>
    <w:p w14:paraId="0D38ADCF" w14:textId="77777777" w:rsidR="00000000" w:rsidRDefault="007C71EE">
      <w:pPr>
        <w:pStyle w:val="a"/>
        <w:rPr>
          <w:rFonts w:hint="cs"/>
          <w:rtl/>
        </w:rPr>
      </w:pPr>
    </w:p>
    <w:p w14:paraId="52708EAD" w14:textId="77777777" w:rsidR="00000000" w:rsidRDefault="007C71EE">
      <w:pPr>
        <w:pStyle w:val="a"/>
        <w:jc w:val="center"/>
        <w:rPr>
          <w:rFonts w:hint="cs"/>
          <w:b/>
          <w:bCs/>
          <w:rtl/>
        </w:rPr>
      </w:pPr>
      <w:r>
        <w:rPr>
          <w:rFonts w:hint="cs"/>
          <w:b/>
          <w:bCs/>
          <w:rtl/>
        </w:rPr>
        <w:t>הצבעה מס' 23</w:t>
      </w:r>
    </w:p>
    <w:p w14:paraId="431E70B1" w14:textId="77777777" w:rsidR="00000000" w:rsidRDefault="007C71EE">
      <w:pPr>
        <w:pStyle w:val="a"/>
        <w:rPr>
          <w:rFonts w:hint="cs"/>
          <w:rtl/>
        </w:rPr>
      </w:pPr>
    </w:p>
    <w:p w14:paraId="01D61B15" w14:textId="77777777" w:rsidR="00000000" w:rsidRDefault="007C71EE">
      <w:pPr>
        <w:pStyle w:val="a"/>
        <w:jc w:val="center"/>
        <w:rPr>
          <w:rFonts w:hint="cs"/>
          <w:rtl/>
        </w:rPr>
      </w:pPr>
      <w:r>
        <w:rPr>
          <w:rFonts w:hint="cs"/>
          <w:rtl/>
        </w:rPr>
        <w:t>בעד ההסתייגות - 42</w:t>
      </w:r>
    </w:p>
    <w:p w14:paraId="0DD9B3DF" w14:textId="77777777" w:rsidR="00000000" w:rsidRDefault="007C71EE">
      <w:pPr>
        <w:pStyle w:val="a"/>
        <w:jc w:val="center"/>
        <w:rPr>
          <w:rFonts w:hint="cs"/>
          <w:rtl/>
        </w:rPr>
      </w:pPr>
      <w:r>
        <w:rPr>
          <w:rFonts w:hint="cs"/>
          <w:rtl/>
        </w:rPr>
        <w:t>נגד - 57</w:t>
      </w:r>
    </w:p>
    <w:p w14:paraId="73D6312D" w14:textId="77777777" w:rsidR="00000000" w:rsidRDefault="007C71EE">
      <w:pPr>
        <w:pStyle w:val="a"/>
        <w:jc w:val="center"/>
        <w:rPr>
          <w:rFonts w:hint="cs"/>
          <w:rtl/>
        </w:rPr>
      </w:pPr>
      <w:r>
        <w:rPr>
          <w:rFonts w:hint="cs"/>
          <w:rtl/>
        </w:rPr>
        <w:t>נמנעים - אין</w:t>
      </w:r>
    </w:p>
    <w:p w14:paraId="7B2980E8" w14:textId="77777777" w:rsidR="00000000" w:rsidRDefault="007C71EE">
      <w:pPr>
        <w:pStyle w:val="a"/>
        <w:jc w:val="center"/>
        <w:rPr>
          <w:rFonts w:hint="cs"/>
          <w:rtl/>
        </w:rPr>
      </w:pPr>
      <w:r>
        <w:rPr>
          <w:rFonts w:hint="cs"/>
          <w:rtl/>
        </w:rPr>
        <w:t>ההסתייגות של חבר הכנסת  משה גפני, של קבוצת סיעת מרצ, של חברת הכנסת אורית נוקד ושל חבר הכנס</w:t>
      </w:r>
      <w:r>
        <w:rPr>
          <w:rFonts w:hint="cs"/>
          <w:rtl/>
        </w:rPr>
        <w:t>ת אברהם בייגה שוחט לסעיף  8 לא נתקבלה.</w:t>
      </w:r>
    </w:p>
    <w:p w14:paraId="02434456" w14:textId="77777777" w:rsidR="00000000" w:rsidRDefault="007C71EE">
      <w:pPr>
        <w:pStyle w:val="a"/>
        <w:rPr>
          <w:rFonts w:hint="cs"/>
          <w:rtl/>
        </w:rPr>
      </w:pPr>
    </w:p>
    <w:p w14:paraId="69A15B0D" w14:textId="77777777" w:rsidR="00000000" w:rsidRDefault="007C71EE">
      <w:pPr>
        <w:pStyle w:val="ad"/>
        <w:rPr>
          <w:rtl/>
        </w:rPr>
      </w:pPr>
      <w:r>
        <w:rPr>
          <w:rtl/>
        </w:rPr>
        <w:t>היו"ר ראובן ריבלין:</w:t>
      </w:r>
    </w:p>
    <w:p w14:paraId="6E2EEA53" w14:textId="77777777" w:rsidR="00000000" w:rsidRDefault="007C71EE">
      <w:pPr>
        <w:pStyle w:val="a"/>
        <w:rPr>
          <w:rtl/>
        </w:rPr>
      </w:pPr>
    </w:p>
    <w:p w14:paraId="18E05283" w14:textId="77777777" w:rsidR="00000000" w:rsidRDefault="007C71EE">
      <w:pPr>
        <w:pStyle w:val="a"/>
        <w:rPr>
          <w:rFonts w:hint="cs"/>
          <w:rtl/>
        </w:rPr>
      </w:pPr>
      <w:r>
        <w:rPr>
          <w:rFonts w:hint="cs"/>
          <w:rtl/>
        </w:rPr>
        <w:t xml:space="preserve">ובכן, 57 נגד, 42 בעד, הצעתם לא עברה. </w:t>
      </w:r>
    </w:p>
    <w:p w14:paraId="70CA35D7" w14:textId="77777777" w:rsidR="00000000" w:rsidRDefault="007C71EE">
      <w:pPr>
        <w:pStyle w:val="a"/>
        <w:rPr>
          <w:rFonts w:hint="cs"/>
          <w:rtl/>
        </w:rPr>
      </w:pPr>
    </w:p>
    <w:p w14:paraId="18807989" w14:textId="77777777" w:rsidR="00000000" w:rsidRDefault="007C71EE">
      <w:pPr>
        <w:pStyle w:val="a"/>
        <w:rPr>
          <w:rFonts w:hint="cs"/>
          <w:rtl/>
        </w:rPr>
      </w:pPr>
      <w:r>
        <w:rPr>
          <w:rFonts w:hint="cs"/>
          <w:rtl/>
        </w:rPr>
        <w:t>קבוצת ברכה, קבוצת בל"ד וחבר הכנסת טלב אלסאנע - מי בעד? תודה. מי נגד? תודה. מי נמנע? תודה.</w:t>
      </w:r>
    </w:p>
    <w:p w14:paraId="13C33D23" w14:textId="77777777" w:rsidR="00000000" w:rsidRDefault="007C71EE">
      <w:pPr>
        <w:pStyle w:val="a"/>
        <w:rPr>
          <w:rFonts w:hint="cs"/>
          <w:rtl/>
        </w:rPr>
      </w:pPr>
    </w:p>
    <w:p w14:paraId="440D1C51" w14:textId="77777777" w:rsidR="00000000" w:rsidRDefault="007C71EE">
      <w:pPr>
        <w:pStyle w:val="a"/>
        <w:jc w:val="center"/>
        <w:rPr>
          <w:rFonts w:hint="cs"/>
          <w:b/>
          <w:bCs/>
          <w:rtl/>
        </w:rPr>
      </w:pPr>
      <w:r>
        <w:rPr>
          <w:rFonts w:hint="cs"/>
          <w:b/>
          <w:bCs/>
          <w:rtl/>
        </w:rPr>
        <w:t>הצבעה</w:t>
      </w:r>
    </w:p>
    <w:p w14:paraId="46041688" w14:textId="77777777" w:rsidR="00000000" w:rsidRDefault="007C71EE">
      <w:pPr>
        <w:pStyle w:val="a"/>
        <w:rPr>
          <w:rFonts w:hint="cs"/>
          <w:rtl/>
        </w:rPr>
      </w:pPr>
    </w:p>
    <w:p w14:paraId="25E147B5" w14:textId="77777777" w:rsidR="00000000" w:rsidRDefault="007C71EE">
      <w:pPr>
        <w:pStyle w:val="a"/>
        <w:jc w:val="center"/>
        <w:rPr>
          <w:rFonts w:hint="cs"/>
          <w:rtl/>
        </w:rPr>
      </w:pPr>
      <w:r>
        <w:rPr>
          <w:rFonts w:hint="cs"/>
          <w:rtl/>
        </w:rPr>
        <w:t>ההסתייגות של קבוצת חבר הכנסת מוחמד ברכה, של קבוצת סיעת בל"</w:t>
      </w:r>
      <w:r>
        <w:rPr>
          <w:rFonts w:hint="cs"/>
          <w:rtl/>
        </w:rPr>
        <w:t>ד ושל חבר הכנסת טלב אלסאנע לסעיף  8 לא נתקבלה.</w:t>
      </w:r>
    </w:p>
    <w:p w14:paraId="4E88BE99" w14:textId="77777777" w:rsidR="00000000" w:rsidRDefault="007C71EE">
      <w:pPr>
        <w:pStyle w:val="a"/>
        <w:rPr>
          <w:rFonts w:hint="cs"/>
          <w:rtl/>
        </w:rPr>
      </w:pPr>
    </w:p>
    <w:p w14:paraId="6F04D73C" w14:textId="77777777" w:rsidR="00000000" w:rsidRDefault="007C71EE">
      <w:pPr>
        <w:pStyle w:val="ad"/>
        <w:rPr>
          <w:rtl/>
        </w:rPr>
      </w:pPr>
      <w:r>
        <w:rPr>
          <w:rtl/>
        </w:rPr>
        <w:t>היו"ר ראובן ריבלין:</w:t>
      </w:r>
    </w:p>
    <w:p w14:paraId="27C208F7" w14:textId="77777777" w:rsidR="00000000" w:rsidRDefault="007C71EE">
      <w:pPr>
        <w:pStyle w:val="a"/>
        <w:rPr>
          <w:rtl/>
        </w:rPr>
      </w:pPr>
    </w:p>
    <w:p w14:paraId="59DEC26C" w14:textId="77777777" w:rsidR="00000000" w:rsidRDefault="007C71EE">
      <w:pPr>
        <w:pStyle w:val="a"/>
        <w:rPr>
          <w:rFonts w:hint="cs"/>
          <w:rtl/>
        </w:rPr>
      </w:pPr>
      <w:r>
        <w:rPr>
          <w:rFonts w:hint="cs"/>
          <w:rtl/>
        </w:rPr>
        <w:t xml:space="preserve">ההסתייגות לא נתקבלה. </w:t>
      </w:r>
    </w:p>
    <w:p w14:paraId="51D58924" w14:textId="77777777" w:rsidR="00000000" w:rsidRDefault="007C71EE">
      <w:pPr>
        <w:pStyle w:val="a"/>
        <w:rPr>
          <w:rFonts w:hint="cs"/>
          <w:rtl/>
        </w:rPr>
      </w:pPr>
    </w:p>
    <w:p w14:paraId="07FB171A" w14:textId="77777777" w:rsidR="00000000" w:rsidRDefault="007C71EE">
      <w:pPr>
        <w:pStyle w:val="a"/>
        <w:rPr>
          <w:rFonts w:hint="cs"/>
          <w:rtl/>
        </w:rPr>
      </w:pPr>
      <w:r>
        <w:rPr>
          <w:rFonts w:hint="cs"/>
          <w:rtl/>
        </w:rPr>
        <w:t>חבר הכנסת יעקב מרגי - מי בעד? תודה. מי נגד? תודה. מי נמנע? תודה.</w:t>
      </w:r>
    </w:p>
    <w:p w14:paraId="46B1FEEF" w14:textId="77777777" w:rsidR="00000000" w:rsidRDefault="007C71EE">
      <w:pPr>
        <w:pStyle w:val="a"/>
        <w:rPr>
          <w:rFonts w:hint="cs"/>
          <w:rtl/>
        </w:rPr>
      </w:pPr>
    </w:p>
    <w:p w14:paraId="358E0365" w14:textId="77777777" w:rsidR="00000000" w:rsidRDefault="007C71EE">
      <w:pPr>
        <w:pStyle w:val="a"/>
        <w:jc w:val="center"/>
        <w:rPr>
          <w:rFonts w:hint="cs"/>
          <w:b/>
          <w:bCs/>
          <w:rtl/>
        </w:rPr>
      </w:pPr>
      <w:r>
        <w:rPr>
          <w:rFonts w:hint="cs"/>
          <w:b/>
          <w:bCs/>
          <w:rtl/>
        </w:rPr>
        <w:t>הצבעה</w:t>
      </w:r>
    </w:p>
    <w:p w14:paraId="24251B1A" w14:textId="77777777" w:rsidR="00000000" w:rsidRDefault="007C71EE">
      <w:pPr>
        <w:pStyle w:val="a"/>
        <w:rPr>
          <w:rFonts w:hint="cs"/>
          <w:rtl/>
        </w:rPr>
      </w:pPr>
    </w:p>
    <w:p w14:paraId="3E8D6D04" w14:textId="77777777" w:rsidR="00000000" w:rsidRDefault="007C71EE">
      <w:pPr>
        <w:pStyle w:val="a"/>
        <w:jc w:val="center"/>
        <w:rPr>
          <w:rFonts w:hint="cs"/>
          <w:rtl/>
        </w:rPr>
      </w:pPr>
      <w:r>
        <w:rPr>
          <w:rFonts w:hint="cs"/>
          <w:rtl/>
        </w:rPr>
        <w:t>ההסתייגות של חבר הכנסת יעקב מרגי לסעיף 8  לא נתקבלה.</w:t>
      </w:r>
    </w:p>
    <w:p w14:paraId="529C119C" w14:textId="77777777" w:rsidR="00000000" w:rsidRDefault="007C71EE">
      <w:pPr>
        <w:pStyle w:val="a"/>
        <w:rPr>
          <w:rFonts w:hint="cs"/>
          <w:rtl/>
        </w:rPr>
      </w:pPr>
    </w:p>
    <w:p w14:paraId="485C81BC" w14:textId="77777777" w:rsidR="00000000" w:rsidRDefault="007C71EE">
      <w:pPr>
        <w:pStyle w:val="ad"/>
        <w:rPr>
          <w:rtl/>
        </w:rPr>
      </w:pPr>
      <w:r>
        <w:rPr>
          <w:rtl/>
        </w:rPr>
        <w:t>היו"ר ראובן ריבלין:</w:t>
      </w:r>
    </w:p>
    <w:p w14:paraId="1FE9F100" w14:textId="77777777" w:rsidR="00000000" w:rsidRDefault="007C71EE">
      <w:pPr>
        <w:pStyle w:val="a"/>
        <w:rPr>
          <w:rtl/>
        </w:rPr>
      </w:pPr>
    </w:p>
    <w:p w14:paraId="6CCF4F76" w14:textId="77777777" w:rsidR="00000000" w:rsidRDefault="007C71EE">
      <w:pPr>
        <w:pStyle w:val="a"/>
        <w:rPr>
          <w:rFonts w:hint="cs"/>
          <w:rtl/>
        </w:rPr>
      </w:pPr>
      <w:r>
        <w:rPr>
          <w:rFonts w:hint="cs"/>
          <w:rtl/>
        </w:rPr>
        <w:t>הצעת מרגי  לא עב</w:t>
      </w:r>
      <w:r>
        <w:rPr>
          <w:rFonts w:hint="cs"/>
          <w:rtl/>
        </w:rPr>
        <w:t>רה.</w:t>
      </w:r>
    </w:p>
    <w:p w14:paraId="68284020" w14:textId="77777777" w:rsidR="00000000" w:rsidRDefault="007C71EE">
      <w:pPr>
        <w:pStyle w:val="a"/>
        <w:rPr>
          <w:rFonts w:hint="cs"/>
          <w:rtl/>
        </w:rPr>
      </w:pPr>
    </w:p>
    <w:p w14:paraId="6B30F8F1" w14:textId="77777777" w:rsidR="00000000" w:rsidRDefault="007C71EE">
      <w:pPr>
        <w:pStyle w:val="a"/>
        <w:rPr>
          <w:rFonts w:hint="cs"/>
          <w:rtl/>
        </w:rPr>
      </w:pPr>
      <w:r>
        <w:rPr>
          <w:rFonts w:hint="cs"/>
          <w:rtl/>
        </w:rPr>
        <w:t>חבר הכנסת נסים דהן - מי בעד? תודה. מי נגד? תודה. מי נמנע? תודה.</w:t>
      </w:r>
    </w:p>
    <w:p w14:paraId="50CB3647" w14:textId="77777777" w:rsidR="00000000" w:rsidRDefault="007C71EE">
      <w:pPr>
        <w:pStyle w:val="a"/>
        <w:rPr>
          <w:rFonts w:hint="cs"/>
          <w:rtl/>
        </w:rPr>
      </w:pPr>
    </w:p>
    <w:p w14:paraId="1EEE1E08" w14:textId="77777777" w:rsidR="00000000" w:rsidRDefault="007C71EE">
      <w:pPr>
        <w:pStyle w:val="a"/>
        <w:rPr>
          <w:rFonts w:hint="cs"/>
          <w:rtl/>
        </w:rPr>
      </w:pPr>
    </w:p>
    <w:p w14:paraId="3002E363" w14:textId="77777777" w:rsidR="00000000" w:rsidRDefault="007C71EE">
      <w:pPr>
        <w:pStyle w:val="a"/>
        <w:rPr>
          <w:rFonts w:hint="cs"/>
          <w:rtl/>
        </w:rPr>
      </w:pPr>
    </w:p>
    <w:p w14:paraId="79DA1591" w14:textId="77777777" w:rsidR="00000000" w:rsidRDefault="007C71EE">
      <w:pPr>
        <w:pStyle w:val="a"/>
        <w:jc w:val="center"/>
        <w:rPr>
          <w:rFonts w:hint="cs"/>
          <w:b/>
          <w:bCs/>
          <w:rtl/>
        </w:rPr>
      </w:pPr>
      <w:r>
        <w:rPr>
          <w:rFonts w:hint="cs"/>
          <w:b/>
          <w:bCs/>
          <w:rtl/>
        </w:rPr>
        <w:t>הצבעה</w:t>
      </w:r>
    </w:p>
    <w:p w14:paraId="3E7A5C41" w14:textId="77777777" w:rsidR="00000000" w:rsidRDefault="007C71EE">
      <w:pPr>
        <w:pStyle w:val="a"/>
        <w:rPr>
          <w:rFonts w:hint="cs"/>
          <w:rtl/>
        </w:rPr>
      </w:pPr>
    </w:p>
    <w:p w14:paraId="7731F7C3" w14:textId="77777777" w:rsidR="00000000" w:rsidRDefault="007C71EE">
      <w:pPr>
        <w:pStyle w:val="a"/>
        <w:jc w:val="center"/>
        <w:rPr>
          <w:rFonts w:hint="cs"/>
          <w:rtl/>
        </w:rPr>
      </w:pPr>
      <w:r>
        <w:rPr>
          <w:rFonts w:hint="cs"/>
          <w:rtl/>
        </w:rPr>
        <w:t>ההסתייגות של חבר הכנסת נסים דהן לסעיף  8 לא נתקבלה.</w:t>
      </w:r>
    </w:p>
    <w:p w14:paraId="52FADEFD" w14:textId="77777777" w:rsidR="00000000" w:rsidRDefault="007C71EE">
      <w:pPr>
        <w:pStyle w:val="a"/>
        <w:rPr>
          <w:rFonts w:hint="cs"/>
          <w:rtl/>
        </w:rPr>
      </w:pPr>
    </w:p>
    <w:p w14:paraId="7D496028" w14:textId="77777777" w:rsidR="00000000" w:rsidRDefault="007C71EE">
      <w:pPr>
        <w:pStyle w:val="ad"/>
        <w:rPr>
          <w:rtl/>
        </w:rPr>
      </w:pPr>
      <w:r>
        <w:rPr>
          <w:rtl/>
        </w:rPr>
        <w:t>היו"ר ראובן ריבלין:</w:t>
      </w:r>
    </w:p>
    <w:p w14:paraId="02FACCFB" w14:textId="77777777" w:rsidR="00000000" w:rsidRDefault="007C71EE">
      <w:pPr>
        <w:pStyle w:val="a"/>
        <w:rPr>
          <w:rtl/>
        </w:rPr>
      </w:pPr>
    </w:p>
    <w:p w14:paraId="6A9662C4" w14:textId="77777777" w:rsidR="00000000" w:rsidRDefault="007C71EE">
      <w:pPr>
        <w:pStyle w:val="a"/>
        <w:rPr>
          <w:rFonts w:hint="cs"/>
          <w:rtl/>
        </w:rPr>
      </w:pPr>
      <w:r>
        <w:rPr>
          <w:rFonts w:hint="cs"/>
          <w:rtl/>
        </w:rPr>
        <w:t>הצעת  נסים דהן לא עברה.</w:t>
      </w:r>
    </w:p>
    <w:p w14:paraId="2657F224" w14:textId="77777777" w:rsidR="00000000" w:rsidRDefault="007C71EE">
      <w:pPr>
        <w:pStyle w:val="a"/>
        <w:ind w:firstLine="0"/>
        <w:rPr>
          <w:rFonts w:hint="cs"/>
          <w:rtl/>
        </w:rPr>
      </w:pPr>
    </w:p>
    <w:p w14:paraId="16F12001" w14:textId="77777777" w:rsidR="00000000" w:rsidRDefault="007C71EE">
      <w:pPr>
        <w:pStyle w:val="a"/>
        <w:ind w:firstLine="0"/>
      </w:pPr>
      <w:r>
        <w:rPr>
          <w:rFonts w:hint="cs"/>
          <w:rtl/>
        </w:rPr>
        <w:tab/>
        <w:t xml:space="preserve">רבותי חברי הכנסת, אנחנו עוברים להצבעה על סעיף 8, הצבעה אלקטרונית. נא להצביע. </w:t>
      </w:r>
    </w:p>
    <w:p w14:paraId="3B65806F" w14:textId="77777777" w:rsidR="00000000" w:rsidRDefault="007C71EE">
      <w:pPr>
        <w:pStyle w:val="a"/>
        <w:ind w:firstLine="0"/>
      </w:pPr>
    </w:p>
    <w:p w14:paraId="3FFCF366" w14:textId="77777777" w:rsidR="00000000" w:rsidRDefault="007C71EE">
      <w:pPr>
        <w:pStyle w:val="a"/>
        <w:ind w:firstLine="0"/>
        <w:jc w:val="center"/>
        <w:rPr>
          <w:rFonts w:hint="cs"/>
          <w:b/>
          <w:bCs/>
          <w:rtl/>
        </w:rPr>
      </w:pPr>
      <w:r>
        <w:rPr>
          <w:rFonts w:hint="cs"/>
          <w:b/>
          <w:bCs/>
          <w:rtl/>
        </w:rPr>
        <w:t>הצבעה מס' 24</w:t>
      </w:r>
    </w:p>
    <w:p w14:paraId="6612580F" w14:textId="77777777" w:rsidR="00000000" w:rsidRDefault="007C71EE">
      <w:pPr>
        <w:pStyle w:val="a"/>
        <w:ind w:firstLine="0"/>
        <w:jc w:val="center"/>
        <w:rPr>
          <w:rFonts w:hint="cs"/>
          <w:b/>
          <w:bCs/>
          <w:rtl/>
        </w:rPr>
      </w:pPr>
    </w:p>
    <w:p w14:paraId="68C926A4" w14:textId="77777777" w:rsidR="00000000" w:rsidRDefault="007C71EE">
      <w:pPr>
        <w:pStyle w:val="a"/>
        <w:ind w:firstLine="0"/>
        <w:jc w:val="center"/>
        <w:rPr>
          <w:rFonts w:hint="cs"/>
          <w:rtl/>
        </w:rPr>
      </w:pPr>
      <w:r>
        <w:rPr>
          <w:rFonts w:hint="cs"/>
          <w:rtl/>
        </w:rPr>
        <w:t xml:space="preserve">בעד סעיף 8, כהצעת הוועדה </w:t>
      </w:r>
      <w:r>
        <w:rPr>
          <w:rtl/>
        </w:rPr>
        <w:t>–</w:t>
      </w:r>
      <w:r>
        <w:rPr>
          <w:rFonts w:hint="cs"/>
          <w:rtl/>
        </w:rPr>
        <w:t xml:space="preserve"> 60</w:t>
      </w:r>
    </w:p>
    <w:p w14:paraId="07DC50B3" w14:textId="77777777" w:rsidR="00000000" w:rsidRDefault="007C71EE">
      <w:pPr>
        <w:pStyle w:val="a"/>
        <w:ind w:firstLine="0"/>
        <w:jc w:val="center"/>
        <w:rPr>
          <w:rFonts w:hint="cs"/>
          <w:rtl/>
        </w:rPr>
      </w:pPr>
      <w:r>
        <w:rPr>
          <w:rFonts w:hint="cs"/>
          <w:rtl/>
        </w:rPr>
        <w:t xml:space="preserve">נגד </w:t>
      </w:r>
      <w:r>
        <w:rPr>
          <w:rtl/>
        </w:rPr>
        <w:t>–</w:t>
      </w:r>
      <w:r>
        <w:rPr>
          <w:rFonts w:hint="cs"/>
          <w:rtl/>
        </w:rPr>
        <w:t xml:space="preserve"> 42</w:t>
      </w:r>
    </w:p>
    <w:p w14:paraId="2A10A4D1" w14:textId="77777777" w:rsidR="00000000" w:rsidRDefault="007C71EE">
      <w:pPr>
        <w:pStyle w:val="a"/>
        <w:ind w:firstLine="0"/>
        <w:jc w:val="center"/>
        <w:rPr>
          <w:rFonts w:hint="cs"/>
          <w:rtl/>
        </w:rPr>
      </w:pPr>
      <w:r>
        <w:rPr>
          <w:rFonts w:hint="cs"/>
          <w:rtl/>
        </w:rPr>
        <w:t xml:space="preserve">נמנעים </w:t>
      </w:r>
      <w:r>
        <w:rPr>
          <w:rtl/>
        </w:rPr>
        <w:t>–</w:t>
      </w:r>
      <w:r>
        <w:rPr>
          <w:rFonts w:hint="cs"/>
          <w:rtl/>
        </w:rPr>
        <w:t xml:space="preserve"> אין</w:t>
      </w:r>
    </w:p>
    <w:p w14:paraId="5B8FABD5" w14:textId="77777777" w:rsidR="00000000" w:rsidRDefault="007C71EE">
      <w:pPr>
        <w:pStyle w:val="a"/>
        <w:ind w:firstLine="0"/>
        <w:jc w:val="center"/>
        <w:rPr>
          <w:rFonts w:hint="cs"/>
          <w:rtl/>
        </w:rPr>
      </w:pPr>
      <w:r>
        <w:rPr>
          <w:rFonts w:hint="cs"/>
          <w:rtl/>
        </w:rPr>
        <w:t>סעיף 8, כהצעת הוועדה, נתקבל.</w:t>
      </w:r>
    </w:p>
    <w:p w14:paraId="31BFF647" w14:textId="77777777" w:rsidR="00000000" w:rsidRDefault="007C71EE">
      <w:pPr>
        <w:pStyle w:val="a"/>
        <w:ind w:firstLine="0"/>
        <w:rPr>
          <w:rFonts w:hint="cs"/>
          <w:rtl/>
        </w:rPr>
      </w:pPr>
    </w:p>
    <w:p w14:paraId="2C57CAD9" w14:textId="77777777" w:rsidR="00000000" w:rsidRDefault="007C71EE">
      <w:pPr>
        <w:pStyle w:val="ad"/>
        <w:rPr>
          <w:rtl/>
        </w:rPr>
      </w:pPr>
      <w:r>
        <w:rPr>
          <w:rtl/>
        </w:rPr>
        <w:t>היו"ר ראובן ריבלין:</w:t>
      </w:r>
    </w:p>
    <w:p w14:paraId="3F0DC47E" w14:textId="77777777" w:rsidR="00000000" w:rsidRDefault="007C71EE">
      <w:pPr>
        <w:pStyle w:val="a"/>
        <w:rPr>
          <w:rtl/>
        </w:rPr>
      </w:pPr>
    </w:p>
    <w:p w14:paraId="0E37F190" w14:textId="77777777" w:rsidR="00000000" w:rsidRDefault="007C71EE">
      <w:pPr>
        <w:pStyle w:val="a"/>
        <w:rPr>
          <w:rFonts w:hint="cs"/>
          <w:rtl/>
        </w:rPr>
      </w:pPr>
      <w:r>
        <w:rPr>
          <w:rFonts w:hint="cs"/>
          <w:rtl/>
        </w:rPr>
        <w:t>ובכן, 60 בעד, 42 נגד. סעיף 8, כהצעת הוועדה, עבר, קיבל רוב.</w:t>
      </w:r>
    </w:p>
    <w:p w14:paraId="133AE859" w14:textId="77777777" w:rsidR="00000000" w:rsidRDefault="007C71EE">
      <w:pPr>
        <w:pStyle w:val="a"/>
        <w:rPr>
          <w:rFonts w:hint="cs"/>
          <w:rtl/>
        </w:rPr>
      </w:pPr>
    </w:p>
    <w:p w14:paraId="55F0594D" w14:textId="77777777" w:rsidR="00000000" w:rsidRDefault="007C71EE">
      <w:pPr>
        <w:pStyle w:val="a"/>
        <w:rPr>
          <w:rFonts w:hint="cs"/>
          <w:rtl/>
        </w:rPr>
      </w:pPr>
      <w:r>
        <w:rPr>
          <w:rFonts w:hint="cs"/>
          <w:rtl/>
        </w:rPr>
        <w:t>אנחנו עוברים לסעיף 9, רבותי חברי הכנסת. מי בעד ההסתייגות של חבר הכנסת אברהם ב</w:t>
      </w:r>
      <w:r>
        <w:rPr>
          <w:rFonts w:hint="cs"/>
          <w:rtl/>
        </w:rPr>
        <w:t>ורג? מי נגד? מי נמנע?</w:t>
      </w:r>
    </w:p>
    <w:p w14:paraId="009EB6F1" w14:textId="77777777" w:rsidR="00000000" w:rsidRDefault="007C71EE">
      <w:pPr>
        <w:pStyle w:val="a"/>
        <w:rPr>
          <w:rFonts w:hint="cs"/>
          <w:rtl/>
        </w:rPr>
      </w:pPr>
    </w:p>
    <w:p w14:paraId="63DCF877" w14:textId="77777777" w:rsidR="00000000" w:rsidRDefault="007C71EE">
      <w:pPr>
        <w:pStyle w:val="a"/>
        <w:jc w:val="center"/>
        <w:rPr>
          <w:rFonts w:hint="cs"/>
          <w:b/>
          <w:bCs/>
          <w:rtl/>
        </w:rPr>
      </w:pPr>
      <w:r>
        <w:rPr>
          <w:rFonts w:hint="cs"/>
          <w:b/>
          <w:bCs/>
          <w:rtl/>
        </w:rPr>
        <w:t>הצבעה</w:t>
      </w:r>
    </w:p>
    <w:p w14:paraId="2F34E0EC" w14:textId="77777777" w:rsidR="00000000" w:rsidRDefault="007C71EE">
      <w:pPr>
        <w:pStyle w:val="a"/>
        <w:jc w:val="center"/>
        <w:rPr>
          <w:rFonts w:hint="cs"/>
          <w:b/>
          <w:bCs/>
          <w:rtl/>
        </w:rPr>
      </w:pPr>
    </w:p>
    <w:p w14:paraId="1AA58E0F" w14:textId="77777777" w:rsidR="00000000" w:rsidRDefault="007C71EE">
      <w:pPr>
        <w:pStyle w:val="a"/>
        <w:jc w:val="center"/>
        <w:rPr>
          <w:rFonts w:hint="cs"/>
          <w:rtl/>
        </w:rPr>
      </w:pPr>
      <w:r>
        <w:rPr>
          <w:rFonts w:hint="cs"/>
          <w:rtl/>
        </w:rPr>
        <w:t>ההסתייגות של חבר הכנסת אברהם בורג לסעיף 9 לא נתקבלה.</w:t>
      </w:r>
    </w:p>
    <w:p w14:paraId="5C47A47F" w14:textId="77777777" w:rsidR="00000000" w:rsidRDefault="007C71EE">
      <w:pPr>
        <w:pStyle w:val="a"/>
        <w:jc w:val="center"/>
        <w:rPr>
          <w:rFonts w:hint="cs"/>
          <w:rtl/>
        </w:rPr>
      </w:pPr>
    </w:p>
    <w:p w14:paraId="437E8E2D" w14:textId="77777777" w:rsidR="00000000" w:rsidRDefault="007C71EE">
      <w:pPr>
        <w:pStyle w:val="ad"/>
        <w:rPr>
          <w:rtl/>
        </w:rPr>
      </w:pPr>
      <w:r>
        <w:rPr>
          <w:rtl/>
        </w:rPr>
        <w:t>היו"ר ראובן ריבלין:</w:t>
      </w:r>
    </w:p>
    <w:p w14:paraId="69213FB8" w14:textId="77777777" w:rsidR="00000000" w:rsidRDefault="007C71EE">
      <w:pPr>
        <w:pStyle w:val="a"/>
        <w:rPr>
          <w:rtl/>
        </w:rPr>
      </w:pPr>
    </w:p>
    <w:p w14:paraId="3B965AD9" w14:textId="77777777" w:rsidR="00000000" w:rsidRDefault="007C71EE">
      <w:pPr>
        <w:pStyle w:val="a"/>
        <w:rPr>
          <w:rFonts w:hint="cs"/>
          <w:rtl/>
        </w:rPr>
      </w:pPr>
      <w:r>
        <w:rPr>
          <w:rFonts w:hint="cs"/>
          <w:rtl/>
        </w:rPr>
        <w:t>ההסתייגות לא עברה.</w:t>
      </w:r>
    </w:p>
    <w:p w14:paraId="12280AFB" w14:textId="77777777" w:rsidR="00000000" w:rsidRDefault="007C71EE">
      <w:pPr>
        <w:pStyle w:val="a"/>
        <w:rPr>
          <w:rFonts w:hint="cs"/>
          <w:rtl/>
        </w:rPr>
      </w:pPr>
    </w:p>
    <w:p w14:paraId="2539F1FD" w14:textId="77777777" w:rsidR="00000000" w:rsidRDefault="007C71EE">
      <w:pPr>
        <w:pStyle w:val="a"/>
        <w:rPr>
          <w:rFonts w:hint="cs"/>
          <w:rtl/>
        </w:rPr>
      </w:pPr>
      <w:r>
        <w:rPr>
          <w:rFonts w:hint="cs"/>
          <w:rtl/>
        </w:rPr>
        <w:t xml:space="preserve">הצעת חבר הכנסת עמרם מצנע -  מי בעד? מי נגד? מי נמנע? </w:t>
      </w:r>
    </w:p>
    <w:p w14:paraId="3B05303B" w14:textId="77777777" w:rsidR="00000000" w:rsidRDefault="007C71EE">
      <w:pPr>
        <w:pStyle w:val="a"/>
        <w:rPr>
          <w:rFonts w:hint="cs"/>
          <w:rtl/>
        </w:rPr>
      </w:pPr>
    </w:p>
    <w:p w14:paraId="51181F8C" w14:textId="77777777" w:rsidR="00000000" w:rsidRDefault="007C71EE">
      <w:pPr>
        <w:pStyle w:val="a"/>
        <w:jc w:val="center"/>
        <w:rPr>
          <w:rFonts w:hint="cs"/>
          <w:b/>
          <w:bCs/>
          <w:rtl/>
        </w:rPr>
      </w:pPr>
      <w:r>
        <w:rPr>
          <w:rFonts w:hint="cs"/>
          <w:b/>
          <w:bCs/>
          <w:rtl/>
        </w:rPr>
        <w:t>הצבעה</w:t>
      </w:r>
    </w:p>
    <w:p w14:paraId="257F2F14" w14:textId="77777777" w:rsidR="00000000" w:rsidRDefault="007C71EE">
      <w:pPr>
        <w:pStyle w:val="a"/>
        <w:jc w:val="center"/>
        <w:rPr>
          <w:rFonts w:hint="cs"/>
          <w:b/>
          <w:bCs/>
          <w:rtl/>
        </w:rPr>
      </w:pPr>
    </w:p>
    <w:p w14:paraId="1B3DD75A" w14:textId="77777777" w:rsidR="00000000" w:rsidRDefault="007C71EE">
      <w:pPr>
        <w:pStyle w:val="a"/>
        <w:jc w:val="center"/>
        <w:rPr>
          <w:rFonts w:hint="cs"/>
          <w:rtl/>
        </w:rPr>
      </w:pPr>
      <w:r>
        <w:rPr>
          <w:rFonts w:hint="cs"/>
          <w:rtl/>
        </w:rPr>
        <w:t>ההסתייגות של חבר הכנסת עמרם מצנע לסעיף 9 לא נתקבלה.</w:t>
      </w:r>
    </w:p>
    <w:p w14:paraId="2E7B5D4E" w14:textId="77777777" w:rsidR="00000000" w:rsidRDefault="007C71EE">
      <w:pPr>
        <w:pStyle w:val="a"/>
        <w:jc w:val="center"/>
        <w:rPr>
          <w:rFonts w:hint="cs"/>
          <w:rtl/>
        </w:rPr>
      </w:pPr>
    </w:p>
    <w:p w14:paraId="4DB7495C" w14:textId="77777777" w:rsidR="00000000" w:rsidRDefault="007C71EE">
      <w:pPr>
        <w:pStyle w:val="ad"/>
        <w:rPr>
          <w:rtl/>
        </w:rPr>
      </w:pPr>
      <w:r>
        <w:rPr>
          <w:rFonts w:hint="eastAsia"/>
          <w:rtl/>
        </w:rPr>
        <w:t>היו</w:t>
      </w:r>
      <w:r>
        <w:rPr>
          <w:rtl/>
        </w:rPr>
        <w:t>"ר ראובן ריבל</w:t>
      </w:r>
      <w:r>
        <w:rPr>
          <w:rtl/>
        </w:rPr>
        <w:t>ין:</w:t>
      </w:r>
    </w:p>
    <w:p w14:paraId="0B8627F7" w14:textId="77777777" w:rsidR="00000000" w:rsidRDefault="007C71EE">
      <w:pPr>
        <w:pStyle w:val="a"/>
        <w:rPr>
          <w:rFonts w:hint="cs"/>
          <w:rtl/>
        </w:rPr>
      </w:pPr>
    </w:p>
    <w:p w14:paraId="34B7E488" w14:textId="77777777" w:rsidR="00000000" w:rsidRDefault="007C71EE">
      <w:pPr>
        <w:pStyle w:val="a"/>
        <w:rPr>
          <w:rFonts w:hint="cs"/>
          <w:rtl/>
        </w:rPr>
      </w:pPr>
      <w:r>
        <w:rPr>
          <w:rFonts w:hint="cs"/>
          <w:rtl/>
        </w:rPr>
        <w:t>הצעת חבר הכנסת מצנע לא עברה.</w:t>
      </w:r>
    </w:p>
    <w:p w14:paraId="0DC6F8EC" w14:textId="77777777" w:rsidR="00000000" w:rsidRDefault="007C71EE">
      <w:pPr>
        <w:pStyle w:val="a"/>
        <w:rPr>
          <w:rFonts w:hint="cs"/>
          <w:rtl/>
        </w:rPr>
      </w:pPr>
    </w:p>
    <w:p w14:paraId="25481C1A" w14:textId="77777777" w:rsidR="00000000" w:rsidRDefault="007C71EE">
      <w:pPr>
        <w:pStyle w:val="a"/>
        <w:rPr>
          <w:rFonts w:hint="cs"/>
          <w:rtl/>
        </w:rPr>
      </w:pPr>
      <w:r>
        <w:rPr>
          <w:rFonts w:hint="cs"/>
          <w:rtl/>
        </w:rPr>
        <w:t>הצעת חבר הכנסת בן-אליעזר - מי בעד? מי נגד? מי נמנע?</w:t>
      </w:r>
    </w:p>
    <w:p w14:paraId="5A6AC4EB" w14:textId="77777777" w:rsidR="00000000" w:rsidRDefault="007C71EE">
      <w:pPr>
        <w:pStyle w:val="a"/>
        <w:jc w:val="center"/>
        <w:rPr>
          <w:rFonts w:hint="cs"/>
          <w:rtl/>
        </w:rPr>
      </w:pPr>
    </w:p>
    <w:p w14:paraId="4D116368" w14:textId="77777777" w:rsidR="00000000" w:rsidRDefault="007C71EE">
      <w:pPr>
        <w:pStyle w:val="a"/>
        <w:jc w:val="center"/>
        <w:rPr>
          <w:rFonts w:hint="cs"/>
          <w:rtl/>
        </w:rPr>
      </w:pPr>
    </w:p>
    <w:p w14:paraId="2F1F662C" w14:textId="77777777" w:rsidR="00000000" w:rsidRDefault="007C71EE">
      <w:pPr>
        <w:pStyle w:val="a"/>
        <w:jc w:val="center"/>
        <w:rPr>
          <w:rFonts w:hint="cs"/>
          <w:rtl/>
        </w:rPr>
      </w:pPr>
    </w:p>
    <w:p w14:paraId="629F7435" w14:textId="77777777" w:rsidR="00000000" w:rsidRDefault="007C71EE">
      <w:pPr>
        <w:pStyle w:val="a"/>
        <w:jc w:val="center"/>
        <w:rPr>
          <w:rFonts w:hint="cs"/>
          <w:b/>
          <w:bCs/>
          <w:rtl/>
        </w:rPr>
      </w:pPr>
      <w:r>
        <w:rPr>
          <w:rFonts w:hint="cs"/>
          <w:b/>
          <w:bCs/>
          <w:rtl/>
        </w:rPr>
        <w:t>הצבעה</w:t>
      </w:r>
    </w:p>
    <w:p w14:paraId="1A3A075F" w14:textId="77777777" w:rsidR="00000000" w:rsidRDefault="007C71EE">
      <w:pPr>
        <w:pStyle w:val="a"/>
        <w:jc w:val="center"/>
        <w:rPr>
          <w:rFonts w:hint="cs"/>
          <w:b/>
          <w:bCs/>
          <w:rtl/>
        </w:rPr>
      </w:pPr>
    </w:p>
    <w:p w14:paraId="3F39937D" w14:textId="77777777" w:rsidR="00000000" w:rsidRDefault="007C71EE">
      <w:pPr>
        <w:pStyle w:val="a"/>
        <w:jc w:val="center"/>
        <w:rPr>
          <w:rFonts w:hint="cs"/>
          <w:rtl/>
        </w:rPr>
      </w:pPr>
      <w:r>
        <w:rPr>
          <w:rFonts w:hint="cs"/>
          <w:rtl/>
        </w:rPr>
        <w:t>ההסתייגות של חבר הכנסת בנימין בן-אליעזר לסעיף 9 לא נתקבלה.</w:t>
      </w:r>
    </w:p>
    <w:p w14:paraId="1EDC034B" w14:textId="77777777" w:rsidR="00000000" w:rsidRDefault="007C71EE">
      <w:pPr>
        <w:pStyle w:val="a"/>
        <w:jc w:val="center"/>
        <w:rPr>
          <w:rFonts w:hint="cs"/>
          <w:rtl/>
        </w:rPr>
      </w:pPr>
    </w:p>
    <w:p w14:paraId="797728C3" w14:textId="77777777" w:rsidR="00000000" w:rsidRDefault="007C71EE">
      <w:pPr>
        <w:pStyle w:val="ad"/>
        <w:rPr>
          <w:rtl/>
        </w:rPr>
      </w:pPr>
      <w:r>
        <w:rPr>
          <w:rtl/>
        </w:rPr>
        <w:t>היו"ר ראובן ריבלין:</w:t>
      </w:r>
    </w:p>
    <w:p w14:paraId="6B63BCD8" w14:textId="77777777" w:rsidR="00000000" w:rsidRDefault="007C71EE">
      <w:pPr>
        <w:pStyle w:val="a"/>
        <w:rPr>
          <w:rtl/>
        </w:rPr>
      </w:pPr>
    </w:p>
    <w:p w14:paraId="6C509BFC" w14:textId="77777777" w:rsidR="00000000" w:rsidRDefault="007C71EE">
      <w:pPr>
        <w:pStyle w:val="a"/>
        <w:rPr>
          <w:rFonts w:hint="cs"/>
          <w:rtl/>
        </w:rPr>
      </w:pPr>
      <w:r>
        <w:rPr>
          <w:rFonts w:hint="cs"/>
          <w:rtl/>
        </w:rPr>
        <w:t>הצעת חבר הכנסת בן-אליעזר לא עברה.</w:t>
      </w:r>
    </w:p>
    <w:p w14:paraId="6B7CF394" w14:textId="77777777" w:rsidR="00000000" w:rsidRDefault="007C71EE">
      <w:pPr>
        <w:pStyle w:val="a"/>
        <w:rPr>
          <w:rFonts w:hint="cs"/>
          <w:rtl/>
        </w:rPr>
      </w:pPr>
    </w:p>
    <w:p w14:paraId="3399574C" w14:textId="77777777" w:rsidR="00000000" w:rsidRDefault="007C71EE">
      <w:pPr>
        <w:pStyle w:val="a"/>
        <w:rPr>
          <w:rFonts w:hint="cs"/>
          <w:rtl/>
        </w:rPr>
      </w:pPr>
      <w:r>
        <w:rPr>
          <w:rFonts w:hint="cs"/>
          <w:rtl/>
        </w:rPr>
        <w:t>הצעת חבר הכנסת פרס - מי בעד? מי נגד? מי נמנ</w:t>
      </w:r>
      <w:r>
        <w:rPr>
          <w:rFonts w:hint="cs"/>
          <w:rtl/>
        </w:rPr>
        <w:t>ע?</w:t>
      </w:r>
    </w:p>
    <w:p w14:paraId="1CB6D30E" w14:textId="77777777" w:rsidR="00000000" w:rsidRDefault="007C71EE">
      <w:pPr>
        <w:pStyle w:val="a"/>
        <w:rPr>
          <w:rFonts w:hint="cs"/>
          <w:rtl/>
        </w:rPr>
      </w:pPr>
    </w:p>
    <w:p w14:paraId="2CCB8EC3" w14:textId="77777777" w:rsidR="00000000" w:rsidRDefault="007C71EE">
      <w:pPr>
        <w:pStyle w:val="a"/>
        <w:jc w:val="center"/>
        <w:rPr>
          <w:rFonts w:hint="cs"/>
          <w:b/>
          <w:bCs/>
          <w:rtl/>
        </w:rPr>
      </w:pPr>
      <w:r>
        <w:rPr>
          <w:rFonts w:hint="cs"/>
          <w:b/>
          <w:bCs/>
          <w:rtl/>
        </w:rPr>
        <w:t>הצבעה</w:t>
      </w:r>
    </w:p>
    <w:p w14:paraId="18309E0B" w14:textId="77777777" w:rsidR="00000000" w:rsidRDefault="007C71EE">
      <w:pPr>
        <w:pStyle w:val="a"/>
        <w:jc w:val="center"/>
        <w:rPr>
          <w:rFonts w:hint="cs"/>
          <w:b/>
          <w:bCs/>
          <w:rtl/>
        </w:rPr>
      </w:pPr>
    </w:p>
    <w:p w14:paraId="1C2BBF40" w14:textId="77777777" w:rsidR="00000000" w:rsidRDefault="007C71EE">
      <w:pPr>
        <w:pStyle w:val="a"/>
        <w:jc w:val="center"/>
        <w:rPr>
          <w:rFonts w:hint="cs"/>
          <w:rtl/>
        </w:rPr>
      </w:pPr>
      <w:r>
        <w:rPr>
          <w:rFonts w:hint="cs"/>
          <w:rtl/>
        </w:rPr>
        <w:t>ההסתייגות של חבר הכנסת שמעון פרס לסעיף 9 לא נתקבלה.</w:t>
      </w:r>
    </w:p>
    <w:p w14:paraId="5554B704" w14:textId="77777777" w:rsidR="00000000" w:rsidRDefault="007C71EE">
      <w:pPr>
        <w:pStyle w:val="a"/>
        <w:jc w:val="center"/>
        <w:rPr>
          <w:rFonts w:hint="cs"/>
          <w:rtl/>
        </w:rPr>
      </w:pPr>
    </w:p>
    <w:p w14:paraId="2DFDFA35" w14:textId="77777777" w:rsidR="00000000" w:rsidRDefault="007C71EE">
      <w:pPr>
        <w:pStyle w:val="ad"/>
        <w:rPr>
          <w:rtl/>
        </w:rPr>
      </w:pPr>
      <w:r>
        <w:rPr>
          <w:rtl/>
        </w:rPr>
        <w:t>היו"ר ראובן ריבלין:</w:t>
      </w:r>
    </w:p>
    <w:p w14:paraId="0374905C" w14:textId="77777777" w:rsidR="00000000" w:rsidRDefault="007C71EE">
      <w:pPr>
        <w:pStyle w:val="a"/>
        <w:rPr>
          <w:rtl/>
        </w:rPr>
      </w:pPr>
    </w:p>
    <w:p w14:paraId="29D2C961" w14:textId="77777777" w:rsidR="00000000" w:rsidRDefault="007C71EE">
      <w:pPr>
        <w:pStyle w:val="a"/>
        <w:rPr>
          <w:rFonts w:hint="cs"/>
          <w:rtl/>
        </w:rPr>
      </w:pPr>
      <w:r>
        <w:rPr>
          <w:rFonts w:hint="cs"/>
          <w:rtl/>
        </w:rPr>
        <w:t>הצעת חבר הכנסת פרס לא עברה.</w:t>
      </w:r>
    </w:p>
    <w:p w14:paraId="16844B4F" w14:textId="77777777" w:rsidR="00000000" w:rsidRDefault="007C71EE">
      <w:pPr>
        <w:pStyle w:val="a"/>
        <w:rPr>
          <w:rFonts w:hint="cs"/>
          <w:rtl/>
        </w:rPr>
      </w:pPr>
    </w:p>
    <w:p w14:paraId="6C49CA99" w14:textId="77777777" w:rsidR="00000000" w:rsidRDefault="007C71EE">
      <w:pPr>
        <w:pStyle w:val="a"/>
        <w:rPr>
          <w:rFonts w:hint="cs"/>
          <w:rtl/>
        </w:rPr>
      </w:pPr>
      <w:r>
        <w:rPr>
          <w:rFonts w:hint="cs"/>
          <w:rtl/>
        </w:rPr>
        <w:t>הצעת חבר הכנסת מתן וילנאי - מי בעד? מי נגד? מי נמנע?</w:t>
      </w:r>
    </w:p>
    <w:p w14:paraId="65EE328F" w14:textId="77777777" w:rsidR="00000000" w:rsidRDefault="007C71EE">
      <w:pPr>
        <w:pStyle w:val="a"/>
        <w:rPr>
          <w:rFonts w:hint="cs"/>
          <w:rtl/>
        </w:rPr>
      </w:pPr>
    </w:p>
    <w:p w14:paraId="7E169633" w14:textId="77777777" w:rsidR="00000000" w:rsidRDefault="007C71EE">
      <w:pPr>
        <w:pStyle w:val="a"/>
        <w:jc w:val="center"/>
        <w:rPr>
          <w:rFonts w:hint="cs"/>
          <w:b/>
          <w:bCs/>
          <w:rtl/>
        </w:rPr>
      </w:pPr>
      <w:r>
        <w:rPr>
          <w:rFonts w:hint="cs"/>
          <w:b/>
          <w:bCs/>
          <w:rtl/>
        </w:rPr>
        <w:t>הצבעה</w:t>
      </w:r>
    </w:p>
    <w:p w14:paraId="438D2534" w14:textId="77777777" w:rsidR="00000000" w:rsidRDefault="007C71EE">
      <w:pPr>
        <w:pStyle w:val="a"/>
        <w:jc w:val="center"/>
        <w:rPr>
          <w:rFonts w:hint="cs"/>
          <w:b/>
          <w:bCs/>
          <w:rtl/>
        </w:rPr>
      </w:pPr>
    </w:p>
    <w:p w14:paraId="18D90D57" w14:textId="77777777" w:rsidR="00000000" w:rsidRDefault="007C71EE">
      <w:pPr>
        <w:pStyle w:val="a"/>
        <w:jc w:val="center"/>
        <w:rPr>
          <w:rFonts w:hint="cs"/>
          <w:rtl/>
        </w:rPr>
      </w:pPr>
      <w:r>
        <w:rPr>
          <w:rFonts w:hint="cs"/>
          <w:rtl/>
        </w:rPr>
        <w:t>ההסתייגות של חבר הכנסת מתן וילנאי לסעיף 9 לא נתקבלה.</w:t>
      </w:r>
    </w:p>
    <w:p w14:paraId="59E18717" w14:textId="77777777" w:rsidR="00000000" w:rsidRDefault="007C71EE">
      <w:pPr>
        <w:pStyle w:val="a"/>
        <w:jc w:val="center"/>
        <w:rPr>
          <w:rFonts w:hint="cs"/>
          <w:rtl/>
        </w:rPr>
      </w:pPr>
    </w:p>
    <w:p w14:paraId="3C0857F2" w14:textId="77777777" w:rsidR="00000000" w:rsidRDefault="007C71EE">
      <w:pPr>
        <w:pStyle w:val="ad"/>
        <w:rPr>
          <w:rtl/>
        </w:rPr>
      </w:pPr>
      <w:r>
        <w:rPr>
          <w:rFonts w:hint="eastAsia"/>
          <w:rtl/>
        </w:rPr>
        <w:t>היו</w:t>
      </w:r>
      <w:r>
        <w:rPr>
          <w:rtl/>
        </w:rPr>
        <w:t>"ר ראובן ריבלין:</w:t>
      </w:r>
    </w:p>
    <w:p w14:paraId="2722A98B" w14:textId="77777777" w:rsidR="00000000" w:rsidRDefault="007C71EE">
      <w:pPr>
        <w:pStyle w:val="a"/>
        <w:rPr>
          <w:rFonts w:hint="cs"/>
          <w:rtl/>
        </w:rPr>
      </w:pPr>
    </w:p>
    <w:p w14:paraId="77CF1009" w14:textId="77777777" w:rsidR="00000000" w:rsidRDefault="007C71EE">
      <w:pPr>
        <w:pStyle w:val="a"/>
        <w:rPr>
          <w:rFonts w:hint="cs"/>
          <w:rtl/>
        </w:rPr>
      </w:pPr>
      <w:r>
        <w:rPr>
          <w:rFonts w:hint="cs"/>
          <w:rtl/>
        </w:rPr>
        <w:t>הצעת ח</w:t>
      </w:r>
      <w:r>
        <w:rPr>
          <w:rFonts w:hint="cs"/>
          <w:rtl/>
        </w:rPr>
        <w:t xml:space="preserve">בר הכנסת וילנאי לא עברה. </w:t>
      </w:r>
    </w:p>
    <w:p w14:paraId="5DA7219A" w14:textId="77777777" w:rsidR="00000000" w:rsidRDefault="007C71EE">
      <w:pPr>
        <w:pStyle w:val="a"/>
        <w:rPr>
          <w:rFonts w:hint="cs"/>
          <w:rtl/>
        </w:rPr>
      </w:pPr>
    </w:p>
    <w:p w14:paraId="6FC1065B" w14:textId="77777777" w:rsidR="00000000" w:rsidRDefault="007C71EE">
      <w:pPr>
        <w:pStyle w:val="a"/>
        <w:rPr>
          <w:rFonts w:hint="cs"/>
          <w:rtl/>
        </w:rPr>
      </w:pPr>
      <w:r>
        <w:rPr>
          <w:rFonts w:hint="cs"/>
          <w:rtl/>
        </w:rPr>
        <w:t>הצעת חברת הכנסת דליה איציק - מי בעד? מי נגד? מי נמנע?</w:t>
      </w:r>
    </w:p>
    <w:p w14:paraId="5B1DC319" w14:textId="77777777" w:rsidR="00000000" w:rsidRDefault="007C71EE">
      <w:pPr>
        <w:pStyle w:val="a"/>
        <w:rPr>
          <w:rFonts w:hint="cs"/>
          <w:rtl/>
        </w:rPr>
      </w:pPr>
    </w:p>
    <w:p w14:paraId="1FD2819B" w14:textId="77777777" w:rsidR="00000000" w:rsidRDefault="007C71EE">
      <w:pPr>
        <w:pStyle w:val="a"/>
        <w:jc w:val="center"/>
        <w:rPr>
          <w:rFonts w:hint="cs"/>
          <w:b/>
          <w:bCs/>
          <w:rtl/>
        </w:rPr>
      </w:pPr>
      <w:r>
        <w:rPr>
          <w:rFonts w:hint="cs"/>
          <w:b/>
          <w:bCs/>
          <w:rtl/>
        </w:rPr>
        <w:t>הצבעה</w:t>
      </w:r>
    </w:p>
    <w:p w14:paraId="69C2E3E2" w14:textId="77777777" w:rsidR="00000000" w:rsidRDefault="007C71EE">
      <w:pPr>
        <w:pStyle w:val="a"/>
        <w:jc w:val="center"/>
        <w:rPr>
          <w:rFonts w:hint="cs"/>
          <w:b/>
          <w:bCs/>
          <w:rtl/>
        </w:rPr>
      </w:pPr>
    </w:p>
    <w:p w14:paraId="74AD475D" w14:textId="77777777" w:rsidR="00000000" w:rsidRDefault="007C71EE">
      <w:pPr>
        <w:pStyle w:val="a"/>
        <w:jc w:val="center"/>
        <w:rPr>
          <w:rFonts w:hint="cs"/>
          <w:rtl/>
        </w:rPr>
      </w:pPr>
      <w:r>
        <w:rPr>
          <w:rFonts w:hint="cs"/>
          <w:rtl/>
        </w:rPr>
        <w:t>ההסתייגות של חברת הכנסת דליה איציק לסעיף 9 לא נתקבלה.</w:t>
      </w:r>
    </w:p>
    <w:p w14:paraId="3697BB10" w14:textId="77777777" w:rsidR="00000000" w:rsidRDefault="007C71EE">
      <w:pPr>
        <w:pStyle w:val="a"/>
        <w:jc w:val="center"/>
        <w:rPr>
          <w:rFonts w:hint="cs"/>
          <w:rtl/>
        </w:rPr>
      </w:pPr>
    </w:p>
    <w:p w14:paraId="75F02D73" w14:textId="77777777" w:rsidR="00000000" w:rsidRDefault="007C71EE">
      <w:pPr>
        <w:pStyle w:val="ad"/>
        <w:rPr>
          <w:rtl/>
        </w:rPr>
      </w:pPr>
    </w:p>
    <w:p w14:paraId="1A0C9069" w14:textId="77777777" w:rsidR="00000000" w:rsidRDefault="007C71EE">
      <w:pPr>
        <w:pStyle w:val="ad"/>
        <w:rPr>
          <w:rtl/>
        </w:rPr>
      </w:pPr>
      <w:r>
        <w:rPr>
          <w:rtl/>
        </w:rPr>
        <w:t>היו"ר ראובן ריבלין:</w:t>
      </w:r>
    </w:p>
    <w:p w14:paraId="6F0CDAE4" w14:textId="77777777" w:rsidR="00000000" w:rsidRDefault="007C71EE">
      <w:pPr>
        <w:pStyle w:val="a"/>
        <w:rPr>
          <w:rtl/>
        </w:rPr>
      </w:pPr>
    </w:p>
    <w:p w14:paraId="5B36595C" w14:textId="77777777" w:rsidR="00000000" w:rsidRDefault="007C71EE">
      <w:pPr>
        <w:pStyle w:val="a"/>
        <w:rPr>
          <w:rFonts w:hint="cs"/>
          <w:rtl/>
        </w:rPr>
      </w:pPr>
      <w:r>
        <w:rPr>
          <w:rFonts w:hint="cs"/>
          <w:rtl/>
        </w:rPr>
        <w:t>הצעת חברת הכנסת דליה איציק לא עברה.</w:t>
      </w:r>
    </w:p>
    <w:p w14:paraId="4F0EF410" w14:textId="77777777" w:rsidR="00000000" w:rsidRDefault="007C71EE">
      <w:pPr>
        <w:pStyle w:val="a"/>
        <w:rPr>
          <w:rFonts w:hint="cs"/>
          <w:rtl/>
        </w:rPr>
      </w:pPr>
    </w:p>
    <w:p w14:paraId="0BB5FB42" w14:textId="77777777" w:rsidR="00000000" w:rsidRDefault="007C71EE">
      <w:pPr>
        <w:pStyle w:val="a"/>
        <w:rPr>
          <w:rFonts w:hint="cs"/>
          <w:rtl/>
        </w:rPr>
      </w:pPr>
      <w:r>
        <w:rPr>
          <w:rFonts w:hint="cs"/>
          <w:rtl/>
        </w:rPr>
        <w:t>הצעת חבר הכנסת אופיר פינס-פז - מי בעד? מי נגד? מי נמנ</w:t>
      </w:r>
      <w:r>
        <w:rPr>
          <w:rFonts w:hint="cs"/>
          <w:rtl/>
        </w:rPr>
        <w:t>ע?</w:t>
      </w:r>
    </w:p>
    <w:p w14:paraId="5F74C69A" w14:textId="77777777" w:rsidR="00000000" w:rsidRDefault="007C71EE">
      <w:pPr>
        <w:pStyle w:val="a"/>
        <w:rPr>
          <w:rFonts w:hint="cs"/>
          <w:rtl/>
        </w:rPr>
      </w:pPr>
    </w:p>
    <w:p w14:paraId="1DF3E18E" w14:textId="77777777" w:rsidR="00000000" w:rsidRDefault="007C71EE">
      <w:pPr>
        <w:pStyle w:val="a"/>
        <w:jc w:val="center"/>
        <w:rPr>
          <w:rFonts w:hint="cs"/>
          <w:b/>
          <w:bCs/>
          <w:rtl/>
        </w:rPr>
      </w:pPr>
      <w:r>
        <w:rPr>
          <w:rFonts w:hint="cs"/>
          <w:b/>
          <w:bCs/>
          <w:rtl/>
        </w:rPr>
        <w:t>הצבעה</w:t>
      </w:r>
    </w:p>
    <w:p w14:paraId="3020D5BC" w14:textId="77777777" w:rsidR="00000000" w:rsidRDefault="007C71EE">
      <w:pPr>
        <w:pStyle w:val="a"/>
        <w:jc w:val="center"/>
        <w:rPr>
          <w:rFonts w:hint="cs"/>
          <w:b/>
          <w:bCs/>
          <w:rtl/>
        </w:rPr>
      </w:pPr>
    </w:p>
    <w:p w14:paraId="76B45C45" w14:textId="77777777" w:rsidR="00000000" w:rsidRDefault="007C71EE">
      <w:pPr>
        <w:pStyle w:val="a"/>
        <w:jc w:val="center"/>
        <w:rPr>
          <w:rFonts w:hint="cs"/>
          <w:rtl/>
        </w:rPr>
      </w:pPr>
      <w:r>
        <w:rPr>
          <w:rFonts w:hint="cs"/>
          <w:rtl/>
        </w:rPr>
        <w:t>ההסתייגות של חבר הכנסת אופיר פינס-פז לסעיף 9 לא נתקבלה.</w:t>
      </w:r>
    </w:p>
    <w:p w14:paraId="0044AE25" w14:textId="77777777" w:rsidR="00000000" w:rsidRDefault="007C71EE">
      <w:pPr>
        <w:pStyle w:val="a"/>
        <w:jc w:val="center"/>
        <w:rPr>
          <w:rFonts w:hint="cs"/>
          <w:rtl/>
        </w:rPr>
      </w:pPr>
    </w:p>
    <w:p w14:paraId="65D96448" w14:textId="77777777" w:rsidR="00000000" w:rsidRDefault="007C71EE">
      <w:pPr>
        <w:pStyle w:val="ad"/>
        <w:rPr>
          <w:rtl/>
        </w:rPr>
      </w:pPr>
      <w:r>
        <w:rPr>
          <w:rtl/>
        </w:rPr>
        <w:t>היו"ר ראובן ריבלין:</w:t>
      </w:r>
    </w:p>
    <w:p w14:paraId="5FE909C1" w14:textId="77777777" w:rsidR="00000000" w:rsidRDefault="007C71EE">
      <w:pPr>
        <w:pStyle w:val="a"/>
        <w:rPr>
          <w:rtl/>
        </w:rPr>
      </w:pPr>
    </w:p>
    <w:p w14:paraId="0A28130C" w14:textId="77777777" w:rsidR="00000000" w:rsidRDefault="007C71EE">
      <w:pPr>
        <w:pStyle w:val="a"/>
        <w:rPr>
          <w:rFonts w:hint="cs"/>
          <w:rtl/>
        </w:rPr>
      </w:pPr>
      <w:r>
        <w:rPr>
          <w:rFonts w:hint="cs"/>
          <w:rtl/>
        </w:rPr>
        <w:t>הצעת חבר הכנסת פינס-פז לא עברה.</w:t>
      </w:r>
    </w:p>
    <w:p w14:paraId="3E6F7658" w14:textId="77777777" w:rsidR="00000000" w:rsidRDefault="007C71EE">
      <w:pPr>
        <w:pStyle w:val="a"/>
        <w:rPr>
          <w:rFonts w:hint="cs"/>
          <w:rtl/>
        </w:rPr>
      </w:pPr>
    </w:p>
    <w:p w14:paraId="551BF6A5" w14:textId="77777777" w:rsidR="00000000" w:rsidRDefault="007C71EE">
      <w:pPr>
        <w:pStyle w:val="a"/>
        <w:rPr>
          <w:rFonts w:hint="cs"/>
          <w:rtl/>
        </w:rPr>
      </w:pPr>
      <w:r>
        <w:rPr>
          <w:rFonts w:hint="cs"/>
          <w:rtl/>
        </w:rPr>
        <w:t xml:space="preserve">הצעת חבר הכנסת אפרים סנה </w:t>
      </w:r>
      <w:r>
        <w:rPr>
          <w:rtl/>
        </w:rPr>
        <w:t>–</w:t>
      </w:r>
      <w:r>
        <w:rPr>
          <w:rFonts w:hint="cs"/>
          <w:rtl/>
        </w:rPr>
        <w:t xml:space="preserve"> לא נמצא. </w:t>
      </w:r>
    </w:p>
    <w:p w14:paraId="2CD1E844" w14:textId="77777777" w:rsidR="00000000" w:rsidRDefault="007C71EE">
      <w:pPr>
        <w:pStyle w:val="a"/>
        <w:rPr>
          <w:rFonts w:hint="cs"/>
          <w:rtl/>
        </w:rPr>
      </w:pPr>
    </w:p>
    <w:p w14:paraId="0BC847C2" w14:textId="77777777" w:rsidR="00000000" w:rsidRDefault="007C71EE">
      <w:pPr>
        <w:pStyle w:val="a"/>
        <w:rPr>
          <w:rFonts w:hint="cs"/>
          <w:rtl/>
        </w:rPr>
      </w:pPr>
      <w:r>
        <w:rPr>
          <w:rFonts w:hint="cs"/>
          <w:rtl/>
        </w:rPr>
        <w:t>הצעת חברת הכנסת יולי תמיר - מי בעד? מי נגד? מי נמנע?</w:t>
      </w:r>
    </w:p>
    <w:p w14:paraId="1D7582CB" w14:textId="77777777" w:rsidR="00000000" w:rsidRDefault="007C71EE">
      <w:pPr>
        <w:pStyle w:val="a"/>
        <w:rPr>
          <w:rFonts w:hint="cs"/>
          <w:rtl/>
        </w:rPr>
      </w:pPr>
    </w:p>
    <w:p w14:paraId="40276AC1" w14:textId="77777777" w:rsidR="00000000" w:rsidRDefault="007C71EE">
      <w:pPr>
        <w:pStyle w:val="a"/>
        <w:jc w:val="center"/>
        <w:rPr>
          <w:rFonts w:hint="cs"/>
          <w:b/>
          <w:bCs/>
          <w:rtl/>
        </w:rPr>
      </w:pPr>
      <w:r>
        <w:rPr>
          <w:rFonts w:hint="cs"/>
          <w:b/>
          <w:bCs/>
          <w:rtl/>
        </w:rPr>
        <w:t>הצבעה</w:t>
      </w:r>
    </w:p>
    <w:p w14:paraId="4337531E" w14:textId="77777777" w:rsidR="00000000" w:rsidRDefault="007C71EE">
      <w:pPr>
        <w:pStyle w:val="a"/>
        <w:jc w:val="center"/>
        <w:rPr>
          <w:rFonts w:hint="cs"/>
          <w:b/>
          <w:bCs/>
          <w:rtl/>
        </w:rPr>
      </w:pPr>
    </w:p>
    <w:p w14:paraId="3C7C7A0B" w14:textId="77777777" w:rsidR="00000000" w:rsidRDefault="007C71EE">
      <w:pPr>
        <w:pStyle w:val="a"/>
        <w:jc w:val="center"/>
        <w:rPr>
          <w:rFonts w:hint="cs"/>
          <w:rtl/>
        </w:rPr>
      </w:pPr>
      <w:r>
        <w:rPr>
          <w:rFonts w:hint="cs"/>
          <w:rtl/>
        </w:rPr>
        <w:t>ההסתייגות של חברת הכנסת יולי תמיר ל</w:t>
      </w:r>
      <w:r>
        <w:rPr>
          <w:rFonts w:hint="cs"/>
          <w:rtl/>
        </w:rPr>
        <w:t>סעיף 9 לא נתקבלה.</w:t>
      </w:r>
    </w:p>
    <w:p w14:paraId="0E62D12A" w14:textId="77777777" w:rsidR="00000000" w:rsidRDefault="007C71EE">
      <w:pPr>
        <w:pStyle w:val="a"/>
        <w:jc w:val="center"/>
        <w:rPr>
          <w:rFonts w:hint="cs"/>
          <w:rtl/>
        </w:rPr>
      </w:pPr>
    </w:p>
    <w:p w14:paraId="7FFEF193" w14:textId="77777777" w:rsidR="00000000" w:rsidRDefault="007C71EE">
      <w:pPr>
        <w:pStyle w:val="ad"/>
        <w:rPr>
          <w:rtl/>
        </w:rPr>
      </w:pPr>
      <w:r>
        <w:rPr>
          <w:rtl/>
        </w:rPr>
        <w:t>היו"ר ראובן ריבלין:</w:t>
      </w:r>
    </w:p>
    <w:p w14:paraId="728692E1" w14:textId="77777777" w:rsidR="00000000" w:rsidRDefault="007C71EE">
      <w:pPr>
        <w:pStyle w:val="a"/>
        <w:rPr>
          <w:rtl/>
        </w:rPr>
      </w:pPr>
    </w:p>
    <w:p w14:paraId="2FBDB2F5" w14:textId="77777777" w:rsidR="00000000" w:rsidRDefault="007C71EE">
      <w:pPr>
        <w:pStyle w:val="a"/>
        <w:rPr>
          <w:rFonts w:hint="cs"/>
          <w:rtl/>
        </w:rPr>
      </w:pPr>
      <w:r>
        <w:rPr>
          <w:rFonts w:hint="cs"/>
          <w:rtl/>
        </w:rPr>
        <w:t>הצעת חברת הכנסת יולי תמיר לא עברה.</w:t>
      </w:r>
    </w:p>
    <w:p w14:paraId="1B87262A" w14:textId="77777777" w:rsidR="00000000" w:rsidRDefault="007C71EE">
      <w:pPr>
        <w:pStyle w:val="a"/>
        <w:rPr>
          <w:rFonts w:hint="cs"/>
          <w:rtl/>
        </w:rPr>
      </w:pPr>
    </w:p>
    <w:p w14:paraId="2ACFE5D6" w14:textId="77777777" w:rsidR="00000000" w:rsidRDefault="007C71EE">
      <w:pPr>
        <w:pStyle w:val="a"/>
        <w:rPr>
          <w:rFonts w:hint="cs"/>
          <w:rtl/>
        </w:rPr>
      </w:pPr>
      <w:r>
        <w:rPr>
          <w:rFonts w:hint="cs"/>
          <w:rtl/>
        </w:rPr>
        <w:t>הצעת חבר הכנסת מיכאל מלכיאור - מי בעד? מי נגד? מי נמנע?</w:t>
      </w:r>
    </w:p>
    <w:p w14:paraId="04B10EA6" w14:textId="77777777" w:rsidR="00000000" w:rsidRDefault="007C71EE">
      <w:pPr>
        <w:pStyle w:val="a"/>
        <w:rPr>
          <w:rFonts w:hint="cs"/>
          <w:rtl/>
        </w:rPr>
      </w:pPr>
    </w:p>
    <w:p w14:paraId="178BA9DC" w14:textId="77777777" w:rsidR="00000000" w:rsidRDefault="007C71EE">
      <w:pPr>
        <w:pStyle w:val="a"/>
        <w:jc w:val="center"/>
        <w:rPr>
          <w:rFonts w:hint="cs"/>
          <w:b/>
          <w:bCs/>
          <w:rtl/>
        </w:rPr>
      </w:pPr>
      <w:r>
        <w:rPr>
          <w:rFonts w:hint="cs"/>
          <w:b/>
          <w:bCs/>
          <w:rtl/>
        </w:rPr>
        <w:t>הצבעה</w:t>
      </w:r>
    </w:p>
    <w:p w14:paraId="64000F32" w14:textId="77777777" w:rsidR="00000000" w:rsidRDefault="007C71EE">
      <w:pPr>
        <w:pStyle w:val="a"/>
        <w:jc w:val="center"/>
        <w:rPr>
          <w:rFonts w:hint="cs"/>
          <w:b/>
          <w:bCs/>
          <w:rtl/>
        </w:rPr>
      </w:pPr>
    </w:p>
    <w:p w14:paraId="7153ECCB" w14:textId="77777777" w:rsidR="00000000" w:rsidRDefault="007C71EE">
      <w:pPr>
        <w:pStyle w:val="a"/>
        <w:jc w:val="center"/>
        <w:rPr>
          <w:rFonts w:hint="cs"/>
          <w:rtl/>
        </w:rPr>
      </w:pPr>
      <w:r>
        <w:rPr>
          <w:rFonts w:hint="cs"/>
          <w:rtl/>
        </w:rPr>
        <w:t>ההסתייגות של חבר הכנסת מיכאל מלכיאור לסעיף 9 לא נתקבלה.</w:t>
      </w:r>
    </w:p>
    <w:p w14:paraId="3BB01CB6" w14:textId="77777777" w:rsidR="00000000" w:rsidRDefault="007C71EE">
      <w:pPr>
        <w:pStyle w:val="a"/>
        <w:jc w:val="center"/>
        <w:rPr>
          <w:rFonts w:hint="cs"/>
          <w:rtl/>
        </w:rPr>
      </w:pPr>
    </w:p>
    <w:p w14:paraId="6E4A3A6C" w14:textId="77777777" w:rsidR="00000000" w:rsidRDefault="007C71EE">
      <w:pPr>
        <w:pStyle w:val="ad"/>
        <w:rPr>
          <w:rtl/>
        </w:rPr>
      </w:pPr>
      <w:r>
        <w:rPr>
          <w:rtl/>
        </w:rPr>
        <w:t>היו"ר ראובן ריבלין:</w:t>
      </w:r>
    </w:p>
    <w:p w14:paraId="30B025F0" w14:textId="77777777" w:rsidR="00000000" w:rsidRDefault="007C71EE">
      <w:pPr>
        <w:pStyle w:val="a"/>
        <w:rPr>
          <w:rtl/>
        </w:rPr>
      </w:pPr>
    </w:p>
    <w:p w14:paraId="70AC46D2" w14:textId="77777777" w:rsidR="00000000" w:rsidRDefault="007C71EE">
      <w:pPr>
        <w:pStyle w:val="a"/>
        <w:rPr>
          <w:rFonts w:hint="cs"/>
          <w:rtl/>
        </w:rPr>
      </w:pPr>
      <w:r>
        <w:rPr>
          <w:rFonts w:hint="cs"/>
          <w:rtl/>
        </w:rPr>
        <w:t>הצעת חבר הכנסת מלכיאור לא עברה.</w:t>
      </w:r>
    </w:p>
    <w:p w14:paraId="1C25CFF1" w14:textId="77777777" w:rsidR="00000000" w:rsidRDefault="007C71EE">
      <w:pPr>
        <w:pStyle w:val="a"/>
        <w:rPr>
          <w:rFonts w:hint="cs"/>
          <w:rtl/>
        </w:rPr>
      </w:pPr>
    </w:p>
    <w:p w14:paraId="71A70885" w14:textId="77777777" w:rsidR="00000000" w:rsidRDefault="007C71EE">
      <w:pPr>
        <w:pStyle w:val="a"/>
        <w:rPr>
          <w:rFonts w:hint="cs"/>
          <w:rtl/>
        </w:rPr>
      </w:pPr>
      <w:r>
        <w:rPr>
          <w:rFonts w:hint="cs"/>
          <w:rtl/>
        </w:rPr>
        <w:t xml:space="preserve">הצעת </w:t>
      </w:r>
      <w:r>
        <w:rPr>
          <w:rFonts w:hint="cs"/>
          <w:rtl/>
        </w:rPr>
        <w:t>חבר הכנסת יצחק הרצוג - מי בעד? מי נגד? מי נמנע?</w:t>
      </w:r>
    </w:p>
    <w:p w14:paraId="2FFECA75" w14:textId="77777777" w:rsidR="00000000" w:rsidRDefault="007C71EE">
      <w:pPr>
        <w:pStyle w:val="a"/>
        <w:rPr>
          <w:rFonts w:hint="cs"/>
          <w:rtl/>
        </w:rPr>
      </w:pPr>
    </w:p>
    <w:p w14:paraId="5CA9B2F5" w14:textId="77777777" w:rsidR="00000000" w:rsidRDefault="007C71EE">
      <w:pPr>
        <w:pStyle w:val="a"/>
        <w:jc w:val="center"/>
        <w:rPr>
          <w:b/>
          <w:bCs/>
          <w:rtl/>
        </w:rPr>
      </w:pPr>
    </w:p>
    <w:p w14:paraId="754353A4" w14:textId="77777777" w:rsidR="00000000" w:rsidRDefault="007C71EE">
      <w:pPr>
        <w:pStyle w:val="a"/>
        <w:jc w:val="center"/>
        <w:rPr>
          <w:rFonts w:hint="cs"/>
          <w:b/>
          <w:bCs/>
          <w:rtl/>
        </w:rPr>
      </w:pPr>
      <w:r>
        <w:rPr>
          <w:rFonts w:hint="cs"/>
          <w:b/>
          <w:bCs/>
          <w:rtl/>
        </w:rPr>
        <w:t>הצבעה</w:t>
      </w:r>
    </w:p>
    <w:p w14:paraId="32ECB756" w14:textId="77777777" w:rsidR="00000000" w:rsidRDefault="007C71EE">
      <w:pPr>
        <w:pStyle w:val="a"/>
        <w:jc w:val="center"/>
        <w:rPr>
          <w:rFonts w:hint="cs"/>
          <w:b/>
          <w:bCs/>
          <w:rtl/>
        </w:rPr>
      </w:pPr>
    </w:p>
    <w:p w14:paraId="3E42225A" w14:textId="77777777" w:rsidR="00000000" w:rsidRDefault="007C71EE">
      <w:pPr>
        <w:pStyle w:val="a"/>
        <w:jc w:val="center"/>
        <w:rPr>
          <w:rFonts w:hint="cs"/>
          <w:rtl/>
        </w:rPr>
      </w:pPr>
      <w:r>
        <w:rPr>
          <w:rFonts w:hint="cs"/>
          <w:rtl/>
        </w:rPr>
        <w:t>ההסתייגות של חבר הכנסת יצחק הרצוג לסעיף 9 לא נתקבלה.</w:t>
      </w:r>
    </w:p>
    <w:p w14:paraId="0A2CB4CF" w14:textId="77777777" w:rsidR="00000000" w:rsidRDefault="007C71EE">
      <w:pPr>
        <w:pStyle w:val="a"/>
        <w:jc w:val="center"/>
        <w:rPr>
          <w:rFonts w:hint="cs"/>
          <w:rtl/>
        </w:rPr>
      </w:pPr>
    </w:p>
    <w:p w14:paraId="70212211" w14:textId="77777777" w:rsidR="00000000" w:rsidRDefault="007C71EE">
      <w:pPr>
        <w:pStyle w:val="ad"/>
        <w:rPr>
          <w:rtl/>
        </w:rPr>
      </w:pPr>
      <w:r>
        <w:rPr>
          <w:rtl/>
        </w:rPr>
        <w:t>היו"ר ראובן ריבלין:</w:t>
      </w:r>
    </w:p>
    <w:p w14:paraId="4224E135" w14:textId="77777777" w:rsidR="00000000" w:rsidRDefault="007C71EE">
      <w:pPr>
        <w:pStyle w:val="a"/>
        <w:rPr>
          <w:rtl/>
        </w:rPr>
      </w:pPr>
    </w:p>
    <w:p w14:paraId="1BE091FC" w14:textId="77777777" w:rsidR="00000000" w:rsidRDefault="007C71EE">
      <w:pPr>
        <w:pStyle w:val="a"/>
        <w:rPr>
          <w:rFonts w:hint="cs"/>
          <w:rtl/>
        </w:rPr>
      </w:pPr>
      <w:r>
        <w:rPr>
          <w:rFonts w:hint="cs"/>
          <w:rtl/>
        </w:rPr>
        <w:t>הצעת חבר הכנסת הרצוג לא עברה.</w:t>
      </w:r>
    </w:p>
    <w:p w14:paraId="114D4153" w14:textId="77777777" w:rsidR="00000000" w:rsidRDefault="007C71EE">
      <w:pPr>
        <w:pStyle w:val="a"/>
        <w:rPr>
          <w:rFonts w:hint="cs"/>
          <w:rtl/>
        </w:rPr>
      </w:pPr>
    </w:p>
    <w:p w14:paraId="5BCFB949" w14:textId="77777777" w:rsidR="00000000" w:rsidRDefault="007C71EE">
      <w:pPr>
        <w:pStyle w:val="a"/>
        <w:rPr>
          <w:rFonts w:hint="cs"/>
          <w:rtl/>
        </w:rPr>
      </w:pPr>
      <w:r>
        <w:rPr>
          <w:rFonts w:hint="cs"/>
          <w:rtl/>
        </w:rPr>
        <w:t>הצעת חבר הכנסת חיים רמון - מי בעד? מי נגד? מי נמנע?</w:t>
      </w:r>
    </w:p>
    <w:p w14:paraId="4B03FED5" w14:textId="77777777" w:rsidR="00000000" w:rsidRDefault="007C71EE">
      <w:pPr>
        <w:pStyle w:val="a"/>
        <w:rPr>
          <w:rFonts w:hint="cs"/>
          <w:rtl/>
        </w:rPr>
      </w:pPr>
    </w:p>
    <w:p w14:paraId="73541EFF" w14:textId="77777777" w:rsidR="00000000" w:rsidRDefault="007C71EE">
      <w:pPr>
        <w:pStyle w:val="a"/>
        <w:jc w:val="center"/>
        <w:rPr>
          <w:rFonts w:hint="cs"/>
          <w:b/>
          <w:bCs/>
          <w:rtl/>
        </w:rPr>
      </w:pPr>
      <w:r>
        <w:rPr>
          <w:rFonts w:hint="cs"/>
          <w:b/>
          <w:bCs/>
          <w:rtl/>
        </w:rPr>
        <w:t>הצבעה</w:t>
      </w:r>
    </w:p>
    <w:p w14:paraId="7D3612DF" w14:textId="77777777" w:rsidR="00000000" w:rsidRDefault="007C71EE">
      <w:pPr>
        <w:pStyle w:val="a"/>
        <w:jc w:val="center"/>
        <w:rPr>
          <w:rFonts w:hint="cs"/>
          <w:b/>
          <w:bCs/>
          <w:rtl/>
        </w:rPr>
      </w:pPr>
    </w:p>
    <w:p w14:paraId="1E7EE721" w14:textId="77777777" w:rsidR="00000000" w:rsidRDefault="007C71EE">
      <w:pPr>
        <w:pStyle w:val="a"/>
        <w:jc w:val="center"/>
        <w:rPr>
          <w:rFonts w:hint="cs"/>
          <w:rtl/>
        </w:rPr>
      </w:pPr>
      <w:r>
        <w:rPr>
          <w:rFonts w:hint="cs"/>
          <w:b/>
          <w:bCs/>
          <w:rtl/>
        </w:rPr>
        <w:tab/>
      </w:r>
      <w:r>
        <w:rPr>
          <w:rFonts w:hint="cs"/>
          <w:rtl/>
        </w:rPr>
        <w:t>ההסתייגות של חבר הכנסת חיים רמון</w:t>
      </w:r>
      <w:r>
        <w:rPr>
          <w:rFonts w:hint="cs"/>
          <w:rtl/>
        </w:rPr>
        <w:t xml:space="preserve"> לסעיף 9 לא נתקבלה.</w:t>
      </w:r>
    </w:p>
    <w:p w14:paraId="0575A90B" w14:textId="77777777" w:rsidR="00000000" w:rsidRDefault="007C71EE">
      <w:pPr>
        <w:pStyle w:val="a"/>
        <w:jc w:val="center"/>
        <w:rPr>
          <w:rFonts w:hint="cs"/>
          <w:rtl/>
        </w:rPr>
      </w:pPr>
    </w:p>
    <w:p w14:paraId="0DE2CC7D" w14:textId="77777777" w:rsidR="00000000" w:rsidRDefault="007C71EE">
      <w:pPr>
        <w:pStyle w:val="ad"/>
        <w:rPr>
          <w:rtl/>
        </w:rPr>
      </w:pPr>
      <w:r>
        <w:rPr>
          <w:rtl/>
        </w:rPr>
        <w:t>היו"ר ראובן ריבלין:</w:t>
      </w:r>
    </w:p>
    <w:p w14:paraId="50CB8172" w14:textId="77777777" w:rsidR="00000000" w:rsidRDefault="007C71EE">
      <w:pPr>
        <w:pStyle w:val="a"/>
        <w:rPr>
          <w:rtl/>
        </w:rPr>
      </w:pPr>
    </w:p>
    <w:p w14:paraId="2A31C86F" w14:textId="77777777" w:rsidR="00000000" w:rsidRDefault="007C71EE">
      <w:pPr>
        <w:pStyle w:val="a"/>
        <w:rPr>
          <w:rFonts w:hint="cs"/>
          <w:rtl/>
        </w:rPr>
      </w:pPr>
      <w:r>
        <w:rPr>
          <w:rFonts w:hint="cs"/>
          <w:rtl/>
        </w:rPr>
        <w:t>הצעת חבר הכנסת רמון לא עברה.</w:t>
      </w:r>
    </w:p>
    <w:p w14:paraId="52E311E1" w14:textId="77777777" w:rsidR="00000000" w:rsidRDefault="007C71EE">
      <w:pPr>
        <w:pStyle w:val="a"/>
        <w:rPr>
          <w:rFonts w:hint="cs"/>
          <w:rtl/>
        </w:rPr>
      </w:pPr>
    </w:p>
    <w:p w14:paraId="6C31D07C" w14:textId="77777777" w:rsidR="00000000" w:rsidRDefault="007C71EE">
      <w:pPr>
        <w:pStyle w:val="a"/>
        <w:rPr>
          <w:rFonts w:hint="cs"/>
          <w:rtl/>
        </w:rPr>
      </w:pPr>
      <w:r>
        <w:rPr>
          <w:rFonts w:hint="cs"/>
          <w:rtl/>
        </w:rPr>
        <w:t>הצעת חבר הכנסת דני יתום - מי בעד? מי נגד? מי נמנע?</w:t>
      </w:r>
    </w:p>
    <w:p w14:paraId="4E180687" w14:textId="77777777" w:rsidR="00000000" w:rsidRDefault="007C71EE">
      <w:pPr>
        <w:pStyle w:val="a"/>
        <w:rPr>
          <w:rFonts w:hint="cs"/>
          <w:rtl/>
        </w:rPr>
      </w:pPr>
    </w:p>
    <w:p w14:paraId="0ABF4F06" w14:textId="77777777" w:rsidR="00000000" w:rsidRDefault="007C71EE">
      <w:pPr>
        <w:pStyle w:val="a"/>
        <w:jc w:val="center"/>
        <w:rPr>
          <w:rFonts w:hint="cs"/>
          <w:b/>
          <w:bCs/>
          <w:rtl/>
        </w:rPr>
      </w:pPr>
      <w:r>
        <w:rPr>
          <w:rFonts w:hint="cs"/>
          <w:b/>
          <w:bCs/>
          <w:rtl/>
        </w:rPr>
        <w:t>הצבעה</w:t>
      </w:r>
    </w:p>
    <w:p w14:paraId="684754D2" w14:textId="77777777" w:rsidR="00000000" w:rsidRDefault="007C71EE">
      <w:pPr>
        <w:pStyle w:val="a"/>
        <w:jc w:val="center"/>
        <w:rPr>
          <w:rFonts w:hint="cs"/>
          <w:b/>
          <w:bCs/>
          <w:rtl/>
        </w:rPr>
      </w:pPr>
    </w:p>
    <w:p w14:paraId="138DEC9C" w14:textId="77777777" w:rsidR="00000000" w:rsidRDefault="007C71EE">
      <w:pPr>
        <w:pStyle w:val="a"/>
        <w:jc w:val="center"/>
        <w:rPr>
          <w:rFonts w:hint="cs"/>
          <w:rtl/>
        </w:rPr>
      </w:pPr>
      <w:r>
        <w:rPr>
          <w:rFonts w:hint="cs"/>
          <w:rtl/>
        </w:rPr>
        <w:t>ההסתייגות של חבר הכנסת דני יתום לסעיף 9 לא נתקבלה.</w:t>
      </w:r>
    </w:p>
    <w:p w14:paraId="46BADADD" w14:textId="77777777" w:rsidR="00000000" w:rsidRDefault="007C71EE">
      <w:pPr>
        <w:pStyle w:val="a"/>
        <w:jc w:val="center"/>
        <w:rPr>
          <w:rFonts w:hint="cs"/>
          <w:rtl/>
        </w:rPr>
      </w:pPr>
    </w:p>
    <w:p w14:paraId="096B20FD" w14:textId="77777777" w:rsidR="00000000" w:rsidRDefault="007C71EE">
      <w:pPr>
        <w:pStyle w:val="ad"/>
        <w:rPr>
          <w:rtl/>
        </w:rPr>
      </w:pPr>
      <w:r>
        <w:rPr>
          <w:rtl/>
        </w:rPr>
        <w:t>היו"ר ראובן ריבלין:</w:t>
      </w:r>
    </w:p>
    <w:p w14:paraId="6DDD2F12" w14:textId="77777777" w:rsidR="00000000" w:rsidRDefault="007C71EE">
      <w:pPr>
        <w:pStyle w:val="a"/>
        <w:rPr>
          <w:rtl/>
        </w:rPr>
      </w:pPr>
    </w:p>
    <w:p w14:paraId="5963C956" w14:textId="77777777" w:rsidR="00000000" w:rsidRDefault="007C71EE">
      <w:pPr>
        <w:pStyle w:val="a"/>
        <w:rPr>
          <w:rFonts w:hint="cs"/>
          <w:rtl/>
        </w:rPr>
      </w:pPr>
      <w:r>
        <w:rPr>
          <w:rFonts w:hint="cs"/>
          <w:rtl/>
        </w:rPr>
        <w:t>הצעת חבר הכנסת דני יתום לא עברה.</w:t>
      </w:r>
    </w:p>
    <w:p w14:paraId="642FD590" w14:textId="77777777" w:rsidR="00000000" w:rsidRDefault="007C71EE">
      <w:pPr>
        <w:pStyle w:val="a"/>
        <w:rPr>
          <w:rFonts w:hint="cs"/>
          <w:rtl/>
        </w:rPr>
      </w:pPr>
    </w:p>
    <w:p w14:paraId="1A20CFAE" w14:textId="77777777" w:rsidR="00000000" w:rsidRDefault="007C71EE">
      <w:pPr>
        <w:pStyle w:val="a"/>
        <w:rPr>
          <w:rFonts w:hint="cs"/>
          <w:rtl/>
        </w:rPr>
      </w:pPr>
      <w:r>
        <w:rPr>
          <w:rFonts w:hint="cs"/>
          <w:rtl/>
        </w:rPr>
        <w:t>הצעת חבר הכנסת אית</w:t>
      </w:r>
      <w:r>
        <w:rPr>
          <w:rFonts w:hint="cs"/>
          <w:rtl/>
        </w:rPr>
        <w:t>ן כבל - מי בעד? מי נגד? מי נמנע?</w:t>
      </w:r>
    </w:p>
    <w:p w14:paraId="77CBFBEE" w14:textId="77777777" w:rsidR="00000000" w:rsidRDefault="007C71EE">
      <w:pPr>
        <w:pStyle w:val="a"/>
        <w:rPr>
          <w:rFonts w:hint="cs"/>
          <w:rtl/>
        </w:rPr>
      </w:pPr>
    </w:p>
    <w:p w14:paraId="678CE2BA" w14:textId="77777777" w:rsidR="00000000" w:rsidRDefault="007C71EE">
      <w:pPr>
        <w:pStyle w:val="a"/>
        <w:jc w:val="center"/>
        <w:rPr>
          <w:rFonts w:hint="cs"/>
          <w:b/>
          <w:bCs/>
          <w:rtl/>
        </w:rPr>
      </w:pPr>
      <w:r>
        <w:rPr>
          <w:rFonts w:hint="cs"/>
          <w:b/>
          <w:bCs/>
          <w:rtl/>
        </w:rPr>
        <w:t>הצבעה</w:t>
      </w:r>
    </w:p>
    <w:p w14:paraId="22E2F0C9" w14:textId="77777777" w:rsidR="00000000" w:rsidRDefault="007C71EE">
      <w:pPr>
        <w:pStyle w:val="a"/>
        <w:jc w:val="center"/>
        <w:rPr>
          <w:rFonts w:hint="cs"/>
          <w:b/>
          <w:bCs/>
          <w:rtl/>
        </w:rPr>
      </w:pPr>
    </w:p>
    <w:p w14:paraId="773C021E" w14:textId="77777777" w:rsidR="00000000" w:rsidRDefault="007C71EE">
      <w:pPr>
        <w:pStyle w:val="a"/>
        <w:jc w:val="center"/>
        <w:rPr>
          <w:rFonts w:hint="cs"/>
          <w:rtl/>
        </w:rPr>
      </w:pPr>
      <w:r>
        <w:rPr>
          <w:rFonts w:hint="cs"/>
          <w:rtl/>
        </w:rPr>
        <w:t>ההסתייגות של חבר הכנסת איתן כבל לסעיף 9 לא נתקבלה.</w:t>
      </w:r>
    </w:p>
    <w:p w14:paraId="542A3474" w14:textId="77777777" w:rsidR="00000000" w:rsidRDefault="007C71EE">
      <w:pPr>
        <w:pStyle w:val="a"/>
        <w:jc w:val="center"/>
        <w:rPr>
          <w:rFonts w:hint="cs"/>
          <w:rtl/>
        </w:rPr>
      </w:pPr>
    </w:p>
    <w:p w14:paraId="722B3435" w14:textId="77777777" w:rsidR="00000000" w:rsidRDefault="007C71EE">
      <w:pPr>
        <w:pStyle w:val="ad"/>
        <w:rPr>
          <w:rtl/>
        </w:rPr>
      </w:pPr>
    </w:p>
    <w:p w14:paraId="7E7ECEEF" w14:textId="77777777" w:rsidR="00000000" w:rsidRDefault="007C71EE">
      <w:pPr>
        <w:pStyle w:val="ad"/>
        <w:rPr>
          <w:rtl/>
        </w:rPr>
      </w:pPr>
      <w:r>
        <w:rPr>
          <w:rtl/>
        </w:rPr>
        <w:t>היו"ר ראובן ריבלין:</w:t>
      </w:r>
    </w:p>
    <w:p w14:paraId="61D5A66D" w14:textId="77777777" w:rsidR="00000000" w:rsidRDefault="007C71EE">
      <w:pPr>
        <w:pStyle w:val="a"/>
        <w:rPr>
          <w:rtl/>
        </w:rPr>
      </w:pPr>
    </w:p>
    <w:p w14:paraId="5C5E8A53" w14:textId="77777777" w:rsidR="00000000" w:rsidRDefault="007C71EE">
      <w:pPr>
        <w:pStyle w:val="a"/>
        <w:rPr>
          <w:rFonts w:hint="cs"/>
          <w:rtl/>
        </w:rPr>
      </w:pPr>
      <w:r>
        <w:rPr>
          <w:rFonts w:hint="cs"/>
          <w:rtl/>
        </w:rPr>
        <w:t>הצעתו של חבר הכנסת כבל לא נתקבלה.</w:t>
      </w:r>
    </w:p>
    <w:p w14:paraId="31ED6D1E" w14:textId="77777777" w:rsidR="00000000" w:rsidRDefault="007C71EE">
      <w:pPr>
        <w:pStyle w:val="a"/>
        <w:rPr>
          <w:rFonts w:hint="cs"/>
          <w:rtl/>
        </w:rPr>
      </w:pPr>
    </w:p>
    <w:p w14:paraId="7C7FDF01" w14:textId="77777777" w:rsidR="00000000" w:rsidRDefault="007C71EE">
      <w:pPr>
        <w:pStyle w:val="a"/>
        <w:rPr>
          <w:rFonts w:hint="cs"/>
          <w:rtl/>
        </w:rPr>
      </w:pPr>
      <w:r>
        <w:rPr>
          <w:rFonts w:hint="cs"/>
          <w:rtl/>
        </w:rPr>
        <w:t>הצעת חבר הכנסת אברהם שוחט - מי בעד? מי נגד? מי נמנע?</w:t>
      </w:r>
    </w:p>
    <w:p w14:paraId="509B11AA" w14:textId="77777777" w:rsidR="00000000" w:rsidRDefault="007C71EE">
      <w:pPr>
        <w:pStyle w:val="a"/>
        <w:rPr>
          <w:rFonts w:hint="cs"/>
          <w:rtl/>
        </w:rPr>
      </w:pPr>
    </w:p>
    <w:p w14:paraId="68017A9A" w14:textId="77777777" w:rsidR="00000000" w:rsidRDefault="007C71EE">
      <w:pPr>
        <w:pStyle w:val="a"/>
        <w:jc w:val="center"/>
        <w:rPr>
          <w:rFonts w:hint="cs"/>
          <w:b/>
          <w:bCs/>
          <w:rtl/>
        </w:rPr>
      </w:pPr>
      <w:r>
        <w:rPr>
          <w:rFonts w:hint="cs"/>
          <w:b/>
          <w:bCs/>
          <w:rtl/>
        </w:rPr>
        <w:t>הצבעה</w:t>
      </w:r>
    </w:p>
    <w:p w14:paraId="1BC9499A" w14:textId="77777777" w:rsidR="00000000" w:rsidRDefault="007C71EE">
      <w:pPr>
        <w:pStyle w:val="a"/>
        <w:jc w:val="center"/>
        <w:rPr>
          <w:rFonts w:hint="cs"/>
          <w:b/>
          <w:bCs/>
          <w:rtl/>
        </w:rPr>
      </w:pPr>
    </w:p>
    <w:p w14:paraId="141962C1" w14:textId="77777777" w:rsidR="00000000" w:rsidRDefault="007C71EE">
      <w:pPr>
        <w:pStyle w:val="a"/>
        <w:jc w:val="center"/>
        <w:rPr>
          <w:rFonts w:hint="cs"/>
          <w:rtl/>
        </w:rPr>
      </w:pPr>
      <w:r>
        <w:rPr>
          <w:rFonts w:hint="cs"/>
          <w:rtl/>
        </w:rPr>
        <w:t>ההסתייגות של חבר הכנסת אברהם בייגה שוחט לסעיף</w:t>
      </w:r>
      <w:r>
        <w:rPr>
          <w:rFonts w:hint="cs"/>
          <w:rtl/>
        </w:rPr>
        <w:t xml:space="preserve"> 9 לא נתקבלה.</w:t>
      </w:r>
    </w:p>
    <w:p w14:paraId="2CEE365E" w14:textId="77777777" w:rsidR="00000000" w:rsidRDefault="007C71EE">
      <w:pPr>
        <w:pStyle w:val="a"/>
        <w:jc w:val="center"/>
        <w:rPr>
          <w:rFonts w:hint="cs"/>
          <w:rtl/>
        </w:rPr>
      </w:pPr>
    </w:p>
    <w:p w14:paraId="49A88D17" w14:textId="77777777" w:rsidR="00000000" w:rsidRDefault="007C71EE">
      <w:pPr>
        <w:pStyle w:val="ad"/>
        <w:rPr>
          <w:rtl/>
        </w:rPr>
      </w:pPr>
      <w:r>
        <w:rPr>
          <w:rtl/>
        </w:rPr>
        <w:t>היו"ר ראובן ריבלין:</w:t>
      </w:r>
    </w:p>
    <w:p w14:paraId="62397622" w14:textId="77777777" w:rsidR="00000000" w:rsidRDefault="007C71EE">
      <w:pPr>
        <w:pStyle w:val="a"/>
        <w:rPr>
          <w:rtl/>
        </w:rPr>
      </w:pPr>
    </w:p>
    <w:p w14:paraId="5175DAD4" w14:textId="77777777" w:rsidR="00000000" w:rsidRDefault="007C71EE">
      <w:pPr>
        <w:pStyle w:val="a"/>
        <w:rPr>
          <w:rFonts w:hint="cs"/>
          <w:rtl/>
        </w:rPr>
      </w:pPr>
      <w:r>
        <w:rPr>
          <w:rFonts w:hint="cs"/>
          <w:rtl/>
        </w:rPr>
        <w:t>הצעת חבר הכנסת שוחט לא נתקבלה.</w:t>
      </w:r>
    </w:p>
    <w:p w14:paraId="3158E71C" w14:textId="77777777" w:rsidR="00000000" w:rsidRDefault="007C71EE">
      <w:pPr>
        <w:pStyle w:val="a"/>
        <w:rPr>
          <w:rFonts w:hint="cs"/>
          <w:rtl/>
        </w:rPr>
      </w:pPr>
    </w:p>
    <w:p w14:paraId="3AA6ECD2" w14:textId="77777777" w:rsidR="00000000" w:rsidRDefault="007C71EE">
      <w:pPr>
        <w:pStyle w:val="a"/>
        <w:rPr>
          <w:rFonts w:hint="cs"/>
          <w:rtl/>
        </w:rPr>
      </w:pPr>
      <w:r>
        <w:rPr>
          <w:rFonts w:hint="cs"/>
          <w:rtl/>
        </w:rPr>
        <w:t>הצעת חברת הכנסת קולט אביטל - מי בעד? מי נגד? מי נמנע?</w:t>
      </w:r>
    </w:p>
    <w:p w14:paraId="30D8115A" w14:textId="77777777" w:rsidR="00000000" w:rsidRDefault="007C71EE">
      <w:pPr>
        <w:pStyle w:val="a"/>
        <w:rPr>
          <w:rFonts w:hint="cs"/>
          <w:rtl/>
        </w:rPr>
      </w:pPr>
    </w:p>
    <w:p w14:paraId="6C1E7419" w14:textId="77777777" w:rsidR="00000000" w:rsidRDefault="007C71EE">
      <w:pPr>
        <w:pStyle w:val="a"/>
        <w:jc w:val="center"/>
        <w:rPr>
          <w:rFonts w:hint="cs"/>
          <w:b/>
          <w:bCs/>
          <w:rtl/>
        </w:rPr>
      </w:pPr>
      <w:r>
        <w:rPr>
          <w:rFonts w:hint="cs"/>
          <w:b/>
          <w:bCs/>
          <w:rtl/>
        </w:rPr>
        <w:t>הצבעה</w:t>
      </w:r>
    </w:p>
    <w:p w14:paraId="6758CB15" w14:textId="77777777" w:rsidR="00000000" w:rsidRDefault="007C71EE">
      <w:pPr>
        <w:pStyle w:val="a"/>
        <w:jc w:val="center"/>
        <w:rPr>
          <w:rFonts w:hint="cs"/>
          <w:b/>
          <w:bCs/>
          <w:rtl/>
        </w:rPr>
      </w:pPr>
    </w:p>
    <w:p w14:paraId="5473C2F6" w14:textId="77777777" w:rsidR="00000000" w:rsidRDefault="007C71EE">
      <w:pPr>
        <w:pStyle w:val="a"/>
        <w:jc w:val="center"/>
        <w:rPr>
          <w:rFonts w:hint="cs"/>
          <w:rtl/>
        </w:rPr>
      </w:pPr>
      <w:r>
        <w:rPr>
          <w:rFonts w:hint="cs"/>
          <w:rtl/>
        </w:rPr>
        <w:t>ההסתייגות של חברת הכנסת קולט אביטל לסעיף 9 לא נתקבלה.</w:t>
      </w:r>
    </w:p>
    <w:p w14:paraId="780B4B81" w14:textId="77777777" w:rsidR="00000000" w:rsidRDefault="007C71EE">
      <w:pPr>
        <w:pStyle w:val="a"/>
        <w:jc w:val="center"/>
        <w:rPr>
          <w:rFonts w:hint="cs"/>
          <w:rtl/>
        </w:rPr>
      </w:pPr>
    </w:p>
    <w:p w14:paraId="645C8288" w14:textId="77777777" w:rsidR="00000000" w:rsidRDefault="007C71EE">
      <w:pPr>
        <w:pStyle w:val="ad"/>
        <w:rPr>
          <w:rtl/>
        </w:rPr>
      </w:pPr>
      <w:r>
        <w:rPr>
          <w:rtl/>
        </w:rPr>
        <w:t>היו"ר ראובן ריבלין:</w:t>
      </w:r>
    </w:p>
    <w:p w14:paraId="4C08802F" w14:textId="77777777" w:rsidR="00000000" w:rsidRDefault="007C71EE">
      <w:pPr>
        <w:pStyle w:val="a"/>
        <w:rPr>
          <w:rtl/>
        </w:rPr>
      </w:pPr>
    </w:p>
    <w:p w14:paraId="7D2A70AC" w14:textId="77777777" w:rsidR="00000000" w:rsidRDefault="007C71EE">
      <w:pPr>
        <w:pStyle w:val="a"/>
        <w:rPr>
          <w:rFonts w:hint="cs"/>
          <w:rtl/>
        </w:rPr>
      </w:pPr>
      <w:r>
        <w:rPr>
          <w:rFonts w:hint="cs"/>
          <w:rtl/>
        </w:rPr>
        <w:t>הצעת חברת הכנסת קולט אביטל לא נתקבלה.</w:t>
      </w:r>
    </w:p>
    <w:p w14:paraId="60318260" w14:textId="77777777" w:rsidR="00000000" w:rsidRDefault="007C71EE">
      <w:pPr>
        <w:pStyle w:val="a"/>
        <w:rPr>
          <w:rFonts w:hint="cs"/>
          <w:rtl/>
        </w:rPr>
      </w:pPr>
    </w:p>
    <w:p w14:paraId="66637B82" w14:textId="77777777" w:rsidR="00000000" w:rsidRDefault="007C71EE">
      <w:pPr>
        <w:pStyle w:val="a"/>
        <w:rPr>
          <w:rFonts w:hint="cs"/>
          <w:rtl/>
        </w:rPr>
      </w:pPr>
      <w:r>
        <w:rPr>
          <w:rFonts w:hint="cs"/>
          <w:rtl/>
        </w:rPr>
        <w:t>הצעת חבר הכ</w:t>
      </w:r>
      <w:r>
        <w:rPr>
          <w:rFonts w:hint="cs"/>
          <w:rtl/>
        </w:rPr>
        <w:t>נסת שלום שמחון - מי בעד? מי נגד? מי נמנע?</w:t>
      </w:r>
    </w:p>
    <w:p w14:paraId="118613E1" w14:textId="77777777" w:rsidR="00000000" w:rsidRDefault="007C71EE">
      <w:pPr>
        <w:pStyle w:val="a"/>
        <w:rPr>
          <w:rFonts w:hint="cs"/>
          <w:rtl/>
        </w:rPr>
      </w:pPr>
    </w:p>
    <w:p w14:paraId="5FB5568F" w14:textId="77777777" w:rsidR="00000000" w:rsidRDefault="007C71EE">
      <w:pPr>
        <w:pStyle w:val="a"/>
        <w:jc w:val="center"/>
        <w:rPr>
          <w:rFonts w:hint="cs"/>
          <w:b/>
          <w:bCs/>
          <w:rtl/>
        </w:rPr>
      </w:pPr>
      <w:r>
        <w:rPr>
          <w:rFonts w:hint="cs"/>
          <w:b/>
          <w:bCs/>
          <w:rtl/>
        </w:rPr>
        <w:t>הצבעה</w:t>
      </w:r>
    </w:p>
    <w:p w14:paraId="4AC69227" w14:textId="77777777" w:rsidR="00000000" w:rsidRDefault="007C71EE">
      <w:pPr>
        <w:pStyle w:val="a"/>
        <w:jc w:val="center"/>
        <w:rPr>
          <w:rFonts w:hint="cs"/>
          <w:b/>
          <w:bCs/>
          <w:rtl/>
        </w:rPr>
      </w:pPr>
    </w:p>
    <w:p w14:paraId="3EE1B2B7" w14:textId="77777777" w:rsidR="00000000" w:rsidRDefault="007C71EE">
      <w:pPr>
        <w:pStyle w:val="a"/>
        <w:jc w:val="center"/>
        <w:rPr>
          <w:rFonts w:hint="cs"/>
          <w:rtl/>
        </w:rPr>
      </w:pPr>
      <w:r>
        <w:rPr>
          <w:rFonts w:hint="cs"/>
          <w:rtl/>
        </w:rPr>
        <w:t>ההסתייגות של חבר הכנסת שלום שמחון לסעיף 9 לא נתקבלה.</w:t>
      </w:r>
    </w:p>
    <w:p w14:paraId="7391FA6F" w14:textId="77777777" w:rsidR="00000000" w:rsidRDefault="007C71EE">
      <w:pPr>
        <w:pStyle w:val="a"/>
        <w:jc w:val="center"/>
        <w:rPr>
          <w:rFonts w:hint="cs"/>
          <w:rtl/>
        </w:rPr>
      </w:pPr>
    </w:p>
    <w:p w14:paraId="42415A01" w14:textId="77777777" w:rsidR="00000000" w:rsidRDefault="007C71EE">
      <w:pPr>
        <w:pStyle w:val="ad"/>
        <w:rPr>
          <w:rtl/>
        </w:rPr>
      </w:pPr>
      <w:r>
        <w:rPr>
          <w:rtl/>
        </w:rPr>
        <w:t>היו"ר ראובן ריבלין:</w:t>
      </w:r>
    </w:p>
    <w:p w14:paraId="60269E92" w14:textId="77777777" w:rsidR="00000000" w:rsidRDefault="007C71EE">
      <w:pPr>
        <w:pStyle w:val="a"/>
        <w:rPr>
          <w:rtl/>
        </w:rPr>
      </w:pPr>
    </w:p>
    <w:p w14:paraId="449E2872" w14:textId="77777777" w:rsidR="00000000" w:rsidRDefault="007C71EE">
      <w:pPr>
        <w:pStyle w:val="a"/>
        <w:rPr>
          <w:rFonts w:hint="cs"/>
          <w:rtl/>
        </w:rPr>
      </w:pPr>
      <w:r>
        <w:rPr>
          <w:rFonts w:hint="cs"/>
          <w:rtl/>
        </w:rPr>
        <w:t>הצעת חבר הכנסת שמחון לא נתקבלה.</w:t>
      </w:r>
    </w:p>
    <w:p w14:paraId="02827C5A" w14:textId="77777777" w:rsidR="00000000" w:rsidRDefault="007C71EE">
      <w:pPr>
        <w:pStyle w:val="a"/>
        <w:rPr>
          <w:rFonts w:hint="cs"/>
          <w:rtl/>
        </w:rPr>
      </w:pPr>
    </w:p>
    <w:p w14:paraId="62E9417D" w14:textId="77777777" w:rsidR="00000000" w:rsidRDefault="007C71EE">
      <w:pPr>
        <w:pStyle w:val="a"/>
        <w:rPr>
          <w:rFonts w:hint="cs"/>
          <w:rtl/>
        </w:rPr>
      </w:pPr>
      <w:r>
        <w:rPr>
          <w:rFonts w:hint="cs"/>
          <w:rtl/>
        </w:rPr>
        <w:t>הצעת חברת הכנסת אורית נוקד - מי בעד? מי נגד? מי נמנע?</w:t>
      </w:r>
    </w:p>
    <w:p w14:paraId="29824C7A" w14:textId="77777777" w:rsidR="00000000" w:rsidRDefault="007C71EE">
      <w:pPr>
        <w:pStyle w:val="a"/>
        <w:rPr>
          <w:rFonts w:hint="cs"/>
          <w:rtl/>
        </w:rPr>
      </w:pPr>
    </w:p>
    <w:p w14:paraId="06BCBCAA" w14:textId="77777777" w:rsidR="00000000" w:rsidRDefault="007C71EE">
      <w:pPr>
        <w:pStyle w:val="a"/>
        <w:jc w:val="center"/>
        <w:rPr>
          <w:b/>
          <w:bCs/>
          <w:rtl/>
        </w:rPr>
      </w:pPr>
    </w:p>
    <w:p w14:paraId="119E7F28" w14:textId="77777777" w:rsidR="00000000" w:rsidRDefault="007C71EE">
      <w:pPr>
        <w:pStyle w:val="a"/>
        <w:jc w:val="center"/>
        <w:rPr>
          <w:rFonts w:hint="cs"/>
          <w:b/>
          <w:bCs/>
          <w:rtl/>
        </w:rPr>
      </w:pPr>
      <w:r>
        <w:rPr>
          <w:rFonts w:hint="cs"/>
          <w:b/>
          <w:bCs/>
          <w:rtl/>
        </w:rPr>
        <w:t>הצבעה</w:t>
      </w:r>
    </w:p>
    <w:p w14:paraId="0880DA41" w14:textId="77777777" w:rsidR="00000000" w:rsidRDefault="007C71EE">
      <w:pPr>
        <w:pStyle w:val="a"/>
        <w:jc w:val="center"/>
        <w:rPr>
          <w:rFonts w:hint="cs"/>
          <w:b/>
          <w:bCs/>
          <w:rtl/>
        </w:rPr>
      </w:pPr>
    </w:p>
    <w:p w14:paraId="5241B658" w14:textId="77777777" w:rsidR="00000000" w:rsidRDefault="007C71EE">
      <w:pPr>
        <w:pStyle w:val="a"/>
        <w:jc w:val="center"/>
        <w:rPr>
          <w:rFonts w:hint="cs"/>
          <w:rtl/>
        </w:rPr>
      </w:pPr>
      <w:r>
        <w:rPr>
          <w:rFonts w:hint="cs"/>
          <w:rtl/>
        </w:rPr>
        <w:t xml:space="preserve">ההסתייגות של חברת הכנסת אורית נוקד </w:t>
      </w:r>
      <w:r>
        <w:rPr>
          <w:rFonts w:hint="cs"/>
          <w:rtl/>
        </w:rPr>
        <w:t>לא נתקבלה.</w:t>
      </w:r>
    </w:p>
    <w:p w14:paraId="3DFD39CA" w14:textId="77777777" w:rsidR="00000000" w:rsidRDefault="007C71EE">
      <w:pPr>
        <w:pStyle w:val="a"/>
        <w:jc w:val="center"/>
        <w:rPr>
          <w:rFonts w:hint="cs"/>
          <w:rtl/>
        </w:rPr>
      </w:pPr>
    </w:p>
    <w:p w14:paraId="369EE2D5" w14:textId="77777777" w:rsidR="00000000" w:rsidRDefault="007C71EE">
      <w:pPr>
        <w:pStyle w:val="ad"/>
        <w:rPr>
          <w:rtl/>
        </w:rPr>
      </w:pPr>
      <w:r>
        <w:rPr>
          <w:rtl/>
        </w:rPr>
        <w:t>היו"ר ראובן ריבלין:</w:t>
      </w:r>
    </w:p>
    <w:p w14:paraId="0870E72A" w14:textId="77777777" w:rsidR="00000000" w:rsidRDefault="007C71EE">
      <w:pPr>
        <w:pStyle w:val="a"/>
        <w:rPr>
          <w:rtl/>
        </w:rPr>
      </w:pPr>
    </w:p>
    <w:p w14:paraId="6E60EB4E" w14:textId="77777777" w:rsidR="00000000" w:rsidRDefault="007C71EE">
      <w:pPr>
        <w:pStyle w:val="a"/>
        <w:rPr>
          <w:rFonts w:hint="cs"/>
          <w:rtl/>
        </w:rPr>
      </w:pPr>
      <w:r>
        <w:rPr>
          <w:rFonts w:hint="cs"/>
          <w:rtl/>
        </w:rPr>
        <w:t>הצעת חברת הכנסת נוקד לא נתקבלה.</w:t>
      </w:r>
    </w:p>
    <w:p w14:paraId="17300041" w14:textId="77777777" w:rsidR="00000000" w:rsidRDefault="007C71EE">
      <w:pPr>
        <w:pStyle w:val="a"/>
        <w:rPr>
          <w:rFonts w:hint="cs"/>
          <w:rtl/>
        </w:rPr>
      </w:pPr>
    </w:p>
    <w:p w14:paraId="27868D44" w14:textId="77777777" w:rsidR="00000000" w:rsidRDefault="007C71EE">
      <w:pPr>
        <w:pStyle w:val="a"/>
        <w:rPr>
          <w:rFonts w:hint="cs"/>
          <w:rtl/>
        </w:rPr>
      </w:pPr>
      <w:r>
        <w:rPr>
          <w:rFonts w:hint="cs"/>
          <w:rtl/>
        </w:rPr>
        <w:t>הצעת חבר הכנסת אלי בן-מנחם - מי בעד? מי נגד? מי נמנע?</w:t>
      </w:r>
    </w:p>
    <w:p w14:paraId="6FE62066" w14:textId="77777777" w:rsidR="00000000" w:rsidRDefault="007C71EE">
      <w:pPr>
        <w:pStyle w:val="a"/>
        <w:rPr>
          <w:rFonts w:hint="cs"/>
          <w:rtl/>
        </w:rPr>
      </w:pPr>
    </w:p>
    <w:p w14:paraId="6A75D9D2" w14:textId="77777777" w:rsidR="00000000" w:rsidRDefault="007C71EE">
      <w:pPr>
        <w:pStyle w:val="a"/>
        <w:jc w:val="center"/>
        <w:rPr>
          <w:rFonts w:hint="cs"/>
          <w:b/>
          <w:bCs/>
          <w:rtl/>
        </w:rPr>
      </w:pPr>
      <w:r>
        <w:rPr>
          <w:rFonts w:hint="cs"/>
          <w:b/>
          <w:bCs/>
          <w:rtl/>
        </w:rPr>
        <w:t>הצבעה</w:t>
      </w:r>
    </w:p>
    <w:p w14:paraId="4632355D" w14:textId="77777777" w:rsidR="00000000" w:rsidRDefault="007C71EE">
      <w:pPr>
        <w:pStyle w:val="a"/>
        <w:jc w:val="center"/>
        <w:rPr>
          <w:rFonts w:hint="cs"/>
          <w:b/>
          <w:bCs/>
          <w:rtl/>
        </w:rPr>
      </w:pPr>
    </w:p>
    <w:p w14:paraId="0F361617" w14:textId="77777777" w:rsidR="00000000" w:rsidRDefault="007C71EE">
      <w:pPr>
        <w:pStyle w:val="a"/>
        <w:jc w:val="center"/>
        <w:rPr>
          <w:rFonts w:hint="cs"/>
          <w:rtl/>
        </w:rPr>
      </w:pPr>
      <w:r>
        <w:rPr>
          <w:rFonts w:hint="cs"/>
          <w:rtl/>
        </w:rPr>
        <w:t>ההסתייגות של חבר הכנסת אלי בן-מנחם לסעיף 9 לא נתקבלה.</w:t>
      </w:r>
    </w:p>
    <w:p w14:paraId="28FA3A03" w14:textId="77777777" w:rsidR="00000000" w:rsidRDefault="007C71EE">
      <w:pPr>
        <w:pStyle w:val="a"/>
        <w:jc w:val="center"/>
        <w:rPr>
          <w:rFonts w:hint="cs"/>
          <w:rtl/>
        </w:rPr>
      </w:pPr>
    </w:p>
    <w:p w14:paraId="22904DC6" w14:textId="77777777" w:rsidR="00000000" w:rsidRDefault="007C71EE">
      <w:pPr>
        <w:pStyle w:val="ad"/>
        <w:rPr>
          <w:rtl/>
        </w:rPr>
      </w:pPr>
      <w:r>
        <w:rPr>
          <w:rtl/>
        </w:rPr>
        <w:t>היו"ר ראובן ריבלין:</w:t>
      </w:r>
    </w:p>
    <w:p w14:paraId="15045FC0" w14:textId="77777777" w:rsidR="00000000" w:rsidRDefault="007C71EE">
      <w:pPr>
        <w:pStyle w:val="a"/>
        <w:rPr>
          <w:rtl/>
        </w:rPr>
      </w:pPr>
    </w:p>
    <w:p w14:paraId="63DA12C7" w14:textId="77777777" w:rsidR="00000000" w:rsidRDefault="007C71EE">
      <w:pPr>
        <w:pStyle w:val="a"/>
        <w:rPr>
          <w:rFonts w:hint="cs"/>
          <w:rtl/>
        </w:rPr>
      </w:pPr>
      <w:r>
        <w:rPr>
          <w:rFonts w:hint="cs"/>
          <w:rtl/>
        </w:rPr>
        <w:t>הצעת חבר הכנסת בן-מנחם לא נתקבלה.</w:t>
      </w:r>
    </w:p>
    <w:p w14:paraId="400F47D1" w14:textId="77777777" w:rsidR="00000000" w:rsidRDefault="007C71EE">
      <w:pPr>
        <w:pStyle w:val="a"/>
        <w:rPr>
          <w:rFonts w:hint="cs"/>
          <w:rtl/>
        </w:rPr>
      </w:pPr>
    </w:p>
    <w:p w14:paraId="2542E981" w14:textId="77777777" w:rsidR="00000000" w:rsidRDefault="007C71EE">
      <w:pPr>
        <w:pStyle w:val="a"/>
        <w:rPr>
          <w:rFonts w:hint="cs"/>
          <w:rtl/>
        </w:rPr>
      </w:pPr>
      <w:r>
        <w:rPr>
          <w:rFonts w:hint="cs"/>
          <w:rtl/>
        </w:rPr>
        <w:t>הצעת חבר הכנסת אל</w:t>
      </w:r>
      <w:r>
        <w:rPr>
          <w:rFonts w:hint="cs"/>
          <w:rtl/>
        </w:rPr>
        <w:t>י ישי - מי בעד? מי נגד? מי נמנע?</w:t>
      </w:r>
    </w:p>
    <w:p w14:paraId="1304C5C5" w14:textId="77777777" w:rsidR="00000000" w:rsidRDefault="007C71EE">
      <w:pPr>
        <w:pStyle w:val="a"/>
        <w:rPr>
          <w:rFonts w:hint="cs"/>
          <w:rtl/>
        </w:rPr>
      </w:pPr>
    </w:p>
    <w:p w14:paraId="3923CA1E" w14:textId="77777777" w:rsidR="00000000" w:rsidRDefault="007C71EE">
      <w:pPr>
        <w:pStyle w:val="a"/>
        <w:jc w:val="center"/>
        <w:rPr>
          <w:rFonts w:hint="cs"/>
          <w:b/>
          <w:bCs/>
          <w:rtl/>
        </w:rPr>
      </w:pPr>
      <w:r>
        <w:rPr>
          <w:rFonts w:hint="cs"/>
          <w:b/>
          <w:bCs/>
          <w:rtl/>
        </w:rPr>
        <w:t>הצבעה</w:t>
      </w:r>
    </w:p>
    <w:p w14:paraId="2D0DB98A" w14:textId="77777777" w:rsidR="00000000" w:rsidRDefault="007C71EE">
      <w:pPr>
        <w:pStyle w:val="a"/>
        <w:jc w:val="center"/>
        <w:rPr>
          <w:rFonts w:hint="cs"/>
          <w:b/>
          <w:bCs/>
          <w:rtl/>
        </w:rPr>
      </w:pPr>
    </w:p>
    <w:p w14:paraId="0293B868" w14:textId="77777777" w:rsidR="00000000" w:rsidRDefault="007C71EE">
      <w:pPr>
        <w:pStyle w:val="a"/>
        <w:jc w:val="center"/>
        <w:rPr>
          <w:rFonts w:hint="cs"/>
          <w:rtl/>
        </w:rPr>
      </w:pPr>
      <w:r>
        <w:rPr>
          <w:rFonts w:hint="cs"/>
          <w:rtl/>
        </w:rPr>
        <w:t>ההסתייגות של חבר הכנסת אליהו ישי לסעיף 9 לא נתקבלה.</w:t>
      </w:r>
    </w:p>
    <w:p w14:paraId="78161604" w14:textId="77777777" w:rsidR="00000000" w:rsidRDefault="007C71EE">
      <w:pPr>
        <w:pStyle w:val="a"/>
        <w:jc w:val="center"/>
        <w:rPr>
          <w:rFonts w:hint="cs"/>
          <w:rtl/>
        </w:rPr>
      </w:pPr>
    </w:p>
    <w:p w14:paraId="0257860E" w14:textId="77777777" w:rsidR="00000000" w:rsidRDefault="007C71EE">
      <w:pPr>
        <w:pStyle w:val="ad"/>
        <w:rPr>
          <w:rtl/>
        </w:rPr>
      </w:pPr>
      <w:r>
        <w:rPr>
          <w:rtl/>
        </w:rPr>
        <w:t>היו"ר ראובן ריבלין:</w:t>
      </w:r>
    </w:p>
    <w:p w14:paraId="72BE6F2B" w14:textId="77777777" w:rsidR="00000000" w:rsidRDefault="007C71EE">
      <w:pPr>
        <w:pStyle w:val="a"/>
        <w:rPr>
          <w:rtl/>
        </w:rPr>
      </w:pPr>
    </w:p>
    <w:p w14:paraId="0EBBCBA6" w14:textId="77777777" w:rsidR="00000000" w:rsidRDefault="007C71EE">
      <w:pPr>
        <w:pStyle w:val="a"/>
        <w:rPr>
          <w:rFonts w:hint="cs"/>
          <w:rtl/>
        </w:rPr>
      </w:pPr>
      <w:r>
        <w:rPr>
          <w:rFonts w:hint="cs"/>
          <w:rtl/>
        </w:rPr>
        <w:t>הצעת חבר הכנסת אלי ישי לא נתקבלה.</w:t>
      </w:r>
    </w:p>
    <w:p w14:paraId="55804FA2" w14:textId="77777777" w:rsidR="00000000" w:rsidRDefault="007C71EE">
      <w:pPr>
        <w:pStyle w:val="a"/>
        <w:rPr>
          <w:rFonts w:hint="cs"/>
          <w:rtl/>
        </w:rPr>
      </w:pPr>
    </w:p>
    <w:p w14:paraId="367BD9C3" w14:textId="77777777" w:rsidR="00000000" w:rsidRDefault="007C71EE">
      <w:pPr>
        <w:pStyle w:val="a"/>
        <w:rPr>
          <w:rFonts w:hint="cs"/>
          <w:rtl/>
        </w:rPr>
      </w:pPr>
      <w:r>
        <w:rPr>
          <w:rFonts w:hint="cs"/>
          <w:rtl/>
        </w:rPr>
        <w:t>הצעת חבר הכנסת שלמה בניזרי - מי בעד? מי נגד? מי נמנע?</w:t>
      </w:r>
    </w:p>
    <w:p w14:paraId="485DD47F" w14:textId="77777777" w:rsidR="00000000" w:rsidRDefault="007C71EE">
      <w:pPr>
        <w:pStyle w:val="a"/>
        <w:rPr>
          <w:rFonts w:hint="cs"/>
          <w:rtl/>
        </w:rPr>
      </w:pPr>
    </w:p>
    <w:p w14:paraId="52ADF0FD" w14:textId="77777777" w:rsidR="00000000" w:rsidRDefault="007C71EE">
      <w:pPr>
        <w:pStyle w:val="a"/>
        <w:jc w:val="center"/>
        <w:rPr>
          <w:rFonts w:hint="cs"/>
          <w:b/>
          <w:bCs/>
          <w:rtl/>
        </w:rPr>
      </w:pPr>
      <w:r>
        <w:rPr>
          <w:rFonts w:hint="cs"/>
          <w:b/>
          <w:bCs/>
          <w:rtl/>
        </w:rPr>
        <w:t>הצבעה</w:t>
      </w:r>
    </w:p>
    <w:p w14:paraId="7603067A" w14:textId="77777777" w:rsidR="00000000" w:rsidRDefault="007C71EE">
      <w:pPr>
        <w:pStyle w:val="a"/>
        <w:jc w:val="center"/>
        <w:rPr>
          <w:rFonts w:hint="cs"/>
          <w:b/>
          <w:bCs/>
          <w:rtl/>
        </w:rPr>
      </w:pPr>
    </w:p>
    <w:p w14:paraId="6D1C7E17" w14:textId="77777777" w:rsidR="00000000" w:rsidRDefault="007C71EE">
      <w:pPr>
        <w:pStyle w:val="a"/>
        <w:jc w:val="center"/>
        <w:rPr>
          <w:rFonts w:hint="cs"/>
          <w:rtl/>
        </w:rPr>
      </w:pPr>
      <w:r>
        <w:rPr>
          <w:rFonts w:hint="cs"/>
          <w:rtl/>
        </w:rPr>
        <w:t>ההסתייגות של חבר הכנסת שלמה בניזרי לסעיף 9 ל</w:t>
      </w:r>
      <w:r>
        <w:rPr>
          <w:rFonts w:hint="cs"/>
          <w:rtl/>
        </w:rPr>
        <w:t>א נתקבלה.</w:t>
      </w:r>
    </w:p>
    <w:p w14:paraId="791E1749" w14:textId="77777777" w:rsidR="00000000" w:rsidRDefault="007C71EE">
      <w:pPr>
        <w:pStyle w:val="a"/>
        <w:jc w:val="center"/>
        <w:rPr>
          <w:rFonts w:hint="cs"/>
          <w:rtl/>
        </w:rPr>
      </w:pPr>
    </w:p>
    <w:p w14:paraId="1270511F" w14:textId="77777777" w:rsidR="00000000" w:rsidRDefault="007C71EE">
      <w:pPr>
        <w:pStyle w:val="ad"/>
        <w:rPr>
          <w:rtl/>
        </w:rPr>
      </w:pPr>
    </w:p>
    <w:p w14:paraId="79E4C0A4" w14:textId="77777777" w:rsidR="00000000" w:rsidRDefault="007C71EE">
      <w:pPr>
        <w:pStyle w:val="ad"/>
        <w:rPr>
          <w:rtl/>
        </w:rPr>
      </w:pPr>
      <w:r>
        <w:rPr>
          <w:rtl/>
        </w:rPr>
        <w:t>היו"ר ראובן ריבלין:</w:t>
      </w:r>
    </w:p>
    <w:p w14:paraId="57BF3E20" w14:textId="77777777" w:rsidR="00000000" w:rsidRDefault="007C71EE">
      <w:pPr>
        <w:pStyle w:val="a"/>
        <w:rPr>
          <w:rtl/>
        </w:rPr>
      </w:pPr>
    </w:p>
    <w:p w14:paraId="5EBF36DA" w14:textId="77777777" w:rsidR="00000000" w:rsidRDefault="007C71EE">
      <w:pPr>
        <w:pStyle w:val="a"/>
        <w:rPr>
          <w:rFonts w:hint="cs"/>
          <w:rtl/>
        </w:rPr>
      </w:pPr>
      <w:r>
        <w:rPr>
          <w:rFonts w:hint="cs"/>
          <w:rtl/>
        </w:rPr>
        <w:t>הצעת חבר הכנסת בניזרי לא נתקבלה.</w:t>
      </w:r>
    </w:p>
    <w:p w14:paraId="68A8323E" w14:textId="77777777" w:rsidR="00000000" w:rsidRDefault="007C71EE">
      <w:pPr>
        <w:pStyle w:val="a"/>
        <w:rPr>
          <w:rFonts w:hint="cs"/>
          <w:rtl/>
        </w:rPr>
      </w:pPr>
    </w:p>
    <w:p w14:paraId="179C67B1" w14:textId="77777777" w:rsidR="00000000" w:rsidRDefault="007C71EE">
      <w:pPr>
        <w:pStyle w:val="a"/>
        <w:rPr>
          <w:rFonts w:hint="cs"/>
          <w:rtl/>
        </w:rPr>
      </w:pPr>
      <w:r>
        <w:rPr>
          <w:rFonts w:hint="cs"/>
          <w:rtl/>
        </w:rPr>
        <w:t>הצעת חבר הכנסת נסים דהן - מי בעד? מי נגד? מי נמנע?</w:t>
      </w:r>
    </w:p>
    <w:p w14:paraId="6642ABBE" w14:textId="77777777" w:rsidR="00000000" w:rsidRDefault="007C71EE">
      <w:pPr>
        <w:pStyle w:val="a"/>
        <w:rPr>
          <w:rFonts w:hint="cs"/>
          <w:rtl/>
        </w:rPr>
      </w:pPr>
    </w:p>
    <w:p w14:paraId="26C38BF0" w14:textId="77777777" w:rsidR="00000000" w:rsidRDefault="007C71EE">
      <w:pPr>
        <w:pStyle w:val="a"/>
        <w:jc w:val="center"/>
        <w:rPr>
          <w:rFonts w:hint="cs"/>
          <w:b/>
          <w:bCs/>
          <w:rtl/>
        </w:rPr>
      </w:pPr>
      <w:r>
        <w:rPr>
          <w:rFonts w:hint="cs"/>
          <w:b/>
          <w:bCs/>
          <w:rtl/>
        </w:rPr>
        <w:t>הצבעה</w:t>
      </w:r>
    </w:p>
    <w:p w14:paraId="36DC4FF4" w14:textId="77777777" w:rsidR="00000000" w:rsidRDefault="007C71EE">
      <w:pPr>
        <w:pStyle w:val="a"/>
        <w:jc w:val="center"/>
        <w:rPr>
          <w:rFonts w:hint="cs"/>
          <w:b/>
          <w:bCs/>
          <w:rtl/>
        </w:rPr>
      </w:pPr>
    </w:p>
    <w:p w14:paraId="3CF40E58" w14:textId="77777777" w:rsidR="00000000" w:rsidRDefault="007C71EE">
      <w:pPr>
        <w:pStyle w:val="a"/>
        <w:jc w:val="center"/>
        <w:rPr>
          <w:rFonts w:hint="cs"/>
          <w:rtl/>
        </w:rPr>
      </w:pPr>
      <w:r>
        <w:rPr>
          <w:rFonts w:hint="cs"/>
          <w:rtl/>
        </w:rPr>
        <w:t>ההסתייגות של חבר הכנסת נסים דהן לסעיף 9 לא נתקבלה.</w:t>
      </w:r>
    </w:p>
    <w:p w14:paraId="79D7237A" w14:textId="77777777" w:rsidR="00000000" w:rsidRDefault="007C71EE">
      <w:pPr>
        <w:pStyle w:val="a"/>
        <w:jc w:val="center"/>
        <w:rPr>
          <w:rFonts w:hint="cs"/>
          <w:rtl/>
        </w:rPr>
      </w:pPr>
    </w:p>
    <w:p w14:paraId="4D78F389" w14:textId="77777777" w:rsidR="00000000" w:rsidRDefault="007C71EE">
      <w:pPr>
        <w:pStyle w:val="ad"/>
        <w:rPr>
          <w:rtl/>
        </w:rPr>
      </w:pPr>
      <w:r>
        <w:rPr>
          <w:rtl/>
        </w:rPr>
        <w:t>היו"ר ראובן ריבלין:</w:t>
      </w:r>
    </w:p>
    <w:p w14:paraId="34239E1F" w14:textId="77777777" w:rsidR="00000000" w:rsidRDefault="007C71EE">
      <w:pPr>
        <w:pStyle w:val="a"/>
        <w:rPr>
          <w:rtl/>
        </w:rPr>
      </w:pPr>
    </w:p>
    <w:p w14:paraId="5575CC73" w14:textId="77777777" w:rsidR="00000000" w:rsidRDefault="007C71EE">
      <w:pPr>
        <w:pStyle w:val="a"/>
        <w:rPr>
          <w:rFonts w:hint="cs"/>
          <w:rtl/>
        </w:rPr>
      </w:pPr>
      <w:r>
        <w:rPr>
          <w:rFonts w:hint="cs"/>
          <w:rtl/>
        </w:rPr>
        <w:t>הצעת חבר הכנסת דהן לא נתקבלה.</w:t>
      </w:r>
    </w:p>
    <w:p w14:paraId="233132AB" w14:textId="77777777" w:rsidR="00000000" w:rsidRDefault="007C71EE">
      <w:pPr>
        <w:pStyle w:val="a"/>
        <w:rPr>
          <w:rFonts w:hint="cs"/>
          <w:rtl/>
        </w:rPr>
      </w:pPr>
    </w:p>
    <w:p w14:paraId="31718A43" w14:textId="77777777" w:rsidR="00000000" w:rsidRDefault="007C71EE">
      <w:pPr>
        <w:pStyle w:val="a"/>
        <w:rPr>
          <w:rFonts w:hint="cs"/>
          <w:rtl/>
        </w:rPr>
      </w:pPr>
      <w:r>
        <w:rPr>
          <w:rFonts w:hint="cs"/>
          <w:rtl/>
        </w:rPr>
        <w:t>חבר הכנסת אמנון כהן - אינו</w:t>
      </w:r>
      <w:r>
        <w:rPr>
          <w:rFonts w:hint="cs"/>
          <w:rtl/>
        </w:rPr>
        <w:t xml:space="preserve"> נוכח. </w:t>
      </w:r>
    </w:p>
    <w:p w14:paraId="6BD1F265" w14:textId="77777777" w:rsidR="00000000" w:rsidRDefault="007C71EE">
      <w:pPr>
        <w:pStyle w:val="a"/>
        <w:rPr>
          <w:rFonts w:hint="cs"/>
          <w:rtl/>
        </w:rPr>
      </w:pPr>
    </w:p>
    <w:p w14:paraId="704D0686" w14:textId="77777777" w:rsidR="00000000" w:rsidRDefault="007C71EE">
      <w:pPr>
        <w:pStyle w:val="a"/>
        <w:rPr>
          <w:rFonts w:hint="cs"/>
          <w:rtl/>
        </w:rPr>
      </w:pPr>
      <w:r>
        <w:rPr>
          <w:rFonts w:hint="cs"/>
          <w:rtl/>
        </w:rPr>
        <w:t>הצעת חבר הכנסת יצחק כהן - מי בעד? מי נגד? מי נמנע?</w:t>
      </w:r>
    </w:p>
    <w:p w14:paraId="56002A01" w14:textId="77777777" w:rsidR="00000000" w:rsidRDefault="007C71EE">
      <w:pPr>
        <w:pStyle w:val="a"/>
        <w:rPr>
          <w:rFonts w:hint="cs"/>
          <w:rtl/>
        </w:rPr>
      </w:pPr>
    </w:p>
    <w:p w14:paraId="5F5854C8" w14:textId="77777777" w:rsidR="00000000" w:rsidRDefault="007C71EE">
      <w:pPr>
        <w:pStyle w:val="a"/>
        <w:jc w:val="center"/>
        <w:rPr>
          <w:rFonts w:hint="cs"/>
          <w:b/>
          <w:bCs/>
          <w:rtl/>
        </w:rPr>
      </w:pPr>
      <w:r>
        <w:rPr>
          <w:rFonts w:hint="cs"/>
          <w:b/>
          <w:bCs/>
          <w:rtl/>
        </w:rPr>
        <w:t>הצבעה</w:t>
      </w:r>
    </w:p>
    <w:p w14:paraId="5AB9767D" w14:textId="77777777" w:rsidR="00000000" w:rsidRDefault="007C71EE">
      <w:pPr>
        <w:pStyle w:val="a"/>
        <w:jc w:val="center"/>
        <w:rPr>
          <w:rFonts w:hint="cs"/>
          <w:b/>
          <w:bCs/>
          <w:rtl/>
        </w:rPr>
      </w:pPr>
    </w:p>
    <w:p w14:paraId="18038097" w14:textId="77777777" w:rsidR="00000000" w:rsidRDefault="007C71EE">
      <w:pPr>
        <w:pStyle w:val="a"/>
        <w:jc w:val="center"/>
        <w:rPr>
          <w:rFonts w:hint="cs"/>
          <w:rtl/>
        </w:rPr>
      </w:pPr>
      <w:r>
        <w:rPr>
          <w:rFonts w:hint="cs"/>
          <w:rtl/>
        </w:rPr>
        <w:t>ההסתייגות של חבר הכנסת יצחק כהן לסעיף 9 לא נתקבלה.</w:t>
      </w:r>
    </w:p>
    <w:p w14:paraId="5968D8E7" w14:textId="77777777" w:rsidR="00000000" w:rsidRDefault="007C71EE">
      <w:pPr>
        <w:pStyle w:val="a"/>
        <w:jc w:val="center"/>
        <w:rPr>
          <w:rFonts w:hint="cs"/>
          <w:rtl/>
        </w:rPr>
      </w:pPr>
    </w:p>
    <w:p w14:paraId="2655EAAA" w14:textId="77777777" w:rsidR="00000000" w:rsidRDefault="007C71EE">
      <w:pPr>
        <w:pStyle w:val="ad"/>
        <w:rPr>
          <w:rtl/>
        </w:rPr>
      </w:pPr>
      <w:r>
        <w:rPr>
          <w:rtl/>
        </w:rPr>
        <w:t>היו"ר ראובן ריבלין:</w:t>
      </w:r>
    </w:p>
    <w:p w14:paraId="49183FF1" w14:textId="77777777" w:rsidR="00000000" w:rsidRDefault="007C71EE">
      <w:pPr>
        <w:pStyle w:val="a"/>
        <w:rPr>
          <w:rtl/>
        </w:rPr>
      </w:pPr>
    </w:p>
    <w:p w14:paraId="4259E5A1" w14:textId="77777777" w:rsidR="00000000" w:rsidRDefault="007C71EE">
      <w:pPr>
        <w:pStyle w:val="a"/>
        <w:rPr>
          <w:rFonts w:hint="cs"/>
          <w:rtl/>
        </w:rPr>
      </w:pPr>
      <w:r>
        <w:rPr>
          <w:rFonts w:hint="cs"/>
          <w:rtl/>
        </w:rPr>
        <w:t>הצעת חבר הכנסת יצחק כהן לא נתקבלה.</w:t>
      </w:r>
    </w:p>
    <w:p w14:paraId="0DCB2C9B" w14:textId="77777777" w:rsidR="00000000" w:rsidRDefault="007C71EE">
      <w:pPr>
        <w:pStyle w:val="a"/>
        <w:rPr>
          <w:rFonts w:hint="cs"/>
          <w:rtl/>
        </w:rPr>
      </w:pPr>
    </w:p>
    <w:p w14:paraId="467AE4FD" w14:textId="77777777" w:rsidR="00000000" w:rsidRDefault="007C71EE">
      <w:pPr>
        <w:pStyle w:val="a"/>
        <w:rPr>
          <w:rFonts w:hint="cs"/>
          <w:rtl/>
        </w:rPr>
      </w:pPr>
      <w:r>
        <w:rPr>
          <w:rFonts w:hint="cs"/>
          <w:rtl/>
        </w:rPr>
        <w:t>הצעת חבר הכנסת דוד אזולאי - מי בעד? מי נגד? מי נמנע?</w:t>
      </w:r>
    </w:p>
    <w:p w14:paraId="73AF9DF7" w14:textId="77777777" w:rsidR="00000000" w:rsidRDefault="007C71EE">
      <w:pPr>
        <w:pStyle w:val="a"/>
        <w:rPr>
          <w:rFonts w:hint="cs"/>
          <w:rtl/>
        </w:rPr>
      </w:pPr>
    </w:p>
    <w:p w14:paraId="334C07B0" w14:textId="77777777" w:rsidR="00000000" w:rsidRDefault="007C71EE">
      <w:pPr>
        <w:pStyle w:val="a"/>
        <w:jc w:val="center"/>
        <w:rPr>
          <w:rFonts w:hint="cs"/>
          <w:b/>
          <w:bCs/>
          <w:rtl/>
        </w:rPr>
      </w:pPr>
      <w:r>
        <w:rPr>
          <w:rFonts w:hint="cs"/>
          <w:b/>
          <w:bCs/>
          <w:rtl/>
        </w:rPr>
        <w:t>הצבעה</w:t>
      </w:r>
    </w:p>
    <w:p w14:paraId="06CFC7A1" w14:textId="77777777" w:rsidR="00000000" w:rsidRDefault="007C71EE">
      <w:pPr>
        <w:pStyle w:val="a"/>
        <w:jc w:val="center"/>
        <w:rPr>
          <w:rFonts w:hint="cs"/>
          <w:b/>
          <w:bCs/>
          <w:rtl/>
        </w:rPr>
      </w:pPr>
    </w:p>
    <w:p w14:paraId="6C2A130C" w14:textId="77777777" w:rsidR="00000000" w:rsidRDefault="007C71EE">
      <w:pPr>
        <w:pStyle w:val="a"/>
        <w:jc w:val="center"/>
        <w:rPr>
          <w:rFonts w:hint="cs"/>
          <w:rtl/>
        </w:rPr>
      </w:pPr>
      <w:r>
        <w:rPr>
          <w:rFonts w:hint="cs"/>
          <w:rtl/>
        </w:rPr>
        <w:t>ההסתייגות של חבר ה</w:t>
      </w:r>
      <w:r>
        <w:rPr>
          <w:rFonts w:hint="cs"/>
          <w:rtl/>
        </w:rPr>
        <w:t>כנסת דוד אזולאי לסעיף 9 לא נתקבלה.</w:t>
      </w:r>
    </w:p>
    <w:p w14:paraId="2529AFF8" w14:textId="77777777" w:rsidR="00000000" w:rsidRDefault="007C71EE">
      <w:pPr>
        <w:pStyle w:val="a"/>
        <w:jc w:val="center"/>
        <w:rPr>
          <w:rFonts w:hint="cs"/>
          <w:rtl/>
        </w:rPr>
      </w:pPr>
    </w:p>
    <w:p w14:paraId="4B507344" w14:textId="77777777" w:rsidR="00000000" w:rsidRDefault="007C71EE">
      <w:pPr>
        <w:pStyle w:val="ad"/>
        <w:rPr>
          <w:rtl/>
        </w:rPr>
      </w:pPr>
      <w:r>
        <w:rPr>
          <w:rtl/>
        </w:rPr>
        <w:t>היו"ר ראובן ריבלין:</w:t>
      </w:r>
    </w:p>
    <w:p w14:paraId="6862DE0E" w14:textId="77777777" w:rsidR="00000000" w:rsidRDefault="007C71EE">
      <w:pPr>
        <w:pStyle w:val="a"/>
        <w:rPr>
          <w:rtl/>
        </w:rPr>
      </w:pPr>
    </w:p>
    <w:p w14:paraId="33ED9D92" w14:textId="77777777" w:rsidR="00000000" w:rsidRDefault="007C71EE">
      <w:pPr>
        <w:pStyle w:val="a"/>
        <w:rPr>
          <w:rFonts w:hint="cs"/>
          <w:rtl/>
        </w:rPr>
      </w:pPr>
      <w:r>
        <w:rPr>
          <w:rFonts w:hint="cs"/>
          <w:rtl/>
        </w:rPr>
        <w:t>הצעת חבר הכנסת דוד אזולאי לא נתקבלה.</w:t>
      </w:r>
    </w:p>
    <w:p w14:paraId="3DC2C5C0" w14:textId="77777777" w:rsidR="00000000" w:rsidRDefault="007C71EE">
      <w:pPr>
        <w:pStyle w:val="a"/>
        <w:rPr>
          <w:rFonts w:hint="cs"/>
          <w:rtl/>
        </w:rPr>
      </w:pPr>
    </w:p>
    <w:p w14:paraId="74293D2D" w14:textId="77777777" w:rsidR="00000000" w:rsidRDefault="007C71EE">
      <w:pPr>
        <w:pStyle w:val="a"/>
        <w:rPr>
          <w:rFonts w:hint="cs"/>
          <w:rtl/>
        </w:rPr>
      </w:pPr>
      <w:r>
        <w:rPr>
          <w:rFonts w:hint="cs"/>
          <w:rtl/>
        </w:rPr>
        <w:t xml:space="preserve">חבר הכנסת משולם נהרי - אינו נוכח. </w:t>
      </w:r>
    </w:p>
    <w:p w14:paraId="6D1CCCCC" w14:textId="77777777" w:rsidR="00000000" w:rsidRDefault="007C71EE">
      <w:pPr>
        <w:pStyle w:val="a"/>
        <w:rPr>
          <w:rFonts w:hint="cs"/>
          <w:rtl/>
        </w:rPr>
      </w:pPr>
    </w:p>
    <w:p w14:paraId="04E9AC38" w14:textId="77777777" w:rsidR="00000000" w:rsidRDefault="007C71EE">
      <w:pPr>
        <w:pStyle w:val="a"/>
        <w:rPr>
          <w:rFonts w:hint="cs"/>
          <w:rtl/>
        </w:rPr>
      </w:pPr>
      <w:r>
        <w:rPr>
          <w:rFonts w:hint="cs"/>
          <w:rtl/>
        </w:rPr>
        <w:t xml:space="preserve">הצעת חבר הכנסת יצחק וקנין - מי בעד? מי נגד? מי נמנע? </w:t>
      </w:r>
    </w:p>
    <w:p w14:paraId="1380886F" w14:textId="77777777" w:rsidR="00000000" w:rsidRDefault="007C71EE">
      <w:pPr>
        <w:pStyle w:val="a"/>
        <w:rPr>
          <w:rFonts w:hint="cs"/>
          <w:rtl/>
        </w:rPr>
      </w:pPr>
    </w:p>
    <w:p w14:paraId="44FEC49E" w14:textId="77777777" w:rsidR="00000000" w:rsidRDefault="007C71EE">
      <w:pPr>
        <w:pStyle w:val="a"/>
        <w:jc w:val="center"/>
        <w:rPr>
          <w:b/>
          <w:bCs/>
          <w:rtl/>
        </w:rPr>
      </w:pPr>
    </w:p>
    <w:p w14:paraId="7CC9C75F" w14:textId="77777777" w:rsidR="00000000" w:rsidRDefault="007C71EE">
      <w:pPr>
        <w:pStyle w:val="a"/>
        <w:jc w:val="center"/>
        <w:rPr>
          <w:rFonts w:hint="cs"/>
          <w:b/>
          <w:bCs/>
          <w:rtl/>
        </w:rPr>
      </w:pPr>
      <w:r>
        <w:rPr>
          <w:rFonts w:hint="cs"/>
          <w:b/>
          <w:bCs/>
          <w:rtl/>
        </w:rPr>
        <w:t>הצבעה</w:t>
      </w:r>
    </w:p>
    <w:p w14:paraId="63F28FE1" w14:textId="77777777" w:rsidR="00000000" w:rsidRDefault="007C71EE">
      <w:pPr>
        <w:pStyle w:val="a"/>
        <w:jc w:val="center"/>
        <w:rPr>
          <w:rFonts w:hint="cs"/>
          <w:b/>
          <w:bCs/>
          <w:rtl/>
        </w:rPr>
      </w:pPr>
    </w:p>
    <w:p w14:paraId="6B869B0E" w14:textId="77777777" w:rsidR="00000000" w:rsidRDefault="007C71EE">
      <w:pPr>
        <w:pStyle w:val="a"/>
        <w:jc w:val="center"/>
        <w:rPr>
          <w:rFonts w:hint="cs"/>
          <w:rtl/>
        </w:rPr>
      </w:pPr>
      <w:r>
        <w:rPr>
          <w:rFonts w:hint="cs"/>
          <w:rtl/>
        </w:rPr>
        <w:t>ההסתייגות של חבר הכנסת יצחק וקנין לסעיף 9 לא נתקבלה.</w:t>
      </w:r>
    </w:p>
    <w:p w14:paraId="25F74CA4" w14:textId="77777777" w:rsidR="00000000" w:rsidRDefault="007C71EE">
      <w:pPr>
        <w:pStyle w:val="a"/>
        <w:jc w:val="center"/>
        <w:rPr>
          <w:rFonts w:hint="cs"/>
          <w:rtl/>
        </w:rPr>
      </w:pPr>
    </w:p>
    <w:p w14:paraId="1B44006E" w14:textId="77777777" w:rsidR="00000000" w:rsidRDefault="007C71EE">
      <w:pPr>
        <w:pStyle w:val="ad"/>
        <w:rPr>
          <w:rtl/>
        </w:rPr>
      </w:pPr>
      <w:r>
        <w:rPr>
          <w:rtl/>
        </w:rPr>
        <w:t>היו"ר רא</w:t>
      </w:r>
      <w:r>
        <w:rPr>
          <w:rtl/>
        </w:rPr>
        <w:t>ובן ריבלין:</w:t>
      </w:r>
    </w:p>
    <w:p w14:paraId="1AD12F11" w14:textId="77777777" w:rsidR="00000000" w:rsidRDefault="007C71EE">
      <w:pPr>
        <w:pStyle w:val="a"/>
        <w:rPr>
          <w:rtl/>
        </w:rPr>
      </w:pPr>
    </w:p>
    <w:p w14:paraId="66074E01" w14:textId="77777777" w:rsidR="00000000" w:rsidRDefault="007C71EE">
      <w:pPr>
        <w:pStyle w:val="a"/>
        <w:rPr>
          <w:rFonts w:hint="cs"/>
          <w:rtl/>
        </w:rPr>
      </w:pPr>
      <w:r>
        <w:rPr>
          <w:rFonts w:hint="cs"/>
          <w:rtl/>
        </w:rPr>
        <w:t>הצעת חבר הכנסת וקנין לא נתקבלה.</w:t>
      </w:r>
    </w:p>
    <w:p w14:paraId="41486A5C" w14:textId="77777777" w:rsidR="00000000" w:rsidRDefault="007C71EE">
      <w:pPr>
        <w:pStyle w:val="a"/>
        <w:rPr>
          <w:rFonts w:hint="cs"/>
          <w:rtl/>
        </w:rPr>
      </w:pPr>
    </w:p>
    <w:p w14:paraId="122517C7" w14:textId="77777777" w:rsidR="00000000" w:rsidRDefault="007C71EE">
      <w:pPr>
        <w:pStyle w:val="a"/>
        <w:rPr>
          <w:rFonts w:hint="cs"/>
          <w:rtl/>
        </w:rPr>
      </w:pPr>
      <w:r>
        <w:rPr>
          <w:rFonts w:hint="cs"/>
          <w:rtl/>
        </w:rPr>
        <w:t>הצעת חבר הכנסת יאיר פרץ - מי בעד? מי נגד? מי נמנע?</w:t>
      </w:r>
    </w:p>
    <w:p w14:paraId="340DE44B" w14:textId="77777777" w:rsidR="00000000" w:rsidRDefault="007C71EE">
      <w:pPr>
        <w:pStyle w:val="a"/>
        <w:rPr>
          <w:rFonts w:hint="cs"/>
          <w:rtl/>
        </w:rPr>
      </w:pPr>
    </w:p>
    <w:p w14:paraId="13FBD12A" w14:textId="77777777" w:rsidR="00000000" w:rsidRDefault="007C71EE">
      <w:pPr>
        <w:pStyle w:val="a"/>
        <w:jc w:val="center"/>
        <w:rPr>
          <w:rFonts w:hint="cs"/>
          <w:b/>
          <w:bCs/>
          <w:rtl/>
        </w:rPr>
      </w:pPr>
      <w:r>
        <w:rPr>
          <w:rFonts w:hint="cs"/>
          <w:b/>
          <w:bCs/>
          <w:rtl/>
        </w:rPr>
        <w:t>הצבעה</w:t>
      </w:r>
    </w:p>
    <w:p w14:paraId="3E93E969" w14:textId="77777777" w:rsidR="00000000" w:rsidRDefault="007C71EE">
      <w:pPr>
        <w:pStyle w:val="a"/>
        <w:jc w:val="center"/>
        <w:rPr>
          <w:rFonts w:hint="cs"/>
          <w:b/>
          <w:bCs/>
          <w:rtl/>
        </w:rPr>
      </w:pPr>
    </w:p>
    <w:p w14:paraId="4B6E40FA" w14:textId="77777777" w:rsidR="00000000" w:rsidRDefault="007C71EE">
      <w:pPr>
        <w:pStyle w:val="a"/>
        <w:jc w:val="center"/>
        <w:rPr>
          <w:rFonts w:hint="cs"/>
          <w:rtl/>
        </w:rPr>
      </w:pPr>
      <w:r>
        <w:rPr>
          <w:rFonts w:hint="cs"/>
          <w:rtl/>
        </w:rPr>
        <w:t>ההסתייגות של חבר הכנסת יאיר פרץ לסעיף 9 לא נתקבלה.</w:t>
      </w:r>
    </w:p>
    <w:p w14:paraId="5FBF9CDF" w14:textId="77777777" w:rsidR="00000000" w:rsidRDefault="007C71EE">
      <w:pPr>
        <w:pStyle w:val="a"/>
        <w:jc w:val="center"/>
        <w:rPr>
          <w:rFonts w:hint="cs"/>
          <w:rtl/>
        </w:rPr>
      </w:pPr>
    </w:p>
    <w:p w14:paraId="54F1FFFC" w14:textId="77777777" w:rsidR="00000000" w:rsidRDefault="007C71EE">
      <w:pPr>
        <w:pStyle w:val="ad"/>
        <w:rPr>
          <w:rtl/>
        </w:rPr>
      </w:pPr>
      <w:r>
        <w:rPr>
          <w:rtl/>
        </w:rPr>
        <w:t>היו"ר ראובן ריבלין:</w:t>
      </w:r>
    </w:p>
    <w:p w14:paraId="62F652BE" w14:textId="77777777" w:rsidR="00000000" w:rsidRDefault="007C71EE">
      <w:pPr>
        <w:pStyle w:val="a"/>
        <w:rPr>
          <w:rtl/>
        </w:rPr>
      </w:pPr>
    </w:p>
    <w:p w14:paraId="1ED127F4" w14:textId="77777777" w:rsidR="00000000" w:rsidRDefault="007C71EE">
      <w:pPr>
        <w:pStyle w:val="a"/>
        <w:rPr>
          <w:rFonts w:hint="cs"/>
          <w:rtl/>
        </w:rPr>
      </w:pPr>
      <w:r>
        <w:rPr>
          <w:rFonts w:hint="cs"/>
          <w:rtl/>
        </w:rPr>
        <w:t>הצעת חבר הכנסת יאיר פרץ לא נתקבלה.</w:t>
      </w:r>
    </w:p>
    <w:p w14:paraId="58F688D1" w14:textId="77777777" w:rsidR="00000000" w:rsidRDefault="007C71EE">
      <w:pPr>
        <w:pStyle w:val="a"/>
        <w:rPr>
          <w:rFonts w:hint="cs"/>
          <w:rtl/>
        </w:rPr>
      </w:pPr>
    </w:p>
    <w:p w14:paraId="04EB9737" w14:textId="77777777" w:rsidR="00000000" w:rsidRDefault="007C71EE">
      <w:pPr>
        <w:pStyle w:val="a"/>
        <w:rPr>
          <w:rFonts w:hint="cs"/>
          <w:rtl/>
        </w:rPr>
      </w:pPr>
      <w:r>
        <w:rPr>
          <w:rFonts w:hint="cs"/>
          <w:rtl/>
        </w:rPr>
        <w:t xml:space="preserve">הצעת חבר הכנסת נסים זאב - מי בעד? מי נגד? </w:t>
      </w:r>
      <w:r>
        <w:rPr>
          <w:rFonts w:hint="cs"/>
          <w:rtl/>
        </w:rPr>
        <w:t>מי נמנע?</w:t>
      </w:r>
    </w:p>
    <w:p w14:paraId="5D14D1ED" w14:textId="77777777" w:rsidR="00000000" w:rsidRDefault="007C71EE">
      <w:pPr>
        <w:pStyle w:val="a"/>
        <w:rPr>
          <w:rFonts w:hint="cs"/>
          <w:rtl/>
        </w:rPr>
      </w:pPr>
    </w:p>
    <w:p w14:paraId="02C64CBD" w14:textId="77777777" w:rsidR="00000000" w:rsidRDefault="007C71EE">
      <w:pPr>
        <w:pStyle w:val="a"/>
        <w:jc w:val="center"/>
        <w:rPr>
          <w:rFonts w:hint="cs"/>
          <w:b/>
          <w:bCs/>
          <w:rtl/>
        </w:rPr>
      </w:pPr>
      <w:r>
        <w:rPr>
          <w:rFonts w:hint="cs"/>
          <w:b/>
          <w:bCs/>
          <w:rtl/>
        </w:rPr>
        <w:t>הצבעה</w:t>
      </w:r>
    </w:p>
    <w:p w14:paraId="0C7AA7C2" w14:textId="77777777" w:rsidR="00000000" w:rsidRDefault="007C71EE">
      <w:pPr>
        <w:pStyle w:val="a"/>
        <w:jc w:val="center"/>
        <w:rPr>
          <w:rFonts w:hint="cs"/>
          <w:b/>
          <w:bCs/>
          <w:rtl/>
        </w:rPr>
      </w:pPr>
    </w:p>
    <w:p w14:paraId="588280B0" w14:textId="77777777" w:rsidR="00000000" w:rsidRDefault="007C71EE">
      <w:pPr>
        <w:pStyle w:val="a"/>
        <w:jc w:val="center"/>
        <w:rPr>
          <w:rFonts w:hint="cs"/>
          <w:rtl/>
        </w:rPr>
      </w:pPr>
      <w:r>
        <w:rPr>
          <w:rFonts w:hint="cs"/>
          <w:rtl/>
        </w:rPr>
        <w:t>ההסתייגות של חבר הכנסת נסים זאב לסעיף 9 לא נתקבלה.</w:t>
      </w:r>
    </w:p>
    <w:p w14:paraId="218FCE26" w14:textId="77777777" w:rsidR="00000000" w:rsidRDefault="007C71EE">
      <w:pPr>
        <w:pStyle w:val="a"/>
        <w:jc w:val="center"/>
        <w:rPr>
          <w:rFonts w:hint="cs"/>
          <w:rtl/>
        </w:rPr>
      </w:pPr>
    </w:p>
    <w:p w14:paraId="24E459C7" w14:textId="77777777" w:rsidR="00000000" w:rsidRDefault="007C71EE">
      <w:pPr>
        <w:pStyle w:val="ad"/>
        <w:rPr>
          <w:rtl/>
        </w:rPr>
      </w:pPr>
      <w:r>
        <w:rPr>
          <w:rtl/>
        </w:rPr>
        <w:t>היו"ר ראובן ריבלין:</w:t>
      </w:r>
    </w:p>
    <w:p w14:paraId="6754F631" w14:textId="77777777" w:rsidR="00000000" w:rsidRDefault="007C71EE">
      <w:pPr>
        <w:pStyle w:val="a"/>
        <w:rPr>
          <w:rtl/>
        </w:rPr>
      </w:pPr>
    </w:p>
    <w:p w14:paraId="417599E8" w14:textId="77777777" w:rsidR="00000000" w:rsidRDefault="007C71EE">
      <w:pPr>
        <w:pStyle w:val="a"/>
        <w:rPr>
          <w:rFonts w:hint="cs"/>
          <w:rtl/>
        </w:rPr>
      </w:pPr>
      <w:r>
        <w:rPr>
          <w:rFonts w:hint="cs"/>
          <w:rtl/>
        </w:rPr>
        <w:t>הצעת חבר הכנסת נסים זאב לא נתקבלה.</w:t>
      </w:r>
    </w:p>
    <w:p w14:paraId="579E2688" w14:textId="77777777" w:rsidR="00000000" w:rsidRDefault="007C71EE">
      <w:pPr>
        <w:pStyle w:val="a"/>
        <w:rPr>
          <w:rFonts w:hint="cs"/>
          <w:rtl/>
        </w:rPr>
      </w:pPr>
    </w:p>
    <w:p w14:paraId="693913A8" w14:textId="77777777" w:rsidR="00000000" w:rsidRDefault="007C71EE">
      <w:pPr>
        <w:pStyle w:val="a"/>
        <w:rPr>
          <w:rFonts w:hint="cs"/>
          <w:rtl/>
        </w:rPr>
      </w:pPr>
      <w:r>
        <w:rPr>
          <w:rFonts w:hint="cs"/>
          <w:rtl/>
        </w:rPr>
        <w:t xml:space="preserve">חבר הכנסת יעקב מרגי - אינו נוכח. </w:t>
      </w:r>
    </w:p>
    <w:p w14:paraId="4DB41595" w14:textId="77777777" w:rsidR="00000000" w:rsidRDefault="007C71EE">
      <w:pPr>
        <w:pStyle w:val="a"/>
        <w:rPr>
          <w:rFonts w:hint="cs"/>
          <w:rtl/>
        </w:rPr>
      </w:pPr>
    </w:p>
    <w:p w14:paraId="10ACD125" w14:textId="77777777" w:rsidR="00000000" w:rsidRDefault="007C71EE">
      <w:pPr>
        <w:pStyle w:val="a"/>
        <w:rPr>
          <w:rFonts w:hint="cs"/>
          <w:rtl/>
        </w:rPr>
      </w:pPr>
      <w:r>
        <w:rPr>
          <w:rFonts w:hint="cs"/>
          <w:rtl/>
        </w:rPr>
        <w:t>אנחנו עוברים להצעת חבר הכנסת יוסי שריד. מי בעד? מי נגד? מי נמנע?</w:t>
      </w:r>
    </w:p>
    <w:p w14:paraId="50E02E04" w14:textId="77777777" w:rsidR="00000000" w:rsidRDefault="007C71EE">
      <w:pPr>
        <w:pStyle w:val="a"/>
        <w:rPr>
          <w:rFonts w:hint="cs"/>
          <w:rtl/>
        </w:rPr>
      </w:pPr>
    </w:p>
    <w:p w14:paraId="4352246C" w14:textId="77777777" w:rsidR="00000000" w:rsidRDefault="007C71EE">
      <w:pPr>
        <w:pStyle w:val="a"/>
        <w:jc w:val="center"/>
        <w:rPr>
          <w:rFonts w:hint="cs"/>
          <w:b/>
          <w:bCs/>
          <w:rtl/>
        </w:rPr>
      </w:pPr>
      <w:r>
        <w:rPr>
          <w:rFonts w:hint="cs"/>
          <w:b/>
          <w:bCs/>
          <w:rtl/>
        </w:rPr>
        <w:t>הצבעה</w:t>
      </w:r>
    </w:p>
    <w:p w14:paraId="414C1C53" w14:textId="77777777" w:rsidR="00000000" w:rsidRDefault="007C71EE">
      <w:pPr>
        <w:pStyle w:val="a"/>
        <w:jc w:val="center"/>
        <w:rPr>
          <w:rFonts w:hint="cs"/>
          <w:b/>
          <w:bCs/>
          <w:rtl/>
        </w:rPr>
      </w:pPr>
    </w:p>
    <w:p w14:paraId="1FE774DF" w14:textId="77777777" w:rsidR="00000000" w:rsidRDefault="007C71EE">
      <w:pPr>
        <w:pStyle w:val="a"/>
        <w:jc w:val="center"/>
        <w:rPr>
          <w:rFonts w:hint="cs"/>
          <w:rtl/>
        </w:rPr>
      </w:pPr>
      <w:r>
        <w:rPr>
          <w:rFonts w:hint="cs"/>
          <w:rtl/>
        </w:rPr>
        <w:t>ההסתייגות של חבר הכנסת</w:t>
      </w:r>
      <w:r>
        <w:rPr>
          <w:rFonts w:hint="cs"/>
          <w:rtl/>
        </w:rPr>
        <w:t xml:space="preserve"> יוסי שריד לסעיף 9 לא נתקבלה.</w:t>
      </w:r>
    </w:p>
    <w:p w14:paraId="0D7B44E3" w14:textId="77777777" w:rsidR="00000000" w:rsidRDefault="007C71EE">
      <w:pPr>
        <w:pStyle w:val="a"/>
        <w:jc w:val="center"/>
        <w:rPr>
          <w:rFonts w:hint="cs"/>
          <w:rtl/>
        </w:rPr>
      </w:pPr>
    </w:p>
    <w:p w14:paraId="4D0E82F1" w14:textId="77777777" w:rsidR="00000000" w:rsidRDefault="007C71EE">
      <w:pPr>
        <w:pStyle w:val="ad"/>
        <w:rPr>
          <w:rtl/>
        </w:rPr>
      </w:pPr>
    </w:p>
    <w:p w14:paraId="40C24685" w14:textId="77777777" w:rsidR="00000000" w:rsidRDefault="007C71EE">
      <w:pPr>
        <w:pStyle w:val="ad"/>
        <w:rPr>
          <w:rtl/>
        </w:rPr>
      </w:pPr>
      <w:r>
        <w:rPr>
          <w:rtl/>
        </w:rPr>
        <w:t>היו"ר ראובן ריבלין:</w:t>
      </w:r>
    </w:p>
    <w:p w14:paraId="78183687" w14:textId="77777777" w:rsidR="00000000" w:rsidRDefault="007C71EE">
      <w:pPr>
        <w:pStyle w:val="a"/>
        <w:rPr>
          <w:rtl/>
        </w:rPr>
      </w:pPr>
    </w:p>
    <w:p w14:paraId="53F0CD8E" w14:textId="77777777" w:rsidR="00000000" w:rsidRDefault="007C71EE">
      <w:pPr>
        <w:pStyle w:val="a"/>
        <w:rPr>
          <w:rFonts w:hint="cs"/>
          <w:rtl/>
        </w:rPr>
      </w:pPr>
      <w:r>
        <w:rPr>
          <w:rFonts w:hint="cs"/>
          <w:rtl/>
        </w:rPr>
        <w:t>הצעת חבר הכנסת שריד לא נתקבלה.</w:t>
      </w:r>
    </w:p>
    <w:p w14:paraId="580AABCF" w14:textId="77777777" w:rsidR="00000000" w:rsidRDefault="007C71EE">
      <w:pPr>
        <w:pStyle w:val="a"/>
        <w:rPr>
          <w:rFonts w:hint="cs"/>
          <w:rtl/>
        </w:rPr>
      </w:pPr>
    </w:p>
    <w:p w14:paraId="2C6DFB44" w14:textId="77777777" w:rsidR="00000000" w:rsidRDefault="007C71EE">
      <w:pPr>
        <w:pStyle w:val="a"/>
        <w:rPr>
          <w:rFonts w:hint="cs"/>
          <w:rtl/>
        </w:rPr>
      </w:pPr>
      <w:r>
        <w:rPr>
          <w:rFonts w:hint="cs"/>
          <w:rtl/>
        </w:rPr>
        <w:t>הצעת חבר הכנסת חיים אורון - מי בעד? מי נגד? מי נמנע?</w:t>
      </w:r>
    </w:p>
    <w:p w14:paraId="124D3C18" w14:textId="77777777" w:rsidR="00000000" w:rsidRDefault="007C71EE">
      <w:pPr>
        <w:pStyle w:val="a"/>
        <w:rPr>
          <w:rFonts w:hint="cs"/>
          <w:rtl/>
        </w:rPr>
      </w:pPr>
    </w:p>
    <w:p w14:paraId="380716C6" w14:textId="77777777" w:rsidR="00000000" w:rsidRDefault="007C71EE">
      <w:pPr>
        <w:pStyle w:val="a"/>
        <w:jc w:val="center"/>
        <w:rPr>
          <w:rFonts w:hint="cs"/>
          <w:b/>
          <w:bCs/>
          <w:rtl/>
        </w:rPr>
      </w:pPr>
      <w:r>
        <w:rPr>
          <w:rFonts w:hint="cs"/>
          <w:b/>
          <w:bCs/>
          <w:rtl/>
        </w:rPr>
        <w:t>הצבעה</w:t>
      </w:r>
    </w:p>
    <w:p w14:paraId="03016A4C" w14:textId="77777777" w:rsidR="00000000" w:rsidRDefault="007C71EE">
      <w:pPr>
        <w:pStyle w:val="a"/>
        <w:jc w:val="center"/>
        <w:rPr>
          <w:rFonts w:hint="cs"/>
          <w:b/>
          <w:bCs/>
          <w:rtl/>
        </w:rPr>
      </w:pPr>
    </w:p>
    <w:p w14:paraId="68579A35" w14:textId="77777777" w:rsidR="00000000" w:rsidRDefault="007C71EE">
      <w:pPr>
        <w:pStyle w:val="a"/>
        <w:jc w:val="center"/>
        <w:rPr>
          <w:rFonts w:hint="cs"/>
          <w:rtl/>
        </w:rPr>
      </w:pPr>
      <w:r>
        <w:rPr>
          <w:rFonts w:hint="cs"/>
          <w:rtl/>
        </w:rPr>
        <w:t>ההסתייגות של חבר הכנסת חיים אורון לסעיף 9 לא נתקבלה.</w:t>
      </w:r>
    </w:p>
    <w:p w14:paraId="03C3D0BB" w14:textId="77777777" w:rsidR="00000000" w:rsidRDefault="007C71EE">
      <w:pPr>
        <w:pStyle w:val="a"/>
        <w:jc w:val="center"/>
        <w:rPr>
          <w:rFonts w:hint="cs"/>
          <w:rtl/>
        </w:rPr>
      </w:pPr>
    </w:p>
    <w:p w14:paraId="0A2B4884" w14:textId="77777777" w:rsidR="00000000" w:rsidRDefault="007C71EE">
      <w:pPr>
        <w:pStyle w:val="ad"/>
        <w:rPr>
          <w:rtl/>
        </w:rPr>
      </w:pPr>
      <w:r>
        <w:rPr>
          <w:rtl/>
        </w:rPr>
        <w:t>היו"ר ראובן ריבלין:</w:t>
      </w:r>
    </w:p>
    <w:p w14:paraId="3989945E" w14:textId="77777777" w:rsidR="00000000" w:rsidRDefault="007C71EE">
      <w:pPr>
        <w:pStyle w:val="a"/>
        <w:rPr>
          <w:rtl/>
        </w:rPr>
      </w:pPr>
    </w:p>
    <w:p w14:paraId="6E0DBEA0" w14:textId="77777777" w:rsidR="00000000" w:rsidRDefault="007C71EE">
      <w:pPr>
        <w:pStyle w:val="a"/>
        <w:rPr>
          <w:rFonts w:hint="cs"/>
          <w:rtl/>
        </w:rPr>
      </w:pPr>
      <w:r>
        <w:rPr>
          <w:rFonts w:hint="cs"/>
          <w:rtl/>
        </w:rPr>
        <w:t>הצעת חבר הכנסת אורון לא נתקבלה.</w:t>
      </w:r>
    </w:p>
    <w:p w14:paraId="2056F038" w14:textId="77777777" w:rsidR="00000000" w:rsidRDefault="007C71EE">
      <w:pPr>
        <w:pStyle w:val="a"/>
        <w:rPr>
          <w:rFonts w:hint="cs"/>
          <w:rtl/>
        </w:rPr>
      </w:pPr>
    </w:p>
    <w:p w14:paraId="424A63FE" w14:textId="77777777" w:rsidR="00000000" w:rsidRDefault="007C71EE">
      <w:pPr>
        <w:pStyle w:val="a"/>
        <w:rPr>
          <w:rFonts w:hint="cs"/>
          <w:rtl/>
        </w:rPr>
      </w:pPr>
      <w:r>
        <w:rPr>
          <w:rFonts w:hint="cs"/>
          <w:rtl/>
        </w:rPr>
        <w:t>הצ</w:t>
      </w:r>
      <w:r>
        <w:rPr>
          <w:rFonts w:hint="cs"/>
          <w:rtl/>
        </w:rPr>
        <w:t>עת חבר הכנסת רן כהן - מי בעד? מי נגד? מי נמנע?</w:t>
      </w:r>
    </w:p>
    <w:p w14:paraId="3AEAE456" w14:textId="77777777" w:rsidR="00000000" w:rsidRDefault="007C71EE">
      <w:pPr>
        <w:pStyle w:val="a"/>
        <w:rPr>
          <w:rFonts w:hint="cs"/>
          <w:rtl/>
        </w:rPr>
      </w:pPr>
    </w:p>
    <w:p w14:paraId="604681A5" w14:textId="77777777" w:rsidR="00000000" w:rsidRDefault="007C71EE">
      <w:pPr>
        <w:pStyle w:val="a"/>
        <w:jc w:val="center"/>
        <w:rPr>
          <w:rFonts w:hint="cs"/>
          <w:b/>
          <w:bCs/>
          <w:rtl/>
        </w:rPr>
      </w:pPr>
      <w:r>
        <w:rPr>
          <w:rFonts w:hint="cs"/>
          <w:b/>
          <w:bCs/>
          <w:rtl/>
        </w:rPr>
        <w:t>הצבעה</w:t>
      </w:r>
    </w:p>
    <w:p w14:paraId="0BE87EF2" w14:textId="77777777" w:rsidR="00000000" w:rsidRDefault="007C71EE">
      <w:pPr>
        <w:pStyle w:val="a"/>
        <w:jc w:val="center"/>
        <w:rPr>
          <w:rFonts w:hint="cs"/>
          <w:b/>
          <w:bCs/>
          <w:rtl/>
        </w:rPr>
      </w:pPr>
    </w:p>
    <w:p w14:paraId="715AC1E2" w14:textId="77777777" w:rsidR="00000000" w:rsidRDefault="007C71EE">
      <w:pPr>
        <w:pStyle w:val="a"/>
        <w:jc w:val="center"/>
        <w:rPr>
          <w:rFonts w:hint="cs"/>
          <w:rtl/>
        </w:rPr>
      </w:pPr>
      <w:r>
        <w:rPr>
          <w:rFonts w:hint="cs"/>
          <w:rtl/>
        </w:rPr>
        <w:t>ההסתייגות של חבר הכנסת רן כהן לסעיף 9 לא נתקבלה.</w:t>
      </w:r>
    </w:p>
    <w:p w14:paraId="41CCEF3E" w14:textId="77777777" w:rsidR="00000000" w:rsidRDefault="007C71EE">
      <w:pPr>
        <w:pStyle w:val="a"/>
        <w:jc w:val="center"/>
        <w:rPr>
          <w:rFonts w:hint="cs"/>
          <w:rtl/>
        </w:rPr>
      </w:pPr>
    </w:p>
    <w:p w14:paraId="6E02E5FA" w14:textId="77777777" w:rsidR="00000000" w:rsidRDefault="007C71EE">
      <w:pPr>
        <w:pStyle w:val="ad"/>
        <w:rPr>
          <w:rtl/>
        </w:rPr>
      </w:pPr>
      <w:r>
        <w:rPr>
          <w:rtl/>
        </w:rPr>
        <w:t>היו"ר ראובן ריבלין:</w:t>
      </w:r>
    </w:p>
    <w:p w14:paraId="003D9A77" w14:textId="77777777" w:rsidR="00000000" w:rsidRDefault="007C71EE">
      <w:pPr>
        <w:pStyle w:val="a"/>
        <w:rPr>
          <w:rtl/>
        </w:rPr>
      </w:pPr>
    </w:p>
    <w:p w14:paraId="565B7769" w14:textId="77777777" w:rsidR="00000000" w:rsidRDefault="007C71EE">
      <w:pPr>
        <w:pStyle w:val="a"/>
        <w:rPr>
          <w:rFonts w:hint="cs"/>
          <w:rtl/>
        </w:rPr>
      </w:pPr>
      <w:r>
        <w:rPr>
          <w:rFonts w:hint="cs"/>
          <w:rtl/>
        </w:rPr>
        <w:t>הצעת חבר הכנסת רן כהן לא נתקבלה.</w:t>
      </w:r>
    </w:p>
    <w:p w14:paraId="0E00C91F" w14:textId="77777777" w:rsidR="00000000" w:rsidRDefault="007C71EE">
      <w:pPr>
        <w:pStyle w:val="a"/>
        <w:rPr>
          <w:rFonts w:hint="cs"/>
          <w:rtl/>
        </w:rPr>
      </w:pPr>
    </w:p>
    <w:p w14:paraId="4F30612F" w14:textId="77777777" w:rsidR="00000000" w:rsidRDefault="007C71EE">
      <w:pPr>
        <w:pStyle w:val="a"/>
        <w:rPr>
          <w:rFonts w:hint="cs"/>
          <w:rtl/>
        </w:rPr>
      </w:pPr>
      <w:r>
        <w:rPr>
          <w:rFonts w:hint="cs"/>
          <w:rtl/>
        </w:rPr>
        <w:t xml:space="preserve">חברת הכנסת גלאון - אינה נוכחת. חבר הכנסת רומן ברונפמן - אינו נוכח. </w:t>
      </w:r>
    </w:p>
    <w:p w14:paraId="0E0D2763" w14:textId="77777777" w:rsidR="00000000" w:rsidRDefault="007C71EE">
      <w:pPr>
        <w:pStyle w:val="a"/>
        <w:rPr>
          <w:rFonts w:hint="cs"/>
          <w:rtl/>
        </w:rPr>
      </w:pPr>
    </w:p>
    <w:p w14:paraId="29ACB63E" w14:textId="77777777" w:rsidR="00000000" w:rsidRDefault="007C71EE">
      <w:pPr>
        <w:pStyle w:val="a"/>
        <w:rPr>
          <w:rFonts w:hint="cs"/>
          <w:rtl/>
        </w:rPr>
      </w:pPr>
      <w:r>
        <w:rPr>
          <w:rFonts w:hint="cs"/>
          <w:rtl/>
        </w:rPr>
        <w:t xml:space="preserve">הצעת חבר הכנסת אבשלום וילן </w:t>
      </w:r>
      <w:r>
        <w:rPr>
          <w:rFonts w:hint="cs"/>
          <w:rtl/>
        </w:rPr>
        <w:t>- מי בעד? מי נגד? מי נמנע?</w:t>
      </w:r>
    </w:p>
    <w:p w14:paraId="61D8219E" w14:textId="77777777" w:rsidR="00000000" w:rsidRDefault="007C71EE">
      <w:pPr>
        <w:pStyle w:val="a"/>
        <w:rPr>
          <w:rFonts w:hint="cs"/>
          <w:rtl/>
        </w:rPr>
      </w:pPr>
    </w:p>
    <w:p w14:paraId="3B8E93F9" w14:textId="77777777" w:rsidR="00000000" w:rsidRDefault="007C71EE">
      <w:pPr>
        <w:pStyle w:val="a"/>
        <w:jc w:val="center"/>
        <w:rPr>
          <w:rFonts w:hint="cs"/>
          <w:b/>
          <w:bCs/>
          <w:rtl/>
        </w:rPr>
      </w:pPr>
      <w:r>
        <w:rPr>
          <w:rFonts w:hint="cs"/>
          <w:b/>
          <w:bCs/>
          <w:rtl/>
        </w:rPr>
        <w:t>הצבעה</w:t>
      </w:r>
    </w:p>
    <w:p w14:paraId="67CF8EAC" w14:textId="77777777" w:rsidR="00000000" w:rsidRDefault="007C71EE">
      <w:pPr>
        <w:pStyle w:val="a"/>
        <w:jc w:val="center"/>
        <w:rPr>
          <w:rFonts w:hint="cs"/>
          <w:b/>
          <w:bCs/>
          <w:rtl/>
        </w:rPr>
      </w:pPr>
    </w:p>
    <w:p w14:paraId="20A146CF" w14:textId="77777777" w:rsidR="00000000" w:rsidRDefault="007C71EE">
      <w:pPr>
        <w:pStyle w:val="a"/>
        <w:jc w:val="center"/>
        <w:rPr>
          <w:rFonts w:hint="cs"/>
          <w:rtl/>
        </w:rPr>
      </w:pPr>
      <w:r>
        <w:rPr>
          <w:rFonts w:hint="cs"/>
          <w:rtl/>
        </w:rPr>
        <w:t>ההסתייגות של חבר הכנסת אבשלום וילן לסעיף 9 לא נתקבלה.</w:t>
      </w:r>
    </w:p>
    <w:p w14:paraId="6626435F" w14:textId="77777777" w:rsidR="00000000" w:rsidRDefault="007C71EE">
      <w:pPr>
        <w:pStyle w:val="a"/>
        <w:jc w:val="center"/>
        <w:rPr>
          <w:rFonts w:hint="cs"/>
          <w:rtl/>
        </w:rPr>
      </w:pPr>
    </w:p>
    <w:p w14:paraId="64F37AFC" w14:textId="77777777" w:rsidR="00000000" w:rsidRDefault="007C71EE">
      <w:pPr>
        <w:pStyle w:val="ad"/>
        <w:rPr>
          <w:rtl/>
        </w:rPr>
      </w:pPr>
      <w:r>
        <w:rPr>
          <w:rtl/>
        </w:rPr>
        <w:t>היו"ר ראובן ריבלין:</w:t>
      </w:r>
    </w:p>
    <w:p w14:paraId="6BC20FD4" w14:textId="77777777" w:rsidR="00000000" w:rsidRDefault="007C71EE">
      <w:pPr>
        <w:pStyle w:val="a"/>
        <w:rPr>
          <w:rtl/>
        </w:rPr>
      </w:pPr>
    </w:p>
    <w:p w14:paraId="0EE622A4" w14:textId="77777777" w:rsidR="00000000" w:rsidRDefault="007C71EE">
      <w:pPr>
        <w:pStyle w:val="a"/>
        <w:rPr>
          <w:rFonts w:hint="cs"/>
          <w:rtl/>
        </w:rPr>
      </w:pPr>
      <w:r>
        <w:rPr>
          <w:rFonts w:hint="cs"/>
          <w:rtl/>
        </w:rPr>
        <w:t>הצעת חבר הכנסת וילן לא נתקבלה.</w:t>
      </w:r>
    </w:p>
    <w:p w14:paraId="2DCBB356" w14:textId="77777777" w:rsidR="00000000" w:rsidRDefault="007C71EE">
      <w:pPr>
        <w:pStyle w:val="a"/>
        <w:rPr>
          <w:rFonts w:hint="cs"/>
          <w:rtl/>
        </w:rPr>
      </w:pPr>
    </w:p>
    <w:p w14:paraId="7AABC833" w14:textId="77777777" w:rsidR="00000000" w:rsidRDefault="007C71EE">
      <w:pPr>
        <w:pStyle w:val="a"/>
        <w:rPr>
          <w:rFonts w:hint="cs"/>
          <w:rtl/>
        </w:rPr>
      </w:pPr>
      <w:r>
        <w:rPr>
          <w:rFonts w:hint="cs"/>
          <w:rtl/>
        </w:rPr>
        <w:t>הצעת חבר הכנסת יעקב ליצמן - מי בעד? מי נגד? מי נמנע?</w:t>
      </w:r>
    </w:p>
    <w:p w14:paraId="2B2C4430" w14:textId="77777777" w:rsidR="00000000" w:rsidRDefault="007C71EE">
      <w:pPr>
        <w:pStyle w:val="a"/>
        <w:rPr>
          <w:rFonts w:hint="cs"/>
          <w:rtl/>
        </w:rPr>
      </w:pPr>
    </w:p>
    <w:p w14:paraId="5C40C26C" w14:textId="77777777" w:rsidR="00000000" w:rsidRDefault="007C71EE">
      <w:pPr>
        <w:pStyle w:val="a"/>
        <w:jc w:val="center"/>
        <w:rPr>
          <w:b/>
          <w:bCs/>
          <w:rtl/>
        </w:rPr>
      </w:pPr>
    </w:p>
    <w:p w14:paraId="3B6F9309" w14:textId="77777777" w:rsidR="00000000" w:rsidRDefault="007C71EE">
      <w:pPr>
        <w:pStyle w:val="a"/>
        <w:jc w:val="center"/>
        <w:rPr>
          <w:rFonts w:hint="cs"/>
          <w:b/>
          <w:bCs/>
          <w:rtl/>
        </w:rPr>
      </w:pPr>
      <w:r>
        <w:rPr>
          <w:rFonts w:hint="cs"/>
          <w:b/>
          <w:bCs/>
          <w:rtl/>
        </w:rPr>
        <w:t>הצבעה</w:t>
      </w:r>
    </w:p>
    <w:p w14:paraId="42688607" w14:textId="77777777" w:rsidR="00000000" w:rsidRDefault="007C71EE">
      <w:pPr>
        <w:pStyle w:val="a"/>
        <w:jc w:val="center"/>
        <w:rPr>
          <w:rFonts w:hint="cs"/>
          <w:b/>
          <w:bCs/>
          <w:rtl/>
        </w:rPr>
      </w:pPr>
    </w:p>
    <w:p w14:paraId="3EEA9881" w14:textId="77777777" w:rsidR="00000000" w:rsidRDefault="007C71EE">
      <w:pPr>
        <w:pStyle w:val="a"/>
        <w:jc w:val="center"/>
        <w:rPr>
          <w:rFonts w:hint="cs"/>
          <w:rtl/>
        </w:rPr>
      </w:pPr>
      <w:r>
        <w:rPr>
          <w:rFonts w:hint="cs"/>
          <w:rtl/>
        </w:rPr>
        <w:t>ההסתייגות של חבר הכנסת יעקב ליצמן לסעיף 9 לא נתקבלה</w:t>
      </w:r>
      <w:r>
        <w:rPr>
          <w:rFonts w:hint="cs"/>
          <w:rtl/>
        </w:rPr>
        <w:t>.</w:t>
      </w:r>
    </w:p>
    <w:p w14:paraId="48E95E29" w14:textId="77777777" w:rsidR="00000000" w:rsidRDefault="007C71EE">
      <w:pPr>
        <w:pStyle w:val="a"/>
        <w:jc w:val="center"/>
        <w:rPr>
          <w:rFonts w:hint="cs"/>
          <w:rtl/>
        </w:rPr>
      </w:pPr>
    </w:p>
    <w:p w14:paraId="3BCE27CE" w14:textId="77777777" w:rsidR="00000000" w:rsidRDefault="007C71EE">
      <w:pPr>
        <w:pStyle w:val="ad"/>
        <w:rPr>
          <w:rtl/>
        </w:rPr>
      </w:pPr>
      <w:r>
        <w:rPr>
          <w:rtl/>
        </w:rPr>
        <w:t>היו"ר ראובן ריבלין:</w:t>
      </w:r>
    </w:p>
    <w:p w14:paraId="6ED9ECAA" w14:textId="77777777" w:rsidR="00000000" w:rsidRDefault="007C71EE">
      <w:pPr>
        <w:pStyle w:val="a"/>
        <w:rPr>
          <w:rtl/>
        </w:rPr>
      </w:pPr>
    </w:p>
    <w:p w14:paraId="39592600" w14:textId="77777777" w:rsidR="00000000" w:rsidRDefault="007C71EE">
      <w:pPr>
        <w:pStyle w:val="a"/>
        <w:rPr>
          <w:rFonts w:hint="cs"/>
          <w:rtl/>
        </w:rPr>
      </w:pPr>
      <w:r>
        <w:rPr>
          <w:rFonts w:hint="cs"/>
          <w:rtl/>
        </w:rPr>
        <w:t>אני קובע שהצעת חבר הכנסת ליצמן לא נתקבלה.</w:t>
      </w:r>
    </w:p>
    <w:p w14:paraId="2C13ABBD" w14:textId="77777777" w:rsidR="00000000" w:rsidRDefault="007C71EE">
      <w:pPr>
        <w:pStyle w:val="a"/>
        <w:rPr>
          <w:rFonts w:hint="cs"/>
          <w:rtl/>
        </w:rPr>
      </w:pPr>
    </w:p>
    <w:p w14:paraId="09B02E0E" w14:textId="77777777" w:rsidR="00000000" w:rsidRDefault="007C71EE">
      <w:pPr>
        <w:pStyle w:val="a"/>
        <w:rPr>
          <w:rFonts w:hint="cs"/>
          <w:rtl/>
        </w:rPr>
      </w:pPr>
      <w:r>
        <w:rPr>
          <w:rFonts w:hint="cs"/>
          <w:rtl/>
        </w:rPr>
        <w:t xml:space="preserve">חבר הכנסת רביץ - אינו נוכח. </w:t>
      </w:r>
    </w:p>
    <w:p w14:paraId="46E391FF" w14:textId="77777777" w:rsidR="00000000" w:rsidRDefault="007C71EE">
      <w:pPr>
        <w:pStyle w:val="a"/>
        <w:rPr>
          <w:rFonts w:hint="cs"/>
          <w:rtl/>
        </w:rPr>
      </w:pPr>
    </w:p>
    <w:p w14:paraId="2364C558" w14:textId="77777777" w:rsidR="00000000" w:rsidRDefault="007C71EE">
      <w:pPr>
        <w:pStyle w:val="a"/>
        <w:rPr>
          <w:rFonts w:hint="cs"/>
          <w:rtl/>
        </w:rPr>
      </w:pPr>
      <w:r>
        <w:rPr>
          <w:rFonts w:hint="cs"/>
          <w:rtl/>
        </w:rPr>
        <w:t>הצעת חבר הכנסת פרוש - מי בעד? מי נגד? מי נמנע?</w:t>
      </w:r>
    </w:p>
    <w:p w14:paraId="6BF39569" w14:textId="77777777" w:rsidR="00000000" w:rsidRDefault="007C71EE">
      <w:pPr>
        <w:pStyle w:val="a"/>
        <w:rPr>
          <w:rFonts w:hint="cs"/>
          <w:rtl/>
        </w:rPr>
      </w:pPr>
    </w:p>
    <w:p w14:paraId="7AB7D22E" w14:textId="77777777" w:rsidR="00000000" w:rsidRDefault="007C71EE">
      <w:pPr>
        <w:pStyle w:val="a"/>
        <w:jc w:val="center"/>
        <w:rPr>
          <w:rFonts w:hint="cs"/>
          <w:b/>
          <w:bCs/>
          <w:rtl/>
        </w:rPr>
      </w:pPr>
      <w:r>
        <w:rPr>
          <w:rFonts w:hint="cs"/>
          <w:b/>
          <w:bCs/>
          <w:rtl/>
        </w:rPr>
        <w:t>הצבעה</w:t>
      </w:r>
    </w:p>
    <w:p w14:paraId="7907246C" w14:textId="77777777" w:rsidR="00000000" w:rsidRDefault="007C71EE">
      <w:pPr>
        <w:pStyle w:val="a"/>
        <w:jc w:val="center"/>
        <w:rPr>
          <w:rFonts w:hint="cs"/>
          <w:b/>
          <w:bCs/>
          <w:rtl/>
        </w:rPr>
      </w:pPr>
    </w:p>
    <w:p w14:paraId="220D2ADD" w14:textId="77777777" w:rsidR="00000000" w:rsidRDefault="007C71EE">
      <w:pPr>
        <w:pStyle w:val="a"/>
        <w:jc w:val="center"/>
        <w:rPr>
          <w:rFonts w:hint="cs"/>
          <w:rtl/>
        </w:rPr>
      </w:pPr>
      <w:r>
        <w:rPr>
          <w:rFonts w:hint="cs"/>
          <w:rtl/>
        </w:rPr>
        <w:t>ההסתייגות של חבר הכנסת מאיר פרוש לסעיף 9 לא נתקבלה.</w:t>
      </w:r>
    </w:p>
    <w:p w14:paraId="6E321BDA" w14:textId="77777777" w:rsidR="00000000" w:rsidRDefault="007C71EE">
      <w:pPr>
        <w:pStyle w:val="a"/>
        <w:jc w:val="center"/>
        <w:rPr>
          <w:rFonts w:hint="cs"/>
          <w:rtl/>
        </w:rPr>
      </w:pPr>
    </w:p>
    <w:p w14:paraId="1363638C" w14:textId="77777777" w:rsidR="00000000" w:rsidRDefault="007C71EE">
      <w:pPr>
        <w:pStyle w:val="ad"/>
        <w:rPr>
          <w:rtl/>
        </w:rPr>
      </w:pPr>
      <w:r>
        <w:rPr>
          <w:rtl/>
        </w:rPr>
        <w:t>היו"ר ראובן ריבלין:</w:t>
      </w:r>
    </w:p>
    <w:p w14:paraId="66EEB452" w14:textId="77777777" w:rsidR="00000000" w:rsidRDefault="007C71EE">
      <w:pPr>
        <w:pStyle w:val="a"/>
        <w:rPr>
          <w:rtl/>
        </w:rPr>
      </w:pPr>
    </w:p>
    <w:p w14:paraId="6E888C0C" w14:textId="77777777" w:rsidR="00000000" w:rsidRDefault="007C71EE">
      <w:pPr>
        <w:pStyle w:val="a"/>
        <w:rPr>
          <w:rFonts w:hint="cs"/>
          <w:rtl/>
        </w:rPr>
      </w:pPr>
      <w:r>
        <w:rPr>
          <w:rFonts w:hint="cs"/>
          <w:rtl/>
        </w:rPr>
        <w:t>הצעת חבר הכנסת פרוש לא נתקבלה.</w:t>
      </w:r>
    </w:p>
    <w:p w14:paraId="07719589" w14:textId="77777777" w:rsidR="00000000" w:rsidRDefault="007C71EE">
      <w:pPr>
        <w:pStyle w:val="a"/>
        <w:rPr>
          <w:rFonts w:hint="cs"/>
          <w:rtl/>
        </w:rPr>
      </w:pPr>
    </w:p>
    <w:p w14:paraId="2B824EE9" w14:textId="77777777" w:rsidR="00000000" w:rsidRDefault="007C71EE">
      <w:pPr>
        <w:pStyle w:val="ac"/>
        <w:rPr>
          <w:rtl/>
        </w:rPr>
      </w:pPr>
      <w:r>
        <w:rPr>
          <w:rFonts w:hint="eastAsia"/>
          <w:rtl/>
        </w:rPr>
        <w:t>משה</w:t>
      </w:r>
      <w:r>
        <w:rPr>
          <w:rtl/>
        </w:rPr>
        <w:t xml:space="preserve"> גפני (יהדות התורה):</w:t>
      </w:r>
    </w:p>
    <w:p w14:paraId="411A0594" w14:textId="77777777" w:rsidR="00000000" w:rsidRDefault="007C71EE">
      <w:pPr>
        <w:pStyle w:val="a"/>
        <w:rPr>
          <w:rFonts w:hint="eastAsia"/>
          <w:rtl/>
        </w:rPr>
      </w:pPr>
    </w:p>
    <w:p w14:paraId="1E54DCCE" w14:textId="77777777" w:rsidR="00000000" w:rsidRDefault="007C71EE">
      <w:pPr>
        <w:pStyle w:val="ac"/>
        <w:ind w:firstLine="720"/>
        <w:rPr>
          <w:rFonts w:hint="cs"/>
          <w:b w:val="0"/>
          <w:bCs w:val="0"/>
          <w:u w:val="none"/>
          <w:rtl/>
        </w:rPr>
      </w:pPr>
      <w:r>
        <w:rPr>
          <w:rFonts w:hint="cs"/>
          <w:b w:val="0"/>
          <w:bCs w:val="0"/>
          <w:u w:val="none"/>
          <w:rtl/>
        </w:rPr>
        <w:t>אדוני היושב-ראש - - -</w:t>
      </w:r>
    </w:p>
    <w:p w14:paraId="38A77CBD" w14:textId="77777777" w:rsidR="00000000" w:rsidRDefault="007C71EE">
      <w:pPr>
        <w:pStyle w:val="ac"/>
        <w:rPr>
          <w:rFonts w:hint="cs"/>
          <w:b w:val="0"/>
          <w:bCs w:val="0"/>
          <w:u w:val="none"/>
          <w:rtl/>
        </w:rPr>
      </w:pPr>
    </w:p>
    <w:p w14:paraId="0C693774" w14:textId="77777777" w:rsidR="00000000" w:rsidRDefault="007C71EE">
      <w:pPr>
        <w:pStyle w:val="ad"/>
        <w:rPr>
          <w:rFonts w:hint="cs"/>
          <w:rtl/>
        </w:rPr>
      </w:pPr>
    </w:p>
    <w:p w14:paraId="3B8119FC" w14:textId="77777777" w:rsidR="00000000" w:rsidRDefault="007C71EE">
      <w:pPr>
        <w:pStyle w:val="ad"/>
        <w:rPr>
          <w:rtl/>
        </w:rPr>
      </w:pPr>
      <w:r>
        <w:rPr>
          <w:rtl/>
        </w:rPr>
        <w:t>היו"ר ראובן ריבלין:</w:t>
      </w:r>
    </w:p>
    <w:p w14:paraId="62CE9EE7" w14:textId="77777777" w:rsidR="00000000" w:rsidRDefault="007C71EE">
      <w:pPr>
        <w:pStyle w:val="a"/>
        <w:rPr>
          <w:rtl/>
        </w:rPr>
      </w:pPr>
    </w:p>
    <w:p w14:paraId="2BB2F343" w14:textId="77777777" w:rsidR="00000000" w:rsidRDefault="007C71EE">
      <w:pPr>
        <w:pStyle w:val="a"/>
        <w:rPr>
          <w:rFonts w:hint="cs"/>
          <w:rtl/>
        </w:rPr>
      </w:pPr>
      <w:r>
        <w:rPr>
          <w:rFonts w:hint="cs"/>
          <w:rtl/>
        </w:rPr>
        <w:t>יש אנשים שמצביעים ככה. פה כל הקיבוץ הזה לא הצביע. חבר הכנסת גפני, כל הקבוצה.</w:t>
      </w:r>
    </w:p>
    <w:p w14:paraId="0B2B2809" w14:textId="77777777" w:rsidR="00000000" w:rsidRDefault="007C71EE">
      <w:pPr>
        <w:pStyle w:val="a"/>
        <w:rPr>
          <w:rFonts w:hint="cs"/>
          <w:rtl/>
        </w:rPr>
      </w:pPr>
    </w:p>
    <w:p w14:paraId="11AB9AD1" w14:textId="77777777" w:rsidR="00000000" w:rsidRDefault="007C71EE">
      <w:pPr>
        <w:pStyle w:val="a"/>
        <w:rPr>
          <w:rFonts w:hint="cs"/>
          <w:rtl/>
        </w:rPr>
      </w:pPr>
      <w:r>
        <w:rPr>
          <w:rFonts w:hint="cs"/>
          <w:rtl/>
        </w:rPr>
        <w:t>הצעת חבר הכנסת ישראל אייכלר - מי בעד? מי נגד? מי נמנע?</w:t>
      </w:r>
    </w:p>
    <w:p w14:paraId="7F5F0A94" w14:textId="77777777" w:rsidR="00000000" w:rsidRDefault="007C71EE">
      <w:pPr>
        <w:pStyle w:val="a"/>
        <w:rPr>
          <w:rFonts w:hint="cs"/>
          <w:rtl/>
        </w:rPr>
      </w:pPr>
    </w:p>
    <w:p w14:paraId="7C25DAFB" w14:textId="77777777" w:rsidR="00000000" w:rsidRDefault="007C71EE">
      <w:pPr>
        <w:pStyle w:val="a"/>
        <w:jc w:val="center"/>
        <w:rPr>
          <w:rFonts w:hint="cs"/>
          <w:b/>
          <w:bCs/>
          <w:rtl/>
        </w:rPr>
      </w:pPr>
      <w:r>
        <w:rPr>
          <w:rFonts w:hint="cs"/>
          <w:b/>
          <w:bCs/>
          <w:rtl/>
        </w:rPr>
        <w:t>הצבעה</w:t>
      </w:r>
    </w:p>
    <w:p w14:paraId="534EBBE7" w14:textId="77777777" w:rsidR="00000000" w:rsidRDefault="007C71EE">
      <w:pPr>
        <w:pStyle w:val="a"/>
        <w:jc w:val="center"/>
        <w:rPr>
          <w:rFonts w:hint="cs"/>
          <w:b/>
          <w:bCs/>
          <w:rtl/>
        </w:rPr>
      </w:pPr>
    </w:p>
    <w:p w14:paraId="0E8B7C57" w14:textId="77777777" w:rsidR="00000000" w:rsidRDefault="007C71EE">
      <w:pPr>
        <w:pStyle w:val="a"/>
        <w:jc w:val="center"/>
        <w:rPr>
          <w:rFonts w:hint="cs"/>
          <w:rtl/>
        </w:rPr>
      </w:pPr>
      <w:r>
        <w:rPr>
          <w:rFonts w:hint="cs"/>
          <w:rtl/>
        </w:rPr>
        <w:t>ההסתייגות של חבר הכנסת ישראל אייכלר לסעיף 9</w:t>
      </w:r>
      <w:r>
        <w:rPr>
          <w:rFonts w:hint="cs"/>
          <w:rtl/>
        </w:rPr>
        <w:t xml:space="preserve"> לא נתקבלה.</w:t>
      </w:r>
    </w:p>
    <w:p w14:paraId="182DCCE8" w14:textId="77777777" w:rsidR="00000000" w:rsidRDefault="007C71EE">
      <w:pPr>
        <w:pStyle w:val="a"/>
        <w:jc w:val="center"/>
        <w:rPr>
          <w:rFonts w:hint="cs"/>
          <w:rtl/>
        </w:rPr>
      </w:pPr>
    </w:p>
    <w:p w14:paraId="301A95B5" w14:textId="77777777" w:rsidR="00000000" w:rsidRDefault="007C71EE">
      <w:pPr>
        <w:pStyle w:val="ac"/>
        <w:rPr>
          <w:rtl/>
        </w:rPr>
      </w:pPr>
      <w:r>
        <w:rPr>
          <w:rFonts w:hint="eastAsia"/>
          <w:rtl/>
        </w:rPr>
        <w:t>משה</w:t>
      </w:r>
      <w:r>
        <w:rPr>
          <w:rtl/>
        </w:rPr>
        <w:t xml:space="preserve"> גפני (יהדות התורה):</w:t>
      </w:r>
    </w:p>
    <w:p w14:paraId="06EE07CA" w14:textId="77777777" w:rsidR="00000000" w:rsidRDefault="007C71EE">
      <w:pPr>
        <w:pStyle w:val="a"/>
        <w:rPr>
          <w:rFonts w:hint="cs"/>
          <w:rtl/>
        </w:rPr>
      </w:pPr>
    </w:p>
    <w:p w14:paraId="74AD8B59" w14:textId="77777777" w:rsidR="00000000" w:rsidRDefault="007C71EE">
      <w:pPr>
        <w:pStyle w:val="a"/>
        <w:rPr>
          <w:rFonts w:hint="cs"/>
          <w:rtl/>
        </w:rPr>
      </w:pPr>
      <w:r>
        <w:rPr>
          <w:rFonts w:hint="cs"/>
          <w:rtl/>
        </w:rPr>
        <w:t>- - -</w:t>
      </w:r>
    </w:p>
    <w:p w14:paraId="40C7D3A9" w14:textId="77777777" w:rsidR="00000000" w:rsidRDefault="007C71EE">
      <w:pPr>
        <w:pStyle w:val="a"/>
        <w:rPr>
          <w:rFonts w:hint="cs"/>
          <w:rtl/>
        </w:rPr>
      </w:pPr>
    </w:p>
    <w:p w14:paraId="4D0FDDD3" w14:textId="77777777" w:rsidR="00000000" w:rsidRDefault="007C71EE">
      <w:pPr>
        <w:pStyle w:val="ad"/>
        <w:rPr>
          <w:rtl/>
        </w:rPr>
      </w:pPr>
      <w:r>
        <w:rPr>
          <w:rtl/>
        </w:rPr>
        <w:t>היו"ר ראובן ריבלין:</w:t>
      </w:r>
    </w:p>
    <w:p w14:paraId="74BDC2EA" w14:textId="77777777" w:rsidR="00000000" w:rsidRDefault="007C71EE">
      <w:pPr>
        <w:pStyle w:val="a"/>
        <w:rPr>
          <w:rtl/>
        </w:rPr>
      </w:pPr>
    </w:p>
    <w:p w14:paraId="2EEB6DFD" w14:textId="77777777" w:rsidR="00000000" w:rsidRDefault="007C71EE">
      <w:pPr>
        <w:pStyle w:val="a"/>
        <w:rPr>
          <w:rFonts w:hint="cs"/>
          <w:rtl/>
        </w:rPr>
      </w:pPr>
      <w:r>
        <w:rPr>
          <w:rFonts w:hint="cs"/>
          <w:rtl/>
        </w:rPr>
        <w:t>אני כבר חוזר אליך.</w:t>
      </w:r>
    </w:p>
    <w:p w14:paraId="18E75ACE" w14:textId="77777777" w:rsidR="00000000" w:rsidRDefault="007C71EE">
      <w:pPr>
        <w:pStyle w:val="a"/>
        <w:rPr>
          <w:rFonts w:hint="cs"/>
          <w:rtl/>
        </w:rPr>
      </w:pPr>
    </w:p>
    <w:p w14:paraId="7E9346C8" w14:textId="77777777" w:rsidR="00000000" w:rsidRDefault="007C71EE">
      <w:pPr>
        <w:pStyle w:val="a"/>
        <w:rPr>
          <w:rFonts w:hint="cs"/>
          <w:rtl/>
        </w:rPr>
      </w:pPr>
      <w:r>
        <w:rPr>
          <w:rFonts w:hint="cs"/>
          <w:rtl/>
        </w:rPr>
        <w:t>הצעת חבר הכנסת אייכלר לא עברה.</w:t>
      </w:r>
    </w:p>
    <w:p w14:paraId="730F5E77" w14:textId="77777777" w:rsidR="00000000" w:rsidRDefault="007C71EE">
      <w:pPr>
        <w:pStyle w:val="a"/>
        <w:rPr>
          <w:rFonts w:hint="cs"/>
          <w:rtl/>
        </w:rPr>
      </w:pPr>
    </w:p>
    <w:p w14:paraId="2FA7E628" w14:textId="77777777" w:rsidR="00000000" w:rsidRDefault="007C71EE">
      <w:pPr>
        <w:pStyle w:val="a"/>
        <w:rPr>
          <w:rFonts w:hint="cs"/>
          <w:rtl/>
        </w:rPr>
      </w:pPr>
      <w:r>
        <w:rPr>
          <w:rFonts w:hint="cs"/>
          <w:rtl/>
        </w:rPr>
        <w:t>למען הסר ספק מלב, מי בעד הצעת חבר הכנסת גפני? מי נגד? מי נמנע?</w:t>
      </w:r>
    </w:p>
    <w:p w14:paraId="573547CC" w14:textId="77777777" w:rsidR="00000000" w:rsidRDefault="007C71EE">
      <w:pPr>
        <w:pStyle w:val="a"/>
        <w:rPr>
          <w:rFonts w:hint="cs"/>
          <w:rtl/>
        </w:rPr>
      </w:pPr>
    </w:p>
    <w:p w14:paraId="321050F3" w14:textId="77777777" w:rsidR="00000000" w:rsidRDefault="007C71EE">
      <w:pPr>
        <w:pStyle w:val="a"/>
        <w:jc w:val="center"/>
        <w:rPr>
          <w:rFonts w:hint="cs"/>
          <w:b/>
          <w:bCs/>
          <w:rtl/>
        </w:rPr>
      </w:pPr>
      <w:r>
        <w:rPr>
          <w:rFonts w:hint="cs"/>
          <w:b/>
          <w:bCs/>
          <w:rtl/>
        </w:rPr>
        <w:t>הצבעה</w:t>
      </w:r>
    </w:p>
    <w:p w14:paraId="36FE4D13" w14:textId="77777777" w:rsidR="00000000" w:rsidRDefault="007C71EE">
      <w:pPr>
        <w:pStyle w:val="a"/>
        <w:jc w:val="center"/>
        <w:rPr>
          <w:rFonts w:hint="cs"/>
          <w:b/>
          <w:bCs/>
          <w:rtl/>
        </w:rPr>
      </w:pPr>
    </w:p>
    <w:p w14:paraId="54DFA0BA" w14:textId="77777777" w:rsidR="00000000" w:rsidRDefault="007C71EE">
      <w:pPr>
        <w:pStyle w:val="a"/>
        <w:jc w:val="center"/>
        <w:rPr>
          <w:rFonts w:hint="cs"/>
          <w:rtl/>
        </w:rPr>
      </w:pPr>
      <w:r>
        <w:rPr>
          <w:rFonts w:hint="cs"/>
          <w:rtl/>
        </w:rPr>
        <w:t>ההסתייגות של חבר הכנסת משה גפני לסעיף 9 לא נתקבלה.</w:t>
      </w:r>
    </w:p>
    <w:p w14:paraId="2225DCB5" w14:textId="77777777" w:rsidR="00000000" w:rsidRDefault="007C71EE">
      <w:pPr>
        <w:pStyle w:val="a"/>
        <w:jc w:val="center"/>
        <w:rPr>
          <w:rFonts w:hint="cs"/>
          <w:rtl/>
        </w:rPr>
      </w:pPr>
    </w:p>
    <w:p w14:paraId="2190DD21" w14:textId="77777777" w:rsidR="00000000" w:rsidRDefault="007C71EE">
      <w:pPr>
        <w:pStyle w:val="ad"/>
        <w:rPr>
          <w:rtl/>
        </w:rPr>
      </w:pPr>
      <w:r>
        <w:rPr>
          <w:rtl/>
        </w:rPr>
        <w:t>היו"ר ראובן ריב</w:t>
      </w:r>
      <w:r>
        <w:rPr>
          <w:rtl/>
        </w:rPr>
        <w:t>לין:</w:t>
      </w:r>
    </w:p>
    <w:p w14:paraId="4D7FF881" w14:textId="77777777" w:rsidR="00000000" w:rsidRDefault="007C71EE">
      <w:pPr>
        <w:pStyle w:val="a"/>
        <w:rPr>
          <w:rtl/>
        </w:rPr>
      </w:pPr>
    </w:p>
    <w:p w14:paraId="416D4B93" w14:textId="77777777" w:rsidR="00000000" w:rsidRDefault="007C71EE">
      <w:pPr>
        <w:pStyle w:val="a"/>
        <w:rPr>
          <w:rFonts w:hint="cs"/>
          <w:rtl/>
        </w:rPr>
      </w:pPr>
      <w:r>
        <w:rPr>
          <w:rFonts w:hint="cs"/>
          <w:rtl/>
        </w:rPr>
        <w:t>הצעת חבר הכנסת גפני לא נתקבלה.</w:t>
      </w:r>
    </w:p>
    <w:p w14:paraId="18F910A9" w14:textId="77777777" w:rsidR="00000000" w:rsidRDefault="007C71EE">
      <w:pPr>
        <w:pStyle w:val="a"/>
        <w:rPr>
          <w:rFonts w:hint="cs"/>
          <w:rtl/>
        </w:rPr>
      </w:pPr>
    </w:p>
    <w:p w14:paraId="2600D719" w14:textId="77777777" w:rsidR="00000000" w:rsidRDefault="007C71EE">
      <w:pPr>
        <w:pStyle w:val="a"/>
        <w:rPr>
          <w:rFonts w:hint="cs"/>
          <w:rtl/>
        </w:rPr>
      </w:pPr>
      <w:r>
        <w:rPr>
          <w:rFonts w:hint="cs"/>
          <w:rtl/>
        </w:rPr>
        <w:t xml:space="preserve">חבר הכנסת ברכה - אינו נוכח. </w:t>
      </w:r>
    </w:p>
    <w:p w14:paraId="09489A4D" w14:textId="77777777" w:rsidR="00000000" w:rsidRDefault="007C71EE">
      <w:pPr>
        <w:pStyle w:val="a"/>
        <w:rPr>
          <w:rFonts w:hint="cs"/>
          <w:rtl/>
        </w:rPr>
      </w:pPr>
    </w:p>
    <w:p w14:paraId="415422A3" w14:textId="77777777" w:rsidR="00000000" w:rsidRDefault="007C71EE">
      <w:pPr>
        <w:pStyle w:val="a"/>
        <w:rPr>
          <w:rFonts w:hint="cs"/>
          <w:rtl/>
        </w:rPr>
      </w:pPr>
      <w:r>
        <w:rPr>
          <w:rFonts w:hint="cs"/>
          <w:rtl/>
        </w:rPr>
        <w:t>הצעת חבר הכנסת מח'ול - מי בעד? מי נגד? מי נמנע?</w:t>
      </w:r>
    </w:p>
    <w:p w14:paraId="53C19690" w14:textId="77777777" w:rsidR="00000000" w:rsidRDefault="007C71EE">
      <w:pPr>
        <w:pStyle w:val="a"/>
        <w:rPr>
          <w:rFonts w:hint="cs"/>
          <w:rtl/>
        </w:rPr>
      </w:pPr>
    </w:p>
    <w:p w14:paraId="44B9F9DD" w14:textId="77777777" w:rsidR="00000000" w:rsidRDefault="007C71EE">
      <w:pPr>
        <w:pStyle w:val="a"/>
        <w:jc w:val="center"/>
        <w:rPr>
          <w:rFonts w:hint="cs"/>
          <w:b/>
          <w:bCs/>
          <w:rtl/>
        </w:rPr>
      </w:pPr>
      <w:r>
        <w:rPr>
          <w:rFonts w:hint="cs"/>
          <w:b/>
          <w:bCs/>
          <w:rtl/>
        </w:rPr>
        <w:t>הצבעה</w:t>
      </w:r>
    </w:p>
    <w:p w14:paraId="2DB36E2D" w14:textId="77777777" w:rsidR="00000000" w:rsidRDefault="007C71EE">
      <w:pPr>
        <w:pStyle w:val="a"/>
        <w:jc w:val="center"/>
        <w:rPr>
          <w:rFonts w:hint="cs"/>
          <w:b/>
          <w:bCs/>
          <w:rtl/>
        </w:rPr>
      </w:pPr>
    </w:p>
    <w:p w14:paraId="5796747C" w14:textId="77777777" w:rsidR="00000000" w:rsidRDefault="007C71EE">
      <w:pPr>
        <w:pStyle w:val="a"/>
        <w:jc w:val="center"/>
        <w:rPr>
          <w:rFonts w:hint="cs"/>
          <w:rtl/>
        </w:rPr>
      </w:pPr>
      <w:r>
        <w:rPr>
          <w:rFonts w:hint="cs"/>
          <w:rtl/>
        </w:rPr>
        <w:t>ההסתייגות של חבר הכנסת עסאם מח'ול לסעיף 9 לא נתקבלה.</w:t>
      </w:r>
    </w:p>
    <w:p w14:paraId="41FFA578" w14:textId="77777777" w:rsidR="00000000" w:rsidRDefault="007C71EE">
      <w:pPr>
        <w:pStyle w:val="a"/>
        <w:jc w:val="center"/>
        <w:rPr>
          <w:rFonts w:hint="cs"/>
          <w:rtl/>
        </w:rPr>
      </w:pPr>
    </w:p>
    <w:p w14:paraId="077BC011" w14:textId="77777777" w:rsidR="00000000" w:rsidRDefault="007C71EE">
      <w:pPr>
        <w:pStyle w:val="ad"/>
        <w:rPr>
          <w:rtl/>
        </w:rPr>
      </w:pPr>
      <w:r>
        <w:rPr>
          <w:rtl/>
        </w:rPr>
        <w:t>היו"ר ראובן ריבלין:</w:t>
      </w:r>
    </w:p>
    <w:p w14:paraId="31840CFD" w14:textId="77777777" w:rsidR="00000000" w:rsidRDefault="007C71EE">
      <w:pPr>
        <w:pStyle w:val="a"/>
        <w:rPr>
          <w:rtl/>
        </w:rPr>
      </w:pPr>
    </w:p>
    <w:p w14:paraId="31F32452" w14:textId="77777777" w:rsidR="00000000" w:rsidRDefault="007C71EE">
      <w:pPr>
        <w:pStyle w:val="a"/>
        <w:rPr>
          <w:rFonts w:hint="cs"/>
          <w:rtl/>
        </w:rPr>
      </w:pPr>
      <w:r>
        <w:rPr>
          <w:rFonts w:hint="cs"/>
          <w:rtl/>
        </w:rPr>
        <w:t>הצעת חבר הכנסת מח'ול לא עברה.</w:t>
      </w:r>
    </w:p>
    <w:p w14:paraId="57C53288" w14:textId="77777777" w:rsidR="00000000" w:rsidRDefault="007C71EE">
      <w:pPr>
        <w:pStyle w:val="a"/>
        <w:rPr>
          <w:rFonts w:hint="cs"/>
          <w:rtl/>
        </w:rPr>
      </w:pPr>
    </w:p>
    <w:p w14:paraId="433075F4" w14:textId="77777777" w:rsidR="00000000" w:rsidRDefault="007C71EE">
      <w:pPr>
        <w:pStyle w:val="a"/>
        <w:rPr>
          <w:rFonts w:hint="cs"/>
          <w:rtl/>
        </w:rPr>
      </w:pPr>
      <w:r>
        <w:rPr>
          <w:rFonts w:hint="cs"/>
          <w:rtl/>
        </w:rPr>
        <w:t>הצעת חבר הכנסת אחמד טיבי -</w:t>
      </w:r>
      <w:r>
        <w:rPr>
          <w:rFonts w:hint="cs"/>
          <w:rtl/>
        </w:rPr>
        <w:t xml:space="preserve"> מי בעד? מי נגד? מי נמנע?</w:t>
      </w:r>
    </w:p>
    <w:p w14:paraId="3529F6B8" w14:textId="77777777" w:rsidR="00000000" w:rsidRDefault="007C71EE">
      <w:pPr>
        <w:pStyle w:val="a"/>
        <w:rPr>
          <w:rFonts w:hint="cs"/>
          <w:rtl/>
        </w:rPr>
      </w:pPr>
    </w:p>
    <w:p w14:paraId="25EACBF5" w14:textId="77777777" w:rsidR="00000000" w:rsidRDefault="007C71EE">
      <w:pPr>
        <w:pStyle w:val="a"/>
        <w:jc w:val="center"/>
        <w:rPr>
          <w:rFonts w:hint="cs"/>
          <w:b/>
          <w:bCs/>
          <w:rtl/>
        </w:rPr>
      </w:pPr>
      <w:r>
        <w:rPr>
          <w:rFonts w:hint="cs"/>
          <w:b/>
          <w:bCs/>
          <w:rtl/>
        </w:rPr>
        <w:t>הצבעה</w:t>
      </w:r>
    </w:p>
    <w:p w14:paraId="3B9F4B0C" w14:textId="77777777" w:rsidR="00000000" w:rsidRDefault="007C71EE">
      <w:pPr>
        <w:pStyle w:val="a"/>
        <w:jc w:val="center"/>
        <w:rPr>
          <w:rFonts w:hint="cs"/>
          <w:b/>
          <w:bCs/>
          <w:rtl/>
        </w:rPr>
      </w:pPr>
    </w:p>
    <w:p w14:paraId="690EEB6A" w14:textId="77777777" w:rsidR="00000000" w:rsidRDefault="007C71EE">
      <w:pPr>
        <w:pStyle w:val="a"/>
        <w:jc w:val="center"/>
        <w:rPr>
          <w:rFonts w:hint="cs"/>
          <w:rtl/>
        </w:rPr>
      </w:pPr>
      <w:r>
        <w:rPr>
          <w:rFonts w:hint="cs"/>
          <w:rtl/>
        </w:rPr>
        <w:t>ההסתייגות של חבר הכנסת אחמד טיבי לסעיף 9 לא נתקבלה.</w:t>
      </w:r>
    </w:p>
    <w:p w14:paraId="7C6A3C76" w14:textId="77777777" w:rsidR="00000000" w:rsidRDefault="007C71EE">
      <w:pPr>
        <w:pStyle w:val="a"/>
        <w:jc w:val="center"/>
        <w:rPr>
          <w:rFonts w:hint="cs"/>
          <w:rtl/>
        </w:rPr>
      </w:pPr>
    </w:p>
    <w:p w14:paraId="129E7DD8" w14:textId="77777777" w:rsidR="00000000" w:rsidRDefault="007C71EE">
      <w:pPr>
        <w:pStyle w:val="ad"/>
        <w:rPr>
          <w:rtl/>
        </w:rPr>
      </w:pPr>
      <w:r>
        <w:rPr>
          <w:rtl/>
        </w:rPr>
        <w:t>היו"ר ראובן ריבלין:</w:t>
      </w:r>
    </w:p>
    <w:p w14:paraId="654E8E6D" w14:textId="77777777" w:rsidR="00000000" w:rsidRDefault="007C71EE">
      <w:pPr>
        <w:pStyle w:val="a"/>
        <w:rPr>
          <w:rtl/>
        </w:rPr>
      </w:pPr>
    </w:p>
    <w:p w14:paraId="11BAC5F7" w14:textId="77777777" w:rsidR="00000000" w:rsidRDefault="007C71EE">
      <w:pPr>
        <w:pStyle w:val="a"/>
        <w:rPr>
          <w:rFonts w:hint="cs"/>
          <w:rtl/>
        </w:rPr>
      </w:pPr>
      <w:r>
        <w:rPr>
          <w:rFonts w:hint="cs"/>
          <w:rtl/>
        </w:rPr>
        <w:t>הצעת חבר הכנסת אחמד טיבי לא נתקבלה.</w:t>
      </w:r>
    </w:p>
    <w:p w14:paraId="45494A74" w14:textId="77777777" w:rsidR="00000000" w:rsidRDefault="007C71EE">
      <w:pPr>
        <w:pStyle w:val="a"/>
        <w:rPr>
          <w:rFonts w:hint="cs"/>
          <w:rtl/>
        </w:rPr>
      </w:pPr>
    </w:p>
    <w:p w14:paraId="27BA270C" w14:textId="77777777" w:rsidR="00000000" w:rsidRDefault="007C71EE">
      <w:pPr>
        <w:pStyle w:val="a"/>
        <w:rPr>
          <w:rFonts w:hint="cs"/>
          <w:rtl/>
        </w:rPr>
      </w:pPr>
      <w:r>
        <w:rPr>
          <w:rFonts w:hint="cs"/>
          <w:rtl/>
        </w:rPr>
        <w:t xml:space="preserve">חבר הכנסת עמיר פרץ - אינו נוכח. </w:t>
      </w:r>
    </w:p>
    <w:p w14:paraId="2B78C835" w14:textId="77777777" w:rsidR="00000000" w:rsidRDefault="007C71EE">
      <w:pPr>
        <w:pStyle w:val="a"/>
        <w:rPr>
          <w:rFonts w:hint="cs"/>
          <w:rtl/>
        </w:rPr>
      </w:pPr>
    </w:p>
    <w:p w14:paraId="53A572B8" w14:textId="77777777" w:rsidR="00000000" w:rsidRDefault="007C71EE">
      <w:pPr>
        <w:pStyle w:val="a"/>
        <w:rPr>
          <w:rFonts w:hint="cs"/>
          <w:rtl/>
        </w:rPr>
      </w:pPr>
      <w:r>
        <w:rPr>
          <w:rFonts w:hint="cs"/>
          <w:rtl/>
        </w:rPr>
        <w:t>הצעת חברת הכנסת אילנה כהן - מי בעד? מי נגד? מי נמנע?</w:t>
      </w:r>
    </w:p>
    <w:p w14:paraId="0D2ED20A" w14:textId="77777777" w:rsidR="00000000" w:rsidRDefault="007C71EE">
      <w:pPr>
        <w:pStyle w:val="a"/>
        <w:rPr>
          <w:rFonts w:hint="cs"/>
          <w:rtl/>
        </w:rPr>
      </w:pPr>
    </w:p>
    <w:p w14:paraId="583C9143" w14:textId="77777777" w:rsidR="00000000" w:rsidRDefault="007C71EE">
      <w:pPr>
        <w:pStyle w:val="a"/>
        <w:jc w:val="center"/>
        <w:rPr>
          <w:rFonts w:hint="cs"/>
          <w:b/>
          <w:bCs/>
          <w:rtl/>
        </w:rPr>
      </w:pPr>
    </w:p>
    <w:p w14:paraId="269DAA0F" w14:textId="77777777" w:rsidR="00000000" w:rsidRDefault="007C71EE">
      <w:pPr>
        <w:pStyle w:val="a"/>
        <w:jc w:val="center"/>
        <w:rPr>
          <w:rFonts w:hint="cs"/>
          <w:b/>
          <w:bCs/>
          <w:rtl/>
        </w:rPr>
      </w:pPr>
    </w:p>
    <w:p w14:paraId="0991B873" w14:textId="77777777" w:rsidR="00000000" w:rsidRDefault="007C71EE">
      <w:pPr>
        <w:pStyle w:val="a"/>
        <w:jc w:val="center"/>
        <w:rPr>
          <w:rFonts w:hint="cs"/>
          <w:b/>
          <w:bCs/>
          <w:rtl/>
        </w:rPr>
      </w:pPr>
      <w:r>
        <w:rPr>
          <w:rFonts w:hint="cs"/>
          <w:b/>
          <w:bCs/>
          <w:rtl/>
        </w:rPr>
        <w:t>הצבעה</w:t>
      </w:r>
    </w:p>
    <w:p w14:paraId="365DD3B1" w14:textId="77777777" w:rsidR="00000000" w:rsidRDefault="007C71EE">
      <w:pPr>
        <w:pStyle w:val="a"/>
        <w:jc w:val="center"/>
        <w:rPr>
          <w:rFonts w:hint="cs"/>
          <w:b/>
          <w:bCs/>
          <w:rtl/>
        </w:rPr>
      </w:pPr>
    </w:p>
    <w:p w14:paraId="488F04D1" w14:textId="77777777" w:rsidR="00000000" w:rsidRDefault="007C71EE">
      <w:pPr>
        <w:pStyle w:val="a"/>
        <w:jc w:val="center"/>
        <w:rPr>
          <w:rFonts w:hint="cs"/>
          <w:rtl/>
        </w:rPr>
      </w:pPr>
      <w:r>
        <w:rPr>
          <w:rFonts w:hint="cs"/>
          <w:rtl/>
        </w:rPr>
        <w:t>ההסתייגות של ח</w:t>
      </w:r>
      <w:r>
        <w:rPr>
          <w:rFonts w:hint="cs"/>
          <w:rtl/>
        </w:rPr>
        <w:t>ברת הכנסת אילנה כהן לסעיף 9 לא נתקבלה.</w:t>
      </w:r>
    </w:p>
    <w:p w14:paraId="31B8A5C3" w14:textId="77777777" w:rsidR="00000000" w:rsidRDefault="007C71EE">
      <w:pPr>
        <w:pStyle w:val="a"/>
        <w:jc w:val="center"/>
        <w:rPr>
          <w:rFonts w:hint="cs"/>
          <w:rtl/>
        </w:rPr>
      </w:pPr>
    </w:p>
    <w:p w14:paraId="13BBE988" w14:textId="77777777" w:rsidR="00000000" w:rsidRDefault="007C71EE">
      <w:pPr>
        <w:pStyle w:val="ad"/>
        <w:rPr>
          <w:rtl/>
        </w:rPr>
      </w:pPr>
      <w:r>
        <w:rPr>
          <w:rtl/>
        </w:rPr>
        <w:t>היו"ר ראובן ריבלין:</w:t>
      </w:r>
    </w:p>
    <w:p w14:paraId="2AFAC905" w14:textId="77777777" w:rsidR="00000000" w:rsidRDefault="007C71EE">
      <w:pPr>
        <w:pStyle w:val="a"/>
        <w:rPr>
          <w:rtl/>
        </w:rPr>
      </w:pPr>
    </w:p>
    <w:p w14:paraId="71FE8AA6" w14:textId="77777777" w:rsidR="00000000" w:rsidRDefault="007C71EE">
      <w:pPr>
        <w:pStyle w:val="a"/>
        <w:rPr>
          <w:rFonts w:hint="cs"/>
          <w:rtl/>
        </w:rPr>
      </w:pPr>
      <w:r>
        <w:rPr>
          <w:rFonts w:hint="cs"/>
          <w:rtl/>
        </w:rPr>
        <w:t>הצעת חברת הכנסת אילנה כהן לא נתקבלה.</w:t>
      </w:r>
    </w:p>
    <w:p w14:paraId="4D19E73C" w14:textId="77777777" w:rsidR="00000000" w:rsidRDefault="007C71EE">
      <w:pPr>
        <w:pStyle w:val="a"/>
        <w:rPr>
          <w:rFonts w:hint="cs"/>
          <w:rtl/>
        </w:rPr>
      </w:pPr>
    </w:p>
    <w:p w14:paraId="75C8B60C" w14:textId="77777777" w:rsidR="00000000" w:rsidRDefault="007C71EE">
      <w:pPr>
        <w:pStyle w:val="a"/>
        <w:rPr>
          <w:rFonts w:hint="cs"/>
          <w:rtl/>
        </w:rPr>
      </w:pPr>
      <w:r>
        <w:rPr>
          <w:rFonts w:hint="cs"/>
          <w:rtl/>
        </w:rPr>
        <w:t xml:space="preserve">מי בעד ההסתייגות של חבר הכנסת דוד טל </w:t>
      </w:r>
      <w:r>
        <w:rPr>
          <w:rtl/>
        </w:rPr>
        <w:t>–</w:t>
      </w:r>
      <w:r>
        <w:rPr>
          <w:rFonts w:hint="cs"/>
          <w:rtl/>
        </w:rPr>
        <w:t xml:space="preserve"> נא להצביע. מי נגד הסתייגות טל? מי נמנע? </w:t>
      </w:r>
    </w:p>
    <w:p w14:paraId="2FFCCE9D" w14:textId="77777777" w:rsidR="00000000" w:rsidRDefault="007C71EE">
      <w:pPr>
        <w:pStyle w:val="a"/>
        <w:rPr>
          <w:rFonts w:hint="cs"/>
          <w:rtl/>
        </w:rPr>
      </w:pPr>
    </w:p>
    <w:p w14:paraId="108F3860" w14:textId="77777777" w:rsidR="00000000" w:rsidRDefault="007C71EE">
      <w:pPr>
        <w:pStyle w:val="a"/>
        <w:jc w:val="center"/>
        <w:rPr>
          <w:rFonts w:hint="cs"/>
          <w:b/>
          <w:bCs/>
          <w:rtl/>
        </w:rPr>
      </w:pPr>
      <w:r>
        <w:rPr>
          <w:rFonts w:hint="cs"/>
          <w:b/>
          <w:bCs/>
          <w:rtl/>
        </w:rPr>
        <w:t>הצבעה</w:t>
      </w:r>
    </w:p>
    <w:p w14:paraId="61727E75" w14:textId="77777777" w:rsidR="00000000" w:rsidRDefault="007C71EE">
      <w:pPr>
        <w:pStyle w:val="a"/>
        <w:jc w:val="center"/>
        <w:rPr>
          <w:rFonts w:hint="cs"/>
          <w:b/>
          <w:bCs/>
          <w:rtl/>
        </w:rPr>
      </w:pPr>
    </w:p>
    <w:p w14:paraId="006A4891" w14:textId="77777777" w:rsidR="00000000" w:rsidRDefault="007C71EE">
      <w:pPr>
        <w:pStyle w:val="a"/>
        <w:jc w:val="center"/>
        <w:rPr>
          <w:rFonts w:hint="cs"/>
          <w:rtl/>
        </w:rPr>
      </w:pPr>
      <w:r>
        <w:rPr>
          <w:rFonts w:hint="cs"/>
          <w:rtl/>
        </w:rPr>
        <w:t>ההסתייגות של חבר הכנסת דוד טל לסעיף 9 לא נתקבלה.</w:t>
      </w:r>
    </w:p>
    <w:p w14:paraId="086E9209" w14:textId="77777777" w:rsidR="00000000" w:rsidRDefault="007C71EE">
      <w:pPr>
        <w:pStyle w:val="a"/>
        <w:jc w:val="center"/>
        <w:rPr>
          <w:rFonts w:hint="cs"/>
          <w:rtl/>
        </w:rPr>
      </w:pPr>
    </w:p>
    <w:p w14:paraId="14E50EF5" w14:textId="77777777" w:rsidR="00000000" w:rsidRDefault="007C71EE">
      <w:pPr>
        <w:pStyle w:val="ad"/>
        <w:rPr>
          <w:rtl/>
        </w:rPr>
      </w:pPr>
      <w:r>
        <w:rPr>
          <w:rtl/>
        </w:rPr>
        <w:t>היו"ר ראובן ריבלין:</w:t>
      </w:r>
    </w:p>
    <w:p w14:paraId="327B8803" w14:textId="77777777" w:rsidR="00000000" w:rsidRDefault="007C71EE">
      <w:pPr>
        <w:pStyle w:val="a"/>
        <w:rPr>
          <w:rtl/>
        </w:rPr>
      </w:pPr>
    </w:p>
    <w:p w14:paraId="481DA35C" w14:textId="77777777" w:rsidR="00000000" w:rsidRDefault="007C71EE">
      <w:pPr>
        <w:pStyle w:val="a"/>
        <w:rPr>
          <w:rFonts w:hint="cs"/>
          <w:rtl/>
        </w:rPr>
      </w:pPr>
      <w:r>
        <w:rPr>
          <w:rFonts w:hint="cs"/>
          <w:rtl/>
        </w:rPr>
        <w:t>הצעת חבר הכנסת דוד טל לא נתקבלה.</w:t>
      </w:r>
    </w:p>
    <w:p w14:paraId="3410CE76" w14:textId="77777777" w:rsidR="00000000" w:rsidRDefault="007C71EE">
      <w:pPr>
        <w:pStyle w:val="a"/>
        <w:rPr>
          <w:rFonts w:hint="cs"/>
          <w:rtl/>
        </w:rPr>
      </w:pPr>
    </w:p>
    <w:p w14:paraId="03CD5259" w14:textId="77777777" w:rsidR="00000000" w:rsidRDefault="007C71EE">
      <w:pPr>
        <w:pStyle w:val="a"/>
        <w:rPr>
          <w:rFonts w:hint="cs"/>
          <w:rtl/>
        </w:rPr>
      </w:pPr>
      <w:r>
        <w:rPr>
          <w:rFonts w:hint="cs"/>
          <w:rtl/>
        </w:rPr>
        <w:t>הסתייגות חבר הכנסת עזמי בשארה - מי בעד? מי נגד? מי נמנע?</w:t>
      </w:r>
    </w:p>
    <w:p w14:paraId="76DCCCC3" w14:textId="77777777" w:rsidR="00000000" w:rsidRDefault="007C71EE">
      <w:pPr>
        <w:pStyle w:val="a"/>
        <w:rPr>
          <w:rFonts w:hint="cs"/>
          <w:rtl/>
        </w:rPr>
      </w:pPr>
    </w:p>
    <w:p w14:paraId="0FA84A08" w14:textId="77777777" w:rsidR="00000000" w:rsidRDefault="007C71EE">
      <w:pPr>
        <w:pStyle w:val="a"/>
        <w:jc w:val="center"/>
        <w:rPr>
          <w:rFonts w:hint="cs"/>
          <w:b/>
          <w:bCs/>
          <w:rtl/>
        </w:rPr>
      </w:pPr>
      <w:r>
        <w:rPr>
          <w:rFonts w:hint="cs"/>
          <w:b/>
          <w:bCs/>
          <w:rtl/>
        </w:rPr>
        <w:t>הצבעה</w:t>
      </w:r>
    </w:p>
    <w:p w14:paraId="462CCBAE" w14:textId="77777777" w:rsidR="00000000" w:rsidRDefault="007C71EE">
      <w:pPr>
        <w:pStyle w:val="a"/>
        <w:jc w:val="center"/>
        <w:rPr>
          <w:rFonts w:hint="cs"/>
          <w:b/>
          <w:bCs/>
          <w:rtl/>
        </w:rPr>
      </w:pPr>
    </w:p>
    <w:p w14:paraId="3F8EA395" w14:textId="77777777" w:rsidR="00000000" w:rsidRDefault="007C71EE">
      <w:pPr>
        <w:pStyle w:val="a"/>
        <w:jc w:val="center"/>
        <w:rPr>
          <w:rFonts w:hint="cs"/>
          <w:rtl/>
        </w:rPr>
      </w:pPr>
      <w:r>
        <w:rPr>
          <w:rFonts w:hint="cs"/>
          <w:rtl/>
        </w:rPr>
        <w:t>ההסתייגות של חבר הכנסת עזמי בשארה לסעיף 9 לא נתקבלה.</w:t>
      </w:r>
    </w:p>
    <w:p w14:paraId="5E266F02" w14:textId="77777777" w:rsidR="00000000" w:rsidRDefault="007C71EE">
      <w:pPr>
        <w:pStyle w:val="a"/>
        <w:jc w:val="center"/>
        <w:rPr>
          <w:rFonts w:hint="cs"/>
          <w:rtl/>
        </w:rPr>
      </w:pPr>
    </w:p>
    <w:p w14:paraId="037D7E71" w14:textId="77777777" w:rsidR="00000000" w:rsidRDefault="007C71EE">
      <w:pPr>
        <w:pStyle w:val="ad"/>
        <w:rPr>
          <w:rtl/>
        </w:rPr>
      </w:pPr>
      <w:r>
        <w:rPr>
          <w:rtl/>
        </w:rPr>
        <w:t>היו"ר ראובן ריבלין:</w:t>
      </w:r>
    </w:p>
    <w:p w14:paraId="006858F2" w14:textId="77777777" w:rsidR="00000000" w:rsidRDefault="007C71EE">
      <w:pPr>
        <w:pStyle w:val="a"/>
        <w:rPr>
          <w:rtl/>
        </w:rPr>
      </w:pPr>
    </w:p>
    <w:p w14:paraId="3E28EF9D" w14:textId="77777777" w:rsidR="00000000" w:rsidRDefault="007C71EE">
      <w:pPr>
        <w:pStyle w:val="a"/>
        <w:rPr>
          <w:rFonts w:hint="cs"/>
          <w:rtl/>
        </w:rPr>
      </w:pPr>
      <w:r>
        <w:rPr>
          <w:rFonts w:hint="cs"/>
          <w:rtl/>
        </w:rPr>
        <w:t>ההסתייגות של חבר הכנסת עזמי בשארה לא נתקבלה.</w:t>
      </w:r>
    </w:p>
    <w:p w14:paraId="437D409D" w14:textId="77777777" w:rsidR="00000000" w:rsidRDefault="007C71EE">
      <w:pPr>
        <w:pStyle w:val="a"/>
        <w:rPr>
          <w:rtl/>
        </w:rPr>
      </w:pPr>
    </w:p>
    <w:p w14:paraId="3724A273" w14:textId="77777777" w:rsidR="00000000" w:rsidRDefault="007C71EE">
      <w:pPr>
        <w:pStyle w:val="a"/>
        <w:rPr>
          <w:rFonts w:hint="cs"/>
          <w:rtl/>
        </w:rPr>
      </w:pPr>
      <w:r>
        <w:rPr>
          <w:rFonts w:hint="cs"/>
          <w:rtl/>
        </w:rPr>
        <w:t xml:space="preserve">נצביע על הסתייגות חבר הכנסת ג'מאל </w:t>
      </w:r>
      <w:r>
        <w:rPr>
          <w:rFonts w:hint="cs"/>
          <w:rtl/>
        </w:rPr>
        <w:t>זחאלקה. מי בעד? מי נגד? מי נמנע?</w:t>
      </w:r>
    </w:p>
    <w:p w14:paraId="1378E056" w14:textId="77777777" w:rsidR="00000000" w:rsidRDefault="007C71EE">
      <w:pPr>
        <w:pStyle w:val="a"/>
        <w:rPr>
          <w:rFonts w:hint="cs"/>
          <w:rtl/>
        </w:rPr>
      </w:pPr>
    </w:p>
    <w:p w14:paraId="1F42EC74" w14:textId="77777777" w:rsidR="00000000" w:rsidRDefault="007C71EE">
      <w:pPr>
        <w:pStyle w:val="a"/>
        <w:jc w:val="center"/>
        <w:rPr>
          <w:rFonts w:hint="cs"/>
          <w:b/>
          <w:bCs/>
          <w:rtl/>
        </w:rPr>
      </w:pPr>
      <w:r>
        <w:rPr>
          <w:rFonts w:hint="cs"/>
          <w:b/>
          <w:bCs/>
          <w:rtl/>
        </w:rPr>
        <w:t>הצבעה</w:t>
      </w:r>
    </w:p>
    <w:p w14:paraId="6575F43B" w14:textId="77777777" w:rsidR="00000000" w:rsidRDefault="007C71EE">
      <w:pPr>
        <w:pStyle w:val="a"/>
        <w:jc w:val="center"/>
        <w:rPr>
          <w:rFonts w:hint="cs"/>
          <w:b/>
          <w:bCs/>
          <w:rtl/>
        </w:rPr>
      </w:pPr>
    </w:p>
    <w:p w14:paraId="79277052" w14:textId="77777777" w:rsidR="00000000" w:rsidRDefault="007C71EE">
      <w:pPr>
        <w:pStyle w:val="a"/>
        <w:jc w:val="center"/>
        <w:rPr>
          <w:rFonts w:hint="cs"/>
          <w:rtl/>
        </w:rPr>
      </w:pPr>
      <w:r>
        <w:rPr>
          <w:rFonts w:hint="cs"/>
          <w:rtl/>
        </w:rPr>
        <w:t>ההסתייגות של חבר הכנסת ג'מאל זחאלקה לסעיף 9 לא נתקבלה.</w:t>
      </w:r>
    </w:p>
    <w:p w14:paraId="790CE169" w14:textId="77777777" w:rsidR="00000000" w:rsidRDefault="007C71EE">
      <w:pPr>
        <w:pStyle w:val="a"/>
        <w:ind w:firstLine="0"/>
        <w:rPr>
          <w:rFonts w:hint="cs"/>
          <w:rtl/>
        </w:rPr>
      </w:pPr>
    </w:p>
    <w:p w14:paraId="7E308170" w14:textId="77777777" w:rsidR="00000000" w:rsidRDefault="007C71EE">
      <w:pPr>
        <w:pStyle w:val="ad"/>
        <w:rPr>
          <w:rtl/>
        </w:rPr>
      </w:pPr>
      <w:r>
        <w:rPr>
          <w:rtl/>
        </w:rPr>
        <w:t>היו"ר ראובן ריבלין:</w:t>
      </w:r>
    </w:p>
    <w:p w14:paraId="25E28F1D" w14:textId="77777777" w:rsidR="00000000" w:rsidRDefault="007C71EE">
      <w:pPr>
        <w:pStyle w:val="a"/>
        <w:rPr>
          <w:rtl/>
        </w:rPr>
      </w:pPr>
    </w:p>
    <w:p w14:paraId="7F9914E3" w14:textId="77777777" w:rsidR="00000000" w:rsidRDefault="007C71EE">
      <w:pPr>
        <w:pStyle w:val="a"/>
        <w:rPr>
          <w:rFonts w:hint="cs"/>
          <w:rtl/>
        </w:rPr>
      </w:pPr>
      <w:r>
        <w:rPr>
          <w:rFonts w:hint="cs"/>
          <w:rtl/>
        </w:rPr>
        <w:t>אני קובע שהסתייגותו של חבר הכנסת זחאלקה לא נתקבלה.</w:t>
      </w:r>
    </w:p>
    <w:p w14:paraId="2EC34200" w14:textId="77777777" w:rsidR="00000000" w:rsidRDefault="007C71EE">
      <w:pPr>
        <w:pStyle w:val="a"/>
        <w:rPr>
          <w:rFonts w:hint="cs"/>
          <w:rtl/>
        </w:rPr>
      </w:pPr>
    </w:p>
    <w:p w14:paraId="13C7C575" w14:textId="77777777" w:rsidR="00000000" w:rsidRDefault="007C71EE">
      <w:pPr>
        <w:pStyle w:val="a"/>
        <w:rPr>
          <w:rFonts w:hint="cs"/>
          <w:rtl/>
        </w:rPr>
      </w:pPr>
      <w:r>
        <w:rPr>
          <w:rFonts w:hint="cs"/>
          <w:rtl/>
        </w:rPr>
        <w:t>מי בעד ההסתייגות של חבר הכנסת ואסל טאהא? מי נגד? מי נמנע?</w:t>
      </w:r>
    </w:p>
    <w:p w14:paraId="71EEC99B" w14:textId="77777777" w:rsidR="00000000" w:rsidRDefault="007C71EE">
      <w:pPr>
        <w:pStyle w:val="a"/>
        <w:ind w:firstLine="0"/>
        <w:rPr>
          <w:rFonts w:hint="cs"/>
          <w:rtl/>
        </w:rPr>
      </w:pPr>
    </w:p>
    <w:p w14:paraId="70B930AC" w14:textId="77777777" w:rsidR="00000000" w:rsidRDefault="007C71EE">
      <w:pPr>
        <w:pStyle w:val="a"/>
        <w:ind w:firstLine="0"/>
        <w:jc w:val="center"/>
        <w:rPr>
          <w:rFonts w:hint="cs"/>
          <w:b/>
          <w:bCs/>
          <w:rtl/>
        </w:rPr>
      </w:pPr>
      <w:r>
        <w:rPr>
          <w:rFonts w:hint="cs"/>
          <w:b/>
          <w:bCs/>
          <w:rtl/>
        </w:rPr>
        <w:t>הצבעה</w:t>
      </w:r>
    </w:p>
    <w:p w14:paraId="0B8D2FF2" w14:textId="77777777" w:rsidR="00000000" w:rsidRDefault="007C71EE">
      <w:pPr>
        <w:pStyle w:val="a"/>
        <w:ind w:firstLine="0"/>
        <w:jc w:val="center"/>
        <w:rPr>
          <w:rFonts w:hint="cs"/>
          <w:b/>
          <w:bCs/>
          <w:rtl/>
        </w:rPr>
      </w:pPr>
    </w:p>
    <w:p w14:paraId="42751B53" w14:textId="77777777" w:rsidR="00000000" w:rsidRDefault="007C71EE">
      <w:pPr>
        <w:pStyle w:val="a"/>
        <w:ind w:firstLine="0"/>
        <w:jc w:val="center"/>
        <w:rPr>
          <w:rFonts w:hint="cs"/>
          <w:rtl/>
        </w:rPr>
      </w:pPr>
      <w:r>
        <w:rPr>
          <w:rFonts w:hint="cs"/>
          <w:rtl/>
        </w:rPr>
        <w:t>ההסתייגות של חבר הכנ</w:t>
      </w:r>
      <w:r>
        <w:rPr>
          <w:rFonts w:hint="cs"/>
          <w:rtl/>
        </w:rPr>
        <w:t>סת ואסל טאהא לסעיף 9 לא נתקבלה.</w:t>
      </w:r>
    </w:p>
    <w:p w14:paraId="21A612C6" w14:textId="77777777" w:rsidR="00000000" w:rsidRDefault="007C71EE">
      <w:pPr>
        <w:pStyle w:val="a"/>
        <w:ind w:firstLine="0"/>
        <w:rPr>
          <w:rFonts w:hint="cs"/>
          <w:rtl/>
        </w:rPr>
      </w:pPr>
    </w:p>
    <w:p w14:paraId="7B2B04AD" w14:textId="77777777" w:rsidR="00000000" w:rsidRDefault="007C71EE">
      <w:pPr>
        <w:pStyle w:val="ac"/>
        <w:rPr>
          <w:rtl/>
        </w:rPr>
      </w:pPr>
      <w:r>
        <w:rPr>
          <w:rFonts w:hint="eastAsia"/>
          <w:rtl/>
        </w:rPr>
        <w:t>חיים</w:t>
      </w:r>
      <w:r>
        <w:rPr>
          <w:rtl/>
        </w:rPr>
        <w:t xml:space="preserve"> אורון (מרצ):</w:t>
      </w:r>
    </w:p>
    <w:p w14:paraId="3C5F5D61" w14:textId="77777777" w:rsidR="00000000" w:rsidRDefault="007C71EE">
      <w:pPr>
        <w:pStyle w:val="a"/>
        <w:rPr>
          <w:rFonts w:hint="cs"/>
          <w:rtl/>
        </w:rPr>
      </w:pPr>
    </w:p>
    <w:p w14:paraId="318E27E2" w14:textId="77777777" w:rsidR="00000000" w:rsidRDefault="007C71EE">
      <w:pPr>
        <w:pStyle w:val="a"/>
        <w:rPr>
          <w:rFonts w:hint="cs"/>
          <w:rtl/>
        </w:rPr>
      </w:pPr>
      <w:r>
        <w:rPr>
          <w:rFonts w:hint="cs"/>
          <w:rtl/>
        </w:rPr>
        <w:t>אין רוב.</w:t>
      </w:r>
    </w:p>
    <w:p w14:paraId="359CD42E" w14:textId="77777777" w:rsidR="00000000" w:rsidRDefault="007C71EE">
      <w:pPr>
        <w:pStyle w:val="a"/>
        <w:ind w:firstLine="0"/>
        <w:rPr>
          <w:rFonts w:hint="cs"/>
          <w:rtl/>
        </w:rPr>
      </w:pPr>
    </w:p>
    <w:p w14:paraId="5C84C2B3" w14:textId="77777777" w:rsidR="00000000" w:rsidRDefault="007C71EE">
      <w:pPr>
        <w:pStyle w:val="ad"/>
        <w:rPr>
          <w:rtl/>
        </w:rPr>
      </w:pPr>
      <w:r>
        <w:rPr>
          <w:rtl/>
        </w:rPr>
        <w:t>היו"ר ראובן ריבלין:</w:t>
      </w:r>
    </w:p>
    <w:p w14:paraId="6C2E2CA2" w14:textId="77777777" w:rsidR="00000000" w:rsidRDefault="007C71EE">
      <w:pPr>
        <w:pStyle w:val="a"/>
        <w:rPr>
          <w:rtl/>
        </w:rPr>
      </w:pPr>
    </w:p>
    <w:p w14:paraId="42733A5D" w14:textId="77777777" w:rsidR="00000000" w:rsidRDefault="007C71EE">
      <w:pPr>
        <w:pStyle w:val="a"/>
        <w:rPr>
          <w:rFonts w:hint="cs"/>
          <w:rtl/>
        </w:rPr>
      </w:pPr>
      <w:r>
        <w:rPr>
          <w:rFonts w:hint="cs"/>
          <w:rtl/>
        </w:rPr>
        <w:t xml:space="preserve">האנשים מפה בכלל לא הצביעו. אדוני לא רואה. אני רואה גם את מה שנמצא מאחוריו. רבותי, אני לא אומר בכוונה, אבל צריך להביא את זה בחשבון. רבותי, כשפה מתרשלים </w:t>
      </w:r>
      <w:r>
        <w:rPr>
          <w:rtl/>
        </w:rPr>
        <w:t>–</w:t>
      </w:r>
      <w:r>
        <w:rPr>
          <w:rFonts w:hint="cs"/>
          <w:rtl/>
        </w:rPr>
        <w:t xml:space="preserve"> אני גם לא הולך לפה. </w:t>
      </w:r>
      <w:r>
        <w:rPr>
          <w:rFonts w:hint="cs"/>
          <w:rtl/>
        </w:rPr>
        <w:t xml:space="preserve">דרך אגב, ראיתי את זה כתופעה קבועה. זה לא מקרה. אנשים, למשל, לא שוכחים להצביע בעד ההסתייגות שלך, חבר הכנסת אורון. כאשר מצביעים על הצעתך, חברי הכנסת לא מתרשלים. הם מצביעים. רבותי חברי הכנסת, אנחנו ממשיכים. </w:t>
      </w:r>
    </w:p>
    <w:p w14:paraId="5992D0D5" w14:textId="77777777" w:rsidR="00000000" w:rsidRDefault="007C71EE">
      <w:pPr>
        <w:pStyle w:val="a"/>
        <w:rPr>
          <w:rFonts w:hint="cs"/>
          <w:rtl/>
        </w:rPr>
      </w:pPr>
    </w:p>
    <w:p w14:paraId="70626D6B" w14:textId="77777777" w:rsidR="00000000" w:rsidRDefault="007C71EE">
      <w:pPr>
        <w:pStyle w:val="a"/>
        <w:rPr>
          <w:rFonts w:hint="cs"/>
          <w:rtl/>
        </w:rPr>
      </w:pPr>
      <w:r>
        <w:rPr>
          <w:rFonts w:hint="cs"/>
          <w:rtl/>
        </w:rPr>
        <w:t>הצעת חבר הכנסת ואסל טאהא לא עברה.</w:t>
      </w:r>
    </w:p>
    <w:p w14:paraId="0B0C8D3F" w14:textId="77777777" w:rsidR="00000000" w:rsidRDefault="007C71EE">
      <w:pPr>
        <w:pStyle w:val="a"/>
        <w:rPr>
          <w:rFonts w:hint="cs"/>
          <w:rtl/>
        </w:rPr>
      </w:pPr>
    </w:p>
    <w:p w14:paraId="7B936899" w14:textId="77777777" w:rsidR="00000000" w:rsidRDefault="007C71EE">
      <w:pPr>
        <w:pStyle w:val="a"/>
        <w:rPr>
          <w:rFonts w:hint="cs"/>
          <w:rtl/>
        </w:rPr>
      </w:pPr>
      <w:r>
        <w:rPr>
          <w:rFonts w:hint="cs"/>
          <w:rtl/>
        </w:rPr>
        <w:t>נעבור להצעת חבר</w:t>
      </w:r>
      <w:r>
        <w:rPr>
          <w:rFonts w:hint="cs"/>
          <w:rtl/>
        </w:rPr>
        <w:t xml:space="preserve"> הכנסת עבד-אלמאלכ דהאמשה. מי בעד? מי נגד? מי נמנע?</w:t>
      </w:r>
    </w:p>
    <w:p w14:paraId="6120B70E" w14:textId="77777777" w:rsidR="00000000" w:rsidRDefault="007C71EE">
      <w:pPr>
        <w:pStyle w:val="a"/>
        <w:rPr>
          <w:rFonts w:hint="cs"/>
          <w:rtl/>
        </w:rPr>
      </w:pPr>
    </w:p>
    <w:p w14:paraId="3F1B8F7E" w14:textId="77777777" w:rsidR="00000000" w:rsidRDefault="007C71EE">
      <w:pPr>
        <w:pStyle w:val="a"/>
        <w:jc w:val="center"/>
        <w:rPr>
          <w:rFonts w:hint="cs"/>
          <w:b/>
          <w:bCs/>
          <w:rtl/>
        </w:rPr>
      </w:pPr>
      <w:r>
        <w:rPr>
          <w:rFonts w:hint="cs"/>
          <w:b/>
          <w:bCs/>
          <w:rtl/>
        </w:rPr>
        <w:t>הצבעה</w:t>
      </w:r>
    </w:p>
    <w:p w14:paraId="1F5CB4D5" w14:textId="77777777" w:rsidR="00000000" w:rsidRDefault="007C71EE">
      <w:pPr>
        <w:pStyle w:val="a"/>
        <w:jc w:val="center"/>
        <w:rPr>
          <w:rFonts w:hint="cs"/>
          <w:b/>
          <w:bCs/>
          <w:rtl/>
        </w:rPr>
      </w:pPr>
    </w:p>
    <w:p w14:paraId="429223F9" w14:textId="77777777" w:rsidR="00000000" w:rsidRDefault="007C71EE">
      <w:pPr>
        <w:pStyle w:val="a"/>
        <w:jc w:val="center"/>
        <w:rPr>
          <w:rFonts w:hint="cs"/>
          <w:rtl/>
        </w:rPr>
      </w:pPr>
      <w:r>
        <w:rPr>
          <w:rFonts w:hint="cs"/>
          <w:rtl/>
        </w:rPr>
        <w:t>ההסתייגות של חבר הכנסת עבד-אלמאלכ דהאמשה לסעיף 9 לא נתקבלה.</w:t>
      </w:r>
    </w:p>
    <w:p w14:paraId="7B7AE411" w14:textId="77777777" w:rsidR="00000000" w:rsidRDefault="007C71EE">
      <w:pPr>
        <w:pStyle w:val="a"/>
        <w:ind w:firstLine="0"/>
        <w:rPr>
          <w:rFonts w:hint="cs"/>
          <w:rtl/>
        </w:rPr>
      </w:pPr>
    </w:p>
    <w:p w14:paraId="348C4D7F" w14:textId="77777777" w:rsidR="00000000" w:rsidRDefault="007C71EE">
      <w:pPr>
        <w:pStyle w:val="ad"/>
        <w:rPr>
          <w:rtl/>
        </w:rPr>
      </w:pPr>
      <w:r>
        <w:rPr>
          <w:rtl/>
        </w:rPr>
        <w:t>היו"ר ראובן ריבלין:</w:t>
      </w:r>
    </w:p>
    <w:p w14:paraId="0585DB94" w14:textId="77777777" w:rsidR="00000000" w:rsidRDefault="007C71EE">
      <w:pPr>
        <w:pStyle w:val="a"/>
        <w:rPr>
          <w:rtl/>
        </w:rPr>
      </w:pPr>
    </w:p>
    <w:p w14:paraId="7B457974" w14:textId="77777777" w:rsidR="00000000" w:rsidRDefault="007C71EE">
      <w:pPr>
        <w:pStyle w:val="a"/>
        <w:rPr>
          <w:rFonts w:hint="cs"/>
          <w:rtl/>
        </w:rPr>
      </w:pPr>
      <w:r>
        <w:rPr>
          <w:rFonts w:hint="cs"/>
          <w:rtl/>
        </w:rPr>
        <w:t xml:space="preserve">ההסתייגות של חבר הכנסת דהאמשה לא עברה. </w:t>
      </w:r>
    </w:p>
    <w:p w14:paraId="33515C4A" w14:textId="77777777" w:rsidR="00000000" w:rsidRDefault="007C71EE">
      <w:pPr>
        <w:pStyle w:val="a"/>
        <w:rPr>
          <w:rFonts w:hint="cs"/>
          <w:rtl/>
        </w:rPr>
      </w:pPr>
    </w:p>
    <w:p w14:paraId="534E542E" w14:textId="77777777" w:rsidR="00000000" w:rsidRDefault="007C71EE">
      <w:pPr>
        <w:pStyle w:val="a"/>
        <w:rPr>
          <w:rFonts w:hint="cs"/>
          <w:rtl/>
        </w:rPr>
      </w:pPr>
      <w:r>
        <w:rPr>
          <w:rFonts w:hint="cs"/>
          <w:rtl/>
        </w:rPr>
        <w:t>טלב אלסאנע - אינו נוכח.</w:t>
      </w:r>
    </w:p>
    <w:p w14:paraId="7F00459E" w14:textId="77777777" w:rsidR="00000000" w:rsidRDefault="007C71EE">
      <w:pPr>
        <w:pStyle w:val="a"/>
        <w:rPr>
          <w:rFonts w:hint="cs"/>
          <w:rtl/>
        </w:rPr>
      </w:pPr>
    </w:p>
    <w:p w14:paraId="487BC798" w14:textId="77777777" w:rsidR="00000000" w:rsidRDefault="007C71EE">
      <w:pPr>
        <w:pStyle w:val="a"/>
        <w:rPr>
          <w:rFonts w:hint="cs"/>
          <w:rtl/>
        </w:rPr>
      </w:pPr>
      <w:r>
        <w:rPr>
          <w:rFonts w:hint="cs"/>
          <w:rtl/>
        </w:rPr>
        <w:t xml:space="preserve">אנחנו ממשיכים.  נעבור להסתייגות של חבר הכנסת משה </w:t>
      </w:r>
      <w:r>
        <w:rPr>
          <w:rFonts w:hint="cs"/>
          <w:rtl/>
        </w:rPr>
        <w:t>גפני, קבוצת מרצ, חברת הכנסת אורית נוקד וחבר הכנסת אברהם שוחט. מי בעד? מי נגד? מי נמנע?</w:t>
      </w:r>
    </w:p>
    <w:p w14:paraId="4FA4DC2C" w14:textId="77777777" w:rsidR="00000000" w:rsidRDefault="007C71EE">
      <w:pPr>
        <w:pStyle w:val="a"/>
        <w:rPr>
          <w:rFonts w:hint="cs"/>
          <w:rtl/>
        </w:rPr>
      </w:pPr>
    </w:p>
    <w:p w14:paraId="029F688B" w14:textId="77777777" w:rsidR="00000000" w:rsidRDefault="007C71EE">
      <w:pPr>
        <w:pStyle w:val="a"/>
        <w:jc w:val="center"/>
        <w:rPr>
          <w:rFonts w:hint="cs"/>
          <w:b/>
          <w:bCs/>
          <w:rtl/>
        </w:rPr>
      </w:pPr>
      <w:r>
        <w:rPr>
          <w:rFonts w:hint="cs"/>
          <w:b/>
          <w:bCs/>
          <w:rtl/>
        </w:rPr>
        <w:t>הצבעה</w:t>
      </w:r>
    </w:p>
    <w:p w14:paraId="387A46D5" w14:textId="77777777" w:rsidR="00000000" w:rsidRDefault="007C71EE">
      <w:pPr>
        <w:pStyle w:val="a"/>
        <w:jc w:val="center"/>
        <w:rPr>
          <w:rFonts w:hint="cs"/>
          <w:b/>
          <w:bCs/>
          <w:rtl/>
        </w:rPr>
      </w:pPr>
    </w:p>
    <w:p w14:paraId="45FC24E9" w14:textId="77777777" w:rsidR="00000000" w:rsidRDefault="007C71EE">
      <w:pPr>
        <w:pStyle w:val="a"/>
        <w:jc w:val="center"/>
        <w:rPr>
          <w:rFonts w:hint="cs"/>
          <w:rtl/>
        </w:rPr>
      </w:pPr>
      <w:r>
        <w:rPr>
          <w:rFonts w:hint="cs"/>
          <w:rtl/>
        </w:rPr>
        <w:t>ההסתייגות של חבר הכנסת משה גפני, של קבוצת סיעת מרצ, של</w:t>
      </w:r>
    </w:p>
    <w:p w14:paraId="7520CCB8" w14:textId="77777777" w:rsidR="00000000" w:rsidRDefault="007C71EE">
      <w:pPr>
        <w:pStyle w:val="a"/>
        <w:jc w:val="center"/>
        <w:rPr>
          <w:rFonts w:hint="cs"/>
          <w:rtl/>
        </w:rPr>
      </w:pPr>
      <w:r>
        <w:rPr>
          <w:rFonts w:hint="cs"/>
          <w:rtl/>
        </w:rPr>
        <w:t>חברת הכנסת אורית נוקד ושל חבר הכנסת אברהם בייגה שוחט, לסעיף 9, לא נתקבלה.</w:t>
      </w:r>
    </w:p>
    <w:p w14:paraId="065A9307" w14:textId="77777777" w:rsidR="00000000" w:rsidRDefault="007C71EE">
      <w:pPr>
        <w:pStyle w:val="a"/>
        <w:ind w:firstLine="0"/>
        <w:rPr>
          <w:rFonts w:hint="cs"/>
          <w:rtl/>
        </w:rPr>
      </w:pPr>
    </w:p>
    <w:p w14:paraId="5BC72179" w14:textId="77777777" w:rsidR="00000000" w:rsidRDefault="007C71EE">
      <w:pPr>
        <w:pStyle w:val="ad"/>
        <w:rPr>
          <w:rtl/>
        </w:rPr>
      </w:pPr>
      <w:r>
        <w:rPr>
          <w:rtl/>
        </w:rPr>
        <w:t>היו"ר ראובן ריבלין:</w:t>
      </w:r>
    </w:p>
    <w:p w14:paraId="015C0610" w14:textId="77777777" w:rsidR="00000000" w:rsidRDefault="007C71EE">
      <w:pPr>
        <w:pStyle w:val="a"/>
        <w:rPr>
          <w:rtl/>
        </w:rPr>
      </w:pPr>
    </w:p>
    <w:p w14:paraId="426144E4" w14:textId="77777777" w:rsidR="00000000" w:rsidRDefault="007C71EE">
      <w:pPr>
        <w:pStyle w:val="a"/>
        <w:rPr>
          <w:rFonts w:hint="cs"/>
          <w:rtl/>
        </w:rPr>
      </w:pPr>
      <w:r>
        <w:rPr>
          <w:rFonts w:hint="cs"/>
          <w:rtl/>
        </w:rPr>
        <w:t>הצעת חבר ה</w:t>
      </w:r>
      <w:r>
        <w:rPr>
          <w:rFonts w:hint="cs"/>
          <w:rtl/>
        </w:rPr>
        <w:t>כנסת גפני, קבוצת מרצ, חברת הכנסת נוקד וחבר הכנסת שוחט לא התקבלה.</w:t>
      </w:r>
    </w:p>
    <w:p w14:paraId="289CB7B2" w14:textId="77777777" w:rsidR="00000000" w:rsidRDefault="007C71EE">
      <w:pPr>
        <w:pStyle w:val="a"/>
        <w:ind w:firstLine="0"/>
        <w:rPr>
          <w:rFonts w:hint="cs"/>
          <w:rtl/>
        </w:rPr>
      </w:pPr>
    </w:p>
    <w:p w14:paraId="1F3FF6F1" w14:textId="77777777" w:rsidR="00000000" w:rsidRDefault="007C71EE">
      <w:pPr>
        <w:pStyle w:val="a"/>
        <w:ind w:firstLine="0"/>
        <w:rPr>
          <w:rFonts w:hint="cs"/>
          <w:rtl/>
        </w:rPr>
      </w:pPr>
      <w:r>
        <w:rPr>
          <w:rFonts w:hint="cs"/>
          <w:rtl/>
        </w:rPr>
        <w:tab/>
        <w:t>נעבור להסתייגות של קבוצת ברכה וחבר הכנסת טלב אלסאנע. מי בעד? מי נגד? מי נמנע?</w:t>
      </w:r>
    </w:p>
    <w:p w14:paraId="73F135C4" w14:textId="77777777" w:rsidR="00000000" w:rsidRDefault="007C71EE">
      <w:pPr>
        <w:pStyle w:val="a"/>
        <w:ind w:firstLine="0"/>
        <w:rPr>
          <w:rFonts w:hint="cs"/>
          <w:rtl/>
        </w:rPr>
      </w:pPr>
    </w:p>
    <w:p w14:paraId="07A8A594" w14:textId="77777777" w:rsidR="00000000" w:rsidRDefault="007C71EE">
      <w:pPr>
        <w:pStyle w:val="a"/>
        <w:ind w:firstLine="0"/>
        <w:jc w:val="center"/>
        <w:rPr>
          <w:rFonts w:hint="cs"/>
          <w:b/>
          <w:bCs/>
          <w:rtl/>
        </w:rPr>
      </w:pPr>
      <w:r>
        <w:rPr>
          <w:rFonts w:hint="cs"/>
          <w:b/>
          <w:bCs/>
          <w:rtl/>
        </w:rPr>
        <w:t>הצבעה</w:t>
      </w:r>
    </w:p>
    <w:p w14:paraId="6BE4DE87" w14:textId="77777777" w:rsidR="00000000" w:rsidRDefault="007C71EE">
      <w:pPr>
        <w:pStyle w:val="a"/>
        <w:ind w:firstLine="0"/>
        <w:jc w:val="center"/>
        <w:rPr>
          <w:rFonts w:hint="cs"/>
          <w:b/>
          <w:bCs/>
          <w:rtl/>
        </w:rPr>
      </w:pPr>
    </w:p>
    <w:p w14:paraId="4639D0FC" w14:textId="77777777" w:rsidR="00000000" w:rsidRDefault="007C71EE">
      <w:pPr>
        <w:pStyle w:val="a"/>
        <w:ind w:firstLine="0"/>
        <w:jc w:val="center"/>
        <w:rPr>
          <w:rFonts w:hint="cs"/>
          <w:rtl/>
        </w:rPr>
      </w:pPr>
      <w:r>
        <w:rPr>
          <w:rFonts w:hint="cs"/>
          <w:rtl/>
        </w:rPr>
        <w:t>ההסתייגות של קבוצת חבר הכנסת מוחמד ברכה ושל חבר הכנסת טלב אלסאנע לסעיף 9 לא נתקבלה.</w:t>
      </w:r>
    </w:p>
    <w:p w14:paraId="33133BC6" w14:textId="77777777" w:rsidR="00000000" w:rsidRDefault="007C71EE">
      <w:pPr>
        <w:pStyle w:val="a"/>
        <w:ind w:firstLine="0"/>
        <w:rPr>
          <w:rFonts w:hint="cs"/>
          <w:rtl/>
        </w:rPr>
      </w:pPr>
    </w:p>
    <w:p w14:paraId="03E8E7CF" w14:textId="77777777" w:rsidR="00000000" w:rsidRDefault="007C71EE">
      <w:pPr>
        <w:pStyle w:val="ad"/>
        <w:rPr>
          <w:rtl/>
        </w:rPr>
      </w:pPr>
      <w:r>
        <w:rPr>
          <w:rtl/>
        </w:rPr>
        <w:t>היו"ר ראובן ריבלין</w:t>
      </w:r>
      <w:r>
        <w:rPr>
          <w:rtl/>
        </w:rPr>
        <w:t>:</w:t>
      </w:r>
    </w:p>
    <w:p w14:paraId="1911B19D" w14:textId="77777777" w:rsidR="00000000" w:rsidRDefault="007C71EE">
      <w:pPr>
        <w:pStyle w:val="a"/>
        <w:rPr>
          <w:rtl/>
        </w:rPr>
      </w:pPr>
    </w:p>
    <w:p w14:paraId="56D79D77" w14:textId="77777777" w:rsidR="00000000" w:rsidRDefault="007C71EE">
      <w:pPr>
        <w:pStyle w:val="a"/>
        <w:rPr>
          <w:rFonts w:hint="cs"/>
          <w:rtl/>
        </w:rPr>
      </w:pPr>
      <w:r>
        <w:rPr>
          <w:rFonts w:hint="cs"/>
          <w:rtl/>
        </w:rPr>
        <w:t xml:space="preserve">ההסתייגות לא עברה. </w:t>
      </w:r>
    </w:p>
    <w:p w14:paraId="28C0B85F" w14:textId="77777777" w:rsidR="00000000" w:rsidRDefault="007C71EE">
      <w:pPr>
        <w:pStyle w:val="a"/>
        <w:rPr>
          <w:rFonts w:hint="cs"/>
          <w:rtl/>
        </w:rPr>
      </w:pPr>
    </w:p>
    <w:p w14:paraId="046DDBB3" w14:textId="77777777" w:rsidR="00000000" w:rsidRDefault="007C71EE">
      <w:pPr>
        <w:pStyle w:val="a"/>
        <w:rPr>
          <w:rFonts w:hint="cs"/>
          <w:rtl/>
        </w:rPr>
      </w:pPr>
      <w:r>
        <w:rPr>
          <w:rFonts w:hint="cs"/>
          <w:rtl/>
        </w:rPr>
        <w:t>נעבור להסתייגות של קבוצת בל"ד. מי בעד? מי נגד? מי נמנע?</w:t>
      </w:r>
    </w:p>
    <w:p w14:paraId="05920493" w14:textId="77777777" w:rsidR="00000000" w:rsidRDefault="007C71EE">
      <w:pPr>
        <w:pStyle w:val="a"/>
        <w:rPr>
          <w:rFonts w:hint="cs"/>
          <w:rtl/>
        </w:rPr>
      </w:pPr>
    </w:p>
    <w:p w14:paraId="4DC624C3" w14:textId="77777777" w:rsidR="00000000" w:rsidRDefault="007C71EE">
      <w:pPr>
        <w:pStyle w:val="a"/>
        <w:jc w:val="center"/>
        <w:rPr>
          <w:rFonts w:hint="cs"/>
          <w:b/>
          <w:bCs/>
          <w:rtl/>
        </w:rPr>
      </w:pPr>
      <w:r>
        <w:rPr>
          <w:rFonts w:hint="cs"/>
          <w:b/>
          <w:bCs/>
          <w:rtl/>
        </w:rPr>
        <w:t>הצבעה</w:t>
      </w:r>
    </w:p>
    <w:p w14:paraId="457D30DE" w14:textId="77777777" w:rsidR="00000000" w:rsidRDefault="007C71EE">
      <w:pPr>
        <w:pStyle w:val="a"/>
        <w:jc w:val="center"/>
        <w:rPr>
          <w:rFonts w:hint="cs"/>
          <w:b/>
          <w:bCs/>
          <w:rtl/>
        </w:rPr>
      </w:pPr>
    </w:p>
    <w:p w14:paraId="6EC8A14B" w14:textId="77777777" w:rsidR="00000000" w:rsidRDefault="007C71EE">
      <w:pPr>
        <w:pStyle w:val="a"/>
        <w:jc w:val="center"/>
        <w:rPr>
          <w:rFonts w:hint="cs"/>
          <w:rtl/>
        </w:rPr>
      </w:pPr>
      <w:r>
        <w:rPr>
          <w:rFonts w:hint="cs"/>
          <w:rtl/>
        </w:rPr>
        <w:t>ההסתייגות של קבוצת סיעת בל"ד לסעיף 9 לא נתקבלה.</w:t>
      </w:r>
    </w:p>
    <w:p w14:paraId="21E0A2A0" w14:textId="77777777" w:rsidR="00000000" w:rsidRDefault="007C71EE">
      <w:pPr>
        <w:pStyle w:val="a"/>
        <w:ind w:firstLine="0"/>
        <w:rPr>
          <w:rFonts w:hint="cs"/>
          <w:rtl/>
        </w:rPr>
      </w:pPr>
    </w:p>
    <w:p w14:paraId="41CB88A6" w14:textId="77777777" w:rsidR="00000000" w:rsidRDefault="007C71EE">
      <w:pPr>
        <w:pStyle w:val="ad"/>
        <w:rPr>
          <w:rtl/>
        </w:rPr>
      </w:pPr>
      <w:r>
        <w:rPr>
          <w:rtl/>
        </w:rPr>
        <w:t>היו"ר ראובן ריבלין:</w:t>
      </w:r>
    </w:p>
    <w:p w14:paraId="38462ECF" w14:textId="77777777" w:rsidR="00000000" w:rsidRDefault="007C71EE">
      <w:pPr>
        <w:pStyle w:val="a"/>
        <w:rPr>
          <w:rtl/>
        </w:rPr>
      </w:pPr>
    </w:p>
    <w:p w14:paraId="777E8141" w14:textId="77777777" w:rsidR="00000000" w:rsidRDefault="007C71EE">
      <w:pPr>
        <w:pStyle w:val="a"/>
        <w:rPr>
          <w:rFonts w:hint="cs"/>
          <w:rtl/>
        </w:rPr>
      </w:pPr>
      <w:r>
        <w:rPr>
          <w:rFonts w:hint="cs"/>
          <w:rtl/>
        </w:rPr>
        <w:t>ההסתייגות של קבוצת בל"ד לא התקבלה.</w:t>
      </w:r>
    </w:p>
    <w:p w14:paraId="4B319472" w14:textId="77777777" w:rsidR="00000000" w:rsidRDefault="007C71EE">
      <w:pPr>
        <w:pStyle w:val="a"/>
        <w:ind w:firstLine="0"/>
        <w:rPr>
          <w:rFonts w:hint="cs"/>
          <w:rtl/>
        </w:rPr>
      </w:pPr>
    </w:p>
    <w:p w14:paraId="4818C0BD" w14:textId="77777777" w:rsidR="00000000" w:rsidRDefault="007C71EE">
      <w:pPr>
        <w:pStyle w:val="ac"/>
        <w:rPr>
          <w:rtl/>
        </w:rPr>
      </w:pPr>
      <w:r>
        <w:rPr>
          <w:rFonts w:hint="eastAsia"/>
          <w:rtl/>
        </w:rPr>
        <w:t>חיים</w:t>
      </w:r>
      <w:r>
        <w:rPr>
          <w:rtl/>
        </w:rPr>
        <w:t xml:space="preserve"> אורון (מרצ):</w:t>
      </w:r>
    </w:p>
    <w:p w14:paraId="78A6FF01" w14:textId="77777777" w:rsidR="00000000" w:rsidRDefault="007C71EE">
      <w:pPr>
        <w:pStyle w:val="a"/>
        <w:rPr>
          <w:rFonts w:hint="cs"/>
          <w:rtl/>
        </w:rPr>
      </w:pPr>
    </w:p>
    <w:p w14:paraId="3991BC3B" w14:textId="77777777" w:rsidR="00000000" w:rsidRDefault="007C71EE">
      <w:pPr>
        <w:pStyle w:val="a"/>
        <w:rPr>
          <w:rFonts w:hint="cs"/>
          <w:rtl/>
        </w:rPr>
      </w:pPr>
      <w:r>
        <w:rPr>
          <w:rFonts w:hint="cs"/>
          <w:rtl/>
        </w:rPr>
        <w:t>אדוני היושב-ראש, פה מדובר בהעלאת תעריפי המי</w:t>
      </w:r>
      <w:r>
        <w:rPr>
          <w:rFonts w:hint="cs"/>
          <w:rtl/>
        </w:rPr>
        <w:t>ם. זו הצבעה מהותית.</w:t>
      </w:r>
    </w:p>
    <w:p w14:paraId="26EEE872" w14:textId="77777777" w:rsidR="00000000" w:rsidRDefault="007C71EE">
      <w:pPr>
        <w:pStyle w:val="a"/>
        <w:ind w:firstLine="0"/>
        <w:rPr>
          <w:rFonts w:hint="cs"/>
          <w:rtl/>
        </w:rPr>
      </w:pPr>
    </w:p>
    <w:p w14:paraId="36581C0E" w14:textId="77777777" w:rsidR="00000000" w:rsidRDefault="007C71EE">
      <w:pPr>
        <w:pStyle w:val="ad"/>
        <w:rPr>
          <w:rtl/>
        </w:rPr>
      </w:pPr>
      <w:r>
        <w:rPr>
          <w:rtl/>
        </w:rPr>
        <w:t>היו"ר ראובן ריבלין:</w:t>
      </w:r>
    </w:p>
    <w:p w14:paraId="6D39193A" w14:textId="77777777" w:rsidR="00000000" w:rsidRDefault="007C71EE">
      <w:pPr>
        <w:pStyle w:val="a"/>
        <w:rPr>
          <w:rtl/>
        </w:rPr>
      </w:pPr>
    </w:p>
    <w:p w14:paraId="4289C599" w14:textId="77777777" w:rsidR="00000000" w:rsidRDefault="007C71EE">
      <w:pPr>
        <w:pStyle w:val="a"/>
        <w:rPr>
          <w:rFonts w:hint="cs"/>
          <w:rtl/>
        </w:rPr>
      </w:pPr>
      <w:r>
        <w:rPr>
          <w:rFonts w:hint="cs"/>
          <w:rtl/>
        </w:rPr>
        <w:t xml:space="preserve">כך קבעתי. כך קבעתי. </w:t>
      </w:r>
    </w:p>
    <w:p w14:paraId="3A6E5E6A" w14:textId="77777777" w:rsidR="00000000" w:rsidRDefault="007C71EE">
      <w:pPr>
        <w:pStyle w:val="a"/>
        <w:rPr>
          <w:rFonts w:hint="cs"/>
          <w:rtl/>
        </w:rPr>
      </w:pPr>
    </w:p>
    <w:p w14:paraId="3728EE90" w14:textId="77777777" w:rsidR="00000000" w:rsidRDefault="007C71EE">
      <w:pPr>
        <w:pStyle w:val="a"/>
        <w:rPr>
          <w:rFonts w:hint="cs"/>
          <w:rtl/>
        </w:rPr>
      </w:pPr>
      <w:r>
        <w:rPr>
          <w:rFonts w:hint="cs"/>
          <w:rtl/>
        </w:rPr>
        <w:t>על סעיף 9 תתקיים הצבעה שמית. אדוני המזכיר, נא לקיים את ההצבעה. אנחנו מצביעים על סעיף 9 כהצעת הוועדה, ללא הסתייגויות, שכן שום הסתייגות לא נתקבלה. נא לקיים הצבעה שמית. בבקשה.</w:t>
      </w:r>
    </w:p>
    <w:p w14:paraId="3854CCED" w14:textId="77777777" w:rsidR="00000000" w:rsidRDefault="007C71EE">
      <w:pPr>
        <w:pStyle w:val="a"/>
        <w:ind w:firstLine="0"/>
        <w:rPr>
          <w:rFonts w:hint="cs"/>
          <w:rtl/>
        </w:rPr>
      </w:pPr>
    </w:p>
    <w:p w14:paraId="284665EF" w14:textId="77777777" w:rsidR="00000000" w:rsidRDefault="007C71EE">
      <w:pPr>
        <w:pStyle w:val="Speaker"/>
        <w:rPr>
          <w:rFonts w:hint="cs"/>
          <w:rtl/>
        </w:rPr>
      </w:pPr>
      <w:bookmarkStart w:id="2509" w:name="FS000000661T28_05_2003_19_17_34"/>
      <w:bookmarkEnd w:id="2509"/>
      <w:r>
        <w:rPr>
          <w:rFonts w:hint="eastAsia"/>
          <w:rtl/>
        </w:rPr>
        <w:t>מזכיר</w:t>
      </w:r>
      <w:r>
        <w:rPr>
          <w:rtl/>
        </w:rPr>
        <w:t xml:space="preserve"> הכנסת אריה ה</w:t>
      </w:r>
      <w:r>
        <w:rPr>
          <w:rtl/>
        </w:rPr>
        <w:t>אן:</w:t>
      </w:r>
    </w:p>
    <w:p w14:paraId="2FC14064" w14:textId="77777777" w:rsidR="00000000" w:rsidRDefault="007C71EE">
      <w:pPr>
        <w:pStyle w:val="a"/>
        <w:ind w:firstLine="0"/>
        <w:rPr>
          <w:rFonts w:hint="cs"/>
          <w:rtl/>
        </w:rPr>
      </w:pPr>
      <w:r>
        <w:rPr>
          <w:rFonts w:hint="cs"/>
          <w:rtl/>
        </w:rPr>
        <w:t>(קורא בשמות חברי הכנסת)</w:t>
      </w:r>
    </w:p>
    <w:p w14:paraId="23D00982" w14:textId="77777777" w:rsidR="00000000" w:rsidRDefault="007C71EE">
      <w:pPr>
        <w:pStyle w:val="a"/>
        <w:rPr>
          <w:rFonts w:hint="cs"/>
          <w:rtl/>
        </w:rPr>
      </w:pPr>
    </w:p>
    <w:p w14:paraId="7F097725" w14:textId="77777777" w:rsidR="00000000" w:rsidRDefault="007C71EE">
      <w:pPr>
        <w:pStyle w:val="a"/>
        <w:rPr>
          <w:rFonts w:hint="cs"/>
          <w:rtl/>
        </w:rPr>
      </w:pPr>
      <w:r>
        <w:rPr>
          <w:rFonts w:hint="cs"/>
          <w:rtl/>
        </w:rPr>
        <w:t>קולט אביטל</w:t>
      </w:r>
      <w:r>
        <w:rPr>
          <w:rFonts w:hint="cs"/>
          <w:rtl/>
        </w:rPr>
        <w:tab/>
      </w:r>
      <w:r>
        <w:rPr>
          <w:rFonts w:hint="cs"/>
          <w:rtl/>
        </w:rPr>
        <w:tab/>
        <w:t>- נגד</w:t>
      </w:r>
    </w:p>
    <w:p w14:paraId="292CCC1D" w14:textId="77777777" w:rsidR="00000000" w:rsidRDefault="007C71EE">
      <w:pPr>
        <w:pStyle w:val="a"/>
        <w:rPr>
          <w:rFonts w:hint="cs"/>
          <w:rtl/>
        </w:rPr>
      </w:pPr>
      <w:r>
        <w:rPr>
          <w:rFonts w:hint="cs"/>
          <w:rtl/>
        </w:rPr>
        <w:t xml:space="preserve">רוחמה אברהם </w:t>
      </w:r>
      <w:r>
        <w:rPr>
          <w:rFonts w:hint="cs"/>
          <w:rtl/>
        </w:rPr>
        <w:tab/>
      </w:r>
      <w:r>
        <w:rPr>
          <w:rFonts w:hint="cs"/>
          <w:rtl/>
        </w:rPr>
        <w:tab/>
        <w:t>- בעד</w:t>
      </w:r>
    </w:p>
    <w:p w14:paraId="369F502C" w14:textId="77777777" w:rsidR="00000000" w:rsidRDefault="007C71EE">
      <w:pPr>
        <w:pStyle w:val="a"/>
        <w:rPr>
          <w:rFonts w:hint="cs"/>
          <w:rtl/>
        </w:rPr>
      </w:pPr>
      <w:r>
        <w:rPr>
          <w:rFonts w:hint="cs"/>
          <w:rtl/>
        </w:rPr>
        <w:t>יולי-יואל אדלשטיין</w:t>
      </w:r>
      <w:r>
        <w:rPr>
          <w:rFonts w:hint="cs"/>
          <w:rtl/>
        </w:rPr>
        <w:tab/>
        <w:t>- אינו נוכח</w:t>
      </w:r>
    </w:p>
    <w:p w14:paraId="18D38772" w14:textId="77777777" w:rsidR="00000000" w:rsidRDefault="007C71EE">
      <w:pPr>
        <w:pStyle w:val="a"/>
        <w:rPr>
          <w:rFonts w:hint="cs"/>
          <w:rtl/>
        </w:rPr>
      </w:pPr>
      <w:r>
        <w:rPr>
          <w:rFonts w:hint="cs"/>
          <w:rtl/>
        </w:rPr>
        <w:t>יעקב אדרי</w:t>
      </w:r>
      <w:r>
        <w:rPr>
          <w:rFonts w:hint="cs"/>
          <w:rtl/>
        </w:rPr>
        <w:tab/>
      </w:r>
      <w:r>
        <w:rPr>
          <w:rFonts w:hint="cs"/>
          <w:rtl/>
        </w:rPr>
        <w:tab/>
        <w:t>- בעד</w:t>
      </w:r>
    </w:p>
    <w:p w14:paraId="05FFE3A1" w14:textId="77777777" w:rsidR="00000000" w:rsidRDefault="007C71EE">
      <w:pPr>
        <w:pStyle w:val="a"/>
        <w:rPr>
          <w:rFonts w:hint="cs"/>
          <w:rtl/>
        </w:rPr>
      </w:pPr>
      <w:r>
        <w:rPr>
          <w:rFonts w:hint="cs"/>
          <w:rtl/>
        </w:rPr>
        <w:t>אהוד אולמרט</w:t>
      </w:r>
      <w:r>
        <w:rPr>
          <w:rFonts w:hint="cs"/>
          <w:rtl/>
        </w:rPr>
        <w:tab/>
      </w:r>
      <w:r>
        <w:rPr>
          <w:rFonts w:hint="cs"/>
          <w:rtl/>
        </w:rPr>
        <w:tab/>
        <w:t>- בעד</w:t>
      </w:r>
    </w:p>
    <w:p w14:paraId="44CC4857" w14:textId="77777777" w:rsidR="00000000" w:rsidRDefault="007C71EE">
      <w:pPr>
        <w:pStyle w:val="a"/>
        <w:rPr>
          <w:rFonts w:hint="cs"/>
          <w:rtl/>
        </w:rPr>
      </w:pPr>
      <w:r>
        <w:rPr>
          <w:rFonts w:hint="cs"/>
          <w:rtl/>
        </w:rPr>
        <w:t>חיים אורון</w:t>
      </w:r>
      <w:r>
        <w:rPr>
          <w:rFonts w:hint="cs"/>
          <w:rtl/>
        </w:rPr>
        <w:tab/>
      </w:r>
      <w:r>
        <w:rPr>
          <w:rFonts w:hint="cs"/>
          <w:rtl/>
        </w:rPr>
        <w:tab/>
        <w:t>- נגד</w:t>
      </w:r>
    </w:p>
    <w:p w14:paraId="6C001BED" w14:textId="77777777" w:rsidR="00000000" w:rsidRDefault="007C71EE">
      <w:pPr>
        <w:pStyle w:val="a"/>
        <w:rPr>
          <w:rFonts w:hint="cs"/>
          <w:rtl/>
        </w:rPr>
      </w:pPr>
      <w:r>
        <w:rPr>
          <w:rFonts w:hint="cs"/>
          <w:rtl/>
        </w:rPr>
        <w:t>זבולון אורלב</w:t>
      </w:r>
      <w:r>
        <w:rPr>
          <w:rFonts w:hint="cs"/>
          <w:rtl/>
        </w:rPr>
        <w:tab/>
      </w:r>
      <w:r>
        <w:rPr>
          <w:rFonts w:hint="cs"/>
          <w:rtl/>
        </w:rPr>
        <w:tab/>
        <w:t>- בעד</w:t>
      </w:r>
    </w:p>
    <w:p w14:paraId="5B3C49A2" w14:textId="77777777" w:rsidR="00000000" w:rsidRDefault="007C71EE">
      <w:pPr>
        <w:pStyle w:val="a"/>
        <w:rPr>
          <w:rFonts w:hint="cs"/>
          <w:rtl/>
        </w:rPr>
      </w:pPr>
      <w:r>
        <w:rPr>
          <w:rFonts w:hint="cs"/>
          <w:rtl/>
        </w:rPr>
        <w:t>דוד אזולאי</w:t>
      </w:r>
      <w:r>
        <w:rPr>
          <w:rFonts w:hint="cs"/>
          <w:rtl/>
        </w:rPr>
        <w:tab/>
      </w:r>
      <w:r>
        <w:rPr>
          <w:rFonts w:hint="cs"/>
          <w:rtl/>
        </w:rPr>
        <w:tab/>
        <w:t>- אינו נוכח</w:t>
      </w:r>
    </w:p>
    <w:p w14:paraId="32E1B37A" w14:textId="77777777" w:rsidR="00000000" w:rsidRDefault="007C71EE">
      <w:pPr>
        <w:pStyle w:val="a"/>
        <w:rPr>
          <w:rFonts w:hint="cs"/>
          <w:rtl/>
        </w:rPr>
      </w:pPr>
      <w:r>
        <w:rPr>
          <w:rFonts w:hint="cs"/>
          <w:rtl/>
        </w:rPr>
        <w:t>ישראל אייכלר</w:t>
      </w:r>
      <w:r>
        <w:rPr>
          <w:rFonts w:hint="cs"/>
          <w:rtl/>
        </w:rPr>
        <w:tab/>
      </w:r>
      <w:r>
        <w:rPr>
          <w:rFonts w:hint="cs"/>
          <w:rtl/>
        </w:rPr>
        <w:tab/>
        <w:t>- נגד</w:t>
      </w:r>
    </w:p>
    <w:p w14:paraId="17AF312E" w14:textId="77777777" w:rsidR="00000000" w:rsidRDefault="007C71EE">
      <w:pPr>
        <w:pStyle w:val="a"/>
        <w:rPr>
          <w:rFonts w:hint="cs"/>
          <w:rtl/>
        </w:rPr>
      </w:pPr>
      <w:r>
        <w:rPr>
          <w:rFonts w:hint="cs"/>
          <w:rtl/>
        </w:rPr>
        <w:t>דליה איציק</w:t>
      </w:r>
      <w:r>
        <w:rPr>
          <w:rFonts w:hint="cs"/>
          <w:rtl/>
        </w:rPr>
        <w:tab/>
      </w:r>
      <w:r>
        <w:rPr>
          <w:rFonts w:hint="cs"/>
          <w:rtl/>
        </w:rPr>
        <w:tab/>
        <w:t>- נגד</w:t>
      </w:r>
    </w:p>
    <w:p w14:paraId="36FE6DBB" w14:textId="77777777" w:rsidR="00000000" w:rsidRDefault="007C71EE">
      <w:pPr>
        <w:pStyle w:val="a"/>
        <w:rPr>
          <w:rFonts w:hint="cs"/>
          <w:rtl/>
        </w:rPr>
      </w:pPr>
      <w:r>
        <w:rPr>
          <w:rFonts w:hint="cs"/>
          <w:rtl/>
        </w:rPr>
        <w:t>אפי איתם</w:t>
      </w:r>
      <w:r>
        <w:rPr>
          <w:rFonts w:hint="cs"/>
          <w:rtl/>
        </w:rPr>
        <w:tab/>
      </w:r>
      <w:r>
        <w:rPr>
          <w:rFonts w:hint="cs"/>
          <w:rtl/>
        </w:rPr>
        <w:tab/>
        <w:t>- בעד</w:t>
      </w:r>
    </w:p>
    <w:p w14:paraId="59C4655D" w14:textId="77777777" w:rsidR="00000000" w:rsidRDefault="007C71EE">
      <w:pPr>
        <w:pStyle w:val="a"/>
        <w:rPr>
          <w:rFonts w:hint="cs"/>
          <w:rtl/>
        </w:rPr>
      </w:pPr>
      <w:r>
        <w:rPr>
          <w:rFonts w:hint="cs"/>
          <w:rtl/>
        </w:rPr>
        <w:t xml:space="preserve">מיכאל </w:t>
      </w:r>
      <w:r>
        <w:rPr>
          <w:rFonts w:hint="cs"/>
          <w:rtl/>
        </w:rPr>
        <w:t>איתן</w:t>
      </w:r>
      <w:r>
        <w:rPr>
          <w:rFonts w:hint="cs"/>
          <w:rtl/>
        </w:rPr>
        <w:tab/>
      </w:r>
      <w:r>
        <w:rPr>
          <w:rFonts w:hint="cs"/>
          <w:rtl/>
        </w:rPr>
        <w:tab/>
        <w:t>- בעד</w:t>
      </w:r>
    </w:p>
    <w:p w14:paraId="5E719718" w14:textId="77777777" w:rsidR="00000000" w:rsidRDefault="007C71EE">
      <w:pPr>
        <w:pStyle w:val="a"/>
        <w:rPr>
          <w:rFonts w:hint="cs"/>
          <w:rtl/>
        </w:rPr>
      </w:pPr>
      <w:r>
        <w:rPr>
          <w:rFonts w:hint="cs"/>
          <w:rtl/>
        </w:rPr>
        <w:t>אריה אלדד</w:t>
      </w:r>
      <w:r>
        <w:rPr>
          <w:rFonts w:hint="cs"/>
          <w:rtl/>
        </w:rPr>
        <w:tab/>
      </w:r>
      <w:r>
        <w:rPr>
          <w:rFonts w:hint="cs"/>
          <w:rtl/>
        </w:rPr>
        <w:tab/>
        <w:t>- אינו נוכח</w:t>
      </w:r>
    </w:p>
    <w:p w14:paraId="46BE6CA7" w14:textId="77777777" w:rsidR="00000000" w:rsidRDefault="007C71EE">
      <w:pPr>
        <w:pStyle w:val="a"/>
        <w:rPr>
          <w:rFonts w:hint="cs"/>
          <w:rtl/>
        </w:rPr>
      </w:pPr>
      <w:r>
        <w:rPr>
          <w:rFonts w:hint="cs"/>
          <w:rtl/>
        </w:rPr>
        <w:t>בנימין אלון</w:t>
      </w:r>
      <w:r>
        <w:rPr>
          <w:rFonts w:hint="cs"/>
          <w:rtl/>
        </w:rPr>
        <w:tab/>
      </w:r>
      <w:r>
        <w:rPr>
          <w:rFonts w:hint="cs"/>
          <w:rtl/>
        </w:rPr>
        <w:tab/>
        <w:t>- בעד</w:t>
      </w:r>
    </w:p>
    <w:p w14:paraId="125B22F4" w14:textId="77777777" w:rsidR="00000000" w:rsidRDefault="007C71EE">
      <w:pPr>
        <w:pStyle w:val="a"/>
        <w:rPr>
          <w:rFonts w:hint="cs"/>
          <w:rtl/>
        </w:rPr>
      </w:pPr>
      <w:r>
        <w:rPr>
          <w:rFonts w:hint="cs"/>
          <w:rtl/>
        </w:rPr>
        <w:t>טלב אלסאנע</w:t>
      </w:r>
      <w:r>
        <w:rPr>
          <w:rFonts w:hint="cs"/>
          <w:rtl/>
        </w:rPr>
        <w:tab/>
      </w:r>
      <w:r>
        <w:rPr>
          <w:rFonts w:hint="cs"/>
          <w:rtl/>
        </w:rPr>
        <w:tab/>
        <w:t>- נגד</w:t>
      </w:r>
    </w:p>
    <w:p w14:paraId="4D58ADC7" w14:textId="77777777" w:rsidR="00000000" w:rsidRDefault="007C71EE">
      <w:pPr>
        <w:pStyle w:val="a"/>
        <w:rPr>
          <w:rFonts w:hint="cs"/>
          <w:rtl/>
        </w:rPr>
      </w:pPr>
      <w:r>
        <w:rPr>
          <w:rFonts w:hint="cs"/>
          <w:rtl/>
        </w:rPr>
        <w:t>אלי אפללו</w:t>
      </w:r>
      <w:r>
        <w:rPr>
          <w:rFonts w:hint="cs"/>
          <w:rtl/>
        </w:rPr>
        <w:tab/>
      </w:r>
      <w:r>
        <w:rPr>
          <w:rFonts w:hint="cs"/>
          <w:rtl/>
        </w:rPr>
        <w:tab/>
        <w:t>- בעד</w:t>
      </w:r>
    </w:p>
    <w:p w14:paraId="5E0F7B8A" w14:textId="77777777" w:rsidR="00000000" w:rsidRDefault="007C71EE">
      <w:pPr>
        <w:pStyle w:val="a"/>
        <w:rPr>
          <w:rFonts w:hint="cs"/>
          <w:rtl/>
        </w:rPr>
      </w:pPr>
      <w:r>
        <w:rPr>
          <w:rFonts w:hint="cs"/>
          <w:rtl/>
        </w:rPr>
        <w:t>גלעד ארדן</w:t>
      </w:r>
      <w:r>
        <w:rPr>
          <w:rFonts w:hint="cs"/>
          <w:rtl/>
        </w:rPr>
        <w:tab/>
      </w:r>
      <w:r>
        <w:rPr>
          <w:rFonts w:hint="cs"/>
          <w:rtl/>
        </w:rPr>
        <w:tab/>
        <w:t>- בעד</w:t>
      </w:r>
    </w:p>
    <w:p w14:paraId="13034B95" w14:textId="77777777" w:rsidR="00000000" w:rsidRDefault="007C71EE">
      <w:pPr>
        <w:pStyle w:val="a"/>
        <w:rPr>
          <w:rFonts w:hint="cs"/>
          <w:rtl/>
        </w:rPr>
      </w:pPr>
      <w:r>
        <w:rPr>
          <w:rFonts w:hint="cs"/>
          <w:rtl/>
        </w:rPr>
        <w:t>אורי יהודה אריאל</w:t>
      </w:r>
      <w:r>
        <w:rPr>
          <w:rFonts w:hint="cs"/>
          <w:rtl/>
        </w:rPr>
        <w:tab/>
        <w:t xml:space="preserve">            - אינו נוכח</w:t>
      </w:r>
    </w:p>
    <w:p w14:paraId="00773C92" w14:textId="77777777" w:rsidR="00000000" w:rsidRDefault="007C71EE">
      <w:pPr>
        <w:pStyle w:val="a"/>
        <w:rPr>
          <w:rFonts w:hint="cs"/>
          <w:rtl/>
        </w:rPr>
      </w:pPr>
      <w:r>
        <w:rPr>
          <w:rFonts w:hint="cs"/>
          <w:rtl/>
        </w:rPr>
        <w:t>זאב בוים</w:t>
      </w:r>
      <w:r>
        <w:rPr>
          <w:rFonts w:hint="cs"/>
          <w:rtl/>
        </w:rPr>
        <w:tab/>
      </w:r>
      <w:r>
        <w:rPr>
          <w:rFonts w:hint="cs"/>
          <w:rtl/>
        </w:rPr>
        <w:tab/>
        <w:t>- בעד</w:t>
      </w:r>
    </w:p>
    <w:p w14:paraId="795B4B4F" w14:textId="77777777" w:rsidR="00000000" w:rsidRDefault="007C71EE">
      <w:pPr>
        <w:pStyle w:val="Manager"/>
        <w:spacing w:line="360" w:lineRule="auto"/>
        <w:ind w:firstLine="720"/>
        <w:jc w:val="both"/>
        <w:rPr>
          <w:rFonts w:hint="cs"/>
          <w:rtl/>
        </w:rPr>
      </w:pPr>
      <w:r>
        <w:rPr>
          <w:rFonts w:hint="cs"/>
          <w:rtl/>
        </w:rPr>
        <w:t>אברהם בורג</w:t>
      </w:r>
      <w:r>
        <w:rPr>
          <w:rFonts w:hint="cs"/>
          <w:rtl/>
        </w:rPr>
        <w:tab/>
      </w:r>
      <w:r>
        <w:rPr>
          <w:rFonts w:hint="cs"/>
          <w:rtl/>
        </w:rPr>
        <w:tab/>
        <w:t>- נגד</w:t>
      </w:r>
    </w:p>
    <w:p w14:paraId="3E64FE3A" w14:textId="77777777" w:rsidR="00000000" w:rsidRDefault="007C71EE">
      <w:pPr>
        <w:pStyle w:val="a"/>
        <w:rPr>
          <w:rFonts w:hint="cs"/>
          <w:rtl/>
        </w:rPr>
      </w:pPr>
      <w:r>
        <w:rPr>
          <w:rFonts w:hint="cs"/>
          <w:rtl/>
        </w:rPr>
        <w:t>נעמי בלומנטל</w:t>
      </w:r>
      <w:r>
        <w:rPr>
          <w:rFonts w:hint="cs"/>
          <w:rtl/>
        </w:rPr>
        <w:tab/>
      </w:r>
      <w:r>
        <w:rPr>
          <w:rFonts w:hint="cs"/>
          <w:rtl/>
        </w:rPr>
        <w:tab/>
        <w:t>- בעד</w:t>
      </w:r>
    </w:p>
    <w:p w14:paraId="4379C512" w14:textId="77777777" w:rsidR="00000000" w:rsidRDefault="007C71EE">
      <w:pPr>
        <w:pStyle w:val="a"/>
        <w:rPr>
          <w:rFonts w:hint="cs"/>
          <w:rtl/>
        </w:rPr>
      </w:pPr>
      <w:r>
        <w:rPr>
          <w:rFonts w:hint="cs"/>
          <w:rtl/>
        </w:rPr>
        <w:t>בנימין בן-אליעזר</w:t>
      </w:r>
      <w:r>
        <w:rPr>
          <w:rFonts w:hint="cs"/>
          <w:rtl/>
        </w:rPr>
        <w:tab/>
      </w:r>
      <w:r>
        <w:rPr>
          <w:rFonts w:hint="cs"/>
          <w:rtl/>
        </w:rPr>
        <w:tab/>
        <w:t>- נגד</w:t>
      </w:r>
    </w:p>
    <w:p w14:paraId="318A20C0" w14:textId="77777777" w:rsidR="00000000" w:rsidRDefault="007C71EE">
      <w:pPr>
        <w:pStyle w:val="a"/>
        <w:rPr>
          <w:rFonts w:hint="cs"/>
          <w:rtl/>
        </w:rPr>
      </w:pPr>
      <w:r>
        <w:rPr>
          <w:rFonts w:hint="cs"/>
          <w:rtl/>
        </w:rPr>
        <w:t>אלי בן-מנחם</w:t>
      </w:r>
      <w:r>
        <w:rPr>
          <w:rFonts w:hint="cs"/>
          <w:rtl/>
        </w:rPr>
        <w:tab/>
      </w:r>
      <w:r>
        <w:rPr>
          <w:rFonts w:hint="cs"/>
          <w:rtl/>
        </w:rPr>
        <w:tab/>
        <w:t>- נגד</w:t>
      </w:r>
    </w:p>
    <w:p w14:paraId="1B173E18" w14:textId="77777777" w:rsidR="00000000" w:rsidRDefault="007C71EE">
      <w:pPr>
        <w:pStyle w:val="a"/>
        <w:rPr>
          <w:rFonts w:hint="cs"/>
          <w:rtl/>
        </w:rPr>
      </w:pPr>
      <w:r>
        <w:rPr>
          <w:rFonts w:hint="cs"/>
          <w:rtl/>
        </w:rPr>
        <w:t>שלמה בניזרי</w:t>
      </w:r>
      <w:r>
        <w:rPr>
          <w:rFonts w:hint="cs"/>
          <w:rtl/>
        </w:rPr>
        <w:tab/>
      </w:r>
      <w:r>
        <w:rPr>
          <w:rFonts w:hint="cs"/>
          <w:rtl/>
        </w:rPr>
        <w:tab/>
        <w:t>- נגד</w:t>
      </w:r>
    </w:p>
    <w:p w14:paraId="65B5D81D" w14:textId="77777777" w:rsidR="00000000" w:rsidRDefault="007C71EE">
      <w:pPr>
        <w:pStyle w:val="a"/>
        <w:rPr>
          <w:rFonts w:hint="cs"/>
          <w:rtl/>
        </w:rPr>
      </w:pPr>
      <w:r>
        <w:rPr>
          <w:rFonts w:hint="cs"/>
          <w:rtl/>
        </w:rPr>
        <w:t>דניאל בנלולו</w:t>
      </w:r>
      <w:r>
        <w:rPr>
          <w:rFonts w:hint="cs"/>
          <w:rtl/>
        </w:rPr>
        <w:tab/>
      </w:r>
      <w:r>
        <w:rPr>
          <w:rFonts w:hint="cs"/>
          <w:rtl/>
        </w:rPr>
        <w:tab/>
        <w:t>- בעד</w:t>
      </w:r>
    </w:p>
    <w:p w14:paraId="0C30AF9F" w14:textId="77777777" w:rsidR="00000000" w:rsidRDefault="007C71EE">
      <w:pPr>
        <w:pStyle w:val="a"/>
        <w:rPr>
          <w:rFonts w:hint="cs"/>
          <w:rtl/>
        </w:rPr>
      </w:pPr>
      <w:r>
        <w:rPr>
          <w:rFonts w:hint="cs"/>
          <w:rtl/>
        </w:rPr>
        <w:t>רוני בר-און</w:t>
      </w:r>
      <w:r>
        <w:rPr>
          <w:rFonts w:hint="cs"/>
          <w:rtl/>
        </w:rPr>
        <w:tab/>
      </w:r>
      <w:r>
        <w:rPr>
          <w:rFonts w:hint="cs"/>
          <w:rtl/>
        </w:rPr>
        <w:tab/>
        <w:t>- בעד</w:t>
      </w:r>
    </w:p>
    <w:p w14:paraId="42CE2D7F" w14:textId="77777777" w:rsidR="00000000" w:rsidRDefault="007C71EE">
      <w:pPr>
        <w:pStyle w:val="a"/>
        <w:rPr>
          <w:rFonts w:hint="cs"/>
          <w:rtl/>
        </w:rPr>
      </w:pPr>
      <w:r>
        <w:rPr>
          <w:rFonts w:hint="cs"/>
          <w:rtl/>
        </w:rPr>
        <w:t>רומן ברונפמן</w:t>
      </w:r>
      <w:r>
        <w:rPr>
          <w:rFonts w:hint="cs"/>
          <w:rtl/>
        </w:rPr>
        <w:tab/>
      </w:r>
      <w:r>
        <w:rPr>
          <w:rFonts w:hint="cs"/>
          <w:rtl/>
        </w:rPr>
        <w:tab/>
        <w:t>- נגד</w:t>
      </w:r>
    </w:p>
    <w:p w14:paraId="7AB42698" w14:textId="77777777" w:rsidR="00000000" w:rsidRDefault="007C71EE">
      <w:pPr>
        <w:pStyle w:val="a"/>
        <w:rPr>
          <w:rFonts w:hint="cs"/>
          <w:rtl/>
        </w:rPr>
      </w:pPr>
      <w:r>
        <w:rPr>
          <w:rFonts w:hint="cs"/>
          <w:rtl/>
        </w:rPr>
        <w:t>רוני בריזון</w:t>
      </w:r>
      <w:r>
        <w:rPr>
          <w:rFonts w:hint="cs"/>
          <w:rtl/>
        </w:rPr>
        <w:tab/>
      </w:r>
      <w:r>
        <w:rPr>
          <w:rFonts w:hint="cs"/>
          <w:rtl/>
        </w:rPr>
        <w:tab/>
        <w:t>- בעד</w:t>
      </w:r>
    </w:p>
    <w:p w14:paraId="6C397DAB" w14:textId="77777777" w:rsidR="00000000" w:rsidRDefault="007C71EE">
      <w:pPr>
        <w:pStyle w:val="a"/>
        <w:rPr>
          <w:rFonts w:hint="cs"/>
          <w:rtl/>
        </w:rPr>
      </w:pPr>
      <w:r>
        <w:rPr>
          <w:rFonts w:hint="cs"/>
          <w:rtl/>
        </w:rPr>
        <w:t>ויקטור בריילובסקי</w:t>
      </w:r>
      <w:r>
        <w:rPr>
          <w:rFonts w:hint="cs"/>
          <w:rtl/>
        </w:rPr>
        <w:tab/>
        <w:t>- בעד</w:t>
      </w:r>
    </w:p>
    <w:p w14:paraId="7496EB0D" w14:textId="77777777" w:rsidR="00000000" w:rsidRDefault="007C71EE">
      <w:pPr>
        <w:pStyle w:val="a"/>
        <w:rPr>
          <w:rFonts w:hint="cs"/>
          <w:rtl/>
        </w:rPr>
      </w:pPr>
      <w:r>
        <w:rPr>
          <w:rFonts w:hint="cs"/>
          <w:rtl/>
        </w:rPr>
        <w:t>מוחמד ברכה</w:t>
      </w:r>
      <w:r>
        <w:rPr>
          <w:rFonts w:hint="cs"/>
          <w:rtl/>
        </w:rPr>
        <w:tab/>
      </w:r>
      <w:r>
        <w:rPr>
          <w:rFonts w:hint="cs"/>
          <w:rtl/>
        </w:rPr>
        <w:tab/>
        <w:t>- אינו נוכח</w:t>
      </w:r>
    </w:p>
    <w:p w14:paraId="5CC43B25" w14:textId="77777777" w:rsidR="00000000" w:rsidRDefault="007C71EE">
      <w:pPr>
        <w:pStyle w:val="a"/>
        <w:rPr>
          <w:rFonts w:hint="cs"/>
          <w:rtl/>
        </w:rPr>
      </w:pPr>
      <w:r>
        <w:rPr>
          <w:rFonts w:hint="cs"/>
          <w:rtl/>
        </w:rPr>
        <w:t>עזמי בשארה</w:t>
      </w:r>
      <w:r>
        <w:rPr>
          <w:rFonts w:hint="cs"/>
          <w:rtl/>
        </w:rPr>
        <w:tab/>
      </w:r>
      <w:r>
        <w:rPr>
          <w:rFonts w:hint="cs"/>
          <w:rtl/>
        </w:rPr>
        <w:tab/>
        <w:t>- נגד</w:t>
      </w:r>
    </w:p>
    <w:p w14:paraId="6F1DEA28" w14:textId="77777777" w:rsidR="00000000" w:rsidRDefault="007C71EE">
      <w:pPr>
        <w:pStyle w:val="a"/>
        <w:rPr>
          <w:rFonts w:hint="cs"/>
          <w:rtl/>
        </w:rPr>
      </w:pPr>
      <w:r>
        <w:rPr>
          <w:rFonts w:hint="cs"/>
          <w:rtl/>
        </w:rPr>
        <w:t>ענבל גבריאלי</w:t>
      </w:r>
      <w:r>
        <w:rPr>
          <w:rFonts w:hint="cs"/>
          <w:rtl/>
        </w:rPr>
        <w:tab/>
      </w:r>
      <w:r>
        <w:rPr>
          <w:rFonts w:hint="cs"/>
          <w:rtl/>
        </w:rPr>
        <w:tab/>
        <w:t>- בעד</w:t>
      </w:r>
    </w:p>
    <w:p w14:paraId="69ACFA10" w14:textId="77777777" w:rsidR="00000000" w:rsidRDefault="007C71EE">
      <w:pPr>
        <w:pStyle w:val="a"/>
        <w:rPr>
          <w:rFonts w:hint="cs"/>
          <w:rtl/>
        </w:rPr>
      </w:pPr>
      <w:r>
        <w:rPr>
          <w:rFonts w:hint="cs"/>
          <w:rtl/>
        </w:rPr>
        <w:t>מיכאל גורולובסקי</w:t>
      </w:r>
      <w:r>
        <w:rPr>
          <w:rFonts w:hint="cs"/>
          <w:rtl/>
        </w:rPr>
        <w:tab/>
        <w:t xml:space="preserve">            - אינו נוכח</w:t>
      </w:r>
    </w:p>
    <w:p w14:paraId="2C0229A1" w14:textId="77777777" w:rsidR="00000000" w:rsidRDefault="007C71EE">
      <w:pPr>
        <w:pStyle w:val="a"/>
        <w:rPr>
          <w:rFonts w:hint="cs"/>
          <w:rtl/>
        </w:rPr>
      </w:pPr>
      <w:r>
        <w:rPr>
          <w:rFonts w:hint="cs"/>
          <w:rtl/>
        </w:rPr>
        <w:t>זהבה גלאון</w:t>
      </w:r>
      <w:r>
        <w:rPr>
          <w:rFonts w:hint="cs"/>
          <w:rtl/>
        </w:rPr>
        <w:tab/>
      </w:r>
      <w:r>
        <w:rPr>
          <w:rFonts w:hint="cs"/>
          <w:rtl/>
        </w:rPr>
        <w:tab/>
        <w:t>- נגד</w:t>
      </w:r>
    </w:p>
    <w:p w14:paraId="6A03DBF4" w14:textId="77777777" w:rsidR="00000000" w:rsidRDefault="007C71EE">
      <w:pPr>
        <w:pStyle w:val="a"/>
        <w:rPr>
          <w:rFonts w:hint="cs"/>
          <w:rtl/>
        </w:rPr>
      </w:pPr>
      <w:r>
        <w:rPr>
          <w:rFonts w:hint="cs"/>
          <w:rtl/>
        </w:rPr>
        <w:t>גילה גמליאל</w:t>
      </w:r>
      <w:r>
        <w:rPr>
          <w:rFonts w:hint="cs"/>
          <w:rtl/>
        </w:rPr>
        <w:tab/>
      </w:r>
      <w:r>
        <w:rPr>
          <w:rFonts w:hint="cs"/>
          <w:rtl/>
        </w:rPr>
        <w:tab/>
        <w:t>- בעד</w:t>
      </w:r>
    </w:p>
    <w:p w14:paraId="311A1102" w14:textId="77777777" w:rsidR="00000000" w:rsidRDefault="007C71EE">
      <w:pPr>
        <w:pStyle w:val="a"/>
        <w:rPr>
          <w:rFonts w:hint="cs"/>
          <w:rtl/>
        </w:rPr>
      </w:pPr>
      <w:r>
        <w:rPr>
          <w:rFonts w:hint="cs"/>
          <w:rtl/>
        </w:rPr>
        <w:t>משה גפנ</w:t>
      </w:r>
      <w:r>
        <w:rPr>
          <w:rFonts w:hint="cs"/>
          <w:rtl/>
        </w:rPr>
        <w:t>י</w:t>
      </w:r>
      <w:r>
        <w:rPr>
          <w:rFonts w:hint="cs"/>
          <w:rtl/>
        </w:rPr>
        <w:tab/>
      </w:r>
      <w:r>
        <w:rPr>
          <w:rFonts w:hint="cs"/>
          <w:rtl/>
        </w:rPr>
        <w:tab/>
        <w:t>- נגד</w:t>
      </w:r>
    </w:p>
    <w:p w14:paraId="500B4CBF" w14:textId="77777777" w:rsidR="00000000" w:rsidRDefault="007C71EE">
      <w:pPr>
        <w:pStyle w:val="a"/>
        <w:rPr>
          <w:rFonts w:hint="cs"/>
          <w:rtl/>
        </w:rPr>
      </w:pPr>
      <w:r>
        <w:rPr>
          <w:rFonts w:hint="cs"/>
          <w:rtl/>
        </w:rPr>
        <w:t>עבד-אלמאלכ דהאמשה</w:t>
      </w:r>
      <w:r>
        <w:rPr>
          <w:rFonts w:hint="cs"/>
          <w:rtl/>
        </w:rPr>
        <w:tab/>
        <w:t>- נגד</w:t>
      </w:r>
    </w:p>
    <w:p w14:paraId="5C8C1F1D" w14:textId="77777777" w:rsidR="00000000" w:rsidRDefault="007C71EE">
      <w:pPr>
        <w:pStyle w:val="a"/>
        <w:rPr>
          <w:rFonts w:hint="cs"/>
          <w:rtl/>
        </w:rPr>
      </w:pPr>
      <w:r>
        <w:rPr>
          <w:rFonts w:hint="cs"/>
          <w:rtl/>
        </w:rPr>
        <w:t>נסים דהן</w:t>
      </w:r>
      <w:r>
        <w:rPr>
          <w:rFonts w:hint="cs"/>
          <w:rtl/>
        </w:rPr>
        <w:tab/>
      </w:r>
      <w:r>
        <w:rPr>
          <w:rFonts w:hint="cs"/>
          <w:rtl/>
        </w:rPr>
        <w:tab/>
        <w:t>- נגד</w:t>
      </w:r>
    </w:p>
    <w:p w14:paraId="069292AD" w14:textId="77777777" w:rsidR="00000000" w:rsidRDefault="007C71EE">
      <w:pPr>
        <w:pStyle w:val="a"/>
        <w:rPr>
          <w:rFonts w:hint="cs"/>
          <w:rtl/>
        </w:rPr>
      </w:pPr>
      <w:r>
        <w:rPr>
          <w:rFonts w:hint="cs"/>
          <w:rtl/>
        </w:rPr>
        <w:t>חמי  דורון</w:t>
      </w:r>
      <w:r>
        <w:rPr>
          <w:rFonts w:hint="cs"/>
          <w:rtl/>
        </w:rPr>
        <w:tab/>
      </w:r>
      <w:r>
        <w:rPr>
          <w:rFonts w:hint="cs"/>
          <w:rtl/>
        </w:rPr>
        <w:tab/>
        <w:t>- אינו נוכח</w:t>
      </w:r>
    </w:p>
    <w:p w14:paraId="4011A2FB" w14:textId="77777777" w:rsidR="00000000" w:rsidRDefault="007C71EE">
      <w:pPr>
        <w:pStyle w:val="a"/>
        <w:rPr>
          <w:rFonts w:hint="cs"/>
          <w:rtl/>
        </w:rPr>
      </w:pPr>
      <w:r>
        <w:rPr>
          <w:rFonts w:hint="cs"/>
          <w:rtl/>
        </w:rPr>
        <w:t>אברהם הירשזון</w:t>
      </w:r>
      <w:r>
        <w:rPr>
          <w:rFonts w:hint="cs"/>
          <w:rtl/>
        </w:rPr>
        <w:tab/>
      </w:r>
      <w:r>
        <w:rPr>
          <w:rFonts w:hint="cs"/>
          <w:rtl/>
        </w:rPr>
        <w:tab/>
        <w:t>- בעד</w:t>
      </w:r>
    </w:p>
    <w:p w14:paraId="7FA6507F" w14:textId="77777777" w:rsidR="00000000" w:rsidRDefault="007C71EE">
      <w:pPr>
        <w:pStyle w:val="a"/>
        <w:rPr>
          <w:rFonts w:hint="cs"/>
          <w:rtl/>
        </w:rPr>
      </w:pPr>
      <w:r>
        <w:rPr>
          <w:rFonts w:hint="cs"/>
          <w:rtl/>
        </w:rPr>
        <w:t>צחי הנגבי</w:t>
      </w:r>
      <w:r>
        <w:rPr>
          <w:rFonts w:hint="cs"/>
          <w:rtl/>
        </w:rPr>
        <w:tab/>
      </w:r>
      <w:r>
        <w:rPr>
          <w:rFonts w:hint="cs"/>
          <w:rtl/>
        </w:rPr>
        <w:tab/>
        <w:t>- בעד</w:t>
      </w:r>
    </w:p>
    <w:p w14:paraId="2A6B05C2" w14:textId="77777777" w:rsidR="00000000" w:rsidRDefault="007C71EE">
      <w:pPr>
        <w:pStyle w:val="a"/>
        <w:rPr>
          <w:rFonts w:hint="cs"/>
          <w:rtl/>
        </w:rPr>
      </w:pPr>
      <w:r>
        <w:rPr>
          <w:rFonts w:hint="cs"/>
          <w:rtl/>
        </w:rPr>
        <w:t>צבי הנדל</w:t>
      </w:r>
      <w:r>
        <w:rPr>
          <w:rFonts w:hint="cs"/>
          <w:rtl/>
        </w:rPr>
        <w:tab/>
      </w:r>
      <w:r>
        <w:rPr>
          <w:rFonts w:hint="cs"/>
          <w:rtl/>
        </w:rPr>
        <w:tab/>
        <w:t>- בעד</w:t>
      </w:r>
    </w:p>
    <w:p w14:paraId="66C8B36C" w14:textId="77777777" w:rsidR="00000000" w:rsidRDefault="007C71EE">
      <w:pPr>
        <w:pStyle w:val="a"/>
        <w:rPr>
          <w:rFonts w:hint="cs"/>
          <w:rtl/>
        </w:rPr>
      </w:pPr>
      <w:r>
        <w:rPr>
          <w:rFonts w:hint="cs"/>
          <w:rtl/>
        </w:rPr>
        <w:t xml:space="preserve">יצחק הרצוג </w:t>
      </w:r>
      <w:r>
        <w:rPr>
          <w:rFonts w:hint="cs"/>
          <w:rtl/>
        </w:rPr>
        <w:tab/>
      </w:r>
      <w:r>
        <w:rPr>
          <w:rFonts w:hint="cs"/>
          <w:rtl/>
        </w:rPr>
        <w:tab/>
        <w:t>- נגד</w:t>
      </w:r>
    </w:p>
    <w:p w14:paraId="3C982F2B" w14:textId="77777777" w:rsidR="00000000" w:rsidRDefault="007C71EE">
      <w:pPr>
        <w:pStyle w:val="a"/>
        <w:rPr>
          <w:rFonts w:hint="cs"/>
          <w:rtl/>
        </w:rPr>
      </w:pPr>
      <w:r>
        <w:rPr>
          <w:rFonts w:hint="cs"/>
          <w:rtl/>
        </w:rPr>
        <w:t>מגלי והבה</w:t>
      </w:r>
      <w:r>
        <w:rPr>
          <w:rFonts w:hint="cs"/>
          <w:rtl/>
        </w:rPr>
        <w:tab/>
      </w:r>
      <w:r>
        <w:rPr>
          <w:rFonts w:hint="cs"/>
          <w:rtl/>
        </w:rPr>
        <w:tab/>
        <w:t>- בעד</w:t>
      </w:r>
    </w:p>
    <w:p w14:paraId="355664E8" w14:textId="77777777" w:rsidR="00000000" w:rsidRDefault="007C71EE">
      <w:pPr>
        <w:pStyle w:val="a"/>
        <w:rPr>
          <w:rFonts w:hint="cs"/>
          <w:rtl/>
        </w:rPr>
      </w:pPr>
      <w:r>
        <w:rPr>
          <w:rFonts w:hint="cs"/>
          <w:rtl/>
        </w:rPr>
        <w:t>אבשלום  וילן</w:t>
      </w:r>
      <w:r>
        <w:rPr>
          <w:rFonts w:hint="cs"/>
          <w:rtl/>
        </w:rPr>
        <w:tab/>
        <w:t xml:space="preserve">            - נגד</w:t>
      </w:r>
    </w:p>
    <w:p w14:paraId="4E69DB6B" w14:textId="77777777" w:rsidR="00000000" w:rsidRDefault="007C71EE">
      <w:pPr>
        <w:pStyle w:val="a"/>
        <w:rPr>
          <w:rFonts w:hint="cs"/>
          <w:rtl/>
        </w:rPr>
      </w:pPr>
      <w:r>
        <w:rPr>
          <w:rFonts w:hint="cs"/>
          <w:rtl/>
        </w:rPr>
        <w:t>מתן וילנאי</w:t>
      </w:r>
      <w:r>
        <w:rPr>
          <w:rFonts w:hint="cs"/>
          <w:rtl/>
        </w:rPr>
        <w:tab/>
      </w:r>
      <w:r>
        <w:rPr>
          <w:rFonts w:hint="cs"/>
          <w:rtl/>
        </w:rPr>
        <w:tab/>
        <w:t>- נגד</w:t>
      </w:r>
    </w:p>
    <w:p w14:paraId="4E13681E" w14:textId="77777777" w:rsidR="00000000" w:rsidRDefault="007C71EE">
      <w:pPr>
        <w:pStyle w:val="a"/>
        <w:rPr>
          <w:rFonts w:hint="cs"/>
          <w:rtl/>
        </w:rPr>
      </w:pPr>
      <w:r>
        <w:rPr>
          <w:rFonts w:hint="cs"/>
          <w:rtl/>
        </w:rPr>
        <w:t>יצחק וקנין</w:t>
      </w:r>
      <w:r>
        <w:rPr>
          <w:rFonts w:hint="cs"/>
          <w:rtl/>
        </w:rPr>
        <w:tab/>
      </w:r>
      <w:r>
        <w:rPr>
          <w:rFonts w:hint="cs"/>
          <w:rtl/>
        </w:rPr>
        <w:tab/>
        <w:t>- נגד</w:t>
      </w:r>
    </w:p>
    <w:p w14:paraId="598E3557" w14:textId="77777777" w:rsidR="00000000" w:rsidRDefault="007C71EE">
      <w:pPr>
        <w:pStyle w:val="a"/>
        <w:rPr>
          <w:rFonts w:hint="cs"/>
          <w:rtl/>
        </w:rPr>
      </w:pPr>
      <w:r>
        <w:rPr>
          <w:rFonts w:hint="cs"/>
          <w:rtl/>
        </w:rPr>
        <w:t>נסים זאב</w:t>
      </w:r>
      <w:r>
        <w:rPr>
          <w:rFonts w:hint="cs"/>
          <w:rtl/>
        </w:rPr>
        <w:tab/>
      </w:r>
      <w:r>
        <w:rPr>
          <w:rFonts w:hint="cs"/>
          <w:rtl/>
        </w:rPr>
        <w:tab/>
        <w:t>- נגד</w:t>
      </w:r>
    </w:p>
    <w:p w14:paraId="3FA140C5" w14:textId="77777777" w:rsidR="00000000" w:rsidRDefault="007C71EE">
      <w:pPr>
        <w:pStyle w:val="a"/>
        <w:rPr>
          <w:rFonts w:hint="cs"/>
          <w:rtl/>
        </w:rPr>
      </w:pPr>
      <w:r>
        <w:rPr>
          <w:rFonts w:hint="cs"/>
          <w:rtl/>
        </w:rPr>
        <w:t>ג'מאל זחאל</w:t>
      </w:r>
      <w:r>
        <w:rPr>
          <w:rFonts w:hint="cs"/>
          <w:rtl/>
        </w:rPr>
        <w:t>קה</w:t>
      </w:r>
      <w:r>
        <w:rPr>
          <w:rFonts w:hint="cs"/>
          <w:rtl/>
        </w:rPr>
        <w:tab/>
      </w:r>
      <w:r>
        <w:rPr>
          <w:rFonts w:hint="cs"/>
          <w:rtl/>
        </w:rPr>
        <w:tab/>
        <w:t>- נגד</w:t>
      </w:r>
    </w:p>
    <w:p w14:paraId="283E8A34" w14:textId="77777777" w:rsidR="00000000" w:rsidRDefault="007C71EE">
      <w:pPr>
        <w:pStyle w:val="a"/>
        <w:rPr>
          <w:rFonts w:hint="cs"/>
          <w:rtl/>
        </w:rPr>
      </w:pPr>
      <w:r>
        <w:rPr>
          <w:rFonts w:hint="cs"/>
          <w:rtl/>
        </w:rPr>
        <w:t>אליעזר זנדברג</w:t>
      </w:r>
      <w:r>
        <w:rPr>
          <w:rFonts w:hint="cs"/>
          <w:rtl/>
        </w:rPr>
        <w:tab/>
      </w:r>
      <w:r>
        <w:rPr>
          <w:rFonts w:hint="cs"/>
          <w:rtl/>
        </w:rPr>
        <w:tab/>
        <w:t>- אינו נוכח</w:t>
      </w:r>
    </w:p>
    <w:p w14:paraId="0248AF0E" w14:textId="77777777" w:rsidR="00000000" w:rsidRDefault="007C71EE">
      <w:pPr>
        <w:pStyle w:val="a"/>
        <w:rPr>
          <w:rFonts w:hint="cs"/>
          <w:rtl/>
        </w:rPr>
      </w:pPr>
      <w:r>
        <w:rPr>
          <w:rFonts w:hint="cs"/>
          <w:rtl/>
        </w:rPr>
        <w:t>יחיאל חזן</w:t>
      </w:r>
      <w:r>
        <w:rPr>
          <w:rFonts w:hint="cs"/>
          <w:rtl/>
        </w:rPr>
        <w:tab/>
      </w:r>
      <w:r>
        <w:rPr>
          <w:rFonts w:hint="cs"/>
          <w:rtl/>
        </w:rPr>
        <w:tab/>
        <w:t>- בעד</w:t>
      </w:r>
    </w:p>
    <w:p w14:paraId="39706E79" w14:textId="77777777" w:rsidR="00000000" w:rsidRDefault="007C71EE">
      <w:pPr>
        <w:pStyle w:val="a"/>
        <w:rPr>
          <w:rFonts w:hint="cs"/>
          <w:rtl/>
        </w:rPr>
      </w:pPr>
      <w:r>
        <w:rPr>
          <w:rFonts w:hint="cs"/>
          <w:rtl/>
        </w:rPr>
        <w:t>רשף  חן</w:t>
      </w:r>
      <w:r>
        <w:rPr>
          <w:rFonts w:hint="cs"/>
          <w:rtl/>
        </w:rPr>
        <w:tab/>
      </w:r>
      <w:r>
        <w:rPr>
          <w:rFonts w:hint="cs"/>
          <w:rtl/>
        </w:rPr>
        <w:tab/>
        <w:t xml:space="preserve">           - אינו נוכח</w:t>
      </w:r>
    </w:p>
    <w:p w14:paraId="294AEF41" w14:textId="77777777" w:rsidR="00000000" w:rsidRDefault="007C71EE">
      <w:pPr>
        <w:pStyle w:val="a"/>
        <w:rPr>
          <w:rFonts w:hint="cs"/>
          <w:rtl/>
        </w:rPr>
      </w:pPr>
      <w:r>
        <w:rPr>
          <w:rFonts w:hint="cs"/>
          <w:rtl/>
        </w:rPr>
        <w:t>ואסל טאהא</w:t>
      </w:r>
      <w:r>
        <w:rPr>
          <w:rFonts w:hint="cs"/>
          <w:rtl/>
        </w:rPr>
        <w:tab/>
      </w:r>
      <w:r>
        <w:rPr>
          <w:rFonts w:hint="cs"/>
          <w:rtl/>
        </w:rPr>
        <w:tab/>
        <w:t>- נגד</w:t>
      </w:r>
    </w:p>
    <w:p w14:paraId="3AC94C2F" w14:textId="77777777" w:rsidR="00000000" w:rsidRDefault="007C71EE">
      <w:pPr>
        <w:pStyle w:val="a"/>
        <w:rPr>
          <w:rFonts w:hint="cs"/>
          <w:rtl/>
        </w:rPr>
      </w:pPr>
      <w:r>
        <w:rPr>
          <w:rFonts w:hint="cs"/>
          <w:rtl/>
        </w:rPr>
        <w:t>אחמד טיבי</w:t>
      </w:r>
      <w:r>
        <w:rPr>
          <w:rFonts w:hint="cs"/>
          <w:rtl/>
        </w:rPr>
        <w:tab/>
      </w:r>
      <w:r>
        <w:rPr>
          <w:rFonts w:hint="cs"/>
          <w:rtl/>
        </w:rPr>
        <w:tab/>
        <w:t>- נגד</w:t>
      </w:r>
    </w:p>
    <w:p w14:paraId="577C6A0F" w14:textId="77777777" w:rsidR="00000000" w:rsidRDefault="007C71EE">
      <w:pPr>
        <w:pStyle w:val="a"/>
        <w:rPr>
          <w:rFonts w:hint="cs"/>
          <w:rtl/>
        </w:rPr>
      </w:pPr>
      <w:r>
        <w:rPr>
          <w:rFonts w:hint="cs"/>
          <w:rtl/>
        </w:rPr>
        <w:t>דוד טל</w:t>
      </w:r>
      <w:r>
        <w:rPr>
          <w:rFonts w:hint="cs"/>
          <w:rtl/>
        </w:rPr>
        <w:tab/>
      </w:r>
      <w:r>
        <w:rPr>
          <w:rFonts w:hint="cs"/>
          <w:rtl/>
        </w:rPr>
        <w:tab/>
      </w:r>
      <w:r>
        <w:rPr>
          <w:rFonts w:hint="cs"/>
          <w:rtl/>
        </w:rPr>
        <w:tab/>
        <w:t>- אינו נוכח</w:t>
      </w:r>
    </w:p>
    <w:p w14:paraId="5AFDAA1F" w14:textId="77777777" w:rsidR="00000000" w:rsidRDefault="007C71EE">
      <w:pPr>
        <w:pStyle w:val="a"/>
        <w:rPr>
          <w:rFonts w:hint="cs"/>
          <w:rtl/>
        </w:rPr>
      </w:pPr>
      <w:r>
        <w:rPr>
          <w:rFonts w:hint="cs"/>
          <w:rtl/>
        </w:rPr>
        <w:t>יגאל יאסינוב</w:t>
      </w:r>
      <w:r>
        <w:rPr>
          <w:rFonts w:hint="cs"/>
          <w:rtl/>
        </w:rPr>
        <w:tab/>
      </w:r>
      <w:r>
        <w:rPr>
          <w:rFonts w:hint="cs"/>
          <w:rtl/>
        </w:rPr>
        <w:tab/>
        <w:t>- בעד</w:t>
      </w:r>
    </w:p>
    <w:p w14:paraId="50745DF3" w14:textId="77777777" w:rsidR="00000000" w:rsidRDefault="007C71EE">
      <w:pPr>
        <w:pStyle w:val="a"/>
        <w:rPr>
          <w:rFonts w:hint="cs"/>
          <w:rtl/>
        </w:rPr>
      </w:pPr>
      <w:r>
        <w:rPr>
          <w:rFonts w:hint="cs"/>
          <w:rtl/>
        </w:rPr>
        <w:t>שאול יהלום</w:t>
      </w:r>
      <w:r>
        <w:rPr>
          <w:rFonts w:hint="cs"/>
          <w:rtl/>
        </w:rPr>
        <w:tab/>
      </w:r>
      <w:r>
        <w:rPr>
          <w:rFonts w:hint="cs"/>
          <w:rtl/>
        </w:rPr>
        <w:tab/>
        <w:t>- בעד</w:t>
      </w:r>
    </w:p>
    <w:p w14:paraId="1B450254" w14:textId="77777777" w:rsidR="00000000" w:rsidRDefault="007C71EE">
      <w:pPr>
        <w:pStyle w:val="a"/>
        <w:rPr>
          <w:rFonts w:hint="cs"/>
          <w:rtl/>
        </w:rPr>
      </w:pPr>
      <w:r>
        <w:rPr>
          <w:rFonts w:hint="cs"/>
          <w:rtl/>
        </w:rPr>
        <w:t>אליהו ישי</w:t>
      </w:r>
      <w:r>
        <w:rPr>
          <w:rFonts w:hint="cs"/>
          <w:rtl/>
        </w:rPr>
        <w:tab/>
      </w:r>
      <w:r>
        <w:rPr>
          <w:rFonts w:hint="cs"/>
          <w:rtl/>
        </w:rPr>
        <w:tab/>
        <w:t>- נגד</w:t>
      </w:r>
    </w:p>
    <w:p w14:paraId="41771C32" w14:textId="77777777" w:rsidR="00000000" w:rsidRDefault="007C71EE">
      <w:pPr>
        <w:pStyle w:val="a"/>
        <w:rPr>
          <w:rFonts w:hint="cs"/>
          <w:rtl/>
        </w:rPr>
      </w:pPr>
      <w:r>
        <w:rPr>
          <w:rFonts w:hint="cs"/>
          <w:rtl/>
        </w:rPr>
        <w:t>אהוד יתום</w:t>
      </w:r>
      <w:r>
        <w:rPr>
          <w:rFonts w:hint="cs"/>
          <w:rtl/>
        </w:rPr>
        <w:tab/>
      </w:r>
      <w:r>
        <w:rPr>
          <w:rFonts w:hint="cs"/>
          <w:rtl/>
        </w:rPr>
        <w:tab/>
        <w:t>- בעד</w:t>
      </w:r>
    </w:p>
    <w:p w14:paraId="11816F2D" w14:textId="77777777" w:rsidR="00000000" w:rsidRDefault="007C71EE">
      <w:pPr>
        <w:pStyle w:val="a"/>
        <w:rPr>
          <w:rFonts w:hint="cs"/>
          <w:rtl/>
        </w:rPr>
      </w:pPr>
      <w:r>
        <w:rPr>
          <w:rFonts w:hint="cs"/>
          <w:rtl/>
        </w:rPr>
        <w:t>דני יתום</w:t>
      </w:r>
      <w:r>
        <w:rPr>
          <w:rFonts w:hint="cs"/>
          <w:rtl/>
        </w:rPr>
        <w:tab/>
      </w:r>
      <w:r>
        <w:rPr>
          <w:rFonts w:hint="cs"/>
          <w:rtl/>
        </w:rPr>
        <w:tab/>
      </w:r>
      <w:r>
        <w:rPr>
          <w:rFonts w:hint="cs"/>
          <w:rtl/>
        </w:rPr>
        <w:tab/>
        <w:t>- נגד</w:t>
      </w:r>
    </w:p>
    <w:p w14:paraId="2D92CFFD" w14:textId="77777777" w:rsidR="00000000" w:rsidRDefault="007C71EE">
      <w:pPr>
        <w:pStyle w:val="a"/>
        <w:rPr>
          <w:rFonts w:hint="cs"/>
          <w:rtl/>
        </w:rPr>
      </w:pPr>
      <w:r>
        <w:rPr>
          <w:rFonts w:hint="cs"/>
          <w:rtl/>
        </w:rPr>
        <w:t>איתן כבל</w:t>
      </w:r>
      <w:r>
        <w:rPr>
          <w:rFonts w:hint="cs"/>
          <w:rtl/>
        </w:rPr>
        <w:tab/>
      </w:r>
      <w:r>
        <w:rPr>
          <w:rFonts w:hint="cs"/>
          <w:rtl/>
        </w:rPr>
        <w:tab/>
        <w:t>- אינו נוכח</w:t>
      </w:r>
    </w:p>
    <w:p w14:paraId="7441F10D" w14:textId="77777777" w:rsidR="00000000" w:rsidRDefault="007C71EE">
      <w:pPr>
        <w:pStyle w:val="a"/>
        <w:rPr>
          <w:rFonts w:hint="cs"/>
          <w:rtl/>
        </w:rPr>
      </w:pPr>
      <w:r>
        <w:rPr>
          <w:rFonts w:hint="cs"/>
          <w:rtl/>
        </w:rPr>
        <w:t>אילנ</w:t>
      </w:r>
      <w:r>
        <w:rPr>
          <w:rFonts w:hint="cs"/>
          <w:rtl/>
        </w:rPr>
        <w:t>ה כהן</w:t>
      </w:r>
      <w:r>
        <w:rPr>
          <w:rFonts w:hint="cs"/>
          <w:rtl/>
        </w:rPr>
        <w:tab/>
      </w:r>
      <w:r>
        <w:rPr>
          <w:rFonts w:hint="cs"/>
          <w:rtl/>
        </w:rPr>
        <w:tab/>
        <w:t>- נגד</w:t>
      </w:r>
    </w:p>
    <w:p w14:paraId="20C97F41" w14:textId="77777777" w:rsidR="00000000" w:rsidRDefault="007C71EE">
      <w:pPr>
        <w:pStyle w:val="a"/>
        <w:rPr>
          <w:rFonts w:hint="cs"/>
          <w:rtl/>
        </w:rPr>
      </w:pPr>
      <w:r>
        <w:rPr>
          <w:rFonts w:hint="cs"/>
          <w:rtl/>
        </w:rPr>
        <w:t>אליעזר כהן</w:t>
      </w:r>
      <w:r>
        <w:rPr>
          <w:rFonts w:hint="cs"/>
          <w:rtl/>
        </w:rPr>
        <w:tab/>
      </w:r>
      <w:r>
        <w:rPr>
          <w:rFonts w:hint="cs"/>
          <w:rtl/>
        </w:rPr>
        <w:tab/>
        <w:t>- בעד</w:t>
      </w:r>
    </w:p>
    <w:p w14:paraId="6D239A15" w14:textId="77777777" w:rsidR="00000000" w:rsidRDefault="007C71EE">
      <w:pPr>
        <w:pStyle w:val="a"/>
        <w:rPr>
          <w:rFonts w:hint="cs"/>
          <w:rtl/>
        </w:rPr>
      </w:pPr>
      <w:r>
        <w:rPr>
          <w:rFonts w:hint="cs"/>
          <w:rtl/>
        </w:rPr>
        <w:t>אמנון כהן</w:t>
      </w:r>
      <w:r>
        <w:rPr>
          <w:rFonts w:hint="cs"/>
          <w:rtl/>
        </w:rPr>
        <w:tab/>
      </w:r>
      <w:r>
        <w:rPr>
          <w:rFonts w:hint="cs"/>
          <w:rtl/>
        </w:rPr>
        <w:tab/>
        <w:t>- נגד</w:t>
      </w:r>
    </w:p>
    <w:p w14:paraId="09DAFDAF" w14:textId="77777777" w:rsidR="00000000" w:rsidRDefault="007C71EE">
      <w:pPr>
        <w:pStyle w:val="a"/>
        <w:rPr>
          <w:rFonts w:hint="cs"/>
          <w:rtl/>
        </w:rPr>
      </w:pPr>
      <w:r>
        <w:rPr>
          <w:rFonts w:hint="cs"/>
          <w:rtl/>
        </w:rPr>
        <w:t>יצחק כהן</w:t>
      </w:r>
      <w:r>
        <w:rPr>
          <w:rFonts w:hint="cs"/>
          <w:rtl/>
        </w:rPr>
        <w:tab/>
      </w:r>
      <w:r>
        <w:rPr>
          <w:rFonts w:hint="cs"/>
          <w:rtl/>
        </w:rPr>
        <w:tab/>
        <w:t>- נגד</w:t>
      </w:r>
    </w:p>
    <w:p w14:paraId="3142E556" w14:textId="77777777" w:rsidR="00000000" w:rsidRDefault="007C71EE">
      <w:pPr>
        <w:pStyle w:val="a"/>
        <w:rPr>
          <w:rFonts w:hint="cs"/>
          <w:rtl/>
        </w:rPr>
      </w:pPr>
      <w:r>
        <w:rPr>
          <w:rFonts w:hint="cs"/>
          <w:rtl/>
        </w:rPr>
        <w:t>רן כהן</w:t>
      </w:r>
      <w:r>
        <w:rPr>
          <w:rFonts w:hint="cs"/>
          <w:rtl/>
        </w:rPr>
        <w:tab/>
      </w:r>
      <w:r>
        <w:rPr>
          <w:rFonts w:hint="cs"/>
          <w:rtl/>
        </w:rPr>
        <w:tab/>
      </w:r>
      <w:r>
        <w:rPr>
          <w:rFonts w:hint="cs"/>
          <w:rtl/>
        </w:rPr>
        <w:tab/>
        <w:t>- נגד</w:t>
      </w:r>
    </w:p>
    <w:p w14:paraId="6E64E802" w14:textId="77777777" w:rsidR="00000000" w:rsidRDefault="007C71EE">
      <w:pPr>
        <w:pStyle w:val="a"/>
        <w:rPr>
          <w:rFonts w:hint="cs"/>
          <w:rtl/>
        </w:rPr>
      </w:pPr>
      <w:r>
        <w:rPr>
          <w:rFonts w:hint="cs"/>
          <w:rtl/>
        </w:rPr>
        <w:t>משה כחלון</w:t>
      </w:r>
      <w:r>
        <w:rPr>
          <w:rFonts w:hint="cs"/>
          <w:rtl/>
        </w:rPr>
        <w:tab/>
      </w:r>
      <w:r>
        <w:rPr>
          <w:rFonts w:hint="cs"/>
          <w:rtl/>
        </w:rPr>
        <w:tab/>
        <w:t>- בעד</w:t>
      </w:r>
    </w:p>
    <w:p w14:paraId="302597C7" w14:textId="77777777" w:rsidR="00000000" w:rsidRDefault="007C71EE">
      <w:pPr>
        <w:pStyle w:val="a"/>
        <w:rPr>
          <w:rFonts w:hint="cs"/>
          <w:rtl/>
        </w:rPr>
      </w:pPr>
      <w:r>
        <w:rPr>
          <w:rFonts w:hint="cs"/>
          <w:rtl/>
        </w:rPr>
        <w:t>חיים כץ</w:t>
      </w:r>
      <w:r>
        <w:rPr>
          <w:rFonts w:hint="cs"/>
          <w:rtl/>
        </w:rPr>
        <w:tab/>
      </w:r>
      <w:r>
        <w:rPr>
          <w:rFonts w:hint="cs"/>
          <w:rtl/>
        </w:rPr>
        <w:tab/>
      </w:r>
      <w:r>
        <w:rPr>
          <w:rFonts w:hint="cs"/>
          <w:rtl/>
        </w:rPr>
        <w:tab/>
        <w:t>- בעד</w:t>
      </w:r>
    </w:p>
    <w:p w14:paraId="2D3C7B4B" w14:textId="77777777" w:rsidR="00000000" w:rsidRDefault="007C71EE">
      <w:pPr>
        <w:pStyle w:val="a"/>
        <w:rPr>
          <w:rFonts w:hint="cs"/>
          <w:rtl/>
        </w:rPr>
      </w:pPr>
      <w:r>
        <w:rPr>
          <w:rFonts w:hint="cs"/>
          <w:rtl/>
        </w:rPr>
        <w:t>ישראל כץ</w:t>
      </w:r>
      <w:r>
        <w:rPr>
          <w:rFonts w:hint="cs"/>
          <w:rtl/>
        </w:rPr>
        <w:tab/>
      </w:r>
      <w:r>
        <w:rPr>
          <w:rFonts w:hint="cs"/>
          <w:rtl/>
        </w:rPr>
        <w:tab/>
        <w:t>- בעד</w:t>
      </w:r>
    </w:p>
    <w:p w14:paraId="0452C976" w14:textId="77777777" w:rsidR="00000000" w:rsidRDefault="007C71EE">
      <w:pPr>
        <w:pStyle w:val="a"/>
        <w:rPr>
          <w:rFonts w:hint="cs"/>
          <w:rtl/>
        </w:rPr>
      </w:pPr>
      <w:r>
        <w:rPr>
          <w:rFonts w:hint="cs"/>
          <w:rtl/>
        </w:rPr>
        <w:t>אתי לבני</w:t>
      </w:r>
      <w:r>
        <w:rPr>
          <w:rFonts w:hint="cs"/>
          <w:rtl/>
        </w:rPr>
        <w:tab/>
      </w:r>
      <w:r>
        <w:rPr>
          <w:rFonts w:hint="cs"/>
          <w:rtl/>
        </w:rPr>
        <w:tab/>
        <w:t>- אינה נוכחת</w:t>
      </w:r>
    </w:p>
    <w:p w14:paraId="770765D7" w14:textId="77777777" w:rsidR="00000000" w:rsidRDefault="007C71EE">
      <w:pPr>
        <w:pStyle w:val="a"/>
        <w:rPr>
          <w:rFonts w:hint="cs"/>
          <w:rtl/>
        </w:rPr>
      </w:pPr>
      <w:r>
        <w:rPr>
          <w:rFonts w:hint="cs"/>
          <w:rtl/>
        </w:rPr>
        <w:t>ציפי לבני</w:t>
      </w:r>
      <w:r>
        <w:rPr>
          <w:rFonts w:hint="cs"/>
          <w:rtl/>
        </w:rPr>
        <w:tab/>
      </w:r>
      <w:r>
        <w:rPr>
          <w:rFonts w:hint="cs"/>
          <w:rtl/>
        </w:rPr>
        <w:tab/>
        <w:t>- בעד</w:t>
      </w:r>
    </w:p>
    <w:p w14:paraId="71DAEF39" w14:textId="77777777" w:rsidR="00000000" w:rsidRDefault="007C71EE">
      <w:pPr>
        <w:pStyle w:val="a"/>
        <w:rPr>
          <w:rFonts w:hint="cs"/>
          <w:rtl/>
        </w:rPr>
      </w:pPr>
      <w:r>
        <w:rPr>
          <w:rFonts w:hint="cs"/>
          <w:rtl/>
        </w:rPr>
        <w:t>לימור לבנת</w:t>
      </w:r>
      <w:r>
        <w:rPr>
          <w:rFonts w:hint="cs"/>
          <w:rtl/>
        </w:rPr>
        <w:tab/>
      </w:r>
      <w:r>
        <w:rPr>
          <w:rFonts w:hint="cs"/>
          <w:rtl/>
        </w:rPr>
        <w:tab/>
        <w:t>- בעד</w:t>
      </w:r>
    </w:p>
    <w:p w14:paraId="7718634D" w14:textId="77777777" w:rsidR="00000000" w:rsidRDefault="007C71EE">
      <w:pPr>
        <w:pStyle w:val="a"/>
        <w:rPr>
          <w:rFonts w:hint="cs"/>
          <w:rtl/>
        </w:rPr>
      </w:pPr>
      <w:r>
        <w:rPr>
          <w:rFonts w:hint="cs"/>
          <w:rtl/>
        </w:rPr>
        <w:t>דוד לוי</w:t>
      </w:r>
      <w:r>
        <w:rPr>
          <w:rFonts w:hint="cs"/>
          <w:rtl/>
        </w:rPr>
        <w:tab/>
      </w:r>
      <w:r>
        <w:rPr>
          <w:rFonts w:hint="cs"/>
          <w:rtl/>
        </w:rPr>
        <w:tab/>
      </w:r>
      <w:r>
        <w:rPr>
          <w:rFonts w:hint="cs"/>
          <w:rtl/>
        </w:rPr>
        <w:tab/>
        <w:t>- אינו נוכח</w:t>
      </w:r>
    </w:p>
    <w:p w14:paraId="7DA67C14" w14:textId="77777777" w:rsidR="00000000" w:rsidRDefault="007C71EE">
      <w:pPr>
        <w:pStyle w:val="a"/>
        <w:rPr>
          <w:rFonts w:hint="cs"/>
          <w:rtl/>
        </w:rPr>
      </w:pPr>
      <w:r>
        <w:rPr>
          <w:rFonts w:hint="cs"/>
          <w:rtl/>
        </w:rPr>
        <w:t>יצחק לוי</w:t>
      </w:r>
      <w:r>
        <w:rPr>
          <w:rFonts w:hint="cs"/>
          <w:rtl/>
        </w:rPr>
        <w:tab/>
      </w:r>
      <w:r>
        <w:rPr>
          <w:rFonts w:hint="cs"/>
          <w:rtl/>
        </w:rPr>
        <w:tab/>
      </w:r>
      <w:r>
        <w:rPr>
          <w:rFonts w:hint="cs"/>
          <w:rtl/>
        </w:rPr>
        <w:tab/>
        <w:t>- בעד</w:t>
      </w:r>
    </w:p>
    <w:p w14:paraId="76F2F5E3" w14:textId="77777777" w:rsidR="00000000" w:rsidRDefault="007C71EE">
      <w:pPr>
        <w:pStyle w:val="a"/>
        <w:rPr>
          <w:rFonts w:hint="cs"/>
          <w:rtl/>
        </w:rPr>
      </w:pPr>
      <w:r>
        <w:rPr>
          <w:rFonts w:hint="cs"/>
          <w:rtl/>
        </w:rPr>
        <w:t>אילן לייבוביץ</w:t>
      </w:r>
      <w:r>
        <w:rPr>
          <w:rFonts w:hint="cs"/>
          <w:rtl/>
        </w:rPr>
        <w:tab/>
      </w:r>
      <w:r>
        <w:rPr>
          <w:rFonts w:hint="cs"/>
          <w:rtl/>
        </w:rPr>
        <w:tab/>
        <w:t>- בעד</w:t>
      </w:r>
    </w:p>
    <w:p w14:paraId="61CFF196" w14:textId="77777777" w:rsidR="00000000" w:rsidRDefault="007C71EE">
      <w:pPr>
        <w:pStyle w:val="a"/>
        <w:rPr>
          <w:rFonts w:hint="cs"/>
          <w:rtl/>
        </w:rPr>
      </w:pPr>
      <w:r>
        <w:rPr>
          <w:rFonts w:hint="cs"/>
          <w:rtl/>
        </w:rPr>
        <w:t>יעקב ליצמן</w:t>
      </w:r>
      <w:r>
        <w:rPr>
          <w:rFonts w:hint="cs"/>
          <w:rtl/>
        </w:rPr>
        <w:tab/>
      </w:r>
      <w:r>
        <w:rPr>
          <w:rFonts w:hint="cs"/>
          <w:rtl/>
        </w:rPr>
        <w:tab/>
        <w:t>- נגד</w:t>
      </w:r>
    </w:p>
    <w:p w14:paraId="0173E588" w14:textId="77777777" w:rsidR="00000000" w:rsidRDefault="007C71EE">
      <w:pPr>
        <w:pStyle w:val="a"/>
        <w:rPr>
          <w:rFonts w:hint="cs"/>
          <w:rtl/>
        </w:rPr>
      </w:pPr>
      <w:r>
        <w:rPr>
          <w:rFonts w:hint="cs"/>
          <w:rtl/>
        </w:rPr>
        <w:t>עוזי לנדאו</w:t>
      </w:r>
      <w:r>
        <w:rPr>
          <w:rFonts w:hint="cs"/>
          <w:rtl/>
        </w:rPr>
        <w:tab/>
      </w:r>
      <w:r>
        <w:rPr>
          <w:rFonts w:hint="cs"/>
          <w:rtl/>
        </w:rPr>
        <w:tab/>
        <w:t>- בעד</w:t>
      </w:r>
    </w:p>
    <w:p w14:paraId="5639444F" w14:textId="77777777" w:rsidR="00000000" w:rsidRDefault="007C71EE">
      <w:pPr>
        <w:pStyle w:val="a"/>
        <w:rPr>
          <w:rFonts w:hint="cs"/>
          <w:rtl/>
        </w:rPr>
      </w:pPr>
      <w:r>
        <w:rPr>
          <w:rFonts w:hint="cs"/>
          <w:rtl/>
        </w:rPr>
        <w:t>יוסף לפיד</w:t>
      </w:r>
      <w:r>
        <w:rPr>
          <w:rFonts w:hint="cs"/>
          <w:rtl/>
        </w:rPr>
        <w:tab/>
      </w:r>
      <w:r>
        <w:rPr>
          <w:rFonts w:hint="cs"/>
          <w:rtl/>
        </w:rPr>
        <w:tab/>
        <w:t>- בעד</w:t>
      </w:r>
    </w:p>
    <w:p w14:paraId="6DFE637D" w14:textId="77777777" w:rsidR="00000000" w:rsidRDefault="007C71EE">
      <w:pPr>
        <w:pStyle w:val="a"/>
        <w:rPr>
          <w:rFonts w:hint="cs"/>
          <w:rtl/>
        </w:rPr>
      </w:pPr>
      <w:r>
        <w:rPr>
          <w:rFonts w:hint="cs"/>
          <w:rtl/>
        </w:rPr>
        <w:t>עסאם מח'ול</w:t>
      </w:r>
      <w:r>
        <w:rPr>
          <w:rFonts w:hint="cs"/>
          <w:rtl/>
        </w:rPr>
        <w:tab/>
      </w:r>
      <w:r>
        <w:rPr>
          <w:rFonts w:hint="cs"/>
          <w:rtl/>
        </w:rPr>
        <w:tab/>
        <w:t>- נגד</w:t>
      </w:r>
    </w:p>
    <w:p w14:paraId="533BA114" w14:textId="77777777" w:rsidR="00000000" w:rsidRDefault="007C71EE">
      <w:pPr>
        <w:pStyle w:val="a"/>
        <w:rPr>
          <w:rFonts w:hint="cs"/>
          <w:rtl/>
        </w:rPr>
      </w:pPr>
      <w:r>
        <w:rPr>
          <w:rFonts w:hint="cs"/>
          <w:rtl/>
        </w:rPr>
        <w:t>מיכאל מלכיאור</w:t>
      </w:r>
      <w:r>
        <w:rPr>
          <w:rFonts w:hint="cs"/>
          <w:rtl/>
        </w:rPr>
        <w:tab/>
      </w:r>
      <w:r>
        <w:rPr>
          <w:rFonts w:hint="cs"/>
          <w:rtl/>
        </w:rPr>
        <w:tab/>
        <w:t>- נגד</w:t>
      </w:r>
    </w:p>
    <w:p w14:paraId="319F610C" w14:textId="77777777" w:rsidR="00000000" w:rsidRDefault="007C71EE">
      <w:pPr>
        <w:pStyle w:val="a"/>
        <w:rPr>
          <w:rFonts w:hint="cs"/>
          <w:rtl/>
        </w:rPr>
      </w:pPr>
      <w:r>
        <w:rPr>
          <w:rFonts w:hint="cs"/>
          <w:rtl/>
        </w:rPr>
        <w:t>עמרם מצנע</w:t>
      </w:r>
      <w:r>
        <w:rPr>
          <w:rFonts w:hint="cs"/>
          <w:rtl/>
        </w:rPr>
        <w:tab/>
      </w:r>
      <w:r>
        <w:rPr>
          <w:rFonts w:hint="cs"/>
          <w:rtl/>
        </w:rPr>
        <w:tab/>
        <w:t>- נגד</w:t>
      </w:r>
    </w:p>
    <w:p w14:paraId="4A5AC899" w14:textId="77777777" w:rsidR="00000000" w:rsidRDefault="007C71EE">
      <w:pPr>
        <w:pStyle w:val="a"/>
        <w:rPr>
          <w:rFonts w:hint="cs"/>
          <w:rtl/>
        </w:rPr>
      </w:pPr>
      <w:r>
        <w:rPr>
          <w:rFonts w:hint="cs"/>
          <w:rtl/>
        </w:rPr>
        <w:t>יעקב מרגי</w:t>
      </w:r>
      <w:r>
        <w:rPr>
          <w:rFonts w:hint="cs"/>
          <w:rtl/>
        </w:rPr>
        <w:tab/>
      </w:r>
      <w:r>
        <w:rPr>
          <w:rFonts w:hint="cs"/>
          <w:rtl/>
        </w:rPr>
        <w:tab/>
        <w:t>- נגד</w:t>
      </w:r>
    </w:p>
    <w:p w14:paraId="17CE7B1D" w14:textId="77777777" w:rsidR="00000000" w:rsidRDefault="007C71EE">
      <w:pPr>
        <w:pStyle w:val="a"/>
        <w:rPr>
          <w:rFonts w:hint="cs"/>
          <w:rtl/>
        </w:rPr>
      </w:pPr>
      <w:r>
        <w:rPr>
          <w:rFonts w:hint="cs"/>
          <w:rtl/>
        </w:rPr>
        <w:t>יהודית נאות</w:t>
      </w:r>
      <w:r>
        <w:rPr>
          <w:rFonts w:hint="cs"/>
          <w:rtl/>
        </w:rPr>
        <w:tab/>
      </w:r>
      <w:r>
        <w:rPr>
          <w:rFonts w:hint="cs"/>
          <w:rtl/>
        </w:rPr>
        <w:tab/>
        <w:t>- בעד</w:t>
      </w:r>
    </w:p>
    <w:p w14:paraId="6755BFBB" w14:textId="77777777" w:rsidR="00000000" w:rsidRDefault="007C71EE">
      <w:pPr>
        <w:pStyle w:val="a"/>
        <w:rPr>
          <w:rFonts w:hint="cs"/>
          <w:rtl/>
        </w:rPr>
      </w:pPr>
      <w:r>
        <w:rPr>
          <w:rFonts w:hint="cs"/>
          <w:rtl/>
        </w:rPr>
        <w:t>משולם נהרי</w:t>
      </w:r>
      <w:r>
        <w:rPr>
          <w:rFonts w:hint="cs"/>
          <w:rtl/>
        </w:rPr>
        <w:tab/>
      </w:r>
      <w:r>
        <w:rPr>
          <w:rFonts w:hint="cs"/>
          <w:rtl/>
        </w:rPr>
        <w:tab/>
        <w:t>- אינו נוכח</w:t>
      </w:r>
    </w:p>
    <w:p w14:paraId="5FA94B9D" w14:textId="77777777" w:rsidR="00000000" w:rsidRDefault="007C71EE">
      <w:pPr>
        <w:pStyle w:val="a"/>
        <w:rPr>
          <w:rFonts w:hint="cs"/>
          <w:rtl/>
        </w:rPr>
      </w:pPr>
      <w:r>
        <w:rPr>
          <w:rFonts w:hint="cs"/>
          <w:rtl/>
        </w:rPr>
        <w:t>מיכאל נודלמן</w:t>
      </w:r>
      <w:r>
        <w:rPr>
          <w:rFonts w:hint="cs"/>
          <w:rtl/>
        </w:rPr>
        <w:tab/>
      </w:r>
      <w:r>
        <w:rPr>
          <w:rFonts w:hint="cs"/>
          <w:rtl/>
        </w:rPr>
        <w:tab/>
        <w:t>- בעד</w:t>
      </w:r>
    </w:p>
    <w:p w14:paraId="7CC6A856" w14:textId="77777777" w:rsidR="00000000" w:rsidRDefault="007C71EE">
      <w:pPr>
        <w:pStyle w:val="a"/>
        <w:rPr>
          <w:rFonts w:hint="cs"/>
          <w:rtl/>
        </w:rPr>
      </w:pPr>
      <w:r>
        <w:rPr>
          <w:rFonts w:hint="cs"/>
          <w:rtl/>
        </w:rPr>
        <w:t>דני נוה</w:t>
      </w:r>
      <w:r>
        <w:rPr>
          <w:rFonts w:hint="cs"/>
          <w:rtl/>
        </w:rPr>
        <w:tab/>
      </w:r>
      <w:r>
        <w:rPr>
          <w:rFonts w:hint="cs"/>
          <w:rtl/>
        </w:rPr>
        <w:tab/>
      </w:r>
      <w:r>
        <w:rPr>
          <w:rFonts w:hint="cs"/>
          <w:rtl/>
        </w:rPr>
        <w:tab/>
        <w:t>- בעד</w:t>
      </w:r>
    </w:p>
    <w:p w14:paraId="6C34F76E" w14:textId="77777777" w:rsidR="00000000" w:rsidRDefault="007C71EE">
      <w:pPr>
        <w:pStyle w:val="a"/>
        <w:rPr>
          <w:rFonts w:hint="cs"/>
          <w:rtl/>
        </w:rPr>
      </w:pPr>
      <w:r>
        <w:rPr>
          <w:rFonts w:hint="cs"/>
          <w:rtl/>
        </w:rPr>
        <w:t>אורית נוקד</w:t>
      </w:r>
      <w:r>
        <w:rPr>
          <w:rFonts w:hint="cs"/>
          <w:rtl/>
        </w:rPr>
        <w:tab/>
      </w:r>
      <w:r>
        <w:rPr>
          <w:rFonts w:hint="cs"/>
          <w:rtl/>
        </w:rPr>
        <w:tab/>
        <w:t>- נגד</w:t>
      </w:r>
    </w:p>
    <w:p w14:paraId="47053178" w14:textId="77777777" w:rsidR="00000000" w:rsidRDefault="007C71EE">
      <w:pPr>
        <w:pStyle w:val="a"/>
        <w:rPr>
          <w:rFonts w:hint="cs"/>
          <w:rtl/>
        </w:rPr>
      </w:pPr>
      <w:r>
        <w:rPr>
          <w:rFonts w:hint="cs"/>
          <w:rtl/>
        </w:rPr>
        <w:t>לאה נס</w:t>
      </w:r>
      <w:r>
        <w:rPr>
          <w:rFonts w:hint="cs"/>
          <w:rtl/>
        </w:rPr>
        <w:tab/>
      </w:r>
      <w:r>
        <w:rPr>
          <w:rFonts w:hint="cs"/>
          <w:rtl/>
        </w:rPr>
        <w:tab/>
      </w:r>
      <w:r>
        <w:rPr>
          <w:rFonts w:hint="cs"/>
          <w:rtl/>
        </w:rPr>
        <w:tab/>
        <w:t>- בעד</w:t>
      </w:r>
    </w:p>
    <w:p w14:paraId="2D47A1D6" w14:textId="77777777" w:rsidR="00000000" w:rsidRDefault="007C71EE">
      <w:pPr>
        <w:pStyle w:val="a"/>
        <w:rPr>
          <w:rFonts w:hint="cs"/>
          <w:rtl/>
        </w:rPr>
      </w:pPr>
      <w:r>
        <w:rPr>
          <w:rFonts w:hint="cs"/>
          <w:rtl/>
        </w:rPr>
        <w:t>בנימין נתניהו</w:t>
      </w:r>
      <w:r>
        <w:rPr>
          <w:rFonts w:hint="cs"/>
          <w:rtl/>
        </w:rPr>
        <w:tab/>
      </w:r>
      <w:r>
        <w:rPr>
          <w:rFonts w:hint="cs"/>
          <w:rtl/>
        </w:rPr>
        <w:tab/>
        <w:t>- בעד</w:t>
      </w:r>
    </w:p>
    <w:p w14:paraId="30184F08" w14:textId="77777777" w:rsidR="00000000" w:rsidRDefault="007C71EE">
      <w:pPr>
        <w:pStyle w:val="a"/>
        <w:rPr>
          <w:rFonts w:hint="cs"/>
          <w:rtl/>
        </w:rPr>
      </w:pPr>
      <w:r>
        <w:rPr>
          <w:rFonts w:hint="cs"/>
          <w:rtl/>
        </w:rPr>
        <w:t>מרינה ס</w:t>
      </w:r>
      <w:r>
        <w:rPr>
          <w:rFonts w:hint="cs"/>
          <w:rtl/>
        </w:rPr>
        <w:t>ולודקין</w:t>
      </w:r>
      <w:r>
        <w:rPr>
          <w:rFonts w:hint="cs"/>
          <w:rtl/>
        </w:rPr>
        <w:tab/>
      </w:r>
      <w:r>
        <w:rPr>
          <w:rFonts w:hint="cs"/>
          <w:rtl/>
        </w:rPr>
        <w:tab/>
        <w:t>- אינה נוכחת</w:t>
      </w:r>
    </w:p>
    <w:p w14:paraId="2F9CB9E7" w14:textId="77777777" w:rsidR="00000000" w:rsidRDefault="007C71EE">
      <w:pPr>
        <w:pStyle w:val="a"/>
        <w:rPr>
          <w:rFonts w:hint="cs"/>
          <w:rtl/>
        </w:rPr>
      </w:pPr>
      <w:r>
        <w:rPr>
          <w:rFonts w:hint="cs"/>
          <w:rtl/>
        </w:rPr>
        <w:t>ניסן סלומינסקי</w:t>
      </w:r>
      <w:r>
        <w:rPr>
          <w:rFonts w:hint="cs"/>
          <w:rtl/>
        </w:rPr>
        <w:tab/>
      </w:r>
      <w:r>
        <w:rPr>
          <w:rFonts w:hint="cs"/>
          <w:rtl/>
        </w:rPr>
        <w:tab/>
        <w:t>- בעד</w:t>
      </w:r>
    </w:p>
    <w:p w14:paraId="2A949E26" w14:textId="77777777" w:rsidR="00000000" w:rsidRDefault="007C71EE">
      <w:pPr>
        <w:pStyle w:val="a"/>
        <w:rPr>
          <w:rFonts w:hint="cs"/>
          <w:rtl/>
        </w:rPr>
      </w:pPr>
      <w:r>
        <w:rPr>
          <w:rFonts w:hint="cs"/>
          <w:rtl/>
        </w:rPr>
        <w:t>אפרים סנה</w:t>
      </w:r>
      <w:r>
        <w:rPr>
          <w:rFonts w:hint="cs"/>
          <w:rtl/>
        </w:rPr>
        <w:tab/>
      </w:r>
      <w:r>
        <w:rPr>
          <w:rFonts w:hint="cs"/>
          <w:rtl/>
        </w:rPr>
        <w:tab/>
        <w:t>- נגד</w:t>
      </w:r>
    </w:p>
    <w:p w14:paraId="2283D95E" w14:textId="77777777" w:rsidR="00000000" w:rsidRDefault="007C71EE">
      <w:pPr>
        <w:pStyle w:val="a"/>
        <w:rPr>
          <w:rFonts w:hint="cs"/>
          <w:rtl/>
        </w:rPr>
      </w:pPr>
      <w:r>
        <w:rPr>
          <w:rFonts w:hint="cs"/>
          <w:rtl/>
        </w:rPr>
        <w:t>גדעון סער</w:t>
      </w:r>
      <w:r>
        <w:rPr>
          <w:rFonts w:hint="cs"/>
          <w:rtl/>
        </w:rPr>
        <w:tab/>
      </w:r>
      <w:r>
        <w:rPr>
          <w:rFonts w:hint="cs"/>
          <w:rtl/>
        </w:rPr>
        <w:tab/>
        <w:t>- בעד</w:t>
      </w:r>
    </w:p>
    <w:p w14:paraId="3736C284" w14:textId="77777777" w:rsidR="00000000" w:rsidRDefault="007C71EE">
      <w:pPr>
        <w:pStyle w:val="a"/>
        <w:rPr>
          <w:rFonts w:hint="cs"/>
          <w:rtl/>
        </w:rPr>
      </w:pPr>
      <w:r>
        <w:rPr>
          <w:rFonts w:hint="cs"/>
          <w:rtl/>
        </w:rPr>
        <w:t>גדעון עזרא</w:t>
      </w:r>
      <w:r>
        <w:rPr>
          <w:rFonts w:hint="cs"/>
          <w:rtl/>
        </w:rPr>
        <w:tab/>
      </w:r>
      <w:r>
        <w:rPr>
          <w:rFonts w:hint="cs"/>
          <w:rtl/>
        </w:rPr>
        <w:tab/>
        <w:t>- בעד</w:t>
      </w:r>
    </w:p>
    <w:p w14:paraId="4AD113D9" w14:textId="77777777" w:rsidR="00000000" w:rsidRDefault="007C71EE">
      <w:pPr>
        <w:pStyle w:val="a"/>
        <w:rPr>
          <w:rFonts w:hint="cs"/>
          <w:rtl/>
        </w:rPr>
      </w:pPr>
      <w:r>
        <w:rPr>
          <w:rFonts w:hint="cs"/>
          <w:rtl/>
        </w:rPr>
        <w:t>מל פולישוק-בלוך</w:t>
      </w:r>
      <w:r>
        <w:rPr>
          <w:rFonts w:hint="cs"/>
          <w:rtl/>
        </w:rPr>
        <w:tab/>
        <w:t xml:space="preserve">           - בעד</w:t>
      </w:r>
    </w:p>
    <w:p w14:paraId="51F35A20" w14:textId="77777777" w:rsidR="00000000" w:rsidRDefault="007C71EE">
      <w:pPr>
        <w:pStyle w:val="a"/>
        <w:rPr>
          <w:rFonts w:hint="cs"/>
          <w:rtl/>
        </w:rPr>
      </w:pPr>
      <w:r>
        <w:rPr>
          <w:rFonts w:hint="cs"/>
          <w:rtl/>
        </w:rPr>
        <w:t>אברהם פורז</w:t>
      </w:r>
      <w:r>
        <w:rPr>
          <w:rFonts w:hint="cs"/>
          <w:rtl/>
        </w:rPr>
        <w:tab/>
      </w:r>
      <w:r>
        <w:rPr>
          <w:rFonts w:hint="cs"/>
          <w:rtl/>
        </w:rPr>
        <w:tab/>
        <w:t>- בעד</w:t>
      </w:r>
    </w:p>
    <w:p w14:paraId="7FD565D9" w14:textId="77777777" w:rsidR="00000000" w:rsidRDefault="007C71EE">
      <w:pPr>
        <w:pStyle w:val="a"/>
        <w:rPr>
          <w:rFonts w:hint="cs"/>
          <w:rtl/>
        </w:rPr>
      </w:pPr>
      <w:r>
        <w:rPr>
          <w:rFonts w:hint="cs"/>
          <w:rtl/>
        </w:rPr>
        <w:t>אופיר פינס-פז</w:t>
      </w:r>
      <w:r>
        <w:rPr>
          <w:rFonts w:hint="cs"/>
          <w:rtl/>
        </w:rPr>
        <w:tab/>
      </w:r>
      <w:r>
        <w:rPr>
          <w:rFonts w:hint="cs"/>
          <w:rtl/>
        </w:rPr>
        <w:tab/>
        <w:t>- נגד</w:t>
      </w:r>
    </w:p>
    <w:p w14:paraId="38B12913" w14:textId="77777777" w:rsidR="00000000" w:rsidRDefault="007C71EE">
      <w:pPr>
        <w:pStyle w:val="a"/>
        <w:rPr>
          <w:rFonts w:hint="cs"/>
          <w:rtl/>
        </w:rPr>
      </w:pPr>
      <w:r>
        <w:rPr>
          <w:rFonts w:hint="cs"/>
          <w:rtl/>
        </w:rPr>
        <w:t>גילה פינקלשטיין</w:t>
      </w:r>
      <w:r>
        <w:rPr>
          <w:rFonts w:hint="cs"/>
          <w:rtl/>
        </w:rPr>
        <w:tab/>
      </w:r>
      <w:r>
        <w:rPr>
          <w:rFonts w:hint="cs"/>
          <w:rtl/>
        </w:rPr>
        <w:tab/>
        <w:t>- בעד</w:t>
      </w:r>
    </w:p>
    <w:p w14:paraId="7F817F76" w14:textId="77777777" w:rsidR="00000000" w:rsidRDefault="007C71EE">
      <w:pPr>
        <w:pStyle w:val="a"/>
        <w:rPr>
          <w:rFonts w:hint="cs"/>
          <w:rtl/>
        </w:rPr>
      </w:pPr>
      <w:r>
        <w:rPr>
          <w:rFonts w:hint="cs"/>
          <w:rtl/>
        </w:rPr>
        <w:t>מאיר פרוש</w:t>
      </w:r>
      <w:r>
        <w:rPr>
          <w:rFonts w:hint="cs"/>
          <w:rtl/>
        </w:rPr>
        <w:tab/>
      </w:r>
      <w:r>
        <w:rPr>
          <w:rFonts w:hint="cs"/>
          <w:rtl/>
        </w:rPr>
        <w:tab/>
        <w:t>- נגד</w:t>
      </w:r>
    </w:p>
    <w:p w14:paraId="2603CF99" w14:textId="77777777" w:rsidR="00000000" w:rsidRDefault="007C71EE">
      <w:pPr>
        <w:pStyle w:val="a"/>
        <w:rPr>
          <w:rFonts w:hint="cs"/>
          <w:rtl/>
        </w:rPr>
      </w:pPr>
      <w:r>
        <w:rPr>
          <w:rFonts w:hint="cs"/>
          <w:rtl/>
        </w:rPr>
        <w:t>יוסף פריצקי</w:t>
      </w:r>
      <w:r>
        <w:rPr>
          <w:rFonts w:hint="cs"/>
          <w:rtl/>
        </w:rPr>
        <w:tab/>
        <w:t xml:space="preserve">           - בעד</w:t>
      </w:r>
    </w:p>
    <w:p w14:paraId="7B3FF2A0" w14:textId="77777777" w:rsidR="00000000" w:rsidRDefault="007C71EE">
      <w:pPr>
        <w:pStyle w:val="a"/>
        <w:rPr>
          <w:rFonts w:hint="cs"/>
          <w:rtl/>
        </w:rPr>
      </w:pPr>
      <w:r>
        <w:rPr>
          <w:rFonts w:hint="cs"/>
          <w:rtl/>
        </w:rPr>
        <w:t>שמעון פרס</w:t>
      </w:r>
      <w:r>
        <w:rPr>
          <w:rFonts w:hint="cs"/>
          <w:rtl/>
        </w:rPr>
        <w:tab/>
      </w:r>
      <w:r>
        <w:rPr>
          <w:rFonts w:hint="cs"/>
          <w:rtl/>
        </w:rPr>
        <w:tab/>
        <w:t>- נגד</w:t>
      </w:r>
    </w:p>
    <w:p w14:paraId="5F4BE05B" w14:textId="77777777" w:rsidR="00000000" w:rsidRDefault="007C71EE">
      <w:pPr>
        <w:pStyle w:val="a"/>
        <w:rPr>
          <w:rFonts w:hint="cs"/>
          <w:rtl/>
        </w:rPr>
      </w:pPr>
      <w:r>
        <w:rPr>
          <w:rFonts w:hint="cs"/>
          <w:rtl/>
        </w:rPr>
        <w:t>יא</w:t>
      </w:r>
      <w:r>
        <w:rPr>
          <w:rFonts w:hint="cs"/>
          <w:rtl/>
        </w:rPr>
        <w:t>יר פרץ</w:t>
      </w:r>
      <w:r>
        <w:rPr>
          <w:rFonts w:hint="cs"/>
          <w:rtl/>
        </w:rPr>
        <w:tab/>
      </w:r>
      <w:r>
        <w:rPr>
          <w:rFonts w:hint="cs"/>
          <w:rtl/>
        </w:rPr>
        <w:tab/>
        <w:t>- נגד</w:t>
      </w:r>
    </w:p>
    <w:p w14:paraId="7CEAE330" w14:textId="77777777" w:rsidR="00000000" w:rsidRDefault="007C71EE">
      <w:pPr>
        <w:pStyle w:val="a"/>
        <w:rPr>
          <w:rFonts w:hint="cs"/>
          <w:rtl/>
        </w:rPr>
      </w:pPr>
      <w:r>
        <w:rPr>
          <w:rFonts w:hint="cs"/>
          <w:rtl/>
        </w:rPr>
        <w:t>עמיר פרץ</w:t>
      </w:r>
      <w:r>
        <w:rPr>
          <w:rFonts w:hint="cs"/>
          <w:rtl/>
        </w:rPr>
        <w:tab/>
      </w:r>
      <w:r>
        <w:rPr>
          <w:rFonts w:hint="cs"/>
          <w:rtl/>
        </w:rPr>
        <w:tab/>
        <w:t>- אינו נוכח</w:t>
      </w:r>
    </w:p>
    <w:p w14:paraId="5A1AAA5D" w14:textId="77777777" w:rsidR="00000000" w:rsidRDefault="007C71EE">
      <w:pPr>
        <w:pStyle w:val="a"/>
        <w:rPr>
          <w:rFonts w:hint="cs"/>
          <w:rtl/>
        </w:rPr>
      </w:pPr>
      <w:r>
        <w:rPr>
          <w:rFonts w:hint="cs"/>
          <w:rtl/>
        </w:rPr>
        <w:t xml:space="preserve">איוב קרא </w:t>
      </w:r>
      <w:r>
        <w:rPr>
          <w:rtl/>
        </w:rPr>
        <w:t>–</w:t>
      </w:r>
      <w:r>
        <w:rPr>
          <w:rFonts w:hint="cs"/>
          <w:rtl/>
        </w:rPr>
        <w:t xml:space="preserve"> בעד</w:t>
      </w:r>
    </w:p>
    <w:p w14:paraId="4C068A6D" w14:textId="77777777" w:rsidR="00000000" w:rsidRDefault="007C71EE">
      <w:pPr>
        <w:pStyle w:val="a"/>
        <w:rPr>
          <w:rFonts w:hint="cs"/>
          <w:rtl/>
        </w:rPr>
      </w:pPr>
      <w:r>
        <w:rPr>
          <w:rFonts w:hint="cs"/>
          <w:rtl/>
        </w:rPr>
        <w:t xml:space="preserve">אברהם רביץ </w:t>
      </w:r>
      <w:r>
        <w:rPr>
          <w:rtl/>
        </w:rPr>
        <w:t>–</w:t>
      </w:r>
      <w:r>
        <w:rPr>
          <w:rFonts w:hint="cs"/>
          <w:rtl/>
        </w:rPr>
        <w:t xml:space="preserve"> אינו נוכח</w:t>
      </w:r>
    </w:p>
    <w:p w14:paraId="31F94CDE" w14:textId="77777777" w:rsidR="00000000" w:rsidRDefault="007C71EE">
      <w:pPr>
        <w:pStyle w:val="a"/>
        <w:rPr>
          <w:rFonts w:hint="cs"/>
          <w:rtl/>
        </w:rPr>
      </w:pPr>
      <w:r>
        <w:rPr>
          <w:rFonts w:hint="cs"/>
          <w:rtl/>
        </w:rPr>
        <w:t>ראובן ריבלין - בעד</w:t>
      </w:r>
    </w:p>
    <w:p w14:paraId="4406AF40" w14:textId="77777777" w:rsidR="00000000" w:rsidRDefault="007C71EE">
      <w:pPr>
        <w:pStyle w:val="a"/>
        <w:rPr>
          <w:rFonts w:hint="cs"/>
          <w:rtl/>
        </w:rPr>
      </w:pPr>
      <w:r>
        <w:rPr>
          <w:rFonts w:hint="cs"/>
          <w:rtl/>
        </w:rPr>
        <w:t xml:space="preserve">חיים רמון </w:t>
      </w:r>
      <w:r>
        <w:rPr>
          <w:rtl/>
        </w:rPr>
        <w:t>–</w:t>
      </w:r>
      <w:r>
        <w:rPr>
          <w:rFonts w:hint="cs"/>
          <w:rtl/>
        </w:rPr>
        <w:t xml:space="preserve"> אינו נוכח</w:t>
      </w:r>
    </w:p>
    <w:p w14:paraId="4F7DF27B" w14:textId="77777777" w:rsidR="00000000" w:rsidRDefault="007C71EE">
      <w:pPr>
        <w:pStyle w:val="a"/>
        <w:rPr>
          <w:rFonts w:hint="cs"/>
          <w:rtl/>
        </w:rPr>
      </w:pPr>
      <w:r>
        <w:rPr>
          <w:rFonts w:hint="cs"/>
          <w:rtl/>
        </w:rPr>
        <w:t xml:space="preserve">אהוד רצאבי </w:t>
      </w:r>
      <w:r>
        <w:rPr>
          <w:rtl/>
        </w:rPr>
        <w:t>–</w:t>
      </w:r>
      <w:r>
        <w:rPr>
          <w:rFonts w:hint="cs"/>
          <w:rtl/>
        </w:rPr>
        <w:t xml:space="preserve"> בעד</w:t>
      </w:r>
    </w:p>
    <w:p w14:paraId="2DCC366C" w14:textId="77777777" w:rsidR="00000000" w:rsidRDefault="007C71EE">
      <w:pPr>
        <w:pStyle w:val="a"/>
        <w:rPr>
          <w:rFonts w:hint="cs"/>
          <w:rtl/>
        </w:rPr>
      </w:pPr>
      <w:r>
        <w:rPr>
          <w:rFonts w:hint="cs"/>
          <w:rtl/>
        </w:rPr>
        <w:t xml:space="preserve">מיכאל רצון </w:t>
      </w:r>
      <w:r>
        <w:rPr>
          <w:rtl/>
        </w:rPr>
        <w:t>–</w:t>
      </w:r>
      <w:r>
        <w:rPr>
          <w:rFonts w:hint="cs"/>
          <w:rtl/>
        </w:rPr>
        <w:t xml:space="preserve"> בעד</w:t>
      </w:r>
    </w:p>
    <w:p w14:paraId="0E5089A1" w14:textId="77777777" w:rsidR="00000000" w:rsidRDefault="007C71EE">
      <w:pPr>
        <w:pStyle w:val="a"/>
        <w:rPr>
          <w:rFonts w:hint="cs"/>
          <w:rtl/>
        </w:rPr>
      </w:pPr>
      <w:r>
        <w:rPr>
          <w:rFonts w:hint="cs"/>
          <w:rtl/>
        </w:rPr>
        <w:t xml:space="preserve">אברהם בייגה שוחט </w:t>
      </w:r>
      <w:r>
        <w:rPr>
          <w:rtl/>
        </w:rPr>
        <w:t>–</w:t>
      </w:r>
      <w:r>
        <w:rPr>
          <w:rFonts w:hint="cs"/>
          <w:rtl/>
        </w:rPr>
        <w:t xml:space="preserve"> נגד</w:t>
      </w:r>
    </w:p>
    <w:p w14:paraId="42BCA866" w14:textId="77777777" w:rsidR="00000000" w:rsidRDefault="007C71EE">
      <w:pPr>
        <w:pStyle w:val="a"/>
        <w:rPr>
          <w:rFonts w:hint="cs"/>
          <w:rtl/>
        </w:rPr>
      </w:pPr>
      <w:r>
        <w:rPr>
          <w:rFonts w:hint="cs"/>
          <w:rtl/>
        </w:rPr>
        <w:t xml:space="preserve">יובל שטייניץ </w:t>
      </w:r>
      <w:r>
        <w:rPr>
          <w:rtl/>
        </w:rPr>
        <w:t>–</w:t>
      </w:r>
      <w:r>
        <w:rPr>
          <w:rFonts w:hint="cs"/>
          <w:rtl/>
        </w:rPr>
        <w:t xml:space="preserve"> בעד</w:t>
      </w:r>
    </w:p>
    <w:p w14:paraId="5A9532C3" w14:textId="77777777" w:rsidR="00000000" w:rsidRDefault="007C71EE">
      <w:pPr>
        <w:pStyle w:val="a"/>
        <w:rPr>
          <w:rFonts w:hint="cs"/>
          <w:rtl/>
        </w:rPr>
      </w:pPr>
      <w:r>
        <w:rPr>
          <w:rFonts w:hint="cs"/>
          <w:rtl/>
        </w:rPr>
        <w:t xml:space="preserve">מאיר שטרית </w:t>
      </w:r>
      <w:r>
        <w:rPr>
          <w:rtl/>
        </w:rPr>
        <w:t>–</w:t>
      </w:r>
      <w:r>
        <w:rPr>
          <w:rFonts w:hint="cs"/>
          <w:rtl/>
        </w:rPr>
        <w:t xml:space="preserve"> בעד</w:t>
      </w:r>
    </w:p>
    <w:p w14:paraId="28C93749" w14:textId="77777777" w:rsidR="00000000" w:rsidRDefault="007C71EE">
      <w:pPr>
        <w:pStyle w:val="a"/>
        <w:rPr>
          <w:rFonts w:hint="cs"/>
          <w:rtl/>
        </w:rPr>
      </w:pPr>
      <w:r>
        <w:rPr>
          <w:rFonts w:hint="cs"/>
          <w:rtl/>
        </w:rPr>
        <w:t xml:space="preserve">יורי שטרן </w:t>
      </w:r>
      <w:r>
        <w:rPr>
          <w:rtl/>
        </w:rPr>
        <w:t>–</w:t>
      </w:r>
      <w:r>
        <w:rPr>
          <w:rFonts w:hint="cs"/>
          <w:rtl/>
        </w:rPr>
        <w:t xml:space="preserve"> בעד</w:t>
      </w:r>
    </w:p>
    <w:p w14:paraId="4A5ABA32" w14:textId="77777777" w:rsidR="00000000" w:rsidRDefault="007C71EE">
      <w:pPr>
        <w:pStyle w:val="a"/>
        <w:rPr>
          <w:rFonts w:hint="cs"/>
          <w:rtl/>
        </w:rPr>
      </w:pPr>
      <w:r>
        <w:rPr>
          <w:rFonts w:hint="cs"/>
          <w:rtl/>
        </w:rPr>
        <w:t xml:space="preserve">אילן שלגי </w:t>
      </w:r>
      <w:r>
        <w:rPr>
          <w:rtl/>
        </w:rPr>
        <w:t>–</w:t>
      </w:r>
      <w:r>
        <w:rPr>
          <w:rFonts w:hint="cs"/>
          <w:rtl/>
        </w:rPr>
        <w:t xml:space="preserve"> בעד</w:t>
      </w:r>
    </w:p>
    <w:p w14:paraId="15A5DF5E" w14:textId="77777777" w:rsidR="00000000" w:rsidRDefault="007C71EE">
      <w:pPr>
        <w:pStyle w:val="a"/>
        <w:rPr>
          <w:rFonts w:hint="cs"/>
          <w:rtl/>
        </w:rPr>
      </w:pPr>
      <w:r>
        <w:rPr>
          <w:rFonts w:hint="cs"/>
          <w:rtl/>
        </w:rPr>
        <w:t xml:space="preserve">סילבן שלום </w:t>
      </w:r>
      <w:r>
        <w:rPr>
          <w:rtl/>
        </w:rPr>
        <w:t>–</w:t>
      </w:r>
      <w:r>
        <w:rPr>
          <w:rFonts w:hint="cs"/>
          <w:rtl/>
        </w:rPr>
        <w:t xml:space="preserve"> אינ</w:t>
      </w:r>
      <w:r>
        <w:rPr>
          <w:rFonts w:hint="cs"/>
          <w:rtl/>
        </w:rPr>
        <w:t>ו נוכח</w:t>
      </w:r>
    </w:p>
    <w:p w14:paraId="1776CC67" w14:textId="77777777" w:rsidR="00000000" w:rsidRDefault="007C71EE">
      <w:pPr>
        <w:pStyle w:val="a"/>
        <w:rPr>
          <w:rFonts w:hint="cs"/>
          <w:rtl/>
        </w:rPr>
      </w:pPr>
      <w:r>
        <w:rPr>
          <w:rFonts w:hint="cs"/>
          <w:rtl/>
        </w:rPr>
        <w:t xml:space="preserve">שלום שמחון </w:t>
      </w:r>
      <w:r>
        <w:rPr>
          <w:rtl/>
        </w:rPr>
        <w:t>–</w:t>
      </w:r>
      <w:r>
        <w:rPr>
          <w:rFonts w:hint="cs"/>
          <w:rtl/>
        </w:rPr>
        <w:t xml:space="preserve"> נגד</w:t>
      </w:r>
    </w:p>
    <w:p w14:paraId="438C482F" w14:textId="77777777" w:rsidR="00000000" w:rsidRDefault="007C71EE">
      <w:pPr>
        <w:pStyle w:val="a"/>
        <w:rPr>
          <w:rFonts w:hint="cs"/>
          <w:rtl/>
        </w:rPr>
      </w:pPr>
      <w:r>
        <w:rPr>
          <w:rFonts w:hint="cs"/>
          <w:rtl/>
        </w:rPr>
        <w:t xml:space="preserve">אריאל שרון </w:t>
      </w:r>
      <w:r>
        <w:rPr>
          <w:rtl/>
        </w:rPr>
        <w:t>–</w:t>
      </w:r>
      <w:r>
        <w:rPr>
          <w:rFonts w:hint="cs"/>
          <w:rtl/>
        </w:rPr>
        <w:t xml:space="preserve"> בעד</w:t>
      </w:r>
    </w:p>
    <w:p w14:paraId="77BA18D3" w14:textId="77777777" w:rsidR="00000000" w:rsidRDefault="007C71EE">
      <w:pPr>
        <w:pStyle w:val="a"/>
        <w:rPr>
          <w:rFonts w:hint="cs"/>
          <w:rtl/>
        </w:rPr>
      </w:pPr>
      <w:r>
        <w:rPr>
          <w:rFonts w:hint="cs"/>
          <w:rtl/>
        </w:rPr>
        <w:t xml:space="preserve">עמרי שרון </w:t>
      </w:r>
      <w:r>
        <w:rPr>
          <w:rtl/>
        </w:rPr>
        <w:t>–</w:t>
      </w:r>
      <w:r>
        <w:rPr>
          <w:rFonts w:hint="cs"/>
          <w:rtl/>
        </w:rPr>
        <w:t xml:space="preserve"> בעד</w:t>
      </w:r>
    </w:p>
    <w:p w14:paraId="39574A1E" w14:textId="77777777" w:rsidR="00000000" w:rsidRDefault="007C71EE">
      <w:pPr>
        <w:pStyle w:val="a"/>
        <w:rPr>
          <w:rFonts w:hint="cs"/>
          <w:rtl/>
        </w:rPr>
      </w:pPr>
      <w:r>
        <w:rPr>
          <w:rFonts w:hint="cs"/>
          <w:rtl/>
        </w:rPr>
        <w:t xml:space="preserve">יוסי שריד </w:t>
      </w:r>
      <w:r>
        <w:rPr>
          <w:rtl/>
        </w:rPr>
        <w:t>–</w:t>
      </w:r>
      <w:r>
        <w:rPr>
          <w:rFonts w:hint="cs"/>
          <w:rtl/>
        </w:rPr>
        <w:t xml:space="preserve"> נגד</w:t>
      </w:r>
    </w:p>
    <w:p w14:paraId="64C3374A" w14:textId="77777777" w:rsidR="00000000" w:rsidRDefault="007C71EE">
      <w:pPr>
        <w:pStyle w:val="a"/>
        <w:rPr>
          <w:rFonts w:hint="cs"/>
          <w:rtl/>
        </w:rPr>
      </w:pPr>
      <w:r>
        <w:rPr>
          <w:rFonts w:hint="cs"/>
          <w:rtl/>
        </w:rPr>
        <w:t xml:space="preserve">יולי תמיר </w:t>
      </w:r>
      <w:r>
        <w:rPr>
          <w:rtl/>
        </w:rPr>
        <w:t>–</w:t>
      </w:r>
      <w:r>
        <w:rPr>
          <w:rFonts w:hint="cs"/>
          <w:rtl/>
        </w:rPr>
        <w:t xml:space="preserve"> נגד</w:t>
      </w:r>
    </w:p>
    <w:p w14:paraId="302CFC48" w14:textId="77777777" w:rsidR="00000000" w:rsidRDefault="007C71EE">
      <w:pPr>
        <w:pStyle w:val="Manager"/>
        <w:rPr>
          <w:rFonts w:hint="cs"/>
          <w:rtl/>
        </w:rPr>
      </w:pPr>
    </w:p>
    <w:p w14:paraId="48D72D4C" w14:textId="77777777" w:rsidR="00000000" w:rsidRDefault="007C71EE">
      <w:pPr>
        <w:pStyle w:val="ad"/>
        <w:rPr>
          <w:rFonts w:hint="cs"/>
          <w:rtl/>
        </w:rPr>
      </w:pPr>
    </w:p>
    <w:p w14:paraId="01F19FF8" w14:textId="77777777" w:rsidR="00000000" w:rsidRDefault="007C71EE">
      <w:pPr>
        <w:pStyle w:val="a"/>
        <w:rPr>
          <w:rFonts w:hint="cs"/>
          <w:rtl/>
        </w:rPr>
      </w:pPr>
      <w:r>
        <w:rPr>
          <w:rFonts w:hint="cs"/>
          <w:rtl/>
        </w:rPr>
        <w:t>אני חוזר בקריאה שנייה:</w:t>
      </w:r>
    </w:p>
    <w:p w14:paraId="2D929B07" w14:textId="77777777" w:rsidR="00000000" w:rsidRDefault="007C71EE">
      <w:pPr>
        <w:pStyle w:val="a"/>
        <w:rPr>
          <w:rFonts w:hint="cs"/>
          <w:rtl/>
        </w:rPr>
      </w:pPr>
    </w:p>
    <w:p w14:paraId="6C521C48" w14:textId="77777777" w:rsidR="00000000" w:rsidRDefault="007C71EE">
      <w:pPr>
        <w:pStyle w:val="a"/>
        <w:rPr>
          <w:rFonts w:hint="cs"/>
          <w:rtl/>
        </w:rPr>
      </w:pPr>
      <w:r>
        <w:rPr>
          <w:rFonts w:hint="cs"/>
          <w:rtl/>
        </w:rPr>
        <w:t xml:space="preserve">יולי-יואל אדלשטיין </w:t>
      </w:r>
      <w:r>
        <w:rPr>
          <w:rtl/>
        </w:rPr>
        <w:t>–</w:t>
      </w:r>
      <w:r>
        <w:rPr>
          <w:rFonts w:hint="cs"/>
          <w:rtl/>
        </w:rPr>
        <w:t xml:space="preserve"> בעד</w:t>
      </w:r>
    </w:p>
    <w:p w14:paraId="2513E49A" w14:textId="77777777" w:rsidR="00000000" w:rsidRDefault="007C71EE">
      <w:pPr>
        <w:pStyle w:val="a"/>
        <w:rPr>
          <w:rFonts w:hint="cs"/>
          <w:rtl/>
        </w:rPr>
      </w:pPr>
      <w:r>
        <w:rPr>
          <w:rFonts w:hint="cs"/>
          <w:rtl/>
        </w:rPr>
        <w:t xml:space="preserve">דוד אזולאי </w:t>
      </w:r>
      <w:r>
        <w:rPr>
          <w:rtl/>
        </w:rPr>
        <w:t>–</w:t>
      </w:r>
      <w:r>
        <w:rPr>
          <w:rFonts w:hint="cs"/>
          <w:rtl/>
        </w:rPr>
        <w:t xml:space="preserve"> נגד</w:t>
      </w:r>
    </w:p>
    <w:p w14:paraId="0735B7E6" w14:textId="77777777" w:rsidR="00000000" w:rsidRDefault="007C71EE">
      <w:pPr>
        <w:pStyle w:val="a"/>
        <w:rPr>
          <w:rFonts w:hint="cs"/>
          <w:rtl/>
        </w:rPr>
      </w:pPr>
      <w:r>
        <w:rPr>
          <w:rFonts w:hint="cs"/>
          <w:rtl/>
        </w:rPr>
        <w:t xml:space="preserve">אריה אלדד </w:t>
      </w:r>
      <w:r>
        <w:rPr>
          <w:rtl/>
        </w:rPr>
        <w:t>–</w:t>
      </w:r>
      <w:r>
        <w:rPr>
          <w:rFonts w:hint="cs"/>
          <w:rtl/>
        </w:rPr>
        <w:t xml:space="preserve"> אינו נוכח</w:t>
      </w:r>
    </w:p>
    <w:p w14:paraId="32DC9EC3" w14:textId="77777777" w:rsidR="00000000" w:rsidRDefault="007C71EE">
      <w:pPr>
        <w:pStyle w:val="a"/>
        <w:rPr>
          <w:rFonts w:hint="cs"/>
          <w:rtl/>
        </w:rPr>
      </w:pPr>
      <w:r>
        <w:rPr>
          <w:rFonts w:hint="cs"/>
          <w:rtl/>
        </w:rPr>
        <w:t xml:space="preserve">ישראל אייכלר </w:t>
      </w:r>
      <w:r>
        <w:rPr>
          <w:rtl/>
        </w:rPr>
        <w:t>–</w:t>
      </w:r>
      <w:r>
        <w:rPr>
          <w:rFonts w:hint="cs"/>
          <w:rtl/>
        </w:rPr>
        <w:t xml:space="preserve"> אינו נוכח</w:t>
      </w:r>
    </w:p>
    <w:p w14:paraId="54C37F1F" w14:textId="77777777" w:rsidR="00000000" w:rsidRDefault="007C71EE">
      <w:pPr>
        <w:pStyle w:val="a"/>
        <w:rPr>
          <w:rFonts w:hint="cs"/>
          <w:rtl/>
        </w:rPr>
      </w:pPr>
      <w:r>
        <w:rPr>
          <w:rFonts w:hint="cs"/>
          <w:rtl/>
        </w:rPr>
        <w:t xml:space="preserve">אורי יהודה אריאל </w:t>
      </w:r>
      <w:r>
        <w:rPr>
          <w:rtl/>
        </w:rPr>
        <w:t>–</w:t>
      </w:r>
      <w:r>
        <w:rPr>
          <w:rFonts w:hint="cs"/>
          <w:rtl/>
        </w:rPr>
        <w:t xml:space="preserve"> אינו נוכח</w:t>
      </w:r>
    </w:p>
    <w:p w14:paraId="6AF0B1C2" w14:textId="77777777" w:rsidR="00000000" w:rsidRDefault="007C71EE">
      <w:pPr>
        <w:pStyle w:val="a"/>
        <w:rPr>
          <w:rFonts w:hint="cs"/>
          <w:rtl/>
        </w:rPr>
      </w:pPr>
      <w:r>
        <w:rPr>
          <w:rFonts w:hint="cs"/>
          <w:rtl/>
        </w:rPr>
        <w:t xml:space="preserve">טלב אלסאנע </w:t>
      </w:r>
      <w:r>
        <w:rPr>
          <w:rtl/>
        </w:rPr>
        <w:t>–</w:t>
      </w:r>
      <w:r>
        <w:rPr>
          <w:rFonts w:hint="cs"/>
          <w:rtl/>
        </w:rPr>
        <w:t xml:space="preserve"> אינו נוכח</w:t>
      </w:r>
    </w:p>
    <w:p w14:paraId="2EE05617" w14:textId="77777777" w:rsidR="00000000" w:rsidRDefault="007C71EE">
      <w:pPr>
        <w:pStyle w:val="a"/>
        <w:rPr>
          <w:rFonts w:hint="cs"/>
          <w:rtl/>
        </w:rPr>
      </w:pPr>
      <w:r>
        <w:rPr>
          <w:rFonts w:hint="cs"/>
          <w:rtl/>
        </w:rPr>
        <w:t xml:space="preserve">נעמי בלומנטל </w:t>
      </w:r>
      <w:r>
        <w:rPr>
          <w:rtl/>
        </w:rPr>
        <w:t>–</w:t>
      </w:r>
      <w:r>
        <w:rPr>
          <w:rFonts w:hint="cs"/>
          <w:rtl/>
        </w:rPr>
        <w:t xml:space="preserve"> בעד</w:t>
      </w:r>
    </w:p>
    <w:p w14:paraId="6F537882" w14:textId="77777777" w:rsidR="00000000" w:rsidRDefault="007C71EE">
      <w:pPr>
        <w:pStyle w:val="a"/>
        <w:rPr>
          <w:rFonts w:hint="cs"/>
          <w:rtl/>
        </w:rPr>
      </w:pPr>
      <w:r>
        <w:rPr>
          <w:rFonts w:hint="cs"/>
          <w:rtl/>
        </w:rPr>
        <w:t xml:space="preserve">מוחמד ברכה </w:t>
      </w:r>
      <w:r>
        <w:rPr>
          <w:rtl/>
        </w:rPr>
        <w:t>–</w:t>
      </w:r>
      <w:r>
        <w:rPr>
          <w:rFonts w:hint="cs"/>
          <w:rtl/>
        </w:rPr>
        <w:t xml:space="preserve"> אינו נוכח</w:t>
      </w:r>
    </w:p>
    <w:p w14:paraId="7043105B" w14:textId="77777777" w:rsidR="00000000" w:rsidRDefault="007C71EE">
      <w:pPr>
        <w:pStyle w:val="a"/>
        <w:rPr>
          <w:rFonts w:hint="cs"/>
          <w:rtl/>
        </w:rPr>
      </w:pPr>
      <w:r>
        <w:rPr>
          <w:rFonts w:hint="cs"/>
          <w:rtl/>
        </w:rPr>
        <w:t>מיכאל גורלובסקי  - בעד</w:t>
      </w:r>
    </w:p>
    <w:p w14:paraId="57D75A15" w14:textId="77777777" w:rsidR="00000000" w:rsidRDefault="007C71EE">
      <w:pPr>
        <w:pStyle w:val="a"/>
        <w:rPr>
          <w:rFonts w:hint="cs"/>
          <w:rtl/>
        </w:rPr>
      </w:pPr>
      <w:r>
        <w:rPr>
          <w:rFonts w:hint="cs"/>
          <w:rtl/>
        </w:rPr>
        <w:t xml:space="preserve">חמי דורון </w:t>
      </w:r>
      <w:r>
        <w:rPr>
          <w:rtl/>
        </w:rPr>
        <w:t>–</w:t>
      </w:r>
      <w:r>
        <w:rPr>
          <w:rFonts w:hint="cs"/>
          <w:rtl/>
        </w:rPr>
        <w:t xml:space="preserve"> אינו נוכח</w:t>
      </w:r>
    </w:p>
    <w:p w14:paraId="7BA7CE89" w14:textId="77777777" w:rsidR="00000000" w:rsidRDefault="007C71EE">
      <w:pPr>
        <w:pStyle w:val="a"/>
        <w:rPr>
          <w:rFonts w:hint="cs"/>
          <w:rtl/>
        </w:rPr>
      </w:pPr>
      <w:r>
        <w:rPr>
          <w:rFonts w:hint="cs"/>
          <w:rtl/>
        </w:rPr>
        <w:t xml:space="preserve">אליעזר זנדברג </w:t>
      </w:r>
      <w:r>
        <w:rPr>
          <w:rtl/>
        </w:rPr>
        <w:t>–</w:t>
      </w:r>
      <w:r>
        <w:rPr>
          <w:rFonts w:hint="cs"/>
          <w:rtl/>
        </w:rPr>
        <w:t xml:space="preserve"> אינו נוכח</w:t>
      </w:r>
    </w:p>
    <w:p w14:paraId="6FAB6816" w14:textId="77777777" w:rsidR="00000000" w:rsidRDefault="007C71EE">
      <w:pPr>
        <w:pStyle w:val="a"/>
        <w:rPr>
          <w:rFonts w:hint="cs"/>
          <w:rtl/>
        </w:rPr>
      </w:pPr>
      <w:r>
        <w:rPr>
          <w:rFonts w:hint="cs"/>
          <w:rtl/>
        </w:rPr>
        <w:t xml:space="preserve">רשף חן </w:t>
      </w:r>
      <w:r>
        <w:rPr>
          <w:rtl/>
        </w:rPr>
        <w:t>–</w:t>
      </w:r>
      <w:r>
        <w:rPr>
          <w:rFonts w:hint="cs"/>
          <w:rtl/>
        </w:rPr>
        <w:t xml:space="preserve"> בעד</w:t>
      </w:r>
    </w:p>
    <w:p w14:paraId="1DC4F9D2" w14:textId="77777777" w:rsidR="00000000" w:rsidRDefault="007C71EE">
      <w:pPr>
        <w:pStyle w:val="a"/>
        <w:rPr>
          <w:rFonts w:hint="cs"/>
          <w:rtl/>
        </w:rPr>
      </w:pPr>
      <w:r>
        <w:rPr>
          <w:rFonts w:hint="cs"/>
          <w:rtl/>
        </w:rPr>
        <w:t xml:space="preserve">דוד טל </w:t>
      </w:r>
      <w:r>
        <w:rPr>
          <w:rtl/>
        </w:rPr>
        <w:t>–</w:t>
      </w:r>
      <w:r>
        <w:rPr>
          <w:rFonts w:hint="cs"/>
          <w:rtl/>
        </w:rPr>
        <w:t xml:space="preserve"> נגד</w:t>
      </w:r>
    </w:p>
    <w:p w14:paraId="28B0C16F" w14:textId="77777777" w:rsidR="00000000" w:rsidRDefault="007C71EE">
      <w:pPr>
        <w:pStyle w:val="a"/>
        <w:rPr>
          <w:rFonts w:hint="cs"/>
          <w:rtl/>
        </w:rPr>
      </w:pPr>
      <w:r>
        <w:rPr>
          <w:rFonts w:hint="cs"/>
          <w:rtl/>
        </w:rPr>
        <w:t xml:space="preserve">איתן כבל </w:t>
      </w:r>
      <w:r>
        <w:rPr>
          <w:rtl/>
        </w:rPr>
        <w:t>–</w:t>
      </w:r>
      <w:r>
        <w:rPr>
          <w:rFonts w:hint="cs"/>
          <w:rtl/>
        </w:rPr>
        <w:t xml:space="preserve"> נגד</w:t>
      </w:r>
    </w:p>
    <w:p w14:paraId="1FF9987E" w14:textId="77777777" w:rsidR="00000000" w:rsidRDefault="007C71EE">
      <w:pPr>
        <w:pStyle w:val="a"/>
        <w:rPr>
          <w:rFonts w:hint="cs"/>
          <w:rtl/>
        </w:rPr>
      </w:pPr>
      <w:r>
        <w:rPr>
          <w:rFonts w:hint="cs"/>
          <w:rtl/>
        </w:rPr>
        <w:t xml:space="preserve">אתי לבני </w:t>
      </w:r>
      <w:r>
        <w:rPr>
          <w:rtl/>
        </w:rPr>
        <w:t>–</w:t>
      </w:r>
      <w:r>
        <w:rPr>
          <w:rFonts w:hint="cs"/>
          <w:rtl/>
        </w:rPr>
        <w:t xml:space="preserve"> בעד</w:t>
      </w:r>
    </w:p>
    <w:p w14:paraId="455BD318" w14:textId="77777777" w:rsidR="00000000" w:rsidRDefault="007C71EE">
      <w:pPr>
        <w:pStyle w:val="a"/>
        <w:rPr>
          <w:rFonts w:hint="cs"/>
          <w:rtl/>
        </w:rPr>
      </w:pPr>
      <w:r>
        <w:rPr>
          <w:rFonts w:hint="cs"/>
          <w:rtl/>
        </w:rPr>
        <w:t xml:space="preserve">דוד לוי </w:t>
      </w:r>
      <w:r>
        <w:rPr>
          <w:rtl/>
        </w:rPr>
        <w:t>–</w:t>
      </w:r>
      <w:r>
        <w:rPr>
          <w:rFonts w:hint="cs"/>
          <w:rtl/>
        </w:rPr>
        <w:t xml:space="preserve"> אינו נוכח</w:t>
      </w:r>
    </w:p>
    <w:p w14:paraId="6EBE17D5" w14:textId="77777777" w:rsidR="00000000" w:rsidRDefault="007C71EE">
      <w:pPr>
        <w:pStyle w:val="a"/>
        <w:rPr>
          <w:rFonts w:hint="cs"/>
          <w:rtl/>
        </w:rPr>
      </w:pPr>
      <w:r>
        <w:rPr>
          <w:rFonts w:hint="cs"/>
          <w:rtl/>
        </w:rPr>
        <w:t xml:space="preserve">משולם נהרי </w:t>
      </w:r>
      <w:r>
        <w:rPr>
          <w:rtl/>
        </w:rPr>
        <w:t>–</w:t>
      </w:r>
      <w:r>
        <w:rPr>
          <w:rFonts w:hint="cs"/>
          <w:rtl/>
        </w:rPr>
        <w:t xml:space="preserve"> אינו נוכח</w:t>
      </w:r>
    </w:p>
    <w:p w14:paraId="0DA53799" w14:textId="77777777" w:rsidR="00000000" w:rsidRDefault="007C71EE">
      <w:pPr>
        <w:pStyle w:val="a"/>
        <w:rPr>
          <w:rFonts w:hint="cs"/>
          <w:rtl/>
        </w:rPr>
      </w:pPr>
      <w:r>
        <w:rPr>
          <w:rFonts w:hint="cs"/>
          <w:rtl/>
        </w:rPr>
        <w:t xml:space="preserve">מרינה סולודקין </w:t>
      </w:r>
      <w:r>
        <w:rPr>
          <w:rtl/>
        </w:rPr>
        <w:t>–</w:t>
      </w:r>
      <w:r>
        <w:rPr>
          <w:rFonts w:hint="cs"/>
          <w:rtl/>
        </w:rPr>
        <w:t xml:space="preserve"> אינה נוכחת </w:t>
      </w:r>
    </w:p>
    <w:p w14:paraId="1652ADBE" w14:textId="77777777" w:rsidR="00000000" w:rsidRDefault="007C71EE">
      <w:pPr>
        <w:pStyle w:val="a"/>
        <w:rPr>
          <w:rFonts w:hint="cs"/>
          <w:rtl/>
        </w:rPr>
      </w:pPr>
      <w:r>
        <w:rPr>
          <w:rFonts w:hint="cs"/>
          <w:rtl/>
        </w:rPr>
        <w:t xml:space="preserve">עמיר פרץ </w:t>
      </w:r>
      <w:r>
        <w:rPr>
          <w:rtl/>
        </w:rPr>
        <w:t>–</w:t>
      </w:r>
      <w:r>
        <w:rPr>
          <w:rFonts w:hint="cs"/>
          <w:rtl/>
        </w:rPr>
        <w:t xml:space="preserve"> נגד</w:t>
      </w:r>
    </w:p>
    <w:p w14:paraId="7CE01E99" w14:textId="77777777" w:rsidR="00000000" w:rsidRDefault="007C71EE">
      <w:pPr>
        <w:pStyle w:val="a"/>
        <w:rPr>
          <w:rFonts w:hint="cs"/>
          <w:rtl/>
        </w:rPr>
      </w:pPr>
      <w:r>
        <w:rPr>
          <w:rFonts w:hint="cs"/>
          <w:rtl/>
        </w:rPr>
        <w:t xml:space="preserve">אברהם רביץ </w:t>
      </w:r>
      <w:r>
        <w:rPr>
          <w:rtl/>
        </w:rPr>
        <w:t>–</w:t>
      </w:r>
      <w:r>
        <w:rPr>
          <w:rFonts w:hint="cs"/>
          <w:rtl/>
        </w:rPr>
        <w:t xml:space="preserve"> אינו נוכח</w:t>
      </w:r>
    </w:p>
    <w:p w14:paraId="3D02C5D9" w14:textId="77777777" w:rsidR="00000000" w:rsidRDefault="007C71EE">
      <w:pPr>
        <w:pStyle w:val="a"/>
        <w:rPr>
          <w:rFonts w:hint="cs"/>
          <w:rtl/>
        </w:rPr>
      </w:pPr>
      <w:r>
        <w:rPr>
          <w:rFonts w:hint="cs"/>
          <w:rtl/>
        </w:rPr>
        <w:t xml:space="preserve">חיים רמון </w:t>
      </w:r>
      <w:r>
        <w:rPr>
          <w:rtl/>
        </w:rPr>
        <w:t>–</w:t>
      </w:r>
      <w:r>
        <w:rPr>
          <w:rFonts w:hint="cs"/>
          <w:rtl/>
        </w:rPr>
        <w:t xml:space="preserve"> נגד</w:t>
      </w:r>
    </w:p>
    <w:p w14:paraId="2E6CEFD3" w14:textId="77777777" w:rsidR="00000000" w:rsidRDefault="007C71EE">
      <w:pPr>
        <w:pStyle w:val="a"/>
        <w:rPr>
          <w:rFonts w:hint="cs"/>
          <w:rtl/>
        </w:rPr>
      </w:pPr>
      <w:r>
        <w:rPr>
          <w:rFonts w:hint="cs"/>
          <w:rtl/>
        </w:rPr>
        <w:t xml:space="preserve">סילבן שלום </w:t>
      </w:r>
      <w:r>
        <w:rPr>
          <w:rtl/>
        </w:rPr>
        <w:t>–</w:t>
      </w:r>
      <w:r>
        <w:rPr>
          <w:rFonts w:hint="cs"/>
          <w:rtl/>
        </w:rPr>
        <w:t xml:space="preserve"> אינו נוכח </w:t>
      </w:r>
    </w:p>
    <w:p w14:paraId="24392AE6" w14:textId="77777777" w:rsidR="00000000" w:rsidRDefault="007C71EE">
      <w:pPr>
        <w:pStyle w:val="a"/>
        <w:rPr>
          <w:rFonts w:hint="cs"/>
          <w:rtl/>
        </w:rPr>
      </w:pPr>
    </w:p>
    <w:p w14:paraId="402F8AB4" w14:textId="77777777" w:rsidR="00000000" w:rsidRDefault="007C71EE">
      <w:pPr>
        <w:pStyle w:val="a"/>
        <w:rPr>
          <w:rFonts w:hint="cs"/>
          <w:rtl/>
        </w:rPr>
      </w:pPr>
      <w:r>
        <w:rPr>
          <w:rFonts w:hint="cs"/>
          <w:rtl/>
        </w:rPr>
        <w:t xml:space="preserve">האם יש מישהו באולם שלא הצביע?  - אין. תודה. </w:t>
      </w:r>
    </w:p>
    <w:p w14:paraId="7AE8EA5D" w14:textId="77777777" w:rsidR="00000000" w:rsidRDefault="007C71EE">
      <w:pPr>
        <w:pStyle w:val="a"/>
        <w:rPr>
          <w:rFonts w:hint="cs"/>
          <w:rtl/>
        </w:rPr>
      </w:pPr>
    </w:p>
    <w:p w14:paraId="5473DCDB" w14:textId="77777777" w:rsidR="00000000" w:rsidRDefault="007C71EE">
      <w:pPr>
        <w:pStyle w:val="ad"/>
        <w:rPr>
          <w:rtl/>
        </w:rPr>
      </w:pPr>
      <w:r>
        <w:rPr>
          <w:rtl/>
        </w:rPr>
        <w:t>היו"ר ראובן ריבלין:</w:t>
      </w:r>
    </w:p>
    <w:p w14:paraId="7BECAD20" w14:textId="77777777" w:rsidR="00000000" w:rsidRDefault="007C71EE">
      <w:pPr>
        <w:pStyle w:val="a"/>
        <w:rPr>
          <w:rtl/>
        </w:rPr>
      </w:pPr>
    </w:p>
    <w:p w14:paraId="41BA9039" w14:textId="77777777" w:rsidR="00000000" w:rsidRDefault="007C71EE">
      <w:pPr>
        <w:pStyle w:val="a"/>
        <w:rPr>
          <w:rFonts w:hint="cs"/>
          <w:rtl/>
        </w:rPr>
      </w:pPr>
      <w:r>
        <w:rPr>
          <w:rFonts w:hint="cs"/>
          <w:rtl/>
        </w:rPr>
        <w:t xml:space="preserve">רבותי חברי הכנסת, מייד עם פרסום התוצאה והכרזתה על-ידי, אנחנו ממשיכים. מייד. זאת אומרת, מי שלא יהיה במקום </w:t>
      </w:r>
      <w:r>
        <w:rPr>
          <w:rtl/>
        </w:rPr>
        <w:t>–</w:t>
      </w:r>
      <w:r>
        <w:rPr>
          <w:rFonts w:hint="cs"/>
          <w:rtl/>
        </w:rPr>
        <w:t xml:space="preserve"> שלא יחפש תירוצים. </w:t>
      </w:r>
      <w:r>
        <w:rPr>
          <w:rFonts w:hint="cs"/>
          <w:rtl/>
        </w:rPr>
        <w:t xml:space="preserve">אנחנו ממשיכים מייד ובאופן רצוף. </w:t>
      </w:r>
    </w:p>
    <w:p w14:paraId="2D3BAE41" w14:textId="77777777" w:rsidR="00000000" w:rsidRDefault="007C71EE">
      <w:pPr>
        <w:pStyle w:val="a"/>
        <w:rPr>
          <w:rFonts w:hint="cs"/>
          <w:rtl/>
        </w:rPr>
      </w:pPr>
    </w:p>
    <w:p w14:paraId="6598BB65" w14:textId="77777777" w:rsidR="00000000" w:rsidRDefault="007C71EE">
      <w:pPr>
        <w:pStyle w:val="a"/>
        <w:rPr>
          <w:rFonts w:hint="cs"/>
          <w:rtl/>
        </w:rPr>
      </w:pPr>
      <w:r>
        <w:rPr>
          <w:rFonts w:hint="cs"/>
          <w:rtl/>
        </w:rPr>
        <w:t xml:space="preserve">להלן התוצאות: בעד סעיף 9 </w:t>
      </w:r>
      <w:r>
        <w:rPr>
          <w:rtl/>
        </w:rPr>
        <w:t>–</w:t>
      </w:r>
      <w:r>
        <w:rPr>
          <w:rFonts w:hint="cs"/>
          <w:rtl/>
        </w:rPr>
        <w:t xml:space="preserve"> 61. נגד </w:t>
      </w:r>
      <w:r>
        <w:rPr>
          <w:rtl/>
        </w:rPr>
        <w:t>–</w:t>
      </w:r>
      <w:r>
        <w:rPr>
          <w:rFonts w:hint="cs"/>
          <w:rtl/>
        </w:rPr>
        <w:t xml:space="preserve"> 47. סעיף 9 עבר כנוסח הוועדה. </w:t>
      </w:r>
    </w:p>
    <w:p w14:paraId="2F59EBFB" w14:textId="77777777" w:rsidR="00000000" w:rsidRDefault="007C71EE">
      <w:pPr>
        <w:pStyle w:val="a"/>
        <w:rPr>
          <w:rFonts w:hint="cs"/>
          <w:rtl/>
        </w:rPr>
      </w:pPr>
    </w:p>
    <w:p w14:paraId="27BED14E" w14:textId="77777777" w:rsidR="00000000" w:rsidRDefault="007C71EE">
      <w:pPr>
        <w:pStyle w:val="a"/>
        <w:rPr>
          <w:rFonts w:hint="cs"/>
          <w:rtl/>
        </w:rPr>
      </w:pPr>
    </w:p>
    <w:p w14:paraId="5E705DFF" w14:textId="77777777" w:rsidR="00000000" w:rsidRDefault="007C71EE">
      <w:pPr>
        <w:pStyle w:val="Subject"/>
        <w:rPr>
          <w:rFonts w:hint="cs"/>
          <w:rtl/>
        </w:rPr>
      </w:pPr>
      <w:r>
        <w:rPr>
          <w:rFonts w:hint="cs"/>
          <w:rtl/>
        </w:rPr>
        <w:t>מסמכים שהונחו על שולחן הכנסת</w:t>
      </w:r>
    </w:p>
    <w:p w14:paraId="17D2F67A" w14:textId="77777777" w:rsidR="00000000" w:rsidRDefault="007C71EE">
      <w:pPr>
        <w:pStyle w:val="a"/>
        <w:rPr>
          <w:rFonts w:hint="cs"/>
          <w:rtl/>
        </w:rPr>
      </w:pPr>
    </w:p>
    <w:p w14:paraId="13465CF2" w14:textId="77777777" w:rsidR="00000000" w:rsidRDefault="007C71EE">
      <w:pPr>
        <w:pStyle w:val="Speaker"/>
        <w:rPr>
          <w:rtl/>
        </w:rPr>
      </w:pPr>
      <w:bookmarkStart w:id="2510" w:name="FS000000661T28_05_2003_19_27_44"/>
      <w:bookmarkEnd w:id="2510"/>
      <w:r>
        <w:rPr>
          <w:rFonts w:hint="eastAsia"/>
          <w:rtl/>
        </w:rPr>
        <w:t>מזכיר</w:t>
      </w:r>
      <w:r>
        <w:rPr>
          <w:rtl/>
        </w:rPr>
        <w:t xml:space="preserve"> הכנסת אריה האן:</w:t>
      </w:r>
    </w:p>
    <w:p w14:paraId="0D68735A" w14:textId="77777777" w:rsidR="00000000" w:rsidRDefault="007C71EE">
      <w:pPr>
        <w:pStyle w:val="a"/>
        <w:rPr>
          <w:rFonts w:hint="cs"/>
          <w:rtl/>
        </w:rPr>
      </w:pPr>
    </w:p>
    <w:p w14:paraId="7B1E0973" w14:textId="77777777" w:rsidR="00000000" w:rsidRDefault="007C71EE">
      <w:pPr>
        <w:pStyle w:val="a"/>
        <w:rPr>
          <w:rFonts w:hint="cs"/>
          <w:rtl/>
        </w:rPr>
      </w:pPr>
      <w:r>
        <w:rPr>
          <w:rFonts w:hint="cs"/>
          <w:rtl/>
        </w:rPr>
        <w:t xml:space="preserve">ברשות יושב-ראש הכנסת, הריני מתכבד להודיע, כי הונח על שולחן הכנסת לוח תיקונים נוסף להסתייגויות להצעת </w:t>
      </w:r>
      <w:r>
        <w:rPr>
          <w:rFonts w:hint="cs"/>
          <w:rtl/>
        </w:rPr>
        <w:t xml:space="preserve">חוק התוכנית להבראת כלכלת ישראל (תיקוני חקיקה להשגת יעדי התקציב והמדיניות הכלכלית לשנות הכספים 2003 ו=2004), התשס"ג-2003. תודה רבה. </w:t>
      </w:r>
    </w:p>
    <w:p w14:paraId="4A5D851A" w14:textId="77777777" w:rsidR="00000000" w:rsidRDefault="007C71EE">
      <w:pPr>
        <w:pStyle w:val="a"/>
        <w:rPr>
          <w:rFonts w:hint="cs"/>
          <w:rtl/>
        </w:rPr>
      </w:pPr>
    </w:p>
    <w:p w14:paraId="00C807E6" w14:textId="77777777" w:rsidR="00000000" w:rsidRDefault="007C71EE">
      <w:pPr>
        <w:pStyle w:val="ad"/>
        <w:rPr>
          <w:rtl/>
        </w:rPr>
      </w:pPr>
      <w:r>
        <w:rPr>
          <w:rtl/>
        </w:rPr>
        <w:t>היו"ר ראובן ריבלין:</w:t>
      </w:r>
    </w:p>
    <w:p w14:paraId="14E3A0AE" w14:textId="77777777" w:rsidR="00000000" w:rsidRDefault="007C71EE">
      <w:pPr>
        <w:pStyle w:val="a"/>
        <w:rPr>
          <w:rtl/>
        </w:rPr>
      </w:pPr>
    </w:p>
    <w:p w14:paraId="7B97E76F" w14:textId="77777777" w:rsidR="00000000" w:rsidRDefault="007C71EE">
      <w:pPr>
        <w:pStyle w:val="a"/>
        <w:rPr>
          <w:rFonts w:hint="cs"/>
          <w:rtl/>
        </w:rPr>
      </w:pPr>
      <w:r>
        <w:rPr>
          <w:rFonts w:hint="cs"/>
          <w:rtl/>
        </w:rPr>
        <w:t>טוב, רבותי.</w:t>
      </w:r>
    </w:p>
    <w:p w14:paraId="0D9689D2" w14:textId="77777777" w:rsidR="00000000" w:rsidRDefault="007C71EE">
      <w:pPr>
        <w:pStyle w:val="a"/>
        <w:rPr>
          <w:rFonts w:hint="cs"/>
          <w:rtl/>
        </w:rPr>
      </w:pPr>
    </w:p>
    <w:p w14:paraId="6331FC27" w14:textId="77777777" w:rsidR="00000000" w:rsidRDefault="007C71EE">
      <w:pPr>
        <w:pStyle w:val="ac"/>
        <w:rPr>
          <w:rFonts w:hint="cs"/>
          <w:rtl/>
        </w:rPr>
      </w:pPr>
    </w:p>
    <w:p w14:paraId="0FA34D39" w14:textId="77777777" w:rsidR="00000000" w:rsidRDefault="007C71EE">
      <w:pPr>
        <w:pStyle w:val="ac"/>
        <w:rPr>
          <w:rtl/>
        </w:rPr>
      </w:pPr>
      <w:r>
        <w:rPr>
          <w:rFonts w:hint="eastAsia"/>
          <w:rtl/>
        </w:rPr>
        <w:t>אברהם</w:t>
      </w:r>
      <w:r>
        <w:rPr>
          <w:rtl/>
        </w:rPr>
        <w:t xml:space="preserve"> בורג (העבודה-מימד):</w:t>
      </w:r>
    </w:p>
    <w:p w14:paraId="06D62A26" w14:textId="77777777" w:rsidR="00000000" w:rsidRDefault="007C71EE">
      <w:pPr>
        <w:pStyle w:val="a"/>
        <w:rPr>
          <w:rFonts w:hint="cs"/>
          <w:rtl/>
        </w:rPr>
      </w:pPr>
    </w:p>
    <w:p w14:paraId="611BAE3F" w14:textId="77777777" w:rsidR="00000000" w:rsidRDefault="007C71EE">
      <w:pPr>
        <w:pStyle w:val="a"/>
        <w:rPr>
          <w:rFonts w:hint="cs"/>
          <w:rtl/>
        </w:rPr>
      </w:pPr>
      <w:r>
        <w:rPr>
          <w:rFonts w:hint="cs"/>
          <w:rtl/>
        </w:rPr>
        <w:t xml:space="preserve">מה קורה עם - - -? </w:t>
      </w:r>
    </w:p>
    <w:p w14:paraId="7DF89ACC" w14:textId="77777777" w:rsidR="00000000" w:rsidRDefault="007C71EE">
      <w:pPr>
        <w:pStyle w:val="a"/>
        <w:rPr>
          <w:rFonts w:hint="cs"/>
          <w:rtl/>
        </w:rPr>
      </w:pPr>
    </w:p>
    <w:p w14:paraId="4557843D" w14:textId="77777777" w:rsidR="00000000" w:rsidRDefault="007C71EE">
      <w:pPr>
        <w:pStyle w:val="ad"/>
        <w:rPr>
          <w:rtl/>
        </w:rPr>
      </w:pPr>
      <w:r>
        <w:rPr>
          <w:rtl/>
        </w:rPr>
        <w:t>היו"ר ראובן ריבלין:</w:t>
      </w:r>
    </w:p>
    <w:p w14:paraId="4978E303" w14:textId="77777777" w:rsidR="00000000" w:rsidRDefault="007C71EE">
      <w:pPr>
        <w:pStyle w:val="a"/>
        <w:rPr>
          <w:rtl/>
        </w:rPr>
      </w:pPr>
    </w:p>
    <w:p w14:paraId="3DA9D58A" w14:textId="77777777" w:rsidR="00000000" w:rsidRDefault="007C71EE">
      <w:pPr>
        <w:pStyle w:val="a"/>
        <w:rPr>
          <w:rFonts w:hint="cs"/>
          <w:rtl/>
        </w:rPr>
      </w:pPr>
      <w:r>
        <w:rPr>
          <w:rFonts w:hint="cs"/>
          <w:rtl/>
        </w:rPr>
        <w:t>יהיה בסדר. הכול יהיה</w:t>
      </w:r>
      <w:r>
        <w:rPr>
          <w:rFonts w:hint="cs"/>
          <w:rtl/>
        </w:rPr>
        <w:t xml:space="preserve"> בסדר. גם בפנדלים אפשר לנצח. ראינו אתמול. </w:t>
      </w:r>
    </w:p>
    <w:p w14:paraId="3771D4BE" w14:textId="77777777" w:rsidR="00000000" w:rsidRDefault="007C71EE">
      <w:pPr>
        <w:pStyle w:val="a"/>
        <w:rPr>
          <w:rFonts w:hint="cs"/>
          <w:rtl/>
        </w:rPr>
      </w:pPr>
    </w:p>
    <w:p w14:paraId="24FB4D0D" w14:textId="77777777" w:rsidR="00000000" w:rsidRDefault="007C71EE">
      <w:pPr>
        <w:pStyle w:val="a"/>
        <w:rPr>
          <w:rFonts w:hint="cs"/>
          <w:rtl/>
        </w:rPr>
      </w:pPr>
    </w:p>
    <w:p w14:paraId="57C79EE6" w14:textId="77777777" w:rsidR="00000000" w:rsidRDefault="007C71EE">
      <w:pPr>
        <w:pStyle w:val="a"/>
        <w:rPr>
          <w:rFonts w:hint="cs"/>
          <w:rtl/>
        </w:rPr>
      </w:pPr>
    </w:p>
    <w:p w14:paraId="2027B9B8" w14:textId="77777777" w:rsidR="00000000" w:rsidRDefault="007C71EE">
      <w:pPr>
        <w:pStyle w:val="a"/>
        <w:rPr>
          <w:rFonts w:hint="cs"/>
          <w:rtl/>
        </w:rPr>
      </w:pPr>
    </w:p>
    <w:p w14:paraId="2F0C8B5B" w14:textId="77777777" w:rsidR="00000000" w:rsidRDefault="007C71EE">
      <w:pPr>
        <w:pStyle w:val="Subject"/>
        <w:rPr>
          <w:rFonts w:hint="cs"/>
          <w:rtl/>
        </w:rPr>
      </w:pPr>
      <w:r>
        <w:rPr>
          <w:rFonts w:hint="cs"/>
          <w:rtl/>
        </w:rPr>
        <w:t xml:space="preserve">הצעת חוק התוכנית להבראת כלכלת ישראל (תיקוני חקיקה </w:t>
      </w:r>
      <w:r>
        <w:rPr>
          <w:rtl/>
        </w:rPr>
        <w:br/>
      </w:r>
      <w:r>
        <w:rPr>
          <w:rFonts w:hint="cs"/>
          <w:rtl/>
        </w:rPr>
        <w:t xml:space="preserve">להשגת יעדי התקציב והמדיניות הכלכלית לשנות הכספים </w:t>
      </w:r>
      <w:r>
        <w:rPr>
          <w:rtl/>
        </w:rPr>
        <w:br/>
      </w:r>
      <w:r>
        <w:rPr>
          <w:rFonts w:hint="cs"/>
          <w:rtl/>
        </w:rPr>
        <w:t>2003 ו=2004), התשס"ג-2003;</w:t>
      </w:r>
    </w:p>
    <w:p w14:paraId="0F4AEECA" w14:textId="77777777" w:rsidR="00000000" w:rsidRDefault="007C71EE">
      <w:pPr>
        <w:pStyle w:val="Subject"/>
        <w:rPr>
          <w:rFonts w:hint="cs"/>
          <w:rtl/>
        </w:rPr>
      </w:pPr>
      <w:r>
        <w:rPr>
          <w:rFonts w:hint="cs"/>
          <w:rtl/>
        </w:rPr>
        <w:t>הצעת חוק-יסוד: משק המדינה (תיקון מס' 6)</w:t>
      </w:r>
    </w:p>
    <w:p w14:paraId="48B76EDC" w14:textId="77777777" w:rsidR="00000000" w:rsidRDefault="007C71EE">
      <w:pPr>
        <w:pStyle w:val="SubjectSub"/>
        <w:rPr>
          <w:rFonts w:hint="cs"/>
          <w:rtl/>
        </w:rPr>
      </w:pPr>
      <w:r>
        <w:rPr>
          <w:rFonts w:hint="cs"/>
          <w:rtl/>
        </w:rPr>
        <w:t>(קריאה שנייה וקריאה שלישית)</w:t>
      </w:r>
    </w:p>
    <w:p w14:paraId="4024BF98" w14:textId="77777777" w:rsidR="00000000" w:rsidRDefault="007C71EE">
      <w:pPr>
        <w:pStyle w:val="ad"/>
        <w:rPr>
          <w:rtl/>
        </w:rPr>
      </w:pPr>
      <w:r>
        <w:rPr>
          <w:rFonts w:hint="cs"/>
          <w:rtl/>
        </w:rPr>
        <w:br/>
      </w:r>
      <w:r>
        <w:rPr>
          <w:rtl/>
        </w:rPr>
        <w:br/>
      </w:r>
      <w:r>
        <w:rPr>
          <w:rtl/>
        </w:rPr>
        <w:br/>
        <w:t>היו"ר ראוב</w:t>
      </w:r>
      <w:r>
        <w:rPr>
          <w:rtl/>
        </w:rPr>
        <w:t>ן ריבלין:</w:t>
      </w:r>
    </w:p>
    <w:p w14:paraId="5CD7039B" w14:textId="77777777" w:rsidR="00000000" w:rsidRDefault="007C71EE">
      <w:pPr>
        <w:pStyle w:val="a"/>
        <w:rPr>
          <w:rFonts w:hint="cs"/>
          <w:rtl/>
        </w:rPr>
      </w:pPr>
    </w:p>
    <w:p w14:paraId="3FB245E6" w14:textId="77777777" w:rsidR="00000000" w:rsidRDefault="007C71EE">
      <w:pPr>
        <w:pStyle w:val="a"/>
        <w:rPr>
          <w:rFonts w:hint="cs"/>
          <w:rtl/>
        </w:rPr>
      </w:pPr>
      <w:r>
        <w:rPr>
          <w:rFonts w:hint="cs"/>
          <w:rtl/>
        </w:rPr>
        <w:t xml:space="preserve">לסעיף 10 </w:t>
      </w:r>
      <w:r>
        <w:rPr>
          <w:rtl/>
        </w:rPr>
        <w:t>–</w:t>
      </w:r>
      <w:r>
        <w:rPr>
          <w:rFonts w:hint="cs"/>
          <w:rtl/>
        </w:rPr>
        <w:t xml:space="preserve">  מי בעד הסתייגותו של חבר הכנסת אברהם בורג?  מי נגד? מי נמנע? </w:t>
      </w:r>
    </w:p>
    <w:p w14:paraId="3530544F" w14:textId="77777777" w:rsidR="00000000" w:rsidRDefault="007C71EE">
      <w:pPr>
        <w:pStyle w:val="a"/>
        <w:rPr>
          <w:rFonts w:hint="cs"/>
          <w:rtl/>
        </w:rPr>
      </w:pPr>
    </w:p>
    <w:p w14:paraId="1A1F26AE" w14:textId="77777777" w:rsidR="00000000" w:rsidRDefault="007C71EE">
      <w:pPr>
        <w:pStyle w:val="a"/>
        <w:jc w:val="center"/>
        <w:rPr>
          <w:rFonts w:hint="cs"/>
          <w:b/>
          <w:bCs/>
          <w:rtl/>
        </w:rPr>
      </w:pPr>
      <w:r>
        <w:rPr>
          <w:rFonts w:hint="cs"/>
          <w:b/>
          <w:bCs/>
          <w:rtl/>
        </w:rPr>
        <w:t>הצבעה</w:t>
      </w:r>
    </w:p>
    <w:p w14:paraId="381B9BBB" w14:textId="77777777" w:rsidR="00000000" w:rsidRDefault="007C71EE">
      <w:pPr>
        <w:pStyle w:val="a"/>
        <w:jc w:val="center"/>
        <w:rPr>
          <w:rFonts w:hint="cs"/>
          <w:b/>
          <w:bCs/>
          <w:rtl/>
        </w:rPr>
      </w:pPr>
    </w:p>
    <w:p w14:paraId="16322975" w14:textId="77777777" w:rsidR="00000000" w:rsidRDefault="007C71EE">
      <w:pPr>
        <w:pStyle w:val="a"/>
        <w:jc w:val="center"/>
        <w:rPr>
          <w:rFonts w:hint="cs"/>
          <w:rtl/>
        </w:rPr>
      </w:pPr>
      <w:r>
        <w:rPr>
          <w:rFonts w:hint="cs"/>
          <w:rtl/>
        </w:rPr>
        <w:t xml:space="preserve">הסתייגותו של חבר הכנסת אברהם בורג לסעיף 10 לא נתקבלה. </w:t>
      </w:r>
    </w:p>
    <w:p w14:paraId="1D6D1CC9" w14:textId="77777777" w:rsidR="00000000" w:rsidRDefault="007C71EE">
      <w:pPr>
        <w:pStyle w:val="a"/>
        <w:jc w:val="center"/>
        <w:rPr>
          <w:rFonts w:hint="cs"/>
          <w:rtl/>
        </w:rPr>
      </w:pPr>
    </w:p>
    <w:p w14:paraId="7DF61618" w14:textId="77777777" w:rsidR="00000000" w:rsidRDefault="007C71EE">
      <w:pPr>
        <w:pStyle w:val="ad"/>
        <w:rPr>
          <w:rtl/>
        </w:rPr>
      </w:pPr>
      <w:r>
        <w:rPr>
          <w:rtl/>
        </w:rPr>
        <w:t>היו"ר ראובן ריבלין:</w:t>
      </w:r>
    </w:p>
    <w:p w14:paraId="64BA9712" w14:textId="77777777" w:rsidR="00000000" w:rsidRDefault="007C71EE">
      <w:pPr>
        <w:pStyle w:val="a"/>
        <w:rPr>
          <w:rtl/>
        </w:rPr>
      </w:pPr>
    </w:p>
    <w:p w14:paraId="65426D38" w14:textId="77777777" w:rsidR="00000000" w:rsidRDefault="007C71EE">
      <w:pPr>
        <w:pStyle w:val="a"/>
        <w:rPr>
          <w:rFonts w:hint="cs"/>
          <w:rtl/>
        </w:rPr>
      </w:pPr>
      <w:r>
        <w:rPr>
          <w:rFonts w:hint="cs"/>
          <w:rtl/>
        </w:rPr>
        <w:t xml:space="preserve">הסתייגותו של חבר הכנסת בורג לא עברה. עמוד 67. </w:t>
      </w:r>
    </w:p>
    <w:p w14:paraId="4064FBD3" w14:textId="77777777" w:rsidR="00000000" w:rsidRDefault="007C71EE">
      <w:pPr>
        <w:pStyle w:val="a"/>
        <w:rPr>
          <w:rFonts w:hint="cs"/>
          <w:rtl/>
        </w:rPr>
      </w:pPr>
    </w:p>
    <w:p w14:paraId="7D1D9881" w14:textId="77777777" w:rsidR="00000000" w:rsidRDefault="007C71EE">
      <w:pPr>
        <w:pStyle w:val="a"/>
        <w:rPr>
          <w:rFonts w:hint="cs"/>
          <w:rtl/>
        </w:rPr>
      </w:pPr>
      <w:r>
        <w:rPr>
          <w:rFonts w:hint="cs"/>
          <w:rtl/>
        </w:rPr>
        <w:t xml:space="preserve">חבר הכנסת עמרם מצנע </w:t>
      </w:r>
      <w:r>
        <w:rPr>
          <w:rtl/>
        </w:rPr>
        <w:t>–</w:t>
      </w:r>
      <w:r>
        <w:rPr>
          <w:rFonts w:hint="cs"/>
          <w:rtl/>
        </w:rPr>
        <w:t xml:space="preserve"> אינו נוכח. </w:t>
      </w:r>
    </w:p>
    <w:p w14:paraId="7370784F" w14:textId="77777777" w:rsidR="00000000" w:rsidRDefault="007C71EE">
      <w:pPr>
        <w:pStyle w:val="a"/>
        <w:rPr>
          <w:rFonts w:hint="cs"/>
          <w:rtl/>
        </w:rPr>
      </w:pPr>
    </w:p>
    <w:p w14:paraId="3CC45AD2" w14:textId="77777777" w:rsidR="00000000" w:rsidRDefault="007C71EE">
      <w:pPr>
        <w:pStyle w:val="ac"/>
        <w:rPr>
          <w:rtl/>
        </w:rPr>
      </w:pPr>
      <w:r>
        <w:rPr>
          <w:rFonts w:hint="eastAsia"/>
          <w:rtl/>
        </w:rPr>
        <w:t>קריא</w:t>
      </w:r>
      <w:r>
        <w:rPr>
          <w:rFonts w:hint="eastAsia"/>
          <w:rtl/>
        </w:rPr>
        <w:t>ות</w:t>
      </w:r>
      <w:r>
        <w:rPr>
          <w:rtl/>
        </w:rPr>
        <w:t>:</w:t>
      </w:r>
    </w:p>
    <w:p w14:paraId="53DD0853" w14:textId="77777777" w:rsidR="00000000" w:rsidRDefault="007C71EE">
      <w:pPr>
        <w:pStyle w:val="a"/>
        <w:rPr>
          <w:rFonts w:hint="cs"/>
          <w:rtl/>
        </w:rPr>
      </w:pPr>
    </w:p>
    <w:p w14:paraId="6195306B" w14:textId="77777777" w:rsidR="00000000" w:rsidRDefault="007C71EE">
      <w:pPr>
        <w:pStyle w:val="a"/>
        <w:rPr>
          <w:rFonts w:hint="cs"/>
          <w:rtl/>
        </w:rPr>
      </w:pPr>
      <w:r>
        <w:rPr>
          <w:rFonts w:hint="cs"/>
          <w:rtl/>
        </w:rPr>
        <w:t xml:space="preserve">מצנע נוכח. </w:t>
      </w:r>
    </w:p>
    <w:p w14:paraId="336F51AA" w14:textId="77777777" w:rsidR="00000000" w:rsidRDefault="007C71EE">
      <w:pPr>
        <w:pStyle w:val="a"/>
        <w:rPr>
          <w:rFonts w:hint="cs"/>
          <w:rtl/>
        </w:rPr>
      </w:pPr>
    </w:p>
    <w:p w14:paraId="509CA399" w14:textId="77777777" w:rsidR="00000000" w:rsidRDefault="007C71EE">
      <w:pPr>
        <w:pStyle w:val="ad"/>
        <w:rPr>
          <w:rtl/>
        </w:rPr>
      </w:pPr>
      <w:r>
        <w:rPr>
          <w:rtl/>
        </w:rPr>
        <w:t>היו"ר ראובן ריבלין:</w:t>
      </w:r>
    </w:p>
    <w:p w14:paraId="243D114E" w14:textId="77777777" w:rsidR="00000000" w:rsidRDefault="007C71EE">
      <w:pPr>
        <w:pStyle w:val="a"/>
        <w:rPr>
          <w:rtl/>
        </w:rPr>
      </w:pPr>
    </w:p>
    <w:p w14:paraId="55CDA651" w14:textId="77777777" w:rsidR="00000000" w:rsidRDefault="007C71EE">
      <w:pPr>
        <w:pStyle w:val="a"/>
        <w:rPr>
          <w:rFonts w:hint="cs"/>
          <w:rtl/>
        </w:rPr>
      </w:pPr>
      <w:r>
        <w:rPr>
          <w:rFonts w:hint="cs"/>
          <w:rtl/>
        </w:rPr>
        <w:t xml:space="preserve">האם אדוני רוצה שאצביע על הסתייגות חשובה של אדם שמדבר בטלפון? אני אפעיל את שיקול דעתי. </w:t>
      </w:r>
    </w:p>
    <w:p w14:paraId="4D72481E" w14:textId="77777777" w:rsidR="00000000" w:rsidRDefault="007C71EE">
      <w:pPr>
        <w:pStyle w:val="a"/>
        <w:rPr>
          <w:rFonts w:hint="cs"/>
          <w:rtl/>
        </w:rPr>
      </w:pPr>
    </w:p>
    <w:p w14:paraId="344586CF" w14:textId="77777777" w:rsidR="00000000" w:rsidRDefault="007C71EE">
      <w:pPr>
        <w:pStyle w:val="a"/>
        <w:rPr>
          <w:rFonts w:hint="cs"/>
          <w:rtl/>
        </w:rPr>
      </w:pPr>
      <w:r>
        <w:rPr>
          <w:rFonts w:hint="cs"/>
          <w:rtl/>
        </w:rPr>
        <w:t xml:space="preserve">הסתייגותו של חבר הכנסת בנימין בן-אליעזר </w:t>
      </w:r>
      <w:r>
        <w:rPr>
          <w:rtl/>
        </w:rPr>
        <w:t>–</w:t>
      </w:r>
      <w:r>
        <w:rPr>
          <w:rFonts w:hint="cs"/>
          <w:rtl/>
        </w:rPr>
        <w:t xml:space="preserve"> מי בעד? מי נגד? מי נמנע? </w:t>
      </w:r>
    </w:p>
    <w:p w14:paraId="6A5179DB" w14:textId="77777777" w:rsidR="00000000" w:rsidRDefault="007C71EE">
      <w:pPr>
        <w:pStyle w:val="a"/>
        <w:rPr>
          <w:rFonts w:hint="cs"/>
          <w:rtl/>
        </w:rPr>
      </w:pPr>
    </w:p>
    <w:p w14:paraId="52BCAB69" w14:textId="77777777" w:rsidR="00000000" w:rsidRDefault="007C71EE">
      <w:pPr>
        <w:pStyle w:val="a"/>
        <w:rPr>
          <w:rFonts w:hint="cs"/>
          <w:rtl/>
        </w:rPr>
      </w:pPr>
    </w:p>
    <w:p w14:paraId="2B08C7B8" w14:textId="77777777" w:rsidR="00000000" w:rsidRDefault="007C71EE">
      <w:pPr>
        <w:pStyle w:val="a"/>
        <w:jc w:val="center"/>
        <w:rPr>
          <w:rFonts w:hint="cs"/>
          <w:b/>
          <w:bCs/>
          <w:rtl/>
        </w:rPr>
      </w:pPr>
      <w:r>
        <w:rPr>
          <w:rFonts w:hint="cs"/>
          <w:b/>
          <w:bCs/>
          <w:rtl/>
        </w:rPr>
        <w:t>הצבעה</w:t>
      </w:r>
    </w:p>
    <w:p w14:paraId="0AE298E4" w14:textId="77777777" w:rsidR="00000000" w:rsidRDefault="007C71EE">
      <w:pPr>
        <w:pStyle w:val="a"/>
        <w:jc w:val="center"/>
        <w:rPr>
          <w:rFonts w:hint="cs"/>
          <w:b/>
          <w:bCs/>
          <w:rtl/>
        </w:rPr>
      </w:pPr>
    </w:p>
    <w:p w14:paraId="32101B66" w14:textId="77777777" w:rsidR="00000000" w:rsidRDefault="007C71EE">
      <w:pPr>
        <w:pStyle w:val="a"/>
        <w:jc w:val="center"/>
        <w:rPr>
          <w:rFonts w:hint="cs"/>
          <w:rtl/>
        </w:rPr>
      </w:pPr>
      <w:r>
        <w:rPr>
          <w:rFonts w:hint="cs"/>
          <w:rtl/>
        </w:rPr>
        <w:t xml:space="preserve">ההסתייגות של חבר הכנסת בנימין בן-אליעזר לסעיף 10 לא </w:t>
      </w:r>
      <w:r>
        <w:rPr>
          <w:rFonts w:hint="cs"/>
          <w:rtl/>
        </w:rPr>
        <w:t xml:space="preserve">נתקבלה. </w:t>
      </w:r>
    </w:p>
    <w:p w14:paraId="2EF7F737" w14:textId="77777777" w:rsidR="00000000" w:rsidRDefault="007C71EE">
      <w:pPr>
        <w:pStyle w:val="a"/>
        <w:jc w:val="center"/>
        <w:rPr>
          <w:rFonts w:hint="cs"/>
          <w:rtl/>
        </w:rPr>
      </w:pPr>
    </w:p>
    <w:p w14:paraId="79D3C6AE" w14:textId="77777777" w:rsidR="00000000" w:rsidRDefault="007C71EE">
      <w:pPr>
        <w:pStyle w:val="ad"/>
        <w:rPr>
          <w:rtl/>
        </w:rPr>
      </w:pPr>
      <w:r>
        <w:rPr>
          <w:rtl/>
        </w:rPr>
        <w:t>היו"ר ראובן ריבלין:</w:t>
      </w:r>
    </w:p>
    <w:p w14:paraId="4C79E8E9" w14:textId="77777777" w:rsidR="00000000" w:rsidRDefault="007C71EE">
      <w:pPr>
        <w:pStyle w:val="a"/>
        <w:rPr>
          <w:rtl/>
        </w:rPr>
      </w:pPr>
    </w:p>
    <w:p w14:paraId="7BE91B77" w14:textId="77777777" w:rsidR="00000000" w:rsidRDefault="007C71EE">
      <w:pPr>
        <w:pStyle w:val="a"/>
        <w:rPr>
          <w:rFonts w:hint="cs"/>
          <w:rtl/>
        </w:rPr>
      </w:pPr>
      <w:r>
        <w:rPr>
          <w:rFonts w:hint="cs"/>
          <w:rtl/>
        </w:rPr>
        <w:t xml:space="preserve">הסתייגות חבר הכנסת בנימין בן-אליעזר לא נתקבלה. </w:t>
      </w:r>
    </w:p>
    <w:p w14:paraId="38CFA8DB" w14:textId="77777777" w:rsidR="00000000" w:rsidRDefault="007C71EE">
      <w:pPr>
        <w:pStyle w:val="a"/>
        <w:rPr>
          <w:rFonts w:hint="cs"/>
          <w:rtl/>
        </w:rPr>
      </w:pPr>
    </w:p>
    <w:p w14:paraId="118DA085" w14:textId="77777777" w:rsidR="00000000" w:rsidRDefault="007C71EE">
      <w:pPr>
        <w:pStyle w:val="a"/>
        <w:rPr>
          <w:rFonts w:hint="cs"/>
          <w:rtl/>
        </w:rPr>
      </w:pPr>
      <w:r>
        <w:rPr>
          <w:rFonts w:hint="cs"/>
          <w:rtl/>
        </w:rPr>
        <w:t>מי בעד הסתייגותו של חבר הכנסת שמעון פרס? מי נגד? מי נמנע?</w:t>
      </w:r>
    </w:p>
    <w:p w14:paraId="0153C252" w14:textId="77777777" w:rsidR="00000000" w:rsidRDefault="007C71EE">
      <w:pPr>
        <w:pStyle w:val="a"/>
        <w:rPr>
          <w:rFonts w:hint="cs"/>
          <w:rtl/>
        </w:rPr>
      </w:pPr>
    </w:p>
    <w:p w14:paraId="05527984" w14:textId="77777777" w:rsidR="00000000" w:rsidRDefault="007C71EE">
      <w:pPr>
        <w:pStyle w:val="a"/>
        <w:jc w:val="center"/>
        <w:rPr>
          <w:rFonts w:hint="cs"/>
          <w:b/>
          <w:bCs/>
          <w:rtl/>
        </w:rPr>
      </w:pPr>
      <w:r>
        <w:rPr>
          <w:rFonts w:hint="cs"/>
          <w:b/>
          <w:bCs/>
          <w:rtl/>
        </w:rPr>
        <w:t>הצבעה</w:t>
      </w:r>
    </w:p>
    <w:p w14:paraId="480C797F" w14:textId="77777777" w:rsidR="00000000" w:rsidRDefault="007C71EE">
      <w:pPr>
        <w:pStyle w:val="a"/>
        <w:jc w:val="center"/>
        <w:rPr>
          <w:rFonts w:hint="cs"/>
          <w:b/>
          <w:bCs/>
          <w:rtl/>
        </w:rPr>
      </w:pPr>
    </w:p>
    <w:p w14:paraId="219DD97C" w14:textId="77777777" w:rsidR="00000000" w:rsidRDefault="007C71EE">
      <w:pPr>
        <w:pStyle w:val="a"/>
        <w:jc w:val="center"/>
        <w:rPr>
          <w:rFonts w:hint="cs"/>
          <w:rtl/>
        </w:rPr>
      </w:pPr>
      <w:r>
        <w:rPr>
          <w:rFonts w:hint="cs"/>
          <w:rtl/>
        </w:rPr>
        <w:t xml:space="preserve">ההסתייגות של חבר הכנסת שמעון פרס לסעיף 10 לא נתקבלה. </w:t>
      </w:r>
    </w:p>
    <w:p w14:paraId="3FAD2431" w14:textId="77777777" w:rsidR="00000000" w:rsidRDefault="007C71EE">
      <w:pPr>
        <w:pStyle w:val="a"/>
        <w:jc w:val="center"/>
        <w:rPr>
          <w:rFonts w:hint="cs"/>
          <w:rtl/>
        </w:rPr>
      </w:pPr>
    </w:p>
    <w:p w14:paraId="705243D7" w14:textId="77777777" w:rsidR="00000000" w:rsidRDefault="007C71EE">
      <w:pPr>
        <w:pStyle w:val="ad"/>
        <w:rPr>
          <w:rtl/>
        </w:rPr>
      </w:pPr>
      <w:r>
        <w:rPr>
          <w:rtl/>
        </w:rPr>
        <w:t>היו"ר ראובן ריבלין:</w:t>
      </w:r>
    </w:p>
    <w:p w14:paraId="1F01795B" w14:textId="77777777" w:rsidR="00000000" w:rsidRDefault="007C71EE">
      <w:pPr>
        <w:pStyle w:val="a"/>
        <w:rPr>
          <w:rtl/>
        </w:rPr>
      </w:pPr>
    </w:p>
    <w:p w14:paraId="1699616B" w14:textId="77777777" w:rsidR="00000000" w:rsidRDefault="007C71EE">
      <w:pPr>
        <w:pStyle w:val="a"/>
        <w:rPr>
          <w:rFonts w:hint="cs"/>
          <w:rtl/>
        </w:rPr>
      </w:pPr>
      <w:r>
        <w:rPr>
          <w:rFonts w:hint="cs"/>
          <w:rtl/>
        </w:rPr>
        <w:t>הסתייגות חבר הכנסת שמעון פרס לא עב</w:t>
      </w:r>
      <w:r>
        <w:rPr>
          <w:rFonts w:hint="cs"/>
          <w:rtl/>
        </w:rPr>
        <w:t xml:space="preserve">רה. </w:t>
      </w:r>
    </w:p>
    <w:p w14:paraId="153AF2AE" w14:textId="77777777" w:rsidR="00000000" w:rsidRDefault="007C71EE">
      <w:pPr>
        <w:pStyle w:val="a"/>
        <w:rPr>
          <w:rFonts w:hint="cs"/>
          <w:rtl/>
        </w:rPr>
      </w:pPr>
    </w:p>
    <w:p w14:paraId="117CC884" w14:textId="77777777" w:rsidR="00000000" w:rsidRDefault="007C71EE">
      <w:pPr>
        <w:pStyle w:val="a"/>
        <w:rPr>
          <w:rFonts w:hint="cs"/>
          <w:rtl/>
        </w:rPr>
      </w:pPr>
      <w:r>
        <w:rPr>
          <w:rFonts w:hint="cs"/>
          <w:rtl/>
        </w:rPr>
        <w:t xml:space="preserve">מי בעד הסתייגותו של חבר הכנסת מתן וילנאי? מי נגד? מי נמנע? </w:t>
      </w:r>
    </w:p>
    <w:p w14:paraId="7B25387B" w14:textId="77777777" w:rsidR="00000000" w:rsidRDefault="007C71EE">
      <w:pPr>
        <w:pStyle w:val="a"/>
        <w:rPr>
          <w:rFonts w:hint="cs"/>
          <w:rtl/>
        </w:rPr>
      </w:pPr>
    </w:p>
    <w:p w14:paraId="5DF4C04A" w14:textId="77777777" w:rsidR="00000000" w:rsidRDefault="007C71EE">
      <w:pPr>
        <w:pStyle w:val="a"/>
        <w:jc w:val="center"/>
        <w:rPr>
          <w:rFonts w:hint="cs"/>
          <w:b/>
          <w:bCs/>
          <w:rtl/>
        </w:rPr>
      </w:pPr>
      <w:r>
        <w:rPr>
          <w:rFonts w:hint="cs"/>
          <w:b/>
          <w:bCs/>
          <w:rtl/>
        </w:rPr>
        <w:t>הצבעה</w:t>
      </w:r>
    </w:p>
    <w:p w14:paraId="1181CF98" w14:textId="77777777" w:rsidR="00000000" w:rsidRDefault="007C71EE">
      <w:pPr>
        <w:pStyle w:val="a"/>
        <w:jc w:val="center"/>
        <w:rPr>
          <w:rFonts w:hint="cs"/>
          <w:b/>
          <w:bCs/>
          <w:rtl/>
        </w:rPr>
      </w:pPr>
    </w:p>
    <w:p w14:paraId="3C05C599" w14:textId="77777777" w:rsidR="00000000" w:rsidRDefault="007C71EE">
      <w:pPr>
        <w:pStyle w:val="a"/>
        <w:jc w:val="center"/>
        <w:rPr>
          <w:rFonts w:hint="cs"/>
          <w:rtl/>
        </w:rPr>
      </w:pPr>
      <w:r>
        <w:rPr>
          <w:rFonts w:hint="cs"/>
          <w:rtl/>
        </w:rPr>
        <w:t xml:space="preserve">ההסתייגות של חבר הכנסת מתן וילנאי לסעיף 10 לא נתקבלה. </w:t>
      </w:r>
    </w:p>
    <w:p w14:paraId="447A4E15" w14:textId="77777777" w:rsidR="00000000" w:rsidRDefault="007C71EE">
      <w:pPr>
        <w:pStyle w:val="a"/>
        <w:jc w:val="center"/>
        <w:rPr>
          <w:rFonts w:hint="cs"/>
          <w:rtl/>
        </w:rPr>
      </w:pPr>
    </w:p>
    <w:p w14:paraId="23124AC1" w14:textId="77777777" w:rsidR="00000000" w:rsidRDefault="007C71EE">
      <w:pPr>
        <w:pStyle w:val="ad"/>
        <w:rPr>
          <w:rtl/>
        </w:rPr>
      </w:pPr>
      <w:r>
        <w:rPr>
          <w:rtl/>
        </w:rPr>
        <w:t>היו"ר ראובן ריבלין:</w:t>
      </w:r>
    </w:p>
    <w:p w14:paraId="0FCAA0C3" w14:textId="77777777" w:rsidR="00000000" w:rsidRDefault="007C71EE">
      <w:pPr>
        <w:pStyle w:val="a"/>
        <w:rPr>
          <w:rtl/>
        </w:rPr>
      </w:pPr>
    </w:p>
    <w:p w14:paraId="6B8619BA" w14:textId="77777777" w:rsidR="00000000" w:rsidRDefault="007C71EE">
      <w:pPr>
        <w:pStyle w:val="a"/>
        <w:rPr>
          <w:rFonts w:hint="cs"/>
          <w:rtl/>
        </w:rPr>
      </w:pPr>
      <w:r>
        <w:rPr>
          <w:rFonts w:hint="cs"/>
          <w:rtl/>
        </w:rPr>
        <w:t xml:space="preserve">תודה. הסתייגותו של חבר הכנסת מתן וילנאי לא נתקבלה. </w:t>
      </w:r>
    </w:p>
    <w:p w14:paraId="1295D9F4" w14:textId="77777777" w:rsidR="00000000" w:rsidRDefault="007C71EE">
      <w:pPr>
        <w:pStyle w:val="a"/>
        <w:rPr>
          <w:rFonts w:hint="cs"/>
          <w:rtl/>
        </w:rPr>
      </w:pPr>
    </w:p>
    <w:p w14:paraId="19D70FFA" w14:textId="77777777" w:rsidR="00000000" w:rsidRDefault="007C71EE">
      <w:pPr>
        <w:pStyle w:val="a"/>
        <w:rPr>
          <w:rFonts w:hint="cs"/>
          <w:rtl/>
        </w:rPr>
      </w:pPr>
      <w:r>
        <w:rPr>
          <w:rFonts w:hint="cs"/>
          <w:rtl/>
        </w:rPr>
        <w:t>מי בעד הסתייגות חברת הכנסת דליה איציק? מי נגד? מי נמ</w:t>
      </w:r>
      <w:r>
        <w:rPr>
          <w:rFonts w:hint="cs"/>
          <w:rtl/>
        </w:rPr>
        <w:t xml:space="preserve">נע? </w:t>
      </w:r>
    </w:p>
    <w:p w14:paraId="6A8CB559" w14:textId="77777777" w:rsidR="00000000" w:rsidRDefault="007C71EE">
      <w:pPr>
        <w:pStyle w:val="a"/>
        <w:rPr>
          <w:rFonts w:hint="cs"/>
          <w:rtl/>
        </w:rPr>
      </w:pPr>
    </w:p>
    <w:p w14:paraId="3315F4C5" w14:textId="77777777" w:rsidR="00000000" w:rsidRDefault="007C71EE">
      <w:pPr>
        <w:pStyle w:val="a"/>
        <w:jc w:val="center"/>
        <w:rPr>
          <w:rFonts w:hint="cs"/>
          <w:b/>
          <w:bCs/>
          <w:rtl/>
        </w:rPr>
      </w:pPr>
      <w:r>
        <w:rPr>
          <w:rFonts w:hint="cs"/>
          <w:b/>
          <w:bCs/>
          <w:rtl/>
        </w:rPr>
        <w:t>הצבעה</w:t>
      </w:r>
    </w:p>
    <w:p w14:paraId="6C5BF072" w14:textId="77777777" w:rsidR="00000000" w:rsidRDefault="007C71EE">
      <w:pPr>
        <w:pStyle w:val="a"/>
        <w:jc w:val="center"/>
        <w:rPr>
          <w:rFonts w:hint="cs"/>
          <w:b/>
          <w:bCs/>
          <w:rtl/>
        </w:rPr>
      </w:pPr>
    </w:p>
    <w:p w14:paraId="1E243F2D" w14:textId="77777777" w:rsidR="00000000" w:rsidRDefault="007C71EE">
      <w:pPr>
        <w:pStyle w:val="a"/>
        <w:jc w:val="center"/>
        <w:rPr>
          <w:rFonts w:hint="cs"/>
          <w:rtl/>
        </w:rPr>
      </w:pPr>
      <w:r>
        <w:rPr>
          <w:rFonts w:hint="cs"/>
          <w:rtl/>
        </w:rPr>
        <w:t xml:space="preserve">ההסתייגות של חברת הכנסת דליה איציק לסעיף 10  לא נתקבלה. </w:t>
      </w:r>
    </w:p>
    <w:p w14:paraId="6F985B44" w14:textId="77777777" w:rsidR="00000000" w:rsidRDefault="007C71EE">
      <w:pPr>
        <w:pStyle w:val="a"/>
        <w:jc w:val="center"/>
        <w:rPr>
          <w:rFonts w:hint="cs"/>
          <w:rtl/>
        </w:rPr>
      </w:pPr>
    </w:p>
    <w:p w14:paraId="42F22934" w14:textId="77777777" w:rsidR="00000000" w:rsidRDefault="007C71EE">
      <w:pPr>
        <w:pStyle w:val="ad"/>
        <w:rPr>
          <w:rtl/>
        </w:rPr>
      </w:pPr>
      <w:r>
        <w:rPr>
          <w:rtl/>
        </w:rPr>
        <w:t>היו"ר ראובן ריבלין:</w:t>
      </w:r>
    </w:p>
    <w:p w14:paraId="5F238023" w14:textId="77777777" w:rsidR="00000000" w:rsidRDefault="007C71EE">
      <w:pPr>
        <w:pStyle w:val="a"/>
        <w:rPr>
          <w:rtl/>
        </w:rPr>
      </w:pPr>
    </w:p>
    <w:p w14:paraId="6FF7AD28" w14:textId="77777777" w:rsidR="00000000" w:rsidRDefault="007C71EE">
      <w:pPr>
        <w:pStyle w:val="a"/>
        <w:rPr>
          <w:rFonts w:hint="cs"/>
          <w:rtl/>
        </w:rPr>
      </w:pPr>
      <w:r>
        <w:rPr>
          <w:rFonts w:hint="cs"/>
          <w:rtl/>
        </w:rPr>
        <w:t xml:space="preserve">הסתייגותה של חברת הכנסת דליה איציק לא עברה. </w:t>
      </w:r>
    </w:p>
    <w:p w14:paraId="0BBACDB2" w14:textId="77777777" w:rsidR="00000000" w:rsidRDefault="007C71EE">
      <w:pPr>
        <w:pStyle w:val="a"/>
        <w:rPr>
          <w:rFonts w:hint="cs"/>
          <w:rtl/>
        </w:rPr>
      </w:pPr>
    </w:p>
    <w:p w14:paraId="1871EA60" w14:textId="77777777" w:rsidR="00000000" w:rsidRDefault="007C71EE">
      <w:pPr>
        <w:pStyle w:val="a"/>
        <w:rPr>
          <w:rFonts w:hint="cs"/>
          <w:rtl/>
        </w:rPr>
      </w:pPr>
      <w:r>
        <w:rPr>
          <w:rFonts w:hint="cs"/>
          <w:rtl/>
        </w:rPr>
        <w:t xml:space="preserve">חבר הכנסת אופיר פינס-פז - אינו נוכח. תודה. אין צורך להצביע. </w:t>
      </w:r>
    </w:p>
    <w:p w14:paraId="65392E01" w14:textId="77777777" w:rsidR="00000000" w:rsidRDefault="007C71EE">
      <w:pPr>
        <w:pStyle w:val="a"/>
        <w:rPr>
          <w:rFonts w:hint="cs"/>
          <w:rtl/>
        </w:rPr>
      </w:pPr>
    </w:p>
    <w:p w14:paraId="5DA6C0FE" w14:textId="77777777" w:rsidR="00000000" w:rsidRDefault="007C71EE">
      <w:pPr>
        <w:pStyle w:val="a"/>
        <w:rPr>
          <w:rFonts w:hint="cs"/>
          <w:rtl/>
        </w:rPr>
      </w:pPr>
      <w:r>
        <w:rPr>
          <w:rFonts w:hint="cs"/>
          <w:rtl/>
        </w:rPr>
        <w:t>מי בעד הסתייגותו של חבר הכנסת אפרים סנה? מי נגד? מי נמנע</w:t>
      </w:r>
      <w:r>
        <w:rPr>
          <w:rFonts w:hint="cs"/>
          <w:rtl/>
        </w:rPr>
        <w:t xml:space="preserve">? </w:t>
      </w:r>
    </w:p>
    <w:p w14:paraId="6146A7F0" w14:textId="77777777" w:rsidR="00000000" w:rsidRDefault="007C71EE">
      <w:pPr>
        <w:pStyle w:val="a"/>
        <w:rPr>
          <w:rFonts w:hint="cs"/>
          <w:rtl/>
        </w:rPr>
      </w:pPr>
    </w:p>
    <w:p w14:paraId="6EA58FF4" w14:textId="77777777" w:rsidR="00000000" w:rsidRDefault="007C71EE">
      <w:pPr>
        <w:pStyle w:val="a"/>
        <w:jc w:val="center"/>
        <w:rPr>
          <w:rFonts w:hint="cs"/>
          <w:b/>
          <w:bCs/>
          <w:rtl/>
        </w:rPr>
      </w:pPr>
      <w:r>
        <w:rPr>
          <w:rFonts w:hint="cs"/>
          <w:b/>
          <w:bCs/>
          <w:rtl/>
        </w:rPr>
        <w:t>הצבעה</w:t>
      </w:r>
    </w:p>
    <w:p w14:paraId="609087D0" w14:textId="77777777" w:rsidR="00000000" w:rsidRDefault="007C71EE">
      <w:pPr>
        <w:pStyle w:val="a"/>
        <w:jc w:val="center"/>
        <w:rPr>
          <w:rFonts w:hint="cs"/>
          <w:b/>
          <w:bCs/>
          <w:rtl/>
        </w:rPr>
      </w:pPr>
    </w:p>
    <w:p w14:paraId="23B7204A" w14:textId="77777777" w:rsidR="00000000" w:rsidRDefault="007C71EE">
      <w:pPr>
        <w:pStyle w:val="a"/>
        <w:jc w:val="center"/>
        <w:rPr>
          <w:rFonts w:hint="cs"/>
          <w:rtl/>
        </w:rPr>
      </w:pPr>
      <w:r>
        <w:rPr>
          <w:rFonts w:hint="cs"/>
          <w:rtl/>
        </w:rPr>
        <w:t xml:space="preserve">ההסתייגות של חבר הכנסת אפרים סנה לסעיף 10 לא נתקבלה. </w:t>
      </w:r>
    </w:p>
    <w:p w14:paraId="435E75AC" w14:textId="77777777" w:rsidR="00000000" w:rsidRDefault="007C71EE">
      <w:pPr>
        <w:pStyle w:val="a"/>
        <w:jc w:val="center"/>
        <w:rPr>
          <w:rFonts w:hint="cs"/>
          <w:rtl/>
        </w:rPr>
      </w:pPr>
    </w:p>
    <w:p w14:paraId="19D52991" w14:textId="77777777" w:rsidR="00000000" w:rsidRDefault="007C71EE">
      <w:pPr>
        <w:pStyle w:val="a"/>
        <w:jc w:val="center"/>
        <w:rPr>
          <w:rFonts w:hint="cs"/>
          <w:rtl/>
        </w:rPr>
      </w:pPr>
    </w:p>
    <w:p w14:paraId="21A8709A" w14:textId="77777777" w:rsidR="00000000" w:rsidRDefault="007C71EE">
      <w:pPr>
        <w:pStyle w:val="ad"/>
        <w:rPr>
          <w:rtl/>
        </w:rPr>
      </w:pPr>
      <w:r>
        <w:rPr>
          <w:rtl/>
        </w:rPr>
        <w:t>היו"ר ראובן ריבלין:</w:t>
      </w:r>
    </w:p>
    <w:p w14:paraId="55F47E04" w14:textId="77777777" w:rsidR="00000000" w:rsidRDefault="007C71EE">
      <w:pPr>
        <w:pStyle w:val="a"/>
        <w:rPr>
          <w:rtl/>
        </w:rPr>
      </w:pPr>
    </w:p>
    <w:p w14:paraId="1F933087" w14:textId="77777777" w:rsidR="00000000" w:rsidRDefault="007C71EE">
      <w:pPr>
        <w:pStyle w:val="a"/>
        <w:rPr>
          <w:rFonts w:hint="cs"/>
          <w:rtl/>
        </w:rPr>
      </w:pPr>
      <w:r>
        <w:rPr>
          <w:rFonts w:hint="cs"/>
          <w:rtl/>
        </w:rPr>
        <w:t xml:space="preserve">הסתייגותו של חבר הכנסת אפרים סנה לא עברה. </w:t>
      </w:r>
    </w:p>
    <w:p w14:paraId="6CB9730C" w14:textId="77777777" w:rsidR="00000000" w:rsidRDefault="007C71EE">
      <w:pPr>
        <w:pStyle w:val="a"/>
        <w:rPr>
          <w:rFonts w:hint="cs"/>
          <w:rtl/>
        </w:rPr>
      </w:pPr>
    </w:p>
    <w:p w14:paraId="217F828E" w14:textId="77777777" w:rsidR="00000000" w:rsidRDefault="007C71EE">
      <w:pPr>
        <w:pStyle w:val="a"/>
        <w:rPr>
          <w:rFonts w:hint="cs"/>
          <w:rtl/>
        </w:rPr>
      </w:pPr>
      <w:r>
        <w:rPr>
          <w:rFonts w:hint="cs"/>
          <w:rtl/>
        </w:rPr>
        <w:t>מי בעד הסתייגותה של חברת הכנסת יולי תמיר? מי נגד? מי נמנע?</w:t>
      </w:r>
    </w:p>
    <w:p w14:paraId="33C04A58" w14:textId="77777777" w:rsidR="00000000" w:rsidRDefault="007C71EE">
      <w:pPr>
        <w:pStyle w:val="a"/>
        <w:rPr>
          <w:rFonts w:hint="cs"/>
          <w:rtl/>
        </w:rPr>
      </w:pPr>
    </w:p>
    <w:p w14:paraId="72F0D3C1" w14:textId="77777777" w:rsidR="00000000" w:rsidRDefault="007C71EE">
      <w:pPr>
        <w:pStyle w:val="a"/>
        <w:rPr>
          <w:rFonts w:hint="cs"/>
          <w:rtl/>
        </w:rPr>
      </w:pPr>
    </w:p>
    <w:p w14:paraId="1BF87F63" w14:textId="77777777" w:rsidR="00000000" w:rsidRDefault="007C71EE">
      <w:pPr>
        <w:pStyle w:val="a"/>
        <w:jc w:val="center"/>
        <w:rPr>
          <w:rFonts w:hint="cs"/>
          <w:b/>
          <w:bCs/>
          <w:rtl/>
        </w:rPr>
      </w:pPr>
      <w:r>
        <w:rPr>
          <w:rFonts w:hint="cs"/>
          <w:b/>
          <w:bCs/>
          <w:rtl/>
        </w:rPr>
        <w:t>הצבעה</w:t>
      </w:r>
    </w:p>
    <w:p w14:paraId="273BBE93" w14:textId="77777777" w:rsidR="00000000" w:rsidRDefault="007C71EE">
      <w:pPr>
        <w:pStyle w:val="a"/>
        <w:jc w:val="center"/>
        <w:rPr>
          <w:rFonts w:hint="cs"/>
          <w:b/>
          <w:bCs/>
          <w:rtl/>
        </w:rPr>
      </w:pPr>
    </w:p>
    <w:p w14:paraId="3A0ADD6D" w14:textId="77777777" w:rsidR="00000000" w:rsidRDefault="007C71EE">
      <w:pPr>
        <w:pStyle w:val="a"/>
        <w:jc w:val="center"/>
        <w:rPr>
          <w:rFonts w:hint="cs"/>
          <w:rtl/>
        </w:rPr>
      </w:pPr>
      <w:r>
        <w:rPr>
          <w:rFonts w:hint="cs"/>
          <w:rtl/>
        </w:rPr>
        <w:t xml:space="preserve">ההסתייגות  של חברת הכנסת יולי תמיר לסעיף 10 לא נתקבלה. </w:t>
      </w:r>
    </w:p>
    <w:p w14:paraId="4DDD7823" w14:textId="77777777" w:rsidR="00000000" w:rsidRDefault="007C71EE">
      <w:pPr>
        <w:pStyle w:val="a"/>
        <w:rPr>
          <w:rFonts w:hint="cs"/>
          <w:rtl/>
        </w:rPr>
      </w:pPr>
    </w:p>
    <w:p w14:paraId="4456B2E0" w14:textId="77777777" w:rsidR="00000000" w:rsidRDefault="007C71EE">
      <w:pPr>
        <w:pStyle w:val="ad"/>
        <w:rPr>
          <w:rtl/>
        </w:rPr>
      </w:pPr>
      <w:r>
        <w:rPr>
          <w:rtl/>
        </w:rPr>
        <w:t>היו"ר ראובן ריבלין:</w:t>
      </w:r>
    </w:p>
    <w:p w14:paraId="4D192540" w14:textId="77777777" w:rsidR="00000000" w:rsidRDefault="007C71EE">
      <w:pPr>
        <w:pStyle w:val="a"/>
        <w:rPr>
          <w:rtl/>
        </w:rPr>
      </w:pPr>
    </w:p>
    <w:p w14:paraId="58B6D4FA" w14:textId="77777777" w:rsidR="00000000" w:rsidRDefault="007C71EE">
      <w:pPr>
        <w:pStyle w:val="a"/>
        <w:rPr>
          <w:rFonts w:hint="cs"/>
          <w:rtl/>
        </w:rPr>
      </w:pPr>
      <w:r>
        <w:rPr>
          <w:rFonts w:hint="cs"/>
          <w:rtl/>
        </w:rPr>
        <w:t xml:space="preserve">הסתייגותה של חברת הכנסת יולי תמיר לא עברה. </w:t>
      </w:r>
    </w:p>
    <w:p w14:paraId="791554A8" w14:textId="77777777" w:rsidR="00000000" w:rsidRDefault="007C71EE">
      <w:pPr>
        <w:pStyle w:val="a"/>
        <w:rPr>
          <w:rFonts w:hint="cs"/>
          <w:rtl/>
        </w:rPr>
      </w:pPr>
    </w:p>
    <w:p w14:paraId="425DA911" w14:textId="77777777" w:rsidR="00000000" w:rsidRDefault="007C71EE">
      <w:pPr>
        <w:pStyle w:val="a"/>
        <w:rPr>
          <w:rFonts w:hint="cs"/>
          <w:rtl/>
        </w:rPr>
      </w:pPr>
      <w:r>
        <w:rPr>
          <w:rFonts w:hint="cs"/>
          <w:rtl/>
        </w:rPr>
        <w:t>מי בעד הסתייגות חבר הכנסת מלכיאור? מי נגד? מי נמנע?</w:t>
      </w:r>
    </w:p>
    <w:p w14:paraId="1E2BCAB8" w14:textId="77777777" w:rsidR="00000000" w:rsidRDefault="007C71EE">
      <w:pPr>
        <w:pStyle w:val="a"/>
        <w:rPr>
          <w:rFonts w:hint="cs"/>
          <w:rtl/>
        </w:rPr>
      </w:pPr>
    </w:p>
    <w:p w14:paraId="110CAAA5" w14:textId="77777777" w:rsidR="00000000" w:rsidRDefault="007C71EE">
      <w:pPr>
        <w:pStyle w:val="a"/>
        <w:jc w:val="center"/>
        <w:rPr>
          <w:rFonts w:hint="cs"/>
          <w:b/>
          <w:bCs/>
          <w:rtl/>
        </w:rPr>
      </w:pPr>
      <w:r>
        <w:rPr>
          <w:rFonts w:hint="cs"/>
          <w:b/>
          <w:bCs/>
          <w:rtl/>
        </w:rPr>
        <w:t>הצבעה</w:t>
      </w:r>
    </w:p>
    <w:p w14:paraId="2DFB3F74" w14:textId="77777777" w:rsidR="00000000" w:rsidRDefault="007C71EE">
      <w:pPr>
        <w:pStyle w:val="a"/>
        <w:jc w:val="center"/>
        <w:rPr>
          <w:rFonts w:hint="cs"/>
          <w:b/>
          <w:bCs/>
          <w:rtl/>
        </w:rPr>
      </w:pPr>
    </w:p>
    <w:p w14:paraId="1ABE11DF" w14:textId="77777777" w:rsidR="00000000" w:rsidRDefault="007C71EE">
      <w:pPr>
        <w:pStyle w:val="a"/>
        <w:jc w:val="center"/>
        <w:rPr>
          <w:rFonts w:hint="cs"/>
          <w:rtl/>
        </w:rPr>
      </w:pPr>
      <w:r>
        <w:rPr>
          <w:rFonts w:hint="cs"/>
          <w:rtl/>
        </w:rPr>
        <w:t xml:space="preserve">ההסתייגות של חבר הכנסת מיכאל מלכיאור לסעיף 10  לא נתקבלה. </w:t>
      </w:r>
    </w:p>
    <w:p w14:paraId="08C04B7E" w14:textId="77777777" w:rsidR="00000000" w:rsidRDefault="007C71EE">
      <w:pPr>
        <w:pStyle w:val="a"/>
        <w:rPr>
          <w:rFonts w:hint="cs"/>
          <w:rtl/>
        </w:rPr>
      </w:pPr>
    </w:p>
    <w:p w14:paraId="541CCC15" w14:textId="77777777" w:rsidR="00000000" w:rsidRDefault="007C71EE">
      <w:pPr>
        <w:pStyle w:val="ad"/>
        <w:rPr>
          <w:rtl/>
        </w:rPr>
      </w:pPr>
      <w:r>
        <w:rPr>
          <w:rtl/>
        </w:rPr>
        <w:t>היו"ר ראובן ריבלין:</w:t>
      </w:r>
    </w:p>
    <w:p w14:paraId="6FCE1B04" w14:textId="77777777" w:rsidR="00000000" w:rsidRDefault="007C71EE">
      <w:pPr>
        <w:pStyle w:val="a"/>
        <w:rPr>
          <w:rtl/>
        </w:rPr>
      </w:pPr>
    </w:p>
    <w:p w14:paraId="50EF5D0A" w14:textId="77777777" w:rsidR="00000000" w:rsidRDefault="007C71EE">
      <w:pPr>
        <w:pStyle w:val="a"/>
        <w:rPr>
          <w:rFonts w:hint="cs"/>
          <w:rtl/>
        </w:rPr>
      </w:pPr>
      <w:r>
        <w:rPr>
          <w:rFonts w:hint="cs"/>
          <w:rtl/>
        </w:rPr>
        <w:t xml:space="preserve">תודה. הסתייגות חבר הכנסת מיכאל מלכיאור לא עברה. </w:t>
      </w:r>
    </w:p>
    <w:p w14:paraId="09D13AC1" w14:textId="77777777" w:rsidR="00000000" w:rsidRDefault="007C71EE">
      <w:pPr>
        <w:pStyle w:val="a"/>
        <w:rPr>
          <w:rFonts w:hint="cs"/>
          <w:rtl/>
        </w:rPr>
      </w:pPr>
    </w:p>
    <w:p w14:paraId="3AC7A3BA" w14:textId="77777777" w:rsidR="00000000" w:rsidRDefault="007C71EE">
      <w:pPr>
        <w:pStyle w:val="a"/>
        <w:rPr>
          <w:rFonts w:hint="cs"/>
          <w:rtl/>
        </w:rPr>
      </w:pPr>
      <w:r>
        <w:rPr>
          <w:rFonts w:hint="cs"/>
          <w:rtl/>
        </w:rPr>
        <w:t xml:space="preserve">מי בעד הסתייגות חבר הכנסת יצחק הרצוג? מי נגד? מי נמנע? </w:t>
      </w:r>
    </w:p>
    <w:p w14:paraId="17E0F775" w14:textId="77777777" w:rsidR="00000000" w:rsidRDefault="007C71EE">
      <w:pPr>
        <w:pStyle w:val="a"/>
        <w:rPr>
          <w:rFonts w:hint="cs"/>
          <w:rtl/>
        </w:rPr>
      </w:pPr>
    </w:p>
    <w:p w14:paraId="2C81F1A9" w14:textId="77777777" w:rsidR="00000000" w:rsidRDefault="007C71EE">
      <w:pPr>
        <w:pStyle w:val="a"/>
        <w:jc w:val="center"/>
        <w:rPr>
          <w:rFonts w:hint="cs"/>
          <w:b/>
          <w:bCs/>
          <w:rtl/>
        </w:rPr>
      </w:pPr>
      <w:r>
        <w:rPr>
          <w:rFonts w:hint="cs"/>
          <w:b/>
          <w:bCs/>
          <w:rtl/>
        </w:rPr>
        <w:t>הצבעה</w:t>
      </w:r>
    </w:p>
    <w:p w14:paraId="1020B60A" w14:textId="77777777" w:rsidR="00000000" w:rsidRDefault="007C71EE">
      <w:pPr>
        <w:pStyle w:val="a"/>
        <w:jc w:val="center"/>
        <w:rPr>
          <w:rFonts w:hint="cs"/>
          <w:b/>
          <w:bCs/>
          <w:rtl/>
        </w:rPr>
      </w:pPr>
    </w:p>
    <w:p w14:paraId="51F468B6" w14:textId="77777777" w:rsidR="00000000" w:rsidRDefault="007C71EE">
      <w:pPr>
        <w:pStyle w:val="a"/>
        <w:jc w:val="center"/>
        <w:rPr>
          <w:rFonts w:hint="cs"/>
          <w:rtl/>
        </w:rPr>
      </w:pPr>
      <w:r>
        <w:rPr>
          <w:rFonts w:hint="cs"/>
          <w:rtl/>
        </w:rPr>
        <w:t xml:space="preserve">ההסתייגות של חבר הכנסת יצחק הרצוג לסעיף 10 לא נתקבלה. </w:t>
      </w:r>
    </w:p>
    <w:p w14:paraId="2861E81C" w14:textId="77777777" w:rsidR="00000000" w:rsidRDefault="007C71EE">
      <w:pPr>
        <w:pStyle w:val="a"/>
        <w:jc w:val="center"/>
        <w:rPr>
          <w:rFonts w:hint="cs"/>
          <w:rtl/>
        </w:rPr>
      </w:pPr>
    </w:p>
    <w:p w14:paraId="4F12336B" w14:textId="77777777" w:rsidR="00000000" w:rsidRDefault="007C71EE">
      <w:pPr>
        <w:pStyle w:val="ad"/>
        <w:rPr>
          <w:rtl/>
        </w:rPr>
      </w:pPr>
    </w:p>
    <w:p w14:paraId="084B6106" w14:textId="77777777" w:rsidR="00000000" w:rsidRDefault="007C71EE">
      <w:pPr>
        <w:pStyle w:val="ad"/>
        <w:rPr>
          <w:rtl/>
        </w:rPr>
      </w:pPr>
      <w:r>
        <w:rPr>
          <w:rtl/>
        </w:rPr>
        <w:t>היו"ר ראובן ריבלין:</w:t>
      </w:r>
    </w:p>
    <w:p w14:paraId="4ED5CBCA" w14:textId="77777777" w:rsidR="00000000" w:rsidRDefault="007C71EE">
      <w:pPr>
        <w:pStyle w:val="a"/>
        <w:rPr>
          <w:rtl/>
        </w:rPr>
      </w:pPr>
    </w:p>
    <w:p w14:paraId="7AF7EF74" w14:textId="77777777" w:rsidR="00000000" w:rsidRDefault="007C71EE">
      <w:pPr>
        <w:pStyle w:val="a"/>
        <w:rPr>
          <w:rFonts w:hint="cs"/>
          <w:rtl/>
        </w:rPr>
      </w:pPr>
      <w:r>
        <w:rPr>
          <w:rFonts w:hint="cs"/>
          <w:rtl/>
        </w:rPr>
        <w:t xml:space="preserve">תודה. הסתייגות חבר הכנסת יצחק הרצוג לא נתקבלה. </w:t>
      </w:r>
    </w:p>
    <w:p w14:paraId="14AA24A3" w14:textId="77777777" w:rsidR="00000000" w:rsidRDefault="007C71EE">
      <w:pPr>
        <w:pStyle w:val="a"/>
        <w:rPr>
          <w:rFonts w:hint="cs"/>
          <w:rtl/>
        </w:rPr>
      </w:pPr>
    </w:p>
    <w:p w14:paraId="5E4C3F7B" w14:textId="77777777" w:rsidR="00000000" w:rsidRDefault="007C71EE">
      <w:pPr>
        <w:pStyle w:val="a"/>
        <w:rPr>
          <w:rFonts w:hint="cs"/>
          <w:rtl/>
        </w:rPr>
      </w:pPr>
      <w:r>
        <w:rPr>
          <w:rFonts w:hint="cs"/>
          <w:rtl/>
        </w:rPr>
        <w:t>מי בעד הסתייגות חבר הכנסת חיים רמון? מי נגד? מי נמנע?</w:t>
      </w:r>
    </w:p>
    <w:p w14:paraId="2E2C295A" w14:textId="77777777" w:rsidR="00000000" w:rsidRDefault="007C71EE">
      <w:pPr>
        <w:pStyle w:val="a"/>
        <w:rPr>
          <w:rFonts w:hint="cs"/>
          <w:rtl/>
        </w:rPr>
      </w:pPr>
    </w:p>
    <w:p w14:paraId="6F3B2919" w14:textId="77777777" w:rsidR="00000000" w:rsidRDefault="007C71EE">
      <w:pPr>
        <w:pStyle w:val="a"/>
        <w:jc w:val="center"/>
        <w:rPr>
          <w:rFonts w:hint="cs"/>
          <w:b/>
          <w:bCs/>
          <w:rtl/>
        </w:rPr>
      </w:pPr>
      <w:r>
        <w:rPr>
          <w:rFonts w:hint="cs"/>
          <w:b/>
          <w:bCs/>
          <w:rtl/>
        </w:rPr>
        <w:t>הצבעה</w:t>
      </w:r>
    </w:p>
    <w:p w14:paraId="4BA4A841" w14:textId="77777777" w:rsidR="00000000" w:rsidRDefault="007C71EE">
      <w:pPr>
        <w:pStyle w:val="a"/>
        <w:jc w:val="center"/>
        <w:rPr>
          <w:rFonts w:hint="cs"/>
          <w:b/>
          <w:bCs/>
          <w:rtl/>
        </w:rPr>
      </w:pPr>
    </w:p>
    <w:p w14:paraId="06D7AF57" w14:textId="77777777" w:rsidR="00000000" w:rsidRDefault="007C71EE">
      <w:pPr>
        <w:pStyle w:val="a"/>
        <w:jc w:val="center"/>
        <w:rPr>
          <w:rFonts w:hint="cs"/>
          <w:rtl/>
        </w:rPr>
      </w:pPr>
      <w:r>
        <w:rPr>
          <w:rFonts w:hint="cs"/>
          <w:rtl/>
        </w:rPr>
        <w:t>ה</w:t>
      </w:r>
      <w:r>
        <w:rPr>
          <w:rFonts w:hint="cs"/>
          <w:rtl/>
        </w:rPr>
        <w:t xml:space="preserve">הסתייגות של חבר הכנסת יצחק הרצוג לסעיף 10 לא נתקבלה. </w:t>
      </w:r>
    </w:p>
    <w:p w14:paraId="1B6E5B66" w14:textId="77777777" w:rsidR="00000000" w:rsidRDefault="007C71EE">
      <w:pPr>
        <w:pStyle w:val="a"/>
        <w:jc w:val="center"/>
        <w:rPr>
          <w:rFonts w:hint="cs"/>
          <w:rtl/>
        </w:rPr>
      </w:pPr>
    </w:p>
    <w:p w14:paraId="73B513C5" w14:textId="77777777" w:rsidR="00000000" w:rsidRDefault="007C71EE">
      <w:pPr>
        <w:pStyle w:val="ad"/>
        <w:rPr>
          <w:rtl/>
        </w:rPr>
      </w:pPr>
      <w:r>
        <w:rPr>
          <w:rtl/>
        </w:rPr>
        <w:t>היו"ר ראובן ריבלין:</w:t>
      </w:r>
    </w:p>
    <w:p w14:paraId="04C463DB" w14:textId="77777777" w:rsidR="00000000" w:rsidRDefault="007C71EE">
      <w:pPr>
        <w:pStyle w:val="a"/>
        <w:rPr>
          <w:rtl/>
        </w:rPr>
      </w:pPr>
    </w:p>
    <w:p w14:paraId="7D3782A0" w14:textId="77777777" w:rsidR="00000000" w:rsidRDefault="007C71EE">
      <w:pPr>
        <w:pStyle w:val="a"/>
        <w:rPr>
          <w:rFonts w:hint="cs"/>
          <w:rtl/>
        </w:rPr>
      </w:pPr>
      <w:r>
        <w:rPr>
          <w:rFonts w:hint="cs"/>
          <w:rtl/>
        </w:rPr>
        <w:t xml:space="preserve">הסתייגות חבר הכנסת חיים רמון לא עברה. </w:t>
      </w:r>
    </w:p>
    <w:p w14:paraId="559B2B8F" w14:textId="77777777" w:rsidR="00000000" w:rsidRDefault="007C71EE">
      <w:pPr>
        <w:pStyle w:val="a"/>
        <w:rPr>
          <w:rFonts w:hint="cs"/>
          <w:rtl/>
        </w:rPr>
      </w:pPr>
    </w:p>
    <w:p w14:paraId="3CE2FB78" w14:textId="77777777" w:rsidR="00000000" w:rsidRDefault="007C71EE">
      <w:pPr>
        <w:pStyle w:val="a"/>
        <w:rPr>
          <w:rFonts w:hint="cs"/>
          <w:rtl/>
        </w:rPr>
      </w:pPr>
      <w:r>
        <w:rPr>
          <w:rFonts w:hint="cs"/>
          <w:rtl/>
        </w:rPr>
        <w:t xml:space="preserve">מי בעד הסתייגות חבר הכנסת דני יתום? מי נגד? מי נמנע? </w:t>
      </w:r>
    </w:p>
    <w:p w14:paraId="6AD6015C" w14:textId="77777777" w:rsidR="00000000" w:rsidRDefault="007C71EE">
      <w:pPr>
        <w:pStyle w:val="a"/>
        <w:rPr>
          <w:rFonts w:hint="cs"/>
          <w:rtl/>
        </w:rPr>
      </w:pPr>
    </w:p>
    <w:p w14:paraId="2EFF0D4D" w14:textId="77777777" w:rsidR="00000000" w:rsidRDefault="007C71EE">
      <w:pPr>
        <w:pStyle w:val="a"/>
        <w:jc w:val="center"/>
        <w:rPr>
          <w:rFonts w:hint="cs"/>
          <w:b/>
          <w:bCs/>
          <w:rtl/>
        </w:rPr>
      </w:pPr>
      <w:r>
        <w:rPr>
          <w:rFonts w:hint="cs"/>
          <w:b/>
          <w:bCs/>
          <w:rtl/>
        </w:rPr>
        <w:t>הצבעה</w:t>
      </w:r>
    </w:p>
    <w:p w14:paraId="09AE0596" w14:textId="77777777" w:rsidR="00000000" w:rsidRDefault="007C71EE">
      <w:pPr>
        <w:pStyle w:val="a"/>
        <w:jc w:val="center"/>
        <w:rPr>
          <w:rFonts w:hint="cs"/>
          <w:b/>
          <w:bCs/>
          <w:rtl/>
        </w:rPr>
      </w:pPr>
    </w:p>
    <w:p w14:paraId="74191153" w14:textId="77777777" w:rsidR="00000000" w:rsidRDefault="007C71EE">
      <w:pPr>
        <w:pStyle w:val="a"/>
        <w:jc w:val="center"/>
        <w:rPr>
          <w:rFonts w:hint="cs"/>
          <w:rtl/>
        </w:rPr>
      </w:pPr>
      <w:r>
        <w:rPr>
          <w:rFonts w:hint="cs"/>
          <w:rtl/>
        </w:rPr>
        <w:t xml:space="preserve">ההסתייגות של חבר הכנסת דני יתום לסעיף 10 לא נתקבלה. </w:t>
      </w:r>
    </w:p>
    <w:p w14:paraId="00BA8216" w14:textId="77777777" w:rsidR="00000000" w:rsidRDefault="007C71EE">
      <w:pPr>
        <w:pStyle w:val="a"/>
        <w:jc w:val="center"/>
        <w:rPr>
          <w:rFonts w:hint="cs"/>
          <w:rtl/>
        </w:rPr>
      </w:pPr>
    </w:p>
    <w:p w14:paraId="0E1D2CE2" w14:textId="77777777" w:rsidR="00000000" w:rsidRDefault="007C71EE">
      <w:pPr>
        <w:pStyle w:val="ad"/>
        <w:rPr>
          <w:rtl/>
        </w:rPr>
      </w:pPr>
      <w:r>
        <w:rPr>
          <w:rtl/>
        </w:rPr>
        <w:t>היו"ר ראובן ריבלין:</w:t>
      </w:r>
    </w:p>
    <w:p w14:paraId="104F97FF" w14:textId="77777777" w:rsidR="00000000" w:rsidRDefault="007C71EE">
      <w:pPr>
        <w:pStyle w:val="a"/>
        <w:rPr>
          <w:rtl/>
        </w:rPr>
      </w:pPr>
    </w:p>
    <w:p w14:paraId="5886D1F6" w14:textId="77777777" w:rsidR="00000000" w:rsidRDefault="007C71EE">
      <w:pPr>
        <w:pStyle w:val="a"/>
        <w:rPr>
          <w:rFonts w:hint="cs"/>
          <w:rtl/>
        </w:rPr>
      </w:pPr>
      <w:r>
        <w:rPr>
          <w:rFonts w:hint="cs"/>
          <w:rtl/>
        </w:rPr>
        <w:t>הסת</w:t>
      </w:r>
      <w:r>
        <w:rPr>
          <w:rFonts w:hint="cs"/>
          <w:rtl/>
        </w:rPr>
        <w:t xml:space="preserve">ייגות חבר הכנסת דני יתום לא עברה. </w:t>
      </w:r>
    </w:p>
    <w:p w14:paraId="4731B507" w14:textId="77777777" w:rsidR="00000000" w:rsidRDefault="007C71EE">
      <w:pPr>
        <w:pStyle w:val="a"/>
        <w:rPr>
          <w:rFonts w:hint="cs"/>
          <w:rtl/>
        </w:rPr>
      </w:pPr>
    </w:p>
    <w:p w14:paraId="58FAA9DA" w14:textId="77777777" w:rsidR="00000000" w:rsidRDefault="007C71EE">
      <w:pPr>
        <w:pStyle w:val="a"/>
        <w:rPr>
          <w:rFonts w:hint="cs"/>
          <w:rtl/>
        </w:rPr>
      </w:pPr>
      <w:r>
        <w:rPr>
          <w:rFonts w:hint="cs"/>
          <w:rtl/>
        </w:rPr>
        <w:t xml:space="preserve">חבר הכנסת איתן כבל </w:t>
      </w:r>
      <w:r>
        <w:rPr>
          <w:rtl/>
        </w:rPr>
        <w:t>–</w:t>
      </w:r>
      <w:r>
        <w:rPr>
          <w:rFonts w:hint="cs"/>
          <w:rtl/>
        </w:rPr>
        <w:t xml:space="preserve"> אינו נוכח. </w:t>
      </w:r>
    </w:p>
    <w:p w14:paraId="23530802" w14:textId="77777777" w:rsidR="00000000" w:rsidRDefault="007C71EE">
      <w:pPr>
        <w:pStyle w:val="a"/>
        <w:rPr>
          <w:rFonts w:hint="cs"/>
          <w:rtl/>
        </w:rPr>
      </w:pPr>
    </w:p>
    <w:p w14:paraId="4366F936" w14:textId="77777777" w:rsidR="00000000" w:rsidRDefault="007C71EE">
      <w:pPr>
        <w:pStyle w:val="a"/>
        <w:rPr>
          <w:rFonts w:hint="cs"/>
          <w:rtl/>
        </w:rPr>
      </w:pPr>
      <w:r>
        <w:rPr>
          <w:rFonts w:hint="cs"/>
          <w:rtl/>
        </w:rPr>
        <w:t xml:space="preserve">מי בעד הסתייגות חבר הכנסת אברהם שוחט? מי נגד? מי נמנע? </w:t>
      </w:r>
    </w:p>
    <w:p w14:paraId="60736734" w14:textId="77777777" w:rsidR="00000000" w:rsidRDefault="007C71EE">
      <w:pPr>
        <w:pStyle w:val="a"/>
        <w:rPr>
          <w:rFonts w:hint="cs"/>
          <w:rtl/>
        </w:rPr>
      </w:pPr>
    </w:p>
    <w:p w14:paraId="464B26E2" w14:textId="77777777" w:rsidR="00000000" w:rsidRDefault="007C71EE">
      <w:pPr>
        <w:pStyle w:val="a"/>
        <w:jc w:val="center"/>
        <w:rPr>
          <w:rFonts w:hint="cs"/>
          <w:b/>
          <w:bCs/>
          <w:rtl/>
        </w:rPr>
      </w:pPr>
      <w:r>
        <w:rPr>
          <w:rFonts w:hint="cs"/>
          <w:b/>
          <w:bCs/>
          <w:rtl/>
        </w:rPr>
        <w:t>הצבעה</w:t>
      </w:r>
    </w:p>
    <w:p w14:paraId="4C1F82A5" w14:textId="77777777" w:rsidR="00000000" w:rsidRDefault="007C71EE">
      <w:pPr>
        <w:pStyle w:val="a"/>
        <w:jc w:val="center"/>
        <w:rPr>
          <w:rFonts w:hint="cs"/>
          <w:b/>
          <w:bCs/>
          <w:rtl/>
        </w:rPr>
      </w:pPr>
    </w:p>
    <w:p w14:paraId="6FE3C5E9" w14:textId="77777777" w:rsidR="00000000" w:rsidRDefault="007C71EE">
      <w:pPr>
        <w:pStyle w:val="a"/>
        <w:jc w:val="center"/>
        <w:rPr>
          <w:rFonts w:hint="cs"/>
          <w:rtl/>
        </w:rPr>
      </w:pPr>
      <w:r>
        <w:rPr>
          <w:rFonts w:hint="cs"/>
          <w:rtl/>
        </w:rPr>
        <w:t xml:space="preserve">ההסתייגות של חבר הכנסת אברהם שוחט לסעיף 10 לא נתקבלה. </w:t>
      </w:r>
    </w:p>
    <w:p w14:paraId="102C70E9" w14:textId="77777777" w:rsidR="00000000" w:rsidRDefault="007C71EE">
      <w:pPr>
        <w:pStyle w:val="a"/>
        <w:jc w:val="center"/>
        <w:rPr>
          <w:rFonts w:hint="cs"/>
          <w:rtl/>
        </w:rPr>
      </w:pPr>
    </w:p>
    <w:p w14:paraId="13F45877" w14:textId="77777777" w:rsidR="00000000" w:rsidRDefault="007C71EE">
      <w:pPr>
        <w:pStyle w:val="ad"/>
        <w:rPr>
          <w:rtl/>
        </w:rPr>
      </w:pPr>
      <w:r>
        <w:rPr>
          <w:rtl/>
        </w:rPr>
        <w:t>היו"ר ראובן ריבלין:</w:t>
      </w:r>
    </w:p>
    <w:p w14:paraId="1FF27B17" w14:textId="77777777" w:rsidR="00000000" w:rsidRDefault="007C71EE">
      <w:pPr>
        <w:pStyle w:val="a"/>
        <w:rPr>
          <w:rtl/>
        </w:rPr>
      </w:pPr>
    </w:p>
    <w:p w14:paraId="3468DB20" w14:textId="77777777" w:rsidR="00000000" w:rsidRDefault="007C71EE">
      <w:pPr>
        <w:pStyle w:val="a"/>
        <w:rPr>
          <w:rFonts w:hint="cs"/>
          <w:rtl/>
        </w:rPr>
      </w:pPr>
      <w:r>
        <w:rPr>
          <w:rFonts w:hint="cs"/>
          <w:rtl/>
        </w:rPr>
        <w:t xml:space="preserve">הסתייגות חבר הכנסת שוחט לא עברה. </w:t>
      </w:r>
    </w:p>
    <w:p w14:paraId="35AB3630" w14:textId="77777777" w:rsidR="00000000" w:rsidRDefault="007C71EE">
      <w:pPr>
        <w:pStyle w:val="a"/>
        <w:rPr>
          <w:rFonts w:hint="cs"/>
          <w:rtl/>
        </w:rPr>
      </w:pPr>
    </w:p>
    <w:p w14:paraId="044AA7EF" w14:textId="77777777" w:rsidR="00000000" w:rsidRDefault="007C71EE">
      <w:pPr>
        <w:pStyle w:val="a"/>
        <w:rPr>
          <w:rFonts w:hint="cs"/>
          <w:rtl/>
        </w:rPr>
      </w:pPr>
      <w:r>
        <w:rPr>
          <w:rFonts w:hint="cs"/>
          <w:rtl/>
        </w:rPr>
        <w:t>מי בעד הסת</w:t>
      </w:r>
      <w:r>
        <w:rPr>
          <w:rFonts w:hint="cs"/>
          <w:rtl/>
        </w:rPr>
        <w:t xml:space="preserve">ייגות חברת הכנסת קולט אביטל? מי נגד? מי נמנע? </w:t>
      </w:r>
    </w:p>
    <w:p w14:paraId="3F191CCB" w14:textId="77777777" w:rsidR="00000000" w:rsidRDefault="007C71EE">
      <w:pPr>
        <w:pStyle w:val="a"/>
        <w:rPr>
          <w:rFonts w:hint="cs"/>
          <w:rtl/>
        </w:rPr>
      </w:pPr>
    </w:p>
    <w:p w14:paraId="41726E97" w14:textId="77777777" w:rsidR="00000000" w:rsidRDefault="007C71EE">
      <w:pPr>
        <w:pStyle w:val="a"/>
        <w:jc w:val="center"/>
        <w:rPr>
          <w:rFonts w:hint="cs"/>
          <w:b/>
          <w:bCs/>
          <w:rtl/>
        </w:rPr>
      </w:pPr>
      <w:r>
        <w:rPr>
          <w:rFonts w:hint="cs"/>
          <w:b/>
          <w:bCs/>
          <w:rtl/>
        </w:rPr>
        <w:t>הצבעה</w:t>
      </w:r>
    </w:p>
    <w:p w14:paraId="5E095E56" w14:textId="77777777" w:rsidR="00000000" w:rsidRDefault="007C71EE">
      <w:pPr>
        <w:pStyle w:val="a"/>
        <w:jc w:val="center"/>
        <w:rPr>
          <w:rFonts w:hint="cs"/>
          <w:b/>
          <w:bCs/>
          <w:rtl/>
        </w:rPr>
      </w:pPr>
    </w:p>
    <w:p w14:paraId="2874EE06" w14:textId="77777777" w:rsidR="00000000" w:rsidRDefault="007C71EE">
      <w:pPr>
        <w:pStyle w:val="a"/>
        <w:jc w:val="center"/>
        <w:rPr>
          <w:rFonts w:hint="cs"/>
          <w:rtl/>
        </w:rPr>
      </w:pPr>
      <w:r>
        <w:rPr>
          <w:rFonts w:hint="cs"/>
          <w:rtl/>
        </w:rPr>
        <w:t xml:space="preserve">ההסתייגות  של חבר הכנסת קולט אביטל לסעיף 10  לא נתקבלה. </w:t>
      </w:r>
    </w:p>
    <w:p w14:paraId="28DC1B6C" w14:textId="77777777" w:rsidR="00000000" w:rsidRDefault="007C71EE">
      <w:pPr>
        <w:pStyle w:val="a"/>
        <w:rPr>
          <w:rFonts w:hint="cs"/>
          <w:rtl/>
        </w:rPr>
      </w:pPr>
    </w:p>
    <w:p w14:paraId="1F14BD67" w14:textId="77777777" w:rsidR="00000000" w:rsidRDefault="007C71EE">
      <w:pPr>
        <w:pStyle w:val="ad"/>
        <w:rPr>
          <w:rtl/>
        </w:rPr>
      </w:pPr>
    </w:p>
    <w:p w14:paraId="79B2D09C" w14:textId="77777777" w:rsidR="00000000" w:rsidRDefault="007C71EE">
      <w:pPr>
        <w:pStyle w:val="ad"/>
        <w:rPr>
          <w:rtl/>
        </w:rPr>
      </w:pPr>
      <w:r>
        <w:rPr>
          <w:rtl/>
        </w:rPr>
        <w:t>היו"ר ראובן ריבלין:</w:t>
      </w:r>
    </w:p>
    <w:p w14:paraId="5BF9F9B7" w14:textId="77777777" w:rsidR="00000000" w:rsidRDefault="007C71EE">
      <w:pPr>
        <w:pStyle w:val="a"/>
        <w:rPr>
          <w:rtl/>
        </w:rPr>
      </w:pPr>
    </w:p>
    <w:p w14:paraId="1FEDC3DD" w14:textId="77777777" w:rsidR="00000000" w:rsidRDefault="007C71EE">
      <w:pPr>
        <w:pStyle w:val="a"/>
        <w:rPr>
          <w:rFonts w:hint="cs"/>
          <w:rtl/>
        </w:rPr>
      </w:pPr>
      <w:r>
        <w:rPr>
          <w:rFonts w:hint="cs"/>
          <w:rtl/>
        </w:rPr>
        <w:t xml:space="preserve">הסתייגות חברת הכנסת קולט אביטל לא נתקבלה. </w:t>
      </w:r>
    </w:p>
    <w:p w14:paraId="7F7FBBB7" w14:textId="77777777" w:rsidR="00000000" w:rsidRDefault="007C71EE">
      <w:pPr>
        <w:pStyle w:val="a"/>
        <w:rPr>
          <w:rFonts w:hint="cs"/>
          <w:rtl/>
        </w:rPr>
      </w:pPr>
    </w:p>
    <w:p w14:paraId="625151CA" w14:textId="77777777" w:rsidR="00000000" w:rsidRDefault="007C71EE">
      <w:pPr>
        <w:pStyle w:val="a"/>
        <w:rPr>
          <w:rFonts w:hint="cs"/>
          <w:rtl/>
        </w:rPr>
      </w:pPr>
      <w:r>
        <w:rPr>
          <w:rFonts w:hint="cs"/>
          <w:rtl/>
        </w:rPr>
        <w:t xml:space="preserve">הסתייגות חבר הכנסת שלום שמחון - מי בעד? מי נגד? מי נמנע? </w:t>
      </w:r>
    </w:p>
    <w:p w14:paraId="64BBAB64" w14:textId="77777777" w:rsidR="00000000" w:rsidRDefault="007C71EE">
      <w:pPr>
        <w:pStyle w:val="a"/>
        <w:rPr>
          <w:rFonts w:hint="cs"/>
          <w:rtl/>
        </w:rPr>
      </w:pPr>
    </w:p>
    <w:p w14:paraId="0EAB0295" w14:textId="77777777" w:rsidR="00000000" w:rsidRDefault="007C71EE">
      <w:pPr>
        <w:pStyle w:val="a"/>
        <w:jc w:val="center"/>
        <w:rPr>
          <w:rFonts w:hint="cs"/>
          <w:b/>
          <w:bCs/>
          <w:rtl/>
        </w:rPr>
      </w:pPr>
      <w:r>
        <w:rPr>
          <w:rFonts w:hint="cs"/>
          <w:b/>
          <w:bCs/>
          <w:rtl/>
        </w:rPr>
        <w:t>הצבעה</w:t>
      </w:r>
    </w:p>
    <w:p w14:paraId="518ECD25" w14:textId="77777777" w:rsidR="00000000" w:rsidRDefault="007C71EE">
      <w:pPr>
        <w:pStyle w:val="a"/>
        <w:jc w:val="center"/>
        <w:rPr>
          <w:rFonts w:hint="cs"/>
          <w:b/>
          <w:bCs/>
          <w:rtl/>
        </w:rPr>
      </w:pPr>
    </w:p>
    <w:p w14:paraId="6E60D510" w14:textId="77777777" w:rsidR="00000000" w:rsidRDefault="007C71EE">
      <w:pPr>
        <w:pStyle w:val="a"/>
        <w:jc w:val="center"/>
        <w:rPr>
          <w:rFonts w:hint="cs"/>
          <w:rtl/>
        </w:rPr>
      </w:pPr>
      <w:r>
        <w:rPr>
          <w:rFonts w:hint="cs"/>
          <w:rtl/>
        </w:rPr>
        <w:t>ההסתייגות ש</w:t>
      </w:r>
      <w:r>
        <w:rPr>
          <w:rFonts w:hint="cs"/>
          <w:rtl/>
        </w:rPr>
        <w:t xml:space="preserve">ל חבר הכנסת שלום שמחון לסעיף 10 לא נתקבלה. </w:t>
      </w:r>
    </w:p>
    <w:p w14:paraId="13DAB1BD" w14:textId="77777777" w:rsidR="00000000" w:rsidRDefault="007C71EE">
      <w:pPr>
        <w:pStyle w:val="a"/>
        <w:jc w:val="center"/>
        <w:rPr>
          <w:rFonts w:hint="cs"/>
          <w:rtl/>
        </w:rPr>
      </w:pPr>
    </w:p>
    <w:p w14:paraId="47E15AEE" w14:textId="77777777" w:rsidR="00000000" w:rsidRDefault="007C71EE">
      <w:pPr>
        <w:pStyle w:val="a"/>
        <w:jc w:val="center"/>
        <w:rPr>
          <w:rFonts w:hint="cs"/>
          <w:rtl/>
        </w:rPr>
      </w:pPr>
    </w:p>
    <w:p w14:paraId="2B6A29F0" w14:textId="77777777" w:rsidR="00000000" w:rsidRDefault="007C71EE">
      <w:pPr>
        <w:pStyle w:val="ad"/>
        <w:rPr>
          <w:rtl/>
        </w:rPr>
      </w:pPr>
      <w:r>
        <w:rPr>
          <w:rtl/>
        </w:rPr>
        <w:t>היו"ר ראובן ריבלין:</w:t>
      </w:r>
    </w:p>
    <w:p w14:paraId="22D7AEFC" w14:textId="77777777" w:rsidR="00000000" w:rsidRDefault="007C71EE">
      <w:pPr>
        <w:pStyle w:val="a"/>
        <w:rPr>
          <w:rtl/>
        </w:rPr>
      </w:pPr>
    </w:p>
    <w:p w14:paraId="4760C85F" w14:textId="77777777" w:rsidR="00000000" w:rsidRDefault="007C71EE">
      <w:pPr>
        <w:pStyle w:val="a"/>
        <w:rPr>
          <w:rFonts w:hint="cs"/>
          <w:rtl/>
        </w:rPr>
      </w:pPr>
      <w:r>
        <w:rPr>
          <w:rFonts w:hint="cs"/>
          <w:rtl/>
        </w:rPr>
        <w:t xml:space="preserve">הסתייגות חבר הכנסת שלום שמחון לא עברה. </w:t>
      </w:r>
    </w:p>
    <w:p w14:paraId="66F3C1A5" w14:textId="77777777" w:rsidR="00000000" w:rsidRDefault="007C71EE">
      <w:pPr>
        <w:pStyle w:val="a"/>
        <w:rPr>
          <w:rFonts w:hint="cs"/>
          <w:rtl/>
        </w:rPr>
      </w:pPr>
    </w:p>
    <w:p w14:paraId="3058CEAE" w14:textId="77777777" w:rsidR="00000000" w:rsidRDefault="007C71EE">
      <w:pPr>
        <w:pStyle w:val="a"/>
        <w:rPr>
          <w:rFonts w:hint="cs"/>
          <w:rtl/>
        </w:rPr>
      </w:pPr>
      <w:r>
        <w:rPr>
          <w:rFonts w:hint="cs"/>
          <w:rtl/>
        </w:rPr>
        <w:t xml:space="preserve">מי בעד הסתייגות חברת הכנסת אורית נוקד? מי נגד? מי נמנע? </w:t>
      </w:r>
    </w:p>
    <w:p w14:paraId="59FDA6BA" w14:textId="77777777" w:rsidR="00000000" w:rsidRDefault="007C71EE">
      <w:pPr>
        <w:pStyle w:val="a"/>
        <w:rPr>
          <w:rFonts w:hint="cs"/>
          <w:rtl/>
        </w:rPr>
      </w:pPr>
    </w:p>
    <w:p w14:paraId="72F20C47" w14:textId="77777777" w:rsidR="00000000" w:rsidRDefault="007C71EE">
      <w:pPr>
        <w:pStyle w:val="a"/>
        <w:jc w:val="center"/>
        <w:rPr>
          <w:rFonts w:hint="cs"/>
          <w:b/>
          <w:bCs/>
          <w:rtl/>
        </w:rPr>
      </w:pPr>
      <w:r>
        <w:rPr>
          <w:rFonts w:hint="cs"/>
          <w:b/>
          <w:bCs/>
          <w:rtl/>
        </w:rPr>
        <w:t>הצבעה</w:t>
      </w:r>
    </w:p>
    <w:p w14:paraId="4ACDF069" w14:textId="77777777" w:rsidR="00000000" w:rsidRDefault="007C71EE">
      <w:pPr>
        <w:pStyle w:val="a"/>
        <w:jc w:val="center"/>
        <w:rPr>
          <w:rFonts w:hint="cs"/>
          <w:b/>
          <w:bCs/>
          <w:rtl/>
        </w:rPr>
      </w:pPr>
    </w:p>
    <w:p w14:paraId="598CC648" w14:textId="77777777" w:rsidR="00000000" w:rsidRDefault="007C71EE">
      <w:pPr>
        <w:pStyle w:val="a"/>
        <w:jc w:val="center"/>
        <w:rPr>
          <w:rFonts w:hint="cs"/>
          <w:rtl/>
        </w:rPr>
      </w:pPr>
      <w:r>
        <w:rPr>
          <w:rFonts w:hint="cs"/>
          <w:rtl/>
        </w:rPr>
        <w:t xml:space="preserve">ההסתייגות של חברת הכנסת אורית נוקד לסעיף 10  לא נתקבלה. </w:t>
      </w:r>
    </w:p>
    <w:p w14:paraId="089FA5B5" w14:textId="77777777" w:rsidR="00000000" w:rsidRDefault="007C71EE">
      <w:pPr>
        <w:pStyle w:val="a"/>
        <w:jc w:val="center"/>
        <w:rPr>
          <w:rFonts w:hint="cs"/>
          <w:rtl/>
        </w:rPr>
      </w:pPr>
    </w:p>
    <w:p w14:paraId="6FA4B34B" w14:textId="77777777" w:rsidR="00000000" w:rsidRDefault="007C71EE">
      <w:pPr>
        <w:pStyle w:val="ad"/>
        <w:rPr>
          <w:rtl/>
        </w:rPr>
      </w:pPr>
      <w:r>
        <w:rPr>
          <w:rtl/>
        </w:rPr>
        <w:t>היו"ר ראובן ריבלין:</w:t>
      </w:r>
    </w:p>
    <w:p w14:paraId="1C7F3A56" w14:textId="77777777" w:rsidR="00000000" w:rsidRDefault="007C71EE">
      <w:pPr>
        <w:pStyle w:val="a"/>
        <w:rPr>
          <w:rtl/>
        </w:rPr>
      </w:pPr>
    </w:p>
    <w:p w14:paraId="57EDB2E8" w14:textId="77777777" w:rsidR="00000000" w:rsidRDefault="007C71EE">
      <w:pPr>
        <w:pStyle w:val="a"/>
        <w:rPr>
          <w:rFonts w:hint="cs"/>
          <w:rtl/>
        </w:rPr>
      </w:pPr>
      <w:r>
        <w:rPr>
          <w:rFonts w:hint="cs"/>
          <w:rtl/>
        </w:rPr>
        <w:t>הסתי</w:t>
      </w:r>
      <w:r>
        <w:rPr>
          <w:rFonts w:hint="cs"/>
          <w:rtl/>
        </w:rPr>
        <w:t xml:space="preserve">יגותה של חברת הכנסת נוקד לא נתקבלה. </w:t>
      </w:r>
    </w:p>
    <w:p w14:paraId="54F55AED" w14:textId="77777777" w:rsidR="00000000" w:rsidRDefault="007C71EE">
      <w:pPr>
        <w:pStyle w:val="a"/>
        <w:rPr>
          <w:rFonts w:hint="cs"/>
          <w:rtl/>
        </w:rPr>
      </w:pPr>
    </w:p>
    <w:p w14:paraId="63AE1E79" w14:textId="77777777" w:rsidR="00000000" w:rsidRDefault="007C71EE">
      <w:pPr>
        <w:pStyle w:val="a"/>
        <w:rPr>
          <w:rFonts w:hint="cs"/>
          <w:rtl/>
        </w:rPr>
      </w:pPr>
      <w:r>
        <w:rPr>
          <w:rFonts w:hint="cs"/>
          <w:rtl/>
        </w:rPr>
        <w:t xml:space="preserve">מי בעד הסתייגות חבר הכנסת אלי בן-מנחם? מי נגד? מי נמנע? </w:t>
      </w:r>
    </w:p>
    <w:p w14:paraId="29D3E2C6" w14:textId="77777777" w:rsidR="00000000" w:rsidRDefault="007C71EE">
      <w:pPr>
        <w:pStyle w:val="a"/>
        <w:rPr>
          <w:rFonts w:hint="cs"/>
          <w:rtl/>
        </w:rPr>
      </w:pPr>
    </w:p>
    <w:p w14:paraId="40AF7F1A" w14:textId="77777777" w:rsidR="00000000" w:rsidRDefault="007C71EE">
      <w:pPr>
        <w:pStyle w:val="a"/>
        <w:jc w:val="center"/>
        <w:rPr>
          <w:rFonts w:hint="cs"/>
          <w:b/>
          <w:bCs/>
          <w:rtl/>
        </w:rPr>
      </w:pPr>
      <w:r>
        <w:rPr>
          <w:rFonts w:hint="cs"/>
          <w:b/>
          <w:bCs/>
          <w:rtl/>
        </w:rPr>
        <w:t>הצבעה</w:t>
      </w:r>
    </w:p>
    <w:p w14:paraId="27ABD2A0" w14:textId="77777777" w:rsidR="00000000" w:rsidRDefault="007C71EE">
      <w:pPr>
        <w:pStyle w:val="a"/>
        <w:jc w:val="center"/>
        <w:rPr>
          <w:rFonts w:hint="cs"/>
          <w:b/>
          <w:bCs/>
          <w:rtl/>
        </w:rPr>
      </w:pPr>
    </w:p>
    <w:p w14:paraId="05BC1739" w14:textId="77777777" w:rsidR="00000000" w:rsidRDefault="007C71EE">
      <w:pPr>
        <w:pStyle w:val="a"/>
        <w:jc w:val="center"/>
        <w:rPr>
          <w:rFonts w:hint="cs"/>
          <w:rtl/>
        </w:rPr>
      </w:pPr>
      <w:r>
        <w:rPr>
          <w:rFonts w:hint="cs"/>
          <w:rtl/>
        </w:rPr>
        <w:t xml:space="preserve">ההסתייגות של חבר הכנסת אלי בן-מנחם לסעיף 10 לא נתקבלה. </w:t>
      </w:r>
    </w:p>
    <w:p w14:paraId="1BD3AA0B" w14:textId="77777777" w:rsidR="00000000" w:rsidRDefault="007C71EE">
      <w:pPr>
        <w:pStyle w:val="a"/>
        <w:jc w:val="center"/>
        <w:rPr>
          <w:rFonts w:hint="cs"/>
          <w:rtl/>
        </w:rPr>
      </w:pPr>
    </w:p>
    <w:p w14:paraId="222F34A6" w14:textId="77777777" w:rsidR="00000000" w:rsidRDefault="007C71EE">
      <w:pPr>
        <w:pStyle w:val="ad"/>
        <w:rPr>
          <w:rtl/>
        </w:rPr>
      </w:pPr>
      <w:r>
        <w:rPr>
          <w:rtl/>
        </w:rPr>
        <w:t>היו"ר ראובן ריבלין:</w:t>
      </w:r>
    </w:p>
    <w:p w14:paraId="0803972E" w14:textId="77777777" w:rsidR="00000000" w:rsidRDefault="007C71EE">
      <w:pPr>
        <w:pStyle w:val="a"/>
        <w:rPr>
          <w:rtl/>
        </w:rPr>
      </w:pPr>
    </w:p>
    <w:p w14:paraId="0CCB6F25" w14:textId="77777777" w:rsidR="00000000" w:rsidRDefault="007C71EE">
      <w:pPr>
        <w:pStyle w:val="a"/>
        <w:rPr>
          <w:rFonts w:hint="cs"/>
          <w:rtl/>
        </w:rPr>
      </w:pPr>
      <w:r>
        <w:rPr>
          <w:rFonts w:hint="cs"/>
          <w:rtl/>
        </w:rPr>
        <w:t xml:space="preserve">הסתייגות חבר הכנסת אלי בן-מנחם לא נתקבלה. </w:t>
      </w:r>
    </w:p>
    <w:p w14:paraId="73739117" w14:textId="77777777" w:rsidR="00000000" w:rsidRDefault="007C71EE">
      <w:pPr>
        <w:pStyle w:val="a"/>
        <w:rPr>
          <w:rFonts w:hint="cs"/>
          <w:rtl/>
        </w:rPr>
      </w:pPr>
    </w:p>
    <w:p w14:paraId="33921777" w14:textId="77777777" w:rsidR="00000000" w:rsidRDefault="007C71EE">
      <w:pPr>
        <w:pStyle w:val="a"/>
        <w:rPr>
          <w:rFonts w:hint="cs"/>
          <w:rtl/>
        </w:rPr>
      </w:pPr>
      <w:r>
        <w:rPr>
          <w:rFonts w:hint="cs"/>
          <w:rtl/>
        </w:rPr>
        <w:t xml:space="preserve">אנו עוברים הלאה </w:t>
      </w:r>
      <w:r>
        <w:rPr>
          <w:rtl/>
        </w:rPr>
        <w:t>–</w:t>
      </w:r>
      <w:r>
        <w:rPr>
          <w:rFonts w:hint="cs"/>
          <w:rtl/>
        </w:rPr>
        <w:t xml:space="preserve"> הסתייגותו של </w:t>
      </w:r>
      <w:r>
        <w:rPr>
          <w:rFonts w:hint="cs"/>
          <w:rtl/>
        </w:rPr>
        <w:t xml:space="preserve">חבר הכנסת אלי ישי. מי בעד ההסתייגות? מי נגד? מי נמנע? תודה. </w:t>
      </w:r>
    </w:p>
    <w:p w14:paraId="069B10AB" w14:textId="77777777" w:rsidR="00000000" w:rsidRDefault="007C71EE">
      <w:pPr>
        <w:pStyle w:val="a"/>
        <w:rPr>
          <w:rFonts w:hint="cs"/>
          <w:rtl/>
        </w:rPr>
      </w:pPr>
    </w:p>
    <w:p w14:paraId="05DB1AD6" w14:textId="77777777" w:rsidR="00000000" w:rsidRDefault="007C71EE">
      <w:pPr>
        <w:pStyle w:val="a"/>
        <w:jc w:val="center"/>
        <w:rPr>
          <w:rFonts w:hint="cs"/>
          <w:b/>
          <w:bCs/>
          <w:rtl/>
        </w:rPr>
      </w:pPr>
      <w:r>
        <w:rPr>
          <w:rFonts w:hint="cs"/>
          <w:b/>
          <w:bCs/>
          <w:rtl/>
        </w:rPr>
        <w:t>הצבעה</w:t>
      </w:r>
    </w:p>
    <w:p w14:paraId="41A12563" w14:textId="77777777" w:rsidR="00000000" w:rsidRDefault="007C71EE">
      <w:pPr>
        <w:pStyle w:val="a"/>
        <w:jc w:val="center"/>
        <w:rPr>
          <w:rFonts w:hint="cs"/>
          <w:b/>
          <w:bCs/>
          <w:rtl/>
        </w:rPr>
      </w:pPr>
    </w:p>
    <w:p w14:paraId="5E240FCB" w14:textId="77777777" w:rsidR="00000000" w:rsidRDefault="007C71EE">
      <w:pPr>
        <w:pStyle w:val="a"/>
        <w:jc w:val="center"/>
        <w:rPr>
          <w:rFonts w:hint="cs"/>
          <w:rtl/>
        </w:rPr>
      </w:pPr>
      <w:r>
        <w:rPr>
          <w:rFonts w:hint="cs"/>
          <w:rtl/>
        </w:rPr>
        <w:t xml:space="preserve">ההסתייגות של חבר הכנסת אליהו ישי לסעיף 10 לא נתקבלה. </w:t>
      </w:r>
    </w:p>
    <w:p w14:paraId="287ECDDE" w14:textId="77777777" w:rsidR="00000000" w:rsidRDefault="007C71EE">
      <w:pPr>
        <w:pStyle w:val="a"/>
        <w:jc w:val="center"/>
        <w:rPr>
          <w:rFonts w:hint="cs"/>
          <w:rtl/>
        </w:rPr>
      </w:pPr>
    </w:p>
    <w:p w14:paraId="23AC7F70" w14:textId="77777777" w:rsidR="00000000" w:rsidRDefault="007C71EE">
      <w:pPr>
        <w:pStyle w:val="ad"/>
        <w:rPr>
          <w:rtl/>
        </w:rPr>
      </w:pPr>
      <w:r>
        <w:rPr>
          <w:rtl/>
        </w:rPr>
        <w:t>היו"ר ראובן ריבלין:</w:t>
      </w:r>
    </w:p>
    <w:p w14:paraId="2BA1B199" w14:textId="77777777" w:rsidR="00000000" w:rsidRDefault="007C71EE">
      <w:pPr>
        <w:pStyle w:val="a"/>
        <w:rPr>
          <w:rtl/>
        </w:rPr>
      </w:pPr>
    </w:p>
    <w:p w14:paraId="7527001D" w14:textId="77777777" w:rsidR="00000000" w:rsidRDefault="007C71EE">
      <w:pPr>
        <w:pStyle w:val="a"/>
        <w:rPr>
          <w:rFonts w:hint="cs"/>
          <w:rtl/>
        </w:rPr>
      </w:pPr>
      <w:r>
        <w:rPr>
          <w:rFonts w:hint="cs"/>
          <w:rtl/>
        </w:rPr>
        <w:t xml:space="preserve">תודה. הסתייגות חבר הכנסת אלי ישי לא עברה. </w:t>
      </w:r>
    </w:p>
    <w:p w14:paraId="743C47F3" w14:textId="77777777" w:rsidR="00000000" w:rsidRDefault="007C71EE">
      <w:pPr>
        <w:pStyle w:val="a"/>
        <w:rPr>
          <w:rFonts w:hint="cs"/>
          <w:rtl/>
        </w:rPr>
      </w:pPr>
    </w:p>
    <w:p w14:paraId="47A13960" w14:textId="77777777" w:rsidR="00000000" w:rsidRDefault="007C71EE">
      <w:pPr>
        <w:pStyle w:val="a"/>
        <w:rPr>
          <w:rFonts w:hint="cs"/>
          <w:rtl/>
        </w:rPr>
      </w:pPr>
      <w:r>
        <w:rPr>
          <w:rFonts w:hint="cs"/>
          <w:rtl/>
        </w:rPr>
        <w:t xml:space="preserve">מי בעד הסתייגות חבר הכנסת שלמה בניזרי? מי נגד? מי נמנע? </w:t>
      </w:r>
    </w:p>
    <w:p w14:paraId="0F22FAB5" w14:textId="77777777" w:rsidR="00000000" w:rsidRDefault="007C71EE">
      <w:pPr>
        <w:pStyle w:val="a"/>
        <w:rPr>
          <w:rFonts w:hint="cs"/>
          <w:rtl/>
        </w:rPr>
      </w:pPr>
    </w:p>
    <w:p w14:paraId="4BF8BBA2" w14:textId="77777777" w:rsidR="00000000" w:rsidRDefault="007C71EE">
      <w:pPr>
        <w:pStyle w:val="a"/>
        <w:jc w:val="center"/>
        <w:rPr>
          <w:rFonts w:hint="cs"/>
          <w:b/>
          <w:bCs/>
          <w:rtl/>
        </w:rPr>
      </w:pPr>
      <w:r>
        <w:rPr>
          <w:rFonts w:hint="cs"/>
          <w:b/>
          <w:bCs/>
          <w:rtl/>
        </w:rPr>
        <w:t>הצבעה</w:t>
      </w:r>
    </w:p>
    <w:p w14:paraId="20431370" w14:textId="77777777" w:rsidR="00000000" w:rsidRDefault="007C71EE">
      <w:pPr>
        <w:pStyle w:val="a"/>
        <w:jc w:val="center"/>
        <w:rPr>
          <w:rFonts w:hint="cs"/>
          <w:b/>
          <w:bCs/>
          <w:rtl/>
        </w:rPr>
      </w:pPr>
    </w:p>
    <w:p w14:paraId="484D8482" w14:textId="77777777" w:rsidR="00000000" w:rsidRDefault="007C71EE">
      <w:pPr>
        <w:pStyle w:val="a"/>
        <w:jc w:val="center"/>
        <w:rPr>
          <w:rFonts w:hint="cs"/>
          <w:rtl/>
        </w:rPr>
      </w:pPr>
      <w:r>
        <w:rPr>
          <w:rFonts w:hint="cs"/>
          <w:rtl/>
        </w:rPr>
        <w:t>הה</w:t>
      </w:r>
      <w:r>
        <w:rPr>
          <w:rFonts w:hint="cs"/>
          <w:rtl/>
        </w:rPr>
        <w:t xml:space="preserve">סתייגות של חבר הכנסת שלמה בניזרי לסעיף 10 לא נתקבלה. </w:t>
      </w:r>
    </w:p>
    <w:p w14:paraId="60E13A61" w14:textId="77777777" w:rsidR="00000000" w:rsidRDefault="007C71EE">
      <w:pPr>
        <w:pStyle w:val="a"/>
        <w:jc w:val="center"/>
        <w:rPr>
          <w:rFonts w:hint="cs"/>
          <w:rtl/>
        </w:rPr>
      </w:pPr>
    </w:p>
    <w:p w14:paraId="3B897C32" w14:textId="77777777" w:rsidR="00000000" w:rsidRDefault="007C71EE">
      <w:pPr>
        <w:pStyle w:val="ad"/>
        <w:rPr>
          <w:rtl/>
        </w:rPr>
      </w:pPr>
      <w:r>
        <w:rPr>
          <w:rtl/>
        </w:rPr>
        <w:t>היו"ר ראובן ריבלין:</w:t>
      </w:r>
    </w:p>
    <w:p w14:paraId="246E65A7" w14:textId="77777777" w:rsidR="00000000" w:rsidRDefault="007C71EE">
      <w:pPr>
        <w:pStyle w:val="a"/>
        <w:rPr>
          <w:rtl/>
        </w:rPr>
      </w:pPr>
    </w:p>
    <w:p w14:paraId="3A3E8931" w14:textId="77777777" w:rsidR="00000000" w:rsidRDefault="007C71EE">
      <w:pPr>
        <w:pStyle w:val="a"/>
        <w:rPr>
          <w:rFonts w:hint="cs"/>
          <w:rtl/>
        </w:rPr>
      </w:pPr>
      <w:r>
        <w:rPr>
          <w:rFonts w:hint="cs"/>
          <w:rtl/>
        </w:rPr>
        <w:t xml:space="preserve">תודה. הצעת חבר הכנסת שלמה בניזרי לא נתקבלה. </w:t>
      </w:r>
    </w:p>
    <w:p w14:paraId="0C21E842" w14:textId="77777777" w:rsidR="00000000" w:rsidRDefault="007C71EE">
      <w:pPr>
        <w:pStyle w:val="a"/>
        <w:rPr>
          <w:rFonts w:hint="cs"/>
          <w:rtl/>
        </w:rPr>
      </w:pPr>
    </w:p>
    <w:p w14:paraId="0BD7DC16" w14:textId="77777777" w:rsidR="00000000" w:rsidRDefault="007C71EE">
      <w:pPr>
        <w:pStyle w:val="a"/>
        <w:rPr>
          <w:rFonts w:hint="cs"/>
          <w:rtl/>
        </w:rPr>
      </w:pPr>
      <w:r>
        <w:rPr>
          <w:rFonts w:hint="cs"/>
          <w:rtl/>
        </w:rPr>
        <w:t xml:space="preserve">הצעת חבר הכנסת נסים דהן - מי בעד? תודה. מי נגד? תודה. מי נמנע? תודה. </w:t>
      </w:r>
    </w:p>
    <w:p w14:paraId="7322DCA1" w14:textId="77777777" w:rsidR="00000000" w:rsidRDefault="007C71EE">
      <w:pPr>
        <w:pStyle w:val="a"/>
        <w:rPr>
          <w:rFonts w:hint="cs"/>
          <w:rtl/>
        </w:rPr>
      </w:pPr>
    </w:p>
    <w:p w14:paraId="1B7705E0" w14:textId="77777777" w:rsidR="00000000" w:rsidRDefault="007C71EE">
      <w:pPr>
        <w:pStyle w:val="a"/>
        <w:jc w:val="center"/>
        <w:rPr>
          <w:rFonts w:hint="cs"/>
          <w:b/>
          <w:bCs/>
          <w:rtl/>
        </w:rPr>
      </w:pPr>
      <w:r>
        <w:rPr>
          <w:rFonts w:hint="cs"/>
          <w:b/>
          <w:bCs/>
          <w:rtl/>
        </w:rPr>
        <w:t>הצבעה</w:t>
      </w:r>
    </w:p>
    <w:p w14:paraId="40291FBE" w14:textId="77777777" w:rsidR="00000000" w:rsidRDefault="007C71EE">
      <w:pPr>
        <w:pStyle w:val="a"/>
        <w:jc w:val="center"/>
        <w:rPr>
          <w:rFonts w:hint="cs"/>
          <w:rtl/>
        </w:rPr>
      </w:pPr>
    </w:p>
    <w:p w14:paraId="04B38CCD" w14:textId="77777777" w:rsidR="00000000" w:rsidRDefault="007C71EE">
      <w:pPr>
        <w:pStyle w:val="a"/>
        <w:jc w:val="center"/>
        <w:rPr>
          <w:rFonts w:hint="cs"/>
          <w:rtl/>
        </w:rPr>
      </w:pPr>
      <w:r>
        <w:rPr>
          <w:rFonts w:hint="cs"/>
          <w:rtl/>
        </w:rPr>
        <w:t>ההסתייגות של חבר הכנסת נסים דהן לסעיף 10 לא נתקבלה.</w:t>
      </w:r>
    </w:p>
    <w:p w14:paraId="772D409A" w14:textId="77777777" w:rsidR="00000000" w:rsidRDefault="007C71EE">
      <w:pPr>
        <w:pStyle w:val="a"/>
        <w:rPr>
          <w:rFonts w:hint="cs"/>
          <w:rtl/>
        </w:rPr>
      </w:pPr>
    </w:p>
    <w:p w14:paraId="1E1453A0" w14:textId="77777777" w:rsidR="00000000" w:rsidRDefault="007C71EE">
      <w:pPr>
        <w:pStyle w:val="ad"/>
        <w:rPr>
          <w:rtl/>
        </w:rPr>
      </w:pPr>
      <w:r>
        <w:rPr>
          <w:rtl/>
        </w:rPr>
        <w:t>היו</w:t>
      </w:r>
      <w:r>
        <w:rPr>
          <w:rtl/>
        </w:rPr>
        <w:t>"ר ראובן ריבלין:</w:t>
      </w:r>
    </w:p>
    <w:p w14:paraId="0CD8E863" w14:textId="77777777" w:rsidR="00000000" w:rsidRDefault="007C71EE">
      <w:pPr>
        <w:pStyle w:val="a"/>
        <w:rPr>
          <w:rtl/>
        </w:rPr>
      </w:pPr>
    </w:p>
    <w:p w14:paraId="7857C779" w14:textId="77777777" w:rsidR="00000000" w:rsidRDefault="007C71EE">
      <w:pPr>
        <w:pStyle w:val="a"/>
        <w:rPr>
          <w:rFonts w:hint="cs"/>
          <w:rtl/>
        </w:rPr>
      </w:pPr>
      <w:r>
        <w:rPr>
          <w:rFonts w:hint="cs"/>
          <w:rtl/>
        </w:rPr>
        <w:t>הצעת חבר הכנסת דהן לא התקבלה.</w:t>
      </w:r>
    </w:p>
    <w:p w14:paraId="5A8C5EEC" w14:textId="77777777" w:rsidR="00000000" w:rsidRDefault="007C71EE">
      <w:pPr>
        <w:pStyle w:val="a"/>
        <w:rPr>
          <w:rtl/>
        </w:rPr>
      </w:pPr>
    </w:p>
    <w:p w14:paraId="56226836" w14:textId="77777777" w:rsidR="00000000" w:rsidRDefault="007C71EE">
      <w:pPr>
        <w:pStyle w:val="a"/>
        <w:rPr>
          <w:rFonts w:hint="cs"/>
          <w:rtl/>
        </w:rPr>
      </w:pPr>
      <w:r>
        <w:rPr>
          <w:rFonts w:hint="cs"/>
          <w:rtl/>
        </w:rPr>
        <w:t xml:space="preserve">הצעת חבר הכנסת אמנון כהן - מי בעד? מי נגד? מי נגד, רבותי? טוב, הצבעה אלקטרונית על הצעת כהן. לא יכולתי לבחון ולראות מי מצביע. נא להצביע, מי בעד הצעת כהן? מי נגד? </w:t>
      </w:r>
    </w:p>
    <w:p w14:paraId="0104CFB7" w14:textId="77777777" w:rsidR="00000000" w:rsidRDefault="007C71EE">
      <w:pPr>
        <w:pStyle w:val="a"/>
        <w:rPr>
          <w:rFonts w:hint="cs"/>
          <w:rtl/>
        </w:rPr>
      </w:pPr>
    </w:p>
    <w:p w14:paraId="30A148C4" w14:textId="77777777" w:rsidR="00000000" w:rsidRDefault="007C71EE">
      <w:pPr>
        <w:pStyle w:val="a"/>
        <w:jc w:val="center"/>
        <w:rPr>
          <w:rFonts w:hint="cs"/>
          <w:b/>
          <w:bCs/>
          <w:rtl/>
        </w:rPr>
      </w:pPr>
      <w:r>
        <w:rPr>
          <w:rFonts w:hint="cs"/>
          <w:b/>
          <w:bCs/>
          <w:rtl/>
        </w:rPr>
        <w:t>הצבעה מס' 25</w:t>
      </w:r>
    </w:p>
    <w:p w14:paraId="36716444" w14:textId="77777777" w:rsidR="00000000" w:rsidRDefault="007C71EE">
      <w:pPr>
        <w:pStyle w:val="a"/>
        <w:jc w:val="center"/>
        <w:rPr>
          <w:rFonts w:hint="cs"/>
          <w:b/>
          <w:bCs/>
          <w:rtl/>
        </w:rPr>
      </w:pPr>
    </w:p>
    <w:p w14:paraId="37205A9C"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37</w:t>
      </w:r>
    </w:p>
    <w:p w14:paraId="6F40E2FE" w14:textId="77777777" w:rsidR="00000000" w:rsidRDefault="007C71EE">
      <w:pPr>
        <w:pStyle w:val="a"/>
        <w:jc w:val="center"/>
        <w:rPr>
          <w:rFonts w:hint="cs"/>
          <w:rtl/>
        </w:rPr>
      </w:pPr>
      <w:r>
        <w:rPr>
          <w:rFonts w:hint="cs"/>
          <w:rtl/>
        </w:rPr>
        <w:t xml:space="preserve">נגד </w:t>
      </w:r>
      <w:r>
        <w:rPr>
          <w:rtl/>
        </w:rPr>
        <w:t>–</w:t>
      </w:r>
      <w:r>
        <w:rPr>
          <w:rFonts w:hint="cs"/>
          <w:rtl/>
        </w:rPr>
        <w:t xml:space="preserve">  55</w:t>
      </w:r>
    </w:p>
    <w:p w14:paraId="27511FB0" w14:textId="77777777" w:rsidR="00000000" w:rsidRDefault="007C71EE">
      <w:pPr>
        <w:pStyle w:val="a"/>
        <w:jc w:val="center"/>
        <w:rPr>
          <w:rFonts w:hint="cs"/>
          <w:rtl/>
        </w:rPr>
      </w:pPr>
      <w:r>
        <w:rPr>
          <w:rFonts w:hint="cs"/>
          <w:rtl/>
        </w:rPr>
        <w:t>נ</w:t>
      </w:r>
      <w:r>
        <w:rPr>
          <w:rFonts w:hint="cs"/>
          <w:rtl/>
        </w:rPr>
        <w:t>מנעים -  אין</w:t>
      </w:r>
    </w:p>
    <w:p w14:paraId="6E396EB0" w14:textId="77777777" w:rsidR="00000000" w:rsidRDefault="007C71EE">
      <w:pPr>
        <w:pStyle w:val="a"/>
        <w:jc w:val="center"/>
        <w:rPr>
          <w:rFonts w:hint="cs"/>
          <w:rtl/>
        </w:rPr>
      </w:pPr>
      <w:r>
        <w:rPr>
          <w:rFonts w:hint="cs"/>
          <w:rtl/>
        </w:rPr>
        <w:t xml:space="preserve"> ההסתייגות של חבר הכנסת אמנון כהן לסעיף 10 לא נתקבלה.</w:t>
      </w:r>
    </w:p>
    <w:p w14:paraId="2C584848" w14:textId="77777777" w:rsidR="00000000" w:rsidRDefault="007C71EE">
      <w:pPr>
        <w:pStyle w:val="a"/>
        <w:jc w:val="center"/>
        <w:rPr>
          <w:rFonts w:hint="cs"/>
          <w:rtl/>
        </w:rPr>
      </w:pPr>
    </w:p>
    <w:p w14:paraId="51D9ACD3" w14:textId="77777777" w:rsidR="00000000" w:rsidRDefault="007C71EE">
      <w:pPr>
        <w:pStyle w:val="ad"/>
        <w:rPr>
          <w:rtl/>
        </w:rPr>
      </w:pPr>
      <w:r>
        <w:rPr>
          <w:rtl/>
        </w:rPr>
        <w:t>היו"ר ראובן ריבלין:</w:t>
      </w:r>
    </w:p>
    <w:p w14:paraId="26C7FD1C" w14:textId="77777777" w:rsidR="00000000" w:rsidRDefault="007C71EE">
      <w:pPr>
        <w:pStyle w:val="a"/>
        <w:rPr>
          <w:rtl/>
        </w:rPr>
      </w:pPr>
    </w:p>
    <w:p w14:paraId="6145E892" w14:textId="77777777" w:rsidR="00000000" w:rsidRDefault="007C71EE">
      <w:pPr>
        <w:pStyle w:val="a"/>
        <w:rPr>
          <w:rFonts w:hint="cs"/>
          <w:rtl/>
        </w:rPr>
      </w:pPr>
      <w:r>
        <w:rPr>
          <w:rFonts w:hint="cs"/>
          <w:rtl/>
        </w:rPr>
        <w:t>55 מתנגדים להצעתו בעוד 37 תומכים. הצעת חבר הכנסת אמנון כהן לא עברה.</w:t>
      </w:r>
    </w:p>
    <w:p w14:paraId="51F81B3B" w14:textId="77777777" w:rsidR="00000000" w:rsidRDefault="007C71EE">
      <w:pPr>
        <w:pStyle w:val="a"/>
        <w:rPr>
          <w:rFonts w:hint="cs"/>
          <w:rtl/>
        </w:rPr>
      </w:pPr>
    </w:p>
    <w:p w14:paraId="36397961" w14:textId="77777777" w:rsidR="00000000" w:rsidRDefault="007C71EE">
      <w:pPr>
        <w:pStyle w:val="a"/>
        <w:rPr>
          <w:rFonts w:hint="cs"/>
          <w:rtl/>
        </w:rPr>
      </w:pPr>
      <w:r>
        <w:rPr>
          <w:rFonts w:hint="cs"/>
          <w:rtl/>
        </w:rPr>
        <w:t xml:space="preserve">הצעת חבר הכנסת יצחק כהן - מי בעד? תודה. מי נגד? תודה. מי נמנע? תודה. </w:t>
      </w:r>
    </w:p>
    <w:p w14:paraId="55F25B00" w14:textId="77777777" w:rsidR="00000000" w:rsidRDefault="007C71EE">
      <w:pPr>
        <w:pStyle w:val="a"/>
        <w:rPr>
          <w:rFonts w:hint="cs"/>
          <w:rtl/>
        </w:rPr>
      </w:pPr>
    </w:p>
    <w:p w14:paraId="4D99E3E5" w14:textId="77777777" w:rsidR="00000000" w:rsidRDefault="007C71EE">
      <w:pPr>
        <w:pStyle w:val="a"/>
        <w:jc w:val="center"/>
        <w:rPr>
          <w:rFonts w:hint="cs"/>
          <w:b/>
          <w:bCs/>
          <w:rtl/>
        </w:rPr>
      </w:pPr>
      <w:r>
        <w:rPr>
          <w:rFonts w:hint="cs"/>
          <w:b/>
          <w:bCs/>
          <w:rtl/>
        </w:rPr>
        <w:t>הצבעה</w:t>
      </w:r>
    </w:p>
    <w:p w14:paraId="23C89A51" w14:textId="77777777" w:rsidR="00000000" w:rsidRDefault="007C71EE">
      <w:pPr>
        <w:pStyle w:val="a"/>
        <w:jc w:val="center"/>
        <w:rPr>
          <w:rFonts w:hint="cs"/>
          <w:rtl/>
        </w:rPr>
      </w:pPr>
    </w:p>
    <w:p w14:paraId="61D4CBE6" w14:textId="77777777" w:rsidR="00000000" w:rsidRDefault="007C71EE">
      <w:pPr>
        <w:pStyle w:val="a"/>
        <w:jc w:val="center"/>
        <w:rPr>
          <w:rFonts w:hint="cs"/>
          <w:rtl/>
        </w:rPr>
      </w:pPr>
      <w:r>
        <w:rPr>
          <w:rFonts w:hint="cs"/>
          <w:rtl/>
        </w:rPr>
        <w:t>ההסתייגות של חבר הכנ</w:t>
      </w:r>
      <w:r>
        <w:rPr>
          <w:rFonts w:hint="cs"/>
          <w:rtl/>
        </w:rPr>
        <w:t>סת יצחק כהן לסעיף 10 לא נתקבלה.</w:t>
      </w:r>
    </w:p>
    <w:p w14:paraId="3B9F126B" w14:textId="77777777" w:rsidR="00000000" w:rsidRDefault="007C71EE">
      <w:pPr>
        <w:pStyle w:val="a"/>
        <w:rPr>
          <w:rFonts w:hint="cs"/>
          <w:rtl/>
        </w:rPr>
      </w:pPr>
    </w:p>
    <w:p w14:paraId="609260DF" w14:textId="77777777" w:rsidR="00000000" w:rsidRDefault="007C71EE">
      <w:pPr>
        <w:pStyle w:val="ad"/>
        <w:rPr>
          <w:rtl/>
        </w:rPr>
      </w:pPr>
      <w:r>
        <w:rPr>
          <w:rtl/>
        </w:rPr>
        <w:t>היו"ר ראובן ריבלין:</w:t>
      </w:r>
    </w:p>
    <w:p w14:paraId="6A9B2838" w14:textId="77777777" w:rsidR="00000000" w:rsidRDefault="007C71EE">
      <w:pPr>
        <w:pStyle w:val="a"/>
        <w:rPr>
          <w:rtl/>
        </w:rPr>
      </w:pPr>
    </w:p>
    <w:p w14:paraId="5D62EB0C" w14:textId="77777777" w:rsidR="00000000" w:rsidRDefault="007C71EE">
      <w:pPr>
        <w:pStyle w:val="a"/>
        <w:rPr>
          <w:rFonts w:hint="cs"/>
          <w:rtl/>
        </w:rPr>
      </w:pPr>
      <w:r>
        <w:rPr>
          <w:rFonts w:hint="cs"/>
          <w:rtl/>
        </w:rPr>
        <w:t>הצעת חבר הכנסת יצחק כהן לא התקבלה.</w:t>
      </w:r>
    </w:p>
    <w:p w14:paraId="36E00B1E" w14:textId="77777777" w:rsidR="00000000" w:rsidRDefault="007C71EE">
      <w:pPr>
        <w:pStyle w:val="a"/>
        <w:rPr>
          <w:rFonts w:hint="cs"/>
          <w:rtl/>
        </w:rPr>
      </w:pPr>
    </w:p>
    <w:p w14:paraId="4C175CFB" w14:textId="77777777" w:rsidR="00000000" w:rsidRDefault="007C71EE">
      <w:pPr>
        <w:pStyle w:val="a"/>
        <w:rPr>
          <w:rFonts w:hint="cs"/>
          <w:rtl/>
        </w:rPr>
      </w:pPr>
      <w:r>
        <w:rPr>
          <w:rFonts w:hint="cs"/>
          <w:rtl/>
        </w:rPr>
        <w:t xml:space="preserve">הצעת חבר הכנסת דוד אזולאי - מי בעד? תודה. מי נגד? תודה. מי נמנע? תודה. </w:t>
      </w:r>
    </w:p>
    <w:p w14:paraId="3756F648" w14:textId="77777777" w:rsidR="00000000" w:rsidRDefault="007C71EE">
      <w:pPr>
        <w:pStyle w:val="a"/>
        <w:rPr>
          <w:rFonts w:hint="cs"/>
          <w:rtl/>
        </w:rPr>
      </w:pPr>
    </w:p>
    <w:p w14:paraId="1E32ED9E" w14:textId="77777777" w:rsidR="00000000" w:rsidRDefault="007C71EE">
      <w:pPr>
        <w:pStyle w:val="a"/>
        <w:jc w:val="center"/>
        <w:rPr>
          <w:rFonts w:hint="cs"/>
          <w:b/>
          <w:bCs/>
          <w:rtl/>
        </w:rPr>
      </w:pPr>
      <w:r>
        <w:rPr>
          <w:rFonts w:hint="cs"/>
          <w:b/>
          <w:bCs/>
          <w:rtl/>
        </w:rPr>
        <w:t>הצבעה</w:t>
      </w:r>
    </w:p>
    <w:p w14:paraId="22D2887D" w14:textId="77777777" w:rsidR="00000000" w:rsidRDefault="007C71EE">
      <w:pPr>
        <w:pStyle w:val="a"/>
        <w:jc w:val="center"/>
        <w:rPr>
          <w:rFonts w:hint="cs"/>
          <w:rtl/>
        </w:rPr>
      </w:pPr>
    </w:p>
    <w:p w14:paraId="01CADED5" w14:textId="77777777" w:rsidR="00000000" w:rsidRDefault="007C71EE">
      <w:pPr>
        <w:pStyle w:val="a"/>
        <w:jc w:val="center"/>
        <w:rPr>
          <w:rFonts w:hint="cs"/>
          <w:rtl/>
        </w:rPr>
      </w:pPr>
      <w:r>
        <w:rPr>
          <w:rFonts w:hint="cs"/>
          <w:rtl/>
        </w:rPr>
        <w:t>ההסתייגות של חבר הכנסת דוד אזולאי לסעיף 10 לא נתקבלה.</w:t>
      </w:r>
    </w:p>
    <w:p w14:paraId="5ED3466D" w14:textId="77777777" w:rsidR="00000000" w:rsidRDefault="007C71EE">
      <w:pPr>
        <w:pStyle w:val="a"/>
        <w:rPr>
          <w:rFonts w:hint="cs"/>
          <w:rtl/>
        </w:rPr>
      </w:pPr>
    </w:p>
    <w:p w14:paraId="6A41B484" w14:textId="77777777" w:rsidR="00000000" w:rsidRDefault="007C71EE">
      <w:pPr>
        <w:pStyle w:val="ad"/>
        <w:rPr>
          <w:rtl/>
        </w:rPr>
      </w:pPr>
      <w:r>
        <w:rPr>
          <w:rtl/>
        </w:rPr>
        <w:t>היו"ר ראובן ריבלין:</w:t>
      </w:r>
    </w:p>
    <w:p w14:paraId="75B71287" w14:textId="77777777" w:rsidR="00000000" w:rsidRDefault="007C71EE">
      <w:pPr>
        <w:pStyle w:val="a"/>
        <w:rPr>
          <w:rtl/>
        </w:rPr>
      </w:pPr>
    </w:p>
    <w:p w14:paraId="0B4EB870" w14:textId="77777777" w:rsidR="00000000" w:rsidRDefault="007C71EE">
      <w:pPr>
        <w:pStyle w:val="a"/>
        <w:rPr>
          <w:rFonts w:hint="cs"/>
          <w:rtl/>
        </w:rPr>
      </w:pPr>
      <w:r>
        <w:rPr>
          <w:rFonts w:hint="cs"/>
          <w:rtl/>
        </w:rPr>
        <w:t>הצעת חבר ה</w:t>
      </w:r>
      <w:r>
        <w:rPr>
          <w:rFonts w:hint="cs"/>
          <w:rtl/>
        </w:rPr>
        <w:t>כנסת דוד אזולאי לא התקבלה.</w:t>
      </w:r>
    </w:p>
    <w:p w14:paraId="660649AC" w14:textId="77777777" w:rsidR="00000000" w:rsidRDefault="007C71EE">
      <w:pPr>
        <w:pStyle w:val="a"/>
        <w:rPr>
          <w:rFonts w:hint="cs"/>
          <w:rtl/>
        </w:rPr>
      </w:pPr>
    </w:p>
    <w:p w14:paraId="1A45330A" w14:textId="77777777" w:rsidR="00000000" w:rsidRDefault="007C71EE">
      <w:pPr>
        <w:pStyle w:val="a"/>
        <w:rPr>
          <w:rFonts w:hint="cs"/>
          <w:rtl/>
        </w:rPr>
      </w:pPr>
      <w:r>
        <w:rPr>
          <w:rFonts w:hint="cs"/>
          <w:rtl/>
        </w:rPr>
        <w:t xml:space="preserve">חבר הכנסת נהרי - אינו נוכח. </w:t>
      </w:r>
    </w:p>
    <w:p w14:paraId="6BC3BB28" w14:textId="77777777" w:rsidR="00000000" w:rsidRDefault="007C71EE">
      <w:pPr>
        <w:pStyle w:val="a"/>
        <w:rPr>
          <w:rFonts w:hint="cs"/>
          <w:rtl/>
        </w:rPr>
      </w:pPr>
    </w:p>
    <w:p w14:paraId="4EEFD408" w14:textId="77777777" w:rsidR="00000000" w:rsidRDefault="007C71EE">
      <w:pPr>
        <w:pStyle w:val="a"/>
      </w:pPr>
      <w:r>
        <w:rPr>
          <w:rFonts w:hint="eastAsia"/>
          <w:rtl/>
        </w:rPr>
        <w:t>הצעת</w:t>
      </w:r>
      <w:r>
        <w:rPr>
          <w:rtl/>
        </w:rPr>
        <w:t xml:space="preserve"> חבר הכנסת</w:t>
      </w:r>
      <w:r>
        <w:rPr>
          <w:rFonts w:hint="cs"/>
          <w:rtl/>
        </w:rPr>
        <w:t xml:space="preserve"> וקנין -</w:t>
      </w:r>
      <w:r>
        <w:rPr>
          <w:rtl/>
        </w:rPr>
        <w:t xml:space="preserve"> מי בעד? תודה. מי נגד? תודה. מי </w:t>
      </w:r>
      <w:r>
        <w:rPr>
          <w:rFonts w:hint="eastAsia"/>
          <w:rtl/>
        </w:rPr>
        <w:t>נמנע</w:t>
      </w:r>
      <w:r>
        <w:rPr>
          <w:rtl/>
        </w:rPr>
        <w:t xml:space="preserve">? תודה. </w:t>
      </w:r>
    </w:p>
    <w:p w14:paraId="61A62353" w14:textId="77777777" w:rsidR="00000000" w:rsidRDefault="007C71EE">
      <w:pPr>
        <w:pStyle w:val="a"/>
        <w:rPr>
          <w:rtl/>
        </w:rPr>
      </w:pPr>
    </w:p>
    <w:p w14:paraId="3DA620FC" w14:textId="77777777" w:rsidR="00000000" w:rsidRDefault="007C71EE">
      <w:pPr>
        <w:pStyle w:val="a"/>
        <w:jc w:val="center"/>
        <w:rPr>
          <w:b/>
          <w:bCs/>
          <w:rtl/>
        </w:rPr>
      </w:pPr>
      <w:r>
        <w:rPr>
          <w:rFonts w:hint="eastAsia"/>
          <w:b/>
          <w:bCs/>
          <w:rtl/>
        </w:rPr>
        <w:t>הצבעה</w:t>
      </w:r>
    </w:p>
    <w:p w14:paraId="294C4ABA" w14:textId="77777777" w:rsidR="00000000" w:rsidRDefault="007C71EE">
      <w:pPr>
        <w:pStyle w:val="a"/>
        <w:jc w:val="center"/>
        <w:rPr>
          <w:rtl/>
        </w:rPr>
      </w:pPr>
    </w:p>
    <w:p w14:paraId="6EDB799D" w14:textId="77777777" w:rsidR="00000000" w:rsidRDefault="007C71EE">
      <w:pPr>
        <w:pStyle w:val="a"/>
        <w:jc w:val="center"/>
        <w:rPr>
          <w:rtl/>
        </w:rPr>
      </w:pPr>
      <w:r>
        <w:rPr>
          <w:rFonts w:hint="eastAsia"/>
          <w:rtl/>
        </w:rPr>
        <w:t>ההסתייגות</w:t>
      </w:r>
      <w:r>
        <w:rPr>
          <w:rtl/>
        </w:rPr>
        <w:t xml:space="preserve"> </w:t>
      </w:r>
      <w:r>
        <w:rPr>
          <w:rFonts w:hint="eastAsia"/>
          <w:rtl/>
        </w:rPr>
        <w:t>של</w:t>
      </w:r>
      <w:r>
        <w:rPr>
          <w:rtl/>
        </w:rPr>
        <w:t xml:space="preserve"> חבר הכנסת </w:t>
      </w:r>
      <w:r>
        <w:rPr>
          <w:rFonts w:hint="cs"/>
          <w:rtl/>
        </w:rPr>
        <w:t xml:space="preserve">יצחק וקנין </w:t>
      </w:r>
      <w:r>
        <w:rPr>
          <w:rtl/>
        </w:rPr>
        <w:t>לסעיף 10 לא נתקבלה.</w:t>
      </w:r>
    </w:p>
    <w:p w14:paraId="74D57724" w14:textId="77777777" w:rsidR="00000000" w:rsidRDefault="007C71EE">
      <w:pPr>
        <w:pStyle w:val="a"/>
        <w:rPr>
          <w:rtl/>
        </w:rPr>
      </w:pPr>
    </w:p>
    <w:p w14:paraId="3C488AB4"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45FDE126" w14:textId="77777777" w:rsidR="00000000" w:rsidRDefault="007C71EE">
      <w:pPr>
        <w:pStyle w:val="a"/>
        <w:rPr>
          <w:rtl/>
        </w:rPr>
      </w:pPr>
    </w:p>
    <w:p w14:paraId="37B34CC4" w14:textId="77777777" w:rsidR="00000000" w:rsidRDefault="007C71EE">
      <w:pPr>
        <w:pStyle w:val="a"/>
        <w:rPr>
          <w:rtl/>
        </w:rPr>
      </w:pPr>
      <w:r>
        <w:rPr>
          <w:rFonts w:hint="eastAsia"/>
          <w:rtl/>
        </w:rPr>
        <w:t>הצעת</w:t>
      </w:r>
      <w:r>
        <w:rPr>
          <w:rtl/>
        </w:rPr>
        <w:t xml:space="preserve"> חבר הכנסת </w:t>
      </w:r>
      <w:r>
        <w:rPr>
          <w:rFonts w:hint="cs"/>
          <w:rtl/>
        </w:rPr>
        <w:t xml:space="preserve">וקנין </w:t>
      </w:r>
      <w:r>
        <w:rPr>
          <w:rtl/>
        </w:rPr>
        <w:t>לא התקבלה.</w:t>
      </w:r>
    </w:p>
    <w:p w14:paraId="7494CC7F" w14:textId="77777777" w:rsidR="00000000" w:rsidRDefault="007C71EE">
      <w:pPr>
        <w:pStyle w:val="a"/>
        <w:rPr>
          <w:rFonts w:hint="cs"/>
          <w:rtl/>
        </w:rPr>
      </w:pPr>
    </w:p>
    <w:p w14:paraId="0B76276A" w14:textId="77777777" w:rsidR="00000000" w:rsidRDefault="007C71EE">
      <w:pPr>
        <w:pStyle w:val="a"/>
        <w:rPr>
          <w:rFonts w:hint="cs"/>
          <w:rtl/>
        </w:rPr>
      </w:pPr>
      <w:r>
        <w:rPr>
          <w:rFonts w:hint="cs"/>
          <w:rtl/>
        </w:rPr>
        <w:t>הצעת חבר הכנסת</w:t>
      </w:r>
      <w:r>
        <w:rPr>
          <w:rFonts w:hint="cs"/>
          <w:rtl/>
        </w:rPr>
        <w:t xml:space="preserve"> יאיר פרץ - מי בעד? מי נגד? מי נמנע? הצבעה אלקטרונית על הצעתו של חבר הכנסת יאיר פרץ. אני מצטער, אני לא יכול לראות, האצבעות לא מורמות. נא להצביע. מי בעד? מי נגד? רבותי, כולכם נוכחים פה. אם רק חלק ירימו ידיים נוכל לראות. אני צריך לראות מראה עיניים.</w:t>
      </w:r>
    </w:p>
    <w:p w14:paraId="4ED2C9F9" w14:textId="77777777" w:rsidR="00000000" w:rsidRDefault="007C71EE">
      <w:pPr>
        <w:pStyle w:val="a"/>
        <w:rPr>
          <w:rFonts w:hint="cs"/>
          <w:rtl/>
        </w:rPr>
      </w:pPr>
    </w:p>
    <w:p w14:paraId="079B45B4" w14:textId="77777777" w:rsidR="00000000" w:rsidRDefault="007C71EE">
      <w:pPr>
        <w:pStyle w:val="a"/>
        <w:jc w:val="center"/>
        <w:rPr>
          <w:rFonts w:hint="cs"/>
          <w:b/>
          <w:bCs/>
          <w:rtl/>
        </w:rPr>
      </w:pPr>
      <w:r>
        <w:rPr>
          <w:rFonts w:hint="cs"/>
          <w:b/>
          <w:bCs/>
          <w:rtl/>
        </w:rPr>
        <w:t>הצבעה מס</w:t>
      </w:r>
      <w:r>
        <w:rPr>
          <w:rFonts w:hint="cs"/>
          <w:b/>
          <w:bCs/>
          <w:rtl/>
        </w:rPr>
        <w:t>' 26</w:t>
      </w:r>
    </w:p>
    <w:p w14:paraId="6ACDC19C" w14:textId="77777777" w:rsidR="00000000" w:rsidRDefault="007C71EE">
      <w:pPr>
        <w:pStyle w:val="a"/>
        <w:jc w:val="center"/>
        <w:rPr>
          <w:rFonts w:hint="cs"/>
          <w:b/>
          <w:bCs/>
          <w:rtl/>
        </w:rPr>
      </w:pPr>
    </w:p>
    <w:p w14:paraId="728978DA" w14:textId="77777777" w:rsidR="00000000" w:rsidRDefault="007C71EE">
      <w:pPr>
        <w:pStyle w:val="a"/>
        <w:jc w:val="center"/>
        <w:rPr>
          <w:rFonts w:hint="cs"/>
          <w:rtl/>
        </w:rPr>
      </w:pPr>
      <w:r>
        <w:rPr>
          <w:rFonts w:hint="cs"/>
          <w:rtl/>
        </w:rPr>
        <w:t>בעד ההסתייגות - 34</w:t>
      </w:r>
    </w:p>
    <w:p w14:paraId="1EEE34B7" w14:textId="77777777" w:rsidR="00000000" w:rsidRDefault="007C71EE">
      <w:pPr>
        <w:pStyle w:val="a"/>
        <w:jc w:val="center"/>
        <w:rPr>
          <w:rFonts w:hint="cs"/>
          <w:rtl/>
        </w:rPr>
      </w:pPr>
      <w:r>
        <w:rPr>
          <w:rFonts w:hint="cs"/>
          <w:rtl/>
        </w:rPr>
        <w:t xml:space="preserve">נגד </w:t>
      </w:r>
      <w:r>
        <w:rPr>
          <w:rtl/>
        </w:rPr>
        <w:t>–</w:t>
      </w:r>
      <w:r>
        <w:rPr>
          <w:rFonts w:hint="cs"/>
          <w:rtl/>
        </w:rPr>
        <w:t xml:space="preserve"> 51</w:t>
      </w:r>
    </w:p>
    <w:p w14:paraId="33690B27"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5FDD9342" w14:textId="77777777" w:rsidR="00000000" w:rsidRDefault="007C71EE">
      <w:pPr>
        <w:pStyle w:val="a"/>
        <w:jc w:val="center"/>
        <w:rPr>
          <w:rFonts w:hint="cs"/>
          <w:rtl/>
        </w:rPr>
      </w:pPr>
      <w:r>
        <w:rPr>
          <w:rFonts w:hint="cs"/>
          <w:rtl/>
        </w:rPr>
        <w:t>ההסתייגות של חבר הכנסת יאיר פרץ לסעיף 10 לא נתקבלה.</w:t>
      </w:r>
    </w:p>
    <w:p w14:paraId="52673EBD" w14:textId="77777777" w:rsidR="00000000" w:rsidRDefault="007C71EE">
      <w:pPr>
        <w:pStyle w:val="a"/>
        <w:jc w:val="center"/>
        <w:rPr>
          <w:rFonts w:hint="cs"/>
          <w:rtl/>
        </w:rPr>
      </w:pPr>
    </w:p>
    <w:p w14:paraId="5DDECAD9" w14:textId="77777777" w:rsidR="00000000" w:rsidRDefault="007C71EE">
      <w:pPr>
        <w:pStyle w:val="ad"/>
        <w:rPr>
          <w:rtl/>
        </w:rPr>
      </w:pPr>
      <w:r>
        <w:rPr>
          <w:rtl/>
        </w:rPr>
        <w:t>היו"ר ראובן ריבלין:</w:t>
      </w:r>
    </w:p>
    <w:p w14:paraId="4718E024" w14:textId="77777777" w:rsidR="00000000" w:rsidRDefault="007C71EE">
      <w:pPr>
        <w:pStyle w:val="a"/>
        <w:rPr>
          <w:rtl/>
        </w:rPr>
      </w:pPr>
    </w:p>
    <w:p w14:paraId="205BA1D7" w14:textId="77777777" w:rsidR="00000000" w:rsidRDefault="007C71EE">
      <w:pPr>
        <w:pStyle w:val="a"/>
        <w:rPr>
          <w:rFonts w:hint="cs"/>
          <w:rtl/>
        </w:rPr>
      </w:pPr>
      <w:r>
        <w:rPr>
          <w:rFonts w:hint="cs"/>
          <w:rtl/>
        </w:rPr>
        <w:t xml:space="preserve">51 מתנגדים להצעת חבר הכנסת יאיר פרץ בעוד 34 תומכים. ההצעה לא התקבלה. </w:t>
      </w:r>
    </w:p>
    <w:p w14:paraId="765C89FF" w14:textId="77777777" w:rsidR="00000000" w:rsidRDefault="007C71EE">
      <w:pPr>
        <w:pStyle w:val="a"/>
        <w:rPr>
          <w:rFonts w:hint="cs"/>
          <w:rtl/>
        </w:rPr>
      </w:pPr>
    </w:p>
    <w:p w14:paraId="5726F41F" w14:textId="77777777" w:rsidR="00000000" w:rsidRDefault="007C71EE">
      <w:pPr>
        <w:pStyle w:val="a"/>
      </w:pPr>
      <w:r>
        <w:rPr>
          <w:rFonts w:hint="eastAsia"/>
          <w:rtl/>
        </w:rPr>
        <w:t>הצעת</w:t>
      </w:r>
      <w:r>
        <w:rPr>
          <w:rtl/>
        </w:rPr>
        <w:t xml:space="preserve"> חבר הכנסת</w:t>
      </w:r>
      <w:r>
        <w:rPr>
          <w:rFonts w:hint="cs"/>
          <w:rtl/>
        </w:rPr>
        <w:t xml:space="preserve"> נסים זאב -</w:t>
      </w:r>
      <w:r>
        <w:rPr>
          <w:rtl/>
        </w:rPr>
        <w:t xml:space="preserve"> מי בעד? תודה. מי נגד? תודה. מי </w:t>
      </w:r>
      <w:r>
        <w:rPr>
          <w:rFonts w:hint="eastAsia"/>
          <w:rtl/>
        </w:rPr>
        <w:t>נמנע</w:t>
      </w:r>
      <w:r>
        <w:rPr>
          <w:rtl/>
        </w:rPr>
        <w:t>? ת</w:t>
      </w:r>
      <w:r>
        <w:rPr>
          <w:rtl/>
        </w:rPr>
        <w:t xml:space="preserve">ודה. </w:t>
      </w:r>
    </w:p>
    <w:p w14:paraId="0C70261A" w14:textId="77777777" w:rsidR="00000000" w:rsidRDefault="007C71EE">
      <w:pPr>
        <w:pStyle w:val="a"/>
        <w:rPr>
          <w:rtl/>
        </w:rPr>
      </w:pPr>
    </w:p>
    <w:p w14:paraId="457268F2" w14:textId="77777777" w:rsidR="00000000" w:rsidRDefault="007C71EE">
      <w:pPr>
        <w:pStyle w:val="a"/>
        <w:jc w:val="center"/>
        <w:rPr>
          <w:b/>
          <w:bCs/>
          <w:rtl/>
        </w:rPr>
      </w:pPr>
      <w:r>
        <w:rPr>
          <w:rFonts w:hint="eastAsia"/>
          <w:b/>
          <w:bCs/>
          <w:rtl/>
        </w:rPr>
        <w:t>הצבעה</w:t>
      </w:r>
    </w:p>
    <w:p w14:paraId="5130D9EA" w14:textId="77777777" w:rsidR="00000000" w:rsidRDefault="007C71EE">
      <w:pPr>
        <w:pStyle w:val="a"/>
        <w:jc w:val="center"/>
        <w:rPr>
          <w:rtl/>
        </w:rPr>
      </w:pPr>
    </w:p>
    <w:p w14:paraId="5A24C338" w14:textId="77777777" w:rsidR="00000000" w:rsidRDefault="007C71EE">
      <w:pPr>
        <w:pStyle w:val="a"/>
        <w:jc w:val="center"/>
        <w:rPr>
          <w:rtl/>
        </w:rPr>
      </w:pPr>
      <w:r>
        <w:rPr>
          <w:rFonts w:hint="eastAsia"/>
          <w:rtl/>
        </w:rPr>
        <w:t>ההסתייגות</w:t>
      </w:r>
      <w:r>
        <w:rPr>
          <w:rtl/>
        </w:rPr>
        <w:t xml:space="preserve"> </w:t>
      </w:r>
      <w:r>
        <w:rPr>
          <w:rFonts w:hint="eastAsia"/>
          <w:rtl/>
        </w:rPr>
        <w:t>של</w:t>
      </w:r>
      <w:r>
        <w:rPr>
          <w:rtl/>
        </w:rPr>
        <w:t xml:space="preserve"> חבר הכנסת</w:t>
      </w:r>
      <w:r>
        <w:rPr>
          <w:rFonts w:hint="cs"/>
          <w:rtl/>
        </w:rPr>
        <w:t xml:space="preserve"> נסים זאב</w:t>
      </w:r>
      <w:r>
        <w:rPr>
          <w:rtl/>
        </w:rPr>
        <w:t xml:space="preserve"> לסעיף 10 לא נתקבלה.</w:t>
      </w:r>
    </w:p>
    <w:p w14:paraId="4F6213AF" w14:textId="77777777" w:rsidR="00000000" w:rsidRDefault="007C71EE">
      <w:pPr>
        <w:pStyle w:val="a"/>
        <w:rPr>
          <w:rtl/>
        </w:rPr>
      </w:pPr>
    </w:p>
    <w:p w14:paraId="009A0056"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2F0B9BF7" w14:textId="77777777" w:rsidR="00000000" w:rsidRDefault="007C71EE">
      <w:pPr>
        <w:pStyle w:val="a"/>
        <w:rPr>
          <w:rtl/>
        </w:rPr>
      </w:pPr>
    </w:p>
    <w:p w14:paraId="6B6B1976" w14:textId="77777777" w:rsidR="00000000" w:rsidRDefault="007C71EE">
      <w:pPr>
        <w:pStyle w:val="a"/>
        <w:rPr>
          <w:rtl/>
        </w:rPr>
      </w:pPr>
      <w:r>
        <w:rPr>
          <w:rFonts w:hint="eastAsia"/>
          <w:rtl/>
        </w:rPr>
        <w:t>הצעת</w:t>
      </w:r>
      <w:r>
        <w:rPr>
          <w:rtl/>
        </w:rPr>
        <w:t xml:space="preserve"> חבר הכנסת </w:t>
      </w:r>
      <w:r>
        <w:rPr>
          <w:rFonts w:hint="cs"/>
          <w:rtl/>
        </w:rPr>
        <w:t xml:space="preserve">זאב </w:t>
      </w:r>
      <w:r>
        <w:rPr>
          <w:rtl/>
        </w:rPr>
        <w:t>לא התקבלה.</w:t>
      </w:r>
    </w:p>
    <w:p w14:paraId="06BCBB32" w14:textId="77777777" w:rsidR="00000000" w:rsidRDefault="007C71EE">
      <w:pPr>
        <w:pStyle w:val="a"/>
        <w:rPr>
          <w:rFonts w:hint="cs"/>
          <w:rtl/>
        </w:rPr>
      </w:pPr>
    </w:p>
    <w:p w14:paraId="116617A7" w14:textId="77777777" w:rsidR="00000000" w:rsidRDefault="007C71EE">
      <w:pPr>
        <w:pStyle w:val="a"/>
      </w:pPr>
      <w:r>
        <w:rPr>
          <w:rFonts w:hint="eastAsia"/>
          <w:rtl/>
        </w:rPr>
        <w:t>הצעת</w:t>
      </w:r>
      <w:r>
        <w:rPr>
          <w:rtl/>
        </w:rPr>
        <w:t xml:space="preserve"> חבר הכנסת</w:t>
      </w:r>
      <w:r>
        <w:rPr>
          <w:rFonts w:hint="cs"/>
          <w:rtl/>
        </w:rPr>
        <w:t xml:space="preserve"> מרגי -</w:t>
      </w:r>
      <w:r>
        <w:rPr>
          <w:rtl/>
        </w:rPr>
        <w:t xml:space="preserve"> מי בעד? תודה. מי נגד? תודה. מי </w:t>
      </w:r>
      <w:r>
        <w:rPr>
          <w:rFonts w:hint="eastAsia"/>
          <w:rtl/>
        </w:rPr>
        <w:t>נמנע</w:t>
      </w:r>
      <w:r>
        <w:rPr>
          <w:rtl/>
        </w:rPr>
        <w:t xml:space="preserve">? תודה. </w:t>
      </w:r>
    </w:p>
    <w:p w14:paraId="14A614C6" w14:textId="77777777" w:rsidR="00000000" w:rsidRDefault="007C71EE">
      <w:pPr>
        <w:pStyle w:val="a"/>
        <w:rPr>
          <w:rtl/>
        </w:rPr>
      </w:pPr>
    </w:p>
    <w:p w14:paraId="42779EC3" w14:textId="77777777" w:rsidR="00000000" w:rsidRDefault="007C71EE">
      <w:pPr>
        <w:pStyle w:val="a"/>
        <w:jc w:val="center"/>
        <w:rPr>
          <w:b/>
          <w:bCs/>
          <w:rtl/>
        </w:rPr>
      </w:pPr>
      <w:r>
        <w:rPr>
          <w:rFonts w:hint="eastAsia"/>
          <w:b/>
          <w:bCs/>
          <w:rtl/>
        </w:rPr>
        <w:t>הצבעה</w:t>
      </w:r>
    </w:p>
    <w:p w14:paraId="0212667A" w14:textId="77777777" w:rsidR="00000000" w:rsidRDefault="007C71EE">
      <w:pPr>
        <w:pStyle w:val="a"/>
        <w:jc w:val="center"/>
        <w:rPr>
          <w:rtl/>
        </w:rPr>
      </w:pPr>
    </w:p>
    <w:p w14:paraId="16F1FC50" w14:textId="77777777" w:rsidR="00000000" w:rsidRDefault="007C71EE">
      <w:pPr>
        <w:pStyle w:val="a"/>
        <w:jc w:val="center"/>
        <w:rPr>
          <w:rtl/>
        </w:rPr>
      </w:pPr>
      <w:r>
        <w:rPr>
          <w:rFonts w:hint="eastAsia"/>
          <w:rtl/>
        </w:rPr>
        <w:t>ההסתייגות</w:t>
      </w:r>
      <w:r>
        <w:rPr>
          <w:rtl/>
        </w:rPr>
        <w:t xml:space="preserve"> </w:t>
      </w:r>
      <w:r>
        <w:rPr>
          <w:rFonts w:hint="eastAsia"/>
          <w:rtl/>
        </w:rPr>
        <w:t>של</w:t>
      </w:r>
      <w:r>
        <w:rPr>
          <w:rtl/>
        </w:rPr>
        <w:t xml:space="preserve"> חבר הכנסת</w:t>
      </w:r>
      <w:r>
        <w:rPr>
          <w:rFonts w:hint="cs"/>
          <w:rtl/>
        </w:rPr>
        <w:t xml:space="preserve"> יעקב מרגי</w:t>
      </w:r>
      <w:r>
        <w:rPr>
          <w:rtl/>
        </w:rPr>
        <w:t xml:space="preserve"> לסעיף 10 לא נתקבלה.</w:t>
      </w:r>
    </w:p>
    <w:p w14:paraId="5C694010" w14:textId="77777777" w:rsidR="00000000" w:rsidRDefault="007C71EE">
      <w:pPr>
        <w:pStyle w:val="a"/>
        <w:rPr>
          <w:rtl/>
        </w:rPr>
      </w:pPr>
    </w:p>
    <w:p w14:paraId="4CCB7CBB" w14:textId="77777777" w:rsidR="00000000" w:rsidRDefault="007C71EE">
      <w:pPr>
        <w:pStyle w:val="ad"/>
        <w:rPr>
          <w:rtl/>
        </w:rPr>
      </w:pPr>
      <w:r>
        <w:rPr>
          <w:rFonts w:hint="eastAsia"/>
          <w:rtl/>
        </w:rPr>
        <w:t>היו</w:t>
      </w:r>
      <w:r>
        <w:rPr>
          <w:rtl/>
        </w:rPr>
        <w:t>"</w:t>
      </w:r>
      <w:r>
        <w:rPr>
          <w:rFonts w:hint="eastAsia"/>
          <w:rtl/>
        </w:rPr>
        <w:t>ר</w:t>
      </w:r>
      <w:r>
        <w:rPr>
          <w:rtl/>
        </w:rPr>
        <w:t xml:space="preserve"> ראו</w:t>
      </w:r>
      <w:r>
        <w:rPr>
          <w:rtl/>
        </w:rPr>
        <w:t>בן ריבלין:</w:t>
      </w:r>
    </w:p>
    <w:p w14:paraId="357CE062" w14:textId="77777777" w:rsidR="00000000" w:rsidRDefault="007C71EE">
      <w:pPr>
        <w:pStyle w:val="a"/>
        <w:rPr>
          <w:rtl/>
        </w:rPr>
      </w:pPr>
    </w:p>
    <w:p w14:paraId="12B8F043" w14:textId="77777777" w:rsidR="00000000" w:rsidRDefault="007C71EE">
      <w:pPr>
        <w:pStyle w:val="a"/>
        <w:rPr>
          <w:rtl/>
        </w:rPr>
      </w:pPr>
      <w:r>
        <w:rPr>
          <w:rFonts w:hint="eastAsia"/>
          <w:rtl/>
        </w:rPr>
        <w:t>הצעת</w:t>
      </w:r>
      <w:r>
        <w:rPr>
          <w:rtl/>
        </w:rPr>
        <w:t xml:space="preserve"> חבר הכנסת</w:t>
      </w:r>
      <w:r>
        <w:rPr>
          <w:rFonts w:hint="cs"/>
          <w:rtl/>
        </w:rPr>
        <w:t xml:space="preserve"> מרגי </w:t>
      </w:r>
      <w:r>
        <w:rPr>
          <w:rtl/>
        </w:rPr>
        <w:t xml:space="preserve"> לא התקבלה.</w:t>
      </w:r>
    </w:p>
    <w:p w14:paraId="5BE5F9F4" w14:textId="77777777" w:rsidR="00000000" w:rsidRDefault="007C71EE">
      <w:pPr>
        <w:pStyle w:val="a"/>
        <w:rPr>
          <w:rFonts w:hint="cs"/>
          <w:rtl/>
        </w:rPr>
      </w:pPr>
    </w:p>
    <w:p w14:paraId="20B2E7A6" w14:textId="77777777" w:rsidR="00000000" w:rsidRDefault="007C71EE">
      <w:pPr>
        <w:pStyle w:val="a"/>
      </w:pPr>
      <w:r>
        <w:rPr>
          <w:rFonts w:hint="eastAsia"/>
          <w:rtl/>
        </w:rPr>
        <w:t>הצעת</w:t>
      </w:r>
      <w:r>
        <w:rPr>
          <w:rtl/>
        </w:rPr>
        <w:t xml:space="preserve"> חבר הכנסת</w:t>
      </w:r>
      <w:r>
        <w:rPr>
          <w:rFonts w:hint="cs"/>
          <w:rtl/>
        </w:rPr>
        <w:t xml:space="preserve"> יוסי שריד -</w:t>
      </w:r>
      <w:r>
        <w:rPr>
          <w:rtl/>
        </w:rPr>
        <w:t xml:space="preserve"> מי בעד? תודה. מי נגד? תודה. מי </w:t>
      </w:r>
      <w:r>
        <w:rPr>
          <w:rFonts w:hint="eastAsia"/>
          <w:rtl/>
        </w:rPr>
        <w:t>נמנע</w:t>
      </w:r>
      <w:r>
        <w:rPr>
          <w:rtl/>
        </w:rPr>
        <w:t xml:space="preserve">? תודה. </w:t>
      </w:r>
    </w:p>
    <w:p w14:paraId="0A6D9543" w14:textId="77777777" w:rsidR="00000000" w:rsidRDefault="007C71EE">
      <w:pPr>
        <w:pStyle w:val="a"/>
        <w:rPr>
          <w:rtl/>
        </w:rPr>
      </w:pPr>
    </w:p>
    <w:p w14:paraId="2903E988" w14:textId="77777777" w:rsidR="00000000" w:rsidRDefault="007C71EE">
      <w:pPr>
        <w:pStyle w:val="a"/>
        <w:jc w:val="center"/>
        <w:rPr>
          <w:b/>
          <w:bCs/>
          <w:rtl/>
        </w:rPr>
      </w:pPr>
      <w:r>
        <w:rPr>
          <w:rFonts w:hint="eastAsia"/>
          <w:b/>
          <w:bCs/>
          <w:rtl/>
        </w:rPr>
        <w:t>הצבעה</w:t>
      </w:r>
    </w:p>
    <w:p w14:paraId="1622D71B" w14:textId="77777777" w:rsidR="00000000" w:rsidRDefault="007C71EE">
      <w:pPr>
        <w:pStyle w:val="a"/>
        <w:jc w:val="center"/>
        <w:rPr>
          <w:rtl/>
        </w:rPr>
      </w:pPr>
    </w:p>
    <w:p w14:paraId="51A2F256" w14:textId="77777777" w:rsidR="00000000" w:rsidRDefault="007C71EE">
      <w:pPr>
        <w:pStyle w:val="a"/>
        <w:jc w:val="center"/>
        <w:rPr>
          <w:rtl/>
        </w:rPr>
      </w:pPr>
      <w:r>
        <w:rPr>
          <w:rFonts w:hint="eastAsia"/>
          <w:rtl/>
        </w:rPr>
        <w:t>ההסתייגות</w:t>
      </w:r>
      <w:r>
        <w:rPr>
          <w:rtl/>
        </w:rPr>
        <w:t xml:space="preserve"> </w:t>
      </w:r>
      <w:r>
        <w:rPr>
          <w:rFonts w:hint="eastAsia"/>
          <w:rtl/>
        </w:rPr>
        <w:t>של</w:t>
      </w:r>
      <w:r>
        <w:rPr>
          <w:rtl/>
        </w:rPr>
        <w:t xml:space="preserve"> חבר הכנסת</w:t>
      </w:r>
      <w:r>
        <w:rPr>
          <w:rFonts w:hint="cs"/>
          <w:rtl/>
        </w:rPr>
        <w:t xml:space="preserve"> יוסי שריד </w:t>
      </w:r>
      <w:r>
        <w:rPr>
          <w:rtl/>
        </w:rPr>
        <w:t xml:space="preserve"> לסעיף 10 לא נתקבלה.</w:t>
      </w:r>
    </w:p>
    <w:p w14:paraId="7337AAAD" w14:textId="77777777" w:rsidR="00000000" w:rsidRDefault="007C71EE">
      <w:pPr>
        <w:pStyle w:val="a"/>
        <w:rPr>
          <w:rtl/>
        </w:rPr>
      </w:pPr>
    </w:p>
    <w:p w14:paraId="399B9C18"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21C01844" w14:textId="77777777" w:rsidR="00000000" w:rsidRDefault="007C71EE">
      <w:pPr>
        <w:pStyle w:val="a"/>
        <w:rPr>
          <w:rtl/>
        </w:rPr>
      </w:pPr>
    </w:p>
    <w:p w14:paraId="616FB07C" w14:textId="77777777" w:rsidR="00000000" w:rsidRDefault="007C71EE">
      <w:pPr>
        <w:pStyle w:val="a"/>
        <w:rPr>
          <w:rtl/>
        </w:rPr>
      </w:pPr>
      <w:r>
        <w:rPr>
          <w:rFonts w:hint="eastAsia"/>
          <w:rtl/>
        </w:rPr>
        <w:t>הצעת</w:t>
      </w:r>
      <w:r>
        <w:rPr>
          <w:rtl/>
        </w:rPr>
        <w:t xml:space="preserve"> חבר הכנסת </w:t>
      </w:r>
      <w:r>
        <w:rPr>
          <w:rFonts w:hint="cs"/>
          <w:rtl/>
        </w:rPr>
        <w:t xml:space="preserve">שריד </w:t>
      </w:r>
      <w:r>
        <w:rPr>
          <w:rtl/>
        </w:rPr>
        <w:t>לא התקבלה.</w:t>
      </w:r>
    </w:p>
    <w:p w14:paraId="14D25F57" w14:textId="77777777" w:rsidR="00000000" w:rsidRDefault="007C71EE">
      <w:pPr>
        <w:pStyle w:val="a"/>
        <w:rPr>
          <w:rFonts w:hint="cs"/>
          <w:rtl/>
        </w:rPr>
      </w:pPr>
    </w:p>
    <w:p w14:paraId="65A03B5C" w14:textId="77777777" w:rsidR="00000000" w:rsidRDefault="007C71EE">
      <w:pPr>
        <w:pStyle w:val="a"/>
      </w:pPr>
      <w:r>
        <w:rPr>
          <w:rFonts w:hint="eastAsia"/>
          <w:rtl/>
        </w:rPr>
        <w:t>הצעת</w:t>
      </w:r>
      <w:r>
        <w:rPr>
          <w:rtl/>
        </w:rPr>
        <w:t xml:space="preserve"> חבר הכנסת</w:t>
      </w:r>
      <w:r>
        <w:rPr>
          <w:rFonts w:hint="cs"/>
          <w:rtl/>
        </w:rPr>
        <w:t xml:space="preserve"> חיים אורו</w:t>
      </w:r>
      <w:r>
        <w:rPr>
          <w:rFonts w:hint="cs"/>
          <w:rtl/>
        </w:rPr>
        <w:t>ן -</w:t>
      </w:r>
      <w:r>
        <w:rPr>
          <w:rtl/>
        </w:rPr>
        <w:t xml:space="preserve"> מי בעד? תודה. מי נגד? תודה. מי </w:t>
      </w:r>
      <w:r>
        <w:rPr>
          <w:rFonts w:hint="eastAsia"/>
          <w:rtl/>
        </w:rPr>
        <w:t>נמנע</w:t>
      </w:r>
      <w:r>
        <w:rPr>
          <w:rtl/>
        </w:rPr>
        <w:t xml:space="preserve">? תודה. </w:t>
      </w:r>
    </w:p>
    <w:p w14:paraId="4F121F73" w14:textId="77777777" w:rsidR="00000000" w:rsidRDefault="007C71EE">
      <w:pPr>
        <w:pStyle w:val="a"/>
        <w:rPr>
          <w:rtl/>
        </w:rPr>
      </w:pPr>
    </w:p>
    <w:p w14:paraId="054D4F41" w14:textId="77777777" w:rsidR="00000000" w:rsidRDefault="007C71EE">
      <w:pPr>
        <w:pStyle w:val="a"/>
        <w:jc w:val="center"/>
        <w:rPr>
          <w:b/>
          <w:bCs/>
          <w:rtl/>
        </w:rPr>
      </w:pPr>
      <w:r>
        <w:rPr>
          <w:rFonts w:hint="eastAsia"/>
          <w:b/>
          <w:bCs/>
          <w:rtl/>
        </w:rPr>
        <w:t>הצבעה</w:t>
      </w:r>
    </w:p>
    <w:p w14:paraId="01E6273D" w14:textId="77777777" w:rsidR="00000000" w:rsidRDefault="007C71EE">
      <w:pPr>
        <w:pStyle w:val="a"/>
        <w:jc w:val="center"/>
        <w:rPr>
          <w:rtl/>
        </w:rPr>
      </w:pPr>
    </w:p>
    <w:p w14:paraId="757C1298" w14:textId="77777777" w:rsidR="00000000" w:rsidRDefault="007C71EE">
      <w:pPr>
        <w:pStyle w:val="a"/>
        <w:jc w:val="center"/>
        <w:rPr>
          <w:rtl/>
        </w:rPr>
      </w:pPr>
      <w:r>
        <w:rPr>
          <w:rFonts w:hint="eastAsia"/>
          <w:rtl/>
        </w:rPr>
        <w:t>ההסתייגות</w:t>
      </w:r>
      <w:r>
        <w:rPr>
          <w:rtl/>
        </w:rPr>
        <w:t xml:space="preserve"> </w:t>
      </w:r>
      <w:r>
        <w:rPr>
          <w:rFonts w:hint="eastAsia"/>
          <w:rtl/>
        </w:rPr>
        <w:t>של</w:t>
      </w:r>
      <w:r>
        <w:rPr>
          <w:rtl/>
        </w:rPr>
        <w:t xml:space="preserve"> חבר הכנסת</w:t>
      </w:r>
      <w:r>
        <w:rPr>
          <w:rFonts w:hint="cs"/>
          <w:rtl/>
        </w:rPr>
        <w:t xml:space="preserve"> חיים אורון</w:t>
      </w:r>
      <w:r>
        <w:rPr>
          <w:rtl/>
        </w:rPr>
        <w:t xml:space="preserve"> לסעיף 10 לא נתקבלה.</w:t>
      </w:r>
    </w:p>
    <w:p w14:paraId="33E23D58" w14:textId="77777777" w:rsidR="00000000" w:rsidRDefault="007C71EE">
      <w:pPr>
        <w:pStyle w:val="a"/>
        <w:rPr>
          <w:rtl/>
        </w:rPr>
      </w:pPr>
    </w:p>
    <w:p w14:paraId="09582792"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15F2D446" w14:textId="77777777" w:rsidR="00000000" w:rsidRDefault="007C71EE">
      <w:pPr>
        <w:pStyle w:val="a"/>
        <w:rPr>
          <w:rtl/>
        </w:rPr>
      </w:pPr>
    </w:p>
    <w:p w14:paraId="1FC638CE" w14:textId="77777777" w:rsidR="00000000" w:rsidRDefault="007C71EE">
      <w:pPr>
        <w:pStyle w:val="a"/>
        <w:rPr>
          <w:rtl/>
        </w:rPr>
      </w:pPr>
      <w:r>
        <w:rPr>
          <w:rFonts w:hint="eastAsia"/>
          <w:rtl/>
        </w:rPr>
        <w:t>הצעת</w:t>
      </w:r>
      <w:r>
        <w:rPr>
          <w:rtl/>
        </w:rPr>
        <w:t xml:space="preserve"> חבר הכנסת </w:t>
      </w:r>
      <w:r>
        <w:rPr>
          <w:rFonts w:hint="cs"/>
          <w:rtl/>
        </w:rPr>
        <w:t xml:space="preserve">אורון </w:t>
      </w:r>
      <w:r>
        <w:rPr>
          <w:rtl/>
        </w:rPr>
        <w:t>לא התקבלה.</w:t>
      </w:r>
    </w:p>
    <w:p w14:paraId="127DF33B" w14:textId="77777777" w:rsidR="00000000" w:rsidRDefault="007C71EE">
      <w:pPr>
        <w:pStyle w:val="a"/>
        <w:rPr>
          <w:rFonts w:hint="cs"/>
          <w:rtl/>
        </w:rPr>
      </w:pPr>
    </w:p>
    <w:p w14:paraId="04E8E159" w14:textId="77777777" w:rsidR="00000000" w:rsidRDefault="007C71EE">
      <w:pPr>
        <w:pStyle w:val="a"/>
      </w:pPr>
      <w:r>
        <w:rPr>
          <w:rFonts w:hint="eastAsia"/>
          <w:rtl/>
        </w:rPr>
        <w:t>הצעת</w:t>
      </w:r>
      <w:r>
        <w:rPr>
          <w:rtl/>
        </w:rPr>
        <w:t xml:space="preserve"> חבר</w:t>
      </w:r>
      <w:r>
        <w:rPr>
          <w:rFonts w:hint="cs"/>
          <w:rtl/>
        </w:rPr>
        <w:t>ת</w:t>
      </w:r>
      <w:r>
        <w:rPr>
          <w:rtl/>
        </w:rPr>
        <w:t xml:space="preserve"> הכנסת </w:t>
      </w:r>
      <w:r>
        <w:rPr>
          <w:rFonts w:hint="cs"/>
          <w:rtl/>
        </w:rPr>
        <w:t xml:space="preserve">גלאון - </w:t>
      </w:r>
      <w:r>
        <w:rPr>
          <w:rtl/>
        </w:rPr>
        <w:t xml:space="preserve">מי בעד? תודה. מי נגד? תודה. מי </w:t>
      </w:r>
      <w:r>
        <w:rPr>
          <w:rFonts w:hint="eastAsia"/>
          <w:rtl/>
        </w:rPr>
        <w:t>נמנע</w:t>
      </w:r>
      <w:r>
        <w:rPr>
          <w:rtl/>
        </w:rPr>
        <w:t xml:space="preserve">? תודה. </w:t>
      </w:r>
    </w:p>
    <w:p w14:paraId="7519CEAC" w14:textId="77777777" w:rsidR="00000000" w:rsidRDefault="007C71EE">
      <w:pPr>
        <w:pStyle w:val="a"/>
        <w:rPr>
          <w:rFonts w:hint="cs"/>
          <w:rtl/>
        </w:rPr>
      </w:pPr>
    </w:p>
    <w:p w14:paraId="7A1A974A" w14:textId="77777777" w:rsidR="00000000" w:rsidRDefault="007C71EE">
      <w:pPr>
        <w:pStyle w:val="a"/>
        <w:rPr>
          <w:rFonts w:hint="cs"/>
          <w:rtl/>
        </w:rPr>
      </w:pPr>
    </w:p>
    <w:p w14:paraId="692AE6FE" w14:textId="77777777" w:rsidR="00000000" w:rsidRDefault="007C71EE">
      <w:pPr>
        <w:pStyle w:val="a"/>
        <w:jc w:val="center"/>
        <w:rPr>
          <w:b/>
          <w:bCs/>
          <w:rtl/>
        </w:rPr>
      </w:pPr>
      <w:r>
        <w:rPr>
          <w:rFonts w:hint="eastAsia"/>
          <w:b/>
          <w:bCs/>
          <w:rtl/>
        </w:rPr>
        <w:t>הצבעה</w:t>
      </w:r>
    </w:p>
    <w:p w14:paraId="2DEC9AE1" w14:textId="77777777" w:rsidR="00000000" w:rsidRDefault="007C71EE">
      <w:pPr>
        <w:pStyle w:val="a"/>
        <w:jc w:val="center"/>
        <w:rPr>
          <w:rtl/>
        </w:rPr>
      </w:pPr>
    </w:p>
    <w:p w14:paraId="68FE8633" w14:textId="77777777" w:rsidR="00000000" w:rsidRDefault="007C71EE">
      <w:pPr>
        <w:pStyle w:val="a"/>
        <w:jc w:val="center"/>
        <w:rPr>
          <w:rtl/>
        </w:rPr>
      </w:pPr>
      <w:r>
        <w:rPr>
          <w:rFonts w:hint="eastAsia"/>
          <w:rtl/>
        </w:rPr>
        <w:t>ההסתייגות</w:t>
      </w:r>
      <w:r>
        <w:rPr>
          <w:rtl/>
        </w:rPr>
        <w:t xml:space="preserve"> </w:t>
      </w:r>
      <w:r>
        <w:rPr>
          <w:rFonts w:hint="eastAsia"/>
          <w:rtl/>
        </w:rPr>
        <w:t>של</w:t>
      </w:r>
      <w:r>
        <w:rPr>
          <w:rtl/>
        </w:rPr>
        <w:t xml:space="preserve"> ח</w:t>
      </w:r>
      <w:r>
        <w:rPr>
          <w:rtl/>
        </w:rPr>
        <w:t>בר</w:t>
      </w:r>
      <w:r>
        <w:rPr>
          <w:rFonts w:hint="cs"/>
          <w:rtl/>
        </w:rPr>
        <w:t>ת</w:t>
      </w:r>
      <w:r>
        <w:rPr>
          <w:rtl/>
        </w:rPr>
        <w:t xml:space="preserve"> הכנסת </w:t>
      </w:r>
      <w:r>
        <w:rPr>
          <w:rFonts w:hint="cs"/>
          <w:rtl/>
        </w:rPr>
        <w:t xml:space="preserve">זהבה גלאון </w:t>
      </w:r>
      <w:r>
        <w:rPr>
          <w:rtl/>
        </w:rPr>
        <w:t>לסעיף 10 לא נתקבלה.</w:t>
      </w:r>
    </w:p>
    <w:p w14:paraId="076F31EA" w14:textId="77777777" w:rsidR="00000000" w:rsidRDefault="007C71EE">
      <w:pPr>
        <w:pStyle w:val="a"/>
        <w:rPr>
          <w:rtl/>
        </w:rPr>
      </w:pPr>
    </w:p>
    <w:p w14:paraId="4FDA9A40"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105C6497" w14:textId="77777777" w:rsidR="00000000" w:rsidRDefault="007C71EE">
      <w:pPr>
        <w:pStyle w:val="a"/>
        <w:rPr>
          <w:rtl/>
        </w:rPr>
      </w:pPr>
    </w:p>
    <w:p w14:paraId="438BB871" w14:textId="77777777" w:rsidR="00000000" w:rsidRDefault="007C71EE">
      <w:pPr>
        <w:pStyle w:val="a"/>
        <w:rPr>
          <w:rtl/>
        </w:rPr>
      </w:pPr>
      <w:r>
        <w:rPr>
          <w:rFonts w:hint="eastAsia"/>
          <w:rtl/>
        </w:rPr>
        <w:t>הצעת</w:t>
      </w:r>
      <w:r>
        <w:rPr>
          <w:rtl/>
        </w:rPr>
        <w:t xml:space="preserve"> חבר הכנסת </w:t>
      </w:r>
      <w:r>
        <w:rPr>
          <w:rFonts w:hint="cs"/>
          <w:rtl/>
        </w:rPr>
        <w:t xml:space="preserve">גלאון </w:t>
      </w:r>
      <w:r>
        <w:rPr>
          <w:rtl/>
        </w:rPr>
        <w:t>לא התקבלה.</w:t>
      </w:r>
    </w:p>
    <w:p w14:paraId="622F9ABE" w14:textId="77777777" w:rsidR="00000000" w:rsidRDefault="007C71EE">
      <w:pPr>
        <w:pStyle w:val="a"/>
        <w:rPr>
          <w:rFonts w:hint="cs"/>
          <w:rtl/>
        </w:rPr>
      </w:pPr>
    </w:p>
    <w:p w14:paraId="5750671B" w14:textId="77777777" w:rsidR="00000000" w:rsidRDefault="007C71EE">
      <w:pPr>
        <w:pStyle w:val="a"/>
      </w:pPr>
      <w:r>
        <w:rPr>
          <w:rFonts w:hint="eastAsia"/>
          <w:rtl/>
        </w:rPr>
        <w:t>הצעת</w:t>
      </w:r>
      <w:r>
        <w:rPr>
          <w:rtl/>
        </w:rPr>
        <w:t xml:space="preserve"> חבר הכנסת</w:t>
      </w:r>
      <w:r>
        <w:rPr>
          <w:rFonts w:hint="cs"/>
          <w:rtl/>
        </w:rPr>
        <w:t xml:space="preserve"> ברונפמן -</w:t>
      </w:r>
      <w:r>
        <w:rPr>
          <w:rtl/>
        </w:rPr>
        <w:t xml:space="preserve"> מי בעד? תודה. מי נגד? תודה. מי </w:t>
      </w:r>
      <w:r>
        <w:rPr>
          <w:rFonts w:hint="eastAsia"/>
          <w:rtl/>
        </w:rPr>
        <w:t>נמנע</w:t>
      </w:r>
      <w:r>
        <w:rPr>
          <w:rtl/>
        </w:rPr>
        <w:t xml:space="preserve">? תודה. </w:t>
      </w:r>
    </w:p>
    <w:p w14:paraId="429048DB" w14:textId="77777777" w:rsidR="00000000" w:rsidRDefault="007C71EE">
      <w:pPr>
        <w:pStyle w:val="a"/>
        <w:rPr>
          <w:rtl/>
        </w:rPr>
      </w:pPr>
    </w:p>
    <w:p w14:paraId="3447CF6D" w14:textId="77777777" w:rsidR="00000000" w:rsidRDefault="007C71EE">
      <w:pPr>
        <w:pStyle w:val="a"/>
        <w:jc w:val="center"/>
        <w:rPr>
          <w:b/>
          <w:bCs/>
          <w:rtl/>
        </w:rPr>
      </w:pPr>
      <w:r>
        <w:rPr>
          <w:rFonts w:hint="eastAsia"/>
          <w:b/>
          <w:bCs/>
          <w:rtl/>
        </w:rPr>
        <w:t>הצבעה</w:t>
      </w:r>
    </w:p>
    <w:p w14:paraId="41ED6895" w14:textId="77777777" w:rsidR="00000000" w:rsidRDefault="007C71EE">
      <w:pPr>
        <w:pStyle w:val="a"/>
        <w:jc w:val="center"/>
        <w:rPr>
          <w:rtl/>
        </w:rPr>
      </w:pPr>
    </w:p>
    <w:p w14:paraId="4BD1E9C1" w14:textId="77777777" w:rsidR="00000000" w:rsidRDefault="007C71EE">
      <w:pPr>
        <w:pStyle w:val="a"/>
        <w:jc w:val="center"/>
        <w:rPr>
          <w:rtl/>
        </w:rPr>
      </w:pPr>
      <w:r>
        <w:rPr>
          <w:rFonts w:hint="eastAsia"/>
          <w:rtl/>
        </w:rPr>
        <w:t>ההסתייגות</w:t>
      </w:r>
      <w:r>
        <w:rPr>
          <w:rtl/>
        </w:rPr>
        <w:t xml:space="preserve"> </w:t>
      </w:r>
      <w:r>
        <w:rPr>
          <w:rFonts w:hint="eastAsia"/>
          <w:rtl/>
        </w:rPr>
        <w:t>של</w:t>
      </w:r>
      <w:r>
        <w:rPr>
          <w:rtl/>
        </w:rPr>
        <w:t xml:space="preserve"> חבר הכנסת</w:t>
      </w:r>
      <w:r>
        <w:rPr>
          <w:rFonts w:hint="cs"/>
          <w:rtl/>
        </w:rPr>
        <w:t xml:space="preserve"> רומן ברונפמן</w:t>
      </w:r>
      <w:r>
        <w:rPr>
          <w:rtl/>
        </w:rPr>
        <w:t xml:space="preserve"> לסעיף 10 לא נתקבלה.</w:t>
      </w:r>
    </w:p>
    <w:p w14:paraId="4F0171D8" w14:textId="77777777" w:rsidR="00000000" w:rsidRDefault="007C71EE">
      <w:pPr>
        <w:pStyle w:val="a"/>
        <w:rPr>
          <w:rtl/>
        </w:rPr>
      </w:pPr>
    </w:p>
    <w:p w14:paraId="0579586B"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1B41B865" w14:textId="77777777" w:rsidR="00000000" w:rsidRDefault="007C71EE">
      <w:pPr>
        <w:pStyle w:val="a"/>
        <w:rPr>
          <w:rtl/>
        </w:rPr>
      </w:pPr>
    </w:p>
    <w:p w14:paraId="434BC505" w14:textId="77777777" w:rsidR="00000000" w:rsidRDefault="007C71EE">
      <w:pPr>
        <w:pStyle w:val="a"/>
        <w:rPr>
          <w:rtl/>
        </w:rPr>
      </w:pPr>
      <w:r>
        <w:rPr>
          <w:rFonts w:hint="eastAsia"/>
          <w:rtl/>
        </w:rPr>
        <w:t>הצעת</w:t>
      </w:r>
      <w:r>
        <w:rPr>
          <w:rtl/>
        </w:rPr>
        <w:t xml:space="preserve"> </w:t>
      </w:r>
      <w:r>
        <w:rPr>
          <w:rtl/>
        </w:rPr>
        <w:t xml:space="preserve">חבר הכנסת </w:t>
      </w:r>
      <w:r>
        <w:rPr>
          <w:rFonts w:hint="cs"/>
          <w:rtl/>
        </w:rPr>
        <w:t xml:space="preserve">ברונפמן </w:t>
      </w:r>
      <w:r>
        <w:rPr>
          <w:rtl/>
        </w:rPr>
        <w:t>לא התקבלה.</w:t>
      </w:r>
    </w:p>
    <w:p w14:paraId="4CD231D9" w14:textId="77777777" w:rsidR="00000000" w:rsidRDefault="007C71EE">
      <w:pPr>
        <w:pStyle w:val="a"/>
        <w:rPr>
          <w:rFonts w:hint="cs"/>
          <w:rtl/>
        </w:rPr>
      </w:pPr>
    </w:p>
    <w:p w14:paraId="36CF344A" w14:textId="77777777" w:rsidR="00000000" w:rsidRDefault="007C71EE">
      <w:pPr>
        <w:pStyle w:val="a"/>
      </w:pPr>
      <w:r>
        <w:rPr>
          <w:rFonts w:hint="eastAsia"/>
          <w:rtl/>
        </w:rPr>
        <w:t>הצעת</w:t>
      </w:r>
      <w:r>
        <w:rPr>
          <w:rtl/>
        </w:rPr>
        <w:t xml:space="preserve"> חבר הכנסת</w:t>
      </w:r>
      <w:r>
        <w:rPr>
          <w:rFonts w:hint="cs"/>
          <w:rtl/>
        </w:rPr>
        <w:t xml:space="preserve"> אבשלום וילן - </w:t>
      </w:r>
      <w:r>
        <w:rPr>
          <w:rtl/>
        </w:rPr>
        <w:t xml:space="preserve"> מי בעד? תודה. מי נגד? תודה. מי </w:t>
      </w:r>
      <w:r>
        <w:rPr>
          <w:rFonts w:hint="eastAsia"/>
          <w:rtl/>
        </w:rPr>
        <w:t>נמנע</w:t>
      </w:r>
      <w:r>
        <w:rPr>
          <w:rtl/>
        </w:rPr>
        <w:t xml:space="preserve">? תודה. </w:t>
      </w:r>
    </w:p>
    <w:p w14:paraId="4615C849" w14:textId="77777777" w:rsidR="00000000" w:rsidRDefault="007C71EE">
      <w:pPr>
        <w:pStyle w:val="a"/>
        <w:rPr>
          <w:rtl/>
        </w:rPr>
      </w:pPr>
    </w:p>
    <w:p w14:paraId="4CB16459" w14:textId="77777777" w:rsidR="00000000" w:rsidRDefault="007C71EE">
      <w:pPr>
        <w:pStyle w:val="a"/>
        <w:jc w:val="center"/>
        <w:rPr>
          <w:b/>
          <w:bCs/>
          <w:rtl/>
        </w:rPr>
      </w:pPr>
      <w:r>
        <w:rPr>
          <w:rFonts w:hint="eastAsia"/>
          <w:b/>
          <w:bCs/>
          <w:rtl/>
        </w:rPr>
        <w:t>הצבעה</w:t>
      </w:r>
    </w:p>
    <w:p w14:paraId="4C637D47" w14:textId="77777777" w:rsidR="00000000" w:rsidRDefault="007C71EE">
      <w:pPr>
        <w:pStyle w:val="a"/>
        <w:jc w:val="center"/>
        <w:rPr>
          <w:rtl/>
        </w:rPr>
      </w:pPr>
    </w:p>
    <w:p w14:paraId="1FC9E98E" w14:textId="77777777" w:rsidR="00000000" w:rsidRDefault="007C71EE">
      <w:pPr>
        <w:pStyle w:val="a"/>
        <w:jc w:val="center"/>
        <w:rPr>
          <w:rtl/>
        </w:rPr>
      </w:pPr>
      <w:r>
        <w:rPr>
          <w:rFonts w:hint="eastAsia"/>
          <w:rtl/>
        </w:rPr>
        <w:t>ההסתייגות</w:t>
      </w:r>
      <w:r>
        <w:rPr>
          <w:rtl/>
        </w:rPr>
        <w:t xml:space="preserve"> </w:t>
      </w:r>
      <w:r>
        <w:rPr>
          <w:rFonts w:hint="eastAsia"/>
          <w:rtl/>
        </w:rPr>
        <w:t>של</w:t>
      </w:r>
      <w:r>
        <w:rPr>
          <w:rtl/>
        </w:rPr>
        <w:t xml:space="preserve"> חבר הכנסת</w:t>
      </w:r>
      <w:r>
        <w:rPr>
          <w:rFonts w:hint="cs"/>
          <w:rtl/>
        </w:rPr>
        <w:t xml:space="preserve"> אבשלום וילן</w:t>
      </w:r>
      <w:r>
        <w:rPr>
          <w:rtl/>
        </w:rPr>
        <w:t xml:space="preserve"> לסעיף 10 לא נתקבלה.</w:t>
      </w:r>
    </w:p>
    <w:p w14:paraId="2011C17B" w14:textId="77777777" w:rsidR="00000000" w:rsidRDefault="007C71EE">
      <w:pPr>
        <w:pStyle w:val="a"/>
        <w:rPr>
          <w:rtl/>
        </w:rPr>
      </w:pPr>
    </w:p>
    <w:p w14:paraId="64385DCE"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617384AC" w14:textId="77777777" w:rsidR="00000000" w:rsidRDefault="007C71EE">
      <w:pPr>
        <w:pStyle w:val="a"/>
        <w:rPr>
          <w:rtl/>
        </w:rPr>
      </w:pPr>
    </w:p>
    <w:p w14:paraId="27B59659" w14:textId="77777777" w:rsidR="00000000" w:rsidRDefault="007C71EE">
      <w:pPr>
        <w:pStyle w:val="a"/>
        <w:rPr>
          <w:rtl/>
        </w:rPr>
      </w:pPr>
      <w:r>
        <w:rPr>
          <w:rFonts w:hint="eastAsia"/>
          <w:rtl/>
        </w:rPr>
        <w:t>הצעת</w:t>
      </w:r>
      <w:r>
        <w:rPr>
          <w:rtl/>
        </w:rPr>
        <w:t xml:space="preserve"> חבר הכנסת </w:t>
      </w:r>
      <w:r>
        <w:rPr>
          <w:rFonts w:hint="cs"/>
          <w:rtl/>
        </w:rPr>
        <w:t xml:space="preserve">וילן </w:t>
      </w:r>
      <w:r>
        <w:rPr>
          <w:rtl/>
        </w:rPr>
        <w:t>לא התקבלה.</w:t>
      </w:r>
    </w:p>
    <w:p w14:paraId="7C55A254" w14:textId="77777777" w:rsidR="00000000" w:rsidRDefault="007C71EE">
      <w:pPr>
        <w:pStyle w:val="a"/>
        <w:rPr>
          <w:rFonts w:hint="cs"/>
          <w:rtl/>
        </w:rPr>
      </w:pPr>
    </w:p>
    <w:p w14:paraId="7C417416" w14:textId="77777777" w:rsidR="00000000" w:rsidRDefault="007C71EE">
      <w:pPr>
        <w:pStyle w:val="a"/>
      </w:pPr>
      <w:r>
        <w:rPr>
          <w:rFonts w:hint="eastAsia"/>
          <w:rtl/>
        </w:rPr>
        <w:t>הצעת</w:t>
      </w:r>
      <w:r>
        <w:rPr>
          <w:rtl/>
        </w:rPr>
        <w:t xml:space="preserve"> חבר הכנסת</w:t>
      </w:r>
      <w:r>
        <w:rPr>
          <w:rFonts w:hint="cs"/>
          <w:rtl/>
        </w:rPr>
        <w:t xml:space="preserve"> ליצמן -</w:t>
      </w:r>
      <w:r>
        <w:rPr>
          <w:rtl/>
        </w:rPr>
        <w:t xml:space="preserve"> מי בעד? תודה</w:t>
      </w:r>
      <w:r>
        <w:rPr>
          <w:rtl/>
        </w:rPr>
        <w:t xml:space="preserve">. מי נגד? תודה. מי </w:t>
      </w:r>
      <w:r>
        <w:rPr>
          <w:rFonts w:hint="eastAsia"/>
          <w:rtl/>
        </w:rPr>
        <w:t>נמנע</w:t>
      </w:r>
      <w:r>
        <w:rPr>
          <w:rtl/>
        </w:rPr>
        <w:t xml:space="preserve">? תודה. </w:t>
      </w:r>
    </w:p>
    <w:p w14:paraId="760F6EB1" w14:textId="77777777" w:rsidR="00000000" w:rsidRDefault="007C71EE">
      <w:pPr>
        <w:pStyle w:val="a"/>
        <w:rPr>
          <w:rtl/>
        </w:rPr>
      </w:pPr>
    </w:p>
    <w:p w14:paraId="4916827F" w14:textId="77777777" w:rsidR="00000000" w:rsidRDefault="007C71EE">
      <w:pPr>
        <w:pStyle w:val="a"/>
        <w:jc w:val="center"/>
        <w:rPr>
          <w:b/>
          <w:bCs/>
          <w:rtl/>
        </w:rPr>
      </w:pPr>
      <w:r>
        <w:rPr>
          <w:rFonts w:hint="eastAsia"/>
          <w:b/>
          <w:bCs/>
          <w:rtl/>
        </w:rPr>
        <w:t>הצבעה</w:t>
      </w:r>
    </w:p>
    <w:p w14:paraId="7F992843" w14:textId="77777777" w:rsidR="00000000" w:rsidRDefault="007C71EE">
      <w:pPr>
        <w:pStyle w:val="a"/>
        <w:jc w:val="center"/>
        <w:rPr>
          <w:rtl/>
        </w:rPr>
      </w:pPr>
    </w:p>
    <w:p w14:paraId="31AA8249" w14:textId="77777777" w:rsidR="00000000" w:rsidRDefault="007C71EE">
      <w:pPr>
        <w:pStyle w:val="a"/>
        <w:jc w:val="center"/>
        <w:rPr>
          <w:rtl/>
        </w:rPr>
      </w:pPr>
      <w:r>
        <w:rPr>
          <w:rFonts w:hint="eastAsia"/>
          <w:rtl/>
        </w:rPr>
        <w:t>ההסתייגות</w:t>
      </w:r>
      <w:r>
        <w:rPr>
          <w:rtl/>
        </w:rPr>
        <w:t xml:space="preserve"> </w:t>
      </w:r>
      <w:r>
        <w:rPr>
          <w:rFonts w:hint="eastAsia"/>
          <w:rtl/>
        </w:rPr>
        <w:t>של</w:t>
      </w:r>
      <w:r>
        <w:rPr>
          <w:rtl/>
        </w:rPr>
        <w:t xml:space="preserve"> חבר הכנסת</w:t>
      </w:r>
      <w:r>
        <w:rPr>
          <w:rFonts w:hint="cs"/>
          <w:rtl/>
        </w:rPr>
        <w:t xml:space="preserve"> יעקב ליצמן</w:t>
      </w:r>
      <w:r>
        <w:rPr>
          <w:rtl/>
        </w:rPr>
        <w:t xml:space="preserve"> לסעיף 10 לא נתקבלה.</w:t>
      </w:r>
    </w:p>
    <w:p w14:paraId="7554EC61" w14:textId="77777777" w:rsidR="00000000" w:rsidRDefault="007C71EE">
      <w:pPr>
        <w:pStyle w:val="a"/>
        <w:rPr>
          <w:rtl/>
        </w:rPr>
      </w:pPr>
    </w:p>
    <w:p w14:paraId="55FD387A" w14:textId="77777777" w:rsidR="00000000" w:rsidRDefault="007C71EE">
      <w:pPr>
        <w:pStyle w:val="ad"/>
        <w:rPr>
          <w:rtl/>
        </w:rPr>
      </w:pPr>
    </w:p>
    <w:p w14:paraId="6E6C883E"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54B3B041" w14:textId="77777777" w:rsidR="00000000" w:rsidRDefault="007C71EE">
      <w:pPr>
        <w:pStyle w:val="a"/>
        <w:rPr>
          <w:rtl/>
        </w:rPr>
      </w:pPr>
    </w:p>
    <w:p w14:paraId="0C7D7FAA" w14:textId="77777777" w:rsidR="00000000" w:rsidRDefault="007C71EE">
      <w:pPr>
        <w:pStyle w:val="a"/>
        <w:rPr>
          <w:rtl/>
        </w:rPr>
      </w:pPr>
      <w:r>
        <w:rPr>
          <w:rFonts w:hint="eastAsia"/>
          <w:rtl/>
        </w:rPr>
        <w:t>הצעת</w:t>
      </w:r>
      <w:r>
        <w:rPr>
          <w:rtl/>
        </w:rPr>
        <w:t xml:space="preserve"> חבר הכנסת</w:t>
      </w:r>
      <w:r>
        <w:rPr>
          <w:rFonts w:hint="cs"/>
          <w:rtl/>
        </w:rPr>
        <w:t xml:space="preserve"> ליצמן</w:t>
      </w:r>
      <w:r>
        <w:rPr>
          <w:rtl/>
        </w:rPr>
        <w:t xml:space="preserve"> לא התקבלה.</w:t>
      </w:r>
    </w:p>
    <w:p w14:paraId="45974C43" w14:textId="77777777" w:rsidR="00000000" w:rsidRDefault="007C71EE">
      <w:pPr>
        <w:pStyle w:val="a"/>
        <w:rPr>
          <w:rFonts w:hint="cs"/>
          <w:rtl/>
        </w:rPr>
      </w:pPr>
    </w:p>
    <w:p w14:paraId="58558652" w14:textId="77777777" w:rsidR="00000000" w:rsidRDefault="007C71EE">
      <w:pPr>
        <w:pStyle w:val="a"/>
        <w:rPr>
          <w:rFonts w:hint="cs"/>
          <w:rtl/>
        </w:rPr>
      </w:pPr>
      <w:r>
        <w:rPr>
          <w:rFonts w:hint="cs"/>
          <w:rtl/>
        </w:rPr>
        <w:t xml:space="preserve">חבר הכנסת רביץ - אינו נוכח. </w:t>
      </w:r>
    </w:p>
    <w:p w14:paraId="640EEBC7" w14:textId="77777777" w:rsidR="00000000" w:rsidRDefault="007C71EE">
      <w:pPr>
        <w:pStyle w:val="a"/>
        <w:rPr>
          <w:rFonts w:hint="cs"/>
          <w:rtl/>
        </w:rPr>
      </w:pPr>
    </w:p>
    <w:p w14:paraId="2B781207" w14:textId="77777777" w:rsidR="00000000" w:rsidRDefault="007C71EE">
      <w:pPr>
        <w:pStyle w:val="a"/>
      </w:pPr>
      <w:r>
        <w:rPr>
          <w:rFonts w:hint="eastAsia"/>
          <w:rtl/>
        </w:rPr>
        <w:t>הצעת</w:t>
      </w:r>
      <w:r>
        <w:rPr>
          <w:rtl/>
        </w:rPr>
        <w:t xml:space="preserve"> חבר הכנסת</w:t>
      </w:r>
      <w:r>
        <w:rPr>
          <w:rFonts w:hint="cs"/>
          <w:rtl/>
        </w:rPr>
        <w:t xml:space="preserve">  מאיר פרוש -</w:t>
      </w:r>
      <w:r>
        <w:rPr>
          <w:rtl/>
        </w:rPr>
        <w:t xml:space="preserve"> מי בעד? תודה. מי נגד? תודה. מי </w:t>
      </w:r>
      <w:r>
        <w:rPr>
          <w:rFonts w:hint="eastAsia"/>
          <w:rtl/>
        </w:rPr>
        <w:t>נמנע</w:t>
      </w:r>
      <w:r>
        <w:rPr>
          <w:rtl/>
        </w:rPr>
        <w:t xml:space="preserve">? תודה. </w:t>
      </w:r>
    </w:p>
    <w:p w14:paraId="38585D20" w14:textId="77777777" w:rsidR="00000000" w:rsidRDefault="007C71EE">
      <w:pPr>
        <w:pStyle w:val="a"/>
        <w:rPr>
          <w:rtl/>
        </w:rPr>
      </w:pPr>
    </w:p>
    <w:p w14:paraId="30F97283" w14:textId="77777777" w:rsidR="00000000" w:rsidRDefault="007C71EE">
      <w:pPr>
        <w:pStyle w:val="a"/>
        <w:jc w:val="center"/>
        <w:rPr>
          <w:b/>
          <w:bCs/>
          <w:rtl/>
        </w:rPr>
      </w:pPr>
      <w:r>
        <w:rPr>
          <w:rFonts w:hint="eastAsia"/>
          <w:b/>
          <w:bCs/>
          <w:rtl/>
        </w:rPr>
        <w:t>הצב</w:t>
      </w:r>
      <w:r>
        <w:rPr>
          <w:rFonts w:hint="eastAsia"/>
          <w:b/>
          <w:bCs/>
          <w:rtl/>
        </w:rPr>
        <w:t>עה</w:t>
      </w:r>
    </w:p>
    <w:p w14:paraId="6CAAD5EB" w14:textId="77777777" w:rsidR="00000000" w:rsidRDefault="007C71EE">
      <w:pPr>
        <w:pStyle w:val="a"/>
        <w:jc w:val="center"/>
        <w:rPr>
          <w:rtl/>
        </w:rPr>
      </w:pPr>
    </w:p>
    <w:p w14:paraId="70DD7967" w14:textId="77777777" w:rsidR="00000000" w:rsidRDefault="007C71EE">
      <w:pPr>
        <w:pStyle w:val="a"/>
        <w:jc w:val="center"/>
        <w:rPr>
          <w:rtl/>
        </w:rPr>
      </w:pPr>
      <w:r>
        <w:rPr>
          <w:rFonts w:hint="eastAsia"/>
          <w:rtl/>
        </w:rPr>
        <w:t>ההסתייגות</w:t>
      </w:r>
      <w:r>
        <w:rPr>
          <w:rtl/>
        </w:rPr>
        <w:t xml:space="preserve"> </w:t>
      </w:r>
      <w:r>
        <w:rPr>
          <w:rFonts w:hint="eastAsia"/>
          <w:rtl/>
        </w:rPr>
        <w:t>של</w:t>
      </w:r>
      <w:r>
        <w:rPr>
          <w:rtl/>
        </w:rPr>
        <w:t xml:space="preserve"> חבר הכנסת</w:t>
      </w:r>
      <w:r>
        <w:rPr>
          <w:rFonts w:hint="cs"/>
          <w:rtl/>
        </w:rPr>
        <w:t xml:space="preserve">  מאיר פרוש</w:t>
      </w:r>
      <w:r>
        <w:rPr>
          <w:rtl/>
        </w:rPr>
        <w:t xml:space="preserve"> לסעיף 10 לא נתקבלה.</w:t>
      </w:r>
    </w:p>
    <w:p w14:paraId="7B8746F2" w14:textId="77777777" w:rsidR="00000000" w:rsidRDefault="007C71EE">
      <w:pPr>
        <w:pStyle w:val="a"/>
        <w:rPr>
          <w:rtl/>
        </w:rPr>
      </w:pPr>
    </w:p>
    <w:p w14:paraId="0FB9ACBA"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612403F4" w14:textId="77777777" w:rsidR="00000000" w:rsidRDefault="007C71EE">
      <w:pPr>
        <w:pStyle w:val="a"/>
        <w:rPr>
          <w:rtl/>
        </w:rPr>
      </w:pPr>
    </w:p>
    <w:p w14:paraId="3DB8A42C" w14:textId="77777777" w:rsidR="00000000" w:rsidRDefault="007C71EE">
      <w:pPr>
        <w:pStyle w:val="a"/>
        <w:rPr>
          <w:rtl/>
        </w:rPr>
      </w:pPr>
      <w:r>
        <w:rPr>
          <w:rFonts w:hint="eastAsia"/>
          <w:rtl/>
        </w:rPr>
        <w:t>הצעת</w:t>
      </w:r>
      <w:r>
        <w:rPr>
          <w:rtl/>
        </w:rPr>
        <w:t xml:space="preserve"> חבר הכנסת</w:t>
      </w:r>
      <w:r>
        <w:rPr>
          <w:rFonts w:hint="cs"/>
          <w:rtl/>
        </w:rPr>
        <w:t xml:space="preserve"> פרוש</w:t>
      </w:r>
      <w:r>
        <w:rPr>
          <w:rtl/>
        </w:rPr>
        <w:t xml:space="preserve"> לא התקבלה.</w:t>
      </w:r>
    </w:p>
    <w:p w14:paraId="6F7F017A" w14:textId="77777777" w:rsidR="00000000" w:rsidRDefault="007C71EE">
      <w:pPr>
        <w:pStyle w:val="a"/>
        <w:rPr>
          <w:rFonts w:hint="cs"/>
          <w:rtl/>
        </w:rPr>
      </w:pPr>
    </w:p>
    <w:p w14:paraId="766888D2" w14:textId="77777777" w:rsidR="00000000" w:rsidRDefault="007C71EE">
      <w:pPr>
        <w:pStyle w:val="a"/>
        <w:rPr>
          <w:rFonts w:hint="cs"/>
          <w:rtl/>
        </w:rPr>
      </w:pPr>
      <w:r>
        <w:rPr>
          <w:rFonts w:hint="cs"/>
          <w:rtl/>
        </w:rPr>
        <w:t xml:space="preserve">הצעת חבר הכנסת גפני - מי בעד? מי נגד? מי נמנע? </w:t>
      </w:r>
    </w:p>
    <w:p w14:paraId="2355E8E3" w14:textId="77777777" w:rsidR="00000000" w:rsidRDefault="007C71EE">
      <w:pPr>
        <w:pStyle w:val="a"/>
        <w:rPr>
          <w:rFonts w:hint="cs"/>
          <w:rtl/>
        </w:rPr>
      </w:pPr>
    </w:p>
    <w:p w14:paraId="31D40509" w14:textId="77777777" w:rsidR="00000000" w:rsidRDefault="007C71EE">
      <w:pPr>
        <w:pStyle w:val="a"/>
        <w:jc w:val="center"/>
        <w:rPr>
          <w:rFonts w:hint="cs"/>
          <w:b/>
          <w:bCs/>
          <w:rtl/>
        </w:rPr>
      </w:pPr>
      <w:r>
        <w:rPr>
          <w:rFonts w:hint="cs"/>
          <w:b/>
          <w:bCs/>
          <w:rtl/>
        </w:rPr>
        <w:t>הצבעה</w:t>
      </w:r>
    </w:p>
    <w:p w14:paraId="2DD2096E" w14:textId="77777777" w:rsidR="00000000" w:rsidRDefault="007C71EE">
      <w:pPr>
        <w:pStyle w:val="a"/>
        <w:jc w:val="center"/>
        <w:rPr>
          <w:rFonts w:hint="cs"/>
          <w:b/>
          <w:bCs/>
          <w:rtl/>
        </w:rPr>
      </w:pPr>
    </w:p>
    <w:p w14:paraId="6DC08EA9" w14:textId="77777777" w:rsidR="00000000" w:rsidRDefault="007C71EE">
      <w:pPr>
        <w:pStyle w:val="a"/>
        <w:jc w:val="center"/>
        <w:rPr>
          <w:rFonts w:hint="cs"/>
          <w:rtl/>
        </w:rPr>
      </w:pPr>
      <w:r>
        <w:rPr>
          <w:rFonts w:hint="cs"/>
          <w:rtl/>
        </w:rPr>
        <w:t>ההסתייגות של חבר הכנסת משה גפני לסעיף 10 לא נתקבלה.</w:t>
      </w:r>
    </w:p>
    <w:p w14:paraId="0F2DD119" w14:textId="77777777" w:rsidR="00000000" w:rsidRDefault="007C71EE">
      <w:pPr>
        <w:pStyle w:val="a"/>
        <w:jc w:val="center"/>
        <w:rPr>
          <w:rFonts w:hint="cs"/>
          <w:rtl/>
        </w:rPr>
      </w:pPr>
    </w:p>
    <w:p w14:paraId="6BBB6E8B" w14:textId="77777777" w:rsidR="00000000" w:rsidRDefault="007C71EE">
      <w:pPr>
        <w:pStyle w:val="ad"/>
        <w:rPr>
          <w:rtl/>
        </w:rPr>
      </w:pPr>
      <w:r>
        <w:rPr>
          <w:rtl/>
        </w:rPr>
        <w:t>היו"ר ראובן ריבלין:</w:t>
      </w:r>
    </w:p>
    <w:p w14:paraId="108CA8C2" w14:textId="77777777" w:rsidR="00000000" w:rsidRDefault="007C71EE">
      <w:pPr>
        <w:pStyle w:val="a"/>
        <w:rPr>
          <w:rtl/>
        </w:rPr>
      </w:pPr>
    </w:p>
    <w:p w14:paraId="7F32E16E" w14:textId="77777777" w:rsidR="00000000" w:rsidRDefault="007C71EE">
      <w:pPr>
        <w:pStyle w:val="a"/>
        <w:rPr>
          <w:rFonts w:hint="cs"/>
          <w:rtl/>
        </w:rPr>
      </w:pPr>
      <w:r>
        <w:rPr>
          <w:rFonts w:hint="cs"/>
          <w:rtl/>
        </w:rPr>
        <w:t>ההצעה של חבר ה</w:t>
      </w:r>
      <w:r>
        <w:rPr>
          <w:rFonts w:hint="cs"/>
          <w:rtl/>
        </w:rPr>
        <w:t xml:space="preserve">כנסת גפני לא עברה. </w:t>
      </w:r>
    </w:p>
    <w:p w14:paraId="5DFF39B0" w14:textId="77777777" w:rsidR="00000000" w:rsidRDefault="007C71EE">
      <w:pPr>
        <w:pStyle w:val="a"/>
        <w:rPr>
          <w:rFonts w:hint="cs"/>
          <w:rtl/>
        </w:rPr>
      </w:pPr>
    </w:p>
    <w:p w14:paraId="2354F12D" w14:textId="77777777" w:rsidR="00000000" w:rsidRDefault="007C71EE">
      <w:pPr>
        <w:pStyle w:val="a"/>
        <w:rPr>
          <w:rFonts w:hint="cs"/>
          <w:rtl/>
        </w:rPr>
      </w:pPr>
      <w:r>
        <w:rPr>
          <w:rFonts w:hint="cs"/>
          <w:rtl/>
        </w:rPr>
        <w:t xml:space="preserve">הצעת חבר הכנסת אייכלר -  מי בעד? מי נגד? מי נמנע? </w:t>
      </w:r>
    </w:p>
    <w:p w14:paraId="0CB515D4" w14:textId="77777777" w:rsidR="00000000" w:rsidRDefault="007C71EE">
      <w:pPr>
        <w:pStyle w:val="a"/>
        <w:rPr>
          <w:rFonts w:hint="cs"/>
          <w:rtl/>
        </w:rPr>
      </w:pPr>
    </w:p>
    <w:p w14:paraId="1A132EA0" w14:textId="77777777" w:rsidR="00000000" w:rsidRDefault="007C71EE">
      <w:pPr>
        <w:pStyle w:val="a"/>
        <w:jc w:val="center"/>
        <w:rPr>
          <w:rFonts w:hint="cs"/>
          <w:b/>
          <w:bCs/>
          <w:rtl/>
        </w:rPr>
      </w:pPr>
      <w:r>
        <w:rPr>
          <w:rFonts w:hint="cs"/>
          <w:b/>
          <w:bCs/>
          <w:rtl/>
        </w:rPr>
        <w:t>הצבעה</w:t>
      </w:r>
    </w:p>
    <w:p w14:paraId="6CF063F9" w14:textId="77777777" w:rsidR="00000000" w:rsidRDefault="007C71EE">
      <w:pPr>
        <w:pStyle w:val="a"/>
        <w:jc w:val="center"/>
        <w:rPr>
          <w:rFonts w:hint="cs"/>
          <w:b/>
          <w:bCs/>
          <w:rtl/>
        </w:rPr>
      </w:pPr>
    </w:p>
    <w:p w14:paraId="5D383BF8" w14:textId="77777777" w:rsidR="00000000" w:rsidRDefault="007C71EE">
      <w:pPr>
        <w:pStyle w:val="a"/>
        <w:jc w:val="center"/>
        <w:rPr>
          <w:rFonts w:hint="cs"/>
          <w:rtl/>
        </w:rPr>
      </w:pPr>
      <w:r>
        <w:rPr>
          <w:rFonts w:hint="cs"/>
          <w:rtl/>
        </w:rPr>
        <w:t>ההסתייגות של חבר הכנסת ישראל אייכלר לסעיף 10 לא נתקבלה.</w:t>
      </w:r>
    </w:p>
    <w:p w14:paraId="51618451" w14:textId="77777777" w:rsidR="00000000" w:rsidRDefault="007C71EE">
      <w:pPr>
        <w:pStyle w:val="a"/>
        <w:jc w:val="center"/>
        <w:rPr>
          <w:rFonts w:hint="cs"/>
          <w:rtl/>
        </w:rPr>
      </w:pPr>
    </w:p>
    <w:p w14:paraId="251DEE7F" w14:textId="77777777" w:rsidR="00000000" w:rsidRDefault="007C71EE">
      <w:pPr>
        <w:pStyle w:val="ad"/>
        <w:rPr>
          <w:rtl/>
        </w:rPr>
      </w:pPr>
      <w:r>
        <w:rPr>
          <w:rtl/>
        </w:rPr>
        <w:t>היו"ר ראובן ריבלין:</w:t>
      </w:r>
    </w:p>
    <w:p w14:paraId="0853342A" w14:textId="77777777" w:rsidR="00000000" w:rsidRDefault="007C71EE">
      <w:pPr>
        <w:pStyle w:val="a"/>
        <w:rPr>
          <w:rtl/>
        </w:rPr>
      </w:pPr>
    </w:p>
    <w:p w14:paraId="7B04E14E" w14:textId="77777777" w:rsidR="00000000" w:rsidRDefault="007C71EE">
      <w:pPr>
        <w:pStyle w:val="a"/>
        <w:rPr>
          <w:rFonts w:hint="cs"/>
          <w:rtl/>
        </w:rPr>
      </w:pPr>
      <w:r>
        <w:rPr>
          <w:rFonts w:hint="cs"/>
          <w:rtl/>
        </w:rPr>
        <w:t xml:space="preserve">ההצעה של חבר הכנסת אייכלר לא עברה. </w:t>
      </w:r>
    </w:p>
    <w:p w14:paraId="05447A6E" w14:textId="77777777" w:rsidR="00000000" w:rsidRDefault="007C71EE">
      <w:pPr>
        <w:pStyle w:val="a"/>
        <w:rPr>
          <w:rFonts w:hint="cs"/>
          <w:rtl/>
        </w:rPr>
      </w:pPr>
    </w:p>
    <w:p w14:paraId="2F1982A3" w14:textId="77777777" w:rsidR="00000000" w:rsidRDefault="007C71EE">
      <w:pPr>
        <w:pStyle w:val="a"/>
        <w:rPr>
          <w:rFonts w:hint="cs"/>
          <w:rtl/>
        </w:rPr>
      </w:pPr>
      <w:r>
        <w:rPr>
          <w:rFonts w:hint="cs"/>
          <w:rtl/>
        </w:rPr>
        <w:t>חבר הכנסת מוחמד ברכה - אינו נוכח. חבר הכנסת עסאם מח'ול - אינו</w:t>
      </w:r>
      <w:r>
        <w:rPr>
          <w:rFonts w:hint="cs"/>
          <w:rtl/>
        </w:rPr>
        <w:t xml:space="preserve"> נוכח. חבר הכנסת אחמד טיבי - אינו נוכח. חבר הכנסת עמיר פרץ - אינו נוכח. חברת הכנסת אילנה כהן - אינה נוכחת.</w:t>
      </w:r>
    </w:p>
    <w:p w14:paraId="00B5754B" w14:textId="77777777" w:rsidR="00000000" w:rsidRDefault="007C71EE">
      <w:pPr>
        <w:pStyle w:val="a"/>
        <w:rPr>
          <w:rFonts w:hint="cs"/>
          <w:rtl/>
        </w:rPr>
      </w:pPr>
    </w:p>
    <w:p w14:paraId="4C617C10" w14:textId="77777777" w:rsidR="00000000" w:rsidRDefault="007C71EE">
      <w:pPr>
        <w:pStyle w:val="a"/>
        <w:rPr>
          <w:rFonts w:hint="cs"/>
          <w:rtl/>
        </w:rPr>
      </w:pPr>
      <w:r>
        <w:rPr>
          <w:rFonts w:hint="cs"/>
          <w:rtl/>
        </w:rPr>
        <w:t xml:space="preserve"> הצעת חבר הכנסת דוד טל - מי בעד? מי נגד? מי נמנע?</w:t>
      </w:r>
    </w:p>
    <w:p w14:paraId="52E14608" w14:textId="77777777" w:rsidR="00000000" w:rsidRDefault="007C71EE">
      <w:pPr>
        <w:pStyle w:val="a"/>
        <w:rPr>
          <w:rFonts w:hint="cs"/>
          <w:rtl/>
        </w:rPr>
      </w:pPr>
      <w:r>
        <w:rPr>
          <w:rFonts w:hint="cs"/>
          <w:rtl/>
        </w:rPr>
        <w:t xml:space="preserve"> </w:t>
      </w:r>
    </w:p>
    <w:p w14:paraId="27488C81" w14:textId="77777777" w:rsidR="00000000" w:rsidRDefault="007C71EE">
      <w:pPr>
        <w:pStyle w:val="a"/>
        <w:jc w:val="center"/>
        <w:rPr>
          <w:rFonts w:hint="cs"/>
          <w:b/>
          <w:bCs/>
          <w:rtl/>
        </w:rPr>
      </w:pPr>
      <w:r>
        <w:rPr>
          <w:rFonts w:hint="cs"/>
          <w:b/>
          <w:bCs/>
          <w:rtl/>
        </w:rPr>
        <w:t>הצבעה</w:t>
      </w:r>
    </w:p>
    <w:p w14:paraId="25430469" w14:textId="77777777" w:rsidR="00000000" w:rsidRDefault="007C71EE">
      <w:pPr>
        <w:pStyle w:val="a"/>
        <w:jc w:val="center"/>
        <w:rPr>
          <w:rFonts w:hint="cs"/>
          <w:b/>
          <w:bCs/>
          <w:rtl/>
        </w:rPr>
      </w:pPr>
    </w:p>
    <w:p w14:paraId="170CF7EE" w14:textId="77777777" w:rsidR="00000000" w:rsidRDefault="007C71EE">
      <w:pPr>
        <w:pStyle w:val="a"/>
        <w:jc w:val="center"/>
        <w:rPr>
          <w:rFonts w:hint="cs"/>
          <w:rtl/>
        </w:rPr>
      </w:pPr>
      <w:r>
        <w:rPr>
          <w:rFonts w:hint="cs"/>
          <w:rtl/>
        </w:rPr>
        <w:t>ההסתייגות של חבר הכנסת דוד טל לסעיף 10 לא נתקבלה.</w:t>
      </w:r>
    </w:p>
    <w:p w14:paraId="67901962" w14:textId="77777777" w:rsidR="00000000" w:rsidRDefault="007C71EE">
      <w:pPr>
        <w:pStyle w:val="a"/>
        <w:jc w:val="center"/>
        <w:rPr>
          <w:rFonts w:hint="cs"/>
          <w:rtl/>
        </w:rPr>
      </w:pPr>
    </w:p>
    <w:p w14:paraId="1E2AC016" w14:textId="77777777" w:rsidR="00000000" w:rsidRDefault="007C71EE">
      <w:pPr>
        <w:pStyle w:val="ad"/>
        <w:rPr>
          <w:rtl/>
        </w:rPr>
      </w:pPr>
      <w:r>
        <w:rPr>
          <w:rtl/>
        </w:rPr>
        <w:t>היו"ר ראובן ריבלין:</w:t>
      </w:r>
    </w:p>
    <w:p w14:paraId="6917CCA7" w14:textId="77777777" w:rsidR="00000000" w:rsidRDefault="007C71EE">
      <w:pPr>
        <w:pStyle w:val="a"/>
        <w:rPr>
          <w:rtl/>
        </w:rPr>
      </w:pPr>
    </w:p>
    <w:p w14:paraId="51131981" w14:textId="77777777" w:rsidR="00000000" w:rsidRDefault="007C71EE">
      <w:pPr>
        <w:pStyle w:val="a"/>
        <w:rPr>
          <w:rFonts w:hint="cs"/>
          <w:rtl/>
        </w:rPr>
      </w:pPr>
      <w:r>
        <w:rPr>
          <w:rFonts w:hint="cs"/>
          <w:rtl/>
        </w:rPr>
        <w:t>ההצעה של חבר הכנס</w:t>
      </w:r>
      <w:r>
        <w:rPr>
          <w:rFonts w:hint="cs"/>
          <w:rtl/>
        </w:rPr>
        <w:t xml:space="preserve">ת דוד טל לא עברה. </w:t>
      </w:r>
    </w:p>
    <w:p w14:paraId="64C646D9" w14:textId="77777777" w:rsidR="00000000" w:rsidRDefault="007C71EE">
      <w:pPr>
        <w:pStyle w:val="a"/>
        <w:rPr>
          <w:rFonts w:hint="cs"/>
          <w:rtl/>
        </w:rPr>
      </w:pPr>
    </w:p>
    <w:p w14:paraId="2598DCA2" w14:textId="77777777" w:rsidR="00000000" w:rsidRDefault="007C71EE">
      <w:pPr>
        <w:pStyle w:val="a"/>
        <w:rPr>
          <w:rFonts w:hint="cs"/>
          <w:rtl/>
        </w:rPr>
      </w:pPr>
      <w:r>
        <w:rPr>
          <w:rFonts w:hint="cs"/>
          <w:rtl/>
        </w:rPr>
        <w:t xml:space="preserve">הצעת חבר הכנסת בשארה -  מי בעד? מי נגד? מי נמנע? </w:t>
      </w:r>
    </w:p>
    <w:p w14:paraId="7454F89B" w14:textId="77777777" w:rsidR="00000000" w:rsidRDefault="007C71EE">
      <w:pPr>
        <w:pStyle w:val="a"/>
        <w:rPr>
          <w:rFonts w:hint="cs"/>
          <w:rtl/>
        </w:rPr>
      </w:pPr>
    </w:p>
    <w:p w14:paraId="7AD256A1" w14:textId="77777777" w:rsidR="00000000" w:rsidRDefault="007C71EE">
      <w:pPr>
        <w:pStyle w:val="a"/>
        <w:jc w:val="center"/>
        <w:rPr>
          <w:rFonts w:hint="cs"/>
          <w:b/>
          <w:bCs/>
          <w:rtl/>
        </w:rPr>
      </w:pPr>
      <w:r>
        <w:rPr>
          <w:rFonts w:hint="cs"/>
          <w:b/>
          <w:bCs/>
          <w:rtl/>
        </w:rPr>
        <w:t>הצבעה</w:t>
      </w:r>
    </w:p>
    <w:p w14:paraId="7252564C" w14:textId="77777777" w:rsidR="00000000" w:rsidRDefault="007C71EE">
      <w:pPr>
        <w:pStyle w:val="a"/>
        <w:jc w:val="center"/>
        <w:rPr>
          <w:rFonts w:hint="cs"/>
          <w:b/>
          <w:bCs/>
          <w:rtl/>
        </w:rPr>
      </w:pPr>
    </w:p>
    <w:p w14:paraId="5BC58C88" w14:textId="77777777" w:rsidR="00000000" w:rsidRDefault="007C71EE">
      <w:pPr>
        <w:pStyle w:val="a"/>
        <w:jc w:val="center"/>
        <w:rPr>
          <w:rFonts w:hint="cs"/>
          <w:rtl/>
        </w:rPr>
      </w:pPr>
      <w:r>
        <w:rPr>
          <w:rFonts w:hint="cs"/>
          <w:rtl/>
        </w:rPr>
        <w:t>ההסתייגות של חבר הכנסת עזמי בשארה לסעיף 10 לא נתקבלה.</w:t>
      </w:r>
    </w:p>
    <w:p w14:paraId="44AD1F0A" w14:textId="77777777" w:rsidR="00000000" w:rsidRDefault="007C71EE">
      <w:pPr>
        <w:pStyle w:val="a"/>
        <w:jc w:val="center"/>
        <w:rPr>
          <w:rFonts w:hint="cs"/>
          <w:rtl/>
        </w:rPr>
      </w:pPr>
    </w:p>
    <w:p w14:paraId="408C901C" w14:textId="77777777" w:rsidR="00000000" w:rsidRDefault="007C71EE">
      <w:pPr>
        <w:pStyle w:val="ad"/>
        <w:rPr>
          <w:rtl/>
        </w:rPr>
      </w:pPr>
      <w:r>
        <w:rPr>
          <w:rtl/>
        </w:rPr>
        <w:t>היו"ר ראובן ריבלין:</w:t>
      </w:r>
    </w:p>
    <w:p w14:paraId="6B8154F7" w14:textId="77777777" w:rsidR="00000000" w:rsidRDefault="007C71EE">
      <w:pPr>
        <w:pStyle w:val="a"/>
        <w:rPr>
          <w:rtl/>
        </w:rPr>
      </w:pPr>
    </w:p>
    <w:p w14:paraId="5BA57CEB" w14:textId="77777777" w:rsidR="00000000" w:rsidRDefault="007C71EE">
      <w:pPr>
        <w:pStyle w:val="a"/>
        <w:rPr>
          <w:rFonts w:hint="cs"/>
          <w:rtl/>
        </w:rPr>
      </w:pPr>
      <w:r>
        <w:rPr>
          <w:rFonts w:hint="cs"/>
          <w:rtl/>
        </w:rPr>
        <w:t xml:space="preserve">ההצעה של חבר הכנסת בשארה לא עברה. </w:t>
      </w:r>
    </w:p>
    <w:p w14:paraId="76B62081" w14:textId="77777777" w:rsidR="00000000" w:rsidRDefault="007C71EE">
      <w:pPr>
        <w:pStyle w:val="a"/>
        <w:rPr>
          <w:rFonts w:hint="cs"/>
          <w:rtl/>
        </w:rPr>
      </w:pPr>
    </w:p>
    <w:p w14:paraId="4409EC99" w14:textId="77777777" w:rsidR="00000000" w:rsidRDefault="007C71EE">
      <w:pPr>
        <w:pStyle w:val="a"/>
        <w:rPr>
          <w:rFonts w:hint="cs"/>
          <w:rtl/>
        </w:rPr>
      </w:pPr>
      <w:r>
        <w:rPr>
          <w:rFonts w:hint="cs"/>
          <w:rtl/>
        </w:rPr>
        <w:t xml:space="preserve">הצעת חבר הכנסת זחאלקה - מי בעד? מי נגד? מי נמנע? </w:t>
      </w:r>
    </w:p>
    <w:p w14:paraId="4BC68D9C" w14:textId="77777777" w:rsidR="00000000" w:rsidRDefault="007C71EE">
      <w:pPr>
        <w:pStyle w:val="a"/>
        <w:rPr>
          <w:rFonts w:hint="cs"/>
          <w:rtl/>
        </w:rPr>
      </w:pPr>
    </w:p>
    <w:p w14:paraId="1B338652" w14:textId="77777777" w:rsidR="00000000" w:rsidRDefault="007C71EE">
      <w:pPr>
        <w:pStyle w:val="a"/>
        <w:jc w:val="center"/>
        <w:rPr>
          <w:rFonts w:hint="cs"/>
          <w:b/>
          <w:bCs/>
          <w:rtl/>
        </w:rPr>
      </w:pPr>
      <w:r>
        <w:rPr>
          <w:rFonts w:hint="cs"/>
          <w:b/>
          <w:bCs/>
          <w:rtl/>
        </w:rPr>
        <w:t>הצבעה</w:t>
      </w:r>
    </w:p>
    <w:p w14:paraId="22B4B9CE" w14:textId="77777777" w:rsidR="00000000" w:rsidRDefault="007C71EE">
      <w:pPr>
        <w:pStyle w:val="a"/>
        <w:jc w:val="center"/>
        <w:rPr>
          <w:rFonts w:hint="cs"/>
          <w:b/>
          <w:bCs/>
          <w:rtl/>
        </w:rPr>
      </w:pPr>
    </w:p>
    <w:p w14:paraId="0A48C84A" w14:textId="77777777" w:rsidR="00000000" w:rsidRDefault="007C71EE">
      <w:pPr>
        <w:pStyle w:val="a"/>
        <w:jc w:val="center"/>
        <w:rPr>
          <w:rFonts w:hint="cs"/>
          <w:rtl/>
        </w:rPr>
      </w:pPr>
      <w:r>
        <w:rPr>
          <w:rFonts w:hint="cs"/>
          <w:rtl/>
        </w:rPr>
        <w:t>ההסתייגו</w:t>
      </w:r>
      <w:r>
        <w:rPr>
          <w:rFonts w:hint="cs"/>
          <w:rtl/>
        </w:rPr>
        <w:t>ת של חבר הכנסת ג'מאל זחאלקה לסעיף 10 לא נתקבלה.</w:t>
      </w:r>
    </w:p>
    <w:p w14:paraId="2538780E" w14:textId="77777777" w:rsidR="00000000" w:rsidRDefault="007C71EE">
      <w:pPr>
        <w:pStyle w:val="a"/>
        <w:jc w:val="center"/>
        <w:rPr>
          <w:rFonts w:hint="cs"/>
          <w:rtl/>
        </w:rPr>
      </w:pPr>
    </w:p>
    <w:p w14:paraId="02627B45" w14:textId="77777777" w:rsidR="00000000" w:rsidRDefault="007C71EE">
      <w:pPr>
        <w:pStyle w:val="ad"/>
        <w:rPr>
          <w:rtl/>
        </w:rPr>
      </w:pPr>
      <w:r>
        <w:rPr>
          <w:rtl/>
        </w:rPr>
        <w:t>היו"ר ראובן ריבלין:</w:t>
      </w:r>
    </w:p>
    <w:p w14:paraId="171FB2CD" w14:textId="77777777" w:rsidR="00000000" w:rsidRDefault="007C71EE">
      <w:pPr>
        <w:pStyle w:val="a"/>
        <w:rPr>
          <w:rtl/>
        </w:rPr>
      </w:pPr>
    </w:p>
    <w:p w14:paraId="361B26CF" w14:textId="77777777" w:rsidR="00000000" w:rsidRDefault="007C71EE">
      <w:pPr>
        <w:pStyle w:val="a"/>
        <w:rPr>
          <w:rFonts w:hint="cs"/>
          <w:rtl/>
        </w:rPr>
      </w:pPr>
      <w:r>
        <w:rPr>
          <w:rFonts w:hint="cs"/>
          <w:rtl/>
        </w:rPr>
        <w:t xml:space="preserve">ההצעה של חבר הכנסת זחאלקה לא עברה. </w:t>
      </w:r>
    </w:p>
    <w:p w14:paraId="4AACB6DB" w14:textId="77777777" w:rsidR="00000000" w:rsidRDefault="007C71EE">
      <w:pPr>
        <w:pStyle w:val="a"/>
        <w:rPr>
          <w:rFonts w:hint="cs"/>
          <w:rtl/>
        </w:rPr>
      </w:pPr>
    </w:p>
    <w:p w14:paraId="5EEFB95D" w14:textId="77777777" w:rsidR="00000000" w:rsidRDefault="007C71EE">
      <w:pPr>
        <w:pStyle w:val="a"/>
        <w:rPr>
          <w:rFonts w:hint="cs"/>
          <w:rtl/>
        </w:rPr>
      </w:pPr>
      <w:r>
        <w:rPr>
          <w:rFonts w:hint="cs"/>
          <w:rtl/>
        </w:rPr>
        <w:t xml:space="preserve">הצעת חבר הכנסת טאהא - מי בעד? מי נגד? מי נמנע? </w:t>
      </w:r>
    </w:p>
    <w:p w14:paraId="2DA6FB67" w14:textId="77777777" w:rsidR="00000000" w:rsidRDefault="007C71EE">
      <w:pPr>
        <w:pStyle w:val="a"/>
        <w:jc w:val="center"/>
        <w:rPr>
          <w:rFonts w:hint="cs"/>
          <w:b/>
          <w:bCs/>
          <w:rtl/>
        </w:rPr>
      </w:pPr>
    </w:p>
    <w:p w14:paraId="7A07775B" w14:textId="77777777" w:rsidR="00000000" w:rsidRDefault="007C71EE">
      <w:pPr>
        <w:pStyle w:val="a"/>
        <w:jc w:val="center"/>
        <w:rPr>
          <w:rFonts w:hint="cs"/>
          <w:b/>
          <w:bCs/>
          <w:rtl/>
        </w:rPr>
      </w:pPr>
      <w:r>
        <w:rPr>
          <w:rFonts w:hint="cs"/>
          <w:b/>
          <w:bCs/>
          <w:rtl/>
        </w:rPr>
        <w:t>הצבעה</w:t>
      </w:r>
    </w:p>
    <w:p w14:paraId="0B7ACF34" w14:textId="77777777" w:rsidR="00000000" w:rsidRDefault="007C71EE">
      <w:pPr>
        <w:pStyle w:val="a"/>
        <w:jc w:val="center"/>
        <w:rPr>
          <w:rFonts w:hint="cs"/>
          <w:b/>
          <w:bCs/>
          <w:rtl/>
        </w:rPr>
      </w:pPr>
    </w:p>
    <w:p w14:paraId="016BBC29" w14:textId="77777777" w:rsidR="00000000" w:rsidRDefault="007C71EE">
      <w:pPr>
        <w:pStyle w:val="a"/>
        <w:jc w:val="center"/>
        <w:rPr>
          <w:rFonts w:hint="cs"/>
          <w:rtl/>
        </w:rPr>
      </w:pPr>
      <w:r>
        <w:rPr>
          <w:rFonts w:hint="cs"/>
          <w:rtl/>
        </w:rPr>
        <w:t>ההסתייגות של חבר הכנסת ואסל טאהא לסעיף 10 לא נתקבלה.</w:t>
      </w:r>
    </w:p>
    <w:p w14:paraId="1D1E2233" w14:textId="77777777" w:rsidR="00000000" w:rsidRDefault="007C71EE">
      <w:pPr>
        <w:pStyle w:val="a"/>
        <w:jc w:val="center"/>
        <w:rPr>
          <w:rFonts w:hint="cs"/>
          <w:rtl/>
        </w:rPr>
      </w:pPr>
    </w:p>
    <w:p w14:paraId="2812C5F0" w14:textId="77777777" w:rsidR="00000000" w:rsidRDefault="007C71EE">
      <w:pPr>
        <w:pStyle w:val="ad"/>
        <w:rPr>
          <w:rtl/>
        </w:rPr>
      </w:pPr>
      <w:r>
        <w:rPr>
          <w:rtl/>
        </w:rPr>
        <w:t>היו"ר ראובן ריבלין:</w:t>
      </w:r>
    </w:p>
    <w:p w14:paraId="73404B22" w14:textId="77777777" w:rsidR="00000000" w:rsidRDefault="007C71EE">
      <w:pPr>
        <w:pStyle w:val="a"/>
        <w:rPr>
          <w:rtl/>
        </w:rPr>
      </w:pPr>
    </w:p>
    <w:p w14:paraId="048F4FBA" w14:textId="77777777" w:rsidR="00000000" w:rsidRDefault="007C71EE">
      <w:pPr>
        <w:pStyle w:val="a"/>
        <w:rPr>
          <w:rFonts w:hint="cs"/>
          <w:rtl/>
        </w:rPr>
      </w:pPr>
      <w:r>
        <w:rPr>
          <w:rFonts w:hint="cs"/>
          <w:rtl/>
        </w:rPr>
        <w:t>ההצעה של חבר הכנסת</w:t>
      </w:r>
      <w:r>
        <w:rPr>
          <w:rFonts w:hint="cs"/>
          <w:rtl/>
        </w:rPr>
        <w:t xml:space="preserve"> טאהא לא עברה. </w:t>
      </w:r>
    </w:p>
    <w:p w14:paraId="08F251E3" w14:textId="77777777" w:rsidR="00000000" w:rsidRDefault="007C71EE">
      <w:pPr>
        <w:pStyle w:val="a"/>
        <w:rPr>
          <w:rFonts w:hint="cs"/>
          <w:rtl/>
        </w:rPr>
      </w:pPr>
    </w:p>
    <w:p w14:paraId="533C3799" w14:textId="77777777" w:rsidR="00000000" w:rsidRDefault="007C71EE">
      <w:pPr>
        <w:pStyle w:val="a"/>
        <w:rPr>
          <w:rFonts w:hint="cs"/>
          <w:rtl/>
        </w:rPr>
      </w:pPr>
      <w:r>
        <w:rPr>
          <w:rFonts w:hint="cs"/>
          <w:rtl/>
        </w:rPr>
        <w:t>חבר הכנסת עבד-אלמאלכ דהאמשה - אינו נוכח. חבר הכנסת טלב אלסאנע - אינו נוכח.</w:t>
      </w:r>
    </w:p>
    <w:p w14:paraId="482DC305" w14:textId="77777777" w:rsidR="00000000" w:rsidRDefault="007C71EE">
      <w:pPr>
        <w:pStyle w:val="a"/>
        <w:rPr>
          <w:rFonts w:hint="cs"/>
          <w:rtl/>
        </w:rPr>
      </w:pPr>
    </w:p>
    <w:p w14:paraId="1E9F79E0" w14:textId="77777777" w:rsidR="00000000" w:rsidRDefault="007C71EE">
      <w:pPr>
        <w:pStyle w:val="a"/>
        <w:rPr>
          <w:rFonts w:hint="cs"/>
          <w:rtl/>
        </w:rPr>
      </w:pPr>
      <w:r>
        <w:rPr>
          <w:rFonts w:hint="cs"/>
          <w:rtl/>
        </w:rPr>
        <w:t xml:space="preserve">אנחנו עוברים להצעת חבר הכנסת גפני, קבוצת מרצ וחברי הכנסת שוחט ונוקד.  מי בעד? מי נגד? מי נמנע? תודה. </w:t>
      </w:r>
    </w:p>
    <w:p w14:paraId="67133ECB" w14:textId="77777777" w:rsidR="00000000" w:rsidRDefault="007C71EE">
      <w:pPr>
        <w:pStyle w:val="a"/>
        <w:rPr>
          <w:rFonts w:hint="cs"/>
          <w:rtl/>
        </w:rPr>
      </w:pPr>
    </w:p>
    <w:p w14:paraId="685CE954" w14:textId="77777777" w:rsidR="00000000" w:rsidRDefault="007C71EE">
      <w:pPr>
        <w:pStyle w:val="a"/>
        <w:jc w:val="center"/>
        <w:rPr>
          <w:rFonts w:hint="cs"/>
          <w:b/>
          <w:bCs/>
          <w:rtl/>
        </w:rPr>
      </w:pPr>
      <w:r>
        <w:rPr>
          <w:rFonts w:hint="cs"/>
          <w:b/>
          <w:bCs/>
          <w:rtl/>
        </w:rPr>
        <w:t>הצבעה</w:t>
      </w:r>
    </w:p>
    <w:p w14:paraId="4F7037D2" w14:textId="77777777" w:rsidR="00000000" w:rsidRDefault="007C71EE">
      <w:pPr>
        <w:pStyle w:val="a"/>
        <w:jc w:val="center"/>
        <w:rPr>
          <w:rFonts w:hint="cs"/>
          <w:b/>
          <w:bCs/>
          <w:rtl/>
        </w:rPr>
      </w:pPr>
    </w:p>
    <w:p w14:paraId="1F1A5A3E" w14:textId="77777777" w:rsidR="00000000" w:rsidRDefault="007C71EE">
      <w:pPr>
        <w:pStyle w:val="a"/>
        <w:jc w:val="center"/>
        <w:rPr>
          <w:rFonts w:hint="cs"/>
          <w:rtl/>
        </w:rPr>
      </w:pPr>
      <w:r>
        <w:rPr>
          <w:rFonts w:hint="cs"/>
          <w:rtl/>
        </w:rPr>
        <w:t>ההסתייגות של חבר הכנסת משה גפני, של קבוצת סיעת מרצ, ש</w:t>
      </w:r>
      <w:r>
        <w:rPr>
          <w:rFonts w:hint="cs"/>
          <w:rtl/>
        </w:rPr>
        <w:t xml:space="preserve">ל חבר הכנסת אברהם בייגה </w:t>
      </w:r>
    </w:p>
    <w:p w14:paraId="5104C607" w14:textId="77777777" w:rsidR="00000000" w:rsidRDefault="007C71EE">
      <w:pPr>
        <w:pStyle w:val="a"/>
        <w:jc w:val="center"/>
        <w:rPr>
          <w:rFonts w:hint="cs"/>
          <w:rtl/>
        </w:rPr>
      </w:pPr>
      <w:r>
        <w:rPr>
          <w:rFonts w:hint="cs"/>
          <w:rtl/>
        </w:rPr>
        <w:t xml:space="preserve">שוחט ושל חברת הכנסת אורית נוקד לסעיף 10 לא נתקבלה. </w:t>
      </w:r>
    </w:p>
    <w:p w14:paraId="3F2DDBA7" w14:textId="77777777" w:rsidR="00000000" w:rsidRDefault="007C71EE">
      <w:pPr>
        <w:pStyle w:val="a"/>
        <w:jc w:val="center"/>
        <w:rPr>
          <w:rFonts w:hint="cs"/>
          <w:rtl/>
        </w:rPr>
      </w:pPr>
    </w:p>
    <w:p w14:paraId="5D5058BA" w14:textId="77777777" w:rsidR="00000000" w:rsidRDefault="007C71EE">
      <w:pPr>
        <w:pStyle w:val="ad"/>
        <w:rPr>
          <w:rtl/>
        </w:rPr>
      </w:pPr>
      <w:r>
        <w:rPr>
          <w:rtl/>
        </w:rPr>
        <w:t>היו"ר ראובן ריבלין:</w:t>
      </w:r>
    </w:p>
    <w:p w14:paraId="6E68C736" w14:textId="77777777" w:rsidR="00000000" w:rsidRDefault="007C71EE">
      <w:pPr>
        <w:pStyle w:val="a"/>
        <w:rPr>
          <w:rtl/>
        </w:rPr>
      </w:pPr>
    </w:p>
    <w:p w14:paraId="44AF552F" w14:textId="77777777" w:rsidR="00000000" w:rsidRDefault="007C71EE">
      <w:pPr>
        <w:pStyle w:val="a"/>
        <w:rPr>
          <w:rFonts w:hint="cs"/>
          <w:rtl/>
        </w:rPr>
      </w:pPr>
      <w:r>
        <w:rPr>
          <w:rFonts w:hint="cs"/>
          <w:rtl/>
        </w:rPr>
        <w:t xml:space="preserve">ההצעה של חבר הכנסת גפני, קבוצת מרצ וחברי הכנסת שוחט ונוקד לא עברה. </w:t>
      </w:r>
    </w:p>
    <w:p w14:paraId="1563BB93" w14:textId="77777777" w:rsidR="00000000" w:rsidRDefault="007C71EE">
      <w:pPr>
        <w:pStyle w:val="a"/>
        <w:rPr>
          <w:rFonts w:hint="cs"/>
          <w:rtl/>
        </w:rPr>
      </w:pPr>
    </w:p>
    <w:p w14:paraId="2E1FC587" w14:textId="77777777" w:rsidR="00000000" w:rsidRDefault="007C71EE">
      <w:pPr>
        <w:pStyle w:val="a"/>
        <w:rPr>
          <w:rFonts w:hint="cs"/>
          <w:rtl/>
        </w:rPr>
      </w:pPr>
      <w:r>
        <w:rPr>
          <w:rFonts w:hint="cs"/>
          <w:rtl/>
        </w:rPr>
        <w:t xml:space="preserve">קבוצת ברכה וחבר הכנסת אלסאנע - אינם נוכחים, ולא מצביעים. </w:t>
      </w:r>
    </w:p>
    <w:p w14:paraId="13E99EB1" w14:textId="77777777" w:rsidR="00000000" w:rsidRDefault="007C71EE">
      <w:pPr>
        <w:pStyle w:val="a"/>
        <w:rPr>
          <w:rFonts w:hint="cs"/>
          <w:rtl/>
        </w:rPr>
      </w:pPr>
    </w:p>
    <w:p w14:paraId="0479AD31" w14:textId="77777777" w:rsidR="00000000" w:rsidRDefault="007C71EE">
      <w:pPr>
        <w:pStyle w:val="a"/>
        <w:rPr>
          <w:rFonts w:hint="cs"/>
          <w:rtl/>
        </w:rPr>
      </w:pPr>
      <w:r>
        <w:rPr>
          <w:rFonts w:hint="cs"/>
          <w:rtl/>
        </w:rPr>
        <w:t>הצעת קבוצת בל"ד -  מי בעד? מי</w:t>
      </w:r>
      <w:r>
        <w:rPr>
          <w:rFonts w:hint="cs"/>
          <w:rtl/>
        </w:rPr>
        <w:t xml:space="preserve"> נגד? מי נמנע? </w:t>
      </w:r>
    </w:p>
    <w:p w14:paraId="4AF5EFD1" w14:textId="77777777" w:rsidR="00000000" w:rsidRDefault="007C71EE">
      <w:pPr>
        <w:pStyle w:val="a"/>
        <w:rPr>
          <w:rFonts w:hint="cs"/>
          <w:rtl/>
        </w:rPr>
      </w:pPr>
    </w:p>
    <w:p w14:paraId="57FDF58C" w14:textId="77777777" w:rsidR="00000000" w:rsidRDefault="007C71EE">
      <w:pPr>
        <w:pStyle w:val="a"/>
        <w:jc w:val="center"/>
        <w:rPr>
          <w:rFonts w:hint="cs"/>
          <w:b/>
          <w:bCs/>
          <w:rtl/>
        </w:rPr>
      </w:pPr>
      <w:r>
        <w:rPr>
          <w:rFonts w:hint="cs"/>
          <w:b/>
          <w:bCs/>
          <w:rtl/>
        </w:rPr>
        <w:t>הצבעה</w:t>
      </w:r>
    </w:p>
    <w:p w14:paraId="44C1E6C8" w14:textId="77777777" w:rsidR="00000000" w:rsidRDefault="007C71EE">
      <w:pPr>
        <w:pStyle w:val="a"/>
        <w:jc w:val="center"/>
        <w:rPr>
          <w:rFonts w:hint="cs"/>
          <w:b/>
          <w:bCs/>
          <w:rtl/>
        </w:rPr>
      </w:pPr>
    </w:p>
    <w:p w14:paraId="5DBF6836" w14:textId="77777777" w:rsidR="00000000" w:rsidRDefault="007C71EE">
      <w:pPr>
        <w:pStyle w:val="a"/>
        <w:jc w:val="center"/>
        <w:rPr>
          <w:rFonts w:hint="cs"/>
          <w:rtl/>
        </w:rPr>
      </w:pPr>
      <w:r>
        <w:rPr>
          <w:rFonts w:hint="cs"/>
          <w:rtl/>
        </w:rPr>
        <w:t>ההסתייגות של קבוצת סיעת בל"ד לסעיף 10 לא נתקבלה.</w:t>
      </w:r>
    </w:p>
    <w:p w14:paraId="130DCC7E" w14:textId="77777777" w:rsidR="00000000" w:rsidRDefault="007C71EE">
      <w:pPr>
        <w:pStyle w:val="a"/>
        <w:jc w:val="center"/>
        <w:rPr>
          <w:rFonts w:hint="cs"/>
          <w:rtl/>
        </w:rPr>
      </w:pPr>
    </w:p>
    <w:p w14:paraId="136AAE54" w14:textId="77777777" w:rsidR="00000000" w:rsidRDefault="007C71EE">
      <w:pPr>
        <w:pStyle w:val="ad"/>
        <w:rPr>
          <w:rtl/>
        </w:rPr>
      </w:pPr>
      <w:r>
        <w:rPr>
          <w:rtl/>
        </w:rPr>
        <w:t>היו"ר ראובן ריבלין:</w:t>
      </w:r>
    </w:p>
    <w:p w14:paraId="7EAE9AF6" w14:textId="77777777" w:rsidR="00000000" w:rsidRDefault="007C71EE">
      <w:pPr>
        <w:pStyle w:val="a"/>
        <w:rPr>
          <w:rtl/>
        </w:rPr>
      </w:pPr>
    </w:p>
    <w:p w14:paraId="0B7BD664" w14:textId="77777777" w:rsidR="00000000" w:rsidRDefault="007C71EE">
      <w:pPr>
        <w:pStyle w:val="a"/>
        <w:rPr>
          <w:rFonts w:hint="cs"/>
          <w:rtl/>
        </w:rPr>
      </w:pPr>
      <w:r>
        <w:rPr>
          <w:rFonts w:hint="cs"/>
          <w:rtl/>
        </w:rPr>
        <w:t xml:space="preserve">ההצעה של קבוצת בל"ד לא עברה. </w:t>
      </w:r>
    </w:p>
    <w:p w14:paraId="28DC7A18" w14:textId="77777777" w:rsidR="00000000" w:rsidRDefault="007C71EE">
      <w:pPr>
        <w:pStyle w:val="a"/>
        <w:rPr>
          <w:rFonts w:hint="cs"/>
          <w:rtl/>
        </w:rPr>
      </w:pPr>
    </w:p>
    <w:p w14:paraId="2D44B44D" w14:textId="77777777" w:rsidR="00000000" w:rsidRDefault="007C71EE">
      <w:pPr>
        <w:pStyle w:val="a"/>
        <w:rPr>
          <w:rFonts w:hint="cs"/>
          <w:rtl/>
        </w:rPr>
      </w:pPr>
      <w:r>
        <w:rPr>
          <w:rFonts w:hint="cs"/>
          <w:rtl/>
        </w:rPr>
        <w:t xml:space="preserve">הצעת חברי הכנסת נסים דהן ויעקב ליצמן. </w:t>
      </w:r>
    </w:p>
    <w:p w14:paraId="3FC5AFAF" w14:textId="77777777" w:rsidR="00000000" w:rsidRDefault="007C71EE">
      <w:pPr>
        <w:pStyle w:val="a"/>
        <w:rPr>
          <w:rFonts w:hint="cs"/>
          <w:rtl/>
        </w:rPr>
      </w:pPr>
    </w:p>
    <w:p w14:paraId="1DF1B1E1" w14:textId="77777777" w:rsidR="00000000" w:rsidRDefault="007C71EE">
      <w:pPr>
        <w:pStyle w:val="ac"/>
        <w:rPr>
          <w:rtl/>
        </w:rPr>
      </w:pPr>
      <w:r>
        <w:rPr>
          <w:rFonts w:hint="eastAsia"/>
          <w:rtl/>
        </w:rPr>
        <w:t>נסים</w:t>
      </w:r>
      <w:r>
        <w:rPr>
          <w:rtl/>
        </w:rPr>
        <w:t xml:space="preserve"> דהן (ש"ס):</w:t>
      </w:r>
    </w:p>
    <w:p w14:paraId="5C41CE64" w14:textId="77777777" w:rsidR="00000000" w:rsidRDefault="007C71EE">
      <w:pPr>
        <w:pStyle w:val="a"/>
        <w:rPr>
          <w:rFonts w:hint="cs"/>
          <w:rtl/>
        </w:rPr>
      </w:pPr>
    </w:p>
    <w:p w14:paraId="6397C15F" w14:textId="77777777" w:rsidR="00000000" w:rsidRDefault="007C71EE">
      <w:pPr>
        <w:pStyle w:val="a"/>
        <w:rPr>
          <w:rFonts w:hint="cs"/>
          <w:rtl/>
        </w:rPr>
      </w:pPr>
      <w:r>
        <w:rPr>
          <w:rFonts w:hint="cs"/>
          <w:rtl/>
        </w:rPr>
        <w:t>רגע, אנחנו רוצים הצבעה שמית.  תן כבוד - - -</w:t>
      </w:r>
    </w:p>
    <w:p w14:paraId="4FE23AB1" w14:textId="77777777" w:rsidR="00000000" w:rsidRDefault="007C71EE">
      <w:pPr>
        <w:pStyle w:val="a"/>
        <w:rPr>
          <w:rFonts w:hint="cs"/>
          <w:rtl/>
        </w:rPr>
      </w:pPr>
    </w:p>
    <w:p w14:paraId="34F288B2" w14:textId="77777777" w:rsidR="00000000" w:rsidRDefault="007C71EE">
      <w:pPr>
        <w:pStyle w:val="ac"/>
        <w:rPr>
          <w:rtl/>
        </w:rPr>
      </w:pPr>
      <w:r>
        <w:rPr>
          <w:rFonts w:hint="eastAsia"/>
          <w:rtl/>
        </w:rPr>
        <w:t>אברהם</w:t>
      </w:r>
      <w:r>
        <w:rPr>
          <w:rtl/>
        </w:rPr>
        <w:t xml:space="preserve"> בורג (העבודה-מימד):</w:t>
      </w:r>
    </w:p>
    <w:p w14:paraId="5772D9D2" w14:textId="77777777" w:rsidR="00000000" w:rsidRDefault="007C71EE">
      <w:pPr>
        <w:pStyle w:val="a"/>
        <w:rPr>
          <w:rFonts w:hint="cs"/>
          <w:rtl/>
        </w:rPr>
      </w:pPr>
    </w:p>
    <w:p w14:paraId="6C1B403A" w14:textId="77777777" w:rsidR="00000000" w:rsidRDefault="007C71EE">
      <w:pPr>
        <w:pStyle w:val="a"/>
        <w:rPr>
          <w:rFonts w:hint="cs"/>
          <w:rtl/>
        </w:rPr>
      </w:pPr>
      <w:r>
        <w:rPr>
          <w:rFonts w:hint="cs"/>
          <w:rtl/>
        </w:rPr>
        <w:t>א</w:t>
      </w:r>
      <w:r>
        <w:rPr>
          <w:rFonts w:hint="cs"/>
          <w:rtl/>
        </w:rPr>
        <w:t xml:space="preserve">דוני היושב-ראש, יש כאן שתי הסתייגויות - - - אני מבקש על אחת מהן הצבעה אלקטרונית. </w:t>
      </w:r>
    </w:p>
    <w:p w14:paraId="6C7BE355" w14:textId="77777777" w:rsidR="00000000" w:rsidRDefault="007C71EE">
      <w:pPr>
        <w:pStyle w:val="a"/>
        <w:rPr>
          <w:rFonts w:hint="cs"/>
          <w:rtl/>
        </w:rPr>
      </w:pPr>
    </w:p>
    <w:p w14:paraId="67CD343B" w14:textId="77777777" w:rsidR="00000000" w:rsidRDefault="007C71EE">
      <w:pPr>
        <w:pStyle w:val="ad"/>
        <w:rPr>
          <w:rtl/>
        </w:rPr>
      </w:pPr>
      <w:r>
        <w:rPr>
          <w:rtl/>
        </w:rPr>
        <w:t>היו"ר ראובן ריבלין:</w:t>
      </w:r>
    </w:p>
    <w:p w14:paraId="46599B1E" w14:textId="77777777" w:rsidR="00000000" w:rsidRDefault="007C71EE">
      <w:pPr>
        <w:pStyle w:val="a"/>
        <w:rPr>
          <w:rtl/>
        </w:rPr>
      </w:pPr>
    </w:p>
    <w:p w14:paraId="76A0A603" w14:textId="77777777" w:rsidR="00000000" w:rsidRDefault="007C71EE">
      <w:pPr>
        <w:pStyle w:val="a"/>
        <w:rPr>
          <w:rFonts w:hint="cs"/>
          <w:rtl/>
        </w:rPr>
      </w:pPr>
      <w:r>
        <w:rPr>
          <w:rFonts w:hint="cs"/>
          <w:rtl/>
        </w:rPr>
        <w:t xml:space="preserve">כפי שאמרתי לחבר הכנסת ברכה, צר לי לומר זאת אבל בכל זאת מדובר במגזר סקטוריאלי, לכן נקיים הצבעה אלקטרונית ולא הצבעה שמית. </w:t>
      </w:r>
    </w:p>
    <w:p w14:paraId="0C0DB24F" w14:textId="77777777" w:rsidR="00000000" w:rsidRDefault="007C71EE">
      <w:pPr>
        <w:pStyle w:val="a"/>
        <w:rPr>
          <w:rFonts w:hint="cs"/>
          <w:rtl/>
        </w:rPr>
      </w:pPr>
    </w:p>
    <w:p w14:paraId="047E45DD" w14:textId="77777777" w:rsidR="00000000" w:rsidRDefault="007C71EE">
      <w:pPr>
        <w:pStyle w:val="a"/>
        <w:rPr>
          <w:rFonts w:hint="cs"/>
          <w:rtl/>
        </w:rPr>
      </w:pPr>
      <w:r>
        <w:rPr>
          <w:rFonts w:hint="cs"/>
          <w:rtl/>
        </w:rPr>
        <w:t>רבותי חברי הכנסת, אני מתייחס ל</w:t>
      </w:r>
      <w:r>
        <w:rPr>
          <w:rFonts w:hint="cs"/>
          <w:rtl/>
        </w:rPr>
        <w:t xml:space="preserve">הצעת חברי הכנסת נסים דהן ויעקב ליצמן. אנחנו מצביעים הצבעה אלקטרונית. בבקשה להצביע. </w:t>
      </w:r>
    </w:p>
    <w:p w14:paraId="7B4AD57F" w14:textId="77777777" w:rsidR="00000000" w:rsidRDefault="007C71EE">
      <w:pPr>
        <w:pStyle w:val="a"/>
        <w:rPr>
          <w:rFonts w:hint="cs"/>
          <w:rtl/>
        </w:rPr>
      </w:pPr>
    </w:p>
    <w:p w14:paraId="00ED5B68" w14:textId="77777777" w:rsidR="00000000" w:rsidRDefault="007C71EE">
      <w:pPr>
        <w:pStyle w:val="a"/>
        <w:jc w:val="center"/>
        <w:rPr>
          <w:rFonts w:hint="cs"/>
          <w:b/>
          <w:bCs/>
          <w:rtl/>
        </w:rPr>
      </w:pPr>
      <w:r>
        <w:rPr>
          <w:rFonts w:hint="cs"/>
          <w:b/>
          <w:bCs/>
          <w:rtl/>
        </w:rPr>
        <w:t>הצבעה מס' 27</w:t>
      </w:r>
    </w:p>
    <w:p w14:paraId="2CD85869" w14:textId="77777777" w:rsidR="00000000" w:rsidRDefault="007C71EE">
      <w:pPr>
        <w:pStyle w:val="a"/>
        <w:jc w:val="center"/>
        <w:rPr>
          <w:rFonts w:hint="cs"/>
          <w:b/>
          <w:bCs/>
          <w:rtl/>
        </w:rPr>
      </w:pPr>
    </w:p>
    <w:p w14:paraId="02C46D65"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35</w:t>
      </w:r>
    </w:p>
    <w:p w14:paraId="44A571FA" w14:textId="77777777" w:rsidR="00000000" w:rsidRDefault="007C71EE">
      <w:pPr>
        <w:pStyle w:val="a"/>
        <w:jc w:val="center"/>
        <w:rPr>
          <w:rFonts w:hint="cs"/>
          <w:rtl/>
        </w:rPr>
      </w:pPr>
      <w:r>
        <w:rPr>
          <w:rFonts w:hint="cs"/>
          <w:rtl/>
        </w:rPr>
        <w:t xml:space="preserve">נגד </w:t>
      </w:r>
      <w:r>
        <w:rPr>
          <w:rtl/>
        </w:rPr>
        <w:t>–</w:t>
      </w:r>
      <w:r>
        <w:rPr>
          <w:rFonts w:hint="cs"/>
          <w:rtl/>
        </w:rPr>
        <w:t xml:space="preserve"> 48</w:t>
      </w:r>
    </w:p>
    <w:p w14:paraId="1A126173" w14:textId="77777777" w:rsidR="00000000" w:rsidRDefault="007C71EE">
      <w:pPr>
        <w:pStyle w:val="a"/>
        <w:jc w:val="center"/>
        <w:rPr>
          <w:rFonts w:hint="cs"/>
          <w:rtl/>
        </w:rPr>
      </w:pPr>
      <w:r>
        <w:rPr>
          <w:rFonts w:hint="cs"/>
          <w:rtl/>
        </w:rPr>
        <w:t xml:space="preserve">נמנעים </w:t>
      </w:r>
      <w:r>
        <w:rPr>
          <w:rtl/>
        </w:rPr>
        <w:t>–</w:t>
      </w:r>
      <w:r>
        <w:rPr>
          <w:rFonts w:hint="cs"/>
          <w:rtl/>
        </w:rPr>
        <w:t xml:space="preserve"> 3</w:t>
      </w:r>
    </w:p>
    <w:p w14:paraId="4E312E80" w14:textId="77777777" w:rsidR="00000000" w:rsidRDefault="007C71EE">
      <w:pPr>
        <w:pStyle w:val="a"/>
        <w:jc w:val="center"/>
        <w:rPr>
          <w:rFonts w:hint="cs"/>
          <w:rtl/>
        </w:rPr>
      </w:pPr>
      <w:r>
        <w:rPr>
          <w:rFonts w:hint="cs"/>
          <w:rtl/>
        </w:rPr>
        <w:t>ההסתייגות של חברי הכנסת נסים דהן ויעקב ליצמן לסעיף 10 לא נתקבלה.</w:t>
      </w:r>
    </w:p>
    <w:p w14:paraId="4FD1C768" w14:textId="77777777" w:rsidR="00000000" w:rsidRDefault="007C71EE">
      <w:pPr>
        <w:pStyle w:val="a"/>
        <w:jc w:val="center"/>
        <w:rPr>
          <w:rFonts w:hint="cs"/>
          <w:rtl/>
        </w:rPr>
      </w:pPr>
    </w:p>
    <w:p w14:paraId="3DDBB1A1" w14:textId="77777777" w:rsidR="00000000" w:rsidRDefault="007C71EE">
      <w:pPr>
        <w:pStyle w:val="ad"/>
        <w:rPr>
          <w:rtl/>
        </w:rPr>
      </w:pPr>
      <w:r>
        <w:rPr>
          <w:rtl/>
        </w:rPr>
        <w:t>היו"ר ראובן ריבלין:</w:t>
      </w:r>
    </w:p>
    <w:p w14:paraId="303A46F4" w14:textId="77777777" w:rsidR="00000000" w:rsidRDefault="007C71EE">
      <w:pPr>
        <w:pStyle w:val="a"/>
        <w:rPr>
          <w:rtl/>
        </w:rPr>
      </w:pPr>
    </w:p>
    <w:p w14:paraId="46C0D3D6" w14:textId="77777777" w:rsidR="00000000" w:rsidRDefault="007C71EE">
      <w:pPr>
        <w:pStyle w:val="a"/>
        <w:rPr>
          <w:rFonts w:hint="cs"/>
          <w:rtl/>
        </w:rPr>
      </w:pPr>
      <w:r>
        <w:rPr>
          <w:rFonts w:hint="cs"/>
          <w:rtl/>
        </w:rPr>
        <w:t>ובכן, אני קובע, שאף ש=35 הצביעו</w:t>
      </w:r>
      <w:r>
        <w:rPr>
          <w:rFonts w:hint="cs"/>
          <w:rtl/>
        </w:rPr>
        <w:t xml:space="preserve"> בעד, 48 הצביעו נגד, שלושה נמנעים, ההצעה לא נתקבלה. </w:t>
      </w:r>
    </w:p>
    <w:p w14:paraId="6E8B805F" w14:textId="77777777" w:rsidR="00000000" w:rsidRDefault="007C71EE">
      <w:pPr>
        <w:pStyle w:val="a"/>
        <w:rPr>
          <w:rFonts w:hint="cs"/>
          <w:rtl/>
        </w:rPr>
      </w:pPr>
    </w:p>
    <w:p w14:paraId="78C8AF39" w14:textId="77777777" w:rsidR="00000000" w:rsidRDefault="007C71EE">
      <w:pPr>
        <w:pStyle w:val="a"/>
        <w:rPr>
          <w:rFonts w:hint="cs"/>
          <w:rtl/>
        </w:rPr>
      </w:pPr>
      <w:r>
        <w:rPr>
          <w:rFonts w:hint="cs"/>
          <w:rtl/>
        </w:rPr>
        <w:t xml:space="preserve">הצעת חבר הכנסת מאיר פרוש וחבר הכנסת יעקב ליצמן, שהוחלפה, כאמור, בלוח התיקונים מס' 2. נא להצביע הצבעה אלקטרונית. מי בעד? מי נגד ההסתייגות? </w:t>
      </w:r>
    </w:p>
    <w:p w14:paraId="45F72182" w14:textId="77777777" w:rsidR="00000000" w:rsidRDefault="007C71EE">
      <w:pPr>
        <w:pStyle w:val="a"/>
        <w:rPr>
          <w:rFonts w:hint="cs"/>
          <w:rtl/>
        </w:rPr>
      </w:pPr>
    </w:p>
    <w:p w14:paraId="34CD3F2F" w14:textId="77777777" w:rsidR="00000000" w:rsidRDefault="007C71EE">
      <w:pPr>
        <w:pStyle w:val="a"/>
        <w:jc w:val="center"/>
        <w:rPr>
          <w:rFonts w:hint="cs"/>
          <w:b/>
          <w:bCs/>
          <w:rtl/>
        </w:rPr>
      </w:pPr>
      <w:r>
        <w:rPr>
          <w:rFonts w:hint="cs"/>
          <w:b/>
          <w:bCs/>
          <w:rtl/>
        </w:rPr>
        <w:t>הצבעה מס' 28</w:t>
      </w:r>
    </w:p>
    <w:p w14:paraId="40FDC870" w14:textId="77777777" w:rsidR="00000000" w:rsidRDefault="007C71EE">
      <w:pPr>
        <w:pStyle w:val="a"/>
        <w:jc w:val="center"/>
        <w:rPr>
          <w:rFonts w:hint="cs"/>
          <w:b/>
          <w:bCs/>
          <w:rtl/>
        </w:rPr>
      </w:pPr>
    </w:p>
    <w:p w14:paraId="62FF4CC6" w14:textId="77777777" w:rsidR="00000000" w:rsidRDefault="007C71EE">
      <w:pPr>
        <w:pStyle w:val="a"/>
        <w:jc w:val="center"/>
        <w:rPr>
          <w:rFonts w:hint="cs"/>
          <w:rtl/>
        </w:rPr>
      </w:pPr>
      <w:r>
        <w:rPr>
          <w:rFonts w:hint="cs"/>
          <w:rtl/>
        </w:rPr>
        <w:t>בעד ההסתייגות - 39</w:t>
      </w:r>
    </w:p>
    <w:p w14:paraId="77312AD5" w14:textId="77777777" w:rsidR="00000000" w:rsidRDefault="007C71EE">
      <w:pPr>
        <w:pStyle w:val="a"/>
        <w:jc w:val="center"/>
        <w:rPr>
          <w:rFonts w:hint="cs"/>
          <w:rtl/>
        </w:rPr>
      </w:pPr>
      <w:r>
        <w:rPr>
          <w:rFonts w:hint="cs"/>
          <w:rtl/>
        </w:rPr>
        <w:t xml:space="preserve">נגד </w:t>
      </w:r>
      <w:r>
        <w:rPr>
          <w:rtl/>
        </w:rPr>
        <w:t>–</w:t>
      </w:r>
      <w:r>
        <w:rPr>
          <w:rFonts w:hint="cs"/>
          <w:rtl/>
        </w:rPr>
        <w:t xml:space="preserve"> 48</w:t>
      </w:r>
    </w:p>
    <w:p w14:paraId="34452497" w14:textId="77777777" w:rsidR="00000000" w:rsidRDefault="007C71EE">
      <w:pPr>
        <w:pStyle w:val="a"/>
        <w:jc w:val="center"/>
        <w:rPr>
          <w:rFonts w:hint="cs"/>
          <w:rtl/>
        </w:rPr>
      </w:pPr>
      <w:r>
        <w:rPr>
          <w:rFonts w:hint="cs"/>
          <w:rtl/>
        </w:rPr>
        <w:t>נמנעים - אין</w:t>
      </w:r>
    </w:p>
    <w:p w14:paraId="5B998E65" w14:textId="77777777" w:rsidR="00000000" w:rsidRDefault="007C71EE">
      <w:pPr>
        <w:pStyle w:val="a"/>
        <w:jc w:val="center"/>
        <w:rPr>
          <w:rFonts w:hint="cs"/>
          <w:rtl/>
        </w:rPr>
      </w:pPr>
      <w:r>
        <w:rPr>
          <w:rFonts w:hint="cs"/>
          <w:rtl/>
        </w:rPr>
        <w:t>ההסתייג</w:t>
      </w:r>
      <w:r>
        <w:rPr>
          <w:rFonts w:hint="cs"/>
          <w:rtl/>
        </w:rPr>
        <w:t>ות של חברי הכנסת  מאיר פרוש ויעקב ליצמן לסעיף 10 לא נתקבלה.</w:t>
      </w:r>
    </w:p>
    <w:p w14:paraId="2CF894DB" w14:textId="77777777" w:rsidR="00000000" w:rsidRDefault="007C71EE">
      <w:pPr>
        <w:pStyle w:val="a"/>
        <w:jc w:val="center"/>
        <w:rPr>
          <w:rFonts w:hint="cs"/>
          <w:rtl/>
        </w:rPr>
      </w:pPr>
    </w:p>
    <w:p w14:paraId="57735911" w14:textId="77777777" w:rsidR="00000000" w:rsidRDefault="007C71EE">
      <w:pPr>
        <w:pStyle w:val="ad"/>
        <w:rPr>
          <w:rtl/>
        </w:rPr>
      </w:pPr>
      <w:r>
        <w:rPr>
          <w:rtl/>
        </w:rPr>
        <w:t>היו"ר ראובן ריבלין:</w:t>
      </w:r>
    </w:p>
    <w:p w14:paraId="7F2CD443" w14:textId="77777777" w:rsidR="00000000" w:rsidRDefault="007C71EE">
      <w:pPr>
        <w:pStyle w:val="a"/>
        <w:rPr>
          <w:rFonts w:hint="cs"/>
          <w:rtl/>
        </w:rPr>
      </w:pPr>
    </w:p>
    <w:p w14:paraId="75D80E8A" w14:textId="77777777" w:rsidR="00000000" w:rsidRDefault="007C71EE">
      <w:pPr>
        <w:pStyle w:val="a"/>
        <w:rPr>
          <w:rFonts w:hint="cs"/>
          <w:rtl/>
        </w:rPr>
      </w:pPr>
      <w:r>
        <w:rPr>
          <w:rFonts w:hint="cs"/>
          <w:rtl/>
        </w:rPr>
        <w:t xml:space="preserve">אף ש=39 הצביעו בעד, 48 התנגדו, אין נמנעים, ההצעה לא נתקבלה. </w:t>
      </w:r>
    </w:p>
    <w:p w14:paraId="7CB2BC3D" w14:textId="77777777" w:rsidR="00000000" w:rsidRDefault="007C71EE">
      <w:pPr>
        <w:pStyle w:val="a"/>
        <w:rPr>
          <w:rFonts w:hint="cs"/>
          <w:rtl/>
        </w:rPr>
      </w:pPr>
    </w:p>
    <w:p w14:paraId="6FEC76F4" w14:textId="77777777" w:rsidR="00000000" w:rsidRDefault="007C71EE">
      <w:pPr>
        <w:pStyle w:val="ac"/>
        <w:rPr>
          <w:rtl/>
        </w:rPr>
      </w:pPr>
      <w:r>
        <w:rPr>
          <w:rFonts w:hint="eastAsia"/>
          <w:rtl/>
        </w:rPr>
        <w:t>רוני</w:t>
      </w:r>
      <w:r>
        <w:rPr>
          <w:rtl/>
        </w:rPr>
        <w:t xml:space="preserve"> בר-און (הליכוד):</w:t>
      </w:r>
    </w:p>
    <w:p w14:paraId="5D9C6626" w14:textId="77777777" w:rsidR="00000000" w:rsidRDefault="007C71EE">
      <w:pPr>
        <w:pStyle w:val="a"/>
        <w:rPr>
          <w:rFonts w:hint="cs"/>
          <w:rtl/>
        </w:rPr>
      </w:pPr>
    </w:p>
    <w:p w14:paraId="5407B537" w14:textId="77777777" w:rsidR="00000000" w:rsidRDefault="007C71EE">
      <w:pPr>
        <w:pStyle w:val="a"/>
        <w:rPr>
          <w:rFonts w:hint="cs"/>
          <w:rtl/>
        </w:rPr>
      </w:pPr>
      <w:r>
        <w:rPr>
          <w:rFonts w:hint="cs"/>
          <w:rtl/>
        </w:rPr>
        <w:t xml:space="preserve">איחרתי, זה לא עבד בכלל. </w:t>
      </w:r>
    </w:p>
    <w:p w14:paraId="46BFF105" w14:textId="77777777" w:rsidR="00000000" w:rsidRDefault="007C71EE">
      <w:pPr>
        <w:pStyle w:val="a"/>
        <w:rPr>
          <w:rFonts w:hint="cs"/>
          <w:rtl/>
        </w:rPr>
      </w:pPr>
    </w:p>
    <w:p w14:paraId="4C8E3830" w14:textId="77777777" w:rsidR="00000000" w:rsidRDefault="007C71EE">
      <w:pPr>
        <w:pStyle w:val="ad"/>
        <w:rPr>
          <w:rtl/>
        </w:rPr>
      </w:pPr>
      <w:r>
        <w:rPr>
          <w:rtl/>
        </w:rPr>
        <w:t>היו"ר ראובן ריבלין:</w:t>
      </w:r>
    </w:p>
    <w:p w14:paraId="070E6E72" w14:textId="77777777" w:rsidR="00000000" w:rsidRDefault="007C71EE">
      <w:pPr>
        <w:pStyle w:val="a"/>
        <w:rPr>
          <w:rtl/>
        </w:rPr>
      </w:pPr>
    </w:p>
    <w:p w14:paraId="4FAFB932" w14:textId="77777777" w:rsidR="00000000" w:rsidRDefault="007C71EE">
      <w:pPr>
        <w:pStyle w:val="a"/>
        <w:rPr>
          <w:rFonts w:hint="cs"/>
          <w:rtl/>
        </w:rPr>
      </w:pPr>
      <w:r>
        <w:rPr>
          <w:rFonts w:hint="cs"/>
          <w:rtl/>
        </w:rPr>
        <w:t xml:space="preserve">לא נורא.  </w:t>
      </w:r>
    </w:p>
    <w:p w14:paraId="23608C55" w14:textId="77777777" w:rsidR="00000000" w:rsidRDefault="007C71EE">
      <w:pPr>
        <w:pStyle w:val="a"/>
        <w:rPr>
          <w:rFonts w:hint="cs"/>
          <w:rtl/>
        </w:rPr>
      </w:pPr>
    </w:p>
    <w:p w14:paraId="49F45233" w14:textId="77777777" w:rsidR="00000000" w:rsidRDefault="007C71EE">
      <w:pPr>
        <w:pStyle w:val="a"/>
        <w:rPr>
          <w:rFonts w:hint="cs"/>
          <w:rtl/>
        </w:rPr>
      </w:pPr>
      <w:r>
        <w:rPr>
          <w:rFonts w:hint="cs"/>
          <w:rtl/>
        </w:rPr>
        <w:t>חבר הכנסת בורג, אני מבין את המ</w:t>
      </w:r>
      <w:r>
        <w:rPr>
          <w:rFonts w:hint="cs"/>
          <w:rtl/>
        </w:rPr>
        <w:t xml:space="preserve">שמעות לגבי ההצבעה האלקטרונית שהיתה כרגע. אני חושב שבסעיף הזה מיצינו את כל ההצבעות האפשריות וגם הקפדתי כאשר מראה עיני אינו אומר לי בבירור מי הרוב. לכן, על סעיף זה נקיים הצבעה אלקטרונית. זאת החלטתי. </w:t>
      </w:r>
    </w:p>
    <w:p w14:paraId="3D0246A5" w14:textId="77777777" w:rsidR="00000000" w:rsidRDefault="007C71EE">
      <w:pPr>
        <w:pStyle w:val="a"/>
        <w:rPr>
          <w:rFonts w:hint="cs"/>
          <w:rtl/>
        </w:rPr>
      </w:pPr>
    </w:p>
    <w:p w14:paraId="1B5CF2CC" w14:textId="77777777" w:rsidR="00000000" w:rsidRDefault="007C71EE">
      <w:pPr>
        <w:pStyle w:val="ac"/>
        <w:rPr>
          <w:rtl/>
        </w:rPr>
      </w:pPr>
      <w:r>
        <w:rPr>
          <w:rFonts w:hint="eastAsia"/>
          <w:rtl/>
        </w:rPr>
        <w:t>אברהם</w:t>
      </w:r>
      <w:r>
        <w:rPr>
          <w:rtl/>
        </w:rPr>
        <w:t xml:space="preserve"> בורג (העבודה-מימד):</w:t>
      </w:r>
    </w:p>
    <w:p w14:paraId="57DB4131" w14:textId="77777777" w:rsidR="00000000" w:rsidRDefault="007C71EE">
      <w:pPr>
        <w:pStyle w:val="a"/>
        <w:rPr>
          <w:rFonts w:hint="cs"/>
          <w:rtl/>
        </w:rPr>
      </w:pPr>
    </w:p>
    <w:p w14:paraId="1160E0C7" w14:textId="77777777" w:rsidR="00000000" w:rsidRDefault="007C71EE">
      <w:pPr>
        <w:pStyle w:val="a"/>
        <w:rPr>
          <w:rFonts w:hint="cs"/>
          <w:rtl/>
        </w:rPr>
      </w:pPr>
      <w:r>
        <w:rPr>
          <w:rFonts w:hint="cs"/>
          <w:rtl/>
        </w:rPr>
        <w:t xml:space="preserve">טיעונים לעונש. </w:t>
      </w:r>
    </w:p>
    <w:p w14:paraId="4C9BDBF4" w14:textId="77777777" w:rsidR="00000000" w:rsidRDefault="007C71EE">
      <w:pPr>
        <w:pStyle w:val="a"/>
        <w:rPr>
          <w:rFonts w:hint="cs"/>
          <w:rtl/>
        </w:rPr>
      </w:pPr>
    </w:p>
    <w:p w14:paraId="1251F92F" w14:textId="77777777" w:rsidR="00000000" w:rsidRDefault="007C71EE">
      <w:pPr>
        <w:pStyle w:val="ad"/>
        <w:rPr>
          <w:rtl/>
        </w:rPr>
      </w:pPr>
      <w:r>
        <w:rPr>
          <w:rtl/>
        </w:rPr>
        <w:t>היו"ר ראובן ר</w:t>
      </w:r>
      <w:r>
        <w:rPr>
          <w:rtl/>
        </w:rPr>
        <w:t>יבלין:</w:t>
      </w:r>
    </w:p>
    <w:p w14:paraId="6DD135DF" w14:textId="77777777" w:rsidR="00000000" w:rsidRDefault="007C71EE">
      <w:pPr>
        <w:pStyle w:val="a"/>
        <w:rPr>
          <w:rtl/>
        </w:rPr>
      </w:pPr>
    </w:p>
    <w:p w14:paraId="0E0C95E4" w14:textId="77777777" w:rsidR="00000000" w:rsidRDefault="007C71EE">
      <w:pPr>
        <w:pStyle w:val="a"/>
        <w:rPr>
          <w:rFonts w:hint="cs"/>
          <w:rtl/>
        </w:rPr>
      </w:pPr>
      <w:r>
        <w:rPr>
          <w:rFonts w:hint="cs"/>
          <w:rtl/>
        </w:rPr>
        <w:t xml:space="preserve">אני לא חושב שצריך להיות עונש.  מיצינו את הסעיף הזה, והצבעה אלקטרונית תשקף את עמדת חברי הכנסת בצורה ברורה, בהירה ורצינית. בכל זאת מדובר על מגזרים. תודה רבה. </w:t>
      </w:r>
    </w:p>
    <w:p w14:paraId="13DEF245" w14:textId="77777777" w:rsidR="00000000" w:rsidRDefault="007C71EE">
      <w:pPr>
        <w:pStyle w:val="a"/>
        <w:rPr>
          <w:rFonts w:hint="cs"/>
          <w:rtl/>
        </w:rPr>
      </w:pPr>
    </w:p>
    <w:p w14:paraId="6B00FB82" w14:textId="77777777" w:rsidR="00000000" w:rsidRDefault="007C71EE">
      <w:pPr>
        <w:pStyle w:val="a"/>
        <w:rPr>
          <w:rFonts w:hint="cs"/>
          <w:rtl/>
        </w:rPr>
      </w:pPr>
      <w:r>
        <w:rPr>
          <w:rFonts w:hint="cs"/>
          <w:rtl/>
        </w:rPr>
        <w:t>נא להצביע הצבעה אלקטרונית על הסעיף, לרבות התיקון, לפי הצעת ועדת הכספים. מי בעד הסעיף? מי נ</w:t>
      </w:r>
      <w:r>
        <w:rPr>
          <w:rFonts w:hint="cs"/>
          <w:rtl/>
        </w:rPr>
        <w:t xml:space="preserve">גד הסעיף?  </w:t>
      </w:r>
    </w:p>
    <w:p w14:paraId="1FBD9E25" w14:textId="77777777" w:rsidR="00000000" w:rsidRDefault="007C71EE">
      <w:pPr>
        <w:pStyle w:val="a"/>
        <w:rPr>
          <w:rFonts w:hint="cs"/>
          <w:rtl/>
        </w:rPr>
      </w:pPr>
    </w:p>
    <w:p w14:paraId="4868A4EB" w14:textId="77777777" w:rsidR="00000000" w:rsidRDefault="007C71EE">
      <w:pPr>
        <w:pStyle w:val="a"/>
        <w:jc w:val="center"/>
        <w:rPr>
          <w:rFonts w:hint="cs"/>
          <w:b/>
          <w:bCs/>
          <w:rtl/>
        </w:rPr>
      </w:pPr>
      <w:r>
        <w:rPr>
          <w:rFonts w:hint="cs"/>
          <w:b/>
          <w:bCs/>
          <w:rtl/>
        </w:rPr>
        <w:t>הצבעה מס' 29</w:t>
      </w:r>
    </w:p>
    <w:p w14:paraId="718B9D0A" w14:textId="77777777" w:rsidR="00000000" w:rsidRDefault="007C71EE">
      <w:pPr>
        <w:pStyle w:val="a"/>
        <w:jc w:val="center"/>
        <w:rPr>
          <w:rFonts w:hint="cs"/>
          <w:b/>
          <w:bCs/>
          <w:rtl/>
        </w:rPr>
      </w:pPr>
    </w:p>
    <w:p w14:paraId="14148863" w14:textId="77777777" w:rsidR="00000000" w:rsidRDefault="007C71EE">
      <w:pPr>
        <w:pStyle w:val="a"/>
        <w:jc w:val="center"/>
        <w:rPr>
          <w:rFonts w:hint="cs"/>
          <w:rtl/>
        </w:rPr>
      </w:pPr>
      <w:r>
        <w:rPr>
          <w:rFonts w:hint="cs"/>
          <w:rtl/>
        </w:rPr>
        <w:t>בעד סעיף 10, כהצעת הוועדה - 52</w:t>
      </w:r>
    </w:p>
    <w:p w14:paraId="72C10C43" w14:textId="77777777" w:rsidR="00000000" w:rsidRDefault="007C71EE">
      <w:pPr>
        <w:pStyle w:val="a"/>
        <w:jc w:val="center"/>
        <w:rPr>
          <w:rFonts w:hint="cs"/>
          <w:rtl/>
        </w:rPr>
      </w:pPr>
      <w:r>
        <w:rPr>
          <w:rFonts w:hint="cs"/>
          <w:rtl/>
        </w:rPr>
        <w:t xml:space="preserve">נגד </w:t>
      </w:r>
      <w:r>
        <w:rPr>
          <w:rtl/>
        </w:rPr>
        <w:t>–</w:t>
      </w:r>
      <w:r>
        <w:rPr>
          <w:rFonts w:hint="cs"/>
          <w:rtl/>
        </w:rPr>
        <w:t xml:space="preserve"> 37</w:t>
      </w:r>
    </w:p>
    <w:p w14:paraId="73005F6C"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7059A074" w14:textId="77777777" w:rsidR="00000000" w:rsidRDefault="007C71EE">
      <w:pPr>
        <w:pStyle w:val="a"/>
        <w:jc w:val="center"/>
        <w:rPr>
          <w:rFonts w:hint="cs"/>
          <w:rtl/>
        </w:rPr>
      </w:pPr>
      <w:r>
        <w:rPr>
          <w:rFonts w:hint="cs"/>
          <w:rtl/>
        </w:rPr>
        <w:t>סעיף 10, כהצעת הוועדה, נתקבל.</w:t>
      </w:r>
    </w:p>
    <w:p w14:paraId="396D6379" w14:textId="77777777" w:rsidR="00000000" w:rsidRDefault="007C71EE">
      <w:pPr>
        <w:pStyle w:val="ad"/>
        <w:rPr>
          <w:rtl/>
        </w:rPr>
      </w:pPr>
      <w:r>
        <w:rPr>
          <w:rtl/>
        </w:rPr>
        <w:t>היו"ר ראובן ריבלין:</w:t>
      </w:r>
    </w:p>
    <w:p w14:paraId="348DF100" w14:textId="77777777" w:rsidR="00000000" w:rsidRDefault="007C71EE">
      <w:pPr>
        <w:pStyle w:val="a"/>
        <w:rPr>
          <w:rtl/>
        </w:rPr>
      </w:pPr>
    </w:p>
    <w:p w14:paraId="446350E3" w14:textId="77777777" w:rsidR="00000000" w:rsidRDefault="007C71EE">
      <w:pPr>
        <w:pStyle w:val="a"/>
        <w:rPr>
          <w:rFonts w:hint="cs"/>
          <w:rtl/>
        </w:rPr>
      </w:pPr>
      <w:r>
        <w:rPr>
          <w:rFonts w:hint="cs"/>
          <w:rtl/>
        </w:rPr>
        <w:t xml:space="preserve">בקולותיהם של 52 חברי כנסת ובהתנגדותם של 37 אני קובע שהסעיף אושר עם התיקון על-פי החלטת הוועדה. </w:t>
      </w:r>
    </w:p>
    <w:p w14:paraId="3122DDAC" w14:textId="77777777" w:rsidR="00000000" w:rsidRDefault="007C71EE">
      <w:pPr>
        <w:pStyle w:val="a"/>
        <w:rPr>
          <w:rFonts w:hint="cs"/>
          <w:rtl/>
        </w:rPr>
      </w:pPr>
    </w:p>
    <w:p w14:paraId="219ED4B8" w14:textId="77777777" w:rsidR="00000000" w:rsidRDefault="007C71EE">
      <w:pPr>
        <w:pStyle w:val="a"/>
        <w:rPr>
          <w:rFonts w:hint="cs"/>
          <w:rtl/>
        </w:rPr>
      </w:pPr>
      <w:r>
        <w:rPr>
          <w:rFonts w:hint="cs"/>
          <w:rtl/>
        </w:rPr>
        <w:t>רבותי חברי הכנסת, אנחנו עוברי</w:t>
      </w:r>
      <w:r>
        <w:rPr>
          <w:rFonts w:hint="cs"/>
          <w:rtl/>
        </w:rPr>
        <w:t>ם הלאה לסעיף 11. הצעת חבר הכנסת בורג - מי בעד.</w:t>
      </w:r>
    </w:p>
    <w:p w14:paraId="65536A63" w14:textId="77777777" w:rsidR="00000000" w:rsidRDefault="007C71EE">
      <w:pPr>
        <w:pStyle w:val="a"/>
        <w:ind w:firstLine="0"/>
        <w:rPr>
          <w:rFonts w:hint="cs"/>
          <w:rtl/>
        </w:rPr>
      </w:pPr>
    </w:p>
    <w:p w14:paraId="4C25461C" w14:textId="77777777" w:rsidR="00000000" w:rsidRDefault="007C71EE">
      <w:pPr>
        <w:pStyle w:val="ac"/>
        <w:rPr>
          <w:rtl/>
        </w:rPr>
      </w:pPr>
      <w:r>
        <w:rPr>
          <w:rFonts w:hint="eastAsia"/>
          <w:rtl/>
        </w:rPr>
        <w:t>אברהם</w:t>
      </w:r>
      <w:r>
        <w:rPr>
          <w:rtl/>
        </w:rPr>
        <w:t xml:space="preserve"> בורג (העבודה-מימד):</w:t>
      </w:r>
    </w:p>
    <w:p w14:paraId="4CFF7A76" w14:textId="77777777" w:rsidR="00000000" w:rsidRDefault="007C71EE">
      <w:pPr>
        <w:pStyle w:val="a"/>
        <w:rPr>
          <w:rFonts w:hint="cs"/>
          <w:rtl/>
        </w:rPr>
      </w:pPr>
    </w:p>
    <w:p w14:paraId="0009D5FD" w14:textId="77777777" w:rsidR="00000000" w:rsidRDefault="007C71EE">
      <w:pPr>
        <w:pStyle w:val="a"/>
        <w:rPr>
          <w:rFonts w:hint="cs"/>
          <w:rtl/>
        </w:rPr>
      </w:pPr>
      <w:r>
        <w:rPr>
          <w:rFonts w:hint="cs"/>
          <w:rtl/>
        </w:rPr>
        <w:t xml:space="preserve">אני רוצה להזכיר לך, שלסעיף 11 ביקשנו הצבעה שמית. </w:t>
      </w:r>
    </w:p>
    <w:p w14:paraId="14630B94" w14:textId="77777777" w:rsidR="00000000" w:rsidRDefault="007C71EE">
      <w:pPr>
        <w:pStyle w:val="a"/>
        <w:ind w:firstLine="0"/>
        <w:rPr>
          <w:rFonts w:hint="cs"/>
          <w:rtl/>
        </w:rPr>
      </w:pPr>
    </w:p>
    <w:p w14:paraId="36BFD6E1" w14:textId="77777777" w:rsidR="00000000" w:rsidRDefault="007C71EE">
      <w:pPr>
        <w:pStyle w:val="ad"/>
        <w:rPr>
          <w:rtl/>
        </w:rPr>
      </w:pPr>
      <w:r>
        <w:rPr>
          <w:rtl/>
        </w:rPr>
        <w:t>היו"ר ראובן ריבלין:</w:t>
      </w:r>
    </w:p>
    <w:p w14:paraId="78A33A03" w14:textId="77777777" w:rsidR="00000000" w:rsidRDefault="007C71EE">
      <w:pPr>
        <w:pStyle w:val="a"/>
        <w:rPr>
          <w:rtl/>
        </w:rPr>
      </w:pPr>
    </w:p>
    <w:p w14:paraId="28F58FA2" w14:textId="77777777" w:rsidR="00000000" w:rsidRDefault="007C71EE">
      <w:pPr>
        <w:pStyle w:val="a"/>
        <w:rPr>
          <w:rFonts w:hint="cs"/>
          <w:rtl/>
        </w:rPr>
      </w:pPr>
      <w:r>
        <w:rPr>
          <w:rFonts w:hint="cs"/>
          <w:rtl/>
        </w:rPr>
        <w:t>זה רשום אצלי, הצבעה שמית, אל תתפרצו לדלת פתוחה. אני מתפלא רק שסעיף 10 היה רשום אצלכם כהצבעה שמית. סעיף 11 רשו</w:t>
      </w:r>
      <w:r>
        <w:rPr>
          <w:rFonts w:hint="cs"/>
          <w:rtl/>
        </w:rPr>
        <w:t xml:space="preserve">ם אצלי כהצבעה שמית. </w:t>
      </w:r>
    </w:p>
    <w:p w14:paraId="6F940E25" w14:textId="77777777" w:rsidR="00000000" w:rsidRDefault="007C71EE">
      <w:pPr>
        <w:pStyle w:val="a"/>
        <w:rPr>
          <w:rFonts w:hint="cs"/>
          <w:rtl/>
        </w:rPr>
      </w:pPr>
    </w:p>
    <w:p w14:paraId="1DEF888C" w14:textId="77777777" w:rsidR="00000000" w:rsidRDefault="007C71EE">
      <w:pPr>
        <w:pStyle w:val="a"/>
        <w:ind w:firstLine="0"/>
        <w:rPr>
          <w:rFonts w:hint="cs"/>
          <w:rtl/>
        </w:rPr>
      </w:pPr>
      <w:r>
        <w:rPr>
          <w:rFonts w:hint="cs"/>
          <w:rtl/>
        </w:rPr>
        <w:tab/>
        <w:t xml:space="preserve">הסתייגות חבר הכנסת אברהם בורג - מי בעד? מי נגד? מי נמנע? תודה. </w:t>
      </w:r>
    </w:p>
    <w:p w14:paraId="095613F1" w14:textId="77777777" w:rsidR="00000000" w:rsidRDefault="007C71EE">
      <w:pPr>
        <w:pStyle w:val="a"/>
        <w:ind w:firstLine="0"/>
        <w:rPr>
          <w:rFonts w:hint="cs"/>
          <w:rtl/>
        </w:rPr>
      </w:pPr>
    </w:p>
    <w:p w14:paraId="4647B70D" w14:textId="77777777" w:rsidR="00000000" w:rsidRDefault="007C71EE">
      <w:pPr>
        <w:pStyle w:val="a"/>
        <w:ind w:firstLine="0"/>
        <w:jc w:val="center"/>
        <w:rPr>
          <w:rFonts w:hint="cs"/>
          <w:b/>
          <w:bCs/>
          <w:rtl/>
        </w:rPr>
      </w:pPr>
      <w:r>
        <w:rPr>
          <w:rFonts w:hint="cs"/>
          <w:b/>
          <w:bCs/>
          <w:rtl/>
        </w:rPr>
        <w:t>הצבעה</w:t>
      </w:r>
    </w:p>
    <w:p w14:paraId="484657E5" w14:textId="77777777" w:rsidR="00000000" w:rsidRDefault="007C71EE">
      <w:pPr>
        <w:pStyle w:val="a"/>
        <w:ind w:firstLine="0"/>
        <w:jc w:val="center"/>
        <w:rPr>
          <w:rFonts w:hint="cs"/>
          <w:b/>
          <w:bCs/>
          <w:rtl/>
        </w:rPr>
      </w:pPr>
    </w:p>
    <w:p w14:paraId="4DA6D4CA" w14:textId="77777777" w:rsidR="00000000" w:rsidRDefault="007C71EE">
      <w:pPr>
        <w:pStyle w:val="a"/>
        <w:ind w:firstLine="0"/>
        <w:jc w:val="center"/>
        <w:rPr>
          <w:rFonts w:hint="cs"/>
          <w:rtl/>
        </w:rPr>
      </w:pPr>
      <w:r>
        <w:rPr>
          <w:rFonts w:hint="cs"/>
          <w:rtl/>
        </w:rPr>
        <w:t xml:space="preserve">ההסתייגות של חבר הכנסת אברהם בורג לסעיף 11 לא נתקבלה. </w:t>
      </w:r>
    </w:p>
    <w:p w14:paraId="143E391B" w14:textId="77777777" w:rsidR="00000000" w:rsidRDefault="007C71EE">
      <w:pPr>
        <w:pStyle w:val="a"/>
        <w:ind w:firstLine="0"/>
        <w:rPr>
          <w:rFonts w:hint="cs"/>
          <w:rtl/>
        </w:rPr>
      </w:pPr>
    </w:p>
    <w:p w14:paraId="32216D9E" w14:textId="77777777" w:rsidR="00000000" w:rsidRDefault="007C71EE">
      <w:pPr>
        <w:pStyle w:val="ad"/>
        <w:rPr>
          <w:rtl/>
        </w:rPr>
      </w:pPr>
      <w:r>
        <w:rPr>
          <w:rtl/>
        </w:rPr>
        <w:t>היו"ר ראובן ריבלין:</w:t>
      </w:r>
    </w:p>
    <w:p w14:paraId="477711B4" w14:textId="77777777" w:rsidR="00000000" w:rsidRDefault="007C71EE">
      <w:pPr>
        <w:pStyle w:val="a"/>
        <w:rPr>
          <w:rtl/>
        </w:rPr>
      </w:pPr>
    </w:p>
    <w:p w14:paraId="3DEEEEEC" w14:textId="77777777" w:rsidR="00000000" w:rsidRDefault="007C71EE">
      <w:pPr>
        <w:pStyle w:val="a"/>
        <w:rPr>
          <w:rFonts w:hint="cs"/>
          <w:rtl/>
        </w:rPr>
      </w:pPr>
      <w:r>
        <w:rPr>
          <w:rFonts w:hint="cs"/>
          <w:rtl/>
        </w:rPr>
        <w:t>ההסתייגות של חבר הכנסת אברהם בורג לא נתקבלה. תודה.</w:t>
      </w:r>
    </w:p>
    <w:p w14:paraId="1250A6FC" w14:textId="77777777" w:rsidR="00000000" w:rsidRDefault="007C71EE">
      <w:pPr>
        <w:pStyle w:val="a"/>
        <w:ind w:firstLine="0"/>
        <w:rPr>
          <w:rFonts w:hint="cs"/>
          <w:rtl/>
        </w:rPr>
      </w:pPr>
    </w:p>
    <w:p w14:paraId="3B22BD75" w14:textId="77777777" w:rsidR="00000000" w:rsidRDefault="007C71EE">
      <w:pPr>
        <w:pStyle w:val="a"/>
        <w:ind w:firstLine="0"/>
        <w:rPr>
          <w:rFonts w:hint="cs"/>
          <w:rtl/>
        </w:rPr>
      </w:pPr>
      <w:r>
        <w:rPr>
          <w:rFonts w:hint="cs"/>
          <w:rtl/>
        </w:rPr>
        <w:tab/>
        <w:t>הסתייגות חבר הכנסת עמרם מצנע  -</w:t>
      </w:r>
      <w:r>
        <w:rPr>
          <w:rFonts w:hint="cs"/>
          <w:rtl/>
        </w:rPr>
        <w:t xml:space="preserve"> מי בעד? מי נגד? מי נמנע? תודה. </w:t>
      </w:r>
    </w:p>
    <w:p w14:paraId="3ECAF5EA" w14:textId="77777777" w:rsidR="00000000" w:rsidRDefault="007C71EE">
      <w:pPr>
        <w:pStyle w:val="a"/>
        <w:ind w:firstLine="0"/>
        <w:rPr>
          <w:rFonts w:hint="cs"/>
          <w:rtl/>
        </w:rPr>
      </w:pPr>
    </w:p>
    <w:p w14:paraId="0B48E5A2" w14:textId="77777777" w:rsidR="00000000" w:rsidRDefault="007C71EE">
      <w:pPr>
        <w:pStyle w:val="a"/>
        <w:ind w:firstLine="0"/>
        <w:jc w:val="center"/>
        <w:rPr>
          <w:rFonts w:hint="cs"/>
          <w:b/>
          <w:bCs/>
          <w:rtl/>
        </w:rPr>
      </w:pPr>
      <w:r>
        <w:rPr>
          <w:rFonts w:hint="cs"/>
          <w:b/>
          <w:bCs/>
          <w:rtl/>
        </w:rPr>
        <w:t>הצבעה</w:t>
      </w:r>
    </w:p>
    <w:p w14:paraId="069E203E" w14:textId="77777777" w:rsidR="00000000" w:rsidRDefault="007C71EE">
      <w:pPr>
        <w:pStyle w:val="a"/>
        <w:ind w:firstLine="0"/>
        <w:jc w:val="center"/>
        <w:rPr>
          <w:rFonts w:hint="cs"/>
          <w:b/>
          <w:bCs/>
          <w:rtl/>
        </w:rPr>
      </w:pPr>
    </w:p>
    <w:p w14:paraId="7B479A53" w14:textId="77777777" w:rsidR="00000000" w:rsidRDefault="007C71EE">
      <w:pPr>
        <w:pStyle w:val="a"/>
        <w:ind w:firstLine="0"/>
        <w:jc w:val="center"/>
        <w:rPr>
          <w:rFonts w:hint="cs"/>
          <w:rtl/>
        </w:rPr>
      </w:pPr>
      <w:r>
        <w:rPr>
          <w:rFonts w:hint="cs"/>
          <w:rtl/>
        </w:rPr>
        <w:t xml:space="preserve">ההסתייגות של חבר הכנסת עמרם מצנע  לסעיף 11 לא נתקבלה. </w:t>
      </w:r>
    </w:p>
    <w:p w14:paraId="04F85E03" w14:textId="77777777" w:rsidR="00000000" w:rsidRDefault="007C71EE">
      <w:pPr>
        <w:pStyle w:val="a"/>
        <w:ind w:firstLine="0"/>
        <w:rPr>
          <w:rFonts w:hint="cs"/>
          <w:rtl/>
        </w:rPr>
      </w:pPr>
    </w:p>
    <w:p w14:paraId="473B564E" w14:textId="77777777" w:rsidR="00000000" w:rsidRDefault="007C71EE">
      <w:pPr>
        <w:pStyle w:val="ad"/>
        <w:rPr>
          <w:rtl/>
        </w:rPr>
      </w:pPr>
      <w:r>
        <w:rPr>
          <w:rtl/>
        </w:rPr>
        <w:t>היו"ר ראובן ריבלין:</w:t>
      </w:r>
    </w:p>
    <w:p w14:paraId="4A6AD789" w14:textId="77777777" w:rsidR="00000000" w:rsidRDefault="007C71EE">
      <w:pPr>
        <w:pStyle w:val="a"/>
        <w:rPr>
          <w:rtl/>
        </w:rPr>
      </w:pPr>
    </w:p>
    <w:p w14:paraId="7FDB7D81" w14:textId="77777777" w:rsidR="00000000" w:rsidRDefault="007C71EE">
      <w:pPr>
        <w:pStyle w:val="a"/>
        <w:rPr>
          <w:rFonts w:hint="cs"/>
          <w:rtl/>
        </w:rPr>
      </w:pPr>
      <w:r>
        <w:rPr>
          <w:rFonts w:hint="cs"/>
          <w:rtl/>
        </w:rPr>
        <w:t>ההסתייגות של חבר הכנסת עמרם מצנע  לא נתקבלה. תודה.</w:t>
      </w:r>
    </w:p>
    <w:p w14:paraId="226ABCCB" w14:textId="77777777" w:rsidR="00000000" w:rsidRDefault="007C71EE">
      <w:pPr>
        <w:pStyle w:val="a"/>
        <w:ind w:firstLine="0"/>
        <w:rPr>
          <w:rFonts w:hint="cs"/>
          <w:rtl/>
        </w:rPr>
      </w:pPr>
    </w:p>
    <w:p w14:paraId="73D98631" w14:textId="77777777" w:rsidR="00000000" w:rsidRDefault="007C71EE">
      <w:pPr>
        <w:pStyle w:val="a"/>
        <w:ind w:firstLine="0"/>
        <w:rPr>
          <w:rFonts w:hint="cs"/>
          <w:rtl/>
        </w:rPr>
      </w:pPr>
      <w:r>
        <w:rPr>
          <w:rFonts w:hint="cs"/>
          <w:rtl/>
        </w:rPr>
        <w:tab/>
        <w:t xml:space="preserve">הסתייגות חבר הכנסת בנימין בן-אליעזר - מי בעד? מי נגד? מי נמנע? תודה. </w:t>
      </w:r>
    </w:p>
    <w:p w14:paraId="7AFE0CD1" w14:textId="77777777" w:rsidR="00000000" w:rsidRDefault="007C71EE">
      <w:pPr>
        <w:pStyle w:val="a"/>
        <w:ind w:firstLine="0"/>
        <w:rPr>
          <w:rFonts w:hint="cs"/>
          <w:rtl/>
        </w:rPr>
      </w:pPr>
    </w:p>
    <w:p w14:paraId="7F3EBA6A" w14:textId="77777777" w:rsidR="00000000" w:rsidRDefault="007C71EE">
      <w:pPr>
        <w:pStyle w:val="a"/>
        <w:ind w:firstLine="0"/>
        <w:jc w:val="center"/>
        <w:rPr>
          <w:rFonts w:hint="cs"/>
          <w:b/>
          <w:bCs/>
          <w:rtl/>
        </w:rPr>
      </w:pPr>
      <w:r>
        <w:rPr>
          <w:rFonts w:hint="cs"/>
          <w:b/>
          <w:bCs/>
          <w:rtl/>
        </w:rPr>
        <w:t>הצבעה</w:t>
      </w:r>
    </w:p>
    <w:p w14:paraId="24826487" w14:textId="77777777" w:rsidR="00000000" w:rsidRDefault="007C71EE">
      <w:pPr>
        <w:pStyle w:val="a"/>
        <w:ind w:firstLine="0"/>
        <w:jc w:val="center"/>
        <w:rPr>
          <w:rFonts w:hint="cs"/>
          <w:b/>
          <w:bCs/>
          <w:rtl/>
        </w:rPr>
      </w:pPr>
    </w:p>
    <w:p w14:paraId="395757CD" w14:textId="77777777" w:rsidR="00000000" w:rsidRDefault="007C71EE">
      <w:pPr>
        <w:pStyle w:val="a"/>
        <w:ind w:firstLine="0"/>
        <w:jc w:val="center"/>
        <w:rPr>
          <w:rFonts w:hint="cs"/>
          <w:rtl/>
        </w:rPr>
      </w:pPr>
      <w:r>
        <w:rPr>
          <w:rFonts w:hint="cs"/>
          <w:rtl/>
        </w:rPr>
        <w:t>ההסתייג</w:t>
      </w:r>
      <w:r>
        <w:rPr>
          <w:rFonts w:hint="cs"/>
          <w:rtl/>
        </w:rPr>
        <w:t xml:space="preserve">ות של חבר הכנסת בנימין בן-אליעזר לסעיף 11 לא נתקבלה. </w:t>
      </w:r>
    </w:p>
    <w:p w14:paraId="66D01542" w14:textId="77777777" w:rsidR="00000000" w:rsidRDefault="007C71EE">
      <w:pPr>
        <w:pStyle w:val="a"/>
        <w:ind w:firstLine="0"/>
        <w:rPr>
          <w:rFonts w:hint="cs"/>
          <w:rtl/>
        </w:rPr>
      </w:pPr>
    </w:p>
    <w:p w14:paraId="57CC713F" w14:textId="77777777" w:rsidR="00000000" w:rsidRDefault="007C71EE">
      <w:pPr>
        <w:pStyle w:val="ad"/>
        <w:rPr>
          <w:rtl/>
        </w:rPr>
      </w:pPr>
    </w:p>
    <w:p w14:paraId="592169C8" w14:textId="77777777" w:rsidR="00000000" w:rsidRDefault="007C71EE">
      <w:pPr>
        <w:pStyle w:val="ad"/>
        <w:rPr>
          <w:rtl/>
        </w:rPr>
      </w:pPr>
      <w:r>
        <w:rPr>
          <w:rtl/>
        </w:rPr>
        <w:t>היו"ר ראובן ריבלין:</w:t>
      </w:r>
    </w:p>
    <w:p w14:paraId="71E40D12" w14:textId="77777777" w:rsidR="00000000" w:rsidRDefault="007C71EE">
      <w:pPr>
        <w:pStyle w:val="a"/>
        <w:rPr>
          <w:rtl/>
        </w:rPr>
      </w:pPr>
    </w:p>
    <w:p w14:paraId="54D66F90" w14:textId="77777777" w:rsidR="00000000" w:rsidRDefault="007C71EE">
      <w:pPr>
        <w:pStyle w:val="a"/>
        <w:rPr>
          <w:rFonts w:hint="cs"/>
          <w:rtl/>
        </w:rPr>
      </w:pPr>
      <w:r>
        <w:rPr>
          <w:rFonts w:hint="cs"/>
          <w:rtl/>
        </w:rPr>
        <w:t>ההסתייגות של חבר הכנסת בנימין בן-אליעזר לא נתקבלה. תודה.</w:t>
      </w:r>
    </w:p>
    <w:p w14:paraId="4182C340" w14:textId="77777777" w:rsidR="00000000" w:rsidRDefault="007C71EE">
      <w:pPr>
        <w:pStyle w:val="a"/>
        <w:rPr>
          <w:rFonts w:hint="cs"/>
          <w:rtl/>
        </w:rPr>
      </w:pPr>
    </w:p>
    <w:p w14:paraId="50894338" w14:textId="77777777" w:rsidR="00000000" w:rsidRDefault="007C71EE">
      <w:pPr>
        <w:pStyle w:val="a"/>
        <w:rPr>
          <w:rFonts w:hint="cs"/>
          <w:rtl/>
        </w:rPr>
      </w:pPr>
      <w:r>
        <w:rPr>
          <w:rFonts w:hint="cs"/>
          <w:rtl/>
        </w:rPr>
        <w:t xml:space="preserve">חבר הכנסת פרס - אינו נוכח. </w:t>
      </w:r>
    </w:p>
    <w:p w14:paraId="3CE4946F" w14:textId="77777777" w:rsidR="00000000" w:rsidRDefault="007C71EE">
      <w:pPr>
        <w:pStyle w:val="a"/>
        <w:ind w:firstLine="0"/>
        <w:rPr>
          <w:rFonts w:hint="cs"/>
          <w:rtl/>
        </w:rPr>
      </w:pPr>
    </w:p>
    <w:p w14:paraId="281F3F0B" w14:textId="77777777" w:rsidR="00000000" w:rsidRDefault="007C71EE">
      <w:pPr>
        <w:pStyle w:val="a"/>
        <w:ind w:firstLine="0"/>
        <w:rPr>
          <w:rFonts w:hint="cs"/>
          <w:rtl/>
        </w:rPr>
      </w:pPr>
      <w:r>
        <w:rPr>
          <w:rFonts w:hint="cs"/>
          <w:rtl/>
        </w:rPr>
        <w:tab/>
        <w:t xml:space="preserve">הסתייגות חבר הכנסת מתן וילנאי - מי בעד? מי נגד? מי נמנע? תודה. </w:t>
      </w:r>
    </w:p>
    <w:p w14:paraId="51C23EDE" w14:textId="77777777" w:rsidR="00000000" w:rsidRDefault="007C71EE">
      <w:pPr>
        <w:pStyle w:val="a"/>
        <w:ind w:firstLine="0"/>
        <w:rPr>
          <w:rFonts w:hint="cs"/>
          <w:rtl/>
        </w:rPr>
      </w:pPr>
    </w:p>
    <w:p w14:paraId="23F2BB7E" w14:textId="77777777" w:rsidR="00000000" w:rsidRDefault="007C71EE">
      <w:pPr>
        <w:pStyle w:val="a"/>
        <w:ind w:firstLine="0"/>
        <w:jc w:val="center"/>
        <w:rPr>
          <w:rFonts w:hint="cs"/>
          <w:b/>
          <w:bCs/>
          <w:rtl/>
        </w:rPr>
      </w:pPr>
      <w:r>
        <w:rPr>
          <w:rFonts w:hint="cs"/>
          <w:b/>
          <w:bCs/>
          <w:rtl/>
        </w:rPr>
        <w:t>הצבעה</w:t>
      </w:r>
    </w:p>
    <w:p w14:paraId="320F9961" w14:textId="77777777" w:rsidR="00000000" w:rsidRDefault="007C71EE">
      <w:pPr>
        <w:pStyle w:val="a"/>
        <w:ind w:firstLine="0"/>
        <w:jc w:val="center"/>
        <w:rPr>
          <w:rFonts w:hint="cs"/>
          <w:b/>
          <w:bCs/>
          <w:rtl/>
        </w:rPr>
      </w:pPr>
    </w:p>
    <w:p w14:paraId="1B7BF874" w14:textId="77777777" w:rsidR="00000000" w:rsidRDefault="007C71EE">
      <w:pPr>
        <w:pStyle w:val="a"/>
        <w:ind w:firstLine="0"/>
        <w:jc w:val="center"/>
        <w:rPr>
          <w:rFonts w:hint="cs"/>
          <w:rtl/>
        </w:rPr>
      </w:pPr>
      <w:r>
        <w:rPr>
          <w:rFonts w:hint="cs"/>
          <w:rtl/>
        </w:rPr>
        <w:t>ההסתייגות של חבר הכ</w:t>
      </w:r>
      <w:r>
        <w:rPr>
          <w:rFonts w:hint="cs"/>
          <w:rtl/>
        </w:rPr>
        <w:t xml:space="preserve">נסת מתן וילנאי לסעיף 11 לא נתקבלה. </w:t>
      </w:r>
    </w:p>
    <w:p w14:paraId="7DF7484A" w14:textId="77777777" w:rsidR="00000000" w:rsidRDefault="007C71EE">
      <w:pPr>
        <w:pStyle w:val="a"/>
        <w:ind w:firstLine="0"/>
        <w:rPr>
          <w:rFonts w:hint="cs"/>
          <w:rtl/>
        </w:rPr>
      </w:pPr>
    </w:p>
    <w:p w14:paraId="129D2A09" w14:textId="77777777" w:rsidR="00000000" w:rsidRDefault="007C71EE">
      <w:pPr>
        <w:pStyle w:val="ad"/>
        <w:rPr>
          <w:rtl/>
        </w:rPr>
      </w:pPr>
      <w:r>
        <w:rPr>
          <w:rtl/>
        </w:rPr>
        <w:t>היו"ר ראובן ריבלין:</w:t>
      </w:r>
    </w:p>
    <w:p w14:paraId="32624528" w14:textId="77777777" w:rsidR="00000000" w:rsidRDefault="007C71EE">
      <w:pPr>
        <w:pStyle w:val="a"/>
        <w:rPr>
          <w:rtl/>
        </w:rPr>
      </w:pPr>
    </w:p>
    <w:p w14:paraId="7F03D79C" w14:textId="77777777" w:rsidR="00000000" w:rsidRDefault="007C71EE">
      <w:pPr>
        <w:pStyle w:val="a"/>
        <w:rPr>
          <w:rFonts w:hint="cs"/>
          <w:rtl/>
        </w:rPr>
      </w:pPr>
      <w:r>
        <w:rPr>
          <w:rFonts w:hint="cs"/>
          <w:rtl/>
        </w:rPr>
        <w:t>ההסתייגות של חבר הכנסת מתן וילנאי לא נתקבלה. תודה.</w:t>
      </w:r>
    </w:p>
    <w:p w14:paraId="517371D5" w14:textId="77777777" w:rsidR="00000000" w:rsidRDefault="007C71EE">
      <w:pPr>
        <w:pStyle w:val="a"/>
        <w:ind w:firstLine="0"/>
        <w:rPr>
          <w:rFonts w:hint="cs"/>
          <w:rtl/>
        </w:rPr>
      </w:pPr>
    </w:p>
    <w:p w14:paraId="54E2E373" w14:textId="77777777" w:rsidR="00000000" w:rsidRDefault="007C71EE">
      <w:pPr>
        <w:pStyle w:val="a"/>
        <w:ind w:firstLine="0"/>
        <w:rPr>
          <w:rFonts w:hint="cs"/>
          <w:rtl/>
        </w:rPr>
      </w:pPr>
      <w:r>
        <w:rPr>
          <w:rFonts w:hint="cs"/>
          <w:rtl/>
        </w:rPr>
        <w:tab/>
        <w:t xml:space="preserve">הסתייגות חברת הכנסת דליה איציק - מי בעד? מי נגד? מי נמנע? תודה. </w:t>
      </w:r>
    </w:p>
    <w:p w14:paraId="1F3CA246" w14:textId="77777777" w:rsidR="00000000" w:rsidRDefault="007C71EE">
      <w:pPr>
        <w:pStyle w:val="a"/>
        <w:ind w:firstLine="0"/>
        <w:rPr>
          <w:rFonts w:hint="cs"/>
          <w:rtl/>
        </w:rPr>
      </w:pPr>
    </w:p>
    <w:p w14:paraId="742A15B1" w14:textId="77777777" w:rsidR="00000000" w:rsidRDefault="007C71EE">
      <w:pPr>
        <w:pStyle w:val="a"/>
        <w:ind w:firstLine="0"/>
        <w:jc w:val="center"/>
        <w:rPr>
          <w:rFonts w:hint="cs"/>
          <w:b/>
          <w:bCs/>
          <w:rtl/>
        </w:rPr>
      </w:pPr>
      <w:r>
        <w:rPr>
          <w:rFonts w:hint="cs"/>
          <w:b/>
          <w:bCs/>
          <w:rtl/>
        </w:rPr>
        <w:t>הצבעה</w:t>
      </w:r>
    </w:p>
    <w:p w14:paraId="0D8F2555" w14:textId="77777777" w:rsidR="00000000" w:rsidRDefault="007C71EE">
      <w:pPr>
        <w:pStyle w:val="a"/>
        <w:ind w:firstLine="0"/>
        <w:jc w:val="center"/>
        <w:rPr>
          <w:rFonts w:hint="cs"/>
          <w:b/>
          <w:bCs/>
          <w:rtl/>
        </w:rPr>
      </w:pPr>
    </w:p>
    <w:p w14:paraId="4797F56F" w14:textId="77777777" w:rsidR="00000000" w:rsidRDefault="007C71EE">
      <w:pPr>
        <w:pStyle w:val="a"/>
        <w:ind w:firstLine="0"/>
        <w:jc w:val="center"/>
        <w:rPr>
          <w:rFonts w:hint="cs"/>
          <w:rtl/>
        </w:rPr>
      </w:pPr>
      <w:r>
        <w:rPr>
          <w:rFonts w:hint="cs"/>
          <w:rtl/>
        </w:rPr>
        <w:t xml:space="preserve">ההסתייגות של חברת הכנסת דליה איציק לסעיף 11 לא נתקבלה. </w:t>
      </w:r>
    </w:p>
    <w:p w14:paraId="2BAF8F13" w14:textId="77777777" w:rsidR="00000000" w:rsidRDefault="007C71EE">
      <w:pPr>
        <w:pStyle w:val="a"/>
        <w:ind w:firstLine="0"/>
        <w:rPr>
          <w:rFonts w:hint="cs"/>
          <w:rtl/>
        </w:rPr>
      </w:pPr>
    </w:p>
    <w:p w14:paraId="09108706" w14:textId="77777777" w:rsidR="00000000" w:rsidRDefault="007C71EE">
      <w:pPr>
        <w:pStyle w:val="ad"/>
        <w:rPr>
          <w:rtl/>
        </w:rPr>
      </w:pPr>
      <w:r>
        <w:rPr>
          <w:rtl/>
        </w:rPr>
        <w:t>היו"ר ראובן ריב</w:t>
      </w:r>
      <w:r>
        <w:rPr>
          <w:rtl/>
        </w:rPr>
        <w:t>לין:</w:t>
      </w:r>
    </w:p>
    <w:p w14:paraId="5A18B0B8" w14:textId="77777777" w:rsidR="00000000" w:rsidRDefault="007C71EE">
      <w:pPr>
        <w:pStyle w:val="a"/>
        <w:rPr>
          <w:rtl/>
        </w:rPr>
      </w:pPr>
    </w:p>
    <w:p w14:paraId="00405DE3" w14:textId="77777777" w:rsidR="00000000" w:rsidRDefault="007C71EE">
      <w:pPr>
        <w:pStyle w:val="a"/>
        <w:rPr>
          <w:rFonts w:hint="cs"/>
          <w:rtl/>
        </w:rPr>
      </w:pPr>
      <w:r>
        <w:rPr>
          <w:rFonts w:hint="cs"/>
          <w:rtl/>
        </w:rPr>
        <w:t>ההסתייגות של חברת הכנסת דליה איציק לא נתקבלה. תודה.</w:t>
      </w:r>
    </w:p>
    <w:p w14:paraId="405E752D" w14:textId="77777777" w:rsidR="00000000" w:rsidRDefault="007C71EE">
      <w:pPr>
        <w:pStyle w:val="a"/>
        <w:ind w:firstLine="0"/>
        <w:rPr>
          <w:rFonts w:hint="cs"/>
          <w:rtl/>
        </w:rPr>
      </w:pPr>
    </w:p>
    <w:p w14:paraId="02C22388" w14:textId="77777777" w:rsidR="00000000" w:rsidRDefault="007C71EE">
      <w:pPr>
        <w:pStyle w:val="a"/>
        <w:ind w:firstLine="0"/>
        <w:rPr>
          <w:rFonts w:hint="cs"/>
          <w:rtl/>
        </w:rPr>
      </w:pPr>
      <w:r>
        <w:rPr>
          <w:rFonts w:hint="cs"/>
          <w:rtl/>
        </w:rPr>
        <w:tab/>
        <w:t xml:space="preserve">הסתייגות חבר הכנסת אופיר פינס-פז - מי בעד? מי נגד? מי נמנע? תודה. </w:t>
      </w:r>
    </w:p>
    <w:p w14:paraId="6CD9D4A5" w14:textId="77777777" w:rsidR="00000000" w:rsidRDefault="007C71EE">
      <w:pPr>
        <w:pStyle w:val="a"/>
        <w:ind w:firstLine="0"/>
        <w:rPr>
          <w:rFonts w:hint="cs"/>
          <w:rtl/>
        </w:rPr>
      </w:pPr>
    </w:p>
    <w:p w14:paraId="7BBFBFA4" w14:textId="77777777" w:rsidR="00000000" w:rsidRDefault="007C71EE">
      <w:pPr>
        <w:pStyle w:val="a"/>
        <w:ind w:firstLine="0"/>
        <w:jc w:val="center"/>
        <w:rPr>
          <w:rFonts w:hint="cs"/>
          <w:b/>
          <w:bCs/>
          <w:rtl/>
        </w:rPr>
      </w:pPr>
      <w:r>
        <w:rPr>
          <w:rFonts w:hint="cs"/>
          <w:b/>
          <w:bCs/>
          <w:rtl/>
        </w:rPr>
        <w:t>הצבעה</w:t>
      </w:r>
    </w:p>
    <w:p w14:paraId="0627F789" w14:textId="77777777" w:rsidR="00000000" w:rsidRDefault="007C71EE">
      <w:pPr>
        <w:pStyle w:val="a"/>
        <w:ind w:firstLine="0"/>
        <w:jc w:val="center"/>
        <w:rPr>
          <w:rFonts w:hint="cs"/>
          <w:b/>
          <w:bCs/>
          <w:rtl/>
        </w:rPr>
      </w:pPr>
    </w:p>
    <w:p w14:paraId="464FE71C" w14:textId="77777777" w:rsidR="00000000" w:rsidRDefault="007C71EE">
      <w:pPr>
        <w:pStyle w:val="a"/>
        <w:ind w:firstLine="0"/>
        <w:jc w:val="center"/>
        <w:rPr>
          <w:rFonts w:hint="cs"/>
          <w:rtl/>
        </w:rPr>
      </w:pPr>
      <w:r>
        <w:rPr>
          <w:rFonts w:hint="cs"/>
          <w:rtl/>
        </w:rPr>
        <w:t xml:space="preserve">ההסתייגות של חבר הכנסת אופיר פינס-פז לסעיף 11 לא נתקבלה. </w:t>
      </w:r>
    </w:p>
    <w:p w14:paraId="0261FAB0" w14:textId="77777777" w:rsidR="00000000" w:rsidRDefault="007C71EE">
      <w:pPr>
        <w:pStyle w:val="a"/>
        <w:ind w:firstLine="0"/>
        <w:jc w:val="center"/>
        <w:rPr>
          <w:rFonts w:hint="cs"/>
          <w:rtl/>
        </w:rPr>
      </w:pPr>
    </w:p>
    <w:p w14:paraId="03DAD96E" w14:textId="77777777" w:rsidR="00000000" w:rsidRDefault="007C71EE">
      <w:pPr>
        <w:pStyle w:val="ad"/>
        <w:rPr>
          <w:rtl/>
        </w:rPr>
      </w:pPr>
      <w:r>
        <w:rPr>
          <w:rtl/>
        </w:rPr>
        <w:t>היו"ר ראובן ריבלין:</w:t>
      </w:r>
    </w:p>
    <w:p w14:paraId="7DD3F9DF" w14:textId="77777777" w:rsidR="00000000" w:rsidRDefault="007C71EE">
      <w:pPr>
        <w:pStyle w:val="a"/>
        <w:rPr>
          <w:rtl/>
        </w:rPr>
      </w:pPr>
    </w:p>
    <w:p w14:paraId="4825D796" w14:textId="77777777" w:rsidR="00000000" w:rsidRDefault="007C71EE">
      <w:pPr>
        <w:pStyle w:val="a"/>
        <w:rPr>
          <w:rFonts w:hint="cs"/>
          <w:rtl/>
        </w:rPr>
      </w:pPr>
      <w:r>
        <w:rPr>
          <w:rFonts w:hint="cs"/>
          <w:rtl/>
        </w:rPr>
        <w:t>ההסתייגות של חבר הכנסת אופיר פינס-פז לא נ</w:t>
      </w:r>
      <w:r>
        <w:rPr>
          <w:rFonts w:hint="cs"/>
          <w:rtl/>
        </w:rPr>
        <w:t>תקבלה. תודה.</w:t>
      </w:r>
    </w:p>
    <w:p w14:paraId="6ECC82A9" w14:textId="77777777" w:rsidR="00000000" w:rsidRDefault="007C71EE">
      <w:pPr>
        <w:pStyle w:val="a"/>
        <w:ind w:firstLine="0"/>
        <w:rPr>
          <w:rFonts w:hint="cs"/>
          <w:rtl/>
        </w:rPr>
      </w:pPr>
    </w:p>
    <w:p w14:paraId="36BD8030" w14:textId="77777777" w:rsidR="00000000" w:rsidRDefault="007C71EE">
      <w:pPr>
        <w:pStyle w:val="a"/>
        <w:ind w:firstLine="0"/>
        <w:rPr>
          <w:rFonts w:hint="cs"/>
          <w:rtl/>
        </w:rPr>
      </w:pPr>
      <w:r>
        <w:rPr>
          <w:rFonts w:hint="cs"/>
          <w:rtl/>
        </w:rPr>
        <w:tab/>
        <w:t xml:space="preserve">הסתייגות חבר הכנסת אפרים סנה  - מי בעד? מי נגד? מי נמנע? תודה. </w:t>
      </w:r>
    </w:p>
    <w:p w14:paraId="1EEB6F68" w14:textId="77777777" w:rsidR="00000000" w:rsidRDefault="007C71EE">
      <w:pPr>
        <w:pStyle w:val="a"/>
        <w:ind w:firstLine="0"/>
        <w:rPr>
          <w:rFonts w:hint="cs"/>
          <w:rtl/>
        </w:rPr>
      </w:pPr>
    </w:p>
    <w:p w14:paraId="491DA493" w14:textId="77777777" w:rsidR="00000000" w:rsidRDefault="007C71EE">
      <w:pPr>
        <w:pStyle w:val="a"/>
        <w:ind w:firstLine="0"/>
        <w:jc w:val="center"/>
        <w:rPr>
          <w:rFonts w:hint="cs"/>
          <w:b/>
          <w:bCs/>
          <w:rtl/>
        </w:rPr>
      </w:pPr>
      <w:r>
        <w:rPr>
          <w:rFonts w:hint="cs"/>
          <w:b/>
          <w:bCs/>
          <w:rtl/>
        </w:rPr>
        <w:t>הצבעה</w:t>
      </w:r>
    </w:p>
    <w:p w14:paraId="113F734C" w14:textId="77777777" w:rsidR="00000000" w:rsidRDefault="007C71EE">
      <w:pPr>
        <w:pStyle w:val="a"/>
        <w:ind w:firstLine="0"/>
        <w:jc w:val="center"/>
        <w:rPr>
          <w:rFonts w:hint="cs"/>
          <w:b/>
          <w:bCs/>
          <w:rtl/>
        </w:rPr>
      </w:pPr>
    </w:p>
    <w:p w14:paraId="4A36E08F" w14:textId="77777777" w:rsidR="00000000" w:rsidRDefault="007C71EE">
      <w:pPr>
        <w:pStyle w:val="a"/>
        <w:ind w:firstLine="0"/>
        <w:jc w:val="center"/>
        <w:rPr>
          <w:rFonts w:hint="cs"/>
          <w:rtl/>
        </w:rPr>
      </w:pPr>
      <w:r>
        <w:rPr>
          <w:rFonts w:hint="cs"/>
          <w:rtl/>
        </w:rPr>
        <w:t xml:space="preserve">ההסתייגות של חבר הכנסת אפרים סנה  לסעיף 11 לא נתקבלה. </w:t>
      </w:r>
    </w:p>
    <w:p w14:paraId="36519F66" w14:textId="77777777" w:rsidR="00000000" w:rsidRDefault="007C71EE">
      <w:pPr>
        <w:pStyle w:val="a"/>
        <w:ind w:firstLine="0"/>
        <w:rPr>
          <w:rFonts w:hint="cs"/>
          <w:rtl/>
        </w:rPr>
      </w:pPr>
    </w:p>
    <w:p w14:paraId="745CD089" w14:textId="77777777" w:rsidR="00000000" w:rsidRDefault="007C71EE">
      <w:pPr>
        <w:pStyle w:val="ad"/>
        <w:rPr>
          <w:rtl/>
        </w:rPr>
      </w:pPr>
      <w:r>
        <w:rPr>
          <w:rtl/>
        </w:rPr>
        <w:t>היו"ר ראובן ריבלין:</w:t>
      </w:r>
    </w:p>
    <w:p w14:paraId="27B918B9" w14:textId="77777777" w:rsidR="00000000" w:rsidRDefault="007C71EE">
      <w:pPr>
        <w:pStyle w:val="a"/>
        <w:rPr>
          <w:rtl/>
        </w:rPr>
      </w:pPr>
    </w:p>
    <w:p w14:paraId="02F63BEA" w14:textId="77777777" w:rsidR="00000000" w:rsidRDefault="007C71EE">
      <w:pPr>
        <w:pStyle w:val="a"/>
        <w:rPr>
          <w:rFonts w:hint="cs"/>
          <w:rtl/>
        </w:rPr>
      </w:pPr>
      <w:r>
        <w:rPr>
          <w:rFonts w:hint="cs"/>
          <w:rtl/>
        </w:rPr>
        <w:t>ההסתייגות של חבר הכנסת אפרים סנה  לא נתקבלה. תודה.</w:t>
      </w:r>
    </w:p>
    <w:p w14:paraId="3B653728" w14:textId="77777777" w:rsidR="00000000" w:rsidRDefault="007C71EE">
      <w:pPr>
        <w:pStyle w:val="a"/>
        <w:ind w:firstLine="0"/>
        <w:rPr>
          <w:rFonts w:hint="cs"/>
          <w:rtl/>
        </w:rPr>
      </w:pPr>
    </w:p>
    <w:p w14:paraId="3501C763" w14:textId="77777777" w:rsidR="00000000" w:rsidRDefault="007C71EE">
      <w:pPr>
        <w:pStyle w:val="a"/>
        <w:ind w:firstLine="0"/>
        <w:rPr>
          <w:rFonts w:hint="cs"/>
          <w:rtl/>
        </w:rPr>
      </w:pPr>
      <w:r>
        <w:rPr>
          <w:rFonts w:hint="cs"/>
          <w:rtl/>
        </w:rPr>
        <w:tab/>
        <w:t xml:space="preserve">חברת הכנסת יולי תמיר - אינה נוכחת. </w:t>
      </w:r>
    </w:p>
    <w:p w14:paraId="204AE0E2" w14:textId="77777777" w:rsidR="00000000" w:rsidRDefault="007C71EE">
      <w:pPr>
        <w:pStyle w:val="a"/>
        <w:ind w:firstLine="0"/>
        <w:rPr>
          <w:rFonts w:hint="cs"/>
          <w:rtl/>
        </w:rPr>
      </w:pPr>
    </w:p>
    <w:p w14:paraId="73A1EF40" w14:textId="77777777" w:rsidR="00000000" w:rsidRDefault="007C71EE">
      <w:pPr>
        <w:pStyle w:val="a"/>
        <w:ind w:firstLine="0"/>
        <w:rPr>
          <w:rFonts w:hint="cs"/>
          <w:rtl/>
        </w:rPr>
      </w:pPr>
      <w:r>
        <w:rPr>
          <w:rFonts w:hint="cs"/>
          <w:rtl/>
        </w:rPr>
        <w:tab/>
        <w:t>ה</w:t>
      </w:r>
      <w:r>
        <w:rPr>
          <w:rFonts w:hint="cs"/>
          <w:rtl/>
        </w:rPr>
        <w:t xml:space="preserve">סתייגות חבר הכנסת מיכאל מלכיאור - מי בעד? מי נגד? מי נמנע? תודה. </w:t>
      </w:r>
    </w:p>
    <w:p w14:paraId="26647073" w14:textId="77777777" w:rsidR="00000000" w:rsidRDefault="007C71EE">
      <w:pPr>
        <w:pStyle w:val="a"/>
        <w:ind w:firstLine="0"/>
        <w:rPr>
          <w:rFonts w:hint="cs"/>
          <w:rtl/>
        </w:rPr>
      </w:pPr>
    </w:p>
    <w:p w14:paraId="763AAB8A" w14:textId="77777777" w:rsidR="00000000" w:rsidRDefault="007C71EE">
      <w:pPr>
        <w:pStyle w:val="a"/>
        <w:ind w:firstLine="0"/>
        <w:jc w:val="center"/>
        <w:rPr>
          <w:rFonts w:hint="cs"/>
          <w:b/>
          <w:bCs/>
          <w:rtl/>
        </w:rPr>
      </w:pPr>
      <w:r>
        <w:rPr>
          <w:rFonts w:hint="cs"/>
          <w:b/>
          <w:bCs/>
          <w:rtl/>
        </w:rPr>
        <w:t>הצבעה</w:t>
      </w:r>
    </w:p>
    <w:p w14:paraId="43D3BD13" w14:textId="77777777" w:rsidR="00000000" w:rsidRDefault="007C71EE">
      <w:pPr>
        <w:pStyle w:val="a"/>
        <w:ind w:firstLine="0"/>
        <w:jc w:val="center"/>
        <w:rPr>
          <w:rFonts w:hint="cs"/>
          <w:b/>
          <w:bCs/>
          <w:rtl/>
        </w:rPr>
      </w:pPr>
    </w:p>
    <w:p w14:paraId="2D096A21" w14:textId="77777777" w:rsidR="00000000" w:rsidRDefault="007C71EE">
      <w:pPr>
        <w:pStyle w:val="a"/>
        <w:ind w:firstLine="0"/>
        <w:jc w:val="center"/>
        <w:rPr>
          <w:rFonts w:hint="cs"/>
          <w:rtl/>
        </w:rPr>
      </w:pPr>
      <w:r>
        <w:rPr>
          <w:rFonts w:hint="cs"/>
          <w:rtl/>
        </w:rPr>
        <w:t xml:space="preserve">ההסתייגות של חבר הכנסת מיכאל מלכיאור לסעיף 11 לא נתקבלה. </w:t>
      </w:r>
    </w:p>
    <w:p w14:paraId="5D3940DD" w14:textId="77777777" w:rsidR="00000000" w:rsidRDefault="007C71EE">
      <w:pPr>
        <w:pStyle w:val="a"/>
        <w:ind w:firstLine="0"/>
        <w:rPr>
          <w:rFonts w:hint="cs"/>
          <w:rtl/>
        </w:rPr>
      </w:pPr>
    </w:p>
    <w:p w14:paraId="787A460F" w14:textId="77777777" w:rsidR="00000000" w:rsidRDefault="007C71EE">
      <w:pPr>
        <w:pStyle w:val="ad"/>
        <w:rPr>
          <w:rtl/>
        </w:rPr>
      </w:pPr>
      <w:r>
        <w:rPr>
          <w:rtl/>
        </w:rPr>
        <w:t>היו"ר ראובן ריבלין:</w:t>
      </w:r>
    </w:p>
    <w:p w14:paraId="05DE9D3F" w14:textId="77777777" w:rsidR="00000000" w:rsidRDefault="007C71EE">
      <w:pPr>
        <w:pStyle w:val="a"/>
        <w:rPr>
          <w:rtl/>
        </w:rPr>
      </w:pPr>
    </w:p>
    <w:p w14:paraId="48432DA9" w14:textId="77777777" w:rsidR="00000000" w:rsidRDefault="007C71EE">
      <w:pPr>
        <w:pStyle w:val="a"/>
        <w:rPr>
          <w:rFonts w:hint="cs"/>
          <w:rtl/>
        </w:rPr>
      </w:pPr>
      <w:r>
        <w:rPr>
          <w:rFonts w:hint="cs"/>
          <w:rtl/>
        </w:rPr>
        <w:t>ההסתייגות של חבר הכנסת מיכאל מלכיאור לא נתקבלה. תודה.</w:t>
      </w:r>
    </w:p>
    <w:p w14:paraId="543B99F0" w14:textId="77777777" w:rsidR="00000000" w:rsidRDefault="007C71EE">
      <w:pPr>
        <w:pStyle w:val="a"/>
        <w:ind w:firstLine="0"/>
        <w:rPr>
          <w:rFonts w:hint="cs"/>
          <w:rtl/>
        </w:rPr>
      </w:pPr>
    </w:p>
    <w:p w14:paraId="0D8D7B76" w14:textId="77777777" w:rsidR="00000000" w:rsidRDefault="007C71EE">
      <w:pPr>
        <w:pStyle w:val="a"/>
        <w:ind w:firstLine="0"/>
        <w:rPr>
          <w:rFonts w:hint="cs"/>
          <w:rtl/>
        </w:rPr>
      </w:pPr>
      <w:r>
        <w:rPr>
          <w:rFonts w:hint="cs"/>
          <w:rtl/>
        </w:rPr>
        <w:tab/>
        <w:t>הסתייגות חבר הכנסת יצחק הרצוג - מי בעד? מי נגד</w:t>
      </w:r>
      <w:r>
        <w:rPr>
          <w:rFonts w:hint="cs"/>
          <w:rtl/>
        </w:rPr>
        <w:t xml:space="preserve">? מי נמנע? תודה. </w:t>
      </w:r>
    </w:p>
    <w:p w14:paraId="07C6073B" w14:textId="77777777" w:rsidR="00000000" w:rsidRDefault="007C71EE">
      <w:pPr>
        <w:pStyle w:val="a"/>
        <w:ind w:firstLine="0"/>
        <w:rPr>
          <w:rFonts w:hint="cs"/>
          <w:rtl/>
        </w:rPr>
      </w:pPr>
    </w:p>
    <w:p w14:paraId="53102019" w14:textId="77777777" w:rsidR="00000000" w:rsidRDefault="007C71EE">
      <w:pPr>
        <w:pStyle w:val="a"/>
        <w:ind w:firstLine="0"/>
        <w:jc w:val="center"/>
        <w:rPr>
          <w:rFonts w:hint="cs"/>
          <w:b/>
          <w:bCs/>
          <w:rtl/>
        </w:rPr>
      </w:pPr>
      <w:r>
        <w:rPr>
          <w:rFonts w:hint="cs"/>
          <w:b/>
          <w:bCs/>
          <w:rtl/>
        </w:rPr>
        <w:t>הצבעה</w:t>
      </w:r>
    </w:p>
    <w:p w14:paraId="2CAC4BBB" w14:textId="77777777" w:rsidR="00000000" w:rsidRDefault="007C71EE">
      <w:pPr>
        <w:pStyle w:val="a"/>
        <w:ind w:firstLine="0"/>
        <w:jc w:val="center"/>
        <w:rPr>
          <w:rFonts w:hint="cs"/>
          <w:b/>
          <w:bCs/>
          <w:rtl/>
        </w:rPr>
      </w:pPr>
    </w:p>
    <w:p w14:paraId="68E206F1" w14:textId="77777777" w:rsidR="00000000" w:rsidRDefault="007C71EE">
      <w:pPr>
        <w:pStyle w:val="a"/>
        <w:ind w:firstLine="0"/>
        <w:jc w:val="center"/>
        <w:rPr>
          <w:rFonts w:hint="cs"/>
          <w:rtl/>
        </w:rPr>
      </w:pPr>
      <w:r>
        <w:rPr>
          <w:rFonts w:hint="cs"/>
          <w:rtl/>
        </w:rPr>
        <w:t xml:space="preserve">ההסתייגות של חבר הכנסת יצחק הרצוג לסעיף 11 לא נתקבלה. </w:t>
      </w:r>
    </w:p>
    <w:p w14:paraId="42314CBA" w14:textId="77777777" w:rsidR="00000000" w:rsidRDefault="007C71EE">
      <w:pPr>
        <w:pStyle w:val="a"/>
        <w:ind w:firstLine="0"/>
        <w:rPr>
          <w:rFonts w:hint="cs"/>
          <w:rtl/>
        </w:rPr>
      </w:pPr>
    </w:p>
    <w:p w14:paraId="78595B1A" w14:textId="77777777" w:rsidR="00000000" w:rsidRDefault="007C71EE">
      <w:pPr>
        <w:pStyle w:val="ad"/>
        <w:rPr>
          <w:rtl/>
        </w:rPr>
      </w:pPr>
      <w:r>
        <w:rPr>
          <w:rtl/>
        </w:rPr>
        <w:t>היו"ר ראובן ריבלין:</w:t>
      </w:r>
    </w:p>
    <w:p w14:paraId="1708E4FE" w14:textId="77777777" w:rsidR="00000000" w:rsidRDefault="007C71EE">
      <w:pPr>
        <w:pStyle w:val="a"/>
        <w:rPr>
          <w:rtl/>
        </w:rPr>
      </w:pPr>
    </w:p>
    <w:p w14:paraId="4B459128" w14:textId="77777777" w:rsidR="00000000" w:rsidRDefault="007C71EE">
      <w:pPr>
        <w:pStyle w:val="a"/>
        <w:rPr>
          <w:rFonts w:hint="cs"/>
          <w:rtl/>
        </w:rPr>
      </w:pPr>
      <w:r>
        <w:rPr>
          <w:rFonts w:hint="cs"/>
          <w:rtl/>
        </w:rPr>
        <w:t>ההסתייגות של חבר הכנסת יצחק הרצוג לא נתקבלה. תודה.</w:t>
      </w:r>
    </w:p>
    <w:p w14:paraId="46DE7DCD" w14:textId="77777777" w:rsidR="00000000" w:rsidRDefault="007C71EE">
      <w:pPr>
        <w:pStyle w:val="a"/>
        <w:ind w:firstLine="0"/>
        <w:rPr>
          <w:rFonts w:hint="cs"/>
          <w:rtl/>
        </w:rPr>
      </w:pPr>
    </w:p>
    <w:p w14:paraId="608D0C3E" w14:textId="77777777" w:rsidR="00000000" w:rsidRDefault="007C71EE">
      <w:pPr>
        <w:pStyle w:val="a"/>
        <w:ind w:firstLine="0"/>
        <w:rPr>
          <w:rFonts w:hint="cs"/>
          <w:rtl/>
        </w:rPr>
      </w:pPr>
      <w:r>
        <w:rPr>
          <w:rFonts w:hint="cs"/>
          <w:rtl/>
        </w:rPr>
        <w:tab/>
        <w:t xml:space="preserve">הסתייגות חבר הכנסת חיים רמון  - מי בעד? מי נגד? מי נמנע? תודה. </w:t>
      </w:r>
    </w:p>
    <w:p w14:paraId="1E1BA082" w14:textId="77777777" w:rsidR="00000000" w:rsidRDefault="007C71EE">
      <w:pPr>
        <w:pStyle w:val="a"/>
        <w:ind w:firstLine="0"/>
        <w:rPr>
          <w:rFonts w:hint="cs"/>
          <w:rtl/>
        </w:rPr>
      </w:pPr>
    </w:p>
    <w:p w14:paraId="24E969FA" w14:textId="77777777" w:rsidR="00000000" w:rsidRDefault="007C71EE">
      <w:pPr>
        <w:pStyle w:val="a"/>
        <w:ind w:firstLine="0"/>
        <w:jc w:val="center"/>
        <w:rPr>
          <w:rFonts w:hint="cs"/>
          <w:b/>
          <w:bCs/>
          <w:rtl/>
        </w:rPr>
      </w:pPr>
      <w:r>
        <w:rPr>
          <w:rFonts w:hint="cs"/>
          <w:b/>
          <w:bCs/>
          <w:rtl/>
        </w:rPr>
        <w:t>הצבעה</w:t>
      </w:r>
    </w:p>
    <w:p w14:paraId="299371FD" w14:textId="77777777" w:rsidR="00000000" w:rsidRDefault="007C71EE">
      <w:pPr>
        <w:pStyle w:val="a"/>
        <w:ind w:firstLine="0"/>
        <w:jc w:val="center"/>
        <w:rPr>
          <w:rFonts w:hint="cs"/>
          <w:b/>
          <w:bCs/>
          <w:rtl/>
        </w:rPr>
      </w:pPr>
    </w:p>
    <w:p w14:paraId="1888CC68" w14:textId="77777777" w:rsidR="00000000" w:rsidRDefault="007C71EE">
      <w:pPr>
        <w:pStyle w:val="a"/>
        <w:ind w:firstLine="0"/>
        <w:jc w:val="center"/>
        <w:rPr>
          <w:rFonts w:hint="cs"/>
          <w:rtl/>
        </w:rPr>
      </w:pPr>
      <w:r>
        <w:rPr>
          <w:rFonts w:hint="cs"/>
          <w:rtl/>
        </w:rPr>
        <w:t xml:space="preserve">ההסתייגות של חבר הכנסת חיים </w:t>
      </w:r>
      <w:r>
        <w:rPr>
          <w:rFonts w:hint="cs"/>
          <w:rtl/>
        </w:rPr>
        <w:t xml:space="preserve">רמון  לסעיף 11 לא נתקבלה. </w:t>
      </w:r>
    </w:p>
    <w:p w14:paraId="53166EEC" w14:textId="77777777" w:rsidR="00000000" w:rsidRDefault="007C71EE">
      <w:pPr>
        <w:pStyle w:val="a"/>
        <w:ind w:firstLine="0"/>
        <w:rPr>
          <w:rFonts w:hint="cs"/>
          <w:rtl/>
        </w:rPr>
      </w:pPr>
    </w:p>
    <w:p w14:paraId="1EAA35F8" w14:textId="77777777" w:rsidR="00000000" w:rsidRDefault="007C71EE">
      <w:pPr>
        <w:pStyle w:val="ad"/>
        <w:rPr>
          <w:rFonts w:hint="cs"/>
          <w:rtl/>
        </w:rPr>
      </w:pPr>
    </w:p>
    <w:p w14:paraId="02E52398" w14:textId="77777777" w:rsidR="00000000" w:rsidRDefault="007C71EE">
      <w:pPr>
        <w:pStyle w:val="ad"/>
        <w:rPr>
          <w:rFonts w:hint="cs"/>
          <w:rtl/>
        </w:rPr>
      </w:pPr>
    </w:p>
    <w:p w14:paraId="2B93300C" w14:textId="77777777" w:rsidR="00000000" w:rsidRDefault="007C71EE">
      <w:pPr>
        <w:pStyle w:val="ad"/>
        <w:rPr>
          <w:rtl/>
        </w:rPr>
      </w:pPr>
      <w:r>
        <w:rPr>
          <w:rtl/>
        </w:rPr>
        <w:t>היו"ר ראובן ריבלין:</w:t>
      </w:r>
    </w:p>
    <w:p w14:paraId="48A70E2F" w14:textId="77777777" w:rsidR="00000000" w:rsidRDefault="007C71EE">
      <w:pPr>
        <w:pStyle w:val="a"/>
        <w:rPr>
          <w:rtl/>
        </w:rPr>
      </w:pPr>
    </w:p>
    <w:p w14:paraId="4BD7F90A" w14:textId="77777777" w:rsidR="00000000" w:rsidRDefault="007C71EE">
      <w:pPr>
        <w:pStyle w:val="a"/>
        <w:rPr>
          <w:rFonts w:hint="cs"/>
          <w:rtl/>
        </w:rPr>
      </w:pPr>
      <w:r>
        <w:rPr>
          <w:rFonts w:hint="cs"/>
          <w:rtl/>
        </w:rPr>
        <w:t>ההסתייגות של חבר הכנסת חיים רמון  לא נתקבלה. תודה.</w:t>
      </w:r>
    </w:p>
    <w:p w14:paraId="3779D7EA" w14:textId="77777777" w:rsidR="00000000" w:rsidRDefault="007C71EE">
      <w:pPr>
        <w:pStyle w:val="a"/>
        <w:ind w:firstLine="0"/>
        <w:rPr>
          <w:rFonts w:hint="cs"/>
          <w:rtl/>
        </w:rPr>
      </w:pPr>
    </w:p>
    <w:p w14:paraId="585CF955" w14:textId="77777777" w:rsidR="00000000" w:rsidRDefault="007C71EE">
      <w:pPr>
        <w:pStyle w:val="a"/>
        <w:ind w:firstLine="0"/>
        <w:rPr>
          <w:rFonts w:hint="cs"/>
          <w:rtl/>
        </w:rPr>
      </w:pPr>
      <w:r>
        <w:rPr>
          <w:rFonts w:hint="cs"/>
          <w:rtl/>
        </w:rPr>
        <w:tab/>
        <w:t xml:space="preserve">הסתייגות חבר הכנסת דני יתום  - מי בעד? מי נגד? מי נמנע? תודה. </w:t>
      </w:r>
    </w:p>
    <w:p w14:paraId="01D61D1B" w14:textId="77777777" w:rsidR="00000000" w:rsidRDefault="007C71EE">
      <w:pPr>
        <w:pStyle w:val="a"/>
        <w:ind w:firstLine="0"/>
        <w:rPr>
          <w:rFonts w:hint="cs"/>
          <w:rtl/>
        </w:rPr>
      </w:pPr>
    </w:p>
    <w:p w14:paraId="0E274584" w14:textId="77777777" w:rsidR="00000000" w:rsidRDefault="007C71EE">
      <w:pPr>
        <w:pStyle w:val="a"/>
        <w:ind w:firstLine="0"/>
        <w:jc w:val="center"/>
        <w:rPr>
          <w:rFonts w:hint="cs"/>
          <w:b/>
          <w:bCs/>
          <w:rtl/>
        </w:rPr>
      </w:pPr>
      <w:r>
        <w:rPr>
          <w:rFonts w:hint="cs"/>
          <w:b/>
          <w:bCs/>
          <w:rtl/>
        </w:rPr>
        <w:t>הצבעה</w:t>
      </w:r>
    </w:p>
    <w:p w14:paraId="13A28EFB" w14:textId="77777777" w:rsidR="00000000" w:rsidRDefault="007C71EE">
      <w:pPr>
        <w:pStyle w:val="a"/>
        <w:ind w:firstLine="0"/>
        <w:jc w:val="center"/>
        <w:rPr>
          <w:rFonts w:hint="cs"/>
          <w:b/>
          <w:bCs/>
          <w:rtl/>
        </w:rPr>
      </w:pPr>
    </w:p>
    <w:p w14:paraId="5E53FC3D" w14:textId="77777777" w:rsidR="00000000" w:rsidRDefault="007C71EE">
      <w:pPr>
        <w:pStyle w:val="a"/>
        <w:ind w:firstLine="0"/>
        <w:jc w:val="center"/>
        <w:rPr>
          <w:rFonts w:hint="cs"/>
          <w:rtl/>
        </w:rPr>
      </w:pPr>
      <w:r>
        <w:rPr>
          <w:rFonts w:hint="cs"/>
          <w:rtl/>
        </w:rPr>
        <w:t xml:space="preserve">ההסתייגות של חבר הכנסת דני יתום  לסעיף 11 לא נתקבלה. </w:t>
      </w:r>
    </w:p>
    <w:p w14:paraId="57008DD2" w14:textId="77777777" w:rsidR="00000000" w:rsidRDefault="007C71EE">
      <w:pPr>
        <w:pStyle w:val="ad"/>
        <w:rPr>
          <w:rFonts w:hint="cs"/>
          <w:rtl/>
        </w:rPr>
      </w:pPr>
    </w:p>
    <w:p w14:paraId="4B4D8D13" w14:textId="77777777" w:rsidR="00000000" w:rsidRDefault="007C71EE">
      <w:pPr>
        <w:pStyle w:val="ad"/>
        <w:rPr>
          <w:rtl/>
        </w:rPr>
      </w:pPr>
      <w:r>
        <w:rPr>
          <w:rtl/>
        </w:rPr>
        <w:t>היו"ר ראובן ריבלין:</w:t>
      </w:r>
    </w:p>
    <w:p w14:paraId="7929FF4B" w14:textId="77777777" w:rsidR="00000000" w:rsidRDefault="007C71EE">
      <w:pPr>
        <w:pStyle w:val="a"/>
        <w:rPr>
          <w:rtl/>
        </w:rPr>
      </w:pPr>
    </w:p>
    <w:p w14:paraId="5B33E7F1" w14:textId="77777777" w:rsidR="00000000" w:rsidRDefault="007C71EE">
      <w:pPr>
        <w:pStyle w:val="a"/>
        <w:rPr>
          <w:rFonts w:hint="cs"/>
          <w:rtl/>
        </w:rPr>
      </w:pPr>
      <w:r>
        <w:rPr>
          <w:rFonts w:hint="cs"/>
          <w:rtl/>
        </w:rPr>
        <w:t>ההסתי</w:t>
      </w:r>
      <w:r>
        <w:rPr>
          <w:rFonts w:hint="cs"/>
          <w:rtl/>
        </w:rPr>
        <w:t>יגות של חבר הכנסת דני יתום לא נתקבלה. תודה.</w:t>
      </w:r>
    </w:p>
    <w:p w14:paraId="7155E097" w14:textId="77777777" w:rsidR="00000000" w:rsidRDefault="007C71EE">
      <w:pPr>
        <w:pStyle w:val="a"/>
        <w:ind w:firstLine="0"/>
        <w:rPr>
          <w:rFonts w:hint="cs"/>
          <w:rtl/>
        </w:rPr>
      </w:pPr>
    </w:p>
    <w:p w14:paraId="0695EB1C" w14:textId="77777777" w:rsidR="00000000" w:rsidRDefault="007C71EE">
      <w:pPr>
        <w:pStyle w:val="a"/>
        <w:ind w:firstLine="0"/>
        <w:rPr>
          <w:rFonts w:hint="cs"/>
          <w:rtl/>
        </w:rPr>
      </w:pPr>
      <w:r>
        <w:rPr>
          <w:rFonts w:hint="cs"/>
          <w:rtl/>
        </w:rPr>
        <w:tab/>
        <w:t xml:space="preserve">הסתייגות חבר הכנסת איתן כבל  - מי בעד? מי נגד? מי נמנע? תודה. </w:t>
      </w:r>
    </w:p>
    <w:p w14:paraId="4069342A" w14:textId="77777777" w:rsidR="00000000" w:rsidRDefault="007C71EE">
      <w:pPr>
        <w:pStyle w:val="a"/>
        <w:ind w:firstLine="0"/>
        <w:rPr>
          <w:rFonts w:hint="cs"/>
          <w:rtl/>
        </w:rPr>
      </w:pPr>
    </w:p>
    <w:p w14:paraId="1F03026E" w14:textId="77777777" w:rsidR="00000000" w:rsidRDefault="007C71EE">
      <w:pPr>
        <w:pStyle w:val="a"/>
        <w:ind w:firstLine="0"/>
        <w:jc w:val="center"/>
        <w:rPr>
          <w:rFonts w:hint="cs"/>
          <w:b/>
          <w:bCs/>
          <w:rtl/>
        </w:rPr>
      </w:pPr>
      <w:r>
        <w:rPr>
          <w:rFonts w:hint="cs"/>
          <w:b/>
          <w:bCs/>
          <w:rtl/>
        </w:rPr>
        <w:t>הצבעה</w:t>
      </w:r>
    </w:p>
    <w:p w14:paraId="51810143" w14:textId="77777777" w:rsidR="00000000" w:rsidRDefault="007C71EE">
      <w:pPr>
        <w:pStyle w:val="a"/>
        <w:ind w:firstLine="0"/>
        <w:jc w:val="center"/>
        <w:rPr>
          <w:rFonts w:hint="cs"/>
          <w:b/>
          <w:bCs/>
          <w:rtl/>
        </w:rPr>
      </w:pPr>
    </w:p>
    <w:p w14:paraId="5D1A563B" w14:textId="77777777" w:rsidR="00000000" w:rsidRDefault="007C71EE">
      <w:pPr>
        <w:pStyle w:val="a"/>
        <w:ind w:firstLine="0"/>
        <w:jc w:val="center"/>
        <w:rPr>
          <w:rFonts w:hint="cs"/>
          <w:rtl/>
        </w:rPr>
      </w:pPr>
      <w:r>
        <w:rPr>
          <w:rFonts w:hint="cs"/>
          <w:rtl/>
        </w:rPr>
        <w:t xml:space="preserve">ההסתייגות של חבר הכנסת איתן כבל  לסעיף 11 לא נתקבלה. </w:t>
      </w:r>
    </w:p>
    <w:p w14:paraId="566B0F0B" w14:textId="77777777" w:rsidR="00000000" w:rsidRDefault="007C71EE">
      <w:pPr>
        <w:pStyle w:val="a"/>
        <w:ind w:firstLine="0"/>
        <w:rPr>
          <w:rFonts w:hint="cs"/>
          <w:rtl/>
        </w:rPr>
      </w:pPr>
    </w:p>
    <w:p w14:paraId="642CEB44" w14:textId="77777777" w:rsidR="00000000" w:rsidRDefault="007C71EE">
      <w:pPr>
        <w:pStyle w:val="ad"/>
        <w:rPr>
          <w:rtl/>
        </w:rPr>
      </w:pPr>
      <w:r>
        <w:rPr>
          <w:rtl/>
        </w:rPr>
        <w:t>היו"ר ראובן ריבלין:</w:t>
      </w:r>
    </w:p>
    <w:p w14:paraId="2A4A7A7A" w14:textId="77777777" w:rsidR="00000000" w:rsidRDefault="007C71EE">
      <w:pPr>
        <w:pStyle w:val="a"/>
        <w:rPr>
          <w:rtl/>
        </w:rPr>
      </w:pPr>
    </w:p>
    <w:p w14:paraId="06496DF2" w14:textId="77777777" w:rsidR="00000000" w:rsidRDefault="007C71EE">
      <w:pPr>
        <w:pStyle w:val="a"/>
        <w:rPr>
          <w:rFonts w:hint="cs"/>
          <w:rtl/>
        </w:rPr>
      </w:pPr>
      <w:r>
        <w:rPr>
          <w:rFonts w:hint="cs"/>
          <w:rtl/>
        </w:rPr>
        <w:t>ההסתייגות של חבר הכנסת איתן כבל  לא נתקבלה. תודה.</w:t>
      </w:r>
    </w:p>
    <w:p w14:paraId="4A0B854D" w14:textId="77777777" w:rsidR="00000000" w:rsidRDefault="007C71EE">
      <w:pPr>
        <w:pStyle w:val="a"/>
        <w:ind w:firstLine="0"/>
        <w:rPr>
          <w:rFonts w:hint="cs"/>
          <w:rtl/>
        </w:rPr>
      </w:pPr>
    </w:p>
    <w:p w14:paraId="3705B124" w14:textId="77777777" w:rsidR="00000000" w:rsidRDefault="007C71EE">
      <w:pPr>
        <w:pStyle w:val="a"/>
        <w:ind w:firstLine="0"/>
        <w:rPr>
          <w:rFonts w:hint="cs"/>
          <w:rtl/>
        </w:rPr>
      </w:pPr>
      <w:r>
        <w:rPr>
          <w:rFonts w:hint="cs"/>
          <w:rtl/>
        </w:rPr>
        <w:tab/>
        <w:t>הסתייגות חב</w:t>
      </w:r>
      <w:r>
        <w:rPr>
          <w:rFonts w:hint="cs"/>
          <w:rtl/>
        </w:rPr>
        <w:t xml:space="preserve">ר הכנסת אברהם שוחט - מי בעד? מי נגד? מי נמנע? תודה. </w:t>
      </w:r>
    </w:p>
    <w:p w14:paraId="70698792" w14:textId="77777777" w:rsidR="00000000" w:rsidRDefault="007C71EE">
      <w:pPr>
        <w:pStyle w:val="a"/>
        <w:ind w:firstLine="0"/>
        <w:rPr>
          <w:rFonts w:hint="cs"/>
          <w:rtl/>
        </w:rPr>
      </w:pPr>
    </w:p>
    <w:p w14:paraId="1B82CF8C" w14:textId="77777777" w:rsidR="00000000" w:rsidRDefault="007C71EE">
      <w:pPr>
        <w:pStyle w:val="a"/>
        <w:ind w:firstLine="0"/>
        <w:jc w:val="center"/>
        <w:rPr>
          <w:rFonts w:hint="cs"/>
          <w:b/>
          <w:bCs/>
          <w:rtl/>
        </w:rPr>
      </w:pPr>
      <w:r>
        <w:rPr>
          <w:rFonts w:hint="cs"/>
          <w:b/>
          <w:bCs/>
          <w:rtl/>
        </w:rPr>
        <w:t>הצבעה</w:t>
      </w:r>
    </w:p>
    <w:p w14:paraId="0460E9BB" w14:textId="77777777" w:rsidR="00000000" w:rsidRDefault="007C71EE">
      <w:pPr>
        <w:pStyle w:val="a"/>
        <w:ind w:firstLine="0"/>
        <w:jc w:val="center"/>
        <w:rPr>
          <w:rFonts w:hint="cs"/>
          <w:b/>
          <w:bCs/>
          <w:rtl/>
        </w:rPr>
      </w:pPr>
    </w:p>
    <w:p w14:paraId="14F3636F" w14:textId="77777777" w:rsidR="00000000" w:rsidRDefault="007C71EE">
      <w:pPr>
        <w:pStyle w:val="a"/>
        <w:ind w:firstLine="0"/>
        <w:jc w:val="center"/>
        <w:rPr>
          <w:rFonts w:hint="cs"/>
          <w:rtl/>
        </w:rPr>
      </w:pPr>
      <w:r>
        <w:rPr>
          <w:rFonts w:hint="cs"/>
          <w:rtl/>
        </w:rPr>
        <w:t xml:space="preserve">ההסתייגות של חבר הכנסת אברהם בייגה שוחט לסעיף 11 לא נתקבלה. </w:t>
      </w:r>
    </w:p>
    <w:p w14:paraId="583A4B26" w14:textId="77777777" w:rsidR="00000000" w:rsidRDefault="007C71EE">
      <w:pPr>
        <w:pStyle w:val="a"/>
        <w:ind w:firstLine="0"/>
        <w:rPr>
          <w:rFonts w:hint="cs"/>
          <w:rtl/>
        </w:rPr>
      </w:pPr>
    </w:p>
    <w:p w14:paraId="4F61E8FD" w14:textId="77777777" w:rsidR="00000000" w:rsidRDefault="007C71EE">
      <w:pPr>
        <w:pStyle w:val="ad"/>
        <w:rPr>
          <w:rtl/>
        </w:rPr>
      </w:pPr>
      <w:r>
        <w:rPr>
          <w:rtl/>
        </w:rPr>
        <w:t>היו"ר ראובן ריבלין:</w:t>
      </w:r>
    </w:p>
    <w:p w14:paraId="7A34193C" w14:textId="77777777" w:rsidR="00000000" w:rsidRDefault="007C71EE">
      <w:pPr>
        <w:pStyle w:val="a"/>
        <w:rPr>
          <w:rtl/>
        </w:rPr>
      </w:pPr>
    </w:p>
    <w:p w14:paraId="3BB8FF25" w14:textId="77777777" w:rsidR="00000000" w:rsidRDefault="007C71EE">
      <w:pPr>
        <w:pStyle w:val="a"/>
        <w:rPr>
          <w:rFonts w:hint="cs"/>
          <w:rtl/>
        </w:rPr>
      </w:pPr>
      <w:r>
        <w:rPr>
          <w:rFonts w:hint="cs"/>
          <w:rtl/>
        </w:rPr>
        <w:t>ההסתייגות של חבר הכנסת אברהם שוחט לא נתקבלה. תודה.</w:t>
      </w:r>
    </w:p>
    <w:p w14:paraId="4320FB18" w14:textId="77777777" w:rsidR="00000000" w:rsidRDefault="007C71EE">
      <w:pPr>
        <w:pStyle w:val="a"/>
        <w:ind w:firstLine="0"/>
        <w:rPr>
          <w:rFonts w:hint="cs"/>
          <w:rtl/>
        </w:rPr>
      </w:pPr>
    </w:p>
    <w:p w14:paraId="634D9A96" w14:textId="77777777" w:rsidR="00000000" w:rsidRDefault="007C71EE">
      <w:pPr>
        <w:pStyle w:val="a"/>
        <w:ind w:firstLine="0"/>
        <w:rPr>
          <w:rFonts w:hint="cs"/>
          <w:rtl/>
        </w:rPr>
      </w:pPr>
      <w:r>
        <w:rPr>
          <w:rFonts w:hint="cs"/>
          <w:rtl/>
        </w:rPr>
        <w:tab/>
        <w:t>הסתייגות חברת הכנסת קולט אביטל - מי בעד? מי נגד? מי נמנע? ת</w:t>
      </w:r>
      <w:r>
        <w:rPr>
          <w:rFonts w:hint="cs"/>
          <w:rtl/>
        </w:rPr>
        <w:t xml:space="preserve">ודה. </w:t>
      </w:r>
    </w:p>
    <w:p w14:paraId="333068A6" w14:textId="77777777" w:rsidR="00000000" w:rsidRDefault="007C71EE">
      <w:pPr>
        <w:pStyle w:val="a"/>
        <w:ind w:firstLine="0"/>
        <w:rPr>
          <w:rFonts w:hint="cs"/>
          <w:rtl/>
        </w:rPr>
      </w:pPr>
    </w:p>
    <w:p w14:paraId="632B8151" w14:textId="77777777" w:rsidR="00000000" w:rsidRDefault="007C71EE">
      <w:pPr>
        <w:pStyle w:val="a"/>
        <w:ind w:firstLine="0"/>
        <w:rPr>
          <w:rFonts w:hint="cs"/>
          <w:rtl/>
        </w:rPr>
      </w:pPr>
    </w:p>
    <w:p w14:paraId="170CF88A" w14:textId="77777777" w:rsidR="00000000" w:rsidRDefault="007C71EE">
      <w:pPr>
        <w:pStyle w:val="a"/>
        <w:ind w:firstLine="0"/>
        <w:rPr>
          <w:rFonts w:hint="cs"/>
          <w:rtl/>
        </w:rPr>
      </w:pPr>
    </w:p>
    <w:p w14:paraId="67A78020" w14:textId="77777777" w:rsidR="00000000" w:rsidRDefault="007C71EE">
      <w:pPr>
        <w:pStyle w:val="a"/>
        <w:ind w:firstLine="0"/>
        <w:jc w:val="center"/>
        <w:rPr>
          <w:rFonts w:hint="cs"/>
          <w:b/>
          <w:bCs/>
          <w:rtl/>
        </w:rPr>
      </w:pPr>
      <w:r>
        <w:rPr>
          <w:rFonts w:hint="cs"/>
          <w:b/>
          <w:bCs/>
          <w:rtl/>
        </w:rPr>
        <w:t>הצבעה</w:t>
      </w:r>
    </w:p>
    <w:p w14:paraId="1FEB3C18" w14:textId="77777777" w:rsidR="00000000" w:rsidRDefault="007C71EE">
      <w:pPr>
        <w:pStyle w:val="a"/>
        <w:ind w:firstLine="0"/>
        <w:jc w:val="center"/>
        <w:rPr>
          <w:rFonts w:hint="cs"/>
          <w:b/>
          <w:bCs/>
          <w:rtl/>
        </w:rPr>
      </w:pPr>
    </w:p>
    <w:p w14:paraId="1E6D30D9" w14:textId="77777777" w:rsidR="00000000" w:rsidRDefault="007C71EE">
      <w:pPr>
        <w:pStyle w:val="a"/>
        <w:ind w:firstLine="0"/>
        <w:jc w:val="center"/>
        <w:rPr>
          <w:rFonts w:hint="cs"/>
          <w:rtl/>
        </w:rPr>
      </w:pPr>
      <w:r>
        <w:rPr>
          <w:rFonts w:hint="cs"/>
          <w:rtl/>
        </w:rPr>
        <w:t xml:space="preserve">ההסתייגות של חברת הכנסת קולט אביטל לסעיף 11 לא נתקבלה. </w:t>
      </w:r>
    </w:p>
    <w:p w14:paraId="5DF7BD49" w14:textId="77777777" w:rsidR="00000000" w:rsidRDefault="007C71EE">
      <w:pPr>
        <w:pStyle w:val="a"/>
        <w:ind w:firstLine="0"/>
        <w:rPr>
          <w:rFonts w:hint="cs"/>
          <w:rtl/>
        </w:rPr>
      </w:pPr>
    </w:p>
    <w:p w14:paraId="04258C2A" w14:textId="77777777" w:rsidR="00000000" w:rsidRDefault="007C71EE">
      <w:pPr>
        <w:pStyle w:val="ad"/>
        <w:rPr>
          <w:rtl/>
        </w:rPr>
      </w:pPr>
      <w:r>
        <w:rPr>
          <w:rtl/>
        </w:rPr>
        <w:t>היו"ר ראובן ריבלין:</w:t>
      </w:r>
    </w:p>
    <w:p w14:paraId="2F7ED74A" w14:textId="77777777" w:rsidR="00000000" w:rsidRDefault="007C71EE">
      <w:pPr>
        <w:pStyle w:val="a"/>
        <w:rPr>
          <w:rtl/>
        </w:rPr>
      </w:pPr>
    </w:p>
    <w:p w14:paraId="3015F5EB" w14:textId="77777777" w:rsidR="00000000" w:rsidRDefault="007C71EE">
      <w:pPr>
        <w:pStyle w:val="a"/>
        <w:rPr>
          <w:rFonts w:hint="cs"/>
          <w:rtl/>
        </w:rPr>
      </w:pPr>
      <w:r>
        <w:rPr>
          <w:rFonts w:hint="cs"/>
          <w:rtl/>
        </w:rPr>
        <w:t>ההסתייגות של חברת הכנסת קולט אביטל לא נתקבלה. תודה.</w:t>
      </w:r>
    </w:p>
    <w:p w14:paraId="55880F83" w14:textId="77777777" w:rsidR="00000000" w:rsidRDefault="007C71EE">
      <w:pPr>
        <w:pStyle w:val="a"/>
        <w:ind w:firstLine="0"/>
        <w:rPr>
          <w:rFonts w:hint="cs"/>
          <w:rtl/>
        </w:rPr>
      </w:pPr>
    </w:p>
    <w:p w14:paraId="5FC7F7F1" w14:textId="77777777" w:rsidR="00000000" w:rsidRDefault="007C71EE">
      <w:pPr>
        <w:pStyle w:val="a"/>
        <w:ind w:firstLine="0"/>
        <w:rPr>
          <w:rFonts w:hint="cs"/>
          <w:rtl/>
        </w:rPr>
      </w:pPr>
      <w:r>
        <w:rPr>
          <w:rFonts w:hint="cs"/>
          <w:rtl/>
        </w:rPr>
        <w:tab/>
        <w:t xml:space="preserve">הסתייגות חבר הכנסת שלום שמחון  - מי בעד? מי נגד? מי נמנע? תודה. </w:t>
      </w:r>
    </w:p>
    <w:p w14:paraId="157FD336" w14:textId="77777777" w:rsidR="00000000" w:rsidRDefault="007C71EE">
      <w:pPr>
        <w:pStyle w:val="a"/>
        <w:ind w:firstLine="0"/>
        <w:rPr>
          <w:rFonts w:hint="cs"/>
          <w:rtl/>
        </w:rPr>
      </w:pPr>
    </w:p>
    <w:p w14:paraId="63D67F5A" w14:textId="77777777" w:rsidR="00000000" w:rsidRDefault="007C71EE">
      <w:pPr>
        <w:pStyle w:val="a"/>
        <w:ind w:firstLine="0"/>
        <w:jc w:val="center"/>
        <w:rPr>
          <w:rFonts w:hint="cs"/>
          <w:b/>
          <w:bCs/>
          <w:rtl/>
        </w:rPr>
      </w:pPr>
      <w:r>
        <w:rPr>
          <w:rFonts w:hint="cs"/>
          <w:b/>
          <w:bCs/>
          <w:rtl/>
        </w:rPr>
        <w:t>הצבעה</w:t>
      </w:r>
    </w:p>
    <w:p w14:paraId="36E09D80" w14:textId="77777777" w:rsidR="00000000" w:rsidRDefault="007C71EE">
      <w:pPr>
        <w:pStyle w:val="a"/>
        <w:ind w:firstLine="0"/>
        <w:jc w:val="center"/>
        <w:rPr>
          <w:rFonts w:hint="cs"/>
          <w:b/>
          <w:bCs/>
          <w:rtl/>
        </w:rPr>
      </w:pPr>
    </w:p>
    <w:p w14:paraId="6207105D" w14:textId="77777777" w:rsidR="00000000" w:rsidRDefault="007C71EE">
      <w:pPr>
        <w:pStyle w:val="a"/>
        <w:ind w:firstLine="0"/>
        <w:jc w:val="center"/>
        <w:rPr>
          <w:rFonts w:hint="cs"/>
          <w:rtl/>
        </w:rPr>
      </w:pPr>
      <w:r>
        <w:rPr>
          <w:rFonts w:hint="cs"/>
          <w:rtl/>
        </w:rPr>
        <w:t>ההסתייגות של חבר הכנסת שלום שמחון ל</w:t>
      </w:r>
      <w:r>
        <w:rPr>
          <w:rFonts w:hint="cs"/>
          <w:rtl/>
        </w:rPr>
        <w:t xml:space="preserve">סעיף 11 לא נתקבלה. </w:t>
      </w:r>
    </w:p>
    <w:p w14:paraId="440BA9F5" w14:textId="77777777" w:rsidR="00000000" w:rsidRDefault="007C71EE">
      <w:pPr>
        <w:pStyle w:val="a"/>
        <w:ind w:firstLine="0"/>
        <w:rPr>
          <w:rFonts w:hint="cs"/>
          <w:rtl/>
        </w:rPr>
      </w:pPr>
    </w:p>
    <w:p w14:paraId="0E84049B" w14:textId="77777777" w:rsidR="00000000" w:rsidRDefault="007C71EE">
      <w:pPr>
        <w:pStyle w:val="ad"/>
        <w:rPr>
          <w:rtl/>
        </w:rPr>
      </w:pPr>
      <w:r>
        <w:rPr>
          <w:rtl/>
        </w:rPr>
        <w:t>היו"ר ראובן ריבלין:</w:t>
      </w:r>
    </w:p>
    <w:p w14:paraId="79B177A9" w14:textId="77777777" w:rsidR="00000000" w:rsidRDefault="007C71EE">
      <w:pPr>
        <w:pStyle w:val="a"/>
        <w:rPr>
          <w:rtl/>
        </w:rPr>
      </w:pPr>
    </w:p>
    <w:p w14:paraId="284887EE" w14:textId="77777777" w:rsidR="00000000" w:rsidRDefault="007C71EE">
      <w:pPr>
        <w:pStyle w:val="a"/>
        <w:rPr>
          <w:rFonts w:hint="cs"/>
          <w:rtl/>
        </w:rPr>
      </w:pPr>
      <w:r>
        <w:rPr>
          <w:rFonts w:hint="cs"/>
          <w:rtl/>
        </w:rPr>
        <w:t>ההסתייגות של חבר הכנסת שלום שמחון לא נתקבלה. תודה.</w:t>
      </w:r>
    </w:p>
    <w:p w14:paraId="019380EB" w14:textId="77777777" w:rsidR="00000000" w:rsidRDefault="007C71EE">
      <w:pPr>
        <w:pStyle w:val="a"/>
        <w:ind w:firstLine="0"/>
        <w:rPr>
          <w:rFonts w:hint="cs"/>
          <w:rtl/>
        </w:rPr>
      </w:pPr>
    </w:p>
    <w:p w14:paraId="12C5677A" w14:textId="77777777" w:rsidR="00000000" w:rsidRDefault="007C71EE">
      <w:pPr>
        <w:pStyle w:val="a"/>
        <w:ind w:firstLine="0"/>
        <w:rPr>
          <w:rFonts w:hint="cs"/>
          <w:rtl/>
        </w:rPr>
      </w:pPr>
      <w:r>
        <w:rPr>
          <w:rFonts w:hint="cs"/>
          <w:rtl/>
        </w:rPr>
        <w:tab/>
        <w:t xml:space="preserve">הסתייגות חברת הכנסת אורית נוקד - מי בעד? מי נגד? מי נמנע? תודה. </w:t>
      </w:r>
    </w:p>
    <w:p w14:paraId="3A1F7E53" w14:textId="77777777" w:rsidR="00000000" w:rsidRDefault="007C71EE">
      <w:pPr>
        <w:pStyle w:val="a"/>
        <w:ind w:firstLine="0"/>
        <w:rPr>
          <w:rFonts w:hint="cs"/>
          <w:rtl/>
        </w:rPr>
      </w:pPr>
    </w:p>
    <w:p w14:paraId="653E14AC" w14:textId="77777777" w:rsidR="00000000" w:rsidRDefault="007C71EE">
      <w:pPr>
        <w:pStyle w:val="a"/>
        <w:ind w:firstLine="0"/>
        <w:jc w:val="center"/>
        <w:rPr>
          <w:rFonts w:hint="cs"/>
          <w:b/>
          <w:bCs/>
          <w:rtl/>
        </w:rPr>
      </w:pPr>
      <w:r>
        <w:rPr>
          <w:rFonts w:hint="cs"/>
          <w:b/>
          <w:bCs/>
          <w:rtl/>
        </w:rPr>
        <w:t>הצבעה</w:t>
      </w:r>
    </w:p>
    <w:p w14:paraId="19ABFCD4" w14:textId="77777777" w:rsidR="00000000" w:rsidRDefault="007C71EE">
      <w:pPr>
        <w:pStyle w:val="a"/>
        <w:ind w:firstLine="0"/>
        <w:jc w:val="center"/>
        <w:rPr>
          <w:rFonts w:hint="cs"/>
          <w:b/>
          <w:bCs/>
          <w:rtl/>
        </w:rPr>
      </w:pPr>
    </w:p>
    <w:p w14:paraId="760F0B88" w14:textId="77777777" w:rsidR="00000000" w:rsidRDefault="007C71EE">
      <w:pPr>
        <w:pStyle w:val="a"/>
        <w:ind w:firstLine="0"/>
        <w:jc w:val="center"/>
        <w:rPr>
          <w:rFonts w:hint="cs"/>
          <w:rtl/>
        </w:rPr>
      </w:pPr>
      <w:r>
        <w:rPr>
          <w:rFonts w:hint="cs"/>
          <w:rtl/>
        </w:rPr>
        <w:t xml:space="preserve">ההסתייגות של חברת הכנסת אורית נוקד לסעיף 11 לא נתקבלה. </w:t>
      </w:r>
    </w:p>
    <w:p w14:paraId="3A3A5B4A" w14:textId="77777777" w:rsidR="00000000" w:rsidRDefault="007C71EE">
      <w:pPr>
        <w:pStyle w:val="a"/>
        <w:ind w:firstLine="0"/>
        <w:rPr>
          <w:rFonts w:hint="cs"/>
          <w:rtl/>
        </w:rPr>
      </w:pPr>
    </w:p>
    <w:p w14:paraId="6BCCFB86" w14:textId="77777777" w:rsidR="00000000" w:rsidRDefault="007C71EE">
      <w:pPr>
        <w:pStyle w:val="ad"/>
        <w:rPr>
          <w:rtl/>
        </w:rPr>
      </w:pPr>
      <w:r>
        <w:rPr>
          <w:rtl/>
        </w:rPr>
        <w:t>היו"ר ראובן ריבלין:</w:t>
      </w:r>
    </w:p>
    <w:p w14:paraId="31DA351F" w14:textId="77777777" w:rsidR="00000000" w:rsidRDefault="007C71EE">
      <w:pPr>
        <w:pStyle w:val="a"/>
        <w:rPr>
          <w:rtl/>
        </w:rPr>
      </w:pPr>
    </w:p>
    <w:p w14:paraId="1B34C067" w14:textId="77777777" w:rsidR="00000000" w:rsidRDefault="007C71EE">
      <w:pPr>
        <w:pStyle w:val="a"/>
        <w:rPr>
          <w:rFonts w:hint="cs"/>
          <w:rtl/>
        </w:rPr>
      </w:pPr>
      <w:r>
        <w:rPr>
          <w:rFonts w:hint="cs"/>
          <w:rtl/>
        </w:rPr>
        <w:t xml:space="preserve">ההסתייגות </w:t>
      </w:r>
      <w:r>
        <w:rPr>
          <w:rFonts w:hint="cs"/>
          <w:rtl/>
        </w:rPr>
        <w:t>של חברת הכנסת אורית נוקד לא נתקבלה. תודה.</w:t>
      </w:r>
    </w:p>
    <w:p w14:paraId="51C5F699" w14:textId="77777777" w:rsidR="00000000" w:rsidRDefault="007C71EE">
      <w:pPr>
        <w:pStyle w:val="a"/>
        <w:ind w:firstLine="0"/>
        <w:rPr>
          <w:rFonts w:hint="cs"/>
          <w:rtl/>
        </w:rPr>
      </w:pPr>
    </w:p>
    <w:p w14:paraId="32923ADA" w14:textId="77777777" w:rsidR="00000000" w:rsidRDefault="007C71EE">
      <w:pPr>
        <w:pStyle w:val="a"/>
        <w:ind w:firstLine="0"/>
        <w:rPr>
          <w:rFonts w:hint="cs"/>
          <w:rtl/>
        </w:rPr>
      </w:pPr>
      <w:r>
        <w:rPr>
          <w:rFonts w:hint="cs"/>
          <w:rtl/>
        </w:rPr>
        <w:tab/>
        <w:t xml:space="preserve">הסתייגות חבר הכנסת אלי בן-מנחם - מי בעד? מי נגד? מי נמנע? תודה. </w:t>
      </w:r>
    </w:p>
    <w:p w14:paraId="2EE88CEC" w14:textId="77777777" w:rsidR="00000000" w:rsidRDefault="007C71EE">
      <w:pPr>
        <w:pStyle w:val="a"/>
        <w:ind w:firstLine="0"/>
        <w:rPr>
          <w:rFonts w:hint="cs"/>
          <w:rtl/>
        </w:rPr>
      </w:pPr>
    </w:p>
    <w:p w14:paraId="2A72F767" w14:textId="77777777" w:rsidR="00000000" w:rsidRDefault="007C71EE">
      <w:pPr>
        <w:pStyle w:val="a"/>
        <w:ind w:firstLine="0"/>
        <w:jc w:val="center"/>
        <w:rPr>
          <w:rFonts w:hint="cs"/>
          <w:b/>
          <w:bCs/>
          <w:rtl/>
        </w:rPr>
      </w:pPr>
      <w:r>
        <w:rPr>
          <w:rFonts w:hint="cs"/>
          <w:b/>
          <w:bCs/>
          <w:rtl/>
        </w:rPr>
        <w:t>הצבעה</w:t>
      </w:r>
    </w:p>
    <w:p w14:paraId="1789F0B4" w14:textId="77777777" w:rsidR="00000000" w:rsidRDefault="007C71EE">
      <w:pPr>
        <w:pStyle w:val="a"/>
        <w:ind w:firstLine="0"/>
        <w:jc w:val="center"/>
        <w:rPr>
          <w:rFonts w:hint="cs"/>
          <w:b/>
          <w:bCs/>
          <w:rtl/>
        </w:rPr>
      </w:pPr>
    </w:p>
    <w:p w14:paraId="21E3EB68" w14:textId="77777777" w:rsidR="00000000" w:rsidRDefault="007C71EE">
      <w:pPr>
        <w:pStyle w:val="a"/>
        <w:ind w:firstLine="0"/>
        <w:jc w:val="center"/>
        <w:rPr>
          <w:rFonts w:hint="cs"/>
          <w:rtl/>
        </w:rPr>
      </w:pPr>
      <w:r>
        <w:rPr>
          <w:rFonts w:hint="cs"/>
          <w:rtl/>
        </w:rPr>
        <w:t xml:space="preserve">ההסתייגות של חבר הכנסת אלי בן-מנחם  לסעיף 11 לא נתקבלה. </w:t>
      </w:r>
    </w:p>
    <w:p w14:paraId="3FCAA93B" w14:textId="77777777" w:rsidR="00000000" w:rsidRDefault="007C71EE">
      <w:pPr>
        <w:pStyle w:val="a"/>
        <w:ind w:firstLine="0"/>
        <w:rPr>
          <w:rFonts w:hint="cs"/>
          <w:rtl/>
        </w:rPr>
      </w:pPr>
    </w:p>
    <w:p w14:paraId="5CCB1BF7" w14:textId="77777777" w:rsidR="00000000" w:rsidRDefault="007C71EE">
      <w:pPr>
        <w:pStyle w:val="ad"/>
        <w:rPr>
          <w:rtl/>
        </w:rPr>
      </w:pPr>
      <w:r>
        <w:rPr>
          <w:rtl/>
        </w:rPr>
        <w:t>היו"ר ראובן ריבלין:</w:t>
      </w:r>
    </w:p>
    <w:p w14:paraId="76FCC345" w14:textId="77777777" w:rsidR="00000000" w:rsidRDefault="007C71EE">
      <w:pPr>
        <w:pStyle w:val="a"/>
        <w:rPr>
          <w:rtl/>
        </w:rPr>
      </w:pPr>
    </w:p>
    <w:p w14:paraId="59DC2786" w14:textId="77777777" w:rsidR="00000000" w:rsidRDefault="007C71EE">
      <w:pPr>
        <w:pStyle w:val="a"/>
        <w:rPr>
          <w:rFonts w:hint="cs"/>
          <w:rtl/>
        </w:rPr>
      </w:pPr>
      <w:r>
        <w:rPr>
          <w:rFonts w:hint="cs"/>
          <w:rtl/>
        </w:rPr>
        <w:t>ההסתייגות של חבר הכנסת אלי בן-מנחם לא נתקבלה. תודה.</w:t>
      </w:r>
    </w:p>
    <w:p w14:paraId="6DE52A73" w14:textId="77777777" w:rsidR="00000000" w:rsidRDefault="007C71EE">
      <w:pPr>
        <w:pStyle w:val="a"/>
        <w:ind w:firstLine="0"/>
        <w:rPr>
          <w:rFonts w:hint="cs"/>
          <w:rtl/>
        </w:rPr>
      </w:pPr>
    </w:p>
    <w:p w14:paraId="0B9A77C4" w14:textId="77777777" w:rsidR="00000000" w:rsidRDefault="007C71EE">
      <w:pPr>
        <w:pStyle w:val="a"/>
        <w:ind w:firstLine="0"/>
        <w:rPr>
          <w:rFonts w:hint="cs"/>
          <w:rtl/>
        </w:rPr>
      </w:pPr>
      <w:r>
        <w:rPr>
          <w:rFonts w:hint="cs"/>
          <w:rtl/>
        </w:rPr>
        <w:tab/>
        <w:t>הסתייג</w:t>
      </w:r>
      <w:r>
        <w:rPr>
          <w:rFonts w:hint="cs"/>
          <w:rtl/>
        </w:rPr>
        <w:t xml:space="preserve">ות חבר הכנסת אלי ישי - מי בעד? מי נגד? מי נמנע? תודה. </w:t>
      </w:r>
    </w:p>
    <w:p w14:paraId="3FF14297" w14:textId="77777777" w:rsidR="00000000" w:rsidRDefault="007C71EE">
      <w:pPr>
        <w:pStyle w:val="a"/>
        <w:ind w:firstLine="0"/>
        <w:jc w:val="center"/>
        <w:rPr>
          <w:rFonts w:hint="cs"/>
          <w:b/>
          <w:bCs/>
          <w:rtl/>
        </w:rPr>
      </w:pPr>
    </w:p>
    <w:p w14:paraId="25947106" w14:textId="77777777" w:rsidR="00000000" w:rsidRDefault="007C71EE">
      <w:pPr>
        <w:pStyle w:val="a"/>
        <w:ind w:firstLine="0"/>
        <w:jc w:val="center"/>
        <w:rPr>
          <w:rFonts w:hint="cs"/>
          <w:b/>
          <w:bCs/>
          <w:rtl/>
        </w:rPr>
      </w:pPr>
      <w:r>
        <w:rPr>
          <w:rFonts w:hint="cs"/>
          <w:b/>
          <w:bCs/>
          <w:rtl/>
        </w:rPr>
        <w:t>הצבעה</w:t>
      </w:r>
    </w:p>
    <w:p w14:paraId="4AC0C8AC" w14:textId="77777777" w:rsidR="00000000" w:rsidRDefault="007C71EE">
      <w:pPr>
        <w:pStyle w:val="a"/>
        <w:ind w:firstLine="0"/>
        <w:jc w:val="center"/>
        <w:rPr>
          <w:rFonts w:hint="cs"/>
          <w:b/>
          <w:bCs/>
          <w:rtl/>
        </w:rPr>
      </w:pPr>
    </w:p>
    <w:p w14:paraId="60DF51FD" w14:textId="77777777" w:rsidR="00000000" w:rsidRDefault="007C71EE">
      <w:pPr>
        <w:pStyle w:val="a"/>
        <w:ind w:firstLine="0"/>
        <w:jc w:val="center"/>
        <w:rPr>
          <w:rFonts w:hint="cs"/>
          <w:rtl/>
        </w:rPr>
      </w:pPr>
      <w:r>
        <w:rPr>
          <w:rFonts w:hint="cs"/>
          <w:rtl/>
        </w:rPr>
        <w:t xml:space="preserve">ההסתייגות של חבר הכנסת אליהו ישי  לסעיף 11 לא נתקבלה. </w:t>
      </w:r>
    </w:p>
    <w:p w14:paraId="72593923" w14:textId="77777777" w:rsidR="00000000" w:rsidRDefault="007C71EE">
      <w:pPr>
        <w:pStyle w:val="a"/>
        <w:ind w:firstLine="0"/>
        <w:rPr>
          <w:rFonts w:hint="cs"/>
          <w:rtl/>
        </w:rPr>
      </w:pPr>
    </w:p>
    <w:p w14:paraId="63F1F8EF" w14:textId="77777777" w:rsidR="00000000" w:rsidRDefault="007C71EE">
      <w:pPr>
        <w:pStyle w:val="ad"/>
        <w:rPr>
          <w:rtl/>
        </w:rPr>
      </w:pPr>
      <w:r>
        <w:rPr>
          <w:rtl/>
        </w:rPr>
        <w:t>היו"ר ראובן ריבלין:</w:t>
      </w:r>
    </w:p>
    <w:p w14:paraId="54E7E787" w14:textId="77777777" w:rsidR="00000000" w:rsidRDefault="007C71EE">
      <w:pPr>
        <w:pStyle w:val="a"/>
        <w:rPr>
          <w:rtl/>
        </w:rPr>
      </w:pPr>
    </w:p>
    <w:p w14:paraId="5FAA05CD" w14:textId="77777777" w:rsidR="00000000" w:rsidRDefault="007C71EE">
      <w:pPr>
        <w:pStyle w:val="a"/>
        <w:rPr>
          <w:rFonts w:hint="cs"/>
          <w:rtl/>
        </w:rPr>
      </w:pPr>
      <w:r>
        <w:rPr>
          <w:rFonts w:hint="cs"/>
          <w:rtl/>
        </w:rPr>
        <w:t>ההסתייגות של חבר הכנסת אלי ישי לא נתקבלה. תודה.</w:t>
      </w:r>
    </w:p>
    <w:p w14:paraId="18AD688F" w14:textId="77777777" w:rsidR="00000000" w:rsidRDefault="007C71EE">
      <w:pPr>
        <w:pStyle w:val="a"/>
        <w:ind w:firstLine="0"/>
        <w:rPr>
          <w:rFonts w:hint="cs"/>
          <w:rtl/>
        </w:rPr>
      </w:pPr>
      <w:r>
        <w:rPr>
          <w:rFonts w:hint="cs"/>
          <w:rtl/>
        </w:rPr>
        <w:tab/>
      </w:r>
    </w:p>
    <w:p w14:paraId="4F90FCAE" w14:textId="77777777" w:rsidR="00000000" w:rsidRDefault="007C71EE">
      <w:pPr>
        <w:pStyle w:val="a"/>
        <w:rPr>
          <w:rFonts w:hint="cs"/>
          <w:rtl/>
        </w:rPr>
      </w:pPr>
      <w:r>
        <w:rPr>
          <w:rFonts w:hint="cs"/>
          <w:rtl/>
        </w:rPr>
        <w:t xml:space="preserve">הסתייגות חבר הכנסת שלמה בניזרי  - מי בעד? מי נגד? מי נמנע? תודה. </w:t>
      </w:r>
    </w:p>
    <w:p w14:paraId="083A8B09" w14:textId="77777777" w:rsidR="00000000" w:rsidRDefault="007C71EE">
      <w:pPr>
        <w:pStyle w:val="a"/>
        <w:ind w:firstLine="0"/>
        <w:rPr>
          <w:rFonts w:hint="cs"/>
          <w:rtl/>
        </w:rPr>
      </w:pPr>
    </w:p>
    <w:p w14:paraId="48F49A5B" w14:textId="77777777" w:rsidR="00000000" w:rsidRDefault="007C71EE">
      <w:pPr>
        <w:pStyle w:val="a"/>
        <w:ind w:firstLine="0"/>
        <w:jc w:val="center"/>
        <w:rPr>
          <w:rFonts w:hint="cs"/>
          <w:b/>
          <w:bCs/>
          <w:rtl/>
        </w:rPr>
      </w:pPr>
      <w:r>
        <w:rPr>
          <w:rFonts w:hint="cs"/>
          <w:b/>
          <w:bCs/>
          <w:rtl/>
        </w:rPr>
        <w:t>הצבעה</w:t>
      </w:r>
    </w:p>
    <w:p w14:paraId="6AD276D6" w14:textId="77777777" w:rsidR="00000000" w:rsidRDefault="007C71EE">
      <w:pPr>
        <w:pStyle w:val="a"/>
        <w:ind w:firstLine="0"/>
        <w:jc w:val="center"/>
        <w:rPr>
          <w:rFonts w:hint="cs"/>
          <w:b/>
          <w:bCs/>
          <w:rtl/>
        </w:rPr>
      </w:pPr>
    </w:p>
    <w:p w14:paraId="2725F185" w14:textId="77777777" w:rsidR="00000000" w:rsidRDefault="007C71EE">
      <w:pPr>
        <w:pStyle w:val="a"/>
        <w:ind w:firstLine="0"/>
        <w:jc w:val="center"/>
        <w:rPr>
          <w:rFonts w:hint="cs"/>
          <w:rtl/>
        </w:rPr>
      </w:pPr>
      <w:r>
        <w:rPr>
          <w:rFonts w:hint="cs"/>
          <w:rtl/>
        </w:rPr>
        <w:t xml:space="preserve">ההסתייגות של חבר הכנסת שלמה בניזרי לסעיף 11 לא נתקבלה. </w:t>
      </w:r>
    </w:p>
    <w:p w14:paraId="75AF45DE" w14:textId="77777777" w:rsidR="00000000" w:rsidRDefault="007C71EE">
      <w:pPr>
        <w:pStyle w:val="a"/>
        <w:ind w:firstLine="0"/>
        <w:rPr>
          <w:rFonts w:hint="cs"/>
          <w:rtl/>
        </w:rPr>
      </w:pPr>
    </w:p>
    <w:p w14:paraId="60184B95" w14:textId="77777777" w:rsidR="00000000" w:rsidRDefault="007C71EE">
      <w:pPr>
        <w:pStyle w:val="ad"/>
        <w:rPr>
          <w:rtl/>
        </w:rPr>
      </w:pPr>
      <w:r>
        <w:rPr>
          <w:rtl/>
        </w:rPr>
        <w:t>היו"ר ראובן ריבלין:</w:t>
      </w:r>
    </w:p>
    <w:p w14:paraId="1F188FBD" w14:textId="77777777" w:rsidR="00000000" w:rsidRDefault="007C71EE">
      <w:pPr>
        <w:pStyle w:val="a"/>
        <w:rPr>
          <w:rtl/>
        </w:rPr>
      </w:pPr>
    </w:p>
    <w:p w14:paraId="0C4EFBC3" w14:textId="77777777" w:rsidR="00000000" w:rsidRDefault="007C71EE">
      <w:pPr>
        <w:pStyle w:val="a"/>
        <w:rPr>
          <w:rFonts w:hint="cs"/>
          <w:rtl/>
        </w:rPr>
      </w:pPr>
      <w:r>
        <w:rPr>
          <w:rFonts w:hint="cs"/>
          <w:rtl/>
        </w:rPr>
        <w:t>ההסתייגות של חבר הכנסת שלמה בניזרי לא נתקבלה. תודה.</w:t>
      </w:r>
    </w:p>
    <w:p w14:paraId="4D1D20DC" w14:textId="77777777" w:rsidR="00000000" w:rsidRDefault="007C71EE">
      <w:pPr>
        <w:pStyle w:val="a"/>
        <w:ind w:firstLine="0"/>
        <w:rPr>
          <w:rFonts w:hint="cs"/>
          <w:rtl/>
        </w:rPr>
      </w:pPr>
    </w:p>
    <w:p w14:paraId="71827A86" w14:textId="77777777" w:rsidR="00000000" w:rsidRDefault="007C71EE">
      <w:pPr>
        <w:pStyle w:val="a"/>
        <w:ind w:firstLine="0"/>
        <w:rPr>
          <w:rFonts w:hint="cs"/>
          <w:rtl/>
        </w:rPr>
      </w:pPr>
      <w:r>
        <w:rPr>
          <w:rFonts w:hint="cs"/>
          <w:rtl/>
        </w:rPr>
        <w:tab/>
        <w:t xml:space="preserve">הסתייגות חבר הכנסת נסים דהן  - מי בעד? מי נגד? מי נמנע? תודה. </w:t>
      </w:r>
    </w:p>
    <w:p w14:paraId="35A36862" w14:textId="77777777" w:rsidR="00000000" w:rsidRDefault="007C71EE">
      <w:pPr>
        <w:pStyle w:val="a"/>
        <w:ind w:firstLine="0"/>
        <w:rPr>
          <w:rFonts w:hint="cs"/>
          <w:rtl/>
        </w:rPr>
      </w:pPr>
    </w:p>
    <w:p w14:paraId="58E83B43" w14:textId="77777777" w:rsidR="00000000" w:rsidRDefault="007C71EE">
      <w:pPr>
        <w:pStyle w:val="a"/>
        <w:ind w:firstLine="0"/>
        <w:jc w:val="center"/>
        <w:rPr>
          <w:rFonts w:hint="cs"/>
          <w:b/>
          <w:bCs/>
          <w:rtl/>
        </w:rPr>
      </w:pPr>
      <w:r>
        <w:rPr>
          <w:rFonts w:hint="cs"/>
          <w:b/>
          <w:bCs/>
          <w:rtl/>
        </w:rPr>
        <w:t>הצבעה</w:t>
      </w:r>
    </w:p>
    <w:p w14:paraId="60365400" w14:textId="77777777" w:rsidR="00000000" w:rsidRDefault="007C71EE">
      <w:pPr>
        <w:pStyle w:val="a"/>
        <w:ind w:firstLine="0"/>
        <w:jc w:val="center"/>
        <w:rPr>
          <w:rFonts w:hint="cs"/>
          <w:b/>
          <w:bCs/>
          <w:rtl/>
        </w:rPr>
      </w:pPr>
    </w:p>
    <w:p w14:paraId="1F417BF6" w14:textId="77777777" w:rsidR="00000000" w:rsidRDefault="007C71EE">
      <w:pPr>
        <w:pStyle w:val="a"/>
        <w:ind w:firstLine="0"/>
        <w:jc w:val="center"/>
        <w:rPr>
          <w:rFonts w:hint="cs"/>
          <w:rtl/>
        </w:rPr>
      </w:pPr>
      <w:r>
        <w:rPr>
          <w:rFonts w:hint="cs"/>
          <w:rtl/>
        </w:rPr>
        <w:t xml:space="preserve">ההסתייגות של חבר הכנסת נסים דהן  לסעיף 11 לא </w:t>
      </w:r>
      <w:r>
        <w:rPr>
          <w:rFonts w:hint="cs"/>
          <w:rtl/>
        </w:rPr>
        <w:t xml:space="preserve">נתקבלה. </w:t>
      </w:r>
    </w:p>
    <w:p w14:paraId="2E3D5ECA" w14:textId="77777777" w:rsidR="00000000" w:rsidRDefault="007C71EE">
      <w:pPr>
        <w:pStyle w:val="a"/>
        <w:ind w:firstLine="0"/>
        <w:rPr>
          <w:rFonts w:hint="cs"/>
          <w:rtl/>
        </w:rPr>
      </w:pPr>
    </w:p>
    <w:p w14:paraId="036A3DBC" w14:textId="77777777" w:rsidR="00000000" w:rsidRDefault="007C71EE">
      <w:pPr>
        <w:pStyle w:val="ad"/>
        <w:rPr>
          <w:rtl/>
        </w:rPr>
      </w:pPr>
      <w:r>
        <w:rPr>
          <w:rtl/>
        </w:rPr>
        <w:t>היו"ר ראובן ריבלין:</w:t>
      </w:r>
    </w:p>
    <w:p w14:paraId="1DCEFA50" w14:textId="77777777" w:rsidR="00000000" w:rsidRDefault="007C71EE">
      <w:pPr>
        <w:pStyle w:val="a"/>
        <w:rPr>
          <w:rtl/>
        </w:rPr>
      </w:pPr>
    </w:p>
    <w:p w14:paraId="28659E90" w14:textId="77777777" w:rsidR="00000000" w:rsidRDefault="007C71EE">
      <w:pPr>
        <w:pStyle w:val="a"/>
        <w:rPr>
          <w:rFonts w:hint="cs"/>
          <w:rtl/>
        </w:rPr>
      </w:pPr>
      <w:r>
        <w:rPr>
          <w:rFonts w:hint="cs"/>
          <w:rtl/>
        </w:rPr>
        <w:t>ההסתייגות של חבר הכנסת נסים דהן לא נתקבלה. תודה.</w:t>
      </w:r>
    </w:p>
    <w:p w14:paraId="5D80C96F" w14:textId="77777777" w:rsidR="00000000" w:rsidRDefault="007C71EE">
      <w:pPr>
        <w:pStyle w:val="a"/>
        <w:ind w:firstLine="0"/>
        <w:rPr>
          <w:rFonts w:hint="cs"/>
          <w:rtl/>
        </w:rPr>
      </w:pPr>
    </w:p>
    <w:p w14:paraId="30BCA056" w14:textId="77777777" w:rsidR="00000000" w:rsidRDefault="007C71EE">
      <w:pPr>
        <w:pStyle w:val="a"/>
        <w:ind w:firstLine="0"/>
        <w:rPr>
          <w:rFonts w:hint="cs"/>
          <w:rtl/>
        </w:rPr>
      </w:pPr>
      <w:r>
        <w:rPr>
          <w:rFonts w:hint="cs"/>
          <w:rtl/>
        </w:rPr>
        <w:tab/>
        <w:t xml:space="preserve">הסתייגות חבר הכנסת אמנון כהן - מי בעד? מי נגד? מי נמנע? תודה. </w:t>
      </w:r>
    </w:p>
    <w:p w14:paraId="4F5FC421" w14:textId="77777777" w:rsidR="00000000" w:rsidRDefault="007C71EE">
      <w:pPr>
        <w:pStyle w:val="a"/>
        <w:ind w:firstLine="0"/>
        <w:rPr>
          <w:rFonts w:hint="cs"/>
          <w:rtl/>
        </w:rPr>
      </w:pPr>
    </w:p>
    <w:p w14:paraId="27F40B5E" w14:textId="77777777" w:rsidR="00000000" w:rsidRDefault="007C71EE">
      <w:pPr>
        <w:pStyle w:val="a"/>
        <w:ind w:firstLine="0"/>
        <w:jc w:val="center"/>
        <w:rPr>
          <w:rFonts w:hint="cs"/>
          <w:b/>
          <w:bCs/>
          <w:rtl/>
        </w:rPr>
      </w:pPr>
      <w:r>
        <w:rPr>
          <w:rFonts w:hint="cs"/>
          <w:b/>
          <w:bCs/>
          <w:rtl/>
        </w:rPr>
        <w:t>הצבעה</w:t>
      </w:r>
    </w:p>
    <w:p w14:paraId="5864E5C5" w14:textId="77777777" w:rsidR="00000000" w:rsidRDefault="007C71EE">
      <w:pPr>
        <w:pStyle w:val="a"/>
        <w:ind w:firstLine="0"/>
        <w:jc w:val="center"/>
        <w:rPr>
          <w:rFonts w:hint="cs"/>
          <w:b/>
          <w:bCs/>
          <w:rtl/>
        </w:rPr>
      </w:pPr>
    </w:p>
    <w:p w14:paraId="31CFA17E" w14:textId="77777777" w:rsidR="00000000" w:rsidRDefault="007C71EE">
      <w:pPr>
        <w:pStyle w:val="a"/>
        <w:ind w:firstLine="0"/>
        <w:jc w:val="center"/>
        <w:rPr>
          <w:rFonts w:hint="cs"/>
          <w:rtl/>
        </w:rPr>
      </w:pPr>
      <w:r>
        <w:rPr>
          <w:rFonts w:hint="cs"/>
          <w:rtl/>
        </w:rPr>
        <w:t xml:space="preserve">ההסתייגות של חבר הכנסת אמנון כהן לסעיף 11 לא נתקבלה. </w:t>
      </w:r>
    </w:p>
    <w:p w14:paraId="057319F8" w14:textId="77777777" w:rsidR="00000000" w:rsidRDefault="007C71EE">
      <w:pPr>
        <w:pStyle w:val="a"/>
        <w:ind w:firstLine="0"/>
        <w:rPr>
          <w:rFonts w:hint="cs"/>
          <w:rtl/>
        </w:rPr>
      </w:pPr>
    </w:p>
    <w:p w14:paraId="2BB8059A" w14:textId="77777777" w:rsidR="00000000" w:rsidRDefault="007C71EE">
      <w:pPr>
        <w:pStyle w:val="ad"/>
        <w:rPr>
          <w:rtl/>
        </w:rPr>
      </w:pPr>
    </w:p>
    <w:p w14:paraId="4DBBBBDD" w14:textId="77777777" w:rsidR="00000000" w:rsidRDefault="007C71EE">
      <w:pPr>
        <w:pStyle w:val="ad"/>
        <w:rPr>
          <w:rtl/>
        </w:rPr>
      </w:pPr>
      <w:r>
        <w:rPr>
          <w:rtl/>
        </w:rPr>
        <w:t>היו"ר ראובן ריבלין:</w:t>
      </w:r>
    </w:p>
    <w:p w14:paraId="3622DBBC" w14:textId="77777777" w:rsidR="00000000" w:rsidRDefault="007C71EE">
      <w:pPr>
        <w:pStyle w:val="a"/>
        <w:rPr>
          <w:rtl/>
        </w:rPr>
      </w:pPr>
    </w:p>
    <w:p w14:paraId="72549BF4" w14:textId="77777777" w:rsidR="00000000" w:rsidRDefault="007C71EE">
      <w:pPr>
        <w:pStyle w:val="a"/>
        <w:rPr>
          <w:rFonts w:hint="cs"/>
          <w:rtl/>
        </w:rPr>
      </w:pPr>
      <w:r>
        <w:rPr>
          <w:rFonts w:hint="cs"/>
          <w:rtl/>
        </w:rPr>
        <w:t>ההסתייגות של חבר הכנסת אמנ</w:t>
      </w:r>
      <w:r>
        <w:rPr>
          <w:rFonts w:hint="cs"/>
          <w:rtl/>
        </w:rPr>
        <w:t>ון כהן לא נתקבלה. תודה.</w:t>
      </w:r>
    </w:p>
    <w:p w14:paraId="32EFC59F" w14:textId="77777777" w:rsidR="00000000" w:rsidRDefault="007C71EE">
      <w:pPr>
        <w:pStyle w:val="a"/>
        <w:ind w:firstLine="0"/>
        <w:rPr>
          <w:rFonts w:hint="cs"/>
          <w:rtl/>
        </w:rPr>
      </w:pPr>
    </w:p>
    <w:p w14:paraId="337D207B" w14:textId="77777777" w:rsidR="00000000" w:rsidRDefault="007C71EE">
      <w:pPr>
        <w:pStyle w:val="a"/>
        <w:ind w:firstLine="0"/>
        <w:rPr>
          <w:rFonts w:hint="cs"/>
          <w:rtl/>
        </w:rPr>
      </w:pPr>
      <w:r>
        <w:rPr>
          <w:rFonts w:hint="cs"/>
          <w:rtl/>
        </w:rPr>
        <w:tab/>
        <w:t xml:space="preserve">הסתייגות חבר הכנסת יצחק כהן - מי בעד? מי נגד? מי נמנע? תודה. </w:t>
      </w:r>
    </w:p>
    <w:p w14:paraId="6253DF9B" w14:textId="77777777" w:rsidR="00000000" w:rsidRDefault="007C71EE">
      <w:pPr>
        <w:pStyle w:val="a"/>
        <w:ind w:firstLine="0"/>
        <w:jc w:val="center"/>
        <w:rPr>
          <w:rFonts w:hint="cs"/>
          <w:b/>
          <w:bCs/>
          <w:rtl/>
        </w:rPr>
      </w:pPr>
    </w:p>
    <w:p w14:paraId="46B61DBE" w14:textId="77777777" w:rsidR="00000000" w:rsidRDefault="007C71EE">
      <w:pPr>
        <w:pStyle w:val="a"/>
        <w:ind w:firstLine="0"/>
        <w:jc w:val="center"/>
        <w:rPr>
          <w:rFonts w:hint="cs"/>
          <w:b/>
          <w:bCs/>
          <w:rtl/>
        </w:rPr>
      </w:pPr>
      <w:r>
        <w:rPr>
          <w:rFonts w:hint="cs"/>
          <w:b/>
          <w:bCs/>
          <w:rtl/>
        </w:rPr>
        <w:t>הצבעה</w:t>
      </w:r>
    </w:p>
    <w:p w14:paraId="539FD318" w14:textId="77777777" w:rsidR="00000000" w:rsidRDefault="007C71EE">
      <w:pPr>
        <w:pStyle w:val="a"/>
        <w:ind w:firstLine="0"/>
        <w:jc w:val="center"/>
        <w:rPr>
          <w:rFonts w:hint="cs"/>
          <w:b/>
          <w:bCs/>
          <w:rtl/>
        </w:rPr>
      </w:pPr>
    </w:p>
    <w:p w14:paraId="35722E17" w14:textId="77777777" w:rsidR="00000000" w:rsidRDefault="007C71EE">
      <w:pPr>
        <w:pStyle w:val="a"/>
        <w:ind w:firstLine="0"/>
        <w:jc w:val="center"/>
        <w:rPr>
          <w:rFonts w:hint="cs"/>
          <w:rtl/>
        </w:rPr>
      </w:pPr>
      <w:r>
        <w:rPr>
          <w:rFonts w:hint="cs"/>
          <w:rtl/>
        </w:rPr>
        <w:t xml:space="preserve">ההסתייגות של חבר הכנסת יצחק כהן לסעיף 11 לא נתקבלה. </w:t>
      </w:r>
    </w:p>
    <w:p w14:paraId="785EF12F" w14:textId="77777777" w:rsidR="00000000" w:rsidRDefault="007C71EE">
      <w:pPr>
        <w:pStyle w:val="a"/>
        <w:ind w:firstLine="0"/>
        <w:rPr>
          <w:rFonts w:hint="cs"/>
          <w:rtl/>
        </w:rPr>
      </w:pPr>
    </w:p>
    <w:p w14:paraId="6D578731" w14:textId="77777777" w:rsidR="00000000" w:rsidRDefault="007C71EE">
      <w:pPr>
        <w:pStyle w:val="ad"/>
        <w:rPr>
          <w:rtl/>
        </w:rPr>
      </w:pPr>
      <w:r>
        <w:rPr>
          <w:rtl/>
        </w:rPr>
        <w:t>היו"ר ראובן ריבלין:</w:t>
      </w:r>
    </w:p>
    <w:p w14:paraId="51EA4B06" w14:textId="77777777" w:rsidR="00000000" w:rsidRDefault="007C71EE">
      <w:pPr>
        <w:pStyle w:val="a"/>
        <w:rPr>
          <w:rtl/>
        </w:rPr>
      </w:pPr>
    </w:p>
    <w:p w14:paraId="244D187F" w14:textId="77777777" w:rsidR="00000000" w:rsidRDefault="007C71EE">
      <w:pPr>
        <w:pStyle w:val="a"/>
        <w:rPr>
          <w:rFonts w:hint="cs"/>
          <w:rtl/>
        </w:rPr>
      </w:pPr>
      <w:r>
        <w:rPr>
          <w:rFonts w:hint="cs"/>
          <w:rtl/>
        </w:rPr>
        <w:t>ההסתייגות של חבר הכנסת יצחק כהן לא נתקבלה. תודה.</w:t>
      </w:r>
    </w:p>
    <w:p w14:paraId="3CB18885" w14:textId="77777777" w:rsidR="00000000" w:rsidRDefault="007C71EE">
      <w:pPr>
        <w:pStyle w:val="a"/>
        <w:ind w:firstLine="0"/>
        <w:rPr>
          <w:rFonts w:hint="cs"/>
          <w:rtl/>
        </w:rPr>
      </w:pPr>
    </w:p>
    <w:p w14:paraId="01CF1BA1" w14:textId="77777777" w:rsidR="00000000" w:rsidRDefault="007C71EE">
      <w:pPr>
        <w:pStyle w:val="a"/>
        <w:ind w:firstLine="0"/>
        <w:rPr>
          <w:rFonts w:hint="cs"/>
          <w:rtl/>
        </w:rPr>
      </w:pPr>
      <w:r>
        <w:rPr>
          <w:rFonts w:hint="cs"/>
          <w:rtl/>
        </w:rPr>
        <w:tab/>
        <w:t>הסתייגות חבר הכנסת דוד אזולאי - מי</w:t>
      </w:r>
      <w:r>
        <w:rPr>
          <w:rFonts w:hint="cs"/>
          <w:rtl/>
        </w:rPr>
        <w:t xml:space="preserve"> בעד? מי נגד? מי נמנע? תודה. </w:t>
      </w:r>
    </w:p>
    <w:p w14:paraId="0163A3A4" w14:textId="77777777" w:rsidR="00000000" w:rsidRDefault="007C71EE">
      <w:pPr>
        <w:pStyle w:val="a"/>
        <w:ind w:firstLine="0"/>
        <w:rPr>
          <w:rFonts w:hint="cs"/>
          <w:rtl/>
        </w:rPr>
      </w:pPr>
    </w:p>
    <w:p w14:paraId="66898E3D" w14:textId="77777777" w:rsidR="00000000" w:rsidRDefault="007C71EE">
      <w:pPr>
        <w:pStyle w:val="a"/>
        <w:ind w:firstLine="0"/>
        <w:jc w:val="center"/>
        <w:rPr>
          <w:rFonts w:hint="cs"/>
          <w:b/>
          <w:bCs/>
          <w:rtl/>
        </w:rPr>
      </w:pPr>
      <w:r>
        <w:rPr>
          <w:rFonts w:hint="cs"/>
          <w:b/>
          <w:bCs/>
          <w:rtl/>
        </w:rPr>
        <w:t>הצבעה</w:t>
      </w:r>
    </w:p>
    <w:p w14:paraId="4622ABD2" w14:textId="77777777" w:rsidR="00000000" w:rsidRDefault="007C71EE">
      <w:pPr>
        <w:pStyle w:val="a"/>
        <w:ind w:firstLine="0"/>
        <w:jc w:val="center"/>
        <w:rPr>
          <w:rFonts w:hint="cs"/>
          <w:b/>
          <w:bCs/>
          <w:rtl/>
        </w:rPr>
      </w:pPr>
    </w:p>
    <w:p w14:paraId="3B267314" w14:textId="77777777" w:rsidR="00000000" w:rsidRDefault="007C71EE">
      <w:pPr>
        <w:pStyle w:val="a"/>
        <w:ind w:firstLine="0"/>
        <w:jc w:val="center"/>
        <w:rPr>
          <w:rFonts w:hint="cs"/>
          <w:rtl/>
        </w:rPr>
      </w:pPr>
      <w:r>
        <w:rPr>
          <w:rFonts w:hint="cs"/>
          <w:rtl/>
        </w:rPr>
        <w:t xml:space="preserve">ההסתייגות של חבר הכנסת דוד אזולאי לסעיף 11 לא נתקבלה. </w:t>
      </w:r>
    </w:p>
    <w:p w14:paraId="4D198D4C" w14:textId="77777777" w:rsidR="00000000" w:rsidRDefault="007C71EE">
      <w:pPr>
        <w:pStyle w:val="a"/>
        <w:ind w:firstLine="0"/>
        <w:rPr>
          <w:rFonts w:hint="cs"/>
          <w:rtl/>
        </w:rPr>
      </w:pPr>
    </w:p>
    <w:p w14:paraId="684E7DF0" w14:textId="77777777" w:rsidR="00000000" w:rsidRDefault="007C71EE">
      <w:pPr>
        <w:pStyle w:val="ad"/>
        <w:rPr>
          <w:rtl/>
        </w:rPr>
      </w:pPr>
      <w:r>
        <w:rPr>
          <w:rtl/>
        </w:rPr>
        <w:t>היו"ר ראובן ריבלין:</w:t>
      </w:r>
    </w:p>
    <w:p w14:paraId="26425E85" w14:textId="77777777" w:rsidR="00000000" w:rsidRDefault="007C71EE">
      <w:pPr>
        <w:pStyle w:val="a"/>
        <w:rPr>
          <w:rtl/>
        </w:rPr>
      </w:pPr>
    </w:p>
    <w:p w14:paraId="5B30D13B" w14:textId="77777777" w:rsidR="00000000" w:rsidRDefault="007C71EE">
      <w:pPr>
        <w:pStyle w:val="a"/>
        <w:rPr>
          <w:rFonts w:hint="cs"/>
          <w:rtl/>
        </w:rPr>
      </w:pPr>
      <w:r>
        <w:rPr>
          <w:rFonts w:hint="cs"/>
          <w:rtl/>
        </w:rPr>
        <w:t>ההסתייגות של חבר הכנסת דוד אזולאי לא נתקבלה. תודה.</w:t>
      </w:r>
    </w:p>
    <w:p w14:paraId="7AD7B81F" w14:textId="77777777" w:rsidR="00000000" w:rsidRDefault="007C71EE">
      <w:pPr>
        <w:pStyle w:val="a"/>
        <w:ind w:firstLine="0"/>
        <w:rPr>
          <w:rFonts w:hint="cs"/>
          <w:rtl/>
        </w:rPr>
      </w:pPr>
    </w:p>
    <w:p w14:paraId="40BF687C" w14:textId="77777777" w:rsidR="00000000" w:rsidRDefault="007C71EE">
      <w:pPr>
        <w:pStyle w:val="a"/>
        <w:ind w:firstLine="0"/>
        <w:rPr>
          <w:rFonts w:hint="cs"/>
          <w:rtl/>
        </w:rPr>
      </w:pPr>
      <w:r>
        <w:rPr>
          <w:rFonts w:hint="cs"/>
          <w:rtl/>
        </w:rPr>
        <w:tab/>
        <w:t xml:space="preserve">משולם נהרי - אינו נוכח. </w:t>
      </w:r>
    </w:p>
    <w:p w14:paraId="0A183431" w14:textId="77777777" w:rsidR="00000000" w:rsidRDefault="007C71EE">
      <w:pPr>
        <w:pStyle w:val="a"/>
        <w:ind w:firstLine="0"/>
        <w:rPr>
          <w:rFonts w:hint="cs"/>
          <w:rtl/>
        </w:rPr>
      </w:pPr>
    </w:p>
    <w:p w14:paraId="5D96F8CA" w14:textId="77777777" w:rsidR="00000000" w:rsidRDefault="007C71EE">
      <w:pPr>
        <w:pStyle w:val="a"/>
        <w:ind w:firstLine="0"/>
        <w:rPr>
          <w:rFonts w:hint="cs"/>
          <w:rtl/>
        </w:rPr>
      </w:pPr>
      <w:r>
        <w:rPr>
          <w:rFonts w:hint="cs"/>
          <w:rtl/>
        </w:rPr>
        <w:tab/>
        <w:t>הסתייגות חבר הכנסת יצחק וקנין - מי בעד? מי נגד? מי נמנע? תודה</w:t>
      </w:r>
      <w:r>
        <w:rPr>
          <w:rFonts w:hint="cs"/>
          <w:rtl/>
        </w:rPr>
        <w:t xml:space="preserve">. </w:t>
      </w:r>
    </w:p>
    <w:p w14:paraId="03D3580B" w14:textId="77777777" w:rsidR="00000000" w:rsidRDefault="007C71EE">
      <w:pPr>
        <w:pStyle w:val="a"/>
        <w:ind w:firstLine="0"/>
        <w:rPr>
          <w:rFonts w:hint="cs"/>
          <w:rtl/>
        </w:rPr>
      </w:pPr>
    </w:p>
    <w:p w14:paraId="5DE55EBC" w14:textId="77777777" w:rsidR="00000000" w:rsidRDefault="007C71EE">
      <w:pPr>
        <w:pStyle w:val="a"/>
        <w:ind w:firstLine="0"/>
        <w:jc w:val="center"/>
        <w:rPr>
          <w:rFonts w:hint="cs"/>
          <w:b/>
          <w:bCs/>
          <w:rtl/>
        </w:rPr>
      </w:pPr>
      <w:r>
        <w:rPr>
          <w:rFonts w:hint="cs"/>
          <w:b/>
          <w:bCs/>
          <w:rtl/>
        </w:rPr>
        <w:t>הצבעה</w:t>
      </w:r>
    </w:p>
    <w:p w14:paraId="437029BD" w14:textId="77777777" w:rsidR="00000000" w:rsidRDefault="007C71EE">
      <w:pPr>
        <w:pStyle w:val="a"/>
        <w:ind w:firstLine="0"/>
        <w:jc w:val="center"/>
        <w:rPr>
          <w:rFonts w:hint="cs"/>
          <w:b/>
          <w:bCs/>
          <w:rtl/>
        </w:rPr>
      </w:pPr>
    </w:p>
    <w:p w14:paraId="40FE1086" w14:textId="77777777" w:rsidR="00000000" w:rsidRDefault="007C71EE">
      <w:pPr>
        <w:pStyle w:val="a"/>
        <w:ind w:firstLine="0"/>
        <w:jc w:val="center"/>
        <w:rPr>
          <w:rFonts w:hint="cs"/>
          <w:rtl/>
        </w:rPr>
      </w:pPr>
      <w:r>
        <w:rPr>
          <w:rFonts w:hint="cs"/>
          <w:rtl/>
        </w:rPr>
        <w:t xml:space="preserve">ההסתייגות של חבר הכנסת יצחק וקנין לסעיף 11 לא נתקבלה. </w:t>
      </w:r>
    </w:p>
    <w:p w14:paraId="6DCCCEDA" w14:textId="77777777" w:rsidR="00000000" w:rsidRDefault="007C71EE">
      <w:pPr>
        <w:pStyle w:val="a"/>
        <w:ind w:firstLine="0"/>
        <w:rPr>
          <w:rFonts w:hint="cs"/>
          <w:rtl/>
        </w:rPr>
      </w:pPr>
    </w:p>
    <w:p w14:paraId="652869CB" w14:textId="77777777" w:rsidR="00000000" w:rsidRDefault="007C71EE">
      <w:pPr>
        <w:pStyle w:val="ad"/>
        <w:rPr>
          <w:rtl/>
        </w:rPr>
      </w:pPr>
      <w:r>
        <w:rPr>
          <w:rtl/>
        </w:rPr>
        <w:t>היו"ר ראובן ריבלין:</w:t>
      </w:r>
    </w:p>
    <w:p w14:paraId="5A6F8076" w14:textId="77777777" w:rsidR="00000000" w:rsidRDefault="007C71EE">
      <w:pPr>
        <w:pStyle w:val="a"/>
        <w:rPr>
          <w:rtl/>
        </w:rPr>
      </w:pPr>
    </w:p>
    <w:p w14:paraId="02A02868" w14:textId="77777777" w:rsidR="00000000" w:rsidRDefault="007C71EE">
      <w:pPr>
        <w:pStyle w:val="a"/>
        <w:rPr>
          <w:rFonts w:hint="cs"/>
          <w:rtl/>
        </w:rPr>
      </w:pPr>
      <w:r>
        <w:rPr>
          <w:rFonts w:hint="cs"/>
          <w:rtl/>
        </w:rPr>
        <w:t>ההסתייגות של חבר הכנסת יצחק וקנין לא נתקבלה. תודה.</w:t>
      </w:r>
    </w:p>
    <w:p w14:paraId="553AC2B8" w14:textId="77777777" w:rsidR="00000000" w:rsidRDefault="007C71EE">
      <w:pPr>
        <w:pStyle w:val="a"/>
        <w:ind w:firstLine="0"/>
        <w:rPr>
          <w:rFonts w:hint="cs"/>
          <w:rtl/>
        </w:rPr>
      </w:pPr>
    </w:p>
    <w:p w14:paraId="4A4CFBBD" w14:textId="77777777" w:rsidR="00000000" w:rsidRDefault="007C71EE">
      <w:pPr>
        <w:pStyle w:val="a"/>
        <w:ind w:firstLine="0"/>
        <w:rPr>
          <w:rFonts w:hint="cs"/>
          <w:rtl/>
        </w:rPr>
      </w:pPr>
      <w:r>
        <w:rPr>
          <w:rFonts w:hint="cs"/>
          <w:rtl/>
        </w:rPr>
        <w:tab/>
        <w:t>הסתייגות חבר הכנסת יאיר פרץ - מי בעד? מי נגד? מי נמנע? תודה.  חבר הכנסת הירשזון, הצבעת בעד, רציתי לדעת. מי נגד הצעת</w:t>
      </w:r>
      <w:r>
        <w:rPr>
          <w:rFonts w:hint="cs"/>
          <w:rtl/>
        </w:rPr>
        <w:t xml:space="preserve"> יאיר פרץ?  הצבעת יאיר פרץ תהיה אלקטרונית - מי בעד, מי נגד. </w:t>
      </w:r>
    </w:p>
    <w:p w14:paraId="06626BEA" w14:textId="77777777" w:rsidR="00000000" w:rsidRDefault="007C71EE">
      <w:pPr>
        <w:pStyle w:val="a"/>
        <w:ind w:firstLine="0"/>
        <w:rPr>
          <w:rFonts w:hint="cs"/>
          <w:rtl/>
        </w:rPr>
      </w:pPr>
    </w:p>
    <w:p w14:paraId="08D292DA" w14:textId="77777777" w:rsidR="00000000" w:rsidRDefault="007C71EE">
      <w:pPr>
        <w:pStyle w:val="a"/>
        <w:ind w:firstLine="0"/>
        <w:jc w:val="center"/>
        <w:rPr>
          <w:rFonts w:hint="cs"/>
          <w:b/>
          <w:bCs/>
          <w:rtl/>
        </w:rPr>
      </w:pPr>
      <w:r>
        <w:rPr>
          <w:rFonts w:hint="cs"/>
          <w:b/>
          <w:bCs/>
          <w:rtl/>
        </w:rPr>
        <w:t>הצבעה מס' 30</w:t>
      </w:r>
    </w:p>
    <w:p w14:paraId="11587A6F" w14:textId="77777777" w:rsidR="00000000" w:rsidRDefault="007C71EE">
      <w:pPr>
        <w:pStyle w:val="a"/>
        <w:ind w:firstLine="0"/>
        <w:jc w:val="center"/>
        <w:rPr>
          <w:rFonts w:hint="cs"/>
          <w:b/>
          <w:bCs/>
          <w:rtl/>
        </w:rPr>
      </w:pPr>
    </w:p>
    <w:p w14:paraId="0A5DA182" w14:textId="77777777" w:rsidR="00000000" w:rsidRDefault="007C71EE">
      <w:pPr>
        <w:pStyle w:val="a"/>
        <w:ind w:firstLine="0"/>
        <w:jc w:val="center"/>
        <w:rPr>
          <w:rFonts w:hint="cs"/>
          <w:rtl/>
        </w:rPr>
      </w:pPr>
      <w:r>
        <w:rPr>
          <w:rFonts w:hint="cs"/>
          <w:rtl/>
        </w:rPr>
        <w:t>בעד ההסתייגות - 42</w:t>
      </w:r>
    </w:p>
    <w:p w14:paraId="4509C002" w14:textId="77777777" w:rsidR="00000000" w:rsidRDefault="007C71EE">
      <w:pPr>
        <w:pStyle w:val="a"/>
        <w:ind w:firstLine="0"/>
        <w:jc w:val="center"/>
        <w:rPr>
          <w:rFonts w:hint="cs"/>
          <w:rtl/>
        </w:rPr>
      </w:pPr>
      <w:r>
        <w:rPr>
          <w:rFonts w:hint="cs"/>
          <w:rtl/>
        </w:rPr>
        <w:t>נגד - 43</w:t>
      </w:r>
    </w:p>
    <w:p w14:paraId="2217E704" w14:textId="77777777" w:rsidR="00000000" w:rsidRDefault="007C71EE">
      <w:pPr>
        <w:pStyle w:val="a"/>
        <w:ind w:firstLine="0"/>
        <w:jc w:val="center"/>
        <w:rPr>
          <w:rFonts w:hint="cs"/>
          <w:rtl/>
        </w:rPr>
      </w:pPr>
      <w:r>
        <w:rPr>
          <w:rFonts w:hint="cs"/>
          <w:rtl/>
        </w:rPr>
        <w:t>נמנעים -  אין</w:t>
      </w:r>
    </w:p>
    <w:p w14:paraId="0A065993" w14:textId="77777777" w:rsidR="00000000" w:rsidRDefault="007C71EE">
      <w:pPr>
        <w:pStyle w:val="a"/>
        <w:ind w:firstLine="0"/>
        <w:jc w:val="center"/>
        <w:rPr>
          <w:rFonts w:hint="cs"/>
          <w:rtl/>
        </w:rPr>
      </w:pPr>
      <w:r>
        <w:rPr>
          <w:rFonts w:hint="cs"/>
          <w:rtl/>
        </w:rPr>
        <w:t xml:space="preserve"> ההסתייגות של חברת הכנסת יאיר פרץ לסעיף 11 לא נתקבלה. </w:t>
      </w:r>
    </w:p>
    <w:p w14:paraId="30A71D11" w14:textId="77777777" w:rsidR="00000000" w:rsidRDefault="007C71EE">
      <w:pPr>
        <w:pStyle w:val="a"/>
        <w:ind w:firstLine="0"/>
        <w:rPr>
          <w:rFonts w:hint="cs"/>
          <w:rtl/>
        </w:rPr>
      </w:pPr>
    </w:p>
    <w:p w14:paraId="1612E5A7" w14:textId="77777777" w:rsidR="00000000" w:rsidRDefault="007C71EE">
      <w:pPr>
        <w:pStyle w:val="ad"/>
        <w:rPr>
          <w:rtl/>
        </w:rPr>
      </w:pPr>
      <w:r>
        <w:rPr>
          <w:rtl/>
        </w:rPr>
        <w:t>היו"ר ראובן ריבלין:</w:t>
      </w:r>
    </w:p>
    <w:p w14:paraId="6E00EE4A" w14:textId="77777777" w:rsidR="00000000" w:rsidRDefault="007C71EE">
      <w:pPr>
        <w:pStyle w:val="a"/>
        <w:rPr>
          <w:rtl/>
        </w:rPr>
      </w:pPr>
    </w:p>
    <w:p w14:paraId="34C276AF" w14:textId="77777777" w:rsidR="00000000" w:rsidRDefault="007C71EE">
      <w:pPr>
        <w:pStyle w:val="a"/>
        <w:rPr>
          <w:rFonts w:hint="cs"/>
          <w:rtl/>
        </w:rPr>
      </w:pPr>
      <w:r>
        <w:rPr>
          <w:rFonts w:hint="cs"/>
          <w:rtl/>
        </w:rPr>
        <w:t>43 מתנגדים, 42 תומכים. חבר הכנסת פרץ, הצעתך נפלה. אבל מראה הע</w:t>
      </w:r>
      <w:r>
        <w:rPr>
          <w:rFonts w:hint="cs"/>
          <w:rtl/>
        </w:rPr>
        <w:t xml:space="preserve">ין שלי היה נכון. </w:t>
      </w:r>
    </w:p>
    <w:p w14:paraId="234FDD56" w14:textId="77777777" w:rsidR="00000000" w:rsidRDefault="007C71EE">
      <w:pPr>
        <w:pStyle w:val="a"/>
        <w:rPr>
          <w:rFonts w:hint="cs"/>
          <w:rtl/>
        </w:rPr>
      </w:pPr>
    </w:p>
    <w:p w14:paraId="49EAE3D7" w14:textId="77777777" w:rsidR="00000000" w:rsidRDefault="007C71EE">
      <w:pPr>
        <w:pStyle w:val="a"/>
        <w:rPr>
          <w:rFonts w:hint="cs"/>
          <w:rtl/>
        </w:rPr>
      </w:pPr>
      <w:r>
        <w:rPr>
          <w:rFonts w:hint="cs"/>
          <w:rtl/>
        </w:rPr>
        <w:t xml:space="preserve">רבותי חברי הכנסת, פה לא לוקחים טרמפים, הצעת חבר הכנסת נסים זאב. חבר הכנסת עמיר פרץ, שב. </w:t>
      </w:r>
    </w:p>
    <w:p w14:paraId="53338067" w14:textId="77777777" w:rsidR="00000000" w:rsidRDefault="007C71EE">
      <w:pPr>
        <w:pStyle w:val="a"/>
        <w:ind w:firstLine="0"/>
        <w:rPr>
          <w:rFonts w:hint="cs"/>
          <w:rtl/>
        </w:rPr>
      </w:pPr>
    </w:p>
    <w:p w14:paraId="79D1CC53" w14:textId="77777777" w:rsidR="00000000" w:rsidRDefault="007C71EE">
      <w:pPr>
        <w:pStyle w:val="ac"/>
        <w:rPr>
          <w:rtl/>
        </w:rPr>
      </w:pPr>
      <w:r>
        <w:rPr>
          <w:rFonts w:hint="eastAsia"/>
          <w:rtl/>
        </w:rPr>
        <w:t>עמיר</w:t>
      </w:r>
      <w:r>
        <w:rPr>
          <w:rtl/>
        </w:rPr>
        <w:t xml:space="preserve"> פרץ (עם אחד):</w:t>
      </w:r>
    </w:p>
    <w:p w14:paraId="0098955A" w14:textId="77777777" w:rsidR="00000000" w:rsidRDefault="007C71EE">
      <w:pPr>
        <w:pStyle w:val="a"/>
        <w:rPr>
          <w:rFonts w:hint="cs"/>
          <w:rtl/>
        </w:rPr>
      </w:pPr>
    </w:p>
    <w:p w14:paraId="78A64148" w14:textId="77777777" w:rsidR="00000000" w:rsidRDefault="007C71EE">
      <w:pPr>
        <w:pStyle w:val="a"/>
        <w:rPr>
          <w:rFonts w:hint="cs"/>
          <w:rtl/>
        </w:rPr>
      </w:pPr>
      <w:r>
        <w:rPr>
          <w:rFonts w:hint="cs"/>
          <w:rtl/>
        </w:rPr>
        <w:t xml:space="preserve">אדוני היושב-ראש - - - </w:t>
      </w:r>
    </w:p>
    <w:p w14:paraId="1D237214" w14:textId="77777777" w:rsidR="00000000" w:rsidRDefault="007C71EE">
      <w:pPr>
        <w:pStyle w:val="a"/>
        <w:ind w:firstLine="0"/>
        <w:rPr>
          <w:rFonts w:hint="cs"/>
          <w:rtl/>
        </w:rPr>
      </w:pPr>
    </w:p>
    <w:p w14:paraId="73DC1F23" w14:textId="77777777" w:rsidR="00000000" w:rsidRDefault="007C71EE">
      <w:pPr>
        <w:pStyle w:val="ad"/>
        <w:rPr>
          <w:rtl/>
        </w:rPr>
      </w:pPr>
      <w:r>
        <w:rPr>
          <w:rtl/>
        </w:rPr>
        <w:t>היו"ר ראובן ריבלין:</w:t>
      </w:r>
    </w:p>
    <w:p w14:paraId="5EA3728E" w14:textId="77777777" w:rsidR="00000000" w:rsidRDefault="007C71EE">
      <w:pPr>
        <w:pStyle w:val="a"/>
        <w:rPr>
          <w:rtl/>
        </w:rPr>
      </w:pPr>
    </w:p>
    <w:p w14:paraId="3F6EA0B4" w14:textId="77777777" w:rsidR="00000000" w:rsidRDefault="007C71EE">
      <w:pPr>
        <w:pStyle w:val="a"/>
        <w:rPr>
          <w:rFonts w:hint="cs"/>
          <w:rtl/>
        </w:rPr>
      </w:pPr>
      <w:r>
        <w:rPr>
          <w:rFonts w:hint="cs"/>
          <w:rtl/>
        </w:rPr>
        <w:t xml:space="preserve">האם אדוני מתכוון להצבעה? </w:t>
      </w:r>
    </w:p>
    <w:p w14:paraId="1218018B" w14:textId="77777777" w:rsidR="00000000" w:rsidRDefault="007C71EE">
      <w:pPr>
        <w:pStyle w:val="a"/>
        <w:ind w:firstLine="0"/>
        <w:rPr>
          <w:rFonts w:hint="cs"/>
          <w:rtl/>
        </w:rPr>
      </w:pPr>
    </w:p>
    <w:p w14:paraId="3DFFF768" w14:textId="77777777" w:rsidR="00000000" w:rsidRDefault="007C71EE">
      <w:pPr>
        <w:pStyle w:val="ac"/>
        <w:rPr>
          <w:rtl/>
        </w:rPr>
      </w:pPr>
      <w:r>
        <w:rPr>
          <w:rFonts w:hint="eastAsia"/>
          <w:rtl/>
        </w:rPr>
        <w:t>עמיר</w:t>
      </w:r>
      <w:r>
        <w:rPr>
          <w:rtl/>
        </w:rPr>
        <w:t xml:space="preserve"> פרץ (עם אחד):</w:t>
      </w:r>
    </w:p>
    <w:p w14:paraId="1FC31651" w14:textId="77777777" w:rsidR="00000000" w:rsidRDefault="007C71EE">
      <w:pPr>
        <w:pStyle w:val="a"/>
        <w:rPr>
          <w:rFonts w:hint="cs"/>
          <w:rtl/>
        </w:rPr>
      </w:pPr>
    </w:p>
    <w:p w14:paraId="1A3BEA7C" w14:textId="77777777" w:rsidR="00000000" w:rsidRDefault="007C71EE">
      <w:pPr>
        <w:pStyle w:val="a"/>
        <w:rPr>
          <w:rFonts w:hint="cs"/>
          <w:rtl/>
        </w:rPr>
      </w:pPr>
      <w:r>
        <w:rPr>
          <w:rFonts w:hint="cs"/>
          <w:rtl/>
        </w:rPr>
        <w:t xml:space="preserve">לא. </w:t>
      </w:r>
    </w:p>
    <w:p w14:paraId="079F4E59" w14:textId="77777777" w:rsidR="00000000" w:rsidRDefault="007C71EE">
      <w:pPr>
        <w:pStyle w:val="a"/>
        <w:ind w:firstLine="0"/>
        <w:rPr>
          <w:rFonts w:hint="cs"/>
          <w:rtl/>
        </w:rPr>
      </w:pPr>
    </w:p>
    <w:p w14:paraId="058D61C3" w14:textId="77777777" w:rsidR="00000000" w:rsidRDefault="007C71EE">
      <w:pPr>
        <w:pStyle w:val="ad"/>
        <w:rPr>
          <w:rtl/>
        </w:rPr>
      </w:pPr>
      <w:r>
        <w:rPr>
          <w:rtl/>
        </w:rPr>
        <w:t>היו"ר ראובן ריבלין:</w:t>
      </w:r>
    </w:p>
    <w:p w14:paraId="1BEC1683" w14:textId="77777777" w:rsidR="00000000" w:rsidRDefault="007C71EE">
      <w:pPr>
        <w:pStyle w:val="a"/>
        <w:rPr>
          <w:rtl/>
        </w:rPr>
      </w:pPr>
    </w:p>
    <w:p w14:paraId="4B285A8F" w14:textId="77777777" w:rsidR="00000000" w:rsidRDefault="007C71EE">
      <w:pPr>
        <w:pStyle w:val="a"/>
        <w:rPr>
          <w:rFonts w:hint="cs"/>
          <w:rtl/>
        </w:rPr>
      </w:pPr>
      <w:r>
        <w:rPr>
          <w:rFonts w:hint="cs"/>
          <w:rtl/>
        </w:rPr>
        <w:t>אדוני יש</w:t>
      </w:r>
      <w:r>
        <w:rPr>
          <w:rFonts w:hint="cs"/>
          <w:rtl/>
        </w:rPr>
        <w:t xml:space="preserve">ב. חבל על הזמן. חבר הכנסת עמיר פרץ מבקש להודיע, שבטעות הוא ישב על מקומה של אילנה כהן ולכן הוא מבקש שהסטטיסטיקה תצביע שהוא ולא אילנה כהן, כדי שלא יאמרו שאילנה כהן לא היתה נוכחת והצביעה. אני מאוד מודה לאדוני. לכן אני מציע לחברי הכנסת, שהתוכנית הכלכלית חשובה </w:t>
      </w:r>
      <w:r>
        <w:rPr>
          <w:rFonts w:hint="cs"/>
          <w:rtl/>
        </w:rPr>
        <w:t xml:space="preserve">להם במיוחד והם עמלים כל כך הרבה, שישבו בכיסאות שלהם, כדי להצביע מהמקום. שר האוצר יושב פה כל הזמן ומצביע, אני חושב שמי שמתנגד ראוי שיעשה כמו שר האוצר. </w:t>
      </w:r>
    </w:p>
    <w:p w14:paraId="6626F7EA" w14:textId="77777777" w:rsidR="00000000" w:rsidRDefault="007C71EE">
      <w:pPr>
        <w:pStyle w:val="a"/>
        <w:ind w:firstLine="0"/>
        <w:rPr>
          <w:rFonts w:hint="cs"/>
          <w:rtl/>
        </w:rPr>
      </w:pPr>
    </w:p>
    <w:p w14:paraId="0001AF4B" w14:textId="77777777" w:rsidR="00000000" w:rsidRDefault="007C71EE">
      <w:pPr>
        <w:pStyle w:val="a"/>
        <w:ind w:firstLine="0"/>
        <w:rPr>
          <w:rFonts w:hint="cs"/>
          <w:rtl/>
        </w:rPr>
      </w:pPr>
      <w:r>
        <w:rPr>
          <w:rFonts w:hint="cs"/>
          <w:rtl/>
        </w:rPr>
        <w:tab/>
        <w:t>רבותי חברי הכנסת, אנחנו ממשיכים בהצבעה. נסים זאב - מי בעד? מי נגד?</w:t>
      </w:r>
      <w:r>
        <w:rPr>
          <w:rFonts w:hint="cs"/>
        </w:rPr>
        <w:t xml:space="preserve"> </w:t>
      </w:r>
      <w:r>
        <w:rPr>
          <w:rFonts w:hint="cs"/>
          <w:rtl/>
        </w:rPr>
        <w:t>מי נמנע?</w:t>
      </w:r>
      <w:r>
        <w:rPr>
          <w:rFonts w:hint="cs"/>
        </w:rPr>
        <w:t xml:space="preserve"> </w:t>
      </w:r>
      <w:r>
        <w:rPr>
          <w:rFonts w:hint="cs"/>
          <w:rtl/>
        </w:rPr>
        <w:t xml:space="preserve"> תודה. </w:t>
      </w:r>
    </w:p>
    <w:p w14:paraId="5BAE7735" w14:textId="77777777" w:rsidR="00000000" w:rsidRDefault="007C71EE">
      <w:pPr>
        <w:pStyle w:val="a"/>
        <w:ind w:firstLine="0"/>
        <w:rPr>
          <w:rFonts w:hint="cs"/>
          <w:rtl/>
        </w:rPr>
      </w:pPr>
    </w:p>
    <w:p w14:paraId="4F20177A" w14:textId="77777777" w:rsidR="00000000" w:rsidRDefault="007C71EE">
      <w:pPr>
        <w:pStyle w:val="a"/>
        <w:ind w:firstLine="0"/>
        <w:jc w:val="center"/>
        <w:rPr>
          <w:rFonts w:hint="cs"/>
          <w:b/>
          <w:bCs/>
          <w:rtl/>
        </w:rPr>
      </w:pPr>
      <w:r>
        <w:rPr>
          <w:rFonts w:hint="cs"/>
          <w:b/>
          <w:bCs/>
          <w:rtl/>
        </w:rPr>
        <w:t>הצבעה</w:t>
      </w:r>
    </w:p>
    <w:p w14:paraId="1D318840" w14:textId="77777777" w:rsidR="00000000" w:rsidRDefault="007C71EE">
      <w:pPr>
        <w:pStyle w:val="a"/>
        <w:ind w:firstLine="0"/>
        <w:jc w:val="center"/>
        <w:rPr>
          <w:rFonts w:hint="cs"/>
          <w:b/>
          <w:bCs/>
          <w:rtl/>
        </w:rPr>
      </w:pPr>
    </w:p>
    <w:p w14:paraId="1044CC6E" w14:textId="77777777" w:rsidR="00000000" w:rsidRDefault="007C71EE">
      <w:pPr>
        <w:pStyle w:val="a"/>
        <w:ind w:firstLine="0"/>
        <w:jc w:val="center"/>
        <w:rPr>
          <w:rFonts w:hint="cs"/>
          <w:rtl/>
        </w:rPr>
      </w:pPr>
      <w:r>
        <w:rPr>
          <w:rFonts w:hint="cs"/>
          <w:rtl/>
        </w:rPr>
        <w:t>ההסתייגות ש</w:t>
      </w:r>
      <w:r>
        <w:rPr>
          <w:rFonts w:hint="cs"/>
          <w:rtl/>
        </w:rPr>
        <w:t xml:space="preserve">ל חבר הכנסת נסים זאב לסעיף 11 לא נתקבלה. </w:t>
      </w:r>
    </w:p>
    <w:p w14:paraId="3A634EE2" w14:textId="77777777" w:rsidR="00000000" w:rsidRDefault="007C71EE">
      <w:pPr>
        <w:pStyle w:val="a"/>
        <w:ind w:firstLine="0"/>
        <w:rPr>
          <w:rFonts w:hint="cs"/>
          <w:rtl/>
        </w:rPr>
      </w:pPr>
    </w:p>
    <w:p w14:paraId="0ED6136A" w14:textId="77777777" w:rsidR="00000000" w:rsidRDefault="007C71EE">
      <w:pPr>
        <w:pStyle w:val="ad"/>
        <w:rPr>
          <w:rtl/>
        </w:rPr>
      </w:pPr>
      <w:r>
        <w:rPr>
          <w:rtl/>
        </w:rPr>
        <w:t>היו"ר ראובן ריבלין:</w:t>
      </w:r>
    </w:p>
    <w:p w14:paraId="45B37EC8" w14:textId="77777777" w:rsidR="00000000" w:rsidRDefault="007C71EE">
      <w:pPr>
        <w:pStyle w:val="a"/>
        <w:rPr>
          <w:rtl/>
        </w:rPr>
      </w:pPr>
    </w:p>
    <w:p w14:paraId="12139E1E" w14:textId="77777777" w:rsidR="00000000" w:rsidRDefault="007C71EE">
      <w:pPr>
        <w:pStyle w:val="a"/>
        <w:rPr>
          <w:rFonts w:hint="cs"/>
          <w:rtl/>
        </w:rPr>
      </w:pPr>
      <w:r>
        <w:rPr>
          <w:rFonts w:hint="cs"/>
          <w:rtl/>
        </w:rPr>
        <w:t>ההסתייגות של חבר הכנסת  נסים זאב לא נתקבלה. תודה.</w:t>
      </w:r>
    </w:p>
    <w:p w14:paraId="15A5A81D" w14:textId="77777777" w:rsidR="00000000" w:rsidRDefault="007C71EE">
      <w:pPr>
        <w:pStyle w:val="a"/>
        <w:ind w:firstLine="0"/>
        <w:rPr>
          <w:rFonts w:hint="cs"/>
          <w:rtl/>
        </w:rPr>
      </w:pPr>
    </w:p>
    <w:p w14:paraId="0F2F1164" w14:textId="77777777" w:rsidR="00000000" w:rsidRDefault="007C71EE">
      <w:pPr>
        <w:pStyle w:val="ac"/>
        <w:rPr>
          <w:rtl/>
        </w:rPr>
      </w:pPr>
      <w:r>
        <w:rPr>
          <w:rFonts w:hint="eastAsia"/>
          <w:rtl/>
        </w:rPr>
        <w:t>נסים</w:t>
      </w:r>
      <w:r>
        <w:rPr>
          <w:rtl/>
        </w:rPr>
        <w:t xml:space="preserve"> זאב (ש"ס):</w:t>
      </w:r>
    </w:p>
    <w:p w14:paraId="1BBAED4A" w14:textId="77777777" w:rsidR="00000000" w:rsidRDefault="007C71EE">
      <w:pPr>
        <w:pStyle w:val="a"/>
        <w:rPr>
          <w:rFonts w:hint="cs"/>
          <w:rtl/>
        </w:rPr>
      </w:pPr>
    </w:p>
    <w:p w14:paraId="6D2E000E" w14:textId="77777777" w:rsidR="00000000" w:rsidRDefault="007C71EE">
      <w:pPr>
        <w:pStyle w:val="a"/>
        <w:rPr>
          <w:rFonts w:hint="cs"/>
          <w:rtl/>
        </w:rPr>
      </w:pPr>
      <w:r>
        <w:rPr>
          <w:rFonts w:hint="cs"/>
          <w:rtl/>
        </w:rPr>
        <w:t xml:space="preserve">אדוני היושב-ראש, הכוחות פה מאוזנים - - - </w:t>
      </w:r>
    </w:p>
    <w:p w14:paraId="18C50091" w14:textId="77777777" w:rsidR="00000000" w:rsidRDefault="007C71EE">
      <w:pPr>
        <w:pStyle w:val="a"/>
        <w:ind w:firstLine="0"/>
        <w:rPr>
          <w:rFonts w:hint="cs"/>
          <w:rtl/>
        </w:rPr>
      </w:pPr>
    </w:p>
    <w:p w14:paraId="58B3684E" w14:textId="77777777" w:rsidR="00000000" w:rsidRDefault="007C71EE">
      <w:pPr>
        <w:pStyle w:val="ad"/>
        <w:rPr>
          <w:rtl/>
        </w:rPr>
      </w:pPr>
      <w:r>
        <w:rPr>
          <w:rtl/>
        </w:rPr>
        <w:t>היו"ר ראובן ריבלין:</w:t>
      </w:r>
    </w:p>
    <w:p w14:paraId="75B569ED" w14:textId="77777777" w:rsidR="00000000" w:rsidRDefault="007C71EE">
      <w:pPr>
        <w:pStyle w:val="a"/>
        <w:rPr>
          <w:rtl/>
        </w:rPr>
      </w:pPr>
    </w:p>
    <w:p w14:paraId="4BAD9106" w14:textId="77777777" w:rsidR="00000000" w:rsidRDefault="007C71EE">
      <w:pPr>
        <w:pStyle w:val="a"/>
        <w:rPr>
          <w:rFonts w:hint="cs"/>
          <w:rtl/>
        </w:rPr>
      </w:pPr>
      <w:r>
        <w:rPr>
          <w:rFonts w:hint="cs"/>
          <w:rtl/>
        </w:rPr>
        <w:t xml:space="preserve">שב במקום מייד. שב במקום מייד. כן, חבר הכנסת בורג, בבקשה. </w:t>
      </w:r>
    </w:p>
    <w:p w14:paraId="5CA16A9F" w14:textId="77777777" w:rsidR="00000000" w:rsidRDefault="007C71EE">
      <w:pPr>
        <w:pStyle w:val="a"/>
        <w:ind w:firstLine="0"/>
        <w:rPr>
          <w:rFonts w:hint="cs"/>
          <w:rtl/>
        </w:rPr>
      </w:pPr>
    </w:p>
    <w:p w14:paraId="37842EA1" w14:textId="77777777" w:rsidR="00000000" w:rsidRDefault="007C71EE">
      <w:pPr>
        <w:pStyle w:val="ac"/>
        <w:rPr>
          <w:rtl/>
        </w:rPr>
      </w:pPr>
      <w:r>
        <w:rPr>
          <w:rFonts w:hint="eastAsia"/>
          <w:rtl/>
        </w:rPr>
        <w:t>א</w:t>
      </w:r>
      <w:r>
        <w:rPr>
          <w:rFonts w:hint="eastAsia"/>
          <w:rtl/>
        </w:rPr>
        <w:t>ברהם</w:t>
      </w:r>
      <w:r>
        <w:rPr>
          <w:rtl/>
        </w:rPr>
        <w:t xml:space="preserve"> בורג (העבודה-מימד):</w:t>
      </w:r>
    </w:p>
    <w:p w14:paraId="64FD9A4C" w14:textId="77777777" w:rsidR="00000000" w:rsidRDefault="007C71EE">
      <w:pPr>
        <w:pStyle w:val="a"/>
        <w:rPr>
          <w:rFonts w:hint="cs"/>
          <w:rtl/>
        </w:rPr>
      </w:pPr>
    </w:p>
    <w:p w14:paraId="70153E35" w14:textId="77777777" w:rsidR="00000000" w:rsidRDefault="007C71EE">
      <w:pPr>
        <w:pStyle w:val="a"/>
        <w:rPr>
          <w:rFonts w:hint="cs"/>
          <w:rtl/>
        </w:rPr>
      </w:pPr>
      <w:r>
        <w:rPr>
          <w:rFonts w:hint="cs"/>
          <w:rtl/>
        </w:rPr>
        <w:t xml:space="preserve">לרגל ההצבעה שהיתה, אני רוצה לצ'פר את חברי ומסיר את כל ההסתייגויות עד עמוד 86 ומבקש להתחיל להצביע בעמוד 86. </w:t>
      </w:r>
    </w:p>
    <w:p w14:paraId="7A0066F8" w14:textId="77777777" w:rsidR="00000000" w:rsidRDefault="007C71EE">
      <w:pPr>
        <w:pStyle w:val="a"/>
        <w:ind w:firstLine="0"/>
        <w:rPr>
          <w:rFonts w:hint="cs"/>
          <w:rtl/>
        </w:rPr>
      </w:pPr>
    </w:p>
    <w:p w14:paraId="7C7B31B3" w14:textId="77777777" w:rsidR="00000000" w:rsidRDefault="007C71EE">
      <w:pPr>
        <w:pStyle w:val="ad"/>
        <w:rPr>
          <w:rtl/>
        </w:rPr>
      </w:pPr>
      <w:r>
        <w:rPr>
          <w:rtl/>
        </w:rPr>
        <w:t>היו"ר ראובן ריבלין:</w:t>
      </w:r>
    </w:p>
    <w:p w14:paraId="1D2E98BD" w14:textId="77777777" w:rsidR="00000000" w:rsidRDefault="007C71EE">
      <w:pPr>
        <w:pStyle w:val="a"/>
        <w:rPr>
          <w:rtl/>
        </w:rPr>
      </w:pPr>
    </w:p>
    <w:p w14:paraId="1FA6561E" w14:textId="77777777" w:rsidR="00000000" w:rsidRDefault="007C71EE">
      <w:pPr>
        <w:pStyle w:val="a"/>
        <w:rPr>
          <w:rFonts w:hint="cs"/>
          <w:rtl/>
        </w:rPr>
      </w:pPr>
      <w:r>
        <w:rPr>
          <w:rFonts w:hint="cs"/>
          <w:rtl/>
        </w:rPr>
        <w:t xml:space="preserve">תודה. רק רגע. </w:t>
      </w:r>
    </w:p>
    <w:p w14:paraId="4B426D01" w14:textId="77777777" w:rsidR="00000000" w:rsidRDefault="007C71EE">
      <w:pPr>
        <w:pStyle w:val="a"/>
        <w:ind w:firstLine="0"/>
        <w:rPr>
          <w:rFonts w:hint="cs"/>
          <w:rtl/>
        </w:rPr>
      </w:pPr>
    </w:p>
    <w:p w14:paraId="4E5C8A5E" w14:textId="77777777" w:rsidR="00000000" w:rsidRDefault="007C71EE">
      <w:pPr>
        <w:pStyle w:val="a"/>
        <w:ind w:firstLine="0"/>
        <w:rPr>
          <w:rFonts w:hint="cs"/>
          <w:rtl/>
        </w:rPr>
      </w:pPr>
      <w:r>
        <w:rPr>
          <w:rFonts w:hint="cs"/>
          <w:rtl/>
        </w:rPr>
        <w:tab/>
        <w:t xml:space="preserve">הסתייגות חבר הכנסת יעקב מרגי - מי בעד? מי נגד? מי נמנע? תודה. </w:t>
      </w:r>
    </w:p>
    <w:p w14:paraId="4F350B2B" w14:textId="77777777" w:rsidR="00000000" w:rsidRDefault="007C71EE">
      <w:pPr>
        <w:pStyle w:val="a"/>
        <w:ind w:firstLine="0"/>
        <w:rPr>
          <w:rFonts w:hint="cs"/>
          <w:rtl/>
        </w:rPr>
      </w:pPr>
    </w:p>
    <w:p w14:paraId="40FA545A" w14:textId="77777777" w:rsidR="00000000" w:rsidRDefault="007C71EE">
      <w:pPr>
        <w:pStyle w:val="a"/>
        <w:ind w:firstLine="0"/>
        <w:jc w:val="center"/>
        <w:rPr>
          <w:rFonts w:hint="cs"/>
          <w:b/>
          <w:bCs/>
          <w:rtl/>
        </w:rPr>
      </w:pPr>
      <w:r>
        <w:rPr>
          <w:rFonts w:hint="cs"/>
          <w:b/>
          <w:bCs/>
          <w:rtl/>
        </w:rPr>
        <w:t>הצבעה</w:t>
      </w:r>
    </w:p>
    <w:p w14:paraId="5E82D177" w14:textId="77777777" w:rsidR="00000000" w:rsidRDefault="007C71EE">
      <w:pPr>
        <w:pStyle w:val="a"/>
        <w:ind w:firstLine="0"/>
        <w:jc w:val="center"/>
        <w:rPr>
          <w:rFonts w:hint="cs"/>
          <w:b/>
          <w:bCs/>
          <w:rtl/>
        </w:rPr>
      </w:pPr>
    </w:p>
    <w:p w14:paraId="5BAABB17" w14:textId="77777777" w:rsidR="00000000" w:rsidRDefault="007C71EE">
      <w:pPr>
        <w:pStyle w:val="a"/>
        <w:ind w:firstLine="0"/>
        <w:jc w:val="center"/>
        <w:rPr>
          <w:rFonts w:hint="cs"/>
          <w:rtl/>
        </w:rPr>
      </w:pPr>
      <w:r>
        <w:rPr>
          <w:rFonts w:hint="cs"/>
          <w:rtl/>
        </w:rPr>
        <w:t>ההסתייגות של</w:t>
      </w:r>
      <w:r>
        <w:rPr>
          <w:rFonts w:hint="cs"/>
          <w:rtl/>
        </w:rPr>
        <w:t xml:space="preserve"> חבר הכנסת יעקב מרגי  לסעיף 11 לא נתקבלה. </w:t>
      </w:r>
    </w:p>
    <w:p w14:paraId="3FD83AAC" w14:textId="77777777" w:rsidR="00000000" w:rsidRDefault="007C71EE">
      <w:pPr>
        <w:pStyle w:val="a"/>
        <w:ind w:firstLine="0"/>
        <w:rPr>
          <w:rFonts w:hint="cs"/>
          <w:rtl/>
        </w:rPr>
      </w:pPr>
    </w:p>
    <w:p w14:paraId="654F9FBD" w14:textId="77777777" w:rsidR="00000000" w:rsidRDefault="007C71EE">
      <w:pPr>
        <w:pStyle w:val="ad"/>
        <w:rPr>
          <w:rtl/>
        </w:rPr>
      </w:pPr>
      <w:r>
        <w:rPr>
          <w:rtl/>
        </w:rPr>
        <w:t>היו"ר ראובן ריבלין:</w:t>
      </w:r>
    </w:p>
    <w:p w14:paraId="3AB00BE6" w14:textId="77777777" w:rsidR="00000000" w:rsidRDefault="007C71EE">
      <w:pPr>
        <w:pStyle w:val="a"/>
        <w:rPr>
          <w:rtl/>
        </w:rPr>
      </w:pPr>
    </w:p>
    <w:p w14:paraId="0EC54229" w14:textId="77777777" w:rsidR="00000000" w:rsidRDefault="007C71EE">
      <w:pPr>
        <w:pStyle w:val="a"/>
        <w:rPr>
          <w:rFonts w:hint="cs"/>
          <w:rtl/>
        </w:rPr>
      </w:pPr>
      <w:r>
        <w:rPr>
          <w:rFonts w:hint="cs"/>
          <w:rtl/>
        </w:rPr>
        <w:t>ההסתייגות של חבר הכנסת יעקב מרגי  לא נתקבלה. תודה.</w:t>
      </w:r>
    </w:p>
    <w:p w14:paraId="4087DCEF" w14:textId="77777777" w:rsidR="00000000" w:rsidRDefault="007C71EE">
      <w:pPr>
        <w:pStyle w:val="a"/>
        <w:ind w:firstLine="0"/>
        <w:rPr>
          <w:rFonts w:hint="cs"/>
          <w:rtl/>
        </w:rPr>
      </w:pPr>
    </w:p>
    <w:p w14:paraId="3733A5F3" w14:textId="77777777" w:rsidR="00000000" w:rsidRDefault="007C71EE">
      <w:pPr>
        <w:pStyle w:val="a"/>
        <w:ind w:firstLine="0"/>
        <w:rPr>
          <w:rFonts w:hint="cs"/>
          <w:rtl/>
        </w:rPr>
      </w:pPr>
      <w:r>
        <w:rPr>
          <w:rFonts w:hint="cs"/>
          <w:rtl/>
        </w:rPr>
        <w:tab/>
        <w:t xml:space="preserve">רבותי חברי הכנסת, הודיע לי האדם שהתמנה על-ידי האופוזיציה לנהל מטעמכם את סדר ההצבעה - האם כולכם מוכנים להצעתו של חבר הכנסת בורג? שלא יישמע </w:t>
      </w:r>
      <w:r>
        <w:rPr>
          <w:rFonts w:hint="cs"/>
          <w:rtl/>
        </w:rPr>
        <w:t xml:space="preserve">איזה טיעון. אנחנו עוברים לעמוד 86. </w:t>
      </w:r>
    </w:p>
    <w:p w14:paraId="53722F0C" w14:textId="77777777" w:rsidR="00000000" w:rsidRDefault="007C71EE">
      <w:pPr>
        <w:pStyle w:val="a"/>
        <w:ind w:firstLine="0"/>
        <w:rPr>
          <w:rFonts w:hint="cs"/>
          <w:rtl/>
        </w:rPr>
      </w:pPr>
    </w:p>
    <w:p w14:paraId="5E83BC0B" w14:textId="77777777" w:rsidR="00000000" w:rsidRDefault="007C71EE">
      <w:pPr>
        <w:pStyle w:val="a"/>
        <w:rPr>
          <w:rtl/>
        </w:rPr>
      </w:pPr>
    </w:p>
    <w:p w14:paraId="7ED1E648" w14:textId="77777777" w:rsidR="00000000" w:rsidRDefault="007C71EE">
      <w:pPr>
        <w:pStyle w:val="a"/>
        <w:rPr>
          <w:rFonts w:hint="cs"/>
          <w:rtl/>
        </w:rPr>
      </w:pPr>
      <w:r>
        <w:rPr>
          <w:rFonts w:hint="cs"/>
          <w:rtl/>
        </w:rPr>
        <w:t xml:space="preserve">הואיל וההסתייגויות עד עמוד 86 הוסרו, אנחנו מצביעים על שלושה סעיפים יחד: סעיף 11, סעיף 12 וסעיף 13. </w:t>
      </w:r>
    </w:p>
    <w:p w14:paraId="557C54C3" w14:textId="77777777" w:rsidR="00000000" w:rsidRDefault="007C71EE">
      <w:pPr>
        <w:pStyle w:val="a"/>
        <w:rPr>
          <w:rFonts w:hint="cs"/>
          <w:rtl/>
        </w:rPr>
      </w:pPr>
    </w:p>
    <w:p w14:paraId="1DCC9961" w14:textId="77777777" w:rsidR="00000000" w:rsidRDefault="007C71EE">
      <w:pPr>
        <w:pStyle w:val="ac"/>
        <w:rPr>
          <w:rtl/>
        </w:rPr>
      </w:pPr>
      <w:r>
        <w:rPr>
          <w:rFonts w:hint="eastAsia"/>
          <w:rtl/>
        </w:rPr>
        <w:t>יצחק</w:t>
      </w:r>
      <w:r>
        <w:rPr>
          <w:rtl/>
        </w:rPr>
        <w:t xml:space="preserve"> כהן (ש"ס):</w:t>
      </w:r>
    </w:p>
    <w:p w14:paraId="4D24DE3A" w14:textId="77777777" w:rsidR="00000000" w:rsidRDefault="007C71EE">
      <w:pPr>
        <w:pStyle w:val="a"/>
        <w:rPr>
          <w:rFonts w:hint="cs"/>
          <w:rtl/>
        </w:rPr>
      </w:pPr>
    </w:p>
    <w:p w14:paraId="1A6E358F" w14:textId="77777777" w:rsidR="00000000" w:rsidRDefault="007C71EE">
      <w:pPr>
        <w:pStyle w:val="a"/>
        <w:rPr>
          <w:rFonts w:hint="cs"/>
          <w:rtl/>
        </w:rPr>
      </w:pPr>
      <w:r>
        <w:rPr>
          <w:rFonts w:hint="cs"/>
          <w:rtl/>
        </w:rPr>
        <w:t xml:space="preserve">אדוני, על ההסתייגויות - - - </w:t>
      </w:r>
    </w:p>
    <w:p w14:paraId="1109644D" w14:textId="77777777" w:rsidR="00000000" w:rsidRDefault="007C71EE">
      <w:pPr>
        <w:pStyle w:val="a"/>
        <w:rPr>
          <w:rFonts w:hint="cs"/>
          <w:rtl/>
        </w:rPr>
      </w:pPr>
    </w:p>
    <w:p w14:paraId="30599E0A" w14:textId="77777777" w:rsidR="00000000" w:rsidRDefault="007C71EE">
      <w:pPr>
        <w:pStyle w:val="a"/>
        <w:ind w:firstLine="0"/>
        <w:rPr>
          <w:rFonts w:hint="cs"/>
          <w:rtl/>
        </w:rPr>
      </w:pPr>
      <w:r>
        <w:rPr>
          <w:rFonts w:hint="cs"/>
          <w:b/>
          <w:bCs/>
          <w:u w:val="single"/>
          <w:rtl/>
        </w:rPr>
        <w:t>קריאה:</w:t>
      </w:r>
    </w:p>
    <w:p w14:paraId="7910A4B8" w14:textId="77777777" w:rsidR="00000000" w:rsidRDefault="007C71EE">
      <w:pPr>
        <w:pStyle w:val="a"/>
        <w:rPr>
          <w:rFonts w:hint="cs"/>
          <w:rtl/>
        </w:rPr>
      </w:pPr>
    </w:p>
    <w:p w14:paraId="0E8C24CD" w14:textId="77777777" w:rsidR="00000000" w:rsidRDefault="007C71EE">
      <w:pPr>
        <w:pStyle w:val="a"/>
        <w:rPr>
          <w:rFonts w:hint="cs"/>
          <w:rtl/>
        </w:rPr>
      </w:pPr>
      <w:r>
        <w:rPr>
          <w:rFonts w:hint="cs"/>
          <w:rtl/>
        </w:rPr>
        <w:t>- - -</w:t>
      </w:r>
    </w:p>
    <w:p w14:paraId="316C8CFD" w14:textId="77777777" w:rsidR="00000000" w:rsidRDefault="007C71EE">
      <w:pPr>
        <w:pStyle w:val="a"/>
        <w:rPr>
          <w:rFonts w:hint="cs"/>
          <w:rtl/>
        </w:rPr>
      </w:pPr>
    </w:p>
    <w:p w14:paraId="2C698873" w14:textId="77777777" w:rsidR="00000000" w:rsidRDefault="007C71EE">
      <w:pPr>
        <w:pStyle w:val="ad"/>
        <w:rPr>
          <w:rtl/>
        </w:rPr>
      </w:pPr>
      <w:r>
        <w:rPr>
          <w:rtl/>
        </w:rPr>
        <w:t>היו"ר ראובן ריבלין:</w:t>
      </w:r>
    </w:p>
    <w:p w14:paraId="67A462A4" w14:textId="77777777" w:rsidR="00000000" w:rsidRDefault="007C71EE">
      <w:pPr>
        <w:pStyle w:val="a"/>
        <w:rPr>
          <w:rtl/>
        </w:rPr>
      </w:pPr>
    </w:p>
    <w:p w14:paraId="286916A1" w14:textId="77777777" w:rsidR="00000000" w:rsidRDefault="007C71EE">
      <w:pPr>
        <w:pStyle w:val="a"/>
        <w:rPr>
          <w:rFonts w:hint="cs"/>
          <w:rtl/>
        </w:rPr>
      </w:pPr>
      <w:r>
        <w:rPr>
          <w:rFonts w:hint="cs"/>
          <w:rtl/>
        </w:rPr>
        <w:t>חבר הכנסת בורג, אני לא אעמוד כאן ב</w:t>
      </w:r>
      <w:r>
        <w:rPr>
          <w:rFonts w:hint="cs"/>
          <w:rtl/>
        </w:rPr>
        <w:t xml:space="preserve">מבוכה. אדוני אמר לי, על דעת האופוזיציה כולה, שאנחנו יכולים לעבור לסעיף 86. הואיל ואני צריך לעיין בניירות מספר, אני לא עושה הפסקה. אני מבקש מאדוני      לתת לי תשובה בתוך 60 שניות. </w:t>
      </w:r>
    </w:p>
    <w:p w14:paraId="6295EB4A" w14:textId="77777777" w:rsidR="00000000" w:rsidRDefault="007C71EE">
      <w:pPr>
        <w:pStyle w:val="a"/>
        <w:rPr>
          <w:rFonts w:hint="cs"/>
          <w:rtl/>
        </w:rPr>
      </w:pPr>
    </w:p>
    <w:p w14:paraId="2C7056B1" w14:textId="77777777" w:rsidR="00000000" w:rsidRDefault="007C71EE">
      <w:pPr>
        <w:pStyle w:val="a"/>
        <w:ind w:firstLine="0"/>
        <w:rPr>
          <w:rFonts w:hint="cs"/>
          <w:b/>
          <w:bCs/>
          <w:u w:val="single"/>
          <w:rtl/>
        </w:rPr>
      </w:pPr>
      <w:r>
        <w:rPr>
          <w:rFonts w:hint="cs"/>
          <w:b/>
          <w:bCs/>
          <w:u w:val="single"/>
          <w:rtl/>
        </w:rPr>
        <w:t>קריאה:</w:t>
      </w:r>
    </w:p>
    <w:p w14:paraId="6CBA91D9" w14:textId="77777777" w:rsidR="00000000" w:rsidRDefault="007C71EE">
      <w:pPr>
        <w:pStyle w:val="a"/>
        <w:ind w:firstLine="0"/>
        <w:rPr>
          <w:rFonts w:hint="cs"/>
          <w:b/>
          <w:bCs/>
          <w:u w:val="single"/>
          <w:rtl/>
        </w:rPr>
      </w:pPr>
    </w:p>
    <w:p w14:paraId="4C7A31F6" w14:textId="77777777" w:rsidR="00000000" w:rsidRDefault="007C71EE">
      <w:pPr>
        <w:pStyle w:val="a"/>
        <w:ind w:firstLine="0"/>
        <w:rPr>
          <w:rFonts w:hint="cs"/>
          <w:rtl/>
        </w:rPr>
      </w:pPr>
      <w:r>
        <w:rPr>
          <w:rFonts w:hint="cs"/>
          <w:rtl/>
        </w:rPr>
        <w:tab/>
        <w:t>ואם לא?</w:t>
      </w:r>
    </w:p>
    <w:p w14:paraId="06DB7539" w14:textId="77777777" w:rsidR="00000000" w:rsidRDefault="007C71EE">
      <w:pPr>
        <w:pStyle w:val="a"/>
        <w:ind w:firstLine="0"/>
        <w:rPr>
          <w:rFonts w:hint="cs"/>
          <w:rtl/>
        </w:rPr>
      </w:pPr>
    </w:p>
    <w:p w14:paraId="2C2CD0CB" w14:textId="77777777" w:rsidR="00000000" w:rsidRDefault="007C71EE">
      <w:pPr>
        <w:pStyle w:val="ad"/>
        <w:rPr>
          <w:rtl/>
        </w:rPr>
      </w:pPr>
      <w:r>
        <w:rPr>
          <w:rtl/>
        </w:rPr>
        <w:t>היו"ר ראובן ריבלין:</w:t>
      </w:r>
    </w:p>
    <w:p w14:paraId="4E52C15B" w14:textId="77777777" w:rsidR="00000000" w:rsidRDefault="007C71EE">
      <w:pPr>
        <w:pStyle w:val="a"/>
        <w:rPr>
          <w:rtl/>
        </w:rPr>
      </w:pPr>
    </w:p>
    <w:p w14:paraId="57D09015" w14:textId="77777777" w:rsidR="00000000" w:rsidRDefault="007C71EE">
      <w:pPr>
        <w:pStyle w:val="a"/>
        <w:rPr>
          <w:rFonts w:hint="cs"/>
          <w:rtl/>
        </w:rPr>
      </w:pPr>
      <w:r>
        <w:rPr>
          <w:rFonts w:hint="cs"/>
          <w:rtl/>
        </w:rPr>
        <w:t xml:space="preserve">אם לא </w:t>
      </w:r>
      <w:r>
        <w:rPr>
          <w:rtl/>
        </w:rPr>
        <w:t>–</w:t>
      </w:r>
      <w:r>
        <w:rPr>
          <w:rFonts w:hint="cs"/>
          <w:rtl/>
        </w:rPr>
        <w:t xml:space="preserve"> אין בעיה. </w:t>
      </w:r>
    </w:p>
    <w:p w14:paraId="77344F2A" w14:textId="77777777" w:rsidR="00000000" w:rsidRDefault="007C71EE">
      <w:pPr>
        <w:pStyle w:val="a"/>
        <w:rPr>
          <w:rFonts w:hint="cs"/>
          <w:rtl/>
        </w:rPr>
      </w:pPr>
    </w:p>
    <w:p w14:paraId="2CCE00C9" w14:textId="77777777" w:rsidR="00000000" w:rsidRDefault="007C71EE">
      <w:pPr>
        <w:pStyle w:val="ac"/>
        <w:rPr>
          <w:rtl/>
        </w:rPr>
      </w:pPr>
      <w:r>
        <w:rPr>
          <w:rFonts w:hint="eastAsia"/>
          <w:rtl/>
        </w:rPr>
        <w:t>אברהם</w:t>
      </w:r>
      <w:r>
        <w:rPr>
          <w:rtl/>
        </w:rPr>
        <w:t xml:space="preserve"> בורג (העבו</w:t>
      </w:r>
      <w:r>
        <w:rPr>
          <w:rtl/>
        </w:rPr>
        <w:t>דה-מימד):</w:t>
      </w:r>
    </w:p>
    <w:p w14:paraId="7600E2AD" w14:textId="77777777" w:rsidR="00000000" w:rsidRDefault="007C71EE">
      <w:pPr>
        <w:pStyle w:val="a"/>
        <w:rPr>
          <w:rFonts w:hint="cs"/>
          <w:rtl/>
        </w:rPr>
      </w:pPr>
    </w:p>
    <w:p w14:paraId="1B0507E0" w14:textId="77777777" w:rsidR="00000000" w:rsidRDefault="007C71EE">
      <w:pPr>
        <w:pStyle w:val="a"/>
        <w:rPr>
          <w:rFonts w:hint="cs"/>
          <w:rtl/>
        </w:rPr>
      </w:pPr>
      <w:r>
        <w:rPr>
          <w:rFonts w:hint="cs"/>
          <w:rtl/>
        </w:rPr>
        <w:t>על דעת האופוזיציה כולה, אדוני, להצביע בסעיפים כנדרש ולעבור להצבעה - - -</w:t>
      </w:r>
    </w:p>
    <w:p w14:paraId="2B0BEE20" w14:textId="77777777" w:rsidR="00000000" w:rsidRDefault="007C71EE">
      <w:pPr>
        <w:pStyle w:val="a"/>
        <w:rPr>
          <w:rFonts w:hint="cs"/>
          <w:rtl/>
        </w:rPr>
      </w:pPr>
    </w:p>
    <w:p w14:paraId="03BAFBA0" w14:textId="77777777" w:rsidR="00000000" w:rsidRDefault="007C71EE">
      <w:pPr>
        <w:pStyle w:val="ad"/>
        <w:rPr>
          <w:rtl/>
        </w:rPr>
      </w:pPr>
      <w:r>
        <w:rPr>
          <w:rtl/>
        </w:rPr>
        <w:t>היו"ר ראובן ריבלין:</w:t>
      </w:r>
    </w:p>
    <w:p w14:paraId="3753CCDE" w14:textId="77777777" w:rsidR="00000000" w:rsidRDefault="007C71EE">
      <w:pPr>
        <w:pStyle w:val="a"/>
        <w:rPr>
          <w:rtl/>
        </w:rPr>
      </w:pPr>
    </w:p>
    <w:p w14:paraId="24E72CC7" w14:textId="77777777" w:rsidR="00000000" w:rsidRDefault="007C71EE">
      <w:pPr>
        <w:pStyle w:val="a"/>
        <w:rPr>
          <w:rFonts w:hint="cs"/>
          <w:rtl/>
        </w:rPr>
      </w:pPr>
      <w:r>
        <w:rPr>
          <w:rFonts w:hint="cs"/>
          <w:rtl/>
        </w:rPr>
        <w:t>האם נרשמה הערתו של חבר הכנסת יצחק כהן בפרוטוקול? גברתי הקצרנית, האם הערתו של יצחק כהן אלי מהאולם נרשמה על-ידך? היא לא נרשמה. חבר הכנסת יצחק כהן, האם אד</w:t>
      </w:r>
      <w:r>
        <w:rPr>
          <w:rFonts w:hint="cs"/>
          <w:rtl/>
        </w:rPr>
        <w:t xml:space="preserve">וני אמר לי משהו או לא? </w:t>
      </w:r>
    </w:p>
    <w:p w14:paraId="53AD96BF" w14:textId="77777777" w:rsidR="00000000" w:rsidRDefault="007C71EE">
      <w:pPr>
        <w:pStyle w:val="a"/>
        <w:rPr>
          <w:rFonts w:hint="cs"/>
          <w:rtl/>
        </w:rPr>
      </w:pPr>
    </w:p>
    <w:p w14:paraId="457D1007" w14:textId="77777777" w:rsidR="00000000" w:rsidRDefault="007C71EE">
      <w:pPr>
        <w:pStyle w:val="ac"/>
        <w:rPr>
          <w:rtl/>
        </w:rPr>
      </w:pPr>
    </w:p>
    <w:p w14:paraId="69DCB2EF" w14:textId="77777777" w:rsidR="00000000" w:rsidRDefault="007C71EE">
      <w:pPr>
        <w:pStyle w:val="ac"/>
        <w:rPr>
          <w:rtl/>
        </w:rPr>
      </w:pPr>
      <w:r>
        <w:rPr>
          <w:rFonts w:hint="eastAsia"/>
          <w:rtl/>
        </w:rPr>
        <w:t>יצחק</w:t>
      </w:r>
      <w:r>
        <w:rPr>
          <w:rtl/>
        </w:rPr>
        <w:t xml:space="preserve"> כהן (ש"ס):</w:t>
      </w:r>
    </w:p>
    <w:p w14:paraId="52C96539" w14:textId="77777777" w:rsidR="00000000" w:rsidRDefault="007C71EE">
      <w:pPr>
        <w:pStyle w:val="a"/>
        <w:rPr>
          <w:rFonts w:hint="cs"/>
          <w:rtl/>
        </w:rPr>
      </w:pPr>
    </w:p>
    <w:p w14:paraId="133D12DA" w14:textId="77777777" w:rsidR="00000000" w:rsidRDefault="007C71EE">
      <w:pPr>
        <w:pStyle w:val="a"/>
        <w:rPr>
          <w:rFonts w:hint="cs"/>
          <w:rtl/>
        </w:rPr>
      </w:pPr>
      <w:r>
        <w:rPr>
          <w:rFonts w:hint="cs"/>
          <w:rtl/>
        </w:rPr>
        <w:t>באופן חד-פעמי - - -</w:t>
      </w:r>
    </w:p>
    <w:p w14:paraId="2908F230" w14:textId="77777777" w:rsidR="00000000" w:rsidRDefault="007C71EE">
      <w:pPr>
        <w:pStyle w:val="a"/>
        <w:rPr>
          <w:rFonts w:hint="cs"/>
          <w:rtl/>
        </w:rPr>
      </w:pPr>
    </w:p>
    <w:p w14:paraId="573FEFBB" w14:textId="77777777" w:rsidR="00000000" w:rsidRDefault="007C71EE">
      <w:pPr>
        <w:pStyle w:val="ad"/>
        <w:rPr>
          <w:rtl/>
        </w:rPr>
      </w:pPr>
      <w:r>
        <w:rPr>
          <w:rtl/>
        </w:rPr>
        <w:t>היו"ר ראובן ריבלין:</w:t>
      </w:r>
    </w:p>
    <w:p w14:paraId="4ADCC009" w14:textId="77777777" w:rsidR="00000000" w:rsidRDefault="007C71EE">
      <w:pPr>
        <w:pStyle w:val="a"/>
        <w:rPr>
          <w:rtl/>
        </w:rPr>
      </w:pPr>
    </w:p>
    <w:p w14:paraId="11BFF0B7" w14:textId="77777777" w:rsidR="00000000" w:rsidRDefault="007C71EE">
      <w:pPr>
        <w:pStyle w:val="a"/>
        <w:rPr>
          <w:rFonts w:hint="cs"/>
          <w:rtl/>
        </w:rPr>
      </w:pPr>
      <w:r>
        <w:rPr>
          <w:rFonts w:hint="cs"/>
          <w:rtl/>
        </w:rPr>
        <w:t>אני לא יודע מה זה חד-פעמי, אני עכשיו לא בחוג לפילוסופיה. אני שואל את אדוני, כן או לא. האם אמרת לי משהו או לא? האם דברי בורג לעניין זה מקובלים עליך?</w:t>
      </w:r>
    </w:p>
    <w:p w14:paraId="0B824EFC" w14:textId="77777777" w:rsidR="00000000" w:rsidRDefault="007C71EE">
      <w:pPr>
        <w:pStyle w:val="a"/>
        <w:rPr>
          <w:rFonts w:hint="cs"/>
          <w:rtl/>
        </w:rPr>
      </w:pPr>
    </w:p>
    <w:p w14:paraId="211CDD5C" w14:textId="77777777" w:rsidR="00000000" w:rsidRDefault="007C71EE">
      <w:pPr>
        <w:pStyle w:val="ac"/>
        <w:rPr>
          <w:rtl/>
        </w:rPr>
      </w:pPr>
      <w:r>
        <w:rPr>
          <w:rFonts w:hint="eastAsia"/>
          <w:rtl/>
        </w:rPr>
        <w:t>יצחק</w:t>
      </w:r>
      <w:r>
        <w:rPr>
          <w:rtl/>
        </w:rPr>
        <w:t xml:space="preserve"> כהן (ש"ס):</w:t>
      </w:r>
    </w:p>
    <w:p w14:paraId="6B64D4A8" w14:textId="77777777" w:rsidR="00000000" w:rsidRDefault="007C71EE">
      <w:pPr>
        <w:pStyle w:val="a"/>
        <w:rPr>
          <w:rFonts w:hint="cs"/>
          <w:rtl/>
        </w:rPr>
      </w:pPr>
    </w:p>
    <w:p w14:paraId="163F20C1" w14:textId="77777777" w:rsidR="00000000" w:rsidRDefault="007C71EE">
      <w:pPr>
        <w:pStyle w:val="a"/>
        <w:rPr>
          <w:rFonts w:hint="cs"/>
          <w:rtl/>
        </w:rPr>
      </w:pPr>
      <w:r>
        <w:rPr>
          <w:rFonts w:hint="cs"/>
          <w:rtl/>
        </w:rPr>
        <w:t>לעניי</w:t>
      </w:r>
      <w:r>
        <w:rPr>
          <w:rFonts w:hint="cs"/>
          <w:rtl/>
        </w:rPr>
        <w:t xml:space="preserve">ן זה </w:t>
      </w:r>
      <w:r>
        <w:rPr>
          <w:rtl/>
        </w:rPr>
        <w:t>–</w:t>
      </w:r>
      <w:r>
        <w:rPr>
          <w:rFonts w:hint="cs"/>
          <w:rtl/>
        </w:rPr>
        <w:t xml:space="preserve"> כן. </w:t>
      </w:r>
    </w:p>
    <w:p w14:paraId="0ED83900" w14:textId="77777777" w:rsidR="00000000" w:rsidRDefault="007C71EE">
      <w:pPr>
        <w:pStyle w:val="a"/>
        <w:rPr>
          <w:rFonts w:hint="cs"/>
          <w:rtl/>
        </w:rPr>
      </w:pPr>
    </w:p>
    <w:p w14:paraId="180F60E9" w14:textId="77777777" w:rsidR="00000000" w:rsidRDefault="007C71EE">
      <w:pPr>
        <w:pStyle w:val="ad"/>
        <w:rPr>
          <w:rtl/>
        </w:rPr>
      </w:pPr>
      <w:r>
        <w:rPr>
          <w:rtl/>
        </w:rPr>
        <w:t>היו"ר ראובן ריבלין:</w:t>
      </w:r>
    </w:p>
    <w:p w14:paraId="21058F0E" w14:textId="77777777" w:rsidR="00000000" w:rsidRDefault="007C71EE">
      <w:pPr>
        <w:pStyle w:val="a"/>
        <w:rPr>
          <w:rtl/>
        </w:rPr>
      </w:pPr>
    </w:p>
    <w:p w14:paraId="6D4DDFB4" w14:textId="77777777" w:rsidR="00000000" w:rsidRDefault="007C71EE">
      <w:pPr>
        <w:pStyle w:val="a"/>
        <w:rPr>
          <w:rFonts w:hint="cs"/>
          <w:rtl/>
        </w:rPr>
      </w:pPr>
      <w:r>
        <w:rPr>
          <w:rFonts w:hint="cs"/>
          <w:rtl/>
        </w:rPr>
        <w:t xml:space="preserve">תודה רבה. </w:t>
      </w:r>
    </w:p>
    <w:p w14:paraId="5F8BF180" w14:textId="77777777" w:rsidR="00000000" w:rsidRDefault="007C71EE">
      <w:pPr>
        <w:pStyle w:val="a"/>
        <w:rPr>
          <w:rFonts w:hint="cs"/>
          <w:rtl/>
        </w:rPr>
      </w:pPr>
    </w:p>
    <w:p w14:paraId="16BCB81C" w14:textId="77777777" w:rsidR="00000000" w:rsidRDefault="007C71EE">
      <w:pPr>
        <w:pStyle w:val="a"/>
        <w:rPr>
          <w:rFonts w:hint="cs"/>
          <w:rtl/>
        </w:rPr>
      </w:pPr>
      <w:r>
        <w:rPr>
          <w:rFonts w:hint="cs"/>
          <w:rtl/>
        </w:rPr>
        <w:t>ובכן, רבותי חברי הכנסת, אנחנו עוברים להצבעה על סעיפים 11, 12 ו=13. נא להצביע - מי בעד? מי נגד הצעת הוועדה?</w:t>
      </w:r>
    </w:p>
    <w:p w14:paraId="60EFC045" w14:textId="77777777" w:rsidR="00000000" w:rsidRDefault="007C71EE">
      <w:pPr>
        <w:pStyle w:val="a"/>
        <w:rPr>
          <w:rFonts w:hint="cs"/>
          <w:rtl/>
        </w:rPr>
      </w:pPr>
    </w:p>
    <w:p w14:paraId="68AFF673" w14:textId="77777777" w:rsidR="00000000" w:rsidRDefault="007C71EE">
      <w:pPr>
        <w:pStyle w:val="a7"/>
        <w:bidi/>
        <w:rPr>
          <w:rFonts w:hint="cs"/>
          <w:rtl/>
        </w:rPr>
      </w:pPr>
      <w:r>
        <w:rPr>
          <w:rFonts w:hint="cs"/>
          <w:rtl/>
        </w:rPr>
        <w:t>הצבעה מס' 31</w:t>
      </w:r>
    </w:p>
    <w:p w14:paraId="418E7C62" w14:textId="77777777" w:rsidR="00000000" w:rsidRDefault="007C71EE">
      <w:pPr>
        <w:pStyle w:val="a"/>
        <w:rPr>
          <w:rFonts w:hint="cs"/>
          <w:rtl/>
        </w:rPr>
      </w:pPr>
    </w:p>
    <w:p w14:paraId="124696F1" w14:textId="77777777" w:rsidR="00000000" w:rsidRDefault="007C71EE">
      <w:pPr>
        <w:pStyle w:val="a8"/>
        <w:bidi/>
        <w:rPr>
          <w:rFonts w:hint="cs"/>
          <w:rtl/>
        </w:rPr>
      </w:pPr>
      <w:r>
        <w:rPr>
          <w:rFonts w:hint="cs"/>
          <w:rtl/>
        </w:rPr>
        <w:t xml:space="preserve">בעד סעיפים 11-13, כהצעת הוועדה </w:t>
      </w:r>
      <w:r>
        <w:rPr>
          <w:rtl/>
        </w:rPr>
        <w:t>–</w:t>
      </w:r>
      <w:r>
        <w:rPr>
          <w:rFonts w:hint="cs"/>
          <w:rtl/>
        </w:rPr>
        <w:t xml:space="preserve"> 54</w:t>
      </w:r>
    </w:p>
    <w:p w14:paraId="39195F23" w14:textId="77777777" w:rsidR="00000000" w:rsidRDefault="007C71EE">
      <w:pPr>
        <w:pStyle w:val="a8"/>
        <w:bidi/>
        <w:rPr>
          <w:rFonts w:hint="cs"/>
          <w:rtl/>
        </w:rPr>
      </w:pPr>
      <w:r>
        <w:rPr>
          <w:rFonts w:hint="cs"/>
          <w:rtl/>
        </w:rPr>
        <w:t xml:space="preserve">נגד </w:t>
      </w:r>
      <w:r>
        <w:rPr>
          <w:rtl/>
        </w:rPr>
        <w:t>–</w:t>
      </w:r>
      <w:r>
        <w:rPr>
          <w:rFonts w:hint="cs"/>
          <w:rtl/>
        </w:rPr>
        <w:t xml:space="preserve"> 44</w:t>
      </w:r>
    </w:p>
    <w:p w14:paraId="1D63956A" w14:textId="77777777" w:rsidR="00000000" w:rsidRDefault="007C71EE">
      <w:pPr>
        <w:pStyle w:val="a8"/>
        <w:bidi/>
        <w:rPr>
          <w:rFonts w:hint="cs"/>
          <w:rtl/>
        </w:rPr>
      </w:pPr>
      <w:r>
        <w:rPr>
          <w:rFonts w:hint="cs"/>
          <w:rtl/>
        </w:rPr>
        <w:t xml:space="preserve">נמנעים </w:t>
      </w:r>
      <w:r>
        <w:rPr>
          <w:rtl/>
        </w:rPr>
        <w:t>–</w:t>
      </w:r>
      <w:r>
        <w:rPr>
          <w:rFonts w:hint="cs"/>
          <w:rtl/>
        </w:rPr>
        <w:t xml:space="preserve"> אין</w:t>
      </w:r>
    </w:p>
    <w:p w14:paraId="1067B2DE" w14:textId="77777777" w:rsidR="00000000" w:rsidRDefault="007C71EE">
      <w:pPr>
        <w:pStyle w:val="a9"/>
        <w:rPr>
          <w:rFonts w:hint="cs"/>
          <w:rtl/>
        </w:rPr>
      </w:pPr>
      <w:r>
        <w:rPr>
          <w:rFonts w:hint="cs"/>
          <w:rtl/>
        </w:rPr>
        <w:t>סעיפים 11-13, כהצעת הוועדה, נת</w:t>
      </w:r>
      <w:r>
        <w:rPr>
          <w:rFonts w:hint="cs"/>
          <w:rtl/>
        </w:rPr>
        <w:t xml:space="preserve">קבלו. </w:t>
      </w:r>
    </w:p>
    <w:p w14:paraId="75459A54" w14:textId="77777777" w:rsidR="00000000" w:rsidRDefault="007C71EE">
      <w:pPr>
        <w:pStyle w:val="a"/>
        <w:rPr>
          <w:rFonts w:hint="cs"/>
          <w:rtl/>
        </w:rPr>
      </w:pPr>
    </w:p>
    <w:p w14:paraId="0A3E84C0" w14:textId="77777777" w:rsidR="00000000" w:rsidRDefault="007C71EE">
      <w:pPr>
        <w:pStyle w:val="ad"/>
        <w:rPr>
          <w:rtl/>
        </w:rPr>
      </w:pPr>
      <w:r>
        <w:rPr>
          <w:rtl/>
        </w:rPr>
        <w:t>היו"ר ראובן ריבלין:</w:t>
      </w:r>
    </w:p>
    <w:p w14:paraId="1B777386" w14:textId="77777777" w:rsidR="00000000" w:rsidRDefault="007C71EE">
      <w:pPr>
        <w:pStyle w:val="a"/>
        <w:rPr>
          <w:rtl/>
        </w:rPr>
      </w:pPr>
    </w:p>
    <w:p w14:paraId="509790E1" w14:textId="77777777" w:rsidR="00000000" w:rsidRDefault="007C71EE">
      <w:pPr>
        <w:pStyle w:val="a"/>
        <w:rPr>
          <w:rFonts w:hint="cs"/>
          <w:rtl/>
        </w:rPr>
      </w:pPr>
      <w:r>
        <w:rPr>
          <w:rFonts w:hint="cs"/>
          <w:rtl/>
        </w:rPr>
        <w:t xml:space="preserve">ובכן, ברוב של 54 חברים ובהתנגדות של 44 חברים, אני קובע שסעיפים 11, 12 ו=13 של התוכנית, כפי שהועברה על-ידי ועדת הכספים, אושרו על-פי הצעת הוועדה. </w:t>
      </w:r>
    </w:p>
    <w:p w14:paraId="619DE03A" w14:textId="77777777" w:rsidR="00000000" w:rsidRDefault="007C71EE">
      <w:pPr>
        <w:pStyle w:val="a"/>
        <w:rPr>
          <w:rFonts w:hint="cs"/>
          <w:rtl/>
        </w:rPr>
      </w:pPr>
    </w:p>
    <w:p w14:paraId="00AFFEC5" w14:textId="77777777" w:rsidR="00000000" w:rsidRDefault="007C71EE">
      <w:pPr>
        <w:pStyle w:val="a"/>
        <w:rPr>
          <w:rFonts w:hint="cs"/>
          <w:rtl/>
        </w:rPr>
      </w:pPr>
      <w:r>
        <w:rPr>
          <w:rFonts w:hint="cs"/>
          <w:rtl/>
        </w:rPr>
        <w:t xml:space="preserve">אנחנו ממשיכים בעמוד 86 </w:t>
      </w:r>
      <w:r>
        <w:rPr>
          <w:rtl/>
        </w:rPr>
        <w:t>–</w:t>
      </w:r>
      <w:r>
        <w:rPr>
          <w:rFonts w:hint="cs"/>
          <w:rtl/>
        </w:rPr>
        <w:t xml:space="preserve"> פרק ה': חקיקה תקציבית </w:t>
      </w:r>
      <w:r>
        <w:rPr>
          <w:rtl/>
        </w:rPr>
        <w:t>–</w:t>
      </w:r>
      <w:r>
        <w:rPr>
          <w:rFonts w:hint="cs"/>
          <w:rtl/>
        </w:rPr>
        <w:t xml:space="preserve"> דחייה וביטול, סעיף 14(1). </w:t>
      </w:r>
    </w:p>
    <w:p w14:paraId="7ACD7C0B" w14:textId="77777777" w:rsidR="00000000" w:rsidRDefault="007C71EE">
      <w:pPr>
        <w:pStyle w:val="a"/>
        <w:rPr>
          <w:rFonts w:hint="cs"/>
          <w:rtl/>
        </w:rPr>
      </w:pPr>
    </w:p>
    <w:p w14:paraId="381C9FD8" w14:textId="77777777" w:rsidR="00000000" w:rsidRDefault="007C71EE">
      <w:pPr>
        <w:pStyle w:val="ac"/>
        <w:rPr>
          <w:rtl/>
        </w:rPr>
      </w:pPr>
      <w:r>
        <w:rPr>
          <w:rFonts w:hint="eastAsia"/>
          <w:rtl/>
        </w:rPr>
        <w:t>חיים</w:t>
      </w:r>
      <w:r>
        <w:rPr>
          <w:rtl/>
        </w:rPr>
        <w:t xml:space="preserve"> אורון (מרצ):</w:t>
      </w:r>
    </w:p>
    <w:p w14:paraId="3D2CEB6C" w14:textId="77777777" w:rsidR="00000000" w:rsidRDefault="007C71EE">
      <w:pPr>
        <w:pStyle w:val="a"/>
        <w:rPr>
          <w:rFonts w:hint="cs"/>
          <w:rtl/>
        </w:rPr>
      </w:pPr>
    </w:p>
    <w:p w14:paraId="7F5072C9" w14:textId="77777777" w:rsidR="00000000" w:rsidRDefault="007C71EE">
      <w:pPr>
        <w:pStyle w:val="a"/>
        <w:rPr>
          <w:rFonts w:hint="cs"/>
          <w:rtl/>
        </w:rPr>
      </w:pPr>
      <w:r>
        <w:rPr>
          <w:rFonts w:hint="cs"/>
          <w:rtl/>
        </w:rPr>
        <w:t>אדוני היושב-ראש, היה תיקון לחוק השאלת ספרי לימוד - -  -</w:t>
      </w:r>
    </w:p>
    <w:p w14:paraId="4C508015" w14:textId="77777777" w:rsidR="00000000" w:rsidRDefault="007C71EE">
      <w:pPr>
        <w:pStyle w:val="a"/>
        <w:rPr>
          <w:rFonts w:hint="cs"/>
          <w:rtl/>
        </w:rPr>
      </w:pPr>
    </w:p>
    <w:p w14:paraId="474E713B" w14:textId="77777777" w:rsidR="00000000" w:rsidRDefault="007C71EE">
      <w:pPr>
        <w:pStyle w:val="ac"/>
        <w:rPr>
          <w:rtl/>
        </w:rPr>
      </w:pPr>
    </w:p>
    <w:p w14:paraId="275AC8D7" w14:textId="77777777" w:rsidR="00000000" w:rsidRDefault="007C71EE">
      <w:pPr>
        <w:pStyle w:val="ac"/>
        <w:rPr>
          <w:rtl/>
        </w:rPr>
      </w:pPr>
      <w:r>
        <w:rPr>
          <w:rtl/>
        </w:rPr>
        <w:t>אברהם הירשזון (יו"ר ועדת הכספים):</w:t>
      </w:r>
    </w:p>
    <w:p w14:paraId="60D7A2DD" w14:textId="77777777" w:rsidR="00000000" w:rsidRDefault="007C71EE">
      <w:pPr>
        <w:pStyle w:val="a"/>
        <w:rPr>
          <w:rtl/>
        </w:rPr>
      </w:pPr>
    </w:p>
    <w:p w14:paraId="4B8FF26B" w14:textId="77777777" w:rsidR="00000000" w:rsidRDefault="007C71EE">
      <w:pPr>
        <w:pStyle w:val="a"/>
        <w:rPr>
          <w:rFonts w:hint="cs"/>
          <w:rtl/>
        </w:rPr>
      </w:pPr>
      <w:r>
        <w:rPr>
          <w:rFonts w:hint="cs"/>
          <w:rtl/>
        </w:rPr>
        <w:t xml:space="preserve">חבר הכנסת אורון, ללא הצעת החוק הממשלה תיתן את הכספים לנושא ההשאלה. </w:t>
      </w:r>
    </w:p>
    <w:p w14:paraId="6C53CF8E" w14:textId="77777777" w:rsidR="00000000" w:rsidRDefault="007C71EE">
      <w:pPr>
        <w:pStyle w:val="a"/>
        <w:rPr>
          <w:rFonts w:hint="cs"/>
          <w:rtl/>
        </w:rPr>
      </w:pPr>
    </w:p>
    <w:p w14:paraId="664E6EDF" w14:textId="77777777" w:rsidR="00000000" w:rsidRDefault="007C71EE">
      <w:pPr>
        <w:pStyle w:val="ad"/>
        <w:rPr>
          <w:rtl/>
        </w:rPr>
      </w:pPr>
      <w:r>
        <w:rPr>
          <w:rtl/>
        </w:rPr>
        <w:t>היו"ר ראובן ריבלין:</w:t>
      </w:r>
    </w:p>
    <w:p w14:paraId="6A005D9D" w14:textId="77777777" w:rsidR="00000000" w:rsidRDefault="007C71EE">
      <w:pPr>
        <w:pStyle w:val="a"/>
        <w:rPr>
          <w:rtl/>
        </w:rPr>
      </w:pPr>
    </w:p>
    <w:p w14:paraId="2B1452DD" w14:textId="77777777" w:rsidR="00000000" w:rsidRDefault="007C71EE">
      <w:pPr>
        <w:pStyle w:val="a"/>
        <w:rPr>
          <w:rFonts w:hint="cs"/>
          <w:rtl/>
        </w:rPr>
      </w:pPr>
      <w:r>
        <w:rPr>
          <w:rFonts w:hint="cs"/>
          <w:rtl/>
        </w:rPr>
        <w:t>חברי הכנסת, השאילו לי את אוזנכם לרגע קט. תם הוויכוח הציבור</w:t>
      </w:r>
      <w:r>
        <w:rPr>
          <w:rFonts w:hint="cs"/>
          <w:rtl/>
        </w:rPr>
        <w:t xml:space="preserve">י. תמו המאמרים. תמו הדיבורים. עכשיו אנחנו מכריעים. מי שרוצה לומר ולספר, יוציא לכל חברי הכנסת מנשר. עכשיו לא מדברים יותר, עכשיו מצביעים. חבר הכנסת אורון אמר את אשר אמר, חבר הכנסת הירשזון השיב לו, ואני לא מתייחס עכשיו לתעמולת הצבעה. </w:t>
      </w:r>
    </w:p>
    <w:p w14:paraId="45BBA14E" w14:textId="77777777" w:rsidR="00000000" w:rsidRDefault="007C71EE">
      <w:pPr>
        <w:pStyle w:val="a"/>
        <w:rPr>
          <w:rFonts w:hint="cs"/>
          <w:rtl/>
        </w:rPr>
      </w:pPr>
    </w:p>
    <w:p w14:paraId="4A280FF1" w14:textId="77777777" w:rsidR="00000000" w:rsidRDefault="007C71EE">
      <w:pPr>
        <w:pStyle w:val="a"/>
        <w:rPr>
          <w:rFonts w:hint="cs"/>
          <w:rtl/>
        </w:rPr>
      </w:pPr>
      <w:r>
        <w:rPr>
          <w:rFonts w:hint="cs"/>
          <w:rtl/>
        </w:rPr>
        <w:t xml:space="preserve">רבותי חברי הכנסת, סעיף </w:t>
      </w:r>
      <w:r>
        <w:rPr>
          <w:rFonts w:hint="cs"/>
          <w:rtl/>
        </w:rPr>
        <w:t>14 בעמוד 86. מי בעד הצעת חברי הכנסת משה גפני ונסים דהן?</w:t>
      </w:r>
    </w:p>
    <w:p w14:paraId="7DF86BE3" w14:textId="77777777" w:rsidR="00000000" w:rsidRDefault="007C71EE">
      <w:pPr>
        <w:pStyle w:val="a"/>
        <w:rPr>
          <w:rFonts w:hint="cs"/>
          <w:rtl/>
        </w:rPr>
      </w:pPr>
    </w:p>
    <w:p w14:paraId="3E4FCD6A" w14:textId="77777777" w:rsidR="00000000" w:rsidRDefault="007C71EE">
      <w:pPr>
        <w:pStyle w:val="ac"/>
        <w:rPr>
          <w:rtl/>
        </w:rPr>
      </w:pPr>
      <w:r>
        <w:rPr>
          <w:rFonts w:hint="eastAsia"/>
          <w:rtl/>
        </w:rPr>
        <w:t>משה</w:t>
      </w:r>
      <w:r>
        <w:rPr>
          <w:rtl/>
        </w:rPr>
        <w:t xml:space="preserve"> גפני (יהדות התורה):</w:t>
      </w:r>
    </w:p>
    <w:p w14:paraId="16882F5B" w14:textId="77777777" w:rsidR="00000000" w:rsidRDefault="007C71EE">
      <w:pPr>
        <w:pStyle w:val="a"/>
        <w:rPr>
          <w:rFonts w:hint="cs"/>
          <w:rtl/>
        </w:rPr>
      </w:pPr>
    </w:p>
    <w:p w14:paraId="018D735B" w14:textId="77777777" w:rsidR="00000000" w:rsidRDefault="007C71EE">
      <w:pPr>
        <w:pStyle w:val="a"/>
        <w:rPr>
          <w:rFonts w:hint="cs"/>
          <w:rtl/>
        </w:rPr>
      </w:pPr>
      <w:r>
        <w:rPr>
          <w:rFonts w:hint="cs"/>
          <w:rtl/>
        </w:rPr>
        <w:t xml:space="preserve">לא, תצביע בהצבעה אלקטרונית. זה חוק של יהודית נאות. היה הסכם קואליציוני בין הליכוד לשינוי להביא אותו, ואני וחבר הכנסת נסים דהן מבקשים ליישם את ההסכם. </w:t>
      </w:r>
    </w:p>
    <w:p w14:paraId="2A8F0D80" w14:textId="77777777" w:rsidR="00000000" w:rsidRDefault="007C71EE">
      <w:pPr>
        <w:pStyle w:val="a"/>
        <w:rPr>
          <w:rFonts w:hint="cs"/>
          <w:rtl/>
        </w:rPr>
      </w:pPr>
    </w:p>
    <w:p w14:paraId="4D05BE1E" w14:textId="77777777" w:rsidR="00000000" w:rsidRDefault="007C71EE">
      <w:pPr>
        <w:pStyle w:val="ad"/>
        <w:rPr>
          <w:rtl/>
        </w:rPr>
      </w:pPr>
      <w:r>
        <w:rPr>
          <w:rtl/>
        </w:rPr>
        <w:t>היו"ר ראובן ריבלין:</w:t>
      </w:r>
    </w:p>
    <w:p w14:paraId="705B6956" w14:textId="77777777" w:rsidR="00000000" w:rsidRDefault="007C71EE">
      <w:pPr>
        <w:pStyle w:val="a"/>
        <w:rPr>
          <w:rtl/>
        </w:rPr>
      </w:pPr>
    </w:p>
    <w:p w14:paraId="7DE50811" w14:textId="77777777" w:rsidR="00000000" w:rsidRDefault="007C71EE">
      <w:pPr>
        <w:pStyle w:val="a"/>
        <w:rPr>
          <w:rFonts w:hint="cs"/>
          <w:rtl/>
        </w:rPr>
      </w:pPr>
      <w:r>
        <w:rPr>
          <w:rFonts w:hint="cs"/>
          <w:rtl/>
        </w:rPr>
        <w:t>אנ</w:t>
      </w:r>
      <w:r>
        <w:rPr>
          <w:rFonts w:hint="cs"/>
          <w:rtl/>
        </w:rPr>
        <w:t xml:space="preserve">י מודה לך. ובכן, אני מחליט שההצבעה היא בהנפת יד. מי שבעד ההסתייגות </w:t>
      </w:r>
      <w:r>
        <w:rPr>
          <w:rtl/>
        </w:rPr>
        <w:t>–</w:t>
      </w:r>
      <w:r>
        <w:rPr>
          <w:rFonts w:hint="cs"/>
          <w:rtl/>
        </w:rPr>
        <w:t xml:space="preserve"> ירים את ידו. </w:t>
      </w:r>
    </w:p>
    <w:p w14:paraId="56736FE2" w14:textId="77777777" w:rsidR="00000000" w:rsidRDefault="007C71EE">
      <w:pPr>
        <w:pStyle w:val="a"/>
        <w:rPr>
          <w:rFonts w:hint="cs"/>
          <w:rtl/>
        </w:rPr>
      </w:pPr>
    </w:p>
    <w:p w14:paraId="259806BF" w14:textId="77777777" w:rsidR="00000000" w:rsidRDefault="007C71EE">
      <w:pPr>
        <w:pStyle w:val="ac"/>
        <w:rPr>
          <w:rtl/>
        </w:rPr>
      </w:pPr>
      <w:r>
        <w:rPr>
          <w:rFonts w:hint="eastAsia"/>
          <w:rtl/>
        </w:rPr>
        <w:t>משה</w:t>
      </w:r>
      <w:r>
        <w:rPr>
          <w:rtl/>
        </w:rPr>
        <w:t xml:space="preserve"> גפני (יהדות התורה):</w:t>
      </w:r>
    </w:p>
    <w:p w14:paraId="54479877" w14:textId="77777777" w:rsidR="00000000" w:rsidRDefault="007C71EE">
      <w:pPr>
        <w:pStyle w:val="a"/>
        <w:rPr>
          <w:rFonts w:hint="cs"/>
          <w:rtl/>
        </w:rPr>
      </w:pPr>
    </w:p>
    <w:p w14:paraId="59B0E738" w14:textId="77777777" w:rsidR="00000000" w:rsidRDefault="007C71EE">
      <w:pPr>
        <w:pStyle w:val="a"/>
        <w:rPr>
          <w:rFonts w:hint="cs"/>
          <w:rtl/>
        </w:rPr>
      </w:pPr>
      <w:r>
        <w:rPr>
          <w:rFonts w:hint="cs"/>
          <w:rtl/>
        </w:rPr>
        <w:t xml:space="preserve">הצבעה אלקטרונית. </w:t>
      </w:r>
    </w:p>
    <w:p w14:paraId="72A32EF3" w14:textId="77777777" w:rsidR="00000000" w:rsidRDefault="007C71EE">
      <w:pPr>
        <w:pStyle w:val="a"/>
        <w:rPr>
          <w:rFonts w:hint="cs"/>
          <w:rtl/>
        </w:rPr>
      </w:pPr>
    </w:p>
    <w:p w14:paraId="794D17C9" w14:textId="77777777" w:rsidR="00000000" w:rsidRDefault="007C71EE">
      <w:pPr>
        <w:pStyle w:val="ad"/>
        <w:rPr>
          <w:rtl/>
        </w:rPr>
      </w:pPr>
      <w:r>
        <w:rPr>
          <w:rtl/>
        </w:rPr>
        <w:t>היו"ר ראובן ריבלין:</w:t>
      </w:r>
    </w:p>
    <w:p w14:paraId="1D966F6F" w14:textId="77777777" w:rsidR="00000000" w:rsidRDefault="007C71EE">
      <w:pPr>
        <w:pStyle w:val="a"/>
        <w:rPr>
          <w:rtl/>
        </w:rPr>
      </w:pPr>
    </w:p>
    <w:p w14:paraId="2F3DC114" w14:textId="77777777" w:rsidR="00000000" w:rsidRDefault="007C71EE">
      <w:pPr>
        <w:pStyle w:val="a"/>
        <w:rPr>
          <w:rFonts w:hint="cs"/>
          <w:rtl/>
        </w:rPr>
      </w:pPr>
      <w:r>
        <w:rPr>
          <w:rFonts w:hint="cs"/>
          <w:rtl/>
        </w:rPr>
        <w:t xml:space="preserve">מי קבע שזאת הצבעה אלקטרונית? </w:t>
      </w:r>
    </w:p>
    <w:p w14:paraId="6F24E83E" w14:textId="77777777" w:rsidR="00000000" w:rsidRDefault="007C71EE">
      <w:pPr>
        <w:pStyle w:val="a"/>
        <w:rPr>
          <w:rFonts w:hint="cs"/>
          <w:rtl/>
        </w:rPr>
      </w:pPr>
    </w:p>
    <w:p w14:paraId="75EE7367" w14:textId="77777777" w:rsidR="00000000" w:rsidRDefault="007C71EE">
      <w:pPr>
        <w:pStyle w:val="ac"/>
        <w:rPr>
          <w:rtl/>
        </w:rPr>
      </w:pPr>
      <w:r>
        <w:rPr>
          <w:rFonts w:hint="eastAsia"/>
          <w:rtl/>
        </w:rPr>
        <w:t>יצחק</w:t>
      </w:r>
      <w:r>
        <w:rPr>
          <w:rtl/>
        </w:rPr>
        <w:t xml:space="preserve"> כהן (ש"ס):</w:t>
      </w:r>
    </w:p>
    <w:p w14:paraId="57CE3160" w14:textId="77777777" w:rsidR="00000000" w:rsidRDefault="007C71EE">
      <w:pPr>
        <w:pStyle w:val="a"/>
        <w:rPr>
          <w:rFonts w:hint="cs"/>
          <w:rtl/>
        </w:rPr>
      </w:pPr>
    </w:p>
    <w:p w14:paraId="1C490C90" w14:textId="77777777" w:rsidR="00000000" w:rsidRDefault="007C71EE">
      <w:pPr>
        <w:pStyle w:val="a"/>
        <w:rPr>
          <w:rFonts w:hint="cs"/>
          <w:rtl/>
        </w:rPr>
      </w:pPr>
      <w:r>
        <w:rPr>
          <w:rFonts w:hint="cs"/>
          <w:rtl/>
        </w:rPr>
        <w:t xml:space="preserve">אני. </w:t>
      </w:r>
    </w:p>
    <w:p w14:paraId="3973BE3D" w14:textId="77777777" w:rsidR="00000000" w:rsidRDefault="007C71EE">
      <w:pPr>
        <w:pStyle w:val="a"/>
        <w:rPr>
          <w:rFonts w:hint="cs"/>
          <w:rtl/>
        </w:rPr>
      </w:pPr>
    </w:p>
    <w:p w14:paraId="28560068" w14:textId="77777777" w:rsidR="00000000" w:rsidRDefault="007C71EE">
      <w:pPr>
        <w:pStyle w:val="ad"/>
        <w:rPr>
          <w:rtl/>
        </w:rPr>
      </w:pPr>
      <w:r>
        <w:rPr>
          <w:rtl/>
        </w:rPr>
        <w:t>היו"ר ראובן ריבלין:</w:t>
      </w:r>
    </w:p>
    <w:p w14:paraId="065A4BE2" w14:textId="77777777" w:rsidR="00000000" w:rsidRDefault="007C71EE">
      <w:pPr>
        <w:pStyle w:val="a"/>
        <w:rPr>
          <w:rtl/>
        </w:rPr>
      </w:pPr>
    </w:p>
    <w:p w14:paraId="511DD61F" w14:textId="77777777" w:rsidR="00000000" w:rsidRDefault="007C71EE">
      <w:pPr>
        <w:pStyle w:val="a"/>
        <w:rPr>
          <w:rFonts w:hint="cs"/>
          <w:rtl/>
        </w:rPr>
      </w:pPr>
      <w:r>
        <w:rPr>
          <w:rFonts w:hint="cs"/>
          <w:rtl/>
        </w:rPr>
        <w:t xml:space="preserve">מי נגד?  </w:t>
      </w:r>
    </w:p>
    <w:p w14:paraId="00AC45DF" w14:textId="77777777" w:rsidR="00000000" w:rsidRDefault="007C71EE">
      <w:pPr>
        <w:pStyle w:val="a"/>
        <w:rPr>
          <w:rFonts w:hint="cs"/>
          <w:rtl/>
        </w:rPr>
      </w:pPr>
    </w:p>
    <w:p w14:paraId="6C0130FC" w14:textId="77777777" w:rsidR="00000000" w:rsidRDefault="007C71EE">
      <w:pPr>
        <w:pStyle w:val="ac"/>
        <w:rPr>
          <w:rtl/>
        </w:rPr>
      </w:pPr>
      <w:r>
        <w:rPr>
          <w:rFonts w:hint="eastAsia"/>
          <w:rtl/>
        </w:rPr>
        <w:t>דוד</w:t>
      </w:r>
      <w:r>
        <w:rPr>
          <w:rtl/>
        </w:rPr>
        <w:t xml:space="preserve"> אזולאי (ש"ס):</w:t>
      </w:r>
    </w:p>
    <w:p w14:paraId="04C11D80" w14:textId="77777777" w:rsidR="00000000" w:rsidRDefault="007C71EE">
      <w:pPr>
        <w:pStyle w:val="a"/>
        <w:rPr>
          <w:rFonts w:hint="cs"/>
          <w:rtl/>
        </w:rPr>
      </w:pPr>
    </w:p>
    <w:p w14:paraId="7F95705E" w14:textId="77777777" w:rsidR="00000000" w:rsidRDefault="007C71EE">
      <w:pPr>
        <w:pStyle w:val="a"/>
        <w:rPr>
          <w:rFonts w:hint="cs"/>
          <w:rtl/>
        </w:rPr>
      </w:pPr>
      <w:r>
        <w:rPr>
          <w:rFonts w:hint="cs"/>
          <w:rtl/>
        </w:rPr>
        <w:t>א</w:t>
      </w:r>
      <w:r>
        <w:rPr>
          <w:rFonts w:hint="cs"/>
          <w:rtl/>
        </w:rPr>
        <w:t>יפה יוזמת החוק, יהודית נאות?</w:t>
      </w:r>
    </w:p>
    <w:p w14:paraId="2304C12F" w14:textId="77777777" w:rsidR="00000000" w:rsidRDefault="007C71EE">
      <w:pPr>
        <w:pStyle w:val="a"/>
        <w:rPr>
          <w:rFonts w:hint="cs"/>
          <w:rtl/>
        </w:rPr>
      </w:pPr>
    </w:p>
    <w:p w14:paraId="0873E572" w14:textId="77777777" w:rsidR="00000000" w:rsidRDefault="007C71EE">
      <w:pPr>
        <w:pStyle w:val="ad"/>
        <w:rPr>
          <w:rtl/>
        </w:rPr>
      </w:pPr>
      <w:r>
        <w:rPr>
          <w:rtl/>
        </w:rPr>
        <w:t>היו"ר ראובן ריבלין:</w:t>
      </w:r>
    </w:p>
    <w:p w14:paraId="6135F0D2" w14:textId="77777777" w:rsidR="00000000" w:rsidRDefault="007C71EE">
      <w:pPr>
        <w:pStyle w:val="a"/>
        <w:rPr>
          <w:rtl/>
        </w:rPr>
      </w:pPr>
    </w:p>
    <w:p w14:paraId="6D64A125" w14:textId="77777777" w:rsidR="00000000" w:rsidRDefault="007C71EE">
      <w:pPr>
        <w:pStyle w:val="a"/>
        <w:rPr>
          <w:rFonts w:hint="cs"/>
          <w:rtl/>
        </w:rPr>
      </w:pPr>
      <w:r>
        <w:rPr>
          <w:rFonts w:hint="cs"/>
          <w:rtl/>
        </w:rPr>
        <w:t xml:space="preserve">חברי הכנסת, עדיין לא תמה ההצבעה. מי נמנע?  </w:t>
      </w:r>
    </w:p>
    <w:p w14:paraId="4887081E" w14:textId="77777777" w:rsidR="00000000" w:rsidRDefault="007C71EE">
      <w:pPr>
        <w:pStyle w:val="a"/>
        <w:rPr>
          <w:rFonts w:hint="cs"/>
          <w:rtl/>
        </w:rPr>
      </w:pPr>
    </w:p>
    <w:p w14:paraId="7F4F5484" w14:textId="77777777" w:rsidR="00000000" w:rsidRDefault="007C71EE">
      <w:pPr>
        <w:pStyle w:val="a"/>
        <w:jc w:val="center"/>
        <w:rPr>
          <w:rFonts w:hint="cs"/>
          <w:b/>
          <w:bCs/>
          <w:rtl/>
        </w:rPr>
      </w:pPr>
      <w:r>
        <w:rPr>
          <w:rFonts w:hint="cs"/>
          <w:b/>
          <w:bCs/>
          <w:rtl/>
        </w:rPr>
        <w:t>הצבעה</w:t>
      </w:r>
    </w:p>
    <w:p w14:paraId="216A4231" w14:textId="77777777" w:rsidR="00000000" w:rsidRDefault="007C71EE">
      <w:pPr>
        <w:pStyle w:val="a"/>
        <w:jc w:val="center"/>
        <w:rPr>
          <w:rFonts w:hint="cs"/>
          <w:b/>
          <w:bCs/>
          <w:rtl/>
        </w:rPr>
      </w:pPr>
    </w:p>
    <w:p w14:paraId="047A1D8F" w14:textId="77777777" w:rsidR="00000000" w:rsidRDefault="007C71EE">
      <w:pPr>
        <w:pStyle w:val="a"/>
        <w:jc w:val="center"/>
        <w:rPr>
          <w:rtl/>
        </w:rPr>
      </w:pPr>
      <w:r>
        <w:rPr>
          <w:rFonts w:hint="cs"/>
          <w:rtl/>
        </w:rPr>
        <w:t>ההסתייגות של חברי הכנסת משה גפני ונסים דהן לסעיף 14(1) לא נתקבלה.</w:t>
      </w:r>
    </w:p>
    <w:p w14:paraId="5BCC9C90" w14:textId="77777777" w:rsidR="00000000" w:rsidRDefault="007C71EE">
      <w:pPr>
        <w:pStyle w:val="a"/>
        <w:rPr>
          <w:rFonts w:hint="cs"/>
          <w:rtl/>
        </w:rPr>
      </w:pPr>
    </w:p>
    <w:p w14:paraId="539F2132" w14:textId="77777777" w:rsidR="00000000" w:rsidRDefault="007C71EE">
      <w:pPr>
        <w:pStyle w:val="ad"/>
        <w:rPr>
          <w:rtl/>
        </w:rPr>
      </w:pPr>
      <w:r>
        <w:rPr>
          <w:rtl/>
        </w:rPr>
        <w:t>היו"ר ראובן ריבלין:</w:t>
      </w:r>
    </w:p>
    <w:p w14:paraId="1AC94FB0" w14:textId="77777777" w:rsidR="00000000" w:rsidRDefault="007C71EE">
      <w:pPr>
        <w:pStyle w:val="a"/>
        <w:rPr>
          <w:rtl/>
        </w:rPr>
      </w:pPr>
    </w:p>
    <w:p w14:paraId="3802C238" w14:textId="77777777" w:rsidR="00000000" w:rsidRDefault="007C71EE">
      <w:pPr>
        <w:pStyle w:val="a"/>
        <w:rPr>
          <w:rFonts w:hint="cs"/>
          <w:rtl/>
        </w:rPr>
      </w:pPr>
      <w:r>
        <w:rPr>
          <w:rFonts w:hint="cs"/>
          <w:rtl/>
        </w:rPr>
        <w:t>אין נמנעים. למרות ההצבעה המסיבית, מראה עיני מוכיח בפירוש שההסתייג</w:t>
      </w:r>
      <w:r>
        <w:rPr>
          <w:rFonts w:hint="cs"/>
          <w:rtl/>
        </w:rPr>
        <w:t xml:space="preserve">ות לא עברה. </w:t>
      </w:r>
    </w:p>
    <w:p w14:paraId="5CE1A96C" w14:textId="77777777" w:rsidR="00000000" w:rsidRDefault="007C71EE">
      <w:pPr>
        <w:pStyle w:val="a"/>
        <w:rPr>
          <w:rFonts w:hint="cs"/>
          <w:rtl/>
        </w:rPr>
      </w:pPr>
    </w:p>
    <w:p w14:paraId="582D6E39" w14:textId="77777777" w:rsidR="00000000" w:rsidRDefault="007C71EE">
      <w:pPr>
        <w:pStyle w:val="ac"/>
        <w:rPr>
          <w:rtl/>
        </w:rPr>
      </w:pPr>
      <w:r>
        <w:rPr>
          <w:rFonts w:hint="eastAsia"/>
          <w:rtl/>
        </w:rPr>
        <w:t>דוד</w:t>
      </w:r>
      <w:r>
        <w:rPr>
          <w:rtl/>
        </w:rPr>
        <w:t xml:space="preserve"> אזולאי (ש"ס):</w:t>
      </w:r>
    </w:p>
    <w:p w14:paraId="61EA6050" w14:textId="77777777" w:rsidR="00000000" w:rsidRDefault="007C71EE">
      <w:pPr>
        <w:pStyle w:val="a"/>
        <w:rPr>
          <w:rFonts w:hint="cs"/>
          <w:rtl/>
        </w:rPr>
      </w:pPr>
    </w:p>
    <w:p w14:paraId="777DD492" w14:textId="77777777" w:rsidR="00000000" w:rsidRDefault="007C71EE">
      <w:pPr>
        <w:pStyle w:val="a"/>
        <w:rPr>
          <w:rFonts w:hint="cs"/>
          <w:rtl/>
        </w:rPr>
      </w:pPr>
      <w:r>
        <w:rPr>
          <w:rFonts w:hint="cs"/>
          <w:rtl/>
        </w:rPr>
        <w:t xml:space="preserve">איפה את, השרה לאיכות הסביבה? </w:t>
      </w:r>
    </w:p>
    <w:p w14:paraId="3150DA61" w14:textId="77777777" w:rsidR="00000000" w:rsidRDefault="007C71EE">
      <w:pPr>
        <w:pStyle w:val="a"/>
        <w:rPr>
          <w:rFonts w:hint="cs"/>
          <w:rtl/>
        </w:rPr>
      </w:pPr>
    </w:p>
    <w:p w14:paraId="05D6801A" w14:textId="77777777" w:rsidR="00000000" w:rsidRDefault="007C71EE">
      <w:pPr>
        <w:pStyle w:val="ad"/>
        <w:rPr>
          <w:rtl/>
        </w:rPr>
      </w:pPr>
      <w:r>
        <w:rPr>
          <w:rtl/>
        </w:rPr>
        <w:t>היו"ר ראובן ריבלין:</w:t>
      </w:r>
    </w:p>
    <w:p w14:paraId="10FD1627" w14:textId="77777777" w:rsidR="00000000" w:rsidRDefault="007C71EE">
      <w:pPr>
        <w:pStyle w:val="a"/>
        <w:rPr>
          <w:rtl/>
        </w:rPr>
      </w:pPr>
    </w:p>
    <w:p w14:paraId="58478C31" w14:textId="77777777" w:rsidR="00000000" w:rsidRDefault="007C71EE">
      <w:pPr>
        <w:pStyle w:val="a"/>
        <w:rPr>
          <w:rFonts w:hint="cs"/>
          <w:rtl/>
        </w:rPr>
      </w:pPr>
      <w:r>
        <w:rPr>
          <w:rFonts w:hint="cs"/>
          <w:rtl/>
        </w:rPr>
        <w:t>אנחנו עוברים להצעת חבר הכנסת ברכה. מי בעד קבוצת ברכה? מי נגד? מי נמנע?</w:t>
      </w:r>
    </w:p>
    <w:p w14:paraId="4BDA0C37" w14:textId="77777777" w:rsidR="00000000" w:rsidRDefault="007C71EE">
      <w:pPr>
        <w:pStyle w:val="a"/>
        <w:rPr>
          <w:rFonts w:hint="cs"/>
          <w:rtl/>
        </w:rPr>
      </w:pPr>
    </w:p>
    <w:p w14:paraId="071380B6" w14:textId="77777777" w:rsidR="00000000" w:rsidRDefault="007C71EE">
      <w:pPr>
        <w:pStyle w:val="a7"/>
        <w:bidi/>
        <w:rPr>
          <w:rFonts w:hint="cs"/>
          <w:rtl/>
        </w:rPr>
      </w:pPr>
      <w:r>
        <w:rPr>
          <w:rFonts w:hint="cs"/>
          <w:rtl/>
        </w:rPr>
        <w:t>הצבעה</w:t>
      </w:r>
    </w:p>
    <w:p w14:paraId="123D7AB8" w14:textId="77777777" w:rsidR="00000000" w:rsidRDefault="007C71EE">
      <w:pPr>
        <w:pStyle w:val="a"/>
        <w:rPr>
          <w:rFonts w:hint="cs"/>
          <w:b/>
          <w:bCs/>
          <w:rtl/>
        </w:rPr>
      </w:pPr>
    </w:p>
    <w:p w14:paraId="5B99ABF3" w14:textId="77777777" w:rsidR="00000000" w:rsidRDefault="007C71EE">
      <w:pPr>
        <w:pStyle w:val="a9"/>
        <w:rPr>
          <w:rFonts w:hint="cs"/>
          <w:rtl/>
        </w:rPr>
      </w:pPr>
      <w:r>
        <w:rPr>
          <w:rFonts w:hint="cs"/>
          <w:rtl/>
        </w:rPr>
        <w:t>ההסתייגות של קבוצת חבר הכנסת מוחמד ברכה, של חבר הכנסת טלב אלסאנע ושל חברת הכנסת אורית נוקד ל</w:t>
      </w:r>
      <w:r>
        <w:rPr>
          <w:rFonts w:hint="cs"/>
          <w:rtl/>
        </w:rPr>
        <w:t xml:space="preserve">סעיף 14(1) לא נתקבלה. </w:t>
      </w:r>
    </w:p>
    <w:p w14:paraId="31667194" w14:textId="77777777" w:rsidR="00000000" w:rsidRDefault="007C71EE">
      <w:pPr>
        <w:pStyle w:val="a"/>
        <w:rPr>
          <w:rFonts w:hint="cs"/>
          <w:rtl/>
        </w:rPr>
      </w:pPr>
    </w:p>
    <w:p w14:paraId="42200E9C" w14:textId="77777777" w:rsidR="00000000" w:rsidRDefault="007C71EE">
      <w:pPr>
        <w:pStyle w:val="ad"/>
        <w:rPr>
          <w:rtl/>
        </w:rPr>
      </w:pPr>
      <w:r>
        <w:rPr>
          <w:rFonts w:hint="eastAsia"/>
          <w:rtl/>
        </w:rPr>
        <w:t>היו</w:t>
      </w:r>
      <w:r>
        <w:rPr>
          <w:rtl/>
        </w:rPr>
        <w:t>"ר ראובן ריבלין:</w:t>
      </w:r>
    </w:p>
    <w:p w14:paraId="62DD5A53" w14:textId="77777777" w:rsidR="00000000" w:rsidRDefault="007C71EE">
      <w:pPr>
        <w:pStyle w:val="a"/>
        <w:rPr>
          <w:rFonts w:hint="cs"/>
          <w:rtl/>
        </w:rPr>
      </w:pPr>
    </w:p>
    <w:p w14:paraId="60DF1251" w14:textId="77777777" w:rsidR="00000000" w:rsidRDefault="007C71EE">
      <w:pPr>
        <w:pStyle w:val="a"/>
        <w:rPr>
          <w:rFonts w:hint="cs"/>
          <w:rtl/>
        </w:rPr>
      </w:pPr>
      <w:r>
        <w:rPr>
          <w:rFonts w:hint="cs"/>
          <w:rtl/>
        </w:rPr>
        <w:t xml:space="preserve">תודה. לא עברה הצעת ברכה, אלסאנע ונוקד. </w:t>
      </w:r>
    </w:p>
    <w:p w14:paraId="68CEAA67" w14:textId="77777777" w:rsidR="00000000" w:rsidRDefault="007C71EE">
      <w:pPr>
        <w:pStyle w:val="a"/>
        <w:rPr>
          <w:rFonts w:hint="cs"/>
          <w:rtl/>
        </w:rPr>
      </w:pPr>
    </w:p>
    <w:p w14:paraId="5B6C30B8" w14:textId="77777777" w:rsidR="00000000" w:rsidRDefault="007C71EE">
      <w:pPr>
        <w:pStyle w:val="a"/>
        <w:rPr>
          <w:rFonts w:hint="cs"/>
          <w:rtl/>
        </w:rPr>
      </w:pPr>
      <w:r>
        <w:rPr>
          <w:rFonts w:hint="cs"/>
          <w:rtl/>
        </w:rPr>
        <w:t xml:space="preserve">חבר הכנסת רביץ - אינו נוכח. </w:t>
      </w:r>
    </w:p>
    <w:p w14:paraId="6095F3FC" w14:textId="77777777" w:rsidR="00000000" w:rsidRDefault="007C71EE">
      <w:pPr>
        <w:pStyle w:val="a"/>
        <w:rPr>
          <w:rFonts w:hint="cs"/>
          <w:rtl/>
        </w:rPr>
      </w:pPr>
    </w:p>
    <w:p w14:paraId="73BDEF06" w14:textId="77777777" w:rsidR="00000000" w:rsidRDefault="007C71EE">
      <w:pPr>
        <w:pStyle w:val="a"/>
        <w:rPr>
          <w:rFonts w:hint="cs"/>
          <w:rtl/>
        </w:rPr>
      </w:pPr>
      <w:r>
        <w:rPr>
          <w:rFonts w:hint="cs"/>
          <w:rtl/>
        </w:rPr>
        <w:t xml:space="preserve">מי בעד הצעת קבוצת מרצ? מי נגד? מי נמנע? </w:t>
      </w:r>
    </w:p>
    <w:p w14:paraId="5887A945" w14:textId="77777777" w:rsidR="00000000" w:rsidRDefault="007C71EE">
      <w:pPr>
        <w:pStyle w:val="a"/>
        <w:rPr>
          <w:rFonts w:hint="cs"/>
          <w:rtl/>
        </w:rPr>
      </w:pPr>
    </w:p>
    <w:p w14:paraId="6775B214" w14:textId="77777777" w:rsidR="00000000" w:rsidRDefault="007C71EE">
      <w:pPr>
        <w:pStyle w:val="a7"/>
        <w:bidi/>
        <w:rPr>
          <w:rtl/>
        </w:rPr>
      </w:pPr>
    </w:p>
    <w:p w14:paraId="293D8654" w14:textId="77777777" w:rsidR="00000000" w:rsidRDefault="007C71EE">
      <w:pPr>
        <w:pStyle w:val="a7"/>
        <w:bidi/>
        <w:rPr>
          <w:rFonts w:hint="cs"/>
          <w:rtl/>
        </w:rPr>
      </w:pPr>
      <w:r>
        <w:rPr>
          <w:rFonts w:hint="cs"/>
          <w:rtl/>
        </w:rPr>
        <w:t xml:space="preserve">הצבעה </w:t>
      </w:r>
    </w:p>
    <w:p w14:paraId="38570EEC" w14:textId="77777777" w:rsidR="00000000" w:rsidRDefault="007C71EE">
      <w:pPr>
        <w:pStyle w:val="a"/>
        <w:rPr>
          <w:rFonts w:hint="cs"/>
          <w:b/>
          <w:bCs/>
          <w:rtl/>
        </w:rPr>
      </w:pPr>
    </w:p>
    <w:p w14:paraId="7EE4355E" w14:textId="77777777" w:rsidR="00000000" w:rsidRDefault="007C71EE">
      <w:pPr>
        <w:pStyle w:val="a9"/>
        <w:rPr>
          <w:rFonts w:hint="cs"/>
          <w:rtl/>
        </w:rPr>
      </w:pPr>
      <w:r>
        <w:rPr>
          <w:rFonts w:hint="cs"/>
          <w:rtl/>
        </w:rPr>
        <w:t xml:space="preserve">ההסתייגות של קבוצת סיעת מרצ לסעיף 14(1) לא נתקבלה. </w:t>
      </w:r>
    </w:p>
    <w:p w14:paraId="13E05BD9" w14:textId="77777777" w:rsidR="00000000" w:rsidRDefault="007C71EE">
      <w:pPr>
        <w:pStyle w:val="a"/>
        <w:rPr>
          <w:rFonts w:hint="cs"/>
          <w:rtl/>
        </w:rPr>
      </w:pPr>
    </w:p>
    <w:p w14:paraId="213061AF" w14:textId="77777777" w:rsidR="00000000" w:rsidRDefault="007C71EE">
      <w:pPr>
        <w:pStyle w:val="ad"/>
        <w:rPr>
          <w:rtl/>
        </w:rPr>
      </w:pPr>
      <w:r>
        <w:rPr>
          <w:rtl/>
        </w:rPr>
        <w:t>היו"ר ראובן ריבלין:</w:t>
      </w:r>
    </w:p>
    <w:p w14:paraId="582045D9" w14:textId="77777777" w:rsidR="00000000" w:rsidRDefault="007C71EE">
      <w:pPr>
        <w:pStyle w:val="a"/>
        <w:rPr>
          <w:rtl/>
        </w:rPr>
      </w:pPr>
    </w:p>
    <w:p w14:paraId="6924766A" w14:textId="77777777" w:rsidR="00000000" w:rsidRDefault="007C71EE">
      <w:pPr>
        <w:pStyle w:val="a"/>
        <w:rPr>
          <w:rFonts w:hint="cs"/>
          <w:rtl/>
        </w:rPr>
      </w:pPr>
      <w:r>
        <w:rPr>
          <w:rFonts w:hint="cs"/>
          <w:rtl/>
        </w:rPr>
        <w:t>ההסתייגות לא עב</w:t>
      </w:r>
      <w:r>
        <w:rPr>
          <w:rFonts w:hint="cs"/>
          <w:rtl/>
        </w:rPr>
        <w:t xml:space="preserve">רה. </w:t>
      </w:r>
    </w:p>
    <w:p w14:paraId="36DF9F85" w14:textId="77777777" w:rsidR="00000000" w:rsidRDefault="007C71EE">
      <w:pPr>
        <w:pStyle w:val="a"/>
        <w:rPr>
          <w:rFonts w:hint="cs"/>
          <w:rtl/>
        </w:rPr>
      </w:pPr>
    </w:p>
    <w:p w14:paraId="3BF77115" w14:textId="77777777" w:rsidR="00000000" w:rsidRDefault="007C71EE">
      <w:pPr>
        <w:pStyle w:val="a"/>
        <w:rPr>
          <w:rFonts w:hint="cs"/>
          <w:rtl/>
        </w:rPr>
      </w:pPr>
      <w:r>
        <w:rPr>
          <w:rFonts w:hint="cs"/>
          <w:rtl/>
        </w:rPr>
        <w:t xml:space="preserve">לחלופין, הצעת קבוצת מרצ </w:t>
      </w:r>
      <w:r>
        <w:rPr>
          <w:rtl/>
        </w:rPr>
        <w:t>–</w:t>
      </w:r>
      <w:r>
        <w:rPr>
          <w:rFonts w:hint="cs"/>
          <w:rtl/>
        </w:rPr>
        <w:t xml:space="preserve"> מי בעד? מי נגד? מי נמנע? </w:t>
      </w:r>
    </w:p>
    <w:p w14:paraId="1EB9FC36" w14:textId="77777777" w:rsidR="00000000" w:rsidRDefault="007C71EE">
      <w:pPr>
        <w:pStyle w:val="a"/>
        <w:rPr>
          <w:rFonts w:hint="cs"/>
          <w:rtl/>
        </w:rPr>
      </w:pPr>
    </w:p>
    <w:p w14:paraId="600D6554" w14:textId="77777777" w:rsidR="00000000" w:rsidRDefault="007C71EE">
      <w:pPr>
        <w:pStyle w:val="a7"/>
        <w:bidi/>
        <w:rPr>
          <w:rFonts w:hint="cs"/>
          <w:rtl/>
        </w:rPr>
      </w:pPr>
      <w:r>
        <w:rPr>
          <w:rFonts w:hint="cs"/>
          <w:rtl/>
        </w:rPr>
        <w:t xml:space="preserve">הצבעה </w:t>
      </w:r>
    </w:p>
    <w:p w14:paraId="7CF52CD1" w14:textId="77777777" w:rsidR="00000000" w:rsidRDefault="007C71EE">
      <w:pPr>
        <w:pStyle w:val="a"/>
        <w:rPr>
          <w:rFonts w:hint="cs"/>
          <w:rtl/>
        </w:rPr>
      </w:pPr>
    </w:p>
    <w:p w14:paraId="64C53DF1" w14:textId="77777777" w:rsidR="00000000" w:rsidRDefault="007C71EE">
      <w:pPr>
        <w:pStyle w:val="a"/>
        <w:jc w:val="center"/>
        <w:rPr>
          <w:rFonts w:hint="cs"/>
          <w:rtl/>
        </w:rPr>
      </w:pPr>
      <w:r>
        <w:rPr>
          <w:rFonts w:hint="cs"/>
          <w:rtl/>
        </w:rPr>
        <w:t>ההסתייגות לחלופין של קבוצת סיעת מרצ לסעיף 14(1) לא נתקבלה.</w:t>
      </w:r>
    </w:p>
    <w:p w14:paraId="7DE635AA" w14:textId="77777777" w:rsidR="00000000" w:rsidRDefault="007C71EE">
      <w:pPr>
        <w:pStyle w:val="a"/>
        <w:rPr>
          <w:rFonts w:hint="cs"/>
          <w:b/>
          <w:bCs/>
          <w:rtl/>
        </w:rPr>
      </w:pPr>
    </w:p>
    <w:p w14:paraId="03A5C947" w14:textId="77777777" w:rsidR="00000000" w:rsidRDefault="007C71EE">
      <w:pPr>
        <w:pStyle w:val="ad"/>
        <w:rPr>
          <w:rtl/>
        </w:rPr>
      </w:pPr>
      <w:r>
        <w:rPr>
          <w:rtl/>
        </w:rPr>
        <w:t>היו"ר ראובן ריבלין:</w:t>
      </w:r>
    </w:p>
    <w:p w14:paraId="0A27487E" w14:textId="77777777" w:rsidR="00000000" w:rsidRDefault="007C71EE">
      <w:pPr>
        <w:pStyle w:val="a"/>
        <w:rPr>
          <w:rtl/>
        </w:rPr>
      </w:pPr>
    </w:p>
    <w:p w14:paraId="2014B6E2" w14:textId="77777777" w:rsidR="00000000" w:rsidRDefault="007C71EE">
      <w:pPr>
        <w:pStyle w:val="a"/>
        <w:rPr>
          <w:rFonts w:hint="cs"/>
          <w:rtl/>
        </w:rPr>
      </w:pPr>
      <w:r>
        <w:rPr>
          <w:rFonts w:hint="cs"/>
          <w:rtl/>
        </w:rPr>
        <w:t xml:space="preserve">ההסתייגות לא עברה. </w:t>
      </w:r>
    </w:p>
    <w:p w14:paraId="55B8BCEA" w14:textId="77777777" w:rsidR="00000000" w:rsidRDefault="007C71EE">
      <w:pPr>
        <w:pStyle w:val="a"/>
        <w:rPr>
          <w:rFonts w:hint="cs"/>
          <w:rtl/>
        </w:rPr>
      </w:pPr>
    </w:p>
    <w:p w14:paraId="2B343B6B" w14:textId="77777777" w:rsidR="00000000" w:rsidRDefault="007C71EE">
      <w:pPr>
        <w:pStyle w:val="a"/>
        <w:rPr>
          <w:rFonts w:hint="cs"/>
          <w:rtl/>
        </w:rPr>
      </w:pPr>
      <w:r>
        <w:rPr>
          <w:rFonts w:hint="cs"/>
          <w:rtl/>
        </w:rPr>
        <w:t xml:space="preserve">מי בעד הצעת קבוצת עמיר פרץ, חבר הכנסת אברהם שוחט ומתן וילנאי? מי נגד? מי נמנע? </w:t>
      </w:r>
    </w:p>
    <w:p w14:paraId="0DD84C9E" w14:textId="77777777" w:rsidR="00000000" w:rsidRDefault="007C71EE">
      <w:pPr>
        <w:pStyle w:val="a"/>
        <w:rPr>
          <w:rFonts w:hint="cs"/>
          <w:rtl/>
        </w:rPr>
      </w:pPr>
    </w:p>
    <w:p w14:paraId="3E000D95" w14:textId="77777777" w:rsidR="00000000" w:rsidRDefault="007C71EE">
      <w:pPr>
        <w:pStyle w:val="a"/>
        <w:jc w:val="center"/>
        <w:rPr>
          <w:rFonts w:hint="cs"/>
          <w:b/>
          <w:bCs/>
          <w:rtl/>
        </w:rPr>
      </w:pPr>
      <w:r>
        <w:rPr>
          <w:rFonts w:hint="cs"/>
          <w:b/>
          <w:bCs/>
          <w:rtl/>
        </w:rPr>
        <w:t>הצבעה</w:t>
      </w:r>
    </w:p>
    <w:p w14:paraId="2315F236" w14:textId="77777777" w:rsidR="00000000" w:rsidRDefault="007C71EE">
      <w:pPr>
        <w:pStyle w:val="a"/>
        <w:rPr>
          <w:rFonts w:hint="cs"/>
          <w:b/>
          <w:bCs/>
          <w:rtl/>
        </w:rPr>
      </w:pPr>
    </w:p>
    <w:p w14:paraId="1BF9B65F" w14:textId="77777777" w:rsidR="00000000" w:rsidRDefault="007C71EE">
      <w:pPr>
        <w:pStyle w:val="a"/>
        <w:jc w:val="center"/>
        <w:rPr>
          <w:rFonts w:hint="cs"/>
          <w:rtl/>
        </w:rPr>
      </w:pPr>
      <w:r>
        <w:rPr>
          <w:rFonts w:hint="cs"/>
          <w:rtl/>
        </w:rPr>
        <w:t>ההסתייגות של קבוצת חבר הכנסת עמיר פרץ, של חבר הכנסת אברהם בייגה שוחט ושל חבר הכנסת מתן וילנאי לסעיף  14(1) לא נתקבלה.</w:t>
      </w:r>
    </w:p>
    <w:p w14:paraId="55D60931" w14:textId="77777777" w:rsidR="00000000" w:rsidRDefault="007C71EE">
      <w:pPr>
        <w:pStyle w:val="a"/>
        <w:rPr>
          <w:rFonts w:hint="cs"/>
          <w:rtl/>
        </w:rPr>
      </w:pPr>
    </w:p>
    <w:p w14:paraId="0F2B7CDD" w14:textId="77777777" w:rsidR="00000000" w:rsidRDefault="007C71EE">
      <w:pPr>
        <w:pStyle w:val="ad"/>
        <w:rPr>
          <w:rtl/>
        </w:rPr>
      </w:pPr>
      <w:r>
        <w:rPr>
          <w:rtl/>
        </w:rPr>
        <w:t>היו"ר ראובן ריבלין:</w:t>
      </w:r>
    </w:p>
    <w:p w14:paraId="1261D885" w14:textId="77777777" w:rsidR="00000000" w:rsidRDefault="007C71EE">
      <w:pPr>
        <w:pStyle w:val="a"/>
        <w:rPr>
          <w:rtl/>
        </w:rPr>
      </w:pPr>
    </w:p>
    <w:p w14:paraId="4EBC1C90" w14:textId="77777777" w:rsidR="00000000" w:rsidRDefault="007C71EE">
      <w:pPr>
        <w:pStyle w:val="a"/>
        <w:rPr>
          <w:rFonts w:hint="cs"/>
          <w:rtl/>
        </w:rPr>
      </w:pPr>
      <w:r>
        <w:rPr>
          <w:rFonts w:hint="cs"/>
          <w:rtl/>
        </w:rPr>
        <w:t xml:space="preserve">תודה. ההסתייגות לא עברה. </w:t>
      </w:r>
    </w:p>
    <w:p w14:paraId="21A0ADA3" w14:textId="77777777" w:rsidR="00000000" w:rsidRDefault="007C71EE">
      <w:pPr>
        <w:pStyle w:val="a"/>
        <w:rPr>
          <w:rFonts w:hint="cs"/>
          <w:rtl/>
        </w:rPr>
      </w:pPr>
    </w:p>
    <w:p w14:paraId="2C31FA37" w14:textId="77777777" w:rsidR="00000000" w:rsidRDefault="007C71EE">
      <w:pPr>
        <w:pStyle w:val="a"/>
        <w:rPr>
          <w:rFonts w:hint="cs"/>
          <w:rtl/>
        </w:rPr>
      </w:pPr>
      <w:r>
        <w:rPr>
          <w:rFonts w:hint="cs"/>
          <w:rtl/>
        </w:rPr>
        <w:t xml:space="preserve">לחלופין </w:t>
      </w:r>
      <w:r>
        <w:rPr>
          <w:rtl/>
        </w:rPr>
        <w:t>–</w:t>
      </w:r>
      <w:r>
        <w:rPr>
          <w:rFonts w:hint="cs"/>
          <w:rtl/>
        </w:rPr>
        <w:t xml:space="preserve"> מי בעד? מי נגד? מי נמנע?</w:t>
      </w:r>
    </w:p>
    <w:p w14:paraId="1458EC12" w14:textId="77777777" w:rsidR="00000000" w:rsidRDefault="007C71EE">
      <w:pPr>
        <w:pStyle w:val="a"/>
        <w:rPr>
          <w:rFonts w:hint="cs"/>
          <w:rtl/>
        </w:rPr>
      </w:pPr>
    </w:p>
    <w:p w14:paraId="32652B15" w14:textId="77777777" w:rsidR="00000000" w:rsidRDefault="007C71EE">
      <w:pPr>
        <w:pStyle w:val="a"/>
        <w:jc w:val="center"/>
        <w:rPr>
          <w:rFonts w:hint="cs"/>
          <w:b/>
          <w:bCs/>
          <w:rtl/>
        </w:rPr>
      </w:pPr>
      <w:r>
        <w:rPr>
          <w:rFonts w:hint="cs"/>
          <w:b/>
          <w:bCs/>
          <w:rtl/>
        </w:rPr>
        <w:t>הצבעה</w:t>
      </w:r>
    </w:p>
    <w:p w14:paraId="6E329579" w14:textId="77777777" w:rsidR="00000000" w:rsidRDefault="007C71EE">
      <w:pPr>
        <w:pStyle w:val="a"/>
        <w:jc w:val="center"/>
        <w:rPr>
          <w:rFonts w:hint="cs"/>
          <w:b/>
          <w:bCs/>
          <w:rtl/>
        </w:rPr>
      </w:pPr>
    </w:p>
    <w:p w14:paraId="259D42C9" w14:textId="77777777" w:rsidR="00000000" w:rsidRDefault="007C71EE">
      <w:pPr>
        <w:pStyle w:val="a"/>
        <w:jc w:val="center"/>
        <w:rPr>
          <w:rFonts w:hint="cs"/>
          <w:rtl/>
        </w:rPr>
      </w:pPr>
      <w:r>
        <w:rPr>
          <w:rFonts w:hint="cs"/>
          <w:rtl/>
        </w:rPr>
        <w:t>ההסתייגות לחלופין של קבוצת חבר הכנסת עמיר פרץ</w:t>
      </w:r>
      <w:r>
        <w:rPr>
          <w:rFonts w:hint="cs"/>
          <w:rtl/>
        </w:rPr>
        <w:t xml:space="preserve">, של חבר הכנסת אברהם בייגה שוחט ושל חבר הכנסת מתן וילנאי לא נתקבלה. </w:t>
      </w:r>
    </w:p>
    <w:p w14:paraId="1D17EE5E" w14:textId="77777777" w:rsidR="00000000" w:rsidRDefault="007C71EE">
      <w:pPr>
        <w:pStyle w:val="a"/>
        <w:jc w:val="center"/>
        <w:rPr>
          <w:rFonts w:hint="cs"/>
          <w:rtl/>
        </w:rPr>
      </w:pPr>
    </w:p>
    <w:p w14:paraId="3A203B5B" w14:textId="77777777" w:rsidR="00000000" w:rsidRDefault="007C71EE">
      <w:pPr>
        <w:pStyle w:val="ad"/>
        <w:rPr>
          <w:rtl/>
        </w:rPr>
      </w:pPr>
    </w:p>
    <w:p w14:paraId="0191D62C" w14:textId="77777777" w:rsidR="00000000" w:rsidRDefault="007C71EE">
      <w:pPr>
        <w:pStyle w:val="ad"/>
        <w:rPr>
          <w:rtl/>
        </w:rPr>
      </w:pPr>
      <w:r>
        <w:rPr>
          <w:rtl/>
        </w:rPr>
        <w:t>היו"ר ראובן ריבלין:</w:t>
      </w:r>
    </w:p>
    <w:p w14:paraId="52D20DBB" w14:textId="77777777" w:rsidR="00000000" w:rsidRDefault="007C71EE">
      <w:pPr>
        <w:pStyle w:val="a"/>
        <w:rPr>
          <w:rtl/>
        </w:rPr>
      </w:pPr>
    </w:p>
    <w:p w14:paraId="5F659E2B" w14:textId="77777777" w:rsidR="00000000" w:rsidRDefault="007C71EE">
      <w:pPr>
        <w:pStyle w:val="a"/>
        <w:rPr>
          <w:rFonts w:hint="cs"/>
          <w:rtl/>
        </w:rPr>
      </w:pPr>
      <w:r>
        <w:rPr>
          <w:rFonts w:hint="cs"/>
          <w:rtl/>
        </w:rPr>
        <w:t xml:space="preserve">תודה. ההסתייגות לחלופין לא עברה. </w:t>
      </w:r>
    </w:p>
    <w:p w14:paraId="5871B7C1" w14:textId="77777777" w:rsidR="00000000" w:rsidRDefault="007C71EE">
      <w:pPr>
        <w:pStyle w:val="a"/>
        <w:rPr>
          <w:rFonts w:hint="cs"/>
          <w:rtl/>
        </w:rPr>
      </w:pPr>
    </w:p>
    <w:p w14:paraId="1DA342AE" w14:textId="77777777" w:rsidR="00000000" w:rsidRDefault="007C71EE">
      <w:pPr>
        <w:pStyle w:val="a"/>
        <w:rPr>
          <w:rFonts w:hint="cs"/>
          <w:rtl/>
        </w:rPr>
      </w:pPr>
      <w:r>
        <w:rPr>
          <w:rFonts w:hint="cs"/>
          <w:rtl/>
        </w:rPr>
        <w:t>מי בעד הצעת קבוצת בל"ד וחבר הכנסת אברהם שוחט? מי מתנגד?</w:t>
      </w:r>
    </w:p>
    <w:p w14:paraId="1B41BF57" w14:textId="77777777" w:rsidR="00000000" w:rsidRDefault="007C71EE">
      <w:pPr>
        <w:pStyle w:val="a"/>
        <w:rPr>
          <w:rFonts w:hint="cs"/>
          <w:rtl/>
        </w:rPr>
      </w:pPr>
    </w:p>
    <w:p w14:paraId="445633F0" w14:textId="77777777" w:rsidR="00000000" w:rsidRDefault="007C71EE">
      <w:pPr>
        <w:pStyle w:val="a"/>
        <w:ind w:firstLine="0"/>
        <w:rPr>
          <w:rFonts w:hint="cs"/>
          <w:b/>
          <w:bCs/>
          <w:u w:val="single"/>
          <w:rtl/>
        </w:rPr>
      </w:pPr>
    </w:p>
    <w:p w14:paraId="3A135508" w14:textId="77777777" w:rsidR="00000000" w:rsidRDefault="007C71EE">
      <w:pPr>
        <w:pStyle w:val="a"/>
        <w:ind w:firstLine="0"/>
        <w:rPr>
          <w:rFonts w:hint="cs"/>
          <w:rtl/>
        </w:rPr>
      </w:pPr>
      <w:r>
        <w:rPr>
          <w:rFonts w:hint="cs"/>
          <w:b/>
          <w:bCs/>
          <w:u w:val="single"/>
          <w:rtl/>
        </w:rPr>
        <w:t>ג'מאל זחאלקה (בל"ד):</w:t>
      </w:r>
    </w:p>
    <w:p w14:paraId="12B1DB64" w14:textId="77777777" w:rsidR="00000000" w:rsidRDefault="007C71EE">
      <w:pPr>
        <w:pStyle w:val="a"/>
        <w:ind w:firstLine="0"/>
        <w:rPr>
          <w:rFonts w:hint="cs"/>
          <w:rtl/>
        </w:rPr>
      </w:pPr>
    </w:p>
    <w:p w14:paraId="4C3A49BE" w14:textId="77777777" w:rsidR="00000000" w:rsidRDefault="007C71EE">
      <w:pPr>
        <w:pStyle w:val="a"/>
        <w:ind w:firstLine="720"/>
        <w:rPr>
          <w:rFonts w:hint="cs"/>
          <w:rtl/>
        </w:rPr>
      </w:pPr>
      <w:r>
        <w:rPr>
          <w:rFonts w:hint="cs"/>
          <w:rtl/>
        </w:rPr>
        <w:t xml:space="preserve">הצעה מצוינת, אדוני היושב-ראש. </w:t>
      </w:r>
    </w:p>
    <w:p w14:paraId="732BE3A0" w14:textId="77777777" w:rsidR="00000000" w:rsidRDefault="007C71EE">
      <w:pPr>
        <w:pStyle w:val="a"/>
        <w:ind w:firstLine="0"/>
        <w:rPr>
          <w:rFonts w:hint="cs"/>
          <w:rtl/>
        </w:rPr>
      </w:pPr>
    </w:p>
    <w:p w14:paraId="75C856A6" w14:textId="77777777" w:rsidR="00000000" w:rsidRDefault="007C71EE">
      <w:pPr>
        <w:pStyle w:val="a"/>
        <w:ind w:firstLine="0"/>
        <w:rPr>
          <w:rFonts w:hint="cs"/>
          <w:rtl/>
        </w:rPr>
      </w:pPr>
      <w:r>
        <w:rPr>
          <w:rFonts w:hint="cs"/>
          <w:b/>
          <w:bCs/>
          <w:u w:val="single"/>
          <w:rtl/>
        </w:rPr>
        <w:t>קריאה:</w:t>
      </w:r>
    </w:p>
    <w:p w14:paraId="21B1234E" w14:textId="77777777" w:rsidR="00000000" w:rsidRDefault="007C71EE">
      <w:pPr>
        <w:pStyle w:val="a"/>
        <w:ind w:firstLine="0"/>
        <w:rPr>
          <w:rFonts w:hint="cs"/>
          <w:rtl/>
        </w:rPr>
      </w:pPr>
    </w:p>
    <w:p w14:paraId="23A42AB3" w14:textId="77777777" w:rsidR="00000000" w:rsidRDefault="007C71EE">
      <w:pPr>
        <w:pStyle w:val="a"/>
        <w:ind w:firstLine="0"/>
        <w:rPr>
          <w:rFonts w:hint="cs"/>
          <w:rtl/>
        </w:rPr>
      </w:pPr>
      <w:r>
        <w:rPr>
          <w:rFonts w:hint="cs"/>
          <w:rtl/>
        </w:rPr>
        <w:tab/>
        <w:t>הצבעה אל</w:t>
      </w:r>
      <w:r>
        <w:rPr>
          <w:rFonts w:hint="cs"/>
          <w:rtl/>
        </w:rPr>
        <w:t xml:space="preserve">קטרונית. </w:t>
      </w:r>
    </w:p>
    <w:p w14:paraId="6C06D3D1" w14:textId="77777777" w:rsidR="00000000" w:rsidRDefault="007C71EE">
      <w:pPr>
        <w:pStyle w:val="a"/>
        <w:ind w:firstLine="0"/>
        <w:rPr>
          <w:rFonts w:hint="cs"/>
          <w:rtl/>
        </w:rPr>
      </w:pPr>
    </w:p>
    <w:p w14:paraId="5CF8DB01" w14:textId="77777777" w:rsidR="00000000" w:rsidRDefault="007C71EE">
      <w:pPr>
        <w:pStyle w:val="ad"/>
        <w:rPr>
          <w:rtl/>
        </w:rPr>
      </w:pPr>
      <w:r>
        <w:rPr>
          <w:rtl/>
        </w:rPr>
        <w:t>היו"ר ראובן ריבלין:</w:t>
      </w:r>
    </w:p>
    <w:p w14:paraId="51F6ACB9" w14:textId="77777777" w:rsidR="00000000" w:rsidRDefault="007C71EE">
      <w:pPr>
        <w:pStyle w:val="a"/>
        <w:rPr>
          <w:rtl/>
        </w:rPr>
      </w:pPr>
    </w:p>
    <w:p w14:paraId="7F4D1C9B" w14:textId="77777777" w:rsidR="00000000" w:rsidRDefault="007C71EE">
      <w:pPr>
        <w:pStyle w:val="a"/>
        <w:rPr>
          <w:rFonts w:hint="cs"/>
          <w:rtl/>
        </w:rPr>
      </w:pPr>
      <w:r>
        <w:rPr>
          <w:rFonts w:hint="cs"/>
          <w:rtl/>
        </w:rPr>
        <w:t xml:space="preserve">אני עובר להצבעה אלקטרונית על הסתייגות  קבוצת בל"ד וחבר הכנסת שוחט. </w:t>
      </w:r>
    </w:p>
    <w:p w14:paraId="4C4F599F" w14:textId="77777777" w:rsidR="00000000" w:rsidRDefault="007C71EE">
      <w:pPr>
        <w:pStyle w:val="a"/>
        <w:rPr>
          <w:rFonts w:hint="cs"/>
          <w:rtl/>
        </w:rPr>
      </w:pPr>
    </w:p>
    <w:p w14:paraId="1B2E1795" w14:textId="77777777" w:rsidR="00000000" w:rsidRDefault="007C71EE">
      <w:pPr>
        <w:pStyle w:val="a"/>
        <w:ind w:firstLine="26"/>
        <w:jc w:val="center"/>
        <w:rPr>
          <w:rFonts w:hint="cs"/>
          <w:b/>
          <w:bCs/>
          <w:rtl/>
        </w:rPr>
      </w:pPr>
      <w:r>
        <w:rPr>
          <w:rFonts w:hint="cs"/>
          <w:b/>
          <w:bCs/>
          <w:rtl/>
        </w:rPr>
        <w:t>הצבעה מס' 32</w:t>
      </w:r>
    </w:p>
    <w:p w14:paraId="524B7B68" w14:textId="77777777" w:rsidR="00000000" w:rsidRDefault="007C71EE">
      <w:pPr>
        <w:pStyle w:val="a"/>
        <w:rPr>
          <w:rFonts w:hint="cs"/>
          <w:b/>
          <w:bCs/>
          <w:rtl/>
        </w:rPr>
      </w:pPr>
    </w:p>
    <w:p w14:paraId="34CA1B2D" w14:textId="77777777" w:rsidR="00000000" w:rsidRDefault="007C71EE">
      <w:pPr>
        <w:pStyle w:val="a"/>
        <w:ind w:firstLine="0"/>
        <w:jc w:val="center"/>
        <w:rPr>
          <w:rFonts w:hint="cs"/>
          <w:rtl/>
        </w:rPr>
      </w:pPr>
      <w:r>
        <w:rPr>
          <w:rFonts w:hint="cs"/>
          <w:rtl/>
        </w:rPr>
        <w:t xml:space="preserve">בעד ההסתייגות </w:t>
      </w:r>
      <w:r>
        <w:rPr>
          <w:rtl/>
        </w:rPr>
        <w:t>–</w:t>
      </w:r>
      <w:r>
        <w:rPr>
          <w:rFonts w:hint="cs"/>
          <w:rtl/>
        </w:rPr>
        <w:t xml:space="preserve"> 44</w:t>
      </w:r>
    </w:p>
    <w:p w14:paraId="48815162" w14:textId="77777777" w:rsidR="00000000" w:rsidRDefault="007C71EE">
      <w:pPr>
        <w:pStyle w:val="a"/>
        <w:ind w:firstLine="0"/>
        <w:jc w:val="center"/>
        <w:rPr>
          <w:rFonts w:hint="cs"/>
          <w:rtl/>
        </w:rPr>
      </w:pPr>
      <w:r>
        <w:rPr>
          <w:rFonts w:hint="cs"/>
          <w:rtl/>
        </w:rPr>
        <w:t xml:space="preserve">נגד </w:t>
      </w:r>
      <w:r>
        <w:rPr>
          <w:rtl/>
        </w:rPr>
        <w:t>–</w:t>
      </w:r>
      <w:r>
        <w:rPr>
          <w:rFonts w:hint="cs"/>
          <w:rtl/>
        </w:rPr>
        <w:t xml:space="preserve"> 54</w:t>
      </w:r>
    </w:p>
    <w:p w14:paraId="241BF3BF" w14:textId="77777777" w:rsidR="00000000" w:rsidRDefault="007C71EE">
      <w:pPr>
        <w:pStyle w:val="a"/>
        <w:ind w:firstLine="0"/>
        <w:jc w:val="center"/>
        <w:rPr>
          <w:rFonts w:hint="cs"/>
          <w:rtl/>
        </w:rPr>
      </w:pPr>
      <w:r>
        <w:rPr>
          <w:rFonts w:hint="cs"/>
          <w:rtl/>
        </w:rPr>
        <w:t xml:space="preserve">נמנעים </w:t>
      </w:r>
      <w:r>
        <w:rPr>
          <w:rtl/>
        </w:rPr>
        <w:t>–</w:t>
      </w:r>
      <w:r>
        <w:rPr>
          <w:rFonts w:hint="cs"/>
          <w:rtl/>
        </w:rPr>
        <w:t xml:space="preserve"> אין</w:t>
      </w:r>
    </w:p>
    <w:p w14:paraId="5F62A360" w14:textId="77777777" w:rsidR="00000000" w:rsidRDefault="007C71EE">
      <w:pPr>
        <w:pStyle w:val="a"/>
        <w:ind w:firstLine="0"/>
        <w:jc w:val="center"/>
        <w:rPr>
          <w:rFonts w:hint="cs"/>
          <w:rtl/>
        </w:rPr>
      </w:pPr>
      <w:r>
        <w:rPr>
          <w:rFonts w:hint="cs"/>
          <w:rtl/>
        </w:rPr>
        <w:t>ההסתייגות של קבוצת סיעת בל"ד ושל חבר הכנסת אברהם שוחט לסעיף 14(1) לא נתקבלה.</w:t>
      </w:r>
    </w:p>
    <w:p w14:paraId="66229488" w14:textId="77777777" w:rsidR="00000000" w:rsidRDefault="007C71EE">
      <w:pPr>
        <w:pStyle w:val="a"/>
        <w:rPr>
          <w:rFonts w:hint="cs"/>
          <w:rtl/>
        </w:rPr>
      </w:pPr>
    </w:p>
    <w:p w14:paraId="57A90C82" w14:textId="77777777" w:rsidR="00000000" w:rsidRDefault="007C71EE">
      <w:pPr>
        <w:pStyle w:val="ad"/>
        <w:rPr>
          <w:rtl/>
        </w:rPr>
      </w:pPr>
      <w:r>
        <w:rPr>
          <w:rtl/>
        </w:rPr>
        <w:t>היו"ר ראובן ריבלין:</w:t>
      </w:r>
    </w:p>
    <w:p w14:paraId="0B51AEAC" w14:textId="77777777" w:rsidR="00000000" w:rsidRDefault="007C71EE">
      <w:pPr>
        <w:pStyle w:val="a"/>
        <w:rPr>
          <w:rtl/>
        </w:rPr>
      </w:pPr>
    </w:p>
    <w:p w14:paraId="57A6AEFC" w14:textId="77777777" w:rsidR="00000000" w:rsidRDefault="007C71EE">
      <w:pPr>
        <w:pStyle w:val="a"/>
        <w:rPr>
          <w:rFonts w:hint="cs"/>
          <w:rtl/>
        </w:rPr>
      </w:pPr>
      <w:r>
        <w:rPr>
          <w:rFonts w:hint="cs"/>
          <w:rtl/>
        </w:rPr>
        <w:t>4</w:t>
      </w:r>
      <w:r>
        <w:rPr>
          <w:rFonts w:hint="cs"/>
          <w:rtl/>
        </w:rPr>
        <w:t xml:space="preserve">4 תומכים, 54 מתנגדים ואין נמנעים. ההסתייגות לא עברה. </w:t>
      </w:r>
    </w:p>
    <w:p w14:paraId="3093E3B9" w14:textId="77777777" w:rsidR="00000000" w:rsidRDefault="007C71EE">
      <w:pPr>
        <w:pStyle w:val="a"/>
        <w:rPr>
          <w:rFonts w:hint="cs"/>
          <w:rtl/>
        </w:rPr>
      </w:pPr>
    </w:p>
    <w:p w14:paraId="3493F272" w14:textId="77777777" w:rsidR="00000000" w:rsidRDefault="007C71EE">
      <w:pPr>
        <w:pStyle w:val="a"/>
        <w:rPr>
          <w:rFonts w:hint="cs"/>
          <w:rtl/>
        </w:rPr>
      </w:pPr>
      <w:r>
        <w:rPr>
          <w:rFonts w:hint="cs"/>
          <w:rtl/>
        </w:rPr>
        <w:t>רבותי חברי הכנסת מהצד השמאלי שלי שהם הצד הימני, אני מודיע לכם שכאשר רוב חברי האופוזיציה נמצאים פה, אני צריך לראות את כל האצבעות, כי ההפרש הוא של עשרה  קולות, ופעמים רבות קשה לראות את ההפרש הזה אם חמישה</w:t>
      </w:r>
      <w:r>
        <w:rPr>
          <w:rFonts w:hint="cs"/>
          <w:rtl/>
        </w:rPr>
        <w:t xml:space="preserve"> חסרים. נא להקפיד, לא תהיינה הנחות. </w:t>
      </w:r>
    </w:p>
    <w:p w14:paraId="2AC8C8C5" w14:textId="77777777" w:rsidR="00000000" w:rsidRDefault="007C71EE">
      <w:pPr>
        <w:pStyle w:val="a"/>
        <w:rPr>
          <w:rFonts w:hint="cs"/>
          <w:rtl/>
        </w:rPr>
      </w:pPr>
    </w:p>
    <w:p w14:paraId="73CB00BC" w14:textId="77777777" w:rsidR="00000000" w:rsidRDefault="007C71EE">
      <w:pPr>
        <w:pStyle w:val="ac"/>
        <w:rPr>
          <w:rtl/>
        </w:rPr>
      </w:pPr>
      <w:r>
        <w:rPr>
          <w:rtl/>
        </w:rPr>
        <w:t>חיים אורון (מרצ):</w:t>
      </w:r>
    </w:p>
    <w:p w14:paraId="4DE81DF6" w14:textId="77777777" w:rsidR="00000000" w:rsidRDefault="007C71EE">
      <w:pPr>
        <w:pStyle w:val="a"/>
        <w:rPr>
          <w:rtl/>
        </w:rPr>
      </w:pPr>
    </w:p>
    <w:p w14:paraId="5CD25556" w14:textId="77777777" w:rsidR="00000000" w:rsidRDefault="007C71EE">
      <w:pPr>
        <w:pStyle w:val="a"/>
        <w:rPr>
          <w:rFonts w:hint="cs"/>
          <w:rtl/>
        </w:rPr>
      </w:pPr>
      <w:r>
        <w:rPr>
          <w:rFonts w:hint="cs"/>
          <w:rtl/>
        </w:rPr>
        <w:t xml:space="preserve">יש פה הסתייגות שחתומים עליה חברי הכנסת ניסן סלומינסקי, שאול יהלום וגילה פינקלשטיין. </w:t>
      </w:r>
    </w:p>
    <w:p w14:paraId="0C209E76" w14:textId="77777777" w:rsidR="00000000" w:rsidRDefault="007C71EE">
      <w:pPr>
        <w:pStyle w:val="a"/>
        <w:rPr>
          <w:rFonts w:hint="cs"/>
          <w:rtl/>
        </w:rPr>
      </w:pPr>
    </w:p>
    <w:p w14:paraId="5A6BBCA7" w14:textId="77777777" w:rsidR="00000000" w:rsidRDefault="007C71EE">
      <w:pPr>
        <w:pStyle w:val="ad"/>
        <w:rPr>
          <w:rtl/>
        </w:rPr>
      </w:pPr>
      <w:r>
        <w:rPr>
          <w:rtl/>
        </w:rPr>
        <w:t>היו"ר ראובן ריבלין:</w:t>
      </w:r>
    </w:p>
    <w:p w14:paraId="72313DD0" w14:textId="77777777" w:rsidR="00000000" w:rsidRDefault="007C71EE">
      <w:pPr>
        <w:pStyle w:val="a"/>
        <w:rPr>
          <w:rtl/>
        </w:rPr>
      </w:pPr>
    </w:p>
    <w:p w14:paraId="661D4B06" w14:textId="77777777" w:rsidR="00000000" w:rsidRDefault="007C71EE">
      <w:pPr>
        <w:pStyle w:val="a"/>
        <w:rPr>
          <w:rFonts w:hint="cs"/>
          <w:rtl/>
        </w:rPr>
      </w:pPr>
      <w:r>
        <w:rPr>
          <w:rFonts w:hint="cs"/>
          <w:rtl/>
        </w:rPr>
        <w:t xml:space="preserve">תודה, את זה תעביר להם. </w:t>
      </w:r>
    </w:p>
    <w:p w14:paraId="0CD405C4" w14:textId="77777777" w:rsidR="00000000" w:rsidRDefault="007C71EE">
      <w:pPr>
        <w:pStyle w:val="a"/>
        <w:rPr>
          <w:rFonts w:hint="cs"/>
          <w:rtl/>
        </w:rPr>
      </w:pPr>
    </w:p>
    <w:p w14:paraId="3CEDE8D9" w14:textId="77777777" w:rsidR="00000000" w:rsidRDefault="007C71EE">
      <w:pPr>
        <w:pStyle w:val="ac"/>
        <w:rPr>
          <w:rtl/>
        </w:rPr>
      </w:pPr>
      <w:r>
        <w:rPr>
          <w:rFonts w:hint="eastAsia"/>
          <w:rtl/>
        </w:rPr>
        <w:t>חיים</w:t>
      </w:r>
      <w:r>
        <w:rPr>
          <w:rtl/>
        </w:rPr>
        <w:t xml:space="preserve"> אורון (מרצ):</w:t>
      </w:r>
    </w:p>
    <w:p w14:paraId="0E0AB2F6" w14:textId="77777777" w:rsidR="00000000" w:rsidRDefault="007C71EE">
      <w:pPr>
        <w:pStyle w:val="a"/>
        <w:rPr>
          <w:rFonts w:hint="cs"/>
          <w:rtl/>
        </w:rPr>
      </w:pPr>
    </w:p>
    <w:p w14:paraId="4B8050F2" w14:textId="77777777" w:rsidR="00000000" w:rsidRDefault="007C71EE">
      <w:pPr>
        <w:pStyle w:val="a"/>
        <w:rPr>
          <w:rFonts w:hint="cs"/>
          <w:rtl/>
        </w:rPr>
      </w:pPr>
      <w:r>
        <w:rPr>
          <w:rFonts w:hint="cs"/>
          <w:rtl/>
        </w:rPr>
        <w:t xml:space="preserve">איפה כולם? עכשיו ויתרתם? יפה מאוד. </w:t>
      </w:r>
    </w:p>
    <w:p w14:paraId="14AE3BFE" w14:textId="77777777" w:rsidR="00000000" w:rsidRDefault="007C71EE">
      <w:pPr>
        <w:pStyle w:val="a"/>
        <w:rPr>
          <w:rFonts w:hint="cs"/>
          <w:rtl/>
        </w:rPr>
      </w:pPr>
    </w:p>
    <w:p w14:paraId="7B403E36" w14:textId="77777777" w:rsidR="00000000" w:rsidRDefault="007C71EE">
      <w:pPr>
        <w:pStyle w:val="ad"/>
        <w:rPr>
          <w:rtl/>
        </w:rPr>
      </w:pPr>
      <w:r>
        <w:rPr>
          <w:rtl/>
        </w:rPr>
        <w:t>היו"ר ראובן</w:t>
      </w:r>
      <w:r>
        <w:rPr>
          <w:rtl/>
        </w:rPr>
        <w:t xml:space="preserve"> ריבלין:</w:t>
      </w:r>
    </w:p>
    <w:p w14:paraId="6A9F8DA2" w14:textId="77777777" w:rsidR="00000000" w:rsidRDefault="007C71EE">
      <w:pPr>
        <w:pStyle w:val="a"/>
        <w:rPr>
          <w:rtl/>
        </w:rPr>
      </w:pPr>
    </w:p>
    <w:p w14:paraId="06096EF9" w14:textId="77777777" w:rsidR="00000000" w:rsidRDefault="007C71EE">
      <w:pPr>
        <w:pStyle w:val="a"/>
        <w:rPr>
          <w:rFonts w:hint="cs"/>
          <w:rtl/>
        </w:rPr>
      </w:pPr>
      <w:r>
        <w:rPr>
          <w:rFonts w:hint="cs"/>
          <w:rtl/>
        </w:rPr>
        <w:t xml:space="preserve">קבוצת בורג וחברי המפד"ל שוויתרו </w:t>
      </w:r>
      <w:r>
        <w:rPr>
          <w:rtl/>
        </w:rPr>
        <w:t>–</w:t>
      </w:r>
      <w:r>
        <w:rPr>
          <w:rFonts w:hint="cs"/>
          <w:rtl/>
        </w:rPr>
        <w:t xml:space="preserve"> אורי אריאל איננו נוכח. </w:t>
      </w:r>
    </w:p>
    <w:p w14:paraId="32F3083F" w14:textId="77777777" w:rsidR="00000000" w:rsidRDefault="007C71EE">
      <w:pPr>
        <w:pStyle w:val="a"/>
        <w:rPr>
          <w:rFonts w:hint="cs"/>
          <w:rtl/>
        </w:rPr>
      </w:pPr>
    </w:p>
    <w:p w14:paraId="30901ECC" w14:textId="77777777" w:rsidR="00000000" w:rsidRDefault="007C71EE">
      <w:pPr>
        <w:pStyle w:val="ac"/>
        <w:rPr>
          <w:rtl/>
        </w:rPr>
      </w:pPr>
      <w:r>
        <w:rPr>
          <w:rFonts w:hint="eastAsia"/>
          <w:rtl/>
        </w:rPr>
        <w:t>אברהם</w:t>
      </w:r>
      <w:r>
        <w:rPr>
          <w:rtl/>
        </w:rPr>
        <w:t xml:space="preserve"> בורג (העבודה-מימד):</w:t>
      </w:r>
    </w:p>
    <w:p w14:paraId="23FA3DA5" w14:textId="77777777" w:rsidR="00000000" w:rsidRDefault="007C71EE">
      <w:pPr>
        <w:pStyle w:val="a"/>
        <w:rPr>
          <w:rFonts w:hint="cs"/>
          <w:rtl/>
        </w:rPr>
      </w:pPr>
    </w:p>
    <w:p w14:paraId="521BABFF" w14:textId="77777777" w:rsidR="00000000" w:rsidRDefault="007C71EE">
      <w:pPr>
        <w:pStyle w:val="a"/>
        <w:rPr>
          <w:rFonts w:hint="cs"/>
          <w:rtl/>
        </w:rPr>
      </w:pPr>
      <w:r>
        <w:rPr>
          <w:rFonts w:hint="cs"/>
          <w:rtl/>
        </w:rPr>
        <w:t>הוא אומר שהיה הסכם - - -</w:t>
      </w:r>
    </w:p>
    <w:p w14:paraId="0AA2334D" w14:textId="77777777" w:rsidR="00000000" w:rsidRDefault="007C71EE">
      <w:pPr>
        <w:pStyle w:val="a"/>
        <w:rPr>
          <w:rFonts w:hint="cs"/>
          <w:rtl/>
        </w:rPr>
      </w:pPr>
    </w:p>
    <w:p w14:paraId="0B96C666" w14:textId="77777777" w:rsidR="00000000" w:rsidRDefault="007C71EE">
      <w:pPr>
        <w:pStyle w:val="ad"/>
        <w:rPr>
          <w:rtl/>
        </w:rPr>
      </w:pPr>
      <w:r>
        <w:rPr>
          <w:rtl/>
        </w:rPr>
        <w:t>היו"ר ראובן ריבלין:</w:t>
      </w:r>
    </w:p>
    <w:p w14:paraId="3245FE16" w14:textId="77777777" w:rsidR="00000000" w:rsidRDefault="007C71EE">
      <w:pPr>
        <w:pStyle w:val="a"/>
        <w:rPr>
          <w:rtl/>
        </w:rPr>
      </w:pPr>
    </w:p>
    <w:p w14:paraId="42317353" w14:textId="77777777" w:rsidR="00000000" w:rsidRDefault="007C71EE">
      <w:pPr>
        <w:pStyle w:val="a"/>
        <w:rPr>
          <w:rFonts w:hint="cs"/>
          <w:rtl/>
        </w:rPr>
      </w:pPr>
      <w:r>
        <w:rPr>
          <w:rFonts w:hint="cs"/>
          <w:rtl/>
        </w:rPr>
        <w:t>מי בעד קבוצת בורג?</w:t>
      </w:r>
    </w:p>
    <w:p w14:paraId="7E220F1D" w14:textId="77777777" w:rsidR="00000000" w:rsidRDefault="007C71EE">
      <w:pPr>
        <w:pStyle w:val="a"/>
        <w:rPr>
          <w:rFonts w:hint="cs"/>
          <w:rtl/>
        </w:rPr>
      </w:pPr>
    </w:p>
    <w:p w14:paraId="7BAAD52D" w14:textId="77777777" w:rsidR="00000000" w:rsidRDefault="007C71EE">
      <w:pPr>
        <w:pStyle w:val="ac"/>
        <w:rPr>
          <w:rtl/>
        </w:rPr>
      </w:pPr>
      <w:r>
        <w:rPr>
          <w:rFonts w:hint="cs"/>
          <w:rtl/>
        </w:rPr>
        <w:t>קריאה</w:t>
      </w:r>
      <w:r>
        <w:rPr>
          <w:rtl/>
        </w:rPr>
        <w:t>:</w:t>
      </w:r>
    </w:p>
    <w:p w14:paraId="63C1131C" w14:textId="77777777" w:rsidR="00000000" w:rsidRDefault="007C71EE">
      <w:pPr>
        <w:pStyle w:val="a"/>
        <w:rPr>
          <w:rFonts w:hint="cs"/>
          <w:rtl/>
        </w:rPr>
      </w:pPr>
    </w:p>
    <w:p w14:paraId="01070B71" w14:textId="77777777" w:rsidR="00000000" w:rsidRDefault="007C71EE">
      <w:pPr>
        <w:pStyle w:val="a"/>
        <w:rPr>
          <w:rFonts w:hint="cs"/>
          <w:rtl/>
        </w:rPr>
      </w:pPr>
      <w:r>
        <w:rPr>
          <w:rFonts w:hint="cs"/>
          <w:rtl/>
        </w:rPr>
        <w:t>- - -</w:t>
      </w:r>
    </w:p>
    <w:p w14:paraId="064EA19B" w14:textId="77777777" w:rsidR="00000000" w:rsidRDefault="007C71EE">
      <w:pPr>
        <w:pStyle w:val="a"/>
        <w:rPr>
          <w:rFonts w:hint="cs"/>
          <w:rtl/>
        </w:rPr>
      </w:pPr>
    </w:p>
    <w:p w14:paraId="119A6997" w14:textId="77777777" w:rsidR="00000000" w:rsidRDefault="007C71EE">
      <w:pPr>
        <w:pStyle w:val="ad"/>
        <w:rPr>
          <w:rtl/>
        </w:rPr>
      </w:pPr>
      <w:r>
        <w:rPr>
          <w:rtl/>
        </w:rPr>
        <w:t>היו"ר ראובן ריבלין:</w:t>
      </w:r>
    </w:p>
    <w:p w14:paraId="6BD18041" w14:textId="77777777" w:rsidR="00000000" w:rsidRDefault="007C71EE">
      <w:pPr>
        <w:pStyle w:val="a"/>
        <w:rPr>
          <w:rtl/>
        </w:rPr>
      </w:pPr>
    </w:p>
    <w:p w14:paraId="5F323999" w14:textId="77777777" w:rsidR="00000000" w:rsidRDefault="007C71EE">
      <w:pPr>
        <w:pStyle w:val="a"/>
        <w:rPr>
          <w:rFonts w:hint="cs"/>
          <w:rtl/>
        </w:rPr>
      </w:pPr>
      <w:r>
        <w:rPr>
          <w:rFonts w:hint="cs"/>
          <w:rtl/>
        </w:rPr>
        <w:t xml:space="preserve">רבותי, הממשלה אחראית לדברים. </w:t>
      </w:r>
    </w:p>
    <w:p w14:paraId="24D89BE5" w14:textId="77777777" w:rsidR="00000000" w:rsidRDefault="007C71EE">
      <w:pPr>
        <w:pStyle w:val="a"/>
        <w:rPr>
          <w:rFonts w:hint="cs"/>
          <w:rtl/>
        </w:rPr>
      </w:pPr>
    </w:p>
    <w:p w14:paraId="24E15697" w14:textId="77777777" w:rsidR="00000000" w:rsidRDefault="007C71EE">
      <w:pPr>
        <w:pStyle w:val="ac"/>
        <w:rPr>
          <w:rtl/>
        </w:rPr>
      </w:pPr>
      <w:r>
        <w:rPr>
          <w:rFonts w:hint="eastAsia"/>
          <w:rtl/>
        </w:rPr>
        <w:t>אברהם</w:t>
      </w:r>
      <w:r>
        <w:rPr>
          <w:rtl/>
        </w:rPr>
        <w:t xml:space="preserve"> בורג (העבודה-מימד):</w:t>
      </w:r>
    </w:p>
    <w:p w14:paraId="73C3B3BF" w14:textId="77777777" w:rsidR="00000000" w:rsidRDefault="007C71EE">
      <w:pPr>
        <w:pStyle w:val="a"/>
        <w:rPr>
          <w:rFonts w:hint="cs"/>
          <w:rtl/>
        </w:rPr>
      </w:pPr>
    </w:p>
    <w:p w14:paraId="35D39EDF" w14:textId="77777777" w:rsidR="00000000" w:rsidRDefault="007C71EE">
      <w:pPr>
        <w:pStyle w:val="a"/>
        <w:rPr>
          <w:rFonts w:hint="cs"/>
          <w:rtl/>
        </w:rPr>
      </w:pPr>
      <w:r>
        <w:rPr>
          <w:rFonts w:hint="cs"/>
          <w:rtl/>
        </w:rPr>
        <w:t>האם הערתו נרשמה בפרוטוקול?</w:t>
      </w:r>
    </w:p>
    <w:p w14:paraId="1282ADDA" w14:textId="77777777" w:rsidR="00000000" w:rsidRDefault="007C71EE">
      <w:pPr>
        <w:pStyle w:val="a"/>
        <w:rPr>
          <w:rFonts w:hint="cs"/>
          <w:rtl/>
        </w:rPr>
      </w:pPr>
    </w:p>
    <w:p w14:paraId="3A5439B2" w14:textId="77777777" w:rsidR="00000000" w:rsidRDefault="007C71EE">
      <w:pPr>
        <w:pStyle w:val="ad"/>
        <w:rPr>
          <w:rtl/>
        </w:rPr>
      </w:pPr>
      <w:r>
        <w:rPr>
          <w:rtl/>
        </w:rPr>
        <w:t>היו"ר ראובן ריבלין:</w:t>
      </w:r>
    </w:p>
    <w:p w14:paraId="4C362FAA" w14:textId="77777777" w:rsidR="00000000" w:rsidRDefault="007C71EE">
      <w:pPr>
        <w:pStyle w:val="a"/>
        <w:rPr>
          <w:rtl/>
        </w:rPr>
      </w:pPr>
    </w:p>
    <w:p w14:paraId="55CF69F8" w14:textId="77777777" w:rsidR="00000000" w:rsidRDefault="007C71EE">
      <w:pPr>
        <w:pStyle w:val="a"/>
        <w:rPr>
          <w:rFonts w:hint="cs"/>
          <w:rtl/>
        </w:rPr>
      </w:pPr>
      <w:r>
        <w:rPr>
          <w:rFonts w:hint="cs"/>
          <w:rtl/>
        </w:rPr>
        <w:t>רבותי, היתה הצהרה. כרגע אנחנו עוסקים בהצבעה. אני מבקש מכל התומכים בהצעת קבוצת בורג ומכל הנספחים אליה להרים את ידו. מי מתנגד? מי נמנע?</w:t>
      </w:r>
    </w:p>
    <w:p w14:paraId="11212770" w14:textId="77777777" w:rsidR="00000000" w:rsidRDefault="007C71EE">
      <w:pPr>
        <w:pStyle w:val="a"/>
        <w:rPr>
          <w:rFonts w:hint="cs"/>
          <w:rtl/>
        </w:rPr>
      </w:pPr>
    </w:p>
    <w:p w14:paraId="3FF2AD15" w14:textId="77777777" w:rsidR="00000000" w:rsidRDefault="007C71EE">
      <w:pPr>
        <w:pStyle w:val="a"/>
        <w:jc w:val="center"/>
        <w:rPr>
          <w:b/>
          <w:bCs/>
          <w:rtl/>
        </w:rPr>
      </w:pPr>
    </w:p>
    <w:p w14:paraId="5BE6DDB6" w14:textId="77777777" w:rsidR="00000000" w:rsidRDefault="007C71EE">
      <w:pPr>
        <w:pStyle w:val="a"/>
        <w:jc w:val="center"/>
        <w:rPr>
          <w:rFonts w:hint="cs"/>
          <w:rtl/>
        </w:rPr>
      </w:pPr>
      <w:r>
        <w:rPr>
          <w:rFonts w:hint="cs"/>
          <w:b/>
          <w:bCs/>
          <w:rtl/>
        </w:rPr>
        <w:t>הצבעה</w:t>
      </w:r>
    </w:p>
    <w:p w14:paraId="42D47C37" w14:textId="77777777" w:rsidR="00000000" w:rsidRDefault="007C71EE">
      <w:pPr>
        <w:pStyle w:val="a"/>
        <w:jc w:val="center"/>
        <w:rPr>
          <w:rFonts w:hint="cs"/>
          <w:rtl/>
        </w:rPr>
      </w:pPr>
    </w:p>
    <w:p w14:paraId="6CAE0F70" w14:textId="77777777" w:rsidR="00000000" w:rsidRDefault="007C71EE">
      <w:pPr>
        <w:pStyle w:val="a"/>
        <w:jc w:val="center"/>
        <w:rPr>
          <w:rFonts w:hint="cs"/>
          <w:rtl/>
        </w:rPr>
      </w:pPr>
      <w:r>
        <w:rPr>
          <w:rFonts w:hint="cs"/>
          <w:rtl/>
        </w:rPr>
        <w:t xml:space="preserve">ההסתייגות של קבוצת חבר הכנסת אברהם בורג לסעיף 14(1) </w:t>
      </w:r>
    </w:p>
    <w:p w14:paraId="6C932423" w14:textId="77777777" w:rsidR="00000000" w:rsidRDefault="007C71EE">
      <w:pPr>
        <w:pStyle w:val="a"/>
        <w:jc w:val="center"/>
        <w:rPr>
          <w:rFonts w:hint="cs"/>
          <w:rtl/>
        </w:rPr>
      </w:pPr>
      <w:r>
        <w:rPr>
          <w:rFonts w:hint="cs"/>
          <w:rtl/>
        </w:rPr>
        <w:t>לא נתקבלה.</w:t>
      </w:r>
    </w:p>
    <w:p w14:paraId="63DE34A5" w14:textId="77777777" w:rsidR="00000000" w:rsidRDefault="007C71EE">
      <w:pPr>
        <w:pStyle w:val="a"/>
        <w:jc w:val="center"/>
        <w:rPr>
          <w:rFonts w:hint="cs"/>
          <w:rtl/>
        </w:rPr>
      </w:pPr>
    </w:p>
    <w:p w14:paraId="5E96875D" w14:textId="77777777" w:rsidR="00000000" w:rsidRDefault="007C71EE">
      <w:pPr>
        <w:pStyle w:val="ad"/>
        <w:rPr>
          <w:rtl/>
        </w:rPr>
      </w:pPr>
      <w:r>
        <w:rPr>
          <w:rtl/>
        </w:rPr>
        <w:t>היו"ר ראובן ריבלין:</w:t>
      </w:r>
    </w:p>
    <w:p w14:paraId="4FD3EA6D" w14:textId="77777777" w:rsidR="00000000" w:rsidRDefault="007C71EE">
      <w:pPr>
        <w:pStyle w:val="a"/>
        <w:rPr>
          <w:rtl/>
        </w:rPr>
      </w:pPr>
    </w:p>
    <w:p w14:paraId="0FD54A2B" w14:textId="77777777" w:rsidR="00000000" w:rsidRDefault="007C71EE">
      <w:pPr>
        <w:pStyle w:val="a"/>
        <w:rPr>
          <w:rFonts w:hint="cs"/>
          <w:rtl/>
        </w:rPr>
      </w:pPr>
      <w:r>
        <w:rPr>
          <w:rFonts w:hint="cs"/>
          <w:rtl/>
        </w:rPr>
        <w:t xml:space="preserve">תודה. אני קובע שההסתייגות לא עברה. </w:t>
      </w:r>
    </w:p>
    <w:p w14:paraId="048AFCB0" w14:textId="77777777" w:rsidR="00000000" w:rsidRDefault="007C71EE">
      <w:pPr>
        <w:pStyle w:val="a"/>
        <w:rPr>
          <w:rFonts w:hint="cs"/>
          <w:rtl/>
        </w:rPr>
      </w:pPr>
    </w:p>
    <w:p w14:paraId="630C8DBA" w14:textId="77777777" w:rsidR="00000000" w:rsidRDefault="007C71EE">
      <w:pPr>
        <w:pStyle w:val="a"/>
        <w:rPr>
          <w:rFonts w:hint="cs"/>
          <w:rtl/>
        </w:rPr>
      </w:pPr>
      <w:r>
        <w:rPr>
          <w:rFonts w:hint="cs"/>
          <w:rtl/>
        </w:rPr>
        <w:t>מי בעד הצעת חבר הכנסת מרגי? מי נגד? מי נמנע?</w:t>
      </w:r>
    </w:p>
    <w:p w14:paraId="73A615B3" w14:textId="77777777" w:rsidR="00000000" w:rsidRDefault="007C71EE">
      <w:pPr>
        <w:pStyle w:val="a"/>
        <w:rPr>
          <w:rFonts w:hint="cs"/>
          <w:rtl/>
        </w:rPr>
      </w:pPr>
    </w:p>
    <w:p w14:paraId="459B5AE7" w14:textId="77777777" w:rsidR="00000000" w:rsidRDefault="007C71EE">
      <w:pPr>
        <w:pStyle w:val="a"/>
        <w:jc w:val="center"/>
        <w:rPr>
          <w:rFonts w:hint="cs"/>
          <w:rtl/>
        </w:rPr>
      </w:pPr>
      <w:r>
        <w:rPr>
          <w:rFonts w:hint="cs"/>
          <w:b/>
          <w:bCs/>
          <w:rtl/>
        </w:rPr>
        <w:t>הצבעה</w:t>
      </w:r>
    </w:p>
    <w:p w14:paraId="73FB38E4" w14:textId="77777777" w:rsidR="00000000" w:rsidRDefault="007C71EE">
      <w:pPr>
        <w:pStyle w:val="a"/>
        <w:jc w:val="center"/>
        <w:rPr>
          <w:rFonts w:hint="cs"/>
          <w:rtl/>
        </w:rPr>
      </w:pPr>
    </w:p>
    <w:p w14:paraId="07C26F07" w14:textId="77777777" w:rsidR="00000000" w:rsidRDefault="007C71EE">
      <w:pPr>
        <w:pStyle w:val="a"/>
        <w:jc w:val="center"/>
        <w:rPr>
          <w:rFonts w:hint="cs"/>
          <w:rtl/>
        </w:rPr>
      </w:pPr>
      <w:r>
        <w:rPr>
          <w:rFonts w:hint="cs"/>
          <w:rtl/>
        </w:rPr>
        <w:t>ההסתייגות של חבר הכנסת יעקב מרגי לסעיף 14(1) לא נתקבלה.</w:t>
      </w:r>
    </w:p>
    <w:p w14:paraId="492A1E1C" w14:textId="77777777" w:rsidR="00000000" w:rsidRDefault="007C71EE">
      <w:pPr>
        <w:pStyle w:val="a"/>
        <w:jc w:val="center"/>
        <w:rPr>
          <w:rFonts w:hint="cs"/>
          <w:rtl/>
        </w:rPr>
      </w:pPr>
    </w:p>
    <w:p w14:paraId="6FD1E558" w14:textId="77777777" w:rsidR="00000000" w:rsidRDefault="007C71EE">
      <w:pPr>
        <w:pStyle w:val="ad"/>
        <w:rPr>
          <w:rtl/>
        </w:rPr>
      </w:pPr>
      <w:r>
        <w:rPr>
          <w:rtl/>
        </w:rPr>
        <w:t>היו"ר ראובן ריבלין:</w:t>
      </w:r>
    </w:p>
    <w:p w14:paraId="6258649E" w14:textId="77777777" w:rsidR="00000000" w:rsidRDefault="007C71EE">
      <w:pPr>
        <w:pStyle w:val="a"/>
        <w:rPr>
          <w:rtl/>
        </w:rPr>
      </w:pPr>
    </w:p>
    <w:p w14:paraId="7418E0C8" w14:textId="77777777" w:rsidR="00000000" w:rsidRDefault="007C71EE">
      <w:pPr>
        <w:pStyle w:val="a"/>
        <w:rPr>
          <w:rFonts w:hint="cs"/>
          <w:rtl/>
        </w:rPr>
      </w:pPr>
      <w:r>
        <w:rPr>
          <w:rFonts w:hint="cs"/>
          <w:rtl/>
        </w:rPr>
        <w:t xml:space="preserve">תודה. ההסתייגות של חבר הכנסת מרגי לא עברה. </w:t>
      </w:r>
    </w:p>
    <w:p w14:paraId="79743B42" w14:textId="77777777" w:rsidR="00000000" w:rsidRDefault="007C71EE">
      <w:pPr>
        <w:pStyle w:val="a"/>
        <w:rPr>
          <w:rFonts w:hint="cs"/>
          <w:rtl/>
        </w:rPr>
      </w:pPr>
    </w:p>
    <w:p w14:paraId="7B1254AD" w14:textId="77777777" w:rsidR="00000000" w:rsidRDefault="007C71EE">
      <w:pPr>
        <w:pStyle w:val="a"/>
        <w:rPr>
          <w:rFonts w:hint="cs"/>
          <w:rtl/>
        </w:rPr>
      </w:pPr>
      <w:r>
        <w:rPr>
          <w:rFonts w:hint="cs"/>
          <w:rtl/>
        </w:rPr>
        <w:t xml:space="preserve">מי בעד ההסתייגות של </w:t>
      </w:r>
      <w:r>
        <w:rPr>
          <w:rFonts w:hint="cs"/>
          <w:rtl/>
        </w:rPr>
        <w:t>חבר הכנסת מלכיאור? מי נגד? מי נמנע?</w:t>
      </w:r>
    </w:p>
    <w:p w14:paraId="09475AE0" w14:textId="77777777" w:rsidR="00000000" w:rsidRDefault="007C71EE">
      <w:pPr>
        <w:pStyle w:val="a"/>
        <w:rPr>
          <w:rFonts w:hint="cs"/>
          <w:rtl/>
        </w:rPr>
      </w:pPr>
    </w:p>
    <w:p w14:paraId="1175F7C1" w14:textId="77777777" w:rsidR="00000000" w:rsidRDefault="007C71EE">
      <w:pPr>
        <w:pStyle w:val="a"/>
        <w:jc w:val="center"/>
        <w:rPr>
          <w:rFonts w:hint="cs"/>
          <w:b/>
          <w:bCs/>
          <w:rtl/>
        </w:rPr>
      </w:pPr>
      <w:r>
        <w:rPr>
          <w:rFonts w:hint="cs"/>
          <w:b/>
          <w:bCs/>
          <w:rtl/>
        </w:rPr>
        <w:t>הצבעה</w:t>
      </w:r>
    </w:p>
    <w:p w14:paraId="75AE5950" w14:textId="77777777" w:rsidR="00000000" w:rsidRDefault="007C71EE">
      <w:pPr>
        <w:pStyle w:val="a"/>
        <w:jc w:val="center"/>
        <w:rPr>
          <w:rFonts w:hint="cs"/>
          <w:b/>
          <w:bCs/>
          <w:rtl/>
        </w:rPr>
      </w:pPr>
    </w:p>
    <w:p w14:paraId="3CA546BA" w14:textId="77777777" w:rsidR="00000000" w:rsidRDefault="007C71EE">
      <w:pPr>
        <w:pStyle w:val="a"/>
        <w:jc w:val="center"/>
        <w:rPr>
          <w:rFonts w:hint="cs"/>
          <w:rtl/>
        </w:rPr>
      </w:pPr>
      <w:r>
        <w:rPr>
          <w:rFonts w:hint="cs"/>
          <w:rtl/>
        </w:rPr>
        <w:t>ההסתייגות של חבר הכנסת מיכאל מלכיאור לסעיף 14(1) לא נתקבלה.</w:t>
      </w:r>
    </w:p>
    <w:p w14:paraId="2B97205E" w14:textId="77777777" w:rsidR="00000000" w:rsidRDefault="007C71EE">
      <w:pPr>
        <w:pStyle w:val="a"/>
        <w:rPr>
          <w:rFonts w:hint="cs"/>
          <w:rtl/>
        </w:rPr>
      </w:pPr>
    </w:p>
    <w:p w14:paraId="5FC184F9" w14:textId="77777777" w:rsidR="00000000" w:rsidRDefault="007C71EE">
      <w:pPr>
        <w:pStyle w:val="ad"/>
        <w:rPr>
          <w:rtl/>
        </w:rPr>
      </w:pPr>
      <w:r>
        <w:rPr>
          <w:rtl/>
        </w:rPr>
        <w:t>היו"ר ראובן ריבלין:</w:t>
      </w:r>
    </w:p>
    <w:p w14:paraId="1E172198" w14:textId="77777777" w:rsidR="00000000" w:rsidRDefault="007C71EE">
      <w:pPr>
        <w:pStyle w:val="a"/>
        <w:rPr>
          <w:rtl/>
        </w:rPr>
      </w:pPr>
    </w:p>
    <w:p w14:paraId="78709596" w14:textId="77777777" w:rsidR="00000000" w:rsidRDefault="007C71EE">
      <w:pPr>
        <w:pStyle w:val="a"/>
        <w:rPr>
          <w:rFonts w:hint="cs"/>
          <w:rtl/>
        </w:rPr>
      </w:pPr>
      <w:r>
        <w:rPr>
          <w:rFonts w:hint="cs"/>
          <w:rtl/>
        </w:rPr>
        <w:t xml:space="preserve">ההסתייגות של חבר הכנסת מלכיאור לא עברה. </w:t>
      </w:r>
    </w:p>
    <w:p w14:paraId="1227A5BD" w14:textId="77777777" w:rsidR="00000000" w:rsidRDefault="007C71EE">
      <w:pPr>
        <w:pStyle w:val="a"/>
        <w:rPr>
          <w:rFonts w:hint="cs"/>
          <w:rtl/>
        </w:rPr>
      </w:pPr>
    </w:p>
    <w:p w14:paraId="160DFC16" w14:textId="77777777" w:rsidR="00000000" w:rsidRDefault="007C71EE">
      <w:pPr>
        <w:pStyle w:val="a"/>
        <w:rPr>
          <w:rFonts w:hint="cs"/>
          <w:rtl/>
        </w:rPr>
      </w:pPr>
      <w:r>
        <w:rPr>
          <w:rFonts w:hint="cs"/>
          <w:rtl/>
        </w:rPr>
        <w:t>אנחנו עוברים לסעיף 14(2). מי בעד ההסתייגות של חבר הכנסת גפני? מי נגד? מי נמנע?</w:t>
      </w:r>
    </w:p>
    <w:p w14:paraId="318C82DA" w14:textId="77777777" w:rsidR="00000000" w:rsidRDefault="007C71EE">
      <w:pPr>
        <w:pStyle w:val="a"/>
        <w:rPr>
          <w:rFonts w:hint="cs"/>
          <w:rtl/>
        </w:rPr>
      </w:pPr>
    </w:p>
    <w:p w14:paraId="7684BB23" w14:textId="77777777" w:rsidR="00000000" w:rsidRDefault="007C71EE">
      <w:pPr>
        <w:pStyle w:val="a"/>
        <w:jc w:val="center"/>
        <w:rPr>
          <w:rFonts w:hint="cs"/>
          <w:b/>
          <w:bCs/>
          <w:rtl/>
        </w:rPr>
      </w:pPr>
      <w:r>
        <w:rPr>
          <w:rFonts w:hint="cs"/>
          <w:b/>
          <w:bCs/>
          <w:rtl/>
        </w:rPr>
        <w:t>הצבעה</w:t>
      </w:r>
    </w:p>
    <w:p w14:paraId="5D0C14AA" w14:textId="77777777" w:rsidR="00000000" w:rsidRDefault="007C71EE">
      <w:pPr>
        <w:pStyle w:val="a"/>
        <w:jc w:val="center"/>
        <w:rPr>
          <w:rFonts w:hint="cs"/>
          <w:b/>
          <w:bCs/>
          <w:rtl/>
        </w:rPr>
      </w:pPr>
    </w:p>
    <w:p w14:paraId="3381ADC7" w14:textId="77777777" w:rsidR="00000000" w:rsidRDefault="007C71EE">
      <w:pPr>
        <w:pStyle w:val="a"/>
        <w:jc w:val="center"/>
        <w:rPr>
          <w:rFonts w:hint="cs"/>
          <w:rtl/>
        </w:rPr>
      </w:pPr>
      <w:r>
        <w:rPr>
          <w:rFonts w:hint="cs"/>
          <w:rtl/>
        </w:rPr>
        <w:t>ה</w:t>
      </w:r>
      <w:r>
        <w:rPr>
          <w:rFonts w:hint="cs"/>
          <w:rtl/>
        </w:rPr>
        <w:t>הסתייגות של חבר הכנסת משה גפני לסעיף 14(2) לא נתקבלה.</w:t>
      </w:r>
    </w:p>
    <w:p w14:paraId="10F473FA" w14:textId="77777777" w:rsidR="00000000" w:rsidRDefault="007C71EE">
      <w:pPr>
        <w:pStyle w:val="a"/>
        <w:rPr>
          <w:rFonts w:hint="cs"/>
          <w:rtl/>
        </w:rPr>
      </w:pPr>
    </w:p>
    <w:p w14:paraId="0D11F8A4" w14:textId="77777777" w:rsidR="00000000" w:rsidRDefault="007C71EE">
      <w:pPr>
        <w:pStyle w:val="ad"/>
        <w:rPr>
          <w:rtl/>
        </w:rPr>
      </w:pPr>
      <w:r>
        <w:rPr>
          <w:rtl/>
        </w:rPr>
        <w:t>היו"ר ראובן ריבלין:</w:t>
      </w:r>
    </w:p>
    <w:p w14:paraId="057C759C" w14:textId="77777777" w:rsidR="00000000" w:rsidRDefault="007C71EE">
      <w:pPr>
        <w:pStyle w:val="a"/>
        <w:rPr>
          <w:rtl/>
        </w:rPr>
      </w:pPr>
    </w:p>
    <w:p w14:paraId="12B8A6D5" w14:textId="77777777" w:rsidR="00000000" w:rsidRDefault="007C71EE">
      <w:pPr>
        <w:pStyle w:val="a"/>
        <w:rPr>
          <w:rFonts w:hint="cs"/>
          <w:rtl/>
        </w:rPr>
      </w:pPr>
      <w:r>
        <w:rPr>
          <w:rFonts w:hint="cs"/>
          <w:rtl/>
        </w:rPr>
        <w:t xml:space="preserve">ההסתייגות לא עברה.  </w:t>
      </w:r>
    </w:p>
    <w:p w14:paraId="50E505F4" w14:textId="77777777" w:rsidR="00000000" w:rsidRDefault="007C71EE">
      <w:pPr>
        <w:pStyle w:val="a"/>
        <w:rPr>
          <w:rFonts w:hint="cs"/>
          <w:rtl/>
        </w:rPr>
      </w:pPr>
    </w:p>
    <w:p w14:paraId="7D2253E7" w14:textId="77777777" w:rsidR="00000000" w:rsidRDefault="007C71EE">
      <w:pPr>
        <w:pStyle w:val="a"/>
        <w:rPr>
          <w:rFonts w:hint="cs"/>
          <w:rtl/>
        </w:rPr>
      </w:pPr>
      <w:r>
        <w:rPr>
          <w:rFonts w:hint="cs"/>
          <w:rtl/>
        </w:rPr>
        <w:t>קבוצת ברכה וטלב אלסאנע - מי בעד? מי נגד? מי נמנע?</w:t>
      </w:r>
    </w:p>
    <w:p w14:paraId="28F9C532" w14:textId="77777777" w:rsidR="00000000" w:rsidRDefault="007C71EE">
      <w:pPr>
        <w:pStyle w:val="a"/>
        <w:rPr>
          <w:rFonts w:hint="cs"/>
          <w:rtl/>
        </w:rPr>
      </w:pPr>
    </w:p>
    <w:p w14:paraId="110EE7CF" w14:textId="77777777" w:rsidR="00000000" w:rsidRDefault="007C71EE">
      <w:pPr>
        <w:pStyle w:val="a"/>
        <w:jc w:val="center"/>
        <w:rPr>
          <w:rFonts w:hint="cs"/>
          <w:b/>
          <w:bCs/>
          <w:rtl/>
        </w:rPr>
      </w:pPr>
      <w:r>
        <w:rPr>
          <w:rFonts w:hint="cs"/>
          <w:b/>
          <w:bCs/>
          <w:rtl/>
        </w:rPr>
        <w:t>הצבעה</w:t>
      </w:r>
    </w:p>
    <w:p w14:paraId="03DF9F1C" w14:textId="77777777" w:rsidR="00000000" w:rsidRDefault="007C71EE">
      <w:pPr>
        <w:pStyle w:val="a"/>
        <w:jc w:val="center"/>
        <w:rPr>
          <w:rFonts w:hint="cs"/>
          <w:b/>
          <w:bCs/>
          <w:rtl/>
        </w:rPr>
      </w:pPr>
    </w:p>
    <w:p w14:paraId="34E79D69" w14:textId="77777777" w:rsidR="00000000" w:rsidRDefault="007C71EE">
      <w:pPr>
        <w:pStyle w:val="a"/>
        <w:jc w:val="center"/>
        <w:rPr>
          <w:rFonts w:hint="cs"/>
          <w:rtl/>
        </w:rPr>
      </w:pPr>
      <w:r>
        <w:rPr>
          <w:rFonts w:hint="cs"/>
          <w:rtl/>
        </w:rPr>
        <w:t xml:space="preserve">ההסתייגות של קבוצת חבר הכנסת מוחמד ברכה ושל חבר הכנסת טלב אלסאנע לסעיף 14(2) </w:t>
      </w:r>
    </w:p>
    <w:p w14:paraId="348E8D60" w14:textId="77777777" w:rsidR="00000000" w:rsidRDefault="007C71EE">
      <w:pPr>
        <w:pStyle w:val="a"/>
        <w:jc w:val="center"/>
        <w:rPr>
          <w:rFonts w:hint="cs"/>
          <w:rtl/>
        </w:rPr>
      </w:pPr>
      <w:r>
        <w:rPr>
          <w:rFonts w:hint="cs"/>
          <w:rtl/>
        </w:rPr>
        <w:t xml:space="preserve">לא נתקבלה. </w:t>
      </w:r>
    </w:p>
    <w:p w14:paraId="5BD2799C" w14:textId="77777777" w:rsidR="00000000" w:rsidRDefault="007C71EE">
      <w:pPr>
        <w:pStyle w:val="a"/>
        <w:jc w:val="center"/>
        <w:rPr>
          <w:rFonts w:hint="cs"/>
          <w:rtl/>
        </w:rPr>
      </w:pPr>
    </w:p>
    <w:p w14:paraId="3490386E" w14:textId="77777777" w:rsidR="00000000" w:rsidRDefault="007C71EE">
      <w:pPr>
        <w:pStyle w:val="ac"/>
        <w:rPr>
          <w:rtl/>
        </w:rPr>
      </w:pPr>
      <w:r>
        <w:rPr>
          <w:rFonts w:hint="eastAsia"/>
          <w:rtl/>
        </w:rPr>
        <w:t>מוחמד</w:t>
      </w:r>
      <w:r>
        <w:rPr>
          <w:rtl/>
        </w:rPr>
        <w:t xml:space="preserve"> ברכ</w:t>
      </w:r>
      <w:r>
        <w:rPr>
          <w:rtl/>
        </w:rPr>
        <w:t>ה (חד"ש-תע"ל):</w:t>
      </w:r>
    </w:p>
    <w:p w14:paraId="1BD196E0" w14:textId="77777777" w:rsidR="00000000" w:rsidRDefault="007C71EE">
      <w:pPr>
        <w:pStyle w:val="a"/>
        <w:rPr>
          <w:rFonts w:hint="cs"/>
          <w:rtl/>
        </w:rPr>
      </w:pPr>
    </w:p>
    <w:p w14:paraId="5295CAB8" w14:textId="77777777" w:rsidR="00000000" w:rsidRDefault="007C71EE">
      <w:pPr>
        <w:pStyle w:val="a"/>
        <w:rPr>
          <w:rFonts w:hint="cs"/>
          <w:rtl/>
        </w:rPr>
      </w:pPr>
      <w:r>
        <w:rPr>
          <w:rFonts w:hint="cs"/>
          <w:rtl/>
        </w:rPr>
        <w:t xml:space="preserve">לא היה רוב. </w:t>
      </w:r>
    </w:p>
    <w:p w14:paraId="578EC949" w14:textId="77777777" w:rsidR="00000000" w:rsidRDefault="007C71EE">
      <w:pPr>
        <w:pStyle w:val="a"/>
        <w:rPr>
          <w:rFonts w:hint="cs"/>
          <w:rtl/>
        </w:rPr>
      </w:pPr>
    </w:p>
    <w:p w14:paraId="1BCCEA8F" w14:textId="77777777" w:rsidR="00000000" w:rsidRDefault="007C71EE">
      <w:pPr>
        <w:pStyle w:val="ad"/>
        <w:rPr>
          <w:rtl/>
        </w:rPr>
      </w:pPr>
      <w:r>
        <w:rPr>
          <w:rtl/>
        </w:rPr>
        <w:t>היו"ר ראובן ריבלין:</w:t>
      </w:r>
    </w:p>
    <w:p w14:paraId="1F4F3F27" w14:textId="77777777" w:rsidR="00000000" w:rsidRDefault="007C71EE">
      <w:pPr>
        <w:pStyle w:val="a"/>
        <w:rPr>
          <w:rtl/>
        </w:rPr>
      </w:pPr>
    </w:p>
    <w:p w14:paraId="3E366E6B" w14:textId="77777777" w:rsidR="00000000" w:rsidRDefault="007C71EE">
      <w:pPr>
        <w:pStyle w:val="a"/>
        <w:rPr>
          <w:rFonts w:hint="cs"/>
          <w:rtl/>
        </w:rPr>
      </w:pPr>
      <w:r>
        <w:rPr>
          <w:rFonts w:hint="cs"/>
          <w:rtl/>
        </w:rPr>
        <w:t xml:space="preserve">היה, ראיתי. </w:t>
      </w:r>
    </w:p>
    <w:p w14:paraId="4936E200" w14:textId="77777777" w:rsidR="00000000" w:rsidRDefault="007C71EE">
      <w:pPr>
        <w:pStyle w:val="a"/>
        <w:ind w:firstLine="0"/>
        <w:rPr>
          <w:rFonts w:hint="cs"/>
          <w:b/>
          <w:bCs/>
          <w:u w:val="single"/>
          <w:rtl/>
        </w:rPr>
      </w:pPr>
    </w:p>
    <w:p w14:paraId="5988FFC0" w14:textId="77777777" w:rsidR="00000000" w:rsidRDefault="007C71EE">
      <w:pPr>
        <w:pStyle w:val="a"/>
        <w:ind w:firstLine="0"/>
        <w:rPr>
          <w:rFonts w:hint="cs"/>
          <w:b/>
          <w:bCs/>
          <w:u w:val="single"/>
          <w:rtl/>
        </w:rPr>
      </w:pPr>
      <w:r>
        <w:rPr>
          <w:rFonts w:hint="cs"/>
          <w:b/>
          <w:bCs/>
          <w:u w:val="single"/>
          <w:rtl/>
        </w:rPr>
        <w:t>קריאה:</w:t>
      </w:r>
    </w:p>
    <w:p w14:paraId="77C85C36" w14:textId="77777777" w:rsidR="00000000" w:rsidRDefault="007C71EE">
      <w:pPr>
        <w:pStyle w:val="a"/>
        <w:ind w:firstLine="0"/>
        <w:rPr>
          <w:rFonts w:hint="cs"/>
          <w:b/>
          <w:bCs/>
          <w:u w:val="single"/>
          <w:rtl/>
        </w:rPr>
      </w:pPr>
    </w:p>
    <w:p w14:paraId="5C86804C" w14:textId="77777777" w:rsidR="00000000" w:rsidRDefault="007C71EE">
      <w:pPr>
        <w:pStyle w:val="a"/>
        <w:ind w:firstLine="0"/>
        <w:rPr>
          <w:rFonts w:hint="cs"/>
          <w:rtl/>
        </w:rPr>
      </w:pPr>
      <w:r>
        <w:rPr>
          <w:rFonts w:hint="cs"/>
          <w:rtl/>
        </w:rPr>
        <w:tab/>
        <w:t>לא היה.</w:t>
      </w:r>
    </w:p>
    <w:p w14:paraId="2EF4C70A" w14:textId="77777777" w:rsidR="00000000" w:rsidRDefault="007C71EE">
      <w:pPr>
        <w:pStyle w:val="a"/>
        <w:ind w:firstLine="0"/>
        <w:rPr>
          <w:rFonts w:hint="cs"/>
          <w:rtl/>
        </w:rPr>
      </w:pPr>
    </w:p>
    <w:p w14:paraId="7F84A5E4" w14:textId="77777777" w:rsidR="00000000" w:rsidRDefault="007C71EE">
      <w:pPr>
        <w:pStyle w:val="ad"/>
        <w:rPr>
          <w:rtl/>
        </w:rPr>
      </w:pPr>
      <w:r>
        <w:rPr>
          <w:rtl/>
        </w:rPr>
        <w:t>היו"ר ראובן ריבלין:</w:t>
      </w:r>
    </w:p>
    <w:p w14:paraId="1EDD252D" w14:textId="77777777" w:rsidR="00000000" w:rsidRDefault="007C71EE">
      <w:pPr>
        <w:pStyle w:val="a"/>
        <w:rPr>
          <w:rtl/>
        </w:rPr>
      </w:pPr>
    </w:p>
    <w:p w14:paraId="24E7E0E1" w14:textId="77777777" w:rsidR="00000000" w:rsidRDefault="007C71EE">
      <w:pPr>
        <w:pStyle w:val="a"/>
        <w:rPr>
          <w:rFonts w:hint="cs"/>
          <w:rtl/>
        </w:rPr>
      </w:pPr>
      <w:r>
        <w:rPr>
          <w:rFonts w:hint="cs"/>
          <w:rtl/>
        </w:rPr>
        <w:t>לאחר שהזהרתי את עצמי, כשאמרת לי שלא היה, אני אומר לכם שהיה.</w:t>
      </w:r>
    </w:p>
    <w:p w14:paraId="6EAACDAF" w14:textId="77777777" w:rsidR="00000000" w:rsidRDefault="007C71EE">
      <w:pPr>
        <w:pStyle w:val="a"/>
        <w:rPr>
          <w:rFonts w:hint="cs"/>
          <w:rtl/>
        </w:rPr>
      </w:pPr>
    </w:p>
    <w:p w14:paraId="29A1AA63" w14:textId="77777777" w:rsidR="00000000" w:rsidRDefault="007C71EE">
      <w:pPr>
        <w:pStyle w:val="ac"/>
        <w:rPr>
          <w:rtl/>
        </w:rPr>
      </w:pPr>
      <w:r>
        <w:rPr>
          <w:rFonts w:hint="eastAsia"/>
          <w:rtl/>
        </w:rPr>
        <w:t>עסאם</w:t>
      </w:r>
      <w:r>
        <w:rPr>
          <w:rtl/>
        </w:rPr>
        <w:t xml:space="preserve"> מח'ול (חד"ש-תע"ל):</w:t>
      </w:r>
    </w:p>
    <w:p w14:paraId="3A125C86" w14:textId="77777777" w:rsidR="00000000" w:rsidRDefault="007C71EE">
      <w:pPr>
        <w:pStyle w:val="a"/>
        <w:rPr>
          <w:rFonts w:hint="cs"/>
          <w:rtl/>
        </w:rPr>
      </w:pPr>
    </w:p>
    <w:p w14:paraId="6D74623C" w14:textId="77777777" w:rsidR="00000000" w:rsidRDefault="007C71EE">
      <w:pPr>
        <w:pStyle w:val="a"/>
        <w:rPr>
          <w:rFonts w:hint="cs"/>
          <w:rtl/>
        </w:rPr>
      </w:pPr>
      <w:r>
        <w:rPr>
          <w:rFonts w:hint="cs"/>
          <w:rtl/>
        </w:rPr>
        <w:t>זה לא היה.</w:t>
      </w:r>
    </w:p>
    <w:p w14:paraId="24E984AB" w14:textId="77777777" w:rsidR="00000000" w:rsidRDefault="007C71EE">
      <w:pPr>
        <w:pStyle w:val="a"/>
        <w:rPr>
          <w:rFonts w:hint="cs"/>
          <w:rtl/>
        </w:rPr>
      </w:pPr>
    </w:p>
    <w:p w14:paraId="2D936B1D" w14:textId="77777777" w:rsidR="00000000" w:rsidRDefault="007C71EE">
      <w:pPr>
        <w:pStyle w:val="ad"/>
        <w:rPr>
          <w:rtl/>
        </w:rPr>
      </w:pPr>
      <w:r>
        <w:rPr>
          <w:rtl/>
        </w:rPr>
        <w:t>היו"ר ראובן ריבלין:</w:t>
      </w:r>
    </w:p>
    <w:p w14:paraId="0B810CF5" w14:textId="77777777" w:rsidR="00000000" w:rsidRDefault="007C71EE">
      <w:pPr>
        <w:pStyle w:val="a"/>
        <w:rPr>
          <w:rtl/>
        </w:rPr>
      </w:pPr>
    </w:p>
    <w:p w14:paraId="70DAC92D" w14:textId="77777777" w:rsidR="00000000" w:rsidRDefault="007C71EE">
      <w:pPr>
        <w:pStyle w:val="a"/>
        <w:rPr>
          <w:rFonts w:hint="cs"/>
          <w:rtl/>
        </w:rPr>
      </w:pPr>
      <w:r>
        <w:rPr>
          <w:rFonts w:hint="cs"/>
          <w:rtl/>
        </w:rPr>
        <w:t>אני אומר לך שהיה. לא היה - היה בע</w:t>
      </w:r>
      <w:r>
        <w:rPr>
          <w:rFonts w:hint="cs"/>
          <w:rtl/>
        </w:rPr>
        <w:t>נק. אתה יודע מה? בוא ונבדוק אם לא היה - בסדר?</w:t>
      </w:r>
    </w:p>
    <w:p w14:paraId="1464A9B4" w14:textId="77777777" w:rsidR="00000000" w:rsidRDefault="007C71EE">
      <w:pPr>
        <w:pStyle w:val="a"/>
        <w:rPr>
          <w:rFonts w:hint="cs"/>
          <w:rtl/>
        </w:rPr>
      </w:pPr>
    </w:p>
    <w:p w14:paraId="74CF16A9" w14:textId="77777777" w:rsidR="00000000" w:rsidRDefault="007C71EE">
      <w:pPr>
        <w:pStyle w:val="a"/>
        <w:rPr>
          <w:rFonts w:hint="cs"/>
          <w:rtl/>
        </w:rPr>
      </w:pPr>
      <w:r>
        <w:rPr>
          <w:rFonts w:hint="cs"/>
          <w:rtl/>
        </w:rPr>
        <w:t>ההצבעה הבאה על הסתייגות קבוצת בל"ד תהיה אלקטרונית. מי בעד? מי נגד? מי נמנע?</w:t>
      </w:r>
    </w:p>
    <w:p w14:paraId="47A53B0B" w14:textId="77777777" w:rsidR="00000000" w:rsidRDefault="007C71EE">
      <w:pPr>
        <w:pStyle w:val="a"/>
        <w:rPr>
          <w:rFonts w:hint="cs"/>
          <w:rtl/>
        </w:rPr>
      </w:pPr>
    </w:p>
    <w:p w14:paraId="28D6F355" w14:textId="77777777" w:rsidR="00000000" w:rsidRDefault="007C71EE">
      <w:pPr>
        <w:pStyle w:val="a7"/>
        <w:bidi/>
        <w:rPr>
          <w:rFonts w:hint="cs"/>
          <w:rtl/>
        </w:rPr>
      </w:pPr>
      <w:r>
        <w:rPr>
          <w:rFonts w:hint="cs"/>
          <w:rtl/>
        </w:rPr>
        <w:t>הצבעה מס' 33</w:t>
      </w:r>
    </w:p>
    <w:p w14:paraId="5941D1A7" w14:textId="77777777" w:rsidR="00000000" w:rsidRDefault="007C71EE">
      <w:pPr>
        <w:pStyle w:val="a"/>
        <w:rPr>
          <w:rFonts w:hint="cs"/>
          <w:rtl/>
        </w:rPr>
      </w:pPr>
    </w:p>
    <w:p w14:paraId="4D14E256" w14:textId="77777777" w:rsidR="00000000" w:rsidRDefault="007C71EE">
      <w:pPr>
        <w:pStyle w:val="a8"/>
        <w:bidi/>
        <w:rPr>
          <w:rFonts w:hint="cs"/>
          <w:rtl/>
        </w:rPr>
      </w:pPr>
      <w:r>
        <w:rPr>
          <w:rFonts w:hint="cs"/>
          <w:rtl/>
        </w:rPr>
        <w:t>בעד ההסתייגות - 43</w:t>
      </w:r>
    </w:p>
    <w:p w14:paraId="353BE1F2" w14:textId="77777777" w:rsidR="00000000" w:rsidRDefault="007C71EE">
      <w:pPr>
        <w:pStyle w:val="a8"/>
        <w:bidi/>
        <w:rPr>
          <w:rFonts w:hint="cs"/>
          <w:rtl/>
        </w:rPr>
      </w:pPr>
      <w:r>
        <w:rPr>
          <w:rFonts w:hint="cs"/>
          <w:rtl/>
        </w:rPr>
        <w:t>נגד - 57</w:t>
      </w:r>
    </w:p>
    <w:p w14:paraId="5557DF8C" w14:textId="77777777" w:rsidR="00000000" w:rsidRDefault="007C71EE">
      <w:pPr>
        <w:pStyle w:val="a8"/>
        <w:bidi/>
        <w:rPr>
          <w:rFonts w:hint="cs"/>
          <w:rtl/>
        </w:rPr>
      </w:pPr>
      <w:r>
        <w:rPr>
          <w:rFonts w:hint="cs"/>
          <w:rtl/>
        </w:rPr>
        <w:t>נמנעים - אין</w:t>
      </w:r>
    </w:p>
    <w:p w14:paraId="2727E783" w14:textId="77777777" w:rsidR="00000000" w:rsidRDefault="007C71EE">
      <w:pPr>
        <w:pStyle w:val="a9"/>
        <w:bidi/>
        <w:rPr>
          <w:rFonts w:hint="cs"/>
          <w:rtl/>
        </w:rPr>
      </w:pPr>
      <w:r>
        <w:rPr>
          <w:rFonts w:hint="cs"/>
          <w:rtl/>
        </w:rPr>
        <w:t>ההסתייגות של קבוצת סיעת בל"ד לסעיף 14(2) לא נתקבלה.</w:t>
      </w:r>
    </w:p>
    <w:p w14:paraId="40E94469" w14:textId="77777777" w:rsidR="00000000" w:rsidRDefault="007C71EE">
      <w:pPr>
        <w:pStyle w:val="a"/>
        <w:rPr>
          <w:rFonts w:hint="cs"/>
          <w:rtl/>
        </w:rPr>
      </w:pPr>
    </w:p>
    <w:p w14:paraId="4FF25659" w14:textId="77777777" w:rsidR="00000000" w:rsidRDefault="007C71EE">
      <w:pPr>
        <w:pStyle w:val="ad"/>
        <w:rPr>
          <w:rtl/>
        </w:rPr>
      </w:pPr>
      <w:r>
        <w:rPr>
          <w:rtl/>
        </w:rPr>
        <w:t>היו"ר ראובן ריבלין:</w:t>
      </w:r>
    </w:p>
    <w:p w14:paraId="1EE764E2" w14:textId="77777777" w:rsidR="00000000" w:rsidRDefault="007C71EE">
      <w:pPr>
        <w:pStyle w:val="a"/>
        <w:rPr>
          <w:rtl/>
        </w:rPr>
      </w:pPr>
    </w:p>
    <w:p w14:paraId="2E15EFB2" w14:textId="77777777" w:rsidR="00000000" w:rsidRDefault="007C71EE">
      <w:pPr>
        <w:pStyle w:val="a"/>
        <w:rPr>
          <w:rFonts w:hint="cs"/>
          <w:rtl/>
        </w:rPr>
      </w:pPr>
      <w:r>
        <w:rPr>
          <w:rFonts w:hint="cs"/>
          <w:rtl/>
        </w:rPr>
        <w:t xml:space="preserve">43 </w:t>
      </w:r>
      <w:r>
        <w:rPr>
          <w:rFonts w:hint="cs"/>
          <w:rtl/>
        </w:rPr>
        <w:t>תמכו, ולעומת זאת 57 התנגדו. לכן, ההצעה לא נתקבלה.</w:t>
      </w:r>
    </w:p>
    <w:p w14:paraId="1A993EFB" w14:textId="77777777" w:rsidR="00000000" w:rsidRDefault="007C71EE">
      <w:pPr>
        <w:pStyle w:val="a"/>
        <w:rPr>
          <w:rFonts w:hint="cs"/>
          <w:rtl/>
        </w:rPr>
      </w:pPr>
    </w:p>
    <w:p w14:paraId="0411E952" w14:textId="77777777" w:rsidR="00000000" w:rsidRDefault="007C71EE">
      <w:pPr>
        <w:pStyle w:val="a"/>
        <w:rPr>
          <w:rFonts w:hint="cs"/>
          <w:rtl/>
        </w:rPr>
      </w:pPr>
      <w:r>
        <w:rPr>
          <w:rFonts w:hint="cs"/>
          <w:rtl/>
        </w:rPr>
        <w:t>הסתייגות קבוצת עמיר פרץ - קבוצת עמיר פרץ נמצאת פה. מי בעד? מי נגד? מי נמנע?</w:t>
      </w:r>
    </w:p>
    <w:p w14:paraId="3E30A2DD" w14:textId="77777777" w:rsidR="00000000" w:rsidRDefault="007C71EE">
      <w:pPr>
        <w:pStyle w:val="a"/>
        <w:rPr>
          <w:rFonts w:hint="cs"/>
          <w:rtl/>
        </w:rPr>
      </w:pPr>
    </w:p>
    <w:p w14:paraId="6AE4DB57" w14:textId="77777777" w:rsidR="00000000" w:rsidRDefault="007C71EE">
      <w:pPr>
        <w:pStyle w:val="Header"/>
        <w:tabs>
          <w:tab w:val="clear" w:pos="4153"/>
          <w:tab w:val="clear" w:pos="8306"/>
        </w:tabs>
        <w:bidi/>
        <w:jc w:val="center"/>
        <w:rPr>
          <w:rFonts w:ascii="Arial" w:hAnsi="Arial" w:cs="Arial" w:hint="cs"/>
          <w:b/>
          <w:bCs/>
          <w:sz w:val="22"/>
          <w:szCs w:val="22"/>
          <w:rtl/>
        </w:rPr>
      </w:pPr>
      <w:r>
        <w:rPr>
          <w:rFonts w:ascii="Arial" w:hAnsi="Arial" w:cs="Arial" w:hint="cs"/>
          <w:b/>
          <w:bCs/>
          <w:sz w:val="22"/>
          <w:szCs w:val="22"/>
          <w:rtl/>
        </w:rPr>
        <w:t>הצבעה</w:t>
      </w:r>
    </w:p>
    <w:p w14:paraId="68BF7763" w14:textId="77777777" w:rsidR="00000000" w:rsidRDefault="007C71EE">
      <w:pPr>
        <w:bidi/>
        <w:jc w:val="center"/>
        <w:rPr>
          <w:rFonts w:ascii="Arial" w:hAnsi="Arial" w:cs="Arial" w:hint="cs"/>
          <w:sz w:val="22"/>
          <w:szCs w:val="22"/>
          <w:rtl/>
        </w:rPr>
      </w:pPr>
    </w:p>
    <w:p w14:paraId="145408A1" w14:textId="77777777" w:rsidR="00000000" w:rsidRDefault="007C71EE">
      <w:pPr>
        <w:pStyle w:val="a0"/>
        <w:bidi/>
        <w:spacing w:line="240" w:lineRule="auto"/>
        <w:rPr>
          <w:rFonts w:hint="cs"/>
          <w:sz w:val="22"/>
          <w:szCs w:val="22"/>
          <w:rtl/>
        </w:rPr>
      </w:pPr>
      <w:r>
        <w:rPr>
          <w:rFonts w:hint="cs"/>
          <w:sz w:val="22"/>
          <w:szCs w:val="22"/>
          <w:rtl/>
        </w:rPr>
        <w:t>ההסתייגות של קבוצת חבר הכנסת עמיר פרץ ושל חברי הכנסת מתן וילנאי, ניסן סלומינסקי, שאול יהלום, גילה פינקלשטיין, איתן כבל, י</w:t>
      </w:r>
      <w:r>
        <w:rPr>
          <w:rFonts w:hint="cs"/>
          <w:sz w:val="22"/>
          <w:szCs w:val="22"/>
          <w:rtl/>
        </w:rPr>
        <w:t>ורי שטרן, אורי יהודה אריאל, מיכאל נודלמן, אליעזר כהן, אריה אלדד ויצחק כהן  לסעיף 14(2) לא נתקבלה.</w:t>
      </w:r>
    </w:p>
    <w:p w14:paraId="76DBBF08" w14:textId="77777777" w:rsidR="00000000" w:rsidRDefault="007C71EE">
      <w:pPr>
        <w:pStyle w:val="a"/>
        <w:rPr>
          <w:rFonts w:hint="cs"/>
          <w:rtl/>
        </w:rPr>
      </w:pPr>
    </w:p>
    <w:p w14:paraId="673C9F19" w14:textId="77777777" w:rsidR="00000000" w:rsidRDefault="007C71EE">
      <w:pPr>
        <w:pStyle w:val="ad"/>
        <w:rPr>
          <w:rtl/>
        </w:rPr>
      </w:pPr>
      <w:r>
        <w:rPr>
          <w:rtl/>
        </w:rPr>
        <w:t>היו"ר ראובן ריבלין:</w:t>
      </w:r>
    </w:p>
    <w:p w14:paraId="1BB07267" w14:textId="77777777" w:rsidR="00000000" w:rsidRDefault="007C71EE">
      <w:pPr>
        <w:pStyle w:val="a"/>
        <w:rPr>
          <w:rtl/>
        </w:rPr>
      </w:pPr>
    </w:p>
    <w:p w14:paraId="5B21979B" w14:textId="77777777" w:rsidR="00000000" w:rsidRDefault="007C71EE">
      <w:pPr>
        <w:pStyle w:val="a"/>
        <w:rPr>
          <w:rFonts w:hint="cs"/>
          <w:rtl/>
        </w:rPr>
      </w:pPr>
      <w:r>
        <w:rPr>
          <w:rFonts w:hint="cs"/>
          <w:rtl/>
        </w:rPr>
        <w:t>ההסתייגות לא נתקבלה.</w:t>
      </w:r>
    </w:p>
    <w:p w14:paraId="32C20C5F" w14:textId="77777777" w:rsidR="00000000" w:rsidRDefault="007C71EE">
      <w:pPr>
        <w:pStyle w:val="a"/>
        <w:rPr>
          <w:rFonts w:hint="cs"/>
          <w:rtl/>
        </w:rPr>
      </w:pPr>
    </w:p>
    <w:p w14:paraId="5961640A" w14:textId="77777777" w:rsidR="00000000" w:rsidRDefault="007C71EE">
      <w:pPr>
        <w:pStyle w:val="a"/>
        <w:rPr>
          <w:rFonts w:hint="cs"/>
          <w:rtl/>
        </w:rPr>
      </w:pPr>
      <w:r>
        <w:rPr>
          <w:rFonts w:hint="cs"/>
          <w:rtl/>
        </w:rPr>
        <w:t>רבותי, נקיים הצבעה שמית על סעיף 14. אדוני המזכיר, נא לקרוא את השמות.</w:t>
      </w:r>
    </w:p>
    <w:p w14:paraId="0847B112" w14:textId="77777777" w:rsidR="00000000" w:rsidRDefault="007C71EE">
      <w:pPr>
        <w:pStyle w:val="a"/>
        <w:rPr>
          <w:rtl/>
        </w:rPr>
      </w:pPr>
    </w:p>
    <w:p w14:paraId="4160C66C" w14:textId="77777777" w:rsidR="00000000" w:rsidRDefault="007C71EE">
      <w:pPr>
        <w:pStyle w:val="a"/>
        <w:rPr>
          <w:rFonts w:hint="cs"/>
          <w:rtl/>
        </w:rPr>
      </w:pPr>
    </w:p>
    <w:p w14:paraId="38A8F0A1" w14:textId="77777777" w:rsidR="00000000" w:rsidRDefault="007C71EE">
      <w:pPr>
        <w:pStyle w:val="Speaker"/>
        <w:rPr>
          <w:rtl/>
        </w:rPr>
      </w:pPr>
      <w:bookmarkStart w:id="2511" w:name="FS000000661T28_05_2003_20_09_24"/>
      <w:bookmarkEnd w:id="2511"/>
      <w:r>
        <w:rPr>
          <w:rFonts w:hint="eastAsia"/>
          <w:rtl/>
        </w:rPr>
        <w:t>מזכיר</w:t>
      </w:r>
      <w:r>
        <w:rPr>
          <w:rtl/>
        </w:rPr>
        <w:t xml:space="preserve"> הכנסת אריה האן:</w:t>
      </w:r>
    </w:p>
    <w:p w14:paraId="442430B2" w14:textId="77777777" w:rsidR="00000000" w:rsidRDefault="007C71EE">
      <w:pPr>
        <w:pStyle w:val="a"/>
        <w:ind w:firstLine="0"/>
        <w:rPr>
          <w:rFonts w:hint="cs"/>
          <w:rtl/>
        </w:rPr>
      </w:pPr>
      <w:r>
        <w:rPr>
          <w:rFonts w:hint="cs"/>
          <w:rtl/>
        </w:rPr>
        <w:t>(קורא בשמות חברי הכנס</w:t>
      </w:r>
      <w:r>
        <w:rPr>
          <w:rFonts w:hint="cs"/>
          <w:rtl/>
        </w:rPr>
        <w:t>ת)</w:t>
      </w:r>
    </w:p>
    <w:p w14:paraId="3B6CFF32" w14:textId="77777777" w:rsidR="00000000" w:rsidRDefault="007C71EE">
      <w:pPr>
        <w:pStyle w:val="a"/>
        <w:rPr>
          <w:rFonts w:hint="cs"/>
          <w:rtl/>
        </w:rPr>
      </w:pPr>
    </w:p>
    <w:p w14:paraId="5F86F588" w14:textId="77777777" w:rsidR="00000000" w:rsidRDefault="007C71EE">
      <w:pPr>
        <w:pStyle w:val="a"/>
        <w:rPr>
          <w:rFonts w:hint="cs"/>
          <w:rtl/>
        </w:rPr>
      </w:pPr>
      <w:r>
        <w:rPr>
          <w:rFonts w:hint="cs"/>
          <w:rtl/>
        </w:rPr>
        <w:t>קולט אביטל</w:t>
      </w:r>
      <w:r>
        <w:rPr>
          <w:rFonts w:hint="cs"/>
          <w:rtl/>
        </w:rPr>
        <w:tab/>
      </w:r>
      <w:r>
        <w:rPr>
          <w:rFonts w:hint="cs"/>
          <w:rtl/>
        </w:rPr>
        <w:tab/>
        <w:t>- נגד</w:t>
      </w:r>
    </w:p>
    <w:p w14:paraId="5786507A" w14:textId="77777777" w:rsidR="00000000" w:rsidRDefault="007C71EE">
      <w:pPr>
        <w:pStyle w:val="a"/>
        <w:rPr>
          <w:rFonts w:hint="cs"/>
          <w:rtl/>
        </w:rPr>
      </w:pPr>
      <w:r>
        <w:rPr>
          <w:rFonts w:hint="cs"/>
          <w:rtl/>
        </w:rPr>
        <w:t>רוחמה אברהם</w:t>
      </w:r>
      <w:r>
        <w:rPr>
          <w:rFonts w:hint="cs"/>
          <w:rtl/>
        </w:rPr>
        <w:tab/>
      </w:r>
      <w:r>
        <w:rPr>
          <w:rFonts w:hint="cs"/>
          <w:rtl/>
        </w:rPr>
        <w:tab/>
        <w:t>- בעד</w:t>
      </w:r>
    </w:p>
    <w:p w14:paraId="56CA2BA4" w14:textId="77777777" w:rsidR="00000000" w:rsidRDefault="007C71EE">
      <w:pPr>
        <w:pStyle w:val="a"/>
        <w:rPr>
          <w:rFonts w:hint="cs"/>
          <w:rtl/>
        </w:rPr>
      </w:pPr>
      <w:r>
        <w:rPr>
          <w:rFonts w:hint="cs"/>
          <w:rtl/>
        </w:rPr>
        <w:t>יולי-יואל אדלשטיין</w:t>
      </w:r>
      <w:r>
        <w:rPr>
          <w:rFonts w:hint="cs"/>
          <w:rtl/>
        </w:rPr>
        <w:tab/>
        <w:t>- בעד</w:t>
      </w:r>
    </w:p>
    <w:p w14:paraId="24F90BD2" w14:textId="77777777" w:rsidR="00000000" w:rsidRDefault="007C71EE">
      <w:pPr>
        <w:pStyle w:val="a"/>
        <w:rPr>
          <w:rFonts w:hint="cs"/>
          <w:rtl/>
        </w:rPr>
      </w:pPr>
      <w:r>
        <w:rPr>
          <w:rFonts w:hint="cs"/>
          <w:rtl/>
        </w:rPr>
        <w:t>יעקב אדרי</w:t>
      </w:r>
      <w:r>
        <w:rPr>
          <w:rFonts w:hint="cs"/>
          <w:rtl/>
        </w:rPr>
        <w:tab/>
      </w:r>
      <w:r>
        <w:rPr>
          <w:rFonts w:hint="cs"/>
          <w:rtl/>
        </w:rPr>
        <w:tab/>
        <w:t>- אינו נוכח</w:t>
      </w:r>
    </w:p>
    <w:p w14:paraId="01473795" w14:textId="77777777" w:rsidR="00000000" w:rsidRDefault="007C71EE">
      <w:pPr>
        <w:pStyle w:val="a"/>
        <w:rPr>
          <w:rFonts w:hint="cs"/>
          <w:rtl/>
        </w:rPr>
      </w:pPr>
      <w:r>
        <w:rPr>
          <w:rFonts w:hint="cs"/>
          <w:rtl/>
        </w:rPr>
        <w:t>אהוד אולמרט</w:t>
      </w:r>
      <w:r>
        <w:rPr>
          <w:rFonts w:hint="cs"/>
          <w:rtl/>
        </w:rPr>
        <w:tab/>
      </w:r>
      <w:r>
        <w:rPr>
          <w:rFonts w:hint="cs"/>
          <w:rtl/>
        </w:rPr>
        <w:tab/>
        <w:t>- בעד</w:t>
      </w:r>
    </w:p>
    <w:p w14:paraId="242BFCC3" w14:textId="77777777" w:rsidR="00000000" w:rsidRDefault="007C71EE">
      <w:pPr>
        <w:pStyle w:val="a"/>
        <w:rPr>
          <w:rFonts w:hint="cs"/>
          <w:rtl/>
        </w:rPr>
      </w:pPr>
      <w:r>
        <w:rPr>
          <w:rFonts w:hint="cs"/>
          <w:rtl/>
        </w:rPr>
        <w:t>חיים אורון</w:t>
      </w:r>
      <w:r>
        <w:rPr>
          <w:rFonts w:hint="cs"/>
          <w:rtl/>
        </w:rPr>
        <w:tab/>
      </w:r>
      <w:r>
        <w:rPr>
          <w:rFonts w:hint="cs"/>
          <w:rtl/>
        </w:rPr>
        <w:tab/>
        <w:t>- נגד</w:t>
      </w:r>
    </w:p>
    <w:p w14:paraId="468C9012" w14:textId="77777777" w:rsidR="00000000" w:rsidRDefault="007C71EE">
      <w:pPr>
        <w:pStyle w:val="a"/>
        <w:rPr>
          <w:rFonts w:hint="cs"/>
          <w:rtl/>
        </w:rPr>
      </w:pPr>
      <w:r>
        <w:rPr>
          <w:rFonts w:hint="cs"/>
          <w:rtl/>
        </w:rPr>
        <w:t>זבולון אורלב</w:t>
      </w:r>
      <w:r>
        <w:rPr>
          <w:rFonts w:hint="cs"/>
          <w:rtl/>
        </w:rPr>
        <w:tab/>
      </w:r>
      <w:r>
        <w:rPr>
          <w:rFonts w:hint="cs"/>
          <w:rtl/>
        </w:rPr>
        <w:tab/>
        <w:t>- בעד</w:t>
      </w:r>
    </w:p>
    <w:p w14:paraId="197FCF9B" w14:textId="77777777" w:rsidR="00000000" w:rsidRDefault="007C71EE">
      <w:pPr>
        <w:pStyle w:val="a"/>
        <w:rPr>
          <w:rFonts w:hint="cs"/>
          <w:rtl/>
        </w:rPr>
      </w:pPr>
      <w:r>
        <w:rPr>
          <w:rFonts w:hint="cs"/>
          <w:rtl/>
        </w:rPr>
        <w:t>דוד אזולאי</w:t>
      </w:r>
      <w:r>
        <w:rPr>
          <w:rFonts w:hint="cs"/>
          <w:rtl/>
        </w:rPr>
        <w:tab/>
      </w:r>
      <w:r>
        <w:rPr>
          <w:rFonts w:hint="cs"/>
          <w:rtl/>
        </w:rPr>
        <w:tab/>
        <w:t>- נגד</w:t>
      </w:r>
    </w:p>
    <w:p w14:paraId="574C2CFF" w14:textId="77777777" w:rsidR="00000000" w:rsidRDefault="007C71EE">
      <w:pPr>
        <w:pStyle w:val="a"/>
        <w:rPr>
          <w:rFonts w:hint="cs"/>
          <w:rtl/>
        </w:rPr>
      </w:pPr>
      <w:r>
        <w:rPr>
          <w:rFonts w:hint="cs"/>
          <w:rtl/>
        </w:rPr>
        <w:t>ישראל אייכלר</w:t>
      </w:r>
      <w:r>
        <w:rPr>
          <w:rFonts w:hint="cs"/>
          <w:rtl/>
        </w:rPr>
        <w:tab/>
      </w:r>
      <w:r>
        <w:rPr>
          <w:rFonts w:hint="cs"/>
          <w:rtl/>
        </w:rPr>
        <w:tab/>
        <w:t>- אינו נוכח</w:t>
      </w:r>
    </w:p>
    <w:p w14:paraId="20671B9D" w14:textId="77777777" w:rsidR="00000000" w:rsidRDefault="007C71EE">
      <w:pPr>
        <w:pStyle w:val="a"/>
        <w:rPr>
          <w:rFonts w:hint="cs"/>
          <w:rtl/>
        </w:rPr>
      </w:pPr>
      <w:r>
        <w:rPr>
          <w:rFonts w:hint="cs"/>
          <w:rtl/>
        </w:rPr>
        <w:t xml:space="preserve">דליה איציק </w:t>
      </w:r>
      <w:r>
        <w:rPr>
          <w:rFonts w:hint="cs"/>
          <w:rtl/>
        </w:rPr>
        <w:tab/>
      </w:r>
      <w:r>
        <w:rPr>
          <w:rFonts w:hint="cs"/>
          <w:rtl/>
        </w:rPr>
        <w:tab/>
        <w:t>- אינה נוכחת</w:t>
      </w:r>
    </w:p>
    <w:p w14:paraId="2E9B1BDF" w14:textId="77777777" w:rsidR="00000000" w:rsidRDefault="007C71EE">
      <w:pPr>
        <w:pStyle w:val="a"/>
        <w:rPr>
          <w:rFonts w:hint="cs"/>
          <w:rtl/>
        </w:rPr>
      </w:pPr>
      <w:r>
        <w:rPr>
          <w:rFonts w:hint="cs"/>
          <w:rtl/>
        </w:rPr>
        <w:t>אפי איתם</w:t>
      </w:r>
      <w:r>
        <w:rPr>
          <w:rFonts w:hint="cs"/>
          <w:rtl/>
        </w:rPr>
        <w:tab/>
      </w:r>
      <w:r>
        <w:rPr>
          <w:rFonts w:hint="cs"/>
          <w:rtl/>
        </w:rPr>
        <w:tab/>
        <w:t>- בעד</w:t>
      </w:r>
    </w:p>
    <w:p w14:paraId="0F88F895" w14:textId="77777777" w:rsidR="00000000" w:rsidRDefault="007C71EE">
      <w:pPr>
        <w:pStyle w:val="a"/>
        <w:rPr>
          <w:rFonts w:hint="cs"/>
          <w:rtl/>
        </w:rPr>
      </w:pPr>
      <w:r>
        <w:rPr>
          <w:rFonts w:hint="cs"/>
          <w:rtl/>
        </w:rPr>
        <w:t>מיכאל איתן</w:t>
      </w:r>
      <w:r>
        <w:rPr>
          <w:rFonts w:hint="cs"/>
          <w:rtl/>
        </w:rPr>
        <w:tab/>
      </w:r>
      <w:r>
        <w:rPr>
          <w:rFonts w:hint="cs"/>
          <w:rtl/>
        </w:rPr>
        <w:tab/>
        <w:t>- בעד</w:t>
      </w:r>
    </w:p>
    <w:p w14:paraId="14B512F2" w14:textId="77777777" w:rsidR="00000000" w:rsidRDefault="007C71EE">
      <w:pPr>
        <w:pStyle w:val="a"/>
        <w:rPr>
          <w:rFonts w:hint="cs"/>
          <w:rtl/>
        </w:rPr>
      </w:pPr>
      <w:r>
        <w:rPr>
          <w:rFonts w:hint="cs"/>
          <w:rtl/>
        </w:rPr>
        <w:t>אריה א</w:t>
      </w:r>
      <w:r>
        <w:rPr>
          <w:rFonts w:hint="cs"/>
          <w:rtl/>
        </w:rPr>
        <w:t>לדד</w:t>
      </w:r>
      <w:r>
        <w:rPr>
          <w:rFonts w:hint="cs"/>
          <w:rtl/>
        </w:rPr>
        <w:tab/>
      </w:r>
      <w:r>
        <w:rPr>
          <w:rFonts w:hint="cs"/>
          <w:rtl/>
        </w:rPr>
        <w:tab/>
        <w:t>- אינו נוכח</w:t>
      </w:r>
    </w:p>
    <w:p w14:paraId="01A484D7" w14:textId="77777777" w:rsidR="00000000" w:rsidRDefault="007C71EE">
      <w:pPr>
        <w:pStyle w:val="a"/>
        <w:rPr>
          <w:rFonts w:hint="cs"/>
          <w:rtl/>
        </w:rPr>
      </w:pPr>
      <w:r>
        <w:rPr>
          <w:rFonts w:hint="cs"/>
          <w:rtl/>
        </w:rPr>
        <w:t>בנימין אלון</w:t>
      </w:r>
      <w:r>
        <w:rPr>
          <w:rFonts w:hint="cs"/>
          <w:rtl/>
        </w:rPr>
        <w:tab/>
      </w:r>
      <w:r>
        <w:rPr>
          <w:rFonts w:hint="cs"/>
          <w:rtl/>
        </w:rPr>
        <w:tab/>
        <w:t>- בעד</w:t>
      </w:r>
    </w:p>
    <w:p w14:paraId="1F88E50E" w14:textId="77777777" w:rsidR="00000000" w:rsidRDefault="007C71EE">
      <w:pPr>
        <w:pStyle w:val="a"/>
        <w:rPr>
          <w:rFonts w:hint="cs"/>
          <w:rtl/>
        </w:rPr>
      </w:pPr>
      <w:r>
        <w:rPr>
          <w:rFonts w:hint="cs"/>
          <w:rtl/>
        </w:rPr>
        <w:t>טלב אלסאנע</w:t>
      </w:r>
      <w:r>
        <w:rPr>
          <w:rFonts w:hint="cs"/>
          <w:rtl/>
        </w:rPr>
        <w:tab/>
      </w:r>
      <w:r>
        <w:rPr>
          <w:rFonts w:hint="cs"/>
          <w:rtl/>
        </w:rPr>
        <w:tab/>
        <w:t>- נגד</w:t>
      </w:r>
    </w:p>
    <w:p w14:paraId="61C7FF5C" w14:textId="77777777" w:rsidR="00000000" w:rsidRDefault="007C71EE">
      <w:pPr>
        <w:pStyle w:val="a"/>
        <w:rPr>
          <w:rFonts w:hint="cs"/>
          <w:rtl/>
        </w:rPr>
      </w:pPr>
      <w:r>
        <w:rPr>
          <w:rFonts w:hint="cs"/>
          <w:rtl/>
        </w:rPr>
        <w:t>אלי אפללו</w:t>
      </w:r>
      <w:r>
        <w:rPr>
          <w:rFonts w:hint="cs"/>
          <w:rtl/>
        </w:rPr>
        <w:tab/>
      </w:r>
      <w:r>
        <w:rPr>
          <w:rFonts w:hint="cs"/>
          <w:rtl/>
        </w:rPr>
        <w:tab/>
        <w:t>- בעד</w:t>
      </w:r>
    </w:p>
    <w:p w14:paraId="509C5762" w14:textId="77777777" w:rsidR="00000000" w:rsidRDefault="007C71EE">
      <w:pPr>
        <w:pStyle w:val="a"/>
        <w:rPr>
          <w:rFonts w:hint="cs"/>
          <w:rtl/>
        </w:rPr>
      </w:pPr>
      <w:r>
        <w:rPr>
          <w:rFonts w:hint="cs"/>
          <w:rtl/>
        </w:rPr>
        <w:t>גלעד ארדן</w:t>
      </w:r>
      <w:r>
        <w:rPr>
          <w:rFonts w:hint="cs"/>
          <w:rtl/>
        </w:rPr>
        <w:tab/>
      </w:r>
      <w:r>
        <w:rPr>
          <w:rFonts w:hint="cs"/>
          <w:rtl/>
        </w:rPr>
        <w:tab/>
        <w:t>- בעד</w:t>
      </w:r>
    </w:p>
    <w:p w14:paraId="18D11C6D" w14:textId="77777777" w:rsidR="00000000" w:rsidRDefault="007C71EE">
      <w:pPr>
        <w:pStyle w:val="a"/>
        <w:rPr>
          <w:rFonts w:hint="cs"/>
          <w:rtl/>
        </w:rPr>
      </w:pPr>
      <w:r>
        <w:rPr>
          <w:rFonts w:hint="cs"/>
          <w:rtl/>
        </w:rPr>
        <w:t>אורי יהודה אריאל</w:t>
      </w:r>
      <w:r>
        <w:rPr>
          <w:rFonts w:hint="cs"/>
          <w:rtl/>
        </w:rPr>
        <w:tab/>
        <w:t xml:space="preserve">            - אינו נוכח</w:t>
      </w:r>
    </w:p>
    <w:p w14:paraId="293C4290" w14:textId="77777777" w:rsidR="00000000" w:rsidRDefault="007C71EE">
      <w:pPr>
        <w:pStyle w:val="a"/>
        <w:rPr>
          <w:rFonts w:hint="cs"/>
          <w:rtl/>
        </w:rPr>
      </w:pPr>
      <w:r>
        <w:rPr>
          <w:rFonts w:hint="cs"/>
          <w:rtl/>
        </w:rPr>
        <w:t>זאב בוים</w:t>
      </w:r>
      <w:r>
        <w:rPr>
          <w:rFonts w:hint="cs"/>
          <w:rtl/>
        </w:rPr>
        <w:tab/>
      </w:r>
      <w:r>
        <w:rPr>
          <w:rFonts w:hint="cs"/>
          <w:rtl/>
        </w:rPr>
        <w:tab/>
        <w:t>- בעד</w:t>
      </w:r>
    </w:p>
    <w:p w14:paraId="07D2544D" w14:textId="77777777" w:rsidR="00000000" w:rsidRDefault="007C71EE">
      <w:pPr>
        <w:pStyle w:val="a"/>
        <w:rPr>
          <w:rFonts w:hint="cs"/>
          <w:rtl/>
        </w:rPr>
      </w:pPr>
      <w:r>
        <w:rPr>
          <w:rFonts w:hint="cs"/>
          <w:rtl/>
        </w:rPr>
        <w:t>אברהם בורג</w:t>
      </w:r>
      <w:r>
        <w:rPr>
          <w:rFonts w:hint="cs"/>
          <w:rtl/>
        </w:rPr>
        <w:tab/>
      </w:r>
      <w:r>
        <w:rPr>
          <w:rFonts w:hint="cs"/>
          <w:rtl/>
        </w:rPr>
        <w:tab/>
        <w:t>- נגד</w:t>
      </w:r>
    </w:p>
    <w:p w14:paraId="2AF8B41D" w14:textId="77777777" w:rsidR="00000000" w:rsidRDefault="007C71EE">
      <w:pPr>
        <w:pStyle w:val="a"/>
        <w:rPr>
          <w:rFonts w:hint="cs"/>
          <w:rtl/>
        </w:rPr>
      </w:pPr>
      <w:r>
        <w:rPr>
          <w:rFonts w:hint="cs"/>
          <w:rtl/>
        </w:rPr>
        <w:t>נעמי בלומנטל</w:t>
      </w:r>
      <w:r>
        <w:rPr>
          <w:rFonts w:hint="cs"/>
          <w:rtl/>
        </w:rPr>
        <w:tab/>
      </w:r>
      <w:r>
        <w:rPr>
          <w:rFonts w:hint="cs"/>
          <w:rtl/>
        </w:rPr>
        <w:tab/>
        <w:t>- בעד</w:t>
      </w:r>
    </w:p>
    <w:p w14:paraId="22228179" w14:textId="77777777" w:rsidR="00000000" w:rsidRDefault="007C71EE">
      <w:pPr>
        <w:pStyle w:val="a"/>
        <w:rPr>
          <w:rFonts w:hint="cs"/>
          <w:rtl/>
        </w:rPr>
      </w:pPr>
      <w:r>
        <w:rPr>
          <w:rFonts w:hint="cs"/>
          <w:rtl/>
        </w:rPr>
        <w:t>בנימין בן-אליעזר</w:t>
      </w:r>
      <w:r>
        <w:rPr>
          <w:rFonts w:hint="cs"/>
          <w:rtl/>
        </w:rPr>
        <w:tab/>
      </w:r>
      <w:r>
        <w:rPr>
          <w:rFonts w:hint="cs"/>
          <w:rtl/>
        </w:rPr>
        <w:tab/>
        <w:t>- נגד</w:t>
      </w:r>
    </w:p>
    <w:p w14:paraId="20CDB6A2" w14:textId="77777777" w:rsidR="00000000" w:rsidRDefault="007C71EE">
      <w:pPr>
        <w:pStyle w:val="a"/>
        <w:rPr>
          <w:rFonts w:hint="cs"/>
          <w:rtl/>
        </w:rPr>
      </w:pPr>
      <w:r>
        <w:rPr>
          <w:rFonts w:hint="cs"/>
          <w:rtl/>
        </w:rPr>
        <w:t>אלי בן-מנחם</w:t>
      </w:r>
      <w:r>
        <w:rPr>
          <w:rFonts w:hint="cs"/>
          <w:rtl/>
        </w:rPr>
        <w:tab/>
      </w:r>
      <w:r>
        <w:rPr>
          <w:rFonts w:hint="cs"/>
          <w:rtl/>
        </w:rPr>
        <w:tab/>
        <w:t>- נגד</w:t>
      </w:r>
    </w:p>
    <w:p w14:paraId="0EE416C2" w14:textId="77777777" w:rsidR="00000000" w:rsidRDefault="007C71EE">
      <w:pPr>
        <w:pStyle w:val="a"/>
        <w:rPr>
          <w:rFonts w:hint="cs"/>
          <w:rtl/>
        </w:rPr>
      </w:pPr>
      <w:r>
        <w:rPr>
          <w:rFonts w:hint="cs"/>
          <w:rtl/>
        </w:rPr>
        <w:t>שלמה בניזרי</w:t>
      </w:r>
      <w:r>
        <w:rPr>
          <w:rFonts w:hint="cs"/>
          <w:rtl/>
        </w:rPr>
        <w:tab/>
      </w:r>
      <w:r>
        <w:rPr>
          <w:rFonts w:hint="cs"/>
          <w:rtl/>
        </w:rPr>
        <w:tab/>
        <w:t>- נגד</w:t>
      </w:r>
    </w:p>
    <w:p w14:paraId="5F49C2E7" w14:textId="77777777" w:rsidR="00000000" w:rsidRDefault="007C71EE">
      <w:pPr>
        <w:pStyle w:val="a"/>
        <w:rPr>
          <w:rFonts w:hint="cs"/>
          <w:rtl/>
        </w:rPr>
      </w:pPr>
      <w:r>
        <w:rPr>
          <w:rFonts w:hint="cs"/>
          <w:rtl/>
        </w:rPr>
        <w:t>רוני בר-און</w:t>
      </w:r>
      <w:r>
        <w:rPr>
          <w:rFonts w:hint="cs"/>
          <w:rtl/>
        </w:rPr>
        <w:tab/>
      </w:r>
      <w:r>
        <w:rPr>
          <w:rFonts w:hint="cs"/>
          <w:rtl/>
        </w:rPr>
        <w:tab/>
        <w:t>- בעד</w:t>
      </w:r>
    </w:p>
    <w:p w14:paraId="2BC6FB20" w14:textId="77777777" w:rsidR="00000000" w:rsidRDefault="007C71EE">
      <w:pPr>
        <w:pStyle w:val="a"/>
        <w:rPr>
          <w:rFonts w:hint="cs"/>
          <w:rtl/>
        </w:rPr>
      </w:pPr>
      <w:r>
        <w:rPr>
          <w:rFonts w:hint="cs"/>
          <w:rtl/>
        </w:rPr>
        <w:t>דניאל בנלולו</w:t>
      </w:r>
      <w:r>
        <w:rPr>
          <w:rFonts w:hint="cs"/>
          <w:rtl/>
        </w:rPr>
        <w:tab/>
      </w:r>
      <w:r>
        <w:rPr>
          <w:rFonts w:hint="cs"/>
          <w:rtl/>
        </w:rPr>
        <w:tab/>
        <w:t>- בעד</w:t>
      </w:r>
    </w:p>
    <w:p w14:paraId="0B9CC0FC" w14:textId="77777777" w:rsidR="00000000" w:rsidRDefault="007C71EE">
      <w:pPr>
        <w:pStyle w:val="a"/>
        <w:rPr>
          <w:rFonts w:hint="cs"/>
          <w:rtl/>
        </w:rPr>
      </w:pPr>
      <w:r>
        <w:rPr>
          <w:rFonts w:hint="cs"/>
          <w:rtl/>
        </w:rPr>
        <w:t>רומן ברונפמן</w:t>
      </w:r>
      <w:r>
        <w:rPr>
          <w:rFonts w:hint="cs"/>
          <w:rtl/>
        </w:rPr>
        <w:tab/>
      </w:r>
      <w:r>
        <w:rPr>
          <w:rFonts w:hint="cs"/>
          <w:rtl/>
        </w:rPr>
        <w:tab/>
        <w:t>- נגד</w:t>
      </w:r>
    </w:p>
    <w:p w14:paraId="17A44C88" w14:textId="77777777" w:rsidR="00000000" w:rsidRDefault="007C71EE">
      <w:pPr>
        <w:pStyle w:val="a"/>
        <w:rPr>
          <w:rFonts w:hint="cs"/>
          <w:rtl/>
        </w:rPr>
      </w:pPr>
      <w:r>
        <w:rPr>
          <w:rFonts w:hint="cs"/>
          <w:rtl/>
        </w:rPr>
        <w:t>רוני בריזון</w:t>
      </w:r>
      <w:r>
        <w:rPr>
          <w:rFonts w:hint="cs"/>
          <w:rtl/>
        </w:rPr>
        <w:tab/>
      </w:r>
      <w:r>
        <w:rPr>
          <w:rFonts w:hint="cs"/>
          <w:rtl/>
        </w:rPr>
        <w:tab/>
        <w:t>- בעד</w:t>
      </w:r>
    </w:p>
    <w:p w14:paraId="1518ADBD" w14:textId="77777777" w:rsidR="00000000" w:rsidRDefault="007C71EE">
      <w:pPr>
        <w:pStyle w:val="a"/>
        <w:rPr>
          <w:rFonts w:hint="cs"/>
          <w:rtl/>
        </w:rPr>
      </w:pPr>
      <w:r>
        <w:rPr>
          <w:rFonts w:hint="cs"/>
          <w:rtl/>
        </w:rPr>
        <w:t>ויקטור בריילובסקי</w:t>
      </w:r>
      <w:r>
        <w:rPr>
          <w:rFonts w:hint="cs"/>
          <w:rtl/>
        </w:rPr>
        <w:tab/>
        <w:t>- בעד</w:t>
      </w:r>
    </w:p>
    <w:p w14:paraId="6ECDE534" w14:textId="77777777" w:rsidR="00000000" w:rsidRDefault="007C71EE">
      <w:pPr>
        <w:pStyle w:val="a"/>
        <w:rPr>
          <w:rFonts w:hint="cs"/>
          <w:rtl/>
        </w:rPr>
      </w:pPr>
      <w:r>
        <w:rPr>
          <w:rFonts w:hint="cs"/>
          <w:rtl/>
        </w:rPr>
        <w:t xml:space="preserve">מוחמד ברכה </w:t>
      </w:r>
      <w:r>
        <w:rPr>
          <w:rFonts w:hint="cs"/>
          <w:rtl/>
        </w:rPr>
        <w:tab/>
      </w:r>
      <w:r>
        <w:rPr>
          <w:rFonts w:hint="cs"/>
          <w:rtl/>
        </w:rPr>
        <w:tab/>
        <w:t>- נגד</w:t>
      </w:r>
    </w:p>
    <w:p w14:paraId="6BDEE8E9" w14:textId="77777777" w:rsidR="00000000" w:rsidRDefault="007C71EE">
      <w:pPr>
        <w:pStyle w:val="a"/>
        <w:rPr>
          <w:rFonts w:hint="cs"/>
          <w:rtl/>
        </w:rPr>
      </w:pPr>
      <w:r>
        <w:rPr>
          <w:rFonts w:hint="cs"/>
          <w:rtl/>
        </w:rPr>
        <w:t>עזמי בשארה</w:t>
      </w:r>
      <w:r>
        <w:rPr>
          <w:rFonts w:hint="cs"/>
          <w:rtl/>
        </w:rPr>
        <w:tab/>
      </w:r>
      <w:r>
        <w:rPr>
          <w:rFonts w:hint="cs"/>
          <w:rtl/>
        </w:rPr>
        <w:tab/>
        <w:t>- נגד</w:t>
      </w:r>
    </w:p>
    <w:p w14:paraId="619A1792" w14:textId="77777777" w:rsidR="00000000" w:rsidRDefault="007C71EE">
      <w:pPr>
        <w:pStyle w:val="a"/>
        <w:rPr>
          <w:rtl/>
        </w:rPr>
      </w:pPr>
      <w:r>
        <w:rPr>
          <w:rFonts w:hint="cs"/>
          <w:rtl/>
        </w:rPr>
        <w:t>ענבל גבריאלי</w:t>
      </w:r>
      <w:r>
        <w:rPr>
          <w:rFonts w:hint="cs"/>
          <w:rtl/>
        </w:rPr>
        <w:tab/>
      </w:r>
      <w:r>
        <w:rPr>
          <w:rFonts w:hint="cs"/>
          <w:rtl/>
        </w:rPr>
        <w:tab/>
        <w:t>- בעד</w:t>
      </w:r>
    </w:p>
    <w:p w14:paraId="6F872FA7" w14:textId="77777777" w:rsidR="00000000" w:rsidRDefault="007C71EE">
      <w:pPr>
        <w:pStyle w:val="a"/>
        <w:rPr>
          <w:rFonts w:hint="cs"/>
          <w:rtl/>
        </w:rPr>
      </w:pPr>
      <w:r>
        <w:rPr>
          <w:rFonts w:hint="cs"/>
          <w:rtl/>
        </w:rPr>
        <w:t>מיכאל גורלובסקי</w:t>
      </w:r>
      <w:r>
        <w:rPr>
          <w:rFonts w:hint="cs"/>
          <w:rtl/>
        </w:rPr>
        <w:tab/>
        <w:t xml:space="preserve">            - בעד</w:t>
      </w:r>
    </w:p>
    <w:p w14:paraId="303BFDEC" w14:textId="77777777" w:rsidR="00000000" w:rsidRDefault="007C71EE">
      <w:pPr>
        <w:pStyle w:val="a"/>
        <w:rPr>
          <w:rFonts w:hint="cs"/>
          <w:rtl/>
        </w:rPr>
      </w:pPr>
      <w:r>
        <w:rPr>
          <w:rFonts w:hint="cs"/>
          <w:rtl/>
        </w:rPr>
        <w:t>זהבה גלאון</w:t>
      </w:r>
      <w:r>
        <w:rPr>
          <w:rFonts w:hint="cs"/>
          <w:rtl/>
        </w:rPr>
        <w:tab/>
      </w:r>
      <w:r>
        <w:rPr>
          <w:rFonts w:hint="cs"/>
          <w:rtl/>
        </w:rPr>
        <w:tab/>
        <w:t>- נגד</w:t>
      </w:r>
    </w:p>
    <w:p w14:paraId="08892213" w14:textId="77777777" w:rsidR="00000000" w:rsidRDefault="007C71EE">
      <w:pPr>
        <w:pStyle w:val="a"/>
        <w:rPr>
          <w:rFonts w:hint="cs"/>
          <w:rtl/>
        </w:rPr>
      </w:pPr>
      <w:r>
        <w:rPr>
          <w:rFonts w:hint="cs"/>
          <w:rtl/>
        </w:rPr>
        <w:t>גילה גמליאל</w:t>
      </w:r>
      <w:r>
        <w:rPr>
          <w:rFonts w:hint="cs"/>
          <w:rtl/>
        </w:rPr>
        <w:tab/>
      </w:r>
      <w:r>
        <w:rPr>
          <w:rFonts w:hint="cs"/>
          <w:rtl/>
        </w:rPr>
        <w:tab/>
        <w:t>- בעד</w:t>
      </w:r>
    </w:p>
    <w:p w14:paraId="0FECF67E" w14:textId="77777777" w:rsidR="00000000" w:rsidRDefault="007C71EE">
      <w:pPr>
        <w:pStyle w:val="a"/>
        <w:rPr>
          <w:rFonts w:hint="cs"/>
          <w:rtl/>
        </w:rPr>
      </w:pPr>
      <w:r>
        <w:rPr>
          <w:rFonts w:hint="cs"/>
          <w:rtl/>
        </w:rPr>
        <w:t>משה גפני</w:t>
      </w:r>
      <w:r>
        <w:rPr>
          <w:rFonts w:hint="cs"/>
          <w:rtl/>
        </w:rPr>
        <w:tab/>
      </w:r>
      <w:r>
        <w:rPr>
          <w:rFonts w:hint="cs"/>
          <w:rtl/>
        </w:rPr>
        <w:tab/>
        <w:t>- נגד</w:t>
      </w:r>
    </w:p>
    <w:p w14:paraId="10B8ED1C" w14:textId="77777777" w:rsidR="00000000" w:rsidRDefault="007C71EE">
      <w:pPr>
        <w:pStyle w:val="a"/>
        <w:rPr>
          <w:rFonts w:hint="cs"/>
          <w:rtl/>
        </w:rPr>
      </w:pPr>
      <w:r>
        <w:rPr>
          <w:rFonts w:hint="cs"/>
          <w:rtl/>
        </w:rPr>
        <w:t>עבד-אלמאלכ דהאמשה</w:t>
      </w:r>
      <w:r>
        <w:rPr>
          <w:rFonts w:hint="cs"/>
          <w:rtl/>
        </w:rPr>
        <w:tab/>
        <w:t>- נ</w:t>
      </w:r>
      <w:r>
        <w:rPr>
          <w:rFonts w:hint="cs"/>
          <w:rtl/>
        </w:rPr>
        <w:t>גד</w:t>
      </w:r>
    </w:p>
    <w:p w14:paraId="216CFA87" w14:textId="77777777" w:rsidR="00000000" w:rsidRDefault="007C71EE">
      <w:pPr>
        <w:pStyle w:val="a"/>
        <w:rPr>
          <w:rFonts w:hint="cs"/>
          <w:rtl/>
        </w:rPr>
      </w:pPr>
      <w:r>
        <w:rPr>
          <w:rFonts w:hint="cs"/>
          <w:rtl/>
        </w:rPr>
        <w:t>נסים דהן</w:t>
      </w:r>
      <w:r>
        <w:rPr>
          <w:rFonts w:hint="cs"/>
          <w:rtl/>
        </w:rPr>
        <w:tab/>
      </w:r>
      <w:r>
        <w:rPr>
          <w:rFonts w:hint="cs"/>
          <w:rtl/>
        </w:rPr>
        <w:tab/>
        <w:t>- נגד</w:t>
      </w:r>
    </w:p>
    <w:p w14:paraId="6CD3DF16" w14:textId="77777777" w:rsidR="00000000" w:rsidRDefault="007C71EE">
      <w:pPr>
        <w:pStyle w:val="a"/>
        <w:rPr>
          <w:rFonts w:hint="cs"/>
          <w:rtl/>
        </w:rPr>
      </w:pPr>
      <w:r>
        <w:rPr>
          <w:rFonts w:hint="cs"/>
          <w:rtl/>
        </w:rPr>
        <w:t>חמי דורון</w:t>
      </w:r>
      <w:r>
        <w:rPr>
          <w:rFonts w:hint="cs"/>
          <w:rtl/>
        </w:rPr>
        <w:tab/>
      </w:r>
      <w:r>
        <w:rPr>
          <w:rFonts w:hint="cs"/>
          <w:rtl/>
        </w:rPr>
        <w:tab/>
        <w:t>- אינו נוכח</w:t>
      </w:r>
    </w:p>
    <w:p w14:paraId="17224B3A" w14:textId="77777777" w:rsidR="00000000" w:rsidRDefault="007C71EE">
      <w:pPr>
        <w:pStyle w:val="a"/>
        <w:rPr>
          <w:rFonts w:hint="cs"/>
          <w:rtl/>
        </w:rPr>
      </w:pPr>
      <w:r>
        <w:rPr>
          <w:rFonts w:hint="cs"/>
          <w:rtl/>
        </w:rPr>
        <w:t>אברהם הירשזון</w:t>
      </w:r>
      <w:r>
        <w:rPr>
          <w:rFonts w:hint="cs"/>
          <w:rtl/>
        </w:rPr>
        <w:tab/>
      </w:r>
      <w:r>
        <w:rPr>
          <w:rFonts w:hint="cs"/>
          <w:rtl/>
        </w:rPr>
        <w:tab/>
        <w:t>- בעד</w:t>
      </w:r>
    </w:p>
    <w:p w14:paraId="19ACA9D8" w14:textId="77777777" w:rsidR="00000000" w:rsidRDefault="007C71EE">
      <w:pPr>
        <w:pStyle w:val="a"/>
        <w:rPr>
          <w:rFonts w:hint="cs"/>
          <w:rtl/>
        </w:rPr>
      </w:pPr>
      <w:r>
        <w:rPr>
          <w:rFonts w:hint="cs"/>
          <w:rtl/>
        </w:rPr>
        <w:t>צחי הנגבי</w:t>
      </w:r>
      <w:r>
        <w:rPr>
          <w:rFonts w:hint="cs"/>
          <w:rtl/>
        </w:rPr>
        <w:tab/>
      </w:r>
      <w:r>
        <w:rPr>
          <w:rFonts w:hint="cs"/>
          <w:rtl/>
        </w:rPr>
        <w:tab/>
        <w:t>- בעד</w:t>
      </w:r>
    </w:p>
    <w:p w14:paraId="0FFC78AC" w14:textId="77777777" w:rsidR="00000000" w:rsidRDefault="007C71EE">
      <w:pPr>
        <w:pStyle w:val="a"/>
        <w:rPr>
          <w:rFonts w:hint="cs"/>
          <w:rtl/>
        </w:rPr>
      </w:pPr>
      <w:r>
        <w:rPr>
          <w:rFonts w:hint="cs"/>
          <w:rtl/>
        </w:rPr>
        <w:t>צבי הנדל</w:t>
      </w:r>
      <w:r>
        <w:rPr>
          <w:rFonts w:hint="cs"/>
          <w:rtl/>
        </w:rPr>
        <w:tab/>
      </w:r>
      <w:r>
        <w:rPr>
          <w:rFonts w:hint="cs"/>
          <w:rtl/>
        </w:rPr>
        <w:tab/>
        <w:t>- בעד</w:t>
      </w:r>
    </w:p>
    <w:p w14:paraId="63AE109C" w14:textId="77777777" w:rsidR="00000000" w:rsidRDefault="007C71EE">
      <w:pPr>
        <w:pStyle w:val="a"/>
        <w:rPr>
          <w:rFonts w:hint="cs"/>
          <w:rtl/>
        </w:rPr>
      </w:pPr>
      <w:r>
        <w:rPr>
          <w:rFonts w:hint="cs"/>
          <w:rtl/>
        </w:rPr>
        <w:t>יצחק הרצוג</w:t>
      </w:r>
      <w:r>
        <w:rPr>
          <w:rFonts w:hint="cs"/>
          <w:rtl/>
        </w:rPr>
        <w:tab/>
      </w:r>
      <w:r>
        <w:rPr>
          <w:rFonts w:hint="cs"/>
          <w:rtl/>
        </w:rPr>
        <w:tab/>
        <w:t>- נגד</w:t>
      </w:r>
    </w:p>
    <w:p w14:paraId="27C01E5E" w14:textId="77777777" w:rsidR="00000000" w:rsidRDefault="007C71EE">
      <w:pPr>
        <w:pStyle w:val="a"/>
        <w:rPr>
          <w:rFonts w:hint="cs"/>
          <w:rtl/>
        </w:rPr>
      </w:pPr>
      <w:r>
        <w:rPr>
          <w:rFonts w:hint="cs"/>
          <w:rtl/>
        </w:rPr>
        <w:t>מגלי והבה</w:t>
      </w:r>
      <w:r>
        <w:rPr>
          <w:rFonts w:hint="cs"/>
          <w:rtl/>
        </w:rPr>
        <w:tab/>
      </w:r>
      <w:r>
        <w:rPr>
          <w:rFonts w:hint="cs"/>
          <w:rtl/>
        </w:rPr>
        <w:tab/>
        <w:t>- בעד</w:t>
      </w:r>
    </w:p>
    <w:p w14:paraId="1059D2FE" w14:textId="77777777" w:rsidR="00000000" w:rsidRDefault="007C71EE">
      <w:pPr>
        <w:pStyle w:val="a"/>
        <w:rPr>
          <w:rFonts w:hint="cs"/>
          <w:rtl/>
        </w:rPr>
      </w:pPr>
      <w:r>
        <w:rPr>
          <w:rFonts w:hint="cs"/>
          <w:rtl/>
        </w:rPr>
        <w:t>אבשלום וילן</w:t>
      </w:r>
      <w:r>
        <w:rPr>
          <w:rFonts w:hint="cs"/>
          <w:rtl/>
        </w:rPr>
        <w:tab/>
      </w:r>
      <w:r>
        <w:rPr>
          <w:rFonts w:hint="cs"/>
          <w:rtl/>
        </w:rPr>
        <w:tab/>
        <w:t>- נגד</w:t>
      </w:r>
    </w:p>
    <w:p w14:paraId="610021C1" w14:textId="77777777" w:rsidR="00000000" w:rsidRDefault="007C71EE">
      <w:pPr>
        <w:pStyle w:val="a"/>
        <w:rPr>
          <w:rFonts w:hint="cs"/>
          <w:rtl/>
        </w:rPr>
      </w:pPr>
      <w:r>
        <w:rPr>
          <w:rFonts w:hint="cs"/>
          <w:rtl/>
        </w:rPr>
        <w:t>מתן וילנאי</w:t>
      </w:r>
      <w:r>
        <w:rPr>
          <w:rFonts w:hint="cs"/>
          <w:rtl/>
        </w:rPr>
        <w:tab/>
      </w:r>
      <w:r>
        <w:rPr>
          <w:rFonts w:hint="cs"/>
          <w:rtl/>
        </w:rPr>
        <w:tab/>
        <w:t>- נגד</w:t>
      </w:r>
    </w:p>
    <w:p w14:paraId="5D1BCDE4" w14:textId="77777777" w:rsidR="00000000" w:rsidRDefault="007C71EE">
      <w:pPr>
        <w:pStyle w:val="a"/>
        <w:rPr>
          <w:rFonts w:hint="cs"/>
          <w:rtl/>
        </w:rPr>
      </w:pPr>
      <w:r>
        <w:rPr>
          <w:rFonts w:hint="cs"/>
          <w:rtl/>
        </w:rPr>
        <w:t>יצחק וקנין</w:t>
      </w:r>
      <w:r>
        <w:rPr>
          <w:rFonts w:hint="cs"/>
          <w:rtl/>
        </w:rPr>
        <w:tab/>
      </w:r>
      <w:r>
        <w:rPr>
          <w:rFonts w:hint="cs"/>
          <w:rtl/>
        </w:rPr>
        <w:tab/>
        <w:t>- נגד</w:t>
      </w:r>
    </w:p>
    <w:p w14:paraId="0EB6896F" w14:textId="77777777" w:rsidR="00000000" w:rsidRDefault="007C71EE">
      <w:pPr>
        <w:pStyle w:val="a"/>
        <w:rPr>
          <w:rFonts w:hint="cs"/>
          <w:rtl/>
        </w:rPr>
      </w:pPr>
      <w:r>
        <w:rPr>
          <w:rFonts w:hint="cs"/>
          <w:rtl/>
        </w:rPr>
        <w:t>נסים זאב</w:t>
      </w:r>
      <w:r>
        <w:rPr>
          <w:rFonts w:hint="cs"/>
          <w:rtl/>
        </w:rPr>
        <w:tab/>
      </w:r>
      <w:r>
        <w:rPr>
          <w:rFonts w:hint="cs"/>
          <w:rtl/>
        </w:rPr>
        <w:tab/>
        <w:t>- נגד</w:t>
      </w:r>
    </w:p>
    <w:p w14:paraId="0BC3267E" w14:textId="77777777" w:rsidR="00000000" w:rsidRDefault="007C71EE">
      <w:pPr>
        <w:pStyle w:val="a"/>
        <w:rPr>
          <w:rFonts w:hint="cs"/>
          <w:rtl/>
        </w:rPr>
      </w:pPr>
      <w:r>
        <w:rPr>
          <w:rFonts w:hint="cs"/>
          <w:rtl/>
        </w:rPr>
        <w:t>ג'מאל זחאלקה</w:t>
      </w:r>
      <w:r>
        <w:rPr>
          <w:rFonts w:hint="cs"/>
          <w:rtl/>
        </w:rPr>
        <w:tab/>
      </w:r>
      <w:r>
        <w:rPr>
          <w:rFonts w:hint="cs"/>
          <w:rtl/>
        </w:rPr>
        <w:tab/>
        <w:t>- נגד</w:t>
      </w:r>
    </w:p>
    <w:p w14:paraId="58A867F8" w14:textId="77777777" w:rsidR="00000000" w:rsidRDefault="007C71EE">
      <w:pPr>
        <w:pStyle w:val="a"/>
        <w:rPr>
          <w:rFonts w:hint="cs"/>
          <w:rtl/>
        </w:rPr>
      </w:pPr>
      <w:r>
        <w:rPr>
          <w:rFonts w:hint="cs"/>
          <w:rtl/>
        </w:rPr>
        <w:t>יחיאל חזן</w:t>
      </w:r>
      <w:r>
        <w:rPr>
          <w:rFonts w:hint="cs"/>
          <w:rtl/>
        </w:rPr>
        <w:tab/>
      </w:r>
      <w:r>
        <w:rPr>
          <w:rFonts w:hint="cs"/>
          <w:rtl/>
        </w:rPr>
        <w:tab/>
        <w:t>- בעד</w:t>
      </w:r>
    </w:p>
    <w:p w14:paraId="4FA977C6" w14:textId="77777777" w:rsidR="00000000" w:rsidRDefault="007C71EE">
      <w:pPr>
        <w:pStyle w:val="a"/>
        <w:rPr>
          <w:rFonts w:hint="cs"/>
          <w:rtl/>
        </w:rPr>
      </w:pPr>
      <w:r>
        <w:rPr>
          <w:rFonts w:hint="cs"/>
          <w:rtl/>
        </w:rPr>
        <w:t>אליעזר זנדברג</w:t>
      </w:r>
      <w:r>
        <w:rPr>
          <w:rFonts w:hint="cs"/>
          <w:rtl/>
        </w:rPr>
        <w:tab/>
      </w:r>
      <w:r>
        <w:rPr>
          <w:rFonts w:hint="cs"/>
          <w:rtl/>
        </w:rPr>
        <w:tab/>
        <w:t xml:space="preserve">- </w:t>
      </w:r>
      <w:r>
        <w:rPr>
          <w:rFonts w:hint="cs"/>
          <w:rtl/>
        </w:rPr>
        <w:t>אינו נוכח</w:t>
      </w:r>
    </w:p>
    <w:p w14:paraId="3364C93D" w14:textId="77777777" w:rsidR="00000000" w:rsidRDefault="007C71EE">
      <w:pPr>
        <w:pStyle w:val="a"/>
        <w:ind w:firstLine="0"/>
        <w:rPr>
          <w:rFonts w:hint="cs"/>
          <w:rtl/>
        </w:rPr>
      </w:pPr>
      <w:r>
        <w:rPr>
          <w:rFonts w:hint="cs"/>
          <w:rtl/>
        </w:rPr>
        <w:tab/>
        <w:t>רשף חן</w:t>
      </w:r>
      <w:r>
        <w:rPr>
          <w:rFonts w:hint="cs"/>
          <w:rtl/>
        </w:rPr>
        <w:tab/>
      </w:r>
      <w:r>
        <w:rPr>
          <w:rFonts w:hint="cs"/>
          <w:rtl/>
        </w:rPr>
        <w:tab/>
      </w:r>
      <w:r>
        <w:rPr>
          <w:rFonts w:hint="cs"/>
          <w:rtl/>
        </w:rPr>
        <w:tab/>
        <w:t>- אינו נוכח</w:t>
      </w:r>
    </w:p>
    <w:p w14:paraId="3C88E8A0" w14:textId="77777777" w:rsidR="00000000" w:rsidRDefault="007C71EE">
      <w:pPr>
        <w:pStyle w:val="a"/>
        <w:ind w:firstLine="0"/>
        <w:rPr>
          <w:rFonts w:hint="cs"/>
          <w:rtl/>
        </w:rPr>
      </w:pPr>
      <w:r>
        <w:rPr>
          <w:rFonts w:hint="cs"/>
          <w:rtl/>
        </w:rPr>
        <w:tab/>
        <w:t>ואסל טאהא</w:t>
      </w:r>
      <w:r>
        <w:rPr>
          <w:rFonts w:hint="cs"/>
          <w:rtl/>
        </w:rPr>
        <w:tab/>
      </w:r>
      <w:r>
        <w:rPr>
          <w:rFonts w:hint="cs"/>
          <w:rtl/>
        </w:rPr>
        <w:tab/>
        <w:t>- נגד</w:t>
      </w:r>
    </w:p>
    <w:p w14:paraId="6B511631" w14:textId="77777777" w:rsidR="00000000" w:rsidRDefault="007C71EE">
      <w:pPr>
        <w:pStyle w:val="a"/>
        <w:ind w:firstLine="0"/>
        <w:rPr>
          <w:rFonts w:hint="cs"/>
          <w:rtl/>
        </w:rPr>
      </w:pPr>
      <w:r>
        <w:rPr>
          <w:rFonts w:hint="cs"/>
          <w:rtl/>
        </w:rPr>
        <w:tab/>
        <w:t>אחמד טיבי</w:t>
      </w:r>
      <w:r>
        <w:rPr>
          <w:rFonts w:hint="cs"/>
          <w:rtl/>
        </w:rPr>
        <w:tab/>
      </w:r>
      <w:r>
        <w:rPr>
          <w:rFonts w:hint="cs"/>
          <w:rtl/>
        </w:rPr>
        <w:tab/>
        <w:t>- נגד</w:t>
      </w:r>
    </w:p>
    <w:p w14:paraId="20CD4E5D" w14:textId="77777777" w:rsidR="00000000" w:rsidRDefault="007C71EE">
      <w:pPr>
        <w:pStyle w:val="a"/>
        <w:ind w:firstLine="0"/>
        <w:rPr>
          <w:rFonts w:hint="cs"/>
          <w:rtl/>
        </w:rPr>
      </w:pPr>
      <w:r>
        <w:rPr>
          <w:rFonts w:hint="cs"/>
          <w:rtl/>
        </w:rPr>
        <w:tab/>
        <w:t>דוד טל</w:t>
      </w:r>
      <w:r>
        <w:rPr>
          <w:rFonts w:hint="cs"/>
          <w:rtl/>
        </w:rPr>
        <w:tab/>
      </w:r>
      <w:r>
        <w:rPr>
          <w:rFonts w:hint="cs"/>
          <w:rtl/>
        </w:rPr>
        <w:tab/>
      </w:r>
      <w:r>
        <w:rPr>
          <w:rFonts w:hint="cs"/>
          <w:rtl/>
        </w:rPr>
        <w:tab/>
        <w:t>- אינו נוכח</w:t>
      </w:r>
    </w:p>
    <w:p w14:paraId="7F44034C" w14:textId="77777777" w:rsidR="00000000" w:rsidRDefault="007C71EE">
      <w:pPr>
        <w:pStyle w:val="a"/>
        <w:ind w:firstLine="0"/>
        <w:rPr>
          <w:rFonts w:hint="cs"/>
          <w:rtl/>
        </w:rPr>
      </w:pPr>
      <w:r>
        <w:rPr>
          <w:rFonts w:hint="cs"/>
          <w:rtl/>
        </w:rPr>
        <w:tab/>
        <w:t>יגאל יאסינוב</w:t>
      </w:r>
      <w:r>
        <w:rPr>
          <w:rFonts w:hint="cs"/>
          <w:rtl/>
        </w:rPr>
        <w:tab/>
      </w:r>
      <w:r>
        <w:rPr>
          <w:rFonts w:hint="cs"/>
          <w:rtl/>
        </w:rPr>
        <w:tab/>
        <w:t>- בעד</w:t>
      </w:r>
    </w:p>
    <w:p w14:paraId="6F3F7FAE" w14:textId="77777777" w:rsidR="00000000" w:rsidRDefault="007C71EE">
      <w:pPr>
        <w:pStyle w:val="a"/>
        <w:ind w:firstLine="0"/>
        <w:rPr>
          <w:rFonts w:hint="cs"/>
          <w:rtl/>
        </w:rPr>
      </w:pPr>
      <w:r>
        <w:rPr>
          <w:rFonts w:hint="cs"/>
          <w:rtl/>
        </w:rPr>
        <w:tab/>
        <w:t>שאול יהלום</w:t>
      </w:r>
      <w:r>
        <w:rPr>
          <w:rFonts w:hint="cs"/>
          <w:rtl/>
        </w:rPr>
        <w:tab/>
      </w:r>
      <w:r>
        <w:rPr>
          <w:rFonts w:hint="cs"/>
          <w:rtl/>
        </w:rPr>
        <w:tab/>
        <w:t>- בעד</w:t>
      </w:r>
    </w:p>
    <w:p w14:paraId="721226D3" w14:textId="77777777" w:rsidR="00000000" w:rsidRDefault="007C71EE">
      <w:pPr>
        <w:pStyle w:val="a"/>
        <w:ind w:firstLine="0"/>
        <w:rPr>
          <w:rFonts w:hint="cs"/>
          <w:rtl/>
        </w:rPr>
      </w:pPr>
      <w:r>
        <w:rPr>
          <w:rFonts w:hint="cs"/>
          <w:rtl/>
        </w:rPr>
        <w:tab/>
        <w:t>אליהו ישי</w:t>
      </w:r>
      <w:r>
        <w:rPr>
          <w:rFonts w:hint="cs"/>
          <w:rtl/>
        </w:rPr>
        <w:tab/>
      </w:r>
      <w:r>
        <w:rPr>
          <w:rFonts w:hint="cs"/>
          <w:rtl/>
        </w:rPr>
        <w:tab/>
        <w:t>- נגד</w:t>
      </w:r>
    </w:p>
    <w:p w14:paraId="3D686D28" w14:textId="77777777" w:rsidR="00000000" w:rsidRDefault="007C71EE">
      <w:pPr>
        <w:pStyle w:val="a"/>
        <w:ind w:firstLine="0"/>
        <w:rPr>
          <w:rFonts w:hint="cs"/>
          <w:rtl/>
        </w:rPr>
      </w:pPr>
      <w:r>
        <w:rPr>
          <w:rFonts w:hint="cs"/>
          <w:rtl/>
        </w:rPr>
        <w:tab/>
        <w:t>אהוד יתום</w:t>
      </w:r>
      <w:r>
        <w:rPr>
          <w:rFonts w:hint="cs"/>
          <w:rtl/>
        </w:rPr>
        <w:tab/>
      </w:r>
      <w:r>
        <w:rPr>
          <w:rFonts w:hint="cs"/>
          <w:rtl/>
        </w:rPr>
        <w:tab/>
        <w:t>- בעד</w:t>
      </w:r>
    </w:p>
    <w:p w14:paraId="6A305EC9" w14:textId="77777777" w:rsidR="00000000" w:rsidRDefault="007C71EE">
      <w:pPr>
        <w:pStyle w:val="a"/>
        <w:ind w:firstLine="0"/>
        <w:rPr>
          <w:rFonts w:hint="cs"/>
          <w:rtl/>
        </w:rPr>
      </w:pPr>
      <w:r>
        <w:rPr>
          <w:rFonts w:hint="cs"/>
          <w:rtl/>
        </w:rPr>
        <w:tab/>
        <w:t>דני יתום</w:t>
      </w:r>
      <w:r>
        <w:rPr>
          <w:rFonts w:hint="cs"/>
          <w:rtl/>
        </w:rPr>
        <w:tab/>
      </w:r>
      <w:r>
        <w:rPr>
          <w:rFonts w:hint="cs"/>
          <w:rtl/>
        </w:rPr>
        <w:tab/>
      </w:r>
      <w:r>
        <w:rPr>
          <w:rFonts w:hint="cs"/>
          <w:rtl/>
        </w:rPr>
        <w:tab/>
        <w:t>- נגד</w:t>
      </w:r>
    </w:p>
    <w:p w14:paraId="5CB13B41" w14:textId="77777777" w:rsidR="00000000" w:rsidRDefault="007C71EE">
      <w:pPr>
        <w:pStyle w:val="a"/>
        <w:ind w:firstLine="0"/>
        <w:rPr>
          <w:rFonts w:hint="cs"/>
          <w:rtl/>
        </w:rPr>
      </w:pPr>
      <w:r>
        <w:rPr>
          <w:rFonts w:hint="cs"/>
          <w:rtl/>
        </w:rPr>
        <w:tab/>
        <w:t>איתן כבל</w:t>
      </w:r>
      <w:r>
        <w:rPr>
          <w:rFonts w:hint="cs"/>
          <w:rtl/>
        </w:rPr>
        <w:tab/>
      </w:r>
      <w:r>
        <w:rPr>
          <w:rFonts w:hint="cs"/>
          <w:rtl/>
        </w:rPr>
        <w:tab/>
        <w:t>- נגד</w:t>
      </w:r>
    </w:p>
    <w:p w14:paraId="163B1E95" w14:textId="77777777" w:rsidR="00000000" w:rsidRDefault="007C71EE">
      <w:pPr>
        <w:pStyle w:val="a"/>
        <w:ind w:firstLine="0"/>
        <w:rPr>
          <w:rFonts w:hint="cs"/>
          <w:rtl/>
        </w:rPr>
      </w:pPr>
      <w:r>
        <w:rPr>
          <w:rFonts w:hint="cs"/>
          <w:rtl/>
        </w:rPr>
        <w:tab/>
        <w:t>אילנה כהן</w:t>
      </w:r>
      <w:r>
        <w:rPr>
          <w:rFonts w:hint="cs"/>
          <w:rtl/>
        </w:rPr>
        <w:tab/>
      </w:r>
      <w:r>
        <w:rPr>
          <w:rFonts w:hint="cs"/>
          <w:rtl/>
        </w:rPr>
        <w:tab/>
        <w:t>- נגד</w:t>
      </w:r>
    </w:p>
    <w:p w14:paraId="7510F82B" w14:textId="77777777" w:rsidR="00000000" w:rsidRDefault="007C71EE">
      <w:pPr>
        <w:pStyle w:val="a"/>
        <w:ind w:firstLine="0"/>
        <w:rPr>
          <w:rFonts w:hint="cs"/>
          <w:rtl/>
        </w:rPr>
      </w:pPr>
      <w:r>
        <w:rPr>
          <w:rFonts w:hint="cs"/>
          <w:rtl/>
        </w:rPr>
        <w:tab/>
        <w:t>אמנון כהן</w:t>
      </w:r>
      <w:r>
        <w:rPr>
          <w:rFonts w:hint="cs"/>
          <w:rtl/>
        </w:rPr>
        <w:tab/>
      </w:r>
      <w:r>
        <w:rPr>
          <w:rFonts w:hint="cs"/>
          <w:rtl/>
        </w:rPr>
        <w:tab/>
        <w:t>- נגד</w:t>
      </w:r>
    </w:p>
    <w:p w14:paraId="270D72BF" w14:textId="77777777" w:rsidR="00000000" w:rsidRDefault="007C71EE">
      <w:pPr>
        <w:pStyle w:val="a"/>
        <w:ind w:firstLine="0"/>
        <w:rPr>
          <w:rFonts w:hint="cs"/>
          <w:rtl/>
        </w:rPr>
      </w:pPr>
      <w:r>
        <w:rPr>
          <w:rFonts w:hint="cs"/>
          <w:rtl/>
        </w:rPr>
        <w:tab/>
        <w:t>יצחק כהן</w:t>
      </w:r>
      <w:r>
        <w:rPr>
          <w:rFonts w:hint="cs"/>
          <w:rtl/>
        </w:rPr>
        <w:tab/>
      </w:r>
      <w:r>
        <w:rPr>
          <w:rFonts w:hint="cs"/>
          <w:rtl/>
        </w:rPr>
        <w:tab/>
        <w:t>- נגד</w:t>
      </w:r>
    </w:p>
    <w:p w14:paraId="49F7DD3B" w14:textId="77777777" w:rsidR="00000000" w:rsidRDefault="007C71EE">
      <w:pPr>
        <w:pStyle w:val="a"/>
        <w:ind w:firstLine="0"/>
        <w:rPr>
          <w:rFonts w:hint="cs"/>
          <w:rtl/>
        </w:rPr>
      </w:pPr>
      <w:r>
        <w:rPr>
          <w:rFonts w:hint="cs"/>
          <w:rtl/>
        </w:rPr>
        <w:tab/>
        <w:t>א</w:t>
      </w:r>
      <w:r>
        <w:rPr>
          <w:rFonts w:hint="cs"/>
          <w:rtl/>
        </w:rPr>
        <w:t>ליעזר כהן</w:t>
      </w:r>
      <w:r>
        <w:rPr>
          <w:rFonts w:hint="cs"/>
          <w:rtl/>
        </w:rPr>
        <w:tab/>
      </w:r>
      <w:r>
        <w:rPr>
          <w:rFonts w:hint="cs"/>
          <w:rtl/>
        </w:rPr>
        <w:tab/>
        <w:t>- בעד</w:t>
      </w:r>
    </w:p>
    <w:p w14:paraId="44EF0417" w14:textId="77777777" w:rsidR="00000000" w:rsidRDefault="007C71EE">
      <w:pPr>
        <w:pStyle w:val="a"/>
        <w:ind w:firstLine="0"/>
        <w:rPr>
          <w:rFonts w:hint="cs"/>
          <w:rtl/>
        </w:rPr>
      </w:pPr>
      <w:r>
        <w:rPr>
          <w:rFonts w:hint="cs"/>
          <w:rtl/>
        </w:rPr>
        <w:tab/>
        <w:t>רן כהן</w:t>
      </w:r>
      <w:r>
        <w:rPr>
          <w:rFonts w:hint="cs"/>
          <w:rtl/>
        </w:rPr>
        <w:tab/>
      </w:r>
      <w:r>
        <w:rPr>
          <w:rFonts w:hint="cs"/>
          <w:rtl/>
        </w:rPr>
        <w:tab/>
      </w:r>
      <w:r>
        <w:rPr>
          <w:rFonts w:hint="cs"/>
          <w:rtl/>
        </w:rPr>
        <w:tab/>
        <w:t>- נגד</w:t>
      </w:r>
    </w:p>
    <w:p w14:paraId="207CB029" w14:textId="77777777" w:rsidR="00000000" w:rsidRDefault="007C71EE">
      <w:pPr>
        <w:pStyle w:val="a"/>
        <w:ind w:firstLine="0"/>
        <w:rPr>
          <w:rFonts w:hint="cs"/>
          <w:rtl/>
        </w:rPr>
      </w:pPr>
      <w:r>
        <w:rPr>
          <w:rFonts w:hint="cs"/>
          <w:rtl/>
        </w:rPr>
        <w:tab/>
        <w:t>משה כחלון</w:t>
      </w:r>
      <w:r>
        <w:rPr>
          <w:rFonts w:hint="cs"/>
          <w:rtl/>
        </w:rPr>
        <w:tab/>
      </w:r>
      <w:r>
        <w:rPr>
          <w:rFonts w:hint="cs"/>
          <w:rtl/>
        </w:rPr>
        <w:tab/>
        <w:t>- בעד</w:t>
      </w:r>
    </w:p>
    <w:p w14:paraId="6A7EEB82" w14:textId="77777777" w:rsidR="00000000" w:rsidRDefault="007C71EE">
      <w:pPr>
        <w:pStyle w:val="a"/>
        <w:ind w:firstLine="0"/>
        <w:rPr>
          <w:rFonts w:hint="cs"/>
          <w:rtl/>
        </w:rPr>
      </w:pPr>
      <w:r>
        <w:rPr>
          <w:rFonts w:hint="cs"/>
          <w:rtl/>
        </w:rPr>
        <w:tab/>
        <w:t>חיים כץ</w:t>
      </w:r>
      <w:r>
        <w:rPr>
          <w:rFonts w:hint="cs"/>
          <w:rtl/>
        </w:rPr>
        <w:tab/>
      </w:r>
      <w:r>
        <w:rPr>
          <w:rFonts w:hint="cs"/>
          <w:rtl/>
        </w:rPr>
        <w:tab/>
      </w:r>
      <w:r>
        <w:rPr>
          <w:rFonts w:hint="cs"/>
          <w:rtl/>
        </w:rPr>
        <w:tab/>
        <w:t>- בעד</w:t>
      </w:r>
    </w:p>
    <w:p w14:paraId="221DD988" w14:textId="77777777" w:rsidR="00000000" w:rsidRDefault="007C71EE">
      <w:pPr>
        <w:pStyle w:val="a"/>
        <w:ind w:firstLine="0"/>
        <w:rPr>
          <w:rFonts w:hint="cs"/>
          <w:rtl/>
        </w:rPr>
      </w:pPr>
      <w:r>
        <w:rPr>
          <w:rFonts w:hint="cs"/>
          <w:rtl/>
        </w:rPr>
        <w:tab/>
        <w:t>ישראל כץ</w:t>
      </w:r>
      <w:r>
        <w:rPr>
          <w:rFonts w:hint="cs"/>
          <w:rtl/>
        </w:rPr>
        <w:tab/>
      </w:r>
      <w:r>
        <w:rPr>
          <w:rFonts w:hint="cs"/>
          <w:rtl/>
        </w:rPr>
        <w:tab/>
        <w:t>- בעד</w:t>
      </w:r>
      <w:bookmarkStart w:id="2512" w:name="FS000000661T28_05_2003_20_09_29C"/>
      <w:bookmarkEnd w:id="2512"/>
    </w:p>
    <w:p w14:paraId="6E2F012F" w14:textId="77777777" w:rsidR="00000000" w:rsidRDefault="007C71EE">
      <w:pPr>
        <w:pStyle w:val="a"/>
        <w:ind w:firstLine="0"/>
        <w:rPr>
          <w:rFonts w:hint="cs"/>
          <w:rtl/>
        </w:rPr>
      </w:pPr>
      <w:r>
        <w:rPr>
          <w:rFonts w:hint="cs"/>
          <w:rtl/>
        </w:rPr>
        <w:tab/>
        <w:t>אתי לבני</w:t>
      </w:r>
      <w:r>
        <w:rPr>
          <w:rFonts w:hint="cs"/>
          <w:rtl/>
        </w:rPr>
        <w:tab/>
      </w:r>
      <w:r>
        <w:rPr>
          <w:rFonts w:hint="cs"/>
          <w:rtl/>
        </w:rPr>
        <w:tab/>
        <w:t>- בעד</w:t>
      </w:r>
    </w:p>
    <w:p w14:paraId="1C4D4C8E" w14:textId="77777777" w:rsidR="00000000" w:rsidRDefault="007C71EE">
      <w:pPr>
        <w:pStyle w:val="a"/>
        <w:ind w:firstLine="0"/>
        <w:rPr>
          <w:rFonts w:hint="cs"/>
          <w:rtl/>
        </w:rPr>
      </w:pPr>
      <w:r>
        <w:rPr>
          <w:rFonts w:hint="cs"/>
          <w:rtl/>
        </w:rPr>
        <w:tab/>
        <w:t>ציפי לבני</w:t>
      </w:r>
      <w:r>
        <w:rPr>
          <w:rFonts w:hint="cs"/>
          <w:rtl/>
        </w:rPr>
        <w:tab/>
      </w:r>
      <w:r>
        <w:rPr>
          <w:rFonts w:hint="cs"/>
          <w:rtl/>
        </w:rPr>
        <w:tab/>
        <w:t>- בעד</w:t>
      </w:r>
    </w:p>
    <w:p w14:paraId="5C7EAD64" w14:textId="77777777" w:rsidR="00000000" w:rsidRDefault="007C71EE">
      <w:pPr>
        <w:pStyle w:val="a"/>
        <w:ind w:firstLine="0"/>
        <w:rPr>
          <w:rFonts w:hint="cs"/>
          <w:rtl/>
        </w:rPr>
      </w:pPr>
      <w:r>
        <w:rPr>
          <w:rFonts w:hint="cs"/>
          <w:rtl/>
        </w:rPr>
        <w:tab/>
        <w:t>לימור לבנת</w:t>
      </w:r>
      <w:r>
        <w:rPr>
          <w:rFonts w:hint="cs"/>
          <w:rtl/>
        </w:rPr>
        <w:tab/>
      </w:r>
      <w:r>
        <w:rPr>
          <w:rFonts w:hint="cs"/>
          <w:rtl/>
        </w:rPr>
        <w:tab/>
        <w:t>- בעד</w:t>
      </w:r>
    </w:p>
    <w:p w14:paraId="02CEABF3" w14:textId="77777777" w:rsidR="00000000" w:rsidRDefault="007C71EE">
      <w:pPr>
        <w:pStyle w:val="a"/>
        <w:ind w:firstLine="0"/>
        <w:rPr>
          <w:rFonts w:hint="cs"/>
          <w:rtl/>
        </w:rPr>
      </w:pPr>
      <w:r>
        <w:rPr>
          <w:rFonts w:hint="cs"/>
          <w:rtl/>
        </w:rPr>
        <w:tab/>
        <w:t>דוד לוי</w:t>
      </w:r>
      <w:r>
        <w:rPr>
          <w:rFonts w:hint="cs"/>
          <w:rtl/>
        </w:rPr>
        <w:tab/>
      </w:r>
      <w:r>
        <w:rPr>
          <w:rFonts w:hint="cs"/>
          <w:rtl/>
        </w:rPr>
        <w:tab/>
      </w:r>
      <w:r>
        <w:rPr>
          <w:rFonts w:hint="cs"/>
          <w:rtl/>
        </w:rPr>
        <w:tab/>
        <w:t>- אינו נוכח</w:t>
      </w:r>
    </w:p>
    <w:p w14:paraId="4DA73BDA" w14:textId="77777777" w:rsidR="00000000" w:rsidRDefault="007C71EE">
      <w:pPr>
        <w:pStyle w:val="a"/>
        <w:ind w:firstLine="0"/>
        <w:rPr>
          <w:rFonts w:hint="cs"/>
          <w:rtl/>
        </w:rPr>
      </w:pPr>
      <w:r>
        <w:rPr>
          <w:rFonts w:hint="cs"/>
          <w:rtl/>
        </w:rPr>
        <w:tab/>
        <w:t>יצחק לוי</w:t>
      </w:r>
      <w:r>
        <w:rPr>
          <w:rFonts w:hint="cs"/>
          <w:rtl/>
        </w:rPr>
        <w:tab/>
      </w:r>
      <w:r>
        <w:rPr>
          <w:rFonts w:hint="cs"/>
          <w:rtl/>
        </w:rPr>
        <w:tab/>
      </w:r>
      <w:r>
        <w:rPr>
          <w:rFonts w:hint="cs"/>
          <w:rtl/>
        </w:rPr>
        <w:tab/>
        <w:t>- בעד</w:t>
      </w:r>
    </w:p>
    <w:p w14:paraId="23B00B57" w14:textId="77777777" w:rsidR="00000000" w:rsidRDefault="007C71EE">
      <w:pPr>
        <w:pStyle w:val="a"/>
        <w:ind w:firstLine="0"/>
        <w:rPr>
          <w:rFonts w:hint="cs"/>
          <w:rtl/>
        </w:rPr>
      </w:pPr>
      <w:r>
        <w:rPr>
          <w:rFonts w:hint="cs"/>
          <w:rtl/>
        </w:rPr>
        <w:tab/>
        <w:t>אילן ליבוביץ</w:t>
      </w:r>
      <w:r>
        <w:rPr>
          <w:rFonts w:hint="cs"/>
          <w:rtl/>
        </w:rPr>
        <w:tab/>
      </w:r>
      <w:r>
        <w:rPr>
          <w:rFonts w:hint="cs"/>
          <w:rtl/>
        </w:rPr>
        <w:tab/>
        <w:t>- בעד</w:t>
      </w:r>
    </w:p>
    <w:p w14:paraId="33AFDDBA" w14:textId="77777777" w:rsidR="00000000" w:rsidRDefault="007C71EE">
      <w:pPr>
        <w:pStyle w:val="a"/>
        <w:ind w:firstLine="0"/>
        <w:rPr>
          <w:rFonts w:hint="cs"/>
          <w:rtl/>
        </w:rPr>
      </w:pPr>
      <w:r>
        <w:rPr>
          <w:rFonts w:hint="cs"/>
          <w:rtl/>
        </w:rPr>
        <w:tab/>
        <w:t>יעקב ליצמן</w:t>
      </w:r>
      <w:r>
        <w:rPr>
          <w:rFonts w:hint="cs"/>
          <w:rtl/>
        </w:rPr>
        <w:tab/>
      </w:r>
      <w:r>
        <w:rPr>
          <w:rFonts w:hint="cs"/>
          <w:rtl/>
        </w:rPr>
        <w:tab/>
        <w:t>- נגד</w:t>
      </w:r>
    </w:p>
    <w:p w14:paraId="7CD9E93B" w14:textId="77777777" w:rsidR="00000000" w:rsidRDefault="007C71EE">
      <w:pPr>
        <w:pStyle w:val="a"/>
        <w:ind w:firstLine="0"/>
        <w:rPr>
          <w:rFonts w:hint="cs"/>
          <w:rtl/>
        </w:rPr>
      </w:pPr>
      <w:r>
        <w:rPr>
          <w:rFonts w:hint="cs"/>
          <w:rtl/>
        </w:rPr>
        <w:tab/>
        <w:t>עוזי לנדאו</w:t>
      </w:r>
      <w:r>
        <w:rPr>
          <w:rFonts w:hint="cs"/>
          <w:rtl/>
        </w:rPr>
        <w:tab/>
      </w:r>
      <w:r>
        <w:rPr>
          <w:rFonts w:hint="cs"/>
          <w:rtl/>
        </w:rPr>
        <w:tab/>
        <w:t>- בעד</w:t>
      </w:r>
    </w:p>
    <w:p w14:paraId="4ED57345" w14:textId="77777777" w:rsidR="00000000" w:rsidRDefault="007C71EE">
      <w:pPr>
        <w:pStyle w:val="a"/>
        <w:ind w:firstLine="0"/>
        <w:rPr>
          <w:rFonts w:hint="cs"/>
          <w:rtl/>
        </w:rPr>
      </w:pPr>
      <w:r>
        <w:rPr>
          <w:rFonts w:hint="cs"/>
          <w:rtl/>
        </w:rPr>
        <w:tab/>
        <w:t>יוסף לפיד</w:t>
      </w:r>
      <w:r>
        <w:rPr>
          <w:rFonts w:hint="cs"/>
          <w:rtl/>
        </w:rPr>
        <w:tab/>
      </w:r>
      <w:r>
        <w:rPr>
          <w:rFonts w:hint="cs"/>
          <w:rtl/>
        </w:rPr>
        <w:tab/>
        <w:t>- בעד</w:t>
      </w:r>
    </w:p>
    <w:p w14:paraId="6DB3FB33" w14:textId="77777777" w:rsidR="00000000" w:rsidRDefault="007C71EE">
      <w:pPr>
        <w:pStyle w:val="a"/>
        <w:ind w:firstLine="0"/>
        <w:rPr>
          <w:rFonts w:hint="cs"/>
          <w:rtl/>
        </w:rPr>
      </w:pPr>
      <w:r>
        <w:rPr>
          <w:rFonts w:hint="cs"/>
          <w:rtl/>
        </w:rPr>
        <w:tab/>
        <w:t>עסאם מח'ול</w:t>
      </w:r>
      <w:r>
        <w:rPr>
          <w:rFonts w:hint="cs"/>
          <w:rtl/>
        </w:rPr>
        <w:tab/>
      </w:r>
      <w:r>
        <w:rPr>
          <w:rFonts w:hint="cs"/>
          <w:rtl/>
        </w:rPr>
        <w:tab/>
        <w:t>- נגד</w:t>
      </w:r>
    </w:p>
    <w:p w14:paraId="2CB8CB44" w14:textId="77777777" w:rsidR="00000000" w:rsidRDefault="007C71EE">
      <w:pPr>
        <w:pStyle w:val="a"/>
        <w:ind w:firstLine="0"/>
        <w:rPr>
          <w:rFonts w:hint="cs"/>
          <w:rtl/>
        </w:rPr>
      </w:pPr>
      <w:r>
        <w:rPr>
          <w:rFonts w:hint="cs"/>
          <w:rtl/>
        </w:rPr>
        <w:tab/>
        <w:t>מיכאל מלכיאור</w:t>
      </w:r>
      <w:r>
        <w:rPr>
          <w:rFonts w:hint="cs"/>
          <w:rtl/>
        </w:rPr>
        <w:tab/>
      </w:r>
      <w:r>
        <w:rPr>
          <w:rFonts w:hint="cs"/>
          <w:rtl/>
        </w:rPr>
        <w:tab/>
        <w:t>- נגד</w:t>
      </w:r>
    </w:p>
    <w:p w14:paraId="485AAD5E" w14:textId="77777777" w:rsidR="00000000" w:rsidRDefault="007C71EE">
      <w:pPr>
        <w:pStyle w:val="a"/>
        <w:ind w:firstLine="0"/>
        <w:rPr>
          <w:rFonts w:hint="cs"/>
          <w:rtl/>
        </w:rPr>
      </w:pPr>
      <w:r>
        <w:rPr>
          <w:rFonts w:hint="cs"/>
          <w:rtl/>
        </w:rPr>
        <w:tab/>
        <w:t>עמרם מצנע</w:t>
      </w:r>
      <w:r>
        <w:rPr>
          <w:rFonts w:hint="cs"/>
          <w:rtl/>
        </w:rPr>
        <w:tab/>
      </w:r>
      <w:r>
        <w:rPr>
          <w:rFonts w:hint="cs"/>
          <w:rtl/>
        </w:rPr>
        <w:tab/>
        <w:t>- אינו נוכח</w:t>
      </w:r>
    </w:p>
    <w:p w14:paraId="59B9DBCB" w14:textId="77777777" w:rsidR="00000000" w:rsidRDefault="007C71EE">
      <w:pPr>
        <w:pStyle w:val="a"/>
        <w:ind w:firstLine="0"/>
        <w:rPr>
          <w:rFonts w:hint="cs"/>
          <w:rtl/>
        </w:rPr>
      </w:pPr>
      <w:r>
        <w:rPr>
          <w:rFonts w:hint="cs"/>
          <w:rtl/>
        </w:rPr>
        <w:tab/>
        <w:t>יעקב מרגי</w:t>
      </w:r>
      <w:r>
        <w:rPr>
          <w:rFonts w:hint="cs"/>
          <w:rtl/>
        </w:rPr>
        <w:tab/>
      </w:r>
      <w:r>
        <w:rPr>
          <w:rFonts w:hint="cs"/>
          <w:rtl/>
        </w:rPr>
        <w:tab/>
        <w:t>- נגד</w:t>
      </w:r>
    </w:p>
    <w:p w14:paraId="4A31E31F" w14:textId="77777777" w:rsidR="00000000" w:rsidRDefault="007C71EE">
      <w:pPr>
        <w:pStyle w:val="a"/>
        <w:ind w:firstLine="0"/>
        <w:rPr>
          <w:rFonts w:hint="cs"/>
          <w:rtl/>
        </w:rPr>
      </w:pPr>
      <w:r>
        <w:rPr>
          <w:rFonts w:hint="cs"/>
          <w:rtl/>
        </w:rPr>
        <w:tab/>
        <w:t>יהודית נאות</w:t>
      </w:r>
      <w:r>
        <w:rPr>
          <w:rFonts w:hint="cs"/>
          <w:rtl/>
        </w:rPr>
        <w:tab/>
      </w:r>
      <w:r>
        <w:rPr>
          <w:rFonts w:hint="cs"/>
          <w:rtl/>
        </w:rPr>
        <w:tab/>
        <w:t>- אינה נוכחת</w:t>
      </w:r>
    </w:p>
    <w:p w14:paraId="76E2F712" w14:textId="77777777" w:rsidR="00000000" w:rsidRDefault="007C71EE">
      <w:pPr>
        <w:pStyle w:val="a"/>
        <w:ind w:firstLine="0"/>
        <w:rPr>
          <w:rFonts w:hint="cs"/>
          <w:rtl/>
        </w:rPr>
      </w:pPr>
      <w:r>
        <w:rPr>
          <w:rFonts w:hint="cs"/>
          <w:rtl/>
        </w:rPr>
        <w:tab/>
        <w:t>משולם נהרי</w:t>
      </w:r>
      <w:r>
        <w:rPr>
          <w:rFonts w:hint="cs"/>
          <w:rtl/>
        </w:rPr>
        <w:tab/>
      </w:r>
      <w:r>
        <w:rPr>
          <w:rFonts w:hint="cs"/>
          <w:rtl/>
        </w:rPr>
        <w:tab/>
        <w:t>- אינו נוכח</w:t>
      </w:r>
    </w:p>
    <w:p w14:paraId="7C2D736F" w14:textId="77777777" w:rsidR="00000000" w:rsidRDefault="007C71EE">
      <w:pPr>
        <w:pStyle w:val="a"/>
        <w:ind w:firstLine="0"/>
        <w:rPr>
          <w:rFonts w:hint="cs"/>
          <w:rtl/>
        </w:rPr>
      </w:pPr>
      <w:r>
        <w:rPr>
          <w:rFonts w:hint="cs"/>
          <w:rtl/>
        </w:rPr>
        <w:tab/>
        <w:t>מיכאל נודלמן</w:t>
      </w:r>
      <w:r>
        <w:rPr>
          <w:rFonts w:hint="cs"/>
          <w:rtl/>
        </w:rPr>
        <w:tab/>
      </w:r>
      <w:r>
        <w:rPr>
          <w:rFonts w:hint="cs"/>
          <w:rtl/>
        </w:rPr>
        <w:tab/>
        <w:t>- בעד</w:t>
      </w:r>
    </w:p>
    <w:p w14:paraId="76B259F0" w14:textId="77777777" w:rsidR="00000000" w:rsidRDefault="007C71EE">
      <w:pPr>
        <w:pStyle w:val="a"/>
        <w:ind w:firstLine="0"/>
        <w:rPr>
          <w:rFonts w:hint="cs"/>
          <w:rtl/>
        </w:rPr>
      </w:pPr>
      <w:r>
        <w:rPr>
          <w:rFonts w:hint="cs"/>
          <w:rtl/>
        </w:rPr>
        <w:tab/>
        <w:t>דני נוה</w:t>
      </w:r>
      <w:r>
        <w:rPr>
          <w:rFonts w:hint="cs"/>
          <w:rtl/>
        </w:rPr>
        <w:tab/>
      </w:r>
      <w:r>
        <w:rPr>
          <w:rFonts w:hint="cs"/>
          <w:rtl/>
        </w:rPr>
        <w:tab/>
      </w:r>
      <w:r>
        <w:rPr>
          <w:rFonts w:hint="cs"/>
          <w:rtl/>
        </w:rPr>
        <w:tab/>
        <w:t>- בעד</w:t>
      </w:r>
    </w:p>
    <w:p w14:paraId="33314CB1" w14:textId="77777777" w:rsidR="00000000" w:rsidRDefault="007C71EE">
      <w:pPr>
        <w:pStyle w:val="a"/>
        <w:ind w:firstLine="0"/>
        <w:rPr>
          <w:rFonts w:hint="cs"/>
          <w:rtl/>
        </w:rPr>
      </w:pPr>
      <w:r>
        <w:rPr>
          <w:rFonts w:hint="cs"/>
          <w:rtl/>
        </w:rPr>
        <w:tab/>
        <w:t>אורית נוקד</w:t>
      </w:r>
      <w:r>
        <w:rPr>
          <w:rFonts w:hint="cs"/>
          <w:rtl/>
        </w:rPr>
        <w:tab/>
      </w:r>
      <w:r>
        <w:rPr>
          <w:rFonts w:hint="cs"/>
          <w:rtl/>
        </w:rPr>
        <w:tab/>
        <w:t>- נגד</w:t>
      </w:r>
    </w:p>
    <w:p w14:paraId="0557E990" w14:textId="77777777" w:rsidR="00000000" w:rsidRDefault="007C71EE">
      <w:pPr>
        <w:pStyle w:val="a"/>
        <w:ind w:firstLine="0"/>
        <w:rPr>
          <w:rFonts w:hint="cs"/>
          <w:rtl/>
        </w:rPr>
      </w:pPr>
      <w:r>
        <w:rPr>
          <w:rFonts w:hint="cs"/>
          <w:rtl/>
        </w:rPr>
        <w:tab/>
        <w:t>לאה נס</w:t>
      </w:r>
      <w:r>
        <w:rPr>
          <w:rFonts w:hint="cs"/>
          <w:rtl/>
        </w:rPr>
        <w:tab/>
      </w:r>
      <w:r>
        <w:rPr>
          <w:rFonts w:hint="cs"/>
          <w:rtl/>
        </w:rPr>
        <w:tab/>
      </w:r>
      <w:r>
        <w:rPr>
          <w:rFonts w:hint="cs"/>
          <w:rtl/>
        </w:rPr>
        <w:tab/>
        <w:t>- בעד</w:t>
      </w:r>
    </w:p>
    <w:p w14:paraId="18A7E2D3" w14:textId="77777777" w:rsidR="00000000" w:rsidRDefault="007C71EE">
      <w:pPr>
        <w:pStyle w:val="a"/>
        <w:ind w:firstLine="0"/>
        <w:rPr>
          <w:rFonts w:hint="cs"/>
          <w:rtl/>
        </w:rPr>
      </w:pPr>
      <w:r>
        <w:rPr>
          <w:rFonts w:hint="cs"/>
          <w:rtl/>
        </w:rPr>
        <w:tab/>
        <w:t>בנימין נתניהו</w:t>
      </w:r>
      <w:r>
        <w:rPr>
          <w:rFonts w:hint="cs"/>
          <w:rtl/>
        </w:rPr>
        <w:tab/>
      </w:r>
      <w:r>
        <w:rPr>
          <w:rFonts w:hint="cs"/>
          <w:rtl/>
        </w:rPr>
        <w:tab/>
        <w:t>- בעד</w:t>
      </w:r>
    </w:p>
    <w:p w14:paraId="7BB58440" w14:textId="77777777" w:rsidR="00000000" w:rsidRDefault="007C71EE">
      <w:pPr>
        <w:pStyle w:val="a"/>
        <w:ind w:firstLine="0"/>
        <w:rPr>
          <w:rFonts w:hint="cs"/>
          <w:rtl/>
        </w:rPr>
      </w:pPr>
      <w:r>
        <w:rPr>
          <w:rFonts w:hint="cs"/>
          <w:rtl/>
        </w:rPr>
        <w:tab/>
        <w:t>מרינה סולודקין</w:t>
      </w:r>
      <w:r>
        <w:rPr>
          <w:rFonts w:hint="cs"/>
          <w:rtl/>
        </w:rPr>
        <w:tab/>
      </w:r>
      <w:r>
        <w:rPr>
          <w:rFonts w:hint="cs"/>
          <w:rtl/>
        </w:rPr>
        <w:tab/>
        <w:t>- אינה נ</w:t>
      </w:r>
      <w:r>
        <w:rPr>
          <w:rFonts w:hint="cs"/>
          <w:rtl/>
        </w:rPr>
        <w:t>וכחת</w:t>
      </w:r>
    </w:p>
    <w:p w14:paraId="7D9F9604" w14:textId="77777777" w:rsidR="00000000" w:rsidRDefault="007C71EE">
      <w:pPr>
        <w:pStyle w:val="a"/>
        <w:ind w:firstLine="0"/>
        <w:rPr>
          <w:rFonts w:hint="cs"/>
          <w:rtl/>
        </w:rPr>
      </w:pPr>
      <w:r>
        <w:rPr>
          <w:rFonts w:hint="cs"/>
          <w:rtl/>
        </w:rPr>
        <w:tab/>
        <w:t>ניסן סלומינסקי</w:t>
      </w:r>
      <w:r>
        <w:rPr>
          <w:rFonts w:hint="cs"/>
          <w:rtl/>
        </w:rPr>
        <w:tab/>
      </w:r>
      <w:r>
        <w:rPr>
          <w:rFonts w:hint="cs"/>
          <w:rtl/>
        </w:rPr>
        <w:tab/>
        <w:t>- בעד</w:t>
      </w:r>
    </w:p>
    <w:p w14:paraId="6E4B0093" w14:textId="77777777" w:rsidR="00000000" w:rsidRDefault="007C71EE">
      <w:pPr>
        <w:pStyle w:val="a"/>
        <w:ind w:firstLine="0"/>
        <w:rPr>
          <w:rFonts w:hint="cs"/>
          <w:rtl/>
        </w:rPr>
      </w:pPr>
      <w:r>
        <w:rPr>
          <w:rFonts w:hint="cs"/>
          <w:rtl/>
        </w:rPr>
        <w:tab/>
        <w:t>אפרים סנה</w:t>
      </w:r>
      <w:r>
        <w:rPr>
          <w:rFonts w:hint="cs"/>
          <w:rtl/>
        </w:rPr>
        <w:tab/>
      </w:r>
      <w:r>
        <w:rPr>
          <w:rFonts w:hint="cs"/>
          <w:rtl/>
        </w:rPr>
        <w:tab/>
        <w:t>- נגד</w:t>
      </w:r>
    </w:p>
    <w:p w14:paraId="4E62019C" w14:textId="77777777" w:rsidR="00000000" w:rsidRDefault="007C71EE">
      <w:pPr>
        <w:pStyle w:val="a"/>
        <w:ind w:firstLine="0"/>
        <w:rPr>
          <w:rFonts w:hint="cs"/>
          <w:rtl/>
        </w:rPr>
      </w:pPr>
      <w:r>
        <w:rPr>
          <w:rFonts w:hint="cs"/>
          <w:rtl/>
        </w:rPr>
        <w:tab/>
        <w:t>גדעון סער</w:t>
      </w:r>
      <w:r>
        <w:rPr>
          <w:rFonts w:hint="cs"/>
          <w:rtl/>
        </w:rPr>
        <w:tab/>
      </w:r>
      <w:r>
        <w:rPr>
          <w:rFonts w:hint="cs"/>
          <w:rtl/>
        </w:rPr>
        <w:tab/>
        <w:t>- בעד</w:t>
      </w:r>
    </w:p>
    <w:p w14:paraId="20E4A167" w14:textId="77777777" w:rsidR="00000000" w:rsidRDefault="007C71EE">
      <w:pPr>
        <w:pStyle w:val="a"/>
        <w:ind w:firstLine="0"/>
        <w:rPr>
          <w:rFonts w:hint="cs"/>
          <w:rtl/>
        </w:rPr>
      </w:pPr>
      <w:r>
        <w:rPr>
          <w:rFonts w:hint="cs"/>
          <w:rtl/>
        </w:rPr>
        <w:tab/>
        <w:t>גדעון עזרא</w:t>
      </w:r>
      <w:r>
        <w:rPr>
          <w:rFonts w:hint="cs"/>
          <w:rtl/>
        </w:rPr>
        <w:tab/>
      </w:r>
      <w:r>
        <w:rPr>
          <w:rFonts w:hint="cs"/>
          <w:rtl/>
        </w:rPr>
        <w:tab/>
        <w:t>- בעד</w:t>
      </w:r>
    </w:p>
    <w:p w14:paraId="7E10BD30" w14:textId="77777777" w:rsidR="00000000" w:rsidRDefault="007C71EE">
      <w:pPr>
        <w:pStyle w:val="a"/>
        <w:ind w:firstLine="0"/>
        <w:rPr>
          <w:rFonts w:hint="cs"/>
          <w:rtl/>
        </w:rPr>
      </w:pPr>
      <w:r>
        <w:rPr>
          <w:rFonts w:hint="cs"/>
          <w:rtl/>
        </w:rPr>
        <w:tab/>
        <w:t>מל פולישוק-בלוך</w:t>
      </w:r>
      <w:r>
        <w:rPr>
          <w:rFonts w:hint="cs"/>
          <w:rtl/>
        </w:rPr>
        <w:tab/>
      </w:r>
      <w:r>
        <w:rPr>
          <w:rFonts w:hint="cs"/>
          <w:rtl/>
        </w:rPr>
        <w:tab/>
        <w:t>- בעד</w:t>
      </w:r>
    </w:p>
    <w:p w14:paraId="6336D34C" w14:textId="77777777" w:rsidR="00000000" w:rsidRDefault="007C71EE">
      <w:pPr>
        <w:pStyle w:val="a"/>
        <w:ind w:firstLine="0"/>
        <w:rPr>
          <w:rFonts w:hint="cs"/>
          <w:rtl/>
        </w:rPr>
      </w:pPr>
      <w:r>
        <w:rPr>
          <w:rFonts w:hint="cs"/>
          <w:rtl/>
        </w:rPr>
        <w:tab/>
        <w:t>אברהם פורז</w:t>
      </w:r>
      <w:r>
        <w:rPr>
          <w:rFonts w:hint="cs"/>
          <w:rtl/>
        </w:rPr>
        <w:tab/>
      </w:r>
      <w:r>
        <w:rPr>
          <w:rFonts w:hint="cs"/>
          <w:rtl/>
        </w:rPr>
        <w:tab/>
        <w:t>- בעד</w:t>
      </w:r>
    </w:p>
    <w:p w14:paraId="4954E400" w14:textId="77777777" w:rsidR="00000000" w:rsidRDefault="007C71EE">
      <w:pPr>
        <w:pStyle w:val="a"/>
        <w:ind w:firstLine="0"/>
        <w:rPr>
          <w:rFonts w:hint="cs"/>
          <w:rtl/>
        </w:rPr>
      </w:pPr>
      <w:r>
        <w:rPr>
          <w:rFonts w:hint="cs"/>
          <w:rtl/>
        </w:rPr>
        <w:tab/>
        <w:t>אופיר פינס-פז</w:t>
      </w:r>
      <w:r>
        <w:rPr>
          <w:rFonts w:hint="cs"/>
          <w:rtl/>
        </w:rPr>
        <w:tab/>
      </w:r>
      <w:r>
        <w:rPr>
          <w:rFonts w:hint="cs"/>
          <w:rtl/>
        </w:rPr>
        <w:tab/>
        <w:t>- נגד</w:t>
      </w:r>
    </w:p>
    <w:p w14:paraId="58BBA239" w14:textId="77777777" w:rsidR="00000000" w:rsidRDefault="007C71EE">
      <w:pPr>
        <w:pStyle w:val="a"/>
        <w:ind w:firstLine="0"/>
        <w:rPr>
          <w:rFonts w:hint="cs"/>
          <w:rtl/>
        </w:rPr>
      </w:pPr>
      <w:r>
        <w:rPr>
          <w:rFonts w:hint="cs"/>
          <w:rtl/>
        </w:rPr>
        <w:tab/>
        <w:t>גילה פינקלשטיין</w:t>
      </w:r>
      <w:r>
        <w:rPr>
          <w:rFonts w:hint="cs"/>
          <w:rtl/>
        </w:rPr>
        <w:tab/>
      </w:r>
      <w:r>
        <w:rPr>
          <w:rFonts w:hint="cs"/>
          <w:rtl/>
        </w:rPr>
        <w:tab/>
        <w:t>- בעד</w:t>
      </w:r>
    </w:p>
    <w:p w14:paraId="314B56D3" w14:textId="77777777" w:rsidR="00000000" w:rsidRDefault="007C71EE">
      <w:pPr>
        <w:pStyle w:val="a"/>
        <w:ind w:firstLine="0"/>
        <w:rPr>
          <w:rFonts w:hint="cs"/>
          <w:rtl/>
        </w:rPr>
      </w:pPr>
      <w:r>
        <w:rPr>
          <w:rFonts w:hint="cs"/>
          <w:rtl/>
        </w:rPr>
        <w:tab/>
        <w:t>מאיר פרוש</w:t>
      </w:r>
      <w:r>
        <w:rPr>
          <w:rFonts w:hint="cs"/>
          <w:rtl/>
        </w:rPr>
        <w:tab/>
      </w:r>
      <w:r>
        <w:rPr>
          <w:rFonts w:hint="cs"/>
          <w:rtl/>
        </w:rPr>
        <w:tab/>
        <w:t>- אינו נוכח</w:t>
      </w:r>
    </w:p>
    <w:p w14:paraId="324EA8A1" w14:textId="77777777" w:rsidR="00000000" w:rsidRDefault="007C71EE">
      <w:pPr>
        <w:pStyle w:val="a"/>
        <w:ind w:firstLine="0"/>
        <w:rPr>
          <w:rFonts w:hint="cs"/>
          <w:rtl/>
        </w:rPr>
      </w:pPr>
      <w:r>
        <w:rPr>
          <w:rFonts w:hint="cs"/>
          <w:rtl/>
        </w:rPr>
        <w:tab/>
        <w:t>יוסף פריצקי</w:t>
      </w:r>
      <w:r>
        <w:rPr>
          <w:rFonts w:hint="cs"/>
          <w:rtl/>
        </w:rPr>
        <w:tab/>
        <w:t xml:space="preserve">             - אינו נוכח</w:t>
      </w:r>
    </w:p>
    <w:p w14:paraId="0EA80960" w14:textId="77777777" w:rsidR="00000000" w:rsidRDefault="007C71EE">
      <w:pPr>
        <w:pStyle w:val="a"/>
        <w:ind w:firstLine="0"/>
        <w:rPr>
          <w:rFonts w:hint="cs"/>
          <w:rtl/>
        </w:rPr>
      </w:pPr>
      <w:r>
        <w:rPr>
          <w:rFonts w:hint="cs"/>
          <w:rtl/>
        </w:rPr>
        <w:tab/>
        <w:t>שמעון פרס</w:t>
      </w:r>
      <w:r>
        <w:rPr>
          <w:rFonts w:hint="cs"/>
          <w:rtl/>
        </w:rPr>
        <w:tab/>
      </w:r>
      <w:r>
        <w:rPr>
          <w:rFonts w:hint="cs"/>
          <w:rtl/>
        </w:rPr>
        <w:tab/>
        <w:t>- אינו נוכ</w:t>
      </w:r>
      <w:r>
        <w:rPr>
          <w:rFonts w:hint="cs"/>
          <w:rtl/>
        </w:rPr>
        <w:t>ח</w:t>
      </w:r>
    </w:p>
    <w:p w14:paraId="5F7C5607" w14:textId="77777777" w:rsidR="00000000" w:rsidRDefault="007C71EE">
      <w:pPr>
        <w:pStyle w:val="a"/>
        <w:ind w:firstLine="0"/>
        <w:rPr>
          <w:rFonts w:hint="cs"/>
          <w:rtl/>
        </w:rPr>
      </w:pPr>
      <w:r>
        <w:rPr>
          <w:rFonts w:hint="cs"/>
          <w:rtl/>
        </w:rPr>
        <w:tab/>
        <w:t>יאיר פרץ</w:t>
      </w:r>
      <w:r>
        <w:rPr>
          <w:rFonts w:hint="cs"/>
          <w:rtl/>
        </w:rPr>
        <w:tab/>
      </w:r>
      <w:r>
        <w:rPr>
          <w:rFonts w:hint="cs"/>
          <w:rtl/>
        </w:rPr>
        <w:tab/>
        <w:t>- נגד</w:t>
      </w:r>
    </w:p>
    <w:p w14:paraId="3FFD468D" w14:textId="77777777" w:rsidR="00000000" w:rsidRDefault="007C71EE">
      <w:pPr>
        <w:pStyle w:val="a"/>
        <w:ind w:firstLine="0"/>
        <w:rPr>
          <w:rFonts w:hint="cs"/>
          <w:rtl/>
        </w:rPr>
      </w:pPr>
      <w:r>
        <w:rPr>
          <w:rFonts w:hint="cs"/>
          <w:rtl/>
        </w:rPr>
        <w:tab/>
        <w:t>עמיר פרץ</w:t>
      </w:r>
      <w:r>
        <w:rPr>
          <w:rFonts w:hint="cs"/>
          <w:rtl/>
        </w:rPr>
        <w:tab/>
      </w:r>
      <w:r>
        <w:rPr>
          <w:rFonts w:hint="cs"/>
          <w:rtl/>
        </w:rPr>
        <w:tab/>
        <w:t>- אינו נוכח</w:t>
      </w:r>
    </w:p>
    <w:p w14:paraId="72885A4C" w14:textId="77777777" w:rsidR="00000000" w:rsidRDefault="007C71EE">
      <w:pPr>
        <w:pStyle w:val="a"/>
        <w:ind w:firstLine="0"/>
        <w:rPr>
          <w:rFonts w:hint="cs"/>
          <w:rtl/>
        </w:rPr>
      </w:pPr>
      <w:r>
        <w:rPr>
          <w:rFonts w:hint="cs"/>
          <w:rtl/>
        </w:rPr>
        <w:tab/>
        <w:t>איוב קרא</w:t>
      </w:r>
      <w:r>
        <w:rPr>
          <w:rFonts w:hint="cs"/>
          <w:rtl/>
        </w:rPr>
        <w:tab/>
      </w:r>
      <w:r>
        <w:rPr>
          <w:rFonts w:hint="cs"/>
          <w:rtl/>
        </w:rPr>
        <w:tab/>
        <w:t>- בעד</w:t>
      </w:r>
    </w:p>
    <w:p w14:paraId="73FD15F5" w14:textId="77777777" w:rsidR="00000000" w:rsidRDefault="007C71EE">
      <w:pPr>
        <w:pStyle w:val="a"/>
        <w:ind w:firstLine="0"/>
        <w:rPr>
          <w:rFonts w:hint="cs"/>
          <w:rtl/>
        </w:rPr>
      </w:pPr>
      <w:r>
        <w:rPr>
          <w:rFonts w:hint="cs"/>
          <w:rtl/>
        </w:rPr>
        <w:tab/>
        <w:t>אברהם רביץ</w:t>
      </w:r>
      <w:r>
        <w:rPr>
          <w:rFonts w:hint="cs"/>
          <w:rtl/>
        </w:rPr>
        <w:tab/>
      </w:r>
      <w:r>
        <w:rPr>
          <w:rFonts w:hint="cs"/>
          <w:rtl/>
        </w:rPr>
        <w:tab/>
        <w:t>- אינו נוכח</w:t>
      </w:r>
    </w:p>
    <w:p w14:paraId="4F405E0D" w14:textId="77777777" w:rsidR="00000000" w:rsidRDefault="007C71EE">
      <w:pPr>
        <w:pStyle w:val="a"/>
        <w:ind w:firstLine="0"/>
        <w:rPr>
          <w:rFonts w:hint="cs"/>
          <w:rtl/>
        </w:rPr>
      </w:pPr>
      <w:r>
        <w:rPr>
          <w:rFonts w:hint="cs"/>
          <w:rtl/>
        </w:rPr>
        <w:tab/>
        <w:t>ראובן ריבלין</w:t>
      </w:r>
      <w:r>
        <w:rPr>
          <w:rFonts w:hint="cs"/>
          <w:rtl/>
        </w:rPr>
        <w:tab/>
      </w:r>
      <w:r>
        <w:rPr>
          <w:rFonts w:hint="cs"/>
          <w:rtl/>
        </w:rPr>
        <w:tab/>
        <w:t>- בעד</w:t>
      </w:r>
    </w:p>
    <w:p w14:paraId="7364F0E9" w14:textId="77777777" w:rsidR="00000000" w:rsidRDefault="007C71EE">
      <w:pPr>
        <w:pStyle w:val="a"/>
        <w:ind w:firstLine="0"/>
        <w:rPr>
          <w:rFonts w:hint="cs"/>
          <w:rtl/>
        </w:rPr>
      </w:pPr>
      <w:r>
        <w:rPr>
          <w:rFonts w:hint="cs"/>
          <w:rtl/>
        </w:rPr>
        <w:tab/>
        <w:t>חיים רמון</w:t>
      </w:r>
      <w:r>
        <w:rPr>
          <w:rFonts w:hint="cs"/>
          <w:rtl/>
        </w:rPr>
        <w:tab/>
      </w:r>
      <w:r>
        <w:rPr>
          <w:rFonts w:hint="cs"/>
          <w:rtl/>
        </w:rPr>
        <w:tab/>
        <w:t>- אינו נוכח</w:t>
      </w:r>
    </w:p>
    <w:p w14:paraId="027B12D5" w14:textId="77777777" w:rsidR="00000000" w:rsidRDefault="007C71EE">
      <w:pPr>
        <w:pStyle w:val="a"/>
        <w:ind w:firstLine="0"/>
        <w:rPr>
          <w:rFonts w:hint="cs"/>
          <w:rtl/>
        </w:rPr>
      </w:pPr>
      <w:r>
        <w:rPr>
          <w:rFonts w:hint="cs"/>
          <w:rtl/>
        </w:rPr>
        <w:tab/>
        <w:t>אהוד רצאבי</w:t>
      </w:r>
      <w:r>
        <w:rPr>
          <w:rFonts w:hint="cs"/>
          <w:rtl/>
        </w:rPr>
        <w:tab/>
      </w:r>
      <w:r>
        <w:rPr>
          <w:rFonts w:hint="cs"/>
          <w:rtl/>
        </w:rPr>
        <w:tab/>
        <w:t>- בעד</w:t>
      </w:r>
    </w:p>
    <w:p w14:paraId="468E3657" w14:textId="77777777" w:rsidR="00000000" w:rsidRDefault="007C71EE">
      <w:pPr>
        <w:pStyle w:val="a"/>
        <w:ind w:firstLine="0"/>
        <w:rPr>
          <w:rFonts w:hint="cs"/>
          <w:rtl/>
        </w:rPr>
      </w:pPr>
      <w:r>
        <w:rPr>
          <w:rFonts w:hint="cs"/>
          <w:rtl/>
        </w:rPr>
        <w:tab/>
        <w:t>מיכאל רצון</w:t>
      </w:r>
      <w:r>
        <w:rPr>
          <w:rFonts w:hint="cs"/>
          <w:rtl/>
        </w:rPr>
        <w:tab/>
      </w:r>
      <w:r>
        <w:rPr>
          <w:rFonts w:hint="cs"/>
          <w:rtl/>
        </w:rPr>
        <w:tab/>
        <w:t>- בעד</w:t>
      </w:r>
    </w:p>
    <w:p w14:paraId="58C793F4" w14:textId="77777777" w:rsidR="00000000" w:rsidRDefault="007C71EE">
      <w:pPr>
        <w:pStyle w:val="a"/>
        <w:ind w:firstLine="0"/>
        <w:rPr>
          <w:rFonts w:hint="cs"/>
          <w:rtl/>
        </w:rPr>
      </w:pPr>
      <w:r>
        <w:rPr>
          <w:rFonts w:hint="cs"/>
          <w:rtl/>
        </w:rPr>
        <w:tab/>
        <w:t>אברהם בייגה שוחט</w:t>
      </w:r>
      <w:r>
        <w:rPr>
          <w:rFonts w:hint="cs"/>
          <w:rtl/>
        </w:rPr>
        <w:tab/>
        <w:t>- נגד</w:t>
      </w:r>
    </w:p>
    <w:p w14:paraId="7B83DB24" w14:textId="77777777" w:rsidR="00000000" w:rsidRDefault="007C71EE">
      <w:pPr>
        <w:pStyle w:val="a"/>
        <w:ind w:firstLine="0"/>
        <w:rPr>
          <w:rFonts w:hint="cs"/>
          <w:rtl/>
        </w:rPr>
      </w:pPr>
      <w:r>
        <w:rPr>
          <w:rFonts w:hint="cs"/>
          <w:rtl/>
        </w:rPr>
        <w:tab/>
        <w:t>יובל שטייניץ</w:t>
      </w:r>
      <w:r>
        <w:rPr>
          <w:rFonts w:hint="cs"/>
          <w:rtl/>
        </w:rPr>
        <w:tab/>
      </w:r>
      <w:r>
        <w:rPr>
          <w:rFonts w:hint="cs"/>
          <w:rtl/>
        </w:rPr>
        <w:tab/>
        <w:t>- בעד</w:t>
      </w:r>
    </w:p>
    <w:p w14:paraId="0C7AFCAD" w14:textId="77777777" w:rsidR="00000000" w:rsidRDefault="007C71EE">
      <w:pPr>
        <w:pStyle w:val="a"/>
        <w:ind w:firstLine="0"/>
        <w:rPr>
          <w:rFonts w:hint="cs"/>
          <w:rtl/>
        </w:rPr>
      </w:pPr>
      <w:r>
        <w:rPr>
          <w:rFonts w:hint="cs"/>
          <w:rtl/>
        </w:rPr>
        <w:tab/>
        <w:t>מאיר שטרית</w:t>
      </w:r>
      <w:r>
        <w:rPr>
          <w:rFonts w:hint="cs"/>
          <w:rtl/>
        </w:rPr>
        <w:tab/>
      </w:r>
      <w:r>
        <w:rPr>
          <w:rFonts w:hint="cs"/>
          <w:rtl/>
        </w:rPr>
        <w:tab/>
        <w:t>- אינו נוכח</w:t>
      </w:r>
    </w:p>
    <w:p w14:paraId="653C316B" w14:textId="77777777" w:rsidR="00000000" w:rsidRDefault="007C71EE">
      <w:pPr>
        <w:pStyle w:val="a"/>
        <w:ind w:firstLine="0"/>
        <w:rPr>
          <w:rFonts w:hint="cs"/>
          <w:rtl/>
        </w:rPr>
      </w:pPr>
      <w:r>
        <w:rPr>
          <w:rFonts w:hint="cs"/>
          <w:rtl/>
        </w:rPr>
        <w:tab/>
        <w:t>יורי שטרן</w:t>
      </w:r>
      <w:r>
        <w:rPr>
          <w:rFonts w:hint="cs"/>
          <w:rtl/>
        </w:rPr>
        <w:tab/>
      </w:r>
      <w:r>
        <w:rPr>
          <w:rFonts w:hint="cs"/>
          <w:rtl/>
        </w:rPr>
        <w:tab/>
        <w:t>- בעד</w:t>
      </w:r>
    </w:p>
    <w:p w14:paraId="5140B507" w14:textId="77777777" w:rsidR="00000000" w:rsidRDefault="007C71EE">
      <w:pPr>
        <w:pStyle w:val="a"/>
        <w:ind w:firstLine="0"/>
        <w:rPr>
          <w:rFonts w:hint="cs"/>
          <w:rtl/>
        </w:rPr>
      </w:pPr>
      <w:r>
        <w:rPr>
          <w:rFonts w:hint="cs"/>
          <w:rtl/>
        </w:rPr>
        <w:tab/>
      </w:r>
      <w:r>
        <w:rPr>
          <w:rFonts w:hint="cs"/>
          <w:rtl/>
        </w:rPr>
        <w:t>אילן שלגי</w:t>
      </w:r>
      <w:r>
        <w:rPr>
          <w:rFonts w:hint="cs"/>
          <w:rtl/>
        </w:rPr>
        <w:tab/>
      </w:r>
      <w:r>
        <w:rPr>
          <w:rFonts w:hint="cs"/>
          <w:rtl/>
        </w:rPr>
        <w:tab/>
        <w:t>- בעד</w:t>
      </w:r>
    </w:p>
    <w:p w14:paraId="3A6DC19C" w14:textId="77777777" w:rsidR="00000000" w:rsidRDefault="007C71EE">
      <w:pPr>
        <w:pStyle w:val="a"/>
        <w:ind w:firstLine="0"/>
        <w:rPr>
          <w:rFonts w:hint="cs"/>
          <w:rtl/>
        </w:rPr>
      </w:pPr>
      <w:r>
        <w:rPr>
          <w:rFonts w:hint="cs"/>
          <w:rtl/>
        </w:rPr>
        <w:tab/>
        <w:t>סילבן שלום</w:t>
      </w:r>
      <w:r>
        <w:rPr>
          <w:rFonts w:hint="cs"/>
          <w:rtl/>
        </w:rPr>
        <w:tab/>
      </w:r>
      <w:r>
        <w:rPr>
          <w:rFonts w:hint="cs"/>
          <w:rtl/>
        </w:rPr>
        <w:tab/>
        <w:t>- בעד</w:t>
      </w:r>
    </w:p>
    <w:p w14:paraId="1FA93F03" w14:textId="77777777" w:rsidR="00000000" w:rsidRDefault="007C71EE">
      <w:pPr>
        <w:pStyle w:val="a"/>
        <w:ind w:firstLine="0"/>
        <w:rPr>
          <w:rFonts w:hint="cs"/>
          <w:rtl/>
        </w:rPr>
      </w:pPr>
      <w:r>
        <w:rPr>
          <w:rFonts w:hint="cs"/>
          <w:rtl/>
        </w:rPr>
        <w:tab/>
        <w:t>שלום שמחון</w:t>
      </w:r>
      <w:r>
        <w:rPr>
          <w:rFonts w:hint="cs"/>
          <w:rtl/>
        </w:rPr>
        <w:tab/>
      </w:r>
      <w:r>
        <w:rPr>
          <w:rFonts w:hint="cs"/>
          <w:rtl/>
        </w:rPr>
        <w:tab/>
        <w:t>- נגד</w:t>
      </w:r>
    </w:p>
    <w:p w14:paraId="3AE3188D" w14:textId="77777777" w:rsidR="00000000" w:rsidRDefault="007C71EE">
      <w:pPr>
        <w:pStyle w:val="a"/>
        <w:ind w:firstLine="0"/>
        <w:rPr>
          <w:rFonts w:hint="cs"/>
          <w:rtl/>
        </w:rPr>
      </w:pPr>
      <w:r>
        <w:rPr>
          <w:rFonts w:hint="cs"/>
          <w:rtl/>
        </w:rPr>
        <w:tab/>
        <w:t>אריאל שרון</w:t>
      </w:r>
      <w:r>
        <w:rPr>
          <w:rFonts w:hint="cs"/>
          <w:rtl/>
        </w:rPr>
        <w:tab/>
      </w:r>
      <w:r>
        <w:rPr>
          <w:rFonts w:hint="cs"/>
          <w:rtl/>
        </w:rPr>
        <w:tab/>
        <w:t>- בעד</w:t>
      </w:r>
    </w:p>
    <w:p w14:paraId="3531B77C" w14:textId="77777777" w:rsidR="00000000" w:rsidRDefault="007C71EE">
      <w:pPr>
        <w:pStyle w:val="a"/>
        <w:ind w:firstLine="0"/>
        <w:rPr>
          <w:rFonts w:hint="cs"/>
          <w:rtl/>
        </w:rPr>
      </w:pPr>
      <w:r>
        <w:rPr>
          <w:rFonts w:hint="cs"/>
          <w:rtl/>
        </w:rPr>
        <w:tab/>
        <w:t>עמרי שרון</w:t>
      </w:r>
      <w:r>
        <w:rPr>
          <w:rFonts w:hint="cs"/>
          <w:rtl/>
        </w:rPr>
        <w:tab/>
      </w:r>
      <w:r>
        <w:rPr>
          <w:rFonts w:hint="cs"/>
          <w:rtl/>
        </w:rPr>
        <w:tab/>
        <w:t>- בעד</w:t>
      </w:r>
    </w:p>
    <w:p w14:paraId="4F58D6DA" w14:textId="77777777" w:rsidR="00000000" w:rsidRDefault="007C71EE">
      <w:pPr>
        <w:pStyle w:val="a"/>
        <w:ind w:firstLine="0"/>
        <w:rPr>
          <w:rFonts w:hint="cs"/>
          <w:rtl/>
        </w:rPr>
      </w:pPr>
      <w:r>
        <w:rPr>
          <w:rFonts w:hint="cs"/>
          <w:rtl/>
        </w:rPr>
        <w:tab/>
        <w:t>יוסי שריד</w:t>
      </w:r>
      <w:r>
        <w:rPr>
          <w:rFonts w:hint="cs"/>
          <w:rtl/>
        </w:rPr>
        <w:tab/>
      </w:r>
      <w:r>
        <w:rPr>
          <w:rFonts w:hint="cs"/>
          <w:rtl/>
        </w:rPr>
        <w:tab/>
        <w:t>- נגד</w:t>
      </w:r>
    </w:p>
    <w:p w14:paraId="1E375BFD" w14:textId="77777777" w:rsidR="00000000" w:rsidRDefault="007C71EE">
      <w:pPr>
        <w:pStyle w:val="a"/>
        <w:ind w:firstLine="0"/>
        <w:rPr>
          <w:rFonts w:hint="cs"/>
          <w:rtl/>
        </w:rPr>
      </w:pPr>
      <w:r>
        <w:rPr>
          <w:rFonts w:hint="cs"/>
          <w:rtl/>
        </w:rPr>
        <w:tab/>
        <w:t>יולי תמיר</w:t>
      </w:r>
      <w:r>
        <w:rPr>
          <w:rFonts w:hint="cs"/>
          <w:rtl/>
        </w:rPr>
        <w:tab/>
      </w:r>
      <w:r>
        <w:rPr>
          <w:rFonts w:hint="cs"/>
          <w:rtl/>
        </w:rPr>
        <w:tab/>
        <w:t>- נגד</w:t>
      </w:r>
    </w:p>
    <w:p w14:paraId="4CD0B6E0" w14:textId="77777777" w:rsidR="00000000" w:rsidRDefault="007C71EE">
      <w:pPr>
        <w:pStyle w:val="a"/>
        <w:ind w:firstLine="0"/>
        <w:rPr>
          <w:rFonts w:hint="cs"/>
          <w:rtl/>
        </w:rPr>
      </w:pPr>
    </w:p>
    <w:p w14:paraId="7E049187" w14:textId="77777777" w:rsidR="00000000" w:rsidRDefault="007C71EE">
      <w:pPr>
        <w:pStyle w:val="a"/>
        <w:ind w:firstLine="0"/>
        <w:rPr>
          <w:rFonts w:hint="cs"/>
          <w:rtl/>
        </w:rPr>
      </w:pPr>
      <w:r>
        <w:rPr>
          <w:rFonts w:hint="cs"/>
          <w:rtl/>
        </w:rPr>
        <w:tab/>
        <w:t>אני עושה קריאה שנייה:</w:t>
      </w:r>
    </w:p>
    <w:p w14:paraId="104FE64D" w14:textId="77777777" w:rsidR="00000000" w:rsidRDefault="007C71EE">
      <w:pPr>
        <w:pStyle w:val="a"/>
        <w:ind w:firstLine="0"/>
        <w:rPr>
          <w:rFonts w:hint="cs"/>
          <w:rtl/>
        </w:rPr>
      </w:pPr>
    </w:p>
    <w:p w14:paraId="6442CDFE" w14:textId="77777777" w:rsidR="00000000" w:rsidRDefault="007C71EE">
      <w:pPr>
        <w:pStyle w:val="a"/>
        <w:ind w:firstLine="0"/>
        <w:rPr>
          <w:rFonts w:hint="cs"/>
          <w:rtl/>
        </w:rPr>
      </w:pPr>
      <w:r>
        <w:rPr>
          <w:rFonts w:hint="cs"/>
          <w:rtl/>
        </w:rPr>
        <w:tab/>
        <w:t>יעקב אדרי</w:t>
      </w:r>
      <w:r>
        <w:rPr>
          <w:rFonts w:hint="cs"/>
          <w:rtl/>
        </w:rPr>
        <w:tab/>
      </w:r>
      <w:r>
        <w:rPr>
          <w:rFonts w:hint="cs"/>
          <w:rtl/>
        </w:rPr>
        <w:tab/>
        <w:t>- בעד</w:t>
      </w:r>
    </w:p>
    <w:p w14:paraId="71E5880D" w14:textId="77777777" w:rsidR="00000000" w:rsidRDefault="007C71EE">
      <w:pPr>
        <w:pStyle w:val="a"/>
        <w:ind w:firstLine="0"/>
        <w:rPr>
          <w:rFonts w:hint="cs"/>
          <w:rtl/>
        </w:rPr>
      </w:pPr>
      <w:r>
        <w:rPr>
          <w:rFonts w:hint="cs"/>
          <w:rtl/>
        </w:rPr>
        <w:tab/>
        <w:t>ישראל אייכלר</w:t>
      </w:r>
      <w:r>
        <w:rPr>
          <w:rFonts w:hint="cs"/>
          <w:rtl/>
        </w:rPr>
        <w:tab/>
      </w:r>
      <w:r>
        <w:rPr>
          <w:rFonts w:hint="cs"/>
          <w:rtl/>
        </w:rPr>
        <w:tab/>
        <w:t>- נגד</w:t>
      </w:r>
    </w:p>
    <w:p w14:paraId="0DA14174" w14:textId="77777777" w:rsidR="00000000" w:rsidRDefault="007C71EE">
      <w:pPr>
        <w:pStyle w:val="a"/>
        <w:ind w:firstLine="0"/>
        <w:rPr>
          <w:rFonts w:hint="cs"/>
          <w:rtl/>
        </w:rPr>
      </w:pPr>
      <w:r>
        <w:rPr>
          <w:rFonts w:hint="cs"/>
          <w:rtl/>
        </w:rPr>
        <w:tab/>
        <w:t>אריה אלדד</w:t>
      </w:r>
      <w:r>
        <w:rPr>
          <w:rFonts w:hint="cs"/>
          <w:rtl/>
        </w:rPr>
        <w:tab/>
      </w:r>
      <w:r>
        <w:rPr>
          <w:rFonts w:hint="cs"/>
          <w:rtl/>
        </w:rPr>
        <w:tab/>
        <w:t>- אינו נוכח</w:t>
      </w:r>
    </w:p>
    <w:p w14:paraId="7E58B3D0" w14:textId="77777777" w:rsidR="00000000" w:rsidRDefault="007C71EE">
      <w:pPr>
        <w:pStyle w:val="a"/>
        <w:ind w:firstLine="0"/>
        <w:rPr>
          <w:rFonts w:hint="cs"/>
          <w:rtl/>
        </w:rPr>
      </w:pPr>
      <w:r>
        <w:rPr>
          <w:rFonts w:hint="cs"/>
          <w:rtl/>
        </w:rPr>
        <w:tab/>
        <w:t>דליה איציק</w:t>
      </w:r>
      <w:r>
        <w:rPr>
          <w:rFonts w:hint="cs"/>
          <w:rtl/>
        </w:rPr>
        <w:tab/>
      </w:r>
      <w:r>
        <w:rPr>
          <w:rFonts w:hint="cs"/>
          <w:rtl/>
        </w:rPr>
        <w:tab/>
        <w:t>- נגד</w:t>
      </w:r>
    </w:p>
    <w:p w14:paraId="2BF72701" w14:textId="77777777" w:rsidR="00000000" w:rsidRDefault="007C71EE">
      <w:pPr>
        <w:pStyle w:val="a"/>
        <w:ind w:firstLine="0"/>
        <w:rPr>
          <w:rFonts w:hint="cs"/>
          <w:rtl/>
        </w:rPr>
      </w:pPr>
      <w:r>
        <w:rPr>
          <w:rFonts w:hint="cs"/>
          <w:rtl/>
        </w:rPr>
        <w:tab/>
        <w:t>אורי יהודה אריאל</w:t>
      </w:r>
      <w:r>
        <w:rPr>
          <w:rFonts w:hint="cs"/>
          <w:rtl/>
        </w:rPr>
        <w:tab/>
        <w:t xml:space="preserve">   </w:t>
      </w:r>
      <w:r>
        <w:rPr>
          <w:rFonts w:hint="cs"/>
          <w:rtl/>
        </w:rPr>
        <w:t xml:space="preserve">         - אינו נוכח</w:t>
      </w:r>
    </w:p>
    <w:p w14:paraId="43A00F54" w14:textId="77777777" w:rsidR="00000000" w:rsidRDefault="007C71EE">
      <w:pPr>
        <w:pStyle w:val="a"/>
        <w:ind w:firstLine="0"/>
        <w:rPr>
          <w:rFonts w:hint="cs"/>
          <w:rtl/>
        </w:rPr>
      </w:pPr>
      <w:r>
        <w:rPr>
          <w:rFonts w:hint="cs"/>
          <w:rtl/>
        </w:rPr>
        <w:tab/>
        <w:t>חמי דורון</w:t>
      </w:r>
      <w:r>
        <w:rPr>
          <w:rFonts w:hint="cs"/>
          <w:rtl/>
        </w:rPr>
        <w:tab/>
      </w:r>
      <w:r>
        <w:rPr>
          <w:rFonts w:hint="cs"/>
          <w:rtl/>
        </w:rPr>
        <w:tab/>
        <w:t>- אינו נוכח</w:t>
      </w:r>
    </w:p>
    <w:p w14:paraId="6E78EBAB" w14:textId="77777777" w:rsidR="00000000" w:rsidRDefault="007C71EE">
      <w:pPr>
        <w:pStyle w:val="a"/>
        <w:ind w:firstLine="0"/>
        <w:rPr>
          <w:rFonts w:hint="cs"/>
          <w:rtl/>
        </w:rPr>
      </w:pPr>
      <w:r>
        <w:rPr>
          <w:rFonts w:hint="cs"/>
          <w:rtl/>
        </w:rPr>
        <w:tab/>
        <w:t>אליעזר זנדברג</w:t>
      </w:r>
      <w:r>
        <w:rPr>
          <w:rFonts w:hint="cs"/>
          <w:rtl/>
        </w:rPr>
        <w:tab/>
      </w:r>
      <w:r>
        <w:rPr>
          <w:rFonts w:hint="cs"/>
          <w:rtl/>
        </w:rPr>
        <w:tab/>
        <w:t>- אינו נוכח</w:t>
      </w:r>
    </w:p>
    <w:p w14:paraId="2FF5FD60" w14:textId="77777777" w:rsidR="00000000" w:rsidRDefault="007C71EE">
      <w:pPr>
        <w:pStyle w:val="a"/>
        <w:ind w:firstLine="0"/>
        <w:rPr>
          <w:rFonts w:hint="cs"/>
          <w:rtl/>
        </w:rPr>
      </w:pPr>
      <w:r>
        <w:rPr>
          <w:rFonts w:hint="cs"/>
          <w:rtl/>
        </w:rPr>
        <w:tab/>
        <w:t>רשף חן</w:t>
      </w:r>
      <w:r>
        <w:rPr>
          <w:rFonts w:hint="cs"/>
          <w:rtl/>
        </w:rPr>
        <w:tab/>
      </w:r>
      <w:r>
        <w:rPr>
          <w:rFonts w:hint="cs"/>
          <w:rtl/>
        </w:rPr>
        <w:tab/>
      </w:r>
      <w:r>
        <w:rPr>
          <w:rFonts w:hint="cs"/>
          <w:rtl/>
        </w:rPr>
        <w:tab/>
        <w:t>- בעד</w:t>
      </w:r>
    </w:p>
    <w:p w14:paraId="0B062844" w14:textId="77777777" w:rsidR="00000000" w:rsidRDefault="007C71EE">
      <w:pPr>
        <w:pStyle w:val="a"/>
        <w:ind w:firstLine="0"/>
        <w:rPr>
          <w:rFonts w:hint="cs"/>
          <w:rtl/>
        </w:rPr>
      </w:pPr>
      <w:r>
        <w:rPr>
          <w:rFonts w:hint="cs"/>
          <w:rtl/>
        </w:rPr>
        <w:tab/>
        <w:t>דוד טל</w:t>
      </w:r>
      <w:r>
        <w:rPr>
          <w:rFonts w:hint="cs"/>
          <w:rtl/>
        </w:rPr>
        <w:tab/>
      </w:r>
      <w:r>
        <w:rPr>
          <w:rFonts w:hint="cs"/>
          <w:rtl/>
        </w:rPr>
        <w:tab/>
      </w:r>
      <w:r>
        <w:rPr>
          <w:rFonts w:hint="cs"/>
          <w:rtl/>
        </w:rPr>
        <w:tab/>
        <w:t>- נגד</w:t>
      </w:r>
    </w:p>
    <w:p w14:paraId="06436AC2" w14:textId="77777777" w:rsidR="00000000" w:rsidRDefault="007C71EE">
      <w:pPr>
        <w:pStyle w:val="a"/>
        <w:ind w:firstLine="0"/>
        <w:rPr>
          <w:rFonts w:hint="cs"/>
          <w:rtl/>
        </w:rPr>
      </w:pPr>
      <w:r>
        <w:rPr>
          <w:rFonts w:hint="cs"/>
          <w:rtl/>
        </w:rPr>
        <w:tab/>
        <w:t>דוד לוי</w:t>
      </w:r>
      <w:r>
        <w:rPr>
          <w:rFonts w:hint="cs"/>
          <w:rtl/>
        </w:rPr>
        <w:tab/>
      </w:r>
      <w:r>
        <w:rPr>
          <w:rFonts w:hint="cs"/>
          <w:rtl/>
        </w:rPr>
        <w:tab/>
      </w:r>
      <w:r>
        <w:rPr>
          <w:rFonts w:hint="cs"/>
          <w:rtl/>
        </w:rPr>
        <w:tab/>
        <w:t>- אינו נוכח</w:t>
      </w:r>
    </w:p>
    <w:p w14:paraId="636354D7" w14:textId="77777777" w:rsidR="00000000" w:rsidRDefault="007C71EE">
      <w:pPr>
        <w:pStyle w:val="a"/>
        <w:ind w:firstLine="0"/>
        <w:rPr>
          <w:rFonts w:hint="cs"/>
          <w:rtl/>
        </w:rPr>
      </w:pPr>
      <w:r>
        <w:rPr>
          <w:rFonts w:hint="cs"/>
          <w:rtl/>
        </w:rPr>
        <w:tab/>
        <w:t>עמרם מצנע</w:t>
      </w:r>
      <w:r>
        <w:rPr>
          <w:rFonts w:hint="cs"/>
          <w:rtl/>
        </w:rPr>
        <w:tab/>
      </w:r>
      <w:r>
        <w:rPr>
          <w:rFonts w:hint="cs"/>
          <w:rtl/>
        </w:rPr>
        <w:tab/>
        <w:t>- אינו נוכח</w:t>
      </w:r>
    </w:p>
    <w:p w14:paraId="74BA9711" w14:textId="77777777" w:rsidR="00000000" w:rsidRDefault="007C71EE">
      <w:pPr>
        <w:pStyle w:val="a"/>
        <w:ind w:firstLine="0"/>
        <w:rPr>
          <w:rFonts w:hint="cs"/>
          <w:rtl/>
        </w:rPr>
      </w:pPr>
      <w:r>
        <w:rPr>
          <w:rFonts w:hint="cs"/>
          <w:rtl/>
        </w:rPr>
        <w:tab/>
        <w:t>יהודית נאות</w:t>
      </w:r>
      <w:r>
        <w:rPr>
          <w:rFonts w:hint="cs"/>
          <w:rtl/>
        </w:rPr>
        <w:tab/>
      </w:r>
      <w:r>
        <w:rPr>
          <w:rFonts w:hint="cs"/>
          <w:rtl/>
        </w:rPr>
        <w:tab/>
        <w:t>- אינה נוכחת</w:t>
      </w:r>
    </w:p>
    <w:p w14:paraId="354254A6" w14:textId="77777777" w:rsidR="00000000" w:rsidRDefault="007C71EE">
      <w:pPr>
        <w:pStyle w:val="a"/>
        <w:ind w:firstLine="0"/>
        <w:rPr>
          <w:rFonts w:hint="cs"/>
          <w:rtl/>
        </w:rPr>
      </w:pPr>
      <w:r>
        <w:rPr>
          <w:rFonts w:hint="cs"/>
          <w:rtl/>
        </w:rPr>
        <w:tab/>
        <w:t>משולם נהרי</w:t>
      </w:r>
      <w:r>
        <w:rPr>
          <w:rFonts w:hint="cs"/>
          <w:rtl/>
        </w:rPr>
        <w:tab/>
      </w:r>
      <w:r>
        <w:rPr>
          <w:rFonts w:hint="cs"/>
          <w:rtl/>
        </w:rPr>
        <w:tab/>
        <w:t>- אינו נוכח</w:t>
      </w:r>
    </w:p>
    <w:p w14:paraId="4CB62651" w14:textId="77777777" w:rsidR="00000000" w:rsidRDefault="007C71EE">
      <w:pPr>
        <w:pStyle w:val="a"/>
        <w:ind w:firstLine="0"/>
        <w:rPr>
          <w:rFonts w:hint="cs"/>
          <w:rtl/>
        </w:rPr>
      </w:pPr>
      <w:r>
        <w:rPr>
          <w:rFonts w:hint="cs"/>
          <w:rtl/>
        </w:rPr>
        <w:tab/>
        <w:t>מרינה סולודקין</w:t>
      </w:r>
      <w:r>
        <w:rPr>
          <w:rFonts w:hint="cs"/>
          <w:rtl/>
        </w:rPr>
        <w:tab/>
      </w:r>
      <w:r>
        <w:rPr>
          <w:rFonts w:hint="cs"/>
          <w:rtl/>
        </w:rPr>
        <w:tab/>
        <w:t>- אינה נוכחת</w:t>
      </w:r>
    </w:p>
    <w:p w14:paraId="02E8CC3E" w14:textId="77777777" w:rsidR="00000000" w:rsidRDefault="007C71EE">
      <w:pPr>
        <w:pStyle w:val="a"/>
        <w:ind w:firstLine="0"/>
        <w:rPr>
          <w:rFonts w:hint="cs"/>
          <w:rtl/>
        </w:rPr>
      </w:pPr>
      <w:r>
        <w:rPr>
          <w:rFonts w:hint="cs"/>
          <w:rtl/>
        </w:rPr>
        <w:tab/>
        <w:t>מאיר פרוש</w:t>
      </w:r>
      <w:r>
        <w:rPr>
          <w:rFonts w:hint="cs"/>
          <w:rtl/>
        </w:rPr>
        <w:tab/>
      </w:r>
      <w:r>
        <w:rPr>
          <w:rFonts w:hint="cs"/>
          <w:rtl/>
        </w:rPr>
        <w:tab/>
        <w:t>- אינו נוכ</w:t>
      </w:r>
      <w:r>
        <w:rPr>
          <w:rFonts w:hint="cs"/>
          <w:rtl/>
        </w:rPr>
        <w:t>ח</w:t>
      </w:r>
    </w:p>
    <w:p w14:paraId="37F01FB2" w14:textId="77777777" w:rsidR="00000000" w:rsidRDefault="007C71EE">
      <w:pPr>
        <w:pStyle w:val="a"/>
        <w:ind w:firstLine="0"/>
        <w:rPr>
          <w:rFonts w:hint="cs"/>
          <w:rtl/>
        </w:rPr>
      </w:pPr>
      <w:r>
        <w:rPr>
          <w:rFonts w:hint="cs"/>
          <w:rtl/>
        </w:rPr>
        <w:tab/>
        <w:t>יוסף  פריצקי</w:t>
      </w:r>
      <w:r>
        <w:rPr>
          <w:rFonts w:hint="cs"/>
          <w:rtl/>
        </w:rPr>
        <w:tab/>
      </w:r>
      <w:r>
        <w:rPr>
          <w:rFonts w:hint="cs"/>
          <w:rtl/>
        </w:rPr>
        <w:tab/>
        <w:t>- אינו נוכח</w:t>
      </w:r>
    </w:p>
    <w:p w14:paraId="11FCB9D9" w14:textId="77777777" w:rsidR="00000000" w:rsidRDefault="007C71EE">
      <w:pPr>
        <w:pStyle w:val="a"/>
        <w:ind w:firstLine="0"/>
        <w:rPr>
          <w:rFonts w:hint="cs"/>
          <w:rtl/>
        </w:rPr>
      </w:pPr>
      <w:r>
        <w:rPr>
          <w:rFonts w:hint="cs"/>
          <w:rtl/>
        </w:rPr>
        <w:tab/>
        <w:t>שמעון פרס</w:t>
      </w:r>
      <w:r>
        <w:rPr>
          <w:rFonts w:hint="cs"/>
          <w:rtl/>
        </w:rPr>
        <w:tab/>
      </w:r>
      <w:r>
        <w:rPr>
          <w:rFonts w:hint="cs"/>
          <w:rtl/>
        </w:rPr>
        <w:tab/>
        <w:t>- נגד</w:t>
      </w:r>
    </w:p>
    <w:p w14:paraId="27727D92" w14:textId="77777777" w:rsidR="00000000" w:rsidRDefault="007C71EE">
      <w:pPr>
        <w:pStyle w:val="a"/>
        <w:ind w:firstLine="0"/>
        <w:rPr>
          <w:rFonts w:hint="cs"/>
          <w:rtl/>
        </w:rPr>
      </w:pPr>
      <w:r>
        <w:rPr>
          <w:rFonts w:hint="cs"/>
          <w:rtl/>
        </w:rPr>
        <w:tab/>
        <w:t>עמיר פרץ</w:t>
      </w:r>
      <w:r>
        <w:rPr>
          <w:rFonts w:hint="cs"/>
          <w:rtl/>
        </w:rPr>
        <w:tab/>
      </w:r>
      <w:r>
        <w:rPr>
          <w:rFonts w:hint="cs"/>
          <w:rtl/>
        </w:rPr>
        <w:tab/>
        <w:t>- אינו נוכח</w:t>
      </w:r>
    </w:p>
    <w:p w14:paraId="6E48054E" w14:textId="77777777" w:rsidR="00000000" w:rsidRDefault="007C71EE">
      <w:pPr>
        <w:pStyle w:val="a"/>
        <w:ind w:firstLine="0"/>
        <w:rPr>
          <w:rFonts w:hint="cs"/>
          <w:rtl/>
        </w:rPr>
      </w:pPr>
      <w:r>
        <w:rPr>
          <w:rFonts w:hint="cs"/>
          <w:rtl/>
        </w:rPr>
        <w:tab/>
        <w:t>אברהם רביץ</w:t>
      </w:r>
      <w:r>
        <w:rPr>
          <w:rFonts w:hint="cs"/>
          <w:rtl/>
        </w:rPr>
        <w:tab/>
      </w:r>
      <w:r>
        <w:rPr>
          <w:rFonts w:hint="cs"/>
          <w:rtl/>
        </w:rPr>
        <w:tab/>
        <w:t>- אינו נוכח</w:t>
      </w:r>
    </w:p>
    <w:p w14:paraId="5C00752C" w14:textId="77777777" w:rsidR="00000000" w:rsidRDefault="007C71EE">
      <w:pPr>
        <w:pStyle w:val="a"/>
        <w:ind w:firstLine="0"/>
        <w:rPr>
          <w:rFonts w:hint="cs"/>
          <w:rtl/>
        </w:rPr>
      </w:pPr>
      <w:r>
        <w:rPr>
          <w:rFonts w:hint="cs"/>
          <w:rtl/>
        </w:rPr>
        <w:tab/>
        <w:t>חיים רמון</w:t>
      </w:r>
      <w:r>
        <w:rPr>
          <w:rFonts w:hint="cs"/>
          <w:rtl/>
        </w:rPr>
        <w:tab/>
      </w:r>
      <w:r>
        <w:rPr>
          <w:rFonts w:hint="cs"/>
          <w:rtl/>
        </w:rPr>
        <w:tab/>
        <w:t>- אינו נוכח</w:t>
      </w:r>
    </w:p>
    <w:p w14:paraId="189C124C" w14:textId="77777777" w:rsidR="00000000" w:rsidRDefault="007C71EE">
      <w:pPr>
        <w:pStyle w:val="a"/>
        <w:ind w:firstLine="0"/>
        <w:rPr>
          <w:rFonts w:hint="cs"/>
          <w:rtl/>
        </w:rPr>
      </w:pPr>
      <w:r>
        <w:rPr>
          <w:rFonts w:hint="cs"/>
          <w:rtl/>
        </w:rPr>
        <w:tab/>
        <w:t>מאיר שטרית</w:t>
      </w:r>
      <w:r>
        <w:rPr>
          <w:rFonts w:hint="cs"/>
          <w:rtl/>
        </w:rPr>
        <w:tab/>
      </w:r>
      <w:r>
        <w:rPr>
          <w:rFonts w:hint="cs"/>
          <w:rtl/>
        </w:rPr>
        <w:tab/>
        <w:t>- בעד</w:t>
      </w:r>
    </w:p>
    <w:p w14:paraId="3676A402" w14:textId="77777777" w:rsidR="00000000" w:rsidRDefault="007C71EE">
      <w:pPr>
        <w:pStyle w:val="a"/>
        <w:ind w:firstLine="0"/>
        <w:rPr>
          <w:rFonts w:hint="cs"/>
          <w:rtl/>
        </w:rPr>
      </w:pPr>
    </w:p>
    <w:p w14:paraId="007EB5A0" w14:textId="77777777" w:rsidR="00000000" w:rsidRDefault="007C71EE">
      <w:pPr>
        <w:pStyle w:val="a"/>
        <w:ind w:firstLine="0"/>
        <w:rPr>
          <w:rFonts w:hint="cs"/>
          <w:rtl/>
        </w:rPr>
      </w:pPr>
      <w:r>
        <w:rPr>
          <w:rFonts w:hint="cs"/>
          <w:rtl/>
        </w:rPr>
        <w:tab/>
        <w:t>האם יש מישהו שלא הצביע?</w:t>
      </w:r>
    </w:p>
    <w:p w14:paraId="180A66E3" w14:textId="77777777" w:rsidR="00000000" w:rsidRDefault="007C71EE">
      <w:pPr>
        <w:pStyle w:val="a"/>
        <w:ind w:firstLine="0"/>
        <w:rPr>
          <w:rFonts w:hint="cs"/>
          <w:rtl/>
        </w:rPr>
      </w:pPr>
    </w:p>
    <w:p w14:paraId="6219C8F0" w14:textId="77777777" w:rsidR="00000000" w:rsidRDefault="007C71EE">
      <w:pPr>
        <w:pStyle w:val="ad"/>
        <w:rPr>
          <w:rtl/>
        </w:rPr>
      </w:pPr>
      <w:r>
        <w:rPr>
          <w:rFonts w:hint="eastAsia"/>
          <w:rtl/>
        </w:rPr>
        <w:t>היו</w:t>
      </w:r>
      <w:r>
        <w:rPr>
          <w:rtl/>
        </w:rPr>
        <w:t>"ר ראובן ריבלין:</w:t>
      </w:r>
    </w:p>
    <w:p w14:paraId="123E868E" w14:textId="77777777" w:rsidR="00000000" w:rsidRDefault="007C71EE">
      <w:pPr>
        <w:pStyle w:val="a"/>
        <w:rPr>
          <w:rFonts w:hint="cs"/>
          <w:rtl/>
        </w:rPr>
      </w:pPr>
    </w:p>
    <w:p w14:paraId="03BCABD7" w14:textId="77777777" w:rsidR="00000000" w:rsidRDefault="007C71EE">
      <w:pPr>
        <w:pStyle w:val="a"/>
        <w:rPr>
          <w:rFonts w:hint="cs"/>
          <w:rtl/>
        </w:rPr>
      </w:pPr>
      <w:r>
        <w:rPr>
          <w:rFonts w:hint="cs"/>
          <w:rtl/>
        </w:rPr>
        <w:t>את, חברת הכנסת גלאון, הצבעת.</w:t>
      </w:r>
    </w:p>
    <w:p w14:paraId="7818F7B2" w14:textId="77777777" w:rsidR="00000000" w:rsidRDefault="007C71EE">
      <w:pPr>
        <w:pStyle w:val="a"/>
        <w:rPr>
          <w:rFonts w:hint="cs"/>
          <w:rtl/>
        </w:rPr>
      </w:pPr>
    </w:p>
    <w:p w14:paraId="70E36863" w14:textId="77777777" w:rsidR="00000000" w:rsidRDefault="007C71EE">
      <w:pPr>
        <w:pStyle w:val="ac"/>
        <w:rPr>
          <w:rtl/>
        </w:rPr>
      </w:pPr>
      <w:r>
        <w:rPr>
          <w:rFonts w:hint="eastAsia"/>
          <w:rtl/>
        </w:rPr>
        <w:t>זהבה</w:t>
      </w:r>
      <w:r>
        <w:rPr>
          <w:rtl/>
        </w:rPr>
        <w:t xml:space="preserve"> גלאון (מרצ):</w:t>
      </w:r>
    </w:p>
    <w:p w14:paraId="5F28A090" w14:textId="77777777" w:rsidR="00000000" w:rsidRDefault="007C71EE">
      <w:pPr>
        <w:pStyle w:val="a"/>
        <w:rPr>
          <w:rFonts w:hint="cs"/>
          <w:rtl/>
        </w:rPr>
      </w:pPr>
    </w:p>
    <w:p w14:paraId="34A4A53B" w14:textId="77777777" w:rsidR="00000000" w:rsidRDefault="007C71EE">
      <w:pPr>
        <w:pStyle w:val="a"/>
        <w:rPr>
          <w:rFonts w:hint="cs"/>
          <w:rtl/>
        </w:rPr>
      </w:pPr>
      <w:r>
        <w:rPr>
          <w:rFonts w:hint="cs"/>
          <w:rtl/>
        </w:rPr>
        <w:t>לא ידעתי מה להגיד.</w:t>
      </w:r>
    </w:p>
    <w:p w14:paraId="2B639802" w14:textId="77777777" w:rsidR="00000000" w:rsidRDefault="007C71EE">
      <w:pPr>
        <w:pStyle w:val="a"/>
        <w:rPr>
          <w:rFonts w:hint="cs"/>
          <w:rtl/>
        </w:rPr>
      </w:pPr>
    </w:p>
    <w:p w14:paraId="26CB5AD2" w14:textId="77777777" w:rsidR="00000000" w:rsidRDefault="007C71EE">
      <w:pPr>
        <w:pStyle w:val="ad"/>
        <w:rPr>
          <w:rtl/>
        </w:rPr>
      </w:pPr>
      <w:r>
        <w:rPr>
          <w:rFonts w:hint="eastAsia"/>
          <w:rtl/>
        </w:rPr>
        <w:t>ה</w:t>
      </w:r>
      <w:r>
        <w:rPr>
          <w:rFonts w:hint="eastAsia"/>
          <w:rtl/>
        </w:rPr>
        <w:t>יו</w:t>
      </w:r>
      <w:r>
        <w:rPr>
          <w:rtl/>
        </w:rPr>
        <w:t>"ר ראובן ריבלין:</w:t>
      </w:r>
    </w:p>
    <w:p w14:paraId="6267F8D0" w14:textId="77777777" w:rsidR="00000000" w:rsidRDefault="007C71EE">
      <w:pPr>
        <w:pStyle w:val="a"/>
        <w:rPr>
          <w:rFonts w:hint="cs"/>
          <w:rtl/>
        </w:rPr>
      </w:pPr>
    </w:p>
    <w:p w14:paraId="49C12B30" w14:textId="77777777" w:rsidR="00000000" w:rsidRDefault="007C71EE">
      <w:pPr>
        <w:pStyle w:val="a"/>
        <w:rPr>
          <w:rFonts w:hint="cs"/>
          <w:rtl/>
        </w:rPr>
      </w:pPr>
      <w:r>
        <w:rPr>
          <w:rFonts w:hint="cs"/>
          <w:rtl/>
        </w:rPr>
        <w:t>בסדר. אמרת, והוא אמר נגד. אני שמתי לב.</w:t>
      </w:r>
    </w:p>
    <w:p w14:paraId="12A2B24C" w14:textId="77777777" w:rsidR="00000000" w:rsidRDefault="007C71EE">
      <w:pPr>
        <w:pStyle w:val="a"/>
        <w:rPr>
          <w:rFonts w:hint="cs"/>
          <w:rtl/>
        </w:rPr>
      </w:pPr>
    </w:p>
    <w:p w14:paraId="069EC9A1" w14:textId="77777777" w:rsidR="00000000" w:rsidRDefault="007C71EE">
      <w:pPr>
        <w:pStyle w:val="SpeakerCon"/>
        <w:rPr>
          <w:rtl/>
        </w:rPr>
      </w:pPr>
      <w:bookmarkStart w:id="2513" w:name="FS000000661T28_05_2003_20_48_29C"/>
      <w:bookmarkEnd w:id="2513"/>
      <w:r>
        <w:rPr>
          <w:rFonts w:hint="eastAsia"/>
          <w:rtl/>
        </w:rPr>
        <w:t>מזכיר</w:t>
      </w:r>
      <w:r>
        <w:rPr>
          <w:rtl/>
        </w:rPr>
        <w:t xml:space="preserve"> הכנסת אריה האן:</w:t>
      </w:r>
    </w:p>
    <w:p w14:paraId="14A9EBED" w14:textId="77777777" w:rsidR="00000000" w:rsidRDefault="007C71EE">
      <w:pPr>
        <w:pStyle w:val="a"/>
        <w:rPr>
          <w:rFonts w:hint="cs"/>
          <w:rtl/>
        </w:rPr>
      </w:pPr>
    </w:p>
    <w:p w14:paraId="55CC8CAF" w14:textId="77777777" w:rsidR="00000000" w:rsidRDefault="007C71EE">
      <w:pPr>
        <w:pStyle w:val="a"/>
        <w:rPr>
          <w:rFonts w:hint="cs"/>
          <w:rtl/>
        </w:rPr>
      </w:pPr>
      <w:r>
        <w:rPr>
          <w:rFonts w:hint="cs"/>
          <w:rtl/>
        </w:rPr>
        <w:t>חברת הכנסת זהבה גלאון, הצבעת נגד. תודה רבה.</w:t>
      </w:r>
    </w:p>
    <w:p w14:paraId="233DE826" w14:textId="77777777" w:rsidR="00000000" w:rsidRDefault="007C71EE">
      <w:pPr>
        <w:pStyle w:val="ad"/>
        <w:rPr>
          <w:rtl/>
        </w:rPr>
      </w:pPr>
      <w:r>
        <w:rPr>
          <w:rFonts w:hint="cs"/>
          <w:rtl/>
        </w:rPr>
        <w:br/>
      </w:r>
      <w:r>
        <w:rPr>
          <w:rFonts w:hint="eastAsia"/>
          <w:rtl/>
        </w:rPr>
        <w:t>היו</w:t>
      </w:r>
      <w:r>
        <w:rPr>
          <w:rtl/>
        </w:rPr>
        <w:t>"ר ראובן ריבלין:</w:t>
      </w:r>
    </w:p>
    <w:p w14:paraId="18FFB3BA" w14:textId="77777777" w:rsidR="00000000" w:rsidRDefault="007C71EE">
      <w:pPr>
        <w:pStyle w:val="a"/>
        <w:rPr>
          <w:rFonts w:hint="cs"/>
          <w:rtl/>
        </w:rPr>
      </w:pPr>
    </w:p>
    <w:p w14:paraId="249EA9B5" w14:textId="77777777" w:rsidR="00000000" w:rsidRDefault="007C71EE">
      <w:pPr>
        <w:pStyle w:val="a"/>
        <w:rPr>
          <w:rFonts w:hint="cs"/>
          <w:rtl/>
        </w:rPr>
      </w:pPr>
      <w:r>
        <w:rPr>
          <w:rFonts w:hint="cs"/>
          <w:rtl/>
        </w:rPr>
        <w:t>ובכן, חברי הכנסת, להלן התוצאות ואנחנו מייד ממשיכים בהצבעות. 60 בעד, 46 נגד, אין נמנעים. אני קובע שסעיף 14 ע</w:t>
      </w:r>
      <w:r>
        <w:rPr>
          <w:rFonts w:hint="cs"/>
          <w:rtl/>
        </w:rPr>
        <w:t>בר, על-פי הצעת הוועדה, ואושר בקריאה שנייה.</w:t>
      </w:r>
    </w:p>
    <w:p w14:paraId="75E15500" w14:textId="77777777" w:rsidR="00000000" w:rsidRDefault="007C71EE">
      <w:pPr>
        <w:pStyle w:val="a"/>
        <w:rPr>
          <w:rFonts w:hint="cs"/>
          <w:rtl/>
        </w:rPr>
      </w:pPr>
    </w:p>
    <w:p w14:paraId="6086CF71" w14:textId="77777777" w:rsidR="00000000" w:rsidRDefault="007C71EE">
      <w:pPr>
        <w:pStyle w:val="a"/>
        <w:rPr>
          <w:rFonts w:hint="cs"/>
          <w:rtl/>
        </w:rPr>
      </w:pPr>
      <w:r>
        <w:rPr>
          <w:rFonts w:hint="cs"/>
          <w:rtl/>
        </w:rPr>
        <w:t>רבותי, לסעיף 15 - עמוד 88. קבוצת בורג. רבותי, אני מתחיל להצביע.</w:t>
      </w:r>
    </w:p>
    <w:p w14:paraId="2ED1185D" w14:textId="77777777" w:rsidR="00000000" w:rsidRDefault="007C71EE">
      <w:pPr>
        <w:pStyle w:val="ac"/>
        <w:rPr>
          <w:rtl/>
        </w:rPr>
      </w:pPr>
      <w:r>
        <w:rPr>
          <w:rtl/>
        </w:rPr>
        <w:br/>
        <w:t>קריאות:</w:t>
      </w:r>
    </w:p>
    <w:p w14:paraId="26A07A5C" w14:textId="77777777" w:rsidR="00000000" w:rsidRDefault="007C71EE">
      <w:pPr>
        <w:pStyle w:val="a"/>
        <w:rPr>
          <w:rtl/>
        </w:rPr>
      </w:pPr>
    </w:p>
    <w:p w14:paraId="7582D557" w14:textId="77777777" w:rsidR="00000000" w:rsidRDefault="007C71EE">
      <w:pPr>
        <w:pStyle w:val="a"/>
        <w:rPr>
          <w:rFonts w:hint="cs"/>
          <w:rtl/>
        </w:rPr>
      </w:pPr>
      <w:r>
        <w:rPr>
          <w:rFonts w:hint="cs"/>
          <w:rtl/>
        </w:rPr>
        <w:t>- - -</w:t>
      </w:r>
    </w:p>
    <w:p w14:paraId="373F541B" w14:textId="77777777" w:rsidR="00000000" w:rsidRDefault="007C71EE">
      <w:pPr>
        <w:pStyle w:val="ac"/>
        <w:rPr>
          <w:rtl/>
        </w:rPr>
      </w:pPr>
      <w:r>
        <w:rPr>
          <w:rtl/>
        </w:rPr>
        <w:br/>
        <w:t>יצחק כהן (ש"ס):</w:t>
      </w:r>
    </w:p>
    <w:p w14:paraId="138A600F" w14:textId="77777777" w:rsidR="00000000" w:rsidRDefault="007C71EE">
      <w:pPr>
        <w:pStyle w:val="a"/>
        <w:rPr>
          <w:rtl/>
        </w:rPr>
      </w:pPr>
    </w:p>
    <w:p w14:paraId="3E93E788" w14:textId="77777777" w:rsidR="00000000" w:rsidRDefault="007C71EE">
      <w:pPr>
        <w:pStyle w:val="a"/>
        <w:rPr>
          <w:rFonts w:hint="cs"/>
          <w:rtl/>
        </w:rPr>
      </w:pPr>
      <w:r>
        <w:rPr>
          <w:rFonts w:hint="cs"/>
          <w:rtl/>
        </w:rPr>
        <w:t>זה סטודנטים, אדוני.</w:t>
      </w:r>
    </w:p>
    <w:p w14:paraId="4B261C34" w14:textId="77777777" w:rsidR="00000000" w:rsidRDefault="007C71EE">
      <w:pPr>
        <w:pStyle w:val="ad"/>
        <w:rPr>
          <w:rtl/>
        </w:rPr>
      </w:pPr>
      <w:r>
        <w:rPr>
          <w:rtl/>
        </w:rPr>
        <w:br/>
        <w:t>היו"ר ראובן ריבלין:</w:t>
      </w:r>
    </w:p>
    <w:p w14:paraId="1014E1E4" w14:textId="77777777" w:rsidR="00000000" w:rsidRDefault="007C71EE">
      <w:pPr>
        <w:pStyle w:val="a"/>
        <w:rPr>
          <w:rtl/>
        </w:rPr>
      </w:pPr>
    </w:p>
    <w:p w14:paraId="0C2AA9FE" w14:textId="77777777" w:rsidR="00000000" w:rsidRDefault="007C71EE">
      <w:pPr>
        <w:pStyle w:val="a"/>
        <w:rPr>
          <w:rFonts w:hint="cs"/>
          <w:rtl/>
        </w:rPr>
      </w:pPr>
      <w:r>
        <w:rPr>
          <w:rFonts w:hint="cs"/>
          <w:rtl/>
        </w:rPr>
        <w:t xml:space="preserve">רבותי חברי הכנסת, אני הודעתי - אני אמשיך ברציפות. </w:t>
      </w:r>
    </w:p>
    <w:p w14:paraId="5BC837A9" w14:textId="77777777" w:rsidR="00000000" w:rsidRDefault="007C71EE">
      <w:pPr>
        <w:pStyle w:val="a"/>
        <w:rPr>
          <w:rFonts w:hint="cs"/>
          <w:rtl/>
        </w:rPr>
      </w:pPr>
    </w:p>
    <w:p w14:paraId="2B0C25B0" w14:textId="77777777" w:rsidR="00000000" w:rsidRDefault="007C71EE">
      <w:pPr>
        <w:pStyle w:val="a"/>
        <w:rPr>
          <w:rFonts w:hint="cs"/>
          <w:rtl/>
        </w:rPr>
      </w:pPr>
      <w:r>
        <w:rPr>
          <w:rFonts w:hint="cs"/>
          <w:rtl/>
        </w:rPr>
        <w:t>ובכן, קבוצת בורג מצי</w:t>
      </w:r>
      <w:r>
        <w:rPr>
          <w:rFonts w:hint="cs"/>
          <w:rtl/>
        </w:rPr>
        <w:t>עה. מי בעד?</w:t>
      </w:r>
    </w:p>
    <w:p w14:paraId="0C0E9BDF" w14:textId="77777777" w:rsidR="00000000" w:rsidRDefault="007C71EE">
      <w:pPr>
        <w:pStyle w:val="ac"/>
        <w:rPr>
          <w:rtl/>
        </w:rPr>
      </w:pPr>
      <w:r>
        <w:rPr>
          <w:rtl/>
        </w:rPr>
        <w:br/>
        <w:t>קריאה:</w:t>
      </w:r>
    </w:p>
    <w:p w14:paraId="277E5FB4" w14:textId="77777777" w:rsidR="00000000" w:rsidRDefault="007C71EE">
      <w:pPr>
        <w:pStyle w:val="a"/>
        <w:rPr>
          <w:rtl/>
        </w:rPr>
      </w:pPr>
    </w:p>
    <w:p w14:paraId="362A3DE1" w14:textId="77777777" w:rsidR="00000000" w:rsidRDefault="007C71EE">
      <w:pPr>
        <w:pStyle w:val="a"/>
        <w:rPr>
          <w:rFonts w:hint="cs"/>
          <w:rtl/>
        </w:rPr>
      </w:pPr>
      <w:r>
        <w:rPr>
          <w:rFonts w:hint="cs"/>
          <w:rtl/>
        </w:rPr>
        <w:t>רגע.</w:t>
      </w:r>
    </w:p>
    <w:p w14:paraId="0D94B124" w14:textId="77777777" w:rsidR="00000000" w:rsidRDefault="007C71EE">
      <w:pPr>
        <w:pStyle w:val="ad"/>
        <w:rPr>
          <w:rtl/>
        </w:rPr>
      </w:pPr>
      <w:r>
        <w:rPr>
          <w:rtl/>
        </w:rPr>
        <w:br/>
        <w:t>היו"ר ראובן ריבלין:</w:t>
      </w:r>
    </w:p>
    <w:p w14:paraId="1C5C61BC" w14:textId="77777777" w:rsidR="00000000" w:rsidRDefault="007C71EE">
      <w:pPr>
        <w:pStyle w:val="a"/>
        <w:rPr>
          <w:rtl/>
        </w:rPr>
      </w:pPr>
    </w:p>
    <w:p w14:paraId="1F1E30DB" w14:textId="77777777" w:rsidR="00000000" w:rsidRDefault="007C71EE">
      <w:pPr>
        <w:pStyle w:val="a"/>
        <w:rPr>
          <w:rFonts w:hint="cs"/>
          <w:rtl/>
        </w:rPr>
      </w:pPr>
      <w:r>
        <w:rPr>
          <w:rFonts w:hint="cs"/>
          <w:rtl/>
        </w:rPr>
        <w:t xml:space="preserve">מה זה רגע? </w:t>
      </w:r>
    </w:p>
    <w:p w14:paraId="644506F1" w14:textId="77777777" w:rsidR="00000000" w:rsidRDefault="007C71EE">
      <w:pPr>
        <w:pStyle w:val="ac"/>
        <w:rPr>
          <w:rtl/>
        </w:rPr>
      </w:pPr>
      <w:r>
        <w:rPr>
          <w:rtl/>
        </w:rPr>
        <w:br/>
        <w:t>קריאות:</w:t>
      </w:r>
    </w:p>
    <w:p w14:paraId="47282D08" w14:textId="77777777" w:rsidR="00000000" w:rsidRDefault="007C71EE">
      <w:pPr>
        <w:pStyle w:val="a"/>
        <w:rPr>
          <w:rtl/>
        </w:rPr>
      </w:pPr>
    </w:p>
    <w:p w14:paraId="6B5471CE" w14:textId="77777777" w:rsidR="00000000" w:rsidRDefault="007C71EE">
      <w:pPr>
        <w:pStyle w:val="a"/>
        <w:rPr>
          <w:rFonts w:hint="cs"/>
          <w:rtl/>
        </w:rPr>
      </w:pPr>
      <w:r>
        <w:rPr>
          <w:rFonts w:hint="cs"/>
          <w:rtl/>
        </w:rPr>
        <w:t>- - -</w:t>
      </w:r>
    </w:p>
    <w:p w14:paraId="219EED3D" w14:textId="77777777" w:rsidR="00000000" w:rsidRDefault="007C71EE">
      <w:pPr>
        <w:pStyle w:val="ad"/>
        <w:rPr>
          <w:rtl/>
        </w:rPr>
      </w:pPr>
      <w:r>
        <w:rPr>
          <w:rtl/>
        </w:rPr>
        <w:br/>
        <w:t>היו"ר ראובן ריבלין:</w:t>
      </w:r>
    </w:p>
    <w:p w14:paraId="69000B4F" w14:textId="77777777" w:rsidR="00000000" w:rsidRDefault="007C71EE">
      <w:pPr>
        <w:pStyle w:val="a"/>
        <w:rPr>
          <w:rtl/>
        </w:rPr>
      </w:pPr>
    </w:p>
    <w:p w14:paraId="41BEC0D9" w14:textId="77777777" w:rsidR="00000000" w:rsidRDefault="007C71EE">
      <w:pPr>
        <w:pStyle w:val="a"/>
        <w:rPr>
          <w:rFonts w:hint="cs"/>
          <w:rtl/>
        </w:rPr>
      </w:pPr>
      <w:r>
        <w:rPr>
          <w:rFonts w:hint="cs"/>
          <w:rtl/>
        </w:rPr>
        <w:t>אנחנו עוד לא הגענו לסעיף. אני אחליט כבר אחרי כן. כרגע, אני אומר לך שלעניין זה יש לי התלבטות, אבל יכול להיות שאנחנו - - -   אנחנו נקיים על זה מחשבה.</w:t>
      </w:r>
    </w:p>
    <w:p w14:paraId="4DF914EE" w14:textId="77777777" w:rsidR="00000000" w:rsidRDefault="007C71EE">
      <w:pPr>
        <w:pStyle w:val="a"/>
        <w:rPr>
          <w:rFonts w:hint="cs"/>
          <w:rtl/>
        </w:rPr>
      </w:pPr>
    </w:p>
    <w:p w14:paraId="67A4CEF7" w14:textId="77777777" w:rsidR="00000000" w:rsidRDefault="007C71EE">
      <w:pPr>
        <w:pStyle w:val="a"/>
        <w:rPr>
          <w:rFonts w:hint="cs"/>
          <w:rtl/>
        </w:rPr>
      </w:pPr>
      <w:r>
        <w:rPr>
          <w:rFonts w:hint="cs"/>
          <w:rtl/>
        </w:rPr>
        <w:t>חבר הכנסת</w:t>
      </w:r>
      <w:r>
        <w:rPr>
          <w:rFonts w:hint="cs"/>
          <w:rtl/>
        </w:rPr>
        <w:t xml:space="preserve"> יצחק כהן, למיטב ידיעתי, אני לא מיניתי אותך - בצער רב - ליועץ שלי, שכל רגע תגיד לי מה לעשות. אני כל כך מעריך את דברך, אבל אני לא יכול - - -</w:t>
      </w:r>
    </w:p>
    <w:p w14:paraId="38A4D823" w14:textId="77777777" w:rsidR="00000000" w:rsidRDefault="007C71EE">
      <w:pPr>
        <w:pStyle w:val="ac"/>
        <w:rPr>
          <w:rFonts w:hint="cs"/>
          <w:rtl/>
        </w:rPr>
      </w:pPr>
    </w:p>
    <w:p w14:paraId="27047A9A" w14:textId="77777777" w:rsidR="00000000" w:rsidRDefault="007C71EE">
      <w:pPr>
        <w:pStyle w:val="ac"/>
        <w:rPr>
          <w:rtl/>
        </w:rPr>
      </w:pPr>
      <w:r>
        <w:rPr>
          <w:rtl/>
        </w:rPr>
        <w:br/>
        <w:t>יצחק כהן (ש"ס):</w:t>
      </w:r>
    </w:p>
    <w:p w14:paraId="71E02F26" w14:textId="77777777" w:rsidR="00000000" w:rsidRDefault="007C71EE">
      <w:pPr>
        <w:pStyle w:val="a"/>
        <w:rPr>
          <w:rtl/>
        </w:rPr>
      </w:pPr>
    </w:p>
    <w:p w14:paraId="407DB067" w14:textId="77777777" w:rsidR="00000000" w:rsidRDefault="007C71EE">
      <w:pPr>
        <w:pStyle w:val="a"/>
        <w:rPr>
          <w:rFonts w:hint="cs"/>
          <w:rtl/>
        </w:rPr>
      </w:pPr>
      <w:r>
        <w:rPr>
          <w:rFonts w:hint="cs"/>
          <w:rtl/>
        </w:rPr>
        <w:t>אני לא יועץ שלך, אני גם לא רוצה - - -</w:t>
      </w:r>
    </w:p>
    <w:p w14:paraId="30E532F7" w14:textId="77777777" w:rsidR="00000000" w:rsidRDefault="007C71EE">
      <w:pPr>
        <w:pStyle w:val="ad"/>
        <w:rPr>
          <w:rtl/>
        </w:rPr>
      </w:pPr>
      <w:r>
        <w:rPr>
          <w:rtl/>
        </w:rPr>
        <w:br/>
        <w:t>היו"ר ראובן ריבלין:</w:t>
      </w:r>
    </w:p>
    <w:p w14:paraId="63E0F583" w14:textId="77777777" w:rsidR="00000000" w:rsidRDefault="007C71EE">
      <w:pPr>
        <w:pStyle w:val="a"/>
        <w:rPr>
          <w:rtl/>
        </w:rPr>
      </w:pPr>
    </w:p>
    <w:p w14:paraId="48377CE1" w14:textId="77777777" w:rsidR="00000000" w:rsidRDefault="007C71EE">
      <w:pPr>
        <w:pStyle w:val="a"/>
        <w:rPr>
          <w:rFonts w:hint="cs"/>
          <w:rtl/>
        </w:rPr>
      </w:pPr>
      <w:r>
        <w:rPr>
          <w:rFonts w:hint="cs"/>
          <w:rtl/>
        </w:rPr>
        <w:t>אתה לא רוצה להיות יועץ שלי.</w:t>
      </w:r>
    </w:p>
    <w:p w14:paraId="13BE98DC" w14:textId="77777777" w:rsidR="00000000" w:rsidRDefault="007C71EE">
      <w:pPr>
        <w:pStyle w:val="ac"/>
        <w:rPr>
          <w:rtl/>
        </w:rPr>
      </w:pPr>
      <w:r>
        <w:rPr>
          <w:rtl/>
        </w:rPr>
        <w:br/>
        <w:t>יצחק כהן</w:t>
      </w:r>
      <w:r>
        <w:rPr>
          <w:rtl/>
        </w:rPr>
        <w:t xml:space="preserve"> (ש"ס):</w:t>
      </w:r>
    </w:p>
    <w:p w14:paraId="11FAF097" w14:textId="77777777" w:rsidR="00000000" w:rsidRDefault="007C71EE">
      <w:pPr>
        <w:pStyle w:val="a"/>
        <w:rPr>
          <w:rtl/>
        </w:rPr>
      </w:pPr>
    </w:p>
    <w:p w14:paraId="62EC7AF7" w14:textId="77777777" w:rsidR="00000000" w:rsidRDefault="007C71EE">
      <w:pPr>
        <w:pStyle w:val="a"/>
        <w:rPr>
          <w:rFonts w:hint="cs"/>
          <w:rtl/>
        </w:rPr>
      </w:pPr>
      <w:r>
        <w:rPr>
          <w:rFonts w:hint="cs"/>
          <w:rtl/>
        </w:rPr>
        <w:t>אתה לא בצד הנכון של המפה.</w:t>
      </w:r>
    </w:p>
    <w:p w14:paraId="253632B8" w14:textId="77777777" w:rsidR="00000000" w:rsidRDefault="007C71EE">
      <w:pPr>
        <w:pStyle w:val="ad"/>
        <w:rPr>
          <w:rtl/>
        </w:rPr>
      </w:pPr>
      <w:r>
        <w:rPr>
          <w:rtl/>
        </w:rPr>
        <w:br/>
        <w:t>היו"ר ראובן ריבלין:</w:t>
      </w:r>
    </w:p>
    <w:p w14:paraId="2B448048" w14:textId="77777777" w:rsidR="00000000" w:rsidRDefault="007C71EE">
      <w:pPr>
        <w:pStyle w:val="a"/>
        <w:rPr>
          <w:rtl/>
        </w:rPr>
      </w:pPr>
    </w:p>
    <w:p w14:paraId="7DFA0FE9" w14:textId="77777777" w:rsidR="00000000" w:rsidRDefault="007C71EE">
      <w:pPr>
        <w:pStyle w:val="a"/>
        <w:rPr>
          <w:rFonts w:hint="cs"/>
          <w:rtl/>
        </w:rPr>
      </w:pPr>
      <w:r>
        <w:rPr>
          <w:rFonts w:hint="cs"/>
          <w:rtl/>
        </w:rPr>
        <w:t>אה, הבנתי. אז נא לשבת. תודה רבה.</w:t>
      </w:r>
    </w:p>
    <w:p w14:paraId="7D4161F7" w14:textId="77777777" w:rsidR="00000000" w:rsidRDefault="007C71EE">
      <w:pPr>
        <w:pStyle w:val="a"/>
        <w:rPr>
          <w:rFonts w:hint="cs"/>
          <w:rtl/>
        </w:rPr>
      </w:pPr>
    </w:p>
    <w:p w14:paraId="5058388A" w14:textId="77777777" w:rsidR="00000000" w:rsidRDefault="007C71EE">
      <w:pPr>
        <w:pStyle w:val="a"/>
        <w:rPr>
          <w:rFonts w:hint="cs"/>
          <w:rtl/>
        </w:rPr>
      </w:pPr>
      <w:r>
        <w:rPr>
          <w:rFonts w:hint="cs"/>
          <w:rtl/>
        </w:rPr>
        <w:t>רבותי חברי הכנסת, מי בעד הסתייגות קבוצת בורג? מי נגד? מי נמנע?</w:t>
      </w:r>
    </w:p>
    <w:p w14:paraId="637DF10E" w14:textId="77777777" w:rsidR="00000000" w:rsidRDefault="007C71EE">
      <w:pPr>
        <w:pStyle w:val="a"/>
        <w:rPr>
          <w:rFonts w:hint="cs"/>
          <w:rtl/>
        </w:rPr>
      </w:pPr>
    </w:p>
    <w:p w14:paraId="719587A4" w14:textId="77777777" w:rsidR="00000000" w:rsidRDefault="007C71EE">
      <w:pPr>
        <w:pStyle w:val="a"/>
        <w:jc w:val="center"/>
        <w:rPr>
          <w:rFonts w:hint="cs"/>
          <w:b/>
          <w:bCs/>
          <w:rtl/>
        </w:rPr>
      </w:pPr>
      <w:r>
        <w:rPr>
          <w:rFonts w:hint="cs"/>
          <w:b/>
          <w:bCs/>
          <w:rtl/>
        </w:rPr>
        <w:t>הצבעה</w:t>
      </w:r>
    </w:p>
    <w:p w14:paraId="10818B74" w14:textId="77777777" w:rsidR="00000000" w:rsidRDefault="007C71EE">
      <w:pPr>
        <w:pStyle w:val="a"/>
        <w:jc w:val="center"/>
        <w:rPr>
          <w:rFonts w:hint="cs"/>
          <w:b/>
          <w:bCs/>
          <w:rtl/>
        </w:rPr>
      </w:pPr>
    </w:p>
    <w:p w14:paraId="54CF91C5" w14:textId="77777777" w:rsidR="00000000" w:rsidRDefault="007C71EE">
      <w:pPr>
        <w:pStyle w:val="a"/>
        <w:jc w:val="center"/>
        <w:rPr>
          <w:rFonts w:hint="cs"/>
          <w:rtl/>
        </w:rPr>
      </w:pPr>
      <w:r>
        <w:rPr>
          <w:rFonts w:hint="cs"/>
          <w:rtl/>
        </w:rPr>
        <w:t>ההסתייגות של קבוצת חבר הכנסת אברהם בורג לסעיף 15 לא נתקבלה.</w:t>
      </w:r>
    </w:p>
    <w:p w14:paraId="3A1807FC" w14:textId="77777777" w:rsidR="00000000" w:rsidRDefault="007C71EE">
      <w:pPr>
        <w:pStyle w:val="a"/>
        <w:jc w:val="center"/>
        <w:rPr>
          <w:rFonts w:hint="cs"/>
          <w:rtl/>
        </w:rPr>
      </w:pPr>
    </w:p>
    <w:p w14:paraId="46F72B15" w14:textId="77777777" w:rsidR="00000000" w:rsidRDefault="007C71EE">
      <w:pPr>
        <w:pStyle w:val="ad"/>
        <w:rPr>
          <w:rtl/>
        </w:rPr>
      </w:pPr>
      <w:r>
        <w:rPr>
          <w:rtl/>
        </w:rPr>
        <w:t>היו"ר ראובן ריבלין:</w:t>
      </w:r>
    </w:p>
    <w:p w14:paraId="133CAAFC" w14:textId="77777777" w:rsidR="00000000" w:rsidRDefault="007C71EE">
      <w:pPr>
        <w:pStyle w:val="a"/>
        <w:rPr>
          <w:rtl/>
        </w:rPr>
      </w:pPr>
    </w:p>
    <w:p w14:paraId="19783DAC" w14:textId="77777777" w:rsidR="00000000" w:rsidRDefault="007C71EE">
      <w:pPr>
        <w:pStyle w:val="a"/>
        <w:rPr>
          <w:rFonts w:hint="cs"/>
          <w:rtl/>
        </w:rPr>
      </w:pPr>
      <w:r>
        <w:rPr>
          <w:rFonts w:hint="cs"/>
          <w:rtl/>
        </w:rPr>
        <w:t>בורג - לא נת</w:t>
      </w:r>
      <w:r>
        <w:rPr>
          <w:rFonts w:hint="cs"/>
          <w:rtl/>
        </w:rPr>
        <w:t>קבלה.</w:t>
      </w:r>
    </w:p>
    <w:p w14:paraId="34E2A4D6" w14:textId="77777777" w:rsidR="00000000" w:rsidRDefault="007C71EE">
      <w:pPr>
        <w:pStyle w:val="a"/>
        <w:rPr>
          <w:rFonts w:hint="cs"/>
          <w:rtl/>
        </w:rPr>
      </w:pPr>
    </w:p>
    <w:p w14:paraId="75DA65CE" w14:textId="77777777" w:rsidR="00000000" w:rsidRDefault="007C71EE">
      <w:pPr>
        <w:pStyle w:val="a"/>
        <w:rPr>
          <w:rFonts w:hint="cs"/>
          <w:rtl/>
        </w:rPr>
      </w:pPr>
      <w:r>
        <w:rPr>
          <w:rFonts w:hint="cs"/>
          <w:rtl/>
        </w:rPr>
        <w:t>לסעיף 15 - היועצת המשפטית - - -</w:t>
      </w:r>
    </w:p>
    <w:p w14:paraId="5680754A" w14:textId="77777777" w:rsidR="00000000" w:rsidRDefault="007C71EE">
      <w:pPr>
        <w:pStyle w:val="a"/>
        <w:rPr>
          <w:rFonts w:hint="cs"/>
          <w:rtl/>
        </w:rPr>
      </w:pPr>
    </w:p>
    <w:p w14:paraId="19206FA0" w14:textId="77777777" w:rsidR="00000000" w:rsidRDefault="007C71EE">
      <w:pPr>
        <w:pStyle w:val="a"/>
        <w:rPr>
          <w:rFonts w:hint="cs"/>
          <w:rtl/>
        </w:rPr>
      </w:pPr>
      <w:r>
        <w:rPr>
          <w:rFonts w:hint="cs"/>
          <w:rtl/>
        </w:rPr>
        <w:t>חבר הכנסת בורג, אני מוכרח לומר לך שבסעיף הזה היתה הסתייגות אחת מאוד רצינית, ואנחנו גם ראינו את ההתייחסות של הכנסת עצמה, של המליאה, להסתייגות. אני באמת חושב שאם חברי הכנסת שלך היו כל כך רוצים לראות בהסתייגות - - -</w:t>
      </w:r>
    </w:p>
    <w:p w14:paraId="0C671B81" w14:textId="77777777" w:rsidR="00000000" w:rsidRDefault="007C71EE">
      <w:pPr>
        <w:pStyle w:val="ac"/>
        <w:rPr>
          <w:rtl/>
        </w:rPr>
      </w:pPr>
      <w:r>
        <w:rPr>
          <w:rtl/>
        </w:rPr>
        <w:br/>
        <w:t>דל</w:t>
      </w:r>
      <w:r>
        <w:rPr>
          <w:rtl/>
        </w:rPr>
        <w:t>יה איציק (העבודה-מימד):</w:t>
      </w:r>
    </w:p>
    <w:p w14:paraId="6A96D730" w14:textId="77777777" w:rsidR="00000000" w:rsidRDefault="007C71EE">
      <w:pPr>
        <w:pStyle w:val="a"/>
        <w:rPr>
          <w:rtl/>
        </w:rPr>
      </w:pPr>
    </w:p>
    <w:p w14:paraId="37CA3689" w14:textId="77777777" w:rsidR="00000000" w:rsidRDefault="007C71EE">
      <w:pPr>
        <w:pStyle w:val="a"/>
        <w:rPr>
          <w:rFonts w:hint="cs"/>
          <w:rtl/>
        </w:rPr>
      </w:pPr>
      <w:r>
        <w:rPr>
          <w:rFonts w:hint="cs"/>
          <w:rtl/>
        </w:rPr>
        <w:t>אנחנו קוראים להם.</w:t>
      </w:r>
    </w:p>
    <w:p w14:paraId="639B0766" w14:textId="77777777" w:rsidR="00000000" w:rsidRDefault="007C71EE">
      <w:pPr>
        <w:pStyle w:val="ac"/>
        <w:rPr>
          <w:rtl/>
        </w:rPr>
      </w:pPr>
      <w:r>
        <w:rPr>
          <w:rtl/>
        </w:rPr>
        <w:br/>
      </w:r>
      <w:r>
        <w:rPr>
          <w:rFonts w:hint="cs"/>
          <w:rtl/>
        </w:rPr>
        <w:br/>
      </w:r>
      <w:r>
        <w:rPr>
          <w:rtl/>
        </w:rPr>
        <w:t>קריאות:</w:t>
      </w:r>
    </w:p>
    <w:p w14:paraId="4D77C7E5" w14:textId="77777777" w:rsidR="00000000" w:rsidRDefault="007C71EE">
      <w:pPr>
        <w:pStyle w:val="a"/>
        <w:rPr>
          <w:rFonts w:hint="cs"/>
          <w:rtl/>
        </w:rPr>
      </w:pPr>
    </w:p>
    <w:p w14:paraId="073C6EFE" w14:textId="77777777" w:rsidR="00000000" w:rsidRDefault="007C71EE">
      <w:pPr>
        <w:pStyle w:val="a"/>
        <w:rPr>
          <w:rFonts w:hint="cs"/>
          <w:rtl/>
        </w:rPr>
      </w:pPr>
      <w:r>
        <w:rPr>
          <w:rFonts w:hint="cs"/>
          <w:rtl/>
        </w:rPr>
        <w:t>- - -</w:t>
      </w:r>
    </w:p>
    <w:p w14:paraId="347AAEBC" w14:textId="77777777" w:rsidR="00000000" w:rsidRDefault="007C71EE">
      <w:pPr>
        <w:pStyle w:val="ac"/>
        <w:rPr>
          <w:rtl/>
        </w:rPr>
      </w:pPr>
      <w:r>
        <w:rPr>
          <w:rtl/>
        </w:rPr>
        <w:br/>
        <w:t>אברהם בורג (העבודה-מימד):</w:t>
      </w:r>
    </w:p>
    <w:p w14:paraId="618E3F6E" w14:textId="77777777" w:rsidR="00000000" w:rsidRDefault="007C71EE">
      <w:pPr>
        <w:pStyle w:val="a"/>
        <w:rPr>
          <w:rtl/>
        </w:rPr>
      </w:pPr>
    </w:p>
    <w:p w14:paraId="292456B3" w14:textId="77777777" w:rsidR="00000000" w:rsidRDefault="007C71EE">
      <w:pPr>
        <w:pStyle w:val="a"/>
        <w:rPr>
          <w:rFonts w:hint="cs"/>
          <w:rtl/>
        </w:rPr>
      </w:pPr>
      <w:r>
        <w:rPr>
          <w:rFonts w:hint="cs"/>
          <w:rtl/>
        </w:rPr>
        <w:t xml:space="preserve">אדוני - - - </w:t>
      </w:r>
    </w:p>
    <w:p w14:paraId="721ECE8A" w14:textId="77777777" w:rsidR="00000000" w:rsidRDefault="007C71EE">
      <w:pPr>
        <w:pStyle w:val="ad"/>
        <w:rPr>
          <w:rtl/>
        </w:rPr>
      </w:pPr>
      <w:r>
        <w:rPr>
          <w:rtl/>
        </w:rPr>
        <w:br/>
        <w:t>היו"ר ראובן ריבלין:</w:t>
      </w:r>
    </w:p>
    <w:p w14:paraId="22E68935" w14:textId="77777777" w:rsidR="00000000" w:rsidRDefault="007C71EE">
      <w:pPr>
        <w:pStyle w:val="a"/>
        <w:rPr>
          <w:rtl/>
        </w:rPr>
      </w:pPr>
    </w:p>
    <w:p w14:paraId="012A8083" w14:textId="77777777" w:rsidR="00000000" w:rsidRDefault="007C71EE">
      <w:pPr>
        <w:pStyle w:val="a"/>
        <w:rPr>
          <w:rFonts w:hint="cs"/>
          <w:rtl/>
        </w:rPr>
      </w:pPr>
      <w:r>
        <w:rPr>
          <w:rFonts w:hint="cs"/>
          <w:rtl/>
        </w:rPr>
        <w:t>בבקשה, חבר הכנסת בורג.</w:t>
      </w:r>
    </w:p>
    <w:p w14:paraId="5690D54A" w14:textId="77777777" w:rsidR="00000000" w:rsidRDefault="007C71EE">
      <w:pPr>
        <w:pStyle w:val="ac"/>
        <w:rPr>
          <w:rFonts w:hint="cs"/>
          <w:rtl/>
        </w:rPr>
      </w:pPr>
    </w:p>
    <w:p w14:paraId="0D535E77" w14:textId="77777777" w:rsidR="00000000" w:rsidRDefault="007C71EE">
      <w:pPr>
        <w:pStyle w:val="ac"/>
        <w:rPr>
          <w:rtl/>
        </w:rPr>
      </w:pPr>
      <w:r>
        <w:rPr>
          <w:rtl/>
        </w:rPr>
        <w:t>השר מאיר שטרית:</w:t>
      </w:r>
    </w:p>
    <w:p w14:paraId="525BAD5B" w14:textId="77777777" w:rsidR="00000000" w:rsidRDefault="007C71EE">
      <w:pPr>
        <w:pStyle w:val="a"/>
        <w:rPr>
          <w:rtl/>
        </w:rPr>
      </w:pPr>
    </w:p>
    <w:p w14:paraId="221669C1" w14:textId="77777777" w:rsidR="00000000" w:rsidRDefault="007C71EE">
      <w:pPr>
        <w:pStyle w:val="a"/>
        <w:rPr>
          <w:rFonts w:hint="cs"/>
          <w:rtl/>
        </w:rPr>
      </w:pPr>
      <w:r>
        <w:rPr>
          <w:rFonts w:hint="cs"/>
          <w:rtl/>
        </w:rPr>
        <w:t>אדוני היושב-ראש, על מה דנים?</w:t>
      </w:r>
    </w:p>
    <w:p w14:paraId="50E3E7F4" w14:textId="77777777" w:rsidR="00000000" w:rsidRDefault="007C71EE">
      <w:pPr>
        <w:pStyle w:val="ad"/>
        <w:rPr>
          <w:rtl/>
        </w:rPr>
      </w:pPr>
      <w:r>
        <w:rPr>
          <w:rtl/>
        </w:rPr>
        <w:br/>
        <w:t>היו"ר ראובן ריבלין:</w:t>
      </w:r>
    </w:p>
    <w:p w14:paraId="5246697C" w14:textId="77777777" w:rsidR="00000000" w:rsidRDefault="007C71EE">
      <w:pPr>
        <w:pStyle w:val="a"/>
        <w:rPr>
          <w:rtl/>
        </w:rPr>
      </w:pPr>
    </w:p>
    <w:p w14:paraId="72499ED3" w14:textId="77777777" w:rsidR="00000000" w:rsidRDefault="007C71EE">
      <w:pPr>
        <w:pStyle w:val="a"/>
        <w:rPr>
          <w:rFonts w:hint="cs"/>
          <w:rtl/>
        </w:rPr>
      </w:pPr>
      <w:r>
        <w:rPr>
          <w:rFonts w:hint="cs"/>
          <w:rtl/>
        </w:rPr>
        <w:t xml:space="preserve">על הנושא המהותי של סעיף 15. </w:t>
      </w:r>
    </w:p>
    <w:p w14:paraId="0D5EEA42" w14:textId="77777777" w:rsidR="00000000" w:rsidRDefault="007C71EE">
      <w:pPr>
        <w:pStyle w:val="ac"/>
        <w:rPr>
          <w:rtl/>
        </w:rPr>
      </w:pPr>
      <w:r>
        <w:rPr>
          <w:rtl/>
        </w:rPr>
        <w:br/>
        <w:t>השר מאיר שט</w:t>
      </w:r>
      <w:r>
        <w:rPr>
          <w:rtl/>
        </w:rPr>
        <w:t>רית:</w:t>
      </w:r>
    </w:p>
    <w:p w14:paraId="0D4DA525" w14:textId="77777777" w:rsidR="00000000" w:rsidRDefault="007C71EE">
      <w:pPr>
        <w:pStyle w:val="a"/>
        <w:rPr>
          <w:rtl/>
        </w:rPr>
      </w:pPr>
    </w:p>
    <w:p w14:paraId="76C534A2" w14:textId="77777777" w:rsidR="00000000" w:rsidRDefault="007C71EE">
      <w:pPr>
        <w:pStyle w:val="a"/>
        <w:rPr>
          <w:rFonts w:hint="cs"/>
          <w:rtl/>
        </w:rPr>
      </w:pPr>
      <w:r>
        <w:rPr>
          <w:rFonts w:hint="cs"/>
          <w:rtl/>
        </w:rPr>
        <w:t>מה מהותי בזה?</w:t>
      </w:r>
    </w:p>
    <w:p w14:paraId="068133E6" w14:textId="77777777" w:rsidR="00000000" w:rsidRDefault="007C71EE">
      <w:pPr>
        <w:pStyle w:val="ad"/>
        <w:rPr>
          <w:rtl/>
        </w:rPr>
      </w:pPr>
      <w:r>
        <w:rPr>
          <w:rtl/>
        </w:rPr>
        <w:br/>
        <w:t>היו"ר ראובן ריבלין:</w:t>
      </w:r>
    </w:p>
    <w:p w14:paraId="25B0BA93" w14:textId="77777777" w:rsidR="00000000" w:rsidRDefault="007C71EE">
      <w:pPr>
        <w:pStyle w:val="a"/>
        <w:rPr>
          <w:rtl/>
        </w:rPr>
      </w:pPr>
    </w:p>
    <w:p w14:paraId="07F25FD7" w14:textId="77777777" w:rsidR="00000000" w:rsidRDefault="007C71EE">
      <w:pPr>
        <w:pStyle w:val="a"/>
        <w:rPr>
          <w:rFonts w:hint="cs"/>
          <w:rtl/>
        </w:rPr>
      </w:pPr>
      <w:r>
        <w:rPr>
          <w:rFonts w:hint="cs"/>
          <w:rtl/>
        </w:rPr>
        <w:t>חבר הכנסת בורג, אני כבר הכרעתי, כך שאדוני לא צריך - - -  בהתאם לייעוץ המשפטי שקיבלתי, סעיף זה הוא סעיף חיוני ביותר, הוא מהותי ביותר. נקיים הצבעה אישית, בבקשה.</w:t>
      </w:r>
    </w:p>
    <w:p w14:paraId="785364B0" w14:textId="77777777" w:rsidR="00000000" w:rsidRDefault="007C71EE">
      <w:pPr>
        <w:pStyle w:val="a"/>
        <w:rPr>
          <w:rFonts w:hint="cs"/>
          <w:rtl/>
        </w:rPr>
      </w:pPr>
    </w:p>
    <w:p w14:paraId="324AACDF" w14:textId="77777777" w:rsidR="00000000" w:rsidRDefault="007C71EE">
      <w:pPr>
        <w:pStyle w:val="a"/>
        <w:rPr>
          <w:rFonts w:hint="cs"/>
          <w:rtl/>
        </w:rPr>
      </w:pPr>
      <w:r>
        <w:rPr>
          <w:rFonts w:hint="cs"/>
          <w:rtl/>
        </w:rPr>
        <w:t xml:space="preserve">אדוני, נא לקיים הצבעה אישית. </w:t>
      </w:r>
    </w:p>
    <w:p w14:paraId="75D6C771" w14:textId="77777777" w:rsidR="00000000" w:rsidRDefault="007C71EE">
      <w:pPr>
        <w:pStyle w:val="ac"/>
        <w:rPr>
          <w:rtl/>
        </w:rPr>
      </w:pPr>
      <w:r>
        <w:rPr>
          <w:rtl/>
        </w:rPr>
        <w:br/>
        <w:t>קריאות:</w:t>
      </w:r>
    </w:p>
    <w:p w14:paraId="4BAE317C" w14:textId="77777777" w:rsidR="00000000" w:rsidRDefault="007C71EE">
      <w:pPr>
        <w:pStyle w:val="a"/>
        <w:rPr>
          <w:rtl/>
        </w:rPr>
      </w:pPr>
    </w:p>
    <w:p w14:paraId="74AD5090" w14:textId="77777777" w:rsidR="00000000" w:rsidRDefault="007C71EE">
      <w:pPr>
        <w:pStyle w:val="a"/>
        <w:rPr>
          <w:rFonts w:hint="cs"/>
          <w:rtl/>
        </w:rPr>
      </w:pPr>
      <w:r>
        <w:rPr>
          <w:rFonts w:hint="cs"/>
          <w:rtl/>
        </w:rPr>
        <w:t>- - -</w:t>
      </w:r>
    </w:p>
    <w:p w14:paraId="37F8A172" w14:textId="77777777" w:rsidR="00000000" w:rsidRDefault="007C71EE">
      <w:pPr>
        <w:pStyle w:val="ac"/>
        <w:rPr>
          <w:rtl/>
        </w:rPr>
      </w:pPr>
      <w:r>
        <w:rPr>
          <w:rtl/>
        </w:rPr>
        <w:br/>
        <w:t>יצחק כה</w:t>
      </w:r>
      <w:r>
        <w:rPr>
          <w:rtl/>
        </w:rPr>
        <w:t>ן (ש"ס):</w:t>
      </w:r>
    </w:p>
    <w:p w14:paraId="58565313" w14:textId="77777777" w:rsidR="00000000" w:rsidRDefault="007C71EE">
      <w:pPr>
        <w:pStyle w:val="a"/>
        <w:rPr>
          <w:rtl/>
        </w:rPr>
      </w:pPr>
    </w:p>
    <w:p w14:paraId="02BDF6BE" w14:textId="77777777" w:rsidR="00000000" w:rsidRDefault="007C71EE">
      <w:pPr>
        <w:pStyle w:val="a"/>
        <w:rPr>
          <w:rFonts w:hint="cs"/>
          <w:rtl/>
        </w:rPr>
      </w:pPr>
      <w:r>
        <w:rPr>
          <w:rFonts w:hint="cs"/>
          <w:rtl/>
        </w:rPr>
        <w:t>- - -</w:t>
      </w:r>
    </w:p>
    <w:p w14:paraId="4CAF8DA5" w14:textId="77777777" w:rsidR="00000000" w:rsidRDefault="007C71EE">
      <w:pPr>
        <w:pStyle w:val="ad"/>
        <w:rPr>
          <w:rtl/>
        </w:rPr>
      </w:pPr>
      <w:r>
        <w:rPr>
          <w:rtl/>
        </w:rPr>
        <w:br/>
        <w:t>היו"ר ראובן ריבלין:</w:t>
      </w:r>
    </w:p>
    <w:p w14:paraId="05D9DCBF" w14:textId="77777777" w:rsidR="00000000" w:rsidRDefault="007C71EE">
      <w:pPr>
        <w:pStyle w:val="a"/>
        <w:rPr>
          <w:rtl/>
        </w:rPr>
      </w:pPr>
    </w:p>
    <w:p w14:paraId="11F641CA" w14:textId="77777777" w:rsidR="00000000" w:rsidRDefault="007C71EE">
      <w:pPr>
        <w:pStyle w:val="a"/>
        <w:rPr>
          <w:rFonts w:hint="cs"/>
          <w:rtl/>
        </w:rPr>
      </w:pPr>
      <w:r>
        <w:rPr>
          <w:rFonts w:hint="cs"/>
          <w:rtl/>
        </w:rPr>
        <w:t>אני אמרתי לך - היא היועצת שלי, ואותך לא מיניתי. בבקשה, נא להצביע.</w:t>
      </w:r>
    </w:p>
    <w:p w14:paraId="2F4690EA" w14:textId="77777777" w:rsidR="00000000" w:rsidRDefault="007C71EE">
      <w:pPr>
        <w:pStyle w:val="Speaker"/>
        <w:rPr>
          <w:rtl/>
        </w:rPr>
      </w:pPr>
      <w:r>
        <w:rPr>
          <w:rtl/>
        </w:rPr>
        <w:br/>
        <w:t>מזכיר הכנסת אריה האן:</w:t>
      </w:r>
    </w:p>
    <w:p w14:paraId="41323321" w14:textId="77777777" w:rsidR="00000000" w:rsidRDefault="007C71EE">
      <w:pPr>
        <w:pStyle w:val="a"/>
        <w:ind w:firstLine="0"/>
        <w:rPr>
          <w:rFonts w:hint="cs"/>
          <w:rtl/>
        </w:rPr>
      </w:pPr>
      <w:r>
        <w:rPr>
          <w:rFonts w:hint="cs"/>
          <w:rtl/>
        </w:rPr>
        <w:t>(קורא בשמות חברי הכנסת)</w:t>
      </w:r>
    </w:p>
    <w:p w14:paraId="3DE055D3" w14:textId="77777777" w:rsidR="00000000" w:rsidRDefault="007C71EE">
      <w:pPr>
        <w:pStyle w:val="a"/>
        <w:ind w:left="719" w:firstLine="0"/>
        <w:rPr>
          <w:rFonts w:hint="cs"/>
          <w:rtl/>
        </w:rPr>
      </w:pPr>
      <w:r>
        <w:rPr>
          <w:rtl/>
        </w:rPr>
        <w:br/>
      </w:r>
      <w:r>
        <w:rPr>
          <w:rFonts w:hint="cs"/>
          <w:rtl/>
        </w:rPr>
        <w:t>קולט אביטל - - -</w:t>
      </w:r>
    </w:p>
    <w:p w14:paraId="62495B83" w14:textId="77777777" w:rsidR="00000000" w:rsidRDefault="007C71EE">
      <w:pPr>
        <w:pStyle w:val="ac"/>
        <w:rPr>
          <w:rtl/>
        </w:rPr>
      </w:pPr>
      <w:r>
        <w:rPr>
          <w:rtl/>
        </w:rPr>
        <w:br/>
        <w:t>קולט אביטל (העבודה-מימד):</w:t>
      </w:r>
    </w:p>
    <w:p w14:paraId="3348A4F4" w14:textId="77777777" w:rsidR="00000000" w:rsidRDefault="007C71EE">
      <w:pPr>
        <w:pStyle w:val="a"/>
        <w:rPr>
          <w:rtl/>
        </w:rPr>
      </w:pPr>
    </w:p>
    <w:p w14:paraId="04ED01DB" w14:textId="77777777" w:rsidR="00000000" w:rsidRDefault="007C71EE">
      <w:pPr>
        <w:pStyle w:val="a"/>
        <w:rPr>
          <w:rFonts w:hint="cs"/>
          <w:rtl/>
        </w:rPr>
      </w:pPr>
      <w:r>
        <w:rPr>
          <w:rFonts w:hint="cs"/>
          <w:rtl/>
        </w:rPr>
        <w:t>אנחנו מצביעים בעד ההסתייגות או נגד?</w:t>
      </w:r>
    </w:p>
    <w:p w14:paraId="136CE08A" w14:textId="77777777" w:rsidR="00000000" w:rsidRDefault="007C71EE">
      <w:pPr>
        <w:pStyle w:val="ad"/>
        <w:rPr>
          <w:rtl/>
        </w:rPr>
      </w:pPr>
      <w:r>
        <w:rPr>
          <w:rtl/>
        </w:rPr>
        <w:br/>
        <w:t>היו"ר ראובן ריבלין:</w:t>
      </w:r>
    </w:p>
    <w:p w14:paraId="52EEC787" w14:textId="77777777" w:rsidR="00000000" w:rsidRDefault="007C71EE">
      <w:pPr>
        <w:pStyle w:val="a"/>
        <w:rPr>
          <w:rtl/>
        </w:rPr>
      </w:pPr>
    </w:p>
    <w:p w14:paraId="2D696521" w14:textId="77777777" w:rsidR="00000000" w:rsidRDefault="007C71EE">
      <w:pPr>
        <w:pStyle w:val="a"/>
        <w:rPr>
          <w:rFonts w:hint="cs"/>
          <w:rtl/>
        </w:rPr>
      </w:pPr>
      <w:r>
        <w:rPr>
          <w:rFonts w:hint="cs"/>
          <w:rtl/>
        </w:rPr>
        <w:t>א</w:t>
      </w:r>
      <w:r>
        <w:rPr>
          <w:rFonts w:hint="cs"/>
          <w:rtl/>
        </w:rPr>
        <w:t>נחנו מצביעים על הסעיף, לפי הצעת הוועדה. מי בעד הסעיף ומי נגד. אם את רוצה שאני אציע לך איך להצביע - אם הייתי בצד שלך, הייתי מצביע נגד.</w:t>
      </w:r>
    </w:p>
    <w:p w14:paraId="3F5969B9" w14:textId="77777777" w:rsidR="00000000" w:rsidRDefault="007C71EE">
      <w:pPr>
        <w:pStyle w:val="ac"/>
        <w:rPr>
          <w:rtl/>
        </w:rPr>
      </w:pPr>
      <w:r>
        <w:rPr>
          <w:rtl/>
        </w:rPr>
        <w:br/>
        <w:t>קולט אביטל (העבודה-מימד):</w:t>
      </w:r>
    </w:p>
    <w:p w14:paraId="6439A3AA" w14:textId="77777777" w:rsidR="00000000" w:rsidRDefault="007C71EE">
      <w:pPr>
        <w:pStyle w:val="a"/>
        <w:rPr>
          <w:rtl/>
        </w:rPr>
      </w:pPr>
    </w:p>
    <w:p w14:paraId="12489936" w14:textId="77777777" w:rsidR="00000000" w:rsidRDefault="007C71EE">
      <w:pPr>
        <w:pStyle w:val="a"/>
        <w:rPr>
          <w:rFonts w:hint="cs"/>
          <w:rtl/>
        </w:rPr>
      </w:pPr>
      <w:r>
        <w:rPr>
          <w:rFonts w:hint="cs"/>
          <w:rtl/>
        </w:rPr>
        <w:t xml:space="preserve">אני מקבלת את הצעתך. </w:t>
      </w:r>
    </w:p>
    <w:p w14:paraId="062A680A" w14:textId="77777777" w:rsidR="00000000" w:rsidRDefault="007C71EE">
      <w:pPr>
        <w:pStyle w:val="SpeakerCon"/>
        <w:rPr>
          <w:rtl/>
        </w:rPr>
      </w:pPr>
      <w:r>
        <w:rPr>
          <w:rtl/>
        </w:rPr>
        <w:br/>
        <w:t>מזכיר הכנסת אריה האן:</w:t>
      </w:r>
    </w:p>
    <w:p w14:paraId="23E5FCAF" w14:textId="77777777" w:rsidR="00000000" w:rsidRDefault="007C71EE">
      <w:pPr>
        <w:pStyle w:val="a"/>
        <w:ind w:firstLine="0"/>
        <w:rPr>
          <w:rFonts w:hint="cs"/>
          <w:rtl/>
        </w:rPr>
      </w:pPr>
      <w:r>
        <w:rPr>
          <w:rFonts w:hint="cs"/>
          <w:rtl/>
        </w:rPr>
        <w:t>(קורא בשמות חברי הכנסת)</w:t>
      </w:r>
    </w:p>
    <w:p w14:paraId="491B9021" w14:textId="77777777" w:rsidR="00000000" w:rsidRDefault="007C71EE">
      <w:pPr>
        <w:pStyle w:val="a"/>
        <w:ind w:left="719" w:firstLine="0"/>
        <w:rPr>
          <w:rFonts w:hint="cs"/>
          <w:rtl/>
        </w:rPr>
      </w:pPr>
      <w:r>
        <w:rPr>
          <w:rtl/>
        </w:rPr>
        <w:br/>
      </w:r>
      <w:r>
        <w:rPr>
          <w:rFonts w:hint="cs"/>
          <w:rtl/>
        </w:rPr>
        <w:t>קולט אביטל</w:t>
      </w:r>
      <w:r>
        <w:rPr>
          <w:rFonts w:hint="cs"/>
          <w:rtl/>
        </w:rPr>
        <w:tab/>
      </w:r>
      <w:r>
        <w:rPr>
          <w:rFonts w:hint="cs"/>
          <w:rtl/>
        </w:rPr>
        <w:tab/>
        <w:t>- נגד</w:t>
      </w:r>
    </w:p>
    <w:p w14:paraId="41751190" w14:textId="77777777" w:rsidR="00000000" w:rsidRDefault="007C71EE">
      <w:pPr>
        <w:pStyle w:val="a"/>
        <w:ind w:left="719" w:firstLine="0"/>
        <w:rPr>
          <w:rFonts w:hint="cs"/>
          <w:rtl/>
        </w:rPr>
      </w:pPr>
      <w:r>
        <w:rPr>
          <w:rFonts w:hint="cs"/>
          <w:rtl/>
        </w:rPr>
        <w:t>רוחמה א</w:t>
      </w:r>
      <w:r>
        <w:rPr>
          <w:rFonts w:hint="cs"/>
          <w:rtl/>
        </w:rPr>
        <w:t xml:space="preserve">ברהם </w:t>
      </w:r>
      <w:r>
        <w:rPr>
          <w:rFonts w:hint="cs"/>
          <w:rtl/>
        </w:rPr>
        <w:tab/>
      </w:r>
      <w:r>
        <w:rPr>
          <w:rFonts w:hint="cs"/>
          <w:rtl/>
        </w:rPr>
        <w:tab/>
        <w:t>- בעד</w:t>
      </w:r>
    </w:p>
    <w:p w14:paraId="432F9768" w14:textId="77777777" w:rsidR="00000000" w:rsidRDefault="007C71EE">
      <w:pPr>
        <w:pStyle w:val="a"/>
        <w:ind w:left="719" w:firstLine="0"/>
        <w:rPr>
          <w:rFonts w:hint="cs"/>
          <w:rtl/>
        </w:rPr>
      </w:pPr>
      <w:r>
        <w:rPr>
          <w:rFonts w:hint="cs"/>
          <w:rtl/>
        </w:rPr>
        <w:t>יולי-יואל אדלשטיין</w:t>
      </w:r>
      <w:r>
        <w:rPr>
          <w:rFonts w:hint="cs"/>
          <w:rtl/>
        </w:rPr>
        <w:tab/>
        <w:t>- בעד</w:t>
      </w:r>
    </w:p>
    <w:p w14:paraId="13D03F4F" w14:textId="77777777" w:rsidR="00000000" w:rsidRDefault="007C71EE">
      <w:pPr>
        <w:pStyle w:val="a"/>
        <w:ind w:left="719" w:firstLine="0"/>
        <w:rPr>
          <w:rFonts w:hint="cs"/>
          <w:rtl/>
        </w:rPr>
      </w:pPr>
      <w:r>
        <w:rPr>
          <w:rFonts w:hint="cs"/>
          <w:rtl/>
        </w:rPr>
        <w:t>יעקב אדרי</w:t>
      </w:r>
      <w:r>
        <w:rPr>
          <w:rFonts w:hint="cs"/>
          <w:rtl/>
        </w:rPr>
        <w:tab/>
      </w:r>
      <w:r>
        <w:rPr>
          <w:rFonts w:hint="cs"/>
          <w:rtl/>
        </w:rPr>
        <w:tab/>
        <w:t>- בעד</w:t>
      </w:r>
    </w:p>
    <w:p w14:paraId="37197AF6" w14:textId="77777777" w:rsidR="00000000" w:rsidRDefault="007C71EE">
      <w:pPr>
        <w:pStyle w:val="a"/>
        <w:ind w:left="719" w:firstLine="0"/>
        <w:rPr>
          <w:rFonts w:hint="cs"/>
          <w:rtl/>
        </w:rPr>
      </w:pPr>
      <w:r>
        <w:rPr>
          <w:rFonts w:hint="cs"/>
          <w:rtl/>
        </w:rPr>
        <w:t>אהוד אולמרט</w:t>
      </w:r>
      <w:r>
        <w:rPr>
          <w:rFonts w:hint="cs"/>
          <w:rtl/>
        </w:rPr>
        <w:tab/>
      </w:r>
      <w:r>
        <w:rPr>
          <w:rFonts w:hint="cs"/>
          <w:rtl/>
        </w:rPr>
        <w:tab/>
        <w:t>- בעד</w:t>
      </w:r>
    </w:p>
    <w:p w14:paraId="678F1139" w14:textId="77777777" w:rsidR="00000000" w:rsidRDefault="007C71EE">
      <w:pPr>
        <w:pStyle w:val="a"/>
        <w:ind w:left="719" w:firstLine="0"/>
        <w:rPr>
          <w:rFonts w:hint="cs"/>
          <w:rtl/>
        </w:rPr>
      </w:pPr>
      <w:r>
        <w:rPr>
          <w:rFonts w:hint="cs"/>
          <w:rtl/>
        </w:rPr>
        <w:t xml:space="preserve">חיים אורון </w:t>
      </w:r>
      <w:r>
        <w:rPr>
          <w:rFonts w:hint="cs"/>
          <w:rtl/>
        </w:rPr>
        <w:tab/>
      </w:r>
      <w:r>
        <w:rPr>
          <w:rFonts w:hint="cs"/>
          <w:rtl/>
        </w:rPr>
        <w:tab/>
        <w:t>- נגד</w:t>
      </w:r>
    </w:p>
    <w:p w14:paraId="76949A16" w14:textId="77777777" w:rsidR="00000000" w:rsidRDefault="007C71EE">
      <w:pPr>
        <w:pStyle w:val="a"/>
        <w:ind w:left="719" w:firstLine="0"/>
        <w:rPr>
          <w:rFonts w:hint="cs"/>
          <w:rtl/>
        </w:rPr>
      </w:pPr>
      <w:r>
        <w:rPr>
          <w:rFonts w:hint="cs"/>
          <w:rtl/>
        </w:rPr>
        <w:t>זבולון אורלב</w:t>
      </w:r>
      <w:r>
        <w:rPr>
          <w:rFonts w:hint="cs"/>
          <w:rtl/>
        </w:rPr>
        <w:tab/>
      </w:r>
      <w:r>
        <w:rPr>
          <w:rFonts w:hint="cs"/>
          <w:rtl/>
        </w:rPr>
        <w:tab/>
        <w:t>- בעד</w:t>
      </w:r>
    </w:p>
    <w:p w14:paraId="3DE82ACA" w14:textId="77777777" w:rsidR="00000000" w:rsidRDefault="007C71EE">
      <w:pPr>
        <w:pStyle w:val="a"/>
        <w:ind w:left="719" w:firstLine="0"/>
        <w:rPr>
          <w:rFonts w:hint="cs"/>
          <w:rtl/>
        </w:rPr>
      </w:pPr>
      <w:r>
        <w:rPr>
          <w:rFonts w:hint="cs"/>
          <w:rtl/>
        </w:rPr>
        <w:t>דוד אזולאי</w:t>
      </w:r>
      <w:r>
        <w:rPr>
          <w:rFonts w:hint="cs"/>
          <w:rtl/>
        </w:rPr>
        <w:tab/>
      </w:r>
      <w:r>
        <w:rPr>
          <w:rFonts w:hint="cs"/>
          <w:rtl/>
        </w:rPr>
        <w:tab/>
        <w:t>- נגד</w:t>
      </w:r>
    </w:p>
    <w:p w14:paraId="0EBE5756" w14:textId="77777777" w:rsidR="00000000" w:rsidRDefault="007C71EE">
      <w:pPr>
        <w:pStyle w:val="a"/>
        <w:ind w:left="719" w:firstLine="0"/>
        <w:rPr>
          <w:rFonts w:hint="cs"/>
          <w:rtl/>
        </w:rPr>
      </w:pPr>
      <w:r>
        <w:rPr>
          <w:rFonts w:hint="cs"/>
          <w:rtl/>
        </w:rPr>
        <w:t>ישראל אייכלר</w:t>
      </w:r>
      <w:r>
        <w:rPr>
          <w:rFonts w:hint="cs"/>
          <w:rtl/>
        </w:rPr>
        <w:tab/>
      </w:r>
      <w:r>
        <w:rPr>
          <w:rFonts w:hint="cs"/>
          <w:rtl/>
        </w:rPr>
        <w:tab/>
        <w:t>- נגד</w:t>
      </w:r>
    </w:p>
    <w:p w14:paraId="37292A73" w14:textId="77777777" w:rsidR="00000000" w:rsidRDefault="007C71EE">
      <w:pPr>
        <w:pStyle w:val="a"/>
        <w:ind w:left="719" w:firstLine="0"/>
        <w:rPr>
          <w:rFonts w:hint="cs"/>
          <w:rtl/>
        </w:rPr>
      </w:pPr>
      <w:r>
        <w:rPr>
          <w:rFonts w:hint="cs"/>
          <w:rtl/>
        </w:rPr>
        <w:t xml:space="preserve">דליה איציק </w:t>
      </w:r>
      <w:r>
        <w:rPr>
          <w:rFonts w:hint="cs"/>
          <w:rtl/>
        </w:rPr>
        <w:tab/>
      </w:r>
      <w:r>
        <w:rPr>
          <w:rFonts w:hint="cs"/>
          <w:rtl/>
        </w:rPr>
        <w:tab/>
        <w:t>- אינה נוכחת</w:t>
      </w:r>
    </w:p>
    <w:p w14:paraId="414E5E0F" w14:textId="77777777" w:rsidR="00000000" w:rsidRDefault="007C71EE">
      <w:pPr>
        <w:pStyle w:val="a"/>
        <w:ind w:left="719" w:firstLine="0"/>
        <w:rPr>
          <w:rFonts w:hint="cs"/>
          <w:rtl/>
        </w:rPr>
      </w:pPr>
      <w:r>
        <w:rPr>
          <w:rFonts w:hint="cs"/>
          <w:rtl/>
        </w:rPr>
        <w:t>אפי איתם</w:t>
      </w:r>
      <w:r>
        <w:rPr>
          <w:rFonts w:hint="cs"/>
          <w:rtl/>
        </w:rPr>
        <w:tab/>
      </w:r>
      <w:r>
        <w:rPr>
          <w:rFonts w:hint="cs"/>
          <w:rtl/>
        </w:rPr>
        <w:tab/>
        <w:t>- בעד</w:t>
      </w:r>
    </w:p>
    <w:p w14:paraId="767B4EF2" w14:textId="77777777" w:rsidR="00000000" w:rsidRDefault="007C71EE">
      <w:pPr>
        <w:pStyle w:val="a"/>
        <w:ind w:left="719" w:firstLine="0"/>
        <w:rPr>
          <w:rFonts w:hint="cs"/>
          <w:rtl/>
        </w:rPr>
      </w:pPr>
      <w:r>
        <w:rPr>
          <w:rFonts w:hint="cs"/>
          <w:rtl/>
        </w:rPr>
        <w:t>מיכאל איתן</w:t>
      </w:r>
      <w:r>
        <w:rPr>
          <w:rFonts w:hint="cs"/>
          <w:rtl/>
        </w:rPr>
        <w:tab/>
      </w:r>
      <w:r>
        <w:rPr>
          <w:rFonts w:hint="cs"/>
          <w:rtl/>
        </w:rPr>
        <w:tab/>
        <w:t>- בעד</w:t>
      </w:r>
    </w:p>
    <w:p w14:paraId="73909086" w14:textId="77777777" w:rsidR="00000000" w:rsidRDefault="007C71EE">
      <w:pPr>
        <w:pStyle w:val="a"/>
        <w:ind w:left="719" w:firstLine="0"/>
        <w:rPr>
          <w:rFonts w:hint="cs"/>
          <w:rtl/>
        </w:rPr>
      </w:pPr>
      <w:r>
        <w:rPr>
          <w:rFonts w:hint="cs"/>
          <w:rtl/>
        </w:rPr>
        <w:t>אריה אלדד</w:t>
      </w:r>
      <w:r>
        <w:rPr>
          <w:rFonts w:hint="cs"/>
          <w:rtl/>
        </w:rPr>
        <w:tab/>
      </w:r>
      <w:r>
        <w:rPr>
          <w:rFonts w:hint="cs"/>
          <w:rtl/>
        </w:rPr>
        <w:tab/>
        <w:t>- אינו נוכח</w:t>
      </w:r>
    </w:p>
    <w:p w14:paraId="0C055334" w14:textId="77777777" w:rsidR="00000000" w:rsidRDefault="007C71EE">
      <w:pPr>
        <w:pStyle w:val="a"/>
        <w:ind w:left="719" w:firstLine="0"/>
        <w:rPr>
          <w:rFonts w:hint="cs"/>
          <w:rtl/>
        </w:rPr>
      </w:pPr>
      <w:r>
        <w:rPr>
          <w:rFonts w:hint="cs"/>
          <w:rtl/>
        </w:rPr>
        <w:t xml:space="preserve">בנימין אלון </w:t>
      </w:r>
      <w:r>
        <w:rPr>
          <w:rFonts w:hint="cs"/>
          <w:rtl/>
        </w:rPr>
        <w:tab/>
      </w:r>
      <w:r>
        <w:rPr>
          <w:rFonts w:hint="cs"/>
          <w:rtl/>
        </w:rPr>
        <w:tab/>
        <w:t>- בעד</w:t>
      </w:r>
    </w:p>
    <w:p w14:paraId="4355A25F" w14:textId="77777777" w:rsidR="00000000" w:rsidRDefault="007C71EE">
      <w:pPr>
        <w:pStyle w:val="a"/>
        <w:ind w:left="719" w:firstLine="0"/>
        <w:rPr>
          <w:rFonts w:hint="cs"/>
          <w:rtl/>
        </w:rPr>
      </w:pPr>
      <w:r>
        <w:rPr>
          <w:rFonts w:hint="cs"/>
          <w:rtl/>
        </w:rPr>
        <w:t>טל</w:t>
      </w:r>
      <w:r>
        <w:rPr>
          <w:rFonts w:hint="cs"/>
          <w:rtl/>
        </w:rPr>
        <w:t xml:space="preserve">ב אלסאנע </w:t>
      </w:r>
      <w:r>
        <w:rPr>
          <w:rFonts w:hint="cs"/>
          <w:rtl/>
        </w:rPr>
        <w:tab/>
      </w:r>
      <w:r>
        <w:rPr>
          <w:rFonts w:hint="cs"/>
          <w:rtl/>
        </w:rPr>
        <w:tab/>
        <w:t>- אינו נוכח</w:t>
      </w:r>
    </w:p>
    <w:p w14:paraId="4742DDFE" w14:textId="77777777" w:rsidR="00000000" w:rsidRDefault="007C71EE">
      <w:pPr>
        <w:pStyle w:val="a"/>
        <w:ind w:left="719" w:firstLine="0"/>
        <w:rPr>
          <w:rFonts w:hint="cs"/>
          <w:rtl/>
        </w:rPr>
      </w:pPr>
      <w:r>
        <w:rPr>
          <w:rFonts w:hint="cs"/>
          <w:rtl/>
        </w:rPr>
        <w:t>אלי אפללו</w:t>
      </w:r>
      <w:r>
        <w:rPr>
          <w:rFonts w:hint="cs"/>
          <w:rtl/>
        </w:rPr>
        <w:tab/>
      </w:r>
      <w:r>
        <w:rPr>
          <w:rFonts w:hint="cs"/>
          <w:rtl/>
        </w:rPr>
        <w:tab/>
        <w:t>- בעד</w:t>
      </w:r>
    </w:p>
    <w:p w14:paraId="6B4B3E0D" w14:textId="77777777" w:rsidR="00000000" w:rsidRDefault="007C71EE">
      <w:pPr>
        <w:pStyle w:val="a"/>
        <w:ind w:left="719" w:firstLine="0"/>
        <w:rPr>
          <w:rFonts w:hint="cs"/>
          <w:rtl/>
        </w:rPr>
      </w:pPr>
      <w:r>
        <w:rPr>
          <w:rFonts w:hint="cs"/>
          <w:rtl/>
        </w:rPr>
        <w:t>גלעד ארדן</w:t>
      </w:r>
      <w:r>
        <w:rPr>
          <w:rFonts w:hint="cs"/>
          <w:rtl/>
        </w:rPr>
        <w:tab/>
      </w:r>
      <w:r>
        <w:rPr>
          <w:rFonts w:hint="cs"/>
          <w:rtl/>
        </w:rPr>
        <w:tab/>
        <w:t>- בעד</w:t>
      </w:r>
    </w:p>
    <w:p w14:paraId="40985E53" w14:textId="77777777" w:rsidR="00000000" w:rsidRDefault="007C71EE">
      <w:pPr>
        <w:pStyle w:val="a"/>
        <w:ind w:left="719" w:firstLine="0"/>
        <w:rPr>
          <w:rFonts w:hint="cs"/>
          <w:rtl/>
        </w:rPr>
      </w:pPr>
      <w:r>
        <w:rPr>
          <w:rFonts w:hint="cs"/>
          <w:rtl/>
        </w:rPr>
        <w:t>אורי יהודה אריאל</w:t>
      </w:r>
      <w:r>
        <w:rPr>
          <w:rFonts w:hint="cs"/>
          <w:rtl/>
        </w:rPr>
        <w:tab/>
      </w:r>
      <w:r>
        <w:rPr>
          <w:rFonts w:hint="cs"/>
          <w:rtl/>
        </w:rPr>
        <w:tab/>
        <w:t>- אינו נוכח</w:t>
      </w:r>
    </w:p>
    <w:p w14:paraId="30677BAE" w14:textId="77777777" w:rsidR="00000000" w:rsidRDefault="007C71EE">
      <w:pPr>
        <w:pStyle w:val="a"/>
        <w:ind w:left="719" w:firstLine="0"/>
        <w:rPr>
          <w:rFonts w:hint="cs"/>
          <w:rtl/>
        </w:rPr>
      </w:pPr>
      <w:r>
        <w:rPr>
          <w:rFonts w:hint="cs"/>
          <w:rtl/>
        </w:rPr>
        <w:t xml:space="preserve">זאב בוים </w:t>
      </w:r>
      <w:r>
        <w:rPr>
          <w:rFonts w:hint="cs"/>
          <w:rtl/>
        </w:rPr>
        <w:tab/>
      </w:r>
      <w:r>
        <w:rPr>
          <w:rFonts w:hint="cs"/>
          <w:rtl/>
        </w:rPr>
        <w:tab/>
        <w:t>- בעד</w:t>
      </w:r>
    </w:p>
    <w:p w14:paraId="0D00A0C6" w14:textId="77777777" w:rsidR="00000000" w:rsidRDefault="007C71EE">
      <w:pPr>
        <w:pStyle w:val="a"/>
        <w:ind w:left="719" w:firstLine="0"/>
        <w:rPr>
          <w:rFonts w:hint="cs"/>
          <w:rtl/>
        </w:rPr>
      </w:pPr>
      <w:r>
        <w:rPr>
          <w:rFonts w:hint="cs"/>
          <w:rtl/>
        </w:rPr>
        <w:t>אברהם בורג</w:t>
      </w:r>
      <w:r>
        <w:rPr>
          <w:rFonts w:hint="cs"/>
          <w:rtl/>
        </w:rPr>
        <w:tab/>
      </w:r>
      <w:r>
        <w:rPr>
          <w:rFonts w:hint="cs"/>
          <w:rtl/>
        </w:rPr>
        <w:tab/>
        <w:t>- נגד</w:t>
      </w:r>
    </w:p>
    <w:p w14:paraId="6C24883F" w14:textId="77777777" w:rsidR="00000000" w:rsidRDefault="007C71EE">
      <w:pPr>
        <w:pStyle w:val="a"/>
        <w:ind w:left="719" w:firstLine="0"/>
        <w:rPr>
          <w:rFonts w:hint="cs"/>
          <w:rtl/>
        </w:rPr>
      </w:pPr>
      <w:r>
        <w:rPr>
          <w:rFonts w:hint="cs"/>
          <w:rtl/>
        </w:rPr>
        <w:t>נעמי בלומנטל</w:t>
      </w:r>
      <w:r>
        <w:rPr>
          <w:rFonts w:hint="cs"/>
          <w:rtl/>
        </w:rPr>
        <w:tab/>
      </w:r>
      <w:r>
        <w:rPr>
          <w:rFonts w:hint="cs"/>
          <w:rtl/>
        </w:rPr>
        <w:tab/>
        <w:t>- בעד</w:t>
      </w:r>
    </w:p>
    <w:p w14:paraId="508BBB31" w14:textId="77777777" w:rsidR="00000000" w:rsidRDefault="007C71EE">
      <w:pPr>
        <w:pStyle w:val="a"/>
        <w:ind w:left="719" w:firstLine="0"/>
        <w:rPr>
          <w:rFonts w:hint="cs"/>
          <w:rtl/>
        </w:rPr>
      </w:pPr>
      <w:r>
        <w:rPr>
          <w:rFonts w:hint="cs"/>
          <w:rtl/>
        </w:rPr>
        <w:t>בנימין בן-אליעזר</w:t>
      </w:r>
      <w:r>
        <w:rPr>
          <w:rFonts w:hint="cs"/>
          <w:rtl/>
        </w:rPr>
        <w:tab/>
      </w:r>
      <w:r>
        <w:rPr>
          <w:rFonts w:hint="cs"/>
          <w:rtl/>
        </w:rPr>
        <w:tab/>
        <w:t>- נגד</w:t>
      </w:r>
    </w:p>
    <w:p w14:paraId="1B992CA2" w14:textId="77777777" w:rsidR="00000000" w:rsidRDefault="007C71EE">
      <w:pPr>
        <w:pStyle w:val="a"/>
        <w:ind w:left="719" w:firstLine="0"/>
        <w:rPr>
          <w:rFonts w:hint="cs"/>
          <w:rtl/>
        </w:rPr>
      </w:pPr>
      <w:r>
        <w:rPr>
          <w:rFonts w:hint="cs"/>
          <w:rtl/>
        </w:rPr>
        <w:t>אלי בן-מנחם</w:t>
      </w:r>
      <w:r>
        <w:rPr>
          <w:rFonts w:hint="cs"/>
          <w:rtl/>
        </w:rPr>
        <w:tab/>
      </w:r>
      <w:r>
        <w:rPr>
          <w:rFonts w:hint="cs"/>
          <w:rtl/>
        </w:rPr>
        <w:tab/>
        <w:t>- אינו נוכח</w:t>
      </w:r>
    </w:p>
    <w:p w14:paraId="5E51F08E" w14:textId="77777777" w:rsidR="00000000" w:rsidRDefault="007C71EE">
      <w:pPr>
        <w:pStyle w:val="a"/>
        <w:ind w:left="719" w:firstLine="0"/>
        <w:rPr>
          <w:rFonts w:hint="cs"/>
          <w:rtl/>
        </w:rPr>
      </w:pPr>
      <w:r>
        <w:rPr>
          <w:rFonts w:hint="cs"/>
          <w:rtl/>
        </w:rPr>
        <w:t>שלמה בניזרי</w:t>
      </w:r>
      <w:r>
        <w:rPr>
          <w:rFonts w:hint="cs"/>
          <w:rtl/>
        </w:rPr>
        <w:tab/>
      </w:r>
      <w:r>
        <w:rPr>
          <w:rFonts w:hint="cs"/>
          <w:rtl/>
        </w:rPr>
        <w:tab/>
        <w:t>- נגד</w:t>
      </w:r>
    </w:p>
    <w:p w14:paraId="08867026" w14:textId="77777777" w:rsidR="00000000" w:rsidRDefault="007C71EE">
      <w:pPr>
        <w:pStyle w:val="a"/>
        <w:ind w:left="719" w:firstLine="0"/>
        <w:rPr>
          <w:rFonts w:hint="cs"/>
          <w:rtl/>
        </w:rPr>
      </w:pPr>
      <w:r>
        <w:rPr>
          <w:rFonts w:hint="cs"/>
          <w:rtl/>
        </w:rPr>
        <w:t>דניאל בנלולו</w:t>
      </w:r>
      <w:r>
        <w:rPr>
          <w:rFonts w:hint="cs"/>
          <w:rtl/>
        </w:rPr>
        <w:tab/>
      </w:r>
      <w:r>
        <w:rPr>
          <w:rFonts w:hint="cs"/>
          <w:rtl/>
        </w:rPr>
        <w:tab/>
        <w:t>- בעד</w:t>
      </w:r>
    </w:p>
    <w:p w14:paraId="28891F3F" w14:textId="77777777" w:rsidR="00000000" w:rsidRDefault="007C71EE">
      <w:pPr>
        <w:pStyle w:val="a"/>
        <w:ind w:left="719" w:firstLine="0"/>
        <w:rPr>
          <w:rFonts w:hint="cs"/>
          <w:rtl/>
        </w:rPr>
      </w:pPr>
      <w:r>
        <w:rPr>
          <w:rFonts w:hint="cs"/>
          <w:rtl/>
        </w:rPr>
        <w:t>רוני בר-און</w:t>
      </w:r>
      <w:r>
        <w:rPr>
          <w:rFonts w:hint="cs"/>
          <w:rtl/>
        </w:rPr>
        <w:tab/>
      </w:r>
      <w:r>
        <w:rPr>
          <w:rFonts w:hint="cs"/>
          <w:rtl/>
        </w:rPr>
        <w:tab/>
        <w:t>- בעד</w:t>
      </w:r>
    </w:p>
    <w:p w14:paraId="2F808BA1" w14:textId="77777777" w:rsidR="00000000" w:rsidRDefault="007C71EE">
      <w:pPr>
        <w:pStyle w:val="a"/>
        <w:ind w:left="719" w:firstLine="0"/>
        <w:rPr>
          <w:rFonts w:hint="cs"/>
          <w:rtl/>
        </w:rPr>
      </w:pPr>
      <w:r>
        <w:rPr>
          <w:rFonts w:hint="cs"/>
          <w:rtl/>
        </w:rPr>
        <w:t>רומן בר</w:t>
      </w:r>
      <w:r>
        <w:rPr>
          <w:rFonts w:hint="cs"/>
          <w:rtl/>
        </w:rPr>
        <w:t>ונפמן</w:t>
      </w:r>
      <w:r>
        <w:rPr>
          <w:rFonts w:hint="cs"/>
          <w:rtl/>
        </w:rPr>
        <w:tab/>
      </w:r>
      <w:r>
        <w:rPr>
          <w:rFonts w:hint="cs"/>
          <w:rtl/>
        </w:rPr>
        <w:tab/>
        <w:t>- נגד</w:t>
      </w:r>
    </w:p>
    <w:p w14:paraId="71796DDC" w14:textId="77777777" w:rsidR="00000000" w:rsidRDefault="007C71EE">
      <w:pPr>
        <w:pStyle w:val="a"/>
        <w:ind w:left="719" w:firstLine="0"/>
        <w:rPr>
          <w:rFonts w:hint="cs"/>
          <w:rtl/>
        </w:rPr>
      </w:pPr>
      <w:r>
        <w:rPr>
          <w:rFonts w:hint="cs"/>
          <w:rtl/>
        </w:rPr>
        <w:t>רוני בריזון</w:t>
      </w:r>
      <w:r>
        <w:rPr>
          <w:rFonts w:hint="cs"/>
          <w:rtl/>
        </w:rPr>
        <w:tab/>
      </w:r>
      <w:r>
        <w:rPr>
          <w:rFonts w:hint="cs"/>
          <w:rtl/>
        </w:rPr>
        <w:tab/>
        <w:t>- בעד</w:t>
      </w:r>
    </w:p>
    <w:p w14:paraId="5A7890F9" w14:textId="77777777" w:rsidR="00000000" w:rsidRDefault="007C71EE">
      <w:pPr>
        <w:pStyle w:val="a"/>
        <w:ind w:left="719" w:firstLine="0"/>
        <w:rPr>
          <w:rFonts w:hint="cs"/>
          <w:rtl/>
        </w:rPr>
      </w:pPr>
      <w:r>
        <w:rPr>
          <w:rFonts w:hint="cs"/>
          <w:rtl/>
        </w:rPr>
        <w:t>ויקטור בריילובסקי</w:t>
      </w:r>
      <w:r>
        <w:rPr>
          <w:rFonts w:hint="cs"/>
          <w:rtl/>
        </w:rPr>
        <w:tab/>
        <w:t>- בעד</w:t>
      </w:r>
    </w:p>
    <w:p w14:paraId="5E5E8AA1" w14:textId="77777777" w:rsidR="00000000" w:rsidRDefault="007C71EE">
      <w:pPr>
        <w:pStyle w:val="a"/>
        <w:ind w:left="719" w:firstLine="0"/>
        <w:rPr>
          <w:rFonts w:hint="cs"/>
          <w:rtl/>
        </w:rPr>
      </w:pPr>
      <w:r>
        <w:rPr>
          <w:rFonts w:hint="cs"/>
          <w:rtl/>
        </w:rPr>
        <w:t>מוחמד ברכה</w:t>
      </w:r>
      <w:r>
        <w:rPr>
          <w:rFonts w:hint="cs"/>
          <w:rtl/>
        </w:rPr>
        <w:tab/>
      </w:r>
      <w:r>
        <w:rPr>
          <w:rFonts w:hint="cs"/>
          <w:rtl/>
        </w:rPr>
        <w:tab/>
        <w:t>- נגד</w:t>
      </w:r>
    </w:p>
    <w:p w14:paraId="6BF92B16" w14:textId="77777777" w:rsidR="00000000" w:rsidRDefault="007C71EE">
      <w:pPr>
        <w:pStyle w:val="ad"/>
        <w:rPr>
          <w:rtl/>
        </w:rPr>
      </w:pPr>
      <w:r>
        <w:rPr>
          <w:rFonts w:hint="cs"/>
          <w:rtl/>
        </w:rPr>
        <w:br/>
      </w:r>
      <w:r>
        <w:rPr>
          <w:rFonts w:hint="eastAsia"/>
          <w:rtl/>
        </w:rPr>
        <w:t>היו</w:t>
      </w:r>
      <w:r>
        <w:rPr>
          <w:rtl/>
        </w:rPr>
        <w:t>"ר ראובן ריבלין:</w:t>
      </w:r>
    </w:p>
    <w:p w14:paraId="50F6DAB6" w14:textId="77777777" w:rsidR="00000000" w:rsidRDefault="007C71EE">
      <w:pPr>
        <w:pStyle w:val="a"/>
        <w:rPr>
          <w:rtl/>
        </w:rPr>
      </w:pPr>
    </w:p>
    <w:p w14:paraId="29314B5D" w14:textId="77777777" w:rsidR="00000000" w:rsidRDefault="007C71EE">
      <w:pPr>
        <w:pStyle w:val="a"/>
        <w:rPr>
          <w:rFonts w:hint="cs"/>
          <w:rtl/>
        </w:rPr>
      </w:pPr>
      <w:r>
        <w:rPr>
          <w:rFonts w:hint="cs"/>
          <w:rtl/>
        </w:rPr>
        <w:t>רבותי חברי הכנסת, פה אנחנו חייבים לרשום כל דבר. לא שומעים. לא לדבר פה. בבקשה.</w:t>
      </w:r>
    </w:p>
    <w:p w14:paraId="6325010E" w14:textId="77777777" w:rsidR="00000000" w:rsidRDefault="007C71EE">
      <w:pPr>
        <w:pStyle w:val="SpeakerCon"/>
        <w:rPr>
          <w:rtl/>
        </w:rPr>
      </w:pPr>
      <w:r>
        <w:rPr>
          <w:rtl/>
        </w:rPr>
        <w:br/>
        <w:t>מזכיר הכנסת אריה האן:</w:t>
      </w:r>
    </w:p>
    <w:p w14:paraId="1DA660DC" w14:textId="77777777" w:rsidR="00000000" w:rsidRDefault="007C71EE">
      <w:pPr>
        <w:pStyle w:val="a"/>
        <w:ind w:firstLine="0"/>
        <w:rPr>
          <w:rFonts w:hint="cs"/>
          <w:rtl/>
        </w:rPr>
      </w:pPr>
      <w:r>
        <w:rPr>
          <w:rFonts w:hint="cs"/>
          <w:rtl/>
        </w:rPr>
        <w:t>(קורא בשמות חברי הכנסת)</w:t>
      </w:r>
    </w:p>
    <w:p w14:paraId="12DEAB8C" w14:textId="77777777" w:rsidR="00000000" w:rsidRDefault="007C71EE">
      <w:pPr>
        <w:pStyle w:val="a"/>
        <w:rPr>
          <w:rFonts w:hint="cs"/>
          <w:rtl/>
        </w:rPr>
      </w:pPr>
    </w:p>
    <w:p w14:paraId="0367C240" w14:textId="77777777" w:rsidR="00000000" w:rsidRDefault="007C71EE">
      <w:pPr>
        <w:pStyle w:val="a"/>
        <w:rPr>
          <w:rFonts w:hint="cs"/>
          <w:rtl/>
        </w:rPr>
      </w:pPr>
      <w:r>
        <w:rPr>
          <w:rFonts w:hint="cs"/>
          <w:rtl/>
        </w:rPr>
        <w:t xml:space="preserve">עזמי בשארה </w:t>
      </w:r>
      <w:r>
        <w:rPr>
          <w:rFonts w:hint="cs"/>
          <w:rtl/>
        </w:rPr>
        <w:tab/>
      </w:r>
      <w:r>
        <w:rPr>
          <w:rFonts w:hint="cs"/>
          <w:rtl/>
        </w:rPr>
        <w:tab/>
        <w:t>- נגד</w:t>
      </w:r>
    </w:p>
    <w:p w14:paraId="3E93C10E" w14:textId="77777777" w:rsidR="00000000" w:rsidRDefault="007C71EE">
      <w:pPr>
        <w:pStyle w:val="a"/>
        <w:rPr>
          <w:rFonts w:hint="cs"/>
          <w:rtl/>
        </w:rPr>
      </w:pPr>
      <w:r>
        <w:rPr>
          <w:rFonts w:hint="cs"/>
          <w:rtl/>
        </w:rPr>
        <w:t xml:space="preserve">ענבל גבריאלי </w:t>
      </w:r>
      <w:r>
        <w:rPr>
          <w:rFonts w:hint="cs"/>
          <w:rtl/>
        </w:rPr>
        <w:tab/>
      </w:r>
      <w:r>
        <w:rPr>
          <w:rFonts w:hint="cs"/>
          <w:rtl/>
        </w:rPr>
        <w:tab/>
      </w:r>
      <w:r>
        <w:rPr>
          <w:rFonts w:hint="cs"/>
          <w:rtl/>
        </w:rPr>
        <w:t>- בעד</w:t>
      </w:r>
    </w:p>
    <w:p w14:paraId="45620B94" w14:textId="77777777" w:rsidR="00000000" w:rsidRDefault="007C71EE">
      <w:pPr>
        <w:pStyle w:val="a"/>
        <w:rPr>
          <w:rFonts w:hint="cs"/>
          <w:rtl/>
        </w:rPr>
      </w:pPr>
      <w:r>
        <w:rPr>
          <w:rFonts w:hint="cs"/>
          <w:rtl/>
        </w:rPr>
        <w:t>מיכאל גורלובסקי</w:t>
      </w:r>
      <w:r>
        <w:rPr>
          <w:rFonts w:hint="cs"/>
          <w:rtl/>
        </w:rPr>
        <w:tab/>
      </w:r>
      <w:r>
        <w:rPr>
          <w:rFonts w:hint="cs"/>
          <w:rtl/>
        </w:rPr>
        <w:tab/>
        <w:t>- בעד</w:t>
      </w:r>
    </w:p>
    <w:p w14:paraId="5D631045" w14:textId="77777777" w:rsidR="00000000" w:rsidRDefault="007C71EE">
      <w:pPr>
        <w:pStyle w:val="a"/>
        <w:rPr>
          <w:rFonts w:hint="cs"/>
          <w:rtl/>
        </w:rPr>
      </w:pPr>
      <w:r>
        <w:rPr>
          <w:rFonts w:hint="cs"/>
          <w:rtl/>
        </w:rPr>
        <w:t>זהבה גלאון</w:t>
      </w:r>
      <w:r>
        <w:rPr>
          <w:rFonts w:hint="cs"/>
          <w:rtl/>
        </w:rPr>
        <w:tab/>
      </w:r>
      <w:r>
        <w:rPr>
          <w:rFonts w:hint="cs"/>
          <w:rtl/>
        </w:rPr>
        <w:tab/>
        <w:t>- נגד</w:t>
      </w:r>
    </w:p>
    <w:p w14:paraId="3C74094C" w14:textId="77777777" w:rsidR="00000000" w:rsidRDefault="007C71EE">
      <w:pPr>
        <w:pStyle w:val="a"/>
        <w:rPr>
          <w:rFonts w:hint="cs"/>
          <w:rtl/>
        </w:rPr>
      </w:pPr>
      <w:r>
        <w:rPr>
          <w:rFonts w:hint="cs"/>
          <w:rtl/>
        </w:rPr>
        <w:t>גילה גמליאל</w:t>
      </w:r>
      <w:r>
        <w:rPr>
          <w:rFonts w:hint="cs"/>
          <w:rtl/>
        </w:rPr>
        <w:tab/>
      </w:r>
      <w:r>
        <w:rPr>
          <w:rFonts w:hint="cs"/>
          <w:rtl/>
        </w:rPr>
        <w:tab/>
        <w:t>- בעד</w:t>
      </w:r>
    </w:p>
    <w:p w14:paraId="4A958778" w14:textId="77777777" w:rsidR="00000000" w:rsidRDefault="007C71EE">
      <w:pPr>
        <w:pStyle w:val="a"/>
        <w:rPr>
          <w:rFonts w:hint="cs"/>
          <w:rtl/>
        </w:rPr>
      </w:pPr>
      <w:r>
        <w:rPr>
          <w:rFonts w:hint="cs"/>
          <w:rtl/>
        </w:rPr>
        <w:t>משה גפני</w:t>
      </w:r>
      <w:r>
        <w:rPr>
          <w:rFonts w:hint="cs"/>
          <w:rtl/>
        </w:rPr>
        <w:tab/>
      </w:r>
      <w:r>
        <w:rPr>
          <w:rFonts w:hint="cs"/>
          <w:rtl/>
        </w:rPr>
        <w:tab/>
        <w:t>- נגד</w:t>
      </w:r>
    </w:p>
    <w:p w14:paraId="657ADEC8" w14:textId="77777777" w:rsidR="00000000" w:rsidRDefault="007C71EE">
      <w:pPr>
        <w:pStyle w:val="a"/>
        <w:rPr>
          <w:rFonts w:hint="cs"/>
          <w:rtl/>
        </w:rPr>
      </w:pPr>
      <w:r>
        <w:rPr>
          <w:rFonts w:hint="cs"/>
          <w:rtl/>
        </w:rPr>
        <w:t>עבד-אלמאלכ דהאמשה</w:t>
      </w:r>
      <w:r>
        <w:rPr>
          <w:rFonts w:hint="cs"/>
          <w:rtl/>
        </w:rPr>
        <w:tab/>
        <w:t>- נגד</w:t>
      </w:r>
    </w:p>
    <w:p w14:paraId="35C196D8" w14:textId="77777777" w:rsidR="00000000" w:rsidRDefault="007C71EE">
      <w:pPr>
        <w:pStyle w:val="a"/>
        <w:rPr>
          <w:rFonts w:hint="cs"/>
          <w:rtl/>
        </w:rPr>
      </w:pPr>
      <w:r>
        <w:rPr>
          <w:rFonts w:hint="cs"/>
          <w:rtl/>
        </w:rPr>
        <w:t>נסים דהן</w:t>
      </w:r>
      <w:r>
        <w:rPr>
          <w:rFonts w:hint="cs"/>
          <w:rtl/>
        </w:rPr>
        <w:tab/>
      </w:r>
      <w:r>
        <w:rPr>
          <w:rFonts w:hint="cs"/>
          <w:rtl/>
        </w:rPr>
        <w:tab/>
        <w:t>- נגד</w:t>
      </w:r>
    </w:p>
    <w:p w14:paraId="5EC49D6E" w14:textId="77777777" w:rsidR="00000000" w:rsidRDefault="007C71EE">
      <w:pPr>
        <w:pStyle w:val="a"/>
        <w:rPr>
          <w:rFonts w:hint="cs"/>
          <w:rtl/>
        </w:rPr>
      </w:pPr>
      <w:r>
        <w:rPr>
          <w:rFonts w:hint="cs"/>
          <w:rtl/>
        </w:rPr>
        <w:t>חמי דורון</w:t>
      </w:r>
      <w:r>
        <w:rPr>
          <w:rFonts w:hint="cs"/>
          <w:rtl/>
        </w:rPr>
        <w:tab/>
      </w:r>
      <w:r>
        <w:rPr>
          <w:rFonts w:hint="cs"/>
          <w:rtl/>
        </w:rPr>
        <w:tab/>
        <w:t>- אינו נוכח</w:t>
      </w:r>
    </w:p>
    <w:p w14:paraId="37D8714F" w14:textId="77777777" w:rsidR="00000000" w:rsidRDefault="007C71EE">
      <w:pPr>
        <w:pStyle w:val="a"/>
        <w:rPr>
          <w:rFonts w:hint="cs"/>
          <w:rtl/>
        </w:rPr>
      </w:pPr>
      <w:r>
        <w:rPr>
          <w:rFonts w:hint="cs"/>
          <w:rtl/>
        </w:rPr>
        <w:t>אברהם הירשזון</w:t>
      </w:r>
      <w:r>
        <w:rPr>
          <w:rFonts w:hint="cs"/>
          <w:rtl/>
        </w:rPr>
        <w:tab/>
      </w:r>
      <w:r>
        <w:rPr>
          <w:rFonts w:hint="cs"/>
          <w:rtl/>
        </w:rPr>
        <w:tab/>
        <w:t>- בעד</w:t>
      </w:r>
    </w:p>
    <w:p w14:paraId="057FB034" w14:textId="77777777" w:rsidR="00000000" w:rsidRDefault="007C71EE">
      <w:pPr>
        <w:pStyle w:val="a"/>
        <w:rPr>
          <w:rFonts w:hint="cs"/>
          <w:rtl/>
        </w:rPr>
      </w:pPr>
      <w:r>
        <w:rPr>
          <w:rFonts w:hint="cs"/>
          <w:rtl/>
        </w:rPr>
        <w:t>צחי הנגבי</w:t>
      </w:r>
      <w:r>
        <w:rPr>
          <w:rFonts w:hint="cs"/>
          <w:rtl/>
        </w:rPr>
        <w:tab/>
      </w:r>
      <w:r>
        <w:rPr>
          <w:rFonts w:hint="cs"/>
          <w:rtl/>
        </w:rPr>
        <w:tab/>
        <w:t>- בעד</w:t>
      </w:r>
    </w:p>
    <w:p w14:paraId="0E977FD4" w14:textId="77777777" w:rsidR="00000000" w:rsidRDefault="007C71EE">
      <w:pPr>
        <w:pStyle w:val="a"/>
        <w:rPr>
          <w:rFonts w:hint="cs"/>
          <w:rtl/>
        </w:rPr>
      </w:pPr>
      <w:r>
        <w:rPr>
          <w:rFonts w:hint="cs"/>
          <w:rtl/>
        </w:rPr>
        <w:t>צבי הנדל</w:t>
      </w:r>
      <w:r>
        <w:rPr>
          <w:rFonts w:hint="cs"/>
          <w:rtl/>
        </w:rPr>
        <w:tab/>
      </w:r>
      <w:r>
        <w:rPr>
          <w:rFonts w:hint="cs"/>
          <w:rtl/>
        </w:rPr>
        <w:tab/>
        <w:t>- בעד</w:t>
      </w:r>
    </w:p>
    <w:p w14:paraId="650F9FAF" w14:textId="77777777" w:rsidR="00000000" w:rsidRDefault="007C71EE">
      <w:pPr>
        <w:pStyle w:val="a"/>
        <w:rPr>
          <w:rFonts w:hint="cs"/>
          <w:rtl/>
        </w:rPr>
      </w:pPr>
      <w:r>
        <w:rPr>
          <w:rFonts w:hint="cs"/>
          <w:rtl/>
        </w:rPr>
        <w:t xml:space="preserve">יצחק הרצוג </w:t>
      </w:r>
      <w:r>
        <w:rPr>
          <w:rFonts w:hint="cs"/>
          <w:rtl/>
        </w:rPr>
        <w:tab/>
      </w:r>
      <w:r>
        <w:rPr>
          <w:rFonts w:hint="cs"/>
          <w:rtl/>
        </w:rPr>
        <w:tab/>
        <w:t>- נגד</w:t>
      </w:r>
    </w:p>
    <w:p w14:paraId="236DFB35" w14:textId="77777777" w:rsidR="00000000" w:rsidRDefault="007C71EE">
      <w:pPr>
        <w:pStyle w:val="a"/>
        <w:rPr>
          <w:rFonts w:hint="cs"/>
          <w:rtl/>
        </w:rPr>
      </w:pPr>
      <w:r>
        <w:rPr>
          <w:rFonts w:hint="cs"/>
          <w:rtl/>
        </w:rPr>
        <w:t>מגלי והבה</w:t>
      </w:r>
      <w:r>
        <w:rPr>
          <w:rFonts w:hint="cs"/>
          <w:rtl/>
        </w:rPr>
        <w:tab/>
      </w:r>
      <w:r>
        <w:rPr>
          <w:rFonts w:hint="cs"/>
          <w:rtl/>
        </w:rPr>
        <w:tab/>
        <w:t>- בעד</w:t>
      </w:r>
    </w:p>
    <w:p w14:paraId="4D4AD2AE" w14:textId="77777777" w:rsidR="00000000" w:rsidRDefault="007C71EE">
      <w:pPr>
        <w:pStyle w:val="a"/>
        <w:rPr>
          <w:rFonts w:hint="cs"/>
          <w:rtl/>
        </w:rPr>
      </w:pPr>
      <w:r>
        <w:rPr>
          <w:rFonts w:hint="cs"/>
          <w:rtl/>
        </w:rPr>
        <w:t>אבשלום וילן</w:t>
      </w:r>
      <w:r>
        <w:rPr>
          <w:rFonts w:hint="cs"/>
          <w:rtl/>
        </w:rPr>
        <w:tab/>
      </w:r>
      <w:r>
        <w:rPr>
          <w:rFonts w:hint="cs"/>
          <w:rtl/>
        </w:rPr>
        <w:tab/>
        <w:t>- נגד</w:t>
      </w:r>
    </w:p>
    <w:p w14:paraId="4A81406A" w14:textId="77777777" w:rsidR="00000000" w:rsidRDefault="007C71EE">
      <w:pPr>
        <w:pStyle w:val="a"/>
        <w:rPr>
          <w:rFonts w:hint="cs"/>
          <w:rtl/>
        </w:rPr>
      </w:pPr>
      <w:r>
        <w:rPr>
          <w:rFonts w:hint="cs"/>
          <w:rtl/>
        </w:rPr>
        <w:t>מת</w:t>
      </w:r>
      <w:r>
        <w:rPr>
          <w:rFonts w:hint="cs"/>
          <w:rtl/>
        </w:rPr>
        <w:t xml:space="preserve">ן וילנאי </w:t>
      </w:r>
      <w:r>
        <w:rPr>
          <w:rFonts w:hint="cs"/>
          <w:rtl/>
        </w:rPr>
        <w:tab/>
      </w:r>
      <w:r>
        <w:rPr>
          <w:rFonts w:hint="cs"/>
          <w:rtl/>
        </w:rPr>
        <w:tab/>
        <w:t>- נגד</w:t>
      </w:r>
    </w:p>
    <w:p w14:paraId="5B910F3A" w14:textId="77777777" w:rsidR="00000000" w:rsidRDefault="007C71EE">
      <w:pPr>
        <w:pStyle w:val="a"/>
        <w:rPr>
          <w:rFonts w:hint="cs"/>
          <w:rtl/>
        </w:rPr>
      </w:pPr>
      <w:r>
        <w:rPr>
          <w:rFonts w:hint="cs"/>
          <w:rtl/>
        </w:rPr>
        <w:t>יצחק וקנין</w:t>
      </w:r>
      <w:r>
        <w:rPr>
          <w:rFonts w:hint="cs"/>
          <w:rtl/>
        </w:rPr>
        <w:tab/>
      </w:r>
      <w:r>
        <w:rPr>
          <w:rFonts w:hint="cs"/>
          <w:rtl/>
        </w:rPr>
        <w:tab/>
        <w:t>- נגד</w:t>
      </w:r>
    </w:p>
    <w:p w14:paraId="67021369" w14:textId="77777777" w:rsidR="00000000" w:rsidRDefault="007C71EE">
      <w:pPr>
        <w:pStyle w:val="a"/>
        <w:rPr>
          <w:rFonts w:hint="cs"/>
          <w:rtl/>
        </w:rPr>
      </w:pPr>
      <w:r>
        <w:rPr>
          <w:rFonts w:hint="cs"/>
          <w:rtl/>
        </w:rPr>
        <w:t>נסים זאב</w:t>
      </w:r>
      <w:r>
        <w:rPr>
          <w:rFonts w:hint="cs"/>
          <w:rtl/>
        </w:rPr>
        <w:tab/>
      </w:r>
      <w:r>
        <w:rPr>
          <w:rFonts w:hint="cs"/>
          <w:rtl/>
        </w:rPr>
        <w:tab/>
        <w:t>- אינו נוכח</w:t>
      </w:r>
    </w:p>
    <w:p w14:paraId="55AFA033" w14:textId="77777777" w:rsidR="00000000" w:rsidRDefault="007C71EE">
      <w:pPr>
        <w:pStyle w:val="a"/>
        <w:rPr>
          <w:rFonts w:hint="cs"/>
          <w:rtl/>
        </w:rPr>
      </w:pPr>
      <w:r>
        <w:rPr>
          <w:rFonts w:hint="cs"/>
          <w:rtl/>
        </w:rPr>
        <w:t>ג'מאל זחאלקה</w:t>
      </w:r>
      <w:r>
        <w:rPr>
          <w:rFonts w:hint="cs"/>
          <w:rtl/>
        </w:rPr>
        <w:tab/>
      </w:r>
      <w:r>
        <w:rPr>
          <w:rFonts w:hint="cs"/>
          <w:rtl/>
        </w:rPr>
        <w:tab/>
        <w:t>- נגד</w:t>
      </w:r>
    </w:p>
    <w:p w14:paraId="4DA1A46F" w14:textId="77777777" w:rsidR="00000000" w:rsidRDefault="007C71EE">
      <w:pPr>
        <w:pStyle w:val="a"/>
        <w:rPr>
          <w:rFonts w:hint="cs"/>
          <w:rtl/>
        </w:rPr>
      </w:pPr>
      <w:r>
        <w:rPr>
          <w:rFonts w:hint="cs"/>
          <w:rtl/>
        </w:rPr>
        <w:t xml:space="preserve">אליעזר זנדברג </w:t>
      </w:r>
      <w:r>
        <w:rPr>
          <w:rFonts w:hint="cs"/>
          <w:rtl/>
        </w:rPr>
        <w:tab/>
      </w:r>
      <w:r>
        <w:rPr>
          <w:rFonts w:hint="cs"/>
          <w:rtl/>
        </w:rPr>
        <w:tab/>
        <w:t>- אינו נוכח</w:t>
      </w:r>
    </w:p>
    <w:p w14:paraId="4D2E2358" w14:textId="77777777" w:rsidR="00000000" w:rsidRDefault="007C71EE">
      <w:pPr>
        <w:pStyle w:val="a"/>
        <w:rPr>
          <w:rFonts w:hint="cs"/>
          <w:rtl/>
        </w:rPr>
      </w:pPr>
      <w:r>
        <w:rPr>
          <w:rFonts w:hint="cs"/>
          <w:rtl/>
        </w:rPr>
        <w:t>יחיאל חזן</w:t>
      </w:r>
      <w:r>
        <w:rPr>
          <w:rFonts w:hint="cs"/>
          <w:rtl/>
        </w:rPr>
        <w:tab/>
      </w:r>
      <w:r>
        <w:rPr>
          <w:rFonts w:hint="cs"/>
          <w:rtl/>
        </w:rPr>
        <w:tab/>
        <w:t>- בעד</w:t>
      </w:r>
    </w:p>
    <w:p w14:paraId="7E0ECBD2" w14:textId="77777777" w:rsidR="00000000" w:rsidRDefault="007C71EE">
      <w:pPr>
        <w:pStyle w:val="a"/>
        <w:rPr>
          <w:rFonts w:hint="cs"/>
          <w:rtl/>
        </w:rPr>
      </w:pPr>
      <w:r>
        <w:rPr>
          <w:rFonts w:hint="cs"/>
          <w:rtl/>
        </w:rPr>
        <w:t>רשף חן</w:t>
      </w:r>
      <w:r>
        <w:rPr>
          <w:rFonts w:hint="cs"/>
          <w:rtl/>
        </w:rPr>
        <w:tab/>
      </w:r>
      <w:r>
        <w:rPr>
          <w:rFonts w:hint="cs"/>
          <w:rtl/>
        </w:rPr>
        <w:tab/>
      </w:r>
      <w:r>
        <w:rPr>
          <w:rFonts w:hint="cs"/>
          <w:rtl/>
        </w:rPr>
        <w:tab/>
        <w:t>- בעד</w:t>
      </w:r>
    </w:p>
    <w:p w14:paraId="18AE23DD" w14:textId="77777777" w:rsidR="00000000" w:rsidRDefault="007C71EE">
      <w:pPr>
        <w:pStyle w:val="a"/>
        <w:rPr>
          <w:rFonts w:hint="cs"/>
          <w:rtl/>
        </w:rPr>
      </w:pPr>
      <w:r>
        <w:rPr>
          <w:rFonts w:hint="cs"/>
          <w:rtl/>
        </w:rPr>
        <w:t>ואסל טאהא</w:t>
      </w:r>
      <w:r>
        <w:rPr>
          <w:rFonts w:hint="cs"/>
          <w:rtl/>
        </w:rPr>
        <w:tab/>
      </w:r>
      <w:r>
        <w:rPr>
          <w:rFonts w:hint="cs"/>
          <w:rtl/>
        </w:rPr>
        <w:tab/>
        <w:t>- נגד</w:t>
      </w:r>
    </w:p>
    <w:p w14:paraId="6BA29067" w14:textId="77777777" w:rsidR="00000000" w:rsidRDefault="007C71EE">
      <w:pPr>
        <w:pStyle w:val="a"/>
        <w:rPr>
          <w:rFonts w:hint="cs"/>
          <w:rtl/>
        </w:rPr>
      </w:pPr>
      <w:r>
        <w:rPr>
          <w:rFonts w:hint="cs"/>
          <w:rtl/>
        </w:rPr>
        <w:t>אחמד טיבי</w:t>
      </w:r>
      <w:r>
        <w:rPr>
          <w:rFonts w:hint="cs"/>
          <w:rtl/>
        </w:rPr>
        <w:tab/>
      </w:r>
      <w:r>
        <w:rPr>
          <w:rFonts w:hint="cs"/>
          <w:rtl/>
        </w:rPr>
        <w:tab/>
        <w:t>- נגד</w:t>
      </w:r>
    </w:p>
    <w:p w14:paraId="568AA552" w14:textId="77777777" w:rsidR="00000000" w:rsidRDefault="007C71EE">
      <w:pPr>
        <w:pStyle w:val="a"/>
        <w:rPr>
          <w:rFonts w:hint="cs"/>
          <w:rtl/>
        </w:rPr>
      </w:pPr>
      <w:r>
        <w:rPr>
          <w:rFonts w:hint="cs"/>
          <w:rtl/>
        </w:rPr>
        <w:t xml:space="preserve">דוד טל </w:t>
      </w:r>
      <w:r>
        <w:rPr>
          <w:rFonts w:hint="cs"/>
          <w:rtl/>
        </w:rPr>
        <w:tab/>
      </w:r>
      <w:r>
        <w:rPr>
          <w:rFonts w:hint="cs"/>
          <w:rtl/>
        </w:rPr>
        <w:tab/>
      </w:r>
      <w:r>
        <w:rPr>
          <w:rFonts w:hint="cs"/>
          <w:rtl/>
        </w:rPr>
        <w:tab/>
        <w:t>- אינו נוכח</w:t>
      </w:r>
    </w:p>
    <w:p w14:paraId="1FF515D4" w14:textId="77777777" w:rsidR="00000000" w:rsidRDefault="007C71EE">
      <w:pPr>
        <w:pStyle w:val="a"/>
        <w:rPr>
          <w:rFonts w:hint="cs"/>
          <w:rtl/>
        </w:rPr>
      </w:pPr>
      <w:r>
        <w:rPr>
          <w:rFonts w:hint="cs"/>
          <w:rtl/>
        </w:rPr>
        <w:t xml:space="preserve">יגאל יאסינוב </w:t>
      </w:r>
      <w:r>
        <w:rPr>
          <w:rFonts w:hint="cs"/>
          <w:rtl/>
        </w:rPr>
        <w:tab/>
      </w:r>
      <w:r>
        <w:rPr>
          <w:rFonts w:hint="cs"/>
          <w:rtl/>
        </w:rPr>
        <w:tab/>
        <w:t>- בעד</w:t>
      </w:r>
    </w:p>
    <w:p w14:paraId="18533418" w14:textId="77777777" w:rsidR="00000000" w:rsidRDefault="007C71EE">
      <w:pPr>
        <w:pStyle w:val="a"/>
        <w:rPr>
          <w:rFonts w:hint="cs"/>
          <w:rtl/>
        </w:rPr>
      </w:pPr>
      <w:r>
        <w:rPr>
          <w:rFonts w:hint="cs"/>
          <w:rtl/>
        </w:rPr>
        <w:t xml:space="preserve">שאול יהלום </w:t>
      </w:r>
      <w:r>
        <w:rPr>
          <w:rFonts w:hint="cs"/>
          <w:rtl/>
        </w:rPr>
        <w:tab/>
      </w:r>
      <w:r>
        <w:rPr>
          <w:rFonts w:hint="cs"/>
          <w:rtl/>
        </w:rPr>
        <w:tab/>
        <w:t>- בעד</w:t>
      </w:r>
    </w:p>
    <w:p w14:paraId="4B023A89" w14:textId="77777777" w:rsidR="00000000" w:rsidRDefault="007C71EE">
      <w:pPr>
        <w:pStyle w:val="a"/>
        <w:rPr>
          <w:rFonts w:hint="cs"/>
          <w:rtl/>
        </w:rPr>
      </w:pPr>
      <w:r>
        <w:rPr>
          <w:rFonts w:hint="cs"/>
          <w:rtl/>
        </w:rPr>
        <w:t>אליהו ישי</w:t>
      </w:r>
      <w:r>
        <w:rPr>
          <w:rFonts w:hint="cs"/>
          <w:rtl/>
        </w:rPr>
        <w:tab/>
      </w:r>
      <w:r>
        <w:rPr>
          <w:rFonts w:hint="cs"/>
          <w:rtl/>
        </w:rPr>
        <w:tab/>
        <w:t>- נגד</w:t>
      </w:r>
    </w:p>
    <w:p w14:paraId="2F8C6DFE" w14:textId="77777777" w:rsidR="00000000" w:rsidRDefault="007C71EE">
      <w:pPr>
        <w:pStyle w:val="a"/>
        <w:rPr>
          <w:rFonts w:hint="cs"/>
          <w:rtl/>
        </w:rPr>
      </w:pPr>
      <w:r>
        <w:rPr>
          <w:rFonts w:hint="cs"/>
          <w:rtl/>
        </w:rPr>
        <w:t>אהוד י</w:t>
      </w:r>
      <w:r>
        <w:rPr>
          <w:rFonts w:hint="cs"/>
          <w:rtl/>
        </w:rPr>
        <w:t>תום</w:t>
      </w:r>
      <w:r>
        <w:rPr>
          <w:rFonts w:hint="cs"/>
          <w:rtl/>
        </w:rPr>
        <w:tab/>
      </w:r>
      <w:r>
        <w:rPr>
          <w:rFonts w:hint="cs"/>
          <w:rtl/>
        </w:rPr>
        <w:tab/>
        <w:t>- בעד</w:t>
      </w:r>
    </w:p>
    <w:p w14:paraId="3964630B" w14:textId="77777777" w:rsidR="00000000" w:rsidRDefault="007C71EE">
      <w:pPr>
        <w:pStyle w:val="a"/>
        <w:rPr>
          <w:rFonts w:hint="cs"/>
          <w:rtl/>
        </w:rPr>
      </w:pPr>
      <w:r>
        <w:rPr>
          <w:rFonts w:hint="cs"/>
          <w:rtl/>
        </w:rPr>
        <w:t>דני יתום</w:t>
      </w:r>
      <w:r>
        <w:rPr>
          <w:rFonts w:hint="cs"/>
          <w:rtl/>
        </w:rPr>
        <w:tab/>
      </w:r>
      <w:r>
        <w:rPr>
          <w:rFonts w:hint="cs"/>
          <w:rtl/>
        </w:rPr>
        <w:tab/>
      </w:r>
      <w:r>
        <w:rPr>
          <w:rFonts w:hint="cs"/>
          <w:rtl/>
        </w:rPr>
        <w:tab/>
        <w:t>- נגד</w:t>
      </w:r>
    </w:p>
    <w:p w14:paraId="5B38788F" w14:textId="77777777" w:rsidR="00000000" w:rsidRDefault="007C71EE">
      <w:pPr>
        <w:pStyle w:val="a"/>
        <w:rPr>
          <w:rFonts w:hint="cs"/>
          <w:rtl/>
        </w:rPr>
      </w:pPr>
      <w:r>
        <w:rPr>
          <w:rFonts w:hint="cs"/>
          <w:rtl/>
        </w:rPr>
        <w:t>איתן כבל</w:t>
      </w:r>
      <w:r>
        <w:rPr>
          <w:rFonts w:hint="cs"/>
          <w:rtl/>
        </w:rPr>
        <w:tab/>
      </w:r>
      <w:r>
        <w:rPr>
          <w:rFonts w:hint="cs"/>
          <w:rtl/>
        </w:rPr>
        <w:tab/>
        <w:t>- נגד</w:t>
      </w:r>
    </w:p>
    <w:p w14:paraId="2075DE71" w14:textId="77777777" w:rsidR="00000000" w:rsidRDefault="007C71EE">
      <w:pPr>
        <w:pStyle w:val="a"/>
        <w:rPr>
          <w:rFonts w:hint="cs"/>
          <w:rtl/>
        </w:rPr>
      </w:pPr>
      <w:r>
        <w:rPr>
          <w:rFonts w:hint="cs"/>
          <w:rtl/>
        </w:rPr>
        <w:t xml:space="preserve">אילנה כהן </w:t>
      </w:r>
      <w:r>
        <w:rPr>
          <w:rFonts w:hint="cs"/>
          <w:rtl/>
        </w:rPr>
        <w:tab/>
      </w:r>
      <w:r>
        <w:rPr>
          <w:rFonts w:hint="cs"/>
          <w:rtl/>
        </w:rPr>
        <w:tab/>
        <w:t>- נגד</w:t>
      </w:r>
    </w:p>
    <w:p w14:paraId="64E35C61" w14:textId="77777777" w:rsidR="00000000" w:rsidRDefault="007C71EE">
      <w:pPr>
        <w:pStyle w:val="a"/>
        <w:rPr>
          <w:rFonts w:hint="cs"/>
          <w:rtl/>
        </w:rPr>
      </w:pPr>
      <w:r>
        <w:rPr>
          <w:rFonts w:hint="cs"/>
          <w:rtl/>
        </w:rPr>
        <w:t xml:space="preserve">אליעזר כהן </w:t>
      </w:r>
      <w:r>
        <w:rPr>
          <w:rFonts w:hint="cs"/>
          <w:rtl/>
        </w:rPr>
        <w:tab/>
      </w:r>
      <w:r>
        <w:rPr>
          <w:rFonts w:hint="cs"/>
          <w:rtl/>
        </w:rPr>
        <w:tab/>
        <w:t>- בעד</w:t>
      </w:r>
    </w:p>
    <w:p w14:paraId="015BF273" w14:textId="77777777" w:rsidR="00000000" w:rsidRDefault="007C71EE">
      <w:pPr>
        <w:pStyle w:val="a"/>
        <w:rPr>
          <w:rFonts w:hint="cs"/>
          <w:rtl/>
        </w:rPr>
      </w:pPr>
      <w:r>
        <w:rPr>
          <w:rFonts w:hint="cs"/>
          <w:rtl/>
        </w:rPr>
        <w:t>אמנון כהן</w:t>
      </w:r>
      <w:r>
        <w:rPr>
          <w:rFonts w:hint="cs"/>
          <w:rtl/>
        </w:rPr>
        <w:tab/>
      </w:r>
      <w:r>
        <w:rPr>
          <w:rFonts w:hint="cs"/>
          <w:rtl/>
        </w:rPr>
        <w:tab/>
        <w:t>- נגד</w:t>
      </w:r>
    </w:p>
    <w:p w14:paraId="3F70C6E5" w14:textId="77777777" w:rsidR="00000000" w:rsidRDefault="007C71EE">
      <w:pPr>
        <w:pStyle w:val="a"/>
        <w:rPr>
          <w:rFonts w:hint="cs"/>
          <w:rtl/>
        </w:rPr>
      </w:pPr>
      <w:r>
        <w:rPr>
          <w:rFonts w:hint="cs"/>
          <w:rtl/>
        </w:rPr>
        <w:t xml:space="preserve">יצחק כהן </w:t>
      </w:r>
      <w:r>
        <w:rPr>
          <w:rFonts w:hint="cs"/>
          <w:rtl/>
        </w:rPr>
        <w:tab/>
      </w:r>
      <w:r>
        <w:rPr>
          <w:rFonts w:hint="cs"/>
          <w:rtl/>
        </w:rPr>
        <w:tab/>
        <w:t>- נגד</w:t>
      </w:r>
    </w:p>
    <w:p w14:paraId="648B23F8" w14:textId="77777777" w:rsidR="00000000" w:rsidRDefault="007C71EE">
      <w:pPr>
        <w:pStyle w:val="a"/>
        <w:rPr>
          <w:rFonts w:hint="cs"/>
          <w:rtl/>
        </w:rPr>
      </w:pPr>
      <w:r>
        <w:rPr>
          <w:rFonts w:hint="cs"/>
          <w:rtl/>
        </w:rPr>
        <w:t>רן כהן</w:t>
      </w:r>
      <w:r>
        <w:rPr>
          <w:rFonts w:hint="cs"/>
          <w:rtl/>
        </w:rPr>
        <w:tab/>
      </w:r>
      <w:r>
        <w:rPr>
          <w:rFonts w:hint="cs"/>
          <w:rtl/>
        </w:rPr>
        <w:tab/>
      </w:r>
      <w:r>
        <w:rPr>
          <w:rFonts w:hint="cs"/>
          <w:rtl/>
        </w:rPr>
        <w:tab/>
        <w:t>- נגד</w:t>
      </w:r>
    </w:p>
    <w:p w14:paraId="48EFD229" w14:textId="77777777" w:rsidR="00000000" w:rsidRDefault="007C71EE">
      <w:pPr>
        <w:pStyle w:val="a"/>
        <w:rPr>
          <w:rFonts w:hint="cs"/>
          <w:rtl/>
        </w:rPr>
      </w:pPr>
      <w:r>
        <w:rPr>
          <w:rFonts w:hint="cs"/>
          <w:rtl/>
        </w:rPr>
        <w:t>משה כחלון</w:t>
      </w:r>
      <w:r>
        <w:rPr>
          <w:rFonts w:hint="cs"/>
          <w:rtl/>
        </w:rPr>
        <w:tab/>
      </w:r>
      <w:r>
        <w:rPr>
          <w:rFonts w:hint="cs"/>
          <w:rtl/>
        </w:rPr>
        <w:tab/>
        <w:t>- בעד</w:t>
      </w:r>
    </w:p>
    <w:p w14:paraId="335E4C68" w14:textId="77777777" w:rsidR="00000000" w:rsidRDefault="007C71EE">
      <w:pPr>
        <w:pStyle w:val="a"/>
        <w:rPr>
          <w:rFonts w:hint="cs"/>
          <w:rtl/>
        </w:rPr>
      </w:pPr>
      <w:r>
        <w:rPr>
          <w:rFonts w:hint="cs"/>
          <w:rtl/>
        </w:rPr>
        <w:t>חיים כץ</w:t>
      </w:r>
      <w:r>
        <w:rPr>
          <w:rFonts w:hint="cs"/>
          <w:rtl/>
        </w:rPr>
        <w:tab/>
      </w:r>
      <w:r>
        <w:rPr>
          <w:rFonts w:hint="cs"/>
          <w:rtl/>
        </w:rPr>
        <w:tab/>
      </w:r>
      <w:r>
        <w:rPr>
          <w:rFonts w:hint="cs"/>
          <w:rtl/>
        </w:rPr>
        <w:tab/>
        <w:t>- בעד</w:t>
      </w:r>
    </w:p>
    <w:p w14:paraId="43A5FFA2" w14:textId="77777777" w:rsidR="00000000" w:rsidRDefault="007C71EE">
      <w:pPr>
        <w:pStyle w:val="a"/>
        <w:rPr>
          <w:rFonts w:hint="cs"/>
          <w:rtl/>
        </w:rPr>
      </w:pPr>
      <w:r>
        <w:rPr>
          <w:rFonts w:hint="cs"/>
          <w:rtl/>
        </w:rPr>
        <w:t>ישראל כץ</w:t>
      </w:r>
      <w:r>
        <w:rPr>
          <w:rFonts w:hint="cs"/>
          <w:rtl/>
        </w:rPr>
        <w:tab/>
      </w:r>
      <w:r>
        <w:rPr>
          <w:rFonts w:hint="cs"/>
          <w:rtl/>
        </w:rPr>
        <w:tab/>
        <w:t>- בעד</w:t>
      </w:r>
    </w:p>
    <w:p w14:paraId="524CB920" w14:textId="77777777" w:rsidR="00000000" w:rsidRDefault="007C71EE">
      <w:pPr>
        <w:pStyle w:val="a"/>
        <w:rPr>
          <w:rFonts w:hint="cs"/>
          <w:rtl/>
        </w:rPr>
      </w:pPr>
      <w:r>
        <w:rPr>
          <w:rFonts w:hint="cs"/>
          <w:rtl/>
        </w:rPr>
        <w:t>אתי לבני</w:t>
      </w:r>
      <w:r>
        <w:rPr>
          <w:rFonts w:hint="cs"/>
          <w:rtl/>
        </w:rPr>
        <w:tab/>
      </w:r>
      <w:r>
        <w:rPr>
          <w:rFonts w:hint="cs"/>
          <w:rtl/>
        </w:rPr>
        <w:tab/>
        <w:t>- אינה נוכחת</w:t>
      </w:r>
    </w:p>
    <w:p w14:paraId="6466E135" w14:textId="77777777" w:rsidR="00000000" w:rsidRDefault="007C71EE">
      <w:pPr>
        <w:pStyle w:val="a"/>
        <w:rPr>
          <w:rFonts w:hint="cs"/>
          <w:rtl/>
        </w:rPr>
      </w:pPr>
      <w:r>
        <w:rPr>
          <w:rFonts w:hint="cs"/>
          <w:rtl/>
        </w:rPr>
        <w:t>ציפי לבני</w:t>
      </w:r>
      <w:r>
        <w:rPr>
          <w:rFonts w:hint="cs"/>
          <w:rtl/>
        </w:rPr>
        <w:tab/>
      </w:r>
      <w:r>
        <w:rPr>
          <w:rFonts w:hint="cs"/>
          <w:rtl/>
        </w:rPr>
        <w:tab/>
        <w:t>- בעד</w:t>
      </w:r>
    </w:p>
    <w:p w14:paraId="59DA8D43" w14:textId="77777777" w:rsidR="00000000" w:rsidRDefault="007C71EE">
      <w:pPr>
        <w:pStyle w:val="a"/>
        <w:rPr>
          <w:rFonts w:hint="cs"/>
          <w:rtl/>
        </w:rPr>
      </w:pPr>
      <w:r>
        <w:rPr>
          <w:rFonts w:hint="cs"/>
          <w:rtl/>
        </w:rPr>
        <w:t xml:space="preserve">לימור לבנת </w:t>
      </w:r>
      <w:r>
        <w:rPr>
          <w:rFonts w:hint="cs"/>
          <w:rtl/>
        </w:rPr>
        <w:tab/>
      </w:r>
      <w:r>
        <w:rPr>
          <w:rFonts w:hint="cs"/>
          <w:rtl/>
        </w:rPr>
        <w:tab/>
        <w:t>- בעד</w:t>
      </w:r>
    </w:p>
    <w:p w14:paraId="306A2978" w14:textId="77777777" w:rsidR="00000000" w:rsidRDefault="007C71EE">
      <w:pPr>
        <w:pStyle w:val="a"/>
        <w:rPr>
          <w:rFonts w:hint="cs"/>
          <w:rtl/>
        </w:rPr>
      </w:pPr>
      <w:r>
        <w:rPr>
          <w:rFonts w:hint="cs"/>
          <w:rtl/>
        </w:rPr>
        <w:t xml:space="preserve">דוד לוי </w:t>
      </w:r>
      <w:r>
        <w:rPr>
          <w:rFonts w:hint="cs"/>
          <w:rtl/>
        </w:rPr>
        <w:tab/>
      </w:r>
      <w:r>
        <w:rPr>
          <w:rFonts w:hint="cs"/>
          <w:rtl/>
        </w:rPr>
        <w:tab/>
      </w:r>
      <w:r>
        <w:rPr>
          <w:rFonts w:hint="cs"/>
          <w:rtl/>
        </w:rPr>
        <w:tab/>
        <w:t xml:space="preserve">- אינו </w:t>
      </w:r>
      <w:r>
        <w:rPr>
          <w:rFonts w:hint="cs"/>
          <w:rtl/>
        </w:rPr>
        <w:t>נוכח</w:t>
      </w:r>
    </w:p>
    <w:p w14:paraId="73C5AA2C" w14:textId="77777777" w:rsidR="00000000" w:rsidRDefault="007C71EE">
      <w:pPr>
        <w:pStyle w:val="a"/>
        <w:rPr>
          <w:rFonts w:hint="cs"/>
          <w:rtl/>
        </w:rPr>
      </w:pPr>
      <w:r>
        <w:rPr>
          <w:rFonts w:hint="cs"/>
          <w:rtl/>
        </w:rPr>
        <w:t xml:space="preserve">יצחק לוי </w:t>
      </w:r>
      <w:r>
        <w:rPr>
          <w:rFonts w:hint="cs"/>
          <w:rtl/>
        </w:rPr>
        <w:tab/>
      </w:r>
      <w:r>
        <w:rPr>
          <w:rFonts w:hint="cs"/>
          <w:rtl/>
        </w:rPr>
        <w:tab/>
        <w:t>- בעד</w:t>
      </w:r>
    </w:p>
    <w:p w14:paraId="011E4210" w14:textId="77777777" w:rsidR="00000000" w:rsidRDefault="007C71EE">
      <w:pPr>
        <w:pStyle w:val="a"/>
        <w:rPr>
          <w:rFonts w:hint="cs"/>
          <w:rtl/>
        </w:rPr>
      </w:pPr>
      <w:r>
        <w:rPr>
          <w:rFonts w:hint="cs"/>
          <w:rtl/>
        </w:rPr>
        <w:t>אילן ליבוביץ</w:t>
      </w:r>
      <w:r>
        <w:rPr>
          <w:rFonts w:hint="cs"/>
          <w:rtl/>
        </w:rPr>
        <w:tab/>
      </w:r>
      <w:r>
        <w:rPr>
          <w:rFonts w:hint="cs"/>
          <w:rtl/>
        </w:rPr>
        <w:tab/>
        <w:t>- בעד</w:t>
      </w:r>
    </w:p>
    <w:p w14:paraId="00D91ED5" w14:textId="77777777" w:rsidR="00000000" w:rsidRDefault="007C71EE">
      <w:pPr>
        <w:pStyle w:val="a"/>
        <w:rPr>
          <w:rFonts w:hint="cs"/>
          <w:rtl/>
        </w:rPr>
      </w:pPr>
      <w:r>
        <w:rPr>
          <w:rFonts w:hint="cs"/>
          <w:rtl/>
        </w:rPr>
        <w:t xml:space="preserve">יעקב ליצמן </w:t>
      </w:r>
      <w:r>
        <w:rPr>
          <w:rFonts w:hint="cs"/>
          <w:rtl/>
        </w:rPr>
        <w:tab/>
      </w:r>
      <w:r>
        <w:rPr>
          <w:rFonts w:hint="cs"/>
          <w:rtl/>
        </w:rPr>
        <w:tab/>
        <w:t>- נגד</w:t>
      </w:r>
    </w:p>
    <w:p w14:paraId="24807BA4" w14:textId="77777777" w:rsidR="00000000" w:rsidRDefault="007C71EE">
      <w:pPr>
        <w:pStyle w:val="a"/>
        <w:rPr>
          <w:rFonts w:hint="cs"/>
          <w:rtl/>
        </w:rPr>
      </w:pPr>
      <w:r>
        <w:rPr>
          <w:rFonts w:hint="cs"/>
          <w:rtl/>
        </w:rPr>
        <w:t xml:space="preserve">עוזי לנדאו </w:t>
      </w:r>
      <w:r>
        <w:rPr>
          <w:rFonts w:hint="cs"/>
          <w:rtl/>
        </w:rPr>
        <w:tab/>
      </w:r>
      <w:r>
        <w:rPr>
          <w:rFonts w:hint="cs"/>
          <w:rtl/>
        </w:rPr>
        <w:tab/>
        <w:t>- בעד</w:t>
      </w:r>
    </w:p>
    <w:p w14:paraId="701412A2" w14:textId="77777777" w:rsidR="00000000" w:rsidRDefault="007C71EE">
      <w:pPr>
        <w:pStyle w:val="a"/>
        <w:rPr>
          <w:rFonts w:hint="cs"/>
          <w:rtl/>
        </w:rPr>
      </w:pPr>
      <w:r>
        <w:rPr>
          <w:rFonts w:hint="cs"/>
          <w:rtl/>
        </w:rPr>
        <w:t xml:space="preserve">יוסף לפיד </w:t>
      </w:r>
      <w:r>
        <w:rPr>
          <w:rFonts w:hint="cs"/>
          <w:rtl/>
        </w:rPr>
        <w:tab/>
      </w:r>
      <w:r>
        <w:rPr>
          <w:rFonts w:hint="cs"/>
          <w:rtl/>
        </w:rPr>
        <w:tab/>
        <w:t>- בעד</w:t>
      </w:r>
    </w:p>
    <w:p w14:paraId="4D1BD06B" w14:textId="77777777" w:rsidR="00000000" w:rsidRDefault="007C71EE">
      <w:pPr>
        <w:pStyle w:val="a"/>
        <w:rPr>
          <w:rFonts w:hint="cs"/>
          <w:rtl/>
        </w:rPr>
      </w:pPr>
      <w:r>
        <w:rPr>
          <w:rFonts w:hint="cs"/>
          <w:rtl/>
        </w:rPr>
        <w:t xml:space="preserve">עסאם מח'ול </w:t>
      </w:r>
      <w:r>
        <w:rPr>
          <w:rFonts w:hint="cs"/>
          <w:rtl/>
        </w:rPr>
        <w:tab/>
      </w:r>
      <w:r>
        <w:rPr>
          <w:rFonts w:hint="cs"/>
          <w:rtl/>
        </w:rPr>
        <w:tab/>
        <w:t>- נגד</w:t>
      </w:r>
    </w:p>
    <w:p w14:paraId="3F1768F8" w14:textId="77777777" w:rsidR="00000000" w:rsidRDefault="007C71EE">
      <w:pPr>
        <w:pStyle w:val="a"/>
        <w:rPr>
          <w:rFonts w:hint="cs"/>
          <w:rtl/>
        </w:rPr>
      </w:pPr>
      <w:r>
        <w:rPr>
          <w:rFonts w:hint="cs"/>
          <w:rtl/>
        </w:rPr>
        <w:t xml:space="preserve">מיכאל מלכיאור </w:t>
      </w:r>
      <w:r>
        <w:rPr>
          <w:rFonts w:hint="cs"/>
          <w:rtl/>
        </w:rPr>
        <w:tab/>
      </w:r>
      <w:r>
        <w:rPr>
          <w:rFonts w:hint="cs"/>
          <w:rtl/>
        </w:rPr>
        <w:tab/>
        <w:t>- נגד</w:t>
      </w:r>
    </w:p>
    <w:p w14:paraId="0022D29B" w14:textId="77777777" w:rsidR="00000000" w:rsidRDefault="007C71EE">
      <w:pPr>
        <w:pStyle w:val="a"/>
        <w:rPr>
          <w:rFonts w:hint="cs"/>
          <w:rtl/>
        </w:rPr>
      </w:pPr>
      <w:r>
        <w:rPr>
          <w:rFonts w:hint="cs"/>
          <w:rtl/>
        </w:rPr>
        <w:t>עמרם מצנע</w:t>
      </w:r>
      <w:r>
        <w:rPr>
          <w:rFonts w:hint="cs"/>
          <w:rtl/>
        </w:rPr>
        <w:tab/>
      </w:r>
      <w:r>
        <w:rPr>
          <w:rFonts w:hint="cs"/>
          <w:rtl/>
        </w:rPr>
        <w:tab/>
        <w:t>- נגד</w:t>
      </w:r>
    </w:p>
    <w:p w14:paraId="52F635FC" w14:textId="77777777" w:rsidR="00000000" w:rsidRDefault="007C71EE">
      <w:pPr>
        <w:pStyle w:val="a"/>
        <w:rPr>
          <w:rFonts w:hint="cs"/>
          <w:rtl/>
        </w:rPr>
      </w:pPr>
      <w:r>
        <w:rPr>
          <w:rFonts w:hint="cs"/>
          <w:rtl/>
        </w:rPr>
        <w:t xml:space="preserve">יעקב מרגי </w:t>
      </w:r>
      <w:r>
        <w:rPr>
          <w:rFonts w:hint="cs"/>
          <w:rtl/>
        </w:rPr>
        <w:tab/>
      </w:r>
      <w:r>
        <w:rPr>
          <w:rFonts w:hint="cs"/>
          <w:rtl/>
        </w:rPr>
        <w:tab/>
        <w:t>- נגד</w:t>
      </w:r>
    </w:p>
    <w:p w14:paraId="4A81EECC" w14:textId="77777777" w:rsidR="00000000" w:rsidRDefault="007C71EE">
      <w:pPr>
        <w:pStyle w:val="a"/>
        <w:rPr>
          <w:rFonts w:hint="cs"/>
          <w:rtl/>
        </w:rPr>
      </w:pPr>
      <w:r>
        <w:rPr>
          <w:rFonts w:hint="cs"/>
          <w:rtl/>
        </w:rPr>
        <w:t xml:space="preserve">יהודית נאות </w:t>
      </w:r>
      <w:r>
        <w:rPr>
          <w:rFonts w:hint="cs"/>
          <w:rtl/>
        </w:rPr>
        <w:tab/>
      </w:r>
      <w:r>
        <w:rPr>
          <w:rFonts w:hint="cs"/>
          <w:rtl/>
        </w:rPr>
        <w:tab/>
        <w:t>- בעד</w:t>
      </w:r>
    </w:p>
    <w:p w14:paraId="75B2DFB3" w14:textId="77777777" w:rsidR="00000000" w:rsidRDefault="007C71EE">
      <w:pPr>
        <w:pStyle w:val="a"/>
        <w:rPr>
          <w:rFonts w:hint="cs"/>
          <w:rtl/>
        </w:rPr>
      </w:pPr>
      <w:r>
        <w:rPr>
          <w:rFonts w:hint="cs"/>
          <w:rtl/>
        </w:rPr>
        <w:t xml:space="preserve">משולם נהרי </w:t>
      </w:r>
      <w:r>
        <w:rPr>
          <w:rFonts w:hint="cs"/>
          <w:rtl/>
        </w:rPr>
        <w:tab/>
      </w:r>
      <w:r>
        <w:rPr>
          <w:rFonts w:hint="cs"/>
          <w:rtl/>
        </w:rPr>
        <w:tab/>
        <w:t>- אינו נוכח</w:t>
      </w:r>
    </w:p>
    <w:p w14:paraId="6A3CBCD4" w14:textId="77777777" w:rsidR="00000000" w:rsidRDefault="007C71EE">
      <w:pPr>
        <w:pStyle w:val="a"/>
        <w:rPr>
          <w:rFonts w:hint="cs"/>
          <w:rtl/>
        </w:rPr>
      </w:pPr>
      <w:r>
        <w:rPr>
          <w:rFonts w:hint="cs"/>
          <w:rtl/>
        </w:rPr>
        <w:t xml:space="preserve">מיכאל נודלמן </w:t>
      </w:r>
      <w:r>
        <w:rPr>
          <w:rFonts w:hint="cs"/>
          <w:rtl/>
        </w:rPr>
        <w:tab/>
      </w:r>
      <w:r>
        <w:rPr>
          <w:rFonts w:hint="cs"/>
          <w:rtl/>
        </w:rPr>
        <w:tab/>
        <w:t>- אינו נוכח</w:t>
      </w:r>
    </w:p>
    <w:p w14:paraId="3724F2F3" w14:textId="77777777" w:rsidR="00000000" w:rsidRDefault="007C71EE">
      <w:pPr>
        <w:pStyle w:val="a"/>
        <w:rPr>
          <w:rFonts w:hint="cs"/>
          <w:rtl/>
        </w:rPr>
      </w:pPr>
      <w:r>
        <w:rPr>
          <w:rFonts w:hint="cs"/>
          <w:rtl/>
        </w:rPr>
        <w:t xml:space="preserve">דני נוה </w:t>
      </w:r>
      <w:r>
        <w:rPr>
          <w:rFonts w:hint="cs"/>
          <w:rtl/>
        </w:rPr>
        <w:tab/>
      </w:r>
      <w:r>
        <w:rPr>
          <w:rFonts w:hint="cs"/>
          <w:rtl/>
        </w:rPr>
        <w:tab/>
      </w:r>
      <w:r>
        <w:rPr>
          <w:rFonts w:hint="cs"/>
          <w:rtl/>
        </w:rPr>
        <w:tab/>
        <w:t>- בעד</w:t>
      </w:r>
    </w:p>
    <w:p w14:paraId="1F891744" w14:textId="77777777" w:rsidR="00000000" w:rsidRDefault="007C71EE">
      <w:pPr>
        <w:pStyle w:val="a"/>
        <w:rPr>
          <w:rFonts w:hint="cs"/>
          <w:rtl/>
        </w:rPr>
      </w:pPr>
      <w:r>
        <w:rPr>
          <w:rFonts w:hint="cs"/>
          <w:rtl/>
        </w:rPr>
        <w:t xml:space="preserve">אורית נוקד </w:t>
      </w:r>
      <w:r>
        <w:rPr>
          <w:rFonts w:hint="cs"/>
          <w:rtl/>
        </w:rPr>
        <w:tab/>
      </w:r>
      <w:r>
        <w:rPr>
          <w:rFonts w:hint="cs"/>
          <w:rtl/>
        </w:rPr>
        <w:tab/>
        <w:t>- נגד</w:t>
      </w:r>
    </w:p>
    <w:p w14:paraId="694E4E03" w14:textId="77777777" w:rsidR="00000000" w:rsidRDefault="007C71EE">
      <w:pPr>
        <w:pStyle w:val="a"/>
        <w:rPr>
          <w:rFonts w:hint="cs"/>
          <w:rtl/>
        </w:rPr>
      </w:pPr>
      <w:r>
        <w:rPr>
          <w:rFonts w:hint="cs"/>
          <w:rtl/>
        </w:rPr>
        <w:t>לאה נס</w:t>
      </w:r>
      <w:r>
        <w:rPr>
          <w:rFonts w:hint="cs"/>
          <w:rtl/>
        </w:rPr>
        <w:tab/>
      </w:r>
      <w:r>
        <w:rPr>
          <w:rFonts w:hint="cs"/>
          <w:rtl/>
        </w:rPr>
        <w:tab/>
      </w:r>
      <w:r>
        <w:rPr>
          <w:rFonts w:hint="cs"/>
          <w:rtl/>
        </w:rPr>
        <w:tab/>
        <w:t>בעד</w:t>
      </w:r>
    </w:p>
    <w:p w14:paraId="7C13BFC6" w14:textId="77777777" w:rsidR="00000000" w:rsidRDefault="007C71EE">
      <w:pPr>
        <w:pStyle w:val="a"/>
        <w:rPr>
          <w:rFonts w:hint="cs"/>
          <w:rtl/>
        </w:rPr>
      </w:pPr>
      <w:r>
        <w:rPr>
          <w:rFonts w:hint="cs"/>
          <w:rtl/>
        </w:rPr>
        <w:t xml:space="preserve">בנימין נתניהו </w:t>
      </w:r>
      <w:r>
        <w:rPr>
          <w:rFonts w:hint="cs"/>
          <w:rtl/>
        </w:rPr>
        <w:tab/>
      </w:r>
      <w:r>
        <w:rPr>
          <w:rFonts w:hint="cs"/>
          <w:rtl/>
        </w:rPr>
        <w:tab/>
        <w:t>- בעד</w:t>
      </w:r>
    </w:p>
    <w:p w14:paraId="1CB10458" w14:textId="77777777" w:rsidR="00000000" w:rsidRDefault="007C71EE">
      <w:pPr>
        <w:pStyle w:val="a"/>
        <w:tabs>
          <w:tab w:val="left" w:pos="3446"/>
          <w:tab w:val="left" w:pos="3986"/>
        </w:tabs>
        <w:rPr>
          <w:rFonts w:hint="cs"/>
          <w:rtl/>
        </w:rPr>
      </w:pPr>
      <w:r>
        <w:rPr>
          <w:rFonts w:hint="cs"/>
          <w:rtl/>
        </w:rPr>
        <w:t>מרינה סולודקין</w:t>
      </w:r>
      <w:r>
        <w:rPr>
          <w:rFonts w:hint="cs"/>
          <w:rtl/>
        </w:rPr>
        <w:tab/>
        <w:t>-</w:t>
      </w:r>
      <w:r>
        <w:rPr>
          <w:rFonts w:hint="cs"/>
          <w:rtl/>
        </w:rPr>
        <w:tab/>
        <w:t>אינה נוכחת</w:t>
      </w:r>
    </w:p>
    <w:p w14:paraId="4E006FB9" w14:textId="77777777" w:rsidR="00000000" w:rsidRDefault="007C71EE">
      <w:pPr>
        <w:pStyle w:val="a"/>
        <w:tabs>
          <w:tab w:val="left" w:pos="3446"/>
          <w:tab w:val="left" w:pos="3986"/>
        </w:tabs>
        <w:rPr>
          <w:rFonts w:hint="cs"/>
          <w:rtl/>
        </w:rPr>
      </w:pPr>
      <w:r>
        <w:rPr>
          <w:rFonts w:hint="cs"/>
          <w:rtl/>
        </w:rPr>
        <w:t>ניסן סלומינסקי</w:t>
      </w:r>
      <w:r>
        <w:rPr>
          <w:rFonts w:hint="cs"/>
          <w:rtl/>
        </w:rPr>
        <w:tab/>
        <w:t>-</w:t>
      </w:r>
      <w:r>
        <w:rPr>
          <w:rFonts w:hint="cs"/>
          <w:rtl/>
        </w:rPr>
        <w:tab/>
        <w:t>בעד</w:t>
      </w:r>
    </w:p>
    <w:p w14:paraId="01CAD830" w14:textId="77777777" w:rsidR="00000000" w:rsidRDefault="007C71EE">
      <w:pPr>
        <w:pStyle w:val="a"/>
        <w:tabs>
          <w:tab w:val="left" w:pos="3446"/>
          <w:tab w:val="left" w:pos="3986"/>
        </w:tabs>
        <w:rPr>
          <w:rFonts w:hint="cs"/>
          <w:rtl/>
        </w:rPr>
      </w:pPr>
      <w:r>
        <w:rPr>
          <w:rFonts w:hint="cs"/>
          <w:rtl/>
        </w:rPr>
        <w:t>אפרים סנה</w:t>
      </w:r>
      <w:r>
        <w:rPr>
          <w:rFonts w:hint="cs"/>
          <w:rtl/>
        </w:rPr>
        <w:tab/>
        <w:t>-</w:t>
      </w:r>
      <w:r>
        <w:rPr>
          <w:rFonts w:hint="cs"/>
          <w:rtl/>
        </w:rPr>
        <w:tab/>
        <w:t>נגד</w:t>
      </w:r>
    </w:p>
    <w:p w14:paraId="5DD463F4" w14:textId="77777777" w:rsidR="00000000" w:rsidRDefault="007C71EE">
      <w:pPr>
        <w:pStyle w:val="a"/>
        <w:tabs>
          <w:tab w:val="left" w:pos="3446"/>
          <w:tab w:val="left" w:pos="3986"/>
        </w:tabs>
        <w:rPr>
          <w:rFonts w:hint="cs"/>
          <w:rtl/>
        </w:rPr>
      </w:pPr>
      <w:r>
        <w:rPr>
          <w:rFonts w:hint="cs"/>
          <w:rtl/>
        </w:rPr>
        <w:t>גדעון סער</w:t>
      </w:r>
      <w:r>
        <w:rPr>
          <w:rFonts w:hint="cs"/>
          <w:rtl/>
        </w:rPr>
        <w:tab/>
        <w:t>-</w:t>
      </w:r>
      <w:r>
        <w:rPr>
          <w:rFonts w:hint="cs"/>
          <w:rtl/>
        </w:rPr>
        <w:tab/>
        <w:t>בעד</w:t>
      </w:r>
    </w:p>
    <w:p w14:paraId="380B8287" w14:textId="77777777" w:rsidR="00000000" w:rsidRDefault="007C71EE">
      <w:pPr>
        <w:pStyle w:val="a"/>
        <w:tabs>
          <w:tab w:val="left" w:pos="3446"/>
          <w:tab w:val="left" w:pos="3986"/>
        </w:tabs>
        <w:rPr>
          <w:rFonts w:hint="cs"/>
          <w:rtl/>
        </w:rPr>
      </w:pPr>
      <w:r>
        <w:rPr>
          <w:rFonts w:hint="cs"/>
          <w:rtl/>
        </w:rPr>
        <w:t>גדעון עזרא</w:t>
      </w:r>
      <w:r>
        <w:rPr>
          <w:rFonts w:hint="cs"/>
          <w:rtl/>
        </w:rPr>
        <w:tab/>
        <w:t>-</w:t>
      </w:r>
      <w:r>
        <w:rPr>
          <w:rFonts w:hint="cs"/>
          <w:rtl/>
        </w:rPr>
        <w:tab/>
        <w:t>בעד</w:t>
      </w:r>
    </w:p>
    <w:p w14:paraId="2C9B3B54" w14:textId="77777777" w:rsidR="00000000" w:rsidRDefault="007C71EE">
      <w:pPr>
        <w:pStyle w:val="a"/>
        <w:tabs>
          <w:tab w:val="left" w:pos="3446"/>
          <w:tab w:val="left" w:pos="3986"/>
        </w:tabs>
        <w:rPr>
          <w:rFonts w:hint="cs"/>
          <w:rtl/>
        </w:rPr>
      </w:pPr>
      <w:r>
        <w:rPr>
          <w:rFonts w:hint="cs"/>
          <w:rtl/>
        </w:rPr>
        <w:t>מל פולישוק-בלוך</w:t>
      </w:r>
      <w:r>
        <w:rPr>
          <w:rFonts w:hint="cs"/>
          <w:rtl/>
        </w:rPr>
        <w:tab/>
        <w:t>-</w:t>
      </w:r>
      <w:r>
        <w:rPr>
          <w:rFonts w:hint="cs"/>
          <w:rtl/>
        </w:rPr>
        <w:tab/>
        <w:t>אינה נוכחת</w:t>
      </w:r>
    </w:p>
    <w:p w14:paraId="5A3FC787" w14:textId="77777777" w:rsidR="00000000" w:rsidRDefault="007C71EE">
      <w:pPr>
        <w:pStyle w:val="a"/>
        <w:tabs>
          <w:tab w:val="left" w:pos="3446"/>
          <w:tab w:val="left" w:pos="3986"/>
        </w:tabs>
        <w:rPr>
          <w:rFonts w:hint="cs"/>
          <w:rtl/>
        </w:rPr>
      </w:pPr>
      <w:r>
        <w:rPr>
          <w:rFonts w:hint="cs"/>
          <w:rtl/>
        </w:rPr>
        <w:t>אברהם פורז</w:t>
      </w:r>
      <w:r>
        <w:rPr>
          <w:rFonts w:hint="cs"/>
          <w:rtl/>
        </w:rPr>
        <w:tab/>
        <w:t>-</w:t>
      </w:r>
      <w:r>
        <w:rPr>
          <w:rFonts w:hint="cs"/>
          <w:rtl/>
        </w:rPr>
        <w:tab/>
        <w:t>בעד</w:t>
      </w:r>
    </w:p>
    <w:p w14:paraId="5BD660DB" w14:textId="77777777" w:rsidR="00000000" w:rsidRDefault="007C71EE">
      <w:pPr>
        <w:pStyle w:val="a"/>
        <w:tabs>
          <w:tab w:val="left" w:pos="3446"/>
          <w:tab w:val="left" w:pos="3986"/>
        </w:tabs>
        <w:rPr>
          <w:rFonts w:hint="cs"/>
          <w:rtl/>
        </w:rPr>
      </w:pPr>
      <w:r>
        <w:rPr>
          <w:rFonts w:hint="cs"/>
          <w:rtl/>
        </w:rPr>
        <w:t>אופיר פינס-פז</w:t>
      </w:r>
      <w:r>
        <w:rPr>
          <w:rFonts w:hint="cs"/>
          <w:rtl/>
        </w:rPr>
        <w:tab/>
        <w:t>-</w:t>
      </w:r>
      <w:r>
        <w:rPr>
          <w:rFonts w:hint="cs"/>
          <w:rtl/>
        </w:rPr>
        <w:tab/>
        <w:t>נגד</w:t>
      </w:r>
    </w:p>
    <w:p w14:paraId="4A4E9118" w14:textId="77777777" w:rsidR="00000000" w:rsidRDefault="007C71EE">
      <w:pPr>
        <w:pStyle w:val="a"/>
        <w:tabs>
          <w:tab w:val="left" w:pos="3446"/>
          <w:tab w:val="left" w:pos="3986"/>
        </w:tabs>
        <w:rPr>
          <w:rFonts w:hint="cs"/>
          <w:rtl/>
        </w:rPr>
      </w:pPr>
      <w:r>
        <w:rPr>
          <w:rFonts w:hint="cs"/>
          <w:rtl/>
        </w:rPr>
        <w:t>גילה פינקלשטיין</w:t>
      </w:r>
      <w:r>
        <w:rPr>
          <w:rFonts w:hint="cs"/>
          <w:rtl/>
        </w:rPr>
        <w:tab/>
        <w:t>-</w:t>
      </w:r>
      <w:r>
        <w:rPr>
          <w:rFonts w:hint="cs"/>
          <w:rtl/>
        </w:rPr>
        <w:tab/>
        <w:t>בעד</w:t>
      </w:r>
    </w:p>
    <w:p w14:paraId="43210FE6" w14:textId="77777777" w:rsidR="00000000" w:rsidRDefault="007C71EE">
      <w:pPr>
        <w:pStyle w:val="a"/>
        <w:tabs>
          <w:tab w:val="left" w:pos="3446"/>
          <w:tab w:val="left" w:pos="3986"/>
        </w:tabs>
        <w:rPr>
          <w:rFonts w:hint="cs"/>
          <w:rtl/>
        </w:rPr>
      </w:pPr>
      <w:r>
        <w:rPr>
          <w:rFonts w:hint="cs"/>
          <w:rtl/>
        </w:rPr>
        <w:t>מאיר פרוש</w:t>
      </w:r>
      <w:r>
        <w:rPr>
          <w:rFonts w:hint="cs"/>
          <w:rtl/>
        </w:rPr>
        <w:tab/>
        <w:t>-</w:t>
      </w:r>
      <w:r>
        <w:rPr>
          <w:rFonts w:hint="cs"/>
          <w:rtl/>
        </w:rPr>
        <w:tab/>
        <w:t>נגד</w:t>
      </w:r>
    </w:p>
    <w:p w14:paraId="666BBDA6" w14:textId="77777777" w:rsidR="00000000" w:rsidRDefault="007C71EE">
      <w:pPr>
        <w:pStyle w:val="a"/>
        <w:tabs>
          <w:tab w:val="left" w:pos="3446"/>
          <w:tab w:val="left" w:pos="3986"/>
        </w:tabs>
        <w:rPr>
          <w:rFonts w:hint="cs"/>
          <w:rtl/>
        </w:rPr>
      </w:pPr>
      <w:r>
        <w:rPr>
          <w:rFonts w:hint="cs"/>
          <w:rtl/>
        </w:rPr>
        <w:t>יוסף פריצקי</w:t>
      </w:r>
      <w:r>
        <w:rPr>
          <w:rFonts w:hint="cs"/>
          <w:rtl/>
        </w:rPr>
        <w:tab/>
        <w:t>-</w:t>
      </w:r>
      <w:r>
        <w:rPr>
          <w:rFonts w:hint="cs"/>
          <w:rtl/>
        </w:rPr>
        <w:tab/>
        <w:t>בעד</w:t>
      </w:r>
    </w:p>
    <w:p w14:paraId="4E577401" w14:textId="77777777" w:rsidR="00000000" w:rsidRDefault="007C71EE">
      <w:pPr>
        <w:pStyle w:val="a"/>
        <w:tabs>
          <w:tab w:val="left" w:pos="3446"/>
          <w:tab w:val="left" w:pos="3986"/>
        </w:tabs>
        <w:rPr>
          <w:rFonts w:hint="cs"/>
          <w:rtl/>
        </w:rPr>
      </w:pPr>
      <w:r>
        <w:rPr>
          <w:rFonts w:hint="cs"/>
          <w:rtl/>
        </w:rPr>
        <w:t>שמעון פרס</w:t>
      </w:r>
      <w:r>
        <w:rPr>
          <w:rFonts w:hint="cs"/>
          <w:rtl/>
        </w:rPr>
        <w:tab/>
        <w:t>-</w:t>
      </w:r>
      <w:r>
        <w:rPr>
          <w:rFonts w:hint="cs"/>
          <w:rtl/>
        </w:rPr>
        <w:tab/>
        <w:t>נגד</w:t>
      </w:r>
    </w:p>
    <w:p w14:paraId="0C0A1705" w14:textId="77777777" w:rsidR="00000000" w:rsidRDefault="007C71EE">
      <w:pPr>
        <w:pStyle w:val="a"/>
        <w:tabs>
          <w:tab w:val="left" w:pos="3446"/>
          <w:tab w:val="left" w:pos="3986"/>
        </w:tabs>
        <w:rPr>
          <w:rFonts w:hint="cs"/>
          <w:rtl/>
        </w:rPr>
      </w:pPr>
      <w:r>
        <w:rPr>
          <w:rFonts w:hint="cs"/>
          <w:rtl/>
        </w:rPr>
        <w:t>יאיר פרץ</w:t>
      </w:r>
      <w:r>
        <w:rPr>
          <w:rFonts w:hint="cs"/>
          <w:rtl/>
        </w:rPr>
        <w:tab/>
        <w:t>-</w:t>
      </w:r>
      <w:r>
        <w:rPr>
          <w:rFonts w:hint="cs"/>
          <w:rtl/>
        </w:rPr>
        <w:tab/>
        <w:t>נגד</w:t>
      </w:r>
    </w:p>
    <w:p w14:paraId="7A21C752" w14:textId="77777777" w:rsidR="00000000" w:rsidRDefault="007C71EE">
      <w:pPr>
        <w:pStyle w:val="a"/>
        <w:tabs>
          <w:tab w:val="left" w:pos="3446"/>
          <w:tab w:val="left" w:pos="3986"/>
        </w:tabs>
        <w:rPr>
          <w:rFonts w:hint="cs"/>
          <w:rtl/>
        </w:rPr>
      </w:pPr>
      <w:r>
        <w:rPr>
          <w:rFonts w:hint="cs"/>
          <w:rtl/>
        </w:rPr>
        <w:t>עמיר פרץ</w:t>
      </w:r>
      <w:r>
        <w:rPr>
          <w:rFonts w:hint="cs"/>
          <w:rtl/>
        </w:rPr>
        <w:tab/>
        <w:t>-</w:t>
      </w:r>
      <w:r>
        <w:rPr>
          <w:rFonts w:hint="cs"/>
          <w:rtl/>
        </w:rPr>
        <w:tab/>
        <w:t>אינו נוכח</w:t>
      </w:r>
    </w:p>
    <w:p w14:paraId="7CE890F1" w14:textId="77777777" w:rsidR="00000000" w:rsidRDefault="007C71EE">
      <w:pPr>
        <w:pStyle w:val="a"/>
        <w:tabs>
          <w:tab w:val="left" w:pos="3446"/>
          <w:tab w:val="left" w:pos="3986"/>
        </w:tabs>
        <w:rPr>
          <w:rFonts w:hint="cs"/>
          <w:rtl/>
        </w:rPr>
      </w:pPr>
      <w:r>
        <w:rPr>
          <w:rFonts w:hint="cs"/>
          <w:rtl/>
        </w:rPr>
        <w:t>איוב קרא</w:t>
      </w:r>
      <w:r>
        <w:rPr>
          <w:rFonts w:hint="cs"/>
          <w:rtl/>
        </w:rPr>
        <w:tab/>
        <w:t>-</w:t>
      </w:r>
      <w:r>
        <w:rPr>
          <w:rFonts w:hint="cs"/>
          <w:rtl/>
        </w:rPr>
        <w:tab/>
        <w:t>בעד</w:t>
      </w:r>
    </w:p>
    <w:p w14:paraId="010D6D02" w14:textId="77777777" w:rsidR="00000000" w:rsidRDefault="007C71EE">
      <w:pPr>
        <w:pStyle w:val="a"/>
        <w:tabs>
          <w:tab w:val="left" w:pos="3446"/>
          <w:tab w:val="left" w:pos="3986"/>
        </w:tabs>
        <w:rPr>
          <w:rFonts w:hint="cs"/>
          <w:rtl/>
        </w:rPr>
      </w:pPr>
      <w:r>
        <w:rPr>
          <w:rFonts w:hint="cs"/>
          <w:rtl/>
        </w:rPr>
        <w:t>אברהם רביץ</w:t>
      </w:r>
      <w:r>
        <w:rPr>
          <w:rFonts w:hint="cs"/>
          <w:rtl/>
        </w:rPr>
        <w:tab/>
        <w:t>-</w:t>
      </w:r>
      <w:r>
        <w:rPr>
          <w:rFonts w:hint="cs"/>
          <w:rtl/>
        </w:rPr>
        <w:tab/>
        <w:t>אינו נוכח</w:t>
      </w:r>
    </w:p>
    <w:p w14:paraId="7B1B9826" w14:textId="77777777" w:rsidR="00000000" w:rsidRDefault="007C71EE">
      <w:pPr>
        <w:pStyle w:val="a"/>
        <w:tabs>
          <w:tab w:val="left" w:pos="3446"/>
          <w:tab w:val="left" w:pos="3986"/>
        </w:tabs>
        <w:rPr>
          <w:rFonts w:hint="cs"/>
          <w:rtl/>
        </w:rPr>
      </w:pPr>
      <w:r>
        <w:rPr>
          <w:rFonts w:hint="cs"/>
          <w:rtl/>
        </w:rPr>
        <w:t>ראובן ריבלין</w:t>
      </w:r>
      <w:r>
        <w:rPr>
          <w:rFonts w:hint="cs"/>
          <w:rtl/>
        </w:rPr>
        <w:tab/>
        <w:t>-</w:t>
      </w:r>
      <w:r>
        <w:rPr>
          <w:rFonts w:hint="cs"/>
          <w:rtl/>
        </w:rPr>
        <w:tab/>
        <w:t>בעד</w:t>
      </w:r>
    </w:p>
    <w:p w14:paraId="6CA8F35F" w14:textId="77777777" w:rsidR="00000000" w:rsidRDefault="007C71EE">
      <w:pPr>
        <w:pStyle w:val="a"/>
        <w:tabs>
          <w:tab w:val="left" w:pos="3446"/>
          <w:tab w:val="left" w:pos="3986"/>
        </w:tabs>
        <w:rPr>
          <w:rFonts w:hint="cs"/>
          <w:rtl/>
        </w:rPr>
      </w:pPr>
      <w:r>
        <w:rPr>
          <w:rFonts w:hint="cs"/>
          <w:rtl/>
        </w:rPr>
        <w:t>חיים רמון</w:t>
      </w:r>
      <w:r>
        <w:rPr>
          <w:rFonts w:hint="cs"/>
          <w:rtl/>
        </w:rPr>
        <w:tab/>
        <w:t>-</w:t>
      </w:r>
      <w:r>
        <w:rPr>
          <w:rFonts w:hint="cs"/>
          <w:rtl/>
        </w:rPr>
        <w:tab/>
        <w:t>נגד</w:t>
      </w:r>
    </w:p>
    <w:p w14:paraId="288D7BC6" w14:textId="77777777" w:rsidR="00000000" w:rsidRDefault="007C71EE">
      <w:pPr>
        <w:pStyle w:val="a"/>
        <w:tabs>
          <w:tab w:val="left" w:pos="3446"/>
          <w:tab w:val="left" w:pos="3986"/>
        </w:tabs>
        <w:rPr>
          <w:rFonts w:hint="cs"/>
          <w:rtl/>
        </w:rPr>
      </w:pPr>
      <w:r>
        <w:rPr>
          <w:rFonts w:hint="cs"/>
          <w:rtl/>
        </w:rPr>
        <w:t>אהוד רצאבי</w:t>
      </w:r>
      <w:r>
        <w:rPr>
          <w:rFonts w:hint="cs"/>
          <w:rtl/>
        </w:rPr>
        <w:tab/>
        <w:t>-</w:t>
      </w:r>
      <w:r>
        <w:rPr>
          <w:rFonts w:hint="cs"/>
          <w:rtl/>
        </w:rPr>
        <w:tab/>
        <w:t>בעד</w:t>
      </w:r>
    </w:p>
    <w:p w14:paraId="56D222EF" w14:textId="77777777" w:rsidR="00000000" w:rsidRDefault="007C71EE">
      <w:pPr>
        <w:pStyle w:val="a"/>
        <w:tabs>
          <w:tab w:val="left" w:pos="3446"/>
          <w:tab w:val="left" w:pos="3986"/>
        </w:tabs>
        <w:rPr>
          <w:rFonts w:hint="cs"/>
          <w:rtl/>
        </w:rPr>
      </w:pPr>
      <w:r>
        <w:rPr>
          <w:rFonts w:hint="cs"/>
          <w:rtl/>
        </w:rPr>
        <w:t>מיכאל רצון</w:t>
      </w:r>
      <w:r>
        <w:rPr>
          <w:rFonts w:hint="cs"/>
          <w:rtl/>
        </w:rPr>
        <w:tab/>
        <w:t>-</w:t>
      </w:r>
      <w:r>
        <w:rPr>
          <w:rFonts w:hint="cs"/>
          <w:rtl/>
        </w:rPr>
        <w:tab/>
        <w:t>בעד</w:t>
      </w:r>
    </w:p>
    <w:p w14:paraId="56931A04" w14:textId="77777777" w:rsidR="00000000" w:rsidRDefault="007C71EE">
      <w:pPr>
        <w:pStyle w:val="a"/>
        <w:tabs>
          <w:tab w:val="left" w:pos="3446"/>
          <w:tab w:val="left" w:pos="3986"/>
        </w:tabs>
        <w:rPr>
          <w:rFonts w:hint="cs"/>
          <w:rtl/>
        </w:rPr>
      </w:pPr>
      <w:r>
        <w:rPr>
          <w:rFonts w:hint="cs"/>
          <w:rtl/>
        </w:rPr>
        <w:t>אברהם בייגה שוחט</w:t>
      </w:r>
      <w:r>
        <w:rPr>
          <w:rFonts w:hint="cs"/>
          <w:rtl/>
        </w:rPr>
        <w:tab/>
        <w:t>-</w:t>
      </w:r>
      <w:r>
        <w:rPr>
          <w:rFonts w:hint="cs"/>
          <w:rtl/>
        </w:rPr>
        <w:tab/>
        <w:t>נגד</w:t>
      </w:r>
    </w:p>
    <w:p w14:paraId="6459FA92" w14:textId="77777777" w:rsidR="00000000" w:rsidRDefault="007C71EE">
      <w:pPr>
        <w:pStyle w:val="a"/>
        <w:tabs>
          <w:tab w:val="left" w:pos="3446"/>
          <w:tab w:val="left" w:pos="3986"/>
        </w:tabs>
        <w:rPr>
          <w:rFonts w:hint="cs"/>
          <w:rtl/>
        </w:rPr>
      </w:pPr>
      <w:r>
        <w:rPr>
          <w:rFonts w:hint="cs"/>
          <w:rtl/>
        </w:rPr>
        <w:t>יובל שטייניץ</w:t>
      </w:r>
      <w:r>
        <w:rPr>
          <w:rFonts w:hint="cs"/>
          <w:rtl/>
        </w:rPr>
        <w:tab/>
        <w:t>-</w:t>
      </w:r>
      <w:r>
        <w:rPr>
          <w:rFonts w:hint="cs"/>
          <w:rtl/>
        </w:rPr>
        <w:tab/>
        <w:t>בעד</w:t>
      </w:r>
    </w:p>
    <w:p w14:paraId="6AEE9B30" w14:textId="77777777" w:rsidR="00000000" w:rsidRDefault="007C71EE">
      <w:pPr>
        <w:pStyle w:val="a"/>
        <w:tabs>
          <w:tab w:val="left" w:pos="3446"/>
          <w:tab w:val="left" w:pos="3986"/>
        </w:tabs>
        <w:rPr>
          <w:rFonts w:hint="cs"/>
          <w:rtl/>
        </w:rPr>
      </w:pPr>
      <w:r>
        <w:rPr>
          <w:rFonts w:hint="cs"/>
          <w:rtl/>
        </w:rPr>
        <w:t>מאיר שטרית</w:t>
      </w:r>
      <w:r>
        <w:rPr>
          <w:rFonts w:hint="cs"/>
          <w:rtl/>
        </w:rPr>
        <w:tab/>
        <w:t>-</w:t>
      </w:r>
      <w:r>
        <w:rPr>
          <w:rFonts w:hint="cs"/>
          <w:rtl/>
        </w:rPr>
        <w:tab/>
        <w:t>בעד</w:t>
      </w:r>
    </w:p>
    <w:p w14:paraId="5EC46CB5" w14:textId="77777777" w:rsidR="00000000" w:rsidRDefault="007C71EE">
      <w:pPr>
        <w:pStyle w:val="a"/>
        <w:tabs>
          <w:tab w:val="left" w:pos="3446"/>
          <w:tab w:val="left" w:pos="3986"/>
        </w:tabs>
        <w:rPr>
          <w:rFonts w:hint="cs"/>
          <w:rtl/>
        </w:rPr>
      </w:pPr>
      <w:r>
        <w:rPr>
          <w:rFonts w:hint="cs"/>
          <w:rtl/>
        </w:rPr>
        <w:t>יורי שטרן</w:t>
      </w:r>
      <w:r>
        <w:rPr>
          <w:rFonts w:hint="cs"/>
          <w:rtl/>
        </w:rPr>
        <w:tab/>
        <w:t>-</w:t>
      </w:r>
      <w:r>
        <w:rPr>
          <w:rFonts w:hint="cs"/>
          <w:rtl/>
        </w:rPr>
        <w:tab/>
        <w:t>ב</w:t>
      </w:r>
      <w:r>
        <w:rPr>
          <w:rFonts w:hint="cs"/>
          <w:rtl/>
        </w:rPr>
        <w:t>עד</w:t>
      </w:r>
    </w:p>
    <w:p w14:paraId="308B47BA" w14:textId="77777777" w:rsidR="00000000" w:rsidRDefault="007C71EE">
      <w:pPr>
        <w:pStyle w:val="a"/>
        <w:tabs>
          <w:tab w:val="left" w:pos="3446"/>
          <w:tab w:val="left" w:pos="3986"/>
        </w:tabs>
        <w:rPr>
          <w:rFonts w:hint="cs"/>
          <w:rtl/>
        </w:rPr>
      </w:pPr>
      <w:r>
        <w:rPr>
          <w:rFonts w:hint="cs"/>
          <w:rtl/>
        </w:rPr>
        <w:t>אילן שלגי</w:t>
      </w:r>
      <w:r>
        <w:rPr>
          <w:rFonts w:hint="cs"/>
          <w:rtl/>
        </w:rPr>
        <w:tab/>
        <w:t xml:space="preserve">- </w:t>
      </w:r>
      <w:r>
        <w:rPr>
          <w:rFonts w:hint="cs"/>
          <w:rtl/>
        </w:rPr>
        <w:tab/>
        <w:t>בעד</w:t>
      </w:r>
    </w:p>
    <w:p w14:paraId="6A4B7A97" w14:textId="77777777" w:rsidR="00000000" w:rsidRDefault="007C71EE">
      <w:pPr>
        <w:pStyle w:val="a"/>
        <w:tabs>
          <w:tab w:val="left" w:pos="3446"/>
          <w:tab w:val="left" w:pos="3986"/>
        </w:tabs>
        <w:rPr>
          <w:rFonts w:hint="cs"/>
          <w:rtl/>
        </w:rPr>
      </w:pPr>
      <w:r>
        <w:rPr>
          <w:rFonts w:hint="cs"/>
          <w:rtl/>
        </w:rPr>
        <w:t>סילבן שלום</w:t>
      </w:r>
      <w:r>
        <w:rPr>
          <w:rFonts w:hint="cs"/>
          <w:rtl/>
        </w:rPr>
        <w:tab/>
        <w:t>-</w:t>
      </w:r>
      <w:r>
        <w:rPr>
          <w:rFonts w:hint="cs"/>
          <w:rtl/>
        </w:rPr>
        <w:tab/>
        <w:t>אינו נוכח</w:t>
      </w:r>
    </w:p>
    <w:p w14:paraId="6CAAF2C1" w14:textId="77777777" w:rsidR="00000000" w:rsidRDefault="007C71EE">
      <w:pPr>
        <w:pStyle w:val="a"/>
        <w:tabs>
          <w:tab w:val="left" w:pos="3446"/>
          <w:tab w:val="left" w:pos="3986"/>
        </w:tabs>
        <w:rPr>
          <w:rFonts w:hint="cs"/>
          <w:rtl/>
        </w:rPr>
      </w:pPr>
      <w:r>
        <w:rPr>
          <w:rFonts w:hint="cs"/>
          <w:rtl/>
        </w:rPr>
        <w:t>שלום שמחון</w:t>
      </w:r>
      <w:r>
        <w:rPr>
          <w:rFonts w:hint="cs"/>
          <w:rtl/>
        </w:rPr>
        <w:tab/>
        <w:t>-</w:t>
      </w:r>
      <w:r>
        <w:rPr>
          <w:rFonts w:hint="cs"/>
          <w:rtl/>
        </w:rPr>
        <w:tab/>
        <w:t>נגד</w:t>
      </w:r>
    </w:p>
    <w:p w14:paraId="752FD8A3" w14:textId="77777777" w:rsidR="00000000" w:rsidRDefault="007C71EE">
      <w:pPr>
        <w:pStyle w:val="a"/>
        <w:tabs>
          <w:tab w:val="left" w:pos="3446"/>
          <w:tab w:val="left" w:pos="3986"/>
        </w:tabs>
        <w:rPr>
          <w:rFonts w:hint="cs"/>
          <w:rtl/>
        </w:rPr>
      </w:pPr>
      <w:r>
        <w:rPr>
          <w:rFonts w:hint="cs"/>
          <w:rtl/>
        </w:rPr>
        <w:t>אריאל שרון</w:t>
      </w:r>
      <w:r>
        <w:rPr>
          <w:rFonts w:hint="cs"/>
          <w:rtl/>
        </w:rPr>
        <w:tab/>
        <w:t>-</w:t>
      </w:r>
      <w:r>
        <w:rPr>
          <w:rFonts w:hint="cs"/>
          <w:rtl/>
        </w:rPr>
        <w:tab/>
        <w:t>בעד</w:t>
      </w:r>
    </w:p>
    <w:p w14:paraId="4796CF3D" w14:textId="77777777" w:rsidR="00000000" w:rsidRDefault="007C71EE">
      <w:pPr>
        <w:pStyle w:val="a"/>
        <w:tabs>
          <w:tab w:val="left" w:pos="3446"/>
          <w:tab w:val="left" w:pos="3986"/>
        </w:tabs>
        <w:rPr>
          <w:rFonts w:hint="cs"/>
          <w:rtl/>
        </w:rPr>
      </w:pPr>
      <w:r>
        <w:rPr>
          <w:rFonts w:hint="cs"/>
          <w:rtl/>
        </w:rPr>
        <w:t>עמרי שרון</w:t>
      </w:r>
      <w:r>
        <w:rPr>
          <w:rFonts w:hint="cs"/>
          <w:rtl/>
        </w:rPr>
        <w:tab/>
        <w:t>-</w:t>
      </w:r>
      <w:r>
        <w:rPr>
          <w:rFonts w:hint="cs"/>
          <w:rtl/>
        </w:rPr>
        <w:tab/>
        <w:t>בעד</w:t>
      </w:r>
    </w:p>
    <w:p w14:paraId="7F9931E5" w14:textId="77777777" w:rsidR="00000000" w:rsidRDefault="007C71EE">
      <w:pPr>
        <w:pStyle w:val="a"/>
        <w:tabs>
          <w:tab w:val="left" w:pos="3446"/>
          <w:tab w:val="left" w:pos="3986"/>
        </w:tabs>
        <w:rPr>
          <w:rFonts w:hint="cs"/>
          <w:rtl/>
        </w:rPr>
      </w:pPr>
      <w:r>
        <w:rPr>
          <w:rFonts w:hint="cs"/>
          <w:rtl/>
        </w:rPr>
        <w:t>יוסי שריד</w:t>
      </w:r>
      <w:r>
        <w:rPr>
          <w:rFonts w:hint="cs"/>
          <w:rtl/>
        </w:rPr>
        <w:tab/>
        <w:t>-</w:t>
      </w:r>
      <w:r>
        <w:rPr>
          <w:rFonts w:hint="cs"/>
          <w:rtl/>
        </w:rPr>
        <w:tab/>
        <w:t>נגד</w:t>
      </w:r>
    </w:p>
    <w:p w14:paraId="331C1D1F" w14:textId="77777777" w:rsidR="00000000" w:rsidRDefault="007C71EE">
      <w:pPr>
        <w:pStyle w:val="a"/>
        <w:tabs>
          <w:tab w:val="left" w:pos="3446"/>
          <w:tab w:val="left" w:pos="3986"/>
        </w:tabs>
        <w:rPr>
          <w:rFonts w:hint="cs"/>
          <w:rtl/>
        </w:rPr>
      </w:pPr>
      <w:r>
        <w:rPr>
          <w:rFonts w:hint="cs"/>
          <w:rtl/>
        </w:rPr>
        <w:t>יולי תמיר</w:t>
      </w:r>
      <w:r>
        <w:rPr>
          <w:rFonts w:hint="cs"/>
          <w:rtl/>
        </w:rPr>
        <w:tab/>
        <w:t>-</w:t>
      </w:r>
      <w:r>
        <w:rPr>
          <w:rFonts w:hint="cs"/>
          <w:rtl/>
        </w:rPr>
        <w:tab/>
        <w:t>נגד</w:t>
      </w:r>
    </w:p>
    <w:p w14:paraId="5895FCB6" w14:textId="77777777" w:rsidR="00000000" w:rsidRDefault="007C71EE">
      <w:pPr>
        <w:pStyle w:val="a"/>
        <w:tabs>
          <w:tab w:val="left" w:pos="3446"/>
          <w:tab w:val="left" w:pos="3986"/>
        </w:tabs>
        <w:rPr>
          <w:rFonts w:hint="cs"/>
          <w:rtl/>
        </w:rPr>
      </w:pPr>
    </w:p>
    <w:p w14:paraId="0D0CB2C7" w14:textId="77777777" w:rsidR="00000000" w:rsidRDefault="007C71EE">
      <w:pPr>
        <w:pStyle w:val="a"/>
        <w:rPr>
          <w:rFonts w:hint="cs"/>
          <w:rtl/>
        </w:rPr>
      </w:pPr>
      <w:bookmarkStart w:id="2514" w:name="FS000000661T28_05_2003_20_20_44"/>
      <w:bookmarkEnd w:id="2514"/>
      <w:r>
        <w:rPr>
          <w:rFonts w:hint="cs"/>
          <w:rtl/>
        </w:rPr>
        <w:t>אני חוזר בקריאה שנייה:</w:t>
      </w:r>
    </w:p>
    <w:p w14:paraId="3B333BE8" w14:textId="77777777" w:rsidR="00000000" w:rsidRDefault="007C71EE">
      <w:pPr>
        <w:pStyle w:val="a"/>
        <w:rPr>
          <w:rFonts w:hint="cs"/>
          <w:rtl/>
        </w:rPr>
      </w:pPr>
      <w:r>
        <w:rPr>
          <w:rFonts w:hint="cs"/>
          <w:rtl/>
        </w:rPr>
        <w:tab/>
      </w:r>
      <w:r>
        <w:rPr>
          <w:rFonts w:hint="cs"/>
          <w:rtl/>
        </w:rPr>
        <w:tab/>
      </w:r>
      <w:r>
        <w:rPr>
          <w:rFonts w:hint="cs"/>
          <w:rtl/>
        </w:rPr>
        <w:tab/>
      </w:r>
      <w:r>
        <w:rPr>
          <w:rFonts w:hint="cs"/>
          <w:rtl/>
        </w:rPr>
        <w:tab/>
      </w:r>
      <w:r>
        <w:rPr>
          <w:rFonts w:hint="cs"/>
          <w:rtl/>
        </w:rPr>
        <w:tab/>
      </w:r>
    </w:p>
    <w:p w14:paraId="378E154A" w14:textId="77777777" w:rsidR="00000000" w:rsidRDefault="007C71EE">
      <w:pPr>
        <w:pStyle w:val="a"/>
        <w:tabs>
          <w:tab w:val="left" w:pos="3446"/>
          <w:tab w:val="left" w:pos="3986"/>
        </w:tabs>
        <w:rPr>
          <w:rFonts w:hint="cs"/>
          <w:rtl/>
        </w:rPr>
      </w:pPr>
      <w:r>
        <w:rPr>
          <w:rFonts w:hint="cs"/>
          <w:rtl/>
        </w:rPr>
        <w:t>דליה איציק</w:t>
      </w:r>
      <w:r>
        <w:rPr>
          <w:rFonts w:hint="cs"/>
          <w:rtl/>
        </w:rPr>
        <w:tab/>
        <w:t>-</w:t>
      </w:r>
      <w:r>
        <w:rPr>
          <w:rFonts w:hint="cs"/>
          <w:rtl/>
        </w:rPr>
        <w:tab/>
        <w:t>נגד</w:t>
      </w:r>
    </w:p>
    <w:p w14:paraId="60D381D6" w14:textId="77777777" w:rsidR="00000000" w:rsidRDefault="007C71EE">
      <w:pPr>
        <w:pStyle w:val="a"/>
        <w:tabs>
          <w:tab w:val="left" w:pos="3446"/>
          <w:tab w:val="left" w:pos="3986"/>
        </w:tabs>
        <w:rPr>
          <w:rFonts w:hint="cs"/>
          <w:rtl/>
        </w:rPr>
      </w:pPr>
      <w:r>
        <w:rPr>
          <w:rFonts w:hint="cs"/>
          <w:rtl/>
        </w:rPr>
        <w:t>אריה אלדד</w:t>
      </w:r>
      <w:r>
        <w:rPr>
          <w:rFonts w:hint="cs"/>
          <w:rtl/>
        </w:rPr>
        <w:tab/>
        <w:t>-</w:t>
      </w:r>
      <w:r>
        <w:rPr>
          <w:rFonts w:hint="cs"/>
          <w:rtl/>
        </w:rPr>
        <w:tab/>
        <w:t>אינו נוכח</w:t>
      </w:r>
    </w:p>
    <w:p w14:paraId="2D28D34C" w14:textId="77777777" w:rsidR="00000000" w:rsidRDefault="007C71EE">
      <w:pPr>
        <w:pStyle w:val="a"/>
        <w:tabs>
          <w:tab w:val="left" w:pos="3446"/>
          <w:tab w:val="left" w:pos="3986"/>
        </w:tabs>
        <w:rPr>
          <w:rFonts w:hint="cs"/>
          <w:rtl/>
        </w:rPr>
      </w:pPr>
      <w:r>
        <w:rPr>
          <w:rFonts w:hint="cs"/>
          <w:rtl/>
        </w:rPr>
        <w:t>טלב אלסאנע</w:t>
      </w:r>
      <w:r>
        <w:rPr>
          <w:rFonts w:hint="cs"/>
          <w:rtl/>
        </w:rPr>
        <w:tab/>
        <w:t>-</w:t>
      </w:r>
      <w:r>
        <w:rPr>
          <w:rFonts w:hint="cs"/>
          <w:rtl/>
        </w:rPr>
        <w:tab/>
        <w:t>אינו נוכח</w:t>
      </w:r>
    </w:p>
    <w:p w14:paraId="123EDB4F" w14:textId="77777777" w:rsidR="00000000" w:rsidRDefault="007C71EE">
      <w:pPr>
        <w:pStyle w:val="a"/>
        <w:tabs>
          <w:tab w:val="left" w:pos="3446"/>
          <w:tab w:val="left" w:pos="3986"/>
        </w:tabs>
        <w:rPr>
          <w:rFonts w:hint="cs"/>
          <w:rtl/>
        </w:rPr>
      </w:pPr>
      <w:r>
        <w:rPr>
          <w:rFonts w:hint="cs"/>
          <w:rtl/>
        </w:rPr>
        <w:t>אורי יהודה אריאל</w:t>
      </w:r>
      <w:r>
        <w:rPr>
          <w:rFonts w:hint="cs"/>
          <w:rtl/>
        </w:rPr>
        <w:tab/>
        <w:t>-</w:t>
      </w:r>
      <w:r>
        <w:rPr>
          <w:rFonts w:hint="cs"/>
          <w:rtl/>
        </w:rPr>
        <w:tab/>
        <w:t>אינו נוכח</w:t>
      </w:r>
    </w:p>
    <w:p w14:paraId="1070313B" w14:textId="77777777" w:rsidR="00000000" w:rsidRDefault="007C71EE">
      <w:pPr>
        <w:pStyle w:val="a"/>
        <w:tabs>
          <w:tab w:val="left" w:pos="3446"/>
          <w:tab w:val="left" w:pos="3986"/>
        </w:tabs>
        <w:rPr>
          <w:rFonts w:hint="cs"/>
          <w:rtl/>
        </w:rPr>
      </w:pPr>
      <w:r>
        <w:rPr>
          <w:rFonts w:hint="cs"/>
          <w:rtl/>
        </w:rPr>
        <w:t>אלי בן-מנח</w:t>
      </w:r>
      <w:r>
        <w:rPr>
          <w:rFonts w:hint="cs"/>
          <w:rtl/>
        </w:rPr>
        <w:t>ם</w:t>
      </w:r>
      <w:r>
        <w:rPr>
          <w:rFonts w:hint="cs"/>
          <w:rtl/>
        </w:rPr>
        <w:tab/>
        <w:t>-</w:t>
      </w:r>
      <w:r>
        <w:rPr>
          <w:rFonts w:hint="cs"/>
          <w:rtl/>
        </w:rPr>
        <w:tab/>
        <w:t>נגד</w:t>
      </w:r>
    </w:p>
    <w:p w14:paraId="3B1D5B82" w14:textId="77777777" w:rsidR="00000000" w:rsidRDefault="007C71EE">
      <w:pPr>
        <w:pStyle w:val="a"/>
        <w:tabs>
          <w:tab w:val="left" w:pos="3446"/>
          <w:tab w:val="left" w:pos="3986"/>
        </w:tabs>
        <w:rPr>
          <w:rFonts w:hint="cs"/>
          <w:rtl/>
        </w:rPr>
      </w:pPr>
      <w:r>
        <w:rPr>
          <w:rFonts w:hint="cs"/>
          <w:rtl/>
        </w:rPr>
        <w:t>חמי דורון</w:t>
      </w:r>
      <w:r>
        <w:rPr>
          <w:rFonts w:hint="cs"/>
          <w:rtl/>
        </w:rPr>
        <w:tab/>
        <w:t>-</w:t>
      </w:r>
      <w:r>
        <w:rPr>
          <w:rFonts w:hint="cs"/>
          <w:rtl/>
        </w:rPr>
        <w:tab/>
        <w:t>אינו נוכח</w:t>
      </w:r>
    </w:p>
    <w:p w14:paraId="704C511B" w14:textId="77777777" w:rsidR="00000000" w:rsidRDefault="007C71EE">
      <w:pPr>
        <w:pStyle w:val="a"/>
        <w:tabs>
          <w:tab w:val="left" w:pos="3446"/>
          <w:tab w:val="left" w:pos="3986"/>
        </w:tabs>
        <w:rPr>
          <w:rFonts w:hint="cs"/>
          <w:rtl/>
        </w:rPr>
      </w:pPr>
      <w:r>
        <w:rPr>
          <w:rFonts w:hint="cs"/>
          <w:rtl/>
        </w:rPr>
        <w:t>נסים זאב</w:t>
      </w:r>
      <w:r>
        <w:rPr>
          <w:rFonts w:hint="cs"/>
          <w:rtl/>
        </w:rPr>
        <w:tab/>
        <w:t>-</w:t>
      </w:r>
      <w:r>
        <w:rPr>
          <w:rFonts w:hint="cs"/>
          <w:rtl/>
        </w:rPr>
        <w:tab/>
        <w:t>נגד</w:t>
      </w:r>
    </w:p>
    <w:p w14:paraId="3AD07291" w14:textId="77777777" w:rsidR="00000000" w:rsidRDefault="007C71EE">
      <w:pPr>
        <w:pStyle w:val="a"/>
        <w:tabs>
          <w:tab w:val="left" w:pos="3446"/>
          <w:tab w:val="left" w:pos="3986"/>
        </w:tabs>
        <w:rPr>
          <w:rFonts w:hint="cs"/>
          <w:rtl/>
        </w:rPr>
      </w:pPr>
      <w:r>
        <w:rPr>
          <w:rFonts w:hint="cs"/>
          <w:rtl/>
        </w:rPr>
        <w:t>אליעזר זנדברג</w:t>
      </w:r>
      <w:r>
        <w:rPr>
          <w:rFonts w:hint="cs"/>
          <w:rtl/>
        </w:rPr>
        <w:tab/>
        <w:t>-</w:t>
      </w:r>
      <w:r>
        <w:rPr>
          <w:rFonts w:hint="cs"/>
          <w:rtl/>
        </w:rPr>
        <w:tab/>
        <w:t>אינו נוכח</w:t>
      </w:r>
    </w:p>
    <w:p w14:paraId="69C804F5" w14:textId="77777777" w:rsidR="00000000" w:rsidRDefault="007C71EE">
      <w:pPr>
        <w:pStyle w:val="a"/>
        <w:tabs>
          <w:tab w:val="left" w:pos="3446"/>
          <w:tab w:val="left" w:pos="3986"/>
        </w:tabs>
        <w:rPr>
          <w:rFonts w:hint="cs"/>
          <w:rtl/>
        </w:rPr>
      </w:pPr>
      <w:r>
        <w:rPr>
          <w:rFonts w:hint="cs"/>
          <w:rtl/>
        </w:rPr>
        <w:t>דוד טל</w:t>
      </w:r>
      <w:r>
        <w:rPr>
          <w:rFonts w:hint="cs"/>
          <w:rtl/>
        </w:rPr>
        <w:tab/>
        <w:t>-</w:t>
      </w:r>
      <w:r>
        <w:rPr>
          <w:rFonts w:hint="cs"/>
          <w:rtl/>
        </w:rPr>
        <w:tab/>
        <w:t>נגד</w:t>
      </w:r>
    </w:p>
    <w:p w14:paraId="39731481" w14:textId="77777777" w:rsidR="00000000" w:rsidRDefault="007C71EE">
      <w:pPr>
        <w:pStyle w:val="a"/>
        <w:tabs>
          <w:tab w:val="left" w:pos="3446"/>
          <w:tab w:val="left" w:pos="3986"/>
        </w:tabs>
        <w:rPr>
          <w:rFonts w:hint="cs"/>
          <w:rtl/>
        </w:rPr>
      </w:pPr>
      <w:r>
        <w:rPr>
          <w:rFonts w:hint="cs"/>
          <w:rtl/>
        </w:rPr>
        <w:t>אתי לבני</w:t>
      </w:r>
      <w:r>
        <w:rPr>
          <w:rFonts w:hint="cs"/>
          <w:rtl/>
        </w:rPr>
        <w:tab/>
        <w:t>-</w:t>
      </w:r>
      <w:r>
        <w:rPr>
          <w:rFonts w:hint="cs"/>
          <w:rtl/>
        </w:rPr>
        <w:tab/>
        <w:t>אינה נוכחת</w:t>
      </w:r>
    </w:p>
    <w:p w14:paraId="0EE6691D" w14:textId="77777777" w:rsidR="00000000" w:rsidRDefault="007C71EE">
      <w:pPr>
        <w:pStyle w:val="a"/>
        <w:tabs>
          <w:tab w:val="left" w:pos="3446"/>
          <w:tab w:val="left" w:pos="3986"/>
        </w:tabs>
        <w:rPr>
          <w:rFonts w:hint="cs"/>
          <w:rtl/>
        </w:rPr>
      </w:pPr>
      <w:r>
        <w:rPr>
          <w:rFonts w:hint="cs"/>
          <w:rtl/>
        </w:rPr>
        <w:t>דוד לוי</w:t>
      </w:r>
      <w:r>
        <w:rPr>
          <w:rFonts w:hint="cs"/>
          <w:rtl/>
        </w:rPr>
        <w:tab/>
        <w:t>-</w:t>
      </w:r>
      <w:r>
        <w:rPr>
          <w:rFonts w:hint="cs"/>
          <w:rtl/>
        </w:rPr>
        <w:tab/>
        <w:t>אינו נוכח</w:t>
      </w:r>
    </w:p>
    <w:p w14:paraId="385B459E" w14:textId="77777777" w:rsidR="00000000" w:rsidRDefault="007C71EE">
      <w:pPr>
        <w:pStyle w:val="a"/>
        <w:tabs>
          <w:tab w:val="left" w:pos="3446"/>
          <w:tab w:val="left" w:pos="3986"/>
        </w:tabs>
        <w:rPr>
          <w:rFonts w:hint="cs"/>
          <w:rtl/>
        </w:rPr>
      </w:pPr>
      <w:r>
        <w:rPr>
          <w:rFonts w:hint="cs"/>
          <w:rtl/>
        </w:rPr>
        <w:t>משולם נהרי</w:t>
      </w:r>
      <w:r>
        <w:rPr>
          <w:rFonts w:hint="cs"/>
          <w:rtl/>
        </w:rPr>
        <w:tab/>
        <w:t>-</w:t>
      </w:r>
      <w:r>
        <w:rPr>
          <w:rFonts w:hint="cs"/>
          <w:rtl/>
        </w:rPr>
        <w:tab/>
        <w:t>אינו נוכח</w:t>
      </w:r>
    </w:p>
    <w:p w14:paraId="208A8E33" w14:textId="77777777" w:rsidR="00000000" w:rsidRDefault="007C71EE">
      <w:pPr>
        <w:pStyle w:val="a"/>
        <w:tabs>
          <w:tab w:val="left" w:pos="3446"/>
          <w:tab w:val="left" w:pos="3986"/>
        </w:tabs>
        <w:rPr>
          <w:rFonts w:hint="cs"/>
          <w:rtl/>
        </w:rPr>
      </w:pPr>
      <w:r>
        <w:rPr>
          <w:rFonts w:hint="cs"/>
          <w:rtl/>
        </w:rPr>
        <w:t>מיכאל נודלמן</w:t>
      </w:r>
      <w:r>
        <w:rPr>
          <w:rFonts w:hint="cs"/>
          <w:rtl/>
        </w:rPr>
        <w:tab/>
        <w:t>-</w:t>
      </w:r>
      <w:r>
        <w:rPr>
          <w:rFonts w:hint="cs"/>
          <w:rtl/>
        </w:rPr>
        <w:tab/>
        <w:t>אינו נוכח</w:t>
      </w:r>
    </w:p>
    <w:p w14:paraId="7E7DFF28" w14:textId="77777777" w:rsidR="00000000" w:rsidRDefault="007C71EE">
      <w:pPr>
        <w:pStyle w:val="a"/>
        <w:tabs>
          <w:tab w:val="left" w:pos="3446"/>
          <w:tab w:val="left" w:pos="3986"/>
        </w:tabs>
        <w:rPr>
          <w:rFonts w:hint="cs"/>
          <w:rtl/>
        </w:rPr>
      </w:pPr>
      <w:r>
        <w:rPr>
          <w:rFonts w:hint="cs"/>
          <w:rtl/>
        </w:rPr>
        <w:t>מרינה סולודקין</w:t>
      </w:r>
      <w:r>
        <w:rPr>
          <w:rFonts w:hint="cs"/>
          <w:rtl/>
        </w:rPr>
        <w:tab/>
        <w:t>-</w:t>
      </w:r>
      <w:r>
        <w:rPr>
          <w:rFonts w:hint="cs"/>
          <w:rtl/>
        </w:rPr>
        <w:tab/>
        <w:t>אינה נוכחת</w:t>
      </w:r>
    </w:p>
    <w:p w14:paraId="42B2B06B" w14:textId="77777777" w:rsidR="00000000" w:rsidRDefault="007C71EE">
      <w:pPr>
        <w:pStyle w:val="a"/>
        <w:tabs>
          <w:tab w:val="left" w:pos="3446"/>
          <w:tab w:val="left" w:pos="3986"/>
        </w:tabs>
        <w:rPr>
          <w:rFonts w:hint="cs"/>
          <w:rtl/>
        </w:rPr>
      </w:pPr>
      <w:r>
        <w:rPr>
          <w:rFonts w:hint="cs"/>
          <w:rtl/>
        </w:rPr>
        <w:t>מל פולישוק-בלוך</w:t>
      </w:r>
      <w:r>
        <w:rPr>
          <w:rFonts w:hint="cs"/>
          <w:rtl/>
        </w:rPr>
        <w:tab/>
        <w:t>-</w:t>
      </w:r>
      <w:r>
        <w:rPr>
          <w:rFonts w:hint="cs"/>
          <w:rtl/>
        </w:rPr>
        <w:tab/>
        <w:t>בעד</w:t>
      </w:r>
    </w:p>
    <w:p w14:paraId="5C26E1B2" w14:textId="77777777" w:rsidR="00000000" w:rsidRDefault="007C71EE">
      <w:pPr>
        <w:pStyle w:val="a"/>
        <w:tabs>
          <w:tab w:val="left" w:pos="3446"/>
          <w:tab w:val="left" w:pos="3986"/>
        </w:tabs>
        <w:rPr>
          <w:rFonts w:hint="cs"/>
          <w:rtl/>
        </w:rPr>
      </w:pPr>
      <w:r>
        <w:rPr>
          <w:rFonts w:hint="cs"/>
          <w:rtl/>
        </w:rPr>
        <w:t>עמיר פרץ</w:t>
      </w:r>
      <w:r>
        <w:rPr>
          <w:rFonts w:hint="cs"/>
          <w:rtl/>
        </w:rPr>
        <w:tab/>
        <w:t>-</w:t>
      </w:r>
      <w:r>
        <w:rPr>
          <w:rFonts w:hint="cs"/>
          <w:rtl/>
        </w:rPr>
        <w:tab/>
        <w:t>נגד</w:t>
      </w:r>
    </w:p>
    <w:p w14:paraId="5AAD47EC" w14:textId="77777777" w:rsidR="00000000" w:rsidRDefault="007C71EE">
      <w:pPr>
        <w:pStyle w:val="a"/>
        <w:tabs>
          <w:tab w:val="left" w:pos="3446"/>
          <w:tab w:val="left" w:pos="3986"/>
        </w:tabs>
        <w:rPr>
          <w:rFonts w:hint="cs"/>
          <w:rtl/>
        </w:rPr>
      </w:pPr>
      <w:r>
        <w:rPr>
          <w:rFonts w:hint="cs"/>
          <w:rtl/>
        </w:rPr>
        <w:t>אברהם רביץ</w:t>
      </w:r>
      <w:r>
        <w:rPr>
          <w:rFonts w:hint="cs"/>
          <w:rtl/>
        </w:rPr>
        <w:tab/>
        <w:t>-</w:t>
      </w:r>
      <w:r>
        <w:rPr>
          <w:rFonts w:hint="cs"/>
          <w:rtl/>
        </w:rPr>
        <w:tab/>
        <w:t>אינו</w:t>
      </w:r>
      <w:r>
        <w:rPr>
          <w:rFonts w:hint="cs"/>
          <w:rtl/>
        </w:rPr>
        <w:t xml:space="preserve"> נוכח</w:t>
      </w:r>
    </w:p>
    <w:p w14:paraId="44AD15E8" w14:textId="77777777" w:rsidR="00000000" w:rsidRDefault="007C71EE">
      <w:pPr>
        <w:pStyle w:val="a"/>
        <w:tabs>
          <w:tab w:val="left" w:pos="3446"/>
          <w:tab w:val="left" w:pos="3986"/>
        </w:tabs>
        <w:rPr>
          <w:rFonts w:hint="cs"/>
          <w:rtl/>
        </w:rPr>
      </w:pPr>
      <w:r>
        <w:rPr>
          <w:rFonts w:hint="cs"/>
          <w:rtl/>
        </w:rPr>
        <w:t>סילבן שלום</w:t>
      </w:r>
      <w:r>
        <w:rPr>
          <w:rFonts w:hint="cs"/>
          <w:rtl/>
        </w:rPr>
        <w:tab/>
        <w:t>-</w:t>
      </w:r>
      <w:r>
        <w:rPr>
          <w:rFonts w:hint="cs"/>
          <w:rtl/>
        </w:rPr>
        <w:tab/>
        <w:t>אינו נוכח</w:t>
      </w:r>
    </w:p>
    <w:p w14:paraId="3F2E31B5" w14:textId="77777777" w:rsidR="00000000" w:rsidRDefault="007C71EE">
      <w:pPr>
        <w:pStyle w:val="a"/>
        <w:tabs>
          <w:tab w:val="left" w:pos="3446"/>
          <w:tab w:val="left" w:pos="3986"/>
        </w:tabs>
        <w:rPr>
          <w:rFonts w:hint="cs"/>
          <w:rtl/>
        </w:rPr>
      </w:pPr>
    </w:p>
    <w:p w14:paraId="6A35D115" w14:textId="77777777" w:rsidR="00000000" w:rsidRDefault="007C71EE">
      <w:pPr>
        <w:pStyle w:val="a"/>
        <w:rPr>
          <w:rFonts w:hint="cs"/>
          <w:rtl/>
        </w:rPr>
      </w:pPr>
      <w:bookmarkStart w:id="2515" w:name="FS000000661T28_05_2003_20_24_54C"/>
      <w:bookmarkEnd w:id="2515"/>
      <w:r>
        <w:rPr>
          <w:rFonts w:hint="cs"/>
          <w:rtl/>
        </w:rPr>
        <w:t xml:space="preserve">האם יש מישהו שלא הצביע?  תודה רבה. </w:t>
      </w:r>
    </w:p>
    <w:p w14:paraId="2DA2F4C9" w14:textId="77777777" w:rsidR="00000000" w:rsidRDefault="007C71EE">
      <w:pPr>
        <w:pStyle w:val="a"/>
        <w:ind w:firstLine="0"/>
        <w:rPr>
          <w:rFonts w:hint="cs"/>
          <w:rtl/>
        </w:rPr>
      </w:pPr>
    </w:p>
    <w:p w14:paraId="5F959AE9" w14:textId="77777777" w:rsidR="00000000" w:rsidRDefault="007C71EE">
      <w:pPr>
        <w:pStyle w:val="ad"/>
        <w:rPr>
          <w:rtl/>
        </w:rPr>
      </w:pPr>
      <w:r>
        <w:rPr>
          <w:rtl/>
        </w:rPr>
        <w:t>היו"ר ראובן ריבלין:</w:t>
      </w:r>
    </w:p>
    <w:p w14:paraId="0964B8F6" w14:textId="77777777" w:rsidR="00000000" w:rsidRDefault="007C71EE">
      <w:pPr>
        <w:pStyle w:val="a"/>
        <w:rPr>
          <w:rtl/>
        </w:rPr>
      </w:pPr>
    </w:p>
    <w:p w14:paraId="78186073" w14:textId="77777777" w:rsidR="00000000" w:rsidRDefault="007C71EE">
      <w:pPr>
        <w:pStyle w:val="a"/>
        <w:rPr>
          <w:rFonts w:hint="cs"/>
          <w:rtl/>
        </w:rPr>
      </w:pPr>
      <w:r>
        <w:rPr>
          <w:rFonts w:hint="cs"/>
          <w:rtl/>
        </w:rPr>
        <w:t xml:space="preserve">רבותי חברי הכנסת, מייד לאחר ההכרזה על התוצאה אנחנו ממשיכים בדיון על סעיף 16. </w:t>
      </w:r>
    </w:p>
    <w:p w14:paraId="5A3906A0" w14:textId="77777777" w:rsidR="00000000" w:rsidRDefault="007C71EE">
      <w:pPr>
        <w:pStyle w:val="a"/>
        <w:ind w:firstLine="0"/>
        <w:rPr>
          <w:rFonts w:hint="cs"/>
          <w:rtl/>
        </w:rPr>
      </w:pPr>
    </w:p>
    <w:p w14:paraId="58C002DD" w14:textId="77777777" w:rsidR="00000000" w:rsidRDefault="007C71EE">
      <w:pPr>
        <w:pStyle w:val="ac"/>
        <w:rPr>
          <w:rtl/>
        </w:rPr>
      </w:pPr>
      <w:r>
        <w:rPr>
          <w:rFonts w:hint="eastAsia"/>
          <w:rtl/>
        </w:rPr>
        <w:t>אברהם</w:t>
      </w:r>
      <w:r>
        <w:rPr>
          <w:rtl/>
        </w:rPr>
        <w:t xml:space="preserve"> בורג (העבודה-מימד):</w:t>
      </w:r>
    </w:p>
    <w:p w14:paraId="593AB0D9" w14:textId="77777777" w:rsidR="00000000" w:rsidRDefault="007C71EE">
      <w:pPr>
        <w:pStyle w:val="a"/>
        <w:rPr>
          <w:rFonts w:hint="cs"/>
          <w:rtl/>
        </w:rPr>
      </w:pPr>
    </w:p>
    <w:p w14:paraId="3B9F697F" w14:textId="77777777" w:rsidR="00000000" w:rsidRDefault="007C71EE">
      <w:pPr>
        <w:pStyle w:val="a"/>
        <w:rPr>
          <w:rFonts w:hint="cs"/>
          <w:rtl/>
        </w:rPr>
      </w:pPr>
      <w:r>
        <w:rPr>
          <w:rFonts w:hint="cs"/>
          <w:rtl/>
        </w:rPr>
        <w:t xml:space="preserve">בסופו אנחנו רוצים הצבעה שמית. </w:t>
      </w:r>
    </w:p>
    <w:p w14:paraId="6D9EFFDB" w14:textId="77777777" w:rsidR="00000000" w:rsidRDefault="007C71EE">
      <w:pPr>
        <w:pStyle w:val="a"/>
        <w:rPr>
          <w:rFonts w:hint="cs"/>
          <w:rtl/>
        </w:rPr>
      </w:pPr>
    </w:p>
    <w:p w14:paraId="07CA62C8" w14:textId="77777777" w:rsidR="00000000" w:rsidRDefault="007C71EE">
      <w:pPr>
        <w:pStyle w:val="ad"/>
        <w:rPr>
          <w:rtl/>
        </w:rPr>
      </w:pPr>
      <w:r>
        <w:rPr>
          <w:rtl/>
        </w:rPr>
        <w:t>היו"ר ראובן ריבלין:</w:t>
      </w:r>
    </w:p>
    <w:p w14:paraId="7A3C4D9F" w14:textId="77777777" w:rsidR="00000000" w:rsidRDefault="007C71EE">
      <w:pPr>
        <w:pStyle w:val="a"/>
        <w:rPr>
          <w:rtl/>
        </w:rPr>
      </w:pPr>
    </w:p>
    <w:p w14:paraId="767ACB16" w14:textId="77777777" w:rsidR="00000000" w:rsidRDefault="007C71EE">
      <w:pPr>
        <w:pStyle w:val="a"/>
        <w:rPr>
          <w:rFonts w:hint="cs"/>
          <w:rtl/>
        </w:rPr>
      </w:pPr>
      <w:r>
        <w:rPr>
          <w:rFonts w:hint="cs"/>
          <w:rtl/>
        </w:rPr>
        <w:t xml:space="preserve">ידוע לי. </w:t>
      </w:r>
      <w:r>
        <w:rPr>
          <w:rFonts w:hint="cs"/>
          <w:rtl/>
        </w:rPr>
        <w:t>לסעיף 16 יש לנו בסך הכול שלוש הסתייגויות, ומייד אנחנו עוברים להצבעה על הסעיף עצמו.   הסעיף עצמו הוא סעיף בעל משמעות רבה.</w:t>
      </w:r>
    </w:p>
    <w:p w14:paraId="5FCE14C9" w14:textId="77777777" w:rsidR="00000000" w:rsidRDefault="007C71EE">
      <w:pPr>
        <w:pStyle w:val="a"/>
        <w:rPr>
          <w:rFonts w:hint="cs"/>
          <w:rtl/>
        </w:rPr>
      </w:pPr>
    </w:p>
    <w:p w14:paraId="00003E5D" w14:textId="77777777" w:rsidR="00000000" w:rsidRDefault="007C71EE">
      <w:pPr>
        <w:pStyle w:val="ac"/>
        <w:rPr>
          <w:rtl/>
        </w:rPr>
      </w:pPr>
      <w:r>
        <w:rPr>
          <w:rFonts w:hint="eastAsia"/>
          <w:rtl/>
        </w:rPr>
        <w:t>אברהם</w:t>
      </w:r>
      <w:r>
        <w:rPr>
          <w:rtl/>
        </w:rPr>
        <w:t xml:space="preserve"> בורג (העבודה-מימד):</w:t>
      </w:r>
    </w:p>
    <w:p w14:paraId="24651302" w14:textId="77777777" w:rsidR="00000000" w:rsidRDefault="007C71EE">
      <w:pPr>
        <w:pStyle w:val="a"/>
        <w:rPr>
          <w:rFonts w:hint="cs"/>
          <w:rtl/>
        </w:rPr>
      </w:pPr>
    </w:p>
    <w:p w14:paraId="5497076C" w14:textId="77777777" w:rsidR="00000000" w:rsidRDefault="007C71EE">
      <w:pPr>
        <w:pStyle w:val="a"/>
        <w:rPr>
          <w:rFonts w:hint="cs"/>
          <w:rtl/>
        </w:rPr>
      </w:pPr>
      <w:r>
        <w:rPr>
          <w:rFonts w:hint="cs"/>
          <w:rtl/>
        </w:rPr>
        <w:t>אדוני היושב-ראש, אני מבקש הצבעה שמית על סעיף 16, ספריות ציבוריות.</w:t>
      </w:r>
    </w:p>
    <w:p w14:paraId="41049DBD" w14:textId="77777777" w:rsidR="00000000" w:rsidRDefault="007C71EE">
      <w:pPr>
        <w:pStyle w:val="a"/>
        <w:rPr>
          <w:rFonts w:hint="cs"/>
          <w:rtl/>
        </w:rPr>
      </w:pPr>
    </w:p>
    <w:p w14:paraId="69243DE4" w14:textId="77777777" w:rsidR="00000000" w:rsidRDefault="007C71EE">
      <w:pPr>
        <w:pStyle w:val="ad"/>
        <w:rPr>
          <w:rtl/>
        </w:rPr>
      </w:pPr>
      <w:r>
        <w:rPr>
          <w:rtl/>
        </w:rPr>
        <w:t>היו"ר ראובן ריבלין:</w:t>
      </w:r>
    </w:p>
    <w:p w14:paraId="2E6732B0" w14:textId="77777777" w:rsidR="00000000" w:rsidRDefault="007C71EE">
      <w:pPr>
        <w:pStyle w:val="a"/>
        <w:rPr>
          <w:rtl/>
        </w:rPr>
      </w:pPr>
    </w:p>
    <w:p w14:paraId="48106221" w14:textId="77777777" w:rsidR="00000000" w:rsidRDefault="007C71EE">
      <w:pPr>
        <w:pStyle w:val="a"/>
        <w:rPr>
          <w:rFonts w:hint="cs"/>
          <w:rtl/>
        </w:rPr>
      </w:pPr>
      <w:r>
        <w:rPr>
          <w:rFonts w:hint="cs"/>
          <w:rtl/>
        </w:rPr>
        <w:t xml:space="preserve">שמעתי אותך.  כתוב: </w:t>
      </w:r>
      <w:r>
        <w:rPr>
          <w:rFonts w:hint="cs"/>
          <w:rtl/>
        </w:rPr>
        <w:t>תפוחי זהב במשכיות כסף, דבר דבור על אופניו. כך נאמר במשלי.</w:t>
      </w:r>
    </w:p>
    <w:p w14:paraId="37915DD0" w14:textId="77777777" w:rsidR="00000000" w:rsidRDefault="007C71EE">
      <w:pPr>
        <w:pStyle w:val="a"/>
        <w:rPr>
          <w:rFonts w:hint="cs"/>
          <w:rtl/>
        </w:rPr>
      </w:pPr>
    </w:p>
    <w:p w14:paraId="5EC8B586" w14:textId="77777777" w:rsidR="00000000" w:rsidRDefault="007C71EE">
      <w:pPr>
        <w:pStyle w:val="a"/>
        <w:rPr>
          <w:rFonts w:hint="cs"/>
          <w:rtl/>
        </w:rPr>
      </w:pPr>
      <w:r>
        <w:rPr>
          <w:rFonts w:hint="cs"/>
          <w:rtl/>
        </w:rPr>
        <w:t>ובכן, רבותי, היתרון מצטצמם: 59 בעד, 49 נגד. אני קובע שסעיף 15 עבר לפי הצעת הוועדה בקריאה שנייה.</w:t>
      </w:r>
    </w:p>
    <w:p w14:paraId="54E8C206" w14:textId="77777777" w:rsidR="00000000" w:rsidRDefault="007C71EE">
      <w:pPr>
        <w:pStyle w:val="a"/>
        <w:rPr>
          <w:rFonts w:hint="cs"/>
          <w:rtl/>
        </w:rPr>
      </w:pPr>
    </w:p>
    <w:p w14:paraId="0068530D" w14:textId="77777777" w:rsidR="00000000" w:rsidRDefault="007C71EE">
      <w:pPr>
        <w:pStyle w:val="a"/>
        <w:rPr>
          <w:rFonts w:hint="cs"/>
          <w:rtl/>
        </w:rPr>
      </w:pPr>
      <w:r>
        <w:rPr>
          <w:rFonts w:hint="cs"/>
          <w:rtl/>
        </w:rPr>
        <w:t xml:space="preserve">רבותי חברי הכנסת, אנחנו עוברים לסעיף 16.  מי בעד ההסתייגות של קבוצת בורג? </w:t>
      </w:r>
    </w:p>
    <w:p w14:paraId="3D46B84B" w14:textId="77777777" w:rsidR="00000000" w:rsidRDefault="007C71EE">
      <w:pPr>
        <w:pStyle w:val="a"/>
        <w:rPr>
          <w:rFonts w:hint="cs"/>
          <w:rtl/>
        </w:rPr>
      </w:pPr>
    </w:p>
    <w:p w14:paraId="5D18F348" w14:textId="77777777" w:rsidR="00000000" w:rsidRDefault="007C71EE">
      <w:pPr>
        <w:pStyle w:val="a"/>
        <w:rPr>
          <w:rFonts w:hint="cs"/>
          <w:rtl/>
        </w:rPr>
      </w:pPr>
    </w:p>
    <w:p w14:paraId="2139F7CF" w14:textId="77777777" w:rsidR="00000000" w:rsidRDefault="007C71EE">
      <w:pPr>
        <w:pStyle w:val="a"/>
        <w:jc w:val="center"/>
        <w:rPr>
          <w:rFonts w:hint="cs"/>
          <w:b/>
          <w:bCs/>
          <w:rtl/>
        </w:rPr>
      </w:pPr>
      <w:r>
        <w:rPr>
          <w:rFonts w:hint="cs"/>
          <w:b/>
          <w:bCs/>
          <w:rtl/>
        </w:rPr>
        <w:t>הצבעה</w:t>
      </w:r>
    </w:p>
    <w:p w14:paraId="47E49432" w14:textId="77777777" w:rsidR="00000000" w:rsidRDefault="007C71EE">
      <w:pPr>
        <w:pStyle w:val="a"/>
        <w:rPr>
          <w:rFonts w:hint="cs"/>
          <w:rtl/>
        </w:rPr>
      </w:pPr>
    </w:p>
    <w:p w14:paraId="27160D65" w14:textId="77777777" w:rsidR="00000000" w:rsidRDefault="007C71EE">
      <w:pPr>
        <w:pStyle w:val="a"/>
        <w:jc w:val="center"/>
        <w:rPr>
          <w:rFonts w:hint="cs"/>
          <w:rtl/>
        </w:rPr>
      </w:pPr>
      <w:r>
        <w:rPr>
          <w:rFonts w:hint="cs"/>
          <w:rtl/>
        </w:rPr>
        <w:t>ההסתייגות של קבו</w:t>
      </w:r>
      <w:r>
        <w:rPr>
          <w:rFonts w:hint="cs"/>
          <w:rtl/>
        </w:rPr>
        <w:t>צת חבר הכנסת אברהם בורג לסעיף 16 לא נתקבלה.</w:t>
      </w:r>
    </w:p>
    <w:p w14:paraId="140C9D42" w14:textId="77777777" w:rsidR="00000000" w:rsidRDefault="007C71EE">
      <w:pPr>
        <w:pStyle w:val="a"/>
        <w:jc w:val="center"/>
        <w:rPr>
          <w:rFonts w:hint="cs"/>
          <w:rtl/>
        </w:rPr>
      </w:pPr>
    </w:p>
    <w:p w14:paraId="42F99DFB" w14:textId="77777777" w:rsidR="00000000" w:rsidRDefault="007C71EE">
      <w:pPr>
        <w:pStyle w:val="ad"/>
        <w:rPr>
          <w:rtl/>
        </w:rPr>
      </w:pPr>
      <w:r>
        <w:rPr>
          <w:rtl/>
        </w:rPr>
        <w:t>היו"ר ראובן ריבלין:</w:t>
      </w:r>
    </w:p>
    <w:p w14:paraId="7D2E7814" w14:textId="77777777" w:rsidR="00000000" w:rsidRDefault="007C71EE">
      <w:pPr>
        <w:pStyle w:val="a"/>
        <w:rPr>
          <w:rtl/>
        </w:rPr>
      </w:pPr>
    </w:p>
    <w:p w14:paraId="7AC1858F" w14:textId="77777777" w:rsidR="00000000" w:rsidRDefault="007C71EE">
      <w:pPr>
        <w:pStyle w:val="a"/>
        <w:rPr>
          <w:rFonts w:hint="cs"/>
          <w:rtl/>
        </w:rPr>
      </w:pPr>
      <w:r>
        <w:rPr>
          <w:rFonts w:hint="cs"/>
          <w:rtl/>
        </w:rPr>
        <w:t xml:space="preserve">ההסתייגות לא נתקבלה. </w:t>
      </w:r>
    </w:p>
    <w:p w14:paraId="6D2DA72C" w14:textId="77777777" w:rsidR="00000000" w:rsidRDefault="007C71EE">
      <w:pPr>
        <w:pStyle w:val="a"/>
        <w:rPr>
          <w:rFonts w:hint="cs"/>
          <w:rtl/>
        </w:rPr>
      </w:pPr>
    </w:p>
    <w:p w14:paraId="0B73364D" w14:textId="77777777" w:rsidR="00000000" w:rsidRDefault="007C71EE">
      <w:pPr>
        <w:pStyle w:val="a"/>
        <w:rPr>
          <w:rFonts w:hint="cs"/>
          <w:rtl/>
        </w:rPr>
      </w:pPr>
      <w:r>
        <w:rPr>
          <w:rFonts w:hint="cs"/>
          <w:rtl/>
        </w:rPr>
        <w:t>מי בעד ההסתייגות של קבוצת מרצ וחברי הכנסת שוחט, מתן וילנאי, יורי שטרן, מיכאל נודלמן, אליעזר כהן, אורי אריאל ואריה אלדד. אני מבין שיורי שטרן, מיכאל נודלמן  ואליעזר כהן,</w:t>
      </w:r>
      <w:r>
        <w:rPr>
          <w:rFonts w:hint="cs"/>
          <w:rtl/>
        </w:rPr>
        <w:t xml:space="preserve"> הסיעה מורידה את ההסתייגות. </w:t>
      </w:r>
    </w:p>
    <w:p w14:paraId="5DF6F06D" w14:textId="77777777" w:rsidR="00000000" w:rsidRDefault="007C71EE">
      <w:pPr>
        <w:pStyle w:val="a"/>
        <w:rPr>
          <w:rFonts w:hint="cs"/>
          <w:rtl/>
        </w:rPr>
      </w:pPr>
    </w:p>
    <w:p w14:paraId="6572783C" w14:textId="77777777" w:rsidR="00000000" w:rsidRDefault="007C71EE">
      <w:pPr>
        <w:pStyle w:val="ac"/>
        <w:rPr>
          <w:rtl/>
        </w:rPr>
      </w:pPr>
      <w:r>
        <w:rPr>
          <w:rFonts w:hint="eastAsia"/>
          <w:rtl/>
        </w:rPr>
        <w:t>אברהם</w:t>
      </w:r>
      <w:r>
        <w:rPr>
          <w:rtl/>
        </w:rPr>
        <w:t xml:space="preserve"> בורג (העבודה-מימד):</w:t>
      </w:r>
    </w:p>
    <w:p w14:paraId="737B928D" w14:textId="77777777" w:rsidR="00000000" w:rsidRDefault="007C71EE">
      <w:pPr>
        <w:pStyle w:val="a"/>
        <w:rPr>
          <w:rFonts w:hint="cs"/>
          <w:rtl/>
        </w:rPr>
      </w:pPr>
    </w:p>
    <w:p w14:paraId="66B2159E" w14:textId="77777777" w:rsidR="00000000" w:rsidRDefault="007C71EE">
      <w:pPr>
        <w:pStyle w:val="a"/>
        <w:rPr>
          <w:rFonts w:hint="cs"/>
          <w:rtl/>
        </w:rPr>
      </w:pPr>
      <w:r>
        <w:rPr>
          <w:rFonts w:hint="cs"/>
          <w:rtl/>
        </w:rPr>
        <w:t xml:space="preserve">אני מבקש הצבעה אלקטרונית. </w:t>
      </w:r>
    </w:p>
    <w:p w14:paraId="58F44BE7" w14:textId="77777777" w:rsidR="00000000" w:rsidRDefault="007C71EE">
      <w:pPr>
        <w:pStyle w:val="a"/>
        <w:rPr>
          <w:rFonts w:hint="cs"/>
          <w:rtl/>
        </w:rPr>
      </w:pPr>
    </w:p>
    <w:p w14:paraId="2F10C046" w14:textId="77777777" w:rsidR="00000000" w:rsidRDefault="007C71EE">
      <w:pPr>
        <w:pStyle w:val="ad"/>
        <w:rPr>
          <w:rtl/>
        </w:rPr>
      </w:pPr>
      <w:r>
        <w:rPr>
          <w:rtl/>
        </w:rPr>
        <w:t>היו"ר ראובן ריבלין:</w:t>
      </w:r>
    </w:p>
    <w:p w14:paraId="30AD11BA" w14:textId="77777777" w:rsidR="00000000" w:rsidRDefault="007C71EE">
      <w:pPr>
        <w:pStyle w:val="a"/>
        <w:rPr>
          <w:rtl/>
        </w:rPr>
      </w:pPr>
    </w:p>
    <w:p w14:paraId="7A8DCD4E" w14:textId="77777777" w:rsidR="00000000" w:rsidRDefault="007C71EE">
      <w:pPr>
        <w:pStyle w:val="a"/>
        <w:rPr>
          <w:rFonts w:hint="cs"/>
          <w:rtl/>
        </w:rPr>
      </w:pPr>
      <w:r>
        <w:rPr>
          <w:rFonts w:hint="cs"/>
          <w:rtl/>
        </w:rPr>
        <w:t xml:space="preserve">האם אדוני חושב שנצטרך להצביע הצבעה אלקטרונית גם על הסעיף עצמו? </w:t>
      </w:r>
    </w:p>
    <w:p w14:paraId="2D0A2724" w14:textId="77777777" w:rsidR="00000000" w:rsidRDefault="007C71EE">
      <w:pPr>
        <w:pStyle w:val="a"/>
        <w:rPr>
          <w:rFonts w:hint="cs"/>
          <w:rtl/>
        </w:rPr>
      </w:pPr>
    </w:p>
    <w:p w14:paraId="798C6904" w14:textId="77777777" w:rsidR="00000000" w:rsidRDefault="007C71EE">
      <w:pPr>
        <w:pStyle w:val="ac"/>
        <w:rPr>
          <w:rtl/>
        </w:rPr>
      </w:pPr>
      <w:r>
        <w:rPr>
          <w:rFonts w:hint="eastAsia"/>
          <w:rtl/>
        </w:rPr>
        <w:t>אברהם</w:t>
      </w:r>
      <w:r>
        <w:rPr>
          <w:rtl/>
        </w:rPr>
        <w:t xml:space="preserve"> בורג (העבודה-מימד):</w:t>
      </w:r>
    </w:p>
    <w:p w14:paraId="1AA5AF99" w14:textId="77777777" w:rsidR="00000000" w:rsidRDefault="007C71EE">
      <w:pPr>
        <w:pStyle w:val="a"/>
        <w:rPr>
          <w:rFonts w:hint="cs"/>
          <w:rtl/>
        </w:rPr>
      </w:pPr>
    </w:p>
    <w:p w14:paraId="614E3ED9" w14:textId="77777777" w:rsidR="00000000" w:rsidRDefault="007C71EE">
      <w:pPr>
        <w:pStyle w:val="a"/>
        <w:rPr>
          <w:rFonts w:hint="cs"/>
          <w:rtl/>
        </w:rPr>
      </w:pPr>
      <w:r>
        <w:rPr>
          <w:rFonts w:hint="cs"/>
          <w:rtl/>
        </w:rPr>
        <w:t xml:space="preserve">- - - </w:t>
      </w:r>
    </w:p>
    <w:p w14:paraId="11CDE280" w14:textId="77777777" w:rsidR="00000000" w:rsidRDefault="007C71EE">
      <w:pPr>
        <w:pStyle w:val="a"/>
        <w:rPr>
          <w:rFonts w:hint="cs"/>
          <w:rtl/>
        </w:rPr>
      </w:pPr>
    </w:p>
    <w:p w14:paraId="22770FE9" w14:textId="77777777" w:rsidR="00000000" w:rsidRDefault="007C71EE">
      <w:pPr>
        <w:pStyle w:val="ad"/>
        <w:rPr>
          <w:rtl/>
        </w:rPr>
      </w:pPr>
      <w:r>
        <w:rPr>
          <w:rtl/>
        </w:rPr>
        <w:t>היו"ר ראובן ריבלין:</w:t>
      </w:r>
    </w:p>
    <w:p w14:paraId="4CAA1517" w14:textId="77777777" w:rsidR="00000000" w:rsidRDefault="007C71EE">
      <w:pPr>
        <w:pStyle w:val="a"/>
        <w:rPr>
          <w:rtl/>
        </w:rPr>
      </w:pPr>
    </w:p>
    <w:p w14:paraId="33F7FD15" w14:textId="77777777" w:rsidR="00000000" w:rsidRDefault="007C71EE">
      <w:pPr>
        <w:pStyle w:val="a"/>
        <w:rPr>
          <w:rFonts w:hint="cs"/>
          <w:rtl/>
        </w:rPr>
      </w:pPr>
      <w:r>
        <w:rPr>
          <w:rFonts w:hint="cs"/>
          <w:rtl/>
        </w:rPr>
        <w:t>אם היא תתקבל. רבותי חברי הכנס</w:t>
      </w:r>
      <w:r>
        <w:rPr>
          <w:rFonts w:hint="cs"/>
          <w:rtl/>
        </w:rPr>
        <w:t xml:space="preserve">ת, אין שום בעיה. </w:t>
      </w:r>
    </w:p>
    <w:p w14:paraId="4BB4CD6B" w14:textId="77777777" w:rsidR="00000000" w:rsidRDefault="007C71EE">
      <w:pPr>
        <w:pStyle w:val="a"/>
        <w:rPr>
          <w:rFonts w:hint="cs"/>
          <w:rtl/>
        </w:rPr>
      </w:pPr>
    </w:p>
    <w:p w14:paraId="723963F3" w14:textId="77777777" w:rsidR="00000000" w:rsidRDefault="007C71EE">
      <w:pPr>
        <w:pStyle w:val="ac"/>
        <w:rPr>
          <w:rtl/>
        </w:rPr>
      </w:pPr>
    </w:p>
    <w:p w14:paraId="1EBC5891" w14:textId="77777777" w:rsidR="00000000" w:rsidRDefault="007C71EE">
      <w:pPr>
        <w:pStyle w:val="ac"/>
        <w:rPr>
          <w:rtl/>
        </w:rPr>
      </w:pPr>
      <w:r>
        <w:rPr>
          <w:rFonts w:hint="eastAsia"/>
          <w:rtl/>
        </w:rPr>
        <w:t>אברהם</w:t>
      </w:r>
      <w:r>
        <w:rPr>
          <w:rtl/>
        </w:rPr>
        <w:t xml:space="preserve"> בורג (העבודה-מימד):</w:t>
      </w:r>
    </w:p>
    <w:p w14:paraId="3A9E6CBF" w14:textId="77777777" w:rsidR="00000000" w:rsidRDefault="007C71EE">
      <w:pPr>
        <w:pStyle w:val="a"/>
        <w:rPr>
          <w:rFonts w:hint="cs"/>
          <w:rtl/>
        </w:rPr>
      </w:pPr>
    </w:p>
    <w:p w14:paraId="6ABEAC75" w14:textId="77777777" w:rsidR="00000000" w:rsidRDefault="007C71EE">
      <w:pPr>
        <w:pStyle w:val="a"/>
        <w:rPr>
          <w:rFonts w:hint="cs"/>
          <w:rtl/>
        </w:rPr>
      </w:pPr>
      <w:r>
        <w:rPr>
          <w:rFonts w:hint="cs"/>
          <w:rtl/>
        </w:rPr>
        <w:t xml:space="preserve">אני רוצה לראות איך חברי הכנסת המסתייגים מצביעים. </w:t>
      </w:r>
    </w:p>
    <w:p w14:paraId="2FEAF2E0" w14:textId="77777777" w:rsidR="00000000" w:rsidRDefault="007C71EE">
      <w:pPr>
        <w:pStyle w:val="a"/>
        <w:rPr>
          <w:rFonts w:hint="cs"/>
          <w:rtl/>
        </w:rPr>
      </w:pPr>
    </w:p>
    <w:p w14:paraId="63744434" w14:textId="77777777" w:rsidR="00000000" w:rsidRDefault="007C71EE">
      <w:pPr>
        <w:pStyle w:val="ad"/>
        <w:rPr>
          <w:rtl/>
        </w:rPr>
      </w:pPr>
      <w:r>
        <w:rPr>
          <w:rtl/>
        </w:rPr>
        <w:t>היו"ר ראובן ריבלין:</w:t>
      </w:r>
    </w:p>
    <w:p w14:paraId="7E696E01" w14:textId="77777777" w:rsidR="00000000" w:rsidRDefault="007C71EE">
      <w:pPr>
        <w:pStyle w:val="a"/>
        <w:rPr>
          <w:rtl/>
        </w:rPr>
      </w:pPr>
    </w:p>
    <w:p w14:paraId="2DAE2AE1" w14:textId="77777777" w:rsidR="00000000" w:rsidRDefault="007C71EE">
      <w:pPr>
        <w:pStyle w:val="a"/>
        <w:rPr>
          <w:rFonts w:hint="cs"/>
          <w:rtl/>
        </w:rPr>
      </w:pPr>
      <w:r>
        <w:rPr>
          <w:rFonts w:hint="cs"/>
          <w:rtl/>
        </w:rPr>
        <w:t xml:space="preserve">אני מאוד מודה לאדוני על העצה, ואני מקבל אותה.  </w:t>
      </w:r>
    </w:p>
    <w:p w14:paraId="0DAFBFCD" w14:textId="77777777" w:rsidR="00000000" w:rsidRDefault="007C71EE">
      <w:pPr>
        <w:pStyle w:val="a"/>
        <w:rPr>
          <w:rFonts w:hint="cs"/>
          <w:rtl/>
        </w:rPr>
      </w:pPr>
    </w:p>
    <w:p w14:paraId="2A5DC895" w14:textId="77777777" w:rsidR="00000000" w:rsidRDefault="007C71EE">
      <w:pPr>
        <w:pStyle w:val="a"/>
        <w:rPr>
          <w:rFonts w:hint="cs"/>
          <w:rtl/>
        </w:rPr>
      </w:pPr>
      <w:r>
        <w:rPr>
          <w:rFonts w:hint="cs"/>
          <w:rtl/>
        </w:rPr>
        <w:t>נא להצביע, רבותי חברי הכנסת, על ההסתייגות של קבוצת מרצ.</w:t>
      </w:r>
    </w:p>
    <w:p w14:paraId="6AE4BCF1" w14:textId="77777777" w:rsidR="00000000" w:rsidRDefault="007C71EE">
      <w:pPr>
        <w:pStyle w:val="a"/>
        <w:rPr>
          <w:rFonts w:hint="cs"/>
          <w:rtl/>
        </w:rPr>
      </w:pPr>
    </w:p>
    <w:p w14:paraId="643147F5" w14:textId="77777777" w:rsidR="00000000" w:rsidRDefault="007C71EE">
      <w:pPr>
        <w:pStyle w:val="a"/>
        <w:rPr>
          <w:rFonts w:hint="cs"/>
          <w:rtl/>
        </w:rPr>
      </w:pPr>
    </w:p>
    <w:p w14:paraId="51A27D1C" w14:textId="77777777" w:rsidR="00000000" w:rsidRDefault="007C71EE">
      <w:pPr>
        <w:pStyle w:val="a7"/>
        <w:bidi/>
        <w:rPr>
          <w:rFonts w:hint="cs"/>
          <w:rtl/>
        </w:rPr>
      </w:pPr>
      <w:r>
        <w:rPr>
          <w:rFonts w:hint="cs"/>
          <w:rtl/>
        </w:rPr>
        <w:t>הצבעה מס' 34</w:t>
      </w:r>
    </w:p>
    <w:p w14:paraId="61A685B8" w14:textId="77777777" w:rsidR="00000000" w:rsidRDefault="007C71EE">
      <w:pPr>
        <w:pStyle w:val="a"/>
        <w:rPr>
          <w:rFonts w:hint="cs"/>
          <w:rtl/>
        </w:rPr>
      </w:pPr>
    </w:p>
    <w:p w14:paraId="4C64C8EC" w14:textId="77777777" w:rsidR="00000000" w:rsidRDefault="007C71EE">
      <w:pPr>
        <w:pStyle w:val="a8"/>
        <w:bidi/>
        <w:rPr>
          <w:rFonts w:hint="cs"/>
          <w:rtl/>
        </w:rPr>
      </w:pPr>
      <w:r>
        <w:rPr>
          <w:rFonts w:hint="cs"/>
          <w:rtl/>
        </w:rPr>
        <w:t xml:space="preserve">בעד ההסתייגות - </w:t>
      </w:r>
      <w:r>
        <w:rPr>
          <w:rFonts w:hint="cs"/>
          <w:rtl/>
        </w:rPr>
        <w:t>42</w:t>
      </w:r>
    </w:p>
    <w:p w14:paraId="517CE0D9" w14:textId="77777777" w:rsidR="00000000" w:rsidRDefault="007C71EE">
      <w:pPr>
        <w:pStyle w:val="a8"/>
        <w:bidi/>
        <w:rPr>
          <w:rFonts w:hint="cs"/>
          <w:rtl/>
        </w:rPr>
      </w:pPr>
      <w:r>
        <w:rPr>
          <w:rFonts w:hint="cs"/>
          <w:rtl/>
        </w:rPr>
        <w:t>נגד - 55</w:t>
      </w:r>
    </w:p>
    <w:p w14:paraId="3ECAB9E0" w14:textId="77777777" w:rsidR="00000000" w:rsidRDefault="007C71EE">
      <w:pPr>
        <w:pStyle w:val="a9"/>
        <w:bidi/>
        <w:rPr>
          <w:rFonts w:hint="cs"/>
          <w:rtl/>
        </w:rPr>
      </w:pPr>
      <w:r>
        <w:rPr>
          <w:rFonts w:hint="cs"/>
          <w:rtl/>
        </w:rPr>
        <w:t>ההסתייגות של קבוצת סיעת מרצ ושל חברי הכנסת אברהם שוחט ומתן וילנאי לסעיף 16 לא נתקבלה.</w:t>
      </w:r>
    </w:p>
    <w:p w14:paraId="0249A670" w14:textId="77777777" w:rsidR="00000000" w:rsidRDefault="007C71EE">
      <w:pPr>
        <w:pStyle w:val="a"/>
        <w:jc w:val="center"/>
        <w:rPr>
          <w:rFonts w:hint="cs"/>
          <w:rtl/>
        </w:rPr>
      </w:pPr>
    </w:p>
    <w:p w14:paraId="5E82C4EB" w14:textId="77777777" w:rsidR="00000000" w:rsidRDefault="007C71EE">
      <w:pPr>
        <w:pStyle w:val="ad"/>
        <w:rPr>
          <w:rtl/>
        </w:rPr>
      </w:pPr>
      <w:r>
        <w:rPr>
          <w:rtl/>
        </w:rPr>
        <w:t>היו"ר ראובן ריבלין:</w:t>
      </w:r>
    </w:p>
    <w:p w14:paraId="59C947FC" w14:textId="77777777" w:rsidR="00000000" w:rsidRDefault="007C71EE">
      <w:pPr>
        <w:pStyle w:val="a"/>
        <w:rPr>
          <w:rtl/>
        </w:rPr>
      </w:pPr>
    </w:p>
    <w:p w14:paraId="19DB6C82" w14:textId="77777777" w:rsidR="00000000" w:rsidRDefault="007C71EE">
      <w:pPr>
        <w:pStyle w:val="a"/>
        <w:rPr>
          <w:rFonts w:hint="cs"/>
          <w:rtl/>
        </w:rPr>
      </w:pPr>
      <w:r>
        <w:rPr>
          <w:rFonts w:hint="cs"/>
          <w:rtl/>
        </w:rPr>
        <w:t>42 הצביעו בעד, אולם 55 הצביעו נגד, לכן ההסתייגות אינה מתקבלת.</w:t>
      </w:r>
    </w:p>
    <w:p w14:paraId="11DE8887" w14:textId="77777777" w:rsidR="00000000" w:rsidRDefault="007C71EE">
      <w:pPr>
        <w:pStyle w:val="a"/>
        <w:rPr>
          <w:rFonts w:hint="cs"/>
          <w:rtl/>
        </w:rPr>
      </w:pPr>
    </w:p>
    <w:p w14:paraId="21285998" w14:textId="77777777" w:rsidR="00000000" w:rsidRDefault="007C71EE">
      <w:pPr>
        <w:pStyle w:val="a"/>
        <w:rPr>
          <w:rFonts w:hint="cs"/>
          <w:rtl/>
        </w:rPr>
      </w:pPr>
      <w:r>
        <w:rPr>
          <w:rFonts w:hint="cs"/>
          <w:rtl/>
        </w:rPr>
        <w:t xml:space="preserve">רבותי חברי הכנסת, אני ממשיך. אני מדבר על לחלופין. מי בעד? </w:t>
      </w:r>
    </w:p>
    <w:p w14:paraId="2401D8B0" w14:textId="77777777" w:rsidR="00000000" w:rsidRDefault="007C71EE">
      <w:pPr>
        <w:pStyle w:val="a"/>
        <w:rPr>
          <w:rFonts w:hint="cs"/>
          <w:rtl/>
        </w:rPr>
      </w:pPr>
    </w:p>
    <w:p w14:paraId="75E2A1D0" w14:textId="77777777" w:rsidR="00000000" w:rsidRDefault="007C71EE">
      <w:pPr>
        <w:pStyle w:val="a"/>
        <w:rPr>
          <w:rFonts w:hint="cs"/>
          <w:rtl/>
        </w:rPr>
      </w:pPr>
    </w:p>
    <w:p w14:paraId="1266AC84" w14:textId="77777777" w:rsidR="00000000" w:rsidRDefault="007C71EE">
      <w:pPr>
        <w:pStyle w:val="a"/>
        <w:jc w:val="center"/>
        <w:rPr>
          <w:rFonts w:hint="cs"/>
          <w:b/>
          <w:bCs/>
          <w:rtl/>
        </w:rPr>
      </w:pPr>
      <w:r>
        <w:rPr>
          <w:rFonts w:hint="cs"/>
          <w:b/>
          <w:bCs/>
          <w:rtl/>
        </w:rPr>
        <w:t>הצבעה</w:t>
      </w:r>
    </w:p>
    <w:p w14:paraId="07F4F27D" w14:textId="77777777" w:rsidR="00000000" w:rsidRDefault="007C71EE">
      <w:pPr>
        <w:pStyle w:val="a"/>
        <w:rPr>
          <w:rFonts w:hint="cs"/>
          <w:rtl/>
        </w:rPr>
      </w:pPr>
    </w:p>
    <w:p w14:paraId="5B07512B" w14:textId="77777777" w:rsidR="00000000" w:rsidRDefault="007C71EE">
      <w:pPr>
        <w:pStyle w:val="a"/>
        <w:jc w:val="center"/>
        <w:rPr>
          <w:rFonts w:hint="cs"/>
          <w:rtl/>
        </w:rPr>
      </w:pPr>
      <w:r>
        <w:rPr>
          <w:rFonts w:hint="cs"/>
          <w:rtl/>
        </w:rPr>
        <w:t>ההסתי</w:t>
      </w:r>
      <w:r>
        <w:rPr>
          <w:rFonts w:hint="cs"/>
          <w:rtl/>
        </w:rPr>
        <w:t xml:space="preserve">יגות לחלופין של קבוצת מרצ וחברי הכנסת אברהם שוחט ומתן וילנאי לסעיף 16 </w:t>
      </w:r>
    </w:p>
    <w:p w14:paraId="42C1BB75" w14:textId="77777777" w:rsidR="00000000" w:rsidRDefault="007C71EE">
      <w:pPr>
        <w:pStyle w:val="a"/>
        <w:jc w:val="center"/>
        <w:rPr>
          <w:rFonts w:hint="cs"/>
          <w:rtl/>
        </w:rPr>
      </w:pPr>
      <w:r>
        <w:rPr>
          <w:rFonts w:hint="cs"/>
          <w:rtl/>
        </w:rPr>
        <w:t xml:space="preserve">לא נתקבלה. </w:t>
      </w:r>
    </w:p>
    <w:p w14:paraId="1D41535E" w14:textId="77777777" w:rsidR="00000000" w:rsidRDefault="007C71EE">
      <w:pPr>
        <w:pStyle w:val="a"/>
        <w:jc w:val="center"/>
        <w:rPr>
          <w:rFonts w:hint="cs"/>
          <w:rtl/>
        </w:rPr>
      </w:pPr>
    </w:p>
    <w:p w14:paraId="6E280B25" w14:textId="77777777" w:rsidR="00000000" w:rsidRDefault="007C71EE">
      <w:pPr>
        <w:pStyle w:val="ad"/>
        <w:rPr>
          <w:rtl/>
        </w:rPr>
      </w:pPr>
      <w:r>
        <w:rPr>
          <w:rtl/>
        </w:rPr>
        <w:t>היו"ר ראובן ריבלין:</w:t>
      </w:r>
    </w:p>
    <w:p w14:paraId="11408E05" w14:textId="77777777" w:rsidR="00000000" w:rsidRDefault="007C71EE">
      <w:pPr>
        <w:pStyle w:val="a"/>
        <w:rPr>
          <w:rtl/>
        </w:rPr>
      </w:pPr>
    </w:p>
    <w:p w14:paraId="749507CA" w14:textId="77777777" w:rsidR="00000000" w:rsidRDefault="007C71EE">
      <w:pPr>
        <w:pStyle w:val="a"/>
        <w:rPr>
          <w:rFonts w:hint="cs"/>
          <w:rtl/>
        </w:rPr>
      </w:pPr>
      <w:r>
        <w:rPr>
          <w:rFonts w:hint="cs"/>
          <w:rtl/>
        </w:rPr>
        <w:t xml:space="preserve">גם החלופין לא נתקבל. </w:t>
      </w:r>
    </w:p>
    <w:p w14:paraId="1458D682" w14:textId="77777777" w:rsidR="00000000" w:rsidRDefault="007C71EE">
      <w:pPr>
        <w:pStyle w:val="a"/>
        <w:rPr>
          <w:rFonts w:hint="cs"/>
          <w:rtl/>
        </w:rPr>
      </w:pPr>
    </w:p>
    <w:p w14:paraId="2F29F219" w14:textId="77777777" w:rsidR="00000000" w:rsidRDefault="007C71EE">
      <w:pPr>
        <w:pStyle w:val="a"/>
        <w:rPr>
          <w:rFonts w:hint="cs"/>
          <w:rtl/>
        </w:rPr>
      </w:pPr>
      <w:r>
        <w:rPr>
          <w:rFonts w:hint="cs"/>
          <w:rtl/>
        </w:rPr>
        <w:t>מי בעד ההסתייגות של חברי הכנסת מיכאל מלכיאור, ניסן סלומינסקי, שאול יהלום וגילה פינקלשטיין?</w:t>
      </w:r>
    </w:p>
    <w:p w14:paraId="77397DBF" w14:textId="77777777" w:rsidR="00000000" w:rsidRDefault="007C71EE">
      <w:pPr>
        <w:pStyle w:val="a"/>
        <w:rPr>
          <w:rFonts w:hint="cs"/>
          <w:rtl/>
        </w:rPr>
      </w:pPr>
    </w:p>
    <w:p w14:paraId="739A1254" w14:textId="77777777" w:rsidR="00000000" w:rsidRDefault="007C71EE">
      <w:pPr>
        <w:pStyle w:val="ac"/>
        <w:rPr>
          <w:rtl/>
        </w:rPr>
      </w:pPr>
      <w:r>
        <w:rPr>
          <w:rFonts w:hint="eastAsia"/>
          <w:rtl/>
        </w:rPr>
        <w:t>מיכאל</w:t>
      </w:r>
      <w:r>
        <w:rPr>
          <w:rtl/>
        </w:rPr>
        <w:t xml:space="preserve"> מלכיאור (העבודה-מימד):</w:t>
      </w:r>
    </w:p>
    <w:p w14:paraId="78BE09C9" w14:textId="77777777" w:rsidR="00000000" w:rsidRDefault="007C71EE">
      <w:pPr>
        <w:pStyle w:val="a"/>
        <w:rPr>
          <w:rFonts w:hint="cs"/>
          <w:rtl/>
        </w:rPr>
      </w:pPr>
    </w:p>
    <w:p w14:paraId="2D8A6C2A" w14:textId="77777777" w:rsidR="00000000" w:rsidRDefault="007C71EE">
      <w:pPr>
        <w:pStyle w:val="a"/>
        <w:rPr>
          <w:rFonts w:hint="cs"/>
          <w:rtl/>
        </w:rPr>
      </w:pPr>
      <w:r>
        <w:rPr>
          <w:rFonts w:hint="cs"/>
          <w:rtl/>
        </w:rPr>
        <w:t>איפה ה</w:t>
      </w:r>
      <w:r>
        <w:rPr>
          <w:rFonts w:hint="cs"/>
          <w:rtl/>
        </w:rPr>
        <w:t xml:space="preserve">מפד"ל?  אין מפד"ל. </w:t>
      </w:r>
    </w:p>
    <w:p w14:paraId="326462BF" w14:textId="77777777" w:rsidR="00000000" w:rsidRDefault="007C71EE">
      <w:pPr>
        <w:pStyle w:val="a"/>
        <w:jc w:val="center"/>
        <w:rPr>
          <w:b/>
          <w:bCs/>
          <w:rtl/>
        </w:rPr>
      </w:pPr>
    </w:p>
    <w:p w14:paraId="502D0AE8" w14:textId="77777777" w:rsidR="00000000" w:rsidRDefault="007C71EE">
      <w:pPr>
        <w:pStyle w:val="a"/>
        <w:jc w:val="center"/>
        <w:rPr>
          <w:rFonts w:hint="cs"/>
          <w:b/>
          <w:bCs/>
          <w:rtl/>
        </w:rPr>
      </w:pPr>
      <w:r>
        <w:rPr>
          <w:rFonts w:hint="cs"/>
          <w:b/>
          <w:bCs/>
          <w:rtl/>
        </w:rPr>
        <w:t>הצבעה</w:t>
      </w:r>
    </w:p>
    <w:p w14:paraId="6B085818" w14:textId="77777777" w:rsidR="00000000" w:rsidRDefault="007C71EE">
      <w:pPr>
        <w:pStyle w:val="a"/>
        <w:rPr>
          <w:rFonts w:hint="cs"/>
          <w:rtl/>
        </w:rPr>
      </w:pPr>
    </w:p>
    <w:p w14:paraId="3A288D8D" w14:textId="77777777" w:rsidR="00000000" w:rsidRDefault="007C71EE">
      <w:pPr>
        <w:pStyle w:val="a"/>
        <w:jc w:val="center"/>
        <w:rPr>
          <w:rFonts w:hint="cs"/>
          <w:rtl/>
        </w:rPr>
      </w:pPr>
      <w:r>
        <w:rPr>
          <w:rFonts w:hint="cs"/>
          <w:rtl/>
        </w:rPr>
        <w:t xml:space="preserve">ההסתייגות של חברי הכנסת מיכאל מלכיאור, ניסן סלומינסקי, שאול יהלום וגילה פינקלשטיין לסעיף 16 לא נתקבלה. </w:t>
      </w:r>
    </w:p>
    <w:p w14:paraId="40CB2560" w14:textId="77777777" w:rsidR="00000000" w:rsidRDefault="007C71EE">
      <w:pPr>
        <w:pStyle w:val="a"/>
        <w:jc w:val="center"/>
        <w:rPr>
          <w:rFonts w:hint="cs"/>
          <w:rtl/>
        </w:rPr>
      </w:pPr>
    </w:p>
    <w:p w14:paraId="4C65B4D5" w14:textId="77777777" w:rsidR="00000000" w:rsidRDefault="007C71EE">
      <w:pPr>
        <w:pStyle w:val="ad"/>
        <w:rPr>
          <w:rtl/>
        </w:rPr>
      </w:pPr>
      <w:r>
        <w:rPr>
          <w:rtl/>
        </w:rPr>
        <w:t>היו"ר ראובן ריבלין:</w:t>
      </w:r>
    </w:p>
    <w:p w14:paraId="74D72ADD" w14:textId="77777777" w:rsidR="00000000" w:rsidRDefault="007C71EE">
      <w:pPr>
        <w:pStyle w:val="a"/>
        <w:rPr>
          <w:rtl/>
        </w:rPr>
      </w:pPr>
    </w:p>
    <w:p w14:paraId="7D94582B" w14:textId="77777777" w:rsidR="00000000" w:rsidRDefault="007C71EE">
      <w:pPr>
        <w:pStyle w:val="a"/>
        <w:rPr>
          <w:rFonts w:hint="cs"/>
          <w:rtl/>
        </w:rPr>
      </w:pPr>
      <w:r>
        <w:rPr>
          <w:rFonts w:hint="cs"/>
          <w:rtl/>
        </w:rPr>
        <w:t xml:space="preserve"> אני קובע שההסתייגות לא נתקבלה. </w:t>
      </w:r>
    </w:p>
    <w:p w14:paraId="3F075B70" w14:textId="77777777" w:rsidR="00000000" w:rsidRDefault="007C71EE">
      <w:pPr>
        <w:pStyle w:val="a"/>
        <w:rPr>
          <w:rFonts w:hint="cs"/>
          <w:rtl/>
        </w:rPr>
      </w:pPr>
    </w:p>
    <w:p w14:paraId="184BAE3C" w14:textId="77777777" w:rsidR="00000000" w:rsidRDefault="007C71EE">
      <w:pPr>
        <w:pStyle w:val="a"/>
        <w:rPr>
          <w:rFonts w:hint="cs"/>
          <w:rtl/>
        </w:rPr>
      </w:pPr>
      <w:r>
        <w:rPr>
          <w:rFonts w:hint="cs"/>
          <w:rtl/>
        </w:rPr>
        <w:t>ובכן, רבותי, לפני הנושא של הספריות הציבוריות. אני חושב שלנושא זה אנח</w:t>
      </w:r>
      <w:r>
        <w:rPr>
          <w:rFonts w:hint="cs"/>
          <w:rtl/>
        </w:rPr>
        <w:t xml:space="preserve">נו נקיים הצבעה שמית, כדי שכל אחד ידע מה הצביעו.  נא להתחיל בהצבעה שמית. </w:t>
      </w:r>
    </w:p>
    <w:p w14:paraId="2A67DF68" w14:textId="77777777" w:rsidR="00000000" w:rsidRDefault="007C71EE">
      <w:pPr>
        <w:pStyle w:val="a"/>
        <w:rPr>
          <w:rFonts w:hint="cs"/>
          <w:rtl/>
        </w:rPr>
      </w:pPr>
    </w:p>
    <w:p w14:paraId="6DF267AE" w14:textId="77777777" w:rsidR="00000000" w:rsidRDefault="007C71EE">
      <w:pPr>
        <w:pStyle w:val="ac"/>
        <w:rPr>
          <w:rtl/>
        </w:rPr>
      </w:pPr>
      <w:r>
        <w:rPr>
          <w:rFonts w:hint="eastAsia"/>
          <w:rtl/>
        </w:rPr>
        <w:t>השר</w:t>
      </w:r>
      <w:r>
        <w:rPr>
          <w:rtl/>
        </w:rPr>
        <w:t xml:space="preserve"> מאיר שטרית:</w:t>
      </w:r>
    </w:p>
    <w:p w14:paraId="07806252" w14:textId="77777777" w:rsidR="00000000" w:rsidRDefault="007C71EE">
      <w:pPr>
        <w:pStyle w:val="a"/>
        <w:rPr>
          <w:rFonts w:hint="cs"/>
          <w:rtl/>
        </w:rPr>
      </w:pPr>
    </w:p>
    <w:p w14:paraId="63488AAD" w14:textId="77777777" w:rsidR="00000000" w:rsidRDefault="007C71EE">
      <w:pPr>
        <w:pStyle w:val="a"/>
        <w:rPr>
          <w:rFonts w:hint="cs"/>
          <w:rtl/>
        </w:rPr>
      </w:pPr>
      <w:r>
        <w:rPr>
          <w:rFonts w:hint="cs"/>
          <w:rtl/>
        </w:rPr>
        <w:t xml:space="preserve">אדוני היושב-ראש, זה לא בסדר. </w:t>
      </w:r>
    </w:p>
    <w:p w14:paraId="70FCF319" w14:textId="77777777" w:rsidR="00000000" w:rsidRDefault="007C71EE">
      <w:pPr>
        <w:pStyle w:val="a"/>
        <w:rPr>
          <w:rFonts w:hint="cs"/>
          <w:rtl/>
        </w:rPr>
      </w:pPr>
    </w:p>
    <w:p w14:paraId="330707A2" w14:textId="77777777" w:rsidR="00000000" w:rsidRDefault="007C71EE">
      <w:pPr>
        <w:pStyle w:val="Speaker"/>
        <w:rPr>
          <w:rtl/>
        </w:rPr>
      </w:pPr>
      <w:r>
        <w:rPr>
          <w:rFonts w:hint="eastAsia"/>
          <w:rtl/>
        </w:rPr>
        <w:t>מזכיר</w:t>
      </w:r>
      <w:r>
        <w:rPr>
          <w:rtl/>
        </w:rPr>
        <w:t xml:space="preserve"> הכנסת אריה האן:</w:t>
      </w:r>
    </w:p>
    <w:p w14:paraId="2FBCADF1" w14:textId="77777777" w:rsidR="00000000" w:rsidRDefault="007C71EE">
      <w:pPr>
        <w:pStyle w:val="a"/>
        <w:tabs>
          <w:tab w:val="left" w:pos="3446"/>
          <w:tab w:val="left" w:pos="3986"/>
        </w:tabs>
        <w:ind w:firstLine="0"/>
        <w:rPr>
          <w:rFonts w:hint="cs"/>
          <w:rtl/>
        </w:rPr>
      </w:pPr>
      <w:r>
        <w:rPr>
          <w:rFonts w:hint="cs"/>
          <w:rtl/>
        </w:rPr>
        <w:t>(קורא בשמות חברי הכנסת)</w:t>
      </w:r>
    </w:p>
    <w:p w14:paraId="7469B317" w14:textId="77777777" w:rsidR="00000000" w:rsidRDefault="007C71EE">
      <w:pPr>
        <w:pStyle w:val="a"/>
        <w:rPr>
          <w:rFonts w:hint="cs"/>
          <w:rtl/>
        </w:rPr>
      </w:pPr>
    </w:p>
    <w:p w14:paraId="16087092" w14:textId="77777777" w:rsidR="00000000" w:rsidRDefault="007C71EE">
      <w:pPr>
        <w:pStyle w:val="a"/>
        <w:tabs>
          <w:tab w:val="left" w:pos="3446"/>
          <w:tab w:val="left" w:pos="3986"/>
        </w:tabs>
        <w:ind w:left="720" w:firstLine="0"/>
        <w:rPr>
          <w:rFonts w:hint="cs"/>
          <w:rtl/>
        </w:rPr>
      </w:pPr>
      <w:r>
        <w:rPr>
          <w:rFonts w:hint="cs"/>
          <w:rtl/>
        </w:rPr>
        <w:t>קולט אביטל</w:t>
      </w:r>
      <w:r>
        <w:rPr>
          <w:rFonts w:hint="cs"/>
          <w:rtl/>
        </w:rPr>
        <w:tab/>
        <w:t>-</w:t>
      </w:r>
      <w:r>
        <w:rPr>
          <w:rFonts w:hint="cs"/>
          <w:rtl/>
        </w:rPr>
        <w:tab/>
        <w:t>נגד</w:t>
      </w:r>
    </w:p>
    <w:p w14:paraId="5CD34437" w14:textId="77777777" w:rsidR="00000000" w:rsidRDefault="007C71EE">
      <w:pPr>
        <w:pStyle w:val="a"/>
        <w:tabs>
          <w:tab w:val="left" w:pos="3446"/>
          <w:tab w:val="left" w:pos="3986"/>
        </w:tabs>
        <w:ind w:left="720" w:firstLine="0"/>
        <w:rPr>
          <w:rFonts w:hint="cs"/>
          <w:rtl/>
        </w:rPr>
      </w:pPr>
      <w:r>
        <w:rPr>
          <w:rFonts w:hint="cs"/>
          <w:rtl/>
        </w:rPr>
        <w:t>רוחמה אברהם</w:t>
      </w:r>
      <w:r>
        <w:rPr>
          <w:rFonts w:hint="cs"/>
          <w:rtl/>
        </w:rPr>
        <w:tab/>
        <w:t>-</w:t>
      </w:r>
      <w:r>
        <w:rPr>
          <w:rFonts w:hint="cs"/>
          <w:rtl/>
        </w:rPr>
        <w:tab/>
        <w:t>בעד</w:t>
      </w:r>
    </w:p>
    <w:p w14:paraId="2FECCE25" w14:textId="77777777" w:rsidR="00000000" w:rsidRDefault="007C71EE">
      <w:pPr>
        <w:pStyle w:val="a"/>
        <w:tabs>
          <w:tab w:val="left" w:pos="3446"/>
          <w:tab w:val="left" w:pos="3986"/>
        </w:tabs>
        <w:ind w:left="720" w:firstLine="0"/>
        <w:rPr>
          <w:rFonts w:hint="cs"/>
          <w:rtl/>
        </w:rPr>
      </w:pPr>
      <w:r>
        <w:rPr>
          <w:rFonts w:hint="cs"/>
          <w:rtl/>
        </w:rPr>
        <w:t>יולי-יואל אדלשטיין</w:t>
      </w:r>
      <w:r>
        <w:rPr>
          <w:rFonts w:hint="cs"/>
          <w:rtl/>
        </w:rPr>
        <w:tab/>
        <w:t>-</w:t>
      </w:r>
      <w:r>
        <w:rPr>
          <w:rFonts w:hint="cs"/>
          <w:rtl/>
        </w:rPr>
        <w:tab/>
        <w:t>בעד</w:t>
      </w:r>
    </w:p>
    <w:p w14:paraId="2AAD24F4" w14:textId="77777777" w:rsidR="00000000" w:rsidRDefault="007C71EE">
      <w:pPr>
        <w:pStyle w:val="a"/>
        <w:tabs>
          <w:tab w:val="left" w:pos="3446"/>
          <w:tab w:val="left" w:pos="3986"/>
        </w:tabs>
        <w:ind w:left="720" w:firstLine="0"/>
        <w:rPr>
          <w:rFonts w:hint="cs"/>
          <w:rtl/>
        </w:rPr>
      </w:pPr>
      <w:r>
        <w:rPr>
          <w:rFonts w:hint="cs"/>
          <w:rtl/>
        </w:rPr>
        <w:t>יעקב אדרי</w:t>
      </w:r>
      <w:r>
        <w:rPr>
          <w:rFonts w:hint="cs"/>
          <w:rtl/>
        </w:rPr>
        <w:tab/>
        <w:t>-</w:t>
      </w:r>
      <w:r>
        <w:rPr>
          <w:rFonts w:hint="cs"/>
          <w:rtl/>
        </w:rPr>
        <w:tab/>
        <w:t>בעד</w:t>
      </w:r>
    </w:p>
    <w:p w14:paraId="4F6F715E" w14:textId="77777777" w:rsidR="00000000" w:rsidRDefault="007C71EE">
      <w:pPr>
        <w:pStyle w:val="a"/>
        <w:tabs>
          <w:tab w:val="left" w:pos="3446"/>
          <w:tab w:val="left" w:pos="3986"/>
        </w:tabs>
        <w:ind w:left="720" w:firstLine="0"/>
        <w:rPr>
          <w:rFonts w:hint="cs"/>
          <w:rtl/>
        </w:rPr>
      </w:pPr>
      <w:r>
        <w:rPr>
          <w:rFonts w:hint="cs"/>
          <w:rtl/>
        </w:rPr>
        <w:t>אהוד אולמרט</w:t>
      </w:r>
      <w:r>
        <w:rPr>
          <w:rFonts w:hint="cs"/>
          <w:rtl/>
        </w:rPr>
        <w:tab/>
        <w:t>-</w:t>
      </w:r>
      <w:r>
        <w:rPr>
          <w:rFonts w:hint="cs"/>
          <w:rtl/>
        </w:rPr>
        <w:tab/>
        <w:t>בעד</w:t>
      </w:r>
    </w:p>
    <w:p w14:paraId="015CFCFE" w14:textId="77777777" w:rsidR="00000000" w:rsidRDefault="007C71EE">
      <w:pPr>
        <w:pStyle w:val="a"/>
        <w:tabs>
          <w:tab w:val="left" w:pos="3446"/>
          <w:tab w:val="left" w:pos="3986"/>
        </w:tabs>
        <w:ind w:left="720" w:firstLine="0"/>
        <w:rPr>
          <w:rFonts w:hint="cs"/>
          <w:rtl/>
        </w:rPr>
      </w:pPr>
      <w:r>
        <w:rPr>
          <w:rFonts w:hint="cs"/>
          <w:rtl/>
        </w:rPr>
        <w:t>חיים אורון</w:t>
      </w:r>
      <w:r>
        <w:rPr>
          <w:rFonts w:hint="cs"/>
          <w:rtl/>
        </w:rPr>
        <w:tab/>
        <w:t>-</w:t>
      </w:r>
      <w:r>
        <w:rPr>
          <w:rFonts w:hint="cs"/>
          <w:rtl/>
        </w:rPr>
        <w:tab/>
        <w:t>נגד</w:t>
      </w:r>
    </w:p>
    <w:p w14:paraId="67624794" w14:textId="77777777" w:rsidR="00000000" w:rsidRDefault="007C71EE">
      <w:pPr>
        <w:pStyle w:val="a"/>
        <w:tabs>
          <w:tab w:val="left" w:pos="3446"/>
          <w:tab w:val="left" w:pos="3986"/>
        </w:tabs>
        <w:ind w:left="720" w:firstLine="0"/>
        <w:rPr>
          <w:rFonts w:hint="cs"/>
          <w:rtl/>
        </w:rPr>
      </w:pPr>
      <w:r>
        <w:rPr>
          <w:rFonts w:hint="cs"/>
          <w:rtl/>
        </w:rPr>
        <w:t>זבולון אורלב</w:t>
      </w:r>
      <w:r>
        <w:rPr>
          <w:rFonts w:hint="cs"/>
          <w:rtl/>
        </w:rPr>
        <w:tab/>
        <w:t>-</w:t>
      </w:r>
      <w:r>
        <w:rPr>
          <w:rFonts w:hint="cs"/>
          <w:rtl/>
        </w:rPr>
        <w:tab/>
      </w:r>
    </w:p>
    <w:p w14:paraId="4060F885" w14:textId="77777777" w:rsidR="00000000" w:rsidRDefault="007C71EE">
      <w:pPr>
        <w:pStyle w:val="a"/>
        <w:tabs>
          <w:tab w:val="left" w:pos="3446"/>
          <w:tab w:val="left" w:pos="3986"/>
        </w:tabs>
        <w:ind w:left="720" w:firstLine="0"/>
        <w:rPr>
          <w:rFonts w:hint="cs"/>
          <w:rtl/>
        </w:rPr>
      </w:pPr>
    </w:p>
    <w:p w14:paraId="632AE001" w14:textId="77777777" w:rsidR="00000000" w:rsidRDefault="007C71EE">
      <w:pPr>
        <w:pStyle w:val="ac"/>
        <w:rPr>
          <w:rtl/>
        </w:rPr>
      </w:pPr>
      <w:r>
        <w:rPr>
          <w:rFonts w:hint="eastAsia"/>
          <w:rtl/>
        </w:rPr>
        <w:t>מיכאל</w:t>
      </w:r>
      <w:r>
        <w:rPr>
          <w:rtl/>
        </w:rPr>
        <w:t xml:space="preserve"> מלכיאור (העבודה-מימד):</w:t>
      </w:r>
    </w:p>
    <w:p w14:paraId="7EE07075" w14:textId="77777777" w:rsidR="00000000" w:rsidRDefault="007C71EE">
      <w:pPr>
        <w:pStyle w:val="a"/>
        <w:rPr>
          <w:rFonts w:hint="cs"/>
          <w:rtl/>
        </w:rPr>
      </w:pPr>
    </w:p>
    <w:p w14:paraId="03474081" w14:textId="77777777" w:rsidR="00000000" w:rsidRDefault="007C71EE">
      <w:pPr>
        <w:pStyle w:val="a"/>
        <w:rPr>
          <w:rFonts w:hint="cs"/>
          <w:rtl/>
        </w:rPr>
      </w:pPr>
      <w:r>
        <w:rPr>
          <w:rFonts w:hint="cs"/>
          <w:rtl/>
        </w:rPr>
        <w:t xml:space="preserve">הוא לא רוצה להצביע בשביל זה. </w:t>
      </w:r>
    </w:p>
    <w:p w14:paraId="5F823C0D" w14:textId="77777777" w:rsidR="00000000" w:rsidRDefault="007C71EE">
      <w:pPr>
        <w:pStyle w:val="a"/>
        <w:rPr>
          <w:rFonts w:hint="cs"/>
          <w:rtl/>
        </w:rPr>
      </w:pPr>
    </w:p>
    <w:p w14:paraId="2246987E" w14:textId="77777777" w:rsidR="00000000" w:rsidRDefault="007C71EE">
      <w:pPr>
        <w:pStyle w:val="SpeakerCon"/>
        <w:rPr>
          <w:rtl/>
        </w:rPr>
      </w:pPr>
      <w:r>
        <w:rPr>
          <w:rFonts w:hint="eastAsia"/>
          <w:rtl/>
        </w:rPr>
        <w:t>מזכיר</w:t>
      </w:r>
      <w:r>
        <w:rPr>
          <w:rtl/>
        </w:rPr>
        <w:t xml:space="preserve"> הכנסת אריה האן:</w:t>
      </w:r>
    </w:p>
    <w:p w14:paraId="0954D51F" w14:textId="77777777" w:rsidR="00000000" w:rsidRDefault="007C71EE">
      <w:pPr>
        <w:pStyle w:val="a"/>
        <w:rPr>
          <w:rFonts w:hint="cs"/>
          <w:rtl/>
        </w:rPr>
      </w:pPr>
    </w:p>
    <w:p w14:paraId="1680B458" w14:textId="77777777" w:rsidR="00000000" w:rsidRDefault="007C71EE">
      <w:pPr>
        <w:pStyle w:val="a"/>
        <w:rPr>
          <w:rFonts w:hint="cs"/>
          <w:rtl/>
        </w:rPr>
      </w:pPr>
      <w:r>
        <w:rPr>
          <w:rFonts w:hint="cs"/>
          <w:rtl/>
        </w:rPr>
        <w:t>זבולון אורלב לא מצביע.</w:t>
      </w:r>
    </w:p>
    <w:p w14:paraId="629362A4" w14:textId="77777777" w:rsidR="00000000" w:rsidRDefault="007C71EE">
      <w:pPr>
        <w:pStyle w:val="a"/>
        <w:ind w:firstLine="0"/>
        <w:rPr>
          <w:rFonts w:hint="cs"/>
          <w:rtl/>
        </w:rPr>
      </w:pPr>
    </w:p>
    <w:p w14:paraId="4B3C2324" w14:textId="77777777" w:rsidR="00000000" w:rsidRDefault="007C71EE">
      <w:pPr>
        <w:pStyle w:val="ac"/>
        <w:rPr>
          <w:rtl/>
        </w:rPr>
      </w:pPr>
      <w:r>
        <w:rPr>
          <w:rFonts w:hint="eastAsia"/>
          <w:rtl/>
        </w:rPr>
        <w:t>מיכאל</w:t>
      </w:r>
      <w:r>
        <w:rPr>
          <w:rtl/>
        </w:rPr>
        <w:t xml:space="preserve"> מלכיאור (העבודה-מימד):</w:t>
      </w:r>
    </w:p>
    <w:p w14:paraId="5D1CF5B1" w14:textId="77777777" w:rsidR="00000000" w:rsidRDefault="007C71EE">
      <w:pPr>
        <w:pStyle w:val="a"/>
        <w:rPr>
          <w:rFonts w:hint="cs"/>
          <w:rtl/>
        </w:rPr>
      </w:pPr>
    </w:p>
    <w:p w14:paraId="3B0A6A6E" w14:textId="77777777" w:rsidR="00000000" w:rsidRDefault="007C71EE">
      <w:pPr>
        <w:pStyle w:val="a"/>
        <w:rPr>
          <w:rFonts w:hint="cs"/>
          <w:rtl/>
        </w:rPr>
      </w:pPr>
      <w:r>
        <w:rPr>
          <w:rFonts w:hint="cs"/>
          <w:rtl/>
        </w:rPr>
        <w:t xml:space="preserve">כל הכבוד. </w:t>
      </w:r>
    </w:p>
    <w:p w14:paraId="19A1E3B7" w14:textId="77777777" w:rsidR="00000000" w:rsidRDefault="007C71EE">
      <w:pPr>
        <w:pStyle w:val="a"/>
        <w:rPr>
          <w:rFonts w:hint="cs"/>
          <w:rtl/>
        </w:rPr>
      </w:pPr>
    </w:p>
    <w:p w14:paraId="72A9B094" w14:textId="77777777" w:rsidR="00000000" w:rsidRDefault="007C71EE">
      <w:pPr>
        <w:pStyle w:val="ad"/>
        <w:rPr>
          <w:rtl/>
        </w:rPr>
      </w:pPr>
      <w:r>
        <w:rPr>
          <w:rFonts w:hint="eastAsia"/>
          <w:rtl/>
        </w:rPr>
        <w:t>היו</w:t>
      </w:r>
      <w:r>
        <w:rPr>
          <w:rtl/>
        </w:rPr>
        <w:t>"ר ראובן ריבלין:</w:t>
      </w:r>
    </w:p>
    <w:p w14:paraId="72E81A72" w14:textId="77777777" w:rsidR="00000000" w:rsidRDefault="007C71EE">
      <w:pPr>
        <w:pStyle w:val="a"/>
        <w:rPr>
          <w:rFonts w:hint="cs"/>
          <w:rtl/>
        </w:rPr>
      </w:pPr>
    </w:p>
    <w:p w14:paraId="4D4B6AD8" w14:textId="77777777" w:rsidR="00000000" w:rsidRDefault="007C71EE">
      <w:pPr>
        <w:pStyle w:val="a"/>
        <w:rPr>
          <w:rFonts w:hint="cs"/>
          <w:rtl/>
        </w:rPr>
      </w:pPr>
      <w:r>
        <w:rPr>
          <w:rFonts w:hint="cs"/>
          <w:rtl/>
        </w:rPr>
        <w:t>רגע, חברי הכנסת. האם לא ידוע לכם שאסור למחוא</w:t>
      </w:r>
      <w:r>
        <w:rPr>
          <w:rFonts w:hint="cs"/>
          <w:rtl/>
        </w:rPr>
        <w:t xml:space="preserve"> כפיים אלא אם כן מדובר בנשיא של מדינה זרה?   הלאה, להמשיך. רבותי, לא להפריע בזמן ההצבעה.</w:t>
      </w:r>
    </w:p>
    <w:p w14:paraId="614EBBCE" w14:textId="77777777" w:rsidR="00000000" w:rsidRDefault="007C71EE">
      <w:pPr>
        <w:pStyle w:val="a"/>
        <w:ind w:firstLine="0"/>
        <w:rPr>
          <w:rFonts w:hint="cs"/>
          <w:rtl/>
        </w:rPr>
      </w:pPr>
    </w:p>
    <w:p w14:paraId="2487B7C9" w14:textId="77777777" w:rsidR="00000000" w:rsidRDefault="007C71EE">
      <w:pPr>
        <w:pStyle w:val="SpeakerCon"/>
        <w:rPr>
          <w:rFonts w:hint="cs"/>
          <w:rtl/>
        </w:rPr>
      </w:pPr>
      <w:bookmarkStart w:id="2516" w:name="FS000000661T28_05_2003_20_43_22C"/>
      <w:bookmarkEnd w:id="2516"/>
      <w:r>
        <w:rPr>
          <w:rFonts w:hint="eastAsia"/>
          <w:rtl/>
        </w:rPr>
        <w:t>מזכיר</w:t>
      </w:r>
      <w:r>
        <w:rPr>
          <w:rtl/>
        </w:rPr>
        <w:t xml:space="preserve"> הכנסת אריה האן:</w:t>
      </w:r>
    </w:p>
    <w:p w14:paraId="05A26DB8" w14:textId="77777777" w:rsidR="00000000" w:rsidRDefault="007C71EE">
      <w:pPr>
        <w:pStyle w:val="a"/>
        <w:ind w:firstLine="0"/>
        <w:rPr>
          <w:rFonts w:hint="cs"/>
          <w:rtl/>
        </w:rPr>
      </w:pPr>
      <w:r>
        <w:rPr>
          <w:rFonts w:hint="cs"/>
          <w:rtl/>
        </w:rPr>
        <w:t>(קורא בשמות חברי הכנסת)</w:t>
      </w:r>
    </w:p>
    <w:p w14:paraId="4357DB33" w14:textId="77777777" w:rsidR="00000000" w:rsidRDefault="007C71EE">
      <w:pPr>
        <w:pStyle w:val="a"/>
        <w:rPr>
          <w:rFonts w:hint="cs"/>
          <w:rtl/>
        </w:rPr>
      </w:pPr>
    </w:p>
    <w:p w14:paraId="1C810594" w14:textId="77777777" w:rsidR="00000000" w:rsidRDefault="007C71EE">
      <w:pPr>
        <w:pStyle w:val="a"/>
        <w:tabs>
          <w:tab w:val="left" w:pos="3446"/>
          <w:tab w:val="left" w:pos="3986"/>
        </w:tabs>
        <w:rPr>
          <w:rFonts w:hint="cs"/>
          <w:rtl/>
        </w:rPr>
      </w:pPr>
      <w:r>
        <w:rPr>
          <w:rFonts w:hint="cs"/>
          <w:rtl/>
        </w:rPr>
        <w:t>דוד אזולאי</w:t>
      </w:r>
      <w:r>
        <w:rPr>
          <w:rFonts w:hint="cs"/>
          <w:rtl/>
        </w:rPr>
        <w:tab/>
        <w:t>-</w:t>
      </w:r>
      <w:r>
        <w:rPr>
          <w:rFonts w:hint="cs"/>
          <w:rtl/>
        </w:rPr>
        <w:tab/>
        <w:t>נגד</w:t>
      </w:r>
    </w:p>
    <w:p w14:paraId="1CBFAE46" w14:textId="77777777" w:rsidR="00000000" w:rsidRDefault="007C71EE">
      <w:pPr>
        <w:pStyle w:val="a"/>
        <w:tabs>
          <w:tab w:val="left" w:pos="3446"/>
          <w:tab w:val="left" w:pos="3986"/>
        </w:tabs>
        <w:rPr>
          <w:rFonts w:hint="cs"/>
          <w:rtl/>
        </w:rPr>
      </w:pPr>
      <w:r>
        <w:rPr>
          <w:rFonts w:hint="cs"/>
          <w:rtl/>
        </w:rPr>
        <w:t>ישראל אייכלר</w:t>
      </w:r>
      <w:r>
        <w:rPr>
          <w:rFonts w:hint="cs"/>
          <w:rtl/>
        </w:rPr>
        <w:tab/>
        <w:t>-</w:t>
      </w:r>
      <w:r>
        <w:rPr>
          <w:rFonts w:hint="cs"/>
          <w:rtl/>
        </w:rPr>
        <w:tab/>
        <w:t>נגד</w:t>
      </w:r>
    </w:p>
    <w:p w14:paraId="008D6D0E" w14:textId="77777777" w:rsidR="00000000" w:rsidRDefault="007C71EE">
      <w:pPr>
        <w:pStyle w:val="a"/>
        <w:tabs>
          <w:tab w:val="left" w:pos="3446"/>
          <w:tab w:val="left" w:pos="3986"/>
        </w:tabs>
        <w:rPr>
          <w:rFonts w:hint="cs"/>
          <w:rtl/>
        </w:rPr>
      </w:pPr>
      <w:r>
        <w:rPr>
          <w:rFonts w:hint="cs"/>
          <w:rtl/>
        </w:rPr>
        <w:t>דליה איציק</w:t>
      </w:r>
      <w:r>
        <w:rPr>
          <w:rFonts w:hint="cs"/>
          <w:rtl/>
        </w:rPr>
        <w:tab/>
        <w:t>-</w:t>
      </w:r>
      <w:r>
        <w:rPr>
          <w:rFonts w:hint="cs"/>
          <w:rtl/>
        </w:rPr>
        <w:tab/>
        <w:t>נגד</w:t>
      </w:r>
    </w:p>
    <w:p w14:paraId="4C9D5959" w14:textId="77777777" w:rsidR="00000000" w:rsidRDefault="007C71EE">
      <w:pPr>
        <w:pStyle w:val="a"/>
        <w:tabs>
          <w:tab w:val="left" w:pos="3446"/>
          <w:tab w:val="left" w:pos="3986"/>
        </w:tabs>
        <w:rPr>
          <w:rFonts w:hint="cs"/>
          <w:rtl/>
        </w:rPr>
      </w:pPr>
      <w:r>
        <w:rPr>
          <w:rFonts w:hint="cs"/>
          <w:rtl/>
        </w:rPr>
        <w:t>אפי איתם</w:t>
      </w:r>
      <w:r>
        <w:rPr>
          <w:rFonts w:hint="cs"/>
          <w:rtl/>
        </w:rPr>
        <w:tab/>
        <w:t>-</w:t>
      </w:r>
      <w:r>
        <w:rPr>
          <w:rFonts w:hint="cs"/>
          <w:rtl/>
        </w:rPr>
        <w:tab/>
        <w:t>בעד</w:t>
      </w:r>
    </w:p>
    <w:p w14:paraId="4B798C11" w14:textId="77777777" w:rsidR="00000000" w:rsidRDefault="007C71EE">
      <w:pPr>
        <w:pStyle w:val="a"/>
        <w:tabs>
          <w:tab w:val="left" w:pos="3446"/>
          <w:tab w:val="left" w:pos="3986"/>
        </w:tabs>
        <w:rPr>
          <w:rFonts w:hint="cs"/>
          <w:rtl/>
        </w:rPr>
      </w:pPr>
      <w:r>
        <w:rPr>
          <w:rFonts w:hint="cs"/>
          <w:rtl/>
        </w:rPr>
        <w:t>מיכאל איתן</w:t>
      </w:r>
      <w:r>
        <w:rPr>
          <w:rFonts w:hint="cs"/>
          <w:rtl/>
        </w:rPr>
        <w:tab/>
        <w:t>-</w:t>
      </w:r>
      <w:r>
        <w:rPr>
          <w:rFonts w:hint="cs"/>
          <w:rtl/>
        </w:rPr>
        <w:tab/>
        <w:t>בעד</w:t>
      </w:r>
    </w:p>
    <w:p w14:paraId="10FF3A3A" w14:textId="77777777" w:rsidR="00000000" w:rsidRDefault="007C71EE">
      <w:pPr>
        <w:pStyle w:val="a"/>
        <w:tabs>
          <w:tab w:val="left" w:pos="3446"/>
          <w:tab w:val="left" w:pos="3986"/>
        </w:tabs>
        <w:rPr>
          <w:rFonts w:hint="cs"/>
          <w:rtl/>
        </w:rPr>
      </w:pPr>
      <w:r>
        <w:rPr>
          <w:rFonts w:hint="cs"/>
          <w:rtl/>
        </w:rPr>
        <w:t>אריה אלדד</w:t>
      </w:r>
      <w:r>
        <w:rPr>
          <w:rFonts w:hint="cs"/>
          <w:rtl/>
        </w:rPr>
        <w:tab/>
        <w:t>-</w:t>
      </w:r>
      <w:r>
        <w:rPr>
          <w:rFonts w:hint="cs"/>
          <w:rtl/>
        </w:rPr>
        <w:tab/>
        <w:t>אינו נוכח</w:t>
      </w:r>
    </w:p>
    <w:p w14:paraId="2A697294" w14:textId="77777777" w:rsidR="00000000" w:rsidRDefault="007C71EE">
      <w:pPr>
        <w:pStyle w:val="a"/>
        <w:tabs>
          <w:tab w:val="left" w:pos="3446"/>
          <w:tab w:val="left" w:pos="3986"/>
        </w:tabs>
        <w:rPr>
          <w:rFonts w:hint="cs"/>
          <w:rtl/>
        </w:rPr>
      </w:pPr>
      <w:r>
        <w:rPr>
          <w:rFonts w:hint="cs"/>
          <w:rtl/>
        </w:rPr>
        <w:t>בנימין אלון</w:t>
      </w:r>
      <w:r>
        <w:rPr>
          <w:rFonts w:hint="cs"/>
          <w:rtl/>
        </w:rPr>
        <w:tab/>
      </w:r>
      <w:r>
        <w:rPr>
          <w:rFonts w:hint="cs"/>
          <w:rtl/>
        </w:rPr>
        <w:t>-</w:t>
      </w:r>
      <w:r>
        <w:rPr>
          <w:rFonts w:hint="cs"/>
          <w:rtl/>
        </w:rPr>
        <w:tab/>
        <w:t>בעד</w:t>
      </w:r>
    </w:p>
    <w:p w14:paraId="2A5D5163" w14:textId="77777777" w:rsidR="00000000" w:rsidRDefault="007C71EE">
      <w:pPr>
        <w:pStyle w:val="a"/>
        <w:tabs>
          <w:tab w:val="left" w:pos="3446"/>
          <w:tab w:val="left" w:pos="3986"/>
        </w:tabs>
        <w:rPr>
          <w:rFonts w:hint="cs"/>
          <w:rtl/>
        </w:rPr>
      </w:pPr>
      <w:r>
        <w:rPr>
          <w:rFonts w:hint="cs"/>
          <w:rtl/>
        </w:rPr>
        <w:t>טלב אלסאנע</w:t>
      </w:r>
      <w:r>
        <w:rPr>
          <w:rFonts w:hint="cs"/>
          <w:rtl/>
        </w:rPr>
        <w:tab/>
        <w:t>-</w:t>
      </w:r>
      <w:r>
        <w:rPr>
          <w:rFonts w:hint="cs"/>
          <w:rtl/>
        </w:rPr>
        <w:tab/>
        <w:t>אינו נוכח</w:t>
      </w:r>
    </w:p>
    <w:p w14:paraId="59081097" w14:textId="77777777" w:rsidR="00000000" w:rsidRDefault="007C71EE">
      <w:pPr>
        <w:pStyle w:val="a"/>
        <w:tabs>
          <w:tab w:val="left" w:pos="3446"/>
          <w:tab w:val="left" w:pos="3986"/>
        </w:tabs>
        <w:rPr>
          <w:rFonts w:hint="cs"/>
          <w:rtl/>
        </w:rPr>
      </w:pPr>
      <w:r>
        <w:rPr>
          <w:rFonts w:hint="cs"/>
          <w:rtl/>
        </w:rPr>
        <w:t>אלי אפללו</w:t>
      </w:r>
      <w:r>
        <w:rPr>
          <w:rFonts w:hint="cs"/>
          <w:rtl/>
        </w:rPr>
        <w:tab/>
        <w:t>-</w:t>
      </w:r>
      <w:r>
        <w:rPr>
          <w:rFonts w:hint="cs"/>
          <w:rtl/>
        </w:rPr>
        <w:tab/>
        <w:t>בעד</w:t>
      </w:r>
    </w:p>
    <w:p w14:paraId="25715197" w14:textId="77777777" w:rsidR="00000000" w:rsidRDefault="007C71EE">
      <w:pPr>
        <w:pStyle w:val="a"/>
        <w:tabs>
          <w:tab w:val="left" w:pos="3446"/>
          <w:tab w:val="left" w:pos="3986"/>
        </w:tabs>
        <w:rPr>
          <w:rFonts w:hint="cs"/>
          <w:rtl/>
        </w:rPr>
      </w:pPr>
      <w:r>
        <w:rPr>
          <w:rFonts w:hint="cs"/>
          <w:rtl/>
        </w:rPr>
        <w:t>גלעד ארדן</w:t>
      </w:r>
      <w:r>
        <w:rPr>
          <w:rFonts w:hint="cs"/>
          <w:rtl/>
        </w:rPr>
        <w:tab/>
        <w:t>-</w:t>
      </w:r>
      <w:r>
        <w:rPr>
          <w:rFonts w:hint="cs"/>
          <w:rtl/>
        </w:rPr>
        <w:tab/>
        <w:t>בעד</w:t>
      </w:r>
    </w:p>
    <w:p w14:paraId="0753D471" w14:textId="77777777" w:rsidR="00000000" w:rsidRDefault="007C71EE">
      <w:pPr>
        <w:pStyle w:val="a"/>
        <w:tabs>
          <w:tab w:val="left" w:pos="3446"/>
          <w:tab w:val="left" w:pos="3986"/>
        </w:tabs>
        <w:rPr>
          <w:rFonts w:hint="cs"/>
          <w:rtl/>
        </w:rPr>
      </w:pPr>
      <w:r>
        <w:rPr>
          <w:rFonts w:hint="cs"/>
          <w:rtl/>
        </w:rPr>
        <w:t>אורי יהודה אריאל</w:t>
      </w:r>
      <w:r>
        <w:rPr>
          <w:rFonts w:hint="cs"/>
          <w:rtl/>
        </w:rPr>
        <w:tab/>
        <w:t>-</w:t>
      </w:r>
      <w:r>
        <w:rPr>
          <w:rFonts w:hint="cs"/>
          <w:rtl/>
        </w:rPr>
        <w:tab/>
        <w:t>אינו נוכח</w:t>
      </w:r>
    </w:p>
    <w:p w14:paraId="3609AA93" w14:textId="77777777" w:rsidR="00000000" w:rsidRDefault="007C71EE">
      <w:pPr>
        <w:pStyle w:val="a"/>
        <w:rPr>
          <w:rFonts w:hint="cs"/>
          <w:rtl/>
        </w:rPr>
      </w:pPr>
      <w:r>
        <w:rPr>
          <w:rFonts w:hint="cs"/>
          <w:rtl/>
        </w:rPr>
        <w:t xml:space="preserve">זאב בוים </w:t>
      </w:r>
      <w:r>
        <w:rPr>
          <w:rtl/>
        </w:rPr>
        <w:t>–</w:t>
      </w:r>
      <w:r>
        <w:rPr>
          <w:rFonts w:hint="cs"/>
          <w:rtl/>
        </w:rPr>
        <w:t xml:space="preserve"> בעד</w:t>
      </w:r>
    </w:p>
    <w:p w14:paraId="2BE193BC" w14:textId="77777777" w:rsidR="00000000" w:rsidRDefault="007C71EE">
      <w:pPr>
        <w:pStyle w:val="a"/>
        <w:rPr>
          <w:rFonts w:hint="cs"/>
          <w:rtl/>
        </w:rPr>
      </w:pPr>
      <w:r>
        <w:rPr>
          <w:rFonts w:hint="cs"/>
          <w:rtl/>
        </w:rPr>
        <w:t xml:space="preserve">אברהם בורג </w:t>
      </w:r>
      <w:r>
        <w:rPr>
          <w:rtl/>
        </w:rPr>
        <w:t>–</w:t>
      </w:r>
      <w:r>
        <w:rPr>
          <w:rFonts w:hint="cs"/>
          <w:rtl/>
        </w:rPr>
        <w:t xml:space="preserve"> נגד</w:t>
      </w:r>
    </w:p>
    <w:p w14:paraId="07ED4DF8" w14:textId="77777777" w:rsidR="00000000" w:rsidRDefault="007C71EE">
      <w:pPr>
        <w:pStyle w:val="a"/>
        <w:rPr>
          <w:rFonts w:hint="cs"/>
          <w:rtl/>
        </w:rPr>
      </w:pPr>
      <w:r>
        <w:rPr>
          <w:rFonts w:hint="cs"/>
          <w:rtl/>
        </w:rPr>
        <w:t xml:space="preserve">נעמי בלומנטל </w:t>
      </w:r>
      <w:r>
        <w:rPr>
          <w:rtl/>
        </w:rPr>
        <w:t>–</w:t>
      </w:r>
      <w:r>
        <w:rPr>
          <w:rFonts w:hint="cs"/>
          <w:rtl/>
        </w:rPr>
        <w:t xml:space="preserve"> בעד</w:t>
      </w:r>
    </w:p>
    <w:p w14:paraId="35D4DF30" w14:textId="77777777" w:rsidR="00000000" w:rsidRDefault="007C71EE">
      <w:pPr>
        <w:pStyle w:val="a"/>
        <w:rPr>
          <w:rFonts w:hint="cs"/>
          <w:rtl/>
        </w:rPr>
      </w:pPr>
      <w:r>
        <w:rPr>
          <w:rFonts w:hint="cs"/>
          <w:rtl/>
        </w:rPr>
        <w:t xml:space="preserve">בנימין בן-אליעזר </w:t>
      </w:r>
      <w:r>
        <w:rPr>
          <w:rtl/>
        </w:rPr>
        <w:t>–</w:t>
      </w:r>
      <w:r>
        <w:rPr>
          <w:rFonts w:hint="cs"/>
          <w:rtl/>
        </w:rPr>
        <w:t xml:space="preserve"> נגד</w:t>
      </w:r>
    </w:p>
    <w:p w14:paraId="428301D7" w14:textId="77777777" w:rsidR="00000000" w:rsidRDefault="007C71EE">
      <w:pPr>
        <w:pStyle w:val="a"/>
        <w:rPr>
          <w:rFonts w:hint="cs"/>
          <w:rtl/>
        </w:rPr>
      </w:pPr>
      <w:r>
        <w:rPr>
          <w:rFonts w:hint="cs"/>
          <w:rtl/>
        </w:rPr>
        <w:t xml:space="preserve">אלי בן-מנחם </w:t>
      </w:r>
      <w:r>
        <w:rPr>
          <w:rtl/>
        </w:rPr>
        <w:t>–</w:t>
      </w:r>
      <w:r>
        <w:rPr>
          <w:rFonts w:hint="cs"/>
          <w:rtl/>
        </w:rPr>
        <w:t xml:space="preserve"> נגד</w:t>
      </w:r>
    </w:p>
    <w:p w14:paraId="36EA60EF" w14:textId="77777777" w:rsidR="00000000" w:rsidRDefault="007C71EE">
      <w:pPr>
        <w:pStyle w:val="a"/>
        <w:rPr>
          <w:rFonts w:hint="cs"/>
          <w:rtl/>
        </w:rPr>
      </w:pPr>
      <w:r>
        <w:rPr>
          <w:rFonts w:hint="cs"/>
          <w:rtl/>
        </w:rPr>
        <w:t xml:space="preserve">שלמה בניזרי </w:t>
      </w:r>
      <w:r>
        <w:rPr>
          <w:rtl/>
        </w:rPr>
        <w:t>–</w:t>
      </w:r>
      <w:r>
        <w:rPr>
          <w:rFonts w:hint="cs"/>
          <w:rtl/>
        </w:rPr>
        <w:t xml:space="preserve"> נגד</w:t>
      </w:r>
    </w:p>
    <w:p w14:paraId="589583C5" w14:textId="77777777" w:rsidR="00000000" w:rsidRDefault="007C71EE">
      <w:pPr>
        <w:pStyle w:val="a"/>
        <w:rPr>
          <w:rFonts w:hint="cs"/>
          <w:rtl/>
        </w:rPr>
      </w:pPr>
      <w:r>
        <w:rPr>
          <w:rFonts w:hint="cs"/>
          <w:rtl/>
        </w:rPr>
        <w:t xml:space="preserve">דניאל בנלולו </w:t>
      </w:r>
      <w:r>
        <w:rPr>
          <w:rtl/>
        </w:rPr>
        <w:t>–</w:t>
      </w:r>
      <w:r>
        <w:rPr>
          <w:rFonts w:hint="cs"/>
          <w:rtl/>
        </w:rPr>
        <w:t xml:space="preserve"> בעד</w:t>
      </w:r>
    </w:p>
    <w:p w14:paraId="7AECF953" w14:textId="77777777" w:rsidR="00000000" w:rsidRDefault="007C71EE">
      <w:pPr>
        <w:pStyle w:val="a"/>
        <w:rPr>
          <w:rFonts w:hint="cs"/>
          <w:rtl/>
        </w:rPr>
      </w:pPr>
      <w:r>
        <w:rPr>
          <w:rFonts w:hint="cs"/>
          <w:rtl/>
        </w:rPr>
        <w:t xml:space="preserve">רוני בר-און </w:t>
      </w:r>
      <w:r>
        <w:rPr>
          <w:rtl/>
        </w:rPr>
        <w:t>–</w:t>
      </w:r>
      <w:r>
        <w:rPr>
          <w:rFonts w:hint="cs"/>
          <w:rtl/>
        </w:rPr>
        <w:t xml:space="preserve"> בעד</w:t>
      </w:r>
    </w:p>
    <w:p w14:paraId="7025E068" w14:textId="77777777" w:rsidR="00000000" w:rsidRDefault="007C71EE">
      <w:pPr>
        <w:pStyle w:val="a"/>
        <w:rPr>
          <w:rFonts w:hint="cs"/>
          <w:rtl/>
        </w:rPr>
      </w:pPr>
      <w:r>
        <w:rPr>
          <w:rFonts w:hint="cs"/>
          <w:rtl/>
        </w:rPr>
        <w:t xml:space="preserve">רומן ברונפמן </w:t>
      </w:r>
      <w:r>
        <w:rPr>
          <w:rtl/>
        </w:rPr>
        <w:t>–</w:t>
      </w:r>
      <w:r>
        <w:rPr>
          <w:rFonts w:hint="cs"/>
          <w:rtl/>
        </w:rPr>
        <w:t xml:space="preserve"> נגד</w:t>
      </w:r>
    </w:p>
    <w:p w14:paraId="781EEE56" w14:textId="77777777" w:rsidR="00000000" w:rsidRDefault="007C71EE">
      <w:pPr>
        <w:pStyle w:val="a"/>
        <w:rPr>
          <w:rFonts w:hint="cs"/>
          <w:rtl/>
        </w:rPr>
      </w:pPr>
      <w:r>
        <w:rPr>
          <w:rFonts w:hint="cs"/>
          <w:rtl/>
        </w:rPr>
        <w:t xml:space="preserve">רוני בריזון </w:t>
      </w:r>
      <w:r>
        <w:rPr>
          <w:rtl/>
        </w:rPr>
        <w:t>–</w:t>
      </w:r>
      <w:r>
        <w:rPr>
          <w:rFonts w:hint="cs"/>
          <w:rtl/>
        </w:rPr>
        <w:t xml:space="preserve"> בעד</w:t>
      </w:r>
    </w:p>
    <w:p w14:paraId="55AA637C" w14:textId="77777777" w:rsidR="00000000" w:rsidRDefault="007C71EE">
      <w:pPr>
        <w:pStyle w:val="a"/>
        <w:rPr>
          <w:rFonts w:hint="cs"/>
          <w:rtl/>
        </w:rPr>
      </w:pPr>
      <w:r>
        <w:rPr>
          <w:rFonts w:hint="cs"/>
          <w:rtl/>
        </w:rPr>
        <w:t xml:space="preserve">ויקטור בריילובסקי </w:t>
      </w:r>
      <w:r>
        <w:rPr>
          <w:rtl/>
        </w:rPr>
        <w:t>–</w:t>
      </w:r>
      <w:r>
        <w:rPr>
          <w:rFonts w:hint="cs"/>
          <w:rtl/>
        </w:rPr>
        <w:t xml:space="preserve"> בעד</w:t>
      </w:r>
    </w:p>
    <w:p w14:paraId="04B76AD6" w14:textId="77777777" w:rsidR="00000000" w:rsidRDefault="007C71EE">
      <w:pPr>
        <w:pStyle w:val="a"/>
        <w:rPr>
          <w:rFonts w:hint="cs"/>
          <w:rtl/>
        </w:rPr>
      </w:pPr>
    </w:p>
    <w:p w14:paraId="0B8A3E9B" w14:textId="77777777" w:rsidR="00000000" w:rsidRDefault="007C71EE">
      <w:pPr>
        <w:pStyle w:val="ad"/>
        <w:rPr>
          <w:rFonts w:hint="cs"/>
          <w:rtl/>
        </w:rPr>
      </w:pPr>
      <w:r>
        <w:rPr>
          <w:rtl/>
        </w:rPr>
        <w:t>היו"ר</w:t>
      </w:r>
      <w:r>
        <w:rPr>
          <w:rFonts w:hint="cs"/>
          <w:rtl/>
        </w:rPr>
        <w:t xml:space="preserve"> ראובן ריבלין:</w:t>
      </w:r>
    </w:p>
    <w:p w14:paraId="51906FE3" w14:textId="77777777" w:rsidR="00000000" w:rsidRDefault="007C71EE">
      <w:pPr>
        <w:pStyle w:val="a"/>
        <w:rPr>
          <w:rFonts w:hint="cs"/>
          <w:rtl/>
        </w:rPr>
      </w:pPr>
    </w:p>
    <w:p w14:paraId="2D213E6B" w14:textId="77777777" w:rsidR="00000000" w:rsidRDefault="007C71EE">
      <w:pPr>
        <w:pStyle w:val="a"/>
        <w:rPr>
          <w:rFonts w:hint="cs"/>
          <w:rtl/>
        </w:rPr>
      </w:pPr>
      <w:r>
        <w:rPr>
          <w:rFonts w:hint="cs"/>
          <w:rtl/>
        </w:rPr>
        <w:t xml:space="preserve">רבותי, חבר הכנסת בורג. חבר הכנסת בורג. חבר הכנסת אורון וחבר הכנסת בורג. אני רוצה להבהיר בצורה ברורה </w:t>
      </w:r>
      <w:r>
        <w:rPr>
          <w:rtl/>
        </w:rPr>
        <w:t>–</w:t>
      </w:r>
      <w:r>
        <w:rPr>
          <w:rFonts w:hint="cs"/>
          <w:rtl/>
        </w:rPr>
        <w:t xml:space="preserve"> אם לא נוכל לקיים הצבעות אישיות בסדר מופתי בלי הפרעה, נקיים הצבעות אלקטרוניות, שכן ידוע, על</w:t>
      </w:r>
      <w:r>
        <w:rPr>
          <w:rFonts w:hint="cs"/>
          <w:rtl/>
        </w:rPr>
        <w:t xml:space="preserve"> הנייר, מה הצביע כל אחד, ואני אקריא מה הצביע כל אחד, אחרי שאני אקרא את ההצבעה האלקטרונית. אתם לא תפריעו. תודה רבה. </w:t>
      </w:r>
    </w:p>
    <w:p w14:paraId="6F645860" w14:textId="77777777" w:rsidR="00000000" w:rsidRDefault="007C71EE">
      <w:pPr>
        <w:pStyle w:val="a"/>
        <w:rPr>
          <w:rFonts w:hint="cs"/>
          <w:rtl/>
        </w:rPr>
      </w:pPr>
    </w:p>
    <w:p w14:paraId="779F3BFB" w14:textId="77777777" w:rsidR="00000000" w:rsidRDefault="007C71EE">
      <w:pPr>
        <w:pStyle w:val="SpeakerCon"/>
        <w:rPr>
          <w:rtl/>
        </w:rPr>
      </w:pPr>
      <w:bookmarkStart w:id="2517" w:name="FS000000661T28_05_2003_20_30_56"/>
      <w:bookmarkEnd w:id="2517"/>
      <w:r>
        <w:rPr>
          <w:rFonts w:hint="eastAsia"/>
          <w:rtl/>
        </w:rPr>
        <w:t>מזכיר</w:t>
      </w:r>
      <w:r>
        <w:rPr>
          <w:rtl/>
        </w:rPr>
        <w:t xml:space="preserve"> הכנסת אריה האן:</w:t>
      </w:r>
    </w:p>
    <w:p w14:paraId="32CCF59C" w14:textId="77777777" w:rsidR="00000000" w:rsidRDefault="007C71EE">
      <w:pPr>
        <w:pStyle w:val="a"/>
        <w:ind w:firstLine="0"/>
        <w:rPr>
          <w:rFonts w:hint="cs"/>
          <w:rtl/>
        </w:rPr>
      </w:pPr>
      <w:r>
        <w:rPr>
          <w:rFonts w:hint="cs"/>
          <w:rtl/>
        </w:rPr>
        <w:t>(קורא בשמות חברי הכנסת)</w:t>
      </w:r>
    </w:p>
    <w:p w14:paraId="7BF72B06" w14:textId="77777777" w:rsidR="00000000" w:rsidRDefault="007C71EE">
      <w:pPr>
        <w:pStyle w:val="a"/>
        <w:ind w:firstLine="0"/>
        <w:rPr>
          <w:rFonts w:hint="cs"/>
          <w:rtl/>
        </w:rPr>
      </w:pPr>
    </w:p>
    <w:p w14:paraId="543A7EB6" w14:textId="77777777" w:rsidR="00000000" w:rsidRDefault="007C71EE">
      <w:pPr>
        <w:pStyle w:val="a"/>
        <w:rPr>
          <w:rFonts w:hint="cs"/>
          <w:rtl/>
        </w:rPr>
      </w:pPr>
      <w:r>
        <w:rPr>
          <w:rFonts w:hint="cs"/>
          <w:rtl/>
        </w:rPr>
        <w:t xml:space="preserve">מוחמד ברכה </w:t>
      </w:r>
      <w:r>
        <w:rPr>
          <w:rtl/>
        </w:rPr>
        <w:t>–</w:t>
      </w:r>
      <w:r>
        <w:rPr>
          <w:rFonts w:hint="cs"/>
          <w:rtl/>
        </w:rPr>
        <w:t xml:space="preserve"> נגד</w:t>
      </w:r>
    </w:p>
    <w:p w14:paraId="631BFDEE" w14:textId="77777777" w:rsidR="00000000" w:rsidRDefault="007C71EE">
      <w:pPr>
        <w:pStyle w:val="a"/>
        <w:rPr>
          <w:rFonts w:hint="cs"/>
          <w:rtl/>
        </w:rPr>
      </w:pPr>
      <w:r>
        <w:rPr>
          <w:rFonts w:hint="cs"/>
          <w:rtl/>
        </w:rPr>
        <w:t xml:space="preserve">עזמי בשארה </w:t>
      </w:r>
      <w:r>
        <w:rPr>
          <w:rtl/>
        </w:rPr>
        <w:t>–</w:t>
      </w:r>
      <w:r>
        <w:rPr>
          <w:rFonts w:hint="cs"/>
          <w:rtl/>
        </w:rPr>
        <w:t xml:space="preserve"> נגד</w:t>
      </w:r>
    </w:p>
    <w:p w14:paraId="43E9904B" w14:textId="77777777" w:rsidR="00000000" w:rsidRDefault="007C71EE">
      <w:pPr>
        <w:pStyle w:val="a"/>
        <w:rPr>
          <w:rFonts w:hint="cs"/>
          <w:rtl/>
        </w:rPr>
      </w:pPr>
      <w:r>
        <w:rPr>
          <w:rFonts w:hint="cs"/>
          <w:rtl/>
        </w:rPr>
        <w:t xml:space="preserve">ענבל גבריאלי </w:t>
      </w:r>
      <w:r>
        <w:rPr>
          <w:rtl/>
        </w:rPr>
        <w:t>–</w:t>
      </w:r>
      <w:r>
        <w:rPr>
          <w:rFonts w:hint="cs"/>
          <w:rtl/>
        </w:rPr>
        <w:t xml:space="preserve"> בעד</w:t>
      </w:r>
    </w:p>
    <w:p w14:paraId="7251583F" w14:textId="77777777" w:rsidR="00000000" w:rsidRDefault="007C71EE">
      <w:pPr>
        <w:pStyle w:val="a"/>
        <w:rPr>
          <w:rFonts w:hint="cs"/>
          <w:rtl/>
        </w:rPr>
      </w:pPr>
      <w:r>
        <w:rPr>
          <w:rFonts w:hint="cs"/>
          <w:rtl/>
        </w:rPr>
        <w:t xml:space="preserve">מיכאל גורלובסקי </w:t>
      </w:r>
      <w:r>
        <w:rPr>
          <w:rtl/>
        </w:rPr>
        <w:t>–</w:t>
      </w:r>
      <w:r>
        <w:rPr>
          <w:rFonts w:hint="cs"/>
          <w:rtl/>
        </w:rPr>
        <w:t xml:space="preserve"> בעד</w:t>
      </w:r>
    </w:p>
    <w:p w14:paraId="35B36246" w14:textId="77777777" w:rsidR="00000000" w:rsidRDefault="007C71EE">
      <w:pPr>
        <w:pStyle w:val="a"/>
        <w:rPr>
          <w:rFonts w:hint="cs"/>
          <w:rtl/>
        </w:rPr>
      </w:pPr>
      <w:r>
        <w:rPr>
          <w:rFonts w:hint="cs"/>
          <w:rtl/>
        </w:rPr>
        <w:t xml:space="preserve">זהבה גלאון </w:t>
      </w:r>
      <w:r>
        <w:rPr>
          <w:rtl/>
        </w:rPr>
        <w:t>–</w:t>
      </w:r>
      <w:r>
        <w:rPr>
          <w:rFonts w:hint="cs"/>
          <w:rtl/>
        </w:rPr>
        <w:t xml:space="preserve"> נגד</w:t>
      </w:r>
    </w:p>
    <w:p w14:paraId="3DCDD4CC" w14:textId="77777777" w:rsidR="00000000" w:rsidRDefault="007C71EE">
      <w:pPr>
        <w:pStyle w:val="a"/>
        <w:rPr>
          <w:rFonts w:hint="cs"/>
          <w:rtl/>
        </w:rPr>
      </w:pPr>
      <w:r>
        <w:rPr>
          <w:rFonts w:hint="cs"/>
          <w:rtl/>
        </w:rPr>
        <w:t xml:space="preserve">גילה גמליאל </w:t>
      </w:r>
      <w:r>
        <w:rPr>
          <w:rtl/>
        </w:rPr>
        <w:t>–</w:t>
      </w:r>
      <w:r>
        <w:rPr>
          <w:rFonts w:hint="cs"/>
          <w:rtl/>
        </w:rPr>
        <w:t xml:space="preserve"> בעד</w:t>
      </w:r>
    </w:p>
    <w:p w14:paraId="1C6966E2" w14:textId="77777777" w:rsidR="00000000" w:rsidRDefault="007C71EE">
      <w:pPr>
        <w:pStyle w:val="a"/>
        <w:rPr>
          <w:rFonts w:hint="cs"/>
          <w:rtl/>
        </w:rPr>
      </w:pPr>
      <w:r>
        <w:rPr>
          <w:rFonts w:hint="cs"/>
          <w:rtl/>
        </w:rPr>
        <w:t xml:space="preserve">משה גפני </w:t>
      </w:r>
      <w:r>
        <w:rPr>
          <w:rtl/>
        </w:rPr>
        <w:t>–</w:t>
      </w:r>
      <w:r>
        <w:rPr>
          <w:rFonts w:hint="cs"/>
          <w:rtl/>
        </w:rPr>
        <w:t xml:space="preserve"> נגד</w:t>
      </w:r>
    </w:p>
    <w:p w14:paraId="129CBE9A" w14:textId="77777777" w:rsidR="00000000" w:rsidRDefault="007C71EE">
      <w:pPr>
        <w:pStyle w:val="a"/>
        <w:rPr>
          <w:rFonts w:hint="cs"/>
          <w:rtl/>
        </w:rPr>
      </w:pPr>
      <w:r>
        <w:rPr>
          <w:rFonts w:hint="cs"/>
          <w:rtl/>
        </w:rPr>
        <w:t xml:space="preserve">עבד-אלמאלכ דהאמשה </w:t>
      </w:r>
      <w:r>
        <w:rPr>
          <w:rtl/>
        </w:rPr>
        <w:t>–</w:t>
      </w:r>
      <w:r>
        <w:rPr>
          <w:rFonts w:hint="cs"/>
          <w:rtl/>
        </w:rPr>
        <w:t xml:space="preserve"> אינו נוכח</w:t>
      </w:r>
    </w:p>
    <w:p w14:paraId="2248CCE6" w14:textId="77777777" w:rsidR="00000000" w:rsidRDefault="007C71EE">
      <w:pPr>
        <w:pStyle w:val="a"/>
        <w:rPr>
          <w:rFonts w:hint="cs"/>
          <w:rtl/>
        </w:rPr>
      </w:pPr>
      <w:r>
        <w:rPr>
          <w:rFonts w:hint="cs"/>
          <w:rtl/>
        </w:rPr>
        <w:t xml:space="preserve">נסים דהן </w:t>
      </w:r>
      <w:r>
        <w:rPr>
          <w:rtl/>
        </w:rPr>
        <w:t>–</w:t>
      </w:r>
      <w:r>
        <w:rPr>
          <w:rFonts w:hint="cs"/>
          <w:rtl/>
        </w:rPr>
        <w:t xml:space="preserve"> נגד</w:t>
      </w:r>
    </w:p>
    <w:p w14:paraId="5DE95ACF" w14:textId="77777777" w:rsidR="00000000" w:rsidRDefault="007C71EE">
      <w:pPr>
        <w:pStyle w:val="a"/>
        <w:rPr>
          <w:rFonts w:hint="cs"/>
          <w:rtl/>
        </w:rPr>
      </w:pPr>
      <w:r>
        <w:rPr>
          <w:rFonts w:hint="cs"/>
          <w:rtl/>
        </w:rPr>
        <w:t xml:space="preserve">חמי דורון </w:t>
      </w:r>
      <w:r>
        <w:rPr>
          <w:rtl/>
        </w:rPr>
        <w:t>–</w:t>
      </w:r>
      <w:r>
        <w:rPr>
          <w:rFonts w:hint="cs"/>
          <w:rtl/>
        </w:rPr>
        <w:t xml:space="preserve"> אינו נוכח</w:t>
      </w:r>
    </w:p>
    <w:p w14:paraId="5C4DAD6F" w14:textId="77777777" w:rsidR="00000000" w:rsidRDefault="007C71EE">
      <w:pPr>
        <w:pStyle w:val="a"/>
        <w:rPr>
          <w:rFonts w:hint="cs"/>
          <w:rtl/>
        </w:rPr>
      </w:pPr>
      <w:r>
        <w:rPr>
          <w:rFonts w:hint="cs"/>
          <w:rtl/>
        </w:rPr>
        <w:t xml:space="preserve">אברהם הירשזון </w:t>
      </w:r>
      <w:r>
        <w:rPr>
          <w:rtl/>
        </w:rPr>
        <w:t>–</w:t>
      </w:r>
      <w:r>
        <w:rPr>
          <w:rFonts w:hint="cs"/>
          <w:rtl/>
        </w:rPr>
        <w:t xml:space="preserve"> בעד</w:t>
      </w:r>
    </w:p>
    <w:p w14:paraId="2B036D4B" w14:textId="77777777" w:rsidR="00000000" w:rsidRDefault="007C71EE">
      <w:pPr>
        <w:pStyle w:val="a"/>
        <w:rPr>
          <w:rFonts w:hint="cs"/>
          <w:rtl/>
        </w:rPr>
      </w:pPr>
      <w:r>
        <w:rPr>
          <w:rFonts w:hint="cs"/>
          <w:rtl/>
        </w:rPr>
        <w:t xml:space="preserve">צחי הנגבי </w:t>
      </w:r>
      <w:r>
        <w:rPr>
          <w:rtl/>
        </w:rPr>
        <w:t>–</w:t>
      </w:r>
      <w:r>
        <w:rPr>
          <w:rFonts w:hint="cs"/>
          <w:rtl/>
        </w:rPr>
        <w:t xml:space="preserve"> אינו נוכח</w:t>
      </w:r>
    </w:p>
    <w:p w14:paraId="3D84944A" w14:textId="77777777" w:rsidR="00000000" w:rsidRDefault="007C71EE">
      <w:pPr>
        <w:pStyle w:val="a"/>
        <w:rPr>
          <w:rFonts w:hint="cs"/>
          <w:rtl/>
        </w:rPr>
      </w:pPr>
      <w:r>
        <w:rPr>
          <w:rFonts w:hint="cs"/>
          <w:rtl/>
        </w:rPr>
        <w:t xml:space="preserve">צבי הנדל </w:t>
      </w:r>
      <w:r>
        <w:rPr>
          <w:rtl/>
        </w:rPr>
        <w:t>–</w:t>
      </w:r>
      <w:r>
        <w:rPr>
          <w:rFonts w:hint="cs"/>
          <w:rtl/>
        </w:rPr>
        <w:t xml:space="preserve"> בעד</w:t>
      </w:r>
    </w:p>
    <w:p w14:paraId="22399DA5" w14:textId="77777777" w:rsidR="00000000" w:rsidRDefault="007C71EE">
      <w:pPr>
        <w:pStyle w:val="a"/>
        <w:rPr>
          <w:rFonts w:hint="cs"/>
          <w:rtl/>
        </w:rPr>
      </w:pPr>
      <w:r>
        <w:rPr>
          <w:rFonts w:hint="cs"/>
          <w:rtl/>
        </w:rPr>
        <w:t xml:space="preserve">יצחק הרצוג </w:t>
      </w:r>
      <w:r>
        <w:rPr>
          <w:rtl/>
        </w:rPr>
        <w:t>–</w:t>
      </w:r>
      <w:r>
        <w:rPr>
          <w:rFonts w:hint="cs"/>
          <w:rtl/>
        </w:rPr>
        <w:t xml:space="preserve"> נגד</w:t>
      </w:r>
    </w:p>
    <w:p w14:paraId="176196B7" w14:textId="77777777" w:rsidR="00000000" w:rsidRDefault="007C71EE">
      <w:pPr>
        <w:pStyle w:val="a"/>
        <w:rPr>
          <w:rFonts w:hint="cs"/>
          <w:rtl/>
        </w:rPr>
      </w:pPr>
      <w:r>
        <w:rPr>
          <w:rFonts w:hint="cs"/>
          <w:rtl/>
        </w:rPr>
        <w:t xml:space="preserve">מגלי והבה </w:t>
      </w:r>
      <w:r>
        <w:rPr>
          <w:rtl/>
        </w:rPr>
        <w:t>–</w:t>
      </w:r>
      <w:r>
        <w:rPr>
          <w:rFonts w:hint="cs"/>
          <w:rtl/>
        </w:rPr>
        <w:t xml:space="preserve"> בעד</w:t>
      </w:r>
    </w:p>
    <w:p w14:paraId="15DFA0CE" w14:textId="77777777" w:rsidR="00000000" w:rsidRDefault="007C71EE">
      <w:pPr>
        <w:pStyle w:val="a"/>
        <w:rPr>
          <w:rFonts w:hint="cs"/>
          <w:rtl/>
        </w:rPr>
      </w:pPr>
      <w:r>
        <w:rPr>
          <w:rFonts w:hint="cs"/>
          <w:rtl/>
        </w:rPr>
        <w:t>אבשלום וילן - נגד</w:t>
      </w:r>
    </w:p>
    <w:p w14:paraId="3F28CCC3" w14:textId="77777777" w:rsidR="00000000" w:rsidRDefault="007C71EE">
      <w:pPr>
        <w:pStyle w:val="a"/>
        <w:rPr>
          <w:rFonts w:hint="cs"/>
          <w:rtl/>
        </w:rPr>
      </w:pPr>
      <w:r>
        <w:rPr>
          <w:rFonts w:hint="cs"/>
          <w:rtl/>
        </w:rPr>
        <w:t xml:space="preserve">מתן וילנאי </w:t>
      </w:r>
      <w:r>
        <w:rPr>
          <w:rtl/>
        </w:rPr>
        <w:t>–</w:t>
      </w:r>
      <w:r>
        <w:rPr>
          <w:rFonts w:hint="cs"/>
          <w:rtl/>
        </w:rPr>
        <w:t xml:space="preserve"> נגד</w:t>
      </w:r>
    </w:p>
    <w:p w14:paraId="1B442B16" w14:textId="77777777" w:rsidR="00000000" w:rsidRDefault="007C71EE">
      <w:pPr>
        <w:pStyle w:val="a"/>
        <w:rPr>
          <w:rFonts w:hint="cs"/>
          <w:rtl/>
        </w:rPr>
      </w:pPr>
      <w:r>
        <w:rPr>
          <w:rFonts w:hint="cs"/>
          <w:rtl/>
        </w:rPr>
        <w:t xml:space="preserve">יצחק וקנין </w:t>
      </w:r>
      <w:r>
        <w:rPr>
          <w:rtl/>
        </w:rPr>
        <w:t>–</w:t>
      </w:r>
      <w:r>
        <w:rPr>
          <w:rFonts w:hint="cs"/>
          <w:rtl/>
        </w:rPr>
        <w:t xml:space="preserve"> נגד</w:t>
      </w:r>
    </w:p>
    <w:p w14:paraId="2135A118" w14:textId="77777777" w:rsidR="00000000" w:rsidRDefault="007C71EE">
      <w:pPr>
        <w:pStyle w:val="a"/>
        <w:rPr>
          <w:rFonts w:hint="cs"/>
          <w:rtl/>
        </w:rPr>
      </w:pPr>
      <w:r>
        <w:rPr>
          <w:rFonts w:hint="cs"/>
          <w:rtl/>
        </w:rPr>
        <w:t xml:space="preserve">נסים זאב </w:t>
      </w:r>
      <w:r>
        <w:rPr>
          <w:rtl/>
        </w:rPr>
        <w:t>–</w:t>
      </w:r>
      <w:r>
        <w:rPr>
          <w:rFonts w:hint="cs"/>
          <w:rtl/>
        </w:rPr>
        <w:t xml:space="preserve"> נגד</w:t>
      </w:r>
    </w:p>
    <w:p w14:paraId="2171CEBE" w14:textId="77777777" w:rsidR="00000000" w:rsidRDefault="007C71EE">
      <w:pPr>
        <w:pStyle w:val="a"/>
        <w:rPr>
          <w:rFonts w:hint="cs"/>
          <w:rtl/>
        </w:rPr>
      </w:pPr>
      <w:r>
        <w:rPr>
          <w:rFonts w:hint="cs"/>
          <w:rtl/>
        </w:rPr>
        <w:t>ג'מאל זחאלקה - נגד</w:t>
      </w:r>
    </w:p>
    <w:p w14:paraId="26150B45" w14:textId="77777777" w:rsidR="00000000" w:rsidRDefault="007C71EE">
      <w:pPr>
        <w:pStyle w:val="a"/>
        <w:rPr>
          <w:rFonts w:hint="cs"/>
          <w:rtl/>
        </w:rPr>
      </w:pPr>
      <w:r>
        <w:rPr>
          <w:rFonts w:hint="cs"/>
          <w:rtl/>
        </w:rPr>
        <w:t xml:space="preserve">אליעזר זנדברג </w:t>
      </w:r>
      <w:r>
        <w:rPr>
          <w:rtl/>
        </w:rPr>
        <w:t>–</w:t>
      </w:r>
      <w:r>
        <w:rPr>
          <w:rFonts w:hint="cs"/>
          <w:rtl/>
        </w:rPr>
        <w:t xml:space="preserve"> אינו נוכח</w:t>
      </w:r>
    </w:p>
    <w:p w14:paraId="105E0B0B" w14:textId="77777777" w:rsidR="00000000" w:rsidRDefault="007C71EE">
      <w:pPr>
        <w:pStyle w:val="a"/>
        <w:rPr>
          <w:rFonts w:hint="cs"/>
          <w:rtl/>
        </w:rPr>
      </w:pPr>
      <w:r>
        <w:rPr>
          <w:rFonts w:hint="cs"/>
          <w:rtl/>
        </w:rPr>
        <w:t xml:space="preserve">יחיאל חזן </w:t>
      </w:r>
      <w:r>
        <w:rPr>
          <w:rtl/>
        </w:rPr>
        <w:t>–</w:t>
      </w:r>
      <w:r>
        <w:rPr>
          <w:rFonts w:hint="cs"/>
          <w:rtl/>
        </w:rPr>
        <w:t xml:space="preserve"> בעד</w:t>
      </w:r>
    </w:p>
    <w:p w14:paraId="02DA6896" w14:textId="77777777" w:rsidR="00000000" w:rsidRDefault="007C71EE">
      <w:pPr>
        <w:pStyle w:val="a"/>
        <w:rPr>
          <w:rFonts w:hint="cs"/>
          <w:rtl/>
        </w:rPr>
      </w:pPr>
      <w:r>
        <w:rPr>
          <w:rFonts w:hint="cs"/>
          <w:rtl/>
        </w:rPr>
        <w:t xml:space="preserve">רשף חן </w:t>
      </w:r>
      <w:r>
        <w:rPr>
          <w:rtl/>
        </w:rPr>
        <w:t>–</w:t>
      </w:r>
      <w:r>
        <w:rPr>
          <w:rFonts w:hint="cs"/>
          <w:rtl/>
        </w:rPr>
        <w:t xml:space="preserve"> בעד</w:t>
      </w:r>
    </w:p>
    <w:p w14:paraId="0FEAEFD4" w14:textId="77777777" w:rsidR="00000000" w:rsidRDefault="007C71EE">
      <w:pPr>
        <w:pStyle w:val="a"/>
        <w:rPr>
          <w:rFonts w:hint="cs"/>
          <w:rtl/>
        </w:rPr>
      </w:pPr>
      <w:r>
        <w:rPr>
          <w:rFonts w:hint="cs"/>
          <w:rtl/>
        </w:rPr>
        <w:t xml:space="preserve">ואסל טאהא </w:t>
      </w:r>
      <w:r>
        <w:rPr>
          <w:rtl/>
        </w:rPr>
        <w:t>–</w:t>
      </w:r>
      <w:r>
        <w:rPr>
          <w:rFonts w:hint="cs"/>
          <w:rtl/>
        </w:rPr>
        <w:t xml:space="preserve"> נגד</w:t>
      </w:r>
    </w:p>
    <w:p w14:paraId="42FF475F" w14:textId="77777777" w:rsidR="00000000" w:rsidRDefault="007C71EE">
      <w:pPr>
        <w:pStyle w:val="a"/>
        <w:rPr>
          <w:rFonts w:hint="cs"/>
          <w:rtl/>
        </w:rPr>
      </w:pPr>
      <w:r>
        <w:rPr>
          <w:rFonts w:hint="cs"/>
          <w:rtl/>
        </w:rPr>
        <w:t xml:space="preserve">אחמד טיבי </w:t>
      </w:r>
      <w:r>
        <w:rPr>
          <w:rtl/>
        </w:rPr>
        <w:t>–</w:t>
      </w:r>
      <w:r>
        <w:rPr>
          <w:rFonts w:hint="cs"/>
          <w:rtl/>
        </w:rPr>
        <w:t xml:space="preserve"> נגד</w:t>
      </w:r>
    </w:p>
    <w:p w14:paraId="5661F08F" w14:textId="77777777" w:rsidR="00000000" w:rsidRDefault="007C71EE">
      <w:pPr>
        <w:pStyle w:val="a"/>
        <w:rPr>
          <w:rFonts w:hint="cs"/>
          <w:rtl/>
        </w:rPr>
      </w:pPr>
      <w:r>
        <w:rPr>
          <w:rFonts w:hint="cs"/>
          <w:rtl/>
        </w:rPr>
        <w:t xml:space="preserve">דוד טל </w:t>
      </w:r>
      <w:r>
        <w:rPr>
          <w:rtl/>
        </w:rPr>
        <w:t>–</w:t>
      </w:r>
      <w:r>
        <w:rPr>
          <w:rFonts w:hint="cs"/>
          <w:rtl/>
        </w:rPr>
        <w:t xml:space="preserve"> אינו נוכח</w:t>
      </w:r>
    </w:p>
    <w:p w14:paraId="0656911E" w14:textId="77777777" w:rsidR="00000000" w:rsidRDefault="007C71EE">
      <w:pPr>
        <w:pStyle w:val="a"/>
        <w:rPr>
          <w:rFonts w:hint="cs"/>
          <w:rtl/>
        </w:rPr>
      </w:pPr>
      <w:r>
        <w:rPr>
          <w:rFonts w:hint="cs"/>
          <w:rtl/>
        </w:rPr>
        <w:t xml:space="preserve">יגאל יאסינוב </w:t>
      </w:r>
      <w:r>
        <w:rPr>
          <w:rtl/>
        </w:rPr>
        <w:t>–</w:t>
      </w:r>
      <w:r>
        <w:rPr>
          <w:rFonts w:hint="cs"/>
          <w:rtl/>
        </w:rPr>
        <w:t xml:space="preserve"> בעד</w:t>
      </w:r>
    </w:p>
    <w:p w14:paraId="4209E658" w14:textId="77777777" w:rsidR="00000000" w:rsidRDefault="007C71EE">
      <w:pPr>
        <w:pStyle w:val="a"/>
        <w:rPr>
          <w:rFonts w:hint="cs"/>
          <w:rtl/>
        </w:rPr>
      </w:pPr>
      <w:r>
        <w:rPr>
          <w:rFonts w:hint="cs"/>
          <w:rtl/>
        </w:rPr>
        <w:t xml:space="preserve">אליהו ישי </w:t>
      </w:r>
      <w:r>
        <w:rPr>
          <w:rtl/>
        </w:rPr>
        <w:t>–</w:t>
      </w:r>
      <w:r>
        <w:rPr>
          <w:rFonts w:hint="cs"/>
          <w:rtl/>
        </w:rPr>
        <w:t xml:space="preserve"> נגד</w:t>
      </w:r>
    </w:p>
    <w:p w14:paraId="10D68B86" w14:textId="77777777" w:rsidR="00000000" w:rsidRDefault="007C71EE">
      <w:pPr>
        <w:pStyle w:val="a"/>
        <w:rPr>
          <w:rFonts w:hint="cs"/>
          <w:rtl/>
        </w:rPr>
      </w:pPr>
      <w:r>
        <w:rPr>
          <w:rFonts w:hint="cs"/>
          <w:rtl/>
        </w:rPr>
        <w:t xml:space="preserve">שאול יהלום </w:t>
      </w:r>
      <w:r>
        <w:rPr>
          <w:rtl/>
        </w:rPr>
        <w:t>–</w:t>
      </w:r>
      <w:r>
        <w:rPr>
          <w:rFonts w:hint="cs"/>
          <w:rtl/>
        </w:rPr>
        <w:t xml:space="preserve"> בעד</w:t>
      </w:r>
    </w:p>
    <w:p w14:paraId="11B34715" w14:textId="77777777" w:rsidR="00000000" w:rsidRDefault="007C71EE">
      <w:pPr>
        <w:pStyle w:val="a"/>
        <w:rPr>
          <w:rFonts w:hint="cs"/>
          <w:rtl/>
        </w:rPr>
      </w:pPr>
      <w:r>
        <w:rPr>
          <w:rFonts w:hint="cs"/>
          <w:rtl/>
        </w:rPr>
        <w:t xml:space="preserve">אהוד יתום </w:t>
      </w:r>
      <w:r>
        <w:rPr>
          <w:rtl/>
        </w:rPr>
        <w:t>–</w:t>
      </w:r>
      <w:r>
        <w:rPr>
          <w:rFonts w:hint="cs"/>
          <w:rtl/>
        </w:rPr>
        <w:t xml:space="preserve"> בעד</w:t>
      </w:r>
    </w:p>
    <w:p w14:paraId="25BABB56" w14:textId="77777777" w:rsidR="00000000" w:rsidRDefault="007C71EE">
      <w:pPr>
        <w:pStyle w:val="a"/>
        <w:rPr>
          <w:rFonts w:hint="cs"/>
          <w:rtl/>
        </w:rPr>
      </w:pPr>
      <w:r>
        <w:rPr>
          <w:rFonts w:hint="cs"/>
          <w:rtl/>
        </w:rPr>
        <w:t xml:space="preserve">דני יתום </w:t>
      </w:r>
      <w:r>
        <w:rPr>
          <w:rtl/>
        </w:rPr>
        <w:t>–</w:t>
      </w:r>
      <w:r>
        <w:rPr>
          <w:rFonts w:hint="cs"/>
          <w:rtl/>
        </w:rPr>
        <w:t xml:space="preserve"> נגד</w:t>
      </w:r>
    </w:p>
    <w:p w14:paraId="07B18965" w14:textId="77777777" w:rsidR="00000000" w:rsidRDefault="007C71EE">
      <w:pPr>
        <w:pStyle w:val="a"/>
        <w:rPr>
          <w:rFonts w:hint="cs"/>
          <w:rtl/>
        </w:rPr>
      </w:pPr>
      <w:r>
        <w:rPr>
          <w:rFonts w:hint="cs"/>
          <w:rtl/>
        </w:rPr>
        <w:t xml:space="preserve">איתן כבל </w:t>
      </w:r>
      <w:r>
        <w:rPr>
          <w:rtl/>
        </w:rPr>
        <w:t>–</w:t>
      </w:r>
      <w:r>
        <w:rPr>
          <w:rFonts w:hint="cs"/>
          <w:rtl/>
        </w:rPr>
        <w:t xml:space="preserve"> נגד</w:t>
      </w:r>
    </w:p>
    <w:p w14:paraId="40F08F2E" w14:textId="77777777" w:rsidR="00000000" w:rsidRDefault="007C71EE">
      <w:pPr>
        <w:pStyle w:val="a"/>
        <w:rPr>
          <w:rFonts w:hint="cs"/>
          <w:rtl/>
        </w:rPr>
      </w:pPr>
      <w:r>
        <w:rPr>
          <w:rFonts w:hint="cs"/>
          <w:rtl/>
        </w:rPr>
        <w:t xml:space="preserve">אילנה כהן </w:t>
      </w:r>
      <w:r>
        <w:rPr>
          <w:rtl/>
        </w:rPr>
        <w:t>–</w:t>
      </w:r>
      <w:r>
        <w:rPr>
          <w:rFonts w:hint="cs"/>
          <w:rtl/>
        </w:rPr>
        <w:t xml:space="preserve"> נגד</w:t>
      </w:r>
    </w:p>
    <w:p w14:paraId="67B1A6FC" w14:textId="77777777" w:rsidR="00000000" w:rsidRDefault="007C71EE">
      <w:pPr>
        <w:pStyle w:val="a"/>
        <w:rPr>
          <w:rFonts w:hint="cs"/>
          <w:rtl/>
        </w:rPr>
      </w:pPr>
      <w:r>
        <w:rPr>
          <w:rFonts w:hint="cs"/>
          <w:rtl/>
        </w:rPr>
        <w:t xml:space="preserve">אליעזר כהן </w:t>
      </w:r>
      <w:r>
        <w:rPr>
          <w:rtl/>
        </w:rPr>
        <w:t>–</w:t>
      </w:r>
      <w:r>
        <w:rPr>
          <w:rFonts w:hint="cs"/>
          <w:rtl/>
        </w:rPr>
        <w:t xml:space="preserve"> בעד</w:t>
      </w:r>
    </w:p>
    <w:p w14:paraId="255FF222" w14:textId="77777777" w:rsidR="00000000" w:rsidRDefault="007C71EE">
      <w:pPr>
        <w:pStyle w:val="a"/>
        <w:rPr>
          <w:rFonts w:hint="cs"/>
          <w:rtl/>
        </w:rPr>
      </w:pPr>
      <w:r>
        <w:rPr>
          <w:rFonts w:hint="cs"/>
          <w:rtl/>
        </w:rPr>
        <w:t xml:space="preserve">אמנון כהן </w:t>
      </w:r>
      <w:r>
        <w:rPr>
          <w:rtl/>
        </w:rPr>
        <w:t>–</w:t>
      </w:r>
      <w:r>
        <w:rPr>
          <w:rFonts w:hint="cs"/>
          <w:rtl/>
        </w:rPr>
        <w:t xml:space="preserve"> נגד</w:t>
      </w:r>
    </w:p>
    <w:p w14:paraId="6CD8BAFF" w14:textId="77777777" w:rsidR="00000000" w:rsidRDefault="007C71EE">
      <w:pPr>
        <w:pStyle w:val="a"/>
        <w:rPr>
          <w:rFonts w:hint="cs"/>
          <w:rtl/>
        </w:rPr>
      </w:pPr>
      <w:r>
        <w:rPr>
          <w:rFonts w:hint="cs"/>
          <w:rtl/>
        </w:rPr>
        <w:t xml:space="preserve">יצחק כהן </w:t>
      </w:r>
      <w:r>
        <w:rPr>
          <w:rtl/>
        </w:rPr>
        <w:t>–</w:t>
      </w:r>
      <w:r>
        <w:rPr>
          <w:rFonts w:hint="cs"/>
          <w:rtl/>
        </w:rPr>
        <w:t xml:space="preserve"> נגד</w:t>
      </w:r>
    </w:p>
    <w:p w14:paraId="518AAEC3" w14:textId="77777777" w:rsidR="00000000" w:rsidRDefault="007C71EE">
      <w:pPr>
        <w:pStyle w:val="a"/>
        <w:rPr>
          <w:rFonts w:hint="cs"/>
          <w:rtl/>
        </w:rPr>
      </w:pPr>
      <w:r>
        <w:rPr>
          <w:rFonts w:hint="cs"/>
          <w:rtl/>
        </w:rPr>
        <w:t xml:space="preserve">רן כהן </w:t>
      </w:r>
      <w:r>
        <w:rPr>
          <w:rtl/>
        </w:rPr>
        <w:t>–</w:t>
      </w:r>
      <w:r>
        <w:rPr>
          <w:rFonts w:hint="cs"/>
          <w:rtl/>
        </w:rPr>
        <w:t xml:space="preserve"> נגד</w:t>
      </w:r>
    </w:p>
    <w:p w14:paraId="505F5EDB" w14:textId="77777777" w:rsidR="00000000" w:rsidRDefault="007C71EE">
      <w:pPr>
        <w:pStyle w:val="a"/>
        <w:rPr>
          <w:rFonts w:hint="cs"/>
          <w:rtl/>
        </w:rPr>
      </w:pPr>
      <w:r>
        <w:rPr>
          <w:rFonts w:hint="cs"/>
          <w:rtl/>
        </w:rPr>
        <w:t xml:space="preserve">משה כחלון </w:t>
      </w:r>
      <w:r>
        <w:rPr>
          <w:rtl/>
        </w:rPr>
        <w:t>–</w:t>
      </w:r>
      <w:r>
        <w:rPr>
          <w:rFonts w:hint="cs"/>
          <w:rtl/>
        </w:rPr>
        <w:t xml:space="preserve"> בעד</w:t>
      </w:r>
    </w:p>
    <w:p w14:paraId="75C6E699" w14:textId="77777777" w:rsidR="00000000" w:rsidRDefault="007C71EE">
      <w:pPr>
        <w:pStyle w:val="a"/>
        <w:rPr>
          <w:rFonts w:hint="cs"/>
          <w:rtl/>
        </w:rPr>
      </w:pPr>
      <w:r>
        <w:rPr>
          <w:rFonts w:hint="cs"/>
          <w:rtl/>
        </w:rPr>
        <w:t xml:space="preserve">חיים כץ </w:t>
      </w:r>
      <w:r>
        <w:rPr>
          <w:rtl/>
        </w:rPr>
        <w:t>–</w:t>
      </w:r>
      <w:r>
        <w:rPr>
          <w:rFonts w:hint="cs"/>
          <w:rtl/>
        </w:rPr>
        <w:t xml:space="preserve"> בעד</w:t>
      </w:r>
    </w:p>
    <w:p w14:paraId="6A898320" w14:textId="77777777" w:rsidR="00000000" w:rsidRDefault="007C71EE">
      <w:pPr>
        <w:pStyle w:val="a"/>
        <w:rPr>
          <w:rFonts w:hint="cs"/>
          <w:rtl/>
        </w:rPr>
      </w:pPr>
      <w:r>
        <w:rPr>
          <w:rFonts w:hint="cs"/>
          <w:rtl/>
        </w:rPr>
        <w:t xml:space="preserve">ישראל כץ </w:t>
      </w:r>
      <w:r>
        <w:rPr>
          <w:rtl/>
        </w:rPr>
        <w:t>–</w:t>
      </w:r>
      <w:r>
        <w:rPr>
          <w:rFonts w:hint="cs"/>
          <w:rtl/>
        </w:rPr>
        <w:t xml:space="preserve"> בעד</w:t>
      </w:r>
    </w:p>
    <w:p w14:paraId="38785318" w14:textId="77777777" w:rsidR="00000000" w:rsidRDefault="007C71EE">
      <w:pPr>
        <w:pStyle w:val="a"/>
        <w:rPr>
          <w:rFonts w:hint="cs"/>
          <w:rtl/>
        </w:rPr>
      </w:pPr>
      <w:r>
        <w:rPr>
          <w:rFonts w:hint="cs"/>
          <w:rtl/>
        </w:rPr>
        <w:t xml:space="preserve">אתי לבני </w:t>
      </w:r>
      <w:r>
        <w:rPr>
          <w:rtl/>
        </w:rPr>
        <w:t>–</w:t>
      </w:r>
      <w:r>
        <w:rPr>
          <w:rFonts w:hint="cs"/>
          <w:rtl/>
        </w:rPr>
        <w:t xml:space="preserve"> בעד</w:t>
      </w:r>
    </w:p>
    <w:p w14:paraId="7B188BD8" w14:textId="77777777" w:rsidR="00000000" w:rsidRDefault="007C71EE">
      <w:pPr>
        <w:pStyle w:val="a"/>
        <w:rPr>
          <w:rFonts w:hint="cs"/>
          <w:rtl/>
        </w:rPr>
      </w:pPr>
      <w:r>
        <w:rPr>
          <w:rFonts w:hint="cs"/>
          <w:rtl/>
        </w:rPr>
        <w:t>ציפי לבני - בעד</w:t>
      </w:r>
    </w:p>
    <w:p w14:paraId="77B9CC49" w14:textId="77777777" w:rsidR="00000000" w:rsidRDefault="007C71EE">
      <w:pPr>
        <w:pStyle w:val="a"/>
        <w:rPr>
          <w:rFonts w:hint="cs"/>
          <w:rtl/>
        </w:rPr>
      </w:pPr>
      <w:r>
        <w:rPr>
          <w:rFonts w:hint="cs"/>
          <w:rtl/>
        </w:rPr>
        <w:t xml:space="preserve">לימור לבנת </w:t>
      </w:r>
      <w:r>
        <w:rPr>
          <w:rtl/>
        </w:rPr>
        <w:t>–</w:t>
      </w:r>
      <w:r>
        <w:rPr>
          <w:rFonts w:hint="cs"/>
          <w:rtl/>
        </w:rPr>
        <w:t xml:space="preserve">  </w:t>
      </w:r>
    </w:p>
    <w:p w14:paraId="2DDEFF3C" w14:textId="77777777" w:rsidR="00000000" w:rsidRDefault="007C71EE">
      <w:pPr>
        <w:pStyle w:val="a"/>
        <w:rPr>
          <w:rFonts w:hint="cs"/>
          <w:rtl/>
        </w:rPr>
      </w:pPr>
    </w:p>
    <w:p w14:paraId="5EF27E3B" w14:textId="77777777" w:rsidR="00000000" w:rsidRDefault="007C71EE">
      <w:pPr>
        <w:pStyle w:val="ad"/>
        <w:rPr>
          <w:rtl/>
        </w:rPr>
      </w:pPr>
      <w:r>
        <w:rPr>
          <w:rtl/>
        </w:rPr>
        <w:t>היו"ר</w:t>
      </w:r>
      <w:r>
        <w:rPr>
          <w:rFonts w:hint="cs"/>
          <w:rtl/>
        </w:rPr>
        <w:t xml:space="preserve"> ראובן ריבלין </w:t>
      </w:r>
      <w:r>
        <w:rPr>
          <w:rtl/>
        </w:rPr>
        <w:t>:</w:t>
      </w:r>
    </w:p>
    <w:p w14:paraId="17E18AAF" w14:textId="77777777" w:rsidR="00000000" w:rsidRDefault="007C71EE">
      <w:pPr>
        <w:pStyle w:val="a"/>
        <w:rPr>
          <w:rtl/>
        </w:rPr>
      </w:pPr>
    </w:p>
    <w:p w14:paraId="4292089B" w14:textId="77777777" w:rsidR="00000000" w:rsidRDefault="007C71EE">
      <w:pPr>
        <w:pStyle w:val="a"/>
        <w:rPr>
          <w:rFonts w:hint="cs"/>
          <w:rtl/>
        </w:rPr>
      </w:pPr>
      <w:r>
        <w:rPr>
          <w:rFonts w:hint="cs"/>
          <w:rtl/>
        </w:rPr>
        <w:t xml:space="preserve">גברתי השרה, האם את מוכנה לענות לו רק בעד או נגד? </w:t>
      </w:r>
    </w:p>
    <w:p w14:paraId="77610283" w14:textId="77777777" w:rsidR="00000000" w:rsidRDefault="007C71EE">
      <w:pPr>
        <w:pStyle w:val="a"/>
        <w:rPr>
          <w:rFonts w:hint="cs"/>
          <w:rtl/>
        </w:rPr>
      </w:pPr>
    </w:p>
    <w:p w14:paraId="5FAA647B" w14:textId="77777777" w:rsidR="00000000" w:rsidRDefault="007C71EE">
      <w:pPr>
        <w:pStyle w:val="ac"/>
        <w:rPr>
          <w:rtl/>
        </w:rPr>
      </w:pPr>
      <w:r>
        <w:rPr>
          <w:rFonts w:hint="eastAsia"/>
          <w:rtl/>
        </w:rPr>
        <w:t>שרת</w:t>
      </w:r>
      <w:r>
        <w:rPr>
          <w:rtl/>
        </w:rPr>
        <w:t xml:space="preserve"> החינוך, התרבות והספורט לימור לבנת:</w:t>
      </w:r>
    </w:p>
    <w:p w14:paraId="26DDBD7E" w14:textId="77777777" w:rsidR="00000000" w:rsidRDefault="007C71EE">
      <w:pPr>
        <w:pStyle w:val="a"/>
        <w:rPr>
          <w:rFonts w:hint="cs"/>
          <w:rtl/>
        </w:rPr>
      </w:pPr>
    </w:p>
    <w:p w14:paraId="23BB5973" w14:textId="77777777" w:rsidR="00000000" w:rsidRDefault="007C71EE">
      <w:pPr>
        <w:pStyle w:val="a"/>
        <w:rPr>
          <w:rFonts w:hint="cs"/>
          <w:rtl/>
        </w:rPr>
      </w:pPr>
      <w:r>
        <w:rPr>
          <w:rFonts w:hint="cs"/>
          <w:rtl/>
        </w:rPr>
        <w:t>תמשיכו</w:t>
      </w:r>
      <w:r>
        <w:rPr>
          <w:rFonts w:hint="cs"/>
          <w:rtl/>
        </w:rPr>
        <w:t xml:space="preserve"> הלאה. </w:t>
      </w:r>
    </w:p>
    <w:p w14:paraId="65635FF9" w14:textId="77777777" w:rsidR="00000000" w:rsidRDefault="007C71EE">
      <w:pPr>
        <w:pStyle w:val="a"/>
        <w:rPr>
          <w:rFonts w:hint="cs"/>
          <w:rtl/>
        </w:rPr>
      </w:pPr>
    </w:p>
    <w:p w14:paraId="3065D370" w14:textId="77777777" w:rsidR="00000000" w:rsidRDefault="007C71EE">
      <w:pPr>
        <w:pStyle w:val="a"/>
        <w:rPr>
          <w:rFonts w:hint="cs"/>
          <w:rtl/>
        </w:rPr>
      </w:pPr>
    </w:p>
    <w:p w14:paraId="4D6D2C74" w14:textId="77777777" w:rsidR="00000000" w:rsidRDefault="007C71EE">
      <w:pPr>
        <w:pStyle w:val="SpeakerCon"/>
        <w:rPr>
          <w:rtl/>
        </w:rPr>
      </w:pPr>
      <w:bookmarkStart w:id="2518" w:name="FS000000661T28_05_2003_20_36_20C"/>
      <w:bookmarkEnd w:id="2518"/>
      <w:r>
        <w:rPr>
          <w:rtl/>
        </w:rPr>
        <w:t>מזכיר הכנסת אריה האן:</w:t>
      </w:r>
    </w:p>
    <w:p w14:paraId="704F43E4" w14:textId="77777777" w:rsidR="00000000" w:rsidRDefault="007C71EE">
      <w:pPr>
        <w:pStyle w:val="a"/>
        <w:ind w:firstLine="0"/>
        <w:rPr>
          <w:rFonts w:hint="cs"/>
          <w:rtl/>
        </w:rPr>
      </w:pPr>
      <w:r>
        <w:rPr>
          <w:rFonts w:hint="cs"/>
          <w:rtl/>
        </w:rPr>
        <w:t>(קורא בשמות חברי הכנסת)</w:t>
      </w:r>
    </w:p>
    <w:p w14:paraId="2BEC754B" w14:textId="77777777" w:rsidR="00000000" w:rsidRDefault="007C71EE">
      <w:pPr>
        <w:pStyle w:val="a"/>
        <w:ind w:firstLine="0"/>
        <w:rPr>
          <w:rFonts w:hint="cs"/>
          <w:rtl/>
        </w:rPr>
      </w:pPr>
    </w:p>
    <w:p w14:paraId="295C94A4" w14:textId="77777777" w:rsidR="00000000" w:rsidRDefault="007C71EE">
      <w:pPr>
        <w:pStyle w:val="a"/>
        <w:rPr>
          <w:rFonts w:hint="cs"/>
          <w:rtl/>
        </w:rPr>
      </w:pPr>
      <w:r>
        <w:rPr>
          <w:rFonts w:hint="cs"/>
          <w:rtl/>
        </w:rPr>
        <w:t xml:space="preserve">דוד לוי </w:t>
      </w:r>
      <w:r>
        <w:rPr>
          <w:rtl/>
        </w:rPr>
        <w:t>–</w:t>
      </w:r>
      <w:r>
        <w:rPr>
          <w:rFonts w:hint="cs"/>
          <w:rtl/>
        </w:rPr>
        <w:t xml:space="preserve"> אינו נוכח</w:t>
      </w:r>
    </w:p>
    <w:p w14:paraId="5FBF1B9D" w14:textId="77777777" w:rsidR="00000000" w:rsidRDefault="007C71EE">
      <w:pPr>
        <w:pStyle w:val="a"/>
        <w:rPr>
          <w:rFonts w:hint="cs"/>
          <w:rtl/>
        </w:rPr>
      </w:pPr>
      <w:r>
        <w:rPr>
          <w:rFonts w:hint="cs"/>
          <w:rtl/>
        </w:rPr>
        <w:t xml:space="preserve">יצחק לוי </w:t>
      </w:r>
      <w:r>
        <w:rPr>
          <w:rtl/>
        </w:rPr>
        <w:t>–</w:t>
      </w:r>
      <w:r>
        <w:rPr>
          <w:rFonts w:hint="cs"/>
          <w:rtl/>
        </w:rPr>
        <w:t xml:space="preserve"> אינו נוכח</w:t>
      </w:r>
    </w:p>
    <w:p w14:paraId="41932D2D" w14:textId="77777777" w:rsidR="00000000" w:rsidRDefault="007C71EE">
      <w:pPr>
        <w:pStyle w:val="a"/>
        <w:rPr>
          <w:rFonts w:hint="cs"/>
          <w:rtl/>
        </w:rPr>
      </w:pPr>
      <w:r>
        <w:rPr>
          <w:rFonts w:hint="cs"/>
          <w:rtl/>
        </w:rPr>
        <w:t xml:space="preserve">אילן ליבוביץ </w:t>
      </w:r>
      <w:r>
        <w:rPr>
          <w:rtl/>
        </w:rPr>
        <w:t>–</w:t>
      </w:r>
      <w:r>
        <w:rPr>
          <w:rFonts w:hint="cs"/>
          <w:rtl/>
        </w:rPr>
        <w:t xml:space="preserve"> בעד</w:t>
      </w:r>
    </w:p>
    <w:p w14:paraId="4638FAB4" w14:textId="77777777" w:rsidR="00000000" w:rsidRDefault="007C71EE">
      <w:pPr>
        <w:pStyle w:val="a"/>
        <w:rPr>
          <w:rFonts w:hint="cs"/>
          <w:rtl/>
        </w:rPr>
      </w:pPr>
      <w:r>
        <w:rPr>
          <w:rFonts w:hint="cs"/>
          <w:rtl/>
        </w:rPr>
        <w:t xml:space="preserve">יעקב ליצמן </w:t>
      </w:r>
      <w:r>
        <w:rPr>
          <w:rtl/>
        </w:rPr>
        <w:t>–</w:t>
      </w:r>
      <w:r>
        <w:rPr>
          <w:rFonts w:hint="cs"/>
          <w:rtl/>
        </w:rPr>
        <w:t xml:space="preserve"> נגד</w:t>
      </w:r>
    </w:p>
    <w:p w14:paraId="12F69FB0" w14:textId="77777777" w:rsidR="00000000" w:rsidRDefault="007C71EE">
      <w:pPr>
        <w:pStyle w:val="a"/>
        <w:rPr>
          <w:rFonts w:hint="cs"/>
          <w:rtl/>
        </w:rPr>
      </w:pPr>
      <w:r>
        <w:rPr>
          <w:rFonts w:hint="cs"/>
          <w:rtl/>
        </w:rPr>
        <w:t xml:space="preserve">עוזי לנדאו </w:t>
      </w:r>
      <w:r>
        <w:rPr>
          <w:rtl/>
        </w:rPr>
        <w:t>–</w:t>
      </w:r>
      <w:r>
        <w:rPr>
          <w:rFonts w:hint="cs"/>
          <w:rtl/>
        </w:rPr>
        <w:t xml:space="preserve"> בעד</w:t>
      </w:r>
    </w:p>
    <w:p w14:paraId="1A58E3AE" w14:textId="77777777" w:rsidR="00000000" w:rsidRDefault="007C71EE">
      <w:pPr>
        <w:pStyle w:val="a"/>
        <w:rPr>
          <w:rFonts w:hint="cs"/>
          <w:rtl/>
        </w:rPr>
      </w:pPr>
      <w:r>
        <w:rPr>
          <w:rFonts w:hint="cs"/>
          <w:rtl/>
        </w:rPr>
        <w:t xml:space="preserve">יוסף לפיד </w:t>
      </w:r>
      <w:r>
        <w:rPr>
          <w:rtl/>
        </w:rPr>
        <w:t>–</w:t>
      </w:r>
      <w:r>
        <w:rPr>
          <w:rFonts w:hint="cs"/>
          <w:rtl/>
        </w:rPr>
        <w:t xml:space="preserve"> בעד</w:t>
      </w:r>
    </w:p>
    <w:p w14:paraId="5F233B4A" w14:textId="77777777" w:rsidR="00000000" w:rsidRDefault="007C71EE">
      <w:pPr>
        <w:pStyle w:val="a"/>
        <w:rPr>
          <w:rFonts w:hint="cs"/>
          <w:rtl/>
        </w:rPr>
      </w:pPr>
      <w:r>
        <w:rPr>
          <w:rFonts w:hint="cs"/>
          <w:rtl/>
        </w:rPr>
        <w:t xml:space="preserve">עסאם מח'ול </w:t>
      </w:r>
      <w:r>
        <w:rPr>
          <w:rtl/>
        </w:rPr>
        <w:t>–</w:t>
      </w:r>
      <w:r>
        <w:rPr>
          <w:rFonts w:hint="cs"/>
          <w:rtl/>
        </w:rPr>
        <w:t xml:space="preserve"> נגד</w:t>
      </w:r>
    </w:p>
    <w:p w14:paraId="65A65EBF" w14:textId="77777777" w:rsidR="00000000" w:rsidRDefault="007C71EE">
      <w:pPr>
        <w:pStyle w:val="a"/>
        <w:rPr>
          <w:rFonts w:hint="cs"/>
          <w:rtl/>
        </w:rPr>
      </w:pPr>
      <w:r>
        <w:rPr>
          <w:rFonts w:hint="cs"/>
          <w:rtl/>
        </w:rPr>
        <w:t xml:space="preserve">מיכאל מלכיאור </w:t>
      </w:r>
      <w:r>
        <w:rPr>
          <w:rtl/>
        </w:rPr>
        <w:t>–</w:t>
      </w:r>
      <w:r>
        <w:rPr>
          <w:rFonts w:hint="cs"/>
          <w:rtl/>
        </w:rPr>
        <w:t xml:space="preserve"> נגד</w:t>
      </w:r>
    </w:p>
    <w:p w14:paraId="3A8DAF90" w14:textId="77777777" w:rsidR="00000000" w:rsidRDefault="007C71EE">
      <w:pPr>
        <w:pStyle w:val="a"/>
        <w:rPr>
          <w:rFonts w:hint="cs"/>
          <w:rtl/>
        </w:rPr>
      </w:pPr>
      <w:r>
        <w:rPr>
          <w:rFonts w:hint="cs"/>
          <w:rtl/>
        </w:rPr>
        <w:t xml:space="preserve">עמרם מצנע </w:t>
      </w:r>
      <w:r>
        <w:rPr>
          <w:rtl/>
        </w:rPr>
        <w:t>–</w:t>
      </w:r>
      <w:r>
        <w:rPr>
          <w:rFonts w:hint="cs"/>
          <w:rtl/>
        </w:rPr>
        <w:t xml:space="preserve"> נגד</w:t>
      </w:r>
    </w:p>
    <w:p w14:paraId="6894E98C" w14:textId="77777777" w:rsidR="00000000" w:rsidRDefault="007C71EE">
      <w:pPr>
        <w:pStyle w:val="a"/>
        <w:rPr>
          <w:rFonts w:hint="cs"/>
          <w:rtl/>
        </w:rPr>
      </w:pPr>
      <w:r>
        <w:rPr>
          <w:rFonts w:hint="cs"/>
          <w:rtl/>
        </w:rPr>
        <w:t xml:space="preserve">יעקב מרגי </w:t>
      </w:r>
      <w:r>
        <w:rPr>
          <w:rtl/>
        </w:rPr>
        <w:t>–</w:t>
      </w:r>
      <w:r>
        <w:rPr>
          <w:rFonts w:hint="cs"/>
          <w:rtl/>
        </w:rPr>
        <w:t xml:space="preserve"> נגד</w:t>
      </w:r>
    </w:p>
    <w:p w14:paraId="33D08F94" w14:textId="77777777" w:rsidR="00000000" w:rsidRDefault="007C71EE">
      <w:pPr>
        <w:pStyle w:val="a"/>
        <w:rPr>
          <w:rFonts w:hint="cs"/>
          <w:rtl/>
        </w:rPr>
      </w:pPr>
      <w:r>
        <w:rPr>
          <w:rFonts w:hint="cs"/>
          <w:rtl/>
        </w:rPr>
        <w:t xml:space="preserve">יהודית נאות </w:t>
      </w:r>
      <w:r>
        <w:rPr>
          <w:rtl/>
        </w:rPr>
        <w:t>–</w:t>
      </w:r>
      <w:r>
        <w:rPr>
          <w:rFonts w:hint="cs"/>
          <w:rtl/>
        </w:rPr>
        <w:t xml:space="preserve"> בעד</w:t>
      </w:r>
    </w:p>
    <w:p w14:paraId="6320F3EF" w14:textId="77777777" w:rsidR="00000000" w:rsidRDefault="007C71EE">
      <w:pPr>
        <w:pStyle w:val="a"/>
        <w:rPr>
          <w:rFonts w:hint="cs"/>
          <w:rtl/>
        </w:rPr>
      </w:pPr>
      <w:r>
        <w:rPr>
          <w:rFonts w:hint="cs"/>
          <w:rtl/>
        </w:rPr>
        <w:t>מש</w:t>
      </w:r>
      <w:r>
        <w:rPr>
          <w:rFonts w:hint="cs"/>
          <w:rtl/>
        </w:rPr>
        <w:t xml:space="preserve">ולם נהרי </w:t>
      </w:r>
      <w:r>
        <w:rPr>
          <w:rtl/>
        </w:rPr>
        <w:t>–</w:t>
      </w:r>
      <w:r>
        <w:rPr>
          <w:rFonts w:hint="cs"/>
          <w:rtl/>
        </w:rPr>
        <w:t xml:space="preserve"> אינו נוכח</w:t>
      </w:r>
    </w:p>
    <w:p w14:paraId="023B097F" w14:textId="77777777" w:rsidR="00000000" w:rsidRDefault="007C71EE">
      <w:pPr>
        <w:pStyle w:val="a"/>
        <w:rPr>
          <w:rFonts w:hint="cs"/>
          <w:rtl/>
        </w:rPr>
      </w:pPr>
      <w:r>
        <w:rPr>
          <w:rFonts w:hint="cs"/>
          <w:rtl/>
        </w:rPr>
        <w:t xml:space="preserve">מיכאל נודלמן </w:t>
      </w:r>
      <w:r>
        <w:rPr>
          <w:rtl/>
        </w:rPr>
        <w:t>–</w:t>
      </w:r>
      <w:r>
        <w:rPr>
          <w:rFonts w:hint="cs"/>
          <w:rtl/>
        </w:rPr>
        <w:t xml:space="preserve"> בעד</w:t>
      </w:r>
    </w:p>
    <w:p w14:paraId="2DE7EF4E" w14:textId="77777777" w:rsidR="00000000" w:rsidRDefault="007C71EE">
      <w:pPr>
        <w:pStyle w:val="a"/>
        <w:rPr>
          <w:rFonts w:hint="cs"/>
          <w:rtl/>
        </w:rPr>
      </w:pPr>
      <w:r>
        <w:rPr>
          <w:rFonts w:hint="cs"/>
          <w:rtl/>
        </w:rPr>
        <w:t xml:space="preserve">דני נוה </w:t>
      </w:r>
      <w:r>
        <w:rPr>
          <w:rtl/>
        </w:rPr>
        <w:t>–</w:t>
      </w:r>
      <w:r>
        <w:rPr>
          <w:rFonts w:hint="cs"/>
          <w:rtl/>
        </w:rPr>
        <w:t xml:space="preserve"> בעד</w:t>
      </w:r>
    </w:p>
    <w:p w14:paraId="35D45696" w14:textId="77777777" w:rsidR="00000000" w:rsidRDefault="007C71EE">
      <w:pPr>
        <w:pStyle w:val="a"/>
        <w:rPr>
          <w:rFonts w:hint="cs"/>
          <w:rtl/>
        </w:rPr>
      </w:pPr>
      <w:r>
        <w:rPr>
          <w:rFonts w:hint="cs"/>
          <w:rtl/>
        </w:rPr>
        <w:t xml:space="preserve">אורית נוקד </w:t>
      </w:r>
      <w:r>
        <w:rPr>
          <w:rtl/>
        </w:rPr>
        <w:t>–</w:t>
      </w:r>
      <w:r>
        <w:rPr>
          <w:rFonts w:hint="cs"/>
          <w:rtl/>
        </w:rPr>
        <w:t xml:space="preserve"> נגד</w:t>
      </w:r>
    </w:p>
    <w:p w14:paraId="2E0A7B68" w14:textId="77777777" w:rsidR="00000000" w:rsidRDefault="007C71EE">
      <w:pPr>
        <w:pStyle w:val="a"/>
        <w:rPr>
          <w:rFonts w:hint="cs"/>
          <w:rtl/>
        </w:rPr>
      </w:pPr>
      <w:r>
        <w:rPr>
          <w:rFonts w:hint="cs"/>
          <w:rtl/>
        </w:rPr>
        <w:t xml:space="preserve">לאה נס </w:t>
      </w:r>
      <w:r>
        <w:rPr>
          <w:rtl/>
        </w:rPr>
        <w:t>–</w:t>
      </w:r>
      <w:r>
        <w:rPr>
          <w:rFonts w:hint="cs"/>
          <w:rtl/>
        </w:rPr>
        <w:t xml:space="preserve"> בעד</w:t>
      </w:r>
    </w:p>
    <w:p w14:paraId="632D001F" w14:textId="77777777" w:rsidR="00000000" w:rsidRDefault="007C71EE">
      <w:pPr>
        <w:pStyle w:val="a"/>
        <w:rPr>
          <w:rFonts w:hint="cs"/>
          <w:rtl/>
        </w:rPr>
      </w:pPr>
      <w:r>
        <w:rPr>
          <w:rFonts w:hint="cs"/>
          <w:rtl/>
        </w:rPr>
        <w:t xml:space="preserve">בנימין נתניהו </w:t>
      </w:r>
      <w:r>
        <w:rPr>
          <w:rtl/>
        </w:rPr>
        <w:t>–</w:t>
      </w:r>
      <w:r>
        <w:rPr>
          <w:rFonts w:hint="cs"/>
          <w:rtl/>
        </w:rPr>
        <w:t xml:space="preserve"> בעד</w:t>
      </w:r>
    </w:p>
    <w:p w14:paraId="506AA012" w14:textId="77777777" w:rsidR="00000000" w:rsidRDefault="007C71EE">
      <w:pPr>
        <w:pStyle w:val="a"/>
        <w:rPr>
          <w:rFonts w:hint="cs"/>
          <w:rtl/>
        </w:rPr>
      </w:pPr>
      <w:r>
        <w:rPr>
          <w:rFonts w:hint="cs"/>
          <w:rtl/>
        </w:rPr>
        <w:t xml:space="preserve">מרינה סולודקין </w:t>
      </w:r>
      <w:r>
        <w:rPr>
          <w:rtl/>
        </w:rPr>
        <w:t>–</w:t>
      </w:r>
      <w:r>
        <w:rPr>
          <w:rFonts w:hint="cs"/>
          <w:rtl/>
        </w:rPr>
        <w:t xml:space="preserve"> אינה נוכחת</w:t>
      </w:r>
    </w:p>
    <w:p w14:paraId="258BA137" w14:textId="77777777" w:rsidR="00000000" w:rsidRDefault="007C71EE">
      <w:pPr>
        <w:pStyle w:val="a"/>
        <w:rPr>
          <w:rFonts w:hint="cs"/>
          <w:rtl/>
        </w:rPr>
      </w:pPr>
      <w:r>
        <w:rPr>
          <w:rFonts w:hint="cs"/>
          <w:rtl/>
        </w:rPr>
        <w:t xml:space="preserve">ניסן סלומינסקי </w:t>
      </w:r>
      <w:r>
        <w:rPr>
          <w:rtl/>
        </w:rPr>
        <w:t>–</w:t>
      </w:r>
      <w:r>
        <w:rPr>
          <w:rFonts w:hint="cs"/>
          <w:rtl/>
        </w:rPr>
        <w:t xml:space="preserve"> אינו נוכח</w:t>
      </w:r>
    </w:p>
    <w:p w14:paraId="78B48A2D" w14:textId="77777777" w:rsidR="00000000" w:rsidRDefault="007C71EE">
      <w:pPr>
        <w:pStyle w:val="a"/>
        <w:rPr>
          <w:rFonts w:hint="cs"/>
          <w:rtl/>
        </w:rPr>
      </w:pPr>
      <w:r>
        <w:rPr>
          <w:rFonts w:hint="cs"/>
          <w:rtl/>
        </w:rPr>
        <w:t xml:space="preserve">אפרים סנה </w:t>
      </w:r>
      <w:r>
        <w:rPr>
          <w:rtl/>
        </w:rPr>
        <w:t>–</w:t>
      </w:r>
      <w:r>
        <w:rPr>
          <w:rFonts w:hint="cs"/>
          <w:rtl/>
        </w:rPr>
        <w:t xml:space="preserve"> נגד</w:t>
      </w:r>
    </w:p>
    <w:p w14:paraId="4125E053" w14:textId="77777777" w:rsidR="00000000" w:rsidRDefault="007C71EE">
      <w:pPr>
        <w:pStyle w:val="a"/>
        <w:rPr>
          <w:rFonts w:hint="cs"/>
          <w:rtl/>
        </w:rPr>
      </w:pPr>
      <w:r>
        <w:rPr>
          <w:rFonts w:hint="cs"/>
          <w:rtl/>
        </w:rPr>
        <w:t xml:space="preserve">גדעון סער </w:t>
      </w:r>
      <w:r>
        <w:rPr>
          <w:rtl/>
        </w:rPr>
        <w:t>–</w:t>
      </w:r>
      <w:r>
        <w:rPr>
          <w:rFonts w:hint="cs"/>
          <w:rtl/>
        </w:rPr>
        <w:t xml:space="preserve"> בעד</w:t>
      </w:r>
    </w:p>
    <w:p w14:paraId="651BB348" w14:textId="77777777" w:rsidR="00000000" w:rsidRDefault="007C71EE">
      <w:pPr>
        <w:pStyle w:val="a"/>
        <w:rPr>
          <w:rFonts w:hint="cs"/>
          <w:rtl/>
        </w:rPr>
      </w:pPr>
      <w:r>
        <w:rPr>
          <w:rFonts w:hint="cs"/>
          <w:rtl/>
        </w:rPr>
        <w:t xml:space="preserve">גדעון עזרא </w:t>
      </w:r>
      <w:r>
        <w:rPr>
          <w:rtl/>
        </w:rPr>
        <w:t>–</w:t>
      </w:r>
      <w:r>
        <w:rPr>
          <w:rFonts w:hint="cs"/>
          <w:rtl/>
        </w:rPr>
        <w:t xml:space="preserve"> בעד</w:t>
      </w:r>
    </w:p>
    <w:p w14:paraId="72B9B6E8" w14:textId="77777777" w:rsidR="00000000" w:rsidRDefault="007C71EE">
      <w:pPr>
        <w:pStyle w:val="a"/>
        <w:rPr>
          <w:rFonts w:hint="cs"/>
          <w:rtl/>
        </w:rPr>
      </w:pPr>
      <w:r>
        <w:rPr>
          <w:rFonts w:hint="cs"/>
          <w:rtl/>
        </w:rPr>
        <w:t xml:space="preserve">מל פולישוק-בלוך </w:t>
      </w:r>
      <w:r>
        <w:rPr>
          <w:rtl/>
        </w:rPr>
        <w:t>–</w:t>
      </w:r>
      <w:r>
        <w:rPr>
          <w:rFonts w:hint="cs"/>
          <w:rtl/>
        </w:rPr>
        <w:t xml:space="preserve"> בעד</w:t>
      </w:r>
    </w:p>
    <w:p w14:paraId="59AAD5BF" w14:textId="77777777" w:rsidR="00000000" w:rsidRDefault="007C71EE">
      <w:pPr>
        <w:pStyle w:val="a"/>
        <w:rPr>
          <w:rFonts w:hint="cs"/>
          <w:rtl/>
        </w:rPr>
      </w:pPr>
      <w:r>
        <w:rPr>
          <w:rFonts w:hint="cs"/>
          <w:rtl/>
        </w:rPr>
        <w:t xml:space="preserve">אברהם פורז </w:t>
      </w:r>
      <w:r>
        <w:rPr>
          <w:rtl/>
        </w:rPr>
        <w:t>–</w:t>
      </w:r>
      <w:r>
        <w:rPr>
          <w:rFonts w:hint="cs"/>
          <w:rtl/>
        </w:rPr>
        <w:t xml:space="preserve"> בעד</w:t>
      </w:r>
    </w:p>
    <w:p w14:paraId="09D6D6C8" w14:textId="77777777" w:rsidR="00000000" w:rsidRDefault="007C71EE">
      <w:pPr>
        <w:pStyle w:val="a"/>
        <w:rPr>
          <w:rFonts w:hint="cs"/>
          <w:rtl/>
        </w:rPr>
      </w:pPr>
      <w:r>
        <w:rPr>
          <w:rFonts w:hint="cs"/>
          <w:rtl/>
        </w:rPr>
        <w:t>אופיר פינ</w:t>
      </w:r>
      <w:r>
        <w:rPr>
          <w:rFonts w:hint="cs"/>
          <w:rtl/>
        </w:rPr>
        <w:t xml:space="preserve">ס-פז </w:t>
      </w:r>
      <w:r>
        <w:rPr>
          <w:rtl/>
        </w:rPr>
        <w:t>–</w:t>
      </w:r>
      <w:r>
        <w:rPr>
          <w:rFonts w:hint="cs"/>
          <w:rtl/>
        </w:rPr>
        <w:t xml:space="preserve"> נגד</w:t>
      </w:r>
    </w:p>
    <w:p w14:paraId="11FA7AB2" w14:textId="77777777" w:rsidR="00000000" w:rsidRDefault="007C71EE">
      <w:pPr>
        <w:pStyle w:val="a"/>
        <w:rPr>
          <w:rFonts w:hint="cs"/>
          <w:rtl/>
        </w:rPr>
      </w:pPr>
      <w:r>
        <w:rPr>
          <w:rFonts w:hint="cs"/>
          <w:rtl/>
        </w:rPr>
        <w:t xml:space="preserve">גילה פינקלשטיין </w:t>
      </w:r>
      <w:r>
        <w:rPr>
          <w:rtl/>
        </w:rPr>
        <w:t>–</w:t>
      </w:r>
      <w:r>
        <w:rPr>
          <w:rFonts w:hint="cs"/>
          <w:rtl/>
        </w:rPr>
        <w:t xml:space="preserve"> בעד</w:t>
      </w:r>
    </w:p>
    <w:p w14:paraId="5141AF71" w14:textId="77777777" w:rsidR="00000000" w:rsidRDefault="007C71EE">
      <w:pPr>
        <w:pStyle w:val="a"/>
        <w:rPr>
          <w:rFonts w:hint="cs"/>
          <w:rtl/>
        </w:rPr>
      </w:pPr>
      <w:r>
        <w:rPr>
          <w:rFonts w:hint="cs"/>
          <w:rtl/>
        </w:rPr>
        <w:t xml:space="preserve">מאיר פרוש </w:t>
      </w:r>
      <w:r>
        <w:rPr>
          <w:rtl/>
        </w:rPr>
        <w:t>–</w:t>
      </w:r>
      <w:r>
        <w:rPr>
          <w:rFonts w:hint="cs"/>
          <w:rtl/>
        </w:rPr>
        <w:t xml:space="preserve"> נגד</w:t>
      </w:r>
    </w:p>
    <w:p w14:paraId="5FF46567" w14:textId="77777777" w:rsidR="00000000" w:rsidRDefault="007C71EE">
      <w:pPr>
        <w:pStyle w:val="a"/>
        <w:rPr>
          <w:rFonts w:hint="cs"/>
          <w:rtl/>
        </w:rPr>
      </w:pPr>
      <w:r>
        <w:rPr>
          <w:rFonts w:hint="cs"/>
          <w:rtl/>
        </w:rPr>
        <w:t xml:space="preserve">יוסף פריצקי </w:t>
      </w:r>
      <w:r>
        <w:rPr>
          <w:rtl/>
        </w:rPr>
        <w:t>–</w:t>
      </w:r>
      <w:r>
        <w:rPr>
          <w:rFonts w:hint="cs"/>
          <w:rtl/>
        </w:rPr>
        <w:t xml:space="preserve"> בעד</w:t>
      </w:r>
    </w:p>
    <w:p w14:paraId="3DE31B13" w14:textId="77777777" w:rsidR="00000000" w:rsidRDefault="007C71EE">
      <w:pPr>
        <w:pStyle w:val="a"/>
        <w:rPr>
          <w:rFonts w:hint="cs"/>
          <w:rtl/>
        </w:rPr>
      </w:pPr>
      <w:r>
        <w:rPr>
          <w:rFonts w:hint="cs"/>
          <w:rtl/>
        </w:rPr>
        <w:t>שמעון פרס - נגד</w:t>
      </w:r>
    </w:p>
    <w:p w14:paraId="4C928F01" w14:textId="77777777" w:rsidR="00000000" w:rsidRDefault="007C71EE">
      <w:pPr>
        <w:pStyle w:val="a"/>
        <w:rPr>
          <w:rFonts w:hint="cs"/>
          <w:rtl/>
        </w:rPr>
      </w:pPr>
      <w:r>
        <w:rPr>
          <w:rFonts w:hint="cs"/>
          <w:rtl/>
        </w:rPr>
        <w:t>יאיר פרץ  - נגד</w:t>
      </w:r>
    </w:p>
    <w:p w14:paraId="2D84F0CE" w14:textId="77777777" w:rsidR="00000000" w:rsidRDefault="007C71EE">
      <w:pPr>
        <w:pStyle w:val="a"/>
        <w:rPr>
          <w:rFonts w:hint="cs"/>
          <w:rtl/>
        </w:rPr>
      </w:pPr>
      <w:r>
        <w:rPr>
          <w:rFonts w:hint="cs"/>
          <w:rtl/>
        </w:rPr>
        <w:t xml:space="preserve">עמיר פרץ </w:t>
      </w:r>
      <w:r>
        <w:rPr>
          <w:rtl/>
        </w:rPr>
        <w:t>–</w:t>
      </w:r>
      <w:r>
        <w:rPr>
          <w:rFonts w:hint="cs"/>
          <w:rtl/>
        </w:rPr>
        <w:t xml:space="preserve"> אינו נוכח</w:t>
      </w:r>
    </w:p>
    <w:p w14:paraId="6016E7B3" w14:textId="77777777" w:rsidR="00000000" w:rsidRDefault="007C71EE">
      <w:pPr>
        <w:pStyle w:val="a"/>
        <w:rPr>
          <w:rFonts w:hint="cs"/>
          <w:rtl/>
        </w:rPr>
      </w:pPr>
      <w:r>
        <w:rPr>
          <w:rFonts w:hint="cs"/>
          <w:rtl/>
        </w:rPr>
        <w:t xml:space="preserve">איוב קרא </w:t>
      </w:r>
      <w:r>
        <w:rPr>
          <w:rtl/>
        </w:rPr>
        <w:t>–</w:t>
      </w:r>
      <w:r>
        <w:rPr>
          <w:rFonts w:hint="cs"/>
          <w:rtl/>
        </w:rPr>
        <w:t xml:space="preserve"> בעד</w:t>
      </w:r>
    </w:p>
    <w:p w14:paraId="69C3A833" w14:textId="77777777" w:rsidR="00000000" w:rsidRDefault="007C71EE">
      <w:pPr>
        <w:pStyle w:val="a"/>
        <w:rPr>
          <w:rFonts w:hint="cs"/>
          <w:rtl/>
        </w:rPr>
      </w:pPr>
      <w:r>
        <w:rPr>
          <w:rFonts w:hint="cs"/>
          <w:rtl/>
        </w:rPr>
        <w:t xml:space="preserve">אברהם רביץ </w:t>
      </w:r>
      <w:r>
        <w:rPr>
          <w:rtl/>
        </w:rPr>
        <w:t>–</w:t>
      </w:r>
      <w:r>
        <w:rPr>
          <w:rFonts w:hint="cs"/>
          <w:rtl/>
        </w:rPr>
        <w:t xml:space="preserve"> אינו נוכח</w:t>
      </w:r>
    </w:p>
    <w:p w14:paraId="12189521" w14:textId="77777777" w:rsidR="00000000" w:rsidRDefault="007C71EE">
      <w:pPr>
        <w:pStyle w:val="a"/>
        <w:rPr>
          <w:rFonts w:hint="cs"/>
          <w:rtl/>
        </w:rPr>
      </w:pPr>
      <w:r>
        <w:rPr>
          <w:rFonts w:hint="cs"/>
          <w:rtl/>
        </w:rPr>
        <w:t xml:space="preserve">ראובן ריבלין </w:t>
      </w:r>
      <w:r>
        <w:rPr>
          <w:rtl/>
        </w:rPr>
        <w:t>–</w:t>
      </w:r>
      <w:r>
        <w:rPr>
          <w:rFonts w:hint="cs"/>
          <w:rtl/>
        </w:rPr>
        <w:t xml:space="preserve"> בעד</w:t>
      </w:r>
    </w:p>
    <w:p w14:paraId="541DDC58" w14:textId="77777777" w:rsidR="00000000" w:rsidRDefault="007C71EE">
      <w:pPr>
        <w:pStyle w:val="a"/>
        <w:rPr>
          <w:rFonts w:hint="cs"/>
          <w:rtl/>
        </w:rPr>
      </w:pPr>
      <w:r>
        <w:rPr>
          <w:rFonts w:hint="cs"/>
          <w:rtl/>
        </w:rPr>
        <w:t xml:space="preserve">חיים רמון </w:t>
      </w:r>
      <w:r>
        <w:rPr>
          <w:rtl/>
        </w:rPr>
        <w:t>–</w:t>
      </w:r>
      <w:r>
        <w:rPr>
          <w:rFonts w:hint="cs"/>
          <w:rtl/>
        </w:rPr>
        <w:t xml:space="preserve"> נגד</w:t>
      </w:r>
    </w:p>
    <w:p w14:paraId="189AEF24" w14:textId="77777777" w:rsidR="00000000" w:rsidRDefault="007C71EE">
      <w:pPr>
        <w:pStyle w:val="a"/>
        <w:rPr>
          <w:rFonts w:hint="cs"/>
          <w:rtl/>
        </w:rPr>
      </w:pPr>
      <w:r>
        <w:rPr>
          <w:rFonts w:hint="cs"/>
          <w:rtl/>
        </w:rPr>
        <w:t xml:space="preserve">אהוד רצאבי </w:t>
      </w:r>
      <w:r>
        <w:rPr>
          <w:rtl/>
        </w:rPr>
        <w:t>–</w:t>
      </w:r>
      <w:r>
        <w:rPr>
          <w:rFonts w:hint="cs"/>
          <w:rtl/>
        </w:rPr>
        <w:t xml:space="preserve"> בעד</w:t>
      </w:r>
    </w:p>
    <w:p w14:paraId="0AD50362" w14:textId="77777777" w:rsidR="00000000" w:rsidRDefault="007C71EE">
      <w:pPr>
        <w:pStyle w:val="a"/>
        <w:rPr>
          <w:rFonts w:hint="cs"/>
          <w:rtl/>
        </w:rPr>
      </w:pPr>
      <w:r>
        <w:rPr>
          <w:rFonts w:hint="cs"/>
          <w:rtl/>
        </w:rPr>
        <w:t xml:space="preserve">מיכאל רצון </w:t>
      </w:r>
      <w:r>
        <w:rPr>
          <w:rtl/>
        </w:rPr>
        <w:t>–</w:t>
      </w:r>
      <w:r>
        <w:rPr>
          <w:rFonts w:hint="cs"/>
          <w:rtl/>
        </w:rPr>
        <w:t xml:space="preserve"> בעד</w:t>
      </w:r>
    </w:p>
    <w:p w14:paraId="28EF8F22" w14:textId="77777777" w:rsidR="00000000" w:rsidRDefault="007C71EE">
      <w:pPr>
        <w:pStyle w:val="a"/>
        <w:rPr>
          <w:rFonts w:hint="cs"/>
          <w:rtl/>
        </w:rPr>
      </w:pPr>
      <w:r>
        <w:rPr>
          <w:rFonts w:hint="cs"/>
          <w:rtl/>
        </w:rPr>
        <w:t xml:space="preserve">אברהם בייגה שוחט </w:t>
      </w:r>
      <w:r>
        <w:rPr>
          <w:rtl/>
        </w:rPr>
        <w:t>–</w:t>
      </w:r>
      <w:r>
        <w:rPr>
          <w:rFonts w:hint="cs"/>
          <w:rtl/>
        </w:rPr>
        <w:t xml:space="preserve"> נגד</w:t>
      </w:r>
    </w:p>
    <w:p w14:paraId="0952DE9A" w14:textId="77777777" w:rsidR="00000000" w:rsidRDefault="007C71EE">
      <w:pPr>
        <w:pStyle w:val="a"/>
        <w:rPr>
          <w:rFonts w:hint="cs"/>
          <w:rtl/>
        </w:rPr>
      </w:pPr>
      <w:r>
        <w:rPr>
          <w:rFonts w:hint="cs"/>
          <w:rtl/>
        </w:rPr>
        <w:t>יובל ש</w:t>
      </w:r>
      <w:r>
        <w:rPr>
          <w:rFonts w:hint="cs"/>
          <w:rtl/>
        </w:rPr>
        <w:t xml:space="preserve">טייניץ </w:t>
      </w:r>
      <w:r>
        <w:rPr>
          <w:rtl/>
        </w:rPr>
        <w:t>–</w:t>
      </w:r>
      <w:r>
        <w:rPr>
          <w:rFonts w:hint="cs"/>
          <w:rtl/>
        </w:rPr>
        <w:t xml:space="preserve"> בעד</w:t>
      </w:r>
    </w:p>
    <w:p w14:paraId="4B3265DA" w14:textId="77777777" w:rsidR="00000000" w:rsidRDefault="007C71EE">
      <w:pPr>
        <w:pStyle w:val="a"/>
        <w:rPr>
          <w:rFonts w:hint="cs"/>
          <w:rtl/>
        </w:rPr>
      </w:pPr>
      <w:r>
        <w:rPr>
          <w:rFonts w:hint="cs"/>
          <w:rtl/>
        </w:rPr>
        <w:t xml:space="preserve">מאיר שטרית </w:t>
      </w:r>
      <w:r>
        <w:rPr>
          <w:rtl/>
        </w:rPr>
        <w:t>–</w:t>
      </w:r>
      <w:r>
        <w:rPr>
          <w:rFonts w:hint="cs"/>
          <w:rtl/>
        </w:rPr>
        <w:t xml:space="preserve"> בעד</w:t>
      </w:r>
    </w:p>
    <w:p w14:paraId="677A46F7" w14:textId="77777777" w:rsidR="00000000" w:rsidRDefault="007C71EE">
      <w:pPr>
        <w:pStyle w:val="a"/>
        <w:rPr>
          <w:rFonts w:hint="cs"/>
          <w:rtl/>
        </w:rPr>
      </w:pPr>
      <w:r>
        <w:rPr>
          <w:rFonts w:hint="cs"/>
          <w:rtl/>
        </w:rPr>
        <w:t xml:space="preserve">יורי שטרן </w:t>
      </w:r>
      <w:r>
        <w:rPr>
          <w:rtl/>
        </w:rPr>
        <w:t>–</w:t>
      </w:r>
      <w:r>
        <w:rPr>
          <w:rFonts w:hint="cs"/>
          <w:rtl/>
        </w:rPr>
        <w:t xml:space="preserve"> בעד</w:t>
      </w:r>
    </w:p>
    <w:p w14:paraId="59016BB6" w14:textId="77777777" w:rsidR="00000000" w:rsidRDefault="007C71EE">
      <w:pPr>
        <w:pStyle w:val="a"/>
        <w:rPr>
          <w:rFonts w:hint="cs"/>
          <w:rtl/>
        </w:rPr>
      </w:pPr>
      <w:r>
        <w:rPr>
          <w:rFonts w:hint="cs"/>
          <w:rtl/>
        </w:rPr>
        <w:t xml:space="preserve">אילן שלגי </w:t>
      </w:r>
      <w:r>
        <w:rPr>
          <w:rtl/>
        </w:rPr>
        <w:t>–</w:t>
      </w:r>
      <w:r>
        <w:rPr>
          <w:rFonts w:hint="cs"/>
          <w:rtl/>
        </w:rPr>
        <w:t xml:space="preserve"> בעד</w:t>
      </w:r>
    </w:p>
    <w:p w14:paraId="268E1A3B" w14:textId="77777777" w:rsidR="00000000" w:rsidRDefault="007C71EE">
      <w:pPr>
        <w:pStyle w:val="a"/>
        <w:rPr>
          <w:rFonts w:hint="cs"/>
          <w:rtl/>
        </w:rPr>
      </w:pPr>
      <w:r>
        <w:rPr>
          <w:rFonts w:hint="cs"/>
          <w:rtl/>
        </w:rPr>
        <w:t xml:space="preserve">סילבן שלום </w:t>
      </w:r>
      <w:r>
        <w:rPr>
          <w:rtl/>
        </w:rPr>
        <w:t>–</w:t>
      </w:r>
      <w:r>
        <w:rPr>
          <w:rFonts w:hint="cs"/>
          <w:rtl/>
        </w:rPr>
        <w:t xml:space="preserve"> בעד</w:t>
      </w:r>
    </w:p>
    <w:p w14:paraId="34911F9A" w14:textId="77777777" w:rsidR="00000000" w:rsidRDefault="007C71EE">
      <w:pPr>
        <w:pStyle w:val="a"/>
        <w:rPr>
          <w:rFonts w:hint="cs"/>
          <w:rtl/>
        </w:rPr>
      </w:pPr>
      <w:r>
        <w:rPr>
          <w:rFonts w:hint="cs"/>
          <w:rtl/>
        </w:rPr>
        <w:t xml:space="preserve">שלום שמחון </w:t>
      </w:r>
      <w:r>
        <w:rPr>
          <w:rtl/>
        </w:rPr>
        <w:t>–</w:t>
      </w:r>
      <w:r>
        <w:rPr>
          <w:rFonts w:hint="cs"/>
          <w:rtl/>
        </w:rPr>
        <w:t xml:space="preserve"> נגד</w:t>
      </w:r>
    </w:p>
    <w:p w14:paraId="3E762C70" w14:textId="77777777" w:rsidR="00000000" w:rsidRDefault="007C71EE">
      <w:pPr>
        <w:pStyle w:val="a"/>
        <w:rPr>
          <w:rFonts w:hint="cs"/>
          <w:rtl/>
        </w:rPr>
      </w:pPr>
      <w:r>
        <w:rPr>
          <w:rFonts w:hint="cs"/>
          <w:rtl/>
        </w:rPr>
        <w:t xml:space="preserve">אריאל שרון </w:t>
      </w:r>
      <w:r>
        <w:rPr>
          <w:rtl/>
        </w:rPr>
        <w:t>–</w:t>
      </w:r>
      <w:r>
        <w:rPr>
          <w:rFonts w:hint="cs"/>
          <w:rtl/>
        </w:rPr>
        <w:t xml:space="preserve"> אינו נוכח</w:t>
      </w:r>
    </w:p>
    <w:p w14:paraId="5693A831" w14:textId="77777777" w:rsidR="00000000" w:rsidRDefault="007C71EE">
      <w:pPr>
        <w:pStyle w:val="a"/>
        <w:rPr>
          <w:rFonts w:hint="cs"/>
          <w:rtl/>
        </w:rPr>
      </w:pPr>
      <w:r>
        <w:rPr>
          <w:rFonts w:hint="cs"/>
          <w:rtl/>
        </w:rPr>
        <w:t xml:space="preserve">עמרי שרון </w:t>
      </w:r>
      <w:r>
        <w:rPr>
          <w:rtl/>
        </w:rPr>
        <w:t>–</w:t>
      </w:r>
      <w:r>
        <w:rPr>
          <w:rFonts w:hint="cs"/>
          <w:rtl/>
        </w:rPr>
        <w:t xml:space="preserve"> בעד</w:t>
      </w:r>
    </w:p>
    <w:p w14:paraId="79A84207" w14:textId="77777777" w:rsidR="00000000" w:rsidRDefault="007C71EE">
      <w:pPr>
        <w:pStyle w:val="a"/>
        <w:rPr>
          <w:rFonts w:hint="cs"/>
          <w:rtl/>
        </w:rPr>
      </w:pPr>
      <w:r>
        <w:rPr>
          <w:rFonts w:hint="cs"/>
          <w:rtl/>
        </w:rPr>
        <w:t>יוסי שריד - נגד</w:t>
      </w:r>
    </w:p>
    <w:p w14:paraId="46FA0BC4" w14:textId="77777777" w:rsidR="00000000" w:rsidRDefault="007C71EE">
      <w:pPr>
        <w:pStyle w:val="a"/>
        <w:rPr>
          <w:rFonts w:hint="cs"/>
          <w:rtl/>
        </w:rPr>
      </w:pPr>
      <w:r>
        <w:rPr>
          <w:rFonts w:hint="cs"/>
          <w:rtl/>
        </w:rPr>
        <w:t xml:space="preserve">יולי תמיר </w:t>
      </w:r>
      <w:r>
        <w:rPr>
          <w:rtl/>
        </w:rPr>
        <w:t>–</w:t>
      </w:r>
      <w:r>
        <w:rPr>
          <w:rFonts w:hint="cs"/>
          <w:rtl/>
        </w:rPr>
        <w:t xml:space="preserve"> נגד</w:t>
      </w:r>
    </w:p>
    <w:p w14:paraId="01A2368C" w14:textId="77777777" w:rsidR="00000000" w:rsidRDefault="007C71EE">
      <w:pPr>
        <w:pStyle w:val="a"/>
        <w:rPr>
          <w:rFonts w:hint="cs"/>
          <w:rtl/>
        </w:rPr>
      </w:pPr>
    </w:p>
    <w:p w14:paraId="47135241" w14:textId="77777777" w:rsidR="00000000" w:rsidRDefault="007C71EE">
      <w:pPr>
        <w:pStyle w:val="a"/>
        <w:rPr>
          <w:rFonts w:hint="cs"/>
          <w:rtl/>
        </w:rPr>
      </w:pPr>
      <w:r>
        <w:rPr>
          <w:rFonts w:hint="cs"/>
          <w:rtl/>
        </w:rPr>
        <w:t xml:space="preserve">קריאה שנייה </w:t>
      </w:r>
      <w:r>
        <w:rPr>
          <w:rtl/>
        </w:rPr>
        <w:t>–</w:t>
      </w:r>
      <w:r>
        <w:rPr>
          <w:rFonts w:hint="cs"/>
          <w:rtl/>
        </w:rPr>
        <w:t xml:space="preserve"> </w:t>
      </w:r>
    </w:p>
    <w:p w14:paraId="4B4766B3" w14:textId="77777777" w:rsidR="00000000" w:rsidRDefault="007C71EE">
      <w:pPr>
        <w:pStyle w:val="a"/>
        <w:rPr>
          <w:rFonts w:hint="cs"/>
          <w:rtl/>
        </w:rPr>
      </w:pPr>
    </w:p>
    <w:p w14:paraId="0D3BB33A" w14:textId="77777777" w:rsidR="00000000" w:rsidRDefault="007C71EE">
      <w:pPr>
        <w:pStyle w:val="a"/>
        <w:rPr>
          <w:rFonts w:hint="cs"/>
          <w:rtl/>
        </w:rPr>
      </w:pPr>
      <w:r>
        <w:rPr>
          <w:rFonts w:hint="cs"/>
          <w:rtl/>
        </w:rPr>
        <w:t xml:space="preserve">זבולון אורלב </w:t>
      </w:r>
      <w:r>
        <w:rPr>
          <w:rtl/>
        </w:rPr>
        <w:t>–</w:t>
      </w:r>
      <w:r>
        <w:rPr>
          <w:rFonts w:hint="cs"/>
          <w:rtl/>
        </w:rPr>
        <w:t xml:space="preserve"> אינו נוכח</w:t>
      </w:r>
    </w:p>
    <w:p w14:paraId="46577583" w14:textId="77777777" w:rsidR="00000000" w:rsidRDefault="007C71EE">
      <w:pPr>
        <w:pStyle w:val="a"/>
        <w:rPr>
          <w:rFonts w:hint="cs"/>
          <w:rtl/>
        </w:rPr>
      </w:pPr>
      <w:r>
        <w:rPr>
          <w:rFonts w:hint="cs"/>
          <w:rtl/>
        </w:rPr>
        <w:t xml:space="preserve">אריה אלדד </w:t>
      </w:r>
      <w:r>
        <w:rPr>
          <w:rtl/>
        </w:rPr>
        <w:t>–</w:t>
      </w:r>
      <w:r>
        <w:rPr>
          <w:rFonts w:hint="cs"/>
          <w:rtl/>
        </w:rPr>
        <w:t xml:space="preserve"> אינו נוכח</w:t>
      </w:r>
    </w:p>
    <w:p w14:paraId="2443FA55" w14:textId="77777777" w:rsidR="00000000" w:rsidRDefault="007C71EE">
      <w:pPr>
        <w:pStyle w:val="a"/>
        <w:rPr>
          <w:rFonts w:hint="cs"/>
          <w:rtl/>
        </w:rPr>
      </w:pPr>
      <w:r>
        <w:rPr>
          <w:rFonts w:hint="cs"/>
          <w:rtl/>
        </w:rPr>
        <w:t>טלב אלסאנע - נגד</w:t>
      </w:r>
    </w:p>
    <w:p w14:paraId="5EE75D41" w14:textId="77777777" w:rsidR="00000000" w:rsidRDefault="007C71EE">
      <w:pPr>
        <w:pStyle w:val="a"/>
        <w:rPr>
          <w:rFonts w:hint="cs"/>
          <w:rtl/>
        </w:rPr>
      </w:pPr>
      <w:r>
        <w:rPr>
          <w:rFonts w:hint="cs"/>
          <w:rtl/>
        </w:rPr>
        <w:t>אורי יהו</w:t>
      </w:r>
      <w:r>
        <w:rPr>
          <w:rFonts w:hint="cs"/>
          <w:rtl/>
        </w:rPr>
        <w:t>דה אריאל - אינו נוכח</w:t>
      </w:r>
    </w:p>
    <w:p w14:paraId="6CF1604D" w14:textId="77777777" w:rsidR="00000000" w:rsidRDefault="007C71EE">
      <w:pPr>
        <w:pStyle w:val="a"/>
        <w:rPr>
          <w:rFonts w:hint="cs"/>
          <w:rtl/>
        </w:rPr>
      </w:pPr>
      <w:r>
        <w:rPr>
          <w:rFonts w:hint="cs"/>
          <w:rtl/>
        </w:rPr>
        <w:t xml:space="preserve">עבד-אלמאלכ דהאמשה </w:t>
      </w:r>
      <w:r>
        <w:rPr>
          <w:rtl/>
        </w:rPr>
        <w:t>–</w:t>
      </w:r>
      <w:r>
        <w:rPr>
          <w:rFonts w:hint="cs"/>
          <w:rtl/>
        </w:rPr>
        <w:t xml:space="preserve"> נגד</w:t>
      </w:r>
    </w:p>
    <w:p w14:paraId="03085413" w14:textId="77777777" w:rsidR="00000000" w:rsidRDefault="007C71EE">
      <w:pPr>
        <w:pStyle w:val="a"/>
        <w:rPr>
          <w:rFonts w:hint="cs"/>
          <w:rtl/>
        </w:rPr>
      </w:pPr>
      <w:r>
        <w:rPr>
          <w:rFonts w:hint="cs"/>
          <w:rtl/>
        </w:rPr>
        <w:t xml:space="preserve">חמי דורון </w:t>
      </w:r>
      <w:r>
        <w:rPr>
          <w:rtl/>
        </w:rPr>
        <w:t>–</w:t>
      </w:r>
      <w:r>
        <w:rPr>
          <w:rFonts w:hint="cs"/>
          <w:rtl/>
        </w:rPr>
        <w:t xml:space="preserve"> אינו נוכח</w:t>
      </w:r>
    </w:p>
    <w:p w14:paraId="718E182B" w14:textId="77777777" w:rsidR="00000000" w:rsidRDefault="007C71EE">
      <w:pPr>
        <w:pStyle w:val="a"/>
        <w:rPr>
          <w:rFonts w:hint="cs"/>
          <w:rtl/>
        </w:rPr>
      </w:pPr>
      <w:r>
        <w:rPr>
          <w:rFonts w:hint="cs"/>
          <w:rtl/>
        </w:rPr>
        <w:t xml:space="preserve">צחי הנגבי </w:t>
      </w:r>
      <w:r>
        <w:rPr>
          <w:rtl/>
        </w:rPr>
        <w:t>–</w:t>
      </w:r>
      <w:r>
        <w:rPr>
          <w:rFonts w:hint="cs"/>
          <w:rtl/>
        </w:rPr>
        <w:t xml:space="preserve"> בעד</w:t>
      </w:r>
    </w:p>
    <w:p w14:paraId="73421D76" w14:textId="77777777" w:rsidR="00000000" w:rsidRDefault="007C71EE">
      <w:pPr>
        <w:pStyle w:val="a"/>
        <w:rPr>
          <w:rFonts w:hint="cs"/>
          <w:rtl/>
        </w:rPr>
      </w:pPr>
      <w:r>
        <w:rPr>
          <w:rFonts w:hint="cs"/>
          <w:rtl/>
        </w:rPr>
        <w:t xml:space="preserve">אליעזר זנדברג </w:t>
      </w:r>
      <w:r>
        <w:rPr>
          <w:rtl/>
        </w:rPr>
        <w:t>–</w:t>
      </w:r>
      <w:r>
        <w:rPr>
          <w:rFonts w:hint="cs"/>
          <w:rtl/>
        </w:rPr>
        <w:t xml:space="preserve"> אינו נוכח</w:t>
      </w:r>
    </w:p>
    <w:p w14:paraId="4A7121BE" w14:textId="77777777" w:rsidR="00000000" w:rsidRDefault="007C71EE">
      <w:pPr>
        <w:pStyle w:val="a"/>
        <w:rPr>
          <w:rFonts w:hint="cs"/>
          <w:rtl/>
        </w:rPr>
      </w:pPr>
      <w:r>
        <w:rPr>
          <w:rFonts w:hint="cs"/>
          <w:rtl/>
        </w:rPr>
        <w:t xml:space="preserve">דוד טל </w:t>
      </w:r>
      <w:r>
        <w:rPr>
          <w:rtl/>
        </w:rPr>
        <w:t>–</w:t>
      </w:r>
      <w:r>
        <w:rPr>
          <w:rFonts w:hint="cs"/>
          <w:rtl/>
        </w:rPr>
        <w:t xml:space="preserve"> נגד</w:t>
      </w:r>
    </w:p>
    <w:p w14:paraId="712842D2" w14:textId="77777777" w:rsidR="00000000" w:rsidRDefault="007C71EE">
      <w:pPr>
        <w:pStyle w:val="a"/>
        <w:rPr>
          <w:rFonts w:hint="cs"/>
          <w:rtl/>
        </w:rPr>
      </w:pPr>
      <w:r>
        <w:rPr>
          <w:rFonts w:hint="cs"/>
          <w:rtl/>
        </w:rPr>
        <w:t xml:space="preserve">דוד לוי </w:t>
      </w:r>
      <w:r>
        <w:rPr>
          <w:rtl/>
        </w:rPr>
        <w:t>–</w:t>
      </w:r>
      <w:r>
        <w:rPr>
          <w:rFonts w:hint="cs"/>
          <w:rtl/>
        </w:rPr>
        <w:t xml:space="preserve"> אינו נוכח</w:t>
      </w:r>
    </w:p>
    <w:p w14:paraId="30987976" w14:textId="77777777" w:rsidR="00000000" w:rsidRDefault="007C71EE">
      <w:pPr>
        <w:pStyle w:val="a"/>
        <w:rPr>
          <w:rFonts w:hint="cs"/>
          <w:rtl/>
        </w:rPr>
      </w:pPr>
      <w:r>
        <w:rPr>
          <w:rFonts w:hint="cs"/>
          <w:rtl/>
        </w:rPr>
        <w:t xml:space="preserve">יצחק לוי </w:t>
      </w:r>
      <w:r>
        <w:rPr>
          <w:rtl/>
        </w:rPr>
        <w:t>–</w:t>
      </w:r>
      <w:r>
        <w:rPr>
          <w:rFonts w:hint="cs"/>
          <w:rtl/>
        </w:rPr>
        <w:t xml:space="preserve"> אינו נוכח</w:t>
      </w:r>
    </w:p>
    <w:p w14:paraId="6478716B" w14:textId="77777777" w:rsidR="00000000" w:rsidRDefault="007C71EE">
      <w:pPr>
        <w:pStyle w:val="a"/>
        <w:rPr>
          <w:rFonts w:hint="cs"/>
          <w:rtl/>
        </w:rPr>
      </w:pPr>
      <w:r>
        <w:rPr>
          <w:rFonts w:hint="cs"/>
          <w:rtl/>
        </w:rPr>
        <w:t xml:space="preserve">לימור לבנת </w:t>
      </w:r>
      <w:r>
        <w:rPr>
          <w:rtl/>
        </w:rPr>
        <w:t>–</w:t>
      </w:r>
      <w:r>
        <w:rPr>
          <w:rFonts w:hint="cs"/>
          <w:rtl/>
        </w:rPr>
        <w:t xml:space="preserve"> בעד</w:t>
      </w:r>
    </w:p>
    <w:p w14:paraId="7BA3EFA2" w14:textId="77777777" w:rsidR="00000000" w:rsidRDefault="007C71EE">
      <w:pPr>
        <w:pStyle w:val="a"/>
        <w:rPr>
          <w:rFonts w:hint="cs"/>
          <w:rtl/>
        </w:rPr>
      </w:pPr>
      <w:r>
        <w:rPr>
          <w:rFonts w:hint="cs"/>
          <w:rtl/>
        </w:rPr>
        <w:t>משולם נהרי- אינו נוכח</w:t>
      </w:r>
    </w:p>
    <w:p w14:paraId="5B2D0AEB" w14:textId="77777777" w:rsidR="00000000" w:rsidRDefault="007C71EE">
      <w:pPr>
        <w:pStyle w:val="a"/>
        <w:rPr>
          <w:rFonts w:hint="cs"/>
          <w:rtl/>
        </w:rPr>
      </w:pPr>
      <w:r>
        <w:rPr>
          <w:rFonts w:hint="cs"/>
          <w:rtl/>
        </w:rPr>
        <w:t xml:space="preserve">מרינה סולודקין </w:t>
      </w:r>
      <w:r>
        <w:rPr>
          <w:rtl/>
        </w:rPr>
        <w:t>–</w:t>
      </w:r>
      <w:r>
        <w:rPr>
          <w:rFonts w:hint="cs"/>
          <w:rtl/>
        </w:rPr>
        <w:t xml:space="preserve"> אינה נוכחת</w:t>
      </w:r>
    </w:p>
    <w:p w14:paraId="6A08B6F4" w14:textId="77777777" w:rsidR="00000000" w:rsidRDefault="007C71EE">
      <w:pPr>
        <w:pStyle w:val="a"/>
        <w:rPr>
          <w:rFonts w:hint="cs"/>
          <w:rtl/>
        </w:rPr>
      </w:pPr>
      <w:r>
        <w:rPr>
          <w:rFonts w:hint="cs"/>
          <w:rtl/>
        </w:rPr>
        <w:t>ניסן סלומינסקי - בעד</w:t>
      </w:r>
    </w:p>
    <w:p w14:paraId="6B5FA9D2" w14:textId="77777777" w:rsidR="00000000" w:rsidRDefault="007C71EE">
      <w:pPr>
        <w:pStyle w:val="a"/>
        <w:rPr>
          <w:rFonts w:hint="cs"/>
          <w:rtl/>
        </w:rPr>
      </w:pPr>
      <w:r>
        <w:rPr>
          <w:rFonts w:hint="cs"/>
          <w:rtl/>
        </w:rPr>
        <w:t xml:space="preserve">עמיר </w:t>
      </w:r>
      <w:r>
        <w:rPr>
          <w:rFonts w:hint="cs"/>
          <w:rtl/>
        </w:rPr>
        <w:t xml:space="preserve">פרץ </w:t>
      </w:r>
      <w:r>
        <w:rPr>
          <w:rtl/>
        </w:rPr>
        <w:t>–</w:t>
      </w:r>
      <w:r>
        <w:rPr>
          <w:rFonts w:hint="cs"/>
          <w:rtl/>
        </w:rPr>
        <w:t xml:space="preserve"> נגד</w:t>
      </w:r>
    </w:p>
    <w:p w14:paraId="5002CECE" w14:textId="77777777" w:rsidR="00000000" w:rsidRDefault="007C71EE">
      <w:pPr>
        <w:pStyle w:val="a"/>
        <w:rPr>
          <w:rFonts w:hint="cs"/>
          <w:rtl/>
        </w:rPr>
      </w:pPr>
      <w:r>
        <w:rPr>
          <w:rFonts w:hint="cs"/>
          <w:rtl/>
        </w:rPr>
        <w:t xml:space="preserve">אברהם רביץ </w:t>
      </w:r>
      <w:r>
        <w:rPr>
          <w:rtl/>
        </w:rPr>
        <w:t>–</w:t>
      </w:r>
      <w:r>
        <w:rPr>
          <w:rFonts w:hint="cs"/>
          <w:rtl/>
        </w:rPr>
        <w:t xml:space="preserve"> אינו נוכח</w:t>
      </w:r>
    </w:p>
    <w:p w14:paraId="16C495DF" w14:textId="77777777" w:rsidR="00000000" w:rsidRDefault="007C71EE">
      <w:pPr>
        <w:pStyle w:val="a"/>
        <w:rPr>
          <w:rFonts w:hint="cs"/>
          <w:rtl/>
        </w:rPr>
      </w:pPr>
      <w:r>
        <w:rPr>
          <w:rFonts w:hint="cs"/>
          <w:rtl/>
        </w:rPr>
        <w:t xml:space="preserve">אריאל שרון </w:t>
      </w:r>
      <w:r>
        <w:rPr>
          <w:rtl/>
        </w:rPr>
        <w:t>–</w:t>
      </w:r>
      <w:r>
        <w:rPr>
          <w:rFonts w:hint="cs"/>
          <w:rtl/>
        </w:rPr>
        <w:t xml:space="preserve"> אינו נוכח</w:t>
      </w:r>
    </w:p>
    <w:p w14:paraId="0EB6481C" w14:textId="77777777" w:rsidR="00000000" w:rsidRDefault="007C71EE">
      <w:pPr>
        <w:pStyle w:val="a"/>
        <w:rPr>
          <w:rFonts w:hint="cs"/>
          <w:rtl/>
        </w:rPr>
      </w:pPr>
    </w:p>
    <w:p w14:paraId="01F90137" w14:textId="77777777" w:rsidR="00000000" w:rsidRDefault="007C71EE">
      <w:pPr>
        <w:pStyle w:val="a"/>
        <w:rPr>
          <w:rFonts w:hint="cs"/>
          <w:rtl/>
        </w:rPr>
      </w:pPr>
      <w:r>
        <w:rPr>
          <w:rFonts w:hint="cs"/>
          <w:rtl/>
        </w:rPr>
        <w:t xml:space="preserve">האם יש מישהו שטרם הצביע? </w:t>
      </w:r>
      <w:r>
        <w:rPr>
          <w:rtl/>
        </w:rPr>
        <w:t>–</w:t>
      </w:r>
      <w:r>
        <w:rPr>
          <w:rFonts w:hint="cs"/>
          <w:rtl/>
        </w:rPr>
        <w:t xml:space="preserve"> אין. תודה רבה. </w:t>
      </w:r>
    </w:p>
    <w:p w14:paraId="48B04072" w14:textId="77777777" w:rsidR="00000000" w:rsidRDefault="007C71EE">
      <w:pPr>
        <w:pStyle w:val="a"/>
        <w:rPr>
          <w:rFonts w:hint="cs"/>
          <w:rtl/>
        </w:rPr>
      </w:pPr>
    </w:p>
    <w:p w14:paraId="2CA5285D" w14:textId="77777777" w:rsidR="00000000" w:rsidRDefault="007C71EE">
      <w:pPr>
        <w:pStyle w:val="ad"/>
        <w:rPr>
          <w:rtl/>
        </w:rPr>
      </w:pPr>
      <w:r>
        <w:rPr>
          <w:rtl/>
        </w:rPr>
        <w:t>היו"ר</w:t>
      </w:r>
      <w:r>
        <w:rPr>
          <w:rFonts w:hint="cs"/>
          <w:rtl/>
        </w:rPr>
        <w:t xml:space="preserve"> ראובן ריבלין </w:t>
      </w:r>
      <w:r>
        <w:rPr>
          <w:rtl/>
        </w:rPr>
        <w:t>:</w:t>
      </w:r>
    </w:p>
    <w:p w14:paraId="570A452F" w14:textId="77777777" w:rsidR="00000000" w:rsidRDefault="007C71EE">
      <w:pPr>
        <w:pStyle w:val="a"/>
        <w:rPr>
          <w:rtl/>
        </w:rPr>
      </w:pPr>
    </w:p>
    <w:p w14:paraId="400D0E44" w14:textId="77777777" w:rsidR="00000000" w:rsidRDefault="007C71EE">
      <w:pPr>
        <w:pStyle w:val="a"/>
        <w:rPr>
          <w:rFonts w:hint="cs"/>
          <w:rtl/>
        </w:rPr>
      </w:pPr>
      <w:r>
        <w:rPr>
          <w:rFonts w:hint="cs"/>
          <w:rtl/>
        </w:rPr>
        <w:t xml:space="preserve">רבותי, חברי הכנסת, מייד לאחר ההכרזה על התוצאות נמשיך באופן רצוף לסעיף 17. בשעה 20:30 נפסיק את הישיבה ל=20 דקות, על מנת לאפשר לחברינו </w:t>
      </w:r>
      <w:r>
        <w:rPr>
          <w:rFonts w:hint="cs"/>
          <w:rtl/>
        </w:rPr>
        <w:t xml:space="preserve">המבקשים להתפלל ולברך על העומר לעשות זאת. לאכול, רבותי, כל מי שרוצה ילך לאכול בתורנות. </w:t>
      </w:r>
    </w:p>
    <w:p w14:paraId="4FE919A6" w14:textId="77777777" w:rsidR="00000000" w:rsidRDefault="007C71EE">
      <w:pPr>
        <w:pStyle w:val="a"/>
        <w:rPr>
          <w:rFonts w:hint="cs"/>
          <w:rtl/>
        </w:rPr>
      </w:pPr>
    </w:p>
    <w:p w14:paraId="3C89D211" w14:textId="77777777" w:rsidR="00000000" w:rsidRDefault="007C71EE">
      <w:pPr>
        <w:pStyle w:val="a"/>
        <w:rPr>
          <w:rFonts w:hint="cs"/>
          <w:rtl/>
        </w:rPr>
      </w:pPr>
      <w:r>
        <w:rPr>
          <w:rFonts w:hint="cs"/>
          <w:rtl/>
        </w:rPr>
        <w:t xml:space="preserve">ובכן, הפער מצטמצם </w:t>
      </w:r>
      <w:r>
        <w:rPr>
          <w:rtl/>
        </w:rPr>
        <w:t>–</w:t>
      </w:r>
      <w:r>
        <w:rPr>
          <w:rFonts w:hint="cs"/>
          <w:rtl/>
        </w:rPr>
        <w:t xml:space="preserve"> 59 בעד, 50 נגד, אני קבוע שהסעיף אושר לפי הצעת הוועדה. </w:t>
      </w:r>
    </w:p>
    <w:p w14:paraId="0E4CAB13" w14:textId="77777777" w:rsidR="00000000" w:rsidRDefault="007C71EE">
      <w:pPr>
        <w:pStyle w:val="a"/>
        <w:rPr>
          <w:rFonts w:hint="cs"/>
          <w:rtl/>
        </w:rPr>
      </w:pPr>
    </w:p>
    <w:p w14:paraId="2E4BA3A9" w14:textId="77777777" w:rsidR="00000000" w:rsidRDefault="007C71EE">
      <w:pPr>
        <w:pStyle w:val="a"/>
        <w:rPr>
          <w:rFonts w:hint="cs"/>
          <w:rtl/>
        </w:rPr>
      </w:pPr>
      <w:r>
        <w:rPr>
          <w:rFonts w:hint="cs"/>
          <w:rtl/>
        </w:rPr>
        <w:t>רבותי, אנחנו עוברים לסעיף 17(1), עמוד 89. חבר הכנסת בורג, האם אתם עומדים על כל ההסתייגויות ה</w:t>
      </w:r>
      <w:r>
        <w:rPr>
          <w:rFonts w:hint="cs"/>
          <w:rtl/>
        </w:rPr>
        <w:t>אישיות?</w:t>
      </w:r>
    </w:p>
    <w:p w14:paraId="26D2673C" w14:textId="77777777" w:rsidR="00000000" w:rsidRDefault="007C71EE">
      <w:pPr>
        <w:pStyle w:val="a"/>
        <w:ind w:firstLine="0"/>
        <w:rPr>
          <w:rFonts w:hint="cs"/>
          <w:rtl/>
        </w:rPr>
      </w:pPr>
    </w:p>
    <w:p w14:paraId="70CF1E4B" w14:textId="77777777" w:rsidR="00000000" w:rsidRDefault="007C71EE">
      <w:pPr>
        <w:pStyle w:val="ac"/>
        <w:rPr>
          <w:rtl/>
        </w:rPr>
      </w:pPr>
      <w:r>
        <w:rPr>
          <w:rFonts w:hint="eastAsia"/>
          <w:rtl/>
        </w:rPr>
        <w:t>אברהם</w:t>
      </w:r>
      <w:r>
        <w:rPr>
          <w:rtl/>
        </w:rPr>
        <w:t xml:space="preserve"> בורג (העבודה-מימד):</w:t>
      </w:r>
    </w:p>
    <w:p w14:paraId="54CA179C" w14:textId="77777777" w:rsidR="00000000" w:rsidRDefault="007C71EE">
      <w:pPr>
        <w:pStyle w:val="a"/>
        <w:rPr>
          <w:rFonts w:hint="cs"/>
          <w:rtl/>
        </w:rPr>
      </w:pPr>
    </w:p>
    <w:p w14:paraId="67F898F5" w14:textId="77777777" w:rsidR="00000000" w:rsidRDefault="007C71EE">
      <w:pPr>
        <w:pStyle w:val="a"/>
        <w:rPr>
          <w:rFonts w:hint="cs"/>
          <w:rtl/>
        </w:rPr>
      </w:pPr>
      <w:r>
        <w:rPr>
          <w:rFonts w:hint="cs"/>
          <w:rtl/>
        </w:rPr>
        <w:t>כן.</w:t>
      </w:r>
    </w:p>
    <w:p w14:paraId="4710CE50" w14:textId="77777777" w:rsidR="00000000" w:rsidRDefault="007C71EE">
      <w:pPr>
        <w:pStyle w:val="a"/>
        <w:ind w:firstLine="0"/>
        <w:rPr>
          <w:rFonts w:hint="cs"/>
          <w:rtl/>
        </w:rPr>
      </w:pPr>
    </w:p>
    <w:p w14:paraId="6AC7AEB3" w14:textId="77777777" w:rsidR="00000000" w:rsidRDefault="007C71EE">
      <w:pPr>
        <w:pStyle w:val="ad"/>
        <w:rPr>
          <w:rtl/>
        </w:rPr>
      </w:pPr>
      <w:r>
        <w:rPr>
          <w:rtl/>
        </w:rPr>
        <w:t>היו"ר ראובן ריבלין:</w:t>
      </w:r>
    </w:p>
    <w:p w14:paraId="0985E87D" w14:textId="77777777" w:rsidR="00000000" w:rsidRDefault="007C71EE">
      <w:pPr>
        <w:pStyle w:val="a"/>
        <w:rPr>
          <w:rtl/>
        </w:rPr>
      </w:pPr>
    </w:p>
    <w:p w14:paraId="7134C6C5" w14:textId="77777777" w:rsidR="00000000" w:rsidRDefault="007C71EE">
      <w:pPr>
        <w:pStyle w:val="a"/>
        <w:rPr>
          <w:rFonts w:hint="cs"/>
          <w:rtl/>
        </w:rPr>
      </w:pPr>
      <w:r>
        <w:rPr>
          <w:rFonts w:hint="cs"/>
          <w:rtl/>
        </w:rPr>
        <w:t>מי בעד הסתייגות חבר הכנסת בורג?</w:t>
      </w:r>
    </w:p>
    <w:p w14:paraId="10BA58B9" w14:textId="77777777" w:rsidR="00000000" w:rsidRDefault="007C71EE">
      <w:pPr>
        <w:pStyle w:val="a"/>
        <w:ind w:firstLine="0"/>
        <w:rPr>
          <w:rFonts w:hint="cs"/>
          <w:rtl/>
        </w:rPr>
      </w:pPr>
    </w:p>
    <w:p w14:paraId="57EA6D13" w14:textId="77777777" w:rsidR="00000000" w:rsidRDefault="007C71EE">
      <w:pPr>
        <w:pStyle w:val="ac"/>
        <w:rPr>
          <w:rtl/>
        </w:rPr>
      </w:pPr>
      <w:r>
        <w:rPr>
          <w:rFonts w:hint="eastAsia"/>
          <w:rtl/>
        </w:rPr>
        <w:t>חיים</w:t>
      </w:r>
      <w:r>
        <w:rPr>
          <w:rtl/>
        </w:rPr>
        <w:t xml:space="preserve"> אורון (מרצ):</w:t>
      </w:r>
    </w:p>
    <w:p w14:paraId="576750C3" w14:textId="77777777" w:rsidR="00000000" w:rsidRDefault="007C71EE">
      <w:pPr>
        <w:pStyle w:val="a"/>
        <w:rPr>
          <w:rFonts w:hint="cs"/>
          <w:rtl/>
        </w:rPr>
      </w:pPr>
    </w:p>
    <w:p w14:paraId="31922108" w14:textId="77777777" w:rsidR="00000000" w:rsidRDefault="007C71EE">
      <w:pPr>
        <w:pStyle w:val="a"/>
        <w:rPr>
          <w:rFonts w:hint="cs"/>
          <w:rtl/>
        </w:rPr>
      </w:pPr>
      <w:r>
        <w:rPr>
          <w:rFonts w:hint="cs"/>
          <w:rtl/>
        </w:rPr>
        <w:t xml:space="preserve">אדוני היושב-ראש, מדובר בביטול מענקים לשיכון בנגב. </w:t>
      </w:r>
    </w:p>
    <w:p w14:paraId="4E0A01BA" w14:textId="77777777" w:rsidR="00000000" w:rsidRDefault="007C71EE">
      <w:pPr>
        <w:pStyle w:val="a"/>
        <w:ind w:firstLine="0"/>
        <w:rPr>
          <w:rFonts w:hint="cs"/>
          <w:rtl/>
        </w:rPr>
      </w:pPr>
    </w:p>
    <w:p w14:paraId="70F123E5" w14:textId="77777777" w:rsidR="00000000" w:rsidRDefault="007C71EE">
      <w:pPr>
        <w:pStyle w:val="ad"/>
        <w:rPr>
          <w:rtl/>
        </w:rPr>
      </w:pPr>
      <w:r>
        <w:rPr>
          <w:rtl/>
        </w:rPr>
        <w:t>היו"ר ראובן ריבלין:</w:t>
      </w:r>
    </w:p>
    <w:p w14:paraId="6DFAF489" w14:textId="77777777" w:rsidR="00000000" w:rsidRDefault="007C71EE">
      <w:pPr>
        <w:pStyle w:val="a"/>
        <w:rPr>
          <w:rtl/>
        </w:rPr>
      </w:pPr>
    </w:p>
    <w:p w14:paraId="4F841EC9" w14:textId="77777777" w:rsidR="00000000" w:rsidRDefault="007C71EE">
      <w:pPr>
        <w:pStyle w:val="a"/>
        <w:rPr>
          <w:rFonts w:hint="cs"/>
          <w:rtl/>
        </w:rPr>
      </w:pPr>
      <w:r>
        <w:rPr>
          <w:rFonts w:hint="cs"/>
          <w:rtl/>
        </w:rPr>
        <w:t xml:space="preserve">תודה. חבר הכנסת אורון, אני מבקש מאדוני להעביר להם ניירות. אולי אדוני </w:t>
      </w:r>
      <w:r>
        <w:rPr>
          <w:rFonts w:hint="cs"/>
          <w:rtl/>
        </w:rPr>
        <w:t>ידפיס ויודיע לכל אחד מחברי הכנסת מהו הסעיף שעליו מצביעים.</w:t>
      </w:r>
    </w:p>
    <w:p w14:paraId="1A9DD7F8" w14:textId="77777777" w:rsidR="00000000" w:rsidRDefault="007C71EE">
      <w:pPr>
        <w:pStyle w:val="a"/>
        <w:ind w:firstLine="0"/>
        <w:rPr>
          <w:rFonts w:hint="cs"/>
          <w:rtl/>
        </w:rPr>
      </w:pPr>
    </w:p>
    <w:p w14:paraId="3472FB7E" w14:textId="77777777" w:rsidR="00000000" w:rsidRDefault="007C71EE">
      <w:pPr>
        <w:pStyle w:val="ac"/>
        <w:rPr>
          <w:rtl/>
        </w:rPr>
      </w:pPr>
      <w:r>
        <w:rPr>
          <w:rFonts w:hint="eastAsia"/>
          <w:rtl/>
        </w:rPr>
        <w:t>יולי</w:t>
      </w:r>
      <w:r>
        <w:rPr>
          <w:rtl/>
        </w:rPr>
        <w:t xml:space="preserve"> תמיר (העבודה-מימד):</w:t>
      </w:r>
    </w:p>
    <w:p w14:paraId="3A26E5AB" w14:textId="77777777" w:rsidR="00000000" w:rsidRDefault="007C71EE">
      <w:pPr>
        <w:pStyle w:val="a"/>
        <w:rPr>
          <w:rFonts w:hint="cs"/>
          <w:rtl/>
        </w:rPr>
      </w:pPr>
    </w:p>
    <w:p w14:paraId="0145A33F" w14:textId="77777777" w:rsidR="00000000" w:rsidRDefault="007C71EE">
      <w:pPr>
        <w:pStyle w:val="a"/>
        <w:rPr>
          <w:rFonts w:hint="cs"/>
          <w:rtl/>
        </w:rPr>
      </w:pPr>
      <w:r>
        <w:rPr>
          <w:rFonts w:hint="cs"/>
          <w:rtl/>
        </w:rPr>
        <w:t xml:space="preserve">אדוני היושב-ראש, תודיע אתה על מה מצביעים. </w:t>
      </w:r>
    </w:p>
    <w:p w14:paraId="67945E5C" w14:textId="77777777" w:rsidR="00000000" w:rsidRDefault="007C71EE">
      <w:pPr>
        <w:pStyle w:val="a"/>
        <w:ind w:firstLine="0"/>
        <w:rPr>
          <w:rFonts w:hint="cs"/>
          <w:rtl/>
        </w:rPr>
      </w:pPr>
    </w:p>
    <w:p w14:paraId="41F4CB49" w14:textId="77777777" w:rsidR="00000000" w:rsidRDefault="007C71EE">
      <w:pPr>
        <w:pStyle w:val="ac"/>
        <w:rPr>
          <w:rtl/>
        </w:rPr>
      </w:pPr>
      <w:r>
        <w:rPr>
          <w:rFonts w:hint="eastAsia"/>
          <w:rtl/>
        </w:rPr>
        <w:t>חיים</w:t>
      </w:r>
      <w:r>
        <w:rPr>
          <w:rtl/>
        </w:rPr>
        <w:t xml:space="preserve"> אורון (מרצ):</w:t>
      </w:r>
    </w:p>
    <w:p w14:paraId="672788FB" w14:textId="77777777" w:rsidR="00000000" w:rsidRDefault="007C71EE">
      <w:pPr>
        <w:pStyle w:val="a"/>
        <w:rPr>
          <w:rFonts w:hint="cs"/>
          <w:rtl/>
        </w:rPr>
      </w:pPr>
    </w:p>
    <w:p w14:paraId="72BF00BD" w14:textId="77777777" w:rsidR="00000000" w:rsidRDefault="007C71EE">
      <w:pPr>
        <w:pStyle w:val="a"/>
        <w:rPr>
          <w:rFonts w:hint="cs"/>
          <w:rtl/>
        </w:rPr>
      </w:pPr>
      <w:r>
        <w:rPr>
          <w:rFonts w:hint="cs"/>
          <w:rtl/>
        </w:rPr>
        <w:t>אתה צריך לקרוא מראש, לפני כל סעיף, על מה מצביעים פה.</w:t>
      </w:r>
    </w:p>
    <w:p w14:paraId="248C40A8" w14:textId="77777777" w:rsidR="00000000" w:rsidRDefault="007C71EE">
      <w:pPr>
        <w:pStyle w:val="a"/>
        <w:ind w:firstLine="0"/>
        <w:rPr>
          <w:rFonts w:hint="cs"/>
          <w:rtl/>
        </w:rPr>
      </w:pPr>
    </w:p>
    <w:p w14:paraId="33993962" w14:textId="77777777" w:rsidR="00000000" w:rsidRDefault="007C71EE">
      <w:pPr>
        <w:pStyle w:val="ad"/>
        <w:rPr>
          <w:rtl/>
        </w:rPr>
      </w:pPr>
      <w:r>
        <w:rPr>
          <w:rtl/>
        </w:rPr>
        <w:t>היו"ר ראובן ריבלין:</w:t>
      </w:r>
    </w:p>
    <w:p w14:paraId="183B41F7" w14:textId="77777777" w:rsidR="00000000" w:rsidRDefault="007C71EE">
      <w:pPr>
        <w:pStyle w:val="a"/>
        <w:rPr>
          <w:rtl/>
        </w:rPr>
      </w:pPr>
    </w:p>
    <w:p w14:paraId="345E60A5" w14:textId="77777777" w:rsidR="00000000" w:rsidRDefault="007C71EE">
      <w:pPr>
        <w:pStyle w:val="a"/>
        <w:rPr>
          <w:rFonts w:hint="cs"/>
          <w:rtl/>
        </w:rPr>
      </w:pPr>
      <w:r>
        <w:rPr>
          <w:rFonts w:hint="cs"/>
          <w:rtl/>
        </w:rPr>
        <w:t>אדוני חבר הכנסת אורון, חזקה על כל</w:t>
      </w:r>
      <w:r>
        <w:rPr>
          <w:rFonts w:hint="cs"/>
          <w:rtl/>
        </w:rPr>
        <w:t xml:space="preserve"> חבר כנסת שהוא יודע את מה שהוא קורא ועל מה הוא מצביע.</w:t>
      </w:r>
    </w:p>
    <w:p w14:paraId="23AE7176" w14:textId="77777777" w:rsidR="00000000" w:rsidRDefault="007C71EE">
      <w:pPr>
        <w:pStyle w:val="a"/>
        <w:ind w:firstLine="0"/>
        <w:rPr>
          <w:rFonts w:hint="cs"/>
          <w:rtl/>
        </w:rPr>
      </w:pPr>
    </w:p>
    <w:p w14:paraId="76437556" w14:textId="77777777" w:rsidR="00000000" w:rsidRDefault="007C71EE">
      <w:pPr>
        <w:pStyle w:val="ac"/>
        <w:rPr>
          <w:rtl/>
        </w:rPr>
      </w:pPr>
      <w:r>
        <w:rPr>
          <w:rFonts w:hint="eastAsia"/>
          <w:rtl/>
        </w:rPr>
        <w:t>קריאות</w:t>
      </w:r>
      <w:r>
        <w:rPr>
          <w:rtl/>
        </w:rPr>
        <w:t>:</w:t>
      </w:r>
    </w:p>
    <w:p w14:paraId="14F94A4C" w14:textId="77777777" w:rsidR="00000000" w:rsidRDefault="007C71EE">
      <w:pPr>
        <w:pStyle w:val="a"/>
        <w:rPr>
          <w:rFonts w:hint="cs"/>
          <w:rtl/>
        </w:rPr>
      </w:pPr>
    </w:p>
    <w:p w14:paraId="3AA4085F" w14:textId="77777777" w:rsidR="00000000" w:rsidRDefault="007C71EE">
      <w:pPr>
        <w:pStyle w:val="a"/>
        <w:rPr>
          <w:rFonts w:hint="cs"/>
          <w:rtl/>
        </w:rPr>
      </w:pPr>
      <w:r>
        <w:rPr>
          <w:rFonts w:hint="cs"/>
          <w:rtl/>
        </w:rPr>
        <w:t>אוה, לא, לא.</w:t>
      </w:r>
    </w:p>
    <w:p w14:paraId="41E1F848" w14:textId="77777777" w:rsidR="00000000" w:rsidRDefault="007C71EE">
      <w:pPr>
        <w:pStyle w:val="a"/>
        <w:ind w:firstLine="0"/>
        <w:rPr>
          <w:rtl/>
        </w:rPr>
      </w:pPr>
    </w:p>
    <w:p w14:paraId="14FEBED8" w14:textId="77777777" w:rsidR="00000000" w:rsidRDefault="007C71EE">
      <w:pPr>
        <w:pStyle w:val="a"/>
        <w:ind w:firstLine="0"/>
        <w:rPr>
          <w:rFonts w:hint="cs"/>
          <w:rtl/>
        </w:rPr>
      </w:pPr>
    </w:p>
    <w:p w14:paraId="0BEC3266" w14:textId="77777777" w:rsidR="00000000" w:rsidRDefault="007C71EE">
      <w:pPr>
        <w:pStyle w:val="ac"/>
        <w:rPr>
          <w:rtl/>
        </w:rPr>
      </w:pPr>
      <w:r>
        <w:rPr>
          <w:rFonts w:hint="eastAsia"/>
          <w:rtl/>
        </w:rPr>
        <w:t>יוסי</w:t>
      </w:r>
      <w:r>
        <w:rPr>
          <w:rtl/>
        </w:rPr>
        <w:t xml:space="preserve"> שריד (מרצ):</w:t>
      </w:r>
    </w:p>
    <w:p w14:paraId="7F5622EE" w14:textId="77777777" w:rsidR="00000000" w:rsidRDefault="007C71EE">
      <w:pPr>
        <w:pStyle w:val="a"/>
        <w:rPr>
          <w:rFonts w:hint="cs"/>
          <w:rtl/>
        </w:rPr>
      </w:pPr>
    </w:p>
    <w:p w14:paraId="2687074A" w14:textId="77777777" w:rsidR="00000000" w:rsidRDefault="007C71EE">
      <w:pPr>
        <w:pStyle w:val="a"/>
        <w:rPr>
          <w:rFonts w:hint="cs"/>
          <w:rtl/>
        </w:rPr>
      </w:pPr>
      <w:r>
        <w:rPr>
          <w:rFonts w:hint="cs"/>
          <w:rtl/>
        </w:rPr>
        <w:t>אני יוצא מההנחה ששניים-שלושה אנשים לפחות רוצים לדעת על מה הם מצביעים. צריך להסביר על מה מצביעים.</w:t>
      </w:r>
    </w:p>
    <w:p w14:paraId="252F5B0E" w14:textId="77777777" w:rsidR="00000000" w:rsidRDefault="007C71EE">
      <w:pPr>
        <w:pStyle w:val="a"/>
        <w:ind w:firstLine="0"/>
        <w:rPr>
          <w:rFonts w:hint="cs"/>
          <w:rtl/>
        </w:rPr>
      </w:pPr>
    </w:p>
    <w:p w14:paraId="24C4F244" w14:textId="77777777" w:rsidR="00000000" w:rsidRDefault="007C71EE">
      <w:pPr>
        <w:pStyle w:val="ad"/>
        <w:rPr>
          <w:rtl/>
        </w:rPr>
      </w:pPr>
      <w:r>
        <w:rPr>
          <w:rtl/>
        </w:rPr>
        <w:t>היו"ר ראובן ריבלין:</w:t>
      </w:r>
    </w:p>
    <w:p w14:paraId="328EEDCD" w14:textId="77777777" w:rsidR="00000000" w:rsidRDefault="007C71EE">
      <w:pPr>
        <w:pStyle w:val="a"/>
        <w:rPr>
          <w:rtl/>
        </w:rPr>
      </w:pPr>
    </w:p>
    <w:p w14:paraId="304595CF" w14:textId="77777777" w:rsidR="00000000" w:rsidRDefault="007C71EE">
      <w:pPr>
        <w:pStyle w:val="a"/>
        <w:rPr>
          <w:rFonts w:hint="cs"/>
          <w:rtl/>
        </w:rPr>
      </w:pPr>
      <w:r>
        <w:rPr>
          <w:rFonts w:hint="cs"/>
          <w:rtl/>
        </w:rPr>
        <w:t>מאה אחוז. תודה רבה. אדוני נמצא בכנסת זו,</w:t>
      </w:r>
      <w:r>
        <w:rPr>
          <w:rFonts w:hint="cs"/>
          <w:rtl/>
        </w:rPr>
        <w:t xml:space="preserve"> נדמה לי, זו הכנסת התשיעית, אם הידיעה שלי מגעת. כאדם שנמצא בכנסת זו הפעם התשיעית יראה לי, ולו פעם אחת, שבה אמרו על מה מצביעים. אבל אדוני רוצה להתחיל הכול אצלי. לשנה הבאה אקבל את עצתך ויכול להיות שנתחיל. אבל הכול, אדוני, רוצה להתחיל אצלי. תשע כנסות אדוני חב</w:t>
      </w:r>
      <w:r>
        <w:rPr>
          <w:rFonts w:hint="cs"/>
          <w:rtl/>
        </w:rPr>
        <w:t>ר כנסת ואותי הוא מצא כקורבן.</w:t>
      </w:r>
    </w:p>
    <w:p w14:paraId="7890F2D9" w14:textId="77777777" w:rsidR="00000000" w:rsidRDefault="007C71EE">
      <w:pPr>
        <w:pStyle w:val="a"/>
        <w:ind w:firstLine="0"/>
        <w:rPr>
          <w:rFonts w:hint="cs"/>
          <w:rtl/>
        </w:rPr>
      </w:pPr>
    </w:p>
    <w:p w14:paraId="6BC16810" w14:textId="77777777" w:rsidR="00000000" w:rsidRDefault="007C71EE">
      <w:pPr>
        <w:pStyle w:val="ac"/>
        <w:rPr>
          <w:rtl/>
        </w:rPr>
      </w:pPr>
      <w:r>
        <w:rPr>
          <w:rFonts w:hint="eastAsia"/>
          <w:rtl/>
        </w:rPr>
        <w:t>קריאות</w:t>
      </w:r>
      <w:r>
        <w:rPr>
          <w:rtl/>
        </w:rPr>
        <w:t>:</w:t>
      </w:r>
    </w:p>
    <w:p w14:paraId="75C22A1E" w14:textId="77777777" w:rsidR="00000000" w:rsidRDefault="007C71EE">
      <w:pPr>
        <w:pStyle w:val="a"/>
        <w:rPr>
          <w:rFonts w:hint="cs"/>
          <w:rtl/>
        </w:rPr>
      </w:pPr>
    </w:p>
    <w:p w14:paraId="34D6A7ED" w14:textId="77777777" w:rsidR="00000000" w:rsidRDefault="007C71EE">
      <w:pPr>
        <w:pStyle w:val="a"/>
        <w:ind w:left="719" w:firstLine="0"/>
        <w:rPr>
          <w:rFonts w:hint="cs"/>
          <w:rtl/>
        </w:rPr>
      </w:pPr>
      <w:r>
        <w:rPr>
          <w:rFonts w:hint="cs"/>
          <w:rtl/>
        </w:rPr>
        <w:t>- - -</w:t>
      </w:r>
    </w:p>
    <w:p w14:paraId="29F4FFA6" w14:textId="77777777" w:rsidR="00000000" w:rsidRDefault="007C71EE">
      <w:pPr>
        <w:pStyle w:val="a"/>
        <w:ind w:firstLine="0"/>
        <w:rPr>
          <w:rFonts w:hint="cs"/>
          <w:rtl/>
        </w:rPr>
      </w:pPr>
    </w:p>
    <w:p w14:paraId="370040E6" w14:textId="77777777" w:rsidR="00000000" w:rsidRDefault="007C71EE">
      <w:pPr>
        <w:pStyle w:val="ad"/>
        <w:rPr>
          <w:rtl/>
        </w:rPr>
      </w:pPr>
      <w:r>
        <w:rPr>
          <w:rtl/>
        </w:rPr>
        <w:t>היו"ר ראובן ריבלין:</w:t>
      </w:r>
    </w:p>
    <w:p w14:paraId="1FC676DF" w14:textId="77777777" w:rsidR="00000000" w:rsidRDefault="007C71EE">
      <w:pPr>
        <w:pStyle w:val="a"/>
        <w:rPr>
          <w:rtl/>
        </w:rPr>
      </w:pPr>
    </w:p>
    <w:p w14:paraId="1BCB0F26" w14:textId="77777777" w:rsidR="00000000" w:rsidRDefault="007C71EE">
      <w:pPr>
        <w:pStyle w:val="a"/>
        <w:rPr>
          <w:rFonts w:hint="cs"/>
          <w:rtl/>
        </w:rPr>
      </w:pPr>
      <w:r>
        <w:rPr>
          <w:rFonts w:hint="cs"/>
          <w:rtl/>
        </w:rPr>
        <w:t>חבר הכנסת אורון, אני מוכרח לומר לך שאני מאחל לך להחליף אותי. התפקיד הזה מצוין.</w:t>
      </w:r>
    </w:p>
    <w:p w14:paraId="5810D8E1" w14:textId="77777777" w:rsidR="00000000" w:rsidRDefault="007C71EE">
      <w:pPr>
        <w:pStyle w:val="a"/>
        <w:ind w:firstLine="0"/>
        <w:rPr>
          <w:rFonts w:hint="cs"/>
          <w:rtl/>
        </w:rPr>
      </w:pPr>
    </w:p>
    <w:p w14:paraId="195D12CC" w14:textId="77777777" w:rsidR="00000000" w:rsidRDefault="007C71EE">
      <w:pPr>
        <w:pStyle w:val="ac"/>
        <w:rPr>
          <w:rtl/>
        </w:rPr>
      </w:pPr>
      <w:r>
        <w:rPr>
          <w:rFonts w:hint="eastAsia"/>
          <w:rtl/>
        </w:rPr>
        <w:t>חיים</w:t>
      </w:r>
      <w:r>
        <w:rPr>
          <w:rtl/>
        </w:rPr>
        <w:t xml:space="preserve"> אורון (מרצ):</w:t>
      </w:r>
    </w:p>
    <w:p w14:paraId="22A6D488" w14:textId="77777777" w:rsidR="00000000" w:rsidRDefault="007C71EE">
      <w:pPr>
        <w:pStyle w:val="a"/>
        <w:rPr>
          <w:rFonts w:hint="cs"/>
          <w:rtl/>
        </w:rPr>
      </w:pPr>
    </w:p>
    <w:p w14:paraId="753436A0" w14:textId="77777777" w:rsidR="00000000" w:rsidRDefault="007C71EE">
      <w:pPr>
        <w:pStyle w:val="a"/>
        <w:rPr>
          <w:rFonts w:hint="cs"/>
          <w:rtl/>
        </w:rPr>
      </w:pPr>
      <w:r>
        <w:rPr>
          <w:rFonts w:hint="cs"/>
          <w:rtl/>
        </w:rPr>
        <w:t>לא, לא.</w:t>
      </w:r>
    </w:p>
    <w:p w14:paraId="6F20946E" w14:textId="77777777" w:rsidR="00000000" w:rsidRDefault="007C71EE">
      <w:pPr>
        <w:pStyle w:val="a"/>
        <w:ind w:firstLine="0"/>
        <w:rPr>
          <w:rFonts w:hint="cs"/>
          <w:rtl/>
        </w:rPr>
      </w:pPr>
    </w:p>
    <w:p w14:paraId="4FEB26FD" w14:textId="77777777" w:rsidR="00000000" w:rsidRDefault="007C71EE">
      <w:pPr>
        <w:pStyle w:val="ad"/>
        <w:rPr>
          <w:rtl/>
        </w:rPr>
      </w:pPr>
      <w:r>
        <w:rPr>
          <w:rtl/>
        </w:rPr>
        <w:t>היו"ר ראובן ריבלין:</w:t>
      </w:r>
    </w:p>
    <w:p w14:paraId="0B438876" w14:textId="77777777" w:rsidR="00000000" w:rsidRDefault="007C71EE">
      <w:pPr>
        <w:pStyle w:val="a"/>
        <w:rPr>
          <w:rtl/>
        </w:rPr>
      </w:pPr>
    </w:p>
    <w:p w14:paraId="38D6D476" w14:textId="77777777" w:rsidR="00000000" w:rsidRDefault="007C71EE">
      <w:pPr>
        <w:pStyle w:val="a"/>
        <w:rPr>
          <w:rFonts w:hint="cs"/>
          <w:rtl/>
        </w:rPr>
      </w:pPr>
      <w:r>
        <w:rPr>
          <w:rFonts w:hint="cs"/>
          <w:rtl/>
        </w:rPr>
        <w:t xml:space="preserve">זה תפקיד טוב מאוד. תודה רבה. </w:t>
      </w:r>
    </w:p>
    <w:p w14:paraId="24A1722F" w14:textId="77777777" w:rsidR="00000000" w:rsidRDefault="007C71EE">
      <w:pPr>
        <w:pStyle w:val="a"/>
        <w:rPr>
          <w:rFonts w:hint="cs"/>
          <w:rtl/>
        </w:rPr>
      </w:pPr>
    </w:p>
    <w:p w14:paraId="60A63B35" w14:textId="77777777" w:rsidR="00000000" w:rsidRDefault="007C71EE">
      <w:pPr>
        <w:pStyle w:val="a"/>
        <w:rPr>
          <w:rFonts w:hint="cs"/>
          <w:rtl/>
        </w:rPr>
      </w:pPr>
      <w:r>
        <w:rPr>
          <w:rFonts w:hint="cs"/>
          <w:rtl/>
        </w:rPr>
        <w:t>מי בעד ההסתייגות של חבר הכנסת</w:t>
      </w:r>
      <w:r>
        <w:rPr>
          <w:rFonts w:hint="cs"/>
          <w:rtl/>
        </w:rPr>
        <w:t xml:space="preserve"> בורג - ירים את ידו. מי נגד? מי נמנע?</w:t>
      </w:r>
    </w:p>
    <w:p w14:paraId="643A3AB1" w14:textId="77777777" w:rsidR="00000000" w:rsidRDefault="007C71EE">
      <w:pPr>
        <w:pStyle w:val="a"/>
        <w:rPr>
          <w:rFonts w:hint="cs"/>
          <w:rtl/>
        </w:rPr>
      </w:pPr>
    </w:p>
    <w:p w14:paraId="28EA7B5C" w14:textId="77777777" w:rsidR="00000000" w:rsidRDefault="007C71EE">
      <w:pPr>
        <w:pStyle w:val="a"/>
        <w:jc w:val="center"/>
        <w:rPr>
          <w:rFonts w:hint="cs"/>
          <w:b/>
          <w:bCs/>
          <w:rtl/>
        </w:rPr>
      </w:pPr>
      <w:r>
        <w:rPr>
          <w:rFonts w:hint="cs"/>
          <w:b/>
          <w:bCs/>
          <w:rtl/>
        </w:rPr>
        <w:t>הצבעה</w:t>
      </w:r>
    </w:p>
    <w:p w14:paraId="468B30D8" w14:textId="77777777" w:rsidR="00000000" w:rsidRDefault="007C71EE">
      <w:pPr>
        <w:pStyle w:val="a"/>
        <w:jc w:val="center"/>
        <w:rPr>
          <w:rFonts w:hint="cs"/>
          <w:b/>
          <w:bCs/>
          <w:rtl/>
        </w:rPr>
      </w:pPr>
    </w:p>
    <w:p w14:paraId="64DD9FB0" w14:textId="77777777" w:rsidR="00000000" w:rsidRDefault="007C71EE">
      <w:pPr>
        <w:pStyle w:val="a"/>
        <w:jc w:val="center"/>
        <w:rPr>
          <w:rFonts w:hint="cs"/>
          <w:rtl/>
        </w:rPr>
      </w:pPr>
      <w:r>
        <w:rPr>
          <w:rFonts w:hint="cs"/>
          <w:rtl/>
        </w:rPr>
        <w:t>ההסתייגות של חבר הכנסת אברהם בורג לסעיף 17(1) לא נתקבלה.</w:t>
      </w:r>
    </w:p>
    <w:p w14:paraId="25441F3F" w14:textId="77777777" w:rsidR="00000000" w:rsidRDefault="007C71EE">
      <w:pPr>
        <w:pStyle w:val="ad"/>
        <w:rPr>
          <w:rFonts w:hint="cs"/>
          <w:rtl/>
        </w:rPr>
      </w:pPr>
    </w:p>
    <w:p w14:paraId="416F747A" w14:textId="77777777" w:rsidR="00000000" w:rsidRDefault="007C71EE">
      <w:pPr>
        <w:pStyle w:val="ad"/>
        <w:rPr>
          <w:rtl/>
        </w:rPr>
      </w:pPr>
      <w:r>
        <w:rPr>
          <w:rtl/>
        </w:rPr>
        <w:t>היו"ר ראובן ריבלין:</w:t>
      </w:r>
    </w:p>
    <w:p w14:paraId="6BD435D3" w14:textId="77777777" w:rsidR="00000000" w:rsidRDefault="007C71EE">
      <w:pPr>
        <w:pStyle w:val="a"/>
        <w:rPr>
          <w:rtl/>
        </w:rPr>
      </w:pPr>
    </w:p>
    <w:p w14:paraId="4721C0C2" w14:textId="77777777" w:rsidR="00000000" w:rsidRDefault="007C71EE">
      <w:pPr>
        <w:pStyle w:val="a"/>
        <w:rPr>
          <w:rFonts w:hint="cs"/>
          <w:rtl/>
        </w:rPr>
      </w:pPr>
      <w:r>
        <w:rPr>
          <w:rFonts w:hint="cs"/>
          <w:rtl/>
        </w:rPr>
        <w:t xml:space="preserve">ההסתייגות לא עברה. </w:t>
      </w:r>
    </w:p>
    <w:p w14:paraId="74ECBBE6" w14:textId="77777777" w:rsidR="00000000" w:rsidRDefault="007C71EE">
      <w:pPr>
        <w:pStyle w:val="a"/>
        <w:rPr>
          <w:rFonts w:hint="cs"/>
          <w:rtl/>
        </w:rPr>
      </w:pPr>
    </w:p>
    <w:p w14:paraId="38F15633" w14:textId="77777777" w:rsidR="00000000" w:rsidRDefault="007C71EE">
      <w:pPr>
        <w:pStyle w:val="a"/>
        <w:rPr>
          <w:rFonts w:hint="cs"/>
          <w:rtl/>
        </w:rPr>
      </w:pPr>
      <w:r>
        <w:rPr>
          <w:rFonts w:hint="cs"/>
          <w:rtl/>
        </w:rPr>
        <w:t>מי בעד הסתייגות מצנע?</w:t>
      </w:r>
    </w:p>
    <w:p w14:paraId="1D84AEE2" w14:textId="77777777" w:rsidR="00000000" w:rsidRDefault="007C71EE">
      <w:pPr>
        <w:pStyle w:val="a"/>
        <w:rPr>
          <w:rtl/>
        </w:rPr>
      </w:pPr>
    </w:p>
    <w:p w14:paraId="0635CB1A" w14:textId="77777777" w:rsidR="00000000" w:rsidRDefault="007C71EE">
      <w:pPr>
        <w:pStyle w:val="a"/>
        <w:rPr>
          <w:rFonts w:hint="cs"/>
          <w:rtl/>
        </w:rPr>
      </w:pPr>
    </w:p>
    <w:p w14:paraId="58BD645C" w14:textId="77777777" w:rsidR="00000000" w:rsidRDefault="007C71EE">
      <w:pPr>
        <w:pStyle w:val="a"/>
        <w:jc w:val="center"/>
        <w:rPr>
          <w:rFonts w:hint="cs"/>
          <w:b/>
          <w:bCs/>
          <w:rtl/>
        </w:rPr>
      </w:pPr>
      <w:r>
        <w:rPr>
          <w:rFonts w:hint="cs"/>
          <w:b/>
          <w:bCs/>
          <w:rtl/>
        </w:rPr>
        <w:t>הצבעה</w:t>
      </w:r>
    </w:p>
    <w:p w14:paraId="74BFF4EF" w14:textId="77777777" w:rsidR="00000000" w:rsidRDefault="007C71EE">
      <w:pPr>
        <w:pStyle w:val="a"/>
        <w:jc w:val="center"/>
        <w:rPr>
          <w:rFonts w:hint="cs"/>
          <w:b/>
          <w:bCs/>
          <w:rtl/>
        </w:rPr>
      </w:pPr>
    </w:p>
    <w:p w14:paraId="03247B06" w14:textId="77777777" w:rsidR="00000000" w:rsidRDefault="007C71EE">
      <w:pPr>
        <w:pStyle w:val="a"/>
        <w:jc w:val="center"/>
        <w:rPr>
          <w:rFonts w:hint="cs"/>
          <w:rtl/>
        </w:rPr>
      </w:pPr>
      <w:r>
        <w:rPr>
          <w:rFonts w:hint="cs"/>
          <w:rtl/>
        </w:rPr>
        <w:t>ההסתייגות של חבר הכנסת עמרם מצנע לסעיף 17(1) לא נתקבלה.</w:t>
      </w:r>
    </w:p>
    <w:p w14:paraId="299054F2" w14:textId="77777777" w:rsidR="00000000" w:rsidRDefault="007C71EE">
      <w:pPr>
        <w:pStyle w:val="a"/>
        <w:ind w:firstLine="0"/>
        <w:rPr>
          <w:rFonts w:hint="cs"/>
          <w:rtl/>
        </w:rPr>
      </w:pPr>
    </w:p>
    <w:p w14:paraId="21179180" w14:textId="77777777" w:rsidR="00000000" w:rsidRDefault="007C71EE">
      <w:pPr>
        <w:pStyle w:val="ad"/>
        <w:rPr>
          <w:rtl/>
        </w:rPr>
      </w:pPr>
      <w:r>
        <w:rPr>
          <w:rtl/>
        </w:rPr>
        <w:t>היו"ר ראובן ריבלין:</w:t>
      </w:r>
    </w:p>
    <w:p w14:paraId="20358DDB" w14:textId="77777777" w:rsidR="00000000" w:rsidRDefault="007C71EE">
      <w:pPr>
        <w:pStyle w:val="a"/>
        <w:rPr>
          <w:rtl/>
        </w:rPr>
      </w:pPr>
    </w:p>
    <w:p w14:paraId="418FC06F" w14:textId="77777777" w:rsidR="00000000" w:rsidRDefault="007C71EE">
      <w:pPr>
        <w:pStyle w:val="a"/>
        <w:rPr>
          <w:rFonts w:hint="cs"/>
          <w:rtl/>
        </w:rPr>
      </w:pPr>
      <w:r>
        <w:rPr>
          <w:rFonts w:hint="cs"/>
          <w:rtl/>
        </w:rPr>
        <w:t>ה</w:t>
      </w:r>
      <w:r>
        <w:rPr>
          <w:rFonts w:hint="cs"/>
          <w:rtl/>
        </w:rPr>
        <w:t xml:space="preserve">סתייגות מצנע לא עברה. </w:t>
      </w:r>
    </w:p>
    <w:p w14:paraId="42D62CCE" w14:textId="77777777" w:rsidR="00000000" w:rsidRDefault="007C71EE">
      <w:pPr>
        <w:pStyle w:val="a"/>
        <w:rPr>
          <w:rFonts w:hint="cs"/>
          <w:rtl/>
        </w:rPr>
      </w:pPr>
    </w:p>
    <w:p w14:paraId="2D81A371" w14:textId="77777777" w:rsidR="00000000" w:rsidRDefault="007C71EE">
      <w:pPr>
        <w:pStyle w:val="a"/>
        <w:rPr>
          <w:rFonts w:hint="cs"/>
          <w:rtl/>
        </w:rPr>
      </w:pPr>
      <w:r>
        <w:rPr>
          <w:rFonts w:hint="cs"/>
          <w:rtl/>
        </w:rPr>
        <w:t>נעבור להסתייגות חבר הכנסת בן-אליעזר. מי בעד? מי נגד? מי נמנע?</w:t>
      </w:r>
    </w:p>
    <w:p w14:paraId="61680043" w14:textId="77777777" w:rsidR="00000000" w:rsidRDefault="007C71EE">
      <w:pPr>
        <w:pStyle w:val="a"/>
        <w:rPr>
          <w:rFonts w:hint="cs"/>
          <w:rtl/>
        </w:rPr>
      </w:pPr>
    </w:p>
    <w:p w14:paraId="6DDEFEDA" w14:textId="77777777" w:rsidR="00000000" w:rsidRDefault="007C71EE">
      <w:pPr>
        <w:pStyle w:val="a"/>
        <w:jc w:val="center"/>
        <w:rPr>
          <w:rFonts w:hint="cs"/>
          <w:b/>
          <w:bCs/>
          <w:rtl/>
        </w:rPr>
      </w:pPr>
      <w:r>
        <w:rPr>
          <w:rFonts w:hint="cs"/>
          <w:b/>
          <w:bCs/>
          <w:rtl/>
        </w:rPr>
        <w:t>הצבעה</w:t>
      </w:r>
    </w:p>
    <w:p w14:paraId="1EE3DC58" w14:textId="77777777" w:rsidR="00000000" w:rsidRDefault="007C71EE">
      <w:pPr>
        <w:pStyle w:val="a"/>
        <w:jc w:val="center"/>
        <w:rPr>
          <w:rFonts w:hint="cs"/>
          <w:b/>
          <w:bCs/>
          <w:rtl/>
        </w:rPr>
      </w:pPr>
    </w:p>
    <w:p w14:paraId="2688EC38" w14:textId="77777777" w:rsidR="00000000" w:rsidRDefault="007C71EE">
      <w:pPr>
        <w:pStyle w:val="a"/>
        <w:jc w:val="center"/>
        <w:rPr>
          <w:rFonts w:hint="cs"/>
          <w:rtl/>
        </w:rPr>
      </w:pPr>
      <w:r>
        <w:rPr>
          <w:rFonts w:hint="cs"/>
          <w:rtl/>
        </w:rPr>
        <w:t>ההסתייגות של חבר הכנסת בנימין בן-אליעזר לסעיף 17(1) לא נתקבלה.</w:t>
      </w:r>
    </w:p>
    <w:p w14:paraId="6DDAE86C" w14:textId="77777777" w:rsidR="00000000" w:rsidRDefault="007C71EE">
      <w:pPr>
        <w:pStyle w:val="a"/>
        <w:ind w:firstLine="0"/>
        <w:rPr>
          <w:rFonts w:hint="cs"/>
          <w:rtl/>
        </w:rPr>
      </w:pPr>
    </w:p>
    <w:p w14:paraId="02136D67" w14:textId="77777777" w:rsidR="00000000" w:rsidRDefault="007C71EE">
      <w:pPr>
        <w:pStyle w:val="ad"/>
        <w:rPr>
          <w:rtl/>
        </w:rPr>
      </w:pPr>
      <w:r>
        <w:rPr>
          <w:rtl/>
        </w:rPr>
        <w:t>היו"ר ראובן ריבלין:</w:t>
      </w:r>
    </w:p>
    <w:p w14:paraId="3E58A6C4" w14:textId="77777777" w:rsidR="00000000" w:rsidRDefault="007C71EE">
      <w:pPr>
        <w:pStyle w:val="a"/>
        <w:rPr>
          <w:rtl/>
        </w:rPr>
      </w:pPr>
    </w:p>
    <w:p w14:paraId="6A027655" w14:textId="77777777" w:rsidR="00000000" w:rsidRDefault="007C71EE">
      <w:pPr>
        <w:pStyle w:val="a"/>
        <w:rPr>
          <w:rFonts w:hint="cs"/>
          <w:rtl/>
        </w:rPr>
      </w:pPr>
      <w:r>
        <w:rPr>
          <w:rFonts w:hint="cs"/>
          <w:rtl/>
        </w:rPr>
        <w:t xml:space="preserve">הסתייגות חבר הכנסת בן-אליעזר לא עברה. </w:t>
      </w:r>
    </w:p>
    <w:p w14:paraId="7B829682" w14:textId="77777777" w:rsidR="00000000" w:rsidRDefault="007C71EE">
      <w:pPr>
        <w:pStyle w:val="a"/>
        <w:rPr>
          <w:rFonts w:hint="cs"/>
          <w:rtl/>
        </w:rPr>
      </w:pPr>
    </w:p>
    <w:p w14:paraId="5BD4EE30" w14:textId="77777777" w:rsidR="00000000" w:rsidRDefault="007C71EE">
      <w:pPr>
        <w:pStyle w:val="a"/>
        <w:rPr>
          <w:rFonts w:hint="cs"/>
          <w:rtl/>
        </w:rPr>
      </w:pPr>
      <w:r>
        <w:rPr>
          <w:rFonts w:hint="cs"/>
          <w:rtl/>
        </w:rPr>
        <w:t>חבר הכנסת שמעון פרס - לא נמצא.</w:t>
      </w:r>
    </w:p>
    <w:p w14:paraId="12C2961C" w14:textId="77777777" w:rsidR="00000000" w:rsidRDefault="007C71EE">
      <w:pPr>
        <w:pStyle w:val="a"/>
        <w:rPr>
          <w:rFonts w:hint="cs"/>
          <w:rtl/>
        </w:rPr>
      </w:pPr>
    </w:p>
    <w:p w14:paraId="4E056E83" w14:textId="77777777" w:rsidR="00000000" w:rsidRDefault="007C71EE">
      <w:pPr>
        <w:pStyle w:val="a"/>
        <w:rPr>
          <w:rFonts w:hint="cs"/>
          <w:rtl/>
        </w:rPr>
      </w:pPr>
      <w:r>
        <w:rPr>
          <w:rFonts w:hint="cs"/>
          <w:rtl/>
        </w:rPr>
        <w:t>מי בע</w:t>
      </w:r>
      <w:r>
        <w:rPr>
          <w:rFonts w:hint="cs"/>
          <w:rtl/>
        </w:rPr>
        <w:t>ד ההסתייגות של חבר הכנסת מתן וילנאי? מי נגד? מי נמנע?</w:t>
      </w:r>
    </w:p>
    <w:p w14:paraId="416D7639" w14:textId="77777777" w:rsidR="00000000" w:rsidRDefault="007C71EE">
      <w:pPr>
        <w:pStyle w:val="a"/>
        <w:rPr>
          <w:rFonts w:hint="cs"/>
          <w:rtl/>
        </w:rPr>
      </w:pPr>
    </w:p>
    <w:p w14:paraId="1F5D525C" w14:textId="77777777" w:rsidR="00000000" w:rsidRDefault="007C71EE">
      <w:pPr>
        <w:pStyle w:val="a"/>
        <w:jc w:val="center"/>
        <w:rPr>
          <w:rFonts w:hint="cs"/>
          <w:b/>
          <w:bCs/>
          <w:rtl/>
        </w:rPr>
      </w:pPr>
      <w:r>
        <w:rPr>
          <w:rFonts w:hint="cs"/>
          <w:b/>
          <w:bCs/>
          <w:rtl/>
        </w:rPr>
        <w:t>הצבעה</w:t>
      </w:r>
    </w:p>
    <w:p w14:paraId="5A2D4B3E" w14:textId="77777777" w:rsidR="00000000" w:rsidRDefault="007C71EE">
      <w:pPr>
        <w:pStyle w:val="a"/>
        <w:jc w:val="center"/>
        <w:rPr>
          <w:rFonts w:hint="cs"/>
          <w:b/>
          <w:bCs/>
          <w:rtl/>
        </w:rPr>
      </w:pPr>
    </w:p>
    <w:p w14:paraId="16AC6FBA" w14:textId="77777777" w:rsidR="00000000" w:rsidRDefault="007C71EE">
      <w:pPr>
        <w:pStyle w:val="a"/>
        <w:jc w:val="center"/>
        <w:rPr>
          <w:rFonts w:hint="cs"/>
          <w:rtl/>
        </w:rPr>
      </w:pPr>
      <w:r>
        <w:rPr>
          <w:rFonts w:hint="cs"/>
          <w:rtl/>
        </w:rPr>
        <w:t>ההסתייגות של חבר הכנסת מתן וילנאי לסעיף 17(1) לא נתקבלה.</w:t>
      </w:r>
    </w:p>
    <w:p w14:paraId="7047031E" w14:textId="77777777" w:rsidR="00000000" w:rsidRDefault="007C71EE">
      <w:pPr>
        <w:pStyle w:val="a"/>
        <w:ind w:firstLine="0"/>
        <w:rPr>
          <w:rFonts w:hint="cs"/>
          <w:rtl/>
        </w:rPr>
      </w:pPr>
    </w:p>
    <w:p w14:paraId="6F4F79DA" w14:textId="77777777" w:rsidR="00000000" w:rsidRDefault="007C71EE">
      <w:pPr>
        <w:pStyle w:val="ad"/>
        <w:rPr>
          <w:rtl/>
        </w:rPr>
      </w:pPr>
      <w:r>
        <w:rPr>
          <w:rtl/>
        </w:rPr>
        <w:t>היו"ר ראובן ריבלין:</w:t>
      </w:r>
    </w:p>
    <w:p w14:paraId="57028606" w14:textId="77777777" w:rsidR="00000000" w:rsidRDefault="007C71EE">
      <w:pPr>
        <w:pStyle w:val="a"/>
        <w:rPr>
          <w:rtl/>
        </w:rPr>
      </w:pPr>
    </w:p>
    <w:p w14:paraId="16DC6854" w14:textId="77777777" w:rsidR="00000000" w:rsidRDefault="007C71EE">
      <w:pPr>
        <w:pStyle w:val="a"/>
        <w:rPr>
          <w:rFonts w:hint="cs"/>
          <w:rtl/>
        </w:rPr>
      </w:pPr>
      <w:r>
        <w:rPr>
          <w:rFonts w:hint="cs"/>
          <w:rtl/>
        </w:rPr>
        <w:t>הסתייגות חבר הכנסת וילנאי לא עברה.</w:t>
      </w:r>
    </w:p>
    <w:p w14:paraId="209B1152" w14:textId="77777777" w:rsidR="00000000" w:rsidRDefault="007C71EE">
      <w:pPr>
        <w:pStyle w:val="a"/>
        <w:ind w:firstLine="0"/>
        <w:rPr>
          <w:rFonts w:hint="cs"/>
          <w:rtl/>
        </w:rPr>
      </w:pPr>
    </w:p>
    <w:p w14:paraId="77F4301B" w14:textId="77777777" w:rsidR="00000000" w:rsidRDefault="007C71EE">
      <w:pPr>
        <w:pStyle w:val="a"/>
        <w:ind w:firstLine="0"/>
        <w:rPr>
          <w:rFonts w:hint="cs"/>
          <w:rtl/>
        </w:rPr>
      </w:pPr>
      <w:r>
        <w:rPr>
          <w:rFonts w:hint="cs"/>
          <w:rtl/>
        </w:rPr>
        <w:tab/>
        <w:t>מי בעד הסתייגות חברת הכנסת דליה איציק? מי נגד? מי נמנע?</w:t>
      </w:r>
    </w:p>
    <w:p w14:paraId="6DE67A49" w14:textId="77777777" w:rsidR="00000000" w:rsidRDefault="007C71EE">
      <w:pPr>
        <w:pStyle w:val="a"/>
        <w:ind w:firstLine="0"/>
        <w:rPr>
          <w:rFonts w:hint="cs"/>
          <w:rtl/>
        </w:rPr>
      </w:pPr>
    </w:p>
    <w:p w14:paraId="3DEE33BD" w14:textId="77777777" w:rsidR="00000000" w:rsidRDefault="007C71EE">
      <w:pPr>
        <w:pStyle w:val="a"/>
        <w:ind w:firstLine="26"/>
        <w:jc w:val="center"/>
        <w:rPr>
          <w:rFonts w:hint="cs"/>
          <w:b/>
          <w:bCs/>
          <w:rtl/>
        </w:rPr>
      </w:pPr>
      <w:r>
        <w:rPr>
          <w:rFonts w:hint="cs"/>
          <w:b/>
          <w:bCs/>
          <w:rtl/>
        </w:rPr>
        <w:t>הצבעה</w:t>
      </w:r>
    </w:p>
    <w:p w14:paraId="76439ED1" w14:textId="77777777" w:rsidR="00000000" w:rsidRDefault="007C71EE">
      <w:pPr>
        <w:pStyle w:val="a"/>
        <w:jc w:val="center"/>
        <w:rPr>
          <w:rFonts w:hint="cs"/>
          <w:b/>
          <w:bCs/>
          <w:rtl/>
        </w:rPr>
      </w:pPr>
    </w:p>
    <w:p w14:paraId="1B30AADE" w14:textId="77777777" w:rsidR="00000000" w:rsidRDefault="007C71EE">
      <w:pPr>
        <w:pStyle w:val="a"/>
        <w:ind w:firstLine="0"/>
        <w:jc w:val="center"/>
        <w:rPr>
          <w:rFonts w:hint="cs"/>
          <w:rtl/>
        </w:rPr>
      </w:pPr>
      <w:r>
        <w:rPr>
          <w:rFonts w:hint="cs"/>
          <w:rtl/>
        </w:rPr>
        <w:t>ההסתייגות של ח</w:t>
      </w:r>
      <w:r>
        <w:rPr>
          <w:rFonts w:hint="cs"/>
          <w:rtl/>
        </w:rPr>
        <w:t>ברת הכנסת דליה איציק לסעיף 17(1) לא נתקבלה.</w:t>
      </w:r>
    </w:p>
    <w:p w14:paraId="3517D2B4" w14:textId="77777777" w:rsidR="00000000" w:rsidRDefault="007C71EE">
      <w:pPr>
        <w:pStyle w:val="a"/>
        <w:ind w:firstLine="0"/>
        <w:rPr>
          <w:rFonts w:hint="cs"/>
          <w:rtl/>
        </w:rPr>
      </w:pPr>
    </w:p>
    <w:p w14:paraId="6DFB04E0" w14:textId="77777777" w:rsidR="00000000" w:rsidRDefault="007C71EE">
      <w:pPr>
        <w:pStyle w:val="ad"/>
        <w:rPr>
          <w:rtl/>
        </w:rPr>
      </w:pPr>
      <w:r>
        <w:rPr>
          <w:rtl/>
        </w:rPr>
        <w:t>היו"ר ראובן ריבלין:</w:t>
      </w:r>
    </w:p>
    <w:p w14:paraId="51F6FC23" w14:textId="77777777" w:rsidR="00000000" w:rsidRDefault="007C71EE">
      <w:pPr>
        <w:pStyle w:val="a"/>
        <w:rPr>
          <w:rtl/>
        </w:rPr>
      </w:pPr>
    </w:p>
    <w:p w14:paraId="0B33A0D0" w14:textId="77777777" w:rsidR="00000000" w:rsidRDefault="007C71EE">
      <w:pPr>
        <w:pStyle w:val="a"/>
        <w:rPr>
          <w:rFonts w:hint="cs"/>
          <w:rtl/>
        </w:rPr>
      </w:pPr>
      <w:r>
        <w:rPr>
          <w:rFonts w:hint="cs"/>
          <w:rtl/>
        </w:rPr>
        <w:t xml:space="preserve">הסתייגות חברת הכנסת דליה איציק לא עברה. </w:t>
      </w:r>
    </w:p>
    <w:p w14:paraId="56ACF3B9" w14:textId="77777777" w:rsidR="00000000" w:rsidRDefault="007C71EE">
      <w:pPr>
        <w:pStyle w:val="a"/>
        <w:rPr>
          <w:rFonts w:hint="cs"/>
          <w:rtl/>
        </w:rPr>
      </w:pPr>
    </w:p>
    <w:p w14:paraId="440EE7D5" w14:textId="77777777" w:rsidR="00000000" w:rsidRDefault="007C71EE">
      <w:pPr>
        <w:pStyle w:val="a"/>
        <w:rPr>
          <w:rFonts w:hint="cs"/>
          <w:rtl/>
        </w:rPr>
      </w:pPr>
      <w:r>
        <w:rPr>
          <w:rFonts w:hint="cs"/>
          <w:rtl/>
        </w:rPr>
        <w:t>אופיר פינס-פז נוכח? הוא עסוק בטלפון. הסתייגותו לא מובאת להצבעה.</w:t>
      </w:r>
    </w:p>
    <w:p w14:paraId="0AE0B83D" w14:textId="77777777" w:rsidR="00000000" w:rsidRDefault="007C71EE">
      <w:pPr>
        <w:pStyle w:val="a"/>
        <w:rPr>
          <w:rFonts w:hint="cs"/>
          <w:rtl/>
        </w:rPr>
      </w:pPr>
    </w:p>
    <w:p w14:paraId="6A08B82D" w14:textId="77777777" w:rsidR="00000000" w:rsidRDefault="007C71EE">
      <w:pPr>
        <w:pStyle w:val="a"/>
        <w:rPr>
          <w:rFonts w:hint="cs"/>
          <w:rtl/>
        </w:rPr>
      </w:pPr>
      <w:r>
        <w:rPr>
          <w:rFonts w:hint="cs"/>
          <w:rtl/>
        </w:rPr>
        <w:t>נעבור להסתייגות חברת הכנסת יולי תמיר. מי בעד? מי נגד? מי נמנע?</w:t>
      </w:r>
    </w:p>
    <w:p w14:paraId="6B8E8324" w14:textId="77777777" w:rsidR="00000000" w:rsidRDefault="007C71EE">
      <w:pPr>
        <w:pStyle w:val="a"/>
        <w:rPr>
          <w:rFonts w:hint="cs"/>
          <w:rtl/>
        </w:rPr>
      </w:pPr>
    </w:p>
    <w:p w14:paraId="5549F264" w14:textId="77777777" w:rsidR="00000000" w:rsidRDefault="007C71EE">
      <w:pPr>
        <w:pStyle w:val="a"/>
        <w:jc w:val="center"/>
        <w:rPr>
          <w:rFonts w:hint="cs"/>
          <w:b/>
          <w:bCs/>
          <w:rtl/>
        </w:rPr>
      </w:pPr>
      <w:r>
        <w:rPr>
          <w:rFonts w:hint="cs"/>
          <w:b/>
          <w:bCs/>
          <w:rtl/>
        </w:rPr>
        <w:t>הצבעה</w:t>
      </w:r>
    </w:p>
    <w:p w14:paraId="10E4B8FA" w14:textId="77777777" w:rsidR="00000000" w:rsidRDefault="007C71EE">
      <w:pPr>
        <w:pStyle w:val="a"/>
        <w:jc w:val="center"/>
        <w:rPr>
          <w:rFonts w:hint="cs"/>
          <w:b/>
          <w:bCs/>
          <w:rtl/>
        </w:rPr>
      </w:pPr>
    </w:p>
    <w:p w14:paraId="31990FB6" w14:textId="77777777" w:rsidR="00000000" w:rsidRDefault="007C71EE">
      <w:pPr>
        <w:pStyle w:val="a"/>
        <w:jc w:val="center"/>
        <w:rPr>
          <w:rFonts w:hint="cs"/>
          <w:rtl/>
        </w:rPr>
      </w:pPr>
      <w:r>
        <w:rPr>
          <w:rFonts w:hint="cs"/>
          <w:rtl/>
        </w:rPr>
        <w:t>ההסתייגות של</w:t>
      </w:r>
      <w:r>
        <w:rPr>
          <w:rFonts w:hint="cs"/>
          <w:rtl/>
        </w:rPr>
        <w:t xml:space="preserve"> חברת הכנסת יולי תמיר לסעיף 17(1) לא נתקבלה.</w:t>
      </w:r>
    </w:p>
    <w:p w14:paraId="57FC7821" w14:textId="77777777" w:rsidR="00000000" w:rsidRDefault="007C71EE">
      <w:pPr>
        <w:pStyle w:val="a"/>
        <w:ind w:firstLine="0"/>
        <w:rPr>
          <w:rFonts w:hint="cs"/>
          <w:rtl/>
        </w:rPr>
      </w:pPr>
    </w:p>
    <w:p w14:paraId="0B9980FA" w14:textId="77777777" w:rsidR="00000000" w:rsidRDefault="007C71EE">
      <w:pPr>
        <w:pStyle w:val="ad"/>
        <w:rPr>
          <w:rtl/>
        </w:rPr>
      </w:pPr>
      <w:r>
        <w:rPr>
          <w:rtl/>
        </w:rPr>
        <w:t>היו"ר ראובן ריבלין:</w:t>
      </w:r>
    </w:p>
    <w:p w14:paraId="1AF5BB62" w14:textId="77777777" w:rsidR="00000000" w:rsidRDefault="007C71EE">
      <w:pPr>
        <w:pStyle w:val="a"/>
        <w:rPr>
          <w:rtl/>
        </w:rPr>
      </w:pPr>
    </w:p>
    <w:p w14:paraId="602259CB" w14:textId="77777777" w:rsidR="00000000" w:rsidRDefault="007C71EE">
      <w:pPr>
        <w:pStyle w:val="a"/>
        <w:rPr>
          <w:rFonts w:hint="cs"/>
          <w:rtl/>
        </w:rPr>
      </w:pPr>
      <w:r>
        <w:rPr>
          <w:rFonts w:hint="cs"/>
          <w:rtl/>
        </w:rPr>
        <w:t xml:space="preserve">הסתייגות חברת הכנסת יולי תמיר לא נתקבלה. </w:t>
      </w:r>
    </w:p>
    <w:p w14:paraId="20DBAD9E" w14:textId="77777777" w:rsidR="00000000" w:rsidRDefault="007C71EE">
      <w:pPr>
        <w:pStyle w:val="a"/>
        <w:rPr>
          <w:rFonts w:hint="cs"/>
          <w:rtl/>
        </w:rPr>
      </w:pPr>
    </w:p>
    <w:p w14:paraId="26A05D51" w14:textId="77777777" w:rsidR="00000000" w:rsidRDefault="007C71EE">
      <w:pPr>
        <w:pStyle w:val="a"/>
        <w:rPr>
          <w:rFonts w:hint="cs"/>
          <w:rtl/>
        </w:rPr>
      </w:pPr>
      <w:r>
        <w:rPr>
          <w:rFonts w:hint="cs"/>
          <w:rtl/>
        </w:rPr>
        <w:t>מי בעד ההסתייגות של חבר הכנסת מלכיאור? מי נגד? מי נמנע?</w:t>
      </w:r>
    </w:p>
    <w:p w14:paraId="7128BADF" w14:textId="77777777" w:rsidR="00000000" w:rsidRDefault="007C71EE">
      <w:pPr>
        <w:pStyle w:val="a"/>
        <w:rPr>
          <w:rFonts w:hint="cs"/>
          <w:rtl/>
        </w:rPr>
      </w:pPr>
    </w:p>
    <w:p w14:paraId="42960408" w14:textId="77777777" w:rsidR="00000000" w:rsidRDefault="007C71EE">
      <w:pPr>
        <w:pStyle w:val="a"/>
        <w:jc w:val="center"/>
        <w:rPr>
          <w:rFonts w:hint="cs"/>
          <w:b/>
          <w:bCs/>
          <w:rtl/>
        </w:rPr>
      </w:pPr>
      <w:r>
        <w:rPr>
          <w:rFonts w:hint="cs"/>
          <w:b/>
          <w:bCs/>
          <w:rtl/>
        </w:rPr>
        <w:t>הצבעה</w:t>
      </w:r>
    </w:p>
    <w:p w14:paraId="10258D09" w14:textId="77777777" w:rsidR="00000000" w:rsidRDefault="007C71EE">
      <w:pPr>
        <w:pStyle w:val="a"/>
        <w:jc w:val="center"/>
        <w:rPr>
          <w:rFonts w:hint="cs"/>
          <w:b/>
          <w:bCs/>
          <w:rtl/>
        </w:rPr>
      </w:pPr>
    </w:p>
    <w:p w14:paraId="0BA05BDA" w14:textId="77777777" w:rsidR="00000000" w:rsidRDefault="007C71EE">
      <w:pPr>
        <w:pStyle w:val="a"/>
        <w:jc w:val="center"/>
        <w:rPr>
          <w:rFonts w:hint="cs"/>
          <w:rtl/>
        </w:rPr>
      </w:pPr>
      <w:r>
        <w:rPr>
          <w:rFonts w:hint="cs"/>
          <w:rtl/>
        </w:rPr>
        <w:t>ההסתייגות של חבר הכנסת מיכאל מלכיאור לסעיף 17(1) לא נתקבלה.</w:t>
      </w:r>
    </w:p>
    <w:p w14:paraId="21F07BE9" w14:textId="77777777" w:rsidR="00000000" w:rsidRDefault="007C71EE">
      <w:pPr>
        <w:pStyle w:val="ad"/>
        <w:rPr>
          <w:rFonts w:hint="cs"/>
          <w:rtl/>
        </w:rPr>
      </w:pPr>
    </w:p>
    <w:p w14:paraId="21CE5896" w14:textId="77777777" w:rsidR="00000000" w:rsidRDefault="007C71EE">
      <w:pPr>
        <w:pStyle w:val="ad"/>
        <w:rPr>
          <w:rtl/>
        </w:rPr>
      </w:pPr>
      <w:r>
        <w:rPr>
          <w:rtl/>
        </w:rPr>
        <w:t>היו"ר ראובן ריבלין:</w:t>
      </w:r>
    </w:p>
    <w:p w14:paraId="04293C27" w14:textId="77777777" w:rsidR="00000000" w:rsidRDefault="007C71EE">
      <w:pPr>
        <w:pStyle w:val="a"/>
        <w:rPr>
          <w:rtl/>
        </w:rPr>
      </w:pPr>
    </w:p>
    <w:p w14:paraId="3CF5467C" w14:textId="77777777" w:rsidR="00000000" w:rsidRDefault="007C71EE">
      <w:pPr>
        <w:pStyle w:val="a"/>
        <w:rPr>
          <w:rFonts w:hint="cs"/>
          <w:rtl/>
        </w:rPr>
      </w:pPr>
      <w:r>
        <w:rPr>
          <w:rFonts w:hint="cs"/>
          <w:rtl/>
        </w:rPr>
        <w:t>הסתייגות חבר הכנסת מלכיאור לא נתקבלה.</w:t>
      </w:r>
    </w:p>
    <w:p w14:paraId="289DE43B" w14:textId="77777777" w:rsidR="00000000" w:rsidRDefault="007C71EE">
      <w:pPr>
        <w:pStyle w:val="a"/>
        <w:rPr>
          <w:rFonts w:hint="cs"/>
          <w:rtl/>
        </w:rPr>
      </w:pPr>
    </w:p>
    <w:p w14:paraId="4C497576" w14:textId="77777777" w:rsidR="00000000" w:rsidRDefault="007C71EE">
      <w:pPr>
        <w:pStyle w:val="ac"/>
        <w:rPr>
          <w:rtl/>
        </w:rPr>
      </w:pPr>
      <w:r>
        <w:rPr>
          <w:rFonts w:hint="eastAsia"/>
          <w:rtl/>
        </w:rPr>
        <w:t>קריאות</w:t>
      </w:r>
      <w:r>
        <w:rPr>
          <w:rtl/>
        </w:rPr>
        <w:t>:</w:t>
      </w:r>
    </w:p>
    <w:p w14:paraId="392C1B64" w14:textId="77777777" w:rsidR="00000000" w:rsidRDefault="007C71EE">
      <w:pPr>
        <w:pStyle w:val="a"/>
        <w:rPr>
          <w:rFonts w:hint="cs"/>
          <w:rtl/>
        </w:rPr>
      </w:pPr>
    </w:p>
    <w:p w14:paraId="6C2397E7" w14:textId="77777777" w:rsidR="00000000" w:rsidRDefault="007C71EE">
      <w:pPr>
        <w:pStyle w:val="a"/>
        <w:rPr>
          <w:rFonts w:hint="cs"/>
          <w:rtl/>
        </w:rPr>
      </w:pPr>
      <w:r>
        <w:rPr>
          <w:rFonts w:hint="cs"/>
          <w:rtl/>
        </w:rPr>
        <w:t>יש רוב. יש רוב.</w:t>
      </w:r>
    </w:p>
    <w:p w14:paraId="2C876B2F" w14:textId="77777777" w:rsidR="00000000" w:rsidRDefault="007C71EE">
      <w:pPr>
        <w:pStyle w:val="a"/>
        <w:ind w:firstLine="0"/>
        <w:rPr>
          <w:rFonts w:hint="cs"/>
          <w:rtl/>
        </w:rPr>
      </w:pPr>
    </w:p>
    <w:p w14:paraId="6227C410" w14:textId="77777777" w:rsidR="00000000" w:rsidRDefault="007C71EE">
      <w:pPr>
        <w:pStyle w:val="ad"/>
        <w:rPr>
          <w:rtl/>
        </w:rPr>
      </w:pPr>
      <w:r>
        <w:rPr>
          <w:rtl/>
        </w:rPr>
        <w:t>היו"ר ראובן ריבלין:</w:t>
      </w:r>
    </w:p>
    <w:p w14:paraId="2A99796C" w14:textId="77777777" w:rsidR="00000000" w:rsidRDefault="007C71EE">
      <w:pPr>
        <w:pStyle w:val="a"/>
        <w:rPr>
          <w:rtl/>
        </w:rPr>
      </w:pPr>
    </w:p>
    <w:p w14:paraId="5CD3F561" w14:textId="77777777" w:rsidR="00000000" w:rsidRDefault="007C71EE">
      <w:pPr>
        <w:pStyle w:val="a"/>
        <w:rPr>
          <w:rFonts w:hint="cs"/>
          <w:rtl/>
        </w:rPr>
      </w:pPr>
      <w:r>
        <w:rPr>
          <w:rFonts w:hint="cs"/>
          <w:rtl/>
        </w:rPr>
        <w:t xml:space="preserve">תודה. אנחנו מייד נבדוק את זה. </w:t>
      </w:r>
    </w:p>
    <w:p w14:paraId="4A797F93" w14:textId="77777777" w:rsidR="00000000" w:rsidRDefault="007C71EE">
      <w:pPr>
        <w:pStyle w:val="a"/>
        <w:rPr>
          <w:rFonts w:hint="cs"/>
          <w:rtl/>
        </w:rPr>
      </w:pPr>
    </w:p>
    <w:p w14:paraId="3220157A" w14:textId="77777777" w:rsidR="00000000" w:rsidRDefault="007C71EE">
      <w:pPr>
        <w:pStyle w:val="a"/>
        <w:rPr>
          <w:rFonts w:hint="cs"/>
          <w:rtl/>
        </w:rPr>
      </w:pPr>
      <w:r>
        <w:rPr>
          <w:rFonts w:hint="cs"/>
          <w:rtl/>
        </w:rPr>
        <w:t xml:space="preserve">על ההסתייגות של חבר הכנסת הרצוג נערוך הצבעה אלקטרונית. ובכן, רבותי, על הסתייגותו של חבר הכנסת הרצוג נערוך הצבעה אלקטרונית. מי בעד? מי נגד </w:t>
      </w:r>
      <w:r>
        <w:rPr>
          <w:rFonts w:hint="cs"/>
          <w:rtl/>
        </w:rPr>
        <w:t>ההסתייגות? נא להצביע.</w:t>
      </w:r>
    </w:p>
    <w:p w14:paraId="13E4B274" w14:textId="77777777" w:rsidR="00000000" w:rsidRDefault="007C71EE">
      <w:pPr>
        <w:pStyle w:val="a"/>
        <w:ind w:firstLine="0"/>
        <w:jc w:val="center"/>
        <w:rPr>
          <w:rFonts w:hint="cs"/>
          <w:rtl/>
        </w:rPr>
      </w:pPr>
    </w:p>
    <w:p w14:paraId="479ECA68" w14:textId="77777777" w:rsidR="00000000" w:rsidRDefault="007C71EE">
      <w:pPr>
        <w:pStyle w:val="a"/>
        <w:ind w:firstLine="26"/>
        <w:jc w:val="center"/>
        <w:rPr>
          <w:rFonts w:hint="cs"/>
          <w:b/>
          <w:bCs/>
          <w:rtl/>
        </w:rPr>
      </w:pPr>
      <w:r>
        <w:rPr>
          <w:rFonts w:hint="cs"/>
          <w:b/>
          <w:bCs/>
          <w:rtl/>
        </w:rPr>
        <w:t>הצבעה  מס' 35</w:t>
      </w:r>
    </w:p>
    <w:p w14:paraId="31C7CF73" w14:textId="77777777" w:rsidR="00000000" w:rsidRDefault="007C71EE">
      <w:pPr>
        <w:pStyle w:val="a"/>
        <w:ind w:firstLine="0"/>
        <w:jc w:val="center"/>
        <w:rPr>
          <w:rFonts w:hint="cs"/>
          <w:b/>
          <w:bCs/>
          <w:rtl/>
        </w:rPr>
      </w:pPr>
    </w:p>
    <w:p w14:paraId="596E362F" w14:textId="77777777" w:rsidR="00000000" w:rsidRDefault="007C71EE">
      <w:pPr>
        <w:pStyle w:val="a"/>
        <w:ind w:firstLine="0"/>
        <w:jc w:val="center"/>
        <w:rPr>
          <w:rFonts w:hint="cs"/>
          <w:rtl/>
        </w:rPr>
      </w:pPr>
      <w:r>
        <w:rPr>
          <w:rFonts w:hint="cs"/>
          <w:rtl/>
        </w:rPr>
        <w:t xml:space="preserve">בעד ההסתייגות </w:t>
      </w:r>
      <w:r>
        <w:rPr>
          <w:rtl/>
        </w:rPr>
        <w:t>–</w:t>
      </w:r>
      <w:r>
        <w:rPr>
          <w:rFonts w:hint="cs"/>
          <w:rtl/>
        </w:rPr>
        <w:t xml:space="preserve"> 44</w:t>
      </w:r>
    </w:p>
    <w:p w14:paraId="742186E2" w14:textId="77777777" w:rsidR="00000000" w:rsidRDefault="007C71EE">
      <w:pPr>
        <w:pStyle w:val="a"/>
        <w:ind w:firstLine="0"/>
        <w:jc w:val="center"/>
        <w:rPr>
          <w:rFonts w:hint="cs"/>
          <w:rtl/>
        </w:rPr>
      </w:pPr>
      <w:r>
        <w:rPr>
          <w:rFonts w:hint="cs"/>
          <w:rtl/>
        </w:rPr>
        <w:t xml:space="preserve">נגד </w:t>
      </w:r>
      <w:r>
        <w:rPr>
          <w:rtl/>
        </w:rPr>
        <w:t>–</w:t>
      </w:r>
      <w:r>
        <w:rPr>
          <w:rFonts w:hint="cs"/>
          <w:rtl/>
        </w:rPr>
        <w:t xml:space="preserve"> 47</w:t>
      </w:r>
    </w:p>
    <w:p w14:paraId="454075D3" w14:textId="77777777" w:rsidR="00000000" w:rsidRDefault="007C71EE">
      <w:pPr>
        <w:pStyle w:val="a"/>
        <w:ind w:firstLine="0"/>
        <w:jc w:val="center"/>
        <w:rPr>
          <w:rFonts w:hint="cs"/>
          <w:rtl/>
        </w:rPr>
      </w:pPr>
      <w:r>
        <w:rPr>
          <w:rFonts w:hint="cs"/>
          <w:rtl/>
        </w:rPr>
        <w:t xml:space="preserve">נמנעים </w:t>
      </w:r>
      <w:r>
        <w:rPr>
          <w:rtl/>
        </w:rPr>
        <w:t>–</w:t>
      </w:r>
      <w:r>
        <w:rPr>
          <w:rFonts w:hint="cs"/>
          <w:rtl/>
        </w:rPr>
        <w:t xml:space="preserve"> אין</w:t>
      </w:r>
    </w:p>
    <w:p w14:paraId="54F504E1" w14:textId="77777777" w:rsidR="00000000" w:rsidRDefault="007C71EE">
      <w:pPr>
        <w:pStyle w:val="a"/>
        <w:ind w:firstLine="0"/>
        <w:jc w:val="center"/>
        <w:rPr>
          <w:rFonts w:hint="cs"/>
          <w:rtl/>
        </w:rPr>
      </w:pPr>
      <w:r>
        <w:rPr>
          <w:rFonts w:hint="cs"/>
          <w:rtl/>
        </w:rPr>
        <w:t>ההסתייגות של חבר הכנסת יצחק הרצוג לסעיף 17(1) לא נתקבלה.</w:t>
      </w:r>
    </w:p>
    <w:p w14:paraId="56C914C9" w14:textId="77777777" w:rsidR="00000000" w:rsidRDefault="007C71EE">
      <w:pPr>
        <w:pStyle w:val="a"/>
        <w:ind w:firstLine="0"/>
        <w:rPr>
          <w:rFonts w:hint="cs"/>
          <w:rtl/>
        </w:rPr>
      </w:pPr>
    </w:p>
    <w:p w14:paraId="7B2F562E" w14:textId="77777777" w:rsidR="00000000" w:rsidRDefault="007C71EE">
      <w:pPr>
        <w:pStyle w:val="ad"/>
        <w:rPr>
          <w:rtl/>
        </w:rPr>
      </w:pPr>
    </w:p>
    <w:p w14:paraId="620A29E1" w14:textId="77777777" w:rsidR="00000000" w:rsidRDefault="007C71EE">
      <w:pPr>
        <w:pStyle w:val="ad"/>
        <w:rPr>
          <w:rtl/>
        </w:rPr>
      </w:pPr>
      <w:r>
        <w:rPr>
          <w:rtl/>
        </w:rPr>
        <w:t>היו"ר ראובן ריבלין:</w:t>
      </w:r>
    </w:p>
    <w:p w14:paraId="3AF590A7" w14:textId="77777777" w:rsidR="00000000" w:rsidRDefault="007C71EE">
      <w:pPr>
        <w:pStyle w:val="a"/>
        <w:rPr>
          <w:rtl/>
        </w:rPr>
      </w:pPr>
    </w:p>
    <w:p w14:paraId="79BB306E" w14:textId="77777777" w:rsidR="00000000" w:rsidRDefault="007C71EE">
      <w:pPr>
        <w:pStyle w:val="a"/>
        <w:rPr>
          <w:rFonts w:hint="cs"/>
          <w:rtl/>
        </w:rPr>
      </w:pPr>
      <w:r>
        <w:rPr>
          <w:rFonts w:hint="cs"/>
          <w:rtl/>
        </w:rPr>
        <w:t>אני רוצה לבקש מחברי הכנסת החדשים בקשה. חברי הכנסת, אני מבקש שכל אחד ילחץ רק על הלחצן שלו. ובכן, ר</w:t>
      </w:r>
      <w:r>
        <w:rPr>
          <w:rFonts w:hint="cs"/>
          <w:rtl/>
        </w:rPr>
        <w:t>בותי, בקולותיהם של 47 מתנגדים, מול 44 תומכים, אני קובע שההסתייגות לא נתקבלה.</w:t>
      </w:r>
    </w:p>
    <w:p w14:paraId="1D3DDD08" w14:textId="77777777" w:rsidR="00000000" w:rsidRDefault="007C71EE">
      <w:pPr>
        <w:pStyle w:val="a"/>
        <w:rPr>
          <w:rFonts w:hint="cs"/>
          <w:rtl/>
        </w:rPr>
      </w:pPr>
    </w:p>
    <w:p w14:paraId="69553320" w14:textId="77777777" w:rsidR="00000000" w:rsidRDefault="007C71EE">
      <w:pPr>
        <w:pStyle w:val="a"/>
        <w:rPr>
          <w:rFonts w:hint="cs"/>
          <w:rtl/>
        </w:rPr>
      </w:pPr>
      <w:r>
        <w:rPr>
          <w:rFonts w:hint="cs"/>
          <w:rtl/>
        </w:rPr>
        <w:t>אנחנו עוברים להסתייגותו של חבר הכנסת חיים רמון. מי בעד הסתייגות חבר הכנסת רמון? מי נגד?  רבותי, אנחנו נצביע על הסתייגות חבר הכנסת רמון בהצבעה אלקטרונית. מי בעד ומי נגד הסתייגות ח</w:t>
      </w:r>
      <w:r>
        <w:rPr>
          <w:rFonts w:hint="cs"/>
          <w:rtl/>
        </w:rPr>
        <w:t>בר הכנסת רמון? נא להצביע.</w:t>
      </w:r>
    </w:p>
    <w:p w14:paraId="04974DD0" w14:textId="77777777" w:rsidR="00000000" w:rsidRDefault="007C71EE">
      <w:pPr>
        <w:pStyle w:val="a"/>
        <w:rPr>
          <w:rFonts w:hint="cs"/>
          <w:rtl/>
        </w:rPr>
      </w:pPr>
    </w:p>
    <w:p w14:paraId="3B90C95A" w14:textId="77777777" w:rsidR="00000000" w:rsidRDefault="007C71EE">
      <w:pPr>
        <w:pStyle w:val="a"/>
        <w:jc w:val="center"/>
        <w:rPr>
          <w:rFonts w:hint="cs"/>
          <w:b/>
          <w:bCs/>
          <w:rtl/>
        </w:rPr>
      </w:pPr>
      <w:r>
        <w:rPr>
          <w:rFonts w:hint="cs"/>
          <w:b/>
          <w:bCs/>
          <w:rtl/>
        </w:rPr>
        <w:t>הצבעה מס' 36</w:t>
      </w:r>
    </w:p>
    <w:p w14:paraId="3C8962A7" w14:textId="77777777" w:rsidR="00000000" w:rsidRDefault="007C71EE">
      <w:pPr>
        <w:pStyle w:val="a"/>
        <w:jc w:val="center"/>
        <w:rPr>
          <w:rFonts w:hint="cs"/>
          <w:b/>
          <w:bCs/>
          <w:rtl/>
        </w:rPr>
      </w:pPr>
    </w:p>
    <w:p w14:paraId="7D9A7C27"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43</w:t>
      </w:r>
    </w:p>
    <w:p w14:paraId="2A99DC0E" w14:textId="77777777" w:rsidR="00000000" w:rsidRDefault="007C71EE">
      <w:pPr>
        <w:pStyle w:val="a"/>
        <w:jc w:val="center"/>
        <w:rPr>
          <w:rFonts w:hint="cs"/>
          <w:rtl/>
        </w:rPr>
      </w:pPr>
      <w:r>
        <w:rPr>
          <w:rFonts w:hint="cs"/>
          <w:rtl/>
        </w:rPr>
        <w:t xml:space="preserve">נגד </w:t>
      </w:r>
      <w:r>
        <w:rPr>
          <w:rtl/>
        </w:rPr>
        <w:t>–</w:t>
      </w:r>
      <w:r>
        <w:rPr>
          <w:rFonts w:hint="cs"/>
          <w:rtl/>
        </w:rPr>
        <w:t xml:space="preserve"> 51</w:t>
      </w:r>
    </w:p>
    <w:p w14:paraId="6B9BD089"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539C1499" w14:textId="77777777" w:rsidR="00000000" w:rsidRDefault="007C71EE">
      <w:pPr>
        <w:pStyle w:val="a"/>
        <w:jc w:val="center"/>
        <w:rPr>
          <w:rFonts w:hint="cs"/>
          <w:rtl/>
        </w:rPr>
      </w:pPr>
      <w:r>
        <w:rPr>
          <w:rFonts w:hint="cs"/>
          <w:rtl/>
        </w:rPr>
        <w:t>ההסתייגות של חבר הכנסת חיים רמון לסעיף 17(1) לא נתקבלה.</w:t>
      </w:r>
    </w:p>
    <w:p w14:paraId="25CF231A" w14:textId="77777777" w:rsidR="00000000" w:rsidRDefault="007C71EE">
      <w:pPr>
        <w:pStyle w:val="a"/>
        <w:ind w:firstLine="0"/>
        <w:rPr>
          <w:rFonts w:hint="cs"/>
          <w:rtl/>
        </w:rPr>
      </w:pPr>
    </w:p>
    <w:p w14:paraId="1682570B" w14:textId="77777777" w:rsidR="00000000" w:rsidRDefault="007C71EE">
      <w:pPr>
        <w:pStyle w:val="ad"/>
        <w:rPr>
          <w:rtl/>
        </w:rPr>
      </w:pPr>
      <w:r>
        <w:rPr>
          <w:rtl/>
        </w:rPr>
        <w:t>היו"ר ראובן ריבלין:</w:t>
      </w:r>
    </w:p>
    <w:p w14:paraId="2151F61F" w14:textId="77777777" w:rsidR="00000000" w:rsidRDefault="007C71EE">
      <w:pPr>
        <w:pStyle w:val="a"/>
        <w:rPr>
          <w:rtl/>
        </w:rPr>
      </w:pPr>
    </w:p>
    <w:p w14:paraId="605BD4C8" w14:textId="77777777" w:rsidR="00000000" w:rsidRDefault="007C71EE">
      <w:pPr>
        <w:pStyle w:val="a"/>
        <w:rPr>
          <w:rFonts w:hint="cs"/>
          <w:rtl/>
        </w:rPr>
      </w:pPr>
      <w:r>
        <w:rPr>
          <w:rFonts w:hint="cs"/>
          <w:rtl/>
        </w:rPr>
        <w:t xml:space="preserve">51 נגד, 43 בעד, ההסתייגות לא נתקבלה. </w:t>
      </w:r>
    </w:p>
    <w:p w14:paraId="3DFEEE79" w14:textId="77777777" w:rsidR="00000000" w:rsidRDefault="007C71EE">
      <w:pPr>
        <w:pStyle w:val="a"/>
        <w:rPr>
          <w:rFonts w:hint="cs"/>
          <w:rtl/>
        </w:rPr>
      </w:pPr>
    </w:p>
    <w:p w14:paraId="780F6E6C" w14:textId="77777777" w:rsidR="00000000" w:rsidRDefault="007C71EE">
      <w:pPr>
        <w:pStyle w:val="a"/>
        <w:rPr>
          <w:rFonts w:hint="cs"/>
          <w:rtl/>
        </w:rPr>
      </w:pPr>
      <w:r>
        <w:rPr>
          <w:rFonts w:hint="cs"/>
          <w:rtl/>
        </w:rPr>
        <w:t>רבותי, מי בעד ההסתייגות של חבר הכנסת דני יתום? מי נגד? מי</w:t>
      </w:r>
      <w:r>
        <w:rPr>
          <w:rFonts w:hint="cs"/>
          <w:rtl/>
        </w:rPr>
        <w:t xml:space="preserve"> נמנע?</w:t>
      </w:r>
    </w:p>
    <w:p w14:paraId="030C169B" w14:textId="77777777" w:rsidR="00000000" w:rsidRDefault="007C71EE">
      <w:pPr>
        <w:pStyle w:val="a"/>
        <w:rPr>
          <w:rFonts w:hint="cs"/>
          <w:rtl/>
        </w:rPr>
      </w:pPr>
    </w:p>
    <w:p w14:paraId="01CBE50B" w14:textId="77777777" w:rsidR="00000000" w:rsidRDefault="007C71EE">
      <w:pPr>
        <w:pStyle w:val="a"/>
        <w:jc w:val="center"/>
        <w:rPr>
          <w:rFonts w:hint="cs"/>
          <w:b/>
          <w:bCs/>
          <w:rtl/>
        </w:rPr>
      </w:pPr>
      <w:r>
        <w:rPr>
          <w:rFonts w:hint="cs"/>
          <w:b/>
          <w:bCs/>
          <w:rtl/>
        </w:rPr>
        <w:t>הצבעה</w:t>
      </w:r>
    </w:p>
    <w:p w14:paraId="061E9B56" w14:textId="77777777" w:rsidR="00000000" w:rsidRDefault="007C71EE">
      <w:pPr>
        <w:pStyle w:val="a"/>
        <w:jc w:val="center"/>
        <w:rPr>
          <w:rFonts w:hint="cs"/>
          <w:b/>
          <w:bCs/>
          <w:rtl/>
        </w:rPr>
      </w:pPr>
    </w:p>
    <w:p w14:paraId="5F39EF87" w14:textId="77777777" w:rsidR="00000000" w:rsidRDefault="007C71EE">
      <w:pPr>
        <w:pStyle w:val="a"/>
        <w:jc w:val="center"/>
        <w:rPr>
          <w:rFonts w:hint="cs"/>
          <w:rtl/>
        </w:rPr>
      </w:pPr>
      <w:r>
        <w:rPr>
          <w:rFonts w:hint="cs"/>
          <w:rtl/>
        </w:rPr>
        <w:t>ההסתייגות של חבר הכנסת דני יתום לסעיף 17(1) לא נתקבלה.</w:t>
      </w:r>
    </w:p>
    <w:p w14:paraId="4CA6F695" w14:textId="77777777" w:rsidR="00000000" w:rsidRDefault="007C71EE">
      <w:pPr>
        <w:pStyle w:val="a"/>
        <w:ind w:firstLine="0"/>
        <w:rPr>
          <w:rFonts w:hint="cs"/>
          <w:rtl/>
        </w:rPr>
      </w:pPr>
    </w:p>
    <w:p w14:paraId="3C4E8B5E" w14:textId="77777777" w:rsidR="00000000" w:rsidRDefault="007C71EE">
      <w:pPr>
        <w:pStyle w:val="ad"/>
        <w:rPr>
          <w:rtl/>
        </w:rPr>
      </w:pPr>
      <w:r>
        <w:rPr>
          <w:rtl/>
        </w:rPr>
        <w:t>היו"ר ראובן ריבלין:</w:t>
      </w:r>
    </w:p>
    <w:p w14:paraId="2C457BCD" w14:textId="77777777" w:rsidR="00000000" w:rsidRDefault="007C71EE">
      <w:pPr>
        <w:pStyle w:val="a"/>
        <w:rPr>
          <w:rtl/>
        </w:rPr>
      </w:pPr>
    </w:p>
    <w:p w14:paraId="00AB3B79" w14:textId="77777777" w:rsidR="00000000" w:rsidRDefault="007C71EE">
      <w:pPr>
        <w:pStyle w:val="a"/>
        <w:rPr>
          <w:rFonts w:hint="cs"/>
          <w:rtl/>
        </w:rPr>
      </w:pPr>
      <w:r>
        <w:rPr>
          <w:rFonts w:hint="cs"/>
          <w:rtl/>
        </w:rPr>
        <w:t xml:space="preserve">הסתייגות חבר הכנסת יתום לא נתקבלה. </w:t>
      </w:r>
    </w:p>
    <w:p w14:paraId="441535D2" w14:textId="77777777" w:rsidR="00000000" w:rsidRDefault="007C71EE">
      <w:pPr>
        <w:pStyle w:val="a"/>
        <w:rPr>
          <w:rFonts w:hint="cs"/>
          <w:rtl/>
        </w:rPr>
      </w:pPr>
    </w:p>
    <w:p w14:paraId="7CBEA136" w14:textId="77777777" w:rsidR="00000000" w:rsidRDefault="007C71EE">
      <w:pPr>
        <w:pStyle w:val="a"/>
        <w:rPr>
          <w:rFonts w:hint="cs"/>
          <w:rtl/>
        </w:rPr>
      </w:pPr>
      <w:r>
        <w:rPr>
          <w:rFonts w:hint="cs"/>
          <w:rtl/>
        </w:rPr>
        <w:t xml:space="preserve">נצביע על הסתייגות חבר הכנסת איתן כבל. מי בעד? מי נגד? מי נגד הסתייגות כבל? אם אתם לא תרימו את היד </w:t>
      </w:r>
      <w:r>
        <w:rPr>
          <w:rtl/>
        </w:rPr>
        <w:t>–</w:t>
      </w:r>
      <w:r>
        <w:rPr>
          <w:rFonts w:hint="cs"/>
          <w:rtl/>
        </w:rPr>
        <w:t xml:space="preserve"> נצביע בהצבעה אלקטרונית. ובכ</w:t>
      </w:r>
      <w:r>
        <w:rPr>
          <w:rFonts w:hint="cs"/>
          <w:rtl/>
        </w:rPr>
        <w:t>ן, רבותי, אנחנו נצביע הצבעה אלקטרונית על הסתייגות חבר הכנסת כבל. נא להצביע. מי בעד? מי נגד?</w:t>
      </w:r>
    </w:p>
    <w:p w14:paraId="383B9DD0" w14:textId="77777777" w:rsidR="00000000" w:rsidRDefault="007C71EE">
      <w:pPr>
        <w:pStyle w:val="a"/>
        <w:rPr>
          <w:rFonts w:hint="cs"/>
          <w:rtl/>
        </w:rPr>
      </w:pPr>
    </w:p>
    <w:p w14:paraId="6221FE84" w14:textId="77777777" w:rsidR="00000000" w:rsidRDefault="007C71EE">
      <w:pPr>
        <w:pStyle w:val="a"/>
        <w:jc w:val="center"/>
        <w:rPr>
          <w:b/>
          <w:bCs/>
          <w:rtl/>
        </w:rPr>
      </w:pPr>
    </w:p>
    <w:p w14:paraId="4D2DF282" w14:textId="77777777" w:rsidR="00000000" w:rsidRDefault="007C71EE">
      <w:pPr>
        <w:pStyle w:val="a"/>
        <w:jc w:val="center"/>
        <w:rPr>
          <w:rFonts w:hint="cs"/>
          <w:b/>
          <w:bCs/>
          <w:rtl/>
        </w:rPr>
      </w:pPr>
      <w:r>
        <w:rPr>
          <w:rFonts w:hint="cs"/>
          <w:b/>
          <w:bCs/>
          <w:rtl/>
        </w:rPr>
        <w:t>הצבעה מס' 37</w:t>
      </w:r>
    </w:p>
    <w:p w14:paraId="76BD35EC" w14:textId="77777777" w:rsidR="00000000" w:rsidRDefault="007C71EE">
      <w:pPr>
        <w:pStyle w:val="a"/>
        <w:jc w:val="center"/>
        <w:rPr>
          <w:rFonts w:hint="cs"/>
          <w:rtl/>
        </w:rPr>
      </w:pPr>
    </w:p>
    <w:p w14:paraId="53CA90A0"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46</w:t>
      </w:r>
    </w:p>
    <w:p w14:paraId="1D1B2790" w14:textId="77777777" w:rsidR="00000000" w:rsidRDefault="007C71EE">
      <w:pPr>
        <w:pStyle w:val="a"/>
        <w:jc w:val="center"/>
        <w:rPr>
          <w:rFonts w:hint="cs"/>
          <w:rtl/>
        </w:rPr>
      </w:pPr>
      <w:r>
        <w:rPr>
          <w:rFonts w:hint="cs"/>
          <w:rtl/>
        </w:rPr>
        <w:t xml:space="preserve">נגד </w:t>
      </w:r>
      <w:r>
        <w:rPr>
          <w:rtl/>
        </w:rPr>
        <w:t>–</w:t>
      </w:r>
      <w:r>
        <w:rPr>
          <w:rFonts w:hint="cs"/>
          <w:rtl/>
        </w:rPr>
        <w:t xml:space="preserve"> 58</w:t>
      </w:r>
    </w:p>
    <w:p w14:paraId="35C98632"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0F2DFF90" w14:textId="77777777" w:rsidR="00000000" w:rsidRDefault="007C71EE">
      <w:pPr>
        <w:pStyle w:val="a"/>
        <w:jc w:val="center"/>
        <w:rPr>
          <w:rFonts w:hint="cs"/>
          <w:rtl/>
        </w:rPr>
      </w:pPr>
      <w:r>
        <w:rPr>
          <w:rFonts w:hint="cs"/>
          <w:rtl/>
        </w:rPr>
        <w:t>ההסתייגות של חבר הכנסת איתן כבל לסעיף 17(1) לא נתקבלה.</w:t>
      </w:r>
    </w:p>
    <w:p w14:paraId="72B1F128" w14:textId="77777777" w:rsidR="00000000" w:rsidRDefault="007C71EE">
      <w:pPr>
        <w:pStyle w:val="a"/>
        <w:ind w:firstLine="0"/>
        <w:rPr>
          <w:rFonts w:hint="cs"/>
          <w:rtl/>
        </w:rPr>
      </w:pPr>
    </w:p>
    <w:p w14:paraId="2F7D6E10" w14:textId="77777777" w:rsidR="00000000" w:rsidRDefault="007C71EE">
      <w:pPr>
        <w:pStyle w:val="ad"/>
        <w:rPr>
          <w:rtl/>
        </w:rPr>
      </w:pPr>
      <w:r>
        <w:rPr>
          <w:rtl/>
        </w:rPr>
        <w:t>היו"ר ראובן ריבלין:</w:t>
      </w:r>
    </w:p>
    <w:p w14:paraId="79F43041" w14:textId="77777777" w:rsidR="00000000" w:rsidRDefault="007C71EE">
      <w:pPr>
        <w:pStyle w:val="a"/>
        <w:rPr>
          <w:rtl/>
        </w:rPr>
      </w:pPr>
    </w:p>
    <w:p w14:paraId="27EC22A7" w14:textId="77777777" w:rsidR="00000000" w:rsidRDefault="007C71EE">
      <w:pPr>
        <w:pStyle w:val="a"/>
        <w:rPr>
          <w:rFonts w:hint="cs"/>
          <w:rtl/>
        </w:rPr>
      </w:pPr>
      <w:r>
        <w:rPr>
          <w:rFonts w:hint="cs"/>
          <w:rtl/>
        </w:rPr>
        <w:t>ובכן, 58 נגד, 46 בעד, ההסתייגו</w:t>
      </w:r>
      <w:r>
        <w:rPr>
          <w:rFonts w:hint="cs"/>
          <w:rtl/>
        </w:rPr>
        <w:t xml:space="preserve">ת לא נתקבלה. חברים, אתם יכולים פשוט להרים את היד. זה יהיה הרבה יותר פשוט. </w:t>
      </w:r>
    </w:p>
    <w:p w14:paraId="28FA3005" w14:textId="77777777" w:rsidR="00000000" w:rsidRDefault="007C71EE">
      <w:pPr>
        <w:pStyle w:val="a"/>
        <w:rPr>
          <w:rFonts w:hint="cs"/>
          <w:rtl/>
        </w:rPr>
      </w:pPr>
    </w:p>
    <w:p w14:paraId="2110F102" w14:textId="77777777" w:rsidR="00000000" w:rsidRDefault="007C71EE">
      <w:pPr>
        <w:pStyle w:val="a"/>
        <w:rPr>
          <w:rFonts w:hint="cs"/>
          <w:rtl/>
        </w:rPr>
      </w:pPr>
      <w:r>
        <w:rPr>
          <w:rFonts w:hint="cs"/>
          <w:rtl/>
        </w:rPr>
        <w:t>מי בעד הסתייגות חבר הכנסת שוחט? מי נגד? מי נמנע?</w:t>
      </w:r>
    </w:p>
    <w:p w14:paraId="21FA8E41" w14:textId="77777777" w:rsidR="00000000" w:rsidRDefault="007C71EE">
      <w:pPr>
        <w:pStyle w:val="a"/>
        <w:rPr>
          <w:rFonts w:hint="cs"/>
          <w:rtl/>
        </w:rPr>
      </w:pPr>
    </w:p>
    <w:p w14:paraId="243013C1" w14:textId="77777777" w:rsidR="00000000" w:rsidRDefault="007C71EE">
      <w:pPr>
        <w:pStyle w:val="a"/>
        <w:jc w:val="center"/>
        <w:rPr>
          <w:rFonts w:hint="cs"/>
          <w:b/>
          <w:bCs/>
          <w:rtl/>
        </w:rPr>
      </w:pPr>
      <w:r>
        <w:rPr>
          <w:rFonts w:hint="cs"/>
          <w:b/>
          <w:bCs/>
          <w:rtl/>
        </w:rPr>
        <w:t>הצבעה</w:t>
      </w:r>
    </w:p>
    <w:p w14:paraId="6372992B" w14:textId="77777777" w:rsidR="00000000" w:rsidRDefault="007C71EE">
      <w:pPr>
        <w:pStyle w:val="a"/>
        <w:jc w:val="center"/>
        <w:rPr>
          <w:rFonts w:hint="cs"/>
          <w:b/>
          <w:bCs/>
          <w:rtl/>
        </w:rPr>
      </w:pPr>
    </w:p>
    <w:p w14:paraId="3E6B0074" w14:textId="77777777" w:rsidR="00000000" w:rsidRDefault="007C71EE">
      <w:pPr>
        <w:pStyle w:val="a"/>
        <w:jc w:val="center"/>
        <w:rPr>
          <w:rFonts w:hint="cs"/>
          <w:rtl/>
        </w:rPr>
      </w:pPr>
      <w:r>
        <w:rPr>
          <w:rFonts w:hint="cs"/>
          <w:rtl/>
        </w:rPr>
        <w:t>ההסתייגות של חבר הכנסת אברהם בייגה שוחט לסעיף 17(1) לא נתקבלה.</w:t>
      </w:r>
    </w:p>
    <w:p w14:paraId="29FD4952" w14:textId="77777777" w:rsidR="00000000" w:rsidRDefault="007C71EE">
      <w:pPr>
        <w:pStyle w:val="a"/>
        <w:ind w:firstLine="0"/>
        <w:rPr>
          <w:rFonts w:hint="cs"/>
          <w:rtl/>
        </w:rPr>
      </w:pPr>
    </w:p>
    <w:p w14:paraId="74F286D5" w14:textId="77777777" w:rsidR="00000000" w:rsidRDefault="007C71EE">
      <w:pPr>
        <w:pStyle w:val="ad"/>
        <w:rPr>
          <w:rtl/>
        </w:rPr>
      </w:pPr>
      <w:r>
        <w:rPr>
          <w:rtl/>
        </w:rPr>
        <w:t>היו"ר ראובן ריבלין:</w:t>
      </w:r>
    </w:p>
    <w:p w14:paraId="172B947D" w14:textId="77777777" w:rsidR="00000000" w:rsidRDefault="007C71EE">
      <w:pPr>
        <w:pStyle w:val="a"/>
        <w:rPr>
          <w:rtl/>
        </w:rPr>
      </w:pPr>
    </w:p>
    <w:p w14:paraId="7DEC43AB" w14:textId="77777777" w:rsidR="00000000" w:rsidRDefault="007C71EE">
      <w:pPr>
        <w:pStyle w:val="a"/>
        <w:rPr>
          <w:rFonts w:hint="cs"/>
          <w:rtl/>
        </w:rPr>
      </w:pPr>
      <w:r>
        <w:rPr>
          <w:rFonts w:hint="cs"/>
          <w:rtl/>
        </w:rPr>
        <w:t>הסתייגות חבר הכנסת שוחט לא נתקבלה.</w:t>
      </w:r>
    </w:p>
    <w:p w14:paraId="6BECE32A" w14:textId="77777777" w:rsidR="00000000" w:rsidRDefault="007C71EE">
      <w:pPr>
        <w:pStyle w:val="a"/>
        <w:rPr>
          <w:rFonts w:hint="cs"/>
          <w:rtl/>
        </w:rPr>
      </w:pPr>
    </w:p>
    <w:p w14:paraId="79D3BFC2" w14:textId="77777777" w:rsidR="00000000" w:rsidRDefault="007C71EE">
      <w:pPr>
        <w:pStyle w:val="a"/>
        <w:rPr>
          <w:rFonts w:hint="cs"/>
          <w:rtl/>
        </w:rPr>
      </w:pPr>
      <w:r>
        <w:rPr>
          <w:rFonts w:hint="cs"/>
          <w:rtl/>
        </w:rPr>
        <w:t>רב</w:t>
      </w:r>
      <w:r>
        <w:rPr>
          <w:rFonts w:hint="cs"/>
          <w:rtl/>
        </w:rPr>
        <w:t>ותי, לא טוב לערוך הצבעות בין 20:00 ל=20:30. לא הבנתי מה ההתלהבות של המליאה. אבל כאשר אני צופה פה במסכים שאני יכול לראות, אני מבין גם למה אתם נמצאים פה, וזה חשוב מאוד.  ברכה לאמצעי התקשורת, המביאים את חברי הכנסת להצבעה מסיבית ביותר.</w:t>
      </w:r>
    </w:p>
    <w:p w14:paraId="4B707F45" w14:textId="77777777" w:rsidR="00000000" w:rsidRDefault="007C71EE">
      <w:pPr>
        <w:pStyle w:val="a"/>
        <w:rPr>
          <w:rFonts w:hint="cs"/>
          <w:rtl/>
        </w:rPr>
      </w:pPr>
    </w:p>
    <w:p w14:paraId="35CF5568" w14:textId="77777777" w:rsidR="00000000" w:rsidRDefault="007C71EE">
      <w:pPr>
        <w:pStyle w:val="a"/>
        <w:rPr>
          <w:rFonts w:hint="cs"/>
          <w:rtl/>
        </w:rPr>
      </w:pPr>
      <w:r>
        <w:rPr>
          <w:rFonts w:hint="cs"/>
          <w:rtl/>
        </w:rPr>
        <w:t>אנחנו עוברים להסתייגותו</w:t>
      </w:r>
      <w:r>
        <w:rPr>
          <w:rFonts w:hint="cs"/>
          <w:rtl/>
        </w:rPr>
        <w:t xml:space="preserve"> של חבר הכנסת אברהם שוחט. מי בעד ההסתייגות? מי נגד? מי נמנע?</w:t>
      </w:r>
    </w:p>
    <w:p w14:paraId="6E0C3A5D" w14:textId="77777777" w:rsidR="00000000" w:rsidRDefault="007C71EE">
      <w:pPr>
        <w:pStyle w:val="a"/>
        <w:rPr>
          <w:rFonts w:hint="cs"/>
          <w:rtl/>
        </w:rPr>
      </w:pPr>
    </w:p>
    <w:p w14:paraId="6627FBD7" w14:textId="77777777" w:rsidR="00000000" w:rsidRDefault="007C71EE">
      <w:pPr>
        <w:pStyle w:val="a"/>
        <w:jc w:val="center"/>
        <w:rPr>
          <w:rFonts w:hint="cs"/>
          <w:b/>
          <w:bCs/>
          <w:rtl/>
        </w:rPr>
      </w:pPr>
      <w:r>
        <w:rPr>
          <w:rFonts w:hint="cs"/>
          <w:b/>
          <w:bCs/>
          <w:rtl/>
        </w:rPr>
        <w:t>הצבעה</w:t>
      </w:r>
    </w:p>
    <w:p w14:paraId="26F56343" w14:textId="77777777" w:rsidR="00000000" w:rsidRDefault="007C71EE">
      <w:pPr>
        <w:pStyle w:val="a"/>
        <w:jc w:val="center"/>
        <w:rPr>
          <w:rFonts w:hint="cs"/>
          <w:b/>
          <w:bCs/>
          <w:rtl/>
        </w:rPr>
      </w:pPr>
    </w:p>
    <w:p w14:paraId="2EEDDA5B" w14:textId="77777777" w:rsidR="00000000" w:rsidRDefault="007C71EE">
      <w:pPr>
        <w:pStyle w:val="a"/>
        <w:jc w:val="center"/>
        <w:rPr>
          <w:rFonts w:hint="cs"/>
          <w:rtl/>
        </w:rPr>
      </w:pPr>
      <w:r>
        <w:rPr>
          <w:rFonts w:hint="cs"/>
          <w:rtl/>
        </w:rPr>
        <w:t>ההסתייגות של חבר הכנסת אברהם בייגה שוחט לסעיף 17(1) לא נתקבלה.</w:t>
      </w:r>
    </w:p>
    <w:p w14:paraId="75DEA6CD" w14:textId="77777777" w:rsidR="00000000" w:rsidRDefault="007C71EE">
      <w:pPr>
        <w:pStyle w:val="a"/>
        <w:ind w:firstLine="0"/>
        <w:rPr>
          <w:rFonts w:hint="cs"/>
          <w:rtl/>
        </w:rPr>
      </w:pPr>
    </w:p>
    <w:p w14:paraId="79B20D31" w14:textId="77777777" w:rsidR="00000000" w:rsidRDefault="007C71EE">
      <w:pPr>
        <w:pStyle w:val="ad"/>
        <w:rPr>
          <w:rtl/>
        </w:rPr>
      </w:pPr>
      <w:r>
        <w:rPr>
          <w:rtl/>
        </w:rPr>
        <w:t>היו"ר ראובן ריבלין:</w:t>
      </w:r>
    </w:p>
    <w:p w14:paraId="3EB1016B" w14:textId="77777777" w:rsidR="00000000" w:rsidRDefault="007C71EE">
      <w:pPr>
        <w:pStyle w:val="a"/>
        <w:rPr>
          <w:rtl/>
        </w:rPr>
      </w:pPr>
    </w:p>
    <w:p w14:paraId="27904003" w14:textId="77777777" w:rsidR="00000000" w:rsidRDefault="007C71EE">
      <w:pPr>
        <w:pStyle w:val="a"/>
        <w:rPr>
          <w:rFonts w:hint="cs"/>
          <w:rtl/>
        </w:rPr>
      </w:pPr>
      <w:r>
        <w:rPr>
          <w:rFonts w:hint="cs"/>
          <w:rtl/>
        </w:rPr>
        <w:t xml:space="preserve">אני קובע שהסתייגות חבר הכנסת שוחט לא נתקבלה. </w:t>
      </w:r>
    </w:p>
    <w:p w14:paraId="63F47A45" w14:textId="77777777" w:rsidR="00000000" w:rsidRDefault="007C71EE">
      <w:pPr>
        <w:pStyle w:val="a"/>
        <w:rPr>
          <w:rFonts w:hint="cs"/>
          <w:rtl/>
        </w:rPr>
      </w:pPr>
    </w:p>
    <w:p w14:paraId="35039856" w14:textId="77777777" w:rsidR="00000000" w:rsidRDefault="007C71EE">
      <w:pPr>
        <w:pStyle w:val="a"/>
        <w:rPr>
          <w:rFonts w:hint="cs"/>
          <w:rtl/>
        </w:rPr>
      </w:pPr>
      <w:r>
        <w:rPr>
          <w:rFonts w:hint="cs"/>
          <w:rtl/>
        </w:rPr>
        <w:t xml:space="preserve">נעבור להסתייגות חברת הכנסת קולט אביטל. מי בעד? מי נגד? </w:t>
      </w:r>
      <w:r>
        <w:rPr>
          <w:rFonts w:hint="cs"/>
          <w:rtl/>
        </w:rPr>
        <w:t>מי נמנע?</w:t>
      </w:r>
    </w:p>
    <w:p w14:paraId="65F7EAF7" w14:textId="77777777" w:rsidR="00000000" w:rsidRDefault="007C71EE">
      <w:pPr>
        <w:pStyle w:val="a"/>
        <w:rPr>
          <w:rFonts w:hint="cs"/>
          <w:rtl/>
        </w:rPr>
      </w:pPr>
    </w:p>
    <w:p w14:paraId="72FDE9C2" w14:textId="77777777" w:rsidR="00000000" w:rsidRDefault="007C71EE">
      <w:pPr>
        <w:pStyle w:val="a"/>
        <w:jc w:val="center"/>
        <w:rPr>
          <w:rFonts w:hint="cs"/>
          <w:b/>
          <w:bCs/>
          <w:rtl/>
        </w:rPr>
      </w:pPr>
      <w:r>
        <w:rPr>
          <w:rFonts w:hint="cs"/>
          <w:b/>
          <w:bCs/>
          <w:rtl/>
        </w:rPr>
        <w:t>הצבעה</w:t>
      </w:r>
    </w:p>
    <w:p w14:paraId="11FDA420" w14:textId="77777777" w:rsidR="00000000" w:rsidRDefault="007C71EE">
      <w:pPr>
        <w:pStyle w:val="a"/>
        <w:jc w:val="center"/>
        <w:rPr>
          <w:rFonts w:hint="cs"/>
          <w:b/>
          <w:bCs/>
          <w:rtl/>
        </w:rPr>
      </w:pPr>
    </w:p>
    <w:p w14:paraId="4A8E21C9" w14:textId="77777777" w:rsidR="00000000" w:rsidRDefault="007C71EE">
      <w:pPr>
        <w:pStyle w:val="a"/>
        <w:jc w:val="center"/>
        <w:rPr>
          <w:rFonts w:hint="cs"/>
          <w:rtl/>
        </w:rPr>
      </w:pPr>
      <w:r>
        <w:rPr>
          <w:rFonts w:hint="cs"/>
          <w:rtl/>
        </w:rPr>
        <w:t>ההסתייגות של חברת הכנסת קולט אביטל לסעיף 17(1) לא נתקבלה.</w:t>
      </w:r>
    </w:p>
    <w:p w14:paraId="49B304C5" w14:textId="77777777" w:rsidR="00000000" w:rsidRDefault="007C71EE">
      <w:pPr>
        <w:pStyle w:val="a"/>
        <w:ind w:firstLine="0"/>
        <w:rPr>
          <w:rFonts w:hint="cs"/>
          <w:rtl/>
        </w:rPr>
      </w:pPr>
    </w:p>
    <w:p w14:paraId="73CAD0DB" w14:textId="77777777" w:rsidR="00000000" w:rsidRDefault="007C71EE">
      <w:pPr>
        <w:pStyle w:val="ad"/>
        <w:rPr>
          <w:rtl/>
        </w:rPr>
      </w:pPr>
      <w:r>
        <w:rPr>
          <w:rtl/>
        </w:rPr>
        <w:t>היו"ר ראובן ריבלין:</w:t>
      </w:r>
    </w:p>
    <w:p w14:paraId="46BB52DA" w14:textId="77777777" w:rsidR="00000000" w:rsidRDefault="007C71EE">
      <w:pPr>
        <w:pStyle w:val="a"/>
        <w:rPr>
          <w:rtl/>
        </w:rPr>
      </w:pPr>
    </w:p>
    <w:p w14:paraId="1B664140" w14:textId="77777777" w:rsidR="00000000" w:rsidRDefault="007C71EE">
      <w:pPr>
        <w:pStyle w:val="a"/>
        <w:rPr>
          <w:rFonts w:hint="cs"/>
          <w:rtl/>
        </w:rPr>
      </w:pPr>
      <w:r>
        <w:rPr>
          <w:rFonts w:hint="cs"/>
          <w:rtl/>
        </w:rPr>
        <w:t>הסתייגות חברת הכנסת קולט אביטל לא נתקבלה.</w:t>
      </w:r>
    </w:p>
    <w:p w14:paraId="3CE1F5BD" w14:textId="77777777" w:rsidR="00000000" w:rsidRDefault="007C71EE">
      <w:pPr>
        <w:pStyle w:val="a"/>
        <w:rPr>
          <w:rFonts w:hint="cs"/>
          <w:rtl/>
        </w:rPr>
      </w:pPr>
    </w:p>
    <w:p w14:paraId="439D240F" w14:textId="77777777" w:rsidR="00000000" w:rsidRDefault="007C71EE">
      <w:pPr>
        <w:pStyle w:val="a"/>
        <w:rPr>
          <w:rFonts w:hint="cs"/>
          <w:rtl/>
        </w:rPr>
      </w:pPr>
      <w:r>
        <w:rPr>
          <w:rFonts w:hint="cs"/>
          <w:rtl/>
        </w:rPr>
        <w:t>נעבור להסתייגותו של חבר הכנסת שלום שמחון. מי בעד? מי נגד? מי נמנע?</w:t>
      </w:r>
    </w:p>
    <w:p w14:paraId="7E7D2977" w14:textId="77777777" w:rsidR="00000000" w:rsidRDefault="007C71EE">
      <w:pPr>
        <w:pStyle w:val="a"/>
        <w:rPr>
          <w:rFonts w:hint="cs"/>
          <w:rtl/>
        </w:rPr>
      </w:pPr>
    </w:p>
    <w:p w14:paraId="22ACA827" w14:textId="77777777" w:rsidR="00000000" w:rsidRDefault="007C71EE">
      <w:pPr>
        <w:pStyle w:val="a"/>
        <w:jc w:val="center"/>
        <w:rPr>
          <w:rFonts w:hint="cs"/>
          <w:b/>
          <w:bCs/>
          <w:rtl/>
        </w:rPr>
      </w:pPr>
      <w:r>
        <w:rPr>
          <w:rFonts w:hint="cs"/>
          <w:b/>
          <w:bCs/>
          <w:rtl/>
        </w:rPr>
        <w:t>הצבעה</w:t>
      </w:r>
    </w:p>
    <w:p w14:paraId="54BBA5A0" w14:textId="77777777" w:rsidR="00000000" w:rsidRDefault="007C71EE">
      <w:pPr>
        <w:pStyle w:val="a"/>
        <w:jc w:val="center"/>
        <w:rPr>
          <w:rFonts w:hint="cs"/>
          <w:b/>
          <w:bCs/>
          <w:rtl/>
        </w:rPr>
      </w:pPr>
    </w:p>
    <w:p w14:paraId="3DCDD393" w14:textId="77777777" w:rsidR="00000000" w:rsidRDefault="007C71EE">
      <w:pPr>
        <w:pStyle w:val="a"/>
        <w:jc w:val="center"/>
        <w:rPr>
          <w:rFonts w:hint="cs"/>
          <w:rtl/>
        </w:rPr>
      </w:pPr>
      <w:r>
        <w:rPr>
          <w:rFonts w:hint="cs"/>
          <w:rtl/>
        </w:rPr>
        <w:t>ההסתייגות של חבר הכנסת שלום שמחון לסעיף 1</w:t>
      </w:r>
      <w:r>
        <w:rPr>
          <w:rFonts w:hint="cs"/>
          <w:rtl/>
        </w:rPr>
        <w:t>7(1) לא נתקבלה.</w:t>
      </w:r>
    </w:p>
    <w:p w14:paraId="1C3A9030" w14:textId="77777777" w:rsidR="00000000" w:rsidRDefault="007C71EE">
      <w:pPr>
        <w:pStyle w:val="a"/>
        <w:ind w:firstLine="0"/>
        <w:rPr>
          <w:rFonts w:hint="cs"/>
          <w:rtl/>
        </w:rPr>
      </w:pPr>
    </w:p>
    <w:p w14:paraId="0DBA367D" w14:textId="77777777" w:rsidR="00000000" w:rsidRDefault="007C71EE">
      <w:pPr>
        <w:pStyle w:val="ad"/>
        <w:rPr>
          <w:rtl/>
        </w:rPr>
      </w:pPr>
      <w:r>
        <w:rPr>
          <w:rtl/>
        </w:rPr>
        <w:t>היו"ר ראובן ריבלין:</w:t>
      </w:r>
    </w:p>
    <w:p w14:paraId="3BC923F7" w14:textId="77777777" w:rsidR="00000000" w:rsidRDefault="007C71EE">
      <w:pPr>
        <w:pStyle w:val="a"/>
        <w:rPr>
          <w:rtl/>
        </w:rPr>
      </w:pPr>
    </w:p>
    <w:p w14:paraId="2E758A4E" w14:textId="77777777" w:rsidR="00000000" w:rsidRDefault="007C71EE">
      <w:pPr>
        <w:pStyle w:val="a"/>
        <w:rPr>
          <w:rFonts w:hint="cs"/>
          <w:rtl/>
        </w:rPr>
      </w:pPr>
      <w:r>
        <w:rPr>
          <w:rFonts w:hint="cs"/>
          <w:rtl/>
        </w:rPr>
        <w:t xml:space="preserve">הסתייגות חבר הכנסת שלום שמחון לא נתקבלה.  </w:t>
      </w:r>
    </w:p>
    <w:p w14:paraId="6E47A86D" w14:textId="77777777" w:rsidR="00000000" w:rsidRDefault="007C71EE">
      <w:pPr>
        <w:pStyle w:val="a"/>
        <w:rPr>
          <w:rFonts w:hint="cs"/>
          <w:rtl/>
        </w:rPr>
      </w:pPr>
    </w:p>
    <w:p w14:paraId="4E15527C" w14:textId="77777777" w:rsidR="00000000" w:rsidRDefault="007C71EE">
      <w:pPr>
        <w:pStyle w:val="a"/>
        <w:rPr>
          <w:rFonts w:hint="cs"/>
          <w:rtl/>
        </w:rPr>
      </w:pPr>
      <w:r>
        <w:rPr>
          <w:rFonts w:hint="cs"/>
          <w:rtl/>
        </w:rPr>
        <w:t>נעבור להסתייגות חברת הכנסת נוקד. מי בעד? מי נגד? מי נמנע?</w:t>
      </w:r>
    </w:p>
    <w:p w14:paraId="230A46AD" w14:textId="77777777" w:rsidR="00000000" w:rsidRDefault="007C71EE">
      <w:pPr>
        <w:pStyle w:val="a"/>
        <w:rPr>
          <w:rFonts w:hint="cs"/>
          <w:rtl/>
        </w:rPr>
      </w:pPr>
    </w:p>
    <w:p w14:paraId="5C461657" w14:textId="77777777" w:rsidR="00000000" w:rsidRDefault="007C71EE">
      <w:pPr>
        <w:pStyle w:val="a"/>
        <w:jc w:val="center"/>
        <w:rPr>
          <w:rFonts w:hint="cs"/>
          <w:b/>
          <w:bCs/>
          <w:rtl/>
        </w:rPr>
      </w:pPr>
      <w:r>
        <w:rPr>
          <w:rFonts w:hint="cs"/>
          <w:b/>
          <w:bCs/>
          <w:rtl/>
        </w:rPr>
        <w:t>הצבעה</w:t>
      </w:r>
    </w:p>
    <w:p w14:paraId="07D3E9FD" w14:textId="77777777" w:rsidR="00000000" w:rsidRDefault="007C71EE">
      <w:pPr>
        <w:pStyle w:val="a"/>
        <w:jc w:val="center"/>
        <w:rPr>
          <w:rFonts w:hint="cs"/>
          <w:b/>
          <w:bCs/>
          <w:rtl/>
        </w:rPr>
      </w:pPr>
    </w:p>
    <w:p w14:paraId="67C45557" w14:textId="77777777" w:rsidR="00000000" w:rsidRDefault="007C71EE">
      <w:pPr>
        <w:pStyle w:val="a"/>
        <w:jc w:val="center"/>
        <w:rPr>
          <w:rFonts w:hint="cs"/>
          <w:rtl/>
        </w:rPr>
      </w:pPr>
      <w:r>
        <w:rPr>
          <w:rFonts w:hint="cs"/>
          <w:rtl/>
        </w:rPr>
        <w:t>ההסתייגות של חברת הכנסת אורית נוקד לסעיף 17(1) לא נתקבלה.</w:t>
      </w:r>
    </w:p>
    <w:p w14:paraId="720AE0EA" w14:textId="77777777" w:rsidR="00000000" w:rsidRDefault="007C71EE">
      <w:pPr>
        <w:pStyle w:val="a"/>
        <w:ind w:firstLine="0"/>
        <w:rPr>
          <w:rFonts w:hint="cs"/>
          <w:rtl/>
        </w:rPr>
      </w:pPr>
    </w:p>
    <w:p w14:paraId="266369F2" w14:textId="77777777" w:rsidR="00000000" w:rsidRDefault="007C71EE">
      <w:pPr>
        <w:pStyle w:val="ad"/>
        <w:rPr>
          <w:rtl/>
        </w:rPr>
      </w:pPr>
      <w:r>
        <w:rPr>
          <w:rtl/>
        </w:rPr>
        <w:t>היו"ר ראובן ריבלין:</w:t>
      </w:r>
    </w:p>
    <w:p w14:paraId="4EE422FC" w14:textId="77777777" w:rsidR="00000000" w:rsidRDefault="007C71EE">
      <w:pPr>
        <w:pStyle w:val="a"/>
        <w:rPr>
          <w:rtl/>
        </w:rPr>
      </w:pPr>
    </w:p>
    <w:p w14:paraId="211EEE9F" w14:textId="77777777" w:rsidR="00000000" w:rsidRDefault="007C71EE">
      <w:pPr>
        <w:pStyle w:val="a"/>
        <w:rPr>
          <w:rFonts w:hint="cs"/>
          <w:rtl/>
        </w:rPr>
      </w:pPr>
      <w:r>
        <w:rPr>
          <w:rFonts w:hint="cs"/>
          <w:rtl/>
        </w:rPr>
        <w:t xml:space="preserve">אני קובע שהסתייגותה של חברת </w:t>
      </w:r>
      <w:r>
        <w:rPr>
          <w:rFonts w:hint="cs"/>
          <w:rtl/>
        </w:rPr>
        <w:t xml:space="preserve">הכנסת נוקד לא נתקבלה. </w:t>
      </w:r>
    </w:p>
    <w:p w14:paraId="3AB511C5" w14:textId="77777777" w:rsidR="00000000" w:rsidRDefault="007C71EE">
      <w:pPr>
        <w:pStyle w:val="a"/>
        <w:rPr>
          <w:rFonts w:hint="cs"/>
          <w:rtl/>
        </w:rPr>
      </w:pPr>
    </w:p>
    <w:p w14:paraId="4F777B65" w14:textId="77777777" w:rsidR="00000000" w:rsidRDefault="007C71EE">
      <w:pPr>
        <w:pStyle w:val="a"/>
        <w:rPr>
          <w:rFonts w:hint="cs"/>
          <w:rtl/>
        </w:rPr>
      </w:pPr>
      <w:r>
        <w:rPr>
          <w:rFonts w:hint="cs"/>
          <w:rtl/>
        </w:rPr>
        <w:t>נעבור להסתייגותו של חבר הכנסת אלי בן-מנחם. מי בעד? מי נגד? מי נמנע?</w:t>
      </w:r>
    </w:p>
    <w:p w14:paraId="35C5C0D0" w14:textId="77777777" w:rsidR="00000000" w:rsidRDefault="007C71EE">
      <w:pPr>
        <w:pStyle w:val="a"/>
        <w:rPr>
          <w:rFonts w:hint="cs"/>
          <w:rtl/>
        </w:rPr>
      </w:pPr>
    </w:p>
    <w:p w14:paraId="7E82AD59" w14:textId="77777777" w:rsidR="00000000" w:rsidRDefault="007C71EE">
      <w:pPr>
        <w:pStyle w:val="a"/>
        <w:jc w:val="center"/>
        <w:rPr>
          <w:rFonts w:hint="cs"/>
          <w:b/>
          <w:bCs/>
          <w:rtl/>
        </w:rPr>
      </w:pPr>
      <w:r>
        <w:rPr>
          <w:rFonts w:hint="cs"/>
          <w:b/>
          <w:bCs/>
          <w:rtl/>
        </w:rPr>
        <w:t>הצבעה</w:t>
      </w:r>
    </w:p>
    <w:p w14:paraId="76411B9A" w14:textId="77777777" w:rsidR="00000000" w:rsidRDefault="007C71EE">
      <w:pPr>
        <w:pStyle w:val="a"/>
        <w:jc w:val="center"/>
        <w:rPr>
          <w:rFonts w:hint="cs"/>
          <w:rtl/>
        </w:rPr>
      </w:pPr>
    </w:p>
    <w:p w14:paraId="3ACCCEEB" w14:textId="77777777" w:rsidR="00000000" w:rsidRDefault="007C71EE">
      <w:pPr>
        <w:pStyle w:val="a"/>
        <w:jc w:val="center"/>
        <w:rPr>
          <w:rFonts w:hint="cs"/>
          <w:rtl/>
        </w:rPr>
      </w:pPr>
      <w:r>
        <w:rPr>
          <w:rFonts w:hint="cs"/>
          <w:rtl/>
        </w:rPr>
        <w:t xml:space="preserve">ההסתייגות של חבר הכנסת אלי בן-מנחם לסעיף 17(1) לא נתקבלה. </w:t>
      </w:r>
    </w:p>
    <w:p w14:paraId="5E2ADD78" w14:textId="77777777" w:rsidR="00000000" w:rsidRDefault="007C71EE">
      <w:pPr>
        <w:pStyle w:val="a"/>
        <w:ind w:firstLine="0"/>
        <w:rPr>
          <w:rFonts w:hint="cs"/>
          <w:rtl/>
        </w:rPr>
      </w:pPr>
    </w:p>
    <w:p w14:paraId="2D7F251A" w14:textId="77777777" w:rsidR="00000000" w:rsidRDefault="007C71EE">
      <w:pPr>
        <w:pStyle w:val="ad"/>
        <w:rPr>
          <w:rtl/>
        </w:rPr>
      </w:pPr>
      <w:r>
        <w:rPr>
          <w:rtl/>
        </w:rPr>
        <w:t>היו"ר ראובן ריבלין:</w:t>
      </w:r>
    </w:p>
    <w:p w14:paraId="01BF2E7D" w14:textId="77777777" w:rsidR="00000000" w:rsidRDefault="007C71EE">
      <w:pPr>
        <w:pStyle w:val="a"/>
        <w:rPr>
          <w:rtl/>
        </w:rPr>
      </w:pPr>
    </w:p>
    <w:p w14:paraId="1E67354C" w14:textId="77777777" w:rsidR="00000000" w:rsidRDefault="007C71EE">
      <w:pPr>
        <w:pStyle w:val="a"/>
        <w:rPr>
          <w:rFonts w:hint="cs"/>
          <w:rtl/>
        </w:rPr>
      </w:pPr>
      <w:r>
        <w:rPr>
          <w:rFonts w:hint="cs"/>
          <w:rtl/>
        </w:rPr>
        <w:t xml:space="preserve">הסתייגותו של חבר הכנסת בן-מנחם לא נתקבלה. </w:t>
      </w:r>
    </w:p>
    <w:p w14:paraId="78746DD0" w14:textId="77777777" w:rsidR="00000000" w:rsidRDefault="007C71EE">
      <w:pPr>
        <w:pStyle w:val="a"/>
        <w:rPr>
          <w:rFonts w:hint="cs"/>
          <w:rtl/>
        </w:rPr>
      </w:pPr>
    </w:p>
    <w:p w14:paraId="25A5C72A" w14:textId="77777777" w:rsidR="00000000" w:rsidRDefault="007C71EE">
      <w:pPr>
        <w:pStyle w:val="a"/>
        <w:rPr>
          <w:rFonts w:hint="cs"/>
          <w:rtl/>
        </w:rPr>
      </w:pPr>
      <w:r>
        <w:rPr>
          <w:rFonts w:hint="cs"/>
          <w:rtl/>
        </w:rPr>
        <w:t>נעבור להסתייגות חבר הכנסת אלי י</w:t>
      </w:r>
      <w:r>
        <w:rPr>
          <w:rFonts w:hint="cs"/>
          <w:rtl/>
        </w:rPr>
        <w:t>שי. מי בעד הסתייגותו? מי נגד? מי נמנע?</w:t>
      </w:r>
    </w:p>
    <w:p w14:paraId="63D660CF" w14:textId="77777777" w:rsidR="00000000" w:rsidRDefault="007C71EE">
      <w:pPr>
        <w:pStyle w:val="a"/>
        <w:rPr>
          <w:rFonts w:hint="cs"/>
          <w:rtl/>
        </w:rPr>
      </w:pPr>
    </w:p>
    <w:p w14:paraId="324CDB23" w14:textId="77777777" w:rsidR="00000000" w:rsidRDefault="007C71EE">
      <w:pPr>
        <w:pStyle w:val="a"/>
        <w:jc w:val="center"/>
        <w:rPr>
          <w:b/>
          <w:bCs/>
          <w:rtl/>
        </w:rPr>
      </w:pPr>
    </w:p>
    <w:p w14:paraId="497FA3CF" w14:textId="77777777" w:rsidR="00000000" w:rsidRDefault="007C71EE">
      <w:pPr>
        <w:pStyle w:val="a"/>
        <w:jc w:val="center"/>
        <w:rPr>
          <w:rFonts w:hint="cs"/>
          <w:b/>
          <w:bCs/>
          <w:rtl/>
        </w:rPr>
      </w:pPr>
      <w:r>
        <w:rPr>
          <w:rFonts w:hint="cs"/>
          <w:b/>
          <w:bCs/>
          <w:rtl/>
        </w:rPr>
        <w:t>הצבעה</w:t>
      </w:r>
    </w:p>
    <w:p w14:paraId="40BC0AB9" w14:textId="77777777" w:rsidR="00000000" w:rsidRDefault="007C71EE">
      <w:pPr>
        <w:pStyle w:val="a"/>
        <w:jc w:val="center"/>
        <w:rPr>
          <w:rFonts w:hint="cs"/>
          <w:b/>
          <w:bCs/>
          <w:rtl/>
        </w:rPr>
      </w:pPr>
    </w:p>
    <w:p w14:paraId="08F442D6" w14:textId="77777777" w:rsidR="00000000" w:rsidRDefault="007C71EE">
      <w:pPr>
        <w:pStyle w:val="a"/>
        <w:jc w:val="center"/>
        <w:rPr>
          <w:rFonts w:hint="cs"/>
          <w:rtl/>
        </w:rPr>
      </w:pPr>
      <w:r>
        <w:rPr>
          <w:rFonts w:hint="cs"/>
          <w:rtl/>
        </w:rPr>
        <w:t>ההסתייגות של חבר הכנסת אליהו ישי לסעיף 17(1) לא נתקבלה.</w:t>
      </w:r>
    </w:p>
    <w:p w14:paraId="1DB4C73D" w14:textId="77777777" w:rsidR="00000000" w:rsidRDefault="007C71EE">
      <w:pPr>
        <w:pStyle w:val="a"/>
        <w:ind w:firstLine="0"/>
        <w:rPr>
          <w:rFonts w:hint="cs"/>
          <w:rtl/>
        </w:rPr>
      </w:pPr>
    </w:p>
    <w:p w14:paraId="3B4C2B2E" w14:textId="77777777" w:rsidR="00000000" w:rsidRDefault="007C71EE">
      <w:pPr>
        <w:pStyle w:val="ac"/>
        <w:rPr>
          <w:rtl/>
        </w:rPr>
      </w:pPr>
      <w:r>
        <w:rPr>
          <w:rFonts w:hint="eastAsia"/>
          <w:rtl/>
        </w:rPr>
        <w:t>קריאות</w:t>
      </w:r>
      <w:r>
        <w:rPr>
          <w:rtl/>
        </w:rPr>
        <w:t>:</w:t>
      </w:r>
    </w:p>
    <w:p w14:paraId="74214A24" w14:textId="77777777" w:rsidR="00000000" w:rsidRDefault="007C71EE">
      <w:pPr>
        <w:pStyle w:val="a"/>
        <w:rPr>
          <w:rFonts w:hint="cs"/>
          <w:rtl/>
        </w:rPr>
      </w:pPr>
    </w:p>
    <w:p w14:paraId="3C263D64" w14:textId="77777777" w:rsidR="00000000" w:rsidRDefault="007C71EE">
      <w:pPr>
        <w:pStyle w:val="a"/>
        <w:rPr>
          <w:rFonts w:hint="cs"/>
          <w:rtl/>
        </w:rPr>
      </w:pPr>
      <w:r>
        <w:rPr>
          <w:rFonts w:hint="cs"/>
          <w:rtl/>
        </w:rPr>
        <w:t>נא להצביע. נא להצביע.</w:t>
      </w:r>
    </w:p>
    <w:p w14:paraId="220DF7FA" w14:textId="77777777" w:rsidR="00000000" w:rsidRDefault="007C71EE">
      <w:pPr>
        <w:pStyle w:val="a"/>
        <w:ind w:firstLine="0"/>
        <w:rPr>
          <w:rFonts w:hint="cs"/>
          <w:rtl/>
        </w:rPr>
      </w:pPr>
    </w:p>
    <w:p w14:paraId="0CEEF2B6" w14:textId="77777777" w:rsidR="00000000" w:rsidRDefault="007C71EE">
      <w:pPr>
        <w:pStyle w:val="ad"/>
        <w:rPr>
          <w:rtl/>
        </w:rPr>
      </w:pPr>
      <w:r>
        <w:rPr>
          <w:rtl/>
        </w:rPr>
        <w:t>היו"ר ראובן ריבלין:</w:t>
      </w:r>
    </w:p>
    <w:p w14:paraId="45E1EF22" w14:textId="77777777" w:rsidR="00000000" w:rsidRDefault="007C71EE">
      <w:pPr>
        <w:pStyle w:val="a"/>
        <w:rPr>
          <w:rtl/>
        </w:rPr>
      </w:pPr>
    </w:p>
    <w:p w14:paraId="079FBBFA" w14:textId="77777777" w:rsidR="00000000" w:rsidRDefault="007C71EE">
      <w:pPr>
        <w:pStyle w:val="a"/>
        <w:rPr>
          <w:rFonts w:hint="cs"/>
          <w:rtl/>
        </w:rPr>
      </w:pPr>
      <w:r>
        <w:rPr>
          <w:rFonts w:hint="cs"/>
          <w:rtl/>
        </w:rPr>
        <w:t>חברי הכנסת, אני מקיים הצבעה אלקטרונית על הצעתו של חבר הכנסת ישי. נא להצביע. מי בעד? מי נגד? מי נמנ</w:t>
      </w:r>
      <w:r>
        <w:rPr>
          <w:rFonts w:hint="cs"/>
          <w:rtl/>
        </w:rPr>
        <w:t>ע?</w:t>
      </w:r>
    </w:p>
    <w:p w14:paraId="15FB2A62" w14:textId="77777777" w:rsidR="00000000" w:rsidRDefault="007C71EE">
      <w:pPr>
        <w:pStyle w:val="a"/>
        <w:rPr>
          <w:rFonts w:hint="cs"/>
          <w:rtl/>
        </w:rPr>
      </w:pPr>
    </w:p>
    <w:p w14:paraId="5F95ACCB" w14:textId="77777777" w:rsidR="00000000" w:rsidRDefault="007C71EE">
      <w:pPr>
        <w:pStyle w:val="a"/>
        <w:jc w:val="center"/>
        <w:rPr>
          <w:rFonts w:hint="cs"/>
          <w:b/>
          <w:bCs/>
          <w:rtl/>
        </w:rPr>
      </w:pPr>
      <w:r>
        <w:rPr>
          <w:rFonts w:hint="cs"/>
          <w:b/>
          <w:bCs/>
          <w:rtl/>
        </w:rPr>
        <w:t>הצבעה מס' 38</w:t>
      </w:r>
    </w:p>
    <w:p w14:paraId="0C12D49F" w14:textId="77777777" w:rsidR="00000000" w:rsidRDefault="007C71EE">
      <w:pPr>
        <w:pStyle w:val="a"/>
        <w:jc w:val="center"/>
        <w:rPr>
          <w:rFonts w:hint="cs"/>
          <w:b/>
          <w:bCs/>
          <w:rtl/>
        </w:rPr>
      </w:pPr>
    </w:p>
    <w:p w14:paraId="49738851"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45</w:t>
      </w:r>
    </w:p>
    <w:p w14:paraId="704159E0" w14:textId="77777777" w:rsidR="00000000" w:rsidRDefault="007C71EE">
      <w:pPr>
        <w:pStyle w:val="a"/>
        <w:jc w:val="center"/>
        <w:rPr>
          <w:rFonts w:hint="cs"/>
          <w:rtl/>
        </w:rPr>
      </w:pPr>
      <w:r>
        <w:rPr>
          <w:rFonts w:hint="cs"/>
          <w:rtl/>
        </w:rPr>
        <w:t xml:space="preserve">נגד </w:t>
      </w:r>
      <w:r>
        <w:rPr>
          <w:rtl/>
        </w:rPr>
        <w:t>–</w:t>
      </w:r>
      <w:r>
        <w:rPr>
          <w:rFonts w:hint="cs"/>
          <w:rtl/>
        </w:rPr>
        <w:t xml:space="preserve"> 57</w:t>
      </w:r>
    </w:p>
    <w:p w14:paraId="1621C709"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28DD6409" w14:textId="77777777" w:rsidR="00000000" w:rsidRDefault="007C71EE">
      <w:pPr>
        <w:pStyle w:val="a"/>
        <w:jc w:val="center"/>
        <w:rPr>
          <w:rFonts w:hint="cs"/>
          <w:rtl/>
        </w:rPr>
      </w:pPr>
      <w:r>
        <w:rPr>
          <w:rFonts w:hint="cs"/>
          <w:rtl/>
        </w:rPr>
        <w:t>ההסתייגות של חבר הכנסת אליהו ישי לסעיף 17(1) לא נתקבלה.</w:t>
      </w:r>
    </w:p>
    <w:p w14:paraId="505376D9" w14:textId="77777777" w:rsidR="00000000" w:rsidRDefault="007C71EE">
      <w:pPr>
        <w:pStyle w:val="a"/>
        <w:ind w:firstLine="0"/>
        <w:rPr>
          <w:rFonts w:hint="cs"/>
          <w:rtl/>
        </w:rPr>
      </w:pPr>
    </w:p>
    <w:p w14:paraId="2D034AE9" w14:textId="77777777" w:rsidR="00000000" w:rsidRDefault="007C71EE">
      <w:pPr>
        <w:pStyle w:val="ad"/>
        <w:rPr>
          <w:rtl/>
        </w:rPr>
      </w:pPr>
      <w:r>
        <w:rPr>
          <w:rtl/>
        </w:rPr>
        <w:t>היו"ר ראובן ריבלין:</w:t>
      </w:r>
    </w:p>
    <w:p w14:paraId="725D8B95" w14:textId="77777777" w:rsidR="00000000" w:rsidRDefault="007C71EE">
      <w:pPr>
        <w:pStyle w:val="a"/>
        <w:rPr>
          <w:rtl/>
        </w:rPr>
      </w:pPr>
    </w:p>
    <w:p w14:paraId="09C0C326" w14:textId="77777777" w:rsidR="00000000" w:rsidRDefault="007C71EE">
      <w:pPr>
        <w:pStyle w:val="a"/>
        <w:rPr>
          <w:rFonts w:hint="cs"/>
          <w:rtl/>
        </w:rPr>
      </w:pPr>
      <w:r>
        <w:rPr>
          <w:rFonts w:hint="cs"/>
          <w:rtl/>
        </w:rPr>
        <w:t>57 נגד, 45 בעד. אני קובע שהסתייגותו של חבר הכנסת אלי ישי לא נתקבלה.</w:t>
      </w:r>
    </w:p>
    <w:p w14:paraId="430B518F" w14:textId="77777777" w:rsidR="00000000" w:rsidRDefault="007C71EE">
      <w:pPr>
        <w:pStyle w:val="a"/>
        <w:rPr>
          <w:rFonts w:hint="cs"/>
          <w:rtl/>
        </w:rPr>
      </w:pPr>
    </w:p>
    <w:p w14:paraId="2444C31A" w14:textId="77777777" w:rsidR="00000000" w:rsidRDefault="007C71EE">
      <w:pPr>
        <w:pStyle w:val="a"/>
        <w:rPr>
          <w:rFonts w:hint="cs"/>
          <w:rtl/>
        </w:rPr>
      </w:pPr>
      <w:r>
        <w:rPr>
          <w:rFonts w:hint="cs"/>
          <w:rtl/>
        </w:rPr>
        <w:t>נא להצביע על הסתייגות חבר הכנסת בניזרי. מי בעד? מי</w:t>
      </w:r>
      <w:r>
        <w:rPr>
          <w:rFonts w:hint="cs"/>
          <w:rtl/>
        </w:rPr>
        <w:t xml:space="preserve"> נגד? מי נמנע?</w:t>
      </w:r>
    </w:p>
    <w:p w14:paraId="7CFD825A" w14:textId="77777777" w:rsidR="00000000" w:rsidRDefault="007C71EE">
      <w:pPr>
        <w:pStyle w:val="a"/>
        <w:rPr>
          <w:rFonts w:hint="cs"/>
          <w:rtl/>
        </w:rPr>
      </w:pPr>
    </w:p>
    <w:p w14:paraId="247EA298" w14:textId="77777777" w:rsidR="00000000" w:rsidRDefault="007C71EE">
      <w:pPr>
        <w:pStyle w:val="a"/>
        <w:jc w:val="center"/>
        <w:rPr>
          <w:rFonts w:hint="cs"/>
          <w:b/>
          <w:bCs/>
          <w:rtl/>
        </w:rPr>
      </w:pPr>
      <w:r>
        <w:rPr>
          <w:rFonts w:hint="cs"/>
          <w:b/>
          <w:bCs/>
          <w:rtl/>
        </w:rPr>
        <w:t>הצבעה</w:t>
      </w:r>
    </w:p>
    <w:p w14:paraId="29306A47" w14:textId="77777777" w:rsidR="00000000" w:rsidRDefault="007C71EE">
      <w:pPr>
        <w:pStyle w:val="a"/>
        <w:jc w:val="center"/>
        <w:rPr>
          <w:rFonts w:hint="cs"/>
          <w:b/>
          <w:bCs/>
          <w:rtl/>
        </w:rPr>
      </w:pPr>
    </w:p>
    <w:p w14:paraId="4169DD17" w14:textId="77777777" w:rsidR="00000000" w:rsidRDefault="007C71EE">
      <w:pPr>
        <w:pStyle w:val="a"/>
        <w:jc w:val="center"/>
        <w:rPr>
          <w:rFonts w:hint="cs"/>
          <w:rtl/>
        </w:rPr>
      </w:pPr>
      <w:r>
        <w:rPr>
          <w:rFonts w:hint="cs"/>
          <w:rtl/>
        </w:rPr>
        <w:t>ההסתייגות של חבר הכנסת שלמה בניזרי לסעיף 17(1) לא נתקבלה.</w:t>
      </w:r>
    </w:p>
    <w:p w14:paraId="15539725" w14:textId="77777777" w:rsidR="00000000" w:rsidRDefault="007C71EE">
      <w:pPr>
        <w:pStyle w:val="a"/>
        <w:ind w:firstLine="0"/>
        <w:rPr>
          <w:rFonts w:hint="cs"/>
          <w:rtl/>
        </w:rPr>
      </w:pPr>
    </w:p>
    <w:p w14:paraId="42DA2D79" w14:textId="77777777" w:rsidR="00000000" w:rsidRDefault="007C71EE">
      <w:pPr>
        <w:pStyle w:val="ad"/>
        <w:rPr>
          <w:rtl/>
        </w:rPr>
      </w:pPr>
      <w:r>
        <w:rPr>
          <w:rtl/>
        </w:rPr>
        <w:t>היו"ר ראובן ריבלין:</w:t>
      </w:r>
    </w:p>
    <w:p w14:paraId="470F5C4A" w14:textId="77777777" w:rsidR="00000000" w:rsidRDefault="007C71EE">
      <w:pPr>
        <w:pStyle w:val="a"/>
        <w:rPr>
          <w:rtl/>
        </w:rPr>
      </w:pPr>
    </w:p>
    <w:p w14:paraId="33545ADA" w14:textId="77777777" w:rsidR="00000000" w:rsidRDefault="007C71EE">
      <w:pPr>
        <w:pStyle w:val="a"/>
        <w:rPr>
          <w:rFonts w:hint="cs"/>
          <w:rtl/>
        </w:rPr>
      </w:pPr>
      <w:r>
        <w:rPr>
          <w:rFonts w:hint="cs"/>
          <w:rtl/>
        </w:rPr>
        <w:t>מי בעד הסתייגות חבר הכנסת דהן? מי נגד? מי נמנע?</w:t>
      </w:r>
    </w:p>
    <w:p w14:paraId="462E1A1D" w14:textId="77777777" w:rsidR="00000000" w:rsidRDefault="007C71EE">
      <w:pPr>
        <w:pStyle w:val="a"/>
        <w:rPr>
          <w:rFonts w:hint="cs"/>
          <w:rtl/>
        </w:rPr>
      </w:pPr>
    </w:p>
    <w:p w14:paraId="71AC97DC" w14:textId="77777777" w:rsidR="00000000" w:rsidRDefault="007C71EE">
      <w:pPr>
        <w:pStyle w:val="a"/>
        <w:jc w:val="center"/>
        <w:rPr>
          <w:rFonts w:hint="cs"/>
          <w:b/>
          <w:bCs/>
          <w:rtl/>
        </w:rPr>
      </w:pPr>
      <w:r>
        <w:rPr>
          <w:rFonts w:hint="cs"/>
          <w:b/>
          <w:bCs/>
          <w:rtl/>
        </w:rPr>
        <w:t>הצבעה</w:t>
      </w:r>
    </w:p>
    <w:p w14:paraId="054ABE26" w14:textId="77777777" w:rsidR="00000000" w:rsidRDefault="007C71EE">
      <w:pPr>
        <w:pStyle w:val="a"/>
        <w:jc w:val="center"/>
        <w:rPr>
          <w:rFonts w:hint="cs"/>
          <w:rtl/>
        </w:rPr>
      </w:pPr>
    </w:p>
    <w:p w14:paraId="1F6D6896" w14:textId="77777777" w:rsidR="00000000" w:rsidRDefault="007C71EE">
      <w:pPr>
        <w:pStyle w:val="a"/>
        <w:jc w:val="center"/>
        <w:rPr>
          <w:rFonts w:hint="cs"/>
          <w:rtl/>
        </w:rPr>
      </w:pPr>
      <w:r>
        <w:rPr>
          <w:rFonts w:hint="cs"/>
          <w:rtl/>
        </w:rPr>
        <w:t>ההסתייגות של חבר הכנסת נסים דהן לסעיף 17(1) לא נתקבלה.</w:t>
      </w:r>
    </w:p>
    <w:p w14:paraId="4351FF7C" w14:textId="77777777" w:rsidR="00000000" w:rsidRDefault="007C71EE">
      <w:pPr>
        <w:pStyle w:val="a"/>
        <w:ind w:firstLine="0"/>
        <w:rPr>
          <w:rFonts w:hint="cs"/>
          <w:rtl/>
        </w:rPr>
      </w:pPr>
    </w:p>
    <w:p w14:paraId="3BC30C57" w14:textId="77777777" w:rsidR="00000000" w:rsidRDefault="007C71EE">
      <w:pPr>
        <w:pStyle w:val="ad"/>
        <w:rPr>
          <w:rtl/>
        </w:rPr>
      </w:pPr>
      <w:r>
        <w:rPr>
          <w:rtl/>
        </w:rPr>
        <w:t>היו"ר ראובן ריבלין:</w:t>
      </w:r>
    </w:p>
    <w:p w14:paraId="44BD4CB5" w14:textId="77777777" w:rsidR="00000000" w:rsidRDefault="007C71EE">
      <w:pPr>
        <w:pStyle w:val="a"/>
        <w:rPr>
          <w:rtl/>
        </w:rPr>
      </w:pPr>
    </w:p>
    <w:p w14:paraId="2D349332" w14:textId="77777777" w:rsidR="00000000" w:rsidRDefault="007C71EE">
      <w:pPr>
        <w:pStyle w:val="a"/>
        <w:rPr>
          <w:rFonts w:hint="cs"/>
          <w:rtl/>
        </w:rPr>
      </w:pPr>
      <w:r>
        <w:rPr>
          <w:rFonts w:hint="cs"/>
          <w:rtl/>
        </w:rPr>
        <w:t>הסתייגות חבר הכנסת ד</w:t>
      </w:r>
      <w:r>
        <w:rPr>
          <w:rFonts w:hint="cs"/>
          <w:rtl/>
        </w:rPr>
        <w:t xml:space="preserve">הן לא נתקבלה. </w:t>
      </w:r>
    </w:p>
    <w:p w14:paraId="54FFBE07" w14:textId="77777777" w:rsidR="00000000" w:rsidRDefault="007C71EE">
      <w:pPr>
        <w:pStyle w:val="a"/>
        <w:rPr>
          <w:rFonts w:hint="cs"/>
          <w:rtl/>
        </w:rPr>
      </w:pPr>
    </w:p>
    <w:p w14:paraId="7229FCB7" w14:textId="77777777" w:rsidR="00000000" w:rsidRDefault="007C71EE">
      <w:pPr>
        <w:pStyle w:val="a"/>
        <w:rPr>
          <w:rFonts w:hint="cs"/>
          <w:rtl/>
        </w:rPr>
      </w:pPr>
      <w:r>
        <w:rPr>
          <w:rFonts w:hint="cs"/>
          <w:rtl/>
        </w:rPr>
        <w:t>נעבור להסתייגות חבר הכנסת אמנון כהן. מי בעד? מי נגד? מי נמנע?</w:t>
      </w:r>
    </w:p>
    <w:p w14:paraId="4FD0E114" w14:textId="77777777" w:rsidR="00000000" w:rsidRDefault="007C71EE">
      <w:pPr>
        <w:pStyle w:val="a"/>
        <w:rPr>
          <w:rFonts w:hint="cs"/>
          <w:rtl/>
        </w:rPr>
      </w:pPr>
    </w:p>
    <w:p w14:paraId="1B57ABFC" w14:textId="77777777" w:rsidR="00000000" w:rsidRDefault="007C71EE">
      <w:pPr>
        <w:pStyle w:val="a"/>
        <w:jc w:val="center"/>
        <w:rPr>
          <w:rFonts w:hint="cs"/>
          <w:b/>
          <w:bCs/>
          <w:rtl/>
        </w:rPr>
      </w:pPr>
      <w:r>
        <w:rPr>
          <w:rFonts w:hint="cs"/>
          <w:b/>
          <w:bCs/>
          <w:rtl/>
        </w:rPr>
        <w:t>הצבעה</w:t>
      </w:r>
    </w:p>
    <w:p w14:paraId="0D6DB5B8" w14:textId="77777777" w:rsidR="00000000" w:rsidRDefault="007C71EE">
      <w:pPr>
        <w:pStyle w:val="a"/>
        <w:jc w:val="center"/>
        <w:rPr>
          <w:rFonts w:hint="cs"/>
          <w:b/>
          <w:bCs/>
          <w:rtl/>
        </w:rPr>
      </w:pPr>
    </w:p>
    <w:p w14:paraId="44E11F26" w14:textId="77777777" w:rsidR="00000000" w:rsidRDefault="007C71EE">
      <w:pPr>
        <w:pStyle w:val="a"/>
        <w:jc w:val="center"/>
        <w:rPr>
          <w:rFonts w:hint="cs"/>
          <w:rtl/>
        </w:rPr>
      </w:pPr>
      <w:r>
        <w:rPr>
          <w:rFonts w:hint="cs"/>
          <w:rtl/>
        </w:rPr>
        <w:t>ההסתייגות של חבר הכנסת אמנון כהן לסעיף 17(1) לא נתקבלה.</w:t>
      </w:r>
    </w:p>
    <w:p w14:paraId="0B74BD57" w14:textId="77777777" w:rsidR="00000000" w:rsidRDefault="007C71EE">
      <w:pPr>
        <w:pStyle w:val="a"/>
        <w:ind w:firstLine="0"/>
        <w:rPr>
          <w:rFonts w:hint="cs"/>
          <w:rtl/>
        </w:rPr>
      </w:pPr>
    </w:p>
    <w:p w14:paraId="18905F7E" w14:textId="77777777" w:rsidR="00000000" w:rsidRDefault="007C71EE">
      <w:pPr>
        <w:pStyle w:val="ad"/>
        <w:rPr>
          <w:rtl/>
        </w:rPr>
      </w:pPr>
      <w:r>
        <w:rPr>
          <w:rtl/>
        </w:rPr>
        <w:t>היו"ר ראובן ריבלין:</w:t>
      </w:r>
    </w:p>
    <w:p w14:paraId="75AC10AE" w14:textId="77777777" w:rsidR="00000000" w:rsidRDefault="007C71EE">
      <w:pPr>
        <w:pStyle w:val="a"/>
        <w:rPr>
          <w:rtl/>
        </w:rPr>
      </w:pPr>
    </w:p>
    <w:p w14:paraId="6508CDFB" w14:textId="77777777" w:rsidR="00000000" w:rsidRDefault="007C71EE">
      <w:pPr>
        <w:pStyle w:val="a"/>
        <w:rPr>
          <w:rFonts w:hint="cs"/>
          <w:rtl/>
        </w:rPr>
      </w:pPr>
      <w:r>
        <w:rPr>
          <w:rFonts w:hint="cs"/>
          <w:rtl/>
        </w:rPr>
        <w:t xml:space="preserve">הסתייגות חבר הכנסת אמנון כהן לא נתקבלה. </w:t>
      </w:r>
    </w:p>
    <w:p w14:paraId="1DD3103F" w14:textId="77777777" w:rsidR="00000000" w:rsidRDefault="007C71EE">
      <w:pPr>
        <w:pStyle w:val="a"/>
        <w:rPr>
          <w:rFonts w:hint="cs"/>
          <w:rtl/>
        </w:rPr>
      </w:pPr>
    </w:p>
    <w:p w14:paraId="4522F03E" w14:textId="77777777" w:rsidR="00000000" w:rsidRDefault="007C71EE">
      <w:pPr>
        <w:pStyle w:val="a"/>
        <w:rPr>
          <w:rFonts w:hint="cs"/>
          <w:rtl/>
        </w:rPr>
      </w:pPr>
      <w:r>
        <w:rPr>
          <w:rFonts w:hint="cs"/>
          <w:rtl/>
        </w:rPr>
        <w:t>נעבור להסתייגות חבר הכנסת יצחק כהן. מי בעד? מי נגד</w:t>
      </w:r>
      <w:r>
        <w:rPr>
          <w:rFonts w:hint="cs"/>
          <w:rtl/>
        </w:rPr>
        <w:t>? מי נמנע?</w:t>
      </w:r>
    </w:p>
    <w:p w14:paraId="68674C91" w14:textId="77777777" w:rsidR="00000000" w:rsidRDefault="007C71EE">
      <w:pPr>
        <w:pStyle w:val="a"/>
        <w:rPr>
          <w:rFonts w:hint="cs"/>
          <w:rtl/>
        </w:rPr>
      </w:pPr>
    </w:p>
    <w:p w14:paraId="5DF152E8" w14:textId="77777777" w:rsidR="00000000" w:rsidRDefault="007C71EE">
      <w:pPr>
        <w:pStyle w:val="a"/>
        <w:jc w:val="center"/>
        <w:rPr>
          <w:rFonts w:hint="cs"/>
          <w:b/>
          <w:bCs/>
          <w:rtl/>
        </w:rPr>
      </w:pPr>
      <w:r>
        <w:rPr>
          <w:rFonts w:hint="cs"/>
          <w:b/>
          <w:bCs/>
          <w:rtl/>
        </w:rPr>
        <w:t>הצבעה</w:t>
      </w:r>
    </w:p>
    <w:p w14:paraId="0E066E45" w14:textId="77777777" w:rsidR="00000000" w:rsidRDefault="007C71EE">
      <w:pPr>
        <w:pStyle w:val="a"/>
        <w:jc w:val="center"/>
        <w:rPr>
          <w:rFonts w:hint="cs"/>
          <w:b/>
          <w:bCs/>
          <w:rtl/>
        </w:rPr>
      </w:pPr>
    </w:p>
    <w:p w14:paraId="27C0F455" w14:textId="77777777" w:rsidR="00000000" w:rsidRDefault="007C71EE">
      <w:pPr>
        <w:pStyle w:val="a"/>
        <w:jc w:val="center"/>
        <w:rPr>
          <w:rFonts w:hint="cs"/>
          <w:rtl/>
        </w:rPr>
      </w:pPr>
      <w:r>
        <w:rPr>
          <w:rFonts w:hint="cs"/>
          <w:rtl/>
        </w:rPr>
        <w:t>ההסתייגות של חבר הכנסת יצחק כהן לסעיף 17(1) לא נתקבלה.</w:t>
      </w:r>
    </w:p>
    <w:p w14:paraId="306A1B40" w14:textId="77777777" w:rsidR="00000000" w:rsidRDefault="007C71EE">
      <w:pPr>
        <w:pStyle w:val="a"/>
        <w:ind w:firstLine="0"/>
        <w:rPr>
          <w:rFonts w:hint="cs"/>
          <w:rtl/>
        </w:rPr>
      </w:pPr>
    </w:p>
    <w:p w14:paraId="71A42CD4" w14:textId="77777777" w:rsidR="00000000" w:rsidRDefault="007C71EE">
      <w:pPr>
        <w:pStyle w:val="ad"/>
        <w:rPr>
          <w:rtl/>
        </w:rPr>
      </w:pPr>
      <w:r>
        <w:rPr>
          <w:rtl/>
        </w:rPr>
        <w:t>היו"ר ראובן ריבלין:</w:t>
      </w:r>
    </w:p>
    <w:p w14:paraId="4258C544" w14:textId="77777777" w:rsidR="00000000" w:rsidRDefault="007C71EE">
      <w:pPr>
        <w:pStyle w:val="a"/>
        <w:rPr>
          <w:rFonts w:hint="cs"/>
          <w:rtl/>
        </w:rPr>
      </w:pPr>
    </w:p>
    <w:p w14:paraId="62948C1B" w14:textId="77777777" w:rsidR="00000000" w:rsidRDefault="007C71EE">
      <w:pPr>
        <w:pStyle w:val="a"/>
        <w:rPr>
          <w:rFonts w:hint="cs"/>
          <w:rtl/>
        </w:rPr>
      </w:pPr>
      <w:r>
        <w:rPr>
          <w:rFonts w:hint="cs"/>
          <w:rtl/>
        </w:rPr>
        <w:t>ההסתייגות של חבר הכנסת יצחק כהן לסעיף 17(1) לא נתקבלה.</w:t>
      </w:r>
    </w:p>
    <w:p w14:paraId="77CFCFCE" w14:textId="77777777" w:rsidR="00000000" w:rsidRDefault="007C71EE">
      <w:pPr>
        <w:pStyle w:val="a"/>
        <w:rPr>
          <w:rtl/>
        </w:rPr>
      </w:pPr>
    </w:p>
    <w:p w14:paraId="7A641688" w14:textId="77777777" w:rsidR="00000000" w:rsidRDefault="007C71EE">
      <w:pPr>
        <w:pStyle w:val="a"/>
        <w:rPr>
          <w:rFonts w:hint="cs"/>
          <w:rtl/>
        </w:rPr>
      </w:pPr>
      <w:r>
        <w:rPr>
          <w:rFonts w:hint="cs"/>
          <w:rtl/>
        </w:rPr>
        <w:t xml:space="preserve">חבר הכנסת  אזולאי </w:t>
      </w:r>
      <w:r>
        <w:rPr>
          <w:rtl/>
        </w:rPr>
        <w:t>–</w:t>
      </w:r>
      <w:r>
        <w:rPr>
          <w:rFonts w:hint="cs"/>
          <w:rtl/>
        </w:rPr>
        <w:t xml:space="preserve"> מי בעד, מי נגד,  מי נמנע?</w:t>
      </w:r>
    </w:p>
    <w:p w14:paraId="6CC1539E" w14:textId="77777777" w:rsidR="00000000" w:rsidRDefault="007C71EE">
      <w:pPr>
        <w:pStyle w:val="a"/>
        <w:rPr>
          <w:rFonts w:hint="cs"/>
          <w:rtl/>
        </w:rPr>
      </w:pPr>
    </w:p>
    <w:p w14:paraId="4FB1CA1C" w14:textId="77777777" w:rsidR="00000000" w:rsidRDefault="007C71EE">
      <w:pPr>
        <w:pStyle w:val="a"/>
        <w:jc w:val="center"/>
        <w:rPr>
          <w:rFonts w:hint="cs"/>
          <w:b/>
          <w:bCs/>
          <w:rtl/>
        </w:rPr>
      </w:pPr>
      <w:r>
        <w:rPr>
          <w:rFonts w:hint="cs"/>
          <w:b/>
          <w:bCs/>
          <w:rtl/>
        </w:rPr>
        <w:t>הצבעה</w:t>
      </w:r>
    </w:p>
    <w:p w14:paraId="72A37BCC" w14:textId="77777777" w:rsidR="00000000" w:rsidRDefault="007C71EE">
      <w:pPr>
        <w:pStyle w:val="a"/>
        <w:jc w:val="center"/>
        <w:rPr>
          <w:rFonts w:hint="cs"/>
          <w:b/>
          <w:bCs/>
          <w:rtl/>
        </w:rPr>
      </w:pPr>
      <w:r>
        <w:rPr>
          <w:rFonts w:hint="cs"/>
          <w:b/>
          <w:bCs/>
          <w:rtl/>
        </w:rPr>
        <w:t xml:space="preserve"> </w:t>
      </w:r>
    </w:p>
    <w:p w14:paraId="04D122F8" w14:textId="77777777" w:rsidR="00000000" w:rsidRDefault="007C71EE">
      <w:pPr>
        <w:pStyle w:val="a"/>
        <w:jc w:val="center"/>
        <w:rPr>
          <w:rFonts w:hint="cs"/>
          <w:rtl/>
        </w:rPr>
      </w:pPr>
      <w:r>
        <w:rPr>
          <w:rFonts w:hint="cs"/>
          <w:rtl/>
        </w:rPr>
        <w:t>ההסתייגות  של  חבר הכנסת דוד אזולאי לסעיף 17(1) ל</w:t>
      </w:r>
      <w:r>
        <w:rPr>
          <w:rFonts w:hint="cs"/>
          <w:rtl/>
        </w:rPr>
        <w:t>א נתקבלה.</w:t>
      </w:r>
    </w:p>
    <w:p w14:paraId="66374042" w14:textId="77777777" w:rsidR="00000000" w:rsidRDefault="007C71EE">
      <w:pPr>
        <w:pStyle w:val="a"/>
        <w:jc w:val="center"/>
        <w:rPr>
          <w:rFonts w:hint="cs"/>
          <w:rtl/>
        </w:rPr>
      </w:pPr>
    </w:p>
    <w:p w14:paraId="70A91EB5" w14:textId="77777777" w:rsidR="00000000" w:rsidRDefault="007C71EE">
      <w:pPr>
        <w:pStyle w:val="ad"/>
        <w:rPr>
          <w:rtl/>
        </w:rPr>
      </w:pPr>
      <w:r>
        <w:rPr>
          <w:rtl/>
        </w:rPr>
        <w:t>היו"ר ראובן ריבלין:</w:t>
      </w:r>
    </w:p>
    <w:p w14:paraId="230BF3D3" w14:textId="77777777" w:rsidR="00000000" w:rsidRDefault="007C71EE">
      <w:pPr>
        <w:pStyle w:val="a"/>
        <w:rPr>
          <w:rFonts w:hint="cs"/>
          <w:rtl/>
        </w:rPr>
      </w:pPr>
    </w:p>
    <w:p w14:paraId="1C95B90D" w14:textId="77777777" w:rsidR="00000000" w:rsidRDefault="007C71EE">
      <w:pPr>
        <w:pStyle w:val="a"/>
        <w:rPr>
          <w:rFonts w:hint="cs"/>
          <w:rtl/>
        </w:rPr>
      </w:pPr>
      <w:r>
        <w:rPr>
          <w:rFonts w:hint="cs"/>
          <w:rtl/>
        </w:rPr>
        <w:t>הסתייגות אזולאי לא נתקבלה.</w:t>
      </w:r>
    </w:p>
    <w:p w14:paraId="36E8E191" w14:textId="77777777" w:rsidR="00000000" w:rsidRDefault="007C71EE">
      <w:pPr>
        <w:pStyle w:val="a"/>
        <w:rPr>
          <w:rFonts w:hint="cs"/>
          <w:rtl/>
        </w:rPr>
      </w:pPr>
    </w:p>
    <w:p w14:paraId="1F225A35" w14:textId="77777777" w:rsidR="00000000" w:rsidRDefault="007C71EE">
      <w:pPr>
        <w:pStyle w:val="a"/>
        <w:rPr>
          <w:rFonts w:hint="cs"/>
          <w:rtl/>
        </w:rPr>
      </w:pPr>
      <w:r>
        <w:rPr>
          <w:rFonts w:hint="cs"/>
          <w:rtl/>
        </w:rPr>
        <w:t xml:space="preserve">משולם נהרי </w:t>
      </w:r>
      <w:r>
        <w:rPr>
          <w:rtl/>
        </w:rPr>
        <w:t>–</w:t>
      </w:r>
      <w:r>
        <w:rPr>
          <w:rFonts w:hint="cs"/>
          <w:rtl/>
        </w:rPr>
        <w:t xml:space="preserve"> אינו נוכח. </w:t>
      </w:r>
    </w:p>
    <w:p w14:paraId="03EB77A1" w14:textId="77777777" w:rsidR="00000000" w:rsidRDefault="007C71EE">
      <w:pPr>
        <w:pStyle w:val="a"/>
        <w:rPr>
          <w:rFonts w:hint="cs"/>
          <w:rtl/>
        </w:rPr>
      </w:pPr>
    </w:p>
    <w:p w14:paraId="7B58FCD4" w14:textId="77777777" w:rsidR="00000000" w:rsidRDefault="007C71EE">
      <w:pPr>
        <w:pStyle w:val="a"/>
        <w:rPr>
          <w:rFonts w:hint="cs"/>
          <w:rtl/>
        </w:rPr>
      </w:pPr>
      <w:r>
        <w:rPr>
          <w:rFonts w:hint="cs"/>
          <w:rtl/>
        </w:rPr>
        <w:t>מי בעד הסתייגות וקנין, מי נגד, מי נמנע?</w:t>
      </w:r>
    </w:p>
    <w:p w14:paraId="1FE84AB4" w14:textId="77777777" w:rsidR="00000000" w:rsidRDefault="007C71EE">
      <w:pPr>
        <w:pStyle w:val="a"/>
        <w:rPr>
          <w:rFonts w:hint="cs"/>
          <w:rtl/>
        </w:rPr>
      </w:pPr>
    </w:p>
    <w:p w14:paraId="2D868E45" w14:textId="77777777" w:rsidR="00000000" w:rsidRDefault="007C71EE">
      <w:pPr>
        <w:pStyle w:val="a"/>
        <w:rPr>
          <w:rFonts w:hint="cs"/>
          <w:rtl/>
        </w:rPr>
      </w:pPr>
    </w:p>
    <w:p w14:paraId="1E0CAD5B" w14:textId="77777777" w:rsidR="00000000" w:rsidRDefault="007C71EE">
      <w:pPr>
        <w:pStyle w:val="a"/>
        <w:jc w:val="center"/>
        <w:rPr>
          <w:rFonts w:hint="cs"/>
          <w:b/>
          <w:bCs/>
          <w:rtl/>
        </w:rPr>
      </w:pPr>
      <w:r>
        <w:rPr>
          <w:rFonts w:hint="cs"/>
          <w:b/>
          <w:bCs/>
          <w:rtl/>
        </w:rPr>
        <w:t>הצבעה</w:t>
      </w:r>
    </w:p>
    <w:p w14:paraId="6763500D" w14:textId="77777777" w:rsidR="00000000" w:rsidRDefault="007C71EE">
      <w:pPr>
        <w:pStyle w:val="a"/>
        <w:jc w:val="center"/>
        <w:rPr>
          <w:rFonts w:hint="cs"/>
          <w:b/>
          <w:bCs/>
          <w:rtl/>
        </w:rPr>
      </w:pPr>
      <w:r>
        <w:rPr>
          <w:rFonts w:hint="cs"/>
          <w:b/>
          <w:bCs/>
          <w:rtl/>
        </w:rPr>
        <w:t xml:space="preserve"> </w:t>
      </w:r>
    </w:p>
    <w:p w14:paraId="6802F450" w14:textId="77777777" w:rsidR="00000000" w:rsidRDefault="007C71EE">
      <w:pPr>
        <w:pStyle w:val="a"/>
        <w:jc w:val="center"/>
        <w:rPr>
          <w:rFonts w:hint="cs"/>
          <w:rtl/>
        </w:rPr>
      </w:pPr>
      <w:r>
        <w:rPr>
          <w:rFonts w:hint="cs"/>
          <w:rtl/>
        </w:rPr>
        <w:t>ההסתייגות  של  חבר הכנסת  יצחק וקנין לסעיף 17(1) לא נתקבלה.</w:t>
      </w:r>
    </w:p>
    <w:p w14:paraId="546388FD" w14:textId="77777777" w:rsidR="00000000" w:rsidRDefault="007C71EE">
      <w:pPr>
        <w:pStyle w:val="a"/>
        <w:jc w:val="center"/>
        <w:rPr>
          <w:rFonts w:hint="cs"/>
          <w:rtl/>
        </w:rPr>
      </w:pPr>
    </w:p>
    <w:p w14:paraId="098B2948" w14:textId="77777777" w:rsidR="00000000" w:rsidRDefault="007C71EE">
      <w:pPr>
        <w:pStyle w:val="ad"/>
        <w:rPr>
          <w:rtl/>
        </w:rPr>
      </w:pPr>
      <w:r>
        <w:rPr>
          <w:rtl/>
        </w:rPr>
        <w:t>היו"ר ראובן ריבלין:</w:t>
      </w:r>
    </w:p>
    <w:p w14:paraId="3ABB5AB1" w14:textId="77777777" w:rsidR="00000000" w:rsidRDefault="007C71EE">
      <w:pPr>
        <w:pStyle w:val="a"/>
        <w:rPr>
          <w:rFonts w:hint="cs"/>
          <w:rtl/>
        </w:rPr>
      </w:pPr>
    </w:p>
    <w:p w14:paraId="4093003B" w14:textId="77777777" w:rsidR="00000000" w:rsidRDefault="007C71EE">
      <w:pPr>
        <w:pStyle w:val="a"/>
        <w:rPr>
          <w:rFonts w:hint="cs"/>
          <w:rtl/>
        </w:rPr>
      </w:pPr>
      <w:r>
        <w:rPr>
          <w:rFonts w:hint="cs"/>
          <w:rtl/>
        </w:rPr>
        <w:t>הסתייגות וקנין לא נתקבלה.</w:t>
      </w:r>
    </w:p>
    <w:p w14:paraId="627CBFA8" w14:textId="77777777" w:rsidR="00000000" w:rsidRDefault="007C71EE">
      <w:pPr>
        <w:pStyle w:val="a"/>
        <w:rPr>
          <w:rFonts w:hint="cs"/>
          <w:rtl/>
        </w:rPr>
      </w:pPr>
    </w:p>
    <w:p w14:paraId="66D18345" w14:textId="77777777" w:rsidR="00000000" w:rsidRDefault="007C71EE">
      <w:pPr>
        <w:pStyle w:val="a"/>
        <w:rPr>
          <w:rFonts w:hint="cs"/>
          <w:rtl/>
        </w:rPr>
      </w:pPr>
      <w:r>
        <w:rPr>
          <w:rFonts w:hint="cs"/>
          <w:rtl/>
        </w:rPr>
        <w:t>הסתייגות חב</w:t>
      </w:r>
      <w:r>
        <w:rPr>
          <w:rFonts w:hint="cs"/>
          <w:rtl/>
        </w:rPr>
        <w:t xml:space="preserve">ר הכנסת יאיר פרץ </w:t>
      </w:r>
      <w:r>
        <w:rPr>
          <w:rtl/>
        </w:rPr>
        <w:t>–</w:t>
      </w:r>
      <w:r>
        <w:rPr>
          <w:rFonts w:hint="cs"/>
          <w:rtl/>
        </w:rPr>
        <w:t xml:space="preserve"> מי בעד, מי נגד,  מי נמנע?</w:t>
      </w:r>
    </w:p>
    <w:p w14:paraId="0EA5D5D8" w14:textId="77777777" w:rsidR="00000000" w:rsidRDefault="007C71EE">
      <w:pPr>
        <w:pStyle w:val="a"/>
        <w:rPr>
          <w:rFonts w:hint="cs"/>
          <w:rtl/>
        </w:rPr>
      </w:pPr>
    </w:p>
    <w:p w14:paraId="0B0988E7" w14:textId="77777777" w:rsidR="00000000" w:rsidRDefault="007C71EE">
      <w:pPr>
        <w:pStyle w:val="a"/>
        <w:jc w:val="center"/>
        <w:rPr>
          <w:rFonts w:hint="cs"/>
          <w:b/>
          <w:bCs/>
          <w:rtl/>
        </w:rPr>
      </w:pPr>
      <w:r>
        <w:rPr>
          <w:rFonts w:hint="cs"/>
          <w:b/>
          <w:bCs/>
          <w:rtl/>
        </w:rPr>
        <w:t>הצבעה</w:t>
      </w:r>
    </w:p>
    <w:p w14:paraId="07D5B9B2" w14:textId="77777777" w:rsidR="00000000" w:rsidRDefault="007C71EE">
      <w:pPr>
        <w:pStyle w:val="a"/>
        <w:jc w:val="center"/>
        <w:rPr>
          <w:rFonts w:hint="cs"/>
          <w:b/>
          <w:bCs/>
          <w:rtl/>
        </w:rPr>
      </w:pPr>
      <w:r>
        <w:rPr>
          <w:rFonts w:hint="cs"/>
          <w:b/>
          <w:bCs/>
          <w:rtl/>
        </w:rPr>
        <w:t xml:space="preserve"> </w:t>
      </w:r>
    </w:p>
    <w:p w14:paraId="2D41A8D9" w14:textId="77777777" w:rsidR="00000000" w:rsidRDefault="007C71EE">
      <w:pPr>
        <w:pStyle w:val="a"/>
        <w:jc w:val="center"/>
        <w:rPr>
          <w:rFonts w:hint="cs"/>
          <w:rtl/>
        </w:rPr>
      </w:pPr>
      <w:r>
        <w:rPr>
          <w:rFonts w:hint="cs"/>
          <w:rtl/>
        </w:rPr>
        <w:t>ההסתייגות  של  חבר הכנסת  יאיר פרץ לסעיף 17(1) לא נתקבלה.</w:t>
      </w:r>
    </w:p>
    <w:p w14:paraId="4AF755BD" w14:textId="77777777" w:rsidR="00000000" w:rsidRDefault="007C71EE">
      <w:pPr>
        <w:pStyle w:val="a"/>
        <w:jc w:val="center"/>
        <w:rPr>
          <w:rFonts w:hint="cs"/>
          <w:rtl/>
        </w:rPr>
      </w:pPr>
    </w:p>
    <w:p w14:paraId="0DA10363" w14:textId="77777777" w:rsidR="00000000" w:rsidRDefault="007C71EE">
      <w:pPr>
        <w:pStyle w:val="ad"/>
        <w:rPr>
          <w:rtl/>
        </w:rPr>
      </w:pPr>
      <w:r>
        <w:rPr>
          <w:rtl/>
        </w:rPr>
        <w:t>היו"ר ראובן ריבלין:</w:t>
      </w:r>
    </w:p>
    <w:p w14:paraId="750BAAA1" w14:textId="77777777" w:rsidR="00000000" w:rsidRDefault="007C71EE">
      <w:pPr>
        <w:pStyle w:val="a"/>
        <w:rPr>
          <w:rFonts w:hint="cs"/>
          <w:rtl/>
        </w:rPr>
      </w:pPr>
    </w:p>
    <w:p w14:paraId="5B9DCF22" w14:textId="77777777" w:rsidR="00000000" w:rsidRDefault="007C71EE">
      <w:pPr>
        <w:pStyle w:val="a"/>
        <w:rPr>
          <w:rFonts w:hint="cs"/>
          <w:rtl/>
        </w:rPr>
      </w:pPr>
      <w:r>
        <w:rPr>
          <w:rFonts w:hint="cs"/>
          <w:rtl/>
        </w:rPr>
        <w:t>הסתייגות  פרץ לא נתקבלה.</w:t>
      </w:r>
    </w:p>
    <w:p w14:paraId="502033E0" w14:textId="77777777" w:rsidR="00000000" w:rsidRDefault="007C71EE">
      <w:pPr>
        <w:pStyle w:val="a"/>
        <w:rPr>
          <w:rFonts w:hint="cs"/>
          <w:rtl/>
        </w:rPr>
      </w:pPr>
    </w:p>
    <w:p w14:paraId="7E73011F" w14:textId="77777777" w:rsidR="00000000" w:rsidRDefault="007C71EE">
      <w:pPr>
        <w:pStyle w:val="a"/>
        <w:rPr>
          <w:rFonts w:hint="cs"/>
          <w:rtl/>
        </w:rPr>
      </w:pPr>
      <w:r>
        <w:rPr>
          <w:rFonts w:hint="cs"/>
          <w:rtl/>
        </w:rPr>
        <w:t xml:space="preserve">הסתייגות חבר הכנסת נסים זאב </w:t>
      </w:r>
      <w:r>
        <w:rPr>
          <w:rtl/>
        </w:rPr>
        <w:t>–</w:t>
      </w:r>
      <w:r>
        <w:rPr>
          <w:rFonts w:hint="cs"/>
          <w:rtl/>
        </w:rPr>
        <w:t xml:space="preserve"> אינו נוכח, לא מצביעים. </w:t>
      </w:r>
    </w:p>
    <w:p w14:paraId="1CFEFFEB" w14:textId="77777777" w:rsidR="00000000" w:rsidRDefault="007C71EE">
      <w:pPr>
        <w:pStyle w:val="a"/>
        <w:rPr>
          <w:rFonts w:hint="cs"/>
          <w:rtl/>
        </w:rPr>
      </w:pPr>
    </w:p>
    <w:p w14:paraId="7DACA55F" w14:textId="77777777" w:rsidR="00000000" w:rsidRDefault="007C71EE">
      <w:pPr>
        <w:pStyle w:val="a"/>
        <w:rPr>
          <w:rFonts w:hint="cs"/>
          <w:rtl/>
        </w:rPr>
      </w:pPr>
      <w:r>
        <w:rPr>
          <w:rFonts w:hint="cs"/>
          <w:rtl/>
        </w:rPr>
        <w:t xml:space="preserve">יעקב מרגי  </w:t>
      </w:r>
      <w:r>
        <w:rPr>
          <w:rtl/>
        </w:rPr>
        <w:t>–</w:t>
      </w:r>
      <w:r>
        <w:rPr>
          <w:rFonts w:hint="cs"/>
          <w:rtl/>
        </w:rPr>
        <w:t xml:space="preserve"> מי בעד, מי נגד,  מי נמנע?</w:t>
      </w:r>
    </w:p>
    <w:p w14:paraId="635126E5" w14:textId="77777777" w:rsidR="00000000" w:rsidRDefault="007C71EE">
      <w:pPr>
        <w:pStyle w:val="a"/>
        <w:rPr>
          <w:rFonts w:hint="cs"/>
          <w:rtl/>
        </w:rPr>
      </w:pPr>
    </w:p>
    <w:p w14:paraId="3B4E02EC" w14:textId="77777777" w:rsidR="00000000" w:rsidRDefault="007C71EE">
      <w:pPr>
        <w:pStyle w:val="a"/>
        <w:jc w:val="center"/>
        <w:rPr>
          <w:rFonts w:hint="cs"/>
          <w:b/>
          <w:bCs/>
          <w:rtl/>
        </w:rPr>
      </w:pPr>
      <w:r>
        <w:rPr>
          <w:rFonts w:hint="cs"/>
          <w:b/>
          <w:bCs/>
          <w:rtl/>
        </w:rPr>
        <w:t>ה</w:t>
      </w:r>
      <w:r>
        <w:rPr>
          <w:rFonts w:hint="cs"/>
          <w:b/>
          <w:bCs/>
          <w:rtl/>
        </w:rPr>
        <w:t>צבעה</w:t>
      </w:r>
    </w:p>
    <w:p w14:paraId="3AD2E882" w14:textId="77777777" w:rsidR="00000000" w:rsidRDefault="007C71EE">
      <w:pPr>
        <w:pStyle w:val="a"/>
        <w:jc w:val="center"/>
        <w:rPr>
          <w:rFonts w:hint="cs"/>
          <w:b/>
          <w:bCs/>
          <w:rtl/>
        </w:rPr>
      </w:pPr>
      <w:r>
        <w:rPr>
          <w:rFonts w:hint="cs"/>
          <w:b/>
          <w:bCs/>
          <w:rtl/>
        </w:rPr>
        <w:t xml:space="preserve"> </w:t>
      </w:r>
    </w:p>
    <w:p w14:paraId="482E95B9" w14:textId="77777777" w:rsidR="00000000" w:rsidRDefault="007C71EE">
      <w:pPr>
        <w:pStyle w:val="a"/>
        <w:jc w:val="center"/>
        <w:rPr>
          <w:rFonts w:hint="cs"/>
          <w:rtl/>
        </w:rPr>
      </w:pPr>
      <w:r>
        <w:rPr>
          <w:rFonts w:hint="cs"/>
          <w:rtl/>
        </w:rPr>
        <w:t>ההסתייגות  של  חבר הכנסת יעקב מרגי  לסעיף 17(1) לא נתקבלה.</w:t>
      </w:r>
    </w:p>
    <w:p w14:paraId="3E32B386" w14:textId="77777777" w:rsidR="00000000" w:rsidRDefault="007C71EE">
      <w:pPr>
        <w:pStyle w:val="a"/>
        <w:jc w:val="center"/>
        <w:rPr>
          <w:rFonts w:hint="cs"/>
          <w:rtl/>
        </w:rPr>
      </w:pPr>
    </w:p>
    <w:p w14:paraId="3A1DE2F0" w14:textId="77777777" w:rsidR="00000000" w:rsidRDefault="007C71EE">
      <w:pPr>
        <w:pStyle w:val="ad"/>
        <w:rPr>
          <w:rtl/>
        </w:rPr>
      </w:pPr>
      <w:r>
        <w:rPr>
          <w:rtl/>
        </w:rPr>
        <w:t>היו"ר ראובן ריבלין:</w:t>
      </w:r>
    </w:p>
    <w:p w14:paraId="2797E110" w14:textId="77777777" w:rsidR="00000000" w:rsidRDefault="007C71EE">
      <w:pPr>
        <w:pStyle w:val="a"/>
        <w:rPr>
          <w:rFonts w:hint="cs"/>
          <w:rtl/>
        </w:rPr>
      </w:pPr>
    </w:p>
    <w:p w14:paraId="08A1EE6B" w14:textId="77777777" w:rsidR="00000000" w:rsidRDefault="007C71EE">
      <w:pPr>
        <w:pStyle w:val="a"/>
        <w:rPr>
          <w:rFonts w:hint="cs"/>
          <w:rtl/>
        </w:rPr>
      </w:pPr>
      <w:r>
        <w:rPr>
          <w:rFonts w:hint="cs"/>
          <w:rtl/>
        </w:rPr>
        <w:t>הסתייגות  מרגי לא נתקבלה.</w:t>
      </w:r>
    </w:p>
    <w:p w14:paraId="47443CE9" w14:textId="77777777" w:rsidR="00000000" w:rsidRDefault="007C71EE">
      <w:pPr>
        <w:pStyle w:val="a"/>
        <w:rPr>
          <w:rFonts w:hint="cs"/>
          <w:rtl/>
        </w:rPr>
      </w:pPr>
    </w:p>
    <w:p w14:paraId="1FE19FC5" w14:textId="77777777" w:rsidR="00000000" w:rsidRDefault="007C71EE">
      <w:pPr>
        <w:pStyle w:val="a"/>
        <w:rPr>
          <w:rFonts w:hint="cs"/>
          <w:rtl/>
        </w:rPr>
      </w:pPr>
      <w:r>
        <w:rPr>
          <w:rFonts w:hint="cs"/>
          <w:rtl/>
        </w:rPr>
        <w:t xml:space="preserve">הסתייגותו של חבר הכנסת יוסי שריד  </w:t>
      </w:r>
      <w:r>
        <w:rPr>
          <w:rtl/>
        </w:rPr>
        <w:t>–</w:t>
      </w:r>
      <w:r>
        <w:rPr>
          <w:rFonts w:hint="cs"/>
          <w:rtl/>
        </w:rPr>
        <w:t xml:space="preserve"> מי בעד, מי נגד,  מי נמנע? חבר הכנסת יוסי שריד, כששומעים את שמך, יש התייחסות אליך, או בעד או נגד. </w:t>
      </w:r>
    </w:p>
    <w:p w14:paraId="2DBB1C56" w14:textId="77777777" w:rsidR="00000000" w:rsidRDefault="007C71EE">
      <w:pPr>
        <w:pStyle w:val="a"/>
        <w:rPr>
          <w:rFonts w:hint="cs"/>
          <w:rtl/>
        </w:rPr>
      </w:pPr>
    </w:p>
    <w:p w14:paraId="7E3AEBED" w14:textId="77777777" w:rsidR="00000000" w:rsidRDefault="007C71EE">
      <w:pPr>
        <w:pStyle w:val="a"/>
        <w:jc w:val="center"/>
        <w:rPr>
          <w:rFonts w:hint="cs"/>
          <w:b/>
          <w:bCs/>
          <w:rtl/>
        </w:rPr>
      </w:pPr>
      <w:r>
        <w:rPr>
          <w:rFonts w:hint="cs"/>
          <w:b/>
          <w:bCs/>
          <w:rtl/>
        </w:rPr>
        <w:t>הצבעה</w:t>
      </w:r>
    </w:p>
    <w:p w14:paraId="3579D763" w14:textId="77777777" w:rsidR="00000000" w:rsidRDefault="007C71EE">
      <w:pPr>
        <w:pStyle w:val="a"/>
        <w:jc w:val="center"/>
        <w:rPr>
          <w:rFonts w:hint="cs"/>
          <w:b/>
          <w:bCs/>
          <w:rtl/>
        </w:rPr>
      </w:pPr>
      <w:r>
        <w:rPr>
          <w:rFonts w:hint="cs"/>
          <w:b/>
          <w:bCs/>
          <w:rtl/>
        </w:rPr>
        <w:t xml:space="preserve"> </w:t>
      </w:r>
    </w:p>
    <w:p w14:paraId="1E48C736" w14:textId="77777777" w:rsidR="00000000" w:rsidRDefault="007C71EE">
      <w:pPr>
        <w:pStyle w:val="a"/>
        <w:jc w:val="center"/>
        <w:rPr>
          <w:rFonts w:hint="cs"/>
          <w:rtl/>
        </w:rPr>
      </w:pPr>
      <w:r>
        <w:rPr>
          <w:rFonts w:hint="cs"/>
          <w:rtl/>
        </w:rPr>
        <w:t>ההסתייגות  של  חבר הכנסת  יוסי שריד לסעיף 17(1) לא נתקבלה.</w:t>
      </w:r>
    </w:p>
    <w:p w14:paraId="690F18B7" w14:textId="77777777" w:rsidR="00000000" w:rsidRDefault="007C71EE">
      <w:pPr>
        <w:pStyle w:val="a"/>
        <w:jc w:val="center"/>
        <w:rPr>
          <w:rFonts w:hint="cs"/>
          <w:rtl/>
        </w:rPr>
      </w:pPr>
    </w:p>
    <w:p w14:paraId="033403DE" w14:textId="77777777" w:rsidR="00000000" w:rsidRDefault="007C71EE">
      <w:pPr>
        <w:pStyle w:val="ad"/>
        <w:rPr>
          <w:rtl/>
        </w:rPr>
      </w:pPr>
      <w:r>
        <w:rPr>
          <w:rtl/>
        </w:rPr>
        <w:t>היו"ר ראובן ריבלין:</w:t>
      </w:r>
    </w:p>
    <w:p w14:paraId="7D8517E3" w14:textId="77777777" w:rsidR="00000000" w:rsidRDefault="007C71EE">
      <w:pPr>
        <w:pStyle w:val="a"/>
        <w:rPr>
          <w:rFonts w:hint="cs"/>
          <w:rtl/>
        </w:rPr>
      </w:pPr>
    </w:p>
    <w:p w14:paraId="75F2612A" w14:textId="77777777" w:rsidR="00000000" w:rsidRDefault="007C71EE">
      <w:pPr>
        <w:pStyle w:val="a"/>
        <w:rPr>
          <w:rFonts w:hint="cs"/>
          <w:rtl/>
        </w:rPr>
      </w:pPr>
      <w:r>
        <w:rPr>
          <w:rFonts w:hint="cs"/>
          <w:rtl/>
        </w:rPr>
        <w:t>הסתייגות שריד  לא נתקבלה.</w:t>
      </w:r>
    </w:p>
    <w:p w14:paraId="6E868935" w14:textId="77777777" w:rsidR="00000000" w:rsidRDefault="007C71EE">
      <w:pPr>
        <w:pStyle w:val="a"/>
        <w:rPr>
          <w:rFonts w:hint="cs"/>
          <w:rtl/>
        </w:rPr>
      </w:pPr>
    </w:p>
    <w:p w14:paraId="3A4AA752" w14:textId="77777777" w:rsidR="00000000" w:rsidRDefault="007C71EE">
      <w:pPr>
        <w:pStyle w:val="a"/>
        <w:rPr>
          <w:rFonts w:hint="cs"/>
          <w:rtl/>
        </w:rPr>
      </w:pPr>
      <w:r>
        <w:rPr>
          <w:rFonts w:hint="cs"/>
          <w:rtl/>
        </w:rPr>
        <w:t xml:space="preserve">הסתייגות חיים אורון   </w:t>
      </w:r>
      <w:r>
        <w:rPr>
          <w:rtl/>
        </w:rPr>
        <w:t>–</w:t>
      </w:r>
      <w:r>
        <w:rPr>
          <w:rFonts w:hint="cs"/>
          <w:rtl/>
        </w:rPr>
        <w:t xml:space="preserve"> מי בעד, מי נגד,  מי נמנע?</w:t>
      </w:r>
    </w:p>
    <w:p w14:paraId="5D01D260" w14:textId="77777777" w:rsidR="00000000" w:rsidRDefault="007C71EE">
      <w:pPr>
        <w:pStyle w:val="a"/>
        <w:rPr>
          <w:rFonts w:hint="cs"/>
          <w:rtl/>
        </w:rPr>
      </w:pPr>
    </w:p>
    <w:p w14:paraId="29F081B2" w14:textId="77777777" w:rsidR="00000000" w:rsidRDefault="007C71EE">
      <w:pPr>
        <w:pStyle w:val="a"/>
        <w:jc w:val="center"/>
        <w:rPr>
          <w:rFonts w:hint="cs"/>
          <w:b/>
          <w:bCs/>
          <w:rtl/>
        </w:rPr>
      </w:pPr>
      <w:r>
        <w:rPr>
          <w:rFonts w:hint="cs"/>
          <w:b/>
          <w:bCs/>
          <w:rtl/>
        </w:rPr>
        <w:t>הצבעה</w:t>
      </w:r>
    </w:p>
    <w:p w14:paraId="0AAC54D2" w14:textId="77777777" w:rsidR="00000000" w:rsidRDefault="007C71EE">
      <w:pPr>
        <w:pStyle w:val="a"/>
        <w:jc w:val="center"/>
        <w:rPr>
          <w:rFonts w:hint="cs"/>
          <w:b/>
          <w:bCs/>
          <w:rtl/>
        </w:rPr>
      </w:pPr>
      <w:r>
        <w:rPr>
          <w:rFonts w:hint="cs"/>
          <w:b/>
          <w:bCs/>
          <w:rtl/>
        </w:rPr>
        <w:t xml:space="preserve"> </w:t>
      </w:r>
    </w:p>
    <w:p w14:paraId="103EB6E3" w14:textId="77777777" w:rsidR="00000000" w:rsidRDefault="007C71EE">
      <w:pPr>
        <w:pStyle w:val="a"/>
        <w:jc w:val="center"/>
        <w:rPr>
          <w:rFonts w:hint="cs"/>
          <w:rtl/>
        </w:rPr>
      </w:pPr>
      <w:r>
        <w:rPr>
          <w:rFonts w:hint="cs"/>
          <w:rtl/>
        </w:rPr>
        <w:t>ההסתייגות  של  חבר הכנסת חיים אורון לסעיף 17(1) לא נתקבלה.</w:t>
      </w:r>
    </w:p>
    <w:p w14:paraId="50FAD797" w14:textId="77777777" w:rsidR="00000000" w:rsidRDefault="007C71EE">
      <w:pPr>
        <w:pStyle w:val="a"/>
        <w:jc w:val="center"/>
        <w:rPr>
          <w:rFonts w:hint="cs"/>
          <w:rtl/>
        </w:rPr>
      </w:pPr>
    </w:p>
    <w:p w14:paraId="422D8D61" w14:textId="77777777" w:rsidR="00000000" w:rsidRDefault="007C71EE">
      <w:pPr>
        <w:pStyle w:val="ad"/>
        <w:rPr>
          <w:rtl/>
        </w:rPr>
      </w:pPr>
      <w:r>
        <w:rPr>
          <w:rtl/>
        </w:rPr>
        <w:t>היו"ר ראובן ריבלין:</w:t>
      </w:r>
    </w:p>
    <w:p w14:paraId="68958DB0" w14:textId="77777777" w:rsidR="00000000" w:rsidRDefault="007C71EE">
      <w:pPr>
        <w:pStyle w:val="a"/>
        <w:rPr>
          <w:rFonts w:hint="cs"/>
          <w:rtl/>
        </w:rPr>
      </w:pPr>
    </w:p>
    <w:p w14:paraId="4C6995C5" w14:textId="77777777" w:rsidR="00000000" w:rsidRDefault="007C71EE">
      <w:pPr>
        <w:pStyle w:val="a"/>
        <w:rPr>
          <w:rFonts w:hint="cs"/>
          <w:rtl/>
        </w:rPr>
      </w:pPr>
      <w:r>
        <w:rPr>
          <w:rFonts w:hint="cs"/>
          <w:rtl/>
        </w:rPr>
        <w:t>הסתייג</w:t>
      </w:r>
      <w:r>
        <w:rPr>
          <w:rFonts w:hint="cs"/>
          <w:rtl/>
        </w:rPr>
        <w:t>ות  אורון לא נתקבלה.</w:t>
      </w:r>
    </w:p>
    <w:p w14:paraId="09A37193" w14:textId="77777777" w:rsidR="00000000" w:rsidRDefault="007C71EE">
      <w:pPr>
        <w:pStyle w:val="a"/>
        <w:rPr>
          <w:rFonts w:hint="cs"/>
          <w:rtl/>
        </w:rPr>
      </w:pPr>
    </w:p>
    <w:p w14:paraId="5E48C10F" w14:textId="77777777" w:rsidR="00000000" w:rsidRDefault="007C71EE">
      <w:pPr>
        <w:pStyle w:val="a"/>
        <w:rPr>
          <w:rFonts w:hint="cs"/>
          <w:rtl/>
        </w:rPr>
      </w:pPr>
      <w:r>
        <w:rPr>
          <w:rFonts w:hint="cs"/>
          <w:rtl/>
        </w:rPr>
        <w:t xml:space="preserve">הסתייגות רן כהן   </w:t>
      </w:r>
      <w:r>
        <w:rPr>
          <w:rtl/>
        </w:rPr>
        <w:t>–</w:t>
      </w:r>
      <w:r>
        <w:rPr>
          <w:rFonts w:hint="cs"/>
          <w:rtl/>
        </w:rPr>
        <w:t xml:space="preserve"> מי בעד, מי נגד,  מי נמנע?</w:t>
      </w:r>
    </w:p>
    <w:p w14:paraId="2823402E" w14:textId="77777777" w:rsidR="00000000" w:rsidRDefault="007C71EE">
      <w:pPr>
        <w:pStyle w:val="a"/>
        <w:rPr>
          <w:rFonts w:hint="cs"/>
          <w:rtl/>
        </w:rPr>
      </w:pPr>
    </w:p>
    <w:p w14:paraId="6B61F57B" w14:textId="77777777" w:rsidR="00000000" w:rsidRDefault="007C71EE">
      <w:pPr>
        <w:pStyle w:val="a"/>
        <w:jc w:val="center"/>
        <w:rPr>
          <w:rFonts w:hint="cs"/>
          <w:b/>
          <w:bCs/>
          <w:rtl/>
        </w:rPr>
      </w:pPr>
      <w:r>
        <w:rPr>
          <w:rFonts w:hint="cs"/>
          <w:b/>
          <w:bCs/>
          <w:rtl/>
        </w:rPr>
        <w:t>הצבעה</w:t>
      </w:r>
    </w:p>
    <w:p w14:paraId="2813688B" w14:textId="77777777" w:rsidR="00000000" w:rsidRDefault="007C71EE">
      <w:pPr>
        <w:pStyle w:val="a"/>
        <w:jc w:val="center"/>
        <w:rPr>
          <w:rFonts w:hint="cs"/>
          <w:b/>
          <w:bCs/>
          <w:rtl/>
        </w:rPr>
      </w:pPr>
      <w:r>
        <w:rPr>
          <w:rFonts w:hint="cs"/>
          <w:b/>
          <w:bCs/>
          <w:rtl/>
        </w:rPr>
        <w:t xml:space="preserve"> </w:t>
      </w:r>
    </w:p>
    <w:p w14:paraId="0B9E75E4" w14:textId="77777777" w:rsidR="00000000" w:rsidRDefault="007C71EE">
      <w:pPr>
        <w:pStyle w:val="a"/>
        <w:jc w:val="center"/>
        <w:rPr>
          <w:rFonts w:hint="cs"/>
          <w:rtl/>
        </w:rPr>
      </w:pPr>
      <w:r>
        <w:rPr>
          <w:rFonts w:hint="cs"/>
          <w:rtl/>
        </w:rPr>
        <w:t>ההסתייגות  של  חבר הכנסת רן כהן  לסעיף 17(1) לא נתקבלה.</w:t>
      </w:r>
    </w:p>
    <w:p w14:paraId="591D53B0" w14:textId="77777777" w:rsidR="00000000" w:rsidRDefault="007C71EE">
      <w:pPr>
        <w:pStyle w:val="a"/>
        <w:jc w:val="center"/>
        <w:rPr>
          <w:rFonts w:hint="cs"/>
          <w:rtl/>
        </w:rPr>
      </w:pPr>
    </w:p>
    <w:p w14:paraId="5520790D" w14:textId="77777777" w:rsidR="00000000" w:rsidRDefault="007C71EE">
      <w:pPr>
        <w:pStyle w:val="ad"/>
        <w:rPr>
          <w:rtl/>
        </w:rPr>
      </w:pPr>
      <w:r>
        <w:rPr>
          <w:rtl/>
        </w:rPr>
        <w:t>היו"ר ראובן ריבלין:</w:t>
      </w:r>
    </w:p>
    <w:p w14:paraId="59D0DA10" w14:textId="77777777" w:rsidR="00000000" w:rsidRDefault="007C71EE">
      <w:pPr>
        <w:pStyle w:val="a"/>
        <w:rPr>
          <w:rFonts w:hint="cs"/>
          <w:rtl/>
        </w:rPr>
      </w:pPr>
    </w:p>
    <w:p w14:paraId="3C4A78B2" w14:textId="77777777" w:rsidR="00000000" w:rsidRDefault="007C71EE">
      <w:pPr>
        <w:pStyle w:val="a"/>
        <w:rPr>
          <w:rFonts w:hint="cs"/>
          <w:rtl/>
        </w:rPr>
      </w:pPr>
      <w:r>
        <w:rPr>
          <w:rFonts w:hint="cs"/>
          <w:rtl/>
        </w:rPr>
        <w:t>הסתייגות  רן כהן לא נתקבלה.</w:t>
      </w:r>
    </w:p>
    <w:p w14:paraId="10051930" w14:textId="77777777" w:rsidR="00000000" w:rsidRDefault="007C71EE">
      <w:pPr>
        <w:pStyle w:val="a"/>
        <w:rPr>
          <w:rFonts w:hint="cs"/>
          <w:rtl/>
        </w:rPr>
      </w:pPr>
    </w:p>
    <w:p w14:paraId="2EA3F5B8" w14:textId="77777777" w:rsidR="00000000" w:rsidRDefault="007C71EE">
      <w:pPr>
        <w:pStyle w:val="a"/>
        <w:rPr>
          <w:rFonts w:hint="cs"/>
          <w:rtl/>
        </w:rPr>
      </w:pPr>
      <w:r>
        <w:rPr>
          <w:rFonts w:hint="cs"/>
          <w:rtl/>
        </w:rPr>
        <w:t>רבותי חברי הכנסת, בעניין הסתייגותה של חברת הכנסת גלאון, אני קובע שתהיה ה</w:t>
      </w:r>
      <w:r>
        <w:rPr>
          <w:rFonts w:hint="cs"/>
          <w:rtl/>
        </w:rPr>
        <w:t xml:space="preserve">צבעה  אלקטרונית. נא להצביע. מי בעד, מי נגד, מי נמנע? </w:t>
      </w:r>
    </w:p>
    <w:p w14:paraId="63165EEC" w14:textId="77777777" w:rsidR="00000000" w:rsidRDefault="007C71EE">
      <w:pPr>
        <w:pStyle w:val="a"/>
        <w:rPr>
          <w:rFonts w:hint="cs"/>
          <w:rtl/>
        </w:rPr>
      </w:pPr>
    </w:p>
    <w:p w14:paraId="6C445DB9" w14:textId="77777777" w:rsidR="00000000" w:rsidRDefault="007C71EE">
      <w:pPr>
        <w:pStyle w:val="a"/>
        <w:rPr>
          <w:rFonts w:hint="cs"/>
          <w:rtl/>
        </w:rPr>
      </w:pPr>
      <w:r>
        <w:rPr>
          <w:rFonts w:hint="cs"/>
          <w:rtl/>
        </w:rPr>
        <w:t xml:space="preserve">רבותי, אם תשבו במקומותיכם ותצביעו נגמור הרבה יותר מהר. </w:t>
      </w:r>
    </w:p>
    <w:p w14:paraId="15CC61D2" w14:textId="77777777" w:rsidR="00000000" w:rsidRDefault="007C71EE">
      <w:pPr>
        <w:pStyle w:val="a"/>
        <w:rPr>
          <w:rFonts w:hint="cs"/>
          <w:rtl/>
        </w:rPr>
      </w:pPr>
    </w:p>
    <w:p w14:paraId="5CD16012" w14:textId="77777777" w:rsidR="00000000" w:rsidRDefault="007C71EE">
      <w:pPr>
        <w:pStyle w:val="a"/>
        <w:jc w:val="center"/>
        <w:rPr>
          <w:rFonts w:hint="cs"/>
          <w:b/>
          <w:bCs/>
          <w:rtl/>
        </w:rPr>
      </w:pPr>
      <w:r>
        <w:rPr>
          <w:rFonts w:hint="cs"/>
          <w:b/>
          <w:bCs/>
          <w:rtl/>
        </w:rPr>
        <w:t>הצבעה מס' 39</w:t>
      </w:r>
    </w:p>
    <w:p w14:paraId="675F87E0" w14:textId="77777777" w:rsidR="00000000" w:rsidRDefault="007C71EE">
      <w:pPr>
        <w:pStyle w:val="a"/>
        <w:jc w:val="center"/>
        <w:rPr>
          <w:rFonts w:hint="cs"/>
          <w:rtl/>
        </w:rPr>
      </w:pPr>
    </w:p>
    <w:p w14:paraId="56EC8772"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49</w:t>
      </w:r>
    </w:p>
    <w:p w14:paraId="4B150FE8" w14:textId="77777777" w:rsidR="00000000" w:rsidRDefault="007C71EE">
      <w:pPr>
        <w:pStyle w:val="a"/>
        <w:jc w:val="center"/>
        <w:rPr>
          <w:rFonts w:hint="cs"/>
          <w:rtl/>
        </w:rPr>
      </w:pPr>
      <w:r>
        <w:rPr>
          <w:rFonts w:hint="cs"/>
          <w:rtl/>
        </w:rPr>
        <w:t xml:space="preserve">נגד </w:t>
      </w:r>
      <w:r>
        <w:rPr>
          <w:rtl/>
        </w:rPr>
        <w:t>–</w:t>
      </w:r>
      <w:r>
        <w:rPr>
          <w:rFonts w:hint="cs"/>
          <w:rtl/>
        </w:rPr>
        <w:t xml:space="preserve"> 58</w:t>
      </w:r>
    </w:p>
    <w:p w14:paraId="02101BEA"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3F0B9150" w14:textId="77777777" w:rsidR="00000000" w:rsidRDefault="007C71EE">
      <w:pPr>
        <w:pStyle w:val="a"/>
        <w:jc w:val="center"/>
        <w:rPr>
          <w:rFonts w:hint="cs"/>
          <w:rtl/>
        </w:rPr>
      </w:pPr>
      <w:r>
        <w:rPr>
          <w:rFonts w:hint="cs"/>
          <w:rtl/>
        </w:rPr>
        <w:t>ההסתייגות של חברת הכנסת זהבה גלאון  לסעיף 17(1) לא נתקבלה.</w:t>
      </w:r>
    </w:p>
    <w:p w14:paraId="39D27179" w14:textId="77777777" w:rsidR="00000000" w:rsidRDefault="007C71EE">
      <w:pPr>
        <w:pStyle w:val="a"/>
        <w:jc w:val="center"/>
        <w:rPr>
          <w:rFonts w:hint="cs"/>
          <w:b/>
          <w:bCs/>
          <w:rtl/>
        </w:rPr>
      </w:pPr>
    </w:p>
    <w:p w14:paraId="5957FD68" w14:textId="77777777" w:rsidR="00000000" w:rsidRDefault="007C71EE">
      <w:pPr>
        <w:pStyle w:val="ad"/>
        <w:rPr>
          <w:rtl/>
        </w:rPr>
      </w:pPr>
      <w:r>
        <w:rPr>
          <w:rtl/>
        </w:rPr>
        <w:t>היו"ר ראובן ריבלין:</w:t>
      </w:r>
    </w:p>
    <w:p w14:paraId="1FA15F71" w14:textId="77777777" w:rsidR="00000000" w:rsidRDefault="007C71EE">
      <w:pPr>
        <w:pStyle w:val="a"/>
        <w:rPr>
          <w:rtl/>
        </w:rPr>
      </w:pPr>
    </w:p>
    <w:p w14:paraId="0CD731AB" w14:textId="77777777" w:rsidR="00000000" w:rsidRDefault="007C71EE">
      <w:pPr>
        <w:pStyle w:val="a"/>
        <w:rPr>
          <w:rFonts w:hint="cs"/>
          <w:rtl/>
        </w:rPr>
      </w:pPr>
      <w:r>
        <w:rPr>
          <w:rFonts w:hint="cs"/>
          <w:rtl/>
        </w:rPr>
        <w:t xml:space="preserve">58 נגד, </w:t>
      </w:r>
      <w:r>
        <w:rPr>
          <w:rFonts w:hint="cs"/>
          <w:rtl/>
        </w:rPr>
        <w:t xml:space="preserve">49 בעד, הצעתה של חברת הכנסת גלאון לא נתקבלה. </w:t>
      </w:r>
    </w:p>
    <w:p w14:paraId="369928C4" w14:textId="77777777" w:rsidR="00000000" w:rsidRDefault="007C71EE">
      <w:pPr>
        <w:pStyle w:val="a"/>
        <w:rPr>
          <w:rFonts w:hint="cs"/>
          <w:rtl/>
        </w:rPr>
      </w:pPr>
    </w:p>
    <w:p w14:paraId="2CBDB129" w14:textId="77777777" w:rsidR="00000000" w:rsidRDefault="007C71EE">
      <w:pPr>
        <w:pStyle w:val="a"/>
        <w:rPr>
          <w:rFonts w:hint="cs"/>
          <w:rtl/>
        </w:rPr>
      </w:pPr>
      <w:r>
        <w:rPr>
          <w:rFonts w:hint="cs"/>
          <w:rtl/>
        </w:rPr>
        <w:t xml:space="preserve">אנחנו עוברים להצעתו של רומן ברונפמן   </w:t>
      </w:r>
      <w:r>
        <w:rPr>
          <w:rtl/>
        </w:rPr>
        <w:t>–</w:t>
      </w:r>
      <w:r>
        <w:rPr>
          <w:rFonts w:hint="cs"/>
          <w:rtl/>
        </w:rPr>
        <w:t xml:space="preserve"> מי בעד, מי נגד,  מי נמנע?</w:t>
      </w:r>
    </w:p>
    <w:p w14:paraId="04423017" w14:textId="77777777" w:rsidR="00000000" w:rsidRDefault="007C71EE">
      <w:pPr>
        <w:pStyle w:val="a"/>
        <w:rPr>
          <w:rFonts w:hint="cs"/>
          <w:rtl/>
        </w:rPr>
      </w:pPr>
    </w:p>
    <w:p w14:paraId="7A3B8CB0" w14:textId="77777777" w:rsidR="00000000" w:rsidRDefault="007C71EE">
      <w:pPr>
        <w:pStyle w:val="a"/>
        <w:jc w:val="center"/>
        <w:rPr>
          <w:rFonts w:hint="cs"/>
          <w:b/>
          <w:bCs/>
          <w:rtl/>
        </w:rPr>
      </w:pPr>
      <w:r>
        <w:rPr>
          <w:rFonts w:hint="cs"/>
          <w:b/>
          <w:bCs/>
          <w:rtl/>
        </w:rPr>
        <w:t>הצבעה</w:t>
      </w:r>
    </w:p>
    <w:p w14:paraId="59912DD4" w14:textId="77777777" w:rsidR="00000000" w:rsidRDefault="007C71EE">
      <w:pPr>
        <w:pStyle w:val="a"/>
        <w:jc w:val="center"/>
        <w:rPr>
          <w:rFonts w:hint="cs"/>
          <w:b/>
          <w:bCs/>
          <w:rtl/>
        </w:rPr>
      </w:pPr>
      <w:r>
        <w:rPr>
          <w:rFonts w:hint="cs"/>
          <w:b/>
          <w:bCs/>
          <w:rtl/>
        </w:rPr>
        <w:t xml:space="preserve"> </w:t>
      </w:r>
    </w:p>
    <w:p w14:paraId="3197FB74" w14:textId="77777777" w:rsidR="00000000" w:rsidRDefault="007C71EE">
      <w:pPr>
        <w:pStyle w:val="a"/>
        <w:jc w:val="center"/>
        <w:rPr>
          <w:rFonts w:hint="cs"/>
          <w:rtl/>
        </w:rPr>
      </w:pPr>
      <w:r>
        <w:rPr>
          <w:rFonts w:hint="cs"/>
          <w:rtl/>
        </w:rPr>
        <w:t>ההסתייגות  של  חבר הכנסת רומן ברונפמן  לסעיף 17(1) לא נתקבלה.</w:t>
      </w:r>
    </w:p>
    <w:p w14:paraId="2E965806" w14:textId="77777777" w:rsidR="00000000" w:rsidRDefault="007C71EE">
      <w:pPr>
        <w:pStyle w:val="a"/>
        <w:jc w:val="center"/>
        <w:rPr>
          <w:rFonts w:hint="cs"/>
          <w:rtl/>
        </w:rPr>
      </w:pPr>
    </w:p>
    <w:p w14:paraId="58BBB193" w14:textId="77777777" w:rsidR="00000000" w:rsidRDefault="007C71EE">
      <w:pPr>
        <w:pStyle w:val="ad"/>
        <w:rPr>
          <w:rtl/>
        </w:rPr>
      </w:pPr>
      <w:r>
        <w:rPr>
          <w:rtl/>
        </w:rPr>
        <w:t>היו"ר ראובן ריבלין:</w:t>
      </w:r>
    </w:p>
    <w:p w14:paraId="3398349D" w14:textId="77777777" w:rsidR="00000000" w:rsidRDefault="007C71EE">
      <w:pPr>
        <w:pStyle w:val="a"/>
        <w:rPr>
          <w:rFonts w:hint="cs"/>
          <w:rtl/>
        </w:rPr>
      </w:pPr>
    </w:p>
    <w:p w14:paraId="71272733" w14:textId="77777777" w:rsidR="00000000" w:rsidRDefault="007C71EE">
      <w:pPr>
        <w:pStyle w:val="a"/>
        <w:rPr>
          <w:rFonts w:hint="cs"/>
          <w:rtl/>
        </w:rPr>
      </w:pPr>
      <w:r>
        <w:rPr>
          <w:rFonts w:hint="cs"/>
          <w:rtl/>
        </w:rPr>
        <w:t>הסתייגות ברונפמן לא נתקבלה.</w:t>
      </w:r>
    </w:p>
    <w:p w14:paraId="0617CA44" w14:textId="77777777" w:rsidR="00000000" w:rsidRDefault="007C71EE">
      <w:pPr>
        <w:pStyle w:val="a"/>
        <w:rPr>
          <w:rFonts w:hint="cs"/>
          <w:rtl/>
        </w:rPr>
      </w:pPr>
    </w:p>
    <w:p w14:paraId="59B73432" w14:textId="77777777" w:rsidR="00000000" w:rsidRDefault="007C71EE">
      <w:pPr>
        <w:pStyle w:val="a"/>
        <w:rPr>
          <w:rFonts w:hint="cs"/>
          <w:rtl/>
        </w:rPr>
      </w:pPr>
      <w:r>
        <w:rPr>
          <w:rFonts w:hint="cs"/>
          <w:rtl/>
        </w:rPr>
        <w:t>הסתייגות חבר הכנסת אב</w:t>
      </w:r>
      <w:r>
        <w:rPr>
          <w:rFonts w:hint="cs"/>
          <w:rtl/>
        </w:rPr>
        <w:t xml:space="preserve">שלום וילן   </w:t>
      </w:r>
      <w:r>
        <w:rPr>
          <w:rtl/>
        </w:rPr>
        <w:t>–</w:t>
      </w:r>
      <w:r>
        <w:rPr>
          <w:rFonts w:hint="cs"/>
          <w:rtl/>
        </w:rPr>
        <w:t xml:space="preserve"> מי בעד, מי נגד,  מי נמנע?</w:t>
      </w:r>
    </w:p>
    <w:p w14:paraId="645A436B" w14:textId="77777777" w:rsidR="00000000" w:rsidRDefault="007C71EE">
      <w:pPr>
        <w:pStyle w:val="a"/>
        <w:rPr>
          <w:rFonts w:hint="cs"/>
          <w:rtl/>
        </w:rPr>
      </w:pPr>
    </w:p>
    <w:p w14:paraId="75D9573B" w14:textId="77777777" w:rsidR="00000000" w:rsidRDefault="007C71EE">
      <w:pPr>
        <w:pStyle w:val="a"/>
        <w:jc w:val="center"/>
        <w:rPr>
          <w:rFonts w:hint="cs"/>
          <w:b/>
          <w:bCs/>
          <w:rtl/>
        </w:rPr>
      </w:pPr>
      <w:r>
        <w:rPr>
          <w:rFonts w:hint="cs"/>
          <w:b/>
          <w:bCs/>
          <w:rtl/>
        </w:rPr>
        <w:t>הצבעה</w:t>
      </w:r>
    </w:p>
    <w:p w14:paraId="2DF459D6" w14:textId="77777777" w:rsidR="00000000" w:rsidRDefault="007C71EE">
      <w:pPr>
        <w:pStyle w:val="a"/>
        <w:jc w:val="center"/>
        <w:rPr>
          <w:rFonts w:hint="cs"/>
          <w:b/>
          <w:bCs/>
          <w:rtl/>
        </w:rPr>
      </w:pPr>
      <w:r>
        <w:rPr>
          <w:rFonts w:hint="cs"/>
          <w:b/>
          <w:bCs/>
          <w:rtl/>
        </w:rPr>
        <w:t xml:space="preserve"> </w:t>
      </w:r>
    </w:p>
    <w:p w14:paraId="122733B2" w14:textId="77777777" w:rsidR="00000000" w:rsidRDefault="007C71EE">
      <w:pPr>
        <w:pStyle w:val="a"/>
        <w:jc w:val="center"/>
        <w:rPr>
          <w:rFonts w:hint="cs"/>
          <w:rtl/>
        </w:rPr>
      </w:pPr>
      <w:r>
        <w:rPr>
          <w:rFonts w:hint="cs"/>
          <w:rtl/>
        </w:rPr>
        <w:t>ההסתייגות  של  חבר הכנסת  אבשלום וילן לסעיף 17(1) לא נתקבלה.</w:t>
      </w:r>
    </w:p>
    <w:p w14:paraId="04F6FC0C" w14:textId="77777777" w:rsidR="00000000" w:rsidRDefault="007C71EE">
      <w:pPr>
        <w:pStyle w:val="a"/>
        <w:jc w:val="center"/>
        <w:rPr>
          <w:rFonts w:hint="cs"/>
          <w:rtl/>
        </w:rPr>
      </w:pPr>
    </w:p>
    <w:p w14:paraId="12301DAC" w14:textId="77777777" w:rsidR="00000000" w:rsidRDefault="007C71EE">
      <w:pPr>
        <w:pStyle w:val="ad"/>
        <w:rPr>
          <w:rtl/>
        </w:rPr>
      </w:pPr>
    </w:p>
    <w:p w14:paraId="5AEF03A2" w14:textId="77777777" w:rsidR="00000000" w:rsidRDefault="007C71EE">
      <w:pPr>
        <w:pStyle w:val="ad"/>
        <w:rPr>
          <w:rtl/>
        </w:rPr>
      </w:pPr>
      <w:r>
        <w:rPr>
          <w:rtl/>
        </w:rPr>
        <w:t>היו"ר ראובן ריבלין:</w:t>
      </w:r>
    </w:p>
    <w:p w14:paraId="1E6B47E1" w14:textId="77777777" w:rsidR="00000000" w:rsidRDefault="007C71EE">
      <w:pPr>
        <w:pStyle w:val="a"/>
        <w:rPr>
          <w:rFonts w:hint="cs"/>
          <w:rtl/>
        </w:rPr>
      </w:pPr>
    </w:p>
    <w:p w14:paraId="14B1370B" w14:textId="77777777" w:rsidR="00000000" w:rsidRDefault="007C71EE">
      <w:pPr>
        <w:pStyle w:val="a"/>
        <w:rPr>
          <w:rFonts w:hint="cs"/>
          <w:rtl/>
        </w:rPr>
      </w:pPr>
      <w:r>
        <w:rPr>
          <w:rFonts w:hint="cs"/>
          <w:rtl/>
        </w:rPr>
        <w:t>הסתייגות וילן לא נתקבלה.</w:t>
      </w:r>
    </w:p>
    <w:p w14:paraId="6D994C3A" w14:textId="77777777" w:rsidR="00000000" w:rsidRDefault="007C71EE">
      <w:pPr>
        <w:pStyle w:val="a"/>
        <w:rPr>
          <w:rFonts w:hint="cs"/>
          <w:rtl/>
        </w:rPr>
      </w:pPr>
    </w:p>
    <w:p w14:paraId="2D0E45DB" w14:textId="77777777" w:rsidR="00000000" w:rsidRDefault="007C71EE">
      <w:pPr>
        <w:pStyle w:val="a"/>
        <w:rPr>
          <w:rFonts w:hint="cs"/>
          <w:rtl/>
        </w:rPr>
      </w:pPr>
      <w:r>
        <w:rPr>
          <w:rFonts w:hint="cs"/>
          <w:rtl/>
        </w:rPr>
        <w:t xml:space="preserve">הסתייגות ליצמן   </w:t>
      </w:r>
      <w:r>
        <w:rPr>
          <w:rtl/>
        </w:rPr>
        <w:t>–</w:t>
      </w:r>
      <w:r>
        <w:rPr>
          <w:rFonts w:hint="cs"/>
          <w:rtl/>
        </w:rPr>
        <w:t xml:space="preserve"> מי בעד, מי נגד,  מי נמנע?</w:t>
      </w:r>
    </w:p>
    <w:p w14:paraId="179AB4E8" w14:textId="77777777" w:rsidR="00000000" w:rsidRDefault="007C71EE">
      <w:pPr>
        <w:pStyle w:val="a"/>
        <w:rPr>
          <w:rFonts w:hint="cs"/>
          <w:rtl/>
        </w:rPr>
      </w:pPr>
    </w:p>
    <w:p w14:paraId="251AF3A9" w14:textId="77777777" w:rsidR="00000000" w:rsidRDefault="007C71EE">
      <w:pPr>
        <w:pStyle w:val="a"/>
        <w:jc w:val="center"/>
        <w:rPr>
          <w:rFonts w:hint="cs"/>
          <w:b/>
          <w:bCs/>
          <w:rtl/>
        </w:rPr>
      </w:pPr>
      <w:r>
        <w:rPr>
          <w:rFonts w:hint="cs"/>
          <w:b/>
          <w:bCs/>
          <w:rtl/>
        </w:rPr>
        <w:t>הצבעה</w:t>
      </w:r>
    </w:p>
    <w:p w14:paraId="160269E5" w14:textId="77777777" w:rsidR="00000000" w:rsidRDefault="007C71EE">
      <w:pPr>
        <w:pStyle w:val="a"/>
        <w:jc w:val="center"/>
        <w:rPr>
          <w:rFonts w:hint="cs"/>
          <w:b/>
          <w:bCs/>
          <w:rtl/>
        </w:rPr>
      </w:pPr>
      <w:r>
        <w:rPr>
          <w:rFonts w:hint="cs"/>
          <w:b/>
          <w:bCs/>
          <w:rtl/>
        </w:rPr>
        <w:t xml:space="preserve"> </w:t>
      </w:r>
    </w:p>
    <w:p w14:paraId="75A54550" w14:textId="77777777" w:rsidR="00000000" w:rsidRDefault="007C71EE">
      <w:pPr>
        <w:pStyle w:val="a"/>
        <w:jc w:val="center"/>
        <w:rPr>
          <w:rFonts w:hint="cs"/>
          <w:rtl/>
        </w:rPr>
      </w:pPr>
      <w:r>
        <w:rPr>
          <w:rFonts w:hint="cs"/>
          <w:rtl/>
        </w:rPr>
        <w:t>ההסתייגות  של  חבר הכנסת  יעקב ליצמן  לסעיף</w:t>
      </w:r>
      <w:r>
        <w:rPr>
          <w:rFonts w:hint="cs"/>
          <w:rtl/>
        </w:rPr>
        <w:t xml:space="preserve"> 17(1) לא נתקבלה.</w:t>
      </w:r>
    </w:p>
    <w:p w14:paraId="60610712" w14:textId="77777777" w:rsidR="00000000" w:rsidRDefault="007C71EE">
      <w:pPr>
        <w:pStyle w:val="a"/>
        <w:jc w:val="center"/>
        <w:rPr>
          <w:rFonts w:hint="cs"/>
          <w:rtl/>
        </w:rPr>
      </w:pPr>
    </w:p>
    <w:p w14:paraId="055924DE" w14:textId="77777777" w:rsidR="00000000" w:rsidRDefault="007C71EE">
      <w:pPr>
        <w:pStyle w:val="ad"/>
        <w:rPr>
          <w:rtl/>
        </w:rPr>
      </w:pPr>
      <w:r>
        <w:rPr>
          <w:rtl/>
        </w:rPr>
        <w:t>היו"ר ראובן ריבלין:</w:t>
      </w:r>
    </w:p>
    <w:p w14:paraId="47E81EA2" w14:textId="77777777" w:rsidR="00000000" w:rsidRDefault="007C71EE">
      <w:pPr>
        <w:pStyle w:val="a"/>
        <w:rPr>
          <w:rFonts w:hint="cs"/>
          <w:rtl/>
        </w:rPr>
      </w:pPr>
    </w:p>
    <w:p w14:paraId="2EEBF95B" w14:textId="77777777" w:rsidR="00000000" w:rsidRDefault="007C71EE">
      <w:pPr>
        <w:pStyle w:val="a"/>
        <w:rPr>
          <w:rFonts w:hint="cs"/>
          <w:rtl/>
        </w:rPr>
      </w:pPr>
      <w:r>
        <w:rPr>
          <w:rFonts w:hint="cs"/>
          <w:rtl/>
        </w:rPr>
        <w:t>הסתייגות ליצמן לא נתקבלה.</w:t>
      </w:r>
    </w:p>
    <w:p w14:paraId="2DC9DCFE" w14:textId="77777777" w:rsidR="00000000" w:rsidRDefault="007C71EE">
      <w:pPr>
        <w:pStyle w:val="a"/>
        <w:rPr>
          <w:rFonts w:hint="cs"/>
          <w:rtl/>
        </w:rPr>
      </w:pPr>
    </w:p>
    <w:p w14:paraId="342FDA4F" w14:textId="77777777" w:rsidR="00000000" w:rsidRDefault="007C71EE">
      <w:pPr>
        <w:pStyle w:val="a"/>
        <w:rPr>
          <w:rFonts w:hint="cs"/>
          <w:rtl/>
        </w:rPr>
      </w:pPr>
      <w:r>
        <w:rPr>
          <w:rFonts w:hint="cs"/>
          <w:rtl/>
        </w:rPr>
        <w:t>חבר  הכנסת רביץ - אינו נוכח.</w:t>
      </w:r>
    </w:p>
    <w:p w14:paraId="2AD6E0F7" w14:textId="77777777" w:rsidR="00000000" w:rsidRDefault="007C71EE">
      <w:pPr>
        <w:pStyle w:val="a"/>
        <w:rPr>
          <w:rFonts w:hint="cs"/>
          <w:rtl/>
        </w:rPr>
      </w:pPr>
    </w:p>
    <w:p w14:paraId="10813C86" w14:textId="77777777" w:rsidR="00000000" w:rsidRDefault="007C71EE">
      <w:pPr>
        <w:pStyle w:val="a"/>
        <w:rPr>
          <w:rFonts w:hint="cs"/>
          <w:rtl/>
        </w:rPr>
      </w:pPr>
      <w:r>
        <w:rPr>
          <w:rFonts w:hint="cs"/>
          <w:rtl/>
        </w:rPr>
        <w:t xml:space="preserve">הסתייגות פרוש   </w:t>
      </w:r>
      <w:r>
        <w:rPr>
          <w:rtl/>
        </w:rPr>
        <w:t>–</w:t>
      </w:r>
      <w:r>
        <w:rPr>
          <w:rFonts w:hint="cs"/>
          <w:rtl/>
        </w:rPr>
        <w:t xml:space="preserve"> מי בעד, מי נגד,  מי נמנע?</w:t>
      </w:r>
    </w:p>
    <w:p w14:paraId="48FB9D85" w14:textId="77777777" w:rsidR="00000000" w:rsidRDefault="007C71EE">
      <w:pPr>
        <w:pStyle w:val="a"/>
        <w:rPr>
          <w:rFonts w:hint="cs"/>
          <w:rtl/>
        </w:rPr>
      </w:pPr>
    </w:p>
    <w:p w14:paraId="77D6E409" w14:textId="77777777" w:rsidR="00000000" w:rsidRDefault="007C71EE">
      <w:pPr>
        <w:pStyle w:val="a"/>
        <w:jc w:val="center"/>
        <w:rPr>
          <w:rFonts w:hint="cs"/>
          <w:b/>
          <w:bCs/>
          <w:rtl/>
        </w:rPr>
      </w:pPr>
      <w:r>
        <w:rPr>
          <w:rFonts w:hint="cs"/>
          <w:b/>
          <w:bCs/>
          <w:rtl/>
        </w:rPr>
        <w:t>הצבעה</w:t>
      </w:r>
    </w:p>
    <w:p w14:paraId="09F71C9E" w14:textId="77777777" w:rsidR="00000000" w:rsidRDefault="007C71EE">
      <w:pPr>
        <w:pStyle w:val="a"/>
        <w:jc w:val="center"/>
        <w:rPr>
          <w:rFonts w:hint="cs"/>
          <w:b/>
          <w:bCs/>
          <w:rtl/>
        </w:rPr>
      </w:pPr>
      <w:r>
        <w:rPr>
          <w:rFonts w:hint="cs"/>
          <w:b/>
          <w:bCs/>
          <w:rtl/>
        </w:rPr>
        <w:t xml:space="preserve"> </w:t>
      </w:r>
    </w:p>
    <w:p w14:paraId="681189E0" w14:textId="77777777" w:rsidR="00000000" w:rsidRDefault="007C71EE">
      <w:pPr>
        <w:pStyle w:val="a"/>
        <w:jc w:val="center"/>
        <w:rPr>
          <w:rFonts w:hint="cs"/>
          <w:rtl/>
        </w:rPr>
      </w:pPr>
      <w:r>
        <w:rPr>
          <w:rFonts w:hint="cs"/>
          <w:rtl/>
        </w:rPr>
        <w:t>ההסתייגות  של  חבר הכנסת  מאיר פרוש לסעיף 17(1) לא נתקבלה.</w:t>
      </w:r>
    </w:p>
    <w:p w14:paraId="03E34439" w14:textId="77777777" w:rsidR="00000000" w:rsidRDefault="007C71EE">
      <w:pPr>
        <w:pStyle w:val="a"/>
        <w:jc w:val="center"/>
        <w:rPr>
          <w:rFonts w:hint="cs"/>
          <w:rtl/>
        </w:rPr>
      </w:pPr>
    </w:p>
    <w:p w14:paraId="40BCFD1F" w14:textId="77777777" w:rsidR="00000000" w:rsidRDefault="007C71EE">
      <w:pPr>
        <w:pStyle w:val="ad"/>
        <w:rPr>
          <w:rtl/>
        </w:rPr>
      </w:pPr>
      <w:r>
        <w:rPr>
          <w:rtl/>
        </w:rPr>
        <w:t>היו"ר ראובן ריבלין:</w:t>
      </w:r>
    </w:p>
    <w:p w14:paraId="2D4773DE" w14:textId="77777777" w:rsidR="00000000" w:rsidRDefault="007C71EE">
      <w:pPr>
        <w:pStyle w:val="a"/>
        <w:rPr>
          <w:rFonts w:hint="cs"/>
          <w:rtl/>
        </w:rPr>
      </w:pPr>
    </w:p>
    <w:p w14:paraId="2934CAD1" w14:textId="77777777" w:rsidR="00000000" w:rsidRDefault="007C71EE">
      <w:pPr>
        <w:pStyle w:val="a"/>
        <w:rPr>
          <w:rFonts w:hint="cs"/>
          <w:rtl/>
        </w:rPr>
      </w:pPr>
      <w:r>
        <w:rPr>
          <w:rFonts w:hint="cs"/>
          <w:rtl/>
        </w:rPr>
        <w:t>הסתייגות מאיר פרוש לא נתק</w:t>
      </w:r>
      <w:r>
        <w:rPr>
          <w:rFonts w:hint="cs"/>
          <w:rtl/>
        </w:rPr>
        <w:t>בלה.</w:t>
      </w:r>
    </w:p>
    <w:p w14:paraId="69556C1F" w14:textId="77777777" w:rsidR="00000000" w:rsidRDefault="007C71EE">
      <w:pPr>
        <w:pStyle w:val="a"/>
        <w:rPr>
          <w:rFonts w:hint="cs"/>
          <w:rtl/>
        </w:rPr>
      </w:pPr>
    </w:p>
    <w:p w14:paraId="0D21C3F2" w14:textId="77777777" w:rsidR="00000000" w:rsidRDefault="007C71EE">
      <w:pPr>
        <w:pStyle w:val="a"/>
        <w:rPr>
          <w:rFonts w:hint="cs"/>
          <w:rtl/>
        </w:rPr>
      </w:pPr>
      <w:r>
        <w:rPr>
          <w:rFonts w:hint="cs"/>
          <w:rtl/>
        </w:rPr>
        <w:t xml:space="preserve">הסתייגות גפני   </w:t>
      </w:r>
      <w:r>
        <w:rPr>
          <w:rtl/>
        </w:rPr>
        <w:t>–</w:t>
      </w:r>
      <w:r>
        <w:rPr>
          <w:rFonts w:hint="cs"/>
          <w:rtl/>
        </w:rPr>
        <w:t xml:space="preserve"> מי בעד, מי נגד,  מי נמנע?</w:t>
      </w:r>
    </w:p>
    <w:p w14:paraId="6366D6DB" w14:textId="77777777" w:rsidR="00000000" w:rsidRDefault="007C71EE">
      <w:pPr>
        <w:pStyle w:val="a"/>
        <w:rPr>
          <w:rFonts w:hint="cs"/>
          <w:rtl/>
        </w:rPr>
      </w:pPr>
    </w:p>
    <w:p w14:paraId="7B4D7562" w14:textId="77777777" w:rsidR="00000000" w:rsidRDefault="007C71EE">
      <w:pPr>
        <w:pStyle w:val="a"/>
        <w:jc w:val="center"/>
        <w:rPr>
          <w:rFonts w:hint="cs"/>
          <w:b/>
          <w:bCs/>
          <w:rtl/>
        </w:rPr>
      </w:pPr>
      <w:r>
        <w:rPr>
          <w:rFonts w:hint="cs"/>
          <w:b/>
          <w:bCs/>
          <w:rtl/>
        </w:rPr>
        <w:t>הצבעה</w:t>
      </w:r>
    </w:p>
    <w:p w14:paraId="659D2B08" w14:textId="77777777" w:rsidR="00000000" w:rsidRDefault="007C71EE">
      <w:pPr>
        <w:pStyle w:val="a"/>
        <w:jc w:val="center"/>
        <w:rPr>
          <w:rFonts w:hint="cs"/>
          <w:b/>
          <w:bCs/>
          <w:rtl/>
        </w:rPr>
      </w:pPr>
      <w:r>
        <w:rPr>
          <w:rFonts w:hint="cs"/>
          <w:b/>
          <w:bCs/>
          <w:rtl/>
        </w:rPr>
        <w:t xml:space="preserve"> </w:t>
      </w:r>
    </w:p>
    <w:p w14:paraId="5988CA9D" w14:textId="77777777" w:rsidR="00000000" w:rsidRDefault="007C71EE">
      <w:pPr>
        <w:pStyle w:val="a"/>
        <w:jc w:val="center"/>
        <w:rPr>
          <w:rFonts w:hint="cs"/>
          <w:rtl/>
        </w:rPr>
      </w:pPr>
      <w:r>
        <w:rPr>
          <w:rFonts w:hint="cs"/>
          <w:rtl/>
        </w:rPr>
        <w:t>ההסתייגות  של  חבר הכנסת  משה גפני  לסעיף 17(1) לא נתקבלה.</w:t>
      </w:r>
    </w:p>
    <w:p w14:paraId="6FD1DAC6" w14:textId="77777777" w:rsidR="00000000" w:rsidRDefault="007C71EE">
      <w:pPr>
        <w:pStyle w:val="a"/>
        <w:jc w:val="center"/>
        <w:rPr>
          <w:rFonts w:hint="cs"/>
          <w:rtl/>
        </w:rPr>
      </w:pPr>
    </w:p>
    <w:p w14:paraId="60C2D3CA" w14:textId="77777777" w:rsidR="00000000" w:rsidRDefault="007C71EE">
      <w:pPr>
        <w:pStyle w:val="ad"/>
        <w:rPr>
          <w:rtl/>
        </w:rPr>
      </w:pPr>
      <w:r>
        <w:rPr>
          <w:rtl/>
        </w:rPr>
        <w:t>היו"ר ראובן ריבלין:</w:t>
      </w:r>
    </w:p>
    <w:p w14:paraId="2D43E1F2" w14:textId="77777777" w:rsidR="00000000" w:rsidRDefault="007C71EE">
      <w:pPr>
        <w:pStyle w:val="a"/>
        <w:rPr>
          <w:rFonts w:hint="cs"/>
          <w:rtl/>
        </w:rPr>
      </w:pPr>
    </w:p>
    <w:p w14:paraId="203FDA88" w14:textId="77777777" w:rsidR="00000000" w:rsidRDefault="007C71EE">
      <w:pPr>
        <w:pStyle w:val="a"/>
        <w:rPr>
          <w:rFonts w:hint="cs"/>
          <w:rtl/>
        </w:rPr>
      </w:pPr>
      <w:r>
        <w:rPr>
          <w:rFonts w:hint="cs"/>
          <w:rtl/>
        </w:rPr>
        <w:t>הסתייגות גפני לא נתקבלה.</w:t>
      </w:r>
    </w:p>
    <w:p w14:paraId="4CAF502C" w14:textId="77777777" w:rsidR="00000000" w:rsidRDefault="007C71EE">
      <w:pPr>
        <w:pStyle w:val="a"/>
        <w:rPr>
          <w:rFonts w:hint="cs"/>
          <w:rtl/>
        </w:rPr>
      </w:pPr>
    </w:p>
    <w:p w14:paraId="7CA38DBC" w14:textId="77777777" w:rsidR="00000000" w:rsidRDefault="007C71EE">
      <w:pPr>
        <w:pStyle w:val="a"/>
        <w:rPr>
          <w:rFonts w:hint="cs"/>
          <w:rtl/>
        </w:rPr>
      </w:pPr>
      <w:r>
        <w:rPr>
          <w:rFonts w:hint="cs"/>
          <w:rtl/>
        </w:rPr>
        <w:t xml:space="preserve">הסתייגות אייכלר   </w:t>
      </w:r>
      <w:r>
        <w:rPr>
          <w:rtl/>
        </w:rPr>
        <w:t>–</w:t>
      </w:r>
      <w:r>
        <w:rPr>
          <w:rFonts w:hint="cs"/>
          <w:rtl/>
        </w:rPr>
        <w:t xml:space="preserve"> מי בעד, מי נגד,  מי נמנע?</w:t>
      </w:r>
    </w:p>
    <w:p w14:paraId="298158C3" w14:textId="77777777" w:rsidR="00000000" w:rsidRDefault="007C71EE">
      <w:pPr>
        <w:pStyle w:val="a"/>
        <w:rPr>
          <w:rFonts w:hint="cs"/>
          <w:rtl/>
        </w:rPr>
      </w:pPr>
    </w:p>
    <w:p w14:paraId="6237073B" w14:textId="77777777" w:rsidR="00000000" w:rsidRDefault="007C71EE">
      <w:pPr>
        <w:pStyle w:val="a"/>
        <w:jc w:val="center"/>
        <w:rPr>
          <w:rFonts w:hint="cs"/>
          <w:b/>
          <w:bCs/>
          <w:rtl/>
        </w:rPr>
      </w:pPr>
      <w:r>
        <w:rPr>
          <w:rFonts w:hint="cs"/>
          <w:b/>
          <w:bCs/>
          <w:rtl/>
        </w:rPr>
        <w:t>הצבעה</w:t>
      </w:r>
    </w:p>
    <w:p w14:paraId="741D4CD4" w14:textId="77777777" w:rsidR="00000000" w:rsidRDefault="007C71EE">
      <w:pPr>
        <w:pStyle w:val="a"/>
        <w:jc w:val="center"/>
        <w:rPr>
          <w:rFonts w:hint="cs"/>
          <w:b/>
          <w:bCs/>
          <w:rtl/>
        </w:rPr>
      </w:pPr>
      <w:r>
        <w:rPr>
          <w:rFonts w:hint="cs"/>
          <w:b/>
          <w:bCs/>
          <w:rtl/>
        </w:rPr>
        <w:t xml:space="preserve"> </w:t>
      </w:r>
    </w:p>
    <w:p w14:paraId="23195E86" w14:textId="77777777" w:rsidR="00000000" w:rsidRDefault="007C71EE">
      <w:pPr>
        <w:pStyle w:val="a"/>
        <w:jc w:val="center"/>
        <w:rPr>
          <w:rFonts w:hint="cs"/>
          <w:rtl/>
        </w:rPr>
      </w:pPr>
      <w:r>
        <w:rPr>
          <w:rFonts w:hint="cs"/>
          <w:rtl/>
        </w:rPr>
        <w:t>ההסתייגות  של  חבר הכנסת ישראל אייכ</w:t>
      </w:r>
      <w:r>
        <w:rPr>
          <w:rFonts w:hint="cs"/>
          <w:rtl/>
        </w:rPr>
        <w:t>לר  לסעיף 17(1) לא נתקבלה.</w:t>
      </w:r>
    </w:p>
    <w:p w14:paraId="1F4BF7C0" w14:textId="77777777" w:rsidR="00000000" w:rsidRDefault="007C71EE">
      <w:pPr>
        <w:pStyle w:val="a"/>
        <w:jc w:val="center"/>
        <w:rPr>
          <w:rFonts w:hint="cs"/>
          <w:rtl/>
        </w:rPr>
      </w:pPr>
    </w:p>
    <w:p w14:paraId="406C35A6" w14:textId="77777777" w:rsidR="00000000" w:rsidRDefault="007C71EE">
      <w:pPr>
        <w:pStyle w:val="ad"/>
        <w:rPr>
          <w:rtl/>
        </w:rPr>
      </w:pPr>
      <w:r>
        <w:rPr>
          <w:rtl/>
        </w:rPr>
        <w:t>היו"ר ראובן ריבלין:</w:t>
      </w:r>
    </w:p>
    <w:p w14:paraId="1253044A" w14:textId="77777777" w:rsidR="00000000" w:rsidRDefault="007C71EE">
      <w:pPr>
        <w:pStyle w:val="a"/>
        <w:rPr>
          <w:rFonts w:hint="cs"/>
          <w:rtl/>
        </w:rPr>
      </w:pPr>
    </w:p>
    <w:p w14:paraId="15D83C57" w14:textId="77777777" w:rsidR="00000000" w:rsidRDefault="007C71EE">
      <w:pPr>
        <w:pStyle w:val="a"/>
        <w:rPr>
          <w:rFonts w:hint="cs"/>
          <w:rtl/>
        </w:rPr>
      </w:pPr>
      <w:r>
        <w:rPr>
          <w:rFonts w:hint="cs"/>
          <w:rtl/>
        </w:rPr>
        <w:t>הסתייגות אייכלר לא נתקבלה.</w:t>
      </w:r>
    </w:p>
    <w:p w14:paraId="238F8496" w14:textId="77777777" w:rsidR="00000000" w:rsidRDefault="007C71EE">
      <w:pPr>
        <w:pStyle w:val="a"/>
        <w:rPr>
          <w:rFonts w:hint="cs"/>
          <w:rtl/>
        </w:rPr>
      </w:pPr>
    </w:p>
    <w:p w14:paraId="53DE440F" w14:textId="77777777" w:rsidR="00000000" w:rsidRDefault="007C71EE">
      <w:pPr>
        <w:pStyle w:val="a"/>
        <w:rPr>
          <w:rFonts w:hint="cs"/>
          <w:rtl/>
        </w:rPr>
      </w:pPr>
      <w:r>
        <w:rPr>
          <w:rFonts w:hint="cs"/>
          <w:rtl/>
        </w:rPr>
        <w:t xml:space="preserve">חברת הכנסת איציק, גברתי יושבת-ראש האופוזיציה, את מפריעה לי כי קולך נישא ברמה. </w:t>
      </w:r>
    </w:p>
    <w:p w14:paraId="10E5DDED" w14:textId="77777777" w:rsidR="00000000" w:rsidRDefault="007C71EE">
      <w:pPr>
        <w:pStyle w:val="a"/>
        <w:rPr>
          <w:rFonts w:hint="cs"/>
          <w:rtl/>
        </w:rPr>
      </w:pPr>
    </w:p>
    <w:p w14:paraId="5D7F84D8" w14:textId="77777777" w:rsidR="00000000" w:rsidRDefault="007C71EE">
      <w:pPr>
        <w:pStyle w:val="a"/>
        <w:rPr>
          <w:rFonts w:hint="cs"/>
          <w:rtl/>
        </w:rPr>
      </w:pPr>
      <w:r>
        <w:rPr>
          <w:rFonts w:hint="cs"/>
          <w:rtl/>
        </w:rPr>
        <w:t xml:space="preserve">הסתייגות ברכה   </w:t>
      </w:r>
      <w:r>
        <w:rPr>
          <w:rtl/>
        </w:rPr>
        <w:t>–</w:t>
      </w:r>
      <w:r>
        <w:rPr>
          <w:rFonts w:hint="cs"/>
          <w:rtl/>
        </w:rPr>
        <w:t xml:space="preserve"> מי בעד, מי נגד,  מי נמנע?</w:t>
      </w:r>
    </w:p>
    <w:p w14:paraId="001831B5" w14:textId="77777777" w:rsidR="00000000" w:rsidRDefault="007C71EE">
      <w:pPr>
        <w:pStyle w:val="a"/>
        <w:rPr>
          <w:rFonts w:hint="cs"/>
          <w:rtl/>
        </w:rPr>
      </w:pPr>
    </w:p>
    <w:p w14:paraId="3B379B0F" w14:textId="77777777" w:rsidR="00000000" w:rsidRDefault="007C71EE">
      <w:pPr>
        <w:pStyle w:val="a"/>
        <w:jc w:val="center"/>
        <w:rPr>
          <w:rFonts w:hint="cs"/>
          <w:b/>
          <w:bCs/>
          <w:rtl/>
        </w:rPr>
      </w:pPr>
      <w:r>
        <w:rPr>
          <w:rFonts w:hint="cs"/>
          <w:b/>
          <w:bCs/>
          <w:rtl/>
        </w:rPr>
        <w:t>הצבעה</w:t>
      </w:r>
    </w:p>
    <w:p w14:paraId="5F447207" w14:textId="77777777" w:rsidR="00000000" w:rsidRDefault="007C71EE">
      <w:pPr>
        <w:pStyle w:val="a"/>
        <w:jc w:val="center"/>
        <w:rPr>
          <w:rFonts w:hint="cs"/>
          <w:b/>
          <w:bCs/>
          <w:rtl/>
        </w:rPr>
      </w:pPr>
      <w:r>
        <w:rPr>
          <w:rFonts w:hint="cs"/>
          <w:b/>
          <w:bCs/>
          <w:rtl/>
        </w:rPr>
        <w:t xml:space="preserve"> </w:t>
      </w:r>
    </w:p>
    <w:p w14:paraId="5FD76D61" w14:textId="77777777" w:rsidR="00000000" w:rsidRDefault="007C71EE">
      <w:pPr>
        <w:pStyle w:val="a"/>
        <w:jc w:val="center"/>
        <w:rPr>
          <w:rFonts w:hint="cs"/>
          <w:rtl/>
        </w:rPr>
      </w:pPr>
      <w:r>
        <w:rPr>
          <w:rFonts w:hint="cs"/>
          <w:rtl/>
        </w:rPr>
        <w:t>ההסתייגות  של  חבר הכנסת מוחמד ברכה  לסעיף 17(</w:t>
      </w:r>
      <w:r>
        <w:rPr>
          <w:rFonts w:hint="cs"/>
          <w:rtl/>
        </w:rPr>
        <w:t>1) לא נתקבלה.</w:t>
      </w:r>
    </w:p>
    <w:p w14:paraId="668BFF39" w14:textId="77777777" w:rsidR="00000000" w:rsidRDefault="007C71EE">
      <w:pPr>
        <w:pStyle w:val="a"/>
        <w:jc w:val="center"/>
        <w:rPr>
          <w:rFonts w:hint="cs"/>
          <w:rtl/>
        </w:rPr>
      </w:pPr>
    </w:p>
    <w:p w14:paraId="23CB1782" w14:textId="77777777" w:rsidR="00000000" w:rsidRDefault="007C71EE">
      <w:pPr>
        <w:pStyle w:val="ad"/>
        <w:rPr>
          <w:rtl/>
        </w:rPr>
      </w:pPr>
      <w:r>
        <w:rPr>
          <w:rtl/>
        </w:rPr>
        <w:t>היו"ר ראובן ריבלין:</w:t>
      </w:r>
    </w:p>
    <w:p w14:paraId="41519BFC" w14:textId="77777777" w:rsidR="00000000" w:rsidRDefault="007C71EE">
      <w:pPr>
        <w:pStyle w:val="a"/>
        <w:rPr>
          <w:rFonts w:hint="cs"/>
          <w:rtl/>
        </w:rPr>
      </w:pPr>
    </w:p>
    <w:p w14:paraId="72D9F081" w14:textId="77777777" w:rsidR="00000000" w:rsidRDefault="007C71EE">
      <w:pPr>
        <w:pStyle w:val="a"/>
        <w:rPr>
          <w:rFonts w:hint="cs"/>
          <w:rtl/>
        </w:rPr>
      </w:pPr>
      <w:r>
        <w:rPr>
          <w:rFonts w:hint="cs"/>
          <w:rtl/>
        </w:rPr>
        <w:t>הסתייגות ברכה לא נתקבלה.</w:t>
      </w:r>
    </w:p>
    <w:p w14:paraId="2DEC7C86" w14:textId="77777777" w:rsidR="00000000" w:rsidRDefault="007C71EE">
      <w:pPr>
        <w:pStyle w:val="a"/>
        <w:rPr>
          <w:rFonts w:hint="cs"/>
          <w:rtl/>
        </w:rPr>
      </w:pPr>
    </w:p>
    <w:p w14:paraId="6471FDAA" w14:textId="77777777" w:rsidR="00000000" w:rsidRDefault="007C71EE">
      <w:pPr>
        <w:pStyle w:val="a"/>
        <w:rPr>
          <w:rFonts w:hint="cs"/>
          <w:rtl/>
        </w:rPr>
      </w:pPr>
      <w:r>
        <w:rPr>
          <w:rFonts w:hint="cs"/>
          <w:rtl/>
        </w:rPr>
        <w:t xml:space="preserve">הסתייגות מח'ול   </w:t>
      </w:r>
      <w:r>
        <w:rPr>
          <w:rtl/>
        </w:rPr>
        <w:t>–</w:t>
      </w:r>
      <w:r>
        <w:rPr>
          <w:rFonts w:hint="cs"/>
          <w:rtl/>
        </w:rPr>
        <w:t xml:space="preserve"> מי בעד, מי נגד,  מי נמנע?</w:t>
      </w:r>
    </w:p>
    <w:p w14:paraId="041D4C8F" w14:textId="77777777" w:rsidR="00000000" w:rsidRDefault="007C71EE">
      <w:pPr>
        <w:pStyle w:val="a"/>
        <w:rPr>
          <w:rFonts w:hint="cs"/>
          <w:rtl/>
        </w:rPr>
      </w:pPr>
    </w:p>
    <w:p w14:paraId="730ECFB4" w14:textId="77777777" w:rsidR="00000000" w:rsidRDefault="007C71EE">
      <w:pPr>
        <w:pStyle w:val="a"/>
        <w:jc w:val="center"/>
        <w:rPr>
          <w:rFonts w:hint="cs"/>
          <w:b/>
          <w:bCs/>
          <w:rtl/>
        </w:rPr>
      </w:pPr>
      <w:r>
        <w:rPr>
          <w:rFonts w:hint="cs"/>
          <w:b/>
          <w:bCs/>
          <w:rtl/>
        </w:rPr>
        <w:t>הצבעה</w:t>
      </w:r>
    </w:p>
    <w:p w14:paraId="1A4330B7" w14:textId="77777777" w:rsidR="00000000" w:rsidRDefault="007C71EE">
      <w:pPr>
        <w:pStyle w:val="a"/>
        <w:jc w:val="center"/>
        <w:rPr>
          <w:rFonts w:hint="cs"/>
          <w:b/>
          <w:bCs/>
          <w:rtl/>
        </w:rPr>
      </w:pPr>
      <w:r>
        <w:rPr>
          <w:rFonts w:hint="cs"/>
          <w:b/>
          <w:bCs/>
          <w:rtl/>
        </w:rPr>
        <w:t xml:space="preserve"> </w:t>
      </w:r>
    </w:p>
    <w:p w14:paraId="1EB0ADEE" w14:textId="77777777" w:rsidR="00000000" w:rsidRDefault="007C71EE">
      <w:pPr>
        <w:pStyle w:val="a"/>
        <w:jc w:val="center"/>
        <w:rPr>
          <w:rFonts w:hint="cs"/>
          <w:rtl/>
        </w:rPr>
      </w:pPr>
      <w:r>
        <w:rPr>
          <w:rFonts w:hint="cs"/>
          <w:rtl/>
        </w:rPr>
        <w:t>ההסתייגות  של  חבר הכנסת עסאם מח'ול לסעיף 17(1) לא נתקבלה.</w:t>
      </w:r>
    </w:p>
    <w:p w14:paraId="7B0D47F1" w14:textId="77777777" w:rsidR="00000000" w:rsidRDefault="007C71EE">
      <w:pPr>
        <w:pStyle w:val="a"/>
        <w:jc w:val="center"/>
        <w:rPr>
          <w:rFonts w:hint="cs"/>
          <w:rtl/>
        </w:rPr>
      </w:pPr>
    </w:p>
    <w:p w14:paraId="478DE981" w14:textId="77777777" w:rsidR="00000000" w:rsidRDefault="007C71EE">
      <w:pPr>
        <w:pStyle w:val="ad"/>
        <w:rPr>
          <w:rtl/>
        </w:rPr>
      </w:pPr>
      <w:r>
        <w:rPr>
          <w:rtl/>
        </w:rPr>
        <w:t>היו"ר ראובן ריבלין:</w:t>
      </w:r>
    </w:p>
    <w:p w14:paraId="2A43C492" w14:textId="77777777" w:rsidR="00000000" w:rsidRDefault="007C71EE">
      <w:pPr>
        <w:pStyle w:val="a"/>
        <w:rPr>
          <w:rFonts w:hint="cs"/>
          <w:rtl/>
        </w:rPr>
      </w:pPr>
    </w:p>
    <w:p w14:paraId="04D8CC31" w14:textId="77777777" w:rsidR="00000000" w:rsidRDefault="007C71EE">
      <w:pPr>
        <w:pStyle w:val="a"/>
        <w:rPr>
          <w:rFonts w:hint="cs"/>
          <w:rtl/>
        </w:rPr>
      </w:pPr>
      <w:r>
        <w:rPr>
          <w:rFonts w:hint="cs"/>
          <w:rtl/>
        </w:rPr>
        <w:t>הסתייגות  מח'ול לא נתקבלה.</w:t>
      </w:r>
    </w:p>
    <w:p w14:paraId="0C1E1B4B" w14:textId="77777777" w:rsidR="00000000" w:rsidRDefault="007C71EE">
      <w:pPr>
        <w:pStyle w:val="a"/>
        <w:rPr>
          <w:rFonts w:hint="cs"/>
          <w:rtl/>
        </w:rPr>
      </w:pPr>
    </w:p>
    <w:p w14:paraId="7A09B527" w14:textId="77777777" w:rsidR="00000000" w:rsidRDefault="007C71EE">
      <w:pPr>
        <w:pStyle w:val="a"/>
        <w:rPr>
          <w:rFonts w:hint="cs"/>
          <w:rtl/>
        </w:rPr>
      </w:pPr>
      <w:r>
        <w:rPr>
          <w:rFonts w:hint="cs"/>
          <w:rtl/>
        </w:rPr>
        <w:t xml:space="preserve">הסתייגות טיבי   </w:t>
      </w:r>
      <w:r>
        <w:rPr>
          <w:rtl/>
        </w:rPr>
        <w:t>–</w:t>
      </w:r>
      <w:r>
        <w:rPr>
          <w:rFonts w:hint="cs"/>
          <w:rtl/>
        </w:rPr>
        <w:t xml:space="preserve"> מי בעד, מי נג</w:t>
      </w:r>
      <w:r>
        <w:rPr>
          <w:rFonts w:hint="cs"/>
          <w:rtl/>
        </w:rPr>
        <w:t>ד,  מי נמנע?</w:t>
      </w:r>
    </w:p>
    <w:p w14:paraId="6177A01D" w14:textId="77777777" w:rsidR="00000000" w:rsidRDefault="007C71EE">
      <w:pPr>
        <w:pStyle w:val="a"/>
        <w:rPr>
          <w:rFonts w:hint="cs"/>
          <w:rtl/>
        </w:rPr>
      </w:pPr>
    </w:p>
    <w:p w14:paraId="4546579F" w14:textId="77777777" w:rsidR="00000000" w:rsidRDefault="007C71EE">
      <w:pPr>
        <w:pStyle w:val="a"/>
        <w:jc w:val="center"/>
        <w:rPr>
          <w:rFonts w:hint="cs"/>
          <w:b/>
          <w:bCs/>
          <w:rtl/>
        </w:rPr>
      </w:pPr>
      <w:r>
        <w:rPr>
          <w:rFonts w:hint="cs"/>
          <w:b/>
          <w:bCs/>
          <w:rtl/>
        </w:rPr>
        <w:t>הצבעה</w:t>
      </w:r>
    </w:p>
    <w:p w14:paraId="369C357F" w14:textId="77777777" w:rsidR="00000000" w:rsidRDefault="007C71EE">
      <w:pPr>
        <w:pStyle w:val="a"/>
        <w:jc w:val="center"/>
        <w:rPr>
          <w:rFonts w:hint="cs"/>
          <w:b/>
          <w:bCs/>
          <w:rtl/>
        </w:rPr>
      </w:pPr>
      <w:r>
        <w:rPr>
          <w:rFonts w:hint="cs"/>
          <w:b/>
          <w:bCs/>
          <w:rtl/>
        </w:rPr>
        <w:t xml:space="preserve"> </w:t>
      </w:r>
    </w:p>
    <w:p w14:paraId="21BD0E99" w14:textId="77777777" w:rsidR="00000000" w:rsidRDefault="007C71EE">
      <w:pPr>
        <w:pStyle w:val="a"/>
        <w:jc w:val="center"/>
        <w:rPr>
          <w:rFonts w:hint="cs"/>
          <w:rtl/>
        </w:rPr>
      </w:pPr>
      <w:r>
        <w:rPr>
          <w:rFonts w:hint="cs"/>
          <w:rtl/>
        </w:rPr>
        <w:t>ההסתייגות  של  חבר הכנסת אחמד טיבי  לסעיף 17(1) לא נתקבלה.</w:t>
      </w:r>
    </w:p>
    <w:p w14:paraId="6CE5C5AB" w14:textId="77777777" w:rsidR="00000000" w:rsidRDefault="007C71EE">
      <w:pPr>
        <w:pStyle w:val="a"/>
        <w:jc w:val="center"/>
        <w:rPr>
          <w:rFonts w:hint="cs"/>
          <w:rtl/>
        </w:rPr>
      </w:pPr>
    </w:p>
    <w:p w14:paraId="45DD12E7" w14:textId="77777777" w:rsidR="00000000" w:rsidRDefault="007C71EE">
      <w:pPr>
        <w:pStyle w:val="ad"/>
        <w:rPr>
          <w:rtl/>
        </w:rPr>
      </w:pPr>
    </w:p>
    <w:p w14:paraId="4D2B0368" w14:textId="77777777" w:rsidR="00000000" w:rsidRDefault="007C71EE">
      <w:pPr>
        <w:pStyle w:val="ad"/>
        <w:rPr>
          <w:rtl/>
        </w:rPr>
      </w:pPr>
      <w:r>
        <w:rPr>
          <w:rtl/>
        </w:rPr>
        <w:t>היו"ר ראובן ריבלין:</w:t>
      </w:r>
    </w:p>
    <w:p w14:paraId="062E7E4F" w14:textId="77777777" w:rsidR="00000000" w:rsidRDefault="007C71EE">
      <w:pPr>
        <w:pStyle w:val="a"/>
        <w:rPr>
          <w:rFonts w:hint="cs"/>
          <w:rtl/>
        </w:rPr>
      </w:pPr>
    </w:p>
    <w:p w14:paraId="40B041CA" w14:textId="77777777" w:rsidR="00000000" w:rsidRDefault="007C71EE">
      <w:pPr>
        <w:pStyle w:val="a"/>
        <w:rPr>
          <w:rFonts w:hint="cs"/>
          <w:rtl/>
        </w:rPr>
      </w:pPr>
      <w:r>
        <w:rPr>
          <w:rFonts w:hint="cs"/>
          <w:rtl/>
        </w:rPr>
        <w:t>הסתייגות טיבי לא נתקבלה.</w:t>
      </w:r>
    </w:p>
    <w:p w14:paraId="44D8B8DA" w14:textId="77777777" w:rsidR="00000000" w:rsidRDefault="007C71EE">
      <w:pPr>
        <w:pStyle w:val="a"/>
        <w:rPr>
          <w:rFonts w:hint="cs"/>
          <w:rtl/>
        </w:rPr>
      </w:pPr>
    </w:p>
    <w:p w14:paraId="49384E33" w14:textId="77777777" w:rsidR="00000000" w:rsidRDefault="007C71EE">
      <w:pPr>
        <w:pStyle w:val="a"/>
        <w:rPr>
          <w:rFonts w:hint="cs"/>
          <w:rtl/>
        </w:rPr>
      </w:pPr>
      <w:r>
        <w:rPr>
          <w:rFonts w:hint="cs"/>
          <w:rtl/>
        </w:rPr>
        <w:t xml:space="preserve">הסתייגות עמיר פרץ   </w:t>
      </w:r>
      <w:r>
        <w:rPr>
          <w:rtl/>
        </w:rPr>
        <w:t>–</w:t>
      </w:r>
      <w:r>
        <w:rPr>
          <w:rFonts w:hint="cs"/>
          <w:rtl/>
        </w:rPr>
        <w:t xml:space="preserve"> מי בעד, מי נגד,  מי נמנע?</w:t>
      </w:r>
    </w:p>
    <w:p w14:paraId="101CCD8D" w14:textId="77777777" w:rsidR="00000000" w:rsidRDefault="007C71EE">
      <w:pPr>
        <w:pStyle w:val="a"/>
        <w:rPr>
          <w:rFonts w:hint="cs"/>
          <w:rtl/>
        </w:rPr>
      </w:pPr>
    </w:p>
    <w:p w14:paraId="3C065797" w14:textId="77777777" w:rsidR="00000000" w:rsidRDefault="007C71EE">
      <w:pPr>
        <w:pStyle w:val="a"/>
        <w:jc w:val="center"/>
        <w:rPr>
          <w:rFonts w:hint="cs"/>
          <w:b/>
          <w:bCs/>
          <w:rtl/>
        </w:rPr>
      </w:pPr>
      <w:r>
        <w:rPr>
          <w:rFonts w:hint="cs"/>
          <w:b/>
          <w:bCs/>
          <w:rtl/>
        </w:rPr>
        <w:t>הצבעה</w:t>
      </w:r>
    </w:p>
    <w:p w14:paraId="5A5B0CA0" w14:textId="77777777" w:rsidR="00000000" w:rsidRDefault="007C71EE">
      <w:pPr>
        <w:pStyle w:val="a"/>
        <w:jc w:val="center"/>
        <w:rPr>
          <w:rFonts w:hint="cs"/>
          <w:b/>
          <w:bCs/>
          <w:rtl/>
        </w:rPr>
      </w:pPr>
      <w:r>
        <w:rPr>
          <w:rFonts w:hint="cs"/>
          <w:b/>
          <w:bCs/>
          <w:rtl/>
        </w:rPr>
        <w:t xml:space="preserve"> </w:t>
      </w:r>
    </w:p>
    <w:p w14:paraId="72004EFB" w14:textId="77777777" w:rsidR="00000000" w:rsidRDefault="007C71EE">
      <w:pPr>
        <w:pStyle w:val="a"/>
        <w:jc w:val="center"/>
        <w:rPr>
          <w:rFonts w:hint="cs"/>
          <w:rtl/>
        </w:rPr>
      </w:pPr>
      <w:r>
        <w:rPr>
          <w:rFonts w:hint="cs"/>
          <w:rtl/>
        </w:rPr>
        <w:t>ההסתייגות  של  חבר הכנסת עמיר פרץ  לסעיף 17(1) לא נתקבלה.</w:t>
      </w:r>
    </w:p>
    <w:p w14:paraId="10E2F2DD" w14:textId="77777777" w:rsidR="00000000" w:rsidRDefault="007C71EE">
      <w:pPr>
        <w:pStyle w:val="a"/>
        <w:jc w:val="center"/>
        <w:rPr>
          <w:rFonts w:hint="cs"/>
          <w:rtl/>
        </w:rPr>
      </w:pPr>
    </w:p>
    <w:p w14:paraId="6D8BCF8A" w14:textId="77777777" w:rsidR="00000000" w:rsidRDefault="007C71EE">
      <w:pPr>
        <w:pStyle w:val="ad"/>
        <w:rPr>
          <w:rtl/>
        </w:rPr>
      </w:pPr>
      <w:r>
        <w:rPr>
          <w:rtl/>
        </w:rPr>
        <w:t>היו"ר ראוב</w:t>
      </w:r>
      <w:r>
        <w:rPr>
          <w:rtl/>
        </w:rPr>
        <w:t>ן ריבלין:</w:t>
      </w:r>
    </w:p>
    <w:p w14:paraId="27A5D75F" w14:textId="77777777" w:rsidR="00000000" w:rsidRDefault="007C71EE">
      <w:pPr>
        <w:pStyle w:val="a"/>
        <w:rPr>
          <w:rFonts w:hint="cs"/>
          <w:rtl/>
        </w:rPr>
      </w:pPr>
    </w:p>
    <w:p w14:paraId="20442344" w14:textId="77777777" w:rsidR="00000000" w:rsidRDefault="007C71EE">
      <w:pPr>
        <w:pStyle w:val="a"/>
        <w:rPr>
          <w:rFonts w:hint="cs"/>
          <w:rtl/>
        </w:rPr>
      </w:pPr>
      <w:r>
        <w:rPr>
          <w:rFonts w:hint="cs"/>
          <w:rtl/>
        </w:rPr>
        <w:t>הסתייגות עמיר פרץ  לא נתקבלה.</w:t>
      </w:r>
    </w:p>
    <w:p w14:paraId="7109B3AE" w14:textId="77777777" w:rsidR="00000000" w:rsidRDefault="007C71EE">
      <w:pPr>
        <w:pStyle w:val="a"/>
        <w:rPr>
          <w:rFonts w:hint="cs"/>
          <w:rtl/>
        </w:rPr>
      </w:pPr>
    </w:p>
    <w:p w14:paraId="1C3EFB19" w14:textId="77777777" w:rsidR="00000000" w:rsidRDefault="007C71EE">
      <w:pPr>
        <w:pStyle w:val="a"/>
        <w:rPr>
          <w:rFonts w:hint="cs"/>
          <w:rtl/>
        </w:rPr>
      </w:pPr>
      <w:r>
        <w:rPr>
          <w:rFonts w:hint="cs"/>
          <w:rtl/>
        </w:rPr>
        <w:t xml:space="preserve">הסתייגות אילנה כהן   </w:t>
      </w:r>
      <w:r>
        <w:rPr>
          <w:rtl/>
        </w:rPr>
        <w:t>–</w:t>
      </w:r>
      <w:r>
        <w:rPr>
          <w:rFonts w:hint="cs"/>
          <w:rtl/>
        </w:rPr>
        <w:t xml:space="preserve"> מי בעד, מי נגד,  מי נמנע?</w:t>
      </w:r>
    </w:p>
    <w:p w14:paraId="37339C50" w14:textId="77777777" w:rsidR="00000000" w:rsidRDefault="007C71EE">
      <w:pPr>
        <w:pStyle w:val="a"/>
        <w:rPr>
          <w:rFonts w:hint="cs"/>
          <w:rtl/>
        </w:rPr>
      </w:pPr>
    </w:p>
    <w:p w14:paraId="520085AC" w14:textId="77777777" w:rsidR="00000000" w:rsidRDefault="007C71EE">
      <w:pPr>
        <w:pStyle w:val="a"/>
        <w:jc w:val="center"/>
        <w:rPr>
          <w:rFonts w:hint="cs"/>
          <w:b/>
          <w:bCs/>
          <w:rtl/>
        </w:rPr>
      </w:pPr>
      <w:r>
        <w:rPr>
          <w:rFonts w:hint="cs"/>
          <w:b/>
          <w:bCs/>
          <w:rtl/>
        </w:rPr>
        <w:t>הצבעה</w:t>
      </w:r>
    </w:p>
    <w:p w14:paraId="791504CD" w14:textId="77777777" w:rsidR="00000000" w:rsidRDefault="007C71EE">
      <w:pPr>
        <w:pStyle w:val="a"/>
        <w:jc w:val="center"/>
        <w:rPr>
          <w:rFonts w:hint="cs"/>
          <w:b/>
          <w:bCs/>
          <w:rtl/>
        </w:rPr>
      </w:pPr>
      <w:r>
        <w:rPr>
          <w:rFonts w:hint="cs"/>
          <w:b/>
          <w:bCs/>
          <w:rtl/>
        </w:rPr>
        <w:t xml:space="preserve"> </w:t>
      </w:r>
    </w:p>
    <w:p w14:paraId="36662D33" w14:textId="77777777" w:rsidR="00000000" w:rsidRDefault="007C71EE">
      <w:pPr>
        <w:pStyle w:val="a"/>
        <w:jc w:val="center"/>
        <w:rPr>
          <w:rFonts w:hint="cs"/>
          <w:rtl/>
        </w:rPr>
      </w:pPr>
      <w:r>
        <w:rPr>
          <w:rFonts w:hint="cs"/>
          <w:rtl/>
        </w:rPr>
        <w:t>ההסתייגות  של  חברת הכנסת אילנה כהן  לסעיף 17(1) לא נתקבלה.</w:t>
      </w:r>
    </w:p>
    <w:p w14:paraId="08E0D9C5" w14:textId="77777777" w:rsidR="00000000" w:rsidRDefault="007C71EE">
      <w:pPr>
        <w:pStyle w:val="a"/>
        <w:jc w:val="center"/>
        <w:rPr>
          <w:rFonts w:hint="cs"/>
          <w:rtl/>
        </w:rPr>
      </w:pPr>
    </w:p>
    <w:p w14:paraId="350EFEAF" w14:textId="77777777" w:rsidR="00000000" w:rsidRDefault="007C71EE">
      <w:pPr>
        <w:pStyle w:val="ad"/>
        <w:rPr>
          <w:rtl/>
        </w:rPr>
      </w:pPr>
      <w:r>
        <w:rPr>
          <w:rtl/>
        </w:rPr>
        <w:t>היו"ר ראובן ריבלין:</w:t>
      </w:r>
    </w:p>
    <w:p w14:paraId="1B4D482F" w14:textId="77777777" w:rsidR="00000000" w:rsidRDefault="007C71EE">
      <w:pPr>
        <w:pStyle w:val="a"/>
        <w:rPr>
          <w:rFonts w:hint="cs"/>
          <w:rtl/>
        </w:rPr>
      </w:pPr>
    </w:p>
    <w:p w14:paraId="7ED6E6EC" w14:textId="77777777" w:rsidR="00000000" w:rsidRDefault="007C71EE">
      <w:pPr>
        <w:pStyle w:val="a"/>
        <w:rPr>
          <w:rFonts w:hint="cs"/>
          <w:rtl/>
        </w:rPr>
      </w:pPr>
      <w:r>
        <w:rPr>
          <w:rFonts w:hint="cs"/>
          <w:rtl/>
        </w:rPr>
        <w:t>הסתייגות אילנה כהן לא נתקבלה.</w:t>
      </w:r>
    </w:p>
    <w:p w14:paraId="1565E040" w14:textId="77777777" w:rsidR="00000000" w:rsidRDefault="007C71EE">
      <w:pPr>
        <w:pStyle w:val="a"/>
        <w:rPr>
          <w:rFonts w:hint="cs"/>
          <w:rtl/>
        </w:rPr>
      </w:pPr>
    </w:p>
    <w:p w14:paraId="0058BC1D" w14:textId="77777777" w:rsidR="00000000" w:rsidRDefault="007C71EE">
      <w:pPr>
        <w:pStyle w:val="a"/>
        <w:rPr>
          <w:rFonts w:hint="cs"/>
          <w:rtl/>
        </w:rPr>
      </w:pPr>
      <w:r>
        <w:rPr>
          <w:rFonts w:hint="cs"/>
          <w:rtl/>
        </w:rPr>
        <w:t xml:space="preserve">הסתייגות דוד טל   </w:t>
      </w:r>
      <w:r>
        <w:rPr>
          <w:rtl/>
        </w:rPr>
        <w:t>–</w:t>
      </w:r>
      <w:r>
        <w:rPr>
          <w:rFonts w:hint="cs"/>
          <w:rtl/>
        </w:rPr>
        <w:t xml:space="preserve"> מי בעד, מי נגד,  מי נמנ</w:t>
      </w:r>
      <w:r>
        <w:rPr>
          <w:rFonts w:hint="cs"/>
          <w:rtl/>
        </w:rPr>
        <w:t>ע?</w:t>
      </w:r>
    </w:p>
    <w:p w14:paraId="6735553D" w14:textId="77777777" w:rsidR="00000000" w:rsidRDefault="007C71EE">
      <w:pPr>
        <w:pStyle w:val="a"/>
        <w:rPr>
          <w:rFonts w:hint="cs"/>
          <w:rtl/>
        </w:rPr>
      </w:pPr>
    </w:p>
    <w:p w14:paraId="0413E18D" w14:textId="77777777" w:rsidR="00000000" w:rsidRDefault="007C71EE">
      <w:pPr>
        <w:pStyle w:val="a"/>
        <w:jc w:val="center"/>
        <w:rPr>
          <w:rFonts w:hint="cs"/>
          <w:b/>
          <w:bCs/>
          <w:rtl/>
        </w:rPr>
      </w:pPr>
      <w:r>
        <w:rPr>
          <w:rFonts w:hint="cs"/>
          <w:b/>
          <w:bCs/>
          <w:rtl/>
        </w:rPr>
        <w:t>הצבעה</w:t>
      </w:r>
    </w:p>
    <w:p w14:paraId="09C09EAA" w14:textId="77777777" w:rsidR="00000000" w:rsidRDefault="007C71EE">
      <w:pPr>
        <w:pStyle w:val="a"/>
        <w:jc w:val="center"/>
        <w:rPr>
          <w:rFonts w:hint="cs"/>
          <w:b/>
          <w:bCs/>
          <w:rtl/>
        </w:rPr>
      </w:pPr>
      <w:r>
        <w:rPr>
          <w:rFonts w:hint="cs"/>
          <w:b/>
          <w:bCs/>
          <w:rtl/>
        </w:rPr>
        <w:t xml:space="preserve"> </w:t>
      </w:r>
    </w:p>
    <w:p w14:paraId="3D939B54" w14:textId="77777777" w:rsidR="00000000" w:rsidRDefault="007C71EE">
      <w:pPr>
        <w:pStyle w:val="a"/>
        <w:jc w:val="center"/>
        <w:rPr>
          <w:rFonts w:hint="cs"/>
          <w:rtl/>
        </w:rPr>
      </w:pPr>
      <w:r>
        <w:rPr>
          <w:rFonts w:hint="cs"/>
          <w:rtl/>
        </w:rPr>
        <w:t>ההסתייגות  של  חבר הכנסת דוד טל  לסעיף 17(1) לא נתקבלה.</w:t>
      </w:r>
    </w:p>
    <w:p w14:paraId="62BAA880" w14:textId="77777777" w:rsidR="00000000" w:rsidRDefault="007C71EE">
      <w:pPr>
        <w:pStyle w:val="a"/>
        <w:jc w:val="center"/>
        <w:rPr>
          <w:rFonts w:hint="cs"/>
          <w:rtl/>
        </w:rPr>
      </w:pPr>
    </w:p>
    <w:p w14:paraId="2DDF1F2D" w14:textId="77777777" w:rsidR="00000000" w:rsidRDefault="007C71EE">
      <w:pPr>
        <w:pStyle w:val="ad"/>
        <w:rPr>
          <w:rtl/>
        </w:rPr>
      </w:pPr>
      <w:r>
        <w:rPr>
          <w:rtl/>
        </w:rPr>
        <w:t>היו"ר ראובן ריבלין:</w:t>
      </w:r>
    </w:p>
    <w:p w14:paraId="63BBD1AB" w14:textId="77777777" w:rsidR="00000000" w:rsidRDefault="007C71EE">
      <w:pPr>
        <w:pStyle w:val="a"/>
        <w:rPr>
          <w:rFonts w:hint="cs"/>
          <w:rtl/>
        </w:rPr>
      </w:pPr>
    </w:p>
    <w:p w14:paraId="37678289" w14:textId="77777777" w:rsidR="00000000" w:rsidRDefault="007C71EE">
      <w:pPr>
        <w:pStyle w:val="a"/>
        <w:rPr>
          <w:rFonts w:hint="cs"/>
          <w:rtl/>
        </w:rPr>
      </w:pPr>
      <w:r>
        <w:rPr>
          <w:rFonts w:hint="cs"/>
          <w:rtl/>
        </w:rPr>
        <w:t>הסתייגות דוד טל לא נתקבלה.</w:t>
      </w:r>
    </w:p>
    <w:p w14:paraId="19078D73" w14:textId="77777777" w:rsidR="00000000" w:rsidRDefault="007C71EE">
      <w:pPr>
        <w:pStyle w:val="a"/>
        <w:rPr>
          <w:rFonts w:hint="cs"/>
          <w:rtl/>
        </w:rPr>
      </w:pPr>
    </w:p>
    <w:p w14:paraId="51CA39C9" w14:textId="77777777" w:rsidR="00000000" w:rsidRDefault="007C71EE">
      <w:pPr>
        <w:pStyle w:val="a"/>
        <w:rPr>
          <w:rFonts w:hint="cs"/>
          <w:rtl/>
        </w:rPr>
      </w:pPr>
      <w:r>
        <w:rPr>
          <w:rFonts w:hint="cs"/>
          <w:rtl/>
        </w:rPr>
        <w:t xml:space="preserve">הסתייגות  בשארה </w:t>
      </w:r>
      <w:r>
        <w:rPr>
          <w:rtl/>
        </w:rPr>
        <w:t>–</w:t>
      </w:r>
      <w:r>
        <w:rPr>
          <w:rFonts w:hint="cs"/>
          <w:rtl/>
        </w:rPr>
        <w:t xml:space="preserve"> מי בעד, מי נגד,  מי נמנע?</w:t>
      </w:r>
    </w:p>
    <w:p w14:paraId="5617B906" w14:textId="77777777" w:rsidR="00000000" w:rsidRDefault="007C71EE">
      <w:pPr>
        <w:pStyle w:val="a"/>
        <w:rPr>
          <w:rtl/>
        </w:rPr>
      </w:pPr>
    </w:p>
    <w:p w14:paraId="6721EF52" w14:textId="77777777" w:rsidR="00000000" w:rsidRDefault="007C71EE">
      <w:pPr>
        <w:pStyle w:val="a"/>
        <w:rPr>
          <w:rFonts w:hint="cs"/>
          <w:rtl/>
        </w:rPr>
      </w:pPr>
    </w:p>
    <w:p w14:paraId="1BE71C52" w14:textId="77777777" w:rsidR="00000000" w:rsidRDefault="007C71EE">
      <w:pPr>
        <w:pStyle w:val="a"/>
        <w:jc w:val="center"/>
        <w:rPr>
          <w:rFonts w:hint="cs"/>
          <w:b/>
          <w:bCs/>
          <w:rtl/>
        </w:rPr>
      </w:pPr>
      <w:r>
        <w:rPr>
          <w:rFonts w:hint="cs"/>
          <w:b/>
          <w:bCs/>
          <w:rtl/>
        </w:rPr>
        <w:t>הצבעה</w:t>
      </w:r>
    </w:p>
    <w:p w14:paraId="0C362F1D" w14:textId="77777777" w:rsidR="00000000" w:rsidRDefault="007C71EE">
      <w:pPr>
        <w:pStyle w:val="a"/>
        <w:jc w:val="center"/>
        <w:rPr>
          <w:rFonts w:hint="cs"/>
          <w:b/>
          <w:bCs/>
          <w:rtl/>
        </w:rPr>
      </w:pPr>
      <w:r>
        <w:rPr>
          <w:rFonts w:hint="cs"/>
          <w:b/>
          <w:bCs/>
          <w:rtl/>
        </w:rPr>
        <w:t xml:space="preserve"> </w:t>
      </w:r>
    </w:p>
    <w:p w14:paraId="15BA1D4A" w14:textId="77777777" w:rsidR="00000000" w:rsidRDefault="007C71EE">
      <w:pPr>
        <w:pStyle w:val="a"/>
        <w:jc w:val="center"/>
        <w:rPr>
          <w:rFonts w:hint="cs"/>
          <w:rtl/>
        </w:rPr>
      </w:pPr>
      <w:r>
        <w:rPr>
          <w:rFonts w:hint="cs"/>
          <w:rtl/>
        </w:rPr>
        <w:t>ההסתייגות  של  חבר הכנסת עזמי בשארה  לסעיף 17(1) לא נתקבלה.</w:t>
      </w:r>
    </w:p>
    <w:p w14:paraId="20026ABD" w14:textId="77777777" w:rsidR="00000000" w:rsidRDefault="007C71EE">
      <w:pPr>
        <w:pStyle w:val="a"/>
        <w:jc w:val="center"/>
        <w:rPr>
          <w:rFonts w:hint="cs"/>
          <w:rtl/>
        </w:rPr>
      </w:pPr>
    </w:p>
    <w:p w14:paraId="17C599BF" w14:textId="77777777" w:rsidR="00000000" w:rsidRDefault="007C71EE">
      <w:pPr>
        <w:pStyle w:val="ad"/>
        <w:rPr>
          <w:rtl/>
        </w:rPr>
      </w:pPr>
      <w:r>
        <w:rPr>
          <w:rtl/>
        </w:rPr>
        <w:t>היו"ר ראובן ריבלין:</w:t>
      </w:r>
    </w:p>
    <w:p w14:paraId="12A7FA00" w14:textId="77777777" w:rsidR="00000000" w:rsidRDefault="007C71EE">
      <w:pPr>
        <w:pStyle w:val="a"/>
        <w:rPr>
          <w:rFonts w:hint="cs"/>
          <w:rtl/>
        </w:rPr>
      </w:pPr>
    </w:p>
    <w:p w14:paraId="512E7BA9" w14:textId="77777777" w:rsidR="00000000" w:rsidRDefault="007C71EE">
      <w:pPr>
        <w:pStyle w:val="a"/>
        <w:rPr>
          <w:rFonts w:hint="cs"/>
          <w:rtl/>
        </w:rPr>
      </w:pPr>
      <w:r>
        <w:rPr>
          <w:rFonts w:hint="cs"/>
          <w:rtl/>
        </w:rPr>
        <w:t>הס</w:t>
      </w:r>
      <w:r>
        <w:rPr>
          <w:rFonts w:hint="cs"/>
          <w:rtl/>
        </w:rPr>
        <w:t>תייגות בשארה לא נתקבלה.</w:t>
      </w:r>
    </w:p>
    <w:p w14:paraId="7F4ADBEE" w14:textId="77777777" w:rsidR="00000000" w:rsidRDefault="007C71EE">
      <w:pPr>
        <w:pStyle w:val="a"/>
        <w:rPr>
          <w:rFonts w:hint="cs"/>
          <w:rtl/>
        </w:rPr>
      </w:pPr>
    </w:p>
    <w:p w14:paraId="75E43BFC" w14:textId="77777777" w:rsidR="00000000" w:rsidRDefault="007C71EE">
      <w:pPr>
        <w:pStyle w:val="a"/>
        <w:rPr>
          <w:rFonts w:hint="cs"/>
          <w:rtl/>
        </w:rPr>
      </w:pPr>
      <w:r>
        <w:rPr>
          <w:rFonts w:hint="cs"/>
          <w:rtl/>
        </w:rPr>
        <w:t xml:space="preserve">הסתייגות זחאלקה   </w:t>
      </w:r>
      <w:r>
        <w:rPr>
          <w:rtl/>
        </w:rPr>
        <w:t>–</w:t>
      </w:r>
      <w:r>
        <w:rPr>
          <w:rFonts w:hint="cs"/>
          <w:rtl/>
        </w:rPr>
        <w:t xml:space="preserve"> מי בעד, מי נגד,  מי נמנע?</w:t>
      </w:r>
    </w:p>
    <w:p w14:paraId="4FDE1C92" w14:textId="77777777" w:rsidR="00000000" w:rsidRDefault="007C71EE">
      <w:pPr>
        <w:pStyle w:val="a"/>
        <w:rPr>
          <w:rFonts w:hint="cs"/>
          <w:rtl/>
        </w:rPr>
      </w:pPr>
    </w:p>
    <w:p w14:paraId="16FAE7C8" w14:textId="77777777" w:rsidR="00000000" w:rsidRDefault="007C71EE">
      <w:pPr>
        <w:pStyle w:val="a"/>
        <w:jc w:val="center"/>
        <w:rPr>
          <w:rFonts w:hint="cs"/>
          <w:b/>
          <w:bCs/>
          <w:rtl/>
        </w:rPr>
      </w:pPr>
      <w:r>
        <w:rPr>
          <w:rFonts w:hint="cs"/>
          <w:b/>
          <w:bCs/>
          <w:rtl/>
        </w:rPr>
        <w:t>הצבעה</w:t>
      </w:r>
    </w:p>
    <w:p w14:paraId="329A95DC" w14:textId="77777777" w:rsidR="00000000" w:rsidRDefault="007C71EE">
      <w:pPr>
        <w:pStyle w:val="a"/>
        <w:jc w:val="center"/>
        <w:rPr>
          <w:rFonts w:hint="cs"/>
          <w:b/>
          <w:bCs/>
          <w:rtl/>
        </w:rPr>
      </w:pPr>
      <w:r>
        <w:rPr>
          <w:rFonts w:hint="cs"/>
          <w:b/>
          <w:bCs/>
          <w:rtl/>
        </w:rPr>
        <w:t xml:space="preserve"> </w:t>
      </w:r>
    </w:p>
    <w:p w14:paraId="6F73E738" w14:textId="77777777" w:rsidR="00000000" w:rsidRDefault="007C71EE">
      <w:pPr>
        <w:pStyle w:val="a"/>
        <w:jc w:val="center"/>
        <w:rPr>
          <w:rFonts w:hint="cs"/>
          <w:rtl/>
        </w:rPr>
      </w:pPr>
      <w:r>
        <w:rPr>
          <w:rFonts w:hint="cs"/>
          <w:rtl/>
        </w:rPr>
        <w:t>ההסתייגות  של  חבר הכנסת ג'מאל זחאלקה לסעיף 17(1) לא נתקבלה.</w:t>
      </w:r>
    </w:p>
    <w:p w14:paraId="4C7A486D" w14:textId="77777777" w:rsidR="00000000" w:rsidRDefault="007C71EE">
      <w:pPr>
        <w:pStyle w:val="a"/>
        <w:jc w:val="center"/>
        <w:rPr>
          <w:rFonts w:hint="cs"/>
          <w:rtl/>
        </w:rPr>
      </w:pPr>
    </w:p>
    <w:p w14:paraId="0A396BD2" w14:textId="77777777" w:rsidR="00000000" w:rsidRDefault="007C71EE">
      <w:pPr>
        <w:pStyle w:val="ad"/>
        <w:rPr>
          <w:rtl/>
        </w:rPr>
      </w:pPr>
      <w:r>
        <w:rPr>
          <w:rtl/>
        </w:rPr>
        <w:t>היו"ר ראובן ריבלין:</w:t>
      </w:r>
    </w:p>
    <w:p w14:paraId="57EA122E" w14:textId="77777777" w:rsidR="00000000" w:rsidRDefault="007C71EE">
      <w:pPr>
        <w:pStyle w:val="a"/>
        <w:rPr>
          <w:rFonts w:hint="cs"/>
          <w:rtl/>
        </w:rPr>
      </w:pPr>
    </w:p>
    <w:p w14:paraId="49C86612" w14:textId="77777777" w:rsidR="00000000" w:rsidRDefault="007C71EE">
      <w:pPr>
        <w:pStyle w:val="a"/>
        <w:rPr>
          <w:rFonts w:hint="cs"/>
          <w:rtl/>
        </w:rPr>
      </w:pPr>
      <w:r>
        <w:rPr>
          <w:rFonts w:hint="cs"/>
          <w:rtl/>
        </w:rPr>
        <w:t>הסתייגות זחאלקה לא נתקבלה.</w:t>
      </w:r>
    </w:p>
    <w:p w14:paraId="2800A7F1" w14:textId="77777777" w:rsidR="00000000" w:rsidRDefault="007C71EE">
      <w:pPr>
        <w:pStyle w:val="a"/>
        <w:rPr>
          <w:rFonts w:hint="cs"/>
          <w:rtl/>
        </w:rPr>
      </w:pPr>
    </w:p>
    <w:p w14:paraId="3C379581" w14:textId="77777777" w:rsidR="00000000" w:rsidRDefault="007C71EE">
      <w:pPr>
        <w:pStyle w:val="a"/>
        <w:rPr>
          <w:rFonts w:hint="cs"/>
          <w:rtl/>
        </w:rPr>
      </w:pPr>
      <w:r>
        <w:rPr>
          <w:rFonts w:hint="cs"/>
          <w:rtl/>
        </w:rPr>
        <w:t xml:space="preserve">על הצעתו של ואסל טאהא תהיה הצבעה אלקטרונית. אתם לא מרימים יד. נא </w:t>
      </w:r>
      <w:r>
        <w:rPr>
          <w:rFonts w:hint="cs"/>
          <w:rtl/>
        </w:rPr>
        <w:t>להצביע. מי בעד, מי נגד?</w:t>
      </w:r>
    </w:p>
    <w:p w14:paraId="3B6F3E3F" w14:textId="77777777" w:rsidR="00000000" w:rsidRDefault="007C71EE">
      <w:pPr>
        <w:pStyle w:val="a"/>
        <w:rPr>
          <w:rFonts w:hint="cs"/>
          <w:rtl/>
        </w:rPr>
      </w:pPr>
    </w:p>
    <w:p w14:paraId="35B3BC32" w14:textId="77777777" w:rsidR="00000000" w:rsidRDefault="007C71EE">
      <w:pPr>
        <w:pStyle w:val="a"/>
        <w:jc w:val="center"/>
        <w:rPr>
          <w:rFonts w:hint="cs"/>
          <w:b/>
          <w:bCs/>
          <w:rtl/>
        </w:rPr>
      </w:pPr>
      <w:r>
        <w:rPr>
          <w:rFonts w:hint="cs"/>
          <w:b/>
          <w:bCs/>
          <w:rtl/>
        </w:rPr>
        <w:t>הצבעה מס' 40</w:t>
      </w:r>
    </w:p>
    <w:p w14:paraId="4B47A4AD" w14:textId="77777777" w:rsidR="00000000" w:rsidRDefault="007C71EE">
      <w:pPr>
        <w:pStyle w:val="a"/>
        <w:jc w:val="center"/>
        <w:rPr>
          <w:rFonts w:hint="cs"/>
          <w:b/>
          <w:bCs/>
          <w:rtl/>
        </w:rPr>
      </w:pPr>
    </w:p>
    <w:p w14:paraId="16856AE0"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48</w:t>
      </w:r>
    </w:p>
    <w:p w14:paraId="1761C7AE" w14:textId="77777777" w:rsidR="00000000" w:rsidRDefault="007C71EE">
      <w:pPr>
        <w:pStyle w:val="a"/>
        <w:jc w:val="center"/>
        <w:rPr>
          <w:rFonts w:hint="cs"/>
          <w:rtl/>
        </w:rPr>
      </w:pPr>
      <w:r>
        <w:rPr>
          <w:rFonts w:hint="cs"/>
          <w:rtl/>
        </w:rPr>
        <w:t xml:space="preserve">נגד </w:t>
      </w:r>
      <w:r>
        <w:rPr>
          <w:rtl/>
        </w:rPr>
        <w:t>–</w:t>
      </w:r>
      <w:r>
        <w:rPr>
          <w:rFonts w:hint="cs"/>
          <w:rtl/>
        </w:rPr>
        <w:t xml:space="preserve"> 57</w:t>
      </w:r>
    </w:p>
    <w:p w14:paraId="1D360972"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3D152CD6" w14:textId="77777777" w:rsidR="00000000" w:rsidRDefault="007C71EE">
      <w:pPr>
        <w:pStyle w:val="a"/>
        <w:jc w:val="center"/>
        <w:rPr>
          <w:rFonts w:hint="cs"/>
          <w:rtl/>
        </w:rPr>
      </w:pPr>
      <w:r>
        <w:rPr>
          <w:rFonts w:hint="cs"/>
          <w:rtl/>
        </w:rPr>
        <w:t>ההסתייגות של חבר הכנסת ואסל טאהא לסעיף 17(1) לא נתקבלה.</w:t>
      </w:r>
    </w:p>
    <w:p w14:paraId="7065E016" w14:textId="77777777" w:rsidR="00000000" w:rsidRDefault="007C71EE">
      <w:pPr>
        <w:pStyle w:val="a"/>
        <w:jc w:val="center"/>
        <w:rPr>
          <w:rFonts w:hint="cs"/>
          <w:rtl/>
        </w:rPr>
      </w:pPr>
    </w:p>
    <w:p w14:paraId="0F529DBD" w14:textId="77777777" w:rsidR="00000000" w:rsidRDefault="007C71EE">
      <w:pPr>
        <w:pStyle w:val="ad"/>
        <w:rPr>
          <w:rtl/>
        </w:rPr>
      </w:pPr>
      <w:r>
        <w:rPr>
          <w:rtl/>
        </w:rPr>
        <w:t>היו"ר ראובן ריבלין:</w:t>
      </w:r>
    </w:p>
    <w:p w14:paraId="6F7A04F1" w14:textId="77777777" w:rsidR="00000000" w:rsidRDefault="007C71EE">
      <w:pPr>
        <w:pStyle w:val="a"/>
        <w:rPr>
          <w:rtl/>
        </w:rPr>
      </w:pPr>
    </w:p>
    <w:p w14:paraId="371C94FA" w14:textId="77777777" w:rsidR="00000000" w:rsidRDefault="007C71EE">
      <w:pPr>
        <w:pStyle w:val="a"/>
        <w:rPr>
          <w:rFonts w:hint="cs"/>
          <w:rtl/>
        </w:rPr>
      </w:pPr>
      <w:r>
        <w:rPr>
          <w:rFonts w:hint="cs"/>
          <w:rtl/>
        </w:rPr>
        <w:t>ההסתייגות של חבר הכנסת ואסל טאהא לסעיף 17(1) לא נתקבלה.</w:t>
      </w:r>
    </w:p>
    <w:p w14:paraId="5E8C055F" w14:textId="77777777" w:rsidR="00000000" w:rsidRDefault="007C71EE">
      <w:pPr>
        <w:pStyle w:val="a"/>
        <w:rPr>
          <w:rFonts w:hint="cs"/>
          <w:rtl/>
        </w:rPr>
      </w:pPr>
    </w:p>
    <w:p w14:paraId="3CB70373" w14:textId="77777777" w:rsidR="00000000" w:rsidRDefault="007C71EE">
      <w:pPr>
        <w:pStyle w:val="a"/>
        <w:rPr>
          <w:rFonts w:hint="cs"/>
          <w:rtl/>
        </w:rPr>
      </w:pPr>
      <w:r>
        <w:rPr>
          <w:rFonts w:hint="cs"/>
          <w:rtl/>
        </w:rPr>
        <w:t xml:space="preserve">הסתייגות דהאמשה   </w:t>
      </w:r>
      <w:r>
        <w:rPr>
          <w:rtl/>
        </w:rPr>
        <w:t>–</w:t>
      </w:r>
      <w:r>
        <w:rPr>
          <w:rFonts w:hint="cs"/>
          <w:rtl/>
        </w:rPr>
        <w:t xml:space="preserve"> מי בעד, מי נגד,  מי נ</w:t>
      </w:r>
      <w:r>
        <w:rPr>
          <w:rFonts w:hint="cs"/>
          <w:rtl/>
        </w:rPr>
        <w:t>מנע?</w:t>
      </w:r>
    </w:p>
    <w:p w14:paraId="540C28DE" w14:textId="77777777" w:rsidR="00000000" w:rsidRDefault="007C71EE">
      <w:pPr>
        <w:pStyle w:val="a"/>
        <w:rPr>
          <w:rFonts w:hint="cs"/>
          <w:rtl/>
        </w:rPr>
      </w:pPr>
    </w:p>
    <w:p w14:paraId="7188C189" w14:textId="77777777" w:rsidR="00000000" w:rsidRDefault="007C71EE">
      <w:pPr>
        <w:pStyle w:val="a"/>
        <w:jc w:val="center"/>
        <w:rPr>
          <w:rFonts w:hint="cs"/>
          <w:b/>
          <w:bCs/>
          <w:rtl/>
        </w:rPr>
      </w:pPr>
      <w:r>
        <w:rPr>
          <w:rFonts w:hint="cs"/>
          <w:b/>
          <w:bCs/>
          <w:rtl/>
        </w:rPr>
        <w:t>הצבעה</w:t>
      </w:r>
    </w:p>
    <w:p w14:paraId="26758C66" w14:textId="77777777" w:rsidR="00000000" w:rsidRDefault="007C71EE">
      <w:pPr>
        <w:pStyle w:val="a"/>
        <w:jc w:val="center"/>
        <w:rPr>
          <w:rFonts w:hint="cs"/>
          <w:b/>
          <w:bCs/>
          <w:rtl/>
        </w:rPr>
      </w:pPr>
      <w:r>
        <w:rPr>
          <w:rFonts w:hint="cs"/>
          <w:b/>
          <w:bCs/>
          <w:rtl/>
        </w:rPr>
        <w:t xml:space="preserve"> </w:t>
      </w:r>
    </w:p>
    <w:p w14:paraId="0697E0A0" w14:textId="77777777" w:rsidR="00000000" w:rsidRDefault="007C71EE">
      <w:pPr>
        <w:pStyle w:val="a"/>
        <w:jc w:val="center"/>
        <w:rPr>
          <w:rFonts w:hint="cs"/>
          <w:rtl/>
        </w:rPr>
      </w:pPr>
      <w:r>
        <w:rPr>
          <w:rFonts w:hint="cs"/>
          <w:rtl/>
        </w:rPr>
        <w:t>ההסתייגות  של  חבר הכנסת עבד-אלמאלכ  דהאמשה לסעיף 17(1) לא נתקבלה.</w:t>
      </w:r>
    </w:p>
    <w:p w14:paraId="0B911D1D" w14:textId="77777777" w:rsidR="00000000" w:rsidRDefault="007C71EE">
      <w:pPr>
        <w:pStyle w:val="a"/>
        <w:jc w:val="center"/>
        <w:rPr>
          <w:rFonts w:hint="cs"/>
          <w:rtl/>
        </w:rPr>
      </w:pPr>
    </w:p>
    <w:p w14:paraId="5916A3D8" w14:textId="77777777" w:rsidR="00000000" w:rsidRDefault="007C71EE">
      <w:pPr>
        <w:pStyle w:val="ad"/>
        <w:rPr>
          <w:rtl/>
        </w:rPr>
      </w:pPr>
    </w:p>
    <w:p w14:paraId="54988C27" w14:textId="77777777" w:rsidR="00000000" w:rsidRDefault="007C71EE">
      <w:pPr>
        <w:pStyle w:val="ad"/>
        <w:rPr>
          <w:rtl/>
        </w:rPr>
      </w:pPr>
      <w:r>
        <w:rPr>
          <w:rtl/>
        </w:rPr>
        <w:t>היו"ר ראובן ריבלין:</w:t>
      </w:r>
    </w:p>
    <w:p w14:paraId="7B45A994" w14:textId="77777777" w:rsidR="00000000" w:rsidRDefault="007C71EE">
      <w:pPr>
        <w:pStyle w:val="a"/>
        <w:rPr>
          <w:rFonts w:hint="cs"/>
          <w:rtl/>
        </w:rPr>
      </w:pPr>
    </w:p>
    <w:p w14:paraId="3A8784CF" w14:textId="77777777" w:rsidR="00000000" w:rsidRDefault="007C71EE">
      <w:pPr>
        <w:pStyle w:val="a"/>
        <w:rPr>
          <w:rFonts w:hint="cs"/>
          <w:rtl/>
        </w:rPr>
      </w:pPr>
      <w:r>
        <w:rPr>
          <w:rFonts w:hint="cs"/>
          <w:rtl/>
        </w:rPr>
        <w:t>הסתייגות דהאמשה לא נתקבלה.</w:t>
      </w:r>
    </w:p>
    <w:p w14:paraId="7BFEBE5B" w14:textId="77777777" w:rsidR="00000000" w:rsidRDefault="007C71EE">
      <w:pPr>
        <w:pStyle w:val="a"/>
        <w:rPr>
          <w:rFonts w:hint="cs"/>
          <w:rtl/>
        </w:rPr>
      </w:pPr>
    </w:p>
    <w:p w14:paraId="76D99BFF" w14:textId="77777777" w:rsidR="00000000" w:rsidRDefault="007C71EE">
      <w:pPr>
        <w:pStyle w:val="a"/>
        <w:rPr>
          <w:rFonts w:hint="cs"/>
          <w:rtl/>
        </w:rPr>
      </w:pPr>
      <w:r>
        <w:rPr>
          <w:rFonts w:hint="cs"/>
          <w:rtl/>
        </w:rPr>
        <w:t>חבר הכנסת דהאמשה, אני בפעם הבאה לא אצביע אם תדבר בטלפון.</w:t>
      </w:r>
    </w:p>
    <w:p w14:paraId="1542780E" w14:textId="77777777" w:rsidR="00000000" w:rsidRDefault="007C71EE">
      <w:pPr>
        <w:pStyle w:val="a"/>
        <w:rPr>
          <w:rFonts w:hint="cs"/>
          <w:rtl/>
        </w:rPr>
      </w:pPr>
    </w:p>
    <w:p w14:paraId="320472A6" w14:textId="77777777" w:rsidR="00000000" w:rsidRDefault="007C71EE">
      <w:pPr>
        <w:pStyle w:val="a"/>
        <w:rPr>
          <w:rFonts w:hint="cs"/>
          <w:rtl/>
        </w:rPr>
      </w:pPr>
      <w:r>
        <w:rPr>
          <w:rFonts w:hint="cs"/>
          <w:rtl/>
        </w:rPr>
        <w:t>חבר הכנסת טלב אלסאנע - אינו נוכח.</w:t>
      </w:r>
    </w:p>
    <w:p w14:paraId="6FAF21AB" w14:textId="77777777" w:rsidR="00000000" w:rsidRDefault="007C71EE">
      <w:pPr>
        <w:pStyle w:val="a"/>
        <w:rPr>
          <w:rFonts w:hint="cs"/>
          <w:rtl/>
        </w:rPr>
      </w:pPr>
    </w:p>
    <w:p w14:paraId="2CAB9562" w14:textId="77777777" w:rsidR="00000000" w:rsidRDefault="007C71EE">
      <w:pPr>
        <w:pStyle w:val="a"/>
        <w:rPr>
          <w:rFonts w:hint="cs"/>
          <w:rtl/>
        </w:rPr>
      </w:pPr>
      <w:r>
        <w:rPr>
          <w:rFonts w:hint="cs"/>
          <w:rtl/>
        </w:rPr>
        <w:t xml:space="preserve">הסתייגות גפני   </w:t>
      </w:r>
      <w:r>
        <w:rPr>
          <w:rtl/>
        </w:rPr>
        <w:t>–</w:t>
      </w:r>
      <w:r>
        <w:rPr>
          <w:rFonts w:hint="cs"/>
          <w:rtl/>
        </w:rPr>
        <w:t xml:space="preserve"> מי בעד, מי נג</w:t>
      </w:r>
      <w:r>
        <w:rPr>
          <w:rFonts w:hint="cs"/>
          <w:rtl/>
        </w:rPr>
        <w:t>ד,  מי נמנע?</w:t>
      </w:r>
    </w:p>
    <w:p w14:paraId="4D8E989B" w14:textId="77777777" w:rsidR="00000000" w:rsidRDefault="007C71EE">
      <w:pPr>
        <w:pStyle w:val="a"/>
        <w:rPr>
          <w:rFonts w:hint="cs"/>
          <w:rtl/>
        </w:rPr>
      </w:pPr>
    </w:p>
    <w:p w14:paraId="72816180" w14:textId="77777777" w:rsidR="00000000" w:rsidRDefault="007C71EE">
      <w:pPr>
        <w:pStyle w:val="a"/>
        <w:jc w:val="center"/>
        <w:rPr>
          <w:rFonts w:hint="cs"/>
          <w:b/>
          <w:bCs/>
          <w:rtl/>
        </w:rPr>
      </w:pPr>
      <w:r>
        <w:rPr>
          <w:rFonts w:hint="cs"/>
          <w:b/>
          <w:bCs/>
          <w:rtl/>
        </w:rPr>
        <w:t>הצבעה</w:t>
      </w:r>
    </w:p>
    <w:p w14:paraId="68865A9E" w14:textId="77777777" w:rsidR="00000000" w:rsidRDefault="007C71EE">
      <w:pPr>
        <w:pStyle w:val="a"/>
        <w:jc w:val="center"/>
        <w:rPr>
          <w:rFonts w:hint="cs"/>
          <w:b/>
          <w:bCs/>
          <w:rtl/>
        </w:rPr>
      </w:pPr>
      <w:r>
        <w:rPr>
          <w:rFonts w:hint="cs"/>
          <w:b/>
          <w:bCs/>
          <w:rtl/>
        </w:rPr>
        <w:t xml:space="preserve"> </w:t>
      </w:r>
    </w:p>
    <w:p w14:paraId="054F47A1" w14:textId="77777777" w:rsidR="00000000" w:rsidRDefault="007C71EE">
      <w:pPr>
        <w:pStyle w:val="a"/>
        <w:jc w:val="center"/>
        <w:rPr>
          <w:rFonts w:hint="cs"/>
          <w:rtl/>
        </w:rPr>
      </w:pPr>
      <w:r>
        <w:rPr>
          <w:rFonts w:hint="cs"/>
          <w:rtl/>
        </w:rPr>
        <w:t>ההסתייגות  של  חבר הכנסת משה גפני  לסעיף 17(1) לא נתקבלה.</w:t>
      </w:r>
    </w:p>
    <w:p w14:paraId="4D7B9200" w14:textId="77777777" w:rsidR="00000000" w:rsidRDefault="007C71EE">
      <w:pPr>
        <w:pStyle w:val="a"/>
        <w:jc w:val="center"/>
        <w:rPr>
          <w:rFonts w:hint="cs"/>
          <w:rtl/>
        </w:rPr>
      </w:pPr>
    </w:p>
    <w:p w14:paraId="189CF1C7" w14:textId="77777777" w:rsidR="00000000" w:rsidRDefault="007C71EE">
      <w:pPr>
        <w:pStyle w:val="ad"/>
        <w:rPr>
          <w:rtl/>
        </w:rPr>
      </w:pPr>
      <w:r>
        <w:rPr>
          <w:rtl/>
        </w:rPr>
        <w:t>היו"ר ראובן ריבלין:</w:t>
      </w:r>
    </w:p>
    <w:p w14:paraId="57F428B9" w14:textId="77777777" w:rsidR="00000000" w:rsidRDefault="007C71EE">
      <w:pPr>
        <w:pStyle w:val="a"/>
        <w:rPr>
          <w:rFonts w:hint="cs"/>
          <w:rtl/>
        </w:rPr>
      </w:pPr>
    </w:p>
    <w:p w14:paraId="4CCB1B58" w14:textId="77777777" w:rsidR="00000000" w:rsidRDefault="007C71EE">
      <w:pPr>
        <w:pStyle w:val="a"/>
        <w:rPr>
          <w:rFonts w:hint="cs"/>
          <w:rtl/>
        </w:rPr>
      </w:pPr>
      <w:r>
        <w:rPr>
          <w:rFonts w:hint="cs"/>
          <w:rtl/>
        </w:rPr>
        <w:t>הסתייגות גפני לא נתקבלה.</w:t>
      </w:r>
    </w:p>
    <w:p w14:paraId="26E4EC84" w14:textId="77777777" w:rsidR="00000000" w:rsidRDefault="007C71EE">
      <w:pPr>
        <w:pStyle w:val="a"/>
        <w:rPr>
          <w:rFonts w:hint="cs"/>
          <w:rtl/>
        </w:rPr>
      </w:pPr>
    </w:p>
    <w:p w14:paraId="37524CDC" w14:textId="77777777" w:rsidR="00000000" w:rsidRDefault="007C71EE">
      <w:pPr>
        <w:pStyle w:val="a"/>
        <w:rPr>
          <w:rFonts w:hint="cs"/>
          <w:rtl/>
        </w:rPr>
      </w:pPr>
      <w:r>
        <w:rPr>
          <w:rFonts w:hint="cs"/>
          <w:rtl/>
        </w:rPr>
        <w:t xml:space="preserve">קבוצת ברכה וטלב אלסאנע   </w:t>
      </w:r>
      <w:r>
        <w:rPr>
          <w:rtl/>
        </w:rPr>
        <w:t>–</w:t>
      </w:r>
      <w:r>
        <w:rPr>
          <w:rFonts w:hint="cs"/>
          <w:rtl/>
        </w:rPr>
        <w:t xml:space="preserve"> מי בעד, מי נגד,  מי נמנע?</w:t>
      </w:r>
    </w:p>
    <w:p w14:paraId="6B5B63A5" w14:textId="77777777" w:rsidR="00000000" w:rsidRDefault="007C71EE">
      <w:pPr>
        <w:pStyle w:val="a"/>
        <w:rPr>
          <w:rFonts w:hint="cs"/>
          <w:rtl/>
        </w:rPr>
      </w:pPr>
    </w:p>
    <w:p w14:paraId="2C0A94F9" w14:textId="77777777" w:rsidR="00000000" w:rsidRDefault="007C71EE">
      <w:pPr>
        <w:pStyle w:val="a"/>
        <w:jc w:val="center"/>
        <w:rPr>
          <w:rFonts w:hint="cs"/>
          <w:b/>
          <w:bCs/>
          <w:rtl/>
        </w:rPr>
      </w:pPr>
      <w:r>
        <w:rPr>
          <w:rFonts w:hint="cs"/>
          <w:b/>
          <w:bCs/>
          <w:rtl/>
        </w:rPr>
        <w:t>הצבעה</w:t>
      </w:r>
    </w:p>
    <w:p w14:paraId="2D01DAD1" w14:textId="77777777" w:rsidR="00000000" w:rsidRDefault="007C71EE">
      <w:pPr>
        <w:pStyle w:val="a"/>
        <w:jc w:val="center"/>
        <w:rPr>
          <w:rFonts w:hint="cs"/>
          <w:b/>
          <w:bCs/>
          <w:rtl/>
        </w:rPr>
      </w:pPr>
      <w:r>
        <w:rPr>
          <w:rFonts w:hint="cs"/>
          <w:b/>
          <w:bCs/>
          <w:rtl/>
        </w:rPr>
        <w:t xml:space="preserve"> </w:t>
      </w:r>
    </w:p>
    <w:p w14:paraId="3B344CE8" w14:textId="77777777" w:rsidR="00000000" w:rsidRDefault="007C71EE">
      <w:pPr>
        <w:pStyle w:val="a"/>
        <w:jc w:val="center"/>
        <w:rPr>
          <w:rFonts w:hint="cs"/>
          <w:rtl/>
        </w:rPr>
      </w:pPr>
      <w:r>
        <w:rPr>
          <w:rFonts w:hint="cs"/>
          <w:rtl/>
        </w:rPr>
        <w:t>ההסתייגות  של קבוצת  חבר הכנסת מוחמד ברכה ושל חבר הכנסת טלב אלסאנע</w:t>
      </w:r>
      <w:r>
        <w:rPr>
          <w:rFonts w:hint="cs"/>
          <w:rtl/>
        </w:rPr>
        <w:t xml:space="preserve">  לסעיף </w:t>
      </w:r>
      <w:r>
        <w:rPr>
          <w:rtl/>
        </w:rPr>
        <w:br/>
      </w:r>
      <w:r>
        <w:rPr>
          <w:rFonts w:hint="cs"/>
          <w:rtl/>
        </w:rPr>
        <w:t>17(1) לא נתקבלה.</w:t>
      </w:r>
    </w:p>
    <w:p w14:paraId="607736F9" w14:textId="77777777" w:rsidR="00000000" w:rsidRDefault="007C71EE">
      <w:pPr>
        <w:pStyle w:val="a"/>
        <w:jc w:val="center"/>
        <w:rPr>
          <w:rFonts w:hint="cs"/>
          <w:rtl/>
        </w:rPr>
      </w:pPr>
    </w:p>
    <w:p w14:paraId="5884CE5D" w14:textId="77777777" w:rsidR="00000000" w:rsidRDefault="007C71EE">
      <w:pPr>
        <w:pStyle w:val="ad"/>
        <w:rPr>
          <w:rtl/>
        </w:rPr>
      </w:pPr>
      <w:r>
        <w:rPr>
          <w:rtl/>
        </w:rPr>
        <w:t>היו"ר ראובן ריבלין:</w:t>
      </w:r>
    </w:p>
    <w:p w14:paraId="79EDB2CD" w14:textId="77777777" w:rsidR="00000000" w:rsidRDefault="007C71EE">
      <w:pPr>
        <w:pStyle w:val="a"/>
        <w:rPr>
          <w:rFonts w:hint="cs"/>
          <w:rtl/>
        </w:rPr>
      </w:pPr>
    </w:p>
    <w:p w14:paraId="2EF16DB1" w14:textId="77777777" w:rsidR="00000000" w:rsidRDefault="007C71EE">
      <w:pPr>
        <w:pStyle w:val="a"/>
        <w:rPr>
          <w:rFonts w:hint="cs"/>
          <w:rtl/>
        </w:rPr>
      </w:pPr>
      <w:r>
        <w:rPr>
          <w:rFonts w:hint="cs"/>
          <w:rtl/>
        </w:rPr>
        <w:t>הסתייגות  חבר הכנסת מוחמד ברכה וחבר הכנסת טלב אלסאנע לא נתקבלה.</w:t>
      </w:r>
    </w:p>
    <w:p w14:paraId="7F09E5A8" w14:textId="77777777" w:rsidR="00000000" w:rsidRDefault="007C71EE">
      <w:pPr>
        <w:pStyle w:val="a"/>
        <w:rPr>
          <w:rFonts w:hint="cs"/>
          <w:rtl/>
        </w:rPr>
      </w:pPr>
    </w:p>
    <w:p w14:paraId="39BC4D60" w14:textId="77777777" w:rsidR="00000000" w:rsidRDefault="007C71EE">
      <w:pPr>
        <w:pStyle w:val="a"/>
        <w:rPr>
          <w:rFonts w:hint="cs"/>
          <w:rtl/>
        </w:rPr>
      </w:pPr>
      <w:r>
        <w:rPr>
          <w:rFonts w:hint="cs"/>
          <w:rtl/>
        </w:rPr>
        <w:t xml:space="preserve">קבוצת מרצ, חברי הכנסת עמיר פרץ, מתן וילנאי, איתן כבל, ניסן סלומינסקי, שאול יהלום, גילה פינקלשטיין, מרינה סולודקין, קולט אביטל וקבוצת יצחק כהן. </w:t>
      </w:r>
      <w:r>
        <w:rPr>
          <w:rFonts w:hint="cs"/>
          <w:rtl/>
        </w:rPr>
        <w:t xml:space="preserve">הצבעה אלקטרונית </w:t>
      </w:r>
      <w:r>
        <w:rPr>
          <w:rtl/>
        </w:rPr>
        <w:t>–</w:t>
      </w:r>
      <w:r>
        <w:rPr>
          <w:rFonts w:hint="cs"/>
          <w:rtl/>
        </w:rPr>
        <w:t xml:space="preserve"> מי בעד, מי נגד? </w:t>
      </w:r>
    </w:p>
    <w:p w14:paraId="07F132B8" w14:textId="77777777" w:rsidR="00000000" w:rsidRDefault="007C71EE">
      <w:pPr>
        <w:pStyle w:val="a"/>
        <w:rPr>
          <w:rFonts w:hint="cs"/>
          <w:rtl/>
        </w:rPr>
      </w:pPr>
    </w:p>
    <w:p w14:paraId="4B338453" w14:textId="77777777" w:rsidR="00000000" w:rsidRDefault="007C71EE">
      <w:pPr>
        <w:pStyle w:val="a"/>
        <w:jc w:val="center"/>
        <w:rPr>
          <w:b/>
          <w:bCs/>
          <w:rtl/>
        </w:rPr>
      </w:pPr>
    </w:p>
    <w:p w14:paraId="126848EF" w14:textId="77777777" w:rsidR="00000000" w:rsidRDefault="007C71EE">
      <w:pPr>
        <w:pStyle w:val="a"/>
        <w:jc w:val="center"/>
        <w:rPr>
          <w:rFonts w:hint="cs"/>
          <w:b/>
          <w:bCs/>
          <w:rtl/>
        </w:rPr>
      </w:pPr>
      <w:r>
        <w:rPr>
          <w:rFonts w:hint="cs"/>
          <w:b/>
          <w:bCs/>
          <w:rtl/>
        </w:rPr>
        <w:t>הצבעה מס' 41</w:t>
      </w:r>
    </w:p>
    <w:p w14:paraId="45C2B810" w14:textId="77777777" w:rsidR="00000000" w:rsidRDefault="007C71EE">
      <w:pPr>
        <w:pStyle w:val="a"/>
        <w:jc w:val="center"/>
        <w:rPr>
          <w:rFonts w:hint="cs"/>
          <w:b/>
          <w:bCs/>
          <w:rtl/>
        </w:rPr>
      </w:pPr>
    </w:p>
    <w:p w14:paraId="5A1C2357" w14:textId="77777777" w:rsidR="00000000" w:rsidRDefault="007C71EE">
      <w:pPr>
        <w:pStyle w:val="a"/>
        <w:jc w:val="center"/>
        <w:rPr>
          <w:rFonts w:hint="cs"/>
          <w:rtl/>
        </w:rPr>
      </w:pPr>
      <w:r>
        <w:rPr>
          <w:rFonts w:hint="cs"/>
          <w:rtl/>
        </w:rPr>
        <w:t xml:space="preserve">בעד </w:t>
      </w:r>
      <w:r>
        <w:rPr>
          <w:rtl/>
        </w:rPr>
        <w:t>–</w:t>
      </w:r>
      <w:r>
        <w:rPr>
          <w:rFonts w:hint="cs"/>
          <w:rtl/>
        </w:rPr>
        <w:t xml:space="preserve"> 44</w:t>
      </w:r>
    </w:p>
    <w:p w14:paraId="04849F2B" w14:textId="77777777" w:rsidR="00000000" w:rsidRDefault="007C71EE">
      <w:pPr>
        <w:pStyle w:val="a"/>
        <w:jc w:val="center"/>
        <w:rPr>
          <w:rFonts w:hint="cs"/>
          <w:rtl/>
        </w:rPr>
      </w:pPr>
      <w:r>
        <w:rPr>
          <w:rFonts w:hint="cs"/>
          <w:rtl/>
        </w:rPr>
        <w:t xml:space="preserve">נגד </w:t>
      </w:r>
      <w:r>
        <w:rPr>
          <w:rtl/>
        </w:rPr>
        <w:t>–</w:t>
      </w:r>
      <w:r>
        <w:rPr>
          <w:rFonts w:hint="cs"/>
          <w:rtl/>
        </w:rPr>
        <w:t xml:space="preserve"> 59</w:t>
      </w:r>
    </w:p>
    <w:p w14:paraId="6EDAF0F0"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605A097E" w14:textId="77777777" w:rsidR="00000000" w:rsidRDefault="007C71EE">
      <w:pPr>
        <w:pStyle w:val="a"/>
        <w:jc w:val="center"/>
        <w:rPr>
          <w:rFonts w:hint="cs"/>
          <w:rtl/>
        </w:rPr>
      </w:pPr>
      <w:r>
        <w:rPr>
          <w:rFonts w:hint="cs"/>
          <w:rtl/>
        </w:rPr>
        <w:t>ההסתייגות של קבוצת סיעת מרצ, של חברי הכנסת עמיר פרץ, מתן וילנאי, איתן כבל, ניסן סלומינסקי, שלום יהלום, גילה פינקלשטיין, מרינה סולודקין וקולט אביטל ושל קבוצת יצחק כהן לסעיף 17</w:t>
      </w:r>
      <w:r>
        <w:rPr>
          <w:rFonts w:hint="cs"/>
          <w:rtl/>
        </w:rPr>
        <w:t>(1) לא נתקבלה.</w:t>
      </w:r>
    </w:p>
    <w:p w14:paraId="792B0C99" w14:textId="77777777" w:rsidR="00000000" w:rsidRDefault="007C71EE">
      <w:pPr>
        <w:pStyle w:val="a"/>
        <w:jc w:val="center"/>
        <w:rPr>
          <w:rFonts w:hint="cs"/>
          <w:rtl/>
        </w:rPr>
      </w:pPr>
    </w:p>
    <w:p w14:paraId="038F4405" w14:textId="77777777" w:rsidR="00000000" w:rsidRDefault="007C71EE">
      <w:pPr>
        <w:pStyle w:val="ad"/>
        <w:rPr>
          <w:rtl/>
        </w:rPr>
      </w:pPr>
      <w:r>
        <w:rPr>
          <w:rtl/>
        </w:rPr>
        <w:t>היו"ר ראובן ריבלין:</w:t>
      </w:r>
    </w:p>
    <w:p w14:paraId="2A311FCD" w14:textId="77777777" w:rsidR="00000000" w:rsidRDefault="007C71EE">
      <w:pPr>
        <w:pStyle w:val="a"/>
        <w:rPr>
          <w:rtl/>
        </w:rPr>
      </w:pPr>
    </w:p>
    <w:p w14:paraId="399DC6DA" w14:textId="77777777" w:rsidR="00000000" w:rsidRDefault="007C71EE">
      <w:pPr>
        <w:pStyle w:val="a"/>
        <w:rPr>
          <w:rFonts w:hint="cs"/>
          <w:rtl/>
        </w:rPr>
      </w:pPr>
      <w:r>
        <w:rPr>
          <w:rFonts w:hint="cs"/>
          <w:rtl/>
        </w:rPr>
        <w:t>ההסתייגות לא נתקבלה.</w:t>
      </w:r>
    </w:p>
    <w:p w14:paraId="74E268B1" w14:textId="77777777" w:rsidR="00000000" w:rsidRDefault="007C71EE">
      <w:pPr>
        <w:pStyle w:val="a"/>
        <w:rPr>
          <w:rFonts w:hint="cs"/>
          <w:rtl/>
        </w:rPr>
      </w:pPr>
    </w:p>
    <w:p w14:paraId="2CD743CA" w14:textId="77777777" w:rsidR="00000000" w:rsidRDefault="007C71EE">
      <w:pPr>
        <w:pStyle w:val="a"/>
        <w:rPr>
          <w:rFonts w:hint="cs"/>
          <w:rtl/>
        </w:rPr>
      </w:pPr>
      <w:r>
        <w:rPr>
          <w:rFonts w:hint="cs"/>
          <w:rtl/>
        </w:rPr>
        <w:t xml:space="preserve">הסתייגות שוחט ונוקד   </w:t>
      </w:r>
      <w:r>
        <w:rPr>
          <w:rtl/>
        </w:rPr>
        <w:t>–</w:t>
      </w:r>
      <w:r>
        <w:rPr>
          <w:rFonts w:hint="cs"/>
          <w:rtl/>
        </w:rPr>
        <w:t xml:space="preserve"> מי בעד, מי נגד,  מי נמנע?</w:t>
      </w:r>
    </w:p>
    <w:p w14:paraId="59506F07" w14:textId="77777777" w:rsidR="00000000" w:rsidRDefault="007C71EE">
      <w:pPr>
        <w:pStyle w:val="a"/>
        <w:rPr>
          <w:rFonts w:hint="cs"/>
          <w:rtl/>
        </w:rPr>
      </w:pPr>
    </w:p>
    <w:p w14:paraId="7DC046CA" w14:textId="77777777" w:rsidR="00000000" w:rsidRDefault="007C71EE">
      <w:pPr>
        <w:pStyle w:val="a"/>
        <w:jc w:val="center"/>
        <w:rPr>
          <w:rFonts w:hint="cs"/>
          <w:b/>
          <w:bCs/>
          <w:rtl/>
        </w:rPr>
      </w:pPr>
      <w:r>
        <w:rPr>
          <w:rFonts w:hint="cs"/>
          <w:b/>
          <w:bCs/>
          <w:rtl/>
        </w:rPr>
        <w:t>הצבעה</w:t>
      </w:r>
    </w:p>
    <w:p w14:paraId="5468BF20" w14:textId="77777777" w:rsidR="00000000" w:rsidRDefault="007C71EE">
      <w:pPr>
        <w:pStyle w:val="a"/>
        <w:jc w:val="center"/>
        <w:rPr>
          <w:rFonts w:hint="cs"/>
          <w:b/>
          <w:bCs/>
          <w:rtl/>
        </w:rPr>
      </w:pPr>
      <w:r>
        <w:rPr>
          <w:rFonts w:hint="cs"/>
          <w:b/>
          <w:bCs/>
          <w:rtl/>
        </w:rPr>
        <w:t xml:space="preserve"> </w:t>
      </w:r>
    </w:p>
    <w:p w14:paraId="5178FF52" w14:textId="77777777" w:rsidR="00000000" w:rsidRDefault="007C71EE">
      <w:pPr>
        <w:pStyle w:val="a"/>
        <w:jc w:val="center"/>
        <w:rPr>
          <w:rFonts w:hint="cs"/>
          <w:rtl/>
        </w:rPr>
      </w:pPr>
      <w:r>
        <w:rPr>
          <w:rFonts w:hint="cs"/>
          <w:rtl/>
        </w:rPr>
        <w:t>ההסתייגות  של  חברי הכנסת  אברהם בייגה שוחט ואורית נוקד לסעיף 17(1) לא נתקבלה.</w:t>
      </w:r>
    </w:p>
    <w:p w14:paraId="29E7DEAF" w14:textId="77777777" w:rsidR="00000000" w:rsidRDefault="007C71EE">
      <w:pPr>
        <w:pStyle w:val="a"/>
        <w:jc w:val="center"/>
        <w:rPr>
          <w:rFonts w:hint="cs"/>
          <w:rtl/>
        </w:rPr>
      </w:pPr>
    </w:p>
    <w:p w14:paraId="3F5696A6" w14:textId="77777777" w:rsidR="00000000" w:rsidRDefault="007C71EE">
      <w:pPr>
        <w:pStyle w:val="ad"/>
        <w:rPr>
          <w:rtl/>
        </w:rPr>
      </w:pPr>
      <w:r>
        <w:rPr>
          <w:rtl/>
        </w:rPr>
        <w:t>היו"ר ראובן ריבלין:</w:t>
      </w:r>
    </w:p>
    <w:p w14:paraId="77DE252F" w14:textId="77777777" w:rsidR="00000000" w:rsidRDefault="007C71EE">
      <w:pPr>
        <w:pStyle w:val="a"/>
        <w:rPr>
          <w:rFonts w:hint="cs"/>
          <w:rtl/>
        </w:rPr>
      </w:pPr>
    </w:p>
    <w:p w14:paraId="204575D6" w14:textId="77777777" w:rsidR="00000000" w:rsidRDefault="007C71EE">
      <w:pPr>
        <w:pStyle w:val="a"/>
        <w:rPr>
          <w:rFonts w:hint="cs"/>
          <w:rtl/>
        </w:rPr>
      </w:pPr>
      <w:r>
        <w:rPr>
          <w:rFonts w:hint="cs"/>
          <w:rtl/>
        </w:rPr>
        <w:t>הסתייגות  שוחט ונוקד לא נתקבלה.</w:t>
      </w:r>
    </w:p>
    <w:p w14:paraId="23C64CAA" w14:textId="77777777" w:rsidR="00000000" w:rsidRDefault="007C71EE">
      <w:pPr>
        <w:pStyle w:val="a"/>
        <w:rPr>
          <w:rFonts w:hint="cs"/>
          <w:rtl/>
        </w:rPr>
      </w:pPr>
    </w:p>
    <w:p w14:paraId="0977D8E6" w14:textId="77777777" w:rsidR="00000000" w:rsidRDefault="007C71EE">
      <w:pPr>
        <w:pStyle w:val="a"/>
        <w:rPr>
          <w:rFonts w:hint="cs"/>
          <w:rtl/>
        </w:rPr>
      </w:pPr>
      <w:r>
        <w:rPr>
          <w:rFonts w:hint="cs"/>
          <w:rtl/>
        </w:rPr>
        <w:t>ההסת</w:t>
      </w:r>
      <w:r>
        <w:rPr>
          <w:rFonts w:hint="cs"/>
          <w:rtl/>
        </w:rPr>
        <w:t xml:space="preserve">ייגות לחלופין של שוחט ונוקד  </w:t>
      </w:r>
      <w:r>
        <w:rPr>
          <w:rtl/>
        </w:rPr>
        <w:t>–</w:t>
      </w:r>
      <w:r>
        <w:rPr>
          <w:rFonts w:hint="cs"/>
          <w:rtl/>
        </w:rPr>
        <w:t xml:space="preserve"> מי בעד, מי נגד,  מי נמנע?</w:t>
      </w:r>
    </w:p>
    <w:p w14:paraId="55C89970" w14:textId="77777777" w:rsidR="00000000" w:rsidRDefault="007C71EE">
      <w:pPr>
        <w:pStyle w:val="a"/>
        <w:rPr>
          <w:rFonts w:hint="cs"/>
          <w:rtl/>
        </w:rPr>
      </w:pPr>
    </w:p>
    <w:p w14:paraId="0BB34C23" w14:textId="77777777" w:rsidR="00000000" w:rsidRDefault="007C71EE">
      <w:pPr>
        <w:pStyle w:val="a"/>
        <w:jc w:val="center"/>
        <w:rPr>
          <w:rFonts w:hint="cs"/>
          <w:b/>
          <w:bCs/>
          <w:rtl/>
        </w:rPr>
      </w:pPr>
      <w:r>
        <w:rPr>
          <w:rFonts w:hint="cs"/>
          <w:b/>
          <w:bCs/>
          <w:rtl/>
        </w:rPr>
        <w:t>הצבעה</w:t>
      </w:r>
    </w:p>
    <w:p w14:paraId="787C8426" w14:textId="77777777" w:rsidR="00000000" w:rsidRDefault="007C71EE">
      <w:pPr>
        <w:pStyle w:val="a"/>
        <w:jc w:val="center"/>
        <w:rPr>
          <w:rFonts w:hint="cs"/>
          <w:b/>
          <w:bCs/>
          <w:rtl/>
        </w:rPr>
      </w:pPr>
      <w:r>
        <w:rPr>
          <w:rFonts w:hint="cs"/>
          <w:b/>
          <w:bCs/>
          <w:rtl/>
        </w:rPr>
        <w:t xml:space="preserve"> </w:t>
      </w:r>
    </w:p>
    <w:p w14:paraId="5BE690CD" w14:textId="77777777" w:rsidR="00000000" w:rsidRDefault="007C71EE">
      <w:pPr>
        <w:pStyle w:val="a"/>
        <w:jc w:val="center"/>
        <w:rPr>
          <w:rFonts w:hint="cs"/>
          <w:rtl/>
        </w:rPr>
      </w:pPr>
      <w:r>
        <w:rPr>
          <w:rFonts w:hint="cs"/>
          <w:rtl/>
        </w:rPr>
        <w:t>ההסתייגות  לחלופין של  חברי הכנסת אברהם בייגה שוחט ואורית נוקד  לסעיף 17(1) לא נתקבלה.</w:t>
      </w:r>
    </w:p>
    <w:p w14:paraId="374DF100" w14:textId="77777777" w:rsidR="00000000" w:rsidRDefault="007C71EE">
      <w:pPr>
        <w:pStyle w:val="a"/>
        <w:jc w:val="center"/>
        <w:rPr>
          <w:rFonts w:hint="cs"/>
          <w:rtl/>
        </w:rPr>
      </w:pPr>
    </w:p>
    <w:p w14:paraId="44234F63" w14:textId="77777777" w:rsidR="00000000" w:rsidRDefault="007C71EE">
      <w:pPr>
        <w:pStyle w:val="ad"/>
        <w:rPr>
          <w:rtl/>
        </w:rPr>
      </w:pPr>
      <w:r>
        <w:rPr>
          <w:rtl/>
        </w:rPr>
        <w:t>היו"ר ראובן ריבלין:</w:t>
      </w:r>
    </w:p>
    <w:p w14:paraId="19A96042" w14:textId="77777777" w:rsidR="00000000" w:rsidRDefault="007C71EE">
      <w:pPr>
        <w:pStyle w:val="a"/>
        <w:rPr>
          <w:rFonts w:hint="cs"/>
          <w:rtl/>
        </w:rPr>
      </w:pPr>
    </w:p>
    <w:p w14:paraId="11DE8EE8" w14:textId="77777777" w:rsidR="00000000" w:rsidRDefault="007C71EE">
      <w:pPr>
        <w:pStyle w:val="a"/>
        <w:rPr>
          <w:rFonts w:hint="cs"/>
          <w:rtl/>
        </w:rPr>
      </w:pPr>
      <w:r>
        <w:rPr>
          <w:rFonts w:hint="cs"/>
          <w:rtl/>
        </w:rPr>
        <w:t>ההסתייגות לחלופין של שוחט ונוקד לא נתקבלה.</w:t>
      </w:r>
    </w:p>
    <w:p w14:paraId="221D2656" w14:textId="77777777" w:rsidR="00000000" w:rsidRDefault="007C71EE">
      <w:pPr>
        <w:pStyle w:val="a"/>
        <w:rPr>
          <w:rFonts w:hint="cs"/>
          <w:rtl/>
        </w:rPr>
      </w:pPr>
    </w:p>
    <w:p w14:paraId="535472BB" w14:textId="77777777" w:rsidR="00000000" w:rsidRDefault="007C71EE">
      <w:pPr>
        <w:pStyle w:val="a"/>
        <w:rPr>
          <w:rFonts w:hint="cs"/>
          <w:rtl/>
        </w:rPr>
      </w:pPr>
      <w:r>
        <w:rPr>
          <w:rFonts w:hint="cs"/>
          <w:rtl/>
        </w:rPr>
        <w:t xml:space="preserve">הסתייגות קבוצת בל"ד   </w:t>
      </w:r>
      <w:r>
        <w:rPr>
          <w:rtl/>
        </w:rPr>
        <w:t>–</w:t>
      </w:r>
      <w:r>
        <w:rPr>
          <w:rFonts w:hint="cs"/>
          <w:rtl/>
        </w:rPr>
        <w:t xml:space="preserve"> מי בעד, מי נג</w:t>
      </w:r>
      <w:r>
        <w:rPr>
          <w:rFonts w:hint="cs"/>
          <w:rtl/>
        </w:rPr>
        <w:t>ד,  מי נמנע?</w:t>
      </w:r>
    </w:p>
    <w:p w14:paraId="69C24054" w14:textId="77777777" w:rsidR="00000000" w:rsidRDefault="007C71EE">
      <w:pPr>
        <w:pStyle w:val="a"/>
        <w:rPr>
          <w:rtl/>
        </w:rPr>
      </w:pPr>
    </w:p>
    <w:p w14:paraId="5C2AD2E5" w14:textId="77777777" w:rsidR="00000000" w:rsidRDefault="007C71EE">
      <w:pPr>
        <w:pStyle w:val="a"/>
        <w:rPr>
          <w:rFonts w:hint="cs"/>
          <w:rtl/>
        </w:rPr>
      </w:pPr>
    </w:p>
    <w:p w14:paraId="71E9891C" w14:textId="77777777" w:rsidR="00000000" w:rsidRDefault="007C71EE">
      <w:pPr>
        <w:pStyle w:val="a"/>
        <w:jc w:val="center"/>
        <w:rPr>
          <w:rFonts w:hint="cs"/>
          <w:b/>
          <w:bCs/>
          <w:rtl/>
        </w:rPr>
      </w:pPr>
      <w:r>
        <w:rPr>
          <w:rFonts w:hint="cs"/>
          <w:b/>
          <w:bCs/>
          <w:rtl/>
        </w:rPr>
        <w:t>הצבעה</w:t>
      </w:r>
    </w:p>
    <w:p w14:paraId="273DE2EC" w14:textId="77777777" w:rsidR="00000000" w:rsidRDefault="007C71EE">
      <w:pPr>
        <w:pStyle w:val="a"/>
        <w:jc w:val="center"/>
        <w:rPr>
          <w:rFonts w:hint="cs"/>
          <w:b/>
          <w:bCs/>
          <w:rtl/>
        </w:rPr>
      </w:pPr>
      <w:r>
        <w:rPr>
          <w:rFonts w:hint="cs"/>
          <w:b/>
          <w:bCs/>
          <w:rtl/>
        </w:rPr>
        <w:t xml:space="preserve"> </w:t>
      </w:r>
    </w:p>
    <w:p w14:paraId="0C373302" w14:textId="77777777" w:rsidR="00000000" w:rsidRDefault="007C71EE">
      <w:pPr>
        <w:pStyle w:val="a"/>
        <w:jc w:val="center"/>
        <w:rPr>
          <w:rFonts w:hint="cs"/>
          <w:rtl/>
        </w:rPr>
      </w:pPr>
      <w:r>
        <w:rPr>
          <w:rFonts w:hint="cs"/>
          <w:rtl/>
        </w:rPr>
        <w:t>ההסתייגות  של  קבוצת סיעת בל"ד  לסעיף 17(1) לא נתקבלה.</w:t>
      </w:r>
    </w:p>
    <w:p w14:paraId="3CAC7AD7" w14:textId="77777777" w:rsidR="00000000" w:rsidRDefault="007C71EE">
      <w:pPr>
        <w:pStyle w:val="a"/>
        <w:jc w:val="center"/>
        <w:rPr>
          <w:rFonts w:hint="cs"/>
          <w:rtl/>
        </w:rPr>
      </w:pPr>
    </w:p>
    <w:p w14:paraId="3FF15CE7" w14:textId="77777777" w:rsidR="00000000" w:rsidRDefault="007C71EE">
      <w:pPr>
        <w:pStyle w:val="ad"/>
        <w:rPr>
          <w:rtl/>
        </w:rPr>
      </w:pPr>
      <w:r>
        <w:rPr>
          <w:rtl/>
        </w:rPr>
        <w:t>היו"ר ראובן ריבלין:</w:t>
      </w:r>
    </w:p>
    <w:p w14:paraId="2985D8BF" w14:textId="77777777" w:rsidR="00000000" w:rsidRDefault="007C71EE">
      <w:pPr>
        <w:pStyle w:val="a"/>
        <w:rPr>
          <w:rFonts w:hint="cs"/>
          <w:rtl/>
        </w:rPr>
      </w:pPr>
    </w:p>
    <w:p w14:paraId="0ED8CE2A" w14:textId="77777777" w:rsidR="00000000" w:rsidRDefault="007C71EE">
      <w:pPr>
        <w:pStyle w:val="a"/>
        <w:rPr>
          <w:rFonts w:hint="cs"/>
          <w:rtl/>
        </w:rPr>
      </w:pPr>
      <w:r>
        <w:rPr>
          <w:rFonts w:hint="cs"/>
          <w:rtl/>
        </w:rPr>
        <w:t>הסתייגות קבוצת בל"ד לא נתקבלה.</w:t>
      </w:r>
    </w:p>
    <w:p w14:paraId="2E69CC45" w14:textId="77777777" w:rsidR="00000000" w:rsidRDefault="007C71EE">
      <w:pPr>
        <w:pStyle w:val="a"/>
        <w:rPr>
          <w:rFonts w:hint="cs"/>
          <w:rtl/>
        </w:rPr>
      </w:pPr>
    </w:p>
    <w:p w14:paraId="2BCE3096" w14:textId="77777777" w:rsidR="00000000" w:rsidRDefault="007C71EE">
      <w:pPr>
        <w:pStyle w:val="a"/>
        <w:rPr>
          <w:rFonts w:hint="cs"/>
          <w:rtl/>
        </w:rPr>
      </w:pPr>
      <w:r>
        <w:rPr>
          <w:rFonts w:hint="cs"/>
          <w:rtl/>
        </w:rPr>
        <w:t xml:space="preserve">הסתייגות מרגי   </w:t>
      </w:r>
      <w:r>
        <w:rPr>
          <w:rtl/>
        </w:rPr>
        <w:t>–</w:t>
      </w:r>
      <w:r>
        <w:rPr>
          <w:rFonts w:hint="cs"/>
          <w:rtl/>
        </w:rPr>
        <w:t xml:space="preserve"> מי בעד, מי נגד,  מי נמנע?</w:t>
      </w:r>
    </w:p>
    <w:p w14:paraId="202AA2D7" w14:textId="77777777" w:rsidR="00000000" w:rsidRDefault="007C71EE">
      <w:pPr>
        <w:pStyle w:val="a"/>
        <w:rPr>
          <w:rFonts w:hint="cs"/>
          <w:rtl/>
        </w:rPr>
      </w:pPr>
    </w:p>
    <w:p w14:paraId="1EB5DC5D" w14:textId="77777777" w:rsidR="00000000" w:rsidRDefault="007C71EE">
      <w:pPr>
        <w:pStyle w:val="a"/>
        <w:jc w:val="center"/>
        <w:rPr>
          <w:rFonts w:hint="cs"/>
          <w:b/>
          <w:bCs/>
          <w:rtl/>
        </w:rPr>
      </w:pPr>
      <w:r>
        <w:rPr>
          <w:rFonts w:hint="cs"/>
          <w:b/>
          <w:bCs/>
          <w:rtl/>
        </w:rPr>
        <w:t>הצבעה</w:t>
      </w:r>
    </w:p>
    <w:p w14:paraId="41D38F7C" w14:textId="77777777" w:rsidR="00000000" w:rsidRDefault="007C71EE">
      <w:pPr>
        <w:pStyle w:val="a"/>
        <w:jc w:val="center"/>
        <w:rPr>
          <w:rFonts w:hint="cs"/>
          <w:b/>
          <w:bCs/>
          <w:rtl/>
        </w:rPr>
      </w:pPr>
      <w:r>
        <w:rPr>
          <w:rFonts w:hint="cs"/>
          <w:b/>
          <w:bCs/>
          <w:rtl/>
        </w:rPr>
        <w:t xml:space="preserve"> </w:t>
      </w:r>
    </w:p>
    <w:p w14:paraId="6C346E9F" w14:textId="77777777" w:rsidR="00000000" w:rsidRDefault="007C71EE">
      <w:pPr>
        <w:pStyle w:val="a"/>
        <w:jc w:val="center"/>
        <w:rPr>
          <w:rFonts w:hint="cs"/>
          <w:rtl/>
        </w:rPr>
      </w:pPr>
      <w:r>
        <w:rPr>
          <w:rFonts w:hint="cs"/>
          <w:rtl/>
        </w:rPr>
        <w:t>ההסתייגות  של  חבר הכנסת יעקב מרגי לסעיף 17(1) לא נתקבלה.</w:t>
      </w:r>
    </w:p>
    <w:p w14:paraId="3284BD27" w14:textId="77777777" w:rsidR="00000000" w:rsidRDefault="007C71EE">
      <w:pPr>
        <w:pStyle w:val="a"/>
        <w:jc w:val="center"/>
        <w:rPr>
          <w:rFonts w:hint="cs"/>
          <w:rtl/>
        </w:rPr>
      </w:pPr>
    </w:p>
    <w:p w14:paraId="29595085" w14:textId="77777777" w:rsidR="00000000" w:rsidRDefault="007C71EE">
      <w:pPr>
        <w:pStyle w:val="ad"/>
        <w:rPr>
          <w:rtl/>
        </w:rPr>
      </w:pPr>
      <w:r>
        <w:rPr>
          <w:rtl/>
        </w:rPr>
        <w:t xml:space="preserve">היו"ר ראובן </w:t>
      </w:r>
      <w:r>
        <w:rPr>
          <w:rtl/>
        </w:rPr>
        <w:t>ריבלין:</w:t>
      </w:r>
    </w:p>
    <w:p w14:paraId="6272BF81" w14:textId="77777777" w:rsidR="00000000" w:rsidRDefault="007C71EE">
      <w:pPr>
        <w:pStyle w:val="a"/>
        <w:rPr>
          <w:rFonts w:hint="cs"/>
          <w:rtl/>
        </w:rPr>
      </w:pPr>
    </w:p>
    <w:p w14:paraId="672992C0" w14:textId="77777777" w:rsidR="00000000" w:rsidRDefault="007C71EE">
      <w:pPr>
        <w:pStyle w:val="a"/>
        <w:rPr>
          <w:rFonts w:hint="cs"/>
          <w:rtl/>
        </w:rPr>
      </w:pPr>
      <w:r>
        <w:rPr>
          <w:rFonts w:hint="cs"/>
          <w:rtl/>
        </w:rPr>
        <w:t>הסתייגות מרגי לא נתקבלה.</w:t>
      </w:r>
    </w:p>
    <w:p w14:paraId="40EFB641" w14:textId="77777777" w:rsidR="00000000" w:rsidRDefault="007C71EE">
      <w:pPr>
        <w:pStyle w:val="a"/>
        <w:rPr>
          <w:rFonts w:hint="cs"/>
          <w:rtl/>
        </w:rPr>
      </w:pPr>
    </w:p>
    <w:p w14:paraId="472FA1AC" w14:textId="77777777" w:rsidR="00000000" w:rsidRDefault="007C71EE">
      <w:pPr>
        <w:pStyle w:val="a"/>
        <w:rPr>
          <w:rFonts w:hint="cs"/>
          <w:rtl/>
        </w:rPr>
      </w:pPr>
      <w:r>
        <w:rPr>
          <w:rFonts w:hint="cs"/>
          <w:rtl/>
        </w:rPr>
        <w:t xml:space="preserve">אנחנו עוברים לסעיף 17(2), לאחר הפסקה בת 20 דקות לצורך תפילת ערבית. </w:t>
      </w:r>
    </w:p>
    <w:p w14:paraId="095A16F5" w14:textId="77777777" w:rsidR="00000000" w:rsidRDefault="007C71EE">
      <w:pPr>
        <w:pStyle w:val="a"/>
        <w:rPr>
          <w:rFonts w:hint="cs"/>
          <w:rtl/>
        </w:rPr>
      </w:pPr>
    </w:p>
    <w:p w14:paraId="602F75D1" w14:textId="77777777" w:rsidR="00000000" w:rsidRDefault="007C71EE">
      <w:pPr>
        <w:pStyle w:val="ac"/>
        <w:rPr>
          <w:rtl/>
        </w:rPr>
      </w:pPr>
      <w:r>
        <w:rPr>
          <w:rFonts w:hint="eastAsia"/>
          <w:rtl/>
        </w:rPr>
        <w:t>שר</w:t>
      </w:r>
      <w:r>
        <w:rPr>
          <w:rtl/>
        </w:rPr>
        <w:t xml:space="preserve"> התשתיות הלאומיות יוסף פריצקי:</w:t>
      </w:r>
    </w:p>
    <w:p w14:paraId="17C7B157" w14:textId="77777777" w:rsidR="00000000" w:rsidRDefault="007C71EE">
      <w:pPr>
        <w:pStyle w:val="a"/>
        <w:rPr>
          <w:rFonts w:hint="cs"/>
          <w:rtl/>
        </w:rPr>
      </w:pPr>
    </w:p>
    <w:p w14:paraId="62EB04FC" w14:textId="77777777" w:rsidR="00000000" w:rsidRDefault="007C71EE">
      <w:pPr>
        <w:pStyle w:val="a"/>
        <w:rPr>
          <w:rFonts w:hint="cs"/>
          <w:rtl/>
        </w:rPr>
      </w:pPr>
      <w:r>
        <w:rPr>
          <w:rFonts w:hint="cs"/>
          <w:rtl/>
        </w:rPr>
        <w:t xml:space="preserve">יש כדורגל, ואנחנו רוצים עשר דקות הפסקה. </w:t>
      </w:r>
    </w:p>
    <w:p w14:paraId="6D2B2218" w14:textId="77777777" w:rsidR="00000000" w:rsidRDefault="007C71EE">
      <w:pPr>
        <w:pStyle w:val="a"/>
        <w:rPr>
          <w:rFonts w:hint="cs"/>
          <w:rtl/>
        </w:rPr>
      </w:pPr>
    </w:p>
    <w:p w14:paraId="2AC7D7CC" w14:textId="77777777" w:rsidR="00000000" w:rsidRDefault="007C71EE">
      <w:pPr>
        <w:pStyle w:val="ad"/>
        <w:rPr>
          <w:rtl/>
        </w:rPr>
      </w:pPr>
      <w:r>
        <w:rPr>
          <w:rtl/>
        </w:rPr>
        <w:t>היו"ר ראובן ריבלין:</w:t>
      </w:r>
    </w:p>
    <w:p w14:paraId="4FAE884C" w14:textId="77777777" w:rsidR="00000000" w:rsidRDefault="007C71EE">
      <w:pPr>
        <w:pStyle w:val="a"/>
        <w:rPr>
          <w:rtl/>
        </w:rPr>
      </w:pPr>
    </w:p>
    <w:p w14:paraId="75AFA79E" w14:textId="77777777" w:rsidR="00000000" w:rsidRDefault="007C71EE">
      <w:pPr>
        <w:pStyle w:val="a"/>
        <w:rPr>
          <w:rFonts w:hint="cs"/>
          <w:rtl/>
        </w:rPr>
      </w:pPr>
      <w:r>
        <w:rPr>
          <w:rFonts w:hint="cs"/>
          <w:rtl/>
        </w:rPr>
        <w:t>אדוני, יש אנשים שמתפללים לאלוה, ויש אנשים שמתפללים לכדו</w:t>
      </w:r>
      <w:r>
        <w:rPr>
          <w:rFonts w:hint="cs"/>
          <w:rtl/>
        </w:rPr>
        <w:t xml:space="preserve">רגל, אבל אנחנו יכולים להתחשב רק במי  שמקפידים על קלה כחמורה. </w:t>
      </w:r>
    </w:p>
    <w:p w14:paraId="6EBE5AB2" w14:textId="77777777" w:rsidR="00000000" w:rsidRDefault="007C71EE">
      <w:pPr>
        <w:pStyle w:val="a"/>
        <w:rPr>
          <w:rFonts w:hint="cs"/>
          <w:rtl/>
        </w:rPr>
      </w:pPr>
    </w:p>
    <w:p w14:paraId="17AA5A13" w14:textId="77777777" w:rsidR="00000000" w:rsidRDefault="007C71EE">
      <w:pPr>
        <w:pStyle w:val="a"/>
        <w:rPr>
          <w:rFonts w:hint="cs"/>
          <w:rtl/>
        </w:rPr>
      </w:pPr>
      <w:r>
        <w:rPr>
          <w:rFonts w:hint="cs"/>
          <w:rtl/>
        </w:rPr>
        <w:t>הישיבה תיפתח מחדש בשעה  21:00 בדיוק.</w:t>
      </w:r>
    </w:p>
    <w:p w14:paraId="7D4E44AB" w14:textId="77777777" w:rsidR="00000000" w:rsidRDefault="007C71EE">
      <w:pPr>
        <w:pStyle w:val="a"/>
        <w:rPr>
          <w:rFonts w:hint="cs"/>
          <w:rtl/>
        </w:rPr>
      </w:pPr>
    </w:p>
    <w:p w14:paraId="3EAD560C" w14:textId="77777777" w:rsidR="00000000" w:rsidRDefault="007C71EE">
      <w:pPr>
        <w:pStyle w:val="a"/>
        <w:rPr>
          <w:rFonts w:hint="cs"/>
          <w:rtl/>
        </w:rPr>
      </w:pPr>
      <w:r>
        <w:rPr>
          <w:rFonts w:hint="cs"/>
          <w:rtl/>
        </w:rPr>
        <w:t>(הישיבה נפסקה בשעה 20:39 ונתחדשה בשעה 21:23.)</w:t>
      </w:r>
    </w:p>
    <w:p w14:paraId="1ACAE301" w14:textId="77777777" w:rsidR="00000000" w:rsidRDefault="007C71EE">
      <w:pPr>
        <w:pStyle w:val="a"/>
        <w:rPr>
          <w:rFonts w:hint="cs"/>
          <w:b/>
          <w:bCs/>
          <w:rtl/>
        </w:rPr>
      </w:pPr>
    </w:p>
    <w:p w14:paraId="74734C44" w14:textId="77777777" w:rsidR="00000000" w:rsidRDefault="007C71EE">
      <w:pPr>
        <w:pStyle w:val="ad"/>
        <w:rPr>
          <w:rtl/>
        </w:rPr>
      </w:pPr>
      <w:r>
        <w:rPr>
          <w:rtl/>
        </w:rPr>
        <w:t>היו"ר ראובן ריבלין:</w:t>
      </w:r>
    </w:p>
    <w:p w14:paraId="0641C1AC" w14:textId="77777777" w:rsidR="00000000" w:rsidRDefault="007C71EE">
      <w:pPr>
        <w:pStyle w:val="a"/>
        <w:rPr>
          <w:rtl/>
        </w:rPr>
      </w:pPr>
    </w:p>
    <w:p w14:paraId="23AF856E" w14:textId="77777777" w:rsidR="00000000" w:rsidRDefault="007C71EE">
      <w:pPr>
        <w:pStyle w:val="a"/>
        <w:rPr>
          <w:rFonts w:hint="cs"/>
          <w:rtl/>
        </w:rPr>
      </w:pPr>
      <w:r>
        <w:rPr>
          <w:rFonts w:hint="cs"/>
          <w:rtl/>
        </w:rPr>
        <w:t xml:space="preserve">רבותי חברי הכנסת, חברי סיעת הליכוד, נא לשבת ואנחנו יכולים להתחיל. רבותי, אנחנו בסעיף   </w:t>
      </w:r>
      <w:r>
        <w:rPr>
          <w:rFonts w:hint="cs"/>
          <w:rtl/>
        </w:rPr>
        <w:t xml:space="preserve">  17(2). בעוד שתי דקות נתחיל בהצבעות. רבותי חברי הכנסת, נא לתפוס מקומות, שכן אנחנו הולכים מייד להצבעה וממשיכים את סדר ההסתייגויות. כזכור לכם, אנחנו נמצאים בסעיף 17(2) בעמוד 95. אנחנו מתייחסים להסתייגות של חבר הכנסת משה גפני, קבוצת מרצ, קבוצת עמיר פרץ ועוד </w:t>
      </w:r>
      <w:r>
        <w:rPr>
          <w:rFonts w:hint="cs"/>
          <w:rtl/>
        </w:rPr>
        <w:t xml:space="preserve">חברי כנסת. אנחנו מתכוונים להצביע על סעיפים אלה. </w:t>
      </w:r>
    </w:p>
    <w:p w14:paraId="1F9E8B4E" w14:textId="77777777" w:rsidR="00000000" w:rsidRDefault="007C71EE">
      <w:pPr>
        <w:pStyle w:val="a"/>
        <w:rPr>
          <w:rFonts w:hint="cs"/>
          <w:rtl/>
        </w:rPr>
      </w:pPr>
    </w:p>
    <w:p w14:paraId="2052E79C" w14:textId="77777777" w:rsidR="00000000" w:rsidRDefault="007C71EE">
      <w:pPr>
        <w:pStyle w:val="a"/>
        <w:rPr>
          <w:rFonts w:hint="cs"/>
          <w:rtl/>
        </w:rPr>
      </w:pPr>
      <w:r>
        <w:rPr>
          <w:rFonts w:hint="cs"/>
          <w:rtl/>
        </w:rPr>
        <w:t>ובכן, חברי הכנסת, מי בעד ההסתייגות של חבר הכנסת גפני וקבוצת מרצ? תודה. מי נגד? תודה. מי נמנע?</w:t>
      </w:r>
    </w:p>
    <w:p w14:paraId="278C0EF6" w14:textId="77777777" w:rsidR="00000000" w:rsidRDefault="007C71EE">
      <w:pPr>
        <w:pStyle w:val="a"/>
        <w:rPr>
          <w:rFonts w:hint="cs"/>
          <w:rtl/>
        </w:rPr>
      </w:pPr>
    </w:p>
    <w:p w14:paraId="4326AB30" w14:textId="77777777" w:rsidR="00000000" w:rsidRDefault="007C71EE">
      <w:pPr>
        <w:pStyle w:val="a"/>
        <w:jc w:val="center"/>
        <w:rPr>
          <w:rFonts w:hint="cs"/>
          <w:b/>
          <w:bCs/>
          <w:rtl/>
        </w:rPr>
      </w:pPr>
      <w:r>
        <w:rPr>
          <w:rFonts w:hint="cs"/>
          <w:b/>
          <w:bCs/>
          <w:rtl/>
        </w:rPr>
        <w:t>הצבעה</w:t>
      </w:r>
    </w:p>
    <w:p w14:paraId="3D8236A4" w14:textId="77777777" w:rsidR="00000000" w:rsidRDefault="007C71EE">
      <w:pPr>
        <w:pStyle w:val="a"/>
        <w:rPr>
          <w:rFonts w:hint="cs"/>
          <w:rtl/>
        </w:rPr>
      </w:pPr>
    </w:p>
    <w:p w14:paraId="47770220" w14:textId="77777777" w:rsidR="00000000" w:rsidRDefault="007C71EE">
      <w:pPr>
        <w:pStyle w:val="a"/>
        <w:jc w:val="center"/>
        <w:rPr>
          <w:rFonts w:hint="cs"/>
          <w:rtl/>
        </w:rPr>
      </w:pPr>
      <w:r>
        <w:rPr>
          <w:rFonts w:hint="cs"/>
          <w:rtl/>
        </w:rPr>
        <w:t>ההסתייגות של חבר הכנסת משה גפני, של קבוצת סיעת מרצ, של קבוצת חבר הכנסת עמיר פרץ ושל חברי הכנסת אברהם שוח</w:t>
      </w:r>
      <w:r>
        <w:rPr>
          <w:rFonts w:hint="cs"/>
          <w:rtl/>
        </w:rPr>
        <w:t>ט, איתן כבל, ניסן סלומינסקי, שאול יהלום, גילה פינקלשטיין, אורית נוקד, מרינה סולודקין וקולט אביטל לסעיף 17(2)  לא נתקבלה.</w:t>
      </w:r>
    </w:p>
    <w:p w14:paraId="3B996994" w14:textId="77777777" w:rsidR="00000000" w:rsidRDefault="007C71EE">
      <w:pPr>
        <w:pStyle w:val="a"/>
        <w:jc w:val="center"/>
        <w:rPr>
          <w:rFonts w:hint="cs"/>
          <w:rtl/>
        </w:rPr>
      </w:pPr>
    </w:p>
    <w:p w14:paraId="07743872" w14:textId="77777777" w:rsidR="00000000" w:rsidRDefault="007C71EE">
      <w:pPr>
        <w:pStyle w:val="ad"/>
        <w:rPr>
          <w:rtl/>
        </w:rPr>
      </w:pPr>
      <w:r>
        <w:rPr>
          <w:rtl/>
        </w:rPr>
        <w:t>היו"ר ראובן ריבלין:</w:t>
      </w:r>
    </w:p>
    <w:p w14:paraId="10A6338D" w14:textId="77777777" w:rsidR="00000000" w:rsidRDefault="007C71EE">
      <w:pPr>
        <w:pStyle w:val="a"/>
        <w:rPr>
          <w:rtl/>
        </w:rPr>
      </w:pPr>
    </w:p>
    <w:p w14:paraId="53145C4C" w14:textId="77777777" w:rsidR="00000000" w:rsidRDefault="007C71EE">
      <w:pPr>
        <w:pStyle w:val="a"/>
        <w:rPr>
          <w:rFonts w:hint="cs"/>
          <w:rtl/>
        </w:rPr>
      </w:pPr>
      <w:r>
        <w:rPr>
          <w:rFonts w:hint="cs"/>
          <w:rtl/>
        </w:rPr>
        <w:t xml:space="preserve">אני קובע שההסתייגות לא עברה. </w:t>
      </w:r>
    </w:p>
    <w:p w14:paraId="4F25B2AA" w14:textId="77777777" w:rsidR="00000000" w:rsidRDefault="007C71EE">
      <w:pPr>
        <w:pStyle w:val="a"/>
        <w:rPr>
          <w:rFonts w:hint="cs"/>
          <w:rtl/>
        </w:rPr>
      </w:pPr>
    </w:p>
    <w:p w14:paraId="7444028A" w14:textId="77777777" w:rsidR="00000000" w:rsidRDefault="007C71EE">
      <w:pPr>
        <w:pStyle w:val="a"/>
        <w:rPr>
          <w:rFonts w:hint="cs"/>
          <w:rtl/>
        </w:rPr>
      </w:pPr>
      <w:r>
        <w:rPr>
          <w:rFonts w:hint="cs"/>
          <w:rtl/>
        </w:rPr>
        <w:t xml:space="preserve">קבוצת ברכה - חבר הכנסת טיבי נמצא פה ולכן אני לא יכול להימנע מהצבעה. מי בעד? תודה. </w:t>
      </w:r>
      <w:r>
        <w:rPr>
          <w:rFonts w:hint="cs"/>
          <w:rtl/>
        </w:rPr>
        <w:t>מי נגד? תודה. מי נמנע? תודה.</w:t>
      </w:r>
    </w:p>
    <w:p w14:paraId="70225FB7" w14:textId="77777777" w:rsidR="00000000" w:rsidRDefault="007C71EE">
      <w:pPr>
        <w:pStyle w:val="a"/>
        <w:rPr>
          <w:rFonts w:hint="cs"/>
          <w:rtl/>
        </w:rPr>
      </w:pPr>
    </w:p>
    <w:p w14:paraId="71BEEBC9" w14:textId="77777777" w:rsidR="00000000" w:rsidRDefault="007C71EE">
      <w:pPr>
        <w:pStyle w:val="a"/>
        <w:jc w:val="center"/>
        <w:rPr>
          <w:rFonts w:hint="cs"/>
          <w:b/>
          <w:bCs/>
          <w:rtl/>
        </w:rPr>
      </w:pPr>
      <w:r>
        <w:rPr>
          <w:rFonts w:hint="cs"/>
          <w:b/>
          <w:bCs/>
          <w:rtl/>
        </w:rPr>
        <w:t>הצבעה</w:t>
      </w:r>
    </w:p>
    <w:p w14:paraId="4468650C" w14:textId="77777777" w:rsidR="00000000" w:rsidRDefault="007C71EE">
      <w:pPr>
        <w:pStyle w:val="a"/>
        <w:rPr>
          <w:rFonts w:hint="cs"/>
          <w:rtl/>
        </w:rPr>
      </w:pPr>
    </w:p>
    <w:p w14:paraId="73F94DE8" w14:textId="77777777" w:rsidR="00000000" w:rsidRDefault="007C71EE">
      <w:pPr>
        <w:pStyle w:val="a"/>
        <w:jc w:val="center"/>
        <w:rPr>
          <w:rFonts w:hint="cs"/>
          <w:rtl/>
        </w:rPr>
      </w:pPr>
      <w:r>
        <w:rPr>
          <w:rFonts w:hint="cs"/>
          <w:rtl/>
        </w:rPr>
        <w:t>ההסתייגות של  קבוצת חבר הכנסת מוחמד ברכה ושל חבר הכנסת טלב אלסאנע  לסעיף 17(2)   לא נתקבלה.</w:t>
      </w:r>
    </w:p>
    <w:p w14:paraId="3E2EA13C" w14:textId="77777777" w:rsidR="00000000" w:rsidRDefault="007C71EE">
      <w:pPr>
        <w:pStyle w:val="a"/>
        <w:jc w:val="center"/>
        <w:rPr>
          <w:rFonts w:hint="cs"/>
          <w:rtl/>
        </w:rPr>
      </w:pPr>
    </w:p>
    <w:p w14:paraId="1DEC60A0" w14:textId="77777777" w:rsidR="00000000" w:rsidRDefault="007C71EE">
      <w:pPr>
        <w:pStyle w:val="ad"/>
        <w:rPr>
          <w:rtl/>
        </w:rPr>
      </w:pPr>
      <w:r>
        <w:rPr>
          <w:rtl/>
        </w:rPr>
        <w:t>היו"ר ראובן ריבלין:</w:t>
      </w:r>
    </w:p>
    <w:p w14:paraId="1043AE33" w14:textId="77777777" w:rsidR="00000000" w:rsidRDefault="007C71EE">
      <w:pPr>
        <w:pStyle w:val="a"/>
        <w:rPr>
          <w:rtl/>
        </w:rPr>
      </w:pPr>
    </w:p>
    <w:p w14:paraId="0F7E865D" w14:textId="77777777" w:rsidR="00000000" w:rsidRDefault="007C71EE">
      <w:pPr>
        <w:pStyle w:val="a"/>
        <w:rPr>
          <w:rFonts w:hint="cs"/>
          <w:rtl/>
        </w:rPr>
      </w:pPr>
      <w:r>
        <w:rPr>
          <w:rFonts w:hint="cs"/>
          <w:rtl/>
        </w:rPr>
        <w:t xml:space="preserve">ההסתייגות לא נתקבלה. </w:t>
      </w:r>
    </w:p>
    <w:p w14:paraId="03F55B3B" w14:textId="77777777" w:rsidR="00000000" w:rsidRDefault="007C71EE">
      <w:pPr>
        <w:pStyle w:val="a"/>
        <w:rPr>
          <w:rFonts w:hint="cs"/>
          <w:rtl/>
        </w:rPr>
      </w:pPr>
    </w:p>
    <w:p w14:paraId="76B997CF" w14:textId="77777777" w:rsidR="00000000" w:rsidRDefault="007C71EE">
      <w:pPr>
        <w:pStyle w:val="a"/>
        <w:rPr>
          <w:rFonts w:hint="cs"/>
          <w:rtl/>
        </w:rPr>
      </w:pPr>
      <w:r>
        <w:rPr>
          <w:rFonts w:hint="cs"/>
          <w:rtl/>
        </w:rPr>
        <w:t>לסעיף 17(3) - חבר הכנסת משה גפני, קבוצת ברכה, חבר הכנסת טלב אלסאנע, קבוצת מרצ, קבו</w:t>
      </w:r>
      <w:r>
        <w:rPr>
          <w:rFonts w:hint="cs"/>
          <w:rtl/>
        </w:rPr>
        <w:t>צת עמיר פרץ ועוד חברי כנסת שביקשו את ההסתייגות הזאת. מי בעד? תודה. מי נגד? תודה. מי נמנע? תודה.</w:t>
      </w:r>
    </w:p>
    <w:p w14:paraId="4901D4F0" w14:textId="77777777" w:rsidR="00000000" w:rsidRDefault="007C71EE">
      <w:pPr>
        <w:pStyle w:val="a"/>
        <w:rPr>
          <w:rFonts w:hint="cs"/>
          <w:rtl/>
        </w:rPr>
      </w:pPr>
    </w:p>
    <w:p w14:paraId="6652D506" w14:textId="77777777" w:rsidR="00000000" w:rsidRDefault="007C71EE">
      <w:pPr>
        <w:pStyle w:val="a"/>
        <w:jc w:val="center"/>
        <w:rPr>
          <w:rFonts w:hint="cs"/>
          <w:b/>
          <w:bCs/>
          <w:rtl/>
        </w:rPr>
      </w:pPr>
      <w:r>
        <w:rPr>
          <w:rFonts w:hint="cs"/>
          <w:b/>
          <w:bCs/>
          <w:rtl/>
        </w:rPr>
        <w:t>הצבעה</w:t>
      </w:r>
    </w:p>
    <w:p w14:paraId="12C33F38" w14:textId="77777777" w:rsidR="00000000" w:rsidRDefault="007C71EE">
      <w:pPr>
        <w:pStyle w:val="a"/>
        <w:rPr>
          <w:rFonts w:hint="cs"/>
          <w:rtl/>
        </w:rPr>
      </w:pPr>
    </w:p>
    <w:p w14:paraId="675CFA5E" w14:textId="77777777" w:rsidR="00000000" w:rsidRDefault="007C71EE">
      <w:pPr>
        <w:pStyle w:val="a"/>
        <w:jc w:val="center"/>
        <w:rPr>
          <w:rFonts w:hint="cs"/>
          <w:rtl/>
        </w:rPr>
      </w:pPr>
      <w:r>
        <w:rPr>
          <w:rFonts w:hint="cs"/>
          <w:rtl/>
        </w:rPr>
        <w:t xml:space="preserve">ההסתייגות של חבר הכנסת  משה גפני, של קבוצת חבר הכנסת מוחמד ברכה, של חבר הכנסת טלב אלסאנע, של קבוצת סיעת מרצ, של קבוצת חבר הכנסת עמיר פרץ ושל חברי הכנסת </w:t>
      </w:r>
      <w:r>
        <w:rPr>
          <w:rFonts w:hint="cs"/>
          <w:rtl/>
        </w:rPr>
        <w:t xml:space="preserve">אברהם שוחט, איתן כבל, ניסן סלומינסקי, שאול יהלום, גילה פינקלשטיין, אורית נוקד וקולט אביטל לסעיף 17(3)  </w:t>
      </w:r>
    </w:p>
    <w:p w14:paraId="74FDDCBC" w14:textId="77777777" w:rsidR="00000000" w:rsidRDefault="007C71EE">
      <w:pPr>
        <w:pStyle w:val="a"/>
        <w:jc w:val="center"/>
        <w:rPr>
          <w:rFonts w:hint="cs"/>
          <w:rtl/>
        </w:rPr>
      </w:pPr>
      <w:r>
        <w:rPr>
          <w:rFonts w:hint="cs"/>
          <w:rtl/>
        </w:rPr>
        <w:t>לא נתקבלה.</w:t>
      </w:r>
    </w:p>
    <w:p w14:paraId="4A0A0A6A" w14:textId="77777777" w:rsidR="00000000" w:rsidRDefault="007C71EE">
      <w:pPr>
        <w:pStyle w:val="a"/>
        <w:rPr>
          <w:rFonts w:hint="cs"/>
          <w:rtl/>
        </w:rPr>
      </w:pPr>
    </w:p>
    <w:p w14:paraId="7E3E508E" w14:textId="77777777" w:rsidR="00000000" w:rsidRDefault="007C71EE">
      <w:pPr>
        <w:pStyle w:val="ad"/>
        <w:rPr>
          <w:rtl/>
        </w:rPr>
      </w:pPr>
      <w:r>
        <w:rPr>
          <w:rtl/>
        </w:rPr>
        <w:t>היו"ר ראובן ריבלין:</w:t>
      </w:r>
    </w:p>
    <w:p w14:paraId="37A565CD" w14:textId="77777777" w:rsidR="00000000" w:rsidRDefault="007C71EE">
      <w:pPr>
        <w:pStyle w:val="a"/>
        <w:rPr>
          <w:rtl/>
        </w:rPr>
      </w:pPr>
    </w:p>
    <w:p w14:paraId="5F3F3A05" w14:textId="77777777" w:rsidR="00000000" w:rsidRDefault="007C71EE">
      <w:pPr>
        <w:pStyle w:val="a"/>
        <w:rPr>
          <w:rFonts w:hint="cs"/>
          <w:rtl/>
        </w:rPr>
      </w:pPr>
      <w:r>
        <w:rPr>
          <w:rFonts w:hint="cs"/>
          <w:rtl/>
        </w:rPr>
        <w:t xml:space="preserve">ההסתייגות לא נתקבלה. </w:t>
      </w:r>
    </w:p>
    <w:p w14:paraId="17A1B5C6" w14:textId="77777777" w:rsidR="00000000" w:rsidRDefault="007C71EE">
      <w:pPr>
        <w:pStyle w:val="a"/>
        <w:rPr>
          <w:rFonts w:hint="cs"/>
          <w:rtl/>
        </w:rPr>
      </w:pPr>
    </w:p>
    <w:p w14:paraId="31C72C3F" w14:textId="77777777" w:rsidR="00000000" w:rsidRDefault="007C71EE">
      <w:pPr>
        <w:pStyle w:val="a"/>
        <w:rPr>
          <w:rFonts w:hint="cs"/>
          <w:rtl/>
        </w:rPr>
      </w:pPr>
      <w:r>
        <w:rPr>
          <w:rFonts w:hint="cs"/>
          <w:rtl/>
        </w:rPr>
        <w:t>חבר הכנסת איוב קרא לא נמצא, ולכן לא נצביע על ההסתייגות שלו.</w:t>
      </w:r>
    </w:p>
    <w:p w14:paraId="40F93305" w14:textId="77777777" w:rsidR="00000000" w:rsidRDefault="007C71EE">
      <w:pPr>
        <w:pStyle w:val="a"/>
        <w:rPr>
          <w:rFonts w:hint="cs"/>
          <w:rtl/>
        </w:rPr>
      </w:pPr>
    </w:p>
    <w:p w14:paraId="33272142" w14:textId="77777777" w:rsidR="00000000" w:rsidRDefault="007C71EE">
      <w:pPr>
        <w:pStyle w:val="a"/>
        <w:rPr>
          <w:rFonts w:hint="cs"/>
          <w:rtl/>
        </w:rPr>
      </w:pPr>
      <w:r>
        <w:rPr>
          <w:rFonts w:hint="cs"/>
          <w:rtl/>
        </w:rPr>
        <w:t>ובכן, רבותי חברי הכנסת, תם הדיון בה</w:t>
      </w:r>
      <w:r>
        <w:rPr>
          <w:rFonts w:hint="cs"/>
          <w:rtl/>
        </w:rPr>
        <w:t xml:space="preserve">סתייגויות לסעיף 17. אנחנו הולכים להצביע על סעיף 17 עצמו. אני מציע, אדוני חבר הכנסת, הואיל וגם לא נמצאים פה החברים, להצביע הצבעה אלקטרונית, ואני אקרא את שמותיהם של האנשים שהצביעו, כי בלאו הכי האנשים לא יהיו פה. אז אני קובע שעל סעיף - - - </w:t>
      </w:r>
    </w:p>
    <w:p w14:paraId="7F339DAA" w14:textId="77777777" w:rsidR="00000000" w:rsidRDefault="007C71EE">
      <w:pPr>
        <w:pStyle w:val="a"/>
        <w:rPr>
          <w:rFonts w:hint="cs"/>
          <w:rtl/>
        </w:rPr>
      </w:pPr>
    </w:p>
    <w:p w14:paraId="7A3487E7" w14:textId="77777777" w:rsidR="00000000" w:rsidRDefault="007C71EE">
      <w:pPr>
        <w:pStyle w:val="ac"/>
        <w:rPr>
          <w:rtl/>
        </w:rPr>
      </w:pPr>
      <w:r>
        <w:rPr>
          <w:rFonts w:hint="eastAsia"/>
          <w:rtl/>
        </w:rPr>
        <w:t>אברהם</w:t>
      </w:r>
      <w:r>
        <w:rPr>
          <w:rtl/>
        </w:rPr>
        <w:t xml:space="preserve"> בורג (העבוד</w:t>
      </w:r>
      <w:r>
        <w:rPr>
          <w:rtl/>
        </w:rPr>
        <w:t>ה-מימד):</w:t>
      </w:r>
    </w:p>
    <w:p w14:paraId="4C4EA094" w14:textId="77777777" w:rsidR="00000000" w:rsidRDefault="007C71EE">
      <w:pPr>
        <w:pStyle w:val="a"/>
        <w:rPr>
          <w:rFonts w:hint="cs"/>
          <w:rtl/>
        </w:rPr>
      </w:pPr>
    </w:p>
    <w:p w14:paraId="7F732AC0" w14:textId="77777777" w:rsidR="00000000" w:rsidRDefault="007C71EE">
      <w:pPr>
        <w:pStyle w:val="a"/>
        <w:rPr>
          <w:rFonts w:hint="cs"/>
          <w:rtl/>
        </w:rPr>
      </w:pPr>
      <w:r>
        <w:rPr>
          <w:rFonts w:hint="cs"/>
          <w:rtl/>
        </w:rPr>
        <w:t xml:space="preserve">זה סעיף כבד וראינו את זה גם בוועדה - - - </w:t>
      </w:r>
    </w:p>
    <w:p w14:paraId="003BF18E" w14:textId="77777777" w:rsidR="00000000" w:rsidRDefault="007C71EE">
      <w:pPr>
        <w:pStyle w:val="a"/>
        <w:rPr>
          <w:rFonts w:hint="cs"/>
          <w:rtl/>
        </w:rPr>
      </w:pPr>
    </w:p>
    <w:p w14:paraId="16AE73FC" w14:textId="77777777" w:rsidR="00000000" w:rsidRDefault="007C71EE">
      <w:pPr>
        <w:pStyle w:val="ad"/>
        <w:rPr>
          <w:rtl/>
        </w:rPr>
      </w:pPr>
      <w:r>
        <w:rPr>
          <w:rtl/>
        </w:rPr>
        <w:t>היו"ר ראובן ריבלין:</w:t>
      </w:r>
    </w:p>
    <w:p w14:paraId="3DA44225" w14:textId="77777777" w:rsidR="00000000" w:rsidRDefault="007C71EE">
      <w:pPr>
        <w:pStyle w:val="a"/>
        <w:rPr>
          <w:rtl/>
        </w:rPr>
      </w:pPr>
    </w:p>
    <w:p w14:paraId="618A651B" w14:textId="77777777" w:rsidR="00000000" w:rsidRDefault="007C71EE">
      <w:pPr>
        <w:pStyle w:val="a"/>
        <w:rPr>
          <w:rFonts w:hint="cs"/>
          <w:rtl/>
        </w:rPr>
      </w:pPr>
      <w:r>
        <w:rPr>
          <w:rFonts w:hint="cs"/>
          <w:rtl/>
        </w:rPr>
        <w:t xml:space="preserve">אם היו החברים המבקשים את ההסתייגות נמצאים פה בכלל. </w:t>
      </w:r>
    </w:p>
    <w:p w14:paraId="15559CCB" w14:textId="77777777" w:rsidR="00000000" w:rsidRDefault="007C71EE">
      <w:pPr>
        <w:pStyle w:val="a"/>
        <w:rPr>
          <w:rFonts w:hint="cs"/>
          <w:rtl/>
        </w:rPr>
      </w:pPr>
    </w:p>
    <w:p w14:paraId="106CE560" w14:textId="77777777" w:rsidR="00000000" w:rsidRDefault="007C71EE">
      <w:pPr>
        <w:pStyle w:val="ac"/>
        <w:rPr>
          <w:rtl/>
        </w:rPr>
      </w:pPr>
      <w:r>
        <w:rPr>
          <w:rFonts w:hint="eastAsia"/>
          <w:rtl/>
        </w:rPr>
        <w:t>אברהם</w:t>
      </w:r>
      <w:r>
        <w:rPr>
          <w:rtl/>
        </w:rPr>
        <w:t xml:space="preserve"> בורג (העבודה-מימד):</w:t>
      </w:r>
    </w:p>
    <w:p w14:paraId="3CA84E3F" w14:textId="77777777" w:rsidR="00000000" w:rsidRDefault="007C71EE">
      <w:pPr>
        <w:pStyle w:val="a"/>
        <w:rPr>
          <w:rFonts w:hint="cs"/>
          <w:rtl/>
        </w:rPr>
      </w:pPr>
    </w:p>
    <w:p w14:paraId="1FCE8D79" w14:textId="77777777" w:rsidR="00000000" w:rsidRDefault="007C71EE">
      <w:pPr>
        <w:pStyle w:val="a"/>
        <w:rPr>
          <w:rFonts w:hint="cs"/>
          <w:rtl/>
        </w:rPr>
      </w:pPr>
      <w:r>
        <w:rPr>
          <w:rFonts w:hint="cs"/>
          <w:rtl/>
        </w:rPr>
        <w:t>למעלה משני-שלישים מהם כאן. הם נכנסים. גם לא כל הקואליציה כאן והיא נכנסת. אני יודע שתמיד אחרי הפסקה לוק</w:t>
      </w:r>
      <w:r>
        <w:rPr>
          <w:rFonts w:hint="cs"/>
          <w:rtl/>
        </w:rPr>
        <w:t>ח כמה דקות לאסוף את האנשים. הנה האנשים באים, המצליף מכניס אותם.</w:t>
      </w:r>
    </w:p>
    <w:p w14:paraId="5216127A" w14:textId="77777777" w:rsidR="00000000" w:rsidRDefault="007C71EE">
      <w:pPr>
        <w:pStyle w:val="a"/>
        <w:rPr>
          <w:rFonts w:hint="cs"/>
          <w:rtl/>
        </w:rPr>
      </w:pPr>
    </w:p>
    <w:p w14:paraId="33CFC303" w14:textId="77777777" w:rsidR="00000000" w:rsidRDefault="007C71EE">
      <w:pPr>
        <w:pStyle w:val="ad"/>
        <w:rPr>
          <w:rtl/>
        </w:rPr>
      </w:pPr>
      <w:r>
        <w:rPr>
          <w:rtl/>
        </w:rPr>
        <w:t>היו"ר ראובן ריבלין:</w:t>
      </w:r>
    </w:p>
    <w:p w14:paraId="44792B1F" w14:textId="77777777" w:rsidR="00000000" w:rsidRDefault="007C71EE">
      <w:pPr>
        <w:pStyle w:val="a"/>
        <w:rPr>
          <w:rtl/>
        </w:rPr>
      </w:pPr>
    </w:p>
    <w:p w14:paraId="777826B7" w14:textId="77777777" w:rsidR="00000000" w:rsidRDefault="007C71EE">
      <w:pPr>
        <w:pStyle w:val="a"/>
        <w:rPr>
          <w:rFonts w:hint="cs"/>
          <w:rtl/>
        </w:rPr>
      </w:pPr>
      <w:r>
        <w:rPr>
          <w:rFonts w:hint="cs"/>
          <w:rtl/>
        </w:rPr>
        <w:t>חבר הכנסת בר-און, בבקשה.</w:t>
      </w:r>
    </w:p>
    <w:p w14:paraId="57722E3E" w14:textId="77777777" w:rsidR="00000000" w:rsidRDefault="007C71EE">
      <w:pPr>
        <w:pStyle w:val="a"/>
        <w:rPr>
          <w:rFonts w:hint="cs"/>
          <w:rtl/>
        </w:rPr>
      </w:pPr>
    </w:p>
    <w:p w14:paraId="5264F2CA" w14:textId="77777777" w:rsidR="00000000" w:rsidRDefault="007C71EE">
      <w:pPr>
        <w:pStyle w:val="ac"/>
        <w:rPr>
          <w:rtl/>
        </w:rPr>
      </w:pPr>
      <w:r>
        <w:rPr>
          <w:rFonts w:hint="eastAsia"/>
          <w:rtl/>
        </w:rPr>
        <w:t>רוני</w:t>
      </w:r>
      <w:r>
        <w:rPr>
          <w:rtl/>
        </w:rPr>
        <w:t xml:space="preserve"> בר-און (הליכוד):</w:t>
      </w:r>
    </w:p>
    <w:p w14:paraId="05C3094D" w14:textId="77777777" w:rsidR="00000000" w:rsidRDefault="007C71EE">
      <w:pPr>
        <w:pStyle w:val="a"/>
        <w:rPr>
          <w:rFonts w:hint="cs"/>
          <w:rtl/>
        </w:rPr>
      </w:pPr>
    </w:p>
    <w:p w14:paraId="26488140" w14:textId="77777777" w:rsidR="00000000" w:rsidRDefault="007C71EE">
      <w:pPr>
        <w:pStyle w:val="a"/>
        <w:rPr>
          <w:rFonts w:hint="cs"/>
          <w:rtl/>
        </w:rPr>
      </w:pPr>
      <w:r>
        <w:rPr>
          <w:rFonts w:hint="cs"/>
          <w:rtl/>
        </w:rPr>
        <w:t>העניין הזה של הצבעות אלקטרוניות והפענוח שלהן נדון בוועדת הכנסת. נמסר לחבר הכנסת בורג, שהעלה את העניין הזה, שכל הצבעה אלקט</w:t>
      </w:r>
      <w:r>
        <w:rPr>
          <w:rFonts w:hint="cs"/>
          <w:rtl/>
        </w:rPr>
        <w:t>רונית יכולה להיות מפוענחת כדי להראות את ההצבעה לכל אחד מחברי  הכנסת. הוצע, נקבע ונאמר שהפענוח הזה ייתוסף לנספחים ל"דברי הכנסת", והרי יש לך פתרון לשאלת ההיסטוריה.</w:t>
      </w:r>
    </w:p>
    <w:p w14:paraId="46934985" w14:textId="77777777" w:rsidR="00000000" w:rsidRDefault="007C71EE">
      <w:pPr>
        <w:pStyle w:val="a"/>
        <w:rPr>
          <w:rFonts w:hint="cs"/>
          <w:rtl/>
        </w:rPr>
      </w:pPr>
    </w:p>
    <w:p w14:paraId="1B7841EB" w14:textId="77777777" w:rsidR="00000000" w:rsidRDefault="007C71EE">
      <w:pPr>
        <w:pStyle w:val="ad"/>
        <w:rPr>
          <w:rtl/>
        </w:rPr>
      </w:pPr>
      <w:r>
        <w:rPr>
          <w:rtl/>
        </w:rPr>
        <w:t>היו"ר ראובן ריבלין:</w:t>
      </w:r>
    </w:p>
    <w:p w14:paraId="6F859C99" w14:textId="77777777" w:rsidR="00000000" w:rsidRDefault="007C71EE">
      <w:pPr>
        <w:pStyle w:val="a"/>
        <w:rPr>
          <w:rtl/>
        </w:rPr>
      </w:pPr>
    </w:p>
    <w:p w14:paraId="73D59DAE" w14:textId="77777777" w:rsidR="00000000" w:rsidRDefault="007C71EE">
      <w:pPr>
        <w:pStyle w:val="a"/>
        <w:rPr>
          <w:rFonts w:hint="cs"/>
          <w:rtl/>
        </w:rPr>
      </w:pPr>
      <w:r>
        <w:rPr>
          <w:rFonts w:hint="cs"/>
          <w:rtl/>
        </w:rPr>
        <w:t>מאה אחוז, רק שלגבי ההיסטוריה יש עוד סיבה, שלפיה אתה רוצה הצבעה אישית, מש</w:t>
      </w:r>
      <w:r>
        <w:rPr>
          <w:rFonts w:hint="cs"/>
          <w:rtl/>
        </w:rPr>
        <w:t xml:space="preserve">ום שאז חברי הכנסת מסתכלים האחד בעיני השני ויש בהחלט חשיבות מהותית להצבעה האישית. </w:t>
      </w:r>
    </w:p>
    <w:p w14:paraId="650EFF0A" w14:textId="77777777" w:rsidR="00000000" w:rsidRDefault="007C71EE">
      <w:pPr>
        <w:pStyle w:val="a"/>
        <w:rPr>
          <w:rFonts w:hint="cs"/>
          <w:rtl/>
        </w:rPr>
      </w:pPr>
    </w:p>
    <w:p w14:paraId="0B5B12F4" w14:textId="77777777" w:rsidR="00000000" w:rsidRDefault="007C71EE">
      <w:pPr>
        <w:pStyle w:val="a"/>
        <w:rPr>
          <w:rFonts w:hint="cs"/>
          <w:rtl/>
        </w:rPr>
      </w:pPr>
      <w:r>
        <w:rPr>
          <w:rFonts w:hint="cs"/>
          <w:rtl/>
        </w:rPr>
        <w:t xml:space="preserve">על כל פנים, חבר הכנסת בורג, אני לא רואה את רוב האנשים ולכן אני מציע שעל סעיף זה נקיים את ההצבעה. </w:t>
      </w:r>
    </w:p>
    <w:p w14:paraId="3FF2D8D5" w14:textId="77777777" w:rsidR="00000000" w:rsidRDefault="007C71EE">
      <w:pPr>
        <w:pStyle w:val="a"/>
        <w:rPr>
          <w:rFonts w:hint="cs"/>
          <w:rtl/>
        </w:rPr>
      </w:pPr>
    </w:p>
    <w:p w14:paraId="62753413" w14:textId="77777777" w:rsidR="00000000" w:rsidRDefault="007C71EE">
      <w:pPr>
        <w:pStyle w:val="ac"/>
        <w:rPr>
          <w:rtl/>
        </w:rPr>
      </w:pPr>
      <w:r>
        <w:rPr>
          <w:rFonts w:hint="eastAsia"/>
          <w:rtl/>
        </w:rPr>
        <w:t>אברהם</w:t>
      </w:r>
      <w:r>
        <w:rPr>
          <w:rtl/>
        </w:rPr>
        <w:t xml:space="preserve"> בורג (העבודה-מימד):</w:t>
      </w:r>
    </w:p>
    <w:p w14:paraId="455BAECB" w14:textId="77777777" w:rsidR="00000000" w:rsidRDefault="007C71EE">
      <w:pPr>
        <w:pStyle w:val="a"/>
        <w:rPr>
          <w:rFonts w:hint="cs"/>
          <w:rtl/>
        </w:rPr>
      </w:pPr>
    </w:p>
    <w:p w14:paraId="694D7F2E" w14:textId="77777777" w:rsidR="00000000" w:rsidRDefault="007C71EE">
      <w:pPr>
        <w:pStyle w:val="a"/>
        <w:rPr>
          <w:rFonts w:hint="cs"/>
          <w:rtl/>
        </w:rPr>
      </w:pPr>
      <w:r>
        <w:rPr>
          <w:rFonts w:hint="cs"/>
          <w:rtl/>
        </w:rPr>
        <w:t>אני מבקש הצבעה אישית.</w:t>
      </w:r>
    </w:p>
    <w:p w14:paraId="5D14F4F4" w14:textId="77777777" w:rsidR="00000000" w:rsidRDefault="007C71EE">
      <w:pPr>
        <w:pStyle w:val="a"/>
        <w:rPr>
          <w:rFonts w:hint="cs"/>
          <w:rtl/>
        </w:rPr>
      </w:pPr>
    </w:p>
    <w:p w14:paraId="08062E67" w14:textId="77777777" w:rsidR="00000000" w:rsidRDefault="007C71EE">
      <w:pPr>
        <w:pStyle w:val="ad"/>
        <w:rPr>
          <w:rtl/>
        </w:rPr>
      </w:pPr>
      <w:r>
        <w:rPr>
          <w:rtl/>
        </w:rPr>
        <w:t>היו"ר ראובן ריבלין:</w:t>
      </w:r>
    </w:p>
    <w:p w14:paraId="702EDF43" w14:textId="77777777" w:rsidR="00000000" w:rsidRDefault="007C71EE">
      <w:pPr>
        <w:pStyle w:val="a"/>
        <w:rPr>
          <w:rtl/>
        </w:rPr>
      </w:pPr>
    </w:p>
    <w:p w14:paraId="5137EFDF" w14:textId="77777777" w:rsidR="00000000" w:rsidRDefault="007C71EE">
      <w:pPr>
        <w:pStyle w:val="a"/>
        <w:rPr>
          <w:rFonts w:hint="cs"/>
          <w:rtl/>
        </w:rPr>
      </w:pPr>
      <w:r>
        <w:rPr>
          <w:rFonts w:hint="cs"/>
          <w:rtl/>
        </w:rPr>
        <w:t>אני</w:t>
      </w:r>
      <w:r>
        <w:rPr>
          <w:rFonts w:hint="cs"/>
          <w:rtl/>
        </w:rPr>
        <w:t xml:space="preserve"> חושב שבדרך כלל אני נענה. אני בעד הצבעה אלקטרונית ולאחר מכן אני אקרא את שמות המצביעים. נא להצביע, רבותי, על סעיף 17. </w:t>
      </w:r>
    </w:p>
    <w:p w14:paraId="69FA1274" w14:textId="77777777" w:rsidR="00000000" w:rsidRDefault="007C71EE">
      <w:pPr>
        <w:pStyle w:val="a"/>
        <w:rPr>
          <w:rFonts w:hint="cs"/>
          <w:rtl/>
        </w:rPr>
      </w:pPr>
    </w:p>
    <w:p w14:paraId="39A2E12E" w14:textId="77777777" w:rsidR="00000000" w:rsidRDefault="007C71EE">
      <w:pPr>
        <w:pStyle w:val="a"/>
        <w:jc w:val="center"/>
        <w:rPr>
          <w:rFonts w:hint="cs"/>
          <w:b/>
          <w:bCs/>
          <w:rtl/>
        </w:rPr>
      </w:pPr>
      <w:r>
        <w:rPr>
          <w:rFonts w:hint="cs"/>
          <w:b/>
          <w:bCs/>
          <w:rtl/>
        </w:rPr>
        <w:t>הצבעה מס' 42</w:t>
      </w:r>
    </w:p>
    <w:p w14:paraId="38A570E9" w14:textId="77777777" w:rsidR="00000000" w:rsidRDefault="007C71EE">
      <w:pPr>
        <w:pStyle w:val="a"/>
        <w:jc w:val="center"/>
        <w:rPr>
          <w:rFonts w:hint="cs"/>
          <w:b/>
          <w:bCs/>
          <w:rtl/>
        </w:rPr>
      </w:pPr>
    </w:p>
    <w:p w14:paraId="3DE97442" w14:textId="77777777" w:rsidR="00000000" w:rsidRDefault="007C71EE">
      <w:pPr>
        <w:pStyle w:val="a"/>
        <w:jc w:val="center"/>
        <w:rPr>
          <w:rFonts w:hint="cs"/>
          <w:rtl/>
        </w:rPr>
      </w:pPr>
      <w:r>
        <w:rPr>
          <w:rFonts w:hint="cs"/>
          <w:rtl/>
        </w:rPr>
        <w:t>בעד סעיף 17, כהצעת הוועדה - 49</w:t>
      </w:r>
    </w:p>
    <w:p w14:paraId="401DEB1B" w14:textId="77777777" w:rsidR="00000000" w:rsidRDefault="007C71EE">
      <w:pPr>
        <w:pStyle w:val="a"/>
        <w:jc w:val="center"/>
        <w:rPr>
          <w:rFonts w:hint="cs"/>
          <w:rtl/>
        </w:rPr>
      </w:pPr>
      <w:r>
        <w:rPr>
          <w:rFonts w:hint="cs"/>
          <w:rtl/>
        </w:rPr>
        <w:t>נגד - 34</w:t>
      </w:r>
    </w:p>
    <w:p w14:paraId="56D1508F" w14:textId="77777777" w:rsidR="00000000" w:rsidRDefault="007C71EE">
      <w:pPr>
        <w:pStyle w:val="a"/>
        <w:jc w:val="center"/>
        <w:rPr>
          <w:rFonts w:hint="cs"/>
          <w:rtl/>
        </w:rPr>
      </w:pPr>
      <w:r>
        <w:rPr>
          <w:rFonts w:hint="cs"/>
          <w:rtl/>
        </w:rPr>
        <w:t>נמנעים - אין</w:t>
      </w:r>
    </w:p>
    <w:p w14:paraId="370C716A" w14:textId="77777777" w:rsidR="00000000" w:rsidRDefault="007C71EE">
      <w:pPr>
        <w:pStyle w:val="a"/>
        <w:jc w:val="center"/>
        <w:rPr>
          <w:rFonts w:hint="cs"/>
          <w:rtl/>
        </w:rPr>
      </w:pPr>
      <w:r>
        <w:rPr>
          <w:rFonts w:hint="cs"/>
          <w:rtl/>
        </w:rPr>
        <w:t>סעיף 17, כהצעת הוועדה, נתקבל.</w:t>
      </w:r>
    </w:p>
    <w:p w14:paraId="7367C5D3" w14:textId="77777777" w:rsidR="00000000" w:rsidRDefault="007C71EE">
      <w:pPr>
        <w:pStyle w:val="a"/>
        <w:jc w:val="center"/>
        <w:rPr>
          <w:rFonts w:hint="cs"/>
          <w:rtl/>
        </w:rPr>
      </w:pPr>
    </w:p>
    <w:p w14:paraId="6F1D1314" w14:textId="77777777" w:rsidR="00000000" w:rsidRDefault="007C71EE">
      <w:pPr>
        <w:pStyle w:val="ad"/>
        <w:rPr>
          <w:rtl/>
        </w:rPr>
      </w:pPr>
      <w:r>
        <w:rPr>
          <w:rtl/>
        </w:rPr>
        <w:t>היו"ר ראובן ריבלין:</w:t>
      </w:r>
    </w:p>
    <w:p w14:paraId="4971E7F7" w14:textId="77777777" w:rsidR="00000000" w:rsidRDefault="007C71EE">
      <w:pPr>
        <w:pStyle w:val="a"/>
        <w:rPr>
          <w:rtl/>
        </w:rPr>
      </w:pPr>
    </w:p>
    <w:p w14:paraId="31DCD8C1" w14:textId="77777777" w:rsidR="00000000" w:rsidRDefault="007C71EE">
      <w:pPr>
        <w:pStyle w:val="a"/>
        <w:rPr>
          <w:rFonts w:hint="cs"/>
          <w:rtl/>
        </w:rPr>
      </w:pPr>
      <w:r>
        <w:rPr>
          <w:rFonts w:hint="cs"/>
          <w:rtl/>
        </w:rPr>
        <w:t>49 בעד, 34 נגד. אנ</w:t>
      </w:r>
      <w:r>
        <w:rPr>
          <w:rFonts w:hint="cs"/>
          <w:rtl/>
        </w:rPr>
        <w:t>י קובע שסעיף 17 על כל חלקיו עבר כהצעת ועדת הכספים של הכנסת.</w:t>
      </w:r>
    </w:p>
    <w:p w14:paraId="00743EC8" w14:textId="77777777" w:rsidR="00000000" w:rsidRDefault="007C71EE">
      <w:pPr>
        <w:pStyle w:val="a"/>
        <w:rPr>
          <w:rFonts w:hint="cs"/>
          <w:rtl/>
        </w:rPr>
      </w:pPr>
    </w:p>
    <w:p w14:paraId="069929E5" w14:textId="77777777" w:rsidR="00000000" w:rsidRDefault="007C71EE">
      <w:pPr>
        <w:pStyle w:val="ac"/>
        <w:rPr>
          <w:rtl/>
        </w:rPr>
      </w:pPr>
      <w:r>
        <w:rPr>
          <w:rFonts w:hint="eastAsia"/>
          <w:rtl/>
        </w:rPr>
        <w:t>ג</w:t>
      </w:r>
      <w:r>
        <w:rPr>
          <w:rtl/>
        </w:rPr>
        <w:t>'מאל זחאלקה (בל"ד):</w:t>
      </w:r>
    </w:p>
    <w:p w14:paraId="3CE8E240" w14:textId="77777777" w:rsidR="00000000" w:rsidRDefault="007C71EE">
      <w:pPr>
        <w:pStyle w:val="a"/>
        <w:rPr>
          <w:rFonts w:hint="cs"/>
          <w:rtl/>
        </w:rPr>
      </w:pPr>
    </w:p>
    <w:p w14:paraId="4D3C8F18" w14:textId="77777777" w:rsidR="00000000" w:rsidRDefault="007C71EE">
      <w:pPr>
        <w:pStyle w:val="a"/>
        <w:rPr>
          <w:rFonts w:hint="cs"/>
          <w:rtl/>
        </w:rPr>
      </w:pPr>
      <w:r>
        <w:rPr>
          <w:rFonts w:hint="cs"/>
          <w:rtl/>
        </w:rPr>
        <w:t xml:space="preserve">למען הדיוק אני רוצה לומר שהצבעתי לא ממקומי - - - </w:t>
      </w:r>
    </w:p>
    <w:p w14:paraId="274A5E24" w14:textId="77777777" w:rsidR="00000000" w:rsidRDefault="007C71EE">
      <w:pPr>
        <w:pStyle w:val="a"/>
        <w:rPr>
          <w:rFonts w:hint="cs"/>
          <w:rtl/>
        </w:rPr>
      </w:pPr>
    </w:p>
    <w:p w14:paraId="6B0A5D6C" w14:textId="77777777" w:rsidR="00000000" w:rsidRDefault="007C71EE">
      <w:pPr>
        <w:pStyle w:val="ad"/>
        <w:rPr>
          <w:rtl/>
        </w:rPr>
      </w:pPr>
      <w:r>
        <w:rPr>
          <w:rtl/>
        </w:rPr>
        <w:t>היו"ר ראובן ריבלין:</w:t>
      </w:r>
    </w:p>
    <w:p w14:paraId="07AEE9FB" w14:textId="77777777" w:rsidR="00000000" w:rsidRDefault="007C71EE">
      <w:pPr>
        <w:pStyle w:val="a"/>
        <w:rPr>
          <w:rtl/>
        </w:rPr>
      </w:pPr>
    </w:p>
    <w:p w14:paraId="5C52EB78" w14:textId="77777777" w:rsidR="00000000" w:rsidRDefault="007C71EE">
      <w:pPr>
        <w:pStyle w:val="a"/>
        <w:rPr>
          <w:rFonts w:hint="cs"/>
          <w:rtl/>
        </w:rPr>
      </w:pPr>
      <w:r>
        <w:rPr>
          <w:rFonts w:hint="cs"/>
          <w:rtl/>
        </w:rPr>
        <w:t>זיכית את חבר הכנסת רביץ. חבר הכנסת זחאלקה הצביע ממקומו של חבר הכנסת רביץ. השר פורז זכר את הימים הטובי</w:t>
      </w:r>
      <w:r>
        <w:rPr>
          <w:rFonts w:hint="cs"/>
          <w:rtl/>
        </w:rPr>
        <w:t>ם שבהם הוא היה לוחץ רק על האדום. חבר הכנסת פורז מודיע לפרוטוקול שהוא הצביע בטעות נגד. אני לא משנה את תוצאות ההצבעה.</w:t>
      </w:r>
    </w:p>
    <w:p w14:paraId="742037A7" w14:textId="77777777" w:rsidR="00000000" w:rsidRDefault="007C71EE">
      <w:pPr>
        <w:pStyle w:val="a"/>
        <w:rPr>
          <w:rFonts w:hint="cs"/>
          <w:rtl/>
        </w:rPr>
      </w:pPr>
    </w:p>
    <w:p w14:paraId="1303F270" w14:textId="77777777" w:rsidR="00000000" w:rsidRDefault="007C71EE">
      <w:pPr>
        <w:pStyle w:val="a"/>
        <w:rPr>
          <w:rFonts w:hint="cs"/>
          <w:rtl/>
        </w:rPr>
      </w:pPr>
      <w:r>
        <w:rPr>
          <w:rFonts w:hint="cs"/>
          <w:rtl/>
        </w:rPr>
        <w:t xml:space="preserve">אדוני המזכיר, נא להביא לי את שמות המצביעים. </w:t>
      </w:r>
    </w:p>
    <w:p w14:paraId="19787467" w14:textId="77777777" w:rsidR="00000000" w:rsidRDefault="007C71EE">
      <w:pPr>
        <w:pStyle w:val="a"/>
        <w:ind w:firstLine="0"/>
        <w:rPr>
          <w:rFonts w:hint="cs"/>
          <w:rtl/>
        </w:rPr>
      </w:pPr>
    </w:p>
    <w:p w14:paraId="3D16525C" w14:textId="77777777" w:rsidR="00000000" w:rsidRDefault="007C71EE">
      <w:pPr>
        <w:pStyle w:val="a"/>
        <w:rPr>
          <w:rFonts w:hint="cs"/>
          <w:rtl/>
        </w:rPr>
      </w:pPr>
      <w:r>
        <w:rPr>
          <w:rFonts w:hint="cs"/>
          <w:rtl/>
        </w:rPr>
        <w:t>ובכן, רבותי, בעד הצביעו: רוחמה אברהם, יולי אדלשטיין, יעקב אדרי, זבולון אורלב, מיכאל איתן, בני</w:t>
      </w:r>
      <w:r>
        <w:rPr>
          <w:rFonts w:hint="cs"/>
          <w:rtl/>
        </w:rPr>
        <w:t>מין אלון, אלי אפללו, גלעד ארדן, נעמי בלומנטל, דניאל בנלולו, רוני בר-און, אהרן בריזון, ויקטור בריילובסקי,</w:t>
      </w:r>
      <w:r>
        <w:t xml:space="preserve"> </w:t>
      </w:r>
      <w:r>
        <w:rPr>
          <w:rFonts w:hint="cs"/>
          <w:rtl/>
        </w:rPr>
        <w:t>ענבל גבריאלי, מיכאל גורלובסקי, גילה גמליאל, אברהם הירשזון, צבי הנדל, מגלי והבה, יחיאל חזן, רשף חן, יגאל יאסינוב, שאול יהלום, אהוד יתום, אליעזר כהן, משה</w:t>
      </w:r>
      <w:r>
        <w:rPr>
          <w:rFonts w:hint="cs"/>
          <w:rtl/>
        </w:rPr>
        <w:t xml:space="preserve"> כחלון, חיים כץ, ישראל כץ, אתי לבני, ציפי לבני, לימור לבנת, אילן ליבוביץ, עוזי לנדאו, יהודית נאות, מיכאל נודלמן, דני נוה, לאה נס, גדעון סער, גדעון עזרא, מלי פולישוק, יוסף פריצקי, איוב קרא - -</w:t>
      </w:r>
    </w:p>
    <w:p w14:paraId="1C625D14" w14:textId="77777777" w:rsidR="00000000" w:rsidRDefault="007C71EE">
      <w:pPr>
        <w:pStyle w:val="a"/>
        <w:rPr>
          <w:rFonts w:hint="cs"/>
          <w:rtl/>
        </w:rPr>
      </w:pPr>
    </w:p>
    <w:p w14:paraId="049990F3" w14:textId="77777777" w:rsidR="00000000" w:rsidRDefault="007C71EE">
      <w:pPr>
        <w:pStyle w:val="ac"/>
        <w:rPr>
          <w:rtl/>
        </w:rPr>
      </w:pPr>
      <w:r>
        <w:rPr>
          <w:rtl/>
        </w:rPr>
        <w:t>שר הפנים אברהם פורז:</w:t>
      </w:r>
    </w:p>
    <w:p w14:paraId="125A7519" w14:textId="77777777" w:rsidR="00000000" w:rsidRDefault="007C71EE">
      <w:pPr>
        <w:pStyle w:val="a"/>
      </w:pPr>
    </w:p>
    <w:p w14:paraId="334B0A1D" w14:textId="77777777" w:rsidR="00000000" w:rsidRDefault="007C71EE">
      <w:pPr>
        <w:pStyle w:val="a"/>
        <w:rPr>
          <w:rFonts w:hint="cs"/>
          <w:rtl/>
        </w:rPr>
      </w:pPr>
      <w:r>
        <w:rPr>
          <w:rFonts w:hint="cs"/>
          <w:rtl/>
        </w:rPr>
        <w:t>- - -</w:t>
      </w:r>
    </w:p>
    <w:p w14:paraId="60CFBFB1" w14:textId="77777777" w:rsidR="00000000" w:rsidRDefault="007C71EE">
      <w:pPr>
        <w:pStyle w:val="Manager"/>
        <w:jc w:val="left"/>
        <w:rPr>
          <w:rFonts w:hint="cs"/>
          <w:rtl/>
        </w:rPr>
      </w:pPr>
    </w:p>
    <w:p w14:paraId="1CF9DC3E" w14:textId="77777777" w:rsidR="00000000" w:rsidRDefault="007C71EE">
      <w:pPr>
        <w:pStyle w:val="ad"/>
        <w:rPr>
          <w:rtl/>
        </w:rPr>
      </w:pPr>
      <w:r>
        <w:rPr>
          <w:rtl/>
        </w:rPr>
        <w:t>היו"ר ראובן ריבלין:</w:t>
      </w:r>
    </w:p>
    <w:p w14:paraId="3883026D" w14:textId="77777777" w:rsidR="00000000" w:rsidRDefault="007C71EE">
      <w:pPr>
        <w:pStyle w:val="a"/>
        <w:rPr>
          <w:rtl/>
        </w:rPr>
      </w:pPr>
    </w:p>
    <w:p w14:paraId="1500E984" w14:textId="77777777" w:rsidR="00000000" w:rsidRDefault="007C71EE">
      <w:pPr>
        <w:pStyle w:val="a"/>
        <w:rPr>
          <w:rFonts w:hint="cs"/>
          <w:rtl/>
        </w:rPr>
      </w:pPr>
      <w:r>
        <w:rPr>
          <w:rFonts w:hint="cs"/>
          <w:rtl/>
        </w:rPr>
        <w:t>מייד אעביר את</w:t>
      </w:r>
      <w:r>
        <w:rPr>
          <w:rFonts w:hint="cs"/>
          <w:rtl/>
        </w:rPr>
        <w:t xml:space="preserve"> אברהם פורז מכאן לכאן.</w:t>
      </w:r>
    </w:p>
    <w:p w14:paraId="5F0B1F3A" w14:textId="77777777" w:rsidR="00000000" w:rsidRDefault="007C71EE">
      <w:pPr>
        <w:pStyle w:val="a"/>
        <w:rPr>
          <w:rFonts w:hint="cs"/>
          <w:rtl/>
        </w:rPr>
      </w:pPr>
    </w:p>
    <w:p w14:paraId="48B9EFB4" w14:textId="77777777" w:rsidR="00000000" w:rsidRDefault="007C71EE">
      <w:pPr>
        <w:pStyle w:val="a"/>
        <w:rPr>
          <w:rFonts w:hint="cs"/>
          <w:rtl/>
        </w:rPr>
      </w:pPr>
      <w:r>
        <w:rPr>
          <w:rFonts w:hint="cs"/>
          <w:rtl/>
        </w:rPr>
        <w:t>- - מיכאל רצון, יובל שטייניץ, אילן שלגי, סילבן שלום, אריאל שרון, עמרי שרון.</w:t>
      </w:r>
    </w:p>
    <w:p w14:paraId="202D9AFE" w14:textId="77777777" w:rsidR="00000000" w:rsidRDefault="007C71EE">
      <w:pPr>
        <w:pStyle w:val="a"/>
        <w:rPr>
          <w:rFonts w:hint="cs"/>
          <w:rtl/>
        </w:rPr>
      </w:pPr>
    </w:p>
    <w:p w14:paraId="109FCA82" w14:textId="77777777" w:rsidR="00000000" w:rsidRDefault="007C71EE">
      <w:pPr>
        <w:pStyle w:val="a"/>
        <w:rPr>
          <w:rFonts w:hint="cs"/>
          <w:rtl/>
        </w:rPr>
      </w:pPr>
      <w:r>
        <w:rPr>
          <w:rFonts w:hint="cs"/>
          <w:rtl/>
        </w:rPr>
        <w:t>נגד הצביעו: קולט אביטל, חיים אורון, דוד אזולאי, זאב בוים, שמודיע שהוא טעה בהצבעתו והוא התכוון להצביע בעד, אברהם בורג, אלי בן-מנחם, מוחמד ברכה, רומן ברונפמן</w:t>
      </w:r>
      <w:r>
        <w:rPr>
          <w:rFonts w:hint="cs"/>
          <w:rtl/>
        </w:rPr>
        <w:t>, עזמי בשארה, זהבה גלאון, משה גפני, עבד-אלמאלכ דהאמשה, נסים דהן, יצחק הרצוג, אבשלום וילן, מתן וילנאי, יצחק וקנין, אחמד טיבי, דוד טל, אליהו ישי, איתן כבל, אמנון כהן, רן כהן, יעקב ליצמן, מיכאל מלכיאור, עמרם מצנע, יעקב מרגי, אברהם פורז, שמבקש להודיע שהוא התכו</w:t>
      </w:r>
      <w:r>
        <w:rPr>
          <w:rFonts w:hint="cs"/>
          <w:rtl/>
        </w:rPr>
        <w:t>ון להצביע הפוך, אופיר פינס-פז, שמעון פרס, יאיר פרץ, אברהם רביץ שלא הצביע - חבר הכנסת זחאלקה הצביע על מקומו וצריך להעביר את ההצבעה מרביץ לזחאלקה - יוסף שריד ויולי תמיר. לא נמנעו.</w:t>
      </w:r>
    </w:p>
    <w:p w14:paraId="5D289499" w14:textId="77777777" w:rsidR="00000000" w:rsidRDefault="007C71EE">
      <w:pPr>
        <w:pStyle w:val="a"/>
        <w:rPr>
          <w:rFonts w:hint="cs"/>
          <w:rtl/>
        </w:rPr>
      </w:pPr>
    </w:p>
    <w:p w14:paraId="78D99456" w14:textId="77777777" w:rsidR="00000000" w:rsidRDefault="007C71EE">
      <w:pPr>
        <w:pStyle w:val="a"/>
        <w:rPr>
          <w:rFonts w:hint="cs"/>
          <w:rtl/>
        </w:rPr>
      </w:pPr>
      <w:r>
        <w:rPr>
          <w:rFonts w:hint="cs"/>
          <w:rtl/>
        </w:rPr>
        <w:t>אני מוכרח לומר לכם, רבותי חברי הכנסת, אני מבקש מכולם לשבת במקומותיהם. אותם חב</w:t>
      </w:r>
      <w:r>
        <w:rPr>
          <w:rFonts w:hint="cs"/>
          <w:rtl/>
        </w:rPr>
        <w:t>רי כנסת שטעו, אני מציע להם בפעם הבאה לא לטעות, כי אני לא אשנה את ההצבעה. נכון שאם הדבר היה מהותי, היתה נגרמת פה סערה גדולה. אני מציע שמי שנכווה בצוננין ייזהר מאוד ברותחין כי אפשר להישרף מהם. תודה רבה.</w:t>
      </w:r>
    </w:p>
    <w:p w14:paraId="4E1C9084" w14:textId="77777777" w:rsidR="00000000" w:rsidRDefault="007C71EE">
      <w:pPr>
        <w:pStyle w:val="a"/>
        <w:rPr>
          <w:rFonts w:hint="cs"/>
          <w:rtl/>
        </w:rPr>
      </w:pPr>
    </w:p>
    <w:p w14:paraId="38E0F9BC" w14:textId="77777777" w:rsidR="00000000" w:rsidRDefault="007C71EE">
      <w:pPr>
        <w:pStyle w:val="a"/>
        <w:rPr>
          <w:rFonts w:hint="cs"/>
          <w:rtl/>
        </w:rPr>
      </w:pPr>
      <w:r>
        <w:rPr>
          <w:rFonts w:hint="cs"/>
          <w:rtl/>
        </w:rPr>
        <w:t>סעיף 18. האם יש איזו חשיבות, חבר הכנסת אורון, להודיע ל</w:t>
      </w:r>
      <w:r>
        <w:rPr>
          <w:rFonts w:hint="cs"/>
          <w:rtl/>
        </w:rPr>
        <w:t>ציבור על מה מדובר?</w:t>
      </w:r>
    </w:p>
    <w:p w14:paraId="29D97CB6" w14:textId="77777777" w:rsidR="00000000" w:rsidRDefault="007C71EE">
      <w:pPr>
        <w:pStyle w:val="a"/>
        <w:rPr>
          <w:rFonts w:hint="cs"/>
          <w:rtl/>
        </w:rPr>
      </w:pPr>
    </w:p>
    <w:p w14:paraId="17921CAC" w14:textId="77777777" w:rsidR="00000000" w:rsidRDefault="007C71EE">
      <w:pPr>
        <w:pStyle w:val="ac"/>
        <w:rPr>
          <w:rtl/>
        </w:rPr>
      </w:pPr>
      <w:r>
        <w:rPr>
          <w:rFonts w:hint="eastAsia"/>
          <w:rtl/>
        </w:rPr>
        <w:t>חיים</w:t>
      </w:r>
      <w:r>
        <w:rPr>
          <w:rtl/>
        </w:rPr>
        <w:t xml:space="preserve"> אורון (מרצ):</w:t>
      </w:r>
    </w:p>
    <w:p w14:paraId="5B62C20F" w14:textId="77777777" w:rsidR="00000000" w:rsidRDefault="007C71EE">
      <w:pPr>
        <w:pStyle w:val="a"/>
        <w:rPr>
          <w:rFonts w:hint="cs"/>
          <w:rtl/>
        </w:rPr>
      </w:pPr>
    </w:p>
    <w:p w14:paraId="76BB8F8A" w14:textId="77777777" w:rsidR="00000000" w:rsidRDefault="007C71EE">
      <w:pPr>
        <w:pStyle w:val="a"/>
        <w:rPr>
          <w:rFonts w:hint="cs"/>
          <w:rtl/>
        </w:rPr>
      </w:pPr>
      <w:r>
        <w:rPr>
          <w:rFonts w:hint="cs"/>
          <w:rtl/>
        </w:rPr>
        <w:t xml:space="preserve">זה המשך הנושא של ביטול מענקים באזור הנגב. </w:t>
      </w:r>
    </w:p>
    <w:p w14:paraId="147E9606" w14:textId="77777777" w:rsidR="00000000" w:rsidRDefault="007C71EE">
      <w:pPr>
        <w:pStyle w:val="a"/>
        <w:rPr>
          <w:rFonts w:hint="cs"/>
          <w:rtl/>
        </w:rPr>
      </w:pPr>
    </w:p>
    <w:p w14:paraId="574E2571" w14:textId="77777777" w:rsidR="00000000" w:rsidRDefault="007C71EE">
      <w:pPr>
        <w:pStyle w:val="ad"/>
        <w:rPr>
          <w:rtl/>
        </w:rPr>
      </w:pPr>
    </w:p>
    <w:p w14:paraId="6BFF41E8" w14:textId="77777777" w:rsidR="00000000" w:rsidRDefault="007C71EE">
      <w:pPr>
        <w:pStyle w:val="ad"/>
        <w:rPr>
          <w:rtl/>
        </w:rPr>
      </w:pPr>
      <w:r>
        <w:rPr>
          <w:rFonts w:hint="eastAsia"/>
          <w:rtl/>
        </w:rPr>
        <w:t>היו</w:t>
      </w:r>
      <w:r>
        <w:rPr>
          <w:rtl/>
        </w:rPr>
        <w:t>"ר ראובן ריבלין:</w:t>
      </w:r>
    </w:p>
    <w:p w14:paraId="3A9043AA" w14:textId="77777777" w:rsidR="00000000" w:rsidRDefault="007C71EE">
      <w:pPr>
        <w:pStyle w:val="a"/>
        <w:rPr>
          <w:rFonts w:hint="cs"/>
          <w:rtl/>
        </w:rPr>
      </w:pPr>
    </w:p>
    <w:p w14:paraId="4B809744" w14:textId="77777777" w:rsidR="00000000" w:rsidRDefault="007C71EE">
      <w:pPr>
        <w:pStyle w:val="a"/>
        <w:rPr>
          <w:rFonts w:hint="cs"/>
          <w:rtl/>
        </w:rPr>
      </w:pPr>
      <w:r>
        <w:rPr>
          <w:rFonts w:hint="cs"/>
          <w:rtl/>
        </w:rPr>
        <w:t>תודה רבה. אני מאוד מודה לאדוני.</w:t>
      </w:r>
    </w:p>
    <w:p w14:paraId="1F37E29F" w14:textId="77777777" w:rsidR="00000000" w:rsidRDefault="007C71EE">
      <w:pPr>
        <w:pStyle w:val="a"/>
        <w:rPr>
          <w:rFonts w:hint="cs"/>
          <w:rtl/>
        </w:rPr>
      </w:pPr>
    </w:p>
    <w:p w14:paraId="3DFDBC36" w14:textId="77777777" w:rsidR="00000000" w:rsidRDefault="007C71EE">
      <w:pPr>
        <w:pStyle w:val="a"/>
        <w:rPr>
          <w:rFonts w:hint="cs"/>
          <w:rtl/>
        </w:rPr>
      </w:pPr>
      <w:r>
        <w:rPr>
          <w:rFonts w:hint="cs"/>
          <w:rtl/>
        </w:rPr>
        <w:t>מי בעד הסתייגותו של חבר הכנסת בורג - ירים את ידו. מי נגד? מי נמנע?</w:t>
      </w:r>
    </w:p>
    <w:p w14:paraId="4A2A4446" w14:textId="77777777" w:rsidR="00000000" w:rsidRDefault="007C71EE">
      <w:pPr>
        <w:pStyle w:val="a"/>
        <w:rPr>
          <w:rFonts w:hint="cs"/>
          <w:rtl/>
        </w:rPr>
      </w:pPr>
    </w:p>
    <w:p w14:paraId="528A1768" w14:textId="77777777" w:rsidR="00000000" w:rsidRDefault="007C71EE">
      <w:pPr>
        <w:pStyle w:val="a"/>
        <w:jc w:val="center"/>
        <w:rPr>
          <w:rFonts w:hint="cs"/>
          <w:b/>
          <w:bCs/>
          <w:rtl/>
        </w:rPr>
      </w:pPr>
      <w:r>
        <w:rPr>
          <w:rFonts w:hint="cs"/>
          <w:b/>
          <w:bCs/>
          <w:rtl/>
        </w:rPr>
        <w:t>הצבעה</w:t>
      </w:r>
    </w:p>
    <w:p w14:paraId="16B0D2CA" w14:textId="77777777" w:rsidR="00000000" w:rsidRDefault="007C71EE">
      <w:pPr>
        <w:pStyle w:val="a"/>
        <w:rPr>
          <w:rFonts w:hint="cs"/>
          <w:rtl/>
        </w:rPr>
      </w:pPr>
    </w:p>
    <w:p w14:paraId="18935957" w14:textId="77777777" w:rsidR="00000000" w:rsidRDefault="007C71EE">
      <w:pPr>
        <w:pStyle w:val="a"/>
        <w:jc w:val="center"/>
        <w:rPr>
          <w:rFonts w:hint="cs"/>
          <w:rtl/>
        </w:rPr>
      </w:pPr>
      <w:r>
        <w:rPr>
          <w:rFonts w:hint="cs"/>
          <w:rtl/>
        </w:rPr>
        <w:t xml:space="preserve">ההסתייגות של חבר הכנסת אברהם בורג לסעיף 18 </w:t>
      </w:r>
      <w:r>
        <w:rPr>
          <w:rFonts w:hint="cs"/>
          <w:rtl/>
        </w:rPr>
        <w:t>לא נתקבלה.</w:t>
      </w:r>
    </w:p>
    <w:p w14:paraId="67D71CCB" w14:textId="77777777" w:rsidR="00000000" w:rsidRDefault="007C71EE">
      <w:pPr>
        <w:pStyle w:val="a"/>
        <w:jc w:val="center"/>
        <w:rPr>
          <w:rFonts w:hint="cs"/>
          <w:rtl/>
        </w:rPr>
      </w:pPr>
    </w:p>
    <w:p w14:paraId="42788ECF" w14:textId="77777777" w:rsidR="00000000" w:rsidRDefault="007C71EE">
      <w:pPr>
        <w:pStyle w:val="ad"/>
        <w:rPr>
          <w:rtl/>
        </w:rPr>
      </w:pPr>
      <w:r>
        <w:rPr>
          <w:rtl/>
        </w:rPr>
        <w:t>היו"ר ראובן ריבלין:</w:t>
      </w:r>
    </w:p>
    <w:p w14:paraId="260B66BB" w14:textId="77777777" w:rsidR="00000000" w:rsidRDefault="007C71EE">
      <w:pPr>
        <w:pStyle w:val="a"/>
        <w:rPr>
          <w:rtl/>
        </w:rPr>
      </w:pPr>
    </w:p>
    <w:p w14:paraId="1E70CB02" w14:textId="77777777" w:rsidR="00000000" w:rsidRDefault="007C71EE">
      <w:pPr>
        <w:pStyle w:val="a"/>
        <w:rPr>
          <w:rFonts w:hint="cs"/>
          <w:rtl/>
        </w:rPr>
      </w:pPr>
      <w:r>
        <w:rPr>
          <w:rFonts w:hint="cs"/>
          <w:rtl/>
        </w:rPr>
        <w:t>ההסתייגות לא נתקבלה.</w:t>
      </w:r>
    </w:p>
    <w:p w14:paraId="6828D29B" w14:textId="77777777" w:rsidR="00000000" w:rsidRDefault="007C71EE">
      <w:pPr>
        <w:pStyle w:val="a"/>
        <w:rPr>
          <w:rFonts w:hint="cs"/>
          <w:rtl/>
        </w:rPr>
      </w:pPr>
    </w:p>
    <w:p w14:paraId="01247E12" w14:textId="77777777" w:rsidR="00000000" w:rsidRDefault="007C71EE">
      <w:pPr>
        <w:pStyle w:val="a"/>
        <w:rPr>
          <w:rFonts w:hint="cs"/>
          <w:rtl/>
        </w:rPr>
      </w:pPr>
      <w:r>
        <w:rPr>
          <w:rFonts w:hint="cs"/>
          <w:rtl/>
        </w:rPr>
        <w:t>הסתייגותו של חבר הכנסת עמרם מצנע - מי בעד? מי נגד? מי נמנע?</w:t>
      </w:r>
    </w:p>
    <w:p w14:paraId="70053262" w14:textId="77777777" w:rsidR="00000000" w:rsidRDefault="007C71EE">
      <w:pPr>
        <w:pStyle w:val="a"/>
        <w:rPr>
          <w:rFonts w:hint="cs"/>
          <w:rtl/>
        </w:rPr>
      </w:pPr>
    </w:p>
    <w:p w14:paraId="126ABC23" w14:textId="77777777" w:rsidR="00000000" w:rsidRDefault="007C71EE">
      <w:pPr>
        <w:pStyle w:val="a"/>
        <w:jc w:val="center"/>
        <w:rPr>
          <w:rFonts w:hint="cs"/>
          <w:b/>
          <w:bCs/>
          <w:rtl/>
        </w:rPr>
      </w:pPr>
      <w:r>
        <w:rPr>
          <w:rFonts w:hint="cs"/>
          <w:b/>
          <w:bCs/>
          <w:rtl/>
        </w:rPr>
        <w:t>הצבעה</w:t>
      </w:r>
    </w:p>
    <w:p w14:paraId="23C04456" w14:textId="77777777" w:rsidR="00000000" w:rsidRDefault="007C71EE">
      <w:pPr>
        <w:pStyle w:val="a"/>
        <w:jc w:val="center"/>
        <w:rPr>
          <w:rFonts w:hint="cs"/>
          <w:b/>
          <w:bCs/>
          <w:rtl/>
        </w:rPr>
      </w:pPr>
    </w:p>
    <w:p w14:paraId="220A64DF" w14:textId="77777777" w:rsidR="00000000" w:rsidRDefault="007C71EE">
      <w:pPr>
        <w:pStyle w:val="a"/>
        <w:jc w:val="center"/>
        <w:rPr>
          <w:rFonts w:hint="cs"/>
          <w:rtl/>
        </w:rPr>
      </w:pPr>
      <w:r>
        <w:rPr>
          <w:rFonts w:hint="cs"/>
          <w:rtl/>
        </w:rPr>
        <w:t>ההסתייגות של חבר הכנסת עמרם מצנע לסעיף 18 לא נתקבלה.</w:t>
      </w:r>
    </w:p>
    <w:p w14:paraId="03CC7963" w14:textId="77777777" w:rsidR="00000000" w:rsidRDefault="007C71EE">
      <w:pPr>
        <w:pStyle w:val="a"/>
        <w:jc w:val="center"/>
        <w:rPr>
          <w:rFonts w:hint="cs"/>
          <w:rtl/>
        </w:rPr>
      </w:pPr>
    </w:p>
    <w:p w14:paraId="56596B2F" w14:textId="77777777" w:rsidR="00000000" w:rsidRDefault="007C71EE">
      <w:pPr>
        <w:pStyle w:val="ad"/>
        <w:rPr>
          <w:rtl/>
        </w:rPr>
      </w:pPr>
      <w:r>
        <w:rPr>
          <w:rtl/>
        </w:rPr>
        <w:t>היו"ר ראובן ריבלין:</w:t>
      </w:r>
    </w:p>
    <w:p w14:paraId="3F71C7F6" w14:textId="77777777" w:rsidR="00000000" w:rsidRDefault="007C71EE">
      <w:pPr>
        <w:pStyle w:val="a"/>
        <w:rPr>
          <w:rtl/>
        </w:rPr>
      </w:pPr>
    </w:p>
    <w:p w14:paraId="0B10F2B3" w14:textId="77777777" w:rsidR="00000000" w:rsidRDefault="007C71EE">
      <w:pPr>
        <w:pStyle w:val="a"/>
        <w:rPr>
          <w:rFonts w:hint="cs"/>
          <w:rtl/>
        </w:rPr>
      </w:pPr>
      <w:r>
        <w:rPr>
          <w:rFonts w:hint="cs"/>
          <w:rtl/>
        </w:rPr>
        <w:t>הסתייגותו של חבר הכנסת מצנע לא נתקבלה.</w:t>
      </w:r>
    </w:p>
    <w:p w14:paraId="243B77B3" w14:textId="77777777" w:rsidR="00000000" w:rsidRDefault="007C71EE">
      <w:pPr>
        <w:pStyle w:val="a"/>
        <w:rPr>
          <w:rFonts w:hint="cs"/>
          <w:rtl/>
        </w:rPr>
      </w:pPr>
    </w:p>
    <w:p w14:paraId="186BCA1F" w14:textId="77777777" w:rsidR="00000000" w:rsidRDefault="007C71EE">
      <w:pPr>
        <w:pStyle w:val="a"/>
        <w:rPr>
          <w:rFonts w:hint="cs"/>
          <w:rtl/>
        </w:rPr>
      </w:pPr>
      <w:r>
        <w:rPr>
          <w:rFonts w:hint="cs"/>
          <w:rtl/>
        </w:rPr>
        <w:t>הסתייגות של חבר הכ</w:t>
      </w:r>
      <w:r>
        <w:rPr>
          <w:rFonts w:hint="cs"/>
          <w:rtl/>
        </w:rPr>
        <w:t xml:space="preserve">נסת בנימין בן-אליעזר - מי בעד? מי נגד? מי נמנע? </w:t>
      </w:r>
    </w:p>
    <w:p w14:paraId="7A35D4A9" w14:textId="77777777" w:rsidR="00000000" w:rsidRDefault="007C71EE">
      <w:pPr>
        <w:pStyle w:val="a"/>
        <w:rPr>
          <w:rFonts w:hint="cs"/>
          <w:rtl/>
        </w:rPr>
      </w:pPr>
    </w:p>
    <w:p w14:paraId="7E2C4995" w14:textId="77777777" w:rsidR="00000000" w:rsidRDefault="007C71EE">
      <w:pPr>
        <w:pStyle w:val="a"/>
        <w:jc w:val="center"/>
        <w:rPr>
          <w:rFonts w:hint="cs"/>
          <w:b/>
          <w:bCs/>
          <w:rtl/>
        </w:rPr>
      </w:pPr>
      <w:r>
        <w:rPr>
          <w:rFonts w:hint="cs"/>
          <w:b/>
          <w:bCs/>
          <w:rtl/>
        </w:rPr>
        <w:t>הצבעה</w:t>
      </w:r>
    </w:p>
    <w:p w14:paraId="040FD271" w14:textId="77777777" w:rsidR="00000000" w:rsidRDefault="007C71EE">
      <w:pPr>
        <w:pStyle w:val="a"/>
        <w:jc w:val="center"/>
        <w:rPr>
          <w:rFonts w:hint="cs"/>
          <w:b/>
          <w:bCs/>
          <w:rtl/>
        </w:rPr>
      </w:pPr>
    </w:p>
    <w:p w14:paraId="6E08EF85" w14:textId="77777777" w:rsidR="00000000" w:rsidRDefault="007C71EE">
      <w:pPr>
        <w:pStyle w:val="a"/>
        <w:jc w:val="center"/>
        <w:rPr>
          <w:rFonts w:hint="cs"/>
          <w:rtl/>
        </w:rPr>
      </w:pPr>
      <w:r>
        <w:rPr>
          <w:rFonts w:hint="cs"/>
          <w:rtl/>
        </w:rPr>
        <w:t>ההסתייגות של חבר הכנסת בנימין בן-אליעזר לסעיף 18 לא נתקבלה.</w:t>
      </w:r>
    </w:p>
    <w:p w14:paraId="67D9C38A" w14:textId="77777777" w:rsidR="00000000" w:rsidRDefault="007C71EE">
      <w:pPr>
        <w:pStyle w:val="a"/>
        <w:jc w:val="center"/>
        <w:rPr>
          <w:rFonts w:hint="cs"/>
          <w:rtl/>
        </w:rPr>
      </w:pPr>
    </w:p>
    <w:p w14:paraId="282F79A6" w14:textId="77777777" w:rsidR="00000000" w:rsidRDefault="007C71EE">
      <w:pPr>
        <w:pStyle w:val="ad"/>
        <w:rPr>
          <w:rtl/>
        </w:rPr>
      </w:pPr>
      <w:r>
        <w:rPr>
          <w:rtl/>
        </w:rPr>
        <w:t>היו"ר ראובן ריבלין:</w:t>
      </w:r>
    </w:p>
    <w:p w14:paraId="405A9A17" w14:textId="77777777" w:rsidR="00000000" w:rsidRDefault="007C71EE">
      <w:pPr>
        <w:pStyle w:val="a"/>
        <w:rPr>
          <w:rtl/>
        </w:rPr>
      </w:pPr>
    </w:p>
    <w:p w14:paraId="6ED63474" w14:textId="77777777" w:rsidR="00000000" w:rsidRDefault="007C71EE">
      <w:pPr>
        <w:pStyle w:val="a"/>
        <w:rPr>
          <w:rFonts w:hint="cs"/>
          <w:rtl/>
        </w:rPr>
      </w:pPr>
      <w:r>
        <w:rPr>
          <w:rFonts w:hint="cs"/>
          <w:rtl/>
        </w:rPr>
        <w:t>הסתייגות חבר הכנסת בן-אליעזר לא נתקבלה.</w:t>
      </w:r>
    </w:p>
    <w:p w14:paraId="2AA726A6" w14:textId="77777777" w:rsidR="00000000" w:rsidRDefault="007C71EE">
      <w:pPr>
        <w:pStyle w:val="a"/>
        <w:rPr>
          <w:rFonts w:hint="cs"/>
          <w:rtl/>
        </w:rPr>
      </w:pPr>
    </w:p>
    <w:p w14:paraId="69828658" w14:textId="77777777" w:rsidR="00000000" w:rsidRDefault="007C71EE">
      <w:pPr>
        <w:pStyle w:val="a"/>
        <w:rPr>
          <w:rFonts w:hint="cs"/>
          <w:rtl/>
        </w:rPr>
      </w:pPr>
      <w:r>
        <w:rPr>
          <w:rFonts w:hint="cs"/>
          <w:rtl/>
        </w:rPr>
        <w:t>רבותי, אנחנו מצביעים על הסתייגותו של חבר הכנסת שמעון פרס. מי בעד הסתייגות חב</w:t>
      </w:r>
      <w:r>
        <w:rPr>
          <w:rFonts w:hint="cs"/>
          <w:rtl/>
        </w:rPr>
        <w:t xml:space="preserve">ר הכנסת שמעון פרס? מי נגד? מי נמנע? </w:t>
      </w:r>
    </w:p>
    <w:p w14:paraId="4F68C837" w14:textId="77777777" w:rsidR="00000000" w:rsidRDefault="007C71EE">
      <w:pPr>
        <w:pStyle w:val="a"/>
        <w:rPr>
          <w:rFonts w:hint="cs"/>
          <w:rtl/>
        </w:rPr>
      </w:pPr>
    </w:p>
    <w:p w14:paraId="01D5D58E" w14:textId="77777777" w:rsidR="00000000" w:rsidRDefault="007C71EE">
      <w:pPr>
        <w:pStyle w:val="a"/>
        <w:jc w:val="center"/>
        <w:rPr>
          <w:b/>
          <w:bCs/>
          <w:rtl/>
        </w:rPr>
      </w:pPr>
    </w:p>
    <w:p w14:paraId="036E4776" w14:textId="77777777" w:rsidR="00000000" w:rsidRDefault="007C71EE">
      <w:pPr>
        <w:pStyle w:val="a"/>
        <w:jc w:val="center"/>
        <w:rPr>
          <w:rFonts w:hint="cs"/>
          <w:b/>
          <w:bCs/>
          <w:rtl/>
        </w:rPr>
      </w:pPr>
      <w:r>
        <w:rPr>
          <w:rFonts w:hint="cs"/>
          <w:b/>
          <w:bCs/>
          <w:rtl/>
        </w:rPr>
        <w:t>הצבעה</w:t>
      </w:r>
    </w:p>
    <w:p w14:paraId="38B8270D" w14:textId="77777777" w:rsidR="00000000" w:rsidRDefault="007C71EE">
      <w:pPr>
        <w:pStyle w:val="a"/>
        <w:jc w:val="center"/>
        <w:rPr>
          <w:rFonts w:hint="cs"/>
          <w:b/>
          <w:bCs/>
          <w:rtl/>
        </w:rPr>
      </w:pPr>
    </w:p>
    <w:p w14:paraId="0BBEFC80" w14:textId="77777777" w:rsidR="00000000" w:rsidRDefault="007C71EE">
      <w:pPr>
        <w:pStyle w:val="a"/>
        <w:jc w:val="center"/>
        <w:rPr>
          <w:rFonts w:hint="cs"/>
          <w:rtl/>
        </w:rPr>
      </w:pPr>
      <w:r>
        <w:rPr>
          <w:rFonts w:hint="cs"/>
          <w:rtl/>
        </w:rPr>
        <w:t>ההסתייגות של חבר הכנסת שמעון פרס לסעיף 18 לא נתקבלה.</w:t>
      </w:r>
    </w:p>
    <w:p w14:paraId="38E97C70" w14:textId="77777777" w:rsidR="00000000" w:rsidRDefault="007C71EE">
      <w:pPr>
        <w:pStyle w:val="a"/>
        <w:jc w:val="center"/>
        <w:rPr>
          <w:rFonts w:hint="cs"/>
          <w:rtl/>
        </w:rPr>
      </w:pPr>
    </w:p>
    <w:p w14:paraId="7057A888" w14:textId="77777777" w:rsidR="00000000" w:rsidRDefault="007C71EE">
      <w:pPr>
        <w:pStyle w:val="ad"/>
        <w:rPr>
          <w:rtl/>
        </w:rPr>
      </w:pPr>
      <w:r>
        <w:rPr>
          <w:rtl/>
        </w:rPr>
        <w:t>היו"ר ראובן ריבלין:</w:t>
      </w:r>
    </w:p>
    <w:p w14:paraId="6DE94D0F" w14:textId="77777777" w:rsidR="00000000" w:rsidRDefault="007C71EE">
      <w:pPr>
        <w:pStyle w:val="a"/>
        <w:rPr>
          <w:rtl/>
        </w:rPr>
      </w:pPr>
    </w:p>
    <w:p w14:paraId="2A3E28C5" w14:textId="77777777" w:rsidR="00000000" w:rsidRDefault="007C71EE">
      <w:pPr>
        <w:pStyle w:val="a"/>
        <w:rPr>
          <w:rFonts w:hint="cs"/>
          <w:rtl/>
        </w:rPr>
      </w:pPr>
      <w:r>
        <w:rPr>
          <w:rFonts w:hint="cs"/>
          <w:rtl/>
        </w:rPr>
        <w:t>אני קובע שהסתייגות חבר הכנסת פרס לא נתקבלה.</w:t>
      </w:r>
    </w:p>
    <w:p w14:paraId="2DAECBD5" w14:textId="77777777" w:rsidR="00000000" w:rsidRDefault="007C71EE">
      <w:pPr>
        <w:pStyle w:val="a"/>
        <w:rPr>
          <w:rFonts w:hint="cs"/>
          <w:rtl/>
        </w:rPr>
      </w:pPr>
    </w:p>
    <w:p w14:paraId="25CE820C" w14:textId="77777777" w:rsidR="00000000" w:rsidRDefault="007C71EE">
      <w:pPr>
        <w:pStyle w:val="a"/>
        <w:rPr>
          <w:rFonts w:hint="cs"/>
          <w:rtl/>
        </w:rPr>
      </w:pPr>
      <w:r>
        <w:rPr>
          <w:rFonts w:hint="cs"/>
          <w:rtl/>
        </w:rPr>
        <w:t>מי בעד הסתייגותו של חבר הכנסת וילנאי? מי נגד? מי נמנע?</w:t>
      </w:r>
    </w:p>
    <w:p w14:paraId="7E5FCDC3" w14:textId="77777777" w:rsidR="00000000" w:rsidRDefault="007C71EE">
      <w:pPr>
        <w:pStyle w:val="a"/>
        <w:rPr>
          <w:rFonts w:hint="cs"/>
          <w:rtl/>
        </w:rPr>
      </w:pPr>
    </w:p>
    <w:p w14:paraId="3C65B604" w14:textId="77777777" w:rsidR="00000000" w:rsidRDefault="007C71EE">
      <w:pPr>
        <w:pStyle w:val="a"/>
        <w:jc w:val="center"/>
        <w:rPr>
          <w:rFonts w:hint="cs"/>
          <w:b/>
          <w:bCs/>
          <w:rtl/>
        </w:rPr>
      </w:pPr>
      <w:r>
        <w:rPr>
          <w:rFonts w:hint="cs"/>
          <w:b/>
          <w:bCs/>
          <w:rtl/>
        </w:rPr>
        <w:t>הצבעה</w:t>
      </w:r>
    </w:p>
    <w:p w14:paraId="25047AD1" w14:textId="77777777" w:rsidR="00000000" w:rsidRDefault="007C71EE">
      <w:pPr>
        <w:pStyle w:val="a"/>
        <w:jc w:val="center"/>
        <w:rPr>
          <w:rFonts w:hint="cs"/>
          <w:b/>
          <w:bCs/>
          <w:rtl/>
        </w:rPr>
      </w:pPr>
    </w:p>
    <w:p w14:paraId="37E862B7" w14:textId="77777777" w:rsidR="00000000" w:rsidRDefault="007C71EE">
      <w:pPr>
        <w:pStyle w:val="a"/>
        <w:jc w:val="center"/>
        <w:rPr>
          <w:rFonts w:hint="cs"/>
          <w:rtl/>
        </w:rPr>
      </w:pPr>
      <w:r>
        <w:rPr>
          <w:rFonts w:hint="cs"/>
          <w:rtl/>
        </w:rPr>
        <w:t xml:space="preserve">ההסתייגות של חבר הכנסת מתן </w:t>
      </w:r>
      <w:r>
        <w:rPr>
          <w:rFonts w:hint="cs"/>
          <w:rtl/>
        </w:rPr>
        <w:t>וילנאי לסעיף 18 לא נתקבלה.</w:t>
      </w:r>
    </w:p>
    <w:p w14:paraId="691FE88F" w14:textId="77777777" w:rsidR="00000000" w:rsidRDefault="007C71EE">
      <w:pPr>
        <w:pStyle w:val="a"/>
        <w:jc w:val="center"/>
        <w:rPr>
          <w:rFonts w:hint="cs"/>
          <w:rtl/>
        </w:rPr>
      </w:pPr>
    </w:p>
    <w:p w14:paraId="0829AD3D" w14:textId="77777777" w:rsidR="00000000" w:rsidRDefault="007C71EE">
      <w:pPr>
        <w:pStyle w:val="ad"/>
        <w:rPr>
          <w:rtl/>
        </w:rPr>
      </w:pPr>
      <w:r>
        <w:rPr>
          <w:rtl/>
        </w:rPr>
        <w:t>היו"ר ראובן ריבלין:</w:t>
      </w:r>
    </w:p>
    <w:p w14:paraId="41E7B73B" w14:textId="77777777" w:rsidR="00000000" w:rsidRDefault="007C71EE">
      <w:pPr>
        <w:pStyle w:val="a"/>
        <w:rPr>
          <w:rtl/>
        </w:rPr>
      </w:pPr>
    </w:p>
    <w:p w14:paraId="716D2381" w14:textId="77777777" w:rsidR="00000000" w:rsidRDefault="007C71EE">
      <w:pPr>
        <w:pStyle w:val="a"/>
        <w:rPr>
          <w:rFonts w:hint="cs"/>
          <w:rtl/>
        </w:rPr>
      </w:pPr>
      <w:r>
        <w:rPr>
          <w:rFonts w:hint="cs"/>
          <w:rtl/>
        </w:rPr>
        <w:t xml:space="preserve">ההסתייגות לא נתקבלה. </w:t>
      </w:r>
    </w:p>
    <w:p w14:paraId="02F7FA3D" w14:textId="77777777" w:rsidR="00000000" w:rsidRDefault="007C71EE">
      <w:pPr>
        <w:pStyle w:val="a"/>
        <w:rPr>
          <w:rFonts w:hint="cs"/>
          <w:rtl/>
        </w:rPr>
      </w:pPr>
    </w:p>
    <w:p w14:paraId="7E4798B3" w14:textId="77777777" w:rsidR="00000000" w:rsidRDefault="007C71EE">
      <w:pPr>
        <w:pStyle w:val="a"/>
        <w:rPr>
          <w:rFonts w:hint="cs"/>
          <w:rtl/>
        </w:rPr>
      </w:pPr>
      <w:r>
        <w:rPr>
          <w:rFonts w:hint="cs"/>
          <w:rtl/>
        </w:rPr>
        <w:t>מי בעד הסתייגותה של חברת הכנסת דליה איציק? מי נגד? מי נמנע?</w:t>
      </w:r>
    </w:p>
    <w:p w14:paraId="1BBA011F" w14:textId="77777777" w:rsidR="00000000" w:rsidRDefault="007C71EE">
      <w:pPr>
        <w:pStyle w:val="a"/>
        <w:rPr>
          <w:rFonts w:hint="cs"/>
          <w:rtl/>
        </w:rPr>
      </w:pPr>
    </w:p>
    <w:p w14:paraId="49C9B0A4" w14:textId="77777777" w:rsidR="00000000" w:rsidRDefault="007C71EE">
      <w:pPr>
        <w:pStyle w:val="a"/>
        <w:jc w:val="center"/>
        <w:rPr>
          <w:rFonts w:hint="cs"/>
          <w:b/>
          <w:bCs/>
          <w:rtl/>
        </w:rPr>
      </w:pPr>
      <w:r>
        <w:rPr>
          <w:rFonts w:hint="cs"/>
          <w:b/>
          <w:bCs/>
          <w:rtl/>
        </w:rPr>
        <w:t>הצבעה</w:t>
      </w:r>
    </w:p>
    <w:p w14:paraId="598A6E20" w14:textId="77777777" w:rsidR="00000000" w:rsidRDefault="007C71EE">
      <w:pPr>
        <w:pStyle w:val="a"/>
        <w:jc w:val="center"/>
        <w:rPr>
          <w:rFonts w:hint="cs"/>
          <w:b/>
          <w:bCs/>
          <w:rtl/>
        </w:rPr>
      </w:pPr>
    </w:p>
    <w:p w14:paraId="2EAFA6B4" w14:textId="77777777" w:rsidR="00000000" w:rsidRDefault="007C71EE">
      <w:pPr>
        <w:pStyle w:val="ac"/>
        <w:rPr>
          <w:rtl/>
        </w:rPr>
      </w:pPr>
      <w:r>
        <w:rPr>
          <w:rFonts w:hint="eastAsia"/>
          <w:rtl/>
        </w:rPr>
        <w:t>אברהם</w:t>
      </w:r>
      <w:r>
        <w:rPr>
          <w:rtl/>
        </w:rPr>
        <w:t xml:space="preserve"> בורג (העבודה-מימד):</w:t>
      </w:r>
    </w:p>
    <w:p w14:paraId="239B2281" w14:textId="77777777" w:rsidR="00000000" w:rsidRDefault="007C71EE">
      <w:pPr>
        <w:pStyle w:val="a"/>
        <w:rPr>
          <w:rFonts w:hint="cs"/>
          <w:rtl/>
        </w:rPr>
      </w:pPr>
    </w:p>
    <w:p w14:paraId="118783E9" w14:textId="77777777" w:rsidR="00000000" w:rsidRDefault="007C71EE">
      <w:pPr>
        <w:pStyle w:val="a"/>
        <w:rPr>
          <w:rFonts w:hint="cs"/>
          <w:rtl/>
        </w:rPr>
      </w:pPr>
      <w:r>
        <w:rPr>
          <w:rFonts w:hint="cs"/>
          <w:rtl/>
        </w:rPr>
        <w:t xml:space="preserve">יש לנו רוב. </w:t>
      </w:r>
    </w:p>
    <w:p w14:paraId="16DC3B58" w14:textId="77777777" w:rsidR="00000000" w:rsidRDefault="007C71EE">
      <w:pPr>
        <w:pStyle w:val="a"/>
        <w:rPr>
          <w:rFonts w:hint="cs"/>
          <w:rtl/>
        </w:rPr>
      </w:pPr>
    </w:p>
    <w:p w14:paraId="19DD4D34" w14:textId="77777777" w:rsidR="00000000" w:rsidRDefault="007C71EE">
      <w:pPr>
        <w:pStyle w:val="ad"/>
        <w:rPr>
          <w:rtl/>
        </w:rPr>
      </w:pPr>
      <w:r>
        <w:rPr>
          <w:rtl/>
        </w:rPr>
        <w:t>היו"ר ראובן ריבלין:</w:t>
      </w:r>
    </w:p>
    <w:p w14:paraId="59E77A23" w14:textId="77777777" w:rsidR="00000000" w:rsidRDefault="007C71EE">
      <w:pPr>
        <w:pStyle w:val="a"/>
        <w:rPr>
          <w:rtl/>
        </w:rPr>
      </w:pPr>
    </w:p>
    <w:p w14:paraId="20457E0A" w14:textId="77777777" w:rsidR="00000000" w:rsidRDefault="007C71EE">
      <w:pPr>
        <w:pStyle w:val="a"/>
        <w:rPr>
          <w:rFonts w:hint="cs"/>
          <w:rtl/>
        </w:rPr>
      </w:pPr>
      <w:r>
        <w:rPr>
          <w:rFonts w:hint="cs"/>
          <w:rtl/>
        </w:rPr>
        <w:t>רבותי חברי הכנסת, אנחנו עוברים להצבעה אלקטרונית על הצע</w:t>
      </w:r>
      <w:r>
        <w:rPr>
          <w:rFonts w:hint="cs"/>
          <w:rtl/>
        </w:rPr>
        <w:t xml:space="preserve">תה של חברת הכנסת דליה איציק. מי בעד, מי נגד </w:t>
      </w:r>
      <w:r>
        <w:rPr>
          <w:rtl/>
        </w:rPr>
        <w:t>–</w:t>
      </w:r>
      <w:r>
        <w:rPr>
          <w:rFonts w:hint="cs"/>
          <w:rtl/>
        </w:rPr>
        <w:t xml:space="preserve"> נא להצביע.</w:t>
      </w:r>
    </w:p>
    <w:p w14:paraId="2500F9A3" w14:textId="77777777" w:rsidR="00000000" w:rsidRDefault="007C71EE">
      <w:pPr>
        <w:pStyle w:val="a"/>
        <w:rPr>
          <w:rFonts w:hint="cs"/>
          <w:rtl/>
        </w:rPr>
      </w:pPr>
    </w:p>
    <w:p w14:paraId="317597F1" w14:textId="77777777" w:rsidR="00000000" w:rsidRDefault="007C71EE">
      <w:pPr>
        <w:pStyle w:val="a"/>
        <w:jc w:val="center"/>
        <w:rPr>
          <w:rFonts w:hint="cs"/>
          <w:b/>
          <w:bCs/>
          <w:rtl/>
        </w:rPr>
      </w:pPr>
      <w:r>
        <w:rPr>
          <w:rFonts w:hint="cs"/>
          <w:b/>
          <w:bCs/>
          <w:rtl/>
        </w:rPr>
        <w:t>הצבעה מס' 43</w:t>
      </w:r>
    </w:p>
    <w:p w14:paraId="0752B519" w14:textId="77777777" w:rsidR="00000000" w:rsidRDefault="007C71EE">
      <w:pPr>
        <w:pStyle w:val="a"/>
        <w:jc w:val="center"/>
        <w:rPr>
          <w:rFonts w:hint="cs"/>
          <w:b/>
          <w:bCs/>
          <w:rtl/>
        </w:rPr>
      </w:pPr>
    </w:p>
    <w:p w14:paraId="0AFA2A92"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44</w:t>
      </w:r>
    </w:p>
    <w:p w14:paraId="3A3FD624" w14:textId="77777777" w:rsidR="00000000" w:rsidRDefault="007C71EE">
      <w:pPr>
        <w:pStyle w:val="a"/>
        <w:jc w:val="center"/>
        <w:rPr>
          <w:rFonts w:hint="cs"/>
          <w:rtl/>
        </w:rPr>
      </w:pPr>
      <w:r>
        <w:rPr>
          <w:rFonts w:hint="cs"/>
          <w:rtl/>
        </w:rPr>
        <w:t xml:space="preserve">נגד </w:t>
      </w:r>
      <w:r>
        <w:rPr>
          <w:rtl/>
        </w:rPr>
        <w:t>–</w:t>
      </w:r>
      <w:r>
        <w:rPr>
          <w:rFonts w:hint="cs"/>
          <w:rtl/>
        </w:rPr>
        <w:t xml:space="preserve"> 55</w:t>
      </w:r>
    </w:p>
    <w:p w14:paraId="3E06F846"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2C6F5D10" w14:textId="77777777" w:rsidR="00000000" w:rsidRDefault="007C71EE">
      <w:pPr>
        <w:pStyle w:val="a"/>
        <w:jc w:val="center"/>
        <w:rPr>
          <w:rFonts w:hint="cs"/>
          <w:rtl/>
        </w:rPr>
      </w:pPr>
      <w:r>
        <w:rPr>
          <w:rFonts w:hint="cs"/>
          <w:rtl/>
        </w:rPr>
        <w:t xml:space="preserve">ההסתייגות של חברת הכנסת דליה איציק לסעיף 18 לא נתקבלה. </w:t>
      </w:r>
    </w:p>
    <w:p w14:paraId="4751FB2A" w14:textId="77777777" w:rsidR="00000000" w:rsidRDefault="007C71EE">
      <w:pPr>
        <w:pStyle w:val="a"/>
        <w:jc w:val="center"/>
        <w:rPr>
          <w:rFonts w:hint="cs"/>
          <w:rtl/>
        </w:rPr>
      </w:pPr>
    </w:p>
    <w:p w14:paraId="2F1D579F" w14:textId="77777777" w:rsidR="00000000" w:rsidRDefault="007C71EE">
      <w:pPr>
        <w:pStyle w:val="ad"/>
        <w:rPr>
          <w:rtl/>
        </w:rPr>
      </w:pPr>
      <w:r>
        <w:rPr>
          <w:rtl/>
        </w:rPr>
        <w:t>היו"ר ראובן ריבלין:</w:t>
      </w:r>
    </w:p>
    <w:p w14:paraId="13B72EAE" w14:textId="77777777" w:rsidR="00000000" w:rsidRDefault="007C71EE">
      <w:pPr>
        <w:pStyle w:val="a"/>
        <w:rPr>
          <w:rtl/>
        </w:rPr>
      </w:pPr>
    </w:p>
    <w:p w14:paraId="75867A5C" w14:textId="77777777" w:rsidR="00000000" w:rsidRDefault="007C71EE">
      <w:pPr>
        <w:pStyle w:val="a"/>
        <w:rPr>
          <w:rFonts w:hint="cs"/>
          <w:rtl/>
        </w:rPr>
      </w:pPr>
      <w:r>
        <w:rPr>
          <w:rFonts w:hint="cs"/>
          <w:rtl/>
        </w:rPr>
        <w:t>55 נגד, רק 44 בעד. ההסתייגות לא נתקבלה.</w:t>
      </w:r>
    </w:p>
    <w:p w14:paraId="4311219E" w14:textId="77777777" w:rsidR="00000000" w:rsidRDefault="007C71EE">
      <w:pPr>
        <w:pStyle w:val="a"/>
        <w:rPr>
          <w:rFonts w:hint="cs"/>
          <w:rtl/>
        </w:rPr>
      </w:pPr>
    </w:p>
    <w:p w14:paraId="03439088" w14:textId="77777777" w:rsidR="00000000" w:rsidRDefault="007C71EE">
      <w:pPr>
        <w:pStyle w:val="a"/>
        <w:rPr>
          <w:rFonts w:hint="cs"/>
          <w:rtl/>
        </w:rPr>
      </w:pPr>
      <w:r>
        <w:rPr>
          <w:rFonts w:hint="cs"/>
          <w:rtl/>
        </w:rPr>
        <w:t>הסתייגות חבר הכנסת אופיר</w:t>
      </w:r>
      <w:r>
        <w:rPr>
          <w:rFonts w:hint="cs"/>
          <w:rtl/>
        </w:rPr>
        <w:t xml:space="preserve"> פינס-פז - מי בעד? מי נגד? מי נמנע?</w:t>
      </w:r>
    </w:p>
    <w:p w14:paraId="520C549F" w14:textId="77777777" w:rsidR="00000000" w:rsidRDefault="007C71EE">
      <w:pPr>
        <w:pStyle w:val="a"/>
        <w:rPr>
          <w:rFonts w:hint="cs"/>
          <w:rtl/>
        </w:rPr>
      </w:pPr>
    </w:p>
    <w:p w14:paraId="3E173FD7" w14:textId="77777777" w:rsidR="00000000" w:rsidRDefault="007C71EE">
      <w:pPr>
        <w:pStyle w:val="a"/>
        <w:jc w:val="center"/>
        <w:rPr>
          <w:rFonts w:hint="cs"/>
          <w:b/>
          <w:bCs/>
          <w:rtl/>
        </w:rPr>
      </w:pPr>
      <w:r>
        <w:rPr>
          <w:rFonts w:hint="cs"/>
          <w:b/>
          <w:bCs/>
          <w:rtl/>
        </w:rPr>
        <w:t>הצבעה</w:t>
      </w:r>
    </w:p>
    <w:p w14:paraId="1CF8F10D" w14:textId="77777777" w:rsidR="00000000" w:rsidRDefault="007C71EE">
      <w:pPr>
        <w:pStyle w:val="a"/>
        <w:jc w:val="center"/>
        <w:rPr>
          <w:rFonts w:hint="cs"/>
          <w:b/>
          <w:bCs/>
          <w:rtl/>
        </w:rPr>
      </w:pPr>
    </w:p>
    <w:p w14:paraId="15444050" w14:textId="77777777" w:rsidR="00000000" w:rsidRDefault="007C71EE">
      <w:pPr>
        <w:pStyle w:val="a"/>
        <w:jc w:val="center"/>
        <w:rPr>
          <w:rFonts w:hint="cs"/>
          <w:rtl/>
        </w:rPr>
      </w:pPr>
      <w:r>
        <w:rPr>
          <w:rFonts w:hint="cs"/>
          <w:rtl/>
        </w:rPr>
        <w:t>ההסתייגות של חבר הכנסת אופיר פינס-פז לסעיף 18 לא נתקבלה.</w:t>
      </w:r>
    </w:p>
    <w:p w14:paraId="76640690" w14:textId="77777777" w:rsidR="00000000" w:rsidRDefault="007C71EE">
      <w:pPr>
        <w:pStyle w:val="a"/>
        <w:jc w:val="center"/>
        <w:rPr>
          <w:rFonts w:hint="cs"/>
          <w:rtl/>
        </w:rPr>
      </w:pPr>
    </w:p>
    <w:p w14:paraId="765CC9C8" w14:textId="77777777" w:rsidR="00000000" w:rsidRDefault="007C71EE">
      <w:pPr>
        <w:pStyle w:val="ad"/>
        <w:rPr>
          <w:rtl/>
        </w:rPr>
      </w:pPr>
      <w:r>
        <w:rPr>
          <w:rtl/>
        </w:rPr>
        <w:t>היו"ר ראובן ריבלין:</w:t>
      </w:r>
    </w:p>
    <w:p w14:paraId="60B5E714" w14:textId="77777777" w:rsidR="00000000" w:rsidRDefault="007C71EE">
      <w:pPr>
        <w:pStyle w:val="a"/>
        <w:rPr>
          <w:rtl/>
        </w:rPr>
      </w:pPr>
    </w:p>
    <w:p w14:paraId="3D6ED9FC" w14:textId="77777777" w:rsidR="00000000" w:rsidRDefault="007C71EE">
      <w:pPr>
        <w:pStyle w:val="a"/>
        <w:rPr>
          <w:rFonts w:hint="cs"/>
          <w:rtl/>
        </w:rPr>
      </w:pPr>
      <w:r>
        <w:rPr>
          <w:rFonts w:hint="cs"/>
          <w:rtl/>
        </w:rPr>
        <w:t>ההסתייגות של חבר הכנסת אופיר פינס-פז לא נתקבלה.</w:t>
      </w:r>
    </w:p>
    <w:p w14:paraId="60AD6BB7" w14:textId="77777777" w:rsidR="00000000" w:rsidRDefault="007C71EE">
      <w:pPr>
        <w:pStyle w:val="a"/>
        <w:rPr>
          <w:rFonts w:hint="cs"/>
          <w:rtl/>
        </w:rPr>
      </w:pPr>
    </w:p>
    <w:p w14:paraId="780A3D25" w14:textId="77777777" w:rsidR="00000000" w:rsidRDefault="007C71EE">
      <w:pPr>
        <w:pStyle w:val="a"/>
        <w:rPr>
          <w:rFonts w:hint="cs"/>
          <w:rtl/>
        </w:rPr>
      </w:pPr>
      <w:r>
        <w:rPr>
          <w:rFonts w:hint="cs"/>
          <w:rtl/>
        </w:rPr>
        <w:t>מי בעד ההסתייגות של חבר הכנסת אפרים סנה? מי נגד? מי נמנע?</w:t>
      </w:r>
    </w:p>
    <w:p w14:paraId="3BD8A356" w14:textId="77777777" w:rsidR="00000000" w:rsidRDefault="007C71EE">
      <w:pPr>
        <w:pStyle w:val="a"/>
        <w:rPr>
          <w:rFonts w:hint="cs"/>
          <w:rtl/>
        </w:rPr>
      </w:pPr>
    </w:p>
    <w:p w14:paraId="00FEED7E" w14:textId="77777777" w:rsidR="00000000" w:rsidRDefault="007C71EE">
      <w:pPr>
        <w:pStyle w:val="a"/>
        <w:jc w:val="center"/>
        <w:rPr>
          <w:rFonts w:hint="cs"/>
          <w:b/>
          <w:bCs/>
          <w:rtl/>
        </w:rPr>
      </w:pPr>
      <w:r>
        <w:rPr>
          <w:rFonts w:hint="cs"/>
          <w:b/>
          <w:bCs/>
          <w:rtl/>
        </w:rPr>
        <w:t>הצבעה</w:t>
      </w:r>
    </w:p>
    <w:p w14:paraId="4EE9A6AE" w14:textId="77777777" w:rsidR="00000000" w:rsidRDefault="007C71EE">
      <w:pPr>
        <w:pStyle w:val="a"/>
        <w:jc w:val="center"/>
        <w:rPr>
          <w:rFonts w:hint="cs"/>
          <w:b/>
          <w:bCs/>
          <w:rtl/>
        </w:rPr>
      </w:pPr>
    </w:p>
    <w:p w14:paraId="74AC4BFB" w14:textId="77777777" w:rsidR="00000000" w:rsidRDefault="007C71EE">
      <w:pPr>
        <w:pStyle w:val="a"/>
        <w:jc w:val="center"/>
        <w:rPr>
          <w:rFonts w:hint="cs"/>
          <w:rtl/>
        </w:rPr>
      </w:pPr>
      <w:r>
        <w:rPr>
          <w:rFonts w:hint="cs"/>
          <w:rtl/>
        </w:rPr>
        <w:t>ההסתייגות של חבר ה</w:t>
      </w:r>
      <w:r>
        <w:rPr>
          <w:rFonts w:hint="cs"/>
          <w:rtl/>
        </w:rPr>
        <w:t>כנסת אפרים סנה לסעיף 18 לא נתקבלה.</w:t>
      </w:r>
    </w:p>
    <w:p w14:paraId="10EBE1A2" w14:textId="77777777" w:rsidR="00000000" w:rsidRDefault="007C71EE">
      <w:pPr>
        <w:pStyle w:val="a"/>
        <w:jc w:val="center"/>
        <w:rPr>
          <w:rFonts w:hint="cs"/>
          <w:rtl/>
        </w:rPr>
      </w:pPr>
    </w:p>
    <w:p w14:paraId="443BCAA9" w14:textId="77777777" w:rsidR="00000000" w:rsidRDefault="007C71EE">
      <w:pPr>
        <w:pStyle w:val="ad"/>
        <w:rPr>
          <w:rtl/>
        </w:rPr>
      </w:pPr>
      <w:r>
        <w:rPr>
          <w:rtl/>
        </w:rPr>
        <w:t>היו"ר ראובן ריבלין:</w:t>
      </w:r>
    </w:p>
    <w:p w14:paraId="44DA81D2" w14:textId="77777777" w:rsidR="00000000" w:rsidRDefault="007C71EE">
      <w:pPr>
        <w:pStyle w:val="a"/>
        <w:rPr>
          <w:rtl/>
        </w:rPr>
      </w:pPr>
    </w:p>
    <w:p w14:paraId="0DB3399F" w14:textId="77777777" w:rsidR="00000000" w:rsidRDefault="007C71EE">
      <w:pPr>
        <w:pStyle w:val="a"/>
        <w:rPr>
          <w:rFonts w:hint="cs"/>
          <w:rtl/>
        </w:rPr>
      </w:pPr>
      <w:r>
        <w:rPr>
          <w:rFonts w:hint="cs"/>
          <w:rtl/>
        </w:rPr>
        <w:t>הסתייגותו של חבר הכנסת סנה לא נתקבלה.</w:t>
      </w:r>
    </w:p>
    <w:p w14:paraId="2FB6448E" w14:textId="77777777" w:rsidR="00000000" w:rsidRDefault="007C71EE">
      <w:pPr>
        <w:pStyle w:val="a"/>
        <w:rPr>
          <w:rFonts w:hint="cs"/>
          <w:rtl/>
        </w:rPr>
      </w:pPr>
    </w:p>
    <w:p w14:paraId="7E70D379" w14:textId="77777777" w:rsidR="00000000" w:rsidRDefault="007C71EE">
      <w:pPr>
        <w:pStyle w:val="a"/>
        <w:rPr>
          <w:rFonts w:hint="cs"/>
          <w:rtl/>
        </w:rPr>
      </w:pPr>
      <w:r>
        <w:rPr>
          <w:rFonts w:hint="cs"/>
          <w:rtl/>
        </w:rPr>
        <w:t>הסתייגותה של חברת הכנסת יולי תמיר - מי בעד? מי נגד? מי נמנע?</w:t>
      </w:r>
    </w:p>
    <w:p w14:paraId="496DCBA2" w14:textId="77777777" w:rsidR="00000000" w:rsidRDefault="007C71EE">
      <w:pPr>
        <w:pStyle w:val="a"/>
        <w:rPr>
          <w:rFonts w:hint="cs"/>
          <w:rtl/>
        </w:rPr>
      </w:pPr>
    </w:p>
    <w:p w14:paraId="1429D74D" w14:textId="77777777" w:rsidR="00000000" w:rsidRDefault="007C71EE">
      <w:pPr>
        <w:pStyle w:val="a"/>
        <w:jc w:val="center"/>
        <w:rPr>
          <w:rFonts w:hint="cs"/>
          <w:b/>
          <w:bCs/>
          <w:rtl/>
        </w:rPr>
      </w:pPr>
      <w:r>
        <w:rPr>
          <w:rFonts w:hint="cs"/>
          <w:b/>
          <w:bCs/>
          <w:rtl/>
        </w:rPr>
        <w:t>הצבעה</w:t>
      </w:r>
    </w:p>
    <w:p w14:paraId="24356976" w14:textId="77777777" w:rsidR="00000000" w:rsidRDefault="007C71EE">
      <w:pPr>
        <w:pStyle w:val="a"/>
        <w:jc w:val="center"/>
        <w:rPr>
          <w:rFonts w:hint="cs"/>
          <w:b/>
          <w:bCs/>
          <w:rtl/>
        </w:rPr>
      </w:pPr>
    </w:p>
    <w:p w14:paraId="301B8818" w14:textId="77777777" w:rsidR="00000000" w:rsidRDefault="007C71EE">
      <w:pPr>
        <w:pStyle w:val="a"/>
        <w:jc w:val="center"/>
        <w:rPr>
          <w:rFonts w:hint="cs"/>
          <w:rtl/>
        </w:rPr>
      </w:pPr>
      <w:r>
        <w:rPr>
          <w:rFonts w:hint="cs"/>
          <w:rtl/>
        </w:rPr>
        <w:t>ההסתייגות של חברת הכנסת יולי תמיר לסעיף 18 לא נתקבלה.</w:t>
      </w:r>
    </w:p>
    <w:p w14:paraId="2B40CB59" w14:textId="77777777" w:rsidR="00000000" w:rsidRDefault="007C71EE">
      <w:pPr>
        <w:pStyle w:val="a"/>
        <w:jc w:val="center"/>
        <w:rPr>
          <w:rFonts w:hint="cs"/>
          <w:rtl/>
        </w:rPr>
      </w:pPr>
    </w:p>
    <w:p w14:paraId="6FC5EBDF" w14:textId="77777777" w:rsidR="00000000" w:rsidRDefault="007C71EE">
      <w:pPr>
        <w:pStyle w:val="ad"/>
        <w:rPr>
          <w:rtl/>
        </w:rPr>
      </w:pPr>
      <w:r>
        <w:rPr>
          <w:rtl/>
        </w:rPr>
        <w:t>היו"ר ראובן ריבלין:</w:t>
      </w:r>
    </w:p>
    <w:p w14:paraId="16F6C259" w14:textId="77777777" w:rsidR="00000000" w:rsidRDefault="007C71EE">
      <w:pPr>
        <w:pStyle w:val="a"/>
        <w:rPr>
          <w:rtl/>
        </w:rPr>
      </w:pPr>
    </w:p>
    <w:p w14:paraId="138A9F62" w14:textId="77777777" w:rsidR="00000000" w:rsidRDefault="007C71EE">
      <w:pPr>
        <w:pStyle w:val="a"/>
        <w:rPr>
          <w:rFonts w:hint="cs"/>
          <w:rtl/>
        </w:rPr>
      </w:pPr>
      <w:r>
        <w:rPr>
          <w:rFonts w:hint="cs"/>
          <w:rtl/>
        </w:rPr>
        <w:t>הסתייגותה של חב</w:t>
      </w:r>
      <w:r>
        <w:rPr>
          <w:rFonts w:hint="cs"/>
          <w:rtl/>
        </w:rPr>
        <w:t>רת הכנסת יולי תמיר לא נתקבלה.</w:t>
      </w:r>
    </w:p>
    <w:p w14:paraId="48113E47" w14:textId="77777777" w:rsidR="00000000" w:rsidRDefault="007C71EE">
      <w:pPr>
        <w:pStyle w:val="a"/>
        <w:rPr>
          <w:rFonts w:hint="cs"/>
          <w:rtl/>
        </w:rPr>
      </w:pPr>
    </w:p>
    <w:p w14:paraId="588F152A" w14:textId="77777777" w:rsidR="00000000" w:rsidRDefault="007C71EE">
      <w:pPr>
        <w:pStyle w:val="a"/>
        <w:rPr>
          <w:rFonts w:hint="cs"/>
          <w:rtl/>
        </w:rPr>
      </w:pPr>
      <w:r>
        <w:rPr>
          <w:rFonts w:hint="cs"/>
          <w:rtl/>
        </w:rPr>
        <w:t>מי בעד הסתייגותו של חבר הכנסת מיכאל מלכיאור? מי נגד? מי נמנע?</w:t>
      </w:r>
    </w:p>
    <w:p w14:paraId="042BD144" w14:textId="77777777" w:rsidR="00000000" w:rsidRDefault="007C71EE">
      <w:pPr>
        <w:pStyle w:val="a"/>
        <w:rPr>
          <w:rFonts w:hint="cs"/>
          <w:rtl/>
        </w:rPr>
      </w:pPr>
    </w:p>
    <w:p w14:paraId="2007CB7D" w14:textId="77777777" w:rsidR="00000000" w:rsidRDefault="007C71EE">
      <w:pPr>
        <w:pStyle w:val="a"/>
        <w:jc w:val="center"/>
        <w:rPr>
          <w:b/>
          <w:bCs/>
          <w:rtl/>
        </w:rPr>
      </w:pPr>
    </w:p>
    <w:p w14:paraId="66162D36" w14:textId="77777777" w:rsidR="00000000" w:rsidRDefault="007C71EE">
      <w:pPr>
        <w:pStyle w:val="a"/>
        <w:jc w:val="center"/>
        <w:rPr>
          <w:rFonts w:hint="cs"/>
          <w:b/>
          <w:bCs/>
          <w:rtl/>
        </w:rPr>
      </w:pPr>
      <w:r>
        <w:rPr>
          <w:rFonts w:hint="cs"/>
          <w:b/>
          <w:bCs/>
          <w:rtl/>
        </w:rPr>
        <w:t>הצבעה</w:t>
      </w:r>
    </w:p>
    <w:p w14:paraId="7BD1504C" w14:textId="77777777" w:rsidR="00000000" w:rsidRDefault="007C71EE">
      <w:pPr>
        <w:pStyle w:val="a"/>
        <w:jc w:val="center"/>
        <w:rPr>
          <w:rFonts w:hint="cs"/>
          <w:b/>
          <w:bCs/>
          <w:rtl/>
        </w:rPr>
      </w:pPr>
    </w:p>
    <w:p w14:paraId="28027217" w14:textId="77777777" w:rsidR="00000000" w:rsidRDefault="007C71EE">
      <w:pPr>
        <w:pStyle w:val="a"/>
        <w:jc w:val="center"/>
        <w:rPr>
          <w:rFonts w:hint="cs"/>
          <w:rtl/>
        </w:rPr>
      </w:pPr>
      <w:r>
        <w:rPr>
          <w:rFonts w:hint="cs"/>
          <w:rtl/>
        </w:rPr>
        <w:t>ההסתייגות של חבר הכנסת מיכאל מלכיאור לסעיף 18 לא נתקבלה.</w:t>
      </w:r>
    </w:p>
    <w:p w14:paraId="00DFA737" w14:textId="77777777" w:rsidR="00000000" w:rsidRDefault="007C71EE">
      <w:pPr>
        <w:pStyle w:val="a"/>
        <w:jc w:val="center"/>
        <w:rPr>
          <w:rFonts w:hint="cs"/>
          <w:rtl/>
        </w:rPr>
      </w:pPr>
    </w:p>
    <w:p w14:paraId="1F1E87B4" w14:textId="77777777" w:rsidR="00000000" w:rsidRDefault="007C71EE">
      <w:pPr>
        <w:pStyle w:val="ad"/>
        <w:rPr>
          <w:rtl/>
        </w:rPr>
      </w:pPr>
      <w:r>
        <w:rPr>
          <w:rtl/>
        </w:rPr>
        <w:t>היו"ר ראובן ריבלין:</w:t>
      </w:r>
    </w:p>
    <w:p w14:paraId="7148C9FF" w14:textId="77777777" w:rsidR="00000000" w:rsidRDefault="007C71EE">
      <w:pPr>
        <w:pStyle w:val="a"/>
        <w:rPr>
          <w:rtl/>
        </w:rPr>
      </w:pPr>
    </w:p>
    <w:p w14:paraId="107A3D87" w14:textId="77777777" w:rsidR="00000000" w:rsidRDefault="007C71EE">
      <w:pPr>
        <w:pStyle w:val="a"/>
        <w:rPr>
          <w:rFonts w:hint="cs"/>
          <w:rtl/>
        </w:rPr>
      </w:pPr>
      <w:r>
        <w:rPr>
          <w:rFonts w:hint="cs"/>
          <w:rtl/>
        </w:rPr>
        <w:t>ההסתייגות לא נתקבלה.</w:t>
      </w:r>
    </w:p>
    <w:p w14:paraId="3C9725E8" w14:textId="77777777" w:rsidR="00000000" w:rsidRDefault="007C71EE">
      <w:pPr>
        <w:pStyle w:val="a"/>
        <w:rPr>
          <w:rFonts w:hint="cs"/>
          <w:rtl/>
        </w:rPr>
      </w:pPr>
    </w:p>
    <w:p w14:paraId="0D960229" w14:textId="77777777" w:rsidR="00000000" w:rsidRDefault="007C71EE">
      <w:pPr>
        <w:pStyle w:val="a"/>
        <w:rPr>
          <w:rFonts w:hint="cs"/>
          <w:rtl/>
        </w:rPr>
      </w:pPr>
      <w:r>
        <w:rPr>
          <w:rFonts w:hint="cs"/>
          <w:rtl/>
        </w:rPr>
        <w:t xml:space="preserve">מי בעד הסתייגותו של חבר הכנסת יצחק הרצוג? מי נגד? מי </w:t>
      </w:r>
      <w:r>
        <w:rPr>
          <w:rFonts w:hint="cs"/>
          <w:rtl/>
        </w:rPr>
        <w:t>נמנע?</w:t>
      </w:r>
    </w:p>
    <w:p w14:paraId="4EDDA04E" w14:textId="77777777" w:rsidR="00000000" w:rsidRDefault="007C71EE">
      <w:pPr>
        <w:pStyle w:val="a"/>
        <w:rPr>
          <w:rFonts w:hint="cs"/>
          <w:rtl/>
        </w:rPr>
      </w:pPr>
    </w:p>
    <w:p w14:paraId="275BC021" w14:textId="77777777" w:rsidR="00000000" w:rsidRDefault="007C71EE">
      <w:pPr>
        <w:pStyle w:val="a"/>
        <w:jc w:val="center"/>
        <w:rPr>
          <w:rFonts w:hint="cs"/>
          <w:b/>
          <w:bCs/>
          <w:rtl/>
        </w:rPr>
      </w:pPr>
      <w:r>
        <w:rPr>
          <w:rFonts w:hint="cs"/>
          <w:b/>
          <w:bCs/>
          <w:rtl/>
        </w:rPr>
        <w:t>הצבעה</w:t>
      </w:r>
    </w:p>
    <w:p w14:paraId="05E68C22" w14:textId="77777777" w:rsidR="00000000" w:rsidRDefault="007C71EE">
      <w:pPr>
        <w:pStyle w:val="a"/>
        <w:jc w:val="center"/>
        <w:rPr>
          <w:rFonts w:hint="cs"/>
          <w:b/>
          <w:bCs/>
          <w:rtl/>
        </w:rPr>
      </w:pPr>
    </w:p>
    <w:p w14:paraId="789A952B" w14:textId="77777777" w:rsidR="00000000" w:rsidRDefault="007C71EE">
      <w:pPr>
        <w:pStyle w:val="a"/>
        <w:jc w:val="center"/>
        <w:rPr>
          <w:rFonts w:hint="cs"/>
          <w:rtl/>
        </w:rPr>
      </w:pPr>
      <w:r>
        <w:rPr>
          <w:rFonts w:hint="cs"/>
          <w:rtl/>
        </w:rPr>
        <w:t>ההסתייגות של חבר הכנסת יצחק הרצוג לסעיף 18 לא נתקבלה.</w:t>
      </w:r>
    </w:p>
    <w:p w14:paraId="5D5981E3" w14:textId="77777777" w:rsidR="00000000" w:rsidRDefault="007C71EE">
      <w:pPr>
        <w:pStyle w:val="a"/>
        <w:jc w:val="center"/>
        <w:rPr>
          <w:rFonts w:hint="cs"/>
          <w:rtl/>
        </w:rPr>
      </w:pPr>
    </w:p>
    <w:p w14:paraId="4DD8D7A0" w14:textId="77777777" w:rsidR="00000000" w:rsidRDefault="007C71EE">
      <w:pPr>
        <w:pStyle w:val="ad"/>
        <w:rPr>
          <w:rtl/>
        </w:rPr>
      </w:pPr>
      <w:r>
        <w:rPr>
          <w:rtl/>
        </w:rPr>
        <w:t>היו"ר ראובן ריבלין:</w:t>
      </w:r>
    </w:p>
    <w:p w14:paraId="12D50020" w14:textId="77777777" w:rsidR="00000000" w:rsidRDefault="007C71EE">
      <w:pPr>
        <w:pStyle w:val="a"/>
        <w:rPr>
          <w:rtl/>
        </w:rPr>
      </w:pPr>
    </w:p>
    <w:p w14:paraId="10728DCA" w14:textId="77777777" w:rsidR="00000000" w:rsidRDefault="007C71EE">
      <w:pPr>
        <w:pStyle w:val="a"/>
        <w:rPr>
          <w:rFonts w:hint="cs"/>
          <w:rtl/>
        </w:rPr>
      </w:pPr>
      <w:r>
        <w:rPr>
          <w:rFonts w:hint="cs"/>
          <w:rtl/>
        </w:rPr>
        <w:t>ההסתייגות של חבר הכנסת יצחק הרצוג לא נתקבלה.</w:t>
      </w:r>
    </w:p>
    <w:p w14:paraId="15B640C6" w14:textId="77777777" w:rsidR="00000000" w:rsidRDefault="007C71EE">
      <w:pPr>
        <w:pStyle w:val="a"/>
        <w:rPr>
          <w:rFonts w:hint="cs"/>
          <w:rtl/>
        </w:rPr>
      </w:pPr>
    </w:p>
    <w:p w14:paraId="0BDF9CDD" w14:textId="77777777" w:rsidR="00000000" w:rsidRDefault="007C71EE">
      <w:pPr>
        <w:pStyle w:val="a"/>
        <w:rPr>
          <w:rFonts w:hint="cs"/>
          <w:rtl/>
        </w:rPr>
      </w:pPr>
      <w:r>
        <w:rPr>
          <w:rFonts w:hint="cs"/>
          <w:rtl/>
        </w:rPr>
        <w:t>מי בעד ההסתייגות של חבר הכנסת חיים רמון? מי נגד? מי נמנע?</w:t>
      </w:r>
    </w:p>
    <w:p w14:paraId="1C916EDA" w14:textId="77777777" w:rsidR="00000000" w:rsidRDefault="007C71EE">
      <w:pPr>
        <w:pStyle w:val="a"/>
        <w:rPr>
          <w:rFonts w:hint="cs"/>
          <w:rtl/>
        </w:rPr>
      </w:pPr>
    </w:p>
    <w:p w14:paraId="12566D40" w14:textId="77777777" w:rsidR="00000000" w:rsidRDefault="007C71EE">
      <w:pPr>
        <w:pStyle w:val="a"/>
        <w:jc w:val="center"/>
        <w:rPr>
          <w:rFonts w:hint="cs"/>
          <w:b/>
          <w:bCs/>
          <w:rtl/>
        </w:rPr>
      </w:pPr>
      <w:r>
        <w:rPr>
          <w:rFonts w:hint="cs"/>
          <w:b/>
          <w:bCs/>
          <w:rtl/>
        </w:rPr>
        <w:t>הצבעה</w:t>
      </w:r>
    </w:p>
    <w:p w14:paraId="18A9F1BD" w14:textId="77777777" w:rsidR="00000000" w:rsidRDefault="007C71EE">
      <w:pPr>
        <w:pStyle w:val="a"/>
        <w:jc w:val="center"/>
        <w:rPr>
          <w:rFonts w:hint="cs"/>
          <w:b/>
          <w:bCs/>
          <w:rtl/>
        </w:rPr>
      </w:pPr>
    </w:p>
    <w:p w14:paraId="4AABB00F" w14:textId="77777777" w:rsidR="00000000" w:rsidRDefault="007C71EE">
      <w:pPr>
        <w:pStyle w:val="a"/>
        <w:jc w:val="center"/>
        <w:rPr>
          <w:rFonts w:hint="cs"/>
          <w:rtl/>
        </w:rPr>
      </w:pPr>
      <w:r>
        <w:rPr>
          <w:rFonts w:hint="cs"/>
          <w:rtl/>
        </w:rPr>
        <w:t xml:space="preserve">ההסתייגות של חבר הכנסת חיים רמון לסעיף 18 לא נתקבלה. </w:t>
      </w:r>
    </w:p>
    <w:p w14:paraId="378E0578" w14:textId="77777777" w:rsidR="00000000" w:rsidRDefault="007C71EE">
      <w:pPr>
        <w:pStyle w:val="a"/>
        <w:jc w:val="center"/>
        <w:rPr>
          <w:rFonts w:hint="cs"/>
          <w:rtl/>
        </w:rPr>
      </w:pPr>
    </w:p>
    <w:p w14:paraId="5E749426" w14:textId="77777777" w:rsidR="00000000" w:rsidRDefault="007C71EE">
      <w:pPr>
        <w:pStyle w:val="ad"/>
        <w:rPr>
          <w:rtl/>
        </w:rPr>
      </w:pPr>
      <w:r>
        <w:rPr>
          <w:rtl/>
        </w:rPr>
        <w:t>היו"ר ראובן ריבלין:</w:t>
      </w:r>
    </w:p>
    <w:p w14:paraId="3964618D" w14:textId="77777777" w:rsidR="00000000" w:rsidRDefault="007C71EE">
      <w:pPr>
        <w:pStyle w:val="a"/>
        <w:rPr>
          <w:rtl/>
        </w:rPr>
      </w:pPr>
    </w:p>
    <w:p w14:paraId="5AFF3FB4" w14:textId="77777777" w:rsidR="00000000" w:rsidRDefault="007C71EE">
      <w:pPr>
        <w:pStyle w:val="a"/>
        <w:rPr>
          <w:rFonts w:hint="cs"/>
          <w:rtl/>
        </w:rPr>
      </w:pPr>
      <w:r>
        <w:rPr>
          <w:rFonts w:hint="cs"/>
          <w:rtl/>
        </w:rPr>
        <w:t>ההסתייגות של חבר הכנסת חיים רמון לא נתקבלה.</w:t>
      </w:r>
    </w:p>
    <w:p w14:paraId="0D3BC24C" w14:textId="77777777" w:rsidR="00000000" w:rsidRDefault="007C71EE">
      <w:pPr>
        <w:pStyle w:val="a"/>
        <w:rPr>
          <w:rFonts w:hint="cs"/>
          <w:rtl/>
        </w:rPr>
      </w:pPr>
    </w:p>
    <w:p w14:paraId="48999249" w14:textId="77777777" w:rsidR="00000000" w:rsidRDefault="007C71EE">
      <w:pPr>
        <w:pStyle w:val="a"/>
        <w:rPr>
          <w:rFonts w:hint="cs"/>
          <w:rtl/>
        </w:rPr>
      </w:pPr>
      <w:r>
        <w:rPr>
          <w:rFonts w:hint="cs"/>
          <w:rtl/>
        </w:rPr>
        <w:t>מי בעד הסתייגותו של חבר הכנסת דני יתום? מי נגד? מי נמנע?</w:t>
      </w:r>
    </w:p>
    <w:p w14:paraId="468DC898" w14:textId="77777777" w:rsidR="00000000" w:rsidRDefault="007C71EE">
      <w:pPr>
        <w:pStyle w:val="a"/>
        <w:rPr>
          <w:rFonts w:hint="cs"/>
          <w:rtl/>
        </w:rPr>
      </w:pPr>
    </w:p>
    <w:p w14:paraId="48555366" w14:textId="77777777" w:rsidR="00000000" w:rsidRDefault="007C71EE">
      <w:pPr>
        <w:pStyle w:val="a"/>
        <w:jc w:val="center"/>
        <w:rPr>
          <w:rFonts w:hint="cs"/>
          <w:b/>
          <w:bCs/>
          <w:rtl/>
        </w:rPr>
      </w:pPr>
      <w:r>
        <w:rPr>
          <w:rFonts w:hint="cs"/>
          <w:b/>
          <w:bCs/>
          <w:rtl/>
        </w:rPr>
        <w:t>הצבעה</w:t>
      </w:r>
    </w:p>
    <w:p w14:paraId="0C6D4447" w14:textId="77777777" w:rsidR="00000000" w:rsidRDefault="007C71EE">
      <w:pPr>
        <w:pStyle w:val="a"/>
        <w:jc w:val="center"/>
        <w:rPr>
          <w:rFonts w:hint="cs"/>
          <w:b/>
          <w:bCs/>
          <w:rtl/>
        </w:rPr>
      </w:pPr>
    </w:p>
    <w:p w14:paraId="56E11190" w14:textId="77777777" w:rsidR="00000000" w:rsidRDefault="007C71EE">
      <w:pPr>
        <w:pStyle w:val="a"/>
        <w:jc w:val="center"/>
        <w:rPr>
          <w:rFonts w:hint="cs"/>
          <w:rtl/>
        </w:rPr>
      </w:pPr>
      <w:r>
        <w:rPr>
          <w:rFonts w:hint="cs"/>
          <w:rtl/>
        </w:rPr>
        <w:t>ההסתייגות של חבר הכנסת דני יתום לסעיף 18 לא נתקבלה.</w:t>
      </w:r>
    </w:p>
    <w:p w14:paraId="136B9CE1" w14:textId="77777777" w:rsidR="00000000" w:rsidRDefault="007C71EE">
      <w:pPr>
        <w:pStyle w:val="a"/>
        <w:jc w:val="center"/>
        <w:rPr>
          <w:rFonts w:hint="cs"/>
          <w:rtl/>
        </w:rPr>
      </w:pPr>
    </w:p>
    <w:p w14:paraId="226E15DE" w14:textId="77777777" w:rsidR="00000000" w:rsidRDefault="007C71EE">
      <w:pPr>
        <w:pStyle w:val="ad"/>
        <w:rPr>
          <w:rtl/>
        </w:rPr>
      </w:pPr>
    </w:p>
    <w:p w14:paraId="7449ACFA" w14:textId="77777777" w:rsidR="00000000" w:rsidRDefault="007C71EE">
      <w:pPr>
        <w:pStyle w:val="ad"/>
        <w:rPr>
          <w:rtl/>
        </w:rPr>
      </w:pPr>
      <w:r>
        <w:rPr>
          <w:rtl/>
        </w:rPr>
        <w:t>היו"ר ראובן ריבלין:</w:t>
      </w:r>
    </w:p>
    <w:p w14:paraId="497DF006" w14:textId="77777777" w:rsidR="00000000" w:rsidRDefault="007C71EE">
      <w:pPr>
        <w:pStyle w:val="a"/>
        <w:rPr>
          <w:rtl/>
        </w:rPr>
      </w:pPr>
    </w:p>
    <w:p w14:paraId="7F6E0419" w14:textId="77777777" w:rsidR="00000000" w:rsidRDefault="007C71EE">
      <w:pPr>
        <w:pStyle w:val="a"/>
        <w:rPr>
          <w:rFonts w:hint="cs"/>
          <w:rtl/>
        </w:rPr>
      </w:pPr>
      <w:r>
        <w:rPr>
          <w:rFonts w:hint="cs"/>
          <w:rtl/>
        </w:rPr>
        <w:t>ההסתייגות לא נתקבלה.</w:t>
      </w:r>
    </w:p>
    <w:p w14:paraId="3AA01ED4" w14:textId="77777777" w:rsidR="00000000" w:rsidRDefault="007C71EE">
      <w:pPr>
        <w:pStyle w:val="a"/>
        <w:rPr>
          <w:rFonts w:hint="cs"/>
          <w:rtl/>
        </w:rPr>
      </w:pPr>
    </w:p>
    <w:p w14:paraId="2BCB8CA6" w14:textId="77777777" w:rsidR="00000000" w:rsidRDefault="007C71EE">
      <w:pPr>
        <w:pStyle w:val="a"/>
        <w:rPr>
          <w:rFonts w:hint="cs"/>
          <w:rtl/>
        </w:rPr>
      </w:pPr>
      <w:r>
        <w:rPr>
          <w:rFonts w:hint="cs"/>
          <w:rtl/>
        </w:rPr>
        <w:t>מי בעד ההסתייגות של חבר הכנ</w:t>
      </w:r>
      <w:r>
        <w:rPr>
          <w:rFonts w:hint="cs"/>
          <w:rtl/>
        </w:rPr>
        <w:t>סת איתן כבל? מי נגד? מי נמנע?</w:t>
      </w:r>
    </w:p>
    <w:p w14:paraId="3ADF89C8" w14:textId="77777777" w:rsidR="00000000" w:rsidRDefault="007C71EE">
      <w:pPr>
        <w:pStyle w:val="a"/>
        <w:rPr>
          <w:rFonts w:hint="cs"/>
          <w:rtl/>
        </w:rPr>
      </w:pPr>
    </w:p>
    <w:p w14:paraId="2CB59074" w14:textId="77777777" w:rsidR="00000000" w:rsidRDefault="007C71EE">
      <w:pPr>
        <w:pStyle w:val="a"/>
        <w:jc w:val="center"/>
        <w:rPr>
          <w:rFonts w:hint="cs"/>
          <w:b/>
          <w:bCs/>
          <w:rtl/>
        </w:rPr>
      </w:pPr>
      <w:r>
        <w:rPr>
          <w:rFonts w:hint="cs"/>
          <w:b/>
          <w:bCs/>
          <w:rtl/>
        </w:rPr>
        <w:t>הצבעה</w:t>
      </w:r>
    </w:p>
    <w:p w14:paraId="4C7380F7" w14:textId="77777777" w:rsidR="00000000" w:rsidRDefault="007C71EE">
      <w:pPr>
        <w:pStyle w:val="a"/>
        <w:jc w:val="center"/>
        <w:rPr>
          <w:rFonts w:hint="cs"/>
          <w:b/>
          <w:bCs/>
          <w:rtl/>
        </w:rPr>
      </w:pPr>
    </w:p>
    <w:p w14:paraId="062760DF" w14:textId="77777777" w:rsidR="00000000" w:rsidRDefault="007C71EE">
      <w:pPr>
        <w:pStyle w:val="a"/>
        <w:jc w:val="center"/>
        <w:rPr>
          <w:rFonts w:hint="cs"/>
          <w:rtl/>
        </w:rPr>
      </w:pPr>
      <w:r>
        <w:rPr>
          <w:rFonts w:hint="cs"/>
          <w:rtl/>
        </w:rPr>
        <w:t>ההסתייגות של חבר הכנסת איתן כבל לסעיף 18 לא נתקבלה.</w:t>
      </w:r>
    </w:p>
    <w:p w14:paraId="2FBBF606" w14:textId="77777777" w:rsidR="00000000" w:rsidRDefault="007C71EE">
      <w:pPr>
        <w:pStyle w:val="a"/>
        <w:jc w:val="center"/>
        <w:rPr>
          <w:rFonts w:hint="cs"/>
          <w:rtl/>
        </w:rPr>
      </w:pPr>
    </w:p>
    <w:p w14:paraId="58DA01B2" w14:textId="77777777" w:rsidR="00000000" w:rsidRDefault="007C71EE">
      <w:pPr>
        <w:pStyle w:val="ad"/>
        <w:rPr>
          <w:rtl/>
        </w:rPr>
      </w:pPr>
      <w:r>
        <w:rPr>
          <w:rtl/>
        </w:rPr>
        <w:t>היו"ר ראובן ריבלין:</w:t>
      </w:r>
    </w:p>
    <w:p w14:paraId="3E7FE860" w14:textId="77777777" w:rsidR="00000000" w:rsidRDefault="007C71EE">
      <w:pPr>
        <w:pStyle w:val="a"/>
        <w:rPr>
          <w:rtl/>
        </w:rPr>
      </w:pPr>
    </w:p>
    <w:p w14:paraId="4C027521" w14:textId="77777777" w:rsidR="00000000" w:rsidRDefault="007C71EE">
      <w:pPr>
        <w:pStyle w:val="a"/>
        <w:rPr>
          <w:rFonts w:hint="cs"/>
          <w:rtl/>
        </w:rPr>
      </w:pPr>
      <w:r>
        <w:rPr>
          <w:rFonts w:hint="cs"/>
          <w:rtl/>
        </w:rPr>
        <w:t>ההסתייגות לא נתקבלה.</w:t>
      </w:r>
    </w:p>
    <w:p w14:paraId="15544D0E" w14:textId="77777777" w:rsidR="00000000" w:rsidRDefault="007C71EE">
      <w:pPr>
        <w:pStyle w:val="a"/>
        <w:rPr>
          <w:rFonts w:hint="cs"/>
          <w:rtl/>
        </w:rPr>
      </w:pPr>
    </w:p>
    <w:p w14:paraId="5E1CD24C" w14:textId="77777777" w:rsidR="00000000" w:rsidRDefault="007C71EE">
      <w:pPr>
        <w:pStyle w:val="a"/>
        <w:rPr>
          <w:rFonts w:hint="cs"/>
          <w:rtl/>
        </w:rPr>
      </w:pPr>
      <w:r>
        <w:rPr>
          <w:rFonts w:hint="cs"/>
          <w:rtl/>
        </w:rPr>
        <w:t>חבר הכנסת אברהם שוחט - אינו נוכח. חברת הכנסת קולט אביטל - אינה נוכחת. חבר הכנסת שלום שמחון - אינו נוכח. חברת הכנסת אורית נ</w:t>
      </w:r>
      <w:r>
        <w:rPr>
          <w:rFonts w:hint="cs"/>
          <w:rtl/>
        </w:rPr>
        <w:t xml:space="preserve">וקד - אינה נוכחת. </w:t>
      </w:r>
    </w:p>
    <w:p w14:paraId="12BCA101" w14:textId="77777777" w:rsidR="00000000" w:rsidRDefault="007C71EE">
      <w:pPr>
        <w:pStyle w:val="a"/>
        <w:rPr>
          <w:rFonts w:hint="cs"/>
          <w:rtl/>
        </w:rPr>
      </w:pPr>
    </w:p>
    <w:p w14:paraId="69794C59" w14:textId="77777777" w:rsidR="00000000" w:rsidRDefault="007C71EE">
      <w:pPr>
        <w:pStyle w:val="a"/>
        <w:rPr>
          <w:rFonts w:hint="cs"/>
          <w:rtl/>
        </w:rPr>
      </w:pPr>
      <w:r>
        <w:rPr>
          <w:rFonts w:hint="cs"/>
          <w:rtl/>
        </w:rPr>
        <w:t>מי בעד הסתייגותו של חבר הכנסת אלי בן-מנחם? מי נגד? מי נמנע?</w:t>
      </w:r>
    </w:p>
    <w:p w14:paraId="6D72D9E1" w14:textId="77777777" w:rsidR="00000000" w:rsidRDefault="007C71EE">
      <w:pPr>
        <w:pStyle w:val="a"/>
        <w:rPr>
          <w:rFonts w:hint="cs"/>
          <w:rtl/>
        </w:rPr>
      </w:pPr>
    </w:p>
    <w:p w14:paraId="6A1D8DFD" w14:textId="77777777" w:rsidR="00000000" w:rsidRDefault="007C71EE">
      <w:pPr>
        <w:pStyle w:val="a"/>
        <w:jc w:val="center"/>
        <w:rPr>
          <w:rFonts w:hint="cs"/>
          <w:b/>
          <w:bCs/>
          <w:rtl/>
        </w:rPr>
      </w:pPr>
      <w:r>
        <w:rPr>
          <w:rFonts w:hint="cs"/>
          <w:b/>
          <w:bCs/>
          <w:rtl/>
        </w:rPr>
        <w:t>הצבעה</w:t>
      </w:r>
    </w:p>
    <w:p w14:paraId="0ADD097E" w14:textId="77777777" w:rsidR="00000000" w:rsidRDefault="007C71EE">
      <w:pPr>
        <w:pStyle w:val="a"/>
        <w:jc w:val="center"/>
        <w:rPr>
          <w:rFonts w:hint="cs"/>
          <w:b/>
          <w:bCs/>
          <w:rtl/>
        </w:rPr>
      </w:pPr>
    </w:p>
    <w:p w14:paraId="5CC1CD6F" w14:textId="77777777" w:rsidR="00000000" w:rsidRDefault="007C71EE">
      <w:pPr>
        <w:pStyle w:val="a"/>
        <w:jc w:val="center"/>
        <w:rPr>
          <w:rFonts w:hint="cs"/>
          <w:rtl/>
        </w:rPr>
      </w:pPr>
      <w:r>
        <w:rPr>
          <w:rFonts w:hint="cs"/>
          <w:rtl/>
        </w:rPr>
        <w:t>ההסתייגות של חבר הכנסת אלי בן-מנחם לסעיף 18 לא נתקבלה.</w:t>
      </w:r>
    </w:p>
    <w:p w14:paraId="11F3110A" w14:textId="77777777" w:rsidR="00000000" w:rsidRDefault="007C71EE">
      <w:pPr>
        <w:pStyle w:val="a"/>
        <w:jc w:val="center"/>
        <w:rPr>
          <w:rFonts w:hint="cs"/>
          <w:rtl/>
        </w:rPr>
      </w:pPr>
    </w:p>
    <w:p w14:paraId="34E16DD2" w14:textId="77777777" w:rsidR="00000000" w:rsidRDefault="007C71EE">
      <w:pPr>
        <w:pStyle w:val="ad"/>
        <w:rPr>
          <w:rtl/>
        </w:rPr>
      </w:pPr>
      <w:r>
        <w:rPr>
          <w:rtl/>
        </w:rPr>
        <w:t>היו"ר ראובן ריבלין:</w:t>
      </w:r>
    </w:p>
    <w:p w14:paraId="473EEC2D" w14:textId="77777777" w:rsidR="00000000" w:rsidRDefault="007C71EE">
      <w:pPr>
        <w:pStyle w:val="a"/>
        <w:rPr>
          <w:rtl/>
        </w:rPr>
      </w:pPr>
    </w:p>
    <w:p w14:paraId="53F760D9" w14:textId="77777777" w:rsidR="00000000" w:rsidRDefault="007C71EE">
      <w:pPr>
        <w:pStyle w:val="a"/>
        <w:rPr>
          <w:rFonts w:hint="cs"/>
          <w:rtl/>
        </w:rPr>
      </w:pPr>
      <w:r>
        <w:rPr>
          <w:rFonts w:hint="cs"/>
          <w:rtl/>
        </w:rPr>
        <w:t>הסתייגותו של חבר הכנסת אלי בן-מנחם לא נתקבלה.</w:t>
      </w:r>
    </w:p>
    <w:p w14:paraId="544B5141" w14:textId="77777777" w:rsidR="00000000" w:rsidRDefault="007C71EE">
      <w:pPr>
        <w:pStyle w:val="a"/>
        <w:rPr>
          <w:rFonts w:hint="cs"/>
          <w:rtl/>
        </w:rPr>
      </w:pPr>
    </w:p>
    <w:p w14:paraId="6878FE15" w14:textId="77777777" w:rsidR="00000000" w:rsidRDefault="007C71EE">
      <w:pPr>
        <w:pStyle w:val="a"/>
        <w:rPr>
          <w:rFonts w:hint="cs"/>
          <w:rtl/>
        </w:rPr>
      </w:pPr>
      <w:r>
        <w:rPr>
          <w:rFonts w:hint="cs"/>
          <w:rtl/>
        </w:rPr>
        <w:t>מי בעד הסתייגותו של חבר הכנסת אלי ישי? מי נג</w:t>
      </w:r>
      <w:r>
        <w:rPr>
          <w:rFonts w:hint="cs"/>
          <w:rtl/>
        </w:rPr>
        <w:t>ד? מי נמנע?</w:t>
      </w:r>
    </w:p>
    <w:p w14:paraId="04B852CF" w14:textId="77777777" w:rsidR="00000000" w:rsidRDefault="007C71EE">
      <w:pPr>
        <w:pStyle w:val="a"/>
        <w:rPr>
          <w:rFonts w:hint="cs"/>
          <w:rtl/>
        </w:rPr>
      </w:pPr>
    </w:p>
    <w:p w14:paraId="2E4D873F" w14:textId="77777777" w:rsidR="00000000" w:rsidRDefault="007C71EE">
      <w:pPr>
        <w:pStyle w:val="a"/>
        <w:jc w:val="center"/>
        <w:rPr>
          <w:rFonts w:hint="cs"/>
          <w:b/>
          <w:bCs/>
          <w:rtl/>
        </w:rPr>
      </w:pPr>
      <w:r>
        <w:rPr>
          <w:rFonts w:hint="cs"/>
          <w:b/>
          <w:bCs/>
          <w:rtl/>
        </w:rPr>
        <w:t>הצבעה</w:t>
      </w:r>
    </w:p>
    <w:p w14:paraId="6F4A50A1" w14:textId="77777777" w:rsidR="00000000" w:rsidRDefault="007C71EE">
      <w:pPr>
        <w:pStyle w:val="a"/>
        <w:jc w:val="center"/>
        <w:rPr>
          <w:rFonts w:hint="cs"/>
          <w:b/>
          <w:bCs/>
          <w:rtl/>
        </w:rPr>
      </w:pPr>
    </w:p>
    <w:p w14:paraId="11041B0A" w14:textId="77777777" w:rsidR="00000000" w:rsidRDefault="007C71EE">
      <w:pPr>
        <w:pStyle w:val="a"/>
        <w:jc w:val="center"/>
        <w:rPr>
          <w:rFonts w:hint="cs"/>
          <w:rtl/>
        </w:rPr>
      </w:pPr>
      <w:r>
        <w:rPr>
          <w:rFonts w:hint="cs"/>
          <w:rtl/>
        </w:rPr>
        <w:t>ההסתייגות של חבר הכנסת אליהו ישי לסעיף 18 לא נתקבלה.</w:t>
      </w:r>
    </w:p>
    <w:p w14:paraId="658E0D7F" w14:textId="77777777" w:rsidR="00000000" w:rsidRDefault="007C71EE">
      <w:pPr>
        <w:pStyle w:val="a"/>
        <w:jc w:val="center"/>
        <w:rPr>
          <w:rFonts w:hint="cs"/>
          <w:rtl/>
        </w:rPr>
      </w:pPr>
    </w:p>
    <w:p w14:paraId="15A8AA30" w14:textId="77777777" w:rsidR="00000000" w:rsidRDefault="007C71EE">
      <w:pPr>
        <w:pStyle w:val="ad"/>
        <w:rPr>
          <w:rtl/>
        </w:rPr>
      </w:pPr>
      <w:r>
        <w:rPr>
          <w:rtl/>
        </w:rPr>
        <w:t>היו"ר ראובן ריבלין:</w:t>
      </w:r>
    </w:p>
    <w:p w14:paraId="0295C03E" w14:textId="77777777" w:rsidR="00000000" w:rsidRDefault="007C71EE">
      <w:pPr>
        <w:pStyle w:val="a"/>
        <w:rPr>
          <w:rtl/>
        </w:rPr>
      </w:pPr>
    </w:p>
    <w:p w14:paraId="45FCC4F8" w14:textId="77777777" w:rsidR="00000000" w:rsidRDefault="007C71EE">
      <w:pPr>
        <w:pStyle w:val="a"/>
        <w:rPr>
          <w:rFonts w:hint="cs"/>
          <w:rtl/>
        </w:rPr>
      </w:pPr>
      <w:r>
        <w:rPr>
          <w:rFonts w:hint="cs"/>
          <w:rtl/>
        </w:rPr>
        <w:t>ההסתייגות לא נתקבלה.</w:t>
      </w:r>
    </w:p>
    <w:p w14:paraId="0D1D2BA6" w14:textId="77777777" w:rsidR="00000000" w:rsidRDefault="007C71EE">
      <w:pPr>
        <w:pStyle w:val="a"/>
        <w:rPr>
          <w:rFonts w:hint="cs"/>
          <w:rtl/>
        </w:rPr>
      </w:pPr>
    </w:p>
    <w:p w14:paraId="332049B6" w14:textId="77777777" w:rsidR="00000000" w:rsidRDefault="007C71EE">
      <w:pPr>
        <w:pStyle w:val="a"/>
        <w:rPr>
          <w:rFonts w:hint="cs"/>
          <w:rtl/>
        </w:rPr>
      </w:pPr>
      <w:r>
        <w:rPr>
          <w:rFonts w:hint="cs"/>
          <w:rtl/>
        </w:rPr>
        <w:t>מי בעד הסתייגותו של חבר הכנסת שלמה בניזרי? מי נגד? מי נמנע?</w:t>
      </w:r>
    </w:p>
    <w:p w14:paraId="78B88CC0" w14:textId="77777777" w:rsidR="00000000" w:rsidRDefault="007C71EE">
      <w:pPr>
        <w:pStyle w:val="a"/>
        <w:rPr>
          <w:rFonts w:hint="cs"/>
          <w:rtl/>
        </w:rPr>
      </w:pPr>
    </w:p>
    <w:p w14:paraId="5AFCA672" w14:textId="77777777" w:rsidR="00000000" w:rsidRDefault="007C71EE">
      <w:pPr>
        <w:pStyle w:val="a"/>
        <w:jc w:val="center"/>
        <w:rPr>
          <w:rFonts w:hint="cs"/>
          <w:b/>
          <w:bCs/>
          <w:rtl/>
        </w:rPr>
      </w:pPr>
      <w:r>
        <w:rPr>
          <w:rFonts w:hint="cs"/>
          <w:b/>
          <w:bCs/>
          <w:rtl/>
        </w:rPr>
        <w:t>הצבעה</w:t>
      </w:r>
    </w:p>
    <w:p w14:paraId="298A57A1" w14:textId="77777777" w:rsidR="00000000" w:rsidRDefault="007C71EE">
      <w:pPr>
        <w:pStyle w:val="a"/>
        <w:jc w:val="center"/>
        <w:rPr>
          <w:rFonts w:hint="cs"/>
          <w:b/>
          <w:bCs/>
          <w:rtl/>
        </w:rPr>
      </w:pPr>
    </w:p>
    <w:p w14:paraId="3B508AC3" w14:textId="77777777" w:rsidR="00000000" w:rsidRDefault="007C71EE">
      <w:pPr>
        <w:pStyle w:val="a"/>
        <w:jc w:val="center"/>
        <w:rPr>
          <w:rFonts w:hint="cs"/>
          <w:rtl/>
        </w:rPr>
      </w:pPr>
      <w:r>
        <w:rPr>
          <w:rFonts w:hint="cs"/>
          <w:rtl/>
        </w:rPr>
        <w:t>ההסתייגות של חבר הכנסת שלמה בניזרי לסעיף 18 לא נתקבלה.</w:t>
      </w:r>
    </w:p>
    <w:p w14:paraId="1BE83B6D" w14:textId="77777777" w:rsidR="00000000" w:rsidRDefault="007C71EE">
      <w:pPr>
        <w:pStyle w:val="a"/>
        <w:jc w:val="center"/>
        <w:rPr>
          <w:rFonts w:hint="cs"/>
          <w:rtl/>
        </w:rPr>
      </w:pPr>
    </w:p>
    <w:p w14:paraId="373C7D3F" w14:textId="77777777" w:rsidR="00000000" w:rsidRDefault="007C71EE">
      <w:pPr>
        <w:pStyle w:val="ad"/>
        <w:rPr>
          <w:rtl/>
        </w:rPr>
      </w:pPr>
      <w:r>
        <w:rPr>
          <w:rtl/>
        </w:rPr>
        <w:t>היו"ר ראובן ריב</w:t>
      </w:r>
      <w:r>
        <w:rPr>
          <w:rtl/>
        </w:rPr>
        <w:t>לין:</w:t>
      </w:r>
    </w:p>
    <w:p w14:paraId="269D99A7" w14:textId="77777777" w:rsidR="00000000" w:rsidRDefault="007C71EE">
      <w:pPr>
        <w:pStyle w:val="a"/>
        <w:rPr>
          <w:rtl/>
        </w:rPr>
      </w:pPr>
    </w:p>
    <w:p w14:paraId="071C6540" w14:textId="77777777" w:rsidR="00000000" w:rsidRDefault="007C71EE">
      <w:pPr>
        <w:pStyle w:val="a"/>
        <w:rPr>
          <w:rFonts w:hint="cs"/>
          <w:rtl/>
        </w:rPr>
      </w:pPr>
      <w:r>
        <w:rPr>
          <w:rFonts w:hint="cs"/>
          <w:rtl/>
        </w:rPr>
        <w:t>ההסתייגות לא נתקבלה.</w:t>
      </w:r>
    </w:p>
    <w:p w14:paraId="676509F6" w14:textId="77777777" w:rsidR="00000000" w:rsidRDefault="007C71EE">
      <w:pPr>
        <w:pStyle w:val="a"/>
        <w:rPr>
          <w:rFonts w:hint="cs"/>
          <w:rtl/>
        </w:rPr>
      </w:pPr>
    </w:p>
    <w:p w14:paraId="2A3C07AC" w14:textId="77777777" w:rsidR="00000000" w:rsidRDefault="007C71EE">
      <w:pPr>
        <w:pStyle w:val="a"/>
        <w:rPr>
          <w:rFonts w:hint="cs"/>
          <w:rtl/>
        </w:rPr>
      </w:pPr>
      <w:r>
        <w:rPr>
          <w:rFonts w:hint="cs"/>
          <w:rtl/>
        </w:rPr>
        <w:t>מי בעד הסתייגותו של חבר הכנסת נסים דהן? מי נגד? מי נמנע?</w:t>
      </w:r>
    </w:p>
    <w:p w14:paraId="5BFF1B23" w14:textId="77777777" w:rsidR="00000000" w:rsidRDefault="007C71EE">
      <w:pPr>
        <w:pStyle w:val="a"/>
        <w:rPr>
          <w:rFonts w:hint="cs"/>
          <w:rtl/>
        </w:rPr>
      </w:pPr>
    </w:p>
    <w:p w14:paraId="64C0FCC2" w14:textId="77777777" w:rsidR="00000000" w:rsidRDefault="007C71EE">
      <w:pPr>
        <w:pStyle w:val="a"/>
        <w:jc w:val="center"/>
        <w:rPr>
          <w:rFonts w:hint="cs"/>
          <w:b/>
          <w:bCs/>
          <w:rtl/>
        </w:rPr>
      </w:pPr>
      <w:r>
        <w:rPr>
          <w:rFonts w:hint="cs"/>
          <w:b/>
          <w:bCs/>
          <w:rtl/>
        </w:rPr>
        <w:t>הצבעה</w:t>
      </w:r>
    </w:p>
    <w:p w14:paraId="5AAD7FA8" w14:textId="77777777" w:rsidR="00000000" w:rsidRDefault="007C71EE">
      <w:pPr>
        <w:pStyle w:val="a"/>
        <w:jc w:val="center"/>
        <w:rPr>
          <w:rFonts w:hint="cs"/>
          <w:b/>
          <w:bCs/>
          <w:rtl/>
        </w:rPr>
      </w:pPr>
    </w:p>
    <w:p w14:paraId="4D07406C" w14:textId="77777777" w:rsidR="00000000" w:rsidRDefault="007C71EE">
      <w:pPr>
        <w:pStyle w:val="a"/>
        <w:jc w:val="center"/>
        <w:rPr>
          <w:rFonts w:hint="cs"/>
          <w:rtl/>
        </w:rPr>
      </w:pPr>
      <w:r>
        <w:rPr>
          <w:rFonts w:hint="cs"/>
          <w:rtl/>
        </w:rPr>
        <w:t>ההסתייגות של חבר הכנסת נסים דהן לסעיף 18 לא נתקבלה.</w:t>
      </w:r>
    </w:p>
    <w:p w14:paraId="2A3F5AC2" w14:textId="77777777" w:rsidR="00000000" w:rsidRDefault="007C71EE">
      <w:pPr>
        <w:pStyle w:val="a"/>
        <w:jc w:val="center"/>
        <w:rPr>
          <w:rFonts w:hint="cs"/>
          <w:rtl/>
        </w:rPr>
      </w:pPr>
    </w:p>
    <w:p w14:paraId="5B89910D" w14:textId="77777777" w:rsidR="00000000" w:rsidRDefault="007C71EE">
      <w:pPr>
        <w:pStyle w:val="ad"/>
        <w:rPr>
          <w:rtl/>
        </w:rPr>
      </w:pPr>
      <w:r>
        <w:rPr>
          <w:rtl/>
        </w:rPr>
        <w:t>היו"ר ראובן ריבלין:</w:t>
      </w:r>
    </w:p>
    <w:p w14:paraId="478E91FD" w14:textId="77777777" w:rsidR="00000000" w:rsidRDefault="007C71EE">
      <w:pPr>
        <w:pStyle w:val="a"/>
        <w:rPr>
          <w:rtl/>
        </w:rPr>
      </w:pPr>
    </w:p>
    <w:p w14:paraId="438370D3" w14:textId="77777777" w:rsidR="00000000" w:rsidRDefault="007C71EE">
      <w:pPr>
        <w:pStyle w:val="a"/>
        <w:rPr>
          <w:rFonts w:hint="cs"/>
          <w:rtl/>
        </w:rPr>
      </w:pPr>
      <w:r>
        <w:rPr>
          <w:rFonts w:hint="cs"/>
          <w:rtl/>
        </w:rPr>
        <w:t>ההסתייגות לא נתקבלה.</w:t>
      </w:r>
    </w:p>
    <w:p w14:paraId="248C274B" w14:textId="77777777" w:rsidR="00000000" w:rsidRDefault="007C71EE">
      <w:pPr>
        <w:pStyle w:val="a"/>
        <w:rPr>
          <w:rFonts w:hint="cs"/>
          <w:rtl/>
        </w:rPr>
      </w:pPr>
    </w:p>
    <w:p w14:paraId="2FCC3D84" w14:textId="77777777" w:rsidR="00000000" w:rsidRDefault="007C71EE">
      <w:pPr>
        <w:pStyle w:val="a"/>
        <w:rPr>
          <w:rFonts w:hint="cs"/>
          <w:rtl/>
        </w:rPr>
      </w:pPr>
      <w:r>
        <w:rPr>
          <w:rFonts w:hint="cs"/>
          <w:rtl/>
        </w:rPr>
        <w:t>מי בעד הסתייגותו של חבר הכנסת אמנון כהן? מי נגד? מי נמנע?</w:t>
      </w:r>
    </w:p>
    <w:p w14:paraId="4960BF8D" w14:textId="77777777" w:rsidR="00000000" w:rsidRDefault="007C71EE">
      <w:pPr>
        <w:pStyle w:val="a"/>
        <w:rPr>
          <w:rFonts w:hint="cs"/>
          <w:rtl/>
        </w:rPr>
      </w:pPr>
    </w:p>
    <w:p w14:paraId="1FA172D2" w14:textId="77777777" w:rsidR="00000000" w:rsidRDefault="007C71EE">
      <w:pPr>
        <w:pStyle w:val="a"/>
        <w:jc w:val="center"/>
        <w:rPr>
          <w:rFonts w:hint="cs"/>
          <w:b/>
          <w:bCs/>
          <w:rtl/>
        </w:rPr>
      </w:pPr>
      <w:r>
        <w:rPr>
          <w:rFonts w:hint="cs"/>
          <w:b/>
          <w:bCs/>
          <w:rtl/>
        </w:rPr>
        <w:t>הצבעה</w:t>
      </w:r>
    </w:p>
    <w:p w14:paraId="0FBE99AA" w14:textId="77777777" w:rsidR="00000000" w:rsidRDefault="007C71EE">
      <w:pPr>
        <w:pStyle w:val="a"/>
        <w:jc w:val="center"/>
        <w:rPr>
          <w:rFonts w:hint="cs"/>
          <w:b/>
          <w:bCs/>
          <w:rtl/>
        </w:rPr>
      </w:pPr>
    </w:p>
    <w:p w14:paraId="1E19CB27" w14:textId="77777777" w:rsidR="00000000" w:rsidRDefault="007C71EE">
      <w:pPr>
        <w:pStyle w:val="a"/>
        <w:jc w:val="center"/>
        <w:rPr>
          <w:rFonts w:hint="cs"/>
          <w:rtl/>
        </w:rPr>
      </w:pPr>
      <w:r>
        <w:rPr>
          <w:rFonts w:hint="cs"/>
          <w:rtl/>
        </w:rPr>
        <w:t>ה</w:t>
      </w:r>
      <w:r>
        <w:rPr>
          <w:rFonts w:hint="cs"/>
          <w:rtl/>
        </w:rPr>
        <w:t>הסתייגות של חבר הכנסת אמנון כהן לסעיף 18 לא נתקבלה.</w:t>
      </w:r>
    </w:p>
    <w:p w14:paraId="5E935A14" w14:textId="77777777" w:rsidR="00000000" w:rsidRDefault="007C71EE">
      <w:pPr>
        <w:pStyle w:val="a"/>
        <w:jc w:val="center"/>
        <w:rPr>
          <w:rFonts w:hint="cs"/>
          <w:rtl/>
        </w:rPr>
      </w:pPr>
    </w:p>
    <w:p w14:paraId="55F392F9" w14:textId="77777777" w:rsidR="00000000" w:rsidRDefault="007C71EE">
      <w:pPr>
        <w:pStyle w:val="ad"/>
        <w:rPr>
          <w:rtl/>
        </w:rPr>
      </w:pPr>
      <w:r>
        <w:rPr>
          <w:rtl/>
        </w:rPr>
        <w:t>היו"ר ראובן ריבלין:</w:t>
      </w:r>
    </w:p>
    <w:p w14:paraId="7C5A2EE6" w14:textId="77777777" w:rsidR="00000000" w:rsidRDefault="007C71EE">
      <w:pPr>
        <w:pStyle w:val="a"/>
        <w:rPr>
          <w:rtl/>
        </w:rPr>
      </w:pPr>
    </w:p>
    <w:p w14:paraId="2AC62298" w14:textId="77777777" w:rsidR="00000000" w:rsidRDefault="007C71EE">
      <w:pPr>
        <w:pStyle w:val="a"/>
        <w:rPr>
          <w:rFonts w:hint="cs"/>
          <w:rtl/>
        </w:rPr>
      </w:pPr>
      <w:r>
        <w:rPr>
          <w:rFonts w:hint="cs"/>
          <w:rtl/>
        </w:rPr>
        <w:t>ההסתייגות לא נתקבלה.</w:t>
      </w:r>
    </w:p>
    <w:p w14:paraId="0E29F092" w14:textId="77777777" w:rsidR="00000000" w:rsidRDefault="007C71EE">
      <w:pPr>
        <w:pStyle w:val="a"/>
        <w:rPr>
          <w:rFonts w:hint="cs"/>
          <w:rtl/>
        </w:rPr>
      </w:pPr>
    </w:p>
    <w:p w14:paraId="79FED239" w14:textId="77777777" w:rsidR="00000000" w:rsidRDefault="007C71EE">
      <w:pPr>
        <w:pStyle w:val="a"/>
        <w:rPr>
          <w:rFonts w:hint="cs"/>
          <w:rtl/>
        </w:rPr>
      </w:pPr>
      <w:r>
        <w:rPr>
          <w:rFonts w:hint="cs"/>
          <w:rtl/>
        </w:rPr>
        <w:t>מי בעד הסתייגותו של חבר הכנסת יצחק כהן? מי נגד? מי נמנע?</w:t>
      </w:r>
    </w:p>
    <w:p w14:paraId="3FD3D5F5" w14:textId="77777777" w:rsidR="00000000" w:rsidRDefault="007C71EE">
      <w:pPr>
        <w:pStyle w:val="a"/>
        <w:rPr>
          <w:rFonts w:hint="cs"/>
          <w:rtl/>
        </w:rPr>
      </w:pPr>
    </w:p>
    <w:p w14:paraId="3CC3FE95" w14:textId="77777777" w:rsidR="00000000" w:rsidRDefault="007C71EE">
      <w:pPr>
        <w:pStyle w:val="a"/>
        <w:jc w:val="center"/>
        <w:rPr>
          <w:rFonts w:hint="cs"/>
          <w:b/>
          <w:bCs/>
          <w:rtl/>
        </w:rPr>
      </w:pPr>
      <w:r>
        <w:rPr>
          <w:rFonts w:hint="cs"/>
          <w:b/>
          <w:bCs/>
          <w:rtl/>
        </w:rPr>
        <w:t>הצבעה</w:t>
      </w:r>
    </w:p>
    <w:p w14:paraId="460A6728" w14:textId="77777777" w:rsidR="00000000" w:rsidRDefault="007C71EE">
      <w:pPr>
        <w:pStyle w:val="a"/>
        <w:jc w:val="center"/>
        <w:rPr>
          <w:rFonts w:hint="cs"/>
          <w:b/>
          <w:bCs/>
          <w:rtl/>
        </w:rPr>
      </w:pPr>
    </w:p>
    <w:p w14:paraId="182438E2" w14:textId="77777777" w:rsidR="00000000" w:rsidRDefault="007C71EE">
      <w:pPr>
        <w:pStyle w:val="a"/>
        <w:jc w:val="center"/>
        <w:rPr>
          <w:rFonts w:hint="cs"/>
          <w:rtl/>
        </w:rPr>
      </w:pPr>
      <w:r>
        <w:rPr>
          <w:rFonts w:hint="cs"/>
          <w:rtl/>
        </w:rPr>
        <w:t>ההסתייגות של חבר הכנסת יצחק כהן לסעיף 18 לא נתקבלה.</w:t>
      </w:r>
    </w:p>
    <w:p w14:paraId="40A6F74A" w14:textId="77777777" w:rsidR="00000000" w:rsidRDefault="007C71EE">
      <w:pPr>
        <w:pStyle w:val="a"/>
        <w:jc w:val="center"/>
        <w:rPr>
          <w:rFonts w:hint="cs"/>
          <w:rtl/>
        </w:rPr>
      </w:pPr>
    </w:p>
    <w:p w14:paraId="6069ACC5" w14:textId="77777777" w:rsidR="00000000" w:rsidRDefault="007C71EE">
      <w:pPr>
        <w:pStyle w:val="ad"/>
        <w:rPr>
          <w:rtl/>
        </w:rPr>
      </w:pPr>
    </w:p>
    <w:p w14:paraId="5115E811" w14:textId="77777777" w:rsidR="00000000" w:rsidRDefault="007C71EE">
      <w:pPr>
        <w:pStyle w:val="ad"/>
        <w:rPr>
          <w:rtl/>
        </w:rPr>
      </w:pPr>
      <w:r>
        <w:rPr>
          <w:rtl/>
        </w:rPr>
        <w:t>היו"ר ראובן ריבלין:</w:t>
      </w:r>
    </w:p>
    <w:p w14:paraId="5074C099" w14:textId="77777777" w:rsidR="00000000" w:rsidRDefault="007C71EE">
      <w:pPr>
        <w:pStyle w:val="a"/>
        <w:rPr>
          <w:rtl/>
        </w:rPr>
      </w:pPr>
    </w:p>
    <w:p w14:paraId="2A0D810E" w14:textId="77777777" w:rsidR="00000000" w:rsidRDefault="007C71EE">
      <w:pPr>
        <w:pStyle w:val="a"/>
        <w:rPr>
          <w:rFonts w:hint="cs"/>
          <w:rtl/>
        </w:rPr>
      </w:pPr>
      <w:r>
        <w:rPr>
          <w:rFonts w:hint="cs"/>
          <w:rtl/>
        </w:rPr>
        <w:t>ההסתייגות לא נתקבלה.</w:t>
      </w:r>
    </w:p>
    <w:p w14:paraId="631CB6E6" w14:textId="77777777" w:rsidR="00000000" w:rsidRDefault="007C71EE">
      <w:pPr>
        <w:pStyle w:val="a"/>
        <w:rPr>
          <w:rFonts w:hint="cs"/>
          <w:rtl/>
        </w:rPr>
      </w:pPr>
    </w:p>
    <w:p w14:paraId="5FA173F6" w14:textId="77777777" w:rsidR="00000000" w:rsidRDefault="007C71EE">
      <w:pPr>
        <w:pStyle w:val="a"/>
        <w:rPr>
          <w:rFonts w:hint="cs"/>
          <w:rtl/>
        </w:rPr>
      </w:pPr>
      <w:r>
        <w:rPr>
          <w:rFonts w:hint="cs"/>
          <w:rtl/>
        </w:rPr>
        <w:t>מי בעד הסתייגותו של חבר הכנסת דוד אזולאי? מי נגד? מי נמנע?</w:t>
      </w:r>
    </w:p>
    <w:p w14:paraId="4FEA9F79" w14:textId="77777777" w:rsidR="00000000" w:rsidRDefault="007C71EE">
      <w:pPr>
        <w:pStyle w:val="a"/>
        <w:rPr>
          <w:rFonts w:hint="cs"/>
          <w:rtl/>
        </w:rPr>
      </w:pPr>
    </w:p>
    <w:p w14:paraId="76F4CF81" w14:textId="77777777" w:rsidR="00000000" w:rsidRDefault="007C71EE">
      <w:pPr>
        <w:pStyle w:val="a"/>
        <w:jc w:val="center"/>
        <w:rPr>
          <w:rFonts w:hint="cs"/>
          <w:b/>
          <w:bCs/>
          <w:rtl/>
        </w:rPr>
      </w:pPr>
      <w:r>
        <w:rPr>
          <w:rFonts w:hint="cs"/>
          <w:b/>
          <w:bCs/>
          <w:rtl/>
        </w:rPr>
        <w:t>הצבעה</w:t>
      </w:r>
    </w:p>
    <w:p w14:paraId="28C96CF1" w14:textId="77777777" w:rsidR="00000000" w:rsidRDefault="007C71EE">
      <w:pPr>
        <w:pStyle w:val="a"/>
        <w:jc w:val="center"/>
        <w:rPr>
          <w:rFonts w:hint="cs"/>
          <w:b/>
          <w:bCs/>
          <w:rtl/>
        </w:rPr>
      </w:pPr>
    </w:p>
    <w:p w14:paraId="526534BD" w14:textId="77777777" w:rsidR="00000000" w:rsidRDefault="007C71EE">
      <w:pPr>
        <w:pStyle w:val="a"/>
        <w:jc w:val="center"/>
        <w:rPr>
          <w:rFonts w:hint="cs"/>
          <w:rtl/>
        </w:rPr>
      </w:pPr>
      <w:r>
        <w:rPr>
          <w:rFonts w:hint="cs"/>
          <w:rtl/>
        </w:rPr>
        <w:t>ההסתייגות של חבר הכנסת דוד אזולאי לסעיף 18 לא נתקבלה.</w:t>
      </w:r>
    </w:p>
    <w:p w14:paraId="0FA512AD" w14:textId="77777777" w:rsidR="00000000" w:rsidRDefault="007C71EE">
      <w:pPr>
        <w:pStyle w:val="a"/>
        <w:jc w:val="center"/>
        <w:rPr>
          <w:rFonts w:hint="cs"/>
          <w:rtl/>
        </w:rPr>
      </w:pPr>
    </w:p>
    <w:p w14:paraId="4ACA2C6C" w14:textId="77777777" w:rsidR="00000000" w:rsidRDefault="007C71EE">
      <w:pPr>
        <w:pStyle w:val="ad"/>
        <w:rPr>
          <w:rtl/>
        </w:rPr>
      </w:pPr>
      <w:r>
        <w:rPr>
          <w:rtl/>
        </w:rPr>
        <w:t>היו"ר ראובן ריבלין:</w:t>
      </w:r>
    </w:p>
    <w:p w14:paraId="49170034" w14:textId="77777777" w:rsidR="00000000" w:rsidRDefault="007C71EE">
      <w:pPr>
        <w:pStyle w:val="a"/>
        <w:rPr>
          <w:rtl/>
        </w:rPr>
      </w:pPr>
    </w:p>
    <w:p w14:paraId="126FA3FC" w14:textId="77777777" w:rsidR="00000000" w:rsidRDefault="007C71EE">
      <w:pPr>
        <w:pStyle w:val="a"/>
        <w:rPr>
          <w:rFonts w:hint="cs"/>
          <w:rtl/>
        </w:rPr>
      </w:pPr>
      <w:r>
        <w:rPr>
          <w:rFonts w:hint="cs"/>
          <w:rtl/>
        </w:rPr>
        <w:t>ההסתייגות לא נתקבלה.</w:t>
      </w:r>
    </w:p>
    <w:p w14:paraId="5FF2ACE6" w14:textId="77777777" w:rsidR="00000000" w:rsidRDefault="007C71EE">
      <w:pPr>
        <w:pStyle w:val="a"/>
        <w:rPr>
          <w:rFonts w:hint="cs"/>
          <w:rtl/>
        </w:rPr>
      </w:pPr>
    </w:p>
    <w:p w14:paraId="7BDFCFCA" w14:textId="77777777" w:rsidR="00000000" w:rsidRDefault="007C71EE">
      <w:pPr>
        <w:pStyle w:val="a"/>
        <w:rPr>
          <w:rFonts w:hint="cs"/>
          <w:rtl/>
        </w:rPr>
      </w:pPr>
      <w:r>
        <w:rPr>
          <w:rFonts w:hint="cs"/>
          <w:rtl/>
        </w:rPr>
        <w:t xml:space="preserve">חבר הכנסת משולם נהרי - אינו נוכח. </w:t>
      </w:r>
    </w:p>
    <w:p w14:paraId="54336939" w14:textId="77777777" w:rsidR="00000000" w:rsidRDefault="007C71EE">
      <w:pPr>
        <w:pStyle w:val="a"/>
        <w:rPr>
          <w:rFonts w:hint="cs"/>
          <w:rtl/>
        </w:rPr>
      </w:pPr>
    </w:p>
    <w:p w14:paraId="53589ED3" w14:textId="77777777" w:rsidR="00000000" w:rsidRDefault="007C71EE">
      <w:pPr>
        <w:pStyle w:val="a"/>
        <w:rPr>
          <w:rFonts w:hint="cs"/>
          <w:rtl/>
        </w:rPr>
      </w:pPr>
      <w:r>
        <w:rPr>
          <w:rFonts w:hint="cs"/>
          <w:rtl/>
        </w:rPr>
        <w:t xml:space="preserve">מי בעד הסתייגותו של חבר הכנסת יצחק וקנין? מי נגד? מי </w:t>
      </w:r>
      <w:r>
        <w:rPr>
          <w:rFonts w:hint="cs"/>
          <w:rtl/>
        </w:rPr>
        <w:t>נמנע?</w:t>
      </w:r>
    </w:p>
    <w:p w14:paraId="09D1ECCE" w14:textId="77777777" w:rsidR="00000000" w:rsidRDefault="007C71EE">
      <w:pPr>
        <w:pStyle w:val="a"/>
        <w:rPr>
          <w:rFonts w:hint="cs"/>
          <w:rtl/>
        </w:rPr>
      </w:pPr>
    </w:p>
    <w:p w14:paraId="557660BE" w14:textId="77777777" w:rsidR="00000000" w:rsidRDefault="007C71EE">
      <w:pPr>
        <w:pStyle w:val="a"/>
        <w:jc w:val="center"/>
        <w:rPr>
          <w:rFonts w:hint="cs"/>
          <w:b/>
          <w:bCs/>
          <w:rtl/>
        </w:rPr>
      </w:pPr>
      <w:r>
        <w:rPr>
          <w:rFonts w:hint="cs"/>
          <w:b/>
          <w:bCs/>
          <w:rtl/>
        </w:rPr>
        <w:t>הצבעה</w:t>
      </w:r>
    </w:p>
    <w:p w14:paraId="396A44EC" w14:textId="77777777" w:rsidR="00000000" w:rsidRDefault="007C71EE">
      <w:pPr>
        <w:pStyle w:val="a"/>
        <w:jc w:val="center"/>
        <w:rPr>
          <w:rFonts w:hint="cs"/>
          <w:b/>
          <w:bCs/>
          <w:rtl/>
        </w:rPr>
      </w:pPr>
    </w:p>
    <w:p w14:paraId="3CE2DACA" w14:textId="77777777" w:rsidR="00000000" w:rsidRDefault="007C71EE">
      <w:pPr>
        <w:pStyle w:val="a"/>
        <w:jc w:val="center"/>
        <w:rPr>
          <w:rFonts w:hint="cs"/>
          <w:rtl/>
        </w:rPr>
      </w:pPr>
      <w:r>
        <w:rPr>
          <w:rFonts w:hint="cs"/>
          <w:rtl/>
        </w:rPr>
        <w:t>ההסתייגות של חבר הכנסת יצחק וקנין לסעיף 18 לא נתקבלה.</w:t>
      </w:r>
    </w:p>
    <w:p w14:paraId="65F0550B" w14:textId="77777777" w:rsidR="00000000" w:rsidRDefault="007C71EE">
      <w:pPr>
        <w:pStyle w:val="a"/>
        <w:jc w:val="center"/>
        <w:rPr>
          <w:rFonts w:hint="cs"/>
          <w:rtl/>
        </w:rPr>
      </w:pPr>
    </w:p>
    <w:p w14:paraId="4FFB62C8" w14:textId="77777777" w:rsidR="00000000" w:rsidRDefault="007C71EE">
      <w:pPr>
        <w:pStyle w:val="ad"/>
        <w:rPr>
          <w:rtl/>
        </w:rPr>
      </w:pPr>
      <w:r>
        <w:rPr>
          <w:rtl/>
        </w:rPr>
        <w:t>היו"ר ראובן ריבלין:</w:t>
      </w:r>
    </w:p>
    <w:p w14:paraId="7A09800C" w14:textId="77777777" w:rsidR="00000000" w:rsidRDefault="007C71EE">
      <w:pPr>
        <w:pStyle w:val="a"/>
        <w:rPr>
          <w:rtl/>
        </w:rPr>
      </w:pPr>
    </w:p>
    <w:p w14:paraId="5982540E" w14:textId="77777777" w:rsidR="00000000" w:rsidRDefault="007C71EE">
      <w:pPr>
        <w:pStyle w:val="a"/>
        <w:rPr>
          <w:rFonts w:hint="cs"/>
          <w:rtl/>
        </w:rPr>
      </w:pPr>
      <w:r>
        <w:rPr>
          <w:rFonts w:hint="cs"/>
          <w:rtl/>
        </w:rPr>
        <w:t>ההסתייגות לא נתקבלה.</w:t>
      </w:r>
    </w:p>
    <w:p w14:paraId="77DF7520" w14:textId="77777777" w:rsidR="00000000" w:rsidRDefault="007C71EE">
      <w:pPr>
        <w:pStyle w:val="a"/>
        <w:rPr>
          <w:rFonts w:hint="cs"/>
          <w:rtl/>
        </w:rPr>
      </w:pPr>
    </w:p>
    <w:p w14:paraId="529D36DF" w14:textId="77777777" w:rsidR="00000000" w:rsidRDefault="007C71EE">
      <w:pPr>
        <w:pStyle w:val="a"/>
        <w:rPr>
          <w:rFonts w:hint="cs"/>
          <w:rtl/>
        </w:rPr>
      </w:pPr>
      <w:r>
        <w:rPr>
          <w:rFonts w:hint="cs"/>
          <w:rtl/>
        </w:rPr>
        <w:t>מי בעד הסתייגותו של חבר הכנסת יאיר פרץ? מי נגד? מי נמנע?</w:t>
      </w:r>
    </w:p>
    <w:p w14:paraId="744EF8BA" w14:textId="77777777" w:rsidR="00000000" w:rsidRDefault="007C71EE">
      <w:pPr>
        <w:pStyle w:val="a"/>
        <w:rPr>
          <w:rFonts w:hint="cs"/>
          <w:rtl/>
        </w:rPr>
      </w:pPr>
    </w:p>
    <w:p w14:paraId="14A8F11B" w14:textId="77777777" w:rsidR="00000000" w:rsidRDefault="007C71EE">
      <w:pPr>
        <w:pStyle w:val="a"/>
        <w:jc w:val="center"/>
        <w:rPr>
          <w:rFonts w:hint="cs"/>
          <w:b/>
          <w:bCs/>
          <w:rtl/>
        </w:rPr>
      </w:pPr>
      <w:r>
        <w:rPr>
          <w:rFonts w:hint="cs"/>
          <w:b/>
          <w:bCs/>
          <w:rtl/>
        </w:rPr>
        <w:t>הצבעה</w:t>
      </w:r>
    </w:p>
    <w:p w14:paraId="30366443" w14:textId="77777777" w:rsidR="00000000" w:rsidRDefault="007C71EE">
      <w:pPr>
        <w:pStyle w:val="a"/>
        <w:jc w:val="center"/>
        <w:rPr>
          <w:rFonts w:hint="cs"/>
          <w:b/>
          <w:bCs/>
          <w:rtl/>
        </w:rPr>
      </w:pPr>
    </w:p>
    <w:p w14:paraId="31B134CF" w14:textId="77777777" w:rsidR="00000000" w:rsidRDefault="007C71EE">
      <w:pPr>
        <w:pStyle w:val="a"/>
        <w:jc w:val="center"/>
        <w:rPr>
          <w:rFonts w:hint="cs"/>
          <w:rtl/>
        </w:rPr>
      </w:pPr>
      <w:r>
        <w:rPr>
          <w:rFonts w:hint="cs"/>
          <w:rtl/>
        </w:rPr>
        <w:t>ההסתייגות של חבר הכנסת יאיר פרץ לסעיף 18 לא נתקבלה.</w:t>
      </w:r>
    </w:p>
    <w:p w14:paraId="7643B433" w14:textId="77777777" w:rsidR="00000000" w:rsidRDefault="007C71EE">
      <w:pPr>
        <w:pStyle w:val="a"/>
        <w:jc w:val="center"/>
        <w:rPr>
          <w:rFonts w:hint="cs"/>
          <w:rtl/>
        </w:rPr>
      </w:pPr>
    </w:p>
    <w:p w14:paraId="1E6501EA" w14:textId="77777777" w:rsidR="00000000" w:rsidRDefault="007C71EE">
      <w:pPr>
        <w:pStyle w:val="ad"/>
        <w:rPr>
          <w:rtl/>
        </w:rPr>
      </w:pPr>
      <w:r>
        <w:rPr>
          <w:rtl/>
        </w:rPr>
        <w:t>היו"ר ראובן ריבלין:</w:t>
      </w:r>
    </w:p>
    <w:p w14:paraId="24072B60" w14:textId="77777777" w:rsidR="00000000" w:rsidRDefault="007C71EE">
      <w:pPr>
        <w:pStyle w:val="a"/>
        <w:rPr>
          <w:rtl/>
        </w:rPr>
      </w:pPr>
    </w:p>
    <w:p w14:paraId="4217D2A6" w14:textId="77777777" w:rsidR="00000000" w:rsidRDefault="007C71EE">
      <w:pPr>
        <w:pStyle w:val="a"/>
        <w:rPr>
          <w:rFonts w:hint="cs"/>
          <w:rtl/>
        </w:rPr>
      </w:pPr>
      <w:r>
        <w:rPr>
          <w:rFonts w:hint="cs"/>
          <w:rtl/>
        </w:rPr>
        <w:t>ההסתי</w:t>
      </w:r>
      <w:r>
        <w:rPr>
          <w:rFonts w:hint="cs"/>
          <w:rtl/>
        </w:rPr>
        <w:t>יגות לא נתקבלה.</w:t>
      </w:r>
    </w:p>
    <w:p w14:paraId="26F8FCCD" w14:textId="77777777" w:rsidR="00000000" w:rsidRDefault="007C71EE">
      <w:pPr>
        <w:pStyle w:val="a"/>
        <w:rPr>
          <w:rFonts w:hint="cs"/>
          <w:rtl/>
        </w:rPr>
      </w:pPr>
    </w:p>
    <w:p w14:paraId="39071DCA" w14:textId="77777777" w:rsidR="00000000" w:rsidRDefault="007C71EE">
      <w:pPr>
        <w:pStyle w:val="a"/>
        <w:rPr>
          <w:rFonts w:hint="cs"/>
          <w:rtl/>
        </w:rPr>
      </w:pPr>
      <w:r>
        <w:rPr>
          <w:rFonts w:hint="cs"/>
          <w:rtl/>
        </w:rPr>
        <w:t xml:space="preserve">חבר הכנסת נסים זאב - אינו נוכח. חבר הכנסת מרגי - אינו נוכח. </w:t>
      </w:r>
    </w:p>
    <w:p w14:paraId="610E95A3" w14:textId="77777777" w:rsidR="00000000" w:rsidRDefault="007C71EE">
      <w:pPr>
        <w:pStyle w:val="a"/>
        <w:rPr>
          <w:rFonts w:hint="cs"/>
          <w:rtl/>
        </w:rPr>
      </w:pPr>
    </w:p>
    <w:p w14:paraId="078F8475" w14:textId="77777777" w:rsidR="00000000" w:rsidRDefault="007C71EE">
      <w:pPr>
        <w:pStyle w:val="a"/>
        <w:rPr>
          <w:rFonts w:hint="cs"/>
          <w:rtl/>
        </w:rPr>
      </w:pPr>
      <w:r>
        <w:rPr>
          <w:rFonts w:hint="cs"/>
          <w:rtl/>
        </w:rPr>
        <w:t>מי בעד הצעתו של חבר הכנסת יוסי שריד? מי נגד? מי נמנע?</w:t>
      </w:r>
    </w:p>
    <w:p w14:paraId="27D921BF" w14:textId="77777777" w:rsidR="00000000" w:rsidRDefault="007C71EE">
      <w:pPr>
        <w:pStyle w:val="a"/>
        <w:rPr>
          <w:rFonts w:hint="cs"/>
          <w:rtl/>
        </w:rPr>
      </w:pPr>
    </w:p>
    <w:p w14:paraId="4FF05A6D" w14:textId="77777777" w:rsidR="00000000" w:rsidRDefault="007C71EE">
      <w:pPr>
        <w:pStyle w:val="a"/>
        <w:jc w:val="center"/>
        <w:rPr>
          <w:rFonts w:hint="cs"/>
          <w:b/>
          <w:bCs/>
          <w:rtl/>
        </w:rPr>
      </w:pPr>
      <w:r>
        <w:rPr>
          <w:rFonts w:hint="cs"/>
          <w:b/>
          <w:bCs/>
          <w:rtl/>
        </w:rPr>
        <w:t>הצבעה</w:t>
      </w:r>
    </w:p>
    <w:p w14:paraId="52C9F0B9" w14:textId="77777777" w:rsidR="00000000" w:rsidRDefault="007C71EE">
      <w:pPr>
        <w:pStyle w:val="a"/>
        <w:jc w:val="center"/>
        <w:rPr>
          <w:rFonts w:hint="cs"/>
          <w:b/>
          <w:bCs/>
          <w:rtl/>
        </w:rPr>
      </w:pPr>
    </w:p>
    <w:p w14:paraId="2824BCFB" w14:textId="77777777" w:rsidR="00000000" w:rsidRDefault="007C71EE">
      <w:pPr>
        <w:pStyle w:val="ac"/>
        <w:rPr>
          <w:rtl/>
        </w:rPr>
      </w:pPr>
      <w:r>
        <w:rPr>
          <w:rFonts w:hint="eastAsia"/>
          <w:rtl/>
        </w:rPr>
        <w:t>קריאה</w:t>
      </w:r>
      <w:r>
        <w:rPr>
          <w:rtl/>
        </w:rPr>
        <w:t>:</w:t>
      </w:r>
    </w:p>
    <w:p w14:paraId="24729F82" w14:textId="77777777" w:rsidR="00000000" w:rsidRDefault="007C71EE">
      <w:pPr>
        <w:pStyle w:val="a"/>
        <w:rPr>
          <w:rFonts w:hint="cs"/>
          <w:rtl/>
        </w:rPr>
      </w:pPr>
    </w:p>
    <w:p w14:paraId="5C5E0C27" w14:textId="77777777" w:rsidR="00000000" w:rsidRDefault="007C71EE">
      <w:pPr>
        <w:pStyle w:val="a"/>
        <w:rPr>
          <w:rFonts w:hint="cs"/>
          <w:rtl/>
        </w:rPr>
      </w:pPr>
      <w:r>
        <w:rPr>
          <w:rFonts w:hint="cs"/>
          <w:rtl/>
        </w:rPr>
        <w:t>- - -</w:t>
      </w:r>
    </w:p>
    <w:p w14:paraId="1F050A6A" w14:textId="77777777" w:rsidR="00000000" w:rsidRDefault="007C71EE">
      <w:pPr>
        <w:pStyle w:val="a"/>
        <w:rPr>
          <w:rFonts w:hint="cs"/>
          <w:rtl/>
        </w:rPr>
      </w:pPr>
    </w:p>
    <w:p w14:paraId="1F6D3A9C" w14:textId="77777777" w:rsidR="00000000" w:rsidRDefault="007C71EE">
      <w:pPr>
        <w:pStyle w:val="ad"/>
        <w:rPr>
          <w:rtl/>
        </w:rPr>
      </w:pPr>
      <w:r>
        <w:rPr>
          <w:rtl/>
        </w:rPr>
        <w:t>היו"ר ראובן ריבלין:</w:t>
      </w:r>
    </w:p>
    <w:p w14:paraId="3C6E2BB1" w14:textId="77777777" w:rsidR="00000000" w:rsidRDefault="007C71EE">
      <w:pPr>
        <w:pStyle w:val="a"/>
        <w:rPr>
          <w:rtl/>
        </w:rPr>
      </w:pPr>
    </w:p>
    <w:p w14:paraId="698F07E7" w14:textId="77777777" w:rsidR="00000000" w:rsidRDefault="007C71EE">
      <w:pPr>
        <w:pStyle w:val="a"/>
        <w:rPr>
          <w:rFonts w:hint="cs"/>
          <w:rtl/>
        </w:rPr>
      </w:pPr>
      <w:r>
        <w:rPr>
          <w:rFonts w:hint="cs"/>
          <w:rtl/>
        </w:rPr>
        <w:t>אנחנו עוברים להצבעה אלקטרונית על הצעתו של חבר הכנסת יוסי שריד. נא להצביע.</w:t>
      </w:r>
    </w:p>
    <w:p w14:paraId="2F2F2A9F" w14:textId="77777777" w:rsidR="00000000" w:rsidRDefault="007C71EE">
      <w:pPr>
        <w:pStyle w:val="a"/>
        <w:rPr>
          <w:rFonts w:hint="cs"/>
          <w:rtl/>
        </w:rPr>
      </w:pPr>
    </w:p>
    <w:p w14:paraId="3F82D959" w14:textId="77777777" w:rsidR="00000000" w:rsidRDefault="007C71EE">
      <w:pPr>
        <w:pStyle w:val="a"/>
        <w:jc w:val="center"/>
        <w:rPr>
          <w:rFonts w:hint="cs"/>
          <w:b/>
          <w:bCs/>
          <w:rtl/>
        </w:rPr>
      </w:pPr>
      <w:r>
        <w:rPr>
          <w:rFonts w:hint="cs"/>
          <w:b/>
          <w:bCs/>
          <w:rtl/>
        </w:rPr>
        <w:t>הצבע</w:t>
      </w:r>
      <w:r>
        <w:rPr>
          <w:rFonts w:hint="cs"/>
          <w:b/>
          <w:bCs/>
          <w:rtl/>
        </w:rPr>
        <w:t>ה מס' 44</w:t>
      </w:r>
    </w:p>
    <w:p w14:paraId="19D8FF08" w14:textId="77777777" w:rsidR="00000000" w:rsidRDefault="007C71EE">
      <w:pPr>
        <w:pStyle w:val="a"/>
        <w:jc w:val="center"/>
        <w:rPr>
          <w:rFonts w:hint="cs"/>
          <w:b/>
          <w:bCs/>
          <w:rtl/>
        </w:rPr>
      </w:pPr>
    </w:p>
    <w:p w14:paraId="34BC8543"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38</w:t>
      </w:r>
    </w:p>
    <w:p w14:paraId="3F512D63" w14:textId="77777777" w:rsidR="00000000" w:rsidRDefault="007C71EE">
      <w:pPr>
        <w:pStyle w:val="a"/>
        <w:jc w:val="center"/>
        <w:rPr>
          <w:rFonts w:hint="cs"/>
          <w:rtl/>
        </w:rPr>
      </w:pPr>
      <w:r>
        <w:rPr>
          <w:rFonts w:hint="cs"/>
          <w:rtl/>
        </w:rPr>
        <w:t xml:space="preserve">נגד </w:t>
      </w:r>
      <w:r>
        <w:rPr>
          <w:rtl/>
        </w:rPr>
        <w:t>–</w:t>
      </w:r>
      <w:r>
        <w:rPr>
          <w:rFonts w:hint="cs"/>
          <w:rtl/>
        </w:rPr>
        <w:t xml:space="preserve"> 59</w:t>
      </w:r>
    </w:p>
    <w:p w14:paraId="284704D6"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47913F5D" w14:textId="77777777" w:rsidR="00000000" w:rsidRDefault="007C71EE">
      <w:pPr>
        <w:pStyle w:val="a"/>
        <w:jc w:val="center"/>
        <w:rPr>
          <w:rFonts w:hint="cs"/>
          <w:rtl/>
        </w:rPr>
      </w:pPr>
      <w:r>
        <w:rPr>
          <w:rFonts w:hint="cs"/>
          <w:rtl/>
        </w:rPr>
        <w:t>ההסתייגות של חבר הכנסת יוסי שריד לסעיף 18 לא נתקבלה.</w:t>
      </w:r>
    </w:p>
    <w:p w14:paraId="2A38A06A" w14:textId="77777777" w:rsidR="00000000" w:rsidRDefault="007C71EE">
      <w:pPr>
        <w:pStyle w:val="a"/>
        <w:jc w:val="center"/>
        <w:rPr>
          <w:rFonts w:hint="cs"/>
          <w:rtl/>
        </w:rPr>
      </w:pPr>
    </w:p>
    <w:p w14:paraId="596EBCE0" w14:textId="77777777" w:rsidR="00000000" w:rsidRDefault="007C71EE">
      <w:pPr>
        <w:pStyle w:val="ad"/>
        <w:rPr>
          <w:rtl/>
        </w:rPr>
      </w:pPr>
      <w:r>
        <w:rPr>
          <w:rtl/>
        </w:rPr>
        <w:t>היו"ר ראובן ריבלין:</w:t>
      </w:r>
    </w:p>
    <w:p w14:paraId="0850CA53" w14:textId="77777777" w:rsidR="00000000" w:rsidRDefault="007C71EE">
      <w:pPr>
        <w:pStyle w:val="a"/>
        <w:rPr>
          <w:rtl/>
        </w:rPr>
      </w:pPr>
    </w:p>
    <w:p w14:paraId="1E6E89AD" w14:textId="77777777" w:rsidR="00000000" w:rsidRDefault="007C71EE">
      <w:pPr>
        <w:pStyle w:val="a"/>
        <w:rPr>
          <w:rFonts w:hint="cs"/>
          <w:rtl/>
        </w:rPr>
      </w:pPr>
      <w:r>
        <w:rPr>
          <w:rFonts w:hint="cs"/>
          <w:rtl/>
        </w:rPr>
        <w:t xml:space="preserve">38 בעד, 59 נגד. ההצעה לא עברה. </w:t>
      </w:r>
    </w:p>
    <w:p w14:paraId="11A47C2E" w14:textId="77777777" w:rsidR="00000000" w:rsidRDefault="007C71EE">
      <w:pPr>
        <w:pStyle w:val="a"/>
        <w:rPr>
          <w:rFonts w:hint="cs"/>
          <w:rtl/>
        </w:rPr>
      </w:pPr>
    </w:p>
    <w:p w14:paraId="6E3CAB61" w14:textId="77777777" w:rsidR="00000000" w:rsidRDefault="007C71EE">
      <w:pPr>
        <w:pStyle w:val="a"/>
        <w:rPr>
          <w:rFonts w:hint="cs"/>
          <w:rtl/>
        </w:rPr>
      </w:pPr>
      <w:r>
        <w:rPr>
          <w:rFonts w:hint="cs"/>
          <w:rtl/>
        </w:rPr>
        <w:t>הצעתו של חבר הכנסת חיים אורון - מי בעד? מי נגד? מי נמנע?</w:t>
      </w:r>
    </w:p>
    <w:p w14:paraId="28878AB2" w14:textId="77777777" w:rsidR="00000000" w:rsidRDefault="007C71EE">
      <w:pPr>
        <w:pStyle w:val="a"/>
        <w:rPr>
          <w:rFonts w:hint="cs"/>
          <w:rtl/>
        </w:rPr>
      </w:pPr>
    </w:p>
    <w:p w14:paraId="72E09C36" w14:textId="77777777" w:rsidR="00000000" w:rsidRDefault="007C71EE">
      <w:pPr>
        <w:pStyle w:val="a"/>
        <w:jc w:val="center"/>
        <w:rPr>
          <w:rFonts w:hint="cs"/>
          <w:b/>
          <w:bCs/>
          <w:rtl/>
        </w:rPr>
      </w:pPr>
      <w:r>
        <w:rPr>
          <w:rFonts w:hint="cs"/>
          <w:b/>
          <w:bCs/>
          <w:rtl/>
        </w:rPr>
        <w:t>הצבעה</w:t>
      </w:r>
    </w:p>
    <w:p w14:paraId="2DD5C3BF" w14:textId="77777777" w:rsidR="00000000" w:rsidRDefault="007C71EE">
      <w:pPr>
        <w:pStyle w:val="a"/>
        <w:jc w:val="center"/>
        <w:rPr>
          <w:rFonts w:hint="cs"/>
          <w:b/>
          <w:bCs/>
          <w:rtl/>
        </w:rPr>
      </w:pPr>
    </w:p>
    <w:p w14:paraId="7CC3413D" w14:textId="77777777" w:rsidR="00000000" w:rsidRDefault="007C71EE">
      <w:pPr>
        <w:pStyle w:val="a"/>
        <w:jc w:val="center"/>
        <w:rPr>
          <w:rFonts w:hint="cs"/>
          <w:rtl/>
        </w:rPr>
      </w:pPr>
      <w:r>
        <w:rPr>
          <w:rFonts w:hint="cs"/>
          <w:rtl/>
        </w:rPr>
        <w:t>ההסתייגות של חבר הכנסת חיים אורו</w:t>
      </w:r>
      <w:r>
        <w:rPr>
          <w:rFonts w:hint="cs"/>
          <w:rtl/>
        </w:rPr>
        <w:t>ן לסעיף 18 לא נתקבלה.</w:t>
      </w:r>
    </w:p>
    <w:p w14:paraId="69AAAC9B" w14:textId="77777777" w:rsidR="00000000" w:rsidRDefault="007C71EE">
      <w:pPr>
        <w:pStyle w:val="a"/>
        <w:jc w:val="center"/>
        <w:rPr>
          <w:rFonts w:hint="cs"/>
          <w:rtl/>
        </w:rPr>
      </w:pPr>
    </w:p>
    <w:p w14:paraId="53ACA26E" w14:textId="77777777" w:rsidR="00000000" w:rsidRDefault="007C71EE">
      <w:pPr>
        <w:pStyle w:val="ad"/>
        <w:rPr>
          <w:rtl/>
        </w:rPr>
      </w:pPr>
      <w:r>
        <w:rPr>
          <w:rtl/>
        </w:rPr>
        <w:t>היו"ר ראובן ריבלין:</w:t>
      </w:r>
    </w:p>
    <w:p w14:paraId="20E033EC" w14:textId="77777777" w:rsidR="00000000" w:rsidRDefault="007C71EE">
      <w:pPr>
        <w:pStyle w:val="a"/>
        <w:rPr>
          <w:rtl/>
        </w:rPr>
      </w:pPr>
    </w:p>
    <w:p w14:paraId="5434B608" w14:textId="77777777" w:rsidR="00000000" w:rsidRDefault="007C71EE">
      <w:pPr>
        <w:pStyle w:val="a"/>
        <w:rPr>
          <w:rFonts w:hint="cs"/>
          <w:rtl/>
        </w:rPr>
      </w:pPr>
      <w:r>
        <w:rPr>
          <w:rFonts w:hint="cs"/>
          <w:rtl/>
        </w:rPr>
        <w:t>אף שהרבה חברים לא הצביעו, ההסתייגות לא נתקבלה כי אצלכם לא הצביעו.</w:t>
      </w:r>
    </w:p>
    <w:p w14:paraId="05382DD2" w14:textId="77777777" w:rsidR="00000000" w:rsidRDefault="007C71EE">
      <w:pPr>
        <w:pStyle w:val="a"/>
        <w:rPr>
          <w:rFonts w:hint="cs"/>
          <w:rtl/>
        </w:rPr>
      </w:pPr>
    </w:p>
    <w:p w14:paraId="57428DC1" w14:textId="77777777" w:rsidR="00000000" w:rsidRDefault="007C71EE">
      <w:pPr>
        <w:pStyle w:val="a"/>
        <w:rPr>
          <w:rFonts w:hint="cs"/>
          <w:rtl/>
        </w:rPr>
      </w:pPr>
      <w:r>
        <w:rPr>
          <w:rFonts w:hint="cs"/>
          <w:rtl/>
        </w:rPr>
        <w:t>מי בעד הסתייגותו של חבר הכנסת רן כהן? מי נגד? מי נמנע?</w:t>
      </w:r>
    </w:p>
    <w:p w14:paraId="2F45155B" w14:textId="77777777" w:rsidR="00000000" w:rsidRDefault="007C71EE">
      <w:pPr>
        <w:pStyle w:val="a"/>
        <w:rPr>
          <w:rFonts w:hint="cs"/>
          <w:rtl/>
        </w:rPr>
      </w:pPr>
    </w:p>
    <w:p w14:paraId="085121A6" w14:textId="77777777" w:rsidR="00000000" w:rsidRDefault="007C71EE">
      <w:pPr>
        <w:pStyle w:val="a"/>
        <w:jc w:val="center"/>
        <w:rPr>
          <w:rFonts w:hint="cs"/>
          <w:b/>
          <w:bCs/>
          <w:rtl/>
        </w:rPr>
      </w:pPr>
      <w:r>
        <w:rPr>
          <w:rFonts w:hint="cs"/>
          <w:b/>
          <w:bCs/>
          <w:rtl/>
        </w:rPr>
        <w:t>הצבעה</w:t>
      </w:r>
    </w:p>
    <w:p w14:paraId="2B848BC3" w14:textId="77777777" w:rsidR="00000000" w:rsidRDefault="007C71EE">
      <w:pPr>
        <w:pStyle w:val="a"/>
        <w:jc w:val="center"/>
        <w:rPr>
          <w:rFonts w:hint="cs"/>
          <w:b/>
          <w:bCs/>
          <w:rtl/>
        </w:rPr>
      </w:pPr>
    </w:p>
    <w:p w14:paraId="16F282FF" w14:textId="77777777" w:rsidR="00000000" w:rsidRDefault="007C71EE">
      <w:pPr>
        <w:pStyle w:val="a"/>
        <w:jc w:val="center"/>
        <w:rPr>
          <w:rFonts w:hint="cs"/>
          <w:rtl/>
        </w:rPr>
      </w:pPr>
      <w:r>
        <w:rPr>
          <w:rFonts w:hint="cs"/>
          <w:rtl/>
        </w:rPr>
        <w:t>ההסתייגות של חבר הכנסת רן כהן לסעיף 18 לא נתקבלה.</w:t>
      </w:r>
    </w:p>
    <w:p w14:paraId="70982B3A" w14:textId="77777777" w:rsidR="00000000" w:rsidRDefault="007C71EE">
      <w:pPr>
        <w:pStyle w:val="a"/>
        <w:jc w:val="center"/>
        <w:rPr>
          <w:rFonts w:hint="cs"/>
          <w:rtl/>
        </w:rPr>
      </w:pPr>
    </w:p>
    <w:p w14:paraId="18BF51EC" w14:textId="77777777" w:rsidR="00000000" w:rsidRDefault="007C71EE">
      <w:pPr>
        <w:pStyle w:val="ad"/>
        <w:rPr>
          <w:rtl/>
        </w:rPr>
      </w:pPr>
    </w:p>
    <w:p w14:paraId="7EB69C54" w14:textId="77777777" w:rsidR="00000000" w:rsidRDefault="007C71EE">
      <w:pPr>
        <w:pStyle w:val="ad"/>
        <w:rPr>
          <w:rtl/>
        </w:rPr>
      </w:pPr>
      <w:r>
        <w:rPr>
          <w:rtl/>
        </w:rPr>
        <w:t>היו"ר ראובן ריבלין:</w:t>
      </w:r>
    </w:p>
    <w:p w14:paraId="3E983B4D" w14:textId="77777777" w:rsidR="00000000" w:rsidRDefault="007C71EE">
      <w:pPr>
        <w:pStyle w:val="a"/>
        <w:rPr>
          <w:rtl/>
        </w:rPr>
      </w:pPr>
    </w:p>
    <w:p w14:paraId="7127CB51" w14:textId="77777777" w:rsidR="00000000" w:rsidRDefault="007C71EE">
      <w:pPr>
        <w:pStyle w:val="a"/>
        <w:rPr>
          <w:rFonts w:hint="cs"/>
          <w:rtl/>
        </w:rPr>
      </w:pPr>
      <w:r>
        <w:rPr>
          <w:rFonts w:hint="cs"/>
          <w:rtl/>
        </w:rPr>
        <w:t>למרות ההצ</w:t>
      </w:r>
      <w:r>
        <w:rPr>
          <w:rFonts w:hint="cs"/>
          <w:rtl/>
        </w:rPr>
        <w:t xml:space="preserve">בעה המסיבית ההסתייגות לא התקבלה. </w:t>
      </w:r>
    </w:p>
    <w:p w14:paraId="1EAFD42B" w14:textId="77777777" w:rsidR="00000000" w:rsidRDefault="007C71EE">
      <w:pPr>
        <w:pStyle w:val="a"/>
        <w:rPr>
          <w:rFonts w:hint="cs"/>
          <w:rtl/>
        </w:rPr>
      </w:pPr>
    </w:p>
    <w:p w14:paraId="5A6B4545" w14:textId="77777777" w:rsidR="00000000" w:rsidRDefault="007C71EE">
      <w:pPr>
        <w:pStyle w:val="a"/>
        <w:rPr>
          <w:rFonts w:hint="cs"/>
          <w:rtl/>
        </w:rPr>
      </w:pPr>
      <w:r>
        <w:rPr>
          <w:rFonts w:hint="cs"/>
          <w:rtl/>
        </w:rPr>
        <w:t xml:space="preserve">הצעת חברת הכנסת זהבה גלאון -  מי בעד? מי נגד? מי נמנע? </w:t>
      </w:r>
    </w:p>
    <w:p w14:paraId="604D4520" w14:textId="77777777" w:rsidR="00000000" w:rsidRDefault="007C71EE">
      <w:pPr>
        <w:pStyle w:val="a"/>
        <w:rPr>
          <w:rFonts w:hint="cs"/>
          <w:rtl/>
        </w:rPr>
      </w:pPr>
    </w:p>
    <w:p w14:paraId="0F61CD65" w14:textId="77777777" w:rsidR="00000000" w:rsidRDefault="007C71EE">
      <w:pPr>
        <w:pStyle w:val="a"/>
        <w:jc w:val="center"/>
        <w:rPr>
          <w:rFonts w:hint="cs"/>
          <w:b/>
          <w:bCs/>
          <w:rtl/>
        </w:rPr>
      </w:pPr>
      <w:r>
        <w:rPr>
          <w:rFonts w:hint="cs"/>
          <w:b/>
          <w:bCs/>
          <w:rtl/>
        </w:rPr>
        <w:t>הצבעה</w:t>
      </w:r>
    </w:p>
    <w:p w14:paraId="36115D54" w14:textId="77777777" w:rsidR="00000000" w:rsidRDefault="007C71EE">
      <w:pPr>
        <w:pStyle w:val="a"/>
        <w:jc w:val="center"/>
        <w:rPr>
          <w:rFonts w:hint="cs"/>
          <w:b/>
          <w:bCs/>
          <w:rtl/>
        </w:rPr>
      </w:pPr>
    </w:p>
    <w:p w14:paraId="53363DD9" w14:textId="77777777" w:rsidR="00000000" w:rsidRDefault="007C71EE">
      <w:pPr>
        <w:pStyle w:val="a"/>
        <w:jc w:val="center"/>
        <w:rPr>
          <w:rFonts w:hint="cs"/>
          <w:rtl/>
        </w:rPr>
      </w:pPr>
      <w:r>
        <w:rPr>
          <w:rFonts w:hint="cs"/>
          <w:rtl/>
        </w:rPr>
        <w:t>ההסתייגות של חברת הכנסת זהבה גלאון לסעיף 18 לא נתקבלה.</w:t>
      </w:r>
    </w:p>
    <w:p w14:paraId="62EFA1F8" w14:textId="77777777" w:rsidR="00000000" w:rsidRDefault="007C71EE">
      <w:pPr>
        <w:pStyle w:val="a"/>
        <w:jc w:val="center"/>
        <w:rPr>
          <w:rFonts w:hint="cs"/>
          <w:rtl/>
        </w:rPr>
      </w:pPr>
    </w:p>
    <w:p w14:paraId="1E2595C4" w14:textId="77777777" w:rsidR="00000000" w:rsidRDefault="007C71EE">
      <w:pPr>
        <w:pStyle w:val="ad"/>
        <w:rPr>
          <w:rtl/>
        </w:rPr>
      </w:pPr>
      <w:r>
        <w:rPr>
          <w:rtl/>
        </w:rPr>
        <w:t>היו"ר ראובן ריבלין:</w:t>
      </w:r>
    </w:p>
    <w:p w14:paraId="22EF3E8C" w14:textId="77777777" w:rsidR="00000000" w:rsidRDefault="007C71EE">
      <w:pPr>
        <w:pStyle w:val="a"/>
        <w:rPr>
          <w:rtl/>
        </w:rPr>
      </w:pPr>
    </w:p>
    <w:p w14:paraId="4F3F3921" w14:textId="77777777" w:rsidR="00000000" w:rsidRDefault="007C71EE">
      <w:pPr>
        <w:pStyle w:val="a"/>
        <w:rPr>
          <w:rFonts w:hint="cs"/>
          <w:rtl/>
        </w:rPr>
      </w:pPr>
      <w:r>
        <w:rPr>
          <w:rFonts w:hint="cs"/>
          <w:rtl/>
        </w:rPr>
        <w:t xml:space="preserve">ההצעה של חברת הכנסת גלאון  לא עברה. </w:t>
      </w:r>
    </w:p>
    <w:p w14:paraId="477F90A3" w14:textId="77777777" w:rsidR="00000000" w:rsidRDefault="007C71EE">
      <w:pPr>
        <w:pStyle w:val="a"/>
        <w:ind w:firstLine="0"/>
        <w:rPr>
          <w:rFonts w:hint="cs"/>
          <w:rtl/>
        </w:rPr>
      </w:pPr>
    </w:p>
    <w:p w14:paraId="03DC9B67" w14:textId="77777777" w:rsidR="00000000" w:rsidRDefault="007C71EE">
      <w:pPr>
        <w:pStyle w:val="a"/>
        <w:rPr>
          <w:rFonts w:hint="cs"/>
          <w:rtl/>
        </w:rPr>
      </w:pPr>
      <w:r>
        <w:rPr>
          <w:rFonts w:hint="cs"/>
          <w:rtl/>
        </w:rPr>
        <w:t xml:space="preserve">הצעת חבר הכנסת רומן ברונפמן -  מי בעד? מי </w:t>
      </w:r>
      <w:r>
        <w:rPr>
          <w:rFonts w:hint="cs"/>
          <w:rtl/>
        </w:rPr>
        <w:t xml:space="preserve">נגד? מי נמנע? </w:t>
      </w:r>
    </w:p>
    <w:p w14:paraId="41427E42" w14:textId="77777777" w:rsidR="00000000" w:rsidRDefault="007C71EE">
      <w:pPr>
        <w:pStyle w:val="a"/>
        <w:rPr>
          <w:rFonts w:hint="cs"/>
          <w:rtl/>
        </w:rPr>
      </w:pPr>
    </w:p>
    <w:p w14:paraId="2EF27A87" w14:textId="77777777" w:rsidR="00000000" w:rsidRDefault="007C71EE">
      <w:pPr>
        <w:pStyle w:val="a"/>
        <w:jc w:val="center"/>
        <w:rPr>
          <w:rFonts w:hint="cs"/>
          <w:b/>
          <w:bCs/>
          <w:rtl/>
        </w:rPr>
      </w:pPr>
      <w:r>
        <w:rPr>
          <w:rFonts w:hint="cs"/>
          <w:b/>
          <w:bCs/>
          <w:rtl/>
        </w:rPr>
        <w:t>הצבעה</w:t>
      </w:r>
    </w:p>
    <w:p w14:paraId="27534AA3" w14:textId="77777777" w:rsidR="00000000" w:rsidRDefault="007C71EE">
      <w:pPr>
        <w:pStyle w:val="a"/>
        <w:jc w:val="center"/>
        <w:rPr>
          <w:rFonts w:hint="cs"/>
          <w:b/>
          <w:bCs/>
          <w:rtl/>
        </w:rPr>
      </w:pPr>
    </w:p>
    <w:p w14:paraId="41630E88" w14:textId="77777777" w:rsidR="00000000" w:rsidRDefault="007C71EE">
      <w:pPr>
        <w:pStyle w:val="a"/>
        <w:jc w:val="center"/>
        <w:rPr>
          <w:rFonts w:hint="cs"/>
          <w:rtl/>
        </w:rPr>
      </w:pPr>
      <w:r>
        <w:rPr>
          <w:rFonts w:hint="cs"/>
          <w:rtl/>
        </w:rPr>
        <w:t>ההסתייגות של חבר הכנסת רומן ברונפמן לסעיף 18 לא נתקבלה.</w:t>
      </w:r>
    </w:p>
    <w:p w14:paraId="10313D8B" w14:textId="77777777" w:rsidR="00000000" w:rsidRDefault="007C71EE">
      <w:pPr>
        <w:pStyle w:val="a"/>
        <w:jc w:val="center"/>
        <w:rPr>
          <w:rFonts w:hint="cs"/>
          <w:rtl/>
        </w:rPr>
      </w:pPr>
    </w:p>
    <w:p w14:paraId="4C12B192" w14:textId="77777777" w:rsidR="00000000" w:rsidRDefault="007C71EE">
      <w:pPr>
        <w:pStyle w:val="ad"/>
        <w:rPr>
          <w:rtl/>
        </w:rPr>
      </w:pPr>
      <w:r>
        <w:rPr>
          <w:rtl/>
        </w:rPr>
        <w:t>היו"ר ראובן ריבלין:</w:t>
      </w:r>
    </w:p>
    <w:p w14:paraId="04331119" w14:textId="77777777" w:rsidR="00000000" w:rsidRDefault="007C71EE">
      <w:pPr>
        <w:pStyle w:val="a"/>
        <w:rPr>
          <w:rtl/>
        </w:rPr>
      </w:pPr>
    </w:p>
    <w:p w14:paraId="3623A481" w14:textId="77777777" w:rsidR="00000000" w:rsidRDefault="007C71EE">
      <w:pPr>
        <w:pStyle w:val="a"/>
        <w:rPr>
          <w:rFonts w:hint="cs"/>
          <w:rtl/>
        </w:rPr>
      </w:pPr>
      <w:r>
        <w:rPr>
          <w:rFonts w:hint="cs"/>
          <w:rtl/>
        </w:rPr>
        <w:t xml:space="preserve">ההצעה של חבר הכנסת ברונפמן לא עברה. </w:t>
      </w:r>
    </w:p>
    <w:p w14:paraId="106ABA17" w14:textId="77777777" w:rsidR="00000000" w:rsidRDefault="007C71EE">
      <w:pPr>
        <w:pStyle w:val="a"/>
        <w:rPr>
          <w:rFonts w:hint="cs"/>
          <w:rtl/>
        </w:rPr>
      </w:pPr>
    </w:p>
    <w:p w14:paraId="6971B3EF" w14:textId="77777777" w:rsidR="00000000" w:rsidRDefault="007C71EE">
      <w:pPr>
        <w:pStyle w:val="a"/>
        <w:rPr>
          <w:rFonts w:hint="cs"/>
          <w:rtl/>
        </w:rPr>
      </w:pPr>
      <w:r>
        <w:rPr>
          <w:rFonts w:hint="cs"/>
          <w:rtl/>
        </w:rPr>
        <w:t xml:space="preserve">הצעת חבר הכנסת וילן - מי בעד? מי נגד? מי נמנע? </w:t>
      </w:r>
    </w:p>
    <w:p w14:paraId="4A10BEC7" w14:textId="77777777" w:rsidR="00000000" w:rsidRDefault="007C71EE">
      <w:pPr>
        <w:pStyle w:val="a"/>
        <w:rPr>
          <w:rFonts w:hint="cs"/>
          <w:rtl/>
        </w:rPr>
      </w:pPr>
    </w:p>
    <w:p w14:paraId="7F73A1CB" w14:textId="77777777" w:rsidR="00000000" w:rsidRDefault="007C71EE">
      <w:pPr>
        <w:pStyle w:val="a"/>
        <w:jc w:val="center"/>
        <w:rPr>
          <w:rFonts w:hint="cs"/>
          <w:b/>
          <w:bCs/>
          <w:rtl/>
        </w:rPr>
      </w:pPr>
      <w:r>
        <w:rPr>
          <w:rFonts w:hint="cs"/>
          <w:b/>
          <w:bCs/>
          <w:rtl/>
        </w:rPr>
        <w:t>הצבעה</w:t>
      </w:r>
    </w:p>
    <w:p w14:paraId="1212F038" w14:textId="77777777" w:rsidR="00000000" w:rsidRDefault="007C71EE">
      <w:pPr>
        <w:pStyle w:val="a"/>
        <w:jc w:val="center"/>
        <w:rPr>
          <w:rFonts w:hint="cs"/>
          <w:b/>
          <w:bCs/>
          <w:rtl/>
        </w:rPr>
      </w:pPr>
    </w:p>
    <w:p w14:paraId="7B965767" w14:textId="77777777" w:rsidR="00000000" w:rsidRDefault="007C71EE">
      <w:pPr>
        <w:pStyle w:val="a"/>
        <w:jc w:val="center"/>
        <w:rPr>
          <w:rFonts w:hint="cs"/>
          <w:rtl/>
        </w:rPr>
      </w:pPr>
      <w:r>
        <w:rPr>
          <w:rFonts w:hint="cs"/>
          <w:rtl/>
        </w:rPr>
        <w:t>ההסתייגות של חבר הכנסת אבשלום וילן לסעיף 18 לא נתקבלה.</w:t>
      </w:r>
    </w:p>
    <w:p w14:paraId="51A3FA0F" w14:textId="77777777" w:rsidR="00000000" w:rsidRDefault="007C71EE">
      <w:pPr>
        <w:pStyle w:val="a"/>
        <w:jc w:val="center"/>
        <w:rPr>
          <w:rFonts w:hint="cs"/>
          <w:rtl/>
        </w:rPr>
      </w:pPr>
    </w:p>
    <w:p w14:paraId="1ABD042B" w14:textId="77777777" w:rsidR="00000000" w:rsidRDefault="007C71EE">
      <w:pPr>
        <w:pStyle w:val="ad"/>
        <w:rPr>
          <w:rtl/>
        </w:rPr>
      </w:pPr>
      <w:r>
        <w:rPr>
          <w:rtl/>
        </w:rPr>
        <w:t>היו"ר</w:t>
      </w:r>
      <w:r>
        <w:rPr>
          <w:rtl/>
        </w:rPr>
        <w:t xml:space="preserve"> ראובן ריבלין:</w:t>
      </w:r>
    </w:p>
    <w:p w14:paraId="60559C9E" w14:textId="77777777" w:rsidR="00000000" w:rsidRDefault="007C71EE">
      <w:pPr>
        <w:pStyle w:val="a"/>
        <w:rPr>
          <w:rtl/>
        </w:rPr>
      </w:pPr>
    </w:p>
    <w:p w14:paraId="4F663FAD" w14:textId="77777777" w:rsidR="00000000" w:rsidRDefault="007C71EE">
      <w:pPr>
        <w:pStyle w:val="a"/>
        <w:rPr>
          <w:rFonts w:hint="cs"/>
          <w:rtl/>
        </w:rPr>
      </w:pPr>
      <w:r>
        <w:rPr>
          <w:rFonts w:hint="cs"/>
          <w:rtl/>
        </w:rPr>
        <w:t xml:space="preserve">ההצעה של חבר הכנסת וילן לא עברה. </w:t>
      </w:r>
    </w:p>
    <w:p w14:paraId="20A5A75E" w14:textId="77777777" w:rsidR="00000000" w:rsidRDefault="007C71EE">
      <w:pPr>
        <w:pStyle w:val="a"/>
        <w:rPr>
          <w:rFonts w:hint="cs"/>
          <w:rtl/>
        </w:rPr>
      </w:pPr>
    </w:p>
    <w:p w14:paraId="0E127A9F" w14:textId="77777777" w:rsidR="00000000" w:rsidRDefault="007C71EE">
      <w:pPr>
        <w:pStyle w:val="a"/>
        <w:rPr>
          <w:rFonts w:hint="cs"/>
          <w:rtl/>
        </w:rPr>
      </w:pPr>
      <w:r>
        <w:rPr>
          <w:rFonts w:hint="cs"/>
          <w:rtl/>
        </w:rPr>
        <w:t xml:space="preserve">הצעת חבר הכנסת יעקב ליצמן - מי בעד? מי נגד? מי נמנע? </w:t>
      </w:r>
    </w:p>
    <w:p w14:paraId="75F6E573" w14:textId="77777777" w:rsidR="00000000" w:rsidRDefault="007C71EE">
      <w:pPr>
        <w:pStyle w:val="a"/>
        <w:rPr>
          <w:rFonts w:hint="cs"/>
          <w:rtl/>
        </w:rPr>
      </w:pPr>
    </w:p>
    <w:p w14:paraId="1BCD55C1" w14:textId="77777777" w:rsidR="00000000" w:rsidRDefault="007C71EE">
      <w:pPr>
        <w:pStyle w:val="a"/>
        <w:jc w:val="center"/>
        <w:rPr>
          <w:rFonts w:hint="cs"/>
          <w:b/>
          <w:bCs/>
          <w:rtl/>
        </w:rPr>
      </w:pPr>
      <w:r>
        <w:rPr>
          <w:rFonts w:hint="cs"/>
          <w:b/>
          <w:bCs/>
          <w:rtl/>
        </w:rPr>
        <w:t>הצבעה</w:t>
      </w:r>
    </w:p>
    <w:p w14:paraId="2F5F9306" w14:textId="77777777" w:rsidR="00000000" w:rsidRDefault="007C71EE">
      <w:pPr>
        <w:pStyle w:val="a"/>
        <w:jc w:val="center"/>
        <w:rPr>
          <w:rFonts w:hint="cs"/>
          <w:b/>
          <w:bCs/>
          <w:rtl/>
        </w:rPr>
      </w:pPr>
    </w:p>
    <w:p w14:paraId="009812B8" w14:textId="77777777" w:rsidR="00000000" w:rsidRDefault="007C71EE">
      <w:pPr>
        <w:pStyle w:val="a"/>
        <w:jc w:val="center"/>
        <w:rPr>
          <w:rFonts w:hint="cs"/>
          <w:rtl/>
        </w:rPr>
      </w:pPr>
      <w:r>
        <w:rPr>
          <w:rFonts w:hint="cs"/>
          <w:rtl/>
        </w:rPr>
        <w:t>ההסתייגות של חבר הכנסת יעקב ליצמן לסעיף 18 לא נתקבלה.</w:t>
      </w:r>
    </w:p>
    <w:p w14:paraId="6512BF89" w14:textId="77777777" w:rsidR="00000000" w:rsidRDefault="007C71EE">
      <w:pPr>
        <w:pStyle w:val="a"/>
        <w:jc w:val="center"/>
        <w:rPr>
          <w:rFonts w:hint="cs"/>
          <w:rtl/>
        </w:rPr>
      </w:pPr>
    </w:p>
    <w:p w14:paraId="1B4AC86F" w14:textId="77777777" w:rsidR="00000000" w:rsidRDefault="007C71EE">
      <w:pPr>
        <w:pStyle w:val="ad"/>
        <w:rPr>
          <w:rtl/>
        </w:rPr>
      </w:pPr>
    </w:p>
    <w:p w14:paraId="1EF80B37" w14:textId="77777777" w:rsidR="00000000" w:rsidRDefault="007C71EE">
      <w:pPr>
        <w:pStyle w:val="ad"/>
        <w:rPr>
          <w:rtl/>
        </w:rPr>
      </w:pPr>
      <w:r>
        <w:rPr>
          <w:rtl/>
        </w:rPr>
        <w:t>היו"ר ראובן ריבלין:</w:t>
      </w:r>
    </w:p>
    <w:p w14:paraId="2CD2FBFF" w14:textId="77777777" w:rsidR="00000000" w:rsidRDefault="007C71EE">
      <w:pPr>
        <w:pStyle w:val="a"/>
        <w:rPr>
          <w:rFonts w:hint="cs"/>
          <w:rtl/>
        </w:rPr>
      </w:pPr>
    </w:p>
    <w:p w14:paraId="351A3643" w14:textId="77777777" w:rsidR="00000000" w:rsidRDefault="007C71EE">
      <w:pPr>
        <w:pStyle w:val="a"/>
        <w:rPr>
          <w:rFonts w:hint="cs"/>
          <w:rtl/>
        </w:rPr>
      </w:pPr>
    </w:p>
    <w:p w14:paraId="49A06CE6" w14:textId="77777777" w:rsidR="00000000" w:rsidRDefault="007C71EE">
      <w:pPr>
        <w:pStyle w:val="a"/>
        <w:rPr>
          <w:rFonts w:hint="cs"/>
          <w:rtl/>
        </w:rPr>
      </w:pPr>
      <w:r>
        <w:rPr>
          <w:rFonts w:hint="cs"/>
          <w:rtl/>
        </w:rPr>
        <w:t xml:space="preserve">ההצעה של חבר הכנסת ליצמן לא עברה. </w:t>
      </w:r>
    </w:p>
    <w:p w14:paraId="2A7E951D" w14:textId="77777777" w:rsidR="00000000" w:rsidRDefault="007C71EE">
      <w:pPr>
        <w:pStyle w:val="a"/>
        <w:rPr>
          <w:rFonts w:hint="cs"/>
          <w:rtl/>
        </w:rPr>
      </w:pPr>
    </w:p>
    <w:p w14:paraId="552B400B" w14:textId="77777777" w:rsidR="00000000" w:rsidRDefault="007C71EE">
      <w:pPr>
        <w:pStyle w:val="a"/>
        <w:rPr>
          <w:rFonts w:hint="cs"/>
          <w:rtl/>
        </w:rPr>
      </w:pPr>
      <w:r>
        <w:rPr>
          <w:rFonts w:hint="cs"/>
          <w:rtl/>
        </w:rPr>
        <w:t>חבר  הכנסת רביץ - אינו נוכח.</w:t>
      </w:r>
    </w:p>
    <w:p w14:paraId="7744BCE9" w14:textId="77777777" w:rsidR="00000000" w:rsidRDefault="007C71EE">
      <w:pPr>
        <w:pStyle w:val="a"/>
        <w:rPr>
          <w:rFonts w:hint="cs"/>
          <w:rtl/>
        </w:rPr>
      </w:pPr>
    </w:p>
    <w:p w14:paraId="23102B76" w14:textId="77777777" w:rsidR="00000000" w:rsidRDefault="007C71EE">
      <w:pPr>
        <w:pStyle w:val="a"/>
        <w:rPr>
          <w:rFonts w:hint="cs"/>
          <w:rtl/>
        </w:rPr>
      </w:pPr>
      <w:r>
        <w:rPr>
          <w:rFonts w:hint="cs"/>
          <w:rtl/>
        </w:rPr>
        <w:t xml:space="preserve">הצעת חבר הכנסת מאיר פרוש - מי בעד? מי נגד? מי נמנע? </w:t>
      </w:r>
    </w:p>
    <w:p w14:paraId="3E60083D" w14:textId="77777777" w:rsidR="00000000" w:rsidRDefault="007C71EE">
      <w:pPr>
        <w:pStyle w:val="a"/>
        <w:rPr>
          <w:rFonts w:hint="cs"/>
          <w:rtl/>
        </w:rPr>
      </w:pPr>
    </w:p>
    <w:p w14:paraId="0528D2BF" w14:textId="77777777" w:rsidR="00000000" w:rsidRDefault="007C71EE">
      <w:pPr>
        <w:pStyle w:val="a"/>
        <w:jc w:val="center"/>
        <w:rPr>
          <w:rFonts w:hint="cs"/>
          <w:b/>
          <w:bCs/>
          <w:rtl/>
        </w:rPr>
      </w:pPr>
      <w:r>
        <w:rPr>
          <w:rFonts w:hint="cs"/>
          <w:b/>
          <w:bCs/>
          <w:rtl/>
        </w:rPr>
        <w:t>הצבעה</w:t>
      </w:r>
    </w:p>
    <w:p w14:paraId="0A29A0EA" w14:textId="77777777" w:rsidR="00000000" w:rsidRDefault="007C71EE">
      <w:pPr>
        <w:pStyle w:val="a"/>
        <w:jc w:val="center"/>
        <w:rPr>
          <w:rFonts w:hint="cs"/>
          <w:b/>
          <w:bCs/>
          <w:rtl/>
        </w:rPr>
      </w:pPr>
    </w:p>
    <w:p w14:paraId="7A0ED4F8" w14:textId="77777777" w:rsidR="00000000" w:rsidRDefault="007C71EE">
      <w:pPr>
        <w:pStyle w:val="a"/>
        <w:jc w:val="center"/>
        <w:rPr>
          <w:rFonts w:hint="cs"/>
          <w:rtl/>
        </w:rPr>
      </w:pPr>
      <w:r>
        <w:rPr>
          <w:rFonts w:hint="cs"/>
          <w:rtl/>
        </w:rPr>
        <w:t>ההסתייגות של חבר הכנסת מאיר פרוש לסעיף 18 לא נתקבלה.</w:t>
      </w:r>
    </w:p>
    <w:p w14:paraId="260D357E" w14:textId="77777777" w:rsidR="00000000" w:rsidRDefault="007C71EE">
      <w:pPr>
        <w:pStyle w:val="a"/>
        <w:jc w:val="center"/>
        <w:rPr>
          <w:rFonts w:hint="cs"/>
          <w:rtl/>
        </w:rPr>
      </w:pPr>
    </w:p>
    <w:p w14:paraId="63C9DEF0" w14:textId="77777777" w:rsidR="00000000" w:rsidRDefault="007C71EE">
      <w:pPr>
        <w:pStyle w:val="ad"/>
        <w:rPr>
          <w:rtl/>
        </w:rPr>
      </w:pPr>
      <w:r>
        <w:rPr>
          <w:rtl/>
        </w:rPr>
        <w:t>היו"ר ראובן ריבלין:</w:t>
      </w:r>
    </w:p>
    <w:p w14:paraId="527A97EB" w14:textId="77777777" w:rsidR="00000000" w:rsidRDefault="007C71EE">
      <w:pPr>
        <w:pStyle w:val="a"/>
        <w:rPr>
          <w:rtl/>
        </w:rPr>
      </w:pPr>
    </w:p>
    <w:p w14:paraId="44230071" w14:textId="77777777" w:rsidR="00000000" w:rsidRDefault="007C71EE">
      <w:pPr>
        <w:pStyle w:val="a"/>
        <w:rPr>
          <w:rFonts w:hint="cs"/>
          <w:rtl/>
        </w:rPr>
      </w:pPr>
      <w:r>
        <w:rPr>
          <w:rFonts w:hint="cs"/>
          <w:rtl/>
        </w:rPr>
        <w:t xml:space="preserve">ההצעה של חבר הכנסת פרוש לא עברה. </w:t>
      </w:r>
    </w:p>
    <w:p w14:paraId="0DD4C260" w14:textId="77777777" w:rsidR="00000000" w:rsidRDefault="007C71EE">
      <w:pPr>
        <w:pStyle w:val="a"/>
        <w:rPr>
          <w:rFonts w:hint="cs"/>
          <w:rtl/>
        </w:rPr>
      </w:pPr>
    </w:p>
    <w:p w14:paraId="36318FC1" w14:textId="77777777" w:rsidR="00000000" w:rsidRDefault="007C71EE">
      <w:pPr>
        <w:pStyle w:val="a"/>
        <w:rPr>
          <w:rFonts w:hint="cs"/>
          <w:rtl/>
        </w:rPr>
      </w:pPr>
      <w:r>
        <w:rPr>
          <w:rFonts w:hint="cs"/>
          <w:rtl/>
        </w:rPr>
        <w:t xml:space="preserve">הצעת חבר הכנסת משה גפני - מי בעד? מי נגד? מי נמנע? </w:t>
      </w:r>
    </w:p>
    <w:p w14:paraId="26649F67" w14:textId="77777777" w:rsidR="00000000" w:rsidRDefault="007C71EE">
      <w:pPr>
        <w:pStyle w:val="a"/>
        <w:rPr>
          <w:rFonts w:hint="cs"/>
          <w:rtl/>
        </w:rPr>
      </w:pPr>
    </w:p>
    <w:p w14:paraId="7D440669" w14:textId="77777777" w:rsidR="00000000" w:rsidRDefault="007C71EE">
      <w:pPr>
        <w:pStyle w:val="a"/>
        <w:jc w:val="center"/>
        <w:rPr>
          <w:rFonts w:hint="cs"/>
          <w:b/>
          <w:bCs/>
          <w:rtl/>
        </w:rPr>
      </w:pPr>
      <w:r>
        <w:rPr>
          <w:rFonts w:hint="cs"/>
          <w:b/>
          <w:bCs/>
          <w:rtl/>
        </w:rPr>
        <w:t>הצבעה</w:t>
      </w:r>
    </w:p>
    <w:p w14:paraId="35B6DBBD" w14:textId="77777777" w:rsidR="00000000" w:rsidRDefault="007C71EE">
      <w:pPr>
        <w:pStyle w:val="a"/>
        <w:jc w:val="center"/>
        <w:rPr>
          <w:rFonts w:hint="cs"/>
          <w:b/>
          <w:bCs/>
          <w:rtl/>
        </w:rPr>
      </w:pPr>
    </w:p>
    <w:p w14:paraId="4318A339" w14:textId="77777777" w:rsidR="00000000" w:rsidRDefault="007C71EE">
      <w:pPr>
        <w:pStyle w:val="a"/>
        <w:jc w:val="center"/>
        <w:rPr>
          <w:rFonts w:hint="cs"/>
          <w:rtl/>
        </w:rPr>
      </w:pPr>
      <w:r>
        <w:rPr>
          <w:rFonts w:hint="cs"/>
          <w:rtl/>
        </w:rPr>
        <w:t>ההסתייגות של חבר הכנסת מ</w:t>
      </w:r>
      <w:r>
        <w:rPr>
          <w:rFonts w:hint="cs"/>
          <w:rtl/>
        </w:rPr>
        <w:t>שה גפני לסעיף 18 לא נתקבלה.</w:t>
      </w:r>
    </w:p>
    <w:p w14:paraId="233A9913" w14:textId="77777777" w:rsidR="00000000" w:rsidRDefault="007C71EE">
      <w:pPr>
        <w:pStyle w:val="a"/>
        <w:jc w:val="center"/>
        <w:rPr>
          <w:rFonts w:hint="cs"/>
          <w:rtl/>
        </w:rPr>
      </w:pPr>
    </w:p>
    <w:p w14:paraId="1A0F3FCD" w14:textId="77777777" w:rsidR="00000000" w:rsidRDefault="007C71EE">
      <w:pPr>
        <w:pStyle w:val="ad"/>
        <w:rPr>
          <w:rtl/>
        </w:rPr>
      </w:pPr>
      <w:r>
        <w:rPr>
          <w:rtl/>
        </w:rPr>
        <w:t>היו"ר ראובן ריבלין:</w:t>
      </w:r>
    </w:p>
    <w:p w14:paraId="560F6367" w14:textId="77777777" w:rsidR="00000000" w:rsidRDefault="007C71EE">
      <w:pPr>
        <w:pStyle w:val="a"/>
        <w:rPr>
          <w:rtl/>
        </w:rPr>
      </w:pPr>
    </w:p>
    <w:p w14:paraId="27654EA5" w14:textId="77777777" w:rsidR="00000000" w:rsidRDefault="007C71EE">
      <w:pPr>
        <w:pStyle w:val="a"/>
        <w:rPr>
          <w:rFonts w:hint="cs"/>
          <w:rtl/>
        </w:rPr>
      </w:pPr>
      <w:r>
        <w:rPr>
          <w:rFonts w:hint="cs"/>
          <w:rtl/>
        </w:rPr>
        <w:t xml:space="preserve">ההצעה של חבר הכנסת גפני לא עברה. </w:t>
      </w:r>
    </w:p>
    <w:p w14:paraId="7486DCD1" w14:textId="77777777" w:rsidR="00000000" w:rsidRDefault="007C71EE">
      <w:pPr>
        <w:pStyle w:val="a"/>
        <w:rPr>
          <w:rFonts w:hint="cs"/>
          <w:rtl/>
        </w:rPr>
      </w:pPr>
    </w:p>
    <w:p w14:paraId="74D225B3" w14:textId="77777777" w:rsidR="00000000" w:rsidRDefault="007C71EE">
      <w:pPr>
        <w:pStyle w:val="a"/>
        <w:rPr>
          <w:rFonts w:hint="cs"/>
          <w:rtl/>
        </w:rPr>
      </w:pPr>
      <w:r>
        <w:rPr>
          <w:rFonts w:hint="cs"/>
          <w:rtl/>
        </w:rPr>
        <w:t xml:space="preserve">הצעת חבר הכנסת אייכלר - מי בעד? מי נגד? מי נמנע? </w:t>
      </w:r>
    </w:p>
    <w:p w14:paraId="3CFD33E5" w14:textId="77777777" w:rsidR="00000000" w:rsidRDefault="007C71EE">
      <w:pPr>
        <w:pStyle w:val="a"/>
        <w:rPr>
          <w:rFonts w:hint="cs"/>
          <w:rtl/>
        </w:rPr>
      </w:pPr>
    </w:p>
    <w:p w14:paraId="58BCB95F" w14:textId="77777777" w:rsidR="00000000" w:rsidRDefault="007C71EE">
      <w:pPr>
        <w:pStyle w:val="a"/>
        <w:jc w:val="center"/>
        <w:rPr>
          <w:rFonts w:hint="cs"/>
          <w:b/>
          <w:bCs/>
          <w:rtl/>
        </w:rPr>
      </w:pPr>
      <w:r>
        <w:rPr>
          <w:rFonts w:hint="cs"/>
          <w:b/>
          <w:bCs/>
          <w:rtl/>
        </w:rPr>
        <w:t>הצבעה</w:t>
      </w:r>
    </w:p>
    <w:p w14:paraId="5B2061E7" w14:textId="77777777" w:rsidR="00000000" w:rsidRDefault="007C71EE">
      <w:pPr>
        <w:pStyle w:val="a"/>
        <w:jc w:val="center"/>
        <w:rPr>
          <w:rFonts w:hint="cs"/>
          <w:b/>
          <w:bCs/>
          <w:rtl/>
        </w:rPr>
      </w:pPr>
    </w:p>
    <w:p w14:paraId="0458C672" w14:textId="77777777" w:rsidR="00000000" w:rsidRDefault="007C71EE">
      <w:pPr>
        <w:pStyle w:val="a"/>
        <w:jc w:val="center"/>
        <w:rPr>
          <w:rFonts w:hint="cs"/>
          <w:rtl/>
        </w:rPr>
      </w:pPr>
      <w:r>
        <w:rPr>
          <w:rFonts w:hint="cs"/>
          <w:rtl/>
        </w:rPr>
        <w:t>ההסתייגות של חבר הכנסת ישראל אייכלר לסעיף 18 לא נתקבלה.</w:t>
      </w:r>
    </w:p>
    <w:p w14:paraId="5CC1A9A0" w14:textId="77777777" w:rsidR="00000000" w:rsidRDefault="007C71EE">
      <w:pPr>
        <w:pStyle w:val="a"/>
        <w:jc w:val="center"/>
        <w:rPr>
          <w:rFonts w:hint="cs"/>
          <w:rtl/>
        </w:rPr>
      </w:pPr>
    </w:p>
    <w:p w14:paraId="0C955165" w14:textId="77777777" w:rsidR="00000000" w:rsidRDefault="007C71EE">
      <w:pPr>
        <w:pStyle w:val="ad"/>
        <w:rPr>
          <w:rtl/>
        </w:rPr>
      </w:pPr>
      <w:r>
        <w:rPr>
          <w:rtl/>
        </w:rPr>
        <w:t>היו"ר ראובן ריבלין:</w:t>
      </w:r>
    </w:p>
    <w:p w14:paraId="5760433E" w14:textId="77777777" w:rsidR="00000000" w:rsidRDefault="007C71EE">
      <w:pPr>
        <w:pStyle w:val="a"/>
        <w:rPr>
          <w:rtl/>
        </w:rPr>
      </w:pPr>
    </w:p>
    <w:p w14:paraId="23007A2A" w14:textId="77777777" w:rsidR="00000000" w:rsidRDefault="007C71EE">
      <w:pPr>
        <w:pStyle w:val="a"/>
        <w:rPr>
          <w:rFonts w:hint="cs"/>
          <w:rtl/>
        </w:rPr>
      </w:pPr>
      <w:r>
        <w:rPr>
          <w:rFonts w:hint="cs"/>
          <w:rtl/>
        </w:rPr>
        <w:t xml:space="preserve">ההצעה של חבר הכנסת אייכלר לא עברה. </w:t>
      </w:r>
    </w:p>
    <w:p w14:paraId="645B7286" w14:textId="77777777" w:rsidR="00000000" w:rsidRDefault="007C71EE">
      <w:pPr>
        <w:pStyle w:val="a"/>
        <w:rPr>
          <w:rFonts w:hint="cs"/>
          <w:rtl/>
        </w:rPr>
      </w:pPr>
    </w:p>
    <w:p w14:paraId="234573A5" w14:textId="77777777" w:rsidR="00000000" w:rsidRDefault="007C71EE">
      <w:pPr>
        <w:pStyle w:val="a"/>
        <w:rPr>
          <w:rFonts w:hint="cs"/>
          <w:rtl/>
        </w:rPr>
      </w:pPr>
      <w:r>
        <w:rPr>
          <w:rFonts w:hint="cs"/>
          <w:rtl/>
        </w:rPr>
        <w:t xml:space="preserve">הצעת חבר הכנסת מוחמד ברכה - מי בעד? מי נגד? מי נמנע? </w:t>
      </w:r>
    </w:p>
    <w:p w14:paraId="3A72492C" w14:textId="77777777" w:rsidR="00000000" w:rsidRDefault="007C71EE">
      <w:pPr>
        <w:pStyle w:val="a"/>
        <w:ind w:firstLine="0"/>
        <w:rPr>
          <w:rFonts w:hint="cs"/>
          <w:b/>
          <w:bCs/>
          <w:rtl/>
        </w:rPr>
      </w:pPr>
    </w:p>
    <w:p w14:paraId="4D6DFAB8" w14:textId="77777777" w:rsidR="00000000" w:rsidRDefault="007C71EE">
      <w:pPr>
        <w:pStyle w:val="a"/>
        <w:jc w:val="center"/>
        <w:rPr>
          <w:rFonts w:hint="cs"/>
          <w:b/>
          <w:bCs/>
          <w:rtl/>
        </w:rPr>
      </w:pPr>
      <w:r>
        <w:rPr>
          <w:rFonts w:hint="cs"/>
          <w:b/>
          <w:bCs/>
          <w:rtl/>
        </w:rPr>
        <w:t>הצבעה</w:t>
      </w:r>
    </w:p>
    <w:p w14:paraId="0F38479A" w14:textId="77777777" w:rsidR="00000000" w:rsidRDefault="007C71EE">
      <w:pPr>
        <w:pStyle w:val="a"/>
        <w:jc w:val="center"/>
        <w:rPr>
          <w:rFonts w:hint="cs"/>
          <w:b/>
          <w:bCs/>
          <w:rtl/>
        </w:rPr>
      </w:pPr>
    </w:p>
    <w:p w14:paraId="7D1FA1DA" w14:textId="77777777" w:rsidR="00000000" w:rsidRDefault="007C71EE">
      <w:pPr>
        <w:pStyle w:val="a"/>
        <w:jc w:val="center"/>
        <w:rPr>
          <w:rFonts w:hint="cs"/>
          <w:rtl/>
        </w:rPr>
      </w:pPr>
      <w:r>
        <w:rPr>
          <w:rFonts w:hint="cs"/>
          <w:rtl/>
        </w:rPr>
        <w:t>ההסתייגות של חבר הכנסת מוחמד ברכה לסעיף 18 לא נתקבלה.</w:t>
      </w:r>
    </w:p>
    <w:p w14:paraId="41913044" w14:textId="77777777" w:rsidR="00000000" w:rsidRDefault="007C71EE">
      <w:pPr>
        <w:pStyle w:val="a"/>
        <w:jc w:val="center"/>
        <w:rPr>
          <w:rFonts w:hint="cs"/>
          <w:rtl/>
        </w:rPr>
      </w:pPr>
    </w:p>
    <w:p w14:paraId="79F57525" w14:textId="77777777" w:rsidR="00000000" w:rsidRDefault="007C71EE">
      <w:pPr>
        <w:pStyle w:val="ad"/>
        <w:rPr>
          <w:rtl/>
        </w:rPr>
      </w:pPr>
      <w:r>
        <w:rPr>
          <w:rtl/>
        </w:rPr>
        <w:t>היו"ר ראובן ריבלין:</w:t>
      </w:r>
    </w:p>
    <w:p w14:paraId="589C017A" w14:textId="77777777" w:rsidR="00000000" w:rsidRDefault="007C71EE">
      <w:pPr>
        <w:pStyle w:val="a"/>
        <w:rPr>
          <w:rtl/>
        </w:rPr>
      </w:pPr>
    </w:p>
    <w:p w14:paraId="73F19B08" w14:textId="77777777" w:rsidR="00000000" w:rsidRDefault="007C71EE">
      <w:pPr>
        <w:pStyle w:val="a"/>
        <w:rPr>
          <w:rFonts w:hint="cs"/>
          <w:rtl/>
        </w:rPr>
      </w:pPr>
      <w:r>
        <w:rPr>
          <w:rFonts w:hint="cs"/>
          <w:rtl/>
        </w:rPr>
        <w:t xml:space="preserve">ההצעה של חבר הכנסת ברכה לא עברה. </w:t>
      </w:r>
    </w:p>
    <w:p w14:paraId="16D56976" w14:textId="77777777" w:rsidR="00000000" w:rsidRDefault="007C71EE">
      <w:pPr>
        <w:pStyle w:val="a"/>
        <w:rPr>
          <w:rFonts w:hint="cs"/>
          <w:rtl/>
        </w:rPr>
      </w:pPr>
    </w:p>
    <w:p w14:paraId="143B888B" w14:textId="77777777" w:rsidR="00000000" w:rsidRDefault="007C71EE">
      <w:pPr>
        <w:pStyle w:val="a"/>
        <w:rPr>
          <w:rFonts w:hint="cs"/>
          <w:rtl/>
        </w:rPr>
      </w:pPr>
      <w:r>
        <w:rPr>
          <w:rFonts w:hint="cs"/>
          <w:rtl/>
        </w:rPr>
        <w:t xml:space="preserve">הצעת חבר הכנסת עסאם מח'ול - מי בעד? מי נגד? מי נמנע? </w:t>
      </w:r>
    </w:p>
    <w:p w14:paraId="4AF20A92" w14:textId="77777777" w:rsidR="00000000" w:rsidRDefault="007C71EE">
      <w:pPr>
        <w:pStyle w:val="a"/>
        <w:rPr>
          <w:rFonts w:hint="cs"/>
          <w:rtl/>
        </w:rPr>
      </w:pPr>
    </w:p>
    <w:p w14:paraId="428C6738" w14:textId="77777777" w:rsidR="00000000" w:rsidRDefault="007C71EE">
      <w:pPr>
        <w:pStyle w:val="a"/>
        <w:jc w:val="center"/>
        <w:rPr>
          <w:rFonts w:hint="cs"/>
          <w:b/>
          <w:bCs/>
          <w:rtl/>
        </w:rPr>
      </w:pPr>
      <w:r>
        <w:rPr>
          <w:rFonts w:hint="cs"/>
          <w:b/>
          <w:bCs/>
          <w:rtl/>
        </w:rPr>
        <w:t>הצבעה</w:t>
      </w:r>
    </w:p>
    <w:p w14:paraId="1F60A391" w14:textId="77777777" w:rsidR="00000000" w:rsidRDefault="007C71EE">
      <w:pPr>
        <w:pStyle w:val="a"/>
        <w:jc w:val="center"/>
        <w:rPr>
          <w:rFonts w:hint="cs"/>
          <w:b/>
          <w:bCs/>
          <w:rtl/>
        </w:rPr>
      </w:pPr>
    </w:p>
    <w:p w14:paraId="596FAB72" w14:textId="77777777" w:rsidR="00000000" w:rsidRDefault="007C71EE">
      <w:pPr>
        <w:pStyle w:val="a"/>
        <w:jc w:val="center"/>
        <w:rPr>
          <w:rFonts w:hint="cs"/>
          <w:rtl/>
        </w:rPr>
      </w:pPr>
      <w:r>
        <w:rPr>
          <w:rFonts w:hint="cs"/>
          <w:rtl/>
        </w:rPr>
        <w:t>ההסתייגות של חבר הכ</w:t>
      </w:r>
      <w:r>
        <w:rPr>
          <w:rFonts w:hint="cs"/>
          <w:rtl/>
        </w:rPr>
        <w:t>נסת עסאם מח'ול לסעיף 18 לא נתקבלה.</w:t>
      </w:r>
    </w:p>
    <w:p w14:paraId="2C110FFA" w14:textId="77777777" w:rsidR="00000000" w:rsidRDefault="007C71EE">
      <w:pPr>
        <w:pStyle w:val="a"/>
        <w:jc w:val="center"/>
        <w:rPr>
          <w:rFonts w:hint="cs"/>
          <w:rtl/>
        </w:rPr>
      </w:pPr>
    </w:p>
    <w:p w14:paraId="259EC250" w14:textId="77777777" w:rsidR="00000000" w:rsidRDefault="007C71EE">
      <w:pPr>
        <w:pStyle w:val="ad"/>
        <w:rPr>
          <w:rtl/>
        </w:rPr>
      </w:pPr>
      <w:r>
        <w:rPr>
          <w:rtl/>
        </w:rPr>
        <w:t>היו"ר ראובן ריבלין:</w:t>
      </w:r>
    </w:p>
    <w:p w14:paraId="56913E65" w14:textId="77777777" w:rsidR="00000000" w:rsidRDefault="007C71EE">
      <w:pPr>
        <w:pStyle w:val="a"/>
        <w:rPr>
          <w:rtl/>
        </w:rPr>
      </w:pPr>
    </w:p>
    <w:p w14:paraId="1D137F89" w14:textId="77777777" w:rsidR="00000000" w:rsidRDefault="007C71EE">
      <w:pPr>
        <w:pStyle w:val="a"/>
        <w:rPr>
          <w:rFonts w:hint="cs"/>
          <w:rtl/>
        </w:rPr>
      </w:pPr>
      <w:r>
        <w:rPr>
          <w:rFonts w:hint="cs"/>
          <w:rtl/>
        </w:rPr>
        <w:t xml:space="preserve">ההצעה של חבר הכנסת מח'ול לא עברה. </w:t>
      </w:r>
    </w:p>
    <w:p w14:paraId="10107241" w14:textId="77777777" w:rsidR="00000000" w:rsidRDefault="007C71EE">
      <w:pPr>
        <w:pStyle w:val="a"/>
        <w:rPr>
          <w:rFonts w:hint="cs"/>
          <w:rtl/>
        </w:rPr>
      </w:pPr>
    </w:p>
    <w:p w14:paraId="61FBE607" w14:textId="77777777" w:rsidR="00000000" w:rsidRDefault="007C71EE">
      <w:pPr>
        <w:pStyle w:val="a"/>
        <w:rPr>
          <w:rFonts w:hint="cs"/>
          <w:rtl/>
        </w:rPr>
      </w:pPr>
      <w:r>
        <w:rPr>
          <w:rFonts w:hint="cs"/>
          <w:rtl/>
        </w:rPr>
        <w:t>חבר הכנסת אחמד טיבי - אינו נוכח.</w:t>
      </w:r>
    </w:p>
    <w:p w14:paraId="17B48026" w14:textId="77777777" w:rsidR="00000000" w:rsidRDefault="007C71EE">
      <w:pPr>
        <w:pStyle w:val="a"/>
        <w:rPr>
          <w:rFonts w:hint="cs"/>
          <w:rtl/>
        </w:rPr>
      </w:pPr>
    </w:p>
    <w:p w14:paraId="02A4F0F9" w14:textId="77777777" w:rsidR="00000000" w:rsidRDefault="007C71EE">
      <w:pPr>
        <w:pStyle w:val="a"/>
        <w:rPr>
          <w:rFonts w:hint="cs"/>
          <w:rtl/>
        </w:rPr>
      </w:pPr>
      <w:r>
        <w:rPr>
          <w:rFonts w:hint="cs"/>
          <w:rtl/>
        </w:rPr>
        <w:t xml:space="preserve">הצעת חבר הכנסת עמיר פרץ - מי בעד? מי נגד? מי נמנע? </w:t>
      </w:r>
    </w:p>
    <w:p w14:paraId="0CBD38A8" w14:textId="77777777" w:rsidR="00000000" w:rsidRDefault="007C71EE">
      <w:pPr>
        <w:pStyle w:val="a"/>
        <w:rPr>
          <w:rFonts w:hint="cs"/>
          <w:rtl/>
        </w:rPr>
      </w:pPr>
    </w:p>
    <w:p w14:paraId="5233415A" w14:textId="77777777" w:rsidR="00000000" w:rsidRDefault="007C71EE">
      <w:pPr>
        <w:pStyle w:val="a"/>
        <w:jc w:val="center"/>
        <w:rPr>
          <w:rFonts w:hint="cs"/>
          <w:b/>
          <w:bCs/>
          <w:rtl/>
        </w:rPr>
      </w:pPr>
      <w:r>
        <w:rPr>
          <w:rFonts w:hint="cs"/>
          <w:b/>
          <w:bCs/>
          <w:rtl/>
        </w:rPr>
        <w:t>הצבעה</w:t>
      </w:r>
    </w:p>
    <w:p w14:paraId="135EECA2" w14:textId="77777777" w:rsidR="00000000" w:rsidRDefault="007C71EE">
      <w:pPr>
        <w:pStyle w:val="a"/>
        <w:jc w:val="center"/>
        <w:rPr>
          <w:rFonts w:hint="cs"/>
          <w:b/>
          <w:bCs/>
          <w:rtl/>
        </w:rPr>
      </w:pPr>
    </w:p>
    <w:p w14:paraId="3BA8D054" w14:textId="77777777" w:rsidR="00000000" w:rsidRDefault="007C71EE">
      <w:pPr>
        <w:pStyle w:val="a"/>
        <w:jc w:val="center"/>
        <w:rPr>
          <w:rFonts w:hint="cs"/>
          <w:rtl/>
        </w:rPr>
      </w:pPr>
      <w:r>
        <w:rPr>
          <w:rFonts w:hint="cs"/>
          <w:rtl/>
        </w:rPr>
        <w:t>ההסתייגות של חבר הכנסת עמיר פרץ לסעיף 18 לא נתקבלה.</w:t>
      </w:r>
    </w:p>
    <w:p w14:paraId="564CF94F" w14:textId="77777777" w:rsidR="00000000" w:rsidRDefault="007C71EE">
      <w:pPr>
        <w:pStyle w:val="a"/>
        <w:jc w:val="center"/>
        <w:rPr>
          <w:rFonts w:hint="cs"/>
          <w:rtl/>
        </w:rPr>
      </w:pPr>
    </w:p>
    <w:p w14:paraId="620540E3" w14:textId="77777777" w:rsidR="00000000" w:rsidRDefault="007C71EE">
      <w:pPr>
        <w:pStyle w:val="ad"/>
        <w:rPr>
          <w:rtl/>
        </w:rPr>
      </w:pPr>
      <w:r>
        <w:rPr>
          <w:rtl/>
        </w:rPr>
        <w:t>היו"ר ראובן ריבל</w:t>
      </w:r>
      <w:r>
        <w:rPr>
          <w:rtl/>
        </w:rPr>
        <w:t>ין:</w:t>
      </w:r>
    </w:p>
    <w:p w14:paraId="7E972199" w14:textId="77777777" w:rsidR="00000000" w:rsidRDefault="007C71EE">
      <w:pPr>
        <w:pStyle w:val="a"/>
        <w:rPr>
          <w:rtl/>
        </w:rPr>
      </w:pPr>
    </w:p>
    <w:p w14:paraId="06F0E252" w14:textId="77777777" w:rsidR="00000000" w:rsidRDefault="007C71EE">
      <w:pPr>
        <w:pStyle w:val="a"/>
        <w:rPr>
          <w:rFonts w:hint="cs"/>
          <w:rtl/>
        </w:rPr>
      </w:pPr>
      <w:r>
        <w:rPr>
          <w:rFonts w:hint="cs"/>
          <w:rtl/>
        </w:rPr>
        <w:t xml:space="preserve">ההצעה של חבר הכנסת עמיר פרץ לא עברה. </w:t>
      </w:r>
    </w:p>
    <w:p w14:paraId="62272174" w14:textId="77777777" w:rsidR="00000000" w:rsidRDefault="007C71EE">
      <w:pPr>
        <w:pStyle w:val="a"/>
        <w:rPr>
          <w:rFonts w:hint="cs"/>
          <w:rtl/>
        </w:rPr>
      </w:pPr>
    </w:p>
    <w:p w14:paraId="123B4BCA" w14:textId="77777777" w:rsidR="00000000" w:rsidRDefault="007C71EE">
      <w:pPr>
        <w:pStyle w:val="a"/>
        <w:rPr>
          <w:rFonts w:hint="cs"/>
          <w:rtl/>
        </w:rPr>
      </w:pPr>
      <w:r>
        <w:rPr>
          <w:rFonts w:hint="cs"/>
          <w:rtl/>
        </w:rPr>
        <w:t xml:space="preserve">הצעת חברת הכנסת אילנה כהן - מי בעד? מי נגד? מי נמנע? </w:t>
      </w:r>
    </w:p>
    <w:p w14:paraId="07D74666" w14:textId="77777777" w:rsidR="00000000" w:rsidRDefault="007C71EE">
      <w:pPr>
        <w:pStyle w:val="a"/>
        <w:rPr>
          <w:rFonts w:hint="cs"/>
          <w:rtl/>
        </w:rPr>
      </w:pPr>
    </w:p>
    <w:p w14:paraId="68B46B81" w14:textId="77777777" w:rsidR="00000000" w:rsidRDefault="007C71EE">
      <w:pPr>
        <w:pStyle w:val="a"/>
        <w:jc w:val="center"/>
        <w:rPr>
          <w:rFonts w:hint="cs"/>
          <w:b/>
          <w:bCs/>
          <w:rtl/>
        </w:rPr>
      </w:pPr>
      <w:r>
        <w:rPr>
          <w:rFonts w:hint="cs"/>
          <w:b/>
          <w:bCs/>
          <w:rtl/>
        </w:rPr>
        <w:t>הצבעה</w:t>
      </w:r>
    </w:p>
    <w:p w14:paraId="6C8D1365" w14:textId="77777777" w:rsidR="00000000" w:rsidRDefault="007C71EE">
      <w:pPr>
        <w:pStyle w:val="a"/>
        <w:jc w:val="center"/>
        <w:rPr>
          <w:rFonts w:hint="cs"/>
          <w:b/>
          <w:bCs/>
          <w:rtl/>
        </w:rPr>
      </w:pPr>
    </w:p>
    <w:p w14:paraId="7B2DFA3B" w14:textId="77777777" w:rsidR="00000000" w:rsidRDefault="007C71EE">
      <w:pPr>
        <w:pStyle w:val="a"/>
        <w:jc w:val="center"/>
        <w:rPr>
          <w:rFonts w:hint="cs"/>
          <w:rtl/>
        </w:rPr>
      </w:pPr>
      <w:r>
        <w:rPr>
          <w:rFonts w:hint="cs"/>
          <w:rtl/>
        </w:rPr>
        <w:t>ההסתייגות של חברת הכנסת אילנה כהן לסעיף 18 לא נתקבלה.</w:t>
      </w:r>
    </w:p>
    <w:p w14:paraId="2DE5A30B" w14:textId="77777777" w:rsidR="00000000" w:rsidRDefault="007C71EE">
      <w:pPr>
        <w:pStyle w:val="a"/>
        <w:jc w:val="center"/>
        <w:rPr>
          <w:rFonts w:hint="cs"/>
          <w:rtl/>
        </w:rPr>
      </w:pPr>
    </w:p>
    <w:p w14:paraId="5DACAF57" w14:textId="77777777" w:rsidR="00000000" w:rsidRDefault="007C71EE">
      <w:pPr>
        <w:pStyle w:val="ad"/>
        <w:rPr>
          <w:rFonts w:hint="cs"/>
          <w:rtl/>
        </w:rPr>
      </w:pPr>
    </w:p>
    <w:p w14:paraId="44CF8E59" w14:textId="77777777" w:rsidR="00000000" w:rsidRDefault="007C71EE">
      <w:pPr>
        <w:pStyle w:val="ad"/>
        <w:rPr>
          <w:rtl/>
        </w:rPr>
      </w:pPr>
    </w:p>
    <w:p w14:paraId="6994BBD4" w14:textId="77777777" w:rsidR="00000000" w:rsidRDefault="007C71EE">
      <w:pPr>
        <w:pStyle w:val="ad"/>
        <w:rPr>
          <w:rtl/>
        </w:rPr>
      </w:pPr>
      <w:r>
        <w:rPr>
          <w:rtl/>
        </w:rPr>
        <w:t>היו"ר ראובן ריבלין:</w:t>
      </w:r>
    </w:p>
    <w:p w14:paraId="09F6A982" w14:textId="77777777" w:rsidR="00000000" w:rsidRDefault="007C71EE">
      <w:pPr>
        <w:pStyle w:val="a"/>
        <w:rPr>
          <w:rtl/>
        </w:rPr>
      </w:pPr>
    </w:p>
    <w:p w14:paraId="56D18C82" w14:textId="77777777" w:rsidR="00000000" w:rsidRDefault="007C71EE">
      <w:pPr>
        <w:pStyle w:val="a"/>
        <w:rPr>
          <w:rFonts w:hint="cs"/>
          <w:rtl/>
        </w:rPr>
      </w:pPr>
      <w:r>
        <w:rPr>
          <w:rFonts w:hint="cs"/>
          <w:rtl/>
        </w:rPr>
        <w:t xml:space="preserve">ההצעה של חברת הכנסת אילנה כהן לא עברה. </w:t>
      </w:r>
    </w:p>
    <w:p w14:paraId="40083E7A" w14:textId="77777777" w:rsidR="00000000" w:rsidRDefault="007C71EE">
      <w:pPr>
        <w:pStyle w:val="a"/>
        <w:rPr>
          <w:rFonts w:hint="cs"/>
          <w:rtl/>
        </w:rPr>
      </w:pPr>
    </w:p>
    <w:p w14:paraId="1751B3B3" w14:textId="77777777" w:rsidR="00000000" w:rsidRDefault="007C71EE">
      <w:pPr>
        <w:pStyle w:val="a"/>
        <w:rPr>
          <w:rFonts w:hint="cs"/>
          <w:rtl/>
        </w:rPr>
      </w:pPr>
      <w:r>
        <w:rPr>
          <w:rFonts w:hint="cs"/>
          <w:rtl/>
        </w:rPr>
        <w:t>הצעת חבר הכנסת דוד טל.  להרים י</w:t>
      </w:r>
      <w:r>
        <w:rPr>
          <w:rFonts w:hint="cs"/>
          <w:rtl/>
        </w:rPr>
        <w:t xml:space="preserve">דיים, לא לעשות ככה. אני רוצה לראות.  מי בעד? מי נגד? מי נמנע? </w:t>
      </w:r>
    </w:p>
    <w:p w14:paraId="3467AAA7" w14:textId="77777777" w:rsidR="00000000" w:rsidRDefault="007C71EE">
      <w:pPr>
        <w:pStyle w:val="a"/>
        <w:rPr>
          <w:rFonts w:hint="cs"/>
          <w:rtl/>
        </w:rPr>
      </w:pPr>
    </w:p>
    <w:p w14:paraId="080A8D3B" w14:textId="77777777" w:rsidR="00000000" w:rsidRDefault="007C71EE">
      <w:pPr>
        <w:pStyle w:val="a"/>
        <w:jc w:val="center"/>
        <w:rPr>
          <w:rFonts w:hint="cs"/>
          <w:b/>
          <w:bCs/>
          <w:rtl/>
        </w:rPr>
      </w:pPr>
      <w:r>
        <w:rPr>
          <w:rFonts w:hint="cs"/>
          <w:b/>
          <w:bCs/>
          <w:rtl/>
        </w:rPr>
        <w:t>הצבעה</w:t>
      </w:r>
    </w:p>
    <w:p w14:paraId="17D8CBA1" w14:textId="77777777" w:rsidR="00000000" w:rsidRDefault="007C71EE">
      <w:pPr>
        <w:pStyle w:val="a"/>
        <w:jc w:val="center"/>
        <w:rPr>
          <w:rFonts w:hint="cs"/>
          <w:b/>
          <w:bCs/>
          <w:rtl/>
        </w:rPr>
      </w:pPr>
    </w:p>
    <w:p w14:paraId="7308A5FE" w14:textId="77777777" w:rsidR="00000000" w:rsidRDefault="007C71EE">
      <w:pPr>
        <w:pStyle w:val="a"/>
        <w:jc w:val="center"/>
        <w:rPr>
          <w:rFonts w:hint="cs"/>
          <w:rtl/>
        </w:rPr>
      </w:pPr>
      <w:r>
        <w:rPr>
          <w:rFonts w:hint="cs"/>
          <w:rtl/>
        </w:rPr>
        <w:t>ההסתייגות של חבר הכנסת דוד טל לסעיף 18 לא נתקבלה.</w:t>
      </w:r>
    </w:p>
    <w:p w14:paraId="2DD4FE8E" w14:textId="77777777" w:rsidR="00000000" w:rsidRDefault="007C71EE">
      <w:pPr>
        <w:pStyle w:val="a"/>
        <w:jc w:val="center"/>
        <w:rPr>
          <w:rFonts w:hint="cs"/>
          <w:rtl/>
        </w:rPr>
      </w:pPr>
    </w:p>
    <w:p w14:paraId="5F365C09" w14:textId="77777777" w:rsidR="00000000" w:rsidRDefault="007C71EE">
      <w:pPr>
        <w:pStyle w:val="ad"/>
        <w:rPr>
          <w:rtl/>
        </w:rPr>
      </w:pPr>
      <w:r>
        <w:rPr>
          <w:rtl/>
        </w:rPr>
        <w:t>היו"ר ראובן ריבלין:</w:t>
      </w:r>
    </w:p>
    <w:p w14:paraId="4375A5ED" w14:textId="77777777" w:rsidR="00000000" w:rsidRDefault="007C71EE">
      <w:pPr>
        <w:pStyle w:val="a"/>
        <w:rPr>
          <w:rtl/>
        </w:rPr>
      </w:pPr>
    </w:p>
    <w:p w14:paraId="136B5B14" w14:textId="77777777" w:rsidR="00000000" w:rsidRDefault="007C71EE">
      <w:pPr>
        <w:pStyle w:val="a"/>
        <w:rPr>
          <w:rFonts w:hint="cs"/>
          <w:rtl/>
        </w:rPr>
      </w:pPr>
      <w:r>
        <w:rPr>
          <w:rFonts w:hint="cs"/>
          <w:rtl/>
        </w:rPr>
        <w:t xml:space="preserve">ההצעה של חבר הכנסת דוד טל לא עברה. </w:t>
      </w:r>
    </w:p>
    <w:p w14:paraId="1891C9E9" w14:textId="77777777" w:rsidR="00000000" w:rsidRDefault="007C71EE">
      <w:pPr>
        <w:pStyle w:val="a"/>
        <w:rPr>
          <w:rFonts w:hint="cs"/>
          <w:rtl/>
        </w:rPr>
      </w:pPr>
    </w:p>
    <w:p w14:paraId="2BFBB99A" w14:textId="77777777" w:rsidR="00000000" w:rsidRDefault="007C71EE">
      <w:pPr>
        <w:pStyle w:val="a"/>
        <w:rPr>
          <w:rFonts w:hint="cs"/>
          <w:rtl/>
        </w:rPr>
      </w:pPr>
      <w:r>
        <w:rPr>
          <w:rFonts w:hint="cs"/>
          <w:rtl/>
        </w:rPr>
        <w:t xml:space="preserve">הצעת חבר הכנסת  עזמי בשארה - מי בעד? מי נגד? מי נמנע? </w:t>
      </w:r>
    </w:p>
    <w:p w14:paraId="730C0722" w14:textId="77777777" w:rsidR="00000000" w:rsidRDefault="007C71EE">
      <w:pPr>
        <w:pStyle w:val="a"/>
        <w:rPr>
          <w:rFonts w:hint="cs"/>
          <w:rtl/>
        </w:rPr>
      </w:pPr>
    </w:p>
    <w:p w14:paraId="2F7A9A6A" w14:textId="77777777" w:rsidR="00000000" w:rsidRDefault="007C71EE">
      <w:pPr>
        <w:pStyle w:val="a"/>
        <w:jc w:val="center"/>
        <w:rPr>
          <w:rFonts w:hint="cs"/>
          <w:b/>
          <w:bCs/>
          <w:rtl/>
        </w:rPr>
      </w:pPr>
      <w:r>
        <w:rPr>
          <w:rFonts w:hint="cs"/>
          <w:b/>
          <w:bCs/>
          <w:rtl/>
        </w:rPr>
        <w:t>הצבעה</w:t>
      </w:r>
    </w:p>
    <w:p w14:paraId="0D82A01D" w14:textId="77777777" w:rsidR="00000000" w:rsidRDefault="007C71EE">
      <w:pPr>
        <w:pStyle w:val="a"/>
        <w:jc w:val="center"/>
        <w:rPr>
          <w:rFonts w:hint="cs"/>
          <w:b/>
          <w:bCs/>
          <w:rtl/>
        </w:rPr>
      </w:pPr>
    </w:p>
    <w:p w14:paraId="67453693" w14:textId="77777777" w:rsidR="00000000" w:rsidRDefault="007C71EE">
      <w:pPr>
        <w:pStyle w:val="a"/>
        <w:jc w:val="center"/>
        <w:rPr>
          <w:rFonts w:hint="cs"/>
          <w:rtl/>
        </w:rPr>
      </w:pPr>
      <w:r>
        <w:rPr>
          <w:rFonts w:hint="cs"/>
          <w:rtl/>
        </w:rPr>
        <w:t xml:space="preserve">ההסתייגות של </w:t>
      </w:r>
      <w:r>
        <w:rPr>
          <w:rFonts w:hint="cs"/>
          <w:rtl/>
        </w:rPr>
        <w:t>חבר הכנסת עזמי בשארה לסעיף 18 לא נתקבלה.</w:t>
      </w:r>
    </w:p>
    <w:p w14:paraId="654B8E86" w14:textId="77777777" w:rsidR="00000000" w:rsidRDefault="007C71EE">
      <w:pPr>
        <w:pStyle w:val="a"/>
        <w:jc w:val="center"/>
        <w:rPr>
          <w:rFonts w:hint="cs"/>
          <w:rtl/>
        </w:rPr>
      </w:pPr>
    </w:p>
    <w:p w14:paraId="1EA7A4D1" w14:textId="77777777" w:rsidR="00000000" w:rsidRDefault="007C71EE">
      <w:pPr>
        <w:pStyle w:val="ad"/>
        <w:rPr>
          <w:rtl/>
        </w:rPr>
      </w:pPr>
      <w:r>
        <w:rPr>
          <w:rtl/>
        </w:rPr>
        <w:t>היו"ר ראובן ריבלין:</w:t>
      </w:r>
    </w:p>
    <w:p w14:paraId="206A9C40" w14:textId="77777777" w:rsidR="00000000" w:rsidRDefault="007C71EE">
      <w:pPr>
        <w:pStyle w:val="a"/>
        <w:rPr>
          <w:rtl/>
        </w:rPr>
      </w:pPr>
    </w:p>
    <w:p w14:paraId="34F9112D" w14:textId="77777777" w:rsidR="00000000" w:rsidRDefault="007C71EE">
      <w:pPr>
        <w:pStyle w:val="a"/>
        <w:rPr>
          <w:rFonts w:hint="cs"/>
          <w:rtl/>
        </w:rPr>
      </w:pPr>
      <w:r>
        <w:rPr>
          <w:rFonts w:hint="cs"/>
          <w:rtl/>
        </w:rPr>
        <w:t xml:space="preserve">ההצעה של חבר הכנסת בשארה לא עברה. </w:t>
      </w:r>
    </w:p>
    <w:p w14:paraId="5214C197" w14:textId="77777777" w:rsidR="00000000" w:rsidRDefault="007C71EE">
      <w:pPr>
        <w:pStyle w:val="a"/>
        <w:rPr>
          <w:rFonts w:hint="cs"/>
          <w:rtl/>
        </w:rPr>
      </w:pPr>
    </w:p>
    <w:p w14:paraId="01539A52" w14:textId="77777777" w:rsidR="00000000" w:rsidRDefault="007C71EE">
      <w:pPr>
        <w:pStyle w:val="a"/>
        <w:rPr>
          <w:rFonts w:hint="cs"/>
          <w:rtl/>
        </w:rPr>
      </w:pPr>
      <w:r>
        <w:rPr>
          <w:rFonts w:hint="cs"/>
          <w:rtl/>
        </w:rPr>
        <w:t>חבר הכנסת  ג'מאל זחאלקה - אינו נוכח. חבר הכנסת ואסל טאהא - אינו נוכח.</w:t>
      </w:r>
    </w:p>
    <w:p w14:paraId="7F53F4CE" w14:textId="77777777" w:rsidR="00000000" w:rsidRDefault="007C71EE">
      <w:pPr>
        <w:pStyle w:val="a"/>
        <w:rPr>
          <w:rFonts w:hint="cs"/>
          <w:rtl/>
        </w:rPr>
      </w:pPr>
    </w:p>
    <w:p w14:paraId="52E38BCE" w14:textId="77777777" w:rsidR="00000000" w:rsidRDefault="007C71EE">
      <w:pPr>
        <w:pStyle w:val="a"/>
        <w:rPr>
          <w:rFonts w:hint="cs"/>
          <w:rtl/>
        </w:rPr>
      </w:pPr>
      <w:r>
        <w:rPr>
          <w:rFonts w:hint="cs"/>
          <w:rtl/>
        </w:rPr>
        <w:t xml:space="preserve">הצעת חבר הכנסת דהאמשה - מי בעד? מי נגד? מי נמנע? </w:t>
      </w:r>
    </w:p>
    <w:p w14:paraId="7E7744B6" w14:textId="77777777" w:rsidR="00000000" w:rsidRDefault="007C71EE">
      <w:pPr>
        <w:pStyle w:val="a"/>
        <w:rPr>
          <w:rFonts w:hint="cs"/>
          <w:rtl/>
        </w:rPr>
      </w:pPr>
    </w:p>
    <w:p w14:paraId="4093E304" w14:textId="77777777" w:rsidR="00000000" w:rsidRDefault="007C71EE">
      <w:pPr>
        <w:pStyle w:val="a"/>
        <w:jc w:val="center"/>
        <w:rPr>
          <w:rFonts w:hint="cs"/>
          <w:b/>
          <w:bCs/>
          <w:rtl/>
        </w:rPr>
      </w:pPr>
      <w:r>
        <w:rPr>
          <w:rFonts w:hint="cs"/>
          <w:b/>
          <w:bCs/>
          <w:rtl/>
        </w:rPr>
        <w:t>הצבעה</w:t>
      </w:r>
    </w:p>
    <w:p w14:paraId="0478F5AF" w14:textId="77777777" w:rsidR="00000000" w:rsidRDefault="007C71EE">
      <w:pPr>
        <w:pStyle w:val="a"/>
        <w:jc w:val="center"/>
        <w:rPr>
          <w:rFonts w:hint="cs"/>
          <w:b/>
          <w:bCs/>
          <w:rtl/>
        </w:rPr>
      </w:pPr>
    </w:p>
    <w:p w14:paraId="2F75FD43" w14:textId="77777777" w:rsidR="00000000" w:rsidRDefault="007C71EE">
      <w:pPr>
        <w:pStyle w:val="a"/>
        <w:jc w:val="center"/>
        <w:rPr>
          <w:rFonts w:hint="cs"/>
          <w:rtl/>
        </w:rPr>
      </w:pPr>
      <w:r>
        <w:rPr>
          <w:rFonts w:hint="cs"/>
          <w:rtl/>
        </w:rPr>
        <w:t>ההסתייגות של חבר הכנסת עבד-א</w:t>
      </w:r>
      <w:r>
        <w:rPr>
          <w:rFonts w:hint="cs"/>
          <w:rtl/>
        </w:rPr>
        <w:t>למאלכ דהאמשה לסעיף 18 לא נתקבלה.</w:t>
      </w:r>
    </w:p>
    <w:p w14:paraId="5C81C024" w14:textId="77777777" w:rsidR="00000000" w:rsidRDefault="007C71EE">
      <w:pPr>
        <w:pStyle w:val="a"/>
        <w:jc w:val="center"/>
        <w:rPr>
          <w:rFonts w:hint="cs"/>
          <w:rtl/>
        </w:rPr>
      </w:pPr>
    </w:p>
    <w:p w14:paraId="78B505E2" w14:textId="77777777" w:rsidR="00000000" w:rsidRDefault="007C71EE">
      <w:pPr>
        <w:pStyle w:val="ad"/>
        <w:rPr>
          <w:rtl/>
        </w:rPr>
      </w:pPr>
      <w:r>
        <w:rPr>
          <w:rtl/>
        </w:rPr>
        <w:t>היו"ר ראובן ריבלין:</w:t>
      </w:r>
    </w:p>
    <w:p w14:paraId="53AFA304" w14:textId="77777777" w:rsidR="00000000" w:rsidRDefault="007C71EE">
      <w:pPr>
        <w:pStyle w:val="a"/>
        <w:rPr>
          <w:rtl/>
        </w:rPr>
      </w:pPr>
    </w:p>
    <w:p w14:paraId="140DAA4C" w14:textId="77777777" w:rsidR="00000000" w:rsidRDefault="007C71EE">
      <w:pPr>
        <w:pStyle w:val="a"/>
        <w:rPr>
          <w:rFonts w:hint="cs"/>
          <w:rtl/>
        </w:rPr>
      </w:pPr>
      <w:r>
        <w:rPr>
          <w:rFonts w:hint="cs"/>
          <w:rtl/>
        </w:rPr>
        <w:t xml:space="preserve">ההצעה של חבר הכנסת דהאמשה לא עברה. </w:t>
      </w:r>
    </w:p>
    <w:p w14:paraId="6B4AD0EA" w14:textId="77777777" w:rsidR="00000000" w:rsidRDefault="007C71EE">
      <w:pPr>
        <w:pStyle w:val="a"/>
        <w:rPr>
          <w:rFonts w:hint="cs"/>
          <w:rtl/>
        </w:rPr>
      </w:pPr>
    </w:p>
    <w:p w14:paraId="303DA0C3" w14:textId="77777777" w:rsidR="00000000" w:rsidRDefault="007C71EE">
      <w:pPr>
        <w:pStyle w:val="a"/>
        <w:rPr>
          <w:rFonts w:hint="cs"/>
          <w:rtl/>
        </w:rPr>
      </w:pPr>
      <w:r>
        <w:rPr>
          <w:rFonts w:hint="cs"/>
          <w:rtl/>
        </w:rPr>
        <w:t>חבר הכנסת טלב אלסאנע - אינו נוכח.</w:t>
      </w:r>
    </w:p>
    <w:p w14:paraId="474D2724" w14:textId="77777777" w:rsidR="00000000" w:rsidRDefault="007C71EE">
      <w:pPr>
        <w:pStyle w:val="a"/>
        <w:rPr>
          <w:rFonts w:hint="cs"/>
          <w:rtl/>
        </w:rPr>
      </w:pPr>
    </w:p>
    <w:p w14:paraId="75E362CC" w14:textId="77777777" w:rsidR="00000000" w:rsidRDefault="007C71EE">
      <w:pPr>
        <w:pStyle w:val="a"/>
        <w:rPr>
          <w:rFonts w:hint="cs"/>
          <w:rtl/>
        </w:rPr>
      </w:pPr>
      <w:r>
        <w:rPr>
          <w:rFonts w:hint="cs"/>
          <w:rtl/>
        </w:rPr>
        <w:t xml:space="preserve">הסתייגות חברי הכנסת משה גפני, קולט אביטל ואיתן כבל - מי בעד? תודה. מי נגד? תודה. מי נמנע? תודה. </w:t>
      </w:r>
    </w:p>
    <w:p w14:paraId="2F521A55" w14:textId="77777777" w:rsidR="00000000" w:rsidRDefault="007C71EE">
      <w:pPr>
        <w:pStyle w:val="a"/>
        <w:ind w:firstLine="0"/>
        <w:rPr>
          <w:rFonts w:hint="cs"/>
          <w:rtl/>
        </w:rPr>
      </w:pPr>
    </w:p>
    <w:p w14:paraId="7BC8E9D8" w14:textId="77777777" w:rsidR="00000000" w:rsidRDefault="007C71EE">
      <w:pPr>
        <w:pStyle w:val="a"/>
        <w:jc w:val="center"/>
        <w:rPr>
          <w:rFonts w:hint="cs"/>
          <w:b/>
          <w:bCs/>
          <w:rtl/>
        </w:rPr>
      </w:pPr>
      <w:r>
        <w:rPr>
          <w:rFonts w:hint="cs"/>
          <w:b/>
          <w:bCs/>
          <w:rtl/>
        </w:rPr>
        <w:t>הצבעה</w:t>
      </w:r>
    </w:p>
    <w:p w14:paraId="65C001CC" w14:textId="77777777" w:rsidR="00000000" w:rsidRDefault="007C71EE">
      <w:pPr>
        <w:pStyle w:val="a"/>
        <w:jc w:val="center"/>
        <w:rPr>
          <w:rFonts w:hint="cs"/>
          <w:b/>
          <w:bCs/>
          <w:rtl/>
        </w:rPr>
      </w:pPr>
    </w:p>
    <w:p w14:paraId="1211D28B" w14:textId="77777777" w:rsidR="00000000" w:rsidRDefault="007C71EE">
      <w:pPr>
        <w:pStyle w:val="a"/>
        <w:jc w:val="center"/>
        <w:rPr>
          <w:rFonts w:hint="cs"/>
          <w:rtl/>
        </w:rPr>
      </w:pPr>
      <w:r>
        <w:rPr>
          <w:rFonts w:hint="cs"/>
          <w:rtl/>
        </w:rPr>
        <w:t xml:space="preserve">ההסתייגות של חברי הכנסת </w:t>
      </w:r>
      <w:r>
        <w:rPr>
          <w:rFonts w:hint="cs"/>
          <w:rtl/>
        </w:rPr>
        <w:t>משה גפני, קולט אביטל ואיתן כבל</w:t>
      </w:r>
    </w:p>
    <w:p w14:paraId="50C6D365" w14:textId="77777777" w:rsidR="00000000" w:rsidRDefault="007C71EE">
      <w:pPr>
        <w:pStyle w:val="a"/>
        <w:jc w:val="center"/>
        <w:rPr>
          <w:rFonts w:hint="cs"/>
          <w:rtl/>
        </w:rPr>
      </w:pPr>
      <w:r>
        <w:rPr>
          <w:rFonts w:hint="cs"/>
          <w:rtl/>
        </w:rPr>
        <w:t>לסעיף 18 לא נתקבלה.</w:t>
      </w:r>
    </w:p>
    <w:p w14:paraId="76A8ACAB" w14:textId="77777777" w:rsidR="00000000" w:rsidRDefault="007C71EE">
      <w:pPr>
        <w:pStyle w:val="a"/>
        <w:jc w:val="center"/>
        <w:rPr>
          <w:rFonts w:hint="cs"/>
          <w:rtl/>
        </w:rPr>
      </w:pPr>
    </w:p>
    <w:p w14:paraId="3FF51A4D" w14:textId="77777777" w:rsidR="00000000" w:rsidRDefault="007C71EE">
      <w:pPr>
        <w:pStyle w:val="ad"/>
        <w:rPr>
          <w:rtl/>
        </w:rPr>
      </w:pPr>
      <w:r>
        <w:rPr>
          <w:rtl/>
        </w:rPr>
        <w:t>היו"ר ראובן ריבלין:</w:t>
      </w:r>
    </w:p>
    <w:p w14:paraId="38FED151" w14:textId="77777777" w:rsidR="00000000" w:rsidRDefault="007C71EE">
      <w:pPr>
        <w:pStyle w:val="a"/>
        <w:rPr>
          <w:rtl/>
        </w:rPr>
      </w:pPr>
    </w:p>
    <w:p w14:paraId="22B0E5FF" w14:textId="77777777" w:rsidR="00000000" w:rsidRDefault="007C71EE">
      <w:pPr>
        <w:pStyle w:val="a"/>
        <w:rPr>
          <w:rFonts w:hint="cs"/>
          <w:rtl/>
        </w:rPr>
      </w:pPr>
      <w:r>
        <w:rPr>
          <w:rFonts w:hint="cs"/>
          <w:rtl/>
        </w:rPr>
        <w:t xml:space="preserve">ההצעה של חברי הכנסת גפני, אביטל וכבל לא עברה. </w:t>
      </w:r>
    </w:p>
    <w:p w14:paraId="77742BBE" w14:textId="77777777" w:rsidR="00000000" w:rsidRDefault="007C71EE">
      <w:pPr>
        <w:pStyle w:val="a"/>
        <w:rPr>
          <w:rFonts w:hint="cs"/>
          <w:rtl/>
        </w:rPr>
      </w:pPr>
    </w:p>
    <w:p w14:paraId="3EBF1C7F" w14:textId="77777777" w:rsidR="00000000" w:rsidRDefault="007C71EE">
      <w:pPr>
        <w:pStyle w:val="a"/>
        <w:rPr>
          <w:rFonts w:hint="cs"/>
          <w:rtl/>
        </w:rPr>
      </w:pPr>
      <w:r>
        <w:rPr>
          <w:rFonts w:hint="cs"/>
          <w:rtl/>
        </w:rPr>
        <w:t xml:space="preserve">הצעת קבוצת ברכה וחבר הכנסת טלב אלסאנע - מי בעד? מי נגד? מי נמנע? </w:t>
      </w:r>
    </w:p>
    <w:p w14:paraId="44B5135F" w14:textId="77777777" w:rsidR="00000000" w:rsidRDefault="007C71EE">
      <w:pPr>
        <w:pStyle w:val="a"/>
        <w:rPr>
          <w:rFonts w:hint="cs"/>
          <w:rtl/>
        </w:rPr>
      </w:pPr>
    </w:p>
    <w:p w14:paraId="71B4F82E" w14:textId="77777777" w:rsidR="00000000" w:rsidRDefault="007C71EE">
      <w:pPr>
        <w:pStyle w:val="a"/>
        <w:jc w:val="center"/>
        <w:rPr>
          <w:rFonts w:hint="cs"/>
          <w:b/>
          <w:bCs/>
          <w:rtl/>
        </w:rPr>
      </w:pPr>
      <w:r>
        <w:rPr>
          <w:rFonts w:hint="cs"/>
          <w:b/>
          <w:bCs/>
          <w:rtl/>
        </w:rPr>
        <w:t>הצבעה</w:t>
      </w:r>
    </w:p>
    <w:p w14:paraId="46A1E04A" w14:textId="77777777" w:rsidR="00000000" w:rsidRDefault="007C71EE">
      <w:pPr>
        <w:pStyle w:val="a"/>
        <w:jc w:val="center"/>
        <w:rPr>
          <w:rFonts w:hint="cs"/>
          <w:b/>
          <w:bCs/>
          <w:rtl/>
        </w:rPr>
      </w:pPr>
    </w:p>
    <w:p w14:paraId="4B266028" w14:textId="77777777" w:rsidR="00000000" w:rsidRDefault="007C71EE">
      <w:pPr>
        <w:pStyle w:val="a"/>
        <w:jc w:val="center"/>
        <w:rPr>
          <w:rFonts w:hint="cs"/>
          <w:rtl/>
        </w:rPr>
      </w:pPr>
      <w:r>
        <w:rPr>
          <w:rFonts w:hint="cs"/>
          <w:rtl/>
        </w:rPr>
        <w:t>ההסתייגות של קבוצת חבר הכנסת מוחמד ברכה ושל חבר הכנסת טלב אלס</w:t>
      </w:r>
      <w:r>
        <w:rPr>
          <w:rFonts w:hint="cs"/>
          <w:rtl/>
        </w:rPr>
        <w:t xml:space="preserve">אנע לסעיף 18 </w:t>
      </w:r>
    </w:p>
    <w:p w14:paraId="1A43C03E" w14:textId="77777777" w:rsidR="00000000" w:rsidRDefault="007C71EE">
      <w:pPr>
        <w:pStyle w:val="a"/>
        <w:jc w:val="center"/>
        <w:rPr>
          <w:rFonts w:hint="cs"/>
          <w:rtl/>
        </w:rPr>
      </w:pPr>
      <w:r>
        <w:rPr>
          <w:rFonts w:hint="cs"/>
          <w:rtl/>
        </w:rPr>
        <w:t>לא נתקבלה.</w:t>
      </w:r>
    </w:p>
    <w:p w14:paraId="3432B89B" w14:textId="77777777" w:rsidR="00000000" w:rsidRDefault="007C71EE">
      <w:pPr>
        <w:pStyle w:val="a"/>
        <w:jc w:val="center"/>
        <w:rPr>
          <w:rFonts w:hint="cs"/>
          <w:rtl/>
        </w:rPr>
      </w:pPr>
    </w:p>
    <w:p w14:paraId="18E0E0FC" w14:textId="77777777" w:rsidR="00000000" w:rsidRDefault="007C71EE">
      <w:pPr>
        <w:pStyle w:val="ad"/>
        <w:rPr>
          <w:rtl/>
        </w:rPr>
      </w:pPr>
      <w:r>
        <w:rPr>
          <w:rtl/>
        </w:rPr>
        <w:t>היו"ר ראובן ריבלין:</w:t>
      </w:r>
    </w:p>
    <w:p w14:paraId="0623F2C0" w14:textId="77777777" w:rsidR="00000000" w:rsidRDefault="007C71EE">
      <w:pPr>
        <w:pStyle w:val="a"/>
        <w:rPr>
          <w:rtl/>
        </w:rPr>
      </w:pPr>
    </w:p>
    <w:p w14:paraId="2C246301" w14:textId="77777777" w:rsidR="00000000" w:rsidRDefault="007C71EE">
      <w:pPr>
        <w:pStyle w:val="a"/>
        <w:rPr>
          <w:rFonts w:hint="cs"/>
          <w:rtl/>
        </w:rPr>
      </w:pPr>
      <w:r>
        <w:rPr>
          <w:rFonts w:hint="cs"/>
          <w:rtl/>
        </w:rPr>
        <w:t xml:space="preserve">ההצעה של קבוצת ברכה וחבר הכנסת אלסאנע לא עברה. </w:t>
      </w:r>
    </w:p>
    <w:p w14:paraId="0AF6DA22" w14:textId="77777777" w:rsidR="00000000" w:rsidRDefault="007C71EE">
      <w:pPr>
        <w:pStyle w:val="a"/>
        <w:rPr>
          <w:rFonts w:hint="cs"/>
          <w:rtl/>
        </w:rPr>
      </w:pPr>
    </w:p>
    <w:p w14:paraId="3B1B09BE" w14:textId="77777777" w:rsidR="00000000" w:rsidRDefault="007C71EE">
      <w:pPr>
        <w:pStyle w:val="a"/>
        <w:rPr>
          <w:rFonts w:hint="cs"/>
          <w:rtl/>
        </w:rPr>
      </w:pPr>
      <w:r>
        <w:rPr>
          <w:rFonts w:hint="cs"/>
          <w:rtl/>
        </w:rPr>
        <w:t xml:space="preserve">הצעת קבוצת בל"ד - מי בעד? מי נגד? מי נמנע? </w:t>
      </w:r>
    </w:p>
    <w:p w14:paraId="17518B21" w14:textId="77777777" w:rsidR="00000000" w:rsidRDefault="007C71EE">
      <w:pPr>
        <w:pStyle w:val="a"/>
        <w:rPr>
          <w:rFonts w:hint="cs"/>
          <w:rtl/>
        </w:rPr>
      </w:pPr>
    </w:p>
    <w:p w14:paraId="2E5320F2" w14:textId="77777777" w:rsidR="00000000" w:rsidRDefault="007C71EE">
      <w:pPr>
        <w:pStyle w:val="a"/>
        <w:jc w:val="center"/>
        <w:rPr>
          <w:rFonts w:hint="cs"/>
          <w:b/>
          <w:bCs/>
          <w:rtl/>
        </w:rPr>
      </w:pPr>
      <w:r>
        <w:rPr>
          <w:rFonts w:hint="cs"/>
          <w:b/>
          <w:bCs/>
          <w:rtl/>
        </w:rPr>
        <w:t>הצבעה</w:t>
      </w:r>
    </w:p>
    <w:p w14:paraId="4623A0FB" w14:textId="77777777" w:rsidR="00000000" w:rsidRDefault="007C71EE">
      <w:pPr>
        <w:pStyle w:val="a"/>
        <w:jc w:val="center"/>
        <w:rPr>
          <w:rFonts w:hint="cs"/>
          <w:b/>
          <w:bCs/>
          <w:rtl/>
        </w:rPr>
      </w:pPr>
    </w:p>
    <w:p w14:paraId="5FE39872" w14:textId="77777777" w:rsidR="00000000" w:rsidRDefault="007C71EE">
      <w:pPr>
        <w:pStyle w:val="a"/>
        <w:jc w:val="center"/>
        <w:rPr>
          <w:rFonts w:hint="cs"/>
          <w:rtl/>
        </w:rPr>
      </w:pPr>
      <w:r>
        <w:rPr>
          <w:rFonts w:hint="cs"/>
          <w:rtl/>
        </w:rPr>
        <w:t>ההסתייגות של קבוצת סיעת בל"ד לסעיף 18 לא נתקבלה.</w:t>
      </w:r>
    </w:p>
    <w:p w14:paraId="395C3065" w14:textId="77777777" w:rsidR="00000000" w:rsidRDefault="007C71EE">
      <w:pPr>
        <w:pStyle w:val="a"/>
        <w:jc w:val="center"/>
        <w:rPr>
          <w:rFonts w:hint="cs"/>
          <w:rtl/>
        </w:rPr>
      </w:pPr>
    </w:p>
    <w:p w14:paraId="20B96A82" w14:textId="77777777" w:rsidR="00000000" w:rsidRDefault="007C71EE">
      <w:pPr>
        <w:pStyle w:val="ad"/>
        <w:rPr>
          <w:rtl/>
        </w:rPr>
      </w:pPr>
      <w:r>
        <w:rPr>
          <w:rtl/>
        </w:rPr>
        <w:t>היו"ר ראובן ריבלין:</w:t>
      </w:r>
    </w:p>
    <w:p w14:paraId="0437D293" w14:textId="77777777" w:rsidR="00000000" w:rsidRDefault="007C71EE">
      <w:pPr>
        <w:pStyle w:val="a"/>
        <w:rPr>
          <w:rtl/>
        </w:rPr>
      </w:pPr>
    </w:p>
    <w:p w14:paraId="6C96009B" w14:textId="77777777" w:rsidR="00000000" w:rsidRDefault="007C71EE">
      <w:pPr>
        <w:pStyle w:val="a"/>
        <w:rPr>
          <w:rFonts w:hint="cs"/>
          <w:rtl/>
        </w:rPr>
      </w:pPr>
      <w:r>
        <w:rPr>
          <w:rFonts w:hint="cs"/>
          <w:rtl/>
        </w:rPr>
        <w:t xml:space="preserve">ההצעה של קבוצת בל"ד לא עברה. </w:t>
      </w:r>
    </w:p>
    <w:p w14:paraId="51A224C8" w14:textId="77777777" w:rsidR="00000000" w:rsidRDefault="007C71EE">
      <w:pPr>
        <w:pStyle w:val="a"/>
        <w:rPr>
          <w:rFonts w:hint="cs"/>
          <w:rtl/>
        </w:rPr>
      </w:pPr>
    </w:p>
    <w:p w14:paraId="5469EAD7" w14:textId="77777777" w:rsidR="00000000" w:rsidRDefault="007C71EE">
      <w:pPr>
        <w:pStyle w:val="a"/>
        <w:rPr>
          <w:rFonts w:hint="cs"/>
          <w:rtl/>
        </w:rPr>
      </w:pPr>
      <w:r>
        <w:rPr>
          <w:rFonts w:hint="cs"/>
          <w:rtl/>
        </w:rPr>
        <w:t xml:space="preserve">אנחנו </w:t>
      </w:r>
      <w:r>
        <w:rPr>
          <w:rFonts w:hint="cs"/>
          <w:rtl/>
        </w:rPr>
        <w:t xml:space="preserve">עוברים להצבעה על סעיף 18. סעיף 18 הוא בדיוק כמו הסעיף הקודם, כמו שאמר חבר הכנסת אורון. את סעיף 19 אנחנו רואים כסעיף מהותי. על סעיף 18 נצביע הצבעה אלקטרונית.  נא להצביע. </w:t>
      </w:r>
    </w:p>
    <w:p w14:paraId="7E63204E" w14:textId="77777777" w:rsidR="00000000" w:rsidRDefault="007C71EE">
      <w:pPr>
        <w:pStyle w:val="a"/>
        <w:rPr>
          <w:rFonts w:hint="cs"/>
          <w:rtl/>
        </w:rPr>
      </w:pPr>
    </w:p>
    <w:p w14:paraId="3BDB473F" w14:textId="77777777" w:rsidR="00000000" w:rsidRDefault="007C71EE">
      <w:pPr>
        <w:pStyle w:val="a"/>
        <w:jc w:val="center"/>
        <w:rPr>
          <w:rFonts w:hint="cs"/>
          <w:b/>
          <w:bCs/>
          <w:rtl/>
        </w:rPr>
      </w:pPr>
      <w:r>
        <w:rPr>
          <w:rFonts w:hint="cs"/>
          <w:b/>
          <w:bCs/>
          <w:rtl/>
        </w:rPr>
        <w:t>הצבעה מס' 45</w:t>
      </w:r>
    </w:p>
    <w:p w14:paraId="66491FEA" w14:textId="77777777" w:rsidR="00000000" w:rsidRDefault="007C71EE">
      <w:pPr>
        <w:pStyle w:val="a"/>
        <w:jc w:val="center"/>
        <w:rPr>
          <w:rFonts w:hint="cs"/>
          <w:b/>
          <w:bCs/>
          <w:rtl/>
        </w:rPr>
      </w:pPr>
    </w:p>
    <w:p w14:paraId="1E5A40A8" w14:textId="77777777" w:rsidR="00000000" w:rsidRDefault="007C71EE">
      <w:pPr>
        <w:pStyle w:val="a"/>
        <w:jc w:val="center"/>
        <w:rPr>
          <w:rFonts w:hint="cs"/>
          <w:rtl/>
        </w:rPr>
      </w:pPr>
      <w:r>
        <w:rPr>
          <w:rFonts w:hint="cs"/>
          <w:rtl/>
        </w:rPr>
        <w:t>בעד סעיף 18, כהצעת הוועדה -  51</w:t>
      </w:r>
    </w:p>
    <w:p w14:paraId="076F2F0C" w14:textId="77777777" w:rsidR="00000000" w:rsidRDefault="007C71EE">
      <w:pPr>
        <w:pStyle w:val="a"/>
        <w:jc w:val="center"/>
        <w:rPr>
          <w:rFonts w:hint="cs"/>
          <w:rtl/>
        </w:rPr>
      </w:pPr>
      <w:r>
        <w:rPr>
          <w:rFonts w:hint="cs"/>
          <w:rtl/>
        </w:rPr>
        <w:t xml:space="preserve">נגד </w:t>
      </w:r>
      <w:r>
        <w:rPr>
          <w:rtl/>
        </w:rPr>
        <w:t>–</w:t>
      </w:r>
      <w:r>
        <w:rPr>
          <w:rFonts w:hint="cs"/>
          <w:rtl/>
        </w:rPr>
        <w:t xml:space="preserve"> 41</w:t>
      </w:r>
    </w:p>
    <w:p w14:paraId="4F6C93CF"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136F4BBC" w14:textId="77777777" w:rsidR="00000000" w:rsidRDefault="007C71EE">
      <w:pPr>
        <w:pStyle w:val="a"/>
        <w:jc w:val="center"/>
        <w:rPr>
          <w:rFonts w:hint="cs"/>
          <w:rtl/>
        </w:rPr>
      </w:pPr>
      <w:r>
        <w:rPr>
          <w:rFonts w:hint="cs"/>
          <w:rtl/>
        </w:rPr>
        <w:t>סעיף 18, כהצעת הו</w:t>
      </w:r>
      <w:r>
        <w:rPr>
          <w:rFonts w:hint="cs"/>
          <w:rtl/>
        </w:rPr>
        <w:t>ועדה, נתקבל.</w:t>
      </w:r>
    </w:p>
    <w:p w14:paraId="2FB9357A" w14:textId="77777777" w:rsidR="00000000" w:rsidRDefault="007C71EE">
      <w:pPr>
        <w:pStyle w:val="a"/>
        <w:jc w:val="center"/>
        <w:rPr>
          <w:rFonts w:hint="cs"/>
          <w:rtl/>
        </w:rPr>
      </w:pPr>
    </w:p>
    <w:p w14:paraId="6F455C6A" w14:textId="77777777" w:rsidR="00000000" w:rsidRDefault="007C71EE">
      <w:pPr>
        <w:pStyle w:val="ad"/>
        <w:rPr>
          <w:rtl/>
        </w:rPr>
      </w:pPr>
      <w:r>
        <w:rPr>
          <w:rtl/>
        </w:rPr>
        <w:t>היו"ר ראובן ריבלין:</w:t>
      </w:r>
    </w:p>
    <w:p w14:paraId="52F73934" w14:textId="77777777" w:rsidR="00000000" w:rsidRDefault="007C71EE">
      <w:pPr>
        <w:pStyle w:val="a"/>
        <w:rPr>
          <w:rtl/>
        </w:rPr>
      </w:pPr>
    </w:p>
    <w:p w14:paraId="715A72E7" w14:textId="77777777" w:rsidR="00000000" w:rsidRDefault="007C71EE">
      <w:pPr>
        <w:pStyle w:val="a"/>
        <w:rPr>
          <w:rFonts w:hint="cs"/>
          <w:rtl/>
        </w:rPr>
      </w:pPr>
      <w:r>
        <w:rPr>
          <w:rFonts w:hint="cs"/>
          <w:rtl/>
        </w:rPr>
        <w:t xml:space="preserve">51 בעד, 41 נגד. אני קובע שסעיף 18 עבר כהצעת הוועדה. </w:t>
      </w:r>
    </w:p>
    <w:p w14:paraId="35F70127" w14:textId="77777777" w:rsidR="00000000" w:rsidRDefault="007C71EE">
      <w:pPr>
        <w:pStyle w:val="a"/>
        <w:rPr>
          <w:rFonts w:hint="cs"/>
          <w:rtl/>
        </w:rPr>
      </w:pPr>
    </w:p>
    <w:p w14:paraId="5FF40B1C" w14:textId="77777777" w:rsidR="00000000" w:rsidRDefault="007C71EE">
      <w:pPr>
        <w:pStyle w:val="a"/>
        <w:rPr>
          <w:rFonts w:hint="cs"/>
          <w:rtl/>
        </w:rPr>
      </w:pPr>
      <w:r>
        <w:rPr>
          <w:rFonts w:hint="cs"/>
          <w:rtl/>
        </w:rPr>
        <w:t xml:space="preserve">אנחנו עוברים לסעיף 19. פה הצבעה קצרה מאוד, הצבעה אישית. </w:t>
      </w:r>
    </w:p>
    <w:p w14:paraId="305B1820" w14:textId="77777777" w:rsidR="00000000" w:rsidRDefault="007C71EE">
      <w:pPr>
        <w:pStyle w:val="a"/>
        <w:rPr>
          <w:rFonts w:hint="cs"/>
          <w:rtl/>
        </w:rPr>
      </w:pPr>
    </w:p>
    <w:p w14:paraId="31B94D21" w14:textId="77777777" w:rsidR="00000000" w:rsidRDefault="007C71EE">
      <w:pPr>
        <w:pStyle w:val="a"/>
        <w:rPr>
          <w:rFonts w:hint="cs"/>
          <w:rtl/>
        </w:rPr>
      </w:pPr>
      <w:r>
        <w:rPr>
          <w:rFonts w:hint="cs"/>
          <w:rtl/>
        </w:rPr>
        <w:t xml:space="preserve">הצעת קבוצת חבר הכנסת בורג -  מי בעד? מי נגד? מי נמנע? </w:t>
      </w:r>
    </w:p>
    <w:p w14:paraId="2CD0CC19" w14:textId="77777777" w:rsidR="00000000" w:rsidRDefault="007C71EE">
      <w:pPr>
        <w:pStyle w:val="a"/>
        <w:rPr>
          <w:rFonts w:hint="cs"/>
          <w:rtl/>
        </w:rPr>
      </w:pPr>
    </w:p>
    <w:p w14:paraId="61329E24" w14:textId="77777777" w:rsidR="00000000" w:rsidRDefault="007C71EE">
      <w:pPr>
        <w:pStyle w:val="a"/>
        <w:jc w:val="center"/>
        <w:rPr>
          <w:rFonts w:hint="cs"/>
          <w:b/>
          <w:bCs/>
          <w:rtl/>
        </w:rPr>
      </w:pPr>
      <w:r>
        <w:rPr>
          <w:rFonts w:hint="cs"/>
          <w:b/>
          <w:bCs/>
          <w:rtl/>
        </w:rPr>
        <w:t>הצבעה</w:t>
      </w:r>
    </w:p>
    <w:p w14:paraId="6DE9BAB8" w14:textId="77777777" w:rsidR="00000000" w:rsidRDefault="007C71EE">
      <w:pPr>
        <w:pStyle w:val="a"/>
        <w:jc w:val="center"/>
        <w:rPr>
          <w:rFonts w:hint="cs"/>
          <w:b/>
          <w:bCs/>
          <w:rtl/>
        </w:rPr>
      </w:pPr>
    </w:p>
    <w:p w14:paraId="3AAD1769" w14:textId="77777777" w:rsidR="00000000" w:rsidRDefault="007C71EE">
      <w:pPr>
        <w:pStyle w:val="a"/>
        <w:jc w:val="center"/>
        <w:rPr>
          <w:rFonts w:hint="cs"/>
          <w:rtl/>
        </w:rPr>
      </w:pPr>
      <w:r>
        <w:rPr>
          <w:rFonts w:hint="cs"/>
          <w:rtl/>
        </w:rPr>
        <w:t xml:space="preserve">ההסתייגות של קבוצת חבר הכנסת אברהם בורג לסעיף </w:t>
      </w:r>
      <w:r>
        <w:rPr>
          <w:rFonts w:hint="cs"/>
          <w:rtl/>
        </w:rPr>
        <w:t>19 לא נתקבלה.</w:t>
      </w:r>
    </w:p>
    <w:p w14:paraId="1D67E6A5" w14:textId="77777777" w:rsidR="00000000" w:rsidRDefault="007C71EE">
      <w:pPr>
        <w:pStyle w:val="a"/>
        <w:jc w:val="center"/>
        <w:rPr>
          <w:rFonts w:hint="cs"/>
          <w:rtl/>
        </w:rPr>
      </w:pPr>
    </w:p>
    <w:p w14:paraId="36081711" w14:textId="77777777" w:rsidR="00000000" w:rsidRDefault="007C71EE">
      <w:pPr>
        <w:pStyle w:val="ad"/>
        <w:rPr>
          <w:rtl/>
        </w:rPr>
      </w:pPr>
      <w:r>
        <w:rPr>
          <w:rtl/>
        </w:rPr>
        <w:t>היו"ר ראובן ריבלין:</w:t>
      </w:r>
    </w:p>
    <w:p w14:paraId="6F69B9D2" w14:textId="77777777" w:rsidR="00000000" w:rsidRDefault="007C71EE">
      <w:pPr>
        <w:pStyle w:val="a"/>
        <w:rPr>
          <w:rtl/>
        </w:rPr>
      </w:pPr>
    </w:p>
    <w:p w14:paraId="460A948A" w14:textId="77777777" w:rsidR="00000000" w:rsidRDefault="007C71EE">
      <w:pPr>
        <w:pStyle w:val="a"/>
        <w:rPr>
          <w:rFonts w:hint="cs"/>
          <w:rtl/>
        </w:rPr>
      </w:pPr>
      <w:r>
        <w:rPr>
          <w:rFonts w:hint="cs"/>
          <w:rtl/>
        </w:rPr>
        <w:t xml:space="preserve">ההצעה של קבוצת חבר הכנסת בורג לא עברה. </w:t>
      </w:r>
    </w:p>
    <w:p w14:paraId="1EF157AA" w14:textId="77777777" w:rsidR="00000000" w:rsidRDefault="007C71EE">
      <w:pPr>
        <w:pStyle w:val="a"/>
        <w:rPr>
          <w:rFonts w:hint="cs"/>
          <w:rtl/>
        </w:rPr>
      </w:pPr>
    </w:p>
    <w:p w14:paraId="2BBCCCF5" w14:textId="77777777" w:rsidR="00000000" w:rsidRDefault="007C71EE">
      <w:pPr>
        <w:pStyle w:val="ac"/>
        <w:rPr>
          <w:rtl/>
        </w:rPr>
      </w:pPr>
      <w:r>
        <w:rPr>
          <w:rFonts w:hint="eastAsia"/>
          <w:rtl/>
        </w:rPr>
        <w:t>חיים</w:t>
      </w:r>
      <w:r>
        <w:rPr>
          <w:rtl/>
        </w:rPr>
        <w:t xml:space="preserve"> אורון (מרצ):</w:t>
      </w:r>
    </w:p>
    <w:p w14:paraId="050F8F53" w14:textId="77777777" w:rsidR="00000000" w:rsidRDefault="007C71EE">
      <w:pPr>
        <w:pStyle w:val="a"/>
        <w:rPr>
          <w:rFonts w:hint="cs"/>
          <w:rtl/>
        </w:rPr>
      </w:pPr>
    </w:p>
    <w:p w14:paraId="40FA1F18" w14:textId="77777777" w:rsidR="00000000" w:rsidRDefault="007C71EE">
      <w:pPr>
        <w:pStyle w:val="a"/>
        <w:rPr>
          <w:rFonts w:hint="cs"/>
          <w:rtl/>
        </w:rPr>
      </w:pPr>
      <w:r>
        <w:rPr>
          <w:rFonts w:hint="cs"/>
          <w:rtl/>
        </w:rPr>
        <w:t>הסעיף הזה הוא ביטול השפעת - - -</w:t>
      </w:r>
    </w:p>
    <w:p w14:paraId="5687C18C" w14:textId="77777777" w:rsidR="00000000" w:rsidRDefault="007C71EE">
      <w:pPr>
        <w:pStyle w:val="a"/>
        <w:rPr>
          <w:rFonts w:hint="cs"/>
          <w:rtl/>
        </w:rPr>
      </w:pPr>
    </w:p>
    <w:p w14:paraId="3118EBEE" w14:textId="77777777" w:rsidR="00000000" w:rsidRDefault="007C71EE">
      <w:pPr>
        <w:pStyle w:val="ad"/>
        <w:rPr>
          <w:rtl/>
        </w:rPr>
      </w:pPr>
      <w:r>
        <w:rPr>
          <w:rtl/>
        </w:rPr>
        <w:t>היו"ר ראובן ריבלין:</w:t>
      </w:r>
    </w:p>
    <w:p w14:paraId="241FDBA9" w14:textId="77777777" w:rsidR="00000000" w:rsidRDefault="007C71EE">
      <w:pPr>
        <w:pStyle w:val="a"/>
        <w:rPr>
          <w:rtl/>
        </w:rPr>
      </w:pPr>
    </w:p>
    <w:p w14:paraId="753A9FD5" w14:textId="77777777" w:rsidR="00000000" w:rsidRDefault="007C71EE">
      <w:pPr>
        <w:pStyle w:val="a"/>
        <w:rPr>
          <w:rFonts w:hint="cs"/>
          <w:rtl/>
        </w:rPr>
      </w:pPr>
      <w:r>
        <w:rPr>
          <w:rFonts w:hint="cs"/>
          <w:rtl/>
        </w:rPr>
        <w:t xml:space="preserve">ידוע לי. תודה רבה. </w:t>
      </w:r>
    </w:p>
    <w:p w14:paraId="6512AC7B" w14:textId="77777777" w:rsidR="00000000" w:rsidRDefault="007C71EE">
      <w:pPr>
        <w:pStyle w:val="a"/>
        <w:rPr>
          <w:rFonts w:hint="cs"/>
          <w:rtl/>
        </w:rPr>
      </w:pPr>
    </w:p>
    <w:p w14:paraId="186FDF80" w14:textId="77777777" w:rsidR="00000000" w:rsidRDefault="007C71EE">
      <w:pPr>
        <w:pStyle w:val="a"/>
        <w:rPr>
          <w:rFonts w:hint="cs"/>
          <w:rtl/>
        </w:rPr>
      </w:pPr>
      <w:r>
        <w:rPr>
          <w:rFonts w:hint="cs"/>
          <w:rtl/>
        </w:rPr>
        <w:t xml:space="preserve">הצעת קבוצת מרצ וחברי הכנסת אברהם בייגה שוחט ומתן וילנאי -  מי בעד? מי נגד? מי נמנע? </w:t>
      </w:r>
    </w:p>
    <w:p w14:paraId="16DDEBCC" w14:textId="77777777" w:rsidR="00000000" w:rsidRDefault="007C71EE">
      <w:pPr>
        <w:pStyle w:val="a"/>
        <w:rPr>
          <w:rFonts w:hint="cs"/>
          <w:rtl/>
        </w:rPr>
      </w:pPr>
    </w:p>
    <w:p w14:paraId="5AABB0B9" w14:textId="77777777" w:rsidR="00000000" w:rsidRDefault="007C71EE">
      <w:pPr>
        <w:pStyle w:val="a"/>
        <w:jc w:val="center"/>
        <w:rPr>
          <w:rFonts w:hint="cs"/>
          <w:b/>
          <w:bCs/>
          <w:rtl/>
        </w:rPr>
      </w:pPr>
      <w:r>
        <w:rPr>
          <w:rFonts w:hint="cs"/>
          <w:b/>
          <w:bCs/>
          <w:rtl/>
        </w:rPr>
        <w:t>הצבעה</w:t>
      </w:r>
    </w:p>
    <w:p w14:paraId="07A78B38" w14:textId="77777777" w:rsidR="00000000" w:rsidRDefault="007C71EE">
      <w:pPr>
        <w:pStyle w:val="a"/>
        <w:jc w:val="center"/>
        <w:rPr>
          <w:rFonts w:hint="cs"/>
          <w:b/>
          <w:bCs/>
          <w:rtl/>
        </w:rPr>
      </w:pPr>
    </w:p>
    <w:p w14:paraId="419486EF" w14:textId="77777777" w:rsidR="00000000" w:rsidRDefault="007C71EE">
      <w:pPr>
        <w:pStyle w:val="a"/>
        <w:jc w:val="center"/>
        <w:rPr>
          <w:rFonts w:hint="cs"/>
          <w:rtl/>
        </w:rPr>
      </w:pPr>
      <w:r>
        <w:rPr>
          <w:rFonts w:hint="cs"/>
          <w:rtl/>
        </w:rPr>
        <w:t xml:space="preserve">ההסתייגות של קבוצת סיעת מרצ ושל חברי הכנסת אברהם בייגה שוחט ומתן וילנאי </w:t>
      </w:r>
    </w:p>
    <w:p w14:paraId="7A096360" w14:textId="77777777" w:rsidR="00000000" w:rsidRDefault="007C71EE">
      <w:pPr>
        <w:pStyle w:val="a"/>
        <w:jc w:val="center"/>
        <w:rPr>
          <w:rFonts w:hint="cs"/>
          <w:rtl/>
        </w:rPr>
      </w:pPr>
      <w:r>
        <w:rPr>
          <w:rFonts w:hint="cs"/>
          <w:rtl/>
        </w:rPr>
        <w:t>לסעיף 19  לא נתקבלה.</w:t>
      </w:r>
    </w:p>
    <w:p w14:paraId="553650EF" w14:textId="77777777" w:rsidR="00000000" w:rsidRDefault="007C71EE">
      <w:pPr>
        <w:pStyle w:val="a"/>
        <w:jc w:val="center"/>
        <w:rPr>
          <w:rFonts w:hint="cs"/>
          <w:rtl/>
        </w:rPr>
      </w:pPr>
    </w:p>
    <w:p w14:paraId="1FCBD2CB" w14:textId="77777777" w:rsidR="00000000" w:rsidRDefault="007C71EE">
      <w:pPr>
        <w:pStyle w:val="a"/>
        <w:jc w:val="center"/>
        <w:rPr>
          <w:rFonts w:hint="cs"/>
          <w:rtl/>
        </w:rPr>
      </w:pPr>
    </w:p>
    <w:p w14:paraId="696273C9" w14:textId="77777777" w:rsidR="00000000" w:rsidRDefault="007C71EE">
      <w:pPr>
        <w:pStyle w:val="ad"/>
        <w:rPr>
          <w:rtl/>
        </w:rPr>
      </w:pPr>
      <w:r>
        <w:rPr>
          <w:rtl/>
        </w:rPr>
        <w:t>היו"ר ראובן ריבלין:</w:t>
      </w:r>
    </w:p>
    <w:p w14:paraId="0100CF26" w14:textId="77777777" w:rsidR="00000000" w:rsidRDefault="007C71EE">
      <w:pPr>
        <w:pStyle w:val="a"/>
        <w:rPr>
          <w:rtl/>
        </w:rPr>
      </w:pPr>
    </w:p>
    <w:p w14:paraId="17179237" w14:textId="77777777" w:rsidR="00000000" w:rsidRDefault="007C71EE">
      <w:pPr>
        <w:pStyle w:val="a"/>
        <w:rPr>
          <w:rFonts w:hint="cs"/>
          <w:rtl/>
        </w:rPr>
      </w:pPr>
      <w:r>
        <w:rPr>
          <w:rFonts w:hint="cs"/>
          <w:rtl/>
        </w:rPr>
        <w:t xml:space="preserve">ההצעה של  קבוצת מרצ וחברי הכנסת  אברהם בייגה שוחט ומתן וילנאי לא עברה. </w:t>
      </w:r>
    </w:p>
    <w:p w14:paraId="7E50FE4D" w14:textId="77777777" w:rsidR="00000000" w:rsidRDefault="007C71EE">
      <w:pPr>
        <w:pStyle w:val="a"/>
        <w:rPr>
          <w:rFonts w:hint="cs"/>
          <w:rtl/>
        </w:rPr>
      </w:pPr>
    </w:p>
    <w:p w14:paraId="0438CFC4" w14:textId="77777777" w:rsidR="00000000" w:rsidRDefault="007C71EE">
      <w:pPr>
        <w:pStyle w:val="a"/>
        <w:rPr>
          <w:rFonts w:hint="cs"/>
          <w:rtl/>
        </w:rPr>
      </w:pPr>
      <w:r>
        <w:rPr>
          <w:rFonts w:hint="cs"/>
          <w:rtl/>
        </w:rPr>
        <w:t xml:space="preserve">ההצעה לחלופין - מי בעד? מי נגד? מי נמנע? </w:t>
      </w:r>
    </w:p>
    <w:p w14:paraId="128750C5" w14:textId="77777777" w:rsidR="00000000" w:rsidRDefault="007C71EE">
      <w:pPr>
        <w:pStyle w:val="a"/>
        <w:rPr>
          <w:rFonts w:hint="cs"/>
          <w:rtl/>
        </w:rPr>
      </w:pPr>
    </w:p>
    <w:p w14:paraId="6C3262BD" w14:textId="77777777" w:rsidR="00000000" w:rsidRDefault="007C71EE">
      <w:pPr>
        <w:pStyle w:val="a"/>
        <w:jc w:val="center"/>
        <w:rPr>
          <w:rFonts w:hint="cs"/>
          <w:b/>
          <w:bCs/>
          <w:rtl/>
        </w:rPr>
      </w:pPr>
      <w:r>
        <w:rPr>
          <w:rFonts w:hint="cs"/>
          <w:b/>
          <w:bCs/>
          <w:rtl/>
        </w:rPr>
        <w:t>הצבעה</w:t>
      </w:r>
    </w:p>
    <w:p w14:paraId="6402F04F" w14:textId="77777777" w:rsidR="00000000" w:rsidRDefault="007C71EE">
      <w:pPr>
        <w:pStyle w:val="a"/>
        <w:jc w:val="center"/>
        <w:rPr>
          <w:rFonts w:hint="cs"/>
          <w:b/>
          <w:bCs/>
          <w:rtl/>
        </w:rPr>
      </w:pPr>
    </w:p>
    <w:p w14:paraId="5FC9E615" w14:textId="77777777" w:rsidR="00000000" w:rsidRDefault="007C71EE">
      <w:pPr>
        <w:pStyle w:val="a"/>
        <w:jc w:val="center"/>
        <w:rPr>
          <w:rFonts w:hint="cs"/>
          <w:rtl/>
        </w:rPr>
      </w:pPr>
      <w:r>
        <w:rPr>
          <w:rFonts w:hint="cs"/>
          <w:rtl/>
        </w:rPr>
        <w:t>ההסתייגו</w:t>
      </w:r>
      <w:r>
        <w:rPr>
          <w:rFonts w:hint="cs"/>
          <w:rtl/>
        </w:rPr>
        <w:t xml:space="preserve">ת לחלופין של קבוצת סיעת מרצ ושל חברי הכנסת אברהם בייגה שוחט ומתן וילנאי </w:t>
      </w:r>
    </w:p>
    <w:p w14:paraId="5F8C963C" w14:textId="77777777" w:rsidR="00000000" w:rsidRDefault="007C71EE">
      <w:pPr>
        <w:pStyle w:val="a"/>
        <w:jc w:val="center"/>
        <w:rPr>
          <w:rFonts w:hint="cs"/>
          <w:rtl/>
        </w:rPr>
      </w:pPr>
      <w:r>
        <w:rPr>
          <w:rFonts w:hint="cs"/>
          <w:rtl/>
        </w:rPr>
        <w:t>לסעיף 19 לא נתקבלה.</w:t>
      </w:r>
    </w:p>
    <w:p w14:paraId="2F6C5723" w14:textId="77777777" w:rsidR="00000000" w:rsidRDefault="007C71EE">
      <w:pPr>
        <w:pStyle w:val="a"/>
        <w:jc w:val="center"/>
        <w:rPr>
          <w:rFonts w:hint="cs"/>
          <w:rtl/>
        </w:rPr>
      </w:pPr>
    </w:p>
    <w:p w14:paraId="6A579D4C" w14:textId="77777777" w:rsidR="00000000" w:rsidRDefault="007C71EE">
      <w:pPr>
        <w:pStyle w:val="ad"/>
        <w:rPr>
          <w:rtl/>
        </w:rPr>
      </w:pPr>
      <w:r>
        <w:rPr>
          <w:rtl/>
        </w:rPr>
        <w:t>היו"ר ראובן ריבלין:</w:t>
      </w:r>
    </w:p>
    <w:p w14:paraId="3E3A66AB" w14:textId="77777777" w:rsidR="00000000" w:rsidRDefault="007C71EE">
      <w:pPr>
        <w:pStyle w:val="a"/>
        <w:rPr>
          <w:rtl/>
        </w:rPr>
      </w:pPr>
    </w:p>
    <w:p w14:paraId="618183D6" w14:textId="77777777" w:rsidR="00000000" w:rsidRDefault="007C71EE">
      <w:pPr>
        <w:pStyle w:val="a"/>
        <w:rPr>
          <w:rFonts w:hint="cs"/>
          <w:rtl/>
        </w:rPr>
      </w:pPr>
      <w:r>
        <w:rPr>
          <w:rFonts w:hint="cs"/>
          <w:rtl/>
        </w:rPr>
        <w:t xml:space="preserve">ההצעה לחלופין  לא עברה. </w:t>
      </w:r>
    </w:p>
    <w:p w14:paraId="40ABA127" w14:textId="77777777" w:rsidR="00000000" w:rsidRDefault="007C71EE">
      <w:pPr>
        <w:pStyle w:val="a"/>
        <w:rPr>
          <w:rFonts w:hint="cs"/>
          <w:rtl/>
        </w:rPr>
      </w:pPr>
    </w:p>
    <w:p w14:paraId="13522B0A" w14:textId="77777777" w:rsidR="00000000" w:rsidRDefault="007C71EE">
      <w:pPr>
        <w:pStyle w:val="a"/>
        <w:rPr>
          <w:rFonts w:hint="cs"/>
          <w:rtl/>
        </w:rPr>
      </w:pPr>
      <w:r>
        <w:rPr>
          <w:rFonts w:hint="cs"/>
          <w:rtl/>
        </w:rPr>
        <w:t xml:space="preserve">רבותי חברי הכנסת, הצבעה על סעיף 19 לפי הצעת הוועדה. מי בעד? מי נגד? הצבעה אישית שמית. המזכיר, נא לקרוא שמות. </w:t>
      </w:r>
    </w:p>
    <w:p w14:paraId="5249D840" w14:textId="77777777" w:rsidR="00000000" w:rsidRDefault="007C71EE">
      <w:pPr>
        <w:pStyle w:val="a"/>
        <w:rPr>
          <w:rFonts w:hint="cs"/>
          <w:rtl/>
        </w:rPr>
      </w:pPr>
    </w:p>
    <w:p w14:paraId="75FA033C" w14:textId="77777777" w:rsidR="00000000" w:rsidRDefault="007C71EE">
      <w:pPr>
        <w:pStyle w:val="Speaker"/>
        <w:rPr>
          <w:rtl/>
        </w:rPr>
      </w:pPr>
      <w:bookmarkStart w:id="2519" w:name="FS000000661T28_05_2003_22_26_54"/>
      <w:bookmarkEnd w:id="2519"/>
      <w:r>
        <w:rPr>
          <w:rFonts w:hint="eastAsia"/>
          <w:rtl/>
        </w:rPr>
        <w:t>מזכי</w:t>
      </w:r>
      <w:r>
        <w:rPr>
          <w:rFonts w:hint="eastAsia"/>
          <w:rtl/>
        </w:rPr>
        <w:t>ר</w:t>
      </w:r>
      <w:r>
        <w:rPr>
          <w:rtl/>
        </w:rPr>
        <w:t xml:space="preserve"> הכנסת אריה האן:</w:t>
      </w:r>
    </w:p>
    <w:p w14:paraId="135B1BE5" w14:textId="77777777" w:rsidR="00000000" w:rsidRDefault="007C71EE">
      <w:pPr>
        <w:pStyle w:val="a"/>
        <w:ind w:firstLine="0"/>
        <w:rPr>
          <w:rFonts w:hint="cs"/>
          <w:rtl/>
        </w:rPr>
      </w:pPr>
      <w:r>
        <w:rPr>
          <w:rFonts w:hint="cs"/>
          <w:rtl/>
        </w:rPr>
        <w:t>(קורא בשמות חברי הכנסת)</w:t>
      </w:r>
    </w:p>
    <w:p w14:paraId="2949E6DA" w14:textId="77777777" w:rsidR="00000000" w:rsidRDefault="007C71EE">
      <w:pPr>
        <w:pStyle w:val="a"/>
        <w:rPr>
          <w:rFonts w:hint="cs"/>
          <w:rtl/>
        </w:rPr>
      </w:pPr>
    </w:p>
    <w:p w14:paraId="1329F7B0" w14:textId="77777777" w:rsidR="00000000" w:rsidRDefault="007C71EE">
      <w:pPr>
        <w:pStyle w:val="a"/>
        <w:rPr>
          <w:rFonts w:hint="cs"/>
          <w:rtl/>
        </w:rPr>
      </w:pPr>
      <w:r>
        <w:rPr>
          <w:rFonts w:hint="cs"/>
          <w:rtl/>
        </w:rPr>
        <w:t>קולט אביטל</w:t>
      </w:r>
      <w:r>
        <w:rPr>
          <w:rFonts w:hint="cs"/>
          <w:rtl/>
        </w:rPr>
        <w:tab/>
        <w:t>-</w:t>
      </w:r>
      <w:r>
        <w:rPr>
          <w:rFonts w:hint="cs"/>
          <w:rtl/>
        </w:rPr>
        <w:tab/>
        <w:t>נגד</w:t>
      </w:r>
    </w:p>
    <w:p w14:paraId="4C0FE125" w14:textId="77777777" w:rsidR="00000000" w:rsidRDefault="007C71EE">
      <w:pPr>
        <w:pStyle w:val="a"/>
        <w:rPr>
          <w:rFonts w:hint="cs"/>
          <w:rtl/>
        </w:rPr>
      </w:pPr>
      <w:r>
        <w:rPr>
          <w:rFonts w:hint="cs"/>
          <w:rtl/>
        </w:rPr>
        <w:t>רוחמה אברהם</w:t>
      </w:r>
      <w:r>
        <w:rPr>
          <w:rFonts w:hint="cs"/>
          <w:rtl/>
        </w:rPr>
        <w:tab/>
        <w:t>-</w:t>
      </w:r>
      <w:r>
        <w:rPr>
          <w:rFonts w:hint="cs"/>
          <w:rtl/>
        </w:rPr>
        <w:tab/>
        <w:t>בעד</w:t>
      </w:r>
    </w:p>
    <w:p w14:paraId="183D29DA" w14:textId="77777777" w:rsidR="00000000" w:rsidRDefault="007C71EE">
      <w:pPr>
        <w:pStyle w:val="a"/>
        <w:rPr>
          <w:rFonts w:hint="cs"/>
          <w:rtl/>
        </w:rPr>
      </w:pPr>
      <w:r>
        <w:rPr>
          <w:rFonts w:hint="cs"/>
          <w:rtl/>
        </w:rPr>
        <w:t>יולי-יואל אדלשטיין -</w:t>
      </w:r>
      <w:r>
        <w:rPr>
          <w:rFonts w:hint="cs"/>
          <w:rtl/>
        </w:rPr>
        <w:tab/>
        <w:t>בעד</w:t>
      </w:r>
    </w:p>
    <w:p w14:paraId="7D7B48C3" w14:textId="77777777" w:rsidR="00000000" w:rsidRDefault="007C71EE">
      <w:pPr>
        <w:pStyle w:val="a"/>
        <w:rPr>
          <w:rFonts w:hint="cs"/>
          <w:rtl/>
        </w:rPr>
      </w:pPr>
      <w:r>
        <w:rPr>
          <w:rFonts w:hint="cs"/>
          <w:rtl/>
        </w:rPr>
        <w:t>יעקב אדרי</w:t>
      </w:r>
      <w:r>
        <w:rPr>
          <w:rFonts w:hint="cs"/>
          <w:rtl/>
        </w:rPr>
        <w:tab/>
        <w:t>-</w:t>
      </w:r>
      <w:r>
        <w:rPr>
          <w:rFonts w:hint="cs"/>
          <w:rtl/>
        </w:rPr>
        <w:tab/>
        <w:t>בעד</w:t>
      </w:r>
    </w:p>
    <w:p w14:paraId="7DA3665C" w14:textId="77777777" w:rsidR="00000000" w:rsidRDefault="007C71EE">
      <w:pPr>
        <w:pStyle w:val="a"/>
        <w:rPr>
          <w:rFonts w:hint="cs"/>
          <w:rtl/>
        </w:rPr>
      </w:pPr>
      <w:r>
        <w:rPr>
          <w:rFonts w:hint="cs"/>
          <w:rtl/>
        </w:rPr>
        <w:t>אהוד אולמרט</w:t>
      </w:r>
      <w:r>
        <w:rPr>
          <w:rFonts w:hint="cs"/>
          <w:rtl/>
        </w:rPr>
        <w:tab/>
        <w:t>-</w:t>
      </w:r>
      <w:r>
        <w:rPr>
          <w:rFonts w:hint="cs"/>
          <w:rtl/>
        </w:rPr>
        <w:tab/>
        <w:t>בעד</w:t>
      </w:r>
    </w:p>
    <w:p w14:paraId="009ACBA4" w14:textId="77777777" w:rsidR="00000000" w:rsidRDefault="007C71EE">
      <w:pPr>
        <w:pStyle w:val="a"/>
        <w:rPr>
          <w:rFonts w:hint="cs"/>
          <w:rtl/>
        </w:rPr>
      </w:pPr>
      <w:r>
        <w:rPr>
          <w:rFonts w:hint="cs"/>
          <w:rtl/>
        </w:rPr>
        <w:t>חיים אורון</w:t>
      </w:r>
      <w:r>
        <w:rPr>
          <w:rFonts w:hint="cs"/>
          <w:rtl/>
        </w:rPr>
        <w:tab/>
        <w:t>-</w:t>
      </w:r>
      <w:r>
        <w:rPr>
          <w:rFonts w:hint="cs"/>
          <w:rtl/>
        </w:rPr>
        <w:tab/>
        <w:t>נגד</w:t>
      </w:r>
    </w:p>
    <w:p w14:paraId="4D82FB90" w14:textId="77777777" w:rsidR="00000000" w:rsidRDefault="007C71EE">
      <w:pPr>
        <w:pStyle w:val="a"/>
        <w:rPr>
          <w:rFonts w:hint="cs"/>
          <w:rtl/>
        </w:rPr>
      </w:pPr>
      <w:r>
        <w:rPr>
          <w:rFonts w:hint="cs"/>
          <w:rtl/>
        </w:rPr>
        <w:t>זבולון אורלב</w:t>
      </w:r>
      <w:r>
        <w:rPr>
          <w:rFonts w:hint="cs"/>
          <w:rtl/>
        </w:rPr>
        <w:tab/>
        <w:t>-</w:t>
      </w:r>
      <w:r>
        <w:rPr>
          <w:rFonts w:hint="cs"/>
          <w:rtl/>
        </w:rPr>
        <w:tab/>
        <w:t>בעד</w:t>
      </w:r>
    </w:p>
    <w:p w14:paraId="34F9AADE" w14:textId="77777777" w:rsidR="00000000" w:rsidRDefault="007C71EE">
      <w:pPr>
        <w:pStyle w:val="a"/>
        <w:rPr>
          <w:rFonts w:hint="cs"/>
          <w:rtl/>
        </w:rPr>
      </w:pPr>
      <w:r>
        <w:rPr>
          <w:rFonts w:hint="cs"/>
          <w:rtl/>
        </w:rPr>
        <w:t>דוד אזולאי</w:t>
      </w:r>
      <w:r>
        <w:rPr>
          <w:rFonts w:hint="cs"/>
          <w:rtl/>
        </w:rPr>
        <w:tab/>
        <w:t>-</w:t>
      </w:r>
      <w:r>
        <w:rPr>
          <w:rFonts w:hint="cs"/>
          <w:rtl/>
        </w:rPr>
        <w:tab/>
        <w:t>נגד</w:t>
      </w:r>
    </w:p>
    <w:p w14:paraId="691CC6A3" w14:textId="77777777" w:rsidR="00000000" w:rsidRDefault="007C71EE">
      <w:pPr>
        <w:pStyle w:val="a"/>
        <w:rPr>
          <w:rFonts w:hint="cs"/>
          <w:rtl/>
        </w:rPr>
      </w:pPr>
      <w:r>
        <w:rPr>
          <w:rFonts w:hint="cs"/>
          <w:rtl/>
        </w:rPr>
        <w:t>ישראל אייכלר</w:t>
      </w:r>
      <w:r>
        <w:rPr>
          <w:rFonts w:hint="cs"/>
          <w:rtl/>
        </w:rPr>
        <w:tab/>
        <w:t>-</w:t>
      </w:r>
      <w:r>
        <w:rPr>
          <w:rFonts w:hint="cs"/>
          <w:rtl/>
        </w:rPr>
        <w:tab/>
        <w:t>נגד</w:t>
      </w:r>
    </w:p>
    <w:p w14:paraId="0FFD39B4" w14:textId="77777777" w:rsidR="00000000" w:rsidRDefault="007C71EE">
      <w:pPr>
        <w:pStyle w:val="a"/>
        <w:rPr>
          <w:rFonts w:hint="cs"/>
          <w:rtl/>
        </w:rPr>
      </w:pPr>
      <w:r>
        <w:rPr>
          <w:rFonts w:hint="cs"/>
          <w:rtl/>
        </w:rPr>
        <w:t>דליה איציק</w:t>
      </w:r>
      <w:r>
        <w:rPr>
          <w:rFonts w:hint="cs"/>
          <w:rtl/>
        </w:rPr>
        <w:tab/>
        <w:t>-</w:t>
      </w:r>
      <w:r>
        <w:rPr>
          <w:rFonts w:hint="cs"/>
          <w:rtl/>
        </w:rPr>
        <w:tab/>
        <w:t>נגד</w:t>
      </w:r>
    </w:p>
    <w:p w14:paraId="009B63BE" w14:textId="77777777" w:rsidR="00000000" w:rsidRDefault="007C71EE">
      <w:pPr>
        <w:pStyle w:val="a"/>
        <w:rPr>
          <w:rFonts w:hint="cs"/>
          <w:rtl/>
        </w:rPr>
      </w:pPr>
      <w:r>
        <w:rPr>
          <w:rFonts w:hint="cs"/>
          <w:rtl/>
        </w:rPr>
        <w:t>אפי איתם</w:t>
      </w:r>
      <w:r>
        <w:rPr>
          <w:rFonts w:hint="cs"/>
          <w:rtl/>
        </w:rPr>
        <w:tab/>
        <w:t>-</w:t>
      </w:r>
      <w:r>
        <w:rPr>
          <w:rFonts w:hint="cs"/>
          <w:rtl/>
        </w:rPr>
        <w:tab/>
        <w:t>בעד</w:t>
      </w:r>
    </w:p>
    <w:p w14:paraId="644E3016" w14:textId="77777777" w:rsidR="00000000" w:rsidRDefault="007C71EE">
      <w:pPr>
        <w:pStyle w:val="a"/>
        <w:rPr>
          <w:rFonts w:hint="cs"/>
          <w:rtl/>
        </w:rPr>
      </w:pPr>
      <w:r>
        <w:rPr>
          <w:rFonts w:hint="cs"/>
          <w:rtl/>
        </w:rPr>
        <w:t>מיכאל איתן</w:t>
      </w:r>
      <w:r>
        <w:rPr>
          <w:rFonts w:hint="cs"/>
          <w:rtl/>
        </w:rPr>
        <w:tab/>
        <w:t>-</w:t>
      </w:r>
      <w:r>
        <w:rPr>
          <w:rFonts w:hint="cs"/>
          <w:rtl/>
        </w:rPr>
        <w:tab/>
        <w:t>בע</w:t>
      </w:r>
      <w:r>
        <w:rPr>
          <w:rFonts w:hint="cs"/>
          <w:rtl/>
        </w:rPr>
        <w:t>ד</w:t>
      </w:r>
    </w:p>
    <w:p w14:paraId="2697A173" w14:textId="77777777" w:rsidR="00000000" w:rsidRDefault="007C71EE">
      <w:pPr>
        <w:pStyle w:val="a"/>
        <w:rPr>
          <w:rFonts w:hint="cs"/>
          <w:rtl/>
        </w:rPr>
      </w:pPr>
      <w:r>
        <w:rPr>
          <w:rFonts w:hint="cs"/>
          <w:rtl/>
        </w:rPr>
        <w:t>אריה אלדד</w:t>
      </w:r>
      <w:r>
        <w:rPr>
          <w:rFonts w:hint="cs"/>
          <w:rtl/>
        </w:rPr>
        <w:tab/>
        <w:t>-</w:t>
      </w:r>
      <w:r>
        <w:rPr>
          <w:rFonts w:hint="cs"/>
          <w:rtl/>
        </w:rPr>
        <w:tab/>
        <w:t>אינו נוכח</w:t>
      </w:r>
    </w:p>
    <w:p w14:paraId="22197579" w14:textId="77777777" w:rsidR="00000000" w:rsidRDefault="007C71EE">
      <w:pPr>
        <w:pStyle w:val="a"/>
        <w:rPr>
          <w:rFonts w:hint="cs"/>
          <w:rtl/>
        </w:rPr>
      </w:pPr>
      <w:r>
        <w:rPr>
          <w:rFonts w:hint="cs"/>
          <w:rtl/>
        </w:rPr>
        <w:t xml:space="preserve">בנימין אלון </w:t>
      </w:r>
      <w:r>
        <w:rPr>
          <w:rFonts w:hint="cs"/>
          <w:rtl/>
        </w:rPr>
        <w:tab/>
        <w:t>-</w:t>
      </w:r>
      <w:r>
        <w:rPr>
          <w:rFonts w:hint="cs"/>
          <w:rtl/>
        </w:rPr>
        <w:tab/>
        <w:t>בעד</w:t>
      </w:r>
    </w:p>
    <w:p w14:paraId="45BC5B61" w14:textId="77777777" w:rsidR="00000000" w:rsidRDefault="007C71EE">
      <w:pPr>
        <w:pStyle w:val="a"/>
        <w:rPr>
          <w:rFonts w:hint="cs"/>
          <w:rtl/>
        </w:rPr>
      </w:pPr>
      <w:r>
        <w:rPr>
          <w:rFonts w:hint="cs"/>
          <w:rtl/>
        </w:rPr>
        <w:t>טלב אלסאנע</w:t>
      </w:r>
      <w:r>
        <w:rPr>
          <w:rFonts w:hint="cs"/>
          <w:rtl/>
        </w:rPr>
        <w:tab/>
        <w:t>-</w:t>
      </w:r>
      <w:r>
        <w:rPr>
          <w:rFonts w:hint="cs"/>
          <w:rtl/>
        </w:rPr>
        <w:tab/>
        <w:t>נגד</w:t>
      </w:r>
    </w:p>
    <w:p w14:paraId="660A6975" w14:textId="77777777" w:rsidR="00000000" w:rsidRDefault="007C71EE">
      <w:pPr>
        <w:pStyle w:val="a"/>
        <w:rPr>
          <w:rFonts w:hint="cs"/>
          <w:rtl/>
        </w:rPr>
      </w:pPr>
      <w:r>
        <w:rPr>
          <w:rFonts w:hint="cs"/>
          <w:rtl/>
        </w:rPr>
        <w:t>אלי אפללו</w:t>
      </w:r>
      <w:r>
        <w:rPr>
          <w:rFonts w:hint="cs"/>
          <w:rtl/>
        </w:rPr>
        <w:tab/>
        <w:t>-</w:t>
      </w:r>
      <w:r>
        <w:rPr>
          <w:rFonts w:hint="cs"/>
          <w:rtl/>
        </w:rPr>
        <w:tab/>
        <w:t>בעד</w:t>
      </w:r>
    </w:p>
    <w:p w14:paraId="387CA9D0" w14:textId="77777777" w:rsidR="00000000" w:rsidRDefault="007C71EE">
      <w:pPr>
        <w:pStyle w:val="a"/>
        <w:rPr>
          <w:rFonts w:hint="cs"/>
          <w:rtl/>
        </w:rPr>
      </w:pPr>
      <w:r>
        <w:rPr>
          <w:rFonts w:hint="cs"/>
          <w:rtl/>
        </w:rPr>
        <w:t>גלעד ארדן</w:t>
      </w:r>
      <w:r>
        <w:rPr>
          <w:rFonts w:hint="cs"/>
          <w:rtl/>
        </w:rPr>
        <w:tab/>
        <w:t>-</w:t>
      </w:r>
      <w:r>
        <w:rPr>
          <w:rFonts w:hint="cs"/>
          <w:rtl/>
        </w:rPr>
        <w:tab/>
        <w:t>בעד</w:t>
      </w:r>
    </w:p>
    <w:p w14:paraId="218B5127" w14:textId="77777777" w:rsidR="00000000" w:rsidRDefault="007C71EE">
      <w:pPr>
        <w:pStyle w:val="a"/>
        <w:rPr>
          <w:rFonts w:hint="cs"/>
          <w:rtl/>
        </w:rPr>
      </w:pPr>
      <w:r>
        <w:rPr>
          <w:rFonts w:hint="cs"/>
          <w:rtl/>
        </w:rPr>
        <w:t>אורי יהודה אריאל -</w:t>
      </w:r>
      <w:r>
        <w:rPr>
          <w:rFonts w:hint="cs"/>
          <w:rtl/>
        </w:rPr>
        <w:tab/>
        <w:t>בעד</w:t>
      </w:r>
    </w:p>
    <w:p w14:paraId="78B50EAB" w14:textId="77777777" w:rsidR="00000000" w:rsidRDefault="007C71EE">
      <w:pPr>
        <w:pStyle w:val="a"/>
        <w:rPr>
          <w:rFonts w:hint="cs"/>
          <w:rtl/>
        </w:rPr>
      </w:pPr>
      <w:r>
        <w:rPr>
          <w:rFonts w:hint="cs"/>
          <w:rtl/>
        </w:rPr>
        <w:t>זאב בוים</w:t>
      </w:r>
      <w:r>
        <w:rPr>
          <w:rFonts w:hint="cs"/>
          <w:rtl/>
        </w:rPr>
        <w:tab/>
        <w:t>-</w:t>
      </w:r>
      <w:r>
        <w:rPr>
          <w:rFonts w:hint="cs"/>
          <w:rtl/>
        </w:rPr>
        <w:tab/>
        <w:t>בעד</w:t>
      </w:r>
    </w:p>
    <w:p w14:paraId="5500BD97" w14:textId="77777777" w:rsidR="00000000" w:rsidRDefault="007C71EE">
      <w:pPr>
        <w:pStyle w:val="a"/>
        <w:rPr>
          <w:rFonts w:hint="cs"/>
          <w:rtl/>
        </w:rPr>
      </w:pPr>
      <w:r>
        <w:rPr>
          <w:rFonts w:hint="cs"/>
          <w:rtl/>
        </w:rPr>
        <w:t>אברהם בורג</w:t>
      </w:r>
      <w:r>
        <w:rPr>
          <w:rFonts w:hint="cs"/>
          <w:rtl/>
        </w:rPr>
        <w:tab/>
        <w:t>-</w:t>
      </w:r>
      <w:r>
        <w:rPr>
          <w:rFonts w:hint="cs"/>
          <w:rtl/>
        </w:rPr>
        <w:tab/>
        <w:t>נגד</w:t>
      </w:r>
    </w:p>
    <w:p w14:paraId="18763348" w14:textId="77777777" w:rsidR="00000000" w:rsidRDefault="007C71EE">
      <w:pPr>
        <w:pStyle w:val="a"/>
        <w:rPr>
          <w:rFonts w:hint="cs"/>
          <w:rtl/>
        </w:rPr>
      </w:pPr>
      <w:r>
        <w:rPr>
          <w:rFonts w:hint="cs"/>
          <w:rtl/>
        </w:rPr>
        <w:t>נעמי בלומנטל</w:t>
      </w:r>
      <w:r>
        <w:rPr>
          <w:rFonts w:hint="cs"/>
          <w:rtl/>
        </w:rPr>
        <w:tab/>
        <w:t>-</w:t>
      </w:r>
      <w:r>
        <w:rPr>
          <w:rFonts w:hint="cs"/>
          <w:rtl/>
        </w:rPr>
        <w:tab/>
        <w:t>בעד</w:t>
      </w:r>
    </w:p>
    <w:p w14:paraId="099A1A71" w14:textId="77777777" w:rsidR="00000000" w:rsidRDefault="007C71EE">
      <w:pPr>
        <w:pStyle w:val="a"/>
        <w:rPr>
          <w:rFonts w:hint="cs"/>
          <w:rtl/>
        </w:rPr>
      </w:pPr>
      <w:r>
        <w:rPr>
          <w:rFonts w:hint="cs"/>
          <w:rtl/>
        </w:rPr>
        <w:t>בנימין בן-אליעזר  -</w:t>
      </w:r>
      <w:r>
        <w:rPr>
          <w:rFonts w:hint="cs"/>
          <w:rtl/>
        </w:rPr>
        <w:tab/>
        <w:t>אינו נוכח</w:t>
      </w:r>
    </w:p>
    <w:p w14:paraId="77F506E3" w14:textId="77777777" w:rsidR="00000000" w:rsidRDefault="007C71EE">
      <w:pPr>
        <w:pStyle w:val="a"/>
        <w:rPr>
          <w:rFonts w:hint="cs"/>
          <w:rtl/>
        </w:rPr>
      </w:pPr>
      <w:r>
        <w:rPr>
          <w:rFonts w:hint="cs"/>
          <w:rtl/>
        </w:rPr>
        <w:t>אלי בן-מנחם</w:t>
      </w:r>
      <w:r>
        <w:rPr>
          <w:rFonts w:hint="cs"/>
          <w:rtl/>
        </w:rPr>
        <w:tab/>
        <w:t>-</w:t>
      </w:r>
      <w:r>
        <w:rPr>
          <w:rFonts w:hint="cs"/>
          <w:rtl/>
        </w:rPr>
        <w:tab/>
        <w:t>נגד</w:t>
      </w:r>
    </w:p>
    <w:p w14:paraId="0E162841" w14:textId="77777777" w:rsidR="00000000" w:rsidRDefault="007C71EE">
      <w:pPr>
        <w:pStyle w:val="a"/>
        <w:rPr>
          <w:rFonts w:hint="cs"/>
          <w:rtl/>
        </w:rPr>
      </w:pPr>
      <w:r>
        <w:rPr>
          <w:rFonts w:hint="cs"/>
          <w:rtl/>
        </w:rPr>
        <w:t>שלמה בניזרי</w:t>
      </w:r>
      <w:r>
        <w:rPr>
          <w:rFonts w:hint="cs"/>
          <w:rtl/>
        </w:rPr>
        <w:tab/>
        <w:t>-</w:t>
      </w:r>
      <w:r>
        <w:rPr>
          <w:rFonts w:hint="cs"/>
          <w:rtl/>
        </w:rPr>
        <w:tab/>
        <w:t>נגד</w:t>
      </w:r>
    </w:p>
    <w:p w14:paraId="03130DC6" w14:textId="77777777" w:rsidR="00000000" w:rsidRDefault="007C71EE">
      <w:pPr>
        <w:pStyle w:val="a"/>
        <w:rPr>
          <w:rFonts w:hint="cs"/>
          <w:rtl/>
        </w:rPr>
      </w:pPr>
      <w:r>
        <w:rPr>
          <w:rFonts w:hint="cs"/>
          <w:rtl/>
        </w:rPr>
        <w:t>דניאל בנלולו</w:t>
      </w:r>
      <w:r>
        <w:rPr>
          <w:rFonts w:hint="cs"/>
          <w:rtl/>
        </w:rPr>
        <w:tab/>
        <w:t>-</w:t>
      </w:r>
      <w:r>
        <w:rPr>
          <w:rFonts w:hint="cs"/>
          <w:rtl/>
        </w:rPr>
        <w:tab/>
        <w:t>בעד</w:t>
      </w:r>
    </w:p>
    <w:p w14:paraId="0D041556" w14:textId="77777777" w:rsidR="00000000" w:rsidRDefault="007C71EE">
      <w:pPr>
        <w:pStyle w:val="a"/>
        <w:rPr>
          <w:rFonts w:hint="cs"/>
          <w:rtl/>
        </w:rPr>
      </w:pPr>
      <w:r>
        <w:rPr>
          <w:rFonts w:hint="cs"/>
          <w:rtl/>
        </w:rPr>
        <w:t xml:space="preserve">רוני </w:t>
      </w:r>
      <w:r>
        <w:rPr>
          <w:rFonts w:hint="cs"/>
          <w:rtl/>
        </w:rPr>
        <w:t>בר-און</w:t>
      </w:r>
      <w:r>
        <w:rPr>
          <w:rFonts w:hint="cs"/>
          <w:rtl/>
        </w:rPr>
        <w:tab/>
        <w:t>-</w:t>
      </w:r>
      <w:r>
        <w:rPr>
          <w:rFonts w:hint="cs"/>
          <w:rtl/>
        </w:rPr>
        <w:tab/>
        <w:t>בעד</w:t>
      </w:r>
    </w:p>
    <w:p w14:paraId="70B344C1" w14:textId="77777777" w:rsidR="00000000" w:rsidRDefault="007C71EE">
      <w:pPr>
        <w:pStyle w:val="a"/>
        <w:rPr>
          <w:rFonts w:hint="cs"/>
          <w:rtl/>
        </w:rPr>
      </w:pPr>
      <w:r>
        <w:rPr>
          <w:rFonts w:hint="cs"/>
          <w:rtl/>
        </w:rPr>
        <w:t>רומן ברונפמן</w:t>
      </w:r>
      <w:r>
        <w:rPr>
          <w:rFonts w:hint="cs"/>
          <w:rtl/>
        </w:rPr>
        <w:tab/>
        <w:t>-</w:t>
      </w:r>
      <w:r>
        <w:rPr>
          <w:rFonts w:hint="cs"/>
          <w:rtl/>
        </w:rPr>
        <w:tab/>
        <w:t>נגד</w:t>
      </w:r>
    </w:p>
    <w:p w14:paraId="2861A002" w14:textId="77777777" w:rsidR="00000000" w:rsidRDefault="007C71EE">
      <w:pPr>
        <w:pStyle w:val="a"/>
        <w:rPr>
          <w:rFonts w:hint="cs"/>
          <w:rtl/>
        </w:rPr>
      </w:pPr>
      <w:r>
        <w:rPr>
          <w:rFonts w:hint="cs"/>
          <w:rtl/>
        </w:rPr>
        <w:t>רוני בריזון           -</w:t>
      </w:r>
      <w:r>
        <w:rPr>
          <w:rFonts w:hint="cs"/>
          <w:rtl/>
        </w:rPr>
        <w:tab/>
        <w:t>בעד</w:t>
      </w:r>
    </w:p>
    <w:p w14:paraId="444439AE" w14:textId="77777777" w:rsidR="00000000" w:rsidRDefault="007C71EE">
      <w:pPr>
        <w:pStyle w:val="a"/>
        <w:rPr>
          <w:rFonts w:hint="cs"/>
          <w:rtl/>
        </w:rPr>
      </w:pPr>
      <w:r>
        <w:rPr>
          <w:rFonts w:hint="cs"/>
          <w:rtl/>
        </w:rPr>
        <w:t>ויקטור בריילובסקי -</w:t>
      </w:r>
      <w:r>
        <w:rPr>
          <w:rFonts w:hint="cs"/>
          <w:rtl/>
        </w:rPr>
        <w:tab/>
        <w:t>בעד</w:t>
      </w:r>
    </w:p>
    <w:p w14:paraId="08659098" w14:textId="77777777" w:rsidR="00000000" w:rsidRDefault="007C71EE">
      <w:pPr>
        <w:pStyle w:val="a"/>
        <w:rPr>
          <w:rFonts w:hint="cs"/>
          <w:rtl/>
        </w:rPr>
      </w:pPr>
      <w:r>
        <w:rPr>
          <w:rFonts w:hint="cs"/>
          <w:rtl/>
        </w:rPr>
        <w:t>מוחמד ברכה</w:t>
      </w:r>
      <w:r>
        <w:rPr>
          <w:rFonts w:hint="cs"/>
          <w:rtl/>
        </w:rPr>
        <w:tab/>
        <w:t>-</w:t>
      </w:r>
      <w:r>
        <w:rPr>
          <w:rFonts w:hint="cs"/>
          <w:rtl/>
        </w:rPr>
        <w:tab/>
        <w:t>נגד</w:t>
      </w:r>
    </w:p>
    <w:p w14:paraId="3B68DC87" w14:textId="77777777" w:rsidR="00000000" w:rsidRDefault="007C71EE">
      <w:pPr>
        <w:pStyle w:val="a"/>
        <w:rPr>
          <w:rFonts w:hint="cs"/>
          <w:rtl/>
        </w:rPr>
      </w:pPr>
      <w:r>
        <w:rPr>
          <w:rFonts w:hint="cs"/>
          <w:rtl/>
        </w:rPr>
        <w:t>עזמי בשארה</w:t>
      </w:r>
      <w:r>
        <w:rPr>
          <w:rFonts w:hint="cs"/>
          <w:rtl/>
        </w:rPr>
        <w:tab/>
        <w:t>-</w:t>
      </w:r>
      <w:r>
        <w:rPr>
          <w:rFonts w:hint="cs"/>
          <w:rtl/>
        </w:rPr>
        <w:tab/>
        <w:t>נגד</w:t>
      </w:r>
    </w:p>
    <w:p w14:paraId="40E1018E" w14:textId="77777777" w:rsidR="00000000" w:rsidRDefault="007C71EE">
      <w:pPr>
        <w:pStyle w:val="a"/>
        <w:rPr>
          <w:rFonts w:hint="cs"/>
          <w:rtl/>
        </w:rPr>
      </w:pPr>
      <w:r>
        <w:rPr>
          <w:rFonts w:hint="cs"/>
          <w:rtl/>
        </w:rPr>
        <w:t>ענבל גבריאלי</w:t>
      </w:r>
      <w:r>
        <w:rPr>
          <w:rFonts w:hint="cs"/>
          <w:rtl/>
        </w:rPr>
        <w:tab/>
        <w:t>-</w:t>
      </w:r>
      <w:r>
        <w:rPr>
          <w:rFonts w:hint="cs"/>
          <w:rtl/>
        </w:rPr>
        <w:tab/>
        <w:t>בעד</w:t>
      </w:r>
    </w:p>
    <w:p w14:paraId="13058E9D" w14:textId="77777777" w:rsidR="00000000" w:rsidRDefault="007C71EE">
      <w:pPr>
        <w:pStyle w:val="a"/>
        <w:rPr>
          <w:rFonts w:hint="cs"/>
          <w:rtl/>
        </w:rPr>
      </w:pPr>
      <w:r>
        <w:rPr>
          <w:rFonts w:hint="cs"/>
          <w:rtl/>
        </w:rPr>
        <w:t>מיכאל גורלובסקי -</w:t>
      </w:r>
      <w:r>
        <w:rPr>
          <w:rFonts w:hint="cs"/>
          <w:rtl/>
        </w:rPr>
        <w:tab/>
        <w:t>בעד</w:t>
      </w:r>
    </w:p>
    <w:p w14:paraId="573CD156" w14:textId="77777777" w:rsidR="00000000" w:rsidRDefault="007C71EE">
      <w:pPr>
        <w:pStyle w:val="a"/>
        <w:rPr>
          <w:rFonts w:hint="cs"/>
          <w:rtl/>
        </w:rPr>
      </w:pPr>
      <w:r>
        <w:rPr>
          <w:rFonts w:hint="cs"/>
          <w:rtl/>
        </w:rPr>
        <w:t>זהבה גלאון</w:t>
      </w:r>
      <w:r>
        <w:rPr>
          <w:rFonts w:hint="cs"/>
          <w:rtl/>
        </w:rPr>
        <w:tab/>
        <w:t>-</w:t>
      </w:r>
      <w:r>
        <w:rPr>
          <w:rFonts w:hint="cs"/>
          <w:rtl/>
        </w:rPr>
        <w:tab/>
        <w:t>נגד</w:t>
      </w:r>
    </w:p>
    <w:p w14:paraId="5337A1D7" w14:textId="77777777" w:rsidR="00000000" w:rsidRDefault="007C71EE">
      <w:pPr>
        <w:pStyle w:val="a"/>
        <w:rPr>
          <w:rFonts w:hint="cs"/>
          <w:rtl/>
        </w:rPr>
      </w:pPr>
      <w:r>
        <w:rPr>
          <w:rFonts w:hint="cs"/>
          <w:rtl/>
        </w:rPr>
        <w:t>גילה גמליאל</w:t>
      </w:r>
      <w:r>
        <w:rPr>
          <w:rFonts w:hint="cs"/>
          <w:rtl/>
        </w:rPr>
        <w:tab/>
        <w:t>-</w:t>
      </w:r>
      <w:r>
        <w:rPr>
          <w:rFonts w:hint="cs"/>
          <w:rtl/>
        </w:rPr>
        <w:tab/>
        <w:t>בעד</w:t>
      </w:r>
    </w:p>
    <w:p w14:paraId="18488788" w14:textId="77777777" w:rsidR="00000000" w:rsidRDefault="007C71EE">
      <w:pPr>
        <w:pStyle w:val="a"/>
        <w:rPr>
          <w:rFonts w:hint="cs"/>
          <w:rtl/>
        </w:rPr>
      </w:pPr>
      <w:r>
        <w:rPr>
          <w:rFonts w:hint="cs"/>
          <w:rtl/>
        </w:rPr>
        <w:t>משה גפני</w:t>
      </w:r>
      <w:r>
        <w:rPr>
          <w:rFonts w:hint="cs"/>
          <w:rtl/>
        </w:rPr>
        <w:tab/>
        <w:t>-</w:t>
      </w:r>
      <w:r>
        <w:rPr>
          <w:rFonts w:hint="cs"/>
          <w:rtl/>
        </w:rPr>
        <w:tab/>
        <w:t>נגד</w:t>
      </w:r>
    </w:p>
    <w:p w14:paraId="31841864" w14:textId="77777777" w:rsidR="00000000" w:rsidRDefault="007C71EE">
      <w:pPr>
        <w:pStyle w:val="a"/>
        <w:rPr>
          <w:rFonts w:hint="cs"/>
          <w:rtl/>
        </w:rPr>
      </w:pPr>
      <w:r>
        <w:rPr>
          <w:rFonts w:hint="cs"/>
          <w:rtl/>
        </w:rPr>
        <w:t>עבד-אלמאלכ דהאמשה  - נגד</w:t>
      </w:r>
    </w:p>
    <w:p w14:paraId="33A87FB5" w14:textId="77777777" w:rsidR="00000000" w:rsidRDefault="007C71EE">
      <w:pPr>
        <w:pStyle w:val="a"/>
        <w:rPr>
          <w:rFonts w:hint="cs"/>
          <w:rtl/>
        </w:rPr>
      </w:pPr>
    </w:p>
    <w:p w14:paraId="62381240" w14:textId="77777777" w:rsidR="00000000" w:rsidRDefault="007C71EE">
      <w:pPr>
        <w:pStyle w:val="ad"/>
        <w:rPr>
          <w:rtl/>
        </w:rPr>
      </w:pPr>
      <w:r>
        <w:rPr>
          <w:rtl/>
        </w:rPr>
        <w:t>היו"ר ראובן ריבלין:</w:t>
      </w:r>
    </w:p>
    <w:p w14:paraId="1C2116BD" w14:textId="77777777" w:rsidR="00000000" w:rsidRDefault="007C71EE">
      <w:pPr>
        <w:pStyle w:val="a"/>
        <w:rPr>
          <w:rtl/>
        </w:rPr>
      </w:pPr>
    </w:p>
    <w:p w14:paraId="3C72234E" w14:textId="77777777" w:rsidR="00000000" w:rsidRDefault="007C71EE">
      <w:pPr>
        <w:pStyle w:val="a"/>
        <w:rPr>
          <w:rFonts w:hint="cs"/>
          <w:rtl/>
        </w:rPr>
      </w:pPr>
      <w:r>
        <w:rPr>
          <w:rFonts w:hint="cs"/>
          <w:rtl/>
        </w:rPr>
        <w:t>לא להפריע, חבר הכנסת יצחק כהן. לא אאשר אף הצבעה שמית אם יהיו קריאות באמצע ויפריעו למזכיר לבצע את עבודתו. בבקשה, אדוני.</w:t>
      </w:r>
    </w:p>
    <w:p w14:paraId="01C14E97" w14:textId="77777777" w:rsidR="00000000" w:rsidRDefault="007C71EE">
      <w:pPr>
        <w:pStyle w:val="a"/>
        <w:rPr>
          <w:rFonts w:hint="cs"/>
          <w:rtl/>
        </w:rPr>
      </w:pPr>
    </w:p>
    <w:p w14:paraId="6FF0B5DE" w14:textId="77777777" w:rsidR="00000000" w:rsidRDefault="007C71EE">
      <w:pPr>
        <w:pStyle w:val="SpeakerCon"/>
        <w:rPr>
          <w:rtl/>
        </w:rPr>
      </w:pPr>
      <w:bookmarkStart w:id="2520" w:name="FS000000661T28_05_2003_22_33_44"/>
      <w:bookmarkEnd w:id="2520"/>
      <w:r>
        <w:rPr>
          <w:rFonts w:hint="eastAsia"/>
          <w:rtl/>
        </w:rPr>
        <w:t>מזכיר</w:t>
      </w:r>
      <w:r>
        <w:rPr>
          <w:rtl/>
        </w:rPr>
        <w:t xml:space="preserve"> הכנסת אריה האן:</w:t>
      </w:r>
    </w:p>
    <w:p w14:paraId="007DFCA4" w14:textId="77777777" w:rsidR="00000000" w:rsidRDefault="007C71EE">
      <w:pPr>
        <w:pStyle w:val="a"/>
        <w:ind w:firstLine="0"/>
        <w:rPr>
          <w:rFonts w:hint="cs"/>
          <w:rtl/>
        </w:rPr>
      </w:pPr>
      <w:r>
        <w:rPr>
          <w:rFonts w:hint="cs"/>
          <w:rtl/>
        </w:rPr>
        <w:t>(קורא בשמות חברי הכנסת)</w:t>
      </w:r>
    </w:p>
    <w:p w14:paraId="7C51D4D9" w14:textId="77777777" w:rsidR="00000000" w:rsidRDefault="007C71EE">
      <w:pPr>
        <w:pStyle w:val="a"/>
        <w:rPr>
          <w:rFonts w:hint="cs"/>
          <w:rtl/>
        </w:rPr>
      </w:pPr>
    </w:p>
    <w:p w14:paraId="6A5F8EA7" w14:textId="77777777" w:rsidR="00000000" w:rsidRDefault="007C71EE">
      <w:pPr>
        <w:pStyle w:val="a"/>
        <w:rPr>
          <w:rFonts w:hint="cs"/>
          <w:rtl/>
        </w:rPr>
      </w:pPr>
      <w:r>
        <w:rPr>
          <w:rFonts w:hint="cs"/>
          <w:rtl/>
        </w:rPr>
        <w:t>נסים דהן</w:t>
      </w:r>
      <w:r>
        <w:rPr>
          <w:rFonts w:hint="cs"/>
          <w:rtl/>
        </w:rPr>
        <w:tab/>
        <w:t>-</w:t>
      </w:r>
      <w:r>
        <w:rPr>
          <w:rFonts w:hint="cs"/>
          <w:rtl/>
        </w:rPr>
        <w:tab/>
        <w:t>נגד</w:t>
      </w:r>
    </w:p>
    <w:p w14:paraId="6EF091C7" w14:textId="77777777" w:rsidR="00000000" w:rsidRDefault="007C71EE">
      <w:pPr>
        <w:pStyle w:val="a"/>
        <w:rPr>
          <w:rFonts w:hint="cs"/>
          <w:rtl/>
        </w:rPr>
      </w:pPr>
      <w:r>
        <w:rPr>
          <w:rFonts w:hint="cs"/>
          <w:rtl/>
        </w:rPr>
        <w:t>חמי דורון           -</w:t>
      </w:r>
      <w:r>
        <w:rPr>
          <w:rFonts w:hint="cs"/>
          <w:rtl/>
        </w:rPr>
        <w:tab/>
        <w:t>אינו נוכח</w:t>
      </w:r>
    </w:p>
    <w:p w14:paraId="1E157BD4" w14:textId="77777777" w:rsidR="00000000" w:rsidRDefault="007C71EE">
      <w:pPr>
        <w:pStyle w:val="a"/>
        <w:rPr>
          <w:rFonts w:hint="cs"/>
          <w:rtl/>
        </w:rPr>
      </w:pPr>
      <w:r>
        <w:rPr>
          <w:rFonts w:hint="cs"/>
          <w:rtl/>
        </w:rPr>
        <w:t>אברהם הירשזון</w:t>
      </w:r>
      <w:r>
        <w:rPr>
          <w:rFonts w:hint="cs"/>
          <w:rtl/>
        </w:rPr>
        <w:tab/>
        <w:t>-</w:t>
      </w:r>
      <w:r>
        <w:rPr>
          <w:rFonts w:hint="cs"/>
          <w:rtl/>
        </w:rPr>
        <w:tab/>
        <w:t>בעד</w:t>
      </w:r>
    </w:p>
    <w:p w14:paraId="393C234C" w14:textId="77777777" w:rsidR="00000000" w:rsidRDefault="007C71EE">
      <w:pPr>
        <w:pStyle w:val="a"/>
        <w:rPr>
          <w:rFonts w:hint="cs"/>
          <w:rtl/>
        </w:rPr>
      </w:pPr>
      <w:r>
        <w:rPr>
          <w:rFonts w:hint="cs"/>
          <w:rtl/>
        </w:rPr>
        <w:t>צחי הנגבי</w:t>
      </w:r>
      <w:r>
        <w:rPr>
          <w:rFonts w:hint="cs"/>
          <w:rtl/>
        </w:rPr>
        <w:tab/>
        <w:t>-</w:t>
      </w:r>
      <w:r>
        <w:rPr>
          <w:rFonts w:hint="cs"/>
          <w:rtl/>
        </w:rPr>
        <w:tab/>
        <w:t>בעד</w:t>
      </w:r>
    </w:p>
    <w:p w14:paraId="5322E5B0" w14:textId="77777777" w:rsidR="00000000" w:rsidRDefault="007C71EE">
      <w:pPr>
        <w:pStyle w:val="a"/>
        <w:rPr>
          <w:rFonts w:hint="cs"/>
          <w:rtl/>
        </w:rPr>
      </w:pPr>
      <w:r>
        <w:rPr>
          <w:rFonts w:hint="cs"/>
          <w:rtl/>
        </w:rPr>
        <w:t>צבי הנ</w:t>
      </w:r>
      <w:r>
        <w:rPr>
          <w:rFonts w:hint="cs"/>
          <w:rtl/>
        </w:rPr>
        <w:t>דל</w:t>
      </w:r>
      <w:r>
        <w:rPr>
          <w:rFonts w:hint="cs"/>
          <w:rtl/>
        </w:rPr>
        <w:tab/>
        <w:t>-</w:t>
      </w:r>
      <w:r>
        <w:rPr>
          <w:rFonts w:hint="cs"/>
          <w:rtl/>
        </w:rPr>
        <w:tab/>
        <w:t>בעד</w:t>
      </w:r>
    </w:p>
    <w:p w14:paraId="7CD26AEC" w14:textId="77777777" w:rsidR="00000000" w:rsidRDefault="007C71EE">
      <w:pPr>
        <w:pStyle w:val="a"/>
        <w:rPr>
          <w:rFonts w:hint="cs"/>
          <w:rtl/>
        </w:rPr>
      </w:pPr>
      <w:r>
        <w:rPr>
          <w:rFonts w:hint="cs"/>
          <w:rtl/>
        </w:rPr>
        <w:t>יצחק הרצוג</w:t>
      </w:r>
      <w:r>
        <w:rPr>
          <w:rFonts w:hint="cs"/>
          <w:rtl/>
        </w:rPr>
        <w:tab/>
        <w:t>-</w:t>
      </w:r>
      <w:r>
        <w:rPr>
          <w:rFonts w:hint="cs"/>
          <w:rtl/>
        </w:rPr>
        <w:tab/>
        <w:t>נגד</w:t>
      </w:r>
    </w:p>
    <w:p w14:paraId="2F5CE5B5" w14:textId="77777777" w:rsidR="00000000" w:rsidRDefault="007C71EE">
      <w:pPr>
        <w:pStyle w:val="a"/>
        <w:rPr>
          <w:rFonts w:hint="cs"/>
          <w:rtl/>
        </w:rPr>
      </w:pPr>
      <w:r>
        <w:rPr>
          <w:rFonts w:hint="cs"/>
          <w:rtl/>
        </w:rPr>
        <w:t>מגלי והבה</w:t>
      </w:r>
      <w:r>
        <w:rPr>
          <w:rFonts w:hint="cs"/>
          <w:rtl/>
        </w:rPr>
        <w:tab/>
        <w:t>-</w:t>
      </w:r>
      <w:r>
        <w:rPr>
          <w:rFonts w:hint="cs"/>
          <w:rtl/>
        </w:rPr>
        <w:tab/>
        <w:t>בעד</w:t>
      </w:r>
    </w:p>
    <w:p w14:paraId="19E521E7" w14:textId="77777777" w:rsidR="00000000" w:rsidRDefault="007C71EE">
      <w:pPr>
        <w:pStyle w:val="a"/>
        <w:rPr>
          <w:rFonts w:hint="cs"/>
          <w:rtl/>
        </w:rPr>
      </w:pPr>
      <w:r>
        <w:rPr>
          <w:rFonts w:hint="cs"/>
          <w:rtl/>
        </w:rPr>
        <w:t>אבשלום וילן</w:t>
      </w:r>
      <w:r>
        <w:rPr>
          <w:rFonts w:hint="cs"/>
          <w:rtl/>
        </w:rPr>
        <w:tab/>
        <w:t>-</w:t>
      </w:r>
      <w:r>
        <w:rPr>
          <w:rFonts w:hint="cs"/>
          <w:rtl/>
        </w:rPr>
        <w:tab/>
        <w:t>נגד</w:t>
      </w:r>
    </w:p>
    <w:p w14:paraId="065269E5" w14:textId="77777777" w:rsidR="00000000" w:rsidRDefault="007C71EE">
      <w:pPr>
        <w:pStyle w:val="a"/>
        <w:rPr>
          <w:rFonts w:hint="cs"/>
          <w:rtl/>
        </w:rPr>
      </w:pPr>
      <w:r>
        <w:rPr>
          <w:rFonts w:hint="cs"/>
          <w:rtl/>
        </w:rPr>
        <w:t>מתן וילנאי</w:t>
      </w:r>
      <w:r>
        <w:rPr>
          <w:rFonts w:hint="cs"/>
          <w:rtl/>
        </w:rPr>
        <w:tab/>
        <w:t>-</w:t>
      </w:r>
      <w:r>
        <w:rPr>
          <w:rFonts w:hint="cs"/>
          <w:rtl/>
        </w:rPr>
        <w:tab/>
        <w:t>נגד</w:t>
      </w:r>
    </w:p>
    <w:p w14:paraId="22B53AE7" w14:textId="77777777" w:rsidR="00000000" w:rsidRDefault="007C71EE">
      <w:pPr>
        <w:pStyle w:val="a"/>
        <w:rPr>
          <w:rFonts w:hint="cs"/>
          <w:rtl/>
        </w:rPr>
      </w:pPr>
      <w:r>
        <w:rPr>
          <w:rFonts w:hint="cs"/>
          <w:rtl/>
        </w:rPr>
        <w:t>יצחק וקנין</w:t>
      </w:r>
      <w:r>
        <w:rPr>
          <w:rFonts w:hint="cs"/>
          <w:rtl/>
        </w:rPr>
        <w:tab/>
        <w:t>-</w:t>
      </w:r>
      <w:r>
        <w:rPr>
          <w:rFonts w:hint="cs"/>
          <w:rtl/>
        </w:rPr>
        <w:tab/>
        <w:t>נגד</w:t>
      </w:r>
    </w:p>
    <w:p w14:paraId="1DA1790D" w14:textId="77777777" w:rsidR="00000000" w:rsidRDefault="007C71EE">
      <w:pPr>
        <w:pStyle w:val="a"/>
        <w:rPr>
          <w:rFonts w:hint="cs"/>
          <w:rtl/>
        </w:rPr>
      </w:pPr>
      <w:r>
        <w:rPr>
          <w:rFonts w:hint="cs"/>
          <w:rtl/>
        </w:rPr>
        <w:t>נסים זאב</w:t>
      </w:r>
      <w:r>
        <w:rPr>
          <w:rFonts w:hint="cs"/>
          <w:rtl/>
        </w:rPr>
        <w:tab/>
        <w:t>-</w:t>
      </w:r>
      <w:r>
        <w:rPr>
          <w:rFonts w:hint="cs"/>
          <w:rtl/>
        </w:rPr>
        <w:tab/>
        <w:t>אינו נוכח</w:t>
      </w:r>
    </w:p>
    <w:p w14:paraId="56ADA5FD" w14:textId="77777777" w:rsidR="00000000" w:rsidRDefault="007C71EE">
      <w:pPr>
        <w:pStyle w:val="a"/>
        <w:rPr>
          <w:rFonts w:hint="cs"/>
          <w:rtl/>
        </w:rPr>
      </w:pPr>
      <w:r>
        <w:rPr>
          <w:rFonts w:hint="cs"/>
          <w:rtl/>
        </w:rPr>
        <w:t>ג'מאל זחאלקה   -</w:t>
      </w:r>
      <w:r>
        <w:rPr>
          <w:rFonts w:hint="cs"/>
          <w:rtl/>
        </w:rPr>
        <w:tab/>
        <w:t>נגד</w:t>
      </w:r>
    </w:p>
    <w:p w14:paraId="5EC5B293" w14:textId="77777777" w:rsidR="00000000" w:rsidRDefault="007C71EE">
      <w:pPr>
        <w:pStyle w:val="a"/>
        <w:rPr>
          <w:rFonts w:hint="cs"/>
          <w:rtl/>
        </w:rPr>
      </w:pPr>
      <w:r>
        <w:rPr>
          <w:rFonts w:hint="cs"/>
          <w:rtl/>
        </w:rPr>
        <w:t>אליעזר זנדברג</w:t>
      </w:r>
      <w:r>
        <w:rPr>
          <w:rFonts w:hint="cs"/>
          <w:rtl/>
        </w:rPr>
        <w:tab/>
        <w:t xml:space="preserve">- </w:t>
      </w:r>
      <w:r>
        <w:rPr>
          <w:rFonts w:hint="cs"/>
          <w:rtl/>
        </w:rPr>
        <w:tab/>
        <w:t>אינו נוכח</w:t>
      </w:r>
    </w:p>
    <w:p w14:paraId="61609F2C" w14:textId="77777777" w:rsidR="00000000" w:rsidRDefault="007C71EE">
      <w:pPr>
        <w:pStyle w:val="a"/>
        <w:rPr>
          <w:rFonts w:hint="cs"/>
          <w:rtl/>
        </w:rPr>
      </w:pPr>
      <w:r>
        <w:rPr>
          <w:rFonts w:hint="cs"/>
          <w:rtl/>
        </w:rPr>
        <w:t>יחיאל חזן</w:t>
      </w:r>
      <w:r>
        <w:rPr>
          <w:rFonts w:hint="cs"/>
          <w:rtl/>
        </w:rPr>
        <w:tab/>
        <w:t>-</w:t>
      </w:r>
      <w:r>
        <w:rPr>
          <w:rFonts w:hint="cs"/>
          <w:rtl/>
        </w:rPr>
        <w:tab/>
        <w:t>בעד</w:t>
      </w:r>
    </w:p>
    <w:p w14:paraId="52C738CB" w14:textId="77777777" w:rsidR="00000000" w:rsidRDefault="007C71EE">
      <w:pPr>
        <w:pStyle w:val="a"/>
        <w:rPr>
          <w:rFonts w:hint="cs"/>
          <w:rtl/>
        </w:rPr>
      </w:pPr>
      <w:r>
        <w:rPr>
          <w:rFonts w:hint="cs"/>
          <w:rtl/>
        </w:rPr>
        <w:t xml:space="preserve">רשף  חן  </w:t>
      </w:r>
      <w:r>
        <w:rPr>
          <w:rFonts w:hint="cs"/>
          <w:rtl/>
        </w:rPr>
        <w:tab/>
        <w:t>-</w:t>
      </w:r>
      <w:r>
        <w:rPr>
          <w:rFonts w:hint="cs"/>
          <w:rtl/>
        </w:rPr>
        <w:tab/>
        <w:t>בעד</w:t>
      </w:r>
    </w:p>
    <w:p w14:paraId="3FDAAD78" w14:textId="77777777" w:rsidR="00000000" w:rsidRDefault="007C71EE">
      <w:pPr>
        <w:pStyle w:val="a"/>
        <w:rPr>
          <w:rFonts w:hint="cs"/>
          <w:rtl/>
        </w:rPr>
      </w:pPr>
      <w:r>
        <w:rPr>
          <w:rFonts w:hint="cs"/>
          <w:rtl/>
        </w:rPr>
        <w:t>ואסל טאהא</w:t>
      </w:r>
      <w:r>
        <w:rPr>
          <w:rFonts w:hint="cs"/>
          <w:rtl/>
        </w:rPr>
        <w:tab/>
        <w:t>-</w:t>
      </w:r>
      <w:r>
        <w:rPr>
          <w:rFonts w:hint="cs"/>
          <w:rtl/>
        </w:rPr>
        <w:tab/>
        <w:t>נגד</w:t>
      </w:r>
    </w:p>
    <w:p w14:paraId="433DB9BF" w14:textId="77777777" w:rsidR="00000000" w:rsidRDefault="007C71EE">
      <w:pPr>
        <w:pStyle w:val="a"/>
        <w:rPr>
          <w:rFonts w:hint="cs"/>
          <w:rtl/>
        </w:rPr>
      </w:pPr>
      <w:r>
        <w:rPr>
          <w:rFonts w:hint="cs"/>
          <w:rtl/>
        </w:rPr>
        <w:t xml:space="preserve">אחמד טיבי </w:t>
      </w:r>
      <w:r>
        <w:rPr>
          <w:rFonts w:hint="cs"/>
          <w:rtl/>
        </w:rPr>
        <w:tab/>
        <w:t>-</w:t>
      </w:r>
      <w:r>
        <w:rPr>
          <w:rFonts w:hint="cs"/>
          <w:rtl/>
        </w:rPr>
        <w:tab/>
        <w:t>נגד</w:t>
      </w:r>
    </w:p>
    <w:p w14:paraId="320BB678" w14:textId="77777777" w:rsidR="00000000" w:rsidRDefault="007C71EE">
      <w:pPr>
        <w:pStyle w:val="a"/>
        <w:rPr>
          <w:rFonts w:hint="cs"/>
          <w:rtl/>
        </w:rPr>
      </w:pPr>
      <w:r>
        <w:rPr>
          <w:rFonts w:hint="cs"/>
          <w:rtl/>
        </w:rPr>
        <w:t>דוד טל</w:t>
      </w:r>
      <w:r>
        <w:rPr>
          <w:rFonts w:hint="cs"/>
          <w:rtl/>
        </w:rPr>
        <w:tab/>
      </w:r>
      <w:r>
        <w:rPr>
          <w:rFonts w:hint="cs"/>
          <w:rtl/>
        </w:rPr>
        <w:tab/>
        <w:t>-</w:t>
      </w:r>
      <w:r>
        <w:rPr>
          <w:rFonts w:hint="cs"/>
          <w:rtl/>
        </w:rPr>
        <w:tab/>
        <w:t>אינו נוכח</w:t>
      </w:r>
    </w:p>
    <w:p w14:paraId="0663EA85" w14:textId="77777777" w:rsidR="00000000" w:rsidRDefault="007C71EE">
      <w:pPr>
        <w:pStyle w:val="a"/>
        <w:rPr>
          <w:rFonts w:hint="cs"/>
          <w:rtl/>
        </w:rPr>
      </w:pPr>
      <w:r>
        <w:rPr>
          <w:rFonts w:hint="cs"/>
          <w:rtl/>
        </w:rPr>
        <w:t>יגאל יאס</w:t>
      </w:r>
      <w:r>
        <w:rPr>
          <w:rFonts w:hint="cs"/>
          <w:rtl/>
        </w:rPr>
        <w:t xml:space="preserve">ינוב </w:t>
      </w:r>
      <w:r>
        <w:rPr>
          <w:rFonts w:hint="cs"/>
          <w:rtl/>
        </w:rPr>
        <w:tab/>
        <w:t>-</w:t>
      </w:r>
      <w:r>
        <w:rPr>
          <w:rFonts w:hint="cs"/>
          <w:rtl/>
        </w:rPr>
        <w:tab/>
        <w:t>בעד</w:t>
      </w:r>
    </w:p>
    <w:p w14:paraId="4228AA63" w14:textId="77777777" w:rsidR="00000000" w:rsidRDefault="007C71EE">
      <w:pPr>
        <w:pStyle w:val="a"/>
        <w:rPr>
          <w:rFonts w:hint="cs"/>
          <w:rtl/>
        </w:rPr>
      </w:pPr>
      <w:r>
        <w:rPr>
          <w:rFonts w:hint="cs"/>
          <w:rtl/>
        </w:rPr>
        <w:t>שאול יהלום</w:t>
      </w:r>
      <w:r>
        <w:rPr>
          <w:rFonts w:hint="cs"/>
          <w:rtl/>
        </w:rPr>
        <w:tab/>
        <w:t>-</w:t>
      </w:r>
      <w:r>
        <w:rPr>
          <w:rFonts w:hint="cs"/>
          <w:rtl/>
        </w:rPr>
        <w:tab/>
        <w:t>בעד</w:t>
      </w:r>
    </w:p>
    <w:p w14:paraId="2D1D690A" w14:textId="77777777" w:rsidR="00000000" w:rsidRDefault="007C71EE">
      <w:pPr>
        <w:pStyle w:val="a"/>
        <w:rPr>
          <w:rFonts w:hint="cs"/>
          <w:rtl/>
        </w:rPr>
      </w:pPr>
      <w:r>
        <w:rPr>
          <w:rFonts w:hint="cs"/>
          <w:rtl/>
        </w:rPr>
        <w:t>אליהו ישי</w:t>
      </w:r>
      <w:r>
        <w:rPr>
          <w:rFonts w:hint="cs"/>
          <w:rtl/>
        </w:rPr>
        <w:tab/>
        <w:t>-</w:t>
      </w:r>
      <w:r>
        <w:rPr>
          <w:rFonts w:hint="cs"/>
          <w:rtl/>
        </w:rPr>
        <w:tab/>
        <w:t>נגד</w:t>
      </w:r>
    </w:p>
    <w:p w14:paraId="5C536CA3" w14:textId="77777777" w:rsidR="00000000" w:rsidRDefault="007C71EE">
      <w:pPr>
        <w:pStyle w:val="a"/>
        <w:rPr>
          <w:rFonts w:hint="cs"/>
          <w:rtl/>
        </w:rPr>
      </w:pPr>
      <w:r>
        <w:rPr>
          <w:rFonts w:hint="cs"/>
          <w:rtl/>
        </w:rPr>
        <w:t>אהוד יתום</w:t>
      </w:r>
      <w:r>
        <w:rPr>
          <w:rFonts w:hint="cs"/>
          <w:rtl/>
        </w:rPr>
        <w:tab/>
        <w:t>-</w:t>
      </w:r>
      <w:r>
        <w:rPr>
          <w:rFonts w:hint="cs"/>
          <w:rtl/>
        </w:rPr>
        <w:tab/>
        <w:t>בעד</w:t>
      </w:r>
    </w:p>
    <w:p w14:paraId="077B986A" w14:textId="77777777" w:rsidR="00000000" w:rsidRDefault="007C71EE">
      <w:pPr>
        <w:pStyle w:val="a"/>
        <w:rPr>
          <w:rFonts w:hint="cs"/>
          <w:rtl/>
        </w:rPr>
      </w:pPr>
      <w:r>
        <w:rPr>
          <w:rFonts w:hint="cs"/>
          <w:rtl/>
        </w:rPr>
        <w:t>דני יתום</w:t>
      </w:r>
      <w:r>
        <w:rPr>
          <w:rFonts w:hint="cs"/>
          <w:rtl/>
        </w:rPr>
        <w:tab/>
      </w:r>
      <w:r>
        <w:rPr>
          <w:rFonts w:hint="cs"/>
          <w:rtl/>
        </w:rPr>
        <w:tab/>
        <w:t>-</w:t>
      </w:r>
      <w:r>
        <w:rPr>
          <w:rFonts w:hint="cs"/>
          <w:rtl/>
        </w:rPr>
        <w:tab/>
        <w:t>נגד</w:t>
      </w:r>
    </w:p>
    <w:p w14:paraId="2B92BCE7" w14:textId="77777777" w:rsidR="00000000" w:rsidRDefault="007C71EE">
      <w:pPr>
        <w:pStyle w:val="a"/>
        <w:rPr>
          <w:rFonts w:hint="cs"/>
          <w:rtl/>
        </w:rPr>
      </w:pPr>
      <w:r>
        <w:rPr>
          <w:rFonts w:hint="cs"/>
          <w:rtl/>
        </w:rPr>
        <w:t>איתן כבל</w:t>
      </w:r>
      <w:r>
        <w:rPr>
          <w:rFonts w:hint="cs"/>
          <w:rtl/>
        </w:rPr>
        <w:tab/>
        <w:t>-</w:t>
      </w:r>
      <w:r>
        <w:rPr>
          <w:rFonts w:hint="cs"/>
          <w:rtl/>
        </w:rPr>
        <w:tab/>
        <w:t>נגד</w:t>
      </w:r>
    </w:p>
    <w:p w14:paraId="3765ABB5" w14:textId="77777777" w:rsidR="00000000" w:rsidRDefault="007C71EE">
      <w:pPr>
        <w:pStyle w:val="a"/>
        <w:rPr>
          <w:rFonts w:hint="cs"/>
          <w:rtl/>
        </w:rPr>
      </w:pPr>
      <w:r>
        <w:rPr>
          <w:rFonts w:hint="cs"/>
          <w:rtl/>
        </w:rPr>
        <w:t>אילנה כהן</w:t>
      </w:r>
      <w:r>
        <w:rPr>
          <w:rFonts w:hint="cs"/>
          <w:rtl/>
        </w:rPr>
        <w:tab/>
        <w:t>-</w:t>
      </w:r>
      <w:r>
        <w:rPr>
          <w:rFonts w:hint="cs"/>
          <w:rtl/>
        </w:rPr>
        <w:tab/>
        <w:t>נגד</w:t>
      </w:r>
    </w:p>
    <w:p w14:paraId="527904A9"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אליעזר כהן</w:t>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בעד</w:t>
      </w:r>
    </w:p>
    <w:p w14:paraId="07B4B34C"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אמנון כהן</w:t>
      </w:r>
      <w:r>
        <w:rPr>
          <w:rFonts w:ascii="Arial" w:hAnsi="Arial" w:cs="Arial" w:hint="cs"/>
          <w:szCs w:val="22"/>
          <w:rtl/>
        </w:rPr>
        <w:tab/>
      </w:r>
      <w:r>
        <w:rPr>
          <w:rFonts w:ascii="Arial" w:hAnsi="Arial" w:cs="Arial" w:hint="cs"/>
          <w:szCs w:val="22"/>
          <w:rtl/>
        </w:rPr>
        <w:tab/>
        <w:t>-</w:t>
      </w:r>
      <w:r>
        <w:rPr>
          <w:rFonts w:ascii="Arial" w:hAnsi="Arial" w:cs="Arial" w:hint="cs"/>
          <w:szCs w:val="22"/>
          <w:rtl/>
        </w:rPr>
        <w:tab/>
        <w:t>נגד</w:t>
      </w:r>
    </w:p>
    <w:p w14:paraId="3A4F0D4D"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יצחק כהן</w:t>
      </w:r>
      <w:r>
        <w:rPr>
          <w:rFonts w:ascii="Arial" w:hAnsi="Arial" w:cs="Arial" w:hint="cs"/>
          <w:szCs w:val="22"/>
          <w:rtl/>
        </w:rPr>
        <w:tab/>
      </w:r>
      <w:r>
        <w:rPr>
          <w:rFonts w:ascii="Arial" w:hAnsi="Arial" w:cs="Arial" w:hint="cs"/>
          <w:szCs w:val="22"/>
          <w:rtl/>
        </w:rPr>
        <w:tab/>
        <w:t>-</w:t>
      </w:r>
      <w:r>
        <w:rPr>
          <w:rFonts w:ascii="Arial" w:hAnsi="Arial" w:cs="Arial" w:hint="cs"/>
          <w:szCs w:val="22"/>
          <w:rtl/>
        </w:rPr>
        <w:tab/>
        <w:t>נגד</w:t>
      </w:r>
    </w:p>
    <w:p w14:paraId="05BE20A3"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רן כהן</w:t>
      </w:r>
      <w:r>
        <w:rPr>
          <w:rFonts w:ascii="Arial" w:hAnsi="Arial" w:cs="Arial" w:hint="cs"/>
          <w:szCs w:val="22"/>
          <w:rtl/>
        </w:rPr>
        <w:tab/>
      </w:r>
      <w:r>
        <w:rPr>
          <w:rFonts w:ascii="Arial" w:hAnsi="Arial" w:cs="Arial" w:hint="cs"/>
          <w:szCs w:val="22"/>
          <w:rtl/>
        </w:rPr>
        <w:tab/>
      </w:r>
      <w:r>
        <w:rPr>
          <w:rFonts w:ascii="Arial" w:hAnsi="Arial" w:cs="Arial" w:hint="cs"/>
          <w:szCs w:val="22"/>
          <w:rtl/>
        </w:rPr>
        <w:tab/>
        <w:t>-</w:t>
      </w:r>
      <w:r>
        <w:rPr>
          <w:rFonts w:ascii="Arial" w:hAnsi="Arial" w:cs="Arial" w:hint="cs"/>
          <w:szCs w:val="22"/>
          <w:rtl/>
        </w:rPr>
        <w:tab/>
        <w:t>נגד</w:t>
      </w:r>
    </w:p>
    <w:p w14:paraId="69F6C2A3"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משה כחלון</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3A95D49C"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חיים כץ</w:t>
      </w:r>
      <w:r>
        <w:rPr>
          <w:rFonts w:ascii="Arial" w:hAnsi="Arial" w:cs="Arial" w:hint="cs"/>
          <w:szCs w:val="22"/>
          <w:rtl/>
        </w:rPr>
        <w:tab/>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210A4602"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ישראל כץ</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222C6C55"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אתי לבני</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1D44B5CC"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ציפי לבני</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6FFF206F"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לימור לבנת</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298C2D8C"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דוד לוי</w:t>
      </w:r>
      <w:r>
        <w:rPr>
          <w:rFonts w:ascii="Arial" w:hAnsi="Arial" w:cs="Arial" w:hint="cs"/>
          <w:szCs w:val="22"/>
          <w:rtl/>
        </w:rPr>
        <w:tab/>
      </w:r>
      <w:r>
        <w:rPr>
          <w:rFonts w:ascii="Arial" w:hAnsi="Arial" w:cs="Arial" w:hint="cs"/>
          <w:szCs w:val="22"/>
          <w:rtl/>
        </w:rPr>
        <w:tab/>
      </w:r>
      <w:r>
        <w:rPr>
          <w:rFonts w:ascii="Arial" w:hAnsi="Arial" w:cs="Arial" w:hint="cs"/>
          <w:szCs w:val="22"/>
          <w:rtl/>
        </w:rPr>
        <w:tab/>
        <w:t>-</w:t>
      </w:r>
      <w:r>
        <w:rPr>
          <w:rFonts w:ascii="Arial" w:hAnsi="Arial" w:cs="Arial" w:hint="cs"/>
          <w:szCs w:val="22"/>
          <w:rtl/>
        </w:rPr>
        <w:tab/>
        <w:t>אינו נוכח</w:t>
      </w:r>
    </w:p>
    <w:p w14:paraId="01BC2B01"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יצחק לוי</w:t>
      </w:r>
      <w:r>
        <w:rPr>
          <w:rFonts w:ascii="Arial" w:hAnsi="Arial" w:cs="Arial" w:hint="cs"/>
          <w:szCs w:val="22"/>
          <w:rtl/>
        </w:rPr>
        <w:tab/>
      </w:r>
      <w:r>
        <w:rPr>
          <w:rFonts w:ascii="Arial" w:hAnsi="Arial" w:cs="Arial" w:hint="cs"/>
          <w:szCs w:val="22"/>
          <w:rtl/>
        </w:rPr>
        <w:tab/>
      </w:r>
      <w:r>
        <w:rPr>
          <w:rFonts w:ascii="Arial" w:hAnsi="Arial" w:cs="Arial" w:hint="cs"/>
          <w:szCs w:val="22"/>
          <w:rtl/>
        </w:rPr>
        <w:tab/>
        <w:t>-</w:t>
      </w:r>
      <w:r>
        <w:rPr>
          <w:rFonts w:ascii="Arial" w:hAnsi="Arial" w:cs="Arial" w:hint="cs"/>
          <w:szCs w:val="22"/>
          <w:rtl/>
        </w:rPr>
        <w:tab/>
        <w:t>אינו נוכח</w:t>
      </w:r>
    </w:p>
    <w:p w14:paraId="2ACA825B"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אילן ליבוביץ</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35F7B15B"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יעקב ליצמן</w:t>
      </w:r>
      <w:r>
        <w:rPr>
          <w:rFonts w:ascii="Arial" w:hAnsi="Arial" w:cs="Arial" w:hint="cs"/>
          <w:szCs w:val="22"/>
          <w:rtl/>
        </w:rPr>
        <w:tab/>
      </w:r>
      <w:r>
        <w:rPr>
          <w:rFonts w:ascii="Arial" w:hAnsi="Arial" w:cs="Arial" w:hint="cs"/>
          <w:szCs w:val="22"/>
          <w:rtl/>
        </w:rPr>
        <w:tab/>
        <w:t>-</w:t>
      </w:r>
      <w:r>
        <w:rPr>
          <w:rFonts w:ascii="Arial" w:hAnsi="Arial" w:cs="Arial" w:hint="cs"/>
          <w:szCs w:val="22"/>
          <w:rtl/>
        </w:rPr>
        <w:tab/>
        <w:t>נגד</w:t>
      </w:r>
    </w:p>
    <w:p w14:paraId="7A5BC7CC"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עוזי לנדאו</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2E0CD1D9"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יוסף לפיד</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3CDB4BAC"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עסאם מח'ול</w:t>
      </w:r>
      <w:r>
        <w:rPr>
          <w:rFonts w:ascii="Arial" w:hAnsi="Arial" w:cs="Arial" w:hint="cs"/>
          <w:szCs w:val="22"/>
          <w:rtl/>
        </w:rPr>
        <w:tab/>
      </w:r>
      <w:r>
        <w:rPr>
          <w:rFonts w:ascii="Arial" w:hAnsi="Arial" w:cs="Arial" w:hint="cs"/>
          <w:szCs w:val="22"/>
          <w:rtl/>
        </w:rPr>
        <w:tab/>
        <w:t>-</w:t>
      </w:r>
      <w:r>
        <w:rPr>
          <w:rFonts w:ascii="Arial" w:hAnsi="Arial" w:cs="Arial" w:hint="cs"/>
          <w:szCs w:val="22"/>
          <w:rtl/>
        </w:rPr>
        <w:tab/>
        <w:t>נגד</w:t>
      </w:r>
    </w:p>
    <w:p w14:paraId="43F2D728"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מיכאל מלכיאור</w:t>
      </w:r>
      <w:r>
        <w:rPr>
          <w:rFonts w:ascii="Arial" w:hAnsi="Arial" w:cs="Arial" w:hint="cs"/>
          <w:szCs w:val="22"/>
          <w:rtl/>
        </w:rPr>
        <w:tab/>
      </w:r>
      <w:r>
        <w:rPr>
          <w:rFonts w:ascii="Arial" w:hAnsi="Arial" w:cs="Arial" w:hint="cs"/>
          <w:szCs w:val="22"/>
          <w:rtl/>
        </w:rPr>
        <w:tab/>
        <w:t>-</w:t>
      </w:r>
      <w:r>
        <w:rPr>
          <w:rFonts w:ascii="Arial" w:hAnsi="Arial" w:cs="Arial" w:hint="cs"/>
          <w:szCs w:val="22"/>
          <w:rtl/>
        </w:rPr>
        <w:tab/>
        <w:t>נגד</w:t>
      </w:r>
    </w:p>
    <w:p w14:paraId="5634F2EB"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עמרם מצנע</w:t>
      </w:r>
      <w:r>
        <w:rPr>
          <w:rFonts w:ascii="Arial" w:hAnsi="Arial" w:cs="Arial" w:hint="cs"/>
          <w:szCs w:val="22"/>
          <w:rtl/>
        </w:rPr>
        <w:tab/>
      </w:r>
      <w:r>
        <w:rPr>
          <w:rFonts w:ascii="Arial" w:hAnsi="Arial" w:cs="Arial" w:hint="cs"/>
          <w:szCs w:val="22"/>
          <w:rtl/>
        </w:rPr>
        <w:tab/>
        <w:t>-</w:t>
      </w:r>
      <w:r>
        <w:rPr>
          <w:rFonts w:ascii="Arial" w:hAnsi="Arial" w:cs="Arial" w:hint="cs"/>
          <w:szCs w:val="22"/>
          <w:rtl/>
        </w:rPr>
        <w:tab/>
        <w:t>אינו נוכח</w:t>
      </w:r>
    </w:p>
    <w:p w14:paraId="485815F6"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יעקב מרגי</w:t>
      </w:r>
      <w:r>
        <w:rPr>
          <w:rFonts w:ascii="Arial" w:hAnsi="Arial" w:cs="Arial" w:hint="cs"/>
          <w:szCs w:val="22"/>
          <w:rtl/>
        </w:rPr>
        <w:tab/>
      </w:r>
      <w:r>
        <w:rPr>
          <w:rFonts w:ascii="Arial" w:hAnsi="Arial" w:cs="Arial" w:hint="cs"/>
          <w:szCs w:val="22"/>
          <w:rtl/>
        </w:rPr>
        <w:tab/>
        <w:t>-</w:t>
      </w:r>
      <w:r>
        <w:rPr>
          <w:rFonts w:ascii="Arial" w:hAnsi="Arial" w:cs="Arial" w:hint="cs"/>
          <w:szCs w:val="22"/>
          <w:rtl/>
        </w:rPr>
        <w:tab/>
        <w:t>נגד</w:t>
      </w:r>
    </w:p>
    <w:p w14:paraId="764F4A1E"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יהודית נאות</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5ADB533D"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משולם נהרי</w:t>
      </w:r>
      <w:r>
        <w:rPr>
          <w:rFonts w:ascii="Arial" w:hAnsi="Arial" w:cs="Arial" w:hint="cs"/>
          <w:szCs w:val="22"/>
          <w:rtl/>
        </w:rPr>
        <w:tab/>
      </w:r>
      <w:r>
        <w:rPr>
          <w:rFonts w:ascii="Arial" w:hAnsi="Arial" w:cs="Arial" w:hint="cs"/>
          <w:szCs w:val="22"/>
          <w:rtl/>
        </w:rPr>
        <w:tab/>
        <w:t>-</w:t>
      </w:r>
      <w:r>
        <w:rPr>
          <w:rFonts w:ascii="Arial" w:hAnsi="Arial" w:cs="Arial" w:hint="cs"/>
          <w:szCs w:val="22"/>
          <w:rtl/>
        </w:rPr>
        <w:tab/>
        <w:t>אינו נו</w:t>
      </w:r>
      <w:r>
        <w:rPr>
          <w:rFonts w:ascii="Arial" w:hAnsi="Arial" w:cs="Arial" w:hint="cs"/>
          <w:szCs w:val="22"/>
          <w:rtl/>
        </w:rPr>
        <w:t>כח</w:t>
      </w:r>
    </w:p>
    <w:p w14:paraId="2B152C32"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מיכאל נודלמן</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664D3641"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דני נוה</w:t>
      </w:r>
      <w:r>
        <w:rPr>
          <w:rFonts w:ascii="Arial" w:hAnsi="Arial" w:cs="Arial" w:hint="cs"/>
          <w:szCs w:val="22"/>
          <w:rtl/>
        </w:rPr>
        <w:tab/>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3B274F61"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אורית נוקד</w:t>
      </w:r>
      <w:r>
        <w:rPr>
          <w:rFonts w:ascii="Arial" w:hAnsi="Arial" w:cs="Arial" w:hint="cs"/>
          <w:szCs w:val="22"/>
          <w:rtl/>
        </w:rPr>
        <w:tab/>
      </w:r>
      <w:r>
        <w:rPr>
          <w:rFonts w:ascii="Arial" w:hAnsi="Arial" w:cs="Arial" w:hint="cs"/>
          <w:szCs w:val="22"/>
          <w:rtl/>
        </w:rPr>
        <w:tab/>
        <w:t>-</w:t>
      </w:r>
      <w:r>
        <w:rPr>
          <w:rFonts w:ascii="Arial" w:hAnsi="Arial" w:cs="Arial" w:hint="cs"/>
          <w:szCs w:val="22"/>
          <w:rtl/>
        </w:rPr>
        <w:tab/>
        <w:t>נגד</w:t>
      </w:r>
    </w:p>
    <w:p w14:paraId="6E1D0810"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לאה נס</w:t>
      </w:r>
      <w:r>
        <w:rPr>
          <w:rFonts w:ascii="Arial" w:hAnsi="Arial" w:cs="Arial" w:hint="cs"/>
          <w:szCs w:val="22"/>
          <w:rtl/>
        </w:rPr>
        <w:tab/>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6ACB471E"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בנימין נתניהו</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13744D1A"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מרינה סולודקין</w:t>
      </w:r>
      <w:r>
        <w:rPr>
          <w:rFonts w:ascii="Arial" w:hAnsi="Arial" w:cs="Arial" w:hint="cs"/>
          <w:szCs w:val="22"/>
          <w:rtl/>
        </w:rPr>
        <w:tab/>
      </w:r>
      <w:r>
        <w:rPr>
          <w:rFonts w:ascii="Arial" w:hAnsi="Arial" w:cs="Arial" w:hint="cs"/>
          <w:szCs w:val="22"/>
          <w:rtl/>
        </w:rPr>
        <w:tab/>
        <w:t>-</w:t>
      </w:r>
      <w:r>
        <w:rPr>
          <w:rFonts w:ascii="Arial" w:hAnsi="Arial" w:cs="Arial" w:hint="cs"/>
          <w:szCs w:val="22"/>
          <w:rtl/>
        </w:rPr>
        <w:tab/>
        <w:t>אינה נוכחת</w:t>
      </w:r>
    </w:p>
    <w:p w14:paraId="6FBE9404"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ניסן סלומינסקי</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7D4158C8"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אפרים סנה</w:t>
      </w:r>
      <w:r>
        <w:rPr>
          <w:rFonts w:ascii="Arial" w:hAnsi="Arial" w:cs="Arial" w:hint="cs"/>
          <w:szCs w:val="22"/>
          <w:rtl/>
        </w:rPr>
        <w:tab/>
      </w:r>
      <w:r>
        <w:rPr>
          <w:rFonts w:ascii="Arial" w:hAnsi="Arial" w:cs="Arial" w:hint="cs"/>
          <w:szCs w:val="22"/>
          <w:rtl/>
        </w:rPr>
        <w:tab/>
        <w:t>-</w:t>
      </w:r>
      <w:r>
        <w:rPr>
          <w:rFonts w:ascii="Arial" w:hAnsi="Arial" w:cs="Arial" w:hint="cs"/>
          <w:szCs w:val="22"/>
          <w:rtl/>
        </w:rPr>
        <w:tab/>
        <w:t>אינו נוכח</w:t>
      </w:r>
    </w:p>
    <w:p w14:paraId="4EF7F042"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גדעון סער</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18C8FAB5" w14:textId="77777777" w:rsidR="00000000" w:rsidRDefault="007C71EE">
      <w:pPr>
        <w:bidi/>
        <w:spacing w:line="360" w:lineRule="auto"/>
        <w:ind w:firstLine="719"/>
        <w:rPr>
          <w:rFonts w:ascii="Arial" w:hAnsi="Arial" w:cs="Arial" w:hint="cs"/>
          <w:szCs w:val="22"/>
          <w:rtl/>
        </w:rPr>
      </w:pPr>
      <w:r>
        <w:rPr>
          <w:rFonts w:ascii="Arial" w:hAnsi="Arial" w:cs="Arial" w:hint="cs"/>
          <w:szCs w:val="22"/>
          <w:rtl/>
        </w:rPr>
        <w:t>גדעון עזרא</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7146A65A" w14:textId="77777777" w:rsidR="00000000" w:rsidRDefault="007C71EE">
      <w:pPr>
        <w:pStyle w:val="a"/>
        <w:ind w:firstLine="0"/>
        <w:rPr>
          <w:rFonts w:hint="cs"/>
          <w:rtl/>
        </w:rPr>
      </w:pPr>
    </w:p>
    <w:p w14:paraId="3E68B82A" w14:textId="77777777" w:rsidR="00000000" w:rsidRDefault="007C71EE">
      <w:pPr>
        <w:pStyle w:val="ad"/>
        <w:rPr>
          <w:rtl/>
        </w:rPr>
      </w:pPr>
      <w:r>
        <w:rPr>
          <w:rtl/>
        </w:rPr>
        <w:t>היו"ר ראובן ריבלין:</w:t>
      </w:r>
    </w:p>
    <w:p w14:paraId="526E0BA2" w14:textId="77777777" w:rsidR="00000000" w:rsidRDefault="007C71EE">
      <w:pPr>
        <w:pStyle w:val="a"/>
        <w:rPr>
          <w:rtl/>
        </w:rPr>
      </w:pPr>
    </w:p>
    <w:p w14:paraId="62C120AA" w14:textId="77777777" w:rsidR="00000000" w:rsidRDefault="007C71EE">
      <w:pPr>
        <w:pStyle w:val="a"/>
        <w:rPr>
          <w:rFonts w:hint="cs"/>
          <w:rtl/>
        </w:rPr>
      </w:pPr>
      <w:r>
        <w:rPr>
          <w:rFonts w:hint="cs"/>
          <w:rtl/>
        </w:rPr>
        <w:t>חברת הכנסת בלוך, אי-אפשר לדבר בט</w:t>
      </w:r>
      <w:r>
        <w:rPr>
          <w:rFonts w:hint="cs"/>
          <w:rtl/>
        </w:rPr>
        <w:t xml:space="preserve">לפון, לא שומעים מה הצבעתך. </w:t>
      </w:r>
    </w:p>
    <w:p w14:paraId="260EF94B" w14:textId="77777777" w:rsidR="00000000" w:rsidRDefault="007C71EE">
      <w:pPr>
        <w:pStyle w:val="a"/>
        <w:rPr>
          <w:rFonts w:hint="cs"/>
          <w:rtl/>
        </w:rPr>
      </w:pPr>
    </w:p>
    <w:p w14:paraId="277E7C6D" w14:textId="77777777" w:rsidR="00000000" w:rsidRDefault="007C71EE">
      <w:pPr>
        <w:pStyle w:val="SpeakerCon"/>
        <w:rPr>
          <w:rtl/>
        </w:rPr>
      </w:pPr>
      <w:bookmarkStart w:id="2521" w:name="FS000000661T28_05_2003_22_38_34"/>
      <w:bookmarkEnd w:id="2521"/>
      <w:r>
        <w:rPr>
          <w:rFonts w:hint="eastAsia"/>
          <w:rtl/>
        </w:rPr>
        <w:t>מזכיר</w:t>
      </w:r>
      <w:r>
        <w:rPr>
          <w:rtl/>
        </w:rPr>
        <w:t xml:space="preserve"> הכנסת אריה האן:</w:t>
      </w:r>
    </w:p>
    <w:p w14:paraId="3A7834B2" w14:textId="77777777" w:rsidR="00000000" w:rsidRDefault="007C71EE">
      <w:pPr>
        <w:pStyle w:val="a"/>
        <w:ind w:firstLine="0"/>
        <w:rPr>
          <w:rFonts w:hint="cs"/>
          <w:rtl/>
        </w:rPr>
      </w:pPr>
      <w:r>
        <w:rPr>
          <w:rFonts w:hint="cs"/>
          <w:rtl/>
        </w:rPr>
        <w:t>(קורא בשמות חברי הכנסת)</w:t>
      </w:r>
    </w:p>
    <w:p w14:paraId="308A5500" w14:textId="77777777" w:rsidR="00000000" w:rsidRDefault="007C71EE">
      <w:pPr>
        <w:pStyle w:val="a"/>
        <w:ind w:firstLine="0"/>
        <w:rPr>
          <w:rFonts w:hint="cs"/>
          <w:rtl/>
        </w:rPr>
      </w:pPr>
    </w:p>
    <w:p w14:paraId="45EBADA7"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מל פולישוק-בלוך</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r>
        <w:rPr>
          <w:rFonts w:ascii="Arial" w:hAnsi="Arial" w:cs="Arial" w:hint="cs"/>
          <w:szCs w:val="22"/>
          <w:rtl/>
        </w:rPr>
        <w:tab/>
      </w:r>
    </w:p>
    <w:p w14:paraId="7D71B289"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אברהם פורז</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0DDB2DEE"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אופיר פינס-פז</w:t>
      </w:r>
      <w:r>
        <w:rPr>
          <w:rFonts w:ascii="Arial" w:hAnsi="Arial" w:cs="Arial" w:hint="cs"/>
          <w:szCs w:val="22"/>
          <w:rtl/>
        </w:rPr>
        <w:tab/>
      </w:r>
      <w:r>
        <w:rPr>
          <w:rFonts w:ascii="Arial" w:hAnsi="Arial" w:cs="Arial" w:hint="cs"/>
          <w:szCs w:val="22"/>
          <w:rtl/>
        </w:rPr>
        <w:tab/>
        <w:t>-</w:t>
      </w:r>
      <w:r>
        <w:rPr>
          <w:rFonts w:ascii="Arial" w:hAnsi="Arial" w:cs="Arial" w:hint="cs"/>
          <w:szCs w:val="22"/>
          <w:rtl/>
        </w:rPr>
        <w:tab/>
        <w:t>אינו נוכח</w:t>
      </w:r>
    </w:p>
    <w:p w14:paraId="2C7DB630"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גילה פינקלשטיין</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6DC32826"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מאיר פרוש</w:t>
      </w:r>
      <w:r>
        <w:rPr>
          <w:rFonts w:ascii="Arial" w:hAnsi="Arial" w:cs="Arial" w:hint="cs"/>
          <w:szCs w:val="22"/>
          <w:rtl/>
        </w:rPr>
        <w:tab/>
      </w:r>
      <w:r>
        <w:rPr>
          <w:rFonts w:ascii="Arial" w:hAnsi="Arial" w:cs="Arial" w:hint="cs"/>
          <w:szCs w:val="22"/>
          <w:rtl/>
        </w:rPr>
        <w:tab/>
        <w:t>-</w:t>
      </w:r>
      <w:r>
        <w:rPr>
          <w:rFonts w:ascii="Arial" w:hAnsi="Arial" w:cs="Arial" w:hint="cs"/>
          <w:szCs w:val="22"/>
          <w:rtl/>
        </w:rPr>
        <w:tab/>
        <w:t>אינו נוכח</w:t>
      </w:r>
    </w:p>
    <w:p w14:paraId="72E83C67"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יוסף פריצקי</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52622C56"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שמעון פרס</w:t>
      </w:r>
      <w:r>
        <w:rPr>
          <w:rFonts w:ascii="Arial" w:hAnsi="Arial" w:cs="Arial" w:hint="cs"/>
          <w:szCs w:val="22"/>
          <w:rtl/>
        </w:rPr>
        <w:tab/>
      </w:r>
      <w:r>
        <w:rPr>
          <w:rFonts w:ascii="Arial" w:hAnsi="Arial" w:cs="Arial" w:hint="cs"/>
          <w:szCs w:val="22"/>
          <w:rtl/>
        </w:rPr>
        <w:tab/>
        <w:t>-</w:t>
      </w:r>
      <w:r>
        <w:rPr>
          <w:rFonts w:ascii="Arial" w:hAnsi="Arial" w:cs="Arial" w:hint="cs"/>
          <w:szCs w:val="22"/>
          <w:rtl/>
        </w:rPr>
        <w:tab/>
        <w:t>אינו נוכח</w:t>
      </w:r>
    </w:p>
    <w:p w14:paraId="1B4BAEE5"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יאיר פרץ</w:t>
      </w:r>
      <w:r>
        <w:rPr>
          <w:rFonts w:ascii="Arial" w:hAnsi="Arial" w:cs="Arial" w:hint="cs"/>
          <w:szCs w:val="22"/>
          <w:rtl/>
        </w:rPr>
        <w:tab/>
      </w:r>
      <w:r>
        <w:rPr>
          <w:rFonts w:ascii="Arial" w:hAnsi="Arial" w:cs="Arial" w:hint="cs"/>
          <w:szCs w:val="22"/>
          <w:rtl/>
        </w:rPr>
        <w:tab/>
        <w:t>-</w:t>
      </w:r>
      <w:r>
        <w:rPr>
          <w:rFonts w:ascii="Arial" w:hAnsi="Arial" w:cs="Arial" w:hint="cs"/>
          <w:szCs w:val="22"/>
          <w:rtl/>
        </w:rPr>
        <w:tab/>
        <w:t>נגד</w:t>
      </w:r>
    </w:p>
    <w:p w14:paraId="41813DE4"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עמיר פר</w:t>
      </w:r>
      <w:r>
        <w:rPr>
          <w:rFonts w:ascii="Arial" w:hAnsi="Arial" w:cs="Arial" w:hint="cs"/>
          <w:szCs w:val="22"/>
          <w:rtl/>
        </w:rPr>
        <w:t>ץ</w:t>
      </w:r>
      <w:r>
        <w:rPr>
          <w:rFonts w:ascii="Arial" w:hAnsi="Arial" w:cs="Arial" w:hint="cs"/>
          <w:szCs w:val="22"/>
          <w:rtl/>
        </w:rPr>
        <w:tab/>
      </w:r>
      <w:r>
        <w:rPr>
          <w:rFonts w:ascii="Arial" w:hAnsi="Arial" w:cs="Arial" w:hint="cs"/>
          <w:szCs w:val="22"/>
          <w:rtl/>
        </w:rPr>
        <w:tab/>
        <w:t>-</w:t>
      </w:r>
      <w:r>
        <w:rPr>
          <w:rFonts w:ascii="Arial" w:hAnsi="Arial" w:cs="Arial" w:hint="cs"/>
          <w:szCs w:val="22"/>
          <w:rtl/>
        </w:rPr>
        <w:tab/>
        <w:t>נגד</w:t>
      </w:r>
    </w:p>
    <w:p w14:paraId="16301E3C"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איוב קרא</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4F04A56F"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אברהם רביץ</w:t>
      </w:r>
      <w:r>
        <w:rPr>
          <w:rFonts w:ascii="Arial" w:hAnsi="Arial" w:cs="Arial" w:hint="cs"/>
          <w:szCs w:val="22"/>
          <w:rtl/>
        </w:rPr>
        <w:tab/>
      </w:r>
      <w:r>
        <w:rPr>
          <w:rFonts w:ascii="Arial" w:hAnsi="Arial" w:cs="Arial" w:hint="cs"/>
          <w:szCs w:val="22"/>
          <w:rtl/>
        </w:rPr>
        <w:tab/>
        <w:t>-</w:t>
      </w:r>
      <w:r>
        <w:rPr>
          <w:rFonts w:ascii="Arial" w:hAnsi="Arial" w:cs="Arial" w:hint="cs"/>
          <w:szCs w:val="22"/>
          <w:rtl/>
        </w:rPr>
        <w:tab/>
        <w:t>אינו נוכח</w:t>
      </w:r>
    </w:p>
    <w:p w14:paraId="004B71AA"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ראובן ריבלין</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69542E2B"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חיים רמון</w:t>
      </w:r>
      <w:r>
        <w:rPr>
          <w:rFonts w:ascii="Arial" w:hAnsi="Arial" w:cs="Arial" w:hint="cs"/>
          <w:szCs w:val="22"/>
          <w:rtl/>
        </w:rPr>
        <w:tab/>
      </w:r>
      <w:r>
        <w:rPr>
          <w:rFonts w:ascii="Arial" w:hAnsi="Arial" w:cs="Arial" w:hint="cs"/>
          <w:szCs w:val="22"/>
          <w:rtl/>
        </w:rPr>
        <w:tab/>
        <w:t>-</w:t>
      </w:r>
      <w:r>
        <w:rPr>
          <w:rFonts w:ascii="Arial" w:hAnsi="Arial" w:cs="Arial" w:hint="cs"/>
          <w:szCs w:val="22"/>
          <w:rtl/>
        </w:rPr>
        <w:tab/>
        <w:t>אינו נוכח</w:t>
      </w:r>
    </w:p>
    <w:p w14:paraId="5D7C164A"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אהוד רצאבי</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7C7007F8"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מיכאל רצון</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70EEB54B"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אברהם בייגה שוחט</w:t>
      </w:r>
      <w:r>
        <w:rPr>
          <w:rFonts w:ascii="Arial" w:hAnsi="Arial" w:cs="Arial" w:hint="cs"/>
          <w:szCs w:val="22"/>
          <w:rtl/>
        </w:rPr>
        <w:tab/>
        <w:t>-</w:t>
      </w:r>
      <w:r>
        <w:rPr>
          <w:rFonts w:ascii="Arial" w:hAnsi="Arial" w:cs="Arial" w:hint="cs"/>
          <w:szCs w:val="22"/>
          <w:rtl/>
        </w:rPr>
        <w:tab/>
        <w:t>נגד</w:t>
      </w:r>
    </w:p>
    <w:p w14:paraId="10ADF65C"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יובל שטייניץ</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7CD0E17D"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מאיר שטרית</w:t>
      </w:r>
      <w:r>
        <w:rPr>
          <w:rFonts w:ascii="Arial" w:hAnsi="Arial" w:cs="Arial" w:hint="cs"/>
          <w:szCs w:val="22"/>
          <w:rtl/>
        </w:rPr>
        <w:tab/>
      </w:r>
      <w:r>
        <w:rPr>
          <w:rFonts w:ascii="Arial" w:hAnsi="Arial" w:cs="Arial" w:hint="cs"/>
          <w:szCs w:val="22"/>
          <w:rtl/>
        </w:rPr>
        <w:tab/>
        <w:t>-</w:t>
      </w:r>
      <w:r>
        <w:rPr>
          <w:rFonts w:ascii="Arial" w:hAnsi="Arial" w:cs="Arial" w:hint="cs"/>
          <w:szCs w:val="22"/>
          <w:rtl/>
        </w:rPr>
        <w:tab/>
        <w:t>אינו נוכח</w:t>
      </w:r>
    </w:p>
    <w:p w14:paraId="74676FD8"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יורי שטרן</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3F3A9FFD"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אילן שלגי</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471883C0"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סילבן שלום</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12834A99"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שלום שמחו</w:t>
      </w:r>
      <w:r>
        <w:rPr>
          <w:rFonts w:ascii="Arial" w:hAnsi="Arial" w:cs="Arial" w:hint="cs"/>
          <w:szCs w:val="22"/>
          <w:rtl/>
        </w:rPr>
        <w:t>ן</w:t>
      </w:r>
      <w:r>
        <w:rPr>
          <w:rFonts w:ascii="Arial" w:hAnsi="Arial" w:cs="Arial" w:hint="cs"/>
          <w:szCs w:val="22"/>
          <w:rtl/>
        </w:rPr>
        <w:tab/>
      </w:r>
      <w:r>
        <w:rPr>
          <w:rFonts w:ascii="Arial" w:hAnsi="Arial" w:cs="Arial" w:hint="cs"/>
          <w:szCs w:val="22"/>
          <w:rtl/>
        </w:rPr>
        <w:tab/>
        <w:t>-</w:t>
      </w:r>
      <w:r>
        <w:rPr>
          <w:rFonts w:ascii="Arial" w:hAnsi="Arial" w:cs="Arial" w:hint="cs"/>
          <w:szCs w:val="22"/>
          <w:rtl/>
        </w:rPr>
        <w:tab/>
        <w:t>נגד</w:t>
      </w:r>
    </w:p>
    <w:p w14:paraId="51D18DFF"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אריאל שרון</w:t>
      </w:r>
      <w:r>
        <w:rPr>
          <w:rFonts w:ascii="Arial" w:hAnsi="Arial" w:cs="Arial" w:hint="cs"/>
          <w:szCs w:val="22"/>
          <w:rtl/>
        </w:rPr>
        <w:tab/>
      </w:r>
      <w:r>
        <w:rPr>
          <w:rFonts w:ascii="Arial" w:hAnsi="Arial" w:cs="Arial" w:hint="cs"/>
          <w:szCs w:val="22"/>
          <w:rtl/>
        </w:rPr>
        <w:tab/>
        <w:t>-</w:t>
      </w:r>
      <w:r>
        <w:rPr>
          <w:rFonts w:ascii="Arial" w:hAnsi="Arial" w:cs="Arial" w:hint="cs"/>
          <w:szCs w:val="22"/>
          <w:rtl/>
        </w:rPr>
        <w:tab/>
        <w:t>בעד</w:t>
      </w:r>
    </w:p>
    <w:p w14:paraId="6F41553D"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עמרי שרון</w:t>
      </w:r>
      <w:r>
        <w:rPr>
          <w:rFonts w:ascii="Arial" w:hAnsi="Arial" w:cs="Arial" w:hint="cs"/>
          <w:szCs w:val="22"/>
          <w:rtl/>
        </w:rPr>
        <w:tab/>
      </w:r>
      <w:r>
        <w:rPr>
          <w:rFonts w:ascii="Arial" w:hAnsi="Arial" w:cs="Arial" w:hint="cs"/>
          <w:szCs w:val="22"/>
          <w:rtl/>
        </w:rPr>
        <w:tab/>
        <w:t>-</w:t>
      </w:r>
      <w:r>
        <w:rPr>
          <w:rFonts w:ascii="Arial" w:hAnsi="Arial" w:cs="Arial" w:hint="cs"/>
          <w:szCs w:val="22"/>
          <w:rtl/>
        </w:rPr>
        <w:tab/>
        <w:t>אינו נוכח</w:t>
      </w:r>
    </w:p>
    <w:p w14:paraId="386FEAB0"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יוסי שריד</w:t>
      </w:r>
      <w:r>
        <w:rPr>
          <w:rFonts w:ascii="Arial" w:hAnsi="Arial" w:cs="Arial" w:hint="cs"/>
          <w:szCs w:val="22"/>
          <w:rtl/>
        </w:rPr>
        <w:tab/>
      </w:r>
      <w:r>
        <w:rPr>
          <w:rFonts w:ascii="Arial" w:hAnsi="Arial" w:cs="Arial" w:hint="cs"/>
          <w:szCs w:val="22"/>
          <w:rtl/>
        </w:rPr>
        <w:tab/>
        <w:t>-</w:t>
      </w:r>
      <w:r>
        <w:rPr>
          <w:rFonts w:ascii="Arial" w:hAnsi="Arial" w:cs="Arial" w:hint="cs"/>
          <w:szCs w:val="22"/>
          <w:rtl/>
        </w:rPr>
        <w:tab/>
        <w:t>נגד</w:t>
      </w:r>
    </w:p>
    <w:p w14:paraId="388B4093"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יולי תמיר</w:t>
      </w:r>
      <w:r>
        <w:rPr>
          <w:rFonts w:ascii="Arial" w:hAnsi="Arial" w:cs="Arial" w:hint="cs"/>
          <w:szCs w:val="22"/>
          <w:rtl/>
        </w:rPr>
        <w:tab/>
      </w:r>
      <w:r>
        <w:rPr>
          <w:rFonts w:ascii="Arial" w:hAnsi="Arial" w:cs="Arial" w:hint="cs"/>
          <w:szCs w:val="22"/>
          <w:rtl/>
        </w:rPr>
        <w:tab/>
        <w:t>-</w:t>
      </w:r>
      <w:r>
        <w:rPr>
          <w:rFonts w:ascii="Arial" w:hAnsi="Arial" w:cs="Arial" w:hint="cs"/>
          <w:szCs w:val="22"/>
          <w:rtl/>
        </w:rPr>
        <w:tab/>
        <w:t>נגד</w:t>
      </w:r>
    </w:p>
    <w:p w14:paraId="51390AB0" w14:textId="77777777" w:rsidR="00000000" w:rsidRDefault="007C71EE">
      <w:pPr>
        <w:bidi/>
        <w:spacing w:line="360" w:lineRule="auto"/>
        <w:rPr>
          <w:rFonts w:ascii="Arial" w:hAnsi="Arial" w:cs="Arial" w:hint="cs"/>
          <w:szCs w:val="22"/>
          <w:rtl/>
        </w:rPr>
      </w:pPr>
    </w:p>
    <w:p w14:paraId="145BE020"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 xml:space="preserve">אני עובר לקריאה בפעם השנייה. </w:t>
      </w:r>
    </w:p>
    <w:p w14:paraId="23B1EB77" w14:textId="77777777" w:rsidR="00000000" w:rsidRDefault="007C71EE">
      <w:pPr>
        <w:bidi/>
        <w:spacing w:line="360" w:lineRule="auto"/>
        <w:rPr>
          <w:rFonts w:ascii="Arial" w:hAnsi="Arial" w:cs="Arial" w:hint="cs"/>
          <w:szCs w:val="22"/>
          <w:rtl/>
        </w:rPr>
      </w:pPr>
    </w:p>
    <w:p w14:paraId="7BA304C6"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אריה אלדד</w:t>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אינו נוכח</w:t>
      </w:r>
    </w:p>
    <w:p w14:paraId="37FB2A40"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בנימין בן-אליעזר</w:t>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אינו נוכח</w:t>
      </w:r>
    </w:p>
    <w:p w14:paraId="399098B7"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חמי דורון</w:t>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אינו נוכח</w:t>
      </w:r>
    </w:p>
    <w:p w14:paraId="7B3F788C"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נסים זאב</w:t>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נגד</w:t>
      </w:r>
    </w:p>
    <w:p w14:paraId="4D008B6B"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אליעזר זנדברג</w:t>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אינו נוכח</w:t>
      </w:r>
    </w:p>
    <w:p w14:paraId="28F16BC1"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דוד טל</w:t>
      </w:r>
      <w:r>
        <w:rPr>
          <w:rFonts w:ascii="Arial" w:hAnsi="Arial" w:cs="Arial" w:hint="cs"/>
          <w:szCs w:val="22"/>
          <w:rtl/>
        </w:rPr>
        <w:tab/>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נגד</w:t>
      </w:r>
    </w:p>
    <w:p w14:paraId="50BF8375"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דוד לוי</w:t>
      </w:r>
      <w:r>
        <w:rPr>
          <w:rFonts w:ascii="Arial" w:hAnsi="Arial" w:cs="Arial" w:hint="cs"/>
          <w:szCs w:val="22"/>
          <w:rtl/>
        </w:rPr>
        <w:tab/>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אינו נוכח</w:t>
      </w:r>
    </w:p>
    <w:p w14:paraId="5E23101F"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יצחק לוי</w:t>
      </w:r>
      <w:r>
        <w:rPr>
          <w:rFonts w:ascii="Arial" w:hAnsi="Arial" w:cs="Arial" w:hint="cs"/>
          <w:szCs w:val="22"/>
          <w:rtl/>
        </w:rPr>
        <w:tab/>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אינו נוכח</w:t>
      </w:r>
    </w:p>
    <w:p w14:paraId="022E4F54"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עמרם מצנע</w:t>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נגד</w:t>
      </w:r>
    </w:p>
    <w:p w14:paraId="45A609BB"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משולם נהרי</w:t>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אינו נוכח</w:t>
      </w:r>
    </w:p>
    <w:p w14:paraId="0DD017F7"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מרינה סולודקין</w:t>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 xml:space="preserve"> אינה נוכחת</w:t>
      </w:r>
    </w:p>
    <w:p w14:paraId="03341EB9"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אפרים סנה</w:t>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נגד</w:t>
      </w:r>
    </w:p>
    <w:p w14:paraId="018B5755"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אופיר פינס-פז</w:t>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אינו נוכח</w:t>
      </w:r>
    </w:p>
    <w:p w14:paraId="59A20D3B"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מאיר פרוש</w:t>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אינו נוכח</w:t>
      </w:r>
    </w:p>
    <w:p w14:paraId="38E2677F"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שמעון פרס</w:t>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נגד</w:t>
      </w:r>
    </w:p>
    <w:p w14:paraId="60A93C6A"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אברהם רביץ</w:t>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אינו נוכח</w:t>
      </w:r>
    </w:p>
    <w:p w14:paraId="577FA112"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חיים רמון</w:t>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אינו נוכ</w:t>
      </w:r>
      <w:r>
        <w:rPr>
          <w:rFonts w:ascii="Arial" w:hAnsi="Arial" w:cs="Arial" w:hint="cs"/>
          <w:szCs w:val="22"/>
          <w:rtl/>
        </w:rPr>
        <w:t>ח</w:t>
      </w:r>
    </w:p>
    <w:p w14:paraId="56532553"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מאיר שטרית</w:t>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אינו נוכח</w:t>
      </w:r>
    </w:p>
    <w:p w14:paraId="4ECBCFAC"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עמרי שרון</w:t>
      </w:r>
      <w:r>
        <w:rPr>
          <w:rFonts w:ascii="Arial" w:hAnsi="Arial" w:cs="Arial" w:hint="cs"/>
          <w:szCs w:val="22"/>
          <w:rtl/>
        </w:rPr>
        <w:tab/>
      </w:r>
      <w:r>
        <w:rPr>
          <w:rFonts w:ascii="Arial" w:hAnsi="Arial" w:cs="Arial" w:hint="cs"/>
          <w:szCs w:val="22"/>
          <w:rtl/>
        </w:rPr>
        <w:tab/>
        <w:t xml:space="preserve">- </w:t>
      </w:r>
      <w:r>
        <w:rPr>
          <w:rFonts w:ascii="Arial" w:hAnsi="Arial" w:cs="Arial" w:hint="cs"/>
          <w:szCs w:val="22"/>
          <w:rtl/>
        </w:rPr>
        <w:tab/>
        <w:t xml:space="preserve">בעד </w:t>
      </w:r>
    </w:p>
    <w:p w14:paraId="7BEAD03F" w14:textId="77777777" w:rsidR="00000000" w:rsidRDefault="007C71EE">
      <w:pPr>
        <w:bidi/>
        <w:spacing w:line="360" w:lineRule="auto"/>
        <w:rPr>
          <w:rFonts w:ascii="Arial" w:hAnsi="Arial" w:cs="Arial" w:hint="cs"/>
          <w:szCs w:val="22"/>
          <w:rtl/>
        </w:rPr>
      </w:pPr>
    </w:p>
    <w:p w14:paraId="7A440E20" w14:textId="77777777" w:rsidR="00000000" w:rsidRDefault="007C71EE">
      <w:pPr>
        <w:bidi/>
        <w:spacing w:line="360" w:lineRule="auto"/>
        <w:ind w:firstLine="720"/>
        <w:rPr>
          <w:rFonts w:ascii="Arial" w:hAnsi="Arial" w:cs="Arial" w:hint="cs"/>
          <w:szCs w:val="22"/>
          <w:rtl/>
        </w:rPr>
      </w:pPr>
      <w:r>
        <w:rPr>
          <w:rFonts w:ascii="Arial" w:hAnsi="Arial" w:cs="Arial" w:hint="cs"/>
          <w:szCs w:val="22"/>
          <w:rtl/>
        </w:rPr>
        <w:t xml:space="preserve">אני חוזר ושואל, האם יש מישהו באולם שטרם הצביע? אין, תודה. </w:t>
      </w:r>
    </w:p>
    <w:p w14:paraId="1FDECA9A" w14:textId="77777777" w:rsidR="00000000" w:rsidRDefault="007C71EE">
      <w:pPr>
        <w:bidi/>
        <w:spacing w:line="360" w:lineRule="auto"/>
        <w:rPr>
          <w:rFonts w:ascii="Arial" w:hAnsi="Arial" w:cs="Arial" w:hint="cs"/>
          <w:szCs w:val="22"/>
          <w:rtl/>
        </w:rPr>
      </w:pPr>
    </w:p>
    <w:p w14:paraId="410F3BDB" w14:textId="77777777" w:rsidR="00000000" w:rsidRDefault="007C71EE">
      <w:pPr>
        <w:pStyle w:val="ad"/>
        <w:rPr>
          <w:rtl/>
        </w:rPr>
      </w:pPr>
      <w:r>
        <w:rPr>
          <w:rtl/>
        </w:rPr>
        <w:t>היו"ר ראובן ריבלין:</w:t>
      </w:r>
    </w:p>
    <w:p w14:paraId="00780619" w14:textId="77777777" w:rsidR="00000000" w:rsidRDefault="007C71EE">
      <w:pPr>
        <w:pStyle w:val="a"/>
        <w:rPr>
          <w:rtl/>
        </w:rPr>
      </w:pPr>
    </w:p>
    <w:p w14:paraId="178E8FC7" w14:textId="77777777" w:rsidR="00000000" w:rsidRDefault="007C71EE">
      <w:pPr>
        <w:pStyle w:val="a"/>
        <w:rPr>
          <w:rFonts w:hint="cs"/>
          <w:rtl/>
        </w:rPr>
      </w:pPr>
      <w:r>
        <w:rPr>
          <w:rFonts w:hint="cs"/>
          <w:rtl/>
        </w:rPr>
        <w:t xml:space="preserve">רבותי, מייד אחרי פרסום התוצאה, נמשיך לסעיף 20. </w:t>
      </w:r>
    </w:p>
    <w:p w14:paraId="532E7C97" w14:textId="77777777" w:rsidR="00000000" w:rsidRDefault="007C71EE">
      <w:pPr>
        <w:pStyle w:val="a"/>
        <w:ind w:firstLine="0"/>
        <w:rPr>
          <w:rFonts w:hint="cs"/>
          <w:rtl/>
        </w:rPr>
      </w:pPr>
    </w:p>
    <w:p w14:paraId="396E9425" w14:textId="77777777" w:rsidR="00000000" w:rsidRDefault="007C71EE">
      <w:pPr>
        <w:pStyle w:val="ac"/>
        <w:rPr>
          <w:rtl/>
        </w:rPr>
      </w:pPr>
      <w:r>
        <w:rPr>
          <w:rFonts w:hint="eastAsia"/>
          <w:rtl/>
        </w:rPr>
        <w:t>שר</w:t>
      </w:r>
      <w:r>
        <w:rPr>
          <w:rtl/>
        </w:rPr>
        <w:t xml:space="preserve"> המשפטים יוסף לפיד:</w:t>
      </w:r>
    </w:p>
    <w:p w14:paraId="62362528" w14:textId="77777777" w:rsidR="00000000" w:rsidRDefault="007C71EE">
      <w:pPr>
        <w:pStyle w:val="a"/>
        <w:rPr>
          <w:rFonts w:hint="cs"/>
          <w:rtl/>
        </w:rPr>
      </w:pPr>
    </w:p>
    <w:p w14:paraId="523C67F1" w14:textId="77777777" w:rsidR="00000000" w:rsidRDefault="007C71EE">
      <w:pPr>
        <w:pStyle w:val="a"/>
        <w:rPr>
          <w:rFonts w:hint="cs"/>
          <w:rtl/>
        </w:rPr>
      </w:pPr>
      <w:r>
        <w:rPr>
          <w:rFonts w:hint="cs"/>
          <w:rtl/>
        </w:rPr>
        <w:t xml:space="preserve">אתה יודע שיש "יובנטוס" נגד מילאנו? </w:t>
      </w:r>
    </w:p>
    <w:p w14:paraId="726C5E6A" w14:textId="77777777" w:rsidR="00000000" w:rsidRDefault="007C71EE">
      <w:pPr>
        <w:pStyle w:val="a"/>
        <w:ind w:firstLine="0"/>
        <w:rPr>
          <w:rFonts w:hint="cs"/>
          <w:rtl/>
        </w:rPr>
      </w:pPr>
    </w:p>
    <w:p w14:paraId="426F0EDB" w14:textId="77777777" w:rsidR="00000000" w:rsidRDefault="007C71EE">
      <w:pPr>
        <w:pStyle w:val="ad"/>
        <w:rPr>
          <w:rtl/>
        </w:rPr>
      </w:pPr>
      <w:r>
        <w:rPr>
          <w:rtl/>
        </w:rPr>
        <w:t>היו"ר ראובן ריבלין:</w:t>
      </w:r>
    </w:p>
    <w:p w14:paraId="3999B543" w14:textId="77777777" w:rsidR="00000000" w:rsidRDefault="007C71EE">
      <w:pPr>
        <w:pStyle w:val="a"/>
        <w:rPr>
          <w:rtl/>
        </w:rPr>
      </w:pPr>
    </w:p>
    <w:p w14:paraId="58CB8CAD" w14:textId="77777777" w:rsidR="00000000" w:rsidRDefault="007C71EE">
      <w:pPr>
        <w:pStyle w:val="a"/>
        <w:rPr>
          <w:rFonts w:hint="cs"/>
          <w:rtl/>
        </w:rPr>
      </w:pPr>
      <w:r>
        <w:rPr>
          <w:rFonts w:hint="cs"/>
          <w:rtl/>
        </w:rPr>
        <w:t xml:space="preserve">אני יודע, אני יכול לומר לך שהתוצאה היא 0:0. אני יכול לומר לך, שהתוצאה 1:0 לטובת "מילאן". </w:t>
      </w:r>
    </w:p>
    <w:p w14:paraId="13E0B1AD" w14:textId="77777777" w:rsidR="00000000" w:rsidRDefault="007C71EE">
      <w:pPr>
        <w:pStyle w:val="a"/>
        <w:ind w:firstLine="0"/>
        <w:rPr>
          <w:rFonts w:hint="cs"/>
          <w:rtl/>
        </w:rPr>
      </w:pPr>
    </w:p>
    <w:p w14:paraId="2E0CF1BF" w14:textId="77777777" w:rsidR="00000000" w:rsidRDefault="007C71EE">
      <w:pPr>
        <w:pStyle w:val="ac"/>
        <w:rPr>
          <w:rtl/>
        </w:rPr>
      </w:pPr>
      <w:r>
        <w:rPr>
          <w:rFonts w:hint="eastAsia"/>
          <w:rtl/>
        </w:rPr>
        <w:t>מיכאל</w:t>
      </w:r>
      <w:r>
        <w:rPr>
          <w:rtl/>
        </w:rPr>
        <w:t xml:space="preserve"> איתן (</w:t>
      </w:r>
      <w:r>
        <w:rPr>
          <w:rFonts w:hint="cs"/>
          <w:rtl/>
        </w:rPr>
        <w:t>יו"ר ועדת החוקה, חוק ומשפט</w:t>
      </w:r>
      <w:r>
        <w:rPr>
          <w:rtl/>
        </w:rPr>
        <w:t>):</w:t>
      </w:r>
    </w:p>
    <w:p w14:paraId="41A2F332" w14:textId="77777777" w:rsidR="00000000" w:rsidRDefault="007C71EE">
      <w:pPr>
        <w:pStyle w:val="a"/>
        <w:rPr>
          <w:rFonts w:hint="cs"/>
          <w:rtl/>
        </w:rPr>
      </w:pPr>
    </w:p>
    <w:p w14:paraId="23589198" w14:textId="77777777" w:rsidR="00000000" w:rsidRDefault="007C71EE">
      <w:pPr>
        <w:pStyle w:val="a"/>
        <w:rPr>
          <w:rFonts w:hint="cs"/>
          <w:rtl/>
        </w:rPr>
      </w:pPr>
      <w:r>
        <w:rPr>
          <w:rFonts w:hint="cs"/>
          <w:rtl/>
        </w:rPr>
        <w:t xml:space="preserve">זו סיבה טובה להוריד 100 הסתייגויות. </w:t>
      </w:r>
    </w:p>
    <w:p w14:paraId="17D63230" w14:textId="77777777" w:rsidR="00000000" w:rsidRDefault="007C71EE">
      <w:pPr>
        <w:pStyle w:val="a"/>
        <w:ind w:firstLine="0"/>
        <w:rPr>
          <w:rFonts w:hint="cs"/>
          <w:rtl/>
        </w:rPr>
      </w:pPr>
    </w:p>
    <w:p w14:paraId="0F50173C" w14:textId="77777777" w:rsidR="00000000" w:rsidRDefault="007C71EE">
      <w:pPr>
        <w:pStyle w:val="ad"/>
        <w:rPr>
          <w:rtl/>
        </w:rPr>
      </w:pPr>
      <w:r>
        <w:rPr>
          <w:rtl/>
        </w:rPr>
        <w:t>היו"ר ראובן ריבלין:</w:t>
      </w:r>
    </w:p>
    <w:p w14:paraId="0E980A54" w14:textId="77777777" w:rsidR="00000000" w:rsidRDefault="007C71EE">
      <w:pPr>
        <w:pStyle w:val="a"/>
        <w:rPr>
          <w:rtl/>
        </w:rPr>
      </w:pPr>
    </w:p>
    <w:p w14:paraId="79D0EE76" w14:textId="77777777" w:rsidR="00000000" w:rsidRDefault="007C71EE">
      <w:pPr>
        <w:pStyle w:val="a"/>
        <w:rPr>
          <w:rFonts w:hint="cs"/>
          <w:rtl/>
        </w:rPr>
      </w:pPr>
      <w:r>
        <w:rPr>
          <w:rFonts w:hint="cs"/>
          <w:rtl/>
        </w:rPr>
        <w:t>רבותי, נא להמתין בסבלנות. ובכן, רבותי, 61 בעד, 46 נגד. אני קוב</w:t>
      </w:r>
      <w:r>
        <w:rPr>
          <w:rFonts w:hint="cs"/>
          <w:rtl/>
        </w:rPr>
        <w:t xml:space="preserve">ע שסעיף 19 התקבל על-ידי הכנסת לפי הצעתה של ועדת הכספים. תודה רבה, רבותי. </w:t>
      </w:r>
    </w:p>
    <w:p w14:paraId="5F591CAD" w14:textId="77777777" w:rsidR="00000000" w:rsidRDefault="007C71EE">
      <w:pPr>
        <w:pStyle w:val="a"/>
        <w:rPr>
          <w:rFonts w:hint="cs"/>
          <w:rtl/>
        </w:rPr>
      </w:pPr>
    </w:p>
    <w:p w14:paraId="78AE03C4" w14:textId="77777777" w:rsidR="00000000" w:rsidRDefault="007C71EE">
      <w:pPr>
        <w:pStyle w:val="a"/>
        <w:rPr>
          <w:rFonts w:hint="cs"/>
          <w:rtl/>
        </w:rPr>
      </w:pPr>
      <w:r>
        <w:rPr>
          <w:rFonts w:hint="cs"/>
          <w:rtl/>
        </w:rPr>
        <w:t xml:space="preserve">סעיף 20 הוא תיקון המופיע בלוח התיקונים ואנחנו מתחילים לדון בהסתייגויות. אנחנו נצביע על סעיף 20 וסעיף 21 יחד כי בסעיף 21 אין הסתייגויות. </w:t>
      </w:r>
    </w:p>
    <w:p w14:paraId="46D37E1F" w14:textId="77777777" w:rsidR="00000000" w:rsidRDefault="007C71EE">
      <w:pPr>
        <w:pStyle w:val="a"/>
        <w:ind w:firstLine="0"/>
        <w:rPr>
          <w:rFonts w:hint="cs"/>
          <w:rtl/>
        </w:rPr>
      </w:pPr>
    </w:p>
    <w:p w14:paraId="3A9A5848" w14:textId="77777777" w:rsidR="00000000" w:rsidRDefault="007C71EE">
      <w:pPr>
        <w:pStyle w:val="ac"/>
        <w:rPr>
          <w:rtl/>
        </w:rPr>
      </w:pPr>
      <w:r>
        <w:rPr>
          <w:rFonts w:hint="eastAsia"/>
          <w:rtl/>
        </w:rPr>
        <w:t>אברהם</w:t>
      </w:r>
      <w:r>
        <w:rPr>
          <w:rtl/>
        </w:rPr>
        <w:t xml:space="preserve"> בורג (העבודה-מימד):</w:t>
      </w:r>
    </w:p>
    <w:p w14:paraId="4E39A702" w14:textId="77777777" w:rsidR="00000000" w:rsidRDefault="007C71EE">
      <w:pPr>
        <w:pStyle w:val="a"/>
        <w:rPr>
          <w:rFonts w:hint="cs"/>
          <w:rtl/>
        </w:rPr>
      </w:pPr>
    </w:p>
    <w:p w14:paraId="14C8E44D" w14:textId="77777777" w:rsidR="00000000" w:rsidRDefault="007C71EE">
      <w:pPr>
        <w:pStyle w:val="a"/>
        <w:rPr>
          <w:rFonts w:hint="cs"/>
          <w:rtl/>
        </w:rPr>
      </w:pPr>
      <w:r>
        <w:rPr>
          <w:rFonts w:hint="cs"/>
          <w:rtl/>
        </w:rPr>
        <w:t>למה אצלי לא מופי</w:t>
      </w:r>
      <w:r>
        <w:rPr>
          <w:rFonts w:hint="cs"/>
          <w:rtl/>
        </w:rPr>
        <w:t xml:space="preserve">ע 21? </w:t>
      </w:r>
    </w:p>
    <w:p w14:paraId="79EB1903" w14:textId="77777777" w:rsidR="00000000" w:rsidRDefault="007C71EE">
      <w:pPr>
        <w:pStyle w:val="a"/>
        <w:ind w:firstLine="0"/>
        <w:rPr>
          <w:rFonts w:hint="cs"/>
          <w:rtl/>
        </w:rPr>
      </w:pPr>
    </w:p>
    <w:p w14:paraId="4B2B8D63" w14:textId="77777777" w:rsidR="00000000" w:rsidRDefault="007C71EE">
      <w:pPr>
        <w:pStyle w:val="ad"/>
        <w:rPr>
          <w:rtl/>
        </w:rPr>
      </w:pPr>
      <w:r>
        <w:rPr>
          <w:rtl/>
        </w:rPr>
        <w:t>היו"ר ראובן ריבלין:</w:t>
      </w:r>
    </w:p>
    <w:p w14:paraId="60DBEE32" w14:textId="77777777" w:rsidR="00000000" w:rsidRDefault="007C71EE">
      <w:pPr>
        <w:pStyle w:val="a"/>
        <w:rPr>
          <w:rtl/>
        </w:rPr>
      </w:pPr>
    </w:p>
    <w:p w14:paraId="704DEF32" w14:textId="77777777" w:rsidR="00000000" w:rsidRDefault="007C71EE">
      <w:pPr>
        <w:pStyle w:val="a"/>
        <w:rPr>
          <w:rFonts w:hint="cs"/>
          <w:rtl/>
        </w:rPr>
      </w:pPr>
      <w:r>
        <w:rPr>
          <w:rFonts w:hint="cs"/>
          <w:rtl/>
        </w:rPr>
        <w:t xml:space="preserve">לסעיף 21 אין הסתייגויות.  אנחנו דנים בהסתייגויות סעיף 20. קבוצת בורג וחברי הכנסת האחרים. מי בעד ההסתייגות - ירים את ידו. מי נגד? מי נמנע? תודה. </w:t>
      </w:r>
    </w:p>
    <w:p w14:paraId="78DE34BE" w14:textId="77777777" w:rsidR="00000000" w:rsidRDefault="007C71EE">
      <w:pPr>
        <w:pStyle w:val="a"/>
        <w:rPr>
          <w:rFonts w:hint="cs"/>
          <w:rtl/>
        </w:rPr>
      </w:pPr>
    </w:p>
    <w:p w14:paraId="7F9A464B" w14:textId="77777777" w:rsidR="00000000" w:rsidRDefault="007C71EE">
      <w:pPr>
        <w:pStyle w:val="a"/>
        <w:jc w:val="center"/>
        <w:rPr>
          <w:rFonts w:hint="cs"/>
          <w:b/>
          <w:bCs/>
          <w:rtl/>
        </w:rPr>
      </w:pPr>
      <w:r>
        <w:rPr>
          <w:rFonts w:hint="cs"/>
          <w:b/>
          <w:bCs/>
          <w:rtl/>
        </w:rPr>
        <w:t>הצבעה</w:t>
      </w:r>
    </w:p>
    <w:p w14:paraId="5C87B364" w14:textId="77777777" w:rsidR="00000000" w:rsidRDefault="007C71EE">
      <w:pPr>
        <w:pStyle w:val="a"/>
        <w:jc w:val="center"/>
        <w:rPr>
          <w:rFonts w:hint="cs"/>
          <w:b/>
          <w:bCs/>
          <w:rtl/>
        </w:rPr>
      </w:pPr>
    </w:p>
    <w:p w14:paraId="5CF9DED0" w14:textId="77777777" w:rsidR="00000000" w:rsidRDefault="007C71EE">
      <w:pPr>
        <w:pStyle w:val="a"/>
        <w:ind w:firstLine="0"/>
        <w:jc w:val="center"/>
        <w:rPr>
          <w:rFonts w:hint="cs"/>
          <w:rtl/>
        </w:rPr>
      </w:pPr>
      <w:r>
        <w:rPr>
          <w:rFonts w:hint="cs"/>
          <w:rtl/>
        </w:rPr>
        <w:t>ה</w:t>
      </w:r>
      <w:r>
        <w:rPr>
          <w:rFonts w:hint="eastAsia"/>
          <w:rtl/>
        </w:rPr>
        <w:t>הסתייגות</w:t>
      </w:r>
      <w:r>
        <w:rPr>
          <w:rtl/>
        </w:rPr>
        <w:t xml:space="preserve"> </w:t>
      </w:r>
      <w:r>
        <w:rPr>
          <w:rFonts w:hint="cs"/>
          <w:rtl/>
        </w:rPr>
        <w:t xml:space="preserve">של קבוצת </w:t>
      </w:r>
      <w:r>
        <w:rPr>
          <w:rtl/>
        </w:rPr>
        <w:t xml:space="preserve">חבר </w:t>
      </w:r>
      <w:r>
        <w:rPr>
          <w:rFonts w:hint="eastAsia"/>
          <w:rtl/>
        </w:rPr>
        <w:t>הכנסת</w:t>
      </w:r>
      <w:r>
        <w:rPr>
          <w:rtl/>
        </w:rPr>
        <w:t xml:space="preserve"> אברהם בורג </w:t>
      </w:r>
      <w:r>
        <w:rPr>
          <w:rFonts w:hint="cs"/>
          <w:rtl/>
        </w:rPr>
        <w:t xml:space="preserve"> לסעיף  20 לא נתקבלה.</w:t>
      </w:r>
    </w:p>
    <w:p w14:paraId="78E5C972" w14:textId="77777777" w:rsidR="00000000" w:rsidRDefault="007C71EE">
      <w:pPr>
        <w:pStyle w:val="a"/>
        <w:ind w:firstLine="0"/>
        <w:jc w:val="center"/>
        <w:rPr>
          <w:rtl/>
        </w:rPr>
      </w:pPr>
      <w:r>
        <w:rPr>
          <w:rtl/>
        </w:rPr>
        <w:t xml:space="preserve"> </w:t>
      </w:r>
    </w:p>
    <w:p w14:paraId="226E0C3B" w14:textId="77777777" w:rsidR="00000000" w:rsidRDefault="007C71EE">
      <w:pPr>
        <w:pStyle w:val="a"/>
        <w:ind w:firstLine="0"/>
        <w:rPr>
          <w:rtl/>
        </w:rPr>
      </w:pPr>
    </w:p>
    <w:p w14:paraId="72D809F9" w14:textId="77777777" w:rsidR="00000000" w:rsidRDefault="007C71EE">
      <w:pPr>
        <w:pStyle w:val="ad"/>
        <w:rPr>
          <w:rtl/>
        </w:rPr>
      </w:pPr>
      <w:r>
        <w:rPr>
          <w:rFonts w:hint="eastAsia"/>
          <w:rtl/>
        </w:rPr>
        <w:t>היו</w:t>
      </w:r>
      <w:r>
        <w:rPr>
          <w:rtl/>
        </w:rPr>
        <w:t>"</w:t>
      </w:r>
      <w:r>
        <w:rPr>
          <w:rFonts w:hint="eastAsia"/>
          <w:rtl/>
        </w:rPr>
        <w:t>ר</w:t>
      </w:r>
      <w:r>
        <w:rPr>
          <w:rtl/>
        </w:rPr>
        <w:t xml:space="preserve"> ראו</w:t>
      </w:r>
      <w:r>
        <w:rPr>
          <w:rtl/>
        </w:rPr>
        <w:t>בן ריבלין:</w:t>
      </w:r>
    </w:p>
    <w:p w14:paraId="65038DCA" w14:textId="77777777" w:rsidR="00000000" w:rsidRDefault="007C71EE">
      <w:pPr>
        <w:pStyle w:val="a"/>
        <w:rPr>
          <w:rtl/>
        </w:rPr>
      </w:pPr>
    </w:p>
    <w:p w14:paraId="546373CB" w14:textId="77777777" w:rsidR="00000000" w:rsidRDefault="007C71EE">
      <w:pPr>
        <w:pStyle w:val="a"/>
        <w:rPr>
          <w:rtl/>
        </w:rPr>
      </w:pPr>
      <w:r>
        <w:rPr>
          <w:rFonts w:hint="eastAsia"/>
          <w:rtl/>
        </w:rPr>
        <w:t>ההסתייגות</w:t>
      </w:r>
      <w:r>
        <w:rPr>
          <w:rtl/>
        </w:rPr>
        <w:t xml:space="preserve"> </w:t>
      </w:r>
      <w:r>
        <w:rPr>
          <w:rFonts w:hint="cs"/>
          <w:rtl/>
        </w:rPr>
        <w:t xml:space="preserve">של קבוצת חבר </w:t>
      </w:r>
      <w:r>
        <w:rPr>
          <w:rtl/>
        </w:rPr>
        <w:t xml:space="preserve"> הכנסת אברהם בורג לא נתקבלה. </w:t>
      </w:r>
      <w:r>
        <w:rPr>
          <w:rFonts w:hint="eastAsia"/>
          <w:rtl/>
        </w:rPr>
        <w:t>תודה</w:t>
      </w:r>
      <w:r>
        <w:rPr>
          <w:rtl/>
        </w:rPr>
        <w:t>.</w:t>
      </w:r>
    </w:p>
    <w:p w14:paraId="065E24CA" w14:textId="77777777" w:rsidR="00000000" w:rsidRDefault="007C71EE">
      <w:pPr>
        <w:pStyle w:val="a"/>
        <w:rPr>
          <w:rFonts w:hint="cs"/>
          <w:u w:val="single"/>
          <w:rtl/>
        </w:rPr>
      </w:pPr>
    </w:p>
    <w:p w14:paraId="64B61E64" w14:textId="77777777" w:rsidR="00000000" w:rsidRDefault="007C71EE">
      <w:pPr>
        <w:pStyle w:val="a"/>
        <w:rPr>
          <w:rFonts w:hint="cs"/>
          <w:rtl/>
        </w:rPr>
      </w:pPr>
      <w:r>
        <w:rPr>
          <w:rFonts w:hint="cs"/>
          <w:rtl/>
        </w:rPr>
        <w:t xml:space="preserve">לחלופין - מי בעד? מי נגד? מי נמנע? תודה. </w:t>
      </w:r>
    </w:p>
    <w:p w14:paraId="39B8C755" w14:textId="77777777" w:rsidR="00000000" w:rsidRDefault="007C71EE">
      <w:pPr>
        <w:pStyle w:val="a"/>
        <w:ind w:firstLine="0"/>
        <w:rPr>
          <w:rtl/>
        </w:rPr>
      </w:pPr>
    </w:p>
    <w:p w14:paraId="00C3DC07" w14:textId="77777777" w:rsidR="00000000" w:rsidRDefault="007C71EE">
      <w:pPr>
        <w:pStyle w:val="a"/>
        <w:ind w:firstLine="0"/>
        <w:jc w:val="center"/>
        <w:rPr>
          <w:b/>
          <w:bCs/>
          <w:rtl/>
        </w:rPr>
      </w:pPr>
      <w:r>
        <w:rPr>
          <w:rFonts w:hint="eastAsia"/>
          <w:b/>
          <w:bCs/>
          <w:rtl/>
        </w:rPr>
        <w:t>הצבעה</w:t>
      </w:r>
    </w:p>
    <w:p w14:paraId="74DCAB57" w14:textId="77777777" w:rsidR="00000000" w:rsidRDefault="007C71EE">
      <w:pPr>
        <w:pStyle w:val="a"/>
        <w:ind w:firstLine="0"/>
        <w:jc w:val="center"/>
        <w:rPr>
          <w:b/>
          <w:bCs/>
          <w:rtl/>
        </w:rPr>
      </w:pPr>
    </w:p>
    <w:p w14:paraId="50A62EA7" w14:textId="77777777" w:rsidR="00000000" w:rsidRDefault="007C71EE">
      <w:pPr>
        <w:pStyle w:val="a"/>
        <w:ind w:firstLine="0"/>
        <w:jc w:val="center"/>
        <w:rPr>
          <w:rFonts w:hint="cs"/>
          <w:rtl/>
        </w:rPr>
      </w:pPr>
      <w:r>
        <w:rPr>
          <w:rFonts w:hint="eastAsia"/>
          <w:rtl/>
        </w:rPr>
        <w:t>ההסתייגות</w:t>
      </w:r>
      <w:r>
        <w:rPr>
          <w:rtl/>
        </w:rPr>
        <w:t xml:space="preserve"> </w:t>
      </w:r>
      <w:r>
        <w:rPr>
          <w:rFonts w:hint="cs"/>
          <w:rtl/>
        </w:rPr>
        <w:t xml:space="preserve">לחלופין של  קבוצת סיעת מרצ </w:t>
      </w:r>
      <w:r>
        <w:rPr>
          <w:rtl/>
        </w:rPr>
        <w:t xml:space="preserve"> </w:t>
      </w:r>
      <w:r>
        <w:rPr>
          <w:rFonts w:hint="cs"/>
          <w:rtl/>
        </w:rPr>
        <w:t xml:space="preserve">וחברי הכנסת אברהם בייגה שוחט ומתן וילנאי </w:t>
      </w:r>
      <w:r>
        <w:rPr>
          <w:rtl/>
        </w:rPr>
        <w:t xml:space="preserve">לסעיף </w:t>
      </w:r>
      <w:r>
        <w:rPr>
          <w:rFonts w:hint="cs"/>
          <w:rtl/>
        </w:rPr>
        <w:t>20</w:t>
      </w:r>
      <w:r>
        <w:rPr>
          <w:rtl/>
        </w:rPr>
        <w:t xml:space="preserve"> </w:t>
      </w:r>
    </w:p>
    <w:p w14:paraId="1258A067" w14:textId="77777777" w:rsidR="00000000" w:rsidRDefault="007C71EE">
      <w:pPr>
        <w:pStyle w:val="a"/>
        <w:ind w:firstLine="0"/>
        <w:jc w:val="center"/>
        <w:rPr>
          <w:rtl/>
        </w:rPr>
      </w:pPr>
      <w:r>
        <w:rPr>
          <w:rtl/>
        </w:rPr>
        <w:t xml:space="preserve">לא נתקבלה. </w:t>
      </w:r>
    </w:p>
    <w:p w14:paraId="6D0E39D3" w14:textId="77777777" w:rsidR="00000000" w:rsidRDefault="007C71EE">
      <w:pPr>
        <w:pStyle w:val="a"/>
        <w:ind w:firstLine="0"/>
        <w:rPr>
          <w:rtl/>
        </w:rPr>
      </w:pPr>
    </w:p>
    <w:p w14:paraId="55CD4C83"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3FFD16FB" w14:textId="77777777" w:rsidR="00000000" w:rsidRDefault="007C71EE">
      <w:pPr>
        <w:pStyle w:val="a"/>
        <w:rPr>
          <w:rtl/>
        </w:rPr>
      </w:pPr>
    </w:p>
    <w:p w14:paraId="6B676968" w14:textId="77777777" w:rsidR="00000000" w:rsidRDefault="007C71EE">
      <w:pPr>
        <w:pStyle w:val="a"/>
        <w:rPr>
          <w:rFonts w:hint="cs"/>
          <w:rtl/>
        </w:rPr>
      </w:pPr>
      <w:r>
        <w:rPr>
          <w:rFonts w:hint="cs"/>
          <w:rtl/>
        </w:rPr>
        <w:t>גם לחלופין ל</w:t>
      </w:r>
      <w:r>
        <w:rPr>
          <w:rFonts w:hint="cs"/>
          <w:rtl/>
        </w:rPr>
        <w:t xml:space="preserve">א עברה. </w:t>
      </w:r>
    </w:p>
    <w:p w14:paraId="7943ACE5" w14:textId="77777777" w:rsidR="00000000" w:rsidRDefault="007C71EE">
      <w:pPr>
        <w:pStyle w:val="a"/>
        <w:rPr>
          <w:rFonts w:hint="cs"/>
          <w:rtl/>
        </w:rPr>
      </w:pPr>
    </w:p>
    <w:p w14:paraId="344CBF9C" w14:textId="77777777" w:rsidR="00000000" w:rsidRDefault="007C71EE">
      <w:pPr>
        <w:pStyle w:val="a"/>
        <w:rPr>
          <w:rFonts w:hint="cs"/>
          <w:rtl/>
        </w:rPr>
      </w:pPr>
      <w:r>
        <w:rPr>
          <w:rFonts w:hint="cs"/>
          <w:rtl/>
        </w:rPr>
        <w:t xml:space="preserve">חברי הכנסת נסים זאב ונסים דהן - מי בעד? מי נגד? מי נמנע? תודה. </w:t>
      </w:r>
    </w:p>
    <w:p w14:paraId="7F5F853B" w14:textId="77777777" w:rsidR="00000000" w:rsidRDefault="007C71EE">
      <w:pPr>
        <w:pStyle w:val="a"/>
        <w:ind w:firstLine="0"/>
        <w:rPr>
          <w:rtl/>
        </w:rPr>
      </w:pPr>
    </w:p>
    <w:p w14:paraId="0E87262B" w14:textId="77777777" w:rsidR="00000000" w:rsidRDefault="007C71EE">
      <w:pPr>
        <w:pStyle w:val="a"/>
        <w:ind w:firstLine="0"/>
        <w:rPr>
          <w:rFonts w:hint="cs"/>
          <w:rtl/>
        </w:rPr>
      </w:pPr>
    </w:p>
    <w:p w14:paraId="71CFEB4D" w14:textId="77777777" w:rsidR="00000000" w:rsidRDefault="007C71EE">
      <w:pPr>
        <w:pStyle w:val="a"/>
        <w:ind w:firstLine="0"/>
        <w:jc w:val="center"/>
        <w:rPr>
          <w:rFonts w:hint="cs"/>
          <w:b/>
          <w:bCs/>
          <w:rtl/>
        </w:rPr>
      </w:pPr>
      <w:r>
        <w:rPr>
          <w:rFonts w:hint="eastAsia"/>
          <w:b/>
          <w:bCs/>
          <w:rtl/>
        </w:rPr>
        <w:t>הצבעה</w:t>
      </w:r>
    </w:p>
    <w:p w14:paraId="5082E534" w14:textId="77777777" w:rsidR="00000000" w:rsidRDefault="007C71EE">
      <w:pPr>
        <w:pStyle w:val="a"/>
        <w:ind w:firstLine="0"/>
        <w:jc w:val="center"/>
        <w:rPr>
          <w:rFonts w:hint="cs"/>
          <w:b/>
          <w:bCs/>
          <w:rtl/>
        </w:rPr>
      </w:pPr>
    </w:p>
    <w:p w14:paraId="489FDC06"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י</w:t>
      </w:r>
      <w:r>
        <w:rPr>
          <w:rtl/>
        </w:rPr>
        <w:t xml:space="preserve"> הכנסת </w:t>
      </w:r>
      <w:r>
        <w:rPr>
          <w:rFonts w:hint="cs"/>
          <w:rtl/>
        </w:rPr>
        <w:t>נסים זאב ונסים דהן</w:t>
      </w:r>
      <w:r>
        <w:rPr>
          <w:rtl/>
        </w:rPr>
        <w:t xml:space="preserve"> לסעיף </w:t>
      </w:r>
      <w:r>
        <w:rPr>
          <w:rFonts w:hint="cs"/>
          <w:rtl/>
        </w:rPr>
        <w:t>20</w:t>
      </w:r>
      <w:r>
        <w:rPr>
          <w:rtl/>
        </w:rPr>
        <w:t xml:space="preserve"> לא נתקבלה. </w:t>
      </w:r>
    </w:p>
    <w:p w14:paraId="37C8ADBE" w14:textId="77777777" w:rsidR="00000000" w:rsidRDefault="007C71EE">
      <w:pPr>
        <w:pStyle w:val="a"/>
        <w:ind w:firstLine="0"/>
        <w:rPr>
          <w:rtl/>
        </w:rPr>
      </w:pPr>
    </w:p>
    <w:p w14:paraId="28BE2A84"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2271D149" w14:textId="77777777" w:rsidR="00000000" w:rsidRDefault="007C71EE">
      <w:pPr>
        <w:pStyle w:val="a"/>
        <w:rPr>
          <w:rtl/>
        </w:rPr>
      </w:pPr>
    </w:p>
    <w:p w14:paraId="0376B45E" w14:textId="77777777" w:rsidR="00000000" w:rsidRDefault="007C71EE">
      <w:pPr>
        <w:pStyle w:val="a"/>
        <w:rPr>
          <w:rFonts w:hint="cs"/>
          <w:rtl/>
        </w:rPr>
      </w:pPr>
      <w:r>
        <w:rPr>
          <w:rFonts w:hint="eastAsia"/>
          <w:rtl/>
        </w:rPr>
        <w:t>ההסתייגות</w:t>
      </w:r>
      <w:r>
        <w:rPr>
          <w:rtl/>
        </w:rPr>
        <w:t xml:space="preserve"> של חבר</w:t>
      </w:r>
      <w:r>
        <w:rPr>
          <w:rFonts w:hint="cs"/>
          <w:rtl/>
        </w:rPr>
        <w:t>י</w:t>
      </w:r>
      <w:r>
        <w:rPr>
          <w:rtl/>
        </w:rPr>
        <w:t xml:space="preserve"> הכנסת </w:t>
      </w:r>
      <w:r>
        <w:rPr>
          <w:rFonts w:hint="cs"/>
          <w:rtl/>
        </w:rPr>
        <w:t>נסים זאב ונסים דהן</w:t>
      </w:r>
      <w:r>
        <w:rPr>
          <w:rtl/>
        </w:rPr>
        <w:t xml:space="preserve"> לא נתקבלה. </w:t>
      </w:r>
      <w:r>
        <w:rPr>
          <w:rFonts w:hint="eastAsia"/>
          <w:rtl/>
        </w:rPr>
        <w:t>תודה</w:t>
      </w:r>
      <w:r>
        <w:rPr>
          <w:rtl/>
        </w:rPr>
        <w:t>.</w:t>
      </w:r>
    </w:p>
    <w:p w14:paraId="7BF21B43" w14:textId="77777777" w:rsidR="00000000" w:rsidRDefault="007C71EE">
      <w:pPr>
        <w:pStyle w:val="a"/>
        <w:rPr>
          <w:rFonts w:hint="cs"/>
          <w:rtl/>
        </w:rPr>
      </w:pPr>
    </w:p>
    <w:p w14:paraId="120CE47C" w14:textId="77777777" w:rsidR="00000000" w:rsidRDefault="007C71EE">
      <w:pPr>
        <w:pStyle w:val="a"/>
        <w:rPr>
          <w:rFonts w:hint="cs"/>
          <w:rtl/>
        </w:rPr>
      </w:pPr>
      <w:r>
        <w:rPr>
          <w:rFonts w:hint="cs"/>
          <w:rtl/>
        </w:rPr>
        <w:t>רבותי, אנחנו עוברים להצבעה</w:t>
      </w:r>
      <w:r>
        <w:rPr>
          <w:rFonts w:hint="cs"/>
          <w:rtl/>
        </w:rPr>
        <w:t xml:space="preserve"> אלקטרונית על הסתייגויותם של חברי הכנסת נסים זאב ונסים דהן. רבותי חברי הכנסת, אני מודיע על ההצבעה - ניתן להצביע. </w:t>
      </w:r>
    </w:p>
    <w:p w14:paraId="13A6285D" w14:textId="77777777" w:rsidR="00000000" w:rsidRDefault="007C71EE">
      <w:pPr>
        <w:pStyle w:val="a"/>
        <w:rPr>
          <w:rFonts w:hint="cs"/>
          <w:rtl/>
        </w:rPr>
      </w:pPr>
    </w:p>
    <w:p w14:paraId="68673DEA" w14:textId="77777777" w:rsidR="00000000" w:rsidRDefault="007C71EE">
      <w:pPr>
        <w:pStyle w:val="a"/>
        <w:jc w:val="center"/>
        <w:rPr>
          <w:rFonts w:hint="cs"/>
          <w:b/>
          <w:bCs/>
          <w:rtl/>
        </w:rPr>
      </w:pPr>
      <w:r>
        <w:rPr>
          <w:rFonts w:hint="cs"/>
          <w:b/>
          <w:bCs/>
          <w:rtl/>
        </w:rPr>
        <w:t>הצבעה מס' 46</w:t>
      </w:r>
    </w:p>
    <w:p w14:paraId="5BBF3ACF" w14:textId="77777777" w:rsidR="00000000" w:rsidRDefault="007C71EE">
      <w:pPr>
        <w:pStyle w:val="a"/>
        <w:jc w:val="center"/>
        <w:rPr>
          <w:rFonts w:hint="cs"/>
          <w:b/>
          <w:bCs/>
          <w:rtl/>
        </w:rPr>
      </w:pPr>
    </w:p>
    <w:p w14:paraId="523FFA41" w14:textId="77777777" w:rsidR="00000000" w:rsidRDefault="007C71EE">
      <w:pPr>
        <w:pStyle w:val="a"/>
        <w:jc w:val="center"/>
        <w:rPr>
          <w:rFonts w:hint="cs"/>
          <w:rtl/>
        </w:rPr>
      </w:pPr>
      <w:r>
        <w:rPr>
          <w:rFonts w:hint="cs"/>
          <w:rtl/>
        </w:rPr>
        <w:t>בעד ההסתייגות - 34</w:t>
      </w:r>
    </w:p>
    <w:p w14:paraId="7B706E65" w14:textId="77777777" w:rsidR="00000000" w:rsidRDefault="007C71EE">
      <w:pPr>
        <w:pStyle w:val="a"/>
        <w:jc w:val="center"/>
        <w:rPr>
          <w:rFonts w:hint="cs"/>
          <w:rtl/>
        </w:rPr>
      </w:pPr>
      <w:r>
        <w:rPr>
          <w:rFonts w:hint="cs"/>
          <w:rtl/>
        </w:rPr>
        <w:t>נגד - 51</w:t>
      </w:r>
    </w:p>
    <w:p w14:paraId="23481047" w14:textId="77777777" w:rsidR="00000000" w:rsidRDefault="007C71EE">
      <w:pPr>
        <w:pStyle w:val="a"/>
        <w:jc w:val="center"/>
        <w:rPr>
          <w:rFonts w:hint="cs"/>
          <w:rtl/>
        </w:rPr>
      </w:pPr>
      <w:r>
        <w:rPr>
          <w:rFonts w:hint="cs"/>
          <w:rtl/>
        </w:rPr>
        <w:t>נמנעים - אין</w:t>
      </w:r>
    </w:p>
    <w:p w14:paraId="1EA549BD" w14:textId="77777777" w:rsidR="00000000" w:rsidRDefault="007C71EE">
      <w:pPr>
        <w:pStyle w:val="a"/>
        <w:jc w:val="center"/>
        <w:rPr>
          <w:rFonts w:hint="cs"/>
          <w:rtl/>
        </w:rPr>
      </w:pPr>
      <w:r>
        <w:rPr>
          <w:rFonts w:hint="cs"/>
          <w:rtl/>
        </w:rPr>
        <w:t xml:space="preserve">ההסתייגות של חברי הכנסת נסים דהן ונסים זאב לסעיף 20 לא נתקבלה. </w:t>
      </w:r>
    </w:p>
    <w:p w14:paraId="460A9840" w14:textId="77777777" w:rsidR="00000000" w:rsidRDefault="007C71EE">
      <w:pPr>
        <w:pStyle w:val="a"/>
        <w:jc w:val="center"/>
        <w:rPr>
          <w:rFonts w:hint="cs"/>
          <w:rtl/>
        </w:rPr>
      </w:pPr>
    </w:p>
    <w:p w14:paraId="1F7F98C2" w14:textId="77777777" w:rsidR="00000000" w:rsidRDefault="007C71EE">
      <w:pPr>
        <w:pStyle w:val="ad"/>
        <w:rPr>
          <w:rtl/>
        </w:rPr>
      </w:pPr>
      <w:r>
        <w:rPr>
          <w:rtl/>
        </w:rPr>
        <w:t>היו"ר ראובן ריבלין:</w:t>
      </w:r>
    </w:p>
    <w:p w14:paraId="7D140538" w14:textId="77777777" w:rsidR="00000000" w:rsidRDefault="007C71EE">
      <w:pPr>
        <w:pStyle w:val="a"/>
        <w:rPr>
          <w:rtl/>
        </w:rPr>
      </w:pPr>
    </w:p>
    <w:p w14:paraId="04191EC6" w14:textId="77777777" w:rsidR="00000000" w:rsidRDefault="007C71EE">
      <w:pPr>
        <w:pStyle w:val="a"/>
        <w:rPr>
          <w:rFonts w:hint="cs"/>
          <w:rtl/>
        </w:rPr>
      </w:pPr>
      <w:r>
        <w:rPr>
          <w:rFonts w:hint="cs"/>
          <w:rtl/>
        </w:rPr>
        <w:t xml:space="preserve">ובכן, 34 הצביעו בעד אבל 51 נגד ולכן אני קובע שזה לא היה מספיק וההסתייגות לא מתקבלת. </w:t>
      </w:r>
    </w:p>
    <w:p w14:paraId="52BE34EC" w14:textId="77777777" w:rsidR="00000000" w:rsidRDefault="007C71EE">
      <w:pPr>
        <w:pStyle w:val="a"/>
        <w:ind w:firstLine="0"/>
        <w:rPr>
          <w:rFonts w:hint="cs"/>
          <w:rtl/>
        </w:rPr>
      </w:pPr>
    </w:p>
    <w:p w14:paraId="660114E7" w14:textId="77777777" w:rsidR="00000000" w:rsidRDefault="007C71EE">
      <w:pPr>
        <w:pStyle w:val="ac"/>
        <w:rPr>
          <w:rtl/>
        </w:rPr>
      </w:pPr>
      <w:r>
        <w:rPr>
          <w:rFonts w:hint="eastAsia"/>
          <w:rtl/>
        </w:rPr>
        <w:t>יצחק</w:t>
      </w:r>
      <w:r>
        <w:rPr>
          <w:rtl/>
        </w:rPr>
        <w:t xml:space="preserve"> כהן (ש"ס):</w:t>
      </w:r>
    </w:p>
    <w:p w14:paraId="528BD395" w14:textId="77777777" w:rsidR="00000000" w:rsidRDefault="007C71EE">
      <w:pPr>
        <w:pStyle w:val="a"/>
        <w:rPr>
          <w:rFonts w:hint="cs"/>
          <w:rtl/>
        </w:rPr>
      </w:pPr>
    </w:p>
    <w:p w14:paraId="5940EA06" w14:textId="77777777" w:rsidR="00000000" w:rsidRDefault="007C71EE">
      <w:pPr>
        <w:pStyle w:val="a"/>
        <w:rPr>
          <w:rFonts w:hint="cs"/>
          <w:rtl/>
        </w:rPr>
      </w:pPr>
      <w:r>
        <w:rPr>
          <w:rFonts w:hint="cs"/>
          <w:rtl/>
        </w:rPr>
        <w:t xml:space="preserve">זה לא מעט, זה הרבה. </w:t>
      </w:r>
    </w:p>
    <w:p w14:paraId="2A5EBB6D" w14:textId="77777777" w:rsidR="00000000" w:rsidRDefault="007C71EE">
      <w:pPr>
        <w:pStyle w:val="a"/>
        <w:ind w:firstLine="0"/>
        <w:rPr>
          <w:rFonts w:hint="cs"/>
          <w:rtl/>
        </w:rPr>
      </w:pPr>
    </w:p>
    <w:p w14:paraId="0F4916DF" w14:textId="77777777" w:rsidR="00000000" w:rsidRDefault="007C71EE">
      <w:pPr>
        <w:pStyle w:val="ad"/>
        <w:rPr>
          <w:rtl/>
        </w:rPr>
      </w:pPr>
      <w:r>
        <w:rPr>
          <w:rtl/>
        </w:rPr>
        <w:t>היו"ר ראובן ריבלין:</w:t>
      </w:r>
    </w:p>
    <w:p w14:paraId="01FF2D6D" w14:textId="77777777" w:rsidR="00000000" w:rsidRDefault="007C71EE">
      <w:pPr>
        <w:pStyle w:val="a"/>
        <w:rPr>
          <w:rtl/>
        </w:rPr>
      </w:pPr>
    </w:p>
    <w:p w14:paraId="357E5BDB" w14:textId="77777777" w:rsidR="00000000" w:rsidRDefault="007C71EE">
      <w:pPr>
        <w:pStyle w:val="a"/>
        <w:rPr>
          <w:rFonts w:hint="cs"/>
          <w:rtl/>
        </w:rPr>
      </w:pPr>
      <w:r>
        <w:rPr>
          <w:rFonts w:hint="cs"/>
          <w:rtl/>
        </w:rPr>
        <w:t xml:space="preserve">אני לא אמרתי, זה הרבה מאוד. </w:t>
      </w:r>
    </w:p>
    <w:p w14:paraId="4B96AF4F" w14:textId="77777777" w:rsidR="00000000" w:rsidRDefault="007C71EE">
      <w:pPr>
        <w:pStyle w:val="a"/>
        <w:ind w:firstLine="0"/>
        <w:rPr>
          <w:rFonts w:hint="cs"/>
          <w:rtl/>
        </w:rPr>
      </w:pPr>
    </w:p>
    <w:p w14:paraId="6ED056DE" w14:textId="77777777" w:rsidR="00000000" w:rsidRDefault="007C71EE">
      <w:pPr>
        <w:pStyle w:val="a"/>
        <w:ind w:firstLine="0"/>
        <w:rPr>
          <w:rFonts w:hint="cs"/>
          <w:rtl/>
        </w:rPr>
      </w:pPr>
      <w:r>
        <w:rPr>
          <w:rFonts w:hint="cs"/>
          <w:rtl/>
        </w:rPr>
        <w:tab/>
        <w:t>רבותי חברי הכנסת, קבוצת ברכה, קבוצת בל"ד וחבר הכנסת טלב אלסאנע - מי בעד, נא להר</w:t>
      </w:r>
      <w:r>
        <w:rPr>
          <w:rFonts w:hint="cs"/>
          <w:rtl/>
        </w:rPr>
        <w:t xml:space="preserve">ים את היד. מי נגד? תודה. </w:t>
      </w:r>
    </w:p>
    <w:p w14:paraId="49A17570" w14:textId="77777777" w:rsidR="00000000" w:rsidRDefault="007C71EE">
      <w:pPr>
        <w:pStyle w:val="a"/>
        <w:ind w:firstLine="0"/>
        <w:rPr>
          <w:rtl/>
        </w:rPr>
      </w:pPr>
    </w:p>
    <w:p w14:paraId="52232E04" w14:textId="77777777" w:rsidR="00000000" w:rsidRDefault="007C71EE">
      <w:pPr>
        <w:pStyle w:val="a"/>
        <w:ind w:firstLine="0"/>
        <w:rPr>
          <w:rtl/>
        </w:rPr>
      </w:pPr>
    </w:p>
    <w:p w14:paraId="2AA9319C" w14:textId="77777777" w:rsidR="00000000" w:rsidRDefault="007C71EE">
      <w:pPr>
        <w:pStyle w:val="a"/>
        <w:ind w:firstLine="0"/>
        <w:jc w:val="center"/>
        <w:rPr>
          <w:b/>
          <w:bCs/>
          <w:rtl/>
        </w:rPr>
      </w:pPr>
      <w:r>
        <w:rPr>
          <w:rFonts w:hint="eastAsia"/>
          <w:b/>
          <w:bCs/>
          <w:rtl/>
        </w:rPr>
        <w:t>הצבעה</w:t>
      </w:r>
    </w:p>
    <w:p w14:paraId="37E10590" w14:textId="77777777" w:rsidR="00000000" w:rsidRDefault="007C71EE">
      <w:pPr>
        <w:pStyle w:val="a"/>
        <w:ind w:firstLine="0"/>
        <w:jc w:val="center"/>
        <w:rPr>
          <w:b/>
          <w:bCs/>
          <w:rtl/>
        </w:rPr>
      </w:pPr>
    </w:p>
    <w:p w14:paraId="4E9F41A0" w14:textId="77777777" w:rsidR="00000000" w:rsidRDefault="007C71EE">
      <w:pPr>
        <w:pStyle w:val="a"/>
        <w:ind w:firstLine="0"/>
        <w:jc w:val="center"/>
        <w:rPr>
          <w:rtl/>
        </w:rPr>
      </w:pPr>
      <w:r>
        <w:rPr>
          <w:rFonts w:hint="eastAsia"/>
          <w:rtl/>
        </w:rPr>
        <w:t>ההסתייגות</w:t>
      </w:r>
      <w:r>
        <w:rPr>
          <w:rtl/>
        </w:rPr>
        <w:t xml:space="preserve"> של </w:t>
      </w:r>
      <w:r>
        <w:rPr>
          <w:rFonts w:hint="cs"/>
          <w:rtl/>
        </w:rPr>
        <w:t>קבוצת חבר הכנסת מוחמד ברכה, של קבוצת סיעת בל"ד ושל חבר הכנסת טלב אלסאנע</w:t>
      </w:r>
      <w:r>
        <w:rPr>
          <w:rtl/>
        </w:rPr>
        <w:t xml:space="preserve">  לסעיף </w:t>
      </w:r>
      <w:r>
        <w:rPr>
          <w:rFonts w:hint="cs"/>
          <w:rtl/>
        </w:rPr>
        <w:t>20</w:t>
      </w:r>
      <w:r>
        <w:rPr>
          <w:rtl/>
        </w:rPr>
        <w:t xml:space="preserve"> לא נתקבלה. </w:t>
      </w:r>
    </w:p>
    <w:p w14:paraId="4EA56892" w14:textId="77777777" w:rsidR="00000000" w:rsidRDefault="007C71EE">
      <w:pPr>
        <w:pStyle w:val="a"/>
        <w:ind w:firstLine="0"/>
        <w:rPr>
          <w:rtl/>
        </w:rPr>
      </w:pPr>
    </w:p>
    <w:p w14:paraId="3AA993E3"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169B460E" w14:textId="77777777" w:rsidR="00000000" w:rsidRDefault="007C71EE">
      <w:pPr>
        <w:pStyle w:val="a"/>
        <w:rPr>
          <w:rtl/>
        </w:rPr>
      </w:pPr>
    </w:p>
    <w:p w14:paraId="5DDB51B7" w14:textId="77777777" w:rsidR="00000000" w:rsidRDefault="007C71EE">
      <w:pPr>
        <w:pStyle w:val="a"/>
        <w:rPr>
          <w:rFonts w:hint="cs"/>
          <w:rtl/>
        </w:rPr>
      </w:pPr>
      <w:r>
        <w:rPr>
          <w:rFonts w:hint="eastAsia"/>
          <w:rtl/>
        </w:rPr>
        <w:t>ההסתייגות</w:t>
      </w:r>
      <w:r>
        <w:rPr>
          <w:rtl/>
        </w:rPr>
        <w:t xml:space="preserve"> של </w:t>
      </w:r>
      <w:r>
        <w:rPr>
          <w:rFonts w:hint="cs"/>
          <w:rtl/>
        </w:rPr>
        <w:t xml:space="preserve">קבוצת ברכה </w:t>
      </w:r>
      <w:r>
        <w:rPr>
          <w:rtl/>
        </w:rPr>
        <w:t xml:space="preserve"> לא נתקבלה. </w:t>
      </w:r>
      <w:r>
        <w:rPr>
          <w:rFonts w:hint="eastAsia"/>
          <w:rtl/>
        </w:rPr>
        <w:t>תודה</w:t>
      </w:r>
      <w:r>
        <w:rPr>
          <w:rtl/>
        </w:rPr>
        <w:t>.</w:t>
      </w:r>
    </w:p>
    <w:p w14:paraId="41DAB006" w14:textId="77777777" w:rsidR="00000000" w:rsidRDefault="007C71EE">
      <w:pPr>
        <w:pStyle w:val="a"/>
        <w:ind w:firstLine="0"/>
        <w:rPr>
          <w:rFonts w:hint="cs"/>
          <w:rtl/>
        </w:rPr>
      </w:pPr>
    </w:p>
    <w:p w14:paraId="7D9FA826" w14:textId="77777777" w:rsidR="00000000" w:rsidRDefault="007C71EE">
      <w:pPr>
        <w:pStyle w:val="a"/>
        <w:ind w:firstLine="0"/>
      </w:pPr>
      <w:r>
        <w:rPr>
          <w:rtl/>
        </w:rPr>
        <w:tab/>
      </w:r>
      <w:r>
        <w:rPr>
          <w:rFonts w:hint="eastAsia"/>
          <w:rtl/>
        </w:rPr>
        <w:t>הסתייגות</w:t>
      </w:r>
      <w:r>
        <w:rPr>
          <w:rtl/>
        </w:rPr>
        <w:t xml:space="preserve"> חבר</w:t>
      </w:r>
      <w:r>
        <w:rPr>
          <w:rFonts w:hint="cs"/>
          <w:rtl/>
        </w:rPr>
        <w:t>י</w:t>
      </w:r>
      <w:r>
        <w:rPr>
          <w:rtl/>
        </w:rPr>
        <w:t xml:space="preserve"> </w:t>
      </w:r>
      <w:r>
        <w:rPr>
          <w:rFonts w:hint="eastAsia"/>
          <w:rtl/>
        </w:rPr>
        <w:t>הכנסת</w:t>
      </w:r>
      <w:r>
        <w:rPr>
          <w:rtl/>
        </w:rPr>
        <w:t xml:space="preserve"> אברהם בורג</w:t>
      </w:r>
      <w:r>
        <w:rPr>
          <w:rFonts w:hint="cs"/>
          <w:rtl/>
        </w:rPr>
        <w:t xml:space="preserve"> ואופיר פינס</w:t>
      </w:r>
      <w:r>
        <w:rPr>
          <w:rtl/>
        </w:rPr>
        <w:t xml:space="preserve"> - מי </w:t>
      </w:r>
      <w:r>
        <w:rPr>
          <w:rtl/>
        </w:rPr>
        <w:t xml:space="preserve">בעד? מי נגד? מי נמנע? תודה. </w:t>
      </w:r>
    </w:p>
    <w:p w14:paraId="7102AF11" w14:textId="77777777" w:rsidR="00000000" w:rsidRDefault="007C71EE">
      <w:pPr>
        <w:pStyle w:val="a"/>
        <w:ind w:firstLine="0"/>
        <w:rPr>
          <w:rtl/>
        </w:rPr>
      </w:pPr>
    </w:p>
    <w:p w14:paraId="0F03035C" w14:textId="77777777" w:rsidR="00000000" w:rsidRDefault="007C71EE">
      <w:pPr>
        <w:pStyle w:val="a"/>
        <w:ind w:firstLine="0"/>
        <w:jc w:val="center"/>
        <w:rPr>
          <w:b/>
          <w:bCs/>
          <w:rtl/>
        </w:rPr>
      </w:pPr>
      <w:r>
        <w:rPr>
          <w:rFonts w:hint="eastAsia"/>
          <w:b/>
          <w:bCs/>
          <w:rtl/>
        </w:rPr>
        <w:t>הצבעה</w:t>
      </w:r>
    </w:p>
    <w:p w14:paraId="01A48E5B" w14:textId="77777777" w:rsidR="00000000" w:rsidRDefault="007C71EE">
      <w:pPr>
        <w:pStyle w:val="a"/>
        <w:ind w:firstLine="0"/>
        <w:jc w:val="center"/>
        <w:rPr>
          <w:b/>
          <w:bCs/>
          <w:rtl/>
        </w:rPr>
      </w:pPr>
    </w:p>
    <w:p w14:paraId="20F5F9CD"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י</w:t>
      </w:r>
      <w:r>
        <w:rPr>
          <w:rtl/>
        </w:rPr>
        <w:t xml:space="preserve"> הכנסת אברהם בורג </w:t>
      </w:r>
      <w:r>
        <w:rPr>
          <w:rFonts w:hint="cs"/>
          <w:rtl/>
        </w:rPr>
        <w:t xml:space="preserve">ואופיר פינס-פז </w:t>
      </w:r>
      <w:r>
        <w:rPr>
          <w:rtl/>
        </w:rPr>
        <w:t xml:space="preserve">לסעיף </w:t>
      </w:r>
      <w:r>
        <w:rPr>
          <w:rFonts w:hint="cs"/>
          <w:rtl/>
        </w:rPr>
        <w:t>20</w:t>
      </w:r>
      <w:r>
        <w:rPr>
          <w:rtl/>
        </w:rPr>
        <w:t xml:space="preserve"> לא נתקבלה. </w:t>
      </w:r>
    </w:p>
    <w:p w14:paraId="177CDE8E" w14:textId="77777777" w:rsidR="00000000" w:rsidRDefault="007C71EE">
      <w:pPr>
        <w:pStyle w:val="a"/>
        <w:ind w:firstLine="0"/>
        <w:rPr>
          <w:rtl/>
        </w:rPr>
      </w:pPr>
    </w:p>
    <w:p w14:paraId="2C72AB97"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462D9250" w14:textId="77777777" w:rsidR="00000000" w:rsidRDefault="007C71EE">
      <w:pPr>
        <w:pStyle w:val="a"/>
        <w:rPr>
          <w:rtl/>
        </w:rPr>
      </w:pPr>
    </w:p>
    <w:p w14:paraId="5D52F013" w14:textId="77777777" w:rsidR="00000000" w:rsidRDefault="007C71EE">
      <w:pPr>
        <w:pStyle w:val="a"/>
        <w:rPr>
          <w:rFonts w:hint="cs"/>
          <w:rtl/>
        </w:rPr>
      </w:pPr>
      <w:r>
        <w:rPr>
          <w:rFonts w:hint="eastAsia"/>
          <w:rtl/>
        </w:rPr>
        <w:t>ההסתייגות</w:t>
      </w:r>
      <w:r>
        <w:rPr>
          <w:rtl/>
        </w:rPr>
        <w:t xml:space="preserve"> של חבר</w:t>
      </w:r>
      <w:r>
        <w:rPr>
          <w:rFonts w:hint="cs"/>
          <w:rtl/>
        </w:rPr>
        <w:t>י</w:t>
      </w:r>
      <w:r>
        <w:rPr>
          <w:rtl/>
        </w:rPr>
        <w:t xml:space="preserve"> הכנסת אברהם בורג </w:t>
      </w:r>
      <w:r>
        <w:rPr>
          <w:rFonts w:hint="cs"/>
          <w:rtl/>
        </w:rPr>
        <w:t xml:space="preserve">ואופיר פינס-פז </w:t>
      </w:r>
      <w:r>
        <w:rPr>
          <w:rtl/>
        </w:rPr>
        <w:t xml:space="preserve">לא נתקבלה. </w:t>
      </w:r>
      <w:r>
        <w:rPr>
          <w:rFonts w:hint="eastAsia"/>
          <w:rtl/>
        </w:rPr>
        <w:t>תודה</w:t>
      </w:r>
      <w:r>
        <w:rPr>
          <w:rtl/>
        </w:rPr>
        <w:t>.</w:t>
      </w:r>
    </w:p>
    <w:p w14:paraId="51D0E55D" w14:textId="77777777" w:rsidR="00000000" w:rsidRDefault="007C71EE">
      <w:pPr>
        <w:pStyle w:val="a"/>
        <w:ind w:firstLine="0"/>
        <w:rPr>
          <w:rFonts w:hint="cs"/>
          <w:rtl/>
        </w:rPr>
      </w:pPr>
    </w:p>
    <w:p w14:paraId="55FC002B" w14:textId="77777777" w:rsidR="00000000" w:rsidRDefault="007C71EE">
      <w:pPr>
        <w:pStyle w:val="a"/>
        <w:ind w:firstLine="0"/>
        <w:rPr>
          <w:rFonts w:hint="cs"/>
          <w:rtl/>
        </w:rPr>
      </w:pPr>
      <w:r>
        <w:rPr>
          <w:rFonts w:hint="cs"/>
          <w:rtl/>
        </w:rPr>
        <w:tab/>
        <w:t>ובכן, חברי הכנסת, אנחנו עוברים להצבעה משותפת על סעיפים 20</w:t>
      </w:r>
      <w:r>
        <w:rPr>
          <w:rFonts w:hint="cs"/>
          <w:rtl/>
        </w:rPr>
        <w:t xml:space="preserve"> ו=21, לרבות כל לוח התיקונים. אני חושב שההצבעה הזאת יכולה להיות אלקטרונית. </w:t>
      </w:r>
    </w:p>
    <w:p w14:paraId="3F9F543A" w14:textId="77777777" w:rsidR="00000000" w:rsidRDefault="007C71EE">
      <w:pPr>
        <w:pStyle w:val="a"/>
        <w:ind w:firstLine="0"/>
        <w:rPr>
          <w:rFonts w:hint="cs"/>
          <w:rtl/>
        </w:rPr>
      </w:pPr>
    </w:p>
    <w:p w14:paraId="5E6F1068" w14:textId="77777777" w:rsidR="00000000" w:rsidRDefault="007C71EE">
      <w:pPr>
        <w:pStyle w:val="ac"/>
        <w:rPr>
          <w:rtl/>
        </w:rPr>
      </w:pPr>
      <w:r>
        <w:rPr>
          <w:rFonts w:hint="eastAsia"/>
          <w:rtl/>
        </w:rPr>
        <w:t>אברהם</w:t>
      </w:r>
      <w:r>
        <w:rPr>
          <w:rtl/>
        </w:rPr>
        <w:t xml:space="preserve"> בורג (העבודה-מימד):</w:t>
      </w:r>
    </w:p>
    <w:p w14:paraId="65D54FBA" w14:textId="77777777" w:rsidR="00000000" w:rsidRDefault="007C71EE">
      <w:pPr>
        <w:pStyle w:val="a"/>
        <w:rPr>
          <w:rFonts w:hint="cs"/>
          <w:rtl/>
        </w:rPr>
      </w:pPr>
    </w:p>
    <w:p w14:paraId="43608CA1" w14:textId="77777777" w:rsidR="00000000" w:rsidRDefault="007C71EE">
      <w:pPr>
        <w:pStyle w:val="a"/>
        <w:rPr>
          <w:rFonts w:hint="cs"/>
          <w:rtl/>
        </w:rPr>
      </w:pPr>
      <w:r>
        <w:rPr>
          <w:rFonts w:hint="cs"/>
          <w:rtl/>
        </w:rPr>
        <w:t xml:space="preserve">למה סעיף 21 לא מופיע? </w:t>
      </w:r>
    </w:p>
    <w:p w14:paraId="69FFD234" w14:textId="77777777" w:rsidR="00000000" w:rsidRDefault="007C71EE">
      <w:pPr>
        <w:pStyle w:val="a"/>
        <w:ind w:firstLine="0"/>
        <w:rPr>
          <w:rFonts w:hint="cs"/>
          <w:rtl/>
        </w:rPr>
      </w:pPr>
    </w:p>
    <w:p w14:paraId="16300D4E" w14:textId="77777777" w:rsidR="00000000" w:rsidRDefault="007C71EE">
      <w:pPr>
        <w:pStyle w:val="ad"/>
        <w:rPr>
          <w:rtl/>
        </w:rPr>
      </w:pPr>
      <w:r>
        <w:rPr>
          <w:rtl/>
        </w:rPr>
        <w:t>היו"ר ראובן ריבלין:</w:t>
      </w:r>
    </w:p>
    <w:p w14:paraId="4C7B18D7" w14:textId="77777777" w:rsidR="00000000" w:rsidRDefault="007C71EE">
      <w:pPr>
        <w:pStyle w:val="a"/>
        <w:rPr>
          <w:rtl/>
        </w:rPr>
      </w:pPr>
    </w:p>
    <w:p w14:paraId="2974D017" w14:textId="77777777" w:rsidR="00000000" w:rsidRDefault="007C71EE">
      <w:pPr>
        <w:pStyle w:val="a"/>
        <w:rPr>
          <w:rFonts w:hint="cs"/>
          <w:rtl/>
        </w:rPr>
      </w:pPr>
      <w:r>
        <w:rPr>
          <w:rFonts w:hint="cs"/>
          <w:rtl/>
        </w:rPr>
        <w:t xml:space="preserve">כי אין הסתייגויות. </w:t>
      </w:r>
    </w:p>
    <w:p w14:paraId="015FCFFC" w14:textId="77777777" w:rsidR="00000000" w:rsidRDefault="007C71EE">
      <w:pPr>
        <w:pStyle w:val="a"/>
        <w:ind w:firstLine="0"/>
        <w:rPr>
          <w:rFonts w:hint="cs"/>
          <w:rtl/>
        </w:rPr>
      </w:pPr>
    </w:p>
    <w:p w14:paraId="53BAB0EA" w14:textId="77777777" w:rsidR="00000000" w:rsidRDefault="007C71EE">
      <w:pPr>
        <w:pStyle w:val="ac"/>
        <w:rPr>
          <w:rtl/>
        </w:rPr>
      </w:pPr>
      <w:r>
        <w:rPr>
          <w:rFonts w:hint="eastAsia"/>
          <w:rtl/>
        </w:rPr>
        <w:t>אברהם</w:t>
      </w:r>
      <w:r>
        <w:rPr>
          <w:rtl/>
        </w:rPr>
        <w:t xml:space="preserve"> בורג (העבודה-מימד):</w:t>
      </w:r>
    </w:p>
    <w:p w14:paraId="3C21EDF5" w14:textId="77777777" w:rsidR="00000000" w:rsidRDefault="007C71EE">
      <w:pPr>
        <w:pStyle w:val="a"/>
        <w:rPr>
          <w:rFonts w:hint="cs"/>
          <w:rtl/>
        </w:rPr>
      </w:pPr>
    </w:p>
    <w:p w14:paraId="7CB292FD" w14:textId="77777777" w:rsidR="00000000" w:rsidRDefault="007C71EE">
      <w:pPr>
        <w:pStyle w:val="a"/>
        <w:rPr>
          <w:rFonts w:hint="cs"/>
          <w:rtl/>
        </w:rPr>
      </w:pPr>
      <w:r>
        <w:rPr>
          <w:rFonts w:hint="cs"/>
          <w:rtl/>
        </w:rPr>
        <w:t xml:space="preserve">לא כתוב שאין הסתייגויות. </w:t>
      </w:r>
    </w:p>
    <w:p w14:paraId="69BDDC95" w14:textId="77777777" w:rsidR="00000000" w:rsidRDefault="007C71EE">
      <w:pPr>
        <w:pStyle w:val="a"/>
        <w:ind w:firstLine="0"/>
        <w:rPr>
          <w:rFonts w:hint="cs"/>
          <w:rtl/>
        </w:rPr>
      </w:pPr>
    </w:p>
    <w:p w14:paraId="33C436E4" w14:textId="77777777" w:rsidR="00000000" w:rsidRDefault="007C71EE">
      <w:pPr>
        <w:pStyle w:val="ad"/>
        <w:rPr>
          <w:rtl/>
        </w:rPr>
      </w:pPr>
      <w:r>
        <w:rPr>
          <w:rtl/>
        </w:rPr>
        <w:t>היו"ר ראובן ריבלין:</w:t>
      </w:r>
    </w:p>
    <w:p w14:paraId="097A9ED9" w14:textId="77777777" w:rsidR="00000000" w:rsidRDefault="007C71EE">
      <w:pPr>
        <w:pStyle w:val="a"/>
        <w:rPr>
          <w:rtl/>
        </w:rPr>
      </w:pPr>
    </w:p>
    <w:p w14:paraId="402CB264" w14:textId="77777777" w:rsidR="00000000" w:rsidRDefault="007C71EE">
      <w:pPr>
        <w:pStyle w:val="a"/>
        <w:rPr>
          <w:rFonts w:hint="cs"/>
          <w:rtl/>
        </w:rPr>
      </w:pPr>
      <w:r>
        <w:rPr>
          <w:rFonts w:hint="cs"/>
          <w:rtl/>
        </w:rPr>
        <w:t xml:space="preserve">יכול להיות </w:t>
      </w:r>
      <w:r>
        <w:rPr>
          <w:rFonts w:hint="cs"/>
          <w:rtl/>
        </w:rPr>
        <w:t xml:space="preserve">שאדוני צודק, רק זה לא מהותי. </w:t>
      </w:r>
    </w:p>
    <w:p w14:paraId="0DC46BB7" w14:textId="77777777" w:rsidR="00000000" w:rsidRDefault="007C71EE">
      <w:pPr>
        <w:pStyle w:val="a"/>
        <w:rPr>
          <w:rFonts w:hint="cs"/>
          <w:rtl/>
        </w:rPr>
      </w:pPr>
    </w:p>
    <w:p w14:paraId="43650699" w14:textId="77777777" w:rsidR="00000000" w:rsidRDefault="007C71EE">
      <w:pPr>
        <w:pStyle w:val="a"/>
        <w:rPr>
          <w:rFonts w:hint="cs"/>
          <w:rtl/>
        </w:rPr>
      </w:pPr>
      <w:r>
        <w:rPr>
          <w:rFonts w:hint="cs"/>
          <w:rtl/>
        </w:rPr>
        <w:t xml:space="preserve">ובכן, רבותי חברי הכנסת, נא להצביע - מי בעד סעיפים  20-21, מי נגד? </w:t>
      </w:r>
    </w:p>
    <w:p w14:paraId="15BB017D" w14:textId="77777777" w:rsidR="00000000" w:rsidRDefault="007C71EE">
      <w:pPr>
        <w:pStyle w:val="a"/>
        <w:ind w:firstLine="0"/>
        <w:rPr>
          <w:rFonts w:hint="cs"/>
          <w:rtl/>
        </w:rPr>
      </w:pPr>
    </w:p>
    <w:p w14:paraId="4234CD16" w14:textId="77777777" w:rsidR="00000000" w:rsidRDefault="007C71EE">
      <w:pPr>
        <w:pStyle w:val="a"/>
        <w:ind w:firstLine="0"/>
        <w:jc w:val="center"/>
        <w:rPr>
          <w:rFonts w:hint="cs"/>
          <w:b/>
          <w:bCs/>
          <w:rtl/>
        </w:rPr>
      </w:pPr>
      <w:r>
        <w:rPr>
          <w:rFonts w:hint="cs"/>
          <w:b/>
          <w:bCs/>
          <w:rtl/>
        </w:rPr>
        <w:t>הצבעה מס' 47</w:t>
      </w:r>
    </w:p>
    <w:p w14:paraId="7EAC9310" w14:textId="77777777" w:rsidR="00000000" w:rsidRDefault="007C71EE">
      <w:pPr>
        <w:pStyle w:val="a"/>
        <w:ind w:firstLine="0"/>
        <w:jc w:val="center"/>
        <w:rPr>
          <w:rFonts w:hint="cs"/>
          <w:b/>
          <w:bCs/>
          <w:rtl/>
        </w:rPr>
      </w:pPr>
    </w:p>
    <w:p w14:paraId="3D92D75B" w14:textId="77777777" w:rsidR="00000000" w:rsidRDefault="007C71EE">
      <w:pPr>
        <w:pStyle w:val="a"/>
        <w:ind w:firstLine="0"/>
        <w:jc w:val="center"/>
        <w:rPr>
          <w:rFonts w:hint="cs"/>
          <w:rtl/>
        </w:rPr>
      </w:pPr>
      <w:r>
        <w:rPr>
          <w:rFonts w:hint="cs"/>
          <w:rtl/>
        </w:rPr>
        <w:t>בעד סעיפים 20-21, כהצעת הוועדה - 53</w:t>
      </w:r>
    </w:p>
    <w:p w14:paraId="455C925A" w14:textId="77777777" w:rsidR="00000000" w:rsidRDefault="007C71EE">
      <w:pPr>
        <w:pStyle w:val="a"/>
        <w:ind w:firstLine="0"/>
        <w:jc w:val="center"/>
        <w:rPr>
          <w:rFonts w:hint="cs"/>
          <w:rtl/>
        </w:rPr>
      </w:pPr>
      <w:r>
        <w:rPr>
          <w:rFonts w:hint="cs"/>
          <w:rtl/>
        </w:rPr>
        <w:t>נגד - 42</w:t>
      </w:r>
    </w:p>
    <w:p w14:paraId="0B676DCD" w14:textId="77777777" w:rsidR="00000000" w:rsidRDefault="007C71EE">
      <w:pPr>
        <w:pStyle w:val="a"/>
        <w:ind w:firstLine="0"/>
        <w:jc w:val="center"/>
        <w:rPr>
          <w:rFonts w:hint="cs"/>
          <w:rtl/>
        </w:rPr>
      </w:pPr>
      <w:r>
        <w:rPr>
          <w:rFonts w:hint="cs"/>
          <w:rtl/>
        </w:rPr>
        <w:t>נמנעים - אין</w:t>
      </w:r>
    </w:p>
    <w:p w14:paraId="19EC028E" w14:textId="77777777" w:rsidR="00000000" w:rsidRDefault="007C71EE">
      <w:pPr>
        <w:pStyle w:val="a"/>
        <w:ind w:firstLine="0"/>
        <w:jc w:val="center"/>
        <w:rPr>
          <w:rFonts w:hint="cs"/>
          <w:rtl/>
        </w:rPr>
      </w:pPr>
      <w:r>
        <w:rPr>
          <w:rFonts w:hint="cs"/>
          <w:rtl/>
        </w:rPr>
        <w:t xml:space="preserve">סעיפים 20-21, כהצעת הוועדה, נתקבלו. </w:t>
      </w:r>
    </w:p>
    <w:p w14:paraId="0E2AB417" w14:textId="77777777" w:rsidR="00000000" w:rsidRDefault="007C71EE">
      <w:pPr>
        <w:pStyle w:val="a"/>
        <w:ind w:firstLine="0"/>
        <w:rPr>
          <w:rFonts w:hint="cs"/>
          <w:rtl/>
        </w:rPr>
      </w:pPr>
    </w:p>
    <w:p w14:paraId="174B9A2B" w14:textId="77777777" w:rsidR="00000000" w:rsidRDefault="007C71EE">
      <w:pPr>
        <w:pStyle w:val="ad"/>
        <w:rPr>
          <w:rtl/>
        </w:rPr>
      </w:pPr>
      <w:r>
        <w:rPr>
          <w:rtl/>
        </w:rPr>
        <w:t>היו"ר ראובן ריבלין:</w:t>
      </w:r>
    </w:p>
    <w:p w14:paraId="4A6625DB" w14:textId="77777777" w:rsidR="00000000" w:rsidRDefault="007C71EE">
      <w:pPr>
        <w:pStyle w:val="a"/>
        <w:rPr>
          <w:rtl/>
        </w:rPr>
      </w:pPr>
    </w:p>
    <w:p w14:paraId="4BC73247" w14:textId="77777777" w:rsidR="00000000" w:rsidRDefault="007C71EE">
      <w:pPr>
        <w:pStyle w:val="a"/>
        <w:rPr>
          <w:rFonts w:hint="cs"/>
          <w:rtl/>
        </w:rPr>
      </w:pPr>
      <w:r>
        <w:rPr>
          <w:rFonts w:hint="cs"/>
          <w:rtl/>
        </w:rPr>
        <w:t>53 בעד, 42 נגד. אני קובע ש</w:t>
      </w:r>
      <w:r>
        <w:rPr>
          <w:rFonts w:hint="cs"/>
          <w:rtl/>
        </w:rPr>
        <w:t xml:space="preserve">סעיפים 20-21 נתקבלו על-פי הצעת הוועדה. </w:t>
      </w:r>
    </w:p>
    <w:p w14:paraId="33E0A0F7" w14:textId="77777777" w:rsidR="00000000" w:rsidRDefault="007C71EE">
      <w:pPr>
        <w:pStyle w:val="a"/>
        <w:ind w:firstLine="0"/>
        <w:rPr>
          <w:rFonts w:hint="cs"/>
          <w:rtl/>
        </w:rPr>
      </w:pPr>
    </w:p>
    <w:p w14:paraId="4B8BEF08" w14:textId="77777777" w:rsidR="00000000" w:rsidRDefault="007C71EE">
      <w:pPr>
        <w:pStyle w:val="a"/>
        <w:rPr>
          <w:rFonts w:hint="cs"/>
          <w:rtl/>
        </w:rPr>
      </w:pPr>
      <w:r>
        <w:rPr>
          <w:rFonts w:hint="cs"/>
          <w:rtl/>
        </w:rPr>
        <w:t xml:space="preserve">רבותי חברי הכנסת, אנחנו ממשיכים לסעיף 22. סעיף 22 אומר לנו שקבוצת מרצ וחברי הכנסת שוחט, וילנאי, כבל, נוקד פינס-פז ודהן מציעים הסתייגות. מי בעד? מי נגד? </w:t>
      </w:r>
    </w:p>
    <w:p w14:paraId="525DF4CD" w14:textId="77777777" w:rsidR="00000000" w:rsidRDefault="007C71EE">
      <w:pPr>
        <w:pStyle w:val="a"/>
        <w:rPr>
          <w:rFonts w:hint="cs"/>
          <w:rtl/>
        </w:rPr>
      </w:pPr>
    </w:p>
    <w:p w14:paraId="79852FB7" w14:textId="77777777" w:rsidR="00000000" w:rsidRDefault="007C71EE">
      <w:pPr>
        <w:pStyle w:val="a"/>
        <w:jc w:val="center"/>
        <w:rPr>
          <w:rFonts w:hint="cs"/>
          <w:b/>
          <w:bCs/>
          <w:rtl/>
        </w:rPr>
      </w:pPr>
      <w:r>
        <w:rPr>
          <w:rFonts w:hint="cs"/>
          <w:b/>
          <w:bCs/>
          <w:rtl/>
        </w:rPr>
        <w:t>הצבעה</w:t>
      </w:r>
    </w:p>
    <w:p w14:paraId="0584781E" w14:textId="77777777" w:rsidR="00000000" w:rsidRDefault="007C71EE">
      <w:pPr>
        <w:pStyle w:val="a"/>
        <w:rPr>
          <w:rFonts w:hint="cs"/>
          <w:b/>
          <w:bCs/>
          <w:rtl/>
        </w:rPr>
      </w:pPr>
    </w:p>
    <w:p w14:paraId="4600DB75" w14:textId="77777777" w:rsidR="00000000" w:rsidRDefault="007C71EE">
      <w:pPr>
        <w:pStyle w:val="ad"/>
        <w:rPr>
          <w:rtl/>
        </w:rPr>
      </w:pPr>
      <w:r>
        <w:rPr>
          <w:rtl/>
        </w:rPr>
        <w:t>היו"ר ראובן ריבלין:</w:t>
      </w:r>
    </w:p>
    <w:p w14:paraId="29EFF910" w14:textId="77777777" w:rsidR="00000000" w:rsidRDefault="007C71EE">
      <w:pPr>
        <w:pStyle w:val="a"/>
        <w:rPr>
          <w:rtl/>
        </w:rPr>
      </w:pPr>
    </w:p>
    <w:p w14:paraId="7632A151" w14:textId="77777777" w:rsidR="00000000" w:rsidRDefault="007C71EE">
      <w:pPr>
        <w:pStyle w:val="a"/>
        <w:rPr>
          <w:rFonts w:hint="cs"/>
          <w:rtl/>
        </w:rPr>
      </w:pPr>
      <w:r>
        <w:rPr>
          <w:rFonts w:hint="cs"/>
          <w:rtl/>
        </w:rPr>
        <w:t>אנחנו עוברים להצבעה אלקטרונית. מי</w:t>
      </w:r>
      <w:r>
        <w:rPr>
          <w:rFonts w:hint="cs"/>
          <w:rtl/>
        </w:rPr>
        <w:t xml:space="preserve"> בעד? מי נגד? </w:t>
      </w:r>
    </w:p>
    <w:p w14:paraId="0F639DB6" w14:textId="77777777" w:rsidR="00000000" w:rsidRDefault="007C71EE">
      <w:pPr>
        <w:pStyle w:val="a"/>
        <w:rPr>
          <w:rFonts w:hint="cs"/>
          <w:rtl/>
        </w:rPr>
      </w:pPr>
    </w:p>
    <w:p w14:paraId="7BA5F733" w14:textId="77777777" w:rsidR="00000000" w:rsidRDefault="007C71EE">
      <w:pPr>
        <w:pStyle w:val="a"/>
        <w:jc w:val="center"/>
        <w:rPr>
          <w:rFonts w:hint="cs"/>
          <w:b/>
          <w:bCs/>
          <w:rtl/>
        </w:rPr>
      </w:pPr>
      <w:r>
        <w:rPr>
          <w:rFonts w:hint="cs"/>
          <w:b/>
          <w:bCs/>
          <w:rtl/>
        </w:rPr>
        <w:t>הצבעה מס' 48</w:t>
      </w:r>
    </w:p>
    <w:p w14:paraId="2909668D" w14:textId="77777777" w:rsidR="00000000" w:rsidRDefault="007C71EE">
      <w:pPr>
        <w:pStyle w:val="a"/>
        <w:jc w:val="center"/>
        <w:rPr>
          <w:rFonts w:hint="cs"/>
          <w:b/>
          <w:bCs/>
          <w:rtl/>
        </w:rPr>
      </w:pPr>
    </w:p>
    <w:p w14:paraId="68AFEEFC"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42</w:t>
      </w:r>
    </w:p>
    <w:p w14:paraId="4070297D" w14:textId="77777777" w:rsidR="00000000" w:rsidRDefault="007C71EE">
      <w:pPr>
        <w:pStyle w:val="a"/>
        <w:jc w:val="center"/>
        <w:rPr>
          <w:rFonts w:hint="cs"/>
          <w:rtl/>
        </w:rPr>
      </w:pPr>
      <w:r>
        <w:rPr>
          <w:rFonts w:hint="cs"/>
          <w:rtl/>
        </w:rPr>
        <w:t xml:space="preserve">נגד </w:t>
      </w:r>
      <w:r>
        <w:rPr>
          <w:rtl/>
        </w:rPr>
        <w:t>–</w:t>
      </w:r>
      <w:r>
        <w:rPr>
          <w:rFonts w:hint="cs"/>
          <w:rtl/>
        </w:rPr>
        <w:t xml:space="preserve"> 53</w:t>
      </w:r>
    </w:p>
    <w:p w14:paraId="29F4887D"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2524E25A" w14:textId="77777777" w:rsidR="00000000" w:rsidRDefault="007C71EE">
      <w:pPr>
        <w:pStyle w:val="a"/>
        <w:jc w:val="center"/>
        <w:rPr>
          <w:rFonts w:hint="cs"/>
          <w:rtl/>
        </w:rPr>
      </w:pPr>
      <w:r>
        <w:rPr>
          <w:rFonts w:hint="cs"/>
          <w:rtl/>
        </w:rPr>
        <w:t>ההסתייגות של קבוצת סיעת מרצ ושל חברי הכנסת אברהם בייגה שוחט, מתן וילנאי, איתן כבל, אורית נוקד, אופיר פינס-פז ונסים דהן לסעיף 22 לא נתקבלה.</w:t>
      </w:r>
    </w:p>
    <w:p w14:paraId="130C605A" w14:textId="77777777" w:rsidR="00000000" w:rsidRDefault="007C71EE">
      <w:pPr>
        <w:pStyle w:val="a"/>
        <w:rPr>
          <w:rFonts w:hint="cs"/>
          <w:rtl/>
        </w:rPr>
      </w:pPr>
    </w:p>
    <w:p w14:paraId="5CD92560" w14:textId="77777777" w:rsidR="00000000" w:rsidRDefault="007C71EE">
      <w:pPr>
        <w:pStyle w:val="ad"/>
        <w:rPr>
          <w:rtl/>
        </w:rPr>
      </w:pPr>
      <w:r>
        <w:rPr>
          <w:rtl/>
        </w:rPr>
        <w:t>היו"ר ראובן ריבלין:</w:t>
      </w:r>
    </w:p>
    <w:p w14:paraId="117BB50F" w14:textId="77777777" w:rsidR="00000000" w:rsidRDefault="007C71EE">
      <w:pPr>
        <w:pStyle w:val="a"/>
        <w:rPr>
          <w:rtl/>
        </w:rPr>
      </w:pPr>
    </w:p>
    <w:p w14:paraId="51DDCA7A" w14:textId="77777777" w:rsidR="00000000" w:rsidRDefault="007C71EE">
      <w:pPr>
        <w:pStyle w:val="a"/>
        <w:rPr>
          <w:rFonts w:hint="cs"/>
          <w:rtl/>
        </w:rPr>
      </w:pPr>
      <w:r>
        <w:rPr>
          <w:rFonts w:hint="cs"/>
          <w:rtl/>
        </w:rPr>
        <w:t>42 בעד, 53 נגד, ההצעה לא</w:t>
      </w:r>
      <w:r>
        <w:rPr>
          <w:rFonts w:hint="cs"/>
          <w:rtl/>
        </w:rPr>
        <w:t xml:space="preserve"> נתקבלה. </w:t>
      </w:r>
    </w:p>
    <w:p w14:paraId="44AD95D8" w14:textId="77777777" w:rsidR="00000000" w:rsidRDefault="007C71EE">
      <w:pPr>
        <w:pStyle w:val="a"/>
        <w:rPr>
          <w:rFonts w:hint="cs"/>
          <w:rtl/>
        </w:rPr>
      </w:pPr>
    </w:p>
    <w:p w14:paraId="525A4C0B" w14:textId="77777777" w:rsidR="00000000" w:rsidRDefault="007C71EE">
      <w:pPr>
        <w:pStyle w:val="a"/>
        <w:rPr>
          <w:rFonts w:hint="cs"/>
          <w:rtl/>
        </w:rPr>
      </w:pPr>
      <w:r>
        <w:rPr>
          <w:rFonts w:hint="cs"/>
          <w:rtl/>
        </w:rPr>
        <w:t xml:space="preserve">לחלופין </w:t>
      </w:r>
      <w:r>
        <w:rPr>
          <w:rtl/>
        </w:rPr>
        <w:t>–</w:t>
      </w:r>
      <w:r>
        <w:rPr>
          <w:rFonts w:hint="cs"/>
          <w:rtl/>
        </w:rPr>
        <w:t xml:space="preserve"> מי בעד? מי נגד? מי נמנע? </w:t>
      </w:r>
    </w:p>
    <w:p w14:paraId="6D243442" w14:textId="77777777" w:rsidR="00000000" w:rsidRDefault="007C71EE">
      <w:pPr>
        <w:pStyle w:val="a"/>
        <w:rPr>
          <w:rFonts w:hint="cs"/>
          <w:rtl/>
        </w:rPr>
      </w:pPr>
    </w:p>
    <w:p w14:paraId="20F5C842" w14:textId="77777777" w:rsidR="00000000" w:rsidRDefault="007C71EE">
      <w:pPr>
        <w:pStyle w:val="a"/>
        <w:jc w:val="center"/>
        <w:rPr>
          <w:rFonts w:hint="cs"/>
          <w:b/>
          <w:bCs/>
          <w:rtl/>
        </w:rPr>
      </w:pPr>
      <w:r>
        <w:rPr>
          <w:rFonts w:hint="cs"/>
          <w:b/>
          <w:bCs/>
          <w:rtl/>
        </w:rPr>
        <w:t>הצבעה</w:t>
      </w:r>
    </w:p>
    <w:p w14:paraId="10103E42" w14:textId="77777777" w:rsidR="00000000" w:rsidRDefault="007C71EE">
      <w:pPr>
        <w:pStyle w:val="a"/>
        <w:jc w:val="center"/>
        <w:rPr>
          <w:rFonts w:hint="cs"/>
          <w:b/>
          <w:bCs/>
          <w:rtl/>
        </w:rPr>
      </w:pPr>
    </w:p>
    <w:p w14:paraId="5A3118E1" w14:textId="77777777" w:rsidR="00000000" w:rsidRDefault="007C71EE">
      <w:pPr>
        <w:pStyle w:val="a"/>
        <w:jc w:val="center"/>
        <w:rPr>
          <w:rFonts w:hint="cs"/>
          <w:rtl/>
        </w:rPr>
      </w:pPr>
      <w:r>
        <w:rPr>
          <w:rFonts w:hint="cs"/>
          <w:rtl/>
        </w:rPr>
        <w:t>ההסתייגות לחלופין של קבוצת סיעת מרצ ושל חברי הכנסת אברהם בייגה שוחט ומתן וילנאי לסעיף 22 לא נתקבלה.</w:t>
      </w:r>
    </w:p>
    <w:p w14:paraId="289464B4" w14:textId="77777777" w:rsidR="00000000" w:rsidRDefault="007C71EE">
      <w:pPr>
        <w:pStyle w:val="a"/>
        <w:jc w:val="center"/>
        <w:rPr>
          <w:rFonts w:hint="cs"/>
          <w:rtl/>
        </w:rPr>
      </w:pPr>
    </w:p>
    <w:p w14:paraId="5FE8159F" w14:textId="77777777" w:rsidR="00000000" w:rsidRDefault="007C71EE">
      <w:pPr>
        <w:pStyle w:val="ad"/>
        <w:rPr>
          <w:rtl/>
        </w:rPr>
      </w:pPr>
      <w:r>
        <w:rPr>
          <w:rtl/>
        </w:rPr>
        <w:t>היו"ר ראובן ריבלין:</w:t>
      </w:r>
    </w:p>
    <w:p w14:paraId="6592527F" w14:textId="77777777" w:rsidR="00000000" w:rsidRDefault="007C71EE">
      <w:pPr>
        <w:pStyle w:val="a"/>
        <w:rPr>
          <w:rtl/>
        </w:rPr>
      </w:pPr>
    </w:p>
    <w:p w14:paraId="3973B4E5" w14:textId="77777777" w:rsidR="00000000" w:rsidRDefault="007C71EE">
      <w:pPr>
        <w:pStyle w:val="a"/>
        <w:rPr>
          <w:rFonts w:hint="cs"/>
          <w:rtl/>
        </w:rPr>
      </w:pPr>
      <w:r>
        <w:rPr>
          <w:rFonts w:hint="cs"/>
          <w:rtl/>
        </w:rPr>
        <w:t xml:space="preserve">ההסתייגות לחלופין לא נתקבלה. </w:t>
      </w:r>
    </w:p>
    <w:p w14:paraId="26EF781B" w14:textId="77777777" w:rsidR="00000000" w:rsidRDefault="007C71EE">
      <w:pPr>
        <w:pStyle w:val="a"/>
        <w:rPr>
          <w:rFonts w:hint="cs"/>
          <w:rtl/>
        </w:rPr>
      </w:pPr>
    </w:p>
    <w:p w14:paraId="4BDF5F27" w14:textId="77777777" w:rsidR="00000000" w:rsidRDefault="007C71EE">
      <w:pPr>
        <w:pStyle w:val="a"/>
        <w:rPr>
          <w:rFonts w:hint="cs"/>
          <w:rtl/>
        </w:rPr>
      </w:pPr>
      <w:r>
        <w:rPr>
          <w:rFonts w:hint="cs"/>
          <w:rtl/>
        </w:rPr>
        <w:t xml:space="preserve">לחלופי חלופין </w:t>
      </w:r>
      <w:r>
        <w:rPr>
          <w:rtl/>
        </w:rPr>
        <w:t>–</w:t>
      </w:r>
      <w:r>
        <w:rPr>
          <w:rFonts w:hint="cs"/>
          <w:rtl/>
        </w:rPr>
        <w:t xml:space="preserve"> קבוצת מרצ - מי בעד? מי נגד? מי נ</w:t>
      </w:r>
      <w:r>
        <w:rPr>
          <w:rFonts w:hint="cs"/>
          <w:rtl/>
        </w:rPr>
        <w:t>מנע?</w:t>
      </w:r>
    </w:p>
    <w:p w14:paraId="53522F9C" w14:textId="77777777" w:rsidR="00000000" w:rsidRDefault="007C71EE">
      <w:pPr>
        <w:pStyle w:val="a"/>
        <w:rPr>
          <w:rFonts w:hint="cs"/>
          <w:rtl/>
        </w:rPr>
      </w:pPr>
    </w:p>
    <w:p w14:paraId="12F968B7" w14:textId="77777777" w:rsidR="00000000" w:rsidRDefault="007C71EE">
      <w:pPr>
        <w:pStyle w:val="a"/>
        <w:jc w:val="center"/>
        <w:rPr>
          <w:rFonts w:hint="cs"/>
          <w:rtl/>
        </w:rPr>
      </w:pPr>
      <w:r>
        <w:rPr>
          <w:rFonts w:hint="cs"/>
          <w:b/>
          <w:bCs/>
          <w:rtl/>
        </w:rPr>
        <w:t>הצבעה</w:t>
      </w:r>
    </w:p>
    <w:p w14:paraId="0532DD52" w14:textId="77777777" w:rsidR="00000000" w:rsidRDefault="007C71EE">
      <w:pPr>
        <w:pStyle w:val="a"/>
        <w:jc w:val="center"/>
        <w:rPr>
          <w:rFonts w:hint="cs"/>
          <w:rtl/>
        </w:rPr>
      </w:pPr>
    </w:p>
    <w:p w14:paraId="0B61460B" w14:textId="77777777" w:rsidR="00000000" w:rsidRDefault="007C71EE">
      <w:pPr>
        <w:pStyle w:val="a"/>
        <w:jc w:val="center"/>
        <w:rPr>
          <w:rFonts w:hint="cs"/>
          <w:rtl/>
        </w:rPr>
      </w:pPr>
      <w:r>
        <w:rPr>
          <w:rFonts w:hint="cs"/>
          <w:rtl/>
        </w:rPr>
        <w:t>ההסתייגות לחלופין של קבוצת סיעת מרצ ושל חברי הכנסת אברהם בייגה שוחט ומתן וילנאי לסעיף 22 לא נתקבלה.</w:t>
      </w:r>
    </w:p>
    <w:p w14:paraId="2DC8D0C4" w14:textId="77777777" w:rsidR="00000000" w:rsidRDefault="007C71EE">
      <w:pPr>
        <w:pStyle w:val="ad"/>
        <w:rPr>
          <w:rtl/>
        </w:rPr>
      </w:pPr>
      <w:r>
        <w:rPr>
          <w:rtl/>
        </w:rPr>
        <w:t>היו"ר ראובן ריבלין:</w:t>
      </w:r>
    </w:p>
    <w:p w14:paraId="0BFDAE99" w14:textId="77777777" w:rsidR="00000000" w:rsidRDefault="007C71EE">
      <w:pPr>
        <w:pStyle w:val="a"/>
        <w:rPr>
          <w:rtl/>
        </w:rPr>
      </w:pPr>
    </w:p>
    <w:p w14:paraId="1E1FCA53" w14:textId="77777777" w:rsidR="00000000" w:rsidRDefault="007C71EE">
      <w:pPr>
        <w:pStyle w:val="a"/>
        <w:rPr>
          <w:rFonts w:hint="cs"/>
          <w:rtl/>
        </w:rPr>
      </w:pPr>
      <w:r>
        <w:rPr>
          <w:rFonts w:hint="cs"/>
          <w:rtl/>
        </w:rPr>
        <w:t xml:space="preserve">ההסתייגות לא נתקבלה. </w:t>
      </w:r>
    </w:p>
    <w:p w14:paraId="44A1821B" w14:textId="77777777" w:rsidR="00000000" w:rsidRDefault="007C71EE">
      <w:pPr>
        <w:pStyle w:val="a"/>
        <w:rPr>
          <w:rFonts w:hint="cs"/>
          <w:rtl/>
        </w:rPr>
      </w:pPr>
    </w:p>
    <w:p w14:paraId="0309293E" w14:textId="77777777" w:rsidR="00000000" w:rsidRDefault="007C71EE">
      <w:pPr>
        <w:pStyle w:val="a"/>
        <w:rPr>
          <w:rFonts w:hint="cs"/>
          <w:rtl/>
        </w:rPr>
      </w:pPr>
      <w:r>
        <w:rPr>
          <w:rFonts w:hint="cs"/>
          <w:rtl/>
        </w:rPr>
        <w:t xml:space="preserve">הסתייגות קבוצת ברכה וחברי הכנסת פינס-פז ואלסאנע </w:t>
      </w:r>
      <w:r>
        <w:rPr>
          <w:rtl/>
        </w:rPr>
        <w:t>–</w:t>
      </w:r>
      <w:r>
        <w:rPr>
          <w:rFonts w:hint="cs"/>
          <w:rtl/>
        </w:rPr>
        <w:t xml:space="preserve"> מי בעד? מי נגד? מי נמנע?</w:t>
      </w:r>
    </w:p>
    <w:p w14:paraId="117FE46D" w14:textId="77777777" w:rsidR="00000000" w:rsidRDefault="007C71EE">
      <w:pPr>
        <w:pStyle w:val="a"/>
        <w:rPr>
          <w:rFonts w:hint="cs"/>
          <w:rtl/>
        </w:rPr>
      </w:pPr>
    </w:p>
    <w:p w14:paraId="726AE637" w14:textId="77777777" w:rsidR="00000000" w:rsidRDefault="007C71EE">
      <w:pPr>
        <w:pStyle w:val="a"/>
        <w:jc w:val="center"/>
        <w:rPr>
          <w:rFonts w:hint="cs"/>
          <w:b/>
          <w:bCs/>
          <w:rtl/>
        </w:rPr>
      </w:pPr>
      <w:r>
        <w:rPr>
          <w:rFonts w:hint="cs"/>
          <w:b/>
          <w:bCs/>
          <w:rtl/>
        </w:rPr>
        <w:t>הצבעה</w:t>
      </w:r>
    </w:p>
    <w:p w14:paraId="0A0EBACE" w14:textId="77777777" w:rsidR="00000000" w:rsidRDefault="007C71EE">
      <w:pPr>
        <w:pStyle w:val="a"/>
        <w:jc w:val="center"/>
        <w:rPr>
          <w:rFonts w:hint="cs"/>
          <w:b/>
          <w:bCs/>
          <w:rtl/>
        </w:rPr>
      </w:pPr>
    </w:p>
    <w:p w14:paraId="722116D2" w14:textId="77777777" w:rsidR="00000000" w:rsidRDefault="007C71EE">
      <w:pPr>
        <w:pStyle w:val="a"/>
        <w:jc w:val="center"/>
        <w:rPr>
          <w:rFonts w:hint="cs"/>
          <w:rtl/>
        </w:rPr>
      </w:pPr>
      <w:r>
        <w:rPr>
          <w:rFonts w:hint="cs"/>
          <w:rtl/>
        </w:rPr>
        <w:t>ההסתייגות של קבו</w:t>
      </w:r>
      <w:r>
        <w:rPr>
          <w:rFonts w:hint="cs"/>
          <w:rtl/>
        </w:rPr>
        <w:t>צת חבר הכנסת מוחמד ברכה ושל חברי הכנסת אופיר פינס-פז וטלב אלסאנע לסעיף 22 לא נתקבלה.</w:t>
      </w:r>
    </w:p>
    <w:p w14:paraId="7A757A03" w14:textId="77777777" w:rsidR="00000000" w:rsidRDefault="007C71EE">
      <w:pPr>
        <w:pStyle w:val="a"/>
        <w:ind w:firstLine="0"/>
        <w:rPr>
          <w:rFonts w:hint="cs"/>
          <w:rtl/>
        </w:rPr>
      </w:pPr>
    </w:p>
    <w:p w14:paraId="07D6AB85" w14:textId="77777777" w:rsidR="00000000" w:rsidRDefault="007C71EE">
      <w:pPr>
        <w:pStyle w:val="ad"/>
        <w:rPr>
          <w:rtl/>
        </w:rPr>
      </w:pPr>
      <w:r>
        <w:rPr>
          <w:rtl/>
        </w:rPr>
        <w:t>היו"ר ראובן ריבלין:</w:t>
      </w:r>
    </w:p>
    <w:p w14:paraId="517ECC7B" w14:textId="77777777" w:rsidR="00000000" w:rsidRDefault="007C71EE">
      <w:pPr>
        <w:pStyle w:val="a"/>
        <w:rPr>
          <w:rtl/>
        </w:rPr>
      </w:pPr>
    </w:p>
    <w:p w14:paraId="0877693F" w14:textId="77777777" w:rsidR="00000000" w:rsidRDefault="007C71EE">
      <w:pPr>
        <w:pStyle w:val="a"/>
        <w:rPr>
          <w:rFonts w:hint="cs"/>
          <w:rtl/>
        </w:rPr>
      </w:pPr>
      <w:r>
        <w:rPr>
          <w:rFonts w:hint="cs"/>
          <w:rtl/>
        </w:rPr>
        <w:t xml:space="preserve">ההסתייגות לא נתקבלה. </w:t>
      </w:r>
    </w:p>
    <w:p w14:paraId="680D5234" w14:textId="77777777" w:rsidR="00000000" w:rsidRDefault="007C71EE">
      <w:pPr>
        <w:pStyle w:val="a"/>
        <w:rPr>
          <w:rFonts w:hint="cs"/>
          <w:rtl/>
        </w:rPr>
      </w:pPr>
    </w:p>
    <w:p w14:paraId="62177732" w14:textId="77777777" w:rsidR="00000000" w:rsidRDefault="007C71EE">
      <w:pPr>
        <w:pStyle w:val="a"/>
        <w:rPr>
          <w:rFonts w:hint="cs"/>
          <w:rtl/>
        </w:rPr>
      </w:pPr>
      <w:r>
        <w:rPr>
          <w:rFonts w:hint="cs"/>
          <w:rtl/>
        </w:rPr>
        <w:t>מי בעד לחלופין? מי נגד? מי נמנע?</w:t>
      </w:r>
    </w:p>
    <w:p w14:paraId="39449EFE" w14:textId="77777777" w:rsidR="00000000" w:rsidRDefault="007C71EE">
      <w:pPr>
        <w:pStyle w:val="a"/>
        <w:jc w:val="center"/>
        <w:rPr>
          <w:rFonts w:hint="cs"/>
          <w:rtl/>
        </w:rPr>
      </w:pPr>
    </w:p>
    <w:p w14:paraId="18944A59" w14:textId="77777777" w:rsidR="00000000" w:rsidRDefault="007C71EE">
      <w:pPr>
        <w:pStyle w:val="a"/>
        <w:jc w:val="center"/>
        <w:rPr>
          <w:rFonts w:hint="cs"/>
          <w:b/>
          <w:bCs/>
          <w:rtl/>
        </w:rPr>
      </w:pPr>
      <w:r>
        <w:rPr>
          <w:rFonts w:hint="cs"/>
          <w:b/>
          <w:bCs/>
          <w:rtl/>
        </w:rPr>
        <w:t>הצבעה</w:t>
      </w:r>
    </w:p>
    <w:p w14:paraId="0BF4E42B" w14:textId="77777777" w:rsidR="00000000" w:rsidRDefault="007C71EE">
      <w:pPr>
        <w:pStyle w:val="a"/>
        <w:jc w:val="center"/>
        <w:rPr>
          <w:rFonts w:hint="cs"/>
          <w:b/>
          <w:bCs/>
          <w:rtl/>
        </w:rPr>
      </w:pPr>
    </w:p>
    <w:p w14:paraId="4CE20310" w14:textId="77777777" w:rsidR="00000000" w:rsidRDefault="007C71EE">
      <w:pPr>
        <w:pStyle w:val="a"/>
        <w:jc w:val="center"/>
        <w:rPr>
          <w:rFonts w:hint="cs"/>
          <w:rtl/>
        </w:rPr>
      </w:pPr>
      <w:r>
        <w:rPr>
          <w:rFonts w:hint="cs"/>
          <w:rtl/>
        </w:rPr>
        <w:t>ההסתייגות לחלופין של קבוצת חבר הכנסת מוחמד ברכה ושל חברי הכנסת אופיר פינס-פז וטלב אלס</w:t>
      </w:r>
      <w:r>
        <w:rPr>
          <w:rFonts w:hint="cs"/>
          <w:rtl/>
        </w:rPr>
        <w:t>אנע לסעיף 22 לא נתקבלה.</w:t>
      </w:r>
    </w:p>
    <w:p w14:paraId="159C548E" w14:textId="77777777" w:rsidR="00000000" w:rsidRDefault="007C71EE">
      <w:pPr>
        <w:pStyle w:val="a"/>
        <w:rPr>
          <w:rFonts w:hint="cs"/>
          <w:rtl/>
        </w:rPr>
      </w:pPr>
    </w:p>
    <w:p w14:paraId="296499F6" w14:textId="77777777" w:rsidR="00000000" w:rsidRDefault="007C71EE">
      <w:pPr>
        <w:pStyle w:val="ad"/>
        <w:rPr>
          <w:rtl/>
        </w:rPr>
      </w:pPr>
      <w:r>
        <w:rPr>
          <w:rtl/>
        </w:rPr>
        <w:t>היו"ר ראובן ריבלין:</w:t>
      </w:r>
    </w:p>
    <w:p w14:paraId="13734C0F" w14:textId="77777777" w:rsidR="00000000" w:rsidRDefault="007C71EE">
      <w:pPr>
        <w:pStyle w:val="a"/>
        <w:rPr>
          <w:rtl/>
        </w:rPr>
      </w:pPr>
    </w:p>
    <w:p w14:paraId="49399F2F" w14:textId="77777777" w:rsidR="00000000" w:rsidRDefault="007C71EE">
      <w:pPr>
        <w:pStyle w:val="a"/>
        <w:rPr>
          <w:rFonts w:hint="cs"/>
          <w:rtl/>
        </w:rPr>
      </w:pPr>
      <w:r>
        <w:rPr>
          <w:rFonts w:hint="cs"/>
          <w:rtl/>
        </w:rPr>
        <w:t xml:space="preserve">ההסתייגות לא נתקבלה. </w:t>
      </w:r>
    </w:p>
    <w:p w14:paraId="429CAFB5" w14:textId="77777777" w:rsidR="00000000" w:rsidRDefault="007C71EE">
      <w:pPr>
        <w:pStyle w:val="a"/>
        <w:rPr>
          <w:rFonts w:hint="cs"/>
          <w:rtl/>
        </w:rPr>
      </w:pPr>
    </w:p>
    <w:p w14:paraId="100D803C" w14:textId="77777777" w:rsidR="00000000" w:rsidRDefault="007C71EE">
      <w:pPr>
        <w:pStyle w:val="a"/>
        <w:rPr>
          <w:rFonts w:hint="cs"/>
          <w:rtl/>
        </w:rPr>
      </w:pPr>
      <w:r>
        <w:rPr>
          <w:rFonts w:hint="cs"/>
          <w:rtl/>
        </w:rPr>
        <w:t xml:space="preserve">ההסתייגות של קבוצת בל"ד וחבר הכנסת נסים זאב </w:t>
      </w:r>
      <w:r>
        <w:rPr>
          <w:rtl/>
        </w:rPr>
        <w:t>–</w:t>
      </w:r>
      <w:r>
        <w:rPr>
          <w:rFonts w:hint="cs"/>
          <w:rtl/>
        </w:rPr>
        <w:t xml:space="preserve"> מי בעד? מי נגד? מי נמנע?</w:t>
      </w:r>
    </w:p>
    <w:p w14:paraId="70FD2A3A" w14:textId="77777777" w:rsidR="00000000" w:rsidRDefault="007C71EE">
      <w:pPr>
        <w:pStyle w:val="a"/>
        <w:rPr>
          <w:rFonts w:hint="cs"/>
          <w:rtl/>
        </w:rPr>
      </w:pPr>
    </w:p>
    <w:p w14:paraId="3B49E842" w14:textId="77777777" w:rsidR="00000000" w:rsidRDefault="007C71EE">
      <w:pPr>
        <w:pStyle w:val="a"/>
        <w:jc w:val="center"/>
        <w:rPr>
          <w:rFonts w:hint="cs"/>
          <w:b/>
          <w:bCs/>
          <w:rtl/>
        </w:rPr>
      </w:pPr>
      <w:r>
        <w:rPr>
          <w:rFonts w:hint="cs"/>
          <w:b/>
          <w:bCs/>
          <w:rtl/>
        </w:rPr>
        <w:t>הצבעה</w:t>
      </w:r>
    </w:p>
    <w:p w14:paraId="1D60091D" w14:textId="77777777" w:rsidR="00000000" w:rsidRDefault="007C71EE">
      <w:pPr>
        <w:pStyle w:val="a"/>
        <w:jc w:val="center"/>
        <w:rPr>
          <w:rFonts w:hint="cs"/>
          <w:b/>
          <w:bCs/>
          <w:rtl/>
        </w:rPr>
      </w:pPr>
    </w:p>
    <w:p w14:paraId="084A6EE9" w14:textId="77777777" w:rsidR="00000000" w:rsidRDefault="007C71EE">
      <w:pPr>
        <w:pStyle w:val="a"/>
        <w:jc w:val="center"/>
        <w:rPr>
          <w:rFonts w:hint="cs"/>
          <w:rtl/>
        </w:rPr>
      </w:pPr>
      <w:r>
        <w:rPr>
          <w:rFonts w:hint="cs"/>
          <w:rtl/>
        </w:rPr>
        <w:t>ההסתייגות של קבוצת סיעת בל"ד ושל חבר הכנסת נסים זאב לסעיף 22 לא נתקבלה.</w:t>
      </w:r>
    </w:p>
    <w:p w14:paraId="2A8D9E2A" w14:textId="77777777" w:rsidR="00000000" w:rsidRDefault="007C71EE">
      <w:pPr>
        <w:pStyle w:val="a"/>
        <w:jc w:val="center"/>
        <w:rPr>
          <w:rFonts w:hint="cs"/>
          <w:rtl/>
        </w:rPr>
      </w:pPr>
    </w:p>
    <w:p w14:paraId="15F9699B" w14:textId="77777777" w:rsidR="00000000" w:rsidRDefault="007C71EE">
      <w:pPr>
        <w:pStyle w:val="ad"/>
        <w:rPr>
          <w:rtl/>
        </w:rPr>
      </w:pPr>
      <w:r>
        <w:rPr>
          <w:rtl/>
        </w:rPr>
        <w:t>היו"ר ראובן ריבלין:</w:t>
      </w:r>
    </w:p>
    <w:p w14:paraId="1C552991" w14:textId="77777777" w:rsidR="00000000" w:rsidRDefault="007C71EE">
      <w:pPr>
        <w:pStyle w:val="a"/>
        <w:rPr>
          <w:rtl/>
        </w:rPr>
      </w:pPr>
    </w:p>
    <w:p w14:paraId="0A285361" w14:textId="77777777" w:rsidR="00000000" w:rsidRDefault="007C71EE">
      <w:pPr>
        <w:pStyle w:val="a"/>
        <w:rPr>
          <w:rFonts w:hint="cs"/>
          <w:rtl/>
        </w:rPr>
      </w:pPr>
      <w:r>
        <w:rPr>
          <w:rFonts w:hint="cs"/>
          <w:rtl/>
        </w:rPr>
        <w:t>ההסתייגות לא ע</w:t>
      </w:r>
      <w:r>
        <w:rPr>
          <w:rFonts w:hint="cs"/>
          <w:rtl/>
        </w:rPr>
        <w:t xml:space="preserve">ברה. </w:t>
      </w:r>
    </w:p>
    <w:p w14:paraId="48137074" w14:textId="77777777" w:rsidR="00000000" w:rsidRDefault="007C71EE">
      <w:pPr>
        <w:pStyle w:val="a"/>
        <w:rPr>
          <w:rFonts w:hint="cs"/>
          <w:rtl/>
        </w:rPr>
      </w:pPr>
    </w:p>
    <w:p w14:paraId="2CCDDF2B" w14:textId="77777777" w:rsidR="00000000" w:rsidRDefault="007C71EE">
      <w:pPr>
        <w:pStyle w:val="a"/>
        <w:rPr>
          <w:rFonts w:hint="cs"/>
          <w:rtl/>
        </w:rPr>
      </w:pPr>
      <w:r>
        <w:rPr>
          <w:rFonts w:hint="cs"/>
          <w:rtl/>
        </w:rPr>
        <w:t xml:space="preserve">ההסתייגות של חבר הכנסת ישראל אייכלר </w:t>
      </w:r>
      <w:r>
        <w:rPr>
          <w:rtl/>
        </w:rPr>
        <w:t>–</w:t>
      </w:r>
      <w:r>
        <w:rPr>
          <w:rFonts w:hint="cs"/>
          <w:rtl/>
        </w:rPr>
        <w:t xml:space="preserve"> מי בעד? מי נגד? מי נמנע?</w:t>
      </w:r>
    </w:p>
    <w:p w14:paraId="70F743F8" w14:textId="77777777" w:rsidR="00000000" w:rsidRDefault="007C71EE">
      <w:pPr>
        <w:pStyle w:val="a"/>
        <w:rPr>
          <w:rFonts w:hint="cs"/>
          <w:rtl/>
        </w:rPr>
      </w:pPr>
    </w:p>
    <w:p w14:paraId="58F768A5" w14:textId="77777777" w:rsidR="00000000" w:rsidRDefault="007C71EE">
      <w:pPr>
        <w:pStyle w:val="a"/>
        <w:jc w:val="center"/>
        <w:rPr>
          <w:rFonts w:hint="cs"/>
          <w:b/>
          <w:bCs/>
          <w:rtl/>
        </w:rPr>
      </w:pPr>
      <w:r>
        <w:rPr>
          <w:rFonts w:hint="cs"/>
          <w:b/>
          <w:bCs/>
          <w:rtl/>
        </w:rPr>
        <w:t>הצבעה</w:t>
      </w:r>
    </w:p>
    <w:p w14:paraId="26765CFB" w14:textId="77777777" w:rsidR="00000000" w:rsidRDefault="007C71EE">
      <w:pPr>
        <w:pStyle w:val="a"/>
        <w:jc w:val="center"/>
        <w:rPr>
          <w:rFonts w:hint="cs"/>
          <w:b/>
          <w:bCs/>
          <w:rtl/>
        </w:rPr>
      </w:pPr>
    </w:p>
    <w:p w14:paraId="25D9D743" w14:textId="77777777" w:rsidR="00000000" w:rsidRDefault="007C71EE">
      <w:pPr>
        <w:pStyle w:val="a"/>
        <w:jc w:val="center"/>
        <w:rPr>
          <w:rFonts w:hint="cs"/>
          <w:rtl/>
        </w:rPr>
      </w:pPr>
      <w:r>
        <w:rPr>
          <w:rFonts w:hint="cs"/>
          <w:rtl/>
        </w:rPr>
        <w:t>ההסתייגות של חבר הכנסת ישראל אייכלר לסעיף 22 לא נתקבלה.</w:t>
      </w:r>
    </w:p>
    <w:p w14:paraId="3123E328" w14:textId="77777777" w:rsidR="00000000" w:rsidRDefault="007C71EE">
      <w:pPr>
        <w:pStyle w:val="a"/>
        <w:jc w:val="center"/>
        <w:rPr>
          <w:rFonts w:hint="cs"/>
          <w:rtl/>
        </w:rPr>
      </w:pPr>
    </w:p>
    <w:p w14:paraId="48CE49C0" w14:textId="77777777" w:rsidR="00000000" w:rsidRDefault="007C71EE">
      <w:pPr>
        <w:pStyle w:val="ad"/>
        <w:rPr>
          <w:rtl/>
        </w:rPr>
      </w:pPr>
      <w:r>
        <w:rPr>
          <w:rtl/>
        </w:rPr>
        <w:t>היו"ר ראובן ריבלין:</w:t>
      </w:r>
    </w:p>
    <w:p w14:paraId="2CF02AE2" w14:textId="77777777" w:rsidR="00000000" w:rsidRDefault="007C71EE">
      <w:pPr>
        <w:pStyle w:val="a"/>
        <w:rPr>
          <w:rtl/>
        </w:rPr>
      </w:pPr>
    </w:p>
    <w:p w14:paraId="14A9FBAB" w14:textId="77777777" w:rsidR="00000000" w:rsidRDefault="007C71EE">
      <w:pPr>
        <w:pStyle w:val="a"/>
        <w:rPr>
          <w:rFonts w:hint="cs"/>
          <w:rtl/>
        </w:rPr>
      </w:pPr>
      <w:r>
        <w:rPr>
          <w:rFonts w:hint="cs"/>
          <w:rtl/>
        </w:rPr>
        <w:t>ההסתייגות של חבר הכנסת ישראל אייכלר לסעיף 22 לא נתקבלה.</w:t>
      </w:r>
    </w:p>
    <w:p w14:paraId="5828813F" w14:textId="77777777" w:rsidR="00000000" w:rsidRDefault="007C71EE">
      <w:pPr>
        <w:pStyle w:val="a"/>
        <w:rPr>
          <w:rFonts w:hint="cs"/>
          <w:rtl/>
        </w:rPr>
      </w:pPr>
    </w:p>
    <w:p w14:paraId="24F33B95" w14:textId="77777777" w:rsidR="00000000" w:rsidRDefault="007C71EE">
      <w:pPr>
        <w:pStyle w:val="a"/>
        <w:rPr>
          <w:rFonts w:hint="cs"/>
          <w:rtl/>
        </w:rPr>
      </w:pPr>
      <w:r>
        <w:rPr>
          <w:rFonts w:hint="cs"/>
          <w:rtl/>
        </w:rPr>
        <w:t>אנחנו מצביעים הצבעה אלקטרונית על סעיף 22. מ</w:t>
      </w:r>
      <w:r>
        <w:rPr>
          <w:rFonts w:hint="cs"/>
          <w:rtl/>
        </w:rPr>
        <w:t xml:space="preserve">י בעד? מי נגד? </w:t>
      </w:r>
    </w:p>
    <w:p w14:paraId="224199F9" w14:textId="77777777" w:rsidR="00000000" w:rsidRDefault="007C71EE">
      <w:pPr>
        <w:pStyle w:val="a"/>
        <w:rPr>
          <w:rFonts w:hint="cs"/>
          <w:rtl/>
        </w:rPr>
      </w:pPr>
    </w:p>
    <w:p w14:paraId="49BCACF0" w14:textId="77777777" w:rsidR="00000000" w:rsidRDefault="007C71EE">
      <w:pPr>
        <w:pStyle w:val="a"/>
        <w:jc w:val="center"/>
        <w:rPr>
          <w:rFonts w:hint="cs"/>
          <w:b/>
          <w:bCs/>
          <w:rtl/>
        </w:rPr>
      </w:pPr>
      <w:r>
        <w:rPr>
          <w:rFonts w:hint="cs"/>
          <w:b/>
          <w:bCs/>
          <w:rtl/>
        </w:rPr>
        <w:t>הצבעה מס' 49</w:t>
      </w:r>
    </w:p>
    <w:p w14:paraId="664357F7" w14:textId="77777777" w:rsidR="00000000" w:rsidRDefault="007C71EE">
      <w:pPr>
        <w:pStyle w:val="a"/>
        <w:jc w:val="center"/>
        <w:rPr>
          <w:rFonts w:hint="cs"/>
          <w:b/>
          <w:bCs/>
          <w:rtl/>
        </w:rPr>
      </w:pPr>
    </w:p>
    <w:p w14:paraId="40928455" w14:textId="77777777" w:rsidR="00000000" w:rsidRDefault="007C71EE">
      <w:pPr>
        <w:pStyle w:val="a"/>
        <w:jc w:val="center"/>
        <w:rPr>
          <w:rFonts w:hint="cs"/>
          <w:rtl/>
        </w:rPr>
      </w:pPr>
      <w:r>
        <w:rPr>
          <w:rFonts w:hint="cs"/>
          <w:rtl/>
        </w:rPr>
        <w:t xml:space="preserve">בעד סעיף 22, כהצעת הוועדה </w:t>
      </w:r>
      <w:r>
        <w:rPr>
          <w:rtl/>
        </w:rPr>
        <w:t>–</w:t>
      </w:r>
      <w:r>
        <w:rPr>
          <w:rFonts w:hint="cs"/>
          <w:rtl/>
        </w:rPr>
        <w:t xml:space="preserve"> 55</w:t>
      </w:r>
    </w:p>
    <w:p w14:paraId="4FEB9668" w14:textId="77777777" w:rsidR="00000000" w:rsidRDefault="007C71EE">
      <w:pPr>
        <w:pStyle w:val="a"/>
        <w:jc w:val="center"/>
        <w:rPr>
          <w:rFonts w:hint="cs"/>
          <w:rtl/>
        </w:rPr>
      </w:pPr>
      <w:r>
        <w:rPr>
          <w:rFonts w:hint="cs"/>
          <w:rtl/>
        </w:rPr>
        <w:t xml:space="preserve">נגד </w:t>
      </w:r>
      <w:r>
        <w:rPr>
          <w:rtl/>
        </w:rPr>
        <w:t>–</w:t>
      </w:r>
      <w:r>
        <w:rPr>
          <w:rFonts w:hint="cs"/>
          <w:rtl/>
        </w:rPr>
        <w:t xml:space="preserve"> 44</w:t>
      </w:r>
    </w:p>
    <w:p w14:paraId="1BF5F258"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455ED649" w14:textId="77777777" w:rsidR="00000000" w:rsidRDefault="007C71EE">
      <w:pPr>
        <w:pStyle w:val="a"/>
        <w:jc w:val="center"/>
        <w:rPr>
          <w:rFonts w:hint="cs"/>
          <w:rtl/>
        </w:rPr>
      </w:pPr>
      <w:r>
        <w:rPr>
          <w:rFonts w:hint="cs"/>
          <w:rtl/>
        </w:rPr>
        <w:t>סעיף 22, כהצעת הוועדה, נתקבל.</w:t>
      </w:r>
    </w:p>
    <w:p w14:paraId="624F90D3" w14:textId="77777777" w:rsidR="00000000" w:rsidRDefault="007C71EE">
      <w:pPr>
        <w:pStyle w:val="a"/>
        <w:rPr>
          <w:rFonts w:hint="cs"/>
          <w:rtl/>
        </w:rPr>
      </w:pPr>
    </w:p>
    <w:p w14:paraId="2173D47B" w14:textId="77777777" w:rsidR="00000000" w:rsidRDefault="007C71EE">
      <w:pPr>
        <w:pStyle w:val="ac"/>
        <w:rPr>
          <w:rtl/>
        </w:rPr>
      </w:pPr>
      <w:r>
        <w:rPr>
          <w:rFonts w:hint="eastAsia"/>
          <w:rtl/>
        </w:rPr>
        <w:t>חיים</w:t>
      </w:r>
      <w:r>
        <w:rPr>
          <w:rtl/>
        </w:rPr>
        <w:t xml:space="preserve"> רמון (העבודה-מימד):</w:t>
      </w:r>
    </w:p>
    <w:p w14:paraId="73AB46C0" w14:textId="77777777" w:rsidR="00000000" w:rsidRDefault="007C71EE">
      <w:pPr>
        <w:pStyle w:val="a"/>
        <w:rPr>
          <w:rFonts w:hint="cs"/>
          <w:rtl/>
        </w:rPr>
      </w:pPr>
    </w:p>
    <w:p w14:paraId="0CC62C50" w14:textId="77777777" w:rsidR="00000000" w:rsidRDefault="007C71EE">
      <w:pPr>
        <w:pStyle w:val="a"/>
        <w:rPr>
          <w:rFonts w:hint="cs"/>
          <w:rtl/>
        </w:rPr>
      </w:pPr>
      <w:r>
        <w:rPr>
          <w:rFonts w:hint="cs"/>
          <w:rtl/>
        </w:rPr>
        <w:t xml:space="preserve">אנחנו מבקשים הצבעות שמיות. </w:t>
      </w:r>
    </w:p>
    <w:p w14:paraId="299EB695" w14:textId="77777777" w:rsidR="00000000" w:rsidRDefault="007C71EE">
      <w:pPr>
        <w:pStyle w:val="a"/>
        <w:rPr>
          <w:rFonts w:hint="cs"/>
          <w:rtl/>
        </w:rPr>
      </w:pPr>
    </w:p>
    <w:p w14:paraId="48CF2A7A" w14:textId="77777777" w:rsidR="00000000" w:rsidRDefault="007C71EE">
      <w:pPr>
        <w:pStyle w:val="ad"/>
        <w:rPr>
          <w:rtl/>
        </w:rPr>
      </w:pPr>
      <w:r>
        <w:rPr>
          <w:rtl/>
        </w:rPr>
        <w:t>היו"ר ראובן ריבלין:</w:t>
      </w:r>
    </w:p>
    <w:p w14:paraId="4E9D5493" w14:textId="77777777" w:rsidR="00000000" w:rsidRDefault="007C71EE">
      <w:pPr>
        <w:pStyle w:val="a"/>
        <w:rPr>
          <w:rtl/>
        </w:rPr>
      </w:pPr>
    </w:p>
    <w:p w14:paraId="04C26578" w14:textId="77777777" w:rsidR="00000000" w:rsidRDefault="007C71EE">
      <w:pPr>
        <w:pStyle w:val="a"/>
        <w:rPr>
          <w:rFonts w:hint="cs"/>
          <w:rtl/>
        </w:rPr>
      </w:pPr>
      <w:r>
        <w:rPr>
          <w:rFonts w:hint="cs"/>
          <w:rtl/>
        </w:rPr>
        <w:t xml:space="preserve">שמעתי, בסדר גמור. </w:t>
      </w:r>
    </w:p>
    <w:p w14:paraId="30BB6CCF" w14:textId="77777777" w:rsidR="00000000" w:rsidRDefault="007C71EE">
      <w:pPr>
        <w:pStyle w:val="a"/>
        <w:rPr>
          <w:rFonts w:hint="cs"/>
          <w:rtl/>
        </w:rPr>
      </w:pPr>
    </w:p>
    <w:p w14:paraId="214A0E3A" w14:textId="77777777" w:rsidR="00000000" w:rsidRDefault="007C71EE">
      <w:pPr>
        <w:pStyle w:val="ac"/>
        <w:rPr>
          <w:rtl/>
        </w:rPr>
      </w:pPr>
      <w:r>
        <w:rPr>
          <w:rFonts w:hint="eastAsia"/>
          <w:rtl/>
        </w:rPr>
        <w:t>חיים</w:t>
      </w:r>
      <w:r>
        <w:rPr>
          <w:rtl/>
        </w:rPr>
        <w:t xml:space="preserve"> רמון (העבודה-מימד):</w:t>
      </w:r>
    </w:p>
    <w:p w14:paraId="3110966C" w14:textId="77777777" w:rsidR="00000000" w:rsidRDefault="007C71EE">
      <w:pPr>
        <w:pStyle w:val="a"/>
        <w:rPr>
          <w:rFonts w:hint="cs"/>
          <w:rtl/>
        </w:rPr>
      </w:pPr>
    </w:p>
    <w:p w14:paraId="64676E6C" w14:textId="77777777" w:rsidR="00000000" w:rsidRDefault="007C71EE">
      <w:pPr>
        <w:pStyle w:val="a"/>
        <w:rPr>
          <w:rFonts w:hint="cs"/>
          <w:rtl/>
        </w:rPr>
      </w:pPr>
      <w:r>
        <w:rPr>
          <w:rFonts w:hint="cs"/>
          <w:rtl/>
        </w:rPr>
        <w:t>בשעה הקרובה, זה מאו</w:t>
      </w:r>
      <w:r>
        <w:rPr>
          <w:rFonts w:hint="cs"/>
          <w:rtl/>
        </w:rPr>
        <w:t xml:space="preserve">ד חשוב. </w:t>
      </w:r>
    </w:p>
    <w:p w14:paraId="6F04001F" w14:textId="77777777" w:rsidR="00000000" w:rsidRDefault="007C71EE">
      <w:pPr>
        <w:pStyle w:val="a"/>
        <w:rPr>
          <w:rFonts w:hint="cs"/>
          <w:rtl/>
        </w:rPr>
      </w:pPr>
    </w:p>
    <w:p w14:paraId="07858BC4" w14:textId="77777777" w:rsidR="00000000" w:rsidRDefault="007C71EE">
      <w:pPr>
        <w:pStyle w:val="ad"/>
        <w:rPr>
          <w:rtl/>
        </w:rPr>
      </w:pPr>
      <w:r>
        <w:rPr>
          <w:rtl/>
        </w:rPr>
        <w:t>היו"ר ראובן ריבלין:</w:t>
      </w:r>
    </w:p>
    <w:p w14:paraId="294FA443" w14:textId="77777777" w:rsidR="00000000" w:rsidRDefault="007C71EE">
      <w:pPr>
        <w:pStyle w:val="a"/>
        <w:rPr>
          <w:rtl/>
        </w:rPr>
      </w:pPr>
    </w:p>
    <w:p w14:paraId="6F5D71CF" w14:textId="77777777" w:rsidR="00000000" w:rsidRDefault="007C71EE">
      <w:pPr>
        <w:pStyle w:val="a"/>
        <w:rPr>
          <w:rFonts w:hint="cs"/>
          <w:rtl/>
        </w:rPr>
      </w:pPr>
      <w:r>
        <w:rPr>
          <w:rFonts w:hint="cs"/>
          <w:rtl/>
        </w:rPr>
        <w:t xml:space="preserve">רבותי חברי הכנסת, אנחנו עוברים לסעיף 23 תיקון בלוח התיקונים, נא לשים לב לעניין. </w:t>
      </w:r>
    </w:p>
    <w:p w14:paraId="6EE3F95F" w14:textId="77777777" w:rsidR="00000000" w:rsidRDefault="007C71EE">
      <w:pPr>
        <w:pStyle w:val="a"/>
        <w:rPr>
          <w:rFonts w:hint="cs"/>
          <w:rtl/>
        </w:rPr>
      </w:pPr>
    </w:p>
    <w:p w14:paraId="3AE2B65C" w14:textId="77777777" w:rsidR="00000000" w:rsidRDefault="007C71EE">
      <w:pPr>
        <w:pStyle w:val="a"/>
        <w:rPr>
          <w:rFonts w:hint="cs"/>
          <w:rtl/>
        </w:rPr>
      </w:pPr>
      <w:r>
        <w:rPr>
          <w:rFonts w:hint="cs"/>
          <w:rtl/>
        </w:rPr>
        <w:t>קבוצת בל"ד, קבוצת ברכה, קבוצת מרצ, קבוצת יצחק כהן וחברי הכנסת אורית נוקד, נסים דהן, איתן כבל וטלב אלסאנע. מי בעד? מי נגד? מי נמנע?</w:t>
      </w:r>
    </w:p>
    <w:p w14:paraId="267AC336" w14:textId="77777777" w:rsidR="00000000" w:rsidRDefault="007C71EE">
      <w:pPr>
        <w:pStyle w:val="a"/>
        <w:rPr>
          <w:rtl/>
        </w:rPr>
      </w:pPr>
    </w:p>
    <w:p w14:paraId="4E9FB5A6" w14:textId="77777777" w:rsidR="00000000" w:rsidRDefault="007C71EE">
      <w:pPr>
        <w:pStyle w:val="a"/>
        <w:rPr>
          <w:rFonts w:hint="cs"/>
          <w:rtl/>
        </w:rPr>
      </w:pPr>
    </w:p>
    <w:p w14:paraId="600882A3" w14:textId="77777777" w:rsidR="00000000" w:rsidRDefault="007C71EE">
      <w:pPr>
        <w:pStyle w:val="a"/>
        <w:jc w:val="center"/>
        <w:rPr>
          <w:rFonts w:hint="cs"/>
          <w:b/>
          <w:bCs/>
          <w:rtl/>
        </w:rPr>
      </w:pPr>
      <w:r>
        <w:rPr>
          <w:rFonts w:hint="cs"/>
          <w:b/>
          <w:bCs/>
          <w:rtl/>
        </w:rPr>
        <w:t>הצבעה</w:t>
      </w:r>
    </w:p>
    <w:p w14:paraId="41887F2E" w14:textId="77777777" w:rsidR="00000000" w:rsidRDefault="007C71EE">
      <w:pPr>
        <w:pStyle w:val="a"/>
        <w:jc w:val="center"/>
        <w:rPr>
          <w:rFonts w:hint="cs"/>
          <w:b/>
          <w:bCs/>
          <w:rtl/>
        </w:rPr>
      </w:pPr>
    </w:p>
    <w:p w14:paraId="2C83EAFE" w14:textId="77777777" w:rsidR="00000000" w:rsidRDefault="007C71EE">
      <w:pPr>
        <w:pStyle w:val="a"/>
        <w:jc w:val="center"/>
        <w:rPr>
          <w:rFonts w:hint="cs"/>
          <w:rtl/>
        </w:rPr>
      </w:pPr>
      <w:r>
        <w:rPr>
          <w:rFonts w:hint="cs"/>
          <w:rtl/>
        </w:rPr>
        <w:t>ההס</w:t>
      </w:r>
      <w:r>
        <w:rPr>
          <w:rFonts w:hint="cs"/>
          <w:rtl/>
        </w:rPr>
        <w:t xml:space="preserve">תייגות של קבוצת סיעת בל"ד, של קבוצת חבר הכנסת מוחמד ברכה, </w:t>
      </w:r>
      <w:r>
        <w:rPr>
          <w:rtl/>
        </w:rPr>
        <w:br/>
      </w:r>
      <w:r>
        <w:rPr>
          <w:rFonts w:hint="cs"/>
          <w:rtl/>
        </w:rPr>
        <w:t xml:space="preserve">של קבוצת סיעת מרצ, של קבוצת חבר הכנסת יצחק כהן ושל חברי הכנסת אורית נוקד, </w:t>
      </w:r>
      <w:r>
        <w:rPr>
          <w:rtl/>
        </w:rPr>
        <w:br/>
      </w:r>
      <w:r>
        <w:rPr>
          <w:rFonts w:hint="cs"/>
          <w:rtl/>
        </w:rPr>
        <w:t>נסים דהן, איתן כבל וטלב אלסאנע לסעיף 23 לא נתקבלה.</w:t>
      </w:r>
    </w:p>
    <w:p w14:paraId="5BDADF99" w14:textId="77777777" w:rsidR="00000000" w:rsidRDefault="007C71EE">
      <w:pPr>
        <w:pStyle w:val="a"/>
        <w:jc w:val="center"/>
        <w:rPr>
          <w:rFonts w:hint="cs"/>
          <w:rtl/>
        </w:rPr>
      </w:pPr>
    </w:p>
    <w:p w14:paraId="76C0DBCD" w14:textId="77777777" w:rsidR="00000000" w:rsidRDefault="007C71EE">
      <w:pPr>
        <w:pStyle w:val="ad"/>
        <w:rPr>
          <w:rtl/>
        </w:rPr>
      </w:pPr>
      <w:r>
        <w:rPr>
          <w:rtl/>
        </w:rPr>
        <w:t>היו"ר ראובן ריבלין:</w:t>
      </w:r>
    </w:p>
    <w:p w14:paraId="5FBD44E7" w14:textId="77777777" w:rsidR="00000000" w:rsidRDefault="007C71EE">
      <w:pPr>
        <w:pStyle w:val="a"/>
        <w:rPr>
          <w:rtl/>
        </w:rPr>
      </w:pPr>
    </w:p>
    <w:p w14:paraId="7B092E73" w14:textId="77777777" w:rsidR="00000000" w:rsidRDefault="007C71EE">
      <w:pPr>
        <w:pStyle w:val="a"/>
        <w:rPr>
          <w:rFonts w:hint="cs"/>
          <w:rtl/>
        </w:rPr>
      </w:pPr>
      <w:r>
        <w:rPr>
          <w:rFonts w:hint="cs"/>
          <w:rtl/>
        </w:rPr>
        <w:t xml:space="preserve">ההסתייגות לא עברה. </w:t>
      </w:r>
    </w:p>
    <w:p w14:paraId="2A47FE7F" w14:textId="77777777" w:rsidR="00000000" w:rsidRDefault="007C71EE">
      <w:pPr>
        <w:pStyle w:val="a"/>
        <w:rPr>
          <w:rFonts w:hint="cs"/>
          <w:rtl/>
        </w:rPr>
      </w:pPr>
    </w:p>
    <w:p w14:paraId="26FB0669" w14:textId="77777777" w:rsidR="00000000" w:rsidRDefault="007C71EE">
      <w:pPr>
        <w:pStyle w:val="a"/>
        <w:rPr>
          <w:rFonts w:hint="cs"/>
          <w:rtl/>
        </w:rPr>
      </w:pPr>
      <w:r>
        <w:rPr>
          <w:rFonts w:hint="cs"/>
          <w:rtl/>
        </w:rPr>
        <w:t>מי בעד ההסתייגות של חבר הכנס</w:t>
      </w:r>
      <w:r>
        <w:rPr>
          <w:rFonts w:hint="cs"/>
          <w:rtl/>
        </w:rPr>
        <w:t>ת ישראל אייכלר? מי נגד? מי נמנע?</w:t>
      </w:r>
    </w:p>
    <w:p w14:paraId="0731AD6F" w14:textId="77777777" w:rsidR="00000000" w:rsidRDefault="007C71EE">
      <w:pPr>
        <w:pStyle w:val="a"/>
        <w:rPr>
          <w:rFonts w:hint="cs"/>
          <w:rtl/>
        </w:rPr>
      </w:pPr>
    </w:p>
    <w:p w14:paraId="17D73326" w14:textId="77777777" w:rsidR="00000000" w:rsidRDefault="007C71EE">
      <w:pPr>
        <w:pStyle w:val="a"/>
        <w:jc w:val="center"/>
        <w:rPr>
          <w:rFonts w:hint="cs"/>
          <w:b/>
          <w:bCs/>
          <w:rtl/>
        </w:rPr>
      </w:pPr>
      <w:r>
        <w:rPr>
          <w:rFonts w:hint="cs"/>
          <w:b/>
          <w:bCs/>
          <w:rtl/>
        </w:rPr>
        <w:t>הצבעה</w:t>
      </w:r>
    </w:p>
    <w:p w14:paraId="35D1F8A5" w14:textId="77777777" w:rsidR="00000000" w:rsidRDefault="007C71EE">
      <w:pPr>
        <w:pStyle w:val="a"/>
        <w:jc w:val="center"/>
        <w:rPr>
          <w:rFonts w:hint="cs"/>
          <w:b/>
          <w:bCs/>
          <w:rtl/>
        </w:rPr>
      </w:pPr>
    </w:p>
    <w:p w14:paraId="533CA27D" w14:textId="77777777" w:rsidR="00000000" w:rsidRDefault="007C71EE">
      <w:pPr>
        <w:pStyle w:val="a"/>
        <w:jc w:val="center"/>
        <w:rPr>
          <w:rFonts w:hint="cs"/>
          <w:rtl/>
        </w:rPr>
      </w:pPr>
      <w:r>
        <w:rPr>
          <w:rFonts w:hint="cs"/>
          <w:rtl/>
        </w:rPr>
        <w:t>ההסתייגות של חבר הכנסת ישראל אייכלר לסעיף 23 לא נתקבלה.</w:t>
      </w:r>
    </w:p>
    <w:p w14:paraId="5832795D" w14:textId="77777777" w:rsidR="00000000" w:rsidRDefault="007C71EE">
      <w:pPr>
        <w:pStyle w:val="a"/>
        <w:rPr>
          <w:rFonts w:hint="cs"/>
          <w:rtl/>
        </w:rPr>
      </w:pPr>
    </w:p>
    <w:p w14:paraId="2366CA77" w14:textId="77777777" w:rsidR="00000000" w:rsidRDefault="007C71EE">
      <w:pPr>
        <w:pStyle w:val="ad"/>
        <w:rPr>
          <w:rtl/>
        </w:rPr>
      </w:pPr>
      <w:r>
        <w:rPr>
          <w:rtl/>
        </w:rPr>
        <w:t>היו"ר ראובן ריבלין:</w:t>
      </w:r>
    </w:p>
    <w:p w14:paraId="3971FD5D" w14:textId="77777777" w:rsidR="00000000" w:rsidRDefault="007C71EE">
      <w:pPr>
        <w:pStyle w:val="a"/>
        <w:rPr>
          <w:rtl/>
        </w:rPr>
      </w:pPr>
    </w:p>
    <w:p w14:paraId="6511B339" w14:textId="77777777" w:rsidR="00000000" w:rsidRDefault="007C71EE">
      <w:pPr>
        <w:pStyle w:val="a"/>
        <w:rPr>
          <w:rFonts w:hint="cs"/>
          <w:rtl/>
        </w:rPr>
      </w:pPr>
      <w:r>
        <w:rPr>
          <w:rFonts w:hint="cs"/>
          <w:rtl/>
        </w:rPr>
        <w:t xml:space="preserve">ההסתייגות לא התקבלה. </w:t>
      </w:r>
    </w:p>
    <w:p w14:paraId="731574C2" w14:textId="77777777" w:rsidR="00000000" w:rsidRDefault="007C71EE">
      <w:pPr>
        <w:pStyle w:val="a"/>
        <w:rPr>
          <w:rFonts w:hint="cs"/>
          <w:rtl/>
        </w:rPr>
      </w:pPr>
    </w:p>
    <w:p w14:paraId="192D3BA0" w14:textId="77777777" w:rsidR="00000000" w:rsidRDefault="007C71EE">
      <w:pPr>
        <w:pStyle w:val="a"/>
        <w:rPr>
          <w:rFonts w:hint="cs"/>
          <w:rtl/>
        </w:rPr>
      </w:pPr>
      <w:r>
        <w:rPr>
          <w:rFonts w:hint="cs"/>
          <w:rtl/>
        </w:rPr>
        <w:t>אנחנו מצביעים על סעיף 23, כולל תיקונים. רבותי חברי הכנסת, אין פה שום משחק. אצלי רשום סעיף 23 כסעיף מהותי. אדוני המ</w:t>
      </w:r>
      <w:r>
        <w:rPr>
          <w:rFonts w:hint="cs"/>
          <w:rtl/>
        </w:rPr>
        <w:t xml:space="preserve">זכיר, נא לקרוא את שמות חברי הכנסת. </w:t>
      </w:r>
    </w:p>
    <w:p w14:paraId="77553A6B" w14:textId="77777777" w:rsidR="00000000" w:rsidRDefault="007C71EE">
      <w:pPr>
        <w:pStyle w:val="a"/>
        <w:rPr>
          <w:rFonts w:hint="cs"/>
          <w:rtl/>
        </w:rPr>
      </w:pPr>
    </w:p>
    <w:p w14:paraId="1BAF1E26" w14:textId="77777777" w:rsidR="00000000" w:rsidRDefault="007C71EE">
      <w:pPr>
        <w:pStyle w:val="Speaker"/>
        <w:rPr>
          <w:rFonts w:hint="cs"/>
          <w:rtl/>
        </w:rPr>
      </w:pPr>
      <w:r>
        <w:rPr>
          <w:rFonts w:hint="cs"/>
          <w:rtl/>
        </w:rPr>
        <w:t>מזכיר הכנסת אריה האן:</w:t>
      </w:r>
    </w:p>
    <w:p w14:paraId="28245446" w14:textId="77777777" w:rsidR="00000000" w:rsidRDefault="007C71EE">
      <w:pPr>
        <w:pStyle w:val="a"/>
        <w:ind w:firstLine="0"/>
        <w:rPr>
          <w:rFonts w:hint="cs"/>
          <w:rtl/>
        </w:rPr>
      </w:pPr>
      <w:r>
        <w:rPr>
          <w:rFonts w:hint="cs"/>
          <w:rtl/>
        </w:rPr>
        <w:t>(קורא בשמות חברי הכנסת)</w:t>
      </w:r>
    </w:p>
    <w:p w14:paraId="14C1CB50" w14:textId="77777777" w:rsidR="00000000" w:rsidRDefault="007C71EE">
      <w:pPr>
        <w:pStyle w:val="a"/>
        <w:rPr>
          <w:rFonts w:hint="cs"/>
          <w:rtl/>
        </w:rPr>
      </w:pPr>
    </w:p>
    <w:p w14:paraId="69A17348" w14:textId="77777777" w:rsidR="00000000" w:rsidRDefault="007C71EE">
      <w:pPr>
        <w:pStyle w:val="a"/>
        <w:ind w:left="720" w:firstLine="0"/>
        <w:rPr>
          <w:rFonts w:hint="cs"/>
          <w:rtl/>
        </w:rPr>
      </w:pPr>
      <w:r>
        <w:rPr>
          <w:rFonts w:hint="cs"/>
          <w:rtl/>
        </w:rPr>
        <w:t xml:space="preserve">קולט אביטל </w:t>
      </w:r>
      <w:r>
        <w:rPr>
          <w:rFonts w:hint="cs"/>
          <w:rtl/>
        </w:rPr>
        <w:tab/>
      </w:r>
      <w:r>
        <w:rPr>
          <w:rFonts w:hint="cs"/>
          <w:rtl/>
        </w:rPr>
        <w:tab/>
        <w:t xml:space="preserve">-  נגד </w:t>
      </w:r>
    </w:p>
    <w:p w14:paraId="71D08C56" w14:textId="77777777" w:rsidR="00000000" w:rsidRDefault="007C71EE">
      <w:pPr>
        <w:pStyle w:val="a"/>
        <w:ind w:firstLine="720"/>
        <w:rPr>
          <w:rFonts w:hint="cs"/>
          <w:rtl/>
        </w:rPr>
      </w:pPr>
      <w:r>
        <w:rPr>
          <w:rFonts w:hint="cs"/>
          <w:rtl/>
        </w:rPr>
        <w:t xml:space="preserve">רוחמה אברהם </w:t>
      </w:r>
      <w:r>
        <w:rPr>
          <w:rFonts w:hint="cs"/>
          <w:rtl/>
        </w:rPr>
        <w:tab/>
        <w:t xml:space="preserve"> </w:t>
      </w:r>
      <w:r>
        <w:rPr>
          <w:rFonts w:hint="cs"/>
          <w:rtl/>
        </w:rPr>
        <w:tab/>
        <w:t>- בעד</w:t>
      </w:r>
    </w:p>
    <w:p w14:paraId="68A4B0C2" w14:textId="77777777" w:rsidR="00000000" w:rsidRDefault="007C71EE">
      <w:pPr>
        <w:pStyle w:val="a"/>
        <w:ind w:firstLine="720"/>
        <w:rPr>
          <w:rFonts w:hint="cs"/>
          <w:rtl/>
        </w:rPr>
      </w:pPr>
      <w:r>
        <w:rPr>
          <w:rFonts w:hint="cs"/>
          <w:rtl/>
        </w:rPr>
        <w:t>יולי-יואל אדלשטיין</w:t>
      </w:r>
      <w:r>
        <w:rPr>
          <w:rFonts w:hint="cs"/>
          <w:rtl/>
        </w:rPr>
        <w:tab/>
        <w:t>-  בעד</w:t>
      </w:r>
    </w:p>
    <w:p w14:paraId="111DE383" w14:textId="77777777" w:rsidR="00000000" w:rsidRDefault="007C71EE">
      <w:pPr>
        <w:pStyle w:val="a"/>
        <w:ind w:firstLine="720"/>
        <w:rPr>
          <w:rFonts w:hint="cs"/>
          <w:rtl/>
        </w:rPr>
      </w:pPr>
      <w:r>
        <w:rPr>
          <w:rFonts w:hint="cs"/>
          <w:rtl/>
        </w:rPr>
        <w:t>יעקב אדרי</w:t>
      </w:r>
      <w:r>
        <w:rPr>
          <w:rFonts w:hint="cs"/>
          <w:rtl/>
        </w:rPr>
        <w:tab/>
      </w:r>
      <w:r>
        <w:rPr>
          <w:rFonts w:hint="cs"/>
          <w:rtl/>
        </w:rPr>
        <w:tab/>
        <w:t>- בעד</w:t>
      </w:r>
    </w:p>
    <w:p w14:paraId="42ADD4AF" w14:textId="77777777" w:rsidR="00000000" w:rsidRDefault="007C71EE">
      <w:pPr>
        <w:pStyle w:val="a"/>
        <w:ind w:firstLine="720"/>
        <w:rPr>
          <w:rFonts w:hint="cs"/>
          <w:rtl/>
        </w:rPr>
      </w:pPr>
      <w:r>
        <w:rPr>
          <w:rFonts w:hint="cs"/>
          <w:rtl/>
        </w:rPr>
        <w:t>אהוד אולמרט</w:t>
      </w:r>
      <w:r>
        <w:rPr>
          <w:rFonts w:hint="cs"/>
          <w:rtl/>
        </w:rPr>
        <w:tab/>
      </w:r>
      <w:r>
        <w:rPr>
          <w:rFonts w:hint="cs"/>
          <w:rtl/>
        </w:rPr>
        <w:tab/>
        <w:t>- בעד</w:t>
      </w:r>
    </w:p>
    <w:p w14:paraId="21C50AFA" w14:textId="77777777" w:rsidR="00000000" w:rsidRDefault="007C71EE">
      <w:pPr>
        <w:pStyle w:val="a"/>
        <w:ind w:firstLine="720"/>
        <w:rPr>
          <w:rFonts w:hint="cs"/>
          <w:rtl/>
        </w:rPr>
      </w:pPr>
      <w:r>
        <w:rPr>
          <w:rFonts w:hint="cs"/>
          <w:rtl/>
        </w:rPr>
        <w:t>חיים אורון</w:t>
      </w:r>
      <w:r>
        <w:rPr>
          <w:rFonts w:hint="cs"/>
          <w:rtl/>
        </w:rPr>
        <w:tab/>
      </w:r>
      <w:r>
        <w:rPr>
          <w:rFonts w:hint="cs"/>
          <w:rtl/>
        </w:rPr>
        <w:tab/>
        <w:t>- נגד</w:t>
      </w:r>
    </w:p>
    <w:p w14:paraId="1F42E4A6" w14:textId="77777777" w:rsidR="00000000" w:rsidRDefault="007C71EE">
      <w:pPr>
        <w:pStyle w:val="a"/>
        <w:ind w:firstLine="720"/>
        <w:rPr>
          <w:rFonts w:hint="cs"/>
          <w:rtl/>
        </w:rPr>
      </w:pPr>
      <w:r>
        <w:rPr>
          <w:rFonts w:hint="cs"/>
          <w:rtl/>
        </w:rPr>
        <w:t>זבולון אורלב</w:t>
      </w:r>
      <w:r>
        <w:rPr>
          <w:rFonts w:hint="cs"/>
          <w:rtl/>
        </w:rPr>
        <w:tab/>
      </w:r>
      <w:r>
        <w:rPr>
          <w:rFonts w:hint="cs"/>
          <w:rtl/>
        </w:rPr>
        <w:tab/>
        <w:t>- בעד</w:t>
      </w:r>
    </w:p>
    <w:p w14:paraId="644A8740" w14:textId="77777777" w:rsidR="00000000" w:rsidRDefault="007C71EE">
      <w:pPr>
        <w:pStyle w:val="a"/>
        <w:ind w:firstLine="720"/>
        <w:rPr>
          <w:rFonts w:hint="cs"/>
          <w:rtl/>
        </w:rPr>
      </w:pPr>
      <w:r>
        <w:rPr>
          <w:rFonts w:hint="cs"/>
          <w:rtl/>
        </w:rPr>
        <w:t>דוד אזולאי</w:t>
      </w:r>
      <w:r>
        <w:rPr>
          <w:rFonts w:hint="cs"/>
          <w:rtl/>
        </w:rPr>
        <w:tab/>
      </w:r>
      <w:r>
        <w:rPr>
          <w:rFonts w:hint="cs"/>
          <w:rtl/>
        </w:rPr>
        <w:tab/>
        <w:t>- נגד</w:t>
      </w:r>
    </w:p>
    <w:p w14:paraId="1A337F04" w14:textId="77777777" w:rsidR="00000000" w:rsidRDefault="007C71EE">
      <w:pPr>
        <w:pStyle w:val="a"/>
        <w:ind w:firstLine="720"/>
        <w:rPr>
          <w:rFonts w:hint="cs"/>
          <w:rtl/>
        </w:rPr>
      </w:pPr>
      <w:r>
        <w:rPr>
          <w:rFonts w:hint="cs"/>
          <w:rtl/>
        </w:rPr>
        <w:t>ישראל אייכלר</w:t>
      </w:r>
      <w:r>
        <w:rPr>
          <w:rFonts w:hint="cs"/>
          <w:rtl/>
        </w:rPr>
        <w:tab/>
      </w:r>
      <w:r>
        <w:rPr>
          <w:rFonts w:hint="cs"/>
          <w:rtl/>
        </w:rPr>
        <w:tab/>
        <w:t>- נגד</w:t>
      </w:r>
    </w:p>
    <w:p w14:paraId="449C6AFC" w14:textId="77777777" w:rsidR="00000000" w:rsidRDefault="007C71EE">
      <w:pPr>
        <w:pStyle w:val="a"/>
        <w:ind w:firstLine="720"/>
        <w:rPr>
          <w:rFonts w:hint="cs"/>
          <w:rtl/>
        </w:rPr>
      </w:pPr>
      <w:r>
        <w:rPr>
          <w:rFonts w:hint="cs"/>
          <w:rtl/>
        </w:rPr>
        <w:t>דליה איציק</w:t>
      </w:r>
      <w:r>
        <w:rPr>
          <w:rFonts w:hint="cs"/>
          <w:rtl/>
        </w:rPr>
        <w:tab/>
      </w:r>
      <w:r>
        <w:rPr>
          <w:rFonts w:hint="cs"/>
          <w:rtl/>
        </w:rPr>
        <w:tab/>
        <w:t xml:space="preserve">- נגד </w:t>
      </w:r>
    </w:p>
    <w:p w14:paraId="3FC117AB" w14:textId="77777777" w:rsidR="00000000" w:rsidRDefault="007C71EE">
      <w:pPr>
        <w:pStyle w:val="a"/>
        <w:ind w:firstLine="720"/>
        <w:rPr>
          <w:rFonts w:hint="cs"/>
          <w:rtl/>
        </w:rPr>
      </w:pPr>
      <w:r>
        <w:rPr>
          <w:rFonts w:hint="cs"/>
          <w:rtl/>
        </w:rPr>
        <w:t>אפי איתם</w:t>
      </w:r>
      <w:r>
        <w:rPr>
          <w:rFonts w:hint="cs"/>
          <w:rtl/>
        </w:rPr>
        <w:tab/>
      </w:r>
      <w:r>
        <w:rPr>
          <w:rFonts w:hint="cs"/>
          <w:rtl/>
        </w:rPr>
        <w:tab/>
        <w:t>- בעד</w:t>
      </w:r>
    </w:p>
    <w:p w14:paraId="6DB5D7F4" w14:textId="77777777" w:rsidR="00000000" w:rsidRDefault="007C71EE">
      <w:pPr>
        <w:pStyle w:val="a"/>
        <w:ind w:firstLine="720"/>
        <w:rPr>
          <w:rFonts w:hint="cs"/>
          <w:rtl/>
        </w:rPr>
      </w:pPr>
      <w:r>
        <w:rPr>
          <w:rFonts w:hint="cs"/>
          <w:rtl/>
        </w:rPr>
        <w:t>מיכאל איתן</w:t>
      </w:r>
      <w:r>
        <w:rPr>
          <w:rFonts w:hint="cs"/>
          <w:rtl/>
        </w:rPr>
        <w:tab/>
      </w:r>
      <w:r>
        <w:rPr>
          <w:rFonts w:hint="cs"/>
          <w:rtl/>
        </w:rPr>
        <w:tab/>
        <w:t>- בעד</w:t>
      </w:r>
    </w:p>
    <w:p w14:paraId="742AADDD" w14:textId="77777777" w:rsidR="00000000" w:rsidRDefault="007C71EE">
      <w:pPr>
        <w:pStyle w:val="a"/>
        <w:ind w:firstLine="720"/>
        <w:rPr>
          <w:rFonts w:hint="cs"/>
          <w:rtl/>
        </w:rPr>
      </w:pPr>
      <w:r>
        <w:rPr>
          <w:rFonts w:hint="cs"/>
          <w:rtl/>
        </w:rPr>
        <w:t>אריה אלדד</w:t>
      </w:r>
      <w:r>
        <w:rPr>
          <w:rFonts w:hint="cs"/>
          <w:rtl/>
        </w:rPr>
        <w:tab/>
      </w:r>
      <w:r>
        <w:rPr>
          <w:rFonts w:hint="cs"/>
          <w:rtl/>
        </w:rPr>
        <w:tab/>
        <w:t>- אינו נוכח</w:t>
      </w:r>
    </w:p>
    <w:p w14:paraId="245CEBCD" w14:textId="77777777" w:rsidR="00000000" w:rsidRDefault="007C71EE">
      <w:pPr>
        <w:pStyle w:val="a"/>
        <w:ind w:firstLine="720"/>
        <w:rPr>
          <w:rFonts w:hint="cs"/>
          <w:rtl/>
        </w:rPr>
      </w:pPr>
      <w:r>
        <w:rPr>
          <w:rFonts w:hint="cs"/>
          <w:rtl/>
        </w:rPr>
        <w:t>בנימין אלון</w:t>
      </w:r>
      <w:r>
        <w:rPr>
          <w:rFonts w:hint="cs"/>
          <w:rtl/>
        </w:rPr>
        <w:tab/>
      </w:r>
      <w:r>
        <w:rPr>
          <w:rFonts w:hint="cs"/>
          <w:rtl/>
        </w:rPr>
        <w:tab/>
        <w:t>- בעד</w:t>
      </w:r>
    </w:p>
    <w:p w14:paraId="1BCEDC56" w14:textId="77777777" w:rsidR="00000000" w:rsidRDefault="007C71EE">
      <w:pPr>
        <w:pStyle w:val="a"/>
        <w:ind w:firstLine="720"/>
        <w:rPr>
          <w:rFonts w:hint="cs"/>
          <w:rtl/>
        </w:rPr>
      </w:pPr>
      <w:r>
        <w:rPr>
          <w:rFonts w:hint="cs"/>
          <w:rtl/>
        </w:rPr>
        <w:t>טלב אלסאנע</w:t>
      </w:r>
      <w:r>
        <w:rPr>
          <w:rFonts w:hint="cs"/>
          <w:rtl/>
        </w:rPr>
        <w:tab/>
      </w:r>
      <w:r>
        <w:rPr>
          <w:rFonts w:hint="cs"/>
          <w:rtl/>
        </w:rPr>
        <w:tab/>
        <w:t>- אינו נוכח</w:t>
      </w:r>
    </w:p>
    <w:p w14:paraId="69E77FF1" w14:textId="77777777" w:rsidR="00000000" w:rsidRDefault="007C71EE">
      <w:pPr>
        <w:pStyle w:val="a"/>
        <w:ind w:firstLine="720"/>
        <w:rPr>
          <w:rFonts w:hint="cs"/>
          <w:rtl/>
        </w:rPr>
      </w:pPr>
      <w:r>
        <w:rPr>
          <w:rFonts w:hint="cs"/>
          <w:rtl/>
        </w:rPr>
        <w:t>אלי אפללו</w:t>
      </w:r>
      <w:r>
        <w:rPr>
          <w:rFonts w:hint="cs"/>
          <w:rtl/>
        </w:rPr>
        <w:tab/>
      </w:r>
      <w:r>
        <w:rPr>
          <w:rFonts w:hint="cs"/>
          <w:rtl/>
        </w:rPr>
        <w:tab/>
        <w:t>- בעד</w:t>
      </w:r>
    </w:p>
    <w:p w14:paraId="7124434C" w14:textId="77777777" w:rsidR="00000000" w:rsidRDefault="007C71EE">
      <w:pPr>
        <w:pStyle w:val="a"/>
        <w:ind w:firstLine="720"/>
        <w:rPr>
          <w:rFonts w:hint="cs"/>
          <w:rtl/>
        </w:rPr>
      </w:pPr>
      <w:r>
        <w:rPr>
          <w:rFonts w:hint="cs"/>
          <w:rtl/>
        </w:rPr>
        <w:t>גלעד ארדן</w:t>
      </w:r>
      <w:r>
        <w:rPr>
          <w:rFonts w:hint="cs"/>
          <w:rtl/>
        </w:rPr>
        <w:tab/>
      </w:r>
      <w:r>
        <w:rPr>
          <w:rFonts w:hint="cs"/>
          <w:rtl/>
        </w:rPr>
        <w:tab/>
        <w:t>- בעד</w:t>
      </w:r>
    </w:p>
    <w:p w14:paraId="1736B964" w14:textId="77777777" w:rsidR="00000000" w:rsidRDefault="007C71EE">
      <w:pPr>
        <w:pStyle w:val="a"/>
        <w:ind w:firstLine="720"/>
        <w:rPr>
          <w:rFonts w:hint="cs"/>
          <w:rtl/>
        </w:rPr>
      </w:pPr>
      <w:r>
        <w:rPr>
          <w:rFonts w:hint="cs"/>
          <w:rtl/>
        </w:rPr>
        <w:t>אורי יהודה אריאל</w:t>
      </w:r>
      <w:r>
        <w:rPr>
          <w:rFonts w:hint="cs"/>
          <w:rtl/>
        </w:rPr>
        <w:tab/>
        <w:t xml:space="preserve">            - בעד</w:t>
      </w:r>
    </w:p>
    <w:p w14:paraId="2972F1B1" w14:textId="77777777" w:rsidR="00000000" w:rsidRDefault="007C71EE">
      <w:pPr>
        <w:pStyle w:val="a"/>
        <w:ind w:firstLine="720"/>
        <w:rPr>
          <w:rFonts w:hint="cs"/>
          <w:rtl/>
        </w:rPr>
      </w:pPr>
      <w:r>
        <w:rPr>
          <w:rFonts w:hint="cs"/>
          <w:rtl/>
        </w:rPr>
        <w:t>זאב בוים</w:t>
      </w:r>
      <w:r>
        <w:rPr>
          <w:rFonts w:hint="cs"/>
          <w:rtl/>
        </w:rPr>
        <w:tab/>
      </w:r>
      <w:r>
        <w:rPr>
          <w:rFonts w:hint="cs"/>
          <w:rtl/>
        </w:rPr>
        <w:tab/>
        <w:t>- בעד</w:t>
      </w:r>
    </w:p>
    <w:p w14:paraId="39AEEE44" w14:textId="77777777" w:rsidR="00000000" w:rsidRDefault="007C71EE">
      <w:pPr>
        <w:pStyle w:val="a"/>
        <w:ind w:firstLine="720"/>
        <w:rPr>
          <w:rFonts w:hint="cs"/>
          <w:rtl/>
        </w:rPr>
      </w:pPr>
      <w:r>
        <w:rPr>
          <w:rFonts w:hint="cs"/>
          <w:rtl/>
        </w:rPr>
        <w:t>אברהם בורג</w:t>
      </w:r>
      <w:r>
        <w:rPr>
          <w:rFonts w:hint="cs"/>
          <w:rtl/>
        </w:rPr>
        <w:tab/>
      </w:r>
      <w:r>
        <w:rPr>
          <w:rFonts w:hint="cs"/>
          <w:rtl/>
        </w:rPr>
        <w:tab/>
        <w:t>- נגד</w:t>
      </w:r>
    </w:p>
    <w:p w14:paraId="06F76DD0" w14:textId="77777777" w:rsidR="00000000" w:rsidRDefault="007C71EE">
      <w:pPr>
        <w:pStyle w:val="a"/>
        <w:ind w:firstLine="720"/>
        <w:rPr>
          <w:rFonts w:hint="cs"/>
          <w:rtl/>
        </w:rPr>
      </w:pPr>
      <w:r>
        <w:rPr>
          <w:rFonts w:hint="cs"/>
          <w:rtl/>
        </w:rPr>
        <w:t>נעמי בלומנטל</w:t>
      </w:r>
      <w:r>
        <w:rPr>
          <w:rFonts w:hint="cs"/>
          <w:rtl/>
        </w:rPr>
        <w:tab/>
      </w:r>
      <w:r>
        <w:rPr>
          <w:rFonts w:hint="cs"/>
          <w:rtl/>
        </w:rPr>
        <w:tab/>
        <w:t>- בעד</w:t>
      </w:r>
    </w:p>
    <w:p w14:paraId="5D3C867F" w14:textId="77777777" w:rsidR="00000000" w:rsidRDefault="007C71EE">
      <w:pPr>
        <w:pStyle w:val="a"/>
        <w:ind w:firstLine="720"/>
        <w:rPr>
          <w:rFonts w:hint="cs"/>
          <w:rtl/>
        </w:rPr>
      </w:pPr>
      <w:r>
        <w:rPr>
          <w:rFonts w:hint="cs"/>
          <w:rtl/>
        </w:rPr>
        <w:t>בנימין</w:t>
      </w:r>
      <w:r>
        <w:rPr>
          <w:rFonts w:hint="cs"/>
          <w:rtl/>
        </w:rPr>
        <w:t xml:space="preserve"> בן-אליעזר</w:t>
      </w:r>
      <w:r>
        <w:rPr>
          <w:rFonts w:hint="cs"/>
          <w:rtl/>
        </w:rPr>
        <w:tab/>
      </w:r>
      <w:r>
        <w:rPr>
          <w:rFonts w:hint="cs"/>
          <w:rtl/>
        </w:rPr>
        <w:tab/>
        <w:t>- נגד</w:t>
      </w:r>
    </w:p>
    <w:p w14:paraId="7600B057" w14:textId="77777777" w:rsidR="00000000" w:rsidRDefault="007C71EE">
      <w:pPr>
        <w:pStyle w:val="a"/>
        <w:ind w:firstLine="720"/>
        <w:rPr>
          <w:rFonts w:hint="cs"/>
          <w:rtl/>
        </w:rPr>
      </w:pPr>
      <w:r>
        <w:rPr>
          <w:rFonts w:hint="cs"/>
          <w:rtl/>
        </w:rPr>
        <w:t>אלי בן-מנחם</w:t>
      </w:r>
      <w:r>
        <w:rPr>
          <w:rFonts w:hint="cs"/>
          <w:rtl/>
        </w:rPr>
        <w:tab/>
      </w:r>
      <w:r>
        <w:rPr>
          <w:rFonts w:hint="cs"/>
          <w:rtl/>
        </w:rPr>
        <w:tab/>
        <w:t>- נגד</w:t>
      </w:r>
    </w:p>
    <w:p w14:paraId="137A03A0" w14:textId="77777777" w:rsidR="00000000" w:rsidRDefault="007C71EE">
      <w:pPr>
        <w:pStyle w:val="a"/>
        <w:ind w:firstLine="720"/>
        <w:rPr>
          <w:rFonts w:hint="cs"/>
          <w:rtl/>
        </w:rPr>
      </w:pPr>
      <w:r>
        <w:rPr>
          <w:rFonts w:hint="cs"/>
          <w:rtl/>
        </w:rPr>
        <w:t>שלמה בניזרי</w:t>
      </w:r>
      <w:r>
        <w:rPr>
          <w:rFonts w:hint="cs"/>
          <w:rtl/>
        </w:rPr>
        <w:tab/>
      </w:r>
      <w:r>
        <w:rPr>
          <w:rFonts w:hint="cs"/>
          <w:rtl/>
        </w:rPr>
        <w:tab/>
        <w:t>- נגד</w:t>
      </w:r>
    </w:p>
    <w:p w14:paraId="4AE9DB14" w14:textId="77777777" w:rsidR="00000000" w:rsidRDefault="007C71EE">
      <w:pPr>
        <w:pStyle w:val="a"/>
        <w:ind w:firstLine="720"/>
        <w:rPr>
          <w:rFonts w:hint="cs"/>
          <w:rtl/>
        </w:rPr>
      </w:pPr>
      <w:r>
        <w:rPr>
          <w:rFonts w:hint="cs"/>
          <w:rtl/>
        </w:rPr>
        <w:t>דניאל בנלולו</w:t>
      </w:r>
      <w:r>
        <w:rPr>
          <w:rFonts w:hint="cs"/>
          <w:rtl/>
        </w:rPr>
        <w:tab/>
      </w:r>
      <w:r>
        <w:rPr>
          <w:rFonts w:hint="cs"/>
          <w:rtl/>
        </w:rPr>
        <w:tab/>
        <w:t>- בעד</w:t>
      </w:r>
    </w:p>
    <w:p w14:paraId="088672D3" w14:textId="77777777" w:rsidR="00000000" w:rsidRDefault="007C71EE">
      <w:pPr>
        <w:pStyle w:val="a"/>
        <w:ind w:firstLine="720"/>
        <w:rPr>
          <w:rFonts w:hint="cs"/>
          <w:rtl/>
        </w:rPr>
      </w:pPr>
      <w:r>
        <w:rPr>
          <w:rFonts w:hint="cs"/>
          <w:rtl/>
        </w:rPr>
        <w:t>רוני בר-און</w:t>
      </w:r>
      <w:r>
        <w:rPr>
          <w:rFonts w:hint="cs"/>
          <w:rtl/>
        </w:rPr>
        <w:tab/>
      </w:r>
      <w:r>
        <w:rPr>
          <w:rFonts w:hint="cs"/>
          <w:rtl/>
        </w:rPr>
        <w:tab/>
        <w:t>- בעד</w:t>
      </w:r>
    </w:p>
    <w:p w14:paraId="28EFB2FD" w14:textId="77777777" w:rsidR="00000000" w:rsidRDefault="007C71EE">
      <w:pPr>
        <w:pStyle w:val="a"/>
        <w:ind w:firstLine="720"/>
        <w:rPr>
          <w:rFonts w:hint="cs"/>
          <w:rtl/>
        </w:rPr>
      </w:pPr>
      <w:r>
        <w:rPr>
          <w:rFonts w:hint="cs"/>
          <w:rtl/>
        </w:rPr>
        <w:t>רומן ברונפמן</w:t>
      </w:r>
      <w:r>
        <w:rPr>
          <w:rFonts w:hint="cs"/>
          <w:rtl/>
        </w:rPr>
        <w:tab/>
      </w:r>
      <w:r>
        <w:rPr>
          <w:rFonts w:hint="cs"/>
          <w:rtl/>
        </w:rPr>
        <w:tab/>
        <w:t>- נגד</w:t>
      </w:r>
    </w:p>
    <w:p w14:paraId="0EB25F71" w14:textId="77777777" w:rsidR="00000000" w:rsidRDefault="007C71EE">
      <w:pPr>
        <w:pStyle w:val="a"/>
        <w:ind w:firstLine="720"/>
        <w:rPr>
          <w:rFonts w:hint="cs"/>
          <w:rtl/>
        </w:rPr>
      </w:pPr>
      <w:r>
        <w:rPr>
          <w:rFonts w:hint="cs"/>
          <w:rtl/>
        </w:rPr>
        <w:t>רוני בריזון</w:t>
      </w:r>
      <w:r>
        <w:rPr>
          <w:rFonts w:hint="cs"/>
          <w:rtl/>
        </w:rPr>
        <w:tab/>
      </w:r>
      <w:r>
        <w:rPr>
          <w:rFonts w:hint="cs"/>
          <w:rtl/>
        </w:rPr>
        <w:tab/>
        <w:t>- בעד</w:t>
      </w:r>
    </w:p>
    <w:p w14:paraId="6C04291F" w14:textId="77777777" w:rsidR="00000000" w:rsidRDefault="007C71EE">
      <w:pPr>
        <w:pStyle w:val="a"/>
        <w:ind w:firstLine="720"/>
        <w:rPr>
          <w:rFonts w:hint="cs"/>
          <w:rtl/>
        </w:rPr>
      </w:pPr>
      <w:r>
        <w:rPr>
          <w:rFonts w:hint="cs"/>
          <w:rtl/>
        </w:rPr>
        <w:t>ויקטור בריילובסקי</w:t>
      </w:r>
      <w:r>
        <w:rPr>
          <w:rFonts w:hint="cs"/>
          <w:rtl/>
        </w:rPr>
        <w:tab/>
        <w:t>- בעד</w:t>
      </w:r>
    </w:p>
    <w:p w14:paraId="76AA7781" w14:textId="77777777" w:rsidR="00000000" w:rsidRDefault="007C71EE">
      <w:pPr>
        <w:pStyle w:val="a"/>
        <w:ind w:firstLine="720"/>
        <w:rPr>
          <w:rFonts w:hint="cs"/>
          <w:rtl/>
        </w:rPr>
      </w:pPr>
      <w:r>
        <w:rPr>
          <w:rFonts w:hint="cs"/>
          <w:rtl/>
        </w:rPr>
        <w:t>מוחמד ברכה</w:t>
      </w:r>
      <w:r>
        <w:rPr>
          <w:rFonts w:hint="cs"/>
          <w:rtl/>
        </w:rPr>
        <w:tab/>
      </w:r>
      <w:r>
        <w:rPr>
          <w:rFonts w:hint="cs"/>
          <w:rtl/>
        </w:rPr>
        <w:tab/>
        <w:t>- נגד</w:t>
      </w:r>
    </w:p>
    <w:p w14:paraId="04B789C7" w14:textId="77777777" w:rsidR="00000000" w:rsidRDefault="007C71EE">
      <w:pPr>
        <w:pStyle w:val="a"/>
        <w:ind w:firstLine="720"/>
        <w:rPr>
          <w:rFonts w:hint="cs"/>
          <w:rtl/>
        </w:rPr>
      </w:pPr>
      <w:r>
        <w:rPr>
          <w:rFonts w:hint="cs"/>
          <w:rtl/>
        </w:rPr>
        <w:t>עזמי בשארה</w:t>
      </w:r>
      <w:r>
        <w:rPr>
          <w:rFonts w:hint="cs"/>
          <w:rtl/>
        </w:rPr>
        <w:tab/>
      </w:r>
      <w:r>
        <w:rPr>
          <w:rFonts w:hint="cs"/>
          <w:rtl/>
        </w:rPr>
        <w:tab/>
        <w:t>- נגד</w:t>
      </w:r>
    </w:p>
    <w:p w14:paraId="102D38CA" w14:textId="77777777" w:rsidR="00000000" w:rsidRDefault="007C71EE">
      <w:pPr>
        <w:pStyle w:val="a"/>
        <w:ind w:firstLine="720"/>
        <w:rPr>
          <w:rFonts w:hint="cs"/>
          <w:rtl/>
        </w:rPr>
      </w:pPr>
      <w:r>
        <w:rPr>
          <w:rFonts w:hint="cs"/>
          <w:rtl/>
        </w:rPr>
        <w:t>ענבל גבריאלי</w:t>
      </w:r>
      <w:r>
        <w:rPr>
          <w:rFonts w:hint="cs"/>
          <w:rtl/>
        </w:rPr>
        <w:tab/>
      </w:r>
      <w:r>
        <w:rPr>
          <w:rFonts w:hint="cs"/>
          <w:rtl/>
        </w:rPr>
        <w:tab/>
        <w:t>- אינה נוכחת</w:t>
      </w:r>
    </w:p>
    <w:p w14:paraId="31E85847" w14:textId="77777777" w:rsidR="00000000" w:rsidRDefault="007C71EE">
      <w:pPr>
        <w:pStyle w:val="a"/>
        <w:ind w:firstLine="720"/>
        <w:rPr>
          <w:rFonts w:hint="cs"/>
          <w:rtl/>
        </w:rPr>
      </w:pPr>
      <w:r>
        <w:rPr>
          <w:rFonts w:hint="cs"/>
          <w:rtl/>
        </w:rPr>
        <w:t>מיכאל גורלובסקי</w:t>
      </w:r>
      <w:r>
        <w:rPr>
          <w:rFonts w:hint="cs"/>
          <w:rtl/>
        </w:rPr>
        <w:tab/>
        <w:t xml:space="preserve">             - בעד</w:t>
      </w:r>
    </w:p>
    <w:p w14:paraId="398F6CCB" w14:textId="77777777" w:rsidR="00000000" w:rsidRDefault="007C71EE">
      <w:pPr>
        <w:pStyle w:val="a"/>
        <w:ind w:firstLine="720"/>
        <w:rPr>
          <w:rFonts w:hint="cs"/>
          <w:rtl/>
        </w:rPr>
      </w:pPr>
      <w:r>
        <w:rPr>
          <w:rFonts w:hint="cs"/>
          <w:rtl/>
        </w:rPr>
        <w:t>זהבה גלאון</w:t>
      </w:r>
      <w:r>
        <w:rPr>
          <w:rFonts w:hint="cs"/>
          <w:rtl/>
        </w:rPr>
        <w:tab/>
      </w:r>
      <w:r>
        <w:rPr>
          <w:rFonts w:hint="cs"/>
          <w:rtl/>
        </w:rPr>
        <w:tab/>
        <w:t>- נגד</w:t>
      </w:r>
    </w:p>
    <w:p w14:paraId="4E4D68C9" w14:textId="77777777" w:rsidR="00000000" w:rsidRDefault="007C71EE">
      <w:pPr>
        <w:pStyle w:val="a"/>
        <w:ind w:firstLine="720"/>
        <w:rPr>
          <w:rFonts w:hint="cs"/>
          <w:rtl/>
        </w:rPr>
      </w:pPr>
      <w:r>
        <w:rPr>
          <w:rFonts w:hint="cs"/>
          <w:rtl/>
        </w:rPr>
        <w:t>גילה גמליאל</w:t>
      </w:r>
      <w:r>
        <w:rPr>
          <w:rFonts w:hint="cs"/>
          <w:rtl/>
        </w:rPr>
        <w:tab/>
      </w:r>
      <w:r>
        <w:rPr>
          <w:rFonts w:hint="cs"/>
          <w:rtl/>
        </w:rPr>
        <w:tab/>
        <w:t>- בעד</w:t>
      </w:r>
    </w:p>
    <w:p w14:paraId="0AB9B3F9" w14:textId="77777777" w:rsidR="00000000" w:rsidRDefault="007C71EE">
      <w:pPr>
        <w:pStyle w:val="a"/>
        <w:ind w:firstLine="720"/>
        <w:rPr>
          <w:rFonts w:hint="cs"/>
          <w:rtl/>
        </w:rPr>
      </w:pPr>
      <w:r>
        <w:rPr>
          <w:rFonts w:hint="cs"/>
          <w:rtl/>
        </w:rPr>
        <w:t>משה גפני</w:t>
      </w:r>
      <w:r>
        <w:rPr>
          <w:rFonts w:hint="cs"/>
          <w:rtl/>
        </w:rPr>
        <w:tab/>
      </w:r>
      <w:r>
        <w:rPr>
          <w:rFonts w:hint="cs"/>
          <w:rtl/>
        </w:rPr>
        <w:tab/>
        <w:t>- נגד</w:t>
      </w:r>
    </w:p>
    <w:p w14:paraId="113A1FD7" w14:textId="77777777" w:rsidR="00000000" w:rsidRDefault="007C71EE">
      <w:pPr>
        <w:pStyle w:val="a"/>
        <w:ind w:firstLine="720"/>
        <w:rPr>
          <w:rFonts w:hint="cs"/>
          <w:rtl/>
        </w:rPr>
      </w:pPr>
      <w:r>
        <w:rPr>
          <w:rFonts w:hint="cs"/>
          <w:rtl/>
        </w:rPr>
        <w:t>עבד-אלמאלכ דהאמשה</w:t>
      </w:r>
      <w:r>
        <w:rPr>
          <w:rFonts w:hint="cs"/>
          <w:rtl/>
        </w:rPr>
        <w:tab/>
        <w:t>- נגד</w:t>
      </w:r>
    </w:p>
    <w:p w14:paraId="7DE44069" w14:textId="77777777" w:rsidR="00000000" w:rsidRDefault="007C71EE">
      <w:pPr>
        <w:pStyle w:val="a"/>
        <w:ind w:firstLine="720"/>
        <w:rPr>
          <w:rFonts w:hint="cs"/>
          <w:rtl/>
        </w:rPr>
      </w:pPr>
      <w:r>
        <w:rPr>
          <w:rFonts w:hint="cs"/>
          <w:rtl/>
        </w:rPr>
        <w:t>נסים דהן</w:t>
      </w:r>
      <w:r>
        <w:rPr>
          <w:rFonts w:hint="cs"/>
          <w:rtl/>
        </w:rPr>
        <w:tab/>
      </w:r>
      <w:r>
        <w:rPr>
          <w:rFonts w:hint="cs"/>
          <w:rtl/>
        </w:rPr>
        <w:tab/>
        <w:t>- נגד</w:t>
      </w:r>
    </w:p>
    <w:p w14:paraId="3887FD06" w14:textId="77777777" w:rsidR="00000000" w:rsidRDefault="007C71EE">
      <w:pPr>
        <w:pStyle w:val="a"/>
        <w:ind w:firstLine="720"/>
        <w:rPr>
          <w:rFonts w:hint="cs"/>
          <w:rtl/>
        </w:rPr>
      </w:pPr>
      <w:r>
        <w:rPr>
          <w:rFonts w:hint="cs"/>
          <w:rtl/>
        </w:rPr>
        <w:t>חמי דורון</w:t>
      </w:r>
      <w:r>
        <w:rPr>
          <w:rFonts w:hint="cs"/>
          <w:rtl/>
        </w:rPr>
        <w:tab/>
      </w:r>
      <w:r>
        <w:rPr>
          <w:rFonts w:hint="cs"/>
          <w:rtl/>
        </w:rPr>
        <w:tab/>
        <w:t>- אינו נוכח</w:t>
      </w:r>
    </w:p>
    <w:p w14:paraId="540292D7" w14:textId="77777777" w:rsidR="00000000" w:rsidRDefault="007C71EE">
      <w:pPr>
        <w:pStyle w:val="a"/>
        <w:ind w:firstLine="720"/>
        <w:rPr>
          <w:rFonts w:hint="cs"/>
          <w:rtl/>
        </w:rPr>
      </w:pPr>
      <w:r>
        <w:rPr>
          <w:rFonts w:hint="cs"/>
          <w:rtl/>
        </w:rPr>
        <w:t>אברהם הירשזון</w:t>
      </w:r>
      <w:r>
        <w:rPr>
          <w:rFonts w:hint="cs"/>
          <w:rtl/>
        </w:rPr>
        <w:tab/>
      </w:r>
      <w:r>
        <w:rPr>
          <w:rFonts w:hint="cs"/>
          <w:rtl/>
        </w:rPr>
        <w:tab/>
        <w:t>- בעד</w:t>
      </w:r>
    </w:p>
    <w:p w14:paraId="01C81CC6" w14:textId="77777777" w:rsidR="00000000" w:rsidRDefault="007C71EE">
      <w:pPr>
        <w:pStyle w:val="a"/>
        <w:ind w:firstLine="720"/>
        <w:rPr>
          <w:rFonts w:hint="cs"/>
          <w:rtl/>
        </w:rPr>
      </w:pPr>
      <w:r>
        <w:rPr>
          <w:rFonts w:hint="cs"/>
          <w:rtl/>
        </w:rPr>
        <w:t xml:space="preserve">צחי הנגבי </w:t>
      </w:r>
      <w:r>
        <w:rPr>
          <w:rFonts w:hint="cs"/>
          <w:rtl/>
        </w:rPr>
        <w:tab/>
      </w:r>
      <w:r>
        <w:rPr>
          <w:rFonts w:hint="cs"/>
          <w:rtl/>
        </w:rPr>
        <w:tab/>
        <w:t>- בעד</w:t>
      </w:r>
    </w:p>
    <w:p w14:paraId="75048329" w14:textId="77777777" w:rsidR="00000000" w:rsidRDefault="007C71EE">
      <w:pPr>
        <w:pStyle w:val="a"/>
        <w:ind w:firstLine="720"/>
        <w:rPr>
          <w:rFonts w:hint="cs"/>
          <w:rtl/>
        </w:rPr>
      </w:pPr>
      <w:r>
        <w:rPr>
          <w:rFonts w:hint="cs"/>
          <w:rtl/>
        </w:rPr>
        <w:t>צבי הנדל</w:t>
      </w:r>
      <w:r>
        <w:rPr>
          <w:rFonts w:hint="cs"/>
          <w:rtl/>
        </w:rPr>
        <w:tab/>
      </w:r>
      <w:r>
        <w:rPr>
          <w:rFonts w:hint="cs"/>
          <w:rtl/>
        </w:rPr>
        <w:tab/>
        <w:t>- בעד</w:t>
      </w:r>
    </w:p>
    <w:p w14:paraId="4928B4AE" w14:textId="77777777" w:rsidR="00000000" w:rsidRDefault="007C71EE">
      <w:pPr>
        <w:pStyle w:val="a"/>
        <w:ind w:firstLine="720"/>
        <w:rPr>
          <w:rFonts w:hint="cs"/>
          <w:rtl/>
        </w:rPr>
      </w:pPr>
      <w:r>
        <w:rPr>
          <w:rFonts w:hint="cs"/>
          <w:rtl/>
        </w:rPr>
        <w:t>יצחק הרצוג</w:t>
      </w:r>
      <w:r>
        <w:rPr>
          <w:rFonts w:hint="cs"/>
          <w:rtl/>
        </w:rPr>
        <w:tab/>
      </w:r>
      <w:r>
        <w:rPr>
          <w:rFonts w:hint="cs"/>
          <w:rtl/>
        </w:rPr>
        <w:tab/>
        <w:t>- נגד</w:t>
      </w:r>
    </w:p>
    <w:p w14:paraId="39A860A3" w14:textId="77777777" w:rsidR="00000000" w:rsidRDefault="007C71EE">
      <w:pPr>
        <w:pStyle w:val="a"/>
        <w:ind w:firstLine="720"/>
        <w:rPr>
          <w:rFonts w:hint="cs"/>
          <w:rtl/>
        </w:rPr>
      </w:pPr>
      <w:r>
        <w:rPr>
          <w:rFonts w:hint="cs"/>
          <w:rtl/>
        </w:rPr>
        <w:t>מגלי והבה</w:t>
      </w:r>
      <w:r>
        <w:rPr>
          <w:rFonts w:hint="cs"/>
          <w:rtl/>
        </w:rPr>
        <w:tab/>
      </w:r>
      <w:r>
        <w:rPr>
          <w:rFonts w:hint="cs"/>
          <w:rtl/>
        </w:rPr>
        <w:tab/>
        <w:t>- בעד</w:t>
      </w:r>
    </w:p>
    <w:p w14:paraId="0B901680" w14:textId="77777777" w:rsidR="00000000" w:rsidRDefault="007C71EE">
      <w:pPr>
        <w:pStyle w:val="a"/>
        <w:ind w:firstLine="720"/>
        <w:rPr>
          <w:rFonts w:hint="cs"/>
          <w:rtl/>
        </w:rPr>
      </w:pPr>
      <w:r>
        <w:rPr>
          <w:rFonts w:hint="cs"/>
          <w:rtl/>
        </w:rPr>
        <w:t>אבשלום וילן</w:t>
      </w:r>
      <w:r>
        <w:rPr>
          <w:rFonts w:hint="cs"/>
          <w:rtl/>
        </w:rPr>
        <w:tab/>
      </w:r>
      <w:r>
        <w:rPr>
          <w:rFonts w:hint="cs"/>
          <w:rtl/>
        </w:rPr>
        <w:tab/>
        <w:t>- נגד</w:t>
      </w:r>
    </w:p>
    <w:p w14:paraId="31BBD257" w14:textId="77777777" w:rsidR="00000000" w:rsidRDefault="007C71EE">
      <w:pPr>
        <w:pStyle w:val="a"/>
        <w:ind w:firstLine="720"/>
        <w:rPr>
          <w:rFonts w:hint="cs"/>
          <w:rtl/>
        </w:rPr>
      </w:pPr>
      <w:r>
        <w:rPr>
          <w:rFonts w:hint="cs"/>
          <w:rtl/>
        </w:rPr>
        <w:t>מתן וילנאי</w:t>
      </w:r>
      <w:r>
        <w:rPr>
          <w:rFonts w:hint="cs"/>
          <w:rtl/>
        </w:rPr>
        <w:tab/>
      </w:r>
      <w:r>
        <w:rPr>
          <w:rFonts w:hint="cs"/>
          <w:rtl/>
        </w:rPr>
        <w:tab/>
        <w:t>- נגד</w:t>
      </w:r>
    </w:p>
    <w:p w14:paraId="0D812308" w14:textId="77777777" w:rsidR="00000000" w:rsidRDefault="007C71EE">
      <w:pPr>
        <w:pStyle w:val="a"/>
        <w:ind w:firstLine="720"/>
        <w:rPr>
          <w:rFonts w:hint="cs"/>
          <w:rtl/>
        </w:rPr>
      </w:pPr>
      <w:r>
        <w:rPr>
          <w:rFonts w:hint="cs"/>
          <w:rtl/>
        </w:rPr>
        <w:t>יצחק וקנין</w:t>
      </w:r>
      <w:r>
        <w:rPr>
          <w:rFonts w:hint="cs"/>
          <w:rtl/>
        </w:rPr>
        <w:tab/>
      </w:r>
      <w:r>
        <w:rPr>
          <w:rFonts w:hint="cs"/>
          <w:rtl/>
        </w:rPr>
        <w:tab/>
        <w:t>-</w:t>
      </w:r>
      <w:r>
        <w:rPr>
          <w:rFonts w:hint="cs"/>
          <w:rtl/>
        </w:rPr>
        <w:t xml:space="preserve"> נגד</w:t>
      </w:r>
    </w:p>
    <w:p w14:paraId="2E29B210" w14:textId="77777777" w:rsidR="00000000" w:rsidRDefault="007C71EE">
      <w:pPr>
        <w:pStyle w:val="a"/>
        <w:ind w:firstLine="720"/>
        <w:rPr>
          <w:rFonts w:hint="cs"/>
          <w:rtl/>
        </w:rPr>
      </w:pPr>
      <w:r>
        <w:rPr>
          <w:rFonts w:hint="cs"/>
          <w:rtl/>
        </w:rPr>
        <w:t xml:space="preserve">נסים זאב </w:t>
      </w:r>
      <w:r>
        <w:rPr>
          <w:rFonts w:hint="cs"/>
          <w:rtl/>
        </w:rPr>
        <w:tab/>
      </w:r>
      <w:r>
        <w:rPr>
          <w:rFonts w:hint="cs"/>
          <w:rtl/>
        </w:rPr>
        <w:tab/>
        <w:t>- נגד</w:t>
      </w:r>
    </w:p>
    <w:p w14:paraId="10A0E695" w14:textId="77777777" w:rsidR="00000000" w:rsidRDefault="007C71EE">
      <w:pPr>
        <w:pStyle w:val="a"/>
        <w:ind w:firstLine="720"/>
        <w:rPr>
          <w:rFonts w:hint="cs"/>
          <w:rtl/>
        </w:rPr>
      </w:pPr>
      <w:r>
        <w:rPr>
          <w:rFonts w:hint="cs"/>
          <w:rtl/>
        </w:rPr>
        <w:t>ג'מאל זחאלקה</w:t>
      </w:r>
      <w:r>
        <w:rPr>
          <w:rFonts w:hint="cs"/>
          <w:rtl/>
        </w:rPr>
        <w:tab/>
      </w:r>
      <w:r>
        <w:rPr>
          <w:rFonts w:hint="cs"/>
          <w:rtl/>
        </w:rPr>
        <w:tab/>
        <w:t>- נגד</w:t>
      </w:r>
    </w:p>
    <w:p w14:paraId="07BAA2A5" w14:textId="77777777" w:rsidR="00000000" w:rsidRDefault="007C71EE">
      <w:pPr>
        <w:pStyle w:val="a"/>
        <w:ind w:firstLine="720"/>
        <w:rPr>
          <w:rFonts w:hint="cs"/>
          <w:rtl/>
        </w:rPr>
      </w:pPr>
      <w:r>
        <w:rPr>
          <w:rFonts w:hint="cs"/>
          <w:rtl/>
        </w:rPr>
        <w:t>אליעזר זנדברג</w:t>
      </w:r>
      <w:r>
        <w:rPr>
          <w:rFonts w:hint="cs"/>
          <w:rtl/>
        </w:rPr>
        <w:tab/>
      </w:r>
      <w:r>
        <w:rPr>
          <w:rFonts w:hint="cs"/>
          <w:rtl/>
        </w:rPr>
        <w:tab/>
        <w:t>- אינו נוכח</w:t>
      </w:r>
    </w:p>
    <w:p w14:paraId="1DFE567B" w14:textId="77777777" w:rsidR="00000000" w:rsidRDefault="007C71EE">
      <w:pPr>
        <w:pStyle w:val="a"/>
        <w:ind w:firstLine="720"/>
        <w:rPr>
          <w:rFonts w:hint="cs"/>
          <w:rtl/>
        </w:rPr>
      </w:pPr>
      <w:r>
        <w:rPr>
          <w:rFonts w:hint="cs"/>
          <w:rtl/>
        </w:rPr>
        <w:t>יחיאל חזן</w:t>
      </w:r>
      <w:r>
        <w:rPr>
          <w:rFonts w:hint="cs"/>
          <w:rtl/>
        </w:rPr>
        <w:tab/>
      </w:r>
      <w:r>
        <w:rPr>
          <w:rFonts w:hint="cs"/>
          <w:rtl/>
        </w:rPr>
        <w:tab/>
        <w:t>- בעד</w:t>
      </w:r>
    </w:p>
    <w:p w14:paraId="41486B8C" w14:textId="77777777" w:rsidR="00000000" w:rsidRDefault="007C71EE">
      <w:pPr>
        <w:pStyle w:val="a"/>
        <w:ind w:firstLine="720"/>
        <w:rPr>
          <w:rFonts w:hint="cs"/>
          <w:rtl/>
        </w:rPr>
      </w:pPr>
      <w:r>
        <w:rPr>
          <w:rFonts w:hint="cs"/>
          <w:rtl/>
        </w:rPr>
        <w:t xml:space="preserve">רשף חן </w:t>
      </w:r>
      <w:r>
        <w:rPr>
          <w:rFonts w:hint="cs"/>
          <w:rtl/>
        </w:rPr>
        <w:tab/>
      </w:r>
      <w:r>
        <w:rPr>
          <w:rFonts w:hint="cs"/>
          <w:rtl/>
        </w:rPr>
        <w:tab/>
        <w:t xml:space="preserve">            - בעד</w:t>
      </w:r>
    </w:p>
    <w:p w14:paraId="1252C2E9" w14:textId="77777777" w:rsidR="00000000" w:rsidRDefault="007C71EE">
      <w:pPr>
        <w:pStyle w:val="a"/>
        <w:ind w:firstLine="720"/>
        <w:rPr>
          <w:rFonts w:hint="cs"/>
          <w:rtl/>
        </w:rPr>
      </w:pPr>
      <w:r>
        <w:rPr>
          <w:rFonts w:hint="cs"/>
          <w:rtl/>
        </w:rPr>
        <w:t>ואסל טאהא</w:t>
      </w:r>
      <w:r>
        <w:rPr>
          <w:rFonts w:hint="cs"/>
          <w:rtl/>
        </w:rPr>
        <w:tab/>
      </w:r>
      <w:r>
        <w:rPr>
          <w:rFonts w:hint="cs"/>
          <w:rtl/>
        </w:rPr>
        <w:tab/>
        <w:t>- נגד</w:t>
      </w:r>
    </w:p>
    <w:p w14:paraId="0C0C3173" w14:textId="77777777" w:rsidR="00000000" w:rsidRDefault="007C71EE">
      <w:pPr>
        <w:pStyle w:val="a"/>
        <w:ind w:firstLine="720"/>
        <w:rPr>
          <w:rFonts w:hint="cs"/>
          <w:rtl/>
        </w:rPr>
      </w:pPr>
      <w:r>
        <w:rPr>
          <w:rFonts w:hint="cs"/>
          <w:rtl/>
        </w:rPr>
        <w:t>אחמד טיבי</w:t>
      </w:r>
      <w:r>
        <w:rPr>
          <w:rFonts w:hint="cs"/>
          <w:rtl/>
        </w:rPr>
        <w:tab/>
      </w:r>
      <w:r>
        <w:rPr>
          <w:rFonts w:hint="cs"/>
          <w:rtl/>
        </w:rPr>
        <w:tab/>
        <w:t>- נגד</w:t>
      </w:r>
    </w:p>
    <w:p w14:paraId="4AD1C339" w14:textId="77777777" w:rsidR="00000000" w:rsidRDefault="007C71EE">
      <w:pPr>
        <w:pStyle w:val="a"/>
        <w:ind w:firstLine="720"/>
        <w:rPr>
          <w:rFonts w:hint="cs"/>
          <w:rtl/>
        </w:rPr>
      </w:pPr>
      <w:r>
        <w:rPr>
          <w:rFonts w:hint="cs"/>
          <w:rtl/>
        </w:rPr>
        <w:t>דוד טל</w:t>
      </w:r>
      <w:r>
        <w:rPr>
          <w:rFonts w:hint="cs"/>
          <w:rtl/>
        </w:rPr>
        <w:tab/>
      </w:r>
      <w:r>
        <w:rPr>
          <w:rFonts w:hint="cs"/>
          <w:rtl/>
        </w:rPr>
        <w:tab/>
      </w:r>
      <w:r>
        <w:rPr>
          <w:rFonts w:hint="cs"/>
          <w:rtl/>
        </w:rPr>
        <w:tab/>
        <w:t>- אינו נוכח</w:t>
      </w:r>
    </w:p>
    <w:p w14:paraId="6C3B2F41" w14:textId="77777777" w:rsidR="00000000" w:rsidRDefault="007C71EE">
      <w:pPr>
        <w:pStyle w:val="a"/>
        <w:ind w:firstLine="720"/>
        <w:rPr>
          <w:rFonts w:hint="cs"/>
          <w:rtl/>
        </w:rPr>
      </w:pPr>
      <w:r>
        <w:rPr>
          <w:rFonts w:hint="cs"/>
          <w:rtl/>
        </w:rPr>
        <w:t>יגאל יאסינוב</w:t>
      </w:r>
      <w:r>
        <w:rPr>
          <w:rFonts w:hint="cs"/>
          <w:rtl/>
        </w:rPr>
        <w:tab/>
      </w:r>
      <w:r>
        <w:rPr>
          <w:rFonts w:hint="cs"/>
          <w:rtl/>
        </w:rPr>
        <w:tab/>
        <w:t>- בעד</w:t>
      </w:r>
    </w:p>
    <w:p w14:paraId="3590D0BE" w14:textId="77777777" w:rsidR="00000000" w:rsidRDefault="007C71EE">
      <w:pPr>
        <w:pStyle w:val="a"/>
        <w:ind w:firstLine="720"/>
        <w:rPr>
          <w:rFonts w:hint="cs"/>
          <w:rtl/>
        </w:rPr>
      </w:pPr>
      <w:r>
        <w:rPr>
          <w:rFonts w:hint="cs"/>
          <w:rtl/>
        </w:rPr>
        <w:t>שאול יהלום</w:t>
      </w:r>
      <w:r>
        <w:rPr>
          <w:rFonts w:hint="cs"/>
          <w:rtl/>
        </w:rPr>
        <w:tab/>
      </w:r>
      <w:r>
        <w:rPr>
          <w:rFonts w:hint="cs"/>
          <w:rtl/>
        </w:rPr>
        <w:tab/>
        <w:t>- בעד</w:t>
      </w:r>
    </w:p>
    <w:p w14:paraId="0FA4D3E1" w14:textId="77777777" w:rsidR="00000000" w:rsidRDefault="007C71EE">
      <w:pPr>
        <w:pStyle w:val="a"/>
        <w:ind w:firstLine="720"/>
        <w:rPr>
          <w:rFonts w:hint="cs"/>
          <w:rtl/>
        </w:rPr>
      </w:pPr>
      <w:r>
        <w:rPr>
          <w:rFonts w:hint="cs"/>
          <w:rtl/>
        </w:rPr>
        <w:t>אליהו ישי</w:t>
      </w:r>
      <w:r>
        <w:rPr>
          <w:rFonts w:hint="cs"/>
          <w:rtl/>
        </w:rPr>
        <w:tab/>
      </w:r>
      <w:r>
        <w:rPr>
          <w:rFonts w:hint="cs"/>
          <w:rtl/>
        </w:rPr>
        <w:tab/>
        <w:t>- אינו נוכח</w:t>
      </w:r>
    </w:p>
    <w:p w14:paraId="416123D3" w14:textId="77777777" w:rsidR="00000000" w:rsidRDefault="007C71EE">
      <w:pPr>
        <w:pStyle w:val="a"/>
        <w:ind w:firstLine="720"/>
        <w:rPr>
          <w:rFonts w:hint="cs"/>
          <w:rtl/>
        </w:rPr>
      </w:pPr>
      <w:r>
        <w:rPr>
          <w:rFonts w:hint="cs"/>
          <w:rtl/>
        </w:rPr>
        <w:t>אהוד יתום</w:t>
      </w:r>
      <w:r>
        <w:rPr>
          <w:rFonts w:hint="cs"/>
          <w:rtl/>
        </w:rPr>
        <w:tab/>
      </w:r>
      <w:r>
        <w:rPr>
          <w:rFonts w:hint="cs"/>
          <w:rtl/>
        </w:rPr>
        <w:tab/>
        <w:t>- בעד</w:t>
      </w:r>
    </w:p>
    <w:p w14:paraId="46A81B43" w14:textId="77777777" w:rsidR="00000000" w:rsidRDefault="007C71EE">
      <w:pPr>
        <w:pStyle w:val="a"/>
        <w:ind w:firstLine="720"/>
        <w:rPr>
          <w:rFonts w:hint="cs"/>
          <w:rtl/>
        </w:rPr>
      </w:pPr>
      <w:r>
        <w:rPr>
          <w:rFonts w:hint="cs"/>
          <w:rtl/>
        </w:rPr>
        <w:t>דני יתום</w:t>
      </w:r>
      <w:r>
        <w:rPr>
          <w:rFonts w:hint="cs"/>
          <w:rtl/>
        </w:rPr>
        <w:tab/>
      </w:r>
      <w:r>
        <w:rPr>
          <w:rFonts w:hint="cs"/>
          <w:rtl/>
        </w:rPr>
        <w:tab/>
      </w:r>
      <w:r>
        <w:rPr>
          <w:rFonts w:hint="cs"/>
          <w:rtl/>
        </w:rPr>
        <w:tab/>
        <w:t>- נגד</w:t>
      </w:r>
    </w:p>
    <w:p w14:paraId="3A2AA95D" w14:textId="77777777" w:rsidR="00000000" w:rsidRDefault="007C71EE">
      <w:pPr>
        <w:pStyle w:val="a"/>
        <w:ind w:firstLine="720"/>
        <w:rPr>
          <w:rFonts w:hint="cs"/>
          <w:rtl/>
        </w:rPr>
      </w:pPr>
      <w:r>
        <w:rPr>
          <w:rFonts w:hint="cs"/>
          <w:rtl/>
        </w:rPr>
        <w:t>איתן כבל</w:t>
      </w:r>
      <w:r>
        <w:rPr>
          <w:rFonts w:hint="cs"/>
          <w:rtl/>
        </w:rPr>
        <w:tab/>
      </w:r>
      <w:r>
        <w:rPr>
          <w:rFonts w:hint="cs"/>
          <w:rtl/>
        </w:rPr>
        <w:tab/>
        <w:t>- אינו נוכח</w:t>
      </w:r>
    </w:p>
    <w:p w14:paraId="11B02E54" w14:textId="77777777" w:rsidR="00000000" w:rsidRDefault="007C71EE">
      <w:pPr>
        <w:pStyle w:val="a"/>
        <w:ind w:firstLine="720"/>
        <w:rPr>
          <w:rFonts w:hint="cs"/>
          <w:rtl/>
        </w:rPr>
      </w:pPr>
      <w:r>
        <w:rPr>
          <w:rFonts w:hint="cs"/>
          <w:rtl/>
        </w:rPr>
        <w:t>אילנה כהן</w:t>
      </w:r>
      <w:r>
        <w:rPr>
          <w:rFonts w:hint="cs"/>
          <w:rtl/>
        </w:rPr>
        <w:tab/>
      </w:r>
      <w:r>
        <w:rPr>
          <w:rFonts w:hint="cs"/>
          <w:rtl/>
        </w:rPr>
        <w:tab/>
        <w:t>- נגד</w:t>
      </w:r>
    </w:p>
    <w:p w14:paraId="2EEE0251" w14:textId="77777777" w:rsidR="00000000" w:rsidRDefault="007C71EE">
      <w:pPr>
        <w:pStyle w:val="a"/>
        <w:ind w:firstLine="720"/>
        <w:rPr>
          <w:rFonts w:hint="cs"/>
          <w:rtl/>
        </w:rPr>
      </w:pPr>
      <w:r>
        <w:rPr>
          <w:rFonts w:hint="cs"/>
          <w:rtl/>
        </w:rPr>
        <w:t>אליעזר כהן</w:t>
      </w:r>
      <w:r>
        <w:rPr>
          <w:rFonts w:hint="cs"/>
          <w:rtl/>
        </w:rPr>
        <w:tab/>
      </w:r>
      <w:r>
        <w:rPr>
          <w:rFonts w:hint="cs"/>
          <w:rtl/>
        </w:rPr>
        <w:tab/>
        <w:t>- בעד</w:t>
      </w:r>
    </w:p>
    <w:p w14:paraId="7BDBA0EF" w14:textId="77777777" w:rsidR="00000000" w:rsidRDefault="007C71EE">
      <w:pPr>
        <w:pStyle w:val="a"/>
        <w:ind w:firstLine="720"/>
        <w:rPr>
          <w:rFonts w:hint="cs"/>
          <w:rtl/>
        </w:rPr>
      </w:pPr>
      <w:r>
        <w:rPr>
          <w:rFonts w:hint="cs"/>
          <w:rtl/>
        </w:rPr>
        <w:t>אמנון כהן</w:t>
      </w:r>
      <w:r>
        <w:rPr>
          <w:rFonts w:hint="cs"/>
          <w:rtl/>
        </w:rPr>
        <w:tab/>
      </w:r>
      <w:r>
        <w:rPr>
          <w:rFonts w:hint="cs"/>
          <w:rtl/>
        </w:rPr>
        <w:tab/>
        <w:t>- נגד</w:t>
      </w:r>
    </w:p>
    <w:p w14:paraId="33B9E3EA" w14:textId="77777777" w:rsidR="00000000" w:rsidRDefault="007C71EE">
      <w:pPr>
        <w:pStyle w:val="a"/>
        <w:ind w:firstLine="720"/>
        <w:rPr>
          <w:rFonts w:hint="cs"/>
          <w:rtl/>
        </w:rPr>
      </w:pPr>
      <w:r>
        <w:rPr>
          <w:rFonts w:hint="cs"/>
          <w:rtl/>
        </w:rPr>
        <w:t>יצחק כהן</w:t>
      </w:r>
      <w:r>
        <w:rPr>
          <w:rFonts w:hint="cs"/>
          <w:rtl/>
        </w:rPr>
        <w:tab/>
      </w:r>
      <w:r>
        <w:rPr>
          <w:rFonts w:hint="cs"/>
          <w:rtl/>
        </w:rPr>
        <w:tab/>
        <w:t>- נגד</w:t>
      </w:r>
    </w:p>
    <w:p w14:paraId="7D6961D8" w14:textId="77777777" w:rsidR="00000000" w:rsidRDefault="007C71EE">
      <w:pPr>
        <w:pStyle w:val="a"/>
        <w:ind w:firstLine="720"/>
        <w:rPr>
          <w:rFonts w:hint="cs"/>
          <w:rtl/>
        </w:rPr>
      </w:pPr>
      <w:r>
        <w:rPr>
          <w:rFonts w:hint="cs"/>
          <w:rtl/>
        </w:rPr>
        <w:t>רן כהן</w:t>
      </w:r>
      <w:r>
        <w:rPr>
          <w:rFonts w:hint="cs"/>
          <w:rtl/>
        </w:rPr>
        <w:tab/>
      </w:r>
      <w:r>
        <w:rPr>
          <w:rFonts w:hint="cs"/>
          <w:rtl/>
        </w:rPr>
        <w:tab/>
      </w:r>
      <w:r>
        <w:rPr>
          <w:rFonts w:hint="cs"/>
          <w:rtl/>
        </w:rPr>
        <w:tab/>
        <w:t>- נגד</w:t>
      </w:r>
    </w:p>
    <w:p w14:paraId="4EDB9381" w14:textId="77777777" w:rsidR="00000000" w:rsidRDefault="007C71EE">
      <w:pPr>
        <w:pStyle w:val="a"/>
        <w:ind w:firstLine="720"/>
        <w:rPr>
          <w:rFonts w:hint="cs"/>
          <w:rtl/>
        </w:rPr>
      </w:pPr>
      <w:r>
        <w:rPr>
          <w:rFonts w:hint="cs"/>
          <w:rtl/>
        </w:rPr>
        <w:t>משה כחלון</w:t>
      </w:r>
      <w:r>
        <w:rPr>
          <w:rFonts w:hint="cs"/>
          <w:rtl/>
        </w:rPr>
        <w:tab/>
      </w:r>
      <w:r>
        <w:rPr>
          <w:rFonts w:hint="cs"/>
          <w:rtl/>
        </w:rPr>
        <w:tab/>
        <w:t>- בעד</w:t>
      </w:r>
    </w:p>
    <w:p w14:paraId="58B69567" w14:textId="77777777" w:rsidR="00000000" w:rsidRDefault="007C71EE">
      <w:pPr>
        <w:pStyle w:val="a"/>
        <w:ind w:firstLine="720"/>
        <w:rPr>
          <w:rFonts w:hint="cs"/>
          <w:rtl/>
        </w:rPr>
      </w:pPr>
      <w:r>
        <w:rPr>
          <w:rFonts w:hint="cs"/>
          <w:rtl/>
        </w:rPr>
        <w:t>חיים כץ</w:t>
      </w:r>
      <w:r>
        <w:rPr>
          <w:rFonts w:hint="cs"/>
          <w:rtl/>
        </w:rPr>
        <w:tab/>
      </w:r>
      <w:r>
        <w:rPr>
          <w:rFonts w:hint="cs"/>
          <w:rtl/>
        </w:rPr>
        <w:tab/>
      </w:r>
      <w:r>
        <w:rPr>
          <w:rFonts w:hint="cs"/>
          <w:rtl/>
        </w:rPr>
        <w:tab/>
        <w:t>- בעד</w:t>
      </w:r>
    </w:p>
    <w:p w14:paraId="6F8E6C94" w14:textId="77777777" w:rsidR="00000000" w:rsidRDefault="007C71EE">
      <w:pPr>
        <w:pStyle w:val="a"/>
        <w:ind w:firstLine="720"/>
        <w:rPr>
          <w:rFonts w:hint="cs"/>
          <w:rtl/>
        </w:rPr>
      </w:pPr>
      <w:r>
        <w:rPr>
          <w:rFonts w:hint="cs"/>
          <w:rtl/>
        </w:rPr>
        <w:t>ישראל כץ</w:t>
      </w:r>
      <w:r>
        <w:rPr>
          <w:rFonts w:hint="cs"/>
          <w:rtl/>
        </w:rPr>
        <w:tab/>
      </w:r>
      <w:r>
        <w:rPr>
          <w:rFonts w:hint="cs"/>
          <w:rtl/>
        </w:rPr>
        <w:tab/>
        <w:t>- בעד</w:t>
      </w:r>
    </w:p>
    <w:p w14:paraId="45E853A4" w14:textId="77777777" w:rsidR="00000000" w:rsidRDefault="007C71EE">
      <w:pPr>
        <w:pStyle w:val="a"/>
        <w:ind w:firstLine="720"/>
        <w:rPr>
          <w:rFonts w:hint="cs"/>
          <w:rtl/>
        </w:rPr>
      </w:pPr>
      <w:r>
        <w:rPr>
          <w:rFonts w:hint="cs"/>
          <w:rtl/>
        </w:rPr>
        <w:t>אתי לבני</w:t>
      </w:r>
      <w:r>
        <w:rPr>
          <w:rFonts w:hint="cs"/>
          <w:rtl/>
        </w:rPr>
        <w:tab/>
      </w:r>
      <w:r>
        <w:rPr>
          <w:rFonts w:hint="cs"/>
          <w:rtl/>
        </w:rPr>
        <w:tab/>
        <w:t>- אינה נוכחת</w:t>
      </w:r>
    </w:p>
    <w:p w14:paraId="7CDD8760" w14:textId="77777777" w:rsidR="00000000" w:rsidRDefault="007C71EE">
      <w:pPr>
        <w:pStyle w:val="a"/>
        <w:ind w:firstLine="720"/>
        <w:rPr>
          <w:rFonts w:hint="cs"/>
          <w:rtl/>
        </w:rPr>
      </w:pPr>
      <w:r>
        <w:rPr>
          <w:rFonts w:hint="cs"/>
          <w:rtl/>
        </w:rPr>
        <w:t>ציפי לבני</w:t>
      </w:r>
      <w:r>
        <w:rPr>
          <w:rFonts w:hint="cs"/>
          <w:rtl/>
        </w:rPr>
        <w:tab/>
      </w:r>
      <w:r>
        <w:rPr>
          <w:rFonts w:hint="cs"/>
          <w:rtl/>
        </w:rPr>
        <w:tab/>
        <w:t>- בעד</w:t>
      </w:r>
    </w:p>
    <w:p w14:paraId="599F750B" w14:textId="77777777" w:rsidR="00000000" w:rsidRDefault="007C71EE">
      <w:pPr>
        <w:pStyle w:val="a"/>
        <w:ind w:firstLine="720"/>
        <w:rPr>
          <w:rFonts w:hint="cs"/>
          <w:rtl/>
        </w:rPr>
      </w:pPr>
      <w:r>
        <w:rPr>
          <w:rFonts w:hint="cs"/>
          <w:rtl/>
        </w:rPr>
        <w:t>לימור לבנת</w:t>
      </w:r>
      <w:r>
        <w:rPr>
          <w:rFonts w:hint="cs"/>
          <w:rtl/>
        </w:rPr>
        <w:tab/>
      </w:r>
      <w:r>
        <w:rPr>
          <w:rFonts w:hint="cs"/>
          <w:rtl/>
        </w:rPr>
        <w:tab/>
        <w:t>- בעד</w:t>
      </w:r>
    </w:p>
    <w:p w14:paraId="555A1AE9" w14:textId="77777777" w:rsidR="00000000" w:rsidRDefault="007C71EE">
      <w:pPr>
        <w:pStyle w:val="a"/>
        <w:ind w:firstLine="720"/>
        <w:rPr>
          <w:rFonts w:hint="cs"/>
          <w:rtl/>
        </w:rPr>
      </w:pPr>
      <w:r>
        <w:rPr>
          <w:rFonts w:hint="cs"/>
          <w:rtl/>
        </w:rPr>
        <w:t>דוד לוי</w:t>
      </w:r>
      <w:r>
        <w:rPr>
          <w:rFonts w:hint="cs"/>
          <w:rtl/>
        </w:rPr>
        <w:tab/>
      </w:r>
      <w:r>
        <w:rPr>
          <w:rFonts w:hint="cs"/>
          <w:rtl/>
        </w:rPr>
        <w:tab/>
      </w:r>
      <w:r>
        <w:rPr>
          <w:rFonts w:hint="cs"/>
          <w:rtl/>
        </w:rPr>
        <w:tab/>
        <w:t>- אינו נוכח</w:t>
      </w:r>
    </w:p>
    <w:p w14:paraId="7CC73668" w14:textId="77777777" w:rsidR="00000000" w:rsidRDefault="007C71EE">
      <w:pPr>
        <w:pStyle w:val="a"/>
        <w:ind w:firstLine="720"/>
        <w:rPr>
          <w:rFonts w:hint="cs"/>
          <w:rtl/>
        </w:rPr>
      </w:pPr>
      <w:r>
        <w:rPr>
          <w:rFonts w:hint="cs"/>
          <w:rtl/>
        </w:rPr>
        <w:t>יצחק לוי</w:t>
      </w:r>
      <w:r>
        <w:rPr>
          <w:rFonts w:hint="cs"/>
          <w:rtl/>
        </w:rPr>
        <w:tab/>
      </w:r>
      <w:r>
        <w:rPr>
          <w:rFonts w:hint="cs"/>
          <w:rtl/>
        </w:rPr>
        <w:tab/>
      </w:r>
      <w:r>
        <w:rPr>
          <w:rFonts w:hint="cs"/>
          <w:rtl/>
        </w:rPr>
        <w:tab/>
        <w:t>- אי</w:t>
      </w:r>
      <w:r>
        <w:rPr>
          <w:rFonts w:hint="cs"/>
          <w:rtl/>
        </w:rPr>
        <w:t>נו נוכח</w:t>
      </w:r>
    </w:p>
    <w:p w14:paraId="017F24DA" w14:textId="77777777" w:rsidR="00000000" w:rsidRDefault="007C71EE">
      <w:pPr>
        <w:pStyle w:val="a"/>
        <w:ind w:firstLine="720"/>
        <w:rPr>
          <w:rFonts w:hint="cs"/>
          <w:rtl/>
        </w:rPr>
      </w:pPr>
      <w:r>
        <w:rPr>
          <w:rFonts w:hint="cs"/>
          <w:rtl/>
        </w:rPr>
        <w:t>אילן ליבוביץ</w:t>
      </w:r>
      <w:r>
        <w:rPr>
          <w:rFonts w:hint="cs"/>
          <w:rtl/>
        </w:rPr>
        <w:tab/>
      </w:r>
      <w:r>
        <w:rPr>
          <w:rFonts w:hint="cs"/>
          <w:rtl/>
        </w:rPr>
        <w:tab/>
        <w:t>- בעד</w:t>
      </w:r>
    </w:p>
    <w:p w14:paraId="05B5766C" w14:textId="77777777" w:rsidR="00000000" w:rsidRDefault="007C71EE">
      <w:pPr>
        <w:pStyle w:val="a"/>
        <w:ind w:firstLine="720"/>
        <w:rPr>
          <w:rFonts w:hint="cs"/>
          <w:rtl/>
        </w:rPr>
      </w:pPr>
      <w:r>
        <w:rPr>
          <w:rFonts w:hint="cs"/>
          <w:rtl/>
        </w:rPr>
        <w:t>יעקב ליצמן</w:t>
      </w:r>
      <w:r>
        <w:rPr>
          <w:rFonts w:hint="cs"/>
          <w:rtl/>
        </w:rPr>
        <w:tab/>
      </w:r>
      <w:r>
        <w:rPr>
          <w:rFonts w:hint="cs"/>
          <w:rtl/>
        </w:rPr>
        <w:tab/>
        <w:t>- נגד</w:t>
      </w:r>
    </w:p>
    <w:p w14:paraId="1D8CBBB2" w14:textId="77777777" w:rsidR="00000000" w:rsidRDefault="007C71EE">
      <w:pPr>
        <w:pStyle w:val="a"/>
        <w:ind w:firstLine="720"/>
        <w:rPr>
          <w:rFonts w:hint="cs"/>
          <w:rtl/>
        </w:rPr>
      </w:pPr>
      <w:r>
        <w:rPr>
          <w:rFonts w:hint="cs"/>
          <w:rtl/>
        </w:rPr>
        <w:t>עוזי לנדאו</w:t>
      </w:r>
      <w:r>
        <w:rPr>
          <w:rFonts w:hint="cs"/>
          <w:rtl/>
        </w:rPr>
        <w:tab/>
      </w:r>
      <w:r>
        <w:rPr>
          <w:rFonts w:hint="cs"/>
          <w:rtl/>
        </w:rPr>
        <w:tab/>
        <w:t>- בעד</w:t>
      </w:r>
    </w:p>
    <w:p w14:paraId="3B094BF4" w14:textId="77777777" w:rsidR="00000000" w:rsidRDefault="007C71EE">
      <w:pPr>
        <w:pStyle w:val="a"/>
        <w:ind w:firstLine="720"/>
        <w:rPr>
          <w:rFonts w:hint="cs"/>
          <w:rtl/>
        </w:rPr>
      </w:pPr>
      <w:r>
        <w:rPr>
          <w:rFonts w:hint="cs"/>
          <w:rtl/>
        </w:rPr>
        <w:t>יוסף לפיד</w:t>
      </w:r>
      <w:r>
        <w:rPr>
          <w:rFonts w:hint="cs"/>
          <w:rtl/>
        </w:rPr>
        <w:tab/>
      </w:r>
      <w:r>
        <w:rPr>
          <w:rFonts w:hint="cs"/>
          <w:rtl/>
        </w:rPr>
        <w:tab/>
        <w:t>- בעד</w:t>
      </w:r>
    </w:p>
    <w:p w14:paraId="6EB3913D" w14:textId="77777777" w:rsidR="00000000" w:rsidRDefault="007C71EE">
      <w:pPr>
        <w:pStyle w:val="a"/>
        <w:ind w:firstLine="720"/>
        <w:rPr>
          <w:rFonts w:hint="cs"/>
          <w:rtl/>
        </w:rPr>
      </w:pPr>
      <w:r>
        <w:rPr>
          <w:rFonts w:hint="cs"/>
          <w:rtl/>
        </w:rPr>
        <w:t>עסאם מח'ול</w:t>
      </w:r>
      <w:r>
        <w:rPr>
          <w:rFonts w:hint="cs"/>
          <w:rtl/>
        </w:rPr>
        <w:tab/>
      </w:r>
      <w:r>
        <w:rPr>
          <w:rFonts w:hint="cs"/>
          <w:rtl/>
        </w:rPr>
        <w:tab/>
        <w:t>- נגד</w:t>
      </w:r>
    </w:p>
    <w:p w14:paraId="79D7BF27" w14:textId="77777777" w:rsidR="00000000" w:rsidRDefault="007C71EE">
      <w:pPr>
        <w:pStyle w:val="a"/>
        <w:ind w:firstLine="720"/>
        <w:rPr>
          <w:rFonts w:hint="cs"/>
          <w:rtl/>
        </w:rPr>
      </w:pPr>
      <w:r>
        <w:rPr>
          <w:rFonts w:hint="cs"/>
          <w:rtl/>
        </w:rPr>
        <w:t>מיכאל מלכיאור</w:t>
      </w:r>
      <w:r>
        <w:rPr>
          <w:rFonts w:hint="cs"/>
          <w:rtl/>
        </w:rPr>
        <w:tab/>
      </w:r>
      <w:r>
        <w:rPr>
          <w:rFonts w:hint="cs"/>
          <w:rtl/>
        </w:rPr>
        <w:tab/>
        <w:t>- נגד</w:t>
      </w:r>
    </w:p>
    <w:p w14:paraId="64CD2DE2" w14:textId="77777777" w:rsidR="00000000" w:rsidRDefault="007C71EE">
      <w:pPr>
        <w:pStyle w:val="a"/>
        <w:ind w:firstLine="720"/>
        <w:rPr>
          <w:rFonts w:hint="cs"/>
          <w:rtl/>
        </w:rPr>
      </w:pPr>
      <w:r>
        <w:rPr>
          <w:rFonts w:hint="cs"/>
          <w:rtl/>
        </w:rPr>
        <w:t>עמרם מצנע</w:t>
      </w:r>
      <w:r>
        <w:rPr>
          <w:rFonts w:hint="cs"/>
          <w:rtl/>
        </w:rPr>
        <w:tab/>
      </w:r>
      <w:r>
        <w:rPr>
          <w:rFonts w:hint="cs"/>
          <w:rtl/>
        </w:rPr>
        <w:tab/>
        <w:t>- נגד</w:t>
      </w:r>
    </w:p>
    <w:p w14:paraId="2E66148A" w14:textId="77777777" w:rsidR="00000000" w:rsidRDefault="007C71EE">
      <w:pPr>
        <w:pStyle w:val="a"/>
        <w:ind w:firstLine="720"/>
        <w:rPr>
          <w:rFonts w:hint="cs"/>
          <w:rtl/>
        </w:rPr>
      </w:pPr>
      <w:r>
        <w:rPr>
          <w:rFonts w:hint="cs"/>
          <w:rtl/>
        </w:rPr>
        <w:t>יעקב מרגי</w:t>
      </w:r>
      <w:r>
        <w:rPr>
          <w:rFonts w:hint="cs"/>
          <w:rtl/>
        </w:rPr>
        <w:tab/>
      </w:r>
      <w:r>
        <w:rPr>
          <w:rFonts w:hint="cs"/>
          <w:rtl/>
        </w:rPr>
        <w:tab/>
        <w:t>- נגד</w:t>
      </w:r>
    </w:p>
    <w:p w14:paraId="1D2EB904" w14:textId="77777777" w:rsidR="00000000" w:rsidRDefault="007C71EE">
      <w:pPr>
        <w:pStyle w:val="a"/>
        <w:ind w:firstLine="720"/>
        <w:rPr>
          <w:rFonts w:hint="cs"/>
          <w:rtl/>
        </w:rPr>
      </w:pPr>
      <w:r>
        <w:rPr>
          <w:rFonts w:hint="cs"/>
          <w:rtl/>
        </w:rPr>
        <w:t>יהודית נאות</w:t>
      </w:r>
      <w:r>
        <w:rPr>
          <w:rFonts w:hint="cs"/>
          <w:rtl/>
        </w:rPr>
        <w:tab/>
      </w:r>
      <w:r>
        <w:rPr>
          <w:rFonts w:hint="cs"/>
          <w:rtl/>
        </w:rPr>
        <w:tab/>
        <w:t>- בעד</w:t>
      </w:r>
    </w:p>
    <w:p w14:paraId="247CA1DA" w14:textId="77777777" w:rsidR="00000000" w:rsidRDefault="007C71EE">
      <w:pPr>
        <w:pStyle w:val="a"/>
        <w:ind w:firstLine="720"/>
        <w:rPr>
          <w:rFonts w:hint="cs"/>
          <w:rtl/>
        </w:rPr>
      </w:pPr>
      <w:r>
        <w:rPr>
          <w:rFonts w:hint="cs"/>
          <w:rtl/>
        </w:rPr>
        <w:t>משולם נהרי</w:t>
      </w:r>
      <w:r>
        <w:rPr>
          <w:rFonts w:hint="cs"/>
          <w:rtl/>
        </w:rPr>
        <w:tab/>
      </w:r>
      <w:r>
        <w:rPr>
          <w:rFonts w:hint="cs"/>
          <w:rtl/>
        </w:rPr>
        <w:tab/>
        <w:t>- אינו נוכח</w:t>
      </w:r>
    </w:p>
    <w:p w14:paraId="5C59E20A" w14:textId="77777777" w:rsidR="00000000" w:rsidRDefault="007C71EE">
      <w:pPr>
        <w:pStyle w:val="a"/>
        <w:ind w:firstLine="720"/>
        <w:rPr>
          <w:rFonts w:hint="cs"/>
          <w:rtl/>
        </w:rPr>
      </w:pPr>
      <w:r>
        <w:rPr>
          <w:rFonts w:hint="cs"/>
          <w:rtl/>
        </w:rPr>
        <w:t>מיכאל נודלמן</w:t>
      </w:r>
      <w:r>
        <w:rPr>
          <w:rFonts w:hint="cs"/>
          <w:rtl/>
        </w:rPr>
        <w:tab/>
      </w:r>
      <w:r>
        <w:rPr>
          <w:rFonts w:hint="cs"/>
          <w:rtl/>
        </w:rPr>
        <w:tab/>
        <w:t>- בעד</w:t>
      </w:r>
    </w:p>
    <w:p w14:paraId="7F417C29" w14:textId="77777777" w:rsidR="00000000" w:rsidRDefault="007C71EE">
      <w:pPr>
        <w:pStyle w:val="a"/>
        <w:ind w:firstLine="720"/>
        <w:rPr>
          <w:rFonts w:hint="cs"/>
          <w:rtl/>
        </w:rPr>
      </w:pPr>
      <w:r>
        <w:rPr>
          <w:rFonts w:hint="cs"/>
          <w:rtl/>
        </w:rPr>
        <w:t xml:space="preserve">דני נוה </w:t>
      </w:r>
      <w:r>
        <w:rPr>
          <w:rFonts w:hint="cs"/>
          <w:rtl/>
        </w:rPr>
        <w:tab/>
      </w:r>
      <w:r>
        <w:rPr>
          <w:rFonts w:hint="cs"/>
          <w:rtl/>
        </w:rPr>
        <w:tab/>
      </w:r>
      <w:r>
        <w:rPr>
          <w:rFonts w:hint="cs"/>
          <w:rtl/>
        </w:rPr>
        <w:tab/>
        <w:t>- בעד</w:t>
      </w:r>
    </w:p>
    <w:p w14:paraId="0E452BA1" w14:textId="77777777" w:rsidR="00000000" w:rsidRDefault="007C71EE">
      <w:pPr>
        <w:pStyle w:val="a"/>
        <w:ind w:firstLine="720"/>
        <w:rPr>
          <w:rFonts w:hint="cs"/>
          <w:rtl/>
        </w:rPr>
      </w:pPr>
      <w:r>
        <w:rPr>
          <w:rFonts w:hint="cs"/>
          <w:rtl/>
        </w:rPr>
        <w:t>אורית נוקד</w:t>
      </w:r>
      <w:r>
        <w:rPr>
          <w:rFonts w:hint="cs"/>
          <w:rtl/>
        </w:rPr>
        <w:tab/>
      </w:r>
      <w:r>
        <w:rPr>
          <w:rFonts w:hint="cs"/>
          <w:rtl/>
        </w:rPr>
        <w:tab/>
        <w:t>- נגד</w:t>
      </w:r>
    </w:p>
    <w:p w14:paraId="0EA78759" w14:textId="77777777" w:rsidR="00000000" w:rsidRDefault="007C71EE">
      <w:pPr>
        <w:pStyle w:val="a"/>
        <w:ind w:firstLine="720"/>
        <w:rPr>
          <w:rFonts w:hint="cs"/>
          <w:rtl/>
        </w:rPr>
      </w:pPr>
      <w:r>
        <w:rPr>
          <w:rFonts w:hint="cs"/>
          <w:rtl/>
        </w:rPr>
        <w:t xml:space="preserve">לאה </w:t>
      </w:r>
      <w:r>
        <w:rPr>
          <w:rFonts w:hint="cs"/>
          <w:rtl/>
        </w:rPr>
        <w:t>נס</w:t>
      </w:r>
      <w:r>
        <w:rPr>
          <w:rFonts w:hint="cs"/>
          <w:rtl/>
        </w:rPr>
        <w:tab/>
      </w:r>
      <w:r>
        <w:rPr>
          <w:rFonts w:hint="cs"/>
          <w:rtl/>
        </w:rPr>
        <w:tab/>
      </w:r>
      <w:r>
        <w:rPr>
          <w:rFonts w:hint="cs"/>
          <w:rtl/>
        </w:rPr>
        <w:tab/>
        <w:t>- בעד</w:t>
      </w:r>
    </w:p>
    <w:p w14:paraId="4C001C3A" w14:textId="77777777" w:rsidR="00000000" w:rsidRDefault="007C71EE">
      <w:pPr>
        <w:pStyle w:val="a"/>
        <w:ind w:firstLine="720"/>
        <w:rPr>
          <w:rFonts w:hint="cs"/>
          <w:rtl/>
        </w:rPr>
      </w:pPr>
      <w:r>
        <w:rPr>
          <w:rFonts w:hint="cs"/>
          <w:rtl/>
        </w:rPr>
        <w:t>בנימין נתניהו</w:t>
      </w:r>
      <w:r>
        <w:rPr>
          <w:rFonts w:hint="cs"/>
          <w:rtl/>
        </w:rPr>
        <w:tab/>
      </w:r>
      <w:r>
        <w:rPr>
          <w:rFonts w:hint="cs"/>
          <w:rtl/>
        </w:rPr>
        <w:tab/>
        <w:t>- אינו נוכח</w:t>
      </w:r>
    </w:p>
    <w:p w14:paraId="3B47AE12" w14:textId="77777777" w:rsidR="00000000" w:rsidRDefault="007C71EE">
      <w:pPr>
        <w:pStyle w:val="a"/>
        <w:ind w:firstLine="720"/>
        <w:rPr>
          <w:rFonts w:hint="cs"/>
          <w:rtl/>
        </w:rPr>
      </w:pPr>
      <w:r>
        <w:rPr>
          <w:rFonts w:hint="cs"/>
          <w:rtl/>
        </w:rPr>
        <w:t>מרינה סולודקין</w:t>
      </w:r>
      <w:r>
        <w:rPr>
          <w:rFonts w:hint="cs"/>
          <w:rtl/>
        </w:rPr>
        <w:tab/>
      </w:r>
      <w:r>
        <w:rPr>
          <w:rFonts w:hint="cs"/>
          <w:rtl/>
        </w:rPr>
        <w:tab/>
        <w:t>- אינה נוכחת</w:t>
      </w:r>
    </w:p>
    <w:p w14:paraId="47EDA994" w14:textId="77777777" w:rsidR="00000000" w:rsidRDefault="007C71EE">
      <w:pPr>
        <w:pStyle w:val="a"/>
        <w:ind w:firstLine="720"/>
        <w:rPr>
          <w:rFonts w:hint="cs"/>
          <w:rtl/>
        </w:rPr>
      </w:pPr>
      <w:r>
        <w:rPr>
          <w:rFonts w:hint="cs"/>
          <w:rtl/>
        </w:rPr>
        <w:t>ניסן סלומינסקי</w:t>
      </w:r>
      <w:r>
        <w:rPr>
          <w:rFonts w:hint="cs"/>
          <w:rtl/>
        </w:rPr>
        <w:tab/>
      </w:r>
      <w:r>
        <w:rPr>
          <w:rFonts w:hint="cs"/>
          <w:rtl/>
        </w:rPr>
        <w:tab/>
        <w:t>- בעד</w:t>
      </w:r>
    </w:p>
    <w:p w14:paraId="038F5FB9" w14:textId="77777777" w:rsidR="00000000" w:rsidRDefault="007C71EE">
      <w:pPr>
        <w:pStyle w:val="a"/>
        <w:ind w:firstLine="720"/>
        <w:rPr>
          <w:rFonts w:hint="cs"/>
          <w:rtl/>
        </w:rPr>
      </w:pPr>
      <w:r>
        <w:rPr>
          <w:rFonts w:hint="cs"/>
          <w:rtl/>
        </w:rPr>
        <w:t>אפרים סנה</w:t>
      </w:r>
      <w:r>
        <w:rPr>
          <w:rFonts w:hint="cs"/>
          <w:rtl/>
        </w:rPr>
        <w:tab/>
      </w:r>
      <w:r>
        <w:rPr>
          <w:rFonts w:hint="cs"/>
          <w:rtl/>
        </w:rPr>
        <w:tab/>
        <w:t>- אינו נוכח</w:t>
      </w:r>
    </w:p>
    <w:p w14:paraId="2E57DE3A" w14:textId="77777777" w:rsidR="00000000" w:rsidRDefault="007C71EE">
      <w:pPr>
        <w:pStyle w:val="a"/>
        <w:ind w:firstLine="720"/>
        <w:rPr>
          <w:rFonts w:hint="cs"/>
          <w:rtl/>
        </w:rPr>
      </w:pPr>
      <w:r>
        <w:rPr>
          <w:rFonts w:hint="cs"/>
          <w:rtl/>
        </w:rPr>
        <w:t>גדעון סער</w:t>
      </w:r>
      <w:r>
        <w:rPr>
          <w:rFonts w:hint="cs"/>
          <w:rtl/>
        </w:rPr>
        <w:tab/>
      </w:r>
      <w:r>
        <w:rPr>
          <w:rFonts w:hint="cs"/>
          <w:rtl/>
        </w:rPr>
        <w:tab/>
        <w:t>- בעד</w:t>
      </w:r>
    </w:p>
    <w:p w14:paraId="7BF51C60" w14:textId="77777777" w:rsidR="00000000" w:rsidRDefault="007C71EE">
      <w:pPr>
        <w:pStyle w:val="a"/>
        <w:ind w:firstLine="720"/>
        <w:rPr>
          <w:rFonts w:hint="cs"/>
          <w:rtl/>
        </w:rPr>
      </w:pPr>
      <w:r>
        <w:rPr>
          <w:rFonts w:hint="cs"/>
          <w:rtl/>
        </w:rPr>
        <w:t>גדעון עזרא</w:t>
      </w:r>
      <w:r>
        <w:rPr>
          <w:rFonts w:hint="cs"/>
          <w:rtl/>
        </w:rPr>
        <w:tab/>
      </w:r>
      <w:r>
        <w:rPr>
          <w:rFonts w:hint="cs"/>
          <w:rtl/>
        </w:rPr>
        <w:tab/>
        <w:t>- בעד</w:t>
      </w:r>
    </w:p>
    <w:p w14:paraId="054E8FC1" w14:textId="77777777" w:rsidR="00000000" w:rsidRDefault="007C71EE">
      <w:pPr>
        <w:pStyle w:val="a"/>
        <w:ind w:firstLine="720"/>
        <w:rPr>
          <w:rFonts w:hint="cs"/>
          <w:rtl/>
        </w:rPr>
      </w:pPr>
      <w:r>
        <w:rPr>
          <w:rFonts w:hint="cs"/>
          <w:rtl/>
        </w:rPr>
        <w:t>מל פולישוק-בלוך</w:t>
      </w:r>
      <w:r>
        <w:rPr>
          <w:rFonts w:hint="cs"/>
          <w:rtl/>
        </w:rPr>
        <w:tab/>
      </w:r>
      <w:r>
        <w:rPr>
          <w:rFonts w:hint="cs"/>
          <w:rtl/>
        </w:rPr>
        <w:tab/>
        <w:t>- בעד</w:t>
      </w:r>
    </w:p>
    <w:p w14:paraId="31EDA2C6" w14:textId="77777777" w:rsidR="00000000" w:rsidRDefault="007C71EE">
      <w:pPr>
        <w:pStyle w:val="a"/>
        <w:ind w:firstLine="720"/>
        <w:rPr>
          <w:rFonts w:hint="cs"/>
          <w:rtl/>
        </w:rPr>
      </w:pPr>
      <w:r>
        <w:rPr>
          <w:rFonts w:hint="cs"/>
          <w:rtl/>
        </w:rPr>
        <w:t xml:space="preserve">אברהם פורז </w:t>
      </w:r>
      <w:r>
        <w:rPr>
          <w:rFonts w:hint="cs"/>
          <w:rtl/>
        </w:rPr>
        <w:tab/>
      </w:r>
      <w:r>
        <w:rPr>
          <w:rFonts w:hint="cs"/>
          <w:rtl/>
        </w:rPr>
        <w:tab/>
        <w:t>- בעד</w:t>
      </w:r>
    </w:p>
    <w:p w14:paraId="048A6099" w14:textId="77777777" w:rsidR="00000000" w:rsidRDefault="007C71EE">
      <w:pPr>
        <w:pStyle w:val="a"/>
        <w:ind w:firstLine="720"/>
        <w:rPr>
          <w:rFonts w:hint="cs"/>
          <w:rtl/>
        </w:rPr>
      </w:pPr>
      <w:r>
        <w:rPr>
          <w:rFonts w:hint="cs"/>
          <w:rtl/>
        </w:rPr>
        <w:t>אופיר פינס-פז</w:t>
      </w:r>
      <w:r>
        <w:rPr>
          <w:rFonts w:hint="cs"/>
          <w:rtl/>
        </w:rPr>
        <w:tab/>
      </w:r>
      <w:r>
        <w:rPr>
          <w:rFonts w:hint="cs"/>
          <w:rtl/>
        </w:rPr>
        <w:tab/>
        <w:t>- אינו נוכח</w:t>
      </w:r>
    </w:p>
    <w:p w14:paraId="4BA878D1" w14:textId="77777777" w:rsidR="00000000" w:rsidRDefault="007C71EE">
      <w:pPr>
        <w:pStyle w:val="a"/>
        <w:ind w:firstLine="720"/>
        <w:rPr>
          <w:rFonts w:hint="cs"/>
          <w:rtl/>
        </w:rPr>
      </w:pPr>
      <w:r>
        <w:rPr>
          <w:rFonts w:hint="cs"/>
          <w:rtl/>
        </w:rPr>
        <w:t>גילה פינקלשטיין</w:t>
      </w:r>
      <w:r>
        <w:rPr>
          <w:rFonts w:hint="cs"/>
          <w:rtl/>
        </w:rPr>
        <w:tab/>
      </w:r>
      <w:r>
        <w:rPr>
          <w:rFonts w:hint="cs"/>
          <w:rtl/>
        </w:rPr>
        <w:tab/>
        <w:t>- בעד</w:t>
      </w:r>
    </w:p>
    <w:p w14:paraId="192FBC59" w14:textId="77777777" w:rsidR="00000000" w:rsidRDefault="007C71EE">
      <w:pPr>
        <w:pStyle w:val="a"/>
        <w:ind w:firstLine="720"/>
        <w:rPr>
          <w:rFonts w:hint="cs"/>
          <w:rtl/>
        </w:rPr>
      </w:pPr>
      <w:r>
        <w:rPr>
          <w:rFonts w:hint="cs"/>
          <w:rtl/>
        </w:rPr>
        <w:t>מאיר פרוש</w:t>
      </w:r>
      <w:r>
        <w:rPr>
          <w:rFonts w:hint="cs"/>
          <w:rtl/>
        </w:rPr>
        <w:tab/>
      </w:r>
      <w:r>
        <w:rPr>
          <w:rFonts w:hint="cs"/>
          <w:rtl/>
        </w:rPr>
        <w:tab/>
        <w:t>- אינו</w:t>
      </w:r>
      <w:r>
        <w:rPr>
          <w:rFonts w:hint="cs"/>
          <w:rtl/>
        </w:rPr>
        <w:t xml:space="preserve"> נוכח</w:t>
      </w:r>
    </w:p>
    <w:p w14:paraId="575974AD" w14:textId="77777777" w:rsidR="00000000" w:rsidRDefault="007C71EE">
      <w:pPr>
        <w:pStyle w:val="a"/>
        <w:ind w:firstLine="720"/>
        <w:rPr>
          <w:rFonts w:hint="cs"/>
          <w:rtl/>
        </w:rPr>
      </w:pPr>
      <w:r>
        <w:rPr>
          <w:rFonts w:hint="cs"/>
          <w:rtl/>
        </w:rPr>
        <w:t>יוסף פריצקי</w:t>
      </w:r>
      <w:r>
        <w:rPr>
          <w:rFonts w:hint="cs"/>
          <w:rtl/>
        </w:rPr>
        <w:tab/>
      </w:r>
      <w:r>
        <w:rPr>
          <w:rFonts w:hint="cs"/>
          <w:rtl/>
        </w:rPr>
        <w:tab/>
        <w:t>- בעד</w:t>
      </w:r>
    </w:p>
    <w:p w14:paraId="1DDE0297" w14:textId="77777777" w:rsidR="00000000" w:rsidRDefault="007C71EE">
      <w:pPr>
        <w:pStyle w:val="a"/>
        <w:ind w:firstLine="720"/>
        <w:rPr>
          <w:rFonts w:hint="cs"/>
          <w:rtl/>
        </w:rPr>
      </w:pPr>
      <w:r>
        <w:rPr>
          <w:rFonts w:hint="cs"/>
          <w:rtl/>
        </w:rPr>
        <w:t>שמעון פרס</w:t>
      </w:r>
      <w:r>
        <w:rPr>
          <w:rFonts w:hint="cs"/>
          <w:rtl/>
        </w:rPr>
        <w:tab/>
      </w:r>
      <w:r>
        <w:rPr>
          <w:rFonts w:hint="cs"/>
          <w:rtl/>
        </w:rPr>
        <w:tab/>
        <w:t>- נגד</w:t>
      </w:r>
    </w:p>
    <w:p w14:paraId="69162A5A" w14:textId="77777777" w:rsidR="00000000" w:rsidRDefault="007C71EE">
      <w:pPr>
        <w:pStyle w:val="a"/>
        <w:ind w:firstLine="720"/>
        <w:rPr>
          <w:rFonts w:hint="cs"/>
          <w:rtl/>
        </w:rPr>
      </w:pPr>
      <w:r>
        <w:rPr>
          <w:rFonts w:hint="cs"/>
          <w:rtl/>
        </w:rPr>
        <w:t>יאיר פרץ</w:t>
      </w:r>
      <w:r>
        <w:rPr>
          <w:rFonts w:hint="cs"/>
          <w:rtl/>
        </w:rPr>
        <w:tab/>
      </w:r>
      <w:r>
        <w:rPr>
          <w:rFonts w:hint="cs"/>
          <w:rtl/>
        </w:rPr>
        <w:tab/>
        <w:t>- אינו נוכח</w:t>
      </w:r>
    </w:p>
    <w:p w14:paraId="1263B430" w14:textId="77777777" w:rsidR="00000000" w:rsidRDefault="007C71EE">
      <w:pPr>
        <w:pStyle w:val="a"/>
        <w:ind w:firstLine="720"/>
        <w:rPr>
          <w:rFonts w:hint="cs"/>
          <w:rtl/>
        </w:rPr>
      </w:pPr>
      <w:r>
        <w:rPr>
          <w:rFonts w:hint="cs"/>
          <w:rtl/>
        </w:rPr>
        <w:t>עמיר פרץ</w:t>
      </w:r>
      <w:r>
        <w:rPr>
          <w:rFonts w:hint="cs"/>
          <w:rtl/>
        </w:rPr>
        <w:tab/>
      </w:r>
      <w:r>
        <w:rPr>
          <w:rFonts w:hint="cs"/>
          <w:rtl/>
        </w:rPr>
        <w:tab/>
        <w:t>- נגד</w:t>
      </w:r>
    </w:p>
    <w:p w14:paraId="160441B9" w14:textId="77777777" w:rsidR="00000000" w:rsidRDefault="007C71EE">
      <w:pPr>
        <w:pStyle w:val="a"/>
        <w:ind w:firstLine="720"/>
        <w:rPr>
          <w:rFonts w:hint="cs"/>
          <w:rtl/>
        </w:rPr>
      </w:pPr>
      <w:r>
        <w:rPr>
          <w:rFonts w:hint="cs"/>
          <w:rtl/>
        </w:rPr>
        <w:t>איוב קרא</w:t>
      </w:r>
      <w:r>
        <w:rPr>
          <w:rFonts w:hint="cs"/>
          <w:rtl/>
        </w:rPr>
        <w:tab/>
      </w:r>
      <w:r>
        <w:rPr>
          <w:rFonts w:hint="cs"/>
          <w:rtl/>
        </w:rPr>
        <w:tab/>
        <w:t>- בעד</w:t>
      </w:r>
    </w:p>
    <w:p w14:paraId="3C5A1718" w14:textId="77777777" w:rsidR="00000000" w:rsidRDefault="007C71EE">
      <w:pPr>
        <w:pStyle w:val="a"/>
        <w:ind w:firstLine="720"/>
        <w:rPr>
          <w:rFonts w:hint="cs"/>
          <w:rtl/>
        </w:rPr>
      </w:pPr>
      <w:r>
        <w:rPr>
          <w:rFonts w:hint="cs"/>
          <w:rtl/>
        </w:rPr>
        <w:t>אברהם רביץ</w:t>
      </w:r>
      <w:r>
        <w:rPr>
          <w:rFonts w:hint="cs"/>
          <w:rtl/>
        </w:rPr>
        <w:tab/>
      </w:r>
      <w:r>
        <w:rPr>
          <w:rFonts w:hint="cs"/>
          <w:rtl/>
        </w:rPr>
        <w:tab/>
        <w:t>- אינו נוכח</w:t>
      </w:r>
    </w:p>
    <w:p w14:paraId="6734D918" w14:textId="77777777" w:rsidR="00000000" w:rsidRDefault="007C71EE">
      <w:pPr>
        <w:pStyle w:val="a"/>
        <w:ind w:firstLine="720"/>
        <w:rPr>
          <w:rFonts w:hint="cs"/>
          <w:rtl/>
        </w:rPr>
      </w:pPr>
      <w:r>
        <w:rPr>
          <w:rFonts w:hint="cs"/>
          <w:rtl/>
        </w:rPr>
        <w:t>ראובן ריבלין</w:t>
      </w:r>
      <w:r>
        <w:rPr>
          <w:rFonts w:hint="cs"/>
          <w:rtl/>
        </w:rPr>
        <w:tab/>
      </w:r>
      <w:r>
        <w:rPr>
          <w:rFonts w:hint="cs"/>
          <w:rtl/>
        </w:rPr>
        <w:tab/>
        <w:t>- בעד</w:t>
      </w:r>
    </w:p>
    <w:p w14:paraId="717964B4" w14:textId="77777777" w:rsidR="00000000" w:rsidRDefault="007C71EE">
      <w:pPr>
        <w:pStyle w:val="a"/>
        <w:ind w:firstLine="720"/>
        <w:rPr>
          <w:rFonts w:hint="cs"/>
          <w:rtl/>
        </w:rPr>
      </w:pPr>
      <w:r>
        <w:rPr>
          <w:rFonts w:hint="cs"/>
          <w:rtl/>
        </w:rPr>
        <w:t xml:space="preserve">חיים רמון </w:t>
      </w:r>
      <w:r>
        <w:rPr>
          <w:rFonts w:hint="cs"/>
          <w:rtl/>
        </w:rPr>
        <w:tab/>
      </w:r>
      <w:r>
        <w:rPr>
          <w:rFonts w:hint="cs"/>
          <w:rtl/>
        </w:rPr>
        <w:tab/>
        <w:t>- אינו נוכח</w:t>
      </w:r>
    </w:p>
    <w:p w14:paraId="59193850" w14:textId="77777777" w:rsidR="00000000" w:rsidRDefault="007C71EE">
      <w:pPr>
        <w:pStyle w:val="a"/>
        <w:ind w:firstLine="720"/>
        <w:rPr>
          <w:rFonts w:hint="cs"/>
          <w:rtl/>
        </w:rPr>
      </w:pPr>
      <w:r>
        <w:rPr>
          <w:rFonts w:hint="cs"/>
          <w:rtl/>
        </w:rPr>
        <w:t>אהוד רצאבי</w:t>
      </w:r>
      <w:r>
        <w:rPr>
          <w:rFonts w:hint="cs"/>
          <w:rtl/>
        </w:rPr>
        <w:tab/>
      </w:r>
      <w:r>
        <w:rPr>
          <w:rFonts w:hint="cs"/>
          <w:rtl/>
        </w:rPr>
        <w:tab/>
        <w:t>- בעד</w:t>
      </w:r>
    </w:p>
    <w:p w14:paraId="379236B2" w14:textId="77777777" w:rsidR="00000000" w:rsidRDefault="007C71EE">
      <w:pPr>
        <w:pStyle w:val="a"/>
        <w:ind w:firstLine="720"/>
        <w:rPr>
          <w:rFonts w:hint="cs"/>
          <w:rtl/>
        </w:rPr>
      </w:pPr>
      <w:r>
        <w:rPr>
          <w:rFonts w:hint="cs"/>
          <w:rtl/>
        </w:rPr>
        <w:t>מיכאל רצון</w:t>
      </w:r>
      <w:r>
        <w:rPr>
          <w:rFonts w:hint="cs"/>
          <w:rtl/>
        </w:rPr>
        <w:tab/>
      </w:r>
      <w:r>
        <w:rPr>
          <w:rFonts w:hint="cs"/>
          <w:rtl/>
        </w:rPr>
        <w:tab/>
        <w:t>- בעד</w:t>
      </w:r>
    </w:p>
    <w:p w14:paraId="7F491823" w14:textId="77777777" w:rsidR="00000000" w:rsidRDefault="007C71EE">
      <w:pPr>
        <w:pStyle w:val="a"/>
        <w:ind w:firstLine="720"/>
        <w:rPr>
          <w:rFonts w:hint="cs"/>
          <w:rtl/>
        </w:rPr>
      </w:pPr>
      <w:r>
        <w:rPr>
          <w:rFonts w:hint="cs"/>
          <w:rtl/>
        </w:rPr>
        <w:t>אברהם בייגה שוחט</w:t>
      </w:r>
      <w:r>
        <w:rPr>
          <w:rFonts w:hint="cs"/>
          <w:rtl/>
        </w:rPr>
        <w:tab/>
        <w:t>- נגד</w:t>
      </w:r>
    </w:p>
    <w:p w14:paraId="322FEFE0" w14:textId="77777777" w:rsidR="00000000" w:rsidRDefault="007C71EE">
      <w:pPr>
        <w:pStyle w:val="a"/>
        <w:ind w:firstLine="720"/>
        <w:rPr>
          <w:rFonts w:hint="cs"/>
          <w:rtl/>
        </w:rPr>
      </w:pPr>
      <w:r>
        <w:rPr>
          <w:rFonts w:hint="cs"/>
          <w:rtl/>
        </w:rPr>
        <w:t>יובל שטייניץ</w:t>
      </w:r>
      <w:r>
        <w:rPr>
          <w:rFonts w:hint="cs"/>
          <w:rtl/>
        </w:rPr>
        <w:tab/>
      </w:r>
      <w:r>
        <w:rPr>
          <w:rFonts w:hint="cs"/>
          <w:rtl/>
        </w:rPr>
        <w:tab/>
        <w:t>- בעד</w:t>
      </w:r>
    </w:p>
    <w:p w14:paraId="74123346" w14:textId="77777777" w:rsidR="00000000" w:rsidRDefault="007C71EE">
      <w:pPr>
        <w:pStyle w:val="a"/>
        <w:ind w:firstLine="720"/>
        <w:rPr>
          <w:rFonts w:hint="cs"/>
          <w:rtl/>
        </w:rPr>
      </w:pPr>
      <w:r>
        <w:rPr>
          <w:rFonts w:hint="cs"/>
          <w:rtl/>
        </w:rPr>
        <w:t>מאיר שטרית</w:t>
      </w:r>
      <w:r>
        <w:rPr>
          <w:rFonts w:hint="cs"/>
          <w:rtl/>
        </w:rPr>
        <w:tab/>
      </w:r>
      <w:r>
        <w:rPr>
          <w:rFonts w:hint="cs"/>
          <w:rtl/>
        </w:rPr>
        <w:tab/>
        <w:t>-</w:t>
      </w:r>
      <w:r>
        <w:rPr>
          <w:rFonts w:hint="cs"/>
          <w:rtl/>
        </w:rPr>
        <w:t xml:space="preserve"> בעד</w:t>
      </w:r>
    </w:p>
    <w:p w14:paraId="7945E888" w14:textId="77777777" w:rsidR="00000000" w:rsidRDefault="007C71EE">
      <w:pPr>
        <w:pStyle w:val="a"/>
        <w:ind w:firstLine="720"/>
        <w:rPr>
          <w:rFonts w:hint="cs"/>
          <w:rtl/>
        </w:rPr>
      </w:pPr>
      <w:r>
        <w:rPr>
          <w:rFonts w:hint="cs"/>
          <w:rtl/>
        </w:rPr>
        <w:t>יורי שטרן</w:t>
      </w:r>
      <w:r>
        <w:rPr>
          <w:rFonts w:hint="cs"/>
          <w:rtl/>
        </w:rPr>
        <w:tab/>
      </w:r>
      <w:r>
        <w:rPr>
          <w:rFonts w:hint="cs"/>
          <w:rtl/>
        </w:rPr>
        <w:tab/>
        <w:t>- בעד</w:t>
      </w:r>
    </w:p>
    <w:p w14:paraId="09F69D06" w14:textId="77777777" w:rsidR="00000000" w:rsidRDefault="007C71EE">
      <w:pPr>
        <w:pStyle w:val="a"/>
        <w:ind w:firstLine="720"/>
        <w:rPr>
          <w:rFonts w:hint="cs"/>
          <w:rtl/>
        </w:rPr>
      </w:pPr>
      <w:r>
        <w:rPr>
          <w:rFonts w:hint="cs"/>
          <w:rtl/>
        </w:rPr>
        <w:t>אילן שלגי</w:t>
      </w:r>
      <w:r>
        <w:rPr>
          <w:rFonts w:hint="cs"/>
          <w:rtl/>
        </w:rPr>
        <w:tab/>
      </w:r>
      <w:r>
        <w:rPr>
          <w:rFonts w:hint="cs"/>
          <w:rtl/>
        </w:rPr>
        <w:tab/>
        <w:t>- בעד</w:t>
      </w:r>
    </w:p>
    <w:p w14:paraId="54F2AD25" w14:textId="77777777" w:rsidR="00000000" w:rsidRDefault="007C71EE">
      <w:pPr>
        <w:pStyle w:val="a"/>
        <w:ind w:firstLine="720"/>
        <w:rPr>
          <w:rFonts w:hint="cs"/>
          <w:rtl/>
        </w:rPr>
      </w:pPr>
      <w:r>
        <w:rPr>
          <w:rFonts w:hint="cs"/>
          <w:rtl/>
        </w:rPr>
        <w:t>סילבן שלום</w:t>
      </w:r>
      <w:r>
        <w:rPr>
          <w:rFonts w:hint="cs"/>
          <w:rtl/>
        </w:rPr>
        <w:tab/>
      </w:r>
      <w:r>
        <w:rPr>
          <w:rFonts w:hint="cs"/>
          <w:rtl/>
        </w:rPr>
        <w:tab/>
        <w:t>- אינו נוכח</w:t>
      </w:r>
    </w:p>
    <w:p w14:paraId="7CE94698" w14:textId="77777777" w:rsidR="00000000" w:rsidRDefault="007C71EE">
      <w:pPr>
        <w:pStyle w:val="a"/>
        <w:rPr>
          <w:rFonts w:hint="cs"/>
          <w:rtl/>
        </w:rPr>
      </w:pPr>
      <w:r>
        <w:rPr>
          <w:rFonts w:hint="cs"/>
          <w:rtl/>
        </w:rPr>
        <w:t>שלום שמחון</w:t>
      </w:r>
      <w:r>
        <w:rPr>
          <w:rFonts w:hint="cs"/>
          <w:rtl/>
        </w:rPr>
        <w:tab/>
      </w:r>
      <w:r>
        <w:rPr>
          <w:rFonts w:hint="cs"/>
          <w:rtl/>
        </w:rPr>
        <w:tab/>
        <w:t>- נגד</w:t>
      </w:r>
    </w:p>
    <w:p w14:paraId="1C46337A" w14:textId="77777777" w:rsidR="00000000" w:rsidRDefault="007C71EE">
      <w:pPr>
        <w:pStyle w:val="a"/>
        <w:rPr>
          <w:rFonts w:hint="cs"/>
          <w:rtl/>
        </w:rPr>
      </w:pPr>
      <w:r>
        <w:rPr>
          <w:rFonts w:hint="cs"/>
          <w:rtl/>
        </w:rPr>
        <w:t>אריאל שרון</w:t>
      </w:r>
      <w:r>
        <w:rPr>
          <w:rFonts w:hint="cs"/>
          <w:rtl/>
        </w:rPr>
        <w:tab/>
      </w:r>
      <w:r>
        <w:rPr>
          <w:rFonts w:hint="cs"/>
          <w:rtl/>
        </w:rPr>
        <w:tab/>
        <w:t>- בעד</w:t>
      </w:r>
    </w:p>
    <w:p w14:paraId="4C318558" w14:textId="77777777" w:rsidR="00000000" w:rsidRDefault="007C71EE">
      <w:pPr>
        <w:pStyle w:val="a"/>
        <w:rPr>
          <w:rFonts w:hint="cs"/>
          <w:rtl/>
        </w:rPr>
      </w:pPr>
      <w:r>
        <w:rPr>
          <w:rFonts w:hint="cs"/>
          <w:rtl/>
        </w:rPr>
        <w:t>עמרי שרון</w:t>
      </w:r>
      <w:r>
        <w:rPr>
          <w:rFonts w:hint="cs"/>
          <w:rtl/>
        </w:rPr>
        <w:tab/>
      </w:r>
      <w:r>
        <w:rPr>
          <w:rFonts w:hint="cs"/>
          <w:rtl/>
        </w:rPr>
        <w:tab/>
        <w:t>- בעד</w:t>
      </w:r>
    </w:p>
    <w:p w14:paraId="22D55963" w14:textId="77777777" w:rsidR="00000000" w:rsidRDefault="007C71EE">
      <w:pPr>
        <w:pStyle w:val="a"/>
        <w:rPr>
          <w:rFonts w:hint="cs"/>
          <w:rtl/>
        </w:rPr>
      </w:pPr>
      <w:r>
        <w:rPr>
          <w:rFonts w:hint="cs"/>
          <w:rtl/>
        </w:rPr>
        <w:t>יוסי שריד</w:t>
      </w:r>
      <w:r>
        <w:rPr>
          <w:rFonts w:hint="cs"/>
          <w:rtl/>
        </w:rPr>
        <w:tab/>
      </w:r>
      <w:r>
        <w:rPr>
          <w:rFonts w:hint="cs"/>
          <w:rtl/>
        </w:rPr>
        <w:tab/>
        <w:t>- נגד</w:t>
      </w:r>
    </w:p>
    <w:p w14:paraId="6DD2EB53" w14:textId="77777777" w:rsidR="00000000" w:rsidRDefault="007C71EE">
      <w:pPr>
        <w:pStyle w:val="a"/>
        <w:rPr>
          <w:rFonts w:hint="cs"/>
          <w:rtl/>
        </w:rPr>
      </w:pPr>
      <w:r>
        <w:rPr>
          <w:rFonts w:hint="cs"/>
          <w:rtl/>
        </w:rPr>
        <w:t>יולי תמיר</w:t>
      </w:r>
      <w:r>
        <w:rPr>
          <w:rFonts w:hint="cs"/>
          <w:rtl/>
        </w:rPr>
        <w:tab/>
      </w:r>
      <w:r>
        <w:rPr>
          <w:rFonts w:hint="cs"/>
          <w:rtl/>
        </w:rPr>
        <w:tab/>
        <w:t>- נגד</w:t>
      </w:r>
    </w:p>
    <w:p w14:paraId="4F9AD07A" w14:textId="77777777" w:rsidR="00000000" w:rsidRDefault="007C71EE">
      <w:pPr>
        <w:pStyle w:val="a"/>
        <w:rPr>
          <w:rFonts w:hint="cs"/>
          <w:rtl/>
        </w:rPr>
      </w:pPr>
    </w:p>
    <w:p w14:paraId="013CC5F2" w14:textId="77777777" w:rsidR="00000000" w:rsidRDefault="007C71EE">
      <w:pPr>
        <w:pStyle w:val="a"/>
        <w:rPr>
          <w:rFonts w:hint="cs"/>
          <w:rtl/>
        </w:rPr>
      </w:pPr>
      <w:r>
        <w:rPr>
          <w:rFonts w:hint="cs"/>
          <w:rtl/>
        </w:rPr>
        <w:t>אני עובר לקריאה שנייה:</w:t>
      </w:r>
    </w:p>
    <w:p w14:paraId="13827E6D" w14:textId="77777777" w:rsidR="00000000" w:rsidRDefault="007C71EE">
      <w:pPr>
        <w:pStyle w:val="a"/>
        <w:rPr>
          <w:rFonts w:hint="cs"/>
          <w:rtl/>
        </w:rPr>
      </w:pPr>
    </w:p>
    <w:p w14:paraId="1038E734" w14:textId="77777777" w:rsidR="00000000" w:rsidRDefault="007C71EE">
      <w:pPr>
        <w:pStyle w:val="a"/>
        <w:rPr>
          <w:rFonts w:hint="cs"/>
          <w:rtl/>
        </w:rPr>
      </w:pPr>
      <w:r>
        <w:rPr>
          <w:rFonts w:hint="cs"/>
          <w:rtl/>
        </w:rPr>
        <w:t>אריה אלדד</w:t>
      </w:r>
      <w:r>
        <w:rPr>
          <w:rFonts w:hint="cs"/>
          <w:rtl/>
        </w:rPr>
        <w:tab/>
      </w:r>
      <w:r>
        <w:rPr>
          <w:rFonts w:hint="cs"/>
          <w:rtl/>
        </w:rPr>
        <w:tab/>
        <w:t>- אינו נוכח</w:t>
      </w:r>
    </w:p>
    <w:p w14:paraId="720A7F6E" w14:textId="77777777" w:rsidR="00000000" w:rsidRDefault="007C71EE">
      <w:pPr>
        <w:pStyle w:val="a"/>
        <w:rPr>
          <w:rFonts w:hint="cs"/>
          <w:rtl/>
        </w:rPr>
      </w:pPr>
      <w:r>
        <w:rPr>
          <w:rFonts w:hint="cs"/>
          <w:rtl/>
        </w:rPr>
        <w:t>טלב אלסאנע</w:t>
      </w:r>
      <w:r>
        <w:rPr>
          <w:rFonts w:hint="cs"/>
          <w:rtl/>
        </w:rPr>
        <w:tab/>
      </w:r>
      <w:r>
        <w:rPr>
          <w:rFonts w:hint="cs"/>
          <w:rtl/>
        </w:rPr>
        <w:tab/>
        <w:t>- נגד</w:t>
      </w:r>
    </w:p>
    <w:p w14:paraId="17C796BD" w14:textId="77777777" w:rsidR="00000000" w:rsidRDefault="007C71EE">
      <w:pPr>
        <w:pStyle w:val="a"/>
        <w:rPr>
          <w:rFonts w:hint="cs"/>
          <w:rtl/>
        </w:rPr>
      </w:pPr>
      <w:r>
        <w:rPr>
          <w:rFonts w:hint="cs"/>
          <w:rtl/>
        </w:rPr>
        <w:t>ענבל גבריאלי</w:t>
      </w:r>
      <w:r>
        <w:rPr>
          <w:rFonts w:hint="cs"/>
          <w:rtl/>
        </w:rPr>
        <w:tab/>
      </w:r>
      <w:r>
        <w:rPr>
          <w:rFonts w:hint="cs"/>
          <w:rtl/>
        </w:rPr>
        <w:tab/>
        <w:t>- בעד</w:t>
      </w:r>
    </w:p>
    <w:p w14:paraId="5EEE7E97" w14:textId="77777777" w:rsidR="00000000" w:rsidRDefault="007C71EE">
      <w:pPr>
        <w:pStyle w:val="a"/>
        <w:rPr>
          <w:rFonts w:hint="cs"/>
          <w:rtl/>
        </w:rPr>
      </w:pPr>
      <w:r>
        <w:rPr>
          <w:rFonts w:hint="cs"/>
          <w:rtl/>
        </w:rPr>
        <w:t>חמי דורון</w:t>
      </w:r>
      <w:r>
        <w:rPr>
          <w:rFonts w:hint="cs"/>
          <w:rtl/>
        </w:rPr>
        <w:tab/>
      </w:r>
      <w:r>
        <w:rPr>
          <w:rFonts w:hint="cs"/>
          <w:rtl/>
        </w:rPr>
        <w:tab/>
        <w:t>- אינו נו</w:t>
      </w:r>
      <w:r>
        <w:rPr>
          <w:rFonts w:hint="cs"/>
          <w:rtl/>
        </w:rPr>
        <w:t>כח</w:t>
      </w:r>
    </w:p>
    <w:p w14:paraId="7E7B4DF4" w14:textId="77777777" w:rsidR="00000000" w:rsidRDefault="007C71EE">
      <w:pPr>
        <w:pStyle w:val="a"/>
        <w:rPr>
          <w:rFonts w:hint="cs"/>
          <w:rtl/>
        </w:rPr>
      </w:pPr>
      <w:r>
        <w:rPr>
          <w:rFonts w:hint="cs"/>
          <w:rtl/>
        </w:rPr>
        <w:t>אליעזר זנדברג</w:t>
      </w:r>
      <w:r>
        <w:rPr>
          <w:rFonts w:hint="cs"/>
          <w:rtl/>
        </w:rPr>
        <w:tab/>
      </w:r>
      <w:r>
        <w:rPr>
          <w:rFonts w:hint="cs"/>
          <w:rtl/>
        </w:rPr>
        <w:tab/>
        <w:t>- אינו נוכח</w:t>
      </w:r>
    </w:p>
    <w:p w14:paraId="5B6A8772" w14:textId="77777777" w:rsidR="00000000" w:rsidRDefault="007C71EE">
      <w:pPr>
        <w:pStyle w:val="a"/>
        <w:rPr>
          <w:rFonts w:hint="cs"/>
          <w:rtl/>
        </w:rPr>
      </w:pPr>
      <w:r>
        <w:rPr>
          <w:rFonts w:hint="cs"/>
          <w:rtl/>
        </w:rPr>
        <w:t>דוד טל</w:t>
      </w:r>
      <w:r>
        <w:rPr>
          <w:rFonts w:hint="cs"/>
          <w:rtl/>
        </w:rPr>
        <w:tab/>
      </w:r>
      <w:r>
        <w:rPr>
          <w:rFonts w:hint="cs"/>
          <w:rtl/>
        </w:rPr>
        <w:tab/>
      </w:r>
      <w:r>
        <w:rPr>
          <w:rFonts w:hint="cs"/>
          <w:rtl/>
        </w:rPr>
        <w:tab/>
        <w:t>- נגד</w:t>
      </w:r>
    </w:p>
    <w:p w14:paraId="20DAF95B" w14:textId="77777777" w:rsidR="00000000" w:rsidRDefault="007C71EE">
      <w:pPr>
        <w:pStyle w:val="a"/>
        <w:rPr>
          <w:rFonts w:hint="cs"/>
          <w:rtl/>
        </w:rPr>
      </w:pPr>
      <w:r>
        <w:rPr>
          <w:rFonts w:hint="cs"/>
          <w:rtl/>
        </w:rPr>
        <w:t>אליהו ישי</w:t>
      </w:r>
      <w:r>
        <w:rPr>
          <w:rFonts w:hint="cs"/>
          <w:rtl/>
        </w:rPr>
        <w:tab/>
      </w:r>
      <w:r>
        <w:rPr>
          <w:rFonts w:hint="cs"/>
          <w:rtl/>
        </w:rPr>
        <w:tab/>
        <w:t>- נגד</w:t>
      </w:r>
    </w:p>
    <w:p w14:paraId="0B9CE2D7" w14:textId="77777777" w:rsidR="00000000" w:rsidRDefault="007C71EE">
      <w:pPr>
        <w:pStyle w:val="a"/>
        <w:rPr>
          <w:rFonts w:hint="cs"/>
          <w:rtl/>
        </w:rPr>
      </w:pPr>
      <w:r>
        <w:rPr>
          <w:rFonts w:hint="cs"/>
          <w:rtl/>
        </w:rPr>
        <w:t>איתן כבל</w:t>
      </w:r>
      <w:r>
        <w:rPr>
          <w:rFonts w:hint="cs"/>
          <w:rtl/>
        </w:rPr>
        <w:tab/>
      </w:r>
      <w:r>
        <w:rPr>
          <w:rFonts w:hint="cs"/>
          <w:rtl/>
        </w:rPr>
        <w:tab/>
        <w:t>- נגד</w:t>
      </w:r>
    </w:p>
    <w:p w14:paraId="1CB71039" w14:textId="77777777" w:rsidR="00000000" w:rsidRDefault="007C71EE">
      <w:pPr>
        <w:pStyle w:val="a"/>
        <w:rPr>
          <w:rFonts w:hint="cs"/>
          <w:rtl/>
        </w:rPr>
      </w:pPr>
      <w:r>
        <w:rPr>
          <w:rFonts w:hint="cs"/>
          <w:rtl/>
        </w:rPr>
        <w:t>אתי לבני</w:t>
      </w:r>
      <w:r>
        <w:rPr>
          <w:rFonts w:hint="cs"/>
          <w:rtl/>
        </w:rPr>
        <w:tab/>
      </w:r>
      <w:r>
        <w:rPr>
          <w:rFonts w:hint="cs"/>
          <w:rtl/>
        </w:rPr>
        <w:tab/>
        <w:t>- אינה נוכחת</w:t>
      </w:r>
    </w:p>
    <w:p w14:paraId="35F62470" w14:textId="77777777" w:rsidR="00000000" w:rsidRDefault="007C71EE">
      <w:pPr>
        <w:pStyle w:val="a"/>
        <w:rPr>
          <w:rFonts w:hint="cs"/>
          <w:rtl/>
        </w:rPr>
      </w:pPr>
      <w:r>
        <w:rPr>
          <w:rFonts w:hint="cs"/>
          <w:rtl/>
        </w:rPr>
        <w:t>דוד לוי</w:t>
      </w:r>
      <w:r>
        <w:rPr>
          <w:rFonts w:hint="cs"/>
          <w:rtl/>
        </w:rPr>
        <w:tab/>
      </w:r>
      <w:r>
        <w:rPr>
          <w:rFonts w:hint="cs"/>
          <w:rtl/>
        </w:rPr>
        <w:tab/>
      </w:r>
      <w:r>
        <w:rPr>
          <w:rFonts w:hint="cs"/>
          <w:rtl/>
        </w:rPr>
        <w:tab/>
        <w:t>- אינו נוכח</w:t>
      </w:r>
    </w:p>
    <w:p w14:paraId="3EE0AC56" w14:textId="77777777" w:rsidR="00000000" w:rsidRDefault="007C71EE">
      <w:pPr>
        <w:pStyle w:val="a"/>
        <w:rPr>
          <w:rFonts w:hint="cs"/>
          <w:rtl/>
        </w:rPr>
      </w:pPr>
      <w:r>
        <w:rPr>
          <w:rFonts w:hint="cs"/>
          <w:rtl/>
        </w:rPr>
        <w:t>יצחק לוי</w:t>
      </w:r>
      <w:r>
        <w:rPr>
          <w:rFonts w:hint="cs"/>
          <w:rtl/>
        </w:rPr>
        <w:tab/>
      </w:r>
      <w:r>
        <w:rPr>
          <w:rFonts w:hint="cs"/>
          <w:rtl/>
        </w:rPr>
        <w:tab/>
      </w:r>
      <w:r>
        <w:rPr>
          <w:rFonts w:hint="cs"/>
          <w:rtl/>
        </w:rPr>
        <w:tab/>
        <w:t>- אינו נוכח</w:t>
      </w:r>
    </w:p>
    <w:p w14:paraId="4C403C4D" w14:textId="77777777" w:rsidR="00000000" w:rsidRDefault="007C71EE">
      <w:pPr>
        <w:pStyle w:val="a"/>
        <w:rPr>
          <w:rFonts w:hint="cs"/>
          <w:rtl/>
        </w:rPr>
      </w:pPr>
      <w:r>
        <w:rPr>
          <w:rFonts w:hint="cs"/>
          <w:rtl/>
        </w:rPr>
        <w:t>משולם נהרי</w:t>
      </w:r>
      <w:r>
        <w:rPr>
          <w:rFonts w:hint="cs"/>
          <w:rtl/>
        </w:rPr>
        <w:tab/>
      </w:r>
      <w:r>
        <w:rPr>
          <w:rFonts w:hint="cs"/>
          <w:rtl/>
        </w:rPr>
        <w:tab/>
        <w:t>- אינו נוכח</w:t>
      </w:r>
    </w:p>
    <w:p w14:paraId="575646BD" w14:textId="77777777" w:rsidR="00000000" w:rsidRDefault="007C71EE">
      <w:pPr>
        <w:pStyle w:val="a"/>
        <w:rPr>
          <w:rFonts w:hint="cs"/>
          <w:rtl/>
        </w:rPr>
      </w:pPr>
      <w:r>
        <w:rPr>
          <w:rFonts w:hint="cs"/>
          <w:rtl/>
        </w:rPr>
        <w:t>בנימין נתניהו</w:t>
      </w:r>
      <w:r>
        <w:rPr>
          <w:rFonts w:hint="cs"/>
          <w:rtl/>
        </w:rPr>
        <w:tab/>
      </w:r>
      <w:r>
        <w:rPr>
          <w:rFonts w:hint="cs"/>
          <w:rtl/>
        </w:rPr>
        <w:tab/>
        <w:t>- אינו נוכח</w:t>
      </w:r>
    </w:p>
    <w:p w14:paraId="23E4A8AA" w14:textId="77777777" w:rsidR="00000000" w:rsidRDefault="007C71EE">
      <w:pPr>
        <w:pStyle w:val="a"/>
        <w:rPr>
          <w:rFonts w:hint="cs"/>
          <w:rtl/>
        </w:rPr>
      </w:pPr>
      <w:r>
        <w:rPr>
          <w:rFonts w:hint="cs"/>
          <w:rtl/>
        </w:rPr>
        <w:t>מרינה סולודקין</w:t>
      </w:r>
      <w:r>
        <w:rPr>
          <w:rFonts w:hint="cs"/>
          <w:rtl/>
        </w:rPr>
        <w:tab/>
      </w:r>
      <w:r>
        <w:rPr>
          <w:rFonts w:hint="cs"/>
          <w:rtl/>
        </w:rPr>
        <w:tab/>
        <w:t>- אינה נוכחת</w:t>
      </w:r>
    </w:p>
    <w:p w14:paraId="162739BB" w14:textId="77777777" w:rsidR="00000000" w:rsidRDefault="007C71EE">
      <w:pPr>
        <w:pStyle w:val="a"/>
        <w:rPr>
          <w:rFonts w:hint="cs"/>
          <w:rtl/>
        </w:rPr>
      </w:pPr>
      <w:r>
        <w:rPr>
          <w:rFonts w:hint="cs"/>
          <w:rtl/>
        </w:rPr>
        <w:t>אפרים סנה</w:t>
      </w:r>
      <w:r>
        <w:rPr>
          <w:rFonts w:hint="cs"/>
          <w:rtl/>
        </w:rPr>
        <w:tab/>
      </w:r>
      <w:r>
        <w:rPr>
          <w:rFonts w:hint="cs"/>
          <w:rtl/>
        </w:rPr>
        <w:tab/>
        <w:t>- נגד</w:t>
      </w:r>
    </w:p>
    <w:p w14:paraId="79DE88B5" w14:textId="77777777" w:rsidR="00000000" w:rsidRDefault="007C71EE">
      <w:pPr>
        <w:pStyle w:val="a"/>
        <w:rPr>
          <w:rFonts w:hint="cs"/>
          <w:rtl/>
        </w:rPr>
      </w:pPr>
      <w:r>
        <w:rPr>
          <w:rFonts w:hint="cs"/>
          <w:rtl/>
        </w:rPr>
        <w:t>אופיר פינס-פז</w:t>
      </w:r>
      <w:r>
        <w:rPr>
          <w:rFonts w:hint="cs"/>
          <w:rtl/>
        </w:rPr>
        <w:tab/>
      </w:r>
      <w:r>
        <w:rPr>
          <w:rFonts w:hint="cs"/>
          <w:rtl/>
        </w:rPr>
        <w:tab/>
        <w:t>- אינו נוכח</w:t>
      </w:r>
    </w:p>
    <w:p w14:paraId="692F766C" w14:textId="77777777" w:rsidR="00000000" w:rsidRDefault="007C71EE">
      <w:pPr>
        <w:pStyle w:val="a"/>
        <w:rPr>
          <w:rFonts w:hint="cs"/>
          <w:rtl/>
        </w:rPr>
      </w:pPr>
      <w:r>
        <w:rPr>
          <w:rFonts w:hint="cs"/>
          <w:rtl/>
        </w:rPr>
        <w:t>מאיר פרוש</w:t>
      </w:r>
      <w:r>
        <w:rPr>
          <w:rFonts w:hint="cs"/>
          <w:rtl/>
        </w:rPr>
        <w:tab/>
      </w:r>
      <w:r>
        <w:rPr>
          <w:rFonts w:hint="cs"/>
          <w:rtl/>
        </w:rPr>
        <w:tab/>
        <w:t>- אינו נוכח</w:t>
      </w:r>
    </w:p>
    <w:p w14:paraId="5CDEF203" w14:textId="77777777" w:rsidR="00000000" w:rsidRDefault="007C71EE">
      <w:pPr>
        <w:pStyle w:val="a"/>
        <w:rPr>
          <w:rFonts w:hint="cs"/>
          <w:rtl/>
        </w:rPr>
      </w:pPr>
      <w:r>
        <w:rPr>
          <w:rFonts w:hint="cs"/>
          <w:rtl/>
        </w:rPr>
        <w:t>יאיר פרץ</w:t>
      </w:r>
      <w:r>
        <w:rPr>
          <w:rFonts w:hint="cs"/>
          <w:rtl/>
        </w:rPr>
        <w:tab/>
      </w:r>
      <w:r>
        <w:rPr>
          <w:rFonts w:hint="cs"/>
          <w:rtl/>
        </w:rPr>
        <w:tab/>
        <w:t>- נגד</w:t>
      </w:r>
    </w:p>
    <w:p w14:paraId="6FF742B1" w14:textId="77777777" w:rsidR="00000000" w:rsidRDefault="007C71EE">
      <w:pPr>
        <w:pStyle w:val="a"/>
        <w:rPr>
          <w:rFonts w:hint="cs"/>
          <w:rtl/>
        </w:rPr>
      </w:pPr>
      <w:r>
        <w:rPr>
          <w:rFonts w:hint="cs"/>
          <w:rtl/>
        </w:rPr>
        <w:t>אברהם רביץ</w:t>
      </w:r>
      <w:r>
        <w:rPr>
          <w:rFonts w:hint="cs"/>
          <w:rtl/>
        </w:rPr>
        <w:tab/>
      </w:r>
      <w:r>
        <w:rPr>
          <w:rFonts w:hint="cs"/>
          <w:rtl/>
        </w:rPr>
        <w:tab/>
        <w:t>- אינו נוכח</w:t>
      </w:r>
    </w:p>
    <w:p w14:paraId="7BC665D3" w14:textId="77777777" w:rsidR="00000000" w:rsidRDefault="007C71EE">
      <w:pPr>
        <w:pStyle w:val="a"/>
        <w:rPr>
          <w:rFonts w:hint="cs"/>
          <w:rtl/>
        </w:rPr>
      </w:pPr>
      <w:bookmarkStart w:id="2522" w:name="FS000000661T28_05_2003_22_36_08"/>
      <w:bookmarkEnd w:id="2522"/>
      <w:r>
        <w:rPr>
          <w:rFonts w:hint="cs"/>
          <w:rtl/>
        </w:rPr>
        <w:t>חיים רמון</w:t>
      </w:r>
      <w:r>
        <w:rPr>
          <w:rFonts w:hint="cs"/>
          <w:rtl/>
        </w:rPr>
        <w:tab/>
      </w:r>
      <w:r>
        <w:rPr>
          <w:rFonts w:hint="cs"/>
          <w:rtl/>
        </w:rPr>
        <w:tab/>
        <w:t>- אינו נוכח</w:t>
      </w:r>
    </w:p>
    <w:p w14:paraId="053D54A7" w14:textId="77777777" w:rsidR="00000000" w:rsidRDefault="007C71EE">
      <w:pPr>
        <w:pStyle w:val="a"/>
        <w:rPr>
          <w:rFonts w:hint="cs"/>
          <w:rtl/>
        </w:rPr>
      </w:pPr>
      <w:r>
        <w:rPr>
          <w:rFonts w:hint="cs"/>
          <w:rtl/>
        </w:rPr>
        <w:t>סילבן שלום</w:t>
      </w:r>
      <w:r>
        <w:rPr>
          <w:rFonts w:hint="cs"/>
          <w:rtl/>
        </w:rPr>
        <w:tab/>
      </w:r>
      <w:r>
        <w:rPr>
          <w:rFonts w:hint="cs"/>
          <w:rtl/>
        </w:rPr>
        <w:tab/>
        <w:t>- בעד</w:t>
      </w:r>
    </w:p>
    <w:p w14:paraId="1CE54E08" w14:textId="77777777" w:rsidR="00000000" w:rsidRDefault="007C71EE">
      <w:pPr>
        <w:pStyle w:val="a"/>
        <w:rPr>
          <w:rFonts w:hint="cs"/>
          <w:rtl/>
        </w:rPr>
      </w:pPr>
    </w:p>
    <w:p w14:paraId="23EF47B3" w14:textId="77777777" w:rsidR="00000000" w:rsidRDefault="007C71EE">
      <w:pPr>
        <w:pStyle w:val="a"/>
        <w:rPr>
          <w:rtl/>
        </w:rPr>
      </w:pPr>
      <w:r>
        <w:rPr>
          <w:rFonts w:hint="cs"/>
          <w:rtl/>
        </w:rPr>
        <w:t>האם יש מישהו שלא הצביע? תודה.</w:t>
      </w:r>
    </w:p>
    <w:p w14:paraId="2D9E59BF" w14:textId="77777777" w:rsidR="00000000" w:rsidRDefault="007C71EE">
      <w:pPr>
        <w:pStyle w:val="a"/>
        <w:rPr>
          <w:rtl/>
        </w:rPr>
      </w:pPr>
    </w:p>
    <w:p w14:paraId="2EE5C550" w14:textId="77777777" w:rsidR="00000000" w:rsidRDefault="007C71EE">
      <w:pPr>
        <w:pStyle w:val="a"/>
        <w:rPr>
          <w:rFonts w:hint="cs"/>
          <w:rtl/>
        </w:rPr>
      </w:pPr>
    </w:p>
    <w:p w14:paraId="3FCF4822" w14:textId="77777777" w:rsidR="00000000" w:rsidRDefault="007C71EE">
      <w:pPr>
        <w:pStyle w:val="ad"/>
        <w:rPr>
          <w:rtl/>
        </w:rPr>
      </w:pPr>
      <w:r>
        <w:rPr>
          <w:rtl/>
        </w:rPr>
        <w:t>היו"ר ראובן ריבלין:</w:t>
      </w:r>
    </w:p>
    <w:p w14:paraId="0E0F116D" w14:textId="77777777" w:rsidR="00000000" w:rsidRDefault="007C71EE">
      <w:pPr>
        <w:pStyle w:val="a"/>
        <w:rPr>
          <w:rtl/>
        </w:rPr>
      </w:pPr>
    </w:p>
    <w:p w14:paraId="731C4A9A" w14:textId="77777777" w:rsidR="00000000" w:rsidRDefault="007C71EE">
      <w:pPr>
        <w:pStyle w:val="a"/>
        <w:rPr>
          <w:rFonts w:hint="cs"/>
          <w:rtl/>
        </w:rPr>
      </w:pPr>
      <w:r>
        <w:rPr>
          <w:rFonts w:hint="cs"/>
          <w:rtl/>
        </w:rPr>
        <w:t>רבותי חברי הכנסת, מייד עם קריאת התוצאה אנחנו נעבור לסעיף 24. גם סעיף 24 הוא סעיף קצר</w:t>
      </w:r>
      <w:r>
        <w:rPr>
          <w:rFonts w:hint="cs"/>
          <w:rtl/>
        </w:rPr>
        <w:t xml:space="preserve"> מאוד, ויש בו רק שתי הסתייגויות. אנחנו נעבור גם להצבעה. ההצבעה על סעיף 24 תהיה אלקטרונית, ואני אקרא את השמות אם רוצים. לא רוצים - לא נקרא.</w:t>
      </w:r>
    </w:p>
    <w:p w14:paraId="1F66E524" w14:textId="77777777" w:rsidR="00000000" w:rsidRDefault="007C71EE">
      <w:pPr>
        <w:pStyle w:val="a"/>
        <w:rPr>
          <w:rFonts w:hint="cs"/>
          <w:rtl/>
        </w:rPr>
      </w:pPr>
    </w:p>
    <w:p w14:paraId="49715ED5" w14:textId="77777777" w:rsidR="00000000" w:rsidRDefault="007C71EE">
      <w:pPr>
        <w:pStyle w:val="a"/>
        <w:rPr>
          <w:rFonts w:hint="cs"/>
          <w:rtl/>
        </w:rPr>
      </w:pPr>
      <w:r>
        <w:rPr>
          <w:rFonts w:hint="cs"/>
          <w:rtl/>
        </w:rPr>
        <w:t>רבותי חברי הכנסת, להלן התוצאות: בעד - 60, נגד - 47. אני קובע שסעיף 23 עבר לפי הצעת הוועדה.</w:t>
      </w:r>
    </w:p>
    <w:p w14:paraId="1D4FF988" w14:textId="77777777" w:rsidR="00000000" w:rsidRDefault="007C71EE">
      <w:pPr>
        <w:pStyle w:val="a"/>
        <w:rPr>
          <w:rFonts w:hint="cs"/>
          <w:rtl/>
        </w:rPr>
      </w:pPr>
    </w:p>
    <w:p w14:paraId="20249C51" w14:textId="77777777" w:rsidR="00000000" w:rsidRDefault="007C71EE">
      <w:pPr>
        <w:pStyle w:val="a"/>
        <w:rPr>
          <w:rFonts w:hint="cs"/>
          <w:rtl/>
        </w:rPr>
      </w:pPr>
      <w:r>
        <w:rPr>
          <w:rFonts w:hint="cs"/>
          <w:rtl/>
        </w:rPr>
        <w:t>עתה סעיף 24. הסתייגות קב</w:t>
      </w:r>
      <w:r>
        <w:rPr>
          <w:rFonts w:hint="cs"/>
          <w:rtl/>
        </w:rPr>
        <w:t>וצת בל"ד, קבוצת מרצ, קבוצת ברכה, קבוצת יצחק כהן וחברי הכנסת אברהם שוחט, אופיר פינס-פז, נסים זאב, נסים דהן וטלב אלסאנע - מי בעד?  מי נגד? מי נמנע? תודה.</w:t>
      </w:r>
    </w:p>
    <w:p w14:paraId="378D94F6" w14:textId="77777777" w:rsidR="00000000" w:rsidRDefault="007C71EE">
      <w:pPr>
        <w:pStyle w:val="a"/>
        <w:rPr>
          <w:rFonts w:hint="cs"/>
          <w:rtl/>
        </w:rPr>
      </w:pPr>
    </w:p>
    <w:p w14:paraId="4D986A6C" w14:textId="77777777" w:rsidR="00000000" w:rsidRDefault="007C71EE">
      <w:pPr>
        <w:pStyle w:val="a"/>
        <w:jc w:val="center"/>
        <w:rPr>
          <w:rFonts w:hint="cs"/>
          <w:b/>
          <w:bCs/>
          <w:rtl/>
        </w:rPr>
      </w:pPr>
      <w:r>
        <w:rPr>
          <w:rFonts w:hint="cs"/>
          <w:b/>
          <w:bCs/>
          <w:rtl/>
        </w:rPr>
        <w:t>הצבעה</w:t>
      </w:r>
    </w:p>
    <w:p w14:paraId="6B378EE4" w14:textId="77777777" w:rsidR="00000000" w:rsidRDefault="007C71EE">
      <w:pPr>
        <w:pStyle w:val="a"/>
        <w:jc w:val="center"/>
        <w:rPr>
          <w:rFonts w:hint="cs"/>
          <w:rtl/>
        </w:rPr>
      </w:pPr>
    </w:p>
    <w:p w14:paraId="4D71C2FA" w14:textId="77777777" w:rsidR="00000000" w:rsidRDefault="007C71EE">
      <w:pPr>
        <w:pStyle w:val="a"/>
        <w:jc w:val="center"/>
        <w:rPr>
          <w:rFonts w:hint="cs"/>
          <w:rtl/>
        </w:rPr>
      </w:pPr>
      <w:r>
        <w:rPr>
          <w:rFonts w:hint="cs"/>
          <w:rtl/>
        </w:rPr>
        <w:t>ההסתייגות של קבוצת סיעת בל"ד, של קבוצת סיעת מרצ, של קבוצת חבר הכנסת מוחמד ברכה, של קבוצת חבר הכנ</w:t>
      </w:r>
      <w:r>
        <w:rPr>
          <w:rFonts w:hint="cs"/>
          <w:rtl/>
        </w:rPr>
        <w:t xml:space="preserve">סת יצחק כהן ושל חברי הכנסת אברהם בייגה שוחט, אופיר פינס-פז, נסים זאב, </w:t>
      </w:r>
    </w:p>
    <w:p w14:paraId="2051DE4B" w14:textId="77777777" w:rsidR="00000000" w:rsidRDefault="007C71EE">
      <w:pPr>
        <w:pStyle w:val="a"/>
        <w:jc w:val="center"/>
        <w:rPr>
          <w:rFonts w:hint="cs"/>
          <w:rtl/>
        </w:rPr>
      </w:pPr>
      <w:r>
        <w:rPr>
          <w:rFonts w:hint="cs"/>
          <w:rtl/>
        </w:rPr>
        <w:t>נסים דהן וטלב אלסאנע לסעיף 24 לא נתקבלה.</w:t>
      </w:r>
    </w:p>
    <w:p w14:paraId="7FC9A52E" w14:textId="77777777" w:rsidR="00000000" w:rsidRDefault="007C71EE">
      <w:pPr>
        <w:pStyle w:val="a"/>
        <w:jc w:val="center"/>
        <w:rPr>
          <w:rFonts w:hint="cs"/>
          <w:rtl/>
        </w:rPr>
      </w:pPr>
    </w:p>
    <w:p w14:paraId="75D2CFEB" w14:textId="77777777" w:rsidR="00000000" w:rsidRDefault="007C71EE">
      <w:pPr>
        <w:pStyle w:val="a"/>
        <w:rPr>
          <w:rFonts w:hint="cs"/>
          <w:rtl/>
        </w:rPr>
      </w:pPr>
    </w:p>
    <w:p w14:paraId="337F4E1A" w14:textId="77777777" w:rsidR="00000000" w:rsidRDefault="007C71EE">
      <w:pPr>
        <w:pStyle w:val="ac"/>
        <w:rPr>
          <w:rtl/>
        </w:rPr>
      </w:pPr>
      <w:r>
        <w:rPr>
          <w:rFonts w:hint="eastAsia"/>
          <w:rtl/>
        </w:rPr>
        <w:t>נסים</w:t>
      </w:r>
      <w:r>
        <w:rPr>
          <w:rtl/>
        </w:rPr>
        <w:t xml:space="preserve"> דהן (ש"ס):</w:t>
      </w:r>
    </w:p>
    <w:p w14:paraId="35E40C4B" w14:textId="77777777" w:rsidR="00000000" w:rsidRDefault="007C71EE">
      <w:pPr>
        <w:pStyle w:val="a"/>
        <w:rPr>
          <w:rFonts w:hint="cs"/>
          <w:rtl/>
        </w:rPr>
      </w:pPr>
    </w:p>
    <w:p w14:paraId="08B872B7" w14:textId="77777777" w:rsidR="00000000" w:rsidRDefault="007C71EE">
      <w:pPr>
        <w:pStyle w:val="a"/>
        <w:rPr>
          <w:rFonts w:hint="cs"/>
          <w:rtl/>
        </w:rPr>
      </w:pPr>
      <w:r>
        <w:rPr>
          <w:rFonts w:hint="cs"/>
          <w:rtl/>
        </w:rPr>
        <w:t>עבר.</w:t>
      </w:r>
    </w:p>
    <w:p w14:paraId="27158550" w14:textId="77777777" w:rsidR="00000000" w:rsidRDefault="007C71EE">
      <w:pPr>
        <w:pStyle w:val="a"/>
        <w:rPr>
          <w:rFonts w:hint="cs"/>
          <w:rtl/>
        </w:rPr>
      </w:pPr>
    </w:p>
    <w:p w14:paraId="7FA815B1" w14:textId="77777777" w:rsidR="00000000" w:rsidRDefault="007C71EE">
      <w:pPr>
        <w:pStyle w:val="ad"/>
        <w:rPr>
          <w:rtl/>
        </w:rPr>
      </w:pPr>
      <w:r>
        <w:rPr>
          <w:rtl/>
        </w:rPr>
        <w:t>היו"ר ראובן ריבלין:</w:t>
      </w:r>
    </w:p>
    <w:p w14:paraId="6E551A03" w14:textId="77777777" w:rsidR="00000000" w:rsidRDefault="007C71EE">
      <w:pPr>
        <w:pStyle w:val="a"/>
        <w:rPr>
          <w:rtl/>
        </w:rPr>
      </w:pPr>
    </w:p>
    <w:p w14:paraId="51D3E8E3" w14:textId="77777777" w:rsidR="00000000" w:rsidRDefault="007C71EE">
      <w:pPr>
        <w:pStyle w:val="a"/>
        <w:rPr>
          <w:rFonts w:hint="cs"/>
          <w:rtl/>
        </w:rPr>
      </w:pPr>
      <w:r>
        <w:rPr>
          <w:rFonts w:hint="cs"/>
          <w:rtl/>
        </w:rPr>
        <w:t>אני קובע שלא עבר.</w:t>
      </w:r>
    </w:p>
    <w:p w14:paraId="499A39C9" w14:textId="77777777" w:rsidR="00000000" w:rsidRDefault="007C71EE">
      <w:pPr>
        <w:pStyle w:val="a"/>
        <w:rPr>
          <w:rFonts w:hint="cs"/>
          <w:rtl/>
        </w:rPr>
      </w:pPr>
    </w:p>
    <w:p w14:paraId="3CA7AE62" w14:textId="77777777" w:rsidR="00000000" w:rsidRDefault="007C71EE">
      <w:pPr>
        <w:pStyle w:val="a"/>
        <w:rPr>
          <w:rFonts w:hint="cs"/>
          <w:rtl/>
        </w:rPr>
      </w:pPr>
      <w:r>
        <w:rPr>
          <w:rFonts w:hint="cs"/>
          <w:rtl/>
        </w:rPr>
        <w:t>הסתייגות חבר הכנסת ישראל אייכלר.</w:t>
      </w:r>
    </w:p>
    <w:p w14:paraId="07D9C1B1" w14:textId="77777777" w:rsidR="00000000" w:rsidRDefault="007C71EE">
      <w:pPr>
        <w:pStyle w:val="a"/>
        <w:rPr>
          <w:rFonts w:hint="cs"/>
          <w:rtl/>
        </w:rPr>
      </w:pPr>
    </w:p>
    <w:p w14:paraId="47E85FD8" w14:textId="77777777" w:rsidR="00000000" w:rsidRDefault="007C71EE">
      <w:pPr>
        <w:pStyle w:val="ac"/>
        <w:rPr>
          <w:rtl/>
        </w:rPr>
      </w:pPr>
      <w:r>
        <w:rPr>
          <w:rFonts w:hint="eastAsia"/>
          <w:rtl/>
        </w:rPr>
        <w:t>קריאה</w:t>
      </w:r>
      <w:r>
        <w:rPr>
          <w:rtl/>
        </w:rPr>
        <w:t>:</w:t>
      </w:r>
    </w:p>
    <w:p w14:paraId="38B1B251" w14:textId="77777777" w:rsidR="00000000" w:rsidRDefault="007C71EE">
      <w:pPr>
        <w:pStyle w:val="a"/>
        <w:rPr>
          <w:rFonts w:hint="cs"/>
          <w:rtl/>
        </w:rPr>
      </w:pPr>
    </w:p>
    <w:p w14:paraId="1412A6E5" w14:textId="77777777" w:rsidR="00000000" w:rsidRDefault="007C71EE">
      <w:pPr>
        <w:pStyle w:val="a"/>
        <w:rPr>
          <w:rFonts w:hint="cs"/>
          <w:rtl/>
        </w:rPr>
      </w:pPr>
      <w:r>
        <w:rPr>
          <w:rFonts w:hint="cs"/>
          <w:rtl/>
        </w:rPr>
        <w:t>הוא לא פה.</w:t>
      </w:r>
    </w:p>
    <w:p w14:paraId="2A994E06" w14:textId="77777777" w:rsidR="00000000" w:rsidRDefault="007C71EE">
      <w:pPr>
        <w:pStyle w:val="a"/>
        <w:rPr>
          <w:rtl/>
        </w:rPr>
      </w:pPr>
    </w:p>
    <w:p w14:paraId="565303CF" w14:textId="77777777" w:rsidR="00000000" w:rsidRDefault="007C71EE">
      <w:pPr>
        <w:pStyle w:val="a"/>
        <w:rPr>
          <w:rFonts w:hint="cs"/>
          <w:rtl/>
        </w:rPr>
      </w:pPr>
    </w:p>
    <w:p w14:paraId="49C60EEA" w14:textId="77777777" w:rsidR="00000000" w:rsidRDefault="007C71EE">
      <w:pPr>
        <w:pStyle w:val="ad"/>
        <w:rPr>
          <w:rtl/>
        </w:rPr>
      </w:pPr>
      <w:r>
        <w:rPr>
          <w:rtl/>
        </w:rPr>
        <w:t>היו"ר ראובן ריבלין:</w:t>
      </w:r>
    </w:p>
    <w:p w14:paraId="4E37045E" w14:textId="77777777" w:rsidR="00000000" w:rsidRDefault="007C71EE">
      <w:pPr>
        <w:pStyle w:val="a"/>
        <w:rPr>
          <w:rtl/>
        </w:rPr>
      </w:pPr>
    </w:p>
    <w:p w14:paraId="2FAF706D" w14:textId="77777777" w:rsidR="00000000" w:rsidRDefault="007C71EE">
      <w:pPr>
        <w:pStyle w:val="a"/>
        <w:rPr>
          <w:rFonts w:hint="cs"/>
          <w:rtl/>
        </w:rPr>
      </w:pPr>
      <w:r>
        <w:rPr>
          <w:rFonts w:hint="cs"/>
          <w:rtl/>
        </w:rPr>
        <w:t>הוא</w:t>
      </w:r>
      <w:r>
        <w:rPr>
          <w:rFonts w:hint="cs"/>
          <w:rtl/>
        </w:rPr>
        <w:t xml:space="preserve"> לא נוכח. אין צורך להצביע.</w:t>
      </w:r>
    </w:p>
    <w:p w14:paraId="7878DD1C" w14:textId="77777777" w:rsidR="00000000" w:rsidRDefault="007C71EE">
      <w:pPr>
        <w:pStyle w:val="a"/>
        <w:rPr>
          <w:rFonts w:hint="cs"/>
          <w:rtl/>
        </w:rPr>
      </w:pPr>
    </w:p>
    <w:p w14:paraId="4FC7815E" w14:textId="77777777" w:rsidR="00000000" w:rsidRDefault="007C71EE">
      <w:pPr>
        <w:pStyle w:val="a"/>
        <w:rPr>
          <w:rFonts w:hint="cs"/>
          <w:rtl/>
        </w:rPr>
      </w:pPr>
      <w:r>
        <w:rPr>
          <w:rFonts w:hint="cs"/>
          <w:rtl/>
        </w:rPr>
        <w:t>רבותי חברי הכנסת, אנחנו עוברים להצבעה אלקטרונית. מי בעד סעיף 24? מי נגד? נא להצביע.</w:t>
      </w:r>
    </w:p>
    <w:p w14:paraId="33BAD947" w14:textId="77777777" w:rsidR="00000000" w:rsidRDefault="007C71EE">
      <w:pPr>
        <w:pStyle w:val="a"/>
        <w:rPr>
          <w:rFonts w:hint="cs"/>
          <w:rtl/>
        </w:rPr>
      </w:pPr>
    </w:p>
    <w:p w14:paraId="222E4260" w14:textId="77777777" w:rsidR="00000000" w:rsidRDefault="007C71EE">
      <w:pPr>
        <w:pStyle w:val="ac"/>
        <w:rPr>
          <w:rtl/>
        </w:rPr>
      </w:pPr>
      <w:r>
        <w:rPr>
          <w:rFonts w:hint="eastAsia"/>
          <w:rtl/>
        </w:rPr>
        <w:t>אברהם</w:t>
      </w:r>
      <w:r>
        <w:rPr>
          <w:rtl/>
        </w:rPr>
        <w:t xml:space="preserve"> בורג (העבודה-מימד):</w:t>
      </w:r>
    </w:p>
    <w:p w14:paraId="63B51E96" w14:textId="77777777" w:rsidR="00000000" w:rsidRDefault="007C71EE">
      <w:pPr>
        <w:pStyle w:val="a"/>
        <w:rPr>
          <w:rFonts w:hint="cs"/>
          <w:rtl/>
        </w:rPr>
      </w:pPr>
    </w:p>
    <w:p w14:paraId="366345CC" w14:textId="77777777" w:rsidR="00000000" w:rsidRDefault="007C71EE">
      <w:pPr>
        <w:pStyle w:val="a"/>
        <w:rPr>
          <w:rFonts w:hint="cs"/>
          <w:rtl/>
        </w:rPr>
      </w:pPr>
      <w:r>
        <w:rPr>
          <w:rFonts w:hint="cs"/>
          <w:rtl/>
        </w:rPr>
        <w:t>כהצעת הוועדה.</w:t>
      </w:r>
    </w:p>
    <w:p w14:paraId="19796CC4" w14:textId="77777777" w:rsidR="00000000" w:rsidRDefault="007C71EE">
      <w:pPr>
        <w:pStyle w:val="a"/>
        <w:rPr>
          <w:rFonts w:hint="cs"/>
          <w:rtl/>
        </w:rPr>
      </w:pPr>
    </w:p>
    <w:p w14:paraId="624E63E2" w14:textId="77777777" w:rsidR="00000000" w:rsidRDefault="007C71EE">
      <w:pPr>
        <w:pStyle w:val="ad"/>
        <w:rPr>
          <w:rtl/>
        </w:rPr>
      </w:pPr>
      <w:r>
        <w:rPr>
          <w:rtl/>
        </w:rPr>
        <w:t>היו"ר ראובן ריבלין:</w:t>
      </w:r>
    </w:p>
    <w:p w14:paraId="745AB648" w14:textId="77777777" w:rsidR="00000000" w:rsidRDefault="007C71EE">
      <w:pPr>
        <w:pStyle w:val="a"/>
        <w:rPr>
          <w:rtl/>
        </w:rPr>
      </w:pPr>
    </w:p>
    <w:p w14:paraId="570FD88C" w14:textId="77777777" w:rsidR="00000000" w:rsidRDefault="007C71EE">
      <w:pPr>
        <w:pStyle w:val="a"/>
        <w:rPr>
          <w:rFonts w:hint="cs"/>
          <w:rtl/>
        </w:rPr>
      </w:pPr>
      <w:r>
        <w:rPr>
          <w:rFonts w:hint="cs"/>
          <w:rtl/>
        </w:rPr>
        <w:t>זה ברור שאין הסתייגויות וזה כהצעת הוועדה.</w:t>
      </w:r>
    </w:p>
    <w:p w14:paraId="15F35E62" w14:textId="77777777" w:rsidR="00000000" w:rsidRDefault="007C71EE">
      <w:pPr>
        <w:pStyle w:val="a"/>
        <w:rPr>
          <w:rFonts w:hint="cs"/>
          <w:rtl/>
        </w:rPr>
      </w:pPr>
    </w:p>
    <w:p w14:paraId="3478A22E" w14:textId="77777777" w:rsidR="00000000" w:rsidRDefault="007C71EE">
      <w:pPr>
        <w:pStyle w:val="a7"/>
        <w:bidi/>
        <w:rPr>
          <w:rFonts w:hint="cs"/>
          <w:rtl/>
        </w:rPr>
      </w:pPr>
      <w:r>
        <w:rPr>
          <w:rFonts w:hint="cs"/>
          <w:rtl/>
        </w:rPr>
        <w:t>הצבעה מס' 50</w:t>
      </w:r>
    </w:p>
    <w:p w14:paraId="12F28A9E" w14:textId="77777777" w:rsidR="00000000" w:rsidRDefault="007C71EE">
      <w:pPr>
        <w:pStyle w:val="a"/>
        <w:rPr>
          <w:rFonts w:hint="cs"/>
          <w:rtl/>
        </w:rPr>
      </w:pPr>
    </w:p>
    <w:p w14:paraId="7DBC82F2" w14:textId="77777777" w:rsidR="00000000" w:rsidRDefault="007C71EE">
      <w:pPr>
        <w:pStyle w:val="a8"/>
        <w:bidi/>
        <w:rPr>
          <w:rFonts w:hint="cs"/>
          <w:rtl/>
        </w:rPr>
      </w:pPr>
      <w:r>
        <w:rPr>
          <w:rFonts w:hint="cs"/>
          <w:rtl/>
        </w:rPr>
        <w:t>בעד סעיף 24, כהצעת הווע</w:t>
      </w:r>
      <w:r>
        <w:rPr>
          <w:rFonts w:hint="cs"/>
          <w:rtl/>
        </w:rPr>
        <w:t>דה - 50</w:t>
      </w:r>
    </w:p>
    <w:p w14:paraId="43F87CEB" w14:textId="77777777" w:rsidR="00000000" w:rsidRDefault="007C71EE">
      <w:pPr>
        <w:pStyle w:val="a8"/>
        <w:bidi/>
        <w:rPr>
          <w:rFonts w:hint="cs"/>
          <w:rtl/>
        </w:rPr>
      </w:pPr>
      <w:r>
        <w:rPr>
          <w:rFonts w:hint="cs"/>
          <w:rtl/>
        </w:rPr>
        <w:t>נגד - 37</w:t>
      </w:r>
    </w:p>
    <w:p w14:paraId="2EDD18B7" w14:textId="77777777" w:rsidR="00000000" w:rsidRDefault="007C71EE">
      <w:pPr>
        <w:pStyle w:val="a8"/>
        <w:bidi/>
        <w:rPr>
          <w:rFonts w:hint="cs"/>
          <w:rtl/>
        </w:rPr>
      </w:pPr>
      <w:r>
        <w:rPr>
          <w:rFonts w:hint="cs"/>
          <w:rtl/>
        </w:rPr>
        <w:t>נמנעים - אין</w:t>
      </w:r>
    </w:p>
    <w:p w14:paraId="7309FA0C" w14:textId="77777777" w:rsidR="00000000" w:rsidRDefault="007C71EE">
      <w:pPr>
        <w:pStyle w:val="a9"/>
        <w:bidi/>
        <w:rPr>
          <w:rFonts w:hint="cs"/>
          <w:rtl/>
        </w:rPr>
      </w:pPr>
      <w:r>
        <w:rPr>
          <w:rFonts w:hint="cs"/>
          <w:rtl/>
        </w:rPr>
        <w:t>סעיף 24, כהצעת הוועדה, נתקבל.</w:t>
      </w:r>
    </w:p>
    <w:p w14:paraId="60CA88D5" w14:textId="77777777" w:rsidR="00000000" w:rsidRDefault="007C71EE">
      <w:pPr>
        <w:pStyle w:val="a"/>
        <w:rPr>
          <w:rFonts w:hint="cs"/>
          <w:rtl/>
        </w:rPr>
      </w:pPr>
    </w:p>
    <w:p w14:paraId="54F03190" w14:textId="77777777" w:rsidR="00000000" w:rsidRDefault="007C71EE">
      <w:pPr>
        <w:pStyle w:val="ad"/>
        <w:rPr>
          <w:rtl/>
        </w:rPr>
      </w:pPr>
      <w:r>
        <w:rPr>
          <w:rtl/>
        </w:rPr>
        <w:t>היו"ר ראובן ריבלין:</w:t>
      </w:r>
    </w:p>
    <w:p w14:paraId="1DAA4784" w14:textId="77777777" w:rsidR="00000000" w:rsidRDefault="007C71EE">
      <w:pPr>
        <w:pStyle w:val="a"/>
        <w:rPr>
          <w:rtl/>
        </w:rPr>
      </w:pPr>
    </w:p>
    <w:p w14:paraId="28866381" w14:textId="77777777" w:rsidR="00000000" w:rsidRDefault="007C71EE">
      <w:pPr>
        <w:pStyle w:val="a"/>
        <w:rPr>
          <w:rFonts w:hint="cs"/>
          <w:rtl/>
        </w:rPr>
      </w:pPr>
      <w:r>
        <w:rPr>
          <w:rFonts w:hint="cs"/>
          <w:rtl/>
        </w:rPr>
        <w:t xml:space="preserve">בעד </w:t>
      </w:r>
      <w:r>
        <w:rPr>
          <w:rtl/>
        </w:rPr>
        <w:t>–</w:t>
      </w:r>
      <w:r>
        <w:rPr>
          <w:rFonts w:hint="cs"/>
          <w:rtl/>
        </w:rPr>
        <w:t xml:space="preserve"> 50, נגד - 37. סעיף 24 עבר כהצעת הוועדה.</w:t>
      </w:r>
    </w:p>
    <w:p w14:paraId="46A40974" w14:textId="77777777" w:rsidR="00000000" w:rsidRDefault="007C71EE">
      <w:pPr>
        <w:pStyle w:val="a"/>
        <w:rPr>
          <w:rFonts w:hint="cs"/>
          <w:rtl/>
        </w:rPr>
      </w:pPr>
    </w:p>
    <w:p w14:paraId="1E0B8CD2" w14:textId="77777777" w:rsidR="00000000" w:rsidRDefault="007C71EE">
      <w:pPr>
        <w:pStyle w:val="a"/>
        <w:rPr>
          <w:rFonts w:hint="cs"/>
          <w:rtl/>
        </w:rPr>
      </w:pPr>
      <w:r>
        <w:rPr>
          <w:rFonts w:hint="cs"/>
          <w:rtl/>
        </w:rPr>
        <w:t>עתה סעיף 25 - תיקונים בלוח התיקונים. אנחנו עוברים להסתייגויות.</w:t>
      </w:r>
    </w:p>
    <w:p w14:paraId="3C261A6C" w14:textId="77777777" w:rsidR="00000000" w:rsidRDefault="007C71EE">
      <w:pPr>
        <w:pStyle w:val="a"/>
        <w:rPr>
          <w:rFonts w:hint="cs"/>
          <w:rtl/>
        </w:rPr>
      </w:pPr>
    </w:p>
    <w:p w14:paraId="1CD07BAD" w14:textId="77777777" w:rsidR="00000000" w:rsidRDefault="007C71EE">
      <w:pPr>
        <w:pStyle w:val="a"/>
        <w:rPr>
          <w:rFonts w:hint="cs"/>
          <w:rtl/>
        </w:rPr>
      </w:pPr>
      <w:r>
        <w:rPr>
          <w:rFonts w:hint="cs"/>
          <w:rtl/>
        </w:rPr>
        <w:t>הסתייגות חבר הכנסת בורג - מי בעד? מי נגד? מי נמנע? תודה.</w:t>
      </w:r>
    </w:p>
    <w:p w14:paraId="0525588B" w14:textId="77777777" w:rsidR="00000000" w:rsidRDefault="007C71EE">
      <w:pPr>
        <w:pStyle w:val="a"/>
        <w:rPr>
          <w:rFonts w:hint="cs"/>
          <w:rtl/>
        </w:rPr>
      </w:pPr>
    </w:p>
    <w:p w14:paraId="04C284EC" w14:textId="77777777" w:rsidR="00000000" w:rsidRDefault="007C71EE">
      <w:pPr>
        <w:pStyle w:val="a"/>
        <w:jc w:val="center"/>
        <w:rPr>
          <w:rFonts w:hint="cs"/>
          <w:b/>
          <w:bCs/>
          <w:rtl/>
        </w:rPr>
      </w:pPr>
      <w:r>
        <w:rPr>
          <w:rFonts w:hint="cs"/>
          <w:b/>
          <w:bCs/>
          <w:rtl/>
        </w:rPr>
        <w:t>הצבעה</w:t>
      </w:r>
    </w:p>
    <w:p w14:paraId="3571FC98" w14:textId="77777777" w:rsidR="00000000" w:rsidRDefault="007C71EE">
      <w:pPr>
        <w:pStyle w:val="a"/>
        <w:jc w:val="center"/>
        <w:rPr>
          <w:rFonts w:hint="cs"/>
          <w:rtl/>
        </w:rPr>
      </w:pPr>
    </w:p>
    <w:p w14:paraId="70F42929" w14:textId="77777777" w:rsidR="00000000" w:rsidRDefault="007C71EE">
      <w:pPr>
        <w:pStyle w:val="a"/>
        <w:jc w:val="center"/>
        <w:rPr>
          <w:rFonts w:hint="cs"/>
          <w:rtl/>
        </w:rPr>
      </w:pPr>
      <w:r>
        <w:rPr>
          <w:rFonts w:hint="cs"/>
          <w:rtl/>
        </w:rPr>
        <w:t>ההסתייגות של חבר הכנסת אברהם בורג לסעיף 25 לא נתקבלה.</w:t>
      </w:r>
    </w:p>
    <w:p w14:paraId="61DBF0D8" w14:textId="77777777" w:rsidR="00000000" w:rsidRDefault="007C71EE">
      <w:pPr>
        <w:pStyle w:val="a"/>
        <w:rPr>
          <w:rFonts w:hint="cs"/>
          <w:rtl/>
        </w:rPr>
      </w:pPr>
    </w:p>
    <w:p w14:paraId="4DB37E7C" w14:textId="77777777" w:rsidR="00000000" w:rsidRDefault="007C71EE">
      <w:pPr>
        <w:pStyle w:val="ad"/>
        <w:rPr>
          <w:rtl/>
        </w:rPr>
      </w:pPr>
      <w:r>
        <w:rPr>
          <w:rtl/>
        </w:rPr>
        <w:t>היו"ר ראובן ריבלין:</w:t>
      </w:r>
    </w:p>
    <w:p w14:paraId="7A084A16" w14:textId="77777777" w:rsidR="00000000" w:rsidRDefault="007C71EE">
      <w:pPr>
        <w:pStyle w:val="a"/>
        <w:rPr>
          <w:rtl/>
        </w:rPr>
      </w:pPr>
    </w:p>
    <w:p w14:paraId="2B0F358A" w14:textId="77777777" w:rsidR="00000000" w:rsidRDefault="007C71EE">
      <w:pPr>
        <w:pStyle w:val="a"/>
        <w:rPr>
          <w:rFonts w:hint="cs"/>
          <w:rtl/>
        </w:rPr>
      </w:pPr>
      <w:r>
        <w:rPr>
          <w:rFonts w:hint="cs"/>
          <w:rtl/>
        </w:rPr>
        <w:t>ההסתייגות לא עברה.</w:t>
      </w:r>
    </w:p>
    <w:p w14:paraId="0185B93E" w14:textId="77777777" w:rsidR="00000000" w:rsidRDefault="007C71EE">
      <w:pPr>
        <w:pStyle w:val="a"/>
        <w:rPr>
          <w:rtl/>
        </w:rPr>
      </w:pPr>
    </w:p>
    <w:p w14:paraId="0220254B" w14:textId="77777777" w:rsidR="00000000" w:rsidRDefault="007C71EE">
      <w:pPr>
        <w:pStyle w:val="a"/>
        <w:rPr>
          <w:rFonts w:hint="cs"/>
          <w:rtl/>
        </w:rPr>
      </w:pPr>
      <w:r>
        <w:rPr>
          <w:rFonts w:hint="cs"/>
          <w:rtl/>
        </w:rPr>
        <w:t>הסתייגות חבר הכנסת עמרם מצנע - מי בעד? מי נגד? מי נמנע? תודה.</w:t>
      </w:r>
    </w:p>
    <w:p w14:paraId="26435057" w14:textId="77777777" w:rsidR="00000000" w:rsidRDefault="007C71EE">
      <w:pPr>
        <w:pStyle w:val="a"/>
        <w:rPr>
          <w:rFonts w:hint="cs"/>
          <w:rtl/>
        </w:rPr>
      </w:pPr>
    </w:p>
    <w:p w14:paraId="7F6DF161" w14:textId="77777777" w:rsidR="00000000" w:rsidRDefault="007C71EE">
      <w:pPr>
        <w:pStyle w:val="a"/>
        <w:jc w:val="center"/>
        <w:rPr>
          <w:rFonts w:hint="cs"/>
          <w:b/>
          <w:bCs/>
          <w:rtl/>
        </w:rPr>
      </w:pPr>
      <w:r>
        <w:rPr>
          <w:rFonts w:hint="cs"/>
          <w:b/>
          <w:bCs/>
          <w:rtl/>
        </w:rPr>
        <w:t>הצבעה</w:t>
      </w:r>
    </w:p>
    <w:p w14:paraId="37D20AA4" w14:textId="77777777" w:rsidR="00000000" w:rsidRDefault="007C71EE">
      <w:pPr>
        <w:pStyle w:val="a"/>
        <w:jc w:val="center"/>
        <w:rPr>
          <w:rFonts w:hint="cs"/>
          <w:rtl/>
        </w:rPr>
      </w:pPr>
    </w:p>
    <w:p w14:paraId="0FEF0322" w14:textId="77777777" w:rsidR="00000000" w:rsidRDefault="007C71EE">
      <w:pPr>
        <w:pStyle w:val="a"/>
        <w:jc w:val="center"/>
        <w:rPr>
          <w:rFonts w:hint="cs"/>
          <w:rtl/>
        </w:rPr>
      </w:pPr>
      <w:r>
        <w:rPr>
          <w:rFonts w:hint="cs"/>
          <w:rtl/>
        </w:rPr>
        <w:t>ההסתייגות של חבר הכנסת עמרם מצנע לסעיף 25 לא נתקבלה.</w:t>
      </w:r>
    </w:p>
    <w:p w14:paraId="5F57E2C0" w14:textId="77777777" w:rsidR="00000000" w:rsidRDefault="007C71EE">
      <w:pPr>
        <w:pStyle w:val="a"/>
        <w:rPr>
          <w:rFonts w:hint="cs"/>
          <w:rtl/>
        </w:rPr>
      </w:pPr>
    </w:p>
    <w:p w14:paraId="49A2D0D1" w14:textId="77777777" w:rsidR="00000000" w:rsidRDefault="007C71EE">
      <w:pPr>
        <w:pStyle w:val="ad"/>
        <w:rPr>
          <w:rtl/>
        </w:rPr>
      </w:pPr>
      <w:r>
        <w:rPr>
          <w:rtl/>
        </w:rPr>
        <w:t>היו"ר ראובן ריבלין:</w:t>
      </w:r>
    </w:p>
    <w:p w14:paraId="0631BF71" w14:textId="77777777" w:rsidR="00000000" w:rsidRDefault="007C71EE">
      <w:pPr>
        <w:pStyle w:val="a"/>
        <w:rPr>
          <w:rtl/>
        </w:rPr>
      </w:pPr>
    </w:p>
    <w:p w14:paraId="3D89F98A" w14:textId="77777777" w:rsidR="00000000" w:rsidRDefault="007C71EE">
      <w:pPr>
        <w:pStyle w:val="a"/>
        <w:rPr>
          <w:rFonts w:hint="cs"/>
          <w:rtl/>
        </w:rPr>
      </w:pPr>
      <w:r>
        <w:rPr>
          <w:rFonts w:hint="cs"/>
          <w:rtl/>
        </w:rPr>
        <w:t xml:space="preserve">ההסתייגות לא </w:t>
      </w:r>
      <w:r>
        <w:rPr>
          <w:rFonts w:hint="cs"/>
          <w:rtl/>
        </w:rPr>
        <w:t>עברה.</w:t>
      </w:r>
    </w:p>
    <w:p w14:paraId="7136F267" w14:textId="77777777" w:rsidR="00000000" w:rsidRDefault="007C71EE">
      <w:pPr>
        <w:pStyle w:val="a"/>
        <w:rPr>
          <w:rFonts w:hint="cs"/>
          <w:rtl/>
        </w:rPr>
      </w:pPr>
    </w:p>
    <w:p w14:paraId="63FE605D" w14:textId="77777777" w:rsidR="00000000" w:rsidRDefault="007C71EE">
      <w:pPr>
        <w:pStyle w:val="a"/>
        <w:rPr>
          <w:rFonts w:hint="cs"/>
          <w:rtl/>
        </w:rPr>
      </w:pPr>
      <w:r>
        <w:rPr>
          <w:rFonts w:hint="cs"/>
          <w:rtl/>
        </w:rPr>
        <w:t>הסתייגות חבר הכנסת בנימין בן-אליעזר - מי בעד? מי נגד? מי נמנע? תודה.</w:t>
      </w:r>
    </w:p>
    <w:p w14:paraId="30C3AEDF" w14:textId="77777777" w:rsidR="00000000" w:rsidRDefault="007C71EE">
      <w:pPr>
        <w:pStyle w:val="a"/>
        <w:rPr>
          <w:rFonts w:hint="cs"/>
          <w:rtl/>
        </w:rPr>
      </w:pPr>
    </w:p>
    <w:p w14:paraId="5E1867BE" w14:textId="77777777" w:rsidR="00000000" w:rsidRDefault="007C71EE">
      <w:pPr>
        <w:pStyle w:val="a"/>
        <w:jc w:val="center"/>
        <w:rPr>
          <w:rFonts w:hint="cs"/>
          <w:b/>
          <w:bCs/>
          <w:rtl/>
        </w:rPr>
      </w:pPr>
      <w:r>
        <w:rPr>
          <w:rFonts w:hint="cs"/>
          <w:b/>
          <w:bCs/>
          <w:rtl/>
        </w:rPr>
        <w:t>הצבעה</w:t>
      </w:r>
    </w:p>
    <w:p w14:paraId="6950CFD8" w14:textId="77777777" w:rsidR="00000000" w:rsidRDefault="007C71EE">
      <w:pPr>
        <w:pStyle w:val="a"/>
        <w:jc w:val="center"/>
        <w:rPr>
          <w:rFonts w:hint="cs"/>
          <w:rtl/>
        </w:rPr>
      </w:pPr>
    </w:p>
    <w:p w14:paraId="5C4279EB" w14:textId="77777777" w:rsidR="00000000" w:rsidRDefault="007C71EE">
      <w:pPr>
        <w:pStyle w:val="a"/>
        <w:jc w:val="center"/>
        <w:rPr>
          <w:rFonts w:hint="cs"/>
          <w:rtl/>
        </w:rPr>
      </w:pPr>
      <w:r>
        <w:rPr>
          <w:rFonts w:hint="cs"/>
          <w:rtl/>
        </w:rPr>
        <w:t>ההסתייגות של חבר הכנסת בנימין בן-אליעזר לסעיף 25 לא נתקבלה.</w:t>
      </w:r>
    </w:p>
    <w:p w14:paraId="7D4C0E26" w14:textId="77777777" w:rsidR="00000000" w:rsidRDefault="007C71EE">
      <w:pPr>
        <w:pStyle w:val="a"/>
        <w:rPr>
          <w:rFonts w:hint="cs"/>
          <w:rtl/>
        </w:rPr>
      </w:pPr>
    </w:p>
    <w:p w14:paraId="69C7C994" w14:textId="77777777" w:rsidR="00000000" w:rsidRDefault="007C71EE">
      <w:pPr>
        <w:pStyle w:val="ad"/>
        <w:rPr>
          <w:rtl/>
        </w:rPr>
      </w:pPr>
      <w:r>
        <w:rPr>
          <w:rtl/>
        </w:rPr>
        <w:t>היו"ר ראובן ריבלין:</w:t>
      </w:r>
    </w:p>
    <w:p w14:paraId="308D23AF" w14:textId="77777777" w:rsidR="00000000" w:rsidRDefault="007C71EE">
      <w:pPr>
        <w:pStyle w:val="a"/>
        <w:rPr>
          <w:rtl/>
        </w:rPr>
      </w:pPr>
    </w:p>
    <w:p w14:paraId="319EC026" w14:textId="77777777" w:rsidR="00000000" w:rsidRDefault="007C71EE">
      <w:pPr>
        <w:pStyle w:val="a"/>
        <w:rPr>
          <w:rFonts w:hint="cs"/>
          <w:rtl/>
        </w:rPr>
      </w:pPr>
      <w:r>
        <w:rPr>
          <w:rFonts w:hint="cs"/>
          <w:rtl/>
        </w:rPr>
        <w:t>ההסתייגות לא עברה.</w:t>
      </w:r>
    </w:p>
    <w:p w14:paraId="323E47E6" w14:textId="77777777" w:rsidR="00000000" w:rsidRDefault="007C71EE">
      <w:pPr>
        <w:pStyle w:val="a"/>
        <w:rPr>
          <w:rFonts w:hint="cs"/>
          <w:rtl/>
        </w:rPr>
      </w:pPr>
    </w:p>
    <w:p w14:paraId="1A591115" w14:textId="77777777" w:rsidR="00000000" w:rsidRDefault="007C71EE">
      <w:pPr>
        <w:pStyle w:val="a"/>
        <w:rPr>
          <w:rFonts w:hint="cs"/>
          <w:rtl/>
        </w:rPr>
      </w:pPr>
      <w:r>
        <w:rPr>
          <w:rFonts w:hint="cs"/>
          <w:rtl/>
        </w:rPr>
        <w:t>הסתייגות חבר הכנסת שמעון פרס - מי בעד? מי נגד? מי נמנע? תודה.</w:t>
      </w:r>
    </w:p>
    <w:p w14:paraId="65F113E4" w14:textId="77777777" w:rsidR="00000000" w:rsidRDefault="007C71EE">
      <w:pPr>
        <w:pStyle w:val="a"/>
        <w:rPr>
          <w:rFonts w:hint="cs"/>
          <w:rtl/>
        </w:rPr>
      </w:pPr>
    </w:p>
    <w:p w14:paraId="6C94F3AF" w14:textId="77777777" w:rsidR="00000000" w:rsidRDefault="007C71EE">
      <w:pPr>
        <w:pStyle w:val="a"/>
        <w:jc w:val="center"/>
        <w:rPr>
          <w:rFonts w:hint="cs"/>
          <w:b/>
          <w:bCs/>
          <w:rtl/>
        </w:rPr>
      </w:pPr>
      <w:r>
        <w:rPr>
          <w:rFonts w:hint="cs"/>
          <w:b/>
          <w:bCs/>
          <w:rtl/>
        </w:rPr>
        <w:t>הצבעה</w:t>
      </w:r>
    </w:p>
    <w:p w14:paraId="295562F5" w14:textId="77777777" w:rsidR="00000000" w:rsidRDefault="007C71EE">
      <w:pPr>
        <w:pStyle w:val="a"/>
        <w:jc w:val="center"/>
        <w:rPr>
          <w:rFonts w:hint="cs"/>
          <w:rtl/>
        </w:rPr>
      </w:pPr>
    </w:p>
    <w:p w14:paraId="4BC21783" w14:textId="77777777" w:rsidR="00000000" w:rsidRDefault="007C71EE">
      <w:pPr>
        <w:pStyle w:val="a"/>
        <w:jc w:val="center"/>
        <w:rPr>
          <w:rFonts w:hint="cs"/>
          <w:rtl/>
        </w:rPr>
      </w:pPr>
      <w:r>
        <w:rPr>
          <w:rFonts w:hint="cs"/>
          <w:rtl/>
        </w:rPr>
        <w:t>ההסתייגות של חבר הכנסת שמעון פרס לסעיף 25 לא נתקבלה.</w:t>
      </w:r>
    </w:p>
    <w:p w14:paraId="700CD381" w14:textId="77777777" w:rsidR="00000000" w:rsidRDefault="007C71EE">
      <w:pPr>
        <w:pStyle w:val="a"/>
        <w:rPr>
          <w:rFonts w:hint="cs"/>
          <w:rtl/>
        </w:rPr>
      </w:pPr>
    </w:p>
    <w:p w14:paraId="371AF0AD" w14:textId="77777777" w:rsidR="00000000" w:rsidRDefault="007C71EE">
      <w:pPr>
        <w:pStyle w:val="ad"/>
        <w:rPr>
          <w:rtl/>
        </w:rPr>
      </w:pPr>
      <w:r>
        <w:rPr>
          <w:rtl/>
        </w:rPr>
        <w:t>היו"ר ראובן ריבלין:</w:t>
      </w:r>
    </w:p>
    <w:p w14:paraId="1F8FFD95" w14:textId="77777777" w:rsidR="00000000" w:rsidRDefault="007C71EE">
      <w:pPr>
        <w:pStyle w:val="a"/>
        <w:rPr>
          <w:rtl/>
        </w:rPr>
      </w:pPr>
    </w:p>
    <w:p w14:paraId="720003B5" w14:textId="77777777" w:rsidR="00000000" w:rsidRDefault="007C71EE">
      <w:pPr>
        <w:pStyle w:val="a"/>
        <w:rPr>
          <w:rFonts w:hint="cs"/>
          <w:rtl/>
        </w:rPr>
      </w:pPr>
      <w:r>
        <w:rPr>
          <w:rFonts w:hint="cs"/>
          <w:rtl/>
        </w:rPr>
        <w:t>ההסתייגות לא עברה.</w:t>
      </w:r>
    </w:p>
    <w:p w14:paraId="059B3B02" w14:textId="77777777" w:rsidR="00000000" w:rsidRDefault="007C71EE">
      <w:pPr>
        <w:pStyle w:val="a"/>
        <w:rPr>
          <w:rFonts w:hint="cs"/>
          <w:rtl/>
        </w:rPr>
      </w:pPr>
    </w:p>
    <w:p w14:paraId="2F335FC5" w14:textId="77777777" w:rsidR="00000000" w:rsidRDefault="007C71EE">
      <w:pPr>
        <w:pStyle w:val="a"/>
        <w:rPr>
          <w:rFonts w:hint="cs"/>
          <w:rtl/>
        </w:rPr>
      </w:pPr>
      <w:r>
        <w:rPr>
          <w:rFonts w:hint="cs"/>
          <w:rtl/>
        </w:rPr>
        <w:t>הסתייגות חבר הכנסת מתן וילנאי - מי בעד? מי נגד? מי נמנע? תודה.</w:t>
      </w:r>
    </w:p>
    <w:p w14:paraId="60EDCA34" w14:textId="77777777" w:rsidR="00000000" w:rsidRDefault="007C71EE">
      <w:pPr>
        <w:pStyle w:val="a"/>
        <w:rPr>
          <w:rFonts w:hint="cs"/>
          <w:rtl/>
        </w:rPr>
      </w:pPr>
    </w:p>
    <w:p w14:paraId="1D730B3A" w14:textId="77777777" w:rsidR="00000000" w:rsidRDefault="007C71EE">
      <w:pPr>
        <w:pStyle w:val="a"/>
        <w:jc w:val="center"/>
        <w:rPr>
          <w:rFonts w:hint="cs"/>
          <w:b/>
          <w:bCs/>
          <w:rtl/>
        </w:rPr>
      </w:pPr>
      <w:r>
        <w:rPr>
          <w:rFonts w:hint="cs"/>
          <w:b/>
          <w:bCs/>
          <w:rtl/>
        </w:rPr>
        <w:t>הצבעה</w:t>
      </w:r>
    </w:p>
    <w:p w14:paraId="61827DD8" w14:textId="77777777" w:rsidR="00000000" w:rsidRDefault="007C71EE">
      <w:pPr>
        <w:pStyle w:val="a"/>
        <w:jc w:val="center"/>
        <w:rPr>
          <w:rFonts w:hint="cs"/>
          <w:rtl/>
        </w:rPr>
      </w:pPr>
    </w:p>
    <w:p w14:paraId="6622B623" w14:textId="77777777" w:rsidR="00000000" w:rsidRDefault="007C71EE">
      <w:pPr>
        <w:pStyle w:val="a"/>
        <w:jc w:val="center"/>
        <w:rPr>
          <w:rFonts w:hint="cs"/>
          <w:rtl/>
        </w:rPr>
      </w:pPr>
      <w:r>
        <w:rPr>
          <w:rFonts w:hint="cs"/>
          <w:rtl/>
        </w:rPr>
        <w:t>ההסתייגות של חבר הכנסת מתן וילנאי לסעיף 25 לא נתקבלה.</w:t>
      </w:r>
    </w:p>
    <w:p w14:paraId="5CB2416B" w14:textId="77777777" w:rsidR="00000000" w:rsidRDefault="007C71EE">
      <w:pPr>
        <w:pStyle w:val="a"/>
        <w:rPr>
          <w:rtl/>
        </w:rPr>
      </w:pPr>
    </w:p>
    <w:p w14:paraId="3D848482" w14:textId="77777777" w:rsidR="00000000" w:rsidRDefault="007C71EE">
      <w:pPr>
        <w:pStyle w:val="a"/>
        <w:rPr>
          <w:rFonts w:hint="cs"/>
          <w:rtl/>
        </w:rPr>
      </w:pPr>
    </w:p>
    <w:p w14:paraId="1FDC3284" w14:textId="77777777" w:rsidR="00000000" w:rsidRDefault="007C71EE">
      <w:pPr>
        <w:pStyle w:val="ad"/>
        <w:rPr>
          <w:rtl/>
        </w:rPr>
      </w:pPr>
      <w:r>
        <w:rPr>
          <w:rtl/>
        </w:rPr>
        <w:t>היו"ר ראובן ריבלין:</w:t>
      </w:r>
    </w:p>
    <w:p w14:paraId="5D8AA9C6" w14:textId="77777777" w:rsidR="00000000" w:rsidRDefault="007C71EE">
      <w:pPr>
        <w:pStyle w:val="a"/>
        <w:rPr>
          <w:rtl/>
        </w:rPr>
      </w:pPr>
    </w:p>
    <w:p w14:paraId="2B9FF722" w14:textId="77777777" w:rsidR="00000000" w:rsidRDefault="007C71EE">
      <w:pPr>
        <w:pStyle w:val="a"/>
        <w:rPr>
          <w:rFonts w:hint="cs"/>
          <w:rtl/>
        </w:rPr>
      </w:pPr>
      <w:r>
        <w:rPr>
          <w:rFonts w:hint="cs"/>
          <w:rtl/>
        </w:rPr>
        <w:t xml:space="preserve">ההסתייגות לא </w:t>
      </w:r>
      <w:r>
        <w:rPr>
          <w:rFonts w:hint="cs"/>
          <w:rtl/>
        </w:rPr>
        <w:t>עברה.</w:t>
      </w:r>
    </w:p>
    <w:p w14:paraId="32D8A3E7" w14:textId="77777777" w:rsidR="00000000" w:rsidRDefault="007C71EE">
      <w:pPr>
        <w:pStyle w:val="a"/>
        <w:rPr>
          <w:rFonts w:hint="cs"/>
          <w:rtl/>
        </w:rPr>
      </w:pPr>
    </w:p>
    <w:p w14:paraId="3C149282" w14:textId="77777777" w:rsidR="00000000" w:rsidRDefault="007C71EE">
      <w:pPr>
        <w:pStyle w:val="a"/>
        <w:rPr>
          <w:rFonts w:hint="cs"/>
          <w:rtl/>
        </w:rPr>
      </w:pPr>
      <w:r>
        <w:rPr>
          <w:rFonts w:hint="cs"/>
          <w:rtl/>
        </w:rPr>
        <w:t>הסתייגות חברת הכנסת דליה איציק - מי בעד? מי נגד? מי נמנע? תודה.</w:t>
      </w:r>
    </w:p>
    <w:p w14:paraId="7C456AE7" w14:textId="77777777" w:rsidR="00000000" w:rsidRDefault="007C71EE">
      <w:pPr>
        <w:pStyle w:val="a"/>
        <w:rPr>
          <w:rFonts w:hint="cs"/>
          <w:rtl/>
        </w:rPr>
      </w:pPr>
    </w:p>
    <w:p w14:paraId="0E230C6B" w14:textId="77777777" w:rsidR="00000000" w:rsidRDefault="007C71EE">
      <w:pPr>
        <w:pStyle w:val="a"/>
        <w:jc w:val="center"/>
        <w:rPr>
          <w:rFonts w:hint="cs"/>
          <w:b/>
          <w:bCs/>
          <w:rtl/>
        </w:rPr>
      </w:pPr>
      <w:r>
        <w:rPr>
          <w:rFonts w:hint="cs"/>
          <w:b/>
          <w:bCs/>
          <w:rtl/>
        </w:rPr>
        <w:t>הצבעה</w:t>
      </w:r>
    </w:p>
    <w:p w14:paraId="71A018F2" w14:textId="77777777" w:rsidR="00000000" w:rsidRDefault="007C71EE">
      <w:pPr>
        <w:pStyle w:val="a"/>
        <w:jc w:val="center"/>
        <w:rPr>
          <w:rFonts w:hint="cs"/>
          <w:rtl/>
        </w:rPr>
      </w:pPr>
    </w:p>
    <w:p w14:paraId="25E9DEF9" w14:textId="77777777" w:rsidR="00000000" w:rsidRDefault="007C71EE">
      <w:pPr>
        <w:pStyle w:val="a"/>
        <w:jc w:val="center"/>
        <w:rPr>
          <w:rFonts w:hint="cs"/>
          <w:rtl/>
        </w:rPr>
      </w:pPr>
      <w:r>
        <w:rPr>
          <w:rFonts w:hint="cs"/>
          <w:rtl/>
        </w:rPr>
        <w:t>ההסתייגות של חברת הכנסת דליה איציק לסעיף 25 לא נתקבלה.</w:t>
      </w:r>
    </w:p>
    <w:p w14:paraId="181BAF08" w14:textId="77777777" w:rsidR="00000000" w:rsidRDefault="007C71EE">
      <w:pPr>
        <w:pStyle w:val="a"/>
        <w:rPr>
          <w:rFonts w:hint="cs"/>
          <w:rtl/>
        </w:rPr>
      </w:pPr>
    </w:p>
    <w:p w14:paraId="79167EB3" w14:textId="77777777" w:rsidR="00000000" w:rsidRDefault="007C71EE">
      <w:pPr>
        <w:pStyle w:val="ad"/>
        <w:rPr>
          <w:rtl/>
        </w:rPr>
      </w:pPr>
      <w:r>
        <w:rPr>
          <w:rtl/>
        </w:rPr>
        <w:t>היו"ר ראובן ריבלין:</w:t>
      </w:r>
    </w:p>
    <w:p w14:paraId="6F078D17" w14:textId="77777777" w:rsidR="00000000" w:rsidRDefault="007C71EE">
      <w:pPr>
        <w:pStyle w:val="a"/>
        <w:rPr>
          <w:rtl/>
        </w:rPr>
      </w:pPr>
    </w:p>
    <w:p w14:paraId="0FBC9322" w14:textId="77777777" w:rsidR="00000000" w:rsidRDefault="007C71EE">
      <w:pPr>
        <w:pStyle w:val="a"/>
        <w:rPr>
          <w:rFonts w:hint="cs"/>
          <w:rtl/>
        </w:rPr>
      </w:pPr>
      <w:r>
        <w:rPr>
          <w:rFonts w:hint="cs"/>
          <w:rtl/>
        </w:rPr>
        <w:t>הסתייגות חברת הכנסת דליה איציק לא עברה.</w:t>
      </w:r>
    </w:p>
    <w:p w14:paraId="506548DB" w14:textId="77777777" w:rsidR="00000000" w:rsidRDefault="007C71EE">
      <w:pPr>
        <w:pStyle w:val="a"/>
        <w:rPr>
          <w:rFonts w:hint="cs"/>
          <w:rtl/>
        </w:rPr>
      </w:pPr>
    </w:p>
    <w:p w14:paraId="58A8DAAA" w14:textId="77777777" w:rsidR="00000000" w:rsidRDefault="007C71EE">
      <w:pPr>
        <w:pStyle w:val="a"/>
        <w:rPr>
          <w:rFonts w:hint="cs"/>
          <w:rtl/>
        </w:rPr>
      </w:pPr>
      <w:r>
        <w:rPr>
          <w:rFonts w:hint="cs"/>
          <w:rtl/>
        </w:rPr>
        <w:t>הסתייגות חבר הכנסת אופיר פינס-פז - מי בעד? מי נגד? מי נמנע?</w:t>
      </w:r>
      <w:r>
        <w:rPr>
          <w:rFonts w:hint="cs"/>
          <w:rtl/>
        </w:rPr>
        <w:t xml:space="preserve"> תודה.</w:t>
      </w:r>
    </w:p>
    <w:p w14:paraId="60D9952E" w14:textId="77777777" w:rsidR="00000000" w:rsidRDefault="007C71EE">
      <w:pPr>
        <w:pStyle w:val="a"/>
        <w:rPr>
          <w:rFonts w:hint="cs"/>
          <w:rtl/>
        </w:rPr>
      </w:pPr>
    </w:p>
    <w:p w14:paraId="163CF55B" w14:textId="77777777" w:rsidR="00000000" w:rsidRDefault="007C71EE">
      <w:pPr>
        <w:pStyle w:val="a"/>
        <w:jc w:val="center"/>
        <w:rPr>
          <w:rFonts w:hint="cs"/>
          <w:b/>
          <w:bCs/>
          <w:rtl/>
        </w:rPr>
      </w:pPr>
      <w:r>
        <w:rPr>
          <w:rFonts w:hint="cs"/>
          <w:b/>
          <w:bCs/>
          <w:rtl/>
        </w:rPr>
        <w:t>הצבעה</w:t>
      </w:r>
    </w:p>
    <w:p w14:paraId="3B9D7043" w14:textId="77777777" w:rsidR="00000000" w:rsidRDefault="007C71EE">
      <w:pPr>
        <w:pStyle w:val="a"/>
        <w:jc w:val="center"/>
        <w:rPr>
          <w:rFonts w:hint="cs"/>
          <w:rtl/>
        </w:rPr>
      </w:pPr>
    </w:p>
    <w:p w14:paraId="21E889C4" w14:textId="77777777" w:rsidR="00000000" w:rsidRDefault="007C71EE">
      <w:pPr>
        <w:pStyle w:val="a"/>
        <w:jc w:val="center"/>
        <w:rPr>
          <w:rFonts w:hint="cs"/>
          <w:rtl/>
        </w:rPr>
      </w:pPr>
      <w:r>
        <w:rPr>
          <w:rFonts w:hint="cs"/>
          <w:rtl/>
        </w:rPr>
        <w:t>ההסתייגות של חבר הכנסת אופיר פינס-פז לסעיף 25 לא נתקבלה.</w:t>
      </w:r>
    </w:p>
    <w:p w14:paraId="70F9EC5B" w14:textId="77777777" w:rsidR="00000000" w:rsidRDefault="007C71EE">
      <w:pPr>
        <w:pStyle w:val="a"/>
        <w:rPr>
          <w:rFonts w:hint="cs"/>
          <w:rtl/>
        </w:rPr>
      </w:pPr>
    </w:p>
    <w:p w14:paraId="3EED5C30" w14:textId="77777777" w:rsidR="00000000" w:rsidRDefault="007C71EE">
      <w:pPr>
        <w:pStyle w:val="ad"/>
        <w:rPr>
          <w:rtl/>
        </w:rPr>
      </w:pPr>
      <w:r>
        <w:rPr>
          <w:rtl/>
        </w:rPr>
        <w:t>היו"ר ראובן ריבלין:</w:t>
      </w:r>
    </w:p>
    <w:p w14:paraId="32F68477" w14:textId="77777777" w:rsidR="00000000" w:rsidRDefault="007C71EE">
      <w:pPr>
        <w:pStyle w:val="a"/>
        <w:rPr>
          <w:rtl/>
        </w:rPr>
      </w:pPr>
    </w:p>
    <w:p w14:paraId="364499B4" w14:textId="77777777" w:rsidR="00000000" w:rsidRDefault="007C71EE">
      <w:pPr>
        <w:pStyle w:val="a"/>
        <w:rPr>
          <w:rFonts w:hint="cs"/>
          <w:rtl/>
        </w:rPr>
      </w:pPr>
      <w:r>
        <w:rPr>
          <w:rFonts w:hint="cs"/>
          <w:rtl/>
        </w:rPr>
        <w:t>ההסתייגות לא עברה.</w:t>
      </w:r>
    </w:p>
    <w:p w14:paraId="00C96B61" w14:textId="77777777" w:rsidR="00000000" w:rsidRDefault="007C71EE">
      <w:pPr>
        <w:pStyle w:val="a"/>
        <w:rPr>
          <w:rFonts w:hint="cs"/>
          <w:rtl/>
        </w:rPr>
      </w:pPr>
    </w:p>
    <w:p w14:paraId="4A292BAC" w14:textId="77777777" w:rsidR="00000000" w:rsidRDefault="007C71EE">
      <w:pPr>
        <w:pStyle w:val="a"/>
        <w:rPr>
          <w:rFonts w:hint="cs"/>
          <w:rtl/>
        </w:rPr>
      </w:pPr>
      <w:r>
        <w:rPr>
          <w:rFonts w:hint="cs"/>
          <w:rtl/>
        </w:rPr>
        <w:t>הסתייגות חבר הכנסת אפרים סנה - מי בעד? מי נגד? מי נמנע? תודה.</w:t>
      </w:r>
    </w:p>
    <w:p w14:paraId="287D519C" w14:textId="77777777" w:rsidR="00000000" w:rsidRDefault="007C71EE">
      <w:pPr>
        <w:pStyle w:val="a"/>
        <w:rPr>
          <w:rFonts w:hint="cs"/>
          <w:rtl/>
        </w:rPr>
      </w:pPr>
    </w:p>
    <w:p w14:paraId="6AB090BB" w14:textId="77777777" w:rsidR="00000000" w:rsidRDefault="007C71EE">
      <w:pPr>
        <w:pStyle w:val="a"/>
        <w:jc w:val="center"/>
        <w:rPr>
          <w:rFonts w:hint="cs"/>
          <w:b/>
          <w:bCs/>
          <w:rtl/>
        </w:rPr>
      </w:pPr>
      <w:r>
        <w:rPr>
          <w:rFonts w:hint="cs"/>
          <w:b/>
          <w:bCs/>
          <w:rtl/>
        </w:rPr>
        <w:t>הצבעה</w:t>
      </w:r>
    </w:p>
    <w:p w14:paraId="12AD4594" w14:textId="77777777" w:rsidR="00000000" w:rsidRDefault="007C71EE">
      <w:pPr>
        <w:pStyle w:val="a"/>
        <w:jc w:val="center"/>
        <w:rPr>
          <w:rFonts w:hint="cs"/>
          <w:rtl/>
        </w:rPr>
      </w:pPr>
    </w:p>
    <w:p w14:paraId="1C530AF8" w14:textId="77777777" w:rsidR="00000000" w:rsidRDefault="007C71EE">
      <w:pPr>
        <w:pStyle w:val="a"/>
        <w:jc w:val="center"/>
        <w:rPr>
          <w:rFonts w:hint="cs"/>
          <w:rtl/>
        </w:rPr>
      </w:pPr>
      <w:r>
        <w:rPr>
          <w:rFonts w:hint="cs"/>
          <w:rtl/>
        </w:rPr>
        <w:t>ההסתייגות של חבר הכנסת אפרים סנה לסעיף 25 לא נתקבלה.</w:t>
      </w:r>
    </w:p>
    <w:p w14:paraId="38D89B85" w14:textId="77777777" w:rsidR="00000000" w:rsidRDefault="007C71EE">
      <w:pPr>
        <w:pStyle w:val="a"/>
        <w:rPr>
          <w:rFonts w:hint="cs"/>
          <w:rtl/>
        </w:rPr>
      </w:pPr>
    </w:p>
    <w:p w14:paraId="68D30578" w14:textId="77777777" w:rsidR="00000000" w:rsidRDefault="007C71EE">
      <w:pPr>
        <w:pStyle w:val="ad"/>
        <w:rPr>
          <w:rtl/>
        </w:rPr>
      </w:pPr>
      <w:r>
        <w:rPr>
          <w:rtl/>
        </w:rPr>
        <w:t>היו"ר ראובן ריבלין</w:t>
      </w:r>
      <w:r>
        <w:rPr>
          <w:rtl/>
        </w:rPr>
        <w:t>:</w:t>
      </w:r>
    </w:p>
    <w:p w14:paraId="0285C9BA" w14:textId="77777777" w:rsidR="00000000" w:rsidRDefault="007C71EE">
      <w:pPr>
        <w:pStyle w:val="a"/>
        <w:rPr>
          <w:rtl/>
        </w:rPr>
      </w:pPr>
    </w:p>
    <w:p w14:paraId="6198A515" w14:textId="77777777" w:rsidR="00000000" w:rsidRDefault="007C71EE">
      <w:pPr>
        <w:pStyle w:val="a"/>
        <w:rPr>
          <w:rFonts w:hint="cs"/>
          <w:rtl/>
        </w:rPr>
      </w:pPr>
      <w:r>
        <w:rPr>
          <w:rFonts w:hint="cs"/>
          <w:rtl/>
        </w:rPr>
        <w:t>הסתייגות חבר הכנסת סנה לא עברה.</w:t>
      </w:r>
    </w:p>
    <w:p w14:paraId="3801FF88" w14:textId="77777777" w:rsidR="00000000" w:rsidRDefault="007C71EE">
      <w:pPr>
        <w:pStyle w:val="a"/>
        <w:rPr>
          <w:rtl/>
        </w:rPr>
      </w:pPr>
    </w:p>
    <w:p w14:paraId="3FB4DA46" w14:textId="77777777" w:rsidR="00000000" w:rsidRDefault="007C71EE">
      <w:pPr>
        <w:pStyle w:val="a"/>
        <w:rPr>
          <w:rFonts w:hint="cs"/>
          <w:rtl/>
        </w:rPr>
      </w:pPr>
      <w:r>
        <w:rPr>
          <w:rFonts w:hint="cs"/>
          <w:rtl/>
        </w:rPr>
        <w:t>הסתייגות חברת הכנסת יולי תמיר - מי בעד? מי נגד? מי נמנע? תודה.</w:t>
      </w:r>
    </w:p>
    <w:p w14:paraId="18268F6A" w14:textId="77777777" w:rsidR="00000000" w:rsidRDefault="007C71EE">
      <w:pPr>
        <w:pStyle w:val="a"/>
        <w:rPr>
          <w:rFonts w:hint="cs"/>
          <w:rtl/>
        </w:rPr>
      </w:pPr>
    </w:p>
    <w:p w14:paraId="1A58A323" w14:textId="77777777" w:rsidR="00000000" w:rsidRDefault="007C71EE">
      <w:pPr>
        <w:pStyle w:val="a"/>
        <w:jc w:val="center"/>
        <w:rPr>
          <w:rFonts w:hint="cs"/>
          <w:b/>
          <w:bCs/>
          <w:rtl/>
        </w:rPr>
      </w:pPr>
      <w:r>
        <w:rPr>
          <w:rFonts w:hint="cs"/>
          <w:b/>
          <w:bCs/>
          <w:rtl/>
        </w:rPr>
        <w:t>הצבעה</w:t>
      </w:r>
    </w:p>
    <w:p w14:paraId="55773015" w14:textId="77777777" w:rsidR="00000000" w:rsidRDefault="007C71EE">
      <w:pPr>
        <w:pStyle w:val="a"/>
        <w:jc w:val="center"/>
        <w:rPr>
          <w:rFonts w:hint="cs"/>
          <w:rtl/>
        </w:rPr>
      </w:pPr>
    </w:p>
    <w:p w14:paraId="587C8293" w14:textId="77777777" w:rsidR="00000000" w:rsidRDefault="007C71EE">
      <w:pPr>
        <w:pStyle w:val="a"/>
        <w:jc w:val="center"/>
        <w:rPr>
          <w:rFonts w:hint="cs"/>
          <w:rtl/>
        </w:rPr>
      </w:pPr>
      <w:r>
        <w:rPr>
          <w:rFonts w:hint="cs"/>
          <w:rtl/>
        </w:rPr>
        <w:t>ההסתייגות של חברת הכנסת יולי תמיר לסעיף 25 לא נתקבלה.</w:t>
      </w:r>
    </w:p>
    <w:p w14:paraId="3BAA1F4A" w14:textId="77777777" w:rsidR="00000000" w:rsidRDefault="007C71EE">
      <w:pPr>
        <w:pStyle w:val="a"/>
        <w:rPr>
          <w:rFonts w:hint="cs"/>
          <w:rtl/>
        </w:rPr>
      </w:pPr>
    </w:p>
    <w:p w14:paraId="087F2437" w14:textId="77777777" w:rsidR="00000000" w:rsidRDefault="007C71EE">
      <w:pPr>
        <w:pStyle w:val="ad"/>
        <w:rPr>
          <w:rtl/>
        </w:rPr>
      </w:pPr>
      <w:r>
        <w:rPr>
          <w:rtl/>
        </w:rPr>
        <w:t>היו"ר ראובן ריבלין:</w:t>
      </w:r>
    </w:p>
    <w:p w14:paraId="109D0CA7" w14:textId="77777777" w:rsidR="00000000" w:rsidRDefault="007C71EE">
      <w:pPr>
        <w:pStyle w:val="a"/>
        <w:rPr>
          <w:rtl/>
        </w:rPr>
      </w:pPr>
    </w:p>
    <w:p w14:paraId="73FB1EC2" w14:textId="77777777" w:rsidR="00000000" w:rsidRDefault="007C71EE">
      <w:pPr>
        <w:pStyle w:val="a"/>
        <w:rPr>
          <w:rFonts w:hint="cs"/>
          <w:rtl/>
        </w:rPr>
      </w:pPr>
      <w:r>
        <w:rPr>
          <w:rFonts w:hint="cs"/>
          <w:rtl/>
        </w:rPr>
        <w:t>ההסתייגות לא עברה.</w:t>
      </w:r>
    </w:p>
    <w:p w14:paraId="03D7EC3F" w14:textId="77777777" w:rsidR="00000000" w:rsidRDefault="007C71EE">
      <w:pPr>
        <w:pStyle w:val="a"/>
        <w:rPr>
          <w:rFonts w:hint="cs"/>
          <w:rtl/>
        </w:rPr>
      </w:pPr>
    </w:p>
    <w:p w14:paraId="0D8ED26E" w14:textId="77777777" w:rsidR="00000000" w:rsidRDefault="007C71EE">
      <w:pPr>
        <w:pStyle w:val="a"/>
        <w:rPr>
          <w:rFonts w:hint="cs"/>
          <w:rtl/>
        </w:rPr>
      </w:pPr>
      <w:r>
        <w:rPr>
          <w:rFonts w:hint="cs"/>
          <w:rtl/>
        </w:rPr>
        <w:t>הסתייגות חבר הכנסת מיכאל מלכיאור - מי בעד? מי נגד? מי</w:t>
      </w:r>
      <w:r>
        <w:rPr>
          <w:rFonts w:hint="cs"/>
          <w:rtl/>
        </w:rPr>
        <w:t xml:space="preserve"> נמנע? תודה.</w:t>
      </w:r>
    </w:p>
    <w:p w14:paraId="3B2B7983" w14:textId="77777777" w:rsidR="00000000" w:rsidRDefault="007C71EE">
      <w:pPr>
        <w:pStyle w:val="a"/>
        <w:rPr>
          <w:rFonts w:hint="cs"/>
          <w:rtl/>
        </w:rPr>
      </w:pPr>
    </w:p>
    <w:p w14:paraId="0DE16F3C" w14:textId="77777777" w:rsidR="00000000" w:rsidRDefault="007C71EE">
      <w:pPr>
        <w:pStyle w:val="a"/>
        <w:jc w:val="center"/>
        <w:rPr>
          <w:rFonts w:hint="cs"/>
          <w:b/>
          <w:bCs/>
          <w:rtl/>
        </w:rPr>
      </w:pPr>
      <w:r>
        <w:rPr>
          <w:rFonts w:hint="cs"/>
          <w:b/>
          <w:bCs/>
          <w:rtl/>
        </w:rPr>
        <w:t>הצבעה</w:t>
      </w:r>
    </w:p>
    <w:p w14:paraId="1C74FFB4" w14:textId="77777777" w:rsidR="00000000" w:rsidRDefault="007C71EE">
      <w:pPr>
        <w:pStyle w:val="a"/>
        <w:jc w:val="center"/>
        <w:rPr>
          <w:rFonts w:hint="cs"/>
          <w:rtl/>
        </w:rPr>
      </w:pPr>
    </w:p>
    <w:p w14:paraId="4F826AFD" w14:textId="77777777" w:rsidR="00000000" w:rsidRDefault="007C71EE">
      <w:pPr>
        <w:pStyle w:val="a"/>
        <w:jc w:val="center"/>
        <w:rPr>
          <w:rFonts w:hint="cs"/>
          <w:rtl/>
        </w:rPr>
      </w:pPr>
      <w:r>
        <w:rPr>
          <w:rFonts w:hint="cs"/>
          <w:rtl/>
        </w:rPr>
        <w:t>ההסתייגות של חבר הכנסת מיכאל מלכיאור לסעיף 25 לא נתקבלה.</w:t>
      </w:r>
    </w:p>
    <w:p w14:paraId="594F5A81" w14:textId="77777777" w:rsidR="00000000" w:rsidRDefault="007C71EE">
      <w:pPr>
        <w:pStyle w:val="a"/>
        <w:rPr>
          <w:rFonts w:hint="cs"/>
          <w:rtl/>
        </w:rPr>
      </w:pPr>
    </w:p>
    <w:p w14:paraId="544FE499" w14:textId="77777777" w:rsidR="00000000" w:rsidRDefault="007C71EE">
      <w:pPr>
        <w:pStyle w:val="ad"/>
        <w:rPr>
          <w:rtl/>
        </w:rPr>
      </w:pPr>
      <w:r>
        <w:rPr>
          <w:rtl/>
        </w:rPr>
        <w:t>היו"ר ראובן ריבלין:</w:t>
      </w:r>
    </w:p>
    <w:p w14:paraId="1801A457" w14:textId="77777777" w:rsidR="00000000" w:rsidRDefault="007C71EE">
      <w:pPr>
        <w:pStyle w:val="a"/>
        <w:rPr>
          <w:rtl/>
        </w:rPr>
      </w:pPr>
    </w:p>
    <w:p w14:paraId="120A6085" w14:textId="77777777" w:rsidR="00000000" w:rsidRDefault="007C71EE">
      <w:pPr>
        <w:pStyle w:val="a"/>
        <w:rPr>
          <w:rFonts w:hint="cs"/>
          <w:rtl/>
        </w:rPr>
      </w:pPr>
      <w:r>
        <w:rPr>
          <w:rFonts w:hint="cs"/>
          <w:rtl/>
        </w:rPr>
        <w:t>ההסתייגות לא עברה.</w:t>
      </w:r>
    </w:p>
    <w:p w14:paraId="332589A9" w14:textId="77777777" w:rsidR="00000000" w:rsidRDefault="007C71EE">
      <w:pPr>
        <w:pStyle w:val="a"/>
        <w:rPr>
          <w:rFonts w:hint="cs"/>
          <w:rtl/>
        </w:rPr>
      </w:pPr>
    </w:p>
    <w:p w14:paraId="421EECD7" w14:textId="77777777" w:rsidR="00000000" w:rsidRDefault="007C71EE">
      <w:pPr>
        <w:pStyle w:val="a"/>
        <w:rPr>
          <w:rFonts w:hint="cs"/>
          <w:rtl/>
        </w:rPr>
      </w:pPr>
      <w:r>
        <w:rPr>
          <w:rFonts w:hint="cs"/>
          <w:rtl/>
        </w:rPr>
        <w:t>הסתייגות חבר הכנסת יצחק הרצוג - מי בעד? מי נגד? מי נמנע? תודה.</w:t>
      </w:r>
    </w:p>
    <w:p w14:paraId="3770C2C8" w14:textId="77777777" w:rsidR="00000000" w:rsidRDefault="007C71EE">
      <w:pPr>
        <w:pStyle w:val="a"/>
        <w:rPr>
          <w:rFonts w:hint="cs"/>
          <w:rtl/>
        </w:rPr>
      </w:pPr>
    </w:p>
    <w:p w14:paraId="7BED41DA" w14:textId="77777777" w:rsidR="00000000" w:rsidRDefault="007C71EE">
      <w:pPr>
        <w:pStyle w:val="a"/>
        <w:jc w:val="center"/>
        <w:rPr>
          <w:rFonts w:hint="cs"/>
          <w:b/>
          <w:bCs/>
          <w:rtl/>
        </w:rPr>
      </w:pPr>
      <w:r>
        <w:rPr>
          <w:rFonts w:hint="cs"/>
          <w:b/>
          <w:bCs/>
          <w:rtl/>
        </w:rPr>
        <w:t>הצבעה</w:t>
      </w:r>
    </w:p>
    <w:p w14:paraId="5804482C" w14:textId="77777777" w:rsidR="00000000" w:rsidRDefault="007C71EE">
      <w:pPr>
        <w:pStyle w:val="a"/>
        <w:jc w:val="center"/>
        <w:rPr>
          <w:rFonts w:hint="cs"/>
          <w:rtl/>
        </w:rPr>
      </w:pPr>
    </w:p>
    <w:p w14:paraId="3751A31E" w14:textId="77777777" w:rsidR="00000000" w:rsidRDefault="007C71EE">
      <w:pPr>
        <w:pStyle w:val="a"/>
        <w:jc w:val="center"/>
        <w:rPr>
          <w:rFonts w:hint="cs"/>
          <w:rtl/>
        </w:rPr>
      </w:pPr>
      <w:r>
        <w:rPr>
          <w:rFonts w:hint="cs"/>
          <w:rtl/>
        </w:rPr>
        <w:t>ההסתייגות של חבר הכנסת יצחק הרצוג לסעיף 25 לא נתקבלה.</w:t>
      </w:r>
    </w:p>
    <w:p w14:paraId="51EB7549" w14:textId="77777777" w:rsidR="00000000" w:rsidRDefault="007C71EE">
      <w:pPr>
        <w:pStyle w:val="a"/>
        <w:rPr>
          <w:rFonts w:hint="cs"/>
          <w:rtl/>
        </w:rPr>
      </w:pPr>
    </w:p>
    <w:p w14:paraId="50FF64FC" w14:textId="77777777" w:rsidR="00000000" w:rsidRDefault="007C71EE">
      <w:pPr>
        <w:pStyle w:val="ad"/>
        <w:rPr>
          <w:rtl/>
        </w:rPr>
      </w:pPr>
      <w:r>
        <w:rPr>
          <w:rtl/>
        </w:rPr>
        <w:t>היו"ר ראוב</w:t>
      </w:r>
      <w:r>
        <w:rPr>
          <w:rtl/>
        </w:rPr>
        <w:t>ן ריבלין:</w:t>
      </w:r>
    </w:p>
    <w:p w14:paraId="70D1EDDD" w14:textId="77777777" w:rsidR="00000000" w:rsidRDefault="007C71EE">
      <w:pPr>
        <w:pStyle w:val="a"/>
        <w:rPr>
          <w:rtl/>
        </w:rPr>
      </w:pPr>
    </w:p>
    <w:p w14:paraId="409F1AB7" w14:textId="77777777" w:rsidR="00000000" w:rsidRDefault="007C71EE">
      <w:pPr>
        <w:pStyle w:val="a"/>
        <w:rPr>
          <w:rFonts w:hint="cs"/>
          <w:rtl/>
        </w:rPr>
      </w:pPr>
      <w:r>
        <w:rPr>
          <w:rFonts w:hint="cs"/>
          <w:rtl/>
        </w:rPr>
        <w:t>ההסתייגות לא עברה.</w:t>
      </w:r>
    </w:p>
    <w:p w14:paraId="32D0B9D2" w14:textId="77777777" w:rsidR="00000000" w:rsidRDefault="007C71EE">
      <w:pPr>
        <w:pStyle w:val="a"/>
        <w:rPr>
          <w:rFonts w:hint="cs"/>
          <w:rtl/>
        </w:rPr>
      </w:pPr>
    </w:p>
    <w:p w14:paraId="0C7570E1" w14:textId="77777777" w:rsidR="00000000" w:rsidRDefault="007C71EE">
      <w:pPr>
        <w:pStyle w:val="a"/>
        <w:rPr>
          <w:rFonts w:hint="cs"/>
          <w:rtl/>
        </w:rPr>
      </w:pPr>
      <w:r>
        <w:rPr>
          <w:rFonts w:hint="cs"/>
          <w:rtl/>
        </w:rPr>
        <w:t>הסתייגות חבר הכנסת חיים רמון - מי בעד? מי נגד? מי נמנע? תודה.</w:t>
      </w:r>
    </w:p>
    <w:p w14:paraId="10781513" w14:textId="77777777" w:rsidR="00000000" w:rsidRDefault="007C71EE">
      <w:pPr>
        <w:pStyle w:val="a"/>
        <w:rPr>
          <w:rFonts w:hint="cs"/>
          <w:rtl/>
        </w:rPr>
      </w:pPr>
    </w:p>
    <w:p w14:paraId="69CD2941" w14:textId="77777777" w:rsidR="00000000" w:rsidRDefault="007C71EE">
      <w:pPr>
        <w:pStyle w:val="a"/>
        <w:jc w:val="center"/>
        <w:rPr>
          <w:rFonts w:hint="cs"/>
          <w:b/>
          <w:bCs/>
          <w:rtl/>
        </w:rPr>
      </w:pPr>
      <w:r>
        <w:rPr>
          <w:rFonts w:hint="cs"/>
          <w:b/>
          <w:bCs/>
          <w:rtl/>
        </w:rPr>
        <w:t>הצבעה</w:t>
      </w:r>
    </w:p>
    <w:p w14:paraId="7EB49B05" w14:textId="77777777" w:rsidR="00000000" w:rsidRDefault="007C71EE">
      <w:pPr>
        <w:pStyle w:val="a"/>
        <w:jc w:val="center"/>
        <w:rPr>
          <w:rFonts w:hint="cs"/>
          <w:rtl/>
        </w:rPr>
      </w:pPr>
    </w:p>
    <w:p w14:paraId="71AC0B0B" w14:textId="77777777" w:rsidR="00000000" w:rsidRDefault="007C71EE">
      <w:pPr>
        <w:pStyle w:val="a"/>
        <w:jc w:val="center"/>
        <w:rPr>
          <w:rFonts w:hint="cs"/>
          <w:rtl/>
        </w:rPr>
      </w:pPr>
      <w:r>
        <w:rPr>
          <w:rFonts w:hint="cs"/>
          <w:rtl/>
        </w:rPr>
        <w:t>ההסתייגות של חבר הכנסת חיים רמון לסעיף 25 לא נתקבלה.</w:t>
      </w:r>
    </w:p>
    <w:p w14:paraId="7030AB7D" w14:textId="77777777" w:rsidR="00000000" w:rsidRDefault="007C71EE">
      <w:pPr>
        <w:pStyle w:val="a"/>
        <w:rPr>
          <w:rtl/>
        </w:rPr>
      </w:pPr>
    </w:p>
    <w:p w14:paraId="162FDC6A" w14:textId="77777777" w:rsidR="00000000" w:rsidRDefault="007C71EE">
      <w:pPr>
        <w:pStyle w:val="a"/>
        <w:rPr>
          <w:rFonts w:hint="cs"/>
          <w:rtl/>
        </w:rPr>
      </w:pPr>
    </w:p>
    <w:p w14:paraId="452787AE" w14:textId="77777777" w:rsidR="00000000" w:rsidRDefault="007C71EE">
      <w:pPr>
        <w:pStyle w:val="ad"/>
        <w:rPr>
          <w:rtl/>
        </w:rPr>
      </w:pPr>
      <w:r>
        <w:rPr>
          <w:rtl/>
        </w:rPr>
        <w:t>היו"ר ראובן ריבלין:</w:t>
      </w:r>
    </w:p>
    <w:p w14:paraId="188CE865" w14:textId="77777777" w:rsidR="00000000" w:rsidRDefault="007C71EE">
      <w:pPr>
        <w:pStyle w:val="a"/>
        <w:rPr>
          <w:rtl/>
        </w:rPr>
      </w:pPr>
    </w:p>
    <w:p w14:paraId="70BC176C" w14:textId="77777777" w:rsidR="00000000" w:rsidRDefault="007C71EE">
      <w:pPr>
        <w:pStyle w:val="a"/>
        <w:rPr>
          <w:rFonts w:hint="cs"/>
          <w:rtl/>
        </w:rPr>
      </w:pPr>
      <w:r>
        <w:rPr>
          <w:rFonts w:hint="cs"/>
          <w:rtl/>
        </w:rPr>
        <w:t>ההסתייגות לא נתקבלה.</w:t>
      </w:r>
    </w:p>
    <w:p w14:paraId="7ADB74EE" w14:textId="77777777" w:rsidR="00000000" w:rsidRDefault="007C71EE">
      <w:pPr>
        <w:pStyle w:val="a"/>
        <w:rPr>
          <w:rFonts w:hint="cs"/>
          <w:rtl/>
        </w:rPr>
      </w:pPr>
    </w:p>
    <w:p w14:paraId="5021C17A" w14:textId="77777777" w:rsidR="00000000" w:rsidRDefault="007C71EE">
      <w:pPr>
        <w:pStyle w:val="a"/>
        <w:rPr>
          <w:rFonts w:hint="cs"/>
          <w:rtl/>
        </w:rPr>
      </w:pPr>
      <w:r>
        <w:rPr>
          <w:rFonts w:hint="cs"/>
          <w:rtl/>
        </w:rPr>
        <w:t>הסתייגות חבר הכנסת דני יתום - מי בעד? מי נגד? מי נמנע? תו</w:t>
      </w:r>
      <w:r>
        <w:rPr>
          <w:rFonts w:hint="cs"/>
          <w:rtl/>
        </w:rPr>
        <w:t>דה.</w:t>
      </w:r>
    </w:p>
    <w:p w14:paraId="3A083844" w14:textId="77777777" w:rsidR="00000000" w:rsidRDefault="007C71EE">
      <w:pPr>
        <w:pStyle w:val="a"/>
        <w:rPr>
          <w:rFonts w:hint="cs"/>
          <w:rtl/>
        </w:rPr>
      </w:pPr>
    </w:p>
    <w:p w14:paraId="68636576" w14:textId="77777777" w:rsidR="00000000" w:rsidRDefault="007C71EE">
      <w:pPr>
        <w:pStyle w:val="a"/>
        <w:jc w:val="center"/>
        <w:rPr>
          <w:rFonts w:hint="cs"/>
          <w:b/>
          <w:bCs/>
          <w:rtl/>
        </w:rPr>
      </w:pPr>
      <w:r>
        <w:rPr>
          <w:rFonts w:hint="cs"/>
          <w:b/>
          <w:bCs/>
          <w:rtl/>
        </w:rPr>
        <w:t>הצבעה</w:t>
      </w:r>
    </w:p>
    <w:p w14:paraId="48385B20" w14:textId="77777777" w:rsidR="00000000" w:rsidRDefault="007C71EE">
      <w:pPr>
        <w:pStyle w:val="a"/>
        <w:jc w:val="center"/>
        <w:rPr>
          <w:rFonts w:hint="cs"/>
          <w:rtl/>
        </w:rPr>
      </w:pPr>
    </w:p>
    <w:p w14:paraId="350CACBF" w14:textId="77777777" w:rsidR="00000000" w:rsidRDefault="007C71EE">
      <w:pPr>
        <w:pStyle w:val="a"/>
        <w:jc w:val="center"/>
        <w:rPr>
          <w:rFonts w:hint="cs"/>
          <w:rtl/>
        </w:rPr>
      </w:pPr>
      <w:r>
        <w:rPr>
          <w:rFonts w:hint="cs"/>
          <w:rtl/>
        </w:rPr>
        <w:t>ההסתייגות של חבר הכנסת דני יתום לסעיף 25 לא נתקבלה.</w:t>
      </w:r>
    </w:p>
    <w:p w14:paraId="424BF839" w14:textId="77777777" w:rsidR="00000000" w:rsidRDefault="007C71EE">
      <w:pPr>
        <w:pStyle w:val="a"/>
        <w:rPr>
          <w:rFonts w:hint="cs"/>
          <w:rtl/>
        </w:rPr>
      </w:pPr>
    </w:p>
    <w:p w14:paraId="777E7E91" w14:textId="77777777" w:rsidR="00000000" w:rsidRDefault="007C71EE">
      <w:pPr>
        <w:pStyle w:val="ad"/>
        <w:rPr>
          <w:rtl/>
        </w:rPr>
      </w:pPr>
      <w:r>
        <w:rPr>
          <w:rtl/>
        </w:rPr>
        <w:t>היו"ר ראובן ריבלין:</w:t>
      </w:r>
    </w:p>
    <w:p w14:paraId="4ACA750A" w14:textId="77777777" w:rsidR="00000000" w:rsidRDefault="007C71EE">
      <w:pPr>
        <w:pStyle w:val="a"/>
        <w:rPr>
          <w:rtl/>
        </w:rPr>
      </w:pPr>
    </w:p>
    <w:p w14:paraId="53F8DDEB" w14:textId="77777777" w:rsidR="00000000" w:rsidRDefault="007C71EE">
      <w:pPr>
        <w:pStyle w:val="a"/>
        <w:rPr>
          <w:rFonts w:hint="cs"/>
          <w:rtl/>
        </w:rPr>
      </w:pPr>
      <w:r>
        <w:rPr>
          <w:rFonts w:hint="cs"/>
          <w:rtl/>
        </w:rPr>
        <w:t>ההסתייגות לא עברה.</w:t>
      </w:r>
    </w:p>
    <w:p w14:paraId="0D665FAF" w14:textId="77777777" w:rsidR="00000000" w:rsidRDefault="007C71EE">
      <w:pPr>
        <w:pStyle w:val="a"/>
        <w:rPr>
          <w:rFonts w:hint="cs"/>
          <w:rtl/>
        </w:rPr>
      </w:pPr>
    </w:p>
    <w:p w14:paraId="2B7171DA" w14:textId="77777777" w:rsidR="00000000" w:rsidRDefault="007C71EE">
      <w:pPr>
        <w:pStyle w:val="a"/>
        <w:rPr>
          <w:rFonts w:hint="cs"/>
          <w:rtl/>
        </w:rPr>
      </w:pPr>
      <w:r>
        <w:rPr>
          <w:rFonts w:hint="cs"/>
          <w:rtl/>
        </w:rPr>
        <w:t>הסתייגות חבר הכנסת איתן כבל - מי בעד? מי נגד? מי נמנע? תודה.</w:t>
      </w:r>
    </w:p>
    <w:p w14:paraId="3A29714B" w14:textId="77777777" w:rsidR="00000000" w:rsidRDefault="007C71EE">
      <w:pPr>
        <w:pStyle w:val="a"/>
        <w:rPr>
          <w:rFonts w:hint="cs"/>
          <w:rtl/>
        </w:rPr>
      </w:pPr>
    </w:p>
    <w:p w14:paraId="62EC0D74" w14:textId="77777777" w:rsidR="00000000" w:rsidRDefault="007C71EE">
      <w:pPr>
        <w:pStyle w:val="a"/>
        <w:jc w:val="center"/>
        <w:rPr>
          <w:rFonts w:hint="cs"/>
          <w:b/>
          <w:bCs/>
          <w:rtl/>
        </w:rPr>
      </w:pPr>
      <w:r>
        <w:rPr>
          <w:rFonts w:hint="cs"/>
          <w:b/>
          <w:bCs/>
          <w:rtl/>
        </w:rPr>
        <w:t>הצבעה</w:t>
      </w:r>
    </w:p>
    <w:p w14:paraId="14CD18B9" w14:textId="77777777" w:rsidR="00000000" w:rsidRDefault="007C71EE">
      <w:pPr>
        <w:pStyle w:val="a"/>
        <w:jc w:val="center"/>
        <w:rPr>
          <w:rFonts w:hint="cs"/>
          <w:rtl/>
        </w:rPr>
      </w:pPr>
    </w:p>
    <w:p w14:paraId="1B3A352B" w14:textId="77777777" w:rsidR="00000000" w:rsidRDefault="007C71EE">
      <w:pPr>
        <w:pStyle w:val="a"/>
        <w:jc w:val="center"/>
        <w:rPr>
          <w:rFonts w:hint="cs"/>
          <w:rtl/>
        </w:rPr>
      </w:pPr>
      <w:r>
        <w:rPr>
          <w:rFonts w:hint="cs"/>
          <w:rtl/>
        </w:rPr>
        <w:t>ההסתייגות של חבר הכנסת איתן כבל לסעיף 25 לא נתקבלה.</w:t>
      </w:r>
    </w:p>
    <w:p w14:paraId="231682CC" w14:textId="77777777" w:rsidR="00000000" w:rsidRDefault="007C71EE">
      <w:pPr>
        <w:pStyle w:val="a"/>
        <w:rPr>
          <w:rFonts w:hint="cs"/>
          <w:rtl/>
        </w:rPr>
      </w:pPr>
    </w:p>
    <w:p w14:paraId="31A48D39" w14:textId="77777777" w:rsidR="00000000" w:rsidRDefault="007C71EE">
      <w:pPr>
        <w:pStyle w:val="ad"/>
        <w:rPr>
          <w:rtl/>
        </w:rPr>
      </w:pPr>
      <w:r>
        <w:rPr>
          <w:rtl/>
        </w:rPr>
        <w:t>היו"ר ראובן ריבלין:</w:t>
      </w:r>
    </w:p>
    <w:p w14:paraId="10CA97A1" w14:textId="77777777" w:rsidR="00000000" w:rsidRDefault="007C71EE">
      <w:pPr>
        <w:pStyle w:val="a"/>
        <w:rPr>
          <w:rtl/>
        </w:rPr>
      </w:pPr>
    </w:p>
    <w:p w14:paraId="4727BFBF" w14:textId="77777777" w:rsidR="00000000" w:rsidRDefault="007C71EE">
      <w:pPr>
        <w:pStyle w:val="a"/>
        <w:rPr>
          <w:rFonts w:hint="cs"/>
          <w:rtl/>
        </w:rPr>
      </w:pPr>
      <w:r>
        <w:rPr>
          <w:rFonts w:hint="cs"/>
          <w:rtl/>
        </w:rPr>
        <w:t>ההסתייג</w:t>
      </w:r>
      <w:r>
        <w:rPr>
          <w:rFonts w:hint="cs"/>
          <w:rtl/>
        </w:rPr>
        <w:t>ות לא עברה.</w:t>
      </w:r>
    </w:p>
    <w:p w14:paraId="5AF3EE6F" w14:textId="77777777" w:rsidR="00000000" w:rsidRDefault="007C71EE">
      <w:pPr>
        <w:pStyle w:val="a"/>
        <w:rPr>
          <w:rFonts w:hint="cs"/>
          <w:rtl/>
        </w:rPr>
      </w:pPr>
    </w:p>
    <w:p w14:paraId="5B0EEF51" w14:textId="77777777" w:rsidR="00000000" w:rsidRDefault="007C71EE">
      <w:pPr>
        <w:pStyle w:val="a"/>
        <w:rPr>
          <w:rFonts w:hint="cs"/>
          <w:rtl/>
        </w:rPr>
      </w:pPr>
      <w:r>
        <w:rPr>
          <w:rFonts w:hint="cs"/>
          <w:rtl/>
        </w:rPr>
        <w:t>הסתייגות חבר הכנסת אברהם שוחט - מי בעד? מי נגד? מי נמנע? תודה.</w:t>
      </w:r>
    </w:p>
    <w:p w14:paraId="66FFCBD8" w14:textId="77777777" w:rsidR="00000000" w:rsidRDefault="007C71EE">
      <w:pPr>
        <w:pStyle w:val="a"/>
        <w:rPr>
          <w:rFonts w:hint="cs"/>
          <w:rtl/>
        </w:rPr>
      </w:pPr>
    </w:p>
    <w:p w14:paraId="7E3BFA00" w14:textId="77777777" w:rsidR="00000000" w:rsidRDefault="007C71EE">
      <w:pPr>
        <w:pStyle w:val="a"/>
        <w:jc w:val="center"/>
        <w:rPr>
          <w:rFonts w:hint="cs"/>
          <w:b/>
          <w:bCs/>
          <w:rtl/>
        </w:rPr>
      </w:pPr>
      <w:r>
        <w:rPr>
          <w:rFonts w:hint="cs"/>
          <w:b/>
          <w:bCs/>
          <w:rtl/>
        </w:rPr>
        <w:t>הצבעה</w:t>
      </w:r>
    </w:p>
    <w:p w14:paraId="5DF2DEB7" w14:textId="77777777" w:rsidR="00000000" w:rsidRDefault="007C71EE">
      <w:pPr>
        <w:pStyle w:val="a"/>
        <w:jc w:val="center"/>
        <w:rPr>
          <w:rFonts w:hint="cs"/>
          <w:rtl/>
        </w:rPr>
      </w:pPr>
    </w:p>
    <w:p w14:paraId="4956F11D" w14:textId="77777777" w:rsidR="00000000" w:rsidRDefault="007C71EE">
      <w:pPr>
        <w:pStyle w:val="a"/>
        <w:jc w:val="center"/>
        <w:rPr>
          <w:rFonts w:hint="cs"/>
          <w:rtl/>
        </w:rPr>
      </w:pPr>
      <w:r>
        <w:rPr>
          <w:rFonts w:hint="cs"/>
          <w:rtl/>
        </w:rPr>
        <w:t>ההסתייגות של חבר הכנסת אברהם בייגה שוחט לסעיף 25 לא נתקבלה.</w:t>
      </w:r>
    </w:p>
    <w:p w14:paraId="276CCF30" w14:textId="77777777" w:rsidR="00000000" w:rsidRDefault="007C71EE">
      <w:pPr>
        <w:pStyle w:val="a"/>
        <w:rPr>
          <w:rFonts w:hint="cs"/>
          <w:rtl/>
        </w:rPr>
      </w:pPr>
    </w:p>
    <w:p w14:paraId="14551C43" w14:textId="77777777" w:rsidR="00000000" w:rsidRDefault="007C71EE">
      <w:pPr>
        <w:pStyle w:val="ad"/>
        <w:rPr>
          <w:rtl/>
        </w:rPr>
      </w:pPr>
      <w:r>
        <w:rPr>
          <w:rtl/>
        </w:rPr>
        <w:t>היו"ר ראובן ריבלין:</w:t>
      </w:r>
    </w:p>
    <w:p w14:paraId="2029F62E" w14:textId="77777777" w:rsidR="00000000" w:rsidRDefault="007C71EE">
      <w:pPr>
        <w:pStyle w:val="a"/>
        <w:rPr>
          <w:rtl/>
        </w:rPr>
      </w:pPr>
    </w:p>
    <w:p w14:paraId="04D61343" w14:textId="77777777" w:rsidR="00000000" w:rsidRDefault="007C71EE">
      <w:pPr>
        <w:pStyle w:val="a"/>
        <w:rPr>
          <w:rFonts w:hint="cs"/>
          <w:rtl/>
        </w:rPr>
      </w:pPr>
      <w:r>
        <w:rPr>
          <w:rFonts w:hint="cs"/>
          <w:rtl/>
        </w:rPr>
        <w:t>ההסתייגות לא עברה.</w:t>
      </w:r>
    </w:p>
    <w:p w14:paraId="23ADAEEF" w14:textId="77777777" w:rsidR="00000000" w:rsidRDefault="007C71EE">
      <w:pPr>
        <w:pStyle w:val="a"/>
        <w:rPr>
          <w:rtl/>
        </w:rPr>
      </w:pPr>
    </w:p>
    <w:p w14:paraId="591CC623" w14:textId="77777777" w:rsidR="00000000" w:rsidRDefault="007C71EE">
      <w:pPr>
        <w:pStyle w:val="a"/>
        <w:rPr>
          <w:rFonts w:hint="cs"/>
          <w:rtl/>
        </w:rPr>
      </w:pPr>
      <w:r>
        <w:rPr>
          <w:rFonts w:hint="cs"/>
          <w:rtl/>
        </w:rPr>
        <w:t>הסתייגות חברת הכנסת קולט אביטל - מי בעד? מי נגד? מי נמנע? תודה.</w:t>
      </w:r>
    </w:p>
    <w:p w14:paraId="3FEA1936" w14:textId="77777777" w:rsidR="00000000" w:rsidRDefault="007C71EE">
      <w:pPr>
        <w:pStyle w:val="a"/>
        <w:rPr>
          <w:rFonts w:hint="cs"/>
          <w:rtl/>
        </w:rPr>
      </w:pPr>
    </w:p>
    <w:p w14:paraId="12D6070F" w14:textId="77777777" w:rsidR="00000000" w:rsidRDefault="007C71EE">
      <w:pPr>
        <w:pStyle w:val="a"/>
        <w:jc w:val="center"/>
        <w:rPr>
          <w:rFonts w:hint="cs"/>
          <w:b/>
          <w:bCs/>
          <w:rtl/>
        </w:rPr>
      </w:pPr>
      <w:r>
        <w:rPr>
          <w:rFonts w:hint="cs"/>
          <w:b/>
          <w:bCs/>
          <w:rtl/>
        </w:rPr>
        <w:t>הצבעה</w:t>
      </w:r>
    </w:p>
    <w:p w14:paraId="37D98724" w14:textId="77777777" w:rsidR="00000000" w:rsidRDefault="007C71EE">
      <w:pPr>
        <w:pStyle w:val="a"/>
        <w:jc w:val="center"/>
        <w:rPr>
          <w:rFonts w:hint="cs"/>
          <w:rtl/>
        </w:rPr>
      </w:pPr>
    </w:p>
    <w:p w14:paraId="2F224EDD" w14:textId="77777777" w:rsidR="00000000" w:rsidRDefault="007C71EE">
      <w:pPr>
        <w:pStyle w:val="a"/>
        <w:jc w:val="center"/>
        <w:rPr>
          <w:rFonts w:hint="cs"/>
          <w:rtl/>
        </w:rPr>
      </w:pPr>
      <w:r>
        <w:rPr>
          <w:rFonts w:hint="cs"/>
          <w:rtl/>
        </w:rPr>
        <w:t>ההסתייגות של חברת הכנסת קולט אביטל לסעיף 25 לא נתקבלה.</w:t>
      </w:r>
    </w:p>
    <w:p w14:paraId="52384582" w14:textId="77777777" w:rsidR="00000000" w:rsidRDefault="007C71EE">
      <w:pPr>
        <w:pStyle w:val="a"/>
        <w:rPr>
          <w:rFonts w:hint="cs"/>
          <w:rtl/>
        </w:rPr>
      </w:pPr>
    </w:p>
    <w:p w14:paraId="53CF622B" w14:textId="77777777" w:rsidR="00000000" w:rsidRDefault="007C71EE">
      <w:pPr>
        <w:pStyle w:val="ad"/>
        <w:rPr>
          <w:rtl/>
        </w:rPr>
      </w:pPr>
      <w:r>
        <w:rPr>
          <w:rtl/>
        </w:rPr>
        <w:t>היו"ר ראובן ריבלין:</w:t>
      </w:r>
    </w:p>
    <w:p w14:paraId="55F5F292" w14:textId="77777777" w:rsidR="00000000" w:rsidRDefault="007C71EE">
      <w:pPr>
        <w:pStyle w:val="a"/>
        <w:rPr>
          <w:rtl/>
        </w:rPr>
      </w:pPr>
    </w:p>
    <w:p w14:paraId="5767BAE8" w14:textId="77777777" w:rsidR="00000000" w:rsidRDefault="007C71EE">
      <w:pPr>
        <w:pStyle w:val="a"/>
        <w:rPr>
          <w:rFonts w:hint="cs"/>
          <w:rtl/>
        </w:rPr>
      </w:pPr>
      <w:r>
        <w:rPr>
          <w:rFonts w:hint="cs"/>
          <w:rtl/>
        </w:rPr>
        <w:t>ההסתייגות לא עברה.</w:t>
      </w:r>
    </w:p>
    <w:p w14:paraId="417A3763" w14:textId="77777777" w:rsidR="00000000" w:rsidRDefault="007C71EE">
      <w:pPr>
        <w:pStyle w:val="a"/>
        <w:rPr>
          <w:rFonts w:hint="cs"/>
          <w:rtl/>
        </w:rPr>
      </w:pPr>
    </w:p>
    <w:p w14:paraId="08ABBA65" w14:textId="77777777" w:rsidR="00000000" w:rsidRDefault="007C71EE">
      <w:pPr>
        <w:pStyle w:val="a"/>
        <w:rPr>
          <w:rFonts w:hint="cs"/>
          <w:rtl/>
        </w:rPr>
      </w:pPr>
      <w:r>
        <w:rPr>
          <w:rFonts w:hint="cs"/>
          <w:rtl/>
        </w:rPr>
        <w:t>הסתייגות חבר הכנסת שלום שמחון - הוא לא נוכח, ואין צורך להצביע נגד. הוא פה. מי בעד? מי נגד? מי נמנע? תודה.</w:t>
      </w:r>
    </w:p>
    <w:p w14:paraId="3F1A579C" w14:textId="77777777" w:rsidR="00000000" w:rsidRDefault="007C71EE">
      <w:pPr>
        <w:pStyle w:val="a"/>
        <w:rPr>
          <w:rFonts w:hint="cs"/>
          <w:rtl/>
        </w:rPr>
      </w:pPr>
    </w:p>
    <w:p w14:paraId="709FC7DF" w14:textId="77777777" w:rsidR="00000000" w:rsidRDefault="007C71EE">
      <w:pPr>
        <w:pStyle w:val="a"/>
        <w:jc w:val="center"/>
        <w:rPr>
          <w:rFonts w:hint="cs"/>
          <w:b/>
          <w:bCs/>
          <w:rtl/>
        </w:rPr>
      </w:pPr>
      <w:r>
        <w:rPr>
          <w:rFonts w:hint="cs"/>
          <w:b/>
          <w:bCs/>
          <w:rtl/>
        </w:rPr>
        <w:t>הצבעה</w:t>
      </w:r>
    </w:p>
    <w:p w14:paraId="3CC3ABCD" w14:textId="77777777" w:rsidR="00000000" w:rsidRDefault="007C71EE">
      <w:pPr>
        <w:pStyle w:val="a"/>
        <w:jc w:val="center"/>
        <w:rPr>
          <w:rFonts w:hint="cs"/>
          <w:rtl/>
        </w:rPr>
      </w:pPr>
    </w:p>
    <w:p w14:paraId="39A29FA1" w14:textId="77777777" w:rsidR="00000000" w:rsidRDefault="007C71EE">
      <w:pPr>
        <w:pStyle w:val="a"/>
        <w:jc w:val="center"/>
        <w:rPr>
          <w:rFonts w:hint="cs"/>
          <w:rtl/>
        </w:rPr>
      </w:pPr>
      <w:r>
        <w:rPr>
          <w:rFonts w:hint="cs"/>
          <w:rtl/>
        </w:rPr>
        <w:t xml:space="preserve">ההסתייגות של חבר הכנסת שלום שמחון לסעיף 25 </w:t>
      </w:r>
      <w:r>
        <w:rPr>
          <w:rFonts w:hint="cs"/>
          <w:rtl/>
        </w:rPr>
        <w:t>לא נתקבלה.</w:t>
      </w:r>
    </w:p>
    <w:p w14:paraId="2ED2BA42" w14:textId="77777777" w:rsidR="00000000" w:rsidRDefault="007C71EE">
      <w:pPr>
        <w:pStyle w:val="a"/>
        <w:rPr>
          <w:rFonts w:hint="cs"/>
          <w:rtl/>
        </w:rPr>
      </w:pPr>
    </w:p>
    <w:p w14:paraId="6540367D" w14:textId="77777777" w:rsidR="00000000" w:rsidRDefault="007C71EE">
      <w:pPr>
        <w:pStyle w:val="ad"/>
        <w:rPr>
          <w:rtl/>
        </w:rPr>
      </w:pPr>
      <w:r>
        <w:rPr>
          <w:rtl/>
        </w:rPr>
        <w:t>היו"ר ראובן ריבלין:</w:t>
      </w:r>
    </w:p>
    <w:p w14:paraId="6B77424F" w14:textId="77777777" w:rsidR="00000000" w:rsidRDefault="007C71EE">
      <w:pPr>
        <w:pStyle w:val="a"/>
        <w:rPr>
          <w:rtl/>
        </w:rPr>
      </w:pPr>
    </w:p>
    <w:p w14:paraId="5937B5ED" w14:textId="77777777" w:rsidR="00000000" w:rsidRDefault="007C71EE">
      <w:pPr>
        <w:pStyle w:val="a"/>
        <w:rPr>
          <w:rFonts w:hint="cs"/>
          <w:rtl/>
        </w:rPr>
      </w:pPr>
      <w:r>
        <w:rPr>
          <w:rFonts w:hint="cs"/>
          <w:rtl/>
        </w:rPr>
        <w:t>ההסתייגות לא עברה.</w:t>
      </w:r>
    </w:p>
    <w:p w14:paraId="494B2E39" w14:textId="77777777" w:rsidR="00000000" w:rsidRDefault="007C71EE">
      <w:pPr>
        <w:pStyle w:val="a"/>
        <w:rPr>
          <w:rFonts w:hint="cs"/>
          <w:rtl/>
        </w:rPr>
      </w:pPr>
    </w:p>
    <w:p w14:paraId="6439147A" w14:textId="77777777" w:rsidR="00000000" w:rsidRDefault="007C71EE">
      <w:pPr>
        <w:pStyle w:val="a"/>
        <w:rPr>
          <w:rFonts w:hint="cs"/>
          <w:rtl/>
        </w:rPr>
      </w:pPr>
      <w:r>
        <w:rPr>
          <w:rFonts w:hint="cs"/>
          <w:rtl/>
        </w:rPr>
        <w:t>הסתייגות חברת הכנסת אורית נוקד - מי בעד? מי נגד? מי נמנע? תודה.</w:t>
      </w:r>
    </w:p>
    <w:p w14:paraId="7CD36901" w14:textId="77777777" w:rsidR="00000000" w:rsidRDefault="007C71EE">
      <w:pPr>
        <w:pStyle w:val="a"/>
        <w:rPr>
          <w:rFonts w:hint="cs"/>
          <w:rtl/>
        </w:rPr>
      </w:pPr>
    </w:p>
    <w:p w14:paraId="55703FA7" w14:textId="77777777" w:rsidR="00000000" w:rsidRDefault="007C71EE">
      <w:pPr>
        <w:pStyle w:val="a"/>
        <w:jc w:val="center"/>
        <w:rPr>
          <w:rFonts w:hint="cs"/>
          <w:b/>
          <w:bCs/>
          <w:rtl/>
        </w:rPr>
      </w:pPr>
      <w:r>
        <w:rPr>
          <w:rFonts w:hint="cs"/>
          <w:b/>
          <w:bCs/>
          <w:rtl/>
        </w:rPr>
        <w:t>הצבעה</w:t>
      </w:r>
    </w:p>
    <w:p w14:paraId="4E46BFE9" w14:textId="77777777" w:rsidR="00000000" w:rsidRDefault="007C71EE">
      <w:pPr>
        <w:pStyle w:val="a"/>
        <w:jc w:val="center"/>
        <w:rPr>
          <w:rFonts w:hint="cs"/>
          <w:rtl/>
        </w:rPr>
      </w:pPr>
    </w:p>
    <w:p w14:paraId="0B3D2A1C" w14:textId="77777777" w:rsidR="00000000" w:rsidRDefault="007C71EE">
      <w:pPr>
        <w:pStyle w:val="a"/>
        <w:jc w:val="center"/>
        <w:rPr>
          <w:rFonts w:hint="cs"/>
          <w:rtl/>
        </w:rPr>
      </w:pPr>
      <w:r>
        <w:rPr>
          <w:rFonts w:hint="cs"/>
          <w:rtl/>
        </w:rPr>
        <w:t>ההסתייגות של חברת הכנסת אורית נוקד לסעיף 25 לא נתקבלה.</w:t>
      </w:r>
    </w:p>
    <w:p w14:paraId="44852D31" w14:textId="77777777" w:rsidR="00000000" w:rsidRDefault="007C71EE">
      <w:pPr>
        <w:pStyle w:val="a"/>
        <w:rPr>
          <w:rFonts w:hint="cs"/>
          <w:rtl/>
        </w:rPr>
      </w:pPr>
    </w:p>
    <w:p w14:paraId="44239368" w14:textId="77777777" w:rsidR="00000000" w:rsidRDefault="007C71EE">
      <w:pPr>
        <w:pStyle w:val="ad"/>
        <w:rPr>
          <w:rtl/>
        </w:rPr>
      </w:pPr>
      <w:r>
        <w:rPr>
          <w:rtl/>
        </w:rPr>
        <w:t>היו"ר ראובן ריבלין:</w:t>
      </w:r>
    </w:p>
    <w:p w14:paraId="23DAD81F" w14:textId="77777777" w:rsidR="00000000" w:rsidRDefault="007C71EE">
      <w:pPr>
        <w:pStyle w:val="a"/>
        <w:rPr>
          <w:rtl/>
        </w:rPr>
      </w:pPr>
    </w:p>
    <w:p w14:paraId="1DA1E0D9" w14:textId="77777777" w:rsidR="00000000" w:rsidRDefault="007C71EE">
      <w:pPr>
        <w:pStyle w:val="a"/>
        <w:rPr>
          <w:rFonts w:hint="cs"/>
          <w:rtl/>
        </w:rPr>
      </w:pPr>
      <w:r>
        <w:rPr>
          <w:rFonts w:hint="cs"/>
          <w:rtl/>
        </w:rPr>
        <w:t>ההסתייגות לא עברה.</w:t>
      </w:r>
    </w:p>
    <w:p w14:paraId="663BB886" w14:textId="77777777" w:rsidR="00000000" w:rsidRDefault="007C71EE">
      <w:pPr>
        <w:pStyle w:val="a"/>
        <w:rPr>
          <w:rFonts w:hint="cs"/>
          <w:rtl/>
        </w:rPr>
      </w:pPr>
    </w:p>
    <w:p w14:paraId="1C22E8C3" w14:textId="77777777" w:rsidR="00000000" w:rsidRDefault="007C71EE">
      <w:pPr>
        <w:pStyle w:val="a"/>
        <w:rPr>
          <w:rFonts w:hint="cs"/>
          <w:rtl/>
        </w:rPr>
      </w:pPr>
      <w:r>
        <w:rPr>
          <w:rFonts w:hint="cs"/>
          <w:rtl/>
        </w:rPr>
        <w:t>הסתייגות חבר הכנסת אלי בן-מנחם - מ</w:t>
      </w:r>
      <w:r>
        <w:rPr>
          <w:rFonts w:hint="cs"/>
          <w:rtl/>
        </w:rPr>
        <w:t>י בעד? מי נגד? מי נמנע? תודה.</w:t>
      </w:r>
    </w:p>
    <w:p w14:paraId="024852E4" w14:textId="77777777" w:rsidR="00000000" w:rsidRDefault="007C71EE">
      <w:pPr>
        <w:pStyle w:val="a"/>
        <w:rPr>
          <w:rFonts w:hint="cs"/>
          <w:rtl/>
        </w:rPr>
      </w:pPr>
    </w:p>
    <w:p w14:paraId="2BA0A456" w14:textId="77777777" w:rsidR="00000000" w:rsidRDefault="007C71EE">
      <w:pPr>
        <w:pStyle w:val="a"/>
        <w:jc w:val="center"/>
        <w:rPr>
          <w:rFonts w:hint="cs"/>
          <w:b/>
          <w:bCs/>
          <w:rtl/>
        </w:rPr>
      </w:pPr>
      <w:r>
        <w:rPr>
          <w:rFonts w:hint="cs"/>
          <w:b/>
          <w:bCs/>
          <w:rtl/>
        </w:rPr>
        <w:t>הצבעה</w:t>
      </w:r>
    </w:p>
    <w:p w14:paraId="4CCD30DD" w14:textId="77777777" w:rsidR="00000000" w:rsidRDefault="007C71EE">
      <w:pPr>
        <w:pStyle w:val="a"/>
        <w:jc w:val="center"/>
        <w:rPr>
          <w:rFonts w:hint="cs"/>
          <w:rtl/>
        </w:rPr>
      </w:pPr>
    </w:p>
    <w:p w14:paraId="76D872E9" w14:textId="77777777" w:rsidR="00000000" w:rsidRDefault="007C71EE">
      <w:pPr>
        <w:pStyle w:val="a"/>
        <w:jc w:val="center"/>
        <w:rPr>
          <w:rFonts w:hint="cs"/>
          <w:rtl/>
        </w:rPr>
      </w:pPr>
      <w:r>
        <w:rPr>
          <w:rFonts w:hint="cs"/>
          <w:rtl/>
        </w:rPr>
        <w:t>ההסתייגות של חבר הכנסת אלי בן-מנחם לסעיף 25 לא נתקבלה.</w:t>
      </w:r>
    </w:p>
    <w:p w14:paraId="68BD52AC" w14:textId="77777777" w:rsidR="00000000" w:rsidRDefault="007C71EE">
      <w:pPr>
        <w:pStyle w:val="a"/>
        <w:rPr>
          <w:rtl/>
        </w:rPr>
      </w:pPr>
    </w:p>
    <w:p w14:paraId="42197E68" w14:textId="77777777" w:rsidR="00000000" w:rsidRDefault="007C71EE">
      <w:pPr>
        <w:pStyle w:val="a"/>
        <w:rPr>
          <w:rFonts w:hint="cs"/>
          <w:rtl/>
        </w:rPr>
      </w:pPr>
    </w:p>
    <w:p w14:paraId="6713212A" w14:textId="77777777" w:rsidR="00000000" w:rsidRDefault="007C71EE">
      <w:pPr>
        <w:pStyle w:val="ad"/>
        <w:rPr>
          <w:rtl/>
        </w:rPr>
      </w:pPr>
      <w:r>
        <w:rPr>
          <w:rtl/>
        </w:rPr>
        <w:t>היו"ר ראובן ריבלין:</w:t>
      </w:r>
    </w:p>
    <w:p w14:paraId="63EC29BD" w14:textId="77777777" w:rsidR="00000000" w:rsidRDefault="007C71EE">
      <w:pPr>
        <w:pStyle w:val="a"/>
        <w:rPr>
          <w:rtl/>
        </w:rPr>
      </w:pPr>
    </w:p>
    <w:p w14:paraId="760A1D8F" w14:textId="77777777" w:rsidR="00000000" w:rsidRDefault="007C71EE">
      <w:pPr>
        <w:pStyle w:val="a"/>
        <w:rPr>
          <w:rFonts w:hint="cs"/>
          <w:rtl/>
        </w:rPr>
      </w:pPr>
      <w:r>
        <w:rPr>
          <w:rFonts w:hint="cs"/>
          <w:rtl/>
        </w:rPr>
        <w:t>ההסתייגות לא עברה.</w:t>
      </w:r>
    </w:p>
    <w:p w14:paraId="7D1CF859" w14:textId="77777777" w:rsidR="00000000" w:rsidRDefault="007C71EE">
      <w:pPr>
        <w:pStyle w:val="a"/>
        <w:rPr>
          <w:rFonts w:hint="cs"/>
          <w:rtl/>
        </w:rPr>
      </w:pPr>
    </w:p>
    <w:p w14:paraId="5B7062D8" w14:textId="77777777" w:rsidR="00000000" w:rsidRDefault="007C71EE">
      <w:pPr>
        <w:pStyle w:val="a"/>
        <w:rPr>
          <w:rFonts w:hint="cs"/>
          <w:rtl/>
        </w:rPr>
      </w:pPr>
      <w:r>
        <w:rPr>
          <w:rFonts w:hint="cs"/>
          <w:rtl/>
        </w:rPr>
        <w:t>הסתייגות חבר הכנסת אלי ישי - מי בעד? מי נגד? מי נמנע? תודה.</w:t>
      </w:r>
    </w:p>
    <w:p w14:paraId="018CE3B2" w14:textId="77777777" w:rsidR="00000000" w:rsidRDefault="007C71EE">
      <w:pPr>
        <w:pStyle w:val="a"/>
        <w:rPr>
          <w:rFonts w:hint="cs"/>
          <w:rtl/>
        </w:rPr>
      </w:pPr>
    </w:p>
    <w:p w14:paraId="1507D45F" w14:textId="77777777" w:rsidR="00000000" w:rsidRDefault="007C71EE">
      <w:pPr>
        <w:pStyle w:val="a"/>
        <w:jc w:val="center"/>
        <w:rPr>
          <w:rFonts w:hint="cs"/>
          <w:b/>
          <w:bCs/>
          <w:rtl/>
        </w:rPr>
      </w:pPr>
      <w:r>
        <w:rPr>
          <w:rFonts w:hint="cs"/>
          <w:b/>
          <w:bCs/>
          <w:rtl/>
        </w:rPr>
        <w:t>הצבעה</w:t>
      </w:r>
    </w:p>
    <w:p w14:paraId="686AF689" w14:textId="77777777" w:rsidR="00000000" w:rsidRDefault="007C71EE">
      <w:pPr>
        <w:pStyle w:val="a"/>
        <w:jc w:val="center"/>
        <w:rPr>
          <w:rFonts w:hint="cs"/>
          <w:rtl/>
        </w:rPr>
      </w:pPr>
    </w:p>
    <w:p w14:paraId="6A80C9AF" w14:textId="77777777" w:rsidR="00000000" w:rsidRDefault="007C71EE">
      <w:pPr>
        <w:pStyle w:val="a"/>
        <w:jc w:val="center"/>
        <w:rPr>
          <w:rFonts w:hint="cs"/>
          <w:rtl/>
        </w:rPr>
      </w:pPr>
      <w:r>
        <w:rPr>
          <w:rFonts w:hint="cs"/>
          <w:rtl/>
        </w:rPr>
        <w:t>ההסתייגות של חבר הכנסת אליהו ישי לסעיף 25 לא נתקבלה.</w:t>
      </w:r>
    </w:p>
    <w:p w14:paraId="69C633E9" w14:textId="77777777" w:rsidR="00000000" w:rsidRDefault="007C71EE">
      <w:pPr>
        <w:pStyle w:val="a"/>
        <w:rPr>
          <w:rFonts w:hint="cs"/>
          <w:rtl/>
        </w:rPr>
      </w:pPr>
    </w:p>
    <w:p w14:paraId="73C25CB7" w14:textId="77777777" w:rsidR="00000000" w:rsidRDefault="007C71EE">
      <w:pPr>
        <w:pStyle w:val="ad"/>
        <w:rPr>
          <w:rtl/>
        </w:rPr>
      </w:pPr>
      <w:r>
        <w:rPr>
          <w:rtl/>
        </w:rPr>
        <w:t>היו"ר ראובן ריבלין:</w:t>
      </w:r>
    </w:p>
    <w:p w14:paraId="026BC7FA" w14:textId="77777777" w:rsidR="00000000" w:rsidRDefault="007C71EE">
      <w:pPr>
        <w:pStyle w:val="a"/>
        <w:rPr>
          <w:rtl/>
        </w:rPr>
      </w:pPr>
    </w:p>
    <w:p w14:paraId="7BE38015" w14:textId="77777777" w:rsidR="00000000" w:rsidRDefault="007C71EE">
      <w:pPr>
        <w:pStyle w:val="a"/>
        <w:rPr>
          <w:rFonts w:hint="cs"/>
          <w:rtl/>
        </w:rPr>
      </w:pPr>
      <w:r>
        <w:rPr>
          <w:rFonts w:hint="cs"/>
          <w:rtl/>
        </w:rPr>
        <w:t>ההסתייגות לא עברה.</w:t>
      </w:r>
    </w:p>
    <w:p w14:paraId="61B5A3A9" w14:textId="77777777" w:rsidR="00000000" w:rsidRDefault="007C71EE">
      <w:pPr>
        <w:pStyle w:val="a"/>
        <w:rPr>
          <w:rFonts w:hint="cs"/>
          <w:rtl/>
        </w:rPr>
      </w:pPr>
    </w:p>
    <w:p w14:paraId="105468E2" w14:textId="77777777" w:rsidR="00000000" w:rsidRDefault="007C71EE">
      <w:pPr>
        <w:pStyle w:val="a"/>
        <w:rPr>
          <w:rFonts w:hint="cs"/>
          <w:rtl/>
        </w:rPr>
      </w:pPr>
      <w:r>
        <w:rPr>
          <w:rFonts w:hint="cs"/>
          <w:rtl/>
        </w:rPr>
        <w:t>הסתייגות חבר הכנסת שלמה בניזרי - מי בעד? מי נגד? מי נמנע? תודה.</w:t>
      </w:r>
    </w:p>
    <w:p w14:paraId="11485B74" w14:textId="77777777" w:rsidR="00000000" w:rsidRDefault="007C71EE">
      <w:pPr>
        <w:pStyle w:val="a"/>
        <w:rPr>
          <w:rFonts w:hint="cs"/>
          <w:rtl/>
        </w:rPr>
      </w:pPr>
    </w:p>
    <w:p w14:paraId="1FE93135" w14:textId="77777777" w:rsidR="00000000" w:rsidRDefault="007C71EE">
      <w:pPr>
        <w:pStyle w:val="a"/>
        <w:jc w:val="center"/>
        <w:rPr>
          <w:rFonts w:hint="cs"/>
          <w:b/>
          <w:bCs/>
          <w:rtl/>
        </w:rPr>
      </w:pPr>
      <w:r>
        <w:rPr>
          <w:rFonts w:hint="cs"/>
          <w:b/>
          <w:bCs/>
          <w:rtl/>
        </w:rPr>
        <w:t>הצבעה</w:t>
      </w:r>
    </w:p>
    <w:p w14:paraId="50117D58" w14:textId="77777777" w:rsidR="00000000" w:rsidRDefault="007C71EE">
      <w:pPr>
        <w:pStyle w:val="a"/>
        <w:jc w:val="center"/>
        <w:rPr>
          <w:rFonts w:hint="cs"/>
          <w:rtl/>
        </w:rPr>
      </w:pPr>
    </w:p>
    <w:p w14:paraId="4A02708F" w14:textId="77777777" w:rsidR="00000000" w:rsidRDefault="007C71EE">
      <w:pPr>
        <w:pStyle w:val="a"/>
        <w:jc w:val="center"/>
        <w:rPr>
          <w:rFonts w:hint="cs"/>
          <w:rtl/>
        </w:rPr>
      </w:pPr>
      <w:r>
        <w:rPr>
          <w:rFonts w:hint="cs"/>
          <w:rtl/>
        </w:rPr>
        <w:t>ההסתייגות של חבר הכנסת שלמה בניזרי לסעיף 25 לא נתקבלה.</w:t>
      </w:r>
    </w:p>
    <w:p w14:paraId="5AA504C0" w14:textId="77777777" w:rsidR="00000000" w:rsidRDefault="007C71EE">
      <w:pPr>
        <w:pStyle w:val="a"/>
        <w:rPr>
          <w:rFonts w:hint="cs"/>
          <w:rtl/>
        </w:rPr>
      </w:pPr>
    </w:p>
    <w:p w14:paraId="07B41BAF" w14:textId="77777777" w:rsidR="00000000" w:rsidRDefault="007C71EE">
      <w:pPr>
        <w:pStyle w:val="ad"/>
        <w:rPr>
          <w:rtl/>
        </w:rPr>
      </w:pPr>
      <w:r>
        <w:rPr>
          <w:rtl/>
        </w:rPr>
        <w:t>היו"ר ראובן ריבלין:</w:t>
      </w:r>
    </w:p>
    <w:p w14:paraId="2396CB90" w14:textId="77777777" w:rsidR="00000000" w:rsidRDefault="007C71EE">
      <w:pPr>
        <w:pStyle w:val="a"/>
        <w:rPr>
          <w:rtl/>
        </w:rPr>
      </w:pPr>
    </w:p>
    <w:p w14:paraId="6B0C159F" w14:textId="77777777" w:rsidR="00000000" w:rsidRDefault="007C71EE">
      <w:pPr>
        <w:pStyle w:val="a"/>
        <w:rPr>
          <w:rFonts w:hint="cs"/>
          <w:rtl/>
        </w:rPr>
      </w:pPr>
      <w:r>
        <w:rPr>
          <w:rFonts w:hint="cs"/>
          <w:rtl/>
        </w:rPr>
        <w:t>ההסתייגות לא עברה.</w:t>
      </w:r>
    </w:p>
    <w:p w14:paraId="49A66B73" w14:textId="77777777" w:rsidR="00000000" w:rsidRDefault="007C71EE">
      <w:pPr>
        <w:pStyle w:val="a"/>
        <w:rPr>
          <w:rFonts w:hint="cs"/>
          <w:rtl/>
        </w:rPr>
      </w:pPr>
    </w:p>
    <w:p w14:paraId="1074E9D4" w14:textId="77777777" w:rsidR="00000000" w:rsidRDefault="007C71EE">
      <w:pPr>
        <w:pStyle w:val="a"/>
        <w:rPr>
          <w:rFonts w:hint="cs"/>
          <w:rtl/>
        </w:rPr>
      </w:pPr>
      <w:r>
        <w:rPr>
          <w:rFonts w:hint="cs"/>
          <w:rtl/>
        </w:rPr>
        <w:t>הסתייגות חבר הכנסת נסים דהן - מי בעד? מי נגד</w:t>
      </w:r>
      <w:r>
        <w:rPr>
          <w:rFonts w:hint="cs"/>
          <w:rtl/>
        </w:rPr>
        <w:t>? מי נמנע? תודה.</w:t>
      </w:r>
    </w:p>
    <w:p w14:paraId="703B35B1" w14:textId="77777777" w:rsidR="00000000" w:rsidRDefault="007C71EE">
      <w:pPr>
        <w:pStyle w:val="a"/>
        <w:rPr>
          <w:rFonts w:hint="cs"/>
          <w:rtl/>
        </w:rPr>
      </w:pPr>
    </w:p>
    <w:p w14:paraId="2A87B2AD" w14:textId="77777777" w:rsidR="00000000" w:rsidRDefault="007C71EE">
      <w:pPr>
        <w:pStyle w:val="a"/>
        <w:jc w:val="center"/>
        <w:rPr>
          <w:rFonts w:hint="cs"/>
          <w:b/>
          <w:bCs/>
          <w:rtl/>
        </w:rPr>
      </w:pPr>
      <w:r>
        <w:rPr>
          <w:rFonts w:hint="cs"/>
          <w:b/>
          <w:bCs/>
          <w:rtl/>
        </w:rPr>
        <w:t>הצבעה</w:t>
      </w:r>
    </w:p>
    <w:p w14:paraId="32DE5590" w14:textId="77777777" w:rsidR="00000000" w:rsidRDefault="007C71EE">
      <w:pPr>
        <w:pStyle w:val="a"/>
        <w:jc w:val="center"/>
        <w:rPr>
          <w:rFonts w:hint="cs"/>
          <w:rtl/>
        </w:rPr>
      </w:pPr>
    </w:p>
    <w:p w14:paraId="1685506E" w14:textId="77777777" w:rsidR="00000000" w:rsidRDefault="007C71EE">
      <w:pPr>
        <w:pStyle w:val="a"/>
        <w:jc w:val="center"/>
        <w:rPr>
          <w:rFonts w:hint="cs"/>
          <w:rtl/>
        </w:rPr>
      </w:pPr>
      <w:r>
        <w:rPr>
          <w:rFonts w:hint="cs"/>
          <w:rtl/>
        </w:rPr>
        <w:t>ההסתייגות של חבר הכנסת נסים דהן לסעיף 25 לא נתקבלה.</w:t>
      </w:r>
    </w:p>
    <w:p w14:paraId="136B3AA5" w14:textId="77777777" w:rsidR="00000000" w:rsidRDefault="007C71EE">
      <w:pPr>
        <w:pStyle w:val="a"/>
        <w:rPr>
          <w:rFonts w:hint="cs"/>
          <w:rtl/>
        </w:rPr>
      </w:pPr>
    </w:p>
    <w:p w14:paraId="13B585A4" w14:textId="77777777" w:rsidR="00000000" w:rsidRDefault="007C71EE">
      <w:pPr>
        <w:pStyle w:val="ad"/>
        <w:rPr>
          <w:rtl/>
        </w:rPr>
      </w:pPr>
      <w:r>
        <w:rPr>
          <w:rtl/>
        </w:rPr>
        <w:t>היו"ר ראובן ריבלין:</w:t>
      </w:r>
    </w:p>
    <w:p w14:paraId="35D492CF" w14:textId="77777777" w:rsidR="00000000" w:rsidRDefault="007C71EE">
      <w:pPr>
        <w:pStyle w:val="a"/>
        <w:rPr>
          <w:rtl/>
        </w:rPr>
      </w:pPr>
    </w:p>
    <w:p w14:paraId="3710EBD0" w14:textId="77777777" w:rsidR="00000000" w:rsidRDefault="007C71EE">
      <w:pPr>
        <w:pStyle w:val="a"/>
        <w:rPr>
          <w:rFonts w:hint="cs"/>
          <w:rtl/>
        </w:rPr>
      </w:pPr>
      <w:r>
        <w:rPr>
          <w:rFonts w:hint="cs"/>
          <w:rtl/>
        </w:rPr>
        <w:t>ההסתייגות לא עברה.</w:t>
      </w:r>
    </w:p>
    <w:p w14:paraId="1F335186" w14:textId="77777777" w:rsidR="00000000" w:rsidRDefault="007C71EE">
      <w:pPr>
        <w:pStyle w:val="a"/>
        <w:rPr>
          <w:rtl/>
        </w:rPr>
      </w:pPr>
    </w:p>
    <w:p w14:paraId="0ECB35AF" w14:textId="77777777" w:rsidR="00000000" w:rsidRDefault="007C71EE">
      <w:pPr>
        <w:pStyle w:val="a"/>
        <w:rPr>
          <w:rFonts w:hint="cs"/>
          <w:rtl/>
        </w:rPr>
      </w:pPr>
      <w:r>
        <w:rPr>
          <w:rFonts w:hint="cs"/>
          <w:rtl/>
        </w:rPr>
        <w:t>הסתייגות חבר הכנסת אמנון כהן - מי בעד? מי נגד? מי נמנע? תודה.</w:t>
      </w:r>
    </w:p>
    <w:p w14:paraId="24D7304D" w14:textId="77777777" w:rsidR="00000000" w:rsidRDefault="007C71EE">
      <w:pPr>
        <w:pStyle w:val="a"/>
        <w:rPr>
          <w:rFonts w:hint="cs"/>
          <w:rtl/>
        </w:rPr>
      </w:pPr>
    </w:p>
    <w:p w14:paraId="6E64B683" w14:textId="77777777" w:rsidR="00000000" w:rsidRDefault="007C71EE">
      <w:pPr>
        <w:pStyle w:val="a"/>
        <w:jc w:val="center"/>
        <w:rPr>
          <w:rFonts w:hint="cs"/>
          <w:b/>
          <w:bCs/>
          <w:rtl/>
        </w:rPr>
      </w:pPr>
      <w:r>
        <w:rPr>
          <w:rFonts w:hint="cs"/>
          <w:b/>
          <w:bCs/>
          <w:rtl/>
        </w:rPr>
        <w:t>הצבעה</w:t>
      </w:r>
    </w:p>
    <w:p w14:paraId="28BAB6CD" w14:textId="77777777" w:rsidR="00000000" w:rsidRDefault="007C71EE">
      <w:pPr>
        <w:pStyle w:val="a"/>
        <w:jc w:val="center"/>
        <w:rPr>
          <w:rFonts w:hint="cs"/>
          <w:rtl/>
        </w:rPr>
      </w:pPr>
    </w:p>
    <w:p w14:paraId="1E03B004" w14:textId="77777777" w:rsidR="00000000" w:rsidRDefault="007C71EE">
      <w:pPr>
        <w:pStyle w:val="a"/>
        <w:jc w:val="center"/>
        <w:rPr>
          <w:rFonts w:hint="cs"/>
          <w:rtl/>
        </w:rPr>
      </w:pPr>
      <w:r>
        <w:rPr>
          <w:rFonts w:hint="cs"/>
          <w:rtl/>
        </w:rPr>
        <w:t>ההסתייגות של חבר הכנסת אמנון כהן לסעיף 25 לא נתקבלה.</w:t>
      </w:r>
    </w:p>
    <w:p w14:paraId="0E843F41" w14:textId="77777777" w:rsidR="00000000" w:rsidRDefault="007C71EE">
      <w:pPr>
        <w:pStyle w:val="a"/>
        <w:rPr>
          <w:rFonts w:hint="cs"/>
          <w:rtl/>
        </w:rPr>
      </w:pPr>
    </w:p>
    <w:p w14:paraId="027B6421" w14:textId="77777777" w:rsidR="00000000" w:rsidRDefault="007C71EE">
      <w:pPr>
        <w:pStyle w:val="ad"/>
        <w:rPr>
          <w:rtl/>
        </w:rPr>
      </w:pPr>
      <w:r>
        <w:rPr>
          <w:rtl/>
        </w:rPr>
        <w:t>היו"ר ראובן ר</w:t>
      </w:r>
      <w:r>
        <w:rPr>
          <w:rtl/>
        </w:rPr>
        <w:t>יבלין:</w:t>
      </w:r>
    </w:p>
    <w:p w14:paraId="52BCEC5A" w14:textId="77777777" w:rsidR="00000000" w:rsidRDefault="007C71EE">
      <w:pPr>
        <w:pStyle w:val="a"/>
        <w:rPr>
          <w:rtl/>
        </w:rPr>
      </w:pPr>
    </w:p>
    <w:p w14:paraId="34C4128A" w14:textId="77777777" w:rsidR="00000000" w:rsidRDefault="007C71EE">
      <w:pPr>
        <w:pStyle w:val="a"/>
        <w:rPr>
          <w:rFonts w:hint="cs"/>
          <w:rtl/>
        </w:rPr>
      </w:pPr>
      <w:r>
        <w:rPr>
          <w:rFonts w:hint="cs"/>
          <w:rtl/>
        </w:rPr>
        <w:t>ההסתייגות לא עברה.</w:t>
      </w:r>
    </w:p>
    <w:p w14:paraId="6107FA71" w14:textId="77777777" w:rsidR="00000000" w:rsidRDefault="007C71EE">
      <w:pPr>
        <w:pStyle w:val="a"/>
        <w:rPr>
          <w:rFonts w:hint="cs"/>
          <w:rtl/>
        </w:rPr>
      </w:pPr>
    </w:p>
    <w:p w14:paraId="0A1FB7BE" w14:textId="77777777" w:rsidR="00000000" w:rsidRDefault="007C71EE">
      <w:pPr>
        <w:pStyle w:val="a"/>
        <w:rPr>
          <w:rFonts w:hint="cs"/>
          <w:rtl/>
        </w:rPr>
      </w:pPr>
      <w:r>
        <w:rPr>
          <w:rFonts w:hint="cs"/>
          <w:rtl/>
        </w:rPr>
        <w:t>הסתייגות חבר הכנסת יצחק כהן - מי בעד? מי נגד? מי נמנע? תודה.</w:t>
      </w:r>
    </w:p>
    <w:p w14:paraId="7DD89CB5" w14:textId="77777777" w:rsidR="00000000" w:rsidRDefault="007C71EE">
      <w:pPr>
        <w:pStyle w:val="a"/>
        <w:rPr>
          <w:rFonts w:hint="cs"/>
          <w:rtl/>
        </w:rPr>
      </w:pPr>
    </w:p>
    <w:p w14:paraId="7A00BDCB" w14:textId="77777777" w:rsidR="00000000" w:rsidRDefault="007C71EE">
      <w:pPr>
        <w:pStyle w:val="a"/>
        <w:jc w:val="center"/>
        <w:rPr>
          <w:rFonts w:hint="cs"/>
          <w:b/>
          <w:bCs/>
          <w:rtl/>
        </w:rPr>
      </w:pPr>
      <w:r>
        <w:rPr>
          <w:rFonts w:hint="cs"/>
          <w:b/>
          <w:bCs/>
          <w:rtl/>
        </w:rPr>
        <w:t>הצבעה</w:t>
      </w:r>
    </w:p>
    <w:p w14:paraId="097E0046" w14:textId="77777777" w:rsidR="00000000" w:rsidRDefault="007C71EE">
      <w:pPr>
        <w:pStyle w:val="a"/>
        <w:jc w:val="center"/>
        <w:rPr>
          <w:rFonts w:hint="cs"/>
          <w:rtl/>
        </w:rPr>
      </w:pPr>
    </w:p>
    <w:p w14:paraId="41DD23B8" w14:textId="77777777" w:rsidR="00000000" w:rsidRDefault="007C71EE">
      <w:pPr>
        <w:pStyle w:val="a"/>
        <w:jc w:val="center"/>
        <w:rPr>
          <w:rFonts w:hint="cs"/>
          <w:rtl/>
        </w:rPr>
      </w:pPr>
      <w:r>
        <w:rPr>
          <w:rFonts w:hint="cs"/>
          <w:rtl/>
        </w:rPr>
        <w:t>ההסתייגות של חבר הכנסת יצחק כהן לסעיף 25 לא נתקבלה.</w:t>
      </w:r>
    </w:p>
    <w:p w14:paraId="5BB01CB7" w14:textId="77777777" w:rsidR="00000000" w:rsidRDefault="007C71EE">
      <w:pPr>
        <w:pStyle w:val="a"/>
        <w:rPr>
          <w:rFonts w:hint="cs"/>
          <w:rtl/>
        </w:rPr>
      </w:pPr>
    </w:p>
    <w:p w14:paraId="0E4A6E47" w14:textId="77777777" w:rsidR="00000000" w:rsidRDefault="007C71EE">
      <w:pPr>
        <w:pStyle w:val="ad"/>
        <w:rPr>
          <w:rtl/>
        </w:rPr>
      </w:pPr>
      <w:r>
        <w:rPr>
          <w:rtl/>
        </w:rPr>
        <w:t>היו"ר ראובן ריבלין:</w:t>
      </w:r>
    </w:p>
    <w:p w14:paraId="58754C71" w14:textId="77777777" w:rsidR="00000000" w:rsidRDefault="007C71EE">
      <w:pPr>
        <w:pStyle w:val="a"/>
        <w:rPr>
          <w:rtl/>
        </w:rPr>
      </w:pPr>
    </w:p>
    <w:p w14:paraId="2702832A" w14:textId="77777777" w:rsidR="00000000" w:rsidRDefault="007C71EE">
      <w:pPr>
        <w:pStyle w:val="a"/>
        <w:rPr>
          <w:rFonts w:hint="cs"/>
          <w:rtl/>
        </w:rPr>
      </w:pPr>
      <w:r>
        <w:rPr>
          <w:rFonts w:hint="cs"/>
          <w:rtl/>
        </w:rPr>
        <w:t>ההסתייגות לא עברה.</w:t>
      </w:r>
    </w:p>
    <w:p w14:paraId="266E9C41" w14:textId="77777777" w:rsidR="00000000" w:rsidRDefault="007C71EE">
      <w:pPr>
        <w:pStyle w:val="a"/>
        <w:rPr>
          <w:rFonts w:hint="cs"/>
          <w:rtl/>
        </w:rPr>
      </w:pPr>
    </w:p>
    <w:p w14:paraId="7C6D33B7" w14:textId="77777777" w:rsidR="00000000" w:rsidRDefault="007C71EE">
      <w:pPr>
        <w:pStyle w:val="a"/>
        <w:rPr>
          <w:rFonts w:hint="cs"/>
          <w:rtl/>
        </w:rPr>
      </w:pPr>
      <w:r>
        <w:rPr>
          <w:rFonts w:hint="cs"/>
          <w:rtl/>
        </w:rPr>
        <w:t>הסתייגות חבר הכנסת דוד אזולאי - מי בעד? מי נגד? מי נמנע? תודה.</w:t>
      </w:r>
    </w:p>
    <w:p w14:paraId="0465E5FA" w14:textId="77777777" w:rsidR="00000000" w:rsidRDefault="007C71EE">
      <w:pPr>
        <w:pStyle w:val="a"/>
        <w:rPr>
          <w:rFonts w:hint="cs"/>
          <w:rtl/>
        </w:rPr>
      </w:pPr>
    </w:p>
    <w:p w14:paraId="543449E9" w14:textId="77777777" w:rsidR="00000000" w:rsidRDefault="007C71EE">
      <w:pPr>
        <w:pStyle w:val="a"/>
        <w:jc w:val="center"/>
        <w:rPr>
          <w:rFonts w:hint="cs"/>
          <w:b/>
          <w:bCs/>
          <w:rtl/>
        </w:rPr>
      </w:pPr>
      <w:r>
        <w:rPr>
          <w:rFonts w:hint="cs"/>
          <w:b/>
          <w:bCs/>
          <w:rtl/>
        </w:rPr>
        <w:t>ה</w:t>
      </w:r>
      <w:r>
        <w:rPr>
          <w:rFonts w:hint="cs"/>
          <w:b/>
          <w:bCs/>
          <w:rtl/>
        </w:rPr>
        <w:t>צבעה</w:t>
      </w:r>
    </w:p>
    <w:p w14:paraId="75046248" w14:textId="77777777" w:rsidR="00000000" w:rsidRDefault="007C71EE">
      <w:pPr>
        <w:pStyle w:val="a"/>
        <w:jc w:val="center"/>
        <w:rPr>
          <w:rFonts w:hint="cs"/>
          <w:rtl/>
        </w:rPr>
      </w:pPr>
    </w:p>
    <w:p w14:paraId="443B60E9" w14:textId="77777777" w:rsidR="00000000" w:rsidRDefault="007C71EE">
      <w:pPr>
        <w:pStyle w:val="a"/>
        <w:jc w:val="center"/>
        <w:rPr>
          <w:rFonts w:hint="cs"/>
          <w:rtl/>
        </w:rPr>
      </w:pPr>
      <w:r>
        <w:rPr>
          <w:rFonts w:hint="cs"/>
          <w:rtl/>
        </w:rPr>
        <w:t>ההסתייגות של חבר הכנסת דוד אזולאי לסעיף 25 לא נתקבלה.</w:t>
      </w:r>
    </w:p>
    <w:p w14:paraId="3501B51E" w14:textId="77777777" w:rsidR="00000000" w:rsidRDefault="007C71EE">
      <w:pPr>
        <w:pStyle w:val="a"/>
        <w:rPr>
          <w:rFonts w:hint="cs"/>
          <w:rtl/>
        </w:rPr>
      </w:pPr>
    </w:p>
    <w:p w14:paraId="1D8E1E03" w14:textId="77777777" w:rsidR="00000000" w:rsidRDefault="007C71EE">
      <w:pPr>
        <w:pStyle w:val="ad"/>
        <w:rPr>
          <w:rtl/>
        </w:rPr>
      </w:pPr>
      <w:r>
        <w:rPr>
          <w:rtl/>
        </w:rPr>
        <w:t>היו"ר ראובן ריבלין:</w:t>
      </w:r>
    </w:p>
    <w:p w14:paraId="702211F5" w14:textId="77777777" w:rsidR="00000000" w:rsidRDefault="007C71EE">
      <w:pPr>
        <w:pStyle w:val="a"/>
        <w:rPr>
          <w:rtl/>
        </w:rPr>
      </w:pPr>
    </w:p>
    <w:p w14:paraId="6617DF09" w14:textId="77777777" w:rsidR="00000000" w:rsidRDefault="007C71EE">
      <w:pPr>
        <w:pStyle w:val="a"/>
        <w:rPr>
          <w:rFonts w:hint="cs"/>
          <w:rtl/>
        </w:rPr>
      </w:pPr>
      <w:r>
        <w:rPr>
          <w:rFonts w:hint="cs"/>
          <w:rtl/>
        </w:rPr>
        <w:t>ההסתייגות לא עברה.</w:t>
      </w:r>
    </w:p>
    <w:p w14:paraId="3CD44000" w14:textId="77777777" w:rsidR="00000000" w:rsidRDefault="007C71EE">
      <w:pPr>
        <w:pStyle w:val="a"/>
        <w:rPr>
          <w:rFonts w:hint="cs"/>
          <w:rtl/>
        </w:rPr>
      </w:pPr>
    </w:p>
    <w:p w14:paraId="35A810C6" w14:textId="77777777" w:rsidR="00000000" w:rsidRDefault="007C71EE">
      <w:pPr>
        <w:pStyle w:val="a"/>
        <w:rPr>
          <w:rFonts w:hint="cs"/>
          <w:rtl/>
        </w:rPr>
      </w:pPr>
      <w:r>
        <w:rPr>
          <w:rFonts w:hint="cs"/>
          <w:rtl/>
        </w:rPr>
        <w:t xml:space="preserve">הסתייגות חבר הכנסת משולם נהרי - אינו נוכח. </w:t>
      </w:r>
    </w:p>
    <w:p w14:paraId="0B984E6E" w14:textId="77777777" w:rsidR="00000000" w:rsidRDefault="007C71EE">
      <w:pPr>
        <w:pStyle w:val="a"/>
        <w:rPr>
          <w:rFonts w:hint="cs"/>
          <w:rtl/>
        </w:rPr>
      </w:pPr>
    </w:p>
    <w:p w14:paraId="6D0584E9" w14:textId="77777777" w:rsidR="00000000" w:rsidRDefault="007C71EE">
      <w:pPr>
        <w:pStyle w:val="a"/>
        <w:rPr>
          <w:rFonts w:hint="cs"/>
          <w:rtl/>
        </w:rPr>
      </w:pPr>
      <w:r>
        <w:rPr>
          <w:rFonts w:hint="cs"/>
          <w:rtl/>
        </w:rPr>
        <w:t>הסתייגות חבר הכנסת יצחק וקנין - מי בעד? מי נגד? מי נמנע? תודה.</w:t>
      </w:r>
    </w:p>
    <w:p w14:paraId="07C8CC45" w14:textId="77777777" w:rsidR="00000000" w:rsidRDefault="007C71EE">
      <w:pPr>
        <w:pStyle w:val="a"/>
        <w:rPr>
          <w:rFonts w:hint="cs"/>
          <w:rtl/>
        </w:rPr>
      </w:pPr>
    </w:p>
    <w:p w14:paraId="3D511CA7" w14:textId="77777777" w:rsidR="00000000" w:rsidRDefault="007C71EE">
      <w:pPr>
        <w:pStyle w:val="a"/>
        <w:jc w:val="center"/>
        <w:rPr>
          <w:rFonts w:hint="cs"/>
          <w:b/>
          <w:bCs/>
          <w:rtl/>
        </w:rPr>
      </w:pPr>
      <w:r>
        <w:rPr>
          <w:rFonts w:hint="cs"/>
          <w:b/>
          <w:bCs/>
          <w:rtl/>
        </w:rPr>
        <w:t>הצבעה</w:t>
      </w:r>
    </w:p>
    <w:p w14:paraId="6BC5053D" w14:textId="77777777" w:rsidR="00000000" w:rsidRDefault="007C71EE">
      <w:pPr>
        <w:pStyle w:val="a"/>
        <w:jc w:val="center"/>
        <w:rPr>
          <w:rFonts w:hint="cs"/>
          <w:rtl/>
        </w:rPr>
      </w:pPr>
    </w:p>
    <w:p w14:paraId="0066D572" w14:textId="77777777" w:rsidR="00000000" w:rsidRDefault="007C71EE">
      <w:pPr>
        <w:pStyle w:val="a"/>
        <w:jc w:val="center"/>
        <w:rPr>
          <w:rFonts w:hint="cs"/>
          <w:rtl/>
        </w:rPr>
      </w:pPr>
      <w:r>
        <w:rPr>
          <w:rFonts w:hint="cs"/>
          <w:rtl/>
        </w:rPr>
        <w:t>ההסתייגות של חבר הכנסת יצחק וקנין לסעי</w:t>
      </w:r>
      <w:r>
        <w:rPr>
          <w:rFonts w:hint="cs"/>
          <w:rtl/>
        </w:rPr>
        <w:t>ף 25 לא נתקבלה.</w:t>
      </w:r>
    </w:p>
    <w:p w14:paraId="041739A1" w14:textId="77777777" w:rsidR="00000000" w:rsidRDefault="007C71EE">
      <w:pPr>
        <w:pStyle w:val="a"/>
        <w:rPr>
          <w:rtl/>
        </w:rPr>
      </w:pPr>
    </w:p>
    <w:p w14:paraId="0A0A8659" w14:textId="77777777" w:rsidR="00000000" w:rsidRDefault="007C71EE">
      <w:pPr>
        <w:pStyle w:val="a"/>
        <w:rPr>
          <w:rFonts w:hint="cs"/>
          <w:rtl/>
        </w:rPr>
      </w:pPr>
    </w:p>
    <w:p w14:paraId="50D0B04D" w14:textId="77777777" w:rsidR="00000000" w:rsidRDefault="007C71EE">
      <w:pPr>
        <w:pStyle w:val="ad"/>
        <w:rPr>
          <w:rtl/>
        </w:rPr>
      </w:pPr>
      <w:r>
        <w:rPr>
          <w:rtl/>
        </w:rPr>
        <w:t>היו"ר ראובן ריבלין:</w:t>
      </w:r>
    </w:p>
    <w:p w14:paraId="710854D2" w14:textId="77777777" w:rsidR="00000000" w:rsidRDefault="007C71EE">
      <w:pPr>
        <w:pStyle w:val="a"/>
        <w:rPr>
          <w:rtl/>
        </w:rPr>
      </w:pPr>
    </w:p>
    <w:p w14:paraId="67AAF286" w14:textId="77777777" w:rsidR="00000000" w:rsidRDefault="007C71EE">
      <w:pPr>
        <w:pStyle w:val="a"/>
        <w:rPr>
          <w:rFonts w:hint="cs"/>
          <w:rtl/>
        </w:rPr>
      </w:pPr>
      <w:r>
        <w:rPr>
          <w:rFonts w:hint="cs"/>
          <w:rtl/>
        </w:rPr>
        <w:t>ההסתייגות לא עברה.</w:t>
      </w:r>
    </w:p>
    <w:p w14:paraId="2426F0CC" w14:textId="77777777" w:rsidR="00000000" w:rsidRDefault="007C71EE">
      <w:pPr>
        <w:pStyle w:val="a"/>
        <w:rPr>
          <w:rFonts w:hint="cs"/>
          <w:rtl/>
        </w:rPr>
      </w:pPr>
    </w:p>
    <w:p w14:paraId="04F08E17" w14:textId="77777777" w:rsidR="00000000" w:rsidRDefault="007C71EE">
      <w:pPr>
        <w:pStyle w:val="a"/>
        <w:rPr>
          <w:rFonts w:hint="cs"/>
          <w:rtl/>
        </w:rPr>
      </w:pPr>
      <w:r>
        <w:rPr>
          <w:rFonts w:hint="cs"/>
          <w:rtl/>
        </w:rPr>
        <w:t>הסתייגות חבר הכנסת יאיר פרץ - מי בעד? מי נגד? מי נמנע? תודה.</w:t>
      </w:r>
    </w:p>
    <w:p w14:paraId="1B87C2E1" w14:textId="77777777" w:rsidR="00000000" w:rsidRDefault="007C71EE">
      <w:pPr>
        <w:pStyle w:val="a"/>
        <w:rPr>
          <w:rFonts w:hint="cs"/>
          <w:rtl/>
        </w:rPr>
      </w:pPr>
    </w:p>
    <w:p w14:paraId="424BDFE5" w14:textId="77777777" w:rsidR="00000000" w:rsidRDefault="007C71EE">
      <w:pPr>
        <w:pStyle w:val="a"/>
        <w:jc w:val="center"/>
        <w:rPr>
          <w:rFonts w:hint="cs"/>
          <w:b/>
          <w:bCs/>
          <w:rtl/>
        </w:rPr>
      </w:pPr>
      <w:r>
        <w:rPr>
          <w:rFonts w:hint="cs"/>
          <w:b/>
          <w:bCs/>
          <w:rtl/>
        </w:rPr>
        <w:t>הצבעה</w:t>
      </w:r>
    </w:p>
    <w:p w14:paraId="73D929D5" w14:textId="77777777" w:rsidR="00000000" w:rsidRDefault="007C71EE">
      <w:pPr>
        <w:pStyle w:val="a"/>
        <w:rPr>
          <w:rFonts w:hint="cs"/>
          <w:rtl/>
        </w:rPr>
      </w:pPr>
    </w:p>
    <w:p w14:paraId="6D26C1D1" w14:textId="77777777" w:rsidR="00000000" w:rsidRDefault="007C71EE">
      <w:pPr>
        <w:pStyle w:val="ad"/>
        <w:rPr>
          <w:rtl/>
        </w:rPr>
      </w:pPr>
      <w:r>
        <w:rPr>
          <w:rtl/>
        </w:rPr>
        <w:t>היו"ר ראובן ריבלין:</w:t>
      </w:r>
    </w:p>
    <w:p w14:paraId="02E66F6F" w14:textId="77777777" w:rsidR="00000000" w:rsidRDefault="007C71EE">
      <w:pPr>
        <w:pStyle w:val="a"/>
        <w:rPr>
          <w:rtl/>
        </w:rPr>
      </w:pPr>
    </w:p>
    <w:p w14:paraId="5D4D9637" w14:textId="77777777" w:rsidR="00000000" w:rsidRDefault="007C71EE">
      <w:pPr>
        <w:pStyle w:val="a"/>
        <w:rPr>
          <w:rFonts w:hint="cs"/>
          <w:rtl/>
        </w:rPr>
      </w:pPr>
      <w:r>
        <w:rPr>
          <w:rFonts w:hint="cs"/>
          <w:rtl/>
        </w:rPr>
        <w:t>אנחנו עוברים להצבעה אלקטרונית. אני מבקש להפסיק את מחיאות הכפיים.</w:t>
      </w:r>
    </w:p>
    <w:p w14:paraId="0488B239" w14:textId="77777777" w:rsidR="00000000" w:rsidRDefault="007C71EE">
      <w:pPr>
        <w:pStyle w:val="a"/>
        <w:rPr>
          <w:rFonts w:hint="cs"/>
          <w:rtl/>
        </w:rPr>
      </w:pPr>
    </w:p>
    <w:p w14:paraId="0B29F0F4" w14:textId="77777777" w:rsidR="00000000" w:rsidRDefault="007C71EE">
      <w:pPr>
        <w:pStyle w:val="a7"/>
        <w:bidi/>
        <w:rPr>
          <w:rFonts w:hint="cs"/>
          <w:rtl/>
        </w:rPr>
      </w:pPr>
      <w:r>
        <w:rPr>
          <w:rFonts w:hint="cs"/>
          <w:rtl/>
        </w:rPr>
        <w:t>הצבעה מס' 51</w:t>
      </w:r>
    </w:p>
    <w:p w14:paraId="630D759D" w14:textId="77777777" w:rsidR="00000000" w:rsidRDefault="007C71EE">
      <w:pPr>
        <w:pStyle w:val="a"/>
        <w:rPr>
          <w:rFonts w:hint="cs"/>
          <w:rtl/>
        </w:rPr>
      </w:pPr>
    </w:p>
    <w:p w14:paraId="1665F1FD" w14:textId="77777777" w:rsidR="00000000" w:rsidRDefault="007C71EE">
      <w:pPr>
        <w:pStyle w:val="a8"/>
        <w:bidi/>
        <w:rPr>
          <w:rFonts w:hint="cs"/>
          <w:rtl/>
        </w:rPr>
      </w:pPr>
      <w:r>
        <w:rPr>
          <w:rFonts w:hint="cs"/>
          <w:rtl/>
        </w:rPr>
        <w:t>בעד ההסתייגות - 44</w:t>
      </w:r>
    </w:p>
    <w:p w14:paraId="6001243D" w14:textId="77777777" w:rsidR="00000000" w:rsidRDefault="007C71EE">
      <w:pPr>
        <w:pStyle w:val="a8"/>
        <w:bidi/>
        <w:rPr>
          <w:rFonts w:hint="cs"/>
          <w:rtl/>
        </w:rPr>
      </w:pPr>
      <w:r>
        <w:rPr>
          <w:rFonts w:hint="cs"/>
          <w:rtl/>
        </w:rPr>
        <w:t>נגד- 59</w:t>
      </w:r>
    </w:p>
    <w:p w14:paraId="26D8343E" w14:textId="77777777" w:rsidR="00000000" w:rsidRDefault="007C71EE">
      <w:pPr>
        <w:pStyle w:val="a8"/>
        <w:bidi/>
        <w:rPr>
          <w:rFonts w:hint="cs"/>
          <w:rtl/>
        </w:rPr>
      </w:pPr>
      <w:r>
        <w:rPr>
          <w:rFonts w:hint="cs"/>
          <w:rtl/>
        </w:rPr>
        <w:t>נמנעים - אין</w:t>
      </w:r>
    </w:p>
    <w:p w14:paraId="4F590092" w14:textId="77777777" w:rsidR="00000000" w:rsidRDefault="007C71EE">
      <w:pPr>
        <w:pStyle w:val="a9"/>
        <w:bidi/>
        <w:rPr>
          <w:rFonts w:hint="cs"/>
          <w:rtl/>
        </w:rPr>
      </w:pPr>
      <w:r>
        <w:rPr>
          <w:rFonts w:hint="cs"/>
          <w:rtl/>
        </w:rPr>
        <w:t>ההסתייגות של חבר הכנסת יאיר פרץ לסעיף 25 לא נתקבלה.</w:t>
      </w:r>
    </w:p>
    <w:p w14:paraId="2477B6E9" w14:textId="77777777" w:rsidR="00000000" w:rsidRDefault="007C71EE">
      <w:pPr>
        <w:pStyle w:val="a"/>
        <w:rPr>
          <w:rFonts w:hint="cs"/>
          <w:rtl/>
        </w:rPr>
      </w:pPr>
    </w:p>
    <w:p w14:paraId="1FB0C244" w14:textId="77777777" w:rsidR="00000000" w:rsidRDefault="007C71EE">
      <w:pPr>
        <w:pStyle w:val="ad"/>
        <w:rPr>
          <w:rtl/>
        </w:rPr>
      </w:pPr>
      <w:r>
        <w:rPr>
          <w:rtl/>
        </w:rPr>
        <w:t>היו"ר ראובן ריבלין:</w:t>
      </w:r>
    </w:p>
    <w:p w14:paraId="5B197854" w14:textId="77777777" w:rsidR="00000000" w:rsidRDefault="007C71EE">
      <w:pPr>
        <w:pStyle w:val="a"/>
        <w:rPr>
          <w:rtl/>
        </w:rPr>
      </w:pPr>
    </w:p>
    <w:p w14:paraId="7B2A0F3F" w14:textId="77777777" w:rsidR="00000000" w:rsidRDefault="007C71EE">
      <w:pPr>
        <w:pStyle w:val="a"/>
        <w:rPr>
          <w:rFonts w:hint="cs"/>
          <w:rtl/>
        </w:rPr>
      </w:pPr>
      <w:r>
        <w:rPr>
          <w:rFonts w:hint="cs"/>
          <w:rtl/>
        </w:rPr>
        <w:t>59, שהיו פה באולם, לא הרימו ידיים. היו מצביעים, כך ש=44 לא יכולים עליהם. ההסתייגות לא עברה. תודה רבה.</w:t>
      </w:r>
    </w:p>
    <w:p w14:paraId="1797D0D6" w14:textId="77777777" w:rsidR="00000000" w:rsidRDefault="007C71EE">
      <w:pPr>
        <w:pStyle w:val="a"/>
        <w:rPr>
          <w:rFonts w:hint="cs"/>
          <w:rtl/>
        </w:rPr>
      </w:pPr>
    </w:p>
    <w:p w14:paraId="3633596A" w14:textId="77777777" w:rsidR="00000000" w:rsidRDefault="007C71EE">
      <w:pPr>
        <w:pStyle w:val="ac"/>
        <w:rPr>
          <w:rtl/>
        </w:rPr>
      </w:pPr>
      <w:r>
        <w:rPr>
          <w:rFonts w:hint="eastAsia"/>
          <w:rtl/>
        </w:rPr>
        <w:t>חיים</w:t>
      </w:r>
      <w:r>
        <w:rPr>
          <w:rtl/>
        </w:rPr>
        <w:t xml:space="preserve"> רמון (העבודה-מימד):</w:t>
      </w:r>
    </w:p>
    <w:p w14:paraId="6AFA0FC5" w14:textId="77777777" w:rsidR="00000000" w:rsidRDefault="007C71EE">
      <w:pPr>
        <w:pStyle w:val="a"/>
        <w:rPr>
          <w:rFonts w:hint="cs"/>
          <w:rtl/>
        </w:rPr>
      </w:pPr>
    </w:p>
    <w:p w14:paraId="163BF7B9" w14:textId="77777777" w:rsidR="00000000" w:rsidRDefault="007C71EE">
      <w:pPr>
        <w:pStyle w:val="a"/>
        <w:rPr>
          <w:rFonts w:hint="cs"/>
          <w:rtl/>
        </w:rPr>
      </w:pPr>
      <w:r>
        <w:rPr>
          <w:rFonts w:hint="cs"/>
          <w:rtl/>
        </w:rPr>
        <w:t>מזמן לא היתה הצבעה שמית.</w:t>
      </w:r>
    </w:p>
    <w:p w14:paraId="159B3120" w14:textId="77777777" w:rsidR="00000000" w:rsidRDefault="007C71EE">
      <w:pPr>
        <w:pStyle w:val="a"/>
        <w:rPr>
          <w:rFonts w:hint="cs"/>
          <w:rtl/>
        </w:rPr>
      </w:pPr>
    </w:p>
    <w:p w14:paraId="7DB865F3" w14:textId="77777777" w:rsidR="00000000" w:rsidRDefault="007C71EE">
      <w:pPr>
        <w:pStyle w:val="ad"/>
        <w:rPr>
          <w:rtl/>
        </w:rPr>
      </w:pPr>
      <w:r>
        <w:rPr>
          <w:rtl/>
        </w:rPr>
        <w:t>היו"ר ראובן רי</w:t>
      </w:r>
      <w:r>
        <w:rPr>
          <w:rtl/>
        </w:rPr>
        <w:t>בלין:</w:t>
      </w:r>
    </w:p>
    <w:p w14:paraId="262C0680" w14:textId="77777777" w:rsidR="00000000" w:rsidRDefault="007C71EE">
      <w:pPr>
        <w:pStyle w:val="a"/>
        <w:rPr>
          <w:rFonts w:hint="cs"/>
          <w:rtl/>
        </w:rPr>
      </w:pPr>
    </w:p>
    <w:p w14:paraId="020233A5" w14:textId="77777777" w:rsidR="00000000" w:rsidRDefault="007C71EE">
      <w:pPr>
        <w:pStyle w:val="a"/>
        <w:rPr>
          <w:rFonts w:hint="cs"/>
          <w:rtl/>
        </w:rPr>
      </w:pPr>
      <w:r>
        <w:rPr>
          <w:rFonts w:hint="cs"/>
          <w:rtl/>
        </w:rPr>
        <w:t>הסתייגות חבר הכנסת נסים זאב - מי בעד? מי נגד? מי נמנע? תודה.</w:t>
      </w:r>
    </w:p>
    <w:p w14:paraId="2983FDEF" w14:textId="77777777" w:rsidR="00000000" w:rsidRDefault="007C71EE">
      <w:pPr>
        <w:pStyle w:val="a"/>
        <w:rPr>
          <w:rFonts w:hint="cs"/>
          <w:rtl/>
        </w:rPr>
      </w:pPr>
    </w:p>
    <w:p w14:paraId="47B18E1F" w14:textId="77777777" w:rsidR="00000000" w:rsidRDefault="007C71EE">
      <w:pPr>
        <w:pStyle w:val="a"/>
        <w:jc w:val="center"/>
        <w:rPr>
          <w:rFonts w:hint="cs"/>
          <w:b/>
          <w:bCs/>
          <w:rtl/>
        </w:rPr>
      </w:pPr>
      <w:r>
        <w:rPr>
          <w:rFonts w:hint="cs"/>
          <w:b/>
          <w:bCs/>
          <w:rtl/>
        </w:rPr>
        <w:t>הצבעה</w:t>
      </w:r>
    </w:p>
    <w:p w14:paraId="01A61302" w14:textId="77777777" w:rsidR="00000000" w:rsidRDefault="007C71EE">
      <w:pPr>
        <w:pStyle w:val="a"/>
        <w:jc w:val="center"/>
        <w:rPr>
          <w:rFonts w:hint="cs"/>
          <w:rtl/>
        </w:rPr>
      </w:pPr>
    </w:p>
    <w:p w14:paraId="5B33DBBD" w14:textId="77777777" w:rsidR="00000000" w:rsidRDefault="007C71EE">
      <w:pPr>
        <w:pStyle w:val="a"/>
        <w:jc w:val="center"/>
        <w:rPr>
          <w:rFonts w:hint="cs"/>
          <w:rtl/>
        </w:rPr>
      </w:pPr>
      <w:r>
        <w:rPr>
          <w:rFonts w:hint="cs"/>
          <w:rtl/>
        </w:rPr>
        <w:t>ההסתייגות של חבר הכנסת נסים זאב לסעיף 25 לא נתקבלה.</w:t>
      </w:r>
    </w:p>
    <w:p w14:paraId="6F81BB59" w14:textId="77777777" w:rsidR="00000000" w:rsidRDefault="007C71EE">
      <w:pPr>
        <w:pStyle w:val="a"/>
        <w:rPr>
          <w:rFonts w:hint="cs"/>
          <w:rtl/>
        </w:rPr>
      </w:pPr>
    </w:p>
    <w:p w14:paraId="5EFD3AE5" w14:textId="77777777" w:rsidR="00000000" w:rsidRDefault="007C71EE">
      <w:pPr>
        <w:pStyle w:val="a"/>
        <w:rPr>
          <w:rFonts w:hint="cs"/>
          <w:rtl/>
        </w:rPr>
      </w:pPr>
    </w:p>
    <w:p w14:paraId="33C93CE2" w14:textId="77777777" w:rsidR="00000000" w:rsidRDefault="007C71EE">
      <w:pPr>
        <w:pStyle w:val="ad"/>
        <w:rPr>
          <w:rtl/>
        </w:rPr>
      </w:pPr>
      <w:r>
        <w:rPr>
          <w:rtl/>
        </w:rPr>
        <w:t>היו"ר ראובן ריבלין:</w:t>
      </w:r>
    </w:p>
    <w:p w14:paraId="4A316DD6" w14:textId="77777777" w:rsidR="00000000" w:rsidRDefault="007C71EE">
      <w:pPr>
        <w:pStyle w:val="a"/>
        <w:rPr>
          <w:rtl/>
        </w:rPr>
      </w:pPr>
    </w:p>
    <w:p w14:paraId="654F8C5F" w14:textId="77777777" w:rsidR="00000000" w:rsidRDefault="007C71EE">
      <w:pPr>
        <w:pStyle w:val="a"/>
        <w:rPr>
          <w:rFonts w:hint="cs"/>
          <w:rtl/>
        </w:rPr>
      </w:pPr>
      <w:r>
        <w:rPr>
          <w:rFonts w:hint="cs"/>
          <w:rtl/>
        </w:rPr>
        <w:t>ההסתייגות לא עברה.</w:t>
      </w:r>
    </w:p>
    <w:p w14:paraId="37C90C5A" w14:textId="77777777" w:rsidR="00000000" w:rsidRDefault="007C71EE">
      <w:pPr>
        <w:pStyle w:val="a"/>
        <w:rPr>
          <w:rFonts w:hint="cs"/>
          <w:rtl/>
        </w:rPr>
      </w:pPr>
    </w:p>
    <w:p w14:paraId="36EBAB7E" w14:textId="77777777" w:rsidR="00000000" w:rsidRDefault="007C71EE">
      <w:pPr>
        <w:pStyle w:val="a"/>
        <w:rPr>
          <w:rFonts w:hint="cs"/>
          <w:rtl/>
        </w:rPr>
      </w:pPr>
      <w:r>
        <w:rPr>
          <w:rFonts w:hint="cs"/>
          <w:rtl/>
        </w:rPr>
        <w:t>הסתייגות חבר הכנסת יעקב מרגי - מי בעד? מי נגד? מי נמנע? תודה.</w:t>
      </w:r>
    </w:p>
    <w:p w14:paraId="0A1ECF9A" w14:textId="77777777" w:rsidR="00000000" w:rsidRDefault="007C71EE">
      <w:pPr>
        <w:pStyle w:val="a"/>
        <w:rPr>
          <w:rFonts w:hint="cs"/>
          <w:rtl/>
        </w:rPr>
      </w:pPr>
    </w:p>
    <w:p w14:paraId="5B0EFDB7" w14:textId="77777777" w:rsidR="00000000" w:rsidRDefault="007C71EE">
      <w:pPr>
        <w:pStyle w:val="a"/>
        <w:jc w:val="center"/>
        <w:rPr>
          <w:rFonts w:hint="cs"/>
          <w:b/>
          <w:bCs/>
          <w:rtl/>
        </w:rPr>
      </w:pPr>
      <w:r>
        <w:rPr>
          <w:rFonts w:hint="cs"/>
          <w:b/>
          <w:bCs/>
          <w:rtl/>
        </w:rPr>
        <w:t>הצבעה</w:t>
      </w:r>
    </w:p>
    <w:p w14:paraId="69284D37" w14:textId="77777777" w:rsidR="00000000" w:rsidRDefault="007C71EE">
      <w:pPr>
        <w:pStyle w:val="a"/>
        <w:jc w:val="center"/>
        <w:rPr>
          <w:rFonts w:hint="cs"/>
          <w:rtl/>
        </w:rPr>
      </w:pPr>
    </w:p>
    <w:p w14:paraId="4A271ADC" w14:textId="77777777" w:rsidR="00000000" w:rsidRDefault="007C71EE">
      <w:pPr>
        <w:pStyle w:val="a"/>
        <w:jc w:val="center"/>
        <w:rPr>
          <w:rFonts w:hint="cs"/>
          <w:rtl/>
        </w:rPr>
      </w:pPr>
      <w:r>
        <w:rPr>
          <w:rFonts w:hint="cs"/>
          <w:rtl/>
        </w:rPr>
        <w:t>ההסתייגות של חב</w:t>
      </w:r>
      <w:r>
        <w:rPr>
          <w:rFonts w:hint="cs"/>
          <w:rtl/>
        </w:rPr>
        <w:t>ר הכנסת יעקב מרגי לסעיף 25 לא נתקבלה.</w:t>
      </w:r>
    </w:p>
    <w:p w14:paraId="593E48A1" w14:textId="77777777" w:rsidR="00000000" w:rsidRDefault="007C71EE">
      <w:pPr>
        <w:pStyle w:val="a"/>
        <w:rPr>
          <w:rFonts w:hint="cs"/>
          <w:rtl/>
        </w:rPr>
      </w:pPr>
    </w:p>
    <w:p w14:paraId="4575391B" w14:textId="77777777" w:rsidR="00000000" w:rsidRDefault="007C71EE">
      <w:pPr>
        <w:pStyle w:val="ad"/>
        <w:rPr>
          <w:rtl/>
        </w:rPr>
      </w:pPr>
      <w:r>
        <w:rPr>
          <w:rtl/>
        </w:rPr>
        <w:t>היו"ר ראובן ריבלין:</w:t>
      </w:r>
    </w:p>
    <w:p w14:paraId="3D1C9ADF" w14:textId="77777777" w:rsidR="00000000" w:rsidRDefault="007C71EE">
      <w:pPr>
        <w:pStyle w:val="a"/>
        <w:rPr>
          <w:rtl/>
        </w:rPr>
      </w:pPr>
    </w:p>
    <w:p w14:paraId="0D6E4398" w14:textId="77777777" w:rsidR="00000000" w:rsidRDefault="007C71EE">
      <w:pPr>
        <w:pStyle w:val="a"/>
        <w:rPr>
          <w:rFonts w:hint="cs"/>
          <w:rtl/>
        </w:rPr>
      </w:pPr>
      <w:r>
        <w:rPr>
          <w:rFonts w:hint="cs"/>
          <w:rtl/>
        </w:rPr>
        <w:t>ההסתייגות לא עברה.</w:t>
      </w:r>
    </w:p>
    <w:p w14:paraId="5A23C4E1" w14:textId="77777777" w:rsidR="00000000" w:rsidRDefault="007C71EE">
      <w:pPr>
        <w:pStyle w:val="a"/>
        <w:rPr>
          <w:rFonts w:hint="cs"/>
          <w:rtl/>
        </w:rPr>
      </w:pPr>
    </w:p>
    <w:p w14:paraId="2944E174" w14:textId="77777777" w:rsidR="00000000" w:rsidRDefault="007C71EE">
      <w:pPr>
        <w:pStyle w:val="a"/>
        <w:rPr>
          <w:rFonts w:hint="cs"/>
          <w:rtl/>
        </w:rPr>
      </w:pPr>
      <w:r>
        <w:rPr>
          <w:rFonts w:hint="cs"/>
          <w:rtl/>
        </w:rPr>
        <w:t>הסתייגות חבר הכנסת רן כהן - מי בעד?  מי נגד? מי נמנע?  תודה.</w:t>
      </w:r>
    </w:p>
    <w:p w14:paraId="5289E054" w14:textId="77777777" w:rsidR="00000000" w:rsidRDefault="007C71EE">
      <w:pPr>
        <w:pStyle w:val="a"/>
        <w:rPr>
          <w:rFonts w:hint="cs"/>
          <w:rtl/>
        </w:rPr>
      </w:pPr>
    </w:p>
    <w:p w14:paraId="0E6FD168" w14:textId="77777777" w:rsidR="00000000" w:rsidRDefault="007C71EE">
      <w:pPr>
        <w:pStyle w:val="a"/>
        <w:jc w:val="center"/>
        <w:rPr>
          <w:rFonts w:hint="cs"/>
          <w:b/>
          <w:bCs/>
          <w:rtl/>
        </w:rPr>
      </w:pPr>
      <w:r>
        <w:rPr>
          <w:rFonts w:hint="cs"/>
          <w:b/>
          <w:bCs/>
          <w:rtl/>
        </w:rPr>
        <w:t>הצבעה</w:t>
      </w:r>
    </w:p>
    <w:p w14:paraId="72C142EB" w14:textId="77777777" w:rsidR="00000000" w:rsidRDefault="007C71EE">
      <w:pPr>
        <w:pStyle w:val="a"/>
        <w:jc w:val="center"/>
        <w:rPr>
          <w:rFonts w:hint="cs"/>
          <w:rtl/>
        </w:rPr>
      </w:pPr>
    </w:p>
    <w:p w14:paraId="7B311DCA" w14:textId="77777777" w:rsidR="00000000" w:rsidRDefault="007C71EE">
      <w:pPr>
        <w:pStyle w:val="a"/>
        <w:jc w:val="center"/>
        <w:rPr>
          <w:rFonts w:hint="cs"/>
          <w:rtl/>
        </w:rPr>
      </w:pPr>
      <w:r>
        <w:rPr>
          <w:rFonts w:hint="cs"/>
          <w:rtl/>
        </w:rPr>
        <w:t>ההסתייגות של חבר הכנסת רן כהן לסעיף 25 לא נתקבלה.</w:t>
      </w:r>
    </w:p>
    <w:p w14:paraId="2650C84B" w14:textId="77777777" w:rsidR="00000000" w:rsidRDefault="007C71EE">
      <w:pPr>
        <w:pStyle w:val="a"/>
        <w:rPr>
          <w:rFonts w:hint="cs"/>
          <w:rtl/>
        </w:rPr>
      </w:pPr>
    </w:p>
    <w:p w14:paraId="0420AD1B" w14:textId="77777777" w:rsidR="00000000" w:rsidRDefault="007C71EE">
      <w:pPr>
        <w:pStyle w:val="ad"/>
        <w:rPr>
          <w:rtl/>
        </w:rPr>
      </w:pPr>
      <w:r>
        <w:rPr>
          <w:rtl/>
        </w:rPr>
        <w:t>היו"ר ראובן ריבלין:</w:t>
      </w:r>
    </w:p>
    <w:p w14:paraId="749D9FB3" w14:textId="77777777" w:rsidR="00000000" w:rsidRDefault="007C71EE">
      <w:pPr>
        <w:pStyle w:val="a"/>
        <w:rPr>
          <w:rtl/>
        </w:rPr>
      </w:pPr>
    </w:p>
    <w:p w14:paraId="5E048D63" w14:textId="77777777" w:rsidR="00000000" w:rsidRDefault="007C71EE">
      <w:pPr>
        <w:pStyle w:val="a"/>
        <w:rPr>
          <w:rFonts w:hint="cs"/>
          <w:rtl/>
        </w:rPr>
      </w:pPr>
      <w:r>
        <w:rPr>
          <w:rFonts w:hint="cs"/>
          <w:rtl/>
        </w:rPr>
        <w:t>ההסתייגות לא עברה.</w:t>
      </w:r>
    </w:p>
    <w:p w14:paraId="6FB0F670" w14:textId="77777777" w:rsidR="00000000" w:rsidRDefault="007C71EE">
      <w:pPr>
        <w:pStyle w:val="a"/>
        <w:rPr>
          <w:rFonts w:hint="cs"/>
          <w:rtl/>
        </w:rPr>
      </w:pPr>
    </w:p>
    <w:p w14:paraId="72EB20F8" w14:textId="77777777" w:rsidR="00000000" w:rsidRDefault="007C71EE">
      <w:pPr>
        <w:pStyle w:val="a"/>
        <w:rPr>
          <w:rFonts w:hint="cs"/>
          <w:rtl/>
        </w:rPr>
      </w:pPr>
      <w:r>
        <w:rPr>
          <w:rFonts w:hint="cs"/>
          <w:rtl/>
        </w:rPr>
        <w:t>מי בעד ההסתייגו</w:t>
      </w:r>
      <w:r>
        <w:rPr>
          <w:rFonts w:hint="cs"/>
          <w:rtl/>
        </w:rPr>
        <w:t>ת של חבר הכנסת חיים אורון?</w:t>
      </w:r>
    </w:p>
    <w:p w14:paraId="415CB4B8" w14:textId="77777777" w:rsidR="00000000" w:rsidRDefault="007C71EE">
      <w:pPr>
        <w:pStyle w:val="a"/>
        <w:rPr>
          <w:rFonts w:hint="cs"/>
          <w:rtl/>
        </w:rPr>
      </w:pPr>
    </w:p>
    <w:p w14:paraId="1C8DBC9B" w14:textId="77777777" w:rsidR="00000000" w:rsidRDefault="007C71EE">
      <w:pPr>
        <w:pStyle w:val="a"/>
        <w:rPr>
          <w:rFonts w:hint="cs"/>
          <w:rtl/>
        </w:rPr>
      </w:pPr>
    </w:p>
    <w:p w14:paraId="04893DE9" w14:textId="77777777" w:rsidR="00000000" w:rsidRDefault="007C71EE">
      <w:pPr>
        <w:pStyle w:val="a"/>
        <w:jc w:val="center"/>
        <w:rPr>
          <w:rFonts w:hint="cs"/>
          <w:b/>
          <w:bCs/>
          <w:rtl/>
        </w:rPr>
      </w:pPr>
      <w:r>
        <w:rPr>
          <w:rFonts w:hint="cs"/>
          <w:b/>
          <w:bCs/>
          <w:rtl/>
        </w:rPr>
        <w:t>הצבעה</w:t>
      </w:r>
    </w:p>
    <w:p w14:paraId="2018BE95" w14:textId="77777777" w:rsidR="00000000" w:rsidRDefault="007C71EE">
      <w:pPr>
        <w:pStyle w:val="a"/>
        <w:rPr>
          <w:rFonts w:hint="cs"/>
          <w:rtl/>
        </w:rPr>
      </w:pPr>
    </w:p>
    <w:p w14:paraId="705410AD" w14:textId="77777777" w:rsidR="00000000" w:rsidRDefault="007C71EE">
      <w:pPr>
        <w:pStyle w:val="a"/>
        <w:jc w:val="center"/>
        <w:rPr>
          <w:rFonts w:hint="cs"/>
          <w:rtl/>
        </w:rPr>
      </w:pPr>
      <w:r>
        <w:rPr>
          <w:rFonts w:hint="cs"/>
          <w:rtl/>
        </w:rPr>
        <w:t>ההסתייגות של חבר הכנסת  חיים אורון לסעיף  25 לא נתקבלה.</w:t>
      </w:r>
    </w:p>
    <w:p w14:paraId="64109FAD" w14:textId="77777777" w:rsidR="00000000" w:rsidRDefault="007C71EE">
      <w:pPr>
        <w:pStyle w:val="a"/>
        <w:jc w:val="center"/>
        <w:rPr>
          <w:rFonts w:hint="cs"/>
          <w:rtl/>
        </w:rPr>
      </w:pPr>
    </w:p>
    <w:p w14:paraId="6CCAA02A" w14:textId="77777777" w:rsidR="00000000" w:rsidRDefault="007C71EE">
      <w:pPr>
        <w:pStyle w:val="ad"/>
        <w:rPr>
          <w:rtl/>
        </w:rPr>
      </w:pPr>
      <w:r>
        <w:rPr>
          <w:rtl/>
        </w:rPr>
        <w:t>היו"ר ראובן ריבלין:</w:t>
      </w:r>
    </w:p>
    <w:p w14:paraId="346F4FD0" w14:textId="77777777" w:rsidR="00000000" w:rsidRDefault="007C71EE">
      <w:pPr>
        <w:pStyle w:val="a"/>
        <w:rPr>
          <w:rtl/>
        </w:rPr>
      </w:pPr>
    </w:p>
    <w:p w14:paraId="2D55AF69" w14:textId="77777777" w:rsidR="00000000" w:rsidRDefault="007C71EE">
      <w:pPr>
        <w:pStyle w:val="a"/>
        <w:rPr>
          <w:rFonts w:hint="cs"/>
          <w:rtl/>
        </w:rPr>
      </w:pPr>
      <w:r>
        <w:rPr>
          <w:rFonts w:hint="cs"/>
          <w:rtl/>
        </w:rPr>
        <w:t xml:space="preserve">ההסתייגות לא נתקבלה. </w:t>
      </w:r>
    </w:p>
    <w:p w14:paraId="4B37289C" w14:textId="77777777" w:rsidR="00000000" w:rsidRDefault="007C71EE">
      <w:pPr>
        <w:pStyle w:val="a"/>
        <w:rPr>
          <w:rFonts w:hint="cs"/>
          <w:rtl/>
        </w:rPr>
      </w:pPr>
    </w:p>
    <w:p w14:paraId="1E1DBDDE" w14:textId="77777777" w:rsidR="00000000" w:rsidRDefault="007C71EE">
      <w:pPr>
        <w:pStyle w:val="a"/>
        <w:rPr>
          <w:rFonts w:hint="cs"/>
          <w:rtl/>
        </w:rPr>
      </w:pPr>
      <w:r>
        <w:rPr>
          <w:rFonts w:hint="cs"/>
          <w:rtl/>
        </w:rPr>
        <w:t xml:space="preserve">מי בעד ההסתייגות של חבר הכנסת יוסי שריד? </w:t>
      </w:r>
    </w:p>
    <w:p w14:paraId="7609B547" w14:textId="77777777" w:rsidR="00000000" w:rsidRDefault="007C71EE">
      <w:pPr>
        <w:pStyle w:val="a"/>
        <w:rPr>
          <w:rFonts w:hint="cs"/>
          <w:rtl/>
        </w:rPr>
      </w:pPr>
    </w:p>
    <w:p w14:paraId="6D7C5781" w14:textId="77777777" w:rsidR="00000000" w:rsidRDefault="007C71EE">
      <w:pPr>
        <w:pStyle w:val="a"/>
        <w:rPr>
          <w:rFonts w:hint="cs"/>
          <w:rtl/>
        </w:rPr>
      </w:pPr>
    </w:p>
    <w:p w14:paraId="5635F3A9" w14:textId="77777777" w:rsidR="00000000" w:rsidRDefault="007C71EE">
      <w:pPr>
        <w:pStyle w:val="a"/>
        <w:jc w:val="center"/>
        <w:rPr>
          <w:rFonts w:hint="cs"/>
          <w:b/>
          <w:bCs/>
          <w:rtl/>
        </w:rPr>
      </w:pPr>
      <w:r>
        <w:rPr>
          <w:rFonts w:hint="cs"/>
          <w:b/>
          <w:bCs/>
          <w:rtl/>
        </w:rPr>
        <w:t>הצבעה</w:t>
      </w:r>
    </w:p>
    <w:p w14:paraId="6ED187B6" w14:textId="77777777" w:rsidR="00000000" w:rsidRDefault="007C71EE">
      <w:pPr>
        <w:pStyle w:val="a"/>
        <w:rPr>
          <w:rFonts w:hint="cs"/>
          <w:rtl/>
        </w:rPr>
      </w:pPr>
    </w:p>
    <w:p w14:paraId="775051D7" w14:textId="77777777" w:rsidR="00000000" w:rsidRDefault="007C71EE">
      <w:pPr>
        <w:pStyle w:val="a"/>
        <w:jc w:val="center"/>
        <w:rPr>
          <w:rFonts w:hint="cs"/>
          <w:rtl/>
        </w:rPr>
      </w:pPr>
      <w:r>
        <w:rPr>
          <w:rFonts w:hint="cs"/>
          <w:rtl/>
        </w:rPr>
        <w:t>ההסתייגות של חבר הכנסת  יוסי שריד לסעיף  25 לא נתקבלה.</w:t>
      </w:r>
    </w:p>
    <w:p w14:paraId="5F60A7B4" w14:textId="77777777" w:rsidR="00000000" w:rsidRDefault="007C71EE">
      <w:pPr>
        <w:pStyle w:val="a"/>
        <w:jc w:val="center"/>
        <w:rPr>
          <w:rFonts w:hint="cs"/>
          <w:rtl/>
        </w:rPr>
      </w:pPr>
    </w:p>
    <w:p w14:paraId="1A0E954F" w14:textId="77777777" w:rsidR="00000000" w:rsidRDefault="007C71EE">
      <w:pPr>
        <w:pStyle w:val="ad"/>
        <w:rPr>
          <w:rtl/>
        </w:rPr>
      </w:pPr>
      <w:r>
        <w:rPr>
          <w:rtl/>
        </w:rPr>
        <w:t xml:space="preserve">היו"ר ראובן </w:t>
      </w:r>
      <w:r>
        <w:rPr>
          <w:rtl/>
        </w:rPr>
        <w:t>ריבלין:</w:t>
      </w:r>
    </w:p>
    <w:p w14:paraId="3C82C746" w14:textId="77777777" w:rsidR="00000000" w:rsidRDefault="007C71EE">
      <w:pPr>
        <w:pStyle w:val="a"/>
        <w:rPr>
          <w:rtl/>
        </w:rPr>
      </w:pPr>
    </w:p>
    <w:p w14:paraId="00239E87" w14:textId="77777777" w:rsidR="00000000" w:rsidRDefault="007C71EE">
      <w:pPr>
        <w:pStyle w:val="a"/>
        <w:rPr>
          <w:rFonts w:hint="cs"/>
          <w:rtl/>
        </w:rPr>
      </w:pPr>
      <w:r>
        <w:rPr>
          <w:rFonts w:hint="cs"/>
          <w:rtl/>
        </w:rPr>
        <w:t xml:space="preserve">ההסתייגות לא נתקבלה. </w:t>
      </w:r>
    </w:p>
    <w:p w14:paraId="71854934" w14:textId="77777777" w:rsidR="00000000" w:rsidRDefault="007C71EE">
      <w:pPr>
        <w:pStyle w:val="a"/>
        <w:rPr>
          <w:rFonts w:hint="cs"/>
          <w:rtl/>
        </w:rPr>
      </w:pPr>
    </w:p>
    <w:p w14:paraId="21563785" w14:textId="77777777" w:rsidR="00000000" w:rsidRDefault="007C71EE">
      <w:pPr>
        <w:pStyle w:val="a"/>
        <w:rPr>
          <w:rFonts w:hint="cs"/>
          <w:rtl/>
        </w:rPr>
      </w:pPr>
      <w:r>
        <w:rPr>
          <w:rFonts w:hint="cs"/>
          <w:rtl/>
        </w:rPr>
        <w:t>מי בעד ההסתייגות של חברת הכנסת זהבה גלאון?</w:t>
      </w:r>
    </w:p>
    <w:p w14:paraId="039CB346" w14:textId="77777777" w:rsidR="00000000" w:rsidRDefault="007C71EE">
      <w:pPr>
        <w:pStyle w:val="a"/>
        <w:rPr>
          <w:rFonts w:hint="cs"/>
          <w:rtl/>
        </w:rPr>
      </w:pPr>
    </w:p>
    <w:p w14:paraId="2D96429F" w14:textId="77777777" w:rsidR="00000000" w:rsidRDefault="007C71EE">
      <w:pPr>
        <w:pStyle w:val="a"/>
        <w:rPr>
          <w:rFonts w:hint="cs"/>
          <w:rtl/>
        </w:rPr>
      </w:pPr>
    </w:p>
    <w:p w14:paraId="78869E75" w14:textId="77777777" w:rsidR="00000000" w:rsidRDefault="007C71EE">
      <w:pPr>
        <w:pStyle w:val="a"/>
        <w:jc w:val="center"/>
        <w:rPr>
          <w:rFonts w:hint="cs"/>
          <w:b/>
          <w:bCs/>
          <w:rtl/>
        </w:rPr>
      </w:pPr>
      <w:r>
        <w:rPr>
          <w:rFonts w:hint="cs"/>
          <w:b/>
          <w:bCs/>
          <w:rtl/>
        </w:rPr>
        <w:t>הצבעה</w:t>
      </w:r>
    </w:p>
    <w:p w14:paraId="5F79E065" w14:textId="77777777" w:rsidR="00000000" w:rsidRDefault="007C71EE">
      <w:pPr>
        <w:pStyle w:val="a"/>
        <w:rPr>
          <w:rFonts w:hint="cs"/>
          <w:rtl/>
        </w:rPr>
      </w:pPr>
    </w:p>
    <w:p w14:paraId="61A26020" w14:textId="77777777" w:rsidR="00000000" w:rsidRDefault="007C71EE">
      <w:pPr>
        <w:pStyle w:val="a"/>
        <w:jc w:val="center"/>
        <w:rPr>
          <w:rFonts w:hint="cs"/>
          <w:rtl/>
        </w:rPr>
      </w:pPr>
      <w:r>
        <w:rPr>
          <w:rFonts w:hint="cs"/>
          <w:rtl/>
        </w:rPr>
        <w:t>ההסתייגות של חברת הכנסת  זהבה גלאון לסעיף  25 לא נתקבלה.</w:t>
      </w:r>
    </w:p>
    <w:p w14:paraId="2D4E98DF" w14:textId="77777777" w:rsidR="00000000" w:rsidRDefault="007C71EE">
      <w:pPr>
        <w:pStyle w:val="a"/>
        <w:jc w:val="center"/>
        <w:rPr>
          <w:rFonts w:hint="cs"/>
          <w:rtl/>
        </w:rPr>
      </w:pPr>
    </w:p>
    <w:p w14:paraId="3B4B7668" w14:textId="77777777" w:rsidR="00000000" w:rsidRDefault="007C71EE">
      <w:pPr>
        <w:pStyle w:val="ad"/>
        <w:rPr>
          <w:rtl/>
        </w:rPr>
      </w:pPr>
      <w:r>
        <w:rPr>
          <w:rtl/>
        </w:rPr>
        <w:t>היו"ר ראובן ריבלין:</w:t>
      </w:r>
    </w:p>
    <w:p w14:paraId="590A53FD" w14:textId="77777777" w:rsidR="00000000" w:rsidRDefault="007C71EE">
      <w:pPr>
        <w:pStyle w:val="a"/>
        <w:rPr>
          <w:rtl/>
        </w:rPr>
      </w:pPr>
    </w:p>
    <w:p w14:paraId="7C44F370" w14:textId="77777777" w:rsidR="00000000" w:rsidRDefault="007C71EE">
      <w:pPr>
        <w:pStyle w:val="a"/>
        <w:rPr>
          <w:rFonts w:hint="cs"/>
          <w:rtl/>
        </w:rPr>
      </w:pPr>
      <w:r>
        <w:rPr>
          <w:rFonts w:hint="cs"/>
          <w:rtl/>
        </w:rPr>
        <w:t xml:space="preserve">ההסתייגות לא נתקבלה. </w:t>
      </w:r>
    </w:p>
    <w:p w14:paraId="7C3C0A6B" w14:textId="77777777" w:rsidR="00000000" w:rsidRDefault="007C71EE">
      <w:pPr>
        <w:pStyle w:val="a"/>
        <w:rPr>
          <w:rFonts w:hint="cs"/>
          <w:rtl/>
        </w:rPr>
      </w:pPr>
    </w:p>
    <w:p w14:paraId="26689918" w14:textId="77777777" w:rsidR="00000000" w:rsidRDefault="007C71EE">
      <w:pPr>
        <w:pStyle w:val="a"/>
        <w:rPr>
          <w:rFonts w:hint="cs"/>
          <w:rtl/>
        </w:rPr>
      </w:pPr>
      <w:r>
        <w:rPr>
          <w:rFonts w:hint="cs"/>
          <w:rtl/>
        </w:rPr>
        <w:t>מי בעד ההסתייגות של חבר הכנסת רומן ברונפמן?</w:t>
      </w:r>
    </w:p>
    <w:p w14:paraId="15C5E8B1" w14:textId="77777777" w:rsidR="00000000" w:rsidRDefault="007C71EE">
      <w:pPr>
        <w:pStyle w:val="a"/>
        <w:rPr>
          <w:rFonts w:hint="cs"/>
          <w:rtl/>
        </w:rPr>
      </w:pPr>
    </w:p>
    <w:p w14:paraId="647C7FE7" w14:textId="77777777" w:rsidR="00000000" w:rsidRDefault="007C71EE">
      <w:pPr>
        <w:pStyle w:val="a"/>
        <w:rPr>
          <w:rFonts w:hint="cs"/>
          <w:rtl/>
        </w:rPr>
      </w:pPr>
    </w:p>
    <w:p w14:paraId="1743A433" w14:textId="77777777" w:rsidR="00000000" w:rsidRDefault="007C71EE">
      <w:pPr>
        <w:pStyle w:val="a"/>
        <w:jc w:val="center"/>
        <w:rPr>
          <w:rFonts w:hint="cs"/>
          <w:b/>
          <w:bCs/>
          <w:rtl/>
        </w:rPr>
      </w:pPr>
      <w:r>
        <w:rPr>
          <w:rFonts w:hint="cs"/>
          <w:b/>
          <w:bCs/>
          <w:rtl/>
        </w:rPr>
        <w:t>הצבעה</w:t>
      </w:r>
    </w:p>
    <w:p w14:paraId="18FF05DB" w14:textId="77777777" w:rsidR="00000000" w:rsidRDefault="007C71EE">
      <w:pPr>
        <w:pStyle w:val="a"/>
        <w:rPr>
          <w:rFonts w:hint="cs"/>
          <w:rtl/>
        </w:rPr>
      </w:pPr>
    </w:p>
    <w:p w14:paraId="0A90676C" w14:textId="77777777" w:rsidR="00000000" w:rsidRDefault="007C71EE">
      <w:pPr>
        <w:pStyle w:val="a"/>
        <w:jc w:val="center"/>
        <w:rPr>
          <w:rFonts w:hint="cs"/>
          <w:rtl/>
        </w:rPr>
      </w:pPr>
      <w:r>
        <w:rPr>
          <w:rFonts w:hint="cs"/>
          <w:rtl/>
        </w:rPr>
        <w:t xml:space="preserve">ההסתייגות של חבר </w:t>
      </w:r>
      <w:r>
        <w:rPr>
          <w:rFonts w:hint="cs"/>
          <w:rtl/>
        </w:rPr>
        <w:t>הכנסת  רומן ברונפמן לסעיף  25 לא נתקבלה.</w:t>
      </w:r>
    </w:p>
    <w:p w14:paraId="60DC4AF0" w14:textId="77777777" w:rsidR="00000000" w:rsidRDefault="007C71EE">
      <w:pPr>
        <w:pStyle w:val="a"/>
        <w:jc w:val="center"/>
        <w:rPr>
          <w:rFonts w:hint="cs"/>
          <w:rtl/>
        </w:rPr>
      </w:pPr>
    </w:p>
    <w:p w14:paraId="7E33B592" w14:textId="77777777" w:rsidR="00000000" w:rsidRDefault="007C71EE">
      <w:pPr>
        <w:pStyle w:val="ad"/>
        <w:rPr>
          <w:rtl/>
        </w:rPr>
      </w:pPr>
      <w:r>
        <w:rPr>
          <w:rtl/>
        </w:rPr>
        <w:t>היו"ר ראובן ריבלין:</w:t>
      </w:r>
    </w:p>
    <w:p w14:paraId="20C9A0D2" w14:textId="77777777" w:rsidR="00000000" w:rsidRDefault="007C71EE">
      <w:pPr>
        <w:pStyle w:val="a"/>
        <w:rPr>
          <w:rtl/>
        </w:rPr>
      </w:pPr>
    </w:p>
    <w:p w14:paraId="722B58A6" w14:textId="77777777" w:rsidR="00000000" w:rsidRDefault="007C71EE">
      <w:pPr>
        <w:pStyle w:val="a"/>
        <w:rPr>
          <w:rFonts w:hint="cs"/>
          <w:rtl/>
        </w:rPr>
      </w:pPr>
      <w:r>
        <w:rPr>
          <w:rFonts w:hint="cs"/>
          <w:rtl/>
        </w:rPr>
        <w:t xml:space="preserve">ההסתייגות לא נתקבלה. </w:t>
      </w:r>
    </w:p>
    <w:p w14:paraId="03F4D9A3" w14:textId="77777777" w:rsidR="00000000" w:rsidRDefault="007C71EE">
      <w:pPr>
        <w:pStyle w:val="a"/>
        <w:rPr>
          <w:rFonts w:hint="cs"/>
          <w:rtl/>
        </w:rPr>
      </w:pPr>
    </w:p>
    <w:p w14:paraId="634DE31B" w14:textId="77777777" w:rsidR="00000000" w:rsidRDefault="007C71EE">
      <w:pPr>
        <w:pStyle w:val="a"/>
        <w:rPr>
          <w:rFonts w:hint="cs"/>
          <w:rtl/>
        </w:rPr>
      </w:pPr>
      <w:r>
        <w:rPr>
          <w:rFonts w:hint="cs"/>
          <w:rtl/>
        </w:rPr>
        <w:t>מי בעד ההסתייגות של חבר הכנסת אבשלום וילן?</w:t>
      </w:r>
    </w:p>
    <w:p w14:paraId="3E0E790C" w14:textId="77777777" w:rsidR="00000000" w:rsidRDefault="007C71EE">
      <w:pPr>
        <w:pStyle w:val="a"/>
        <w:rPr>
          <w:rFonts w:hint="cs"/>
          <w:rtl/>
        </w:rPr>
      </w:pPr>
    </w:p>
    <w:p w14:paraId="4C468CF6" w14:textId="77777777" w:rsidR="00000000" w:rsidRDefault="007C71EE">
      <w:pPr>
        <w:pStyle w:val="a"/>
        <w:rPr>
          <w:rFonts w:hint="cs"/>
          <w:rtl/>
        </w:rPr>
      </w:pPr>
    </w:p>
    <w:p w14:paraId="499A9DC5" w14:textId="77777777" w:rsidR="00000000" w:rsidRDefault="007C71EE">
      <w:pPr>
        <w:pStyle w:val="a"/>
        <w:jc w:val="center"/>
        <w:rPr>
          <w:rFonts w:hint="cs"/>
          <w:b/>
          <w:bCs/>
          <w:rtl/>
        </w:rPr>
      </w:pPr>
      <w:r>
        <w:rPr>
          <w:rFonts w:hint="cs"/>
          <w:b/>
          <w:bCs/>
          <w:rtl/>
        </w:rPr>
        <w:t>הצבעה</w:t>
      </w:r>
    </w:p>
    <w:p w14:paraId="4BA377B1" w14:textId="77777777" w:rsidR="00000000" w:rsidRDefault="007C71EE">
      <w:pPr>
        <w:pStyle w:val="a"/>
        <w:rPr>
          <w:rFonts w:hint="cs"/>
          <w:rtl/>
        </w:rPr>
      </w:pPr>
    </w:p>
    <w:p w14:paraId="59339512" w14:textId="77777777" w:rsidR="00000000" w:rsidRDefault="007C71EE">
      <w:pPr>
        <w:pStyle w:val="a"/>
        <w:jc w:val="center"/>
        <w:rPr>
          <w:rFonts w:hint="cs"/>
          <w:rtl/>
        </w:rPr>
      </w:pPr>
      <w:r>
        <w:rPr>
          <w:rFonts w:hint="cs"/>
          <w:rtl/>
        </w:rPr>
        <w:t>ההסתייגות של חבר הכנסת  אבשלום וילן לסעיף  25 לא נתקבלה.</w:t>
      </w:r>
    </w:p>
    <w:p w14:paraId="2AEAB03A" w14:textId="77777777" w:rsidR="00000000" w:rsidRDefault="007C71EE">
      <w:pPr>
        <w:pStyle w:val="a"/>
        <w:jc w:val="center"/>
        <w:rPr>
          <w:rFonts w:hint="cs"/>
          <w:rtl/>
        </w:rPr>
      </w:pPr>
    </w:p>
    <w:p w14:paraId="08776F00" w14:textId="77777777" w:rsidR="00000000" w:rsidRDefault="007C71EE">
      <w:pPr>
        <w:pStyle w:val="ad"/>
        <w:rPr>
          <w:rtl/>
        </w:rPr>
      </w:pPr>
      <w:r>
        <w:rPr>
          <w:rtl/>
        </w:rPr>
        <w:t>היו"ר ראובן ריבלין:</w:t>
      </w:r>
    </w:p>
    <w:p w14:paraId="68EA02E1" w14:textId="77777777" w:rsidR="00000000" w:rsidRDefault="007C71EE">
      <w:pPr>
        <w:pStyle w:val="a"/>
        <w:rPr>
          <w:rtl/>
        </w:rPr>
      </w:pPr>
    </w:p>
    <w:p w14:paraId="747D4E32" w14:textId="77777777" w:rsidR="00000000" w:rsidRDefault="007C71EE">
      <w:pPr>
        <w:pStyle w:val="a"/>
        <w:rPr>
          <w:rFonts w:hint="cs"/>
          <w:rtl/>
        </w:rPr>
      </w:pPr>
      <w:r>
        <w:rPr>
          <w:rFonts w:hint="cs"/>
          <w:rtl/>
        </w:rPr>
        <w:t xml:space="preserve">ההסתייגות לא נתקבלה. </w:t>
      </w:r>
    </w:p>
    <w:p w14:paraId="062DD9EA" w14:textId="77777777" w:rsidR="00000000" w:rsidRDefault="007C71EE">
      <w:pPr>
        <w:pStyle w:val="a"/>
        <w:rPr>
          <w:rFonts w:hint="cs"/>
          <w:rtl/>
        </w:rPr>
      </w:pPr>
    </w:p>
    <w:p w14:paraId="280DA254" w14:textId="77777777" w:rsidR="00000000" w:rsidRDefault="007C71EE">
      <w:pPr>
        <w:pStyle w:val="a"/>
        <w:rPr>
          <w:rFonts w:hint="cs"/>
          <w:rtl/>
        </w:rPr>
      </w:pPr>
      <w:r>
        <w:rPr>
          <w:rFonts w:hint="cs"/>
          <w:rtl/>
        </w:rPr>
        <w:t>מי בעד ההסתייגות</w:t>
      </w:r>
      <w:r>
        <w:rPr>
          <w:rFonts w:hint="cs"/>
          <w:rtl/>
        </w:rPr>
        <w:t xml:space="preserve"> של חבר הכנסת יעקב ליצמן?</w:t>
      </w:r>
    </w:p>
    <w:p w14:paraId="2E192C76" w14:textId="77777777" w:rsidR="00000000" w:rsidRDefault="007C71EE">
      <w:pPr>
        <w:pStyle w:val="a"/>
        <w:rPr>
          <w:rFonts w:hint="cs"/>
          <w:rtl/>
        </w:rPr>
      </w:pPr>
    </w:p>
    <w:p w14:paraId="16CB6A56" w14:textId="77777777" w:rsidR="00000000" w:rsidRDefault="007C71EE">
      <w:pPr>
        <w:pStyle w:val="a"/>
        <w:rPr>
          <w:rFonts w:hint="cs"/>
          <w:rtl/>
        </w:rPr>
      </w:pPr>
    </w:p>
    <w:p w14:paraId="14BB12F4" w14:textId="77777777" w:rsidR="00000000" w:rsidRDefault="007C71EE">
      <w:pPr>
        <w:pStyle w:val="a"/>
        <w:jc w:val="center"/>
        <w:rPr>
          <w:rFonts w:hint="cs"/>
          <w:b/>
          <w:bCs/>
          <w:rtl/>
        </w:rPr>
      </w:pPr>
      <w:r>
        <w:rPr>
          <w:rFonts w:hint="cs"/>
          <w:b/>
          <w:bCs/>
          <w:rtl/>
        </w:rPr>
        <w:t>הצבעה</w:t>
      </w:r>
    </w:p>
    <w:p w14:paraId="67D2C679" w14:textId="77777777" w:rsidR="00000000" w:rsidRDefault="007C71EE">
      <w:pPr>
        <w:pStyle w:val="a"/>
        <w:rPr>
          <w:rFonts w:hint="cs"/>
          <w:rtl/>
        </w:rPr>
      </w:pPr>
    </w:p>
    <w:p w14:paraId="1C14F3C4" w14:textId="77777777" w:rsidR="00000000" w:rsidRDefault="007C71EE">
      <w:pPr>
        <w:pStyle w:val="a"/>
        <w:jc w:val="center"/>
        <w:rPr>
          <w:rFonts w:hint="cs"/>
          <w:rtl/>
        </w:rPr>
      </w:pPr>
      <w:r>
        <w:rPr>
          <w:rFonts w:hint="cs"/>
          <w:rtl/>
        </w:rPr>
        <w:t>ההסתייגות של חבר הכנסת  יעקב ליצמן לסעיף  25 לא נתקבלה.</w:t>
      </w:r>
    </w:p>
    <w:p w14:paraId="6AD85794" w14:textId="77777777" w:rsidR="00000000" w:rsidRDefault="007C71EE">
      <w:pPr>
        <w:pStyle w:val="a"/>
        <w:jc w:val="center"/>
        <w:rPr>
          <w:rFonts w:hint="cs"/>
          <w:rtl/>
        </w:rPr>
      </w:pPr>
    </w:p>
    <w:p w14:paraId="08A4BD82" w14:textId="77777777" w:rsidR="00000000" w:rsidRDefault="007C71EE">
      <w:pPr>
        <w:pStyle w:val="ad"/>
        <w:rPr>
          <w:rtl/>
        </w:rPr>
      </w:pPr>
      <w:r>
        <w:rPr>
          <w:rtl/>
        </w:rPr>
        <w:t>היו"ר ראובן ריבלין:</w:t>
      </w:r>
    </w:p>
    <w:p w14:paraId="3306D7B4" w14:textId="77777777" w:rsidR="00000000" w:rsidRDefault="007C71EE">
      <w:pPr>
        <w:pStyle w:val="a"/>
        <w:rPr>
          <w:rtl/>
        </w:rPr>
      </w:pPr>
    </w:p>
    <w:p w14:paraId="288DE610" w14:textId="77777777" w:rsidR="00000000" w:rsidRDefault="007C71EE">
      <w:pPr>
        <w:pStyle w:val="a"/>
        <w:rPr>
          <w:rFonts w:hint="cs"/>
          <w:rtl/>
        </w:rPr>
      </w:pPr>
      <w:r>
        <w:rPr>
          <w:rFonts w:hint="cs"/>
          <w:rtl/>
        </w:rPr>
        <w:t xml:space="preserve">ההסתייגות לא נתקבלה. </w:t>
      </w:r>
    </w:p>
    <w:p w14:paraId="66BFCD33" w14:textId="77777777" w:rsidR="00000000" w:rsidRDefault="007C71EE">
      <w:pPr>
        <w:pStyle w:val="a"/>
        <w:rPr>
          <w:rFonts w:hint="cs"/>
          <w:rtl/>
        </w:rPr>
      </w:pPr>
    </w:p>
    <w:p w14:paraId="6730121D" w14:textId="77777777" w:rsidR="00000000" w:rsidRDefault="007C71EE">
      <w:pPr>
        <w:pStyle w:val="a"/>
        <w:rPr>
          <w:rFonts w:hint="cs"/>
          <w:rtl/>
        </w:rPr>
      </w:pPr>
      <w:r>
        <w:rPr>
          <w:rFonts w:hint="cs"/>
          <w:rtl/>
        </w:rPr>
        <w:t xml:space="preserve">חבר הכנסת אברהם רביץ - אינו נוכח; חבר הכנסת מאיר פרוש - אינו נוכח. </w:t>
      </w:r>
    </w:p>
    <w:p w14:paraId="3A33D4A7" w14:textId="77777777" w:rsidR="00000000" w:rsidRDefault="007C71EE">
      <w:pPr>
        <w:pStyle w:val="a"/>
        <w:rPr>
          <w:rFonts w:hint="cs"/>
          <w:rtl/>
        </w:rPr>
      </w:pPr>
    </w:p>
    <w:p w14:paraId="7171D6A4" w14:textId="77777777" w:rsidR="00000000" w:rsidRDefault="007C71EE">
      <w:pPr>
        <w:pStyle w:val="a"/>
        <w:rPr>
          <w:rFonts w:hint="cs"/>
          <w:rtl/>
        </w:rPr>
      </w:pPr>
      <w:r>
        <w:rPr>
          <w:rFonts w:hint="cs"/>
          <w:rtl/>
        </w:rPr>
        <w:t>מי בעד ההסתייגות של חבר הכנסת משה גפני?</w:t>
      </w:r>
    </w:p>
    <w:p w14:paraId="374458D3" w14:textId="77777777" w:rsidR="00000000" w:rsidRDefault="007C71EE">
      <w:pPr>
        <w:pStyle w:val="a"/>
        <w:rPr>
          <w:rFonts w:hint="cs"/>
          <w:rtl/>
        </w:rPr>
      </w:pPr>
    </w:p>
    <w:p w14:paraId="54106B3F" w14:textId="77777777" w:rsidR="00000000" w:rsidRDefault="007C71EE">
      <w:pPr>
        <w:pStyle w:val="a"/>
        <w:rPr>
          <w:rFonts w:hint="cs"/>
          <w:rtl/>
        </w:rPr>
      </w:pPr>
    </w:p>
    <w:p w14:paraId="14EF2C80" w14:textId="77777777" w:rsidR="00000000" w:rsidRDefault="007C71EE">
      <w:pPr>
        <w:pStyle w:val="a"/>
        <w:jc w:val="center"/>
        <w:rPr>
          <w:rFonts w:hint="cs"/>
          <w:b/>
          <w:bCs/>
          <w:rtl/>
        </w:rPr>
      </w:pPr>
      <w:r>
        <w:rPr>
          <w:rFonts w:hint="cs"/>
          <w:b/>
          <w:bCs/>
          <w:rtl/>
        </w:rPr>
        <w:t>הצבעה</w:t>
      </w:r>
    </w:p>
    <w:p w14:paraId="368AF175" w14:textId="77777777" w:rsidR="00000000" w:rsidRDefault="007C71EE">
      <w:pPr>
        <w:pStyle w:val="a"/>
        <w:rPr>
          <w:rFonts w:hint="cs"/>
          <w:rtl/>
        </w:rPr>
      </w:pPr>
    </w:p>
    <w:p w14:paraId="0B5DEFDF" w14:textId="77777777" w:rsidR="00000000" w:rsidRDefault="007C71EE">
      <w:pPr>
        <w:pStyle w:val="a"/>
        <w:jc w:val="center"/>
        <w:rPr>
          <w:rFonts w:hint="cs"/>
          <w:rtl/>
        </w:rPr>
      </w:pPr>
      <w:r>
        <w:rPr>
          <w:rFonts w:hint="cs"/>
          <w:rtl/>
        </w:rPr>
        <w:t>הה</w:t>
      </w:r>
      <w:r>
        <w:rPr>
          <w:rFonts w:hint="cs"/>
          <w:rtl/>
        </w:rPr>
        <w:t>סתייגות של חבר הכנסת  משה גפני לסעיף  25 לא נתקבלה.</w:t>
      </w:r>
    </w:p>
    <w:p w14:paraId="2DC7F3BD" w14:textId="77777777" w:rsidR="00000000" w:rsidRDefault="007C71EE">
      <w:pPr>
        <w:pStyle w:val="a"/>
        <w:jc w:val="center"/>
        <w:rPr>
          <w:rFonts w:hint="cs"/>
          <w:rtl/>
        </w:rPr>
      </w:pPr>
    </w:p>
    <w:p w14:paraId="6ADE5633" w14:textId="77777777" w:rsidR="00000000" w:rsidRDefault="007C71EE">
      <w:pPr>
        <w:pStyle w:val="ad"/>
        <w:rPr>
          <w:rtl/>
        </w:rPr>
      </w:pPr>
      <w:r>
        <w:rPr>
          <w:rtl/>
        </w:rPr>
        <w:t>היו"ר ראובן ריבלין:</w:t>
      </w:r>
    </w:p>
    <w:p w14:paraId="6E9DD9BC" w14:textId="77777777" w:rsidR="00000000" w:rsidRDefault="007C71EE">
      <w:pPr>
        <w:pStyle w:val="a"/>
        <w:rPr>
          <w:rtl/>
        </w:rPr>
      </w:pPr>
    </w:p>
    <w:p w14:paraId="38B70133" w14:textId="77777777" w:rsidR="00000000" w:rsidRDefault="007C71EE">
      <w:pPr>
        <w:pStyle w:val="a"/>
        <w:rPr>
          <w:rFonts w:hint="cs"/>
          <w:rtl/>
        </w:rPr>
      </w:pPr>
      <w:r>
        <w:rPr>
          <w:rFonts w:hint="cs"/>
          <w:rtl/>
        </w:rPr>
        <w:t xml:space="preserve">ההסתייגות לא נתקבלה. </w:t>
      </w:r>
    </w:p>
    <w:p w14:paraId="5FB5DDC3" w14:textId="77777777" w:rsidR="00000000" w:rsidRDefault="007C71EE">
      <w:pPr>
        <w:pStyle w:val="a"/>
        <w:rPr>
          <w:rFonts w:hint="cs"/>
          <w:rtl/>
        </w:rPr>
      </w:pPr>
    </w:p>
    <w:p w14:paraId="5F0972AE" w14:textId="77777777" w:rsidR="00000000" w:rsidRDefault="007C71EE">
      <w:pPr>
        <w:pStyle w:val="a"/>
        <w:rPr>
          <w:rFonts w:hint="cs"/>
          <w:rtl/>
        </w:rPr>
      </w:pPr>
      <w:r>
        <w:rPr>
          <w:rFonts w:hint="cs"/>
          <w:rtl/>
        </w:rPr>
        <w:t xml:space="preserve">חבר הכנסת אייכלר - אינו נוכח.   </w:t>
      </w:r>
    </w:p>
    <w:p w14:paraId="08816C2F" w14:textId="77777777" w:rsidR="00000000" w:rsidRDefault="007C71EE">
      <w:pPr>
        <w:pStyle w:val="a"/>
        <w:rPr>
          <w:rFonts w:hint="cs"/>
          <w:rtl/>
        </w:rPr>
      </w:pPr>
    </w:p>
    <w:p w14:paraId="681FFAEC" w14:textId="77777777" w:rsidR="00000000" w:rsidRDefault="007C71EE">
      <w:pPr>
        <w:pStyle w:val="a"/>
        <w:rPr>
          <w:rFonts w:hint="cs"/>
          <w:rtl/>
        </w:rPr>
      </w:pPr>
      <w:r>
        <w:rPr>
          <w:rFonts w:hint="cs"/>
          <w:rtl/>
        </w:rPr>
        <w:t xml:space="preserve">מי בעד ההסתייגות של חבר הכנסת מוחמד ברכה? </w:t>
      </w:r>
    </w:p>
    <w:p w14:paraId="2DEA2440" w14:textId="77777777" w:rsidR="00000000" w:rsidRDefault="007C71EE">
      <w:pPr>
        <w:pStyle w:val="a"/>
        <w:rPr>
          <w:rFonts w:hint="cs"/>
          <w:rtl/>
        </w:rPr>
      </w:pPr>
    </w:p>
    <w:p w14:paraId="0A7D700A" w14:textId="77777777" w:rsidR="00000000" w:rsidRDefault="007C71EE">
      <w:pPr>
        <w:pStyle w:val="a"/>
        <w:rPr>
          <w:rFonts w:hint="cs"/>
          <w:rtl/>
        </w:rPr>
      </w:pPr>
    </w:p>
    <w:p w14:paraId="093FD95F" w14:textId="77777777" w:rsidR="00000000" w:rsidRDefault="007C71EE">
      <w:pPr>
        <w:pStyle w:val="a"/>
        <w:jc w:val="center"/>
        <w:rPr>
          <w:rFonts w:hint="cs"/>
          <w:b/>
          <w:bCs/>
          <w:rtl/>
        </w:rPr>
      </w:pPr>
      <w:r>
        <w:rPr>
          <w:rFonts w:hint="cs"/>
          <w:b/>
          <w:bCs/>
          <w:rtl/>
        </w:rPr>
        <w:t>הצבעה</w:t>
      </w:r>
    </w:p>
    <w:p w14:paraId="7182CBA7" w14:textId="77777777" w:rsidR="00000000" w:rsidRDefault="007C71EE">
      <w:pPr>
        <w:pStyle w:val="a"/>
        <w:rPr>
          <w:rFonts w:hint="cs"/>
          <w:rtl/>
        </w:rPr>
      </w:pPr>
    </w:p>
    <w:p w14:paraId="41CBC412" w14:textId="77777777" w:rsidR="00000000" w:rsidRDefault="007C71EE">
      <w:pPr>
        <w:pStyle w:val="a"/>
        <w:jc w:val="center"/>
        <w:rPr>
          <w:rFonts w:hint="cs"/>
          <w:rtl/>
        </w:rPr>
      </w:pPr>
      <w:r>
        <w:rPr>
          <w:rFonts w:hint="cs"/>
          <w:rtl/>
        </w:rPr>
        <w:t>ההסתייגות של חבר הכנסת  מוחמד ברכה לסעיף  25 לא נתקבלה.</w:t>
      </w:r>
    </w:p>
    <w:p w14:paraId="412DD0DD" w14:textId="77777777" w:rsidR="00000000" w:rsidRDefault="007C71EE">
      <w:pPr>
        <w:pStyle w:val="a"/>
        <w:jc w:val="center"/>
        <w:rPr>
          <w:rFonts w:hint="cs"/>
          <w:rtl/>
        </w:rPr>
      </w:pPr>
    </w:p>
    <w:p w14:paraId="15B27E76" w14:textId="77777777" w:rsidR="00000000" w:rsidRDefault="007C71EE">
      <w:pPr>
        <w:pStyle w:val="ad"/>
        <w:rPr>
          <w:rtl/>
        </w:rPr>
      </w:pPr>
      <w:r>
        <w:rPr>
          <w:rtl/>
        </w:rPr>
        <w:t>היו"ר ראובן ריבל</w:t>
      </w:r>
      <w:r>
        <w:rPr>
          <w:rtl/>
        </w:rPr>
        <w:t>ין:</w:t>
      </w:r>
    </w:p>
    <w:p w14:paraId="7BAA35FA" w14:textId="77777777" w:rsidR="00000000" w:rsidRDefault="007C71EE">
      <w:pPr>
        <w:pStyle w:val="a"/>
        <w:rPr>
          <w:rtl/>
        </w:rPr>
      </w:pPr>
    </w:p>
    <w:p w14:paraId="4BE5B21A" w14:textId="77777777" w:rsidR="00000000" w:rsidRDefault="007C71EE">
      <w:pPr>
        <w:pStyle w:val="a"/>
        <w:rPr>
          <w:rFonts w:hint="cs"/>
          <w:rtl/>
        </w:rPr>
      </w:pPr>
      <w:r>
        <w:rPr>
          <w:rFonts w:hint="cs"/>
          <w:rtl/>
        </w:rPr>
        <w:t xml:space="preserve">ההסתייגות לא נתקבלה. </w:t>
      </w:r>
    </w:p>
    <w:p w14:paraId="45EE7A11" w14:textId="77777777" w:rsidR="00000000" w:rsidRDefault="007C71EE">
      <w:pPr>
        <w:pStyle w:val="a"/>
        <w:rPr>
          <w:rFonts w:hint="cs"/>
          <w:rtl/>
        </w:rPr>
      </w:pPr>
    </w:p>
    <w:p w14:paraId="68CDCA38" w14:textId="77777777" w:rsidR="00000000" w:rsidRDefault="007C71EE">
      <w:pPr>
        <w:pStyle w:val="a"/>
        <w:rPr>
          <w:rFonts w:hint="cs"/>
          <w:rtl/>
        </w:rPr>
      </w:pPr>
      <w:r>
        <w:rPr>
          <w:rFonts w:hint="cs"/>
          <w:rtl/>
        </w:rPr>
        <w:t>מי בעד ההסתייגות של חבר הכנסת עסאם מח'ול?</w:t>
      </w:r>
    </w:p>
    <w:p w14:paraId="39D3C3B3" w14:textId="77777777" w:rsidR="00000000" w:rsidRDefault="007C71EE">
      <w:pPr>
        <w:pStyle w:val="a"/>
        <w:rPr>
          <w:rFonts w:hint="cs"/>
          <w:rtl/>
        </w:rPr>
      </w:pPr>
    </w:p>
    <w:p w14:paraId="0C077F73" w14:textId="77777777" w:rsidR="00000000" w:rsidRDefault="007C71EE">
      <w:pPr>
        <w:pStyle w:val="a"/>
        <w:rPr>
          <w:rFonts w:hint="cs"/>
          <w:rtl/>
        </w:rPr>
      </w:pPr>
    </w:p>
    <w:p w14:paraId="16B114F4" w14:textId="77777777" w:rsidR="00000000" w:rsidRDefault="007C71EE">
      <w:pPr>
        <w:pStyle w:val="a"/>
        <w:jc w:val="center"/>
        <w:rPr>
          <w:rFonts w:hint="cs"/>
          <w:b/>
          <w:bCs/>
          <w:rtl/>
        </w:rPr>
      </w:pPr>
      <w:r>
        <w:rPr>
          <w:rFonts w:hint="cs"/>
          <w:b/>
          <w:bCs/>
          <w:rtl/>
        </w:rPr>
        <w:t>הצבעה</w:t>
      </w:r>
    </w:p>
    <w:p w14:paraId="227D94A2" w14:textId="77777777" w:rsidR="00000000" w:rsidRDefault="007C71EE">
      <w:pPr>
        <w:pStyle w:val="a"/>
        <w:rPr>
          <w:rFonts w:hint="cs"/>
          <w:rtl/>
        </w:rPr>
      </w:pPr>
    </w:p>
    <w:p w14:paraId="46BBC2F9" w14:textId="77777777" w:rsidR="00000000" w:rsidRDefault="007C71EE">
      <w:pPr>
        <w:pStyle w:val="a"/>
        <w:jc w:val="center"/>
        <w:rPr>
          <w:rFonts w:hint="cs"/>
          <w:rtl/>
        </w:rPr>
      </w:pPr>
      <w:r>
        <w:rPr>
          <w:rFonts w:hint="cs"/>
          <w:rtl/>
        </w:rPr>
        <w:t>ההסתייגות של חבר הכנסת  עסאם מח'ול לסעיף  25 לא נתקבלה.</w:t>
      </w:r>
    </w:p>
    <w:p w14:paraId="2C33A62C" w14:textId="77777777" w:rsidR="00000000" w:rsidRDefault="007C71EE">
      <w:pPr>
        <w:pStyle w:val="a"/>
        <w:jc w:val="center"/>
        <w:rPr>
          <w:rFonts w:hint="cs"/>
          <w:rtl/>
        </w:rPr>
      </w:pPr>
    </w:p>
    <w:p w14:paraId="547AA60C" w14:textId="77777777" w:rsidR="00000000" w:rsidRDefault="007C71EE">
      <w:pPr>
        <w:pStyle w:val="ad"/>
        <w:rPr>
          <w:rtl/>
        </w:rPr>
      </w:pPr>
      <w:r>
        <w:rPr>
          <w:rtl/>
        </w:rPr>
        <w:t>היו"ר ראובן ריבלין:</w:t>
      </w:r>
    </w:p>
    <w:p w14:paraId="0040FFD1" w14:textId="77777777" w:rsidR="00000000" w:rsidRDefault="007C71EE">
      <w:pPr>
        <w:pStyle w:val="a"/>
        <w:rPr>
          <w:rtl/>
        </w:rPr>
      </w:pPr>
    </w:p>
    <w:p w14:paraId="58A2A627" w14:textId="77777777" w:rsidR="00000000" w:rsidRDefault="007C71EE">
      <w:pPr>
        <w:pStyle w:val="a"/>
        <w:rPr>
          <w:rFonts w:hint="cs"/>
          <w:rtl/>
        </w:rPr>
      </w:pPr>
      <w:r>
        <w:rPr>
          <w:rFonts w:hint="cs"/>
          <w:rtl/>
        </w:rPr>
        <w:t xml:space="preserve">ההסתייגות לא נתקבלה. </w:t>
      </w:r>
    </w:p>
    <w:p w14:paraId="72CD0CF8" w14:textId="77777777" w:rsidR="00000000" w:rsidRDefault="007C71EE">
      <w:pPr>
        <w:pStyle w:val="a"/>
        <w:rPr>
          <w:rFonts w:hint="cs"/>
          <w:rtl/>
        </w:rPr>
      </w:pPr>
    </w:p>
    <w:p w14:paraId="3F777669" w14:textId="77777777" w:rsidR="00000000" w:rsidRDefault="007C71EE">
      <w:pPr>
        <w:pStyle w:val="a"/>
        <w:rPr>
          <w:rFonts w:hint="cs"/>
          <w:rtl/>
        </w:rPr>
      </w:pPr>
      <w:r>
        <w:rPr>
          <w:rFonts w:hint="cs"/>
          <w:rtl/>
        </w:rPr>
        <w:t>מי בעד ההסתייגות של חבר הכנסת אחמד טיבי?</w:t>
      </w:r>
    </w:p>
    <w:p w14:paraId="65067EC5" w14:textId="77777777" w:rsidR="00000000" w:rsidRDefault="007C71EE">
      <w:pPr>
        <w:pStyle w:val="a"/>
        <w:rPr>
          <w:rFonts w:hint="cs"/>
          <w:rtl/>
        </w:rPr>
      </w:pPr>
    </w:p>
    <w:p w14:paraId="453A4999" w14:textId="77777777" w:rsidR="00000000" w:rsidRDefault="007C71EE">
      <w:pPr>
        <w:pStyle w:val="a"/>
        <w:rPr>
          <w:rFonts w:hint="cs"/>
          <w:rtl/>
        </w:rPr>
      </w:pPr>
    </w:p>
    <w:p w14:paraId="682639FD" w14:textId="77777777" w:rsidR="00000000" w:rsidRDefault="007C71EE">
      <w:pPr>
        <w:pStyle w:val="a"/>
        <w:jc w:val="center"/>
        <w:rPr>
          <w:rFonts w:hint="cs"/>
          <w:b/>
          <w:bCs/>
          <w:rtl/>
        </w:rPr>
      </w:pPr>
      <w:r>
        <w:rPr>
          <w:rFonts w:hint="cs"/>
          <w:b/>
          <w:bCs/>
          <w:rtl/>
        </w:rPr>
        <w:t>הצבעה</w:t>
      </w:r>
    </w:p>
    <w:p w14:paraId="1D8B7CB9" w14:textId="77777777" w:rsidR="00000000" w:rsidRDefault="007C71EE">
      <w:pPr>
        <w:pStyle w:val="a"/>
        <w:rPr>
          <w:rFonts w:hint="cs"/>
          <w:rtl/>
        </w:rPr>
      </w:pPr>
    </w:p>
    <w:p w14:paraId="0B3C8892" w14:textId="77777777" w:rsidR="00000000" w:rsidRDefault="007C71EE">
      <w:pPr>
        <w:pStyle w:val="a"/>
        <w:jc w:val="center"/>
        <w:rPr>
          <w:rFonts w:hint="cs"/>
          <w:rtl/>
        </w:rPr>
      </w:pPr>
      <w:r>
        <w:rPr>
          <w:rFonts w:hint="cs"/>
          <w:rtl/>
        </w:rPr>
        <w:t>ההסתייגות של חבר הכנסת  אח</w:t>
      </w:r>
      <w:r>
        <w:rPr>
          <w:rFonts w:hint="cs"/>
          <w:rtl/>
        </w:rPr>
        <w:t>מד טיבי לסעיף  25 לא נתקבלה.</w:t>
      </w:r>
    </w:p>
    <w:p w14:paraId="2C5007D5" w14:textId="77777777" w:rsidR="00000000" w:rsidRDefault="007C71EE">
      <w:pPr>
        <w:pStyle w:val="a"/>
        <w:jc w:val="center"/>
        <w:rPr>
          <w:rFonts w:hint="cs"/>
          <w:rtl/>
        </w:rPr>
      </w:pPr>
    </w:p>
    <w:p w14:paraId="1549321A" w14:textId="77777777" w:rsidR="00000000" w:rsidRDefault="007C71EE">
      <w:pPr>
        <w:pStyle w:val="ad"/>
        <w:rPr>
          <w:rtl/>
        </w:rPr>
      </w:pPr>
      <w:r>
        <w:rPr>
          <w:rtl/>
        </w:rPr>
        <w:t>היו"ר ראובן ריבלין:</w:t>
      </w:r>
    </w:p>
    <w:p w14:paraId="3413BA01" w14:textId="77777777" w:rsidR="00000000" w:rsidRDefault="007C71EE">
      <w:pPr>
        <w:pStyle w:val="a"/>
        <w:rPr>
          <w:rtl/>
        </w:rPr>
      </w:pPr>
    </w:p>
    <w:p w14:paraId="73D398CB" w14:textId="77777777" w:rsidR="00000000" w:rsidRDefault="007C71EE">
      <w:pPr>
        <w:pStyle w:val="a"/>
        <w:rPr>
          <w:rFonts w:hint="cs"/>
          <w:rtl/>
        </w:rPr>
      </w:pPr>
      <w:r>
        <w:rPr>
          <w:rFonts w:hint="cs"/>
          <w:rtl/>
        </w:rPr>
        <w:t xml:space="preserve">ההסתייגות לא נתקבלה. </w:t>
      </w:r>
    </w:p>
    <w:p w14:paraId="17999B2F" w14:textId="77777777" w:rsidR="00000000" w:rsidRDefault="007C71EE">
      <w:pPr>
        <w:pStyle w:val="a"/>
        <w:rPr>
          <w:rFonts w:hint="cs"/>
          <w:rtl/>
        </w:rPr>
      </w:pPr>
    </w:p>
    <w:p w14:paraId="7AE3223A" w14:textId="77777777" w:rsidR="00000000" w:rsidRDefault="007C71EE">
      <w:pPr>
        <w:pStyle w:val="a"/>
        <w:rPr>
          <w:rFonts w:hint="cs"/>
          <w:rtl/>
        </w:rPr>
      </w:pPr>
      <w:r>
        <w:rPr>
          <w:rFonts w:hint="cs"/>
          <w:rtl/>
        </w:rPr>
        <w:t>מי בעד ההסתייגות של חבר הכנסת עמיר פרץ?</w:t>
      </w:r>
    </w:p>
    <w:p w14:paraId="76A50833" w14:textId="77777777" w:rsidR="00000000" w:rsidRDefault="007C71EE">
      <w:pPr>
        <w:pStyle w:val="a"/>
        <w:ind w:firstLine="0"/>
        <w:rPr>
          <w:rFonts w:hint="cs"/>
          <w:rtl/>
        </w:rPr>
      </w:pPr>
    </w:p>
    <w:p w14:paraId="3438738E" w14:textId="77777777" w:rsidR="00000000" w:rsidRDefault="007C71EE">
      <w:pPr>
        <w:pStyle w:val="a"/>
        <w:rPr>
          <w:rFonts w:hint="cs"/>
          <w:rtl/>
        </w:rPr>
      </w:pPr>
    </w:p>
    <w:p w14:paraId="74B5DF22" w14:textId="77777777" w:rsidR="00000000" w:rsidRDefault="007C71EE">
      <w:pPr>
        <w:pStyle w:val="a"/>
        <w:jc w:val="center"/>
        <w:rPr>
          <w:rFonts w:hint="cs"/>
          <w:b/>
          <w:bCs/>
          <w:rtl/>
        </w:rPr>
      </w:pPr>
      <w:r>
        <w:rPr>
          <w:rFonts w:hint="cs"/>
          <w:b/>
          <w:bCs/>
          <w:rtl/>
        </w:rPr>
        <w:t>הצבעה</w:t>
      </w:r>
    </w:p>
    <w:p w14:paraId="003DFF4F" w14:textId="77777777" w:rsidR="00000000" w:rsidRDefault="007C71EE">
      <w:pPr>
        <w:pStyle w:val="a"/>
        <w:rPr>
          <w:rFonts w:hint="cs"/>
          <w:rtl/>
        </w:rPr>
      </w:pPr>
    </w:p>
    <w:p w14:paraId="65783929" w14:textId="77777777" w:rsidR="00000000" w:rsidRDefault="007C71EE">
      <w:pPr>
        <w:pStyle w:val="a"/>
        <w:jc w:val="center"/>
        <w:rPr>
          <w:rFonts w:hint="cs"/>
          <w:rtl/>
        </w:rPr>
      </w:pPr>
      <w:r>
        <w:rPr>
          <w:rFonts w:hint="cs"/>
          <w:rtl/>
        </w:rPr>
        <w:t>ההסתייגות של חבר הכנסת  עמיר פרץ לסעיף  25 לא נתקבלה.</w:t>
      </w:r>
    </w:p>
    <w:p w14:paraId="5035D454" w14:textId="77777777" w:rsidR="00000000" w:rsidRDefault="007C71EE">
      <w:pPr>
        <w:pStyle w:val="a"/>
        <w:jc w:val="center"/>
        <w:rPr>
          <w:rFonts w:hint="cs"/>
          <w:rtl/>
        </w:rPr>
      </w:pPr>
    </w:p>
    <w:p w14:paraId="3C1F7B19" w14:textId="77777777" w:rsidR="00000000" w:rsidRDefault="007C71EE">
      <w:pPr>
        <w:pStyle w:val="ad"/>
        <w:rPr>
          <w:rtl/>
        </w:rPr>
      </w:pPr>
      <w:r>
        <w:rPr>
          <w:rtl/>
        </w:rPr>
        <w:t>היו"ר ראובן ריבלין:</w:t>
      </w:r>
    </w:p>
    <w:p w14:paraId="1EC24D18" w14:textId="77777777" w:rsidR="00000000" w:rsidRDefault="007C71EE">
      <w:pPr>
        <w:pStyle w:val="a"/>
        <w:rPr>
          <w:rtl/>
        </w:rPr>
      </w:pPr>
    </w:p>
    <w:p w14:paraId="1F14517C" w14:textId="77777777" w:rsidR="00000000" w:rsidRDefault="007C71EE">
      <w:pPr>
        <w:pStyle w:val="a"/>
        <w:rPr>
          <w:rFonts w:hint="cs"/>
          <w:rtl/>
        </w:rPr>
      </w:pPr>
      <w:r>
        <w:rPr>
          <w:rFonts w:hint="cs"/>
          <w:rtl/>
        </w:rPr>
        <w:t xml:space="preserve">ההסתייגות לא נתקבלה. </w:t>
      </w:r>
    </w:p>
    <w:p w14:paraId="6986CBA0" w14:textId="77777777" w:rsidR="00000000" w:rsidRDefault="007C71EE">
      <w:pPr>
        <w:pStyle w:val="a"/>
        <w:rPr>
          <w:rFonts w:hint="cs"/>
          <w:rtl/>
        </w:rPr>
      </w:pPr>
    </w:p>
    <w:p w14:paraId="733EA133" w14:textId="77777777" w:rsidR="00000000" w:rsidRDefault="007C71EE">
      <w:pPr>
        <w:pStyle w:val="a"/>
        <w:rPr>
          <w:rFonts w:hint="cs"/>
          <w:rtl/>
        </w:rPr>
      </w:pPr>
      <w:r>
        <w:rPr>
          <w:rFonts w:hint="cs"/>
          <w:rtl/>
        </w:rPr>
        <w:t>מי בעד ההסתייגות של חברת הכנסת איל</w:t>
      </w:r>
      <w:r>
        <w:rPr>
          <w:rFonts w:hint="cs"/>
          <w:rtl/>
        </w:rPr>
        <w:t xml:space="preserve">נה כהן? </w:t>
      </w:r>
    </w:p>
    <w:p w14:paraId="44BB06D5" w14:textId="77777777" w:rsidR="00000000" w:rsidRDefault="007C71EE">
      <w:pPr>
        <w:pStyle w:val="a"/>
        <w:rPr>
          <w:rFonts w:hint="cs"/>
          <w:rtl/>
        </w:rPr>
      </w:pPr>
    </w:p>
    <w:p w14:paraId="5601E308" w14:textId="77777777" w:rsidR="00000000" w:rsidRDefault="007C71EE">
      <w:pPr>
        <w:pStyle w:val="a"/>
        <w:rPr>
          <w:rFonts w:hint="cs"/>
          <w:rtl/>
        </w:rPr>
      </w:pPr>
    </w:p>
    <w:p w14:paraId="216F98F4" w14:textId="77777777" w:rsidR="00000000" w:rsidRDefault="007C71EE">
      <w:pPr>
        <w:pStyle w:val="a"/>
        <w:jc w:val="center"/>
        <w:rPr>
          <w:rFonts w:hint="cs"/>
          <w:b/>
          <w:bCs/>
          <w:rtl/>
        </w:rPr>
      </w:pPr>
      <w:r>
        <w:rPr>
          <w:rFonts w:hint="cs"/>
          <w:b/>
          <w:bCs/>
          <w:rtl/>
        </w:rPr>
        <w:t>הצבעה</w:t>
      </w:r>
    </w:p>
    <w:p w14:paraId="514B8375" w14:textId="77777777" w:rsidR="00000000" w:rsidRDefault="007C71EE">
      <w:pPr>
        <w:pStyle w:val="a"/>
        <w:rPr>
          <w:rFonts w:hint="cs"/>
          <w:rtl/>
        </w:rPr>
      </w:pPr>
    </w:p>
    <w:p w14:paraId="58FF0FE5" w14:textId="77777777" w:rsidR="00000000" w:rsidRDefault="007C71EE">
      <w:pPr>
        <w:pStyle w:val="a"/>
        <w:jc w:val="center"/>
        <w:rPr>
          <w:rFonts w:hint="cs"/>
          <w:rtl/>
        </w:rPr>
      </w:pPr>
      <w:r>
        <w:rPr>
          <w:rFonts w:hint="cs"/>
          <w:rtl/>
        </w:rPr>
        <w:t>ההסתייגות של חברת הכנסת  אילנה כהן  לסעיף  25 לא נתקבלה.</w:t>
      </w:r>
    </w:p>
    <w:p w14:paraId="4C11AFB7" w14:textId="77777777" w:rsidR="00000000" w:rsidRDefault="007C71EE">
      <w:pPr>
        <w:pStyle w:val="a"/>
        <w:jc w:val="center"/>
        <w:rPr>
          <w:rFonts w:hint="cs"/>
          <w:rtl/>
        </w:rPr>
      </w:pPr>
    </w:p>
    <w:p w14:paraId="5D8ECC0E" w14:textId="77777777" w:rsidR="00000000" w:rsidRDefault="007C71EE">
      <w:pPr>
        <w:pStyle w:val="ad"/>
        <w:rPr>
          <w:rtl/>
        </w:rPr>
      </w:pPr>
      <w:r>
        <w:rPr>
          <w:rtl/>
        </w:rPr>
        <w:t>היו"ר ראובן ריבלין:</w:t>
      </w:r>
    </w:p>
    <w:p w14:paraId="4A37275A" w14:textId="77777777" w:rsidR="00000000" w:rsidRDefault="007C71EE">
      <w:pPr>
        <w:pStyle w:val="a"/>
        <w:rPr>
          <w:rtl/>
        </w:rPr>
      </w:pPr>
    </w:p>
    <w:p w14:paraId="40ED819C" w14:textId="77777777" w:rsidR="00000000" w:rsidRDefault="007C71EE">
      <w:pPr>
        <w:pStyle w:val="a"/>
        <w:rPr>
          <w:rFonts w:hint="cs"/>
          <w:rtl/>
        </w:rPr>
      </w:pPr>
      <w:r>
        <w:rPr>
          <w:rFonts w:hint="cs"/>
          <w:rtl/>
        </w:rPr>
        <w:t xml:space="preserve">ההסתייגות לא נתקבלה. </w:t>
      </w:r>
    </w:p>
    <w:p w14:paraId="7292164F" w14:textId="77777777" w:rsidR="00000000" w:rsidRDefault="007C71EE">
      <w:pPr>
        <w:pStyle w:val="a"/>
        <w:rPr>
          <w:rFonts w:hint="cs"/>
          <w:rtl/>
        </w:rPr>
      </w:pPr>
    </w:p>
    <w:p w14:paraId="696ED054" w14:textId="77777777" w:rsidR="00000000" w:rsidRDefault="007C71EE">
      <w:pPr>
        <w:pStyle w:val="a"/>
        <w:rPr>
          <w:rFonts w:hint="cs"/>
          <w:rtl/>
        </w:rPr>
      </w:pPr>
      <w:r>
        <w:rPr>
          <w:rFonts w:hint="cs"/>
          <w:rtl/>
        </w:rPr>
        <w:t xml:space="preserve">מי בעד ההסתייגות של חבר הכנסת דוד טל? </w:t>
      </w:r>
    </w:p>
    <w:p w14:paraId="5B3B1BA1" w14:textId="77777777" w:rsidR="00000000" w:rsidRDefault="007C71EE">
      <w:pPr>
        <w:pStyle w:val="a"/>
        <w:rPr>
          <w:rFonts w:hint="cs"/>
          <w:rtl/>
        </w:rPr>
      </w:pPr>
    </w:p>
    <w:p w14:paraId="059FC5A9" w14:textId="77777777" w:rsidR="00000000" w:rsidRDefault="007C71EE">
      <w:pPr>
        <w:pStyle w:val="a"/>
        <w:rPr>
          <w:rFonts w:hint="cs"/>
          <w:rtl/>
        </w:rPr>
      </w:pPr>
    </w:p>
    <w:p w14:paraId="5D6E9386" w14:textId="77777777" w:rsidR="00000000" w:rsidRDefault="007C71EE">
      <w:pPr>
        <w:pStyle w:val="a"/>
        <w:jc w:val="center"/>
        <w:rPr>
          <w:rFonts w:hint="cs"/>
          <w:b/>
          <w:bCs/>
          <w:rtl/>
        </w:rPr>
      </w:pPr>
      <w:r>
        <w:rPr>
          <w:rFonts w:hint="cs"/>
          <w:b/>
          <w:bCs/>
          <w:rtl/>
        </w:rPr>
        <w:t>הצבעה</w:t>
      </w:r>
    </w:p>
    <w:p w14:paraId="761E5F2E" w14:textId="77777777" w:rsidR="00000000" w:rsidRDefault="007C71EE">
      <w:pPr>
        <w:pStyle w:val="a"/>
        <w:rPr>
          <w:rFonts w:hint="cs"/>
          <w:rtl/>
        </w:rPr>
      </w:pPr>
    </w:p>
    <w:p w14:paraId="0636704F" w14:textId="77777777" w:rsidR="00000000" w:rsidRDefault="007C71EE">
      <w:pPr>
        <w:pStyle w:val="a"/>
        <w:jc w:val="center"/>
        <w:rPr>
          <w:rFonts w:hint="cs"/>
          <w:rtl/>
        </w:rPr>
      </w:pPr>
      <w:r>
        <w:rPr>
          <w:rFonts w:hint="cs"/>
          <w:rtl/>
        </w:rPr>
        <w:t>ההסתייגות של חבר הכנסת  דוד טל לסעיף  25 לא נתקבלה.</w:t>
      </w:r>
    </w:p>
    <w:p w14:paraId="717F3F44" w14:textId="77777777" w:rsidR="00000000" w:rsidRDefault="007C71EE">
      <w:pPr>
        <w:pStyle w:val="a"/>
        <w:jc w:val="center"/>
        <w:rPr>
          <w:rFonts w:hint="cs"/>
          <w:rtl/>
        </w:rPr>
      </w:pPr>
    </w:p>
    <w:p w14:paraId="39AB193A" w14:textId="77777777" w:rsidR="00000000" w:rsidRDefault="007C71EE">
      <w:pPr>
        <w:pStyle w:val="ad"/>
        <w:rPr>
          <w:rtl/>
        </w:rPr>
      </w:pPr>
      <w:r>
        <w:rPr>
          <w:rtl/>
        </w:rPr>
        <w:t>היו"ר ראובן ריבלין:</w:t>
      </w:r>
    </w:p>
    <w:p w14:paraId="73F393EB" w14:textId="77777777" w:rsidR="00000000" w:rsidRDefault="007C71EE">
      <w:pPr>
        <w:pStyle w:val="a"/>
        <w:rPr>
          <w:rtl/>
        </w:rPr>
      </w:pPr>
    </w:p>
    <w:p w14:paraId="627E9402" w14:textId="77777777" w:rsidR="00000000" w:rsidRDefault="007C71EE">
      <w:pPr>
        <w:pStyle w:val="a"/>
        <w:rPr>
          <w:rFonts w:hint="cs"/>
          <w:rtl/>
        </w:rPr>
      </w:pPr>
      <w:r>
        <w:rPr>
          <w:rFonts w:hint="cs"/>
          <w:rtl/>
        </w:rPr>
        <w:t>ההסתייגות לא נ</w:t>
      </w:r>
      <w:r>
        <w:rPr>
          <w:rFonts w:hint="cs"/>
          <w:rtl/>
        </w:rPr>
        <w:t xml:space="preserve">תקבלה. </w:t>
      </w:r>
    </w:p>
    <w:p w14:paraId="2D00F176" w14:textId="77777777" w:rsidR="00000000" w:rsidRDefault="007C71EE">
      <w:pPr>
        <w:pStyle w:val="a"/>
        <w:rPr>
          <w:rFonts w:hint="cs"/>
          <w:rtl/>
        </w:rPr>
      </w:pPr>
    </w:p>
    <w:p w14:paraId="183C0274" w14:textId="77777777" w:rsidR="00000000" w:rsidRDefault="007C71EE">
      <w:pPr>
        <w:pStyle w:val="a"/>
        <w:rPr>
          <w:rFonts w:hint="cs"/>
          <w:rtl/>
        </w:rPr>
      </w:pPr>
      <w:r>
        <w:rPr>
          <w:rFonts w:hint="cs"/>
          <w:rtl/>
        </w:rPr>
        <w:t>מי בעד ההסתייגות של חבר הכנסת עזמי בשארה?</w:t>
      </w:r>
    </w:p>
    <w:p w14:paraId="5136D3A9" w14:textId="77777777" w:rsidR="00000000" w:rsidRDefault="007C71EE">
      <w:pPr>
        <w:pStyle w:val="a"/>
        <w:rPr>
          <w:rFonts w:hint="cs"/>
          <w:rtl/>
        </w:rPr>
      </w:pPr>
    </w:p>
    <w:p w14:paraId="3F62EB16" w14:textId="77777777" w:rsidR="00000000" w:rsidRDefault="007C71EE">
      <w:pPr>
        <w:pStyle w:val="a"/>
        <w:rPr>
          <w:rFonts w:hint="cs"/>
          <w:rtl/>
        </w:rPr>
      </w:pPr>
    </w:p>
    <w:p w14:paraId="50E18C06" w14:textId="77777777" w:rsidR="00000000" w:rsidRDefault="007C71EE">
      <w:pPr>
        <w:pStyle w:val="a"/>
        <w:jc w:val="center"/>
        <w:rPr>
          <w:rFonts w:hint="cs"/>
          <w:b/>
          <w:bCs/>
          <w:rtl/>
        </w:rPr>
      </w:pPr>
      <w:r>
        <w:rPr>
          <w:rFonts w:hint="cs"/>
          <w:b/>
          <w:bCs/>
          <w:rtl/>
        </w:rPr>
        <w:t>הצבעה</w:t>
      </w:r>
    </w:p>
    <w:p w14:paraId="77C5A4A2" w14:textId="77777777" w:rsidR="00000000" w:rsidRDefault="007C71EE">
      <w:pPr>
        <w:pStyle w:val="a"/>
        <w:rPr>
          <w:rFonts w:hint="cs"/>
          <w:rtl/>
        </w:rPr>
      </w:pPr>
    </w:p>
    <w:p w14:paraId="7449CE9D" w14:textId="77777777" w:rsidR="00000000" w:rsidRDefault="007C71EE">
      <w:pPr>
        <w:pStyle w:val="a"/>
        <w:jc w:val="center"/>
        <w:rPr>
          <w:rFonts w:hint="cs"/>
          <w:rtl/>
        </w:rPr>
      </w:pPr>
      <w:r>
        <w:rPr>
          <w:rFonts w:hint="cs"/>
          <w:rtl/>
        </w:rPr>
        <w:t>ההסתייגות של חבר הכנסת  עזמי בשארה לסעיף  25 לא נתקבלה.</w:t>
      </w:r>
    </w:p>
    <w:p w14:paraId="4E884F4D" w14:textId="77777777" w:rsidR="00000000" w:rsidRDefault="007C71EE">
      <w:pPr>
        <w:pStyle w:val="a"/>
        <w:jc w:val="center"/>
        <w:rPr>
          <w:rFonts w:hint="cs"/>
          <w:rtl/>
        </w:rPr>
      </w:pPr>
    </w:p>
    <w:p w14:paraId="5E5716F6" w14:textId="77777777" w:rsidR="00000000" w:rsidRDefault="007C71EE">
      <w:pPr>
        <w:pStyle w:val="ad"/>
        <w:rPr>
          <w:rtl/>
        </w:rPr>
      </w:pPr>
      <w:r>
        <w:rPr>
          <w:rtl/>
        </w:rPr>
        <w:t>היו"ר ראובן ריבלין:</w:t>
      </w:r>
    </w:p>
    <w:p w14:paraId="4E18BAFA" w14:textId="77777777" w:rsidR="00000000" w:rsidRDefault="007C71EE">
      <w:pPr>
        <w:pStyle w:val="a"/>
        <w:rPr>
          <w:rtl/>
        </w:rPr>
      </w:pPr>
    </w:p>
    <w:p w14:paraId="25C9D9F8" w14:textId="77777777" w:rsidR="00000000" w:rsidRDefault="007C71EE">
      <w:pPr>
        <w:pStyle w:val="a"/>
        <w:rPr>
          <w:rFonts w:hint="cs"/>
          <w:rtl/>
        </w:rPr>
      </w:pPr>
      <w:r>
        <w:rPr>
          <w:rFonts w:hint="cs"/>
          <w:rtl/>
        </w:rPr>
        <w:t xml:space="preserve">ההסתייגות לא נתקבלה. </w:t>
      </w:r>
    </w:p>
    <w:p w14:paraId="4BBBCE11" w14:textId="77777777" w:rsidR="00000000" w:rsidRDefault="007C71EE">
      <w:pPr>
        <w:pStyle w:val="a"/>
        <w:rPr>
          <w:rFonts w:hint="cs"/>
          <w:rtl/>
        </w:rPr>
      </w:pPr>
    </w:p>
    <w:p w14:paraId="7EDD4D3F" w14:textId="77777777" w:rsidR="00000000" w:rsidRDefault="007C71EE">
      <w:pPr>
        <w:pStyle w:val="a"/>
        <w:rPr>
          <w:rFonts w:hint="cs"/>
          <w:rtl/>
        </w:rPr>
      </w:pPr>
      <w:r>
        <w:rPr>
          <w:rFonts w:hint="cs"/>
          <w:rtl/>
        </w:rPr>
        <w:t>חבר הכנסת רמון, מה אתה רוצה?</w:t>
      </w:r>
    </w:p>
    <w:p w14:paraId="0AE95962" w14:textId="77777777" w:rsidR="00000000" w:rsidRDefault="007C71EE">
      <w:pPr>
        <w:pStyle w:val="a"/>
        <w:rPr>
          <w:rFonts w:hint="cs"/>
          <w:rtl/>
        </w:rPr>
      </w:pPr>
    </w:p>
    <w:p w14:paraId="3516C2DE" w14:textId="77777777" w:rsidR="00000000" w:rsidRDefault="007C71EE">
      <w:pPr>
        <w:pStyle w:val="ac"/>
        <w:rPr>
          <w:rtl/>
        </w:rPr>
      </w:pPr>
      <w:r>
        <w:rPr>
          <w:rFonts w:hint="eastAsia"/>
          <w:rtl/>
        </w:rPr>
        <w:t>חיים</w:t>
      </w:r>
      <w:r>
        <w:rPr>
          <w:rtl/>
        </w:rPr>
        <w:t xml:space="preserve"> רמון (העבודה-מימד):</w:t>
      </w:r>
    </w:p>
    <w:p w14:paraId="453E9651" w14:textId="77777777" w:rsidR="00000000" w:rsidRDefault="007C71EE">
      <w:pPr>
        <w:pStyle w:val="a"/>
        <w:rPr>
          <w:rFonts w:hint="cs"/>
          <w:rtl/>
        </w:rPr>
      </w:pPr>
    </w:p>
    <w:p w14:paraId="0D1968D6" w14:textId="77777777" w:rsidR="00000000" w:rsidRDefault="007C71EE">
      <w:pPr>
        <w:pStyle w:val="a"/>
        <w:rPr>
          <w:rFonts w:hint="cs"/>
          <w:rtl/>
        </w:rPr>
      </w:pPr>
      <w:r>
        <w:rPr>
          <w:rFonts w:hint="cs"/>
          <w:rtl/>
        </w:rPr>
        <w:t>הצבעה אישית.</w:t>
      </w:r>
    </w:p>
    <w:p w14:paraId="22D79131" w14:textId="77777777" w:rsidR="00000000" w:rsidRDefault="007C71EE">
      <w:pPr>
        <w:pStyle w:val="a"/>
        <w:rPr>
          <w:rFonts w:hint="cs"/>
          <w:rtl/>
        </w:rPr>
      </w:pPr>
    </w:p>
    <w:p w14:paraId="42E9C829" w14:textId="77777777" w:rsidR="00000000" w:rsidRDefault="007C71EE">
      <w:pPr>
        <w:pStyle w:val="ad"/>
        <w:rPr>
          <w:rtl/>
        </w:rPr>
      </w:pPr>
      <w:r>
        <w:rPr>
          <w:rtl/>
        </w:rPr>
        <w:t>היו"ר ראובן ריבלין:</w:t>
      </w:r>
    </w:p>
    <w:p w14:paraId="1DB0B20D" w14:textId="77777777" w:rsidR="00000000" w:rsidRDefault="007C71EE">
      <w:pPr>
        <w:pStyle w:val="a"/>
        <w:rPr>
          <w:rtl/>
        </w:rPr>
      </w:pPr>
    </w:p>
    <w:p w14:paraId="1EAB5871" w14:textId="77777777" w:rsidR="00000000" w:rsidRDefault="007C71EE">
      <w:pPr>
        <w:pStyle w:val="a"/>
        <w:rPr>
          <w:rFonts w:hint="cs"/>
          <w:rtl/>
        </w:rPr>
      </w:pPr>
      <w:r>
        <w:rPr>
          <w:rFonts w:hint="cs"/>
          <w:rtl/>
        </w:rPr>
        <w:t xml:space="preserve">חבר </w:t>
      </w:r>
      <w:r>
        <w:rPr>
          <w:rFonts w:hint="cs"/>
          <w:rtl/>
        </w:rPr>
        <w:t xml:space="preserve">הכנסת רמון, אני מקזז אותך. צא.  פיקוח נפש, אני מקזז אותך.   חיים רמון ואני לא מצביעים, רק שלא יפריע לי לעבוד. </w:t>
      </w:r>
    </w:p>
    <w:p w14:paraId="2E6CB7FA" w14:textId="77777777" w:rsidR="00000000" w:rsidRDefault="007C71EE">
      <w:pPr>
        <w:pStyle w:val="a"/>
        <w:rPr>
          <w:rFonts w:hint="cs"/>
          <w:rtl/>
        </w:rPr>
      </w:pPr>
    </w:p>
    <w:p w14:paraId="1BDAABE4" w14:textId="77777777" w:rsidR="00000000" w:rsidRDefault="007C71EE">
      <w:pPr>
        <w:pStyle w:val="a"/>
        <w:rPr>
          <w:rFonts w:hint="cs"/>
          <w:rtl/>
        </w:rPr>
      </w:pPr>
      <w:r>
        <w:rPr>
          <w:rFonts w:hint="cs"/>
          <w:rtl/>
        </w:rPr>
        <w:t>מי בעד ההסתייגות של חבר הכנסת ג'מאל זחאלקה?</w:t>
      </w:r>
    </w:p>
    <w:p w14:paraId="2F011AE7" w14:textId="77777777" w:rsidR="00000000" w:rsidRDefault="007C71EE">
      <w:pPr>
        <w:pStyle w:val="a"/>
        <w:rPr>
          <w:rFonts w:hint="cs"/>
          <w:rtl/>
        </w:rPr>
      </w:pPr>
    </w:p>
    <w:p w14:paraId="5871D7EC" w14:textId="77777777" w:rsidR="00000000" w:rsidRDefault="007C71EE">
      <w:pPr>
        <w:pStyle w:val="a"/>
        <w:rPr>
          <w:rFonts w:hint="cs"/>
          <w:rtl/>
        </w:rPr>
      </w:pPr>
    </w:p>
    <w:p w14:paraId="227567EE" w14:textId="77777777" w:rsidR="00000000" w:rsidRDefault="007C71EE">
      <w:pPr>
        <w:pStyle w:val="a"/>
        <w:jc w:val="center"/>
        <w:rPr>
          <w:rFonts w:hint="cs"/>
          <w:b/>
          <w:bCs/>
          <w:rtl/>
        </w:rPr>
      </w:pPr>
      <w:r>
        <w:rPr>
          <w:rFonts w:hint="cs"/>
          <w:b/>
          <w:bCs/>
          <w:rtl/>
        </w:rPr>
        <w:t>הצבעה</w:t>
      </w:r>
    </w:p>
    <w:p w14:paraId="0D20DE38" w14:textId="77777777" w:rsidR="00000000" w:rsidRDefault="007C71EE">
      <w:pPr>
        <w:pStyle w:val="a"/>
        <w:rPr>
          <w:rFonts w:hint="cs"/>
          <w:rtl/>
        </w:rPr>
      </w:pPr>
    </w:p>
    <w:p w14:paraId="40F9CC22" w14:textId="77777777" w:rsidR="00000000" w:rsidRDefault="007C71EE">
      <w:pPr>
        <w:pStyle w:val="a"/>
        <w:jc w:val="center"/>
        <w:rPr>
          <w:rFonts w:hint="cs"/>
          <w:rtl/>
        </w:rPr>
      </w:pPr>
      <w:r>
        <w:rPr>
          <w:rFonts w:hint="cs"/>
          <w:rtl/>
        </w:rPr>
        <w:t>ההסתייגות של חבר הכנסת  ג'מאל זחאלקה לסעיף  25 לא נתקבלה.</w:t>
      </w:r>
    </w:p>
    <w:p w14:paraId="4A18FA42" w14:textId="77777777" w:rsidR="00000000" w:rsidRDefault="007C71EE">
      <w:pPr>
        <w:pStyle w:val="a"/>
        <w:jc w:val="center"/>
        <w:rPr>
          <w:rFonts w:hint="cs"/>
          <w:rtl/>
        </w:rPr>
      </w:pPr>
    </w:p>
    <w:p w14:paraId="3B45A1E0" w14:textId="77777777" w:rsidR="00000000" w:rsidRDefault="007C71EE">
      <w:pPr>
        <w:pStyle w:val="ad"/>
        <w:rPr>
          <w:rtl/>
        </w:rPr>
      </w:pPr>
      <w:r>
        <w:rPr>
          <w:rtl/>
        </w:rPr>
        <w:t>היו"ר ראובן ריבלין:</w:t>
      </w:r>
    </w:p>
    <w:p w14:paraId="795FD76D" w14:textId="77777777" w:rsidR="00000000" w:rsidRDefault="007C71EE">
      <w:pPr>
        <w:pStyle w:val="a"/>
        <w:rPr>
          <w:rtl/>
        </w:rPr>
      </w:pPr>
    </w:p>
    <w:p w14:paraId="6CD8749E" w14:textId="77777777" w:rsidR="00000000" w:rsidRDefault="007C71EE">
      <w:pPr>
        <w:pStyle w:val="a"/>
        <w:rPr>
          <w:rFonts w:hint="cs"/>
          <w:rtl/>
        </w:rPr>
      </w:pPr>
      <w:r>
        <w:rPr>
          <w:rFonts w:hint="cs"/>
          <w:rtl/>
        </w:rPr>
        <w:t>ההסתייגות ל</w:t>
      </w:r>
      <w:r>
        <w:rPr>
          <w:rFonts w:hint="cs"/>
          <w:rtl/>
        </w:rPr>
        <w:t xml:space="preserve">א נתקבלה. </w:t>
      </w:r>
    </w:p>
    <w:p w14:paraId="46FED3B3" w14:textId="77777777" w:rsidR="00000000" w:rsidRDefault="007C71EE">
      <w:pPr>
        <w:pStyle w:val="a"/>
        <w:rPr>
          <w:rFonts w:hint="cs"/>
          <w:rtl/>
        </w:rPr>
      </w:pPr>
    </w:p>
    <w:p w14:paraId="390C4F12" w14:textId="77777777" w:rsidR="00000000" w:rsidRDefault="007C71EE">
      <w:pPr>
        <w:pStyle w:val="a"/>
        <w:rPr>
          <w:rFonts w:hint="cs"/>
          <w:rtl/>
        </w:rPr>
      </w:pPr>
      <w:r>
        <w:rPr>
          <w:rFonts w:hint="cs"/>
          <w:rtl/>
        </w:rPr>
        <w:t>מי בעד ההסתייגות של חבר הכנסת ואסל טאהא?</w:t>
      </w:r>
    </w:p>
    <w:p w14:paraId="28424599" w14:textId="77777777" w:rsidR="00000000" w:rsidRDefault="007C71EE">
      <w:pPr>
        <w:pStyle w:val="a"/>
        <w:rPr>
          <w:rFonts w:hint="cs"/>
          <w:rtl/>
        </w:rPr>
      </w:pPr>
    </w:p>
    <w:p w14:paraId="1174D32E" w14:textId="77777777" w:rsidR="00000000" w:rsidRDefault="007C71EE">
      <w:pPr>
        <w:pStyle w:val="a"/>
        <w:rPr>
          <w:rFonts w:hint="cs"/>
          <w:rtl/>
        </w:rPr>
      </w:pPr>
    </w:p>
    <w:p w14:paraId="49D641F5" w14:textId="77777777" w:rsidR="00000000" w:rsidRDefault="007C71EE">
      <w:pPr>
        <w:pStyle w:val="a"/>
        <w:jc w:val="center"/>
        <w:rPr>
          <w:rFonts w:hint="cs"/>
          <w:b/>
          <w:bCs/>
          <w:rtl/>
        </w:rPr>
      </w:pPr>
      <w:r>
        <w:rPr>
          <w:rFonts w:hint="cs"/>
          <w:b/>
          <w:bCs/>
          <w:rtl/>
        </w:rPr>
        <w:t>הצבעה</w:t>
      </w:r>
    </w:p>
    <w:p w14:paraId="3BAD4153" w14:textId="77777777" w:rsidR="00000000" w:rsidRDefault="007C71EE">
      <w:pPr>
        <w:pStyle w:val="a"/>
        <w:rPr>
          <w:rFonts w:hint="cs"/>
          <w:rtl/>
        </w:rPr>
      </w:pPr>
    </w:p>
    <w:p w14:paraId="00AFE785" w14:textId="77777777" w:rsidR="00000000" w:rsidRDefault="007C71EE">
      <w:pPr>
        <w:pStyle w:val="a"/>
        <w:jc w:val="center"/>
        <w:rPr>
          <w:rFonts w:hint="cs"/>
          <w:rtl/>
        </w:rPr>
      </w:pPr>
      <w:r>
        <w:rPr>
          <w:rFonts w:hint="cs"/>
          <w:rtl/>
        </w:rPr>
        <w:t>ההסתייגות של חבר הכנסת  ואסל טאהא לסעיף  25 לא נתקבלה.</w:t>
      </w:r>
    </w:p>
    <w:p w14:paraId="77518F09" w14:textId="77777777" w:rsidR="00000000" w:rsidRDefault="007C71EE">
      <w:pPr>
        <w:pStyle w:val="a"/>
        <w:jc w:val="center"/>
        <w:rPr>
          <w:rFonts w:hint="cs"/>
          <w:rtl/>
        </w:rPr>
      </w:pPr>
    </w:p>
    <w:p w14:paraId="0EE9558B" w14:textId="77777777" w:rsidR="00000000" w:rsidRDefault="007C71EE">
      <w:pPr>
        <w:pStyle w:val="ad"/>
        <w:rPr>
          <w:rtl/>
        </w:rPr>
      </w:pPr>
      <w:r>
        <w:rPr>
          <w:rtl/>
        </w:rPr>
        <w:t>היו"ר ראובן ריבלין:</w:t>
      </w:r>
    </w:p>
    <w:p w14:paraId="28836B85" w14:textId="77777777" w:rsidR="00000000" w:rsidRDefault="007C71EE">
      <w:pPr>
        <w:pStyle w:val="a"/>
        <w:rPr>
          <w:rtl/>
        </w:rPr>
      </w:pPr>
    </w:p>
    <w:p w14:paraId="54C0A5BB" w14:textId="77777777" w:rsidR="00000000" w:rsidRDefault="007C71EE">
      <w:pPr>
        <w:pStyle w:val="a"/>
        <w:rPr>
          <w:rFonts w:hint="cs"/>
          <w:rtl/>
        </w:rPr>
      </w:pPr>
      <w:r>
        <w:rPr>
          <w:rFonts w:hint="cs"/>
          <w:rtl/>
        </w:rPr>
        <w:t xml:space="preserve">ההסתייגות לא נתקבלה. </w:t>
      </w:r>
    </w:p>
    <w:p w14:paraId="7DA2DDA8" w14:textId="77777777" w:rsidR="00000000" w:rsidRDefault="007C71EE">
      <w:pPr>
        <w:pStyle w:val="a"/>
        <w:rPr>
          <w:rFonts w:hint="cs"/>
          <w:rtl/>
        </w:rPr>
      </w:pPr>
    </w:p>
    <w:p w14:paraId="6C1E775B" w14:textId="77777777" w:rsidR="00000000" w:rsidRDefault="007C71EE">
      <w:pPr>
        <w:pStyle w:val="a"/>
        <w:rPr>
          <w:rFonts w:hint="cs"/>
          <w:rtl/>
        </w:rPr>
      </w:pPr>
      <w:r>
        <w:rPr>
          <w:rFonts w:hint="cs"/>
          <w:rtl/>
        </w:rPr>
        <w:t xml:space="preserve">מי בעד ההסתייגות של חבר הכנסת עבד-אלמאלכ דהאמשה? </w:t>
      </w:r>
    </w:p>
    <w:p w14:paraId="67D5CBAD" w14:textId="77777777" w:rsidR="00000000" w:rsidRDefault="007C71EE">
      <w:pPr>
        <w:pStyle w:val="a"/>
        <w:rPr>
          <w:rFonts w:hint="cs"/>
          <w:rtl/>
        </w:rPr>
      </w:pPr>
    </w:p>
    <w:p w14:paraId="0FF3A22A" w14:textId="77777777" w:rsidR="00000000" w:rsidRDefault="007C71EE">
      <w:pPr>
        <w:pStyle w:val="a"/>
        <w:rPr>
          <w:rFonts w:hint="cs"/>
          <w:rtl/>
        </w:rPr>
      </w:pPr>
    </w:p>
    <w:p w14:paraId="10A0D178" w14:textId="77777777" w:rsidR="00000000" w:rsidRDefault="007C71EE">
      <w:pPr>
        <w:pStyle w:val="a"/>
        <w:jc w:val="center"/>
        <w:rPr>
          <w:rFonts w:hint="cs"/>
          <w:b/>
          <w:bCs/>
          <w:rtl/>
        </w:rPr>
      </w:pPr>
      <w:r>
        <w:rPr>
          <w:rFonts w:hint="cs"/>
          <w:b/>
          <w:bCs/>
          <w:rtl/>
        </w:rPr>
        <w:t>הצבעה</w:t>
      </w:r>
    </w:p>
    <w:p w14:paraId="0490A284" w14:textId="77777777" w:rsidR="00000000" w:rsidRDefault="007C71EE">
      <w:pPr>
        <w:pStyle w:val="a"/>
        <w:rPr>
          <w:rFonts w:hint="cs"/>
          <w:rtl/>
        </w:rPr>
      </w:pPr>
    </w:p>
    <w:p w14:paraId="3BB76517" w14:textId="77777777" w:rsidR="00000000" w:rsidRDefault="007C71EE">
      <w:pPr>
        <w:pStyle w:val="a"/>
        <w:jc w:val="center"/>
        <w:rPr>
          <w:rFonts w:hint="cs"/>
          <w:rtl/>
        </w:rPr>
      </w:pPr>
      <w:r>
        <w:rPr>
          <w:rFonts w:hint="cs"/>
          <w:rtl/>
        </w:rPr>
        <w:t xml:space="preserve">ההסתייגות של חבר הכנסת  עבד-אלמאלכ </w:t>
      </w:r>
      <w:r>
        <w:rPr>
          <w:rFonts w:hint="cs"/>
          <w:rtl/>
        </w:rPr>
        <w:t>דהאמשה לסעיף  25 לא נתקבלה.</w:t>
      </w:r>
    </w:p>
    <w:p w14:paraId="05ADF39C" w14:textId="77777777" w:rsidR="00000000" w:rsidRDefault="007C71EE">
      <w:pPr>
        <w:pStyle w:val="a"/>
        <w:jc w:val="center"/>
        <w:rPr>
          <w:rFonts w:hint="cs"/>
          <w:rtl/>
        </w:rPr>
      </w:pPr>
    </w:p>
    <w:p w14:paraId="7D674963" w14:textId="77777777" w:rsidR="00000000" w:rsidRDefault="007C71EE">
      <w:pPr>
        <w:pStyle w:val="ad"/>
        <w:rPr>
          <w:rtl/>
        </w:rPr>
      </w:pPr>
      <w:r>
        <w:rPr>
          <w:rtl/>
        </w:rPr>
        <w:t>היו"ר ראובן ריבלין:</w:t>
      </w:r>
    </w:p>
    <w:p w14:paraId="7E775120" w14:textId="77777777" w:rsidR="00000000" w:rsidRDefault="007C71EE">
      <w:pPr>
        <w:pStyle w:val="a"/>
        <w:rPr>
          <w:rtl/>
        </w:rPr>
      </w:pPr>
    </w:p>
    <w:p w14:paraId="427023B3" w14:textId="77777777" w:rsidR="00000000" w:rsidRDefault="007C71EE">
      <w:pPr>
        <w:pStyle w:val="a"/>
        <w:rPr>
          <w:rFonts w:hint="cs"/>
          <w:rtl/>
        </w:rPr>
      </w:pPr>
      <w:r>
        <w:rPr>
          <w:rFonts w:hint="cs"/>
          <w:rtl/>
        </w:rPr>
        <w:t xml:space="preserve">ההסתייגות לא נתקבלה. </w:t>
      </w:r>
    </w:p>
    <w:p w14:paraId="6316533B" w14:textId="77777777" w:rsidR="00000000" w:rsidRDefault="007C71EE">
      <w:pPr>
        <w:pStyle w:val="a"/>
        <w:rPr>
          <w:rFonts w:hint="cs"/>
          <w:rtl/>
        </w:rPr>
      </w:pPr>
    </w:p>
    <w:p w14:paraId="6A83EA07" w14:textId="77777777" w:rsidR="00000000" w:rsidRDefault="007C71EE">
      <w:pPr>
        <w:pStyle w:val="a"/>
        <w:rPr>
          <w:rFonts w:hint="cs"/>
          <w:rtl/>
        </w:rPr>
      </w:pPr>
      <w:r>
        <w:rPr>
          <w:rFonts w:hint="cs"/>
          <w:rtl/>
        </w:rPr>
        <w:t>מי בעד ההסתייגות של חבר הכנסת טלב אלסאנע?</w:t>
      </w:r>
    </w:p>
    <w:p w14:paraId="61B60873" w14:textId="77777777" w:rsidR="00000000" w:rsidRDefault="007C71EE">
      <w:pPr>
        <w:pStyle w:val="a"/>
        <w:rPr>
          <w:rFonts w:hint="cs"/>
          <w:rtl/>
        </w:rPr>
      </w:pPr>
    </w:p>
    <w:p w14:paraId="1F6F11ED" w14:textId="77777777" w:rsidR="00000000" w:rsidRDefault="007C71EE">
      <w:pPr>
        <w:pStyle w:val="a"/>
        <w:rPr>
          <w:rFonts w:hint="cs"/>
          <w:rtl/>
        </w:rPr>
      </w:pPr>
    </w:p>
    <w:p w14:paraId="030F6507" w14:textId="77777777" w:rsidR="00000000" w:rsidRDefault="007C71EE">
      <w:pPr>
        <w:pStyle w:val="a"/>
        <w:jc w:val="center"/>
        <w:rPr>
          <w:rFonts w:hint="cs"/>
          <w:b/>
          <w:bCs/>
          <w:rtl/>
        </w:rPr>
      </w:pPr>
      <w:r>
        <w:rPr>
          <w:rFonts w:hint="cs"/>
          <w:b/>
          <w:bCs/>
          <w:rtl/>
        </w:rPr>
        <w:t>הצבעה</w:t>
      </w:r>
    </w:p>
    <w:p w14:paraId="00A36C4D" w14:textId="77777777" w:rsidR="00000000" w:rsidRDefault="007C71EE">
      <w:pPr>
        <w:pStyle w:val="a"/>
        <w:rPr>
          <w:rFonts w:hint="cs"/>
          <w:rtl/>
        </w:rPr>
      </w:pPr>
    </w:p>
    <w:p w14:paraId="187E86A4" w14:textId="77777777" w:rsidR="00000000" w:rsidRDefault="007C71EE">
      <w:pPr>
        <w:pStyle w:val="a"/>
        <w:jc w:val="center"/>
        <w:rPr>
          <w:rFonts w:hint="cs"/>
          <w:rtl/>
        </w:rPr>
      </w:pPr>
      <w:r>
        <w:rPr>
          <w:rFonts w:hint="cs"/>
          <w:rtl/>
        </w:rPr>
        <w:t>ההסתייגות של חבר הכנסת  טלב אלסאנע לסעיף  25 לא נתקבלה.</w:t>
      </w:r>
    </w:p>
    <w:p w14:paraId="490002AF" w14:textId="77777777" w:rsidR="00000000" w:rsidRDefault="007C71EE">
      <w:pPr>
        <w:pStyle w:val="a"/>
        <w:jc w:val="center"/>
        <w:rPr>
          <w:rFonts w:hint="cs"/>
          <w:rtl/>
        </w:rPr>
      </w:pPr>
    </w:p>
    <w:p w14:paraId="2073DABC" w14:textId="77777777" w:rsidR="00000000" w:rsidRDefault="007C71EE">
      <w:pPr>
        <w:pStyle w:val="ad"/>
        <w:rPr>
          <w:rtl/>
        </w:rPr>
      </w:pPr>
      <w:r>
        <w:rPr>
          <w:rtl/>
        </w:rPr>
        <w:t>היו"ר ראובן ריבלין:</w:t>
      </w:r>
    </w:p>
    <w:p w14:paraId="179B1E37" w14:textId="77777777" w:rsidR="00000000" w:rsidRDefault="007C71EE">
      <w:pPr>
        <w:pStyle w:val="a"/>
        <w:rPr>
          <w:rtl/>
        </w:rPr>
      </w:pPr>
    </w:p>
    <w:p w14:paraId="34E2D522" w14:textId="77777777" w:rsidR="00000000" w:rsidRDefault="007C71EE">
      <w:pPr>
        <w:pStyle w:val="a"/>
        <w:rPr>
          <w:rFonts w:hint="cs"/>
          <w:rtl/>
        </w:rPr>
      </w:pPr>
      <w:r>
        <w:rPr>
          <w:rFonts w:hint="cs"/>
          <w:rtl/>
        </w:rPr>
        <w:t xml:space="preserve">ההסתייגות לא נתקבלה. </w:t>
      </w:r>
    </w:p>
    <w:p w14:paraId="7D17592E" w14:textId="77777777" w:rsidR="00000000" w:rsidRDefault="007C71EE">
      <w:pPr>
        <w:pStyle w:val="a"/>
        <w:rPr>
          <w:rFonts w:hint="cs"/>
          <w:rtl/>
        </w:rPr>
      </w:pPr>
    </w:p>
    <w:p w14:paraId="03C54621" w14:textId="77777777" w:rsidR="00000000" w:rsidRDefault="007C71EE">
      <w:pPr>
        <w:pStyle w:val="a"/>
        <w:rPr>
          <w:rFonts w:hint="cs"/>
          <w:rtl/>
        </w:rPr>
      </w:pPr>
      <w:r>
        <w:rPr>
          <w:rFonts w:hint="cs"/>
          <w:rtl/>
        </w:rPr>
        <w:t>מי בעד ההסתייגות של קבוצת ברכה,</w:t>
      </w:r>
      <w:r>
        <w:rPr>
          <w:rFonts w:hint="cs"/>
          <w:rtl/>
        </w:rPr>
        <w:t xml:space="preserve"> קבוצת בל"ד וחבר הכנסת טלב אלסאנע?</w:t>
      </w:r>
    </w:p>
    <w:p w14:paraId="422022C0" w14:textId="77777777" w:rsidR="00000000" w:rsidRDefault="007C71EE">
      <w:pPr>
        <w:pStyle w:val="a"/>
        <w:rPr>
          <w:rFonts w:hint="cs"/>
          <w:rtl/>
        </w:rPr>
      </w:pPr>
    </w:p>
    <w:p w14:paraId="65E1F385" w14:textId="77777777" w:rsidR="00000000" w:rsidRDefault="007C71EE">
      <w:pPr>
        <w:pStyle w:val="a"/>
        <w:rPr>
          <w:rFonts w:hint="cs"/>
          <w:rtl/>
        </w:rPr>
      </w:pPr>
    </w:p>
    <w:p w14:paraId="28481201" w14:textId="77777777" w:rsidR="00000000" w:rsidRDefault="007C71EE">
      <w:pPr>
        <w:pStyle w:val="a"/>
        <w:jc w:val="center"/>
        <w:rPr>
          <w:rFonts w:hint="cs"/>
          <w:b/>
          <w:bCs/>
          <w:rtl/>
        </w:rPr>
      </w:pPr>
      <w:r>
        <w:rPr>
          <w:rFonts w:hint="cs"/>
          <w:b/>
          <w:bCs/>
          <w:rtl/>
        </w:rPr>
        <w:t>הצבעה</w:t>
      </w:r>
    </w:p>
    <w:p w14:paraId="6FE77E49" w14:textId="77777777" w:rsidR="00000000" w:rsidRDefault="007C71EE">
      <w:pPr>
        <w:pStyle w:val="a"/>
        <w:rPr>
          <w:rFonts w:hint="cs"/>
          <w:rtl/>
        </w:rPr>
      </w:pPr>
    </w:p>
    <w:p w14:paraId="1EE4B321" w14:textId="77777777" w:rsidR="00000000" w:rsidRDefault="007C71EE">
      <w:pPr>
        <w:pStyle w:val="a"/>
        <w:jc w:val="center"/>
        <w:rPr>
          <w:rFonts w:hint="cs"/>
          <w:rtl/>
        </w:rPr>
      </w:pPr>
      <w:r>
        <w:rPr>
          <w:rFonts w:hint="cs"/>
          <w:rtl/>
        </w:rPr>
        <w:t>ההסתייגות של קבוצת חבר הכנסת מוחמד ברכה, של קבוצת סיעת בל"ד ושל חבר הכנסת טלב אלסאנע לסעיף  25 נתקבלה.</w:t>
      </w:r>
    </w:p>
    <w:p w14:paraId="46B8AF29" w14:textId="77777777" w:rsidR="00000000" w:rsidRDefault="007C71EE">
      <w:pPr>
        <w:pStyle w:val="a"/>
        <w:jc w:val="center"/>
        <w:rPr>
          <w:rFonts w:hint="cs"/>
          <w:rtl/>
        </w:rPr>
      </w:pPr>
    </w:p>
    <w:p w14:paraId="36249E3F" w14:textId="77777777" w:rsidR="00000000" w:rsidRDefault="007C71EE">
      <w:pPr>
        <w:pStyle w:val="ad"/>
        <w:rPr>
          <w:rtl/>
        </w:rPr>
      </w:pPr>
      <w:r>
        <w:rPr>
          <w:rtl/>
        </w:rPr>
        <w:t>היו"ר ראובן ריבלין:</w:t>
      </w:r>
    </w:p>
    <w:p w14:paraId="35D7B55F" w14:textId="77777777" w:rsidR="00000000" w:rsidRDefault="007C71EE">
      <w:pPr>
        <w:pStyle w:val="a"/>
        <w:rPr>
          <w:rtl/>
        </w:rPr>
      </w:pPr>
    </w:p>
    <w:p w14:paraId="2F55D93A" w14:textId="77777777" w:rsidR="00000000" w:rsidRDefault="007C71EE">
      <w:pPr>
        <w:pStyle w:val="a"/>
        <w:rPr>
          <w:rFonts w:hint="cs"/>
          <w:rtl/>
        </w:rPr>
      </w:pPr>
      <w:r>
        <w:rPr>
          <w:rFonts w:hint="cs"/>
          <w:rtl/>
        </w:rPr>
        <w:t xml:space="preserve">ההסתייגות לא נתקבלה. </w:t>
      </w:r>
    </w:p>
    <w:p w14:paraId="0B7B4623" w14:textId="77777777" w:rsidR="00000000" w:rsidRDefault="007C71EE">
      <w:pPr>
        <w:pStyle w:val="a"/>
        <w:rPr>
          <w:rFonts w:hint="cs"/>
          <w:rtl/>
        </w:rPr>
      </w:pPr>
    </w:p>
    <w:p w14:paraId="133E6BCF" w14:textId="77777777" w:rsidR="00000000" w:rsidRDefault="007C71EE">
      <w:pPr>
        <w:pStyle w:val="a"/>
        <w:rPr>
          <w:rFonts w:hint="cs"/>
          <w:rtl/>
        </w:rPr>
      </w:pPr>
      <w:r>
        <w:rPr>
          <w:rFonts w:hint="cs"/>
          <w:rtl/>
        </w:rPr>
        <w:t>רבותי, אנו מצביעים יחד על סעיפים 25 ו=26, לפי הצעת הוועדה, לרבות</w:t>
      </w:r>
      <w:r>
        <w:rPr>
          <w:rFonts w:hint="cs"/>
          <w:rtl/>
        </w:rPr>
        <w:t xml:space="preserve"> לוח התיקונים. נא להצביע, רבותי חברי הכנסת. </w:t>
      </w:r>
    </w:p>
    <w:p w14:paraId="5CBA956D" w14:textId="77777777" w:rsidR="00000000" w:rsidRDefault="007C71EE">
      <w:pPr>
        <w:pStyle w:val="a"/>
        <w:rPr>
          <w:rFonts w:hint="cs"/>
          <w:rtl/>
        </w:rPr>
      </w:pPr>
    </w:p>
    <w:p w14:paraId="7D035D65" w14:textId="77777777" w:rsidR="00000000" w:rsidRDefault="007C71EE">
      <w:pPr>
        <w:pStyle w:val="a7"/>
        <w:bidi/>
        <w:rPr>
          <w:rtl/>
        </w:rPr>
      </w:pPr>
    </w:p>
    <w:p w14:paraId="0522F3FD" w14:textId="77777777" w:rsidR="00000000" w:rsidRDefault="007C71EE">
      <w:pPr>
        <w:pStyle w:val="a7"/>
        <w:bidi/>
        <w:rPr>
          <w:rFonts w:hint="cs"/>
          <w:rtl/>
        </w:rPr>
      </w:pPr>
      <w:r>
        <w:rPr>
          <w:rFonts w:hint="cs"/>
          <w:rtl/>
        </w:rPr>
        <w:t>הצבעה מס' 52</w:t>
      </w:r>
    </w:p>
    <w:p w14:paraId="28F6F3F9" w14:textId="77777777" w:rsidR="00000000" w:rsidRDefault="007C71EE">
      <w:pPr>
        <w:pStyle w:val="a"/>
        <w:rPr>
          <w:rFonts w:hint="cs"/>
          <w:rtl/>
        </w:rPr>
      </w:pPr>
    </w:p>
    <w:p w14:paraId="24FA60BD" w14:textId="77777777" w:rsidR="00000000" w:rsidRDefault="007C71EE">
      <w:pPr>
        <w:pStyle w:val="a8"/>
        <w:bidi/>
        <w:rPr>
          <w:rFonts w:hint="cs"/>
          <w:rtl/>
        </w:rPr>
      </w:pPr>
      <w:r>
        <w:rPr>
          <w:rFonts w:hint="cs"/>
          <w:rtl/>
        </w:rPr>
        <w:t>בעד סעיפים 25-26, כהצעת הוועדה - 58</w:t>
      </w:r>
    </w:p>
    <w:p w14:paraId="345DFEDD" w14:textId="77777777" w:rsidR="00000000" w:rsidRDefault="007C71EE">
      <w:pPr>
        <w:pStyle w:val="a8"/>
        <w:bidi/>
        <w:rPr>
          <w:rFonts w:hint="cs"/>
          <w:rtl/>
        </w:rPr>
      </w:pPr>
      <w:r>
        <w:rPr>
          <w:rFonts w:hint="cs"/>
          <w:rtl/>
        </w:rPr>
        <w:t>נגד - 48</w:t>
      </w:r>
    </w:p>
    <w:p w14:paraId="150733B6" w14:textId="77777777" w:rsidR="00000000" w:rsidRDefault="007C71EE">
      <w:pPr>
        <w:pStyle w:val="a8"/>
        <w:bidi/>
        <w:rPr>
          <w:rFonts w:hint="cs"/>
          <w:rtl/>
        </w:rPr>
      </w:pPr>
      <w:r>
        <w:rPr>
          <w:rFonts w:hint="cs"/>
          <w:rtl/>
        </w:rPr>
        <w:t>נמנעים - אין</w:t>
      </w:r>
    </w:p>
    <w:p w14:paraId="50579546" w14:textId="77777777" w:rsidR="00000000" w:rsidRDefault="007C71EE">
      <w:pPr>
        <w:pStyle w:val="a9"/>
        <w:bidi/>
        <w:rPr>
          <w:rFonts w:hint="cs"/>
          <w:rtl/>
        </w:rPr>
      </w:pPr>
      <w:r>
        <w:rPr>
          <w:rFonts w:hint="cs"/>
          <w:rtl/>
        </w:rPr>
        <w:t>סעיפים 25-26, כהצעת הוועדה, נתקבלו.</w:t>
      </w:r>
    </w:p>
    <w:p w14:paraId="4B067532" w14:textId="77777777" w:rsidR="00000000" w:rsidRDefault="007C71EE">
      <w:pPr>
        <w:pStyle w:val="a"/>
        <w:ind w:firstLine="0"/>
        <w:rPr>
          <w:rFonts w:hint="cs"/>
          <w:rtl/>
        </w:rPr>
      </w:pPr>
    </w:p>
    <w:p w14:paraId="51CAE60A" w14:textId="77777777" w:rsidR="00000000" w:rsidRDefault="007C71EE">
      <w:pPr>
        <w:pStyle w:val="ad"/>
        <w:rPr>
          <w:rtl/>
        </w:rPr>
      </w:pPr>
      <w:r>
        <w:rPr>
          <w:rtl/>
        </w:rPr>
        <w:t>היו"ר ראובן ריבלין:</w:t>
      </w:r>
    </w:p>
    <w:p w14:paraId="6FE7F688" w14:textId="77777777" w:rsidR="00000000" w:rsidRDefault="007C71EE">
      <w:pPr>
        <w:pStyle w:val="a"/>
        <w:rPr>
          <w:rtl/>
        </w:rPr>
      </w:pPr>
    </w:p>
    <w:p w14:paraId="30E9A4A3" w14:textId="77777777" w:rsidR="00000000" w:rsidRDefault="007C71EE">
      <w:pPr>
        <w:pStyle w:val="a"/>
        <w:rPr>
          <w:rFonts w:hint="cs"/>
          <w:rtl/>
        </w:rPr>
      </w:pPr>
      <w:r>
        <w:rPr>
          <w:rFonts w:hint="cs"/>
          <w:rtl/>
        </w:rPr>
        <w:t xml:space="preserve">58 בעד, 48 נגד,  סעיפים 25 ו=26, עם לוח התיקונים, עברו כהצעת הוועדה. </w:t>
      </w:r>
    </w:p>
    <w:p w14:paraId="0E5DC3FB" w14:textId="77777777" w:rsidR="00000000" w:rsidRDefault="007C71EE">
      <w:pPr>
        <w:pStyle w:val="a"/>
        <w:rPr>
          <w:rFonts w:hint="cs"/>
          <w:rtl/>
        </w:rPr>
      </w:pPr>
    </w:p>
    <w:p w14:paraId="3E342197" w14:textId="77777777" w:rsidR="00000000" w:rsidRDefault="007C71EE">
      <w:pPr>
        <w:pStyle w:val="a"/>
        <w:rPr>
          <w:rFonts w:hint="cs"/>
          <w:rtl/>
        </w:rPr>
      </w:pPr>
      <w:r>
        <w:rPr>
          <w:rFonts w:hint="cs"/>
          <w:rtl/>
        </w:rPr>
        <w:t>רבותי חב</w:t>
      </w:r>
      <w:r>
        <w:rPr>
          <w:rFonts w:hint="cs"/>
          <w:rtl/>
        </w:rPr>
        <w:t xml:space="preserve">רי הכנסת, לסעיף 27 הסתייגות אחת בלבד, לקבוצת בורג. נא להצביע. </w:t>
      </w:r>
    </w:p>
    <w:p w14:paraId="70F97A8A" w14:textId="77777777" w:rsidR="00000000" w:rsidRDefault="007C71EE">
      <w:pPr>
        <w:pStyle w:val="a"/>
        <w:rPr>
          <w:rFonts w:hint="cs"/>
          <w:rtl/>
        </w:rPr>
      </w:pPr>
    </w:p>
    <w:p w14:paraId="2DDEF46C" w14:textId="77777777" w:rsidR="00000000" w:rsidRDefault="007C71EE">
      <w:pPr>
        <w:pStyle w:val="a"/>
        <w:rPr>
          <w:rFonts w:hint="cs"/>
          <w:rtl/>
        </w:rPr>
      </w:pPr>
    </w:p>
    <w:p w14:paraId="5D53A97A" w14:textId="77777777" w:rsidR="00000000" w:rsidRDefault="007C71EE">
      <w:pPr>
        <w:pStyle w:val="a"/>
        <w:jc w:val="center"/>
        <w:rPr>
          <w:rFonts w:hint="cs"/>
          <w:b/>
          <w:bCs/>
          <w:rtl/>
        </w:rPr>
      </w:pPr>
      <w:r>
        <w:rPr>
          <w:rFonts w:hint="cs"/>
          <w:b/>
          <w:bCs/>
          <w:rtl/>
        </w:rPr>
        <w:t>הצבעה</w:t>
      </w:r>
    </w:p>
    <w:p w14:paraId="6D9989C8" w14:textId="77777777" w:rsidR="00000000" w:rsidRDefault="007C71EE">
      <w:pPr>
        <w:pStyle w:val="a"/>
        <w:rPr>
          <w:rFonts w:hint="cs"/>
          <w:rtl/>
        </w:rPr>
      </w:pPr>
    </w:p>
    <w:p w14:paraId="36479D0A" w14:textId="77777777" w:rsidR="00000000" w:rsidRDefault="007C71EE">
      <w:pPr>
        <w:pStyle w:val="a"/>
        <w:jc w:val="center"/>
        <w:rPr>
          <w:rFonts w:hint="cs"/>
          <w:rtl/>
        </w:rPr>
      </w:pPr>
      <w:r>
        <w:rPr>
          <w:rFonts w:hint="cs"/>
          <w:rtl/>
        </w:rPr>
        <w:t>ההסתייגות של קבוצת חבר הכנסת אברהם בורג לסעיף  27 לא נתקבלה.</w:t>
      </w:r>
    </w:p>
    <w:p w14:paraId="74606B4F" w14:textId="77777777" w:rsidR="00000000" w:rsidRDefault="007C71EE">
      <w:pPr>
        <w:pStyle w:val="a"/>
        <w:jc w:val="center"/>
        <w:rPr>
          <w:rFonts w:hint="cs"/>
          <w:rtl/>
        </w:rPr>
      </w:pPr>
    </w:p>
    <w:p w14:paraId="3201BE5F" w14:textId="77777777" w:rsidR="00000000" w:rsidRDefault="007C71EE">
      <w:pPr>
        <w:pStyle w:val="ad"/>
        <w:rPr>
          <w:rtl/>
        </w:rPr>
      </w:pPr>
      <w:r>
        <w:rPr>
          <w:rtl/>
        </w:rPr>
        <w:t>היו"ר ראובן ריבלין:</w:t>
      </w:r>
    </w:p>
    <w:p w14:paraId="07F101FB" w14:textId="77777777" w:rsidR="00000000" w:rsidRDefault="007C71EE">
      <w:pPr>
        <w:pStyle w:val="a"/>
        <w:rPr>
          <w:rtl/>
        </w:rPr>
      </w:pPr>
    </w:p>
    <w:p w14:paraId="43E5A7E4" w14:textId="77777777" w:rsidR="00000000" w:rsidRDefault="007C71EE">
      <w:pPr>
        <w:pStyle w:val="a"/>
        <w:rPr>
          <w:rFonts w:hint="cs"/>
          <w:rtl/>
        </w:rPr>
      </w:pPr>
      <w:r>
        <w:rPr>
          <w:rFonts w:hint="cs"/>
          <w:rtl/>
        </w:rPr>
        <w:t xml:space="preserve">ההסתייגות לא נתקבלה. </w:t>
      </w:r>
    </w:p>
    <w:p w14:paraId="5C66A806" w14:textId="77777777" w:rsidR="00000000" w:rsidRDefault="007C71EE">
      <w:pPr>
        <w:pStyle w:val="a"/>
        <w:rPr>
          <w:rFonts w:hint="cs"/>
          <w:rtl/>
        </w:rPr>
      </w:pPr>
    </w:p>
    <w:p w14:paraId="6948D1FB" w14:textId="77777777" w:rsidR="00000000" w:rsidRDefault="007C71EE">
      <w:pPr>
        <w:pStyle w:val="a"/>
        <w:rPr>
          <w:rFonts w:hint="cs"/>
          <w:rtl/>
        </w:rPr>
      </w:pPr>
      <w:r>
        <w:rPr>
          <w:rFonts w:hint="cs"/>
          <w:rtl/>
        </w:rPr>
        <w:t xml:space="preserve">הצבעה על סעיף 27 - אלקטרונית.    </w:t>
      </w:r>
    </w:p>
    <w:p w14:paraId="29AC884A" w14:textId="77777777" w:rsidR="00000000" w:rsidRDefault="007C71EE">
      <w:pPr>
        <w:pStyle w:val="a"/>
        <w:rPr>
          <w:rFonts w:hint="cs"/>
          <w:rtl/>
        </w:rPr>
      </w:pPr>
    </w:p>
    <w:p w14:paraId="5AF54D42" w14:textId="77777777" w:rsidR="00000000" w:rsidRDefault="007C71EE">
      <w:pPr>
        <w:pStyle w:val="a7"/>
        <w:bidi/>
        <w:rPr>
          <w:rFonts w:hint="cs"/>
          <w:rtl/>
        </w:rPr>
      </w:pPr>
      <w:r>
        <w:rPr>
          <w:rFonts w:hint="cs"/>
          <w:rtl/>
        </w:rPr>
        <w:t>הצבעה מס' 53</w:t>
      </w:r>
    </w:p>
    <w:p w14:paraId="0FA1B6AB" w14:textId="77777777" w:rsidR="00000000" w:rsidRDefault="007C71EE">
      <w:pPr>
        <w:pStyle w:val="a"/>
        <w:rPr>
          <w:rFonts w:hint="cs"/>
          <w:rtl/>
        </w:rPr>
      </w:pPr>
    </w:p>
    <w:p w14:paraId="49E981DB" w14:textId="77777777" w:rsidR="00000000" w:rsidRDefault="007C71EE">
      <w:pPr>
        <w:pStyle w:val="ad"/>
        <w:rPr>
          <w:rtl/>
        </w:rPr>
      </w:pPr>
      <w:r>
        <w:rPr>
          <w:rtl/>
        </w:rPr>
        <w:t>היו"ר ראובן ריבלין:</w:t>
      </w:r>
    </w:p>
    <w:p w14:paraId="1E279031" w14:textId="77777777" w:rsidR="00000000" w:rsidRDefault="007C71EE">
      <w:pPr>
        <w:pStyle w:val="a"/>
        <w:rPr>
          <w:rtl/>
        </w:rPr>
      </w:pPr>
    </w:p>
    <w:p w14:paraId="6ED37546" w14:textId="77777777" w:rsidR="00000000" w:rsidRDefault="007C71EE">
      <w:pPr>
        <w:pStyle w:val="a"/>
        <w:rPr>
          <w:rFonts w:hint="cs"/>
          <w:rtl/>
        </w:rPr>
      </w:pPr>
      <w:r>
        <w:rPr>
          <w:rFonts w:hint="cs"/>
          <w:rtl/>
        </w:rPr>
        <w:t>רבותי, ס</w:t>
      </w:r>
      <w:r>
        <w:rPr>
          <w:rFonts w:hint="cs"/>
          <w:rtl/>
        </w:rPr>
        <w:t>ליחה, טעיתי. אני מבטל את ההצבעה.  פשוט לא שמתי לב, אבל לסעיף 27 יש 27(1)      ו=27(2).</w:t>
      </w:r>
    </w:p>
    <w:p w14:paraId="4146F797" w14:textId="77777777" w:rsidR="00000000" w:rsidRDefault="007C71EE">
      <w:pPr>
        <w:pStyle w:val="a"/>
        <w:ind w:firstLine="0"/>
        <w:rPr>
          <w:rFonts w:hint="cs"/>
          <w:rtl/>
        </w:rPr>
      </w:pPr>
    </w:p>
    <w:p w14:paraId="5A952AC1" w14:textId="77777777" w:rsidR="00000000" w:rsidRDefault="007C71EE">
      <w:pPr>
        <w:pStyle w:val="a"/>
        <w:ind w:firstLine="0"/>
        <w:rPr>
          <w:rFonts w:hint="cs"/>
          <w:rtl/>
        </w:rPr>
      </w:pPr>
      <w:r>
        <w:rPr>
          <w:rFonts w:hint="cs"/>
          <w:rtl/>
        </w:rPr>
        <w:tab/>
        <w:t>חבר הכנסת חיים רמון, מאחר שהעניין הפך להיות ממש דבר שמעיק על מצפוני, אני מציע שאני אקזז אותך, אני לא אצביע.</w:t>
      </w:r>
    </w:p>
    <w:p w14:paraId="27961238" w14:textId="77777777" w:rsidR="00000000" w:rsidRDefault="007C71EE">
      <w:pPr>
        <w:pStyle w:val="a"/>
        <w:ind w:firstLine="0"/>
        <w:rPr>
          <w:rFonts w:hint="cs"/>
          <w:rtl/>
        </w:rPr>
      </w:pPr>
    </w:p>
    <w:p w14:paraId="4345BB98" w14:textId="77777777" w:rsidR="00000000" w:rsidRDefault="007C71EE">
      <w:pPr>
        <w:pStyle w:val="ac"/>
        <w:rPr>
          <w:rtl/>
        </w:rPr>
      </w:pPr>
      <w:r>
        <w:rPr>
          <w:rFonts w:hint="eastAsia"/>
          <w:rtl/>
        </w:rPr>
        <w:t>דליה</w:t>
      </w:r>
      <w:r>
        <w:rPr>
          <w:rtl/>
        </w:rPr>
        <w:t xml:space="preserve"> איציק (העבודה-מימד):</w:t>
      </w:r>
    </w:p>
    <w:p w14:paraId="653A9A79" w14:textId="77777777" w:rsidR="00000000" w:rsidRDefault="007C71EE">
      <w:pPr>
        <w:pStyle w:val="a"/>
        <w:rPr>
          <w:rFonts w:hint="cs"/>
          <w:rtl/>
        </w:rPr>
      </w:pPr>
    </w:p>
    <w:p w14:paraId="1444EF26" w14:textId="77777777" w:rsidR="00000000" w:rsidRDefault="007C71EE">
      <w:pPr>
        <w:pStyle w:val="a"/>
        <w:rPr>
          <w:rFonts w:hint="cs"/>
          <w:rtl/>
        </w:rPr>
      </w:pPr>
      <w:r>
        <w:rPr>
          <w:rFonts w:hint="cs"/>
          <w:rtl/>
        </w:rPr>
        <w:t>חבר הכנסת יוסי שריד מציע שתושיב</w:t>
      </w:r>
      <w:r>
        <w:rPr>
          <w:rFonts w:hint="cs"/>
          <w:rtl/>
        </w:rPr>
        <w:t xml:space="preserve"> את חיים רמון על הברכיים שלך, כדי שהוא יוכל לצפות בטלוויזיה. </w:t>
      </w:r>
    </w:p>
    <w:p w14:paraId="33973A74" w14:textId="77777777" w:rsidR="00000000" w:rsidRDefault="007C71EE">
      <w:pPr>
        <w:pStyle w:val="a"/>
        <w:rPr>
          <w:rFonts w:hint="cs"/>
          <w:rtl/>
        </w:rPr>
      </w:pPr>
    </w:p>
    <w:p w14:paraId="4BAA5014" w14:textId="77777777" w:rsidR="00000000" w:rsidRDefault="007C71EE">
      <w:pPr>
        <w:pStyle w:val="ad"/>
        <w:rPr>
          <w:rtl/>
        </w:rPr>
      </w:pPr>
      <w:r>
        <w:rPr>
          <w:rtl/>
        </w:rPr>
        <w:t>היו"ר ראובן ריבלין:</w:t>
      </w:r>
    </w:p>
    <w:p w14:paraId="5FCEE43C" w14:textId="77777777" w:rsidR="00000000" w:rsidRDefault="007C71EE">
      <w:pPr>
        <w:pStyle w:val="a"/>
        <w:rPr>
          <w:rtl/>
        </w:rPr>
      </w:pPr>
    </w:p>
    <w:p w14:paraId="1F16AAE4" w14:textId="77777777" w:rsidR="00000000" w:rsidRDefault="007C71EE">
      <w:pPr>
        <w:pStyle w:val="a"/>
        <w:ind w:firstLine="0"/>
        <w:rPr>
          <w:rFonts w:hint="cs"/>
          <w:rtl/>
        </w:rPr>
      </w:pPr>
      <w:r>
        <w:rPr>
          <w:rFonts w:hint="cs"/>
          <w:rtl/>
        </w:rPr>
        <w:tab/>
        <w:t>אני יכול רק להודיע לו שלעת עתה הוא לא הפסיד הרבה.</w:t>
      </w:r>
    </w:p>
    <w:p w14:paraId="43A69F2E" w14:textId="77777777" w:rsidR="00000000" w:rsidRDefault="007C71EE">
      <w:pPr>
        <w:pStyle w:val="a"/>
        <w:ind w:firstLine="0"/>
        <w:rPr>
          <w:rFonts w:hint="cs"/>
          <w:rtl/>
        </w:rPr>
      </w:pPr>
    </w:p>
    <w:p w14:paraId="6A3583F2" w14:textId="77777777" w:rsidR="00000000" w:rsidRDefault="007C71EE">
      <w:pPr>
        <w:pStyle w:val="a"/>
        <w:ind w:firstLine="0"/>
        <w:rPr>
          <w:rFonts w:hint="cs"/>
          <w:rtl/>
        </w:rPr>
      </w:pPr>
      <w:r>
        <w:rPr>
          <w:rFonts w:hint="cs"/>
          <w:rtl/>
        </w:rPr>
        <w:tab/>
        <w:t>לסעיף 27(1) הסתייגות לחבר הכנסת משה גפני. מי בעד?</w:t>
      </w:r>
    </w:p>
    <w:p w14:paraId="2213CBC2" w14:textId="77777777" w:rsidR="00000000" w:rsidRDefault="007C71EE">
      <w:pPr>
        <w:pStyle w:val="a"/>
        <w:ind w:firstLine="0"/>
        <w:rPr>
          <w:rFonts w:hint="cs"/>
          <w:rtl/>
        </w:rPr>
      </w:pPr>
    </w:p>
    <w:p w14:paraId="6C7C9A14" w14:textId="77777777" w:rsidR="00000000" w:rsidRDefault="007C71EE">
      <w:pPr>
        <w:pStyle w:val="a"/>
        <w:rPr>
          <w:rFonts w:hint="cs"/>
          <w:rtl/>
        </w:rPr>
      </w:pPr>
    </w:p>
    <w:p w14:paraId="032FF1D9" w14:textId="77777777" w:rsidR="00000000" w:rsidRDefault="007C71EE">
      <w:pPr>
        <w:pStyle w:val="a"/>
        <w:jc w:val="center"/>
        <w:rPr>
          <w:rFonts w:hint="cs"/>
          <w:b/>
          <w:bCs/>
          <w:rtl/>
        </w:rPr>
      </w:pPr>
      <w:r>
        <w:rPr>
          <w:rFonts w:hint="cs"/>
          <w:b/>
          <w:bCs/>
          <w:rtl/>
        </w:rPr>
        <w:t>הצבעה</w:t>
      </w:r>
    </w:p>
    <w:p w14:paraId="615DB99E" w14:textId="77777777" w:rsidR="00000000" w:rsidRDefault="007C71EE">
      <w:pPr>
        <w:pStyle w:val="a"/>
        <w:rPr>
          <w:rFonts w:hint="cs"/>
          <w:rtl/>
        </w:rPr>
      </w:pPr>
    </w:p>
    <w:p w14:paraId="63A6CD8C" w14:textId="77777777" w:rsidR="00000000" w:rsidRDefault="007C71EE">
      <w:pPr>
        <w:pStyle w:val="a"/>
        <w:jc w:val="center"/>
        <w:rPr>
          <w:rFonts w:hint="cs"/>
          <w:rtl/>
        </w:rPr>
      </w:pPr>
      <w:r>
        <w:rPr>
          <w:rFonts w:hint="cs"/>
          <w:rtl/>
        </w:rPr>
        <w:t>ההסתייגות של חבר הכנסת  משה גפני לסעיף  27(1) לא נתקבלה.</w:t>
      </w:r>
    </w:p>
    <w:p w14:paraId="11285AF7" w14:textId="77777777" w:rsidR="00000000" w:rsidRDefault="007C71EE">
      <w:pPr>
        <w:pStyle w:val="a"/>
        <w:jc w:val="center"/>
        <w:rPr>
          <w:rFonts w:hint="cs"/>
          <w:rtl/>
        </w:rPr>
      </w:pPr>
    </w:p>
    <w:p w14:paraId="543666CF" w14:textId="77777777" w:rsidR="00000000" w:rsidRDefault="007C71EE">
      <w:pPr>
        <w:pStyle w:val="ad"/>
        <w:rPr>
          <w:rtl/>
        </w:rPr>
      </w:pPr>
      <w:r>
        <w:rPr>
          <w:rtl/>
        </w:rPr>
        <w:t>הי</w:t>
      </w:r>
      <w:r>
        <w:rPr>
          <w:rtl/>
        </w:rPr>
        <w:t>ו"ר ראובן ריבלין:</w:t>
      </w:r>
    </w:p>
    <w:p w14:paraId="4612EC10" w14:textId="77777777" w:rsidR="00000000" w:rsidRDefault="007C71EE">
      <w:pPr>
        <w:pStyle w:val="a"/>
        <w:rPr>
          <w:rtl/>
        </w:rPr>
      </w:pPr>
    </w:p>
    <w:p w14:paraId="5EF70BFC" w14:textId="77777777" w:rsidR="00000000" w:rsidRDefault="007C71EE">
      <w:pPr>
        <w:pStyle w:val="a"/>
        <w:rPr>
          <w:rFonts w:hint="cs"/>
          <w:rtl/>
        </w:rPr>
      </w:pPr>
      <w:r>
        <w:rPr>
          <w:rFonts w:hint="cs"/>
          <w:rtl/>
        </w:rPr>
        <w:t xml:space="preserve">ההסתייגות לא נתקבלה. </w:t>
      </w:r>
    </w:p>
    <w:p w14:paraId="4693AB26" w14:textId="77777777" w:rsidR="00000000" w:rsidRDefault="007C71EE">
      <w:pPr>
        <w:pStyle w:val="a"/>
        <w:rPr>
          <w:rFonts w:hint="cs"/>
          <w:rtl/>
        </w:rPr>
      </w:pPr>
    </w:p>
    <w:p w14:paraId="2A199A29" w14:textId="77777777" w:rsidR="00000000" w:rsidRDefault="007C71EE">
      <w:pPr>
        <w:pStyle w:val="a"/>
        <w:rPr>
          <w:rFonts w:hint="cs"/>
          <w:rtl/>
        </w:rPr>
      </w:pPr>
      <w:r>
        <w:rPr>
          <w:rFonts w:hint="cs"/>
          <w:rtl/>
        </w:rPr>
        <w:t>מי בעד ההסתייגות של קבוצת ברכה, קבוצת בל"ד וחברי הכנסת טלב אלסאנע ודוד טל?</w:t>
      </w:r>
    </w:p>
    <w:p w14:paraId="333BEA11" w14:textId="77777777" w:rsidR="00000000" w:rsidRDefault="007C71EE">
      <w:pPr>
        <w:pStyle w:val="a"/>
        <w:rPr>
          <w:rFonts w:hint="cs"/>
          <w:rtl/>
        </w:rPr>
      </w:pPr>
    </w:p>
    <w:p w14:paraId="1C8F597B" w14:textId="77777777" w:rsidR="00000000" w:rsidRDefault="007C71EE">
      <w:pPr>
        <w:pStyle w:val="a"/>
        <w:rPr>
          <w:rFonts w:hint="cs"/>
          <w:rtl/>
        </w:rPr>
      </w:pPr>
    </w:p>
    <w:p w14:paraId="42688C37" w14:textId="77777777" w:rsidR="00000000" w:rsidRDefault="007C71EE">
      <w:pPr>
        <w:pStyle w:val="a"/>
        <w:jc w:val="center"/>
        <w:rPr>
          <w:rFonts w:hint="cs"/>
          <w:b/>
          <w:bCs/>
          <w:rtl/>
        </w:rPr>
      </w:pPr>
      <w:r>
        <w:rPr>
          <w:rFonts w:hint="cs"/>
          <w:b/>
          <w:bCs/>
          <w:rtl/>
        </w:rPr>
        <w:t>הצבעה</w:t>
      </w:r>
    </w:p>
    <w:p w14:paraId="3FD7ED3A" w14:textId="77777777" w:rsidR="00000000" w:rsidRDefault="007C71EE">
      <w:pPr>
        <w:pStyle w:val="a"/>
        <w:rPr>
          <w:rFonts w:hint="cs"/>
          <w:rtl/>
        </w:rPr>
      </w:pPr>
    </w:p>
    <w:p w14:paraId="59B49C57" w14:textId="77777777" w:rsidR="00000000" w:rsidRDefault="007C71EE">
      <w:pPr>
        <w:pStyle w:val="a"/>
        <w:jc w:val="center"/>
        <w:rPr>
          <w:rFonts w:hint="cs"/>
          <w:rtl/>
        </w:rPr>
      </w:pPr>
      <w:r>
        <w:rPr>
          <w:rFonts w:hint="cs"/>
          <w:rtl/>
        </w:rPr>
        <w:t>ההסתייגות של קבוצת חבר הכנסת מוחמד ברכה, של קבוצת סיעת בל"ד ושל חברי הכנסת טלב אלסאנע ודוד טל לא נתקבלה.</w:t>
      </w:r>
    </w:p>
    <w:p w14:paraId="00DEA062" w14:textId="77777777" w:rsidR="00000000" w:rsidRDefault="007C71EE">
      <w:pPr>
        <w:pStyle w:val="a"/>
        <w:jc w:val="center"/>
        <w:rPr>
          <w:rFonts w:hint="cs"/>
          <w:rtl/>
        </w:rPr>
      </w:pPr>
    </w:p>
    <w:p w14:paraId="77BB7CDB" w14:textId="77777777" w:rsidR="00000000" w:rsidRDefault="007C71EE">
      <w:pPr>
        <w:pStyle w:val="ad"/>
        <w:rPr>
          <w:rtl/>
        </w:rPr>
      </w:pPr>
      <w:r>
        <w:rPr>
          <w:rtl/>
        </w:rPr>
        <w:t>היו"ר ראובן ריבלין:</w:t>
      </w:r>
    </w:p>
    <w:p w14:paraId="6EB1D2AC" w14:textId="77777777" w:rsidR="00000000" w:rsidRDefault="007C71EE">
      <w:pPr>
        <w:pStyle w:val="a"/>
        <w:rPr>
          <w:rtl/>
        </w:rPr>
      </w:pPr>
    </w:p>
    <w:p w14:paraId="36EBF244" w14:textId="77777777" w:rsidR="00000000" w:rsidRDefault="007C71EE">
      <w:pPr>
        <w:pStyle w:val="a"/>
        <w:rPr>
          <w:rFonts w:hint="cs"/>
          <w:rtl/>
        </w:rPr>
      </w:pPr>
      <w:r>
        <w:rPr>
          <w:rFonts w:hint="cs"/>
          <w:rtl/>
        </w:rPr>
        <w:t>ההס</w:t>
      </w:r>
      <w:r>
        <w:rPr>
          <w:rFonts w:hint="cs"/>
          <w:rtl/>
        </w:rPr>
        <w:t xml:space="preserve">תייגות לא נתקבלה. </w:t>
      </w:r>
    </w:p>
    <w:p w14:paraId="14B9F632" w14:textId="77777777" w:rsidR="00000000" w:rsidRDefault="007C71EE">
      <w:pPr>
        <w:pStyle w:val="a"/>
        <w:rPr>
          <w:rFonts w:hint="cs"/>
          <w:rtl/>
        </w:rPr>
      </w:pPr>
    </w:p>
    <w:p w14:paraId="3D268753" w14:textId="77777777" w:rsidR="00000000" w:rsidRDefault="007C71EE">
      <w:pPr>
        <w:pStyle w:val="a"/>
        <w:rPr>
          <w:rFonts w:hint="cs"/>
          <w:rtl/>
        </w:rPr>
      </w:pPr>
      <w:r>
        <w:rPr>
          <w:rFonts w:hint="cs"/>
          <w:rtl/>
        </w:rPr>
        <w:t xml:space="preserve">מי בעד ההסתייגות של קבוצת עמיר פרץ? </w:t>
      </w:r>
    </w:p>
    <w:p w14:paraId="0A22469C" w14:textId="77777777" w:rsidR="00000000" w:rsidRDefault="007C71EE">
      <w:pPr>
        <w:pStyle w:val="a"/>
        <w:rPr>
          <w:rFonts w:hint="cs"/>
          <w:rtl/>
        </w:rPr>
      </w:pPr>
    </w:p>
    <w:p w14:paraId="5FFB7EC6" w14:textId="77777777" w:rsidR="00000000" w:rsidRDefault="007C71EE">
      <w:pPr>
        <w:pStyle w:val="a"/>
        <w:rPr>
          <w:rFonts w:hint="cs"/>
          <w:rtl/>
        </w:rPr>
      </w:pPr>
    </w:p>
    <w:p w14:paraId="4E3B634C" w14:textId="77777777" w:rsidR="00000000" w:rsidRDefault="007C71EE">
      <w:pPr>
        <w:pStyle w:val="a"/>
        <w:jc w:val="center"/>
        <w:rPr>
          <w:rFonts w:hint="cs"/>
          <w:b/>
          <w:bCs/>
          <w:rtl/>
        </w:rPr>
      </w:pPr>
      <w:r>
        <w:rPr>
          <w:rFonts w:hint="cs"/>
          <w:b/>
          <w:bCs/>
          <w:rtl/>
        </w:rPr>
        <w:t>הצבעה</w:t>
      </w:r>
    </w:p>
    <w:p w14:paraId="575D2DA1" w14:textId="77777777" w:rsidR="00000000" w:rsidRDefault="007C71EE">
      <w:pPr>
        <w:pStyle w:val="a"/>
        <w:rPr>
          <w:rFonts w:hint="cs"/>
          <w:rtl/>
        </w:rPr>
      </w:pPr>
    </w:p>
    <w:p w14:paraId="2CAC5D38" w14:textId="77777777" w:rsidR="00000000" w:rsidRDefault="007C71EE">
      <w:pPr>
        <w:pStyle w:val="a"/>
        <w:jc w:val="center"/>
        <w:rPr>
          <w:rFonts w:hint="cs"/>
          <w:rtl/>
        </w:rPr>
      </w:pPr>
      <w:r>
        <w:rPr>
          <w:rFonts w:hint="cs"/>
          <w:rtl/>
        </w:rPr>
        <w:t>ההסתייגות של קבוצת חבר הכנסת עמיר פרץ לסעיף 27(1) לא נתקבלה.</w:t>
      </w:r>
    </w:p>
    <w:p w14:paraId="6B80FE1D" w14:textId="77777777" w:rsidR="00000000" w:rsidRDefault="007C71EE">
      <w:pPr>
        <w:pStyle w:val="a"/>
        <w:jc w:val="center"/>
        <w:rPr>
          <w:rFonts w:hint="cs"/>
          <w:rtl/>
        </w:rPr>
      </w:pPr>
    </w:p>
    <w:p w14:paraId="4EA19765" w14:textId="77777777" w:rsidR="00000000" w:rsidRDefault="007C71EE">
      <w:pPr>
        <w:pStyle w:val="ad"/>
        <w:rPr>
          <w:rtl/>
        </w:rPr>
      </w:pPr>
      <w:r>
        <w:rPr>
          <w:rtl/>
        </w:rPr>
        <w:t>היו"ר ראובן ריבלין:</w:t>
      </w:r>
    </w:p>
    <w:p w14:paraId="2839D715" w14:textId="77777777" w:rsidR="00000000" w:rsidRDefault="007C71EE">
      <w:pPr>
        <w:pStyle w:val="a"/>
        <w:rPr>
          <w:rtl/>
        </w:rPr>
      </w:pPr>
    </w:p>
    <w:p w14:paraId="4DFD0EDB" w14:textId="77777777" w:rsidR="00000000" w:rsidRDefault="007C71EE">
      <w:pPr>
        <w:pStyle w:val="a"/>
        <w:rPr>
          <w:rFonts w:hint="cs"/>
          <w:rtl/>
        </w:rPr>
      </w:pPr>
      <w:r>
        <w:rPr>
          <w:rFonts w:hint="cs"/>
          <w:rtl/>
        </w:rPr>
        <w:t xml:space="preserve">ההסתייגות לא נתקבלה. </w:t>
      </w:r>
    </w:p>
    <w:p w14:paraId="002FB351" w14:textId="77777777" w:rsidR="00000000" w:rsidRDefault="007C71EE">
      <w:pPr>
        <w:pStyle w:val="a"/>
        <w:rPr>
          <w:rFonts w:hint="cs"/>
          <w:rtl/>
        </w:rPr>
      </w:pPr>
    </w:p>
    <w:p w14:paraId="40FED00A" w14:textId="77777777" w:rsidR="00000000" w:rsidRDefault="007C71EE">
      <w:pPr>
        <w:pStyle w:val="a"/>
        <w:rPr>
          <w:rFonts w:hint="cs"/>
          <w:rtl/>
        </w:rPr>
      </w:pPr>
      <w:r>
        <w:rPr>
          <w:rFonts w:hint="cs"/>
          <w:rtl/>
        </w:rPr>
        <w:t>אנחנו עוברים לסעיף 27(2).   הסתייגות לחבר הכנסת אבשלום וילן.</w:t>
      </w:r>
    </w:p>
    <w:p w14:paraId="0A7FF085" w14:textId="77777777" w:rsidR="00000000" w:rsidRDefault="007C71EE">
      <w:pPr>
        <w:pStyle w:val="a"/>
        <w:rPr>
          <w:rFonts w:hint="cs"/>
          <w:rtl/>
        </w:rPr>
      </w:pPr>
    </w:p>
    <w:p w14:paraId="693ADADB" w14:textId="77777777" w:rsidR="00000000" w:rsidRDefault="007C71EE">
      <w:pPr>
        <w:pStyle w:val="ac"/>
        <w:rPr>
          <w:rtl/>
        </w:rPr>
      </w:pPr>
      <w:r>
        <w:rPr>
          <w:rFonts w:hint="eastAsia"/>
          <w:rtl/>
        </w:rPr>
        <w:t>אבשלום</w:t>
      </w:r>
      <w:r>
        <w:rPr>
          <w:rtl/>
        </w:rPr>
        <w:t xml:space="preserve"> וילן (מרצ):</w:t>
      </w:r>
    </w:p>
    <w:p w14:paraId="11EAFAC6" w14:textId="77777777" w:rsidR="00000000" w:rsidRDefault="007C71EE">
      <w:pPr>
        <w:pStyle w:val="a"/>
        <w:rPr>
          <w:rFonts w:hint="cs"/>
          <w:rtl/>
        </w:rPr>
      </w:pPr>
    </w:p>
    <w:p w14:paraId="7EA33107" w14:textId="77777777" w:rsidR="00000000" w:rsidRDefault="007C71EE">
      <w:pPr>
        <w:pStyle w:val="a"/>
        <w:rPr>
          <w:rFonts w:hint="cs"/>
          <w:rtl/>
        </w:rPr>
      </w:pPr>
      <w:r>
        <w:rPr>
          <w:rFonts w:hint="cs"/>
          <w:rtl/>
        </w:rPr>
        <w:t>מס</w:t>
      </w:r>
      <w:r>
        <w:rPr>
          <w:rFonts w:hint="cs"/>
          <w:rtl/>
        </w:rPr>
        <w:t>יר.</w:t>
      </w:r>
    </w:p>
    <w:p w14:paraId="559CD519" w14:textId="77777777" w:rsidR="00000000" w:rsidRDefault="007C71EE">
      <w:pPr>
        <w:pStyle w:val="a"/>
        <w:rPr>
          <w:rFonts w:hint="cs"/>
          <w:rtl/>
        </w:rPr>
      </w:pPr>
    </w:p>
    <w:p w14:paraId="7CA80E26" w14:textId="77777777" w:rsidR="00000000" w:rsidRDefault="007C71EE">
      <w:pPr>
        <w:pStyle w:val="ad"/>
        <w:rPr>
          <w:rtl/>
        </w:rPr>
      </w:pPr>
      <w:r>
        <w:rPr>
          <w:rtl/>
        </w:rPr>
        <w:t>היו"ר ראובן ריבלין:</w:t>
      </w:r>
    </w:p>
    <w:p w14:paraId="5633C17D" w14:textId="77777777" w:rsidR="00000000" w:rsidRDefault="007C71EE">
      <w:pPr>
        <w:pStyle w:val="a"/>
        <w:rPr>
          <w:rtl/>
        </w:rPr>
      </w:pPr>
    </w:p>
    <w:p w14:paraId="1A92B1A7" w14:textId="77777777" w:rsidR="00000000" w:rsidRDefault="007C71EE">
      <w:pPr>
        <w:pStyle w:val="a"/>
        <w:rPr>
          <w:rFonts w:hint="cs"/>
          <w:rtl/>
        </w:rPr>
      </w:pPr>
      <w:r>
        <w:rPr>
          <w:rFonts w:hint="cs"/>
          <w:rtl/>
        </w:rPr>
        <w:t>תודה.   הסתייגות לחבר הכנסת אופיר פינס.</w:t>
      </w:r>
    </w:p>
    <w:p w14:paraId="08B613F6" w14:textId="77777777" w:rsidR="00000000" w:rsidRDefault="007C71EE">
      <w:pPr>
        <w:pStyle w:val="a"/>
        <w:rPr>
          <w:rFonts w:hint="cs"/>
          <w:rtl/>
        </w:rPr>
      </w:pPr>
    </w:p>
    <w:p w14:paraId="4C287200" w14:textId="77777777" w:rsidR="00000000" w:rsidRDefault="007C71EE">
      <w:pPr>
        <w:pStyle w:val="ac"/>
        <w:rPr>
          <w:rtl/>
        </w:rPr>
      </w:pPr>
      <w:r>
        <w:rPr>
          <w:rFonts w:hint="eastAsia"/>
          <w:rtl/>
        </w:rPr>
        <w:t>אופיר</w:t>
      </w:r>
      <w:r>
        <w:rPr>
          <w:rtl/>
        </w:rPr>
        <w:t xml:space="preserve"> פינס-פז (העבודה-מימד):</w:t>
      </w:r>
    </w:p>
    <w:p w14:paraId="46AA353A" w14:textId="77777777" w:rsidR="00000000" w:rsidRDefault="007C71EE">
      <w:pPr>
        <w:pStyle w:val="a"/>
        <w:rPr>
          <w:rFonts w:hint="cs"/>
          <w:rtl/>
        </w:rPr>
      </w:pPr>
    </w:p>
    <w:p w14:paraId="0AC8DA00" w14:textId="77777777" w:rsidR="00000000" w:rsidRDefault="007C71EE">
      <w:pPr>
        <w:pStyle w:val="a"/>
        <w:rPr>
          <w:rFonts w:hint="cs"/>
          <w:rtl/>
        </w:rPr>
      </w:pPr>
      <w:r>
        <w:rPr>
          <w:rFonts w:hint="cs"/>
          <w:rtl/>
        </w:rPr>
        <w:t xml:space="preserve">מסיר. </w:t>
      </w:r>
    </w:p>
    <w:p w14:paraId="565FE301" w14:textId="77777777" w:rsidR="00000000" w:rsidRDefault="007C71EE">
      <w:pPr>
        <w:pStyle w:val="a"/>
        <w:rPr>
          <w:rFonts w:hint="cs"/>
          <w:rtl/>
        </w:rPr>
      </w:pPr>
    </w:p>
    <w:p w14:paraId="37946F43" w14:textId="77777777" w:rsidR="00000000" w:rsidRDefault="007C71EE">
      <w:pPr>
        <w:pStyle w:val="ad"/>
        <w:rPr>
          <w:rtl/>
        </w:rPr>
      </w:pPr>
      <w:r>
        <w:rPr>
          <w:rtl/>
        </w:rPr>
        <w:t>היו"ר ראובן ריבלין:</w:t>
      </w:r>
    </w:p>
    <w:p w14:paraId="547D2545" w14:textId="77777777" w:rsidR="00000000" w:rsidRDefault="007C71EE">
      <w:pPr>
        <w:pStyle w:val="a"/>
        <w:rPr>
          <w:rtl/>
        </w:rPr>
      </w:pPr>
    </w:p>
    <w:p w14:paraId="600BB04A" w14:textId="77777777" w:rsidR="00000000" w:rsidRDefault="007C71EE">
      <w:pPr>
        <w:pStyle w:val="a"/>
        <w:rPr>
          <w:rFonts w:hint="cs"/>
          <w:rtl/>
        </w:rPr>
      </w:pPr>
      <w:r>
        <w:rPr>
          <w:rFonts w:hint="cs"/>
          <w:rtl/>
        </w:rPr>
        <w:t xml:space="preserve">תודה. </w:t>
      </w:r>
    </w:p>
    <w:p w14:paraId="3B76FA20" w14:textId="77777777" w:rsidR="00000000" w:rsidRDefault="007C71EE">
      <w:pPr>
        <w:pStyle w:val="a"/>
        <w:rPr>
          <w:rFonts w:hint="cs"/>
          <w:rtl/>
        </w:rPr>
      </w:pPr>
    </w:p>
    <w:p w14:paraId="5E665F09" w14:textId="77777777" w:rsidR="00000000" w:rsidRDefault="007C71EE">
      <w:pPr>
        <w:pStyle w:val="ac"/>
        <w:rPr>
          <w:rtl/>
        </w:rPr>
      </w:pPr>
      <w:r>
        <w:rPr>
          <w:rFonts w:hint="eastAsia"/>
          <w:rtl/>
        </w:rPr>
        <w:t>חיים</w:t>
      </w:r>
      <w:r>
        <w:rPr>
          <w:rtl/>
        </w:rPr>
        <w:t xml:space="preserve"> רמון (העבודה-מימד):</w:t>
      </w:r>
    </w:p>
    <w:p w14:paraId="1858CC11" w14:textId="77777777" w:rsidR="00000000" w:rsidRDefault="007C71EE">
      <w:pPr>
        <w:pStyle w:val="a"/>
        <w:rPr>
          <w:rFonts w:hint="cs"/>
          <w:rtl/>
        </w:rPr>
      </w:pPr>
    </w:p>
    <w:p w14:paraId="21995BF4" w14:textId="77777777" w:rsidR="00000000" w:rsidRDefault="007C71EE">
      <w:pPr>
        <w:pStyle w:val="a"/>
        <w:rPr>
          <w:rFonts w:hint="cs"/>
          <w:rtl/>
        </w:rPr>
      </w:pPr>
      <w:r>
        <w:rPr>
          <w:rFonts w:hint="cs"/>
          <w:rtl/>
        </w:rPr>
        <w:t>הוא רוצה הצבעה אישית על ההסרה.</w:t>
      </w:r>
    </w:p>
    <w:p w14:paraId="136966D3" w14:textId="77777777" w:rsidR="00000000" w:rsidRDefault="007C71EE">
      <w:pPr>
        <w:pStyle w:val="a"/>
        <w:rPr>
          <w:rFonts w:hint="cs"/>
          <w:rtl/>
        </w:rPr>
      </w:pPr>
    </w:p>
    <w:p w14:paraId="4D9A758F" w14:textId="77777777" w:rsidR="00000000" w:rsidRDefault="007C71EE">
      <w:pPr>
        <w:pStyle w:val="ad"/>
        <w:rPr>
          <w:rtl/>
        </w:rPr>
      </w:pPr>
      <w:r>
        <w:rPr>
          <w:rtl/>
        </w:rPr>
        <w:t>היו"ר ראובן ריבלין:</w:t>
      </w:r>
    </w:p>
    <w:p w14:paraId="399CBEAC" w14:textId="77777777" w:rsidR="00000000" w:rsidRDefault="007C71EE">
      <w:pPr>
        <w:pStyle w:val="a"/>
        <w:rPr>
          <w:rtl/>
        </w:rPr>
      </w:pPr>
    </w:p>
    <w:p w14:paraId="4D4BB083" w14:textId="77777777" w:rsidR="00000000" w:rsidRDefault="007C71EE">
      <w:pPr>
        <w:pStyle w:val="a"/>
        <w:rPr>
          <w:rFonts w:hint="cs"/>
          <w:rtl/>
        </w:rPr>
      </w:pPr>
      <w:r>
        <w:rPr>
          <w:rFonts w:hint="cs"/>
          <w:rtl/>
        </w:rPr>
        <w:t>חבר הכנסת סנה - אינו נוכח. איננו מצביעים על</w:t>
      </w:r>
      <w:r>
        <w:rPr>
          <w:rFonts w:hint="cs"/>
          <w:rtl/>
        </w:rPr>
        <w:t xml:space="preserve"> הסתייגותו. </w:t>
      </w:r>
    </w:p>
    <w:p w14:paraId="6BBF7E3C" w14:textId="77777777" w:rsidR="00000000" w:rsidRDefault="007C71EE">
      <w:pPr>
        <w:pStyle w:val="a"/>
        <w:rPr>
          <w:rFonts w:hint="cs"/>
          <w:rtl/>
        </w:rPr>
      </w:pPr>
    </w:p>
    <w:p w14:paraId="2C5AAC2C" w14:textId="77777777" w:rsidR="00000000" w:rsidRDefault="007C71EE">
      <w:pPr>
        <w:pStyle w:val="a"/>
        <w:rPr>
          <w:rFonts w:hint="cs"/>
          <w:rtl/>
        </w:rPr>
      </w:pPr>
      <w:r>
        <w:rPr>
          <w:rFonts w:hint="cs"/>
          <w:rtl/>
        </w:rPr>
        <w:t xml:space="preserve">מי בעד ההסתייגות של חברת הכנסת יולי תמיר? </w:t>
      </w:r>
    </w:p>
    <w:p w14:paraId="2D8BEEE0" w14:textId="77777777" w:rsidR="00000000" w:rsidRDefault="007C71EE">
      <w:pPr>
        <w:pStyle w:val="a"/>
        <w:rPr>
          <w:rFonts w:hint="cs"/>
          <w:rtl/>
        </w:rPr>
      </w:pPr>
    </w:p>
    <w:p w14:paraId="6C57C783" w14:textId="77777777" w:rsidR="00000000" w:rsidRDefault="007C71EE">
      <w:pPr>
        <w:pStyle w:val="a"/>
        <w:rPr>
          <w:rFonts w:hint="cs"/>
          <w:rtl/>
        </w:rPr>
      </w:pPr>
    </w:p>
    <w:p w14:paraId="7E8DD902" w14:textId="77777777" w:rsidR="00000000" w:rsidRDefault="007C71EE">
      <w:pPr>
        <w:pStyle w:val="a"/>
        <w:jc w:val="center"/>
        <w:rPr>
          <w:rFonts w:hint="cs"/>
          <w:b/>
          <w:bCs/>
          <w:rtl/>
        </w:rPr>
      </w:pPr>
      <w:r>
        <w:rPr>
          <w:rFonts w:hint="cs"/>
          <w:b/>
          <w:bCs/>
          <w:rtl/>
        </w:rPr>
        <w:t>הצבעה</w:t>
      </w:r>
    </w:p>
    <w:p w14:paraId="22CB1BA3" w14:textId="77777777" w:rsidR="00000000" w:rsidRDefault="007C71EE">
      <w:pPr>
        <w:pStyle w:val="a"/>
        <w:rPr>
          <w:rFonts w:hint="cs"/>
          <w:rtl/>
        </w:rPr>
      </w:pPr>
    </w:p>
    <w:p w14:paraId="64F00412" w14:textId="77777777" w:rsidR="00000000" w:rsidRDefault="007C71EE">
      <w:pPr>
        <w:pStyle w:val="a"/>
        <w:jc w:val="center"/>
        <w:rPr>
          <w:rFonts w:hint="cs"/>
          <w:rtl/>
        </w:rPr>
      </w:pPr>
      <w:r>
        <w:rPr>
          <w:rFonts w:hint="cs"/>
          <w:rtl/>
        </w:rPr>
        <w:t>ההסתייגות של חברת הכנסת  יולי תמיר לסעיף 27(2) לא נתקבלה.</w:t>
      </w:r>
    </w:p>
    <w:p w14:paraId="66D907CB" w14:textId="77777777" w:rsidR="00000000" w:rsidRDefault="007C71EE">
      <w:pPr>
        <w:pStyle w:val="a"/>
        <w:jc w:val="center"/>
        <w:rPr>
          <w:rFonts w:hint="cs"/>
          <w:rtl/>
        </w:rPr>
      </w:pPr>
    </w:p>
    <w:p w14:paraId="2F0CEE1C" w14:textId="77777777" w:rsidR="00000000" w:rsidRDefault="007C71EE">
      <w:pPr>
        <w:pStyle w:val="ad"/>
        <w:rPr>
          <w:rtl/>
        </w:rPr>
      </w:pPr>
      <w:r>
        <w:rPr>
          <w:rtl/>
        </w:rPr>
        <w:t>היו"ר ראובן ריבלין:</w:t>
      </w:r>
    </w:p>
    <w:p w14:paraId="1E176936" w14:textId="77777777" w:rsidR="00000000" w:rsidRDefault="007C71EE">
      <w:pPr>
        <w:pStyle w:val="a"/>
        <w:rPr>
          <w:rtl/>
        </w:rPr>
      </w:pPr>
    </w:p>
    <w:p w14:paraId="032C0993" w14:textId="77777777" w:rsidR="00000000" w:rsidRDefault="007C71EE">
      <w:pPr>
        <w:pStyle w:val="a"/>
        <w:rPr>
          <w:rFonts w:hint="cs"/>
          <w:rtl/>
        </w:rPr>
      </w:pPr>
      <w:r>
        <w:rPr>
          <w:rFonts w:hint="cs"/>
          <w:rtl/>
        </w:rPr>
        <w:t xml:space="preserve">ההסתייגות לא נתקבלה. </w:t>
      </w:r>
    </w:p>
    <w:p w14:paraId="4B77EE6B" w14:textId="77777777" w:rsidR="00000000" w:rsidRDefault="007C71EE">
      <w:pPr>
        <w:pStyle w:val="a"/>
        <w:rPr>
          <w:rFonts w:hint="cs"/>
          <w:rtl/>
        </w:rPr>
      </w:pPr>
    </w:p>
    <w:p w14:paraId="53026A8B" w14:textId="77777777" w:rsidR="00000000" w:rsidRDefault="007C71EE">
      <w:pPr>
        <w:pStyle w:val="a"/>
        <w:rPr>
          <w:rFonts w:hint="cs"/>
          <w:rtl/>
        </w:rPr>
      </w:pPr>
      <w:r>
        <w:rPr>
          <w:rFonts w:hint="cs"/>
          <w:rtl/>
        </w:rPr>
        <w:t>מי בעד ההסתייגות של חבר הכנסת מלכיאור?</w:t>
      </w:r>
    </w:p>
    <w:p w14:paraId="1EBE4804" w14:textId="77777777" w:rsidR="00000000" w:rsidRDefault="007C71EE">
      <w:pPr>
        <w:pStyle w:val="a"/>
        <w:rPr>
          <w:rFonts w:hint="cs"/>
          <w:rtl/>
        </w:rPr>
      </w:pPr>
    </w:p>
    <w:p w14:paraId="04DD7C0D" w14:textId="77777777" w:rsidR="00000000" w:rsidRDefault="007C71EE">
      <w:pPr>
        <w:pStyle w:val="a"/>
        <w:jc w:val="center"/>
        <w:rPr>
          <w:rFonts w:hint="cs"/>
          <w:b/>
          <w:bCs/>
          <w:rtl/>
        </w:rPr>
      </w:pPr>
      <w:r>
        <w:rPr>
          <w:rFonts w:hint="cs"/>
          <w:b/>
          <w:bCs/>
          <w:rtl/>
        </w:rPr>
        <w:t>הצבעה</w:t>
      </w:r>
    </w:p>
    <w:p w14:paraId="3FECB3D9" w14:textId="77777777" w:rsidR="00000000" w:rsidRDefault="007C71EE">
      <w:pPr>
        <w:pStyle w:val="a"/>
        <w:rPr>
          <w:rFonts w:hint="cs"/>
          <w:rtl/>
        </w:rPr>
      </w:pPr>
    </w:p>
    <w:p w14:paraId="76BC5D5A" w14:textId="77777777" w:rsidR="00000000" w:rsidRDefault="007C71EE">
      <w:pPr>
        <w:pStyle w:val="a"/>
        <w:jc w:val="center"/>
        <w:rPr>
          <w:rFonts w:hint="cs"/>
          <w:rtl/>
        </w:rPr>
      </w:pPr>
      <w:r>
        <w:rPr>
          <w:rFonts w:hint="cs"/>
          <w:rtl/>
        </w:rPr>
        <w:t>ההסתייגות של חבר הכנסת  מיכאל מלכיאור לס</w:t>
      </w:r>
      <w:r>
        <w:rPr>
          <w:rFonts w:hint="cs"/>
          <w:rtl/>
        </w:rPr>
        <w:t>עיף   27(2) לא נתקבלה.</w:t>
      </w:r>
    </w:p>
    <w:p w14:paraId="33563783" w14:textId="77777777" w:rsidR="00000000" w:rsidRDefault="007C71EE">
      <w:pPr>
        <w:pStyle w:val="a"/>
        <w:jc w:val="center"/>
        <w:rPr>
          <w:rFonts w:hint="cs"/>
          <w:rtl/>
        </w:rPr>
      </w:pPr>
    </w:p>
    <w:p w14:paraId="0D9C7323" w14:textId="77777777" w:rsidR="00000000" w:rsidRDefault="007C71EE">
      <w:pPr>
        <w:pStyle w:val="ad"/>
        <w:rPr>
          <w:rtl/>
        </w:rPr>
      </w:pPr>
      <w:r>
        <w:rPr>
          <w:rtl/>
        </w:rPr>
        <w:t>היו"ר ראובן ריבלין:</w:t>
      </w:r>
    </w:p>
    <w:p w14:paraId="45F9B153" w14:textId="77777777" w:rsidR="00000000" w:rsidRDefault="007C71EE">
      <w:pPr>
        <w:pStyle w:val="a"/>
        <w:rPr>
          <w:rtl/>
        </w:rPr>
      </w:pPr>
    </w:p>
    <w:p w14:paraId="17148C0E" w14:textId="77777777" w:rsidR="00000000" w:rsidRDefault="007C71EE">
      <w:pPr>
        <w:pStyle w:val="a"/>
        <w:rPr>
          <w:rFonts w:hint="cs"/>
          <w:rtl/>
        </w:rPr>
      </w:pPr>
      <w:r>
        <w:rPr>
          <w:rFonts w:hint="cs"/>
          <w:rtl/>
        </w:rPr>
        <w:t xml:space="preserve">ההסתייגות לא נתקבלה. </w:t>
      </w:r>
    </w:p>
    <w:p w14:paraId="0A4DB2D5" w14:textId="77777777" w:rsidR="00000000" w:rsidRDefault="007C71EE">
      <w:pPr>
        <w:pStyle w:val="a"/>
        <w:rPr>
          <w:rFonts w:hint="cs"/>
          <w:rtl/>
        </w:rPr>
      </w:pPr>
    </w:p>
    <w:p w14:paraId="61D23C44" w14:textId="77777777" w:rsidR="00000000" w:rsidRDefault="007C71EE">
      <w:pPr>
        <w:pStyle w:val="a"/>
        <w:rPr>
          <w:rFonts w:hint="cs"/>
          <w:rtl/>
        </w:rPr>
      </w:pPr>
      <w:r>
        <w:rPr>
          <w:rFonts w:hint="cs"/>
          <w:rtl/>
        </w:rPr>
        <w:t>מי בעד ההסתייגות של חבר הכנסת הרצוג?</w:t>
      </w:r>
    </w:p>
    <w:p w14:paraId="595EE0F5" w14:textId="77777777" w:rsidR="00000000" w:rsidRDefault="007C71EE">
      <w:pPr>
        <w:pStyle w:val="a"/>
        <w:rPr>
          <w:rFonts w:hint="cs"/>
          <w:rtl/>
        </w:rPr>
      </w:pPr>
    </w:p>
    <w:p w14:paraId="27E8F232" w14:textId="77777777" w:rsidR="00000000" w:rsidRDefault="007C71EE">
      <w:pPr>
        <w:pStyle w:val="a"/>
        <w:rPr>
          <w:rFonts w:hint="cs"/>
          <w:rtl/>
        </w:rPr>
      </w:pPr>
    </w:p>
    <w:p w14:paraId="2EA01DD0" w14:textId="77777777" w:rsidR="00000000" w:rsidRDefault="007C71EE">
      <w:pPr>
        <w:pStyle w:val="a"/>
        <w:jc w:val="center"/>
        <w:rPr>
          <w:rFonts w:hint="cs"/>
          <w:b/>
          <w:bCs/>
          <w:rtl/>
        </w:rPr>
      </w:pPr>
      <w:r>
        <w:rPr>
          <w:rFonts w:hint="cs"/>
          <w:b/>
          <w:bCs/>
          <w:rtl/>
        </w:rPr>
        <w:t>הצבעה</w:t>
      </w:r>
    </w:p>
    <w:p w14:paraId="4FA49080" w14:textId="77777777" w:rsidR="00000000" w:rsidRDefault="007C71EE">
      <w:pPr>
        <w:pStyle w:val="a"/>
        <w:rPr>
          <w:rFonts w:hint="cs"/>
          <w:rtl/>
        </w:rPr>
      </w:pPr>
    </w:p>
    <w:p w14:paraId="77485377" w14:textId="77777777" w:rsidR="00000000" w:rsidRDefault="007C71EE">
      <w:pPr>
        <w:pStyle w:val="a"/>
        <w:jc w:val="center"/>
        <w:rPr>
          <w:rFonts w:hint="cs"/>
          <w:rtl/>
        </w:rPr>
      </w:pPr>
      <w:r>
        <w:rPr>
          <w:rFonts w:hint="cs"/>
          <w:rtl/>
        </w:rPr>
        <w:t>ההסתייגות של חבר הכנסת  יצחק הרצוג  לסעיף  27(2) לא נתקבלה.</w:t>
      </w:r>
    </w:p>
    <w:p w14:paraId="2CB6FBAF" w14:textId="77777777" w:rsidR="00000000" w:rsidRDefault="007C71EE">
      <w:pPr>
        <w:pStyle w:val="a"/>
        <w:jc w:val="center"/>
        <w:rPr>
          <w:rFonts w:hint="cs"/>
          <w:rtl/>
        </w:rPr>
      </w:pPr>
    </w:p>
    <w:p w14:paraId="02E2415E" w14:textId="77777777" w:rsidR="00000000" w:rsidRDefault="007C71EE">
      <w:pPr>
        <w:pStyle w:val="ad"/>
        <w:rPr>
          <w:rtl/>
        </w:rPr>
      </w:pPr>
      <w:r>
        <w:rPr>
          <w:rtl/>
        </w:rPr>
        <w:t>היו"ר ראובן ריבלין:</w:t>
      </w:r>
    </w:p>
    <w:p w14:paraId="3CF26FFE" w14:textId="77777777" w:rsidR="00000000" w:rsidRDefault="007C71EE">
      <w:pPr>
        <w:pStyle w:val="a"/>
        <w:rPr>
          <w:rtl/>
        </w:rPr>
      </w:pPr>
    </w:p>
    <w:p w14:paraId="3BBF29A2" w14:textId="77777777" w:rsidR="00000000" w:rsidRDefault="007C71EE">
      <w:pPr>
        <w:pStyle w:val="a"/>
        <w:rPr>
          <w:rFonts w:hint="cs"/>
          <w:rtl/>
        </w:rPr>
      </w:pPr>
      <w:r>
        <w:rPr>
          <w:rFonts w:hint="cs"/>
          <w:rtl/>
        </w:rPr>
        <w:t xml:space="preserve">ההסתייגות לא נתקבלה. </w:t>
      </w:r>
    </w:p>
    <w:p w14:paraId="2FAD0BD6" w14:textId="77777777" w:rsidR="00000000" w:rsidRDefault="007C71EE">
      <w:pPr>
        <w:pStyle w:val="a"/>
        <w:rPr>
          <w:rFonts w:hint="cs"/>
          <w:rtl/>
        </w:rPr>
      </w:pPr>
    </w:p>
    <w:p w14:paraId="1CABDE5F" w14:textId="77777777" w:rsidR="00000000" w:rsidRDefault="007C71EE">
      <w:pPr>
        <w:pStyle w:val="a"/>
        <w:rPr>
          <w:rFonts w:hint="cs"/>
          <w:rtl/>
        </w:rPr>
      </w:pPr>
      <w:r>
        <w:rPr>
          <w:rFonts w:hint="cs"/>
          <w:rtl/>
        </w:rPr>
        <w:t>מי בעד ההסתייגות של חבר הכנסת חיים רמ</w:t>
      </w:r>
      <w:r>
        <w:rPr>
          <w:rFonts w:hint="cs"/>
          <w:rtl/>
        </w:rPr>
        <w:t xml:space="preserve">ון?   אני יכול לערוך הצבעה אישית על הצעתך, אבל אז תצטרך להישאר כל ההצבעה פה. מי בעד ההסתייגות? </w:t>
      </w:r>
    </w:p>
    <w:p w14:paraId="087E9CE2" w14:textId="77777777" w:rsidR="00000000" w:rsidRDefault="007C71EE">
      <w:pPr>
        <w:pStyle w:val="a"/>
        <w:rPr>
          <w:rFonts w:hint="cs"/>
          <w:rtl/>
        </w:rPr>
      </w:pPr>
    </w:p>
    <w:p w14:paraId="7C5550AE" w14:textId="77777777" w:rsidR="00000000" w:rsidRDefault="007C71EE">
      <w:pPr>
        <w:pStyle w:val="a"/>
        <w:rPr>
          <w:rFonts w:hint="cs"/>
          <w:rtl/>
        </w:rPr>
      </w:pPr>
    </w:p>
    <w:p w14:paraId="70052775" w14:textId="77777777" w:rsidR="00000000" w:rsidRDefault="007C71EE">
      <w:pPr>
        <w:pStyle w:val="a"/>
        <w:jc w:val="center"/>
        <w:rPr>
          <w:rFonts w:hint="cs"/>
          <w:b/>
          <w:bCs/>
          <w:rtl/>
        </w:rPr>
      </w:pPr>
      <w:r>
        <w:rPr>
          <w:rFonts w:hint="cs"/>
          <w:b/>
          <w:bCs/>
          <w:rtl/>
        </w:rPr>
        <w:t>הצבעה</w:t>
      </w:r>
    </w:p>
    <w:p w14:paraId="10C7A446" w14:textId="77777777" w:rsidR="00000000" w:rsidRDefault="007C71EE">
      <w:pPr>
        <w:pStyle w:val="a"/>
        <w:rPr>
          <w:rFonts w:hint="cs"/>
          <w:rtl/>
        </w:rPr>
      </w:pPr>
    </w:p>
    <w:p w14:paraId="55F5D324" w14:textId="77777777" w:rsidR="00000000" w:rsidRDefault="007C71EE">
      <w:pPr>
        <w:pStyle w:val="a"/>
        <w:jc w:val="center"/>
        <w:rPr>
          <w:rFonts w:hint="cs"/>
          <w:rtl/>
        </w:rPr>
      </w:pPr>
      <w:r>
        <w:rPr>
          <w:rFonts w:hint="cs"/>
          <w:rtl/>
        </w:rPr>
        <w:t>ההסתייגות של חבר הכנסת  חיים רמון  לסעיף  27(2) לא נתקבלה.</w:t>
      </w:r>
    </w:p>
    <w:p w14:paraId="52B1F161" w14:textId="77777777" w:rsidR="00000000" w:rsidRDefault="007C71EE">
      <w:pPr>
        <w:pStyle w:val="a"/>
        <w:jc w:val="center"/>
        <w:rPr>
          <w:rFonts w:hint="cs"/>
          <w:rtl/>
        </w:rPr>
      </w:pPr>
    </w:p>
    <w:p w14:paraId="0F860642" w14:textId="77777777" w:rsidR="00000000" w:rsidRDefault="007C71EE">
      <w:pPr>
        <w:pStyle w:val="ad"/>
        <w:rPr>
          <w:rtl/>
        </w:rPr>
      </w:pPr>
      <w:r>
        <w:rPr>
          <w:rtl/>
        </w:rPr>
        <w:t>היו"ר ראובן ריבלין:</w:t>
      </w:r>
    </w:p>
    <w:p w14:paraId="23AADAA9" w14:textId="77777777" w:rsidR="00000000" w:rsidRDefault="007C71EE">
      <w:pPr>
        <w:pStyle w:val="a"/>
        <w:rPr>
          <w:rtl/>
        </w:rPr>
      </w:pPr>
    </w:p>
    <w:p w14:paraId="6C934036" w14:textId="77777777" w:rsidR="00000000" w:rsidRDefault="007C71EE">
      <w:pPr>
        <w:pStyle w:val="a"/>
        <w:rPr>
          <w:rFonts w:hint="cs"/>
          <w:rtl/>
        </w:rPr>
      </w:pPr>
      <w:r>
        <w:rPr>
          <w:rFonts w:hint="cs"/>
          <w:rtl/>
        </w:rPr>
        <w:t xml:space="preserve">ההסתייגות לא נתקבלה. </w:t>
      </w:r>
    </w:p>
    <w:p w14:paraId="68134802" w14:textId="77777777" w:rsidR="00000000" w:rsidRDefault="007C71EE">
      <w:pPr>
        <w:pStyle w:val="a"/>
        <w:rPr>
          <w:rFonts w:hint="cs"/>
          <w:rtl/>
        </w:rPr>
      </w:pPr>
    </w:p>
    <w:p w14:paraId="46BE6040" w14:textId="77777777" w:rsidR="00000000" w:rsidRDefault="007C71EE">
      <w:pPr>
        <w:pStyle w:val="a"/>
        <w:rPr>
          <w:rFonts w:hint="cs"/>
          <w:rtl/>
        </w:rPr>
      </w:pPr>
      <w:r>
        <w:rPr>
          <w:rFonts w:hint="cs"/>
          <w:rtl/>
        </w:rPr>
        <w:t>מי בעד ההסתייגות של חבר הכנסת דני יתום?</w:t>
      </w:r>
    </w:p>
    <w:p w14:paraId="107F43D4" w14:textId="77777777" w:rsidR="00000000" w:rsidRDefault="007C71EE">
      <w:pPr>
        <w:pStyle w:val="a"/>
        <w:rPr>
          <w:rFonts w:hint="cs"/>
          <w:rtl/>
        </w:rPr>
      </w:pPr>
    </w:p>
    <w:p w14:paraId="7D59E7EA" w14:textId="77777777" w:rsidR="00000000" w:rsidRDefault="007C71EE">
      <w:pPr>
        <w:pStyle w:val="a"/>
        <w:rPr>
          <w:rFonts w:hint="cs"/>
          <w:rtl/>
        </w:rPr>
      </w:pPr>
    </w:p>
    <w:p w14:paraId="7D22FC48" w14:textId="77777777" w:rsidR="00000000" w:rsidRDefault="007C71EE">
      <w:pPr>
        <w:pStyle w:val="a"/>
        <w:jc w:val="center"/>
        <w:rPr>
          <w:rFonts w:hint="cs"/>
          <w:b/>
          <w:bCs/>
          <w:rtl/>
        </w:rPr>
      </w:pPr>
      <w:r>
        <w:rPr>
          <w:rFonts w:hint="cs"/>
          <w:b/>
          <w:bCs/>
          <w:rtl/>
        </w:rPr>
        <w:t>הצבעה</w:t>
      </w:r>
    </w:p>
    <w:p w14:paraId="42355529" w14:textId="77777777" w:rsidR="00000000" w:rsidRDefault="007C71EE">
      <w:pPr>
        <w:pStyle w:val="a"/>
        <w:rPr>
          <w:rFonts w:hint="cs"/>
          <w:rtl/>
        </w:rPr>
      </w:pPr>
    </w:p>
    <w:p w14:paraId="1310DB3E" w14:textId="77777777" w:rsidR="00000000" w:rsidRDefault="007C71EE">
      <w:pPr>
        <w:pStyle w:val="a"/>
        <w:jc w:val="center"/>
        <w:rPr>
          <w:rFonts w:hint="cs"/>
          <w:rtl/>
        </w:rPr>
      </w:pPr>
      <w:r>
        <w:rPr>
          <w:rFonts w:hint="cs"/>
          <w:rtl/>
        </w:rPr>
        <w:t>ההסתייגות של חבר הכנסת  דני יתום  לסעיף  27(2) לא נתקבלה.</w:t>
      </w:r>
    </w:p>
    <w:p w14:paraId="08B788BB" w14:textId="77777777" w:rsidR="00000000" w:rsidRDefault="007C71EE">
      <w:pPr>
        <w:pStyle w:val="a"/>
        <w:jc w:val="center"/>
        <w:rPr>
          <w:rFonts w:hint="cs"/>
          <w:rtl/>
        </w:rPr>
      </w:pPr>
    </w:p>
    <w:p w14:paraId="0405320C" w14:textId="77777777" w:rsidR="00000000" w:rsidRDefault="007C71EE">
      <w:pPr>
        <w:pStyle w:val="ad"/>
        <w:rPr>
          <w:rtl/>
        </w:rPr>
      </w:pPr>
      <w:r>
        <w:rPr>
          <w:rtl/>
        </w:rPr>
        <w:t>היו"ר ראובן ריבלין:</w:t>
      </w:r>
    </w:p>
    <w:p w14:paraId="565DAE1B" w14:textId="77777777" w:rsidR="00000000" w:rsidRDefault="007C71EE">
      <w:pPr>
        <w:pStyle w:val="a"/>
        <w:rPr>
          <w:rtl/>
        </w:rPr>
      </w:pPr>
    </w:p>
    <w:p w14:paraId="62ED210A" w14:textId="77777777" w:rsidR="00000000" w:rsidRDefault="007C71EE">
      <w:pPr>
        <w:pStyle w:val="a"/>
        <w:rPr>
          <w:rFonts w:hint="cs"/>
          <w:rtl/>
        </w:rPr>
      </w:pPr>
      <w:r>
        <w:rPr>
          <w:rFonts w:hint="cs"/>
          <w:rtl/>
        </w:rPr>
        <w:t xml:space="preserve">ההסתייגות לא נתקבלה. </w:t>
      </w:r>
    </w:p>
    <w:p w14:paraId="3E1977AA" w14:textId="77777777" w:rsidR="00000000" w:rsidRDefault="007C71EE">
      <w:pPr>
        <w:pStyle w:val="a"/>
        <w:rPr>
          <w:rFonts w:hint="cs"/>
          <w:rtl/>
        </w:rPr>
      </w:pPr>
    </w:p>
    <w:p w14:paraId="72109856" w14:textId="77777777" w:rsidR="00000000" w:rsidRDefault="007C71EE">
      <w:pPr>
        <w:pStyle w:val="a"/>
        <w:rPr>
          <w:rFonts w:hint="cs"/>
          <w:rtl/>
        </w:rPr>
      </w:pPr>
      <w:r>
        <w:rPr>
          <w:rFonts w:hint="cs"/>
          <w:rtl/>
        </w:rPr>
        <w:t>מי בעד ההסתייגות של חבר הכנסת איתן כבל?</w:t>
      </w:r>
    </w:p>
    <w:p w14:paraId="01B10472" w14:textId="77777777" w:rsidR="00000000" w:rsidRDefault="007C71EE">
      <w:pPr>
        <w:pStyle w:val="a"/>
        <w:rPr>
          <w:rFonts w:hint="cs"/>
          <w:rtl/>
        </w:rPr>
      </w:pPr>
    </w:p>
    <w:p w14:paraId="7F043DC9" w14:textId="77777777" w:rsidR="00000000" w:rsidRDefault="007C71EE">
      <w:pPr>
        <w:pStyle w:val="a"/>
        <w:rPr>
          <w:rFonts w:hint="cs"/>
          <w:rtl/>
        </w:rPr>
      </w:pPr>
    </w:p>
    <w:p w14:paraId="60C346F3" w14:textId="77777777" w:rsidR="00000000" w:rsidRDefault="007C71EE">
      <w:pPr>
        <w:pStyle w:val="a"/>
        <w:jc w:val="center"/>
        <w:rPr>
          <w:rFonts w:hint="cs"/>
          <w:b/>
          <w:bCs/>
          <w:rtl/>
        </w:rPr>
      </w:pPr>
      <w:r>
        <w:rPr>
          <w:rFonts w:hint="cs"/>
          <w:b/>
          <w:bCs/>
          <w:rtl/>
        </w:rPr>
        <w:t>הצבעה</w:t>
      </w:r>
    </w:p>
    <w:p w14:paraId="3E85BDA8" w14:textId="77777777" w:rsidR="00000000" w:rsidRDefault="007C71EE">
      <w:pPr>
        <w:pStyle w:val="a"/>
        <w:rPr>
          <w:rFonts w:hint="cs"/>
          <w:rtl/>
        </w:rPr>
      </w:pPr>
    </w:p>
    <w:p w14:paraId="2BC9A6A8" w14:textId="77777777" w:rsidR="00000000" w:rsidRDefault="007C71EE">
      <w:pPr>
        <w:pStyle w:val="a"/>
        <w:jc w:val="center"/>
        <w:rPr>
          <w:rFonts w:hint="cs"/>
          <w:rtl/>
        </w:rPr>
      </w:pPr>
      <w:r>
        <w:rPr>
          <w:rFonts w:hint="cs"/>
          <w:rtl/>
        </w:rPr>
        <w:t>ההסתייגות של חבר הכנסת  איתן כבל  לסעיף  27(2) לא נתקבלה.</w:t>
      </w:r>
    </w:p>
    <w:p w14:paraId="720B3F97" w14:textId="77777777" w:rsidR="00000000" w:rsidRDefault="007C71EE">
      <w:pPr>
        <w:pStyle w:val="a"/>
        <w:jc w:val="center"/>
        <w:rPr>
          <w:rFonts w:hint="cs"/>
          <w:rtl/>
        </w:rPr>
      </w:pPr>
    </w:p>
    <w:p w14:paraId="3493656A" w14:textId="77777777" w:rsidR="00000000" w:rsidRDefault="007C71EE">
      <w:pPr>
        <w:pStyle w:val="ad"/>
        <w:rPr>
          <w:rtl/>
        </w:rPr>
      </w:pPr>
      <w:r>
        <w:rPr>
          <w:rtl/>
        </w:rPr>
        <w:t>היו"ר ראובן ריבלין:</w:t>
      </w:r>
    </w:p>
    <w:p w14:paraId="15A65A2B" w14:textId="77777777" w:rsidR="00000000" w:rsidRDefault="007C71EE">
      <w:pPr>
        <w:pStyle w:val="a"/>
        <w:rPr>
          <w:rtl/>
        </w:rPr>
      </w:pPr>
    </w:p>
    <w:p w14:paraId="29DDE21D" w14:textId="77777777" w:rsidR="00000000" w:rsidRDefault="007C71EE">
      <w:pPr>
        <w:pStyle w:val="a"/>
        <w:rPr>
          <w:rFonts w:hint="cs"/>
          <w:rtl/>
        </w:rPr>
      </w:pPr>
      <w:r>
        <w:rPr>
          <w:rFonts w:hint="cs"/>
          <w:rtl/>
        </w:rPr>
        <w:t xml:space="preserve">ההסתייגות לא נתקבלה. </w:t>
      </w:r>
    </w:p>
    <w:p w14:paraId="403838BE" w14:textId="77777777" w:rsidR="00000000" w:rsidRDefault="007C71EE">
      <w:pPr>
        <w:pStyle w:val="a"/>
        <w:rPr>
          <w:rFonts w:hint="cs"/>
          <w:rtl/>
        </w:rPr>
      </w:pPr>
    </w:p>
    <w:p w14:paraId="47E5B26E" w14:textId="77777777" w:rsidR="00000000" w:rsidRDefault="007C71EE">
      <w:pPr>
        <w:pStyle w:val="a"/>
        <w:rPr>
          <w:rFonts w:hint="cs"/>
          <w:rtl/>
        </w:rPr>
      </w:pPr>
      <w:r>
        <w:rPr>
          <w:rFonts w:hint="cs"/>
          <w:rtl/>
        </w:rPr>
        <w:t>מי בעד ההסתייגות של חבר הכנסת אברהם שוחט?</w:t>
      </w:r>
    </w:p>
    <w:p w14:paraId="51FB04E5" w14:textId="77777777" w:rsidR="00000000" w:rsidRDefault="007C71EE">
      <w:pPr>
        <w:pStyle w:val="a"/>
        <w:rPr>
          <w:rFonts w:hint="cs"/>
          <w:rtl/>
        </w:rPr>
      </w:pPr>
    </w:p>
    <w:p w14:paraId="25F7A45A" w14:textId="77777777" w:rsidR="00000000" w:rsidRDefault="007C71EE">
      <w:pPr>
        <w:pStyle w:val="a"/>
        <w:rPr>
          <w:rFonts w:hint="cs"/>
          <w:rtl/>
        </w:rPr>
      </w:pPr>
    </w:p>
    <w:p w14:paraId="2868DE66" w14:textId="77777777" w:rsidR="00000000" w:rsidRDefault="007C71EE">
      <w:pPr>
        <w:pStyle w:val="a"/>
        <w:jc w:val="center"/>
        <w:rPr>
          <w:rFonts w:hint="cs"/>
          <w:b/>
          <w:bCs/>
          <w:rtl/>
        </w:rPr>
      </w:pPr>
      <w:r>
        <w:rPr>
          <w:rFonts w:hint="cs"/>
          <w:b/>
          <w:bCs/>
          <w:rtl/>
        </w:rPr>
        <w:t>הצבעה</w:t>
      </w:r>
    </w:p>
    <w:p w14:paraId="5A28B064" w14:textId="77777777" w:rsidR="00000000" w:rsidRDefault="007C71EE">
      <w:pPr>
        <w:pStyle w:val="a"/>
        <w:rPr>
          <w:rFonts w:hint="cs"/>
          <w:rtl/>
        </w:rPr>
      </w:pPr>
    </w:p>
    <w:p w14:paraId="6603D527" w14:textId="77777777" w:rsidR="00000000" w:rsidRDefault="007C71EE">
      <w:pPr>
        <w:pStyle w:val="a"/>
        <w:jc w:val="center"/>
        <w:rPr>
          <w:rFonts w:hint="cs"/>
          <w:rtl/>
        </w:rPr>
      </w:pPr>
      <w:r>
        <w:rPr>
          <w:rFonts w:hint="cs"/>
          <w:rtl/>
        </w:rPr>
        <w:t>ההסתייגות של חבר הכנסת  אברהם בייגה שוחט  לסעיף  27(2) לא נתקבלה.</w:t>
      </w:r>
    </w:p>
    <w:p w14:paraId="3C15176E" w14:textId="77777777" w:rsidR="00000000" w:rsidRDefault="007C71EE">
      <w:pPr>
        <w:pStyle w:val="a"/>
        <w:jc w:val="center"/>
        <w:rPr>
          <w:rFonts w:hint="cs"/>
          <w:rtl/>
        </w:rPr>
      </w:pPr>
    </w:p>
    <w:p w14:paraId="10309DC5" w14:textId="77777777" w:rsidR="00000000" w:rsidRDefault="007C71EE">
      <w:pPr>
        <w:pStyle w:val="ad"/>
        <w:rPr>
          <w:rtl/>
        </w:rPr>
      </w:pPr>
      <w:r>
        <w:rPr>
          <w:rtl/>
        </w:rPr>
        <w:t>היו"ר ראובן ריבלין:</w:t>
      </w:r>
    </w:p>
    <w:p w14:paraId="34215AFF" w14:textId="77777777" w:rsidR="00000000" w:rsidRDefault="007C71EE">
      <w:pPr>
        <w:pStyle w:val="a"/>
        <w:rPr>
          <w:rtl/>
        </w:rPr>
      </w:pPr>
    </w:p>
    <w:p w14:paraId="7EACA699" w14:textId="77777777" w:rsidR="00000000" w:rsidRDefault="007C71EE">
      <w:pPr>
        <w:pStyle w:val="a"/>
        <w:rPr>
          <w:rFonts w:hint="cs"/>
          <w:rtl/>
        </w:rPr>
      </w:pPr>
      <w:r>
        <w:rPr>
          <w:rFonts w:hint="cs"/>
          <w:rtl/>
        </w:rPr>
        <w:t xml:space="preserve">ההסתייגות לא נתקבלה. </w:t>
      </w:r>
    </w:p>
    <w:p w14:paraId="4080441A" w14:textId="77777777" w:rsidR="00000000" w:rsidRDefault="007C71EE">
      <w:pPr>
        <w:pStyle w:val="a"/>
        <w:rPr>
          <w:rFonts w:hint="cs"/>
          <w:rtl/>
        </w:rPr>
      </w:pPr>
    </w:p>
    <w:p w14:paraId="13C1717D" w14:textId="77777777" w:rsidR="00000000" w:rsidRDefault="007C71EE">
      <w:pPr>
        <w:pStyle w:val="a"/>
        <w:rPr>
          <w:rFonts w:hint="cs"/>
          <w:rtl/>
        </w:rPr>
      </w:pPr>
      <w:r>
        <w:rPr>
          <w:rFonts w:hint="cs"/>
          <w:rtl/>
        </w:rPr>
        <w:t>מי בעד ההסתייגות של חברת הכנסת קולט אביטל?</w:t>
      </w:r>
    </w:p>
    <w:p w14:paraId="7F2B8C4B" w14:textId="77777777" w:rsidR="00000000" w:rsidRDefault="007C71EE">
      <w:pPr>
        <w:pStyle w:val="a"/>
        <w:rPr>
          <w:rFonts w:hint="cs"/>
          <w:rtl/>
        </w:rPr>
      </w:pPr>
    </w:p>
    <w:p w14:paraId="44B208D0" w14:textId="77777777" w:rsidR="00000000" w:rsidRDefault="007C71EE">
      <w:pPr>
        <w:pStyle w:val="a"/>
        <w:rPr>
          <w:rFonts w:hint="cs"/>
          <w:rtl/>
        </w:rPr>
      </w:pPr>
    </w:p>
    <w:p w14:paraId="7D08FF3B" w14:textId="77777777" w:rsidR="00000000" w:rsidRDefault="007C71EE">
      <w:pPr>
        <w:pStyle w:val="a"/>
        <w:jc w:val="center"/>
        <w:rPr>
          <w:rFonts w:hint="cs"/>
          <w:b/>
          <w:bCs/>
          <w:rtl/>
        </w:rPr>
      </w:pPr>
      <w:r>
        <w:rPr>
          <w:rFonts w:hint="cs"/>
          <w:b/>
          <w:bCs/>
          <w:rtl/>
        </w:rPr>
        <w:t>הצבעה</w:t>
      </w:r>
    </w:p>
    <w:p w14:paraId="5D347B4F" w14:textId="77777777" w:rsidR="00000000" w:rsidRDefault="007C71EE">
      <w:pPr>
        <w:pStyle w:val="a"/>
        <w:rPr>
          <w:rFonts w:hint="cs"/>
          <w:rtl/>
        </w:rPr>
      </w:pPr>
    </w:p>
    <w:p w14:paraId="416B6FB9" w14:textId="77777777" w:rsidR="00000000" w:rsidRDefault="007C71EE">
      <w:pPr>
        <w:pStyle w:val="a"/>
        <w:jc w:val="center"/>
        <w:rPr>
          <w:rFonts w:hint="cs"/>
          <w:rtl/>
        </w:rPr>
      </w:pPr>
      <w:r>
        <w:rPr>
          <w:rFonts w:hint="cs"/>
          <w:rtl/>
        </w:rPr>
        <w:t>ההסתייגות של חברת הכנסת  קולט אביטל  לסעי</w:t>
      </w:r>
      <w:r>
        <w:rPr>
          <w:rFonts w:hint="cs"/>
          <w:rtl/>
        </w:rPr>
        <w:t>ף  27(2) לא נתקבלה.</w:t>
      </w:r>
    </w:p>
    <w:p w14:paraId="51A9E6DF" w14:textId="77777777" w:rsidR="00000000" w:rsidRDefault="007C71EE">
      <w:pPr>
        <w:pStyle w:val="a"/>
        <w:jc w:val="center"/>
        <w:rPr>
          <w:rFonts w:hint="cs"/>
          <w:rtl/>
        </w:rPr>
      </w:pPr>
    </w:p>
    <w:p w14:paraId="7E0ACA9B" w14:textId="77777777" w:rsidR="00000000" w:rsidRDefault="007C71EE">
      <w:pPr>
        <w:pStyle w:val="ad"/>
        <w:rPr>
          <w:rtl/>
        </w:rPr>
      </w:pPr>
      <w:r>
        <w:rPr>
          <w:rtl/>
        </w:rPr>
        <w:t>היו"ר ראובן ריבלין:</w:t>
      </w:r>
    </w:p>
    <w:p w14:paraId="7F0B9517" w14:textId="77777777" w:rsidR="00000000" w:rsidRDefault="007C71EE">
      <w:pPr>
        <w:pStyle w:val="a"/>
        <w:rPr>
          <w:rtl/>
        </w:rPr>
      </w:pPr>
    </w:p>
    <w:p w14:paraId="7A638C10" w14:textId="77777777" w:rsidR="00000000" w:rsidRDefault="007C71EE">
      <w:pPr>
        <w:pStyle w:val="a"/>
        <w:rPr>
          <w:rFonts w:hint="cs"/>
          <w:rtl/>
        </w:rPr>
      </w:pPr>
      <w:r>
        <w:rPr>
          <w:rFonts w:hint="cs"/>
          <w:rtl/>
        </w:rPr>
        <w:t xml:space="preserve">ההסתייגות לא נתקבלה. </w:t>
      </w:r>
    </w:p>
    <w:p w14:paraId="580133A1" w14:textId="77777777" w:rsidR="00000000" w:rsidRDefault="007C71EE">
      <w:pPr>
        <w:pStyle w:val="a"/>
        <w:rPr>
          <w:rFonts w:hint="cs"/>
          <w:rtl/>
        </w:rPr>
      </w:pPr>
    </w:p>
    <w:p w14:paraId="41267E08" w14:textId="77777777" w:rsidR="00000000" w:rsidRDefault="007C71EE">
      <w:pPr>
        <w:pStyle w:val="a"/>
        <w:rPr>
          <w:rFonts w:hint="cs"/>
          <w:rtl/>
        </w:rPr>
      </w:pPr>
      <w:r>
        <w:rPr>
          <w:rFonts w:hint="cs"/>
          <w:rtl/>
        </w:rPr>
        <w:t>מי בעד ההסתייגות של חבר הכנסת שלום שמחון?</w:t>
      </w:r>
    </w:p>
    <w:p w14:paraId="7CBDCAE0" w14:textId="77777777" w:rsidR="00000000" w:rsidRDefault="007C71EE">
      <w:pPr>
        <w:pStyle w:val="a"/>
        <w:rPr>
          <w:rFonts w:hint="cs"/>
          <w:rtl/>
        </w:rPr>
      </w:pPr>
    </w:p>
    <w:p w14:paraId="181CE8A4" w14:textId="77777777" w:rsidR="00000000" w:rsidRDefault="007C71EE">
      <w:pPr>
        <w:pStyle w:val="a"/>
        <w:rPr>
          <w:rFonts w:hint="cs"/>
          <w:rtl/>
        </w:rPr>
      </w:pPr>
    </w:p>
    <w:p w14:paraId="28159965" w14:textId="77777777" w:rsidR="00000000" w:rsidRDefault="007C71EE">
      <w:pPr>
        <w:pStyle w:val="a"/>
        <w:jc w:val="center"/>
        <w:rPr>
          <w:rFonts w:hint="cs"/>
          <w:b/>
          <w:bCs/>
          <w:rtl/>
        </w:rPr>
      </w:pPr>
      <w:r>
        <w:rPr>
          <w:rFonts w:hint="cs"/>
          <w:b/>
          <w:bCs/>
          <w:rtl/>
        </w:rPr>
        <w:t>הצבעה</w:t>
      </w:r>
    </w:p>
    <w:p w14:paraId="5FAA8BE9" w14:textId="77777777" w:rsidR="00000000" w:rsidRDefault="007C71EE">
      <w:pPr>
        <w:pStyle w:val="a"/>
        <w:rPr>
          <w:rFonts w:hint="cs"/>
          <w:rtl/>
        </w:rPr>
      </w:pPr>
    </w:p>
    <w:p w14:paraId="2CC649C7" w14:textId="77777777" w:rsidR="00000000" w:rsidRDefault="007C71EE">
      <w:pPr>
        <w:pStyle w:val="a"/>
        <w:jc w:val="center"/>
        <w:rPr>
          <w:rFonts w:hint="cs"/>
          <w:rtl/>
        </w:rPr>
      </w:pPr>
      <w:r>
        <w:rPr>
          <w:rFonts w:hint="cs"/>
          <w:rtl/>
        </w:rPr>
        <w:t>ההסתייגות של חבר הכנסת  שלום שמחון   לסעיף  27(2) לא נתקבלה.</w:t>
      </w:r>
    </w:p>
    <w:p w14:paraId="4E0932DB" w14:textId="77777777" w:rsidR="00000000" w:rsidRDefault="007C71EE">
      <w:pPr>
        <w:pStyle w:val="a"/>
        <w:jc w:val="center"/>
        <w:rPr>
          <w:rFonts w:hint="cs"/>
          <w:rtl/>
        </w:rPr>
      </w:pPr>
    </w:p>
    <w:p w14:paraId="51F0D40C" w14:textId="77777777" w:rsidR="00000000" w:rsidRDefault="007C71EE">
      <w:pPr>
        <w:pStyle w:val="ad"/>
        <w:rPr>
          <w:rtl/>
        </w:rPr>
      </w:pPr>
      <w:r>
        <w:rPr>
          <w:rtl/>
        </w:rPr>
        <w:t>היו"ר ראובן ריבלין:</w:t>
      </w:r>
    </w:p>
    <w:p w14:paraId="1F03BE0F" w14:textId="77777777" w:rsidR="00000000" w:rsidRDefault="007C71EE">
      <w:pPr>
        <w:pStyle w:val="a"/>
        <w:rPr>
          <w:rtl/>
        </w:rPr>
      </w:pPr>
    </w:p>
    <w:p w14:paraId="6D9EF5ED" w14:textId="77777777" w:rsidR="00000000" w:rsidRDefault="007C71EE">
      <w:pPr>
        <w:pStyle w:val="a"/>
        <w:rPr>
          <w:rFonts w:hint="cs"/>
          <w:rtl/>
        </w:rPr>
      </w:pPr>
      <w:r>
        <w:rPr>
          <w:rFonts w:hint="cs"/>
          <w:rtl/>
        </w:rPr>
        <w:t xml:space="preserve">ההסתייגות לא נתקבלה. </w:t>
      </w:r>
    </w:p>
    <w:p w14:paraId="064D72F2" w14:textId="77777777" w:rsidR="00000000" w:rsidRDefault="007C71EE">
      <w:pPr>
        <w:pStyle w:val="a"/>
        <w:rPr>
          <w:rFonts w:hint="cs"/>
          <w:rtl/>
        </w:rPr>
      </w:pPr>
    </w:p>
    <w:p w14:paraId="643F6C7A" w14:textId="77777777" w:rsidR="00000000" w:rsidRDefault="007C71EE">
      <w:pPr>
        <w:pStyle w:val="a"/>
        <w:rPr>
          <w:rFonts w:hint="cs"/>
          <w:rtl/>
        </w:rPr>
      </w:pPr>
      <w:r>
        <w:rPr>
          <w:rFonts w:hint="cs"/>
          <w:rtl/>
        </w:rPr>
        <w:t>מי בעד ההסתייגות של חברת הכנסת אור</w:t>
      </w:r>
      <w:r>
        <w:rPr>
          <w:rFonts w:hint="cs"/>
          <w:rtl/>
        </w:rPr>
        <w:t>ית נוקד?</w:t>
      </w:r>
    </w:p>
    <w:p w14:paraId="703177DB" w14:textId="77777777" w:rsidR="00000000" w:rsidRDefault="007C71EE">
      <w:pPr>
        <w:pStyle w:val="a"/>
        <w:rPr>
          <w:rFonts w:hint="cs"/>
          <w:rtl/>
        </w:rPr>
      </w:pPr>
    </w:p>
    <w:p w14:paraId="34D01035" w14:textId="77777777" w:rsidR="00000000" w:rsidRDefault="007C71EE">
      <w:pPr>
        <w:pStyle w:val="a"/>
        <w:rPr>
          <w:rFonts w:hint="cs"/>
          <w:rtl/>
        </w:rPr>
      </w:pPr>
    </w:p>
    <w:p w14:paraId="2D0AA0A4" w14:textId="77777777" w:rsidR="00000000" w:rsidRDefault="007C71EE">
      <w:pPr>
        <w:pStyle w:val="a"/>
        <w:jc w:val="center"/>
        <w:rPr>
          <w:rFonts w:hint="cs"/>
          <w:b/>
          <w:bCs/>
          <w:rtl/>
        </w:rPr>
      </w:pPr>
      <w:r>
        <w:rPr>
          <w:rFonts w:hint="cs"/>
          <w:b/>
          <w:bCs/>
          <w:rtl/>
        </w:rPr>
        <w:t>הצבעה</w:t>
      </w:r>
    </w:p>
    <w:p w14:paraId="0BC16FD3" w14:textId="77777777" w:rsidR="00000000" w:rsidRDefault="007C71EE">
      <w:pPr>
        <w:pStyle w:val="a"/>
        <w:rPr>
          <w:rFonts w:hint="cs"/>
          <w:rtl/>
        </w:rPr>
      </w:pPr>
    </w:p>
    <w:p w14:paraId="16EBA6A1" w14:textId="77777777" w:rsidR="00000000" w:rsidRDefault="007C71EE">
      <w:pPr>
        <w:pStyle w:val="a"/>
        <w:jc w:val="center"/>
        <w:rPr>
          <w:rFonts w:hint="cs"/>
          <w:rtl/>
        </w:rPr>
      </w:pPr>
      <w:r>
        <w:rPr>
          <w:rFonts w:hint="cs"/>
          <w:rtl/>
        </w:rPr>
        <w:t>ההסתייגות של חברת הכנסת  אורית נוקד  לסעיף  27(2) לא נתקבלה.</w:t>
      </w:r>
    </w:p>
    <w:p w14:paraId="69643212" w14:textId="77777777" w:rsidR="00000000" w:rsidRDefault="007C71EE">
      <w:pPr>
        <w:pStyle w:val="a"/>
        <w:jc w:val="center"/>
        <w:rPr>
          <w:rFonts w:hint="cs"/>
          <w:rtl/>
        </w:rPr>
      </w:pPr>
    </w:p>
    <w:p w14:paraId="43E1D699" w14:textId="77777777" w:rsidR="00000000" w:rsidRDefault="007C71EE">
      <w:pPr>
        <w:pStyle w:val="ad"/>
        <w:rPr>
          <w:rtl/>
        </w:rPr>
      </w:pPr>
      <w:r>
        <w:rPr>
          <w:rtl/>
        </w:rPr>
        <w:t>היו"ר ראובן ריבלין:</w:t>
      </w:r>
    </w:p>
    <w:p w14:paraId="49F2814D" w14:textId="77777777" w:rsidR="00000000" w:rsidRDefault="007C71EE">
      <w:pPr>
        <w:pStyle w:val="a"/>
        <w:rPr>
          <w:rtl/>
        </w:rPr>
      </w:pPr>
    </w:p>
    <w:p w14:paraId="77573904" w14:textId="77777777" w:rsidR="00000000" w:rsidRDefault="007C71EE">
      <w:pPr>
        <w:pStyle w:val="a"/>
        <w:rPr>
          <w:rFonts w:hint="cs"/>
          <w:rtl/>
        </w:rPr>
      </w:pPr>
      <w:r>
        <w:rPr>
          <w:rFonts w:hint="cs"/>
          <w:rtl/>
        </w:rPr>
        <w:t xml:space="preserve">ההסתייגות לא נתקבלה. </w:t>
      </w:r>
    </w:p>
    <w:p w14:paraId="68334AAF" w14:textId="77777777" w:rsidR="00000000" w:rsidRDefault="007C71EE">
      <w:pPr>
        <w:pStyle w:val="a"/>
        <w:rPr>
          <w:rFonts w:hint="cs"/>
          <w:rtl/>
        </w:rPr>
      </w:pPr>
    </w:p>
    <w:p w14:paraId="12C4FBB6" w14:textId="77777777" w:rsidR="00000000" w:rsidRDefault="007C71EE">
      <w:pPr>
        <w:pStyle w:val="a"/>
        <w:rPr>
          <w:rFonts w:hint="cs"/>
          <w:rtl/>
        </w:rPr>
      </w:pPr>
      <w:r>
        <w:rPr>
          <w:rFonts w:hint="cs"/>
          <w:rtl/>
        </w:rPr>
        <w:t>מי בעד ההסתייגות של חבר הכנסת אלי בן-מנחם?</w:t>
      </w:r>
    </w:p>
    <w:p w14:paraId="29F92A51" w14:textId="77777777" w:rsidR="00000000" w:rsidRDefault="007C71EE">
      <w:pPr>
        <w:pStyle w:val="a"/>
        <w:rPr>
          <w:rFonts w:hint="cs"/>
          <w:rtl/>
        </w:rPr>
      </w:pPr>
    </w:p>
    <w:p w14:paraId="56D93DEA" w14:textId="77777777" w:rsidR="00000000" w:rsidRDefault="007C71EE">
      <w:pPr>
        <w:pStyle w:val="a"/>
        <w:rPr>
          <w:rFonts w:hint="cs"/>
          <w:rtl/>
        </w:rPr>
      </w:pPr>
    </w:p>
    <w:p w14:paraId="672927B3" w14:textId="77777777" w:rsidR="00000000" w:rsidRDefault="007C71EE">
      <w:pPr>
        <w:pStyle w:val="a"/>
        <w:jc w:val="center"/>
        <w:rPr>
          <w:rFonts w:hint="cs"/>
          <w:b/>
          <w:bCs/>
          <w:rtl/>
        </w:rPr>
      </w:pPr>
      <w:r>
        <w:rPr>
          <w:rFonts w:hint="cs"/>
          <w:b/>
          <w:bCs/>
          <w:rtl/>
        </w:rPr>
        <w:t>הצבעה</w:t>
      </w:r>
    </w:p>
    <w:p w14:paraId="30E4FB3C" w14:textId="77777777" w:rsidR="00000000" w:rsidRDefault="007C71EE">
      <w:pPr>
        <w:pStyle w:val="a"/>
        <w:rPr>
          <w:rFonts w:hint="cs"/>
          <w:rtl/>
        </w:rPr>
      </w:pPr>
    </w:p>
    <w:p w14:paraId="5B86F447" w14:textId="77777777" w:rsidR="00000000" w:rsidRDefault="007C71EE">
      <w:pPr>
        <w:pStyle w:val="a"/>
        <w:jc w:val="center"/>
        <w:rPr>
          <w:rFonts w:hint="cs"/>
          <w:rtl/>
        </w:rPr>
      </w:pPr>
      <w:r>
        <w:rPr>
          <w:rFonts w:hint="cs"/>
          <w:rtl/>
        </w:rPr>
        <w:t>ההסתייגות של חבר הכנסת  אלי בן-מנחם לסעיף  27(2) לא נתקבלה.</w:t>
      </w:r>
    </w:p>
    <w:p w14:paraId="63562C92" w14:textId="77777777" w:rsidR="00000000" w:rsidRDefault="007C71EE">
      <w:pPr>
        <w:pStyle w:val="a"/>
        <w:jc w:val="center"/>
        <w:rPr>
          <w:rFonts w:hint="cs"/>
          <w:rtl/>
        </w:rPr>
      </w:pPr>
    </w:p>
    <w:p w14:paraId="7BF8C2A3" w14:textId="77777777" w:rsidR="00000000" w:rsidRDefault="007C71EE">
      <w:pPr>
        <w:pStyle w:val="ad"/>
        <w:rPr>
          <w:rtl/>
        </w:rPr>
      </w:pPr>
      <w:r>
        <w:rPr>
          <w:rtl/>
        </w:rPr>
        <w:t>היו"ר ראובן ריבלין:</w:t>
      </w:r>
    </w:p>
    <w:p w14:paraId="114FF31C" w14:textId="77777777" w:rsidR="00000000" w:rsidRDefault="007C71EE">
      <w:pPr>
        <w:pStyle w:val="a"/>
        <w:rPr>
          <w:rtl/>
        </w:rPr>
      </w:pPr>
    </w:p>
    <w:p w14:paraId="432E3171" w14:textId="77777777" w:rsidR="00000000" w:rsidRDefault="007C71EE">
      <w:pPr>
        <w:pStyle w:val="a"/>
        <w:rPr>
          <w:rFonts w:hint="cs"/>
          <w:rtl/>
        </w:rPr>
      </w:pPr>
      <w:r>
        <w:rPr>
          <w:rFonts w:hint="cs"/>
          <w:rtl/>
        </w:rPr>
        <w:t xml:space="preserve">ההסתייגות לא נתקבלה. </w:t>
      </w:r>
    </w:p>
    <w:p w14:paraId="5E2BA5B3" w14:textId="77777777" w:rsidR="00000000" w:rsidRDefault="007C71EE">
      <w:pPr>
        <w:pStyle w:val="a"/>
        <w:rPr>
          <w:rFonts w:hint="cs"/>
          <w:rtl/>
        </w:rPr>
      </w:pPr>
    </w:p>
    <w:p w14:paraId="4B80A236" w14:textId="77777777" w:rsidR="00000000" w:rsidRDefault="007C71EE">
      <w:pPr>
        <w:pStyle w:val="a"/>
        <w:rPr>
          <w:rFonts w:hint="cs"/>
          <w:rtl/>
        </w:rPr>
      </w:pPr>
      <w:r>
        <w:rPr>
          <w:rFonts w:hint="cs"/>
          <w:rtl/>
        </w:rPr>
        <w:t>מי בעד ההסתייגות של חבר הכנסת שלמה בניזרי?</w:t>
      </w:r>
    </w:p>
    <w:p w14:paraId="20DBD7D2" w14:textId="77777777" w:rsidR="00000000" w:rsidRDefault="007C71EE">
      <w:pPr>
        <w:pStyle w:val="a"/>
        <w:rPr>
          <w:rFonts w:hint="cs"/>
          <w:rtl/>
        </w:rPr>
      </w:pPr>
    </w:p>
    <w:p w14:paraId="2CF363D7" w14:textId="77777777" w:rsidR="00000000" w:rsidRDefault="007C71EE">
      <w:pPr>
        <w:pStyle w:val="a"/>
        <w:rPr>
          <w:rFonts w:hint="cs"/>
          <w:rtl/>
        </w:rPr>
      </w:pPr>
    </w:p>
    <w:p w14:paraId="1049ECB3" w14:textId="77777777" w:rsidR="00000000" w:rsidRDefault="007C71EE">
      <w:pPr>
        <w:pStyle w:val="a"/>
        <w:rPr>
          <w:rFonts w:hint="cs"/>
          <w:rtl/>
        </w:rPr>
      </w:pPr>
    </w:p>
    <w:p w14:paraId="7F0A4E57" w14:textId="77777777" w:rsidR="00000000" w:rsidRDefault="007C71EE">
      <w:pPr>
        <w:pStyle w:val="a"/>
        <w:rPr>
          <w:rFonts w:hint="cs"/>
          <w:rtl/>
        </w:rPr>
      </w:pPr>
    </w:p>
    <w:p w14:paraId="496C4C1A" w14:textId="77777777" w:rsidR="00000000" w:rsidRDefault="007C71EE">
      <w:pPr>
        <w:pStyle w:val="a"/>
        <w:jc w:val="center"/>
        <w:rPr>
          <w:rFonts w:hint="cs"/>
          <w:b/>
          <w:bCs/>
          <w:rtl/>
        </w:rPr>
      </w:pPr>
      <w:r>
        <w:rPr>
          <w:rFonts w:hint="cs"/>
          <w:b/>
          <w:bCs/>
          <w:rtl/>
        </w:rPr>
        <w:t>הצבעה</w:t>
      </w:r>
    </w:p>
    <w:p w14:paraId="5AB05BE2" w14:textId="77777777" w:rsidR="00000000" w:rsidRDefault="007C71EE">
      <w:pPr>
        <w:pStyle w:val="a"/>
        <w:rPr>
          <w:rFonts w:hint="cs"/>
          <w:rtl/>
        </w:rPr>
      </w:pPr>
    </w:p>
    <w:p w14:paraId="3AC1D028" w14:textId="77777777" w:rsidR="00000000" w:rsidRDefault="007C71EE">
      <w:pPr>
        <w:pStyle w:val="a"/>
        <w:jc w:val="center"/>
        <w:rPr>
          <w:rFonts w:hint="cs"/>
          <w:rtl/>
        </w:rPr>
      </w:pPr>
      <w:r>
        <w:rPr>
          <w:rFonts w:hint="cs"/>
          <w:rtl/>
        </w:rPr>
        <w:t>ההסתייגות של חבר הכנסת  יצחק הרצוג  לסעיף  27(2) לא נתקבלה.</w:t>
      </w:r>
    </w:p>
    <w:p w14:paraId="385B6D51" w14:textId="77777777" w:rsidR="00000000" w:rsidRDefault="007C71EE">
      <w:pPr>
        <w:pStyle w:val="a"/>
        <w:jc w:val="center"/>
        <w:rPr>
          <w:rFonts w:hint="cs"/>
          <w:rtl/>
        </w:rPr>
      </w:pPr>
    </w:p>
    <w:p w14:paraId="267D8DA6" w14:textId="77777777" w:rsidR="00000000" w:rsidRDefault="007C71EE">
      <w:pPr>
        <w:pStyle w:val="ad"/>
        <w:rPr>
          <w:rtl/>
        </w:rPr>
      </w:pPr>
      <w:r>
        <w:rPr>
          <w:rtl/>
        </w:rPr>
        <w:t>היו"ר ראובן ריבלין:</w:t>
      </w:r>
    </w:p>
    <w:p w14:paraId="39AFEF40" w14:textId="77777777" w:rsidR="00000000" w:rsidRDefault="007C71EE">
      <w:pPr>
        <w:pStyle w:val="a"/>
        <w:rPr>
          <w:rtl/>
        </w:rPr>
      </w:pPr>
    </w:p>
    <w:p w14:paraId="2D7A2AD7" w14:textId="77777777" w:rsidR="00000000" w:rsidRDefault="007C71EE">
      <w:pPr>
        <w:pStyle w:val="a"/>
        <w:rPr>
          <w:rFonts w:hint="cs"/>
          <w:rtl/>
        </w:rPr>
      </w:pPr>
      <w:r>
        <w:rPr>
          <w:rFonts w:hint="cs"/>
          <w:rtl/>
        </w:rPr>
        <w:t xml:space="preserve">ההסתייגות לא נתקבלה.   </w:t>
      </w:r>
    </w:p>
    <w:p w14:paraId="42CA439C" w14:textId="77777777" w:rsidR="00000000" w:rsidRDefault="007C71EE">
      <w:pPr>
        <w:pStyle w:val="a"/>
        <w:rPr>
          <w:rFonts w:hint="cs"/>
          <w:rtl/>
        </w:rPr>
      </w:pPr>
    </w:p>
    <w:p w14:paraId="649098C7" w14:textId="77777777" w:rsidR="00000000" w:rsidRDefault="007C71EE">
      <w:pPr>
        <w:pStyle w:val="a"/>
        <w:rPr>
          <w:rFonts w:hint="cs"/>
          <w:rtl/>
        </w:rPr>
      </w:pPr>
      <w:r>
        <w:rPr>
          <w:rFonts w:hint="cs"/>
          <w:rtl/>
        </w:rPr>
        <w:t>חבר הכנסת ישי - אינו נוכח.</w:t>
      </w:r>
    </w:p>
    <w:p w14:paraId="1A41F3B8" w14:textId="77777777" w:rsidR="00000000" w:rsidRDefault="007C71EE">
      <w:pPr>
        <w:pStyle w:val="a"/>
        <w:rPr>
          <w:rFonts w:hint="cs"/>
          <w:rtl/>
        </w:rPr>
      </w:pPr>
    </w:p>
    <w:p w14:paraId="6F2FA31F" w14:textId="77777777" w:rsidR="00000000" w:rsidRDefault="007C71EE">
      <w:pPr>
        <w:pStyle w:val="a"/>
        <w:rPr>
          <w:rFonts w:hint="cs"/>
          <w:rtl/>
        </w:rPr>
      </w:pPr>
      <w:r>
        <w:rPr>
          <w:rFonts w:hint="cs"/>
          <w:rtl/>
        </w:rPr>
        <w:t xml:space="preserve">מי בעד הסתייגותו של חבר הכנסת בניזרי? </w:t>
      </w:r>
    </w:p>
    <w:p w14:paraId="1191CED5" w14:textId="77777777" w:rsidR="00000000" w:rsidRDefault="007C71EE">
      <w:pPr>
        <w:pStyle w:val="a"/>
        <w:rPr>
          <w:rFonts w:hint="cs"/>
          <w:rtl/>
        </w:rPr>
      </w:pPr>
    </w:p>
    <w:p w14:paraId="21B86A84" w14:textId="77777777" w:rsidR="00000000" w:rsidRDefault="007C71EE">
      <w:pPr>
        <w:pStyle w:val="a"/>
        <w:rPr>
          <w:rFonts w:hint="cs"/>
          <w:rtl/>
        </w:rPr>
      </w:pPr>
    </w:p>
    <w:p w14:paraId="3ADB1914" w14:textId="77777777" w:rsidR="00000000" w:rsidRDefault="007C71EE">
      <w:pPr>
        <w:pStyle w:val="a"/>
        <w:jc w:val="center"/>
        <w:rPr>
          <w:rFonts w:hint="cs"/>
          <w:b/>
          <w:bCs/>
          <w:rtl/>
        </w:rPr>
      </w:pPr>
      <w:r>
        <w:rPr>
          <w:rFonts w:hint="cs"/>
          <w:b/>
          <w:bCs/>
          <w:rtl/>
        </w:rPr>
        <w:t>ה</w:t>
      </w:r>
      <w:r>
        <w:rPr>
          <w:rFonts w:hint="cs"/>
          <w:b/>
          <w:bCs/>
          <w:rtl/>
        </w:rPr>
        <w:t>צבעה</w:t>
      </w:r>
    </w:p>
    <w:p w14:paraId="025DE6EA" w14:textId="77777777" w:rsidR="00000000" w:rsidRDefault="007C71EE">
      <w:pPr>
        <w:pStyle w:val="a"/>
        <w:rPr>
          <w:rFonts w:hint="cs"/>
          <w:rtl/>
        </w:rPr>
      </w:pPr>
    </w:p>
    <w:p w14:paraId="67705FE5" w14:textId="77777777" w:rsidR="00000000" w:rsidRDefault="007C71EE">
      <w:pPr>
        <w:pStyle w:val="a"/>
        <w:jc w:val="center"/>
        <w:rPr>
          <w:rFonts w:hint="cs"/>
          <w:rtl/>
        </w:rPr>
      </w:pPr>
      <w:r>
        <w:rPr>
          <w:rFonts w:hint="cs"/>
          <w:rtl/>
        </w:rPr>
        <w:t>ההסתייגות של חבר הכנסת  שלמה בניזרי לסעיף  27(2) לא נתקבלה.</w:t>
      </w:r>
    </w:p>
    <w:p w14:paraId="5D1BB992" w14:textId="77777777" w:rsidR="00000000" w:rsidRDefault="007C71EE">
      <w:pPr>
        <w:pStyle w:val="a"/>
        <w:jc w:val="center"/>
        <w:rPr>
          <w:rFonts w:hint="cs"/>
          <w:rtl/>
        </w:rPr>
      </w:pPr>
    </w:p>
    <w:p w14:paraId="0BAAFDAB" w14:textId="77777777" w:rsidR="00000000" w:rsidRDefault="007C71EE">
      <w:pPr>
        <w:pStyle w:val="ad"/>
        <w:rPr>
          <w:rtl/>
        </w:rPr>
      </w:pPr>
      <w:r>
        <w:rPr>
          <w:rtl/>
        </w:rPr>
        <w:t>היו"ר ראובן ריבלין:</w:t>
      </w:r>
    </w:p>
    <w:p w14:paraId="39D2449D" w14:textId="77777777" w:rsidR="00000000" w:rsidRDefault="007C71EE">
      <w:pPr>
        <w:pStyle w:val="a"/>
        <w:rPr>
          <w:rtl/>
        </w:rPr>
      </w:pPr>
    </w:p>
    <w:p w14:paraId="529F1D6A" w14:textId="77777777" w:rsidR="00000000" w:rsidRDefault="007C71EE">
      <w:pPr>
        <w:pStyle w:val="a"/>
        <w:rPr>
          <w:rFonts w:hint="cs"/>
          <w:rtl/>
        </w:rPr>
      </w:pPr>
      <w:r>
        <w:rPr>
          <w:rFonts w:hint="cs"/>
          <w:rtl/>
        </w:rPr>
        <w:t xml:space="preserve">ההסתייגות לא נתקבלה. </w:t>
      </w:r>
    </w:p>
    <w:p w14:paraId="3D38584E" w14:textId="77777777" w:rsidR="00000000" w:rsidRDefault="007C71EE">
      <w:pPr>
        <w:pStyle w:val="a"/>
        <w:rPr>
          <w:rFonts w:hint="cs"/>
          <w:rtl/>
        </w:rPr>
      </w:pPr>
    </w:p>
    <w:p w14:paraId="35A07849" w14:textId="77777777" w:rsidR="00000000" w:rsidRDefault="007C71EE">
      <w:pPr>
        <w:pStyle w:val="a"/>
        <w:rPr>
          <w:rFonts w:hint="cs"/>
          <w:rtl/>
        </w:rPr>
      </w:pPr>
      <w:r>
        <w:rPr>
          <w:rFonts w:hint="cs"/>
          <w:rtl/>
        </w:rPr>
        <w:t>מי בעד ההסתייגות של חבר הכנסת נסים דהן?</w:t>
      </w:r>
    </w:p>
    <w:p w14:paraId="68335B17" w14:textId="77777777" w:rsidR="00000000" w:rsidRDefault="007C71EE">
      <w:pPr>
        <w:pStyle w:val="a"/>
        <w:rPr>
          <w:rFonts w:hint="cs"/>
          <w:rtl/>
        </w:rPr>
      </w:pPr>
    </w:p>
    <w:p w14:paraId="153A61A4" w14:textId="77777777" w:rsidR="00000000" w:rsidRDefault="007C71EE">
      <w:pPr>
        <w:pStyle w:val="a"/>
        <w:rPr>
          <w:rFonts w:hint="cs"/>
          <w:rtl/>
        </w:rPr>
      </w:pPr>
    </w:p>
    <w:p w14:paraId="7BC093B6" w14:textId="77777777" w:rsidR="00000000" w:rsidRDefault="007C71EE">
      <w:pPr>
        <w:pStyle w:val="a"/>
        <w:jc w:val="center"/>
        <w:rPr>
          <w:rFonts w:hint="cs"/>
          <w:b/>
          <w:bCs/>
          <w:rtl/>
        </w:rPr>
      </w:pPr>
      <w:r>
        <w:rPr>
          <w:rFonts w:hint="cs"/>
          <w:b/>
          <w:bCs/>
          <w:rtl/>
        </w:rPr>
        <w:t>הצבעה</w:t>
      </w:r>
    </w:p>
    <w:p w14:paraId="25EFA3BB" w14:textId="77777777" w:rsidR="00000000" w:rsidRDefault="007C71EE">
      <w:pPr>
        <w:pStyle w:val="a"/>
        <w:rPr>
          <w:rFonts w:hint="cs"/>
          <w:rtl/>
        </w:rPr>
      </w:pPr>
    </w:p>
    <w:p w14:paraId="75690516" w14:textId="77777777" w:rsidR="00000000" w:rsidRDefault="007C71EE">
      <w:pPr>
        <w:pStyle w:val="a"/>
        <w:jc w:val="center"/>
        <w:rPr>
          <w:rFonts w:hint="cs"/>
          <w:rtl/>
        </w:rPr>
      </w:pPr>
      <w:r>
        <w:rPr>
          <w:rFonts w:hint="cs"/>
          <w:rtl/>
        </w:rPr>
        <w:t>ההסתייגות של חבר הכנסת  נסים דהן  לסעיף  27(2) לא נתקבלה.</w:t>
      </w:r>
    </w:p>
    <w:p w14:paraId="58F51A1F" w14:textId="77777777" w:rsidR="00000000" w:rsidRDefault="007C71EE">
      <w:pPr>
        <w:pStyle w:val="a"/>
        <w:jc w:val="center"/>
        <w:rPr>
          <w:rFonts w:hint="cs"/>
          <w:rtl/>
        </w:rPr>
      </w:pPr>
    </w:p>
    <w:p w14:paraId="4DF7FE4A" w14:textId="77777777" w:rsidR="00000000" w:rsidRDefault="007C71EE">
      <w:pPr>
        <w:pStyle w:val="ad"/>
        <w:rPr>
          <w:rtl/>
        </w:rPr>
      </w:pPr>
      <w:r>
        <w:rPr>
          <w:rtl/>
        </w:rPr>
        <w:t>היו"ר ראובן ריבלין:</w:t>
      </w:r>
    </w:p>
    <w:p w14:paraId="3DE32D5B" w14:textId="77777777" w:rsidR="00000000" w:rsidRDefault="007C71EE">
      <w:pPr>
        <w:pStyle w:val="a"/>
        <w:rPr>
          <w:rtl/>
        </w:rPr>
      </w:pPr>
    </w:p>
    <w:p w14:paraId="4F4FD90B" w14:textId="77777777" w:rsidR="00000000" w:rsidRDefault="007C71EE">
      <w:pPr>
        <w:pStyle w:val="a"/>
        <w:rPr>
          <w:rFonts w:hint="cs"/>
          <w:rtl/>
        </w:rPr>
      </w:pPr>
      <w:r>
        <w:rPr>
          <w:rFonts w:hint="cs"/>
          <w:rtl/>
        </w:rPr>
        <w:t>ההסתייגות לא נתק</w:t>
      </w:r>
      <w:r>
        <w:rPr>
          <w:rFonts w:hint="cs"/>
          <w:rtl/>
        </w:rPr>
        <w:t xml:space="preserve">בלה.  </w:t>
      </w:r>
    </w:p>
    <w:p w14:paraId="454664CB" w14:textId="77777777" w:rsidR="00000000" w:rsidRDefault="007C71EE">
      <w:pPr>
        <w:pStyle w:val="a"/>
        <w:rPr>
          <w:rFonts w:hint="cs"/>
          <w:rtl/>
        </w:rPr>
      </w:pPr>
    </w:p>
    <w:p w14:paraId="3895ABDE" w14:textId="77777777" w:rsidR="00000000" w:rsidRDefault="007C71EE">
      <w:pPr>
        <w:pStyle w:val="a"/>
        <w:rPr>
          <w:rFonts w:hint="cs"/>
          <w:rtl/>
        </w:rPr>
      </w:pPr>
      <w:r>
        <w:rPr>
          <w:rFonts w:hint="cs"/>
          <w:rtl/>
        </w:rPr>
        <w:t xml:space="preserve">חבר הכנסת אמנון כהן - אינו נוכח.  </w:t>
      </w:r>
    </w:p>
    <w:p w14:paraId="60EF419B" w14:textId="77777777" w:rsidR="00000000" w:rsidRDefault="007C71EE">
      <w:pPr>
        <w:pStyle w:val="a"/>
        <w:rPr>
          <w:rFonts w:hint="cs"/>
          <w:rtl/>
        </w:rPr>
      </w:pPr>
    </w:p>
    <w:p w14:paraId="55B4CEF8" w14:textId="77777777" w:rsidR="00000000" w:rsidRDefault="007C71EE">
      <w:pPr>
        <w:pStyle w:val="a"/>
        <w:rPr>
          <w:rFonts w:hint="cs"/>
          <w:rtl/>
        </w:rPr>
      </w:pPr>
      <w:r>
        <w:rPr>
          <w:rFonts w:hint="cs"/>
          <w:rtl/>
        </w:rPr>
        <w:t>מי בעד הסתייגותו של חבר הכנסת יצחק כהן?</w:t>
      </w:r>
    </w:p>
    <w:p w14:paraId="1474DD02" w14:textId="77777777" w:rsidR="00000000" w:rsidRDefault="007C71EE">
      <w:pPr>
        <w:pStyle w:val="a"/>
        <w:rPr>
          <w:rFonts w:hint="cs"/>
          <w:rtl/>
        </w:rPr>
      </w:pPr>
    </w:p>
    <w:p w14:paraId="624F5231" w14:textId="77777777" w:rsidR="00000000" w:rsidRDefault="007C71EE">
      <w:pPr>
        <w:pStyle w:val="a"/>
        <w:rPr>
          <w:rFonts w:hint="cs"/>
          <w:rtl/>
        </w:rPr>
      </w:pPr>
    </w:p>
    <w:p w14:paraId="1811120C" w14:textId="77777777" w:rsidR="00000000" w:rsidRDefault="007C71EE">
      <w:pPr>
        <w:pStyle w:val="a"/>
        <w:jc w:val="center"/>
        <w:rPr>
          <w:rFonts w:hint="cs"/>
          <w:b/>
          <w:bCs/>
          <w:rtl/>
        </w:rPr>
      </w:pPr>
      <w:r>
        <w:rPr>
          <w:rFonts w:hint="cs"/>
          <w:b/>
          <w:bCs/>
          <w:rtl/>
        </w:rPr>
        <w:t>הצבעה</w:t>
      </w:r>
    </w:p>
    <w:p w14:paraId="61EE0D94" w14:textId="77777777" w:rsidR="00000000" w:rsidRDefault="007C71EE">
      <w:pPr>
        <w:pStyle w:val="a"/>
        <w:rPr>
          <w:rFonts w:hint="cs"/>
          <w:rtl/>
        </w:rPr>
      </w:pPr>
    </w:p>
    <w:p w14:paraId="048BE1F4" w14:textId="77777777" w:rsidR="00000000" w:rsidRDefault="007C71EE">
      <w:pPr>
        <w:pStyle w:val="a"/>
        <w:jc w:val="center"/>
        <w:rPr>
          <w:rFonts w:hint="cs"/>
          <w:rtl/>
        </w:rPr>
      </w:pPr>
      <w:r>
        <w:rPr>
          <w:rFonts w:hint="cs"/>
          <w:rtl/>
        </w:rPr>
        <w:t>ההסתייגות של חבר הכנסת  יצחק כהן  לסעיף  27(2) לא נתקבלה.</w:t>
      </w:r>
    </w:p>
    <w:p w14:paraId="0567F26F" w14:textId="77777777" w:rsidR="00000000" w:rsidRDefault="007C71EE">
      <w:pPr>
        <w:pStyle w:val="a"/>
        <w:jc w:val="center"/>
        <w:rPr>
          <w:rFonts w:hint="cs"/>
          <w:rtl/>
        </w:rPr>
      </w:pPr>
    </w:p>
    <w:p w14:paraId="7FCC46EA" w14:textId="77777777" w:rsidR="00000000" w:rsidRDefault="007C71EE">
      <w:pPr>
        <w:pStyle w:val="ad"/>
        <w:rPr>
          <w:rtl/>
        </w:rPr>
      </w:pPr>
    </w:p>
    <w:p w14:paraId="5AC980DB" w14:textId="77777777" w:rsidR="00000000" w:rsidRDefault="007C71EE">
      <w:pPr>
        <w:pStyle w:val="ad"/>
        <w:rPr>
          <w:rtl/>
        </w:rPr>
      </w:pPr>
      <w:r>
        <w:rPr>
          <w:rtl/>
        </w:rPr>
        <w:t>היו"ר ראובן ריבלין:</w:t>
      </w:r>
    </w:p>
    <w:p w14:paraId="7F614984" w14:textId="77777777" w:rsidR="00000000" w:rsidRDefault="007C71EE">
      <w:pPr>
        <w:pStyle w:val="a"/>
        <w:rPr>
          <w:rtl/>
        </w:rPr>
      </w:pPr>
    </w:p>
    <w:p w14:paraId="524E45BD" w14:textId="77777777" w:rsidR="00000000" w:rsidRDefault="007C71EE">
      <w:pPr>
        <w:pStyle w:val="a"/>
        <w:rPr>
          <w:rFonts w:hint="cs"/>
          <w:rtl/>
        </w:rPr>
      </w:pPr>
      <w:r>
        <w:rPr>
          <w:rFonts w:hint="cs"/>
          <w:rtl/>
        </w:rPr>
        <w:t xml:space="preserve">ההסתייגות לא נתקבלה. </w:t>
      </w:r>
    </w:p>
    <w:p w14:paraId="1FD63602" w14:textId="77777777" w:rsidR="00000000" w:rsidRDefault="007C71EE">
      <w:pPr>
        <w:pStyle w:val="a"/>
        <w:rPr>
          <w:rFonts w:hint="cs"/>
          <w:rtl/>
        </w:rPr>
      </w:pPr>
    </w:p>
    <w:p w14:paraId="77E2B61A" w14:textId="77777777" w:rsidR="00000000" w:rsidRDefault="007C71EE">
      <w:pPr>
        <w:pStyle w:val="a"/>
        <w:rPr>
          <w:rFonts w:hint="cs"/>
          <w:rtl/>
        </w:rPr>
      </w:pPr>
      <w:r>
        <w:rPr>
          <w:rFonts w:hint="cs"/>
          <w:rtl/>
        </w:rPr>
        <w:t xml:space="preserve">מי בעד ההסתייגות של חבר הכנסת דוד אזולאי? </w:t>
      </w:r>
    </w:p>
    <w:p w14:paraId="4F70F94F" w14:textId="77777777" w:rsidR="00000000" w:rsidRDefault="007C71EE">
      <w:pPr>
        <w:pStyle w:val="a"/>
        <w:rPr>
          <w:rFonts w:hint="cs"/>
          <w:rtl/>
        </w:rPr>
      </w:pPr>
    </w:p>
    <w:p w14:paraId="3C191AE6" w14:textId="77777777" w:rsidR="00000000" w:rsidRDefault="007C71EE">
      <w:pPr>
        <w:pStyle w:val="a"/>
        <w:rPr>
          <w:rFonts w:hint="cs"/>
          <w:rtl/>
        </w:rPr>
      </w:pPr>
    </w:p>
    <w:p w14:paraId="2A29C32C" w14:textId="77777777" w:rsidR="00000000" w:rsidRDefault="007C71EE">
      <w:pPr>
        <w:pStyle w:val="a"/>
        <w:jc w:val="center"/>
        <w:rPr>
          <w:rFonts w:hint="cs"/>
          <w:b/>
          <w:bCs/>
          <w:rtl/>
        </w:rPr>
      </w:pPr>
      <w:r>
        <w:rPr>
          <w:rFonts w:hint="cs"/>
          <w:b/>
          <w:bCs/>
          <w:rtl/>
        </w:rPr>
        <w:t>הצבעה</w:t>
      </w:r>
    </w:p>
    <w:p w14:paraId="1F312BC1" w14:textId="77777777" w:rsidR="00000000" w:rsidRDefault="007C71EE">
      <w:pPr>
        <w:pStyle w:val="a"/>
        <w:rPr>
          <w:rFonts w:hint="cs"/>
          <w:rtl/>
        </w:rPr>
      </w:pPr>
    </w:p>
    <w:p w14:paraId="3C684A81" w14:textId="77777777" w:rsidR="00000000" w:rsidRDefault="007C71EE">
      <w:pPr>
        <w:pStyle w:val="a"/>
        <w:jc w:val="center"/>
        <w:rPr>
          <w:rFonts w:hint="cs"/>
          <w:rtl/>
        </w:rPr>
      </w:pPr>
      <w:r>
        <w:rPr>
          <w:rFonts w:hint="cs"/>
          <w:rtl/>
        </w:rPr>
        <w:t>ההסתייג</w:t>
      </w:r>
      <w:r>
        <w:rPr>
          <w:rFonts w:hint="cs"/>
          <w:rtl/>
        </w:rPr>
        <w:t>ות של חבר הכנסת  דוד אזולאי   לסעיף  27(2) לא נתקבלה.</w:t>
      </w:r>
    </w:p>
    <w:p w14:paraId="07FF03F8" w14:textId="77777777" w:rsidR="00000000" w:rsidRDefault="007C71EE">
      <w:pPr>
        <w:pStyle w:val="a"/>
        <w:jc w:val="center"/>
        <w:rPr>
          <w:rFonts w:hint="cs"/>
          <w:rtl/>
        </w:rPr>
      </w:pPr>
    </w:p>
    <w:p w14:paraId="5D47F10C" w14:textId="77777777" w:rsidR="00000000" w:rsidRDefault="007C71EE">
      <w:pPr>
        <w:pStyle w:val="ad"/>
        <w:rPr>
          <w:rtl/>
        </w:rPr>
      </w:pPr>
      <w:r>
        <w:rPr>
          <w:rtl/>
        </w:rPr>
        <w:t>היו"ר ראובן ריבלין:</w:t>
      </w:r>
    </w:p>
    <w:p w14:paraId="2BF73CCA" w14:textId="77777777" w:rsidR="00000000" w:rsidRDefault="007C71EE">
      <w:pPr>
        <w:pStyle w:val="a"/>
        <w:rPr>
          <w:rtl/>
        </w:rPr>
      </w:pPr>
    </w:p>
    <w:p w14:paraId="46E3ECA5" w14:textId="77777777" w:rsidR="00000000" w:rsidRDefault="007C71EE">
      <w:pPr>
        <w:pStyle w:val="a"/>
        <w:rPr>
          <w:rFonts w:hint="cs"/>
          <w:rtl/>
        </w:rPr>
      </w:pPr>
      <w:r>
        <w:rPr>
          <w:rFonts w:hint="cs"/>
          <w:rtl/>
        </w:rPr>
        <w:t xml:space="preserve">ההסתייגות לא נתקבלה. </w:t>
      </w:r>
    </w:p>
    <w:p w14:paraId="30FA58EC" w14:textId="77777777" w:rsidR="00000000" w:rsidRDefault="007C71EE">
      <w:pPr>
        <w:pStyle w:val="a"/>
        <w:rPr>
          <w:rFonts w:hint="cs"/>
          <w:rtl/>
        </w:rPr>
      </w:pPr>
    </w:p>
    <w:p w14:paraId="0F322D8E" w14:textId="77777777" w:rsidR="00000000" w:rsidRDefault="007C71EE">
      <w:pPr>
        <w:pStyle w:val="a"/>
        <w:rPr>
          <w:rFonts w:hint="cs"/>
          <w:rtl/>
        </w:rPr>
      </w:pPr>
      <w:r>
        <w:rPr>
          <w:rFonts w:hint="cs"/>
          <w:rtl/>
        </w:rPr>
        <w:t>חבר הכנסת משולם נהרי - לא נוכח.</w:t>
      </w:r>
    </w:p>
    <w:p w14:paraId="130A4F92" w14:textId="77777777" w:rsidR="00000000" w:rsidRDefault="007C71EE">
      <w:pPr>
        <w:pStyle w:val="a"/>
        <w:rPr>
          <w:rFonts w:hint="cs"/>
          <w:rtl/>
        </w:rPr>
      </w:pPr>
    </w:p>
    <w:p w14:paraId="0D9B433F" w14:textId="77777777" w:rsidR="00000000" w:rsidRDefault="007C71EE">
      <w:pPr>
        <w:pStyle w:val="a"/>
        <w:rPr>
          <w:rFonts w:hint="cs"/>
          <w:rtl/>
        </w:rPr>
      </w:pPr>
      <w:r>
        <w:rPr>
          <w:rFonts w:hint="cs"/>
          <w:rtl/>
        </w:rPr>
        <w:t>יצחק וקנין - מי בעד? תודה. מי נגד? תודה. מי נמנע? תודה.</w:t>
      </w:r>
    </w:p>
    <w:p w14:paraId="186F8C00" w14:textId="77777777" w:rsidR="00000000" w:rsidRDefault="007C71EE">
      <w:pPr>
        <w:pStyle w:val="a"/>
        <w:rPr>
          <w:rFonts w:hint="cs"/>
          <w:rtl/>
        </w:rPr>
      </w:pPr>
    </w:p>
    <w:p w14:paraId="0A5A93C0" w14:textId="77777777" w:rsidR="00000000" w:rsidRDefault="007C71EE">
      <w:pPr>
        <w:pStyle w:val="a"/>
        <w:jc w:val="center"/>
        <w:rPr>
          <w:rFonts w:hint="cs"/>
          <w:b/>
          <w:bCs/>
          <w:rtl/>
        </w:rPr>
      </w:pPr>
      <w:r>
        <w:rPr>
          <w:rFonts w:hint="cs"/>
          <w:b/>
          <w:bCs/>
          <w:rtl/>
        </w:rPr>
        <w:t>הצבעה</w:t>
      </w:r>
    </w:p>
    <w:p w14:paraId="4FE2E59F" w14:textId="77777777" w:rsidR="00000000" w:rsidRDefault="007C71EE">
      <w:pPr>
        <w:pStyle w:val="a"/>
        <w:jc w:val="center"/>
        <w:rPr>
          <w:rFonts w:hint="cs"/>
          <w:b/>
          <w:bCs/>
          <w:rtl/>
        </w:rPr>
      </w:pPr>
    </w:p>
    <w:p w14:paraId="4E8FD96E" w14:textId="77777777" w:rsidR="00000000" w:rsidRDefault="007C71EE">
      <w:pPr>
        <w:pStyle w:val="a"/>
        <w:jc w:val="center"/>
        <w:rPr>
          <w:rFonts w:hint="cs"/>
          <w:rtl/>
        </w:rPr>
      </w:pPr>
      <w:r>
        <w:rPr>
          <w:rFonts w:hint="cs"/>
          <w:rtl/>
        </w:rPr>
        <w:t>ההסתייגות של חבר הכנסת יצחק וקנין לסעיף 27(2) לא נתקבלה.</w:t>
      </w:r>
    </w:p>
    <w:p w14:paraId="7F953489" w14:textId="77777777" w:rsidR="00000000" w:rsidRDefault="007C71EE">
      <w:pPr>
        <w:pStyle w:val="a"/>
        <w:jc w:val="center"/>
        <w:rPr>
          <w:rFonts w:hint="cs"/>
          <w:rtl/>
        </w:rPr>
      </w:pPr>
    </w:p>
    <w:p w14:paraId="1A0D7B56" w14:textId="77777777" w:rsidR="00000000" w:rsidRDefault="007C71EE">
      <w:pPr>
        <w:pStyle w:val="ad"/>
        <w:rPr>
          <w:rtl/>
        </w:rPr>
      </w:pPr>
      <w:r>
        <w:rPr>
          <w:rtl/>
        </w:rPr>
        <w:t>הי</w:t>
      </w:r>
      <w:r>
        <w:rPr>
          <w:rtl/>
        </w:rPr>
        <w:t>ו"ר ראובן ריבלין:</w:t>
      </w:r>
    </w:p>
    <w:p w14:paraId="1241469F" w14:textId="77777777" w:rsidR="00000000" w:rsidRDefault="007C71EE">
      <w:pPr>
        <w:pStyle w:val="a"/>
        <w:rPr>
          <w:rtl/>
        </w:rPr>
      </w:pPr>
    </w:p>
    <w:p w14:paraId="6D3EF3F6" w14:textId="77777777" w:rsidR="00000000" w:rsidRDefault="007C71EE">
      <w:pPr>
        <w:pStyle w:val="a"/>
        <w:rPr>
          <w:rFonts w:hint="cs"/>
          <w:rtl/>
        </w:rPr>
      </w:pPr>
      <w:r>
        <w:rPr>
          <w:rFonts w:hint="cs"/>
          <w:rtl/>
        </w:rPr>
        <w:t>לא נתקבלה.</w:t>
      </w:r>
    </w:p>
    <w:p w14:paraId="23221908" w14:textId="77777777" w:rsidR="00000000" w:rsidRDefault="007C71EE">
      <w:pPr>
        <w:pStyle w:val="a"/>
        <w:rPr>
          <w:rFonts w:hint="cs"/>
          <w:rtl/>
        </w:rPr>
      </w:pPr>
    </w:p>
    <w:p w14:paraId="6E271AB3" w14:textId="77777777" w:rsidR="00000000" w:rsidRDefault="007C71EE">
      <w:pPr>
        <w:pStyle w:val="a"/>
        <w:rPr>
          <w:rFonts w:hint="cs"/>
          <w:rtl/>
        </w:rPr>
      </w:pPr>
      <w:r>
        <w:rPr>
          <w:rFonts w:hint="cs"/>
          <w:rtl/>
        </w:rPr>
        <w:t>חבר הכנסת יאיר פרץ - מי בעד? תודה. מי נגד? תודה. מי נמנע? תודה.</w:t>
      </w:r>
    </w:p>
    <w:p w14:paraId="6D383A36" w14:textId="77777777" w:rsidR="00000000" w:rsidRDefault="007C71EE">
      <w:pPr>
        <w:pStyle w:val="a"/>
        <w:rPr>
          <w:rFonts w:hint="cs"/>
          <w:rtl/>
        </w:rPr>
      </w:pPr>
    </w:p>
    <w:p w14:paraId="211E2D1E" w14:textId="77777777" w:rsidR="00000000" w:rsidRDefault="007C71EE">
      <w:pPr>
        <w:pStyle w:val="a"/>
        <w:jc w:val="center"/>
        <w:rPr>
          <w:rFonts w:hint="cs"/>
          <w:b/>
          <w:bCs/>
          <w:rtl/>
        </w:rPr>
      </w:pPr>
      <w:r>
        <w:rPr>
          <w:rFonts w:hint="cs"/>
          <w:b/>
          <w:bCs/>
          <w:rtl/>
        </w:rPr>
        <w:t>הצבעה</w:t>
      </w:r>
    </w:p>
    <w:p w14:paraId="1DB5A959" w14:textId="77777777" w:rsidR="00000000" w:rsidRDefault="007C71EE">
      <w:pPr>
        <w:pStyle w:val="a"/>
        <w:jc w:val="center"/>
        <w:rPr>
          <w:rFonts w:hint="cs"/>
          <w:b/>
          <w:bCs/>
          <w:rtl/>
        </w:rPr>
      </w:pPr>
    </w:p>
    <w:p w14:paraId="5D2E7FD1" w14:textId="77777777" w:rsidR="00000000" w:rsidRDefault="007C71EE">
      <w:pPr>
        <w:pStyle w:val="a"/>
        <w:jc w:val="center"/>
        <w:rPr>
          <w:rFonts w:hint="cs"/>
          <w:rtl/>
        </w:rPr>
      </w:pPr>
      <w:r>
        <w:rPr>
          <w:rFonts w:hint="cs"/>
          <w:rtl/>
        </w:rPr>
        <w:t>ההסתייגות של חבר הכנסת יאיר פרץ לסעיף 27(2) לא נתקבלה.</w:t>
      </w:r>
    </w:p>
    <w:p w14:paraId="5BEA4F83" w14:textId="77777777" w:rsidR="00000000" w:rsidRDefault="007C71EE">
      <w:pPr>
        <w:pStyle w:val="ad"/>
        <w:rPr>
          <w:rtl/>
        </w:rPr>
      </w:pPr>
      <w:r>
        <w:rPr>
          <w:rtl/>
        </w:rPr>
        <w:br/>
        <w:t>היו"ר ראובן ריבלין:</w:t>
      </w:r>
    </w:p>
    <w:p w14:paraId="46F94595" w14:textId="77777777" w:rsidR="00000000" w:rsidRDefault="007C71EE">
      <w:pPr>
        <w:pStyle w:val="a"/>
        <w:rPr>
          <w:rFonts w:hint="cs"/>
          <w:rtl/>
        </w:rPr>
      </w:pPr>
    </w:p>
    <w:p w14:paraId="63EF3BAB" w14:textId="77777777" w:rsidR="00000000" w:rsidRDefault="007C71EE">
      <w:pPr>
        <w:pStyle w:val="a"/>
        <w:rPr>
          <w:rFonts w:hint="cs"/>
          <w:rtl/>
        </w:rPr>
      </w:pPr>
      <w:r>
        <w:rPr>
          <w:rFonts w:hint="cs"/>
          <w:rtl/>
        </w:rPr>
        <w:t>לא נתקבלה.</w:t>
      </w:r>
    </w:p>
    <w:p w14:paraId="6BD10774" w14:textId="77777777" w:rsidR="00000000" w:rsidRDefault="007C71EE">
      <w:pPr>
        <w:pStyle w:val="a"/>
        <w:rPr>
          <w:rFonts w:hint="cs"/>
          <w:rtl/>
        </w:rPr>
      </w:pPr>
    </w:p>
    <w:p w14:paraId="4D17E267" w14:textId="77777777" w:rsidR="00000000" w:rsidRDefault="007C71EE">
      <w:pPr>
        <w:pStyle w:val="a"/>
        <w:rPr>
          <w:rFonts w:hint="cs"/>
          <w:rtl/>
        </w:rPr>
      </w:pPr>
      <w:r>
        <w:rPr>
          <w:rFonts w:hint="cs"/>
          <w:rtl/>
        </w:rPr>
        <w:t>חבר הכנסת נסים זאב - מי בעד? תודה. מי נגד? תודה. מי נמנע? תודה.</w:t>
      </w:r>
    </w:p>
    <w:p w14:paraId="28556D99" w14:textId="77777777" w:rsidR="00000000" w:rsidRDefault="007C71EE">
      <w:pPr>
        <w:pStyle w:val="a"/>
        <w:rPr>
          <w:rFonts w:hint="cs"/>
          <w:rtl/>
        </w:rPr>
      </w:pPr>
    </w:p>
    <w:p w14:paraId="705A5ACC" w14:textId="77777777" w:rsidR="00000000" w:rsidRDefault="007C71EE">
      <w:pPr>
        <w:pStyle w:val="a"/>
        <w:jc w:val="center"/>
        <w:rPr>
          <w:rFonts w:hint="cs"/>
          <w:b/>
          <w:bCs/>
          <w:rtl/>
        </w:rPr>
      </w:pPr>
      <w:r>
        <w:rPr>
          <w:rFonts w:hint="cs"/>
          <w:b/>
          <w:bCs/>
          <w:rtl/>
        </w:rPr>
        <w:t>הצבעה</w:t>
      </w:r>
    </w:p>
    <w:p w14:paraId="555A4A9B" w14:textId="77777777" w:rsidR="00000000" w:rsidRDefault="007C71EE">
      <w:pPr>
        <w:pStyle w:val="a"/>
        <w:jc w:val="center"/>
        <w:rPr>
          <w:rFonts w:hint="cs"/>
          <w:b/>
          <w:bCs/>
          <w:rtl/>
        </w:rPr>
      </w:pPr>
    </w:p>
    <w:p w14:paraId="03ECF7F3" w14:textId="77777777" w:rsidR="00000000" w:rsidRDefault="007C71EE">
      <w:pPr>
        <w:pStyle w:val="a"/>
        <w:jc w:val="center"/>
        <w:rPr>
          <w:rFonts w:hint="cs"/>
          <w:rtl/>
        </w:rPr>
      </w:pPr>
      <w:r>
        <w:rPr>
          <w:rFonts w:hint="cs"/>
          <w:rtl/>
        </w:rPr>
        <w:t>ההסתייגות של חבר הכנסת נסים זאב לסעיף 27(2) לא נתקבלה.</w:t>
      </w:r>
    </w:p>
    <w:p w14:paraId="34F0DE60" w14:textId="77777777" w:rsidR="00000000" w:rsidRDefault="007C71EE">
      <w:pPr>
        <w:pStyle w:val="a"/>
        <w:jc w:val="center"/>
        <w:rPr>
          <w:rFonts w:hint="cs"/>
          <w:rtl/>
        </w:rPr>
      </w:pPr>
    </w:p>
    <w:p w14:paraId="178FCC17" w14:textId="77777777" w:rsidR="00000000" w:rsidRDefault="007C71EE">
      <w:pPr>
        <w:pStyle w:val="ad"/>
        <w:rPr>
          <w:rtl/>
        </w:rPr>
      </w:pPr>
      <w:r>
        <w:rPr>
          <w:rtl/>
        </w:rPr>
        <w:t>היו"ר ראובן ריבלין:</w:t>
      </w:r>
    </w:p>
    <w:p w14:paraId="02953F36" w14:textId="77777777" w:rsidR="00000000" w:rsidRDefault="007C71EE">
      <w:pPr>
        <w:pStyle w:val="a"/>
        <w:rPr>
          <w:rtl/>
        </w:rPr>
      </w:pPr>
    </w:p>
    <w:p w14:paraId="32A6BE94" w14:textId="77777777" w:rsidR="00000000" w:rsidRDefault="007C71EE">
      <w:pPr>
        <w:pStyle w:val="a"/>
        <w:rPr>
          <w:rFonts w:hint="cs"/>
          <w:rtl/>
        </w:rPr>
      </w:pPr>
      <w:r>
        <w:rPr>
          <w:rFonts w:hint="cs"/>
          <w:rtl/>
        </w:rPr>
        <w:t>לא נתקבלה.</w:t>
      </w:r>
    </w:p>
    <w:p w14:paraId="41EA03F1" w14:textId="77777777" w:rsidR="00000000" w:rsidRDefault="007C71EE">
      <w:pPr>
        <w:pStyle w:val="a"/>
        <w:rPr>
          <w:rFonts w:hint="cs"/>
          <w:rtl/>
        </w:rPr>
      </w:pPr>
    </w:p>
    <w:p w14:paraId="49A60CAB" w14:textId="77777777" w:rsidR="00000000" w:rsidRDefault="007C71EE">
      <w:pPr>
        <w:pStyle w:val="a"/>
        <w:rPr>
          <w:rFonts w:hint="cs"/>
          <w:rtl/>
        </w:rPr>
      </w:pPr>
      <w:r>
        <w:rPr>
          <w:rFonts w:hint="cs"/>
          <w:rtl/>
        </w:rPr>
        <w:t>חבר הכנסת יעקב מרגי - מי בעד? תודה. מי נגד? תודה. מי נמנע? תודה.</w:t>
      </w:r>
    </w:p>
    <w:p w14:paraId="0240C6FB" w14:textId="77777777" w:rsidR="00000000" w:rsidRDefault="007C71EE">
      <w:pPr>
        <w:pStyle w:val="a"/>
        <w:rPr>
          <w:rFonts w:hint="cs"/>
          <w:rtl/>
        </w:rPr>
      </w:pPr>
    </w:p>
    <w:p w14:paraId="0A1E29E8" w14:textId="77777777" w:rsidR="00000000" w:rsidRDefault="007C71EE">
      <w:pPr>
        <w:pStyle w:val="a"/>
        <w:jc w:val="center"/>
        <w:rPr>
          <w:rFonts w:hint="cs"/>
          <w:b/>
          <w:bCs/>
          <w:rtl/>
        </w:rPr>
      </w:pPr>
    </w:p>
    <w:p w14:paraId="423A6EE4" w14:textId="77777777" w:rsidR="00000000" w:rsidRDefault="007C71EE">
      <w:pPr>
        <w:pStyle w:val="a"/>
        <w:jc w:val="center"/>
        <w:rPr>
          <w:rFonts w:hint="cs"/>
          <w:b/>
          <w:bCs/>
          <w:rtl/>
        </w:rPr>
      </w:pPr>
    </w:p>
    <w:p w14:paraId="56BD07D8" w14:textId="77777777" w:rsidR="00000000" w:rsidRDefault="007C71EE">
      <w:pPr>
        <w:pStyle w:val="a"/>
        <w:jc w:val="center"/>
        <w:rPr>
          <w:rFonts w:hint="cs"/>
          <w:b/>
          <w:bCs/>
          <w:rtl/>
        </w:rPr>
      </w:pPr>
      <w:r>
        <w:rPr>
          <w:rFonts w:hint="cs"/>
          <w:b/>
          <w:bCs/>
          <w:rtl/>
        </w:rPr>
        <w:t>הצבעה</w:t>
      </w:r>
    </w:p>
    <w:p w14:paraId="2CE2D105" w14:textId="77777777" w:rsidR="00000000" w:rsidRDefault="007C71EE">
      <w:pPr>
        <w:pStyle w:val="a"/>
        <w:jc w:val="center"/>
        <w:rPr>
          <w:rFonts w:hint="cs"/>
          <w:b/>
          <w:bCs/>
          <w:rtl/>
        </w:rPr>
      </w:pPr>
    </w:p>
    <w:p w14:paraId="147987B5" w14:textId="77777777" w:rsidR="00000000" w:rsidRDefault="007C71EE">
      <w:pPr>
        <w:pStyle w:val="a"/>
        <w:jc w:val="center"/>
        <w:rPr>
          <w:rFonts w:hint="cs"/>
          <w:rtl/>
        </w:rPr>
      </w:pPr>
      <w:r>
        <w:rPr>
          <w:rFonts w:hint="cs"/>
          <w:rtl/>
        </w:rPr>
        <w:t>ההסתייגות של חבר הכנסת יעקב מרגי לסעיף 27(2) לא נתקבלה.</w:t>
      </w:r>
    </w:p>
    <w:p w14:paraId="1557EAE5" w14:textId="77777777" w:rsidR="00000000" w:rsidRDefault="007C71EE">
      <w:pPr>
        <w:pStyle w:val="a"/>
        <w:jc w:val="center"/>
        <w:rPr>
          <w:rFonts w:hint="cs"/>
          <w:rtl/>
        </w:rPr>
      </w:pPr>
    </w:p>
    <w:p w14:paraId="68DB193F" w14:textId="77777777" w:rsidR="00000000" w:rsidRDefault="007C71EE">
      <w:pPr>
        <w:pStyle w:val="ad"/>
        <w:rPr>
          <w:rtl/>
        </w:rPr>
      </w:pPr>
      <w:r>
        <w:rPr>
          <w:rtl/>
        </w:rPr>
        <w:t>היו"ר ראובן ריבלין:</w:t>
      </w:r>
    </w:p>
    <w:p w14:paraId="38647FB9" w14:textId="77777777" w:rsidR="00000000" w:rsidRDefault="007C71EE">
      <w:pPr>
        <w:pStyle w:val="a"/>
        <w:rPr>
          <w:rtl/>
        </w:rPr>
      </w:pPr>
    </w:p>
    <w:p w14:paraId="02849D06" w14:textId="77777777" w:rsidR="00000000" w:rsidRDefault="007C71EE">
      <w:pPr>
        <w:pStyle w:val="a"/>
        <w:rPr>
          <w:rFonts w:hint="cs"/>
          <w:rtl/>
        </w:rPr>
      </w:pPr>
      <w:r>
        <w:rPr>
          <w:rFonts w:hint="cs"/>
          <w:rtl/>
        </w:rPr>
        <w:t>לא נתק</w:t>
      </w:r>
      <w:r>
        <w:rPr>
          <w:rFonts w:hint="cs"/>
          <w:rtl/>
        </w:rPr>
        <w:t>בלה.</w:t>
      </w:r>
    </w:p>
    <w:p w14:paraId="3488A73A" w14:textId="77777777" w:rsidR="00000000" w:rsidRDefault="007C71EE">
      <w:pPr>
        <w:pStyle w:val="a"/>
        <w:rPr>
          <w:rFonts w:hint="cs"/>
          <w:rtl/>
        </w:rPr>
      </w:pPr>
    </w:p>
    <w:p w14:paraId="798430D0" w14:textId="77777777" w:rsidR="00000000" w:rsidRDefault="007C71EE">
      <w:pPr>
        <w:pStyle w:val="a"/>
        <w:rPr>
          <w:rFonts w:hint="cs"/>
          <w:rtl/>
        </w:rPr>
      </w:pPr>
      <w:r>
        <w:rPr>
          <w:rFonts w:hint="cs"/>
          <w:rtl/>
        </w:rPr>
        <w:t>חבר הכנסת יוסי שריד - מי בעד? תודה. מי נגד? תודה. מי נמנע? תודה.</w:t>
      </w:r>
    </w:p>
    <w:p w14:paraId="5F519D1D" w14:textId="77777777" w:rsidR="00000000" w:rsidRDefault="007C71EE">
      <w:pPr>
        <w:pStyle w:val="a"/>
        <w:rPr>
          <w:rFonts w:hint="cs"/>
          <w:rtl/>
        </w:rPr>
      </w:pPr>
    </w:p>
    <w:p w14:paraId="59053D9F" w14:textId="77777777" w:rsidR="00000000" w:rsidRDefault="007C71EE">
      <w:pPr>
        <w:pStyle w:val="a"/>
        <w:jc w:val="center"/>
        <w:rPr>
          <w:rFonts w:hint="cs"/>
          <w:b/>
          <w:bCs/>
          <w:rtl/>
        </w:rPr>
      </w:pPr>
      <w:r>
        <w:rPr>
          <w:rFonts w:hint="cs"/>
          <w:b/>
          <w:bCs/>
          <w:rtl/>
        </w:rPr>
        <w:t>הצבעה</w:t>
      </w:r>
    </w:p>
    <w:p w14:paraId="3919DFAB" w14:textId="77777777" w:rsidR="00000000" w:rsidRDefault="007C71EE">
      <w:pPr>
        <w:pStyle w:val="a"/>
        <w:jc w:val="center"/>
        <w:rPr>
          <w:rFonts w:hint="cs"/>
          <w:b/>
          <w:bCs/>
          <w:rtl/>
        </w:rPr>
      </w:pPr>
    </w:p>
    <w:p w14:paraId="30A673F8" w14:textId="77777777" w:rsidR="00000000" w:rsidRDefault="007C71EE">
      <w:pPr>
        <w:pStyle w:val="a"/>
        <w:jc w:val="center"/>
        <w:rPr>
          <w:rFonts w:hint="cs"/>
          <w:rtl/>
        </w:rPr>
      </w:pPr>
      <w:r>
        <w:rPr>
          <w:rFonts w:hint="cs"/>
          <w:rtl/>
        </w:rPr>
        <w:t>ההסתייגות של חבר הכנסת יוסי שריד לסעיף 27(2) לא נתקבלה.</w:t>
      </w:r>
    </w:p>
    <w:p w14:paraId="7CBBCA8E" w14:textId="77777777" w:rsidR="00000000" w:rsidRDefault="007C71EE">
      <w:pPr>
        <w:pStyle w:val="ad"/>
        <w:rPr>
          <w:rtl/>
        </w:rPr>
      </w:pPr>
      <w:r>
        <w:rPr>
          <w:rtl/>
        </w:rPr>
        <w:br/>
        <w:t>היו"ר ראובן ריבלין:</w:t>
      </w:r>
    </w:p>
    <w:p w14:paraId="4B56A524" w14:textId="77777777" w:rsidR="00000000" w:rsidRDefault="007C71EE">
      <w:pPr>
        <w:pStyle w:val="a"/>
        <w:rPr>
          <w:rtl/>
        </w:rPr>
      </w:pPr>
    </w:p>
    <w:p w14:paraId="560A4426" w14:textId="77777777" w:rsidR="00000000" w:rsidRDefault="007C71EE">
      <w:pPr>
        <w:pStyle w:val="a"/>
        <w:rPr>
          <w:rFonts w:hint="cs"/>
          <w:rtl/>
        </w:rPr>
      </w:pPr>
      <w:r>
        <w:rPr>
          <w:rFonts w:hint="cs"/>
          <w:rtl/>
        </w:rPr>
        <w:t>לא נתקבלה.</w:t>
      </w:r>
    </w:p>
    <w:p w14:paraId="62E53920" w14:textId="77777777" w:rsidR="00000000" w:rsidRDefault="007C71EE">
      <w:pPr>
        <w:pStyle w:val="a"/>
        <w:rPr>
          <w:rFonts w:hint="cs"/>
          <w:rtl/>
        </w:rPr>
      </w:pPr>
    </w:p>
    <w:p w14:paraId="0ECD59DE" w14:textId="77777777" w:rsidR="00000000" w:rsidRDefault="007C71EE">
      <w:pPr>
        <w:pStyle w:val="a"/>
        <w:rPr>
          <w:rFonts w:hint="cs"/>
          <w:rtl/>
        </w:rPr>
      </w:pPr>
      <w:r>
        <w:rPr>
          <w:rFonts w:hint="cs"/>
          <w:rtl/>
        </w:rPr>
        <w:t xml:space="preserve">הסתייגות חבר הכנסת חיים אורון - מי בעד? תודה. מי נגד? תודה. </w:t>
      </w:r>
    </w:p>
    <w:p w14:paraId="76FD59EF" w14:textId="77777777" w:rsidR="00000000" w:rsidRDefault="007C71EE">
      <w:pPr>
        <w:pStyle w:val="ad"/>
        <w:rPr>
          <w:rtl/>
        </w:rPr>
      </w:pPr>
      <w:r>
        <w:rPr>
          <w:rtl/>
        </w:rPr>
        <w:br/>
        <w:t xml:space="preserve"> </w:t>
      </w:r>
    </w:p>
    <w:p w14:paraId="7070202E" w14:textId="77777777" w:rsidR="00000000" w:rsidRDefault="007C71EE">
      <w:pPr>
        <w:pStyle w:val="a"/>
        <w:rPr>
          <w:rFonts w:hint="cs"/>
          <w:rtl/>
        </w:rPr>
      </w:pPr>
      <w:r>
        <w:rPr>
          <w:rFonts w:hint="cs"/>
          <w:rtl/>
        </w:rPr>
        <w:t>רבותי, עוברים להצבעה אל</w:t>
      </w:r>
      <w:r>
        <w:rPr>
          <w:rFonts w:hint="cs"/>
          <w:rtl/>
        </w:rPr>
        <w:t>קטרונית על הצעתו של חבר הכנסת אורון. מי בעד, מי נגד?</w:t>
      </w:r>
    </w:p>
    <w:p w14:paraId="188F7661" w14:textId="77777777" w:rsidR="00000000" w:rsidRDefault="007C71EE">
      <w:pPr>
        <w:pStyle w:val="a7"/>
        <w:bidi/>
        <w:rPr>
          <w:rFonts w:hint="cs"/>
          <w:rtl/>
        </w:rPr>
      </w:pPr>
      <w:r>
        <w:rPr>
          <w:rtl/>
        </w:rPr>
        <w:br/>
      </w:r>
      <w:r>
        <w:rPr>
          <w:rFonts w:hint="cs"/>
          <w:rtl/>
        </w:rPr>
        <w:t>הצבעה מס' 54</w:t>
      </w:r>
    </w:p>
    <w:p w14:paraId="52BD2FD8" w14:textId="77777777" w:rsidR="00000000" w:rsidRDefault="007C71EE">
      <w:pPr>
        <w:pStyle w:val="a"/>
        <w:jc w:val="center"/>
        <w:rPr>
          <w:rFonts w:hint="cs"/>
          <w:rtl/>
        </w:rPr>
      </w:pPr>
    </w:p>
    <w:p w14:paraId="3EE14BAF" w14:textId="77777777" w:rsidR="00000000" w:rsidRDefault="007C71EE">
      <w:pPr>
        <w:pStyle w:val="a"/>
        <w:jc w:val="center"/>
        <w:rPr>
          <w:rFonts w:hint="cs"/>
          <w:rtl/>
        </w:rPr>
      </w:pPr>
      <w:r>
        <w:rPr>
          <w:rFonts w:hint="cs"/>
          <w:rtl/>
        </w:rPr>
        <w:t>בעד ההסתייגות - 45</w:t>
      </w:r>
    </w:p>
    <w:p w14:paraId="642146B9" w14:textId="77777777" w:rsidR="00000000" w:rsidRDefault="007C71EE">
      <w:pPr>
        <w:pStyle w:val="a"/>
        <w:jc w:val="center"/>
        <w:rPr>
          <w:rFonts w:hint="cs"/>
          <w:rtl/>
        </w:rPr>
      </w:pPr>
      <w:r>
        <w:rPr>
          <w:rFonts w:hint="cs"/>
          <w:rtl/>
        </w:rPr>
        <w:t>נגד - 59</w:t>
      </w:r>
    </w:p>
    <w:p w14:paraId="6BA3125A" w14:textId="77777777" w:rsidR="00000000" w:rsidRDefault="007C71EE">
      <w:pPr>
        <w:pStyle w:val="a"/>
        <w:jc w:val="center"/>
        <w:rPr>
          <w:rFonts w:hint="cs"/>
          <w:rtl/>
        </w:rPr>
      </w:pPr>
      <w:r>
        <w:rPr>
          <w:rFonts w:hint="cs"/>
          <w:rtl/>
        </w:rPr>
        <w:t>נמנעים - אין</w:t>
      </w:r>
    </w:p>
    <w:p w14:paraId="6A03FD28" w14:textId="77777777" w:rsidR="00000000" w:rsidRDefault="007C71EE">
      <w:pPr>
        <w:pStyle w:val="a"/>
        <w:jc w:val="center"/>
        <w:rPr>
          <w:rFonts w:hint="cs"/>
          <w:rtl/>
        </w:rPr>
      </w:pPr>
      <w:r>
        <w:rPr>
          <w:rFonts w:hint="cs"/>
          <w:rtl/>
        </w:rPr>
        <w:t>ההסתייגות של חבר הכנסת חיים אורון לסעיף 27(2) לא נתקבלה.</w:t>
      </w:r>
    </w:p>
    <w:p w14:paraId="3613C81D" w14:textId="77777777" w:rsidR="00000000" w:rsidRDefault="007C71EE">
      <w:pPr>
        <w:pStyle w:val="a"/>
        <w:jc w:val="center"/>
        <w:rPr>
          <w:rFonts w:hint="cs"/>
          <w:rtl/>
        </w:rPr>
      </w:pPr>
    </w:p>
    <w:p w14:paraId="2FF0DF8C" w14:textId="77777777" w:rsidR="00000000" w:rsidRDefault="007C71EE">
      <w:pPr>
        <w:pStyle w:val="ad"/>
        <w:rPr>
          <w:rtl/>
        </w:rPr>
      </w:pPr>
      <w:r>
        <w:rPr>
          <w:rtl/>
        </w:rPr>
        <w:t>היו"ר ראובן ריבלין:</w:t>
      </w:r>
    </w:p>
    <w:p w14:paraId="46BCBDA0" w14:textId="77777777" w:rsidR="00000000" w:rsidRDefault="007C71EE">
      <w:pPr>
        <w:pStyle w:val="a"/>
        <w:rPr>
          <w:rFonts w:hint="cs"/>
          <w:rtl/>
        </w:rPr>
      </w:pPr>
    </w:p>
    <w:p w14:paraId="51C36CB4" w14:textId="77777777" w:rsidR="00000000" w:rsidRDefault="007C71EE">
      <w:pPr>
        <w:pStyle w:val="a"/>
        <w:rPr>
          <w:rFonts w:hint="cs"/>
          <w:rtl/>
        </w:rPr>
      </w:pPr>
      <w:r>
        <w:rPr>
          <w:rFonts w:hint="cs"/>
          <w:rtl/>
        </w:rPr>
        <w:t>רבותי, בעד - 45, נגד - 59, אין נמנעים. לא נתקבלה. תודה רבה.</w:t>
      </w:r>
    </w:p>
    <w:p w14:paraId="512E1D77" w14:textId="77777777" w:rsidR="00000000" w:rsidRDefault="007C71EE">
      <w:pPr>
        <w:pStyle w:val="a"/>
        <w:rPr>
          <w:rFonts w:hint="cs"/>
          <w:rtl/>
        </w:rPr>
      </w:pPr>
    </w:p>
    <w:p w14:paraId="712D4388" w14:textId="77777777" w:rsidR="00000000" w:rsidRDefault="007C71EE">
      <w:pPr>
        <w:pStyle w:val="a"/>
        <w:rPr>
          <w:rFonts w:hint="cs"/>
          <w:rtl/>
        </w:rPr>
      </w:pPr>
      <w:r>
        <w:rPr>
          <w:rFonts w:hint="cs"/>
          <w:rtl/>
        </w:rPr>
        <w:t>חבר הכנ</w:t>
      </w:r>
      <w:r>
        <w:rPr>
          <w:rFonts w:hint="cs"/>
          <w:rtl/>
        </w:rPr>
        <w:t>סת רן כהן - מי בעד? תודה. מי נגד? תודה. מי נמנע? תודה.</w:t>
      </w:r>
    </w:p>
    <w:p w14:paraId="7084A86C" w14:textId="77777777" w:rsidR="00000000" w:rsidRDefault="007C71EE">
      <w:pPr>
        <w:pStyle w:val="a"/>
        <w:rPr>
          <w:rFonts w:hint="cs"/>
          <w:rtl/>
        </w:rPr>
      </w:pPr>
    </w:p>
    <w:p w14:paraId="2C3E265B" w14:textId="77777777" w:rsidR="00000000" w:rsidRDefault="007C71EE">
      <w:pPr>
        <w:pStyle w:val="a"/>
        <w:jc w:val="center"/>
        <w:rPr>
          <w:rFonts w:hint="cs"/>
          <w:b/>
          <w:bCs/>
          <w:rtl/>
        </w:rPr>
      </w:pPr>
    </w:p>
    <w:p w14:paraId="675232EB" w14:textId="77777777" w:rsidR="00000000" w:rsidRDefault="007C71EE">
      <w:pPr>
        <w:pStyle w:val="a"/>
        <w:jc w:val="center"/>
        <w:rPr>
          <w:rFonts w:hint="cs"/>
          <w:b/>
          <w:bCs/>
          <w:rtl/>
        </w:rPr>
      </w:pPr>
    </w:p>
    <w:p w14:paraId="5778549C" w14:textId="77777777" w:rsidR="00000000" w:rsidRDefault="007C71EE">
      <w:pPr>
        <w:pStyle w:val="a"/>
        <w:jc w:val="center"/>
        <w:rPr>
          <w:rFonts w:hint="cs"/>
          <w:b/>
          <w:bCs/>
          <w:rtl/>
        </w:rPr>
      </w:pPr>
      <w:r>
        <w:rPr>
          <w:rFonts w:hint="cs"/>
          <w:b/>
          <w:bCs/>
          <w:rtl/>
        </w:rPr>
        <w:t>הצבעה</w:t>
      </w:r>
    </w:p>
    <w:p w14:paraId="3E52CC73" w14:textId="77777777" w:rsidR="00000000" w:rsidRDefault="007C71EE">
      <w:pPr>
        <w:pStyle w:val="a"/>
        <w:jc w:val="center"/>
        <w:rPr>
          <w:rFonts w:hint="cs"/>
          <w:b/>
          <w:bCs/>
          <w:rtl/>
        </w:rPr>
      </w:pPr>
    </w:p>
    <w:p w14:paraId="097A2136" w14:textId="77777777" w:rsidR="00000000" w:rsidRDefault="007C71EE">
      <w:pPr>
        <w:pStyle w:val="a"/>
        <w:jc w:val="center"/>
        <w:rPr>
          <w:rFonts w:hint="cs"/>
          <w:rtl/>
        </w:rPr>
      </w:pPr>
      <w:r>
        <w:rPr>
          <w:rFonts w:hint="cs"/>
          <w:rtl/>
        </w:rPr>
        <w:t>ההסתייגות של חבר הכנסת רן כהן לסעיף 27(2)  לא נתקבלה.</w:t>
      </w:r>
    </w:p>
    <w:p w14:paraId="2D58C865" w14:textId="77777777" w:rsidR="00000000" w:rsidRDefault="007C71EE">
      <w:pPr>
        <w:pStyle w:val="ad"/>
        <w:rPr>
          <w:rtl/>
        </w:rPr>
      </w:pPr>
      <w:r>
        <w:rPr>
          <w:rtl/>
        </w:rPr>
        <w:br/>
        <w:t>היו"ר ראובן ריבלין:</w:t>
      </w:r>
    </w:p>
    <w:p w14:paraId="420C91E0" w14:textId="77777777" w:rsidR="00000000" w:rsidRDefault="007C71EE">
      <w:pPr>
        <w:pStyle w:val="a"/>
        <w:rPr>
          <w:rtl/>
        </w:rPr>
      </w:pPr>
    </w:p>
    <w:p w14:paraId="77450747" w14:textId="77777777" w:rsidR="00000000" w:rsidRDefault="007C71EE">
      <w:pPr>
        <w:pStyle w:val="a"/>
        <w:rPr>
          <w:rFonts w:hint="cs"/>
          <w:rtl/>
        </w:rPr>
      </w:pPr>
      <w:r>
        <w:rPr>
          <w:rFonts w:hint="cs"/>
          <w:rtl/>
        </w:rPr>
        <w:t>לא נתקבלה.</w:t>
      </w:r>
    </w:p>
    <w:p w14:paraId="2E3524E2" w14:textId="77777777" w:rsidR="00000000" w:rsidRDefault="007C71EE">
      <w:pPr>
        <w:pStyle w:val="a"/>
        <w:rPr>
          <w:rFonts w:hint="cs"/>
          <w:rtl/>
        </w:rPr>
      </w:pPr>
    </w:p>
    <w:p w14:paraId="47D4AFC4" w14:textId="77777777" w:rsidR="00000000" w:rsidRDefault="007C71EE">
      <w:pPr>
        <w:pStyle w:val="a"/>
        <w:rPr>
          <w:rFonts w:hint="cs"/>
          <w:rtl/>
        </w:rPr>
      </w:pPr>
      <w:r>
        <w:rPr>
          <w:rFonts w:hint="cs"/>
          <w:rtl/>
        </w:rPr>
        <w:t xml:space="preserve">חברת הכנסת זהבה גלאון - מי בעד? תודה. מי נגד? </w:t>
      </w:r>
    </w:p>
    <w:p w14:paraId="4567DED9" w14:textId="77777777" w:rsidR="00000000" w:rsidRDefault="007C71EE">
      <w:pPr>
        <w:pStyle w:val="a"/>
        <w:rPr>
          <w:rFonts w:hint="cs"/>
          <w:rtl/>
        </w:rPr>
      </w:pPr>
    </w:p>
    <w:p w14:paraId="3CDD1335" w14:textId="77777777" w:rsidR="00000000" w:rsidRDefault="007C71EE">
      <w:pPr>
        <w:pStyle w:val="a"/>
        <w:rPr>
          <w:rFonts w:hint="cs"/>
          <w:rtl/>
        </w:rPr>
      </w:pPr>
      <w:r>
        <w:rPr>
          <w:rFonts w:hint="cs"/>
          <w:rtl/>
        </w:rPr>
        <w:t>אנחנו עוברים להצבעה אלקטרונית, רבותי. מי בעד ומי נגד הצ</w:t>
      </w:r>
      <w:r>
        <w:rPr>
          <w:rFonts w:hint="cs"/>
          <w:rtl/>
        </w:rPr>
        <w:t>עתה של גלאון? נא להצביע.</w:t>
      </w:r>
    </w:p>
    <w:p w14:paraId="0836B312" w14:textId="77777777" w:rsidR="00000000" w:rsidRDefault="007C71EE">
      <w:pPr>
        <w:pStyle w:val="a"/>
        <w:rPr>
          <w:rFonts w:hint="cs"/>
          <w:rtl/>
        </w:rPr>
      </w:pPr>
    </w:p>
    <w:p w14:paraId="358072B6" w14:textId="77777777" w:rsidR="00000000" w:rsidRDefault="007C71EE">
      <w:pPr>
        <w:pStyle w:val="a"/>
        <w:jc w:val="center"/>
        <w:rPr>
          <w:rFonts w:hint="cs"/>
          <w:b/>
          <w:bCs/>
          <w:rtl/>
        </w:rPr>
      </w:pPr>
      <w:r>
        <w:rPr>
          <w:rFonts w:hint="cs"/>
          <w:b/>
          <w:bCs/>
          <w:rtl/>
        </w:rPr>
        <w:t>הצבעה מס' 55</w:t>
      </w:r>
    </w:p>
    <w:p w14:paraId="1BBD7A4C" w14:textId="77777777" w:rsidR="00000000" w:rsidRDefault="007C71EE">
      <w:pPr>
        <w:pStyle w:val="a"/>
        <w:jc w:val="center"/>
        <w:rPr>
          <w:rFonts w:hint="cs"/>
          <w:b/>
          <w:bCs/>
          <w:rtl/>
        </w:rPr>
      </w:pPr>
    </w:p>
    <w:p w14:paraId="4F0988B4" w14:textId="77777777" w:rsidR="00000000" w:rsidRDefault="007C71EE">
      <w:pPr>
        <w:pStyle w:val="a"/>
        <w:jc w:val="center"/>
        <w:rPr>
          <w:rFonts w:hint="cs"/>
          <w:rtl/>
        </w:rPr>
      </w:pPr>
      <w:r>
        <w:rPr>
          <w:rFonts w:hint="cs"/>
          <w:rtl/>
        </w:rPr>
        <w:t>בעד ההסתייגות - 46</w:t>
      </w:r>
    </w:p>
    <w:p w14:paraId="3BCE4C17" w14:textId="77777777" w:rsidR="00000000" w:rsidRDefault="007C71EE">
      <w:pPr>
        <w:pStyle w:val="a"/>
        <w:jc w:val="center"/>
        <w:rPr>
          <w:rFonts w:hint="cs"/>
          <w:rtl/>
        </w:rPr>
      </w:pPr>
      <w:r>
        <w:rPr>
          <w:rFonts w:hint="cs"/>
          <w:rtl/>
        </w:rPr>
        <w:t>נגד - 57</w:t>
      </w:r>
    </w:p>
    <w:p w14:paraId="7449DB01" w14:textId="77777777" w:rsidR="00000000" w:rsidRDefault="007C71EE">
      <w:pPr>
        <w:pStyle w:val="a"/>
        <w:jc w:val="center"/>
        <w:rPr>
          <w:rFonts w:hint="cs"/>
          <w:rtl/>
        </w:rPr>
      </w:pPr>
      <w:r>
        <w:rPr>
          <w:rFonts w:hint="cs"/>
          <w:rtl/>
        </w:rPr>
        <w:t>נמנעים - אין</w:t>
      </w:r>
    </w:p>
    <w:p w14:paraId="5063AE99" w14:textId="77777777" w:rsidR="00000000" w:rsidRDefault="007C71EE">
      <w:pPr>
        <w:pStyle w:val="a"/>
        <w:jc w:val="center"/>
        <w:rPr>
          <w:rFonts w:hint="cs"/>
          <w:rtl/>
        </w:rPr>
      </w:pPr>
      <w:r>
        <w:rPr>
          <w:rFonts w:hint="cs"/>
          <w:rtl/>
        </w:rPr>
        <w:t>ההסתייגות של חברת הכנסת זהבה גלאון לסעיף 27(2) לא נתקבלה.</w:t>
      </w:r>
    </w:p>
    <w:p w14:paraId="1B2DF987" w14:textId="77777777" w:rsidR="00000000" w:rsidRDefault="007C71EE">
      <w:pPr>
        <w:pStyle w:val="a"/>
        <w:jc w:val="center"/>
        <w:rPr>
          <w:rFonts w:hint="cs"/>
          <w:rtl/>
        </w:rPr>
      </w:pPr>
    </w:p>
    <w:p w14:paraId="4DCA70A1" w14:textId="77777777" w:rsidR="00000000" w:rsidRDefault="007C71EE">
      <w:pPr>
        <w:pStyle w:val="ad"/>
        <w:rPr>
          <w:rtl/>
        </w:rPr>
      </w:pPr>
      <w:r>
        <w:rPr>
          <w:rtl/>
        </w:rPr>
        <w:t>היו"ר ראובן ריבלין:</w:t>
      </w:r>
    </w:p>
    <w:p w14:paraId="6A4FC05B" w14:textId="77777777" w:rsidR="00000000" w:rsidRDefault="007C71EE">
      <w:pPr>
        <w:pStyle w:val="a"/>
        <w:rPr>
          <w:rtl/>
        </w:rPr>
      </w:pPr>
    </w:p>
    <w:p w14:paraId="1093442B" w14:textId="77777777" w:rsidR="00000000" w:rsidRDefault="007C71EE">
      <w:pPr>
        <w:pStyle w:val="a"/>
        <w:rPr>
          <w:rFonts w:hint="cs"/>
          <w:rtl/>
        </w:rPr>
      </w:pPr>
      <w:r>
        <w:rPr>
          <w:rFonts w:hint="cs"/>
          <w:rtl/>
        </w:rPr>
        <w:t>46 בעד, 57 נגד. לא נתקבלה.</w:t>
      </w:r>
    </w:p>
    <w:p w14:paraId="7CAAE8AE" w14:textId="77777777" w:rsidR="00000000" w:rsidRDefault="007C71EE">
      <w:pPr>
        <w:pStyle w:val="a"/>
        <w:rPr>
          <w:rFonts w:hint="cs"/>
          <w:rtl/>
        </w:rPr>
      </w:pPr>
    </w:p>
    <w:p w14:paraId="43AD4ADB" w14:textId="77777777" w:rsidR="00000000" w:rsidRDefault="007C71EE">
      <w:pPr>
        <w:pStyle w:val="a"/>
        <w:rPr>
          <w:rFonts w:hint="cs"/>
          <w:rtl/>
        </w:rPr>
      </w:pPr>
      <w:r>
        <w:rPr>
          <w:rFonts w:hint="cs"/>
          <w:rtl/>
        </w:rPr>
        <w:t>אנחנו עוברים להצעתו של חבר הכנסת רומן ברונפמן. מי בעד? תודה. מי נגד</w:t>
      </w:r>
      <w:r>
        <w:rPr>
          <w:rFonts w:hint="cs"/>
          <w:rtl/>
        </w:rPr>
        <w:t>? תודה. מי נמנע? תודה.</w:t>
      </w:r>
    </w:p>
    <w:p w14:paraId="6A1D7FE9" w14:textId="77777777" w:rsidR="00000000" w:rsidRDefault="007C71EE">
      <w:pPr>
        <w:pStyle w:val="a"/>
        <w:rPr>
          <w:rFonts w:hint="cs"/>
          <w:rtl/>
        </w:rPr>
      </w:pPr>
    </w:p>
    <w:p w14:paraId="08C0EB02" w14:textId="77777777" w:rsidR="00000000" w:rsidRDefault="007C71EE">
      <w:pPr>
        <w:pStyle w:val="a"/>
        <w:jc w:val="center"/>
        <w:rPr>
          <w:rFonts w:hint="cs"/>
          <w:b/>
          <w:bCs/>
          <w:rtl/>
        </w:rPr>
      </w:pPr>
      <w:r>
        <w:rPr>
          <w:rFonts w:hint="cs"/>
          <w:b/>
          <w:bCs/>
          <w:rtl/>
        </w:rPr>
        <w:t>הצבעה</w:t>
      </w:r>
    </w:p>
    <w:p w14:paraId="6C046BA3" w14:textId="77777777" w:rsidR="00000000" w:rsidRDefault="007C71EE">
      <w:pPr>
        <w:pStyle w:val="a"/>
        <w:jc w:val="center"/>
        <w:rPr>
          <w:rFonts w:hint="cs"/>
          <w:b/>
          <w:bCs/>
          <w:rtl/>
        </w:rPr>
      </w:pPr>
    </w:p>
    <w:p w14:paraId="00A24A19" w14:textId="77777777" w:rsidR="00000000" w:rsidRDefault="007C71EE">
      <w:pPr>
        <w:pStyle w:val="a"/>
        <w:jc w:val="center"/>
        <w:rPr>
          <w:rFonts w:hint="cs"/>
          <w:rtl/>
        </w:rPr>
      </w:pPr>
      <w:r>
        <w:rPr>
          <w:rFonts w:hint="cs"/>
          <w:rtl/>
        </w:rPr>
        <w:t>ההסתייגות של חבר הכנסת רומן ברונפמן לסעיף 27(2) לא נתקבלה.</w:t>
      </w:r>
    </w:p>
    <w:p w14:paraId="6D015A8D" w14:textId="77777777" w:rsidR="00000000" w:rsidRDefault="007C71EE">
      <w:pPr>
        <w:pStyle w:val="ad"/>
        <w:rPr>
          <w:rtl/>
        </w:rPr>
      </w:pPr>
      <w:r>
        <w:rPr>
          <w:rtl/>
        </w:rPr>
        <w:br/>
        <w:t>היו"ר ראובן ריבלין:</w:t>
      </w:r>
    </w:p>
    <w:p w14:paraId="67FBB946" w14:textId="77777777" w:rsidR="00000000" w:rsidRDefault="007C71EE">
      <w:pPr>
        <w:pStyle w:val="a"/>
        <w:rPr>
          <w:rtl/>
        </w:rPr>
      </w:pPr>
    </w:p>
    <w:p w14:paraId="3EFFA6F2" w14:textId="77777777" w:rsidR="00000000" w:rsidRDefault="007C71EE">
      <w:pPr>
        <w:pStyle w:val="a"/>
        <w:rPr>
          <w:rFonts w:hint="cs"/>
          <w:rtl/>
        </w:rPr>
      </w:pPr>
      <w:r>
        <w:rPr>
          <w:rFonts w:hint="cs"/>
          <w:rtl/>
        </w:rPr>
        <w:t>לא נתקבלה.</w:t>
      </w:r>
    </w:p>
    <w:p w14:paraId="70B456B2" w14:textId="77777777" w:rsidR="00000000" w:rsidRDefault="007C71EE">
      <w:pPr>
        <w:pStyle w:val="a"/>
        <w:rPr>
          <w:rFonts w:hint="cs"/>
          <w:rtl/>
        </w:rPr>
      </w:pPr>
    </w:p>
    <w:p w14:paraId="516EE120" w14:textId="77777777" w:rsidR="00000000" w:rsidRDefault="007C71EE">
      <w:pPr>
        <w:pStyle w:val="a"/>
        <w:rPr>
          <w:rFonts w:hint="cs"/>
          <w:rtl/>
        </w:rPr>
      </w:pPr>
      <w:r>
        <w:rPr>
          <w:rFonts w:hint="cs"/>
          <w:rtl/>
        </w:rPr>
        <w:t>חבר הכנסת אבשלום וילן - מי בעד? תודה. מי נגד? תודה. מי נמנע? תודה.</w:t>
      </w:r>
    </w:p>
    <w:p w14:paraId="25BF6936" w14:textId="77777777" w:rsidR="00000000" w:rsidRDefault="007C71EE">
      <w:pPr>
        <w:pStyle w:val="a"/>
        <w:rPr>
          <w:rFonts w:hint="cs"/>
          <w:rtl/>
        </w:rPr>
      </w:pPr>
    </w:p>
    <w:p w14:paraId="3B33F543" w14:textId="77777777" w:rsidR="00000000" w:rsidRDefault="007C71EE">
      <w:pPr>
        <w:pStyle w:val="a"/>
        <w:jc w:val="center"/>
        <w:rPr>
          <w:rFonts w:hint="cs"/>
          <w:b/>
          <w:bCs/>
          <w:rtl/>
        </w:rPr>
      </w:pPr>
    </w:p>
    <w:p w14:paraId="5354F177" w14:textId="77777777" w:rsidR="00000000" w:rsidRDefault="007C71EE">
      <w:pPr>
        <w:pStyle w:val="a"/>
        <w:jc w:val="center"/>
        <w:rPr>
          <w:rFonts w:hint="cs"/>
          <w:b/>
          <w:bCs/>
          <w:rtl/>
        </w:rPr>
      </w:pPr>
    </w:p>
    <w:p w14:paraId="7CC0522C" w14:textId="77777777" w:rsidR="00000000" w:rsidRDefault="007C71EE">
      <w:pPr>
        <w:pStyle w:val="a"/>
        <w:jc w:val="center"/>
        <w:rPr>
          <w:rFonts w:hint="cs"/>
          <w:b/>
          <w:bCs/>
          <w:rtl/>
        </w:rPr>
      </w:pPr>
      <w:r>
        <w:rPr>
          <w:rFonts w:hint="cs"/>
          <w:b/>
          <w:bCs/>
          <w:rtl/>
        </w:rPr>
        <w:t>הצבעה</w:t>
      </w:r>
    </w:p>
    <w:p w14:paraId="791D4A0E" w14:textId="77777777" w:rsidR="00000000" w:rsidRDefault="007C71EE">
      <w:pPr>
        <w:pStyle w:val="a"/>
        <w:jc w:val="center"/>
        <w:rPr>
          <w:rFonts w:hint="cs"/>
          <w:b/>
          <w:bCs/>
          <w:rtl/>
        </w:rPr>
      </w:pPr>
    </w:p>
    <w:p w14:paraId="73AF06D3" w14:textId="77777777" w:rsidR="00000000" w:rsidRDefault="007C71EE">
      <w:pPr>
        <w:pStyle w:val="a"/>
        <w:jc w:val="center"/>
        <w:rPr>
          <w:rFonts w:hint="cs"/>
          <w:rtl/>
        </w:rPr>
      </w:pPr>
      <w:r>
        <w:rPr>
          <w:rFonts w:hint="cs"/>
          <w:rtl/>
        </w:rPr>
        <w:t>ההסתייגות של חבר הכנסת אבשלום וילן לסעיף 27(2) לא נתקבל</w:t>
      </w:r>
      <w:r>
        <w:rPr>
          <w:rFonts w:hint="cs"/>
          <w:rtl/>
        </w:rPr>
        <w:t>ה.</w:t>
      </w:r>
    </w:p>
    <w:p w14:paraId="1CA5C3B7" w14:textId="77777777" w:rsidR="00000000" w:rsidRDefault="007C71EE">
      <w:pPr>
        <w:pStyle w:val="ad"/>
        <w:rPr>
          <w:rtl/>
        </w:rPr>
      </w:pPr>
      <w:r>
        <w:rPr>
          <w:rtl/>
        </w:rPr>
        <w:br/>
        <w:t>היו"ר ראובן ריבלין:</w:t>
      </w:r>
    </w:p>
    <w:p w14:paraId="1E520F16" w14:textId="77777777" w:rsidR="00000000" w:rsidRDefault="007C71EE">
      <w:pPr>
        <w:pStyle w:val="a"/>
        <w:rPr>
          <w:rtl/>
        </w:rPr>
      </w:pPr>
    </w:p>
    <w:p w14:paraId="4D197D08" w14:textId="77777777" w:rsidR="00000000" w:rsidRDefault="007C71EE">
      <w:pPr>
        <w:pStyle w:val="a"/>
        <w:rPr>
          <w:rFonts w:hint="cs"/>
          <w:rtl/>
        </w:rPr>
      </w:pPr>
      <w:r>
        <w:rPr>
          <w:rFonts w:hint="cs"/>
          <w:rtl/>
        </w:rPr>
        <w:t>לא נתקבלה.</w:t>
      </w:r>
    </w:p>
    <w:p w14:paraId="65DE8507" w14:textId="77777777" w:rsidR="00000000" w:rsidRDefault="007C71EE">
      <w:pPr>
        <w:pStyle w:val="a"/>
        <w:rPr>
          <w:rFonts w:hint="cs"/>
          <w:rtl/>
        </w:rPr>
      </w:pPr>
    </w:p>
    <w:p w14:paraId="24A257AE" w14:textId="77777777" w:rsidR="00000000" w:rsidRDefault="007C71EE">
      <w:pPr>
        <w:pStyle w:val="a"/>
        <w:rPr>
          <w:rFonts w:hint="cs"/>
          <w:rtl/>
        </w:rPr>
      </w:pPr>
      <w:r>
        <w:rPr>
          <w:rFonts w:hint="cs"/>
          <w:rtl/>
        </w:rPr>
        <w:t>חבר הכנסת ליצמן - מי בעד? תודה. מי נגד? תודה. מי נמנע? תודה.</w:t>
      </w:r>
    </w:p>
    <w:p w14:paraId="030A648A" w14:textId="77777777" w:rsidR="00000000" w:rsidRDefault="007C71EE">
      <w:pPr>
        <w:pStyle w:val="a"/>
        <w:rPr>
          <w:rFonts w:hint="cs"/>
          <w:rtl/>
        </w:rPr>
      </w:pPr>
    </w:p>
    <w:p w14:paraId="40BFA9B2" w14:textId="77777777" w:rsidR="00000000" w:rsidRDefault="007C71EE">
      <w:pPr>
        <w:pStyle w:val="a"/>
        <w:jc w:val="center"/>
        <w:rPr>
          <w:rFonts w:hint="cs"/>
          <w:b/>
          <w:bCs/>
          <w:rtl/>
        </w:rPr>
      </w:pPr>
      <w:r>
        <w:rPr>
          <w:rFonts w:hint="cs"/>
          <w:b/>
          <w:bCs/>
          <w:rtl/>
        </w:rPr>
        <w:t>הצבעה</w:t>
      </w:r>
    </w:p>
    <w:p w14:paraId="13DDE7E9" w14:textId="77777777" w:rsidR="00000000" w:rsidRDefault="007C71EE">
      <w:pPr>
        <w:pStyle w:val="a"/>
        <w:jc w:val="center"/>
        <w:rPr>
          <w:rFonts w:hint="cs"/>
          <w:b/>
          <w:bCs/>
          <w:rtl/>
        </w:rPr>
      </w:pPr>
    </w:p>
    <w:p w14:paraId="4316A2BF" w14:textId="77777777" w:rsidR="00000000" w:rsidRDefault="007C71EE">
      <w:pPr>
        <w:pStyle w:val="a"/>
        <w:jc w:val="center"/>
        <w:rPr>
          <w:rFonts w:hint="cs"/>
          <w:rtl/>
        </w:rPr>
      </w:pPr>
      <w:r>
        <w:rPr>
          <w:rFonts w:hint="cs"/>
          <w:rtl/>
        </w:rPr>
        <w:t>ההסתייגות של חבר הכנסת יעקב ליצמן לסעיף 27(2) לא נתקבלה.</w:t>
      </w:r>
    </w:p>
    <w:p w14:paraId="566E4FB4" w14:textId="77777777" w:rsidR="00000000" w:rsidRDefault="007C71EE">
      <w:pPr>
        <w:pStyle w:val="ad"/>
        <w:rPr>
          <w:rtl/>
        </w:rPr>
      </w:pPr>
      <w:r>
        <w:rPr>
          <w:rtl/>
        </w:rPr>
        <w:br/>
        <w:t>היו"ר ראובן ריבלין:</w:t>
      </w:r>
    </w:p>
    <w:p w14:paraId="60F48FD2" w14:textId="77777777" w:rsidR="00000000" w:rsidRDefault="007C71EE">
      <w:pPr>
        <w:pStyle w:val="a"/>
        <w:rPr>
          <w:rtl/>
        </w:rPr>
      </w:pPr>
    </w:p>
    <w:p w14:paraId="213E468E" w14:textId="77777777" w:rsidR="00000000" w:rsidRDefault="007C71EE">
      <w:pPr>
        <w:pStyle w:val="a"/>
        <w:rPr>
          <w:rFonts w:hint="cs"/>
          <w:rtl/>
        </w:rPr>
      </w:pPr>
      <w:r>
        <w:rPr>
          <w:rFonts w:hint="cs"/>
          <w:rtl/>
        </w:rPr>
        <w:t>לא נתקבלה.</w:t>
      </w:r>
    </w:p>
    <w:p w14:paraId="6D257233" w14:textId="77777777" w:rsidR="00000000" w:rsidRDefault="007C71EE">
      <w:pPr>
        <w:pStyle w:val="a"/>
        <w:rPr>
          <w:rFonts w:hint="cs"/>
          <w:rtl/>
        </w:rPr>
      </w:pPr>
    </w:p>
    <w:p w14:paraId="509B0CB5" w14:textId="77777777" w:rsidR="00000000" w:rsidRDefault="007C71EE">
      <w:pPr>
        <w:pStyle w:val="a"/>
        <w:rPr>
          <w:rFonts w:hint="cs"/>
          <w:rtl/>
        </w:rPr>
      </w:pPr>
      <w:r>
        <w:rPr>
          <w:rFonts w:hint="cs"/>
          <w:rtl/>
        </w:rPr>
        <w:t>חבר הכנסת רביץ - לא נוכח.</w:t>
      </w:r>
    </w:p>
    <w:p w14:paraId="67435118" w14:textId="77777777" w:rsidR="00000000" w:rsidRDefault="007C71EE">
      <w:pPr>
        <w:pStyle w:val="a"/>
        <w:rPr>
          <w:rFonts w:hint="cs"/>
          <w:rtl/>
        </w:rPr>
      </w:pPr>
    </w:p>
    <w:p w14:paraId="1C8B01A7" w14:textId="77777777" w:rsidR="00000000" w:rsidRDefault="007C71EE">
      <w:pPr>
        <w:pStyle w:val="a"/>
        <w:rPr>
          <w:rFonts w:hint="cs"/>
          <w:rtl/>
        </w:rPr>
      </w:pPr>
      <w:r>
        <w:rPr>
          <w:rFonts w:hint="cs"/>
          <w:rtl/>
        </w:rPr>
        <w:t>חבר הכנסת פרוש - מי בעד? תודה. מ</w:t>
      </w:r>
      <w:r>
        <w:rPr>
          <w:rFonts w:hint="cs"/>
          <w:rtl/>
        </w:rPr>
        <w:t>י נגד? תודה. מי נמנע? תודה.</w:t>
      </w:r>
    </w:p>
    <w:p w14:paraId="1BCB27C8" w14:textId="77777777" w:rsidR="00000000" w:rsidRDefault="007C71EE">
      <w:pPr>
        <w:pStyle w:val="a"/>
        <w:rPr>
          <w:rFonts w:hint="cs"/>
          <w:rtl/>
        </w:rPr>
      </w:pPr>
    </w:p>
    <w:p w14:paraId="5BC1DB67" w14:textId="77777777" w:rsidR="00000000" w:rsidRDefault="007C71EE">
      <w:pPr>
        <w:pStyle w:val="a"/>
        <w:jc w:val="center"/>
        <w:rPr>
          <w:rFonts w:hint="cs"/>
          <w:b/>
          <w:bCs/>
          <w:rtl/>
        </w:rPr>
      </w:pPr>
      <w:r>
        <w:rPr>
          <w:rFonts w:hint="cs"/>
          <w:b/>
          <w:bCs/>
          <w:rtl/>
        </w:rPr>
        <w:t>הצבעה</w:t>
      </w:r>
    </w:p>
    <w:p w14:paraId="370ADDA7" w14:textId="77777777" w:rsidR="00000000" w:rsidRDefault="007C71EE">
      <w:pPr>
        <w:pStyle w:val="a"/>
        <w:jc w:val="center"/>
        <w:rPr>
          <w:rFonts w:hint="cs"/>
          <w:b/>
          <w:bCs/>
          <w:rtl/>
        </w:rPr>
      </w:pPr>
    </w:p>
    <w:p w14:paraId="36E62456" w14:textId="77777777" w:rsidR="00000000" w:rsidRDefault="007C71EE">
      <w:pPr>
        <w:pStyle w:val="a"/>
        <w:jc w:val="center"/>
        <w:rPr>
          <w:rFonts w:hint="cs"/>
          <w:rtl/>
        </w:rPr>
      </w:pPr>
      <w:r>
        <w:rPr>
          <w:rFonts w:hint="cs"/>
          <w:rtl/>
        </w:rPr>
        <w:t>ההסתייגות של חבר הכנסת מאיר פרוש לסעיף 27(2) לא נתקבלה.</w:t>
      </w:r>
    </w:p>
    <w:p w14:paraId="360CDAD3" w14:textId="77777777" w:rsidR="00000000" w:rsidRDefault="007C71EE">
      <w:pPr>
        <w:pStyle w:val="ad"/>
        <w:rPr>
          <w:rtl/>
        </w:rPr>
      </w:pPr>
      <w:r>
        <w:rPr>
          <w:rtl/>
        </w:rPr>
        <w:br/>
        <w:t>היו"ר ראובן ריבלין:</w:t>
      </w:r>
    </w:p>
    <w:p w14:paraId="2633937E" w14:textId="77777777" w:rsidR="00000000" w:rsidRDefault="007C71EE">
      <w:pPr>
        <w:pStyle w:val="a"/>
        <w:rPr>
          <w:rtl/>
        </w:rPr>
      </w:pPr>
    </w:p>
    <w:p w14:paraId="23ADFD26" w14:textId="77777777" w:rsidR="00000000" w:rsidRDefault="007C71EE">
      <w:pPr>
        <w:pStyle w:val="a"/>
        <w:rPr>
          <w:rFonts w:hint="cs"/>
          <w:rtl/>
        </w:rPr>
      </w:pPr>
      <w:r>
        <w:rPr>
          <w:rFonts w:hint="cs"/>
          <w:rtl/>
        </w:rPr>
        <w:t>לא נתקבלה.</w:t>
      </w:r>
    </w:p>
    <w:p w14:paraId="64D5735E" w14:textId="77777777" w:rsidR="00000000" w:rsidRDefault="007C71EE">
      <w:pPr>
        <w:pStyle w:val="a"/>
        <w:rPr>
          <w:rFonts w:hint="cs"/>
          <w:rtl/>
        </w:rPr>
      </w:pPr>
    </w:p>
    <w:p w14:paraId="6BB7D1CF" w14:textId="77777777" w:rsidR="00000000" w:rsidRDefault="007C71EE">
      <w:pPr>
        <w:pStyle w:val="a"/>
        <w:rPr>
          <w:rFonts w:hint="cs"/>
          <w:rtl/>
        </w:rPr>
      </w:pPr>
      <w:r>
        <w:rPr>
          <w:rFonts w:hint="cs"/>
          <w:rtl/>
        </w:rPr>
        <w:t>חבר הכנסת גפני - מי בעד? תודה. מי נגד? תודה. מי נמנע? תודה.</w:t>
      </w:r>
    </w:p>
    <w:p w14:paraId="05F8EB4A" w14:textId="77777777" w:rsidR="00000000" w:rsidRDefault="007C71EE">
      <w:pPr>
        <w:pStyle w:val="a"/>
        <w:rPr>
          <w:rFonts w:hint="cs"/>
          <w:rtl/>
        </w:rPr>
      </w:pPr>
    </w:p>
    <w:p w14:paraId="39671760" w14:textId="77777777" w:rsidR="00000000" w:rsidRDefault="007C71EE">
      <w:pPr>
        <w:pStyle w:val="a"/>
        <w:jc w:val="center"/>
        <w:rPr>
          <w:rFonts w:hint="cs"/>
          <w:b/>
          <w:bCs/>
          <w:rtl/>
        </w:rPr>
      </w:pPr>
      <w:r>
        <w:rPr>
          <w:rFonts w:hint="cs"/>
          <w:b/>
          <w:bCs/>
          <w:rtl/>
        </w:rPr>
        <w:t>הצבעה</w:t>
      </w:r>
    </w:p>
    <w:p w14:paraId="42F89F22" w14:textId="77777777" w:rsidR="00000000" w:rsidRDefault="007C71EE">
      <w:pPr>
        <w:pStyle w:val="a"/>
        <w:jc w:val="center"/>
        <w:rPr>
          <w:rFonts w:hint="cs"/>
          <w:b/>
          <w:bCs/>
          <w:rtl/>
        </w:rPr>
      </w:pPr>
    </w:p>
    <w:p w14:paraId="56FDAC59" w14:textId="77777777" w:rsidR="00000000" w:rsidRDefault="007C71EE">
      <w:pPr>
        <w:pStyle w:val="a"/>
        <w:jc w:val="center"/>
        <w:rPr>
          <w:rFonts w:hint="cs"/>
          <w:rtl/>
        </w:rPr>
      </w:pPr>
      <w:r>
        <w:rPr>
          <w:rFonts w:hint="cs"/>
          <w:rtl/>
        </w:rPr>
        <w:t>ההסתייגות של חבר הכנסת משה גפני לסעיף 27(2) לא נתקבלה.</w:t>
      </w:r>
    </w:p>
    <w:p w14:paraId="5CC9B9BB" w14:textId="77777777" w:rsidR="00000000" w:rsidRDefault="007C71EE">
      <w:pPr>
        <w:pStyle w:val="a"/>
        <w:jc w:val="center"/>
        <w:rPr>
          <w:rFonts w:hint="cs"/>
          <w:rtl/>
        </w:rPr>
      </w:pPr>
    </w:p>
    <w:p w14:paraId="41E72E40" w14:textId="77777777" w:rsidR="00000000" w:rsidRDefault="007C71EE">
      <w:pPr>
        <w:pStyle w:val="ad"/>
        <w:rPr>
          <w:rtl/>
        </w:rPr>
      </w:pPr>
      <w:r>
        <w:rPr>
          <w:rtl/>
        </w:rPr>
        <w:t xml:space="preserve">היו"ר </w:t>
      </w:r>
      <w:r>
        <w:rPr>
          <w:rtl/>
        </w:rPr>
        <w:t>ראובן ריבלין:</w:t>
      </w:r>
    </w:p>
    <w:p w14:paraId="5CE615A1" w14:textId="77777777" w:rsidR="00000000" w:rsidRDefault="007C71EE">
      <w:pPr>
        <w:pStyle w:val="a"/>
        <w:rPr>
          <w:rtl/>
        </w:rPr>
      </w:pPr>
    </w:p>
    <w:p w14:paraId="01D8AD2A" w14:textId="77777777" w:rsidR="00000000" w:rsidRDefault="007C71EE">
      <w:pPr>
        <w:pStyle w:val="a"/>
        <w:rPr>
          <w:rFonts w:hint="cs"/>
          <w:rtl/>
        </w:rPr>
      </w:pPr>
      <w:r>
        <w:rPr>
          <w:rFonts w:hint="cs"/>
          <w:rtl/>
        </w:rPr>
        <w:t>לא נתקבלה.</w:t>
      </w:r>
    </w:p>
    <w:p w14:paraId="7077D868" w14:textId="77777777" w:rsidR="00000000" w:rsidRDefault="007C71EE">
      <w:pPr>
        <w:pStyle w:val="a"/>
        <w:rPr>
          <w:rFonts w:hint="cs"/>
          <w:rtl/>
        </w:rPr>
      </w:pPr>
    </w:p>
    <w:p w14:paraId="40B5F7CF" w14:textId="77777777" w:rsidR="00000000" w:rsidRDefault="007C71EE">
      <w:pPr>
        <w:pStyle w:val="a"/>
        <w:rPr>
          <w:rFonts w:hint="cs"/>
          <w:rtl/>
        </w:rPr>
      </w:pPr>
      <w:r>
        <w:rPr>
          <w:rFonts w:hint="cs"/>
          <w:rtl/>
        </w:rPr>
        <w:t xml:space="preserve">חבר הכנסת אייכלר - לא נוכח. </w:t>
      </w:r>
    </w:p>
    <w:p w14:paraId="1FF08B81" w14:textId="77777777" w:rsidR="00000000" w:rsidRDefault="007C71EE">
      <w:pPr>
        <w:pStyle w:val="a"/>
        <w:rPr>
          <w:rFonts w:hint="cs"/>
          <w:rtl/>
        </w:rPr>
      </w:pPr>
    </w:p>
    <w:p w14:paraId="6A249C64" w14:textId="77777777" w:rsidR="00000000" w:rsidRDefault="007C71EE">
      <w:pPr>
        <w:pStyle w:val="a"/>
        <w:rPr>
          <w:rFonts w:hint="cs"/>
          <w:rtl/>
        </w:rPr>
      </w:pPr>
      <w:r>
        <w:rPr>
          <w:rFonts w:hint="cs"/>
          <w:rtl/>
        </w:rPr>
        <w:t>חבר הכנסת מוחמד ברכה - מי בעד? תודה. מי נגד? תודה. מי נמנע? תודה.</w:t>
      </w:r>
    </w:p>
    <w:p w14:paraId="1990A1F0" w14:textId="77777777" w:rsidR="00000000" w:rsidRDefault="007C71EE">
      <w:pPr>
        <w:pStyle w:val="a"/>
        <w:rPr>
          <w:rFonts w:hint="cs"/>
          <w:rtl/>
        </w:rPr>
      </w:pPr>
    </w:p>
    <w:p w14:paraId="5CA14675" w14:textId="77777777" w:rsidR="00000000" w:rsidRDefault="007C71EE">
      <w:pPr>
        <w:pStyle w:val="a"/>
        <w:jc w:val="center"/>
        <w:rPr>
          <w:rFonts w:hint="cs"/>
          <w:b/>
          <w:bCs/>
          <w:rtl/>
        </w:rPr>
      </w:pPr>
      <w:r>
        <w:rPr>
          <w:rFonts w:hint="cs"/>
          <w:b/>
          <w:bCs/>
          <w:rtl/>
        </w:rPr>
        <w:t>הצבעה</w:t>
      </w:r>
    </w:p>
    <w:p w14:paraId="3218E147" w14:textId="77777777" w:rsidR="00000000" w:rsidRDefault="007C71EE">
      <w:pPr>
        <w:pStyle w:val="a"/>
        <w:jc w:val="center"/>
        <w:rPr>
          <w:rFonts w:hint="cs"/>
          <w:b/>
          <w:bCs/>
          <w:rtl/>
        </w:rPr>
      </w:pPr>
    </w:p>
    <w:p w14:paraId="7F873469" w14:textId="77777777" w:rsidR="00000000" w:rsidRDefault="007C71EE">
      <w:pPr>
        <w:pStyle w:val="a"/>
        <w:jc w:val="center"/>
        <w:rPr>
          <w:rFonts w:hint="cs"/>
          <w:rtl/>
        </w:rPr>
      </w:pPr>
      <w:r>
        <w:rPr>
          <w:rFonts w:hint="cs"/>
          <w:rtl/>
        </w:rPr>
        <w:t>ההסתייגות של חבר הכנסת מוחמד ברכה לסעיף 27(2) לא נתקבלה.</w:t>
      </w:r>
    </w:p>
    <w:p w14:paraId="00F29543" w14:textId="77777777" w:rsidR="00000000" w:rsidRDefault="007C71EE">
      <w:pPr>
        <w:pStyle w:val="a"/>
        <w:jc w:val="center"/>
        <w:rPr>
          <w:rFonts w:hint="cs"/>
          <w:rtl/>
        </w:rPr>
      </w:pPr>
    </w:p>
    <w:p w14:paraId="7554DB37" w14:textId="77777777" w:rsidR="00000000" w:rsidRDefault="007C71EE">
      <w:pPr>
        <w:pStyle w:val="ad"/>
        <w:rPr>
          <w:rtl/>
        </w:rPr>
      </w:pPr>
      <w:r>
        <w:rPr>
          <w:rtl/>
        </w:rPr>
        <w:t>היו"ר ראובן ריבלין:</w:t>
      </w:r>
    </w:p>
    <w:p w14:paraId="536ACFCE" w14:textId="77777777" w:rsidR="00000000" w:rsidRDefault="007C71EE">
      <w:pPr>
        <w:pStyle w:val="a"/>
        <w:rPr>
          <w:rtl/>
        </w:rPr>
      </w:pPr>
    </w:p>
    <w:p w14:paraId="43B2FCC2" w14:textId="77777777" w:rsidR="00000000" w:rsidRDefault="007C71EE">
      <w:pPr>
        <w:pStyle w:val="a"/>
        <w:rPr>
          <w:rFonts w:hint="cs"/>
          <w:rtl/>
        </w:rPr>
      </w:pPr>
      <w:r>
        <w:rPr>
          <w:rFonts w:hint="cs"/>
          <w:rtl/>
        </w:rPr>
        <w:t>לא נתקבלה.</w:t>
      </w:r>
    </w:p>
    <w:p w14:paraId="44978009" w14:textId="77777777" w:rsidR="00000000" w:rsidRDefault="007C71EE">
      <w:pPr>
        <w:pStyle w:val="a"/>
        <w:rPr>
          <w:rFonts w:hint="cs"/>
          <w:rtl/>
        </w:rPr>
      </w:pPr>
    </w:p>
    <w:p w14:paraId="03179FC8" w14:textId="77777777" w:rsidR="00000000" w:rsidRDefault="007C71EE">
      <w:pPr>
        <w:pStyle w:val="a"/>
        <w:rPr>
          <w:rFonts w:hint="cs"/>
          <w:rtl/>
        </w:rPr>
      </w:pPr>
      <w:r>
        <w:rPr>
          <w:rFonts w:hint="cs"/>
          <w:rtl/>
        </w:rPr>
        <w:t>חבר הכנסת עסאם מח'ול - מי בעד? תוד</w:t>
      </w:r>
      <w:r>
        <w:rPr>
          <w:rFonts w:hint="cs"/>
          <w:rtl/>
        </w:rPr>
        <w:t>ה. מי נגד? תודה. מי נמנע? תודה.</w:t>
      </w:r>
    </w:p>
    <w:p w14:paraId="3C596C36" w14:textId="77777777" w:rsidR="00000000" w:rsidRDefault="007C71EE">
      <w:pPr>
        <w:pStyle w:val="a"/>
        <w:rPr>
          <w:rFonts w:hint="cs"/>
          <w:rtl/>
        </w:rPr>
      </w:pPr>
    </w:p>
    <w:p w14:paraId="4D992212" w14:textId="77777777" w:rsidR="00000000" w:rsidRDefault="007C71EE">
      <w:pPr>
        <w:pStyle w:val="a"/>
        <w:jc w:val="center"/>
        <w:rPr>
          <w:rFonts w:hint="cs"/>
          <w:b/>
          <w:bCs/>
          <w:rtl/>
        </w:rPr>
      </w:pPr>
      <w:r>
        <w:rPr>
          <w:rFonts w:hint="cs"/>
          <w:b/>
          <w:bCs/>
          <w:rtl/>
        </w:rPr>
        <w:t>הצבעה</w:t>
      </w:r>
    </w:p>
    <w:p w14:paraId="06BCDDD7" w14:textId="77777777" w:rsidR="00000000" w:rsidRDefault="007C71EE">
      <w:pPr>
        <w:pStyle w:val="a"/>
        <w:jc w:val="center"/>
        <w:rPr>
          <w:rFonts w:hint="cs"/>
          <w:b/>
          <w:bCs/>
          <w:rtl/>
        </w:rPr>
      </w:pPr>
    </w:p>
    <w:p w14:paraId="169737A8" w14:textId="77777777" w:rsidR="00000000" w:rsidRDefault="007C71EE">
      <w:pPr>
        <w:pStyle w:val="a"/>
        <w:jc w:val="center"/>
        <w:rPr>
          <w:rFonts w:hint="cs"/>
          <w:rtl/>
        </w:rPr>
      </w:pPr>
      <w:r>
        <w:rPr>
          <w:rFonts w:hint="cs"/>
          <w:rtl/>
        </w:rPr>
        <w:t>ההסתייגות של חבר הכנסת עסאם מח'ול לסעיף 27(2) לא נתקבלה.</w:t>
      </w:r>
    </w:p>
    <w:p w14:paraId="423EE480" w14:textId="77777777" w:rsidR="00000000" w:rsidRDefault="007C71EE">
      <w:pPr>
        <w:pStyle w:val="ad"/>
        <w:rPr>
          <w:rtl/>
        </w:rPr>
      </w:pPr>
      <w:r>
        <w:rPr>
          <w:rtl/>
        </w:rPr>
        <w:br/>
        <w:t>היו"ר ראובן ריבלין:</w:t>
      </w:r>
    </w:p>
    <w:p w14:paraId="01D0CC62" w14:textId="77777777" w:rsidR="00000000" w:rsidRDefault="007C71EE">
      <w:pPr>
        <w:pStyle w:val="a"/>
        <w:rPr>
          <w:rtl/>
        </w:rPr>
      </w:pPr>
    </w:p>
    <w:p w14:paraId="423D82D3" w14:textId="77777777" w:rsidR="00000000" w:rsidRDefault="007C71EE">
      <w:pPr>
        <w:pStyle w:val="a"/>
        <w:rPr>
          <w:rFonts w:hint="cs"/>
          <w:rtl/>
        </w:rPr>
      </w:pPr>
      <w:r>
        <w:rPr>
          <w:rFonts w:hint="cs"/>
          <w:rtl/>
        </w:rPr>
        <w:t>לא נתקבלה.</w:t>
      </w:r>
    </w:p>
    <w:p w14:paraId="4CD0AD79" w14:textId="77777777" w:rsidR="00000000" w:rsidRDefault="007C71EE">
      <w:pPr>
        <w:pStyle w:val="a"/>
        <w:rPr>
          <w:rFonts w:hint="cs"/>
          <w:rtl/>
        </w:rPr>
      </w:pPr>
    </w:p>
    <w:p w14:paraId="7C9BDD1C" w14:textId="77777777" w:rsidR="00000000" w:rsidRDefault="007C71EE">
      <w:pPr>
        <w:pStyle w:val="a"/>
        <w:rPr>
          <w:rFonts w:hint="cs"/>
          <w:rtl/>
        </w:rPr>
      </w:pPr>
      <w:r>
        <w:rPr>
          <w:rFonts w:hint="cs"/>
          <w:rtl/>
        </w:rPr>
        <w:t>חבר הכנסת אחמד טיבי - מי בעד? תודה. מי נגד? תודה. מי נמנע? תודה.</w:t>
      </w:r>
    </w:p>
    <w:p w14:paraId="027E796E" w14:textId="77777777" w:rsidR="00000000" w:rsidRDefault="007C71EE">
      <w:pPr>
        <w:pStyle w:val="a"/>
        <w:rPr>
          <w:rFonts w:hint="cs"/>
          <w:rtl/>
        </w:rPr>
      </w:pPr>
    </w:p>
    <w:p w14:paraId="490526FC" w14:textId="77777777" w:rsidR="00000000" w:rsidRDefault="007C71EE">
      <w:pPr>
        <w:pStyle w:val="a"/>
        <w:jc w:val="center"/>
        <w:rPr>
          <w:rFonts w:hint="cs"/>
          <w:b/>
          <w:bCs/>
          <w:rtl/>
        </w:rPr>
      </w:pPr>
      <w:r>
        <w:rPr>
          <w:rFonts w:hint="cs"/>
          <w:b/>
          <w:bCs/>
          <w:rtl/>
        </w:rPr>
        <w:t>הצבעה</w:t>
      </w:r>
    </w:p>
    <w:p w14:paraId="65B569F6" w14:textId="77777777" w:rsidR="00000000" w:rsidRDefault="007C71EE">
      <w:pPr>
        <w:pStyle w:val="a"/>
        <w:jc w:val="center"/>
        <w:rPr>
          <w:rFonts w:hint="cs"/>
          <w:b/>
          <w:bCs/>
          <w:rtl/>
        </w:rPr>
      </w:pPr>
    </w:p>
    <w:p w14:paraId="7BAF0018" w14:textId="77777777" w:rsidR="00000000" w:rsidRDefault="007C71EE">
      <w:pPr>
        <w:pStyle w:val="ad"/>
        <w:jc w:val="center"/>
        <w:rPr>
          <w:rFonts w:hint="cs"/>
          <w:rtl/>
        </w:rPr>
      </w:pPr>
      <w:r>
        <w:rPr>
          <w:rFonts w:hint="cs"/>
          <w:b w:val="0"/>
          <w:bCs w:val="0"/>
          <w:u w:val="none"/>
          <w:rtl/>
        </w:rPr>
        <w:t>ההסתייגות של חבר הכנסת אחמד טיבי לסעיף 27(2) לא נתקב</w:t>
      </w:r>
      <w:r>
        <w:rPr>
          <w:rFonts w:hint="cs"/>
          <w:b w:val="0"/>
          <w:bCs w:val="0"/>
          <w:u w:val="none"/>
          <w:rtl/>
        </w:rPr>
        <w:t>לה.</w:t>
      </w:r>
    </w:p>
    <w:p w14:paraId="03A390FC" w14:textId="77777777" w:rsidR="00000000" w:rsidRDefault="007C71EE">
      <w:pPr>
        <w:pStyle w:val="ad"/>
        <w:rPr>
          <w:rtl/>
        </w:rPr>
      </w:pPr>
      <w:r>
        <w:rPr>
          <w:rtl/>
        </w:rPr>
        <w:br/>
      </w:r>
      <w:r>
        <w:rPr>
          <w:rtl/>
        </w:rPr>
        <w:br/>
        <w:t>היו"ר ראובן ריבלין:</w:t>
      </w:r>
    </w:p>
    <w:p w14:paraId="34FDB531" w14:textId="77777777" w:rsidR="00000000" w:rsidRDefault="007C71EE">
      <w:pPr>
        <w:pStyle w:val="a"/>
        <w:rPr>
          <w:rtl/>
        </w:rPr>
      </w:pPr>
    </w:p>
    <w:p w14:paraId="041CE1A3" w14:textId="77777777" w:rsidR="00000000" w:rsidRDefault="007C71EE">
      <w:pPr>
        <w:pStyle w:val="a"/>
        <w:rPr>
          <w:rFonts w:hint="cs"/>
          <w:rtl/>
        </w:rPr>
      </w:pPr>
      <w:r>
        <w:rPr>
          <w:rFonts w:hint="cs"/>
          <w:rtl/>
        </w:rPr>
        <w:t>טיבי, אתך אין לי בעיה. אתה ממקד ישר התייחסות.</w:t>
      </w:r>
    </w:p>
    <w:p w14:paraId="6308CC9B" w14:textId="77777777" w:rsidR="00000000" w:rsidRDefault="007C71EE">
      <w:pPr>
        <w:pStyle w:val="a"/>
        <w:rPr>
          <w:rFonts w:hint="cs"/>
          <w:rtl/>
        </w:rPr>
      </w:pPr>
    </w:p>
    <w:p w14:paraId="639E3E75" w14:textId="77777777" w:rsidR="00000000" w:rsidRDefault="007C71EE">
      <w:pPr>
        <w:pStyle w:val="a"/>
        <w:rPr>
          <w:rFonts w:hint="cs"/>
          <w:rtl/>
        </w:rPr>
      </w:pPr>
      <w:r>
        <w:rPr>
          <w:rFonts w:hint="cs"/>
          <w:rtl/>
        </w:rPr>
        <w:t>חבר הכנסת עמיר פרץ - לא נוכח. חברת הכנסת אילנה כהן - לא נוכחת.</w:t>
      </w:r>
    </w:p>
    <w:p w14:paraId="48CEFAC6" w14:textId="77777777" w:rsidR="00000000" w:rsidRDefault="007C71EE">
      <w:pPr>
        <w:pStyle w:val="a"/>
        <w:rPr>
          <w:rFonts w:hint="cs"/>
          <w:rtl/>
        </w:rPr>
      </w:pPr>
    </w:p>
    <w:p w14:paraId="477769D4" w14:textId="77777777" w:rsidR="00000000" w:rsidRDefault="007C71EE">
      <w:pPr>
        <w:pStyle w:val="a"/>
        <w:rPr>
          <w:rFonts w:hint="cs"/>
          <w:rtl/>
        </w:rPr>
      </w:pPr>
      <w:r>
        <w:rPr>
          <w:rFonts w:hint="cs"/>
          <w:rtl/>
        </w:rPr>
        <w:t>חבר הכנסת דוד טל - מי בעד? תודה. מי נגד? תודה. מי נמנע? תודה.</w:t>
      </w:r>
    </w:p>
    <w:p w14:paraId="4B23B312" w14:textId="77777777" w:rsidR="00000000" w:rsidRDefault="007C71EE">
      <w:pPr>
        <w:pStyle w:val="a"/>
        <w:rPr>
          <w:rFonts w:hint="cs"/>
          <w:rtl/>
        </w:rPr>
      </w:pPr>
    </w:p>
    <w:p w14:paraId="33999733" w14:textId="77777777" w:rsidR="00000000" w:rsidRDefault="007C71EE">
      <w:pPr>
        <w:pStyle w:val="a"/>
        <w:jc w:val="center"/>
        <w:rPr>
          <w:rFonts w:hint="cs"/>
          <w:b/>
          <w:bCs/>
          <w:rtl/>
        </w:rPr>
      </w:pPr>
    </w:p>
    <w:p w14:paraId="264A5B51" w14:textId="77777777" w:rsidR="00000000" w:rsidRDefault="007C71EE">
      <w:pPr>
        <w:pStyle w:val="a"/>
        <w:jc w:val="center"/>
        <w:rPr>
          <w:rFonts w:hint="cs"/>
          <w:b/>
          <w:bCs/>
          <w:rtl/>
        </w:rPr>
      </w:pPr>
      <w:r>
        <w:rPr>
          <w:rFonts w:hint="cs"/>
          <w:b/>
          <w:bCs/>
          <w:rtl/>
        </w:rPr>
        <w:t>הצבעה</w:t>
      </w:r>
    </w:p>
    <w:p w14:paraId="0D9DF976" w14:textId="77777777" w:rsidR="00000000" w:rsidRDefault="007C71EE">
      <w:pPr>
        <w:pStyle w:val="a"/>
        <w:jc w:val="center"/>
        <w:rPr>
          <w:rFonts w:hint="cs"/>
          <w:b/>
          <w:bCs/>
          <w:rtl/>
        </w:rPr>
      </w:pPr>
    </w:p>
    <w:p w14:paraId="0077DED7" w14:textId="77777777" w:rsidR="00000000" w:rsidRDefault="007C71EE">
      <w:pPr>
        <w:pStyle w:val="a"/>
        <w:jc w:val="center"/>
        <w:rPr>
          <w:rFonts w:hint="cs"/>
          <w:rtl/>
        </w:rPr>
      </w:pPr>
      <w:r>
        <w:rPr>
          <w:rFonts w:hint="cs"/>
          <w:rtl/>
        </w:rPr>
        <w:t>ההסתייגות של חבר הכנסת דוד טל לסעיף 27(2) לא נת</w:t>
      </w:r>
      <w:r>
        <w:rPr>
          <w:rFonts w:hint="cs"/>
          <w:rtl/>
        </w:rPr>
        <w:t>קבלה.</w:t>
      </w:r>
    </w:p>
    <w:p w14:paraId="11AC8FB6" w14:textId="77777777" w:rsidR="00000000" w:rsidRDefault="007C71EE">
      <w:pPr>
        <w:pStyle w:val="a"/>
        <w:jc w:val="center"/>
        <w:rPr>
          <w:rFonts w:hint="cs"/>
          <w:rtl/>
        </w:rPr>
      </w:pPr>
    </w:p>
    <w:p w14:paraId="2411F609" w14:textId="77777777" w:rsidR="00000000" w:rsidRDefault="007C71EE">
      <w:pPr>
        <w:pStyle w:val="ad"/>
        <w:rPr>
          <w:rtl/>
        </w:rPr>
      </w:pPr>
      <w:r>
        <w:rPr>
          <w:rtl/>
        </w:rPr>
        <w:t>היו"ר ראובן ריבלין:</w:t>
      </w:r>
    </w:p>
    <w:p w14:paraId="60189018" w14:textId="77777777" w:rsidR="00000000" w:rsidRDefault="007C71EE">
      <w:pPr>
        <w:pStyle w:val="a"/>
        <w:rPr>
          <w:rtl/>
        </w:rPr>
      </w:pPr>
    </w:p>
    <w:p w14:paraId="295CE297" w14:textId="77777777" w:rsidR="00000000" w:rsidRDefault="007C71EE">
      <w:pPr>
        <w:pStyle w:val="a"/>
        <w:rPr>
          <w:rFonts w:hint="cs"/>
          <w:rtl/>
        </w:rPr>
      </w:pPr>
      <w:r>
        <w:rPr>
          <w:rFonts w:hint="cs"/>
          <w:rtl/>
        </w:rPr>
        <w:t>לא נתקבל.</w:t>
      </w:r>
    </w:p>
    <w:p w14:paraId="6B6D925F" w14:textId="77777777" w:rsidR="00000000" w:rsidRDefault="007C71EE">
      <w:pPr>
        <w:pStyle w:val="a"/>
        <w:rPr>
          <w:rFonts w:hint="cs"/>
          <w:rtl/>
        </w:rPr>
      </w:pPr>
    </w:p>
    <w:p w14:paraId="65952658" w14:textId="77777777" w:rsidR="00000000" w:rsidRDefault="007C71EE">
      <w:pPr>
        <w:pStyle w:val="a"/>
        <w:rPr>
          <w:rFonts w:hint="cs"/>
          <w:rtl/>
        </w:rPr>
      </w:pPr>
      <w:r>
        <w:rPr>
          <w:rFonts w:hint="cs"/>
          <w:rtl/>
        </w:rPr>
        <w:t>חבר הכנסת עזמי בשארה - מי בעד? תודה. מי נגד? תודה. מי נמנע? תודה.</w:t>
      </w:r>
    </w:p>
    <w:p w14:paraId="25ECE419" w14:textId="77777777" w:rsidR="00000000" w:rsidRDefault="007C71EE">
      <w:pPr>
        <w:pStyle w:val="a"/>
        <w:rPr>
          <w:rFonts w:hint="cs"/>
          <w:rtl/>
        </w:rPr>
      </w:pPr>
    </w:p>
    <w:p w14:paraId="0BF75CAA" w14:textId="77777777" w:rsidR="00000000" w:rsidRDefault="007C71EE">
      <w:pPr>
        <w:pStyle w:val="a"/>
        <w:jc w:val="center"/>
        <w:rPr>
          <w:rFonts w:hint="cs"/>
          <w:b/>
          <w:bCs/>
          <w:rtl/>
        </w:rPr>
      </w:pPr>
      <w:r>
        <w:rPr>
          <w:rFonts w:hint="cs"/>
          <w:b/>
          <w:bCs/>
          <w:rtl/>
        </w:rPr>
        <w:t>הצבעה</w:t>
      </w:r>
    </w:p>
    <w:p w14:paraId="2BAAA779" w14:textId="77777777" w:rsidR="00000000" w:rsidRDefault="007C71EE">
      <w:pPr>
        <w:pStyle w:val="a"/>
        <w:jc w:val="center"/>
        <w:rPr>
          <w:rFonts w:hint="cs"/>
          <w:b/>
          <w:bCs/>
          <w:rtl/>
        </w:rPr>
      </w:pPr>
    </w:p>
    <w:p w14:paraId="4CE78BE5" w14:textId="77777777" w:rsidR="00000000" w:rsidRDefault="007C71EE">
      <w:pPr>
        <w:pStyle w:val="a"/>
        <w:jc w:val="center"/>
        <w:rPr>
          <w:rFonts w:hint="cs"/>
          <w:rtl/>
        </w:rPr>
      </w:pPr>
      <w:r>
        <w:rPr>
          <w:rFonts w:hint="cs"/>
          <w:rtl/>
        </w:rPr>
        <w:t>ההסתייגות של חבר הכנסת עזמי בשארה לסעיף 27(2) לא נתקבלה.</w:t>
      </w:r>
    </w:p>
    <w:p w14:paraId="69EEC035" w14:textId="77777777" w:rsidR="00000000" w:rsidRDefault="007C71EE">
      <w:pPr>
        <w:pStyle w:val="ad"/>
        <w:rPr>
          <w:rtl/>
        </w:rPr>
      </w:pPr>
      <w:r>
        <w:rPr>
          <w:rtl/>
        </w:rPr>
        <w:br/>
        <w:t>היו"ר ראובן ריבלין:</w:t>
      </w:r>
    </w:p>
    <w:p w14:paraId="0750A04D" w14:textId="77777777" w:rsidR="00000000" w:rsidRDefault="007C71EE">
      <w:pPr>
        <w:pStyle w:val="a"/>
        <w:rPr>
          <w:rtl/>
        </w:rPr>
      </w:pPr>
    </w:p>
    <w:p w14:paraId="3B2264CB" w14:textId="77777777" w:rsidR="00000000" w:rsidRDefault="007C71EE">
      <w:pPr>
        <w:pStyle w:val="a"/>
        <w:rPr>
          <w:rFonts w:hint="cs"/>
          <w:rtl/>
        </w:rPr>
      </w:pPr>
      <w:r>
        <w:rPr>
          <w:rFonts w:hint="cs"/>
          <w:rtl/>
        </w:rPr>
        <w:t>לא נתקבלה.</w:t>
      </w:r>
    </w:p>
    <w:p w14:paraId="318189C7" w14:textId="77777777" w:rsidR="00000000" w:rsidRDefault="007C71EE">
      <w:pPr>
        <w:pStyle w:val="a"/>
        <w:rPr>
          <w:rFonts w:hint="cs"/>
          <w:rtl/>
        </w:rPr>
      </w:pPr>
    </w:p>
    <w:p w14:paraId="518F5C73" w14:textId="77777777" w:rsidR="00000000" w:rsidRDefault="007C71EE">
      <w:pPr>
        <w:pStyle w:val="a"/>
        <w:rPr>
          <w:rFonts w:hint="cs"/>
          <w:rtl/>
        </w:rPr>
      </w:pPr>
      <w:r>
        <w:rPr>
          <w:rFonts w:hint="cs"/>
          <w:rtl/>
        </w:rPr>
        <w:t>חבר הכנסת ג'מאל זחאלקה - מי בעד? תודה. מי נגד? תודה.</w:t>
      </w:r>
      <w:r>
        <w:rPr>
          <w:rFonts w:hint="cs"/>
          <w:rtl/>
        </w:rPr>
        <w:t xml:space="preserve"> מי נמנע? תודה.</w:t>
      </w:r>
    </w:p>
    <w:p w14:paraId="03DA9AB9" w14:textId="77777777" w:rsidR="00000000" w:rsidRDefault="007C71EE">
      <w:pPr>
        <w:pStyle w:val="a"/>
        <w:rPr>
          <w:rFonts w:hint="cs"/>
          <w:rtl/>
        </w:rPr>
      </w:pPr>
    </w:p>
    <w:p w14:paraId="746E50BE" w14:textId="77777777" w:rsidR="00000000" w:rsidRDefault="007C71EE">
      <w:pPr>
        <w:pStyle w:val="a"/>
        <w:jc w:val="center"/>
        <w:rPr>
          <w:rFonts w:hint="cs"/>
          <w:b/>
          <w:bCs/>
          <w:rtl/>
        </w:rPr>
      </w:pPr>
      <w:r>
        <w:rPr>
          <w:rFonts w:hint="cs"/>
          <w:b/>
          <w:bCs/>
          <w:rtl/>
        </w:rPr>
        <w:t>הצבעה</w:t>
      </w:r>
    </w:p>
    <w:p w14:paraId="471C894D" w14:textId="77777777" w:rsidR="00000000" w:rsidRDefault="007C71EE">
      <w:pPr>
        <w:pStyle w:val="a"/>
        <w:jc w:val="center"/>
        <w:rPr>
          <w:rFonts w:hint="cs"/>
          <w:b/>
          <w:bCs/>
          <w:rtl/>
        </w:rPr>
      </w:pPr>
    </w:p>
    <w:p w14:paraId="2CCC279D" w14:textId="77777777" w:rsidR="00000000" w:rsidRDefault="007C71EE">
      <w:pPr>
        <w:pStyle w:val="a"/>
        <w:jc w:val="center"/>
        <w:rPr>
          <w:rFonts w:hint="cs"/>
          <w:rtl/>
        </w:rPr>
      </w:pPr>
      <w:r>
        <w:rPr>
          <w:rFonts w:hint="cs"/>
          <w:rtl/>
        </w:rPr>
        <w:t>ההסתייגות של חבר הכנסת ג'מאל זחאלקה לסעיף 27(2) לא נתקבלה.</w:t>
      </w:r>
    </w:p>
    <w:p w14:paraId="2F18874E" w14:textId="77777777" w:rsidR="00000000" w:rsidRDefault="007C71EE">
      <w:pPr>
        <w:pStyle w:val="ad"/>
        <w:rPr>
          <w:rtl/>
        </w:rPr>
      </w:pPr>
      <w:r>
        <w:rPr>
          <w:rtl/>
        </w:rPr>
        <w:br/>
        <w:t>היו"ר ראובן ריבלין:</w:t>
      </w:r>
    </w:p>
    <w:p w14:paraId="5B0B89EF" w14:textId="77777777" w:rsidR="00000000" w:rsidRDefault="007C71EE">
      <w:pPr>
        <w:pStyle w:val="a"/>
        <w:rPr>
          <w:rtl/>
        </w:rPr>
      </w:pPr>
    </w:p>
    <w:p w14:paraId="64B7846B" w14:textId="77777777" w:rsidR="00000000" w:rsidRDefault="007C71EE">
      <w:pPr>
        <w:pStyle w:val="a"/>
        <w:rPr>
          <w:rFonts w:hint="cs"/>
          <w:rtl/>
        </w:rPr>
      </w:pPr>
      <w:r>
        <w:rPr>
          <w:rFonts w:hint="cs"/>
          <w:rtl/>
        </w:rPr>
        <w:t>לא נתקבלה.</w:t>
      </w:r>
    </w:p>
    <w:p w14:paraId="6F5FDA9B" w14:textId="77777777" w:rsidR="00000000" w:rsidRDefault="007C71EE">
      <w:pPr>
        <w:pStyle w:val="a"/>
        <w:rPr>
          <w:rFonts w:hint="cs"/>
          <w:rtl/>
        </w:rPr>
      </w:pPr>
    </w:p>
    <w:p w14:paraId="4B524F10" w14:textId="77777777" w:rsidR="00000000" w:rsidRDefault="007C71EE">
      <w:pPr>
        <w:pStyle w:val="a"/>
        <w:rPr>
          <w:rFonts w:hint="cs"/>
          <w:rtl/>
        </w:rPr>
      </w:pPr>
      <w:r>
        <w:rPr>
          <w:rFonts w:hint="cs"/>
          <w:rtl/>
        </w:rPr>
        <w:t>חבר הכנסת ואסל טאהא - מי בעד? תודה. מי נגד? תודה. מי נמנע? תודה.</w:t>
      </w:r>
    </w:p>
    <w:p w14:paraId="2FB0023D" w14:textId="77777777" w:rsidR="00000000" w:rsidRDefault="007C71EE">
      <w:pPr>
        <w:pStyle w:val="a"/>
        <w:rPr>
          <w:rFonts w:hint="cs"/>
          <w:rtl/>
        </w:rPr>
      </w:pPr>
    </w:p>
    <w:p w14:paraId="0E52A772" w14:textId="77777777" w:rsidR="00000000" w:rsidRDefault="007C71EE">
      <w:pPr>
        <w:pStyle w:val="a"/>
        <w:jc w:val="center"/>
        <w:rPr>
          <w:rFonts w:hint="cs"/>
          <w:b/>
          <w:bCs/>
          <w:rtl/>
        </w:rPr>
      </w:pPr>
      <w:r>
        <w:rPr>
          <w:rFonts w:hint="cs"/>
          <w:b/>
          <w:bCs/>
          <w:rtl/>
        </w:rPr>
        <w:t>הצבעה</w:t>
      </w:r>
    </w:p>
    <w:p w14:paraId="13EE6642" w14:textId="77777777" w:rsidR="00000000" w:rsidRDefault="007C71EE">
      <w:pPr>
        <w:pStyle w:val="a"/>
        <w:jc w:val="center"/>
        <w:rPr>
          <w:rFonts w:hint="cs"/>
          <w:b/>
          <w:bCs/>
          <w:rtl/>
        </w:rPr>
      </w:pPr>
    </w:p>
    <w:p w14:paraId="3BD59B0A" w14:textId="77777777" w:rsidR="00000000" w:rsidRDefault="007C71EE">
      <w:pPr>
        <w:pStyle w:val="a"/>
        <w:jc w:val="center"/>
        <w:rPr>
          <w:rFonts w:hint="cs"/>
          <w:rtl/>
        </w:rPr>
      </w:pPr>
      <w:r>
        <w:rPr>
          <w:rFonts w:hint="cs"/>
          <w:rtl/>
        </w:rPr>
        <w:t>ההסתייגות של חבר הכנסת ואסל טאהא לסעיף 27(2) לא נתקבלה.</w:t>
      </w:r>
    </w:p>
    <w:p w14:paraId="0CA996CB" w14:textId="77777777" w:rsidR="00000000" w:rsidRDefault="007C71EE">
      <w:pPr>
        <w:pStyle w:val="ad"/>
        <w:rPr>
          <w:rtl/>
        </w:rPr>
      </w:pPr>
      <w:r>
        <w:rPr>
          <w:rtl/>
        </w:rPr>
        <w:br/>
        <w:t>היו"ר ראו</w:t>
      </w:r>
      <w:r>
        <w:rPr>
          <w:rtl/>
        </w:rPr>
        <w:t>בן ריבלין:</w:t>
      </w:r>
    </w:p>
    <w:p w14:paraId="610A9A26" w14:textId="77777777" w:rsidR="00000000" w:rsidRDefault="007C71EE">
      <w:pPr>
        <w:pStyle w:val="a"/>
        <w:rPr>
          <w:rtl/>
        </w:rPr>
      </w:pPr>
    </w:p>
    <w:p w14:paraId="6EC88AAE" w14:textId="77777777" w:rsidR="00000000" w:rsidRDefault="007C71EE">
      <w:pPr>
        <w:pStyle w:val="a"/>
        <w:rPr>
          <w:rFonts w:hint="cs"/>
          <w:rtl/>
        </w:rPr>
      </w:pPr>
      <w:r>
        <w:rPr>
          <w:rFonts w:hint="cs"/>
          <w:rtl/>
        </w:rPr>
        <w:t>לא נתקבלה.</w:t>
      </w:r>
    </w:p>
    <w:p w14:paraId="1E7D1E1D" w14:textId="77777777" w:rsidR="00000000" w:rsidRDefault="007C71EE">
      <w:pPr>
        <w:pStyle w:val="a"/>
        <w:rPr>
          <w:rFonts w:hint="cs"/>
          <w:rtl/>
        </w:rPr>
      </w:pPr>
    </w:p>
    <w:p w14:paraId="40F8FD66" w14:textId="77777777" w:rsidR="00000000" w:rsidRDefault="007C71EE">
      <w:pPr>
        <w:pStyle w:val="a"/>
        <w:rPr>
          <w:rFonts w:hint="cs"/>
          <w:rtl/>
        </w:rPr>
      </w:pPr>
      <w:r>
        <w:rPr>
          <w:rFonts w:hint="cs"/>
          <w:rtl/>
        </w:rPr>
        <w:t>חבר הכנסת עבד-אלמאלכ דהאמשה - מי בעד? תודה. מי נגד? תודה. מי נמנע? תודה.</w:t>
      </w:r>
    </w:p>
    <w:p w14:paraId="2B1E1B1B" w14:textId="77777777" w:rsidR="00000000" w:rsidRDefault="007C71EE">
      <w:pPr>
        <w:pStyle w:val="a"/>
        <w:rPr>
          <w:rFonts w:hint="cs"/>
          <w:rtl/>
        </w:rPr>
      </w:pPr>
    </w:p>
    <w:p w14:paraId="3D02A79C" w14:textId="77777777" w:rsidR="00000000" w:rsidRDefault="007C71EE">
      <w:pPr>
        <w:pStyle w:val="a"/>
        <w:jc w:val="center"/>
        <w:rPr>
          <w:rFonts w:hint="cs"/>
          <w:b/>
          <w:bCs/>
          <w:rtl/>
        </w:rPr>
      </w:pPr>
      <w:r>
        <w:rPr>
          <w:rFonts w:hint="cs"/>
          <w:b/>
          <w:bCs/>
          <w:rtl/>
        </w:rPr>
        <w:t>הצבעה</w:t>
      </w:r>
    </w:p>
    <w:p w14:paraId="29E4EC7B" w14:textId="77777777" w:rsidR="00000000" w:rsidRDefault="007C71EE">
      <w:pPr>
        <w:pStyle w:val="a"/>
        <w:jc w:val="center"/>
        <w:rPr>
          <w:rFonts w:hint="cs"/>
          <w:b/>
          <w:bCs/>
          <w:rtl/>
        </w:rPr>
      </w:pPr>
    </w:p>
    <w:p w14:paraId="4E50F83C" w14:textId="77777777" w:rsidR="00000000" w:rsidRDefault="007C71EE">
      <w:pPr>
        <w:pStyle w:val="a"/>
        <w:jc w:val="center"/>
        <w:rPr>
          <w:rFonts w:hint="cs"/>
          <w:rtl/>
        </w:rPr>
      </w:pPr>
      <w:r>
        <w:rPr>
          <w:rFonts w:hint="cs"/>
          <w:rtl/>
        </w:rPr>
        <w:t>ההסתייגות של חבר הכנסת עבד-אלמאלכ דהאמשה לסעיף 27(2) לא נתקבלה.</w:t>
      </w:r>
    </w:p>
    <w:p w14:paraId="134FEF90" w14:textId="77777777" w:rsidR="00000000" w:rsidRDefault="007C71EE">
      <w:pPr>
        <w:pStyle w:val="ad"/>
        <w:rPr>
          <w:rtl/>
        </w:rPr>
      </w:pPr>
      <w:r>
        <w:rPr>
          <w:rtl/>
        </w:rPr>
        <w:br/>
        <w:t>היו"ר ראובן ריבלין:</w:t>
      </w:r>
    </w:p>
    <w:p w14:paraId="7CA63203" w14:textId="77777777" w:rsidR="00000000" w:rsidRDefault="007C71EE">
      <w:pPr>
        <w:pStyle w:val="a"/>
        <w:rPr>
          <w:rtl/>
        </w:rPr>
      </w:pPr>
    </w:p>
    <w:p w14:paraId="0ED9A0F8" w14:textId="77777777" w:rsidR="00000000" w:rsidRDefault="007C71EE">
      <w:pPr>
        <w:pStyle w:val="a"/>
        <w:rPr>
          <w:rFonts w:hint="cs"/>
          <w:rtl/>
        </w:rPr>
      </w:pPr>
      <w:r>
        <w:rPr>
          <w:rFonts w:hint="cs"/>
          <w:rtl/>
        </w:rPr>
        <w:t>לא נתקבלה.</w:t>
      </w:r>
    </w:p>
    <w:p w14:paraId="4E00F195" w14:textId="77777777" w:rsidR="00000000" w:rsidRDefault="007C71EE">
      <w:pPr>
        <w:pStyle w:val="a"/>
        <w:rPr>
          <w:rFonts w:hint="cs"/>
          <w:rtl/>
        </w:rPr>
      </w:pPr>
    </w:p>
    <w:p w14:paraId="1540B068" w14:textId="77777777" w:rsidR="00000000" w:rsidRDefault="007C71EE">
      <w:pPr>
        <w:pStyle w:val="a"/>
        <w:rPr>
          <w:rFonts w:hint="cs"/>
          <w:rtl/>
        </w:rPr>
      </w:pPr>
      <w:r>
        <w:rPr>
          <w:rFonts w:hint="cs"/>
          <w:rtl/>
        </w:rPr>
        <w:t>חבר הכנסת טלב אלסאנע - מי בעד? תודה. מי נגד? תודה. מי</w:t>
      </w:r>
      <w:r>
        <w:rPr>
          <w:rFonts w:hint="cs"/>
          <w:rtl/>
        </w:rPr>
        <w:t xml:space="preserve"> נמנע? תודה.</w:t>
      </w:r>
    </w:p>
    <w:p w14:paraId="6DBC4000" w14:textId="77777777" w:rsidR="00000000" w:rsidRDefault="007C71EE">
      <w:pPr>
        <w:pStyle w:val="a"/>
        <w:rPr>
          <w:rFonts w:hint="cs"/>
          <w:rtl/>
        </w:rPr>
      </w:pPr>
    </w:p>
    <w:p w14:paraId="69F01F02" w14:textId="77777777" w:rsidR="00000000" w:rsidRDefault="007C71EE">
      <w:pPr>
        <w:pStyle w:val="a"/>
        <w:jc w:val="center"/>
        <w:rPr>
          <w:rFonts w:hint="cs"/>
          <w:b/>
          <w:bCs/>
          <w:rtl/>
        </w:rPr>
      </w:pPr>
      <w:r>
        <w:rPr>
          <w:rFonts w:hint="cs"/>
          <w:b/>
          <w:bCs/>
          <w:rtl/>
        </w:rPr>
        <w:t>הצבעה</w:t>
      </w:r>
    </w:p>
    <w:p w14:paraId="3BE275DB" w14:textId="77777777" w:rsidR="00000000" w:rsidRDefault="007C71EE">
      <w:pPr>
        <w:pStyle w:val="a"/>
        <w:jc w:val="center"/>
        <w:rPr>
          <w:rFonts w:hint="cs"/>
          <w:b/>
          <w:bCs/>
          <w:rtl/>
        </w:rPr>
      </w:pPr>
    </w:p>
    <w:p w14:paraId="79D01C23" w14:textId="77777777" w:rsidR="00000000" w:rsidRDefault="007C71EE">
      <w:pPr>
        <w:pStyle w:val="a"/>
        <w:jc w:val="center"/>
        <w:rPr>
          <w:rFonts w:hint="cs"/>
          <w:rtl/>
        </w:rPr>
      </w:pPr>
      <w:r>
        <w:rPr>
          <w:rFonts w:hint="cs"/>
          <w:rtl/>
        </w:rPr>
        <w:t>ההסתייגות של חבר הכנסת טלב אלסאנע לסעיף 27(2) לא נתקבלה.</w:t>
      </w:r>
    </w:p>
    <w:p w14:paraId="3FD452CA" w14:textId="77777777" w:rsidR="00000000" w:rsidRDefault="007C71EE">
      <w:pPr>
        <w:pStyle w:val="ad"/>
        <w:rPr>
          <w:rtl/>
        </w:rPr>
      </w:pPr>
      <w:r>
        <w:rPr>
          <w:rtl/>
        </w:rPr>
        <w:br/>
        <w:t>היו"ר ראובן ריבלין:</w:t>
      </w:r>
    </w:p>
    <w:p w14:paraId="4F78F4C3" w14:textId="77777777" w:rsidR="00000000" w:rsidRDefault="007C71EE">
      <w:pPr>
        <w:pStyle w:val="a"/>
        <w:rPr>
          <w:rtl/>
        </w:rPr>
      </w:pPr>
    </w:p>
    <w:p w14:paraId="6E52AD76" w14:textId="77777777" w:rsidR="00000000" w:rsidRDefault="007C71EE">
      <w:pPr>
        <w:pStyle w:val="a"/>
        <w:rPr>
          <w:rFonts w:hint="cs"/>
          <w:rtl/>
        </w:rPr>
      </w:pPr>
      <w:r>
        <w:rPr>
          <w:rFonts w:hint="cs"/>
          <w:rtl/>
        </w:rPr>
        <w:t>לא נתקבלה.</w:t>
      </w:r>
    </w:p>
    <w:p w14:paraId="74D572C9" w14:textId="77777777" w:rsidR="00000000" w:rsidRDefault="007C71EE">
      <w:pPr>
        <w:pStyle w:val="a"/>
        <w:rPr>
          <w:rFonts w:hint="cs"/>
          <w:rtl/>
        </w:rPr>
      </w:pPr>
    </w:p>
    <w:p w14:paraId="3BA19104" w14:textId="77777777" w:rsidR="00000000" w:rsidRDefault="007C71EE">
      <w:pPr>
        <w:pStyle w:val="a"/>
        <w:rPr>
          <w:rFonts w:hint="cs"/>
          <w:rtl/>
        </w:rPr>
      </w:pPr>
      <w:r>
        <w:rPr>
          <w:rFonts w:hint="cs"/>
          <w:rtl/>
        </w:rPr>
        <w:t>קבוצת ברכה, קבוצת בל"ד, טלב אלסאנע ודוד טל - מי בעד? תודה. מי נגד? תודה. מי נמנע? תודה.</w:t>
      </w:r>
    </w:p>
    <w:p w14:paraId="40451401" w14:textId="77777777" w:rsidR="00000000" w:rsidRDefault="007C71EE">
      <w:pPr>
        <w:pStyle w:val="a"/>
        <w:rPr>
          <w:rFonts w:hint="cs"/>
          <w:rtl/>
        </w:rPr>
      </w:pPr>
    </w:p>
    <w:p w14:paraId="351D4421" w14:textId="77777777" w:rsidR="00000000" w:rsidRDefault="007C71EE">
      <w:pPr>
        <w:pStyle w:val="a"/>
        <w:jc w:val="center"/>
        <w:rPr>
          <w:rFonts w:hint="cs"/>
          <w:b/>
          <w:bCs/>
          <w:rtl/>
        </w:rPr>
      </w:pPr>
      <w:r>
        <w:rPr>
          <w:rFonts w:hint="cs"/>
          <w:b/>
          <w:bCs/>
          <w:rtl/>
        </w:rPr>
        <w:t>הצבעה</w:t>
      </w:r>
    </w:p>
    <w:p w14:paraId="3ECB70B1" w14:textId="77777777" w:rsidR="00000000" w:rsidRDefault="007C71EE">
      <w:pPr>
        <w:pStyle w:val="a"/>
        <w:jc w:val="center"/>
        <w:rPr>
          <w:rFonts w:hint="cs"/>
          <w:b/>
          <w:bCs/>
          <w:rtl/>
        </w:rPr>
      </w:pPr>
    </w:p>
    <w:p w14:paraId="1DAF13D0" w14:textId="77777777" w:rsidR="00000000" w:rsidRDefault="007C71EE">
      <w:pPr>
        <w:pStyle w:val="a"/>
        <w:jc w:val="center"/>
        <w:rPr>
          <w:rFonts w:hint="cs"/>
          <w:rtl/>
        </w:rPr>
      </w:pPr>
      <w:r>
        <w:rPr>
          <w:rFonts w:hint="cs"/>
          <w:rtl/>
        </w:rPr>
        <w:t>ההסתייגות של קבוצת חבר הכנסת מוחמד ברכה, של קבוצ</w:t>
      </w:r>
      <w:r>
        <w:rPr>
          <w:rFonts w:hint="cs"/>
          <w:rtl/>
        </w:rPr>
        <w:t>ת סיעת בל"ד ושל חברי הכנסת טלב אלסאנע ודוד טל לסעיף 27(2) לא נתקבלה.</w:t>
      </w:r>
    </w:p>
    <w:p w14:paraId="6097E069" w14:textId="77777777" w:rsidR="00000000" w:rsidRDefault="007C71EE">
      <w:pPr>
        <w:pStyle w:val="ad"/>
        <w:rPr>
          <w:rtl/>
        </w:rPr>
      </w:pPr>
      <w:r>
        <w:rPr>
          <w:rtl/>
        </w:rPr>
        <w:br/>
        <w:t>היו"ר ראובן ריבלין:</w:t>
      </w:r>
    </w:p>
    <w:p w14:paraId="3D8911C8" w14:textId="77777777" w:rsidR="00000000" w:rsidRDefault="007C71EE">
      <w:pPr>
        <w:pStyle w:val="a"/>
        <w:rPr>
          <w:rtl/>
        </w:rPr>
      </w:pPr>
    </w:p>
    <w:p w14:paraId="4E7C063D" w14:textId="77777777" w:rsidR="00000000" w:rsidRDefault="007C71EE">
      <w:pPr>
        <w:pStyle w:val="a"/>
        <w:rPr>
          <w:rFonts w:hint="cs"/>
          <w:rtl/>
        </w:rPr>
      </w:pPr>
      <w:r>
        <w:rPr>
          <w:rFonts w:hint="cs"/>
          <w:rtl/>
        </w:rPr>
        <w:t>לא נתקבלה.</w:t>
      </w:r>
    </w:p>
    <w:p w14:paraId="0708312C" w14:textId="77777777" w:rsidR="00000000" w:rsidRDefault="007C71EE">
      <w:pPr>
        <w:pStyle w:val="a"/>
        <w:rPr>
          <w:rFonts w:hint="cs"/>
          <w:rtl/>
        </w:rPr>
      </w:pPr>
    </w:p>
    <w:p w14:paraId="605324BF" w14:textId="77777777" w:rsidR="00000000" w:rsidRDefault="007C71EE">
      <w:pPr>
        <w:pStyle w:val="a"/>
        <w:rPr>
          <w:rFonts w:hint="cs"/>
          <w:rtl/>
        </w:rPr>
      </w:pPr>
      <w:r>
        <w:rPr>
          <w:rFonts w:hint="cs"/>
          <w:rtl/>
        </w:rPr>
        <w:t>קבוצת עמיר פרץ - טל נמצא פה - ובזכותו נצביע. מי בעד? תודה. מי נגד? תודה. מי נמנע? תודה.</w:t>
      </w:r>
    </w:p>
    <w:p w14:paraId="70B5A354" w14:textId="77777777" w:rsidR="00000000" w:rsidRDefault="007C71EE">
      <w:pPr>
        <w:pStyle w:val="a"/>
        <w:rPr>
          <w:rFonts w:hint="cs"/>
          <w:rtl/>
        </w:rPr>
      </w:pPr>
    </w:p>
    <w:p w14:paraId="0347B598" w14:textId="77777777" w:rsidR="00000000" w:rsidRDefault="007C71EE">
      <w:pPr>
        <w:pStyle w:val="a"/>
        <w:jc w:val="center"/>
        <w:rPr>
          <w:rFonts w:hint="cs"/>
          <w:b/>
          <w:bCs/>
          <w:rtl/>
        </w:rPr>
      </w:pPr>
      <w:r>
        <w:rPr>
          <w:rFonts w:hint="cs"/>
          <w:b/>
          <w:bCs/>
          <w:rtl/>
        </w:rPr>
        <w:t>הצבעה</w:t>
      </w:r>
    </w:p>
    <w:p w14:paraId="710E473B" w14:textId="77777777" w:rsidR="00000000" w:rsidRDefault="007C71EE">
      <w:pPr>
        <w:pStyle w:val="a"/>
        <w:jc w:val="center"/>
        <w:rPr>
          <w:rFonts w:hint="cs"/>
          <w:b/>
          <w:bCs/>
          <w:rtl/>
        </w:rPr>
      </w:pPr>
    </w:p>
    <w:p w14:paraId="4BCF996C" w14:textId="77777777" w:rsidR="00000000" w:rsidRDefault="007C71EE">
      <w:pPr>
        <w:pStyle w:val="a"/>
        <w:jc w:val="center"/>
        <w:rPr>
          <w:rFonts w:hint="cs"/>
          <w:rtl/>
        </w:rPr>
      </w:pPr>
      <w:r>
        <w:rPr>
          <w:rFonts w:hint="cs"/>
          <w:rtl/>
        </w:rPr>
        <w:t>ההסתייגות של קבוצת חבר הכנסת עמיר פרץ לסעיף 27(2) לא נתקב</w:t>
      </w:r>
      <w:r>
        <w:rPr>
          <w:rFonts w:hint="cs"/>
          <w:rtl/>
        </w:rPr>
        <w:t>לה.</w:t>
      </w:r>
    </w:p>
    <w:p w14:paraId="763D9FDE" w14:textId="77777777" w:rsidR="00000000" w:rsidRDefault="007C71EE">
      <w:pPr>
        <w:pStyle w:val="ad"/>
        <w:rPr>
          <w:rFonts w:hint="cs"/>
          <w:rtl/>
        </w:rPr>
      </w:pPr>
      <w:r>
        <w:rPr>
          <w:rtl/>
        </w:rPr>
        <w:br/>
      </w:r>
    </w:p>
    <w:p w14:paraId="352B0D79" w14:textId="77777777" w:rsidR="00000000" w:rsidRDefault="007C71EE">
      <w:pPr>
        <w:pStyle w:val="ad"/>
        <w:rPr>
          <w:rtl/>
        </w:rPr>
      </w:pPr>
      <w:r>
        <w:rPr>
          <w:rtl/>
        </w:rPr>
        <w:t>היו"ר ראובן ריבלין:</w:t>
      </w:r>
    </w:p>
    <w:p w14:paraId="4FB09E51" w14:textId="77777777" w:rsidR="00000000" w:rsidRDefault="007C71EE">
      <w:pPr>
        <w:pStyle w:val="a"/>
        <w:rPr>
          <w:rtl/>
        </w:rPr>
      </w:pPr>
    </w:p>
    <w:p w14:paraId="45B66E94" w14:textId="77777777" w:rsidR="00000000" w:rsidRDefault="007C71EE">
      <w:pPr>
        <w:pStyle w:val="a"/>
        <w:rPr>
          <w:rFonts w:hint="cs"/>
          <w:rtl/>
        </w:rPr>
      </w:pPr>
      <w:r>
        <w:rPr>
          <w:rFonts w:hint="cs"/>
          <w:rtl/>
        </w:rPr>
        <w:t>לא נתקבלה.</w:t>
      </w:r>
    </w:p>
    <w:p w14:paraId="02BD05DA" w14:textId="77777777" w:rsidR="00000000" w:rsidRDefault="007C71EE">
      <w:pPr>
        <w:pStyle w:val="a"/>
        <w:rPr>
          <w:rFonts w:hint="cs"/>
          <w:rtl/>
        </w:rPr>
      </w:pPr>
    </w:p>
    <w:p w14:paraId="289626C2" w14:textId="77777777" w:rsidR="00000000" w:rsidRDefault="007C71EE">
      <w:pPr>
        <w:pStyle w:val="a"/>
        <w:rPr>
          <w:rFonts w:hint="cs"/>
          <w:rtl/>
        </w:rPr>
      </w:pPr>
      <w:r>
        <w:rPr>
          <w:rFonts w:hint="cs"/>
          <w:rtl/>
        </w:rPr>
        <w:t>חבר הכנסת נסים דהן - מי בעד? תודה. מי נגד? תודה. מי נמנע? תודה.</w:t>
      </w:r>
    </w:p>
    <w:p w14:paraId="23599A8D" w14:textId="77777777" w:rsidR="00000000" w:rsidRDefault="007C71EE">
      <w:pPr>
        <w:pStyle w:val="a"/>
        <w:rPr>
          <w:rFonts w:hint="cs"/>
          <w:rtl/>
        </w:rPr>
      </w:pPr>
    </w:p>
    <w:p w14:paraId="3F8AD4EF" w14:textId="77777777" w:rsidR="00000000" w:rsidRDefault="007C71EE">
      <w:pPr>
        <w:pStyle w:val="a"/>
        <w:jc w:val="center"/>
        <w:rPr>
          <w:rFonts w:hint="cs"/>
          <w:b/>
          <w:bCs/>
          <w:rtl/>
        </w:rPr>
      </w:pPr>
      <w:r>
        <w:rPr>
          <w:rFonts w:hint="cs"/>
          <w:b/>
          <w:bCs/>
          <w:rtl/>
        </w:rPr>
        <w:t>הצבעה</w:t>
      </w:r>
    </w:p>
    <w:p w14:paraId="4C17BA20" w14:textId="77777777" w:rsidR="00000000" w:rsidRDefault="007C71EE">
      <w:pPr>
        <w:pStyle w:val="a"/>
        <w:jc w:val="center"/>
        <w:rPr>
          <w:rFonts w:hint="cs"/>
          <w:b/>
          <w:bCs/>
          <w:rtl/>
        </w:rPr>
      </w:pPr>
    </w:p>
    <w:p w14:paraId="454C4DA5" w14:textId="77777777" w:rsidR="00000000" w:rsidRDefault="007C71EE">
      <w:pPr>
        <w:pStyle w:val="a"/>
        <w:jc w:val="center"/>
        <w:rPr>
          <w:rFonts w:hint="cs"/>
          <w:rtl/>
        </w:rPr>
      </w:pPr>
      <w:r>
        <w:rPr>
          <w:rFonts w:hint="cs"/>
          <w:rtl/>
        </w:rPr>
        <w:t>ההסתייגות של חבר הכנסת נסים דהן לסעיף 27(2) לא נתקבלה.</w:t>
      </w:r>
    </w:p>
    <w:p w14:paraId="1B4B7BA0" w14:textId="77777777" w:rsidR="00000000" w:rsidRDefault="007C71EE">
      <w:pPr>
        <w:pStyle w:val="ad"/>
        <w:rPr>
          <w:rtl/>
        </w:rPr>
      </w:pPr>
      <w:r>
        <w:rPr>
          <w:rtl/>
        </w:rPr>
        <w:br/>
        <w:t>היו"ר ראובן ריבלין:</w:t>
      </w:r>
    </w:p>
    <w:p w14:paraId="39D263F2" w14:textId="77777777" w:rsidR="00000000" w:rsidRDefault="007C71EE">
      <w:pPr>
        <w:pStyle w:val="a"/>
        <w:rPr>
          <w:rtl/>
        </w:rPr>
      </w:pPr>
    </w:p>
    <w:p w14:paraId="575104F1" w14:textId="77777777" w:rsidR="00000000" w:rsidRDefault="007C71EE">
      <w:pPr>
        <w:pStyle w:val="a"/>
        <w:rPr>
          <w:rFonts w:hint="cs"/>
          <w:rtl/>
        </w:rPr>
      </w:pPr>
      <w:r>
        <w:rPr>
          <w:rFonts w:hint="cs"/>
          <w:rtl/>
        </w:rPr>
        <w:t>לא נתקבלה.</w:t>
      </w:r>
    </w:p>
    <w:p w14:paraId="5A377D12" w14:textId="77777777" w:rsidR="00000000" w:rsidRDefault="007C71EE">
      <w:pPr>
        <w:pStyle w:val="a"/>
        <w:rPr>
          <w:rFonts w:hint="cs"/>
          <w:rtl/>
        </w:rPr>
      </w:pPr>
    </w:p>
    <w:p w14:paraId="1DC60E7B" w14:textId="77777777" w:rsidR="00000000" w:rsidRDefault="007C71EE">
      <w:pPr>
        <w:pStyle w:val="a"/>
        <w:rPr>
          <w:rFonts w:hint="cs"/>
          <w:rtl/>
        </w:rPr>
      </w:pPr>
      <w:r>
        <w:rPr>
          <w:rFonts w:hint="cs"/>
          <w:rtl/>
        </w:rPr>
        <w:t>רבותי, אנחנו ממשיכים לסעיף 27(3). חבר הכנסת משה גפני - מ</w:t>
      </w:r>
      <w:r>
        <w:rPr>
          <w:rFonts w:hint="cs"/>
          <w:rtl/>
        </w:rPr>
        <w:t>י בעד? תודה. מי נגד? תודה. מי נמנע? תודה.</w:t>
      </w:r>
    </w:p>
    <w:p w14:paraId="52265096" w14:textId="77777777" w:rsidR="00000000" w:rsidRDefault="007C71EE">
      <w:pPr>
        <w:pStyle w:val="a"/>
        <w:rPr>
          <w:rFonts w:hint="cs"/>
          <w:rtl/>
        </w:rPr>
      </w:pPr>
    </w:p>
    <w:p w14:paraId="22EE6469" w14:textId="77777777" w:rsidR="00000000" w:rsidRDefault="007C71EE">
      <w:pPr>
        <w:pStyle w:val="a"/>
        <w:jc w:val="center"/>
        <w:rPr>
          <w:rFonts w:hint="cs"/>
          <w:b/>
          <w:bCs/>
          <w:rtl/>
        </w:rPr>
      </w:pPr>
      <w:r>
        <w:rPr>
          <w:rFonts w:hint="cs"/>
          <w:b/>
          <w:bCs/>
          <w:rtl/>
        </w:rPr>
        <w:t>הצבעה</w:t>
      </w:r>
    </w:p>
    <w:p w14:paraId="2E8EC26C" w14:textId="77777777" w:rsidR="00000000" w:rsidRDefault="007C71EE">
      <w:pPr>
        <w:pStyle w:val="a"/>
        <w:jc w:val="center"/>
        <w:rPr>
          <w:rFonts w:hint="cs"/>
          <w:b/>
          <w:bCs/>
          <w:rtl/>
        </w:rPr>
      </w:pPr>
    </w:p>
    <w:p w14:paraId="35C57E81" w14:textId="77777777" w:rsidR="00000000" w:rsidRDefault="007C71EE">
      <w:pPr>
        <w:pStyle w:val="a"/>
        <w:jc w:val="center"/>
        <w:rPr>
          <w:rFonts w:hint="cs"/>
          <w:rtl/>
        </w:rPr>
      </w:pPr>
      <w:r>
        <w:rPr>
          <w:rFonts w:hint="cs"/>
          <w:rtl/>
        </w:rPr>
        <w:t>ההסתייגות של חבר הכנסת משה גפני לסעיף 27(3) לא נתקבלה.</w:t>
      </w:r>
    </w:p>
    <w:p w14:paraId="7492E976" w14:textId="77777777" w:rsidR="00000000" w:rsidRDefault="007C71EE">
      <w:pPr>
        <w:pStyle w:val="ad"/>
        <w:rPr>
          <w:rtl/>
        </w:rPr>
      </w:pPr>
      <w:r>
        <w:rPr>
          <w:rtl/>
        </w:rPr>
        <w:br/>
        <w:t>היו"ר ראובן ריבלין:</w:t>
      </w:r>
    </w:p>
    <w:p w14:paraId="43134276" w14:textId="77777777" w:rsidR="00000000" w:rsidRDefault="007C71EE">
      <w:pPr>
        <w:pStyle w:val="a"/>
        <w:rPr>
          <w:rtl/>
        </w:rPr>
      </w:pPr>
    </w:p>
    <w:p w14:paraId="54E9869A" w14:textId="77777777" w:rsidR="00000000" w:rsidRDefault="007C71EE">
      <w:pPr>
        <w:pStyle w:val="a"/>
        <w:rPr>
          <w:rFonts w:hint="cs"/>
          <w:rtl/>
        </w:rPr>
      </w:pPr>
      <w:r>
        <w:rPr>
          <w:rFonts w:hint="cs"/>
          <w:rtl/>
        </w:rPr>
        <w:t>לא נתקבלה.</w:t>
      </w:r>
    </w:p>
    <w:p w14:paraId="1DDDA4B4" w14:textId="77777777" w:rsidR="00000000" w:rsidRDefault="007C71EE">
      <w:pPr>
        <w:pStyle w:val="a"/>
        <w:rPr>
          <w:rFonts w:hint="cs"/>
          <w:rtl/>
        </w:rPr>
      </w:pPr>
    </w:p>
    <w:p w14:paraId="5B04504D" w14:textId="77777777" w:rsidR="00000000" w:rsidRDefault="007C71EE">
      <w:pPr>
        <w:pStyle w:val="a"/>
        <w:rPr>
          <w:rFonts w:hint="cs"/>
          <w:rtl/>
        </w:rPr>
      </w:pPr>
      <w:r>
        <w:rPr>
          <w:rFonts w:hint="cs"/>
          <w:rtl/>
        </w:rPr>
        <w:t>קבוצת ברכה, קבוצת בל"ד וחברי הכנסת טלב אלסאנע ודוד טל - מי בעד? תודה. מי נגד? תודה. מי נמנע? תודה.</w:t>
      </w:r>
    </w:p>
    <w:p w14:paraId="4F897BAE" w14:textId="77777777" w:rsidR="00000000" w:rsidRDefault="007C71EE">
      <w:pPr>
        <w:pStyle w:val="a"/>
        <w:rPr>
          <w:rFonts w:hint="cs"/>
          <w:rtl/>
        </w:rPr>
      </w:pPr>
    </w:p>
    <w:p w14:paraId="685A96A7" w14:textId="77777777" w:rsidR="00000000" w:rsidRDefault="007C71EE">
      <w:pPr>
        <w:pStyle w:val="a"/>
        <w:jc w:val="center"/>
        <w:rPr>
          <w:rFonts w:hint="cs"/>
          <w:b/>
          <w:bCs/>
          <w:rtl/>
        </w:rPr>
      </w:pPr>
      <w:r>
        <w:rPr>
          <w:rFonts w:hint="cs"/>
          <w:b/>
          <w:bCs/>
          <w:rtl/>
        </w:rPr>
        <w:t>הצבעה</w:t>
      </w:r>
    </w:p>
    <w:p w14:paraId="765279B4" w14:textId="77777777" w:rsidR="00000000" w:rsidRDefault="007C71EE">
      <w:pPr>
        <w:pStyle w:val="a"/>
        <w:jc w:val="center"/>
        <w:rPr>
          <w:rFonts w:hint="cs"/>
          <w:b/>
          <w:bCs/>
          <w:rtl/>
        </w:rPr>
      </w:pPr>
    </w:p>
    <w:p w14:paraId="5513E3F4" w14:textId="77777777" w:rsidR="00000000" w:rsidRDefault="007C71EE">
      <w:pPr>
        <w:pStyle w:val="a"/>
        <w:jc w:val="center"/>
        <w:rPr>
          <w:rFonts w:hint="cs"/>
          <w:rtl/>
        </w:rPr>
      </w:pPr>
      <w:r>
        <w:rPr>
          <w:rFonts w:hint="cs"/>
          <w:rtl/>
        </w:rPr>
        <w:t xml:space="preserve">ההסתייגות </w:t>
      </w:r>
      <w:r>
        <w:rPr>
          <w:rFonts w:hint="cs"/>
          <w:rtl/>
        </w:rPr>
        <w:t>של קבוצת חבר הכנסת מוחמד ברכה, של קבוצת סיעת בל"ד ושל חברי הכנסת טלב אלסאנע ודוד טל לסעיף 27(3) לא נתקבלה.</w:t>
      </w:r>
    </w:p>
    <w:p w14:paraId="771CE154" w14:textId="77777777" w:rsidR="00000000" w:rsidRDefault="007C71EE">
      <w:pPr>
        <w:pStyle w:val="ad"/>
        <w:rPr>
          <w:rtl/>
        </w:rPr>
      </w:pPr>
      <w:r>
        <w:rPr>
          <w:rtl/>
        </w:rPr>
        <w:br/>
        <w:t>היו"ר ראובן ריבלין:</w:t>
      </w:r>
    </w:p>
    <w:p w14:paraId="29FD3D9E" w14:textId="77777777" w:rsidR="00000000" w:rsidRDefault="007C71EE">
      <w:pPr>
        <w:pStyle w:val="a"/>
        <w:rPr>
          <w:rtl/>
        </w:rPr>
      </w:pPr>
    </w:p>
    <w:p w14:paraId="733191AA" w14:textId="77777777" w:rsidR="00000000" w:rsidRDefault="007C71EE">
      <w:pPr>
        <w:pStyle w:val="a"/>
        <w:rPr>
          <w:rFonts w:hint="cs"/>
          <w:rtl/>
        </w:rPr>
      </w:pPr>
      <w:r>
        <w:rPr>
          <w:rFonts w:hint="cs"/>
          <w:rtl/>
        </w:rPr>
        <w:t>לא נתקבלה.</w:t>
      </w:r>
    </w:p>
    <w:p w14:paraId="4FAE1A99" w14:textId="77777777" w:rsidR="00000000" w:rsidRDefault="007C71EE">
      <w:pPr>
        <w:pStyle w:val="a"/>
        <w:rPr>
          <w:rFonts w:hint="cs"/>
          <w:rtl/>
        </w:rPr>
      </w:pPr>
    </w:p>
    <w:p w14:paraId="653F3287" w14:textId="77777777" w:rsidR="00000000" w:rsidRDefault="007C71EE">
      <w:pPr>
        <w:pStyle w:val="a"/>
        <w:rPr>
          <w:rFonts w:hint="cs"/>
          <w:rtl/>
        </w:rPr>
      </w:pPr>
      <w:r>
        <w:rPr>
          <w:rFonts w:hint="cs"/>
          <w:rtl/>
        </w:rPr>
        <w:t>קבוצת עמיר פרץ. האם חבר הכנסת טל נמצא פה? נא להצביע. מי בעד? תודה. מי נגד? תודה. מי נמנע? תודה.</w:t>
      </w:r>
    </w:p>
    <w:p w14:paraId="448241CE" w14:textId="77777777" w:rsidR="00000000" w:rsidRDefault="007C71EE">
      <w:pPr>
        <w:pStyle w:val="a"/>
        <w:rPr>
          <w:rFonts w:hint="cs"/>
          <w:rtl/>
        </w:rPr>
      </w:pPr>
    </w:p>
    <w:p w14:paraId="542350BB" w14:textId="77777777" w:rsidR="00000000" w:rsidRDefault="007C71EE">
      <w:pPr>
        <w:pStyle w:val="a"/>
        <w:jc w:val="center"/>
        <w:rPr>
          <w:rFonts w:hint="cs"/>
          <w:b/>
          <w:bCs/>
          <w:rtl/>
        </w:rPr>
      </w:pPr>
      <w:r>
        <w:rPr>
          <w:rFonts w:hint="cs"/>
          <w:b/>
          <w:bCs/>
          <w:rtl/>
        </w:rPr>
        <w:t>הצבעה</w:t>
      </w:r>
    </w:p>
    <w:p w14:paraId="69DCE80E" w14:textId="77777777" w:rsidR="00000000" w:rsidRDefault="007C71EE">
      <w:pPr>
        <w:pStyle w:val="a"/>
        <w:jc w:val="center"/>
        <w:rPr>
          <w:rFonts w:hint="cs"/>
          <w:b/>
          <w:bCs/>
          <w:rtl/>
        </w:rPr>
      </w:pPr>
    </w:p>
    <w:p w14:paraId="5ABF3DEC" w14:textId="77777777" w:rsidR="00000000" w:rsidRDefault="007C71EE">
      <w:pPr>
        <w:pStyle w:val="a"/>
        <w:jc w:val="center"/>
        <w:rPr>
          <w:rFonts w:hint="cs"/>
          <w:rtl/>
        </w:rPr>
      </w:pPr>
      <w:r>
        <w:rPr>
          <w:rFonts w:hint="cs"/>
          <w:rtl/>
        </w:rPr>
        <w:t>ההסתייגות ש</w:t>
      </w:r>
      <w:r>
        <w:rPr>
          <w:rFonts w:hint="cs"/>
          <w:rtl/>
        </w:rPr>
        <w:t>ל קבוצת חבר הכנסת עמיר פרץ לסעיף 27(3) לא נתקבלה.</w:t>
      </w:r>
    </w:p>
    <w:p w14:paraId="75B76298" w14:textId="77777777" w:rsidR="00000000" w:rsidRDefault="007C71EE">
      <w:pPr>
        <w:pStyle w:val="ad"/>
        <w:rPr>
          <w:rtl/>
        </w:rPr>
      </w:pPr>
      <w:r>
        <w:rPr>
          <w:rtl/>
        </w:rPr>
        <w:br/>
        <w:t>היו"ר ראובן ריבלין:</w:t>
      </w:r>
    </w:p>
    <w:p w14:paraId="174E5596" w14:textId="77777777" w:rsidR="00000000" w:rsidRDefault="007C71EE">
      <w:pPr>
        <w:pStyle w:val="a"/>
        <w:rPr>
          <w:rtl/>
        </w:rPr>
      </w:pPr>
    </w:p>
    <w:p w14:paraId="3336126A" w14:textId="77777777" w:rsidR="00000000" w:rsidRDefault="007C71EE">
      <w:pPr>
        <w:pStyle w:val="a"/>
        <w:rPr>
          <w:rFonts w:hint="cs"/>
          <w:rtl/>
        </w:rPr>
      </w:pPr>
      <w:r>
        <w:rPr>
          <w:rFonts w:hint="cs"/>
          <w:rtl/>
        </w:rPr>
        <w:t>לא נתקבלה.</w:t>
      </w:r>
    </w:p>
    <w:p w14:paraId="3C6D4BD1" w14:textId="77777777" w:rsidR="00000000" w:rsidRDefault="007C71EE">
      <w:pPr>
        <w:pStyle w:val="a"/>
        <w:rPr>
          <w:rFonts w:hint="cs"/>
          <w:rtl/>
        </w:rPr>
      </w:pPr>
    </w:p>
    <w:p w14:paraId="48026C90" w14:textId="77777777" w:rsidR="00000000" w:rsidRDefault="007C71EE">
      <w:pPr>
        <w:pStyle w:val="a"/>
        <w:rPr>
          <w:rFonts w:hint="cs"/>
          <w:rtl/>
        </w:rPr>
      </w:pPr>
      <w:r>
        <w:rPr>
          <w:rFonts w:hint="cs"/>
          <w:rtl/>
        </w:rPr>
        <w:t>חבר הכנסת איתן כבל מציע. מי בעד?  אין צורך להצביע נגד. לא נוכח.</w:t>
      </w:r>
    </w:p>
    <w:p w14:paraId="200BAFC6" w14:textId="77777777" w:rsidR="00000000" w:rsidRDefault="007C71EE">
      <w:pPr>
        <w:pStyle w:val="ac"/>
        <w:rPr>
          <w:rtl/>
        </w:rPr>
      </w:pPr>
      <w:r>
        <w:rPr>
          <w:rtl/>
        </w:rPr>
        <w:br/>
        <w:t>קריאה:</w:t>
      </w:r>
    </w:p>
    <w:p w14:paraId="7B630223" w14:textId="77777777" w:rsidR="00000000" w:rsidRDefault="007C71EE">
      <w:pPr>
        <w:pStyle w:val="a"/>
        <w:rPr>
          <w:rtl/>
        </w:rPr>
      </w:pPr>
    </w:p>
    <w:p w14:paraId="2055F64C" w14:textId="77777777" w:rsidR="00000000" w:rsidRDefault="007C71EE">
      <w:pPr>
        <w:pStyle w:val="a"/>
        <w:rPr>
          <w:rFonts w:hint="cs"/>
          <w:rtl/>
        </w:rPr>
      </w:pPr>
      <w:r>
        <w:rPr>
          <w:rFonts w:hint="cs"/>
          <w:rtl/>
        </w:rPr>
        <w:t>- - -</w:t>
      </w:r>
    </w:p>
    <w:p w14:paraId="1CD68592" w14:textId="77777777" w:rsidR="00000000" w:rsidRDefault="007C71EE">
      <w:pPr>
        <w:pStyle w:val="ad"/>
        <w:rPr>
          <w:rtl/>
        </w:rPr>
      </w:pPr>
      <w:r>
        <w:rPr>
          <w:rtl/>
        </w:rPr>
        <w:br/>
        <w:t>היו"ר ראובן ריבלין:</w:t>
      </w:r>
    </w:p>
    <w:p w14:paraId="6CCF0236" w14:textId="77777777" w:rsidR="00000000" w:rsidRDefault="007C71EE">
      <w:pPr>
        <w:pStyle w:val="a"/>
        <w:rPr>
          <w:rtl/>
        </w:rPr>
      </w:pPr>
    </w:p>
    <w:p w14:paraId="5C94B917" w14:textId="77777777" w:rsidR="00000000" w:rsidRDefault="007C71EE">
      <w:pPr>
        <w:pStyle w:val="a"/>
        <w:rPr>
          <w:rFonts w:hint="cs"/>
          <w:rtl/>
        </w:rPr>
      </w:pPr>
      <w:r>
        <w:rPr>
          <w:rFonts w:hint="cs"/>
          <w:rtl/>
        </w:rPr>
        <w:t>לא היית פה, אני מצטער.</w:t>
      </w:r>
    </w:p>
    <w:p w14:paraId="508DA1B6" w14:textId="77777777" w:rsidR="00000000" w:rsidRDefault="007C71EE">
      <w:pPr>
        <w:pStyle w:val="a"/>
        <w:rPr>
          <w:rFonts w:hint="cs"/>
          <w:rtl/>
        </w:rPr>
      </w:pPr>
    </w:p>
    <w:p w14:paraId="6481B4B5" w14:textId="77777777" w:rsidR="00000000" w:rsidRDefault="007C71EE">
      <w:pPr>
        <w:pStyle w:val="a"/>
        <w:rPr>
          <w:rFonts w:hint="cs"/>
          <w:rtl/>
        </w:rPr>
      </w:pPr>
      <w:r>
        <w:rPr>
          <w:rFonts w:hint="cs"/>
          <w:rtl/>
        </w:rPr>
        <w:t xml:space="preserve">לסעיף 27(4) - קבוצת ברכה, קבוצת בל"ד - מי בעד? </w:t>
      </w:r>
      <w:r>
        <w:rPr>
          <w:rFonts w:hint="cs"/>
          <w:rtl/>
        </w:rPr>
        <w:t>תודה. מי נגד? תודה. מי נמנע? תודה.</w:t>
      </w:r>
    </w:p>
    <w:p w14:paraId="5EFE6BAE" w14:textId="77777777" w:rsidR="00000000" w:rsidRDefault="007C71EE">
      <w:pPr>
        <w:pStyle w:val="a"/>
        <w:rPr>
          <w:rFonts w:hint="cs"/>
          <w:rtl/>
        </w:rPr>
      </w:pPr>
    </w:p>
    <w:p w14:paraId="6175C993" w14:textId="77777777" w:rsidR="00000000" w:rsidRDefault="007C71EE">
      <w:pPr>
        <w:pStyle w:val="a"/>
        <w:jc w:val="center"/>
        <w:rPr>
          <w:rFonts w:hint="cs"/>
          <w:b/>
          <w:bCs/>
          <w:rtl/>
        </w:rPr>
      </w:pPr>
      <w:r>
        <w:rPr>
          <w:rFonts w:hint="cs"/>
          <w:b/>
          <w:bCs/>
          <w:rtl/>
        </w:rPr>
        <w:t>הצבעה</w:t>
      </w:r>
    </w:p>
    <w:p w14:paraId="7EC304A9" w14:textId="77777777" w:rsidR="00000000" w:rsidRDefault="007C71EE">
      <w:pPr>
        <w:pStyle w:val="a"/>
        <w:jc w:val="center"/>
        <w:rPr>
          <w:rFonts w:hint="cs"/>
          <w:b/>
          <w:bCs/>
          <w:rtl/>
        </w:rPr>
      </w:pPr>
    </w:p>
    <w:p w14:paraId="1A96B5B1" w14:textId="77777777" w:rsidR="00000000" w:rsidRDefault="007C71EE">
      <w:pPr>
        <w:pStyle w:val="a"/>
        <w:jc w:val="center"/>
        <w:rPr>
          <w:rFonts w:hint="cs"/>
          <w:rtl/>
        </w:rPr>
      </w:pPr>
      <w:r>
        <w:rPr>
          <w:rFonts w:hint="cs"/>
          <w:rtl/>
        </w:rPr>
        <w:t>ההסתייגות של קבוצת חבר הכנסת מוחמד ברכה, של קבוצת סיעת בל"ד ושל חברי הכנסת טלב אלסאנע ודוד טל לסעיף  27(4) לא נתקבלה.</w:t>
      </w:r>
    </w:p>
    <w:p w14:paraId="22C5092A" w14:textId="77777777" w:rsidR="00000000" w:rsidRDefault="007C71EE">
      <w:pPr>
        <w:pStyle w:val="ad"/>
        <w:rPr>
          <w:rtl/>
        </w:rPr>
      </w:pPr>
      <w:r>
        <w:rPr>
          <w:rtl/>
        </w:rPr>
        <w:br/>
        <w:t>היו"ר ראובן ריבלין:</w:t>
      </w:r>
    </w:p>
    <w:p w14:paraId="7BFD5D22" w14:textId="77777777" w:rsidR="00000000" w:rsidRDefault="007C71EE">
      <w:pPr>
        <w:pStyle w:val="a"/>
        <w:rPr>
          <w:rtl/>
        </w:rPr>
      </w:pPr>
    </w:p>
    <w:p w14:paraId="41EAC921" w14:textId="77777777" w:rsidR="00000000" w:rsidRDefault="007C71EE">
      <w:pPr>
        <w:pStyle w:val="a"/>
        <w:rPr>
          <w:rFonts w:hint="cs"/>
          <w:rtl/>
        </w:rPr>
      </w:pPr>
      <w:r>
        <w:rPr>
          <w:rFonts w:hint="cs"/>
          <w:rtl/>
        </w:rPr>
        <w:t>לא נתקבלה.</w:t>
      </w:r>
    </w:p>
    <w:p w14:paraId="6732C07E" w14:textId="77777777" w:rsidR="00000000" w:rsidRDefault="007C71EE">
      <w:pPr>
        <w:pStyle w:val="a"/>
        <w:rPr>
          <w:rFonts w:hint="cs"/>
          <w:rtl/>
        </w:rPr>
      </w:pPr>
    </w:p>
    <w:p w14:paraId="210F82E2" w14:textId="77777777" w:rsidR="00000000" w:rsidRDefault="007C71EE">
      <w:pPr>
        <w:pStyle w:val="a"/>
        <w:rPr>
          <w:rFonts w:hint="cs"/>
          <w:rtl/>
        </w:rPr>
      </w:pPr>
      <w:r>
        <w:rPr>
          <w:rFonts w:hint="cs"/>
          <w:rtl/>
        </w:rPr>
        <w:t xml:space="preserve">קבוצת עמיר פרץ - בזכות טל נצביע. מי בעד? תודה. מי נגד? תודה. </w:t>
      </w:r>
      <w:r>
        <w:rPr>
          <w:rFonts w:hint="cs"/>
          <w:rtl/>
        </w:rPr>
        <w:t>מי נמנע? תודה.</w:t>
      </w:r>
    </w:p>
    <w:p w14:paraId="6B1CDB29" w14:textId="77777777" w:rsidR="00000000" w:rsidRDefault="007C71EE">
      <w:pPr>
        <w:pStyle w:val="a"/>
        <w:rPr>
          <w:rFonts w:hint="cs"/>
          <w:rtl/>
        </w:rPr>
      </w:pPr>
    </w:p>
    <w:p w14:paraId="4D10A38A" w14:textId="77777777" w:rsidR="00000000" w:rsidRDefault="007C71EE">
      <w:pPr>
        <w:pStyle w:val="a"/>
        <w:jc w:val="center"/>
        <w:rPr>
          <w:rFonts w:hint="cs"/>
          <w:b/>
          <w:bCs/>
          <w:rtl/>
        </w:rPr>
      </w:pPr>
      <w:r>
        <w:rPr>
          <w:rFonts w:hint="cs"/>
          <w:b/>
          <w:bCs/>
          <w:rtl/>
        </w:rPr>
        <w:t>הצבעה</w:t>
      </w:r>
    </w:p>
    <w:p w14:paraId="125EB17D" w14:textId="77777777" w:rsidR="00000000" w:rsidRDefault="007C71EE">
      <w:pPr>
        <w:pStyle w:val="a"/>
        <w:jc w:val="center"/>
        <w:rPr>
          <w:rFonts w:hint="cs"/>
          <w:b/>
          <w:bCs/>
          <w:rtl/>
        </w:rPr>
      </w:pPr>
    </w:p>
    <w:p w14:paraId="55CBBF68" w14:textId="77777777" w:rsidR="00000000" w:rsidRDefault="007C71EE">
      <w:pPr>
        <w:pStyle w:val="a"/>
        <w:jc w:val="center"/>
        <w:rPr>
          <w:rFonts w:hint="cs"/>
          <w:rtl/>
        </w:rPr>
      </w:pPr>
      <w:r>
        <w:rPr>
          <w:rFonts w:hint="cs"/>
          <w:rtl/>
        </w:rPr>
        <w:t>ההסתייגות של קבוצת חבר הכנסת עמיר פרץ לסעיף 27(4) לא נתקבלה.</w:t>
      </w:r>
    </w:p>
    <w:p w14:paraId="047ADF10" w14:textId="77777777" w:rsidR="00000000" w:rsidRDefault="007C71EE">
      <w:pPr>
        <w:pStyle w:val="ad"/>
        <w:rPr>
          <w:rtl/>
        </w:rPr>
      </w:pPr>
      <w:r>
        <w:rPr>
          <w:rtl/>
        </w:rPr>
        <w:br/>
        <w:t>היו"ר ראובן ריבלין:</w:t>
      </w:r>
    </w:p>
    <w:p w14:paraId="78CC19F6" w14:textId="77777777" w:rsidR="00000000" w:rsidRDefault="007C71EE">
      <w:pPr>
        <w:pStyle w:val="a"/>
        <w:rPr>
          <w:rtl/>
        </w:rPr>
      </w:pPr>
    </w:p>
    <w:p w14:paraId="490CF890" w14:textId="77777777" w:rsidR="00000000" w:rsidRDefault="007C71EE">
      <w:pPr>
        <w:pStyle w:val="a"/>
        <w:rPr>
          <w:rFonts w:hint="cs"/>
          <w:rtl/>
        </w:rPr>
      </w:pPr>
      <w:r>
        <w:rPr>
          <w:rFonts w:hint="cs"/>
          <w:rtl/>
        </w:rPr>
        <w:t>לא נתקבלה.</w:t>
      </w:r>
    </w:p>
    <w:p w14:paraId="11A89271" w14:textId="77777777" w:rsidR="00000000" w:rsidRDefault="007C71EE">
      <w:pPr>
        <w:pStyle w:val="a"/>
        <w:rPr>
          <w:rFonts w:hint="cs"/>
          <w:rtl/>
        </w:rPr>
      </w:pPr>
    </w:p>
    <w:p w14:paraId="0B06C2A2" w14:textId="77777777" w:rsidR="00000000" w:rsidRDefault="007C71EE">
      <w:pPr>
        <w:pStyle w:val="a"/>
        <w:rPr>
          <w:rFonts w:hint="cs"/>
          <w:rtl/>
        </w:rPr>
      </w:pPr>
      <w:r>
        <w:rPr>
          <w:rFonts w:hint="cs"/>
          <w:rtl/>
        </w:rPr>
        <w:t>אנחנו עוברים - עם התיקונים בלוח התיקונים - לסעיף 27(5). חבר הכנסת אבשלום וילן - מי בעד? תודה. מי נגד? תודה. מי נמנע? תודה.</w:t>
      </w:r>
    </w:p>
    <w:p w14:paraId="1D658291" w14:textId="77777777" w:rsidR="00000000" w:rsidRDefault="007C71EE">
      <w:pPr>
        <w:pStyle w:val="a"/>
        <w:rPr>
          <w:rFonts w:hint="cs"/>
          <w:rtl/>
        </w:rPr>
      </w:pPr>
    </w:p>
    <w:p w14:paraId="5A4EB39D" w14:textId="77777777" w:rsidR="00000000" w:rsidRDefault="007C71EE">
      <w:pPr>
        <w:pStyle w:val="a"/>
        <w:jc w:val="center"/>
        <w:rPr>
          <w:rFonts w:hint="cs"/>
          <w:b/>
          <w:bCs/>
          <w:rtl/>
        </w:rPr>
      </w:pPr>
      <w:r>
        <w:rPr>
          <w:rFonts w:hint="cs"/>
          <w:b/>
          <w:bCs/>
          <w:rtl/>
        </w:rPr>
        <w:t>הצבעה</w:t>
      </w:r>
    </w:p>
    <w:p w14:paraId="184D7E0E" w14:textId="77777777" w:rsidR="00000000" w:rsidRDefault="007C71EE">
      <w:pPr>
        <w:pStyle w:val="a"/>
        <w:jc w:val="center"/>
        <w:rPr>
          <w:rFonts w:hint="cs"/>
          <w:b/>
          <w:bCs/>
          <w:rtl/>
        </w:rPr>
      </w:pPr>
    </w:p>
    <w:p w14:paraId="6FE9A7C4" w14:textId="77777777" w:rsidR="00000000" w:rsidRDefault="007C71EE">
      <w:pPr>
        <w:pStyle w:val="a"/>
        <w:jc w:val="center"/>
        <w:rPr>
          <w:rFonts w:hint="cs"/>
          <w:rtl/>
        </w:rPr>
      </w:pPr>
      <w:r>
        <w:rPr>
          <w:rFonts w:hint="cs"/>
          <w:rtl/>
        </w:rPr>
        <w:t>ההסתייג</w:t>
      </w:r>
      <w:r>
        <w:rPr>
          <w:rFonts w:hint="cs"/>
          <w:rtl/>
        </w:rPr>
        <w:t>ות של חבר הכנסת אבשלום וילן לסעיף 27(5) לא נתקבלה.</w:t>
      </w:r>
    </w:p>
    <w:p w14:paraId="71D5EB62" w14:textId="77777777" w:rsidR="00000000" w:rsidRDefault="007C71EE">
      <w:pPr>
        <w:pStyle w:val="ad"/>
        <w:rPr>
          <w:rtl/>
        </w:rPr>
      </w:pPr>
      <w:r>
        <w:rPr>
          <w:rtl/>
        </w:rPr>
        <w:br/>
        <w:t>היו"ר ראובן ריבלין:</w:t>
      </w:r>
    </w:p>
    <w:p w14:paraId="36B3FF12" w14:textId="77777777" w:rsidR="00000000" w:rsidRDefault="007C71EE">
      <w:pPr>
        <w:pStyle w:val="a"/>
        <w:rPr>
          <w:rtl/>
        </w:rPr>
      </w:pPr>
    </w:p>
    <w:p w14:paraId="324D21BE" w14:textId="77777777" w:rsidR="00000000" w:rsidRDefault="007C71EE">
      <w:pPr>
        <w:pStyle w:val="a"/>
        <w:rPr>
          <w:rFonts w:hint="cs"/>
          <w:rtl/>
        </w:rPr>
      </w:pPr>
      <w:r>
        <w:rPr>
          <w:rFonts w:hint="cs"/>
          <w:rtl/>
        </w:rPr>
        <w:t>לא נתקבלה.</w:t>
      </w:r>
    </w:p>
    <w:p w14:paraId="54144572" w14:textId="77777777" w:rsidR="00000000" w:rsidRDefault="007C71EE">
      <w:pPr>
        <w:pStyle w:val="a"/>
        <w:rPr>
          <w:rFonts w:hint="cs"/>
          <w:rtl/>
        </w:rPr>
      </w:pPr>
    </w:p>
    <w:p w14:paraId="28B914EF" w14:textId="77777777" w:rsidR="00000000" w:rsidRDefault="007C71EE">
      <w:pPr>
        <w:pStyle w:val="a"/>
        <w:rPr>
          <w:rFonts w:hint="cs"/>
          <w:rtl/>
        </w:rPr>
      </w:pPr>
      <w:r>
        <w:rPr>
          <w:rFonts w:hint="cs"/>
          <w:rtl/>
        </w:rPr>
        <w:t>לחלופין - וילן - מי בעד? תודה. מי נגד? תודה. מי נמנע? תודה.</w:t>
      </w:r>
    </w:p>
    <w:p w14:paraId="5F64EB97" w14:textId="77777777" w:rsidR="00000000" w:rsidRDefault="007C71EE">
      <w:pPr>
        <w:pStyle w:val="a"/>
        <w:rPr>
          <w:rFonts w:hint="cs"/>
          <w:rtl/>
        </w:rPr>
      </w:pPr>
    </w:p>
    <w:p w14:paraId="3DAEE6BC" w14:textId="77777777" w:rsidR="00000000" w:rsidRDefault="007C71EE">
      <w:pPr>
        <w:pStyle w:val="a"/>
        <w:jc w:val="center"/>
        <w:rPr>
          <w:rFonts w:hint="cs"/>
          <w:b/>
          <w:bCs/>
          <w:rtl/>
        </w:rPr>
      </w:pPr>
      <w:r>
        <w:rPr>
          <w:rFonts w:hint="cs"/>
          <w:b/>
          <w:bCs/>
          <w:rtl/>
        </w:rPr>
        <w:t>הצבעה</w:t>
      </w:r>
    </w:p>
    <w:p w14:paraId="79D67CD4" w14:textId="77777777" w:rsidR="00000000" w:rsidRDefault="007C71EE">
      <w:pPr>
        <w:pStyle w:val="a"/>
        <w:jc w:val="center"/>
        <w:rPr>
          <w:rFonts w:hint="cs"/>
          <w:b/>
          <w:bCs/>
          <w:rtl/>
        </w:rPr>
      </w:pPr>
    </w:p>
    <w:p w14:paraId="347FDC9C" w14:textId="77777777" w:rsidR="00000000" w:rsidRDefault="007C71EE">
      <w:pPr>
        <w:pStyle w:val="a"/>
        <w:jc w:val="center"/>
        <w:rPr>
          <w:rFonts w:hint="cs"/>
          <w:rtl/>
        </w:rPr>
      </w:pPr>
      <w:r>
        <w:rPr>
          <w:rFonts w:hint="cs"/>
          <w:rtl/>
        </w:rPr>
        <w:t>ההסתייגות לחלופין של חבר הכנסת אבשלום וילן לסעיף 27(5) לא נתקבלה.</w:t>
      </w:r>
    </w:p>
    <w:p w14:paraId="283F0F6F" w14:textId="77777777" w:rsidR="00000000" w:rsidRDefault="007C71EE">
      <w:pPr>
        <w:pStyle w:val="ad"/>
        <w:rPr>
          <w:rtl/>
        </w:rPr>
      </w:pPr>
      <w:r>
        <w:rPr>
          <w:rtl/>
        </w:rPr>
        <w:br/>
        <w:t>היו"ר ראובן ריבלין:</w:t>
      </w:r>
    </w:p>
    <w:p w14:paraId="163FE919" w14:textId="77777777" w:rsidR="00000000" w:rsidRDefault="007C71EE">
      <w:pPr>
        <w:pStyle w:val="a"/>
        <w:rPr>
          <w:rtl/>
        </w:rPr>
      </w:pPr>
    </w:p>
    <w:p w14:paraId="2CDE1A68" w14:textId="77777777" w:rsidR="00000000" w:rsidRDefault="007C71EE">
      <w:pPr>
        <w:pStyle w:val="a"/>
        <w:rPr>
          <w:rFonts w:hint="cs"/>
          <w:rtl/>
        </w:rPr>
      </w:pPr>
      <w:r>
        <w:rPr>
          <w:rFonts w:hint="cs"/>
          <w:rtl/>
        </w:rPr>
        <w:t>לא נתקבלה.</w:t>
      </w:r>
    </w:p>
    <w:p w14:paraId="5FA7D5B4" w14:textId="77777777" w:rsidR="00000000" w:rsidRDefault="007C71EE">
      <w:pPr>
        <w:pStyle w:val="a"/>
        <w:rPr>
          <w:rFonts w:hint="cs"/>
          <w:rtl/>
        </w:rPr>
      </w:pPr>
    </w:p>
    <w:p w14:paraId="44BE56FF" w14:textId="77777777" w:rsidR="00000000" w:rsidRDefault="007C71EE">
      <w:pPr>
        <w:pStyle w:val="a"/>
        <w:rPr>
          <w:rFonts w:hint="cs"/>
          <w:rtl/>
        </w:rPr>
      </w:pPr>
      <w:r>
        <w:rPr>
          <w:rFonts w:hint="cs"/>
          <w:rtl/>
        </w:rPr>
        <w:t>משה</w:t>
      </w:r>
      <w:r>
        <w:rPr>
          <w:rFonts w:hint="cs"/>
          <w:rtl/>
        </w:rPr>
        <w:t xml:space="preserve"> גפני - מי בעד? תודה. מי נגד? תודה. מי נמנע? תודה.</w:t>
      </w:r>
    </w:p>
    <w:p w14:paraId="551C5119" w14:textId="77777777" w:rsidR="00000000" w:rsidRDefault="007C71EE">
      <w:pPr>
        <w:pStyle w:val="a"/>
        <w:rPr>
          <w:rFonts w:hint="cs"/>
          <w:rtl/>
        </w:rPr>
      </w:pPr>
    </w:p>
    <w:p w14:paraId="3A600B77" w14:textId="77777777" w:rsidR="00000000" w:rsidRDefault="007C71EE">
      <w:pPr>
        <w:pStyle w:val="a"/>
        <w:jc w:val="center"/>
        <w:rPr>
          <w:rFonts w:hint="cs"/>
          <w:b/>
          <w:bCs/>
          <w:rtl/>
        </w:rPr>
      </w:pPr>
      <w:r>
        <w:rPr>
          <w:rFonts w:hint="cs"/>
          <w:b/>
          <w:bCs/>
          <w:rtl/>
        </w:rPr>
        <w:t>הצבעה</w:t>
      </w:r>
    </w:p>
    <w:p w14:paraId="11A4B6D7" w14:textId="77777777" w:rsidR="00000000" w:rsidRDefault="007C71EE">
      <w:pPr>
        <w:pStyle w:val="a"/>
        <w:jc w:val="center"/>
        <w:rPr>
          <w:rFonts w:hint="cs"/>
          <w:b/>
          <w:bCs/>
          <w:rtl/>
        </w:rPr>
      </w:pPr>
    </w:p>
    <w:p w14:paraId="77070B14" w14:textId="77777777" w:rsidR="00000000" w:rsidRDefault="007C71EE">
      <w:pPr>
        <w:pStyle w:val="a"/>
        <w:jc w:val="center"/>
        <w:rPr>
          <w:rFonts w:hint="cs"/>
          <w:rtl/>
        </w:rPr>
      </w:pPr>
      <w:r>
        <w:rPr>
          <w:rFonts w:hint="cs"/>
          <w:rtl/>
        </w:rPr>
        <w:t>ההסתייגות של חבר הכנסת משה גפני לסעיף 27(5) לא נתקבלה.</w:t>
      </w:r>
    </w:p>
    <w:p w14:paraId="6440E836" w14:textId="77777777" w:rsidR="00000000" w:rsidRDefault="007C71EE">
      <w:pPr>
        <w:pStyle w:val="ad"/>
        <w:rPr>
          <w:rtl/>
        </w:rPr>
      </w:pPr>
      <w:r>
        <w:rPr>
          <w:rtl/>
        </w:rPr>
        <w:br/>
        <w:t>היו"ר ראובן ריבלין:</w:t>
      </w:r>
    </w:p>
    <w:p w14:paraId="291959D4" w14:textId="77777777" w:rsidR="00000000" w:rsidRDefault="007C71EE">
      <w:pPr>
        <w:pStyle w:val="a"/>
        <w:rPr>
          <w:rtl/>
        </w:rPr>
      </w:pPr>
    </w:p>
    <w:p w14:paraId="4C97D74E" w14:textId="77777777" w:rsidR="00000000" w:rsidRDefault="007C71EE">
      <w:pPr>
        <w:pStyle w:val="a"/>
        <w:rPr>
          <w:rFonts w:hint="cs"/>
          <w:rtl/>
        </w:rPr>
      </w:pPr>
      <w:r>
        <w:rPr>
          <w:rFonts w:hint="cs"/>
          <w:rtl/>
        </w:rPr>
        <w:t>לא נתקבלה.</w:t>
      </w:r>
    </w:p>
    <w:p w14:paraId="782BBB80" w14:textId="77777777" w:rsidR="00000000" w:rsidRDefault="007C71EE">
      <w:pPr>
        <w:pStyle w:val="a"/>
        <w:rPr>
          <w:rFonts w:hint="cs"/>
          <w:rtl/>
        </w:rPr>
      </w:pPr>
    </w:p>
    <w:p w14:paraId="40C51A7B" w14:textId="77777777" w:rsidR="00000000" w:rsidRDefault="007C71EE">
      <w:pPr>
        <w:pStyle w:val="a"/>
        <w:rPr>
          <w:rFonts w:hint="cs"/>
          <w:rtl/>
        </w:rPr>
      </w:pPr>
      <w:r>
        <w:rPr>
          <w:rFonts w:hint="cs"/>
          <w:rtl/>
        </w:rPr>
        <w:t>קבוצת ברכה, בל"ד, טלב אלסאנע ודוד טל - מי בעד? תודה. מי נגד? תודה. מי נמנע? תודה.</w:t>
      </w:r>
    </w:p>
    <w:p w14:paraId="6495B99F" w14:textId="77777777" w:rsidR="00000000" w:rsidRDefault="007C71EE">
      <w:pPr>
        <w:pStyle w:val="a"/>
        <w:rPr>
          <w:rtl/>
        </w:rPr>
      </w:pPr>
    </w:p>
    <w:p w14:paraId="5EFEF9E7" w14:textId="77777777" w:rsidR="00000000" w:rsidRDefault="007C71EE">
      <w:pPr>
        <w:pStyle w:val="a"/>
        <w:rPr>
          <w:rFonts w:hint="cs"/>
          <w:rtl/>
        </w:rPr>
      </w:pPr>
    </w:p>
    <w:p w14:paraId="76C5F765" w14:textId="77777777" w:rsidR="00000000" w:rsidRDefault="007C71EE">
      <w:pPr>
        <w:pStyle w:val="a"/>
        <w:jc w:val="center"/>
        <w:rPr>
          <w:rFonts w:hint="cs"/>
          <w:b/>
          <w:bCs/>
          <w:rtl/>
        </w:rPr>
      </w:pPr>
      <w:r>
        <w:rPr>
          <w:rFonts w:hint="cs"/>
          <w:b/>
          <w:bCs/>
          <w:rtl/>
        </w:rPr>
        <w:t>הצבעה</w:t>
      </w:r>
    </w:p>
    <w:p w14:paraId="23B0CDC9" w14:textId="77777777" w:rsidR="00000000" w:rsidRDefault="007C71EE">
      <w:pPr>
        <w:pStyle w:val="a"/>
        <w:jc w:val="center"/>
        <w:rPr>
          <w:rFonts w:hint="cs"/>
          <w:b/>
          <w:bCs/>
          <w:rtl/>
        </w:rPr>
      </w:pPr>
    </w:p>
    <w:p w14:paraId="50D367AB" w14:textId="77777777" w:rsidR="00000000" w:rsidRDefault="007C71EE">
      <w:pPr>
        <w:pStyle w:val="a"/>
        <w:jc w:val="center"/>
        <w:rPr>
          <w:rFonts w:hint="cs"/>
          <w:rtl/>
        </w:rPr>
      </w:pPr>
      <w:r>
        <w:rPr>
          <w:rFonts w:hint="cs"/>
          <w:rtl/>
        </w:rPr>
        <w:t>ההסתייגות של קבוצ</w:t>
      </w:r>
      <w:r>
        <w:rPr>
          <w:rFonts w:hint="cs"/>
          <w:rtl/>
        </w:rPr>
        <w:t>ת חבר הכנסת מוחמד ברכה, של קבוצת סיעת בל"ד ושל חברי הכנסת טלב אלסאנע ודוד טל לסעיף 27(5) לא נתקבלה.</w:t>
      </w:r>
    </w:p>
    <w:p w14:paraId="593CE82E" w14:textId="77777777" w:rsidR="00000000" w:rsidRDefault="007C71EE">
      <w:pPr>
        <w:pStyle w:val="ad"/>
        <w:rPr>
          <w:rtl/>
        </w:rPr>
      </w:pPr>
      <w:r>
        <w:rPr>
          <w:rtl/>
        </w:rPr>
        <w:br/>
        <w:t>היו"ר ראובן ריבלין:</w:t>
      </w:r>
    </w:p>
    <w:p w14:paraId="10A41D7B" w14:textId="77777777" w:rsidR="00000000" w:rsidRDefault="007C71EE">
      <w:pPr>
        <w:pStyle w:val="a"/>
        <w:rPr>
          <w:rtl/>
        </w:rPr>
      </w:pPr>
    </w:p>
    <w:p w14:paraId="030BB953" w14:textId="77777777" w:rsidR="00000000" w:rsidRDefault="007C71EE">
      <w:pPr>
        <w:pStyle w:val="a"/>
        <w:rPr>
          <w:rFonts w:hint="cs"/>
          <w:rtl/>
        </w:rPr>
      </w:pPr>
      <w:r>
        <w:rPr>
          <w:rFonts w:hint="cs"/>
          <w:rtl/>
        </w:rPr>
        <w:t>לא נתקבלה.</w:t>
      </w:r>
    </w:p>
    <w:p w14:paraId="73D15D1F" w14:textId="77777777" w:rsidR="00000000" w:rsidRDefault="007C71EE">
      <w:pPr>
        <w:pStyle w:val="a"/>
        <w:rPr>
          <w:rFonts w:hint="cs"/>
          <w:rtl/>
        </w:rPr>
      </w:pPr>
    </w:p>
    <w:p w14:paraId="41EE6267" w14:textId="77777777" w:rsidR="00000000" w:rsidRDefault="007C71EE">
      <w:pPr>
        <w:pStyle w:val="a"/>
        <w:rPr>
          <w:rFonts w:hint="cs"/>
          <w:rtl/>
        </w:rPr>
      </w:pPr>
      <w:r>
        <w:rPr>
          <w:rFonts w:hint="cs"/>
          <w:rtl/>
        </w:rPr>
        <w:t>קבוצת עמיר פרץ - מי בעד? תודה. מי נגד? תודה. מי נמנע? תודה.</w:t>
      </w:r>
    </w:p>
    <w:p w14:paraId="7141E8CD" w14:textId="77777777" w:rsidR="00000000" w:rsidRDefault="007C71EE">
      <w:pPr>
        <w:pStyle w:val="a"/>
        <w:rPr>
          <w:rFonts w:hint="cs"/>
          <w:rtl/>
        </w:rPr>
      </w:pPr>
    </w:p>
    <w:p w14:paraId="088CE315" w14:textId="77777777" w:rsidR="00000000" w:rsidRDefault="007C71EE">
      <w:pPr>
        <w:pStyle w:val="a"/>
        <w:jc w:val="center"/>
        <w:rPr>
          <w:rFonts w:hint="cs"/>
          <w:b/>
          <w:bCs/>
          <w:rtl/>
        </w:rPr>
      </w:pPr>
      <w:r>
        <w:rPr>
          <w:rFonts w:hint="cs"/>
          <w:b/>
          <w:bCs/>
          <w:rtl/>
        </w:rPr>
        <w:t>הצבעה</w:t>
      </w:r>
    </w:p>
    <w:p w14:paraId="1FF0519B" w14:textId="77777777" w:rsidR="00000000" w:rsidRDefault="007C71EE">
      <w:pPr>
        <w:pStyle w:val="a"/>
        <w:jc w:val="center"/>
        <w:rPr>
          <w:rFonts w:hint="cs"/>
          <w:b/>
          <w:bCs/>
          <w:rtl/>
        </w:rPr>
      </w:pPr>
    </w:p>
    <w:p w14:paraId="61776AE4" w14:textId="77777777" w:rsidR="00000000" w:rsidRDefault="007C71EE">
      <w:pPr>
        <w:pStyle w:val="a"/>
        <w:jc w:val="center"/>
        <w:rPr>
          <w:rFonts w:hint="cs"/>
          <w:rtl/>
        </w:rPr>
      </w:pPr>
      <w:r>
        <w:rPr>
          <w:rFonts w:hint="cs"/>
          <w:rtl/>
        </w:rPr>
        <w:t>ההסתייגות של קבוצת חבר הכנסת עמיר פרץ לסעיף 27(5) לא נ</w:t>
      </w:r>
      <w:r>
        <w:rPr>
          <w:rFonts w:hint="cs"/>
          <w:rtl/>
        </w:rPr>
        <w:t>תקבלה.</w:t>
      </w:r>
    </w:p>
    <w:p w14:paraId="3D4CA6E3" w14:textId="77777777" w:rsidR="00000000" w:rsidRDefault="007C71EE">
      <w:pPr>
        <w:pStyle w:val="ad"/>
        <w:rPr>
          <w:rtl/>
        </w:rPr>
      </w:pPr>
      <w:r>
        <w:rPr>
          <w:rtl/>
        </w:rPr>
        <w:br/>
        <w:t>היו"ר ראובן ריבלין:</w:t>
      </w:r>
    </w:p>
    <w:p w14:paraId="40AB282F" w14:textId="77777777" w:rsidR="00000000" w:rsidRDefault="007C71EE">
      <w:pPr>
        <w:pStyle w:val="a"/>
        <w:rPr>
          <w:rtl/>
        </w:rPr>
      </w:pPr>
    </w:p>
    <w:p w14:paraId="01316520" w14:textId="77777777" w:rsidR="00000000" w:rsidRDefault="007C71EE">
      <w:pPr>
        <w:pStyle w:val="a"/>
        <w:rPr>
          <w:rFonts w:hint="cs"/>
          <w:rtl/>
        </w:rPr>
      </w:pPr>
      <w:r>
        <w:rPr>
          <w:rFonts w:hint="cs"/>
          <w:rtl/>
        </w:rPr>
        <w:t>לא נתקבלה.</w:t>
      </w:r>
    </w:p>
    <w:p w14:paraId="5F012C21" w14:textId="77777777" w:rsidR="00000000" w:rsidRDefault="007C71EE">
      <w:pPr>
        <w:pStyle w:val="a"/>
        <w:rPr>
          <w:rFonts w:hint="cs"/>
          <w:rtl/>
        </w:rPr>
      </w:pPr>
    </w:p>
    <w:p w14:paraId="4B06CDF9" w14:textId="77777777" w:rsidR="00000000" w:rsidRDefault="007C71EE">
      <w:pPr>
        <w:pStyle w:val="a"/>
        <w:rPr>
          <w:rFonts w:hint="cs"/>
          <w:rtl/>
        </w:rPr>
      </w:pPr>
      <w:r>
        <w:rPr>
          <w:rFonts w:hint="cs"/>
          <w:rtl/>
        </w:rPr>
        <w:t>אנחנו עוברים לסעיף 27(6). חבר הכנסת גפני -  מי בעד? תודה. מי נגד? תודה. מי נמנע? תודה.</w:t>
      </w:r>
    </w:p>
    <w:p w14:paraId="5F18A28C" w14:textId="77777777" w:rsidR="00000000" w:rsidRDefault="007C71EE">
      <w:pPr>
        <w:pStyle w:val="a"/>
        <w:rPr>
          <w:rFonts w:hint="cs"/>
          <w:rtl/>
        </w:rPr>
      </w:pPr>
    </w:p>
    <w:p w14:paraId="4F20AD93" w14:textId="77777777" w:rsidR="00000000" w:rsidRDefault="007C71EE">
      <w:pPr>
        <w:pStyle w:val="a"/>
        <w:jc w:val="center"/>
        <w:rPr>
          <w:rFonts w:hint="cs"/>
          <w:b/>
          <w:bCs/>
          <w:rtl/>
        </w:rPr>
      </w:pPr>
      <w:r>
        <w:rPr>
          <w:rFonts w:hint="cs"/>
          <w:b/>
          <w:bCs/>
          <w:rtl/>
        </w:rPr>
        <w:t>הצבעה</w:t>
      </w:r>
    </w:p>
    <w:p w14:paraId="33AFBCA4" w14:textId="77777777" w:rsidR="00000000" w:rsidRDefault="007C71EE">
      <w:pPr>
        <w:pStyle w:val="a"/>
        <w:jc w:val="center"/>
        <w:rPr>
          <w:rFonts w:hint="cs"/>
          <w:b/>
          <w:bCs/>
          <w:rtl/>
        </w:rPr>
      </w:pPr>
    </w:p>
    <w:p w14:paraId="77E4AA0E" w14:textId="77777777" w:rsidR="00000000" w:rsidRDefault="007C71EE">
      <w:pPr>
        <w:pStyle w:val="a"/>
        <w:jc w:val="center"/>
        <w:rPr>
          <w:rFonts w:hint="cs"/>
          <w:rtl/>
        </w:rPr>
      </w:pPr>
      <w:r>
        <w:rPr>
          <w:rFonts w:hint="cs"/>
          <w:rtl/>
        </w:rPr>
        <w:t>ההסתייגות של חבר הכנסת משה גפני לסעיף 27(6) לא נתקבלה.</w:t>
      </w:r>
    </w:p>
    <w:p w14:paraId="1A5CCA0F" w14:textId="77777777" w:rsidR="00000000" w:rsidRDefault="007C71EE">
      <w:pPr>
        <w:pStyle w:val="ad"/>
        <w:rPr>
          <w:rtl/>
        </w:rPr>
      </w:pPr>
      <w:r>
        <w:rPr>
          <w:rtl/>
        </w:rPr>
        <w:br/>
        <w:t>היו"ר ראובן ריבלין:</w:t>
      </w:r>
    </w:p>
    <w:p w14:paraId="74C0555F" w14:textId="77777777" w:rsidR="00000000" w:rsidRDefault="007C71EE">
      <w:pPr>
        <w:pStyle w:val="a"/>
        <w:rPr>
          <w:rtl/>
        </w:rPr>
      </w:pPr>
    </w:p>
    <w:p w14:paraId="119818FF" w14:textId="77777777" w:rsidR="00000000" w:rsidRDefault="007C71EE">
      <w:pPr>
        <w:pStyle w:val="a"/>
        <w:rPr>
          <w:rFonts w:hint="cs"/>
          <w:rtl/>
        </w:rPr>
      </w:pPr>
      <w:r>
        <w:rPr>
          <w:rFonts w:hint="cs"/>
          <w:rtl/>
        </w:rPr>
        <w:t>לא נתקבלה.</w:t>
      </w:r>
    </w:p>
    <w:p w14:paraId="1303AF4E" w14:textId="77777777" w:rsidR="00000000" w:rsidRDefault="007C71EE">
      <w:pPr>
        <w:pStyle w:val="a"/>
        <w:rPr>
          <w:rFonts w:hint="cs"/>
          <w:rtl/>
        </w:rPr>
      </w:pPr>
    </w:p>
    <w:p w14:paraId="0F68ED73" w14:textId="77777777" w:rsidR="00000000" w:rsidRDefault="007C71EE">
      <w:pPr>
        <w:pStyle w:val="a"/>
        <w:rPr>
          <w:rFonts w:hint="cs"/>
          <w:rtl/>
        </w:rPr>
      </w:pPr>
      <w:r>
        <w:rPr>
          <w:rFonts w:hint="cs"/>
          <w:rtl/>
        </w:rPr>
        <w:t>קבוצת ברכה, בל"ד, טלב אלסאנע וד</w:t>
      </w:r>
      <w:r>
        <w:rPr>
          <w:rFonts w:hint="cs"/>
          <w:rtl/>
        </w:rPr>
        <w:t>וד טל - מי בעד? תודה. מי נגד? תודה. מי נמנע? תודה.</w:t>
      </w:r>
    </w:p>
    <w:p w14:paraId="476A0B66" w14:textId="77777777" w:rsidR="00000000" w:rsidRDefault="007C71EE">
      <w:pPr>
        <w:pStyle w:val="a"/>
        <w:rPr>
          <w:rFonts w:hint="cs"/>
          <w:rtl/>
        </w:rPr>
      </w:pPr>
    </w:p>
    <w:p w14:paraId="4A4431DA" w14:textId="77777777" w:rsidR="00000000" w:rsidRDefault="007C71EE">
      <w:pPr>
        <w:pStyle w:val="a"/>
        <w:jc w:val="center"/>
        <w:rPr>
          <w:rFonts w:hint="cs"/>
          <w:b/>
          <w:bCs/>
          <w:rtl/>
        </w:rPr>
      </w:pPr>
      <w:r>
        <w:rPr>
          <w:rFonts w:hint="cs"/>
          <w:b/>
          <w:bCs/>
          <w:rtl/>
        </w:rPr>
        <w:t>הצבעה</w:t>
      </w:r>
    </w:p>
    <w:p w14:paraId="35396451" w14:textId="77777777" w:rsidR="00000000" w:rsidRDefault="007C71EE">
      <w:pPr>
        <w:pStyle w:val="a"/>
        <w:jc w:val="center"/>
        <w:rPr>
          <w:rFonts w:hint="cs"/>
          <w:b/>
          <w:bCs/>
          <w:rtl/>
        </w:rPr>
      </w:pPr>
    </w:p>
    <w:p w14:paraId="75CA5562" w14:textId="77777777" w:rsidR="00000000" w:rsidRDefault="007C71EE">
      <w:pPr>
        <w:pStyle w:val="a"/>
        <w:jc w:val="center"/>
        <w:rPr>
          <w:rFonts w:hint="cs"/>
          <w:rtl/>
        </w:rPr>
      </w:pPr>
      <w:r>
        <w:rPr>
          <w:rFonts w:hint="cs"/>
          <w:rtl/>
        </w:rPr>
        <w:t>ההסתייגות של קבוצת חבר הכנסת מוחמד ברכה, של קבוצת סיעת בל"ד ושל חברי הכנסת טלב אלסאנע ודוד טל לסעיף 27(6) לא נתקבלה.</w:t>
      </w:r>
    </w:p>
    <w:p w14:paraId="6E3A8842" w14:textId="77777777" w:rsidR="00000000" w:rsidRDefault="007C71EE">
      <w:pPr>
        <w:pStyle w:val="ad"/>
        <w:rPr>
          <w:rtl/>
        </w:rPr>
      </w:pPr>
      <w:r>
        <w:rPr>
          <w:rtl/>
        </w:rPr>
        <w:br/>
        <w:t>היו"ר ראובן ריבלין:</w:t>
      </w:r>
    </w:p>
    <w:p w14:paraId="568A4F53" w14:textId="77777777" w:rsidR="00000000" w:rsidRDefault="007C71EE">
      <w:pPr>
        <w:pStyle w:val="a"/>
        <w:rPr>
          <w:rtl/>
        </w:rPr>
      </w:pPr>
    </w:p>
    <w:p w14:paraId="13120D07" w14:textId="77777777" w:rsidR="00000000" w:rsidRDefault="007C71EE">
      <w:pPr>
        <w:pStyle w:val="a"/>
        <w:rPr>
          <w:rFonts w:hint="cs"/>
          <w:rtl/>
        </w:rPr>
      </w:pPr>
      <w:r>
        <w:rPr>
          <w:rFonts w:hint="cs"/>
          <w:rtl/>
        </w:rPr>
        <w:t>לא נתקבלה.</w:t>
      </w:r>
    </w:p>
    <w:p w14:paraId="368A9245" w14:textId="77777777" w:rsidR="00000000" w:rsidRDefault="007C71EE">
      <w:pPr>
        <w:pStyle w:val="a"/>
        <w:rPr>
          <w:rFonts w:hint="cs"/>
          <w:rtl/>
        </w:rPr>
      </w:pPr>
    </w:p>
    <w:p w14:paraId="7D1A3AE7" w14:textId="77777777" w:rsidR="00000000" w:rsidRDefault="007C71EE">
      <w:pPr>
        <w:pStyle w:val="a"/>
        <w:rPr>
          <w:rFonts w:hint="cs"/>
          <w:rtl/>
        </w:rPr>
      </w:pPr>
      <w:r>
        <w:rPr>
          <w:rFonts w:hint="cs"/>
          <w:rtl/>
        </w:rPr>
        <w:t>קבוצת עמיר פרץ - מי בעד? תודה. מי נגד? תודה. מ</w:t>
      </w:r>
      <w:r>
        <w:rPr>
          <w:rFonts w:hint="cs"/>
          <w:rtl/>
        </w:rPr>
        <w:t>י נמנע? תודה.</w:t>
      </w:r>
    </w:p>
    <w:p w14:paraId="7252A7F3" w14:textId="77777777" w:rsidR="00000000" w:rsidRDefault="007C71EE">
      <w:pPr>
        <w:pStyle w:val="a"/>
        <w:rPr>
          <w:rFonts w:hint="cs"/>
          <w:rtl/>
        </w:rPr>
      </w:pPr>
    </w:p>
    <w:p w14:paraId="6802152E" w14:textId="77777777" w:rsidR="00000000" w:rsidRDefault="007C71EE">
      <w:pPr>
        <w:pStyle w:val="a"/>
        <w:jc w:val="center"/>
        <w:rPr>
          <w:rFonts w:hint="cs"/>
          <w:b/>
          <w:bCs/>
          <w:rtl/>
        </w:rPr>
      </w:pPr>
      <w:r>
        <w:rPr>
          <w:rFonts w:hint="cs"/>
          <w:b/>
          <w:bCs/>
          <w:rtl/>
        </w:rPr>
        <w:t>הצבעה</w:t>
      </w:r>
    </w:p>
    <w:p w14:paraId="32F361F3" w14:textId="77777777" w:rsidR="00000000" w:rsidRDefault="007C71EE">
      <w:pPr>
        <w:pStyle w:val="a"/>
        <w:jc w:val="center"/>
        <w:rPr>
          <w:rFonts w:hint="cs"/>
          <w:b/>
          <w:bCs/>
          <w:rtl/>
        </w:rPr>
      </w:pPr>
    </w:p>
    <w:p w14:paraId="3E0171C2" w14:textId="77777777" w:rsidR="00000000" w:rsidRDefault="007C71EE">
      <w:pPr>
        <w:pStyle w:val="a"/>
        <w:jc w:val="center"/>
        <w:rPr>
          <w:rFonts w:hint="cs"/>
          <w:rtl/>
        </w:rPr>
      </w:pPr>
      <w:r>
        <w:rPr>
          <w:rFonts w:hint="cs"/>
          <w:rtl/>
        </w:rPr>
        <w:t>ההסתייגות של קבוצת חבר הכנסת עמיר פרץ לסעיף 27(6) לא נתקבלה.</w:t>
      </w:r>
    </w:p>
    <w:p w14:paraId="5875E815" w14:textId="77777777" w:rsidR="00000000" w:rsidRDefault="007C71EE">
      <w:pPr>
        <w:pStyle w:val="ad"/>
        <w:rPr>
          <w:rtl/>
        </w:rPr>
      </w:pPr>
      <w:r>
        <w:rPr>
          <w:rtl/>
        </w:rPr>
        <w:br/>
        <w:t>היו"ר ראובן ריבלין:</w:t>
      </w:r>
    </w:p>
    <w:p w14:paraId="3E5547D8" w14:textId="77777777" w:rsidR="00000000" w:rsidRDefault="007C71EE">
      <w:pPr>
        <w:pStyle w:val="a"/>
        <w:rPr>
          <w:rtl/>
        </w:rPr>
      </w:pPr>
    </w:p>
    <w:p w14:paraId="68B1F79E" w14:textId="77777777" w:rsidR="00000000" w:rsidRDefault="007C71EE">
      <w:pPr>
        <w:pStyle w:val="a"/>
        <w:rPr>
          <w:rFonts w:hint="cs"/>
          <w:rtl/>
        </w:rPr>
      </w:pPr>
      <w:r>
        <w:rPr>
          <w:rFonts w:hint="cs"/>
          <w:rtl/>
        </w:rPr>
        <w:t>לא נתקבלה.</w:t>
      </w:r>
    </w:p>
    <w:p w14:paraId="0E75538D" w14:textId="77777777" w:rsidR="00000000" w:rsidRDefault="007C71EE">
      <w:pPr>
        <w:pStyle w:val="a"/>
        <w:rPr>
          <w:rFonts w:hint="cs"/>
          <w:rtl/>
        </w:rPr>
      </w:pPr>
    </w:p>
    <w:p w14:paraId="4612F1F5" w14:textId="77777777" w:rsidR="00000000" w:rsidRDefault="007C71EE">
      <w:pPr>
        <w:pStyle w:val="a"/>
        <w:rPr>
          <w:rFonts w:hint="cs"/>
          <w:rtl/>
        </w:rPr>
      </w:pPr>
      <w:r>
        <w:rPr>
          <w:rFonts w:hint="cs"/>
          <w:rtl/>
        </w:rPr>
        <w:t>סעיף 27(7) - עמוד 122 - חבר הכנסת גפני - מי בעד? תודה. מי נגד? תודה. מי נמנע? תודה.</w:t>
      </w:r>
    </w:p>
    <w:p w14:paraId="5FD92483" w14:textId="77777777" w:rsidR="00000000" w:rsidRDefault="007C71EE">
      <w:pPr>
        <w:pStyle w:val="a"/>
        <w:rPr>
          <w:rFonts w:hint="cs"/>
          <w:rtl/>
        </w:rPr>
      </w:pPr>
    </w:p>
    <w:p w14:paraId="285A8DA2" w14:textId="77777777" w:rsidR="00000000" w:rsidRDefault="007C71EE">
      <w:pPr>
        <w:pStyle w:val="a"/>
        <w:jc w:val="center"/>
        <w:rPr>
          <w:rFonts w:hint="cs"/>
          <w:b/>
          <w:bCs/>
          <w:rtl/>
        </w:rPr>
      </w:pPr>
      <w:r>
        <w:rPr>
          <w:rFonts w:hint="cs"/>
          <w:b/>
          <w:bCs/>
          <w:rtl/>
        </w:rPr>
        <w:t>הצבעה</w:t>
      </w:r>
    </w:p>
    <w:p w14:paraId="34F843BD" w14:textId="77777777" w:rsidR="00000000" w:rsidRDefault="007C71EE">
      <w:pPr>
        <w:pStyle w:val="a"/>
        <w:jc w:val="center"/>
        <w:rPr>
          <w:rFonts w:hint="cs"/>
          <w:b/>
          <w:bCs/>
          <w:rtl/>
        </w:rPr>
      </w:pPr>
    </w:p>
    <w:p w14:paraId="334B72DE" w14:textId="77777777" w:rsidR="00000000" w:rsidRDefault="007C71EE">
      <w:pPr>
        <w:pStyle w:val="a"/>
        <w:jc w:val="center"/>
        <w:rPr>
          <w:rFonts w:hint="cs"/>
          <w:rtl/>
        </w:rPr>
      </w:pPr>
      <w:r>
        <w:rPr>
          <w:rFonts w:hint="cs"/>
          <w:rtl/>
        </w:rPr>
        <w:t xml:space="preserve">ההסתייגות של חבר הכנסת משה גפני לסעיף 27(7) לא </w:t>
      </w:r>
      <w:r>
        <w:rPr>
          <w:rFonts w:hint="cs"/>
          <w:rtl/>
        </w:rPr>
        <w:t>נתקבלה.</w:t>
      </w:r>
    </w:p>
    <w:p w14:paraId="708273E1" w14:textId="77777777" w:rsidR="00000000" w:rsidRDefault="007C71EE">
      <w:pPr>
        <w:pStyle w:val="ad"/>
        <w:rPr>
          <w:rtl/>
        </w:rPr>
      </w:pPr>
      <w:r>
        <w:rPr>
          <w:rtl/>
        </w:rPr>
        <w:br/>
        <w:t>היו"ר ראובן ריבלין:</w:t>
      </w:r>
    </w:p>
    <w:p w14:paraId="57A478A5" w14:textId="77777777" w:rsidR="00000000" w:rsidRDefault="007C71EE">
      <w:pPr>
        <w:pStyle w:val="a"/>
        <w:rPr>
          <w:rtl/>
        </w:rPr>
      </w:pPr>
    </w:p>
    <w:p w14:paraId="5BB54029" w14:textId="77777777" w:rsidR="00000000" w:rsidRDefault="007C71EE">
      <w:pPr>
        <w:pStyle w:val="a"/>
        <w:rPr>
          <w:rFonts w:hint="cs"/>
          <w:rtl/>
        </w:rPr>
      </w:pPr>
      <w:r>
        <w:rPr>
          <w:rFonts w:hint="cs"/>
          <w:rtl/>
        </w:rPr>
        <w:t>לא נתקבלה.</w:t>
      </w:r>
    </w:p>
    <w:p w14:paraId="536B4627" w14:textId="77777777" w:rsidR="00000000" w:rsidRDefault="007C71EE">
      <w:pPr>
        <w:pStyle w:val="a"/>
        <w:rPr>
          <w:rFonts w:hint="cs"/>
          <w:rtl/>
        </w:rPr>
      </w:pPr>
    </w:p>
    <w:p w14:paraId="556F172A" w14:textId="77777777" w:rsidR="00000000" w:rsidRDefault="007C71EE">
      <w:pPr>
        <w:pStyle w:val="a"/>
        <w:rPr>
          <w:rFonts w:hint="cs"/>
          <w:rtl/>
        </w:rPr>
      </w:pPr>
      <w:r>
        <w:rPr>
          <w:rFonts w:hint="cs"/>
          <w:rtl/>
        </w:rPr>
        <w:t>קבוצת עמיר פרץ - מי בעד? תודה. מי נגד? תודה. מי נמנע? תודה.</w:t>
      </w:r>
    </w:p>
    <w:p w14:paraId="21D88DA9" w14:textId="77777777" w:rsidR="00000000" w:rsidRDefault="007C71EE">
      <w:pPr>
        <w:pStyle w:val="a"/>
        <w:rPr>
          <w:rFonts w:hint="cs"/>
          <w:rtl/>
        </w:rPr>
      </w:pPr>
    </w:p>
    <w:p w14:paraId="0BBF5959" w14:textId="77777777" w:rsidR="00000000" w:rsidRDefault="007C71EE">
      <w:pPr>
        <w:pStyle w:val="a"/>
        <w:jc w:val="center"/>
        <w:rPr>
          <w:rFonts w:hint="cs"/>
          <w:b/>
          <w:bCs/>
          <w:rtl/>
        </w:rPr>
      </w:pPr>
      <w:r>
        <w:rPr>
          <w:rFonts w:hint="cs"/>
          <w:b/>
          <w:bCs/>
          <w:rtl/>
        </w:rPr>
        <w:t>הצבעה</w:t>
      </w:r>
    </w:p>
    <w:p w14:paraId="46D373B6" w14:textId="77777777" w:rsidR="00000000" w:rsidRDefault="007C71EE">
      <w:pPr>
        <w:pStyle w:val="a"/>
        <w:jc w:val="center"/>
        <w:rPr>
          <w:rFonts w:hint="cs"/>
          <w:b/>
          <w:bCs/>
          <w:rtl/>
        </w:rPr>
      </w:pPr>
    </w:p>
    <w:p w14:paraId="390AF8CA" w14:textId="77777777" w:rsidR="00000000" w:rsidRDefault="007C71EE">
      <w:pPr>
        <w:pStyle w:val="a"/>
        <w:jc w:val="center"/>
        <w:rPr>
          <w:rFonts w:hint="cs"/>
          <w:rtl/>
        </w:rPr>
      </w:pPr>
      <w:r>
        <w:rPr>
          <w:rFonts w:hint="cs"/>
          <w:rtl/>
        </w:rPr>
        <w:t>ההסתייגות של קבוצת חבר הכנסת עמיר פרץ לסעיף 27(7) לא נתקבלה.</w:t>
      </w:r>
    </w:p>
    <w:p w14:paraId="74F737E5" w14:textId="77777777" w:rsidR="00000000" w:rsidRDefault="007C71EE">
      <w:pPr>
        <w:pStyle w:val="ac"/>
        <w:rPr>
          <w:rFonts w:hint="cs"/>
          <w:rtl/>
        </w:rPr>
      </w:pPr>
    </w:p>
    <w:p w14:paraId="4B283637" w14:textId="77777777" w:rsidR="00000000" w:rsidRDefault="007C71EE">
      <w:pPr>
        <w:pStyle w:val="ad"/>
        <w:rPr>
          <w:rtl/>
        </w:rPr>
      </w:pPr>
      <w:r>
        <w:rPr>
          <w:rtl/>
        </w:rPr>
        <w:t>היו"ר ראובן ריבלין:</w:t>
      </w:r>
    </w:p>
    <w:p w14:paraId="60B4B6B8" w14:textId="77777777" w:rsidR="00000000" w:rsidRDefault="007C71EE">
      <w:pPr>
        <w:pStyle w:val="a"/>
        <w:rPr>
          <w:rtl/>
        </w:rPr>
      </w:pPr>
    </w:p>
    <w:p w14:paraId="0FD2896A" w14:textId="77777777" w:rsidR="00000000" w:rsidRDefault="007C71EE">
      <w:pPr>
        <w:pStyle w:val="a"/>
        <w:rPr>
          <w:rFonts w:hint="cs"/>
          <w:rtl/>
        </w:rPr>
      </w:pPr>
      <w:r>
        <w:rPr>
          <w:rFonts w:hint="cs"/>
          <w:rtl/>
        </w:rPr>
        <w:t>לא נתקבלה.</w:t>
      </w:r>
    </w:p>
    <w:p w14:paraId="1AEE4F72" w14:textId="77777777" w:rsidR="00000000" w:rsidRDefault="007C71EE">
      <w:pPr>
        <w:pStyle w:val="ac"/>
        <w:rPr>
          <w:rtl/>
        </w:rPr>
      </w:pPr>
      <w:r>
        <w:rPr>
          <w:rFonts w:hint="cs"/>
          <w:rtl/>
        </w:rPr>
        <w:br/>
      </w:r>
      <w:r>
        <w:rPr>
          <w:rFonts w:hint="eastAsia"/>
          <w:rtl/>
        </w:rPr>
        <w:t>מוחמד</w:t>
      </w:r>
      <w:r>
        <w:rPr>
          <w:rtl/>
        </w:rPr>
        <w:t xml:space="preserve"> ברכה (חד"ש-תע"ל):</w:t>
      </w:r>
    </w:p>
    <w:p w14:paraId="436A9B23" w14:textId="77777777" w:rsidR="00000000" w:rsidRDefault="007C71EE">
      <w:pPr>
        <w:pStyle w:val="a"/>
        <w:rPr>
          <w:rtl/>
        </w:rPr>
      </w:pPr>
    </w:p>
    <w:p w14:paraId="6BCE5592" w14:textId="77777777" w:rsidR="00000000" w:rsidRDefault="007C71EE">
      <w:pPr>
        <w:pStyle w:val="a"/>
        <w:rPr>
          <w:rFonts w:hint="cs"/>
          <w:rtl/>
        </w:rPr>
      </w:pPr>
      <w:r>
        <w:rPr>
          <w:rFonts w:hint="cs"/>
          <w:rtl/>
        </w:rPr>
        <w:t xml:space="preserve">אדוני היושב-ראש, דילגת על </w:t>
      </w:r>
      <w:r>
        <w:rPr>
          <w:rFonts w:hint="cs"/>
          <w:rtl/>
        </w:rPr>
        <w:t>הסתייגות.</w:t>
      </w:r>
    </w:p>
    <w:p w14:paraId="65B5A34B" w14:textId="77777777" w:rsidR="00000000" w:rsidRDefault="007C71EE">
      <w:pPr>
        <w:pStyle w:val="ad"/>
        <w:rPr>
          <w:rtl/>
        </w:rPr>
      </w:pPr>
      <w:r>
        <w:rPr>
          <w:rtl/>
        </w:rPr>
        <w:br/>
        <w:t>היו"ר ראובן ריבלין:</w:t>
      </w:r>
    </w:p>
    <w:p w14:paraId="04466BC3" w14:textId="77777777" w:rsidR="00000000" w:rsidRDefault="007C71EE">
      <w:pPr>
        <w:pStyle w:val="a"/>
        <w:rPr>
          <w:rtl/>
        </w:rPr>
      </w:pPr>
    </w:p>
    <w:p w14:paraId="1CA0C074" w14:textId="77777777" w:rsidR="00000000" w:rsidRDefault="007C71EE">
      <w:pPr>
        <w:pStyle w:val="a"/>
        <w:rPr>
          <w:rFonts w:hint="cs"/>
          <w:rtl/>
        </w:rPr>
      </w:pPr>
      <w:r>
        <w:rPr>
          <w:rFonts w:hint="cs"/>
          <w:rtl/>
        </w:rPr>
        <w:t>קבוצת ברכה, קבוצת בל"ד וחברי הכנסת טלב אלסאנע ודוד טל - מי בעד? תודה. מי נגד? תודה. מי נמנע? תודה.</w:t>
      </w:r>
    </w:p>
    <w:p w14:paraId="5E03E6D9" w14:textId="77777777" w:rsidR="00000000" w:rsidRDefault="007C71EE">
      <w:pPr>
        <w:pStyle w:val="a"/>
        <w:rPr>
          <w:rFonts w:hint="cs"/>
          <w:rtl/>
        </w:rPr>
      </w:pPr>
    </w:p>
    <w:p w14:paraId="56BC0253" w14:textId="77777777" w:rsidR="00000000" w:rsidRDefault="007C71EE">
      <w:pPr>
        <w:pStyle w:val="a"/>
        <w:jc w:val="center"/>
        <w:rPr>
          <w:rFonts w:hint="cs"/>
          <w:b/>
          <w:bCs/>
          <w:rtl/>
        </w:rPr>
      </w:pPr>
      <w:r>
        <w:rPr>
          <w:rFonts w:hint="cs"/>
          <w:b/>
          <w:bCs/>
          <w:rtl/>
        </w:rPr>
        <w:t>הצבעה</w:t>
      </w:r>
    </w:p>
    <w:p w14:paraId="05B20EC9" w14:textId="77777777" w:rsidR="00000000" w:rsidRDefault="007C71EE">
      <w:pPr>
        <w:pStyle w:val="a"/>
        <w:jc w:val="center"/>
        <w:rPr>
          <w:rFonts w:hint="cs"/>
          <w:b/>
          <w:bCs/>
          <w:rtl/>
        </w:rPr>
      </w:pPr>
    </w:p>
    <w:p w14:paraId="1AEDE653" w14:textId="77777777" w:rsidR="00000000" w:rsidRDefault="007C71EE">
      <w:pPr>
        <w:pStyle w:val="a"/>
        <w:jc w:val="center"/>
        <w:rPr>
          <w:rFonts w:hint="cs"/>
          <w:rtl/>
        </w:rPr>
      </w:pPr>
      <w:r>
        <w:rPr>
          <w:rFonts w:hint="cs"/>
          <w:rtl/>
        </w:rPr>
        <w:t>ההסתייגות של קבוצת חבר הכנסת מוחמד ברכה, של קבוצת סיעת בל"ד ושל חברי הכנסת טלב אלסאנע ודוד טל לסעיף 27(7) לא נתקבלה.</w:t>
      </w:r>
    </w:p>
    <w:p w14:paraId="33A9C58F" w14:textId="77777777" w:rsidR="00000000" w:rsidRDefault="007C71EE">
      <w:pPr>
        <w:pStyle w:val="ad"/>
        <w:rPr>
          <w:rtl/>
        </w:rPr>
      </w:pPr>
      <w:r>
        <w:rPr>
          <w:rtl/>
        </w:rPr>
        <w:br/>
        <w:t>היו"ר ראובן ריבלין:</w:t>
      </w:r>
    </w:p>
    <w:p w14:paraId="130CDCC3" w14:textId="77777777" w:rsidR="00000000" w:rsidRDefault="007C71EE">
      <w:pPr>
        <w:pStyle w:val="a"/>
        <w:rPr>
          <w:rtl/>
        </w:rPr>
      </w:pPr>
    </w:p>
    <w:p w14:paraId="6F7DE833" w14:textId="77777777" w:rsidR="00000000" w:rsidRDefault="007C71EE">
      <w:pPr>
        <w:pStyle w:val="a"/>
        <w:rPr>
          <w:rFonts w:hint="cs"/>
          <w:rtl/>
        </w:rPr>
      </w:pPr>
      <w:r>
        <w:rPr>
          <w:rFonts w:hint="cs"/>
          <w:rtl/>
        </w:rPr>
        <w:t>לא נתקבלה.</w:t>
      </w:r>
    </w:p>
    <w:p w14:paraId="4C41D1AE" w14:textId="77777777" w:rsidR="00000000" w:rsidRDefault="007C71EE">
      <w:pPr>
        <w:pStyle w:val="a"/>
        <w:rPr>
          <w:rFonts w:hint="cs"/>
          <w:rtl/>
        </w:rPr>
      </w:pPr>
    </w:p>
    <w:p w14:paraId="1415E272" w14:textId="77777777" w:rsidR="00000000" w:rsidRDefault="007C71EE">
      <w:pPr>
        <w:pStyle w:val="a"/>
        <w:rPr>
          <w:rFonts w:hint="cs"/>
          <w:rtl/>
        </w:rPr>
      </w:pPr>
      <w:r>
        <w:rPr>
          <w:rFonts w:hint="cs"/>
          <w:rtl/>
        </w:rPr>
        <w:t>חבר הכנסת יחיאל חזן - הסיר.</w:t>
      </w:r>
    </w:p>
    <w:p w14:paraId="269CE7E9" w14:textId="77777777" w:rsidR="00000000" w:rsidRDefault="007C71EE">
      <w:pPr>
        <w:pStyle w:val="ac"/>
        <w:rPr>
          <w:rtl/>
        </w:rPr>
      </w:pPr>
      <w:r>
        <w:rPr>
          <w:rtl/>
        </w:rPr>
        <w:br/>
        <w:t>יחיאל חזן (הליכוד):</w:t>
      </w:r>
    </w:p>
    <w:p w14:paraId="6C79ADD5" w14:textId="77777777" w:rsidR="00000000" w:rsidRDefault="007C71EE">
      <w:pPr>
        <w:pStyle w:val="a"/>
        <w:rPr>
          <w:rFonts w:hint="cs"/>
          <w:rtl/>
        </w:rPr>
      </w:pPr>
    </w:p>
    <w:p w14:paraId="130EBC91" w14:textId="77777777" w:rsidR="00000000" w:rsidRDefault="007C71EE">
      <w:pPr>
        <w:pStyle w:val="a"/>
        <w:rPr>
          <w:rFonts w:hint="cs"/>
          <w:rtl/>
        </w:rPr>
      </w:pPr>
      <w:r>
        <w:rPr>
          <w:rFonts w:hint="cs"/>
          <w:rtl/>
        </w:rPr>
        <w:t>הסיר.</w:t>
      </w:r>
    </w:p>
    <w:p w14:paraId="3764C7A4" w14:textId="77777777" w:rsidR="00000000" w:rsidRDefault="007C71EE">
      <w:pPr>
        <w:pStyle w:val="ad"/>
        <w:rPr>
          <w:rtl/>
        </w:rPr>
      </w:pPr>
      <w:r>
        <w:rPr>
          <w:rtl/>
        </w:rPr>
        <w:br/>
        <w:t>היו"ר ראובן ריבלין:</w:t>
      </w:r>
    </w:p>
    <w:p w14:paraId="304BA490" w14:textId="77777777" w:rsidR="00000000" w:rsidRDefault="007C71EE">
      <w:pPr>
        <w:pStyle w:val="a"/>
        <w:rPr>
          <w:rtl/>
        </w:rPr>
      </w:pPr>
    </w:p>
    <w:p w14:paraId="60F4F4D0" w14:textId="77777777" w:rsidR="00000000" w:rsidRDefault="007C71EE">
      <w:pPr>
        <w:pStyle w:val="a"/>
        <w:rPr>
          <w:rFonts w:hint="cs"/>
          <w:rtl/>
        </w:rPr>
      </w:pPr>
      <w:r>
        <w:rPr>
          <w:rFonts w:hint="cs"/>
          <w:rtl/>
        </w:rPr>
        <w:t xml:space="preserve">תודה. </w:t>
      </w:r>
    </w:p>
    <w:p w14:paraId="3060BADC" w14:textId="77777777" w:rsidR="00000000" w:rsidRDefault="007C71EE">
      <w:pPr>
        <w:pStyle w:val="a"/>
        <w:rPr>
          <w:rFonts w:hint="cs"/>
          <w:rtl/>
        </w:rPr>
      </w:pPr>
    </w:p>
    <w:p w14:paraId="09ED67F6" w14:textId="77777777" w:rsidR="00000000" w:rsidRDefault="007C71EE">
      <w:pPr>
        <w:pStyle w:val="a"/>
        <w:rPr>
          <w:rFonts w:hint="cs"/>
          <w:rtl/>
        </w:rPr>
      </w:pPr>
      <w:r>
        <w:rPr>
          <w:rFonts w:hint="cs"/>
          <w:rtl/>
        </w:rPr>
        <w:t>סעיף 27(8) - קבוצת ברכה, בל"ד וחברי הכנסת טלב אלסאנע וטל - מי בעד? תודה. מי נגד? תודה. מי נמנע? תודה.</w:t>
      </w:r>
    </w:p>
    <w:p w14:paraId="73B9FA44" w14:textId="77777777" w:rsidR="00000000" w:rsidRDefault="007C71EE">
      <w:pPr>
        <w:pStyle w:val="a"/>
        <w:rPr>
          <w:rFonts w:hint="cs"/>
          <w:rtl/>
        </w:rPr>
      </w:pPr>
    </w:p>
    <w:p w14:paraId="40C301DB" w14:textId="77777777" w:rsidR="00000000" w:rsidRDefault="007C71EE">
      <w:pPr>
        <w:pStyle w:val="a"/>
        <w:jc w:val="center"/>
        <w:rPr>
          <w:rFonts w:hint="cs"/>
          <w:b/>
          <w:bCs/>
          <w:rtl/>
        </w:rPr>
      </w:pPr>
      <w:r>
        <w:rPr>
          <w:rFonts w:hint="cs"/>
          <w:b/>
          <w:bCs/>
          <w:rtl/>
        </w:rPr>
        <w:t>הצבעה</w:t>
      </w:r>
    </w:p>
    <w:p w14:paraId="142B11D7" w14:textId="77777777" w:rsidR="00000000" w:rsidRDefault="007C71EE">
      <w:pPr>
        <w:pStyle w:val="a"/>
        <w:jc w:val="center"/>
        <w:rPr>
          <w:rFonts w:hint="cs"/>
          <w:b/>
          <w:bCs/>
          <w:rtl/>
        </w:rPr>
      </w:pPr>
    </w:p>
    <w:p w14:paraId="5358326E" w14:textId="77777777" w:rsidR="00000000" w:rsidRDefault="007C71EE">
      <w:pPr>
        <w:pStyle w:val="a"/>
        <w:jc w:val="center"/>
        <w:rPr>
          <w:rFonts w:hint="cs"/>
          <w:rtl/>
        </w:rPr>
      </w:pPr>
      <w:r>
        <w:rPr>
          <w:rFonts w:hint="cs"/>
          <w:rtl/>
        </w:rPr>
        <w:t>ההסתייגות של קבוצת חבר הכנ</w:t>
      </w:r>
      <w:r>
        <w:rPr>
          <w:rFonts w:hint="cs"/>
          <w:rtl/>
        </w:rPr>
        <w:t>סת מוחמד ברכה, של קבוצת סיעת בל"ד ושל חברי הכנסת טלב אלסאנע ודוד טל לסעיף 27(8) לא נתקבלה.</w:t>
      </w:r>
    </w:p>
    <w:p w14:paraId="7993912E" w14:textId="77777777" w:rsidR="00000000" w:rsidRDefault="007C71EE">
      <w:pPr>
        <w:pStyle w:val="ad"/>
        <w:rPr>
          <w:rtl/>
        </w:rPr>
      </w:pPr>
      <w:r>
        <w:rPr>
          <w:rtl/>
        </w:rPr>
        <w:br/>
        <w:t>היו"ר ראובן ריבלין:</w:t>
      </w:r>
    </w:p>
    <w:p w14:paraId="2D358F24" w14:textId="77777777" w:rsidR="00000000" w:rsidRDefault="007C71EE">
      <w:pPr>
        <w:pStyle w:val="a"/>
        <w:rPr>
          <w:rtl/>
        </w:rPr>
      </w:pPr>
    </w:p>
    <w:p w14:paraId="7AC1349C" w14:textId="77777777" w:rsidR="00000000" w:rsidRDefault="007C71EE">
      <w:pPr>
        <w:pStyle w:val="a"/>
        <w:rPr>
          <w:rFonts w:hint="cs"/>
          <w:rtl/>
        </w:rPr>
      </w:pPr>
      <w:r>
        <w:rPr>
          <w:rFonts w:hint="cs"/>
          <w:rtl/>
        </w:rPr>
        <w:t>לא נתקבל.</w:t>
      </w:r>
    </w:p>
    <w:p w14:paraId="610C5163" w14:textId="77777777" w:rsidR="00000000" w:rsidRDefault="007C71EE">
      <w:pPr>
        <w:pStyle w:val="a"/>
        <w:rPr>
          <w:rFonts w:hint="cs"/>
          <w:rtl/>
        </w:rPr>
      </w:pPr>
    </w:p>
    <w:p w14:paraId="309B219A" w14:textId="77777777" w:rsidR="00000000" w:rsidRDefault="007C71EE">
      <w:pPr>
        <w:pStyle w:val="a"/>
        <w:rPr>
          <w:rFonts w:hint="cs"/>
          <w:rtl/>
        </w:rPr>
      </w:pPr>
      <w:r>
        <w:rPr>
          <w:rFonts w:hint="cs"/>
          <w:rtl/>
        </w:rPr>
        <w:t>קבוצת פרץ - מי בעד? תודה. מי נגד? תודה. מי נמנע? תודה.</w:t>
      </w:r>
    </w:p>
    <w:p w14:paraId="4A64D43B" w14:textId="77777777" w:rsidR="00000000" w:rsidRDefault="007C71EE">
      <w:pPr>
        <w:pStyle w:val="a"/>
        <w:rPr>
          <w:rtl/>
        </w:rPr>
      </w:pPr>
    </w:p>
    <w:p w14:paraId="192EB99F" w14:textId="77777777" w:rsidR="00000000" w:rsidRDefault="007C71EE">
      <w:pPr>
        <w:pStyle w:val="a"/>
        <w:rPr>
          <w:rFonts w:hint="cs"/>
          <w:rtl/>
        </w:rPr>
      </w:pPr>
    </w:p>
    <w:p w14:paraId="3093C89A" w14:textId="77777777" w:rsidR="00000000" w:rsidRDefault="007C71EE">
      <w:pPr>
        <w:pStyle w:val="a"/>
        <w:jc w:val="center"/>
        <w:rPr>
          <w:rFonts w:hint="cs"/>
          <w:b/>
          <w:bCs/>
          <w:rtl/>
        </w:rPr>
      </w:pPr>
      <w:r>
        <w:rPr>
          <w:rFonts w:hint="cs"/>
          <w:b/>
          <w:bCs/>
          <w:rtl/>
        </w:rPr>
        <w:t>הצבעה</w:t>
      </w:r>
    </w:p>
    <w:p w14:paraId="30838C7F" w14:textId="77777777" w:rsidR="00000000" w:rsidRDefault="007C71EE">
      <w:pPr>
        <w:pStyle w:val="a"/>
        <w:jc w:val="center"/>
        <w:rPr>
          <w:rFonts w:hint="cs"/>
          <w:b/>
          <w:bCs/>
          <w:rtl/>
        </w:rPr>
      </w:pPr>
    </w:p>
    <w:p w14:paraId="41B1A1BA" w14:textId="77777777" w:rsidR="00000000" w:rsidRDefault="007C71EE">
      <w:pPr>
        <w:pStyle w:val="a"/>
        <w:jc w:val="center"/>
        <w:rPr>
          <w:rFonts w:hint="cs"/>
          <w:rtl/>
        </w:rPr>
      </w:pPr>
      <w:r>
        <w:rPr>
          <w:rFonts w:hint="cs"/>
          <w:rtl/>
        </w:rPr>
        <w:t>ההסתייגות של קבוצת חבר הכנסת עמיר פרץ לסעיף 27(8) לא נתקבלה.</w:t>
      </w:r>
    </w:p>
    <w:p w14:paraId="5696423F" w14:textId="77777777" w:rsidR="00000000" w:rsidRDefault="007C71EE">
      <w:pPr>
        <w:pStyle w:val="ad"/>
        <w:rPr>
          <w:rtl/>
        </w:rPr>
      </w:pPr>
      <w:r>
        <w:rPr>
          <w:rtl/>
        </w:rPr>
        <w:br/>
        <w:t xml:space="preserve">היו"ר </w:t>
      </w:r>
      <w:r>
        <w:rPr>
          <w:rtl/>
        </w:rPr>
        <w:t>ראובן ריבלין:</w:t>
      </w:r>
    </w:p>
    <w:p w14:paraId="5D785762" w14:textId="77777777" w:rsidR="00000000" w:rsidRDefault="007C71EE">
      <w:pPr>
        <w:pStyle w:val="a"/>
        <w:rPr>
          <w:rtl/>
        </w:rPr>
      </w:pPr>
    </w:p>
    <w:p w14:paraId="6CBD250A" w14:textId="77777777" w:rsidR="00000000" w:rsidRDefault="007C71EE">
      <w:pPr>
        <w:pStyle w:val="a"/>
        <w:rPr>
          <w:rFonts w:hint="cs"/>
          <w:rtl/>
        </w:rPr>
      </w:pPr>
      <w:r>
        <w:rPr>
          <w:rFonts w:hint="cs"/>
          <w:rtl/>
        </w:rPr>
        <w:t xml:space="preserve">לא נתקבל. </w:t>
      </w:r>
    </w:p>
    <w:p w14:paraId="2F42D3B0" w14:textId="77777777" w:rsidR="00000000" w:rsidRDefault="007C71EE">
      <w:pPr>
        <w:pStyle w:val="ac"/>
        <w:rPr>
          <w:rtl/>
        </w:rPr>
      </w:pPr>
      <w:r>
        <w:rPr>
          <w:rtl/>
        </w:rPr>
        <w:br/>
        <w:t>נסים זאב (ש"ס):</w:t>
      </w:r>
    </w:p>
    <w:p w14:paraId="31BFE5DF" w14:textId="77777777" w:rsidR="00000000" w:rsidRDefault="007C71EE">
      <w:pPr>
        <w:pStyle w:val="a"/>
        <w:rPr>
          <w:rtl/>
        </w:rPr>
      </w:pPr>
    </w:p>
    <w:p w14:paraId="29E27B2C" w14:textId="77777777" w:rsidR="00000000" w:rsidRDefault="007C71EE">
      <w:pPr>
        <w:pStyle w:val="a"/>
        <w:rPr>
          <w:rFonts w:hint="cs"/>
          <w:rtl/>
        </w:rPr>
      </w:pPr>
      <w:r>
        <w:rPr>
          <w:rFonts w:hint="cs"/>
          <w:rtl/>
        </w:rPr>
        <w:t>אדוני היושב-ראש, אני מבקש הצבעה של הכנסת, לדעת עד איזו שעה ממשיכים את ההצבעה.</w:t>
      </w:r>
    </w:p>
    <w:p w14:paraId="709C14AF" w14:textId="77777777" w:rsidR="00000000" w:rsidRDefault="007C71EE">
      <w:pPr>
        <w:pStyle w:val="ad"/>
        <w:rPr>
          <w:rtl/>
        </w:rPr>
      </w:pPr>
      <w:r>
        <w:rPr>
          <w:rtl/>
        </w:rPr>
        <w:br/>
        <w:t>היו"ר ראובן ריבלין:</w:t>
      </w:r>
    </w:p>
    <w:p w14:paraId="2ED26547" w14:textId="77777777" w:rsidR="00000000" w:rsidRDefault="007C71EE">
      <w:pPr>
        <w:pStyle w:val="a"/>
        <w:rPr>
          <w:rtl/>
        </w:rPr>
      </w:pPr>
    </w:p>
    <w:p w14:paraId="58841741" w14:textId="77777777" w:rsidR="00000000" w:rsidRDefault="007C71EE">
      <w:pPr>
        <w:pStyle w:val="a"/>
        <w:rPr>
          <w:rFonts w:hint="cs"/>
          <w:rtl/>
        </w:rPr>
      </w:pPr>
      <w:r>
        <w:rPr>
          <w:rFonts w:hint="cs"/>
          <w:rtl/>
        </w:rPr>
        <w:t xml:space="preserve">אדוני, אני שמעתי. תודה רבה. לא אענה לבקשתך. </w:t>
      </w:r>
    </w:p>
    <w:p w14:paraId="5E7CF6DF" w14:textId="77777777" w:rsidR="00000000" w:rsidRDefault="007C71EE">
      <w:pPr>
        <w:pStyle w:val="a"/>
        <w:ind w:left="719" w:firstLine="0"/>
        <w:rPr>
          <w:rFonts w:hint="cs"/>
          <w:rtl/>
        </w:rPr>
      </w:pPr>
      <w:r>
        <w:rPr>
          <w:rtl/>
        </w:rPr>
        <w:br/>
      </w:r>
      <w:r>
        <w:rPr>
          <w:rFonts w:hint="cs"/>
          <w:rtl/>
        </w:rPr>
        <w:t xml:space="preserve">סעיף 27(9). חבר הכנסת משה גפני - מי בעד? מי נגד? מי נמנע? תודה. </w:t>
      </w:r>
    </w:p>
    <w:p w14:paraId="7B17B62E" w14:textId="77777777" w:rsidR="00000000" w:rsidRDefault="007C71EE">
      <w:pPr>
        <w:pStyle w:val="a"/>
        <w:rPr>
          <w:rFonts w:hint="cs"/>
          <w:rtl/>
        </w:rPr>
      </w:pPr>
    </w:p>
    <w:p w14:paraId="57B4F580" w14:textId="77777777" w:rsidR="00000000" w:rsidRDefault="007C71EE">
      <w:pPr>
        <w:pStyle w:val="a"/>
        <w:jc w:val="center"/>
        <w:rPr>
          <w:rFonts w:hint="cs"/>
          <w:b/>
          <w:bCs/>
          <w:rtl/>
        </w:rPr>
      </w:pPr>
      <w:r>
        <w:rPr>
          <w:rFonts w:hint="cs"/>
          <w:b/>
          <w:bCs/>
          <w:rtl/>
        </w:rPr>
        <w:t xml:space="preserve">הצבעה </w:t>
      </w:r>
    </w:p>
    <w:p w14:paraId="543B13D4" w14:textId="77777777" w:rsidR="00000000" w:rsidRDefault="007C71EE">
      <w:pPr>
        <w:pStyle w:val="a"/>
        <w:jc w:val="center"/>
        <w:rPr>
          <w:rFonts w:hint="cs"/>
          <w:b/>
          <w:bCs/>
          <w:rtl/>
        </w:rPr>
      </w:pPr>
    </w:p>
    <w:p w14:paraId="79748E2B" w14:textId="77777777" w:rsidR="00000000" w:rsidRDefault="007C71EE">
      <w:pPr>
        <w:pStyle w:val="a"/>
        <w:jc w:val="center"/>
        <w:rPr>
          <w:rFonts w:hint="cs"/>
          <w:rtl/>
        </w:rPr>
      </w:pPr>
      <w:r>
        <w:rPr>
          <w:rFonts w:hint="cs"/>
          <w:rtl/>
        </w:rPr>
        <w:t xml:space="preserve">ההסתייגות של חבר הכנסת משה גפני לסעיף 27(9) לא נתקבלה. </w:t>
      </w:r>
    </w:p>
    <w:p w14:paraId="077F05E1" w14:textId="77777777" w:rsidR="00000000" w:rsidRDefault="007C71EE">
      <w:pPr>
        <w:pStyle w:val="a"/>
        <w:jc w:val="center"/>
        <w:rPr>
          <w:rFonts w:hint="cs"/>
          <w:rtl/>
        </w:rPr>
      </w:pPr>
    </w:p>
    <w:p w14:paraId="2F113EC3" w14:textId="77777777" w:rsidR="00000000" w:rsidRDefault="007C71EE">
      <w:pPr>
        <w:pStyle w:val="ad"/>
        <w:rPr>
          <w:rtl/>
        </w:rPr>
      </w:pPr>
      <w:r>
        <w:rPr>
          <w:rtl/>
        </w:rPr>
        <w:t>היו"ר ראובן ריבלין:</w:t>
      </w:r>
    </w:p>
    <w:p w14:paraId="43A19741" w14:textId="77777777" w:rsidR="00000000" w:rsidRDefault="007C71EE">
      <w:pPr>
        <w:pStyle w:val="a"/>
        <w:rPr>
          <w:rtl/>
        </w:rPr>
      </w:pPr>
    </w:p>
    <w:p w14:paraId="29347F57" w14:textId="77777777" w:rsidR="00000000" w:rsidRDefault="007C71EE">
      <w:pPr>
        <w:pStyle w:val="a"/>
        <w:rPr>
          <w:rFonts w:hint="cs"/>
          <w:rtl/>
        </w:rPr>
      </w:pPr>
      <w:r>
        <w:rPr>
          <w:rFonts w:hint="cs"/>
          <w:rtl/>
        </w:rPr>
        <w:t xml:space="preserve">ההסתייגות של חבר הכנסת משה גפני לא נתקבלה. </w:t>
      </w:r>
    </w:p>
    <w:p w14:paraId="5E060791" w14:textId="77777777" w:rsidR="00000000" w:rsidRDefault="007C71EE">
      <w:pPr>
        <w:pStyle w:val="a"/>
        <w:rPr>
          <w:rFonts w:hint="cs"/>
          <w:rtl/>
        </w:rPr>
      </w:pPr>
    </w:p>
    <w:p w14:paraId="285D3326" w14:textId="77777777" w:rsidR="00000000" w:rsidRDefault="007C71EE">
      <w:pPr>
        <w:pStyle w:val="a"/>
        <w:rPr>
          <w:rFonts w:hint="cs"/>
          <w:rtl/>
        </w:rPr>
      </w:pPr>
      <w:r>
        <w:rPr>
          <w:rFonts w:hint="cs"/>
          <w:rtl/>
        </w:rPr>
        <w:t xml:space="preserve">מי בעד ההסתייגות של קבוצת ברכה, קבוצת בל"ד וחברי הכנסת טלב אלסאנע ודוד טל? מי נגד? מי נמנע? תודה. </w:t>
      </w:r>
    </w:p>
    <w:p w14:paraId="1A7FFABF" w14:textId="77777777" w:rsidR="00000000" w:rsidRDefault="007C71EE">
      <w:pPr>
        <w:pStyle w:val="a"/>
        <w:rPr>
          <w:rFonts w:hint="cs"/>
          <w:rtl/>
        </w:rPr>
      </w:pPr>
    </w:p>
    <w:p w14:paraId="3AC31EDE" w14:textId="77777777" w:rsidR="00000000" w:rsidRDefault="007C71EE">
      <w:pPr>
        <w:pStyle w:val="a"/>
        <w:jc w:val="center"/>
        <w:rPr>
          <w:rFonts w:hint="cs"/>
          <w:b/>
          <w:bCs/>
          <w:rtl/>
        </w:rPr>
      </w:pPr>
      <w:r>
        <w:rPr>
          <w:rFonts w:hint="cs"/>
          <w:b/>
          <w:bCs/>
          <w:rtl/>
        </w:rPr>
        <w:t xml:space="preserve">הצבעה </w:t>
      </w:r>
    </w:p>
    <w:p w14:paraId="6A840E4D" w14:textId="77777777" w:rsidR="00000000" w:rsidRDefault="007C71EE">
      <w:pPr>
        <w:pStyle w:val="a"/>
        <w:jc w:val="center"/>
        <w:rPr>
          <w:rFonts w:hint="cs"/>
          <w:b/>
          <w:bCs/>
          <w:rtl/>
        </w:rPr>
      </w:pPr>
    </w:p>
    <w:p w14:paraId="67259023" w14:textId="77777777" w:rsidR="00000000" w:rsidRDefault="007C71EE">
      <w:pPr>
        <w:pStyle w:val="a"/>
        <w:jc w:val="center"/>
        <w:rPr>
          <w:rFonts w:hint="cs"/>
          <w:rtl/>
        </w:rPr>
      </w:pPr>
      <w:r>
        <w:rPr>
          <w:rFonts w:hint="cs"/>
          <w:rtl/>
        </w:rPr>
        <w:t>ההסתייגות של קבוצ</w:t>
      </w:r>
      <w:r>
        <w:rPr>
          <w:rFonts w:hint="cs"/>
          <w:rtl/>
        </w:rPr>
        <w:t xml:space="preserve">ת חבר הכנסת מוחמד ברכה, של קבוצת סיעת בל"ד ושל חברי הכנסת טלב אלסאנע ודוד טל לסעיף 27(9) לא נתקבלה. </w:t>
      </w:r>
    </w:p>
    <w:p w14:paraId="27178BB2" w14:textId="77777777" w:rsidR="00000000" w:rsidRDefault="007C71EE">
      <w:pPr>
        <w:pStyle w:val="a"/>
        <w:jc w:val="center"/>
        <w:rPr>
          <w:rFonts w:hint="cs"/>
          <w:rtl/>
        </w:rPr>
      </w:pPr>
    </w:p>
    <w:p w14:paraId="4D57049A" w14:textId="77777777" w:rsidR="00000000" w:rsidRDefault="007C71EE">
      <w:pPr>
        <w:pStyle w:val="ad"/>
        <w:rPr>
          <w:rtl/>
        </w:rPr>
      </w:pPr>
      <w:r>
        <w:rPr>
          <w:rtl/>
        </w:rPr>
        <w:t>היו"ר ראובן ריבלין:</w:t>
      </w:r>
    </w:p>
    <w:p w14:paraId="1E587917" w14:textId="77777777" w:rsidR="00000000" w:rsidRDefault="007C71EE">
      <w:pPr>
        <w:pStyle w:val="a"/>
        <w:rPr>
          <w:rtl/>
        </w:rPr>
      </w:pPr>
    </w:p>
    <w:p w14:paraId="432A2579" w14:textId="77777777" w:rsidR="00000000" w:rsidRDefault="007C71EE">
      <w:pPr>
        <w:pStyle w:val="a"/>
        <w:rPr>
          <w:rFonts w:hint="cs"/>
          <w:rtl/>
        </w:rPr>
      </w:pPr>
      <w:r>
        <w:rPr>
          <w:rFonts w:hint="cs"/>
          <w:rtl/>
        </w:rPr>
        <w:t xml:space="preserve">ההסתייגות לא נתקבלה. </w:t>
      </w:r>
    </w:p>
    <w:p w14:paraId="42EC5CB0" w14:textId="77777777" w:rsidR="00000000" w:rsidRDefault="007C71EE">
      <w:pPr>
        <w:pStyle w:val="a"/>
        <w:rPr>
          <w:rFonts w:hint="cs"/>
          <w:rtl/>
        </w:rPr>
      </w:pPr>
    </w:p>
    <w:p w14:paraId="00AC9B97" w14:textId="77777777" w:rsidR="00000000" w:rsidRDefault="007C71EE">
      <w:pPr>
        <w:pStyle w:val="a"/>
        <w:rPr>
          <w:rFonts w:hint="cs"/>
          <w:rtl/>
        </w:rPr>
      </w:pPr>
      <w:r>
        <w:rPr>
          <w:rFonts w:hint="cs"/>
          <w:rtl/>
        </w:rPr>
        <w:t xml:space="preserve">מי בעד ההסתייגות של קבוצת חבר הכנסת עמיר פרץ? מי נגד? מי נמנע? </w:t>
      </w:r>
    </w:p>
    <w:p w14:paraId="78D9A68D" w14:textId="77777777" w:rsidR="00000000" w:rsidRDefault="007C71EE">
      <w:pPr>
        <w:pStyle w:val="a"/>
        <w:rPr>
          <w:rFonts w:hint="cs"/>
          <w:rtl/>
        </w:rPr>
      </w:pPr>
    </w:p>
    <w:p w14:paraId="50D75FFD" w14:textId="77777777" w:rsidR="00000000" w:rsidRDefault="007C71EE">
      <w:pPr>
        <w:pStyle w:val="a"/>
        <w:jc w:val="center"/>
        <w:rPr>
          <w:rFonts w:hint="cs"/>
          <w:b/>
          <w:bCs/>
          <w:rtl/>
        </w:rPr>
      </w:pPr>
      <w:r>
        <w:rPr>
          <w:rFonts w:hint="cs"/>
          <w:b/>
          <w:bCs/>
          <w:rtl/>
        </w:rPr>
        <w:t xml:space="preserve">הצבעה </w:t>
      </w:r>
    </w:p>
    <w:p w14:paraId="718A6086" w14:textId="77777777" w:rsidR="00000000" w:rsidRDefault="007C71EE">
      <w:pPr>
        <w:pStyle w:val="a"/>
        <w:jc w:val="center"/>
        <w:rPr>
          <w:rFonts w:hint="cs"/>
          <w:b/>
          <w:bCs/>
          <w:rtl/>
        </w:rPr>
      </w:pPr>
    </w:p>
    <w:p w14:paraId="64A5D8EF" w14:textId="77777777" w:rsidR="00000000" w:rsidRDefault="007C71EE">
      <w:pPr>
        <w:pStyle w:val="a"/>
        <w:jc w:val="center"/>
        <w:rPr>
          <w:rFonts w:hint="cs"/>
          <w:rtl/>
        </w:rPr>
      </w:pPr>
      <w:r>
        <w:rPr>
          <w:rFonts w:hint="cs"/>
          <w:rtl/>
        </w:rPr>
        <w:t>ההסתייגות של קבוצת חבר הכנסת עמיר פרץ</w:t>
      </w:r>
      <w:r>
        <w:rPr>
          <w:rFonts w:hint="cs"/>
          <w:rtl/>
        </w:rPr>
        <w:t xml:space="preserve"> לסעיף 27(9) לא נתקבלה. </w:t>
      </w:r>
    </w:p>
    <w:p w14:paraId="49802429" w14:textId="77777777" w:rsidR="00000000" w:rsidRDefault="007C71EE">
      <w:pPr>
        <w:pStyle w:val="a"/>
        <w:jc w:val="center"/>
        <w:rPr>
          <w:rFonts w:hint="cs"/>
          <w:rtl/>
        </w:rPr>
      </w:pPr>
    </w:p>
    <w:p w14:paraId="53F822D8" w14:textId="77777777" w:rsidR="00000000" w:rsidRDefault="007C71EE">
      <w:pPr>
        <w:pStyle w:val="ad"/>
        <w:rPr>
          <w:rtl/>
        </w:rPr>
      </w:pPr>
      <w:r>
        <w:rPr>
          <w:rtl/>
        </w:rPr>
        <w:t>היו"ר ראובן ריבלין:</w:t>
      </w:r>
    </w:p>
    <w:p w14:paraId="715D8C29" w14:textId="77777777" w:rsidR="00000000" w:rsidRDefault="007C71EE">
      <w:pPr>
        <w:pStyle w:val="a"/>
        <w:rPr>
          <w:rtl/>
        </w:rPr>
      </w:pPr>
    </w:p>
    <w:p w14:paraId="2CD6FCFA" w14:textId="77777777" w:rsidR="00000000" w:rsidRDefault="007C71EE">
      <w:pPr>
        <w:pStyle w:val="a"/>
        <w:rPr>
          <w:rFonts w:hint="cs"/>
          <w:rtl/>
        </w:rPr>
      </w:pPr>
      <w:r>
        <w:rPr>
          <w:rFonts w:hint="cs"/>
          <w:rtl/>
        </w:rPr>
        <w:t xml:space="preserve">ההסתייגות לא נתקבלה. </w:t>
      </w:r>
    </w:p>
    <w:p w14:paraId="4EB3D4DE" w14:textId="77777777" w:rsidR="00000000" w:rsidRDefault="007C71EE">
      <w:pPr>
        <w:pStyle w:val="a"/>
        <w:rPr>
          <w:rFonts w:hint="cs"/>
          <w:rtl/>
        </w:rPr>
      </w:pPr>
    </w:p>
    <w:p w14:paraId="63FA1E84" w14:textId="77777777" w:rsidR="00000000" w:rsidRDefault="007C71EE">
      <w:pPr>
        <w:pStyle w:val="a"/>
        <w:rPr>
          <w:rFonts w:hint="cs"/>
          <w:rtl/>
        </w:rPr>
      </w:pPr>
      <w:r>
        <w:rPr>
          <w:rFonts w:hint="cs"/>
          <w:rtl/>
        </w:rPr>
        <w:t>את ההסתייגות של קבוצת רצאבי ובריזון מורידים. תודה. חבר הכנסת יחיאל חזן מוריד.</w:t>
      </w:r>
    </w:p>
    <w:p w14:paraId="0D718DF1" w14:textId="77777777" w:rsidR="00000000" w:rsidRDefault="007C71EE">
      <w:pPr>
        <w:pStyle w:val="a"/>
        <w:rPr>
          <w:rFonts w:hint="cs"/>
          <w:rtl/>
        </w:rPr>
      </w:pPr>
    </w:p>
    <w:p w14:paraId="585EFDD0" w14:textId="77777777" w:rsidR="00000000" w:rsidRDefault="007C71EE">
      <w:pPr>
        <w:pStyle w:val="a"/>
        <w:rPr>
          <w:rFonts w:hint="cs"/>
          <w:rtl/>
        </w:rPr>
      </w:pPr>
      <w:r>
        <w:rPr>
          <w:rFonts w:hint="cs"/>
          <w:rtl/>
        </w:rPr>
        <w:t>אנחנו סיימנו את סעיף 27. אנחנו יכולים להצביע הצבעה אלקטרונית על סעיף 27? תודה רבה. אני רק רוצה לתקן: קודם ד</w:t>
      </w:r>
      <w:r>
        <w:rPr>
          <w:rFonts w:hint="cs"/>
          <w:rtl/>
        </w:rPr>
        <w:t xml:space="preserve">יברתי על סעיף 27, והכוונה היתה לגבי 26, ההסתייגות היתה לגבי 26. לפרוטוקול אני קובע, לגבי ההצבעה הקודמת. נצביע עכשיו על 26 ו=27 עוד פעם בהצבעה אלקטרונית, כדי להסיר כל ספק מלב. </w:t>
      </w:r>
    </w:p>
    <w:p w14:paraId="4F3BF54B" w14:textId="77777777" w:rsidR="00000000" w:rsidRDefault="007C71EE">
      <w:pPr>
        <w:pStyle w:val="a"/>
        <w:rPr>
          <w:rFonts w:hint="cs"/>
          <w:rtl/>
        </w:rPr>
      </w:pPr>
    </w:p>
    <w:p w14:paraId="4A3E2B31" w14:textId="77777777" w:rsidR="00000000" w:rsidRDefault="007C71EE">
      <w:pPr>
        <w:pStyle w:val="a"/>
        <w:rPr>
          <w:rFonts w:hint="cs"/>
          <w:rtl/>
        </w:rPr>
      </w:pPr>
      <w:r>
        <w:rPr>
          <w:rFonts w:hint="cs"/>
          <w:rtl/>
        </w:rPr>
        <w:t xml:space="preserve">רבותי, הצבעה על סעיפים 26 ו=27 לפי הצעת הוועדה. מי בעד? מי נגד? נא להצביע. </w:t>
      </w:r>
    </w:p>
    <w:p w14:paraId="4E0BD4AF" w14:textId="77777777" w:rsidR="00000000" w:rsidRDefault="007C71EE">
      <w:pPr>
        <w:pStyle w:val="a"/>
        <w:rPr>
          <w:rFonts w:hint="cs"/>
          <w:rtl/>
        </w:rPr>
      </w:pPr>
    </w:p>
    <w:p w14:paraId="36EB2E44" w14:textId="77777777" w:rsidR="00000000" w:rsidRDefault="007C71EE">
      <w:pPr>
        <w:pStyle w:val="a"/>
        <w:jc w:val="center"/>
        <w:rPr>
          <w:rFonts w:hint="cs"/>
          <w:b/>
          <w:bCs/>
          <w:rtl/>
        </w:rPr>
      </w:pPr>
      <w:r>
        <w:rPr>
          <w:rFonts w:hint="cs"/>
          <w:b/>
          <w:bCs/>
          <w:rtl/>
        </w:rPr>
        <w:t>הצ</w:t>
      </w:r>
      <w:r>
        <w:rPr>
          <w:rFonts w:hint="cs"/>
          <w:b/>
          <w:bCs/>
          <w:rtl/>
        </w:rPr>
        <w:t>בעה מס' 56</w:t>
      </w:r>
    </w:p>
    <w:p w14:paraId="775AC7BB" w14:textId="77777777" w:rsidR="00000000" w:rsidRDefault="007C71EE">
      <w:pPr>
        <w:pStyle w:val="a"/>
        <w:jc w:val="center"/>
        <w:rPr>
          <w:rFonts w:hint="cs"/>
          <w:b/>
          <w:bCs/>
          <w:rtl/>
        </w:rPr>
      </w:pPr>
    </w:p>
    <w:p w14:paraId="70AD59C0" w14:textId="77777777" w:rsidR="00000000" w:rsidRDefault="007C71EE">
      <w:pPr>
        <w:pStyle w:val="a"/>
        <w:jc w:val="center"/>
        <w:rPr>
          <w:rFonts w:hint="cs"/>
          <w:rtl/>
        </w:rPr>
      </w:pPr>
      <w:r>
        <w:rPr>
          <w:rFonts w:hint="cs"/>
          <w:rtl/>
        </w:rPr>
        <w:t xml:space="preserve">בעד סעיפים 26-27, כהצעת הוועדה </w:t>
      </w:r>
      <w:r>
        <w:rPr>
          <w:rtl/>
        </w:rPr>
        <w:t>–</w:t>
      </w:r>
      <w:r>
        <w:rPr>
          <w:rFonts w:hint="cs"/>
          <w:rtl/>
        </w:rPr>
        <w:t xml:space="preserve"> 55</w:t>
      </w:r>
    </w:p>
    <w:p w14:paraId="45590EAA" w14:textId="77777777" w:rsidR="00000000" w:rsidRDefault="007C71EE">
      <w:pPr>
        <w:pStyle w:val="a"/>
        <w:jc w:val="center"/>
        <w:rPr>
          <w:rFonts w:hint="cs"/>
          <w:rtl/>
        </w:rPr>
      </w:pPr>
      <w:r>
        <w:rPr>
          <w:rFonts w:hint="cs"/>
          <w:rtl/>
        </w:rPr>
        <w:t>נגד- 46</w:t>
      </w:r>
    </w:p>
    <w:p w14:paraId="0494699A" w14:textId="77777777" w:rsidR="00000000" w:rsidRDefault="007C71EE">
      <w:pPr>
        <w:pStyle w:val="a"/>
        <w:jc w:val="center"/>
        <w:rPr>
          <w:rFonts w:hint="cs"/>
          <w:rtl/>
        </w:rPr>
      </w:pPr>
      <w:r>
        <w:rPr>
          <w:rFonts w:hint="cs"/>
          <w:rtl/>
        </w:rPr>
        <w:t xml:space="preserve">נמנעים </w:t>
      </w:r>
      <w:r>
        <w:rPr>
          <w:rtl/>
        </w:rPr>
        <w:t>–</w:t>
      </w:r>
      <w:r>
        <w:rPr>
          <w:rFonts w:hint="cs"/>
          <w:rtl/>
        </w:rPr>
        <w:t xml:space="preserve"> 1</w:t>
      </w:r>
    </w:p>
    <w:p w14:paraId="4CA3E441" w14:textId="77777777" w:rsidR="00000000" w:rsidRDefault="007C71EE">
      <w:pPr>
        <w:pStyle w:val="a"/>
        <w:jc w:val="center"/>
        <w:rPr>
          <w:rFonts w:hint="cs"/>
          <w:rtl/>
        </w:rPr>
      </w:pPr>
      <w:r>
        <w:rPr>
          <w:rFonts w:hint="cs"/>
          <w:rtl/>
        </w:rPr>
        <w:t xml:space="preserve">סעיפים 26-27, כהצעת הוועדה, נתקבלו. </w:t>
      </w:r>
    </w:p>
    <w:p w14:paraId="46786B01" w14:textId="77777777" w:rsidR="00000000" w:rsidRDefault="007C71EE">
      <w:pPr>
        <w:pStyle w:val="a"/>
        <w:jc w:val="center"/>
        <w:rPr>
          <w:rFonts w:hint="cs"/>
          <w:rtl/>
        </w:rPr>
      </w:pPr>
    </w:p>
    <w:p w14:paraId="14ADD397" w14:textId="77777777" w:rsidR="00000000" w:rsidRDefault="007C71EE">
      <w:pPr>
        <w:pStyle w:val="ad"/>
        <w:rPr>
          <w:rtl/>
        </w:rPr>
      </w:pPr>
      <w:r>
        <w:rPr>
          <w:rtl/>
        </w:rPr>
        <w:t>היו"ר ראובן ריבלין:</w:t>
      </w:r>
    </w:p>
    <w:p w14:paraId="6B9B139B" w14:textId="77777777" w:rsidR="00000000" w:rsidRDefault="007C71EE">
      <w:pPr>
        <w:pStyle w:val="a"/>
        <w:rPr>
          <w:rtl/>
        </w:rPr>
      </w:pPr>
    </w:p>
    <w:p w14:paraId="374C13A6" w14:textId="77777777" w:rsidR="00000000" w:rsidRDefault="007C71EE">
      <w:pPr>
        <w:pStyle w:val="a"/>
        <w:rPr>
          <w:rFonts w:hint="cs"/>
          <w:rtl/>
        </w:rPr>
      </w:pPr>
      <w:r>
        <w:rPr>
          <w:rFonts w:hint="cs"/>
          <w:rtl/>
        </w:rPr>
        <w:t xml:space="preserve">ובכן, 55 בעד, 46 נגד, אני מוכרח לומר שיש שיפור בתוצאה, ואני קובע שסעיפים 26 ו=27 עברו כנוסח הוועדה, לרבות התיקונים. </w:t>
      </w:r>
    </w:p>
    <w:p w14:paraId="7C9AA855" w14:textId="77777777" w:rsidR="00000000" w:rsidRDefault="007C71EE">
      <w:pPr>
        <w:pStyle w:val="a"/>
        <w:rPr>
          <w:rFonts w:hint="cs"/>
          <w:rtl/>
        </w:rPr>
      </w:pPr>
    </w:p>
    <w:p w14:paraId="5438CDB2" w14:textId="77777777" w:rsidR="00000000" w:rsidRDefault="007C71EE">
      <w:pPr>
        <w:pStyle w:val="a"/>
        <w:rPr>
          <w:rFonts w:hint="cs"/>
          <w:rtl/>
        </w:rPr>
      </w:pPr>
      <w:r>
        <w:rPr>
          <w:rFonts w:hint="cs"/>
          <w:rtl/>
        </w:rPr>
        <w:t>יושב-ראש הקו</w:t>
      </w:r>
      <w:r>
        <w:rPr>
          <w:rFonts w:hint="cs"/>
          <w:rtl/>
        </w:rPr>
        <w:t xml:space="preserve">אליציה, חבר הכנסת גדעון סער, מבקש שנקיים הפסקה בשעה 23:00 כדי לכנס את ועדת הכנסת. </w:t>
      </w:r>
    </w:p>
    <w:p w14:paraId="22381995" w14:textId="77777777" w:rsidR="00000000" w:rsidRDefault="007C71EE">
      <w:pPr>
        <w:pStyle w:val="a"/>
        <w:rPr>
          <w:rFonts w:hint="cs"/>
          <w:rtl/>
        </w:rPr>
      </w:pPr>
    </w:p>
    <w:p w14:paraId="5D3A1C87" w14:textId="77777777" w:rsidR="00000000" w:rsidRDefault="007C71EE">
      <w:pPr>
        <w:pStyle w:val="ac"/>
        <w:rPr>
          <w:rtl/>
        </w:rPr>
      </w:pPr>
      <w:r>
        <w:rPr>
          <w:rFonts w:hint="eastAsia"/>
          <w:rtl/>
        </w:rPr>
        <w:t>קריאות</w:t>
      </w:r>
      <w:r>
        <w:rPr>
          <w:rtl/>
        </w:rPr>
        <w:t>:</w:t>
      </w:r>
    </w:p>
    <w:p w14:paraId="1965581D" w14:textId="77777777" w:rsidR="00000000" w:rsidRDefault="007C71EE">
      <w:pPr>
        <w:pStyle w:val="a"/>
        <w:rPr>
          <w:rFonts w:hint="cs"/>
          <w:rtl/>
        </w:rPr>
      </w:pPr>
    </w:p>
    <w:p w14:paraId="5FF207AE" w14:textId="77777777" w:rsidR="00000000" w:rsidRDefault="007C71EE">
      <w:pPr>
        <w:pStyle w:val="a"/>
        <w:rPr>
          <w:rFonts w:hint="cs"/>
          <w:rtl/>
        </w:rPr>
      </w:pPr>
      <w:r>
        <w:rPr>
          <w:rFonts w:hint="cs"/>
          <w:rtl/>
        </w:rPr>
        <w:t xml:space="preserve">עכשיו, עכשיו. </w:t>
      </w:r>
    </w:p>
    <w:p w14:paraId="631D926C" w14:textId="77777777" w:rsidR="00000000" w:rsidRDefault="007C71EE">
      <w:pPr>
        <w:pStyle w:val="a"/>
        <w:rPr>
          <w:rFonts w:hint="cs"/>
          <w:rtl/>
        </w:rPr>
      </w:pPr>
    </w:p>
    <w:p w14:paraId="00872EE0" w14:textId="77777777" w:rsidR="00000000" w:rsidRDefault="007C71EE">
      <w:pPr>
        <w:pStyle w:val="ad"/>
        <w:rPr>
          <w:rtl/>
        </w:rPr>
      </w:pPr>
      <w:r>
        <w:rPr>
          <w:rtl/>
        </w:rPr>
        <w:t>היו"ר ראובן ריבלין:</w:t>
      </w:r>
    </w:p>
    <w:p w14:paraId="5D1E0198" w14:textId="77777777" w:rsidR="00000000" w:rsidRDefault="007C71EE">
      <w:pPr>
        <w:pStyle w:val="a"/>
        <w:rPr>
          <w:rtl/>
        </w:rPr>
      </w:pPr>
    </w:p>
    <w:p w14:paraId="6330033A" w14:textId="77777777" w:rsidR="00000000" w:rsidRDefault="007C71EE">
      <w:pPr>
        <w:pStyle w:val="a"/>
        <w:rPr>
          <w:rFonts w:hint="cs"/>
          <w:rtl/>
        </w:rPr>
      </w:pPr>
      <w:r>
        <w:rPr>
          <w:rFonts w:hint="cs"/>
          <w:rtl/>
        </w:rPr>
        <w:t>רבותי חברי הכנסת. אני מכריז על הפסקה עד השעה 23:15.</w:t>
      </w:r>
    </w:p>
    <w:p w14:paraId="43F8B9A9" w14:textId="77777777" w:rsidR="00000000" w:rsidRDefault="007C71EE">
      <w:pPr>
        <w:pStyle w:val="a"/>
        <w:rPr>
          <w:rFonts w:hint="cs"/>
          <w:rtl/>
        </w:rPr>
      </w:pPr>
    </w:p>
    <w:p w14:paraId="37F77052" w14:textId="77777777" w:rsidR="00000000" w:rsidRDefault="007C71EE">
      <w:pPr>
        <w:pStyle w:val="a"/>
        <w:jc w:val="center"/>
        <w:rPr>
          <w:rFonts w:hint="cs"/>
          <w:rtl/>
        </w:rPr>
      </w:pPr>
      <w:r>
        <w:rPr>
          <w:rFonts w:hint="cs"/>
          <w:rtl/>
        </w:rPr>
        <w:t>(הישיבה נפסקה בשעה  22:43 ונתחדשה בשעה 23:28.)</w:t>
      </w:r>
    </w:p>
    <w:p w14:paraId="2A9CD128" w14:textId="77777777" w:rsidR="00000000" w:rsidRDefault="007C71EE">
      <w:pPr>
        <w:pStyle w:val="a"/>
        <w:rPr>
          <w:rFonts w:hint="cs"/>
          <w:rtl/>
        </w:rPr>
      </w:pPr>
    </w:p>
    <w:p w14:paraId="5D10BD6D" w14:textId="77777777" w:rsidR="00000000" w:rsidRDefault="007C71EE">
      <w:pPr>
        <w:pStyle w:val="ad"/>
        <w:rPr>
          <w:rtl/>
        </w:rPr>
      </w:pPr>
      <w:r>
        <w:rPr>
          <w:rtl/>
        </w:rPr>
        <w:t>היו"ר ראובן ריבלין:</w:t>
      </w:r>
    </w:p>
    <w:p w14:paraId="663FECE4" w14:textId="77777777" w:rsidR="00000000" w:rsidRDefault="007C71EE">
      <w:pPr>
        <w:pStyle w:val="a"/>
        <w:rPr>
          <w:rtl/>
        </w:rPr>
      </w:pPr>
    </w:p>
    <w:p w14:paraId="3D6FCF0E" w14:textId="77777777" w:rsidR="00000000" w:rsidRDefault="007C71EE">
      <w:pPr>
        <w:pStyle w:val="a"/>
        <w:rPr>
          <w:rFonts w:hint="cs"/>
          <w:rtl/>
        </w:rPr>
      </w:pPr>
      <w:r>
        <w:rPr>
          <w:rFonts w:hint="cs"/>
          <w:rtl/>
        </w:rPr>
        <w:t xml:space="preserve">אני </w:t>
      </w:r>
      <w:r>
        <w:rPr>
          <w:rFonts w:hint="cs"/>
          <w:rtl/>
        </w:rPr>
        <w:t xml:space="preserve">מחדש את הישיבה. צלצלנו לפני שלוש דקות, וחמש דקות צריך להמתין. </w:t>
      </w:r>
    </w:p>
    <w:p w14:paraId="056718F7" w14:textId="77777777" w:rsidR="00000000" w:rsidRDefault="007C71EE">
      <w:pPr>
        <w:pStyle w:val="a"/>
        <w:rPr>
          <w:rFonts w:hint="cs"/>
          <w:rtl/>
        </w:rPr>
      </w:pPr>
    </w:p>
    <w:p w14:paraId="5F357D24" w14:textId="77777777" w:rsidR="00000000" w:rsidRDefault="007C71EE">
      <w:pPr>
        <w:pStyle w:val="a"/>
        <w:rPr>
          <w:rFonts w:hint="cs"/>
          <w:rtl/>
        </w:rPr>
      </w:pPr>
      <w:r>
        <w:rPr>
          <w:rFonts w:hint="cs"/>
          <w:rtl/>
        </w:rPr>
        <w:t xml:space="preserve">אדוני יושב-ראש ועדת הכספים, בבקשה. </w:t>
      </w:r>
    </w:p>
    <w:p w14:paraId="220EBDE0" w14:textId="77777777" w:rsidR="00000000" w:rsidRDefault="007C71EE">
      <w:pPr>
        <w:pStyle w:val="a"/>
        <w:rPr>
          <w:rFonts w:hint="cs"/>
          <w:rtl/>
        </w:rPr>
      </w:pPr>
    </w:p>
    <w:p w14:paraId="2A96EE27" w14:textId="77777777" w:rsidR="00000000" w:rsidRDefault="007C71EE">
      <w:pPr>
        <w:pStyle w:val="Speaker"/>
        <w:rPr>
          <w:rtl/>
        </w:rPr>
      </w:pPr>
      <w:bookmarkStart w:id="2523" w:name="FS000000466T28_05_2003_23_49_44"/>
      <w:bookmarkEnd w:id="2523"/>
      <w:r>
        <w:rPr>
          <w:rFonts w:hint="eastAsia"/>
          <w:rtl/>
        </w:rPr>
        <w:t>אברהם</w:t>
      </w:r>
      <w:r>
        <w:rPr>
          <w:rtl/>
        </w:rPr>
        <w:t xml:space="preserve"> הירשזון (יו"ר ועדת הכספים):</w:t>
      </w:r>
    </w:p>
    <w:p w14:paraId="7B3B1559" w14:textId="77777777" w:rsidR="00000000" w:rsidRDefault="007C71EE">
      <w:pPr>
        <w:pStyle w:val="a"/>
        <w:rPr>
          <w:rFonts w:hint="cs"/>
          <w:rtl/>
        </w:rPr>
      </w:pPr>
    </w:p>
    <w:p w14:paraId="24AEE69A" w14:textId="77777777" w:rsidR="00000000" w:rsidRDefault="007C71EE">
      <w:pPr>
        <w:pStyle w:val="a"/>
        <w:rPr>
          <w:rFonts w:hint="cs"/>
          <w:rtl/>
        </w:rPr>
      </w:pPr>
      <w:r>
        <w:rPr>
          <w:rFonts w:hint="cs"/>
          <w:rtl/>
        </w:rPr>
        <w:t>אדוני היושב-ראש, רבותי חברי הכנסת, בקשר להפחתת משכורתם של חיילים לפי סעיף 82 לחוק התוכנית להבראת כלכלת ישראל, לפי סעיף 8</w:t>
      </w:r>
      <w:r>
        <w:rPr>
          <w:rFonts w:hint="cs"/>
          <w:rtl/>
        </w:rPr>
        <w:t>2(ב) לחוק שבנדון, שר האוצר, בהתייעצות עם שר הביטחון, רשאי לקבוע הסדרים השונים מן ההסדרים שנקבעו בחוק האמור לגבי כלל העובדים, לגבי חייל שמשתלמת לו משכורת מיוחדת כהגדרתה בחוק. בהסכמת שר האוצר הנני מודיע כי שר האוצר ייוועץ גם עם השר לביטחון פנים, נוסף על התיי</w:t>
      </w:r>
      <w:r>
        <w:rPr>
          <w:rFonts w:hint="cs"/>
          <w:rtl/>
        </w:rPr>
        <w:t xml:space="preserve">עצות עם שר הביטחון, לגבי קביעת ההסדרים האמורים. תודה רבה. </w:t>
      </w:r>
    </w:p>
    <w:p w14:paraId="64D171BE" w14:textId="77777777" w:rsidR="00000000" w:rsidRDefault="007C71EE">
      <w:pPr>
        <w:pStyle w:val="a"/>
        <w:rPr>
          <w:rFonts w:hint="cs"/>
          <w:rtl/>
        </w:rPr>
      </w:pPr>
    </w:p>
    <w:p w14:paraId="52057105" w14:textId="77777777" w:rsidR="00000000" w:rsidRDefault="007C71EE">
      <w:pPr>
        <w:pStyle w:val="ad"/>
        <w:rPr>
          <w:rtl/>
        </w:rPr>
      </w:pPr>
      <w:r>
        <w:rPr>
          <w:rtl/>
        </w:rPr>
        <w:t>היו"ר ראובן ריבלין:</w:t>
      </w:r>
    </w:p>
    <w:p w14:paraId="35CDB558" w14:textId="77777777" w:rsidR="00000000" w:rsidRDefault="007C71EE">
      <w:pPr>
        <w:pStyle w:val="a"/>
        <w:rPr>
          <w:rtl/>
        </w:rPr>
      </w:pPr>
    </w:p>
    <w:p w14:paraId="2FB2B35B" w14:textId="77777777" w:rsidR="00000000" w:rsidRDefault="007C71EE">
      <w:pPr>
        <w:pStyle w:val="a"/>
        <w:rPr>
          <w:rFonts w:hint="cs"/>
          <w:rtl/>
        </w:rPr>
      </w:pPr>
      <w:r>
        <w:rPr>
          <w:rFonts w:hint="cs"/>
          <w:rtl/>
        </w:rPr>
        <w:t xml:space="preserve">אני מאוד מודה ליושב-ראש ועדת הכספים על ההסבר שהוא נתן ועל הארת עינינו בנושא. </w:t>
      </w:r>
    </w:p>
    <w:p w14:paraId="75978159" w14:textId="77777777" w:rsidR="00000000" w:rsidRDefault="007C71EE">
      <w:pPr>
        <w:pStyle w:val="a"/>
        <w:rPr>
          <w:rFonts w:hint="cs"/>
          <w:rtl/>
        </w:rPr>
      </w:pPr>
    </w:p>
    <w:p w14:paraId="504A249F" w14:textId="77777777" w:rsidR="00000000" w:rsidRDefault="007C71EE">
      <w:pPr>
        <w:pStyle w:val="ac"/>
        <w:rPr>
          <w:rtl/>
        </w:rPr>
      </w:pPr>
      <w:r>
        <w:rPr>
          <w:rFonts w:hint="eastAsia"/>
          <w:rtl/>
        </w:rPr>
        <w:t>צבי</w:t>
      </w:r>
      <w:r>
        <w:rPr>
          <w:rtl/>
        </w:rPr>
        <w:t xml:space="preserve"> הנדל (האיחוד הלאומי - ישראל ביתנו):</w:t>
      </w:r>
    </w:p>
    <w:p w14:paraId="476BDA2D" w14:textId="77777777" w:rsidR="00000000" w:rsidRDefault="007C71EE">
      <w:pPr>
        <w:pStyle w:val="a"/>
        <w:rPr>
          <w:rFonts w:hint="cs"/>
          <w:rtl/>
        </w:rPr>
      </w:pPr>
    </w:p>
    <w:p w14:paraId="0F9DD834" w14:textId="77777777" w:rsidR="00000000" w:rsidRDefault="007C71EE">
      <w:pPr>
        <w:pStyle w:val="a"/>
        <w:rPr>
          <w:rFonts w:hint="cs"/>
          <w:rtl/>
        </w:rPr>
      </w:pPr>
      <w:r>
        <w:rPr>
          <w:rFonts w:hint="cs"/>
          <w:rtl/>
        </w:rPr>
        <w:t xml:space="preserve">אדוני היושב-ראש, זה היה חשוב מאוד. </w:t>
      </w:r>
    </w:p>
    <w:p w14:paraId="357BECED" w14:textId="77777777" w:rsidR="00000000" w:rsidRDefault="007C71EE">
      <w:pPr>
        <w:pStyle w:val="a"/>
        <w:rPr>
          <w:rFonts w:hint="cs"/>
          <w:rtl/>
        </w:rPr>
      </w:pPr>
    </w:p>
    <w:p w14:paraId="6E3D161D" w14:textId="77777777" w:rsidR="00000000" w:rsidRDefault="007C71EE">
      <w:pPr>
        <w:pStyle w:val="ad"/>
        <w:rPr>
          <w:rtl/>
        </w:rPr>
      </w:pPr>
      <w:r>
        <w:rPr>
          <w:rtl/>
        </w:rPr>
        <w:t>היו"ר ראובן ריבלין</w:t>
      </w:r>
      <w:r>
        <w:rPr>
          <w:rtl/>
        </w:rPr>
        <w:t>:</w:t>
      </w:r>
    </w:p>
    <w:p w14:paraId="38864475" w14:textId="77777777" w:rsidR="00000000" w:rsidRDefault="007C71EE">
      <w:pPr>
        <w:pStyle w:val="a"/>
        <w:rPr>
          <w:rtl/>
        </w:rPr>
      </w:pPr>
    </w:p>
    <w:p w14:paraId="11FD01F7" w14:textId="77777777" w:rsidR="00000000" w:rsidRDefault="007C71EE">
      <w:pPr>
        <w:pStyle w:val="a"/>
        <w:rPr>
          <w:rFonts w:hint="cs"/>
          <w:rtl/>
        </w:rPr>
      </w:pPr>
      <w:r>
        <w:rPr>
          <w:rFonts w:hint="cs"/>
          <w:rtl/>
        </w:rPr>
        <w:t xml:space="preserve">אין לי כל ספק, אדוני סגן השר הנכבד. </w:t>
      </w:r>
    </w:p>
    <w:p w14:paraId="324122D2" w14:textId="77777777" w:rsidR="00000000" w:rsidRDefault="007C71EE">
      <w:pPr>
        <w:pStyle w:val="a"/>
        <w:rPr>
          <w:rFonts w:hint="cs"/>
          <w:rtl/>
        </w:rPr>
      </w:pPr>
    </w:p>
    <w:p w14:paraId="07E18DB6" w14:textId="77777777" w:rsidR="00000000" w:rsidRDefault="007C71EE">
      <w:pPr>
        <w:pStyle w:val="a"/>
        <w:rPr>
          <w:rFonts w:hint="cs"/>
          <w:rtl/>
        </w:rPr>
      </w:pPr>
      <w:r>
        <w:rPr>
          <w:rFonts w:hint="cs"/>
          <w:rtl/>
        </w:rPr>
        <w:t>חברי הכנסת, תמו חמש הדקות, אנחנו ממשיכים בסדרת ההצבעות. נא לשבת, רבותי חברי הכנסת. ובכן, סעיף 28, האם חבר הכנסת גפני נמצא כאן? אנחנו מתחילים בהצבעה על סדרת ההסתייגויות. חבר הכנסת גפני הגיע. לסעיף 28 - מי בעד ההסתייג</w:t>
      </w:r>
      <w:r>
        <w:rPr>
          <w:rFonts w:hint="cs"/>
          <w:rtl/>
        </w:rPr>
        <w:t>ות של חבר הכנסת משה גפני? מי נגד?</w:t>
      </w:r>
    </w:p>
    <w:p w14:paraId="7306342A" w14:textId="77777777" w:rsidR="00000000" w:rsidRDefault="007C71EE">
      <w:pPr>
        <w:pStyle w:val="a"/>
        <w:rPr>
          <w:rFonts w:hint="cs"/>
          <w:rtl/>
        </w:rPr>
      </w:pPr>
    </w:p>
    <w:p w14:paraId="500C202D" w14:textId="77777777" w:rsidR="00000000" w:rsidRDefault="007C71EE">
      <w:pPr>
        <w:pStyle w:val="a"/>
        <w:jc w:val="center"/>
        <w:rPr>
          <w:rFonts w:hint="cs"/>
          <w:b/>
          <w:bCs/>
          <w:rtl/>
        </w:rPr>
      </w:pPr>
    </w:p>
    <w:p w14:paraId="7C3B2DFE" w14:textId="77777777" w:rsidR="00000000" w:rsidRDefault="007C71EE">
      <w:pPr>
        <w:pStyle w:val="ac"/>
        <w:rPr>
          <w:rtl/>
        </w:rPr>
      </w:pPr>
    </w:p>
    <w:p w14:paraId="05606CB4" w14:textId="77777777" w:rsidR="00000000" w:rsidRDefault="007C71EE">
      <w:pPr>
        <w:pStyle w:val="ac"/>
        <w:rPr>
          <w:rtl/>
        </w:rPr>
      </w:pPr>
      <w:r>
        <w:rPr>
          <w:rtl/>
        </w:rPr>
        <w:t>ג'מאל זחאלקה (בל"ד):</w:t>
      </w:r>
    </w:p>
    <w:p w14:paraId="5F36D994" w14:textId="77777777" w:rsidR="00000000" w:rsidRDefault="007C71EE">
      <w:pPr>
        <w:pStyle w:val="a"/>
        <w:rPr>
          <w:rFonts w:hint="cs"/>
          <w:rtl/>
        </w:rPr>
      </w:pPr>
    </w:p>
    <w:p w14:paraId="5645F8B4" w14:textId="77777777" w:rsidR="00000000" w:rsidRDefault="007C71EE">
      <w:pPr>
        <w:pStyle w:val="a"/>
        <w:ind w:firstLine="720"/>
        <w:rPr>
          <w:rFonts w:hint="cs"/>
          <w:rtl/>
        </w:rPr>
      </w:pPr>
      <w:r>
        <w:rPr>
          <w:rFonts w:hint="cs"/>
          <w:rtl/>
        </w:rPr>
        <w:t xml:space="preserve">הצבעה אלקטרונית. </w:t>
      </w:r>
    </w:p>
    <w:p w14:paraId="5562E77B" w14:textId="77777777" w:rsidR="00000000" w:rsidRDefault="007C71EE">
      <w:pPr>
        <w:pStyle w:val="a"/>
        <w:ind w:firstLine="0"/>
        <w:rPr>
          <w:rFonts w:hint="cs"/>
          <w:rtl/>
        </w:rPr>
      </w:pPr>
    </w:p>
    <w:p w14:paraId="4E574E92" w14:textId="77777777" w:rsidR="00000000" w:rsidRDefault="007C71EE">
      <w:pPr>
        <w:pStyle w:val="ac"/>
        <w:rPr>
          <w:rtl/>
        </w:rPr>
      </w:pPr>
      <w:r>
        <w:rPr>
          <w:rFonts w:hint="eastAsia"/>
          <w:rtl/>
        </w:rPr>
        <w:t>קולט</w:t>
      </w:r>
      <w:r>
        <w:rPr>
          <w:rtl/>
        </w:rPr>
        <w:t xml:space="preserve"> אביטל (העבודה-מימד):</w:t>
      </w:r>
    </w:p>
    <w:p w14:paraId="066E1EAB" w14:textId="77777777" w:rsidR="00000000" w:rsidRDefault="007C71EE">
      <w:pPr>
        <w:pStyle w:val="a"/>
        <w:rPr>
          <w:rFonts w:hint="cs"/>
          <w:rtl/>
        </w:rPr>
      </w:pPr>
    </w:p>
    <w:p w14:paraId="499B419D" w14:textId="77777777" w:rsidR="00000000" w:rsidRDefault="007C71EE">
      <w:pPr>
        <w:pStyle w:val="a"/>
        <w:rPr>
          <w:rFonts w:hint="cs"/>
          <w:rtl/>
        </w:rPr>
      </w:pPr>
      <w:r>
        <w:rPr>
          <w:rFonts w:hint="cs"/>
          <w:rtl/>
        </w:rPr>
        <w:t xml:space="preserve">אין רוב. </w:t>
      </w:r>
    </w:p>
    <w:p w14:paraId="6431066A" w14:textId="77777777" w:rsidR="00000000" w:rsidRDefault="007C71EE">
      <w:pPr>
        <w:pStyle w:val="a"/>
        <w:rPr>
          <w:rFonts w:hint="cs"/>
          <w:rtl/>
        </w:rPr>
      </w:pPr>
    </w:p>
    <w:p w14:paraId="47CFFD4E" w14:textId="77777777" w:rsidR="00000000" w:rsidRDefault="007C71EE">
      <w:pPr>
        <w:pStyle w:val="ad"/>
        <w:rPr>
          <w:rtl/>
        </w:rPr>
      </w:pPr>
      <w:r>
        <w:rPr>
          <w:rtl/>
        </w:rPr>
        <w:t>היו"ר ראובן ריבלין:</w:t>
      </w:r>
    </w:p>
    <w:p w14:paraId="1135694A" w14:textId="77777777" w:rsidR="00000000" w:rsidRDefault="007C71EE">
      <w:pPr>
        <w:pStyle w:val="a"/>
        <w:rPr>
          <w:rtl/>
        </w:rPr>
      </w:pPr>
    </w:p>
    <w:p w14:paraId="4914E817" w14:textId="77777777" w:rsidR="00000000" w:rsidRDefault="007C71EE">
      <w:pPr>
        <w:pStyle w:val="a"/>
        <w:rPr>
          <w:rFonts w:hint="cs"/>
          <w:rtl/>
        </w:rPr>
      </w:pPr>
      <w:r>
        <w:rPr>
          <w:rFonts w:hint="cs"/>
          <w:rtl/>
        </w:rPr>
        <w:t xml:space="preserve">אני קובע שההצבעה הזאת תהיה אלקטרונית. ובכן, רבותי חברי הכנסת, מי בעד הסתייגותו של חבר הכנסת גפני ומי נגד? נא להצביע. </w:t>
      </w:r>
    </w:p>
    <w:p w14:paraId="42189AA3" w14:textId="77777777" w:rsidR="00000000" w:rsidRDefault="007C71EE">
      <w:pPr>
        <w:pStyle w:val="a"/>
        <w:rPr>
          <w:rFonts w:hint="cs"/>
          <w:rtl/>
        </w:rPr>
      </w:pPr>
    </w:p>
    <w:p w14:paraId="44F148B7" w14:textId="77777777" w:rsidR="00000000" w:rsidRDefault="007C71EE">
      <w:pPr>
        <w:pStyle w:val="a"/>
        <w:jc w:val="center"/>
        <w:rPr>
          <w:rFonts w:hint="cs"/>
          <w:b/>
          <w:bCs/>
          <w:rtl/>
        </w:rPr>
      </w:pPr>
      <w:r>
        <w:rPr>
          <w:rFonts w:hint="cs"/>
          <w:b/>
          <w:bCs/>
          <w:rtl/>
        </w:rPr>
        <w:t>הצבעה מס' 57</w:t>
      </w:r>
    </w:p>
    <w:p w14:paraId="777F64BA" w14:textId="77777777" w:rsidR="00000000" w:rsidRDefault="007C71EE">
      <w:pPr>
        <w:pStyle w:val="a"/>
        <w:jc w:val="center"/>
        <w:rPr>
          <w:rFonts w:hint="cs"/>
          <w:b/>
          <w:bCs/>
          <w:rtl/>
        </w:rPr>
      </w:pPr>
    </w:p>
    <w:p w14:paraId="6D482203"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35</w:t>
      </w:r>
    </w:p>
    <w:p w14:paraId="034DC368" w14:textId="77777777" w:rsidR="00000000" w:rsidRDefault="007C71EE">
      <w:pPr>
        <w:pStyle w:val="a"/>
        <w:jc w:val="center"/>
        <w:rPr>
          <w:rFonts w:hint="cs"/>
          <w:rtl/>
        </w:rPr>
      </w:pPr>
      <w:r>
        <w:rPr>
          <w:rFonts w:hint="cs"/>
          <w:rtl/>
        </w:rPr>
        <w:t xml:space="preserve">נגד </w:t>
      </w:r>
      <w:r>
        <w:rPr>
          <w:rtl/>
        </w:rPr>
        <w:t>–</w:t>
      </w:r>
      <w:r>
        <w:rPr>
          <w:rFonts w:hint="cs"/>
          <w:rtl/>
        </w:rPr>
        <w:t xml:space="preserve"> 38</w:t>
      </w:r>
    </w:p>
    <w:p w14:paraId="594E1910"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24246211" w14:textId="77777777" w:rsidR="00000000" w:rsidRDefault="007C71EE">
      <w:pPr>
        <w:pStyle w:val="a"/>
        <w:jc w:val="center"/>
        <w:rPr>
          <w:rFonts w:hint="cs"/>
          <w:rtl/>
        </w:rPr>
      </w:pPr>
      <w:r>
        <w:rPr>
          <w:rFonts w:hint="cs"/>
          <w:rtl/>
        </w:rPr>
        <w:t>ההסתייגות של חבר הכנסת גפני לסעיף 28 לא נתקבלה.</w:t>
      </w:r>
    </w:p>
    <w:p w14:paraId="22D2FC32" w14:textId="77777777" w:rsidR="00000000" w:rsidRDefault="007C71EE">
      <w:pPr>
        <w:pStyle w:val="a"/>
        <w:rPr>
          <w:rFonts w:hint="cs"/>
          <w:rtl/>
        </w:rPr>
      </w:pPr>
    </w:p>
    <w:p w14:paraId="1321D1B9" w14:textId="77777777" w:rsidR="00000000" w:rsidRDefault="007C71EE">
      <w:pPr>
        <w:pStyle w:val="ad"/>
        <w:rPr>
          <w:rtl/>
        </w:rPr>
      </w:pPr>
      <w:r>
        <w:rPr>
          <w:rtl/>
        </w:rPr>
        <w:t>היו"ר ראובן ריבלין:</w:t>
      </w:r>
    </w:p>
    <w:p w14:paraId="13776B98" w14:textId="77777777" w:rsidR="00000000" w:rsidRDefault="007C71EE">
      <w:pPr>
        <w:pStyle w:val="a"/>
        <w:rPr>
          <w:rtl/>
        </w:rPr>
      </w:pPr>
    </w:p>
    <w:p w14:paraId="67676156" w14:textId="77777777" w:rsidR="00000000" w:rsidRDefault="007C71EE">
      <w:pPr>
        <w:pStyle w:val="a"/>
        <w:rPr>
          <w:rFonts w:hint="cs"/>
          <w:rtl/>
        </w:rPr>
      </w:pPr>
      <w:r>
        <w:rPr>
          <w:rFonts w:hint="cs"/>
          <w:rtl/>
        </w:rPr>
        <w:t xml:space="preserve">38 נגד, 35 בעד, ההסתייגות לא עברה. תודה רבה. </w:t>
      </w:r>
    </w:p>
    <w:p w14:paraId="040E0626" w14:textId="77777777" w:rsidR="00000000" w:rsidRDefault="007C71EE">
      <w:pPr>
        <w:pStyle w:val="a"/>
        <w:rPr>
          <w:rFonts w:hint="cs"/>
          <w:rtl/>
        </w:rPr>
      </w:pPr>
    </w:p>
    <w:p w14:paraId="290E947B" w14:textId="77777777" w:rsidR="00000000" w:rsidRDefault="007C71EE">
      <w:pPr>
        <w:pStyle w:val="a"/>
        <w:rPr>
          <w:rFonts w:hint="cs"/>
          <w:rtl/>
        </w:rPr>
      </w:pPr>
      <w:r>
        <w:rPr>
          <w:rFonts w:hint="cs"/>
          <w:rtl/>
        </w:rPr>
        <w:t xml:space="preserve">מי בעד ההסתייגות של חבר הכנסת אברהם בורג? מי נגד? </w:t>
      </w:r>
    </w:p>
    <w:p w14:paraId="2F6300C3" w14:textId="77777777" w:rsidR="00000000" w:rsidRDefault="007C71EE">
      <w:pPr>
        <w:pStyle w:val="a"/>
        <w:rPr>
          <w:rFonts w:hint="cs"/>
          <w:rtl/>
        </w:rPr>
      </w:pPr>
    </w:p>
    <w:p w14:paraId="0420F6A9" w14:textId="77777777" w:rsidR="00000000" w:rsidRDefault="007C71EE">
      <w:pPr>
        <w:pStyle w:val="a"/>
        <w:jc w:val="center"/>
        <w:rPr>
          <w:rFonts w:hint="cs"/>
          <w:b/>
          <w:bCs/>
          <w:rtl/>
        </w:rPr>
      </w:pPr>
      <w:r>
        <w:rPr>
          <w:rFonts w:hint="cs"/>
          <w:b/>
          <w:bCs/>
          <w:rtl/>
        </w:rPr>
        <w:t>הצבעה</w:t>
      </w:r>
    </w:p>
    <w:p w14:paraId="7FA35F3F" w14:textId="77777777" w:rsidR="00000000" w:rsidRDefault="007C71EE">
      <w:pPr>
        <w:pStyle w:val="a"/>
        <w:jc w:val="center"/>
        <w:rPr>
          <w:rFonts w:hint="cs"/>
          <w:b/>
          <w:bCs/>
          <w:rtl/>
        </w:rPr>
      </w:pPr>
    </w:p>
    <w:p w14:paraId="3989FA62" w14:textId="77777777" w:rsidR="00000000" w:rsidRDefault="007C71EE">
      <w:pPr>
        <w:pStyle w:val="a"/>
        <w:jc w:val="center"/>
        <w:rPr>
          <w:rFonts w:hint="cs"/>
          <w:rtl/>
        </w:rPr>
      </w:pPr>
      <w:r>
        <w:rPr>
          <w:rFonts w:hint="cs"/>
          <w:rtl/>
        </w:rPr>
        <w:t>ההסתייגות של חבר הכנסת אב</w:t>
      </w:r>
      <w:r>
        <w:rPr>
          <w:rFonts w:hint="cs"/>
          <w:rtl/>
        </w:rPr>
        <w:t>רהם בורג לסעיף 28 לא נתקבלה.</w:t>
      </w:r>
    </w:p>
    <w:p w14:paraId="7D575D3C" w14:textId="77777777" w:rsidR="00000000" w:rsidRDefault="007C71EE">
      <w:pPr>
        <w:pStyle w:val="a"/>
        <w:jc w:val="center"/>
        <w:rPr>
          <w:rFonts w:hint="cs"/>
          <w:rtl/>
        </w:rPr>
      </w:pPr>
    </w:p>
    <w:p w14:paraId="1BA0CC9F" w14:textId="77777777" w:rsidR="00000000" w:rsidRDefault="007C71EE">
      <w:pPr>
        <w:pStyle w:val="ad"/>
        <w:rPr>
          <w:rtl/>
        </w:rPr>
      </w:pPr>
      <w:r>
        <w:rPr>
          <w:rtl/>
        </w:rPr>
        <w:t>היו"ר ראובן ריבלין:</w:t>
      </w:r>
    </w:p>
    <w:p w14:paraId="02D6B320" w14:textId="77777777" w:rsidR="00000000" w:rsidRDefault="007C71EE">
      <w:pPr>
        <w:pStyle w:val="a"/>
        <w:rPr>
          <w:rtl/>
        </w:rPr>
      </w:pPr>
    </w:p>
    <w:p w14:paraId="01A2916B" w14:textId="77777777" w:rsidR="00000000" w:rsidRDefault="007C71EE">
      <w:pPr>
        <w:pStyle w:val="a"/>
        <w:rPr>
          <w:rFonts w:hint="cs"/>
          <w:rtl/>
        </w:rPr>
      </w:pPr>
      <w:r>
        <w:rPr>
          <w:rFonts w:hint="cs"/>
          <w:rtl/>
        </w:rPr>
        <w:t xml:space="preserve">ההסתייגות לא נתקבלה. </w:t>
      </w:r>
    </w:p>
    <w:p w14:paraId="54B17197" w14:textId="77777777" w:rsidR="00000000" w:rsidRDefault="007C71EE">
      <w:pPr>
        <w:pStyle w:val="a"/>
        <w:rPr>
          <w:rFonts w:hint="cs"/>
          <w:rtl/>
        </w:rPr>
      </w:pPr>
    </w:p>
    <w:p w14:paraId="365F95C7" w14:textId="77777777" w:rsidR="00000000" w:rsidRDefault="007C71EE">
      <w:pPr>
        <w:pStyle w:val="a"/>
        <w:rPr>
          <w:rFonts w:hint="cs"/>
          <w:rtl/>
        </w:rPr>
      </w:pPr>
      <w:r>
        <w:rPr>
          <w:rFonts w:hint="cs"/>
          <w:rtl/>
        </w:rPr>
        <w:t>מי בעד ההסתייגות של חבר הכנסת עמרם מצנע? מי נגד? מי נמנע?</w:t>
      </w:r>
    </w:p>
    <w:p w14:paraId="0C01B78E" w14:textId="77777777" w:rsidR="00000000" w:rsidRDefault="007C71EE">
      <w:pPr>
        <w:pStyle w:val="a"/>
        <w:jc w:val="center"/>
        <w:rPr>
          <w:rtl/>
        </w:rPr>
      </w:pPr>
    </w:p>
    <w:p w14:paraId="38EB8845" w14:textId="77777777" w:rsidR="00000000" w:rsidRDefault="007C71EE">
      <w:pPr>
        <w:pStyle w:val="a"/>
        <w:jc w:val="center"/>
        <w:rPr>
          <w:rFonts w:hint="cs"/>
          <w:b/>
          <w:bCs/>
          <w:rtl/>
        </w:rPr>
      </w:pPr>
      <w:r>
        <w:rPr>
          <w:rFonts w:hint="cs"/>
          <w:b/>
          <w:bCs/>
          <w:rtl/>
        </w:rPr>
        <w:t>הצבעה</w:t>
      </w:r>
    </w:p>
    <w:p w14:paraId="3ED7960F" w14:textId="77777777" w:rsidR="00000000" w:rsidRDefault="007C71EE">
      <w:pPr>
        <w:pStyle w:val="a"/>
        <w:jc w:val="center"/>
        <w:rPr>
          <w:rFonts w:hint="cs"/>
          <w:b/>
          <w:bCs/>
          <w:rtl/>
        </w:rPr>
      </w:pPr>
    </w:p>
    <w:p w14:paraId="6FA492DD" w14:textId="77777777" w:rsidR="00000000" w:rsidRDefault="007C71EE">
      <w:pPr>
        <w:pStyle w:val="a"/>
        <w:jc w:val="center"/>
        <w:rPr>
          <w:rFonts w:hint="cs"/>
          <w:rtl/>
        </w:rPr>
      </w:pPr>
      <w:r>
        <w:rPr>
          <w:rFonts w:hint="cs"/>
          <w:rtl/>
        </w:rPr>
        <w:t>ההסתייגות של חבר הכנסת עמרם מצנע לסעיף 28 לא נתקבלה.</w:t>
      </w:r>
    </w:p>
    <w:p w14:paraId="17A32B30" w14:textId="77777777" w:rsidR="00000000" w:rsidRDefault="007C71EE">
      <w:pPr>
        <w:pStyle w:val="a"/>
        <w:rPr>
          <w:rFonts w:hint="cs"/>
          <w:rtl/>
        </w:rPr>
      </w:pPr>
    </w:p>
    <w:p w14:paraId="69BC9080" w14:textId="77777777" w:rsidR="00000000" w:rsidRDefault="007C71EE">
      <w:pPr>
        <w:pStyle w:val="ad"/>
        <w:rPr>
          <w:rtl/>
        </w:rPr>
      </w:pPr>
      <w:r>
        <w:rPr>
          <w:rtl/>
        </w:rPr>
        <w:t>היו"ר ראובן ריבלין:</w:t>
      </w:r>
    </w:p>
    <w:p w14:paraId="020063F5" w14:textId="77777777" w:rsidR="00000000" w:rsidRDefault="007C71EE">
      <w:pPr>
        <w:pStyle w:val="a"/>
        <w:rPr>
          <w:rtl/>
        </w:rPr>
      </w:pPr>
    </w:p>
    <w:p w14:paraId="64075F3B" w14:textId="77777777" w:rsidR="00000000" w:rsidRDefault="007C71EE">
      <w:pPr>
        <w:pStyle w:val="a"/>
        <w:rPr>
          <w:rFonts w:hint="cs"/>
          <w:rtl/>
        </w:rPr>
      </w:pPr>
      <w:r>
        <w:rPr>
          <w:rFonts w:hint="cs"/>
          <w:rtl/>
        </w:rPr>
        <w:t xml:space="preserve">תודה. ההסתייגות לא התקבלה. </w:t>
      </w:r>
    </w:p>
    <w:p w14:paraId="09DD413E" w14:textId="77777777" w:rsidR="00000000" w:rsidRDefault="007C71EE">
      <w:pPr>
        <w:pStyle w:val="a"/>
        <w:rPr>
          <w:rFonts w:hint="cs"/>
          <w:rtl/>
        </w:rPr>
      </w:pPr>
    </w:p>
    <w:p w14:paraId="081C93BC" w14:textId="77777777" w:rsidR="00000000" w:rsidRDefault="007C71EE">
      <w:pPr>
        <w:pStyle w:val="a"/>
        <w:rPr>
          <w:rFonts w:hint="cs"/>
          <w:rtl/>
        </w:rPr>
      </w:pPr>
      <w:r>
        <w:rPr>
          <w:rFonts w:hint="cs"/>
          <w:rtl/>
        </w:rPr>
        <w:t>בנימין בן-אל</w:t>
      </w:r>
      <w:r>
        <w:rPr>
          <w:rFonts w:hint="cs"/>
          <w:rtl/>
        </w:rPr>
        <w:t xml:space="preserve">יעזר - לא נוכח; חבר הכנסת שמעון פרס - לא נוכח. </w:t>
      </w:r>
    </w:p>
    <w:p w14:paraId="4B5C4D37" w14:textId="77777777" w:rsidR="00000000" w:rsidRDefault="007C71EE">
      <w:pPr>
        <w:pStyle w:val="a"/>
        <w:rPr>
          <w:rFonts w:hint="cs"/>
          <w:rtl/>
        </w:rPr>
      </w:pPr>
    </w:p>
    <w:p w14:paraId="2F0B207B" w14:textId="77777777" w:rsidR="00000000" w:rsidRDefault="007C71EE">
      <w:pPr>
        <w:pStyle w:val="a"/>
        <w:rPr>
          <w:rFonts w:hint="cs"/>
          <w:rtl/>
        </w:rPr>
      </w:pPr>
      <w:r>
        <w:rPr>
          <w:rFonts w:hint="cs"/>
          <w:rtl/>
        </w:rPr>
        <w:t>מי בעד ההסתייגות של חבר הכנסת מתן וילנאי? מי נגד? מי נמנע?</w:t>
      </w:r>
    </w:p>
    <w:p w14:paraId="58E9DEEE" w14:textId="77777777" w:rsidR="00000000" w:rsidRDefault="007C71EE">
      <w:pPr>
        <w:pStyle w:val="a"/>
        <w:jc w:val="center"/>
        <w:rPr>
          <w:rFonts w:hint="cs"/>
          <w:rtl/>
        </w:rPr>
      </w:pPr>
    </w:p>
    <w:p w14:paraId="1F1A3EE8" w14:textId="77777777" w:rsidR="00000000" w:rsidRDefault="007C71EE">
      <w:pPr>
        <w:pStyle w:val="a"/>
        <w:jc w:val="center"/>
        <w:rPr>
          <w:rFonts w:hint="cs"/>
          <w:b/>
          <w:bCs/>
          <w:rtl/>
        </w:rPr>
      </w:pPr>
      <w:r>
        <w:rPr>
          <w:rFonts w:hint="cs"/>
          <w:b/>
          <w:bCs/>
          <w:rtl/>
        </w:rPr>
        <w:t>הצבעה</w:t>
      </w:r>
    </w:p>
    <w:p w14:paraId="4CEC1A14" w14:textId="77777777" w:rsidR="00000000" w:rsidRDefault="007C71EE">
      <w:pPr>
        <w:pStyle w:val="a"/>
        <w:jc w:val="center"/>
        <w:rPr>
          <w:rFonts w:hint="cs"/>
          <w:b/>
          <w:bCs/>
          <w:rtl/>
        </w:rPr>
      </w:pPr>
    </w:p>
    <w:p w14:paraId="18B15C44" w14:textId="77777777" w:rsidR="00000000" w:rsidRDefault="007C71EE">
      <w:pPr>
        <w:pStyle w:val="a"/>
        <w:jc w:val="center"/>
        <w:rPr>
          <w:rFonts w:hint="cs"/>
          <w:rtl/>
        </w:rPr>
      </w:pPr>
      <w:r>
        <w:rPr>
          <w:rFonts w:hint="cs"/>
          <w:rtl/>
        </w:rPr>
        <w:t>ההסתייגות של חבר הכנסת מתן וילנאי לסעיף 28 לא נתקבלה.</w:t>
      </w:r>
    </w:p>
    <w:p w14:paraId="672D5EDD" w14:textId="77777777" w:rsidR="00000000" w:rsidRDefault="007C71EE">
      <w:pPr>
        <w:pStyle w:val="a"/>
        <w:jc w:val="center"/>
        <w:rPr>
          <w:rFonts w:hint="cs"/>
          <w:rtl/>
        </w:rPr>
      </w:pPr>
    </w:p>
    <w:p w14:paraId="529D2D09" w14:textId="77777777" w:rsidR="00000000" w:rsidRDefault="007C71EE">
      <w:pPr>
        <w:pStyle w:val="ad"/>
        <w:rPr>
          <w:rtl/>
        </w:rPr>
      </w:pPr>
      <w:r>
        <w:rPr>
          <w:rtl/>
        </w:rPr>
        <w:t>היו"ר ראובן ריבלין:</w:t>
      </w:r>
    </w:p>
    <w:p w14:paraId="72D5898F" w14:textId="77777777" w:rsidR="00000000" w:rsidRDefault="007C71EE">
      <w:pPr>
        <w:pStyle w:val="a"/>
        <w:rPr>
          <w:rtl/>
        </w:rPr>
      </w:pPr>
    </w:p>
    <w:p w14:paraId="050B243F" w14:textId="77777777" w:rsidR="00000000" w:rsidRDefault="007C71EE">
      <w:pPr>
        <w:pStyle w:val="a"/>
        <w:rPr>
          <w:rFonts w:hint="cs"/>
          <w:rtl/>
        </w:rPr>
      </w:pPr>
      <w:r>
        <w:rPr>
          <w:rFonts w:hint="cs"/>
          <w:rtl/>
        </w:rPr>
        <w:t xml:space="preserve">ההסתייגות לא נתקבלה. </w:t>
      </w:r>
    </w:p>
    <w:p w14:paraId="177A2A94" w14:textId="77777777" w:rsidR="00000000" w:rsidRDefault="007C71EE">
      <w:pPr>
        <w:pStyle w:val="a"/>
        <w:rPr>
          <w:rFonts w:hint="cs"/>
          <w:rtl/>
        </w:rPr>
      </w:pPr>
    </w:p>
    <w:p w14:paraId="44C03141" w14:textId="77777777" w:rsidR="00000000" w:rsidRDefault="007C71EE">
      <w:pPr>
        <w:pStyle w:val="a"/>
        <w:rPr>
          <w:rFonts w:hint="cs"/>
          <w:rtl/>
        </w:rPr>
      </w:pPr>
      <w:r>
        <w:rPr>
          <w:rFonts w:hint="cs"/>
          <w:rtl/>
        </w:rPr>
        <w:t>מי בעד ההסתייגות של חברת הכנסת דליה איציק</w:t>
      </w:r>
      <w:r>
        <w:rPr>
          <w:rFonts w:hint="cs"/>
          <w:rtl/>
        </w:rPr>
        <w:t>? מי נגד? מי נמנע?</w:t>
      </w:r>
    </w:p>
    <w:p w14:paraId="1C2E5B04" w14:textId="77777777" w:rsidR="00000000" w:rsidRDefault="007C71EE">
      <w:pPr>
        <w:pStyle w:val="a"/>
        <w:jc w:val="center"/>
        <w:rPr>
          <w:rFonts w:hint="cs"/>
          <w:rtl/>
        </w:rPr>
      </w:pPr>
    </w:p>
    <w:p w14:paraId="3966581C" w14:textId="77777777" w:rsidR="00000000" w:rsidRDefault="007C71EE">
      <w:pPr>
        <w:pStyle w:val="a"/>
        <w:jc w:val="center"/>
        <w:rPr>
          <w:rFonts w:hint="cs"/>
          <w:b/>
          <w:bCs/>
          <w:rtl/>
        </w:rPr>
      </w:pPr>
      <w:r>
        <w:rPr>
          <w:rFonts w:hint="cs"/>
          <w:b/>
          <w:bCs/>
          <w:rtl/>
        </w:rPr>
        <w:t>הצבעה</w:t>
      </w:r>
    </w:p>
    <w:p w14:paraId="264EF1BB" w14:textId="77777777" w:rsidR="00000000" w:rsidRDefault="007C71EE">
      <w:pPr>
        <w:pStyle w:val="a"/>
        <w:jc w:val="center"/>
        <w:rPr>
          <w:rFonts w:hint="cs"/>
          <w:b/>
          <w:bCs/>
          <w:rtl/>
        </w:rPr>
      </w:pPr>
    </w:p>
    <w:p w14:paraId="3D9C5851" w14:textId="77777777" w:rsidR="00000000" w:rsidRDefault="007C71EE">
      <w:pPr>
        <w:pStyle w:val="a"/>
        <w:jc w:val="center"/>
        <w:rPr>
          <w:rFonts w:hint="cs"/>
          <w:rtl/>
        </w:rPr>
      </w:pPr>
      <w:r>
        <w:rPr>
          <w:rFonts w:hint="cs"/>
          <w:rtl/>
        </w:rPr>
        <w:t>ההסתייגות של חברת הכנסת דליה איציק לסעיף 28 לא נתקבלה.</w:t>
      </w:r>
    </w:p>
    <w:p w14:paraId="31F4FCE9" w14:textId="77777777" w:rsidR="00000000" w:rsidRDefault="007C71EE">
      <w:pPr>
        <w:pStyle w:val="a"/>
        <w:jc w:val="center"/>
        <w:rPr>
          <w:rFonts w:hint="cs"/>
          <w:rtl/>
        </w:rPr>
      </w:pPr>
    </w:p>
    <w:p w14:paraId="1E973630" w14:textId="77777777" w:rsidR="00000000" w:rsidRDefault="007C71EE">
      <w:pPr>
        <w:pStyle w:val="ad"/>
        <w:rPr>
          <w:rtl/>
        </w:rPr>
      </w:pPr>
      <w:r>
        <w:rPr>
          <w:rtl/>
        </w:rPr>
        <w:t>היו"ר ראובן ריבלין:</w:t>
      </w:r>
    </w:p>
    <w:p w14:paraId="2A06841D" w14:textId="77777777" w:rsidR="00000000" w:rsidRDefault="007C71EE">
      <w:pPr>
        <w:pStyle w:val="a"/>
        <w:rPr>
          <w:rtl/>
        </w:rPr>
      </w:pPr>
    </w:p>
    <w:p w14:paraId="57071A9C" w14:textId="77777777" w:rsidR="00000000" w:rsidRDefault="007C71EE">
      <w:pPr>
        <w:pStyle w:val="a"/>
        <w:rPr>
          <w:rFonts w:hint="cs"/>
          <w:rtl/>
        </w:rPr>
      </w:pPr>
      <w:r>
        <w:rPr>
          <w:rFonts w:hint="cs"/>
          <w:rtl/>
        </w:rPr>
        <w:t xml:space="preserve">ההסתייגות לא נתקבלה. </w:t>
      </w:r>
    </w:p>
    <w:p w14:paraId="4694B6DA" w14:textId="77777777" w:rsidR="00000000" w:rsidRDefault="007C71EE">
      <w:pPr>
        <w:pStyle w:val="a"/>
        <w:rPr>
          <w:rFonts w:hint="cs"/>
          <w:rtl/>
        </w:rPr>
      </w:pPr>
    </w:p>
    <w:p w14:paraId="52379D6A" w14:textId="77777777" w:rsidR="00000000" w:rsidRDefault="007C71EE">
      <w:pPr>
        <w:pStyle w:val="a"/>
        <w:rPr>
          <w:rFonts w:hint="cs"/>
          <w:rtl/>
        </w:rPr>
      </w:pPr>
      <w:r>
        <w:rPr>
          <w:rFonts w:hint="cs"/>
          <w:rtl/>
        </w:rPr>
        <w:t xml:space="preserve">חבר הכנסת אופיר פינס - אינו נוכח. </w:t>
      </w:r>
    </w:p>
    <w:p w14:paraId="3A9ECBA4" w14:textId="77777777" w:rsidR="00000000" w:rsidRDefault="007C71EE">
      <w:pPr>
        <w:pStyle w:val="a"/>
        <w:rPr>
          <w:rFonts w:hint="cs"/>
          <w:rtl/>
        </w:rPr>
      </w:pPr>
    </w:p>
    <w:p w14:paraId="78F72E23" w14:textId="77777777" w:rsidR="00000000" w:rsidRDefault="007C71EE">
      <w:pPr>
        <w:pStyle w:val="a"/>
        <w:rPr>
          <w:rFonts w:hint="cs"/>
          <w:rtl/>
        </w:rPr>
      </w:pPr>
      <w:r>
        <w:rPr>
          <w:rFonts w:hint="cs"/>
          <w:rtl/>
        </w:rPr>
        <w:t>מי בעד ההסתייגות של חבר הכנסת אפרים סנה? מי נגד? מי נמנע?</w:t>
      </w:r>
    </w:p>
    <w:p w14:paraId="3DB1F392" w14:textId="77777777" w:rsidR="00000000" w:rsidRDefault="007C71EE">
      <w:pPr>
        <w:pStyle w:val="a"/>
        <w:rPr>
          <w:rFonts w:hint="cs"/>
          <w:rtl/>
        </w:rPr>
      </w:pPr>
    </w:p>
    <w:p w14:paraId="6ED9EF71" w14:textId="77777777" w:rsidR="00000000" w:rsidRDefault="007C71EE">
      <w:pPr>
        <w:pStyle w:val="a"/>
        <w:jc w:val="center"/>
        <w:rPr>
          <w:b/>
          <w:bCs/>
          <w:rtl/>
        </w:rPr>
      </w:pPr>
    </w:p>
    <w:p w14:paraId="39C3C63A" w14:textId="77777777" w:rsidR="00000000" w:rsidRDefault="007C71EE">
      <w:pPr>
        <w:pStyle w:val="a"/>
        <w:jc w:val="center"/>
        <w:rPr>
          <w:rFonts w:hint="cs"/>
          <w:b/>
          <w:bCs/>
          <w:rtl/>
        </w:rPr>
      </w:pPr>
      <w:r>
        <w:rPr>
          <w:rFonts w:hint="cs"/>
          <w:b/>
          <w:bCs/>
          <w:rtl/>
        </w:rPr>
        <w:t>הצבעה</w:t>
      </w:r>
    </w:p>
    <w:p w14:paraId="2698626F" w14:textId="77777777" w:rsidR="00000000" w:rsidRDefault="007C71EE">
      <w:pPr>
        <w:pStyle w:val="a"/>
        <w:jc w:val="center"/>
        <w:rPr>
          <w:rFonts w:hint="cs"/>
          <w:b/>
          <w:bCs/>
          <w:rtl/>
        </w:rPr>
      </w:pPr>
    </w:p>
    <w:p w14:paraId="3F04FB1D" w14:textId="77777777" w:rsidR="00000000" w:rsidRDefault="007C71EE">
      <w:pPr>
        <w:pStyle w:val="a"/>
        <w:jc w:val="center"/>
        <w:rPr>
          <w:rFonts w:hint="cs"/>
          <w:rtl/>
        </w:rPr>
      </w:pPr>
      <w:r>
        <w:rPr>
          <w:rFonts w:hint="cs"/>
          <w:rtl/>
        </w:rPr>
        <w:t>ההסתייגות של חבר הכנסת אפר</w:t>
      </w:r>
      <w:r>
        <w:rPr>
          <w:rFonts w:hint="cs"/>
          <w:rtl/>
        </w:rPr>
        <w:t>ים סנה לסעיף 28 לא נתקבלה.</w:t>
      </w:r>
    </w:p>
    <w:p w14:paraId="3D22699E" w14:textId="77777777" w:rsidR="00000000" w:rsidRDefault="007C71EE">
      <w:pPr>
        <w:pStyle w:val="a"/>
        <w:rPr>
          <w:rFonts w:hint="cs"/>
          <w:rtl/>
        </w:rPr>
      </w:pPr>
    </w:p>
    <w:p w14:paraId="6C3AA352" w14:textId="77777777" w:rsidR="00000000" w:rsidRDefault="007C71EE">
      <w:pPr>
        <w:pStyle w:val="ad"/>
        <w:rPr>
          <w:rtl/>
        </w:rPr>
      </w:pPr>
      <w:r>
        <w:rPr>
          <w:rtl/>
        </w:rPr>
        <w:t>היו"ר ראובן ריבלין:</w:t>
      </w:r>
    </w:p>
    <w:p w14:paraId="20986139" w14:textId="77777777" w:rsidR="00000000" w:rsidRDefault="007C71EE">
      <w:pPr>
        <w:pStyle w:val="a"/>
        <w:rPr>
          <w:rtl/>
        </w:rPr>
      </w:pPr>
    </w:p>
    <w:p w14:paraId="10D698DC" w14:textId="77777777" w:rsidR="00000000" w:rsidRDefault="007C71EE">
      <w:pPr>
        <w:pStyle w:val="a"/>
        <w:rPr>
          <w:rFonts w:hint="cs"/>
          <w:rtl/>
        </w:rPr>
      </w:pPr>
      <w:r>
        <w:rPr>
          <w:rFonts w:hint="cs"/>
          <w:rtl/>
        </w:rPr>
        <w:t xml:space="preserve">ההסתייגות לא נתקבלה. </w:t>
      </w:r>
    </w:p>
    <w:p w14:paraId="13B2D889" w14:textId="77777777" w:rsidR="00000000" w:rsidRDefault="007C71EE">
      <w:pPr>
        <w:pStyle w:val="a"/>
        <w:rPr>
          <w:rFonts w:hint="cs"/>
          <w:rtl/>
        </w:rPr>
      </w:pPr>
    </w:p>
    <w:p w14:paraId="4F29C47A" w14:textId="77777777" w:rsidR="00000000" w:rsidRDefault="007C71EE">
      <w:pPr>
        <w:pStyle w:val="a"/>
        <w:rPr>
          <w:rFonts w:hint="cs"/>
          <w:rtl/>
        </w:rPr>
      </w:pPr>
      <w:r>
        <w:rPr>
          <w:rFonts w:hint="cs"/>
          <w:rtl/>
        </w:rPr>
        <w:t xml:space="preserve">חברת הכנסת יולי תמיר </w:t>
      </w:r>
      <w:r>
        <w:rPr>
          <w:rtl/>
        </w:rPr>
        <w:t>–</w:t>
      </w:r>
      <w:r>
        <w:rPr>
          <w:rFonts w:hint="cs"/>
          <w:rtl/>
        </w:rPr>
        <w:t xml:space="preserve"> מי בעד ההסתייגות? מי נגד? מי נמנע? </w:t>
      </w:r>
    </w:p>
    <w:p w14:paraId="10636BD1" w14:textId="77777777" w:rsidR="00000000" w:rsidRDefault="007C71EE">
      <w:pPr>
        <w:pStyle w:val="a"/>
        <w:rPr>
          <w:rFonts w:hint="cs"/>
          <w:rtl/>
        </w:rPr>
      </w:pPr>
    </w:p>
    <w:p w14:paraId="512BEF31" w14:textId="77777777" w:rsidR="00000000" w:rsidRDefault="007C71EE">
      <w:pPr>
        <w:pStyle w:val="a"/>
        <w:jc w:val="center"/>
        <w:rPr>
          <w:rFonts w:hint="cs"/>
          <w:b/>
          <w:bCs/>
          <w:rtl/>
        </w:rPr>
      </w:pPr>
      <w:r>
        <w:rPr>
          <w:rFonts w:hint="cs"/>
          <w:b/>
          <w:bCs/>
          <w:rtl/>
        </w:rPr>
        <w:t>הצבעה</w:t>
      </w:r>
    </w:p>
    <w:p w14:paraId="1D840278" w14:textId="77777777" w:rsidR="00000000" w:rsidRDefault="007C71EE">
      <w:pPr>
        <w:pStyle w:val="a"/>
        <w:jc w:val="center"/>
        <w:rPr>
          <w:rFonts w:hint="cs"/>
          <w:b/>
          <w:bCs/>
          <w:rtl/>
        </w:rPr>
      </w:pPr>
    </w:p>
    <w:p w14:paraId="6C5F7CFF" w14:textId="77777777" w:rsidR="00000000" w:rsidRDefault="007C71EE">
      <w:pPr>
        <w:pStyle w:val="a"/>
        <w:jc w:val="center"/>
        <w:rPr>
          <w:rFonts w:hint="cs"/>
          <w:rtl/>
        </w:rPr>
      </w:pPr>
      <w:r>
        <w:rPr>
          <w:rFonts w:hint="cs"/>
          <w:rtl/>
        </w:rPr>
        <w:t>ההסתייגות של חברת הכנסת יולי תמיר לסעיף 28 לא נתקבלה.</w:t>
      </w:r>
    </w:p>
    <w:p w14:paraId="264B46D0" w14:textId="77777777" w:rsidR="00000000" w:rsidRDefault="007C71EE">
      <w:pPr>
        <w:pStyle w:val="a"/>
        <w:jc w:val="center"/>
        <w:rPr>
          <w:rFonts w:hint="cs"/>
          <w:rtl/>
        </w:rPr>
      </w:pPr>
    </w:p>
    <w:p w14:paraId="30E85CED" w14:textId="77777777" w:rsidR="00000000" w:rsidRDefault="007C71EE">
      <w:pPr>
        <w:pStyle w:val="ad"/>
        <w:rPr>
          <w:rtl/>
        </w:rPr>
      </w:pPr>
      <w:r>
        <w:rPr>
          <w:rtl/>
        </w:rPr>
        <w:t>היו"ר ראובן ריבלין:</w:t>
      </w:r>
    </w:p>
    <w:p w14:paraId="5D41AEE3" w14:textId="77777777" w:rsidR="00000000" w:rsidRDefault="007C71EE">
      <w:pPr>
        <w:pStyle w:val="a"/>
        <w:rPr>
          <w:rtl/>
        </w:rPr>
      </w:pPr>
    </w:p>
    <w:p w14:paraId="3BDF1C8C" w14:textId="77777777" w:rsidR="00000000" w:rsidRDefault="007C71EE">
      <w:pPr>
        <w:pStyle w:val="a"/>
        <w:rPr>
          <w:rFonts w:hint="cs"/>
          <w:rtl/>
        </w:rPr>
      </w:pPr>
      <w:r>
        <w:rPr>
          <w:rFonts w:hint="cs"/>
          <w:rtl/>
        </w:rPr>
        <w:t xml:space="preserve">ההסתייגות לא נתקבלה. </w:t>
      </w:r>
    </w:p>
    <w:p w14:paraId="7956F7C7" w14:textId="77777777" w:rsidR="00000000" w:rsidRDefault="007C71EE">
      <w:pPr>
        <w:pStyle w:val="a"/>
        <w:rPr>
          <w:rFonts w:hint="cs"/>
          <w:rtl/>
        </w:rPr>
      </w:pPr>
    </w:p>
    <w:p w14:paraId="186C9417" w14:textId="77777777" w:rsidR="00000000" w:rsidRDefault="007C71EE">
      <w:pPr>
        <w:pStyle w:val="a"/>
        <w:rPr>
          <w:rFonts w:hint="cs"/>
          <w:rtl/>
        </w:rPr>
      </w:pPr>
      <w:r>
        <w:rPr>
          <w:rFonts w:hint="cs"/>
          <w:rtl/>
        </w:rPr>
        <w:t>מי בעד ההסתייגות ש</w:t>
      </w:r>
      <w:r>
        <w:rPr>
          <w:rFonts w:hint="cs"/>
          <w:rtl/>
        </w:rPr>
        <w:t>ל חבר הכנסת מלכיאור? מי נגד? מי נמנע?</w:t>
      </w:r>
    </w:p>
    <w:p w14:paraId="187A0781" w14:textId="77777777" w:rsidR="00000000" w:rsidRDefault="007C71EE">
      <w:pPr>
        <w:pStyle w:val="a"/>
        <w:rPr>
          <w:rFonts w:hint="cs"/>
          <w:rtl/>
        </w:rPr>
      </w:pPr>
    </w:p>
    <w:p w14:paraId="1C7EAED7" w14:textId="77777777" w:rsidR="00000000" w:rsidRDefault="007C71EE">
      <w:pPr>
        <w:pStyle w:val="a"/>
        <w:jc w:val="center"/>
        <w:rPr>
          <w:rFonts w:hint="cs"/>
          <w:b/>
          <w:bCs/>
          <w:rtl/>
        </w:rPr>
      </w:pPr>
      <w:r>
        <w:rPr>
          <w:rFonts w:hint="cs"/>
          <w:b/>
          <w:bCs/>
          <w:rtl/>
        </w:rPr>
        <w:t>הצבעה</w:t>
      </w:r>
    </w:p>
    <w:p w14:paraId="430632D1" w14:textId="77777777" w:rsidR="00000000" w:rsidRDefault="007C71EE">
      <w:pPr>
        <w:pStyle w:val="a"/>
        <w:jc w:val="center"/>
        <w:rPr>
          <w:rFonts w:hint="cs"/>
          <w:b/>
          <w:bCs/>
          <w:rtl/>
        </w:rPr>
      </w:pPr>
    </w:p>
    <w:p w14:paraId="5FD8450E" w14:textId="77777777" w:rsidR="00000000" w:rsidRDefault="007C71EE">
      <w:pPr>
        <w:pStyle w:val="a"/>
        <w:jc w:val="center"/>
        <w:rPr>
          <w:rFonts w:hint="cs"/>
          <w:rtl/>
        </w:rPr>
      </w:pPr>
      <w:r>
        <w:rPr>
          <w:rFonts w:hint="cs"/>
          <w:rtl/>
        </w:rPr>
        <w:t>ההסתייגות של חבר הכנסת מיכאל מלכיאור לסעיף 28 לא נתקבלה.</w:t>
      </w:r>
    </w:p>
    <w:p w14:paraId="06DE0EB8" w14:textId="77777777" w:rsidR="00000000" w:rsidRDefault="007C71EE">
      <w:pPr>
        <w:pStyle w:val="a"/>
        <w:rPr>
          <w:rFonts w:hint="cs"/>
          <w:rtl/>
        </w:rPr>
      </w:pPr>
    </w:p>
    <w:p w14:paraId="0FE75A26" w14:textId="77777777" w:rsidR="00000000" w:rsidRDefault="007C71EE">
      <w:pPr>
        <w:pStyle w:val="ad"/>
        <w:rPr>
          <w:rtl/>
        </w:rPr>
      </w:pPr>
      <w:r>
        <w:rPr>
          <w:rtl/>
        </w:rPr>
        <w:t>היו"ר ראובן ריבלין:</w:t>
      </w:r>
    </w:p>
    <w:p w14:paraId="397A2B36" w14:textId="77777777" w:rsidR="00000000" w:rsidRDefault="007C71EE">
      <w:pPr>
        <w:pStyle w:val="a"/>
        <w:rPr>
          <w:rtl/>
        </w:rPr>
      </w:pPr>
    </w:p>
    <w:p w14:paraId="1ED8946E" w14:textId="77777777" w:rsidR="00000000" w:rsidRDefault="007C71EE">
      <w:pPr>
        <w:pStyle w:val="a"/>
        <w:rPr>
          <w:rFonts w:hint="cs"/>
          <w:rtl/>
        </w:rPr>
      </w:pPr>
      <w:r>
        <w:rPr>
          <w:rFonts w:hint="cs"/>
          <w:rtl/>
        </w:rPr>
        <w:t xml:space="preserve">ההסתייגות לא נתקבלה. </w:t>
      </w:r>
    </w:p>
    <w:p w14:paraId="75C30352" w14:textId="77777777" w:rsidR="00000000" w:rsidRDefault="007C71EE">
      <w:pPr>
        <w:pStyle w:val="a"/>
        <w:rPr>
          <w:rFonts w:hint="cs"/>
          <w:rtl/>
        </w:rPr>
      </w:pPr>
    </w:p>
    <w:p w14:paraId="556345F1" w14:textId="77777777" w:rsidR="00000000" w:rsidRDefault="007C71EE">
      <w:pPr>
        <w:pStyle w:val="a"/>
        <w:rPr>
          <w:rFonts w:hint="cs"/>
          <w:rtl/>
        </w:rPr>
      </w:pPr>
      <w:r>
        <w:rPr>
          <w:rFonts w:hint="cs"/>
          <w:rtl/>
        </w:rPr>
        <w:t xml:space="preserve">חבר הכנסת יצחק הרצוג </w:t>
      </w:r>
      <w:r>
        <w:rPr>
          <w:rtl/>
        </w:rPr>
        <w:t>–</w:t>
      </w:r>
      <w:r>
        <w:rPr>
          <w:rFonts w:hint="cs"/>
          <w:rtl/>
        </w:rPr>
        <w:t xml:space="preserve"> מי בעד ההסתייגות שלו? </w:t>
      </w:r>
    </w:p>
    <w:p w14:paraId="5C7F10C8" w14:textId="77777777" w:rsidR="00000000" w:rsidRDefault="007C71EE">
      <w:pPr>
        <w:pStyle w:val="a"/>
        <w:rPr>
          <w:rFonts w:hint="cs"/>
          <w:rtl/>
        </w:rPr>
      </w:pPr>
    </w:p>
    <w:p w14:paraId="11B3A785" w14:textId="77777777" w:rsidR="00000000" w:rsidRDefault="007C71EE">
      <w:pPr>
        <w:pStyle w:val="ac"/>
        <w:rPr>
          <w:rtl/>
        </w:rPr>
      </w:pPr>
      <w:r>
        <w:rPr>
          <w:rFonts w:hint="eastAsia"/>
          <w:rtl/>
        </w:rPr>
        <w:t>חיים</w:t>
      </w:r>
      <w:r>
        <w:rPr>
          <w:rtl/>
        </w:rPr>
        <w:t xml:space="preserve"> אורון (מרצ):</w:t>
      </w:r>
    </w:p>
    <w:p w14:paraId="342E4B25" w14:textId="77777777" w:rsidR="00000000" w:rsidRDefault="007C71EE">
      <w:pPr>
        <w:pStyle w:val="a"/>
        <w:rPr>
          <w:rFonts w:hint="cs"/>
          <w:rtl/>
        </w:rPr>
      </w:pPr>
    </w:p>
    <w:p w14:paraId="6F059C43" w14:textId="77777777" w:rsidR="00000000" w:rsidRDefault="007C71EE">
      <w:pPr>
        <w:pStyle w:val="a"/>
        <w:rPr>
          <w:rFonts w:hint="cs"/>
          <w:rtl/>
        </w:rPr>
      </w:pPr>
      <w:r>
        <w:rPr>
          <w:rFonts w:hint="cs"/>
          <w:rtl/>
        </w:rPr>
        <w:t xml:space="preserve">אנחנו רוצים הצבעה אלקטרונית. </w:t>
      </w:r>
    </w:p>
    <w:p w14:paraId="45489DAA" w14:textId="77777777" w:rsidR="00000000" w:rsidRDefault="007C71EE">
      <w:pPr>
        <w:pStyle w:val="a"/>
        <w:rPr>
          <w:rFonts w:hint="cs"/>
          <w:rtl/>
        </w:rPr>
      </w:pPr>
    </w:p>
    <w:p w14:paraId="0DD56F2F" w14:textId="77777777" w:rsidR="00000000" w:rsidRDefault="007C71EE">
      <w:pPr>
        <w:pStyle w:val="ad"/>
        <w:rPr>
          <w:rtl/>
        </w:rPr>
      </w:pPr>
      <w:r>
        <w:rPr>
          <w:rtl/>
        </w:rPr>
        <w:t>היו"ר ראובן</w:t>
      </w:r>
      <w:r>
        <w:rPr>
          <w:rtl/>
        </w:rPr>
        <w:t xml:space="preserve"> ריבלין:</w:t>
      </w:r>
    </w:p>
    <w:p w14:paraId="50170B2E" w14:textId="77777777" w:rsidR="00000000" w:rsidRDefault="007C71EE">
      <w:pPr>
        <w:pStyle w:val="a"/>
        <w:rPr>
          <w:rtl/>
        </w:rPr>
      </w:pPr>
    </w:p>
    <w:p w14:paraId="1F14CAE4" w14:textId="77777777" w:rsidR="00000000" w:rsidRDefault="007C71EE">
      <w:pPr>
        <w:pStyle w:val="a"/>
        <w:rPr>
          <w:rFonts w:hint="cs"/>
          <w:rtl/>
        </w:rPr>
      </w:pPr>
      <w:r>
        <w:rPr>
          <w:rFonts w:hint="cs"/>
          <w:rtl/>
        </w:rPr>
        <w:t>רבותי חברי הכנסת, הצבעה אלקטרונית על הסתייגותו של חבר הכנסת הרצוג, מי בעד? מי נגד?</w:t>
      </w:r>
    </w:p>
    <w:p w14:paraId="7BB844DF" w14:textId="77777777" w:rsidR="00000000" w:rsidRDefault="007C71EE">
      <w:pPr>
        <w:pStyle w:val="a"/>
        <w:rPr>
          <w:rFonts w:hint="cs"/>
          <w:rtl/>
        </w:rPr>
      </w:pPr>
    </w:p>
    <w:p w14:paraId="67371A1E" w14:textId="77777777" w:rsidR="00000000" w:rsidRDefault="007C71EE">
      <w:pPr>
        <w:pStyle w:val="a"/>
        <w:rPr>
          <w:rFonts w:hint="cs"/>
          <w:rtl/>
        </w:rPr>
      </w:pPr>
    </w:p>
    <w:p w14:paraId="47F1DB85" w14:textId="77777777" w:rsidR="00000000" w:rsidRDefault="007C71EE">
      <w:pPr>
        <w:pStyle w:val="a"/>
        <w:jc w:val="center"/>
        <w:rPr>
          <w:rFonts w:hint="cs"/>
          <w:b/>
          <w:bCs/>
          <w:rtl/>
        </w:rPr>
      </w:pPr>
      <w:r>
        <w:rPr>
          <w:rFonts w:hint="cs"/>
          <w:b/>
          <w:bCs/>
          <w:rtl/>
        </w:rPr>
        <w:t>הצבעה מס' 58</w:t>
      </w:r>
    </w:p>
    <w:p w14:paraId="247F695D" w14:textId="77777777" w:rsidR="00000000" w:rsidRDefault="007C71EE">
      <w:pPr>
        <w:pStyle w:val="a"/>
        <w:jc w:val="center"/>
        <w:rPr>
          <w:rFonts w:hint="cs"/>
          <w:b/>
          <w:bCs/>
          <w:rtl/>
        </w:rPr>
      </w:pPr>
    </w:p>
    <w:p w14:paraId="46F9EBC7"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40</w:t>
      </w:r>
    </w:p>
    <w:p w14:paraId="7CD706B5" w14:textId="77777777" w:rsidR="00000000" w:rsidRDefault="007C71EE">
      <w:pPr>
        <w:pStyle w:val="a"/>
        <w:jc w:val="center"/>
        <w:rPr>
          <w:rFonts w:hint="cs"/>
          <w:rtl/>
        </w:rPr>
      </w:pPr>
      <w:r>
        <w:rPr>
          <w:rFonts w:hint="cs"/>
          <w:rtl/>
        </w:rPr>
        <w:t xml:space="preserve">נגד </w:t>
      </w:r>
      <w:r>
        <w:rPr>
          <w:rtl/>
        </w:rPr>
        <w:t>–</w:t>
      </w:r>
      <w:r>
        <w:rPr>
          <w:rFonts w:hint="cs"/>
          <w:rtl/>
        </w:rPr>
        <w:t xml:space="preserve"> 46</w:t>
      </w:r>
    </w:p>
    <w:p w14:paraId="602950A7"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2C07FD19" w14:textId="77777777" w:rsidR="00000000" w:rsidRDefault="007C71EE">
      <w:pPr>
        <w:pStyle w:val="a"/>
        <w:jc w:val="center"/>
        <w:rPr>
          <w:rFonts w:hint="cs"/>
          <w:rtl/>
        </w:rPr>
      </w:pPr>
      <w:r>
        <w:rPr>
          <w:rFonts w:hint="cs"/>
          <w:rtl/>
        </w:rPr>
        <w:t>ההסתייגות של חבר הכנסת יצחק הרצוג לסעיף 28 לא נתקבלה.</w:t>
      </w:r>
    </w:p>
    <w:p w14:paraId="4985672C" w14:textId="77777777" w:rsidR="00000000" w:rsidRDefault="007C71EE">
      <w:pPr>
        <w:pStyle w:val="a"/>
        <w:rPr>
          <w:rFonts w:hint="cs"/>
          <w:rtl/>
        </w:rPr>
      </w:pPr>
    </w:p>
    <w:p w14:paraId="1DD3DA94" w14:textId="77777777" w:rsidR="00000000" w:rsidRDefault="007C71EE">
      <w:pPr>
        <w:pStyle w:val="ad"/>
        <w:rPr>
          <w:rtl/>
        </w:rPr>
      </w:pPr>
      <w:r>
        <w:rPr>
          <w:rtl/>
        </w:rPr>
        <w:t>היו"ר ראובן ריבלין:</w:t>
      </w:r>
    </w:p>
    <w:p w14:paraId="63752034" w14:textId="77777777" w:rsidR="00000000" w:rsidRDefault="007C71EE">
      <w:pPr>
        <w:pStyle w:val="a"/>
        <w:rPr>
          <w:rtl/>
        </w:rPr>
      </w:pPr>
    </w:p>
    <w:p w14:paraId="1F614CD3" w14:textId="77777777" w:rsidR="00000000" w:rsidRDefault="007C71EE">
      <w:pPr>
        <w:pStyle w:val="a"/>
        <w:rPr>
          <w:rFonts w:hint="cs"/>
          <w:rtl/>
        </w:rPr>
      </w:pPr>
      <w:r>
        <w:rPr>
          <w:rFonts w:hint="cs"/>
          <w:rtl/>
        </w:rPr>
        <w:t>46 נגד, 40 בעד. ההסתייגות לא נ</w:t>
      </w:r>
      <w:r>
        <w:rPr>
          <w:rFonts w:hint="cs"/>
          <w:rtl/>
        </w:rPr>
        <w:t xml:space="preserve">תקבלה. </w:t>
      </w:r>
    </w:p>
    <w:p w14:paraId="72CCFDA3" w14:textId="77777777" w:rsidR="00000000" w:rsidRDefault="007C71EE">
      <w:pPr>
        <w:pStyle w:val="a"/>
        <w:rPr>
          <w:rFonts w:hint="cs"/>
          <w:rtl/>
        </w:rPr>
      </w:pPr>
    </w:p>
    <w:p w14:paraId="3D2B3EE4" w14:textId="77777777" w:rsidR="00000000" w:rsidRDefault="007C71EE">
      <w:pPr>
        <w:pStyle w:val="a"/>
        <w:rPr>
          <w:rFonts w:hint="cs"/>
          <w:rtl/>
        </w:rPr>
      </w:pPr>
      <w:r>
        <w:rPr>
          <w:rFonts w:hint="cs"/>
          <w:rtl/>
        </w:rPr>
        <w:t xml:space="preserve">חבר הכנסת חיים רמון - אינו נוכח. </w:t>
      </w:r>
    </w:p>
    <w:p w14:paraId="3F18813A" w14:textId="77777777" w:rsidR="00000000" w:rsidRDefault="007C71EE">
      <w:pPr>
        <w:pStyle w:val="a"/>
        <w:rPr>
          <w:rFonts w:hint="cs"/>
          <w:rtl/>
        </w:rPr>
      </w:pPr>
    </w:p>
    <w:p w14:paraId="2A226417" w14:textId="77777777" w:rsidR="00000000" w:rsidRDefault="007C71EE">
      <w:pPr>
        <w:pStyle w:val="a"/>
        <w:rPr>
          <w:rFonts w:hint="cs"/>
          <w:rtl/>
        </w:rPr>
      </w:pPr>
      <w:r>
        <w:rPr>
          <w:rFonts w:hint="cs"/>
          <w:rtl/>
        </w:rPr>
        <w:t xml:space="preserve">דני יתום </w:t>
      </w:r>
      <w:r>
        <w:rPr>
          <w:rtl/>
        </w:rPr>
        <w:t>–</w:t>
      </w:r>
      <w:r>
        <w:rPr>
          <w:rFonts w:hint="cs"/>
          <w:rtl/>
        </w:rPr>
        <w:t xml:space="preserve"> מי בעד ההסתייגות שלו? מי נגד? מי נמנע? </w:t>
      </w:r>
    </w:p>
    <w:p w14:paraId="04668DEA" w14:textId="77777777" w:rsidR="00000000" w:rsidRDefault="007C71EE">
      <w:pPr>
        <w:pStyle w:val="a"/>
        <w:rPr>
          <w:rFonts w:hint="cs"/>
          <w:rtl/>
        </w:rPr>
      </w:pPr>
    </w:p>
    <w:p w14:paraId="6D5F0F64" w14:textId="77777777" w:rsidR="00000000" w:rsidRDefault="007C71EE">
      <w:pPr>
        <w:pStyle w:val="a"/>
        <w:jc w:val="center"/>
        <w:rPr>
          <w:rFonts w:hint="cs"/>
          <w:b/>
          <w:bCs/>
          <w:rtl/>
        </w:rPr>
      </w:pPr>
      <w:r>
        <w:rPr>
          <w:rFonts w:hint="cs"/>
          <w:b/>
          <w:bCs/>
          <w:rtl/>
        </w:rPr>
        <w:t>הצבעה</w:t>
      </w:r>
    </w:p>
    <w:p w14:paraId="72DE50CF" w14:textId="77777777" w:rsidR="00000000" w:rsidRDefault="007C71EE">
      <w:pPr>
        <w:pStyle w:val="a"/>
        <w:jc w:val="center"/>
        <w:rPr>
          <w:rFonts w:hint="cs"/>
          <w:b/>
          <w:bCs/>
          <w:rtl/>
        </w:rPr>
      </w:pPr>
    </w:p>
    <w:p w14:paraId="55CEFB2D" w14:textId="77777777" w:rsidR="00000000" w:rsidRDefault="007C71EE">
      <w:pPr>
        <w:pStyle w:val="a"/>
        <w:jc w:val="center"/>
        <w:rPr>
          <w:rFonts w:hint="cs"/>
          <w:rtl/>
        </w:rPr>
      </w:pPr>
      <w:r>
        <w:rPr>
          <w:rFonts w:hint="cs"/>
          <w:rtl/>
        </w:rPr>
        <w:t>ההסתייגות של חבר הכנסת דני יתום לסעיף 28 לא נתקבלה.</w:t>
      </w:r>
    </w:p>
    <w:p w14:paraId="0086CF6F" w14:textId="77777777" w:rsidR="00000000" w:rsidRDefault="007C71EE">
      <w:pPr>
        <w:pStyle w:val="a"/>
        <w:rPr>
          <w:rFonts w:hint="cs"/>
          <w:rtl/>
        </w:rPr>
      </w:pPr>
    </w:p>
    <w:p w14:paraId="4ED07FE2" w14:textId="77777777" w:rsidR="00000000" w:rsidRDefault="007C71EE">
      <w:pPr>
        <w:pStyle w:val="ad"/>
        <w:rPr>
          <w:rtl/>
        </w:rPr>
      </w:pPr>
      <w:r>
        <w:rPr>
          <w:rtl/>
        </w:rPr>
        <w:t>היו"ר ראובן ריבלין:</w:t>
      </w:r>
    </w:p>
    <w:p w14:paraId="2FC6E189" w14:textId="77777777" w:rsidR="00000000" w:rsidRDefault="007C71EE">
      <w:pPr>
        <w:pStyle w:val="a"/>
        <w:rPr>
          <w:rtl/>
        </w:rPr>
      </w:pPr>
    </w:p>
    <w:p w14:paraId="7BC7214D" w14:textId="77777777" w:rsidR="00000000" w:rsidRDefault="007C71EE">
      <w:pPr>
        <w:pStyle w:val="a"/>
        <w:rPr>
          <w:rFonts w:hint="cs"/>
          <w:rtl/>
        </w:rPr>
      </w:pPr>
      <w:r>
        <w:rPr>
          <w:rFonts w:hint="cs"/>
          <w:rtl/>
        </w:rPr>
        <w:t xml:space="preserve">ההסתייגות לא נתקבלה. </w:t>
      </w:r>
    </w:p>
    <w:p w14:paraId="215593B1" w14:textId="77777777" w:rsidR="00000000" w:rsidRDefault="007C71EE">
      <w:pPr>
        <w:pStyle w:val="a"/>
        <w:rPr>
          <w:rFonts w:hint="cs"/>
          <w:rtl/>
        </w:rPr>
      </w:pPr>
    </w:p>
    <w:p w14:paraId="6B0FA592" w14:textId="77777777" w:rsidR="00000000" w:rsidRDefault="007C71EE">
      <w:pPr>
        <w:pStyle w:val="a"/>
        <w:rPr>
          <w:rFonts w:hint="cs"/>
          <w:rtl/>
        </w:rPr>
      </w:pPr>
      <w:r>
        <w:rPr>
          <w:rFonts w:hint="cs"/>
          <w:rtl/>
        </w:rPr>
        <w:t xml:space="preserve">איתן כבל </w:t>
      </w:r>
      <w:r>
        <w:rPr>
          <w:rtl/>
        </w:rPr>
        <w:t>–</w:t>
      </w:r>
      <w:r>
        <w:rPr>
          <w:rFonts w:hint="cs"/>
          <w:rtl/>
        </w:rPr>
        <w:t xml:space="preserve"> אינו נוכח; חבר הכנסת אברהם שוחט </w:t>
      </w:r>
      <w:r>
        <w:rPr>
          <w:rtl/>
        </w:rPr>
        <w:t>–</w:t>
      </w:r>
      <w:r>
        <w:rPr>
          <w:rFonts w:hint="cs"/>
          <w:rtl/>
        </w:rPr>
        <w:t xml:space="preserve"> אינו נוכח. </w:t>
      </w:r>
    </w:p>
    <w:p w14:paraId="524FBBB0" w14:textId="77777777" w:rsidR="00000000" w:rsidRDefault="007C71EE">
      <w:pPr>
        <w:pStyle w:val="a"/>
        <w:rPr>
          <w:rFonts w:hint="cs"/>
          <w:rtl/>
        </w:rPr>
      </w:pPr>
    </w:p>
    <w:p w14:paraId="57E02D45" w14:textId="77777777" w:rsidR="00000000" w:rsidRDefault="007C71EE">
      <w:pPr>
        <w:pStyle w:val="a"/>
        <w:rPr>
          <w:rFonts w:hint="cs"/>
          <w:rtl/>
        </w:rPr>
      </w:pPr>
      <w:r>
        <w:rPr>
          <w:rFonts w:hint="cs"/>
          <w:rtl/>
        </w:rPr>
        <w:t xml:space="preserve">חברת הכנסת קולט אביטל </w:t>
      </w:r>
      <w:r>
        <w:rPr>
          <w:rtl/>
        </w:rPr>
        <w:t>–</w:t>
      </w:r>
      <w:r>
        <w:rPr>
          <w:rFonts w:hint="cs"/>
          <w:rtl/>
        </w:rPr>
        <w:t xml:space="preserve"> מי בעד ההסתייגות שלה? מי נגד? מי נמנע? </w:t>
      </w:r>
    </w:p>
    <w:p w14:paraId="4E35A434" w14:textId="77777777" w:rsidR="00000000" w:rsidRDefault="007C71EE">
      <w:pPr>
        <w:pStyle w:val="a"/>
        <w:jc w:val="center"/>
        <w:rPr>
          <w:rFonts w:hint="cs"/>
          <w:rtl/>
        </w:rPr>
      </w:pPr>
    </w:p>
    <w:p w14:paraId="7AE94D8E" w14:textId="77777777" w:rsidR="00000000" w:rsidRDefault="007C71EE">
      <w:pPr>
        <w:pStyle w:val="a"/>
        <w:jc w:val="center"/>
        <w:rPr>
          <w:rFonts w:hint="cs"/>
          <w:b/>
          <w:bCs/>
          <w:rtl/>
        </w:rPr>
      </w:pPr>
      <w:r>
        <w:rPr>
          <w:rFonts w:hint="cs"/>
          <w:b/>
          <w:bCs/>
          <w:rtl/>
        </w:rPr>
        <w:t>הצבעה</w:t>
      </w:r>
    </w:p>
    <w:p w14:paraId="63514BA7" w14:textId="77777777" w:rsidR="00000000" w:rsidRDefault="007C71EE">
      <w:pPr>
        <w:pStyle w:val="a"/>
        <w:jc w:val="center"/>
        <w:rPr>
          <w:rFonts w:hint="cs"/>
          <w:b/>
          <w:bCs/>
          <w:rtl/>
        </w:rPr>
      </w:pPr>
    </w:p>
    <w:p w14:paraId="40D0244D" w14:textId="77777777" w:rsidR="00000000" w:rsidRDefault="007C71EE">
      <w:pPr>
        <w:pStyle w:val="a"/>
        <w:jc w:val="center"/>
        <w:rPr>
          <w:rFonts w:hint="cs"/>
          <w:rtl/>
        </w:rPr>
      </w:pPr>
      <w:r>
        <w:rPr>
          <w:rFonts w:hint="cs"/>
          <w:rtl/>
        </w:rPr>
        <w:t>ההסתייגות של חברת הכנסת קולט אביטל לסעיף 28 לא נתקבלה.</w:t>
      </w:r>
    </w:p>
    <w:p w14:paraId="0C0D87A0" w14:textId="77777777" w:rsidR="00000000" w:rsidRDefault="007C71EE">
      <w:pPr>
        <w:pStyle w:val="a"/>
        <w:rPr>
          <w:rFonts w:hint="cs"/>
          <w:rtl/>
        </w:rPr>
      </w:pPr>
    </w:p>
    <w:p w14:paraId="7E18BCF1" w14:textId="77777777" w:rsidR="00000000" w:rsidRDefault="007C71EE">
      <w:pPr>
        <w:pStyle w:val="ad"/>
        <w:rPr>
          <w:rtl/>
        </w:rPr>
      </w:pPr>
      <w:r>
        <w:rPr>
          <w:rtl/>
        </w:rPr>
        <w:t>היו"ר ראובן ריבלין:</w:t>
      </w:r>
    </w:p>
    <w:p w14:paraId="1615761E" w14:textId="77777777" w:rsidR="00000000" w:rsidRDefault="007C71EE">
      <w:pPr>
        <w:pStyle w:val="a"/>
        <w:rPr>
          <w:rtl/>
        </w:rPr>
      </w:pPr>
    </w:p>
    <w:p w14:paraId="50612D72" w14:textId="77777777" w:rsidR="00000000" w:rsidRDefault="007C71EE">
      <w:pPr>
        <w:pStyle w:val="a"/>
        <w:rPr>
          <w:rFonts w:hint="cs"/>
          <w:rtl/>
        </w:rPr>
      </w:pPr>
      <w:r>
        <w:rPr>
          <w:rFonts w:hint="cs"/>
          <w:rtl/>
        </w:rPr>
        <w:t xml:space="preserve">ההסתייגות לא נתקבלה. </w:t>
      </w:r>
    </w:p>
    <w:p w14:paraId="3B19525E" w14:textId="77777777" w:rsidR="00000000" w:rsidRDefault="007C71EE">
      <w:pPr>
        <w:pStyle w:val="a"/>
        <w:rPr>
          <w:rFonts w:hint="cs"/>
          <w:rtl/>
        </w:rPr>
      </w:pPr>
    </w:p>
    <w:p w14:paraId="5579C5D3" w14:textId="77777777" w:rsidR="00000000" w:rsidRDefault="007C71EE">
      <w:pPr>
        <w:pStyle w:val="a"/>
        <w:rPr>
          <w:rFonts w:hint="cs"/>
          <w:rtl/>
        </w:rPr>
      </w:pPr>
      <w:r>
        <w:rPr>
          <w:rFonts w:hint="cs"/>
          <w:rtl/>
        </w:rPr>
        <w:t xml:space="preserve">חבר הכנסת שלום שמחון </w:t>
      </w:r>
      <w:r>
        <w:rPr>
          <w:rtl/>
        </w:rPr>
        <w:t>–</w:t>
      </w:r>
      <w:r>
        <w:rPr>
          <w:rFonts w:hint="cs"/>
          <w:rtl/>
        </w:rPr>
        <w:t xml:space="preserve"> מי בעד ההסתייגות? מי נגד? מי נמנע?</w:t>
      </w:r>
    </w:p>
    <w:p w14:paraId="3BA71C26" w14:textId="77777777" w:rsidR="00000000" w:rsidRDefault="007C71EE">
      <w:pPr>
        <w:pStyle w:val="a"/>
        <w:rPr>
          <w:rFonts w:hint="cs"/>
          <w:rtl/>
        </w:rPr>
      </w:pPr>
    </w:p>
    <w:p w14:paraId="14EFB83F" w14:textId="77777777" w:rsidR="00000000" w:rsidRDefault="007C71EE">
      <w:pPr>
        <w:pStyle w:val="a"/>
        <w:jc w:val="center"/>
        <w:rPr>
          <w:rFonts w:hint="cs"/>
          <w:b/>
          <w:bCs/>
          <w:rtl/>
        </w:rPr>
      </w:pPr>
      <w:r>
        <w:rPr>
          <w:rFonts w:hint="cs"/>
          <w:b/>
          <w:bCs/>
          <w:rtl/>
        </w:rPr>
        <w:t>הצבעה</w:t>
      </w:r>
    </w:p>
    <w:p w14:paraId="4B7C0594" w14:textId="77777777" w:rsidR="00000000" w:rsidRDefault="007C71EE">
      <w:pPr>
        <w:pStyle w:val="a"/>
        <w:jc w:val="center"/>
        <w:rPr>
          <w:rFonts w:hint="cs"/>
          <w:b/>
          <w:bCs/>
          <w:rtl/>
        </w:rPr>
      </w:pPr>
    </w:p>
    <w:p w14:paraId="6FEEDD8C" w14:textId="77777777" w:rsidR="00000000" w:rsidRDefault="007C71EE">
      <w:pPr>
        <w:pStyle w:val="a"/>
        <w:jc w:val="center"/>
        <w:rPr>
          <w:rFonts w:hint="cs"/>
          <w:rtl/>
        </w:rPr>
      </w:pPr>
      <w:r>
        <w:rPr>
          <w:rFonts w:hint="cs"/>
          <w:rtl/>
        </w:rPr>
        <w:t>ההסתייגות של חבר</w:t>
      </w:r>
      <w:r>
        <w:rPr>
          <w:rFonts w:hint="cs"/>
          <w:rtl/>
        </w:rPr>
        <w:t xml:space="preserve"> הכנסת שלום שמחון לסעיף 28 לא נתקבלה.</w:t>
      </w:r>
    </w:p>
    <w:p w14:paraId="39B63B72" w14:textId="77777777" w:rsidR="00000000" w:rsidRDefault="007C71EE">
      <w:pPr>
        <w:pStyle w:val="a"/>
        <w:rPr>
          <w:rFonts w:hint="cs"/>
          <w:rtl/>
        </w:rPr>
      </w:pPr>
    </w:p>
    <w:p w14:paraId="1F135A5C" w14:textId="77777777" w:rsidR="00000000" w:rsidRDefault="007C71EE">
      <w:pPr>
        <w:pStyle w:val="ad"/>
        <w:rPr>
          <w:rtl/>
        </w:rPr>
      </w:pPr>
      <w:r>
        <w:rPr>
          <w:rtl/>
        </w:rPr>
        <w:t>היו"ר ראובן ריבלין:</w:t>
      </w:r>
    </w:p>
    <w:p w14:paraId="447E3C03" w14:textId="77777777" w:rsidR="00000000" w:rsidRDefault="007C71EE">
      <w:pPr>
        <w:pStyle w:val="a"/>
        <w:rPr>
          <w:rtl/>
        </w:rPr>
      </w:pPr>
    </w:p>
    <w:p w14:paraId="39D10898" w14:textId="77777777" w:rsidR="00000000" w:rsidRDefault="007C71EE">
      <w:pPr>
        <w:pStyle w:val="a"/>
        <w:rPr>
          <w:rFonts w:hint="cs"/>
          <w:rtl/>
        </w:rPr>
      </w:pPr>
      <w:r>
        <w:rPr>
          <w:rFonts w:hint="cs"/>
          <w:rtl/>
        </w:rPr>
        <w:t xml:space="preserve">ההסתייגות לא נתקבלה. </w:t>
      </w:r>
    </w:p>
    <w:p w14:paraId="23439054" w14:textId="77777777" w:rsidR="00000000" w:rsidRDefault="007C71EE">
      <w:pPr>
        <w:pStyle w:val="a"/>
        <w:rPr>
          <w:rFonts w:hint="cs"/>
          <w:rtl/>
        </w:rPr>
      </w:pPr>
    </w:p>
    <w:p w14:paraId="7204A993" w14:textId="77777777" w:rsidR="00000000" w:rsidRDefault="007C71EE">
      <w:pPr>
        <w:pStyle w:val="a"/>
        <w:rPr>
          <w:rFonts w:hint="cs"/>
          <w:rtl/>
        </w:rPr>
      </w:pPr>
      <w:r>
        <w:rPr>
          <w:rFonts w:hint="cs"/>
          <w:rtl/>
        </w:rPr>
        <w:t xml:space="preserve">חברת הכנסת אורית נוקד </w:t>
      </w:r>
      <w:r>
        <w:rPr>
          <w:rtl/>
        </w:rPr>
        <w:t>–</w:t>
      </w:r>
      <w:r>
        <w:rPr>
          <w:rFonts w:hint="cs"/>
          <w:rtl/>
        </w:rPr>
        <w:t xml:space="preserve"> מי בעד ההסתייגות? מי נגד? מי נמנע? </w:t>
      </w:r>
    </w:p>
    <w:p w14:paraId="37EA5C0C" w14:textId="77777777" w:rsidR="00000000" w:rsidRDefault="007C71EE">
      <w:pPr>
        <w:pStyle w:val="a"/>
        <w:rPr>
          <w:rFonts w:hint="cs"/>
          <w:rtl/>
        </w:rPr>
      </w:pPr>
    </w:p>
    <w:p w14:paraId="34DA04B6" w14:textId="77777777" w:rsidR="00000000" w:rsidRDefault="007C71EE">
      <w:pPr>
        <w:pStyle w:val="a"/>
        <w:jc w:val="center"/>
        <w:rPr>
          <w:rFonts w:hint="cs"/>
          <w:b/>
          <w:bCs/>
          <w:rtl/>
        </w:rPr>
      </w:pPr>
      <w:r>
        <w:rPr>
          <w:rFonts w:hint="cs"/>
          <w:b/>
          <w:bCs/>
          <w:rtl/>
        </w:rPr>
        <w:t>הצבעה</w:t>
      </w:r>
    </w:p>
    <w:p w14:paraId="2AF3977B" w14:textId="77777777" w:rsidR="00000000" w:rsidRDefault="007C71EE">
      <w:pPr>
        <w:pStyle w:val="a"/>
        <w:jc w:val="center"/>
        <w:rPr>
          <w:rFonts w:hint="cs"/>
          <w:b/>
          <w:bCs/>
          <w:rtl/>
        </w:rPr>
      </w:pPr>
    </w:p>
    <w:p w14:paraId="5E070999" w14:textId="77777777" w:rsidR="00000000" w:rsidRDefault="007C71EE">
      <w:pPr>
        <w:pStyle w:val="a"/>
        <w:jc w:val="center"/>
        <w:rPr>
          <w:rFonts w:hint="cs"/>
          <w:rtl/>
        </w:rPr>
      </w:pPr>
      <w:r>
        <w:rPr>
          <w:rFonts w:hint="cs"/>
          <w:rtl/>
        </w:rPr>
        <w:t>ההסתייגות של חברת הכנסת אורית נוקד לסעיף 28 לא נתקבלה.</w:t>
      </w:r>
    </w:p>
    <w:p w14:paraId="4F080A19" w14:textId="77777777" w:rsidR="00000000" w:rsidRDefault="007C71EE">
      <w:pPr>
        <w:pStyle w:val="a"/>
        <w:jc w:val="center"/>
        <w:rPr>
          <w:rFonts w:hint="cs"/>
          <w:rtl/>
        </w:rPr>
      </w:pPr>
    </w:p>
    <w:p w14:paraId="027840EB" w14:textId="77777777" w:rsidR="00000000" w:rsidRDefault="007C71EE">
      <w:pPr>
        <w:pStyle w:val="ad"/>
        <w:rPr>
          <w:rtl/>
        </w:rPr>
      </w:pPr>
      <w:r>
        <w:rPr>
          <w:rtl/>
        </w:rPr>
        <w:t>היו"ר ראובן ריבלין:</w:t>
      </w:r>
    </w:p>
    <w:p w14:paraId="5A5F370F" w14:textId="77777777" w:rsidR="00000000" w:rsidRDefault="007C71EE">
      <w:pPr>
        <w:pStyle w:val="a"/>
        <w:rPr>
          <w:rtl/>
        </w:rPr>
      </w:pPr>
    </w:p>
    <w:p w14:paraId="11D0236E" w14:textId="77777777" w:rsidR="00000000" w:rsidRDefault="007C71EE">
      <w:pPr>
        <w:pStyle w:val="a"/>
        <w:rPr>
          <w:rFonts w:hint="cs"/>
          <w:rtl/>
        </w:rPr>
      </w:pPr>
      <w:r>
        <w:rPr>
          <w:rFonts w:hint="cs"/>
          <w:rtl/>
        </w:rPr>
        <w:t xml:space="preserve">ההסתייגות לא נתקבלה. </w:t>
      </w:r>
    </w:p>
    <w:p w14:paraId="78EBE96E" w14:textId="77777777" w:rsidR="00000000" w:rsidRDefault="007C71EE">
      <w:pPr>
        <w:pStyle w:val="a"/>
        <w:rPr>
          <w:rFonts w:hint="cs"/>
          <w:rtl/>
        </w:rPr>
      </w:pPr>
    </w:p>
    <w:p w14:paraId="0D672331" w14:textId="77777777" w:rsidR="00000000" w:rsidRDefault="007C71EE">
      <w:pPr>
        <w:pStyle w:val="a"/>
        <w:rPr>
          <w:rFonts w:hint="cs"/>
          <w:rtl/>
        </w:rPr>
      </w:pPr>
      <w:r>
        <w:rPr>
          <w:rFonts w:hint="cs"/>
          <w:rtl/>
        </w:rPr>
        <w:t>חבר ה</w:t>
      </w:r>
      <w:r>
        <w:rPr>
          <w:rFonts w:hint="cs"/>
          <w:rtl/>
        </w:rPr>
        <w:t>כנסת אלי בן-מנחם - מי בעד ההסתייגות שלו? מי נגד? מי נמנע?</w:t>
      </w:r>
    </w:p>
    <w:p w14:paraId="48BDB696" w14:textId="77777777" w:rsidR="00000000" w:rsidRDefault="007C71EE">
      <w:pPr>
        <w:pStyle w:val="a"/>
        <w:jc w:val="center"/>
        <w:rPr>
          <w:rFonts w:hint="cs"/>
          <w:rtl/>
        </w:rPr>
      </w:pPr>
    </w:p>
    <w:p w14:paraId="311283A4" w14:textId="77777777" w:rsidR="00000000" w:rsidRDefault="007C71EE">
      <w:pPr>
        <w:pStyle w:val="a"/>
        <w:jc w:val="center"/>
        <w:rPr>
          <w:rFonts w:hint="cs"/>
          <w:b/>
          <w:bCs/>
          <w:rtl/>
        </w:rPr>
      </w:pPr>
      <w:r>
        <w:rPr>
          <w:rFonts w:hint="cs"/>
          <w:b/>
          <w:bCs/>
          <w:rtl/>
        </w:rPr>
        <w:t>הצבעה</w:t>
      </w:r>
    </w:p>
    <w:p w14:paraId="2E50FAAE" w14:textId="77777777" w:rsidR="00000000" w:rsidRDefault="007C71EE">
      <w:pPr>
        <w:pStyle w:val="a"/>
        <w:jc w:val="center"/>
        <w:rPr>
          <w:rFonts w:hint="cs"/>
          <w:b/>
          <w:bCs/>
          <w:rtl/>
        </w:rPr>
      </w:pPr>
    </w:p>
    <w:p w14:paraId="73AD9F5A" w14:textId="77777777" w:rsidR="00000000" w:rsidRDefault="007C71EE">
      <w:pPr>
        <w:pStyle w:val="a"/>
        <w:jc w:val="center"/>
        <w:rPr>
          <w:rFonts w:hint="cs"/>
          <w:rtl/>
        </w:rPr>
      </w:pPr>
      <w:r>
        <w:rPr>
          <w:rFonts w:hint="cs"/>
          <w:rtl/>
        </w:rPr>
        <w:t>ההסתייגות של חבר הכנסת אלי בן-מנחם לסעיף 28 לא נתקבלה.</w:t>
      </w:r>
    </w:p>
    <w:p w14:paraId="66C73E19" w14:textId="77777777" w:rsidR="00000000" w:rsidRDefault="007C71EE">
      <w:pPr>
        <w:pStyle w:val="a"/>
        <w:jc w:val="center"/>
        <w:rPr>
          <w:rFonts w:hint="cs"/>
          <w:rtl/>
        </w:rPr>
      </w:pPr>
    </w:p>
    <w:p w14:paraId="04A62F69" w14:textId="77777777" w:rsidR="00000000" w:rsidRDefault="007C71EE">
      <w:pPr>
        <w:pStyle w:val="ad"/>
        <w:rPr>
          <w:rtl/>
        </w:rPr>
      </w:pPr>
      <w:r>
        <w:rPr>
          <w:rtl/>
        </w:rPr>
        <w:t>היו"ר ראובן ריבלין:</w:t>
      </w:r>
    </w:p>
    <w:p w14:paraId="767578F4" w14:textId="77777777" w:rsidR="00000000" w:rsidRDefault="007C71EE">
      <w:pPr>
        <w:pStyle w:val="a"/>
        <w:rPr>
          <w:rtl/>
        </w:rPr>
      </w:pPr>
    </w:p>
    <w:p w14:paraId="13AE101F" w14:textId="77777777" w:rsidR="00000000" w:rsidRDefault="007C71EE">
      <w:pPr>
        <w:pStyle w:val="a"/>
        <w:rPr>
          <w:rFonts w:hint="cs"/>
          <w:rtl/>
        </w:rPr>
      </w:pPr>
      <w:r>
        <w:rPr>
          <w:rFonts w:hint="cs"/>
          <w:rtl/>
        </w:rPr>
        <w:t xml:space="preserve">ההסתייגות לא נתקבלה. </w:t>
      </w:r>
    </w:p>
    <w:p w14:paraId="17AD22E5" w14:textId="77777777" w:rsidR="00000000" w:rsidRDefault="007C71EE">
      <w:pPr>
        <w:pStyle w:val="a"/>
        <w:rPr>
          <w:rFonts w:hint="cs"/>
          <w:rtl/>
        </w:rPr>
      </w:pPr>
    </w:p>
    <w:p w14:paraId="6820766B" w14:textId="77777777" w:rsidR="00000000" w:rsidRDefault="007C71EE">
      <w:pPr>
        <w:pStyle w:val="a"/>
        <w:rPr>
          <w:rFonts w:hint="cs"/>
          <w:rtl/>
        </w:rPr>
      </w:pPr>
      <w:r>
        <w:rPr>
          <w:rFonts w:hint="cs"/>
          <w:rtl/>
        </w:rPr>
        <w:t>חבר הכנסת אלי ישי - מי בעד ההסתייגות? מי נגד? מי נמנע?</w:t>
      </w:r>
    </w:p>
    <w:p w14:paraId="406BCECC" w14:textId="77777777" w:rsidR="00000000" w:rsidRDefault="007C71EE">
      <w:pPr>
        <w:pStyle w:val="a"/>
        <w:rPr>
          <w:rFonts w:hint="cs"/>
          <w:rtl/>
        </w:rPr>
      </w:pPr>
    </w:p>
    <w:p w14:paraId="02E93F7B" w14:textId="77777777" w:rsidR="00000000" w:rsidRDefault="007C71EE">
      <w:pPr>
        <w:pStyle w:val="a"/>
        <w:jc w:val="center"/>
        <w:rPr>
          <w:rFonts w:hint="cs"/>
          <w:b/>
          <w:bCs/>
          <w:rtl/>
        </w:rPr>
      </w:pPr>
      <w:r>
        <w:rPr>
          <w:rFonts w:hint="cs"/>
          <w:b/>
          <w:bCs/>
          <w:rtl/>
        </w:rPr>
        <w:t>הצבעה</w:t>
      </w:r>
    </w:p>
    <w:p w14:paraId="4934FD37" w14:textId="77777777" w:rsidR="00000000" w:rsidRDefault="007C71EE">
      <w:pPr>
        <w:pStyle w:val="a"/>
        <w:jc w:val="center"/>
        <w:rPr>
          <w:rFonts w:hint="cs"/>
          <w:b/>
          <w:bCs/>
          <w:rtl/>
        </w:rPr>
      </w:pPr>
    </w:p>
    <w:p w14:paraId="10E31548" w14:textId="77777777" w:rsidR="00000000" w:rsidRDefault="007C71EE">
      <w:pPr>
        <w:pStyle w:val="a"/>
        <w:jc w:val="center"/>
        <w:rPr>
          <w:rFonts w:hint="cs"/>
          <w:rtl/>
        </w:rPr>
      </w:pPr>
      <w:r>
        <w:rPr>
          <w:rFonts w:hint="cs"/>
          <w:rtl/>
        </w:rPr>
        <w:t>ההסתייגות של חבר הכנסת אליה</w:t>
      </w:r>
      <w:r>
        <w:rPr>
          <w:rFonts w:hint="cs"/>
          <w:rtl/>
        </w:rPr>
        <w:t>ו ישי לסעיף 28 לא נתקבלה.</w:t>
      </w:r>
    </w:p>
    <w:p w14:paraId="72B41DA8" w14:textId="77777777" w:rsidR="00000000" w:rsidRDefault="007C71EE">
      <w:pPr>
        <w:pStyle w:val="ad"/>
        <w:rPr>
          <w:rFonts w:hint="cs"/>
          <w:rtl/>
        </w:rPr>
      </w:pPr>
    </w:p>
    <w:p w14:paraId="02E2A035" w14:textId="77777777" w:rsidR="00000000" w:rsidRDefault="007C71EE">
      <w:pPr>
        <w:pStyle w:val="ad"/>
        <w:rPr>
          <w:rtl/>
        </w:rPr>
      </w:pPr>
      <w:r>
        <w:rPr>
          <w:rtl/>
        </w:rPr>
        <w:t>היו"ר ראובן ריבלין:</w:t>
      </w:r>
    </w:p>
    <w:p w14:paraId="4B28D391" w14:textId="77777777" w:rsidR="00000000" w:rsidRDefault="007C71EE">
      <w:pPr>
        <w:pStyle w:val="a"/>
        <w:rPr>
          <w:rFonts w:hint="cs"/>
          <w:rtl/>
        </w:rPr>
      </w:pPr>
    </w:p>
    <w:p w14:paraId="78493200" w14:textId="77777777" w:rsidR="00000000" w:rsidRDefault="007C71EE">
      <w:pPr>
        <w:pStyle w:val="a"/>
        <w:rPr>
          <w:rFonts w:hint="cs"/>
          <w:rtl/>
        </w:rPr>
      </w:pPr>
      <w:r>
        <w:rPr>
          <w:rFonts w:hint="cs"/>
          <w:rtl/>
        </w:rPr>
        <w:t xml:space="preserve">ההסתייגות לא נתקבלה. </w:t>
      </w:r>
    </w:p>
    <w:p w14:paraId="2B10100E" w14:textId="77777777" w:rsidR="00000000" w:rsidRDefault="007C71EE">
      <w:pPr>
        <w:pStyle w:val="a"/>
        <w:rPr>
          <w:rFonts w:hint="cs"/>
          <w:rtl/>
        </w:rPr>
      </w:pPr>
    </w:p>
    <w:p w14:paraId="2244ABD9" w14:textId="77777777" w:rsidR="00000000" w:rsidRDefault="007C71EE">
      <w:pPr>
        <w:pStyle w:val="a"/>
        <w:rPr>
          <w:rFonts w:hint="cs"/>
          <w:rtl/>
        </w:rPr>
      </w:pPr>
      <w:r>
        <w:rPr>
          <w:rFonts w:hint="cs"/>
          <w:rtl/>
        </w:rPr>
        <w:t xml:space="preserve">שלמה בניזרי </w:t>
      </w:r>
      <w:r>
        <w:rPr>
          <w:rtl/>
        </w:rPr>
        <w:t>–</w:t>
      </w:r>
      <w:r>
        <w:rPr>
          <w:rFonts w:hint="cs"/>
          <w:rtl/>
        </w:rPr>
        <w:t xml:space="preserve"> אינו נוכח. </w:t>
      </w:r>
    </w:p>
    <w:p w14:paraId="3F81779A" w14:textId="77777777" w:rsidR="00000000" w:rsidRDefault="007C71EE">
      <w:pPr>
        <w:pStyle w:val="a"/>
        <w:rPr>
          <w:rFonts w:hint="cs"/>
          <w:rtl/>
        </w:rPr>
      </w:pPr>
    </w:p>
    <w:p w14:paraId="64D62BA1" w14:textId="77777777" w:rsidR="00000000" w:rsidRDefault="007C71EE">
      <w:pPr>
        <w:pStyle w:val="a"/>
        <w:rPr>
          <w:rFonts w:hint="cs"/>
          <w:rtl/>
        </w:rPr>
      </w:pPr>
      <w:r>
        <w:rPr>
          <w:rFonts w:hint="cs"/>
          <w:rtl/>
        </w:rPr>
        <w:t>נסים דהן - מי בעד ההסתייגות שלו? מי נגד? מי נמנע?</w:t>
      </w:r>
    </w:p>
    <w:p w14:paraId="0754B3C8" w14:textId="77777777" w:rsidR="00000000" w:rsidRDefault="007C71EE">
      <w:pPr>
        <w:pStyle w:val="a"/>
        <w:rPr>
          <w:rFonts w:hint="cs"/>
          <w:rtl/>
        </w:rPr>
      </w:pPr>
    </w:p>
    <w:p w14:paraId="5781AF89" w14:textId="77777777" w:rsidR="00000000" w:rsidRDefault="007C71EE">
      <w:pPr>
        <w:pStyle w:val="a"/>
        <w:jc w:val="center"/>
        <w:rPr>
          <w:rFonts w:hint="cs"/>
          <w:b/>
          <w:bCs/>
          <w:rtl/>
        </w:rPr>
      </w:pPr>
      <w:r>
        <w:rPr>
          <w:rFonts w:hint="cs"/>
          <w:b/>
          <w:bCs/>
          <w:rtl/>
        </w:rPr>
        <w:t>הצבעה</w:t>
      </w:r>
    </w:p>
    <w:p w14:paraId="2537F73C" w14:textId="77777777" w:rsidR="00000000" w:rsidRDefault="007C71EE">
      <w:pPr>
        <w:pStyle w:val="a"/>
        <w:jc w:val="center"/>
        <w:rPr>
          <w:rFonts w:hint="cs"/>
          <w:b/>
          <w:bCs/>
          <w:rtl/>
        </w:rPr>
      </w:pPr>
    </w:p>
    <w:p w14:paraId="6F1471D1" w14:textId="77777777" w:rsidR="00000000" w:rsidRDefault="007C71EE">
      <w:pPr>
        <w:pStyle w:val="a"/>
        <w:jc w:val="center"/>
        <w:rPr>
          <w:rFonts w:hint="cs"/>
          <w:rtl/>
        </w:rPr>
      </w:pPr>
      <w:r>
        <w:rPr>
          <w:rFonts w:hint="cs"/>
          <w:rtl/>
        </w:rPr>
        <w:t>ההסתייגות של חבר הכנסת נסים דהן לסעיף 28 לא נתקבלה.</w:t>
      </w:r>
    </w:p>
    <w:p w14:paraId="7E5F4187" w14:textId="77777777" w:rsidR="00000000" w:rsidRDefault="007C71EE">
      <w:pPr>
        <w:pStyle w:val="a"/>
        <w:jc w:val="center"/>
        <w:rPr>
          <w:rFonts w:hint="cs"/>
          <w:rtl/>
        </w:rPr>
      </w:pPr>
    </w:p>
    <w:p w14:paraId="2761D9BF" w14:textId="77777777" w:rsidR="00000000" w:rsidRDefault="007C71EE">
      <w:pPr>
        <w:pStyle w:val="ad"/>
        <w:rPr>
          <w:rtl/>
        </w:rPr>
      </w:pPr>
      <w:r>
        <w:rPr>
          <w:rtl/>
        </w:rPr>
        <w:t>היו"ר ראובן ריבלין:</w:t>
      </w:r>
    </w:p>
    <w:p w14:paraId="6FEB380B" w14:textId="77777777" w:rsidR="00000000" w:rsidRDefault="007C71EE">
      <w:pPr>
        <w:pStyle w:val="a"/>
        <w:rPr>
          <w:rtl/>
        </w:rPr>
      </w:pPr>
    </w:p>
    <w:p w14:paraId="2DD1FF06" w14:textId="77777777" w:rsidR="00000000" w:rsidRDefault="007C71EE">
      <w:pPr>
        <w:pStyle w:val="a"/>
        <w:rPr>
          <w:rFonts w:hint="cs"/>
          <w:rtl/>
        </w:rPr>
      </w:pPr>
      <w:r>
        <w:rPr>
          <w:rFonts w:hint="cs"/>
          <w:rtl/>
        </w:rPr>
        <w:t xml:space="preserve">ההסתייגות לא נתקבלה. </w:t>
      </w:r>
    </w:p>
    <w:p w14:paraId="6C315AED" w14:textId="77777777" w:rsidR="00000000" w:rsidRDefault="007C71EE">
      <w:pPr>
        <w:pStyle w:val="a"/>
        <w:rPr>
          <w:rFonts w:hint="cs"/>
          <w:rtl/>
        </w:rPr>
      </w:pPr>
    </w:p>
    <w:p w14:paraId="3C7A1675" w14:textId="77777777" w:rsidR="00000000" w:rsidRDefault="007C71EE">
      <w:pPr>
        <w:pStyle w:val="a"/>
        <w:rPr>
          <w:rFonts w:hint="cs"/>
          <w:rtl/>
        </w:rPr>
      </w:pPr>
      <w:r>
        <w:rPr>
          <w:rFonts w:hint="cs"/>
          <w:rtl/>
        </w:rPr>
        <w:t>אמנ</w:t>
      </w:r>
      <w:r>
        <w:rPr>
          <w:rFonts w:hint="cs"/>
          <w:rtl/>
        </w:rPr>
        <w:t xml:space="preserve">ון כהן </w:t>
      </w:r>
      <w:r>
        <w:rPr>
          <w:rtl/>
        </w:rPr>
        <w:t>–</w:t>
      </w:r>
      <w:r>
        <w:rPr>
          <w:rFonts w:hint="cs"/>
          <w:rtl/>
        </w:rPr>
        <w:t xml:space="preserve"> מי בעד? מי נגד? מי נמנע?</w:t>
      </w:r>
    </w:p>
    <w:p w14:paraId="32BC50C2" w14:textId="77777777" w:rsidR="00000000" w:rsidRDefault="007C71EE">
      <w:pPr>
        <w:pStyle w:val="a"/>
        <w:rPr>
          <w:rFonts w:hint="cs"/>
          <w:rtl/>
        </w:rPr>
      </w:pPr>
    </w:p>
    <w:p w14:paraId="7D72FC89" w14:textId="77777777" w:rsidR="00000000" w:rsidRDefault="007C71EE">
      <w:pPr>
        <w:pStyle w:val="a"/>
        <w:jc w:val="center"/>
        <w:rPr>
          <w:rFonts w:hint="cs"/>
          <w:b/>
          <w:bCs/>
          <w:rtl/>
        </w:rPr>
      </w:pPr>
      <w:r>
        <w:rPr>
          <w:rFonts w:hint="cs"/>
          <w:b/>
          <w:bCs/>
          <w:rtl/>
        </w:rPr>
        <w:t>הצבעה</w:t>
      </w:r>
    </w:p>
    <w:p w14:paraId="3F4F20B6" w14:textId="77777777" w:rsidR="00000000" w:rsidRDefault="007C71EE">
      <w:pPr>
        <w:pStyle w:val="a"/>
        <w:jc w:val="center"/>
        <w:rPr>
          <w:rFonts w:hint="cs"/>
          <w:b/>
          <w:bCs/>
          <w:rtl/>
        </w:rPr>
      </w:pPr>
    </w:p>
    <w:p w14:paraId="59A6B338" w14:textId="77777777" w:rsidR="00000000" w:rsidRDefault="007C71EE">
      <w:pPr>
        <w:pStyle w:val="a"/>
        <w:jc w:val="center"/>
        <w:rPr>
          <w:rFonts w:hint="cs"/>
          <w:rtl/>
        </w:rPr>
      </w:pPr>
      <w:r>
        <w:rPr>
          <w:rFonts w:hint="cs"/>
          <w:rtl/>
        </w:rPr>
        <w:t>ההסתייגות של חבר הכנסת אמנון כהן לסעיף 28 לא נתקבלה.</w:t>
      </w:r>
    </w:p>
    <w:p w14:paraId="6B3641A9" w14:textId="77777777" w:rsidR="00000000" w:rsidRDefault="007C71EE">
      <w:pPr>
        <w:pStyle w:val="a"/>
        <w:jc w:val="center"/>
        <w:rPr>
          <w:rFonts w:hint="cs"/>
          <w:rtl/>
        </w:rPr>
      </w:pPr>
    </w:p>
    <w:p w14:paraId="1B81D3D4" w14:textId="77777777" w:rsidR="00000000" w:rsidRDefault="007C71EE">
      <w:pPr>
        <w:pStyle w:val="ad"/>
        <w:rPr>
          <w:rtl/>
        </w:rPr>
      </w:pPr>
      <w:r>
        <w:rPr>
          <w:rtl/>
        </w:rPr>
        <w:t>היו"ר ראובן ריבלין:</w:t>
      </w:r>
    </w:p>
    <w:p w14:paraId="5EA820FD" w14:textId="77777777" w:rsidR="00000000" w:rsidRDefault="007C71EE">
      <w:pPr>
        <w:pStyle w:val="a"/>
        <w:rPr>
          <w:rtl/>
        </w:rPr>
      </w:pPr>
    </w:p>
    <w:p w14:paraId="730673DB" w14:textId="77777777" w:rsidR="00000000" w:rsidRDefault="007C71EE">
      <w:pPr>
        <w:pStyle w:val="a"/>
        <w:rPr>
          <w:rFonts w:hint="cs"/>
          <w:rtl/>
        </w:rPr>
      </w:pPr>
      <w:r>
        <w:rPr>
          <w:rFonts w:hint="cs"/>
          <w:rtl/>
        </w:rPr>
        <w:t xml:space="preserve">ההסתייגות לא נתקבלה. </w:t>
      </w:r>
    </w:p>
    <w:p w14:paraId="5997929E" w14:textId="77777777" w:rsidR="00000000" w:rsidRDefault="007C71EE">
      <w:pPr>
        <w:pStyle w:val="a"/>
        <w:rPr>
          <w:rFonts w:hint="cs"/>
          <w:rtl/>
        </w:rPr>
      </w:pPr>
    </w:p>
    <w:p w14:paraId="26E08D31" w14:textId="77777777" w:rsidR="00000000" w:rsidRDefault="007C71EE">
      <w:pPr>
        <w:pStyle w:val="a"/>
        <w:rPr>
          <w:rFonts w:hint="cs"/>
          <w:rtl/>
        </w:rPr>
      </w:pPr>
      <w:r>
        <w:rPr>
          <w:rFonts w:hint="cs"/>
          <w:rtl/>
        </w:rPr>
        <w:t xml:space="preserve">חבר הכנסת יצחק כהן </w:t>
      </w:r>
      <w:r>
        <w:rPr>
          <w:rtl/>
        </w:rPr>
        <w:t>–</w:t>
      </w:r>
      <w:r>
        <w:rPr>
          <w:rFonts w:hint="cs"/>
          <w:rtl/>
        </w:rPr>
        <w:t xml:space="preserve"> אינו נוכח. </w:t>
      </w:r>
    </w:p>
    <w:p w14:paraId="0F9569D2" w14:textId="77777777" w:rsidR="00000000" w:rsidRDefault="007C71EE">
      <w:pPr>
        <w:pStyle w:val="a"/>
        <w:rPr>
          <w:rFonts w:hint="cs"/>
          <w:rtl/>
        </w:rPr>
      </w:pPr>
    </w:p>
    <w:p w14:paraId="720948AB" w14:textId="77777777" w:rsidR="00000000" w:rsidRDefault="007C71EE">
      <w:pPr>
        <w:pStyle w:val="a"/>
        <w:rPr>
          <w:rFonts w:hint="cs"/>
          <w:rtl/>
        </w:rPr>
      </w:pPr>
      <w:r>
        <w:rPr>
          <w:rFonts w:hint="cs"/>
          <w:rtl/>
        </w:rPr>
        <w:t xml:space="preserve">חבר הכנסת דוד אזולאי </w:t>
      </w:r>
      <w:r>
        <w:rPr>
          <w:rtl/>
        </w:rPr>
        <w:t>–</w:t>
      </w:r>
      <w:r>
        <w:rPr>
          <w:rFonts w:hint="cs"/>
          <w:rtl/>
        </w:rPr>
        <w:t xml:space="preserve"> מי בעד ההסתייגות? מי נגד? מי נמנע?</w:t>
      </w:r>
    </w:p>
    <w:p w14:paraId="6935CED7" w14:textId="77777777" w:rsidR="00000000" w:rsidRDefault="007C71EE">
      <w:pPr>
        <w:pStyle w:val="a"/>
        <w:rPr>
          <w:rFonts w:hint="cs"/>
          <w:rtl/>
        </w:rPr>
      </w:pPr>
    </w:p>
    <w:p w14:paraId="504CFEB9" w14:textId="77777777" w:rsidR="00000000" w:rsidRDefault="007C71EE">
      <w:pPr>
        <w:pStyle w:val="a"/>
        <w:jc w:val="center"/>
        <w:rPr>
          <w:rFonts w:hint="cs"/>
          <w:b/>
          <w:bCs/>
          <w:rtl/>
        </w:rPr>
      </w:pPr>
      <w:r>
        <w:rPr>
          <w:rFonts w:hint="cs"/>
          <w:b/>
          <w:bCs/>
          <w:rtl/>
        </w:rPr>
        <w:t>הצבעה</w:t>
      </w:r>
    </w:p>
    <w:p w14:paraId="34D4D946" w14:textId="77777777" w:rsidR="00000000" w:rsidRDefault="007C71EE">
      <w:pPr>
        <w:pStyle w:val="a"/>
        <w:jc w:val="center"/>
        <w:rPr>
          <w:rFonts w:hint="cs"/>
          <w:b/>
          <w:bCs/>
          <w:rtl/>
        </w:rPr>
      </w:pPr>
    </w:p>
    <w:p w14:paraId="64A012A4" w14:textId="77777777" w:rsidR="00000000" w:rsidRDefault="007C71EE">
      <w:pPr>
        <w:pStyle w:val="a"/>
        <w:jc w:val="center"/>
        <w:rPr>
          <w:rFonts w:hint="cs"/>
          <w:rtl/>
        </w:rPr>
      </w:pPr>
      <w:r>
        <w:rPr>
          <w:rFonts w:hint="cs"/>
          <w:rtl/>
        </w:rPr>
        <w:t>ההסתייגות של חבר</w:t>
      </w:r>
      <w:r>
        <w:rPr>
          <w:rFonts w:hint="cs"/>
          <w:rtl/>
        </w:rPr>
        <w:t xml:space="preserve"> הכנסת דוד אזולאי לסעיף 28 לא נתקבלה.</w:t>
      </w:r>
    </w:p>
    <w:p w14:paraId="6BF810F7" w14:textId="77777777" w:rsidR="00000000" w:rsidRDefault="007C71EE">
      <w:pPr>
        <w:pStyle w:val="a"/>
        <w:jc w:val="center"/>
        <w:rPr>
          <w:rFonts w:hint="cs"/>
          <w:rtl/>
        </w:rPr>
      </w:pPr>
    </w:p>
    <w:p w14:paraId="26AFC972" w14:textId="77777777" w:rsidR="00000000" w:rsidRDefault="007C71EE">
      <w:pPr>
        <w:pStyle w:val="ad"/>
        <w:rPr>
          <w:rtl/>
        </w:rPr>
      </w:pPr>
      <w:r>
        <w:rPr>
          <w:rtl/>
        </w:rPr>
        <w:t>היו"ר ראובן ריבלין:</w:t>
      </w:r>
    </w:p>
    <w:p w14:paraId="40CFDBAD" w14:textId="77777777" w:rsidR="00000000" w:rsidRDefault="007C71EE">
      <w:pPr>
        <w:pStyle w:val="a"/>
        <w:rPr>
          <w:rtl/>
        </w:rPr>
      </w:pPr>
    </w:p>
    <w:p w14:paraId="012B5DB5" w14:textId="77777777" w:rsidR="00000000" w:rsidRDefault="007C71EE">
      <w:pPr>
        <w:pStyle w:val="a"/>
        <w:rPr>
          <w:rFonts w:hint="cs"/>
          <w:rtl/>
        </w:rPr>
      </w:pPr>
      <w:r>
        <w:rPr>
          <w:rFonts w:hint="cs"/>
          <w:rtl/>
        </w:rPr>
        <w:t xml:space="preserve">ההסתייגות לא נתקבלה. </w:t>
      </w:r>
    </w:p>
    <w:p w14:paraId="77B6A4C5" w14:textId="77777777" w:rsidR="00000000" w:rsidRDefault="007C71EE">
      <w:pPr>
        <w:pStyle w:val="a"/>
        <w:rPr>
          <w:rFonts w:hint="cs"/>
          <w:rtl/>
        </w:rPr>
      </w:pPr>
    </w:p>
    <w:p w14:paraId="34DC065D" w14:textId="77777777" w:rsidR="00000000" w:rsidRDefault="007C71EE">
      <w:pPr>
        <w:pStyle w:val="a"/>
        <w:rPr>
          <w:rFonts w:hint="cs"/>
          <w:rtl/>
        </w:rPr>
      </w:pPr>
      <w:r>
        <w:rPr>
          <w:rFonts w:hint="cs"/>
          <w:rtl/>
        </w:rPr>
        <w:t>חבר הכנסת גפני, מה קרה?</w:t>
      </w:r>
    </w:p>
    <w:p w14:paraId="77ECF945" w14:textId="77777777" w:rsidR="00000000" w:rsidRDefault="007C71EE">
      <w:pPr>
        <w:pStyle w:val="a"/>
        <w:rPr>
          <w:rFonts w:hint="cs"/>
          <w:rtl/>
        </w:rPr>
      </w:pPr>
    </w:p>
    <w:p w14:paraId="5923C3F3" w14:textId="77777777" w:rsidR="00000000" w:rsidRDefault="007C71EE">
      <w:pPr>
        <w:pStyle w:val="Speaker"/>
        <w:rPr>
          <w:rtl/>
        </w:rPr>
      </w:pPr>
      <w:bookmarkStart w:id="2524" w:name="FS000000526T29_05_2003_00_19_49"/>
      <w:bookmarkEnd w:id="2524"/>
    </w:p>
    <w:p w14:paraId="4C213318" w14:textId="77777777" w:rsidR="00000000" w:rsidRDefault="007C71EE">
      <w:pPr>
        <w:pStyle w:val="Speaker"/>
        <w:rPr>
          <w:rtl/>
        </w:rPr>
      </w:pPr>
      <w:r>
        <w:rPr>
          <w:rFonts w:hint="eastAsia"/>
          <w:rtl/>
        </w:rPr>
        <w:t>משה</w:t>
      </w:r>
      <w:r>
        <w:rPr>
          <w:rtl/>
        </w:rPr>
        <w:t xml:space="preserve"> גפני (יהדות התורה):</w:t>
      </w:r>
    </w:p>
    <w:p w14:paraId="30B1F630" w14:textId="77777777" w:rsidR="00000000" w:rsidRDefault="007C71EE">
      <w:pPr>
        <w:pStyle w:val="a"/>
        <w:rPr>
          <w:rFonts w:hint="cs"/>
          <w:rtl/>
        </w:rPr>
      </w:pPr>
    </w:p>
    <w:p w14:paraId="363E5A71" w14:textId="77777777" w:rsidR="00000000" w:rsidRDefault="007C71EE">
      <w:pPr>
        <w:pStyle w:val="a"/>
        <w:rPr>
          <w:rFonts w:hint="cs"/>
          <w:rtl/>
        </w:rPr>
      </w:pPr>
      <w:r>
        <w:rPr>
          <w:rFonts w:hint="cs"/>
          <w:rtl/>
        </w:rPr>
        <w:t xml:space="preserve">אדוני היושב-ראש, בשתי ההצבעות האלקטרוניות שהתקיימו עכשיו מופיע גלעד ארדן כאילו הצביע בשתיהן, והוא לא נמצא באולם </w:t>
      </w:r>
      <w:r>
        <w:rPr>
          <w:rtl/>
        </w:rPr>
        <w:t>–</w:t>
      </w:r>
      <w:r>
        <w:rPr>
          <w:rFonts w:hint="cs"/>
          <w:rtl/>
        </w:rPr>
        <w:t xml:space="preserve"> הוא לא ה</w:t>
      </w:r>
      <w:r>
        <w:rPr>
          <w:rFonts w:hint="cs"/>
          <w:rtl/>
        </w:rPr>
        <w:t xml:space="preserve">יה קודם והוא לא נמצא עכשיו. </w:t>
      </w:r>
    </w:p>
    <w:p w14:paraId="11207413" w14:textId="77777777" w:rsidR="00000000" w:rsidRDefault="007C71EE">
      <w:pPr>
        <w:pStyle w:val="a"/>
        <w:rPr>
          <w:rFonts w:hint="cs"/>
          <w:rtl/>
        </w:rPr>
      </w:pPr>
    </w:p>
    <w:p w14:paraId="2511BA45" w14:textId="77777777" w:rsidR="00000000" w:rsidRDefault="007C71EE">
      <w:pPr>
        <w:pStyle w:val="ad"/>
        <w:rPr>
          <w:rtl/>
        </w:rPr>
      </w:pPr>
      <w:r>
        <w:rPr>
          <w:rtl/>
        </w:rPr>
        <w:t>היו"ר ראובן ריבלין:</w:t>
      </w:r>
    </w:p>
    <w:p w14:paraId="3423B9D7" w14:textId="77777777" w:rsidR="00000000" w:rsidRDefault="007C71EE">
      <w:pPr>
        <w:pStyle w:val="a"/>
        <w:rPr>
          <w:rtl/>
        </w:rPr>
      </w:pPr>
    </w:p>
    <w:p w14:paraId="599D3F9A" w14:textId="77777777" w:rsidR="00000000" w:rsidRDefault="007C71EE">
      <w:pPr>
        <w:pStyle w:val="a"/>
        <w:rPr>
          <w:rFonts w:hint="cs"/>
          <w:rtl/>
        </w:rPr>
      </w:pPr>
      <w:r>
        <w:rPr>
          <w:rFonts w:hint="cs"/>
          <w:rtl/>
        </w:rPr>
        <w:t xml:space="preserve">תודה רבה. אנחנו ממשיכים בהצבעה, העניין ייבדק. רבותי חברי הכנסת, אני מבקש מכולם לשמור על השקט. </w:t>
      </w:r>
    </w:p>
    <w:p w14:paraId="009DD044" w14:textId="77777777" w:rsidR="00000000" w:rsidRDefault="007C71EE">
      <w:pPr>
        <w:pStyle w:val="a"/>
        <w:rPr>
          <w:rFonts w:hint="cs"/>
          <w:rtl/>
        </w:rPr>
      </w:pPr>
    </w:p>
    <w:p w14:paraId="414B6199" w14:textId="77777777" w:rsidR="00000000" w:rsidRDefault="007C71EE">
      <w:pPr>
        <w:pStyle w:val="ac"/>
        <w:rPr>
          <w:rtl/>
        </w:rPr>
      </w:pPr>
      <w:r>
        <w:rPr>
          <w:rFonts w:hint="eastAsia"/>
          <w:rtl/>
        </w:rPr>
        <w:t>דליה</w:t>
      </w:r>
      <w:r>
        <w:rPr>
          <w:rtl/>
        </w:rPr>
        <w:t xml:space="preserve"> איציק (העבודה-מימד):</w:t>
      </w:r>
    </w:p>
    <w:p w14:paraId="03EBFA76" w14:textId="77777777" w:rsidR="00000000" w:rsidRDefault="007C71EE">
      <w:pPr>
        <w:pStyle w:val="a"/>
        <w:rPr>
          <w:rFonts w:hint="cs"/>
          <w:rtl/>
        </w:rPr>
      </w:pPr>
    </w:p>
    <w:p w14:paraId="0EF43193" w14:textId="77777777" w:rsidR="00000000" w:rsidRDefault="007C71EE">
      <w:pPr>
        <w:pStyle w:val="a"/>
        <w:rPr>
          <w:rFonts w:hint="cs"/>
          <w:rtl/>
        </w:rPr>
      </w:pPr>
      <w:r>
        <w:rPr>
          <w:rFonts w:hint="cs"/>
          <w:rtl/>
        </w:rPr>
        <w:t xml:space="preserve">זה חמור מאוד. </w:t>
      </w:r>
    </w:p>
    <w:p w14:paraId="491E8A6D" w14:textId="77777777" w:rsidR="00000000" w:rsidRDefault="007C71EE">
      <w:pPr>
        <w:pStyle w:val="a"/>
        <w:rPr>
          <w:rFonts w:hint="cs"/>
          <w:rtl/>
        </w:rPr>
      </w:pPr>
    </w:p>
    <w:p w14:paraId="33B15004" w14:textId="77777777" w:rsidR="00000000" w:rsidRDefault="007C71EE">
      <w:pPr>
        <w:pStyle w:val="ac"/>
        <w:rPr>
          <w:rtl/>
        </w:rPr>
      </w:pPr>
      <w:r>
        <w:rPr>
          <w:rFonts w:hint="eastAsia"/>
          <w:rtl/>
        </w:rPr>
        <w:t>רומן</w:t>
      </w:r>
      <w:r>
        <w:rPr>
          <w:rtl/>
        </w:rPr>
        <w:t xml:space="preserve"> ברונפמן (מרצ):</w:t>
      </w:r>
    </w:p>
    <w:p w14:paraId="345769D1" w14:textId="77777777" w:rsidR="00000000" w:rsidRDefault="007C71EE">
      <w:pPr>
        <w:pStyle w:val="a"/>
        <w:rPr>
          <w:rFonts w:hint="cs"/>
          <w:rtl/>
        </w:rPr>
      </w:pPr>
    </w:p>
    <w:p w14:paraId="188351E4" w14:textId="77777777" w:rsidR="00000000" w:rsidRDefault="007C71EE">
      <w:pPr>
        <w:pStyle w:val="a"/>
        <w:rPr>
          <w:rFonts w:hint="cs"/>
          <w:rtl/>
        </w:rPr>
      </w:pPr>
      <w:r>
        <w:rPr>
          <w:rFonts w:hint="cs"/>
          <w:rtl/>
        </w:rPr>
        <w:t xml:space="preserve">עוד לא היה דבר כזה. </w:t>
      </w:r>
    </w:p>
    <w:p w14:paraId="00E95EF0" w14:textId="77777777" w:rsidR="00000000" w:rsidRDefault="007C71EE">
      <w:pPr>
        <w:pStyle w:val="a"/>
        <w:rPr>
          <w:rFonts w:hint="cs"/>
          <w:rtl/>
        </w:rPr>
      </w:pPr>
    </w:p>
    <w:p w14:paraId="13EBDF21" w14:textId="77777777" w:rsidR="00000000" w:rsidRDefault="007C71EE">
      <w:pPr>
        <w:pStyle w:val="ad"/>
        <w:rPr>
          <w:rtl/>
        </w:rPr>
      </w:pPr>
      <w:r>
        <w:rPr>
          <w:rtl/>
        </w:rPr>
        <w:t>היו"ר ראובן ריבלין:</w:t>
      </w:r>
    </w:p>
    <w:p w14:paraId="5ADBA278" w14:textId="77777777" w:rsidR="00000000" w:rsidRDefault="007C71EE">
      <w:pPr>
        <w:pStyle w:val="a"/>
        <w:rPr>
          <w:rtl/>
        </w:rPr>
      </w:pPr>
    </w:p>
    <w:p w14:paraId="36F4C4C0" w14:textId="77777777" w:rsidR="00000000" w:rsidRDefault="007C71EE">
      <w:pPr>
        <w:pStyle w:val="a"/>
        <w:rPr>
          <w:rFonts w:hint="cs"/>
          <w:rtl/>
        </w:rPr>
      </w:pPr>
      <w:r>
        <w:rPr>
          <w:rFonts w:hint="cs"/>
          <w:rtl/>
        </w:rPr>
        <w:t>חב</w:t>
      </w:r>
      <w:r>
        <w:rPr>
          <w:rFonts w:hint="cs"/>
          <w:rtl/>
        </w:rPr>
        <w:t>ר הכנסת ארדן -  אני מבקש מכולם לשמור על השקט. אדוני הסדרן, אדוני הסדרן, תפנה את תשומת לבו של חבר הכנסת ארדן שאני קורא לו. חבר הכנסת ארדן, האם אדוני היה כאן בזמן שתי ההצבעות האחרונות?</w:t>
      </w:r>
    </w:p>
    <w:p w14:paraId="672CD22A" w14:textId="77777777" w:rsidR="00000000" w:rsidRDefault="007C71EE">
      <w:pPr>
        <w:pStyle w:val="a"/>
        <w:rPr>
          <w:rFonts w:hint="cs"/>
          <w:rtl/>
        </w:rPr>
      </w:pPr>
    </w:p>
    <w:p w14:paraId="3D877BFC" w14:textId="77777777" w:rsidR="00000000" w:rsidRDefault="007C71EE">
      <w:pPr>
        <w:pStyle w:val="ac"/>
        <w:rPr>
          <w:rtl/>
        </w:rPr>
      </w:pPr>
      <w:r>
        <w:rPr>
          <w:rtl/>
        </w:rPr>
        <w:t>גלעד ארדן (הליכוד):</w:t>
      </w:r>
    </w:p>
    <w:p w14:paraId="11AC4D83" w14:textId="77777777" w:rsidR="00000000" w:rsidRDefault="007C71EE">
      <w:pPr>
        <w:pStyle w:val="a"/>
        <w:rPr>
          <w:rtl/>
        </w:rPr>
      </w:pPr>
    </w:p>
    <w:p w14:paraId="1A2661B3" w14:textId="77777777" w:rsidR="00000000" w:rsidRDefault="007C71EE">
      <w:pPr>
        <w:pStyle w:val="a"/>
        <w:rPr>
          <w:rFonts w:hint="cs"/>
          <w:rtl/>
        </w:rPr>
      </w:pPr>
      <w:r>
        <w:rPr>
          <w:rFonts w:hint="cs"/>
          <w:rtl/>
        </w:rPr>
        <w:t>יצאתי ונכנסתי.</w:t>
      </w:r>
    </w:p>
    <w:p w14:paraId="4D7ED1F7" w14:textId="77777777" w:rsidR="00000000" w:rsidRDefault="007C71EE">
      <w:pPr>
        <w:pStyle w:val="a"/>
        <w:rPr>
          <w:rFonts w:hint="cs"/>
          <w:rtl/>
        </w:rPr>
      </w:pPr>
    </w:p>
    <w:p w14:paraId="1549C494" w14:textId="77777777" w:rsidR="00000000" w:rsidRDefault="007C71EE">
      <w:pPr>
        <w:pStyle w:val="ad"/>
        <w:rPr>
          <w:rtl/>
        </w:rPr>
      </w:pPr>
      <w:r>
        <w:rPr>
          <w:rtl/>
        </w:rPr>
        <w:t>היו"ר ראובן ריבלין:</w:t>
      </w:r>
    </w:p>
    <w:p w14:paraId="4A071F0F" w14:textId="77777777" w:rsidR="00000000" w:rsidRDefault="007C71EE">
      <w:pPr>
        <w:pStyle w:val="a"/>
        <w:rPr>
          <w:rtl/>
        </w:rPr>
      </w:pPr>
    </w:p>
    <w:p w14:paraId="0E3F4C42" w14:textId="77777777" w:rsidR="00000000" w:rsidRDefault="007C71EE">
      <w:pPr>
        <w:pStyle w:val="a"/>
        <w:rPr>
          <w:rFonts w:hint="cs"/>
          <w:rtl/>
        </w:rPr>
      </w:pPr>
      <w:r>
        <w:rPr>
          <w:rFonts w:hint="cs"/>
          <w:rtl/>
        </w:rPr>
        <w:t>האם הצבעת?</w:t>
      </w:r>
    </w:p>
    <w:p w14:paraId="2D5D303B" w14:textId="77777777" w:rsidR="00000000" w:rsidRDefault="007C71EE">
      <w:pPr>
        <w:pStyle w:val="a"/>
        <w:rPr>
          <w:rFonts w:hint="cs"/>
          <w:rtl/>
        </w:rPr>
      </w:pPr>
    </w:p>
    <w:p w14:paraId="6B10205F" w14:textId="77777777" w:rsidR="00000000" w:rsidRDefault="007C71EE">
      <w:pPr>
        <w:pStyle w:val="ac"/>
        <w:rPr>
          <w:rtl/>
        </w:rPr>
      </w:pPr>
      <w:r>
        <w:rPr>
          <w:rFonts w:hint="eastAsia"/>
          <w:rtl/>
        </w:rPr>
        <w:t>גל</w:t>
      </w:r>
      <w:r>
        <w:rPr>
          <w:rFonts w:hint="eastAsia"/>
          <w:rtl/>
        </w:rPr>
        <w:t>עד</w:t>
      </w:r>
      <w:r>
        <w:rPr>
          <w:rtl/>
        </w:rPr>
        <w:t xml:space="preserve"> ארדן (הליכוד):</w:t>
      </w:r>
    </w:p>
    <w:p w14:paraId="64B6CDA7" w14:textId="77777777" w:rsidR="00000000" w:rsidRDefault="007C71EE">
      <w:pPr>
        <w:pStyle w:val="a"/>
        <w:rPr>
          <w:rFonts w:hint="cs"/>
          <w:rtl/>
        </w:rPr>
      </w:pPr>
    </w:p>
    <w:p w14:paraId="53FC644C" w14:textId="77777777" w:rsidR="00000000" w:rsidRDefault="007C71EE">
      <w:pPr>
        <w:pStyle w:val="a"/>
        <w:rPr>
          <w:rFonts w:hint="cs"/>
          <w:rtl/>
        </w:rPr>
      </w:pPr>
      <w:r>
        <w:rPr>
          <w:rFonts w:hint="cs"/>
          <w:rtl/>
        </w:rPr>
        <w:t xml:space="preserve">לא. </w:t>
      </w:r>
    </w:p>
    <w:p w14:paraId="14A08F47" w14:textId="77777777" w:rsidR="00000000" w:rsidRDefault="007C71EE">
      <w:pPr>
        <w:pStyle w:val="a"/>
        <w:rPr>
          <w:rFonts w:hint="cs"/>
          <w:rtl/>
        </w:rPr>
      </w:pPr>
    </w:p>
    <w:p w14:paraId="6EA55E32" w14:textId="77777777" w:rsidR="00000000" w:rsidRDefault="007C71EE">
      <w:pPr>
        <w:pStyle w:val="ad"/>
        <w:rPr>
          <w:rtl/>
        </w:rPr>
      </w:pPr>
      <w:r>
        <w:rPr>
          <w:rtl/>
        </w:rPr>
        <w:t>היו"ר ראובן ריבלין:</w:t>
      </w:r>
    </w:p>
    <w:p w14:paraId="591BA856" w14:textId="77777777" w:rsidR="00000000" w:rsidRDefault="007C71EE">
      <w:pPr>
        <w:pStyle w:val="a"/>
        <w:rPr>
          <w:rtl/>
        </w:rPr>
      </w:pPr>
    </w:p>
    <w:p w14:paraId="1515D4F8" w14:textId="77777777" w:rsidR="00000000" w:rsidRDefault="007C71EE">
      <w:pPr>
        <w:pStyle w:val="a"/>
        <w:rPr>
          <w:rFonts w:hint="cs"/>
          <w:rtl/>
        </w:rPr>
      </w:pPr>
      <w:r>
        <w:rPr>
          <w:rFonts w:hint="cs"/>
          <w:rtl/>
        </w:rPr>
        <w:t>לא הצבעת. תודה רבה. רבותי חברי הכנסת - - -</w:t>
      </w:r>
    </w:p>
    <w:p w14:paraId="0197ECE3" w14:textId="77777777" w:rsidR="00000000" w:rsidRDefault="007C71EE">
      <w:pPr>
        <w:pStyle w:val="a"/>
        <w:rPr>
          <w:rFonts w:hint="cs"/>
          <w:rtl/>
        </w:rPr>
      </w:pPr>
    </w:p>
    <w:p w14:paraId="3C677C2F" w14:textId="77777777" w:rsidR="00000000" w:rsidRDefault="007C71EE">
      <w:pPr>
        <w:pStyle w:val="SpeakerCon"/>
        <w:rPr>
          <w:rtl/>
        </w:rPr>
      </w:pPr>
      <w:bookmarkStart w:id="2525" w:name="FS000001065T29_05_2003_00_20_54"/>
      <w:bookmarkStart w:id="2526" w:name="FS000001065T29_05_2003_00_21_00C"/>
      <w:bookmarkEnd w:id="2525"/>
      <w:bookmarkEnd w:id="2526"/>
      <w:r>
        <w:rPr>
          <w:rtl/>
        </w:rPr>
        <w:t>חיים אורון (מרצ):</w:t>
      </w:r>
    </w:p>
    <w:p w14:paraId="6913E7FF" w14:textId="77777777" w:rsidR="00000000" w:rsidRDefault="007C71EE">
      <w:pPr>
        <w:pStyle w:val="a"/>
        <w:rPr>
          <w:rtl/>
        </w:rPr>
      </w:pPr>
    </w:p>
    <w:p w14:paraId="3BB80D89" w14:textId="77777777" w:rsidR="00000000" w:rsidRDefault="007C71EE">
      <w:pPr>
        <w:pStyle w:val="a"/>
        <w:rPr>
          <w:rFonts w:hint="cs"/>
          <w:rtl/>
        </w:rPr>
      </w:pPr>
      <w:r>
        <w:rPr>
          <w:rFonts w:hint="cs"/>
          <w:rtl/>
        </w:rPr>
        <w:t>אדוני היושב-ראש - - -</w:t>
      </w:r>
    </w:p>
    <w:p w14:paraId="1EEC09D4" w14:textId="77777777" w:rsidR="00000000" w:rsidRDefault="007C71EE">
      <w:pPr>
        <w:pStyle w:val="a"/>
        <w:rPr>
          <w:rFonts w:hint="cs"/>
          <w:rtl/>
        </w:rPr>
      </w:pPr>
    </w:p>
    <w:p w14:paraId="6041C150" w14:textId="77777777" w:rsidR="00000000" w:rsidRDefault="007C71EE">
      <w:pPr>
        <w:pStyle w:val="ac"/>
        <w:rPr>
          <w:rtl/>
        </w:rPr>
      </w:pPr>
      <w:r>
        <w:rPr>
          <w:rFonts w:hint="eastAsia"/>
          <w:rtl/>
        </w:rPr>
        <w:t>רומן</w:t>
      </w:r>
      <w:r>
        <w:rPr>
          <w:rtl/>
        </w:rPr>
        <w:t xml:space="preserve"> ברונפמן (מרצ):</w:t>
      </w:r>
    </w:p>
    <w:p w14:paraId="55A1F5D9" w14:textId="77777777" w:rsidR="00000000" w:rsidRDefault="007C71EE">
      <w:pPr>
        <w:pStyle w:val="a"/>
        <w:rPr>
          <w:rFonts w:hint="cs"/>
          <w:rtl/>
        </w:rPr>
      </w:pPr>
    </w:p>
    <w:p w14:paraId="4161733A" w14:textId="77777777" w:rsidR="00000000" w:rsidRDefault="007C71EE">
      <w:pPr>
        <w:pStyle w:val="a"/>
        <w:rPr>
          <w:rFonts w:hint="cs"/>
          <w:rtl/>
        </w:rPr>
      </w:pPr>
      <w:r>
        <w:rPr>
          <w:rFonts w:hint="cs"/>
          <w:rtl/>
        </w:rPr>
        <w:t>מי עשה את זה? מי עשה את זה? - - -</w:t>
      </w:r>
    </w:p>
    <w:p w14:paraId="528E5967" w14:textId="77777777" w:rsidR="00000000" w:rsidRDefault="007C71EE">
      <w:pPr>
        <w:pStyle w:val="a"/>
        <w:rPr>
          <w:rFonts w:hint="cs"/>
          <w:rtl/>
        </w:rPr>
      </w:pPr>
    </w:p>
    <w:p w14:paraId="3A089C62" w14:textId="77777777" w:rsidR="00000000" w:rsidRDefault="007C71EE">
      <w:pPr>
        <w:pStyle w:val="ac"/>
        <w:rPr>
          <w:rtl/>
        </w:rPr>
      </w:pPr>
      <w:r>
        <w:rPr>
          <w:rFonts w:hint="eastAsia"/>
          <w:rtl/>
        </w:rPr>
        <w:t>קריאות</w:t>
      </w:r>
      <w:r>
        <w:rPr>
          <w:rtl/>
        </w:rPr>
        <w:t>:</w:t>
      </w:r>
    </w:p>
    <w:p w14:paraId="77643EE1" w14:textId="77777777" w:rsidR="00000000" w:rsidRDefault="007C71EE">
      <w:pPr>
        <w:pStyle w:val="a"/>
        <w:rPr>
          <w:rFonts w:hint="cs"/>
          <w:rtl/>
        </w:rPr>
      </w:pPr>
    </w:p>
    <w:p w14:paraId="5BCD316D" w14:textId="77777777" w:rsidR="00000000" w:rsidRDefault="007C71EE">
      <w:pPr>
        <w:pStyle w:val="a"/>
        <w:rPr>
          <w:rFonts w:hint="cs"/>
          <w:rtl/>
        </w:rPr>
      </w:pPr>
      <w:r>
        <w:rPr>
          <w:rFonts w:hint="cs"/>
          <w:rtl/>
        </w:rPr>
        <w:t>- - -</w:t>
      </w:r>
    </w:p>
    <w:p w14:paraId="69EE0DD1" w14:textId="77777777" w:rsidR="00000000" w:rsidRDefault="007C71EE">
      <w:pPr>
        <w:pStyle w:val="a"/>
        <w:rPr>
          <w:rFonts w:hint="cs"/>
          <w:rtl/>
        </w:rPr>
      </w:pPr>
    </w:p>
    <w:p w14:paraId="6C95085A" w14:textId="77777777" w:rsidR="00000000" w:rsidRDefault="007C71EE">
      <w:pPr>
        <w:pStyle w:val="ad"/>
        <w:rPr>
          <w:rtl/>
        </w:rPr>
      </w:pPr>
      <w:r>
        <w:rPr>
          <w:rtl/>
        </w:rPr>
        <w:t>היו"ר ראובן ריבלין:</w:t>
      </w:r>
    </w:p>
    <w:p w14:paraId="2C6E6772" w14:textId="77777777" w:rsidR="00000000" w:rsidRDefault="007C71EE">
      <w:pPr>
        <w:pStyle w:val="a"/>
        <w:rPr>
          <w:rtl/>
        </w:rPr>
      </w:pPr>
    </w:p>
    <w:p w14:paraId="228358E8" w14:textId="77777777" w:rsidR="00000000" w:rsidRDefault="007C71EE">
      <w:pPr>
        <w:pStyle w:val="a"/>
        <w:rPr>
          <w:rFonts w:hint="cs"/>
          <w:rtl/>
        </w:rPr>
      </w:pPr>
      <w:r>
        <w:rPr>
          <w:rFonts w:hint="cs"/>
          <w:rtl/>
        </w:rPr>
        <w:t>רבותי חברי הכנסת, רבותי חברי הכ</w:t>
      </w:r>
      <w:r>
        <w:rPr>
          <w:rFonts w:hint="cs"/>
          <w:rtl/>
        </w:rPr>
        <w:t xml:space="preserve">נסת. שמעתי מה שאמרתם. רבותי, האם היה מישהו שהצביע במקום חבר הכנסת ארדן, בטעות או שלא בטעות? האם היה מישהו? לא. שמעתי. או.קיי., רבותי, שמעתי. </w:t>
      </w:r>
    </w:p>
    <w:p w14:paraId="23F6839D" w14:textId="77777777" w:rsidR="00000000" w:rsidRDefault="007C71EE">
      <w:pPr>
        <w:pStyle w:val="a"/>
        <w:rPr>
          <w:rFonts w:hint="cs"/>
          <w:rtl/>
        </w:rPr>
      </w:pPr>
    </w:p>
    <w:p w14:paraId="4323F4E1" w14:textId="77777777" w:rsidR="00000000" w:rsidRDefault="007C71EE">
      <w:pPr>
        <w:pStyle w:val="ac"/>
        <w:rPr>
          <w:rtl/>
        </w:rPr>
      </w:pPr>
      <w:r>
        <w:rPr>
          <w:rFonts w:hint="eastAsia"/>
          <w:rtl/>
        </w:rPr>
        <w:t>אברהם</w:t>
      </w:r>
      <w:r>
        <w:rPr>
          <w:rtl/>
        </w:rPr>
        <w:t xml:space="preserve"> בורג (העבודה-מימד):</w:t>
      </w:r>
    </w:p>
    <w:p w14:paraId="55762338" w14:textId="77777777" w:rsidR="00000000" w:rsidRDefault="007C71EE">
      <w:pPr>
        <w:pStyle w:val="a"/>
        <w:rPr>
          <w:rFonts w:hint="cs"/>
          <w:rtl/>
        </w:rPr>
      </w:pPr>
    </w:p>
    <w:p w14:paraId="30320020" w14:textId="77777777" w:rsidR="00000000" w:rsidRDefault="007C71EE">
      <w:pPr>
        <w:pStyle w:val="a"/>
        <w:rPr>
          <w:rFonts w:hint="cs"/>
          <w:rtl/>
        </w:rPr>
      </w:pPr>
      <w:r>
        <w:rPr>
          <w:rFonts w:hint="cs"/>
          <w:rtl/>
        </w:rPr>
        <w:t>- - -</w:t>
      </w:r>
    </w:p>
    <w:p w14:paraId="093B8ADE" w14:textId="77777777" w:rsidR="00000000" w:rsidRDefault="007C71EE">
      <w:pPr>
        <w:pStyle w:val="a"/>
        <w:rPr>
          <w:rFonts w:hint="cs"/>
          <w:rtl/>
        </w:rPr>
      </w:pPr>
    </w:p>
    <w:p w14:paraId="4C4B25D0" w14:textId="77777777" w:rsidR="00000000" w:rsidRDefault="007C71EE">
      <w:pPr>
        <w:pStyle w:val="ad"/>
        <w:rPr>
          <w:rtl/>
        </w:rPr>
      </w:pPr>
      <w:r>
        <w:rPr>
          <w:rtl/>
        </w:rPr>
        <w:t>היו"ר ראובן ריבלין:</w:t>
      </w:r>
    </w:p>
    <w:p w14:paraId="79F67B1E" w14:textId="77777777" w:rsidR="00000000" w:rsidRDefault="007C71EE">
      <w:pPr>
        <w:pStyle w:val="a"/>
        <w:rPr>
          <w:rtl/>
        </w:rPr>
      </w:pPr>
    </w:p>
    <w:p w14:paraId="7FDE36F0" w14:textId="77777777" w:rsidR="00000000" w:rsidRDefault="007C71EE">
      <w:pPr>
        <w:pStyle w:val="a"/>
        <w:rPr>
          <w:rFonts w:hint="cs"/>
          <w:rtl/>
        </w:rPr>
      </w:pPr>
      <w:r>
        <w:rPr>
          <w:rFonts w:hint="cs"/>
          <w:rtl/>
        </w:rPr>
        <w:t>אדוני יושב-ראש הכנסת לשעבר, לא אתה התמנית להיות חוקר ולא א</w:t>
      </w:r>
      <w:r>
        <w:rPr>
          <w:rFonts w:hint="cs"/>
          <w:rtl/>
        </w:rPr>
        <w:t xml:space="preserve">ני. נבדוק את העניין. </w:t>
      </w:r>
    </w:p>
    <w:p w14:paraId="0AEE9DEF" w14:textId="77777777" w:rsidR="00000000" w:rsidRDefault="007C71EE">
      <w:pPr>
        <w:pStyle w:val="a"/>
        <w:rPr>
          <w:rFonts w:hint="cs"/>
          <w:rtl/>
        </w:rPr>
      </w:pPr>
    </w:p>
    <w:p w14:paraId="7F2DA054" w14:textId="77777777" w:rsidR="00000000" w:rsidRDefault="007C71EE">
      <w:pPr>
        <w:pStyle w:val="ac"/>
        <w:rPr>
          <w:rtl/>
        </w:rPr>
      </w:pPr>
      <w:r>
        <w:rPr>
          <w:rFonts w:hint="eastAsia"/>
          <w:rtl/>
        </w:rPr>
        <w:t>קריאות</w:t>
      </w:r>
      <w:r>
        <w:rPr>
          <w:rtl/>
        </w:rPr>
        <w:t>:</w:t>
      </w:r>
    </w:p>
    <w:p w14:paraId="146CB3CC" w14:textId="77777777" w:rsidR="00000000" w:rsidRDefault="007C71EE">
      <w:pPr>
        <w:pStyle w:val="a"/>
        <w:rPr>
          <w:rFonts w:hint="cs"/>
          <w:rtl/>
        </w:rPr>
      </w:pPr>
    </w:p>
    <w:p w14:paraId="293A6790" w14:textId="77777777" w:rsidR="00000000" w:rsidRDefault="007C71EE">
      <w:pPr>
        <w:pStyle w:val="a"/>
        <w:rPr>
          <w:rFonts w:hint="cs"/>
          <w:rtl/>
        </w:rPr>
      </w:pPr>
      <w:r>
        <w:rPr>
          <w:rFonts w:hint="cs"/>
          <w:rtl/>
        </w:rPr>
        <w:t>- - -</w:t>
      </w:r>
    </w:p>
    <w:p w14:paraId="40A3B99B" w14:textId="77777777" w:rsidR="00000000" w:rsidRDefault="007C71EE">
      <w:pPr>
        <w:pStyle w:val="a"/>
        <w:rPr>
          <w:rFonts w:hint="cs"/>
          <w:rtl/>
        </w:rPr>
      </w:pPr>
    </w:p>
    <w:p w14:paraId="64145549" w14:textId="77777777" w:rsidR="00000000" w:rsidRDefault="007C71EE">
      <w:pPr>
        <w:pStyle w:val="ad"/>
        <w:rPr>
          <w:rtl/>
        </w:rPr>
      </w:pPr>
      <w:r>
        <w:rPr>
          <w:rtl/>
        </w:rPr>
        <w:t>היו"ר ראובן ריבלין:</w:t>
      </w:r>
    </w:p>
    <w:p w14:paraId="7B18B386" w14:textId="77777777" w:rsidR="00000000" w:rsidRDefault="007C71EE">
      <w:pPr>
        <w:pStyle w:val="a"/>
        <w:rPr>
          <w:rtl/>
        </w:rPr>
      </w:pPr>
    </w:p>
    <w:p w14:paraId="7DAC0BFE" w14:textId="77777777" w:rsidR="00000000" w:rsidRDefault="007C71EE">
      <w:pPr>
        <w:pStyle w:val="a"/>
        <w:rPr>
          <w:rFonts w:hint="cs"/>
          <w:rtl/>
        </w:rPr>
      </w:pPr>
      <w:r>
        <w:rPr>
          <w:rFonts w:hint="cs"/>
          <w:rtl/>
        </w:rPr>
        <w:t xml:space="preserve">שקט, שקט. שב כעת. החומרה היא מספיקה, לא צריך להוסיף. חבר הכנסת אורון, בבקשה. </w:t>
      </w:r>
    </w:p>
    <w:p w14:paraId="4C551A44" w14:textId="77777777" w:rsidR="00000000" w:rsidRDefault="007C71EE">
      <w:pPr>
        <w:pStyle w:val="a"/>
        <w:rPr>
          <w:rFonts w:hint="cs"/>
          <w:rtl/>
        </w:rPr>
      </w:pPr>
    </w:p>
    <w:p w14:paraId="77DD7A71" w14:textId="77777777" w:rsidR="00000000" w:rsidRDefault="007C71EE">
      <w:pPr>
        <w:pStyle w:val="SpeakerCon"/>
        <w:rPr>
          <w:rtl/>
        </w:rPr>
      </w:pPr>
      <w:bookmarkStart w:id="2527" w:name="FS000001065T29_05_2003_00_24_40C"/>
      <w:bookmarkEnd w:id="2527"/>
      <w:r>
        <w:rPr>
          <w:rtl/>
        </w:rPr>
        <w:t>חיים אורון (מרצ):</w:t>
      </w:r>
    </w:p>
    <w:p w14:paraId="06AF35CB" w14:textId="77777777" w:rsidR="00000000" w:rsidRDefault="007C71EE">
      <w:pPr>
        <w:pStyle w:val="a"/>
        <w:rPr>
          <w:rtl/>
        </w:rPr>
      </w:pPr>
    </w:p>
    <w:p w14:paraId="0AAF603A" w14:textId="77777777" w:rsidR="00000000" w:rsidRDefault="007C71EE">
      <w:pPr>
        <w:pStyle w:val="a"/>
        <w:rPr>
          <w:rFonts w:hint="cs"/>
          <w:rtl/>
        </w:rPr>
      </w:pPr>
      <w:r>
        <w:rPr>
          <w:rFonts w:hint="cs"/>
          <w:rtl/>
        </w:rPr>
        <w:t>אדוני היושב-ראש, אדוני היושב-ראש, אני אומר שבמהלך הערב הזה - ואני יודע שאני הולך לומר משפט קשה, אב</w:t>
      </w:r>
      <w:r>
        <w:rPr>
          <w:rFonts w:hint="cs"/>
          <w:rtl/>
        </w:rPr>
        <w:t xml:space="preserve">ל אני אומר אותו באחריות מלאה: במהלך הערב הזה לפחות פעם אחת נוספת חשבנו שיש הצבעה שלא כדין. לא יכולנו להגיד בביטחון גמור שאומנם זה קרה. אני חושב שזהו שפל שהכנסת יורדת אליו, שלא היה כמותו. </w:t>
      </w:r>
    </w:p>
    <w:p w14:paraId="050B3C62" w14:textId="77777777" w:rsidR="00000000" w:rsidRDefault="007C71EE">
      <w:pPr>
        <w:pStyle w:val="a"/>
        <w:rPr>
          <w:rFonts w:hint="cs"/>
          <w:rtl/>
        </w:rPr>
      </w:pPr>
    </w:p>
    <w:p w14:paraId="1B182EA1" w14:textId="77777777" w:rsidR="00000000" w:rsidRDefault="007C71EE">
      <w:pPr>
        <w:pStyle w:val="ad"/>
        <w:rPr>
          <w:rtl/>
        </w:rPr>
      </w:pPr>
      <w:r>
        <w:rPr>
          <w:rtl/>
        </w:rPr>
        <w:t>היו"ר ראובן ריבלין:</w:t>
      </w:r>
    </w:p>
    <w:p w14:paraId="09C1A4B8" w14:textId="77777777" w:rsidR="00000000" w:rsidRDefault="007C71EE">
      <w:pPr>
        <w:pStyle w:val="a"/>
        <w:rPr>
          <w:rtl/>
        </w:rPr>
      </w:pPr>
    </w:p>
    <w:p w14:paraId="64D8CC3B" w14:textId="77777777" w:rsidR="00000000" w:rsidRDefault="007C71EE">
      <w:pPr>
        <w:pStyle w:val="a"/>
        <w:rPr>
          <w:rFonts w:hint="cs"/>
          <w:rtl/>
        </w:rPr>
      </w:pPr>
      <w:r>
        <w:rPr>
          <w:rFonts w:hint="cs"/>
          <w:rtl/>
        </w:rPr>
        <w:t>תודה.</w:t>
      </w:r>
    </w:p>
    <w:p w14:paraId="6C1FE5C6" w14:textId="77777777" w:rsidR="00000000" w:rsidRDefault="007C71EE">
      <w:pPr>
        <w:pStyle w:val="a"/>
        <w:rPr>
          <w:rFonts w:hint="cs"/>
          <w:rtl/>
        </w:rPr>
      </w:pPr>
    </w:p>
    <w:p w14:paraId="1EBEBDD0" w14:textId="77777777" w:rsidR="00000000" w:rsidRDefault="007C71EE">
      <w:pPr>
        <w:pStyle w:val="SpeakerCon"/>
        <w:rPr>
          <w:rtl/>
        </w:rPr>
      </w:pPr>
      <w:bookmarkStart w:id="2528" w:name="FS000001065T29_05_2003_00_26_58C"/>
      <w:bookmarkEnd w:id="2528"/>
      <w:r>
        <w:rPr>
          <w:rtl/>
        </w:rPr>
        <w:t>חיים אורון (מרצ):</w:t>
      </w:r>
    </w:p>
    <w:p w14:paraId="1684A929" w14:textId="77777777" w:rsidR="00000000" w:rsidRDefault="007C71EE">
      <w:pPr>
        <w:pStyle w:val="a"/>
        <w:rPr>
          <w:rtl/>
        </w:rPr>
      </w:pPr>
    </w:p>
    <w:p w14:paraId="7A5A4024" w14:textId="77777777" w:rsidR="00000000" w:rsidRDefault="007C71EE">
      <w:pPr>
        <w:pStyle w:val="a"/>
        <w:rPr>
          <w:rFonts w:hint="cs"/>
          <w:rtl/>
        </w:rPr>
      </w:pPr>
      <w:r>
        <w:rPr>
          <w:rFonts w:hint="cs"/>
          <w:rtl/>
        </w:rPr>
        <w:t>רגע. דקה. בכלל אפשרי</w:t>
      </w:r>
      <w:r>
        <w:rPr>
          <w:rFonts w:hint="cs"/>
          <w:rtl/>
        </w:rPr>
        <w:t xml:space="preserve"> שכל ההצבעות שהתנהלו מאז חזרנו לדיון הזה, צריך לראות אותן כפסולות, להצביע אותן מחדש, וזה הדבר הקל כי הרי הרוב מובטח. אני חושב, אני חושב - - -</w:t>
      </w:r>
    </w:p>
    <w:p w14:paraId="735B9265" w14:textId="77777777" w:rsidR="00000000" w:rsidRDefault="007C71EE">
      <w:pPr>
        <w:pStyle w:val="a"/>
        <w:rPr>
          <w:rFonts w:hint="cs"/>
          <w:rtl/>
        </w:rPr>
      </w:pPr>
    </w:p>
    <w:p w14:paraId="1B0C2D7F" w14:textId="77777777" w:rsidR="00000000" w:rsidRDefault="007C71EE">
      <w:pPr>
        <w:pStyle w:val="ad"/>
        <w:rPr>
          <w:rtl/>
        </w:rPr>
      </w:pPr>
      <w:r>
        <w:rPr>
          <w:rtl/>
        </w:rPr>
        <w:t>היו"ר ראובן ריבלין:</w:t>
      </w:r>
    </w:p>
    <w:p w14:paraId="3D3A1DE7" w14:textId="77777777" w:rsidR="00000000" w:rsidRDefault="007C71EE">
      <w:pPr>
        <w:pStyle w:val="a"/>
        <w:rPr>
          <w:rtl/>
        </w:rPr>
      </w:pPr>
    </w:p>
    <w:p w14:paraId="799A0CAB" w14:textId="77777777" w:rsidR="00000000" w:rsidRDefault="007C71EE">
      <w:pPr>
        <w:pStyle w:val="a"/>
        <w:rPr>
          <w:rFonts w:hint="cs"/>
          <w:rtl/>
        </w:rPr>
      </w:pPr>
      <w:r>
        <w:rPr>
          <w:rFonts w:hint="cs"/>
          <w:rtl/>
        </w:rPr>
        <w:t>הבנתי. תודה. נא לסיים.</w:t>
      </w:r>
    </w:p>
    <w:p w14:paraId="25E4EF96" w14:textId="77777777" w:rsidR="00000000" w:rsidRDefault="007C71EE">
      <w:pPr>
        <w:pStyle w:val="ac"/>
        <w:rPr>
          <w:rFonts w:hint="cs"/>
          <w:rtl/>
        </w:rPr>
      </w:pPr>
    </w:p>
    <w:p w14:paraId="5AC823E2" w14:textId="77777777" w:rsidR="00000000" w:rsidRDefault="007C71EE">
      <w:pPr>
        <w:pStyle w:val="ac"/>
        <w:rPr>
          <w:rtl/>
        </w:rPr>
      </w:pPr>
      <w:r>
        <w:rPr>
          <w:rFonts w:hint="eastAsia"/>
          <w:rtl/>
        </w:rPr>
        <w:t>רומן</w:t>
      </w:r>
      <w:r>
        <w:rPr>
          <w:rtl/>
        </w:rPr>
        <w:t xml:space="preserve"> ברונפמן (מרצ):</w:t>
      </w:r>
    </w:p>
    <w:p w14:paraId="4B157F80" w14:textId="77777777" w:rsidR="00000000" w:rsidRDefault="007C71EE">
      <w:pPr>
        <w:pStyle w:val="a"/>
        <w:rPr>
          <w:rFonts w:hint="cs"/>
          <w:rtl/>
        </w:rPr>
      </w:pPr>
    </w:p>
    <w:p w14:paraId="12C928A5" w14:textId="77777777" w:rsidR="00000000" w:rsidRDefault="007C71EE">
      <w:pPr>
        <w:pStyle w:val="a"/>
        <w:rPr>
          <w:rFonts w:hint="cs"/>
          <w:rtl/>
        </w:rPr>
      </w:pPr>
      <w:r>
        <w:rPr>
          <w:rFonts w:hint="cs"/>
          <w:rtl/>
        </w:rPr>
        <w:t>מה זה בכלל קשור להצבעות? מה זה בכלל קשור להצבעו</w:t>
      </w:r>
      <w:r>
        <w:rPr>
          <w:rFonts w:hint="cs"/>
          <w:rtl/>
        </w:rPr>
        <w:t>ת? זו הנורמה? לזה אתה נותן יד?</w:t>
      </w:r>
    </w:p>
    <w:p w14:paraId="4A28FEEF" w14:textId="77777777" w:rsidR="00000000" w:rsidRDefault="007C71EE">
      <w:pPr>
        <w:pStyle w:val="a"/>
        <w:rPr>
          <w:rFonts w:hint="cs"/>
          <w:rtl/>
        </w:rPr>
      </w:pPr>
    </w:p>
    <w:p w14:paraId="21C8EB1F" w14:textId="77777777" w:rsidR="00000000" w:rsidRDefault="007C71EE">
      <w:pPr>
        <w:pStyle w:val="ac"/>
        <w:rPr>
          <w:rtl/>
        </w:rPr>
      </w:pPr>
      <w:r>
        <w:rPr>
          <w:rFonts w:hint="eastAsia"/>
          <w:rtl/>
        </w:rPr>
        <w:t>אופיר</w:t>
      </w:r>
      <w:r>
        <w:rPr>
          <w:rtl/>
        </w:rPr>
        <w:t xml:space="preserve"> פינס-פז (העבודה-מימד):</w:t>
      </w:r>
    </w:p>
    <w:p w14:paraId="33F0C500" w14:textId="77777777" w:rsidR="00000000" w:rsidRDefault="007C71EE">
      <w:pPr>
        <w:pStyle w:val="a"/>
        <w:rPr>
          <w:rFonts w:hint="cs"/>
          <w:rtl/>
        </w:rPr>
      </w:pPr>
    </w:p>
    <w:p w14:paraId="36C26871" w14:textId="77777777" w:rsidR="00000000" w:rsidRDefault="007C71EE">
      <w:pPr>
        <w:pStyle w:val="a"/>
        <w:rPr>
          <w:rFonts w:hint="cs"/>
          <w:rtl/>
        </w:rPr>
      </w:pPr>
      <w:r>
        <w:rPr>
          <w:rFonts w:hint="cs"/>
          <w:rtl/>
        </w:rPr>
        <w:t>מה זה? מרכז הליכוד פה?</w:t>
      </w:r>
    </w:p>
    <w:p w14:paraId="5B2D8FEA" w14:textId="77777777" w:rsidR="00000000" w:rsidRDefault="007C71EE">
      <w:pPr>
        <w:pStyle w:val="a"/>
        <w:rPr>
          <w:rFonts w:hint="cs"/>
          <w:rtl/>
        </w:rPr>
      </w:pPr>
    </w:p>
    <w:p w14:paraId="7DF6EE2E" w14:textId="77777777" w:rsidR="00000000" w:rsidRDefault="007C71EE">
      <w:pPr>
        <w:pStyle w:val="ac"/>
        <w:rPr>
          <w:rtl/>
        </w:rPr>
      </w:pPr>
      <w:r>
        <w:rPr>
          <w:rFonts w:hint="eastAsia"/>
          <w:rtl/>
        </w:rPr>
        <w:t>קריאות</w:t>
      </w:r>
      <w:r>
        <w:rPr>
          <w:rtl/>
        </w:rPr>
        <w:t>:</w:t>
      </w:r>
    </w:p>
    <w:p w14:paraId="051C4351" w14:textId="77777777" w:rsidR="00000000" w:rsidRDefault="007C71EE">
      <w:pPr>
        <w:pStyle w:val="a"/>
        <w:rPr>
          <w:rFonts w:hint="cs"/>
          <w:rtl/>
        </w:rPr>
      </w:pPr>
    </w:p>
    <w:p w14:paraId="284F1D6B" w14:textId="77777777" w:rsidR="00000000" w:rsidRDefault="007C71EE">
      <w:pPr>
        <w:pStyle w:val="a"/>
        <w:rPr>
          <w:rFonts w:hint="cs"/>
          <w:rtl/>
        </w:rPr>
      </w:pPr>
      <w:r>
        <w:rPr>
          <w:rFonts w:hint="cs"/>
          <w:rtl/>
        </w:rPr>
        <w:t>- - -</w:t>
      </w:r>
    </w:p>
    <w:p w14:paraId="7E28650A" w14:textId="77777777" w:rsidR="00000000" w:rsidRDefault="007C71EE">
      <w:pPr>
        <w:pStyle w:val="a"/>
        <w:rPr>
          <w:rFonts w:hint="cs"/>
          <w:rtl/>
        </w:rPr>
      </w:pPr>
    </w:p>
    <w:p w14:paraId="6EB9224C" w14:textId="77777777" w:rsidR="00000000" w:rsidRDefault="007C71EE">
      <w:pPr>
        <w:pStyle w:val="ac"/>
        <w:rPr>
          <w:rtl/>
        </w:rPr>
      </w:pPr>
      <w:r>
        <w:rPr>
          <w:rFonts w:hint="eastAsia"/>
          <w:rtl/>
        </w:rPr>
        <w:t>אופיר</w:t>
      </w:r>
      <w:r>
        <w:rPr>
          <w:rtl/>
        </w:rPr>
        <w:t xml:space="preserve"> פינס-פז (העבודה-מימד):</w:t>
      </w:r>
    </w:p>
    <w:p w14:paraId="4F65AC94" w14:textId="77777777" w:rsidR="00000000" w:rsidRDefault="007C71EE">
      <w:pPr>
        <w:pStyle w:val="a"/>
        <w:rPr>
          <w:rFonts w:hint="cs"/>
          <w:rtl/>
        </w:rPr>
      </w:pPr>
    </w:p>
    <w:p w14:paraId="0A9A840F" w14:textId="77777777" w:rsidR="00000000" w:rsidRDefault="007C71EE">
      <w:pPr>
        <w:pStyle w:val="a"/>
        <w:rPr>
          <w:rFonts w:hint="cs"/>
          <w:rtl/>
        </w:rPr>
      </w:pPr>
      <w:r>
        <w:rPr>
          <w:rFonts w:hint="cs"/>
          <w:rtl/>
        </w:rPr>
        <w:t xml:space="preserve">זה לא מרכז הליכוד פה. </w:t>
      </w:r>
    </w:p>
    <w:p w14:paraId="64C8E234" w14:textId="77777777" w:rsidR="00000000" w:rsidRDefault="007C71EE">
      <w:pPr>
        <w:pStyle w:val="a"/>
        <w:rPr>
          <w:rFonts w:hint="cs"/>
          <w:rtl/>
        </w:rPr>
      </w:pPr>
    </w:p>
    <w:p w14:paraId="099ACBEC" w14:textId="77777777" w:rsidR="00000000" w:rsidRDefault="007C71EE">
      <w:pPr>
        <w:pStyle w:val="ad"/>
        <w:rPr>
          <w:rtl/>
        </w:rPr>
      </w:pPr>
      <w:r>
        <w:rPr>
          <w:rtl/>
        </w:rPr>
        <w:t>היו"ר ראובן ריבלין:</w:t>
      </w:r>
    </w:p>
    <w:p w14:paraId="128DC6D9" w14:textId="77777777" w:rsidR="00000000" w:rsidRDefault="007C71EE">
      <w:pPr>
        <w:pStyle w:val="a"/>
        <w:rPr>
          <w:rtl/>
        </w:rPr>
      </w:pPr>
    </w:p>
    <w:p w14:paraId="64122974" w14:textId="77777777" w:rsidR="00000000" w:rsidRDefault="007C71EE">
      <w:pPr>
        <w:pStyle w:val="a"/>
        <w:rPr>
          <w:rFonts w:hint="cs"/>
          <w:rtl/>
        </w:rPr>
      </w:pPr>
      <w:r>
        <w:rPr>
          <w:rFonts w:hint="cs"/>
          <w:rtl/>
        </w:rPr>
        <w:t>חבר הכנסת אורון, אתה מתבקש לסיים.</w:t>
      </w:r>
    </w:p>
    <w:p w14:paraId="27CD30F1" w14:textId="77777777" w:rsidR="00000000" w:rsidRDefault="007C71EE">
      <w:pPr>
        <w:pStyle w:val="a"/>
        <w:rPr>
          <w:rFonts w:hint="cs"/>
          <w:rtl/>
        </w:rPr>
      </w:pPr>
    </w:p>
    <w:p w14:paraId="05DB5350" w14:textId="77777777" w:rsidR="00000000" w:rsidRDefault="007C71EE">
      <w:pPr>
        <w:pStyle w:val="SpeakerCon"/>
        <w:rPr>
          <w:rtl/>
        </w:rPr>
      </w:pPr>
      <w:bookmarkStart w:id="2529" w:name="FS000001065T29_05_2003_00_29_51C"/>
      <w:bookmarkEnd w:id="2529"/>
      <w:r>
        <w:rPr>
          <w:rtl/>
        </w:rPr>
        <w:t>חיים אורון (מרצ):</w:t>
      </w:r>
    </w:p>
    <w:p w14:paraId="4A17DBA9" w14:textId="77777777" w:rsidR="00000000" w:rsidRDefault="007C71EE">
      <w:pPr>
        <w:pStyle w:val="a"/>
        <w:rPr>
          <w:rtl/>
        </w:rPr>
      </w:pPr>
    </w:p>
    <w:p w14:paraId="1052B3B2" w14:textId="77777777" w:rsidR="00000000" w:rsidRDefault="007C71EE">
      <w:pPr>
        <w:pStyle w:val="a"/>
        <w:rPr>
          <w:rFonts w:hint="cs"/>
          <w:rtl/>
        </w:rPr>
      </w:pPr>
      <w:r>
        <w:rPr>
          <w:rFonts w:hint="cs"/>
          <w:rtl/>
        </w:rPr>
        <w:t>אני מבקש - - -</w:t>
      </w:r>
    </w:p>
    <w:p w14:paraId="4FC46A36" w14:textId="77777777" w:rsidR="00000000" w:rsidRDefault="007C71EE">
      <w:pPr>
        <w:pStyle w:val="a"/>
        <w:rPr>
          <w:rFonts w:hint="cs"/>
          <w:rtl/>
        </w:rPr>
      </w:pPr>
    </w:p>
    <w:p w14:paraId="3D2B7C73" w14:textId="77777777" w:rsidR="00000000" w:rsidRDefault="007C71EE">
      <w:pPr>
        <w:pStyle w:val="ac"/>
        <w:rPr>
          <w:rtl/>
        </w:rPr>
      </w:pPr>
      <w:r>
        <w:rPr>
          <w:rFonts w:hint="eastAsia"/>
          <w:rtl/>
        </w:rPr>
        <w:t>רומן</w:t>
      </w:r>
      <w:r>
        <w:rPr>
          <w:rtl/>
        </w:rPr>
        <w:t xml:space="preserve"> ברונ</w:t>
      </w:r>
      <w:r>
        <w:rPr>
          <w:rtl/>
        </w:rPr>
        <w:t>פמן (מרצ):</w:t>
      </w:r>
    </w:p>
    <w:p w14:paraId="485211A8" w14:textId="77777777" w:rsidR="00000000" w:rsidRDefault="007C71EE">
      <w:pPr>
        <w:pStyle w:val="a"/>
        <w:rPr>
          <w:rFonts w:hint="cs"/>
          <w:rtl/>
        </w:rPr>
      </w:pPr>
    </w:p>
    <w:p w14:paraId="0F7C379F" w14:textId="77777777" w:rsidR="00000000" w:rsidRDefault="007C71EE">
      <w:pPr>
        <w:pStyle w:val="a"/>
        <w:rPr>
          <w:rFonts w:hint="cs"/>
          <w:rtl/>
        </w:rPr>
      </w:pPr>
      <w:r>
        <w:rPr>
          <w:rFonts w:hint="cs"/>
          <w:rtl/>
        </w:rPr>
        <w:t>- - -</w:t>
      </w:r>
    </w:p>
    <w:p w14:paraId="2B6E7D38" w14:textId="77777777" w:rsidR="00000000" w:rsidRDefault="007C71EE">
      <w:pPr>
        <w:pStyle w:val="a"/>
        <w:rPr>
          <w:rFonts w:hint="cs"/>
          <w:rtl/>
        </w:rPr>
      </w:pPr>
    </w:p>
    <w:p w14:paraId="48C6987F" w14:textId="77777777" w:rsidR="00000000" w:rsidRDefault="007C71EE">
      <w:pPr>
        <w:pStyle w:val="ad"/>
        <w:rPr>
          <w:rtl/>
        </w:rPr>
      </w:pPr>
      <w:r>
        <w:rPr>
          <w:rtl/>
        </w:rPr>
        <w:t>היו"ר ראובן ריבלין:</w:t>
      </w:r>
    </w:p>
    <w:p w14:paraId="05D52119" w14:textId="77777777" w:rsidR="00000000" w:rsidRDefault="007C71EE">
      <w:pPr>
        <w:pStyle w:val="a"/>
        <w:rPr>
          <w:rtl/>
        </w:rPr>
      </w:pPr>
    </w:p>
    <w:p w14:paraId="5C637134" w14:textId="77777777" w:rsidR="00000000" w:rsidRDefault="007C71EE">
      <w:pPr>
        <w:pStyle w:val="a"/>
        <w:rPr>
          <w:rFonts w:hint="cs"/>
          <w:rtl/>
        </w:rPr>
      </w:pPr>
      <w:r>
        <w:rPr>
          <w:rFonts w:hint="cs"/>
          <w:rtl/>
        </w:rPr>
        <w:t xml:space="preserve">אדוני הסדרן, נא להוציא את חבר הכנסת רומן ברונפמן מהאולם. נא להוציא את רומן ברונפמן מהאולם. נא להוציא אותו מהאולם. בבקשה, חבר הכנסת אורון. </w:t>
      </w:r>
    </w:p>
    <w:p w14:paraId="6DFACFC6" w14:textId="77777777" w:rsidR="00000000" w:rsidRDefault="007C71EE">
      <w:pPr>
        <w:pStyle w:val="a"/>
        <w:rPr>
          <w:rFonts w:hint="cs"/>
          <w:rtl/>
        </w:rPr>
      </w:pPr>
    </w:p>
    <w:p w14:paraId="4A01D0BF" w14:textId="77777777" w:rsidR="00000000" w:rsidRDefault="007C71EE">
      <w:pPr>
        <w:pStyle w:val="ac"/>
        <w:rPr>
          <w:rtl/>
        </w:rPr>
      </w:pPr>
      <w:r>
        <w:rPr>
          <w:rFonts w:hint="eastAsia"/>
          <w:rtl/>
        </w:rPr>
        <w:t>רומן</w:t>
      </w:r>
      <w:r>
        <w:rPr>
          <w:rtl/>
        </w:rPr>
        <w:t xml:space="preserve"> ברונפמן (מרצ):</w:t>
      </w:r>
    </w:p>
    <w:p w14:paraId="42B205EE" w14:textId="77777777" w:rsidR="00000000" w:rsidRDefault="007C71EE">
      <w:pPr>
        <w:pStyle w:val="a"/>
        <w:rPr>
          <w:rFonts w:hint="cs"/>
          <w:rtl/>
        </w:rPr>
      </w:pPr>
    </w:p>
    <w:p w14:paraId="429A4D6F" w14:textId="77777777" w:rsidR="00000000" w:rsidRDefault="007C71EE">
      <w:pPr>
        <w:pStyle w:val="a"/>
        <w:rPr>
          <w:rFonts w:hint="cs"/>
          <w:rtl/>
        </w:rPr>
      </w:pPr>
      <w:r>
        <w:rPr>
          <w:rFonts w:hint="cs"/>
          <w:rtl/>
        </w:rPr>
        <w:t xml:space="preserve">- - - זה מצחיק אותו. זה מצחיק אותו. מה אתה צוחק? - - - </w:t>
      </w:r>
      <w:r>
        <w:rPr>
          <w:rFonts w:hint="cs"/>
          <w:rtl/>
        </w:rPr>
        <w:t>חבר הכנסת רוני בר-און.</w:t>
      </w:r>
    </w:p>
    <w:p w14:paraId="34996A3A" w14:textId="77777777" w:rsidR="00000000" w:rsidRDefault="007C71EE">
      <w:pPr>
        <w:pStyle w:val="a"/>
        <w:rPr>
          <w:rFonts w:hint="cs"/>
          <w:rtl/>
        </w:rPr>
      </w:pPr>
    </w:p>
    <w:p w14:paraId="7C8CF0CF" w14:textId="77777777" w:rsidR="00000000" w:rsidRDefault="007C71EE">
      <w:pPr>
        <w:pStyle w:val="SpeakerCon"/>
        <w:rPr>
          <w:rtl/>
        </w:rPr>
      </w:pPr>
      <w:bookmarkStart w:id="2530" w:name="FS000001065T29_05_2003_00_31_45C"/>
      <w:bookmarkEnd w:id="2530"/>
      <w:r>
        <w:rPr>
          <w:rtl/>
        </w:rPr>
        <w:t>חיים אורון (מרצ):</w:t>
      </w:r>
    </w:p>
    <w:p w14:paraId="45FF28D0" w14:textId="77777777" w:rsidR="00000000" w:rsidRDefault="007C71EE">
      <w:pPr>
        <w:pStyle w:val="a"/>
        <w:rPr>
          <w:rtl/>
        </w:rPr>
      </w:pPr>
    </w:p>
    <w:p w14:paraId="68CD97E4" w14:textId="77777777" w:rsidR="00000000" w:rsidRDefault="007C71EE">
      <w:pPr>
        <w:pStyle w:val="a"/>
        <w:rPr>
          <w:rFonts w:hint="cs"/>
          <w:rtl/>
        </w:rPr>
      </w:pPr>
      <w:r>
        <w:rPr>
          <w:rFonts w:hint="cs"/>
          <w:rtl/>
        </w:rPr>
        <w:t>אדוני היושב-ראש, אני חושב שמתחייבת - - -</w:t>
      </w:r>
    </w:p>
    <w:p w14:paraId="3248E7FC" w14:textId="77777777" w:rsidR="00000000" w:rsidRDefault="007C71EE">
      <w:pPr>
        <w:pStyle w:val="a"/>
        <w:rPr>
          <w:rFonts w:hint="cs"/>
          <w:rtl/>
        </w:rPr>
      </w:pPr>
    </w:p>
    <w:p w14:paraId="31F88670" w14:textId="77777777" w:rsidR="00000000" w:rsidRDefault="007C71EE">
      <w:pPr>
        <w:pStyle w:val="ad"/>
        <w:rPr>
          <w:rtl/>
        </w:rPr>
      </w:pPr>
      <w:r>
        <w:rPr>
          <w:rtl/>
        </w:rPr>
        <w:t>היו"ר ראובן ריבלין:</w:t>
      </w:r>
    </w:p>
    <w:p w14:paraId="264A5300" w14:textId="77777777" w:rsidR="00000000" w:rsidRDefault="007C71EE">
      <w:pPr>
        <w:pStyle w:val="a"/>
        <w:rPr>
          <w:rtl/>
        </w:rPr>
      </w:pPr>
    </w:p>
    <w:p w14:paraId="0C5EF873" w14:textId="77777777" w:rsidR="00000000" w:rsidRDefault="007C71EE">
      <w:pPr>
        <w:pStyle w:val="a"/>
        <w:rPr>
          <w:rFonts w:hint="cs"/>
          <w:rtl/>
        </w:rPr>
      </w:pPr>
      <w:r>
        <w:rPr>
          <w:rFonts w:hint="cs"/>
          <w:rtl/>
        </w:rPr>
        <w:t xml:space="preserve">נא לצאת. נא להוציא את חבר הכנסת ברונפמן. בבקשה, חבר הכנסת אורון. </w:t>
      </w:r>
    </w:p>
    <w:p w14:paraId="326E1843" w14:textId="77777777" w:rsidR="00000000" w:rsidRDefault="007C71EE">
      <w:pPr>
        <w:pStyle w:val="ad"/>
        <w:rPr>
          <w:rFonts w:hint="cs"/>
          <w:rtl/>
        </w:rPr>
      </w:pPr>
    </w:p>
    <w:p w14:paraId="44A59CEE" w14:textId="77777777" w:rsidR="00000000" w:rsidRDefault="007C71EE">
      <w:pPr>
        <w:pStyle w:val="a"/>
        <w:rPr>
          <w:rFonts w:hint="cs"/>
          <w:rtl/>
        </w:rPr>
      </w:pPr>
      <w:r>
        <w:rPr>
          <w:rFonts w:hint="cs"/>
          <w:rtl/>
        </w:rPr>
        <w:t>(חבר הכנסת רומן ברונפמן יוצא מאולם המליאה.)</w:t>
      </w:r>
    </w:p>
    <w:p w14:paraId="20822117" w14:textId="77777777" w:rsidR="00000000" w:rsidRDefault="007C71EE">
      <w:pPr>
        <w:pStyle w:val="a"/>
        <w:rPr>
          <w:rFonts w:hint="cs"/>
          <w:rtl/>
        </w:rPr>
      </w:pPr>
    </w:p>
    <w:p w14:paraId="3B3C45E6" w14:textId="77777777" w:rsidR="00000000" w:rsidRDefault="007C71EE">
      <w:pPr>
        <w:pStyle w:val="SpeakerCon"/>
        <w:rPr>
          <w:rtl/>
        </w:rPr>
      </w:pPr>
      <w:bookmarkStart w:id="2531" w:name="FS000001065T29_05_2003_00_32_31C"/>
      <w:bookmarkEnd w:id="2531"/>
      <w:r>
        <w:rPr>
          <w:rtl/>
        </w:rPr>
        <w:t>חיים אורון (מרצ):</w:t>
      </w:r>
    </w:p>
    <w:p w14:paraId="12525A88" w14:textId="77777777" w:rsidR="00000000" w:rsidRDefault="007C71EE">
      <w:pPr>
        <w:pStyle w:val="a"/>
        <w:rPr>
          <w:rtl/>
        </w:rPr>
      </w:pPr>
    </w:p>
    <w:p w14:paraId="7C67BBF0" w14:textId="77777777" w:rsidR="00000000" w:rsidRDefault="007C71EE">
      <w:pPr>
        <w:pStyle w:val="a"/>
        <w:rPr>
          <w:rFonts w:hint="cs"/>
          <w:rtl/>
        </w:rPr>
      </w:pPr>
      <w:r>
        <w:rPr>
          <w:rFonts w:hint="cs"/>
          <w:rtl/>
        </w:rPr>
        <w:t>אני חושב שמתחייבת ת</w:t>
      </w:r>
      <w:r>
        <w:rPr>
          <w:rFonts w:hint="cs"/>
          <w:rtl/>
        </w:rPr>
        <w:t>גובה חריפה.</w:t>
      </w:r>
    </w:p>
    <w:p w14:paraId="32A1F0A8" w14:textId="77777777" w:rsidR="00000000" w:rsidRDefault="007C71EE">
      <w:pPr>
        <w:pStyle w:val="a"/>
        <w:rPr>
          <w:rFonts w:hint="cs"/>
          <w:rtl/>
        </w:rPr>
      </w:pPr>
    </w:p>
    <w:p w14:paraId="099A2A49" w14:textId="77777777" w:rsidR="00000000" w:rsidRDefault="007C71EE">
      <w:pPr>
        <w:pStyle w:val="ac"/>
        <w:rPr>
          <w:rtl/>
        </w:rPr>
      </w:pPr>
      <w:r>
        <w:rPr>
          <w:rFonts w:hint="eastAsia"/>
          <w:rtl/>
        </w:rPr>
        <w:t>אברהם</w:t>
      </w:r>
      <w:r>
        <w:rPr>
          <w:rtl/>
        </w:rPr>
        <w:t xml:space="preserve"> בורג (העבודה-מימד):</w:t>
      </w:r>
    </w:p>
    <w:p w14:paraId="7A54F068" w14:textId="77777777" w:rsidR="00000000" w:rsidRDefault="007C71EE">
      <w:pPr>
        <w:pStyle w:val="a"/>
        <w:rPr>
          <w:rFonts w:hint="cs"/>
          <w:rtl/>
        </w:rPr>
      </w:pPr>
    </w:p>
    <w:p w14:paraId="2797C756" w14:textId="77777777" w:rsidR="00000000" w:rsidRDefault="007C71EE">
      <w:pPr>
        <w:pStyle w:val="a"/>
        <w:rPr>
          <w:rFonts w:hint="cs"/>
          <w:rtl/>
        </w:rPr>
      </w:pPr>
      <w:r>
        <w:rPr>
          <w:rFonts w:hint="cs"/>
          <w:rtl/>
        </w:rPr>
        <w:t xml:space="preserve">אני לא מבין מה קורה פה. </w:t>
      </w:r>
    </w:p>
    <w:p w14:paraId="04C6E3F8" w14:textId="77777777" w:rsidR="00000000" w:rsidRDefault="007C71EE">
      <w:pPr>
        <w:pStyle w:val="ad"/>
        <w:rPr>
          <w:rFonts w:hint="cs"/>
          <w:rtl/>
        </w:rPr>
      </w:pPr>
    </w:p>
    <w:p w14:paraId="5D245DA2" w14:textId="77777777" w:rsidR="00000000" w:rsidRDefault="007C71EE">
      <w:pPr>
        <w:pStyle w:val="ad"/>
        <w:rPr>
          <w:rtl/>
        </w:rPr>
      </w:pPr>
      <w:r>
        <w:rPr>
          <w:rtl/>
        </w:rPr>
        <w:t>היו"ר ראובן ריבלין:</w:t>
      </w:r>
    </w:p>
    <w:p w14:paraId="57290710" w14:textId="77777777" w:rsidR="00000000" w:rsidRDefault="007C71EE">
      <w:pPr>
        <w:pStyle w:val="a"/>
        <w:rPr>
          <w:rtl/>
        </w:rPr>
      </w:pPr>
    </w:p>
    <w:p w14:paraId="5C00CA47" w14:textId="77777777" w:rsidR="00000000" w:rsidRDefault="007C71EE">
      <w:pPr>
        <w:pStyle w:val="a"/>
        <w:rPr>
          <w:rFonts w:hint="cs"/>
          <w:rtl/>
        </w:rPr>
      </w:pPr>
      <w:r>
        <w:rPr>
          <w:rFonts w:hint="cs"/>
          <w:rtl/>
        </w:rPr>
        <w:t xml:space="preserve">בבקשה, חבר הכנסת אורון. </w:t>
      </w:r>
    </w:p>
    <w:p w14:paraId="255CDAFD" w14:textId="77777777" w:rsidR="00000000" w:rsidRDefault="007C71EE">
      <w:pPr>
        <w:pStyle w:val="a"/>
        <w:rPr>
          <w:rFonts w:hint="cs"/>
          <w:rtl/>
        </w:rPr>
      </w:pPr>
    </w:p>
    <w:p w14:paraId="7649E38A" w14:textId="77777777" w:rsidR="00000000" w:rsidRDefault="007C71EE">
      <w:pPr>
        <w:pStyle w:val="ac"/>
        <w:rPr>
          <w:rtl/>
        </w:rPr>
      </w:pPr>
      <w:r>
        <w:rPr>
          <w:rtl/>
        </w:rPr>
        <w:t>קריאות:</w:t>
      </w:r>
    </w:p>
    <w:p w14:paraId="0BAB17DA" w14:textId="77777777" w:rsidR="00000000" w:rsidRDefault="007C71EE">
      <w:pPr>
        <w:pStyle w:val="a"/>
        <w:rPr>
          <w:rtl/>
        </w:rPr>
      </w:pPr>
    </w:p>
    <w:p w14:paraId="3DBEBD45" w14:textId="77777777" w:rsidR="00000000" w:rsidRDefault="007C71EE">
      <w:pPr>
        <w:pStyle w:val="a"/>
        <w:rPr>
          <w:rFonts w:hint="cs"/>
          <w:rtl/>
        </w:rPr>
      </w:pPr>
      <w:r>
        <w:rPr>
          <w:rFonts w:hint="cs"/>
          <w:rtl/>
        </w:rPr>
        <w:t>- - -</w:t>
      </w:r>
    </w:p>
    <w:p w14:paraId="596FC6F3" w14:textId="77777777" w:rsidR="00000000" w:rsidRDefault="007C71EE">
      <w:pPr>
        <w:pStyle w:val="a"/>
        <w:rPr>
          <w:rFonts w:hint="cs"/>
          <w:rtl/>
        </w:rPr>
      </w:pPr>
    </w:p>
    <w:p w14:paraId="30302BAC" w14:textId="77777777" w:rsidR="00000000" w:rsidRDefault="007C71EE">
      <w:pPr>
        <w:pStyle w:val="ad"/>
        <w:rPr>
          <w:rtl/>
        </w:rPr>
      </w:pPr>
      <w:r>
        <w:rPr>
          <w:rtl/>
        </w:rPr>
        <w:t>היו"ר ראובן ריבלין:</w:t>
      </w:r>
    </w:p>
    <w:p w14:paraId="430845B1" w14:textId="77777777" w:rsidR="00000000" w:rsidRDefault="007C71EE">
      <w:pPr>
        <w:pStyle w:val="a"/>
        <w:rPr>
          <w:rtl/>
        </w:rPr>
      </w:pPr>
    </w:p>
    <w:p w14:paraId="2F6679D5" w14:textId="77777777" w:rsidR="00000000" w:rsidRDefault="007C71EE">
      <w:pPr>
        <w:pStyle w:val="a"/>
        <w:rPr>
          <w:rFonts w:hint="cs"/>
          <w:rtl/>
        </w:rPr>
      </w:pPr>
      <w:r>
        <w:rPr>
          <w:rFonts w:hint="cs"/>
          <w:rtl/>
        </w:rPr>
        <w:t xml:space="preserve">חבר הכנסת אורון מדבר והוא מפריע לו. הוא מפריע לו. בבקשה, חבר הכנסת אורון. </w:t>
      </w:r>
    </w:p>
    <w:p w14:paraId="095CB4C0" w14:textId="77777777" w:rsidR="00000000" w:rsidRDefault="007C71EE">
      <w:pPr>
        <w:pStyle w:val="a"/>
        <w:rPr>
          <w:rFonts w:hint="cs"/>
          <w:rtl/>
        </w:rPr>
      </w:pPr>
    </w:p>
    <w:p w14:paraId="448EF175" w14:textId="77777777" w:rsidR="00000000" w:rsidRDefault="007C71EE">
      <w:pPr>
        <w:pStyle w:val="ac"/>
        <w:rPr>
          <w:rtl/>
        </w:rPr>
      </w:pPr>
      <w:r>
        <w:rPr>
          <w:rFonts w:hint="eastAsia"/>
          <w:rtl/>
        </w:rPr>
        <w:t>קריאות</w:t>
      </w:r>
      <w:r>
        <w:rPr>
          <w:rtl/>
        </w:rPr>
        <w:t>:</w:t>
      </w:r>
    </w:p>
    <w:p w14:paraId="3AD1E8D3" w14:textId="77777777" w:rsidR="00000000" w:rsidRDefault="007C71EE">
      <w:pPr>
        <w:pStyle w:val="a"/>
        <w:rPr>
          <w:rFonts w:hint="cs"/>
          <w:rtl/>
        </w:rPr>
      </w:pPr>
    </w:p>
    <w:p w14:paraId="21DDBFE5" w14:textId="77777777" w:rsidR="00000000" w:rsidRDefault="007C71EE">
      <w:pPr>
        <w:pStyle w:val="a"/>
        <w:rPr>
          <w:rFonts w:hint="cs"/>
          <w:rtl/>
        </w:rPr>
      </w:pPr>
      <w:r>
        <w:rPr>
          <w:rFonts w:hint="cs"/>
          <w:rtl/>
        </w:rPr>
        <w:t>- - -</w:t>
      </w:r>
    </w:p>
    <w:p w14:paraId="5317747B" w14:textId="77777777" w:rsidR="00000000" w:rsidRDefault="007C71EE">
      <w:pPr>
        <w:pStyle w:val="a"/>
        <w:rPr>
          <w:rFonts w:hint="cs"/>
          <w:rtl/>
        </w:rPr>
      </w:pPr>
    </w:p>
    <w:p w14:paraId="45DC66AE" w14:textId="77777777" w:rsidR="00000000" w:rsidRDefault="007C71EE">
      <w:pPr>
        <w:pStyle w:val="ad"/>
        <w:rPr>
          <w:rtl/>
        </w:rPr>
      </w:pPr>
      <w:r>
        <w:rPr>
          <w:rtl/>
        </w:rPr>
        <w:t>היו"ר ראובן רי</w:t>
      </w:r>
      <w:r>
        <w:rPr>
          <w:rtl/>
        </w:rPr>
        <w:t>בלין:</w:t>
      </w:r>
    </w:p>
    <w:p w14:paraId="335BEC71" w14:textId="77777777" w:rsidR="00000000" w:rsidRDefault="007C71EE">
      <w:pPr>
        <w:pStyle w:val="a"/>
        <w:rPr>
          <w:rtl/>
        </w:rPr>
      </w:pPr>
    </w:p>
    <w:p w14:paraId="688A6C9C" w14:textId="77777777" w:rsidR="00000000" w:rsidRDefault="007C71EE">
      <w:pPr>
        <w:pStyle w:val="a"/>
        <w:rPr>
          <w:rFonts w:hint="cs"/>
          <w:rtl/>
        </w:rPr>
      </w:pPr>
      <w:r>
        <w:rPr>
          <w:rFonts w:hint="cs"/>
          <w:rtl/>
        </w:rPr>
        <w:t>חבר הכנסת אורון, חבר הכנסת אורון, אתה רוצה להמשיך?</w:t>
      </w:r>
    </w:p>
    <w:p w14:paraId="21759A67" w14:textId="77777777" w:rsidR="00000000" w:rsidRDefault="007C71EE">
      <w:pPr>
        <w:pStyle w:val="a"/>
        <w:rPr>
          <w:rFonts w:hint="cs"/>
          <w:rtl/>
        </w:rPr>
      </w:pPr>
    </w:p>
    <w:p w14:paraId="37B13351" w14:textId="77777777" w:rsidR="00000000" w:rsidRDefault="007C71EE">
      <w:pPr>
        <w:pStyle w:val="SpeakerCon"/>
        <w:rPr>
          <w:rtl/>
        </w:rPr>
      </w:pPr>
      <w:bookmarkStart w:id="2532" w:name="FS000001065T29_05_2003_00_35_29C"/>
      <w:bookmarkEnd w:id="2532"/>
      <w:r>
        <w:rPr>
          <w:rtl/>
        </w:rPr>
        <w:t>חיים אורון (מרצ):</w:t>
      </w:r>
    </w:p>
    <w:p w14:paraId="240A725C" w14:textId="77777777" w:rsidR="00000000" w:rsidRDefault="007C71EE">
      <w:pPr>
        <w:pStyle w:val="a"/>
        <w:rPr>
          <w:rtl/>
        </w:rPr>
      </w:pPr>
    </w:p>
    <w:p w14:paraId="3FD1F549" w14:textId="77777777" w:rsidR="00000000" w:rsidRDefault="007C71EE">
      <w:pPr>
        <w:pStyle w:val="a"/>
        <w:rPr>
          <w:rFonts w:hint="cs"/>
          <w:rtl/>
        </w:rPr>
      </w:pPr>
      <w:r>
        <w:rPr>
          <w:rFonts w:hint="cs"/>
          <w:rtl/>
        </w:rPr>
        <w:t>אני רוצה - - - אני רוצה - - -</w:t>
      </w:r>
    </w:p>
    <w:p w14:paraId="74BBBE65" w14:textId="77777777" w:rsidR="00000000" w:rsidRDefault="007C71EE">
      <w:pPr>
        <w:pStyle w:val="ac"/>
        <w:rPr>
          <w:rFonts w:hint="cs"/>
          <w:rtl/>
        </w:rPr>
      </w:pPr>
    </w:p>
    <w:p w14:paraId="61841077" w14:textId="77777777" w:rsidR="00000000" w:rsidRDefault="007C71EE">
      <w:pPr>
        <w:pStyle w:val="ac"/>
        <w:rPr>
          <w:rFonts w:hint="cs"/>
          <w:rtl/>
        </w:rPr>
      </w:pPr>
    </w:p>
    <w:p w14:paraId="2278951A" w14:textId="77777777" w:rsidR="00000000" w:rsidRDefault="007C71EE">
      <w:pPr>
        <w:pStyle w:val="ac"/>
        <w:rPr>
          <w:rFonts w:hint="cs"/>
          <w:rtl/>
        </w:rPr>
      </w:pPr>
    </w:p>
    <w:p w14:paraId="06FCC131" w14:textId="77777777" w:rsidR="00000000" w:rsidRDefault="007C71EE">
      <w:pPr>
        <w:pStyle w:val="ac"/>
        <w:rPr>
          <w:rFonts w:hint="cs"/>
          <w:rtl/>
        </w:rPr>
      </w:pPr>
    </w:p>
    <w:p w14:paraId="298C37DD" w14:textId="77777777" w:rsidR="00000000" w:rsidRDefault="007C71EE">
      <w:pPr>
        <w:pStyle w:val="ac"/>
        <w:rPr>
          <w:rFonts w:hint="cs"/>
          <w:rtl/>
        </w:rPr>
      </w:pPr>
    </w:p>
    <w:p w14:paraId="0347E292" w14:textId="77777777" w:rsidR="00000000" w:rsidRDefault="007C71EE">
      <w:pPr>
        <w:pStyle w:val="ac"/>
        <w:rPr>
          <w:rtl/>
        </w:rPr>
      </w:pPr>
      <w:r>
        <w:rPr>
          <w:rFonts w:hint="eastAsia"/>
          <w:rtl/>
        </w:rPr>
        <w:t>דני</w:t>
      </w:r>
      <w:r>
        <w:rPr>
          <w:rtl/>
        </w:rPr>
        <w:t xml:space="preserve"> יתום (העבודה-מימד):</w:t>
      </w:r>
    </w:p>
    <w:p w14:paraId="77CBA0E0" w14:textId="77777777" w:rsidR="00000000" w:rsidRDefault="007C71EE">
      <w:pPr>
        <w:pStyle w:val="a"/>
        <w:rPr>
          <w:rFonts w:hint="cs"/>
          <w:rtl/>
        </w:rPr>
      </w:pPr>
    </w:p>
    <w:p w14:paraId="59E7A72A" w14:textId="77777777" w:rsidR="00000000" w:rsidRDefault="007C71EE">
      <w:pPr>
        <w:pStyle w:val="a"/>
        <w:rPr>
          <w:rFonts w:hint="cs"/>
          <w:rtl/>
        </w:rPr>
      </w:pPr>
      <w:r>
        <w:rPr>
          <w:rFonts w:hint="cs"/>
          <w:rtl/>
        </w:rPr>
        <w:t>איזו נורמה זאת? זה לא מתקבל על הדעת. שם נעשה מעשה רמייה ומוציאים את האיש המעיר הזה?</w:t>
      </w:r>
    </w:p>
    <w:p w14:paraId="2704D57E" w14:textId="77777777" w:rsidR="00000000" w:rsidRDefault="007C71EE">
      <w:pPr>
        <w:pStyle w:val="a"/>
        <w:rPr>
          <w:rFonts w:hint="cs"/>
          <w:rtl/>
        </w:rPr>
      </w:pPr>
    </w:p>
    <w:p w14:paraId="7F7F1770" w14:textId="77777777" w:rsidR="00000000" w:rsidRDefault="007C71EE">
      <w:pPr>
        <w:pStyle w:val="ad"/>
        <w:rPr>
          <w:rtl/>
        </w:rPr>
      </w:pPr>
      <w:r>
        <w:rPr>
          <w:rFonts w:hint="eastAsia"/>
          <w:rtl/>
        </w:rPr>
        <w:t>היו</w:t>
      </w:r>
      <w:r>
        <w:rPr>
          <w:rtl/>
        </w:rPr>
        <w:t>"ר ראובן ריבלין:</w:t>
      </w:r>
    </w:p>
    <w:p w14:paraId="49B32DA1" w14:textId="77777777" w:rsidR="00000000" w:rsidRDefault="007C71EE">
      <w:pPr>
        <w:pStyle w:val="a"/>
        <w:rPr>
          <w:rFonts w:hint="cs"/>
          <w:rtl/>
        </w:rPr>
      </w:pPr>
    </w:p>
    <w:p w14:paraId="79EA62C2" w14:textId="77777777" w:rsidR="00000000" w:rsidRDefault="007C71EE">
      <w:pPr>
        <w:pStyle w:val="a"/>
        <w:rPr>
          <w:rFonts w:hint="cs"/>
          <w:rtl/>
        </w:rPr>
      </w:pPr>
      <w:r>
        <w:rPr>
          <w:rFonts w:hint="cs"/>
          <w:rtl/>
        </w:rPr>
        <w:t>חבר הכנסת ית</w:t>
      </w:r>
      <w:r>
        <w:rPr>
          <w:rFonts w:hint="cs"/>
          <w:rtl/>
        </w:rPr>
        <w:t xml:space="preserve">ום, חבר הכנסת אורון מדבר והוא מפריע. </w:t>
      </w:r>
    </w:p>
    <w:p w14:paraId="2FDBB48C" w14:textId="77777777" w:rsidR="00000000" w:rsidRDefault="007C71EE">
      <w:pPr>
        <w:pStyle w:val="a"/>
        <w:rPr>
          <w:rFonts w:hint="cs"/>
          <w:rtl/>
        </w:rPr>
      </w:pPr>
    </w:p>
    <w:p w14:paraId="1AAA334E" w14:textId="77777777" w:rsidR="00000000" w:rsidRDefault="007C71EE">
      <w:pPr>
        <w:pStyle w:val="ac"/>
        <w:rPr>
          <w:rtl/>
        </w:rPr>
      </w:pPr>
      <w:r>
        <w:rPr>
          <w:rFonts w:hint="eastAsia"/>
          <w:rtl/>
        </w:rPr>
        <w:t>דני</w:t>
      </w:r>
      <w:r>
        <w:rPr>
          <w:rtl/>
        </w:rPr>
        <w:t xml:space="preserve"> יתום (העבודה-מימד):</w:t>
      </w:r>
    </w:p>
    <w:p w14:paraId="0E7F0604" w14:textId="77777777" w:rsidR="00000000" w:rsidRDefault="007C71EE">
      <w:pPr>
        <w:pStyle w:val="a"/>
        <w:rPr>
          <w:rFonts w:hint="cs"/>
          <w:rtl/>
        </w:rPr>
      </w:pPr>
    </w:p>
    <w:p w14:paraId="3A16704A" w14:textId="77777777" w:rsidR="00000000" w:rsidRDefault="007C71EE">
      <w:pPr>
        <w:pStyle w:val="a"/>
        <w:rPr>
          <w:rFonts w:hint="cs"/>
          <w:rtl/>
        </w:rPr>
      </w:pPr>
      <w:r>
        <w:rPr>
          <w:rFonts w:hint="cs"/>
          <w:rtl/>
        </w:rPr>
        <w:t>- - -</w:t>
      </w:r>
    </w:p>
    <w:p w14:paraId="09DEA080" w14:textId="77777777" w:rsidR="00000000" w:rsidRDefault="007C71EE">
      <w:pPr>
        <w:pStyle w:val="a"/>
        <w:rPr>
          <w:rFonts w:hint="cs"/>
          <w:rtl/>
        </w:rPr>
      </w:pPr>
    </w:p>
    <w:p w14:paraId="3CC00B44" w14:textId="77777777" w:rsidR="00000000" w:rsidRDefault="007C71EE">
      <w:pPr>
        <w:pStyle w:val="ad"/>
        <w:rPr>
          <w:rtl/>
        </w:rPr>
      </w:pPr>
      <w:r>
        <w:rPr>
          <w:rtl/>
        </w:rPr>
        <w:t>היו"ר ראובן ריבלין:</w:t>
      </w:r>
    </w:p>
    <w:p w14:paraId="2E7D1575" w14:textId="77777777" w:rsidR="00000000" w:rsidRDefault="007C71EE">
      <w:pPr>
        <w:pStyle w:val="a"/>
        <w:rPr>
          <w:rtl/>
        </w:rPr>
      </w:pPr>
    </w:p>
    <w:p w14:paraId="0FACF69C" w14:textId="77777777" w:rsidR="00000000" w:rsidRDefault="007C71EE">
      <w:pPr>
        <w:pStyle w:val="a"/>
        <w:rPr>
          <w:rFonts w:hint="cs"/>
          <w:rtl/>
        </w:rPr>
      </w:pPr>
      <w:r>
        <w:rPr>
          <w:rFonts w:hint="cs"/>
          <w:rtl/>
        </w:rPr>
        <w:t>שמעתי אותך. אני לא פסלתי שום דבר שם. כן. חבר הכנסת אורון.</w:t>
      </w:r>
    </w:p>
    <w:p w14:paraId="797D6E9F" w14:textId="77777777" w:rsidR="00000000" w:rsidRDefault="007C71EE">
      <w:pPr>
        <w:pStyle w:val="a"/>
        <w:rPr>
          <w:rFonts w:hint="cs"/>
          <w:rtl/>
        </w:rPr>
      </w:pPr>
    </w:p>
    <w:p w14:paraId="5C09D38E" w14:textId="77777777" w:rsidR="00000000" w:rsidRDefault="007C71EE">
      <w:pPr>
        <w:pStyle w:val="a"/>
        <w:rPr>
          <w:rFonts w:hint="cs"/>
          <w:rtl/>
        </w:rPr>
      </w:pPr>
      <w:r>
        <w:rPr>
          <w:rFonts w:hint="cs"/>
          <w:rtl/>
        </w:rPr>
        <w:t xml:space="preserve">רבותי חברי הכנסת, הבאתם בפני מקרה, אתם לא רוצים לשמוע אפילו. כל מה שאתם רוצים זה לעשות פרובוקציה. שמעתי, </w:t>
      </w:r>
      <w:r>
        <w:rPr>
          <w:rFonts w:hint="cs"/>
          <w:rtl/>
        </w:rPr>
        <w:t xml:space="preserve">אני אנקוט את כל חומר הדין. נא לשבת או לצאת. אנחנו ממשיכים, לא יעזור לכם. נא לשבת. </w:t>
      </w:r>
    </w:p>
    <w:p w14:paraId="0005C9EE" w14:textId="77777777" w:rsidR="00000000" w:rsidRDefault="007C71EE">
      <w:pPr>
        <w:pStyle w:val="SpeakerCon"/>
        <w:rPr>
          <w:rFonts w:hint="cs"/>
          <w:rtl/>
        </w:rPr>
      </w:pPr>
      <w:bookmarkStart w:id="2533" w:name="FS000001065T29_05_2003_00_39_02C"/>
      <w:bookmarkEnd w:id="2533"/>
    </w:p>
    <w:p w14:paraId="79204CAE" w14:textId="77777777" w:rsidR="00000000" w:rsidRDefault="007C71EE">
      <w:pPr>
        <w:pStyle w:val="ac"/>
        <w:rPr>
          <w:rtl/>
        </w:rPr>
      </w:pPr>
      <w:r>
        <w:rPr>
          <w:rFonts w:hint="eastAsia"/>
          <w:rtl/>
        </w:rPr>
        <w:t>קריאות</w:t>
      </w:r>
      <w:r>
        <w:rPr>
          <w:rtl/>
        </w:rPr>
        <w:t>:</w:t>
      </w:r>
    </w:p>
    <w:p w14:paraId="672AA945" w14:textId="77777777" w:rsidR="00000000" w:rsidRDefault="007C71EE">
      <w:pPr>
        <w:pStyle w:val="a"/>
        <w:rPr>
          <w:rFonts w:hint="cs"/>
          <w:rtl/>
        </w:rPr>
      </w:pPr>
    </w:p>
    <w:p w14:paraId="6AAC9FA5" w14:textId="77777777" w:rsidR="00000000" w:rsidRDefault="007C71EE">
      <w:pPr>
        <w:pStyle w:val="a"/>
        <w:rPr>
          <w:rFonts w:hint="cs"/>
          <w:rtl/>
        </w:rPr>
      </w:pPr>
      <w:r>
        <w:rPr>
          <w:rFonts w:hint="cs"/>
          <w:rtl/>
        </w:rPr>
        <w:t>- - -</w:t>
      </w:r>
    </w:p>
    <w:p w14:paraId="7B756623" w14:textId="77777777" w:rsidR="00000000" w:rsidRDefault="007C71EE">
      <w:pPr>
        <w:pStyle w:val="SpeakerCon"/>
        <w:rPr>
          <w:rFonts w:hint="cs"/>
          <w:rtl/>
        </w:rPr>
      </w:pPr>
    </w:p>
    <w:p w14:paraId="61DC4DD1" w14:textId="77777777" w:rsidR="00000000" w:rsidRDefault="007C71EE">
      <w:pPr>
        <w:pStyle w:val="SpeakerCon"/>
        <w:rPr>
          <w:rtl/>
        </w:rPr>
      </w:pPr>
      <w:r>
        <w:rPr>
          <w:rtl/>
        </w:rPr>
        <w:t>חיים אורון (מרצ):</w:t>
      </w:r>
    </w:p>
    <w:p w14:paraId="5BA22391" w14:textId="77777777" w:rsidR="00000000" w:rsidRDefault="007C71EE">
      <w:pPr>
        <w:pStyle w:val="a"/>
        <w:rPr>
          <w:rtl/>
        </w:rPr>
      </w:pPr>
    </w:p>
    <w:p w14:paraId="763B46F1" w14:textId="77777777" w:rsidR="00000000" w:rsidRDefault="007C71EE">
      <w:pPr>
        <w:pStyle w:val="a"/>
        <w:rPr>
          <w:rFonts w:hint="cs"/>
          <w:rtl/>
        </w:rPr>
      </w:pPr>
      <w:r>
        <w:rPr>
          <w:rFonts w:hint="cs"/>
          <w:rtl/>
        </w:rPr>
        <w:t>תנו לי לדבר רגע. תנו לי לדבר. אפשר רגע שקט?</w:t>
      </w:r>
    </w:p>
    <w:p w14:paraId="5B1D8083" w14:textId="77777777" w:rsidR="00000000" w:rsidRDefault="007C71EE">
      <w:pPr>
        <w:pStyle w:val="a"/>
        <w:rPr>
          <w:rFonts w:hint="cs"/>
          <w:rtl/>
        </w:rPr>
      </w:pPr>
    </w:p>
    <w:p w14:paraId="15D81043" w14:textId="77777777" w:rsidR="00000000" w:rsidRDefault="007C71EE">
      <w:pPr>
        <w:pStyle w:val="a"/>
        <w:rPr>
          <w:rFonts w:hint="cs"/>
          <w:rtl/>
        </w:rPr>
      </w:pPr>
      <w:r>
        <w:rPr>
          <w:rFonts w:hint="cs"/>
          <w:rtl/>
        </w:rPr>
        <w:t>אדוני היושב-ראש. אני פונה אליך לפעול בשני מסלולים: הדבר הראשון זה להחזיר את חבר הכנסת רומן ב</w:t>
      </w:r>
      <w:r>
        <w:rPr>
          <w:rFonts w:hint="cs"/>
          <w:rtl/>
        </w:rPr>
        <w:t xml:space="preserve">רונפמן לישיבה. לא היתה שום סיבה להוציא דווקא אותו מהישיבה. </w:t>
      </w:r>
    </w:p>
    <w:p w14:paraId="1CF498AF" w14:textId="77777777" w:rsidR="00000000" w:rsidRDefault="007C71EE">
      <w:pPr>
        <w:pStyle w:val="a"/>
        <w:rPr>
          <w:rFonts w:hint="cs"/>
          <w:rtl/>
        </w:rPr>
      </w:pPr>
    </w:p>
    <w:p w14:paraId="6E9229D8" w14:textId="77777777" w:rsidR="00000000" w:rsidRDefault="007C71EE">
      <w:pPr>
        <w:pStyle w:val="ad"/>
        <w:rPr>
          <w:rtl/>
        </w:rPr>
      </w:pPr>
      <w:r>
        <w:rPr>
          <w:rtl/>
        </w:rPr>
        <w:t>היו"ר ראובן ריבלין:</w:t>
      </w:r>
    </w:p>
    <w:p w14:paraId="785C2D1D" w14:textId="77777777" w:rsidR="00000000" w:rsidRDefault="007C71EE">
      <w:pPr>
        <w:pStyle w:val="a"/>
        <w:rPr>
          <w:rtl/>
        </w:rPr>
      </w:pPr>
    </w:p>
    <w:p w14:paraId="033BB63D" w14:textId="77777777" w:rsidR="00000000" w:rsidRDefault="007C71EE">
      <w:pPr>
        <w:pStyle w:val="a"/>
        <w:rPr>
          <w:rFonts w:hint="cs"/>
          <w:rtl/>
        </w:rPr>
      </w:pPr>
      <w:r>
        <w:rPr>
          <w:rFonts w:hint="cs"/>
          <w:rtl/>
        </w:rPr>
        <w:t xml:space="preserve">הוא הפריע לך. </w:t>
      </w:r>
    </w:p>
    <w:p w14:paraId="24CAE9A6" w14:textId="77777777" w:rsidR="00000000" w:rsidRDefault="007C71EE">
      <w:pPr>
        <w:pStyle w:val="a"/>
        <w:rPr>
          <w:rFonts w:hint="cs"/>
          <w:rtl/>
        </w:rPr>
      </w:pPr>
    </w:p>
    <w:p w14:paraId="17725495" w14:textId="77777777" w:rsidR="00000000" w:rsidRDefault="007C71EE">
      <w:pPr>
        <w:pStyle w:val="ac"/>
        <w:rPr>
          <w:rtl/>
        </w:rPr>
      </w:pPr>
    </w:p>
    <w:p w14:paraId="1823A95B" w14:textId="77777777" w:rsidR="00000000" w:rsidRDefault="007C71EE">
      <w:pPr>
        <w:pStyle w:val="ac"/>
        <w:rPr>
          <w:rtl/>
        </w:rPr>
      </w:pPr>
      <w:r>
        <w:rPr>
          <w:rFonts w:hint="eastAsia"/>
          <w:rtl/>
        </w:rPr>
        <w:t>זהבה</w:t>
      </w:r>
      <w:r>
        <w:rPr>
          <w:rtl/>
        </w:rPr>
        <w:t xml:space="preserve"> גלאון (מרצ):</w:t>
      </w:r>
    </w:p>
    <w:p w14:paraId="2B24B7A4" w14:textId="77777777" w:rsidR="00000000" w:rsidRDefault="007C71EE">
      <w:pPr>
        <w:pStyle w:val="a"/>
        <w:rPr>
          <w:rFonts w:hint="cs"/>
          <w:rtl/>
        </w:rPr>
      </w:pPr>
    </w:p>
    <w:p w14:paraId="3AA5CF2B" w14:textId="77777777" w:rsidR="00000000" w:rsidRDefault="007C71EE">
      <w:pPr>
        <w:pStyle w:val="a"/>
        <w:rPr>
          <w:rFonts w:hint="cs"/>
          <w:rtl/>
        </w:rPr>
      </w:pPr>
      <w:r>
        <w:rPr>
          <w:rFonts w:hint="cs"/>
          <w:rtl/>
        </w:rPr>
        <w:t>- - -</w:t>
      </w:r>
    </w:p>
    <w:p w14:paraId="06096E21" w14:textId="77777777" w:rsidR="00000000" w:rsidRDefault="007C71EE">
      <w:pPr>
        <w:pStyle w:val="a"/>
        <w:rPr>
          <w:rFonts w:hint="cs"/>
          <w:rtl/>
        </w:rPr>
      </w:pPr>
    </w:p>
    <w:p w14:paraId="32D2A2BC" w14:textId="77777777" w:rsidR="00000000" w:rsidRDefault="007C71EE">
      <w:pPr>
        <w:pStyle w:val="ad"/>
        <w:rPr>
          <w:rtl/>
        </w:rPr>
      </w:pPr>
      <w:r>
        <w:rPr>
          <w:rtl/>
        </w:rPr>
        <w:t>היו"ר ראובן ריבלין:</w:t>
      </w:r>
    </w:p>
    <w:p w14:paraId="55B9C95B" w14:textId="77777777" w:rsidR="00000000" w:rsidRDefault="007C71EE">
      <w:pPr>
        <w:pStyle w:val="a"/>
        <w:rPr>
          <w:rtl/>
        </w:rPr>
      </w:pPr>
    </w:p>
    <w:p w14:paraId="536E97B3" w14:textId="77777777" w:rsidR="00000000" w:rsidRDefault="007C71EE">
      <w:pPr>
        <w:pStyle w:val="a"/>
        <w:rPr>
          <w:rFonts w:hint="cs"/>
          <w:rtl/>
        </w:rPr>
      </w:pPr>
      <w:r>
        <w:rPr>
          <w:rFonts w:hint="cs"/>
          <w:rtl/>
        </w:rPr>
        <w:t>גברת זהבה גלאון, חברך מדבר ורומן ברונפמן, חברו לסיעה, רוצה למשוך תשומת לב ומפריע לו להעיר את תשומת לבי למה שקר</w:t>
      </w:r>
      <w:r>
        <w:rPr>
          <w:rFonts w:hint="cs"/>
          <w:rtl/>
        </w:rPr>
        <w:t xml:space="preserve">ה ומה הוא חושב שצריך להיות. חבר הכנסת שריד עומד ומחכה לזכות הדיבור וההוא צורח פה בלי הפסקה. בבקשה. </w:t>
      </w:r>
    </w:p>
    <w:p w14:paraId="54BEA097" w14:textId="77777777" w:rsidR="00000000" w:rsidRDefault="007C71EE">
      <w:pPr>
        <w:pStyle w:val="a"/>
        <w:rPr>
          <w:rFonts w:hint="cs"/>
          <w:rtl/>
        </w:rPr>
      </w:pPr>
    </w:p>
    <w:p w14:paraId="3023B6A5" w14:textId="77777777" w:rsidR="00000000" w:rsidRDefault="007C71EE">
      <w:pPr>
        <w:pStyle w:val="ac"/>
        <w:rPr>
          <w:rtl/>
        </w:rPr>
      </w:pPr>
      <w:r>
        <w:rPr>
          <w:rFonts w:hint="eastAsia"/>
          <w:rtl/>
        </w:rPr>
        <w:t>קריאות</w:t>
      </w:r>
      <w:r>
        <w:rPr>
          <w:rtl/>
        </w:rPr>
        <w:t>:</w:t>
      </w:r>
    </w:p>
    <w:p w14:paraId="6522A018" w14:textId="77777777" w:rsidR="00000000" w:rsidRDefault="007C71EE">
      <w:pPr>
        <w:pStyle w:val="a"/>
        <w:rPr>
          <w:rFonts w:hint="cs"/>
          <w:rtl/>
        </w:rPr>
      </w:pPr>
    </w:p>
    <w:p w14:paraId="7C64B5D8" w14:textId="77777777" w:rsidR="00000000" w:rsidRDefault="007C71EE">
      <w:pPr>
        <w:pStyle w:val="a"/>
        <w:rPr>
          <w:rFonts w:hint="cs"/>
          <w:rtl/>
        </w:rPr>
      </w:pPr>
      <w:r>
        <w:rPr>
          <w:rFonts w:hint="cs"/>
          <w:rtl/>
        </w:rPr>
        <w:t>- - -</w:t>
      </w:r>
    </w:p>
    <w:p w14:paraId="3EA12CB6" w14:textId="77777777" w:rsidR="00000000" w:rsidRDefault="007C71EE">
      <w:pPr>
        <w:pStyle w:val="a"/>
        <w:rPr>
          <w:rFonts w:hint="cs"/>
          <w:rtl/>
        </w:rPr>
      </w:pPr>
    </w:p>
    <w:p w14:paraId="483D04BA" w14:textId="77777777" w:rsidR="00000000" w:rsidRDefault="007C71EE">
      <w:pPr>
        <w:pStyle w:val="SpeakerCon"/>
        <w:rPr>
          <w:rtl/>
        </w:rPr>
      </w:pPr>
      <w:bookmarkStart w:id="2534" w:name="FS000001065T29_05_2003_00_42_18C"/>
      <w:bookmarkEnd w:id="2534"/>
      <w:r>
        <w:rPr>
          <w:rtl/>
        </w:rPr>
        <w:t>חיים אורון (מרצ):</w:t>
      </w:r>
    </w:p>
    <w:p w14:paraId="67EB3FC4" w14:textId="77777777" w:rsidR="00000000" w:rsidRDefault="007C71EE">
      <w:pPr>
        <w:pStyle w:val="a"/>
        <w:rPr>
          <w:rtl/>
        </w:rPr>
      </w:pPr>
    </w:p>
    <w:p w14:paraId="46FA2722" w14:textId="77777777" w:rsidR="00000000" w:rsidRDefault="007C71EE">
      <w:pPr>
        <w:pStyle w:val="a"/>
        <w:rPr>
          <w:rFonts w:hint="cs"/>
          <w:rtl/>
        </w:rPr>
      </w:pPr>
      <w:r>
        <w:rPr>
          <w:rFonts w:hint="cs"/>
          <w:rtl/>
        </w:rPr>
        <w:t>אדוני היושב-ראש - - -</w:t>
      </w:r>
    </w:p>
    <w:p w14:paraId="05BC1088" w14:textId="77777777" w:rsidR="00000000" w:rsidRDefault="007C71EE">
      <w:pPr>
        <w:pStyle w:val="a"/>
        <w:rPr>
          <w:rFonts w:hint="cs"/>
          <w:rtl/>
        </w:rPr>
      </w:pPr>
    </w:p>
    <w:p w14:paraId="1AD2E855" w14:textId="77777777" w:rsidR="00000000" w:rsidRDefault="007C71EE">
      <w:pPr>
        <w:pStyle w:val="a"/>
        <w:rPr>
          <w:rFonts w:hint="cs"/>
          <w:rtl/>
        </w:rPr>
      </w:pPr>
      <w:r>
        <w:rPr>
          <w:rFonts w:hint="cs"/>
          <w:rtl/>
        </w:rPr>
        <w:t xml:space="preserve">חבר'ה, אני מבקש מכם. תנו לי לדבר. </w:t>
      </w:r>
    </w:p>
    <w:p w14:paraId="2827BDD4" w14:textId="77777777" w:rsidR="00000000" w:rsidRDefault="007C71EE">
      <w:pPr>
        <w:pStyle w:val="a"/>
        <w:rPr>
          <w:rFonts w:hint="cs"/>
          <w:rtl/>
        </w:rPr>
      </w:pPr>
    </w:p>
    <w:p w14:paraId="17AA234B" w14:textId="77777777" w:rsidR="00000000" w:rsidRDefault="007C71EE">
      <w:pPr>
        <w:pStyle w:val="a"/>
        <w:rPr>
          <w:rFonts w:hint="cs"/>
          <w:rtl/>
        </w:rPr>
      </w:pPr>
      <w:r>
        <w:rPr>
          <w:rFonts w:hint="cs"/>
          <w:rtl/>
        </w:rPr>
        <w:t>אני חושב שהישיבה צריכה להיפסק עד שהיושב-ראש יסיים את הבדיקה ו</w:t>
      </w:r>
      <w:r>
        <w:rPr>
          <w:rFonts w:hint="cs"/>
          <w:rtl/>
        </w:rPr>
        <w:t xml:space="preserve">ידע לא רק בשביל מי הצביע, אלא גם מי הצביע במקומו. </w:t>
      </w:r>
    </w:p>
    <w:p w14:paraId="7518AD57" w14:textId="77777777" w:rsidR="00000000" w:rsidRDefault="007C71EE">
      <w:pPr>
        <w:pStyle w:val="a"/>
        <w:rPr>
          <w:rFonts w:hint="cs"/>
          <w:rtl/>
        </w:rPr>
      </w:pPr>
    </w:p>
    <w:p w14:paraId="4EBECC2E" w14:textId="77777777" w:rsidR="00000000" w:rsidRDefault="007C71EE">
      <w:pPr>
        <w:pStyle w:val="a"/>
        <w:rPr>
          <w:rFonts w:hint="cs"/>
          <w:rtl/>
        </w:rPr>
      </w:pPr>
      <w:r>
        <w:rPr>
          <w:rFonts w:hint="cs"/>
          <w:rtl/>
        </w:rPr>
        <w:t>והדבר השלישי, אדוני היושב-ראש: אנחנו חוזרים עכשיו מישיבת ועדת הכנסת, שבה אחרי כמה שעות של הצבעות מתישות, כנראה הקואליציה הגיעה למסקנה שזה קשה לה מדי, ומבקשת לשנות את סדרי העבודה בכנסת. מה שקרה עכשיו מחייב</w:t>
      </w:r>
      <w:r>
        <w:rPr>
          <w:rFonts w:hint="cs"/>
          <w:rtl/>
        </w:rPr>
        <w:t xml:space="preserve"> אותך, כיושב-ראש, להמשיך ולדבוק בנהלים שפעלנו על-פיהם בשמונה השעות האחרונות. הם היו בהסכמה, על-פי הצעת יושב-ראש ועדת הכנסת, שהוא לא בדיוק מהאופוזיציה, וכל שינוי של דרכי ההצבעה יהיה בעצם תרומה למה שנעשה פה. </w:t>
      </w:r>
    </w:p>
    <w:p w14:paraId="08ABD802" w14:textId="77777777" w:rsidR="00000000" w:rsidRDefault="007C71EE">
      <w:pPr>
        <w:pStyle w:val="a"/>
        <w:rPr>
          <w:rFonts w:hint="cs"/>
          <w:rtl/>
        </w:rPr>
      </w:pPr>
    </w:p>
    <w:p w14:paraId="438A694B" w14:textId="77777777" w:rsidR="00000000" w:rsidRDefault="007C71EE">
      <w:pPr>
        <w:pStyle w:val="ad"/>
        <w:rPr>
          <w:rtl/>
        </w:rPr>
      </w:pPr>
      <w:r>
        <w:rPr>
          <w:rtl/>
        </w:rPr>
        <w:t>היו"ר ראובן ריבלין:</w:t>
      </w:r>
    </w:p>
    <w:p w14:paraId="2FF62E4D" w14:textId="77777777" w:rsidR="00000000" w:rsidRDefault="007C71EE">
      <w:pPr>
        <w:pStyle w:val="a"/>
        <w:rPr>
          <w:rtl/>
        </w:rPr>
      </w:pPr>
    </w:p>
    <w:p w14:paraId="125B0177" w14:textId="77777777" w:rsidR="00000000" w:rsidRDefault="007C71EE">
      <w:pPr>
        <w:pStyle w:val="a"/>
        <w:rPr>
          <w:rFonts w:hint="cs"/>
          <w:rtl/>
        </w:rPr>
      </w:pPr>
      <w:r>
        <w:rPr>
          <w:rFonts w:hint="cs"/>
          <w:rtl/>
        </w:rPr>
        <w:t>תודה ונא לשבת. חבר הכנסת שר</w:t>
      </w:r>
      <w:r>
        <w:rPr>
          <w:rFonts w:hint="cs"/>
          <w:rtl/>
        </w:rPr>
        <w:t xml:space="preserve">יד, בבקשה. נא לשבת, רבותי. </w:t>
      </w:r>
    </w:p>
    <w:p w14:paraId="4853DC44" w14:textId="77777777" w:rsidR="00000000" w:rsidRDefault="007C71EE">
      <w:pPr>
        <w:pStyle w:val="Speaker"/>
        <w:rPr>
          <w:rFonts w:hint="cs"/>
          <w:rtl/>
        </w:rPr>
      </w:pPr>
      <w:bookmarkStart w:id="2535" w:name="FS000000512T29_05_2003_00_46_32"/>
      <w:bookmarkEnd w:id="2535"/>
    </w:p>
    <w:p w14:paraId="5435F2B8" w14:textId="77777777" w:rsidR="00000000" w:rsidRDefault="007C71EE">
      <w:pPr>
        <w:pStyle w:val="Speaker"/>
        <w:rPr>
          <w:rFonts w:hint="cs"/>
          <w:rtl/>
        </w:rPr>
      </w:pPr>
    </w:p>
    <w:p w14:paraId="34AD6AC4" w14:textId="77777777" w:rsidR="00000000" w:rsidRDefault="007C71EE">
      <w:pPr>
        <w:pStyle w:val="Speaker"/>
        <w:rPr>
          <w:rFonts w:hint="cs"/>
          <w:rtl/>
        </w:rPr>
      </w:pPr>
    </w:p>
    <w:p w14:paraId="7BE5A695" w14:textId="77777777" w:rsidR="00000000" w:rsidRDefault="007C71EE">
      <w:pPr>
        <w:pStyle w:val="Speaker"/>
        <w:rPr>
          <w:rFonts w:hint="cs"/>
          <w:rtl/>
        </w:rPr>
      </w:pPr>
    </w:p>
    <w:p w14:paraId="3434A9FA" w14:textId="77777777" w:rsidR="00000000" w:rsidRDefault="007C71EE">
      <w:pPr>
        <w:pStyle w:val="Speaker"/>
        <w:rPr>
          <w:rtl/>
        </w:rPr>
      </w:pPr>
      <w:r>
        <w:rPr>
          <w:rFonts w:hint="eastAsia"/>
          <w:rtl/>
        </w:rPr>
        <w:t>יוסי</w:t>
      </w:r>
      <w:r>
        <w:rPr>
          <w:rtl/>
        </w:rPr>
        <w:t xml:space="preserve"> שריד (מרצ):</w:t>
      </w:r>
    </w:p>
    <w:p w14:paraId="63699B6F" w14:textId="77777777" w:rsidR="00000000" w:rsidRDefault="007C71EE">
      <w:pPr>
        <w:pStyle w:val="a"/>
        <w:rPr>
          <w:rFonts w:hint="cs"/>
          <w:rtl/>
        </w:rPr>
      </w:pPr>
    </w:p>
    <w:p w14:paraId="657CD354" w14:textId="77777777" w:rsidR="00000000" w:rsidRDefault="007C71EE">
      <w:pPr>
        <w:pStyle w:val="a"/>
        <w:rPr>
          <w:rFonts w:hint="cs"/>
          <w:rtl/>
        </w:rPr>
      </w:pPr>
      <w:r>
        <w:rPr>
          <w:rFonts w:hint="cs"/>
          <w:rtl/>
        </w:rPr>
        <w:t>אדוני היושב-ראש, אני מציע לך - - -</w:t>
      </w:r>
    </w:p>
    <w:p w14:paraId="00C42DD6" w14:textId="77777777" w:rsidR="00000000" w:rsidRDefault="007C71EE">
      <w:pPr>
        <w:pStyle w:val="a"/>
        <w:rPr>
          <w:rFonts w:hint="cs"/>
          <w:rtl/>
        </w:rPr>
      </w:pPr>
    </w:p>
    <w:p w14:paraId="011F28F0" w14:textId="77777777" w:rsidR="00000000" w:rsidRDefault="007C71EE">
      <w:pPr>
        <w:pStyle w:val="ac"/>
        <w:rPr>
          <w:rtl/>
        </w:rPr>
      </w:pPr>
      <w:r>
        <w:rPr>
          <w:rFonts w:hint="eastAsia"/>
          <w:rtl/>
        </w:rPr>
        <w:t>קריאות</w:t>
      </w:r>
      <w:r>
        <w:rPr>
          <w:rtl/>
        </w:rPr>
        <w:t>:</w:t>
      </w:r>
    </w:p>
    <w:p w14:paraId="23722986" w14:textId="77777777" w:rsidR="00000000" w:rsidRDefault="007C71EE">
      <w:pPr>
        <w:pStyle w:val="a"/>
        <w:rPr>
          <w:rFonts w:hint="cs"/>
          <w:rtl/>
        </w:rPr>
      </w:pPr>
    </w:p>
    <w:p w14:paraId="6DAFD0B4" w14:textId="77777777" w:rsidR="00000000" w:rsidRDefault="007C71EE">
      <w:pPr>
        <w:pStyle w:val="a"/>
        <w:rPr>
          <w:rFonts w:hint="cs"/>
          <w:rtl/>
        </w:rPr>
      </w:pPr>
      <w:r>
        <w:rPr>
          <w:rFonts w:hint="cs"/>
          <w:rtl/>
        </w:rPr>
        <w:t>- - -</w:t>
      </w:r>
    </w:p>
    <w:p w14:paraId="0CE684D7" w14:textId="77777777" w:rsidR="00000000" w:rsidRDefault="007C71EE">
      <w:pPr>
        <w:pStyle w:val="a"/>
        <w:rPr>
          <w:rFonts w:hint="cs"/>
          <w:rtl/>
        </w:rPr>
      </w:pPr>
    </w:p>
    <w:p w14:paraId="0282D625" w14:textId="77777777" w:rsidR="00000000" w:rsidRDefault="007C71EE">
      <w:pPr>
        <w:pStyle w:val="ad"/>
        <w:rPr>
          <w:rtl/>
        </w:rPr>
      </w:pPr>
      <w:r>
        <w:rPr>
          <w:rtl/>
        </w:rPr>
        <w:t>היו"ר ראובן ריבלין:</w:t>
      </w:r>
    </w:p>
    <w:p w14:paraId="705DF918" w14:textId="77777777" w:rsidR="00000000" w:rsidRDefault="007C71EE">
      <w:pPr>
        <w:pStyle w:val="a"/>
        <w:rPr>
          <w:rtl/>
        </w:rPr>
      </w:pPr>
    </w:p>
    <w:p w14:paraId="6029FBA4" w14:textId="77777777" w:rsidR="00000000" w:rsidRDefault="007C71EE">
      <w:pPr>
        <w:pStyle w:val="a"/>
        <w:rPr>
          <w:rFonts w:hint="cs"/>
          <w:rtl/>
        </w:rPr>
      </w:pPr>
      <w:r>
        <w:rPr>
          <w:rFonts w:hint="cs"/>
          <w:rtl/>
        </w:rPr>
        <w:t xml:space="preserve">בבקשה. אני לא מפריע לך. חבריך מפריעים לך. יושבת-ראש סיעתך מפריעה לך. </w:t>
      </w:r>
    </w:p>
    <w:p w14:paraId="45A79EF7" w14:textId="77777777" w:rsidR="00000000" w:rsidRDefault="007C71EE">
      <w:pPr>
        <w:pStyle w:val="a"/>
        <w:rPr>
          <w:rFonts w:hint="cs"/>
          <w:rtl/>
        </w:rPr>
      </w:pPr>
    </w:p>
    <w:p w14:paraId="4A8A4225" w14:textId="77777777" w:rsidR="00000000" w:rsidRDefault="007C71EE">
      <w:pPr>
        <w:pStyle w:val="SpeakerCon"/>
        <w:rPr>
          <w:rtl/>
        </w:rPr>
      </w:pPr>
      <w:bookmarkStart w:id="2536" w:name="FS000000512T29_05_2003_00_47_13C"/>
      <w:bookmarkEnd w:id="2536"/>
      <w:r>
        <w:rPr>
          <w:rtl/>
        </w:rPr>
        <w:t>יוסי שריד (מרצ):</w:t>
      </w:r>
    </w:p>
    <w:p w14:paraId="35186C2B" w14:textId="77777777" w:rsidR="00000000" w:rsidRDefault="007C71EE">
      <w:pPr>
        <w:pStyle w:val="a"/>
        <w:rPr>
          <w:rtl/>
        </w:rPr>
      </w:pPr>
    </w:p>
    <w:p w14:paraId="04FA8897" w14:textId="77777777" w:rsidR="00000000" w:rsidRDefault="007C71EE">
      <w:pPr>
        <w:pStyle w:val="a"/>
        <w:rPr>
          <w:rFonts w:hint="cs"/>
          <w:rtl/>
        </w:rPr>
      </w:pPr>
      <w:r>
        <w:rPr>
          <w:rFonts w:hint="cs"/>
          <w:rtl/>
        </w:rPr>
        <w:t xml:space="preserve">זהבה, שבי שנייה. </w:t>
      </w:r>
    </w:p>
    <w:p w14:paraId="1A56A99A" w14:textId="77777777" w:rsidR="00000000" w:rsidRDefault="007C71EE">
      <w:pPr>
        <w:pStyle w:val="a"/>
        <w:rPr>
          <w:rFonts w:hint="cs"/>
          <w:rtl/>
        </w:rPr>
      </w:pPr>
    </w:p>
    <w:p w14:paraId="09B53AE3" w14:textId="77777777" w:rsidR="00000000" w:rsidRDefault="007C71EE">
      <w:pPr>
        <w:pStyle w:val="a"/>
        <w:rPr>
          <w:rFonts w:hint="cs"/>
          <w:rtl/>
        </w:rPr>
      </w:pPr>
      <w:r>
        <w:rPr>
          <w:rFonts w:hint="cs"/>
          <w:rtl/>
        </w:rPr>
        <w:t>אדוני היושב-ראש, אני מציע</w:t>
      </w:r>
      <w:r>
        <w:rPr>
          <w:rFonts w:hint="cs"/>
          <w:rtl/>
        </w:rPr>
        <w:t xml:space="preserve"> לך לא לפסול את ההצבעה, אלא לפסול את המצביע. קרה כאן דבר שלא קרה בתולדות הכנסת. ואני חושב שדווקא אתה צריך להיות יותר רגיש לזה, קודם כול משום שאתה יושב-ראש הכנסת; שנית, אתה גם אחד הקורבנות של השיטות הנפסדות של מרכז הליכוד. </w:t>
      </w:r>
    </w:p>
    <w:p w14:paraId="08A0C3F3" w14:textId="77777777" w:rsidR="00000000" w:rsidRDefault="007C71EE">
      <w:pPr>
        <w:pStyle w:val="a"/>
        <w:rPr>
          <w:rFonts w:hint="cs"/>
          <w:rtl/>
        </w:rPr>
      </w:pPr>
    </w:p>
    <w:p w14:paraId="1A89FE92" w14:textId="77777777" w:rsidR="00000000" w:rsidRDefault="007C71EE">
      <w:pPr>
        <w:pStyle w:val="ac"/>
        <w:rPr>
          <w:rtl/>
        </w:rPr>
      </w:pPr>
      <w:r>
        <w:rPr>
          <w:rFonts w:hint="eastAsia"/>
          <w:rtl/>
        </w:rPr>
        <w:t>קריאות</w:t>
      </w:r>
      <w:r>
        <w:rPr>
          <w:rtl/>
        </w:rPr>
        <w:t>:</w:t>
      </w:r>
    </w:p>
    <w:p w14:paraId="3AF7F0D8" w14:textId="77777777" w:rsidR="00000000" w:rsidRDefault="007C71EE">
      <w:pPr>
        <w:pStyle w:val="a"/>
        <w:rPr>
          <w:rFonts w:hint="cs"/>
          <w:rtl/>
        </w:rPr>
      </w:pPr>
    </w:p>
    <w:p w14:paraId="54DF6516" w14:textId="77777777" w:rsidR="00000000" w:rsidRDefault="007C71EE">
      <w:pPr>
        <w:pStyle w:val="a"/>
        <w:rPr>
          <w:rFonts w:hint="cs"/>
          <w:rtl/>
        </w:rPr>
      </w:pPr>
      <w:r>
        <w:rPr>
          <w:rFonts w:hint="cs"/>
          <w:rtl/>
        </w:rPr>
        <w:t>- - -</w:t>
      </w:r>
    </w:p>
    <w:p w14:paraId="1935D5EF" w14:textId="77777777" w:rsidR="00000000" w:rsidRDefault="007C71EE">
      <w:pPr>
        <w:pStyle w:val="a"/>
        <w:rPr>
          <w:color w:val="0000FF"/>
          <w:szCs w:val="28"/>
          <w:rtl/>
        </w:rPr>
      </w:pPr>
    </w:p>
    <w:p w14:paraId="415CFC9A" w14:textId="77777777" w:rsidR="00000000" w:rsidRDefault="007C71EE">
      <w:pPr>
        <w:pStyle w:val="ad"/>
        <w:rPr>
          <w:rtl/>
        </w:rPr>
      </w:pPr>
      <w:r>
        <w:rPr>
          <w:rtl/>
        </w:rPr>
        <w:t>היו"ר ראובן ריבל</w:t>
      </w:r>
      <w:r>
        <w:rPr>
          <w:rtl/>
        </w:rPr>
        <w:t>ין:</w:t>
      </w:r>
    </w:p>
    <w:p w14:paraId="2753846D" w14:textId="77777777" w:rsidR="00000000" w:rsidRDefault="007C71EE">
      <w:pPr>
        <w:pStyle w:val="a"/>
        <w:rPr>
          <w:rtl/>
        </w:rPr>
      </w:pPr>
    </w:p>
    <w:p w14:paraId="4A0C1354" w14:textId="77777777" w:rsidR="00000000" w:rsidRDefault="007C71EE">
      <w:pPr>
        <w:pStyle w:val="a"/>
        <w:rPr>
          <w:rFonts w:hint="cs"/>
          <w:rtl/>
        </w:rPr>
      </w:pPr>
      <w:r>
        <w:rPr>
          <w:rFonts w:hint="cs"/>
          <w:rtl/>
        </w:rPr>
        <w:t>הסדרנים, להוציא את יצחק כהן.</w:t>
      </w:r>
    </w:p>
    <w:p w14:paraId="4C4E4D2A" w14:textId="77777777" w:rsidR="00000000" w:rsidRDefault="007C71EE">
      <w:pPr>
        <w:pStyle w:val="a"/>
        <w:rPr>
          <w:rFonts w:hint="cs"/>
          <w:rtl/>
        </w:rPr>
      </w:pPr>
    </w:p>
    <w:p w14:paraId="72F32151" w14:textId="77777777" w:rsidR="00000000" w:rsidRDefault="007C71EE">
      <w:pPr>
        <w:pStyle w:val="SpeakerCon"/>
        <w:rPr>
          <w:rtl/>
        </w:rPr>
      </w:pPr>
      <w:bookmarkStart w:id="2537" w:name="FS000000512T29_05_2003_00_12_43C"/>
      <w:bookmarkEnd w:id="2537"/>
      <w:r>
        <w:rPr>
          <w:rtl/>
        </w:rPr>
        <w:t>יוסי שריד (מרצ):</w:t>
      </w:r>
    </w:p>
    <w:p w14:paraId="74521131" w14:textId="77777777" w:rsidR="00000000" w:rsidRDefault="007C71EE">
      <w:pPr>
        <w:pStyle w:val="a"/>
        <w:rPr>
          <w:rtl/>
        </w:rPr>
      </w:pPr>
    </w:p>
    <w:p w14:paraId="0B6A6CE1" w14:textId="77777777" w:rsidR="00000000" w:rsidRDefault="007C71EE">
      <w:pPr>
        <w:pStyle w:val="a"/>
        <w:rPr>
          <w:rFonts w:hint="cs"/>
          <w:rtl/>
        </w:rPr>
      </w:pPr>
      <w:r>
        <w:rPr>
          <w:rFonts w:hint="cs"/>
          <w:rtl/>
        </w:rPr>
        <w:t>אדוני היושב-ראש, הכנסת זה לא מרכז הליכוד.</w:t>
      </w:r>
    </w:p>
    <w:p w14:paraId="0CDFB2C2" w14:textId="77777777" w:rsidR="00000000" w:rsidRDefault="007C71EE">
      <w:pPr>
        <w:pStyle w:val="a"/>
        <w:rPr>
          <w:rFonts w:hint="cs"/>
          <w:rtl/>
        </w:rPr>
      </w:pPr>
    </w:p>
    <w:p w14:paraId="7CD966BC" w14:textId="77777777" w:rsidR="00000000" w:rsidRDefault="007C71EE">
      <w:pPr>
        <w:pStyle w:val="ad"/>
        <w:rPr>
          <w:rtl/>
        </w:rPr>
      </w:pPr>
      <w:r>
        <w:rPr>
          <w:rtl/>
        </w:rPr>
        <w:t>היו"ר ראובן ריבלין:</w:t>
      </w:r>
    </w:p>
    <w:p w14:paraId="3B472538" w14:textId="77777777" w:rsidR="00000000" w:rsidRDefault="007C71EE">
      <w:pPr>
        <w:pStyle w:val="a"/>
        <w:rPr>
          <w:rtl/>
        </w:rPr>
      </w:pPr>
    </w:p>
    <w:p w14:paraId="336BB6FA" w14:textId="77777777" w:rsidR="00000000" w:rsidRDefault="007C71EE">
      <w:pPr>
        <w:pStyle w:val="a"/>
        <w:rPr>
          <w:rFonts w:hint="cs"/>
          <w:rtl/>
        </w:rPr>
      </w:pPr>
      <w:r>
        <w:rPr>
          <w:rFonts w:hint="cs"/>
          <w:rtl/>
        </w:rPr>
        <w:t xml:space="preserve">אני לא אקרא לסדר. מי שיעמוד ויצעק לא יהיה באולם. נא לשבת. רבותי, מעשה חמור קרה פה, ואתם במקום לבוא ולתת לי את האפשרות למצות את הדין בעניין </w:t>
      </w:r>
      <w:r>
        <w:rPr>
          <w:rFonts w:hint="cs"/>
          <w:rtl/>
        </w:rPr>
        <w:t>זה, אתם רק צורחים.</w:t>
      </w:r>
    </w:p>
    <w:p w14:paraId="4657624C" w14:textId="77777777" w:rsidR="00000000" w:rsidRDefault="007C71EE">
      <w:pPr>
        <w:pStyle w:val="a"/>
        <w:rPr>
          <w:rtl/>
        </w:rPr>
      </w:pPr>
    </w:p>
    <w:p w14:paraId="2162D068" w14:textId="77777777" w:rsidR="00000000" w:rsidRDefault="007C71EE">
      <w:pPr>
        <w:pStyle w:val="ac"/>
        <w:rPr>
          <w:rtl/>
        </w:rPr>
      </w:pPr>
      <w:r>
        <w:rPr>
          <w:rFonts w:hint="eastAsia"/>
          <w:rtl/>
        </w:rPr>
        <w:t>אליעזר</w:t>
      </w:r>
      <w:r>
        <w:rPr>
          <w:rtl/>
        </w:rPr>
        <w:t xml:space="preserve"> כהן (האיחוד הלאומי - ישראל ביתנו):</w:t>
      </w:r>
    </w:p>
    <w:p w14:paraId="66E1F49B" w14:textId="77777777" w:rsidR="00000000" w:rsidRDefault="007C71EE">
      <w:pPr>
        <w:pStyle w:val="a"/>
        <w:rPr>
          <w:rFonts w:hint="cs"/>
          <w:rtl/>
        </w:rPr>
      </w:pPr>
    </w:p>
    <w:p w14:paraId="0571BB73" w14:textId="77777777" w:rsidR="00000000" w:rsidRDefault="007C71EE">
      <w:pPr>
        <w:pStyle w:val="a"/>
        <w:ind w:left="719" w:firstLine="0"/>
        <w:rPr>
          <w:rFonts w:hint="cs"/>
          <w:rtl/>
        </w:rPr>
      </w:pPr>
      <w:r>
        <w:rPr>
          <w:rFonts w:hint="cs"/>
          <w:rtl/>
        </w:rPr>
        <w:t>- - -</w:t>
      </w:r>
    </w:p>
    <w:p w14:paraId="7730D5C8" w14:textId="77777777" w:rsidR="00000000" w:rsidRDefault="007C71EE">
      <w:pPr>
        <w:pStyle w:val="a"/>
        <w:rPr>
          <w:rFonts w:hint="cs"/>
          <w:rtl/>
        </w:rPr>
      </w:pPr>
    </w:p>
    <w:p w14:paraId="278663E7" w14:textId="77777777" w:rsidR="00000000" w:rsidRDefault="007C71EE">
      <w:pPr>
        <w:pStyle w:val="SpeakerCon"/>
        <w:rPr>
          <w:rtl/>
        </w:rPr>
      </w:pPr>
      <w:bookmarkStart w:id="2538" w:name="FS000000512T29_05_2003_00_14_12C"/>
      <w:bookmarkEnd w:id="2538"/>
      <w:r>
        <w:rPr>
          <w:rtl/>
        </w:rPr>
        <w:t>יוסי שריד (מרצ):</w:t>
      </w:r>
    </w:p>
    <w:p w14:paraId="69B34D56" w14:textId="77777777" w:rsidR="00000000" w:rsidRDefault="007C71EE">
      <w:pPr>
        <w:pStyle w:val="a"/>
        <w:rPr>
          <w:rtl/>
        </w:rPr>
      </w:pPr>
    </w:p>
    <w:p w14:paraId="1EAAD3D5" w14:textId="77777777" w:rsidR="00000000" w:rsidRDefault="007C71EE">
      <w:pPr>
        <w:pStyle w:val="a"/>
        <w:rPr>
          <w:rFonts w:hint="cs"/>
          <w:rtl/>
        </w:rPr>
      </w:pPr>
      <w:r>
        <w:rPr>
          <w:rFonts w:hint="cs"/>
          <w:rtl/>
        </w:rPr>
        <w:t>דהאמשה, אתה מרשה לי?</w:t>
      </w:r>
    </w:p>
    <w:p w14:paraId="1A8D41F6" w14:textId="77777777" w:rsidR="00000000" w:rsidRDefault="007C71EE">
      <w:pPr>
        <w:pStyle w:val="a"/>
        <w:rPr>
          <w:rFonts w:hint="cs"/>
          <w:rtl/>
        </w:rPr>
      </w:pPr>
    </w:p>
    <w:p w14:paraId="38283AF5" w14:textId="77777777" w:rsidR="00000000" w:rsidRDefault="007C71EE">
      <w:pPr>
        <w:pStyle w:val="ad"/>
        <w:rPr>
          <w:rtl/>
        </w:rPr>
      </w:pPr>
      <w:r>
        <w:rPr>
          <w:rtl/>
        </w:rPr>
        <w:t>היו"ר ראובן ריבלין:</w:t>
      </w:r>
    </w:p>
    <w:p w14:paraId="7A6A9281" w14:textId="77777777" w:rsidR="00000000" w:rsidRDefault="007C71EE">
      <w:pPr>
        <w:pStyle w:val="a"/>
        <w:rPr>
          <w:rtl/>
        </w:rPr>
      </w:pPr>
    </w:p>
    <w:p w14:paraId="65836655" w14:textId="77777777" w:rsidR="00000000" w:rsidRDefault="007C71EE">
      <w:pPr>
        <w:pStyle w:val="a"/>
        <w:rPr>
          <w:rFonts w:hint="cs"/>
          <w:rtl/>
        </w:rPr>
      </w:pPr>
      <w:r>
        <w:rPr>
          <w:rFonts w:hint="cs"/>
          <w:rtl/>
        </w:rPr>
        <w:t>נא להוציא את אליעזר כהן.</w:t>
      </w:r>
    </w:p>
    <w:p w14:paraId="7CF9B44D" w14:textId="77777777" w:rsidR="00000000" w:rsidRDefault="007C71EE">
      <w:pPr>
        <w:pStyle w:val="a"/>
        <w:rPr>
          <w:rFonts w:hint="cs"/>
          <w:rtl/>
        </w:rPr>
      </w:pPr>
    </w:p>
    <w:p w14:paraId="1286DD9E" w14:textId="77777777" w:rsidR="00000000" w:rsidRDefault="007C71EE">
      <w:pPr>
        <w:pStyle w:val="SpeakerCon"/>
        <w:rPr>
          <w:rtl/>
        </w:rPr>
      </w:pPr>
      <w:bookmarkStart w:id="2539" w:name="FS000000512T29_05_2003_00_14_25C"/>
      <w:bookmarkEnd w:id="2539"/>
      <w:r>
        <w:rPr>
          <w:rtl/>
        </w:rPr>
        <w:t>יוסי שריד (מרצ):</w:t>
      </w:r>
    </w:p>
    <w:p w14:paraId="5AF0C2C0" w14:textId="77777777" w:rsidR="00000000" w:rsidRDefault="007C71EE">
      <w:pPr>
        <w:pStyle w:val="a"/>
        <w:rPr>
          <w:rtl/>
        </w:rPr>
      </w:pPr>
    </w:p>
    <w:p w14:paraId="616C1D1C" w14:textId="77777777" w:rsidR="00000000" w:rsidRDefault="007C71EE">
      <w:pPr>
        <w:pStyle w:val="a"/>
        <w:rPr>
          <w:rFonts w:hint="cs"/>
          <w:rtl/>
        </w:rPr>
      </w:pPr>
      <w:r>
        <w:rPr>
          <w:rFonts w:hint="cs"/>
          <w:rtl/>
        </w:rPr>
        <w:t>אדוני היושב-ראש, אפילו אי-אפשר לבוא בטענות חמורות. מדוע? משום שיש פה חברי כנסת חד</w:t>
      </w:r>
      <w:r>
        <w:rPr>
          <w:rFonts w:hint="cs"/>
          <w:rtl/>
        </w:rPr>
        <w:t>שים, והם חושבים לפי תומם שהם יכולים לנהוג כאן כפי שהם נהגו במרכז הליכוד או בדרכם למרכז הליכוד או בדרכם לכנסת.</w:t>
      </w:r>
    </w:p>
    <w:p w14:paraId="0BA5A174" w14:textId="77777777" w:rsidR="00000000" w:rsidRDefault="007C71EE">
      <w:pPr>
        <w:pStyle w:val="a"/>
        <w:rPr>
          <w:rFonts w:hint="cs"/>
          <w:rtl/>
        </w:rPr>
      </w:pPr>
    </w:p>
    <w:p w14:paraId="6C2F904B" w14:textId="77777777" w:rsidR="00000000" w:rsidRDefault="007C71EE">
      <w:pPr>
        <w:pStyle w:val="ac"/>
        <w:rPr>
          <w:rtl/>
        </w:rPr>
      </w:pPr>
      <w:r>
        <w:rPr>
          <w:rFonts w:hint="eastAsia"/>
          <w:rtl/>
        </w:rPr>
        <w:t>קריאות</w:t>
      </w:r>
      <w:r>
        <w:rPr>
          <w:rtl/>
        </w:rPr>
        <w:t>:</w:t>
      </w:r>
    </w:p>
    <w:p w14:paraId="77BF6D14" w14:textId="77777777" w:rsidR="00000000" w:rsidRDefault="007C71EE">
      <w:pPr>
        <w:pStyle w:val="a"/>
        <w:rPr>
          <w:rFonts w:hint="cs"/>
          <w:rtl/>
        </w:rPr>
      </w:pPr>
    </w:p>
    <w:p w14:paraId="05C87E66" w14:textId="77777777" w:rsidR="00000000" w:rsidRDefault="007C71EE">
      <w:pPr>
        <w:pStyle w:val="a"/>
        <w:rPr>
          <w:rFonts w:hint="cs"/>
          <w:rtl/>
        </w:rPr>
      </w:pPr>
      <w:r>
        <w:rPr>
          <w:rFonts w:hint="cs"/>
          <w:rtl/>
        </w:rPr>
        <w:t>- - -</w:t>
      </w:r>
    </w:p>
    <w:p w14:paraId="77A5B258" w14:textId="77777777" w:rsidR="00000000" w:rsidRDefault="007C71EE">
      <w:pPr>
        <w:pStyle w:val="ac"/>
        <w:rPr>
          <w:rFonts w:hint="cs"/>
          <w:rtl/>
        </w:rPr>
      </w:pPr>
    </w:p>
    <w:p w14:paraId="2AB7C904" w14:textId="77777777" w:rsidR="00000000" w:rsidRDefault="007C71EE">
      <w:pPr>
        <w:pStyle w:val="ac"/>
        <w:rPr>
          <w:rtl/>
        </w:rPr>
      </w:pPr>
      <w:r>
        <w:rPr>
          <w:rFonts w:hint="eastAsia"/>
          <w:rtl/>
        </w:rPr>
        <w:t>דניאל</w:t>
      </w:r>
      <w:r>
        <w:rPr>
          <w:rtl/>
        </w:rPr>
        <w:t xml:space="preserve"> בנלולו (הליכוד):</w:t>
      </w:r>
    </w:p>
    <w:p w14:paraId="67A7596B" w14:textId="77777777" w:rsidR="00000000" w:rsidRDefault="007C71EE">
      <w:pPr>
        <w:pStyle w:val="a"/>
        <w:rPr>
          <w:rFonts w:hint="cs"/>
          <w:rtl/>
        </w:rPr>
      </w:pPr>
    </w:p>
    <w:p w14:paraId="1A1E5C34" w14:textId="77777777" w:rsidR="00000000" w:rsidRDefault="007C71EE">
      <w:pPr>
        <w:pStyle w:val="a"/>
        <w:rPr>
          <w:rFonts w:hint="cs"/>
          <w:rtl/>
        </w:rPr>
      </w:pPr>
      <w:r>
        <w:rPr>
          <w:rFonts w:hint="cs"/>
          <w:rtl/>
        </w:rPr>
        <w:t>פרס זרק אותם ולא רוצים אותם לא פה  ולא שם.</w:t>
      </w:r>
    </w:p>
    <w:p w14:paraId="19C3F3CF" w14:textId="77777777" w:rsidR="00000000" w:rsidRDefault="007C71EE">
      <w:pPr>
        <w:pStyle w:val="a"/>
        <w:rPr>
          <w:rFonts w:hint="cs"/>
          <w:rtl/>
        </w:rPr>
      </w:pPr>
    </w:p>
    <w:p w14:paraId="0D6D1987" w14:textId="77777777" w:rsidR="00000000" w:rsidRDefault="007C71EE">
      <w:pPr>
        <w:pStyle w:val="ad"/>
        <w:rPr>
          <w:rtl/>
        </w:rPr>
      </w:pPr>
      <w:r>
        <w:rPr>
          <w:rtl/>
        </w:rPr>
        <w:t>היו"ר ראובן ריבלין:</w:t>
      </w:r>
    </w:p>
    <w:p w14:paraId="2D7914E7" w14:textId="77777777" w:rsidR="00000000" w:rsidRDefault="007C71EE">
      <w:pPr>
        <w:pStyle w:val="a"/>
        <w:rPr>
          <w:rtl/>
        </w:rPr>
      </w:pPr>
    </w:p>
    <w:p w14:paraId="1923B8FD" w14:textId="77777777" w:rsidR="00000000" w:rsidRDefault="007C71EE">
      <w:pPr>
        <w:pStyle w:val="a"/>
        <w:rPr>
          <w:rFonts w:hint="cs"/>
          <w:rtl/>
        </w:rPr>
      </w:pPr>
      <w:r>
        <w:rPr>
          <w:rFonts w:hint="cs"/>
          <w:rtl/>
        </w:rPr>
        <w:t>חבר הכנסת בנלולו.</w:t>
      </w:r>
    </w:p>
    <w:p w14:paraId="0A7C77F0" w14:textId="77777777" w:rsidR="00000000" w:rsidRDefault="007C71EE">
      <w:pPr>
        <w:pStyle w:val="a"/>
        <w:rPr>
          <w:rFonts w:hint="cs"/>
          <w:rtl/>
        </w:rPr>
      </w:pPr>
    </w:p>
    <w:p w14:paraId="6411E43D" w14:textId="77777777" w:rsidR="00000000" w:rsidRDefault="007C71EE">
      <w:pPr>
        <w:pStyle w:val="SpeakerCon"/>
        <w:rPr>
          <w:rtl/>
        </w:rPr>
      </w:pPr>
      <w:bookmarkStart w:id="2540" w:name="FS000000512T29_05_2003_00_27_10C"/>
      <w:bookmarkEnd w:id="2540"/>
      <w:r>
        <w:rPr>
          <w:rtl/>
        </w:rPr>
        <w:t>יוסי שריד (מרצ):</w:t>
      </w:r>
    </w:p>
    <w:p w14:paraId="1D6DDEE4" w14:textId="77777777" w:rsidR="00000000" w:rsidRDefault="007C71EE">
      <w:pPr>
        <w:pStyle w:val="a"/>
        <w:rPr>
          <w:rtl/>
        </w:rPr>
      </w:pPr>
    </w:p>
    <w:p w14:paraId="1B0C856E" w14:textId="77777777" w:rsidR="00000000" w:rsidRDefault="007C71EE">
      <w:pPr>
        <w:pStyle w:val="a"/>
        <w:rPr>
          <w:rFonts w:hint="cs"/>
          <w:rtl/>
        </w:rPr>
      </w:pPr>
      <w:r>
        <w:rPr>
          <w:rFonts w:hint="cs"/>
          <w:rtl/>
        </w:rPr>
        <w:t>לכן</w:t>
      </w:r>
      <w:r>
        <w:rPr>
          <w:rFonts w:hint="cs"/>
          <w:rtl/>
        </w:rPr>
        <w:t>, אדוני היושב-ראש, עליך מוטלת החובה להבהיר לחברי הכנסת החדשים שכאן זה לא מרכז הליכוד וכאן אי-אפשר לפעול בדרכי שחיתות. החובה הזאת מוטלת עליך.</w:t>
      </w:r>
    </w:p>
    <w:p w14:paraId="4A679411" w14:textId="77777777" w:rsidR="00000000" w:rsidRDefault="007C71EE">
      <w:pPr>
        <w:pStyle w:val="a"/>
        <w:rPr>
          <w:rFonts w:hint="cs"/>
          <w:rtl/>
        </w:rPr>
      </w:pPr>
    </w:p>
    <w:p w14:paraId="02A8387B" w14:textId="77777777" w:rsidR="00000000" w:rsidRDefault="007C71EE">
      <w:pPr>
        <w:pStyle w:val="ad"/>
        <w:rPr>
          <w:rtl/>
        </w:rPr>
      </w:pPr>
      <w:r>
        <w:rPr>
          <w:rtl/>
        </w:rPr>
        <w:t>היו"ר ראובן ריבלין:</w:t>
      </w:r>
    </w:p>
    <w:p w14:paraId="0A8B742B" w14:textId="77777777" w:rsidR="00000000" w:rsidRDefault="007C71EE">
      <w:pPr>
        <w:pStyle w:val="a"/>
        <w:rPr>
          <w:rtl/>
        </w:rPr>
      </w:pPr>
    </w:p>
    <w:p w14:paraId="22F452EB" w14:textId="77777777" w:rsidR="00000000" w:rsidRDefault="007C71EE">
      <w:pPr>
        <w:pStyle w:val="a"/>
        <w:rPr>
          <w:rFonts w:hint="cs"/>
          <w:rtl/>
        </w:rPr>
      </w:pPr>
      <w:r>
        <w:rPr>
          <w:rFonts w:hint="cs"/>
          <w:rtl/>
        </w:rPr>
        <w:t>תודה, אדוני. רבותי חברי הכנסת.</w:t>
      </w:r>
    </w:p>
    <w:p w14:paraId="121DBBCF" w14:textId="77777777" w:rsidR="00000000" w:rsidRDefault="007C71EE">
      <w:pPr>
        <w:pStyle w:val="a"/>
        <w:rPr>
          <w:rFonts w:hint="cs"/>
          <w:rtl/>
        </w:rPr>
      </w:pPr>
    </w:p>
    <w:p w14:paraId="19BAB281" w14:textId="77777777" w:rsidR="00000000" w:rsidRDefault="007C71EE">
      <w:pPr>
        <w:pStyle w:val="ac"/>
        <w:rPr>
          <w:rtl/>
        </w:rPr>
      </w:pPr>
      <w:r>
        <w:rPr>
          <w:rFonts w:hint="eastAsia"/>
          <w:rtl/>
        </w:rPr>
        <w:t>נסים</w:t>
      </w:r>
      <w:r>
        <w:rPr>
          <w:rtl/>
        </w:rPr>
        <w:t xml:space="preserve"> זאב (ש"ס):</w:t>
      </w:r>
    </w:p>
    <w:p w14:paraId="2A5EC6D5" w14:textId="77777777" w:rsidR="00000000" w:rsidRDefault="007C71EE">
      <w:pPr>
        <w:pStyle w:val="a"/>
        <w:rPr>
          <w:rFonts w:hint="cs"/>
          <w:rtl/>
        </w:rPr>
      </w:pPr>
    </w:p>
    <w:p w14:paraId="10FEB1E9" w14:textId="77777777" w:rsidR="00000000" w:rsidRDefault="007C71EE">
      <w:pPr>
        <w:pStyle w:val="a"/>
        <w:rPr>
          <w:rFonts w:hint="cs"/>
          <w:rtl/>
        </w:rPr>
      </w:pPr>
      <w:r>
        <w:rPr>
          <w:rFonts w:hint="cs"/>
          <w:rtl/>
        </w:rPr>
        <w:t>משפט אחד, אני מבטיח לך, בקצרה.</w:t>
      </w:r>
    </w:p>
    <w:p w14:paraId="15FBEF48" w14:textId="77777777" w:rsidR="00000000" w:rsidRDefault="007C71EE">
      <w:pPr>
        <w:pStyle w:val="a"/>
        <w:rPr>
          <w:rFonts w:hint="cs"/>
          <w:rtl/>
        </w:rPr>
      </w:pPr>
    </w:p>
    <w:p w14:paraId="7D175EC1" w14:textId="77777777" w:rsidR="00000000" w:rsidRDefault="007C71EE">
      <w:pPr>
        <w:pStyle w:val="ad"/>
        <w:rPr>
          <w:rtl/>
        </w:rPr>
      </w:pPr>
      <w:r>
        <w:rPr>
          <w:rtl/>
        </w:rPr>
        <w:t xml:space="preserve">היו"ר ראובן </w:t>
      </w:r>
      <w:r>
        <w:rPr>
          <w:rtl/>
        </w:rPr>
        <w:t>ריבלין:</w:t>
      </w:r>
    </w:p>
    <w:p w14:paraId="049B0026" w14:textId="77777777" w:rsidR="00000000" w:rsidRDefault="007C71EE">
      <w:pPr>
        <w:pStyle w:val="a"/>
        <w:rPr>
          <w:rtl/>
        </w:rPr>
      </w:pPr>
    </w:p>
    <w:p w14:paraId="49616E92" w14:textId="77777777" w:rsidR="00000000" w:rsidRDefault="007C71EE">
      <w:pPr>
        <w:pStyle w:val="a"/>
        <w:rPr>
          <w:rFonts w:hint="cs"/>
          <w:rtl/>
        </w:rPr>
      </w:pPr>
      <w:r>
        <w:rPr>
          <w:rFonts w:hint="cs"/>
          <w:rtl/>
        </w:rPr>
        <w:t xml:space="preserve">שב, שב. </w:t>
      </w:r>
    </w:p>
    <w:p w14:paraId="39DBBCCB" w14:textId="77777777" w:rsidR="00000000" w:rsidRDefault="007C71EE">
      <w:pPr>
        <w:pStyle w:val="a"/>
        <w:rPr>
          <w:rFonts w:hint="cs"/>
          <w:rtl/>
        </w:rPr>
      </w:pPr>
    </w:p>
    <w:p w14:paraId="3DE684D9" w14:textId="77777777" w:rsidR="00000000" w:rsidRDefault="007C71EE">
      <w:pPr>
        <w:pStyle w:val="ac"/>
        <w:rPr>
          <w:rtl/>
        </w:rPr>
      </w:pPr>
      <w:r>
        <w:rPr>
          <w:rFonts w:hint="eastAsia"/>
          <w:rtl/>
        </w:rPr>
        <w:t>נסים</w:t>
      </w:r>
      <w:r>
        <w:rPr>
          <w:rtl/>
        </w:rPr>
        <w:t xml:space="preserve"> זאב (ש"ס):</w:t>
      </w:r>
    </w:p>
    <w:p w14:paraId="4F834F26" w14:textId="77777777" w:rsidR="00000000" w:rsidRDefault="007C71EE">
      <w:pPr>
        <w:pStyle w:val="a"/>
        <w:rPr>
          <w:rFonts w:hint="cs"/>
          <w:rtl/>
        </w:rPr>
      </w:pPr>
    </w:p>
    <w:p w14:paraId="7B80483B" w14:textId="77777777" w:rsidR="00000000" w:rsidRDefault="007C71EE">
      <w:pPr>
        <w:pStyle w:val="a"/>
        <w:rPr>
          <w:rFonts w:hint="cs"/>
          <w:rtl/>
        </w:rPr>
      </w:pPr>
      <w:r>
        <w:rPr>
          <w:rFonts w:hint="cs"/>
          <w:rtl/>
        </w:rPr>
        <w:t>גם אנחנו תנועה פה בכנסת.</w:t>
      </w:r>
    </w:p>
    <w:p w14:paraId="03600110" w14:textId="77777777" w:rsidR="00000000" w:rsidRDefault="007C71EE">
      <w:pPr>
        <w:pStyle w:val="a"/>
        <w:rPr>
          <w:rFonts w:hint="cs"/>
          <w:rtl/>
        </w:rPr>
      </w:pPr>
    </w:p>
    <w:p w14:paraId="15157F95" w14:textId="77777777" w:rsidR="00000000" w:rsidRDefault="007C71EE">
      <w:pPr>
        <w:pStyle w:val="ad"/>
        <w:rPr>
          <w:rtl/>
        </w:rPr>
      </w:pPr>
      <w:r>
        <w:rPr>
          <w:rtl/>
        </w:rPr>
        <w:t>היו"ר ראובן ריבלין:</w:t>
      </w:r>
    </w:p>
    <w:p w14:paraId="74CC3684" w14:textId="77777777" w:rsidR="00000000" w:rsidRDefault="007C71EE">
      <w:pPr>
        <w:pStyle w:val="a"/>
        <w:rPr>
          <w:rtl/>
        </w:rPr>
      </w:pPr>
    </w:p>
    <w:p w14:paraId="5954596B" w14:textId="77777777" w:rsidR="00000000" w:rsidRDefault="007C71EE">
      <w:pPr>
        <w:pStyle w:val="a"/>
        <w:rPr>
          <w:rFonts w:hint="cs"/>
          <w:rtl/>
        </w:rPr>
      </w:pPr>
      <w:r>
        <w:rPr>
          <w:rFonts w:hint="cs"/>
          <w:rtl/>
        </w:rPr>
        <w:t xml:space="preserve">חבר הכנסת יתום, ואחריו - חבר הכנסת איתן. </w:t>
      </w:r>
    </w:p>
    <w:p w14:paraId="13F73444" w14:textId="77777777" w:rsidR="00000000" w:rsidRDefault="007C71EE">
      <w:pPr>
        <w:pStyle w:val="a"/>
        <w:rPr>
          <w:rFonts w:hint="cs"/>
          <w:rtl/>
        </w:rPr>
      </w:pPr>
    </w:p>
    <w:p w14:paraId="0D9CD8BE" w14:textId="77777777" w:rsidR="00000000" w:rsidRDefault="007C71EE">
      <w:pPr>
        <w:pStyle w:val="Speaker"/>
        <w:rPr>
          <w:rtl/>
        </w:rPr>
      </w:pPr>
      <w:bookmarkStart w:id="2541" w:name="FS000001045T29_05_2003_00_30_26"/>
      <w:bookmarkEnd w:id="2541"/>
      <w:r>
        <w:rPr>
          <w:rFonts w:hint="eastAsia"/>
          <w:rtl/>
        </w:rPr>
        <w:t>דני</w:t>
      </w:r>
      <w:r>
        <w:rPr>
          <w:rtl/>
        </w:rPr>
        <w:t xml:space="preserve"> יתום (העבודה-מימד):</w:t>
      </w:r>
    </w:p>
    <w:p w14:paraId="5533A1CD" w14:textId="77777777" w:rsidR="00000000" w:rsidRDefault="007C71EE">
      <w:pPr>
        <w:pStyle w:val="a"/>
        <w:rPr>
          <w:rFonts w:hint="cs"/>
          <w:rtl/>
        </w:rPr>
      </w:pPr>
    </w:p>
    <w:p w14:paraId="38D318D4" w14:textId="77777777" w:rsidR="00000000" w:rsidRDefault="007C71EE">
      <w:pPr>
        <w:pStyle w:val="a"/>
        <w:rPr>
          <w:rFonts w:hint="cs"/>
          <w:rtl/>
        </w:rPr>
      </w:pPr>
      <w:r>
        <w:rPr>
          <w:rFonts w:hint="cs"/>
          <w:rtl/>
        </w:rPr>
        <w:t>אדוני היושב-ראש, חברות וחברים, חברי הכנסת - - -</w:t>
      </w:r>
    </w:p>
    <w:p w14:paraId="156C5150" w14:textId="77777777" w:rsidR="00000000" w:rsidRDefault="007C71EE">
      <w:pPr>
        <w:pStyle w:val="a"/>
        <w:rPr>
          <w:rFonts w:hint="cs"/>
          <w:rtl/>
        </w:rPr>
      </w:pPr>
    </w:p>
    <w:p w14:paraId="77782ACC" w14:textId="77777777" w:rsidR="00000000" w:rsidRDefault="007C71EE">
      <w:pPr>
        <w:pStyle w:val="ac"/>
        <w:rPr>
          <w:rtl/>
        </w:rPr>
      </w:pPr>
      <w:r>
        <w:rPr>
          <w:rFonts w:hint="eastAsia"/>
          <w:rtl/>
        </w:rPr>
        <w:t>נסים</w:t>
      </w:r>
      <w:r>
        <w:rPr>
          <w:rtl/>
        </w:rPr>
        <w:t xml:space="preserve"> זאב (ש"ס):</w:t>
      </w:r>
    </w:p>
    <w:p w14:paraId="580ED1EA" w14:textId="77777777" w:rsidR="00000000" w:rsidRDefault="007C71EE">
      <w:pPr>
        <w:pStyle w:val="a"/>
        <w:rPr>
          <w:rFonts w:hint="cs"/>
          <w:rtl/>
        </w:rPr>
      </w:pPr>
    </w:p>
    <w:p w14:paraId="4B97D6F3" w14:textId="77777777" w:rsidR="00000000" w:rsidRDefault="007C71EE">
      <w:pPr>
        <w:pStyle w:val="a"/>
        <w:rPr>
          <w:rFonts w:hint="cs"/>
          <w:rtl/>
        </w:rPr>
      </w:pPr>
      <w:r>
        <w:rPr>
          <w:rFonts w:hint="cs"/>
          <w:rtl/>
        </w:rPr>
        <w:t>תנועת ש"ס כולה מוחה.</w:t>
      </w:r>
    </w:p>
    <w:p w14:paraId="1B1DF30F" w14:textId="77777777" w:rsidR="00000000" w:rsidRDefault="007C71EE">
      <w:pPr>
        <w:pStyle w:val="a"/>
        <w:rPr>
          <w:rFonts w:hint="cs"/>
          <w:rtl/>
        </w:rPr>
      </w:pPr>
    </w:p>
    <w:p w14:paraId="67024490" w14:textId="77777777" w:rsidR="00000000" w:rsidRDefault="007C71EE">
      <w:pPr>
        <w:pStyle w:val="SpeakerCon"/>
        <w:rPr>
          <w:rtl/>
        </w:rPr>
      </w:pPr>
      <w:bookmarkStart w:id="2542" w:name="FS000001045T29_05_2003_00_30_53C"/>
      <w:bookmarkEnd w:id="2542"/>
      <w:r>
        <w:rPr>
          <w:rtl/>
        </w:rPr>
        <w:t>דני יתום (העבודה-</w:t>
      </w:r>
      <w:r>
        <w:rPr>
          <w:rtl/>
        </w:rPr>
        <w:t>מימד):</w:t>
      </w:r>
    </w:p>
    <w:p w14:paraId="5D0D3867" w14:textId="77777777" w:rsidR="00000000" w:rsidRDefault="007C71EE">
      <w:pPr>
        <w:pStyle w:val="a"/>
        <w:rPr>
          <w:rtl/>
        </w:rPr>
      </w:pPr>
    </w:p>
    <w:p w14:paraId="5F39BD6E" w14:textId="77777777" w:rsidR="00000000" w:rsidRDefault="007C71EE">
      <w:pPr>
        <w:pStyle w:val="a"/>
        <w:rPr>
          <w:rFonts w:hint="cs"/>
          <w:rtl/>
        </w:rPr>
      </w:pPr>
      <w:r>
        <w:rPr>
          <w:rFonts w:hint="cs"/>
          <w:rtl/>
        </w:rPr>
        <w:t>נסים, אני מדבר גם אליך.</w:t>
      </w:r>
    </w:p>
    <w:p w14:paraId="45250206" w14:textId="77777777" w:rsidR="00000000" w:rsidRDefault="007C71EE">
      <w:pPr>
        <w:pStyle w:val="a"/>
        <w:rPr>
          <w:rFonts w:hint="cs"/>
          <w:rtl/>
        </w:rPr>
      </w:pPr>
    </w:p>
    <w:p w14:paraId="37CB6A96" w14:textId="77777777" w:rsidR="00000000" w:rsidRDefault="007C71EE">
      <w:pPr>
        <w:pStyle w:val="ad"/>
        <w:rPr>
          <w:rtl/>
        </w:rPr>
      </w:pPr>
      <w:r>
        <w:rPr>
          <w:rtl/>
        </w:rPr>
        <w:t>היו"ר ראובן ריבלין:</w:t>
      </w:r>
    </w:p>
    <w:p w14:paraId="11C4BE22" w14:textId="77777777" w:rsidR="00000000" w:rsidRDefault="007C71EE">
      <w:pPr>
        <w:pStyle w:val="a"/>
        <w:rPr>
          <w:rtl/>
        </w:rPr>
      </w:pPr>
    </w:p>
    <w:p w14:paraId="43BED653" w14:textId="77777777" w:rsidR="00000000" w:rsidRDefault="007C71EE">
      <w:pPr>
        <w:pStyle w:val="a"/>
        <w:rPr>
          <w:rFonts w:hint="cs"/>
          <w:rtl/>
        </w:rPr>
      </w:pPr>
      <w:r>
        <w:rPr>
          <w:rFonts w:hint="cs"/>
          <w:rtl/>
        </w:rPr>
        <w:t>חברת הכנסת איציק, היום אנחנו הולכים משערורייה לשערורייה. בהתחלת הערב היו פה שלושה אנשים שהוזמנו על-ידי אחד מחברי הכנסת מתוך ידיעה.</w:t>
      </w:r>
    </w:p>
    <w:p w14:paraId="0B30FBEE" w14:textId="77777777" w:rsidR="00000000" w:rsidRDefault="007C71EE">
      <w:pPr>
        <w:pStyle w:val="a"/>
        <w:rPr>
          <w:rFonts w:hint="cs"/>
          <w:rtl/>
        </w:rPr>
      </w:pPr>
    </w:p>
    <w:p w14:paraId="713DA1C4" w14:textId="77777777" w:rsidR="00000000" w:rsidRDefault="007C71EE">
      <w:pPr>
        <w:pStyle w:val="ac"/>
        <w:rPr>
          <w:rtl/>
        </w:rPr>
      </w:pPr>
      <w:r>
        <w:rPr>
          <w:rFonts w:hint="eastAsia"/>
          <w:rtl/>
        </w:rPr>
        <w:t>דליה</w:t>
      </w:r>
      <w:r>
        <w:rPr>
          <w:rtl/>
        </w:rPr>
        <w:t xml:space="preserve"> איציק (העבודה-מימד):</w:t>
      </w:r>
    </w:p>
    <w:p w14:paraId="6473C0E8" w14:textId="77777777" w:rsidR="00000000" w:rsidRDefault="007C71EE">
      <w:pPr>
        <w:pStyle w:val="a"/>
        <w:rPr>
          <w:rFonts w:hint="cs"/>
          <w:rtl/>
        </w:rPr>
      </w:pPr>
    </w:p>
    <w:p w14:paraId="47BC62EA" w14:textId="77777777" w:rsidR="00000000" w:rsidRDefault="007C71EE">
      <w:pPr>
        <w:pStyle w:val="a"/>
        <w:rPr>
          <w:rFonts w:hint="cs"/>
          <w:rtl/>
        </w:rPr>
      </w:pPr>
      <w:r>
        <w:rPr>
          <w:rFonts w:hint="cs"/>
          <w:rtl/>
        </w:rPr>
        <w:t>מי הם?</w:t>
      </w:r>
    </w:p>
    <w:p w14:paraId="212B94A9" w14:textId="77777777" w:rsidR="00000000" w:rsidRDefault="007C71EE">
      <w:pPr>
        <w:pStyle w:val="a"/>
        <w:rPr>
          <w:rFonts w:hint="cs"/>
          <w:rtl/>
        </w:rPr>
      </w:pPr>
    </w:p>
    <w:p w14:paraId="1FF2CF38" w14:textId="77777777" w:rsidR="00000000" w:rsidRDefault="007C71EE">
      <w:pPr>
        <w:pStyle w:val="ad"/>
        <w:rPr>
          <w:rtl/>
        </w:rPr>
      </w:pPr>
      <w:r>
        <w:rPr>
          <w:rtl/>
        </w:rPr>
        <w:t>היו"ר ראובן ריבלין:</w:t>
      </w:r>
    </w:p>
    <w:p w14:paraId="4104572F" w14:textId="77777777" w:rsidR="00000000" w:rsidRDefault="007C71EE">
      <w:pPr>
        <w:pStyle w:val="a"/>
        <w:rPr>
          <w:rtl/>
        </w:rPr>
      </w:pPr>
    </w:p>
    <w:p w14:paraId="5E91769F" w14:textId="77777777" w:rsidR="00000000" w:rsidRDefault="007C71EE">
      <w:pPr>
        <w:pStyle w:val="a"/>
        <w:rPr>
          <w:rFonts w:hint="cs"/>
          <w:rtl/>
        </w:rPr>
      </w:pPr>
      <w:r>
        <w:rPr>
          <w:rFonts w:hint="cs"/>
          <w:rtl/>
        </w:rPr>
        <w:t>הם הוזמנו על-י</w:t>
      </w:r>
      <w:r>
        <w:rPr>
          <w:rFonts w:hint="cs"/>
          <w:rtl/>
        </w:rPr>
        <w:t>דך, חברת הכנסת איציק.</w:t>
      </w:r>
    </w:p>
    <w:p w14:paraId="0D8095B8" w14:textId="77777777" w:rsidR="00000000" w:rsidRDefault="007C71EE">
      <w:pPr>
        <w:pStyle w:val="a"/>
        <w:rPr>
          <w:rFonts w:hint="cs"/>
          <w:rtl/>
        </w:rPr>
      </w:pPr>
    </w:p>
    <w:p w14:paraId="18FC7329" w14:textId="77777777" w:rsidR="00000000" w:rsidRDefault="007C71EE">
      <w:pPr>
        <w:pStyle w:val="ac"/>
        <w:rPr>
          <w:rtl/>
        </w:rPr>
      </w:pPr>
      <w:r>
        <w:rPr>
          <w:rFonts w:hint="eastAsia"/>
          <w:rtl/>
        </w:rPr>
        <w:t>דליה</w:t>
      </w:r>
      <w:r>
        <w:rPr>
          <w:rtl/>
        </w:rPr>
        <w:t xml:space="preserve"> איציק (העבודה-מימד):</w:t>
      </w:r>
    </w:p>
    <w:p w14:paraId="27DAB207" w14:textId="77777777" w:rsidR="00000000" w:rsidRDefault="007C71EE">
      <w:pPr>
        <w:pStyle w:val="a"/>
        <w:rPr>
          <w:rFonts w:hint="cs"/>
          <w:rtl/>
        </w:rPr>
      </w:pPr>
    </w:p>
    <w:p w14:paraId="0BEC90FC" w14:textId="77777777" w:rsidR="00000000" w:rsidRDefault="007C71EE">
      <w:pPr>
        <w:pStyle w:val="a"/>
        <w:rPr>
          <w:rFonts w:hint="cs"/>
          <w:rtl/>
        </w:rPr>
      </w:pPr>
      <w:r>
        <w:rPr>
          <w:rFonts w:hint="cs"/>
          <w:rtl/>
        </w:rPr>
        <w:t>על-ידִי?</w:t>
      </w:r>
    </w:p>
    <w:p w14:paraId="0D82D03E" w14:textId="77777777" w:rsidR="00000000" w:rsidRDefault="007C71EE">
      <w:pPr>
        <w:pStyle w:val="a"/>
        <w:rPr>
          <w:rFonts w:hint="cs"/>
          <w:rtl/>
        </w:rPr>
      </w:pPr>
    </w:p>
    <w:p w14:paraId="6E7B92F1" w14:textId="77777777" w:rsidR="00000000" w:rsidRDefault="007C71EE">
      <w:pPr>
        <w:pStyle w:val="ad"/>
        <w:rPr>
          <w:rtl/>
        </w:rPr>
      </w:pPr>
      <w:r>
        <w:rPr>
          <w:rtl/>
        </w:rPr>
        <w:t>היו"ר ראובן ריבלין:</w:t>
      </w:r>
    </w:p>
    <w:p w14:paraId="15C11F24" w14:textId="77777777" w:rsidR="00000000" w:rsidRDefault="007C71EE">
      <w:pPr>
        <w:pStyle w:val="a"/>
        <w:rPr>
          <w:rtl/>
        </w:rPr>
      </w:pPr>
    </w:p>
    <w:p w14:paraId="2CD457A9" w14:textId="77777777" w:rsidR="00000000" w:rsidRDefault="007C71EE">
      <w:pPr>
        <w:pStyle w:val="a"/>
        <w:rPr>
          <w:rFonts w:hint="cs"/>
          <w:rtl/>
        </w:rPr>
      </w:pPr>
      <w:r>
        <w:rPr>
          <w:rFonts w:hint="cs"/>
          <w:rtl/>
        </w:rPr>
        <w:t>וזה לא טוב.</w:t>
      </w:r>
    </w:p>
    <w:p w14:paraId="6933AEFB" w14:textId="77777777" w:rsidR="00000000" w:rsidRDefault="007C71EE">
      <w:pPr>
        <w:pStyle w:val="a"/>
        <w:rPr>
          <w:rFonts w:hint="cs"/>
          <w:rtl/>
        </w:rPr>
      </w:pPr>
    </w:p>
    <w:p w14:paraId="7ECCC30C" w14:textId="77777777" w:rsidR="00000000" w:rsidRDefault="007C71EE">
      <w:pPr>
        <w:pStyle w:val="ac"/>
        <w:rPr>
          <w:rtl/>
        </w:rPr>
      </w:pPr>
      <w:r>
        <w:rPr>
          <w:rFonts w:hint="eastAsia"/>
          <w:rtl/>
        </w:rPr>
        <w:t>דליה</w:t>
      </w:r>
      <w:r>
        <w:rPr>
          <w:rtl/>
        </w:rPr>
        <w:t xml:space="preserve"> איציק (העבודה-מימד):</w:t>
      </w:r>
    </w:p>
    <w:p w14:paraId="1063AAD5" w14:textId="77777777" w:rsidR="00000000" w:rsidRDefault="007C71EE">
      <w:pPr>
        <w:pStyle w:val="a"/>
        <w:rPr>
          <w:rFonts w:hint="cs"/>
          <w:rtl/>
        </w:rPr>
      </w:pPr>
    </w:p>
    <w:p w14:paraId="5A9D7070" w14:textId="77777777" w:rsidR="00000000" w:rsidRDefault="007C71EE">
      <w:pPr>
        <w:pStyle w:val="a"/>
        <w:rPr>
          <w:rFonts w:hint="cs"/>
          <w:rtl/>
        </w:rPr>
      </w:pPr>
      <w:r>
        <w:rPr>
          <w:rFonts w:hint="cs"/>
          <w:rtl/>
        </w:rPr>
        <w:t>אדוני היושב-ראש, אני מבקשת ממך - עכשיו תתנצל, מייד.</w:t>
      </w:r>
    </w:p>
    <w:p w14:paraId="64EF6854" w14:textId="77777777" w:rsidR="00000000" w:rsidRDefault="007C71EE">
      <w:pPr>
        <w:pStyle w:val="a"/>
        <w:rPr>
          <w:rFonts w:hint="cs"/>
          <w:rtl/>
        </w:rPr>
      </w:pPr>
    </w:p>
    <w:p w14:paraId="4F825115" w14:textId="77777777" w:rsidR="00000000" w:rsidRDefault="007C71EE">
      <w:pPr>
        <w:pStyle w:val="ad"/>
        <w:rPr>
          <w:rtl/>
        </w:rPr>
      </w:pPr>
      <w:r>
        <w:rPr>
          <w:rtl/>
        </w:rPr>
        <w:t>היו"ר ראובן ריבלין:</w:t>
      </w:r>
    </w:p>
    <w:p w14:paraId="556D620D" w14:textId="77777777" w:rsidR="00000000" w:rsidRDefault="007C71EE">
      <w:pPr>
        <w:pStyle w:val="a"/>
        <w:rPr>
          <w:rtl/>
        </w:rPr>
      </w:pPr>
    </w:p>
    <w:p w14:paraId="60577B3E" w14:textId="77777777" w:rsidR="00000000" w:rsidRDefault="007C71EE">
      <w:pPr>
        <w:pStyle w:val="a"/>
        <w:rPr>
          <w:rFonts w:hint="cs"/>
          <w:rtl/>
        </w:rPr>
      </w:pPr>
      <w:r>
        <w:rPr>
          <w:rFonts w:hint="cs"/>
          <w:rtl/>
        </w:rPr>
        <w:t>אני לא יכול להתנצל כי זה - - -</w:t>
      </w:r>
    </w:p>
    <w:p w14:paraId="171FD04B" w14:textId="77777777" w:rsidR="00000000" w:rsidRDefault="007C71EE">
      <w:pPr>
        <w:pStyle w:val="a"/>
        <w:rPr>
          <w:rFonts w:hint="cs"/>
          <w:rtl/>
        </w:rPr>
      </w:pPr>
    </w:p>
    <w:p w14:paraId="3A868DC3" w14:textId="77777777" w:rsidR="00000000" w:rsidRDefault="007C71EE">
      <w:pPr>
        <w:pStyle w:val="ac"/>
        <w:rPr>
          <w:rtl/>
        </w:rPr>
      </w:pPr>
      <w:r>
        <w:rPr>
          <w:rFonts w:hint="eastAsia"/>
          <w:rtl/>
        </w:rPr>
        <w:t>דליה</w:t>
      </w:r>
      <w:r>
        <w:rPr>
          <w:rtl/>
        </w:rPr>
        <w:t xml:space="preserve"> איציק (העבודה-מימד):</w:t>
      </w:r>
    </w:p>
    <w:p w14:paraId="56F93460" w14:textId="77777777" w:rsidR="00000000" w:rsidRDefault="007C71EE">
      <w:pPr>
        <w:pStyle w:val="a"/>
        <w:rPr>
          <w:rFonts w:hint="cs"/>
          <w:rtl/>
        </w:rPr>
      </w:pPr>
    </w:p>
    <w:p w14:paraId="315B2C1B" w14:textId="77777777" w:rsidR="00000000" w:rsidRDefault="007C71EE">
      <w:pPr>
        <w:pStyle w:val="a"/>
        <w:rPr>
          <w:rFonts w:hint="cs"/>
          <w:rtl/>
        </w:rPr>
      </w:pPr>
      <w:r>
        <w:rPr>
          <w:rFonts w:hint="cs"/>
          <w:rtl/>
        </w:rPr>
        <w:t>לא</w:t>
      </w:r>
      <w:r>
        <w:rPr>
          <w:rFonts w:hint="cs"/>
          <w:rtl/>
        </w:rPr>
        <w:t xml:space="preserve"> ידעתי על זה. תבקש סליחה ומייד.</w:t>
      </w:r>
    </w:p>
    <w:p w14:paraId="11B7CA7F" w14:textId="77777777" w:rsidR="00000000" w:rsidRDefault="007C71EE">
      <w:pPr>
        <w:pStyle w:val="a"/>
        <w:rPr>
          <w:rFonts w:hint="cs"/>
          <w:rtl/>
        </w:rPr>
      </w:pPr>
    </w:p>
    <w:p w14:paraId="52E036F0" w14:textId="77777777" w:rsidR="00000000" w:rsidRDefault="007C71EE">
      <w:pPr>
        <w:pStyle w:val="ad"/>
        <w:rPr>
          <w:rtl/>
        </w:rPr>
      </w:pPr>
      <w:r>
        <w:rPr>
          <w:rtl/>
        </w:rPr>
        <w:t>היו"ר ראובן ריבלין:</w:t>
      </w:r>
    </w:p>
    <w:p w14:paraId="7EA875FE" w14:textId="77777777" w:rsidR="00000000" w:rsidRDefault="007C71EE">
      <w:pPr>
        <w:pStyle w:val="a"/>
        <w:rPr>
          <w:rtl/>
        </w:rPr>
      </w:pPr>
    </w:p>
    <w:p w14:paraId="1FC38531" w14:textId="77777777" w:rsidR="00000000" w:rsidRDefault="007C71EE">
      <w:pPr>
        <w:pStyle w:val="a"/>
        <w:rPr>
          <w:rFonts w:hint="cs"/>
          <w:rtl/>
        </w:rPr>
      </w:pPr>
      <w:r>
        <w:rPr>
          <w:rFonts w:hint="cs"/>
          <w:rtl/>
        </w:rPr>
        <w:t xml:space="preserve">אני מבקש סליחה אם האינפורמציה שנמסרה לי אינה נכונה. אני רק מוכרח לומר לך שקצין הכנסת יודע מה הוא מדבר. </w:t>
      </w:r>
    </w:p>
    <w:p w14:paraId="2AD95C47" w14:textId="77777777" w:rsidR="00000000" w:rsidRDefault="007C71EE">
      <w:pPr>
        <w:pStyle w:val="a"/>
        <w:rPr>
          <w:rtl/>
        </w:rPr>
      </w:pPr>
    </w:p>
    <w:p w14:paraId="6FB5E176" w14:textId="77777777" w:rsidR="00000000" w:rsidRDefault="007C71EE">
      <w:pPr>
        <w:pStyle w:val="a"/>
        <w:rPr>
          <w:rFonts w:hint="cs"/>
          <w:rtl/>
        </w:rPr>
      </w:pPr>
    </w:p>
    <w:p w14:paraId="2F976B9F" w14:textId="77777777" w:rsidR="00000000" w:rsidRDefault="007C71EE">
      <w:pPr>
        <w:pStyle w:val="ac"/>
        <w:rPr>
          <w:rtl/>
        </w:rPr>
      </w:pPr>
      <w:r>
        <w:rPr>
          <w:rFonts w:hint="eastAsia"/>
          <w:rtl/>
        </w:rPr>
        <w:t>דליה</w:t>
      </w:r>
      <w:r>
        <w:rPr>
          <w:rtl/>
        </w:rPr>
        <w:t xml:space="preserve"> איציק (העבודה-מימד):</w:t>
      </w:r>
    </w:p>
    <w:p w14:paraId="5F08810F" w14:textId="77777777" w:rsidR="00000000" w:rsidRDefault="007C71EE">
      <w:pPr>
        <w:pStyle w:val="a"/>
        <w:rPr>
          <w:rFonts w:hint="cs"/>
          <w:rtl/>
        </w:rPr>
      </w:pPr>
    </w:p>
    <w:p w14:paraId="644C1588" w14:textId="77777777" w:rsidR="00000000" w:rsidRDefault="007C71EE">
      <w:pPr>
        <w:pStyle w:val="a"/>
        <w:rPr>
          <w:rFonts w:hint="cs"/>
          <w:rtl/>
        </w:rPr>
      </w:pPr>
      <w:r>
        <w:rPr>
          <w:rFonts w:hint="cs"/>
          <w:rtl/>
        </w:rPr>
        <w:t>אל תדבר סתם.</w:t>
      </w:r>
    </w:p>
    <w:p w14:paraId="55E2F0A0" w14:textId="77777777" w:rsidR="00000000" w:rsidRDefault="007C71EE">
      <w:pPr>
        <w:pStyle w:val="a"/>
        <w:rPr>
          <w:rFonts w:hint="cs"/>
          <w:rtl/>
        </w:rPr>
      </w:pPr>
    </w:p>
    <w:p w14:paraId="7E360B61" w14:textId="77777777" w:rsidR="00000000" w:rsidRDefault="007C71EE">
      <w:pPr>
        <w:pStyle w:val="ad"/>
        <w:rPr>
          <w:rtl/>
        </w:rPr>
      </w:pPr>
      <w:r>
        <w:rPr>
          <w:rtl/>
        </w:rPr>
        <w:t>היו"ר ראובן ריבלין:</w:t>
      </w:r>
    </w:p>
    <w:p w14:paraId="7A5F7F99" w14:textId="77777777" w:rsidR="00000000" w:rsidRDefault="007C71EE">
      <w:pPr>
        <w:pStyle w:val="a"/>
        <w:rPr>
          <w:rtl/>
        </w:rPr>
      </w:pPr>
    </w:p>
    <w:p w14:paraId="3CAEF80F" w14:textId="77777777" w:rsidR="00000000" w:rsidRDefault="007C71EE">
      <w:pPr>
        <w:pStyle w:val="a"/>
        <w:rPr>
          <w:rFonts w:hint="cs"/>
          <w:rtl/>
        </w:rPr>
      </w:pPr>
      <w:r>
        <w:rPr>
          <w:rFonts w:hint="cs"/>
          <w:rtl/>
        </w:rPr>
        <w:t>אני לא מאשים אותך, משום שאנשים הפי</w:t>
      </w:r>
      <w:r>
        <w:rPr>
          <w:rFonts w:hint="cs"/>
          <w:rtl/>
        </w:rPr>
        <w:t xml:space="preserve">רו את ההבטחה לך, אף שאת הבטחת. </w:t>
      </w:r>
    </w:p>
    <w:p w14:paraId="1F6F2B72" w14:textId="77777777" w:rsidR="00000000" w:rsidRDefault="007C71EE">
      <w:pPr>
        <w:pStyle w:val="a"/>
        <w:rPr>
          <w:rFonts w:hint="cs"/>
          <w:rtl/>
        </w:rPr>
      </w:pPr>
    </w:p>
    <w:p w14:paraId="06E27FA5" w14:textId="77777777" w:rsidR="00000000" w:rsidRDefault="007C71EE">
      <w:pPr>
        <w:pStyle w:val="a"/>
        <w:rPr>
          <w:rFonts w:hint="cs"/>
          <w:rtl/>
        </w:rPr>
      </w:pPr>
      <w:r>
        <w:rPr>
          <w:rFonts w:hint="cs"/>
          <w:rtl/>
        </w:rPr>
        <w:t xml:space="preserve">השערורייה הבלתי-נסבלת של הצבעה של חבר כנסת במקום חבר כנסת אחר, בלי לומר שהוא טעה </w:t>
      </w:r>
      <w:r>
        <w:rPr>
          <w:rtl/>
        </w:rPr>
        <w:t>–</w:t>
      </w:r>
      <w:r>
        <w:rPr>
          <w:rFonts w:hint="cs"/>
          <w:rtl/>
        </w:rPr>
        <w:t xml:space="preserve"> כי כבר קרו היום בערב טעויות </w:t>
      </w:r>
      <w:r>
        <w:rPr>
          <w:rtl/>
        </w:rPr>
        <w:t>–</w:t>
      </w:r>
      <w:r>
        <w:rPr>
          <w:rFonts w:hint="cs"/>
          <w:rtl/>
        </w:rPr>
        <w:t xml:space="preserve"> היא שערורייה שאי-אפשר לעבור עליה לסדר-היום. תודה רבה.</w:t>
      </w:r>
    </w:p>
    <w:p w14:paraId="3A479E81" w14:textId="77777777" w:rsidR="00000000" w:rsidRDefault="007C71EE">
      <w:pPr>
        <w:pStyle w:val="a"/>
        <w:rPr>
          <w:rFonts w:hint="cs"/>
          <w:rtl/>
        </w:rPr>
      </w:pPr>
    </w:p>
    <w:p w14:paraId="6898923A" w14:textId="77777777" w:rsidR="00000000" w:rsidRDefault="007C71EE">
      <w:pPr>
        <w:pStyle w:val="ac"/>
        <w:rPr>
          <w:rtl/>
        </w:rPr>
      </w:pPr>
      <w:r>
        <w:rPr>
          <w:rFonts w:hint="eastAsia"/>
          <w:rtl/>
        </w:rPr>
        <w:t>ג</w:t>
      </w:r>
      <w:r>
        <w:rPr>
          <w:rtl/>
        </w:rPr>
        <w:t>'מאל זחאלקה (בל"ד):</w:t>
      </w:r>
    </w:p>
    <w:p w14:paraId="402EB355" w14:textId="77777777" w:rsidR="00000000" w:rsidRDefault="007C71EE">
      <w:pPr>
        <w:pStyle w:val="a"/>
        <w:rPr>
          <w:rFonts w:hint="cs"/>
          <w:rtl/>
        </w:rPr>
      </w:pPr>
    </w:p>
    <w:p w14:paraId="5AA28BCF" w14:textId="77777777" w:rsidR="00000000" w:rsidRDefault="007C71EE">
      <w:pPr>
        <w:pStyle w:val="a"/>
        <w:rPr>
          <w:rFonts w:hint="cs"/>
          <w:rtl/>
        </w:rPr>
      </w:pPr>
      <w:r>
        <w:rPr>
          <w:rFonts w:hint="cs"/>
          <w:rtl/>
        </w:rPr>
        <w:t>זה קרה רק היום.</w:t>
      </w:r>
    </w:p>
    <w:p w14:paraId="28DA6C6D" w14:textId="77777777" w:rsidR="00000000" w:rsidRDefault="007C71EE">
      <w:pPr>
        <w:pStyle w:val="a"/>
        <w:rPr>
          <w:rFonts w:hint="cs"/>
          <w:rtl/>
        </w:rPr>
      </w:pPr>
    </w:p>
    <w:p w14:paraId="5E7E5E79" w14:textId="77777777" w:rsidR="00000000" w:rsidRDefault="007C71EE">
      <w:pPr>
        <w:pStyle w:val="ad"/>
        <w:rPr>
          <w:rtl/>
        </w:rPr>
      </w:pPr>
      <w:r>
        <w:rPr>
          <w:rtl/>
        </w:rPr>
        <w:t>היו"ר ראובן ריבל</w:t>
      </w:r>
      <w:r>
        <w:rPr>
          <w:rtl/>
        </w:rPr>
        <w:t>ין:</w:t>
      </w:r>
    </w:p>
    <w:p w14:paraId="30FB2FBC" w14:textId="77777777" w:rsidR="00000000" w:rsidRDefault="007C71EE">
      <w:pPr>
        <w:pStyle w:val="a"/>
        <w:rPr>
          <w:rtl/>
        </w:rPr>
      </w:pPr>
    </w:p>
    <w:p w14:paraId="2F6308BA" w14:textId="77777777" w:rsidR="00000000" w:rsidRDefault="007C71EE">
      <w:pPr>
        <w:pStyle w:val="a"/>
        <w:rPr>
          <w:rFonts w:hint="cs"/>
          <w:rtl/>
        </w:rPr>
      </w:pPr>
      <w:r>
        <w:rPr>
          <w:rFonts w:hint="cs"/>
          <w:rtl/>
        </w:rPr>
        <w:t>קרה היום גם לך. חבר הכנסת זחאלקה, גם לך קרה, גם אתה הצבעת במקום רביץ, רק שאתה עשית את זה בטעות. הלאה.</w:t>
      </w:r>
    </w:p>
    <w:p w14:paraId="0552A1B7" w14:textId="77777777" w:rsidR="00000000" w:rsidRDefault="007C71EE">
      <w:pPr>
        <w:pStyle w:val="a"/>
        <w:rPr>
          <w:rFonts w:hint="cs"/>
          <w:rtl/>
        </w:rPr>
      </w:pPr>
    </w:p>
    <w:p w14:paraId="4E128A4C" w14:textId="77777777" w:rsidR="00000000" w:rsidRDefault="007C71EE">
      <w:pPr>
        <w:pStyle w:val="SpeakerCon"/>
        <w:rPr>
          <w:rtl/>
        </w:rPr>
      </w:pPr>
      <w:bookmarkStart w:id="2543" w:name="FS000001045T29_05_2003_00_35_18C"/>
      <w:bookmarkEnd w:id="2543"/>
      <w:r>
        <w:rPr>
          <w:rtl/>
        </w:rPr>
        <w:t>דני יתום (העבודה-מימד):</w:t>
      </w:r>
    </w:p>
    <w:p w14:paraId="385074E1" w14:textId="77777777" w:rsidR="00000000" w:rsidRDefault="007C71EE">
      <w:pPr>
        <w:pStyle w:val="a"/>
        <w:rPr>
          <w:rtl/>
        </w:rPr>
      </w:pPr>
    </w:p>
    <w:p w14:paraId="01A0AB77" w14:textId="77777777" w:rsidR="00000000" w:rsidRDefault="007C71EE">
      <w:pPr>
        <w:pStyle w:val="a"/>
        <w:rPr>
          <w:rFonts w:hint="cs"/>
          <w:rtl/>
        </w:rPr>
      </w:pPr>
      <w:r>
        <w:rPr>
          <w:rFonts w:hint="cs"/>
          <w:rtl/>
        </w:rPr>
        <w:t>אדוני היושב-ראש, לא אמרתי את דברי.</w:t>
      </w:r>
    </w:p>
    <w:p w14:paraId="0BDEB1E6" w14:textId="77777777" w:rsidR="00000000" w:rsidRDefault="007C71EE">
      <w:pPr>
        <w:pStyle w:val="a"/>
        <w:rPr>
          <w:rFonts w:hint="cs"/>
          <w:rtl/>
        </w:rPr>
      </w:pPr>
    </w:p>
    <w:p w14:paraId="795B8AD6" w14:textId="77777777" w:rsidR="00000000" w:rsidRDefault="007C71EE">
      <w:pPr>
        <w:pStyle w:val="ad"/>
        <w:rPr>
          <w:rtl/>
        </w:rPr>
      </w:pPr>
      <w:r>
        <w:rPr>
          <w:rtl/>
        </w:rPr>
        <w:t>היו"ר ראובן ריבלין:</w:t>
      </w:r>
    </w:p>
    <w:p w14:paraId="47EA279E" w14:textId="77777777" w:rsidR="00000000" w:rsidRDefault="007C71EE">
      <w:pPr>
        <w:pStyle w:val="a"/>
        <w:rPr>
          <w:rtl/>
        </w:rPr>
      </w:pPr>
    </w:p>
    <w:p w14:paraId="7CFEC1F8" w14:textId="77777777" w:rsidR="00000000" w:rsidRDefault="007C71EE">
      <w:pPr>
        <w:pStyle w:val="a"/>
        <w:rPr>
          <w:rFonts w:hint="cs"/>
          <w:rtl/>
        </w:rPr>
      </w:pPr>
      <w:r>
        <w:rPr>
          <w:rFonts w:hint="cs"/>
          <w:rtl/>
        </w:rPr>
        <w:t>אין לי ויכוח.</w:t>
      </w:r>
    </w:p>
    <w:p w14:paraId="546444AC" w14:textId="77777777" w:rsidR="00000000" w:rsidRDefault="007C71EE">
      <w:pPr>
        <w:pStyle w:val="a"/>
        <w:rPr>
          <w:rFonts w:hint="cs"/>
          <w:rtl/>
        </w:rPr>
      </w:pPr>
    </w:p>
    <w:p w14:paraId="25AB64CF" w14:textId="77777777" w:rsidR="00000000" w:rsidRDefault="007C71EE">
      <w:pPr>
        <w:pStyle w:val="SpeakerCon"/>
        <w:rPr>
          <w:rtl/>
        </w:rPr>
      </w:pPr>
      <w:bookmarkStart w:id="2544" w:name="FS000001045T29_05_2003_00_35_36C"/>
      <w:bookmarkEnd w:id="2544"/>
      <w:r>
        <w:rPr>
          <w:rtl/>
        </w:rPr>
        <w:t>דני יתום (העבודה-מימד):</w:t>
      </w:r>
    </w:p>
    <w:p w14:paraId="3B472960" w14:textId="77777777" w:rsidR="00000000" w:rsidRDefault="007C71EE">
      <w:pPr>
        <w:pStyle w:val="a"/>
        <w:rPr>
          <w:rtl/>
        </w:rPr>
      </w:pPr>
    </w:p>
    <w:p w14:paraId="340B08FD" w14:textId="77777777" w:rsidR="00000000" w:rsidRDefault="007C71EE">
      <w:pPr>
        <w:pStyle w:val="a"/>
        <w:rPr>
          <w:rFonts w:hint="cs"/>
          <w:rtl/>
        </w:rPr>
      </w:pPr>
      <w:r>
        <w:rPr>
          <w:rFonts w:hint="cs"/>
          <w:rtl/>
        </w:rPr>
        <w:t>אדוני היושב-ראש, כנסת נכבד</w:t>
      </w:r>
      <w:r>
        <w:rPr>
          <w:rFonts w:hint="cs"/>
          <w:rtl/>
        </w:rPr>
        <w:t xml:space="preserve">ה. ברור לגמרי - - - </w:t>
      </w:r>
    </w:p>
    <w:p w14:paraId="2664A5D5" w14:textId="77777777" w:rsidR="00000000" w:rsidRDefault="007C71EE">
      <w:pPr>
        <w:pStyle w:val="a"/>
        <w:rPr>
          <w:rFonts w:hint="cs"/>
          <w:rtl/>
        </w:rPr>
      </w:pPr>
    </w:p>
    <w:p w14:paraId="7E3AA0A3" w14:textId="77777777" w:rsidR="00000000" w:rsidRDefault="007C71EE">
      <w:pPr>
        <w:pStyle w:val="ad"/>
        <w:rPr>
          <w:rtl/>
        </w:rPr>
      </w:pPr>
      <w:r>
        <w:rPr>
          <w:rtl/>
        </w:rPr>
        <w:t>היו"ר ראובן ריבלין:</w:t>
      </w:r>
    </w:p>
    <w:p w14:paraId="2A317943" w14:textId="77777777" w:rsidR="00000000" w:rsidRDefault="007C71EE">
      <w:pPr>
        <w:pStyle w:val="a"/>
        <w:rPr>
          <w:rtl/>
        </w:rPr>
      </w:pPr>
    </w:p>
    <w:p w14:paraId="4705D67B" w14:textId="77777777" w:rsidR="00000000" w:rsidRDefault="007C71EE">
      <w:pPr>
        <w:pStyle w:val="a"/>
        <w:rPr>
          <w:rFonts w:hint="cs"/>
          <w:rtl/>
        </w:rPr>
      </w:pPr>
      <w:r>
        <w:rPr>
          <w:rFonts w:hint="cs"/>
          <w:rtl/>
        </w:rPr>
        <w:t>נסים זאב, שלא תצעק. לא תקבל. אתה צועק כל הזמן. אם לא תצעק ותבקש בשקט, תקבל. בבקשה.</w:t>
      </w:r>
    </w:p>
    <w:p w14:paraId="4602100A" w14:textId="77777777" w:rsidR="00000000" w:rsidRDefault="007C71EE">
      <w:pPr>
        <w:pStyle w:val="a"/>
        <w:rPr>
          <w:rFonts w:hint="cs"/>
          <w:rtl/>
        </w:rPr>
      </w:pPr>
    </w:p>
    <w:p w14:paraId="582E23ED" w14:textId="77777777" w:rsidR="00000000" w:rsidRDefault="007C71EE">
      <w:pPr>
        <w:pStyle w:val="SpeakerCon"/>
        <w:rPr>
          <w:rtl/>
        </w:rPr>
      </w:pPr>
      <w:bookmarkStart w:id="2545" w:name="FS000001045T29_05_2003_00_36_19C"/>
      <w:bookmarkEnd w:id="2545"/>
    </w:p>
    <w:p w14:paraId="7D252232" w14:textId="77777777" w:rsidR="00000000" w:rsidRDefault="007C71EE">
      <w:pPr>
        <w:pStyle w:val="SpeakerCon"/>
        <w:rPr>
          <w:rtl/>
        </w:rPr>
      </w:pPr>
      <w:r>
        <w:rPr>
          <w:rtl/>
        </w:rPr>
        <w:t>דני יתום (העבודה-מימד):</w:t>
      </w:r>
    </w:p>
    <w:p w14:paraId="149DD5F9" w14:textId="77777777" w:rsidR="00000000" w:rsidRDefault="007C71EE">
      <w:pPr>
        <w:pStyle w:val="a"/>
        <w:rPr>
          <w:rtl/>
        </w:rPr>
      </w:pPr>
    </w:p>
    <w:p w14:paraId="0626640A" w14:textId="77777777" w:rsidR="00000000" w:rsidRDefault="007C71EE">
      <w:pPr>
        <w:pStyle w:val="a"/>
        <w:rPr>
          <w:rFonts w:hint="cs"/>
          <w:rtl/>
        </w:rPr>
      </w:pPr>
      <w:r>
        <w:rPr>
          <w:rFonts w:hint="cs"/>
          <w:rtl/>
        </w:rPr>
        <w:t>רבותי וגבירותי, אני חושב שנעשה כאן היום על דעת כולנו מעשה שלא ייעשה.</w:t>
      </w:r>
    </w:p>
    <w:p w14:paraId="09D8780D" w14:textId="77777777" w:rsidR="00000000" w:rsidRDefault="007C71EE">
      <w:pPr>
        <w:pStyle w:val="a"/>
        <w:rPr>
          <w:rFonts w:hint="cs"/>
          <w:rtl/>
        </w:rPr>
      </w:pPr>
    </w:p>
    <w:p w14:paraId="508248D6" w14:textId="77777777" w:rsidR="00000000" w:rsidRDefault="007C71EE">
      <w:pPr>
        <w:pStyle w:val="ac"/>
        <w:rPr>
          <w:rtl/>
        </w:rPr>
      </w:pPr>
      <w:r>
        <w:rPr>
          <w:rFonts w:hint="eastAsia"/>
          <w:rtl/>
        </w:rPr>
        <w:t>רוני</w:t>
      </w:r>
      <w:r>
        <w:rPr>
          <w:rtl/>
        </w:rPr>
        <w:t xml:space="preserve"> בר-און (הליכוד):</w:t>
      </w:r>
    </w:p>
    <w:p w14:paraId="313129D6" w14:textId="77777777" w:rsidR="00000000" w:rsidRDefault="007C71EE">
      <w:pPr>
        <w:pStyle w:val="a"/>
        <w:rPr>
          <w:rFonts w:hint="cs"/>
          <w:rtl/>
        </w:rPr>
      </w:pPr>
    </w:p>
    <w:p w14:paraId="461EC664" w14:textId="77777777" w:rsidR="00000000" w:rsidRDefault="007C71EE">
      <w:pPr>
        <w:pStyle w:val="a"/>
        <w:rPr>
          <w:rFonts w:hint="cs"/>
          <w:rtl/>
        </w:rPr>
      </w:pPr>
      <w:r>
        <w:rPr>
          <w:rFonts w:hint="cs"/>
          <w:rtl/>
        </w:rPr>
        <w:t>שמענו אותך</w:t>
      </w:r>
      <w:r>
        <w:rPr>
          <w:rFonts w:hint="cs"/>
          <w:rtl/>
        </w:rPr>
        <w:t>.</w:t>
      </w:r>
    </w:p>
    <w:p w14:paraId="25ADC764" w14:textId="77777777" w:rsidR="00000000" w:rsidRDefault="007C71EE">
      <w:pPr>
        <w:pStyle w:val="a"/>
        <w:rPr>
          <w:rFonts w:hint="cs"/>
          <w:rtl/>
        </w:rPr>
      </w:pPr>
    </w:p>
    <w:p w14:paraId="16C711BC" w14:textId="77777777" w:rsidR="00000000" w:rsidRDefault="007C71EE">
      <w:pPr>
        <w:pStyle w:val="SpeakerCon"/>
        <w:rPr>
          <w:rtl/>
        </w:rPr>
      </w:pPr>
      <w:bookmarkStart w:id="2546" w:name="FS000001045T29_05_2003_00_37_41C"/>
      <w:bookmarkEnd w:id="2546"/>
      <w:r>
        <w:rPr>
          <w:rtl/>
        </w:rPr>
        <w:t>דני יתום (העבודה-מימד):</w:t>
      </w:r>
    </w:p>
    <w:p w14:paraId="6E001AEE" w14:textId="77777777" w:rsidR="00000000" w:rsidRDefault="007C71EE">
      <w:pPr>
        <w:pStyle w:val="a"/>
        <w:rPr>
          <w:rtl/>
        </w:rPr>
      </w:pPr>
    </w:p>
    <w:p w14:paraId="15162129" w14:textId="77777777" w:rsidR="00000000" w:rsidRDefault="007C71EE">
      <w:pPr>
        <w:pStyle w:val="a"/>
        <w:rPr>
          <w:rFonts w:hint="cs"/>
          <w:rtl/>
        </w:rPr>
      </w:pPr>
      <w:r>
        <w:rPr>
          <w:rFonts w:hint="cs"/>
          <w:rtl/>
        </w:rPr>
        <w:t xml:space="preserve">בוודאי לא </w:t>
      </w:r>
      <w:r>
        <w:rPr>
          <w:rtl/>
        </w:rPr>
        <w:t>–</w:t>
      </w:r>
      <w:r>
        <w:rPr>
          <w:rFonts w:hint="cs"/>
          <w:rtl/>
        </w:rPr>
        <w:t xml:space="preserve"> חבר הכנסת רוני בר-און, אני מדבר גם אליך. אני מבקש שלא תפריע לי. אתה יודע רק להפריע. אל תפריע לי, בבקשה. על-ידי ההפרעה הזאת אתה נותן גיבוי למה שנעשה.</w:t>
      </w:r>
    </w:p>
    <w:p w14:paraId="0D02EFC0" w14:textId="77777777" w:rsidR="00000000" w:rsidRDefault="007C71EE">
      <w:pPr>
        <w:pStyle w:val="a"/>
        <w:rPr>
          <w:rFonts w:hint="cs"/>
          <w:rtl/>
        </w:rPr>
      </w:pPr>
    </w:p>
    <w:p w14:paraId="44B441A9" w14:textId="77777777" w:rsidR="00000000" w:rsidRDefault="007C71EE">
      <w:pPr>
        <w:pStyle w:val="ac"/>
        <w:rPr>
          <w:rtl/>
        </w:rPr>
      </w:pPr>
      <w:r>
        <w:rPr>
          <w:rFonts w:hint="eastAsia"/>
          <w:rtl/>
        </w:rPr>
        <w:t>רוני</w:t>
      </w:r>
      <w:r>
        <w:rPr>
          <w:rtl/>
        </w:rPr>
        <w:t xml:space="preserve"> בר-און (הליכוד):</w:t>
      </w:r>
    </w:p>
    <w:p w14:paraId="5247D0FA" w14:textId="77777777" w:rsidR="00000000" w:rsidRDefault="007C71EE">
      <w:pPr>
        <w:pStyle w:val="a"/>
        <w:rPr>
          <w:rFonts w:hint="cs"/>
          <w:rtl/>
        </w:rPr>
      </w:pPr>
    </w:p>
    <w:p w14:paraId="2828E5D5" w14:textId="77777777" w:rsidR="00000000" w:rsidRDefault="007C71EE">
      <w:pPr>
        <w:pStyle w:val="a"/>
        <w:rPr>
          <w:rFonts w:hint="cs"/>
          <w:rtl/>
        </w:rPr>
      </w:pPr>
      <w:r>
        <w:rPr>
          <w:rFonts w:hint="cs"/>
          <w:rtl/>
        </w:rPr>
        <w:t>אתה סתם פרובוקטור.</w:t>
      </w:r>
    </w:p>
    <w:p w14:paraId="4405DC25" w14:textId="77777777" w:rsidR="00000000" w:rsidRDefault="007C71EE">
      <w:pPr>
        <w:pStyle w:val="a"/>
        <w:rPr>
          <w:rFonts w:hint="cs"/>
          <w:rtl/>
        </w:rPr>
      </w:pPr>
    </w:p>
    <w:p w14:paraId="2FDB4106" w14:textId="77777777" w:rsidR="00000000" w:rsidRDefault="007C71EE">
      <w:pPr>
        <w:pStyle w:val="SpeakerCon"/>
        <w:rPr>
          <w:rtl/>
        </w:rPr>
      </w:pPr>
      <w:bookmarkStart w:id="2547" w:name="FS000001045T29_05_2003_00_38_36C"/>
      <w:bookmarkEnd w:id="2547"/>
      <w:r>
        <w:rPr>
          <w:rtl/>
        </w:rPr>
        <w:t>דני יתום (העבודה-מימד):</w:t>
      </w:r>
    </w:p>
    <w:p w14:paraId="095A44E5" w14:textId="77777777" w:rsidR="00000000" w:rsidRDefault="007C71EE">
      <w:pPr>
        <w:pStyle w:val="a"/>
        <w:rPr>
          <w:rtl/>
        </w:rPr>
      </w:pPr>
    </w:p>
    <w:p w14:paraId="6711C421" w14:textId="77777777" w:rsidR="00000000" w:rsidRDefault="007C71EE">
      <w:pPr>
        <w:pStyle w:val="a"/>
        <w:rPr>
          <w:rFonts w:hint="cs"/>
          <w:rtl/>
        </w:rPr>
      </w:pPr>
      <w:r>
        <w:rPr>
          <w:rFonts w:hint="cs"/>
          <w:rtl/>
        </w:rPr>
        <w:t>אתה נותן גיבוי למה שנעשה, וזאת כנראה נורמה אצלך, על בסיס מה שאני יודע מן העבר עליך. אתה נותן גיבוי לנורמות פסולות. תן לי לדבר. אתה נותן גיבוי לנורמות פסולות.</w:t>
      </w:r>
    </w:p>
    <w:p w14:paraId="2F9E1602" w14:textId="77777777" w:rsidR="00000000" w:rsidRDefault="007C71EE">
      <w:pPr>
        <w:pStyle w:val="a"/>
        <w:rPr>
          <w:rFonts w:hint="cs"/>
          <w:rtl/>
        </w:rPr>
      </w:pPr>
    </w:p>
    <w:p w14:paraId="5EBF1368" w14:textId="77777777" w:rsidR="00000000" w:rsidRDefault="007C71EE">
      <w:pPr>
        <w:pStyle w:val="ac"/>
        <w:rPr>
          <w:rtl/>
        </w:rPr>
      </w:pPr>
      <w:r>
        <w:rPr>
          <w:rFonts w:hint="eastAsia"/>
          <w:rtl/>
        </w:rPr>
        <w:t>רוני</w:t>
      </w:r>
      <w:r>
        <w:rPr>
          <w:rtl/>
        </w:rPr>
        <w:t xml:space="preserve"> בר-און (הליכוד):</w:t>
      </w:r>
    </w:p>
    <w:p w14:paraId="63585DF6" w14:textId="77777777" w:rsidR="00000000" w:rsidRDefault="007C71EE">
      <w:pPr>
        <w:pStyle w:val="a"/>
        <w:rPr>
          <w:rFonts w:hint="cs"/>
          <w:rtl/>
        </w:rPr>
      </w:pPr>
    </w:p>
    <w:p w14:paraId="501996C2" w14:textId="77777777" w:rsidR="00000000" w:rsidRDefault="007C71EE">
      <w:pPr>
        <w:pStyle w:val="a"/>
        <w:rPr>
          <w:rFonts w:hint="cs"/>
          <w:rtl/>
        </w:rPr>
      </w:pPr>
      <w:r>
        <w:rPr>
          <w:rFonts w:hint="cs"/>
          <w:rtl/>
        </w:rPr>
        <w:t xml:space="preserve">- - - </w:t>
      </w:r>
    </w:p>
    <w:p w14:paraId="00B97C01" w14:textId="77777777" w:rsidR="00000000" w:rsidRDefault="007C71EE">
      <w:pPr>
        <w:pStyle w:val="a"/>
        <w:rPr>
          <w:rFonts w:hint="cs"/>
          <w:rtl/>
        </w:rPr>
      </w:pPr>
    </w:p>
    <w:p w14:paraId="66D6D893" w14:textId="77777777" w:rsidR="00000000" w:rsidRDefault="007C71EE">
      <w:pPr>
        <w:pStyle w:val="SpeakerCon"/>
        <w:rPr>
          <w:rtl/>
        </w:rPr>
      </w:pPr>
      <w:bookmarkStart w:id="2548" w:name="FS000001045T29_05_2003_00_39_43C"/>
      <w:bookmarkEnd w:id="2548"/>
      <w:r>
        <w:rPr>
          <w:rtl/>
        </w:rPr>
        <w:t>דני יתום (העבודה-מימד):</w:t>
      </w:r>
    </w:p>
    <w:p w14:paraId="5B3F71AB" w14:textId="77777777" w:rsidR="00000000" w:rsidRDefault="007C71EE">
      <w:pPr>
        <w:pStyle w:val="a"/>
        <w:rPr>
          <w:rtl/>
        </w:rPr>
      </w:pPr>
    </w:p>
    <w:p w14:paraId="2BF89280" w14:textId="77777777" w:rsidR="00000000" w:rsidRDefault="007C71EE">
      <w:pPr>
        <w:pStyle w:val="a"/>
        <w:rPr>
          <w:rFonts w:hint="cs"/>
          <w:rtl/>
        </w:rPr>
      </w:pPr>
      <w:r>
        <w:rPr>
          <w:rFonts w:hint="cs"/>
          <w:rtl/>
        </w:rPr>
        <w:t>אתה יכול לעשות עם הידיים ככה עד מחרתיים</w:t>
      </w:r>
      <w:r>
        <w:rPr>
          <w:rFonts w:hint="cs"/>
          <w:rtl/>
        </w:rPr>
        <w:t>. נעשה כאן מעשה שלא ייעשה, ואני מצטער אם חבר הכנסת רוני בר-און נותן למעשה הזה גיבוי.</w:t>
      </w:r>
    </w:p>
    <w:p w14:paraId="7A19091F" w14:textId="77777777" w:rsidR="00000000" w:rsidRDefault="007C71EE">
      <w:pPr>
        <w:pStyle w:val="a"/>
        <w:rPr>
          <w:rFonts w:hint="cs"/>
          <w:rtl/>
        </w:rPr>
      </w:pPr>
    </w:p>
    <w:p w14:paraId="2D7FD530" w14:textId="77777777" w:rsidR="00000000" w:rsidRDefault="007C71EE">
      <w:pPr>
        <w:pStyle w:val="a"/>
        <w:rPr>
          <w:rFonts w:hint="cs"/>
          <w:rtl/>
        </w:rPr>
      </w:pPr>
      <w:r>
        <w:rPr>
          <w:rFonts w:hint="cs"/>
          <w:rtl/>
        </w:rPr>
        <w:t xml:space="preserve">אני חושב שכדי להבטיח שלא נרגיש שנעשה כאן דבר שאנחנו עוברים עליו לסדר-היום, אדוני היושב-ראש </w:t>
      </w:r>
      <w:r>
        <w:rPr>
          <w:rtl/>
        </w:rPr>
        <w:t>–</w:t>
      </w:r>
      <w:r>
        <w:rPr>
          <w:rFonts w:hint="cs"/>
          <w:rtl/>
        </w:rPr>
        <w:t xml:space="preserve"> חבר הכנסת רוני בר-און, אתה צועק נהדר, אני מציע שתעבור לצעוק במקום אחר. אתה צו</w:t>
      </w:r>
      <w:r>
        <w:rPr>
          <w:rFonts w:hint="cs"/>
          <w:rtl/>
        </w:rPr>
        <w:t>עק יוצא מן הכלל.</w:t>
      </w:r>
    </w:p>
    <w:p w14:paraId="1C224DB5" w14:textId="77777777" w:rsidR="00000000" w:rsidRDefault="007C71EE">
      <w:pPr>
        <w:pStyle w:val="a"/>
        <w:rPr>
          <w:rFonts w:hint="cs"/>
          <w:rtl/>
        </w:rPr>
      </w:pPr>
    </w:p>
    <w:p w14:paraId="6B0BE63A" w14:textId="77777777" w:rsidR="00000000" w:rsidRDefault="007C71EE">
      <w:pPr>
        <w:pStyle w:val="a"/>
        <w:rPr>
          <w:rFonts w:hint="cs"/>
          <w:rtl/>
        </w:rPr>
      </w:pPr>
      <w:r>
        <w:rPr>
          <w:rFonts w:hint="cs"/>
          <w:rtl/>
        </w:rPr>
        <w:t>אדוני יושב-ראש הכנסת, מה שאני מבקש, מאחר שאי-אפשר לעבור לסדר-היום, צריך להפסיק את התהליך הזה. אנחנו מידרדרים כאן מדחי אל דחי, מצעקות לצרחות, מצרחות לזיוף הצבעה. אם, אדוני היושב-ראש, אתה תמשיך בתהליך ההצבעה, משמע שכולנו בעצם ביחד נותנים יד</w:t>
      </w:r>
      <w:r>
        <w:rPr>
          <w:rFonts w:hint="cs"/>
          <w:rtl/>
        </w:rPr>
        <w:t>, נותנים גיבוי, לא עומדים על הרגליים האחוריות נגד מה שנעשה כאן.</w:t>
      </w:r>
    </w:p>
    <w:p w14:paraId="428C383B" w14:textId="77777777" w:rsidR="00000000" w:rsidRDefault="007C71EE">
      <w:pPr>
        <w:pStyle w:val="a"/>
        <w:rPr>
          <w:rFonts w:hint="cs"/>
          <w:rtl/>
        </w:rPr>
      </w:pPr>
    </w:p>
    <w:p w14:paraId="1855FE56" w14:textId="77777777" w:rsidR="00000000" w:rsidRDefault="007C71EE">
      <w:pPr>
        <w:pStyle w:val="a"/>
        <w:rPr>
          <w:rFonts w:hint="cs"/>
          <w:rtl/>
        </w:rPr>
      </w:pPr>
      <w:r>
        <w:rPr>
          <w:rFonts w:hint="cs"/>
          <w:rtl/>
        </w:rPr>
        <w:t>אני לא מבין את ההתרגשות בצד השני. אני משוכנע שכל חברי הליכוד וכל חברי הקואליציה מגנים את מה שנעשה. לכן אני מציע לעצור, לכנס ישיבת ראשי סיעות אצלך במשרד ולראות כיצד ממשיכים הלאה. תודה.</w:t>
      </w:r>
    </w:p>
    <w:p w14:paraId="360AE6FC" w14:textId="77777777" w:rsidR="00000000" w:rsidRDefault="007C71EE">
      <w:pPr>
        <w:pStyle w:val="a"/>
        <w:rPr>
          <w:rFonts w:hint="cs"/>
          <w:rtl/>
        </w:rPr>
      </w:pPr>
    </w:p>
    <w:p w14:paraId="5B4C1ECC" w14:textId="77777777" w:rsidR="00000000" w:rsidRDefault="007C71EE">
      <w:pPr>
        <w:pStyle w:val="ad"/>
        <w:rPr>
          <w:rtl/>
        </w:rPr>
      </w:pPr>
      <w:r>
        <w:rPr>
          <w:rtl/>
        </w:rPr>
        <w:t xml:space="preserve">היו"ר </w:t>
      </w:r>
      <w:r>
        <w:rPr>
          <w:rtl/>
        </w:rPr>
        <w:t>ראובן ריבלין:</w:t>
      </w:r>
    </w:p>
    <w:p w14:paraId="12465C5E" w14:textId="77777777" w:rsidR="00000000" w:rsidRDefault="007C71EE">
      <w:pPr>
        <w:pStyle w:val="a"/>
        <w:rPr>
          <w:rtl/>
        </w:rPr>
      </w:pPr>
    </w:p>
    <w:p w14:paraId="305236F9" w14:textId="77777777" w:rsidR="00000000" w:rsidRDefault="007C71EE">
      <w:pPr>
        <w:pStyle w:val="a"/>
        <w:rPr>
          <w:rFonts w:hint="cs"/>
          <w:rtl/>
        </w:rPr>
      </w:pPr>
      <w:r>
        <w:rPr>
          <w:rFonts w:hint="cs"/>
          <w:rtl/>
        </w:rPr>
        <w:t>תודה. חבר הכנסת איתן.</w:t>
      </w:r>
    </w:p>
    <w:p w14:paraId="5D13CA78" w14:textId="77777777" w:rsidR="00000000" w:rsidRDefault="007C71EE">
      <w:pPr>
        <w:pStyle w:val="a"/>
        <w:rPr>
          <w:rFonts w:hint="cs"/>
          <w:rtl/>
        </w:rPr>
      </w:pPr>
    </w:p>
    <w:p w14:paraId="5B4B3988" w14:textId="77777777" w:rsidR="00000000" w:rsidRDefault="007C71EE">
      <w:pPr>
        <w:pStyle w:val="Speaker"/>
        <w:rPr>
          <w:rtl/>
        </w:rPr>
      </w:pPr>
      <w:bookmarkStart w:id="2549" w:name="FS000000462T29_05_2003_00_42_27"/>
      <w:bookmarkEnd w:id="2549"/>
      <w:r>
        <w:rPr>
          <w:rFonts w:hint="eastAsia"/>
          <w:rtl/>
        </w:rPr>
        <w:t>מיכאל</w:t>
      </w:r>
      <w:r>
        <w:rPr>
          <w:rtl/>
        </w:rPr>
        <w:t xml:space="preserve"> איתן (</w:t>
      </w:r>
      <w:r>
        <w:rPr>
          <w:rFonts w:hint="cs"/>
          <w:rtl/>
        </w:rPr>
        <w:t>יו"ר ועדת החוקה, חוק ומשפט</w:t>
      </w:r>
      <w:r>
        <w:rPr>
          <w:rtl/>
        </w:rPr>
        <w:t>):</w:t>
      </w:r>
    </w:p>
    <w:p w14:paraId="6FEAEB5F" w14:textId="77777777" w:rsidR="00000000" w:rsidRDefault="007C71EE">
      <w:pPr>
        <w:pStyle w:val="a"/>
        <w:rPr>
          <w:rFonts w:hint="cs"/>
          <w:rtl/>
        </w:rPr>
      </w:pPr>
    </w:p>
    <w:p w14:paraId="22549AF8" w14:textId="77777777" w:rsidR="00000000" w:rsidRDefault="007C71EE">
      <w:pPr>
        <w:pStyle w:val="a"/>
        <w:rPr>
          <w:rFonts w:hint="cs"/>
          <w:rtl/>
        </w:rPr>
      </w:pPr>
      <w:r>
        <w:rPr>
          <w:rFonts w:hint="cs"/>
          <w:rtl/>
        </w:rPr>
        <w:t>אדוני היושב-ראש, חברי הכנסת, ייתכן שנעשה פה מעשה שהוא בהחלט מעשה חמור. ייתכן שנפלה שגגה. אנחנו נמצאים כרגע במצב שמחייב ליבון. אנחנו גם נמצאים במצב שבו אנחנו צריכים להמשיך את הה</w:t>
      </w:r>
      <w:r>
        <w:rPr>
          <w:rFonts w:hint="cs"/>
          <w:rtl/>
        </w:rPr>
        <w:t>צבעות.</w:t>
      </w:r>
    </w:p>
    <w:p w14:paraId="22C9CE86" w14:textId="77777777" w:rsidR="00000000" w:rsidRDefault="007C71EE">
      <w:pPr>
        <w:pStyle w:val="a"/>
        <w:rPr>
          <w:rFonts w:hint="cs"/>
          <w:rtl/>
        </w:rPr>
      </w:pPr>
    </w:p>
    <w:p w14:paraId="3304A786" w14:textId="77777777" w:rsidR="00000000" w:rsidRDefault="007C71EE">
      <w:pPr>
        <w:pStyle w:val="ac"/>
        <w:rPr>
          <w:rtl/>
        </w:rPr>
      </w:pPr>
      <w:r>
        <w:rPr>
          <w:rFonts w:hint="eastAsia"/>
          <w:rtl/>
        </w:rPr>
        <w:t>קריאות</w:t>
      </w:r>
      <w:r>
        <w:rPr>
          <w:rtl/>
        </w:rPr>
        <w:t>:</w:t>
      </w:r>
    </w:p>
    <w:p w14:paraId="549B8609" w14:textId="77777777" w:rsidR="00000000" w:rsidRDefault="007C71EE">
      <w:pPr>
        <w:pStyle w:val="a"/>
        <w:rPr>
          <w:rFonts w:hint="cs"/>
          <w:rtl/>
        </w:rPr>
      </w:pPr>
    </w:p>
    <w:p w14:paraId="6D71F69C" w14:textId="77777777" w:rsidR="00000000" w:rsidRDefault="007C71EE">
      <w:pPr>
        <w:pStyle w:val="a"/>
        <w:rPr>
          <w:rFonts w:hint="cs"/>
          <w:rtl/>
        </w:rPr>
      </w:pPr>
      <w:r>
        <w:rPr>
          <w:rFonts w:hint="cs"/>
          <w:rtl/>
        </w:rPr>
        <w:t xml:space="preserve">לא. </w:t>
      </w:r>
    </w:p>
    <w:p w14:paraId="480EBBBA" w14:textId="77777777" w:rsidR="00000000" w:rsidRDefault="007C71EE">
      <w:pPr>
        <w:pStyle w:val="a"/>
        <w:rPr>
          <w:rFonts w:hint="cs"/>
          <w:rtl/>
        </w:rPr>
      </w:pPr>
    </w:p>
    <w:p w14:paraId="7844AE8D" w14:textId="77777777" w:rsidR="00000000" w:rsidRDefault="007C71EE">
      <w:pPr>
        <w:pStyle w:val="SpeakerCon"/>
        <w:rPr>
          <w:rtl/>
        </w:rPr>
      </w:pPr>
      <w:bookmarkStart w:id="2550" w:name="FS000000462T29_05_2003_00_43_20C"/>
      <w:bookmarkEnd w:id="2550"/>
      <w:r>
        <w:rPr>
          <w:rtl/>
        </w:rPr>
        <w:t>מיכאל איתן (</w:t>
      </w:r>
      <w:r>
        <w:rPr>
          <w:rFonts w:hint="cs"/>
          <w:rtl/>
        </w:rPr>
        <w:t>יו"ר ועדת החוקה, חוק ומשפט</w:t>
      </w:r>
      <w:r>
        <w:rPr>
          <w:rtl/>
        </w:rPr>
        <w:t>):</w:t>
      </w:r>
    </w:p>
    <w:p w14:paraId="7DE94B35" w14:textId="77777777" w:rsidR="00000000" w:rsidRDefault="007C71EE">
      <w:pPr>
        <w:pStyle w:val="a"/>
        <w:rPr>
          <w:rtl/>
        </w:rPr>
      </w:pPr>
    </w:p>
    <w:p w14:paraId="79F73759" w14:textId="77777777" w:rsidR="00000000" w:rsidRDefault="007C71EE">
      <w:pPr>
        <w:pStyle w:val="a"/>
        <w:rPr>
          <w:rFonts w:hint="cs"/>
          <w:rtl/>
        </w:rPr>
      </w:pPr>
      <w:r>
        <w:rPr>
          <w:rFonts w:hint="cs"/>
          <w:rtl/>
        </w:rPr>
        <w:t>אומר את זה אחרת, חברים, אף אחד מכם שרוצה לברר את הסוגיה הזאת לא רוצה להשתמש בה כאמתלה להאריך עוד את משך ההצבעה. לכן אני מבקש מכבוד היושב-ראש, המשך הדיון הכללי פה לא יסייע בידנו. אנא ממך, נעשה</w:t>
      </w:r>
      <w:r>
        <w:rPr>
          <w:rFonts w:hint="cs"/>
          <w:rtl/>
        </w:rPr>
        <w:t xml:space="preserve"> הפסקה לחצי שעה, 20 דקות. תזמן אליך ללשכה את ראשי הסיעות, תקבלו החלטה כיצד פותרים את המשבר ונחזור לעבודתנו.</w:t>
      </w:r>
    </w:p>
    <w:p w14:paraId="1C133E5B" w14:textId="77777777" w:rsidR="00000000" w:rsidRDefault="007C71EE">
      <w:pPr>
        <w:pStyle w:val="a"/>
        <w:rPr>
          <w:rFonts w:hint="cs"/>
          <w:rtl/>
        </w:rPr>
      </w:pPr>
    </w:p>
    <w:p w14:paraId="294BE7A0" w14:textId="77777777" w:rsidR="00000000" w:rsidRDefault="007C71EE">
      <w:pPr>
        <w:pStyle w:val="ad"/>
        <w:rPr>
          <w:rtl/>
        </w:rPr>
      </w:pPr>
      <w:r>
        <w:rPr>
          <w:rtl/>
        </w:rPr>
        <w:t>היו"ר ראובן ריבלין:</w:t>
      </w:r>
    </w:p>
    <w:p w14:paraId="6001B24D" w14:textId="77777777" w:rsidR="00000000" w:rsidRDefault="007C71EE">
      <w:pPr>
        <w:pStyle w:val="a"/>
        <w:rPr>
          <w:rtl/>
        </w:rPr>
      </w:pPr>
    </w:p>
    <w:p w14:paraId="3C221142" w14:textId="77777777" w:rsidR="00000000" w:rsidRDefault="007C71EE">
      <w:pPr>
        <w:pStyle w:val="a"/>
        <w:rPr>
          <w:rFonts w:hint="cs"/>
          <w:rtl/>
        </w:rPr>
      </w:pPr>
      <w:r>
        <w:rPr>
          <w:rFonts w:hint="cs"/>
          <w:rtl/>
        </w:rPr>
        <w:t>תודה, חבר הכנסת איתן. בבקשה, חבר הכנסת זאב.</w:t>
      </w:r>
    </w:p>
    <w:p w14:paraId="01FCF04A" w14:textId="77777777" w:rsidR="00000000" w:rsidRDefault="007C71EE">
      <w:pPr>
        <w:pStyle w:val="a"/>
        <w:rPr>
          <w:rFonts w:hint="cs"/>
          <w:rtl/>
        </w:rPr>
      </w:pPr>
    </w:p>
    <w:p w14:paraId="5F9AFC28" w14:textId="77777777" w:rsidR="00000000" w:rsidRDefault="007C71EE">
      <w:pPr>
        <w:pStyle w:val="Speaker"/>
        <w:rPr>
          <w:rtl/>
        </w:rPr>
      </w:pPr>
      <w:bookmarkStart w:id="2551" w:name="FS000000490T29_05_2003_00_44_45"/>
      <w:bookmarkEnd w:id="2551"/>
      <w:r>
        <w:rPr>
          <w:rFonts w:hint="eastAsia"/>
          <w:rtl/>
        </w:rPr>
        <w:t>נסים</w:t>
      </w:r>
      <w:r>
        <w:rPr>
          <w:rtl/>
        </w:rPr>
        <w:t xml:space="preserve"> זאב (ש"ס):</w:t>
      </w:r>
    </w:p>
    <w:p w14:paraId="57C869FE" w14:textId="77777777" w:rsidR="00000000" w:rsidRDefault="007C71EE">
      <w:pPr>
        <w:pStyle w:val="a"/>
        <w:rPr>
          <w:rFonts w:hint="cs"/>
          <w:rtl/>
        </w:rPr>
      </w:pPr>
    </w:p>
    <w:p w14:paraId="3E970F7D" w14:textId="77777777" w:rsidR="00000000" w:rsidRDefault="007C71EE">
      <w:pPr>
        <w:pStyle w:val="a"/>
        <w:rPr>
          <w:rFonts w:hint="cs"/>
          <w:rtl/>
        </w:rPr>
      </w:pPr>
      <w:r>
        <w:rPr>
          <w:rFonts w:hint="cs"/>
          <w:rtl/>
        </w:rPr>
        <w:t>אדוני היושב-ראש, אם היית נותן לי - - -</w:t>
      </w:r>
    </w:p>
    <w:p w14:paraId="4439FC8F" w14:textId="77777777" w:rsidR="00000000" w:rsidRDefault="007C71EE">
      <w:pPr>
        <w:pStyle w:val="a"/>
        <w:rPr>
          <w:rFonts w:hint="cs"/>
          <w:rtl/>
        </w:rPr>
      </w:pPr>
    </w:p>
    <w:p w14:paraId="7F9AE518" w14:textId="77777777" w:rsidR="00000000" w:rsidRDefault="007C71EE">
      <w:pPr>
        <w:pStyle w:val="ad"/>
        <w:rPr>
          <w:rtl/>
        </w:rPr>
      </w:pPr>
      <w:r>
        <w:rPr>
          <w:rtl/>
        </w:rPr>
        <w:t>היו"ר ראובן ריבלין:</w:t>
      </w:r>
    </w:p>
    <w:p w14:paraId="7453C02D" w14:textId="77777777" w:rsidR="00000000" w:rsidRDefault="007C71EE">
      <w:pPr>
        <w:pStyle w:val="a"/>
        <w:rPr>
          <w:rtl/>
        </w:rPr>
      </w:pPr>
    </w:p>
    <w:p w14:paraId="4C00854B" w14:textId="77777777" w:rsidR="00000000" w:rsidRDefault="007C71EE">
      <w:pPr>
        <w:pStyle w:val="a"/>
        <w:rPr>
          <w:rFonts w:hint="cs"/>
          <w:rtl/>
        </w:rPr>
      </w:pPr>
      <w:r>
        <w:rPr>
          <w:rFonts w:hint="cs"/>
          <w:rtl/>
        </w:rPr>
        <w:t>אתה</w:t>
      </w:r>
      <w:r>
        <w:rPr>
          <w:rFonts w:hint="cs"/>
          <w:rtl/>
        </w:rPr>
        <w:t xml:space="preserve"> רוצה לדבר לעניין? דבר לעניין.</w:t>
      </w:r>
    </w:p>
    <w:p w14:paraId="4B066D54" w14:textId="77777777" w:rsidR="00000000" w:rsidRDefault="007C71EE">
      <w:pPr>
        <w:pStyle w:val="a"/>
        <w:rPr>
          <w:rFonts w:hint="cs"/>
          <w:rtl/>
        </w:rPr>
      </w:pPr>
    </w:p>
    <w:p w14:paraId="509D1C9C" w14:textId="77777777" w:rsidR="00000000" w:rsidRDefault="007C71EE">
      <w:pPr>
        <w:pStyle w:val="SpeakerCon"/>
        <w:rPr>
          <w:rtl/>
        </w:rPr>
      </w:pPr>
      <w:bookmarkStart w:id="2552" w:name="FS000000490T29_05_2003_00_45_09C"/>
      <w:bookmarkEnd w:id="2552"/>
    </w:p>
    <w:p w14:paraId="365F787F" w14:textId="77777777" w:rsidR="00000000" w:rsidRDefault="007C71EE">
      <w:pPr>
        <w:pStyle w:val="SpeakerCon"/>
        <w:rPr>
          <w:rtl/>
        </w:rPr>
      </w:pPr>
      <w:r>
        <w:rPr>
          <w:rtl/>
        </w:rPr>
        <w:t>נסים זאב (ש"ס):</w:t>
      </w:r>
    </w:p>
    <w:p w14:paraId="079E623A" w14:textId="77777777" w:rsidR="00000000" w:rsidRDefault="007C71EE">
      <w:pPr>
        <w:pStyle w:val="a"/>
        <w:rPr>
          <w:rtl/>
        </w:rPr>
      </w:pPr>
    </w:p>
    <w:p w14:paraId="622B067D" w14:textId="77777777" w:rsidR="00000000" w:rsidRDefault="007C71EE">
      <w:pPr>
        <w:pStyle w:val="a"/>
        <w:rPr>
          <w:rFonts w:hint="cs"/>
          <w:rtl/>
        </w:rPr>
      </w:pPr>
      <w:r>
        <w:rPr>
          <w:rFonts w:hint="cs"/>
          <w:rtl/>
        </w:rPr>
        <w:t>אני רוצה לדבר רק לעניין.</w:t>
      </w:r>
    </w:p>
    <w:p w14:paraId="27A4C4D3" w14:textId="77777777" w:rsidR="00000000" w:rsidRDefault="007C71EE">
      <w:pPr>
        <w:pStyle w:val="a"/>
        <w:rPr>
          <w:rFonts w:hint="cs"/>
          <w:rtl/>
        </w:rPr>
      </w:pPr>
    </w:p>
    <w:p w14:paraId="771F9D34" w14:textId="77777777" w:rsidR="00000000" w:rsidRDefault="007C71EE">
      <w:pPr>
        <w:pStyle w:val="ad"/>
        <w:rPr>
          <w:rtl/>
        </w:rPr>
      </w:pPr>
      <w:r>
        <w:rPr>
          <w:rtl/>
        </w:rPr>
        <w:t>היו"ר ראובן ריבלין:</w:t>
      </w:r>
    </w:p>
    <w:p w14:paraId="12DEC9D5" w14:textId="77777777" w:rsidR="00000000" w:rsidRDefault="007C71EE">
      <w:pPr>
        <w:pStyle w:val="a"/>
        <w:rPr>
          <w:rtl/>
        </w:rPr>
      </w:pPr>
    </w:p>
    <w:p w14:paraId="07F1A043" w14:textId="77777777" w:rsidR="00000000" w:rsidRDefault="007C71EE">
      <w:pPr>
        <w:pStyle w:val="a"/>
        <w:rPr>
          <w:rFonts w:hint="cs"/>
          <w:rtl/>
        </w:rPr>
      </w:pPr>
      <w:r>
        <w:rPr>
          <w:rFonts w:hint="cs"/>
          <w:rtl/>
        </w:rPr>
        <w:t>אל תספר לי מה היה קורה אם. דבר לעניין.</w:t>
      </w:r>
    </w:p>
    <w:p w14:paraId="5B9DE070" w14:textId="77777777" w:rsidR="00000000" w:rsidRDefault="007C71EE">
      <w:pPr>
        <w:pStyle w:val="a"/>
        <w:rPr>
          <w:rFonts w:hint="cs"/>
          <w:rtl/>
        </w:rPr>
      </w:pPr>
    </w:p>
    <w:p w14:paraId="52B80812" w14:textId="77777777" w:rsidR="00000000" w:rsidRDefault="007C71EE">
      <w:pPr>
        <w:pStyle w:val="SpeakerCon"/>
        <w:rPr>
          <w:rtl/>
        </w:rPr>
      </w:pPr>
      <w:bookmarkStart w:id="2553" w:name="FS000000490T29_05_2003_00_45_29C"/>
      <w:bookmarkEnd w:id="2553"/>
      <w:r>
        <w:rPr>
          <w:rtl/>
        </w:rPr>
        <w:t>נסים זאב (ש"ס):</w:t>
      </w:r>
    </w:p>
    <w:p w14:paraId="791A7D24" w14:textId="77777777" w:rsidR="00000000" w:rsidRDefault="007C71EE">
      <w:pPr>
        <w:pStyle w:val="a"/>
        <w:rPr>
          <w:rtl/>
        </w:rPr>
      </w:pPr>
    </w:p>
    <w:p w14:paraId="083FCFC8" w14:textId="77777777" w:rsidR="00000000" w:rsidRDefault="007C71EE">
      <w:pPr>
        <w:pStyle w:val="a"/>
        <w:rPr>
          <w:rFonts w:hint="cs"/>
          <w:rtl/>
        </w:rPr>
      </w:pPr>
      <w:r>
        <w:rPr>
          <w:rFonts w:hint="cs"/>
          <w:rtl/>
        </w:rPr>
        <w:t>אם היית נותן לי לדבר ראשון, היית חוסך את כל רשימת הדוברים שדיברו עכשיו.</w:t>
      </w:r>
    </w:p>
    <w:p w14:paraId="1312EF52" w14:textId="77777777" w:rsidR="00000000" w:rsidRDefault="007C71EE">
      <w:pPr>
        <w:pStyle w:val="a"/>
        <w:rPr>
          <w:rFonts w:hint="cs"/>
          <w:rtl/>
        </w:rPr>
      </w:pPr>
    </w:p>
    <w:p w14:paraId="5873D116" w14:textId="77777777" w:rsidR="00000000" w:rsidRDefault="007C71EE">
      <w:pPr>
        <w:pStyle w:val="ad"/>
        <w:rPr>
          <w:rtl/>
        </w:rPr>
      </w:pPr>
      <w:r>
        <w:rPr>
          <w:rtl/>
        </w:rPr>
        <w:t>היו"ר ראובן ריבלין:</w:t>
      </w:r>
    </w:p>
    <w:p w14:paraId="6E2930F3" w14:textId="77777777" w:rsidR="00000000" w:rsidRDefault="007C71EE">
      <w:pPr>
        <w:pStyle w:val="a"/>
        <w:rPr>
          <w:rtl/>
        </w:rPr>
      </w:pPr>
    </w:p>
    <w:p w14:paraId="3D47D310" w14:textId="77777777" w:rsidR="00000000" w:rsidRDefault="007C71EE">
      <w:pPr>
        <w:pStyle w:val="a"/>
        <w:rPr>
          <w:rFonts w:hint="cs"/>
          <w:rtl/>
        </w:rPr>
      </w:pPr>
      <w:r>
        <w:rPr>
          <w:rFonts w:hint="cs"/>
          <w:rtl/>
        </w:rPr>
        <w:t>אולי תאמ</w:t>
      </w:r>
      <w:r>
        <w:rPr>
          <w:rFonts w:hint="cs"/>
          <w:rtl/>
        </w:rPr>
        <w:t>ר מה אתה רוצה.</w:t>
      </w:r>
    </w:p>
    <w:p w14:paraId="0778DF2A" w14:textId="77777777" w:rsidR="00000000" w:rsidRDefault="007C71EE">
      <w:pPr>
        <w:pStyle w:val="a"/>
        <w:rPr>
          <w:rFonts w:hint="cs"/>
          <w:rtl/>
        </w:rPr>
      </w:pPr>
    </w:p>
    <w:p w14:paraId="4315F346" w14:textId="77777777" w:rsidR="00000000" w:rsidRDefault="007C71EE">
      <w:pPr>
        <w:pStyle w:val="SpeakerCon"/>
        <w:rPr>
          <w:rtl/>
        </w:rPr>
      </w:pPr>
      <w:bookmarkStart w:id="2554" w:name="FS000000490T29_05_2003_00_45_47C"/>
      <w:bookmarkEnd w:id="2554"/>
      <w:r>
        <w:rPr>
          <w:rtl/>
        </w:rPr>
        <w:t>נסים זאב (ש"ס):</w:t>
      </w:r>
    </w:p>
    <w:p w14:paraId="3C2293EE" w14:textId="77777777" w:rsidR="00000000" w:rsidRDefault="007C71EE">
      <w:pPr>
        <w:pStyle w:val="a"/>
        <w:rPr>
          <w:rtl/>
        </w:rPr>
      </w:pPr>
    </w:p>
    <w:p w14:paraId="1591E097" w14:textId="77777777" w:rsidR="00000000" w:rsidRDefault="007C71EE">
      <w:pPr>
        <w:pStyle w:val="a"/>
        <w:rPr>
          <w:rFonts w:hint="cs"/>
          <w:rtl/>
        </w:rPr>
      </w:pPr>
      <w:r>
        <w:rPr>
          <w:rFonts w:hint="cs"/>
          <w:rtl/>
        </w:rPr>
        <w:t>אני אשכנע את כולם, אני מבטיח לכם. רבותי, אני ממש מתפלא על חברי הכנסת הנכבדים, איך יכולים לחשוד בכשרים? איך יכולים לחשוב שחבר כנסת רצה במכוון ובמזיד להצביע בשם מישהו אחר? אני בטוח שזאת שגגה. לכן, כדי לתקן את הטעות וכדי שהיוש</w:t>
      </w:r>
      <w:r>
        <w:rPr>
          <w:rFonts w:hint="cs"/>
          <w:rtl/>
        </w:rPr>
        <w:t>ב-ראש ירשים את כולנו שבאמת זאת היתה טעות, אני מבקש לחזור על כל ההצבעה מתחילת הסדר.</w:t>
      </w:r>
    </w:p>
    <w:p w14:paraId="1861AD24" w14:textId="77777777" w:rsidR="00000000" w:rsidRDefault="007C71EE">
      <w:pPr>
        <w:pStyle w:val="a"/>
        <w:rPr>
          <w:rFonts w:hint="cs"/>
          <w:rtl/>
        </w:rPr>
      </w:pPr>
    </w:p>
    <w:p w14:paraId="763BFEF7" w14:textId="77777777" w:rsidR="00000000" w:rsidRDefault="007C71EE">
      <w:pPr>
        <w:pStyle w:val="ad"/>
        <w:rPr>
          <w:rtl/>
        </w:rPr>
      </w:pPr>
      <w:r>
        <w:rPr>
          <w:rtl/>
        </w:rPr>
        <w:t>היו"ר ראובן ריבלין:</w:t>
      </w:r>
    </w:p>
    <w:p w14:paraId="76B12F1B" w14:textId="77777777" w:rsidR="00000000" w:rsidRDefault="007C71EE">
      <w:pPr>
        <w:pStyle w:val="a"/>
        <w:rPr>
          <w:rtl/>
        </w:rPr>
      </w:pPr>
    </w:p>
    <w:p w14:paraId="066915E0" w14:textId="77777777" w:rsidR="00000000" w:rsidRDefault="007C71EE">
      <w:pPr>
        <w:pStyle w:val="a"/>
        <w:rPr>
          <w:rFonts w:hint="cs"/>
          <w:rtl/>
        </w:rPr>
      </w:pPr>
      <w:r>
        <w:rPr>
          <w:rFonts w:hint="cs"/>
          <w:rtl/>
        </w:rPr>
        <w:t>תודה רבה. בבקשה.</w:t>
      </w:r>
    </w:p>
    <w:p w14:paraId="0878D79E" w14:textId="77777777" w:rsidR="00000000" w:rsidRDefault="007C71EE">
      <w:pPr>
        <w:pStyle w:val="a"/>
        <w:rPr>
          <w:rFonts w:hint="cs"/>
          <w:rtl/>
        </w:rPr>
      </w:pPr>
    </w:p>
    <w:p w14:paraId="1EF48671" w14:textId="77777777" w:rsidR="00000000" w:rsidRDefault="007C71EE">
      <w:pPr>
        <w:pStyle w:val="SpeakerCon"/>
        <w:rPr>
          <w:rtl/>
        </w:rPr>
      </w:pPr>
      <w:bookmarkStart w:id="2555" w:name="FS000000490T29_05_2003_00_47_07C"/>
      <w:bookmarkEnd w:id="2555"/>
      <w:r>
        <w:rPr>
          <w:rtl/>
        </w:rPr>
        <w:t>נסים זאב (ש"ס):</w:t>
      </w:r>
    </w:p>
    <w:p w14:paraId="25D65FD0" w14:textId="77777777" w:rsidR="00000000" w:rsidRDefault="007C71EE">
      <w:pPr>
        <w:pStyle w:val="a"/>
        <w:rPr>
          <w:rtl/>
        </w:rPr>
      </w:pPr>
    </w:p>
    <w:p w14:paraId="2C268255" w14:textId="77777777" w:rsidR="00000000" w:rsidRDefault="007C71EE">
      <w:pPr>
        <w:pStyle w:val="a"/>
        <w:rPr>
          <w:rFonts w:hint="cs"/>
          <w:rtl/>
        </w:rPr>
      </w:pPr>
      <w:r>
        <w:rPr>
          <w:rFonts w:hint="cs"/>
          <w:rtl/>
        </w:rPr>
        <w:t>מהתחלה, כל ההצבעות, בוודאי.</w:t>
      </w:r>
    </w:p>
    <w:p w14:paraId="5C62D390" w14:textId="77777777" w:rsidR="00000000" w:rsidRDefault="007C71EE">
      <w:pPr>
        <w:pStyle w:val="a"/>
        <w:rPr>
          <w:rFonts w:hint="cs"/>
          <w:rtl/>
        </w:rPr>
      </w:pPr>
    </w:p>
    <w:p w14:paraId="565B2F9A" w14:textId="77777777" w:rsidR="00000000" w:rsidRDefault="007C71EE">
      <w:pPr>
        <w:pStyle w:val="ad"/>
        <w:rPr>
          <w:rtl/>
        </w:rPr>
      </w:pPr>
      <w:r>
        <w:rPr>
          <w:rtl/>
        </w:rPr>
        <w:t>היו"ר ראובן ריבלין:</w:t>
      </w:r>
    </w:p>
    <w:p w14:paraId="033DFD31" w14:textId="77777777" w:rsidR="00000000" w:rsidRDefault="007C71EE">
      <w:pPr>
        <w:pStyle w:val="a"/>
        <w:rPr>
          <w:rtl/>
        </w:rPr>
      </w:pPr>
    </w:p>
    <w:p w14:paraId="7C26F6E5" w14:textId="77777777" w:rsidR="00000000" w:rsidRDefault="007C71EE">
      <w:pPr>
        <w:pStyle w:val="a"/>
        <w:rPr>
          <w:rFonts w:hint="cs"/>
          <w:rtl/>
        </w:rPr>
      </w:pPr>
      <w:r>
        <w:rPr>
          <w:rFonts w:hint="cs"/>
          <w:rtl/>
        </w:rPr>
        <w:t>אברום, בבקשה. חבר הכנסת זאב, קיבלת רשות דיבור ואתה חוזר לאותו דבר.</w:t>
      </w:r>
      <w:r>
        <w:rPr>
          <w:rFonts w:hint="cs"/>
          <w:rtl/>
        </w:rPr>
        <w:t xml:space="preserve"> כן, חבר הכנסת בורג.</w:t>
      </w:r>
    </w:p>
    <w:p w14:paraId="7DDAB4F0" w14:textId="77777777" w:rsidR="00000000" w:rsidRDefault="007C71EE">
      <w:pPr>
        <w:pStyle w:val="a"/>
        <w:rPr>
          <w:rFonts w:hint="cs"/>
          <w:rtl/>
        </w:rPr>
      </w:pPr>
    </w:p>
    <w:p w14:paraId="4A5C54CC" w14:textId="77777777" w:rsidR="00000000" w:rsidRDefault="007C71EE">
      <w:pPr>
        <w:pStyle w:val="Speaker"/>
        <w:rPr>
          <w:rtl/>
        </w:rPr>
      </w:pPr>
      <w:bookmarkStart w:id="2556" w:name="FS000000434T29_05_2003_00_47_23"/>
      <w:bookmarkEnd w:id="2556"/>
    </w:p>
    <w:p w14:paraId="532DE874" w14:textId="77777777" w:rsidR="00000000" w:rsidRDefault="007C71EE">
      <w:pPr>
        <w:pStyle w:val="Speaker"/>
        <w:rPr>
          <w:rtl/>
        </w:rPr>
      </w:pPr>
      <w:r>
        <w:rPr>
          <w:rFonts w:hint="eastAsia"/>
          <w:rtl/>
        </w:rPr>
        <w:t>אברהם</w:t>
      </w:r>
      <w:r>
        <w:rPr>
          <w:rtl/>
        </w:rPr>
        <w:t xml:space="preserve"> בורג (העבודה-מימד):</w:t>
      </w:r>
    </w:p>
    <w:p w14:paraId="233B9BE2" w14:textId="77777777" w:rsidR="00000000" w:rsidRDefault="007C71EE">
      <w:pPr>
        <w:pStyle w:val="a"/>
        <w:rPr>
          <w:rFonts w:hint="cs"/>
          <w:rtl/>
        </w:rPr>
      </w:pPr>
    </w:p>
    <w:p w14:paraId="40D7FC9A" w14:textId="77777777" w:rsidR="00000000" w:rsidRDefault="007C71EE">
      <w:pPr>
        <w:pStyle w:val="a"/>
        <w:rPr>
          <w:rFonts w:hint="cs"/>
          <w:rtl/>
        </w:rPr>
      </w:pPr>
      <w:r>
        <w:rPr>
          <w:rFonts w:hint="cs"/>
          <w:rtl/>
        </w:rPr>
        <w:t>אדוני היושב-ראש, כנסת נכבדה, אני לא חושב שמה שאנחנו עוסקים בו ברגע הזה הוא ההצבעות. אנחנו עוסקים בכבודה של הכנסת. שמעתי את דבריך, אדוני היושב-ראש, שמעתי את דבריו של חבר הכנסת איתן.</w:t>
      </w:r>
    </w:p>
    <w:p w14:paraId="39026F12" w14:textId="77777777" w:rsidR="00000000" w:rsidRDefault="007C71EE">
      <w:pPr>
        <w:pStyle w:val="a"/>
        <w:rPr>
          <w:rFonts w:hint="cs"/>
          <w:rtl/>
        </w:rPr>
      </w:pPr>
    </w:p>
    <w:p w14:paraId="2D6BD830" w14:textId="77777777" w:rsidR="00000000" w:rsidRDefault="007C71EE">
      <w:pPr>
        <w:pStyle w:val="ad"/>
        <w:rPr>
          <w:rtl/>
        </w:rPr>
      </w:pPr>
      <w:r>
        <w:rPr>
          <w:rtl/>
        </w:rPr>
        <w:t>היו"ר ראובן ריבלין:</w:t>
      </w:r>
    </w:p>
    <w:p w14:paraId="1D516A54" w14:textId="77777777" w:rsidR="00000000" w:rsidRDefault="007C71EE">
      <w:pPr>
        <w:pStyle w:val="a"/>
        <w:rPr>
          <w:rtl/>
        </w:rPr>
      </w:pPr>
    </w:p>
    <w:p w14:paraId="5768D787" w14:textId="77777777" w:rsidR="00000000" w:rsidRDefault="007C71EE">
      <w:pPr>
        <w:pStyle w:val="a"/>
        <w:rPr>
          <w:rFonts w:hint="cs"/>
          <w:rtl/>
        </w:rPr>
      </w:pPr>
      <w:r>
        <w:rPr>
          <w:rFonts w:hint="cs"/>
          <w:rtl/>
        </w:rPr>
        <w:t xml:space="preserve">מה </w:t>
      </w:r>
      <w:r>
        <w:rPr>
          <w:rFonts w:hint="cs"/>
          <w:rtl/>
        </w:rPr>
        <w:t>ההצעה בבקשה?</w:t>
      </w:r>
    </w:p>
    <w:p w14:paraId="6C214D07" w14:textId="77777777" w:rsidR="00000000" w:rsidRDefault="007C71EE">
      <w:pPr>
        <w:pStyle w:val="a"/>
        <w:rPr>
          <w:rFonts w:hint="cs"/>
          <w:rtl/>
        </w:rPr>
      </w:pPr>
    </w:p>
    <w:p w14:paraId="5494F077" w14:textId="77777777" w:rsidR="00000000" w:rsidRDefault="007C71EE">
      <w:pPr>
        <w:pStyle w:val="a"/>
        <w:rPr>
          <w:color w:val="0000FF"/>
          <w:szCs w:val="28"/>
          <w:rtl/>
        </w:rPr>
      </w:pPr>
      <w:bookmarkStart w:id="2557" w:name="FS000000434T29_05_2003_00_48_31C"/>
      <w:bookmarkEnd w:id="2557"/>
    </w:p>
    <w:p w14:paraId="70D9E6DC" w14:textId="77777777" w:rsidR="00000000" w:rsidRDefault="007C71EE">
      <w:pPr>
        <w:pStyle w:val="SpeakerCon"/>
        <w:rPr>
          <w:rtl/>
        </w:rPr>
      </w:pPr>
      <w:bookmarkStart w:id="2558" w:name="FS000000434T29_05_2003_00_28_49C"/>
      <w:bookmarkEnd w:id="2558"/>
      <w:r>
        <w:rPr>
          <w:rtl/>
        </w:rPr>
        <w:t>אברהם בורג (העבודה-מימד):</w:t>
      </w:r>
    </w:p>
    <w:p w14:paraId="727A79C2" w14:textId="77777777" w:rsidR="00000000" w:rsidRDefault="007C71EE">
      <w:pPr>
        <w:pStyle w:val="a"/>
        <w:rPr>
          <w:rtl/>
        </w:rPr>
      </w:pPr>
    </w:p>
    <w:p w14:paraId="5F9E00C9" w14:textId="77777777" w:rsidR="00000000" w:rsidRDefault="007C71EE">
      <w:pPr>
        <w:pStyle w:val="a"/>
        <w:rPr>
          <w:rFonts w:hint="cs"/>
          <w:rtl/>
        </w:rPr>
      </w:pPr>
      <w:r>
        <w:rPr>
          <w:rFonts w:hint="cs"/>
          <w:rtl/>
        </w:rPr>
        <w:t>אנחנו עוסקים כאן במשהו הרבה יותר מסובך. הצעתי, ואני לא חושב שיש דרך אחרת - - -</w:t>
      </w:r>
    </w:p>
    <w:p w14:paraId="4B90FBDB" w14:textId="77777777" w:rsidR="00000000" w:rsidRDefault="007C71EE">
      <w:pPr>
        <w:pStyle w:val="ac"/>
        <w:rPr>
          <w:rFonts w:hint="cs"/>
          <w:rtl/>
        </w:rPr>
      </w:pPr>
    </w:p>
    <w:p w14:paraId="141ADC6C" w14:textId="77777777" w:rsidR="00000000" w:rsidRDefault="007C71EE">
      <w:pPr>
        <w:pStyle w:val="ac"/>
        <w:rPr>
          <w:rtl/>
        </w:rPr>
      </w:pPr>
      <w:r>
        <w:rPr>
          <w:rFonts w:hint="eastAsia"/>
          <w:rtl/>
        </w:rPr>
        <w:t>קריאות</w:t>
      </w:r>
      <w:r>
        <w:rPr>
          <w:rtl/>
        </w:rPr>
        <w:t>:</w:t>
      </w:r>
    </w:p>
    <w:p w14:paraId="6586E93C" w14:textId="77777777" w:rsidR="00000000" w:rsidRDefault="007C71EE">
      <w:pPr>
        <w:pStyle w:val="a"/>
        <w:rPr>
          <w:rFonts w:hint="cs"/>
          <w:rtl/>
        </w:rPr>
      </w:pPr>
    </w:p>
    <w:p w14:paraId="03AE8003" w14:textId="77777777" w:rsidR="00000000" w:rsidRDefault="007C71EE">
      <w:pPr>
        <w:pStyle w:val="a"/>
        <w:rPr>
          <w:rFonts w:hint="cs"/>
          <w:rtl/>
        </w:rPr>
      </w:pPr>
      <w:r>
        <w:rPr>
          <w:rFonts w:hint="cs"/>
          <w:rtl/>
        </w:rPr>
        <w:t>- - -</w:t>
      </w:r>
    </w:p>
    <w:p w14:paraId="5871A511" w14:textId="77777777" w:rsidR="00000000" w:rsidRDefault="007C71EE">
      <w:pPr>
        <w:pStyle w:val="a"/>
        <w:rPr>
          <w:rFonts w:hint="cs"/>
          <w:rtl/>
        </w:rPr>
      </w:pPr>
    </w:p>
    <w:p w14:paraId="1AD65CF0" w14:textId="77777777" w:rsidR="00000000" w:rsidRDefault="007C71EE">
      <w:pPr>
        <w:pStyle w:val="ad"/>
        <w:rPr>
          <w:rtl/>
        </w:rPr>
      </w:pPr>
      <w:r>
        <w:rPr>
          <w:rtl/>
        </w:rPr>
        <w:t>היו"ר ראובן ריבלין:</w:t>
      </w:r>
    </w:p>
    <w:p w14:paraId="2CB81BE9" w14:textId="77777777" w:rsidR="00000000" w:rsidRDefault="007C71EE">
      <w:pPr>
        <w:pStyle w:val="a"/>
        <w:rPr>
          <w:rtl/>
        </w:rPr>
      </w:pPr>
    </w:p>
    <w:p w14:paraId="2E138061" w14:textId="77777777" w:rsidR="00000000" w:rsidRDefault="007C71EE">
      <w:pPr>
        <w:pStyle w:val="a"/>
        <w:rPr>
          <w:rFonts w:hint="cs"/>
          <w:rtl/>
        </w:rPr>
      </w:pPr>
      <w:r>
        <w:rPr>
          <w:rFonts w:hint="cs"/>
          <w:rtl/>
        </w:rPr>
        <w:t xml:space="preserve">למה לשפוך שמן למדורה? </w:t>
      </w:r>
    </w:p>
    <w:p w14:paraId="3D30CEB3" w14:textId="77777777" w:rsidR="00000000" w:rsidRDefault="007C71EE">
      <w:pPr>
        <w:pStyle w:val="ac"/>
        <w:rPr>
          <w:rFonts w:hint="cs"/>
          <w:rtl/>
        </w:rPr>
      </w:pPr>
    </w:p>
    <w:p w14:paraId="14766B1E" w14:textId="77777777" w:rsidR="00000000" w:rsidRDefault="007C71EE">
      <w:pPr>
        <w:pStyle w:val="ac"/>
        <w:rPr>
          <w:rtl/>
        </w:rPr>
      </w:pPr>
      <w:r>
        <w:rPr>
          <w:rFonts w:hint="eastAsia"/>
          <w:rtl/>
        </w:rPr>
        <w:t>זהבה</w:t>
      </w:r>
      <w:r>
        <w:rPr>
          <w:rtl/>
        </w:rPr>
        <w:t xml:space="preserve"> גלאון (מרצ):</w:t>
      </w:r>
    </w:p>
    <w:p w14:paraId="1DF81952" w14:textId="77777777" w:rsidR="00000000" w:rsidRDefault="007C71EE">
      <w:pPr>
        <w:pStyle w:val="a"/>
        <w:rPr>
          <w:rFonts w:hint="cs"/>
          <w:rtl/>
        </w:rPr>
      </w:pPr>
    </w:p>
    <w:p w14:paraId="51F013D6" w14:textId="77777777" w:rsidR="00000000" w:rsidRDefault="007C71EE">
      <w:pPr>
        <w:pStyle w:val="a"/>
        <w:rPr>
          <w:rFonts w:hint="cs"/>
          <w:rtl/>
        </w:rPr>
      </w:pPr>
      <w:r>
        <w:rPr>
          <w:rFonts w:hint="cs"/>
          <w:rtl/>
        </w:rPr>
        <w:t>ראש הממשלה - - - לא הנהלת הקואליציה שותקת.</w:t>
      </w:r>
    </w:p>
    <w:p w14:paraId="0235E9AA" w14:textId="77777777" w:rsidR="00000000" w:rsidRDefault="007C71EE">
      <w:pPr>
        <w:pStyle w:val="ad"/>
        <w:rPr>
          <w:rFonts w:hint="cs"/>
          <w:rtl/>
        </w:rPr>
      </w:pPr>
    </w:p>
    <w:p w14:paraId="6951C7F7" w14:textId="77777777" w:rsidR="00000000" w:rsidRDefault="007C71EE">
      <w:pPr>
        <w:pStyle w:val="ad"/>
        <w:rPr>
          <w:rtl/>
        </w:rPr>
      </w:pPr>
      <w:r>
        <w:rPr>
          <w:rtl/>
        </w:rPr>
        <w:t>היו"ר ראוב</w:t>
      </w:r>
      <w:r>
        <w:rPr>
          <w:rtl/>
        </w:rPr>
        <w:t>ן ריבלין:</w:t>
      </w:r>
    </w:p>
    <w:p w14:paraId="01714B31" w14:textId="77777777" w:rsidR="00000000" w:rsidRDefault="007C71EE">
      <w:pPr>
        <w:pStyle w:val="a"/>
        <w:rPr>
          <w:rtl/>
        </w:rPr>
      </w:pPr>
    </w:p>
    <w:p w14:paraId="725E55F6" w14:textId="77777777" w:rsidR="00000000" w:rsidRDefault="007C71EE">
      <w:pPr>
        <w:pStyle w:val="a"/>
        <w:rPr>
          <w:rFonts w:hint="cs"/>
          <w:rtl/>
        </w:rPr>
      </w:pPr>
      <w:r>
        <w:rPr>
          <w:rFonts w:hint="cs"/>
          <w:rtl/>
        </w:rPr>
        <w:t xml:space="preserve">את לא שותקת, שמענו. קודם הפרעת לג'ומס לדבר. כן, חבר הכנסת בורג. </w:t>
      </w:r>
    </w:p>
    <w:p w14:paraId="2814C34B" w14:textId="77777777" w:rsidR="00000000" w:rsidRDefault="007C71EE">
      <w:pPr>
        <w:pStyle w:val="ac"/>
        <w:rPr>
          <w:rFonts w:hint="cs"/>
          <w:rtl/>
        </w:rPr>
      </w:pPr>
    </w:p>
    <w:p w14:paraId="3F94DC1A" w14:textId="77777777" w:rsidR="00000000" w:rsidRDefault="007C71EE">
      <w:pPr>
        <w:pStyle w:val="ac"/>
        <w:rPr>
          <w:rtl/>
        </w:rPr>
      </w:pPr>
      <w:r>
        <w:rPr>
          <w:rFonts w:hint="eastAsia"/>
          <w:rtl/>
        </w:rPr>
        <w:t>קריאות</w:t>
      </w:r>
      <w:r>
        <w:rPr>
          <w:rtl/>
        </w:rPr>
        <w:t>:</w:t>
      </w:r>
    </w:p>
    <w:p w14:paraId="4CCCB2B4" w14:textId="77777777" w:rsidR="00000000" w:rsidRDefault="007C71EE">
      <w:pPr>
        <w:pStyle w:val="a"/>
        <w:rPr>
          <w:rFonts w:hint="cs"/>
          <w:rtl/>
        </w:rPr>
      </w:pPr>
    </w:p>
    <w:p w14:paraId="63F07463" w14:textId="77777777" w:rsidR="00000000" w:rsidRDefault="007C71EE">
      <w:pPr>
        <w:pStyle w:val="a"/>
        <w:rPr>
          <w:rFonts w:hint="cs"/>
          <w:rtl/>
        </w:rPr>
      </w:pPr>
      <w:r>
        <w:rPr>
          <w:rFonts w:hint="cs"/>
          <w:rtl/>
        </w:rPr>
        <w:t>- -  -</w:t>
      </w:r>
    </w:p>
    <w:p w14:paraId="1AADE15E" w14:textId="77777777" w:rsidR="00000000" w:rsidRDefault="007C71EE">
      <w:pPr>
        <w:pStyle w:val="ad"/>
        <w:rPr>
          <w:rFonts w:hint="cs"/>
          <w:rtl/>
        </w:rPr>
      </w:pPr>
    </w:p>
    <w:p w14:paraId="1BABA01A" w14:textId="77777777" w:rsidR="00000000" w:rsidRDefault="007C71EE">
      <w:pPr>
        <w:pStyle w:val="ad"/>
        <w:rPr>
          <w:rtl/>
        </w:rPr>
      </w:pPr>
      <w:r>
        <w:rPr>
          <w:rtl/>
        </w:rPr>
        <w:t>היו"ר ראובן ריבלין:</w:t>
      </w:r>
    </w:p>
    <w:p w14:paraId="2229CDD4" w14:textId="77777777" w:rsidR="00000000" w:rsidRDefault="007C71EE">
      <w:pPr>
        <w:pStyle w:val="a"/>
        <w:rPr>
          <w:rtl/>
        </w:rPr>
      </w:pPr>
    </w:p>
    <w:p w14:paraId="38CA0353" w14:textId="77777777" w:rsidR="00000000" w:rsidRDefault="007C71EE">
      <w:pPr>
        <w:pStyle w:val="a"/>
        <w:rPr>
          <w:rFonts w:hint="cs"/>
          <w:rtl/>
        </w:rPr>
      </w:pPr>
      <w:r>
        <w:rPr>
          <w:rFonts w:hint="cs"/>
          <w:rtl/>
        </w:rPr>
        <w:t>חבר הכנסת בורג, בבקשה.</w:t>
      </w:r>
    </w:p>
    <w:p w14:paraId="38EE61AB" w14:textId="77777777" w:rsidR="00000000" w:rsidRDefault="007C71EE">
      <w:pPr>
        <w:pStyle w:val="SpeakerCon"/>
        <w:rPr>
          <w:rFonts w:hint="cs"/>
          <w:rtl/>
        </w:rPr>
      </w:pPr>
      <w:bookmarkStart w:id="2559" w:name="FS000000434T29_05_2003_00_34_36C"/>
      <w:bookmarkEnd w:id="2559"/>
    </w:p>
    <w:p w14:paraId="2C25A0C8" w14:textId="77777777" w:rsidR="00000000" w:rsidRDefault="007C71EE">
      <w:pPr>
        <w:pStyle w:val="SpeakerCon"/>
        <w:rPr>
          <w:rtl/>
        </w:rPr>
      </w:pPr>
      <w:r>
        <w:rPr>
          <w:rtl/>
        </w:rPr>
        <w:t>אברהם בורג (העבודה-מימד):</w:t>
      </w:r>
    </w:p>
    <w:p w14:paraId="3A95F352" w14:textId="77777777" w:rsidR="00000000" w:rsidRDefault="007C71EE">
      <w:pPr>
        <w:pStyle w:val="a"/>
        <w:rPr>
          <w:rtl/>
        </w:rPr>
      </w:pPr>
    </w:p>
    <w:p w14:paraId="25A46263" w14:textId="77777777" w:rsidR="00000000" w:rsidRDefault="007C71EE">
      <w:pPr>
        <w:pStyle w:val="a"/>
        <w:rPr>
          <w:rFonts w:hint="cs"/>
          <w:rtl/>
        </w:rPr>
      </w:pPr>
      <w:r>
        <w:rPr>
          <w:rFonts w:hint="cs"/>
          <w:rtl/>
        </w:rPr>
        <w:t>אדוני היושב-ראש, מכיוון - - -</w:t>
      </w:r>
    </w:p>
    <w:p w14:paraId="2E5F4263" w14:textId="77777777" w:rsidR="00000000" w:rsidRDefault="007C71EE">
      <w:pPr>
        <w:pStyle w:val="ad"/>
        <w:rPr>
          <w:rFonts w:hint="cs"/>
          <w:rtl/>
        </w:rPr>
      </w:pPr>
    </w:p>
    <w:p w14:paraId="1782A250" w14:textId="77777777" w:rsidR="00000000" w:rsidRDefault="007C71EE">
      <w:pPr>
        <w:pStyle w:val="ad"/>
        <w:rPr>
          <w:rtl/>
        </w:rPr>
      </w:pPr>
      <w:r>
        <w:rPr>
          <w:rtl/>
        </w:rPr>
        <w:t>היו"ר ראובן ריבלין:</w:t>
      </w:r>
    </w:p>
    <w:p w14:paraId="0999A272" w14:textId="77777777" w:rsidR="00000000" w:rsidRDefault="007C71EE">
      <w:pPr>
        <w:pStyle w:val="a"/>
        <w:rPr>
          <w:rtl/>
        </w:rPr>
      </w:pPr>
    </w:p>
    <w:p w14:paraId="65F9988C" w14:textId="77777777" w:rsidR="00000000" w:rsidRDefault="007C71EE">
      <w:pPr>
        <w:pStyle w:val="a"/>
        <w:rPr>
          <w:rFonts w:hint="cs"/>
          <w:rtl/>
        </w:rPr>
      </w:pPr>
      <w:r>
        <w:rPr>
          <w:rFonts w:hint="cs"/>
          <w:rtl/>
        </w:rPr>
        <w:t>חבר הכנסת זאב, אתה דיברת ואתה ממשיך לה</w:t>
      </w:r>
      <w:r>
        <w:rPr>
          <w:rFonts w:hint="cs"/>
          <w:rtl/>
        </w:rPr>
        <w:t>פריע, מספיק.</w:t>
      </w:r>
    </w:p>
    <w:p w14:paraId="335E2859" w14:textId="77777777" w:rsidR="00000000" w:rsidRDefault="007C71EE">
      <w:pPr>
        <w:pStyle w:val="a"/>
        <w:rPr>
          <w:rFonts w:hint="cs"/>
          <w:rtl/>
        </w:rPr>
      </w:pPr>
    </w:p>
    <w:p w14:paraId="3E3EB0FA" w14:textId="77777777" w:rsidR="00000000" w:rsidRDefault="007C71EE">
      <w:pPr>
        <w:pStyle w:val="SpeakerCon"/>
        <w:rPr>
          <w:rtl/>
        </w:rPr>
      </w:pPr>
      <w:bookmarkStart w:id="2560" w:name="FS000000434T29_05_2003_00_35_37C"/>
      <w:bookmarkEnd w:id="2560"/>
      <w:r>
        <w:rPr>
          <w:rtl/>
        </w:rPr>
        <w:t>אברהם בורג (העבודה-מימד):</w:t>
      </w:r>
    </w:p>
    <w:p w14:paraId="06184E13" w14:textId="77777777" w:rsidR="00000000" w:rsidRDefault="007C71EE">
      <w:pPr>
        <w:pStyle w:val="a"/>
        <w:rPr>
          <w:rtl/>
        </w:rPr>
      </w:pPr>
    </w:p>
    <w:p w14:paraId="6D77EDEA" w14:textId="77777777" w:rsidR="00000000" w:rsidRDefault="007C71EE">
      <w:pPr>
        <w:pStyle w:val="a"/>
        <w:rPr>
          <w:rFonts w:hint="cs"/>
          <w:rtl/>
        </w:rPr>
      </w:pPr>
      <w:r>
        <w:rPr>
          <w:rFonts w:hint="cs"/>
          <w:rtl/>
        </w:rPr>
        <w:t xml:space="preserve">אני מציע לאדוני היושב-ראש, מתוך הנחה שאדוני התכוון לכל מלה מדבריו, למצוא לאלתר מיהו חבר הכנסת הזה, להביא את עניינו בפני ועדת האתיקה של הכנסת עכשיו, עם המלצה של היושב-ראש להרחיק את חבר הכנסת הזה מישיבת הכנסת, שאלמלא </w:t>
      </w:r>
      <w:r>
        <w:rPr>
          <w:rFonts w:hint="cs"/>
          <w:rtl/>
        </w:rPr>
        <w:t>כן אין שום דרך אחרת במליאה לא לאפשר לבן-אדם הזה להמשיך ולהצביע. זו הצעתי ואני מבקש שהיושב-ראש ישקול אותה.</w:t>
      </w:r>
    </w:p>
    <w:p w14:paraId="2CEF20FF" w14:textId="77777777" w:rsidR="00000000" w:rsidRDefault="007C71EE">
      <w:pPr>
        <w:pStyle w:val="a"/>
        <w:rPr>
          <w:rFonts w:hint="cs"/>
          <w:rtl/>
        </w:rPr>
      </w:pPr>
    </w:p>
    <w:p w14:paraId="6CD19B32" w14:textId="77777777" w:rsidR="00000000" w:rsidRDefault="007C71EE">
      <w:pPr>
        <w:pStyle w:val="ad"/>
        <w:rPr>
          <w:rtl/>
        </w:rPr>
      </w:pPr>
      <w:r>
        <w:rPr>
          <w:rtl/>
        </w:rPr>
        <w:t>היו"ר ראובן ריבלין:</w:t>
      </w:r>
    </w:p>
    <w:p w14:paraId="403BAEB9" w14:textId="77777777" w:rsidR="00000000" w:rsidRDefault="007C71EE">
      <w:pPr>
        <w:pStyle w:val="a"/>
        <w:rPr>
          <w:rtl/>
        </w:rPr>
      </w:pPr>
    </w:p>
    <w:p w14:paraId="4CAAB5DD" w14:textId="77777777" w:rsidR="00000000" w:rsidRDefault="007C71EE">
      <w:pPr>
        <w:pStyle w:val="a"/>
        <w:rPr>
          <w:rFonts w:hint="cs"/>
          <w:rtl/>
        </w:rPr>
      </w:pPr>
      <w:r>
        <w:rPr>
          <w:rFonts w:hint="cs"/>
          <w:rtl/>
        </w:rPr>
        <w:t xml:space="preserve">תודה, לא עזרתם לי.  השר שטרית וחברת הכנסת דליה איציק, ובסוף שר המשפטים חבר הכנסת לפיד. </w:t>
      </w:r>
    </w:p>
    <w:p w14:paraId="4C0FC423" w14:textId="77777777" w:rsidR="00000000" w:rsidRDefault="007C71EE">
      <w:pPr>
        <w:pStyle w:val="ac"/>
        <w:rPr>
          <w:rFonts w:hint="cs"/>
          <w:rtl/>
        </w:rPr>
      </w:pPr>
    </w:p>
    <w:p w14:paraId="13E45F4A" w14:textId="77777777" w:rsidR="00000000" w:rsidRDefault="007C71EE">
      <w:pPr>
        <w:pStyle w:val="ac"/>
        <w:rPr>
          <w:rtl/>
        </w:rPr>
      </w:pPr>
      <w:r>
        <w:rPr>
          <w:rFonts w:hint="eastAsia"/>
          <w:rtl/>
        </w:rPr>
        <w:t>קריאות</w:t>
      </w:r>
      <w:r>
        <w:rPr>
          <w:rtl/>
        </w:rPr>
        <w:t>:</w:t>
      </w:r>
    </w:p>
    <w:p w14:paraId="3B2854ED" w14:textId="77777777" w:rsidR="00000000" w:rsidRDefault="007C71EE">
      <w:pPr>
        <w:pStyle w:val="a"/>
        <w:rPr>
          <w:rFonts w:hint="cs"/>
          <w:rtl/>
        </w:rPr>
      </w:pPr>
    </w:p>
    <w:p w14:paraId="154EE709" w14:textId="77777777" w:rsidR="00000000" w:rsidRDefault="007C71EE">
      <w:pPr>
        <w:pStyle w:val="a"/>
        <w:rPr>
          <w:rFonts w:hint="cs"/>
          <w:rtl/>
        </w:rPr>
      </w:pPr>
      <w:r>
        <w:rPr>
          <w:rFonts w:hint="cs"/>
          <w:rtl/>
        </w:rPr>
        <w:t>- - -</w:t>
      </w:r>
    </w:p>
    <w:p w14:paraId="0F01FD12" w14:textId="77777777" w:rsidR="00000000" w:rsidRDefault="007C71EE">
      <w:pPr>
        <w:pStyle w:val="ad"/>
        <w:rPr>
          <w:rFonts w:hint="cs"/>
          <w:rtl/>
        </w:rPr>
      </w:pPr>
    </w:p>
    <w:p w14:paraId="5A5642E0" w14:textId="77777777" w:rsidR="00000000" w:rsidRDefault="007C71EE">
      <w:pPr>
        <w:pStyle w:val="ad"/>
        <w:rPr>
          <w:rtl/>
        </w:rPr>
      </w:pPr>
      <w:r>
        <w:rPr>
          <w:rtl/>
        </w:rPr>
        <w:t>היו"ר ראובן ריבלין:</w:t>
      </w:r>
    </w:p>
    <w:p w14:paraId="3A507314" w14:textId="77777777" w:rsidR="00000000" w:rsidRDefault="007C71EE">
      <w:pPr>
        <w:pStyle w:val="a"/>
        <w:rPr>
          <w:rtl/>
        </w:rPr>
      </w:pPr>
    </w:p>
    <w:p w14:paraId="3B5B88BA" w14:textId="77777777" w:rsidR="00000000" w:rsidRDefault="007C71EE">
      <w:pPr>
        <w:pStyle w:val="a"/>
        <w:rPr>
          <w:rFonts w:hint="cs"/>
          <w:rtl/>
        </w:rPr>
      </w:pPr>
      <w:r>
        <w:rPr>
          <w:rFonts w:hint="cs"/>
          <w:rtl/>
        </w:rPr>
        <w:t>שמ</w:t>
      </w:r>
      <w:r>
        <w:rPr>
          <w:rFonts w:hint="cs"/>
          <w:rtl/>
        </w:rPr>
        <w:t>ענו, אבל אתם לא מוסיפים. כל אחד מוסיף שמן על המדורה. בבקשה, השר שטרית.</w:t>
      </w:r>
    </w:p>
    <w:p w14:paraId="419925D5" w14:textId="77777777" w:rsidR="00000000" w:rsidRDefault="007C71EE">
      <w:pPr>
        <w:pStyle w:val="Speaker"/>
        <w:rPr>
          <w:rFonts w:hint="cs"/>
          <w:rtl/>
        </w:rPr>
      </w:pPr>
      <w:bookmarkStart w:id="2561" w:name="FS000000478T29_05_2003_00_38_38"/>
      <w:bookmarkStart w:id="2562" w:name="FS000000478T29_05_2003_00_39_12"/>
      <w:bookmarkEnd w:id="2561"/>
      <w:bookmarkEnd w:id="2562"/>
    </w:p>
    <w:p w14:paraId="2B4D2330" w14:textId="77777777" w:rsidR="00000000" w:rsidRDefault="007C71EE">
      <w:pPr>
        <w:pStyle w:val="Speaker"/>
        <w:rPr>
          <w:rtl/>
        </w:rPr>
      </w:pPr>
      <w:r>
        <w:rPr>
          <w:rFonts w:hint="eastAsia"/>
          <w:rtl/>
        </w:rPr>
        <w:t>השר</w:t>
      </w:r>
      <w:r>
        <w:rPr>
          <w:rtl/>
        </w:rPr>
        <w:t xml:space="preserve"> מאיר שטרית:</w:t>
      </w:r>
    </w:p>
    <w:p w14:paraId="494BB4DD" w14:textId="77777777" w:rsidR="00000000" w:rsidRDefault="007C71EE">
      <w:pPr>
        <w:pStyle w:val="a"/>
        <w:rPr>
          <w:rFonts w:hint="cs"/>
          <w:rtl/>
        </w:rPr>
      </w:pPr>
    </w:p>
    <w:p w14:paraId="7866669C" w14:textId="77777777" w:rsidR="00000000" w:rsidRDefault="007C71EE">
      <w:pPr>
        <w:pStyle w:val="a"/>
        <w:rPr>
          <w:rFonts w:hint="cs"/>
          <w:rtl/>
        </w:rPr>
      </w:pPr>
      <w:r>
        <w:rPr>
          <w:rFonts w:hint="cs"/>
          <w:rtl/>
        </w:rPr>
        <w:t>אדוני היושב-ראש, רבותי חברי הכנסת. עם כל החומרה של  המעשה, אם הוא באמת נעשה שלא בשגגה, עם כל הכבוד אני חושב שזה לא יכול לשמש לכם תירוץ מסיבה כלשהי להפסיק את ההצבעה. אנ</w:t>
      </w:r>
      <w:r>
        <w:rPr>
          <w:rFonts w:hint="cs"/>
          <w:rtl/>
        </w:rPr>
        <w:t xml:space="preserve">י מצטער שאתם מיואשים ולא מצליחים להעביר שום הסתייגות. אבל, שום תרגיל, שום תרגיל לא יכול לעצור את ההצבעה של הכנסת. </w:t>
      </w:r>
    </w:p>
    <w:p w14:paraId="0B7B7732" w14:textId="77777777" w:rsidR="00000000" w:rsidRDefault="007C71EE">
      <w:pPr>
        <w:pStyle w:val="a"/>
        <w:rPr>
          <w:rFonts w:hint="cs"/>
          <w:rtl/>
        </w:rPr>
      </w:pPr>
    </w:p>
    <w:p w14:paraId="1A986AD8" w14:textId="77777777" w:rsidR="00000000" w:rsidRDefault="007C71EE">
      <w:pPr>
        <w:pStyle w:val="ac"/>
        <w:rPr>
          <w:rtl/>
        </w:rPr>
      </w:pPr>
      <w:r>
        <w:rPr>
          <w:rFonts w:hint="eastAsia"/>
          <w:rtl/>
        </w:rPr>
        <w:t>קריאות</w:t>
      </w:r>
      <w:r>
        <w:rPr>
          <w:rtl/>
        </w:rPr>
        <w:t>:</w:t>
      </w:r>
    </w:p>
    <w:p w14:paraId="6447A45A" w14:textId="77777777" w:rsidR="00000000" w:rsidRDefault="007C71EE">
      <w:pPr>
        <w:pStyle w:val="a"/>
        <w:rPr>
          <w:rFonts w:hint="cs"/>
          <w:rtl/>
        </w:rPr>
      </w:pPr>
    </w:p>
    <w:p w14:paraId="2B790044" w14:textId="77777777" w:rsidR="00000000" w:rsidRDefault="007C71EE">
      <w:pPr>
        <w:pStyle w:val="a"/>
        <w:rPr>
          <w:rFonts w:hint="cs"/>
          <w:rtl/>
        </w:rPr>
      </w:pPr>
      <w:r>
        <w:rPr>
          <w:rFonts w:hint="cs"/>
          <w:rtl/>
        </w:rPr>
        <w:t xml:space="preserve">- - - </w:t>
      </w:r>
    </w:p>
    <w:p w14:paraId="5C0BF5EF" w14:textId="77777777" w:rsidR="00000000" w:rsidRDefault="007C71EE">
      <w:pPr>
        <w:pStyle w:val="Speaker"/>
        <w:rPr>
          <w:rFonts w:hint="cs"/>
          <w:rtl/>
        </w:rPr>
      </w:pPr>
      <w:bookmarkStart w:id="2563" w:name="FS000000478T29_05_2003_00_40_58"/>
      <w:bookmarkEnd w:id="2563"/>
    </w:p>
    <w:p w14:paraId="51E6CBBB" w14:textId="77777777" w:rsidR="00000000" w:rsidRDefault="007C71EE">
      <w:pPr>
        <w:pStyle w:val="SpeakerCon"/>
        <w:rPr>
          <w:rtl/>
        </w:rPr>
      </w:pPr>
      <w:r>
        <w:rPr>
          <w:rFonts w:hint="eastAsia"/>
          <w:rtl/>
        </w:rPr>
        <w:t>השר</w:t>
      </w:r>
      <w:r>
        <w:rPr>
          <w:rtl/>
        </w:rPr>
        <w:t xml:space="preserve"> מאיר שטרית:</w:t>
      </w:r>
    </w:p>
    <w:p w14:paraId="1E22B315" w14:textId="77777777" w:rsidR="00000000" w:rsidRDefault="007C71EE">
      <w:pPr>
        <w:pStyle w:val="a"/>
        <w:rPr>
          <w:rFonts w:hint="cs"/>
          <w:rtl/>
        </w:rPr>
      </w:pPr>
    </w:p>
    <w:p w14:paraId="343CE08E" w14:textId="77777777" w:rsidR="00000000" w:rsidRDefault="007C71EE">
      <w:pPr>
        <w:pStyle w:val="a"/>
        <w:rPr>
          <w:rFonts w:hint="cs"/>
          <w:rtl/>
        </w:rPr>
      </w:pPr>
      <w:r>
        <w:rPr>
          <w:rFonts w:hint="cs"/>
          <w:rtl/>
        </w:rPr>
        <w:t xml:space="preserve">רבותי, מי שמדבר על כבודה של הכנסת, אני מבקש שתסתכלו בהסתייגויות שלכם, שדנים בהן עכשיו. </w:t>
      </w:r>
    </w:p>
    <w:p w14:paraId="1E7F7CB5" w14:textId="77777777" w:rsidR="00000000" w:rsidRDefault="007C71EE">
      <w:pPr>
        <w:pStyle w:val="a"/>
        <w:rPr>
          <w:rFonts w:hint="cs"/>
          <w:rtl/>
        </w:rPr>
      </w:pPr>
    </w:p>
    <w:p w14:paraId="1BDFEC6B" w14:textId="77777777" w:rsidR="00000000" w:rsidRDefault="007C71EE">
      <w:pPr>
        <w:pStyle w:val="ac"/>
        <w:rPr>
          <w:rtl/>
        </w:rPr>
      </w:pPr>
      <w:bookmarkStart w:id="2564" w:name="FS000001045T29_05_2003_00_45_24"/>
      <w:bookmarkEnd w:id="2564"/>
      <w:r>
        <w:rPr>
          <w:rFonts w:hint="eastAsia"/>
          <w:rtl/>
        </w:rPr>
        <w:t>דני</w:t>
      </w:r>
      <w:r>
        <w:rPr>
          <w:rtl/>
        </w:rPr>
        <w:t xml:space="preserve"> יתום (העבודה-</w:t>
      </w:r>
      <w:r>
        <w:rPr>
          <w:rtl/>
        </w:rPr>
        <w:t>מימד):</w:t>
      </w:r>
    </w:p>
    <w:p w14:paraId="787D9557" w14:textId="77777777" w:rsidR="00000000" w:rsidRDefault="007C71EE">
      <w:pPr>
        <w:pStyle w:val="a"/>
        <w:rPr>
          <w:rFonts w:hint="cs"/>
          <w:rtl/>
        </w:rPr>
      </w:pPr>
    </w:p>
    <w:p w14:paraId="04D72DF5" w14:textId="77777777" w:rsidR="00000000" w:rsidRDefault="007C71EE">
      <w:pPr>
        <w:pStyle w:val="a"/>
        <w:rPr>
          <w:rFonts w:hint="cs"/>
          <w:rtl/>
        </w:rPr>
      </w:pPr>
      <w:r>
        <w:rPr>
          <w:rFonts w:hint="cs"/>
          <w:rtl/>
        </w:rPr>
        <w:t>הנורמה הזאת מקובלת עליך?</w:t>
      </w:r>
    </w:p>
    <w:p w14:paraId="4E0AD384" w14:textId="77777777" w:rsidR="00000000" w:rsidRDefault="007C71EE">
      <w:pPr>
        <w:pStyle w:val="a"/>
        <w:rPr>
          <w:rFonts w:hint="cs"/>
          <w:rtl/>
        </w:rPr>
      </w:pPr>
    </w:p>
    <w:p w14:paraId="10613BAF" w14:textId="77777777" w:rsidR="00000000" w:rsidRDefault="007C71EE">
      <w:pPr>
        <w:pStyle w:val="SpeakerCon"/>
        <w:rPr>
          <w:rtl/>
        </w:rPr>
      </w:pPr>
      <w:bookmarkStart w:id="2565" w:name="FS000000478T29_05_2003_00_45_46"/>
      <w:bookmarkEnd w:id="2565"/>
      <w:r>
        <w:rPr>
          <w:rFonts w:hint="eastAsia"/>
          <w:rtl/>
        </w:rPr>
        <w:t>השר</w:t>
      </w:r>
      <w:r>
        <w:rPr>
          <w:rtl/>
        </w:rPr>
        <w:t xml:space="preserve"> מאיר שטרית:</w:t>
      </w:r>
    </w:p>
    <w:p w14:paraId="7D3B5C0C" w14:textId="77777777" w:rsidR="00000000" w:rsidRDefault="007C71EE">
      <w:pPr>
        <w:pStyle w:val="a"/>
        <w:rPr>
          <w:rFonts w:hint="cs"/>
          <w:rtl/>
        </w:rPr>
      </w:pPr>
    </w:p>
    <w:p w14:paraId="69473064" w14:textId="77777777" w:rsidR="00000000" w:rsidRDefault="007C71EE">
      <w:pPr>
        <w:pStyle w:val="a"/>
        <w:rPr>
          <w:rFonts w:hint="cs"/>
          <w:rtl/>
        </w:rPr>
      </w:pPr>
      <w:r>
        <w:rPr>
          <w:rFonts w:hint="cs"/>
          <w:rtl/>
        </w:rPr>
        <w:t xml:space="preserve">הסתייגויות מאוד מהותיות. במקום כותרת השוליים, יבוא חוק התקשורת, במקום  התקשורת יבוא תיקון 12 ל=8. </w:t>
      </w:r>
    </w:p>
    <w:p w14:paraId="6B186C3A" w14:textId="77777777" w:rsidR="00000000" w:rsidRDefault="007C71EE">
      <w:pPr>
        <w:pStyle w:val="a"/>
        <w:rPr>
          <w:rFonts w:hint="cs"/>
          <w:rtl/>
        </w:rPr>
      </w:pPr>
    </w:p>
    <w:p w14:paraId="22FCEF99" w14:textId="77777777" w:rsidR="00000000" w:rsidRDefault="007C71EE">
      <w:pPr>
        <w:pStyle w:val="a"/>
        <w:rPr>
          <w:rFonts w:hint="cs"/>
          <w:rtl/>
        </w:rPr>
      </w:pPr>
      <w:r>
        <w:rPr>
          <w:rFonts w:hint="cs"/>
          <w:rtl/>
        </w:rPr>
        <w:t>אדוני היושב-ראש, אני מציע, על כן, אין שום קשר בין הצורך לברר את הסוגיה לבין המשך ההצבעה.</w:t>
      </w:r>
    </w:p>
    <w:p w14:paraId="5C80843E" w14:textId="77777777" w:rsidR="00000000" w:rsidRDefault="007C71EE">
      <w:pPr>
        <w:pStyle w:val="a"/>
        <w:rPr>
          <w:rFonts w:hint="cs"/>
          <w:rtl/>
        </w:rPr>
      </w:pPr>
    </w:p>
    <w:p w14:paraId="495E1930" w14:textId="77777777" w:rsidR="00000000" w:rsidRDefault="007C71EE">
      <w:pPr>
        <w:pStyle w:val="ad"/>
        <w:rPr>
          <w:rtl/>
        </w:rPr>
      </w:pPr>
      <w:r>
        <w:rPr>
          <w:rtl/>
        </w:rPr>
        <w:t>היו"ר ראובן ריב</w:t>
      </w:r>
      <w:r>
        <w:rPr>
          <w:rtl/>
        </w:rPr>
        <w:t>לין:</w:t>
      </w:r>
    </w:p>
    <w:p w14:paraId="39F91809" w14:textId="77777777" w:rsidR="00000000" w:rsidRDefault="007C71EE">
      <w:pPr>
        <w:pStyle w:val="a"/>
        <w:rPr>
          <w:rtl/>
        </w:rPr>
      </w:pPr>
    </w:p>
    <w:p w14:paraId="241BE3B1" w14:textId="77777777" w:rsidR="00000000" w:rsidRDefault="007C71EE">
      <w:pPr>
        <w:pStyle w:val="a"/>
        <w:rPr>
          <w:rFonts w:hint="cs"/>
          <w:rtl/>
        </w:rPr>
      </w:pPr>
      <w:r>
        <w:rPr>
          <w:rFonts w:hint="cs"/>
          <w:rtl/>
        </w:rPr>
        <w:t>ברור לי, תודה.</w:t>
      </w:r>
    </w:p>
    <w:p w14:paraId="5CFACFA5" w14:textId="77777777" w:rsidR="00000000" w:rsidRDefault="007C71EE">
      <w:pPr>
        <w:pStyle w:val="a"/>
        <w:rPr>
          <w:rFonts w:hint="cs"/>
          <w:rtl/>
        </w:rPr>
      </w:pPr>
    </w:p>
    <w:p w14:paraId="1CFCDEAF" w14:textId="77777777" w:rsidR="00000000" w:rsidRDefault="007C71EE">
      <w:pPr>
        <w:pStyle w:val="SpeakerCon"/>
        <w:rPr>
          <w:rtl/>
        </w:rPr>
      </w:pPr>
      <w:bookmarkStart w:id="2566" w:name="FS000000478T29_05_2003_00_42_55"/>
      <w:bookmarkEnd w:id="2566"/>
      <w:r>
        <w:rPr>
          <w:rFonts w:hint="eastAsia"/>
          <w:rtl/>
        </w:rPr>
        <w:t>השר</w:t>
      </w:r>
      <w:r>
        <w:rPr>
          <w:rtl/>
        </w:rPr>
        <w:t xml:space="preserve"> מאיר שטרית:</w:t>
      </w:r>
    </w:p>
    <w:p w14:paraId="2BF7AF13" w14:textId="77777777" w:rsidR="00000000" w:rsidRDefault="007C71EE">
      <w:pPr>
        <w:pStyle w:val="a"/>
        <w:rPr>
          <w:rFonts w:hint="cs"/>
          <w:rtl/>
        </w:rPr>
      </w:pPr>
    </w:p>
    <w:p w14:paraId="58043B07" w14:textId="77777777" w:rsidR="00000000" w:rsidRDefault="007C71EE">
      <w:pPr>
        <w:pStyle w:val="a"/>
        <w:rPr>
          <w:rFonts w:hint="cs"/>
          <w:rtl/>
        </w:rPr>
      </w:pPr>
      <w:r>
        <w:rPr>
          <w:rFonts w:hint="cs"/>
          <w:rtl/>
        </w:rPr>
        <w:t>ואני מבקש שלא תינתן הזדמנות לאופוזיציה לשבש את ההצבעה.</w:t>
      </w:r>
    </w:p>
    <w:p w14:paraId="35594E31" w14:textId="77777777" w:rsidR="00000000" w:rsidRDefault="007C71EE">
      <w:pPr>
        <w:pStyle w:val="a"/>
        <w:rPr>
          <w:rFonts w:hint="cs"/>
          <w:rtl/>
        </w:rPr>
      </w:pPr>
    </w:p>
    <w:p w14:paraId="3E196EB0" w14:textId="77777777" w:rsidR="00000000" w:rsidRDefault="007C71EE">
      <w:pPr>
        <w:pStyle w:val="ad"/>
        <w:rPr>
          <w:rtl/>
        </w:rPr>
      </w:pPr>
      <w:r>
        <w:rPr>
          <w:rtl/>
        </w:rPr>
        <w:t>היו"ר ראובן ריבלין:</w:t>
      </w:r>
    </w:p>
    <w:p w14:paraId="70B83B50" w14:textId="77777777" w:rsidR="00000000" w:rsidRDefault="007C71EE">
      <w:pPr>
        <w:pStyle w:val="a"/>
        <w:rPr>
          <w:rtl/>
        </w:rPr>
      </w:pPr>
    </w:p>
    <w:p w14:paraId="66C8630C" w14:textId="77777777" w:rsidR="00000000" w:rsidRDefault="007C71EE">
      <w:pPr>
        <w:pStyle w:val="a"/>
        <w:rPr>
          <w:rFonts w:hint="cs"/>
          <w:rtl/>
        </w:rPr>
      </w:pPr>
      <w:r>
        <w:rPr>
          <w:rFonts w:hint="cs"/>
          <w:rtl/>
        </w:rPr>
        <w:t>תודה. חברת הכנסת דליה איציק, בבקשה.</w:t>
      </w:r>
    </w:p>
    <w:p w14:paraId="308CAE49" w14:textId="77777777" w:rsidR="00000000" w:rsidRDefault="007C71EE">
      <w:pPr>
        <w:pStyle w:val="ac"/>
        <w:rPr>
          <w:rFonts w:hint="cs"/>
          <w:rtl/>
        </w:rPr>
      </w:pPr>
      <w:bookmarkStart w:id="2567" w:name="FS000000478T29_05_2003_00_43_36C"/>
      <w:bookmarkStart w:id="2568" w:name="FS000000433T29_05_2003_00_43_48"/>
      <w:bookmarkEnd w:id="2567"/>
      <w:bookmarkEnd w:id="2568"/>
    </w:p>
    <w:p w14:paraId="2006E1B7" w14:textId="77777777" w:rsidR="00000000" w:rsidRDefault="007C71EE">
      <w:pPr>
        <w:pStyle w:val="ac"/>
        <w:rPr>
          <w:rtl/>
        </w:rPr>
      </w:pPr>
      <w:r>
        <w:rPr>
          <w:rFonts w:hint="eastAsia"/>
          <w:rtl/>
        </w:rPr>
        <w:t>קריאות</w:t>
      </w:r>
      <w:r>
        <w:rPr>
          <w:rtl/>
        </w:rPr>
        <w:t>:</w:t>
      </w:r>
    </w:p>
    <w:p w14:paraId="430DEFFD" w14:textId="77777777" w:rsidR="00000000" w:rsidRDefault="007C71EE">
      <w:pPr>
        <w:pStyle w:val="a"/>
        <w:rPr>
          <w:rFonts w:hint="cs"/>
          <w:rtl/>
        </w:rPr>
      </w:pPr>
    </w:p>
    <w:p w14:paraId="08BC93D5" w14:textId="77777777" w:rsidR="00000000" w:rsidRDefault="007C71EE">
      <w:pPr>
        <w:pStyle w:val="a"/>
        <w:rPr>
          <w:rFonts w:hint="cs"/>
          <w:rtl/>
        </w:rPr>
      </w:pPr>
      <w:r>
        <w:rPr>
          <w:rFonts w:hint="cs"/>
          <w:rtl/>
        </w:rPr>
        <w:t>- - -</w:t>
      </w:r>
    </w:p>
    <w:p w14:paraId="457FFA77" w14:textId="77777777" w:rsidR="00000000" w:rsidRDefault="007C71EE">
      <w:pPr>
        <w:pStyle w:val="ad"/>
        <w:rPr>
          <w:rFonts w:hint="cs"/>
          <w:rtl/>
        </w:rPr>
      </w:pPr>
    </w:p>
    <w:p w14:paraId="59B887E3" w14:textId="77777777" w:rsidR="00000000" w:rsidRDefault="007C71EE">
      <w:pPr>
        <w:pStyle w:val="ad"/>
        <w:rPr>
          <w:rtl/>
        </w:rPr>
      </w:pPr>
      <w:r>
        <w:rPr>
          <w:rtl/>
        </w:rPr>
        <w:t>היו"ר ראובן ריבלין:</w:t>
      </w:r>
    </w:p>
    <w:p w14:paraId="1741F572" w14:textId="77777777" w:rsidR="00000000" w:rsidRDefault="007C71EE">
      <w:pPr>
        <w:pStyle w:val="a"/>
        <w:rPr>
          <w:rtl/>
        </w:rPr>
      </w:pPr>
    </w:p>
    <w:p w14:paraId="5871D20E" w14:textId="77777777" w:rsidR="00000000" w:rsidRDefault="007C71EE">
      <w:pPr>
        <w:pStyle w:val="a"/>
        <w:rPr>
          <w:rFonts w:hint="cs"/>
          <w:rtl/>
        </w:rPr>
      </w:pPr>
      <w:r>
        <w:rPr>
          <w:rFonts w:hint="cs"/>
          <w:rtl/>
        </w:rPr>
        <w:t>רבותי, אתם מפריעים לדליה איציק. נא לשבת. חברת הכנסת דליה איציק, בב</w:t>
      </w:r>
      <w:r>
        <w:rPr>
          <w:rFonts w:hint="cs"/>
          <w:rtl/>
        </w:rPr>
        <w:t>קשה.</w:t>
      </w:r>
    </w:p>
    <w:p w14:paraId="21945368" w14:textId="77777777" w:rsidR="00000000" w:rsidRDefault="007C71EE">
      <w:pPr>
        <w:pStyle w:val="Speaker"/>
        <w:rPr>
          <w:rFonts w:hint="cs"/>
          <w:rtl/>
        </w:rPr>
      </w:pPr>
    </w:p>
    <w:p w14:paraId="52507AF9" w14:textId="77777777" w:rsidR="00000000" w:rsidRDefault="007C71EE">
      <w:pPr>
        <w:pStyle w:val="Speaker"/>
        <w:rPr>
          <w:rtl/>
        </w:rPr>
      </w:pPr>
      <w:r>
        <w:rPr>
          <w:rtl/>
        </w:rPr>
        <w:t>דליה איציק (העבודה-מימד):</w:t>
      </w:r>
    </w:p>
    <w:p w14:paraId="748A7327" w14:textId="77777777" w:rsidR="00000000" w:rsidRDefault="007C71EE">
      <w:pPr>
        <w:pStyle w:val="a"/>
        <w:rPr>
          <w:rtl/>
        </w:rPr>
      </w:pPr>
    </w:p>
    <w:p w14:paraId="7E70910E" w14:textId="77777777" w:rsidR="00000000" w:rsidRDefault="007C71EE">
      <w:pPr>
        <w:pStyle w:val="a"/>
        <w:rPr>
          <w:rFonts w:hint="cs"/>
          <w:rtl/>
        </w:rPr>
      </w:pPr>
      <w:r>
        <w:rPr>
          <w:rFonts w:hint="cs"/>
          <w:rtl/>
        </w:rPr>
        <w:t>אדוני היושב-ראש, הואיל ושמי הוזכר ואני רוצה להניח שמפאת העייפות שלך אתה - - -</w:t>
      </w:r>
    </w:p>
    <w:p w14:paraId="3F79C9E3" w14:textId="77777777" w:rsidR="00000000" w:rsidRDefault="007C71EE">
      <w:pPr>
        <w:pStyle w:val="a"/>
        <w:rPr>
          <w:rFonts w:hint="cs"/>
          <w:rtl/>
        </w:rPr>
      </w:pPr>
    </w:p>
    <w:p w14:paraId="3E42D06C" w14:textId="77777777" w:rsidR="00000000" w:rsidRDefault="007C71EE">
      <w:pPr>
        <w:pStyle w:val="ad"/>
        <w:rPr>
          <w:rtl/>
        </w:rPr>
      </w:pPr>
      <w:r>
        <w:rPr>
          <w:rtl/>
        </w:rPr>
        <w:t>היו"ר ראובן ריבלין:</w:t>
      </w:r>
    </w:p>
    <w:p w14:paraId="2442999A" w14:textId="77777777" w:rsidR="00000000" w:rsidRDefault="007C71EE">
      <w:pPr>
        <w:pStyle w:val="a"/>
        <w:rPr>
          <w:rtl/>
        </w:rPr>
      </w:pPr>
    </w:p>
    <w:p w14:paraId="2A0B5EAC" w14:textId="77777777" w:rsidR="00000000" w:rsidRDefault="007C71EE">
      <w:pPr>
        <w:pStyle w:val="a"/>
        <w:rPr>
          <w:rFonts w:hint="cs"/>
          <w:rtl/>
        </w:rPr>
      </w:pPr>
      <w:r>
        <w:rPr>
          <w:rFonts w:hint="cs"/>
          <w:rtl/>
        </w:rPr>
        <w:t>לא, לא. קצין הכנסת מסר לי שכך נאמר.</w:t>
      </w:r>
    </w:p>
    <w:p w14:paraId="113BA908" w14:textId="77777777" w:rsidR="00000000" w:rsidRDefault="007C71EE">
      <w:pPr>
        <w:pStyle w:val="a"/>
        <w:rPr>
          <w:rFonts w:hint="cs"/>
          <w:rtl/>
        </w:rPr>
      </w:pPr>
    </w:p>
    <w:p w14:paraId="38D04264" w14:textId="77777777" w:rsidR="00000000" w:rsidRDefault="007C71EE">
      <w:pPr>
        <w:pStyle w:val="SpeakerCon"/>
        <w:rPr>
          <w:rtl/>
        </w:rPr>
      </w:pPr>
      <w:bookmarkStart w:id="2569" w:name="FS000000433T29_05_2003_00_47_41"/>
      <w:bookmarkEnd w:id="2569"/>
      <w:r>
        <w:rPr>
          <w:rFonts w:hint="eastAsia"/>
          <w:rtl/>
        </w:rPr>
        <w:t>דליה</w:t>
      </w:r>
      <w:r>
        <w:rPr>
          <w:rtl/>
        </w:rPr>
        <w:t xml:space="preserve"> איציק (העבודה-מימד):</w:t>
      </w:r>
    </w:p>
    <w:p w14:paraId="288FCFCB" w14:textId="77777777" w:rsidR="00000000" w:rsidRDefault="007C71EE">
      <w:pPr>
        <w:pStyle w:val="a"/>
        <w:rPr>
          <w:rFonts w:hint="cs"/>
          <w:rtl/>
        </w:rPr>
      </w:pPr>
    </w:p>
    <w:p w14:paraId="302373F1" w14:textId="77777777" w:rsidR="00000000" w:rsidRDefault="007C71EE">
      <w:pPr>
        <w:pStyle w:val="a"/>
        <w:rPr>
          <w:rFonts w:hint="cs"/>
          <w:rtl/>
        </w:rPr>
      </w:pPr>
      <w:r>
        <w:rPr>
          <w:rFonts w:hint="cs"/>
          <w:rtl/>
        </w:rPr>
        <w:t>אדוני היושב-ראש, אתה ודאי מכבד את הזכות שנתת לי.</w:t>
      </w:r>
    </w:p>
    <w:p w14:paraId="5B23AC2E" w14:textId="77777777" w:rsidR="00000000" w:rsidRDefault="007C71EE">
      <w:pPr>
        <w:pStyle w:val="a"/>
        <w:rPr>
          <w:rFonts w:hint="cs"/>
          <w:rtl/>
        </w:rPr>
      </w:pPr>
    </w:p>
    <w:p w14:paraId="0291536E" w14:textId="77777777" w:rsidR="00000000" w:rsidRDefault="007C71EE">
      <w:pPr>
        <w:pStyle w:val="ad"/>
        <w:rPr>
          <w:rtl/>
        </w:rPr>
      </w:pPr>
      <w:r>
        <w:rPr>
          <w:rtl/>
        </w:rPr>
        <w:t>היו"ר ראו</w:t>
      </w:r>
      <w:r>
        <w:rPr>
          <w:rtl/>
        </w:rPr>
        <w:t>בן ריבלין:</w:t>
      </w:r>
    </w:p>
    <w:p w14:paraId="1C3A59F6" w14:textId="77777777" w:rsidR="00000000" w:rsidRDefault="007C71EE">
      <w:pPr>
        <w:pStyle w:val="a"/>
        <w:rPr>
          <w:rtl/>
        </w:rPr>
      </w:pPr>
    </w:p>
    <w:p w14:paraId="0599F24A" w14:textId="77777777" w:rsidR="00000000" w:rsidRDefault="007C71EE">
      <w:pPr>
        <w:pStyle w:val="a"/>
        <w:rPr>
          <w:rFonts w:hint="cs"/>
          <w:rtl/>
        </w:rPr>
      </w:pPr>
      <w:r>
        <w:rPr>
          <w:rFonts w:hint="cs"/>
          <w:rtl/>
        </w:rPr>
        <w:t>בוודאי.</w:t>
      </w:r>
    </w:p>
    <w:p w14:paraId="7DF0A2AC" w14:textId="77777777" w:rsidR="00000000" w:rsidRDefault="007C71EE">
      <w:pPr>
        <w:pStyle w:val="a"/>
        <w:rPr>
          <w:rFonts w:hint="cs"/>
          <w:rtl/>
        </w:rPr>
      </w:pPr>
    </w:p>
    <w:p w14:paraId="139D9D9E" w14:textId="77777777" w:rsidR="00000000" w:rsidRDefault="007C71EE">
      <w:pPr>
        <w:pStyle w:val="SpeakerCon"/>
        <w:rPr>
          <w:rtl/>
        </w:rPr>
      </w:pPr>
      <w:bookmarkStart w:id="2570" w:name="FS000000433T29_05_2003_00_48_02"/>
      <w:bookmarkEnd w:id="2570"/>
      <w:r>
        <w:rPr>
          <w:rFonts w:hint="eastAsia"/>
          <w:rtl/>
        </w:rPr>
        <w:t>דליה</w:t>
      </w:r>
      <w:r>
        <w:rPr>
          <w:rtl/>
        </w:rPr>
        <w:t xml:space="preserve"> איציק (העבודה-מימד):</w:t>
      </w:r>
    </w:p>
    <w:p w14:paraId="20B47710" w14:textId="77777777" w:rsidR="00000000" w:rsidRDefault="007C71EE">
      <w:pPr>
        <w:pStyle w:val="a"/>
        <w:rPr>
          <w:rFonts w:hint="cs"/>
          <w:rtl/>
        </w:rPr>
      </w:pPr>
    </w:p>
    <w:p w14:paraId="46487149" w14:textId="77777777" w:rsidR="00000000" w:rsidRDefault="007C71EE">
      <w:pPr>
        <w:pStyle w:val="a"/>
        <w:rPr>
          <w:rFonts w:hint="cs"/>
          <w:rtl/>
        </w:rPr>
      </w:pPr>
      <w:r>
        <w:rPr>
          <w:rFonts w:hint="cs"/>
          <w:rtl/>
        </w:rPr>
        <w:t>הואיל ואני ברשות דיבור, אני אבקש ממך לאפשר לי, כי אתה הפלת עלי כאן  אשמה, ואני מניחה שעצביך הרפויים במשך שמונה השעות הללו גרמו לכך, כי אני מכירה את מזגך הטוב, ובוודאי לא היית רוצה לומר דברים שלא היו ולא נבראו</w:t>
      </w:r>
      <w:r>
        <w:rPr>
          <w:rFonts w:hint="cs"/>
          <w:rtl/>
        </w:rPr>
        <w:t>, ואני בטוחה שתמצא את הדרך להתנצל בפני. ומפאת כבודך, אני לא אמשיך עוד בסוגיה זו.</w:t>
      </w:r>
    </w:p>
    <w:p w14:paraId="642EDA81" w14:textId="77777777" w:rsidR="00000000" w:rsidRDefault="007C71EE">
      <w:pPr>
        <w:pStyle w:val="a"/>
        <w:rPr>
          <w:rFonts w:hint="cs"/>
          <w:rtl/>
        </w:rPr>
      </w:pPr>
    </w:p>
    <w:p w14:paraId="748170A9" w14:textId="77777777" w:rsidR="00000000" w:rsidRDefault="007C71EE">
      <w:pPr>
        <w:pStyle w:val="ad"/>
        <w:rPr>
          <w:rtl/>
        </w:rPr>
      </w:pPr>
      <w:r>
        <w:rPr>
          <w:rtl/>
        </w:rPr>
        <w:t>היו"ר ראובן ריבלין:</w:t>
      </w:r>
    </w:p>
    <w:p w14:paraId="24CBEF85" w14:textId="77777777" w:rsidR="00000000" w:rsidRDefault="007C71EE">
      <w:pPr>
        <w:pStyle w:val="a"/>
        <w:rPr>
          <w:rtl/>
        </w:rPr>
      </w:pPr>
    </w:p>
    <w:p w14:paraId="3EB078FD" w14:textId="77777777" w:rsidR="00000000" w:rsidRDefault="007C71EE">
      <w:pPr>
        <w:pStyle w:val="a"/>
        <w:rPr>
          <w:rFonts w:hint="cs"/>
          <w:rtl/>
        </w:rPr>
      </w:pPr>
      <w:r>
        <w:rPr>
          <w:rFonts w:hint="cs"/>
          <w:rtl/>
        </w:rPr>
        <w:t>תודה.</w:t>
      </w:r>
    </w:p>
    <w:p w14:paraId="131E5A2E" w14:textId="77777777" w:rsidR="00000000" w:rsidRDefault="007C71EE">
      <w:pPr>
        <w:pStyle w:val="a"/>
        <w:rPr>
          <w:rFonts w:hint="cs"/>
          <w:rtl/>
        </w:rPr>
      </w:pPr>
    </w:p>
    <w:p w14:paraId="0E764924" w14:textId="77777777" w:rsidR="00000000" w:rsidRDefault="007C71EE">
      <w:pPr>
        <w:pStyle w:val="SpeakerCon"/>
        <w:rPr>
          <w:rtl/>
        </w:rPr>
      </w:pPr>
      <w:bookmarkStart w:id="2571" w:name="FS000000433T29_05_2003_00_49_29"/>
      <w:bookmarkEnd w:id="2571"/>
      <w:r>
        <w:rPr>
          <w:rFonts w:hint="eastAsia"/>
          <w:rtl/>
        </w:rPr>
        <w:t>דליה</w:t>
      </w:r>
      <w:r>
        <w:rPr>
          <w:rtl/>
        </w:rPr>
        <w:t xml:space="preserve"> איציק (העבודה-מימד):</w:t>
      </w:r>
    </w:p>
    <w:p w14:paraId="6AE0A6EB" w14:textId="77777777" w:rsidR="00000000" w:rsidRDefault="007C71EE">
      <w:pPr>
        <w:pStyle w:val="a"/>
        <w:rPr>
          <w:rFonts w:hint="cs"/>
          <w:rtl/>
        </w:rPr>
      </w:pPr>
    </w:p>
    <w:p w14:paraId="47707218" w14:textId="77777777" w:rsidR="00000000" w:rsidRDefault="007C71EE">
      <w:pPr>
        <w:pStyle w:val="a"/>
        <w:rPr>
          <w:rFonts w:hint="cs"/>
          <w:rtl/>
        </w:rPr>
      </w:pPr>
      <w:r>
        <w:rPr>
          <w:rFonts w:hint="cs"/>
          <w:rtl/>
        </w:rPr>
        <w:t>הדבר השני, אדוני, אני בטוחה שאתה, רק אתה, לא מלאך, לא שליח, לא שרף, לא אף אחד אחר, צריך להראות שהיתה פה דרמה. בדרמה הזא</w:t>
      </w:r>
      <w:r>
        <w:rPr>
          <w:rFonts w:hint="cs"/>
          <w:rtl/>
        </w:rPr>
        <w:t>ת צופים  עכשיו ילדים, אזרחים, נערים, נערות.</w:t>
      </w:r>
    </w:p>
    <w:p w14:paraId="3FD5CBC6" w14:textId="77777777" w:rsidR="00000000" w:rsidRDefault="007C71EE">
      <w:pPr>
        <w:pStyle w:val="a"/>
        <w:rPr>
          <w:rFonts w:hint="cs"/>
          <w:rtl/>
        </w:rPr>
      </w:pPr>
    </w:p>
    <w:p w14:paraId="07F74898" w14:textId="77777777" w:rsidR="00000000" w:rsidRDefault="007C71EE">
      <w:pPr>
        <w:pStyle w:val="ac"/>
        <w:rPr>
          <w:rtl/>
        </w:rPr>
      </w:pPr>
      <w:bookmarkStart w:id="2572" w:name="FS000001035T29_05_2003_00_50_14"/>
      <w:bookmarkEnd w:id="2572"/>
      <w:r>
        <w:rPr>
          <w:rFonts w:hint="eastAsia"/>
          <w:rtl/>
        </w:rPr>
        <w:t>עמרי</w:t>
      </w:r>
      <w:r>
        <w:rPr>
          <w:rtl/>
        </w:rPr>
        <w:t xml:space="preserve"> שרון (הליכוד):</w:t>
      </w:r>
    </w:p>
    <w:p w14:paraId="34A8A4A5" w14:textId="77777777" w:rsidR="00000000" w:rsidRDefault="007C71EE">
      <w:pPr>
        <w:pStyle w:val="a"/>
        <w:rPr>
          <w:rFonts w:hint="cs"/>
          <w:rtl/>
        </w:rPr>
      </w:pPr>
    </w:p>
    <w:p w14:paraId="44C114F9" w14:textId="77777777" w:rsidR="00000000" w:rsidRDefault="007C71EE">
      <w:pPr>
        <w:pStyle w:val="a"/>
        <w:rPr>
          <w:rFonts w:hint="cs"/>
          <w:rtl/>
        </w:rPr>
      </w:pPr>
      <w:r>
        <w:rPr>
          <w:rFonts w:hint="cs"/>
          <w:rtl/>
        </w:rPr>
        <w:t xml:space="preserve">- - - </w:t>
      </w:r>
    </w:p>
    <w:p w14:paraId="3E4E75CA" w14:textId="77777777" w:rsidR="00000000" w:rsidRDefault="007C71EE">
      <w:pPr>
        <w:pStyle w:val="Speaker"/>
        <w:rPr>
          <w:rFonts w:hint="cs"/>
          <w:rtl/>
        </w:rPr>
      </w:pPr>
      <w:bookmarkStart w:id="2573" w:name="FS000000433T29_05_2003_00_50_19"/>
      <w:bookmarkEnd w:id="2573"/>
    </w:p>
    <w:p w14:paraId="63099E59" w14:textId="77777777" w:rsidR="00000000" w:rsidRDefault="007C71EE">
      <w:pPr>
        <w:pStyle w:val="Speaker"/>
        <w:rPr>
          <w:rtl/>
        </w:rPr>
      </w:pPr>
      <w:r>
        <w:rPr>
          <w:rFonts w:hint="eastAsia"/>
          <w:rtl/>
        </w:rPr>
        <w:t>דליה</w:t>
      </w:r>
      <w:r>
        <w:rPr>
          <w:rtl/>
        </w:rPr>
        <w:t xml:space="preserve"> איציק (העבודה-מימד):</w:t>
      </w:r>
    </w:p>
    <w:p w14:paraId="030C9F9E" w14:textId="77777777" w:rsidR="00000000" w:rsidRDefault="007C71EE">
      <w:pPr>
        <w:pStyle w:val="a"/>
        <w:rPr>
          <w:rFonts w:hint="cs"/>
          <w:rtl/>
        </w:rPr>
      </w:pPr>
    </w:p>
    <w:p w14:paraId="1654175D" w14:textId="77777777" w:rsidR="00000000" w:rsidRDefault="007C71EE">
      <w:pPr>
        <w:pStyle w:val="a"/>
        <w:rPr>
          <w:rFonts w:hint="cs"/>
          <w:rtl/>
        </w:rPr>
      </w:pPr>
      <w:r>
        <w:rPr>
          <w:rFonts w:hint="cs"/>
          <w:rtl/>
        </w:rPr>
        <w:t xml:space="preserve"> סוף סוף הוא מדבר. אני לא התכוונתי לילד שרון, אני לא התכוונתי אליו. לא התכוונתי לילד הזה.</w:t>
      </w:r>
    </w:p>
    <w:p w14:paraId="33110FA6" w14:textId="77777777" w:rsidR="00000000" w:rsidRDefault="007C71EE">
      <w:pPr>
        <w:pStyle w:val="a"/>
        <w:rPr>
          <w:rFonts w:hint="cs"/>
          <w:rtl/>
        </w:rPr>
      </w:pPr>
    </w:p>
    <w:p w14:paraId="30921B03" w14:textId="77777777" w:rsidR="00000000" w:rsidRDefault="007C71EE">
      <w:pPr>
        <w:pStyle w:val="ad"/>
        <w:rPr>
          <w:rtl/>
        </w:rPr>
      </w:pPr>
      <w:r>
        <w:rPr>
          <w:rtl/>
        </w:rPr>
        <w:t>היו"ר ראובן ריבלין:</w:t>
      </w:r>
    </w:p>
    <w:p w14:paraId="70231568" w14:textId="77777777" w:rsidR="00000000" w:rsidRDefault="007C71EE">
      <w:pPr>
        <w:pStyle w:val="a"/>
        <w:rPr>
          <w:rtl/>
        </w:rPr>
      </w:pPr>
    </w:p>
    <w:p w14:paraId="0CF93663" w14:textId="77777777" w:rsidR="00000000" w:rsidRDefault="007C71EE">
      <w:pPr>
        <w:pStyle w:val="a"/>
        <w:rPr>
          <w:rFonts w:hint="cs"/>
          <w:rtl/>
        </w:rPr>
      </w:pPr>
      <w:r>
        <w:rPr>
          <w:rFonts w:hint="cs"/>
          <w:rtl/>
        </w:rPr>
        <w:t>חברת הכנסת איציק, תודה.</w:t>
      </w:r>
    </w:p>
    <w:p w14:paraId="4FA83454" w14:textId="77777777" w:rsidR="00000000" w:rsidRDefault="007C71EE">
      <w:pPr>
        <w:pStyle w:val="a"/>
        <w:rPr>
          <w:rFonts w:hint="cs"/>
          <w:rtl/>
        </w:rPr>
      </w:pPr>
    </w:p>
    <w:p w14:paraId="02EC557C" w14:textId="77777777" w:rsidR="00000000" w:rsidRDefault="007C71EE">
      <w:pPr>
        <w:pStyle w:val="SpeakerCon"/>
        <w:rPr>
          <w:rtl/>
        </w:rPr>
      </w:pPr>
      <w:bookmarkStart w:id="2574" w:name="FS000000433T29_05_2003_00_51_20"/>
      <w:bookmarkEnd w:id="2574"/>
      <w:r>
        <w:rPr>
          <w:rFonts w:hint="eastAsia"/>
          <w:rtl/>
        </w:rPr>
        <w:t>דליה</w:t>
      </w:r>
      <w:r>
        <w:rPr>
          <w:rtl/>
        </w:rPr>
        <w:t xml:space="preserve"> איציק (העבודה</w:t>
      </w:r>
      <w:r>
        <w:rPr>
          <w:rtl/>
        </w:rPr>
        <w:t>-מימד):</w:t>
      </w:r>
    </w:p>
    <w:p w14:paraId="3F9816CA" w14:textId="77777777" w:rsidR="00000000" w:rsidRDefault="007C71EE">
      <w:pPr>
        <w:pStyle w:val="a"/>
        <w:rPr>
          <w:rFonts w:hint="cs"/>
          <w:rtl/>
        </w:rPr>
      </w:pPr>
    </w:p>
    <w:p w14:paraId="48AF2BAF" w14:textId="77777777" w:rsidR="00000000" w:rsidRDefault="007C71EE">
      <w:pPr>
        <w:pStyle w:val="a"/>
        <w:rPr>
          <w:rFonts w:hint="cs"/>
          <w:rtl/>
        </w:rPr>
      </w:pPr>
      <w:r>
        <w:rPr>
          <w:rFonts w:hint="cs"/>
          <w:rtl/>
        </w:rPr>
        <w:t>תרשה לי, אדוני.</w:t>
      </w:r>
    </w:p>
    <w:p w14:paraId="032BC36D" w14:textId="77777777" w:rsidR="00000000" w:rsidRDefault="007C71EE">
      <w:pPr>
        <w:pStyle w:val="a"/>
        <w:rPr>
          <w:rFonts w:hint="cs"/>
          <w:rtl/>
        </w:rPr>
      </w:pPr>
    </w:p>
    <w:p w14:paraId="40F4E0D3" w14:textId="77777777" w:rsidR="00000000" w:rsidRDefault="007C71EE">
      <w:pPr>
        <w:pStyle w:val="ad"/>
        <w:rPr>
          <w:rtl/>
        </w:rPr>
      </w:pPr>
      <w:r>
        <w:rPr>
          <w:rtl/>
        </w:rPr>
        <w:t>היו"ר ראובן ריבלין:</w:t>
      </w:r>
    </w:p>
    <w:p w14:paraId="0D61C949" w14:textId="77777777" w:rsidR="00000000" w:rsidRDefault="007C71EE">
      <w:pPr>
        <w:pStyle w:val="a"/>
        <w:rPr>
          <w:rtl/>
        </w:rPr>
      </w:pPr>
    </w:p>
    <w:p w14:paraId="7B73BCB3" w14:textId="77777777" w:rsidR="00000000" w:rsidRDefault="007C71EE">
      <w:pPr>
        <w:pStyle w:val="a"/>
        <w:rPr>
          <w:rFonts w:hint="cs"/>
          <w:rtl/>
        </w:rPr>
      </w:pPr>
      <w:r>
        <w:rPr>
          <w:rFonts w:hint="cs"/>
          <w:rtl/>
        </w:rPr>
        <w:t>לא, לא ארשה לך.</w:t>
      </w:r>
    </w:p>
    <w:p w14:paraId="221B0E4C" w14:textId="77777777" w:rsidR="00000000" w:rsidRDefault="007C71EE">
      <w:pPr>
        <w:pStyle w:val="a"/>
        <w:rPr>
          <w:rFonts w:hint="cs"/>
          <w:rtl/>
        </w:rPr>
      </w:pPr>
    </w:p>
    <w:p w14:paraId="03004969" w14:textId="77777777" w:rsidR="00000000" w:rsidRDefault="007C71EE">
      <w:pPr>
        <w:pStyle w:val="SpeakerCon"/>
        <w:rPr>
          <w:rtl/>
        </w:rPr>
      </w:pPr>
      <w:bookmarkStart w:id="2575" w:name="FS000000433T29_05_2003_00_51_39"/>
      <w:bookmarkEnd w:id="2575"/>
      <w:r>
        <w:rPr>
          <w:rFonts w:hint="eastAsia"/>
          <w:rtl/>
        </w:rPr>
        <w:t>דליה</w:t>
      </w:r>
      <w:r>
        <w:rPr>
          <w:rtl/>
        </w:rPr>
        <w:t xml:space="preserve"> איציק (העבודה-מימד):</w:t>
      </w:r>
    </w:p>
    <w:p w14:paraId="3D0D05C8" w14:textId="77777777" w:rsidR="00000000" w:rsidRDefault="007C71EE">
      <w:pPr>
        <w:pStyle w:val="a"/>
        <w:rPr>
          <w:rFonts w:hint="cs"/>
          <w:rtl/>
        </w:rPr>
      </w:pPr>
    </w:p>
    <w:p w14:paraId="37A38BD2" w14:textId="77777777" w:rsidR="00000000" w:rsidRDefault="007C71EE">
      <w:pPr>
        <w:pStyle w:val="a"/>
        <w:rPr>
          <w:rFonts w:hint="cs"/>
          <w:rtl/>
        </w:rPr>
      </w:pPr>
      <w:r>
        <w:rPr>
          <w:rFonts w:hint="cs"/>
          <w:rtl/>
        </w:rPr>
        <w:t xml:space="preserve">אני לא סיימתי. </w:t>
      </w:r>
    </w:p>
    <w:p w14:paraId="1837D0AE" w14:textId="77777777" w:rsidR="00000000" w:rsidRDefault="007C71EE">
      <w:pPr>
        <w:pStyle w:val="a"/>
        <w:rPr>
          <w:rFonts w:hint="cs"/>
          <w:rtl/>
        </w:rPr>
      </w:pPr>
    </w:p>
    <w:p w14:paraId="304D7170" w14:textId="77777777" w:rsidR="00000000" w:rsidRDefault="007C71EE">
      <w:pPr>
        <w:pStyle w:val="ad"/>
        <w:rPr>
          <w:rtl/>
        </w:rPr>
      </w:pPr>
      <w:r>
        <w:rPr>
          <w:rtl/>
        </w:rPr>
        <w:t>היו"ר ראובן ריבלין:</w:t>
      </w:r>
    </w:p>
    <w:p w14:paraId="2605A171" w14:textId="77777777" w:rsidR="00000000" w:rsidRDefault="007C71EE">
      <w:pPr>
        <w:pStyle w:val="a"/>
        <w:rPr>
          <w:rtl/>
        </w:rPr>
      </w:pPr>
    </w:p>
    <w:p w14:paraId="410F3807" w14:textId="77777777" w:rsidR="00000000" w:rsidRDefault="007C71EE">
      <w:pPr>
        <w:pStyle w:val="a"/>
        <w:rPr>
          <w:rFonts w:hint="cs"/>
          <w:rtl/>
        </w:rPr>
      </w:pPr>
      <w:r>
        <w:rPr>
          <w:rFonts w:hint="cs"/>
          <w:rtl/>
        </w:rPr>
        <w:t>אני לא ארשה לך. גברתי תדבר לעניין.</w:t>
      </w:r>
    </w:p>
    <w:p w14:paraId="7FE5456C" w14:textId="77777777" w:rsidR="00000000" w:rsidRDefault="007C71EE">
      <w:pPr>
        <w:pStyle w:val="a"/>
        <w:rPr>
          <w:rFonts w:hint="cs"/>
          <w:rtl/>
        </w:rPr>
      </w:pPr>
    </w:p>
    <w:p w14:paraId="19A53B1F" w14:textId="77777777" w:rsidR="00000000" w:rsidRDefault="007C71EE">
      <w:pPr>
        <w:pStyle w:val="SpeakerCon"/>
        <w:rPr>
          <w:rtl/>
        </w:rPr>
      </w:pPr>
      <w:bookmarkStart w:id="2576" w:name="FS000000433T29_05_2003_00_52_39"/>
      <w:bookmarkEnd w:id="2576"/>
      <w:r>
        <w:rPr>
          <w:rFonts w:hint="eastAsia"/>
          <w:rtl/>
        </w:rPr>
        <w:t>דליה</w:t>
      </w:r>
      <w:r>
        <w:rPr>
          <w:rtl/>
        </w:rPr>
        <w:t xml:space="preserve"> איציק (העבודה-מימד):</w:t>
      </w:r>
    </w:p>
    <w:p w14:paraId="72D9C38A" w14:textId="77777777" w:rsidR="00000000" w:rsidRDefault="007C71EE">
      <w:pPr>
        <w:pStyle w:val="a"/>
        <w:rPr>
          <w:rFonts w:hint="cs"/>
          <w:rtl/>
        </w:rPr>
      </w:pPr>
    </w:p>
    <w:p w14:paraId="272F7693" w14:textId="77777777" w:rsidR="00000000" w:rsidRDefault="007C71EE">
      <w:pPr>
        <w:pStyle w:val="a"/>
        <w:rPr>
          <w:rFonts w:hint="cs"/>
          <w:rtl/>
        </w:rPr>
      </w:pPr>
      <w:r>
        <w:rPr>
          <w:rFonts w:hint="cs"/>
          <w:rtl/>
        </w:rPr>
        <w:t>אני מדברת לעניין, אדוני. אני מבקשת ממך לאמץ את הצעתו של חבר הכנס</w:t>
      </w:r>
      <w:r>
        <w:rPr>
          <w:rFonts w:hint="cs"/>
          <w:rtl/>
        </w:rPr>
        <w:t>ת מיקי איתן להפסיק לרבע שעה, להרגיע את הרוחות, לבדוק את העניין ולחזור חזרה.</w:t>
      </w:r>
    </w:p>
    <w:p w14:paraId="62E4BF8A" w14:textId="77777777" w:rsidR="00000000" w:rsidRDefault="007C71EE">
      <w:pPr>
        <w:pStyle w:val="a"/>
        <w:rPr>
          <w:rFonts w:hint="cs"/>
          <w:rtl/>
        </w:rPr>
      </w:pPr>
    </w:p>
    <w:p w14:paraId="7C94FEAD" w14:textId="77777777" w:rsidR="00000000" w:rsidRDefault="007C71EE">
      <w:pPr>
        <w:pStyle w:val="ad"/>
        <w:rPr>
          <w:rtl/>
        </w:rPr>
      </w:pPr>
      <w:r>
        <w:rPr>
          <w:rtl/>
        </w:rPr>
        <w:t>היו"ר ראובן ריבלין:</w:t>
      </w:r>
    </w:p>
    <w:p w14:paraId="7AFB221D" w14:textId="77777777" w:rsidR="00000000" w:rsidRDefault="007C71EE">
      <w:pPr>
        <w:pStyle w:val="a"/>
        <w:rPr>
          <w:rtl/>
        </w:rPr>
      </w:pPr>
    </w:p>
    <w:p w14:paraId="0F58A8B3" w14:textId="77777777" w:rsidR="00000000" w:rsidRDefault="007C71EE">
      <w:pPr>
        <w:pStyle w:val="a"/>
        <w:rPr>
          <w:rtl/>
        </w:rPr>
      </w:pPr>
      <w:r>
        <w:rPr>
          <w:rFonts w:hint="cs"/>
          <w:rtl/>
        </w:rPr>
        <w:t>תודה. אדוני שר המשפטים, בבקשה. רבותי, לא צריך יותר לדבר. זה לא "גנרל דבאטה". השר לפיד, בבקשה.</w:t>
      </w:r>
    </w:p>
    <w:p w14:paraId="574C9FBC" w14:textId="77777777" w:rsidR="00000000" w:rsidRDefault="007C71EE">
      <w:pPr>
        <w:pStyle w:val="a"/>
        <w:rPr>
          <w:rFonts w:hint="cs"/>
          <w:rtl/>
        </w:rPr>
      </w:pPr>
    </w:p>
    <w:p w14:paraId="3198DECB" w14:textId="77777777" w:rsidR="00000000" w:rsidRDefault="007C71EE">
      <w:pPr>
        <w:pStyle w:val="Speaker"/>
        <w:rPr>
          <w:rtl/>
        </w:rPr>
      </w:pPr>
      <w:bookmarkStart w:id="2577" w:name="FS000000517T29_05_2003_00_53_32"/>
      <w:bookmarkEnd w:id="2577"/>
      <w:r>
        <w:rPr>
          <w:rFonts w:hint="eastAsia"/>
          <w:rtl/>
        </w:rPr>
        <w:t>שר</w:t>
      </w:r>
      <w:r>
        <w:rPr>
          <w:rtl/>
        </w:rPr>
        <w:t xml:space="preserve"> המשפטים יוסף לפיד:</w:t>
      </w:r>
    </w:p>
    <w:p w14:paraId="50A7D003" w14:textId="77777777" w:rsidR="00000000" w:rsidRDefault="007C71EE">
      <w:pPr>
        <w:pStyle w:val="a"/>
        <w:rPr>
          <w:rFonts w:hint="cs"/>
          <w:rtl/>
        </w:rPr>
      </w:pPr>
    </w:p>
    <w:p w14:paraId="50E3DAC1" w14:textId="77777777" w:rsidR="00000000" w:rsidRDefault="007C71EE">
      <w:pPr>
        <w:pStyle w:val="a"/>
        <w:rPr>
          <w:rFonts w:hint="cs"/>
          <w:rtl/>
        </w:rPr>
      </w:pPr>
      <w:r>
        <w:rPr>
          <w:rFonts w:hint="cs"/>
          <w:rtl/>
        </w:rPr>
        <w:t>אדוני היושב-ראש, אם אכן קרה שמישהו הצביע</w:t>
      </w:r>
      <w:r>
        <w:rPr>
          <w:rFonts w:hint="cs"/>
          <w:rtl/>
        </w:rPr>
        <w:t xml:space="preserve"> במקום  חברו, זה מעשה חמור, שכנסת  לא צריכה ולא יכולה לעבור עליו לסדר-היום, כי ניקיון הכפיים בהצבעות הוא מיסודות השיטה הדמוקרטית. אבל, משפט השדה שנערך עכשיו פה גם הוא  נוגד את הדמוקרטיה. אתם לא יודעים - - -</w:t>
      </w:r>
    </w:p>
    <w:p w14:paraId="504C0BE2" w14:textId="77777777" w:rsidR="00000000" w:rsidRDefault="007C71EE">
      <w:pPr>
        <w:pStyle w:val="a"/>
        <w:rPr>
          <w:rFonts w:hint="cs"/>
          <w:rtl/>
        </w:rPr>
      </w:pPr>
    </w:p>
    <w:p w14:paraId="1070BAEA" w14:textId="77777777" w:rsidR="00000000" w:rsidRDefault="007C71EE">
      <w:pPr>
        <w:pStyle w:val="ad"/>
        <w:rPr>
          <w:rtl/>
        </w:rPr>
      </w:pPr>
      <w:r>
        <w:rPr>
          <w:rtl/>
        </w:rPr>
        <w:t>היו"ר ראובן ריבלין:</w:t>
      </w:r>
    </w:p>
    <w:p w14:paraId="4FBF665E" w14:textId="77777777" w:rsidR="00000000" w:rsidRDefault="007C71EE">
      <w:pPr>
        <w:pStyle w:val="a"/>
        <w:rPr>
          <w:rtl/>
        </w:rPr>
      </w:pPr>
    </w:p>
    <w:p w14:paraId="7CC7094C" w14:textId="77777777" w:rsidR="00000000" w:rsidRDefault="007C71EE">
      <w:pPr>
        <w:pStyle w:val="a"/>
        <w:rPr>
          <w:rFonts w:hint="cs"/>
          <w:rtl/>
        </w:rPr>
      </w:pPr>
      <w:r>
        <w:rPr>
          <w:rFonts w:hint="cs"/>
          <w:rtl/>
        </w:rPr>
        <w:t>חבר הכנסת אזולאי.</w:t>
      </w:r>
    </w:p>
    <w:p w14:paraId="7ABCB10D" w14:textId="77777777" w:rsidR="00000000" w:rsidRDefault="007C71EE">
      <w:pPr>
        <w:pStyle w:val="Speaker"/>
        <w:rPr>
          <w:rFonts w:hint="cs"/>
          <w:rtl/>
        </w:rPr>
      </w:pPr>
      <w:bookmarkStart w:id="2578" w:name="FS000000517T29_05_2003_00_57_53"/>
      <w:bookmarkEnd w:id="2578"/>
    </w:p>
    <w:p w14:paraId="33E13716" w14:textId="77777777" w:rsidR="00000000" w:rsidRDefault="007C71EE">
      <w:pPr>
        <w:pStyle w:val="SpeakerCon"/>
        <w:rPr>
          <w:rtl/>
        </w:rPr>
      </w:pPr>
      <w:r>
        <w:rPr>
          <w:rFonts w:hint="eastAsia"/>
          <w:rtl/>
        </w:rPr>
        <w:t>שר</w:t>
      </w:r>
      <w:r>
        <w:rPr>
          <w:rtl/>
        </w:rPr>
        <w:t xml:space="preserve"> המשפט</w:t>
      </w:r>
      <w:r>
        <w:rPr>
          <w:rtl/>
        </w:rPr>
        <w:t>ים יוסף לפיד:</w:t>
      </w:r>
    </w:p>
    <w:p w14:paraId="620B081A" w14:textId="77777777" w:rsidR="00000000" w:rsidRDefault="007C71EE">
      <w:pPr>
        <w:pStyle w:val="a"/>
        <w:ind w:firstLine="0"/>
        <w:rPr>
          <w:rFonts w:hint="cs"/>
          <w:rtl/>
        </w:rPr>
      </w:pPr>
    </w:p>
    <w:p w14:paraId="5C42C7BA" w14:textId="77777777" w:rsidR="00000000" w:rsidRDefault="007C71EE">
      <w:pPr>
        <w:pStyle w:val="a"/>
        <w:rPr>
          <w:rFonts w:hint="cs"/>
          <w:rtl/>
        </w:rPr>
      </w:pPr>
      <w:r>
        <w:rPr>
          <w:rFonts w:hint="cs"/>
          <w:rtl/>
        </w:rPr>
        <w:t>אתם לא יודעים מה קרה, אתם לא יודעים איך קרה, אתם לא יודעים אפילו מי עשה מה, אבל אתם שמתם את עצמכם שופטים. יש מוסד בכנסת ששמו ועדת האתיקה, שנועד למקרים כאלה, ואדוני היושב-ראש, אני מבקש ממך שתטיל על יושב-ראש ועדת האתיקה לחקור את הנושא, לגלות א</w:t>
      </w:r>
      <w:r>
        <w:rPr>
          <w:rFonts w:hint="cs"/>
          <w:rtl/>
        </w:rPr>
        <w:t xml:space="preserve">ת האמת ולנהוג על-פי כללי הכנסת. </w:t>
      </w:r>
    </w:p>
    <w:p w14:paraId="08F51532" w14:textId="77777777" w:rsidR="00000000" w:rsidRDefault="007C71EE">
      <w:pPr>
        <w:pStyle w:val="a"/>
        <w:rPr>
          <w:rFonts w:hint="cs"/>
          <w:rtl/>
        </w:rPr>
      </w:pPr>
    </w:p>
    <w:p w14:paraId="3D3AE4D9" w14:textId="77777777" w:rsidR="00000000" w:rsidRDefault="007C71EE">
      <w:pPr>
        <w:pStyle w:val="a"/>
        <w:rPr>
          <w:rFonts w:hint="cs"/>
          <w:rtl/>
        </w:rPr>
      </w:pPr>
      <w:r>
        <w:rPr>
          <w:rFonts w:hint="cs"/>
          <w:rtl/>
        </w:rPr>
        <w:t xml:space="preserve">דבר שני שאני מבקש מהיושב-ראש, שאותה הצבעה שהוטלו בה דופי וספק, אותה הצבעה תיערך מחדש. והדבר השני שאני ממליץ בפניך הוא, שלא תיתן לעשות חגיגה קצת מלאכותית, קצת מיתממת מהאירוע הזה, אלא פשוט תורה - - - </w:t>
      </w:r>
    </w:p>
    <w:p w14:paraId="176A2FD4" w14:textId="77777777" w:rsidR="00000000" w:rsidRDefault="007C71EE">
      <w:pPr>
        <w:pStyle w:val="a"/>
        <w:rPr>
          <w:color w:val="0000FF"/>
          <w:szCs w:val="28"/>
          <w:rtl/>
        </w:rPr>
      </w:pPr>
    </w:p>
    <w:p w14:paraId="5FB98712" w14:textId="77777777" w:rsidR="00000000" w:rsidRDefault="007C71EE">
      <w:pPr>
        <w:pStyle w:val="ac"/>
        <w:rPr>
          <w:rtl/>
        </w:rPr>
      </w:pPr>
      <w:r>
        <w:rPr>
          <w:rFonts w:hint="eastAsia"/>
          <w:rtl/>
        </w:rPr>
        <w:t>אופיר</w:t>
      </w:r>
      <w:r>
        <w:rPr>
          <w:rtl/>
        </w:rPr>
        <w:t xml:space="preserve"> פינס-פז (העבודה-</w:t>
      </w:r>
      <w:r>
        <w:rPr>
          <w:rtl/>
        </w:rPr>
        <w:t>מימד):</w:t>
      </w:r>
    </w:p>
    <w:p w14:paraId="6B7F9A13" w14:textId="77777777" w:rsidR="00000000" w:rsidRDefault="007C71EE">
      <w:pPr>
        <w:pStyle w:val="a"/>
        <w:rPr>
          <w:rFonts w:hint="cs"/>
          <w:rtl/>
        </w:rPr>
      </w:pPr>
    </w:p>
    <w:p w14:paraId="1946B142" w14:textId="77777777" w:rsidR="00000000" w:rsidRDefault="007C71EE">
      <w:pPr>
        <w:pStyle w:val="a"/>
        <w:rPr>
          <w:rFonts w:hint="cs"/>
          <w:rtl/>
        </w:rPr>
      </w:pPr>
      <w:r>
        <w:rPr>
          <w:rFonts w:hint="cs"/>
          <w:rtl/>
        </w:rPr>
        <w:t>אתה לא מתבייש?</w:t>
      </w:r>
    </w:p>
    <w:p w14:paraId="480AE93F" w14:textId="77777777" w:rsidR="00000000" w:rsidRDefault="007C71EE">
      <w:pPr>
        <w:pStyle w:val="a"/>
        <w:ind w:firstLine="0"/>
        <w:rPr>
          <w:rFonts w:hint="cs"/>
          <w:rtl/>
        </w:rPr>
      </w:pPr>
    </w:p>
    <w:p w14:paraId="65A2FF89" w14:textId="77777777" w:rsidR="00000000" w:rsidRDefault="007C71EE">
      <w:pPr>
        <w:pStyle w:val="SpeakerCon"/>
        <w:rPr>
          <w:rtl/>
        </w:rPr>
      </w:pPr>
      <w:bookmarkStart w:id="2579" w:name="FS000000517T29_05_2003_00_45_08"/>
      <w:bookmarkEnd w:id="2579"/>
      <w:r>
        <w:rPr>
          <w:rFonts w:hint="eastAsia"/>
          <w:rtl/>
        </w:rPr>
        <w:t>שר</w:t>
      </w:r>
      <w:r>
        <w:rPr>
          <w:rtl/>
        </w:rPr>
        <w:t xml:space="preserve"> המשפטים יוסף לפיד:</w:t>
      </w:r>
    </w:p>
    <w:p w14:paraId="393208F5" w14:textId="77777777" w:rsidR="00000000" w:rsidRDefault="007C71EE">
      <w:pPr>
        <w:pStyle w:val="a"/>
        <w:rPr>
          <w:rFonts w:hint="cs"/>
          <w:rtl/>
        </w:rPr>
      </w:pPr>
    </w:p>
    <w:p w14:paraId="4F8E5ED8" w14:textId="77777777" w:rsidR="00000000" w:rsidRDefault="007C71EE">
      <w:pPr>
        <w:pStyle w:val="a"/>
        <w:rPr>
          <w:rFonts w:hint="cs"/>
          <w:rtl/>
        </w:rPr>
      </w:pPr>
      <w:r>
        <w:rPr>
          <w:rFonts w:hint="cs"/>
          <w:rtl/>
        </w:rPr>
        <w:t xml:space="preserve">אתם קופצים על המציאה הזאת, אתם קופצים על המציאה ואתם יודעים שאתם קופצים על המציאה וכל הציבור ידע שקפצתם על המציאה. </w:t>
      </w:r>
    </w:p>
    <w:p w14:paraId="23D95505" w14:textId="77777777" w:rsidR="00000000" w:rsidRDefault="007C71EE">
      <w:pPr>
        <w:pStyle w:val="a"/>
        <w:rPr>
          <w:rFonts w:hint="cs"/>
          <w:rtl/>
        </w:rPr>
      </w:pPr>
    </w:p>
    <w:p w14:paraId="639F5E68" w14:textId="77777777" w:rsidR="00000000" w:rsidRDefault="007C71EE">
      <w:pPr>
        <w:pStyle w:val="a"/>
        <w:rPr>
          <w:rFonts w:hint="cs"/>
          <w:rtl/>
        </w:rPr>
      </w:pPr>
      <w:r>
        <w:rPr>
          <w:rFonts w:hint="cs"/>
          <w:rtl/>
        </w:rPr>
        <w:t>אדוני היושב-ראש, אני מבקש ממך שלא תיתן לחבל בפרוצדורה התקינה של הכנסת אלא תורה על המשך ההצבע</w:t>
      </w:r>
      <w:r>
        <w:rPr>
          <w:rFonts w:hint="cs"/>
          <w:rtl/>
        </w:rPr>
        <w:t xml:space="preserve">ות כתקנן. </w:t>
      </w:r>
    </w:p>
    <w:p w14:paraId="73F5A175" w14:textId="77777777" w:rsidR="00000000" w:rsidRDefault="007C71EE">
      <w:pPr>
        <w:pStyle w:val="a"/>
        <w:ind w:firstLine="0"/>
        <w:rPr>
          <w:rFonts w:hint="cs"/>
          <w:rtl/>
        </w:rPr>
      </w:pPr>
    </w:p>
    <w:p w14:paraId="313FF200" w14:textId="77777777" w:rsidR="00000000" w:rsidRDefault="007C71EE">
      <w:pPr>
        <w:pStyle w:val="ad"/>
        <w:rPr>
          <w:rtl/>
        </w:rPr>
      </w:pPr>
      <w:r>
        <w:rPr>
          <w:rtl/>
        </w:rPr>
        <w:t>היו"ר ראובן ריבלין:</w:t>
      </w:r>
    </w:p>
    <w:p w14:paraId="7D33C46F" w14:textId="77777777" w:rsidR="00000000" w:rsidRDefault="007C71EE">
      <w:pPr>
        <w:pStyle w:val="a"/>
        <w:rPr>
          <w:rtl/>
        </w:rPr>
      </w:pPr>
    </w:p>
    <w:p w14:paraId="4603DFBE" w14:textId="77777777" w:rsidR="00000000" w:rsidRDefault="007C71EE">
      <w:pPr>
        <w:pStyle w:val="a"/>
        <w:rPr>
          <w:rFonts w:hint="cs"/>
          <w:rtl/>
        </w:rPr>
      </w:pPr>
      <w:r>
        <w:rPr>
          <w:rFonts w:hint="cs"/>
          <w:rtl/>
        </w:rPr>
        <w:t xml:space="preserve">רבותי, נא לשבת. חבר הכנסת פרס, יש לך עצה לתת לי? רבותי, אני מבקש שקט. רבותי חברי הכנסת, ג'ומס, חבר הכנסת לפיד, השר לפיד. אם חבר הכנסת פרס היה נותן לי עצה, הייתי שמח מאוד. להערכתי איש לא יכול להוסיף. </w:t>
      </w:r>
    </w:p>
    <w:p w14:paraId="1DAB5AF6" w14:textId="77777777" w:rsidR="00000000" w:rsidRDefault="007C71EE">
      <w:pPr>
        <w:pStyle w:val="a"/>
        <w:ind w:firstLine="0"/>
        <w:rPr>
          <w:rFonts w:hint="cs"/>
          <w:rtl/>
        </w:rPr>
      </w:pPr>
    </w:p>
    <w:p w14:paraId="51CD4829" w14:textId="77777777" w:rsidR="00000000" w:rsidRDefault="007C71EE">
      <w:pPr>
        <w:pStyle w:val="ac"/>
        <w:rPr>
          <w:rtl/>
        </w:rPr>
      </w:pPr>
      <w:r>
        <w:rPr>
          <w:rFonts w:hint="eastAsia"/>
          <w:rtl/>
        </w:rPr>
        <w:t>מוחמד</w:t>
      </w:r>
      <w:r>
        <w:rPr>
          <w:rtl/>
        </w:rPr>
        <w:t xml:space="preserve"> ברכה (חד"ש-תע"ל)</w:t>
      </w:r>
      <w:r>
        <w:rPr>
          <w:rtl/>
        </w:rPr>
        <w:t>:</w:t>
      </w:r>
    </w:p>
    <w:p w14:paraId="4B5640F5" w14:textId="77777777" w:rsidR="00000000" w:rsidRDefault="007C71EE">
      <w:pPr>
        <w:pStyle w:val="a"/>
        <w:rPr>
          <w:rFonts w:hint="cs"/>
          <w:rtl/>
        </w:rPr>
      </w:pPr>
    </w:p>
    <w:p w14:paraId="4706DEB4" w14:textId="77777777" w:rsidR="00000000" w:rsidRDefault="007C71EE">
      <w:pPr>
        <w:pStyle w:val="a"/>
        <w:rPr>
          <w:rFonts w:hint="cs"/>
          <w:rtl/>
        </w:rPr>
      </w:pPr>
      <w:r>
        <w:rPr>
          <w:rFonts w:hint="cs"/>
          <w:rtl/>
        </w:rPr>
        <w:t xml:space="preserve">אדוני היושב-ראש - - - </w:t>
      </w:r>
    </w:p>
    <w:p w14:paraId="6D9A8836" w14:textId="77777777" w:rsidR="00000000" w:rsidRDefault="007C71EE">
      <w:pPr>
        <w:pStyle w:val="a"/>
        <w:ind w:firstLine="0"/>
        <w:rPr>
          <w:rFonts w:hint="cs"/>
          <w:rtl/>
        </w:rPr>
      </w:pPr>
    </w:p>
    <w:p w14:paraId="5C68843D" w14:textId="77777777" w:rsidR="00000000" w:rsidRDefault="007C71EE">
      <w:pPr>
        <w:pStyle w:val="ad"/>
        <w:rPr>
          <w:rtl/>
        </w:rPr>
      </w:pPr>
      <w:r>
        <w:rPr>
          <w:rtl/>
        </w:rPr>
        <w:t>היו"ר ראובן ריבלין:</w:t>
      </w:r>
    </w:p>
    <w:p w14:paraId="30A6057B" w14:textId="77777777" w:rsidR="00000000" w:rsidRDefault="007C71EE">
      <w:pPr>
        <w:pStyle w:val="a"/>
        <w:rPr>
          <w:rtl/>
        </w:rPr>
      </w:pPr>
    </w:p>
    <w:p w14:paraId="6C2D1A0B" w14:textId="77777777" w:rsidR="00000000" w:rsidRDefault="007C71EE">
      <w:pPr>
        <w:pStyle w:val="a"/>
        <w:rPr>
          <w:rFonts w:hint="cs"/>
          <w:rtl/>
        </w:rPr>
      </w:pPr>
      <w:r>
        <w:rPr>
          <w:rFonts w:hint="cs"/>
          <w:rtl/>
        </w:rPr>
        <w:t xml:space="preserve">שמעתי. שמעתי את כולם. </w:t>
      </w:r>
    </w:p>
    <w:p w14:paraId="194D1A73" w14:textId="77777777" w:rsidR="00000000" w:rsidRDefault="007C71EE">
      <w:pPr>
        <w:pStyle w:val="a"/>
        <w:ind w:firstLine="0"/>
        <w:rPr>
          <w:rFonts w:hint="cs"/>
          <w:rtl/>
        </w:rPr>
      </w:pPr>
    </w:p>
    <w:p w14:paraId="3DFC6A65" w14:textId="77777777" w:rsidR="00000000" w:rsidRDefault="007C71EE">
      <w:pPr>
        <w:pStyle w:val="ac"/>
        <w:rPr>
          <w:rtl/>
        </w:rPr>
      </w:pPr>
      <w:r>
        <w:rPr>
          <w:rFonts w:hint="eastAsia"/>
          <w:rtl/>
        </w:rPr>
        <w:t>מוחמד</w:t>
      </w:r>
      <w:r>
        <w:rPr>
          <w:rtl/>
        </w:rPr>
        <w:t xml:space="preserve"> ברכה (חד"ש-תע"ל):</w:t>
      </w:r>
    </w:p>
    <w:p w14:paraId="178A7C83" w14:textId="77777777" w:rsidR="00000000" w:rsidRDefault="007C71EE">
      <w:pPr>
        <w:pStyle w:val="a"/>
        <w:rPr>
          <w:rFonts w:hint="cs"/>
          <w:rtl/>
        </w:rPr>
      </w:pPr>
    </w:p>
    <w:p w14:paraId="36D75C92" w14:textId="77777777" w:rsidR="00000000" w:rsidRDefault="007C71EE">
      <w:pPr>
        <w:pStyle w:val="a"/>
        <w:rPr>
          <w:rFonts w:hint="cs"/>
          <w:rtl/>
        </w:rPr>
      </w:pPr>
      <w:r>
        <w:rPr>
          <w:rFonts w:hint="cs"/>
          <w:rtl/>
        </w:rPr>
        <w:t xml:space="preserve">אותי לא. </w:t>
      </w:r>
    </w:p>
    <w:p w14:paraId="7F07229B" w14:textId="77777777" w:rsidR="00000000" w:rsidRDefault="007C71EE">
      <w:pPr>
        <w:pStyle w:val="a"/>
        <w:ind w:firstLine="0"/>
        <w:rPr>
          <w:rFonts w:hint="cs"/>
          <w:rtl/>
        </w:rPr>
      </w:pPr>
    </w:p>
    <w:p w14:paraId="4FC77EC8" w14:textId="77777777" w:rsidR="00000000" w:rsidRDefault="007C71EE">
      <w:pPr>
        <w:pStyle w:val="ad"/>
        <w:rPr>
          <w:rtl/>
        </w:rPr>
      </w:pPr>
      <w:r>
        <w:rPr>
          <w:rtl/>
        </w:rPr>
        <w:t>היו"ר ראובן ריבלין:</w:t>
      </w:r>
    </w:p>
    <w:p w14:paraId="33579CD8" w14:textId="77777777" w:rsidR="00000000" w:rsidRDefault="007C71EE">
      <w:pPr>
        <w:pStyle w:val="a"/>
        <w:rPr>
          <w:rtl/>
        </w:rPr>
      </w:pPr>
    </w:p>
    <w:p w14:paraId="4328CA4F" w14:textId="77777777" w:rsidR="00000000" w:rsidRDefault="007C71EE">
      <w:pPr>
        <w:pStyle w:val="a"/>
        <w:rPr>
          <w:rFonts w:hint="cs"/>
          <w:rtl/>
        </w:rPr>
      </w:pPr>
      <w:r>
        <w:rPr>
          <w:rFonts w:hint="cs"/>
          <w:rtl/>
        </w:rPr>
        <w:t>עוד 100 לא שמעתי, שמעתי 20.</w:t>
      </w:r>
    </w:p>
    <w:p w14:paraId="0EE60940" w14:textId="77777777" w:rsidR="00000000" w:rsidRDefault="007C71EE">
      <w:pPr>
        <w:pStyle w:val="a"/>
        <w:ind w:firstLine="0"/>
        <w:rPr>
          <w:rFonts w:hint="cs"/>
          <w:rtl/>
        </w:rPr>
      </w:pPr>
    </w:p>
    <w:p w14:paraId="29FD99D8" w14:textId="77777777" w:rsidR="00000000" w:rsidRDefault="007C71EE">
      <w:pPr>
        <w:pStyle w:val="ac"/>
        <w:rPr>
          <w:rtl/>
        </w:rPr>
      </w:pPr>
      <w:r>
        <w:rPr>
          <w:rFonts w:hint="eastAsia"/>
          <w:rtl/>
        </w:rPr>
        <w:t>מוחמד</w:t>
      </w:r>
      <w:r>
        <w:rPr>
          <w:rtl/>
        </w:rPr>
        <w:t xml:space="preserve"> ברכה (חד"ש-תע"ל):</w:t>
      </w:r>
    </w:p>
    <w:p w14:paraId="0103B2CA" w14:textId="77777777" w:rsidR="00000000" w:rsidRDefault="007C71EE">
      <w:pPr>
        <w:pStyle w:val="a"/>
        <w:rPr>
          <w:rFonts w:hint="cs"/>
          <w:rtl/>
        </w:rPr>
      </w:pPr>
    </w:p>
    <w:p w14:paraId="05EE8F28" w14:textId="77777777" w:rsidR="00000000" w:rsidRDefault="007C71EE">
      <w:pPr>
        <w:pStyle w:val="a"/>
        <w:rPr>
          <w:rFonts w:hint="cs"/>
          <w:rtl/>
        </w:rPr>
      </w:pPr>
      <w:r>
        <w:rPr>
          <w:rFonts w:hint="cs"/>
          <w:rtl/>
        </w:rPr>
        <w:t xml:space="preserve">ביקשתי מבין הראשונים. </w:t>
      </w:r>
    </w:p>
    <w:p w14:paraId="2BF6A59C" w14:textId="77777777" w:rsidR="00000000" w:rsidRDefault="007C71EE">
      <w:pPr>
        <w:pStyle w:val="a"/>
        <w:ind w:firstLine="0"/>
        <w:rPr>
          <w:rtl/>
        </w:rPr>
      </w:pPr>
    </w:p>
    <w:p w14:paraId="303C19DD" w14:textId="77777777" w:rsidR="00000000" w:rsidRDefault="007C71EE">
      <w:pPr>
        <w:pStyle w:val="a"/>
        <w:ind w:firstLine="0"/>
        <w:rPr>
          <w:rFonts w:hint="cs"/>
          <w:rtl/>
        </w:rPr>
      </w:pPr>
    </w:p>
    <w:p w14:paraId="0CB8F2B7" w14:textId="77777777" w:rsidR="00000000" w:rsidRDefault="007C71EE">
      <w:pPr>
        <w:pStyle w:val="ad"/>
        <w:rPr>
          <w:rtl/>
        </w:rPr>
      </w:pPr>
      <w:r>
        <w:rPr>
          <w:rtl/>
        </w:rPr>
        <w:t>היו"ר ראובן ריבלין:</w:t>
      </w:r>
    </w:p>
    <w:p w14:paraId="2E4413E3" w14:textId="77777777" w:rsidR="00000000" w:rsidRDefault="007C71EE">
      <w:pPr>
        <w:pStyle w:val="a"/>
        <w:rPr>
          <w:rtl/>
        </w:rPr>
      </w:pPr>
    </w:p>
    <w:p w14:paraId="04BBAC8B" w14:textId="77777777" w:rsidR="00000000" w:rsidRDefault="007C71EE">
      <w:pPr>
        <w:pStyle w:val="a"/>
        <w:rPr>
          <w:rFonts w:hint="cs"/>
          <w:rtl/>
        </w:rPr>
      </w:pPr>
      <w:r>
        <w:rPr>
          <w:rFonts w:hint="cs"/>
          <w:rtl/>
        </w:rPr>
        <w:t>שמעתי. שמעתי, לא רוצה לתת ל</w:t>
      </w:r>
      <w:r>
        <w:rPr>
          <w:rFonts w:hint="cs"/>
          <w:rtl/>
        </w:rPr>
        <w:t>ך, מה לעשות?</w:t>
      </w:r>
    </w:p>
    <w:p w14:paraId="2ED70DC0" w14:textId="77777777" w:rsidR="00000000" w:rsidRDefault="007C71EE">
      <w:pPr>
        <w:pStyle w:val="a"/>
        <w:ind w:firstLine="0"/>
        <w:rPr>
          <w:rFonts w:hint="cs"/>
          <w:rtl/>
        </w:rPr>
      </w:pPr>
    </w:p>
    <w:p w14:paraId="0B375841" w14:textId="77777777" w:rsidR="00000000" w:rsidRDefault="007C71EE">
      <w:pPr>
        <w:pStyle w:val="ac"/>
        <w:rPr>
          <w:rtl/>
        </w:rPr>
      </w:pPr>
      <w:r>
        <w:rPr>
          <w:rFonts w:hint="eastAsia"/>
          <w:rtl/>
        </w:rPr>
        <w:t>מוחמד</w:t>
      </w:r>
      <w:r>
        <w:rPr>
          <w:rtl/>
        </w:rPr>
        <w:t xml:space="preserve"> ברכה (חד"ש-תע"ל):</w:t>
      </w:r>
    </w:p>
    <w:p w14:paraId="65417B1B" w14:textId="77777777" w:rsidR="00000000" w:rsidRDefault="007C71EE">
      <w:pPr>
        <w:pStyle w:val="a"/>
        <w:rPr>
          <w:rFonts w:hint="cs"/>
          <w:rtl/>
        </w:rPr>
      </w:pPr>
    </w:p>
    <w:p w14:paraId="1C1CB9ED" w14:textId="77777777" w:rsidR="00000000" w:rsidRDefault="007C71EE">
      <w:pPr>
        <w:pStyle w:val="a"/>
        <w:rPr>
          <w:rFonts w:hint="cs"/>
          <w:rtl/>
        </w:rPr>
      </w:pPr>
      <w:r>
        <w:rPr>
          <w:rFonts w:hint="cs"/>
          <w:rtl/>
        </w:rPr>
        <w:t xml:space="preserve">כלום. </w:t>
      </w:r>
    </w:p>
    <w:p w14:paraId="151585AD" w14:textId="77777777" w:rsidR="00000000" w:rsidRDefault="007C71EE">
      <w:pPr>
        <w:pStyle w:val="a"/>
        <w:ind w:firstLine="0"/>
        <w:rPr>
          <w:rFonts w:hint="cs"/>
          <w:rtl/>
        </w:rPr>
      </w:pPr>
    </w:p>
    <w:p w14:paraId="75B609BF" w14:textId="77777777" w:rsidR="00000000" w:rsidRDefault="007C71EE">
      <w:pPr>
        <w:pStyle w:val="ad"/>
        <w:rPr>
          <w:rtl/>
        </w:rPr>
      </w:pPr>
      <w:r>
        <w:rPr>
          <w:rtl/>
        </w:rPr>
        <w:t>היו"ר ראובן ריבלין:</w:t>
      </w:r>
    </w:p>
    <w:p w14:paraId="63A0E4A9" w14:textId="77777777" w:rsidR="00000000" w:rsidRDefault="007C71EE">
      <w:pPr>
        <w:pStyle w:val="a"/>
        <w:rPr>
          <w:rtl/>
        </w:rPr>
      </w:pPr>
    </w:p>
    <w:p w14:paraId="2E712666" w14:textId="77777777" w:rsidR="00000000" w:rsidRDefault="007C71EE">
      <w:pPr>
        <w:pStyle w:val="a"/>
        <w:rPr>
          <w:rFonts w:hint="cs"/>
          <w:rtl/>
        </w:rPr>
      </w:pPr>
      <w:r>
        <w:rPr>
          <w:rFonts w:hint="cs"/>
          <w:rtl/>
        </w:rPr>
        <w:t xml:space="preserve">אתה תדבר עוד, אתה ראש סיעה ותדבר עוד. </w:t>
      </w:r>
    </w:p>
    <w:p w14:paraId="45DAEC53" w14:textId="77777777" w:rsidR="00000000" w:rsidRDefault="007C71EE">
      <w:pPr>
        <w:pStyle w:val="a"/>
        <w:ind w:firstLine="0"/>
        <w:rPr>
          <w:rFonts w:hint="cs"/>
          <w:rtl/>
        </w:rPr>
      </w:pPr>
    </w:p>
    <w:p w14:paraId="7AA8FAC0" w14:textId="77777777" w:rsidR="00000000" w:rsidRDefault="007C71EE">
      <w:pPr>
        <w:pStyle w:val="a"/>
        <w:ind w:firstLine="0"/>
        <w:rPr>
          <w:rFonts w:hint="cs"/>
          <w:rtl/>
        </w:rPr>
      </w:pPr>
      <w:r>
        <w:rPr>
          <w:rFonts w:hint="cs"/>
          <w:rtl/>
        </w:rPr>
        <w:tab/>
        <w:t>רבותי חברי הכנסת, לפנינו מעשה חמור ביותר, אי-אפשר בכלל להשוות אותו למעשה שקרה עם הילדים, שגם הוא מעשה חמור, אבל שם הוזהרו חברי הכנסת מאותם נערים ונ</w:t>
      </w:r>
      <w:r>
        <w:rPr>
          <w:rFonts w:hint="cs"/>
          <w:rtl/>
        </w:rPr>
        <w:t xml:space="preserve">ערות וכנראה הלב הרחמן נטה לאפשר להם והם עשו את אשר עשו. הם נמצאים כרגע במעצר, וזה חבל. יש מישהו שהזמין אותם, אני מקבל את האינפורמציה שלי רק מקצין הכנסת ומאמין לו, ואם חלילה קצין הכנסת נתן לי אינפורמציה לא נכונה, כמובן אתנצל. </w:t>
      </w:r>
    </w:p>
    <w:p w14:paraId="3FA88658" w14:textId="77777777" w:rsidR="00000000" w:rsidRDefault="007C71EE">
      <w:pPr>
        <w:pStyle w:val="a"/>
        <w:ind w:firstLine="0"/>
        <w:rPr>
          <w:rFonts w:hint="cs"/>
          <w:rtl/>
        </w:rPr>
      </w:pPr>
    </w:p>
    <w:p w14:paraId="3F36BBB4" w14:textId="77777777" w:rsidR="00000000" w:rsidRDefault="007C71EE">
      <w:pPr>
        <w:pStyle w:val="a"/>
        <w:ind w:firstLine="720"/>
        <w:rPr>
          <w:rFonts w:hint="cs"/>
          <w:rtl/>
        </w:rPr>
      </w:pPr>
      <w:r>
        <w:rPr>
          <w:rFonts w:hint="cs"/>
          <w:rtl/>
        </w:rPr>
        <w:t>עם זאת, אי-אפשר להשוות את הענ</w:t>
      </w:r>
      <w:r>
        <w:rPr>
          <w:rFonts w:hint="cs"/>
          <w:rtl/>
        </w:rPr>
        <w:t>יין הזה, שהוא כבר בתחילתו, לעניינים אחרים שהתגלגלנו עמם פה, של טעויות אמת כאשר חברים ישבו במקום כזה או אחר והצביעו במקום שאסור להם; למעשה שקרה פה, כאשר שני חברי כנסת יושבים לצדו של כיסא ריק והכסא הריק פתאום מאיר אור בלי שמישהו היה על-ידו. אני מוכרח לומר לכ</w:t>
      </w:r>
      <w:r>
        <w:rPr>
          <w:rFonts w:hint="cs"/>
          <w:rtl/>
        </w:rPr>
        <w:t>ם, שהדבר דורש חקירה. הדבר הזה לא יעבור ולא יכולים לעבור עליו לסדר-היום. הוא לא יכול להיפתר ברגע זה, שכן אם הייתי יודע באופן ברור, מפי עדות ברורה, שכך היה או מישהו היה מודה, הייתי נוקט פעולה מיידית. אנחנו לא נעבור לסדר-היום בעניין זה, והעניין ייחקר עד תומו,</w:t>
      </w:r>
      <w:r>
        <w:rPr>
          <w:rFonts w:hint="cs"/>
          <w:rtl/>
        </w:rPr>
        <w:t xml:space="preserve"> והמסקנות יובאו בפני המליאה כולה. </w:t>
      </w:r>
    </w:p>
    <w:p w14:paraId="31CBCB26" w14:textId="77777777" w:rsidR="00000000" w:rsidRDefault="007C71EE">
      <w:pPr>
        <w:pStyle w:val="a"/>
        <w:ind w:firstLine="720"/>
        <w:rPr>
          <w:rFonts w:hint="cs"/>
          <w:rtl/>
        </w:rPr>
      </w:pPr>
    </w:p>
    <w:p w14:paraId="723D33B7" w14:textId="77777777" w:rsidR="00000000" w:rsidRDefault="007C71EE">
      <w:pPr>
        <w:pStyle w:val="a"/>
        <w:ind w:firstLine="720"/>
        <w:rPr>
          <w:rFonts w:hint="cs"/>
          <w:rtl/>
        </w:rPr>
      </w:pPr>
      <w:r>
        <w:rPr>
          <w:rFonts w:hint="cs"/>
          <w:rtl/>
        </w:rPr>
        <w:t xml:space="preserve">אני אכנס גם את ראשי הסיעות, עוד הלילה, לאחר הישיבה או בהפסקה, ונדון, כי אין לנו, כפי שאמר שר המשפטים והיטיב לומר, איזה דבר שהוא ראיה חותכת לאשם ורק אדם יואשם על-פי אשמתו שלו ועל-פי החשדות של מישהו אחר. </w:t>
      </w:r>
    </w:p>
    <w:p w14:paraId="30F5D530" w14:textId="77777777" w:rsidR="00000000" w:rsidRDefault="007C71EE">
      <w:pPr>
        <w:pStyle w:val="a"/>
        <w:ind w:firstLine="0"/>
        <w:rPr>
          <w:rFonts w:hint="cs"/>
          <w:rtl/>
        </w:rPr>
      </w:pPr>
    </w:p>
    <w:p w14:paraId="620066E1" w14:textId="77777777" w:rsidR="00000000" w:rsidRDefault="007C71EE">
      <w:pPr>
        <w:pStyle w:val="a"/>
        <w:ind w:firstLine="0"/>
        <w:rPr>
          <w:rFonts w:hint="cs"/>
          <w:rtl/>
        </w:rPr>
      </w:pPr>
      <w:r>
        <w:rPr>
          <w:rFonts w:hint="cs"/>
          <w:rtl/>
        </w:rPr>
        <w:tab/>
        <w:t>אין ספק שקרה פה</w:t>
      </w:r>
      <w:r>
        <w:rPr>
          <w:rFonts w:hint="cs"/>
          <w:rtl/>
        </w:rPr>
        <w:t xml:space="preserve"> מקרה, שחבר כנסת ארדן לא היה נוכח ומישהו הצביע עבורו בשתי הצבעות. הוא אומר שהוא לא היה כאן. רבותי, לא נעבור על העניין לסדר-היום, אני מבקש מכם לסמוך עלי, לסמוך על פורום ראשי הסיעות שנמצה את הדין. </w:t>
      </w:r>
    </w:p>
    <w:p w14:paraId="4477BAC7" w14:textId="77777777" w:rsidR="00000000" w:rsidRDefault="007C71EE">
      <w:pPr>
        <w:pStyle w:val="a"/>
        <w:ind w:firstLine="0"/>
        <w:rPr>
          <w:rFonts w:hint="cs"/>
          <w:rtl/>
        </w:rPr>
      </w:pPr>
    </w:p>
    <w:p w14:paraId="4045337E" w14:textId="77777777" w:rsidR="00000000" w:rsidRDefault="007C71EE">
      <w:pPr>
        <w:pStyle w:val="a"/>
        <w:ind w:firstLine="720"/>
        <w:rPr>
          <w:rFonts w:hint="cs"/>
          <w:rtl/>
        </w:rPr>
      </w:pPr>
      <w:r>
        <w:rPr>
          <w:rFonts w:hint="cs"/>
          <w:rtl/>
        </w:rPr>
        <w:t>אנחנו ממשיכים בהצבעה, אלא מה, הצבעות 56 ו=57 בהסתייגויות שע</w:t>
      </w:r>
      <w:r>
        <w:rPr>
          <w:rFonts w:hint="cs"/>
          <w:rtl/>
        </w:rPr>
        <w:t xml:space="preserve">ליהן דיברנו ייערכו מחדש. </w:t>
      </w:r>
    </w:p>
    <w:p w14:paraId="39D54263" w14:textId="77777777" w:rsidR="00000000" w:rsidRDefault="007C71EE">
      <w:pPr>
        <w:pStyle w:val="a"/>
        <w:ind w:firstLine="0"/>
        <w:rPr>
          <w:rFonts w:hint="cs"/>
          <w:rtl/>
        </w:rPr>
      </w:pPr>
    </w:p>
    <w:p w14:paraId="4560B318" w14:textId="77777777" w:rsidR="00000000" w:rsidRDefault="007C71EE">
      <w:pPr>
        <w:pStyle w:val="ac"/>
        <w:rPr>
          <w:rtl/>
        </w:rPr>
      </w:pPr>
      <w:r>
        <w:rPr>
          <w:rFonts w:hint="eastAsia"/>
          <w:rtl/>
        </w:rPr>
        <w:t>מוחמד</w:t>
      </w:r>
      <w:r>
        <w:rPr>
          <w:rtl/>
        </w:rPr>
        <w:t xml:space="preserve"> ברכה (חד"ש-תע"ל):</w:t>
      </w:r>
    </w:p>
    <w:p w14:paraId="29C38579" w14:textId="77777777" w:rsidR="00000000" w:rsidRDefault="007C71EE">
      <w:pPr>
        <w:pStyle w:val="a"/>
        <w:rPr>
          <w:rFonts w:hint="cs"/>
          <w:rtl/>
        </w:rPr>
      </w:pPr>
    </w:p>
    <w:p w14:paraId="4CE4400F" w14:textId="77777777" w:rsidR="00000000" w:rsidRDefault="007C71EE">
      <w:pPr>
        <w:pStyle w:val="a"/>
        <w:rPr>
          <w:rFonts w:hint="cs"/>
          <w:rtl/>
        </w:rPr>
      </w:pPr>
      <w:r>
        <w:rPr>
          <w:rFonts w:hint="cs"/>
          <w:rtl/>
        </w:rPr>
        <w:t xml:space="preserve">אדוני היושב-ראש, אני מבקש חצי דקה. </w:t>
      </w:r>
    </w:p>
    <w:p w14:paraId="6B7A55C4" w14:textId="77777777" w:rsidR="00000000" w:rsidRDefault="007C71EE">
      <w:pPr>
        <w:pStyle w:val="a"/>
        <w:ind w:firstLine="0"/>
        <w:rPr>
          <w:rtl/>
        </w:rPr>
      </w:pPr>
    </w:p>
    <w:p w14:paraId="4F3923A2" w14:textId="77777777" w:rsidR="00000000" w:rsidRDefault="007C71EE">
      <w:pPr>
        <w:pStyle w:val="a"/>
        <w:ind w:firstLine="0"/>
        <w:rPr>
          <w:rFonts w:hint="cs"/>
          <w:rtl/>
        </w:rPr>
      </w:pPr>
    </w:p>
    <w:p w14:paraId="5E18D930" w14:textId="77777777" w:rsidR="00000000" w:rsidRDefault="007C71EE">
      <w:pPr>
        <w:pStyle w:val="ad"/>
        <w:rPr>
          <w:rtl/>
        </w:rPr>
      </w:pPr>
      <w:r>
        <w:rPr>
          <w:rtl/>
        </w:rPr>
        <w:t>היו"ר ראובן ריבלין:</w:t>
      </w:r>
    </w:p>
    <w:p w14:paraId="7A50F062" w14:textId="77777777" w:rsidR="00000000" w:rsidRDefault="007C71EE">
      <w:pPr>
        <w:pStyle w:val="a"/>
        <w:rPr>
          <w:rtl/>
        </w:rPr>
      </w:pPr>
    </w:p>
    <w:p w14:paraId="0E22D9AA" w14:textId="77777777" w:rsidR="00000000" w:rsidRDefault="007C71EE">
      <w:pPr>
        <w:pStyle w:val="a"/>
        <w:rPr>
          <w:rFonts w:hint="cs"/>
          <w:rtl/>
        </w:rPr>
      </w:pPr>
      <w:r>
        <w:rPr>
          <w:rFonts w:hint="cs"/>
          <w:rtl/>
        </w:rPr>
        <w:t>בבקשה, סגן היושב-ראש ברכה.  אני רק אומר לכם שזו החלטתי, אני מציע לא לעורר מהומות ולא לערבב שמחה בשמחה, כי העצב גדול, והעצב בלבי הוא כל כך גדול שא</w:t>
      </w:r>
      <w:r>
        <w:rPr>
          <w:rFonts w:hint="cs"/>
          <w:rtl/>
        </w:rPr>
        <w:t xml:space="preserve">ני לא יודע אם יש לי כבוד גדול לשבת פה. </w:t>
      </w:r>
    </w:p>
    <w:p w14:paraId="6A04FE2F" w14:textId="77777777" w:rsidR="00000000" w:rsidRDefault="007C71EE">
      <w:pPr>
        <w:pStyle w:val="a"/>
        <w:ind w:firstLine="0"/>
        <w:rPr>
          <w:rFonts w:hint="cs"/>
          <w:rtl/>
        </w:rPr>
      </w:pPr>
    </w:p>
    <w:p w14:paraId="5C985073" w14:textId="77777777" w:rsidR="00000000" w:rsidRDefault="007C71EE">
      <w:pPr>
        <w:pStyle w:val="ac"/>
        <w:rPr>
          <w:rtl/>
        </w:rPr>
      </w:pPr>
      <w:r>
        <w:rPr>
          <w:rFonts w:hint="eastAsia"/>
          <w:rtl/>
        </w:rPr>
        <w:t>ישראל</w:t>
      </w:r>
      <w:r>
        <w:rPr>
          <w:rtl/>
        </w:rPr>
        <w:t xml:space="preserve"> אייכלר (יהדות התורה):</w:t>
      </w:r>
    </w:p>
    <w:p w14:paraId="5A5343E3" w14:textId="77777777" w:rsidR="00000000" w:rsidRDefault="007C71EE">
      <w:pPr>
        <w:pStyle w:val="a"/>
        <w:rPr>
          <w:rFonts w:hint="cs"/>
          <w:rtl/>
        </w:rPr>
      </w:pPr>
    </w:p>
    <w:p w14:paraId="47603BD3" w14:textId="77777777" w:rsidR="00000000" w:rsidRDefault="007C71EE">
      <w:pPr>
        <w:pStyle w:val="a"/>
        <w:rPr>
          <w:rFonts w:hint="cs"/>
          <w:rtl/>
        </w:rPr>
      </w:pPr>
      <w:r>
        <w:rPr>
          <w:rFonts w:hint="cs"/>
          <w:rtl/>
        </w:rPr>
        <w:t xml:space="preserve">מי ששודד את העם גם מזייף תוצאות. </w:t>
      </w:r>
    </w:p>
    <w:p w14:paraId="51E3D7C1" w14:textId="77777777" w:rsidR="00000000" w:rsidRDefault="007C71EE">
      <w:pPr>
        <w:pStyle w:val="a"/>
        <w:ind w:firstLine="0"/>
        <w:rPr>
          <w:rFonts w:hint="cs"/>
          <w:rtl/>
        </w:rPr>
      </w:pPr>
    </w:p>
    <w:p w14:paraId="2CD8F99B" w14:textId="77777777" w:rsidR="00000000" w:rsidRDefault="007C71EE">
      <w:pPr>
        <w:pStyle w:val="ad"/>
        <w:rPr>
          <w:rtl/>
        </w:rPr>
      </w:pPr>
      <w:r>
        <w:rPr>
          <w:rtl/>
        </w:rPr>
        <w:t>היו"ר ראובן ריבלין:</w:t>
      </w:r>
    </w:p>
    <w:p w14:paraId="1AEC77C4" w14:textId="77777777" w:rsidR="00000000" w:rsidRDefault="007C71EE">
      <w:pPr>
        <w:pStyle w:val="a"/>
        <w:rPr>
          <w:rtl/>
        </w:rPr>
      </w:pPr>
    </w:p>
    <w:p w14:paraId="7CBB667A" w14:textId="77777777" w:rsidR="00000000" w:rsidRDefault="007C71EE">
      <w:pPr>
        <w:pStyle w:val="a"/>
        <w:rPr>
          <w:rFonts w:hint="cs"/>
          <w:rtl/>
        </w:rPr>
      </w:pPr>
      <w:r>
        <w:rPr>
          <w:rFonts w:hint="cs"/>
          <w:rtl/>
        </w:rPr>
        <w:t xml:space="preserve">שמעתי, שמעתי. </w:t>
      </w:r>
    </w:p>
    <w:p w14:paraId="3C575314" w14:textId="77777777" w:rsidR="00000000" w:rsidRDefault="007C71EE">
      <w:pPr>
        <w:pStyle w:val="a"/>
        <w:ind w:firstLine="0"/>
        <w:rPr>
          <w:rFonts w:hint="cs"/>
          <w:rtl/>
        </w:rPr>
      </w:pPr>
    </w:p>
    <w:p w14:paraId="7D1AEA5F" w14:textId="77777777" w:rsidR="00000000" w:rsidRDefault="007C71EE">
      <w:pPr>
        <w:pStyle w:val="ac"/>
        <w:rPr>
          <w:rtl/>
        </w:rPr>
      </w:pPr>
      <w:r>
        <w:rPr>
          <w:rFonts w:hint="eastAsia"/>
          <w:rtl/>
        </w:rPr>
        <w:t>מוחמד</w:t>
      </w:r>
      <w:r>
        <w:rPr>
          <w:rtl/>
        </w:rPr>
        <w:t xml:space="preserve"> ברכה (חד"ש-תע"ל):</w:t>
      </w:r>
    </w:p>
    <w:p w14:paraId="0C9E42FD" w14:textId="77777777" w:rsidR="00000000" w:rsidRDefault="007C71EE">
      <w:pPr>
        <w:pStyle w:val="a"/>
        <w:rPr>
          <w:rFonts w:hint="cs"/>
          <w:rtl/>
        </w:rPr>
      </w:pPr>
    </w:p>
    <w:p w14:paraId="2E7C9CC8" w14:textId="77777777" w:rsidR="00000000" w:rsidRDefault="007C71EE">
      <w:pPr>
        <w:pStyle w:val="a"/>
        <w:rPr>
          <w:rFonts w:hint="cs"/>
          <w:rtl/>
        </w:rPr>
      </w:pPr>
      <w:r>
        <w:rPr>
          <w:rFonts w:hint="cs"/>
          <w:rtl/>
        </w:rPr>
        <w:t>אדוני היושב-ראש, יש לי דעה מאוד חותכת לגבי מה שקרה, אני חושב שזה זדוני, אבל נניח שזו היתה</w:t>
      </w:r>
      <w:r>
        <w:rPr>
          <w:rFonts w:hint="cs"/>
          <w:rtl/>
        </w:rPr>
        <w:t xml:space="preserve"> טעות. יכול להיות שזו לא טעות. אם זו לא טעות, צריך לבדוק. </w:t>
      </w:r>
    </w:p>
    <w:p w14:paraId="7D977952" w14:textId="77777777" w:rsidR="00000000" w:rsidRDefault="007C71EE">
      <w:pPr>
        <w:pStyle w:val="a"/>
        <w:ind w:firstLine="0"/>
        <w:rPr>
          <w:rFonts w:hint="cs"/>
          <w:rtl/>
        </w:rPr>
      </w:pPr>
    </w:p>
    <w:p w14:paraId="371648BC" w14:textId="77777777" w:rsidR="00000000" w:rsidRDefault="007C71EE">
      <w:pPr>
        <w:pStyle w:val="ad"/>
        <w:rPr>
          <w:rtl/>
        </w:rPr>
      </w:pPr>
      <w:r>
        <w:rPr>
          <w:rtl/>
        </w:rPr>
        <w:t>היו"ר ראובן ריבלין:</w:t>
      </w:r>
    </w:p>
    <w:p w14:paraId="6CF11735" w14:textId="77777777" w:rsidR="00000000" w:rsidRDefault="007C71EE">
      <w:pPr>
        <w:pStyle w:val="a"/>
        <w:rPr>
          <w:rtl/>
        </w:rPr>
      </w:pPr>
    </w:p>
    <w:p w14:paraId="78142DF5" w14:textId="77777777" w:rsidR="00000000" w:rsidRDefault="007C71EE">
      <w:pPr>
        <w:pStyle w:val="a"/>
        <w:rPr>
          <w:rFonts w:hint="cs"/>
          <w:rtl/>
        </w:rPr>
      </w:pPr>
      <w:r>
        <w:rPr>
          <w:rFonts w:hint="cs"/>
          <w:rtl/>
        </w:rPr>
        <w:t xml:space="preserve">למה אתה מוסיף על מה שאמרתי? </w:t>
      </w:r>
    </w:p>
    <w:p w14:paraId="39340AD0" w14:textId="77777777" w:rsidR="00000000" w:rsidRDefault="007C71EE">
      <w:pPr>
        <w:pStyle w:val="a"/>
        <w:ind w:firstLine="0"/>
        <w:rPr>
          <w:rFonts w:hint="cs"/>
          <w:rtl/>
        </w:rPr>
      </w:pPr>
    </w:p>
    <w:p w14:paraId="1C8F9C51" w14:textId="77777777" w:rsidR="00000000" w:rsidRDefault="007C71EE">
      <w:pPr>
        <w:pStyle w:val="ac"/>
        <w:rPr>
          <w:rtl/>
        </w:rPr>
      </w:pPr>
      <w:r>
        <w:rPr>
          <w:rFonts w:hint="eastAsia"/>
          <w:rtl/>
        </w:rPr>
        <w:t>מוחמד</w:t>
      </w:r>
      <w:r>
        <w:rPr>
          <w:rtl/>
        </w:rPr>
        <w:t xml:space="preserve"> ברכה (חד"ש-תע"ל):</w:t>
      </w:r>
    </w:p>
    <w:p w14:paraId="4C6C7F3B" w14:textId="77777777" w:rsidR="00000000" w:rsidRDefault="007C71EE">
      <w:pPr>
        <w:pStyle w:val="a"/>
        <w:rPr>
          <w:rFonts w:hint="cs"/>
          <w:rtl/>
        </w:rPr>
      </w:pPr>
    </w:p>
    <w:p w14:paraId="7959CFEC" w14:textId="77777777" w:rsidR="00000000" w:rsidRDefault="007C71EE">
      <w:pPr>
        <w:pStyle w:val="a"/>
        <w:rPr>
          <w:rFonts w:hint="cs"/>
          <w:rtl/>
        </w:rPr>
      </w:pPr>
      <w:r>
        <w:rPr>
          <w:rFonts w:hint="cs"/>
          <w:rtl/>
        </w:rPr>
        <w:t xml:space="preserve">שנייה. אם לא מדובר בטעות, כנראה זה לא קרה פעם אחת. לכן אני חושב שאין מקום להמשיך כל עוד העניין הזה לא התברר. </w:t>
      </w:r>
    </w:p>
    <w:p w14:paraId="058A9A9B" w14:textId="77777777" w:rsidR="00000000" w:rsidRDefault="007C71EE">
      <w:pPr>
        <w:pStyle w:val="a"/>
        <w:ind w:firstLine="0"/>
        <w:rPr>
          <w:rFonts w:hint="cs"/>
          <w:rtl/>
        </w:rPr>
      </w:pPr>
    </w:p>
    <w:p w14:paraId="3159E82D" w14:textId="77777777" w:rsidR="00000000" w:rsidRDefault="007C71EE">
      <w:pPr>
        <w:pStyle w:val="ad"/>
        <w:rPr>
          <w:rtl/>
        </w:rPr>
      </w:pPr>
      <w:r>
        <w:rPr>
          <w:rtl/>
        </w:rPr>
        <w:t>היו"ר ראו</w:t>
      </w:r>
      <w:r>
        <w:rPr>
          <w:rtl/>
        </w:rPr>
        <w:t>בן ריבלין:</w:t>
      </w:r>
    </w:p>
    <w:p w14:paraId="612CE535" w14:textId="77777777" w:rsidR="00000000" w:rsidRDefault="007C71EE">
      <w:pPr>
        <w:pStyle w:val="a"/>
        <w:rPr>
          <w:rtl/>
        </w:rPr>
      </w:pPr>
    </w:p>
    <w:p w14:paraId="1261FA73" w14:textId="77777777" w:rsidR="00000000" w:rsidRDefault="007C71EE">
      <w:pPr>
        <w:pStyle w:val="a"/>
        <w:rPr>
          <w:rFonts w:hint="cs"/>
          <w:rtl/>
        </w:rPr>
      </w:pPr>
      <w:r>
        <w:rPr>
          <w:rFonts w:hint="cs"/>
          <w:rtl/>
        </w:rPr>
        <w:t xml:space="preserve">תודה. שב, שב. </w:t>
      </w:r>
    </w:p>
    <w:p w14:paraId="53D1B93C" w14:textId="77777777" w:rsidR="00000000" w:rsidRDefault="007C71EE">
      <w:pPr>
        <w:pStyle w:val="a"/>
        <w:ind w:firstLine="0"/>
        <w:rPr>
          <w:rFonts w:hint="cs"/>
          <w:rtl/>
        </w:rPr>
      </w:pPr>
    </w:p>
    <w:p w14:paraId="2FBC1A20" w14:textId="77777777" w:rsidR="00000000" w:rsidRDefault="007C71EE">
      <w:pPr>
        <w:pStyle w:val="ac"/>
        <w:rPr>
          <w:rtl/>
        </w:rPr>
      </w:pPr>
      <w:r>
        <w:rPr>
          <w:rFonts w:hint="eastAsia"/>
          <w:rtl/>
        </w:rPr>
        <w:t>מוחמד</w:t>
      </w:r>
      <w:r>
        <w:rPr>
          <w:rtl/>
        </w:rPr>
        <w:t xml:space="preserve"> ברכה (חד"ש-תע"ל):</w:t>
      </w:r>
    </w:p>
    <w:p w14:paraId="5E43039B" w14:textId="77777777" w:rsidR="00000000" w:rsidRDefault="007C71EE">
      <w:pPr>
        <w:pStyle w:val="a"/>
        <w:rPr>
          <w:rFonts w:hint="cs"/>
          <w:rtl/>
        </w:rPr>
      </w:pPr>
    </w:p>
    <w:p w14:paraId="4BEE442C" w14:textId="77777777" w:rsidR="00000000" w:rsidRDefault="007C71EE">
      <w:pPr>
        <w:pStyle w:val="a"/>
        <w:rPr>
          <w:rFonts w:hint="cs"/>
          <w:rtl/>
        </w:rPr>
      </w:pPr>
      <w:r>
        <w:rPr>
          <w:rFonts w:hint="cs"/>
          <w:rtl/>
        </w:rPr>
        <w:t xml:space="preserve">מה הסגנון הזה? מה: שב, שב. קיבלתי רשות דיבור, אני מדבר. </w:t>
      </w:r>
    </w:p>
    <w:p w14:paraId="0EBA3749" w14:textId="77777777" w:rsidR="00000000" w:rsidRDefault="007C71EE">
      <w:pPr>
        <w:pStyle w:val="a"/>
        <w:ind w:firstLine="0"/>
        <w:rPr>
          <w:rFonts w:hint="cs"/>
          <w:rtl/>
        </w:rPr>
      </w:pPr>
    </w:p>
    <w:p w14:paraId="18E7A332" w14:textId="77777777" w:rsidR="00000000" w:rsidRDefault="007C71EE">
      <w:pPr>
        <w:pStyle w:val="ad"/>
        <w:rPr>
          <w:rtl/>
        </w:rPr>
      </w:pPr>
      <w:r>
        <w:rPr>
          <w:rtl/>
        </w:rPr>
        <w:t>היו"ר ראובן ריבלין:</w:t>
      </w:r>
    </w:p>
    <w:p w14:paraId="096C6712" w14:textId="77777777" w:rsidR="00000000" w:rsidRDefault="007C71EE">
      <w:pPr>
        <w:pStyle w:val="a"/>
        <w:rPr>
          <w:rtl/>
        </w:rPr>
      </w:pPr>
    </w:p>
    <w:p w14:paraId="1EBACFF8" w14:textId="77777777" w:rsidR="00000000" w:rsidRDefault="007C71EE">
      <w:pPr>
        <w:pStyle w:val="a"/>
        <w:rPr>
          <w:rFonts w:hint="cs"/>
          <w:rtl/>
        </w:rPr>
      </w:pPr>
      <w:r>
        <w:rPr>
          <w:rFonts w:hint="cs"/>
          <w:rtl/>
        </w:rPr>
        <w:t xml:space="preserve">תודה.  אדוני יכול לצאת, לא אסבול פה טרור. נא לשבת. נא לשבת. </w:t>
      </w:r>
    </w:p>
    <w:p w14:paraId="7FC919EF" w14:textId="77777777" w:rsidR="00000000" w:rsidRDefault="007C71EE">
      <w:pPr>
        <w:pStyle w:val="a"/>
        <w:rPr>
          <w:rFonts w:hint="cs"/>
          <w:rtl/>
        </w:rPr>
      </w:pPr>
    </w:p>
    <w:p w14:paraId="60F4D28B" w14:textId="77777777" w:rsidR="00000000" w:rsidRDefault="007C71EE">
      <w:pPr>
        <w:pStyle w:val="a"/>
        <w:rPr>
          <w:rFonts w:hint="cs"/>
          <w:rtl/>
        </w:rPr>
      </w:pPr>
      <w:r>
        <w:rPr>
          <w:rFonts w:hint="cs"/>
          <w:rtl/>
        </w:rPr>
        <w:t>רבותי חברי הכנסת, אני מבקש מכם לקבל את החלטתי ובזה להמשיך את ה</w:t>
      </w:r>
      <w:r>
        <w:rPr>
          <w:rFonts w:hint="cs"/>
          <w:rtl/>
        </w:rPr>
        <w:t xml:space="preserve">עניין. אנחנו חוזרים להצבעה 56. רבותי חברי הכנסת, אני חוזר לקטע שממנו עשיתי הפסקה, לסעיף 28, וחוזר על כולו מהתחלה. </w:t>
      </w:r>
    </w:p>
    <w:p w14:paraId="2B3E0DEB" w14:textId="77777777" w:rsidR="00000000" w:rsidRDefault="007C71EE">
      <w:pPr>
        <w:pStyle w:val="a"/>
        <w:ind w:firstLine="0"/>
        <w:rPr>
          <w:rFonts w:hint="cs"/>
          <w:rtl/>
        </w:rPr>
      </w:pPr>
    </w:p>
    <w:p w14:paraId="06A8A7AC" w14:textId="77777777" w:rsidR="00000000" w:rsidRDefault="007C71EE">
      <w:pPr>
        <w:pStyle w:val="a"/>
        <w:ind w:firstLine="0"/>
        <w:rPr>
          <w:rFonts w:hint="cs"/>
          <w:rtl/>
        </w:rPr>
      </w:pPr>
      <w:r>
        <w:rPr>
          <w:rFonts w:hint="cs"/>
          <w:rtl/>
        </w:rPr>
        <w:tab/>
        <w:t xml:space="preserve">לסעיף 28 הסתייגות חבר הכנסת משה גפני. מי בעד - נא להצביע. מי נגד? תודה. </w:t>
      </w:r>
    </w:p>
    <w:p w14:paraId="0F3526E9" w14:textId="77777777" w:rsidR="00000000" w:rsidRDefault="007C71EE">
      <w:pPr>
        <w:pStyle w:val="a"/>
        <w:ind w:firstLine="0"/>
        <w:rPr>
          <w:rFonts w:hint="cs"/>
          <w:rtl/>
        </w:rPr>
      </w:pPr>
    </w:p>
    <w:p w14:paraId="05227FAE" w14:textId="77777777" w:rsidR="00000000" w:rsidRDefault="007C71EE">
      <w:pPr>
        <w:pStyle w:val="a"/>
        <w:ind w:firstLine="0"/>
        <w:jc w:val="center"/>
        <w:rPr>
          <w:b/>
          <w:bCs/>
          <w:rtl/>
        </w:rPr>
      </w:pPr>
      <w:r>
        <w:rPr>
          <w:rFonts w:hint="eastAsia"/>
          <w:b/>
          <w:bCs/>
          <w:rtl/>
        </w:rPr>
        <w:t>הצבעה</w:t>
      </w:r>
    </w:p>
    <w:p w14:paraId="1788F12F" w14:textId="77777777" w:rsidR="00000000" w:rsidRDefault="007C71EE">
      <w:pPr>
        <w:pStyle w:val="a"/>
        <w:ind w:firstLine="0"/>
        <w:jc w:val="center"/>
        <w:rPr>
          <w:b/>
          <w:bCs/>
          <w:rtl/>
        </w:rPr>
      </w:pPr>
    </w:p>
    <w:p w14:paraId="7B9949AC" w14:textId="77777777" w:rsidR="00000000" w:rsidRDefault="007C71EE">
      <w:pPr>
        <w:pStyle w:val="a"/>
        <w:ind w:firstLine="0"/>
        <w:jc w:val="center"/>
        <w:rPr>
          <w:rtl/>
        </w:rPr>
      </w:pPr>
      <w:r>
        <w:rPr>
          <w:rFonts w:hint="eastAsia"/>
          <w:rtl/>
        </w:rPr>
        <w:t>ההסתייגות</w:t>
      </w:r>
      <w:r>
        <w:rPr>
          <w:rtl/>
        </w:rPr>
        <w:t xml:space="preserve"> של חבר </w:t>
      </w:r>
      <w:r>
        <w:rPr>
          <w:rFonts w:hint="cs"/>
          <w:rtl/>
        </w:rPr>
        <w:t>הכנסת משה גפני</w:t>
      </w:r>
      <w:r>
        <w:rPr>
          <w:rtl/>
        </w:rPr>
        <w:t xml:space="preserve"> לסעיף </w:t>
      </w:r>
      <w:r>
        <w:rPr>
          <w:rFonts w:hint="cs"/>
          <w:rtl/>
        </w:rPr>
        <w:t>28</w:t>
      </w:r>
      <w:r>
        <w:rPr>
          <w:rtl/>
        </w:rPr>
        <w:t xml:space="preserve"> לא נתקבלה. </w:t>
      </w:r>
    </w:p>
    <w:p w14:paraId="42AC5521" w14:textId="77777777" w:rsidR="00000000" w:rsidRDefault="007C71EE">
      <w:pPr>
        <w:pStyle w:val="a"/>
        <w:ind w:firstLine="0"/>
        <w:rPr>
          <w:rtl/>
        </w:rPr>
      </w:pPr>
    </w:p>
    <w:p w14:paraId="684AA063"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11F7E829" w14:textId="77777777" w:rsidR="00000000" w:rsidRDefault="007C71EE">
      <w:pPr>
        <w:pStyle w:val="a"/>
        <w:rPr>
          <w:rtl/>
        </w:rPr>
      </w:pPr>
    </w:p>
    <w:p w14:paraId="6E921979" w14:textId="77777777" w:rsidR="00000000" w:rsidRDefault="007C71EE">
      <w:pPr>
        <w:pStyle w:val="a"/>
        <w:rPr>
          <w:rFonts w:hint="cs"/>
          <w:rtl/>
        </w:rPr>
      </w:pPr>
      <w:r>
        <w:rPr>
          <w:rFonts w:hint="eastAsia"/>
          <w:rtl/>
        </w:rPr>
        <w:t>ההסתייגות</w:t>
      </w:r>
      <w:r>
        <w:rPr>
          <w:rtl/>
        </w:rPr>
        <w:t xml:space="preserve"> של חבר הכנסת </w:t>
      </w:r>
      <w:r>
        <w:rPr>
          <w:rFonts w:hint="cs"/>
          <w:rtl/>
        </w:rPr>
        <w:t xml:space="preserve">משה גפני </w:t>
      </w:r>
      <w:r>
        <w:rPr>
          <w:rtl/>
        </w:rPr>
        <w:t xml:space="preserve"> לא נתקבלה. </w:t>
      </w:r>
      <w:r>
        <w:rPr>
          <w:rFonts w:hint="eastAsia"/>
          <w:rtl/>
        </w:rPr>
        <w:t>תודה</w:t>
      </w:r>
      <w:r>
        <w:rPr>
          <w:rtl/>
        </w:rPr>
        <w:t>.</w:t>
      </w:r>
    </w:p>
    <w:p w14:paraId="75E83A14" w14:textId="77777777" w:rsidR="00000000" w:rsidRDefault="007C71EE">
      <w:pPr>
        <w:pStyle w:val="a"/>
        <w:ind w:firstLine="0"/>
        <w:rPr>
          <w:rFonts w:hint="cs"/>
          <w:rtl/>
        </w:rPr>
      </w:pPr>
    </w:p>
    <w:p w14:paraId="69090CAC" w14:textId="77777777" w:rsidR="00000000" w:rsidRDefault="007C71EE">
      <w:pPr>
        <w:pStyle w:val="a"/>
        <w:ind w:firstLine="0"/>
      </w:pPr>
      <w:r>
        <w:rPr>
          <w:rtl/>
        </w:rPr>
        <w:tab/>
      </w:r>
      <w:r>
        <w:rPr>
          <w:rFonts w:hint="eastAsia"/>
          <w:rtl/>
        </w:rPr>
        <w:t>הסתייגות</w:t>
      </w:r>
      <w:r>
        <w:rPr>
          <w:rtl/>
        </w:rPr>
        <w:t xml:space="preserve"> חבר </w:t>
      </w:r>
      <w:r>
        <w:rPr>
          <w:rFonts w:hint="eastAsia"/>
          <w:rtl/>
        </w:rPr>
        <w:t>הכנסת</w:t>
      </w:r>
      <w:r>
        <w:rPr>
          <w:rtl/>
        </w:rPr>
        <w:t xml:space="preserve"> אברהם בורג - מי בעד? מי נגד? מי נמנע? תודה. </w:t>
      </w:r>
    </w:p>
    <w:p w14:paraId="1B38029F" w14:textId="77777777" w:rsidR="00000000" w:rsidRDefault="007C71EE">
      <w:pPr>
        <w:pStyle w:val="a"/>
        <w:ind w:firstLine="0"/>
        <w:rPr>
          <w:rtl/>
        </w:rPr>
      </w:pPr>
    </w:p>
    <w:p w14:paraId="4EC942F6" w14:textId="77777777" w:rsidR="00000000" w:rsidRDefault="007C71EE">
      <w:pPr>
        <w:pStyle w:val="a"/>
        <w:ind w:firstLine="0"/>
        <w:jc w:val="center"/>
        <w:rPr>
          <w:b/>
          <w:bCs/>
          <w:rtl/>
        </w:rPr>
      </w:pPr>
      <w:r>
        <w:rPr>
          <w:rFonts w:hint="eastAsia"/>
          <w:b/>
          <w:bCs/>
          <w:rtl/>
        </w:rPr>
        <w:t>הצבעה</w:t>
      </w:r>
    </w:p>
    <w:p w14:paraId="1A1AAFDC" w14:textId="77777777" w:rsidR="00000000" w:rsidRDefault="007C71EE">
      <w:pPr>
        <w:pStyle w:val="a"/>
        <w:ind w:firstLine="0"/>
        <w:jc w:val="center"/>
        <w:rPr>
          <w:b/>
          <w:bCs/>
          <w:rtl/>
        </w:rPr>
      </w:pPr>
    </w:p>
    <w:p w14:paraId="0CD95242" w14:textId="77777777" w:rsidR="00000000" w:rsidRDefault="007C71EE">
      <w:pPr>
        <w:pStyle w:val="a"/>
        <w:ind w:firstLine="0"/>
        <w:jc w:val="center"/>
        <w:rPr>
          <w:rtl/>
        </w:rPr>
      </w:pPr>
      <w:r>
        <w:rPr>
          <w:rFonts w:hint="eastAsia"/>
          <w:rtl/>
        </w:rPr>
        <w:t>ההסתייגות</w:t>
      </w:r>
      <w:r>
        <w:rPr>
          <w:rtl/>
        </w:rPr>
        <w:t xml:space="preserve"> של חבר הכנסת אברהם בורג לסעיף </w:t>
      </w:r>
      <w:r>
        <w:rPr>
          <w:rFonts w:hint="cs"/>
          <w:rtl/>
        </w:rPr>
        <w:t>28</w:t>
      </w:r>
      <w:r>
        <w:rPr>
          <w:rtl/>
        </w:rPr>
        <w:t xml:space="preserve"> לא נתקבלה. </w:t>
      </w:r>
    </w:p>
    <w:p w14:paraId="08355E75" w14:textId="77777777" w:rsidR="00000000" w:rsidRDefault="007C71EE">
      <w:pPr>
        <w:pStyle w:val="a"/>
        <w:ind w:firstLine="0"/>
        <w:rPr>
          <w:rtl/>
        </w:rPr>
      </w:pPr>
    </w:p>
    <w:p w14:paraId="027575FD"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6F3C2953" w14:textId="77777777" w:rsidR="00000000" w:rsidRDefault="007C71EE">
      <w:pPr>
        <w:pStyle w:val="a"/>
        <w:rPr>
          <w:rtl/>
        </w:rPr>
      </w:pPr>
    </w:p>
    <w:p w14:paraId="720A3AC1" w14:textId="77777777" w:rsidR="00000000" w:rsidRDefault="007C71EE">
      <w:pPr>
        <w:pStyle w:val="a"/>
        <w:rPr>
          <w:rFonts w:hint="cs"/>
          <w:rtl/>
        </w:rPr>
      </w:pPr>
      <w:r>
        <w:rPr>
          <w:rFonts w:hint="eastAsia"/>
          <w:rtl/>
        </w:rPr>
        <w:t>ההסתייגות</w:t>
      </w:r>
      <w:r>
        <w:rPr>
          <w:rtl/>
        </w:rPr>
        <w:t xml:space="preserve"> של חבר הכנסת אברהם בורג לא נ</w:t>
      </w:r>
      <w:r>
        <w:rPr>
          <w:rtl/>
        </w:rPr>
        <w:t xml:space="preserve">תקבלה. </w:t>
      </w:r>
      <w:r>
        <w:rPr>
          <w:rFonts w:hint="eastAsia"/>
          <w:rtl/>
        </w:rPr>
        <w:t>תודה</w:t>
      </w:r>
      <w:r>
        <w:rPr>
          <w:rtl/>
        </w:rPr>
        <w:t>.</w:t>
      </w:r>
    </w:p>
    <w:p w14:paraId="0D7CFAB9" w14:textId="77777777" w:rsidR="00000000" w:rsidRDefault="007C71EE">
      <w:pPr>
        <w:pStyle w:val="a"/>
        <w:ind w:firstLine="0"/>
        <w:rPr>
          <w:rFonts w:hint="cs"/>
          <w:rtl/>
        </w:rPr>
      </w:pPr>
    </w:p>
    <w:p w14:paraId="0EAB4162" w14:textId="77777777" w:rsidR="00000000" w:rsidRDefault="007C71EE">
      <w:pPr>
        <w:pStyle w:val="a"/>
        <w:ind w:firstLine="0"/>
      </w:pPr>
      <w:r>
        <w:rPr>
          <w:rtl/>
        </w:rPr>
        <w:tab/>
      </w:r>
      <w:r>
        <w:rPr>
          <w:rFonts w:hint="eastAsia"/>
          <w:rtl/>
        </w:rPr>
        <w:t>הסתייגות</w:t>
      </w:r>
      <w:r>
        <w:rPr>
          <w:rtl/>
        </w:rPr>
        <w:t xml:space="preserve"> חבר </w:t>
      </w:r>
      <w:r>
        <w:rPr>
          <w:rFonts w:hint="eastAsia"/>
          <w:rtl/>
        </w:rPr>
        <w:t>הכנסת</w:t>
      </w:r>
      <w:r>
        <w:rPr>
          <w:rtl/>
        </w:rPr>
        <w:t xml:space="preserve"> </w:t>
      </w:r>
      <w:r>
        <w:rPr>
          <w:rFonts w:hint="cs"/>
          <w:rtl/>
        </w:rPr>
        <w:t>עמרם מצנע</w:t>
      </w:r>
      <w:r>
        <w:rPr>
          <w:rtl/>
        </w:rPr>
        <w:t xml:space="preserve"> - מי בעד? מי נגד? מי נמנע? תודה. </w:t>
      </w:r>
    </w:p>
    <w:p w14:paraId="5AF80C97" w14:textId="77777777" w:rsidR="00000000" w:rsidRDefault="007C71EE">
      <w:pPr>
        <w:pStyle w:val="a"/>
        <w:ind w:firstLine="0"/>
        <w:rPr>
          <w:rtl/>
        </w:rPr>
      </w:pPr>
    </w:p>
    <w:p w14:paraId="7907DB56" w14:textId="77777777" w:rsidR="00000000" w:rsidRDefault="007C71EE">
      <w:pPr>
        <w:pStyle w:val="a"/>
        <w:ind w:firstLine="0"/>
        <w:jc w:val="center"/>
        <w:rPr>
          <w:b/>
          <w:bCs/>
          <w:rtl/>
        </w:rPr>
      </w:pPr>
      <w:r>
        <w:rPr>
          <w:rFonts w:hint="eastAsia"/>
          <w:b/>
          <w:bCs/>
          <w:rtl/>
        </w:rPr>
        <w:t>הצבעה</w:t>
      </w:r>
    </w:p>
    <w:p w14:paraId="3D767451" w14:textId="77777777" w:rsidR="00000000" w:rsidRDefault="007C71EE">
      <w:pPr>
        <w:pStyle w:val="a"/>
        <w:ind w:firstLine="0"/>
        <w:jc w:val="center"/>
        <w:rPr>
          <w:b/>
          <w:bCs/>
          <w:rtl/>
        </w:rPr>
      </w:pPr>
    </w:p>
    <w:p w14:paraId="04592DDB" w14:textId="77777777" w:rsidR="00000000" w:rsidRDefault="007C71EE">
      <w:pPr>
        <w:pStyle w:val="a"/>
        <w:ind w:firstLine="0"/>
        <w:jc w:val="center"/>
        <w:rPr>
          <w:rtl/>
        </w:rPr>
      </w:pPr>
      <w:r>
        <w:rPr>
          <w:rFonts w:hint="eastAsia"/>
          <w:rtl/>
        </w:rPr>
        <w:t>ההסתייגות</w:t>
      </w:r>
      <w:r>
        <w:rPr>
          <w:rtl/>
        </w:rPr>
        <w:t xml:space="preserve"> של חבר הכנסת </w:t>
      </w:r>
      <w:r>
        <w:rPr>
          <w:rFonts w:hint="cs"/>
          <w:rtl/>
        </w:rPr>
        <w:t xml:space="preserve"> עמרם מצנע</w:t>
      </w:r>
      <w:r>
        <w:rPr>
          <w:rtl/>
        </w:rPr>
        <w:t xml:space="preserve"> לסעיף </w:t>
      </w:r>
      <w:r>
        <w:rPr>
          <w:rFonts w:hint="cs"/>
          <w:rtl/>
        </w:rPr>
        <w:t>28</w:t>
      </w:r>
      <w:r>
        <w:rPr>
          <w:rtl/>
        </w:rPr>
        <w:t xml:space="preserve"> לא נתקבלה. </w:t>
      </w:r>
    </w:p>
    <w:p w14:paraId="6C40E9A5" w14:textId="77777777" w:rsidR="00000000" w:rsidRDefault="007C71EE">
      <w:pPr>
        <w:pStyle w:val="a"/>
        <w:ind w:firstLine="0"/>
        <w:rPr>
          <w:rtl/>
        </w:rPr>
      </w:pPr>
    </w:p>
    <w:p w14:paraId="11505CE6"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5308A411" w14:textId="77777777" w:rsidR="00000000" w:rsidRDefault="007C71EE">
      <w:pPr>
        <w:pStyle w:val="a"/>
        <w:rPr>
          <w:rtl/>
        </w:rPr>
      </w:pPr>
    </w:p>
    <w:p w14:paraId="0D8B0914" w14:textId="77777777" w:rsidR="00000000" w:rsidRDefault="007C71EE">
      <w:pPr>
        <w:pStyle w:val="a"/>
        <w:rPr>
          <w:rFonts w:hint="cs"/>
          <w:rtl/>
        </w:rPr>
      </w:pPr>
      <w:r>
        <w:rPr>
          <w:rFonts w:hint="eastAsia"/>
          <w:rtl/>
        </w:rPr>
        <w:t>ההסתייגות</w:t>
      </w:r>
      <w:r>
        <w:rPr>
          <w:rtl/>
        </w:rPr>
        <w:t xml:space="preserve"> של חבר הכנסת </w:t>
      </w:r>
      <w:r>
        <w:rPr>
          <w:rFonts w:hint="cs"/>
          <w:rtl/>
        </w:rPr>
        <w:t xml:space="preserve">עמרם מצנע </w:t>
      </w:r>
      <w:r>
        <w:rPr>
          <w:rtl/>
        </w:rPr>
        <w:t xml:space="preserve"> לא נתקבלה. </w:t>
      </w:r>
      <w:r>
        <w:rPr>
          <w:rFonts w:hint="eastAsia"/>
          <w:rtl/>
        </w:rPr>
        <w:t>תודה</w:t>
      </w:r>
      <w:r>
        <w:rPr>
          <w:rtl/>
        </w:rPr>
        <w:t>.</w:t>
      </w:r>
    </w:p>
    <w:p w14:paraId="29E80322" w14:textId="77777777" w:rsidR="00000000" w:rsidRDefault="007C71EE">
      <w:pPr>
        <w:pStyle w:val="a"/>
        <w:ind w:firstLine="0"/>
        <w:rPr>
          <w:rFonts w:hint="cs"/>
          <w:rtl/>
        </w:rPr>
      </w:pPr>
    </w:p>
    <w:p w14:paraId="44CCF20A" w14:textId="77777777" w:rsidR="00000000" w:rsidRDefault="007C71EE">
      <w:pPr>
        <w:pStyle w:val="a"/>
        <w:ind w:firstLine="0"/>
        <w:rPr>
          <w:rFonts w:hint="cs"/>
          <w:rtl/>
        </w:rPr>
      </w:pPr>
      <w:r>
        <w:rPr>
          <w:rtl/>
        </w:rPr>
        <w:tab/>
      </w:r>
      <w:r>
        <w:rPr>
          <w:rFonts w:hint="cs"/>
          <w:rtl/>
        </w:rPr>
        <w:t xml:space="preserve">חבר הכנסת בן-אליעזר - אינו נוכח. </w:t>
      </w:r>
    </w:p>
    <w:p w14:paraId="056E3670" w14:textId="77777777" w:rsidR="00000000" w:rsidRDefault="007C71EE">
      <w:pPr>
        <w:pStyle w:val="a"/>
        <w:ind w:firstLine="0"/>
        <w:rPr>
          <w:rFonts w:hint="cs"/>
          <w:rtl/>
        </w:rPr>
      </w:pPr>
    </w:p>
    <w:p w14:paraId="702B2121" w14:textId="77777777" w:rsidR="00000000" w:rsidRDefault="007C71EE">
      <w:pPr>
        <w:pStyle w:val="a"/>
        <w:ind w:firstLine="720"/>
      </w:pPr>
      <w:r>
        <w:rPr>
          <w:rFonts w:hint="eastAsia"/>
          <w:rtl/>
        </w:rPr>
        <w:t>הסתיי</w:t>
      </w:r>
      <w:r>
        <w:rPr>
          <w:rFonts w:hint="eastAsia"/>
          <w:rtl/>
        </w:rPr>
        <w:t>גות</w:t>
      </w:r>
      <w:r>
        <w:rPr>
          <w:rtl/>
        </w:rPr>
        <w:t xml:space="preserve"> חבר </w:t>
      </w:r>
      <w:r>
        <w:rPr>
          <w:rFonts w:hint="eastAsia"/>
          <w:rtl/>
        </w:rPr>
        <w:t>הכנסת</w:t>
      </w:r>
      <w:r>
        <w:rPr>
          <w:rtl/>
        </w:rPr>
        <w:t xml:space="preserve"> </w:t>
      </w:r>
      <w:r>
        <w:rPr>
          <w:rFonts w:hint="cs"/>
          <w:rtl/>
        </w:rPr>
        <w:t xml:space="preserve">שמעון פרס </w:t>
      </w:r>
      <w:r>
        <w:rPr>
          <w:rtl/>
        </w:rPr>
        <w:t xml:space="preserve"> - מי בעד? מי נגד? מי נמנע? תודה. </w:t>
      </w:r>
    </w:p>
    <w:p w14:paraId="41A2E2E7" w14:textId="77777777" w:rsidR="00000000" w:rsidRDefault="007C71EE">
      <w:pPr>
        <w:pStyle w:val="a"/>
        <w:ind w:firstLine="0"/>
        <w:rPr>
          <w:rtl/>
        </w:rPr>
      </w:pPr>
    </w:p>
    <w:p w14:paraId="20E791C2" w14:textId="77777777" w:rsidR="00000000" w:rsidRDefault="007C71EE">
      <w:pPr>
        <w:pStyle w:val="a"/>
        <w:ind w:firstLine="0"/>
        <w:jc w:val="center"/>
        <w:rPr>
          <w:b/>
          <w:bCs/>
          <w:rtl/>
        </w:rPr>
      </w:pPr>
      <w:r>
        <w:rPr>
          <w:rFonts w:hint="eastAsia"/>
          <w:b/>
          <w:bCs/>
          <w:rtl/>
        </w:rPr>
        <w:t>הצבעה</w:t>
      </w:r>
    </w:p>
    <w:p w14:paraId="6ECF9125" w14:textId="77777777" w:rsidR="00000000" w:rsidRDefault="007C71EE">
      <w:pPr>
        <w:pStyle w:val="a"/>
        <w:ind w:firstLine="0"/>
        <w:jc w:val="center"/>
        <w:rPr>
          <w:b/>
          <w:bCs/>
          <w:rtl/>
        </w:rPr>
      </w:pPr>
    </w:p>
    <w:p w14:paraId="2C003832" w14:textId="77777777" w:rsidR="00000000" w:rsidRDefault="007C71EE">
      <w:pPr>
        <w:pStyle w:val="a"/>
        <w:ind w:firstLine="0"/>
        <w:jc w:val="center"/>
        <w:rPr>
          <w:rtl/>
        </w:rPr>
      </w:pPr>
      <w:r>
        <w:rPr>
          <w:rFonts w:hint="eastAsia"/>
          <w:rtl/>
        </w:rPr>
        <w:t>ההסתייגות</w:t>
      </w:r>
      <w:r>
        <w:rPr>
          <w:rtl/>
        </w:rPr>
        <w:t xml:space="preserve"> של חבר הכנסת </w:t>
      </w:r>
      <w:r>
        <w:rPr>
          <w:rFonts w:hint="cs"/>
          <w:rtl/>
        </w:rPr>
        <w:t xml:space="preserve">שמעון פרס </w:t>
      </w:r>
      <w:r>
        <w:rPr>
          <w:rtl/>
        </w:rPr>
        <w:t xml:space="preserve"> לסעיף </w:t>
      </w:r>
      <w:r>
        <w:rPr>
          <w:rFonts w:hint="cs"/>
          <w:rtl/>
        </w:rPr>
        <w:t>28</w:t>
      </w:r>
      <w:r>
        <w:rPr>
          <w:rtl/>
        </w:rPr>
        <w:t xml:space="preserve"> לא נתקבלה. </w:t>
      </w:r>
    </w:p>
    <w:p w14:paraId="1F78A477" w14:textId="77777777" w:rsidR="00000000" w:rsidRDefault="007C71EE">
      <w:pPr>
        <w:pStyle w:val="a"/>
        <w:ind w:firstLine="0"/>
        <w:rPr>
          <w:rtl/>
        </w:rPr>
      </w:pPr>
    </w:p>
    <w:p w14:paraId="724A3BF3"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24EAC780" w14:textId="77777777" w:rsidR="00000000" w:rsidRDefault="007C71EE">
      <w:pPr>
        <w:pStyle w:val="a"/>
        <w:rPr>
          <w:rtl/>
        </w:rPr>
      </w:pPr>
    </w:p>
    <w:p w14:paraId="5DF43478" w14:textId="77777777" w:rsidR="00000000" w:rsidRDefault="007C71EE">
      <w:pPr>
        <w:pStyle w:val="a"/>
        <w:rPr>
          <w:rFonts w:hint="cs"/>
          <w:rtl/>
        </w:rPr>
      </w:pPr>
      <w:r>
        <w:rPr>
          <w:rFonts w:hint="eastAsia"/>
          <w:rtl/>
        </w:rPr>
        <w:t>ההסתייגות</w:t>
      </w:r>
      <w:r>
        <w:rPr>
          <w:rtl/>
        </w:rPr>
        <w:t xml:space="preserve"> של חבר הכנסת </w:t>
      </w:r>
      <w:r>
        <w:rPr>
          <w:rFonts w:hint="cs"/>
          <w:rtl/>
        </w:rPr>
        <w:t xml:space="preserve">שמעון פרס </w:t>
      </w:r>
      <w:r>
        <w:rPr>
          <w:rtl/>
        </w:rPr>
        <w:t xml:space="preserve"> לא נתקבלה. </w:t>
      </w:r>
      <w:r>
        <w:rPr>
          <w:rFonts w:hint="eastAsia"/>
          <w:rtl/>
        </w:rPr>
        <w:t>תודה</w:t>
      </w:r>
      <w:r>
        <w:rPr>
          <w:rtl/>
        </w:rPr>
        <w:t>.</w:t>
      </w:r>
    </w:p>
    <w:p w14:paraId="7C8DB78E" w14:textId="77777777" w:rsidR="00000000" w:rsidRDefault="007C71EE">
      <w:pPr>
        <w:pStyle w:val="a"/>
        <w:ind w:firstLine="0"/>
        <w:rPr>
          <w:rFonts w:hint="cs"/>
          <w:rtl/>
        </w:rPr>
      </w:pPr>
    </w:p>
    <w:p w14:paraId="63C7CC3A" w14:textId="77777777" w:rsidR="00000000" w:rsidRDefault="007C71EE">
      <w:pPr>
        <w:pStyle w:val="a"/>
        <w:ind w:firstLine="0"/>
      </w:pPr>
      <w:r>
        <w:rPr>
          <w:rtl/>
        </w:rPr>
        <w:tab/>
      </w:r>
      <w:r>
        <w:rPr>
          <w:rFonts w:hint="eastAsia"/>
          <w:rtl/>
        </w:rPr>
        <w:t>הסתייגות</w:t>
      </w:r>
      <w:r>
        <w:rPr>
          <w:rtl/>
        </w:rPr>
        <w:t xml:space="preserve"> חבר </w:t>
      </w:r>
      <w:r>
        <w:rPr>
          <w:rFonts w:hint="eastAsia"/>
          <w:rtl/>
        </w:rPr>
        <w:t>הכנסת</w:t>
      </w:r>
      <w:r>
        <w:rPr>
          <w:rtl/>
        </w:rPr>
        <w:t xml:space="preserve"> </w:t>
      </w:r>
      <w:r>
        <w:rPr>
          <w:rFonts w:hint="cs"/>
          <w:rtl/>
        </w:rPr>
        <w:t>מתן וילנאי</w:t>
      </w:r>
      <w:r>
        <w:rPr>
          <w:rtl/>
        </w:rPr>
        <w:t xml:space="preserve"> - מי בעד? מי נגד? מי נמנע? תו</w:t>
      </w:r>
      <w:r>
        <w:rPr>
          <w:rtl/>
        </w:rPr>
        <w:t xml:space="preserve">דה. </w:t>
      </w:r>
    </w:p>
    <w:p w14:paraId="02F2C0D7" w14:textId="77777777" w:rsidR="00000000" w:rsidRDefault="007C71EE">
      <w:pPr>
        <w:pStyle w:val="a"/>
        <w:ind w:firstLine="0"/>
        <w:rPr>
          <w:rtl/>
        </w:rPr>
      </w:pPr>
    </w:p>
    <w:p w14:paraId="35DC9D92" w14:textId="77777777" w:rsidR="00000000" w:rsidRDefault="007C71EE">
      <w:pPr>
        <w:pStyle w:val="a"/>
        <w:ind w:firstLine="0"/>
        <w:jc w:val="center"/>
        <w:rPr>
          <w:b/>
          <w:bCs/>
          <w:rtl/>
        </w:rPr>
      </w:pPr>
      <w:r>
        <w:rPr>
          <w:rFonts w:hint="eastAsia"/>
          <w:b/>
          <w:bCs/>
          <w:rtl/>
        </w:rPr>
        <w:t>הצבעה</w:t>
      </w:r>
    </w:p>
    <w:p w14:paraId="6B95BCFC" w14:textId="77777777" w:rsidR="00000000" w:rsidRDefault="007C71EE">
      <w:pPr>
        <w:pStyle w:val="a"/>
        <w:ind w:firstLine="0"/>
        <w:jc w:val="center"/>
        <w:rPr>
          <w:b/>
          <w:bCs/>
          <w:rtl/>
        </w:rPr>
      </w:pPr>
    </w:p>
    <w:p w14:paraId="6A80034F" w14:textId="77777777" w:rsidR="00000000" w:rsidRDefault="007C71EE">
      <w:pPr>
        <w:pStyle w:val="a"/>
        <w:ind w:firstLine="0"/>
        <w:jc w:val="center"/>
        <w:rPr>
          <w:rtl/>
        </w:rPr>
      </w:pPr>
      <w:r>
        <w:rPr>
          <w:rFonts w:hint="eastAsia"/>
          <w:rtl/>
        </w:rPr>
        <w:t>ההסתייגות</w:t>
      </w:r>
      <w:r>
        <w:rPr>
          <w:rtl/>
        </w:rPr>
        <w:t xml:space="preserve"> של חבר הכנסת </w:t>
      </w:r>
      <w:r>
        <w:rPr>
          <w:rFonts w:hint="cs"/>
          <w:rtl/>
        </w:rPr>
        <w:t xml:space="preserve">מתן וילנאי </w:t>
      </w:r>
      <w:r>
        <w:rPr>
          <w:rtl/>
        </w:rPr>
        <w:t xml:space="preserve">לסעיף </w:t>
      </w:r>
      <w:r>
        <w:rPr>
          <w:rFonts w:hint="cs"/>
          <w:rtl/>
        </w:rPr>
        <w:t>28</w:t>
      </w:r>
      <w:r>
        <w:rPr>
          <w:rtl/>
        </w:rPr>
        <w:t xml:space="preserve"> לא נתקבלה. </w:t>
      </w:r>
    </w:p>
    <w:p w14:paraId="4C0BDFF7" w14:textId="77777777" w:rsidR="00000000" w:rsidRDefault="007C71EE">
      <w:pPr>
        <w:pStyle w:val="a"/>
        <w:ind w:firstLine="0"/>
        <w:rPr>
          <w:rtl/>
        </w:rPr>
      </w:pPr>
    </w:p>
    <w:p w14:paraId="7E9BE0A4"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3D05F295" w14:textId="77777777" w:rsidR="00000000" w:rsidRDefault="007C71EE">
      <w:pPr>
        <w:pStyle w:val="a"/>
        <w:rPr>
          <w:rtl/>
        </w:rPr>
      </w:pPr>
    </w:p>
    <w:p w14:paraId="28381379" w14:textId="77777777" w:rsidR="00000000" w:rsidRDefault="007C71EE">
      <w:pPr>
        <w:pStyle w:val="a"/>
        <w:rPr>
          <w:rFonts w:hint="cs"/>
          <w:rtl/>
        </w:rPr>
      </w:pPr>
      <w:r>
        <w:rPr>
          <w:rFonts w:hint="eastAsia"/>
          <w:rtl/>
        </w:rPr>
        <w:t>ההסתייגות</w:t>
      </w:r>
      <w:r>
        <w:rPr>
          <w:rtl/>
        </w:rPr>
        <w:t xml:space="preserve"> של חבר הכנסת </w:t>
      </w:r>
      <w:r>
        <w:rPr>
          <w:rFonts w:hint="cs"/>
          <w:rtl/>
        </w:rPr>
        <w:t xml:space="preserve">מתן וילנאי </w:t>
      </w:r>
      <w:r>
        <w:rPr>
          <w:rtl/>
        </w:rPr>
        <w:t xml:space="preserve">לא נתקבלה. </w:t>
      </w:r>
      <w:r>
        <w:rPr>
          <w:rFonts w:hint="eastAsia"/>
          <w:rtl/>
        </w:rPr>
        <w:t>תודה</w:t>
      </w:r>
      <w:r>
        <w:rPr>
          <w:rtl/>
        </w:rPr>
        <w:t>.</w:t>
      </w:r>
    </w:p>
    <w:p w14:paraId="0A4FDE87" w14:textId="77777777" w:rsidR="00000000" w:rsidRDefault="007C71EE">
      <w:pPr>
        <w:pStyle w:val="a"/>
        <w:ind w:firstLine="0"/>
        <w:rPr>
          <w:rFonts w:hint="cs"/>
          <w:rtl/>
        </w:rPr>
      </w:pPr>
    </w:p>
    <w:p w14:paraId="3518A527" w14:textId="77777777" w:rsidR="00000000" w:rsidRDefault="007C71EE">
      <w:pPr>
        <w:pStyle w:val="a"/>
        <w:ind w:firstLine="0"/>
      </w:pPr>
      <w:r>
        <w:rPr>
          <w:rtl/>
        </w:rPr>
        <w:tab/>
      </w:r>
      <w:r>
        <w:rPr>
          <w:rFonts w:hint="eastAsia"/>
          <w:rtl/>
        </w:rPr>
        <w:t>הסתייגות</w:t>
      </w:r>
      <w:r>
        <w:rPr>
          <w:rtl/>
        </w:rPr>
        <w:t xml:space="preserve"> חבר</w:t>
      </w:r>
      <w:r>
        <w:rPr>
          <w:rFonts w:hint="cs"/>
          <w:rtl/>
        </w:rPr>
        <w:t xml:space="preserve">ת </w:t>
      </w:r>
      <w:r>
        <w:rPr>
          <w:rFonts w:hint="eastAsia"/>
          <w:rtl/>
        </w:rPr>
        <w:t>הכנסת</w:t>
      </w:r>
      <w:r>
        <w:rPr>
          <w:rtl/>
        </w:rPr>
        <w:t xml:space="preserve"> </w:t>
      </w:r>
      <w:r>
        <w:rPr>
          <w:rFonts w:hint="cs"/>
          <w:rtl/>
        </w:rPr>
        <w:t>דליה איציק</w:t>
      </w:r>
      <w:r>
        <w:rPr>
          <w:rtl/>
        </w:rPr>
        <w:t xml:space="preserve"> - מי בעד? מי נגד? מי נמנע? תודה. </w:t>
      </w:r>
    </w:p>
    <w:p w14:paraId="0D84A748" w14:textId="77777777" w:rsidR="00000000" w:rsidRDefault="007C71EE">
      <w:pPr>
        <w:pStyle w:val="a"/>
        <w:ind w:firstLine="0"/>
        <w:rPr>
          <w:rtl/>
        </w:rPr>
      </w:pPr>
    </w:p>
    <w:p w14:paraId="35122E07" w14:textId="77777777" w:rsidR="00000000" w:rsidRDefault="007C71EE">
      <w:pPr>
        <w:pStyle w:val="a"/>
        <w:ind w:firstLine="0"/>
        <w:jc w:val="center"/>
        <w:rPr>
          <w:b/>
          <w:bCs/>
          <w:rtl/>
        </w:rPr>
      </w:pPr>
      <w:r>
        <w:rPr>
          <w:rFonts w:hint="eastAsia"/>
          <w:b/>
          <w:bCs/>
          <w:rtl/>
        </w:rPr>
        <w:t>הצבעה</w:t>
      </w:r>
    </w:p>
    <w:p w14:paraId="157C9737" w14:textId="77777777" w:rsidR="00000000" w:rsidRDefault="007C71EE">
      <w:pPr>
        <w:pStyle w:val="a"/>
        <w:ind w:firstLine="0"/>
        <w:jc w:val="center"/>
        <w:rPr>
          <w:b/>
          <w:bCs/>
          <w:rtl/>
        </w:rPr>
      </w:pPr>
    </w:p>
    <w:p w14:paraId="67C1D632"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ת </w:t>
      </w:r>
      <w:r>
        <w:rPr>
          <w:rtl/>
        </w:rPr>
        <w:t xml:space="preserve"> הכנסת </w:t>
      </w:r>
      <w:r>
        <w:rPr>
          <w:rFonts w:hint="cs"/>
          <w:rtl/>
        </w:rPr>
        <w:t>דליה איציק</w:t>
      </w:r>
      <w:r>
        <w:rPr>
          <w:rtl/>
        </w:rPr>
        <w:t xml:space="preserve"> לסעי</w:t>
      </w:r>
      <w:r>
        <w:rPr>
          <w:rtl/>
        </w:rPr>
        <w:t xml:space="preserve">ף </w:t>
      </w:r>
      <w:r>
        <w:rPr>
          <w:rFonts w:hint="cs"/>
          <w:rtl/>
        </w:rPr>
        <w:t>28</w:t>
      </w:r>
      <w:r>
        <w:rPr>
          <w:rtl/>
        </w:rPr>
        <w:t xml:space="preserve"> לא נתקבלה. </w:t>
      </w:r>
    </w:p>
    <w:p w14:paraId="1243255E" w14:textId="77777777" w:rsidR="00000000" w:rsidRDefault="007C71EE">
      <w:pPr>
        <w:pStyle w:val="a"/>
        <w:ind w:firstLine="0"/>
        <w:rPr>
          <w:rtl/>
        </w:rPr>
      </w:pPr>
    </w:p>
    <w:p w14:paraId="34FD3B86"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71E15C3E" w14:textId="77777777" w:rsidR="00000000" w:rsidRDefault="007C71EE">
      <w:pPr>
        <w:pStyle w:val="a"/>
        <w:rPr>
          <w:rtl/>
        </w:rPr>
      </w:pPr>
    </w:p>
    <w:p w14:paraId="6D9CAB2F" w14:textId="77777777" w:rsidR="00000000" w:rsidRDefault="007C71EE">
      <w:pPr>
        <w:pStyle w:val="a"/>
        <w:rPr>
          <w:rFonts w:hint="cs"/>
          <w:rtl/>
        </w:rPr>
      </w:pPr>
      <w:r>
        <w:rPr>
          <w:rFonts w:hint="eastAsia"/>
          <w:rtl/>
        </w:rPr>
        <w:t>ההסתייגות</w:t>
      </w:r>
      <w:r>
        <w:rPr>
          <w:rtl/>
        </w:rPr>
        <w:t xml:space="preserve"> של חבר</w:t>
      </w:r>
      <w:r>
        <w:rPr>
          <w:rFonts w:hint="cs"/>
          <w:rtl/>
        </w:rPr>
        <w:t>ת</w:t>
      </w:r>
      <w:r>
        <w:rPr>
          <w:rtl/>
        </w:rPr>
        <w:t xml:space="preserve"> הכנסת </w:t>
      </w:r>
      <w:r>
        <w:rPr>
          <w:rFonts w:hint="cs"/>
          <w:rtl/>
        </w:rPr>
        <w:t xml:space="preserve">דליה איציק </w:t>
      </w:r>
      <w:r>
        <w:rPr>
          <w:rtl/>
        </w:rPr>
        <w:t xml:space="preserve">לא נתקבלה. </w:t>
      </w:r>
      <w:r>
        <w:rPr>
          <w:rFonts w:hint="eastAsia"/>
          <w:rtl/>
        </w:rPr>
        <w:t>תודה</w:t>
      </w:r>
      <w:r>
        <w:rPr>
          <w:rtl/>
        </w:rPr>
        <w:t>.</w:t>
      </w:r>
    </w:p>
    <w:p w14:paraId="2E60233C" w14:textId="77777777" w:rsidR="00000000" w:rsidRDefault="007C71EE">
      <w:pPr>
        <w:pStyle w:val="a"/>
        <w:ind w:firstLine="0"/>
        <w:rPr>
          <w:rFonts w:hint="cs"/>
          <w:rtl/>
        </w:rPr>
      </w:pPr>
      <w:r>
        <w:rPr>
          <w:rFonts w:hint="cs"/>
          <w:rtl/>
        </w:rPr>
        <w:tab/>
      </w:r>
    </w:p>
    <w:p w14:paraId="393483B2" w14:textId="77777777" w:rsidR="00000000" w:rsidRDefault="007C71EE">
      <w:pPr>
        <w:pStyle w:val="a"/>
        <w:ind w:firstLine="0"/>
        <w:rPr>
          <w:rFonts w:hint="cs"/>
          <w:rtl/>
        </w:rPr>
      </w:pPr>
      <w:r>
        <w:rPr>
          <w:rFonts w:hint="cs"/>
          <w:rtl/>
        </w:rPr>
        <w:tab/>
        <w:t xml:space="preserve">חבר הכנסת אופיר פינס - אינו נוכח. </w:t>
      </w:r>
    </w:p>
    <w:p w14:paraId="2EAD27C5" w14:textId="77777777" w:rsidR="00000000" w:rsidRDefault="007C71EE">
      <w:pPr>
        <w:pStyle w:val="a"/>
        <w:ind w:firstLine="0"/>
        <w:rPr>
          <w:rFonts w:hint="cs"/>
          <w:rtl/>
        </w:rPr>
      </w:pPr>
    </w:p>
    <w:p w14:paraId="43DB7DD1" w14:textId="77777777" w:rsidR="00000000" w:rsidRDefault="007C71EE">
      <w:pPr>
        <w:pStyle w:val="a"/>
        <w:ind w:firstLine="720"/>
      </w:pPr>
      <w:r>
        <w:rPr>
          <w:rFonts w:hint="eastAsia"/>
          <w:rtl/>
        </w:rPr>
        <w:t>הסתייגות</w:t>
      </w:r>
      <w:r>
        <w:rPr>
          <w:rtl/>
        </w:rPr>
        <w:t xml:space="preserve"> חבר </w:t>
      </w:r>
      <w:r>
        <w:rPr>
          <w:rFonts w:hint="eastAsia"/>
          <w:rtl/>
        </w:rPr>
        <w:t>הכנסת</w:t>
      </w:r>
      <w:r>
        <w:rPr>
          <w:rtl/>
        </w:rPr>
        <w:t xml:space="preserve"> א</w:t>
      </w:r>
      <w:r>
        <w:rPr>
          <w:rFonts w:hint="cs"/>
          <w:rtl/>
        </w:rPr>
        <w:t xml:space="preserve">פרים סנה </w:t>
      </w:r>
      <w:r>
        <w:rPr>
          <w:rtl/>
        </w:rPr>
        <w:t xml:space="preserve">- מי בעד? מי נגד? מי נמנע? תודה. </w:t>
      </w:r>
    </w:p>
    <w:p w14:paraId="56769F2E" w14:textId="77777777" w:rsidR="00000000" w:rsidRDefault="007C71EE">
      <w:pPr>
        <w:pStyle w:val="a"/>
        <w:ind w:firstLine="0"/>
        <w:rPr>
          <w:rtl/>
        </w:rPr>
      </w:pPr>
    </w:p>
    <w:p w14:paraId="1FC582E7" w14:textId="77777777" w:rsidR="00000000" w:rsidRDefault="007C71EE">
      <w:pPr>
        <w:pStyle w:val="a"/>
        <w:ind w:firstLine="0"/>
        <w:jc w:val="center"/>
        <w:rPr>
          <w:b/>
          <w:bCs/>
          <w:rtl/>
        </w:rPr>
      </w:pPr>
      <w:r>
        <w:rPr>
          <w:rFonts w:hint="eastAsia"/>
          <w:b/>
          <w:bCs/>
          <w:rtl/>
        </w:rPr>
        <w:t>הצבעה</w:t>
      </w:r>
    </w:p>
    <w:p w14:paraId="773B8D90" w14:textId="77777777" w:rsidR="00000000" w:rsidRDefault="007C71EE">
      <w:pPr>
        <w:pStyle w:val="a"/>
        <w:ind w:firstLine="0"/>
        <w:jc w:val="center"/>
        <w:rPr>
          <w:b/>
          <w:bCs/>
          <w:rtl/>
        </w:rPr>
      </w:pPr>
    </w:p>
    <w:p w14:paraId="42B2CF9D" w14:textId="77777777" w:rsidR="00000000" w:rsidRDefault="007C71EE">
      <w:pPr>
        <w:pStyle w:val="a"/>
        <w:ind w:firstLine="0"/>
        <w:jc w:val="center"/>
        <w:rPr>
          <w:rtl/>
        </w:rPr>
      </w:pPr>
      <w:r>
        <w:rPr>
          <w:rFonts w:hint="eastAsia"/>
          <w:rtl/>
        </w:rPr>
        <w:t>ההסתייגות</w:t>
      </w:r>
      <w:r>
        <w:rPr>
          <w:rtl/>
        </w:rPr>
        <w:t xml:space="preserve"> של חבר הכנסת א</w:t>
      </w:r>
      <w:r>
        <w:rPr>
          <w:rFonts w:hint="cs"/>
          <w:rtl/>
        </w:rPr>
        <w:t>פרים סנה</w:t>
      </w:r>
      <w:r>
        <w:rPr>
          <w:rtl/>
        </w:rPr>
        <w:t xml:space="preserve"> לסעיף </w:t>
      </w:r>
      <w:r>
        <w:rPr>
          <w:rFonts w:hint="cs"/>
          <w:rtl/>
        </w:rPr>
        <w:t>28</w:t>
      </w:r>
      <w:r>
        <w:rPr>
          <w:rtl/>
        </w:rPr>
        <w:t xml:space="preserve"> לא נתקבלה. </w:t>
      </w:r>
    </w:p>
    <w:p w14:paraId="60D38F14" w14:textId="77777777" w:rsidR="00000000" w:rsidRDefault="007C71EE">
      <w:pPr>
        <w:pStyle w:val="a"/>
        <w:ind w:firstLine="0"/>
        <w:rPr>
          <w:rtl/>
        </w:rPr>
      </w:pPr>
    </w:p>
    <w:p w14:paraId="2F24D253"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32A58EBF" w14:textId="77777777" w:rsidR="00000000" w:rsidRDefault="007C71EE">
      <w:pPr>
        <w:pStyle w:val="a"/>
        <w:rPr>
          <w:rtl/>
        </w:rPr>
      </w:pPr>
    </w:p>
    <w:p w14:paraId="14621200" w14:textId="77777777" w:rsidR="00000000" w:rsidRDefault="007C71EE">
      <w:pPr>
        <w:pStyle w:val="a"/>
        <w:rPr>
          <w:rFonts w:hint="cs"/>
          <w:rtl/>
        </w:rPr>
      </w:pPr>
      <w:r>
        <w:rPr>
          <w:rFonts w:hint="eastAsia"/>
          <w:rtl/>
        </w:rPr>
        <w:t>ההסתייגות</w:t>
      </w:r>
      <w:r>
        <w:rPr>
          <w:rtl/>
        </w:rPr>
        <w:t xml:space="preserve"> של חבר הכנסת א</w:t>
      </w:r>
      <w:r>
        <w:rPr>
          <w:rFonts w:hint="cs"/>
          <w:rtl/>
        </w:rPr>
        <w:t>פרים סנה</w:t>
      </w:r>
      <w:r>
        <w:rPr>
          <w:rtl/>
        </w:rPr>
        <w:t xml:space="preserve"> לא נתקבלה. </w:t>
      </w:r>
      <w:r>
        <w:rPr>
          <w:rFonts w:hint="eastAsia"/>
          <w:rtl/>
        </w:rPr>
        <w:t>תודה</w:t>
      </w:r>
      <w:r>
        <w:rPr>
          <w:rtl/>
        </w:rPr>
        <w:t>.</w:t>
      </w:r>
    </w:p>
    <w:p w14:paraId="115950F6" w14:textId="77777777" w:rsidR="00000000" w:rsidRDefault="007C71EE">
      <w:pPr>
        <w:pStyle w:val="a"/>
        <w:ind w:firstLine="0"/>
        <w:rPr>
          <w:rFonts w:hint="cs"/>
          <w:rtl/>
        </w:rPr>
      </w:pPr>
    </w:p>
    <w:p w14:paraId="2A83A15E" w14:textId="77777777" w:rsidR="00000000" w:rsidRDefault="007C71EE">
      <w:pPr>
        <w:pStyle w:val="a"/>
        <w:ind w:firstLine="0"/>
      </w:pPr>
      <w:r>
        <w:rPr>
          <w:rtl/>
        </w:rPr>
        <w:tab/>
      </w:r>
      <w:r>
        <w:rPr>
          <w:rFonts w:hint="eastAsia"/>
          <w:rtl/>
        </w:rPr>
        <w:t>הסתייגות</w:t>
      </w:r>
      <w:r>
        <w:rPr>
          <w:rtl/>
        </w:rPr>
        <w:t xml:space="preserve"> חבר</w:t>
      </w:r>
      <w:r>
        <w:rPr>
          <w:rFonts w:hint="cs"/>
          <w:rtl/>
        </w:rPr>
        <w:t xml:space="preserve">ת </w:t>
      </w:r>
      <w:r>
        <w:rPr>
          <w:rFonts w:hint="eastAsia"/>
          <w:rtl/>
        </w:rPr>
        <w:t>הכנסת</w:t>
      </w:r>
      <w:r>
        <w:rPr>
          <w:rtl/>
        </w:rPr>
        <w:t xml:space="preserve"> </w:t>
      </w:r>
      <w:r>
        <w:rPr>
          <w:rFonts w:hint="cs"/>
          <w:rtl/>
        </w:rPr>
        <w:t xml:space="preserve">יולי תמיר </w:t>
      </w:r>
      <w:r>
        <w:rPr>
          <w:rtl/>
        </w:rPr>
        <w:t xml:space="preserve"> - מי בעד? מי נגד? מי נמנע? תודה. </w:t>
      </w:r>
    </w:p>
    <w:p w14:paraId="16D26F3D" w14:textId="77777777" w:rsidR="00000000" w:rsidRDefault="007C71EE">
      <w:pPr>
        <w:pStyle w:val="a"/>
        <w:ind w:firstLine="0"/>
        <w:rPr>
          <w:rtl/>
        </w:rPr>
      </w:pPr>
    </w:p>
    <w:p w14:paraId="220233B4" w14:textId="77777777" w:rsidR="00000000" w:rsidRDefault="007C71EE">
      <w:pPr>
        <w:pStyle w:val="a"/>
        <w:ind w:firstLine="0"/>
        <w:jc w:val="center"/>
        <w:rPr>
          <w:b/>
          <w:bCs/>
          <w:rtl/>
        </w:rPr>
      </w:pPr>
      <w:r>
        <w:rPr>
          <w:rFonts w:hint="eastAsia"/>
          <w:b/>
          <w:bCs/>
          <w:rtl/>
        </w:rPr>
        <w:t>הצבעה</w:t>
      </w:r>
    </w:p>
    <w:p w14:paraId="4986513D" w14:textId="77777777" w:rsidR="00000000" w:rsidRDefault="007C71EE">
      <w:pPr>
        <w:pStyle w:val="a"/>
        <w:ind w:firstLine="0"/>
        <w:jc w:val="center"/>
        <w:rPr>
          <w:b/>
          <w:bCs/>
          <w:rtl/>
        </w:rPr>
      </w:pPr>
    </w:p>
    <w:p w14:paraId="40E76AA0"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ת</w:t>
      </w:r>
      <w:r>
        <w:rPr>
          <w:rtl/>
        </w:rPr>
        <w:t xml:space="preserve"> הכנסת </w:t>
      </w:r>
      <w:r>
        <w:rPr>
          <w:rFonts w:hint="cs"/>
          <w:rtl/>
        </w:rPr>
        <w:t>יולי תמיר</w:t>
      </w:r>
      <w:r>
        <w:rPr>
          <w:rtl/>
        </w:rPr>
        <w:t xml:space="preserve"> לסעיף </w:t>
      </w:r>
      <w:r>
        <w:rPr>
          <w:rFonts w:hint="cs"/>
          <w:rtl/>
        </w:rPr>
        <w:t>28</w:t>
      </w:r>
      <w:r>
        <w:rPr>
          <w:rtl/>
        </w:rPr>
        <w:t xml:space="preserve"> לא נתקבלה. </w:t>
      </w:r>
    </w:p>
    <w:p w14:paraId="08F25152" w14:textId="77777777" w:rsidR="00000000" w:rsidRDefault="007C71EE">
      <w:pPr>
        <w:pStyle w:val="a"/>
        <w:ind w:firstLine="0"/>
        <w:rPr>
          <w:rtl/>
        </w:rPr>
      </w:pPr>
    </w:p>
    <w:p w14:paraId="53267E6B"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06CCC197" w14:textId="77777777" w:rsidR="00000000" w:rsidRDefault="007C71EE">
      <w:pPr>
        <w:pStyle w:val="a"/>
        <w:rPr>
          <w:rtl/>
        </w:rPr>
      </w:pPr>
    </w:p>
    <w:p w14:paraId="782B74DA" w14:textId="77777777" w:rsidR="00000000" w:rsidRDefault="007C71EE">
      <w:pPr>
        <w:pStyle w:val="a"/>
        <w:rPr>
          <w:rFonts w:hint="cs"/>
          <w:rtl/>
        </w:rPr>
      </w:pPr>
      <w:r>
        <w:rPr>
          <w:rFonts w:hint="eastAsia"/>
          <w:rtl/>
        </w:rPr>
        <w:t>ההסתייגות</w:t>
      </w:r>
      <w:r>
        <w:rPr>
          <w:rtl/>
        </w:rPr>
        <w:t xml:space="preserve"> של חבר</w:t>
      </w:r>
      <w:r>
        <w:rPr>
          <w:rFonts w:hint="cs"/>
          <w:rtl/>
        </w:rPr>
        <w:t>ת</w:t>
      </w:r>
      <w:r>
        <w:rPr>
          <w:rtl/>
        </w:rPr>
        <w:t xml:space="preserve"> הכנסת </w:t>
      </w:r>
      <w:r>
        <w:rPr>
          <w:rFonts w:hint="cs"/>
          <w:rtl/>
        </w:rPr>
        <w:t>יולי תמיר</w:t>
      </w:r>
      <w:r>
        <w:rPr>
          <w:rFonts w:hint="cs"/>
          <w:rtl/>
        </w:rPr>
        <w:t xml:space="preserve"> </w:t>
      </w:r>
      <w:r>
        <w:rPr>
          <w:rtl/>
        </w:rPr>
        <w:t xml:space="preserve"> לא נתקבלה. </w:t>
      </w:r>
      <w:r>
        <w:rPr>
          <w:rFonts w:hint="eastAsia"/>
          <w:rtl/>
        </w:rPr>
        <w:t>תודה</w:t>
      </w:r>
      <w:r>
        <w:rPr>
          <w:rtl/>
        </w:rPr>
        <w:t>.</w:t>
      </w:r>
    </w:p>
    <w:p w14:paraId="362EB579" w14:textId="77777777" w:rsidR="00000000" w:rsidRDefault="007C71EE">
      <w:pPr>
        <w:pStyle w:val="a"/>
        <w:ind w:firstLine="0"/>
        <w:rPr>
          <w:rFonts w:hint="cs"/>
          <w:rtl/>
        </w:rPr>
      </w:pPr>
    </w:p>
    <w:p w14:paraId="38F4BA8D" w14:textId="77777777" w:rsidR="00000000" w:rsidRDefault="007C71EE">
      <w:pPr>
        <w:pStyle w:val="a"/>
        <w:ind w:firstLine="0"/>
      </w:pPr>
      <w:r>
        <w:rPr>
          <w:rtl/>
        </w:rPr>
        <w:tab/>
      </w:r>
      <w:r>
        <w:rPr>
          <w:rFonts w:hint="eastAsia"/>
          <w:rtl/>
        </w:rPr>
        <w:t>הסתייגות</w:t>
      </w:r>
      <w:r>
        <w:rPr>
          <w:rtl/>
        </w:rPr>
        <w:t xml:space="preserve"> חבר </w:t>
      </w:r>
      <w:r>
        <w:rPr>
          <w:rFonts w:hint="eastAsia"/>
          <w:rtl/>
        </w:rPr>
        <w:t>הכנסת</w:t>
      </w:r>
      <w:r>
        <w:rPr>
          <w:rtl/>
        </w:rPr>
        <w:t xml:space="preserve"> </w:t>
      </w:r>
      <w:r>
        <w:rPr>
          <w:rFonts w:hint="cs"/>
          <w:rtl/>
        </w:rPr>
        <w:t xml:space="preserve">מיכאל מלכיאור </w:t>
      </w:r>
      <w:r>
        <w:rPr>
          <w:rtl/>
        </w:rPr>
        <w:t xml:space="preserve">- מי בעד? מי נגד? מי נמנע? תודה. </w:t>
      </w:r>
    </w:p>
    <w:p w14:paraId="1FA573AA" w14:textId="77777777" w:rsidR="00000000" w:rsidRDefault="007C71EE">
      <w:pPr>
        <w:pStyle w:val="a"/>
        <w:ind w:firstLine="0"/>
        <w:rPr>
          <w:rtl/>
        </w:rPr>
      </w:pPr>
    </w:p>
    <w:p w14:paraId="2952FC54" w14:textId="77777777" w:rsidR="00000000" w:rsidRDefault="007C71EE">
      <w:pPr>
        <w:pStyle w:val="a"/>
        <w:ind w:firstLine="0"/>
        <w:jc w:val="center"/>
        <w:rPr>
          <w:b/>
          <w:bCs/>
          <w:rtl/>
        </w:rPr>
      </w:pPr>
      <w:r>
        <w:rPr>
          <w:rFonts w:hint="eastAsia"/>
          <w:b/>
          <w:bCs/>
          <w:rtl/>
        </w:rPr>
        <w:t>הצבעה</w:t>
      </w:r>
    </w:p>
    <w:p w14:paraId="6FA6E580" w14:textId="77777777" w:rsidR="00000000" w:rsidRDefault="007C71EE">
      <w:pPr>
        <w:pStyle w:val="a"/>
        <w:ind w:firstLine="0"/>
        <w:jc w:val="center"/>
        <w:rPr>
          <w:b/>
          <w:bCs/>
          <w:rtl/>
        </w:rPr>
      </w:pPr>
    </w:p>
    <w:p w14:paraId="70BF482C" w14:textId="77777777" w:rsidR="00000000" w:rsidRDefault="007C71EE">
      <w:pPr>
        <w:pStyle w:val="a"/>
        <w:ind w:firstLine="0"/>
        <w:jc w:val="center"/>
        <w:rPr>
          <w:rtl/>
        </w:rPr>
      </w:pPr>
      <w:r>
        <w:rPr>
          <w:rFonts w:hint="eastAsia"/>
          <w:rtl/>
        </w:rPr>
        <w:t>ההסתייגות</w:t>
      </w:r>
      <w:r>
        <w:rPr>
          <w:rtl/>
        </w:rPr>
        <w:t xml:space="preserve"> של חבר הכנסת </w:t>
      </w:r>
      <w:r>
        <w:rPr>
          <w:rFonts w:hint="cs"/>
          <w:rtl/>
        </w:rPr>
        <w:t>מיכאל מלכיאור</w:t>
      </w:r>
      <w:r>
        <w:rPr>
          <w:rtl/>
        </w:rPr>
        <w:t xml:space="preserve"> לסעיף </w:t>
      </w:r>
      <w:r>
        <w:rPr>
          <w:rFonts w:hint="cs"/>
          <w:rtl/>
        </w:rPr>
        <w:t>28</w:t>
      </w:r>
      <w:r>
        <w:rPr>
          <w:rtl/>
        </w:rPr>
        <w:t xml:space="preserve"> לא נתקבלה. </w:t>
      </w:r>
    </w:p>
    <w:p w14:paraId="7540B6BE" w14:textId="77777777" w:rsidR="00000000" w:rsidRDefault="007C71EE">
      <w:pPr>
        <w:pStyle w:val="a"/>
        <w:ind w:firstLine="0"/>
        <w:rPr>
          <w:rtl/>
        </w:rPr>
      </w:pPr>
    </w:p>
    <w:p w14:paraId="4EAF937B"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40B9A449" w14:textId="77777777" w:rsidR="00000000" w:rsidRDefault="007C71EE">
      <w:pPr>
        <w:pStyle w:val="a"/>
        <w:rPr>
          <w:rtl/>
        </w:rPr>
      </w:pPr>
    </w:p>
    <w:p w14:paraId="2CE04CC0" w14:textId="77777777" w:rsidR="00000000" w:rsidRDefault="007C71EE">
      <w:pPr>
        <w:pStyle w:val="a"/>
        <w:rPr>
          <w:rFonts w:hint="cs"/>
          <w:rtl/>
        </w:rPr>
      </w:pPr>
      <w:r>
        <w:rPr>
          <w:rFonts w:hint="eastAsia"/>
          <w:rtl/>
        </w:rPr>
        <w:t>ההסתייגות</w:t>
      </w:r>
      <w:r>
        <w:rPr>
          <w:rtl/>
        </w:rPr>
        <w:t xml:space="preserve"> של חבר הכנסת </w:t>
      </w:r>
      <w:r>
        <w:rPr>
          <w:rFonts w:hint="cs"/>
          <w:rtl/>
        </w:rPr>
        <w:t>מיכאל מלכיאור</w:t>
      </w:r>
      <w:r>
        <w:rPr>
          <w:rtl/>
        </w:rPr>
        <w:t xml:space="preserve"> לא נתקבלה. </w:t>
      </w:r>
      <w:r>
        <w:rPr>
          <w:rFonts w:hint="eastAsia"/>
          <w:rtl/>
        </w:rPr>
        <w:t>תודה</w:t>
      </w:r>
      <w:r>
        <w:rPr>
          <w:rtl/>
        </w:rPr>
        <w:t>.</w:t>
      </w:r>
    </w:p>
    <w:p w14:paraId="33ED3F7D" w14:textId="77777777" w:rsidR="00000000" w:rsidRDefault="007C71EE">
      <w:pPr>
        <w:pStyle w:val="a"/>
        <w:ind w:firstLine="0"/>
        <w:rPr>
          <w:rFonts w:hint="cs"/>
          <w:rtl/>
        </w:rPr>
      </w:pPr>
    </w:p>
    <w:p w14:paraId="2FA95ACE" w14:textId="77777777" w:rsidR="00000000" w:rsidRDefault="007C71EE">
      <w:pPr>
        <w:pStyle w:val="a"/>
        <w:ind w:firstLine="0"/>
      </w:pPr>
      <w:r>
        <w:rPr>
          <w:rtl/>
        </w:rPr>
        <w:tab/>
      </w:r>
      <w:r>
        <w:rPr>
          <w:rFonts w:hint="eastAsia"/>
          <w:rtl/>
        </w:rPr>
        <w:t>הסתייגות</w:t>
      </w:r>
      <w:r>
        <w:rPr>
          <w:rtl/>
        </w:rPr>
        <w:t xml:space="preserve"> חבר </w:t>
      </w:r>
      <w:r>
        <w:rPr>
          <w:rFonts w:hint="eastAsia"/>
          <w:rtl/>
        </w:rPr>
        <w:t>הכנסת</w:t>
      </w:r>
      <w:r>
        <w:rPr>
          <w:rtl/>
        </w:rPr>
        <w:t xml:space="preserve"> </w:t>
      </w:r>
      <w:r>
        <w:rPr>
          <w:rFonts w:hint="cs"/>
          <w:rtl/>
        </w:rPr>
        <w:t xml:space="preserve">יצחק </w:t>
      </w:r>
      <w:r>
        <w:rPr>
          <w:rFonts w:hint="cs"/>
          <w:rtl/>
        </w:rPr>
        <w:t>הרצוג</w:t>
      </w:r>
      <w:r>
        <w:rPr>
          <w:rtl/>
        </w:rPr>
        <w:t xml:space="preserve"> - מי בעד? מי נגד? מי נמנע? תודה. </w:t>
      </w:r>
    </w:p>
    <w:p w14:paraId="0F0D53C0" w14:textId="77777777" w:rsidR="00000000" w:rsidRDefault="007C71EE">
      <w:pPr>
        <w:pStyle w:val="a"/>
        <w:ind w:firstLine="0"/>
        <w:rPr>
          <w:rtl/>
        </w:rPr>
      </w:pPr>
    </w:p>
    <w:p w14:paraId="0D52A819" w14:textId="77777777" w:rsidR="00000000" w:rsidRDefault="007C71EE">
      <w:pPr>
        <w:pStyle w:val="a"/>
        <w:ind w:firstLine="0"/>
        <w:jc w:val="center"/>
        <w:rPr>
          <w:b/>
          <w:bCs/>
          <w:rtl/>
        </w:rPr>
      </w:pPr>
      <w:r>
        <w:rPr>
          <w:rFonts w:hint="eastAsia"/>
          <w:b/>
          <w:bCs/>
          <w:rtl/>
        </w:rPr>
        <w:t>הצבעה</w:t>
      </w:r>
    </w:p>
    <w:p w14:paraId="3707752A" w14:textId="77777777" w:rsidR="00000000" w:rsidRDefault="007C71EE">
      <w:pPr>
        <w:pStyle w:val="a"/>
        <w:ind w:firstLine="0"/>
        <w:jc w:val="center"/>
        <w:rPr>
          <w:b/>
          <w:bCs/>
          <w:rtl/>
        </w:rPr>
      </w:pPr>
    </w:p>
    <w:p w14:paraId="34269AEF" w14:textId="77777777" w:rsidR="00000000" w:rsidRDefault="007C71EE">
      <w:pPr>
        <w:pStyle w:val="a"/>
        <w:ind w:firstLine="0"/>
        <w:jc w:val="center"/>
        <w:rPr>
          <w:rtl/>
        </w:rPr>
      </w:pPr>
      <w:r>
        <w:rPr>
          <w:rFonts w:hint="eastAsia"/>
          <w:rtl/>
        </w:rPr>
        <w:t>ההסתייגות</w:t>
      </w:r>
      <w:r>
        <w:rPr>
          <w:rtl/>
        </w:rPr>
        <w:t xml:space="preserve"> של חבר הכנסת </w:t>
      </w:r>
      <w:r>
        <w:rPr>
          <w:rFonts w:hint="cs"/>
          <w:rtl/>
        </w:rPr>
        <w:t>יצחק הרצוג</w:t>
      </w:r>
      <w:r>
        <w:rPr>
          <w:rtl/>
        </w:rPr>
        <w:t xml:space="preserve"> לסעיף </w:t>
      </w:r>
      <w:r>
        <w:rPr>
          <w:rFonts w:hint="cs"/>
          <w:rtl/>
        </w:rPr>
        <w:t>28</w:t>
      </w:r>
      <w:r>
        <w:rPr>
          <w:rtl/>
        </w:rPr>
        <w:t xml:space="preserve"> לא נתקבלה. </w:t>
      </w:r>
    </w:p>
    <w:p w14:paraId="48129206" w14:textId="77777777" w:rsidR="00000000" w:rsidRDefault="007C71EE">
      <w:pPr>
        <w:pStyle w:val="a"/>
        <w:ind w:firstLine="0"/>
        <w:rPr>
          <w:rtl/>
        </w:rPr>
      </w:pPr>
    </w:p>
    <w:p w14:paraId="0B78C9CC"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33E253E1" w14:textId="77777777" w:rsidR="00000000" w:rsidRDefault="007C71EE">
      <w:pPr>
        <w:pStyle w:val="a"/>
        <w:rPr>
          <w:rtl/>
        </w:rPr>
      </w:pPr>
    </w:p>
    <w:p w14:paraId="0CB89E22" w14:textId="77777777" w:rsidR="00000000" w:rsidRDefault="007C71EE">
      <w:pPr>
        <w:pStyle w:val="a"/>
        <w:rPr>
          <w:rFonts w:hint="cs"/>
          <w:rtl/>
        </w:rPr>
      </w:pPr>
      <w:r>
        <w:rPr>
          <w:rFonts w:hint="eastAsia"/>
          <w:rtl/>
        </w:rPr>
        <w:t>ההסתייגות</w:t>
      </w:r>
      <w:r>
        <w:rPr>
          <w:rtl/>
        </w:rPr>
        <w:t xml:space="preserve"> של חבר הכנסת </w:t>
      </w:r>
      <w:r>
        <w:rPr>
          <w:rFonts w:hint="cs"/>
          <w:rtl/>
        </w:rPr>
        <w:t xml:space="preserve">יצחק הרצוג </w:t>
      </w:r>
      <w:r>
        <w:rPr>
          <w:rtl/>
        </w:rPr>
        <w:t xml:space="preserve">לא נתקבלה. </w:t>
      </w:r>
      <w:r>
        <w:rPr>
          <w:rFonts w:hint="eastAsia"/>
          <w:rtl/>
        </w:rPr>
        <w:t>תודה</w:t>
      </w:r>
      <w:r>
        <w:rPr>
          <w:rtl/>
        </w:rPr>
        <w:t>.</w:t>
      </w:r>
    </w:p>
    <w:p w14:paraId="21972517" w14:textId="77777777" w:rsidR="00000000" w:rsidRDefault="007C71EE">
      <w:pPr>
        <w:pStyle w:val="a"/>
        <w:rPr>
          <w:rFonts w:hint="cs"/>
          <w:rtl/>
        </w:rPr>
      </w:pPr>
    </w:p>
    <w:p w14:paraId="3E76B9AC" w14:textId="77777777" w:rsidR="00000000" w:rsidRDefault="007C71EE">
      <w:pPr>
        <w:pStyle w:val="a"/>
        <w:rPr>
          <w:rFonts w:hint="cs"/>
          <w:rtl/>
        </w:rPr>
      </w:pPr>
      <w:r>
        <w:rPr>
          <w:rFonts w:hint="cs"/>
          <w:rtl/>
        </w:rPr>
        <w:t xml:space="preserve">חבר הכנסת חיים רמון - אינו נוכח. </w:t>
      </w:r>
    </w:p>
    <w:p w14:paraId="6BBDDEE9" w14:textId="77777777" w:rsidR="00000000" w:rsidRDefault="007C71EE">
      <w:pPr>
        <w:pStyle w:val="a"/>
        <w:rPr>
          <w:rFonts w:hint="cs"/>
          <w:rtl/>
        </w:rPr>
      </w:pPr>
    </w:p>
    <w:p w14:paraId="6E1D9245" w14:textId="77777777" w:rsidR="00000000" w:rsidRDefault="007C71EE">
      <w:pPr>
        <w:pStyle w:val="a"/>
      </w:pPr>
      <w:r>
        <w:rPr>
          <w:rFonts w:hint="eastAsia"/>
          <w:rtl/>
        </w:rPr>
        <w:t>הסתייגות</w:t>
      </w:r>
      <w:r>
        <w:rPr>
          <w:rtl/>
        </w:rPr>
        <w:t xml:space="preserve"> חבר </w:t>
      </w:r>
      <w:r>
        <w:rPr>
          <w:rFonts w:hint="eastAsia"/>
          <w:rtl/>
        </w:rPr>
        <w:t>הכנסת</w:t>
      </w:r>
      <w:r>
        <w:rPr>
          <w:rtl/>
        </w:rPr>
        <w:t xml:space="preserve"> </w:t>
      </w:r>
      <w:r>
        <w:rPr>
          <w:rFonts w:hint="cs"/>
          <w:rtl/>
        </w:rPr>
        <w:t>דני יתום</w:t>
      </w:r>
      <w:r>
        <w:rPr>
          <w:rtl/>
        </w:rPr>
        <w:t xml:space="preserve"> - מי בעד? מי נגד</w:t>
      </w:r>
      <w:r>
        <w:rPr>
          <w:rtl/>
        </w:rPr>
        <w:t xml:space="preserve">? מי נמנע? תודה. </w:t>
      </w:r>
    </w:p>
    <w:p w14:paraId="7F814431" w14:textId="77777777" w:rsidR="00000000" w:rsidRDefault="007C71EE">
      <w:pPr>
        <w:pStyle w:val="a"/>
        <w:ind w:firstLine="0"/>
        <w:rPr>
          <w:rtl/>
        </w:rPr>
      </w:pPr>
    </w:p>
    <w:p w14:paraId="1D2217FE" w14:textId="77777777" w:rsidR="00000000" w:rsidRDefault="007C71EE">
      <w:pPr>
        <w:pStyle w:val="a"/>
        <w:ind w:firstLine="0"/>
        <w:jc w:val="center"/>
        <w:rPr>
          <w:b/>
          <w:bCs/>
          <w:rtl/>
        </w:rPr>
      </w:pPr>
      <w:r>
        <w:rPr>
          <w:rFonts w:hint="eastAsia"/>
          <w:b/>
          <w:bCs/>
          <w:rtl/>
        </w:rPr>
        <w:t>הצבעה</w:t>
      </w:r>
    </w:p>
    <w:p w14:paraId="3FFF3F6B" w14:textId="77777777" w:rsidR="00000000" w:rsidRDefault="007C71EE">
      <w:pPr>
        <w:pStyle w:val="a"/>
        <w:ind w:firstLine="0"/>
        <w:jc w:val="center"/>
        <w:rPr>
          <w:b/>
          <w:bCs/>
          <w:rtl/>
        </w:rPr>
      </w:pPr>
    </w:p>
    <w:p w14:paraId="3E30C509" w14:textId="77777777" w:rsidR="00000000" w:rsidRDefault="007C71EE">
      <w:pPr>
        <w:pStyle w:val="a"/>
        <w:ind w:firstLine="0"/>
        <w:jc w:val="center"/>
        <w:rPr>
          <w:rtl/>
        </w:rPr>
      </w:pPr>
      <w:r>
        <w:rPr>
          <w:rFonts w:hint="eastAsia"/>
          <w:rtl/>
        </w:rPr>
        <w:t>ההסתייגות</w:t>
      </w:r>
      <w:r>
        <w:rPr>
          <w:rtl/>
        </w:rPr>
        <w:t xml:space="preserve"> של חבר הכנסת </w:t>
      </w:r>
      <w:r>
        <w:rPr>
          <w:rFonts w:hint="cs"/>
          <w:rtl/>
        </w:rPr>
        <w:t xml:space="preserve"> דני יתום </w:t>
      </w:r>
      <w:r>
        <w:rPr>
          <w:rtl/>
        </w:rPr>
        <w:t xml:space="preserve"> לסעיף </w:t>
      </w:r>
      <w:r>
        <w:rPr>
          <w:rFonts w:hint="cs"/>
          <w:rtl/>
        </w:rPr>
        <w:t>28</w:t>
      </w:r>
      <w:r>
        <w:rPr>
          <w:rtl/>
        </w:rPr>
        <w:t xml:space="preserve"> לא נתקבלה. </w:t>
      </w:r>
    </w:p>
    <w:p w14:paraId="7003C9F3" w14:textId="77777777" w:rsidR="00000000" w:rsidRDefault="007C71EE">
      <w:pPr>
        <w:pStyle w:val="a"/>
        <w:ind w:firstLine="0"/>
        <w:rPr>
          <w:rtl/>
        </w:rPr>
      </w:pPr>
    </w:p>
    <w:p w14:paraId="5C676DC1"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06EA7655" w14:textId="77777777" w:rsidR="00000000" w:rsidRDefault="007C71EE">
      <w:pPr>
        <w:pStyle w:val="a"/>
        <w:rPr>
          <w:rtl/>
        </w:rPr>
      </w:pPr>
    </w:p>
    <w:p w14:paraId="6BCA5FF6" w14:textId="77777777" w:rsidR="00000000" w:rsidRDefault="007C71EE">
      <w:pPr>
        <w:pStyle w:val="a"/>
        <w:rPr>
          <w:rFonts w:hint="cs"/>
          <w:rtl/>
        </w:rPr>
      </w:pPr>
      <w:r>
        <w:rPr>
          <w:rFonts w:hint="eastAsia"/>
          <w:rtl/>
        </w:rPr>
        <w:t>ההסתייגות</w:t>
      </w:r>
      <w:r>
        <w:rPr>
          <w:rtl/>
        </w:rPr>
        <w:t xml:space="preserve"> של חבר הכנסת </w:t>
      </w:r>
      <w:r>
        <w:rPr>
          <w:rFonts w:hint="cs"/>
          <w:rtl/>
        </w:rPr>
        <w:t xml:space="preserve">דני יתום </w:t>
      </w:r>
      <w:r>
        <w:rPr>
          <w:rtl/>
        </w:rPr>
        <w:t xml:space="preserve"> לא נתקבלה. </w:t>
      </w:r>
      <w:r>
        <w:rPr>
          <w:rFonts w:hint="eastAsia"/>
          <w:rtl/>
        </w:rPr>
        <w:t>תודה</w:t>
      </w:r>
      <w:r>
        <w:rPr>
          <w:rtl/>
        </w:rPr>
        <w:t>.</w:t>
      </w:r>
    </w:p>
    <w:p w14:paraId="4DD04C57" w14:textId="77777777" w:rsidR="00000000" w:rsidRDefault="007C71EE">
      <w:pPr>
        <w:pStyle w:val="a"/>
        <w:ind w:firstLine="0"/>
        <w:rPr>
          <w:rFonts w:hint="cs"/>
          <w:rtl/>
        </w:rPr>
      </w:pPr>
    </w:p>
    <w:p w14:paraId="4B0D75B4" w14:textId="77777777" w:rsidR="00000000" w:rsidRDefault="007C71EE">
      <w:pPr>
        <w:pStyle w:val="a"/>
        <w:ind w:firstLine="0"/>
      </w:pPr>
      <w:r>
        <w:rPr>
          <w:rtl/>
        </w:rPr>
        <w:tab/>
      </w:r>
      <w:r>
        <w:rPr>
          <w:rFonts w:hint="eastAsia"/>
          <w:rtl/>
        </w:rPr>
        <w:t>הסתייגות</w:t>
      </w:r>
      <w:r>
        <w:rPr>
          <w:rtl/>
        </w:rPr>
        <w:t xml:space="preserve"> חבר </w:t>
      </w:r>
      <w:r>
        <w:rPr>
          <w:rFonts w:hint="eastAsia"/>
          <w:rtl/>
        </w:rPr>
        <w:t>הכנסת</w:t>
      </w:r>
      <w:r>
        <w:rPr>
          <w:rtl/>
        </w:rPr>
        <w:t xml:space="preserve"> א</w:t>
      </w:r>
      <w:r>
        <w:rPr>
          <w:rFonts w:hint="cs"/>
          <w:rtl/>
        </w:rPr>
        <w:t xml:space="preserve">יתן כבל </w:t>
      </w:r>
      <w:r>
        <w:rPr>
          <w:rtl/>
        </w:rPr>
        <w:t xml:space="preserve"> - מי בעד? מי נגד? מי נמנע? תודה. </w:t>
      </w:r>
    </w:p>
    <w:p w14:paraId="5E695AE6" w14:textId="77777777" w:rsidR="00000000" w:rsidRDefault="007C71EE">
      <w:pPr>
        <w:pStyle w:val="a"/>
        <w:ind w:firstLine="0"/>
        <w:rPr>
          <w:rtl/>
        </w:rPr>
      </w:pPr>
    </w:p>
    <w:p w14:paraId="0AD10199" w14:textId="77777777" w:rsidR="00000000" w:rsidRDefault="007C71EE">
      <w:pPr>
        <w:pStyle w:val="a"/>
        <w:ind w:firstLine="0"/>
        <w:jc w:val="center"/>
        <w:rPr>
          <w:b/>
          <w:bCs/>
          <w:rtl/>
        </w:rPr>
      </w:pPr>
      <w:r>
        <w:rPr>
          <w:rFonts w:hint="eastAsia"/>
          <w:b/>
          <w:bCs/>
          <w:rtl/>
        </w:rPr>
        <w:t>הצבעה</w:t>
      </w:r>
    </w:p>
    <w:p w14:paraId="0F370E78" w14:textId="77777777" w:rsidR="00000000" w:rsidRDefault="007C71EE">
      <w:pPr>
        <w:pStyle w:val="a"/>
        <w:ind w:firstLine="0"/>
        <w:jc w:val="center"/>
        <w:rPr>
          <w:b/>
          <w:bCs/>
          <w:rtl/>
        </w:rPr>
      </w:pPr>
    </w:p>
    <w:p w14:paraId="4E32DACC" w14:textId="77777777" w:rsidR="00000000" w:rsidRDefault="007C71EE">
      <w:pPr>
        <w:pStyle w:val="a"/>
        <w:ind w:firstLine="0"/>
        <w:jc w:val="center"/>
        <w:rPr>
          <w:rtl/>
        </w:rPr>
      </w:pPr>
      <w:r>
        <w:rPr>
          <w:rFonts w:hint="eastAsia"/>
          <w:rtl/>
        </w:rPr>
        <w:t>ההסתייגות</w:t>
      </w:r>
      <w:r>
        <w:rPr>
          <w:rtl/>
        </w:rPr>
        <w:t xml:space="preserve"> של חבר הכנסת א</w:t>
      </w:r>
      <w:r>
        <w:rPr>
          <w:rFonts w:hint="cs"/>
          <w:rtl/>
        </w:rPr>
        <w:t>יתן כב</w:t>
      </w:r>
      <w:r>
        <w:rPr>
          <w:rFonts w:hint="cs"/>
          <w:rtl/>
        </w:rPr>
        <w:t xml:space="preserve">ל </w:t>
      </w:r>
      <w:r>
        <w:rPr>
          <w:rtl/>
        </w:rPr>
        <w:t xml:space="preserve">לסעיף </w:t>
      </w:r>
      <w:r>
        <w:rPr>
          <w:rFonts w:hint="cs"/>
          <w:rtl/>
        </w:rPr>
        <w:t>28</w:t>
      </w:r>
      <w:r>
        <w:rPr>
          <w:rtl/>
        </w:rPr>
        <w:t xml:space="preserve"> לא נתקבלה. </w:t>
      </w:r>
    </w:p>
    <w:p w14:paraId="1000AFB6" w14:textId="77777777" w:rsidR="00000000" w:rsidRDefault="007C71EE">
      <w:pPr>
        <w:pStyle w:val="a"/>
        <w:ind w:firstLine="0"/>
        <w:rPr>
          <w:rtl/>
        </w:rPr>
      </w:pPr>
    </w:p>
    <w:p w14:paraId="0561864E"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0969FFC2" w14:textId="77777777" w:rsidR="00000000" w:rsidRDefault="007C71EE">
      <w:pPr>
        <w:pStyle w:val="a"/>
        <w:rPr>
          <w:rtl/>
        </w:rPr>
      </w:pPr>
    </w:p>
    <w:p w14:paraId="42856967" w14:textId="77777777" w:rsidR="00000000" w:rsidRDefault="007C71EE">
      <w:pPr>
        <w:pStyle w:val="a"/>
        <w:rPr>
          <w:rFonts w:hint="cs"/>
          <w:rtl/>
        </w:rPr>
      </w:pPr>
      <w:r>
        <w:rPr>
          <w:rFonts w:hint="eastAsia"/>
          <w:rtl/>
        </w:rPr>
        <w:t>ההסתייגות</w:t>
      </w:r>
      <w:r>
        <w:rPr>
          <w:rtl/>
        </w:rPr>
        <w:t xml:space="preserve"> של חבר הכנסת א</w:t>
      </w:r>
      <w:r>
        <w:rPr>
          <w:rFonts w:hint="cs"/>
          <w:rtl/>
        </w:rPr>
        <w:t xml:space="preserve">יתן כבל </w:t>
      </w:r>
      <w:r>
        <w:rPr>
          <w:rtl/>
        </w:rPr>
        <w:t xml:space="preserve"> לא נתקבלה. </w:t>
      </w:r>
      <w:r>
        <w:rPr>
          <w:rFonts w:hint="eastAsia"/>
          <w:rtl/>
        </w:rPr>
        <w:t>תודה</w:t>
      </w:r>
      <w:r>
        <w:rPr>
          <w:rtl/>
        </w:rPr>
        <w:t>.</w:t>
      </w:r>
    </w:p>
    <w:p w14:paraId="1329698A" w14:textId="77777777" w:rsidR="00000000" w:rsidRDefault="007C71EE">
      <w:pPr>
        <w:pStyle w:val="a"/>
        <w:ind w:firstLine="0"/>
        <w:rPr>
          <w:rFonts w:hint="cs"/>
          <w:rtl/>
        </w:rPr>
      </w:pPr>
    </w:p>
    <w:p w14:paraId="36C293CC" w14:textId="77777777" w:rsidR="00000000" w:rsidRDefault="007C71EE">
      <w:pPr>
        <w:pStyle w:val="a"/>
        <w:ind w:firstLine="0"/>
      </w:pPr>
      <w:r>
        <w:rPr>
          <w:rtl/>
        </w:rPr>
        <w:tab/>
      </w:r>
      <w:r>
        <w:rPr>
          <w:rFonts w:hint="eastAsia"/>
          <w:rtl/>
        </w:rPr>
        <w:t>הסתייגות</w:t>
      </w:r>
      <w:r>
        <w:rPr>
          <w:rtl/>
        </w:rPr>
        <w:t xml:space="preserve"> חבר </w:t>
      </w:r>
      <w:r>
        <w:rPr>
          <w:rFonts w:hint="eastAsia"/>
          <w:rtl/>
        </w:rPr>
        <w:t>הכנסת</w:t>
      </w:r>
      <w:r>
        <w:rPr>
          <w:rtl/>
        </w:rPr>
        <w:t xml:space="preserve"> </w:t>
      </w:r>
      <w:r>
        <w:rPr>
          <w:rFonts w:hint="cs"/>
          <w:rtl/>
        </w:rPr>
        <w:t>בייגה שוחט</w:t>
      </w:r>
      <w:r>
        <w:rPr>
          <w:rtl/>
        </w:rPr>
        <w:t xml:space="preserve"> - מי בעד? מי נגד? מי נמנע? תודה. </w:t>
      </w:r>
    </w:p>
    <w:p w14:paraId="61ACC995" w14:textId="77777777" w:rsidR="00000000" w:rsidRDefault="007C71EE">
      <w:pPr>
        <w:pStyle w:val="a"/>
        <w:ind w:firstLine="0"/>
        <w:rPr>
          <w:rtl/>
        </w:rPr>
      </w:pPr>
    </w:p>
    <w:p w14:paraId="3CBE361E" w14:textId="77777777" w:rsidR="00000000" w:rsidRDefault="007C71EE">
      <w:pPr>
        <w:pStyle w:val="a"/>
        <w:ind w:firstLine="0"/>
        <w:jc w:val="center"/>
        <w:rPr>
          <w:b/>
          <w:bCs/>
          <w:rtl/>
        </w:rPr>
      </w:pPr>
      <w:r>
        <w:rPr>
          <w:rFonts w:hint="eastAsia"/>
          <w:b/>
          <w:bCs/>
          <w:rtl/>
        </w:rPr>
        <w:t>הצבעה</w:t>
      </w:r>
    </w:p>
    <w:p w14:paraId="682EE055" w14:textId="77777777" w:rsidR="00000000" w:rsidRDefault="007C71EE">
      <w:pPr>
        <w:pStyle w:val="a"/>
        <w:ind w:firstLine="0"/>
        <w:jc w:val="center"/>
        <w:rPr>
          <w:b/>
          <w:bCs/>
          <w:rtl/>
        </w:rPr>
      </w:pPr>
    </w:p>
    <w:p w14:paraId="69610900" w14:textId="77777777" w:rsidR="00000000" w:rsidRDefault="007C71EE">
      <w:pPr>
        <w:pStyle w:val="a"/>
        <w:ind w:firstLine="0"/>
        <w:jc w:val="center"/>
        <w:rPr>
          <w:rtl/>
        </w:rPr>
      </w:pPr>
      <w:r>
        <w:rPr>
          <w:rFonts w:hint="eastAsia"/>
          <w:rtl/>
        </w:rPr>
        <w:t>ההסתייגות</w:t>
      </w:r>
      <w:r>
        <w:rPr>
          <w:rtl/>
        </w:rPr>
        <w:t xml:space="preserve"> של חבר הכנסת אברהם </w:t>
      </w:r>
      <w:r>
        <w:rPr>
          <w:rFonts w:hint="cs"/>
          <w:rtl/>
        </w:rPr>
        <w:t xml:space="preserve">בייגה שוחט </w:t>
      </w:r>
      <w:r>
        <w:rPr>
          <w:rtl/>
        </w:rPr>
        <w:t xml:space="preserve"> לסעיף </w:t>
      </w:r>
      <w:r>
        <w:rPr>
          <w:rFonts w:hint="cs"/>
          <w:rtl/>
        </w:rPr>
        <w:t>28</w:t>
      </w:r>
      <w:r>
        <w:rPr>
          <w:rtl/>
        </w:rPr>
        <w:t xml:space="preserve"> לא נתקבלה. </w:t>
      </w:r>
    </w:p>
    <w:p w14:paraId="4AA322F6" w14:textId="77777777" w:rsidR="00000000" w:rsidRDefault="007C71EE">
      <w:pPr>
        <w:pStyle w:val="a"/>
        <w:ind w:firstLine="0"/>
        <w:rPr>
          <w:rtl/>
        </w:rPr>
      </w:pPr>
    </w:p>
    <w:p w14:paraId="6F8108A9"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44363EAB" w14:textId="77777777" w:rsidR="00000000" w:rsidRDefault="007C71EE">
      <w:pPr>
        <w:pStyle w:val="a"/>
        <w:rPr>
          <w:rtl/>
        </w:rPr>
      </w:pPr>
    </w:p>
    <w:p w14:paraId="700F08F3" w14:textId="77777777" w:rsidR="00000000" w:rsidRDefault="007C71EE">
      <w:pPr>
        <w:pStyle w:val="a"/>
        <w:rPr>
          <w:rFonts w:hint="cs"/>
          <w:rtl/>
        </w:rPr>
      </w:pPr>
      <w:r>
        <w:rPr>
          <w:rFonts w:hint="eastAsia"/>
          <w:rtl/>
        </w:rPr>
        <w:t>ההס</w:t>
      </w:r>
      <w:r>
        <w:rPr>
          <w:rFonts w:hint="eastAsia"/>
          <w:rtl/>
        </w:rPr>
        <w:t>תייגות</w:t>
      </w:r>
      <w:r>
        <w:rPr>
          <w:rtl/>
        </w:rPr>
        <w:t xml:space="preserve"> של חבר הכנסת </w:t>
      </w:r>
      <w:r>
        <w:rPr>
          <w:rFonts w:hint="cs"/>
          <w:rtl/>
        </w:rPr>
        <w:t xml:space="preserve">בייגה שוחט </w:t>
      </w:r>
      <w:r>
        <w:rPr>
          <w:rtl/>
        </w:rPr>
        <w:t xml:space="preserve">לא נתקבלה. </w:t>
      </w:r>
      <w:r>
        <w:rPr>
          <w:rFonts w:hint="eastAsia"/>
          <w:rtl/>
        </w:rPr>
        <w:t>תודה</w:t>
      </w:r>
      <w:r>
        <w:rPr>
          <w:rtl/>
        </w:rPr>
        <w:t>.</w:t>
      </w:r>
    </w:p>
    <w:p w14:paraId="0BD74286" w14:textId="77777777" w:rsidR="00000000" w:rsidRDefault="007C71EE">
      <w:pPr>
        <w:pStyle w:val="a"/>
        <w:ind w:firstLine="0"/>
        <w:rPr>
          <w:rFonts w:hint="cs"/>
          <w:rtl/>
        </w:rPr>
      </w:pPr>
    </w:p>
    <w:p w14:paraId="5C1FC60D" w14:textId="77777777" w:rsidR="00000000" w:rsidRDefault="007C71EE">
      <w:pPr>
        <w:pStyle w:val="a"/>
        <w:ind w:firstLine="0"/>
      </w:pPr>
      <w:r>
        <w:rPr>
          <w:rtl/>
        </w:rPr>
        <w:tab/>
      </w:r>
      <w:r>
        <w:rPr>
          <w:rFonts w:hint="eastAsia"/>
          <w:rtl/>
        </w:rPr>
        <w:t>הסתייגות</w:t>
      </w:r>
      <w:r>
        <w:rPr>
          <w:rtl/>
        </w:rPr>
        <w:t xml:space="preserve"> חבר</w:t>
      </w:r>
      <w:r>
        <w:rPr>
          <w:rFonts w:hint="cs"/>
          <w:rtl/>
        </w:rPr>
        <w:t xml:space="preserve">ת </w:t>
      </w:r>
      <w:r>
        <w:rPr>
          <w:rFonts w:hint="eastAsia"/>
          <w:rtl/>
        </w:rPr>
        <w:t>הכנסת</w:t>
      </w:r>
      <w:r>
        <w:rPr>
          <w:rtl/>
        </w:rPr>
        <w:t xml:space="preserve"> </w:t>
      </w:r>
      <w:r>
        <w:rPr>
          <w:rFonts w:hint="cs"/>
          <w:rtl/>
        </w:rPr>
        <w:t>קולט אביטל</w:t>
      </w:r>
      <w:r>
        <w:rPr>
          <w:rtl/>
        </w:rPr>
        <w:t xml:space="preserve"> - מי בעד? מי נגד? מי נמנע? תודה. </w:t>
      </w:r>
    </w:p>
    <w:p w14:paraId="49FDC37A" w14:textId="77777777" w:rsidR="00000000" w:rsidRDefault="007C71EE">
      <w:pPr>
        <w:pStyle w:val="a"/>
        <w:ind w:firstLine="0"/>
        <w:rPr>
          <w:rtl/>
        </w:rPr>
      </w:pPr>
    </w:p>
    <w:p w14:paraId="27410899" w14:textId="77777777" w:rsidR="00000000" w:rsidRDefault="007C71EE">
      <w:pPr>
        <w:pStyle w:val="a"/>
        <w:ind w:firstLine="0"/>
        <w:jc w:val="center"/>
        <w:rPr>
          <w:b/>
          <w:bCs/>
          <w:rtl/>
        </w:rPr>
      </w:pPr>
      <w:r>
        <w:rPr>
          <w:rFonts w:hint="eastAsia"/>
          <w:b/>
          <w:bCs/>
          <w:rtl/>
        </w:rPr>
        <w:t>הצבעה</w:t>
      </w:r>
    </w:p>
    <w:p w14:paraId="04F390EE" w14:textId="77777777" w:rsidR="00000000" w:rsidRDefault="007C71EE">
      <w:pPr>
        <w:pStyle w:val="a"/>
        <w:ind w:firstLine="0"/>
        <w:jc w:val="center"/>
        <w:rPr>
          <w:b/>
          <w:bCs/>
          <w:rtl/>
        </w:rPr>
      </w:pPr>
    </w:p>
    <w:p w14:paraId="0F0BA88C"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ת </w:t>
      </w:r>
      <w:r>
        <w:rPr>
          <w:rtl/>
        </w:rPr>
        <w:t xml:space="preserve">הכנסת </w:t>
      </w:r>
      <w:r>
        <w:rPr>
          <w:rFonts w:hint="cs"/>
          <w:rtl/>
        </w:rPr>
        <w:t xml:space="preserve">קולט אביטל </w:t>
      </w:r>
      <w:r>
        <w:rPr>
          <w:rtl/>
        </w:rPr>
        <w:t xml:space="preserve">לסעיף </w:t>
      </w:r>
      <w:r>
        <w:rPr>
          <w:rFonts w:hint="cs"/>
          <w:rtl/>
        </w:rPr>
        <w:t>28</w:t>
      </w:r>
      <w:r>
        <w:rPr>
          <w:rtl/>
        </w:rPr>
        <w:t xml:space="preserve"> לא נתקבלה. </w:t>
      </w:r>
    </w:p>
    <w:p w14:paraId="4D4DAB2C" w14:textId="77777777" w:rsidR="00000000" w:rsidRDefault="007C71EE">
      <w:pPr>
        <w:pStyle w:val="a"/>
        <w:ind w:firstLine="0"/>
        <w:rPr>
          <w:rtl/>
        </w:rPr>
      </w:pPr>
    </w:p>
    <w:p w14:paraId="37AC862F"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70A492B0" w14:textId="77777777" w:rsidR="00000000" w:rsidRDefault="007C71EE">
      <w:pPr>
        <w:pStyle w:val="a"/>
        <w:rPr>
          <w:rtl/>
        </w:rPr>
      </w:pPr>
    </w:p>
    <w:p w14:paraId="749C4D11" w14:textId="77777777" w:rsidR="00000000" w:rsidRDefault="007C71EE">
      <w:pPr>
        <w:pStyle w:val="a"/>
        <w:rPr>
          <w:rFonts w:hint="cs"/>
          <w:rtl/>
        </w:rPr>
      </w:pPr>
      <w:r>
        <w:rPr>
          <w:rFonts w:hint="eastAsia"/>
          <w:rtl/>
        </w:rPr>
        <w:t>ההסתייגות</w:t>
      </w:r>
      <w:r>
        <w:rPr>
          <w:rtl/>
        </w:rPr>
        <w:t xml:space="preserve"> של חבר</w:t>
      </w:r>
      <w:r>
        <w:rPr>
          <w:rFonts w:hint="cs"/>
          <w:rtl/>
        </w:rPr>
        <w:t>ת</w:t>
      </w:r>
      <w:r>
        <w:rPr>
          <w:rtl/>
        </w:rPr>
        <w:t xml:space="preserve"> הכנסת </w:t>
      </w:r>
      <w:r>
        <w:rPr>
          <w:rFonts w:hint="cs"/>
          <w:rtl/>
        </w:rPr>
        <w:t>קולט אביטל</w:t>
      </w:r>
      <w:r>
        <w:rPr>
          <w:rtl/>
        </w:rPr>
        <w:t xml:space="preserve"> לא נתקבלה. </w:t>
      </w:r>
      <w:r>
        <w:rPr>
          <w:rFonts w:hint="eastAsia"/>
          <w:rtl/>
        </w:rPr>
        <w:t>תודה</w:t>
      </w:r>
      <w:r>
        <w:rPr>
          <w:rtl/>
        </w:rPr>
        <w:t>.</w:t>
      </w:r>
    </w:p>
    <w:p w14:paraId="2B456B01" w14:textId="77777777" w:rsidR="00000000" w:rsidRDefault="007C71EE">
      <w:pPr>
        <w:pStyle w:val="a"/>
        <w:ind w:firstLine="0"/>
        <w:rPr>
          <w:rFonts w:hint="cs"/>
          <w:rtl/>
        </w:rPr>
      </w:pPr>
    </w:p>
    <w:p w14:paraId="2126D983" w14:textId="77777777" w:rsidR="00000000" w:rsidRDefault="007C71EE">
      <w:pPr>
        <w:pStyle w:val="a"/>
        <w:ind w:firstLine="0"/>
      </w:pPr>
      <w:r>
        <w:rPr>
          <w:rtl/>
        </w:rPr>
        <w:tab/>
      </w:r>
      <w:r>
        <w:rPr>
          <w:rFonts w:hint="eastAsia"/>
          <w:rtl/>
        </w:rPr>
        <w:t>ה</w:t>
      </w:r>
      <w:r>
        <w:rPr>
          <w:rFonts w:hint="eastAsia"/>
          <w:rtl/>
        </w:rPr>
        <w:t>סתייגות</w:t>
      </w:r>
      <w:r>
        <w:rPr>
          <w:rtl/>
        </w:rPr>
        <w:t xml:space="preserve"> חבר </w:t>
      </w:r>
      <w:r>
        <w:rPr>
          <w:rFonts w:hint="eastAsia"/>
          <w:rtl/>
        </w:rPr>
        <w:t>הכנסת</w:t>
      </w:r>
      <w:r>
        <w:rPr>
          <w:rtl/>
        </w:rPr>
        <w:t xml:space="preserve"> </w:t>
      </w:r>
      <w:r>
        <w:rPr>
          <w:rFonts w:hint="cs"/>
          <w:rtl/>
        </w:rPr>
        <w:t xml:space="preserve">שלום שמחון </w:t>
      </w:r>
      <w:r>
        <w:rPr>
          <w:rtl/>
        </w:rPr>
        <w:t xml:space="preserve">- מי בעד? מי נגד? מי נמנע? תודה. </w:t>
      </w:r>
    </w:p>
    <w:p w14:paraId="6A732964" w14:textId="77777777" w:rsidR="00000000" w:rsidRDefault="007C71EE">
      <w:pPr>
        <w:pStyle w:val="a"/>
        <w:ind w:firstLine="0"/>
        <w:rPr>
          <w:rtl/>
        </w:rPr>
      </w:pPr>
    </w:p>
    <w:p w14:paraId="5F07C103" w14:textId="77777777" w:rsidR="00000000" w:rsidRDefault="007C71EE">
      <w:pPr>
        <w:pStyle w:val="a"/>
        <w:ind w:firstLine="0"/>
        <w:jc w:val="center"/>
        <w:rPr>
          <w:b/>
          <w:bCs/>
          <w:rtl/>
        </w:rPr>
      </w:pPr>
      <w:r>
        <w:rPr>
          <w:rFonts w:hint="eastAsia"/>
          <w:b/>
          <w:bCs/>
          <w:rtl/>
        </w:rPr>
        <w:t>הצבעה</w:t>
      </w:r>
    </w:p>
    <w:p w14:paraId="47846835" w14:textId="77777777" w:rsidR="00000000" w:rsidRDefault="007C71EE">
      <w:pPr>
        <w:pStyle w:val="a"/>
        <w:ind w:firstLine="0"/>
        <w:jc w:val="center"/>
        <w:rPr>
          <w:b/>
          <w:bCs/>
          <w:rtl/>
        </w:rPr>
      </w:pPr>
    </w:p>
    <w:p w14:paraId="3D9E841C" w14:textId="77777777" w:rsidR="00000000" w:rsidRDefault="007C71EE">
      <w:pPr>
        <w:pStyle w:val="a"/>
        <w:ind w:firstLine="0"/>
        <w:jc w:val="center"/>
        <w:rPr>
          <w:rtl/>
        </w:rPr>
      </w:pPr>
      <w:r>
        <w:rPr>
          <w:rFonts w:hint="eastAsia"/>
          <w:rtl/>
        </w:rPr>
        <w:t>ההסתייגות</w:t>
      </w:r>
      <w:r>
        <w:rPr>
          <w:rtl/>
        </w:rPr>
        <w:t xml:space="preserve"> של חבר הכנסת </w:t>
      </w:r>
      <w:r>
        <w:rPr>
          <w:rFonts w:hint="cs"/>
          <w:rtl/>
        </w:rPr>
        <w:t xml:space="preserve">שלום שמחון </w:t>
      </w:r>
      <w:r>
        <w:rPr>
          <w:rtl/>
        </w:rPr>
        <w:t xml:space="preserve">לסעיף </w:t>
      </w:r>
      <w:r>
        <w:rPr>
          <w:rFonts w:hint="cs"/>
          <w:rtl/>
        </w:rPr>
        <w:t>28</w:t>
      </w:r>
      <w:r>
        <w:rPr>
          <w:rtl/>
        </w:rPr>
        <w:t xml:space="preserve"> לא נתקבלה. </w:t>
      </w:r>
    </w:p>
    <w:p w14:paraId="053EEB42" w14:textId="77777777" w:rsidR="00000000" w:rsidRDefault="007C71EE">
      <w:pPr>
        <w:pStyle w:val="a"/>
        <w:ind w:firstLine="0"/>
        <w:rPr>
          <w:rtl/>
        </w:rPr>
      </w:pPr>
    </w:p>
    <w:p w14:paraId="59D40895"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365A3284" w14:textId="77777777" w:rsidR="00000000" w:rsidRDefault="007C71EE">
      <w:pPr>
        <w:pStyle w:val="a"/>
        <w:rPr>
          <w:rtl/>
        </w:rPr>
      </w:pPr>
    </w:p>
    <w:p w14:paraId="3D50CB7E" w14:textId="77777777" w:rsidR="00000000" w:rsidRDefault="007C71EE">
      <w:pPr>
        <w:pStyle w:val="a"/>
        <w:rPr>
          <w:rFonts w:hint="cs"/>
          <w:rtl/>
        </w:rPr>
      </w:pPr>
      <w:r>
        <w:rPr>
          <w:rFonts w:hint="eastAsia"/>
          <w:rtl/>
        </w:rPr>
        <w:t>ההסתייגות</w:t>
      </w:r>
      <w:r>
        <w:rPr>
          <w:rtl/>
        </w:rPr>
        <w:t xml:space="preserve"> של חבר הכנסת </w:t>
      </w:r>
      <w:r>
        <w:rPr>
          <w:rFonts w:hint="cs"/>
          <w:rtl/>
        </w:rPr>
        <w:t>שלום שמחון ל</w:t>
      </w:r>
      <w:r>
        <w:rPr>
          <w:rtl/>
        </w:rPr>
        <w:t xml:space="preserve">א נתקבלה. </w:t>
      </w:r>
      <w:r>
        <w:rPr>
          <w:rFonts w:hint="eastAsia"/>
          <w:rtl/>
        </w:rPr>
        <w:t>תודה</w:t>
      </w:r>
      <w:r>
        <w:rPr>
          <w:rtl/>
        </w:rPr>
        <w:t>.</w:t>
      </w:r>
    </w:p>
    <w:p w14:paraId="5F9B7CEF" w14:textId="77777777" w:rsidR="00000000" w:rsidRDefault="007C71EE">
      <w:pPr>
        <w:pStyle w:val="a"/>
        <w:ind w:firstLine="0"/>
        <w:rPr>
          <w:rFonts w:hint="cs"/>
          <w:rtl/>
        </w:rPr>
      </w:pPr>
    </w:p>
    <w:p w14:paraId="6B14C6B2" w14:textId="77777777" w:rsidR="00000000" w:rsidRDefault="007C71EE">
      <w:pPr>
        <w:pStyle w:val="a"/>
        <w:ind w:firstLine="0"/>
      </w:pPr>
      <w:r>
        <w:rPr>
          <w:rtl/>
        </w:rPr>
        <w:tab/>
      </w:r>
      <w:r>
        <w:rPr>
          <w:rFonts w:hint="eastAsia"/>
          <w:rtl/>
        </w:rPr>
        <w:t>הסתייגות</w:t>
      </w:r>
      <w:r>
        <w:rPr>
          <w:rtl/>
        </w:rPr>
        <w:t xml:space="preserve"> חבר</w:t>
      </w:r>
      <w:r>
        <w:rPr>
          <w:rFonts w:hint="cs"/>
          <w:rtl/>
        </w:rPr>
        <w:t xml:space="preserve">ת </w:t>
      </w:r>
      <w:r>
        <w:rPr>
          <w:rFonts w:hint="eastAsia"/>
          <w:rtl/>
        </w:rPr>
        <w:t>הכנסת</w:t>
      </w:r>
      <w:r>
        <w:rPr>
          <w:rtl/>
        </w:rPr>
        <w:t xml:space="preserve"> א</w:t>
      </w:r>
      <w:r>
        <w:rPr>
          <w:rFonts w:hint="cs"/>
          <w:rtl/>
        </w:rPr>
        <w:t>ורית נוקד</w:t>
      </w:r>
      <w:r>
        <w:rPr>
          <w:rtl/>
        </w:rPr>
        <w:t xml:space="preserve"> - מי בעד? מי נגד? מי נמנ</w:t>
      </w:r>
      <w:r>
        <w:rPr>
          <w:rtl/>
        </w:rPr>
        <w:t xml:space="preserve">ע? תודה. </w:t>
      </w:r>
    </w:p>
    <w:p w14:paraId="17178DC2" w14:textId="77777777" w:rsidR="00000000" w:rsidRDefault="007C71EE">
      <w:pPr>
        <w:pStyle w:val="a"/>
        <w:ind w:firstLine="0"/>
        <w:rPr>
          <w:rtl/>
        </w:rPr>
      </w:pPr>
    </w:p>
    <w:p w14:paraId="7DA5FEF3" w14:textId="77777777" w:rsidR="00000000" w:rsidRDefault="007C71EE">
      <w:pPr>
        <w:pStyle w:val="a"/>
        <w:ind w:firstLine="0"/>
        <w:jc w:val="center"/>
        <w:rPr>
          <w:b/>
          <w:bCs/>
          <w:rtl/>
        </w:rPr>
      </w:pPr>
      <w:r>
        <w:rPr>
          <w:rFonts w:hint="eastAsia"/>
          <w:b/>
          <w:bCs/>
          <w:rtl/>
        </w:rPr>
        <w:t>הצבעה</w:t>
      </w:r>
    </w:p>
    <w:p w14:paraId="6432A850" w14:textId="77777777" w:rsidR="00000000" w:rsidRDefault="007C71EE">
      <w:pPr>
        <w:pStyle w:val="a"/>
        <w:ind w:firstLine="0"/>
        <w:jc w:val="center"/>
        <w:rPr>
          <w:b/>
          <w:bCs/>
          <w:rtl/>
        </w:rPr>
      </w:pPr>
    </w:p>
    <w:p w14:paraId="066FDE9B"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ת</w:t>
      </w:r>
      <w:r>
        <w:rPr>
          <w:rtl/>
        </w:rPr>
        <w:t xml:space="preserve"> הכנסת </w:t>
      </w:r>
      <w:r>
        <w:rPr>
          <w:rFonts w:hint="cs"/>
          <w:rtl/>
        </w:rPr>
        <w:t>אורית נוקד</w:t>
      </w:r>
      <w:r>
        <w:rPr>
          <w:rtl/>
        </w:rPr>
        <w:t xml:space="preserve"> לסעיף </w:t>
      </w:r>
      <w:r>
        <w:rPr>
          <w:rFonts w:hint="cs"/>
          <w:rtl/>
        </w:rPr>
        <w:t>28</w:t>
      </w:r>
      <w:r>
        <w:rPr>
          <w:rtl/>
        </w:rPr>
        <w:t xml:space="preserve"> לא נתקבלה. </w:t>
      </w:r>
    </w:p>
    <w:p w14:paraId="0CBB961C" w14:textId="77777777" w:rsidR="00000000" w:rsidRDefault="007C71EE">
      <w:pPr>
        <w:pStyle w:val="a"/>
        <w:ind w:firstLine="0"/>
        <w:rPr>
          <w:rtl/>
        </w:rPr>
      </w:pPr>
    </w:p>
    <w:p w14:paraId="137A73AF"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5BB4CD4D" w14:textId="77777777" w:rsidR="00000000" w:rsidRDefault="007C71EE">
      <w:pPr>
        <w:pStyle w:val="a"/>
        <w:rPr>
          <w:rtl/>
        </w:rPr>
      </w:pPr>
    </w:p>
    <w:p w14:paraId="4234DCD0" w14:textId="77777777" w:rsidR="00000000" w:rsidRDefault="007C71EE">
      <w:pPr>
        <w:pStyle w:val="a"/>
        <w:rPr>
          <w:rFonts w:hint="cs"/>
          <w:rtl/>
        </w:rPr>
      </w:pPr>
      <w:r>
        <w:rPr>
          <w:rFonts w:hint="eastAsia"/>
          <w:rtl/>
        </w:rPr>
        <w:t>ההסתייגות</w:t>
      </w:r>
      <w:r>
        <w:rPr>
          <w:rtl/>
        </w:rPr>
        <w:t xml:space="preserve"> של חבר</w:t>
      </w:r>
      <w:r>
        <w:rPr>
          <w:rFonts w:hint="cs"/>
          <w:rtl/>
        </w:rPr>
        <w:t xml:space="preserve">ת </w:t>
      </w:r>
      <w:r>
        <w:rPr>
          <w:rtl/>
        </w:rPr>
        <w:t>הכנסת א</w:t>
      </w:r>
      <w:r>
        <w:rPr>
          <w:rFonts w:hint="cs"/>
          <w:rtl/>
        </w:rPr>
        <w:t xml:space="preserve">ורית נוקד </w:t>
      </w:r>
      <w:r>
        <w:rPr>
          <w:rtl/>
        </w:rPr>
        <w:t xml:space="preserve">לא נתקבלה. </w:t>
      </w:r>
      <w:r>
        <w:rPr>
          <w:rFonts w:hint="eastAsia"/>
          <w:rtl/>
        </w:rPr>
        <w:t>תודה</w:t>
      </w:r>
      <w:r>
        <w:rPr>
          <w:rtl/>
        </w:rPr>
        <w:t>.</w:t>
      </w:r>
    </w:p>
    <w:p w14:paraId="0107E93D" w14:textId="77777777" w:rsidR="00000000" w:rsidRDefault="007C71EE">
      <w:pPr>
        <w:pStyle w:val="a"/>
        <w:ind w:firstLine="0"/>
        <w:rPr>
          <w:rFonts w:hint="cs"/>
          <w:rtl/>
        </w:rPr>
      </w:pPr>
    </w:p>
    <w:p w14:paraId="278B7C30" w14:textId="77777777" w:rsidR="00000000" w:rsidRDefault="007C71EE">
      <w:pPr>
        <w:pStyle w:val="a"/>
        <w:ind w:firstLine="0"/>
      </w:pPr>
      <w:r>
        <w:rPr>
          <w:rtl/>
        </w:rPr>
        <w:tab/>
      </w:r>
      <w:r>
        <w:rPr>
          <w:rFonts w:hint="eastAsia"/>
          <w:rtl/>
        </w:rPr>
        <w:t>הסתייגות</w:t>
      </w:r>
      <w:r>
        <w:rPr>
          <w:rtl/>
        </w:rPr>
        <w:t xml:space="preserve"> חבר </w:t>
      </w:r>
      <w:r>
        <w:rPr>
          <w:rFonts w:hint="eastAsia"/>
          <w:rtl/>
        </w:rPr>
        <w:t>הכנסת</w:t>
      </w:r>
      <w:r>
        <w:rPr>
          <w:rtl/>
        </w:rPr>
        <w:t xml:space="preserve"> א</w:t>
      </w:r>
      <w:r>
        <w:rPr>
          <w:rFonts w:hint="cs"/>
          <w:rtl/>
        </w:rPr>
        <w:t xml:space="preserve">לי בן-מנחם </w:t>
      </w:r>
      <w:r>
        <w:rPr>
          <w:rtl/>
        </w:rPr>
        <w:t xml:space="preserve"> - מי בעד? מי נגד? מי נמנע? תודה. </w:t>
      </w:r>
    </w:p>
    <w:p w14:paraId="2D280BAA" w14:textId="77777777" w:rsidR="00000000" w:rsidRDefault="007C71EE">
      <w:pPr>
        <w:pStyle w:val="a"/>
        <w:ind w:firstLine="0"/>
        <w:rPr>
          <w:rtl/>
        </w:rPr>
      </w:pPr>
    </w:p>
    <w:p w14:paraId="74545002" w14:textId="77777777" w:rsidR="00000000" w:rsidRDefault="007C71EE">
      <w:pPr>
        <w:pStyle w:val="a"/>
        <w:ind w:firstLine="0"/>
        <w:jc w:val="center"/>
        <w:rPr>
          <w:b/>
          <w:bCs/>
          <w:rtl/>
        </w:rPr>
      </w:pPr>
      <w:r>
        <w:rPr>
          <w:rFonts w:hint="eastAsia"/>
          <w:b/>
          <w:bCs/>
          <w:rtl/>
        </w:rPr>
        <w:t>הצבעה</w:t>
      </w:r>
    </w:p>
    <w:p w14:paraId="618E5DB7" w14:textId="77777777" w:rsidR="00000000" w:rsidRDefault="007C71EE">
      <w:pPr>
        <w:pStyle w:val="a"/>
        <w:ind w:firstLine="0"/>
        <w:jc w:val="center"/>
        <w:rPr>
          <w:b/>
          <w:bCs/>
          <w:rtl/>
        </w:rPr>
      </w:pPr>
    </w:p>
    <w:p w14:paraId="2DAE16D0" w14:textId="77777777" w:rsidR="00000000" w:rsidRDefault="007C71EE">
      <w:pPr>
        <w:pStyle w:val="a"/>
        <w:ind w:firstLine="0"/>
        <w:jc w:val="center"/>
        <w:rPr>
          <w:rtl/>
        </w:rPr>
      </w:pPr>
      <w:r>
        <w:rPr>
          <w:rFonts w:hint="eastAsia"/>
          <w:rtl/>
        </w:rPr>
        <w:t>ההסתייגות</w:t>
      </w:r>
      <w:r>
        <w:rPr>
          <w:rtl/>
        </w:rPr>
        <w:t xml:space="preserve"> של חבר הכנסת א</w:t>
      </w:r>
      <w:r>
        <w:rPr>
          <w:rFonts w:hint="cs"/>
          <w:rtl/>
        </w:rPr>
        <w:t>לי בן-מנ</w:t>
      </w:r>
      <w:r>
        <w:rPr>
          <w:rFonts w:hint="cs"/>
          <w:rtl/>
        </w:rPr>
        <w:t>חם</w:t>
      </w:r>
      <w:r>
        <w:rPr>
          <w:rtl/>
        </w:rPr>
        <w:t xml:space="preserve"> לסעיף </w:t>
      </w:r>
      <w:r>
        <w:rPr>
          <w:rFonts w:hint="cs"/>
          <w:rtl/>
        </w:rPr>
        <w:t>28</w:t>
      </w:r>
      <w:r>
        <w:rPr>
          <w:rtl/>
        </w:rPr>
        <w:t xml:space="preserve"> לא נתקבלה. </w:t>
      </w:r>
    </w:p>
    <w:p w14:paraId="0AAE0188" w14:textId="77777777" w:rsidR="00000000" w:rsidRDefault="007C71EE">
      <w:pPr>
        <w:pStyle w:val="a"/>
        <w:ind w:firstLine="0"/>
        <w:rPr>
          <w:rtl/>
        </w:rPr>
      </w:pPr>
    </w:p>
    <w:p w14:paraId="507D7B53"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78F0EC7A" w14:textId="77777777" w:rsidR="00000000" w:rsidRDefault="007C71EE">
      <w:pPr>
        <w:pStyle w:val="a"/>
        <w:rPr>
          <w:rtl/>
        </w:rPr>
      </w:pPr>
    </w:p>
    <w:p w14:paraId="4DACEF8B" w14:textId="77777777" w:rsidR="00000000" w:rsidRDefault="007C71EE">
      <w:pPr>
        <w:pStyle w:val="a"/>
        <w:rPr>
          <w:rFonts w:hint="cs"/>
          <w:rtl/>
        </w:rPr>
      </w:pPr>
      <w:r>
        <w:rPr>
          <w:rFonts w:hint="eastAsia"/>
          <w:rtl/>
        </w:rPr>
        <w:t>ההסתייגות</w:t>
      </w:r>
      <w:r>
        <w:rPr>
          <w:rtl/>
        </w:rPr>
        <w:t xml:space="preserve"> של חבר הכנסת א</w:t>
      </w:r>
      <w:r>
        <w:rPr>
          <w:rFonts w:hint="cs"/>
          <w:rtl/>
        </w:rPr>
        <w:t xml:space="preserve">לי בן-מנחם </w:t>
      </w:r>
      <w:r>
        <w:rPr>
          <w:rtl/>
        </w:rPr>
        <w:t xml:space="preserve">לא נתקבלה. </w:t>
      </w:r>
      <w:r>
        <w:rPr>
          <w:rFonts w:hint="eastAsia"/>
          <w:rtl/>
        </w:rPr>
        <w:t>תודה</w:t>
      </w:r>
      <w:r>
        <w:rPr>
          <w:rtl/>
        </w:rPr>
        <w:t>.</w:t>
      </w:r>
    </w:p>
    <w:p w14:paraId="7E6E7EA2" w14:textId="77777777" w:rsidR="00000000" w:rsidRDefault="007C71EE">
      <w:pPr>
        <w:pStyle w:val="a"/>
        <w:ind w:firstLine="0"/>
        <w:rPr>
          <w:rFonts w:hint="cs"/>
          <w:rtl/>
        </w:rPr>
      </w:pPr>
    </w:p>
    <w:p w14:paraId="6FFD1691" w14:textId="77777777" w:rsidR="00000000" w:rsidRDefault="007C71EE">
      <w:pPr>
        <w:pStyle w:val="a"/>
        <w:ind w:firstLine="0"/>
        <w:rPr>
          <w:rFonts w:hint="cs"/>
          <w:rtl/>
        </w:rPr>
      </w:pPr>
      <w:r>
        <w:rPr>
          <w:rFonts w:hint="cs"/>
          <w:rtl/>
        </w:rPr>
        <w:tab/>
        <w:t xml:space="preserve">חבר הכנסת אלי ישי - לא נוכח. חבר הכנסת שלמה בניזרי - לא נוכח. </w:t>
      </w:r>
    </w:p>
    <w:p w14:paraId="5B57B37B" w14:textId="77777777" w:rsidR="00000000" w:rsidRDefault="007C71EE">
      <w:pPr>
        <w:pStyle w:val="a"/>
        <w:ind w:firstLine="0"/>
        <w:rPr>
          <w:rFonts w:hint="cs"/>
          <w:rtl/>
        </w:rPr>
      </w:pPr>
    </w:p>
    <w:p w14:paraId="4E8D6ACC" w14:textId="77777777" w:rsidR="00000000" w:rsidRDefault="007C71EE">
      <w:pPr>
        <w:pStyle w:val="ac"/>
        <w:rPr>
          <w:rtl/>
        </w:rPr>
      </w:pPr>
      <w:r>
        <w:rPr>
          <w:rFonts w:hint="eastAsia"/>
          <w:rtl/>
        </w:rPr>
        <w:t>שלמה</w:t>
      </w:r>
      <w:r>
        <w:rPr>
          <w:rtl/>
        </w:rPr>
        <w:t xml:space="preserve"> בניזרי (ש"ס):</w:t>
      </w:r>
    </w:p>
    <w:p w14:paraId="2246EA47" w14:textId="77777777" w:rsidR="00000000" w:rsidRDefault="007C71EE">
      <w:pPr>
        <w:pStyle w:val="a"/>
        <w:rPr>
          <w:rFonts w:hint="cs"/>
          <w:rtl/>
        </w:rPr>
      </w:pPr>
    </w:p>
    <w:p w14:paraId="15967B4A" w14:textId="77777777" w:rsidR="00000000" w:rsidRDefault="007C71EE">
      <w:pPr>
        <w:pStyle w:val="a"/>
        <w:rPr>
          <w:rFonts w:hint="cs"/>
          <w:rtl/>
        </w:rPr>
      </w:pPr>
      <w:r>
        <w:rPr>
          <w:rFonts w:hint="cs"/>
          <w:rtl/>
        </w:rPr>
        <w:t xml:space="preserve">הנני. </w:t>
      </w:r>
    </w:p>
    <w:p w14:paraId="49048306" w14:textId="77777777" w:rsidR="00000000" w:rsidRDefault="007C71EE">
      <w:pPr>
        <w:pStyle w:val="a"/>
        <w:ind w:firstLine="0"/>
        <w:rPr>
          <w:rFonts w:hint="cs"/>
          <w:rtl/>
        </w:rPr>
      </w:pPr>
    </w:p>
    <w:p w14:paraId="4D235F69" w14:textId="77777777" w:rsidR="00000000" w:rsidRDefault="007C71EE">
      <w:pPr>
        <w:pStyle w:val="ad"/>
        <w:rPr>
          <w:rtl/>
        </w:rPr>
      </w:pPr>
      <w:r>
        <w:rPr>
          <w:rtl/>
        </w:rPr>
        <w:t>היו"ר ראובן ריבלין:</w:t>
      </w:r>
    </w:p>
    <w:p w14:paraId="61101E01" w14:textId="77777777" w:rsidR="00000000" w:rsidRDefault="007C71EE">
      <w:pPr>
        <w:pStyle w:val="a"/>
        <w:rPr>
          <w:rtl/>
        </w:rPr>
      </w:pPr>
    </w:p>
    <w:p w14:paraId="425BE48E" w14:textId="77777777" w:rsidR="00000000" w:rsidRDefault="007C71EE">
      <w:pPr>
        <w:pStyle w:val="a"/>
        <w:rPr>
          <w:rFonts w:hint="cs"/>
          <w:rtl/>
        </w:rPr>
      </w:pPr>
      <w:r>
        <w:rPr>
          <w:rFonts w:hint="cs"/>
          <w:rtl/>
        </w:rPr>
        <w:t xml:space="preserve">בניזרי נמצא. </w:t>
      </w:r>
    </w:p>
    <w:p w14:paraId="5A5BED68" w14:textId="77777777" w:rsidR="00000000" w:rsidRDefault="007C71EE">
      <w:pPr>
        <w:pStyle w:val="a"/>
        <w:ind w:firstLine="0"/>
        <w:rPr>
          <w:rFonts w:hint="cs"/>
          <w:rtl/>
        </w:rPr>
      </w:pPr>
    </w:p>
    <w:p w14:paraId="13AF961C" w14:textId="77777777" w:rsidR="00000000" w:rsidRDefault="007C71EE">
      <w:pPr>
        <w:pStyle w:val="a"/>
        <w:ind w:firstLine="0"/>
      </w:pPr>
      <w:r>
        <w:rPr>
          <w:rtl/>
        </w:rPr>
        <w:tab/>
      </w:r>
      <w:r>
        <w:rPr>
          <w:rFonts w:hint="eastAsia"/>
          <w:rtl/>
        </w:rPr>
        <w:t>הסתייגות</w:t>
      </w:r>
      <w:r>
        <w:rPr>
          <w:rtl/>
        </w:rPr>
        <w:t xml:space="preserve"> חבר </w:t>
      </w:r>
      <w:r>
        <w:rPr>
          <w:rFonts w:hint="eastAsia"/>
          <w:rtl/>
        </w:rPr>
        <w:t>הכנסת</w:t>
      </w:r>
      <w:r>
        <w:rPr>
          <w:rtl/>
        </w:rPr>
        <w:t xml:space="preserve"> </w:t>
      </w:r>
      <w:r>
        <w:rPr>
          <w:rFonts w:hint="cs"/>
          <w:rtl/>
        </w:rPr>
        <w:t>שלמה בני</w:t>
      </w:r>
      <w:r>
        <w:rPr>
          <w:rFonts w:hint="cs"/>
          <w:rtl/>
        </w:rPr>
        <w:t xml:space="preserve">זרי </w:t>
      </w:r>
      <w:r>
        <w:rPr>
          <w:rtl/>
        </w:rPr>
        <w:t xml:space="preserve">- מי בעד? מי נגד? מי נמנע? תודה. </w:t>
      </w:r>
    </w:p>
    <w:p w14:paraId="521E7627" w14:textId="77777777" w:rsidR="00000000" w:rsidRDefault="007C71EE">
      <w:pPr>
        <w:pStyle w:val="a"/>
        <w:ind w:firstLine="0"/>
        <w:rPr>
          <w:rtl/>
        </w:rPr>
      </w:pPr>
    </w:p>
    <w:p w14:paraId="75A7A908" w14:textId="77777777" w:rsidR="00000000" w:rsidRDefault="007C71EE">
      <w:pPr>
        <w:pStyle w:val="a"/>
        <w:ind w:firstLine="0"/>
        <w:jc w:val="center"/>
        <w:rPr>
          <w:b/>
          <w:bCs/>
          <w:rtl/>
        </w:rPr>
      </w:pPr>
      <w:r>
        <w:rPr>
          <w:rFonts w:hint="eastAsia"/>
          <w:b/>
          <w:bCs/>
          <w:rtl/>
        </w:rPr>
        <w:t>הצבעה</w:t>
      </w:r>
    </w:p>
    <w:p w14:paraId="3C0C8334" w14:textId="77777777" w:rsidR="00000000" w:rsidRDefault="007C71EE">
      <w:pPr>
        <w:pStyle w:val="a"/>
        <w:ind w:firstLine="0"/>
        <w:jc w:val="center"/>
        <w:rPr>
          <w:b/>
          <w:bCs/>
          <w:rtl/>
        </w:rPr>
      </w:pPr>
    </w:p>
    <w:p w14:paraId="47123FED" w14:textId="77777777" w:rsidR="00000000" w:rsidRDefault="007C71EE">
      <w:pPr>
        <w:pStyle w:val="a"/>
        <w:ind w:firstLine="0"/>
        <w:jc w:val="center"/>
        <w:rPr>
          <w:rtl/>
        </w:rPr>
      </w:pPr>
      <w:r>
        <w:rPr>
          <w:rFonts w:hint="eastAsia"/>
          <w:rtl/>
        </w:rPr>
        <w:t>ההסתייגות</w:t>
      </w:r>
      <w:r>
        <w:rPr>
          <w:rtl/>
        </w:rPr>
        <w:t xml:space="preserve"> של חבר הכנסת </w:t>
      </w:r>
      <w:r>
        <w:rPr>
          <w:rFonts w:hint="cs"/>
          <w:rtl/>
        </w:rPr>
        <w:t xml:space="preserve">שלמה בניזרי </w:t>
      </w:r>
      <w:r>
        <w:rPr>
          <w:rtl/>
        </w:rPr>
        <w:t xml:space="preserve">לסעיף </w:t>
      </w:r>
      <w:r>
        <w:rPr>
          <w:rFonts w:hint="cs"/>
          <w:rtl/>
        </w:rPr>
        <w:t>28</w:t>
      </w:r>
      <w:r>
        <w:rPr>
          <w:rtl/>
        </w:rPr>
        <w:t xml:space="preserve"> לא נתקבלה. </w:t>
      </w:r>
    </w:p>
    <w:p w14:paraId="222B3F5E" w14:textId="77777777" w:rsidR="00000000" w:rsidRDefault="007C71EE">
      <w:pPr>
        <w:pStyle w:val="a"/>
        <w:ind w:firstLine="0"/>
        <w:rPr>
          <w:rtl/>
        </w:rPr>
      </w:pPr>
    </w:p>
    <w:p w14:paraId="702AAB93"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3005099C" w14:textId="77777777" w:rsidR="00000000" w:rsidRDefault="007C71EE">
      <w:pPr>
        <w:pStyle w:val="a"/>
        <w:rPr>
          <w:rtl/>
        </w:rPr>
      </w:pPr>
    </w:p>
    <w:p w14:paraId="4C4E6C07" w14:textId="77777777" w:rsidR="00000000" w:rsidRDefault="007C71EE">
      <w:pPr>
        <w:pStyle w:val="a"/>
        <w:rPr>
          <w:rFonts w:hint="cs"/>
          <w:rtl/>
        </w:rPr>
      </w:pPr>
      <w:r>
        <w:rPr>
          <w:rFonts w:hint="eastAsia"/>
          <w:rtl/>
        </w:rPr>
        <w:t>ההסתייגות</w:t>
      </w:r>
      <w:r>
        <w:rPr>
          <w:rtl/>
        </w:rPr>
        <w:t xml:space="preserve"> של חבר הכנסת </w:t>
      </w:r>
      <w:r>
        <w:rPr>
          <w:rFonts w:hint="cs"/>
          <w:rtl/>
        </w:rPr>
        <w:t xml:space="preserve">שלמה בניזרי </w:t>
      </w:r>
      <w:r>
        <w:rPr>
          <w:rtl/>
        </w:rPr>
        <w:t xml:space="preserve">לא נתקבלה. </w:t>
      </w:r>
      <w:r>
        <w:rPr>
          <w:rFonts w:hint="eastAsia"/>
          <w:rtl/>
        </w:rPr>
        <w:t>תודה</w:t>
      </w:r>
      <w:r>
        <w:rPr>
          <w:rtl/>
        </w:rPr>
        <w:t>.</w:t>
      </w:r>
    </w:p>
    <w:p w14:paraId="779337E2" w14:textId="77777777" w:rsidR="00000000" w:rsidRDefault="007C71EE">
      <w:pPr>
        <w:pStyle w:val="a"/>
        <w:ind w:firstLine="0"/>
        <w:rPr>
          <w:rFonts w:hint="cs"/>
          <w:rtl/>
        </w:rPr>
      </w:pPr>
    </w:p>
    <w:p w14:paraId="65D3D628" w14:textId="77777777" w:rsidR="00000000" w:rsidRDefault="007C71EE">
      <w:pPr>
        <w:pStyle w:val="a"/>
        <w:ind w:firstLine="0"/>
      </w:pPr>
      <w:r>
        <w:rPr>
          <w:rtl/>
        </w:rPr>
        <w:tab/>
      </w:r>
      <w:r>
        <w:rPr>
          <w:rFonts w:hint="eastAsia"/>
          <w:rtl/>
        </w:rPr>
        <w:t>הסתייגות</w:t>
      </w:r>
      <w:r>
        <w:rPr>
          <w:rtl/>
        </w:rPr>
        <w:t xml:space="preserve"> חבר </w:t>
      </w:r>
      <w:r>
        <w:rPr>
          <w:rFonts w:hint="eastAsia"/>
          <w:rtl/>
        </w:rPr>
        <w:t>הכנסת</w:t>
      </w:r>
      <w:r>
        <w:rPr>
          <w:rtl/>
        </w:rPr>
        <w:t xml:space="preserve"> </w:t>
      </w:r>
      <w:r>
        <w:rPr>
          <w:rFonts w:hint="cs"/>
          <w:rtl/>
        </w:rPr>
        <w:t>נסים דהן</w:t>
      </w:r>
      <w:r>
        <w:rPr>
          <w:rtl/>
        </w:rPr>
        <w:t xml:space="preserve"> - מי בעד? מי נגד? מי נמנע? תודה. </w:t>
      </w:r>
    </w:p>
    <w:p w14:paraId="0ACB9C85" w14:textId="77777777" w:rsidR="00000000" w:rsidRDefault="007C71EE">
      <w:pPr>
        <w:pStyle w:val="a"/>
        <w:ind w:firstLine="0"/>
        <w:rPr>
          <w:rtl/>
        </w:rPr>
      </w:pPr>
    </w:p>
    <w:p w14:paraId="40404194" w14:textId="77777777" w:rsidR="00000000" w:rsidRDefault="007C71EE">
      <w:pPr>
        <w:pStyle w:val="a"/>
        <w:ind w:firstLine="0"/>
        <w:jc w:val="center"/>
        <w:rPr>
          <w:b/>
          <w:bCs/>
          <w:rtl/>
        </w:rPr>
      </w:pPr>
      <w:r>
        <w:rPr>
          <w:rFonts w:hint="eastAsia"/>
          <w:b/>
          <w:bCs/>
          <w:rtl/>
        </w:rPr>
        <w:t>הצבעה</w:t>
      </w:r>
    </w:p>
    <w:p w14:paraId="7C20AB7F" w14:textId="77777777" w:rsidR="00000000" w:rsidRDefault="007C71EE">
      <w:pPr>
        <w:pStyle w:val="a"/>
        <w:ind w:firstLine="0"/>
        <w:jc w:val="center"/>
        <w:rPr>
          <w:b/>
          <w:bCs/>
          <w:rtl/>
        </w:rPr>
      </w:pPr>
    </w:p>
    <w:p w14:paraId="0C601416" w14:textId="77777777" w:rsidR="00000000" w:rsidRDefault="007C71EE">
      <w:pPr>
        <w:pStyle w:val="a"/>
        <w:ind w:firstLine="0"/>
        <w:jc w:val="center"/>
        <w:rPr>
          <w:rtl/>
        </w:rPr>
      </w:pPr>
      <w:r>
        <w:rPr>
          <w:rFonts w:hint="eastAsia"/>
          <w:rtl/>
        </w:rPr>
        <w:t>ההסתייגו</w:t>
      </w:r>
      <w:r>
        <w:rPr>
          <w:rFonts w:hint="eastAsia"/>
          <w:rtl/>
        </w:rPr>
        <w:t>ת</w:t>
      </w:r>
      <w:r>
        <w:rPr>
          <w:rtl/>
        </w:rPr>
        <w:t xml:space="preserve"> של חבר הכנסת </w:t>
      </w:r>
      <w:r>
        <w:rPr>
          <w:rFonts w:hint="cs"/>
          <w:rtl/>
        </w:rPr>
        <w:t xml:space="preserve">נסים דהן </w:t>
      </w:r>
      <w:r>
        <w:rPr>
          <w:rtl/>
        </w:rPr>
        <w:t xml:space="preserve"> לסעיף </w:t>
      </w:r>
      <w:r>
        <w:rPr>
          <w:rFonts w:hint="cs"/>
          <w:rtl/>
        </w:rPr>
        <w:t>28</w:t>
      </w:r>
      <w:r>
        <w:rPr>
          <w:rtl/>
        </w:rPr>
        <w:t xml:space="preserve"> לא נתקבלה. </w:t>
      </w:r>
    </w:p>
    <w:p w14:paraId="5CEF47AA" w14:textId="77777777" w:rsidR="00000000" w:rsidRDefault="007C71EE">
      <w:pPr>
        <w:pStyle w:val="a"/>
        <w:ind w:firstLine="0"/>
        <w:rPr>
          <w:rtl/>
        </w:rPr>
      </w:pPr>
    </w:p>
    <w:p w14:paraId="629D1D06" w14:textId="77777777" w:rsidR="00000000" w:rsidRDefault="007C71EE">
      <w:pPr>
        <w:pStyle w:val="ad"/>
        <w:rPr>
          <w:rtl/>
        </w:rPr>
      </w:pPr>
      <w:r>
        <w:rPr>
          <w:rFonts w:hint="eastAsia"/>
          <w:rtl/>
        </w:rPr>
        <w:t>היו</w:t>
      </w:r>
      <w:r>
        <w:rPr>
          <w:rtl/>
        </w:rPr>
        <w:t>"</w:t>
      </w:r>
      <w:r>
        <w:rPr>
          <w:rFonts w:hint="eastAsia"/>
          <w:rtl/>
        </w:rPr>
        <w:t>ר</w:t>
      </w:r>
      <w:r>
        <w:rPr>
          <w:rtl/>
        </w:rPr>
        <w:t xml:space="preserve"> ראובן ריבלין:</w:t>
      </w:r>
    </w:p>
    <w:p w14:paraId="406F47F8" w14:textId="77777777" w:rsidR="00000000" w:rsidRDefault="007C71EE">
      <w:pPr>
        <w:pStyle w:val="a"/>
        <w:rPr>
          <w:rtl/>
        </w:rPr>
      </w:pPr>
    </w:p>
    <w:p w14:paraId="0828D84D" w14:textId="77777777" w:rsidR="00000000" w:rsidRDefault="007C71EE">
      <w:pPr>
        <w:pStyle w:val="a"/>
        <w:rPr>
          <w:rFonts w:hint="cs"/>
          <w:rtl/>
        </w:rPr>
      </w:pPr>
      <w:r>
        <w:rPr>
          <w:rFonts w:hint="eastAsia"/>
          <w:rtl/>
        </w:rPr>
        <w:t>ההסתייגות</w:t>
      </w:r>
      <w:r>
        <w:rPr>
          <w:rtl/>
        </w:rPr>
        <w:t xml:space="preserve"> של חבר הכנסת </w:t>
      </w:r>
      <w:r>
        <w:rPr>
          <w:rFonts w:hint="cs"/>
          <w:rtl/>
        </w:rPr>
        <w:t>נסים דהן</w:t>
      </w:r>
      <w:r>
        <w:rPr>
          <w:rtl/>
        </w:rPr>
        <w:t xml:space="preserve"> לא נתקבלה. </w:t>
      </w:r>
      <w:r>
        <w:rPr>
          <w:rFonts w:hint="eastAsia"/>
          <w:rtl/>
        </w:rPr>
        <w:t>תודה</w:t>
      </w:r>
      <w:r>
        <w:rPr>
          <w:rtl/>
        </w:rPr>
        <w:t>.</w:t>
      </w:r>
    </w:p>
    <w:p w14:paraId="21FEC855" w14:textId="77777777" w:rsidR="00000000" w:rsidRDefault="007C71EE">
      <w:pPr>
        <w:pStyle w:val="a"/>
        <w:rPr>
          <w:rFonts w:hint="cs"/>
          <w:rtl/>
        </w:rPr>
      </w:pPr>
    </w:p>
    <w:p w14:paraId="46582DDC" w14:textId="77777777" w:rsidR="00000000" w:rsidRDefault="007C71EE">
      <w:pPr>
        <w:pStyle w:val="a"/>
        <w:rPr>
          <w:rFonts w:hint="cs"/>
          <w:rtl/>
        </w:rPr>
      </w:pPr>
      <w:r>
        <w:rPr>
          <w:rFonts w:hint="cs"/>
          <w:rtl/>
        </w:rPr>
        <w:t>חבר הכנסת אמנון כהן - מי בעד? תודה. מי נגד? תודה. מי נמנע? תודה.</w:t>
      </w:r>
    </w:p>
    <w:p w14:paraId="3FE4279D" w14:textId="77777777" w:rsidR="00000000" w:rsidRDefault="007C71EE">
      <w:pPr>
        <w:pStyle w:val="a"/>
        <w:jc w:val="center"/>
        <w:rPr>
          <w:rFonts w:hint="cs"/>
          <w:b/>
          <w:bCs/>
          <w:rtl/>
        </w:rPr>
      </w:pPr>
      <w:r>
        <w:rPr>
          <w:rtl/>
        </w:rPr>
        <w:br/>
      </w:r>
      <w:r>
        <w:rPr>
          <w:rFonts w:hint="cs"/>
          <w:b/>
          <w:bCs/>
          <w:rtl/>
        </w:rPr>
        <w:t>הצבעה</w:t>
      </w:r>
    </w:p>
    <w:p w14:paraId="2ED091F2" w14:textId="77777777" w:rsidR="00000000" w:rsidRDefault="007C71EE">
      <w:pPr>
        <w:pStyle w:val="a"/>
        <w:jc w:val="center"/>
        <w:rPr>
          <w:rFonts w:hint="cs"/>
          <w:b/>
          <w:bCs/>
          <w:rtl/>
        </w:rPr>
      </w:pPr>
    </w:p>
    <w:p w14:paraId="127BB793" w14:textId="77777777" w:rsidR="00000000" w:rsidRDefault="007C71EE">
      <w:pPr>
        <w:pStyle w:val="a"/>
        <w:jc w:val="center"/>
        <w:rPr>
          <w:rFonts w:hint="cs"/>
          <w:rtl/>
        </w:rPr>
      </w:pPr>
      <w:r>
        <w:rPr>
          <w:rFonts w:hint="cs"/>
          <w:rtl/>
        </w:rPr>
        <w:t>ההסתייגות של חבר הכנסת אמנון כהן לסעיף 28 לא נתקבלה.</w:t>
      </w:r>
    </w:p>
    <w:p w14:paraId="2F3E40E5" w14:textId="77777777" w:rsidR="00000000" w:rsidRDefault="007C71EE">
      <w:pPr>
        <w:pStyle w:val="a"/>
        <w:jc w:val="center"/>
        <w:rPr>
          <w:rFonts w:hint="cs"/>
          <w:rtl/>
        </w:rPr>
      </w:pPr>
    </w:p>
    <w:p w14:paraId="024C5767" w14:textId="77777777" w:rsidR="00000000" w:rsidRDefault="007C71EE">
      <w:pPr>
        <w:pStyle w:val="ad"/>
        <w:rPr>
          <w:rtl/>
        </w:rPr>
      </w:pPr>
      <w:r>
        <w:rPr>
          <w:rtl/>
        </w:rPr>
        <w:t>היו"ר ראובן</w:t>
      </w:r>
      <w:r>
        <w:rPr>
          <w:rtl/>
        </w:rPr>
        <w:t xml:space="preserve"> ריבלין:</w:t>
      </w:r>
    </w:p>
    <w:p w14:paraId="45C1C576" w14:textId="77777777" w:rsidR="00000000" w:rsidRDefault="007C71EE">
      <w:pPr>
        <w:pStyle w:val="a"/>
        <w:rPr>
          <w:rtl/>
        </w:rPr>
      </w:pPr>
    </w:p>
    <w:p w14:paraId="35C11ECE" w14:textId="77777777" w:rsidR="00000000" w:rsidRDefault="007C71EE">
      <w:pPr>
        <w:pStyle w:val="a"/>
        <w:ind w:firstLine="0"/>
        <w:rPr>
          <w:rFonts w:hint="cs"/>
          <w:rtl/>
        </w:rPr>
      </w:pPr>
      <w:r>
        <w:rPr>
          <w:rFonts w:hint="cs"/>
          <w:rtl/>
        </w:rPr>
        <w:tab/>
        <w:t>לא עבר.</w:t>
      </w:r>
    </w:p>
    <w:p w14:paraId="4CC794A2" w14:textId="77777777" w:rsidR="00000000" w:rsidRDefault="007C71EE">
      <w:pPr>
        <w:pStyle w:val="a"/>
        <w:ind w:firstLine="0"/>
        <w:rPr>
          <w:rFonts w:hint="cs"/>
          <w:rtl/>
        </w:rPr>
      </w:pPr>
      <w:r>
        <w:rPr>
          <w:rFonts w:hint="cs"/>
          <w:rtl/>
        </w:rPr>
        <w:tab/>
      </w:r>
    </w:p>
    <w:p w14:paraId="1F9DF5DA" w14:textId="77777777" w:rsidR="00000000" w:rsidRDefault="007C71EE">
      <w:pPr>
        <w:pStyle w:val="a"/>
        <w:rPr>
          <w:rFonts w:hint="cs"/>
          <w:rtl/>
        </w:rPr>
      </w:pPr>
      <w:r>
        <w:rPr>
          <w:rFonts w:hint="cs"/>
          <w:rtl/>
        </w:rPr>
        <w:t>חבר הכנסת יצחק כהן - מי בעד? תודה. מי נגד? תודה. מי נמנע? תודה.</w:t>
      </w:r>
    </w:p>
    <w:p w14:paraId="09ED6E5C" w14:textId="77777777" w:rsidR="00000000" w:rsidRDefault="007C71EE">
      <w:pPr>
        <w:pStyle w:val="a"/>
        <w:ind w:firstLine="0"/>
        <w:rPr>
          <w:rFonts w:hint="cs"/>
          <w:rtl/>
        </w:rPr>
      </w:pPr>
    </w:p>
    <w:p w14:paraId="74AF81CE" w14:textId="77777777" w:rsidR="00000000" w:rsidRDefault="007C71EE">
      <w:pPr>
        <w:pStyle w:val="a"/>
        <w:jc w:val="center"/>
        <w:rPr>
          <w:rFonts w:hint="cs"/>
          <w:b/>
          <w:bCs/>
          <w:rtl/>
        </w:rPr>
      </w:pPr>
      <w:r>
        <w:rPr>
          <w:rFonts w:hint="cs"/>
          <w:b/>
          <w:bCs/>
          <w:rtl/>
        </w:rPr>
        <w:t>הצבעה</w:t>
      </w:r>
    </w:p>
    <w:p w14:paraId="0C13B97F" w14:textId="77777777" w:rsidR="00000000" w:rsidRDefault="007C71EE">
      <w:pPr>
        <w:pStyle w:val="a"/>
        <w:jc w:val="center"/>
        <w:rPr>
          <w:rFonts w:hint="cs"/>
          <w:b/>
          <w:bCs/>
          <w:rtl/>
        </w:rPr>
      </w:pPr>
    </w:p>
    <w:p w14:paraId="6BBFE1C6" w14:textId="77777777" w:rsidR="00000000" w:rsidRDefault="007C71EE">
      <w:pPr>
        <w:pStyle w:val="a"/>
        <w:jc w:val="center"/>
        <w:rPr>
          <w:rFonts w:hint="cs"/>
          <w:rtl/>
        </w:rPr>
      </w:pPr>
      <w:r>
        <w:rPr>
          <w:rFonts w:hint="cs"/>
          <w:rtl/>
        </w:rPr>
        <w:t>ההסתייגות של חבר הכנסת יצחק כהן לסעיף 28 לא נתקבלה.</w:t>
      </w:r>
    </w:p>
    <w:p w14:paraId="3B456250" w14:textId="77777777" w:rsidR="00000000" w:rsidRDefault="007C71EE">
      <w:pPr>
        <w:pStyle w:val="a"/>
        <w:jc w:val="center"/>
        <w:rPr>
          <w:rFonts w:hint="cs"/>
          <w:rtl/>
        </w:rPr>
      </w:pPr>
    </w:p>
    <w:p w14:paraId="6FD97ACA" w14:textId="77777777" w:rsidR="00000000" w:rsidRDefault="007C71EE">
      <w:pPr>
        <w:pStyle w:val="ad"/>
        <w:rPr>
          <w:rtl/>
        </w:rPr>
      </w:pPr>
      <w:r>
        <w:rPr>
          <w:rtl/>
        </w:rPr>
        <w:t>היו"ר ראובן ריבלין:</w:t>
      </w:r>
    </w:p>
    <w:p w14:paraId="05488E86" w14:textId="77777777" w:rsidR="00000000" w:rsidRDefault="007C71EE">
      <w:pPr>
        <w:pStyle w:val="a"/>
        <w:rPr>
          <w:rtl/>
        </w:rPr>
      </w:pPr>
    </w:p>
    <w:p w14:paraId="4B9056F6" w14:textId="77777777" w:rsidR="00000000" w:rsidRDefault="007C71EE">
      <w:pPr>
        <w:pStyle w:val="a"/>
        <w:rPr>
          <w:rFonts w:hint="cs"/>
          <w:rtl/>
        </w:rPr>
      </w:pPr>
      <w:r>
        <w:rPr>
          <w:rFonts w:hint="cs"/>
          <w:rtl/>
        </w:rPr>
        <w:t>לא עבר.</w:t>
      </w:r>
    </w:p>
    <w:p w14:paraId="7B65029D" w14:textId="77777777" w:rsidR="00000000" w:rsidRDefault="007C71EE">
      <w:pPr>
        <w:pStyle w:val="a"/>
        <w:rPr>
          <w:rFonts w:hint="cs"/>
          <w:rtl/>
        </w:rPr>
      </w:pPr>
    </w:p>
    <w:p w14:paraId="6D224CC6" w14:textId="77777777" w:rsidR="00000000" w:rsidRDefault="007C71EE">
      <w:pPr>
        <w:pStyle w:val="a"/>
        <w:rPr>
          <w:rFonts w:hint="cs"/>
          <w:rtl/>
        </w:rPr>
      </w:pPr>
      <w:r>
        <w:rPr>
          <w:rFonts w:hint="cs"/>
          <w:rtl/>
        </w:rPr>
        <w:t>חבר הכנסת דוד אזולאי - מי בעד? תודה. מי נגד? תודה. מי נמנע? תודה.</w:t>
      </w:r>
    </w:p>
    <w:p w14:paraId="57E83EFD" w14:textId="77777777" w:rsidR="00000000" w:rsidRDefault="007C71EE">
      <w:pPr>
        <w:pStyle w:val="a"/>
        <w:rPr>
          <w:rFonts w:hint="cs"/>
          <w:rtl/>
        </w:rPr>
      </w:pPr>
    </w:p>
    <w:p w14:paraId="03C561E1" w14:textId="77777777" w:rsidR="00000000" w:rsidRDefault="007C71EE">
      <w:pPr>
        <w:pStyle w:val="a"/>
        <w:jc w:val="center"/>
        <w:rPr>
          <w:rFonts w:hint="cs"/>
          <w:b/>
          <w:bCs/>
          <w:rtl/>
        </w:rPr>
      </w:pPr>
      <w:r>
        <w:rPr>
          <w:rFonts w:hint="cs"/>
          <w:b/>
          <w:bCs/>
          <w:rtl/>
        </w:rPr>
        <w:t>הצבעה</w:t>
      </w:r>
    </w:p>
    <w:p w14:paraId="4648B2C7" w14:textId="77777777" w:rsidR="00000000" w:rsidRDefault="007C71EE">
      <w:pPr>
        <w:pStyle w:val="a"/>
        <w:jc w:val="center"/>
        <w:rPr>
          <w:rFonts w:hint="cs"/>
          <w:b/>
          <w:bCs/>
          <w:rtl/>
        </w:rPr>
      </w:pPr>
    </w:p>
    <w:p w14:paraId="6DFF656A" w14:textId="77777777" w:rsidR="00000000" w:rsidRDefault="007C71EE">
      <w:pPr>
        <w:pStyle w:val="a"/>
        <w:jc w:val="center"/>
        <w:rPr>
          <w:rFonts w:hint="cs"/>
          <w:rtl/>
        </w:rPr>
      </w:pPr>
      <w:r>
        <w:rPr>
          <w:rFonts w:hint="cs"/>
          <w:rtl/>
        </w:rPr>
        <w:t>ההסתיי</w:t>
      </w:r>
      <w:r>
        <w:rPr>
          <w:rFonts w:hint="cs"/>
          <w:rtl/>
        </w:rPr>
        <w:t>גות של חבר הכנסת דוד אזולאי לסעיף 28 לא נתקבלה.</w:t>
      </w:r>
    </w:p>
    <w:p w14:paraId="79E28DA3" w14:textId="77777777" w:rsidR="00000000" w:rsidRDefault="007C71EE">
      <w:pPr>
        <w:pStyle w:val="a"/>
        <w:jc w:val="center"/>
        <w:rPr>
          <w:rFonts w:hint="cs"/>
          <w:rtl/>
        </w:rPr>
      </w:pPr>
    </w:p>
    <w:p w14:paraId="0360A96B" w14:textId="77777777" w:rsidR="00000000" w:rsidRDefault="007C71EE">
      <w:pPr>
        <w:pStyle w:val="ad"/>
        <w:rPr>
          <w:rtl/>
        </w:rPr>
      </w:pPr>
      <w:r>
        <w:rPr>
          <w:rtl/>
        </w:rPr>
        <w:t>היו"ר ראובן ריבלין:</w:t>
      </w:r>
    </w:p>
    <w:p w14:paraId="2E502372" w14:textId="77777777" w:rsidR="00000000" w:rsidRDefault="007C71EE">
      <w:pPr>
        <w:pStyle w:val="a"/>
        <w:rPr>
          <w:rtl/>
        </w:rPr>
      </w:pPr>
    </w:p>
    <w:p w14:paraId="536CA162" w14:textId="77777777" w:rsidR="00000000" w:rsidRDefault="007C71EE">
      <w:pPr>
        <w:pStyle w:val="a"/>
        <w:rPr>
          <w:rFonts w:hint="cs"/>
          <w:rtl/>
        </w:rPr>
      </w:pPr>
      <w:r>
        <w:rPr>
          <w:rFonts w:hint="cs"/>
          <w:rtl/>
        </w:rPr>
        <w:t>לא עבר.</w:t>
      </w:r>
    </w:p>
    <w:p w14:paraId="097805B2" w14:textId="77777777" w:rsidR="00000000" w:rsidRDefault="007C71EE">
      <w:pPr>
        <w:pStyle w:val="a"/>
        <w:rPr>
          <w:rFonts w:hint="cs"/>
          <w:rtl/>
        </w:rPr>
      </w:pPr>
    </w:p>
    <w:p w14:paraId="5C7F3004" w14:textId="77777777" w:rsidR="00000000" w:rsidRDefault="007C71EE">
      <w:pPr>
        <w:pStyle w:val="a"/>
        <w:rPr>
          <w:rFonts w:hint="cs"/>
          <w:rtl/>
        </w:rPr>
      </w:pPr>
      <w:r>
        <w:rPr>
          <w:rFonts w:hint="cs"/>
          <w:rtl/>
        </w:rPr>
        <w:t>חבר הכנסת משולם נהרי - אינו נוכח.</w:t>
      </w:r>
    </w:p>
    <w:p w14:paraId="1661E5B1" w14:textId="77777777" w:rsidR="00000000" w:rsidRDefault="007C71EE">
      <w:pPr>
        <w:pStyle w:val="a"/>
        <w:rPr>
          <w:rFonts w:hint="cs"/>
          <w:rtl/>
        </w:rPr>
      </w:pPr>
    </w:p>
    <w:p w14:paraId="44B581C8" w14:textId="77777777" w:rsidR="00000000" w:rsidRDefault="007C71EE">
      <w:pPr>
        <w:pStyle w:val="a"/>
        <w:rPr>
          <w:rFonts w:hint="cs"/>
          <w:rtl/>
        </w:rPr>
      </w:pPr>
      <w:r>
        <w:rPr>
          <w:rFonts w:hint="cs"/>
          <w:rtl/>
        </w:rPr>
        <w:t>יצחק וקנין  - מי בעד? תודה. מי נגד? תודה. מי נמנע? תודה.</w:t>
      </w:r>
    </w:p>
    <w:p w14:paraId="02409E44" w14:textId="77777777" w:rsidR="00000000" w:rsidRDefault="007C71EE">
      <w:pPr>
        <w:pStyle w:val="a"/>
        <w:rPr>
          <w:rFonts w:hint="cs"/>
          <w:rtl/>
        </w:rPr>
      </w:pPr>
    </w:p>
    <w:p w14:paraId="04044A8F" w14:textId="77777777" w:rsidR="00000000" w:rsidRDefault="007C71EE">
      <w:pPr>
        <w:pStyle w:val="a"/>
        <w:jc w:val="center"/>
        <w:rPr>
          <w:rFonts w:hint="cs"/>
          <w:b/>
          <w:bCs/>
          <w:rtl/>
        </w:rPr>
      </w:pPr>
    </w:p>
    <w:p w14:paraId="33ACF7BD" w14:textId="77777777" w:rsidR="00000000" w:rsidRDefault="007C71EE">
      <w:pPr>
        <w:pStyle w:val="a"/>
        <w:jc w:val="center"/>
        <w:rPr>
          <w:rFonts w:hint="cs"/>
          <w:b/>
          <w:bCs/>
          <w:rtl/>
        </w:rPr>
      </w:pPr>
    </w:p>
    <w:p w14:paraId="0DA8E971" w14:textId="77777777" w:rsidR="00000000" w:rsidRDefault="007C71EE">
      <w:pPr>
        <w:pStyle w:val="a"/>
        <w:jc w:val="center"/>
        <w:rPr>
          <w:rFonts w:hint="cs"/>
          <w:b/>
          <w:bCs/>
          <w:rtl/>
        </w:rPr>
      </w:pPr>
      <w:r>
        <w:rPr>
          <w:rFonts w:hint="cs"/>
          <w:b/>
          <w:bCs/>
          <w:rtl/>
        </w:rPr>
        <w:t>הצבעה</w:t>
      </w:r>
    </w:p>
    <w:p w14:paraId="24104BD6" w14:textId="77777777" w:rsidR="00000000" w:rsidRDefault="007C71EE">
      <w:pPr>
        <w:pStyle w:val="a"/>
        <w:jc w:val="center"/>
        <w:rPr>
          <w:rFonts w:hint="cs"/>
          <w:b/>
          <w:bCs/>
          <w:rtl/>
        </w:rPr>
      </w:pPr>
    </w:p>
    <w:p w14:paraId="203A2048" w14:textId="77777777" w:rsidR="00000000" w:rsidRDefault="007C71EE">
      <w:pPr>
        <w:pStyle w:val="a"/>
        <w:jc w:val="center"/>
        <w:rPr>
          <w:rFonts w:hint="cs"/>
          <w:rtl/>
        </w:rPr>
      </w:pPr>
      <w:r>
        <w:rPr>
          <w:rFonts w:hint="cs"/>
          <w:rtl/>
        </w:rPr>
        <w:t>ההסתייגות של חבר הכנסת יצחק וקנין לסעיף 28 לא נתקבלה.</w:t>
      </w:r>
    </w:p>
    <w:p w14:paraId="70F52995" w14:textId="77777777" w:rsidR="00000000" w:rsidRDefault="007C71EE">
      <w:pPr>
        <w:pStyle w:val="a"/>
        <w:jc w:val="center"/>
        <w:rPr>
          <w:rFonts w:hint="cs"/>
          <w:rtl/>
        </w:rPr>
      </w:pPr>
    </w:p>
    <w:p w14:paraId="08491CE6" w14:textId="77777777" w:rsidR="00000000" w:rsidRDefault="007C71EE">
      <w:pPr>
        <w:pStyle w:val="ad"/>
        <w:rPr>
          <w:rtl/>
        </w:rPr>
      </w:pPr>
      <w:r>
        <w:rPr>
          <w:rtl/>
        </w:rPr>
        <w:t>היו"ר ראובן ריבלין:</w:t>
      </w:r>
    </w:p>
    <w:p w14:paraId="77E664AA" w14:textId="77777777" w:rsidR="00000000" w:rsidRDefault="007C71EE">
      <w:pPr>
        <w:pStyle w:val="a"/>
        <w:rPr>
          <w:rtl/>
        </w:rPr>
      </w:pPr>
    </w:p>
    <w:p w14:paraId="5CB0C80A" w14:textId="77777777" w:rsidR="00000000" w:rsidRDefault="007C71EE">
      <w:pPr>
        <w:pStyle w:val="a"/>
        <w:rPr>
          <w:rFonts w:hint="cs"/>
          <w:rtl/>
        </w:rPr>
      </w:pPr>
      <w:r>
        <w:rPr>
          <w:rFonts w:hint="cs"/>
          <w:rtl/>
        </w:rPr>
        <w:t>לא עבר.</w:t>
      </w:r>
    </w:p>
    <w:p w14:paraId="04F71242" w14:textId="77777777" w:rsidR="00000000" w:rsidRDefault="007C71EE">
      <w:pPr>
        <w:pStyle w:val="a"/>
        <w:rPr>
          <w:rFonts w:hint="cs"/>
          <w:rtl/>
        </w:rPr>
      </w:pPr>
    </w:p>
    <w:p w14:paraId="158433AA" w14:textId="77777777" w:rsidR="00000000" w:rsidRDefault="007C71EE">
      <w:pPr>
        <w:pStyle w:val="a"/>
        <w:rPr>
          <w:rFonts w:hint="cs"/>
          <w:rtl/>
        </w:rPr>
      </w:pPr>
      <w:r>
        <w:rPr>
          <w:rFonts w:hint="cs"/>
          <w:rtl/>
        </w:rPr>
        <w:t>יאיר פרץ - מי בעד? תודה. מי נגד? תודה. מי נמנע? תודה.</w:t>
      </w:r>
    </w:p>
    <w:p w14:paraId="0BBEB164" w14:textId="77777777" w:rsidR="00000000" w:rsidRDefault="007C71EE">
      <w:pPr>
        <w:pStyle w:val="a"/>
        <w:rPr>
          <w:rFonts w:hint="cs"/>
          <w:rtl/>
        </w:rPr>
      </w:pPr>
    </w:p>
    <w:p w14:paraId="2DA7F862" w14:textId="77777777" w:rsidR="00000000" w:rsidRDefault="007C71EE">
      <w:pPr>
        <w:pStyle w:val="a"/>
        <w:jc w:val="center"/>
        <w:rPr>
          <w:rFonts w:hint="cs"/>
          <w:b/>
          <w:bCs/>
          <w:rtl/>
        </w:rPr>
      </w:pPr>
      <w:r>
        <w:rPr>
          <w:rFonts w:hint="cs"/>
          <w:b/>
          <w:bCs/>
          <w:rtl/>
        </w:rPr>
        <w:t>הצבעה</w:t>
      </w:r>
    </w:p>
    <w:p w14:paraId="1FF0A424" w14:textId="77777777" w:rsidR="00000000" w:rsidRDefault="007C71EE">
      <w:pPr>
        <w:pStyle w:val="a"/>
        <w:jc w:val="center"/>
        <w:rPr>
          <w:rFonts w:hint="cs"/>
          <w:b/>
          <w:bCs/>
          <w:rtl/>
        </w:rPr>
      </w:pPr>
    </w:p>
    <w:p w14:paraId="6DD5B910" w14:textId="77777777" w:rsidR="00000000" w:rsidRDefault="007C71EE">
      <w:pPr>
        <w:pStyle w:val="a"/>
        <w:jc w:val="center"/>
        <w:rPr>
          <w:rFonts w:hint="cs"/>
          <w:rtl/>
        </w:rPr>
      </w:pPr>
      <w:r>
        <w:rPr>
          <w:rFonts w:hint="cs"/>
          <w:rtl/>
        </w:rPr>
        <w:t>ההסתייגות של חבר הכנסת יאיר פרץ לסעיף 28 לא נתקבלה.</w:t>
      </w:r>
    </w:p>
    <w:p w14:paraId="3B299FA9" w14:textId="77777777" w:rsidR="00000000" w:rsidRDefault="007C71EE">
      <w:pPr>
        <w:pStyle w:val="a"/>
        <w:jc w:val="center"/>
        <w:rPr>
          <w:rFonts w:hint="cs"/>
          <w:rtl/>
        </w:rPr>
      </w:pPr>
    </w:p>
    <w:p w14:paraId="46DEF22E" w14:textId="77777777" w:rsidR="00000000" w:rsidRDefault="007C71EE">
      <w:pPr>
        <w:pStyle w:val="ad"/>
        <w:rPr>
          <w:rtl/>
        </w:rPr>
      </w:pPr>
      <w:r>
        <w:rPr>
          <w:rtl/>
        </w:rPr>
        <w:t>היו"ר ראובן ריבלין:</w:t>
      </w:r>
    </w:p>
    <w:p w14:paraId="71FDBC1B" w14:textId="77777777" w:rsidR="00000000" w:rsidRDefault="007C71EE">
      <w:pPr>
        <w:pStyle w:val="a"/>
        <w:rPr>
          <w:rtl/>
        </w:rPr>
      </w:pPr>
    </w:p>
    <w:p w14:paraId="2E263924" w14:textId="77777777" w:rsidR="00000000" w:rsidRDefault="007C71EE">
      <w:pPr>
        <w:pStyle w:val="a"/>
        <w:rPr>
          <w:rFonts w:hint="cs"/>
          <w:rtl/>
        </w:rPr>
      </w:pPr>
      <w:r>
        <w:rPr>
          <w:rFonts w:hint="cs"/>
          <w:rtl/>
        </w:rPr>
        <w:t>לא עבר.</w:t>
      </w:r>
    </w:p>
    <w:p w14:paraId="0B6AF21F" w14:textId="77777777" w:rsidR="00000000" w:rsidRDefault="007C71EE">
      <w:pPr>
        <w:pStyle w:val="a"/>
        <w:rPr>
          <w:rFonts w:hint="cs"/>
          <w:rtl/>
        </w:rPr>
      </w:pPr>
    </w:p>
    <w:p w14:paraId="20D75326" w14:textId="77777777" w:rsidR="00000000" w:rsidRDefault="007C71EE">
      <w:pPr>
        <w:pStyle w:val="a"/>
        <w:rPr>
          <w:rFonts w:hint="cs"/>
          <w:rtl/>
        </w:rPr>
      </w:pPr>
      <w:r>
        <w:rPr>
          <w:rFonts w:hint="cs"/>
          <w:rtl/>
        </w:rPr>
        <w:t>חבר הכנסת נסים זאב - מי בעד? תודה. מי נגד? תודה. מי נמנע? תודה.</w:t>
      </w:r>
    </w:p>
    <w:p w14:paraId="7F9DA202" w14:textId="77777777" w:rsidR="00000000" w:rsidRDefault="007C71EE">
      <w:pPr>
        <w:pStyle w:val="a"/>
        <w:rPr>
          <w:rFonts w:hint="cs"/>
          <w:rtl/>
        </w:rPr>
      </w:pPr>
    </w:p>
    <w:p w14:paraId="5D5D1252" w14:textId="77777777" w:rsidR="00000000" w:rsidRDefault="007C71EE">
      <w:pPr>
        <w:pStyle w:val="a"/>
        <w:jc w:val="center"/>
        <w:rPr>
          <w:rFonts w:hint="cs"/>
          <w:b/>
          <w:bCs/>
          <w:rtl/>
        </w:rPr>
      </w:pPr>
      <w:r>
        <w:rPr>
          <w:rFonts w:hint="cs"/>
          <w:b/>
          <w:bCs/>
          <w:rtl/>
        </w:rPr>
        <w:t>הצבעה</w:t>
      </w:r>
    </w:p>
    <w:p w14:paraId="5694CDB2" w14:textId="77777777" w:rsidR="00000000" w:rsidRDefault="007C71EE">
      <w:pPr>
        <w:pStyle w:val="a"/>
        <w:jc w:val="center"/>
        <w:rPr>
          <w:rFonts w:hint="cs"/>
          <w:b/>
          <w:bCs/>
          <w:rtl/>
        </w:rPr>
      </w:pPr>
    </w:p>
    <w:p w14:paraId="25A413D0" w14:textId="77777777" w:rsidR="00000000" w:rsidRDefault="007C71EE">
      <w:pPr>
        <w:pStyle w:val="a"/>
        <w:jc w:val="center"/>
        <w:rPr>
          <w:rFonts w:hint="cs"/>
          <w:rtl/>
        </w:rPr>
      </w:pPr>
      <w:r>
        <w:rPr>
          <w:rFonts w:hint="cs"/>
          <w:rtl/>
        </w:rPr>
        <w:t>ההסתייגות של חבר הכנסת נסים ז</w:t>
      </w:r>
      <w:r>
        <w:rPr>
          <w:rFonts w:hint="cs"/>
          <w:rtl/>
        </w:rPr>
        <w:t>אב לסעיף 28 לא נתקבלה.</w:t>
      </w:r>
    </w:p>
    <w:p w14:paraId="2298C67D" w14:textId="77777777" w:rsidR="00000000" w:rsidRDefault="007C71EE">
      <w:pPr>
        <w:pStyle w:val="a"/>
        <w:jc w:val="center"/>
        <w:rPr>
          <w:rFonts w:hint="cs"/>
          <w:rtl/>
        </w:rPr>
      </w:pPr>
    </w:p>
    <w:p w14:paraId="5A037E87" w14:textId="77777777" w:rsidR="00000000" w:rsidRDefault="007C71EE">
      <w:pPr>
        <w:pStyle w:val="ad"/>
        <w:rPr>
          <w:rtl/>
        </w:rPr>
      </w:pPr>
      <w:r>
        <w:rPr>
          <w:rtl/>
        </w:rPr>
        <w:t>היו"ר ראובן ריבלין:</w:t>
      </w:r>
    </w:p>
    <w:p w14:paraId="5319E812" w14:textId="77777777" w:rsidR="00000000" w:rsidRDefault="007C71EE">
      <w:pPr>
        <w:pStyle w:val="a"/>
        <w:rPr>
          <w:rtl/>
        </w:rPr>
      </w:pPr>
    </w:p>
    <w:p w14:paraId="23E8CB04" w14:textId="77777777" w:rsidR="00000000" w:rsidRDefault="007C71EE">
      <w:pPr>
        <w:pStyle w:val="a"/>
        <w:rPr>
          <w:rFonts w:hint="cs"/>
          <w:rtl/>
        </w:rPr>
      </w:pPr>
      <w:r>
        <w:rPr>
          <w:rFonts w:hint="cs"/>
          <w:rtl/>
        </w:rPr>
        <w:t>לא עבר.</w:t>
      </w:r>
    </w:p>
    <w:p w14:paraId="34C10F14" w14:textId="77777777" w:rsidR="00000000" w:rsidRDefault="007C71EE">
      <w:pPr>
        <w:pStyle w:val="a"/>
        <w:rPr>
          <w:rFonts w:hint="cs"/>
          <w:rtl/>
        </w:rPr>
      </w:pPr>
    </w:p>
    <w:p w14:paraId="6D6C35B3" w14:textId="77777777" w:rsidR="00000000" w:rsidRDefault="007C71EE">
      <w:pPr>
        <w:pStyle w:val="a"/>
        <w:rPr>
          <w:rFonts w:hint="cs"/>
          <w:rtl/>
        </w:rPr>
      </w:pPr>
      <w:r>
        <w:rPr>
          <w:rFonts w:hint="cs"/>
          <w:rtl/>
        </w:rPr>
        <w:t>חבר הכנסת יעקב מרגי - מי בעד? תודה. מי נגד? תודה. מי נמנע? תודה.</w:t>
      </w:r>
    </w:p>
    <w:p w14:paraId="6B550026" w14:textId="77777777" w:rsidR="00000000" w:rsidRDefault="007C71EE">
      <w:pPr>
        <w:pStyle w:val="a"/>
        <w:rPr>
          <w:rFonts w:hint="cs"/>
          <w:rtl/>
        </w:rPr>
      </w:pPr>
    </w:p>
    <w:p w14:paraId="36F38FD7" w14:textId="77777777" w:rsidR="00000000" w:rsidRDefault="007C71EE">
      <w:pPr>
        <w:pStyle w:val="a"/>
        <w:jc w:val="center"/>
        <w:rPr>
          <w:rFonts w:hint="cs"/>
          <w:b/>
          <w:bCs/>
          <w:rtl/>
        </w:rPr>
      </w:pPr>
      <w:r>
        <w:rPr>
          <w:rFonts w:hint="cs"/>
          <w:b/>
          <w:bCs/>
          <w:rtl/>
        </w:rPr>
        <w:t>הצבעה</w:t>
      </w:r>
    </w:p>
    <w:p w14:paraId="38E20372" w14:textId="77777777" w:rsidR="00000000" w:rsidRDefault="007C71EE">
      <w:pPr>
        <w:pStyle w:val="a"/>
        <w:jc w:val="center"/>
        <w:rPr>
          <w:rFonts w:hint="cs"/>
          <w:b/>
          <w:bCs/>
          <w:rtl/>
        </w:rPr>
      </w:pPr>
    </w:p>
    <w:p w14:paraId="51AB0C2C" w14:textId="77777777" w:rsidR="00000000" w:rsidRDefault="007C71EE">
      <w:pPr>
        <w:pStyle w:val="a"/>
        <w:jc w:val="center"/>
        <w:rPr>
          <w:rFonts w:hint="cs"/>
          <w:rtl/>
        </w:rPr>
      </w:pPr>
      <w:r>
        <w:rPr>
          <w:rFonts w:hint="cs"/>
          <w:rtl/>
        </w:rPr>
        <w:t>ההסתייגות של חבר הכנסת יעקב מרגי לסעיף 28 לא נתקבלה.</w:t>
      </w:r>
    </w:p>
    <w:p w14:paraId="29FED312" w14:textId="77777777" w:rsidR="00000000" w:rsidRDefault="007C71EE">
      <w:pPr>
        <w:pStyle w:val="a"/>
        <w:jc w:val="center"/>
        <w:rPr>
          <w:rFonts w:hint="cs"/>
          <w:rtl/>
        </w:rPr>
      </w:pPr>
    </w:p>
    <w:p w14:paraId="2FF42046" w14:textId="77777777" w:rsidR="00000000" w:rsidRDefault="007C71EE">
      <w:pPr>
        <w:pStyle w:val="ad"/>
        <w:rPr>
          <w:rtl/>
        </w:rPr>
      </w:pPr>
      <w:r>
        <w:rPr>
          <w:rtl/>
        </w:rPr>
        <w:t>היו"ר ראובן ריבלין:</w:t>
      </w:r>
    </w:p>
    <w:p w14:paraId="4386E2E3" w14:textId="77777777" w:rsidR="00000000" w:rsidRDefault="007C71EE">
      <w:pPr>
        <w:pStyle w:val="a"/>
        <w:rPr>
          <w:rtl/>
        </w:rPr>
      </w:pPr>
    </w:p>
    <w:p w14:paraId="28BB06EB" w14:textId="77777777" w:rsidR="00000000" w:rsidRDefault="007C71EE">
      <w:pPr>
        <w:pStyle w:val="a"/>
        <w:rPr>
          <w:rFonts w:hint="cs"/>
          <w:rtl/>
        </w:rPr>
      </w:pPr>
      <w:r>
        <w:rPr>
          <w:rFonts w:hint="cs"/>
          <w:rtl/>
        </w:rPr>
        <w:t>לא עבר.</w:t>
      </w:r>
    </w:p>
    <w:p w14:paraId="2A0520CA" w14:textId="77777777" w:rsidR="00000000" w:rsidRDefault="007C71EE">
      <w:pPr>
        <w:pStyle w:val="a"/>
        <w:rPr>
          <w:rFonts w:hint="cs"/>
          <w:rtl/>
        </w:rPr>
      </w:pPr>
    </w:p>
    <w:p w14:paraId="21C7C0CC" w14:textId="77777777" w:rsidR="00000000" w:rsidRDefault="007C71EE">
      <w:pPr>
        <w:pStyle w:val="a"/>
        <w:rPr>
          <w:rFonts w:hint="cs"/>
          <w:rtl/>
        </w:rPr>
      </w:pPr>
      <w:r>
        <w:rPr>
          <w:rFonts w:hint="cs"/>
          <w:rtl/>
        </w:rPr>
        <w:t>חבר הכנסת יוסי שריד - אינו נוכח.</w:t>
      </w:r>
    </w:p>
    <w:p w14:paraId="073C1CAB" w14:textId="77777777" w:rsidR="00000000" w:rsidRDefault="007C71EE">
      <w:pPr>
        <w:pStyle w:val="a"/>
        <w:rPr>
          <w:rFonts w:hint="cs"/>
          <w:rtl/>
        </w:rPr>
      </w:pPr>
    </w:p>
    <w:p w14:paraId="28247555" w14:textId="77777777" w:rsidR="00000000" w:rsidRDefault="007C71EE">
      <w:pPr>
        <w:pStyle w:val="a"/>
        <w:rPr>
          <w:rFonts w:hint="cs"/>
          <w:rtl/>
        </w:rPr>
      </w:pPr>
      <w:r>
        <w:rPr>
          <w:rFonts w:hint="cs"/>
          <w:rtl/>
        </w:rPr>
        <w:t>חבר הכנסת ח</w:t>
      </w:r>
      <w:r>
        <w:rPr>
          <w:rFonts w:hint="cs"/>
          <w:rtl/>
        </w:rPr>
        <w:t>יים אורון - מי בעד? תודה. מי נגד? תודה. מי נמנע? תודה.</w:t>
      </w:r>
    </w:p>
    <w:p w14:paraId="19B613F9" w14:textId="77777777" w:rsidR="00000000" w:rsidRDefault="007C71EE">
      <w:pPr>
        <w:pStyle w:val="a"/>
        <w:rPr>
          <w:rFonts w:hint="cs"/>
          <w:rtl/>
        </w:rPr>
      </w:pPr>
    </w:p>
    <w:p w14:paraId="792905FB" w14:textId="77777777" w:rsidR="00000000" w:rsidRDefault="007C71EE">
      <w:pPr>
        <w:pStyle w:val="a"/>
        <w:jc w:val="center"/>
        <w:rPr>
          <w:rFonts w:hint="cs"/>
          <w:b/>
          <w:bCs/>
          <w:rtl/>
        </w:rPr>
      </w:pPr>
      <w:r>
        <w:rPr>
          <w:rFonts w:hint="cs"/>
          <w:b/>
          <w:bCs/>
          <w:rtl/>
        </w:rPr>
        <w:t>הצבעה</w:t>
      </w:r>
    </w:p>
    <w:p w14:paraId="35D755CF" w14:textId="77777777" w:rsidR="00000000" w:rsidRDefault="007C71EE">
      <w:pPr>
        <w:pStyle w:val="a"/>
        <w:jc w:val="center"/>
        <w:rPr>
          <w:rFonts w:hint="cs"/>
          <w:b/>
          <w:bCs/>
          <w:rtl/>
        </w:rPr>
      </w:pPr>
    </w:p>
    <w:p w14:paraId="2103C822" w14:textId="77777777" w:rsidR="00000000" w:rsidRDefault="007C71EE">
      <w:pPr>
        <w:pStyle w:val="a"/>
        <w:jc w:val="center"/>
        <w:rPr>
          <w:rFonts w:hint="cs"/>
          <w:rtl/>
        </w:rPr>
      </w:pPr>
      <w:r>
        <w:rPr>
          <w:rFonts w:hint="cs"/>
          <w:rtl/>
        </w:rPr>
        <w:t>ההסתייגות של חבר הכנסת חיים אורון לסעיף 28 לא נתקבלה.</w:t>
      </w:r>
    </w:p>
    <w:p w14:paraId="29218357" w14:textId="77777777" w:rsidR="00000000" w:rsidRDefault="007C71EE">
      <w:pPr>
        <w:pStyle w:val="a"/>
        <w:jc w:val="center"/>
        <w:rPr>
          <w:rFonts w:hint="cs"/>
          <w:rtl/>
        </w:rPr>
      </w:pPr>
    </w:p>
    <w:p w14:paraId="05B862EC" w14:textId="77777777" w:rsidR="00000000" w:rsidRDefault="007C71EE">
      <w:pPr>
        <w:pStyle w:val="ad"/>
        <w:rPr>
          <w:rtl/>
        </w:rPr>
      </w:pPr>
      <w:r>
        <w:rPr>
          <w:rtl/>
        </w:rPr>
        <w:t>היו"ר ראובן ריבלין:</w:t>
      </w:r>
    </w:p>
    <w:p w14:paraId="0DB7A1B3" w14:textId="77777777" w:rsidR="00000000" w:rsidRDefault="007C71EE">
      <w:pPr>
        <w:pStyle w:val="a"/>
        <w:rPr>
          <w:rtl/>
        </w:rPr>
      </w:pPr>
    </w:p>
    <w:p w14:paraId="58C2F8B6" w14:textId="77777777" w:rsidR="00000000" w:rsidRDefault="007C71EE">
      <w:pPr>
        <w:pStyle w:val="a"/>
        <w:rPr>
          <w:rFonts w:hint="cs"/>
          <w:rtl/>
        </w:rPr>
      </w:pPr>
      <w:r>
        <w:rPr>
          <w:rFonts w:hint="cs"/>
          <w:rtl/>
        </w:rPr>
        <w:t>לא עבר.</w:t>
      </w:r>
    </w:p>
    <w:p w14:paraId="4ACC5028" w14:textId="77777777" w:rsidR="00000000" w:rsidRDefault="007C71EE">
      <w:pPr>
        <w:pStyle w:val="a"/>
        <w:rPr>
          <w:rFonts w:hint="cs"/>
          <w:rtl/>
        </w:rPr>
      </w:pPr>
    </w:p>
    <w:p w14:paraId="1B2BF9E8" w14:textId="77777777" w:rsidR="00000000" w:rsidRDefault="007C71EE">
      <w:pPr>
        <w:pStyle w:val="a"/>
        <w:rPr>
          <w:rFonts w:hint="cs"/>
          <w:rtl/>
        </w:rPr>
      </w:pPr>
      <w:r>
        <w:rPr>
          <w:rFonts w:hint="cs"/>
          <w:rtl/>
        </w:rPr>
        <w:t>חבר הכנסת רן כהן - מי בעד? תודה. מי נגד? תודה. מי נמנע? תודה.</w:t>
      </w:r>
    </w:p>
    <w:p w14:paraId="011EF7ED" w14:textId="77777777" w:rsidR="00000000" w:rsidRDefault="007C71EE">
      <w:pPr>
        <w:pStyle w:val="a"/>
        <w:rPr>
          <w:rFonts w:hint="cs"/>
          <w:rtl/>
        </w:rPr>
      </w:pPr>
    </w:p>
    <w:p w14:paraId="1C19ECE2" w14:textId="77777777" w:rsidR="00000000" w:rsidRDefault="007C71EE">
      <w:pPr>
        <w:pStyle w:val="a"/>
        <w:jc w:val="center"/>
        <w:rPr>
          <w:rFonts w:hint="cs"/>
          <w:b/>
          <w:bCs/>
          <w:rtl/>
        </w:rPr>
      </w:pPr>
      <w:r>
        <w:rPr>
          <w:rFonts w:hint="cs"/>
          <w:b/>
          <w:bCs/>
          <w:rtl/>
        </w:rPr>
        <w:t>הצבעה</w:t>
      </w:r>
    </w:p>
    <w:p w14:paraId="29A14CE8" w14:textId="77777777" w:rsidR="00000000" w:rsidRDefault="007C71EE">
      <w:pPr>
        <w:pStyle w:val="a"/>
        <w:jc w:val="center"/>
        <w:rPr>
          <w:rFonts w:hint="cs"/>
          <w:b/>
          <w:bCs/>
          <w:rtl/>
        </w:rPr>
      </w:pPr>
    </w:p>
    <w:p w14:paraId="2C10251B" w14:textId="77777777" w:rsidR="00000000" w:rsidRDefault="007C71EE">
      <w:pPr>
        <w:pStyle w:val="a"/>
        <w:jc w:val="center"/>
        <w:rPr>
          <w:rFonts w:hint="cs"/>
          <w:rtl/>
        </w:rPr>
      </w:pPr>
      <w:r>
        <w:rPr>
          <w:rFonts w:hint="cs"/>
          <w:rtl/>
        </w:rPr>
        <w:t>ההסתייגות של חבר הכנסת רן כהן לסעיף 28</w:t>
      </w:r>
      <w:r>
        <w:rPr>
          <w:rFonts w:hint="cs"/>
          <w:rtl/>
        </w:rPr>
        <w:t xml:space="preserve"> לא נתקבלה.</w:t>
      </w:r>
    </w:p>
    <w:p w14:paraId="026C3D37" w14:textId="77777777" w:rsidR="00000000" w:rsidRDefault="007C71EE">
      <w:pPr>
        <w:pStyle w:val="a"/>
        <w:jc w:val="center"/>
        <w:rPr>
          <w:rFonts w:hint="cs"/>
          <w:rtl/>
        </w:rPr>
      </w:pPr>
    </w:p>
    <w:p w14:paraId="0D750BE3" w14:textId="77777777" w:rsidR="00000000" w:rsidRDefault="007C71EE">
      <w:pPr>
        <w:pStyle w:val="ad"/>
        <w:rPr>
          <w:rtl/>
        </w:rPr>
      </w:pPr>
      <w:r>
        <w:rPr>
          <w:rtl/>
        </w:rPr>
        <w:t>היו"ר ראובן ריבלין:</w:t>
      </w:r>
    </w:p>
    <w:p w14:paraId="5E55B555" w14:textId="77777777" w:rsidR="00000000" w:rsidRDefault="007C71EE">
      <w:pPr>
        <w:pStyle w:val="a"/>
        <w:rPr>
          <w:rtl/>
        </w:rPr>
      </w:pPr>
    </w:p>
    <w:p w14:paraId="191A5702" w14:textId="77777777" w:rsidR="00000000" w:rsidRDefault="007C71EE">
      <w:pPr>
        <w:pStyle w:val="a"/>
        <w:rPr>
          <w:rFonts w:hint="cs"/>
          <w:rtl/>
        </w:rPr>
      </w:pPr>
      <w:r>
        <w:rPr>
          <w:rFonts w:hint="cs"/>
          <w:rtl/>
        </w:rPr>
        <w:t>לא עבר.</w:t>
      </w:r>
    </w:p>
    <w:p w14:paraId="2288B0B5" w14:textId="77777777" w:rsidR="00000000" w:rsidRDefault="007C71EE">
      <w:pPr>
        <w:pStyle w:val="a"/>
        <w:rPr>
          <w:rFonts w:hint="cs"/>
          <w:rtl/>
        </w:rPr>
      </w:pPr>
    </w:p>
    <w:p w14:paraId="70EFE671" w14:textId="77777777" w:rsidR="00000000" w:rsidRDefault="007C71EE">
      <w:pPr>
        <w:pStyle w:val="a"/>
        <w:rPr>
          <w:rFonts w:hint="cs"/>
          <w:rtl/>
        </w:rPr>
      </w:pPr>
      <w:r>
        <w:rPr>
          <w:rFonts w:hint="cs"/>
          <w:rtl/>
        </w:rPr>
        <w:t>חברת הכנסת זהבה גלאון - מי בעד? תודה. מי נגד? תודה. מי נמנע? תודה.</w:t>
      </w:r>
    </w:p>
    <w:p w14:paraId="3E688353" w14:textId="77777777" w:rsidR="00000000" w:rsidRDefault="007C71EE">
      <w:pPr>
        <w:pStyle w:val="a"/>
        <w:rPr>
          <w:rFonts w:hint="cs"/>
          <w:rtl/>
        </w:rPr>
      </w:pPr>
    </w:p>
    <w:p w14:paraId="4A82CDCF" w14:textId="77777777" w:rsidR="00000000" w:rsidRDefault="007C71EE">
      <w:pPr>
        <w:pStyle w:val="a"/>
        <w:jc w:val="center"/>
        <w:rPr>
          <w:rFonts w:hint="cs"/>
          <w:b/>
          <w:bCs/>
          <w:rtl/>
        </w:rPr>
      </w:pPr>
      <w:r>
        <w:rPr>
          <w:rFonts w:hint="cs"/>
          <w:b/>
          <w:bCs/>
          <w:rtl/>
        </w:rPr>
        <w:t>הצבעה</w:t>
      </w:r>
    </w:p>
    <w:p w14:paraId="171E630E" w14:textId="77777777" w:rsidR="00000000" w:rsidRDefault="007C71EE">
      <w:pPr>
        <w:pStyle w:val="a"/>
        <w:jc w:val="center"/>
        <w:rPr>
          <w:rFonts w:hint="cs"/>
          <w:b/>
          <w:bCs/>
          <w:rtl/>
        </w:rPr>
      </w:pPr>
    </w:p>
    <w:p w14:paraId="03CAD64C" w14:textId="77777777" w:rsidR="00000000" w:rsidRDefault="007C71EE">
      <w:pPr>
        <w:pStyle w:val="a"/>
        <w:jc w:val="center"/>
        <w:rPr>
          <w:rFonts w:hint="cs"/>
          <w:rtl/>
        </w:rPr>
      </w:pPr>
      <w:r>
        <w:rPr>
          <w:rFonts w:hint="cs"/>
          <w:rtl/>
        </w:rPr>
        <w:t>ההסתייגות של חברת הכנסת זהבה גלאון לסעיף 28 לא נתקבלה.</w:t>
      </w:r>
    </w:p>
    <w:p w14:paraId="178BDCA8" w14:textId="77777777" w:rsidR="00000000" w:rsidRDefault="007C71EE">
      <w:pPr>
        <w:pStyle w:val="a"/>
        <w:jc w:val="center"/>
        <w:rPr>
          <w:rFonts w:hint="cs"/>
          <w:rtl/>
        </w:rPr>
      </w:pPr>
    </w:p>
    <w:p w14:paraId="6B9CD19A" w14:textId="77777777" w:rsidR="00000000" w:rsidRDefault="007C71EE">
      <w:pPr>
        <w:pStyle w:val="ad"/>
        <w:rPr>
          <w:rtl/>
        </w:rPr>
      </w:pPr>
      <w:r>
        <w:rPr>
          <w:rtl/>
        </w:rPr>
        <w:t>היו"ר ראובן ריבלין:</w:t>
      </w:r>
    </w:p>
    <w:p w14:paraId="7A21E01A" w14:textId="77777777" w:rsidR="00000000" w:rsidRDefault="007C71EE">
      <w:pPr>
        <w:pStyle w:val="a"/>
        <w:rPr>
          <w:rtl/>
        </w:rPr>
      </w:pPr>
    </w:p>
    <w:p w14:paraId="009F39AA" w14:textId="77777777" w:rsidR="00000000" w:rsidRDefault="007C71EE">
      <w:pPr>
        <w:pStyle w:val="a"/>
        <w:rPr>
          <w:rFonts w:hint="cs"/>
          <w:rtl/>
        </w:rPr>
      </w:pPr>
      <w:r>
        <w:rPr>
          <w:rFonts w:hint="cs"/>
          <w:rtl/>
        </w:rPr>
        <w:t>לא עבר.</w:t>
      </w:r>
    </w:p>
    <w:p w14:paraId="7773D7BE" w14:textId="77777777" w:rsidR="00000000" w:rsidRDefault="007C71EE">
      <w:pPr>
        <w:pStyle w:val="a"/>
        <w:rPr>
          <w:rFonts w:hint="cs"/>
          <w:rtl/>
        </w:rPr>
      </w:pPr>
    </w:p>
    <w:p w14:paraId="32287B94" w14:textId="77777777" w:rsidR="00000000" w:rsidRDefault="007C71EE">
      <w:pPr>
        <w:pStyle w:val="a"/>
        <w:rPr>
          <w:rFonts w:hint="cs"/>
          <w:rtl/>
        </w:rPr>
      </w:pPr>
      <w:r>
        <w:rPr>
          <w:rFonts w:hint="cs"/>
          <w:rtl/>
        </w:rPr>
        <w:t xml:space="preserve">רומן ברונפמן - מי בעד? תודה. מי נגד? תודה. מי נמנע? </w:t>
      </w:r>
      <w:r>
        <w:rPr>
          <w:rFonts w:hint="cs"/>
          <w:rtl/>
        </w:rPr>
        <w:t>תודה.</w:t>
      </w:r>
    </w:p>
    <w:p w14:paraId="56199CD4" w14:textId="77777777" w:rsidR="00000000" w:rsidRDefault="007C71EE">
      <w:pPr>
        <w:pStyle w:val="a"/>
        <w:rPr>
          <w:rFonts w:hint="cs"/>
          <w:rtl/>
        </w:rPr>
      </w:pPr>
    </w:p>
    <w:p w14:paraId="2FA25678" w14:textId="77777777" w:rsidR="00000000" w:rsidRDefault="007C71EE">
      <w:pPr>
        <w:pStyle w:val="a"/>
        <w:jc w:val="center"/>
        <w:rPr>
          <w:rFonts w:hint="cs"/>
          <w:b/>
          <w:bCs/>
          <w:rtl/>
        </w:rPr>
      </w:pPr>
      <w:r>
        <w:rPr>
          <w:rFonts w:hint="cs"/>
          <w:b/>
          <w:bCs/>
          <w:rtl/>
        </w:rPr>
        <w:t>הצבעה</w:t>
      </w:r>
    </w:p>
    <w:p w14:paraId="01DC1130" w14:textId="77777777" w:rsidR="00000000" w:rsidRDefault="007C71EE">
      <w:pPr>
        <w:pStyle w:val="a"/>
        <w:jc w:val="center"/>
        <w:rPr>
          <w:rFonts w:hint="cs"/>
          <w:b/>
          <w:bCs/>
          <w:rtl/>
        </w:rPr>
      </w:pPr>
    </w:p>
    <w:p w14:paraId="728C1EE0" w14:textId="77777777" w:rsidR="00000000" w:rsidRDefault="007C71EE">
      <w:pPr>
        <w:pStyle w:val="a"/>
        <w:jc w:val="center"/>
        <w:rPr>
          <w:rFonts w:hint="cs"/>
          <w:rtl/>
        </w:rPr>
      </w:pPr>
      <w:r>
        <w:rPr>
          <w:rFonts w:hint="cs"/>
          <w:rtl/>
        </w:rPr>
        <w:t>ההסתייגות של חבר הכנסת רומן ברונפמן לסעיף 28 לא נתקבלה.</w:t>
      </w:r>
    </w:p>
    <w:p w14:paraId="04895950" w14:textId="77777777" w:rsidR="00000000" w:rsidRDefault="007C71EE">
      <w:pPr>
        <w:pStyle w:val="a"/>
        <w:jc w:val="center"/>
        <w:rPr>
          <w:rFonts w:hint="cs"/>
          <w:rtl/>
        </w:rPr>
      </w:pPr>
    </w:p>
    <w:p w14:paraId="243405B1" w14:textId="77777777" w:rsidR="00000000" w:rsidRDefault="007C71EE">
      <w:pPr>
        <w:pStyle w:val="ad"/>
        <w:rPr>
          <w:rtl/>
        </w:rPr>
      </w:pPr>
      <w:r>
        <w:rPr>
          <w:rtl/>
        </w:rPr>
        <w:t>היו"ר ראובן ריבלין:</w:t>
      </w:r>
    </w:p>
    <w:p w14:paraId="7ACB108B" w14:textId="77777777" w:rsidR="00000000" w:rsidRDefault="007C71EE">
      <w:pPr>
        <w:pStyle w:val="a"/>
        <w:rPr>
          <w:rtl/>
        </w:rPr>
      </w:pPr>
    </w:p>
    <w:p w14:paraId="5B469C01" w14:textId="77777777" w:rsidR="00000000" w:rsidRDefault="007C71EE">
      <w:pPr>
        <w:pStyle w:val="a"/>
        <w:rPr>
          <w:rFonts w:hint="cs"/>
          <w:rtl/>
        </w:rPr>
      </w:pPr>
      <w:r>
        <w:rPr>
          <w:rFonts w:hint="cs"/>
          <w:rtl/>
        </w:rPr>
        <w:t>לא עבר.</w:t>
      </w:r>
    </w:p>
    <w:p w14:paraId="3EDBC7C7" w14:textId="77777777" w:rsidR="00000000" w:rsidRDefault="007C71EE">
      <w:pPr>
        <w:pStyle w:val="a"/>
        <w:rPr>
          <w:rFonts w:hint="cs"/>
          <w:rtl/>
        </w:rPr>
      </w:pPr>
    </w:p>
    <w:p w14:paraId="108BE8F9" w14:textId="77777777" w:rsidR="00000000" w:rsidRDefault="007C71EE">
      <w:pPr>
        <w:pStyle w:val="a"/>
        <w:rPr>
          <w:rFonts w:hint="cs"/>
          <w:rtl/>
        </w:rPr>
      </w:pPr>
      <w:r>
        <w:rPr>
          <w:rFonts w:hint="cs"/>
          <w:rtl/>
        </w:rPr>
        <w:t>חבר הכנסת אבשלום וילן - מי בעד? תודה. מי נגד? תודה. מי נמנע? תודה.</w:t>
      </w:r>
    </w:p>
    <w:p w14:paraId="62755D77" w14:textId="77777777" w:rsidR="00000000" w:rsidRDefault="007C71EE">
      <w:pPr>
        <w:pStyle w:val="a"/>
        <w:rPr>
          <w:rFonts w:hint="cs"/>
          <w:rtl/>
        </w:rPr>
      </w:pPr>
    </w:p>
    <w:p w14:paraId="4B8F833C" w14:textId="77777777" w:rsidR="00000000" w:rsidRDefault="007C71EE">
      <w:pPr>
        <w:pStyle w:val="a"/>
        <w:jc w:val="center"/>
        <w:rPr>
          <w:rFonts w:hint="cs"/>
          <w:b/>
          <w:bCs/>
          <w:rtl/>
        </w:rPr>
      </w:pPr>
      <w:r>
        <w:rPr>
          <w:rFonts w:hint="cs"/>
          <w:b/>
          <w:bCs/>
          <w:rtl/>
        </w:rPr>
        <w:t>הצבעה</w:t>
      </w:r>
    </w:p>
    <w:p w14:paraId="5BAA68F1" w14:textId="77777777" w:rsidR="00000000" w:rsidRDefault="007C71EE">
      <w:pPr>
        <w:pStyle w:val="a"/>
        <w:jc w:val="center"/>
        <w:rPr>
          <w:rFonts w:hint="cs"/>
          <w:b/>
          <w:bCs/>
          <w:rtl/>
        </w:rPr>
      </w:pPr>
    </w:p>
    <w:p w14:paraId="3388BEB7" w14:textId="77777777" w:rsidR="00000000" w:rsidRDefault="007C71EE">
      <w:pPr>
        <w:pStyle w:val="a"/>
        <w:jc w:val="center"/>
        <w:rPr>
          <w:rFonts w:hint="cs"/>
          <w:rtl/>
        </w:rPr>
      </w:pPr>
      <w:r>
        <w:rPr>
          <w:rFonts w:hint="cs"/>
          <w:rtl/>
        </w:rPr>
        <w:t>ההסתייגות של חבר הכנסת אבשלום וילן לסעיף 28 לא נתקבלה.</w:t>
      </w:r>
    </w:p>
    <w:p w14:paraId="2009522B" w14:textId="77777777" w:rsidR="00000000" w:rsidRDefault="007C71EE">
      <w:pPr>
        <w:pStyle w:val="a"/>
        <w:jc w:val="center"/>
        <w:rPr>
          <w:rFonts w:hint="cs"/>
          <w:rtl/>
        </w:rPr>
      </w:pPr>
    </w:p>
    <w:p w14:paraId="20A1ED60" w14:textId="77777777" w:rsidR="00000000" w:rsidRDefault="007C71EE">
      <w:pPr>
        <w:pStyle w:val="ad"/>
        <w:rPr>
          <w:rtl/>
        </w:rPr>
      </w:pPr>
      <w:r>
        <w:rPr>
          <w:rtl/>
        </w:rPr>
        <w:t>היו"ר ראובן ריבלין:</w:t>
      </w:r>
    </w:p>
    <w:p w14:paraId="7F1C46BA" w14:textId="77777777" w:rsidR="00000000" w:rsidRDefault="007C71EE">
      <w:pPr>
        <w:pStyle w:val="a"/>
        <w:rPr>
          <w:rtl/>
        </w:rPr>
      </w:pPr>
    </w:p>
    <w:p w14:paraId="7AD23904" w14:textId="77777777" w:rsidR="00000000" w:rsidRDefault="007C71EE">
      <w:pPr>
        <w:pStyle w:val="a"/>
        <w:rPr>
          <w:rFonts w:hint="cs"/>
          <w:rtl/>
        </w:rPr>
      </w:pPr>
      <w:r>
        <w:rPr>
          <w:rFonts w:hint="cs"/>
          <w:rtl/>
        </w:rPr>
        <w:t xml:space="preserve">לא </w:t>
      </w:r>
      <w:r>
        <w:rPr>
          <w:rFonts w:hint="cs"/>
          <w:rtl/>
        </w:rPr>
        <w:t>עבר.</w:t>
      </w:r>
    </w:p>
    <w:p w14:paraId="6DE23A92" w14:textId="77777777" w:rsidR="00000000" w:rsidRDefault="007C71EE">
      <w:pPr>
        <w:pStyle w:val="a"/>
        <w:rPr>
          <w:rFonts w:hint="cs"/>
          <w:rtl/>
        </w:rPr>
      </w:pPr>
    </w:p>
    <w:p w14:paraId="1AEDF771" w14:textId="77777777" w:rsidR="00000000" w:rsidRDefault="007C71EE">
      <w:pPr>
        <w:pStyle w:val="a"/>
        <w:rPr>
          <w:rFonts w:hint="cs"/>
          <w:rtl/>
        </w:rPr>
      </w:pPr>
      <w:r>
        <w:rPr>
          <w:rFonts w:hint="cs"/>
          <w:rtl/>
        </w:rPr>
        <w:t>חבר הכנסת יעקב ליצמן - מי בעד? תודה. מי נגד? תודה. מי נמנע? תודה.</w:t>
      </w:r>
    </w:p>
    <w:p w14:paraId="363A5C07" w14:textId="77777777" w:rsidR="00000000" w:rsidRDefault="007C71EE">
      <w:pPr>
        <w:pStyle w:val="a"/>
        <w:rPr>
          <w:rFonts w:hint="cs"/>
          <w:rtl/>
        </w:rPr>
      </w:pPr>
    </w:p>
    <w:p w14:paraId="77E9584C" w14:textId="77777777" w:rsidR="00000000" w:rsidRDefault="007C71EE">
      <w:pPr>
        <w:pStyle w:val="a"/>
        <w:jc w:val="center"/>
        <w:rPr>
          <w:rFonts w:hint="cs"/>
          <w:b/>
          <w:bCs/>
          <w:rtl/>
        </w:rPr>
      </w:pPr>
      <w:r>
        <w:rPr>
          <w:rFonts w:hint="cs"/>
          <w:b/>
          <w:bCs/>
          <w:rtl/>
        </w:rPr>
        <w:t>הצבעה</w:t>
      </w:r>
    </w:p>
    <w:p w14:paraId="4DED610E" w14:textId="77777777" w:rsidR="00000000" w:rsidRDefault="007C71EE">
      <w:pPr>
        <w:pStyle w:val="a"/>
        <w:jc w:val="center"/>
        <w:rPr>
          <w:rFonts w:hint="cs"/>
          <w:b/>
          <w:bCs/>
          <w:rtl/>
        </w:rPr>
      </w:pPr>
    </w:p>
    <w:p w14:paraId="26B14342" w14:textId="77777777" w:rsidR="00000000" w:rsidRDefault="007C71EE">
      <w:pPr>
        <w:pStyle w:val="a"/>
        <w:jc w:val="center"/>
        <w:rPr>
          <w:rFonts w:hint="cs"/>
          <w:rtl/>
        </w:rPr>
      </w:pPr>
      <w:r>
        <w:rPr>
          <w:rFonts w:hint="cs"/>
          <w:rtl/>
        </w:rPr>
        <w:t>ההסתייגות של חבר הכנסת יעקב ליצמן לסעיף 28 לא נתקבלה.</w:t>
      </w:r>
    </w:p>
    <w:p w14:paraId="796E0766" w14:textId="77777777" w:rsidR="00000000" w:rsidRDefault="007C71EE">
      <w:pPr>
        <w:pStyle w:val="a"/>
        <w:jc w:val="center"/>
        <w:rPr>
          <w:rFonts w:hint="cs"/>
          <w:rtl/>
        </w:rPr>
      </w:pPr>
    </w:p>
    <w:p w14:paraId="0D1EDEC0" w14:textId="77777777" w:rsidR="00000000" w:rsidRDefault="007C71EE">
      <w:pPr>
        <w:pStyle w:val="ad"/>
        <w:rPr>
          <w:rtl/>
        </w:rPr>
      </w:pPr>
      <w:r>
        <w:rPr>
          <w:rtl/>
        </w:rPr>
        <w:t>היו"ר ראובן ריבלין:</w:t>
      </w:r>
    </w:p>
    <w:p w14:paraId="7454279D" w14:textId="77777777" w:rsidR="00000000" w:rsidRDefault="007C71EE">
      <w:pPr>
        <w:pStyle w:val="a"/>
        <w:rPr>
          <w:rtl/>
        </w:rPr>
      </w:pPr>
    </w:p>
    <w:p w14:paraId="5B80B742" w14:textId="77777777" w:rsidR="00000000" w:rsidRDefault="007C71EE">
      <w:pPr>
        <w:pStyle w:val="a"/>
        <w:rPr>
          <w:rFonts w:hint="cs"/>
          <w:rtl/>
        </w:rPr>
      </w:pPr>
      <w:r>
        <w:rPr>
          <w:rFonts w:hint="cs"/>
          <w:rtl/>
        </w:rPr>
        <w:t>לא עבר.</w:t>
      </w:r>
    </w:p>
    <w:p w14:paraId="74033750" w14:textId="77777777" w:rsidR="00000000" w:rsidRDefault="007C71EE">
      <w:pPr>
        <w:pStyle w:val="a"/>
        <w:rPr>
          <w:rFonts w:hint="cs"/>
          <w:rtl/>
        </w:rPr>
      </w:pPr>
    </w:p>
    <w:p w14:paraId="3A6DFE2F" w14:textId="77777777" w:rsidR="00000000" w:rsidRDefault="007C71EE">
      <w:pPr>
        <w:pStyle w:val="a"/>
        <w:rPr>
          <w:rFonts w:hint="cs"/>
          <w:rtl/>
        </w:rPr>
      </w:pPr>
      <w:r>
        <w:rPr>
          <w:rFonts w:hint="cs"/>
          <w:rtl/>
        </w:rPr>
        <w:t>חבר הכנסת רביץ - אינו נוכח.</w:t>
      </w:r>
    </w:p>
    <w:p w14:paraId="28BD304F" w14:textId="77777777" w:rsidR="00000000" w:rsidRDefault="007C71EE">
      <w:pPr>
        <w:pStyle w:val="a"/>
        <w:rPr>
          <w:rFonts w:hint="cs"/>
          <w:rtl/>
        </w:rPr>
      </w:pPr>
    </w:p>
    <w:p w14:paraId="7CF31B5D" w14:textId="77777777" w:rsidR="00000000" w:rsidRDefault="007C71EE">
      <w:pPr>
        <w:pStyle w:val="a"/>
        <w:rPr>
          <w:rFonts w:hint="cs"/>
          <w:rtl/>
        </w:rPr>
      </w:pPr>
      <w:r>
        <w:rPr>
          <w:rFonts w:hint="cs"/>
          <w:rtl/>
        </w:rPr>
        <w:t>חבר הכנסת מאיר פרוש - מי בעד? תודה. מי נגד? תודה. מי נמנע? תוד</w:t>
      </w:r>
      <w:r>
        <w:rPr>
          <w:rFonts w:hint="cs"/>
          <w:rtl/>
        </w:rPr>
        <w:t>ה.</w:t>
      </w:r>
    </w:p>
    <w:p w14:paraId="156DC8BB" w14:textId="77777777" w:rsidR="00000000" w:rsidRDefault="007C71EE">
      <w:pPr>
        <w:pStyle w:val="a"/>
        <w:rPr>
          <w:rFonts w:hint="cs"/>
          <w:rtl/>
        </w:rPr>
      </w:pPr>
    </w:p>
    <w:p w14:paraId="2FBA70D9" w14:textId="77777777" w:rsidR="00000000" w:rsidRDefault="007C71EE">
      <w:pPr>
        <w:pStyle w:val="a"/>
        <w:jc w:val="center"/>
        <w:rPr>
          <w:rFonts w:hint="cs"/>
          <w:b/>
          <w:bCs/>
          <w:rtl/>
        </w:rPr>
      </w:pPr>
      <w:r>
        <w:rPr>
          <w:rFonts w:hint="cs"/>
          <w:b/>
          <w:bCs/>
          <w:rtl/>
        </w:rPr>
        <w:t>הצבעה</w:t>
      </w:r>
    </w:p>
    <w:p w14:paraId="1E87F02D" w14:textId="77777777" w:rsidR="00000000" w:rsidRDefault="007C71EE">
      <w:pPr>
        <w:pStyle w:val="a"/>
        <w:jc w:val="center"/>
        <w:rPr>
          <w:rFonts w:hint="cs"/>
          <w:b/>
          <w:bCs/>
          <w:rtl/>
        </w:rPr>
      </w:pPr>
    </w:p>
    <w:p w14:paraId="6015C2CA" w14:textId="77777777" w:rsidR="00000000" w:rsidRDefault="007C71EE">
      <w:pPr>
        <w:pStyle w:val="a"/>
        <w:jc w:val="center"/>
        <w:rPr>
          <w:rFonts w:hint="cs"/>
          <w:rtl/>
        </w:rPr>
      </w:pPr>
      <w:r>
        <w:rPr>
          <w:rFonts w:hint="cs"/>
          <w:rtl/>
        </w:rPr>
        <w:t>ההסתייגות של חבר הכנסת מאיר פרוש לסעיף 28 לא נתקבלה.</w:t>
      </w:r>
    </w:p>
    <w:p w14:paraId="3DDEB46C" w14:textId="77777777" w:rsidR="00000000" w:rsidRDefault="007C71EE">
      <w:pPr>
        <w:pStyle w:val="a"/>
        <w:jc w:val="center"/>
        <w:rPr>
          <w:rFonts w:hint="cs"/>
          <w:rtl/>
        </w:rPr>
      </w:pPr>
    </w:p>
    <w:p w14:paraId="23BC6270" w14:textId="77777777" w:rsidR="00000000" w:rsidRDefault="007C71EE">
      <w:pPr>
        <w:pStyle w:val="ad"/>
        <w:rPr>
          <w:rtl/>
        </w:rPr>
      </w:pPr>
      <w:r>
        <w:rPr>
          <w:rtl/>
        </w:rPr>
        <w:t>היו"ר ראובן ריבלין:</w:t>
      </w:r>
    </w:p>
    <w:p w14:paraId="0D1915F1" w14:textId="77777777" w:rsidR="00000000" w:rsidRDefault="007C71EE">
      <w:pPr>
        <w:pStyle w:val="a"/>
        <w:rPr>
          <w:rtl/>
        </w:rPr>
      </w:pPr>
    </w:p>
    <w:p w14:paraId="166B7B52" w14:textId="77777777" w:rsidR="00000000" w:rsidRDefault="007C71EE">
      <w:pPr>
        <w:pStyle w:val="a"/>
        <w:rPr>
          <w:rFonts w:hint="cs"/>
          <w:rtl/>
        </w:rPr>
      </w:pPr>
      <w:r>
        <w:rPr>
          <w:rFonts w:hint="cs"/>
          <w:rtl/>
        </w:rPr>
        <w:t>לא עבר.</w:t>
      </w:r>
    </w:p>
    <w:p w14:paraId="3466B82E" w14:textId="77777777" w:rsidR="00000000" w:rsidRDefault="007C71EE">
      <w:pPr>
        <w:pStyle w:val="a"/>
        <w:rPr>
          <w:rFonts w:hint="cs"/>
          <w:rtl/>
        </w:rPr>
      </w:pPr>
    </w:p>
    <w:p w14:paraId="63B489CF" w14:textId="77777777" w:rsidR="00000000" w:rsidRDefault="007C71EE">
      <w:pPr>
        <w:pStyle w:val="a"/>
        <w:rPr>
          <w:rFonts w:hint="cs"/>
          <w:rtl/>
        </w:rPr>
      </w:pPr>
      <w:r>
        <w:rPr>
          <w:rFonts w:hint="cs"/>
          <w:rtl/>
        </w:rPr>
        <w:t>חבר הכנסת משה גפני - מי בעד? תודה. מי נגד? תודה. מי נמנע? תודה.</w:t>
      </w:r>
    </w:p>
    <w:p w14:paraId="2017C6E2" w14:textId="77777777" w:rsidR="00000000" w:rsidRDefault="007C71EE">
      <w:pPr>
        <w:pStyle w:val="a"/>
        <w:rPr>
          <w:rFonts w:hint="cs"/>
          <w:rtl/>
        </w:rPr>
      </w:pPr>
    </w:p>
    <w:p w14:paraId="4B35892B" w14:textId="77777777" w:rsidR="00000000" w:rsidRDefault="007C71EE">
      <w:pPr>
        <w:pStyle w:val="a"/>
        <w:jc w:val="center"/>
        <w:rPr>
          <w:rFonts w:hint="cs"/>
          <w:b/>
          <w:bCs/>
          <w:rtl/>
        </w:rPr>
      </w:pPr>
      <w:r>
        <w:rPr>
          <w:rFonts w:hint="cs"/>
          <w:b/>
          <w:bCs/>
          <w:rtl/>
        </w:rPr>
        <w:t>הצבעה</w:t>
      </w:r>
    </w:p>
    <w:p w14:paraId="5FDC11E2" w14:textId="77777777" w:rsidR="00000000" w:rsidRDefault="007C71EE">
      <w:pPr>
        <w:pStyle w:val="a"/>
        <w:jc w:val="center"/>
        <w:rPr>
          <w:rFonts w:hint="cs"/>
          <w:b/>
          <w:bCs/>
          <w:rtl/>
        </w:rPr>
      </w:pPr>
    </w:p>
    <w:p w14:paraId="18A6EE16" w14:textId="77777777" w:rsidR="00000000" w:rsidRDefault="007C71EE">
      <w:pPr>
        <w:pStyle w:val="a"/>
        <w:jc w:val="center"/>
        <w:rPr>
          <w:rFonts w:hint="cs"/>
          <w:rtl/>
        </w:rPr>
      </w:pPr>
      <w:r>
        <w:rPr>
          <w:rFonts w:hint="cs"/>
          <w:rtl/>
        </w:rPr>
        <w:t>ההסתייגות של חבר הכנסת משה גפני לסעיף 28 לא נתקבלה.</w:t>
      </w:r>
    </w:p>
    <w:p w14:paraId="57087372" w14:textId="77777777" w:rsidR="00000000" w:rsidRDefault="007C71EE">
      <w:pPr>
        <w:pStyle w:val="a"/>
        <w:jc w:val="center"/>
        <w:rPr>
          <w:rFonts w:hint="cs"/>
          <w:rtl/>
        </w:rPr>
      </w:pPr>
    </w:p>
    <w:p w14:paraId="7A41B1C1" w14:textId="77777777" w:rsidR="00000000" w:rsidRDefault="007C71EE">
      <w:pPr>
        <w:pStyle w:val="ad"/>
        <w:rPr>
          <w:rtl/>
        </w:rPr>
      </w:pPr>
      <w:r>
        <w:rPr>
          <w:rtl/>
        </w:rPr>
        <w:t>היו"ר ראובן ריבלין:</w:t>
      </w:r>
    </w:p>
    <w:p w14:paraId="454D350B" w14:textId="77777777" w:rsidR="00000000" w:rsidRDefault="007C71EE">
      <w:pPr>
        <w:pStyle w:val="a"/>
        <w:rPr>
          <w:rtl/>
        </w:rPr>
      </w:pPr>
    </w:p>
    <w:p w14:paraId="3DF8D19F" w14:textId="77777777" w:rsidR="00000000" w:rsidRDefault="007C71EE">
      <w:pPr>
        <w:pStyle w:val="a"/>
        <w:rPr>
          <w:rFonts w:hint="cs"/>
          <w:rtl/>
        </w:rPr>
      </w:pPr>
      <w:r>
        <w:rPr>
          <w:rFonts w:hint="cs"/>
          <w:rtl/>
        </w:rPr>
        <w:t>לא עבר.</w:t>
      </w:r>
    </w:p>
    <w:p w14:paraId="0D8E8673" w14:textId="77777777" w:rsidR="00000000" w:rsidRDefault="007C71EE">
      <w:pPr>
        <w:pStyle w:val="a"/>
        <w:rPr>
          <w:rFonts w:hint="cs"/>
          <w:rtl/>
        </w:rPr>
      </w:pPr>
    </w:p>
    <w:p w14:paraId="2FC89A68" w14:textId="77777777" w:rsidR="00000000" w:rsidRDefault="007C71EE">
      <w:pPr>
        <w:pStyle w:val="a"/>
        <w:rPr>
          <w:rFonts w:hint="cs"/>
          <w:rtl/>
        </w:rPr>
      </w:pPr>
      <w:r>
        <w:rPr>
          <w:rFonts w:hint="cs"/>
          <w:rtl/>
        </w:rPr>
        <w:t>חבר הכ</w:t>
      </w:r>
      <w:r>
        <w:rPr>
          <w:rFonts w:hint="cs"/>
          <w:rtl/>
        </w:rPr>
        <w:t>נסת הרב ישראל אייכלר - מי בעד? תודה. מי נגד? תודה. מי נמנע? תודה.</w:t>
      </w:r>
    </w:p>
    <w:p w14:paraId="3DD85D33" w14:textId="77777777" w:rsidR="00000000" w:rsidRDefault="007C71EE">
      <w:pPr>
        <w:pStyle w:val="a"/>
        <w:rPr>
          <w:rFonts w:hint="cs"/>
          <w:rtl/>
        </w:rPr>
      </w:pPr>
    </w:p>
    <w:p w14:paraId="307C4A11" w14:textId="77777777" w:rsidR="00000000" w:rsidRDefault="007C71EE">
      <w:pPr>
        <w:pStyle w:val="a"/>
        <w:jc w:val="center"/>
        <w:rPr>
          <w:rFonts w:hint="cs"/>
          <w:b/>
          <w:bCs/>
          <w:rtl/>
        </w:rPr>
      </w:pPr>
      <w:r>
        <w:rPr>
          <w:rFonts w:hint="cs"/>
          <w:b/>
          <w:bCs/>
          <w:rtl/>
        </w:rPr>
        <w:t>הצבעה</w:t>
      </w:r>
    </w:p>
    <w:p w14:paraId="2B322E2B" w14:textId="77777777" w:rsidR="00000000" w:rsidRDefault="007C71EE">
      <w:pPr>
        <w:pStyle w:val="a"/>
        <w:jc w:val="center"/>
        <w:rPr>
          <w:rFonts w:hint="cs"/>
          <w:b/>
          <w:bCs/>
          <w:rtl/>
        </w:rPr>
      </w:pPr>
    </w:p>
    <w:p w14:paraId="3F21DFBE" w14:textId="77777777" w:rsidR="00000000" w:rsidRDefault="007C71EE">
      <w:pPr>
        <w:pStyle w:val="a"/>
        <w:jc w:val="center"/>
        <w:rPr>
          <w:rFonts w:hint="cs"/>
          <w:rtl/>
        </w:rPr>
      </w:pPr>
      <w:r>
        <w:rPr>
          <w:rFonts w:hint="cs"/>
          <w:rtl/>
        </w:rPr>
        <w:t>ההסתייגות של חבר הכנסת ישראל אייכלר לסעיף 28 לא נתקבלה.</w:t>
      </w:r>
    </w:p>
    <w:p w14:paraId="119157BD" w14:textId="77777777" w:rsidR="00000000" w:rsidRDefault="007C71EE">
      <w:pPr>
        <w:pStyle w:val="a"/>
        <w:jc w:val="center"/>
        <w:rPr>
          <w:rFonts w:hint="cs"/>
          <w:rtl/>
        </w:rPr>
      </w:pPr>
    </w:p>
    <w:p w14:paraId="0FDFADBA" w14:textId="77777777" w:rsidR="00000000" w:rsidRDefault="007C71EE">
      <w:pPr>
        <w:pStyle w:val="ad"/>
        <w:rPr>
          <w:rtl/>
        </w:rPr>
      </w:pPr>
      <w:r>
        <w:rPr>
          <w:rtl/>
        </w:rPr>
        <w:t>היו"ר ראובן ריבלין:</w:t>
      </w:r>
    </w:p>
    <w:p w14:paraId="131877AA" w14:textId="77777777" w:rsidR="00000000" w:rsidRDefault="007C71EE">
      <w:pPr>
        <w:pStyle w:val="a"/>
        <w:rPr>
          <w:rtl/>
        </w:rPr>
      </w:pPr>
    </w:p>
    <w:p w14:paraId="2CB365FD" w14:textId="77777777" w:rsidR="00000000" w:rsidRDefault="007C71EE">
      <w:pPr>
        <w:pStyle w:val="a"/>
        <w:rPr>
          <w:rFonts w:hint="cs"/>
          <w:rtl/>
        </w:rPr>
      </w:pPr>
      <w:r>
        <w:rPr>
          <w:rFonts w:hint="cs"/>
          <w:rtl/>
        </w:rPr>
        <w:t>לא עבר.</w:t>
      </w:r>
    </w:p>
    <w:p w14:paraId="795C5B58" w14:textId="77777777" w:rsidR="00000000" w:rsidRDefault="007C71EE">
      <w:pPr>
        <w:pStyle w:val="a"/>
        <w:rPr>
          <w:rFonts w:hint="cs"/>
          <w:rtl/>
        </w:rPr>
      </w:pPr>
    </w:p>
    <w:p w14:paraId="67294743" w14:textId="77777777" w:rsidR="00000000" w:rsidRDefault="007C71EE">
      <w:pPr>
        <w:pStyle w:val="a"/>
        <w:rPr>
          <w:rFonts w:hint="cs"/>
          <w:rtl/>
        </w:rPr>
      </w:pPr>
      <w:r>
        <w:rPr>
          <w:rFonts w:hint="cs"/>
          <w:rtl/>
        </w:rPr>
        <w:t>חבר הכנסת מוחמד ברכה - מי בעד? תודה. מי נגד? תודה. מי נמנע? תודה.</w:t>
      </w:r>
    </w:p>
    <w:p w14:paraId="359FBEC4" w14:textId="77777777" w:rsidR="00000000" w:rsidRDefault="007C71EE">
      <w:pPr>
        <w:pStyle w:val="a"/>
        <w:rPr>
          <w:rFonts w:hint="cs"/>
          <w:rtl/>
        </w:rPr>
      </w:pPr>
    </w:p>
    <w:p w14:paraId="4C662E7C" w14:textId="77777777" w:rsidR="00000000" w:rsidRDefault="007C71EE">
      <w:pPr>
        <w:pStyle w:val="a"/>
        <w:jc w:val="center"/>
        <w:rPr>
          <w:rFonts w:hint="cs"/>
          <w:b/>
          <w:bCs/>
          <w:rtl/>
        </w:rPr>
      </w:pPr>
      <w:r>
        <w:rPr>
          <w:rFonts w:hint="cs"/>
          <w:b/>
          <w:bCs/>
          <w:rtl/>
        </w:rPr>
        <w:t>הצבעה</w:t>
      </w:r>
    </w:p>
    <w:p w14:paraId="07121741" w14:textId="77777777" w:rsidR="00000000" w:rsidRDefault="007C71EE">
      <w:pPr>
        <w:pStyle w:val="a"/>
        <w:jc w:val="center"/>
        <w:rPr>
          <w:rFonts w:hint="cs"/>
          <w:b/>
          <w:bCs/>
          <w:rtl/>
        </w:rPr>
      </w:pPr>
    </w:p>
    <w:p w14:paraId="5C12C1AC" w14:textId="77777777" w:rsidR="00000000" w:rsidRDefault="007C71EE">
      <w:pPr>
        <w:pStyle w:val="a"/>
        <w:jc w:val="center"/>
        <w:rPr>
          <w:rFonts w:hint="cs"/>
          <w:rtl/>
        </w:rPr>
      </w:pPr>
      <w:r>
        <w:rPr>
          <w:rFonts w:hint="cs"/>
          <w:rtl/>
        </w:rPr>
        <w:t>ההסתייגות של חבר הכנס</w:t>
      </w:r>
      <w:r>
        <w:rPr>
          <w:rFonts w:hint="cs"/>
          <w:rtl/>
        </w:rPr>
        <w:t>ת מוחמד ברכה לסעיף 28 לא נתקבלה.</w:t>
      </w:r>
    </w:p>
    <w:p w14:paraId="569CD201" w14:textId="77777777" w:rsidR="00000000" w:rsidRDefault="007C71EE">
      <w:pPr>
        <w:pStyle w:val="a"/>
        <w:jc w:val="center"/>
        <w:rPr>
          <w:rFonts w:hint="cs"/>
          <w:rtl/>
        </w:rPr>
      </w:pPr>
    </w:p>
    <w:p w14:paraId="59314721" w14:textId="77777777" w:rsidR="00000000" w:rsidRDefault="007C71EE">
      <w:pPr>
        <w:pStyle w:val="ad"/>
        <w:rPr>
          <w:rtl/>
        </w:rPr>
      </w:pPr>
      <w:r>
        <w:rPr>
          <w:rtl/>
        </w:rPr>
        <w:t>היו"ר ראובן ריבלין:</w:t>
      </w:r>
    </w:p>
    <w:p w14:paraId="5282A3DD" w14:textId="77777777" w:rsidR="00000000" w:rsidRDefault="007C71EE">
      <w:pPr>
        <w:pStyle w:val="a"/>
        <w:rPr>
          <w:rtl/>
        </w:rPr>
      </w:pPr>
    </w:p>
    <w:p w14:paraId="78D53E2E" w14:textId="77777777" w:rsidR="00000000" w:rsidRDefault="007C71EE">
      <w:pPr>
        <w:pStyle w:val="a"/>
        <w:rPr>
          <w:rFonts w:hint="cs"/>
          <w:rtl/>
        </w:rPr>
      </w:pPr>
      <w:r>
        <w:rPr>
          <w:rFonts w:hint="cs"/>
          <w:rtl/>
        </w:rPr>
        <w:t>לא עבר.</w:t>
      </w:r>
    </w:p>
    <w:p w14:paraId="27BF764E" w14:textId="77777777" w:rsidR="00000000" w:rsidRDefault="007C71EE">
      <w:pPr>
        <w:pStyle w:val="a"/>
        <w:rPr>
          <w:rFonts w:hint="cs"/>
          <w:rtl/>
        </w:rPr>
      </w:pPr>
    </w:p>
    <w:p w14:paraId="772A5118" w14:textId="77777777" w:rsidR="00000000" w:rsidRDefault="007C71EE">
      <w:pPr>
        <w:pStyle w:val="a"/>
        <w:rPr>
          <w:rFonts w:hint="cs"/>
          <w:rtl/>
        </w:rPr>
      </w:pPr>
      <w:r>
        <w:rPr>
          <w:rFonts w:hint="cs"/>
          <w:rtl/>
        </w:rPr>
        <w:t>חבר הכנסת עסאם מח'ול - מי בעד? תודה. מי נגד? תודה. מי נמנע? תודה.</w:t>
      </w:r>
    </w:p>
    <w:p w14:paraId="2D75FFDA" w14:textId="77777777" w:rsidR="00000000" w:rsidRDefault="007C71EE">
      <w:pPr>
        <w:pStyle w:val="a"/>
        <w:rPr>
          <w:rFonts w:hint="cs"/>
          <w:rtl/>
        </w:rPr>
      </w:pPr>
    </w:p>
    <w:p w14:paraId="22E52B09" w14:textId="77777777" w:rsidR="00000000" w:rsidRDefault="007C71EE">
      <w:pPr>
        <w:pStyle w:val="a"/>
        <w:jc w:val="center"/>
        <w:rPr>
          <w:rFonts w:hint="cs"/>
          <w:b/>
          <w:bCs/>
          <w:rtl/>
        </w:rPr>
      </w:pPr>
      <w:r>
        <w:rPr>
          <w:rFonts w:hint="cs"/>
          <w:b/>
          <w:bCs/>
          <w:rtl/>
        </w:rPr>
        <w:t>הצבעה</w:t>
      </w:r>
    </w:p>
    <w:p w14:paraId="4CB0ADC5" w14:textId="77777777" w:rsidR="00000000" w:rsidRDefault="007C71EE">
      <w:pPr>
        <w:pStyle w:val="a"/>
        <w:jc w:val="center"/>
        <w:rPr>
          <w:rFonts w:hint="cs"/>
          <w:b/>
          <w:bCs/>
          <w:rtl/>
        </w:rPr>
      </w:pPr>
    </w:p>
    <w:p w14:paraId="31072C91" w14:textId="77777777" w:rsidR="00000000" w:rsidRDefault="007C71EE">
      <w:pPr>
        <w:pStyle w:val="a"/>
        <w:jc w:val="center"/>
        <w:rPr>
          <w:rFonts w:hint="cs"/>
          <w:rtl/>
        </w:rPr>
      </w:pPr>
      <w:r>
        <w:rPr>
          <w:rFonts w:hint="cs"/>
          <w:rtl/>
        </w:rPr>
        <w:t>ההסתייגות של חבר הכנסת עסאם מח'ול לסעיף 28 לא נתקבלה.</w:t>
      </w:r>
    </w:p>
    <w:p w14:paraId="7B4593E2" w14:textId="77777777" w:rsidR="00000000" w:rsidRDefault="007C71EE">
      <w:pPr>
        <w:pStyle w:val="ad"/>
        <w:rPr>
          <w:rtl/>
        </w:rPr>
      </w:pPr>
      <w:r>
        <w:rPr>
          <w:rtl/>
        </w:rPr>
        <w:t>היו"ר ראובן ריבלין:</w:t>
      </w:r>
    </w:p>
    <w:p w14:paraId="374743CE" w14:textId="77777777" w:rsidR="00000000" w:rsidRDefault="007C71EE">
      <w:pPr>
        <w:pStyle w:val="a"/>
        <w:rPr>
          <w:rtl/>
        </w:rPr>
      </w:pPr>
    </w:p>
    <w:p w14:paraId="440115AB" w14:textId="77777777" w:rsidR="00000000" w:rsidRDefault="007C71EE">
      <w:pPr>
        <w:pStyle w:val="a"/>
        <w:rPr>
          <w:rFonts w:hint="cs"/>
          <w:rtl/>
        </w:rPr>
      </w:pPr>
      <w:r>
        <w:rPr>
          <w:rFonts w:hint="cs"/>
          <w:rtl/>
        </w:rPr>
        <w:t>לא עבר.</w:t>
      </w:r>
    </w:p>
    <w:p w14:paraId="78A9272C" w14:textId="77777777" w:rsidR="00000000" w:rsidRDefault="007C71EE">
      <w:pPr>
        <w:pStyle w:val="a"/>
        <w:rPr>
          <w:rFonts w:hint="cs"/>
          <w:rtl/>
        </w:rPr>
      </w:pPr>
    </w:p>
    <w:p w14:paraId="0C50ABF6" w14:textId="77777777" w:rsidR="00000000" w:rsidRDefault="007C71EE">
      <w:pPr>
        <w:pStyle w:val="a"/>
        <w:rPr>
          <w:rFonts w:hint="cs"/>
          <w:rtl/>
        </w:rPr>
      </w:pPr>
      <w:r>
        <w:rPr>
          <w:rFonts w:hint="cs"/>
          <w:rtl/>
        </w:rPr>
        <w:t>חבר הכנסת אחמד טיבי - מי בעד? תודה</w:t>
      </w:r>
      <w:r>
        <w:rPr>
          <w:rFonts w:hint="cs"/>
          <w:rtl/>
        </w:rPr>
        <w:t>. מי נגד? תודה. מי נמנע? תודה.</w:t>
      </w:r>
    </w:p>
    <w:p w14:paraId="0DE1C247" w14:textId="77777777" w:rsidR="00000000" w:rsidRDefault="007C71EE">
      <w:pPr>
        <w:pStyle w:val="a"/>
        <w:rPr>
          <w:rFonts w:hint="cs"/>
          <w:rtl/>
        </w:rPr>
      </w:pPr>
    </w:p>
    <w:p w14:paraId="28E6E354" w14:textId="77777777" w:rsidR="00000000" w:rsidRDefault="007C71EE">
      <w:pPr>
        <w:pStyle w:val="a"/>
        <w:jc w:val="center"/>
        <w:rPr>
          <w:rFonts w:hint="cs"/>
          <w:b/>
          <w:bCs/>
          <w:rtl/>
        </w:rPr>
      </w:pPr>
      <w:r>
        <w:rPr>
          <w:rFonts w:hint="cs"/>
          <w:b/>
          <w:bCs/>
          <w:rtl/>
        </w:rPr>
        <w:t>הצבעה</w:t>
      </w:r>
    </w:p>
    <w:p w14:paraId="3CABD692" w14:textId="77777777" w:rsidR="00000000" w:rsidRDefault="007C71EE">
      <w:pPr>
        <w:pStyle w:val="a"/>
        <w:jc w:val="center"/>
        <w:rPr>
          <w:rFonts w:hint="cs"/>
          <w:b/>
          <w:bCs/>
          <w:rtl/>
        </w:rPr>
      </w:pPr>
    </w:p>
    <w:p w14:paraId="27537CB4" w14:textId="77777777" w:rsidR="00000000" w:rsidRDefault="007C71EE">
      <w:pPr>
        <w:pStyle w:val="a"/>
        <w:jc w:val="center"/>
        <w:rPr>
          <w:rFonts w:hint="cs"/>
          <w:rtl/>
        </w:rPr>
      </w:pPr>
      <w:r>
        <w:rPr>
          <w:rFonts w:hint="cs"/>
          <w:rtl/>
        </w:rPr>
        <w:t>ההסתייגות של חבר הכנסת אחמד טיבי לסעיף 28 לא נתקבלה.</w:t>
      </w:r>
    </w:p>
    <w:p w14:paraId="48E3BAD0" w14:textId="77777777" w:rsidR="00000000" w:rsidRDefault="007C71EE">
      <w:pPr>
        <w:pStyle w:val="a"/>
        <w:jc w:val="center"/>
        <w:rPr>
          <w:rFonts w:hint="cs"/>
          <w:rtl/>
        </w:rPr>
      </w:pPr>
    </w:p>
    <w:p w14:paraId="6382AAF5" w14:textId="77777777" w:rsidR="00000000" w:rsidRDefault="007C71EE">
      <w:pPr>
        <w:pStyle w:val="ad"/>
        <w:rPr>
          <w:rtl/>
        </w:rPr>
      </w:pPr>
      <w:r>
        <w:rPr>
          <w:rtl/>
        </w:rPr>
        <w:t>היו"ר ראובן ריבלין:</w:t>
      </w:r>
    </w:p>
    <w:p w14:paraId="26E55A56" w14:textId="77777777" w:rsidR="00000000" w:rsidRDefault="007C71EE">
      <w:pPr>
        <w:pStyle w:val="a"/>
        <w:rPr>
          <w:rtl/>
        </w:rPr>
      </w:pPr>
    </w:p>
    <w:p w14:paraId="47C76D35" w14:textId="77777777" w:rsidR="00000000" w:rsidRDefault="007C71EE">
      <w:pPr>
        <w:pStyle w:val="a"/>
        <w:rPr>
          <w:rFonts w:hint="cs"/>
          <w:rtl/>
        </w:rPr>
      </w:pPr>
      <w:r>
        <w:rPr>
          <w:rFonts w:hint="cs"/>
          <w:rtl/>
        </w:rPr>
        <w:t>לא עבר.</w:t>
      </w:r>
    </w:p>
    <w:p w14:paraId="48B56D89" w14:textId="77777777" w:rsidR="00000000" w:rsidRDefault="007C71EE">
      <w:pPr>
        <w:pStyle w:val="a"/>
        <w:rPr>
          <w:rFonts w:hint="cs"/>
          <w:rtl/>
        </w:rPr>
      </w:pPr>
    </w:p>
    <w:p w14:paraId="7337EE18" w14:textId="77777777" w:rsidR="00000000" w:rsidRDefault="007C71EE">
      <w:pPr>
        <w:pStyle w:val="a"/>
        <w:rPr>
          <w:rFonts w:hint="cs"/>
          <w:rtl/>
        </w:rPr>
      </w:pPr>
      <w:r>
        <w:rPr>
          <w:rFonts w:hint="cs"/>
          <w:rtl/>
        </w:rPr>
        <w:t>חבר הכנסת עמיר פרץ - מי בעד? תודה. מי נגד? תודה. מי נמנע? תודה.</w:t>
      </w:r>
    </w:p>
    <w:p w14:paraId="43B5F9F1" w14:textId="77777777" w:rsidR="00000000" w:rsidRDefault="007C71EE">
      <w:pPr>
        <w:pStyle w:val="a"/>
        <w:rPr>
          <w:rFonts w:hint="cs"/>
          <w:rtl/>
        </w:rPr>
      </w:pPr>
    </w:p>
    <w:p w14:paraId="374269B1" w14:textId="77777777" w:rsidR="00000000" w:rsidRDefault="007C71EE">
      <w:pPr>
        <w:pStyle w:val="a"/>
        <w:jc w:val="center"/>
        <w:rPr>
          <w:rFonts w:hint="cs"/>
          <w:b/>
          <w:bCs/>
          <w:rtl/>
        </w:rPr>
      </w:pPr>
      <w:r>
        <w:rPr>
          <w:rFonts w:hint="cs"/>
          <w:b/>
          <w:bCs/>
          <w:rtl/>
        </w:rPr>
        <w:t>הצבעה</w:t>
      </w:r>
    </w:p>
    <w:p w14:paraId="09DD8EA9" w14:textId="77777777" w:rsidR="00000000" w:rsidRDefault="007C71EE">
      <w:pPr>
        <w:pStyle w:val="a"/>
        <w:jc w:val="center"/>
        <w:rPr>
          <w:rFonts w:hint="cs"/>
          <w:b/>
          <w:bCs/>
          <w:rtl/>
        </w:rPr>
      </w:pPr>
    </w:p>
    <w:p w14:paraId="13B69754" w14:textId="77777777" w:rsidR="00000000" w:rsidRDefault="007C71EE">
      <w:pPr>
        <w:pStyle w:val="a"/>
        <w:jc w:val="center"/>
        <w:rPr>
          <w:rFonts w:hint="cs"/>
          <w:rtl/>
        </w:rPr>
      </w:pPr>
      <w:r>
        <w:rPr>
          <w:rFonts w:hint="cs"/>
          <w:rtl/>
        </w:rPr>
        <w:t>ההסתייגות של חבר הכנסת עמיר פרץ לסעיף 28 לא נתקבלה.</w:t>
      </w:r>
    </w:p>
    <w:p w14:paraId="5ED83241" w14:textId="77777777" w:rsidR="00000000" w:rsidRDefault="007C71EE">
      <w:pPr>
        <w:pStyle w:val="a"/>
        <w:jc w:val="center"/>
        <w:rPr>
          <w:rFonts w:hint="cs"/>
          <w:rtl/>
        </w:rPr>
      </w:pPr>
    </w:p>
    <w:p w14:paraId="270CBF0E" w14:textId="77777777" w:rsidR="00000000" w:rsidRDefault="007C71EE">
      <w:pPr>
        <w:pStyle w:val="ad"/>
        <w:rPr>
          <w:rtl/>
        </w:rPr>
      </w:pPr>
      <w:r>
        <w:rPr>
          <w:rtl/>
        </w:rPr>
        <w:t>היו"ר רא</w:t>
      </w:r>
      <w:r>
        <w:rPr>
          <w:rtl/>
        </w:rPr>
        <w:t>ובן ריבלין:</w:t>
      </w:r>
    </w:p>
    <w:p w14:paraId="2F0A54F4" w14:textId="77777777" w:rsidR="00000000" w:rsidRDefault="007C71EE">
      <w:pPr>
        <w:pStyle w:val="a"/>
        <w:rPr>
          <w:rtl/>
        </w:rPr>
      </w:pPr>
    </w:p>
    <w:p w14:paraId="3A69D874" w14:textId="77777777" w:rsidR="00000000" w:rsidRDefault="007C71EE">
      <w:pPr>
        <w:pStyle w:val="a"/>
        <w:rPr>
          <w:rFonts w:hint="cs"/>
          <w:rtl/>
        </w:rPr>
      </w:pPr>
      <w:r>
        <w:rPr>
          <w:rFonts w:hint="cs"/>
          <w:rtl/>
        </w:rPr>
        <w:t>לא עבר.</w:t>
      </w:r>
    </w:p>
    <w:p w14:paraId="09A19C62" w14:textId="77777777" w:rsidR="00000000" w:rsidRDefault="007C71EE">
      <w:pPr>
        <w:pStyle w:val="a"/>
        <w:rPr>
          <w:rFonts w:hint="cs"/>
          <w:rtl/>
        </w:rPr>
      </w:pPr>
    </w:p>
    <w:p w14:paraId="17F8FE99" w14:textId="77777777" w:rsidR="00000000" w:rsidRDefault="007C71EE">
      <w:pPr>
        <w:pStyle w:val="a"/>
        <w:rPr>
          <w:rFonts w:hint="cs"/>
          <w:rtl/>
        </w:rPr>
      </w:pPr>
      <w:r>
        <w:rPr>
          <w:rFonts w:hint="cs"/>
          <w:rtl/>
        </w:rPr>
        <w:t>חברת הכנסת אילנה כהן - מי בעד? תודה. מי נגד? תודה. מי נמנע? תודה.</w:t>
      </w:r>
    </w:p>
    <w:p w14:paraId="464BE064" w14:textId="77777777" w:rsidR="00000000" w:rsidRDefault="007C71EE">
      <w:pPr>
        <w:pStyle w:val="a"/>
        <w:rPr>
          <w:rFonts w:hint="cs"/>
          <w:rtl/>
        </w:rPr>
      </w:pPr>
    </w:p>
    <w:p w14:paraId="67EC27A1" w14:textId="77777777" w:rsidR="00000000" w:rsidRDefault="007C71EE">
      <w:pPr>
        <w:pStyle w:val="a"/>
        <w:jc w:val="center"/>
        <w:rPr>
          <w:rFonts w:hint="cs"/>
          <w:b/>
          <w:bCs/>
          <w:rtl/>
        </w:rPr>
      </w:pPr>
      <w:r>
        <w:rPr>
          <w:rFonts w:hint="cs"/>
          <w:b/>
          <w:bCs/>
          <w:rtl/>
        </w:rPr>
        <w:t>הצבעה</w:t>
      </w:r>
    </w:p>
    <w:p w14:paraId="69B93A61" w14:textId="77777777" w:rsidR="00000000" w:rsidRDefault="007C71EE">
      <w:pPr>
        <w:pStyle w:val="a"/>
        <w:jc w:val="center"/>
        <w:rPr>
          <w:rFonts w:hint="cs"/>
          <w:b/>
          <w:bCs/>
          <w:rtl/>
        </w:rPr>
      </w:pPr>
    </w:p>
    <w:p w14:paraId="020194DA" w14:textId="77777777" w:rsidR="00000000" w:rsidRDefault="007C71EE">
      <w:pPr>
        <w:pStyle w:val="a"/>
        <w:jc w:val="center"/>
        <w:rPr>
          <w:rFonts w:hint="cs"/>
          <w:rtl/>
        </w:rPr>
      </w:pPr>
      <w:r>
        <w:rPr>
          <w:rFonts w:hint="cs"/>
          <w:rtl/>
        </w:rPr>
        <w:t>ההסתייגות של חברת הכנסת אילנה כהן לסעיף 28 לא נתקבלה.</w:t>
      </w:r>
    </w:p>
    <w:p w14:paraId="11B81B1B" w14:textId="77777777" w:rsidR="00000000" w:rsidRDefault="007C71EE">
      <w:pPr>
        <w:pStyle w:val="a"/>
        <w:jc w:val="center"/>
        <w:rPr>
          <w:rFonts w:hint="cs"/>
          <w:rtl/>
        </w:rPr>
      </w:pPr>
    </w:p>
    <w:p w14:paraId="5EF49F38" w14:textId="77777777" w:rsidR="00000000" w:rsidRDefault="007C71EE">
      <w:pPr>
        <w:pStyle w:val="ad"/>
        <w:rPr>
          <w:rtl/>
        </w:rPr>
      </w:pPr>
      <w:r>
        <w:rPr>
          <w:rtl/>
        </w:rPr>
        <w:t>היו"ר ראובן ריבלין:</w:t>
      </w:r>
    </w:p>
    <w:p w14:paraId="698D11F7" w14:textId="77777777" w:rsidR="00000000" w:rsidRDefault="007C71EE">
      <w:pPr>
        <w:pStyle w:val="a"/>
        <w:rPr>
          <w:rtl/>
        </w:rPr>
      </w:pPr>
    </w:p>
    <w:p w14:paraId="63F71CC6" w14:textId="77777777" w:rsidR="00000000" w:rsidRDefault="007C71EE">
      <w:pPr>
        <w:pStyle w:val="a"/>
        <w:rPr>
          <w:rFonts w:hint="cs"/>
          <w:rtl/>
        </w:rPr>
      </w:pPr>
      <w:r>
        <w:rPr>
          <w:rFonts w:hint="cs"/>
          <w:rtl/>
        </w:rPr>
        <w:t>לא עבר, כי בעד אילנה כהן אף אחד לא הצביע, משום מה.</w:t>
      </w:r>
    </w:p>
    <w:p w14:paraId="1A17D54A" w14:textId="77777777" w:rsidR="00000000" w:rsidRDefault="007C71EE">
      <w:pPr>
        <w:pStyle w:val="a"/>
        <w:rPr>
          <w:rFonts w:hint="cs"/>
          <w:rtl/>
        </w:rPr>
      </w:pPr>
    </w:p>
    <w:p w14:paraId="1F5E26F1" w14:textId="77777777" w:rsidR="00000000" w:rsidRDefault="007C71EE">
      <w:pPr>
        <w:pStyle w:val="a"/>
        <w:rPr>
          <w:rFonts w:hint="cs"/>
          <w:rtl/>
        </w:rPr>
      </w:pPr>
      <w:r>
        <w:rPr>
          <w:rFonts w:hint="cs"/>
          <w:rtl/>
        </w:rPr>
        <w:t>חבר הכנסת דוד טל - מי בעד? תודה.</w:t>
      </w:r>
      <w:r>
        <w:rPr>
          <w:rFonts w:hint="cs"/>
          <w:rtl/>
        </w:rPr>
        <w:t xml:space="preserve"> מי נגד? תודה. מי נמנע? תודה.</w:t>
      </w:r>
    </w:p>
    <w:p w14:paraId="7A08A1B9" w14:textId="77777777" w:rsidR="00000000" w:rsidRDefault="007C71EE">
      <w:pPr>
        <w:pStyle w:val="a"/>
        <w:rPr>
          <w:rFonts w:hint="cs"/>
          <w:rtl/>
        </w:rPr>
      </w:pPr>
    </w:p>
    <w:p w14:paraId="38311C8F" w14:textId="77777777" w:rsidR="00000000" w:rsidRDefault="007C71EE">
      <w:pPr>
        <w:pStyle w:val="a"/>
        <w:jc w:val="center"/>
        <w:rPr>
          <w:rFonts w:hint="cs"/>
          <w:b/>
          <w:bCs/>
          <w:rtl/>
        </w:rPr>
      </w:pPr>
      <w:r>
        <w:rPr>
          <w:rFonts w:hint="cs"/>
          <w:b/>
          <w:bCs/>
          <w:rtl/>
        </w:rPr>
        <w:t>הצבעה</w:t>
      </w:r>
    </w:p>
    <w:p w14:paraId="4F217895" w14:textId="77777777" w:rsidR="00000000" w:rsidRDefault="007C71EE">
      <w:pPr>
        <w:pStyle w:val="a"/>
        <w:jc w:val="center"/>
        <w:rPr>
          <w:rFonts w:hint="cs"/>
          <w:b/>
          <w:bCs/>
          <w:rtl/>
        </w:rPr>
      </w:pPr>
    </w:p>
    <w:p w14:paraId="521BD5C7" w14:textId="77777777" w:rsidR="00000000" w:rsidRDefault="007C71EE">
      <w:pPr>
        <w:pStyle w:val="a"/>
        <w:jc w:val="center"/>
        <w:rPr>
          <w:rFonts w:hint="cs"/>
          <w:rtl/>
        </w:rPr>
      </w:pPr>
      <w:r>
        <w:rPr>
          <w:rFonts w:hint="cs"/>
          <w:rtl/>
        </w:rPr>
        <w:t>ההסתייגות של חבר הכנסת דוד טל לסעיף 28 לא נתקבלה.</w:t>
      </w:r>
    </w:p>
    <w:p w14:paraId="10E5117B" w14:textId="77777777" w:rsidR="00000000" w:rsidRDefault="007C71EE">
      <w:pPr>
        <w:pStyle w:val="a"/>
        <w:jc w:val="center"/>
        <w:rPr>
          <w:rFonts w:hint="cs"/>
          <w:rtl/>
        </w:rPr>
      </w:pPr>
    </w:p>
    <w:p w14:paraId="3EDC5B86" w14:textId="77777777" w:rsidR="00000000" w:rsidRDefault="007C71EE">
      <w:pPr>
        <w:pStyle w:val="ad"/>
        <w:rPr>
          <w:rtl/>
        </w:rPr>
      </w:pPr>
      <w:r>
        <w:rPr>
          <w:rtl/>
        </w:rPr>
        <w:t>היו"ר ראובן ריבלין:</w:t>
      </w:r>
    </w:p>
    <w:p w14:paraId="26AFF43B" w14:textId="77777777" w:rsidR="00000000" w:rsidRDefault="007C71EE">
      <w:pPr>
        <w:pStyle w:val="a"/>
        <w:rPr>
          <w:rtl/>
        </w:rPr>
      </w:pPr>
    </w:p>
    <w:p w14:paraId="47393906" w14:textId="77777777" w:rsidR="00000000" w:rsidRDefault="007C71EE">
      <w:pPr>
        <w:pStyle w:val="a"/>
        <w:rPr>
          <w:rFonts w:hint="cs"/>
          <w:rtl/>
        </w:rPr>
      </w:pPr>
      <w:r>
        <w:rPr>
          <w:rFonts w:hint="cs"/>
          <w:rtl/>
        </w:rPr>
        <w:t>לא עבר.</w:t>
      </w:r>
    </w:p>
    <w:p w14:paraId="794D80DB" w14:textId="77777777" w:rsidR="00000000" w:rsidRDefault="007C71EE">
      <w:pPr>
        <w:pStyle w:val="a"/>
        <w:rPr>
          <w:rFonts w:hint="cs"/>
          <w:rtl/>
        </w:rPr>
      </w:pPr>
    </w:p>
    <w:p w14:paraId="2D553E0E" w14:textId="77777777" w:rsidR="00000000" w:rsidRDefault="007C71EE">
      <w:pPr>
        <w:pStyle w:val="a"/>
        <w:rPr>
          <w:rFonts w:hint="cs"/>
          <w:rtl/>
        </w:rPr>
      </w:pPr>
      <w:r>
        <w:rPr>
          <w:rFonts w:hint="cs"/>
          <w:rtl/>
        </w:rPr>
        <w:t>חבר הכנסת עזמי בשארה - מי בעד? תודה. מי נגד? תודה. מי נמנע? תודה.</w:t>
      </w:r>
    </w:p>
    <w:p w14:paraId="3A3A7986" w14:textId="77777777" w:rsidR="00000000" w:rsidRDefault="007C71EE">
      <w:pPr>
        <w:pStyle w:val="a"/>
        <w:rPr>
          <w:rFonts w:hint="cs"/>
          <w:rtl/>
        </w:rPr>
      </w:pPr>
    </w:p>
    <w:p w14:paraId="7054ECBB" w14:textId="77777777" w:rsidR="00000000" w:rsidRDefault="007C71EE">
      <w:pPr>
        <w:pStyle w:val="a"/>
        <w:jc w:val="center"/>
        <w:rPr>
          <w:rFonts w:hint="cs"/>
          <w:b/>
          <w:bCs/>
          <w:rtl/>
        </w:rPr>
      </w:pPr>
      <w:r>
        <w:rPr>
          <w:rFonts w:hint="cs"/>
          <w:b/>
          <w:bCs/>
          <w:rtl/>
        </w:rPr>
        <w:t>הצבעה</w:t>
      </w:r>
    </w:p>
    <w:p w14:paraId="050AC716" w14:textId="77777777" w:rsidR="00000000" w:rsidRDefault="007C71EE">
      <w:pPr>
        <w:pStyle w:val="a"/>
        <w:jc w:val="center"/>
        <w:rPr>
          <w:rFonts w:hint="cs"/>
          <w:b/>
          <w:bCs/>
          <w:rtl/>
        </w:rPr>
      </w:pPr>
    </w:p>
    <w:p w14:paraId="098441EE" w14:textId="77777777" w:rsidR="00000000" w:rsidRDefault="007C71EE">
      <w:pPr>
        <w:pStyle w:val="a"/>
        <w:jc w:val="center"/>
        <w:rPr>
          <w:rFonts w:hint="cs"/>
          <w:rtl/>
        </w:rPr>
      </w:pPr>
      <w:r>
        <w:rPr>
          <w:rFonts w:hint="cs"/>
          <w:rtl/>
        </w:rPr>
        <w:t>ההסתייגות של חבר הכנסת עזמי בשארה לסעיף 28 לא נתקבלה.</w:t>
      </w:r>
    </w:p>
    <w:p w14:paraId="31E1FE03" w14:textId="77777777" w:rsidR="00000000" w:rsidRDefault="007C71EE">
      <w:pPr>
        <w:pStyle w:val="ad"/>
        <w:rPr>
          <w:rFonts w:hint="cs"/>
          <w:rtl/>
        </w:rPr>
      </w:pPr>
    </w:p>
    <w:p w14:paraId="45DA758F" w14:textId="77777777" w:rsidR="00000000" w:rsidRDefault="007C71EE">
      <w:pPr>
        <w:pStyle w:val="ad"/>
        <w:rPr>
          <w:rtl/>
        </w:rPr>
      </w:pPr>
      <w:r>
        <w:rPr>
          <w:rtl/>
        </w:rPr>
        <w:t>היו"ר רא</w:t>
      </w:r>
      <w:r>
        <w:rPr>
          <w:rtl/>
        </w:rPr>
        <w:t>ובן ריבלין:</w:t>
      </w:r>
    </w:p>
    <w:p w14:paraId="68DCB8D4" w14:textId="77777777" w:rsidR="00000000" w:rsidRDefault="007C71EE">
      <w:pPr>
        <w:pStyle w:val="a"/>
        <w:rPr>
          <w:rtl/>
        </w:rPr>
      </w:pPr>
    </w:p>
    <w:p w14:paraId="76AB7A99" w14:textId="77777777" w:rsidR="00000000" w:rsidRDefault="007C71EE">
      <w:pPr>
        <w:pStyle w:val="a"/>
        <w:rPr>
          <w:rFonts w:hint="cs"/>
          <w:rtl/>
        </w:rPr>
      </w:pPr>
      <w:r>
        <w:rPr>
          <w:rFonts w:hint="cs"/>
          <w:rtl/>
        </w:rPr>
        <w:t>לא עבר.</w:t>
      </w:r>
    </w:p>
    <w:p w14:paraId="2B8B3AC4" w14:textId="77777777" w:rsidR="00000000" w:rsidRDefault="007C71EE">
      <w:pPr>
        <w:pStyle w:val="a"/>
        <w:rPr>
          <w:rFonts w:hint="cs"/>
          <w:rtl/>
        </w:rPr>
      </w:pPr>
    </w:p>
    <w:p w14:paraId="175A3C5C" w14:textId="77777777" w:rsidR="00000000" w:rsidRDefault="007C71EE">
      <w:pPr>
        <w:pStyle w:val="a"/>
        <w:rPr>
          <w:rFonts w:hint="cs"/>
          <w:rtl/>
        </w:rPr>
      </w:pPr>
      <w:r>
        <w:rPr>
          <w:rFonts w:hint="cs"/>
          <w:rtl/>
        </w:rPr>
        <w:t>חבר הכנסת ג'מאל זחאלקה - מי בעד? תודה. מי נגד? תודה. מי נמנע? תודה.</w:t>
      </w:r>
    </w:p>
    <w:p w14:paraId="7BCA5003" w14:textId="77777777" w:rsidR="00000000" w:rsidRDefault="007C71EE">
      <w:pPr>
        <w:pStyle w:val="a"/>
        <w:rPr>
          <w:rFonts w:hint="cs"/>
          <w:rtl/>
        </w:rPr>
      </w:pPr>
    </w:p>
    <w:p w14:paraId="1B6C84F1" w14:textId="77777777" w:rsidR="00000000" w:rsidRDefault="007C71EE">
      <w:pPr>
        <w:pStyle w:val="a"/>
        <w:jc w:val="center"/>
        <w:rPr>
          <w:rFonts w:hint="cs"/>
          <w:b/>
          <w:bCs/>
          <w:rtl/>
        </w:rPr>
      </w:pPr>
      <w:r>
        <w:rPr>
          <w:rFonts w:hint="cs"/>
          <w:b/>
          <w:bCs/>
          <w:rtl/>
        </w:rPr>
        <w:t>הצבעה</w:t>
      </w:r>
    </w:p>
    <w:p w14:paraId="2D34E326" w14:textId="77777777" w:rsidR="00000000" w:rsidRDefault="007C71EE">
      <w:pPr>
        <w:pStyle w:val="a"/>
        <w:jc w:val="center"/>
        <w:rPr>
          <w:rFonts w:hint="cs"/>
          <w:b/>
          <w:bCs/>
          <w:rtl/>
        </w:rPr>
      </w:pPr>
    </w:p>
    <w:p w14:paraId="60FAFB39" w14:textId="77777777" w:rsidR="00000000" w:rsidRDefault="007C71EE">
      <w:pPr>
        <w:pStyle w:val="a"/>
        <w:jc w:val="center"/>
        <w:rPr>
          <w:rFonts w:hint="cs"/>
          <w:rtl/>
        </w:rPr>
      </w:pPr>
      <w:r>
        <w:rPr>
          <w:rFonts w:hint="cs"/>
          <w:rtl/>
        </w:rPr>
        <w:t>ההסתייגות של חבר הכנסת ג'מאל זחאלקה לסעיף 28 לא נתקבלה.</w:t>
      </w:r>
    </w:p>
    <w:p w14:paraId="1784B26B" w14:textId="77777777" w:rsidR="00000000" w:rsidRDefault="007C71EE">
      <w:pPr>
        <w:pStyle w:val="a"/>
        <w:jc w:val="center"/>
        <w:rPr>
          <w:rFonts w:hint="cs"/>
          <w:rtl/>
        </w:rPr>
      </w:pPr>
    </w:p>
    <w:p w14:paraId="58BD7E3F" w14:textId="77777777" w:rsidR="00000000" w:rsidRDefault="007C71EE">
      <w:pPr>
        <w:pStyle w:val="ad"/>
        <w:rPr>
          <w:rtl/>
        </w:rPr>
      </w:pPr>
      <w:r>
        <w:rPr>
          <w:rtl/>
        </w:rPr>
        <w:t>היו"ר ראובן ריבלין:</w:t>
      </w:r>
    </w:p>
    <w:p w14:paraId="78A12CBF" w14:textId="77777777" w:rsidR="00000000" w:rsidRDefault="007C71EE">
      <w:pPr>
        <w:pStyle w:val="a"/>
        <w:rPr>
          <w:rtl/>
        </w:rPr>
      </w:pPr>
    </w:p>
    <w:p w14:paraId="5A3E90DF" w14:textId="77777777" w:rsidR="00000000" w:rsidRDefault="007C71EE">
      <w:pPr>
        <w:pStyle w:val="a"/>
        <w:rPr>
          <w:rFonts w:hint="cs"/>
          <w:rtl/>
        </w:rPr>
      </w:pPr>
      <w:r>
        <w:rPr>
          <w:rFonts w:hint="cs"/>
          <w:rtl/>
        </w:rPr>
        <w:t>לא עבר.</w:t>
      </w:r>
    </w:p>
    <w:p w14:paraId="2D48B406" w14:textId="77777777" w:rsidR="00000000" w:rsidRDefault="007C71EE">
      <w:pPr>
        <w:pStyle w:val="a"/>
        <w:rPr>
          <w:rFonts w:hint="cs"/>
          <w:rtl/>
        </w:rPr>
      </w:pPr>
    </w:p>
    <w:p w14:paraId="592F0B11" w14:textId="77777777" w:rsidR="00000000" w:rsidRDefault="007C71EE">
      <w:pPr>
        <w:pStyle w:val="a"/>
        <w:rPr>
          <w:rFonts w:hint="cs"/>
          <w:rtl/>
        </w:rPr>
      </w:pPr>
      <w:r>
        <w:rPr>
          <w:rFonts w:hint="cs"/>
          <w:rtl/>
        </w:rPr>
        <w:t>חבר הכנסת ואסל טאהא - מי בעד? תודה. מי נגד? תודה. מי נמנע? תודה.</w:t>
      </w:r>
    </w:p>
    <w:p w14:paraId="7CC8708D" w14:textId="77777777" w:rsidR="00000000" w:rsidRDefault="007C71EE">
      <w:pPr>
        <w:pStyle w:val="a"/>
        <w:rPr>
          <w:rFonts w:hint="cs"/>
          <w:rtl/>
        </w:rPr>
      </w:pPr>
    </w:p>
    <w:p w14:paraId="3092C836" w14:textId="77777777" w:rsidR="00000000" w:rsidRDefault="007C71EE">
      <w:pPr>
        <w:pStyle w:val="a"/>
        <w:jc w:val="center"/>
        <w:rPr>
          <w:rFonts w:hint="cs"/>
          <w:b/>
          <w:bCs/>
          <w:rtl/>
        </w:rPr>
      </w:pPr>
      <w:r>
        <w:rPr>
          <w:rFonts w:hint="cs"/>
          <w:b/>
          <w:bCs/>
          <w:rtl/>
        </w:rPr>
        <w:t>הצבעה</w:t>
      </w:r>
    </w:p>
    <w:p w14:paraId="0A17842E" w14:textId="77777777" w:rsidR="00000000" w:rsidRDefault="007C71EE">
      <w:pPr>
        <w:pStyle w:val="a"/>
        <w:jc w:val="center"/>
        <w:rPr>
          <w:rFonts w:hint="cs"/>
          <w:b/>
          <w:bCs/>
          <w:rtl/>
        </w:rPr>
      </w:pPr>
    </w:p>
    <w:p w14:paraId="433693E8" w14:textId="77777777" w:rsidR="00000000" w:rsidRDefault="007C71EE">
      <w:pPr>
        <w:pStyle w:val="a"/>
        <w:jc w:val="center"/>
        <w:rPr>
          <w:rFonts w:hint="cs"/>
          <w:rtl/>
        </w:rPr>
      </w:pPr>
      <w:r>
        <w:rPr>
          <w:rFonts w:hint="cs"/>
          <w:rtl/>
        </w:rPr>
        <w:t>ההסתייגות של חבר הכנסת ואסל טאהא לסעיף 28 לא נתקבלה.</w:t>
      </w:r>
    </w:p>
    <w:p w14:paraId="1FD4F1CB" w14:textId="77777777" w:rsidR="00000000" w:rsidRDefault="007C71EE">
      <w:pPr>
        <w:pStyle w:val="a"/>
        <w:jc w:val="center"/>
        <w:rPr>
          <w:rFonts w:hint="cs"/>
          <w:rtl/>
        </w:rPr>
      </w:pPr>
    </w:p>
    <w:p w14:paraId="474CA94D" w14:textId="77777777" w:rsidR="00000000" w:rsidRDefault="007C71EE">
      <w:pPr>
        <w:pStyle w:val="ad"/>
        <w:rPr>
          <w:rtl/>
        </w:rPr>
      </w:pPr>
      <w:r>
        <w:rPr>
          <w:rtl/>
        </w:rPr>
        <w:t>היו"ר ראובן ריבלין:</w:t>
      </w:r>
    </w:p>
    <w:p w14:paraId="6307BD6C" w14:textId="77777777" w:rsidR="00000000" w:rsidRDefault="007C71EE">
      <w:pPr>
        <w:pStyle w:val="a"/>
        <w:rPr>
          <w:rtl/>
        </w:rPr>
      </w:pPr>
    </w:p>
    <w:p w14:paraId="3AFAB8E4" w14:textId="77777777" w:rsidR="00000000" w:rsidRDefault="007C71EE">
      <w:pPr>
        <w:pStyle w:val="a"/>
        <w:rPr>
          <w:rFonts w:hint="cs"/>
          <w:rtl/>
        </w:rPr>
      </w:pPr>
      <w:r>
        <w:rPr>
          <w:rFonts w:hint="cs"/>
          <w:rtl/>
        </w:rPr>
        <w:t>לא עבר.</w:t>
      </w:r>
    </w:p>
    <w:p w14:paraId="3F93E8CE" w14:textId="77777777" w:rsidR="00000000" w:rsidRDefault="007C71EE">
      <w:pPr>
        <w:pStyle w:val="a"/>
        <w:rPr>
          <w:rFonts w:hint="cs"/>
          <w:rtl/>
        </w:rPr>
      </w:pPr>
    </w:p>
    <w:p w14:paraId="285708D8" w14:textId="77777777" w:rsidR="00000000" w:rsidRDefault="007C71EE">
      <w:pPr>
        <w:pStyle w:val="a"/>
        <w:rPr>
          <w:rFonts w:hint="cs"/>
          <w:rtl/>
        </w:rPr>
      </w:pPr>
      <w:r>
        <w:rPr>
          <w:rFonts w:hint="cs"/>
          <w:rtl/>
        </w:rPr>
        <w:t>חבר הכנסת עבד-אלמאלכ דהאמשה.</w:t>
      </w:r>
    </w:p>
    <w:p w14:paraId="2DFB106D" w14:textId="77777777" w:rsidR="00000000" w:rsidRDefault="007C71EE">
      <w:pPr>
        <w:pStyle w:val="ac"/>
        <w:rPr>
          <w:rtl/>
        </w:rPr>
      </w:pPr>
      <w:r>
        <w:rPr>
          <w:rtl/>
        </w:rPr>
        <w:br/>
        <w:t>עבד-אלמאלכ דהאמשה (רע"ם):</w:t>
      </w:r>
    </w:p>
    <w:p w14:paraId="13B1E3CB" w14:textId="77777777" w:rsidR="00000000" w:rsidRDefault="007C71EE">
      <w:pPr>
        <w:pStyle w:val="a"/>
        <w:rPr>
          <w:rtl/>
        </w:rPr>
      </w:pPr>
    </w:p>
    <w:p w14:paraId="2A7C8D15" w14:textId="77777777" w:rsidR="00000000" w:rsidRDefault="007C71EE">
      <w:pPr>
        <w:pStyle w:val="a"/>
        <w:rPr>
          <w:rFonts w:hint="cs"/>
          <w:rtl/>
        </w:rPr>
      </w:pPr>
      <w:r>
        <w:rPr>
          <w:rFonts w:hint="cs"/>
          <w:rtl/>
        </w:rPr>
        <w:t>אני מסיר, אדוני.</w:t>
      </w:r>
    </w:p>
    <w:p w14:paraId="073D2A29" w14:textId="77777777" w:rsidR="00000000" w:rsidRDefault="007C71EE">
      <w:pPr>
        <w:pStyle w:val="ad"/>
        <w:rPr>
          <w:rFonts w:hint="cs"/>
          <w:rtl/>
        </w:rPr>
      </w:pPr>
      <w:r>
        <w:rPr>
          <w:rtl/>
        </w:rPr>
        <w:br/>
      </w:r>
    </w:p>
    <w:p w14:paraId="50871DF7" w14:textId="77777777" w:rsidR="00000000" w:rsidRDefault="007C71EE">
      <w:pPr>
        <w:pStyle w:val="ad"/>
        <w:rPr>
          <w:rFonts w:hint="cs"/>
          <w:rtl/>
        </w:rPr>
      </w:pPr>
    </w:p>
    <w:p w14:paraId="6A9579F9" w14:textId="77777777" w:rsidR="00000000" w:rsidRDefault="007C71EE">
      <w:pPr>
        <w:pStyle w:val="ad"/>
        <w:rPr>
          <w:rFonts w:hint="cs"/>
          <w:rtl/>
        </w:rPr>
      </w:pPr>
    </w:p>
    <w:p w14:paraId="03753F38" w14:textId="77777777" w:rsidR="00000000" w:rsidRDefault="007C71EE">
      <w:pPr>
        <w:pStyle w:val="ad"/>
        <w:rPr>
          <w:rtl/>
        </w:rPr>
      </w:pPr>
      <w:r>
        <w:rPr>
          <w:rtl/>
        </w:rPr>
        <w:t>היו"ר ראובן ריבלין:</w:t>
      </w:r>
    </w:p>
    <w:p w14:paraId="44070130" w14:textId="77777777" w:rsidR="00000000" w:rsidRDefault="007C71EE">
      <w:pPr>
        <w:pStyle w:val="a"/>
        <w:rPr>
          <w:rtl/>
        </w:rPr>
      </w:pPr>
    </w:p>
    <w:p w14:paraId="5BC570F8" w14:textId="77777777" w:rsidR="00000000" w:rsidRDefault="007C71EE">
      <w:pPr>
        <w:pStyle w:val="a"/>
        <w:rPr>
          <w:rFonts w:hint="cs"/>
          <w:rtl/>
        </w:rPr>
      </w:pPr>
      <w:r>
        <w:rPr>
          <w:rFonts w:hint="cs"/>
          <w:rtl/>
        </w:rPr>
        <w:t>מסיר. תודה.</w:t>
      </w:r>
    </w:p>
    <w:p w14:paraId="408BAE77" w14:textId="77777777" w:rsidR="00000000" w:rsidRDefault="007C71EE">
      <w:pPr>
        <w:pStyle w:val="a"/>
        <w:rPr>
          <w:rFonts w:hint="cs"/>
          <w:rtl/>
        </w:rPr>
      </w:pPr>
    </w:p>
    <w:p w14:paraId="49B0D2F0" w14:textId="77777777" w:rsidR="00000000" w:rsidRDefault="007C71EE">
      <w:pPr>
        <w:pStyle w:val="a"/>
        <w:rPr>
          <w:rFonts w:hint="cs"/>
          <w:rtl/>
        </w:rPr>
      </w:pPr>
      <w:r>
        <w:rPr>
          <w:rFonts w:hint="cs"/>
          <w:rtl/>
        </w:rPr>
        <w:t>חבר הכנסת טלב אלסאנע - מי בעד? תודה. מי נגד? תודה. מי נמנע</w:t>
      </w:r>
      <w:r>
        <w:rPr>
          <w:rFonts w:hint="cs"/>
          <w:rtl/>
        </w:rPr>
        <w:t>? תודה.</w:t>
      </w:r>
    </w:p>
    <w:p w14:paraId="1F991483" w14:textId="77777777" w:rsidR="00000000" w:rsidRDefault="007C71EE">
      <w:pPr>
        <w:pStyle w:val="a"/>
        <w:rPr>
          <w:rFonts w:hint="cs"/>
          <w:rtl/>
        </w:rPr>
      </w:pPr>
    </w:p>
    <w:p w14:paraId="4EB49877" w14:textId="77777777" w:rsidR="00000000" w:rsidRDefault="007C71EE">
      <w:pPr>
        <w:pStyle w:val="a"/>
        <w:jc w:val="center"/>
        <w:rPr>
          <w:rFonts w:hint="cs"/>
          <w:b/>
          <w:bCs/>
          <w:rtl/>
        </w:rPr>
      </w:pPr>
      <w:r>
        <w:rPr>
          <w:rFonts w:hint="cs"/>
          <w:b/>
          <w:bCs/>
          <w:rtl/>
        </w:rPr>
        <w:t>הצבעה</w:t>
      </w:r>
    </w:p>
    <w:p w14:paraId="0149F3E3" w14:textId="77777777" w:rsidR="00000000" w:rsidRDefault="007C71EE">
      <w:pPr>
        <w:pStyle w:val="a"/>
        <w:jc w:val="center"/>
        <w:rPr>
          <w:rFonts w:hint="cs"/>
          <w:b/>
          <w:bCs/>
          <w:rtl/>
        </w:rPr>
      </w:pPr>
    </w:p>
    <w:p w14:paraId="0D1DF91A" w14:textId="77777777" w:rsidR="00000000" w:rsidRDefault="007C71EE">
      <w:pPr>
        <w:pStyle w:val="a"/>
        <w:jc w:val="center"/>
        <w:rPr>
          <w:rFonts w:hint="cs"/>
          <w:rtl/>
        </w:rPr>
      </w:pPr>
      <w:r>
        <w:rPr>
          <w:rFonts w:hint="cs"/>
          <w:rtl/>
        </w:rPr>
        <w:t>ההסתייגות של חבר הכנסת טלב אלסאנע לסעיף 28 לא נתקבלה.</w:t>
      </w:r>
    </w:p>
    <w:p w14:paraId="51E9FF4F" w14:textId="77777777" w:rsidR="00000000" w:rsidRDefault="007C71EE">
      <w:pPr>
        <w:pStyle w:val="a"/>
        <w:jc w:val="center"/>
        <w:rPr>
          <w:rFonts w:hint="cs"/>
          <w:rtl/>
        </w:rPr>
      </w:pPr>
    </w:p>
    <w:p w14:paraId="18F46D21" w14:textId="77777777" w:rsidR="00000000" w:rsidRDefault="007C71EE">
      <w:pPr>
        <w:pStyle w:val="ad"/>
        <w:rPr>
          <w:rtl/>
        </w:rPr>
      </w:pPr>
      <w:r>
        <w:rPr>
          <w:rtl/>
        </w:rPr>
        <w:t>היו"ר ראובן ריבלין:</w:t>
      </w:r>
    </w:p>
    <w:p w14:paraId="740B4AAD" w14:textId="77777777" w:rsidR="00000000" w:rsidRDefault="007C71EE">
      <w:pPr>
        <w:pStyle w:val="a"/>
        <w:rPr>
          <w:rtl/>
        </w:rPr>
      </w:pPr>
    </w:p>
    <w:p w14:paraId="703CB7D2" w14:textId="77777777" w:rsidR="00000000" w:rsidRDefault="007C71EE">
      <w:pPr>
        <w:pStyle w:val="a"/>
        <w:rPr>
          <w:rFonts w:hint="cs"/>
          <w:rtl/>
        </w:rPr>
      </w:pPr>
      <w:r>
        <w:rPr>
          <w:rFonts w:hint="cs"/>
          <w:rtl/>
        </w:rPr>
        <w:t xml:space="preserve">לא עבר. </w:t>
      </w:r>
    </w:p>
    <w:p w14:paraId="6464DF8F" w14:textId="77777777" w:rsidR="00000000" w:rsidRDefault="007C71EE">
      <w:pPr>
        <w:pStyle w:val="a"/>
        <w:rPr>
          <w:rFonts w:hint="cs"/>
          <w:rtl/>
        </w:rPr>
      </w:pPr>
    </w:p>
    <w:p w14:paraId="0CE15CED" w14:textId="77777777" w:rsidR="00000000" w:rsidRDefault="007C71EE">
      <w:pPr>
        <w:pStyle w:val="a"/>
        <w:rPr>
          <w:rFonts w:hint="cs"/>
          <w:rtl/>
        </w:rPr>
      </w:pPr>
      <w:r>
        <w:rPr>
          <w:rFonts w:hint="cs"/>
          <w:rtl/>
        </w:rPr>
        <w:t>קבוצת ברכה, קבוצת בל"ד וחברי הכנסת טלב אלסאנע ודוד טל - מי בעד? תודה. מי נגד? תודה. מי נמנע? תודה.</w:t>
      </w:r>
    </w:p>
    <w:p w14:paraId="3CB699C2" w14:textId="77777777" w:rsidR="00000000" w:rsidRDefault="007C71EE">
      <w:pPr>
        <w:pStyle w:val="a"/>
        <w:rPr>
          <w:rFonts w:hint="cs"/>
          <w:rtl/>
        </w:rPr>
      </w:pPr>
    </w:p>
    <w:p w14:paraId="44358104" w14:textId="77777777" w:rsidR="00000000" w:rsidRDefault="007C71EE">
      <w:pPr>
        <w:pStyle w:val="a"/>
        <w:jc w:val="center"/>
        <w:rPr>
          <w:rFonts w:hint="cs"/>
          <w:b/>
          <w:bCs/>
          <w:rtl/>
        </w:rPr>
      </w:pPr>
      <w:r>
        <w:rPr>
          <w:rFonts w:hint="cs"/>
          <w:b/>
          <w:bCs/>
          <w:rtl/>
        </w:rPr>
        <w:t>הצבעה</w:t>
      </w:r>
    </w:p>
    <w:p w14:paraId="53A3529D" w14:textId="77777777" w:rsidR="00000000" w:rsidRDefault="007C71EE">
      <w:pPr>
        <w:pStyle w:val="a"/>
        <w:jc w:val="center"/>
        <w:rPr>
          <w:rFonts w:hint="cs"/>
          <w:b/>
          <w:bCs/>
          <w:rtl/>
        </w:rPr>
      </w:pPr>
    </w:p>
    <w:p w14:paraId="3BA53AE9" w14:textId="77777777" w:rsidR="00000000" w:rsidRDefault="007C71EE">
      <w:pPr>
        <w:pStyle w:val="a"/>
        <w:jc w:val="center"/>
        <w:rPr>
          <w:rFonts w:hint="cs"/>
          <w:rtl/>
        </w:rPr>
      </w:pPr>
      <w:r>
        <w:rPr>
          <w:rFonts w:hint="cs"/>
          <w:rtl/>
        </w:rPr>
        <w:t>ההסתייגות של קבוצת חבר הכנסת מוחמד ברכה, של קבו</w:t>
      </w:r>
      <w:r>
        <w:rPr>
          <w:rFonts w:hint="cs"/>
          <w:rtl/>
        </w:rPr>
        <w:t>צת סיעת בל"ד ושל חברי הכנסת טלב אלסאנע ודוד טל לסעיף 28 לא נתקבלה.</w:t>
      </w:r>
    </w:p>
    <w:p w14:paraId="4CD1C95F" w14:textId="77777777" w:rsidR="00000000" w:rsidRDefault="007C71EE">
      <w:pPr>
        <w:pStyle w:val="a"/>
        <w:jc w:val="center"/>
        <w:rPr>
          <w:rFonts w:hint="cs"/>
          <w:rtl/>
        </w:rPr>
      </w:pPr>
    </w:p>
    <w:p w14:paraId="27271B5A" w14:textId="77777777" w:rsidR="00000000" w:rsidRDefault="007C71EE">
      <w:pPr>
        <w:pStyle w:val="ad"/>
        <w:rPr>
          <w:rtl/>
        </w:rPr>
      </w:pPr>
      <w:r>
        <w:rPr>
          <w:rtl/>
        </w:rPr>
        <w:t>היו"ר ראובן ריבלין:</w:t>
      </w:r>
    </w:p>
    <w:p w14:paraId="22511D5F" w14:textId="77777777" w:rsidR="00000000" w:rsidRDefault="007C71EE">
      <w:pPr>
        <w:pStyle w:val="a"/>
        <w:rPr>
          <w:rtl/>
        </w:rPr>
      </w:pPr>
    </w:p>
    <w:p w14:paraId="1CE0788A" w14:textId="77777777" w:rsidR="00000000" w:rsidRDefault="007C71EE">
      <w:pPr>
        <w:pStyle w:val="a"/>
        <w:rPr>
          <w:rFonts w:hint="cs"/>
          <w:rtl/>
        </w:rPr>
      </w:pPr>
      <w:r>
        <w:rPr>
          <w:rFonts w:hint="cs"/>
          <w:rtl/>
        </w:rPr>
        <w:t>לא עבר.</w:t>
      </w:r>
    </w:p>
    <w:p w14:paraId="6A7D145B" w14:textId="77777777" w:rsidR="00000000" w:rsidRDefault="007C71EE">
      <w:pPr>
        <w:pStyle w:val="a"/>
        <w:rPr>
          <w:rFonts w:hint="cs"/>
          <w:rtl/>
        </w:rPr>
      </w:pPr>
    </w:p>
    <w:p w14:paraId="5B82D92C" w14:textId="77777777" w:rsidR="00000000" w:rsidRDefault="007C71EE">
      <w:pPr>
        <w:pStyle w:val="a"/>
        <w:rPr>
          <w:rFonts w:hint="cs"/>
          <w:rtl/>
        </w:rPr>
      </w:pPr>
      <w:r>
        <w:rPr>
          <w:rFonts w:hint="cs"/>
          <w:rtl/>
        </w:rPr>
        <w:t>קבוצת עמיר פרץ - מי בעד? תודה. מי נגד? תודה. מי נמנע? תודה.</w:t>
      </w:r>
    </w:p>
    <w:p w14:paraId="45D25F53" w14:textId="77777777" w:rsidR="00000000" w:rsidRDefault="007C71EE">
      <w:pPr>
        <w:pStyle w:val="a"/>
        <w:rPr>
          <w:rFonts w:hint="cs"/>
          <w:rtl/>
        </w:rPr>
      </w:pPr>
    </w:p>
    <w:p w14:paraId="329FD409" w14:textId="77777777" w:rsidR="00000000" w:rsidRDefault="007C71EE">
      <w:pPr>
        <w:pStyle w:val="a"/>
        <w:jc w:val="center"/>
        <w:rPr>
          <w:rFonts w:hint="cs"/>
          <w:b/>
          <w:bCs/>
          <w:rtl/>
        </w:rPr>
      </w:pPr>
      <w:r>
        <w:rPr>
          <w:rFonts w:hint="cs"/>
          <w:b/>
          <w:bCs/>
          <w:rtl/>
        </w:rPr>
        <w:t>הצבעה</w:t>
      </w:r>
    </w:p>
    <w:p w14:paraId="389631CA" w14:textId="77777777" w:rsidR="00000000" w:rsidRDefault="007C71EE">
      <w:pPr>
        <w:pStyle w:val="a"/>
        <w:jc w:val="center"/>
        <w:rPr>
          <w:rFonts w:hint="cs"/>
          <w:b/>
          <w:bCs/>
          <w:rtl/>
        </w:rPr>
      </w:pPr>
    </w:p>
    <w:p w14:paraId="7500E806" w14:textId="77777777" w:rsidR="00000000" w:rsidRDefault="007C71EE">
      <w:pPr>
        <w:pStyle w:val="a"/>
        <w:jc w:val="center"/>
        <w:rPr>
          <w:rFonts w:hint="cs"/>
          <w:rtl/>
        </w:rPr>
      </w:pPr>
      <w:r>
        <w:rPr>
          <w:rFonts w:hint="cs"/>
          <w:rtl/>
        </w:rPr>
        <w:t>ההסתייגות של קבוצת חבר הכנסת עמיר פרץ לסעיף 28 לא נתקבלה.</w:t>
      </w:r>
    </w:p>
    <w:p w14:paraId="3ED21F9F" w14:textId="77777777" w:rsidR="00000000" w:rsidRDefault="007C71EE">
      <w:pPr>
        <w:pStyle w:val="a"/>
        <w:jc w:val="center"/>
        <w:rPr>
          <w:rFonts w:hint="cs"/>
          <w:rtl/>
        </w:rPr>
      </w:pPr>
    </w:p>
    <w:p w14:paraId="1E13F0E7" w14:textId="77777777" w:rsidR="00000000" w:rsidRDefault="007C71EE">
      <w:pPr>
        <w:pStyle w:val="ad"/>
        <w:rPr>
          <w:rtl/>
        </w:rPr>
      </w:pPr>
      <w:r>
        <w:rPr>
          <w:rtl/>
        </w:rPr>
        <w:t>היו"ר ראובן ריבלין:</w:t>
      </w:r>
    </w:p>
    <w:p w14:paraId="7E0D9519" w14:textId="77777777" w:rsidR="00000000" w:rsidRDefault="007C71EE">
      <w:pPr>
        <w:pStyle w:val="a"/>
        <w:rPr>
          <w:rtl/>
        </w:rPr>
      </w:pPr>
    </w:p>
    <w:p w14:paraId="6A1DCF59" w14:textId="77777777" w:rsidR="00000000" w:rsidRDefault="007C71EE">
      <w:pPr>
        <w:pStyle w:val="a"/>
        <w:rPr>
          <w:rFonts w:hint="cs"/>
          <w:rtl/>
        </w:rPr>
      </w:pPr>
      <w:r>
        <w:rPr>
          <w:rFonts w:hint="cs"/>
          <w:rtl/>
        </w:rPr>
        <w:t>לא עבר.</w:t>
      </w:r>
    </w:p>
    <w:p w14:paraId="14A87F7F" w14:textId="77777777" w:rsidR="00000000" w:rsidRDefault="007C71EE">
      <w:pPr>
        <w:pStyle w:val="a"/>
        <w:rPr>
          <w:rFonts w:hint="cs"/>
          <w:rtl/>
        </w:rPr>
      </w:pPr>
    </w:p>
    <w:p w14:paraId="1F2FEFC6" w14:textId="77777777" w:rsidR="00000000" w:rsidRDefault="007C71EE">
      <w:pPr>
        <w:pStyle w:val="a"/>
        <w:rPr>
          <w:rFonts w:hint="cs"/>
          <w:rtl/>
        </w:rPr>
      </w:pPr>
      <w:r>
        <w:rPr>
          <w:rFonts w:hint="cs"/>
          <w:rtl/>
        </w:rPr>
        <w:t>ח</w:t>
      </w:r>
      <w:r>
        <w:rPr>
          <w:rFonts w:hint="cs"/>
          <w:rtl/>
        </w:rPr>
        <w:t>בר הכנסת איתן כבל - נא להצביע. מי בעד? תודה. מי נגד? תודה. מי נמנע? תודה.</w:t>
      </w:r>
    </w:p>
    <w:p w14:paraId="0D0E4118" w14:textId="77777777" w:rsidR="00000000" w:rsidRDefault="007C71EE">
      <w:pPr>
        <w:pStyle w:val="a"/>
        <w:rPr>
          <w:rFonts w:hint="cs"/>
          <w:rtl/>
        </w:rPr>
      </w:pPr>
    </w:p>
    <w:p w14:paraId="76E3F81A" w14:textId="77777777" w:rsidR="00000000" w:rsidRDefault="007C71EE">
      <w:pPr>
        <w:pStyle w:val="a"/>
        <w:jc w:val="center"/>
        <w:rPr>
          <w:rFonts w:hint="cs"/>
          <w:b/>
          <w:bCs/>
          <w:rtl/>
        </w:rPr>
      </w:pPr>
      <w:r>
        <w:rPr>
          <w:rFonts w:hint="cs"/>
          <w:b/>
          <w:bCs/>
          <w:rtl/>
        </w:rPr>
        <w:t>הצבעה</w:t>
      </w:r>
    </w:p>
    <w:p w14:paraId="22B1FB1A" w14:textId="77777777" w:rsidR="00000000" w:rsidRDefault="007C71EE">
      <w:pPr>
        <w:pStyle w:val="a"/>
        <w:jc w:val="center"/>
        <w:rPr>
          <w:rFonts w:hint="cs"/>
          <w:b/>
          <w:bCs/>
          <w:rtl/>
        </w:rPr>
      </w:pPr>
    </w:p>
    <w:p w14:paraId="20FADF73" w14:textId="77777777" w:rsidR="00000000" w:rsidRDefault="007C71EE">
      <w:pPr>
        <w:pStyle w:val="a"/>
        <w:jc w:val="center"/>
        <w:rPr>
          <w:rFonts w:hint="cs"/>
          <w:rtl/>
        </w:rPr>
      </w:pPr>
      <w:r>
        <w:rPr>
          <w:rFonts w:hint="cs"/>
          <w:rtl/>
        </w:rPr>
        <w:t>ההסתייגות של חבר הכנסת איתן כבל לסעיף 28 לא נתקבלה.</w:t>
      </w:r>
    </w:p>
    <w:p w14:paraId="535B11CC" w14:textId="77777777" w:rsidR="00000000" w:rsidRDefault="007C71EE">
      <w:pPr>
        <w:pStyle w:val="a"/>
        <w:jc w:val="center"/>
        <w:rPr>
          <w:rFonts w:hint="cs"/>
          <w:rtl/>
        </w:rPr>
      </w:pPr>
    </w:p>
    <w:p w14:paraId="67C6A2D6" w14:textId="77777777" w:rsidR="00000000" w:rsidRDefault="007C71EE">
      <w:pPr>
        <w:pStyle w:val="ad"/>
        <w:rPr>
          <w:rtl/>
        </w:rPr>
      </w:pPr>
      <w:r>
        <w:rPr>
          <w:rtl/>
        </w:rPr>
        <w:t>היו"ר ראובן ריבלין:</w:t>
      </w:r>
    </w:p>
    <w:p w14:paraId="4A61E2E1" w14:textId="77777777" w:rsidR="00000000" w:rsidRDefault="007C71EE">
      <w:pPr>
        <w:pStyle w:val="a"/>
        <w:rPr>
          <w:rtl/>
        </w:rPr>
      </w:pPr>
    </w:p>
    <w:p w14:paraId="2849A43C" w14:textId="77777777" w:rsidR="00000000" w:rsidRDefault="007C71EE">
      <w:pPr>
        <w:pStyle w:val="a"/>
        <w:rPr>
          <w:rFonts w:hint="cs"/>
          <w:rtl/>
        </w:rPr>
      </w:pPr>
      <w:r>
        <w:rPr>
          <w:rFonts w:hint="cs"/>
          <w:rtl/>
        </w:rPr>
        <w:t>לא עבר.</w:t>
      </w:r>
    </w:p>
    <w:p w14:paraId="2C2E6B1D" w14:textId="77777777" w:rsidR="00000000" w:rsidRDefault="007C71EE">
      <w:pPr>
        <w:pStyle w:val="a"/>
        <w:rPr>
          <w:rFonts w:hint="cs"/>
          <w:rtl/>
        </w:rPr>
      </w:pPr>
    </w:p>
    <w:p w14:paraId="0BCFFECC" w14:textId="77777777" w:rsidR="00000000" w:rsidRDefault="007C71EE">
      <w:pPr>
        <w:pStyle w:val="a"/>
        <w:rPr>
          <w:rFonts w:hint="cs"/>
          <w:rtl/>
        </w:rPr>
      </w:pPr>
      <w:r>
        <w:rPr>
          <w:rFonts w:hint="cs"/>
          <w:rtl/>
        </w:rPr>
        <w:t>רבותי חברי הכנסת, אנחנו עוברים להצבעה אלקטרונית על סעיף 28.</w:t>
      </w:r>
    </w:p>
    <w:p w14:paraId="456E819F" w14:textId="77777777" w:rsidR="00000000" w:rsidRDefault="007C71EE">
      <w:pPr>
        <w:pStyle w:val="ac"/>
        <w:rPr>
          <w:rtl/>
        </w:rPr>
      </w:pPr>
      <w:r>
        <w:rPr>
          <w:rtl/>
        </w:rPr>
        <w:br/>
        <w:t>חיים אורון (מרצ):</w:t>
      </w:r>
    </w:p>
    <w:p w14:paraId="3B6F7C5D" w14:textId="77777777" w:rsidR="00000000" w:rsidRDefault="007C71EE">
      <w:pPr>
        <w:pStyle w:val="a"/>
        <w:rPr>
          <w:rtl/>
        </w:rPr>
      </w:pPr>
    </w:p>
    <w:p w14:paraId="3F02E030" w14:textId="77777777" w:rsidR="00000000" w:rsidRDefault="007C71EE">
      <w:pPr>
        <w:pStyle w:val="a"/>
        <w:rPr>
          <w:rFonts w:hint="cs"/>
          <w:rtl/>
        </w:rPr>
      </w:pPr>
      <w:r>
        <w:rPr>
          <w:rFonts w:hint="cs"/>
          <w:rtl/>
        </w:rPr>
        <w:t>אולי תעשה ה</w:t>
      </w:r>
      <w:r>
        <w:rPr>
          <w:rFonts w:hint="cs"/>
          <w:rtl/>
        </w:rPr>
        <w:t>צבעה אישית.</w:t>
      </w:r>
    </w:p>
    <w:p w14:paraId="6C5F7A8F" w14:textId="77777777" w:rsidR="00000000" w:rsidRDefault="007C71EE">
      <w:pPr>
        <w:pStyle w:val="ad"/>
        <w:rPr>
          <w:rtl/>
        </w:rPr>
      </w:pPr>
      <w:r>
        <w:rPr>
          <w:rtl/>
        </w:rPr>
        <w:br/>
        <w:t>היו"ר ראובן ריבלין:</w:t>
      </w:r>
    </w:p>
    <w:p w14:paraId="25EDBA16" w14:textId="77777777" w:rsidR="00000000" w:rsidRDefault="007C71EE">
      <w:pPr>
        <w:pStyle w:val="a"/>
        <w:rPr>
          <w:rtl/>
        </w:rPr>
      </w:pPr>
    </w:p>
    <w:p w14:paraId="2C089477" w14:textId="77777777" w:rsidR="00000000" w:rsidRDefault="007C71EE">
      <w:pPr>
        <w:pStyle w:val="a"/>
        <w:rPr>
          <w:rFonts w:hint="cs"/>
          <w:rtl/>
        </w:rPr>
      </w:pPr>
      <w:r>
        <w:rPr>
          <w:rFonts w:hint="cs"/>
          <w:rtl/>
        </w:rPr>
        <w:t>אני לא חושב שזה סעיף חשוב בשביל להצביע הצבעה אישית.</w:t>
      </w:r>
    </w:p>
    <w:p w14:paraId="60347517" w14:textId="77777777" w:rsidR="00000000" w:rsidRDefault="007C71EE">
      <w:pPr>
        <w:pStyle w:val="ac"/>
        <w:rPr>
          <w:rtl/>
        </w:rPr>
      </w:pPr>
      <w:r>
        <w:rPr>
          <w:rtl/>
        </w:rPr>
        <w:br/>
        <w:t>חיים אורון (מרצ):</w:t>
      </w:r>
    </w:p>
    <w:p w14:paraId="577CE7B8" w14:textId="77777777" w:rsidR="00000000" w:rsidRDefault="007C71EE">
      <w:pPr>
        <w:pStyle w:val="a"/>
        <w:rPr>
          <w:rtl/>
        </w:rPr>
      </w:pPr>
    </w:p>
    <w:p w14:paraId="6DD25B0D" w14:textId="77777777" w:rsidR="00000000" w:rsidRDefault="007C71EE">
      <w:pPr>
        <w:pStyle w:val="a"/>
        <w:rPr>
          <w:rFonts w:hint="cs"/>
          <w:rtl/>
        </w:rPr>
      </w:pPr>
      <w:r>
        <w:rPr>
          <w:rFonts w:hint="cs"/>
          <w:rtl/>
        </w:rPr>
        <w:t>כדי שאתה תנוח.</w:t>
      </w:r>
    </w:p>
    <w:p w14:paraId="39FC006D" w14:textId="77777777" w:rsidR="00000000" w:rsidRDefault="007C71EE">
      <w:pPr>
        <w:pStyle w:val="ad"/>
        <w:rPr>
          <w:rtl/>
        </w:rPr>
      </w:pPr>
      <w:r>
        <w:rPr>
          <w:rtl/>
        </w:rPr>
        <w:br/>
        <w:t>היו"ר ראובן ריבלין:</w:t>
      </w:r>
    </w:p>
    <w:p w14:paraId="13A9356F" w14:textId="77777777" w:rsidR="00000000" w:rsidRDefault="007C71EE">
      <w:pPr>
        <w:pStyle w:val="a"/>
        <w:rPr>
          <w:rtl/>
        </w:rPr>
      </w:pPr>
    </w:p>
    <w:p w14:paraId="5D73A303" w14:textId="77777777" w:rsidR="00000000" w:rsidRDefault="007C71EE">
      <w:pPr>
        <w:pStyle w:val="a"/>
        <w:rPr>
          <w:rFonts w:hint="cs"/>
          <w:rtl/>
        </w:rPr>
      </w:pPr>
      <w:r>
        <w:rPr>
          <w:rFonts w:hint="cs"/>
          <w:rtl/>
        </w:rPr>
        <w:t xml:space="preserve">יהיה בסדר. </w:t>
      </w:r>
    </w:p>
    <w:p w14:paraId="38419311" w14:textId="77777777" w:rsidR="00000000" w:rsidRDefault="007C71EE">
      <w:pPr>
        <w:pStyle w:val="a"/>
        <w:rPr>
          <w:rFonts w:hint="cs"/>
          <w:rtl/>
        </w:rPr>
      </w:pPr>
    </w:p>
    <w:p w14:paraId="46B3B902" w14:textId="77777777" w:rsidR="00000000" w:rsidRDefault="007C71EE">
      <w:pPr>
        <w:pStyle w:val="a"/>
        <w:rPr>
          <w:rFonts w:hint="cs"/>
          <w:rtl/>
        </w:rPr>
      </w:pPr>
      <w:r>
        <w:rPr>
          <w:rFonts w:hint="cs"/>
          <w:rtl/>
        </w:rPr>
        <w:t xml:space="preserve">נא להצביע, רבותי חברי הכנסת. </w:t>
      </w:r>
    </w:p>
    <w:p w14:paraId="77CD66A7" w14:textId="77777777" w:rsidR="00000000" w:rsidRDefault="007C71EE">
      <w:pPr>
        <w:pStyle w:val="a"/>
        <w:rPr>
          <w:rFonts w:hint="cs"/>
          <w:rtl/>
        </w:rPr>
      </w:pPr>
    </w:p>
    <w:p w14:paraId="1DE80836" w14:textId="77777777" w:rsidR="00000000" w:rsidRDefault="007C71EE">
      <w:pPr>
        <w:pStyle w:val="a"/>
        <w:jc w:val="center"/>
        <w:rPr>
          <w:rFonts w:hint="cs"/>
          <w:b/>
          <w:bCs/>
          <w:rtl/>
        </w:rPr>
      </w:pPr>
      <w:r>
        <w:rPr>
          <w:rFonts w:hint="cs"/>
          <w:b/>
          <w:bCs/>
          <w:rtl/>
        </w:rPr>
        <w:t>הצבעה מס' 59</w:t>
      </w:r>
    </w:p>
    <w:p w14:paraId="698FB6B0" w14:textId="77777777" w:rsidR="00000000" w:rsidRDefault="007C71EE">
      <w:pPr>
        <w:pStyle w:val="a"/>
        <w:jc w:val="center"/>
        <w:rPr>
          <w:rFonts w:hint="cs"/>
          <w:b/>
          <w:bCs/>
          <w:rtl/>
        </w:rPr>
      </w:pPr>
    </w:p>
    <w:p w14:paraId="49606B2F" w14:textId="77777777" w:rsidR="00000000" w:rsidRDefault="007C71EE">
      <w:pPr>
        <w:pStyle w:val="a"/>
        <w:jc w:val="center"/>
        <w:rPr>
          <w:rFonts w:hint="cs"/>
          <w:rtl/>
        </w:rPr>
      </w:pPr>
      <w:r>
        <w:rPr>
          <w:rFonts w:hint="cs"/>
          <w:rtl/>
        </w:rPr>
        <w:t>בעד סעיף 28, כהצעת הוועדה -   56</w:t>
      </w:r>
    </w:p>
    <w:p w14:paraId="12FCBD79" w14:textId="77777777" w:rsidR="00000000" w:rsidRDefault="007C71EE">
      <w:pPr>
        <w:pStyle w:val="a"/>
        <w:jc w:val="center"/>
        <w:rPr>
          <w:rFonts w:hint="cs"/>
          <w:rtl/>
        </w:rPr>
      </w:pPr>
      <w:r>
        <w:rPr>
          <w:rFonts w:hint="cs"/>
          <w:rtl/>
        </w:rPr>
        <w:t>נגד - 41</w:t>
      </w:r>
    </w:p>
    <w:p w14:paraId="04FD84CE" w14:textId="77777777" w:rsidR="00000000" w:rsidRDefault="007C71EE">
      <w:pPr>
        <w:pStyle w:val="a"/>
        <w:jc w:val="center"/>
        <w:rPr>
          <w:rFonts w:hint="cs"/>
          <w:rtl/>
        </w:rPr>
      </w:pPr>
      <w:r>
        <w:rPr>
          <w:rFonts w:hint="cs"/>
          <w:rtl/>
        </w:rPr>
        <w:t>נמנעים - אין</w:t>
      </w:r>
    </w:p>
    <w:p w14:paraId="0CDC8F02" w14:textId="77777777" w:rsidR="00000000" w:rsidRDefault="007C71EE">
      <w:pPr>
        <w:pStyle w:val="a"/>
        <w:jc w:val="center"/>
        <w:rPr>
          <w:rFonts w:hint="cs"/>
          <w:rtl/>
        </w:rPr>
      </w:pPr>
      <w:r>
        <w:rPr>
          <w:rFonts w:hint="cs"/>
          <w:rtl/>
        </w:rPr>
        <w:t>סעיף 28, כהצעת הוועדה, נתקבל.</w:t>
      </w:r>
    </w:p>
    <w:p w14:paraId="0466EDBD" w14:textId="77777777" w:rsidR="00000000" w:rsidRDefault="007C71EE">
      <w:pPr>
        <w:pStyle w:val="a"/>
        <w:jc w:val="center"/>
        <w:rPr>
          <w:rFonts w:hint="cs"/>
          <w:rtl/>
        </w:rPr>
      </w:pPr>
    </w:p>
    <w:p w14:paraId="7BBB0D00" w14:textId="77777777" w:rsidR="00000000" w:rsidRDefault="007C71EE">
      <w:pPr>
        <w:pStyle w:val="ad"/>
        <w:rPr>
          <w:rFonts w:hint="cs"/>
          <w:rtl/>
        </w:rPr>
      </w:pPr>
      <w:r>
        <w:rPr>
          <w:rtl/>
        </w:rPr>
        <w:t>היו"ר ראובן ריבלין:</w:t>
      </w:r>
    </w:p>
    <w:p w14:paraId="51EEB2AF" w14:textId="77777777" w:rsidR="00000000" w:rsidRDefault="007C71EE">
      <w:pPr>
        <w:pStyle w:val="a"/>
        <w:rPr>
          <w:rFonts w:hint="cs"/>
          <w:rtl/>
        </w:rPr>
      </w:pPr>
    </w:p>
    <w:p w14:paraId="4D49BCD0" w14:textId="77777777" w:rsidR="00000000" w:rsidRDefault="007C71EE">
      <w:pPr>
        <w:pStyle w:val="a"/>
        <w:rPr>
          <w:rFonts w:hint="cs"/>
          <w:rtl/>
        </w:rPr>
      </w:pPr>
      <w:r>
        <w:rPr>
          <w:rFonts w:hint="cs"/>
          <w:rtl/>
        </w:rPr>
        <w:t>56 בעד, 41 נגד. אני קובע שסעיף 28 אושר, לפי הצעת הוועדה.</w:t>
      </w:r>
    </w:p>
    <w:p w14:paraId="20DD5E37" w14:textId="77777777" w:rsidR="00000000" w:rsidRDefault="007C71EE">
      <w:pPr>
        <w:pStyle w:val="a"/>
        <w:rPr>
          <w:rFonts w:hint="cs"/>
          <w:rtl/>
        </w:rPr>
      </w:pPr>
    </w:p>
    <w:p w14:paraId="677437F9" w14:textId="77777777" w:rsidR="00000000" w:rsidRDefault="007C71EE">
      <w:pPr>
        <w:pStyle w:val="a"/>
        <w:rPr>
          <w:rFonts w:hint="cs"/>
          <w:rtl/>
        </w:rPr>
      </w:pPr>
      <w:r>
        <w:rPr>
          <w:rFonts w:hint="cs"/>
          <w:rtl/>
        </w:rPr>
        <w:t>רבותי חברי הכנסת, לסעיף 29 - - -  חבר הכנסת אדלשטיין, אדוני יואיל לנהל את הישיבה.</w:t>
      </w:r>
    </w:p>
    <w:p w14:paraId="70943D0C" w14:textId="77777777" w:rsidR="00000000" w:rsidRDefault="007C71EE">
      <w:pPr>
        <w:pStyle w:val="ad"/>
        <w:rPr>
          <w:rtl/>
        </w:rPr>
      </w:pPr>
      <w:r>
        <w:rPr>
          <w:rtl/>
        </w:rPr>
        <w:br/>
        <w:t>היו"ר יולי-יואל אדלשטיין:</w:t>
      </w:r>
    </w:p>
    <w:p w14:paraId="01F6DD4A" w14:textId="77777777" w:rsidR="00000000" w:rsidRDefault="007C71EE">
      <w:pPr>
        <w:pStyle w:val="a"/>
        <w:rPr>
          <w:rFonts w:hint="cs"/>
          <w:rtl/>
        </w:rPr>
      </w:pPr>
    </w:p>
    <w:p w14:paraId="769410F5" w14:textId="77777777" w:rsidR="00000000" w:rsidRDefault="007C71EE">
      <w:pPr>
        <w:pStyle w:val="a"/>
        <w:rPr>
          <w:rFonts w:hint="cs"/>
          <w:rtl/>
        </w:rPr>
      </w:pPr>
      <w:r>
        <w:rPr>
          <w:rFonts w:hint="cs"/>
          <w:rtl/>
        </w:rPr>
        <w:t>חברי הכנסת, אנחנו בסעיף 29.</w:t>
      </w:r>
    </w:p>
    <w:p w14:paraId="295B863C" w14:textId="77777777" w:rsidR="00000000" w:rsidRDefault="007C71EE">
      <w:pPr>
        <w:pStyle w:val="a"/>
        <w:rPr>
          <w:rFonts w:hint="cs"/>
          <w:rtl/>
        </w:rPr>
      </w:pPr>
    </w:p>
    <w:p w14:paraId="373986B0" w14:textId="77777777" w:rsidR="00000000" w:rsidRDefault="007C71EE">
      <w:pPr>
        <w:pStyle w:val="a"/>
        <w:rPr>
          <w:rFonts w:hint="cs"/>
          <w:rtl/>
        </w:rPr>
      </w:pPr>
      <w:r>
        <w:rPr>
          <w:rFonts w:hint="cs"/>
          <w:rtl/>
        </w:rPr>
        <w:t>חבר הכנ</w:t>
      </w:r>
      <w:r>
        <w:rPr>
          <w:rFonts w:hint="cs"/>
          <w:rtl/>
        </w:rPr>
        <w:t>סת משה גפני - מי בעד? תודה. מי נגד? תודה. מי נמנע? תודה.</w:t>
      </w:r>
    </w:p>
    <w:p w14:paraId="34F0CE14" w14:textId="77777777" w:rsidR="00000000" w:rsidRDefault="007C71EE">
      <w:pPr>
        <w:pStyle w:val="a"/>
        <w:rPr>
          <w:rFonts w:hint="cs"/>
          <w:rtl/>
        </w:rPr>
      </w:pPr>
    </w:p>
    <w:p w14:paraId="151E9B54" w14:textId="77777777" w:rsidR="00000000" w:rsidRDefault="007C71EE">
      <w:pPr>
        <w:pStyle w:val="a"/>
        <w:jc w:val="center"/>
        <w:rPr>
          <w:rFonts w:hint="cs"/>
          <w:b/>
          <w:bCs/>
          <w:rtl/>
        </w:rPr>
      </w:pPr>
      <w:r>
        <w:rPr>
          <w:rFonts w:hint="cs"/>
          <w:b/>
          <w:bCs/>
          <w:rtl/>
        </w:rPr>
        <w:t>הצבעה</w:t>
      </w:r>
    </w:p>
    <w:p w14:paraId="5239929F" w14:textId="77777777" w:rsidR="00000000" w:rsidRDefault="007C71EE">
      <w:pPr>
        <w:pStyle w:val="a"/>
        <w:jc w:val="center"/>
        <w:rPr>
          <w:rFonts w:hint="cs"/>
          <w:b/>
          <w:bCs/>
          <w:rtl/>
        </w:rPr>
      </w:pPr>
    </w:p>
    <w:p w14:paraId="05BAC4F1" w14:textId="77777777" w:rsidR="00000000" w:rsidRDefault="007C71EE">
      <w:pPr>
        <w:pStyle w:val="a"/>
        <w:jc w:val="center"/>
        <w:rPr>
          <w:rFonts w:hint="cs"/>
          <w:rtl/>
        </w:rPr>
      </w:pPr>
      <w:r>
        <w:rPr>
          <w:rFonts w:hint="cs"/>
          <w:rtl/>
        </w:rPr>
        <w:t>ההסתייגות של חבר הכנסת משה גפני לסעיף 29 לא נתקבלה.</w:t>
      </w:r>
    </w:p>
    <w:p w14:paraId="69220998" w14:textId="77777777" w:rsidR="00000000" w:rsidRDefault="007C71EE">
      <w:pPr>
        <w:pStyle w:val="a"/>
        <w:jc w:val="center"/>
        <w:rPr>
          <w:rFonts w:hint="cs"/>
          <w:rtl/>
        </w:rPr>
      </w:pPr>
    </w:p>
    <w:p w14:paraId="59D70753" w14:textId="77777777" w:rsidR="00000000" w:rsidRDefault="007C71EE">
      <w:pPr>
        <w:pStyle w:val="ad"/>
        <w:rPr>
          <w:rtl/>
        </w:rPr>
      </w:pPr>
      <w:r>
        <w:rPr>
          <w:rtl/>
        </w:rPr>
        <w:t>היו"ר יולי-יואל אדלשטיין:</w:t>
      </w:r>
    </w:p>
    <w:p w14:paraId="2940E5B4" w14:textId="77777777" w:rsidR="00000000" w:rsidRDefault="007C71EE">
      <w:pPr>
        <w:pStyle w:val="a"/>
        <w:rPr>
          <w:rtl/>
        </w:rPr>
      </w:pPr>
    </w:p>
    <w:p w14:paraId="39B8E91B" w14:textId="77777777" w:rsidR="00000000" w:rsidRDefault="007C71EE">
      <w:pPr>
        <w:pStyle w:val="a"/>
        <w:rPr>
          <w:rFonts w:hint="cs"/>
          <w:rtl/>
        </w:rPr>
      </w:pPr>
      <w:r>
        <w:rPr>
          <w:rFonts w:hint="cs"/>
          <w:rtl/>
        </w:rPr>
        <w:t>ההסתייגות של גפני לא עברה.</w:t>
      </w:r>
    </w:p>
    <w:p w14:paraId="05D38BED" w14:textId="77777777" w:rsidR="00000000" w:rsidRDefault="007C71EE">
      <w:pPr>
        <w:pStyle w:val="a"/>
        <w:rPr>
          <w:rFonts w:hint="cs"/>
          <w:rtl/>
        </w:rPr>
      </w:pPr>
    </w:p>
    <w:p w14:paraId="1FABB1C8" w14:textId="77777777" w:rsidR="00000000" w:rsidRDefault="007C71EE">
      <w:pPr>
        <w:pStyle w:val="a"/>
        <w:rPr>
          <w:rFonts w:hint="cs"/>
          <w:rtl/>
        </w:rPr>
      </w:pPr>
      <w:r>
        <w:rPr>
          <w:rFonts w:hint="cs"/>
          <w:rtl/>
        </w:rPr>
        <w:t>אברהם בורג - מי בעד? תודה. מי נגד? תודה. מי נמנע? תודה.</w:t>
      </w:r>
    </w:p>
    <w:p w14:paraId="18CFFF5B" w14:textId="77777777" w:rsidR="00000000" w:rsidRDefault="007C71EE">
      <w:pPr>
        <w:pStyle w:val="a"/>
        <w:rPr>
          <w:rFonts w:hint="cs"/>
          <w:rtl/>
        </w:rPr>
      </w:pPr>
    </w:p>
    <w:p w14:paraId="7E83F449" w14:textId="77777777" w:rsidR="00000000" w:rsidRDefault="007C71EE">
      <w:pPr>
        <w:pStyle w:val="a"/>
        <w:jc w:val="center"/>
        <w:rPr>
          <w:rFonts w:hint="cs"/>
          <w:b/>
          <w:bCs/>
          <w:rtl/>
        </w:rPr>
      </w:pPr>
      <w:r>
        <w:rPr>
          <w:rFonts w:hint="cs"/>
          <w:b/>
          <w:bCs/>
          <w:rtl/>
        </w:rPr>
        <w:t>הצבעה</w:t>
      </w:r>
    </w:p>
    <w:p w14:paraId="273F977F" w14:textId="77777777" w:rsidR="00000000" w:rsidRDefault="007C71EE">
      <w:pPr>
        <w:pStyle w:val="a"/>
        <w:jc w:val="center"/>
        <w:rPr>
          <w:rFonts w:hint="cs"/>
          <w:b/>
          <w:bCs/>
          <w:rtl/>
        </w:rPr>
      </w:pPr>
    </w:p>
    <w:p w14:paraId="4DA3AA18" w14:textId="77777777" w:rsidR="00000000" w:rsidRDefault="007C71EE">
      <w:pPr>
        <w:pStyle w:val="a"/>
        <w:jc w:val="center"/>
        <w:rPr>
          <w:rFonts w:hint="cs"/>
          <w:rtl/>
        </w:rPr>
      </w:pPr>
      <w:r>
        <w:rPr>
          <w:rFonts w:hint="cs"/>
          <w:rtl/>
        </w:rPr>
        <w:t>ההסתייגות של חבר הכ</w:t>
      </w:r>
      <w:r>
        <w:rPr>
          <w:rFonts w:hint="cs"/>
          <w:rtl/>
        </w:rPr>
        <w:t>נסת אברהם בורג לסעיף 29 לא נתקבלה.</w:t>
      </w:r>
    </w:p>
    <w:p w14:paraId="1AC13516" w14:textId="77777777" w:rsidR="00000000" w:rsidRDefault="007C71EE">
      <w:pPr>
        <w:pStyle w:val="a"/>
        <w:jc w:val="center"/>
        <w:rPr>
          <w:rFonts w:hint="cs"/>
          <w:rtl/>
        </w:rPr>
      </w:pPr>
    </w:p>
    <w:p w14:paraId="011E42B8" w14:textId="77777777" w:rsidR="00000000" w:rsidRDefault="007C71EE">
      <w:pPr>
        <w:pStyle w:val="ad"/>
        <w:rPr>
          <w:rtl/>
        </w:rPr>
      </w:pPr>
      <w:r>
        <w:rPr>
          <w:rtl/>
        </w:rPr>
        <w:t>היו"ר יולי-יואל אדלשטיין:</w:t>
      </w:r>
    </w:p>
    <w:p w14:paraId="00F24964" w14:textId="77777777" w:rsidR="00000000" w:rsidRDefault="007C71EE">
      <w:pPr>
        <w:pStyle w:val="a"/>
        <w:rPr>
          <w:rtl/>
        </w:rPr>
      </w:pPr>
    </w:p>
    <w:p w14:paraId="69F62BD0" w14:textId="77777777" w:rsidR="00000000" w:rsidRDefault="007C71EE">
      <w:pPr>
        <w:pStyle w:val="a"/>
        <w:rPr>
          <w:rFonts w:hint="cs"/>
          <w:rtl/>
        </w:rPr>
      </w:pPr>
      <w:r>
        <w:rPr>
          <w:rFonts w:hint="cs"/>
          <w:rtl/>
        </w:rPr>
        <w:t>ההסתייגות לא עברה.</w:t>
      </w:r>
    </w:p>
    <w:p w14:paraId="23FBAF87" w14:textId="77777777" w:rsidR="00000000" w:rsidRDefault="007C71EE">
      <w:pPr>
        <w:pStyle w:val="a"/>
        <w:rPr>
          <w:rFonts w:hint="cs"/>
          <w:rtl/>
        </w:rPr>
      </w:pPr>
    </w:p>
    <w:p w14:paraId="09899AEC" w14:textId="77777777" w:rsidR="00000000" w:rsidRDefault="007C71EE">
      <w:pPr>
        <w:pStyle w:val="a"/>
        <w:rPr>
          <w:rFonts w:hint="cs"/>
          <w:rtl/>
        </w:rPr>
      </w:pPr>
      <w:r>
        <w:rPr>
          <w:rFonts w:hint="cs"/>
          <w:rtl/>
        </w:rPr>
        <w:t>חבר הכנסת עמרם מצנע - מי בעד? תודה. מי נגד? תודה. מי נמנע? תודה.</w:t>
      </w:r>
    </w:p>
    <w:p w14:paraId="7F091125" w14:textId="77777777" w:rsidR="00000000" w:rsidRDefault="007C71EE">
      <w:pPr>
        <w:pStyle w:val="a"/>
        <w:rPr>
          <w:rFonts w:hint="cs"/>
          <w:rtl/>
        </w:rPr>
      </w:pPr>
    </w:p>
    <w:p w14:paraId="19E3A83D" w14:textId="77777777" w:rsidR="00000000" w:rsidRDefault="007C71EE">
      <w:pPr>
        <w:pStyle w:val="a"/>
        <w:jc w:val="center"/>
        <w:rPr>
          <w:rFonts w:hint="cs"/>
          <w:b/>
          <w:bCs/>
          <w:rtl/>
        </w:rPr>
      </w:pPr>
      <w:r>
        <w:rPr>
          <w:rFonts w:hint="cs"/>
          <w:b/>
          <w:bCs/>
          <w:rtl/>
        </w:rPr>
        <w:t>הצבעה</w:t>
      </w:r>
    </w:p>
    <w:p w14:paraId="4DB9DFEF" w14:textId="77777777" w:rsidR="00000000" w:rsidRDefault="007C71EE">
      <w:pPr>
        <w:pStyle w:val="a"/>
        <w:jc w:val="center"/>
        <w:rPr>
          <w:rFonts w:hint="cs"/>
          <w:b/>
          <w:bCs/>
          <w:rtl/>
        </w:rPr>
      </w:pPr>
    </w:p>
    <w:p w14:paraId="6ED0C15E" w14:textId="77777777" w:rsidR="00000000" w:rsidRDefault="007C71EE">
      <w:pPr>
        <w:pStyle w:val="a"/>
        <w:jc w:val="center"/>
        <w:rPr>
          <w:rFonts w:hint="cs"/>
          <w:rtl/>
        </w:rPr>
      </w:pPr>
      <w:r>
        <w:rPr>
          <w:rFonts w:hint="cs"/>
          <w:rtl/>
        </w:rPr>
        <w:t>ההסתייגות של חבר הכנסת עמרם מצנע לסעיף 29 לא נתקבלה.</w:t>
      </w:r>
    </w:p>
    <w:p w14:paraId="5997226A" w14:textId="77777777" w:rsidR="00000000" w:rsidRDefault="007C71EE">
      <w:pPr>
        <w:pStyle w:val="a"/>
        <w:jc w:val="center"/>
        <w:rPr>
          <w:rFonts w:hint="cs"/>
          <w:rtl/>
        </w:rPr>
      </w:pPr>
    </w:p>
    <w:p w14:paraId="161032AC" w14:textId="77777777" w:rsidR="00000000" w:rsidRDefault="007C71EE">
      <w:pPr>
        <w:pStyle w:val="ad"/>
        <w:rPr>
          <w:rtl/>
        </w:rPr>
      </w:pPr>
      <w:r>
        <w:rPr>
          <w:rtl/>
        </w:rPr>
        <w:t>היו"ר יולי-יואל אדלשטיין:</w:t>
      </w:r>
    </w:p>
    <w:p w14:paraId="0674B51F" w14:textId="77777777" w:rsidR="00000000" w:rsidRDefault="007C71EE">
      <w:pPr>
        <w:pStyle w:val="a"/>
        <w:rPr>
          <w:rtl/>
        </w:rPr>
      </w:pPr>
    </w:p>
    <w:p w14:paraId="4655286C" w14:textId="77777777" w:rsidR="00000000" w:rsidRDefault="007C71EE">
      <w:pPr>
        <w:pStyle w:val="a"/>
        <w:rPr>
          <w:rFonts w:hint="cs"/>
          <w:rtl/>
        </w:rPr>
      </w:pPr>
      <w:r>
        <w:rPr>
          <w:rFonts w:hint="cs"/>
          <w:rtl/>
        </w:rPr>
        <w:t>ההסתייגות לא עברה.</w:t>
      </w:r>
    </w:p>
    <w:p w14:paraId="4BFC9FFC" w14:textId="77777777" w:rsidR="00000000" w:rsidRDefault="007C71EE">
      <w:pPr>
        <w:pStyle w:val="a"/>
        <w:rPr>
          <w:rFonts w:hint="cs"/>
          <w:rtl/>
        </w:rPr>
      </w:pPr>
    </w:p>
    <w:p w14:paraId="35925DD7" w14:textId="77777777" w:rsidR="00000000" w:rsidRDefault="007C71EE">
      <w:pPr>
        <w:pStyle w:val="a"/>
        <w:rPr>
          <w:rFonts w:hint="cs"/>
          <w:rtl/>
        </w:rPr>
      </w:pPr>
      <w:r>
        <w:rPr>
          <w:rFonts w:hint="cs"/>
          <w:rtl/>
        </w:rPr>
        <w:t>חבר הכנסת בנימין בן-אליעזר - - -</w:t>
      </w:r>
    </w:p>
    <w:p w14:paraId="4B26CC09" w14:textId="77777777" w:rsidR="00000000" w:rsidRDefault="007C71EE">
      <w:pPr>
        <w:pStyle w:val="ac"/>
        <w:rPr>
          <w:rFonts w:hint="cs"/>
          <w:rtl/>
        </w:rPr>
      </w:pPr>
      <w:r>
        <w:rPr>
          <w:rtl/>
        </w:rPr>
        <w:br/>
      </w:r>
    </w:p>
    <w:p w14:paraId="2A6E4153" w14:textId="77777777" w:rsidR="00000000" w:rsidRDefault="007C71EE">
      <w:pPr>
        <w:pStyle w:val="ac"/>
        <w:rPr>
          <w:rFonts w:hint="cs"/>
          <w:rtl/>
        </w:rPr>
      </w:pPr>
    </w:p>
    <w:p w14:paraId="62CCCEA3" w14:textId="77777777" w:rsidR="00000000" w:rsidRDefault="007C71EE">
      <w:pPr>
        <w:pStyle w:val="ac"/>
        <w:rPr>
          <w:rtl/>
        </w:rPr>
      </w:pPr>
      <w:r>
        <w:rPr>
          <w:rtl/>
        </w:rPr>
        <w:t>יאיר פרץ (ש"ס):</w:t>
      </w:r>
    </w:p>
    <w:p w14:paraId="662039F9" w14:textId="77777777" w:rsidR="00000000" w:rsidRDefault="007C71EE">
      <w:pPr>
        <w:pStyle w:val="a"/>
        <w:rPr>
          <w:rFonts w:hint="cs"/>
          <w:rtl/>
        </w:rPr>
      </w:pPr>
    </w:p>
    <w:p w14:paraId="7D5D01D6" w14:textId="77777777" w:rsidR="00000000" w:rsidRDefault="007C71EE">
      <w:pPr>
        <w:pStyle w:val="a"/>
        <w:rPr>
          <w:rFonts w:hint="cs"/>
          <w:rtl/>
        </w:rPr>
      </w:pPr>
      <w:r>
        <w:rPr>
          <w:rFonts w:hint="cs"/>
          <w:rtl/>
        </w:rPr>
        <w:t>- - -</w:t>
      </w:r>
    </w:p>
    <w:p w14:paraId="741C5CA9" w14:textId="77777777" w:rsidR="00000000" w:rsidRDefault="007C71EE">
      <w:pPr>
        <w:pStyle w:val="ad"/>
        <w:rPr>
          <w:rtl/>
        </w:rPr>
      </w:pPr>
      <w:r>
        <w:rPr>
          <w:rtl/>
        </w:rPr>
        <w:br/>
        <w:t>היו"ר יולי-יואל אדלשטיין:</w:t>
      </w:r>
    </w:p>
    <w:p w14:paraId="7F1BAB36" w14:textId="77777777" w:rsidR="00000000" w:rsidRDefault="007C71EE">
      <w:pPr>
        <w:pStyle w:val="a"/>
        <w:rPr>
          <w:rtl/>
        </w:rPr>
      </w:pPr>
    </w:p>
    <w:p w14:paraId="63844581" w14:textId="77777777" w:rsidR="00000000" w:rsidRDefault="007C71EE">
      <w:pPr>
        <w:pStyle w:val="a"/>
        <w:rPr>
          <w:rFonts w:hint="cs"/>
          <w:rtl/>
        </w:rPr>
      </w:pPr>
      <w:r>
        <w:rPr>
          <w:rFonts w:hint="cs"/>
          <w:rtl/>
        </w:rPr>
        <w:t>חבר הכנסת פרץ, אני אסתדר, תודה רבה. שב בבקשה במקומך. תודה.</w:t>
      </w:r>
    </w:p>
    <w:p w14:paraId="646B4EB0" w14:textId="77777777" w:rsidR="00000000" w:rsidRDefault="007C71EE">
      <w:pPr>
        <w:pStyle w:val="a"/>
        <w:rPr>
          <w:rFonts w:hint="cs"/>
          <w:rtl/>
        </w:rPr>
      </w:pPr>
    </w:p>
    <w:p w14:paraId="03B69434" w14:textId="77777777" w:rsidR="00000000" w:rsidRDefault="007C71EE">
      <w:pPr>
        <w:pStyle w:val="a"/>
        <w:rPr>
          <w:rFonts w:hint="cs"/>
          <w:rtl/>
        </w:rPr>
      </w:pPr>
      <w:r>
        <w:rPr>
          <w:rFonts w:hint="cs"/>
          <w:rtl/>
        </w:rPr>
        <w:t>חבר הכנסת בן-אליעזר - לא נמצא.</w:t>
      </w:r>
    </w:p>
    <w:p w14:paraId="0E602F57" w14:textId="77777777" w:rsidR="00000000" w:rsidRDefault="007C71EE">
      <w:pPr>
        <w:pStyle w:val="a"/>
        <w:rPr>
          <w:rFonts w:hint="cs"/>
          <w:rtl/>
        </w:rPr>
      </w:pPr>
    </w:p>
    <w:p w14:paraId="1B04C2AC" w14:textId="77777777" w:rsidR="00000000" w:rsidRDefault="007C71EE">
      <w:pPr>
        <w:pStyle w:val="a"/>
        <w:rPr>
          <w:rFonts w:hint="cs"/>
          <w:rtl/>
        </w:rPr>
      </w:pPr>
      <w:r>
        <w:rPr>
          <w:rFonts w:hint="cs"/>
          <w:rtl/>
        </w:rPr>
        <w:t xml:space="preserve">חבר הכנסת שמעון פרס - מי בעד? תודה. מי נגד? תודה. </w:t>
      </w:r>
    </w:p>
    <w:p w14:paraId="20ACFE74" w14:textId="77777777" w:rsidR="00000000" w:rsidRDefault="007C71EE">
      <w:pPr>
        <w:pStyle w:val="a"/>
        <w:rPr>
          <w:rFonts w:hint="cs"/>
          <w:rtl/>
        </w:rPr>
      </w:pPr>
    </w:p>
    <w:p w14:paraId="27AA63EF" w14:textId="77777777" w:rsidR="00000000" w:rsidRDefault="007C71EE">
      <w:pPr>
        <w:pStyle w:val="a"/>
        <w:jc w:val="center"/>
        <w:rPr>
          <w:rFonts w:hint="cs"/>
          <w:b/>
          <w:bCs/>
          <w:rtl/>
        </w:rPr>
      </w:pPr>
      <w:r>
        <w:rPr>
          <w:rFonts w:hint="cs"/>
          <w:b/>
          <w:bCs/>
          <w:rtl/>
        </w:rPr>
        <w:t>הצבעה</w:t>
      </w:r>
    </w:p>
    <w:p w14:paraId="4EC89FB7" w14:textId="77777777" w:rsidR="00000000" w:rsidRDefault="007C71EE">
      <w:pPr>
        <w:pStyle w:val="a"/>
        <w:jc w:val="center"/>
        <w:rPr>
          <w:rFonts w:hint="cs"/>
          <w:b/>
          <w:bCs/>
          <w:rtl/>
        </w:rPr>
      </w:pPr>
    </w:p>
    <w:p w14:paraId="01A40BCC" w14:textId="77777777" w:rsidR="00000000" w:rsidRDefault="007C71EE">
      <w:pPr>
        <w:pStyle w:val="a"/>
        <w:jc w:val="center"/>
        <w:rPr>
          <w:rFonts w:hint="cs"/>
          <w:rtl/>
        </w:rPr>
      </w:pPr>
      <w:r>
        <w:rPr>
          <w:rFonts w:hint="cs"/>
          <w:rtl/>
        </w:rPr>
        <w:t xml:space="preserve">ההסתייגות של חבר </w:t>
      </w:r>
      <w:r>
        <w:rPr>
          <w:rFonts w:hint="cs"/>
          <w:rtl/>
        </w:rPr>
        <w:t>הכנסת שמעון פרס לסעיף 29 לא נתקבלה.</w:t>
      </w:r>
    </w:p>
    <w:p w14:paraId="0D653C32" w14:textId="77777777" w:rsidR="00000000" w:rsidRDefault="007C71EE">
      <w:pPr>
        <w:pStyle w:val="a"/>
        <w:jc w:val="center"/>
        <w:rPr>
          <w:rFonts w:hint="cs"/>
          <w:rtl/>
        </w:rPr>
      </w:pPr>
    </w:p>
    <w:p w14:paraId="7FC30EA5" w14:textId="77777777" w:rsidR="00000000" w:rsidRDefault="007C71EE">
      <w:pPr>
        <w:pStyle w:val="ad"/>
        <w:rPr>
          <w:rtl/>
        </w:rPr>
      </w:pPr>
      <w:r>
        <w:rPr>
          <w:rtl/>
        </w:rPr>
        <w:t>היו"ר יולי-יואל אדלשטיין:</w:t>
      </w:r>
    </w:p>
    <w:p w14:paraId="7915DC64" w14:textId="77777777" w:rsidR="00000000" w:rsidRDefault="007C71EE">
      <w:pPr>
        <w:pStyle w:val="a"/>
        <w:rPr>
          <w:rtl/>
        </w:rPr>
      </w:pPr>
    </w:p>
    <w:p w14:paraId="56B4E814" w14:textId="77777777" w:rsidR="00000000" w:rsidRDefault="007C71EE">
      <w:pPr>
        <w:pStyle w:val="a"/>
        <w:rPr>
          <w:rFonts w:hint="cs"/>
          <w:rtl/>
        </w:rPr>
      </w:pPr>
      <w:r>
        <w:rPr>
          <w:rFonts w:hint="cs"/>
          <w:rtl/>
        </w:rPr>
        <w:t>האם יש נמנעים?</w:t>
      </w:r>
    </w:p>
    <w:p w14:paraId="75383BED" w14:textId="77777777" w:rsidR="00000000" w:rsidRDefault="007C71EE">
      <w:pPr>
        <w:pStyle w:val="ac"/>
        <w:rPr>
          <w:rtl/>
        </w:rPr>
      </w:pPr>
      <w:r>
        <w:rPr>
          <w:rtl/>
        </w:rPr>
        <w:br/>
        <w:t>יעקב ליצמן (יהדות התורה):</w:t>
      </w:r>
    </w:p>
    <w:p w14:paraId="095FEC2F" w14:textId="77777777" w:rsidR="00000000" w:rsidRDefault="007C71EE">
      <w:pPr>
        <w:pStyle w:val="a"/>
        <w:rPr>
          <w:rtl/>
        </w:rPr>
      </w:pPr>
    </w:p>
    <w:p w14:paraId="3FF48EEE" w14:textId="77777777" w:rsidR="00000000" w:rsidRDefault="007C71EE">
      <w:pPr>
        <w:pStyle w:val="a"/>
        <w:rPr>
          <w:rFonts w:hint="cs"/>
          <w:rtl/>
        </w:rPr>
      </w:pPr>
      <w:r>
        <w:rPr>
          <w:rFonts w:hint="cs"/>
          <w:rtl/>
        </w:rPr>
        <w:t>- - -</w:t>
      </w:r>
    </w:p>
    <w:p w14:paraId="241C21B8" w14:textId="77777777" w:rsidR="00000000" w:rsidRDefault="007C71EE">
      <w:pPr>
        <w:pStyle w:val="ad"/>
        <w:rPr>
          <w:rtl/>
        </w:rPr>
      </w:pPr>
      <w:r>
        <w:rPr>
          <w:rtl/>
        </w:rPr>
        <w:br/>
        <w:t>היו"ר יולי-יואל אדלשטיין:</w:t>
      </w:r>
    </w:p>
    <w:p w14:paraId="664660D7" w14:textId="77777777" w:rsidR="00000000" w:rsidRDefault="007C71EE">
      <w:pPr>
        <w:pStyle w:val="a"/>
        <w:rPr>
          <w:rtl/>
        </w:rPr>
      </w:pPr>
    </w:p>
    <w:p w14:paraId="34FDFF82" w14:textId="77777777" w:rsidR="00000000" w:rsidRDefault="007C71EE">
      <w:pPr>
        <w:pStyle w:val="a"/>
        <w:rPr>
          <w:rFonts w:hint="cs"/>
          <w:rtl/>
        </w:rPr>
      </w:pPr>
      <w:r>
        <w:rPr>
          <w:rFonts w:hint="cs"/>
          <w:rtl/>
        </w:rPr>
        <w:t>חבר הכנסת ליצמן נמנע. תודה.</w:t>
      </w:r>
    </w:p>
    <w:p w14:paraId="0F3FEB2E" w14:textId="77777777" w:rsidR="00000000" w:rsidRDefault="007C71EE">
      <w:pPr>
        <w:pStyle w:val="a"/>
        <w:rPr>
          <w:rFonts w:hint="cs"/>
          <w:rtl/>
        </w:rPr>
      </w:pPr>
    </w:p>
    <w:p w14:paraId="222E0C18" w14:textId="77777777" w:rsidR="00000000" w:rsidRDefault="007C71EE">
      <w:pPr>
        <w:pStyle w:val="a"/>
        <w:rPr>
          <w:rFonts w:hint="cs"/>
          <w:rtl/>
        </w:rPr>
      </w:pPr>
      <w:r>
        <w:rPr>
          <w:rFonts w:hint="cs"/>
          <w:rtl/>
        </w:rPr>
        <w:t>חבר הכנסת מתן וילנאי - מי בעד? תודה. מי נגד? תודה. מי נמנע? תודה.</w:t>
      </w:r>
    </w:p>
    <w:p w14:paraId="5B92BA07" w14:textId="77777777" w:rsidR="00000000" w:rsidRDefault="007C71EE">
      <w:pPr>
        <w:pStyle w:val="a"/>
        <w:rPr>
          <w:rFonts w:hint="cs"/>
          <w:rtl/>
        </w:rPr>
      </w:pPr>
    </w:p>
    <w:p w14:paraId="26F7790F" w14:textId="77777777" w:rsidR="00000000" w:rsidRDefault="007C71EE">
      <w:pPr>
        <w:pStyle w:val="a"/>
        <w:jc w:val="center"/>
        <w:rPr>
          <w:rFonts w:hint="cs"/>
          <w:b/>
          <w:bCs/>
          <w:rtl/>
        </w:rPr>
      </w:pPr>
      <w:r>
        <w:rPr>
          <w:rFonts w:hint="cs"/>
          <w:b/>
          <w:bCs/>
          <w:rtl/>
        </w:rPr>
        <w:t>הצבעה</w:t>
      </w:r>
    </w:p>
    <w:p w14:paraId="7EEBF81B" w14:textId="77777777" w:rsidR="00000000" w:rsidRDefault="007C71EE">
      <w:pPr>
        <w:pStyle w:val="a"/>
        <w:jc w:val="center"/>
        <w:rPr>
          <w:rFonts w:hint="cs"/>
          <w:b/>
          <w:bCs/>
          <w:rtl/>
        </w:rPr>
      </w:pPr>
    </w:p>
    <w:p w14:paraId="3D9A24D6" w14:textId="77777777" w:rsidR="00000000" w:rsidRDefault="007C71EE">
      <w:pPr>
        <w:pStyle w:val="a"/>
        <w:jc w:val="center"/>
        <w:rPr>
          <w:rFonts w:hint="cs"/>
          <w:rtl/>
        </w:rPr>
      </w:pPr>
      <w:r>
        <w:rPr>
          <w:rFonts w:hint="cs"/>
          <w:rtl/>
        </w:rPr>
        <w:t>ההסתייגות של</w:t>
      </w:r>
      <w:r>
        <w:rPr>
          <w:rFonts w:hint="cs"/>
          <w:rtl/>
        </w:rPr>
        <w:t xml:space="preserve"> חבר הכנסת מתן וילנאי לסעיף 29 לא נתקבלה.</w:t>
      </w:r>
    </w:p>
    <w:p w14:paraId="5D83F77D" w14:textId="77777777" w:rsidR="00000000" w:rsidRDefault="007C71EE">
      <w:pPr>
        <w:pStyle w:val="ad"/>
        <w:rPr>
          <w:rtl/>
        </w:rPr>
      </w:pPr>
      <w:r>
        <w:rPr>
          <w:rtl/>
        </w:rPr>
        <w:br/>
        <w:t>היו"ר יולי-יואל אדלשטיין:</w:t>
      </w:r>
    </w:p>
    <w:p w14:paraId="2ABA56C5" w14:textId="77777777" w:rsidR="00000000" w:rsidRDefault="007C71EE">
      <w:pPr>
        <w:pStyle w:val="a"/>
        <w:rPr>
          <w:rtl/>
        </w:rPr>
      </w:pPr>
    </w:p>
    <w:p w14:paraId="499F8DAC" w14:textId="77777777" w:rsidR="00000000" w:rsidRDefault="007C71EE">
      <w:pPr>
        <w:pStyle w:val="a"/>
        <w:rPr>
          <w:rFonts w:hint="cs"/>
          <w:rtl/>
        </w:rPr>
      </w:pPr>
      <w:r>
        <w:rPr>
          <w:rFonts w:hint="cs"/>
          <w:rtl/>
        </w:rPr>
        <w:t>ההסתייגות לא עברה.</w:t>
      </w:r>
    </w:p>
    <w:p w14:paraId="090ACB9D" w14:textId="77777777" w:rsidR="00000000" w:rsidRDefault="007C71EE">
      <w:pPr>
        <w:pStyle w:val="a"/>
        <w:rPr>
          <w:rFonts w:hint="cs"/>
          <w:rtl/>
        </w:rPr>
      </w:pPr>
    </w:p>
    <w:p w14:paraId="7E320E7D" w14:textId="77777777" w:rsidR="00000000" w:rsidRDefault="007C71EE">
      <w:pPr>
        <w:pStyle w:val="a"/>
        <w:rPr>
          <w:rFonts w:hint="cs"/>
          <w:rtl/>
        </w:rPr>
      </w:pPr>
      <w:r>
        <w:rPr>
          <w:rFonts w:hint="cs"/>
          <w:rtl/>
        </w:rPr>
        <w:t>חברת הכנסת דליה איציק - מי בעד? תודה. מי נגד? תודה. מי נמנע? תודה.</w:t>
      </w:r>
    </w:p>
    <w:p w14:paraId="6162C40C" w14:textId="77777777" w:rsidR="00000000" w:rsidRDefault="007C71EE">
      <w:pPr>
        <w:pStyle w:val="a"/>
        <w:rPr>
          <w:rFonts w:hint="cs"/>
          <w:rtl/>
        </w:rPr>
      </w:pPr>
    </w:p>
    <w:p w14:paraId="2507FD44" w14:textId="77777777" w:rsidR="00000000" w:rsidRDefault="007C71EE">
      <w:pPr>
        <w:pStyle w:val="a"/>
        <w:jc w:val="center"/>
        <w:rPr>
          <w:rFonts w:hint="cs"/>
          <w:b/>
          <w:bCs/>
          <w:rtl/>
        </w:rPr>
      </w:pPr>
      <w:r>
        <w:rPr>
          <w:rFonts w:hint="cs"/>
          <w:b/>
          <w:bCs/>
          <w:rtl/>
        </w:rPr>
        <w:t>הצבעה</w:t>
      </w:r>
    </w:p>
    <w:p w14:paraId="3E8BEBAD" w14:textId="77777777" w:rsidR="00000000" w:rsidRDefault="007C71EE">
      <w:pPr>
        <w:pStyle w:val="a"/>
        <w:jc w:val="center"/>
        <w:rPr>
          <w:rFonts w:hint="cs"/>
          <w:b/>
          <w:bCs/>
          <w:rtl/>
        </w:rPr>
      </w:pPr>
    </w:p>
    <w:p w14:paraId="18DD1AC0" w14:textId="77777777" w:rsidR="00000000" w:rsidRDefault="007C71EE">
      <w:pPr>
        <w:pStyle w:val="a"/>
        <w:jc w:val="center"/>
        <w:rPr>
          <w:rFonts w:hint="cs"/>
          <w:rtl/>
        </w:rPr>
      </w:pPr>
      <w:r>
        <w:rPr>
          <w:rFonts w:hint="cs"/>
          <w:rtl/>
        </w:rPr>
        <w:t>ההסתייגות של חברת הכנסת דליה איציק לסעיף 29 לא נתקבלה.</w:t>
      </w:r>
    </w:p>
    <w:p w14:paraId="7557F57D" w14:textId="77777777" w:rsidR="00000000" w:rsidRDefault="007C71EE">
      <w:pPr>
        <w:pStyle w:val="ad"/>
        <w:rPr>
          <w:rtl/>
        </w:rPr>
      </w:pPr>
      <w:r>
        <w:rPr>
          <w:rtl/>
        </w:rPr>
        <w:br/>
        <w:t>היו"ר יולי-יואל אדלשטיין:</w:t>
      </w:r>
    </w:p>
    <w:p w14:paraId="4A71B006" w14:textId="77777777" w:rsidR="00000000" w:rsidRDefault="007C71EE">
      <w:pPr>
        <w:pStyle w:val="a"/>
        <w:rPr>
          <w:rtl/>
        </w:rPr>
      </w:pPr>
    </w:p>
    <w:p w14:paraId="067ABA83" w14:textId="77777777" w:rsidR="00000000" w:rsidRDefault="007C71EE">
      <w:pPr>
        <w:pStyle w:val="a"/>
        <w:rPr>
          <w:rFonts w:hint="cs"/>
          <w:rtl/>
        </w:rPr>
      </w:pPr>
      <w:r>
        <w:rPr>
          <w:rFonts w:hint="cs"/>
          <w:rtl/>
        </w:rPr>
        <w:t>ההסתייגו</w:t>
      </w:r>
      <w:r>
        <w:rPr>
          <w:rFonts w:hint="cs"/>
          <w:rtl/>
        </w:rPr>
        <w:t>ת לא עברה.</w:t>
      </w:r>
    </w:p>
    <w:p w14:paraId="2D51EF62" w14:textId="77777777" w:rsidR="00000000" w:rsidRDefault="007C71EE">
      <w:pPr>
        <w:pStyle w:val="a"/>
        <w:rPr>
          <w:rFonts w:hint="cs"/>
          <w:rtl/>
        </w:rPr>
      </w:pPr>
    </w:p>
    <w:p w14:paraId="3B595A7E" w14:textId="77777777" w:rsidR="00000000" w:rsidRDefault="007C71EE">
      <w:pPr>
        <w:pStyle w:val="a"/>
        <w:rPr>
          <w:rFonts w:hint="cs"/>
          <w:rtl/>
        </w:rPr>
      </w:pPr>
      <w:r>
        <w:rPr>
          <w:rFonts w:hint="cs"/>
          <w:rtl/>
        </w:rPr>
        <w:t xml:space="preserve">אנחנו בעמוד 130 למי שעוקב אחרי ההצבעות. </w:t>
      </w:r>
    </w:p>
    <w:p w14:paraId="6DF17015" w14:textId="77777777" w:rsidR="00000000" w:rsidRDefault="007C71EE">
      <w:pPr>
        <w:pStyle w:val="a"/>
        <w:rPr>
          <w:rFonts w:hint="cs"/>
          <w:rtl/>
        </w:rPr>
      </w:pPr>
    </w:p>
    <w:p w14:paraId="6265CD70" w14:textId="77777777" w:rsidR="00000000" w:rsidRDefault="007C71EE">
      <w:pPr>
        <w:pStyle w:val="a"/>
        <w:rPr>
          <w:rFonts w:hint="cs"/>
          <w:rtl/>
        </w:rPr>
      </w:pPr>
      <w:r>
        <w:rPr>
          <w:rFonts w:hint="cs"/>
          <w:rtl/>
        </w:rPr>
        <w:t>הסתייגותו של חבר הכנסת אופיר פינס - מי בעד? תודה. מי נגד? תודה. מי נמנע? תודה.</w:t>
      </w:r>
    </w:p>
    <w:p w14:paraId="76872C9B" w14:textId="77777777" w:rsidR="00000000" w:rsidRDefault="007C71EE">
      <w:pPr>
        <w:pStyle w:val="a"/>
        <w:rPr>
          <w:rFonts w:hint="cs"/>
          <w:rtl/>
        </w:rPr>
      </w:pPr>
    </w:p>
    <w:p w14:paraId="3AC73E3B" w14:textId="77777777" w:rsidR="00000000" w:rsidRDefault="007C71EE">
      <w:pPr>
        <w:pStyle w:val="a"/>
        <w:jc w:val="center"/>
        <w:rPr>
          <w:rFonts w:hint="cs"/>
          <w:b/>
          <w:bCs/>
          <w:rtl/>
        </w:rPr>
      </w:pPr>
      <w:r>
        <w:rPr>
          <w:rFonts w:hint="cs"/>
          <w:b/>
          <w:bCs/>
          <w:rtl/>
        </w:rPr>
        <w:t>הצבעה</w:t>
      </w:r>
    </w:p>
    <w:p w14:paraId="08AB2418" w14:textId="77777777" w:rsidR="00000000" w:rsidRDefault="007C71EE">
      <w:pPr>
        <w:pStyle w:val="a"/>
        <w:jc w:val="center"/>
        <w:rPr>
          <w:rFonts w:hint="cs"/>
          <w:b/>
          <w:bCs/>
          <w:rtl/>
        </w:rPr>
      </w:pPr>
    </w:p>
    <w:p w14:paraId="28946B36" w14:textId="77777777" w:rsidR="00000000" w:rsidRDefault="007C71EE">
      <w:pPr>
        <w:pStyle w:val="a"/>
        <w:jc w:val="center"/>
        <w:rPr>
          <w:rFonts w:hint="cs"/>
          <w:rtl/>
        </w:rPr>
      </w:pPr>
      <w:r>
        <w:rPr>
          <w:rFonts w:hint="cs"/>
          <w:rtl/>
        </w:rPr>
        <w:t>ההסתייגות של חבר הכנסת אופיר פינס-פז לסעיף 29 לא נתקבלה.</w:t>
      </w:r>
    </w:p>
    <w:p w14:paraId="60E1BCD3" w14:textId="77777777" w:rsidR="00000000" w:rsidRDefault="007C71EE">
      <w:pPr>
        <w:pStyle w:val="a"/>
        <w:jc w:val="center"/>
        <w:rPr>
          <w:rFonts w:hint="cs"/>
          <w:rtl/>
        </w:rPr>
      </w:pPr>
    </w:p>
    <w:p w14:paraId="4F15CC0F" w14:textId="77777777" w:rsidR="00000000" w:rsidRDefault="007C71EE">
      <w:pPr>
        <w:pStyle w:val="ad"/>
        <w:rPr>
          <w:rtl/>
        </w:rPr>
      </w:pPr>
      <w:r>
        <w:rPr>
          <w:rtl/>
        </w:rPr>
        <w:t>היו"ר יולי-יואל אדלשטיין:</w:t>
      </w:r>
    </w:p>
    <w:p w14:paraId="12423A63" w14:textId="77777777" w:rsidR="00000000" w:rsidRDefault="007C71EE">
      <w:pPr>
        <w:pStyle w:val="a"/>
        <w:rPr>
          <w:rtl/>
        </w:rPr>
      </w:pPr>
    </w:p>
    <w:p w14:paraId="11C6A0C3" w14:textId="77777777" w:rsidR="00000000" w:rsidRDefault="007C71EE">
      <w:pPr>
        <w:pStyle w:val="a"/>
        <w:rPr>
          <w:rFonts w:hint="cs"/>
          <w:rtl/>
        </w:rPr>
      </w:pPr>
      <w:r>
        <w:rPr>
          <w:rFonts w:hint="cs"/>
          <w:rtl/>
        </w:rPr>
        <w:t>ההסתייגות לא עברה.</w:t>
      </w:r>
    </w:p>
    <w:p w14:paraId="0C12268B" w14:textId="77777777" w:rsidR="00000000" w:rsidRDefault="007C71EE">
      <w:pPr>
        <w:pStyle w:val="a"/>
        <w:rPr>
          <w:rFonts w:hint="cs"/>
          <w:rtl/>
        </w:rPr>
      </w:pPr>
    </w:p>
    <w:p w14:paraId="2F5D63D6" w14:textId="77777777" w:rsidR="00000000" w:rsidRDefault="007C71EE">
      <w:pPr>
        <w:pStyle w:val="a"/>
        <w:rPr>
          <w:rFonts w:hint="cs"/>
          <w:rtl/>
        </w:rPr>
      </w:pPr>
      <w:r>
        <w:rPr>
          <w:rFonts w:hint="cs"/>
          <w:rtl/>
        </w:rPr>
        <w:t xml:space="preserve">חבר הכנסת </w:t>
      </w:r>
      <w:r>
        <w:rPr>
          <w:rFonts w:hint="cs"/>
          <w:rtl/>
        </w:rPr>
        <w:t>אפרים סנה. אני מבקש להרים ידיים, חברי הכנסת - במיוחד מן האופוזיציה. הסתייגותו של אפרים סנה - מי בעד? מי נגד? האם יש נמנעים?</w:t>
      </w:r>
    </w:p>
    <w:p w14:paraId="2CCBCB35" w14:textId="77777777" w:rsidR="00000000" w:rsidRDefault="007C71EE">
      <w:pPr>
        <w:pStyle w:val="a"/>
        <w:jc w:val="center"/>
        <w:rPr>
          <w:rFonts w:hint="cs"/>
          <w:b/>
          <w:bCs/>
          <w:rtl/>
        </w:rPr>
      </w:pPr>
    </w:p>
    <w:p w14:paraId="213F6827" w14:textId="77777777" w:rsidR="00000000" w:rsidRDefault="007C71EE">
      <w:pPr>
        <w:pStyle w:val="a"/>
        <w:jc w:val="center"/>
        <w:rPr>
          <w:rFonts w:hint="cs"/>
          <w:b/>
          <w:bCs/>
          <w:rtl/>
        </w:rPr>
      </w:pPr>
      <w:r>
        <w:rPr>
          <w:rFonts w:hint="cs"/>
          <w:b/>
          <w:bCs/>
          <w:rtl/>
        </w:rPr>
        <w:t>הצבעה</w:t>
      </w:r>
    </w:p>
    <w:p w14:paraId="188B66FA" w14:textId="77777777" w:rsidR="00000000" w:rsidRDefault="007C71EE">
      <w:pPr>
        <w:pStyle w:val="a"/>
        <w:jc w:val="center"/>
        <w:rPr>
          <w:rFonts w:hint="cs"/>
          <w:b/>
          <w:bCs/>
          <w:rtl/>
        </w:rPr>
      </w:pPr>
    </w:p>
    <w:p w14:paraId="36FA5140" w14:textId="77777777" w:rsidR="00000000" w:rsidRDefault="007C71EE">
      <w:pPr>
        <w:pStyle w:val="a"/>
        <w:jc w:val="center"/>
        <w:rPr>
          <w:rFonts w:hint="cs"/>
          <w:rtl/>
        </w:rPr>
      </w:pPr>
      <w:r>
        <w:rPr>
          <w:rFonts w:hint="cs"/>
          <w:rtl/>
        </w:rPr>
        <w:t>ההסתייגות של חבר הכנסת אפרים סנה לסעיף 29 לא נתקבלה.</w:t>
      </w:r>
    </w:p>
    <w:p w14:paraId="3C0BC237" w14:textId="77777777" w:rsidR="00000000" w:rsidRDefault="007C71EE">
      <w:pPr>
        <w:pStyle w:val="a"/>
        <w:jc w:val="center"/>
        <w:rPr>
          <w:rFonts w:hint="cs"/>
          <w:rtl/>
        </w:rPr>
      </w:pPr>
    </w:p>
    <w:p w14:paraId="2A269A23" w14:textId="77777777" w:rsidR="00000000" w:rsidRDefault="007C71EE">
      <w:pPr>
        <w:pStyle w:val="ad"/>
        <w:rPr>
          <w:rtl/>
        </w:rPr>
      </w:pPr>
      <w:r>
        <w:rPr>
          <w:rtl/>
        </w:rPr>
        <w:t>היו"ר יולי-יואל אדלשטיין:</w:t>
      </w:r>
    </w:p>
    <w:p w14:paraId="25F4089C" w14:textId="77777777" w:rsidR="00000000" w:rsidRDefault="007C71EE">
      <w:pPr>
        <w:pStyle w:val="a"/>
        <w:rPr>
          <w:rFonts w:hint="cs"/>
          <w:rtl/>
        </w:rPr>
      </w:pPr>
    </w:p>
    <w:p w14:paraId="1DFAFE9F" w14:textId="77777777" w:rsidR="00000000" w:rsidRDefault="007C71EE">
      <w:pPr>
        <w:pStyle w:val="a"/>
        <w:rPr>
          <w:rFonts w:hint="cs"/>
          <w:rtl/>
        </w:rPr>
      </w:pPr>
      <w:r>
        <w:rPr>
          <w:rFonts w:hint="cs"/>
          <w:rtl/>
        </w:rPr>
        <w:t>ההסתייגות לא עברה.</w:t>
      </w:r>
    </w:p>
    <w:p w14:paraId="4106EB36" w14:textId="77777777" w:rsidR="00000000" w:rsidRDefault="007C71EE">
      <w:pPr>
        <w:pStyle w:val="ac"/>
        <w:rPr>
          <w:rtl/>
        </w:rPr>
      </w:pPr>
      <w:r>
        <w:rPr>
          <w:rtl/>
        </w:rPr>
        <w:br/>
        <w:t>מיכאל רצון (הליכוד):</w:t>
      </w:r>
    </w:p>
    <w:p w14:paraId="417A3B1A" w14:textId="77777777" w:rsidR="00000000" w:rsidRDefault="007C71EE">
      <w:pPr>
        <w:pStyle w:val="a"/>
        <w:rPr>
          <w:rtl/>
        </w:rPr>
      </w:pPr>
    </w:p>
    <w:p w14:paraId="093A2F0A" w14:textId="77777777" w:rsidR="00000000" w:rsidRDefault="007C71EE">
      <w:pPr>
        <w:pStyle w:val="a"/>
        <w:rPr>
          <w:rFonts w:hint="cs"/>
          <w:rtl/>
        </w:rPr>
      </w:pPr>
      <w:r>
        <w:rPr>
          <w:rFonts w:hint="cs"/>
          <w:rtl/>
        </w:rPr>
        <w:t>א</w:t>
      </w:r>
      <w:r>
        <w:rPr>
          <w:rFonts w:hint="cs"/>
          <w:rtl/>
        </w:rPr>
        <w:t>דוני היושב-ראש - - - לא פעם אחת - לפחות שלוש-ארבע פעמים - מצביעים פעמיים - - -</w:t>
      </w:r>
    </w:p>
    <w:p w14:paraId="182B36E7" w14:textId="77777777" w:rsidR="00000000" w:rsidRDefault="007C71EE">
      <w:pPr>
        <w:pStyle w:val="ad"/>
        <w:rPr>
          <w:rFonts w:hint="cs"/>
          <w:rtl/>
        </w:rPr>
      </w:pPr>
      <w:r>
        <w:rPr>
          <w:rtl/>
        </w:rPr>
        <w:br/>
      </w:r>
    </w:p>
    <w:p w14:paraId="4CE5EC19" w14:textId="77777777" w:rsidR="00000000" w:rsidRDefault="007C71EE">
      <w:pPr>
        <w:pStyle w:val="ad"/>
        <w:rPr>
          <w:rFonts w:hint="cs"/>
          <w:rtl/>
        </w:rPr>
      </w:pPr>
    </w:p>
    <w:p w14:paraId="2B9F4D0E" w14:textId="77777777" w:rsidR="00000000" w:rsidRDefault="007C71EE">
      <w:pPr>
        <w:pStyle w:val="ad"/>
        <w:rPr>
          <w:rFonts w:hint="cs"/>
          <w:rtl/>
        </w:rPr>
      </w:pPr>
    </w:p>
    <w:p w14:paraId="195BE0FD" w14:textId="77777777" w:rsidR="00000000" w:rsidRDefault="007C71EE">
      <w:pPr>
        <w:pStyle w:val="ad"/>
        <w:rPr>
          <w:rtl/>
        </w:rPr>
      </w:pPr>
      <w:r>
        <w:rPr>
          <w:rtl/>
        </w:rPr>
        <w:t>היו"ר יולי-יואל אדלשטיין:</w:t>
      </w:r>
    </w:p>
    <w:p w14:paraId="74D307A6" w14:textId="77777777" w:rsidR="00000000" w:rsidRDefault="007C71EE">
      <w:pPr>
        <w:pStyle w:val="a"/>
        <w:rPr>
          <w:rtl/>
        </w:rPr>
      </w:pPr>
    </w:p>
    <w:p w14:paraId="5ED95EEB" w14:textId="77777777" w:rsidR="00000000" w:rsidRDefault="007C71EE">
      <w:pPr>
        <w:pStyle w:val="a"/>
        <w:rPr>
          <w:rFonts w:hint="cs"/>
          <w:rtl/>
        </w:rPr>
      </w:pPr>
      <w:r>
        <w:rPr>
          <w:rFonts w:hint="cs"/>
          <w:rtl/>
        </w:rPr>
        <w:t>תודה, חבר הכנסת רצון, סגן השר. תודה.</w:t>
      </w:r>
    </w:p>
    <w:p w14:paraId="541B41B3" w14:textId="77777777" w:rsidR="00000000" w:rsidRDefault="007C71EE">
      <w:pPr>
        <w:pStyle w:val="a"/>
        <w:rPr>
          <w:rFonts w:hint="cs"/>
          <w:rtl/>
        </w:rPr>
      </w:pPr>
    </w:p>
    <w:p w14:paraId="34B4522F" w14:textId="77777777" w:rsidR="00000000" w:rsidRDefault="007C71EE">
      <w:pPr>
        <w:pStyle w:val="a"/>
        <w:rPr>
          <w:rFonts w:hint="cs"/>
          <w:rtl/>
        </w:rPr>
      </w:pPr>
      <w:r>
        <w:rPr>
          <w:rFonts w:hint="cs"/>
          <w:rtl/>
        </w:rPr>
        <w:t>חברת הכנסת יולי תמיר - מי בעד? תודה. מי נגד? תודה. מי נמנע? תודה.</w:t>
      </w:r>
    </w:p>
    <w:p w14:paraId="04C1ACF8" w14:textId="77777777" w:rsidR="00000000" w:rsidRDefault="007C71EE">
      <w:pPr>
        <w:pStyle w:val="a"/>
        <w:rPr>
          <w:rFonts w:hint="cs"/>
          <w:rtl/>
        </w:rPr>
      </w:pPr>
    </w:p>
    <w:p w14:paraId="15155C0C" w14:textId="77777777" w:rsidR="00000000" w:rsidRDefault="007C71EE">
      <w:pPr>
        <w:pStyle w:val="a"/>
        <w:jc w:val="center"/>
        <w:rPr>
          <w:rFonts w:hint="cs"/>
          <w:b/>
          <w:bCs/>
          <w:rtl/>
        </w:rPr>
      </w:pPr>
      <w:r>
        <w:rPr>
          <w:rFonts w:hint="cs"/>
          <w:b/>
          <w:bCs/>
          <w:rtl/>
        </w:rPr>
        <w:t>הצבעה</w:t>
      </w:r>
    </w:p>
    <w:p w14:paraId="6F78E371" w14:textId="77777777" w:rsidR="00000000" w:rsidRDefault="007C71EE">
      <w:pPr>
        <w:pStyle w:val="a"/>
        <w:jc w:val="center"/>
        <w:rPr>
          <w:rFonts w:hint="cs"/>
          <w:b/>
          <w:bCs/>
          <w:rtl/>
        </w:rPr>
      </w:pPr>
    </w:p>
    <w:p w14:paraId="0BBA50E7" w14:textId="77777777" w:rsidR="00000000" w:rsidRDefault="007C71EE">
      <w:pPr>
        <w:pStyle w:val="a"/>
        <w:jc w:val="center"/>
        <w:rPr>
          <w:rFonts w:hint="cs"/>
          <w:rtl/>
        </w:rPr>
      </w:pPr>
      <w:r>
        <w:rPr>
          <w:rFonts w:hint="cs"/>
          <w:rtl/>
        </w:rPr>
        <w:t xml:space="preserve">ההסתייגות של חברת הכנסת יולי תמיר </w:t>
      </w:r>
      <w:r>
        <w:rPr>
          <w:rFonts w:hint="cs"/>
          <w:rtl/>
        </w:rPr>
        <w:t>לסעיף 29 לא נתקבלה.</w:t>
      </w:r>
    </w:p>
    <w:p w14:paraId="05BE624C" w14:textId="77777777" w:rsidR="00000000" w:rsidRDefault="007C71EE">
      <w:pPr>
        <w:pStyle w:val="a"/>
        <w:jc w:val="center"/>
        <w:rPr>
          <w:rFonts w:hint="cs"/>
          <w:rtl/>
        </w:rPr>
      </w:pPr>
    </w:p>
    <w:p w14:paraId="73CDAFCF" w14:textId="77777777" w:rsidR="00000000" w:rsidRDefault="007C71EE">
      <w:pPr>
        <w:pStyle w:val="ad"/>
        <w:rPr>
          <w:rtl/>
        </w:rPr>
      </w:pPr>
      <w:r>
        <w:rPr>
          <w:rtl/>
        </w:rPr>
        <w:t>היו"ר יולי-יואל אדלשטיין:</w:t>
      </w:r>
    </w:p>
    <w:p w14:paraId="34DE8CDD" w14:textId="77777777" w:rsidR="00000000" w:rsidRDefault="007C71EE">
      <w:pPr>
        <w:pStyle w:val="a"/>
        <w:rPr>
          <w:rtl/>
        </w:rPr>
      </w:pPr>
    </w:p>
    <w:p w14:paraId="58CECD14" w14:textId="77777777" w:rsidR="00000000" w:rsidRDefault="007C71EE">
      <w:pPr>
        <w:pStyle w:val="a"/>
        <w:rPr>
          <w:rFonts w:hint="cs"/>
          <w:rtl/>
        </w:rPr>
      </w:pPr>
      <w:r>
        <w:rPr>
          <w:rFonts w:hint="cs"/>
          <w:rtl/>
        </w:rPr>
        <w:t>ההסתייגות לא עברה.</w:t>
      </w:r>
    </w:p>
    <w:p w14:paraId="109E6D75" w14:textId="77777777" w:rsidR="00000000" w:rsidRDefault="007C71EE">
      <w:pPr>
        <w:pStyle w:val="a"/>
        <w:rPr>
          <w:rFonts w:hint="cs"/>
          <w:rtl/>
        </w:rPr>
      </w:pPr>
    </w:p>
    <w:p w14:paraId="28D9D847" w14:textId="77777777" w:rsidR="00000000" w:rsidRDefault="007C71EE">
      <w:pPr>
        <w:pStyle w:val="a"/>
        <w:rPr>
          <w:rFonts w:hint="cs"/>
          <w:rtl/>
        </w:rPr>
      </w:pPr>
      <w:r>
        <w:rPr>
          <w:rFonts w:hint="cs"/>
          <w:rtl/>
        </w:rPr>
        <w:t>חבר הכנסת מיכאל מלכיאור - מי בעד? תודה. מי נגד? תודה. מי נמנע? תודה.</w:t>
      </w:r>
    </w:p>
    <w:p w14:paraId="484AED2A" w14:textId="77777777" w:rsidR="00000000" w:rsidRDefault="007C71EE">
      <w:pPr>
        <w:pStyle w:val="a"/>
        <w:rPr>
          <w:rFonts w:hint="cs"/>
          <w:rtl/>
        </w:rPr>
      </w:pPr>
    </w:p>
    <w:p w14:paraId="7D794822" w14:textId="77777777" w:rsidR="00000000" w:rsidRDefault="007C71EE">
      <w:pPr>
        <w:pStyle w:val="a"/>
        <w:jc w:val="center"/>
        <w:rPr>
          <w:rFonts w:hint="cs"/>
          <w:b/>
          <w:bCs/>
          <w:rtl/>
        </w:rPr>
      </w:pPr>
      <w:r>
        <w:rPr>
          <w:rFonts w:hint="cs"/>
          <w:b/>
          <w:bCs/>
          <w:rtl/>
        </w:rPr>
        <w:t>הצבעה</w:t>
      </w:r>
    </w:p>
    <w:p w14:paraId="30D1456D" w14:textId="77777777" w:rsidR="00000000" w:rsidRDefault="007C71EE">
      <w:pPr>
        <w:pStyle w:val="a"/>
        <w:jc w:val="center"/>
        <w:rPr>
          <w:rFonts w:hint="cs"/>
          <w:b/>
          <w:bCs/>
          <w:rtl/>
        </w:rPr>
      </w:pPr>
    </w:p>
    <w:p w14:paraId="676130D9" w14:textId="77777777" w:rsidR="00000000" w:rsidRDefault="007C71EE">
      <w:pPr>
        <w:pStyle w:val="a"/>
        <w:jc w:val="center"/>
        <w:rPr>
          <w:rFonts w:hint="cs"/>
          <w:rtl/>
        </w:rPr>
      </w:pPr>
      <w:r>
        <w:rPr>
          <w:rFonts w:hint="cs"/>
          <w:rtl/>
        </w:rPr>
        <w:t>ההסתייגות של חבר הכנסת מיכאל מלכיאור לסעיף 29 לא נתקבלה.</w:t>
      </w:r>
    </w:p>
    <w:p w14:paraId="169BF543" w14:textId="77777777" w:rsidR="00000000" w:rsidRDefault="007C71EE">
      <w:pPr>
        <w:pStyle w:val="a"/>
        <w:jc w:val="center"/>
        <w:rPr>
          <w:rFonts w:hint="cs"/>
          <w:rtl/>
        </w:rPr>
      </w:pPr>
    </w:p>
    <w:p w14:paraId="781CCB8D" w14:textId="77777777" w:rsidR="00000000" w:rsidRDefault="007C71EE">
      <w:pPr>
        <w:pStyle w:val="ac"/>
        <w:rPr>
          <w:rtl/>
        </w:rPr>
      </w:pPr>
      <w:r>
        <w:rPr>
          <w:rFonts w:hint="eastAsia"/>
          <w:rtl/>
        </w:rPr>
        <w:t>נסים</w:t>
      </w:r>
      <w:r>
        <w:rPr>
          <w:rtl/>
        </w:rPr>
        <w:t xml:space="preserve"> זאב (ש"ס):</w:t>
      </w:r>
    </w:p>
    <w:p w14:paraId="03B9D39E" w14:textId="77777777" w:rsidR="00000000" w:rsidRDefault="007C71EE">
      <w:pPr>
        <w:pStyle w:val="a"/>
        <w:rPr>
          <w:rFonts w:hint="cs"/>
          <w:rtl/>
        </w:rPr>
      </w:pPr>
    </w:p>
    <w:p w14:paraId="0AF7FD63" w14:textId="77777777" w:rsidR="00000000" w:rsidRDefault="007C71EE">
      <w:pPr>
        <w:pStyle w:val="a"/>
        <w:rPr>
          <w:rFonts w:hint="cs"/>
          <w:rtl/>
        </w:rPr>
      </w:pPr>
      <w:r>
        <w:rPr>
          <w:rFonts w:hint="cs"/>
          <w:rtl/>
        </w:rPr>
        <w:t>אדוני היושב-ראש, צריך לקרוא את הסעיף</w:t>
      </w:r>
      <w:r>
        <w:rPr>
          <w:rFonts w:hint="cs"/>
          <w:rtl/>
        </w:rPr>
        <w:t>, עם כל הכבוד.</w:t>
      </w:r>
    </w:p>
    <w:p w14:paraId="66C08027" w14:textId="77777777" w:rsidR="00000000" w:rsidRDefault="007C71EE">
      <w:pPr>
        <w:pStyle w:val="ad"/>
        <w:rPr>
          <w:rtl/>
        </w:rPr>
      </w:pPr>
      <w:r>
        <w:rPr>
          <w:rtl/>
        </w:rPr>
        <w:br/>
        <w:t>היו"ר יולי-יואל אדלשטיין:</w:t>
      </w:r>
    </w:p>
    <w:p w14:paraId="0201330F" w14:textId="77777777" w:rsidR="00000000" w:rsidRDefault="007C71EE">
      <w:pPr>
        <w:pStyle w:val="a"/>
        <w:rPr>
          <w:rtl/>
        </w:rPr>
      </w:pPr>
    </w:p>
    <w:p w14:paraId="03108698" w14:textId="77777777" w:rsidR="00000000" w:rsidRDefault="007C71EE">
      <w:pPr>
        <w:pStyle w:val="a"/>
        <w:rPr>
          <w:rFonts w:hint="cs"/>
          <w:rtl/>
        </w:rPr>
      </w:pPr>
      <w:r>
        <w:rPr>
          <w:rFonts w:hint="cs"/>
          <w:rtl/>
        </w:rPr>
        <w:t>חבר הכנסת יצחק הרצוג. מי בעד הסתייגותו של יצחק הרצוג? מי נגד? מי נמנע?</w:t>
      </w:r>
    </w:p>
    <w:p w14:paraId="2C0814EB" w14:textId="77777777" w:rsidR="00000000" w:rsidRDefault="007C71EE">
      <w:pPr>
        <w:pStyle w:val="a"/>
        <w:rPr>
          <w:rFonts w:hint="cs"/>
          <w:rtl/>
        </w:rPr>
      </w:pPr>
    </w:p>
    <w:p w14:paraId="4D173F7A" w14:textId="77777777" w:rsidR="00000000" w:rsidRDefault="007C71EE">
      <w:pPr>
        <w:pStyle w:val="a"/>
        <w:jc w:val="center"/>
        <w:rPr>
          <w:rFonts w:hint="cs"/>
          <w:b/>
          <w:bCs/>
          <w:rtl/>
        </w:rPr>
      </w:pPr>
      <w:r>
        <w:rPr>
          <w:rFonts w:hint="cs"/>
          <w:b/>
          <w:bCs/>
          <w:rtl/>
        </w:rPr>
        <w:t>הצבעה</w:t>
      </w:r>
    </w:p>
    <w:p w14:paraId="0FEB01CA" w14:textId="77777777" w:rsidR="00000000" w:rsidRDefault="007C71EE">
      <w:pPr>
        <w:pStyle w:val="a"/>
        <w:jc w:val="center"/>
        <w:rPr>
          <w:rFonts w:hint="cs"/>
          <w:b/>
          <w:bCs/>
          <w:rtl/>
        </w:rPr>
      </w:pPr>
    </w:p>
    <w:p w14:paraId="45B06D63" w14:textId="77777777" w:rsidR="00000000" w:rsidRDefault="007C71EE">
      <w:pPr>
        <w:pStyle w:val="a"/>
        <w:jc w:val="center"/>
        <w:rPr>
          <w:rFonts w:hint="cs"/>
          <w:rtl/>
        </w:rPr>
      </w:pPr>
      <w:r>
        <w:rPr>
          <w:rFonts w:hint="cs"/>
          <w:rtl/>
        </w:rPr>
        <w:t>ההסתייגות של חבר הכנסת יצחק הרצוג לסעיף 29 לא נתקבלה.</w:t>
      </w:r>
    </w:p>
    <w:p w14:paraId="1C6141FD" w14:textId="77777777" w:rsidR="00000000" w:rsidRDefault="007C71EE">
      <w:pPr>
        <w:pStyle w:val="a"/>
        <w:jc w:val="center"/>
        <w:rPr>
          <w:rFonts w:hint="cs"/>
          <w:rtl/>
        </w:rPr>
      </w:pPr>
    </w:p>
    <w:p w14:paraId="5A2D4446" w14:textId="77777777" w:rsidR="00000000" w:rsidRDefault="007C71EE">
      <w:pPr>
        <w:pStyle w:val="ad"/>
        <w:rPr>
          <w:rtl/>
        </w:rPr>
      </w:pPr>
      <w:r>
        <w:rPr>
          <w:rtl/>
        </w:rPr>
        <w:t>היו"ר יולי-יואל אדלשטיין:</w:t>
      </w:r>
    </w:p>
    <w:p w14:paraId="15A12892" w14:textId="77777777" w:rsidR="00000000" w:rsidRDefault="007C71EE">
      <w:pPr>
        <w:pStyle w:val="a"/>
        <w:rPr>
          <w:rtl/>
        </w:rPr>
      </w:pPr>
    </w:p>
    <w:p w14:paraId="629E152C" w14:textId="77777777" w:rsidR="00000000" w:rsidRDefault="007C71EE">
      <w:pPr>
        <w:pStyle w:val="a"/>
        <w:rPr>
          <w:rFonts w:hint="cs"/>
          <w:rtl/>
        </w:rPr>
      </w:pPr>
      <w:r>
        <w:rPr>
          <w:rFonts w:hint="cs"/>
          <w:rtl/>
        </w:rPr>
        <w:t>הסתייגותו של חבר הכנסת הרצוג לא עברה.</w:t>
      </w:r>
    </w:p>
    <w:p w14:paraId="659F124C" w14:textId="77777777" w:rsidR="00000000" w:rsidRDefault="007C71EE">
      <w:pPr>
        <w:pStyle w:val="a"/>
        <w:rPr>
          <w:rFonts w:hint="cs"/>
          <w:rtl/>
        </w:rPr>
      </w:pPr>
    </w:p>
    <w:p w14:paraId="228DDB3B" w14:textId="77777777" w:rsidR="00000000" w:rsidRDefault="007C71EE">
      <w:pPr>
        <w:pStyle w:val="a"/>
        <w:rPr>
          <w:rFonts w:hint="cs"/>
          <w:rtl/>
        </w:rPr>
      </w:pPr>
      <w:r>
        <w:rPr>
          <w:rFonts w:hint="cs"/>
          <w:rtl/>
        </w:rPr>
        <w:t>חבר הכנסת חיי</w:t>
      </w:r>
      <w:r>
        <w:rPr>
          <w:rFonts w:hint="cs"/>
          <w:rtl/>
        </w:rPr>
        <w:t>ם רמון - מי בעד? תודה. מי נגד? תודה. מי נמנע? תודה.</w:t>
      </w:r>
    </w:p>
    <w:p w14:paraId="3720364F" w14:textId="77777777" w:rsidR="00000000" w:rsidRDefault="007C71EE">
      <w:pPr>
        <w:pStyle w:val="a"/>
        <w:rPr>
          <w:rFonts w:hint="cs"/>
          <w:rtl/>
        </w:rPr>
      </w:pPr>
    </w:p>
    <w:p w14:paraId="69D0404D" w14:textId="77777777" w:rsidR="00000000" w:rsidRDefault="007C71EE">
      <w:pPr>
        <w:pStyle w:val="a"/>
        <w:jc w:val="center"/>
        <w:rPr>
          <w:rFonts w:hint="cs"/>
          <w:b/>
          <w:bCs/>
          <w:rtl/>
        </w:rPr>
      </w:pPr>
    </w:p>
    <w:p w14:paraId="753FAE60" w14:textId="77777777" w:rsidR="00000000" w:rsidRDefault="007C71EE">
      <w:pPr>
        <w:pStyle w:val="a"/>
        <w:jc w:val="center"/>
        <w:rPr>
          <w:rFonts w:hint="cs"/>
          <w:b/>
          <w:bCs/>
          <w:rtl/>
        </w:rPr>
      </w:pPr>
      <w:r>
        <w:rPr>
          <w:rFonts w:hint="cs"/>
          <w:b/>
          <w:bCs/>
          <w:rtl/>
        </w:rPr>
        <w:t>הצבעה</w:t>
      </w:r>
    </w:p>
    <w:p w14:paraId="27118200" w14:textId="77777777" w:rsidR="00000000" w:rsidRDefault="007C71EE">
      <w:pPr>
        <w:pStyle w:val="a"/>
        <w:jc w:val="center"/>
        <w:rPr>
          <w:rFonts w:hint="cs"/>
          <w:b/>
          <w:bCs/>
          <w:rtl/>
        </w:rPr>
      </w:pPr>
    </w:p>
    <w:p w14:paraId="65B50DD8" w14:textId="77777777" w:rsidR="00000000" w:rsidRDefault="007C71EE">
      <w:pPr>
        <w:pStyle w:val="a"/>
        <w:jc w:val="center"/>
        <w:rPr>
          <w:rFonts w:hint="cs"/>
          <w:rtl/>
        </w:rPr>
      </w:pPr>
      <w:r>
        <w:rPr>
          <w:rFonts w:hint="cs"/>
          <w:rtl/>
        </w:rPr>
        <w:t>ההסתייגות של חבר הכנסת חיים רמון לסעיף 29 לא נתקבלה.</w:t>
      </w:r>
    </w:p>
    <w:p w14:paraId="6DE0FB1F" w14:textId="77777777" w:rsidR="00000000" w:rsidRDefault="007C71EE">
      <w:pPr>
        <w:pStyle w:val="a"/>
        <w:jc w:val="center"/>
        <w:rPr>
          <w:rFonts w:hint="cs"/>
          <w:rtl/>
        </w:rPr>
      </w:pPr>
    </w:p>
    <w:p w14:paraId="6B0EC46D" w14:textId="77777777" w:rsidR="00000000" w:rsidRDefault="007C71EE">
      <w:pPr>
        <w:pStyle w:val="ad"/>
        <w:rPr>
          <w:rtl/>
        </w:rPr>
      </w:pPr>
      <w:r>
        <w:rPr>
          <w:rtl/>
        </w:rPr>
        <w:t>היו"ר יולי-יואל אדלשטיין:</w:t>
      </w:r>
    </w:p>
    <w:p w14:paraId="309286A7" w14:textId="77777777" w:rsidR="00000000" w:rsidRDefault="007C71EE">
      <w:pPr>
        <w:pStyle w:val="a"/>
        <w:rPr>
          <w:rtl/>
        </w:rPr>
      </w:pPr>
    </w:p>
    <w:p w14:paraId="004494A8" w14:textId="77777777" w:rsidR="00000000" w:rsidRDefault="007C71EE">
      <w:pPr>
        <w:pStyle w:val="a"/>
        <w:rPr>
          <w:rFonts w:hint="cs"/>
          <w:rtl/>
        </w:rPr>
      </w:pPr>
      <w:r>
        <w:rPr>
          <w:rFonts w:hint="cs"/>
          <w:rtl/>
        </w:rPr>
        <w:t>הסתייגותו של חיים רמון לא עברה.</w:t>
      </w:r>
    </w:p>
    <w:p w14:paraId="6207984B" w14:textId="77777777" w:rsidR="00000000" w:rsidRDefault="007C71EE">
      <w:pPr>
        <w:pStyle w:val="a"/>
        <w:rPr>
          <w:rFonts w:hint="cs"/>
          <w:rtl/>
        </w:rPr>
      </w:pPr>
    </w:p>
    <w:p w14:paraId="586A55FB" w14:textId="77777777" w:rsidR="00000000" w:rsidRDefault="007C71EE">
      <w:pPr>
        <w:pStyle w:val="a"/>
        <w:rPr>
          <w:rFonts w:hint="cs"/>
          <w:rtl/>
        </w:rPr>
      </w:pPr>
      <w:r>
        <w:rPr>
          <w:rFonts w:hint="cs"/>
          <w:rtl/>
        </w:rPr>
        <w:t>חבר הכנסת דני יתום - מי בעד? תודה. מי נגד? תודה. מי נמנע? תודה.</w:t>
      </w:r>
    </w:p>
    <w:p w14:paraId="02715328" w14:textId="77777777" w:rsidR="00000000" w:rsidRDefault="007C71EE">
      <w:pPr>
        <w:pStyle w:val="a"/>
        <w:rPr>
          <w:rFonts w:hint="cs"/>
          <w:rtl/>
        </w:rPr>
      </w:pPr>
    </w:p>
    <w:p w14:paraId="508FD842" w14:textId="77777777" w:rsidR="00000000" w:rsidRDefault="007C71EE">
      <w:pPr>
        <w:pStyle w:val="a"/>
        <w:jc w:val="center"/>
        <w:rPr>
          <w:rFonts w:hint="cs"/>
          <w:b/>
          <w:bCs/>
          <w:rtl/>
        </w:rPr>
      </w:pPr>
      <w:r>
        <w:rPr>
          <w:rFonts w:hint="cs"/>
          <w:b/>
          <w:bCs/>
          <w:rtl/>
        </w:rPr>
        <w:t>הצבעה</w:t>
      </w:r>
    </w:p>
    <w:p w14:paraId="396834B2" w14:textId="77777777" w:rsidR="00000000" w:rsidRDefault="007C71EE">
      <w:pPr>
        <w:pStyle w:val="a"/>
        <w:jc w:val="center"/>
        <w:rPr>
          <w:rFonts w:hint="cs"/>
          <w:b/>
          <w:bCs/>
          <w:rtl/>
        </w:rPr>
      </w:pPr>
    </w:p>
    <w:p w14:paraId="6DBA5D8A" w14:textId="77777777" w:rsidR="00000000" w:rsidRDefault="007C71EE">
      <w:pPr>
        <w:pStyle w:val="a"/>
        <w:jc w:val="center"/>
        <w:rPr>
          <w:rFonts w:hint="cs"/>
          <w:rtl/>
        </w:rPr>
      </w:pPr>
      <w:r>
        <w:rPr>
          <w:rFonts w:hint="cs"/>
          <w:rtl/>
        </w:rPr>
        <w:t>ההסתייגות</w:t>
      </w:r>
      <w:r>
        <w:rPr>
          <w:rFonts w:hint="cs"/>
          <w:rtl/>
        </w:rPr>
        <w:t xml:space="preserve"> של חבר הכנסת דני יתום לסעיף 29 לא נתקבלה.</w:t>
      </w:r>
    </w:p>
    <w:p w14:paraId="21A35EE9" w14:textId="77777777" w:rsidR="00000000" w:rsidRDefault="007C71EE">
      <w:pPr>
        <w:pStyle w:val="ad"/>
        <w:rPr>
          <w:rtl/>
        </w:rPr>
      </w:pPr>
      <w:r>
        <w:rPr>
          <w:rtl/>
        </w:rPr>
        <w:br/>
        <w:t>היו"ר יולי-יואל אדלשטיין:</w:t>
      </w:r>
    </w:p>
    <w:p w14:paraId="137CDA27" w14:textId="77777777" w:rsidR="00000000" w:rsidRDefault="007C71EE">
      <w:pPr>
        <w:pStyle w:val="a"/>
        <w:rPr>
          <w:rtl/>
        </w:rPr>
      </w:pPr>
    </w:p>
    <w:p w14:paraId="37C9C4EA" w14:textId="77777777" w:rsidR="00000000" w:rsidRDefault="007C71EE">
      <w:pPr>
        <w:pStyle w:val="a"/>
        <w:rPr>
          <w:rFonts w:hint="cs"/>
          <w:rtl/>
        </w:rPr>
      </w:pPr>
      <w:r>
        <w:rPr>
          <w:rFonts w:hint="cs"/>
          <w:rtl/>
        </w:rPr>
        <w:t>הסתייגותו של דני יתום לא עברה.</w:t>
      </w:r>
    </w:p>
    <w:p w14:paraId="52940811" w14:textId="77777777" w:rsidR="00000000" w:rsidRDefault="007C71EE">
      <w:pPr>
        <w:pStyle w:val="a"/>
        <w:rPr>
          <w:rFonts w:hint="cs"/>
          <w:rtl/>
        </w:rPr>
      </w:pPr>
    </w:p>
    <w:p w14:paraId="140663D2" w14:textId="77777777" w:rsidR="00000000" w:rsidRDefault="007C71EE">
      <w:pPr>
        <w:pStyle w:val="a"/>
        <w:rPr>
          <w:rFonts w:hint="cs"/>
          <w:rtl/>
        </w:rPr>
      </w:pPr>
      <w:r>
        <w:rPr>
          <w:rFonts w:hint="cs"/>
          <w:rtl/>
        </w:rPr>
        <w:t>אנחנו בהסתייגות של חבר הכנסת איתן כבל. נמצא באולם?</w:t>
      </w:r>
    </w:p>
    <w:p w14:paraId="54303B7D" w14:textId="77777777" w:rsidR="00000000" w:rsidRDefault="007C71EE">
      <w:pPr>
        <w:pStyle w:val="ac"/>
        <w:rPr>
          <w:rtl/>
        </w:rPr>
      </w:pPr>
      <w:r>
        <w:rPr>
          <w:rtl/>
        </w:rPr>
        <w:br/>
        <w:t>איתן כבל (העבודה-מימד):</w:t>
      </w:r>
    </w:p>
    <w:p w14:paraId="59672032" w14:textId="77777777" w:rsidR="00000000" w:rsidRDefault="007C71EE">
      <w:pPr>
        <w:pStyle w:val="a"/>
        <w:rPr>
          <w:rtl/>
        </w:rPr>
      </w:pPr>
    </w:p>
    <w:p w14:paraId="644B0CAE" w14:textId="77777777" w:rsidR="00000000" w:rsidRDefault="007C71EE">
      <w:pPr>
        <w:pStyle w:val="a"/>
        <w:rPr>
          <w:rFonts w:hint="cs"/>
          <w:rtl/>
        </w:rPr>
      </w:pPr>
      <w:r>
        <w:rPr>
          <w:rFonts w:hint="cs"/>
          <w:rtl/>
        </w:rPr>
        <w:t xml:space="preserve">כן. </w:t>
      </w:r>
    </w:p>
    <w:p w14:paraId="2E326C58" w14:textId="77777777" w:rsidR="00000000" w:rsidRDefault="007C71EE">
      <w:pPr>
        <w:pStyle w:val="ad"/>
        <w:rPr>
          <w:rtl/>
        </w:rPr>
      </w:pPr>
      <w:r>
        <w:rPr>
          <w:rtl/>
        </w:rPr>
        <w:br/>
        <w:t>היו"ר יולי-יואל אדלשטיין:</w:t>
      </w:r>
    </w:p>
    <w:p w14:paraId="5F732C7B" w14:textId="77777777" w:rsidR="00000000" w:rsidRDefault="007C71EE">
      <w:pPr>
        <w:pStyle w:val="a"/>
        <w:rPr>
          <w:rtl/>
        </w:rPr>
      </w:pPr>
    </w:p>
    <w:p w14:paraId="607E5395" w14:textId="77777777" w:rsidR="00000000" w:rsidRDefault="007C71EE">
      <w:pPr>
        <w:pStyle w:val="a"/>
        <w:rPr>
          <w:rFonts w:hint="cs"/>
          <w:rtl/>
        </w:rPr>
      </w:pPr>
      <w:r>
        <w:rPr>
          <w:rFonts w:hint="cs"/>
          <w:rtl/>
        </w:rPr>
        <w:t>הסתייגותו של איתן כבל - מי בעד? תודה. מי נג</w:t>
      </w:r>
      <w:r>
        <w:rPr>
          <w:rFonts w:hint="cs"/>
          <w:rtl/>
        </w:rPr>
        <w:t>ד? תודה. מי נמנע? תודה.</w:t>
      </w:r>
    </w:p>
    <w:p w14:paraId="6959605B" w14:textId="77777777" w:rsidR="00000000" w:rsidRDefault="007C71EE">
      <w:pPr>
        <w:pStyle w:val="a"/>
        <w:rPr>
          <w:rFonts w:hint="cs"/>
          <w:rtl/>
        </w:rPr>
      </w:pPr>
    </w:p>
    <w:p w14:paraId="24D26C1C" w14:textId="77777777" w:rsidR="00000000" w:rsidRDefault="007C71EE">
      <w:pPr>
        <w:pStyle w:val="a"/>
        <w:jc w:val="center"/>
        <w:rPr>
          <w:rFonts w:hint="cs"/>
          <w:b/>
          <w:bCs/>
          <w:rtl/>
        </w:rPr>
      </w:pPr>
      <w:r>
        <w:rPr>
          <w:rFonts w:hint="cs"/>
          <w:b/>
          <w:bCs/>
          <w:rtl/>
        </w:rPr>
        <w:t>הצבעה</w:t>
      </w:r>
    </w:p>
    <w:p w14:paraId="378A3AF9" w14:textId="77777777" w:rsidR="00000000" w:rsidRDefault="007C71EE">
      <w:pPr>
        <w:pStyle w:val="a"/>
        <w:jc w:val="center"/>
        <w:rPr>
          <w:rFonts w:hint="cs"/>
          <w:b/>
          <w:bCs/>
          <w:rtl/>
        </w:rPr>
      </w:pPr>
    </w:p>
    <w:p w14:paraId="4D054344" w14:textId="77777777" w:rsidR="00000000" w:rsidRDefault="007C71EE">
      <w:pPr>
        <w:pStyle w:val="a"/>
        <w:jc w:val="center"/>
        <w:rPr>
          <w:rFonts w:hint="cs"/>
          <w:rtl/>
        </w:rPr>
      </w:pPr>
      <w:r>
        <w:rPr>
          <w:rFonts w:hint="cs"/>
          <w:rtl/>
        </w:rPr>
        <w:t>ההסתייגות של חבר הכנסת איתן כבל לסעיף 29 לא נתקבלה.</w:t>
      </w:r>
    </w:p>
    <w:p w14:paraId="5DF25541" w14:textId="77777777" w:rsidR="00000000" w:rsidRDefault="007C71EE">
      <w:pPr>
        <w:pStyle w:val="ad"/>
        <w:rPr>
          <w:rtl/>
        </w:rPr>
      </w:pPr>
      <w:r>
        <w:rPr>
          <w:rtl/>
        </w:rPr>
        <w:br/>
        <w:t>היו"ר יולי-יואל אדלשטיין:</w:t>
      </w:r>
    </w:p>
    <w:p w14:paraId="34BD7861" w14:textId="77777777" w:rsidR="00000000" w:rsidRDefault="007C71EE">
      <w:pPr>
        <w:pStyle w:val="a"/>
        <w:rPr>
          <w:rFonts w:hint="cs"/>
          <w:rtl/>
        </w:rPr>
      </w:pPr>
    </w:p>
    <w:p w14:paraId="63BFEBF1" w14:textId="77777777" w:rsidR="00000000" w:rsidRDefault="007C71EE">
      <w:pPr>
        <w:pStyle w:val="a"/>
        <w:rPr>
          <w:rFonts w:hint="cs"/>
          <w:rtl/>
        </w:rPr>
      </w:pPr>
      <w:r>
        <w:rPr>
          <w:rFonts w:hint="cs"/>
          <w:rtl/>
        </w:rPr>
        <w:t>ההסתייגות של איתן כבל לא עברה.</w:t>
      </w:r>
    </w:p>
    <w:p w14:paraId="54CB5A0F" w14:textId="77777777" w:rsidR="00000000" w:rsidRDefault="007C71EE">
      <w:pPr>
        <w:pStyle w:val="a"/>
        <w:rPr>
          <w:color w:val="0000FF"/>
          <w:szCs w:val="28"/>
          <w:rtl/>
        </w:rPr>
      </w:pPr>
      <w:r>
        <w:rPr>
          <w:rtl/>
        </w:rPr>
        <w:br/>
      </w:r>
    </w:p>
    <w:p w14:paraId="184AE5AA" w14:textId="77777777" w:rsidR="00000000" w:rsidRDefault="007C71EE">
      <w:pPr>
        <w:pStyle w:val="a"/>
        <w:rPr>
          <w:rFonts w:hint="cs"/>
          <w:rtl/>
        </w:rPr>
      </w:pPr>
      <w:r>
        <w:rPr>
          <w:rFonts w:hint="cs"/>
          <w:rtl/>
        </w:rPr>
        <w:t>הסתייגותו של אברהם שוחט - מי בעד? מי נגד? מי נמנע?</w:t>
      </w:r>
    </w:p>
    <w:p w14:paraId="0C597A09" w14:textId="77777777" w:rsidR="00000000" w:rsidRDefault="007C71EE">
      <w:pPr>
        <w:pStyle w:val="a"/>
        <w:rPr>
          <w:rFonts w:hint="cs"/>
          <w:rtl/>
        </w:rPr>
      </w:pPr>
    </w:p>
    <w:p w14:paraId="5FAB657D" w14:textId="77777777" w:rsidR="00000000" w:rsidRDefault="007C71EE">
      <w:pPr>
        <w:pStyle w:val="a"/>
        <w:jc w:val="center"/>
        <w:rPr>
          <w:rFonts w:hint="cs"/>
          <w:b/>
          <w:bCs/>
          <w:rtl/>
        </w:rPr>
      </w:pPr>
      <w:r>
        <w:rPr>
          <w:rFonts w:hint="cs"/>
          <w:b/>
          <w:bCs/>
          <w:rtl/>
        </w:rPr>
        <w:t>הצבעה</w:t>
      </w:r>
    </w:p>
    <w:p w14:paraId="4D614B6B" w14:textId="77777777" w:rsidR="00000000" w:rsidRDefault="007C71EE">
      <w:pPr>
        <w:pStyle w:val="a"/>
        <w:jc w:val="center"/>
        <w:rPr>
          <w:rFonts w:hint="cs"/>
          <w:b/>
          <w:bCs/>
          <w:rtl/>
        </w:rPr>
      </w:pPr>
    </w:p>
    <w:p w14:paraId="28972E00" w14:textId="77777777" w:rsidR="00000000" w:rsidRDefault="007C71EE">
      <w:pPr>
        <w:pStyle w:val="a"/>
        <w:jc w:val="center"/>
        <w:rPr>
          <w:rFonts w:hint="cs"/>
          <w:rtl/>
        </w:rPr>
      </w:pPr>
      <w:r>
        <w:rPr>
          <w:rFonts w:hint="cs"/>
          <w:rtl/>
        </w:rPr>
        <w:t>ההסתייגות של חבר הכנסת אברהם שוחט לסעיף 29 לא נתקבלה</w:t>
      </w:r>
      <w:r>
        <w:rPr>
          <w:rFonts w:hint="cs"/>
          <w:rtl/>
        </w:rPr>
        <w:t>.</w:t>
      </w:r>
    </w:p>
    <w:p w14:paraId="4ACC7F94" w14:textId="77777777" w:rsidR="00000000" w:rsidRDefault="007C71EE">
      <w:pPr>
        <w:pStyle w:val="a"/>
        <w:rPr>
          <w:rFonts w:hint="cs"/>
          <w:rtl/>
        </w:rPr>
      </w:pPr>
    </w:p>
    <w:p w14:paraId="224738D8" w14:textId="77777777" w:rsidR="00000000" w:rsidRDefault="007C71EE">
      <w:pPr>
        <w:pStyle w:val="ad"/>
        <w:rPr>
          <w:rtl/>
        </w:rPr>
      </w:pPr>
      <w:r>
        <w:rPr>
          <w:rtl/>
        </w:rPr>
        <w:t>היו"ר יולי-יואל אדלשטיין:</w:t>
      </w:r>
    </w:p>
    <w:p w14:paraId="215C7569" w14:textId="77777777" w:rsidR="00000000" w:rsidRDefault="007C71EE">
      <w:pPr>
        <w:pStyle w:val="a"/>
        <w:rPr>
          <w:rtl/>
        </w:rPr>
      </w:pPr>
    </w:p>
    <w:p w14:paraId="731106CC" w14:textId="77777777" w:rsidR="00000000" w:rsidRDefault="007C71EE">
      <w:pPr>
        <w:pStyle w:val="a"/>
        <w:rPr>
          <w:rFonts w:hint="cs"/>
          <w:rtl/>
        </w:rPr>
      </w:pPr>
      <w:r>
        <w:rPr>
          <w:rFonts w:hint="cs"/>
          <w:rtl/>
        </w:rPr>
        <w:t xml:space="preserve">תודה. הסתייגותו של אברהם שוחט לא עברה. </w:t>
      </w:r>
    </w:p>
    <w:p w14:paraId="6F3EAF27" w14:textId="77777777" w:rsidR="00000000" w:rsidRDefault="007C71EE">
      <w:pPr>
        <w:pStyle w:val="a"/>
        <w:rPr>
          <w:rFonts w:hint="cs"/>
          <w:rtl/>
        </w:rPr>
      </w:pPr>
    </w:p>
    <w:p w14:paraId="52D24C80" w14:textId="77777777" w:rsidR="00000000" w:rsidRDefault="007C71EE">
      <w:pPr>
        <w:pStyle w:val="a"/>
        <w:rPr>
          <w:rFonts w:hint="cs"/>
          <w:rtl/>
        </w:rPr>
      </w:pPr>
      <w:r>
        <w:rPr>
          <w:rFonts w:hint="cs"/>
          <w:rtl/>
        </w:rPr>
        <w:t>הסתייגותה של חברת הכנסת קולט אביטל - מי בעד? מי נגד? נמנעים?</w:t>
      </w:r>
    </w:p>
    <w:p w14:paraId="68CDA28A" w14:textId="77777777" w:rsidR="00000000" w:rsidRDefault="007C71EE">
      <w:pPr>
        <w:pStyle w:val="a"/>
        <w:rPr>
          <w:rFonts w:hint="cs"/>
          <w:rtl/>
        </w:rPr>
      </w:pPr>
    </w:p>
    <w:p w14:paraId="33E17262" w14:textId="77777777" w:rsidR="00000000" w:rsidRDefault="007C71EE">
      <w:pPr>
        <w:pStyle w:val="a"/>
        <w:jc w:val="center"/>
        <w:rPr>
          <w:rFonts w:hint="cs"/>
          <w:b/>
          <w:bCs/>
          <w:rtl/>
        </w:rPr>
      </w:pPr>
      <w:r>
        <w:rPr>
          <w:rFonts w:hint="cs"/>
          <w:b/>
          <w:bCs/>
          <w:rtl/>
        </w:rPr>
        <w:t>הצבעה</w:t>
      </w:r>
    </w:p>
    <w:p w14:paraId="6AEDE2CE" w14:textId="77777777" w:rsidR="00000000" w:rsidRDefault="007C71EE">
      <w:pPr>
        <w:pStyle w:val="a"/>
        <w:jc w:val="center"/>
        <w:rPr>
          <w:rFonts w:hint="cs"/>
          <w:b/>
          <w:bCs/>
          <w:rtl/>
        </w:rPr>
      </w:pPr>
    </w:p>
    <w:p w14:paraId="4322E46F" w14:textId="77777777" w:rsidR="00000000" w:rsidRDefault="007C71EE">
      <w:pPr>
        <w:pStyle w:val="a"/>
        <w:jc w:val="center"/>
        <w:rPr>
          <w:rFonts w:hint="cs"/>
          <w:rtl/>
        </w:rPr>
      </w:pPr>
      <w:r>
        <w:rPr>
          <w:rFonts w:hint="cs"/>
          <w:rtl/>
        </w:rPr>
        <w:t>ההסתייגות של חברת הכנסת קולט אביטל לסעיף 29 לא נתקבלה.</w:t>
      </w:r>
    </w:p>
    <w:p w14:paraId="2CA249DF" w14:textId="77777777" w:rsidR="00000000" w:rsidRDefault="007C71EE">
      <w:pPr>
        <w:pStyle w:val="a"/>
        <w:rPr>
          <w:rFonts w:hint="cs"/>
          <w:rtl/>
        </w:rPr>
      </w:pPr>
    </w:p>
    <w:p w14:paraId="68F8B7CA" w14:textId="77777777" w:rsidR="00000000" w:rsidRDefault="007C71EE">
      <w:pPr>
        <w:pStyle w:val="ad"/>
        <w:rPr>
          <w:rtl/>
        </w:rPr>
      </w:pPr>
      <w:r>
        <w:rPr>
          <w:rtl/>
        </w:rPr>
        <w:t>היו"ר יולי-יואל אדלשטיין:</w:t>
      </w:r>
    </w:p>
    <w:p w14:paraId="28AFC109" w14:textId="77777777" w:rsidR="00000000" w:rsidRDefault="007C71EE">
      <w:pPr>
        <w:pStyle w:val="a"/>
        <w:rPr>
          <w:rtl/>
        </w:rPr>
      </w:pPr>
    </w:p>
    <w:p w14:paraId="798D4B63" w14:textId="77777777" w:rsidR="00000000" w:rsidRDefault="007C71EE">
      <w:pPr>
        <w:pStyle w:val="a"/>
        <w:rPr>
          <w:rFonts w:hint="cs"/>
          <w:rtl/>
        </w:rPr>
      </w:pPr>
      <w:r>
        <w:rPr>
          <w:rFonts w:hint="cs"/>
          <w:rtl/>
        </w:rPr>
        <w:t xml:space="preserve">תודה, הסתייגותה של קולט אביטל לא </w:t>
      </w:r>
      <w:r>
        <w:rPr>
          <w:rFonts w:hint="cs"/>
          <w:rtl/>
        </w:rPr>
        <w:t xml:space="preserve">עברה. </w:t>
      </w:r>
    </w:p>
    <w:p w14:paraId="3C91FBFE" w14:textId="77777777" w:rsidR="00000000" w:rsidRDefault="007C71EE">
      <w:pPr>
        <w:pStyle w:val="a"/>
        <w:rPr>
          <w:rFonts w:hint="cs"/>
          <w:rtl/>
        </w:rPr>
      </w:pPr>
    </w:p>
    <w:p w14:paraId="477D0FD2" w14:textId="77777777" w:rsidR="00000000" w:rsidRDefault="007C71EE">
      <w:pPr>
        <w:pStyle w:val="a"/>
        <w:rPr>
          <w:rFonts w:hint="cs"/>
          <w:rtl/>
        </w:rPr>
      </w:pPr>
      <w:r>
        <w:rPr>
          <w:rFonts w:hint="cs"/>
          <w:rtl/>
        </w:rPr>
        <w:t>חבר הכנסת שלום שמחון - מי בעד ההסתייגות שלו? מי נגד? נמנעים?</w:t>
      </w:r>
    </w:p>
    <w:p w14:paraId="23D4CF3F" w14:textId="77777777" w:rsidR="00000000" w:rsidRDefault="007C71EE">
      <w:pPr>
        <w:pStyle w:val="a"/>
        <w:rPr>
          <w:rFonts w:hint="cs"/>
          <w:rtl/>
        </w:rPr>
      </w:pPr>
    </w:p>
    <w:p w14:paraId="361F6334" w14:textId="77777777" w:rsidR="00000000" w:rsidRDefault="007C71EE">
      <w:pPr>
        <w:pStyle w:val="a"/>
        <w:jc w:val="center"/>
        <w:rPr>
          <w:rFonts w:hint="cs"/>
          <w:rtl/>
        </w:rPr>
      </w:pPr>
      <w:r>
        <w:rPr>
          <w:rFonts w:hint="cs"/>
          <w:b/>
          <w:bCs/>
          <w:rtl/>
        </w:rPr>
        <w:t>הצבעה</w:t>
      </w:r>
    </w:p>
    <w:p w14:paraId="6D2D8805" w14:textId="77777777" w:rsidR="00000000" w:rsidRDefault="007C71EE">
      <w:pPr>
        <w:pStyle w:val="a"/>
        <w:jc w:val="center"/>
        <w:rPr>
          <w:rFonts w:hint="cs"/>
          <w:rtl/>
        </w:rPr>
      </w:pPr>
    </w:p>
    <w:p w14:paraId="06C8289F" w14:textId="77777777" w:rsidR="00000000" w:rsidRDefault="007C71EE">
      <w:pPr>
        <w:pStyle w:val="a"/>
        <w:jc w:val="center"/>
        <w:rPr>
          <w:rFonts w:hint="cs"/>
          <w:rtl/>
        </w:rPr>
      </w:pPr>
      <w:r>
        <w:rPr>
          <w:rFonts w:hint="cs"/>
          <w:rtl/>
        </w:rPr>
        <w:t>ההסתייגות של חבר הכנסת שלום שמחון לסעיף 29 לא נתקבלה.</w:t>
      </w:r>
    </w:p>
    <w:p w14:paraId="47CB1887" w14:textId="77777777" w:rsidR="00000000" w:rsidRDefault="007C71EE">
      <w:pPr>
        <w:pStyle w:val="a"/>
        <w:rPr>
          <w:rFonts w:hint="cs"/>
          <w:rtl/>
        </w:rPr>
      </w:pPr>
    </w:p>
    <w:p w14:paraId="5578D8CB" w14:textId="77777777" w:rsidR="00000000" w:rsidRDefault="007C71EE">
      <w:pPr>
        <w:pStyle w:val="ad"/>
        <w:rPr>
          <w:rtl/>
        </w:rPr>
      </w:pPr>
      <w:r>
        <w:rPr>
          <w:rtl/>
        </w:rPr>
        <w:t>היו"ר יולי-יואל אדלשטיין:</w:t>
      </w:r>
    </w:p>
    <w:p w14:paraId="1821D737" w14:textId="77777777" w:rsidR="00000000" w:rsidRDefault="007C71EE">
      <w:pPr>
        <w:pStyle w:val="a"/>
        <w:rPr>
          <w:rtl/>
        </w:rPr>
      </w:pPr>
    </w:p>
    <w:p w14:paraId="654A08EF" w14:textId="77777777" w:rsidR="00000000" w:rsidRDefault="007C71EE">
      <w:pPr>
        <w:pStyle w:val="a"/>
        <w:rPr>
          <w:rFonts w:hint="cs"/>
          <w:rtl/>
        </w:rPr>
      </w:pPr>
      <w:r>
        <w:rPr>
          <w:rFonts w:hint="cs"/>
          <w:rtl/>
        </w:rPr>
        <w:t xml:space="preserve">ההסתייגות לא עברה. </w:t>
      </w:r>
    </w:p>
    <w:p w14:paraId="64459C41" w14:textId="77777777" w:rsidR="00000000" w:rsidRDefault="007C71EE">
      <w:pPr>
        <w:pStyle w:val="a"/>
        <w:rPr>
          <w:rFonts w:hint="cs"/>
          <w:rtl/>
        </w:rPr>
      </w:pPr>
    </w:p>
    <w:p w14:paraId="5D8844E0" w14:textId="77777777" w:rsidR="00000000" w:rsidRDefault="007C71EE">
      <w:pPr>
        <w:pStyle w:val="a"/>
        <w:rPr>
          <w:rFonts w:hint="cs"/>
          <w:rtl/>
        </w:rPr>
      </w:pPr>
      <w:r>
        <w:rPr>
          <w:rFonts w:hint="cs"/>
          <w:rtl/>
        </w:rPr>
        <w:t>מי בעד ההסתייגות של חברת הכנסת אורית נוקד? מי נגד? נמנעים?</w:t>
      </w:r>
    </w:p>
    <w:p w14:paraId="4FC7285B" w14:textId="77777777" w:rsidR="00000000" w:rsidRDefault="007C71EE">
      <w:pPr>
        <w:pStyle w:val="a"/>
        <w:rPr>
          <w:rFonts w:hint="cs"/>
          <w:rtl/>
        </w:rPr>
      </w:pPr>
    </w:p>
    <w:p w14:paraId="266402E0" w14:textId="77777777" w:rsidR="00000000" w:rsidRDefault="007C71EE">
      <w:pPr>
        <w:pStyle w:val="a"/>
        <w:jc w:val="center"/>
        <w:rPr>
          <w:rFonts w:hint="cs"/>
          <w:b/>
          <w:bCs/>
          <w:rtl/>
        </w:rPr>
      </w:pPr>
      <w:r>
        <w:rPr>
          <w:rFonts w:hint="cs"/>
          <w:b/>
          <w:bCs/>
          <w:rtl/>
        </w:rPr>
        <w:t>הצבעה</w:t>
      </w:r>
    </w:p>
    <w:p w14:paraId="65CF20B7" w14:textId="77777777" w:rsidR="00000000" w:rsidRDefault="007C71EE">
      <w:pPr>
        <w:pStyle w:val="a"/>
        <w:jc w:val="center"/>
        <w:rPr>
          <w:rFonts w:hint="cs"/>
          <w:b/>
          <w:bCs/>
          <w:rtl/>
        </w:rPr>
      </w:pPr>
    </w:p>
    <w:p w14:paraId="56270869" w14:textId="77777777" w:rsidR="00000000" w:rsidRDefault="007C71EE">
      <w:pPr>
        <w:pStyle w:val="a"/>
        <w:jc w:val="center"/>
        <w:rPr>
          <w:rFonts w:hint="cs"/>
          <w:rtl/>
        </w:rPr>
      </w:pPr>
      <w:r>
        <w:rPr>
          <w:rFonts w:hint="cs"/>
          <w:rtl/>
        </w:rPr>
        <w:t>ההסתייגות</w:t>
      </w:r>
      <w:r>
        <w:rPr>
          <w:rFonts w:hint="cs"/>
          <w:rtl/>
        </w:rPr>
        <w:t xml:space="preserve"> של חברת הכנסת אורית נוקד לסעיף 29 לא נתקבלה.</w:t>
      </w:r>
    </w:p>
    <w:p w14:paraId="327A8E9E" w14:textId="77777777" w:rsidR="00000000" w:rsidRDefault="007C71EE">
      <w:pPr>
        <w:pStyle w:val="a"/>
        <w:jc w:val="center"/>
        <w:rPr>
          <w:rFonts w:hint="cs"/>
          <w:rtl/>
        </w:rPr>
      </w:pPr>
    </w:p>
    <w:p w14:paraId="22BE2183" w14:textId="77777777" w:rsidR="00000000" w:rsidRDefault="007C71EE">
      <w:pPr>
        <w:pStyle w:val="ad"/>
        <w:rPr>
          <w:rtl/>
        </w:rPr>
      </w:pPr>
    </w:p>
    <w:p w14:paraId="73185775" w14:textId="77777777" w:rsidR="00000000" w:rsidRDefault="007C71EE">
      <w:pPr>
        <w:pStyle w:val="ad"/>
        <w:rPr>
          <w:rtl/>
        </w:rPr>
      </w:pPr>
      <w:r>
        <w:rPr>
          <w:rtl/>
        </w:rPr>
        <w:t>היו"ר יולי-יואל אדלשטיין:</w:t>
      </w:r>
    </w:p>
    <w:p w14:paraId="07E01E8A" w14:textId="77777777" w:rsidR="00000000" w:rsidRDefault="007C71EE">
      <w:pPr>
        <w:pStyle w:val="a"/>
        <w:rPr>
          <w:rtl/>
        </w:rPr>
      </w:pPr>
    </w:p>
    <w:p w14:paraId="3C005180" w14:textId="77777777" w:rsidR="00000000" w:rsidRDefault="007C71EE">
      <w:pPr>
        <w:pStyle w:val="a"/>
        <w:rPr>
          <w:rFonts w:hint="cs"/>
          <w:rtl/>
        </w:rPr>
      </w:pPr>
      <w:r>
        <w:rPr>
          <w:rFonts w:hint="cs"/>
          <w:rtl/>
        </w:rPr>
        <w:t xml:space="preserve">הסתייגותה של אורית נוקד לא עברה. </w:t>
      </w:r>
    </w:p>
    <w:p w14:paraId="73436C45" w14:textId="77777777" w:rsidR="00000000" w:rsidRDefault="007C71EE">
      <w:pPr>
        <w:pStyle w:val="a"/>
        <w:rPr>
          <w:rFonts w:hint="cs"/>
          <w:rtl/>
        </w:rPr>
      </w:pPr>
    </w:p>
    <w:p w14:paraId="7C9D8BEC" w14:textId="77777777" w:rsidR="00000000" w:rsidRDefault="007C71EE">
      <w:pPr>
        <w:pStyle w:val="a"/>
        <w:rPr>
          <w:rFonts w:hint="cs"/>
          <w:rtl/>
        </w:rPr>
      </w:pPr>
      <w:r>
        <w:rPr>
          <w:rFonts w:hint="cs"/>
          <w:rtl/>
        </w:rPr>
        <w:t xml:space="preserve">חבר הכנסת אלי בן-מנחם </w:t>
      </w:r>
      <w:r>
        <w:rPr>
          <w:rtl/>
        </w:rPr>
        <w:t>–</w:t>
      </w:r>
      <w:r>
        <w:rPr>
          <w:rFonts w:hint="cs"/>
          <w:rtl/>
        </w:rPr>
        <w:t xml:space="preserve"> מי בעד ההסתייגות של בן-מנחם? מי נגד? מי נמנע?</w:t>
      </w:r>
    </w:p>
    <w:p w14:paraId="430DDC7D" w14:textId="77777777" w:rsidR="00000000" w:rsidRDefault="007C71EE">
      <w:pPr>
        <w:pStyle w:val="a"/>
        <w:rPr>
          <w:rFonts w:hint="cs"/>
          <w:rtl/>
        </w:rPr>
      </w:pPr>
    </w:p>
    <w:p w14:paraId="05D075B7" w14:textId="77777777" w:rsidR="00000000" w:rsidRDefault="007C71EE">
      <w:pPr>
        <w:pStyle w:val="a"/>
        <w:jc w:val="center"/>
        <w:rPr>
          <w:rFonts w:hint="cs"/>
          <w:b/>
          <w:bCs/>
          <w:rtl/>
        </w:rPr>
      </w:pPr>
      <w:r>
        <w:rPr>
          <w:rFonts w:hint="cs"/>
          <w:b/>
          <w:bCs/>
          <w:rtl/>
        </w:rPr>
        <w:t>הצבעה</w:t>
      </w:r>
    </w:p>
    <w:p w14:paraId="294099D7" w14:textId="77777777" w:rsidR="00000000" w:rsidRDefault="007C71EE">
      <w:pPr>
        <w:pStyle w:val="a"/>
        <w:jc w:val="center"/>
        <w:rPr>
          <w:rFonts w:hint="cs"/>
          <w:b/>
          <w:bCs/>
          <w:rtl/>
        </w:rPr>
      </w:pPr>
    </w:p>
    <w:p w14:paraId="2E5A94F7" w14:textId="77777777" w:rsidR="00000000" w:rsidRDefault="007C71EE">
      <w:pPr>
        <w:pStyle w:val="a"/>
        <w:jc w:val="center"/>
        <w:rPr>
          <w:rFonts w:hint="cs"/>
          <w:rtl/>
        </w:rPr>
      </w:pPr>
      <w:r>
        <w:rPr>
          <w:rFonts w:hint="cs"/>
          <w:rtl/>
        </w:rPr>
        <w:t>ההסתייגות של חבר הכנסת אלי בן-מנחם לסעיף 29 לא נתקבלה.</w:t>
      </w:r>
    </w:p>
    <w:p w14:paraId="6411829F" w14:textId="77777777" w:rsidR="00000000" w:rsidRDefault="007C71EE">
      <w:pPr>
        <w:pStyle w:val="a"/>
        <w:rPr>
          <w:rFonts w:hint="cs"/>
          <w:rtl/>
        </w:rPr>
      </w:pPr>
    </w:p>
    <w:p w14:paraId="0ECD0520" w14:textId="77777777" w:rsidR="00000000" w:rsidRDefault="007C71EE">
      <w:pPr>
        <w:pStyle w:val="ad"/>
        <w:rPr>
          <w:rtl/>
        </w:rPr>
      </w:pPr>
      <w:r>
        <w:rPr>
          <w:rtl/>
        </w:rPr>
        <w:t>היו"ר יולי-י</w:t>
      </w:r>
      <w:r>
        <w:rPr>
          <w:rtl/>
        </w:rPr>
        <w:t>ואל אדלשטיין:</w:t>
      </w:r>
    </w:p>
    <w:p w14:paraId="6A4A5DA9" w14:textId="77777777" w:rsidR="00000000" w:rsidRDefault="007C71EE">
      <w:pPr>
        <w:pStyle w:val="a"/>
        <w:rPr>
          <w:rtl/>
        </w:rPr>
      </w:pPr>
    </w:p>
    <w:p w14:paraId="41F80FB6" w14:textId="77777777" w:rsidR="00000000" w:rsidRDefault="007C71EE">
      <w:pPr>
        <w:pStyle w:val="a"/>
        <w:rPr>
          <w:rFonts w:hint="cs"/>
          <w:rtl/>
        </w:rPr>
      </w:pPr>
      <w:r>
        <w:rPr>
          <w:rFonts w:hint="cs"/>
          <w:rtl/>
        </w:rPr>
        <w:t xml:space="preserve">חבר הכנסת אלי בן-מנחם, לצערי, ההסתייגות שלך לא עברה. </w:t>
      </w:r>
    </w:p>
    <w:p w14:paraId="647F817F" w14:textId="77777777" w:rsidR="00000000" w:rsidRDefault="007C71EE">
      <w:pPr>
        <w:pStyle w:val="a"/>
        <w:rPr>
          <w:rFonts w:hint="cs"/>
          <w:rtl/>
        </w:rPr>
      </w:pPr>
    </w:p>
    <w:p w14:paraId="0A97D0D0" w14:textId="77777777" w:rsidR="00000000" w:rsidRDefault="007C71EE">
      <w:pPr>
        <w:pStyle w:val="a"/>
        <w:rPr>
          <w:rFonts w:hint="cs"/>
          <w:rtl/>
        </w:rPr>
      </w:pPr>
      <w:r>
        <w:rPr>
          <w:rFonts w:hint="cs"/>
          <w:rtl/>
        </w:rPr>
        <w:t>חבר הכנסת אלי ישי - מי בעד ההסתייגות שלו? מי נגד? מי נמנע?</w:t>
      </w:r>
    </w:p>
    <w:p w14:paraId="7D326FB6" w14:textId="77777777" w:rsidR="00000000" w:rsidRDefault="007C71EE">
      <w:pPr>
        <w:pStyle w:val="a"/>
        <w:rPr>
          <w:rFonts w:hint="cs"/>
          <w:rtl/>
        </w:rPr>
      </w:pPr>
    </w:p>
    <w:p w14:paraId="12F48325" w14:textId="77777777" w:rsidR="00000000" w:rsidRDefault="007C71EE">
      <w:pPr>
        <w:pStyle w:val="a"/>
        <w:jc w:val="center"/>
        <w:rPr>
          <w:rFonts w:hint="cs"/>
          <w:b/>
          <w:bCs/>
          <w:rtl/>
        </w:rPr>
      </w:pPr>
      <w:r>
        <w:rPr>
          <w:rFonts w:hint="cs"/>
          <w:b/>
          <w:bCs/>
          <w:rtl/>
        </w:rPr>
        <w:t>הצבעה</w:t>
      </w:r>
    </w:p>
    <w:p w14:paraId="4957D6D1" w14:textId="77777777" w:rsidR="00000000" w:rsidRDefault="007C71EE">
      <w:pPr>
        <w:pStyle w:val="a"/>
        <w:jc w:val="center"/>
        <w:rPr>
          <w:rFonts w:hint="cs"/>
          <w:b/>
          <w:bCs/>
          <w:rtl/>
        </w:rPr>
      </w:pPr>
    </w:p>
    <w:p w14:paraId="49D8E87E" w14:textId="77777777" w:rsidR="00000000" w:rsidRDefault="007C71EE">
      <w:pPr>
        <w:pStyle w:val="a"/>
        <w:jc w:val="center"/>
        <w:rPr>
          <w:rFonts w:hint="cs"/>
          <w:rtl/>
        </w:rPr>
      </w:pPr>
      <w:r>
        <w:rPr>
          <w:rFonts w:hint="cs"/>
          <w:rtl/>
        </w:rPr>
        <w:t>ההסתייגות של חבר הכנסת אליהו ישי לסעיף 29 לא נתקבלה.</w:t>
      </w:r>
    </w:p>
    <w:p w14:paraId="215BF813" w14:textId="77777777" w:rsidR="00000000" w:rsidRDefault="007C71EE">
      <w:pPr>
        <w:pStyle w:val="a"/>
        <w:rPr>
          <w:rFonts w:hint="cs"/>
          <w:rtl/>
        </w:rPr>
      </w:pPr>
    </w:p>
    <w:p w14:paraId="6048C39F" w14:textId="77777777" w:rsidR="00000000" w:rsidRDefault="007C71EE">
      <w:pPr>
        <w:pStyle w:val="ad"/>
        <w:rPr>
          <w:rtl/>
        </w:rPr>
      </w:pPr>
      <w:r>
        <w:rPr>
          <w:rtl/>
        </w:rPr>
        <w:t>היו"ר יולי-יואל אדלשטיין:</w:t>
      </w:r>
    </w:p>
    <w:p w14:paraId="628598FB" w14:textId="77777777" w:rsidR="00000000" w:rsidRDefault="007C71EE">
      <w:pPr>
        <w:pStyle w:val="a"/>
        <w:rPr>
          <w:rtl/>
        </w:rPr>
      </w:pPr>
    </w:p>
    <w:p w14:paraId="3A4AB671" w14:textId="77777777" w:rsidR="00000000" w:rsidRDefault="007C71EE">
      <w:pPr>
        <w:pStyle w:val="a"/>
        <w:rPr>
          <w:rFonts w:hint="cs"/>
          <w:rtl/>
        </w:rPr>
      </w:pPr>
      <w:r>
        <w:rPr>
          <w:rFonts w:hint="cs"/>
          <w:rtl/>
        </w:rPr>
        <w:t xml:space="preserve">ההסתייגות של אלי ישי לא עברה. </w:t>
      </w:r>
    </w:p>
    <w:p w14:paraId="5F45DE0C" w14:textId="77777777" w:rsidR="00000000" w:rsidRDefault="007C71EE">
      <w:pPr>
        <w:pStyle w:val="a"/>
        <w:rPr>
          <w:rFonts w:hint="cs"/>
          <w:rtl/>
        </w:rPr>
      </w:pPr>
    </w:p>
    <w:p w14:paraId="166459C3" w14:textId="77777777" w:rsidR="00000000" w:rsidRDefault="007C71EE">
      <w:pPr>
        <w:pStyle w:val="a"/>
        <w:rPr>
          <w:rFonts w:hint="cs"/>
          <w:rtl/>
        </w:rPr>
      </w:pPr>
      <w:r>
        <w:rPr>
          <w:rFonts w:hint="cs"/>
          <w:rtl/>
        </w:rPr>
        <w:t>חברי ה</w:t>
      </w:r>
      <w:r>
        <w:rPr>
          <w:rFonts w:hint="cs"/>
          <w:rtl/>
        </w:rPr>
        <w:t>כנסת, אנחנו בעמוד 131 ובהסתייגות של חבר הכנסת שלמה בניזרי. מי בעד? מי נגד? מי נמנע?</w:t>
      </w:r>
    </w:p>
    <w:p w14:paraId="22D45ACB" w14:textId="77777777" w:rsidR="00000000" w:rsidRDefault="007C71EE">
      <w:pPr>
        <w:pStyle w:val="a"/>
        <w:rPr>
          <w:rFonts w:hint="cs"/>
          <w:rtl/>
        </w:rPr>
      </w:pPr>
    </w:p>
    <w:p w14:paraId="47ABE620" w14:textId="77777777" w:rsidR="00000000" w:rsidRDefault="007C71EE">
      <w:pPr>
        <w:pStyle w:val="a"/>
        <w:jc w:val="center"/>
        <w:rPr>
          <w:rFonts w:hint="cs"/>
          <w:b/>
          <w:bCs/>
          <w:rtl/>
        </w:rPr>
      </w:pPr>
      <w:r>
        <w:rPr>
          <w:rFonts w:hint="cs"/>
          <w:b/>
          <w:bCs/>
          <w:rtl/>
        </w:rPr>
        <w:t>הצבעה</w:t>
      </w:r>
    </w:p>
    <w:p w14:paraId="28A8454C" w14:textId="77777777" w:rsidR="00000000" w:rsidRDefault="007C71EE">
      <w:pPr>
        <w:pStyle w:val="a"/>
        <w:jc w:val="center"/>
        <w:rPr>
          <w:rFonts w:hint="cs"/>
          <w:b/>
          <w:bCs/>
          <w:rtl/>
        </w:rPr>
      </w:pPr>
    </w:p>
    <w:p w14:paraId="5A774F1F" w14:textId="77777777" w:rsidR="00000000" w:rsidRDefault="007C71EE">
      <w:pPr>
        <w:pStyle w:val="a"/>
        <w:jc w:val="center"/>
        <w:rPr>
          <w:rFonts w:hint="cs"/>
          <w:rtl/>
        </w:rPr>
      </w:pPr>
      <w:r>
        <w:rPr>
          <w:rFonts w:hint="cs"/>
          <w:rtl/>
        </w:rPr>
        <w:t>ההסתייגות של חבר הכנסת שלמה בניזרי לסעיף 29 לא נתקבלה.</w:t>
      </w:r>
    </w:p>
    <w:p w14:paraId="2E234249" w14:textId="77777777" w:rsidR="00000000" w:rsidRDefault="007C71EE">
      <w:pPr>
        <w:pStyle w:val="a"/>
        <w:rPr>
          <w:rFonts w:hint="cs"/>
          <w:rtl/>
        </w:rPr>
      </w:pPr>
    </w:p>
    <w:p w14:paraId="19B2C52F" w14:textId="77777777" w:rsidR="00000000" w:rsidRDefault="007C71EE">
      <w:pPr>
        <w:pStyle w:val="ad"/>
        <w:rPr>
          <w:rtl/>
        </w:rPr>
      </w:pPr>
      <w:r>
        <w:rPr>
          <w:rtl/>
        </w:rPr>
        <w:t>היו"ר יולי-יואל אדלשטיין:</w:t>
      </w:r>
    </w:p>
    <w:p w14:paraId="7A436DAB" w14:textId="77777777" w:rsidR="00000000" w:rsidRDefault="007C71EE">
      <w:pPr>
        <w:pStyle w:val="a"/>
        <w:rPr>
          <w:rtl/>
        </w:rPr>
      </w:pPr>
    </w:p>
    <w:p w14:paraId="07D331E9" w14:textId="77777777" w:rsidR="00000000" w:rsidRDefault="007C71EE">
      <w:pPr>
        <w:pStyle w:val="a"/>
        <w:rPr>
          <w:rFonts w:hint="cs"/>
          <w:rtl/>
        </w:rPr>
      </w:pPr>
      <w:r>
        <w:rPr>
          <w:rFonts w:hint="cs"/>
          <w:rtl/>
        </w:rPr>
        <w:t xml:space="preserve">ההסתייגות של בניזרי לא עברה. </w:t>
      </w:r>
    </w:p>
    <w:p w14:paraId="4C2E63A1" w14:textId="77777777" w:rsidR="00000000" w:rsidRDefault="007C71EE">
      <w:pPr>
        <w:pStyle w:val="a"/>
        <w:rPr>
          <w:rFonts w:hint="cs"/>
          <w:rtl/>
        </w:rPr>
      </w:pPr>
    </w:p>
    <w:p w14:paraId="2AB0E2DE" w14:textId="77777777" w:rsidR="00000000" w:rsidRDefault="007C71EE">
      <w:pPr>
        <w:pStyle w:val="a"/>
        <w:rPr>
          <w:rFonts w:hint="cs"/>
          <w:rtl/>
        </w:rPr>
      </w:pPr>
      <w:r>
        <w:rPr>
          <w:rFonts w:hint="cs"/>
          <w:rtl/>
        </w:rPr>
        <w:t>מי בעד ההסתייגות של נסים דהן? מי נגד? מי נמנע?</w:t>
      </w:r>
    </w:p>
    <w:p w14:paraId="5EFC2E25" w14:textId="77777777" w:rsidR="00000000" w:rsidRDefault="007C71EE">
      <w:pPr>
        <w:pStyle w:val="a"/>
        <w:rPr>
          <w:rFonts w:hint="cs"/>
          <w:rtl/>
        </w:rPr>
      </w:pPr>
    </w:p>
    <w:p w14:paraId="0B8336EF" w14:textId="77777777" w:rsidR="00000000" w:rsidRDefault="007C71EE">
      <w:pPr>
        <w:pStyle w:val="a"/>
        <w:jc w:val="center"/>
        <w:rPr>
          <w:b/>
          <w:bCs/>
          <w:rtl/>
        </w:rPr>
      </w:pPr>
    </w:p>
    <w:p w14:paraId="43DF1B1B" w14:textId="77777777" w:rsidR="00000000" w:rsidRDefault="007C71EE">
      <w:pPr>
        <w:pStyle w:val="a"/>
        <w:jc w:val="center"/>
        <w:rPr>
          <w:rFonts w:hint="cs"/>
          <w:b/>
          <w:bCs/>
          <w:rtl/>
        </w:rPr>
      </w:pPr>
      <w:r>
        <w:rPr>
          <w:rFonts w:hint="cs"/>
          <w:b/>
          <w:bCs/>
          <w:rtl/>
        </w:rPr>
        <w:t>ה</w:t>
      </w:r>
      <w:r>
        <w:rPr>
          <w:rFonts w:hint="cs"/>
          <w:b/>
          <w:bCs/>
          <w:rtl/>
        </w:rPr>
        <w:t>צבעה</w:t>
      </w:r>
    </w:p>
    <w:p w14:paraId="611FC20F" w14:textId="77777777" w:rsidR="00000000" w:rsidRDefault="007C71EE">
      <w:pPr>
        <w:pStyle w:val="a"/>
        <w:jc w:val="center"/>
        <w:rPr>
          <w:rFonts w:hint="cs"/>
          <w:b/>
          <w:bCs/>
          <w:rtl/>
        </w:rPr>
      </w:pPr>
    </w:p>
    <w:p w14:paraId="1A649ED4" w14:textId="77777777" w:rsidR="00000000" w:rsidRDefault="007C71EE">
      <w:pPr>
        <w:pStyle w:val="a"/>
        <w:jc w:val="center"/>
        <w:rPr>
          <w:rFonts w:hint="cs"/>
          <w:rtl/>
        </w:rPr>
      </w:pPr>
      <w:r>
        <w:rPr>
          <w:rFonts w:hint="cs"/>
          <w:rtl/>
        </w:rPr>
        <w:t>ההסתייגות של חבר הכנסת נסים דהן לסעיף 29 לא נתקבלה.</w:t>
      </w:r>
    </w:p>
    <w:p w14:paraId="212DFBA4" w14:textId="77777777" w:rsidR="00000000" w:rsidRDefault="007C71EE">
      <w:pPr>
        <w:pStyle w:val="a"/>
        <w:rPr>
          <w:rFonts w:hint="cs"/>
          <w:rtl/>
        </w:rPr>
      </w:pPr>
    </w:p>
    <w:p w14:paraId="7C1B8722" w14:textId="77777777" w:rsidR="00000000" w:rsidRDefault="007C71EE">
      <w:pPr>
        <w:pStyle w:val="ad"/>
        <w:rPr>
          <w:rtl/>
        </w:rPr>
      </w:pPr>
      <w:r>
        <w:rPr>
          <w:rtl/>
        </w:rPr>
        <w:t>היו"ר יולי-יואל אדלשטיין:</w:t>
      </w:r>
    </w:p>
    <w:p w14:paraId="471C2B45" w14:textId="77777777" w:rsidR="00000000" w:rsidRDefault="007C71EE">
      <w:pPr>
        <w:pStyle w:val="a"/>
        <w:rPr>
          <w:rtl/>
        </w:rPr>
      </w:pPr>
    </w:p>
    <w:p w14:paraId="1EB4E317" w14:textId="77777777" w:rsidR="00000000" w:rsidRDefault="007C71EE">
      <w:pPr>
        <w:pStyle w:val="a"/>
        <w:rPr>
          <w:rFonts w:hint="cs"/>
          <w:rtl/>
        </w:rPr>
      </w:pPr>
      <w:r>
        <w:rPr>
          <w:rFonts w:hint="cs"/>
          <w:rtl/>
        </w:rPr>
        <w:t xml:space="preserve">תודה. ההסתייגות של נסים דהן לא עברה. </w:t>
      </w:r>
    </w:p>
    <w:p w14:paraId="1C78A7D9" w14:textId="77777777" w:rsidR="00000000" w:rsidRDefault="007C71EE">
      <w:pPr>
        <w:pStyle w:val="a"/>
        <w:rPr>
          <w:rFonts w:hint="cs"/>
          <w:rtl/>
        </w:rPr>
      </w:pPr>
    </w:p>
    <w:p w14:paraId="5BCBF60A" w14:textId="77777777" w:rsidR="00000000" w:rsidRDefault="007C71EE">
      <w:pPr>
        <w:pStyle w:val="a"/>
        <w:rPr>
          <w:rFonts w:hint="cs"/>
          <w:rtl/>
        </w:rPr>
      </w:pPr>
      <w:r>
        <w:rPr>
          <w:rFonts w:hint="cs"/>
          <w:rtl/>
        </w:rPr>
        <w:t>חבר הכנסת אמנון כהן - מי בעד ההסתייגות שלו? מי נגד ההסתייגות של אמנון כהן? מי הנמנעים?</w:t>
      </w:r>
    </w:p>
    <w:p w14:paraId="3AAABF0A" w14:textId="77777777" w:rsidR="00000000" w:rsidRDefault="007C71EE">
      <w:pPr>
        <w:pStyle w:val="a"/>
        <w:rPr>
          <w:rFonts w:hint="cs"/>
          <w:rtl/>
        </w:rPr>
      </w:pPr>
    </w:p>
    <w:p w14:paraId="436FC191" w14:textId="77777777" w:rsidR="00000000" w:rsidRDefault="007C71EE">
      <w:pPr>
        <w:pStyle w:val="a"/>
        <w:jc w:val="center"/>
        <w:rPr>
          <w:rFonts w:hint="cs"/>
          <w:b/>
          <w:bCs/>
          <w:rtl/>
        </w:rPr>
      </w:pPr>
      <w:r>
        <w:rPr>
          <w:rFonts w:hint="cs"/>
          <w:b/>
          <w:bCs/>
          <w:rtl/>
        </w:rPr>
        <w:t>הצבעה</w:t>
      </w:r>
    </w:p>
    <w:p w14:paraId="3161B6D6" w14:textId="77777777" w:rsidR="00000000" w:rsidRDefault="007C71EE">
      <w:pPr>
        <w:pStyle w:val="a"/>
        <w:jc w:val="center"/>
        <w:rPr>
          <w:rFonts w:hint="cs"/>
          <w:b/>
          <w:bCs/>
          <w:rtl/>
        </w:rPr>
      </w:pPr>
    </w:p>
    <w:p w14:paraId="0CAFFD72" w14:textId="77777777" w:rsidR="00000000" w:rsidRDefault="007C71EE">
      <w:pPr>
        <w:pStyle w:val="a"/>
        <w:jc w:val="center"/>
        <w:rPr>
          <w:rFonts w:hint="cs"/>
          <w:rtl/>
        </w:rPr>
      </w:pPr>
      <w:r>
        <w:rPr>
          <w:rFonts w:hint="cs"/>
          <w:rtl/>
        </w:rPr>
        <w:t>ההסתייגות של חבר הכנסת אמנון כהן לסע</w:t>
      </w:r>
      <w:r>
        <w:rPr>
          <w:rFonts w:hint="cs"/>
          <w:rtl/>
        </w:rPr>
        <w:t>יף 29 לא נתקבלה.</w:t>
      </w:r>
    </w:p>
    <w:p w14:paraId="569ABFC0" w14:textId="77777777" w:rsidR="00000000" w:rsidRDefault="007C71EE">
      <w:pPr>
        <w:pStyle w:val="a"/>
        <w:rPr>
          <w:rFonts w:hint="cs"/>
          <w:rtl/>
        </w:rPr>
      </w:pPr>
    </w:p>
    <w:p w14:paraId="09BB1194" w14:textId="77777777" w:rsidR="00000000" w:rsidRDefault="007C71EE">
      <w:pPr>
        <w:pStyle w:val="ad"/>
        <w:rPr>
          <w:rtl/>
        </w:rPr>
      </w:pPr>
      <w:r>
        <w:rPr>
          <w:rtl/>
        </w:rPr>
        <w:t>היו"ר יולי-יואל אדלשטיין:</w:t>
      </w:r>
    </w:p>
    <w:p w14:paraId="689E12A9" w14:textId="77777777" w:rsidR="00000000" w:rsidRDefault="007C71EE">
      <w:pPr>
        <w:pStyle w:val="a"/>
        <w:rPr>
          <w:rtl/>
        </w:rPr>
      </w:pPr>
    </w:p>
    <w:p w14:paraId="133ECA91" w14:textId="77777777" w:rsidR="00000000" w:rsidRDefault="007C71EE">
      <w:pPr>
        <w:pStyle w:val="a"/>
        <w:rPr>
          <w:rFonts w:hint="cs"/>
          <w:rtl/>
        </w:rPr>
      </w:pPr>
      <w:r>
        <w:rPr>
          <w:rFonts w:hint="cs"/>
          <w:rtl/>
        </w:rPr>
        <w:t xml:space="preserve">ההסתייגות של אמנון כהן לא עברה. </w:t>
      </w:r>
    </w:p>
    <w:p w14:paraId="6AEDE91A" w14:textId="77777777" w:rsidR="00000000" w:rsidRDefault="007C71EE">
      <w:pPr>
        <w:pStyle w:val="a"/>
        <w:rPr>
          <w:rFonts w:hint="cs"/>
          <w:rtl/>
        </w:rPr>
      </w:pPr>
    </w:p>
    <w:p w14:paraId="44146EC6" w14:textId="77777777" w:rsidR="00000000" w:rsidRDefault="007C71EE">
      <w:pPr>
        <w:pStyle w:val="a"/>
        <w:rPr>
          <w:rFonts w:hint="cs"/>
          <w:rtl/>
        </w:rPr>
      </w:pPr>
      <w:r>
        <w:rPr>
          <w:rFonts w:hint="cs"/>
          <w:rtl/>
        </w:rPr>
        <w:t>יצחק כהן - מי בעד ההסתייגות? מי נגד ההסתייגות?</w:t>
      </w:r>
    </w:p>
    <w:p w14:paraId="5EEA8429" w14:textId="77777777" w:rsidR="00000000" w:rsidRDefault="007C71EE">
      <w:pPr>
        <w:pStyle w:val="a"/>
        <w:rPr>
          <w:rFonts w:hint="cs"/>
          <w:u w:val="single"/>
          <w:rtl/>
        </w:rPr>
      </w:pPr>
    </w:p>
    <w:p w14:paraId="65DCF7C0" w14:textId="77777777" w:rsidR="00000000" w:rsidRDefault="007C71EE">
      <w:pPr>
        <w:pStyle w:val="a"/>
        <w:ind w:firstLine="0"/>
        <w:rPr>
          <w:rFonts w:hint="cs"/>
          <w:b/>
          <w:bCs/>
          <w:rtl/>
        </w:rPr>
      </w:pPr>
      <w:r>
        <w:rPr>
          <w:rFonts w:hint="cs"/>
          <w:b/>
          <w:bCs/>
          <w:u w:val="single"/>
          <w:rtl/>
        </w:rPr>
        <w:t>קריאה:</w:t>
      </w:r>
    </w:p>
    <w:p w14:paraId="69197F4D" w14:textId="77777777" w:rsidR="00000000" w:rsidRDefault="007C71EE">
      <w:pPr>
        <w:pStyle w:val="a"/>
        <w:ind w:firstLine="0"/>
        <w:rPr>
          <w:rFonts w:hint="cs"/>
          <w:b/>
          <w:bCs/>
          <w:rtl/>
        </w:rPr>
      </w:pPr>
    </w:p>
    <w:p w14:paraId="1235A529" w14:textId="77777777" w:rsidR="00000000" w:rsidRDefault="007C71EE">
      <w:pPr>
        <w:pStyle w:val="a"/>
        <w:ind w:firstLine="0"/>
        <w:rPr>
          <w:rFonts w:hint="cs"/>
          <w:rtl/>
        </w:rPr>
      </w:pPr>
      <w:r>
        <w:rPr>
          <w:rFonts w:hint="cs"/>
          <w:b/>
          <w:bCs/>
          <w:rtl/>
        </w:rPr>
        <w:tab/>
      </w:r>
      <w:r>
        <w:rPr>
          <w:rFonts w:hint="cs"/>
          <w:rtl/>
        </w:rPr>
        <w:t>- - -</w:t>
      </w:r>
    </w:p>
    <w:p w14:paraId="2F0DD6DC" w14:textId="77777777" w:rsidR="00000000" w:rsidRDefault="007C71EE">
      <w:pPr>
        <w:pStyle w:val="a"/>
        <w:ind w:firstLine="0"/>
        <w:rPr>
          <w:rFonts w:hint="cs"/>
          <w:rtl/>
        </w:rPr>
      </w:pPr>
    </w:p>
    <w:p w14:paraId="40F87BE8" w14:textId="77777777" w:rsidR="00000000" w:rsidRDefault="007C71EE">
      <w:pPr>
        <w:pStyle w:val="ad"/>
        <w:rPr>
          <w:rtl/>
        </w:rPr>
      </w:pPr>
      <w:r>
        <w:rPr>
          <w:rtl/>
        </w:rPr>
        <w:t>היו"ר יולי-יואל אדלשטיין:</w:t>
      </w:r>
    </w:p>
    <w:p w14:paraId="17B63FC9" w14:textId="77777777" w:rsidR="00000000" w:rsidRDefault="007C71EE">
      <w:pPr>
        <w:pStyle w:val="a"/>
        <w:rPr>
          <w:rtl/>
        </w:rPr>
      </w:pPr>
    </w:p>
    <w:p w14:paraId="45B9C6F4" w14:textId="77777777" w:rsidR="00000000" w:rsidRDefault="007C71EE">
      <w:pPr>
        <w:pStyle w:val="a"/>
        <w:rPr>
          <w:rFonts w:hint="cs"/>
          <w:rtl/>
        </w:rPr>
      </w:pPr>
      <w:r>
        <w:rPr>
          <w:rFonts w:hint="cs"/>
          <w:rtl/>
        </w:rPr>
        <w:t>חברי הכנסת, אנחנו עוברים להצבעה אלקטרונית. ההסתייגות של יצחק כהן - מי בעד? מי נגד? ההצ</w:t>
      </w:r>
      <w:r>
        <w:rPr>
          <w:rFonts w:hint="cs"/>
          <w:rtl/>
        </w:rPr>
        <w:t xml:space="preserve">בעה החלה. </w:t>
      </w:r>
    </w:p>
    <w:p w14:paraId="03125CAE" w14:textId="77777777" w:rsidR="00000000" w:rsidRDefault="007C71EE">
      <w:pPr>
        <w:pStyle w:val="a"/>
        <w:rPr>
          <w:rFonts w:hint="cs"/>
          <w:rtl/>
        </w:rPr>
      </w:pPr>
    </w:p>
    <w:p w14:paraId="727A311C" w14:textId="77777777" w:rsidR="00000000" w:rsidRDefault="007C71EE">
      <w:pPr>
        <w:pStyle w:val="a"/>
        <w:jc w:val="center"/>
        <w:rPr>
          <w:rFonts w:hint="cs"/>
          <w:b/>
          <w:bCs/>
          <w:rtl/>
        </w:rPr>
      </w:pPr>
      <w:r>
        <w:rPr>
          <w:rFonts w:hint="cs"/>
          <w:b/>
          <w:bCs/>
          <w:rtl/>
        </w:rPr>
        <w:t>הצבעה מס' 60</w:t>
      </w:r>
    </w:p>
    <w:p w14:paraId="54BAFE54" w14:textId="77777777" w:rsidR="00000000" w:rsidRDefault="007C71EE">
      <w:pPr>
        <w:pStyle w:val="a"/>
        <w:jc w:val="center"/>
        <w:rPr>
          <w:rFonts w:hint="cs"/>
          <w:b/>
          <w:bCs/>
          <w:rtl/>
        </w:rPr>
      </w:pPr>
    </w:p>
    <w:p w14:paraId="24BBB05D"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46</w:t>
      </w:r>
    </w:p>
    <w:p w14:paraId="4F699D13" w14:textId="77777777" w:rsidR="00000000" w:rsidRDefault="007C71EE">
      <w:pPr>
        <w:pStyle w:val="a"/>
        <w:jc w:val="center"/>
        <w:rPr>
          <w:rFonts w:hint="cs"/>
          <w:rtl/>
        </w:rPr>
      </w:pPr>
      <w:r>
        <w:rPr>
          <w:rFonts w:hint="cs"/>
          <w:rtl/>
        </w:rPr>
        <w:t xml:space="preserve">נגד </w:t>
      </w:r>
      <w:r>
        <w:rPr>
          <w:rtl/>
        </w:rPr>
        <w:t>–</w:t>
      </w:r>
      <w:r>
        <w:rPr>
          <w:rFonts w:hint="cs"/>
          <w:rtl/>
        </w:rPr>
        <w:t xml:space="preserve"> 55</w:t>
      </w:r>
    </w:p>
    <w:p w14:paraId="21BBD212"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3D76D328" w14:textId="77777777" w:rsidR="00000000" w:rsidRDefault="007C71EE">
      <w:pPr>
        <w:pStyle w:val="a"/>
        <w:jc w:val="center"/>
        <w:rPr>
          <w:rFonts w:hint="cs"/>
          <w:rtl/>
        </w:rPr>
      </w:pPr>
      <w:r>
        <w:rPr>
          <w:rFonts w:hint="cs"/>
          <w:rtl/>
        </w:rPr>
        <w:t>ההסתייגות של חבר הכנסת יצחק כהן לסעיף 29 לא נתקבלה.</w:t>
      </w:r>
    </w:p>
    <w:p w14:paraId="128F7E79" w14:textId="77777777" w:rsidR="00000000" w:rsidRDefault="007C71EE">
      <w:pPr>
        <w:pStyle w:val="ad"/>
        <w:rPr>
          <w:rtl/>
        </w:rPr>
      </w:pPr>
    </w:p>
    <w:p w14:paraId="25F3B2BD" w14:textId="77777777" w:rsidR="00000000" w:rsidRDefault="007C71EE">
      <w:pPr>
        <w:pStyle w:val="ad"/>
        <w:rPr>
          <w:rtl/>
        </w:rPr>
      </w:pPr>
      <w:r>
        <w:rPr>
          <w:rtl/>
        </w:rPr>
        <w:t>היו"ר יולי-יואל אדלשטיין:</w:t>
      </w:r>
    </w:p>
    <w:p w14:paraId="111CBAC7" w14:textId="77777777" w:rsidR="00000000" w:rsidRDefault="007C71EE">
      <w:pPr>
        <w:pStyle w:val="a"/>
        <w:rPr>
          <w:rFonts w:hint="cs"/>
          <w:rtl/>
        </w:rPr>
      </w:pPr>
    </w:p>
    <w:p w14:paraId="16362E06" w14:textId="77777777" w:rsidR="00000000" w:rsidRDefault="007C71EE">
      <w:pPr>
        <w:pStyle w:val="a"/>
        <w:rPr>
          <w:rFonts w:hint="cs"/>
          <w:rtl/>
        </w:rPr>
      </w:pPr>
      <w:r>
        <w:rPr>
          <w:rFonts w:hint="cs"/>
          <w:rtl/>
        </w:rPr>
        <w:t xml:space="preserve">חברי הכנסת, בהסתייגות של יצחק כהן, בעד </w:t>
      </w:r>
      <w:r>
        <w:rPr>
          <w:rtl/>
        </w:rPr>
        <w:t>–</w:t>
      </w:r>
      <w:r>
        <w:rPr>
          <w:rFonts w:hint="cs"/>
          <w:rtl/>
        </w:rPr>
        <w:t xml:space="preserve"> 46, נגד - 56, בצירוף קולו של יושב-ראש הכנסת. ההסתייגות לא עברה. תודה</w:t>
      </w:r>
      <w:r>
        <w:rPr>
          <w:rFonts w:hint="cs"/>
          <w:rtl/>
        </w:rPr>
        <w:t xml:space="preserve">. </w:t>
      </w:r>
    </w:p>
    <w:p w14:paraId="37906BD4" w14:textId="77777777" w:rsidR="00000000" w:rsidRDefault="007C71EE">
      <w:pPr>
        <w:pStyle w:val="a"/>
        <w:rPr>
          <w:rtl/>
        </w:rPr>
      </w:pPr>
    </w:p>
    <w:p w14:paraId="3A858114" w14:textId="77777777" w:rsidR="00000000" w:rsidRDefault="007C71EE">
      <w:pPr>
        <w:pStyle w:val="a"/>
        <w:rPr>
          <w:rFonts w:hint="cs"/>
          <w:rtl/>
        </w:rPr>
      </w:pPr>
      <w:r>
        <w:rPr>
          <w:rFonts w:hint="cs"/>
          <w:rtl/>
        </w:rPr>
        <w:t>אנחנו נעבור להסתייגות של חבר הכנסת דוד אזולאי. מי בעד? מי נגד? מי נמנע?</w:t>
      </w:r>
    </w:p>
    <w:p w14:paraId="2EB5A6AC" w14:textId="77777777" w:rsidR="00000000" w:rsidRDefault="007C71EE">
      <w:pPr>
        <w:pStyle w:val="a"/>
        <w:rPr>
          <w:rFonts w:hint="cs"/>
          <w:rtl/>
        </w:rPr>
      </w:pPr>
    </w:p>
    <w:p w14:paraId="09C7D620" w14:textId="77777777" w:rsidR="00000000" w:rsidRDefault="007C71EE">
      <w:pPr>
        <w:pStyle w:val="a"/>
        <w:jc w:val="center"/>
        <w:rPr>
          <w:rFonts w:hint="cs"/>
          <w:b/>
          <w:bCs/>
          <w:rtl/>
        </w:rPr>
      </w:pPr>
      <w:r>
        <w:rPr>
          <w:rFonts w:hint="cs"/>
          <w:b/>
          <w:bCs/>
          <w:rtl/>
        </w:rPr>
        <w:t>הצבעה</w:t>
      </w:r>
    </w:p>
    <w:p w14:paraId="526E4198" w14:textId="77777777" w:rsidR="00000000" w:rsidRDefault="007C71EE">
      <w:pPr>
        <w:pStyle w:val="a"/>
        <w:jc w:val="center"/>
        <w:rPr>
          <w:rFonts w:hint="cs"/>
          <w:b/>
          <w:bCs/>
          <w:rtl/>
        </w:rPr>
      </w:pPr>
    </w:p>
    <w:p w14:paraId="6AD7585B" w14:textId="77777777" w:rsidR="00000000" w:rsidRDefault="007C71EE">
      <w:pPr>
        <w:pStyle w:val="a"/>
        <w:jc w:val="center"/>
        <w:rPr>
          <w:rFonts w:hint="cs"/>
          <w:rtl/>
        </w:rPr>
      </w:pPr>
      <w:r>
        <w:rPr>
          <w:rFonts w:hint="cs"/>
          <w:rtl/>
        </w:rPr>
        <w:t>ההסתייגות של חבר הכנסת דוד אזולאי לסעיף 29 לא נתקבלה.</w:t>
      </w:r>
    </w:p>
    <w:p w14:paraId="626589BA" w14:textId="77777777" w:rsidR="00000000" w:rsidRDefault="007C71EE">
      <w:pPr>
        <w:pStyle w:val="a"/>
        <w:jc w:val="center"/>
        <w:rPr>
          <w:rFonts w:hint="cs"/>
          <w:rtl/>
        </w:rPr>
      </w:pPr>
    </w:p>
    <w:p w14:paraId="6C618959" w14:textId="77777777" w:rsidR="00000000" w:rsidRDefault="007C71EE">
      <w:pPr>
        <w:pStyle w:val="ad"/>
        <w:rPr>
          <w:rtl/>
        </w:rPr>
      </w:pPr>
      <w:r>
        <w:rPr>
          <w:rtl/>
        </w:rPr>
        <w:t>היו"ר יולי-יואל אדלשטיין:</w:t>
      </w:r>
    </w:p>
    <w:p w14:paraId="74DF00EF" w14:textId="77777777" w:rsidR="00000000" w:rsidRDefault="007C71EE">
      <w:pPr>
        <w:pStyle w:val="a"/>
        <w:rPr>
          <w:rtl/>
        </w:rPr>
      </w:pPr>
    </w:p>
    <w:p w14:paraId="2A33B65B" w14:textId="77777777" w:rsidR="00000000" w:rsidRDefault="007C71EE">
      <w:pPr>
        <w:pStyle w:val="a"/>
        <w:rPr>
          <w:rFonts w:hint="cs"/>
          <w:rtl/>
        </w:rPr>
      </w:pPr>
      <w:r>
        <w:rPr>
          <w:rFonts w:hint="cs"/>
          <w:rtl/>
        </w:rPr>
        <w:t xml:space="preserve">תודה. ההסתייגות של אזולאי לא עברה. </w:t>
      </w:r>
    </w:p>
    <w:p w14:paraId="1CE77955" w14:textId="77777777" w:rsidR="00000000" w:rsidRDefault="007C71EE">
      <w:pPr>
        <w:pStyle w:val="a"/>
        <w:rPr>
          <w:rFonts w:hint="cs"/>
          <w:rtl/>
        </w:rPr>
      </w:pPr>
    </w:p>
    <w:p w14:paraId="77267529" w14:textId="77777777" w:rsidR="00000000" w:rsidRDefault="007C71EE">
      <w:pPr>
        <w:pStyle w:val="a"/>
        <w:rPr>
          <w:rFonts w:hint="cs"/>
          <w:rtl/>
        </w:rPr>
      </w:pPr>
      <w:r>
        <w:rPr>
          <w:rFonts w:hint="cs"/>
          <w:rtl/>
        </w:rPr>
        <w:t xml:space="preserve">משולם נהרי - לא נמצא. </w:t>
      </w:r>
    </w:p>
    <w:p w14:paraId="1969AA72" w14:textId="77777777" w:rsidR="00000000" w:rsidRDefault="007C71EE">
      <w:pPr>
        <w:pStyle w:val="a"/>
        <w:rPr>
          <w:rFonts w:hint="cs"/>
          <w:rtl/>
        </w:rPr>
      </w:pPr>
    </w:p>
    <w:p w14:paraId="05BC9755" w14:textId="77777777" w:rsidR="00000000" w:rsidRDefault="007C71EE">
      <w:pPr>
        <w:pStyle w:val="a"/>
        <w:rPr>
          <w:rFonts w:hint="cs"/>
          <w:rtl/>
        </w:rPr>
      </w:pPr>
      <w:r>
        <w:rPr>
          <w:rFonts w:hint="cs"/>
          <w:rtl/>
        </w:rPr>
        <w:t xml:space="preserve">יצחק וקנין לעומת זה נמצא. מי </w:t>
      </w:r>
      <w:r>
        <w:rPr>
          <w:rFonts w:hint="cs"/>
          <w:rtl/>
        </w:rPr>
        <w:t>בעד ההסתייגות שלו? מי נגד? מי נמנע?</w:t>
      </w:r>
    </w:p>
    <w:p w14:paraId="2F064909" w14:textId="77777777" w:rsidR="00000000" w:rsidRDefault="007C71EE">
      <w:pPr>
        <w:pStyle w:val="a"/>
        <w:rPr>
          <w:rFonts w:hint="cs"/>
          <w:rtl/>
        </w:rPr>
      </w:pPr>
    </w:p>
    <w:p w14:paraId="1F2C97BE" w14:textId="77777777" w:rsidR="00000000" w:rsidRDefault="007C71EE">
      <w:pPr>
        <w:pStyle w:val="a"/>
        <w:jc w:val="center"/>
        <w:rPr>
          <w:rFonts w:hint="cs"/>
          <w:b/>
          <w:bCs/>
          <w:rtl/>
        </w:rPr>
      </w:pPr>
      <w:r>
        <w:rPr>
          <w:rFonts w:hint="cs"/>
          <w:b/>
          <w:bCs/>
          <w:rtl/>
        </w:rPr>
        <w:t>הצבעה</w:t>
      </w:r>
    </w:p>
    <w:p w14:paraId="0CC613B7" w14:textId="77777777" w:rsidR="00000000" w:rsidRDefault="007C71EE">
      <w:pPr>
        <w:pStyle w:val="a"/>
        <w:jc w:val="center"/>
        <w:rPr>
          <w:rFonts w:hint="cs"/>
          <w:b/>
          <w:bCs/>
          <w:rtl/>
        </w:rPr>
      </w:pPr>
    </w:p>
    <w:p w14:paraId="25EF1618" w14:textId="77777777" w:rsidR="00000000" w:rsidRDefault="007C71EE">
      <w:pPr>
        <w:pStyle w:val="a"/>
        <w:jc w:val="center"/>
        <w:rPr>
          <w:rFonts w:hint="cs"/>
          <w:rtl/>
        </w:rPr>
      </w:pPr>
      <w:r>
        <w:rPr>
          <w:rFonts w:hint="cs"/>
          <w:rtl/>
        </w:rPr>
        <w:t>ההסתייגות של חבר הכנסת יצחק וקנין לסעיף 29 לא נתקבלה.</w:t>
      </w:r>
    </w:p>
    <w:p w14:paraId="602F5C8D" w14:textId="77777777" w:rsidR="00000000" w:rsidRDefault="007C71EE">
      <w:pPr>
        <w:pStyle w:val="a"/>
        <w:jc w:val="center"/>
        <w:rPr>
          <w:rFonts w:hint="cs"/>
          <w:rtl/>
        </w:rPr>
      </w:pPr>
    </w:p>
    <w:p w14:paraId="13FE7227" w14:textId="77777777" w:rsidR="00000000" w:rsidRDefault="007C71EE">
      <w:pPr>
        <w:pStyle w:val="ad"/>
        <w:rPr>
          <w:rtl/>
        </w:rPr>
      </w:pPr>
      <w:r>
        <w:rPr>
          <w:rtl/>
        </w:rPr>
        <w:t>היו"ר יולי-יואל אדלשטיין:</w:t>
      </w:r>
    </w:p>
    <w:p w14:paraId="236E0F59" w14:textId="77777777" w:rsidR="00000000" w:rsidRDefault="007C71EE">
      <w:pPr>
        <w:pStyle w:val="a"/>
        <w:rPr>
          <w:rtl/>
        </w:rPr>
      </w:pPr>
    </w:p>
    <w:p w14:paraId="504F8041" w14:textId="77777777" w:rsidR="00000000" w:rsidRDefault="007C71EE">
      <w:pPr>
        <w:pStyle w:val="a"/>
        <w:rPr>
          <w:rFonts w:hint="cs"/>
          <w:rtl/>
        </w:rPr>
      </w:pPr>
      <w:r>
        <w:rPr>
          <w:rFonts w:hint="cs"/>
          <w:rtl/>
        </w:rPr>
        <w:t xml:space="preserve">תודה. ההסתייגות של יצחק וקנין הוסרה. </w:t>
      </w:r>
    </w:p>
    <w:p w14:paraId="14F81CED" w14:textId="77777777" w:rsidR="00000000" w:rsidRDefault="007C71EE">
      <w:pPr>
        <w:pStyle w:val="a"/>
        <w:rPr>
          <w:rFonts w:hint="cs"/>
          <w:rtl/>
        </w:rPr>
      </w:pPr>
    </w:p>
    <w:p w14:paraId="0D7A6560" w14:textId="77777777" w:rsidR="00000000" w:rsidRDefault="007C71EE">
      <w:pPr>
        <w:pStyle w:val="a"/>
        <w:rPr>
          <w:rFonts w:hint="cs"/>
          <w:rtl/>
        </w:rPr>
      </w:pPr>
      <w:r>
        <w:rPr>
          <w:rFonts w:hint="cs"/>
          <w:rtl/>
        </w:rPr>
        <w:t>יאיר פרץ - מי בעד ההסתייגות? מי נגד? מי נמנע?</w:t>
      </w:r>
    </w:p>
    <w:p w14:paraId="2B8FCCF9" w14:textId="77777777" w:rsidR="00000000" w:rsidRDefault="007C71EE">
      <w:pPr>
        <w:pStyle w:val="a"/>
        <w:rPr>
          <w:rFonts w:hint="cs"/>
          <w:rtl/>
        </w:rPr>
      </w:pPr>
    </w:p>
    <w:p w14:paraId="46B72FAB" w14:textId="77777777" w:rsidR="00000000" w:rsidRDefault="007C71EE">
      <w:pPr>
        <w:pStyle w:val="a"/>
        <w:jc w:val="center"/>
        <w:rPr>
          <w:rFonts w:hint="cs"/>
          <w:b/>
          <w:bCs/>
          <w:rtl/>
        </w:rPr>
      </w:pPr>
      <w:r>
        <w:rPr>
          <w:rFonts w:hint="cs"/>
          <w:b/>
          <w:bCs/>
          <w:rtl/>
        </w:rPr>
        <w:t>הצבעה</w:t>
      </w:r>
    </w:p>
    <w:p w14:paraId="7CAC8A56" w14:textId="77777777" w:rsidR="00000000" w:rsidRDefault="007C71EE">
      <w:pPr>
        <w:pStyle w:val="a"/>
        <w:jc w:val="center"/>
        <w:rPr>
          <w:rFonts w:hint="cs"/>
          <w:b/>
          <w:bCs/>
          <w:rtl/>
        </w:rPr>
      </w:pPr>
    </w:p>
    <w:p w14:paraId="0243EF92" w14:textId="77777777" w:rsidR="00000000" w:rsidRDefault="007C71EE">
      <w:pPr>
        <w:pStyle w:val="a"/>
        <w:jc w:val="center"/>
        <w:rPr>
          <w:rFonts w:hint="cs"/>
          <w:rtl/>
        </w:rPr>
      </w:pPr>
      <w:r>
        <w:rPr>
          <w:rFonts w:hint="cs"/>
          <w:rtl/>
        </w:rPr>
        <w:t>ההסתייגות של חבר הכנסת יאיר פרץ לסעיף</w:t>
      </w:r>
      <w:r>
        <w:rPr>
          <w:rFonts w:hint="cs"/>
          <w:rtl/>
        </w:rPr>
        <w:t xml:space="preserve"> 29 לא נתקבלה.</w:t>
      </w:r>
    </w:p>
    <w:p w14:paraId="034A5DEE" w14:textId="77777777" w:rsidR="00000000" w:rsidRDefault="007C71EE">
      <w:pPr>
        <w:pStyle w:val="a"/>
        <w:rPr>
          <w:rFonts w:hint="cs"/>
          <w:rtl/>
        </w:rPr>
      </w:pPr>
    </w:p>
    <w:p w14:paraId="5702152E" w14:textId="77777777" w:rsidR="00000000" w:rsidRDefault="007C71EE">
      <w:pPr>
        <w:pStyle w:val="ad"/>
        <w:rPr>
          <w:rtl/>
        </w:rPr>
      </w:pPr>
      <w:r>
        <w:rPr>
          <w:rtl/>
        </w:rPr>
        <w:t>היו"ר יולי-יואל אדלשטיין:</w:t>
      </w:r>
    </w:p>
    <w:p w14:paraId="05F36C83" w14:textId="77777777" w:rsidR="00000000" w:rsidRDefault="007C71EE">
      <w:pPr>
        <w:pStyle w:val="a"/>
        <w:rPr>
          <w:rtl/>
        </w:rPr>
      </w:pPr>
    </w:p>
    <w:p w14:paraId="66969183" w14:textId="77777777" w:rsidR="00000000" w:rsidRDefault="007C71EE">
      <w:pPr>
        <w:pStyle w:val="a"/>
        <w:rPr>
          <w:rFonts w:hint="cs"/>
          <w:rtl/>
        </w:rPr>
      </w:pPr>
      <w:r>
        <w:rPr>
          <w:rFonts w:hint="cs"/>
          <w:rtl/>
        </w:rPr>
        <w:t xml:space="preserve">תודה. ההסתייגות של יאיר פרץ לא נתקבלה.  </w:t>
      </w:r>
    </w:p>
    <w:p w14:paraId="39594A13" w14:textId="77777777" w:rsidR="00000000" w:rsidRDefault="007C71EE">
      <w:pPr>
        <w:pStyle w:val="a"/>
        <w:rPr>
          <w:rFonts w:hint="cs"/>
          <w:rtl/>
        </w:rPr>
      </w:pPr>
    </w:p>
    <w:p w14:paraId="317B7B91" w14:textId="77777777" w:rsidR="00000000" w:rsidRDefault="007C71EE">
      <w:pPr>
        <w:pStyle w:val="a"/>
        <w:rPr>
          <w:rFonts w:hint="cs"/>
          <w:rtl/>
        </w:rPr>
      </w:pPr>
      <w:r>
        <w:rPr>
          <w:rFonts w:hint="cs"/>
          <w:rtl/>
        </w:rPr>
        <w:t>חבר הכנסת נסים זאב, מי בעד ההסתייגות?</w:t>
      </w:r>
    </w:p>
    <w:p w14:paraId="69403A26" w14:textId="77777777" w:rsidR="00000000" w:rsidRDefault="007C71EE">
      <w:pPr>
        <w:pStyle w:val="a"/>
        <w:rPr>
          <w:rFonts w:hint="cs"/>
          <w:rtl/>
        </w:rPr>
      </w:pPr>
    </w:p>
    <w:p w14:paraId="6003A0CA" w14:textId="77777777" w:rsidR="00000000" w:rsidRDefault="007C71EE">
      <w:pPr>
        <w:pStyle w:val="a"/>
        <w:rPr>
          <w:rFonts w:hint="cs"/>
          <w:rtl/>
        </w:rPr>
      </w:pPr>
    </w:p>
    <w:p w14:paraId="063C4F2F" w14:textId="77777777" w:rsidR="00000000" w:rsidRDefault="007C71EE">
      <w:pPr>
        <w:pStyle w:val="ac"/>
        <w:rPr>
          <w:rtl/>
        </w:rPr>
      </w:pPr>
      <w:r>
        <w:rPr>
          <w:rFonts w:hint="eastAsia"/>
          <w:rtl/>
        </w:rPr>
        <w:t>נסים</w:t>
      </w:r>
      <w:r>
        <w:rPr>
          <w:rtl/>
        </w:rPr>
        <w:t xml:space="preserve"> זאב (ש"ס):</w:t>
      </w:r>
    </w:p>
    <w:p w14:paraId="52B683D5" w14:textId="77777777" w:rsidR="00000000" w:rsidRDefault="007C71EE">
      <w:pPr>
        <w:pStyle w:val="a"/>
        <w:rPr>
          <w:rFonts w:hint="cs"/>
          <w:rtl/>
        </w:rPr>
      </w:pPr>
    </w:p>
    <w:p w14:paraId="3EEC6057" w14:textId="77777777" w:rsidR="00000000" w:rsidRDefault="007C71EE">
      <w:pPr>
        <w:pStyle w:val="a"/>
        <w:rPr>
          <w:rFonts w:hint="cs"/>
          <w:rtl/>
        </w:rPr>
      </w:pPr>
      <w:r>
        <w:rPr>
          <w:rFonts w:hint="cs"/>
          <w:rtl/>
        </w:rPr>
        <w:t xml:space="preserve">אדוני היושב-ראש, הצעתי להוריד את ההסתייגות, כיוון  שהחברים פה עייפים. </w:t>
      </w:r>
    </w:p>
    <w:p w14:paraId="0D38BAE8" w14:textId="77777777" w:rsidR="00000000" w:rsidRDefault="007C71EE">
      <w:pPr>
        <w:pStyle w:val="a"/>
        <w:rPr>
          <w:rFonts w:hint="cs"/>
          <w:rtl/>
        </w:rPr>
      </w:pPr>
    </w:p>
    <w:p w14:paraId="54670CD4" w14:textId="77777777" w:rsidR="00000000" w:rsidRDefault="007C71EE">
      <w:pPr>
        <w:pStyle w:val="ad"/>
        <w:rPr>
          <w:rtl/>
        </w:rPr>
      </w:pPr>
      <w:r>
        <w:rPr>
          <w:rtl/>
        </w:rPr>
        <w:t>היו"ר יולי-יואל אדלשטיין:</w:t>
      </w:r>
    </w:p>
    <w:p w14:paraId="106403D9" w14:textId="77777777" w:rsidR="00000000" w:rsidRDefault="007C71EE">
      <w:pPr>
        <w:pStyle w:val="a"/>
        <w:rPr>
          <w:rtl/>
        </w:rPr>
      </w:pPr>
    </w:p>
    <w:p w14:paraId="67F465B6" w14:textId="77777777" w:rsidR="00000000" w:rsidRDefault="007C71EE">
      <w:pPr>
        <w:pStyle w:val="a"/>
        <w:rPr>
          <w:rFonts w:hint="cs"/>
          <w:rtl/>
        </w:rPr>
      </w:pPr>
      <w:r>
        <w:rPr>
          <w:rFonts w:hint="cs"/>
          <w:rtl/>
        </w:rPr>
        <w:t>תודה. חבר הכנסת</w:t>
      </w:r>
      <w:r>
        <w:rPr>
          <w:rFonts w:hint="cs"/>
          <w:rtl/>
        </w:rPr>
        <w:t xml:space="preserve"> נסים זאב מסיר את הסתייגותו. </w:t>
      </w:r>
    </w:p>
    <w:p w14:paraId="25EED4B4" w14:textId="77777777" w:rsidR="00000000" w:rsidRDefault="007C71EE">
      <w:pPr>
        <w:pStyle w:val="a"/>
        <w:rPr>
          <w:rFonts w:hint="cs"/>
          <w:rtl/>
        </w:rPr>
      </w:pPr>
    </w:p>
    <w:p w14:paraId="5662D235" w14:textId="77777777" w:rsidR="00000000" w:rsidRDefault="007C71EE">
      <w:pPr>
        <w:pStyle w:val="a"/>
        <w:rPr>
          <w:rFonts w:hint="cs"/>
          <w:rtl/>
        </w:rPr>
      </w:pPr>
      <w:r>
        <w:rPr>
          <w:rFonts w:hint="cs"/>
          <w:rtl/>
        </w:rPr>
        <w:t>חבר הכנסת מרגי - מי בעד ההסתייגות שלו? מי נגד? נמנעים?</w:t>
      </w:r>
    </w:p>
    <w:p w14:paraId="28272CC6" w14:textId="77777777" w:rsidR="00000000" w:rsidRDefault="007C71EE">
      <w:pPr>
        <w:pStyle w:val="a"/>
        <w:rPr>
          <w:rFonts w:hint="cs"/>
          <w:rtl/>
        </w:rPr>
      </w:pPr>
    </w:p>
    <w:p w14:paraId="01ED6287" w14:textId="77777777" w:rsidR="00000000" w:rsidRDefault="007C71EE">
      <w:pPr>
        <w:pStyle w:val="a"/>
        <w:jc w:val="center"/>
        <w:rPr>
          <w:rFonts w:hint="cs"/>
          <w:b/>
          <w:bCs/>
          <w:rtl/>
        </w:rPr>
      </w:pPr>
      <w:r>
        <w:rPr>
          <w:rFonts w:hint="cs"/>
          <w:b/>
          <w:bCs/>
          <w:rtl/>
        </w:rPr>
        <w:t>הצבעה</w:t>
      </w:r>
    </w:p>
    <w:p w14:paraId="0AE98A2C" w14:textId="77777777" w:rsidR="00000000" w:rsidRDefault="007C71EE">
      <w:pPr>
        <w:pStyle w:val="a"/>
        <w:jc w:val="center"/>
        <w:rPr>
          <w:rFonts w:hint="cs"/>
          <w:b/>
          <w:bCs/>
          <w:rtl/>
        </w:rPr>
      </w:pPr>
    </w:p>
    <w:p w14:paraId="3C666525" w14:textId="77777777" w:rsidR="00000000" w:rsidRDefault="007C71EE">
      <w:pPr>
        <w:pStyle w:val="a"/>
        <w:jc w:val="center"/>
        <w:rPr>
          <w:rFonts w:hint="cs"/>
          <w:rtl/>
        </w:rPr>
      </w:pPr>
      <w:r>
        <w:rPr>
          <w:rFonts w:hint="cs"/>
          <w:rtl/>
        </w:rPr>
        <w:t>ההסתייגות של חבר הכנסת יעקב מרגי לסעיף 29 לא נתקבלה.</w:t>
      </w:r>
    </w:p>
    <w:p w14:paraId="3F431EE3" w14:textId="77777777" w:rsidR="00000000" w:rsidRDefault="007C71EE">
      <w:pPr>
        <w:pStyle w:val="a"/>
        <w:jc w:val="center"/>
        <w:rPr>
          <w:rFonts w:hint="cs"/>
          <w:rtl/>
        </w:rPr>
      </w:pPr>
    </w:p>
    <w:p w14:paraId="0D04CEF2" w14:textId="77777777" w:rsidR="00000000" w:rsidRDefault="007C71EE">
      <w:pPr>
        <w:pStyle w:val="ad"/>
        <w:rPr>
          <w:rtl/>
        </w:rPr>
      </w:pPr>
      <w:r>
        <w:rPr>
          <w:rtl/>
        </w:rPr>
        <w:t>היו"ר יולי-יואל אדלשטיין:</w:t>
      </w:r>
    </w:p>
    <w:p w14:paraId="0C83E3A6" w14:textId="77777777" w:rsidR="00000000" w:rsidRDefault="007C71EE">
      <w:pPr>
        <w:pStyle w:val="a"/>
        <w:rPr>
          <w:rtl/>
        </w:rPr>
      </w:pPr>
    </w:p>
    <w:p w14:paraId="3AC10097" w14:textId="77777777" w:rsidR="00000000" w:rsidRDefault="007C71EE">
      <w:pPr>
        <w:pStyle w:val="a"/>
        <w:rPr>
          <w:rFonts w:hint="cs"/>
          <w:rtl/>
        </w:rPr>
      </w:pPr>
      <w:r>
        <w:rPr>
          <w:rFonts w:hint="cs"/>
          <w:rtl/>
        </w:rPr>
        <w:t xml:space="preserve">תודה. ההסתייגות של מרגי לא נתקבלה. </w:t>
      </w:r>
    </w:p>
    <w:p w14:paraId="19407DEB" w14:textId="77777777" w:rsidR="00000000" w:rsidRDefault="007C71EE">
      <w:pPr>
        <w:pStyle w:val="a"/>
        <w:rPr>
          <w:rFonts w:hint="cs"/>
          <w:rtl/>
        </w:rPr>
      </w:pPr>
    </w:p>
    <w:p w14:paraId="5A2B6AC6" w14:textId="77777777" w:rsidR="00000000" w:rsidRDefault="007C71EE">
      <w:pPr>
        <w:pStyle w:val="a"/>
        <w:rPr>
          <w:rFonts w:hint="cs"/>
          <w:rtl/>
        </w:rPr>
      </w:pPr>
      <w:r>
        <w:rPr>
          <w:rFonts w:hint="cs"/>
          <w:rtl/>
        </w:rPr>
        <w:t>חבר הכנסת יוסי שריד - מי בעד ההסתייגות? מי נ</w:t>
      </w:r>
      <w:r>
        <w:rPr>
          <w:rFonts w:hint="cs"/>
          <w:rtl/>
        </w:rPr>
        <w:t>גד? מי נמנע?</w:t>
      </w:r>
    </w:p>
    <w:p w14:paraId="4EAC15EE" w14:textId="77777777" w:rsidR="00000000" w:rsidRDefault="007C71EE">
      <w:pPr>
        <w:pStyle w:val="a"/>
        <w:rPr>
          <w:rFonts w:hint="cs"/>
          <w:rtl/>
        </w:rPr>
      </w:pPr>
    </w:p>
    <w:p w14:paraId="3AD229CC" w14:textId="77777777" w:rsidR="00000000" w:rsidRDefault="007C71EE">
      <w:pPr>
        <w:pStyle w:val="a"/>
        <w:jc w:val="center"/>
        <w:rPr>
          <w:rFonts w:hint="cs"/>
          <w:b/>
          <w:bCs/>
          <w:rtl/>
        </w:rPr>
      </w:pPr>
      <w:r>
        <w:rPr>
          <w:rFonts w:hint="cs"/>
          <w:b/>
          <w:bCs/>
          <w:rtl/>
        </w:rPr>
        <w:t>הצבעה</w:t>
      </w:r>
    </w:p>
    <w:p w14:paraId="2B9A44E3" w14:textId="77777777" w:rsidR="00000000" w:rsidRDefault="007C71EE">
      <w:pPr>
        <w:pStyle w:val="a"/>
        <w:jc w:val="center"/>
        <w:rPr>
          <w:rFonts w:hint="cs"/>
          <w:b/>
          <w:bCs/>
          <w:rtl/>
        </w:rPr>
      </w:pPr>
    </w:p>
    <w:p w14:paraId="585180C5" w14:textId="77777777" w:rsidR="00000000" w:rsidRDefault="007C71EE">
      <w:pPr>
        <w:pStyle w:val="a"/>
        <w:jc w:val="center"/>
        <w:rPr>
          <w:rFonts w:hint="cs"/>
          <w:rtl/>
        </w:rPr>
      </w:pPr>
      <w:r>
        <w:rPr>
          <w:rFonts w:hint="cs"/>
          <w:rtl/>
        </w:rPr>
        <w:t>ההסתייגות של חבר הכנסת יוסי שריד לסעיף 29 לא נתקבלה.</w:t>
      </w:r>
    </w:p>
    <w:p w14:paraId="49C5EA45" w14:textId="77777777" w:rsidR="00000000" w:rsidRDefault="007C71EE">
      <w:pPr>
        <w:pStyle w:val="a"/>
        <w:rPr>
          <w:rFonts w:hint="cs"/>
          <w:rtl/>
        </w:rPr>
      </w:pPr>
    </w:p>
    <w:p w14:paraId="48B937B3" w14:textId="77777777" w:rsidR="00000000" w:rsidRDefault="007C71EE">
      <w:pPr>
        <w:pStyle w:val="ad"/>
        <w:rPr>
          <w:rtl/>
        </w:rPr>
      </w:pPr>
      <w:r>
        <w:rPr>
          <w:rtl/>
        </w:rPr>
        <w:t>היו"ר יולי-יואל אדלשטיין:</w:t>
      </w:r>
    </w:p>
    <w:p w14:paraId="049AB7AE" w14:textId="77777777" w:rsidR="00000000" w:rsidRDefault="007C71EE">
      <w:pPr>
        <w:pStyle w:val="a"/>
        <w:rPr>
          <w:rtl/>
        </w:rPr>
      </w:pPr>
    </w:p>
    <w:p w14:paraId="3E854608" w14:textId="77777777" w:rsidR="00000000" w:rsidRDefault="007C71EE">
      <w:pPr>
        <w:pStyle w:val="a"/>
        <w:rPr>
          <w:rFonts w:hint="cs"/>
          <w:rtl/>
        </w:rPr>
      </w:pPr>
      <w:r>
        <w:rPr>
          <w:rFonts w:hint="cs"/>
          <w:rtl/>
        </w:rPr>
        <w:t xml:space="preserve">תודה. ההסתייגות של יוסי שריד לא נתקבלה. </w:t>
      </w:r>
    </w:p>
    <w:p w14:paraId="19DC871C" w14:textId="77777777" w:rsidR="00000000" w:rsidRDefault="007C71EE">
      <w:pPr>
        <w:pStyle w:val="a"/>
        <w:rPr>
          <w:rFonts w:hint="cs"/>
          <w:rtl/>
        </w:rPr>
      </w:pPr>
    </w:p>
    <w:p w14:paraId="3C380DB8" w14:textId="77777777" w:rsidR="00000000" w:rsidRDefault="007C71EE">
      <w:pPr>
        <w:pStyle w:val="a"/>
        <w:rPr>
          <w:rFonts w:hint="cs"/>
          <w:rtl/>
        </w:rPr>
      </w:pPr>
      <w:r>
        <w:rPr>
          <w:rFonts w:hint="cs"/>
          <w:rtl/>
        </w:rPr>
        <w:t>חבר הכנסת חיים אורון - מי בעד ההסתייגות? מי נגד? נמנעים?</w:t>
      </w:r>
    </w:p>
    <w:p w14:paraId="4D732FCC" w14:textId="77777777" w:rsidR="00000000" w:rsidRDefault="007C71EE">
      <w:pPr>
        <w:pStyle w:val="a"/>
        <w:rPr>
          <w:rFonts w:hint="cs"/>
          <w:rtl/>
        </w:rPr>
      </w:pPr>
    </w:p>
    <w:p w14:paraId="56FD8AC9" w14:textId="77777777" w:rsidR="00000000" w:rsidRDefault="007C71EE">
      <w:pPr>
        <w:pStyle w:val="ac"/>
        <w:rPr>
          <w:rtl/>
        </w:rPr>
      </w:pPr>
      <w:r>
        <w:rPr>
          <w:rFonts w:hint="eastAsia"/>
          <w:rtl/>
        </w:rPr>
        <w:t>דליה</w:t>
      </w:r>
      <w:r>
        <w:rPr>
          <w:rtl/>
        </w:rPr>
        <w:t xml:space="preserve"> איציק (העבודה-מימד):</w:t>
      </w:r>
    </w:p>
    <w:p w14:paraId="57C22D84" w14:textId="77777777" w:rsidR="00000000" w:rsidRDefault="007C71EE">
      <w:pPr>
        <w:pStyle w:val="a"/>
        <w:rPr>
          <w:rFonts w:hint="cs"/>
          <w:rtl/>
        </w:rPr>
      </w:pPr>
    </w:p>
    <w:p w14:paraId="4F58FB64" w14:textId="77777777" w:rsidR="00000000" w:rsidRDefault="007C71EE">
      <w:pPr>
        <w:pStyle w:val="a"/>
        <w:rPr>
          <w:rFonts w:hint="cs"/>
          <w:rtl/>
        </w:rPr>
      </w:pPr>
      <w:r>
        <w:rPr>
          <w:rFonts w:hint="cs"/>
          <w:rtl/>
        </w:rPr>
        <w:t xml:space="preserve">זה לא עבר. </w:t>
      </w:r>
    </w:p>
    <w:p w14:paraId="23B10E63" w14:textId="77777777" w:rsidR="00000000" w:rsidRDefault="007C71EE">
      <w:pPr>
        <w:pStyle w:val="a"/>
        <w:rPr>
          <w:rFonts w:hint="cs"/>
          <w:b/>
          <w:bCs/>
          <w:rtl/>
        </w:rPr>
      </w:pPr>
    </w:p>
    <w:p w14:paraId="5A81A462" w14:textId="77777777" w:rsidR="00000000" w:rsidRDefault="007C71EE">
      <w:pPr>
        <w:pStyle w:val="a"/>
        <w:jc w:val="center"/>
        <w:rPr>
          <w:rFonts w:hint="cs"/>
          <w:b/>
          <w:bCs/>
          <w:rtl/>
        </w:rPr>
      </w:pPr>
      <w:r>
        <w:rPr>
          <w:rFonts w:hint="cs"/>
          <w:b/>
          <w:bCs/>
          <w:rtl/>
        </w:rPr>
        <w:t>הצבעה</w:t>
      </w:r>
    </w:p>
    <w:p w14:paraId="3A8C3B30" w14:textId="77777777" w:rsidR="00000000" w:rsidRDefault="007C71EE">
      <w:pPr>
        <w:pStyle w:val="a"/>
        <w:jc w:val="center"/>
        <w:rPr>
          <w:rFonts w:hint="cs"/>
          <w:b/>
          <w:bCs/>
          <w:rtl/>
        </w:rPr>
      </w:pPr>
    </w:p>
    <w:p w14:paraId="30C77662" w14:textId="77777777" w:rsidR="00000000" w:rsidRDefault="007C71EE">
      <w:pPr>
        <w:pStyle w:val="a"/>
        <w:jc w:val="center"/>
        <w:rPr>
          <w:rFonts w:hint="cs"/>
          <w:rtl/>
        </w:rPr>
      </w:pPr>
      <w:r>
        <w:rPr>
          <w:rFonts w:hint="cs"/>
          <w:rtl/>
        </w:rPr>
        <w:t>ההסתייג</w:t>
      </w:r>
      <w:r>
        <w:rPr>
          <w:rFonts w:hint="cs"/>
          <w:rtl/>
        </w:rPr>
        <w:t>ות של חבר הכנסת חיים אורון לסעיף 29 לא נתקבלה.</w:t>
      </w:r>
    </w:p>
    <w:p w14:paraId="6F154E30" w14:textId="77777777" w:rsidR="00000000" w:rsidRDefault="007C71EE">
      <w:pPr>
        <w:pStyle w:val="a"/>
        <w:rPr>
          <w:rFonts w:hint="cs"/>
          <w:b/>
          <w:bCs/>
          <w:rtl/>
        </w:rPr>
      </w:pPr>
    </w:p>
    <w:p w14:paraId="1F65774F" w14:textId="77777777" w:rsidR="00000000" w:rsidRDefault="007C71EE">
      <w:pPr>
        <w:pStyle w:val="ad"/>
        <w:rPr>
          <w:rtl/>
        </w:rPr>
      </w:pPr>
      <w:r>
        <w:rPr>
          <w:rtl/>
        </w:rPr>
        <w:t>היו"ר יולי-יואל אדלשטיין:</w:t>
      </w:r>
    </w:p>
    <w:p w14:paraId="129ECC85" w14:textId="77777777" w:rsidR="00000000" w:rsidRDefault="007C71EE">
      <w:pPr>
        <w:pStyle w:val="a"/>
        <w:rPr>
          <w:rtl/>
        </w:rPr>
      </w:pPr>
    </w:p>
    <w:p w14:paraId="7118D458" w14:textId="77777777" w:rsidR="00000000" w:rsidRDefault="007C71EE">
      <w:pPr>
        <w:pStyle w:val="a"/>
        <w:rPr>
          <w:rFonts w:hint="cs"/>
          <w:rtl/>
        </w:rPr>
      </w:pPr>
      <w:r>
        <w:rPr>
          <w:rFonts w:hint="cs"/>
          <w:rtl/>
        </w:rPr>
        <w:t xml:space="preserve">תודה. חבר הכנסת חיים אורון, ההסתייגות שלך לא נתקבלה. </w:t>
      </w:r>
    </w:p>
    <w:p w14:paraId="60971F7D" w14:textId="77777777" w:rsidR="00000000" w:rsidRDefault="007C71EE">
      <w:pPr>
        <w:pStyle w:val="a"/>
        <w:rPr>
          <w:rFonts w:hint="cs"/>
          <w:rtl/>
        </w:rPr>
      </w:pPr>
    </w:p>
    <w:p w14:paraId="209FF16D" w14:textId="77777777" w:rsidR="00000000" w:rsidRDefault="007C71EE">
      <w:pPr>
        <w:pStyle w:val="a"/>
        <w:rPr>
          <w:rFonts w:hint="cs"/>
          <w:rtl/>
        </w:rPr>
      </w:pPr>
      <w:r>
        <w:rPr>
          <w:rFonts w:hint="cs"/>
          <w:rtl/>
        </w:rPr>
        <w:t>חבר הכנסת רן כהן - מי בעד ההסתייגות? מי נגד? נמנעים?</w:t>
      </w:r>
    </w:p>
    <w:p w14:paraId="32FDB578" w14:textId="77777777" w:rsidR="00000000" w:rsidRDefault="007C71EE">
      <w:pPr>
        <w:pStyle w:val="a"/>
        <w:rPr>
          <w:rFonts w:hint="cs"/>
          <w:rtl/>
        </w:rPr>
      </w:pPr>
    </w:p>
    <w:p w14:paraId="4A279263" w14:textId="77777777" w:rsidR="00000000" w:rsidRDefault="007C71EE">
      <w:pPr>
        <w:pStyle w:val="a"/>
        <w:jc w:val="center"/>
        <w:rPr>
          <w:rFonts w:hint="cs"/>
          <w:b/>
          <w:bCs/>
          <w:rtl/>
        </w:rPr>
      </w:pPr>
      <w:r>
        <w:rPr>
          <w:rFonts w:hint="cs"/>
          <w:b/>
          <w:bCs/>
          <w:rtl/>
        </w:rPr>
        <w:t>הצבעה</w:t>
      </w:r>
    </w:p>
    <w:p w14:paraId="6B27B8FA" w14:textId="77777777" w:rsidR="00000000" w:rsidRDefault="007C71EE">
      <w:pPr>
        <w:pStyle w:val="a"/>
        <w:jc w:val="center"/>
        <w:rPr>
          <w:rFonts w:hint="cs"/>
          <w:b/>
          <w:bCs/>
          <w:rtl/>
        </w:rPr>
      </w:pPr>
    </w:p>
    <w:p w14:paraId="6DF046EE" w14:textId="77777777" w:rsidR="00000000" w:rsidRDefault="007C71EE">
      <w:pPr>
        <w:pStyle w:val="a"/>
        <w:jc w:val="center"/>
        <w:rPr>
          <w:rFonts w:hint="cs"/>
          <w:rtl/>
        </w:rPr>
      </w:pPr>
      <w:r>
        <w:rPr>
          <w:rFonts w:hint="cs"/>
          <w:rtl/>
        </w:rPr>
        <w:t>ההסתייגות של חבר הכנסת רן כהן לסעיף 29 לא נתקבלה.</w:t>
      </w:r>
    </w:p>
    <w:p w14:paraId="35DDF8E5" w14:textId="77777777" w:rsidR="00000000" w:rsidRDefault="007C71EE">
      <w:pPr>
        <w:pStyle w:val="a"/>
        <w:jc w:val="center"/>
        <w:rPr>
          <w:rFonts w:hint="cs"/>
          <w:rtl/>
        </w:rPr>
      </w:pPr>
    </w:p>
    <w:p w14:paraId="1FA23A57" w14:textId="77777777" w:rsidR="00000000" w:rsidRDefault="007C71EE">
      <w:pPr>
        <w:pStyle w:val="ad"/>
        <w:rPr>
          <w:rtl/>
        </w:rPr>
      </w:pPr>
      <w:r>
        <w:rPr>
          <w:rtl/>
        </w:rPr>
        <w:t>היו"ר יולי-יוא</w:t>
      </w:r>
      <w:r>
        <w:rPr>
          <w:rtl/>
        </w:rPr>
        <w:t>ל אדלשטיין:</w:t>
      </w:r>
    </w:p>
    <w:p w14:paraId="2DA4EA95" w14:textId="77777777" w:rsidR="00000000" w:rsidRDefault="007C71EE">
      <w:pPr>
        <w:pStyle w:val="a"/>
        <w:rPr>
          <w:rtl/>
        </w:rPr>
      </w:pPr>
    </w:p>
    <w:p w14:paraId="2AC81AD7" w14:textId="77777777" w:rsidR="00000000" w:rsidRDefault="007C71EE">
      <w:pPr>
        <w:pStyle w:val="a"/>
        <w:rPr>
          <w:rFonts w:hint="cs"/>
          <w:rtl/>
        </w:rPr>
      </w:pPr>
      <w:r>
        <w:rPr>
          <w:rFonts w:hint="cs"/>
          <w:rtl/>
        </w:rPr>
        <w:t xml:space="preserve">תודה. ההסתייגות של רן כהן לא נתקבלה. </w:t>
      </w:r>
    </w:p>
    <w:p w14:paraId="59BA733C" w14:textId="77777777" w:rsidR="00000000" w:rsidRDefault="007C71EE">
      <w:pPr>
        <w:pStyle w:val="a"/>
        <w:rPr>
          <w:rFonts w:hint="cs"/>
          <w:rtl/>
        </w:rPr>
      </w:pPr>
    </w:p>
    <w:p w14:paraId="60E3A96D" w14:textId="77777777" w:rsidR="00000000" w:rsidRDefault="007C71EE">
      <w:pPr>
        <w:pStyle w:val="a"/>
        <w:rPr>
          <w:rFonts w:hint="cs"/>
          <w:rtl/>
        </w:rPr>
      </w:pPr>
      <w:r>
        <w:rPr>
          <w:rFonts w:hint="cs"/>
          <w:rtl/>
        </w:rPr>
        <w:t>זהבה גלאון - מי בעד ההסתייגות שלה? מי נגד? נמנעים?</w:t>
      </w:r>
    </w:p>
    <w:p w14:paraId="18E79244" w14:textId="77777777" w:rsidR="00000000" w:rsidRDefault="007C71EE">
      <w:pPr>
        <w:pStyle w:val="a"/>
        <w:rPr>
          <w:rFonts w:hint="cs"/>
          <w:rtl/>
        </w:rPr>
      </w:pPr>
    </w:p>
    <w:p w14:paraId="06E3021D" w14:textId="77777777" w:rsidR="00000000" w:rsidRDefault="007C71EE">
      <w:pPr>
        <w:pStyle w:val="a"/>
        <w:jc w:val="center"/>
        <w:rPr>
          <w:rFonts w:hint="cs"/>
          <w:b/>
          <w:bCs/>
          <w:rtl/>
        </w:rPr>
      </w:pPr>
      <w:r>
        <w:rPr>
          <w:rFonts w:hint="cs"/>
          <w:b/>
          <w:bCs/>
          <w:rtl/>
        </w:rPr>
        <w:t>הצבעה</w:t>
      </w:r>
    </w:p>
    <w:p w14:paraId="4DD4C9FB" w14:textId="77777777" w:rsidR="00000000" w:rsidRDefault="007C71EE">
      <w:pPr>
        <w:pStyle w:val="a"/>
        <w:jc w:val="center"/>
        <w:rPr>
          <w:rFonts w:hint="cs"/>
          <w:b/>
          <w:bCs/>
          <w:rtl/>
        </w:rPr>
      </w:pPr>
    </w:p>
    <w:p w14:paraId="77558BE8" w14:textId="77777777" w:rsidR="00000000" w:rsidRDefault="007C71EE">
      <w:pPr>
        <w:pStyle w:val="a"/>
        <w:jc w:val="center"/>
        <w:rPr>
          <w:rFonts w:hint="cs"/>
          <w:rtl/>
        </w:rPr>
      </w:pPr>
      <w:r>
        <w:rPr>
          <w:rFonts w:hint="cs"/>
          <w:rtl/>
        </w:rPr>
        <w:t>ההסתייגות של חברת הכנסת זהבה גלאון לסעיף 29 לא נתקבלה.</w:t>
      </w:r>
    </w:p>
    <w:p w14:paraId="27E52870" w14:textId="77777777" w:rsidR="00000000" w:rsidRDefault="007C71EE">
      <w:pPr>
        <w:pStyle w:val="a"/>
        <w:rPr>
          <w:rFonts w:hint="cs"/>
          <w:rtl/>
        </w:rPr>
      </w:pPr>
    </w:p>
    <w:p w14:paraId="1D4D0C8F" w14:textId="77777777" w:rsidR="00000000" w:rsidRDefault="007C71EE">
      <w:pPr>
        <w:pStyle w:val="ad"/>
        <w:rPr>
          <w:rtl/>
        </w:rPr>
      </w:pPr>
      <w:r>
        <w:rPr>
          <w:rtl/>
        </w:rPr>
        <w:t>היו"ר יולי-יואל אדלשטיין:</w:t>
      </w:r>
    </w:p>
    <w:p w14:paraId="2FE78272" w14:textId="77777777" w:rsidR="00000000" w:rsidRDefault="007C71EE">
      <w:pPr>
        <w:pStyle w:val="a"/>
        <w:rPr>
          <w:rtl/>
        </w:rPr>
      </w:pPr>
    </w:p>
    <w:p w14:paraId="5F84279A" w14:textId="77777777" w:rsidR="00000000" w:rsidRDefault="007C71EE">
      <w:pPr>
        <w:pStyle w:val="a"/>
        <w:rPr>
          <w:rFonts w:hint="cs"/>
          <w:rtl/>
        </w:rPr>
      </w:pPr>
      <w:r>
        <w:rPr>
          <w:rFonts w:hint="cs"/>
          <w:rtl/>
        </w:rPr>
        <w:t xml:space="preserve">ההסתייגות של זהבה גלאון לא נתקבלה. </w:t>
      </w:r>
    </w:p>
    <w:p w14:paraId="6BF03721" w14:textId="77777777" w:rsidR="00000000" w:rsidRDefault="007C71EE">
      <w:pPr>
        <w:pStyle w:val="a"/>
        <w:rPr>
          <w:rFonts w:hint="cs"/>
          <w:rtl/>
        </w:rPr>
      </w:pPr>
    </w:p>
    <w:p w14:paraId="797FD450" w14:textId="77777777" w:rsidR="00000000" w:rsidRDefault="007C71EE">
      <w:pPr>
        <w:pStyle w:val="a"/>
        <w:rPr>
          <w:rFonts w:hint="cs"/>
          <w:rtl/>
        </w:rPr>
      </w:pPr>
      <w:r>
        <w:rPr>
          <w:rFonts w:hint="cs"/>
          <w:rtl/>
        </w:rPr>
        <w:t>אנחנו עוברים לעמוד 132, ו</w:t>
      </w:r>
      <w:r>
        <w:rPr>
          <w:rFonts w:hint="cs"/>
          <w:rtl/>
        </w:rPr>
        <w:t>נמצאים בהסתייגות של חבר הכנסת רומן ברונפמן. מי בעד? מי נגד? נמנעים?</w:t>
      </w:r>
    </w:p>
    <w:p w14:paraId="3800ED7C" w14:textId="77777777" w:rsidR="00000000" w:rsidRDefault="007C71EE">
      <w:pPr>
        <w:pStyle w:val="a"/>
        <w:rPr>
          <w:rFonts w:hint="cs"/>
          <w:rtl/>
        </w:rPr>
      </w:pPr>
    </w:p>
    <w:p w14:paraId="16A38198" w14:textId="77777777" w:rsidR="00000000" w:rsidRDefault="007C71EE">
      <w:pPr>
        <w:pStyle w:val="a"/>
        <w:jc w:val="center"/>
        <w:rPr>
          <w:rFonts w:hint="cs"/>
          <w:b/>
          <w:bCs/>
          <w:rtl/>
        </w:rPr>
      </w:pPr>
      <w:r>
        <w:rPr>
          <w:rFonts w:hint="cs"/>
          <w:b/>
          <w:bCs/>
          <w:rtl/>
        </w:rPr>
        <w:t>הצבעה</w:t>
      </w:r>
    </w:p>
    <w:p w14:paraId="19AF6C01" w14:textId="77777777" w:rsidR="00000000" w:rsidRDefault="007C71EE">
      <w:pPr>
        <w:pStyle w:val="a"/>
        <w:jc w:val="center"/>
        <w:rPr>
          <w:rFonts w:hint="cs"/>
          <w:b/>
          <w:bCs/>
          <w:rtl/>
        </w:rPr>
      </w:pPr>
    </w:p>
    <w:p w14:paraId="79CF1649" w14:textId="77777777" w:rsidR="00000000" w:rsidRDefault="007C71EE">
      <w:pPr>
        <w:pStyle w:val="a"/>
        <w:jc w:val="center"/>
        <w:rPr>
          <w:rFonts w:hint="cs"/>
          <w:rtl/>
        </w:rPr>
      </w:pPr>
      <w:r>
        <w:rPr>
          <w:rFonts w:hint="cs"/>
          <w:rtl/>
        </w:rPr>
        <w:t>ההסתייגות של חבר הכנסת רומן ברונפמן לסעיף 29 לא נתקבלה.</w:t>
      </w:r>
    </w:p>
    <w:p w14:paraId="1896EA01" w14:textId="77777777" w:rsidR="00000000" w:rsidRDefault="007C71EE">
      <w:pPr>
        <w:pStyle w:val="a"/>
        <w:jc w:val="center"/>
        <w:rPr>
          <w:rFonts w:hint="cs"/>
          <w:rtl/>
        </w:rPr>
      </w:pPr>
    </w:p>
    <w:p w14:paraId="709BE906" w14:textId="77777777" w:rsidR="00000000" w:rsidRDefault="007C71EE">
      <w:pPr>
        <w:pStyle w:val="ad"/>
        <w:rPr>
          <w:rtl/>
        </w:rPr>
      </w:pPr>
      <w:r>
        <w:rPr>
          <w:rtl/>
        </w:rPr>
        <w:t>היו"ר יולי-יואל אדלשטיין:</w:t>
      </w:r>
    </w:p>
    <w:p w14:paraId="28478205" w14:textId="77777777" w:rsidR="00000000" w:rsidRDefault="007C71EE">
      <w:pPr>
        <w:pStyle w:val="a"/>
        <w:rPr>
          <w:rtl/>
        </w:rPr>
      </w:pPr>
    </w:p>
    <w:p w14:paraId="5A53B096" w14:textId="77777777" w:rsidR="00000000" w:rsidRDefault="007C71EE">
      <w:pPr>
        <w:pStyle w:val="a"/>
        <w:rPr>
          <w:rFonts w:hint="cs"/>
          <w:rtl/>
        </w:rPr>
      </w:pPr>
      <w:r>
        <w:rPr>
          <w:rFonts w:hint="cs"/>
          <w:rtl/>
        </w:rPr>
        <w:t xml:space="preserve">תודה. לא נתקבלה. </w:t>
      </w:r>
    </w:p>
    <w:p w14:paraId="57AA623A" w14:textId="77777777" w:rsidR="00000000" w:rsidRDefault="007C71EE">
      <w:pPr>
        <w:pStyle w:val="a"/>
        <w:rPr>
          <w:rFonts w:hint="cs"/>
          <w:rtl/>
        </w:rPr>
      </w:pPr>
    </w:p>
    <w:p w14:paraId="3E872EF3" w14:textId="77777777" w:rsidR="00000000" w:rsidRDefault="007C71EE">
      <w:pPr>
        <w:pStyle w:val="a"/>
        <w:rPr>
          <w:rFonts w:hint="cs"/>
          <w:rtl/>
        </w:rPr>
      </w:pPr>
      <w:r>
        <w:rPr>
          <w:rFonts w:hint="cs"/>
          <w:rtl/>
        </w:rPr>
        <w:t>חבר הכנסת אבשלום וילן - מי בעד? מי נגד? נמנעים?</w:t>
      </w:r>
    </w:p>
    <w:p w14:paraId="6320FEFC" w14:textId="77777777" w:rsidR="00000000" w:rsidRDefault="007C71EE">
      <w:pPr>
        <w:pStyle w:val="a"/>
        <w:rPr>
          <w:rFonts w:hint="cs"/>
          <w:rtl/>
        </w:rPr>
      </w:pPr>
    </w:p>
    <w:p w14:paraId="03E2FA2B" w14:textId="77777777" w:rsidR="00000000" w:rsidRDefault="007C71EE">
      <w:pPr>
        <w:pStyle w:val="a"/>
        <w:jc w:val="center"/>
        <w:rPr>
          <w:b/>
          <w:bCs/>
          <w:rtl/>
        </w:rPr>
      </w:pPr>
    </w:p>
    <w:p w14:paraId="35A3F753" w14:textId="77777777" w:rsidR="00000000" w:rsidRDefault="007C71EE">
      <w:pPr>
        <w:pStyle w:val="a"/>
        <w:jc w:val="center"/>
        <w:rPr>
          <w:rFonts w:hint="cs"/>
          <w:b/>
          <w:bCs/>
          <w:rtl/>
        </w:rPr>
      </w:pPr>
      <w:r>
        <w:rPr>
          <w:rFonts w:hint="cs"/>
          <w:b/>
          <w:bCs/>
          <w:rtl/>
        </w:rPr>
        <w:t>הצבעה</w:t>
      </w:r>
    </w:p>
    <w:p w14:paraId="6E53EB5D" w14:textId="77777777" w:rsidR="00000000" w:rsidRDefault="007C71EE">
      <w:pPr>
        <w:pStyle w:val="a"/>
        <w:jc w:val="center"/>
        <w:rPr>
          <w:rFonts w:hint="cs"/>
          <w:b/>
          <w:bCs/>
          <w:rtl/>
        </w:rPr>
      </w:pPr>
    </w:p>
    <w:p w14:paraId="2479422D" w14:textId="77777777" w:rsidR="00000000" w:rsidRDefault="007C71EE">
      <w:pPr>
        <w:pStyle w:val="a"/>
        <w:jc w:val="center"/>
        <w:rPr>
          <w:rFonts w:hint="cs"/>
          <w:rtl/>
        </w:rPr>
      </w:pPr>
      <w:r>
        <w:rPr>
          <w:rFonts w:hint="cs"/>
          <w:rtl/>
        </w:rPr>
        <w:t>ההסתייגות של חבר הכנ</w:t>
      </w:r>
      <w:r>
        <w:rPr>
          <w:rFonts w:hint="cs"/>
          <w:rtl/>
        </w:rPr>
        <w:t>סת אבשלום וילן לסעיף 29 לא נתקבלה.</w:t>
      </w:r>
    </w:p>
    <w:p w14:paraId="5AEC87B2" w14:textId="77777777" w:rsidR="00000000" w:rsidRDefault="007C71EE">
      <w:pPr>
        <w:pStyle w:val="a"/>
        <w:jc w:val="center"/>
        <w:rPr>
          <w:rFonts w:hint="cs"/>
          <w:rtl/>
        </w:rPr>
      </w:pPr>
    </w:p>
    <w:p w14:paraId="3F1E9F37" w14:textId="77777777" w:rsidR="00000000" w:rsidRDefault="007C71EE">
      <w:pPr>
        <w:pStyle w:val="ad"/>
        <w:rPr>
          <w:rtl/>
        </w:rPr>
      </w:pPr>
      <w:r>
        <w:rPr>
          <w:rtl/>
        </w:rPr>
        <w:t>היו"ר יולי-יואל אדלשטיין:</w:t>
      </w:r>
    </w:p>
    <w:p w14:paraId="14CEDBDF" w14:textId="77777777" w:rsidR="00000000" w:rsidRDefault="007C71EE">
      <w:pPr>
        <w:pStyle w:val="a"/>
        <w:rPr>
          <w:rtl/>
        </w:rPr>
      </w:pPr>
    </w:p>
    <w:p w14:paraId="5ED5BA26" w14:textId="77777777" w:rsidR="00000000" w:rsidRDefault="007C71EE">
      <w:pPr>
        <w:pStyle w:val="a"/>
        <w:rPr>
          <w:rFonts w:hint="cs"/>
          <w:rtl/>
        </w:rPr>
      </w:pPr>
      <w:r>
        <w:rPr>
          <w:rFonts w:hint="cs"/>
          <w:rtl/>
        </w:rPr>
        <w:t>תודה. ההסתייגות לא נתקבלה.</w:t>
      </w:r>
    </w:p>
    <w:p w14:paraId="4853303A" w14:textId="77777777" w:rsidR="00000000" w:rsidRDefault="007C71EE">
      <w:pPr>
        <w:pStyle w:val="a"/>
        <w:rPr>
          <w:rFonts w:hint="cs"/>
          <w:rtl/>
        </w:rPr>
      </w:pPr>
    </w:p>
    <w:p w14:paraId="3A6DF48B" w14:textId="77777777" w:rsidR="00000000" w:rsidRDefault="007C71EE">
      <w:pPr>
        <w:pStyle w:val="a"/>
        <w:rPr>
          <w:rFonts w:hint="cs"/>
          <w:rtl/>
        </w:rPr>
      </w:pPr>
      <w:r>
        <w:rPr>
          <w:rFonts w:hint="cs"/>
          <w:rtl/>
        </w:rPr>
        <w:t xml:space="preserve">חבר הכנסת יעקב ליצמן </w:t>
      </w:r>
      <w:r>
        <w:rPr>
          <w:rtl/>
        </w:rPr>
        <w:t>–</w:t>
      </w:r>
      <w:r>
        <w:rPr>
          <w:rFonts w:hint="cs"/>
          <w:rtl/>
        </w:rPr>
        <w:t xml:space="preserve"> מי בעד ההסתייגות? מי נגד? נמנעים?</w:t>
      </w:r>
    </w:p>
    <w:p w14:paraId="274B3950" w14:textId="77777777" w:rsidR="00000000" w:rsidRDefault="007C71EE">
      <w:pPr>
        <w:pStyle w:val="a"/>
        <w:rPr>
          <w:rFonts w:hint="cs"/>
          <w:rtl/>
        </w:rPr>
      </w:pPr>
    </w:p>
    <w:p w14:paraId="0BE26A1D" w14:textId="77777777" w:rsidR="00000000" w:rsidRDefault="007C71EE">
      <w:pPr>
        <w:pStyle w:val="a"/>
        <w:jc w:val="center"/>
        <w:rPr>
          <w:rFonts w:hint="cs"/>
          <w:b/>
          <w:bCs/>
          <w:rtl/>
        </w:rPr>
      </w:pPr>
      <w:r>
        <w:rPr>
          <w:rFonts w:hint="cs"/>
          <w:b/>
          <w:bCs/>
          <w:rtl/>
        </w:rPr>
        <w:t>הצבעה</w:t>
      </w:r>
    </w:p>
    <w:p w14:paraId="080D88EB" w14:textId="77777777" w:rsidR="00000000" w:rsidRDefault="007C71EE">
      <w:pPr>
        <w:pStyle w:val="a"/>
        <w:jc w:val="center"/>
        <w:rPr>
          <w:rFonts w:hint="cs"/>
          <w:b/>
          <w:bCs/>
          <w:rtl/>
        </w:rPr>
      </w:pPr>
    </w:p>
    <w:p w14:paraId="0A4A638F" w14:textId="77777777" w:rsidR="00000000" w:rsidRDefault="007C71EE">
      <w:pPr>
        <w:pStyle w:val="a"/>
        <w:jc w:val="center"/>
        <w:rPr>
          <w:rFonts w:hint="cs"/>
          <w:rtl/>
        </w:rPr>
      </w:pPr>
      <w:r>
        <w:rPr>
          <w:rFonts w:hint="cs"/>
          <w:rtl/>
        </w:rPr>
        <w:t>ההסתייגות של חבר הכנסת יעקב ליצמן לסעיף 29 לא נתקבלה.</w:t>
      </w:r>
    </w:p>
    <w:p w14:paraId="62DA23AA" w14:textId="77777777" w:rsidR="00000000" w:rsidRDefault="007C71EE">
      <w:pPr>
        <w:pStyle w:val="ad"/>
        <w:rPr>
          <w:rFonts w:hint="cs"/>
          <w:rtl/>
        </w:rPr>
      </w:pPr>
    </w:p>
    <w:p w14:paraId="65970BDE" w14:textId="77777777" w:rsidR="00000000" w:rsidRDefault="007C71EE">
      <w:pPr>
        <w:pStyle w:val="ad"/>
        <w:rPr>
          <w:rtl/>
        </w:rPr>
      </w:pPr>
      <w:r>
        <w:rPr>
          <w:rtl/>
        </w:rPr>
        <w:t>היו"ר יולי-יואל אדלשטיין:</w:t>
      </w:r>
    </w:p>
    <w:p w14:paraId="6EAF3F0E" w14:textId="77777777" w:rsidR="00000000" w:rsidRDefault="007C71EE">
      <w:pPr>
        <w:pStyle w:val="a"/>
        <w:rPr>
          <w:rtl/>
        </w:rPr>
      </w:pPr>
    </w:p>
    <w:p w14:paraId="5412DC25" w14:textId="77777777" w:rsidR="00000000" w:rsidRDefault="007C71EE">
      <w:pPr>
        <w:pStyle w:val="a"/>
        <w:rPr>
          <w:rFonts w:hint="cs"/>
          <w:rtl/>
        </w:rPr>
      </w:pPr>
      <w:r>
        <w:rPr>
          <w:rFonts w:hint="cs"/>
          <w:rtl/>
        </w:rPr>
        <w:t>חבר הכנסת רביץ - ל</w:t>
      </w:r>
      <w:r>
        <w:rPr>
          <w:rFonts w:hint="cs"/>
          <w:rtl/>
        </w:rPr>
        <w:t xml:space="preserve">א נמצא. </w:t>
      </w:r>
    </w:p>
    <w:p w14:paraId="72944C2F" w14:textId="77777777" w:rsidR="00000000" w:rsidRDefault="007C71EE">
      <w:pPr>
        <w:pStyle w:val="a"/>
        <w:rPr>
          <w:rFonts w:hint="cs"/>
          <w:rtl/>
        </w:rPr>
      </w:pPr>
    </w:p>
    <w:p w14:paraId="3E3B919F" w14:textId="77777777" w:rsidR="00000000" w:rsidRDefault="007C71EE">
      <w:pPr>
        <w:pStyle w:val="a"/>
        <w:rPr>
          <w:rFonts w:hint="cs"/>
          <w:rtl/>
        </w:rPr>
      </w:pPr>
      <w:r>
        <w:rPr>
          <w:rFonts w:hint="cs"/>
          <w:rtl/>
        </w:rPr>
        <w:t xml:space="preserve">חבר הכנסת מאיר פרוש </w:t>
      </w:r>
      <w:r>
        <w:rPr>
          <w:rtl/>
        </w:rPr>
        <w:t>–</w:t>
      </w:r>
      <w:r>
        <w:rPr>
          <w:rFonts w:hint="cs"/>
          <w:rtl/>
        </w:rPr>
        <w:t xml:space="preserve"> מי בעד ההסתייגות שלו? מי נגד? נמנעים?</w:t>
      </w:r>
    </w:p>
    <w:p w14:paraId="0E4E65FE" w14:textId="77777777" w:rsidR="00000000" w:rsidRDefault="007C71EE">
      <w:pPr>
        <w:pStyle w:val="a"/>
        <w:rPr>
          <w:rFonts w:hint="cs"/>
          <w:rtl/>
        </w:rPr>
      </w:pPr>
    </w:p>
    <w:p w14:paraId="70AB83F5" w14:textId="77777777" w:rsidR="00000000" w:rsidRDefault="007C71EE">
      <w:pPr>
        <w:pStyle w:val="a"/>
        <w:jc w:val="center"/>
        <w:rPr>
          <w:rFonts w:hint="cs"/>
          <w:b/>
          <w:bCs/>
          <w:rtl/>
        </w:rPr>
      </w:pPr>
      <w:r>
        <w:rPr>
          <w:rFonts w:hint="cs"/>
          <w:b/>
          <w:bCs/>
          <w:rtl/>
        </w:rPr>
        <w:t>הצבעה</w:t>
      </w:r>
    </w:p>
    <w:p w14:paraId="7EF2412A" w14:textId="77777777" w:rsidR="00000000" w:rsidRDefault="007C71EE">
      <w:pPr>
        <w:pStyle w:val="a"/>
        <w:jc w:val="center"/>
        <w:rPr>
          <w:rFonts w:hint="cs"/>
          <w:b/>
          <w:bCs/>
          <w:rtl/>
        </w:rPr>
      </w:pPr>
    </w:p>
    <w:p w14:paraId="2EBAEF81" w14:textId="77777777" w:rsidR="00000000" w:rsidRDefault="007C71EE">
      <w:pPr>
        <w:pStyle w:val="a"/>
        <w:jc w:val="center"/>
        <w:rPr>
          <w:rFonts w:hint="cs"/>
          <w:rtl/>
        </w:rPr>
      </w:pPr>
      <w:r>
        <w:rPr>
          <w:rFonts w:hint="cs"/>
          <w:rtl/>
        </w:rPr>
        <w:t>ההסתייגות של חבר הכנסת מאיר פרוש לסעיף 29 לא נתקבלה.</w:t>
      </w:r>
    </w:p>
    <w:p w14:paraId="5482FC75" w14:textId="77777777" w:rsidR="00000000" w:rsidRDefault="007C71EE">
      <w:pPr>
        <w:pStyle w:val="a"/>
        <w:jc w:val="center"/>
        <w:rPr>
          <w:rFonts w:hint="cs"/>
          <w:rtl/>
        </w:rPr>
      </w:pPr>
    </w:p>
    <w:p w14:paraId="401BF11E" w14:textId="77777777" w:rsidR="00000000" w:rsidRDefault="007C71EE">
      <w:pPr>
        <w:pStyle w:val="ad"/>
        <w:rPr>
          <w:rtl/>
        </w:rPr>
      </w:pPr>
      <w:r>
        <w:rPr>
          <w:rtl/>
        </w:rPr>
        <w:t>היו"ר יולי-יואל אדלשטיין:</w:t>
      </w:r>
    </w:p>
    <w:p w14:paraId="0AFDD2DC" w14:textId="77777777" w:rsidR="00000000" w:rsidRDefault="007C71EE">
      <w:pPr>
        <w:pStyle w:val="a"/>
        <w:rPr>
          <w:rtl/>
        </w:rPr>
      </w:pPr>
    </w:p>
    <w:p w14:paraId="468EF5EC" w14:textId="77777777" w:rsidR="00000000" w:rsidRDefault="007C71EE">
      <w:pPr>
        <w:pStyle w:val="a"/>
        <w:rPr>
          <w:rFonts w:hint="cs"/>
          <w:rtl/>
        </w:rPr>
      </w:pPr>
      <w:r>
        <w:rPr>
          <w:rFonts w:hint="cs"/>
          <w:rtl/>
        </w:rPr>
        <w:t xml:space="preserve">תודה. ההסתייגות לא נתקבלה. </w:t>
      </w:r>
    </w:p>
    <w:p w14:paraId="757D3AD1" w14:textId="77777777" w:rsidR="00000000" w:rsidRDefault="007C71EE">
      <w:pPr>
        <w:pStyle w:val="a"/>
        <w:rPr>
          <w:rFonts w:hint="cs"/>
          <w:rtl/>
        </w:rPr>
      </w:pPr>
    </w:p>
    <w:p w14:paraId="60466D31" w14:textId="77777777" w:rsidR="00000000" w:rsidRDefault="007C71EE">
      <w:pPr>
        <w:pStyle w:val="a"/>
        <w:rPr>
          <w:rFonts w:hint="cs"/>
          <w:rtl/>
        </w:rPr>
      </w:pPr>
      <w:r>
        <w:rPr>
          <w:rFonts w:hint="cs"/>
          <w:rtl/>
        </w:rPr>
        <w:t>חבר הכנסת משה גפני, נמצא כאן? אני מאוד מבקש מחברי הכנסת שההצבעה על ה</w:t>
      </w:r>
      <w:r>
        <w:rPr>
          <w:rFonts w:hint="cs"/>
          <w:rtl/>
        </w:rPr>
        <w:t xml:space="preserve">הסתייגות שלהם מתקרבת לשבת במקום, כי קשה לצוד אותם באולם. </w:t>
      </w:r>
    </w:p>
    <w:p w14:paraId="08D7E804" w14:textId="77777777" w:rsidR="00000000" w:rsidRDefault="007C71EE">
      <w:pPr>
        <w:pStyle w:val="a"/>
        <w:rPr>
          <w:rFonts w:hint="cs"/>
          <w:rtl/>
        </w:rPr>
      </w:pPr>
    </w:p>
    <w:p w14:paraId="5DEC948D" w14:textId="77777777" w:rsidR="00000000" w:rsidRDefault="007C71EE">
      <w:pPr>
        <w:pStyle w:val="a"/>
        <w:rPr>
          <w:rFonts w:hint="cs"/>
          <w:rtl/>
        </w:rPr>
      </w:pPr>
      <w:r>
        <w:rPr>
          <w:rFonts w:hint="cs"/>
          <w:rtl/>
        </w:rPr>
        <w:t>מי בעד ההסתייגות של חבר הכנסת משה גפני? מי נגד? נמנעים?</w:t>
      </w:r>
    </w:p>
    <w:p w14:paraId="580BE0C7" w14:textId="77777777" w:rsidR="00000000" w:rsidRDefault="007C71EE">
      <w:pPr>
        <w:pStyle w:val="a"/>
        <w:rPr>
          <w:rFonts w:hint="cs"/>
          <w:rtl/>
        </w:rPr>
      </w:pPr>
    </w:p>
    <w:p w14:paraId="5ABB2049" w14:textId="77777777" w:rsidR="00000000" w:rsidRDefault="007C71EE">
      <w:pPr>
        <w:pStyle w:val="a"/>
        <w:jc w:val="center"/>
        <w:rPr>
          <w:rFonts w:hint="cs"/>
          <w:b/>
          <w:bCs/>
          <w:rtl/>
        </w:rPr>
      </w:pPr>
      <w:r>
        <w:rPr>
          <w:rFonts w:hint="cs"/>
          <w:b/>
          <w:bCs/>
          <w:rtl/>
        </w:rPr>
        <w:t>הצבעה</w:t>
      </w:r>
    </w:p>
    <w:p w14:paraId="57D2833C" w14:textId="77777777" w:rsidR="00000000" w:rsidRDefault="007C71EE">
      <w:pPr>
        <w:pStyle w:val="a"/>
        <w:jc w:val="center"/>
        <w:rPr>
          <w:rFonts w:hint="cs"/>
          <w:b/>
          <w:bCs/>
          <w:rtl/>
        </w:rPr>
      </w:pPr>
    </w:p>
    <w:p w14:paraId="42017228" w14:textId="77777777" w:rsidR="00000000" w:rsidRDefault="007C71EE">
      <w:pPr>
        <w:pStyle w:val="a"/>
        <w:jc w:val="center"/>
        <w:rPr>
          <w:rFonts w:hint="cs"/>
          <w:rtl/>
        </w:rPr>
      </w:pPr>
      <w:r>
        <w:rPr>
          <w:rFonts w:hint="cs"/>
          <w:rtl/>
        </w:rPr>
        <w:t>ההסתייגות של חבר הכנסת משה גפני לסעיף 29 לא נתקבלה.</w:t>
      </w:r>
    </w:p>
    <w:p w14:paraId="4C854ECF" w14:textId="77777777" w:rsidR="00000000" w:rsidRDefault="007C71EE">
      <w:pPr>
        <w:pStyle w:val="ad"/>
        <w:rPr>
          <w:rFonts w:hint="cs"/>
          <w:rtl/>
        </w:rPr>
      </w:pPr>
    </w:p>
    <w:p w14:paraId="312D32B7" w14:textId="77777777" w:rsidR="00000000" w:rsidRDefault="007C71EE">
      <w:pPr>
        <w:pStyle w:val="ad"/>
        <w:rPr>
          <w:rtl/>
        </w:rPr>
      </w:pPr>
      <w:r>
        <w:rPr>
          <w:rtl/>
        </w:rPr>
        <w:t>היו"ר יולי-יואל אדלשטיין:</w:t>
      </w:r>
    </w:p>
    <w:p w14:paraId="2DFF7651" w14:textId="77777777" w:rsidR="00000000" w:rsidRDefault="007C71EE">
      <w:pPr>
        <w:pStyle w:val="a"/>
        <w:rPr>
          <w:rtl/>
        </w:rPr>
      </w:pPr>
    </w:p>
    <w:p w14:paraId="3C6AC11E" w14:textId="77777777" w:rsidR="00000000" w:rsidRDefault="007C71EE">
      <w:pPr>
        <w:pStyle w:val="a"/>
        <w:rPr>
          <w:rFonts w:hint="cs"/>
          <w:rtl/>
        </w:rPr>
      </w:pPr>
      <w:r>
        <w:rPr>
          <w:rFonts w:hint="cs"/>
          <w:rtl/>
        </w:rPr>
        <w:t xml:space="preserve">תודה. ההסתייגות לא נתקבלה. </w:t>
      </w:r>
    </w:p>
    <w:p w14:paraId="667F5E82" w14:textId="77777777" w:rsidR="00000000" w:rsidRDefault="007C71EE">
      <w:pPr>
        <w:pStyle w:val="a"/>
        <w:rPr>
          <w:rFonts w:hint="cs"/>
          <w:rtl/>
        </w:rPr>
      </w:pPr>
    </w:p>
    <w:p w14:paraId="3F598D6C" w14:textId="77777777" w:rsidR="00000000" w:rsidRDefault="007C71EE">
      <w:pPr>
        <w:pStyle w:val="a"/>
        <w:rPr>
          <w:rFonts w:hint="cs"/>
          <w:rtl/>
        </w:rPr>
      </w:pPr>
      <w:r>
        <w:rPr>
          <w:rFonts w:hint="cs"/>
          <w:rtl/>
        </w:rPr>
        <w:t>חבר הכנסת ישראל אייכלר -</w:t>
      </w:r>
      <w:r>
        <w:rPr>
          <w:rFonts w:hint="cs"/>
          <w:rtl/>
        </w:rPr>
        <w:t xml:space="preserve"> מי בעד ההסתייגות שלו? מי נגד? נמנעים?</w:t>
      </w:r>
    </w:p>
    <w:p w14:paraId="69934D29" w14:textId="77777777" w:rsidR="00000000" w:rsidRDefault="007C71EE">
      <w:pPr>
        <w:pStyle w:val="a"/>
        <w:rPr>
          <w:rFonts w:hint="cs"/>
          <w:rtl/>
        </w:rPr>
      </w:pPr>
    </w:p>
    <w:p w14:paraId="5304116F" w14:textId="77777777" w:rsidR="00000000" w:rsidRDefault="007C71EE">
      <w:pPr>
        <w:pStyle w:val="a"/>
        <w:jc w:val="center"/>
        <w:rPr>
          <w:rFonts w:hint="cs"/>
          <w:b/>
          <w:bCs/>
          <w:rtl/>
        </w:rPr>
      </w:pPr>
      <w:r>
        <w:rPr>
          <w:rFonts w:hint="cs"/>
          <w:b/>
          <w:bCs/>
          <w:rtl/>
        </w:rPr>
        <w:t>הצבעה</w:t>
      </w:r>
    </w:p>
    <w:p w14:paraId="5E1DAC9C" w14:textId="77777777" w:rsidR="00000000" w:rsidRDefault="007C71EE">
      <w:pPr>
        <w:pStyle w:val="a"/>
        <w:jc w:val="center"/>
        <w:rPr>
          <w:rFonts w:hint="cs"/>
          <w:b/>
          <w:bCs/>
          <w:rtl/>
        </w:rPr>
      </w:pPr>
    </w:p>
    <w:p w14:paraId="3373BBFB" w14:textId="77777777" w:rsidR="00000000" w:rsidRDefault="007C71EE">
      <w:pPr>
        <w:pStyle w:val="a"/>
        <w:jc w:val="center"/>
        <w:rPr>
          <w:rFonts w:hint="cs"/>
          <w:rtl/>
        </w:rPr>
      </w:pPr>
      <w:r>
        <w:rPr>
          <w:rFonts w:hint="cs"/>
          <w:rtl/>
        </w:rPr>
        <w:t>ההסתייגות של חבר הכנסת ישראל אייכלר לסעיף 29 לא נתקבלה.</w:t>
      </w:r>
    </w:p>
    <w:p w14:paraId="79FF67D1" w14:textId="77777777" w:rsidR="00000000" w:rsidRDefault="007C71EE">
      <w:pPr>
        <w:pStyle w:val="a"/>
        <w:jc w:val="center"/>
        <w:rPr>
          <w:rFonts w:hint="cs"/>
          <w:rtl/>
        </w:rPr>
      </w:pPr>
    </w:p>
    <w:p w14:paraId="563EC2BF" w14:textId="77777777" w:rsidR="00000000" w:rsidRDefault="007C71EE">
      <w:pPr>
        <w:pStyle w:val="ad"/>
        <w:rPr>
          <w:rtl/>
        </w:rPr>
      </w:pPr>
      <w:r>
        <w:rPr>
          <w:rtl/>
        </w:rPr>
        <w:t>היו"ר יולי-יואל אדלשטיין:</w:t>
      </w:r>
    </w:p>
    <w:p w14:paraId="40C2031C" w14:textId="77777777" w:rsidR="00000000" w:rsidRDefault="007C71EE">
      <w:pPr>
        <w:pStyle w:val="a"/>
        <w:rPr>
          <w:rtl/>
        </w:rPr>
      </w:pPr>
    </w:p>
    <w:p w14:paraId="6DFE2E53" w14:textId="77777777" w:rsidR="00000000" w:rsidRDefault="007C71EE">
      <w:pPr>
        <w:pStyle w:val="a"/>
        <w:jc w:val="center"/>
        <w:rPr>
          <w:rFonts w:hint="cs"/>
          <w:rtl/>
        </w:rPr>
      </w:pPr>
    </w:p>
    <w:p w14:paraId="4B44083C" w14:textId="77777777" w:rsidR="00000000" w:rsidRDefault="007C71EE">
      <w:pPr>
        <w:pStyle w:val="a"/>
        <w:rPr>
          <w:rFonts w:hint="cs"/>
          <w:rtl/>
        </w:rPr>
      </w:pPr>
      <w:r>
        <w:rPr>
          <w:rFonts w:hint="cs"/>
          <w:rtl/>
        </w:rPr>
        <w:t>ההסתייגות של חבר הכנסת ישראל אייכלר לסעיף 29 לא נתקבלה.</w:t>
      </w:r>
    </w:p>
    <w:p w14:paraId="0BFCB6CC" w14:textId="77777777" w:rsidR="00000000" w:rsidRDefault="007C71EE">
      <w:pPr>
        <w:pStyle w:val="a"/>
        <w:rPr>
          <w:rFonts w:hint="cs"/>
          <w:rtl/>
        </w:rPr>
      </w:pPr>
    </w:p>
    <w:p w14:paraId="78FD7125" w14:textId="77777777" w:rsidR="00000000" w:rsidRDefault="007C71EE">
      <w:pPr>
        <w:pStyle w:val="a"/>
        <w:rPr>
          <w:rFonts w:hint="cs"/>
          <w:rtl/>
        </w:rPr>
      </w:pPr>
      <w:r>
        <w:rPr>
          <w:rFonts w:hint="cs"/>
          <w:rtl/>
        </w:rPr>
        <w:t xml:space="preserve">חבר הכנסת מוחמד ברכה </w:t>
      </w:r>
      <w:r>
        <w:rPr>
          <w:rtl/>
        </w:rPr>
        <w:t>–</w:t>
      </w:r>
      <w:r>
        <w:rPr>
          <w:rFonts w:hint="cs"/>
          <w:rtl/>
        </w:rPr>
        <w:t xml:space="preserve"> מי בעד ההסתייגות שלו? מי נגד? מי נמנע? חברי </w:t>
      </w:r>
      <w:r>
        <w:rPr>
          <w:rFonts w:hint="cs"/>
          <w:rtl/>
        </w:rPr>
        <w:t xml:space="preserve">הכנסת, אנחנו נעבור להצבעה אלקטרונית. ההצבעה החלה. אנחנו מצביעים על ההסתייגות של חבר הכנסת מוחמד ברכה. </w:t>
      </w:r>
    </w:p>
    <w:p w14:paraId="2DEA8BC2" w14:textId="77777777" w:rsidR="00000000" w:rsidRDefault="007C71EE">
      <w:pPr>
        <w:pStyle w:val="a"/>
        <w:rPr>
          <w:rFonts w:hint="cs"/>
          <w:rtl/>
        </w:rPr>
      </w:pPr>
    </w:p>
    <w:p w14:paraId="1A0059EF" w14:textId="77777777" w:rsidR="00000000" w:rsidRDefault="007C71EE">
      <w:pPr>
        <w:pStyle w:val="a"/>
        <w:jc w:val="center"/>
        <w:rPr>
          <w:rFonts w:hint="cs"/>
          <w:rtl/>
        </w:rPr>
      </w:pPr>
      <w:r>
        <w:rPr>
          <w:rFonts w:hint="cs"/>
          <w:b/>
          <w:bCs/>
          <w:rtl/>
        </w:rPr>
        <w:t>הצבעה מס' 61</w:t>
      </w:r>
    </w:p>
    <w:p w14:paraId="1A86F21B" w14:textId="77777777" w:rsidR="00000000" w:rsidRDefault="007C71EE">
      <w:pPr>
        <w:pStyle w:val="a"/>
        <w:jc w:val="center"/>
        <w:rPr>
          <w:rFonts w:hint="cs"/>
          <w:rtl/>
        </w:rPr>
      </w:pPr>
    </w:p>
    <w:p w14:paraId="4602A5D6"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49</w:t>
      </w:r>
    </w:p>
    <w:p w14:paraId="6EA0ED23" w14:textId="77777777" w:rsidR="00000000" w:rsidRDefault="007C71EE">
      <w:pPr>
        <w:pStyle w:val="a"/>
        <w:jc w:val="center"/>
        <w:rPr>
          <w:rFonts w:hint="cs"/>
          <w:rtl/>
        </w:rPr>
      </w:pPr>
      <w:r>
        <w:rPr>
          <w:rFonts w:hint="cs"/>
          <w:rtl/>
        </w:rPr>
        <w:t xml:space="preserve">נגד </w:t>
      </w:r>
      <w:r>
        <w:rPr>
          <w:rtl/>
        </w:rPr>
        <w:t>–</w:t>
      </w:r>
      <w:r>
        <w:rPr>
          <w:rFonts w:hint="cs"/>
          <w:rtl/>
        </w:rPr>
        <w:t xml:space="preserve"> 56</w:t>
      </w:r>
    </w:p>
    <w:p w14:paraId="2EB65539" w14:textId="77777777" w:rsidR="00000000" w:rsidRDefault="007C71EE">
      <w:pPr>
        <w:pStyle w:val="a"/>
        <w:ind w:firstLine="0"/>
        <w:jc w:val="center"/>
        <w:rPr>
          <w:rFonts w:hint="cs"/>
          <w:rtl/>
        </w:rPr>
      </w:pPr>
      <w:r>
        <w:rPr>
          <w:rFonts w:hint="cs"/>
          <w:rtl/>
        </w:rPr>
        <w:t xml:space="preserve">        נמנעים </w:t>
      </w:r>
      <w:r>
        <w:rPr>
          <w:rtl/>
        </w:rPr>
        <w:t>–</w:t>
      </w:r>
      <w:r>
        <w:rPr>
          <w:rFonts w:hint="cs"/>
          <w:rtl/>
        </w:rPr>
        <w:t xml:space="preserve"> אין</w:t>
      </w:r>
    </w:p>
    <w:p w14:paraId="23F028C7" w14:textId="77777777" w:rsidR="00000000" w:rsidRDefault="007C71EE">
      <w:pPr>
        <w:pStyle w:val="a"/>
        <w:ind w:firstLine="0"/>
        <w:jc w:val="center"/>
        <w:rPr>
          <w:rFonts w:hint="cs"/>
          <w:rtl/>
        </w:rPr>
      </w:pPr>
      <w:r>
        <w:rPr>
          <w:rFonts w:hint="cs"/>
          <w:rtl/>
        </w:rPr>
        <w:t>ההסתייגות של חבר הכנסת מוחמד ברכה לסעיף 29 לא נתקבלה.</w:t>
      </w:r>
    </w:p>
    <w:p w14:paraId="4F590F31" w14:textId="77777777" w:rsidR="00000000" w:rsidRDefault="007C71EE">
      <w:pPr>
        <w:pStyle w:val="a"/>
        <w:ind w:firstLine="0"/>
        <w:jc w:val="center"/>
        <w:rPr>
          <w:rFonts w:hint="cs"/>
          <w:rtl/>
        </w:rPr>
      </w:pPr>
    </w:p>
    <w:p w14:paraId="26A8ADC8" w14:textId="77777777" w:rsidR="00000000" w:rsidRDefault="007C71EE">
      <w:pPr>
        <w:pStyle w:val="ad"/>
        <w:rPr>
          <w:rtl/>
        </w:rPr>
      </w:pPr>
      <w:r>
        <w:rPr>
          <w:rtl/>
        </w:rPr>
        <w:t>היו"ר יולי-יואל אדלשטיין:</w:t>
      </w:r>
    </w:p>
    <w:p w14:paraId="301FA979" w14:textId="77777777" w:rsidR="00000000" w:rsidRDefault="007C71EE">
      <w:pPr>
        <w:pStyle w:val="a"/>
        <w:rPr>
          <w:rtl/>
        </w:rPr>
      </w:pPr>
    </w:p>
    <w:p w14:paraId="49B55C4D" w14:textId="77777777" w:rsidR="00000000" w:rsidRDefault="007C71EE">
      <w:pPr>
        <w:pStyle w:val="a"/>
        <w:rPr>
          <w:rFonts w:hint="cs"/>
          <w:rtl/>
        </w:rPr>
      </w:pPr>
      <w:r>
        <w:rPr>
          <w:rFonts w:hint="cs"/>
          <w:rtl/>
        </w:rPr>
        <w:t>חברי הכ</w:t>
      </w:r>
      <w:r>
        <w:rPr>
          <w:rFonts w:hint="cs"/>
          <w:rtl/>
        </w:rPr>
        <w:t xml:space="preserve">נסת, בעד ההסתייגות - 49, נגד - 57, בצירוף קולו של ראובן ריבלין. ההסתייגות לא עברה. </w:t>
      </w:r>
    </w:p>
    <w:p w14:paraId="4DA2CB8A" w14:textId="77777777" w:rsidR="00000000" w:rsidRDefault="007C71EE">
      <w:pPr>
        <w:pStyle w:val="a"/>
        <w:rPr>
          <w:rFonts w:hint="cs"/>
          <w:rtl/>
        </w:rPr>
      </w:pPr>
    </w:p>
    <w:p w14:paraId="7967579A" w14:textId="77777777" w:rsidR="00000000" w:rsidRDefault="007C71EE">
      <w:pPr>
        <w:pStyle w:val="a"/>
        <w:rPr>
          <w:rFonts w:hint="cs"/>
          <w:rtl/>
        </w:rPr>
      </w:pPr>
      <w:r>
        <w:rPr>
          <w:rFonts w:hint="cs"/>
          <w:rtl/>
        </w:rPr>
        <w:t>אנחנו נתקדם להסתייגות של עסאם מח'ול. מי בעד? מי נגד? נמנעים?</w:t>
      </w:r>
    </w:p>
    <w:p w14:paraId="0C98B36C" w14:textId="77777777" w:rsidR="00000000" w:rsidRDefault="007C71EE">
      <w:pPr>
        <w:pStyle w:val="a"/>
        <w:rPr>
          <w:rFonts w:hint="cs"/>
          <w:rtl/>
        </w:rPr>
      </w:pPr>
    </w:p>
    <w:p w14:paraId="5927EF1B" w14:textId="77777777" w:rsidR="00000000" w:rsidRDefault="007C71EE">
      <w:pPr>
        <w:pStyle w:val="a"/>
        <w:jc w:val="center"/>
        <w:rPr>
          <w:rFonts w:hint="cs"/>
          <w:b/>
          <w:bCs/>
          <w:rtl/>
        </w:rPr>
      </w:pPr>
      <w:r>
        <w:rPr>
          <w:rFonts w:hint="cs"/>
          <w:b/>
          <w:bCs/>
          <w:rtl/>
        </w:rPr>
        <w:t>הצבעה</w:t>
      </w:r>
    </w:p>
    <w:p w14:paraId="6C0CB37A" w14:textId="77777777" w:rsidR="00000000" w:rsidRDefault="007C71EE">
      <w:pPr>
        <w:pStyle w:val="a"/>
        <w:jc w:val="center"/>
        <w:rPr>
          <w:rFonts w:hint="cs"/>
          <w:b/>
          <w:bCs/>
          <w:rtl/>
        </w:rPr>
      </w:pPr>
    </w:p>
    <w:p w14:paraId="3E4E32E7" w14:textId="77777777" w:rsidR="00000000" w:rsidRDefault="007C71EE">
      <w:pPr>
        <w:pStyle w:val="a"/>
        <w:jc w:val="center"/>
        <w:rPr>
          <w:rFonts w:hint="cs"/>
          <w:rtl/>
        </w:rPr>
      </w:pPr>
      <w:r>
        <w:rPr>
          <w:rFonts w:hint="cs"/>
          <w:rtl/>
        </w:rPr>
        <w:t>ההסתייגות של חבר הכנסת עסאם מח'ול לסעיף 29 לא נתקבלה.</w:t>
      </w:r>
    </w:p>
    <w:p w14:paraId="59038AD4" w14:textId="77777777" w:rsidR="00000000" w:rsidRDefault="007C71EE">
      <w:pPr>
        <w:pStyle w:val="a"/>
        <w:jc w:val="center"/>
        <w:rPr>
          <w:rFonts w:hint="cs"/>
          <w:rtl/>
        </w:rPr>
      </w:pPr>
    </w:p>
    <w:p w14:paraId="77F1C8B8" w14:textId="77777777" w:rsidR="00000000" w:rsidRDefault="007C71EE">
      <w:pPr>
        <w:pStyle w:val="ad"/>
        <w:rPr>
          <w:rtl/>
        </w:rPr>
      </w:pPr>
      <w:r>
        <w:rPr>
          <w:rtl/>
        </w:rPr>
        <w:t>היו"ר יולי-יואל אדלשטיין:</w:t>
      </w:r>
    </w:p>
    <w:p w14:paraId="11AE35A8" w14:textId="77777777" w:rsidR="00000000" w:rsidRDefault="007C71EE">
      <w:pPr>
        <w:pStyle w:val="a"/>
        <w:rPr>
          <w:rtl/>
        </w:rPr>
      </w:pPr>
    </w:p>
    <w:p w14:paraId="634D166A" w14:textId="77777777" w:rsidR="00000000" w:rsidRDefault="007C71EE">
      <w:pPr>
        <w:pStyle w:val="a"/>
        <w:rPr>
          <w:rFonts w:hint="cs"/>
          <w:rtl/>
        </w:rPr>
      </w:pPr>
      <w:r>
        <w:rPr>
          <w:rFonts w:hint="cs"/>
          <w:rtl/>
        </w:rPr>
        <w:t>ההסתייגות של עסאם מח</w:t>
      </w:r>
      <w:r>
        <w:rPr>
          <w:rFonts w:hint="cs"/>
          <w:rtl/>
        </w:rPr>
        <w:t xml:space="preserve">'ול לא נתקבלה. </w:t>
      </w:r>
    </w:p>
    <w:p w14:paraId="1F61DD0A" w14:textId="77777777" w:rsidR="00000000" w:rsidRDefault="007C71EE">
      <w:pPr>
        <w:pStyle w:val="a"/>
        <w:rPr>
          <w:rFonts w:hint="cs"/>
          <w:rtl/>
        </w:rPr>
      </w:pPr>
    </w:p>
    <w:p w14:paraId="08699E21" w14:textId="77777777" w:rsidR="00000000" w:rsidRDefault="007C71EE">
      <w:pPr>
        <w:pStyle w:val="a"/>
        <w:rPr>
          <w:rFonts w:hint="cs"/>
          <w:rtl/>
        </w:rPr>
      </w:pPr>
      <w:r>
        <w:rPr>
          <w:rFonts w:hint="cs"/>
          <w:rtl/>
        </w:rPr>
        <w:t xml:space="preserve">חבר הכנסת אחמד טיבי </w:t>
      </w:r>
      <w:r>
        <w:rPr>
          <w:rtl/>
        </w:rPr>
        <w:t>–</w:t>
      </w:r>
      <w:r>
        <w:rPr>
          <w:rFonts w:hint="cs"/>
          <w:rtl/>
        </w:rPr>
        <w:t xml:space="preserve"> בעד ההסתייגות? נגד? נמנעים?</w:t>
      </w:r>
    </w:p>
    <w:p w14:paraId="56E41521" w14:textId="77777777" w:rsidR="00000000" w:rsidRDefault="007C71EE">
      <w:pPr>
        <w:pStyle w:val="a"/>
        <w:rPr>
          <w:rFonts w:hint="cs"/>
          <w:rtl/>
        </w:rPr>
      </w:pPr>
    </w:p>
    <w:p w14:paraId="070B7539" w14:textId="77777777" w:rsidR="00000000" w:rsidRDefault="007C71EE">
      <w:pPr>
        <w:pStyle w:val="a"/>
        <w:jc w:val="center"/>
        <w:rPr>
          <w:b/>
          <w:bCs/>
          <w:rtl/>
        </w:rPr>
      </w:pPr>
    </w:p>
    <w:p w14:paraId="5D9CC434" w14:textId="77777777" w:rsidR="00000000" w:rsidRDefault="007C71EE">
      <w:pPr>
        <w:pStyle w:val="a"/>
        <w:jc w:val="center"/>
        <w:rPr>
          <w:rFonts w:hint="cs"/>
          <w:b/>
          <w:bCs/>
          <w:rtl/>
        </w:rPr>
      </w:pPr>
      <w:r>
        <w:rPr>
          <w:rFonts w:hint="cs"/>
          <w:b/>
          <w:bCs/>
          <w:rtl/>
        </w:rPr>
        <w:t>הצבעה</w:t>
      </w:r>
    </w:p>
    <w:p w14:paraId="621FD714" w14:textId="77777777" w:rsidR="00000000" w:rsidRDefault="007C71EE">
      <w:pPr>
        <w:pStyle w:val="a"/>
        <w:jc w:val="center"/>
        <w:rPr>
          <w:rFonts w:hint="cs"/>
          <w:b/>
          <w:bCs/>
          <w:rtl/>
        </w:rPr>
      </w:pPr>
    </w:p>
    <w:p w14:paraId="7A8B1273" w14:textId="77777777" w:rsidR="00000000" w:rsidRDefault="007C71EE">
      <w:pPr>
        <w:pStyle w:val="a"/>
        <w:jc w:val="center"/>
        <w:rPr>
          <w:rFonts w:hint="cs"/>
          <w:rtl/>
        </w:rPr>
      </w:pPr>
      <w:r>
        <w:rPr>
          <w:rFonts w:hint="cs"/>
          <w:rtl/>
        </w:rPr>
        <w:t>ההסתייגות של חבר הכנסת אחמד טיבי לסעיף 29 לא נתקבלה.</w:t>
      </w:r>
    </w:p>
    <w:p w14:paraId="444FAD1B" w14:textId="77777777" w:rsidR="00000000" w:rsidRDefault="007C71EE">
      <w:pPr>
        <w:pStyle w:val="a"/>
        <w:rPr>
          <w:rFonts w:hint="cs"/>
          <w:rtl/>
        </w:rPr>
      </w:pPr>
    </w:p>
    <w:p w14:paraId="3FB0AADE" w14:textId="77777777" w:rsidR="00000000" w:rsidRDefault="007C71EE">
      <w:pPr>
        <w:pStyle w:val="ad"/>
        <w:rPr>
          <w:rtl/>
        </w:rPr>
      </w:pPr>
      <w:r>
        <w:rPr>
          <w:rtl/>
        </w:rPr>
        <w:t>היו"ר יולי-יואל אדלשטיין:</w:t>
      </w:r>
    </w:p>
    <w:p w14:paraId="7797DA1E" w14:textId="77777777" w:rsidR="00000000" w:rsidRDefault="007C71EE">
      <w:pPr>
        <w:pStyle w:val="a"/>
        <w:rPr>
          <w:rtl/>
        </w:rPr>
      </w:pPr>
    </w:p>
    <w:p w14:paraId="17979814" w14:textId="77777777" w:rsidR="00000000" w:rsidRDefault="007C71EE">
      <w:pPr>
        <w:pStyle w:val="a"/>
        <w:rPr>
          <w:rFonts w:hint="cs"/>
          <w:rtl/>
        </w:rPr>
      </w:pPr>
      <w:r>
        <w:rPr>
          <w:rFonts w:hint="cs"/>
          <w:rtl/>
        </w:rPr>
        <w:t xml:space="preserve">תודה. ההסתייגות של אחמד טיבי לא נתקבלה. </w:t>
      </w:r>
    </w:p>
    <w:p w14:paraId="2DB1EF63" w14:textId="77777777" w:rsidR="00000000" w:rsidRDefault="007C71EE">
      <w:pPr>
        <w:pStyle w:val="a"/>
        <w:rPr>
          <w:rFonts w:hint="cs"/>
          <w:rtl/>
        </w:rPr>
      </w:pPr>
    </w:p>
    <w:p w14:paraId="1E3984AE" w14:textId="77777777" w:rsidR="00000000" w:rsidRDefault="007C71EE">
      <w:pPr>
        <w:pStyle w:val="a"/>
        <w:rPr>
          <w:rFonts w:hint="cs"/>
          <w:rtl/>
        </w:rPr>
      </w:pPr>
      <w:r>
        <w:rPr>
          <w:rFonts w:hint="cs"/>
          <w:rtl/>
        </w:rPr>
        <w:t xml:space="preserve">עמיר פרץ </w:t>
      </w:r>
      <w:r>
        <w:rPr>
          <w:rtl/>
        </w:rPr>
        <w:t>–</w:t>
      </w:r>
      <w:r>
        <w:rPr>
          <w:rFonts w:hint="cs"/>
          <w:rtl/>
        </w:rPr>
        <w:t xml:space="preserve"> מי בעד ההסתייגות? מי נגד ההסתייגות? נמנעים?</w:t>
      </w:r>
    </w:p>
    <w:p w14:paraId="1FA3C747" w14:textId="77777777" w:rsidR="00000000" w:rsidRDefault="007C71EE">
      <w:pPr>
        <w:pStyle w:val="a"/>
        <w:rPr>
          <w:rFonts w:hint="cs"/>
          <w:rtl/>
        </w:rPr>
      </w:pPr>
    </w:p>
    <w:p w14:paraId="6920ADE1" w14:textId="77777777" w:rsidR="00000000" w:rsidRDefault="007C71EE">
      <w:pPr>
        <w:pStyle w:val="a"/>
        <w:jc w:val="center"/>
        <w:rPr>
          <w:rFonts w:hint="cs"/>
          <w:b/>
          <w:bCs/>
          <w:rtl/>
        </w:rPr>
      </w:pPr>
      <w:r>
        <w:rPr>
          <w:rFonts w:hint="cs"/>
          <w:b/>
          <w:bCs/>
          <w:rtl/>
        </w:rPr>
        <w:t>ה</w:t>
      </w:r>
      <w:r>
        <w:rPr>
          <w:rFonts w:hint="cs"/>
          <w:b/>
          <w:bCs/>
          <w:rtl/>
        </w:rPr>
        <w:t>צבעה</w:t>
      </w:r>
    </w:p>
    <w:p w14:paraId="25BB8EB2" w14:textId="77777777" w:rsidR="00000000" w:rsidRDefault="007C71EE">
      <w:pPr>
        <w:pStyle w:val="a"/>
        <w:jc w:val="center"/>
        <w:rPr>
          <w:rFonts w:hint="cs"/>
          <w:b/>
          <w:bCs/>
          <w:rtl/>
        </w:rPr>
      </w:pPr>
    </w:p>
    <w:p w14:paraId="275E031B" w14:textId="77777777" w:rsidR="00000000" w:rsidRDefault="007C71EE">
      <w:pPr>
        <w:pStyle w:val="a"/>
        <w:jc w:val="center"/>
        <w:rPr>
          <w:rFonts w:hint="cs"/>
          <w:rtl/>
        </w:rPr>
      </w:pPr>
      <w:r>
        <w:rPr>
          <w:rFonts w:hint="cs"/>
          <w:rtl/>
        </w:rPr>
        <w:t>ההסתייגות של חבר הכנסת עמיר פרץ לסעיף 29 לא נתקבלה.</w:t>
      </w:r>
    </w:p>
    <w:p w14:paraId="5CA9DE60" w14:textId="77777777" w:rsidR="00000000" w:rsidRDefault="007C71EE">
      <w:pPr>
        <w:pStyle w:val="a"/>
        <w:rPr>
          <w:rFonts w:hint="cs"/>
          <w:rtl/>
        </w:rPr>
      </w:pPr>
    </w:p>
    <w:p w14:paraId="7BC4F239" w14:textId="77777777" w:rsidR="00000000" w:rsidRDefault="007C71EE">
      <w:pPr>
        <w:pStyle w:val="ad"/>
        <w:rPr>
          <w:rtl/>
        </w:rPr>
      </w:pPr>
      <w:r>
        <w:rPr>
          <w:rtl/>
        </w:rPr>
        <w:t>היו"ר יולי-יואל אדלשטיין:</w:t>
      </w:r>
    </w:p>
    <w:p w14:paraId="4D8D5D62" w14:textId="77777777" w:rsidR="00000000" w:rsidRDefault="007C71EE">
      <w:pPr>
        <w:pStyle w:val="a"/>
        <w:rPr>
          <w:rtl/>
        </w:rPr>
      </w:pPr>
    </w:p>
    <w:p w14:paraId="43444900" w14:textId="77777777" w:rsidR="00000000" w:rsidRDefault="007C71EE">
      <w:pPr>
        <w:pStyle w:val="a"/>
        <w:rPr>
          <w:rFonts w:hint="cs"/>
          <w:rtl/>
        </w:rPr>
      </w:pPr>
      <w:r>
        <w:rPr>
          <w:rFonts w:hint="cs"/>
          <w:rtl/>
        </w:rPr>
        <w:t xml:space="preserve">ההסתייגות של עמיר פרץ לא נתקבלה. </w:t>
      </w:r>
    </w:p>
    <w:p w14:paraId="2DB15B05" w14:textId="77777777" w:rsidR="00000000" w:rsidRDefault="007C71EE">
      <w:pPr>
        <w:pStyle w:val="a"/>
        <w:rPr>
          <w:rFonts w:hint="cs"/>
          <w:rtl/>
        </w:rPr>
      </w:pPr>
    </w:p>
    <w:p w14:paraId="07FD9660" w14:textId="77777777" w:rsidR="00000000" w:rsidRDefault="007C71EE">
      <w:pPr>
        <w:pStyle w:val="a"/>
        <w:rPr>
          <w:rFonts w:hint="cs"/>
          <w:rtl/>
        </w:rPr>
      </w:pPr>
      <w:r>
        <w:rPr>
          <w:rFonts w:hint="cs"/>
          <w:rtl/>
        </w:rPr>
        <w:t xml:space="preserve">חברת הכנסת אילנה כהן </w:t>
      </w:r>
      <w:r>
        <w:rPr>
          <w:rtl/>
        </w:rPr>
        <w:t>–</w:t>
      </w:r>
      <w:r>
        <w:rPr>
          <w:rFonts w:hint="cs"/>
          <w:rtl/>
        </w:rPr>
        <w:t xml:space="preserve"> אנחנו נצביע, מי בעד ההסתייגות של אילנה כהן? מי נגד? נמנעים?</w:t>
      </w:r>
    </w:p>
    <w:p w14:paraId="267EA643" w14:textId="77777777" w:rsidR="00000000" w:rsidRDefault="007C71EE">
      <w:pPr>
        <w:pStyle w:val="a"/>
        <w:rPr>
          <w:rFonts w:hint="cs"/>
          <w:rtl/>
        </w:rPr>
      </w:pPr>
    </w:p>
    <w:p w14:paraId="63BD1375" w14:textId="77777777" w:rsidR="00000000" w:rsidRDefault="007C71EE">
      <w:pPr>
        <w:pStyle w:val="a"/>
        <w:jc w:val="center"/>
        <w:rPr>
          <w:rFonts w:hint="cs"/>
          <w:b/>
          <w:bCs/>
          <w:rtl/>
        </w:rPr>
      </w:pPr>
      <w:r>
        <w:rPr>
          <w:rFonts w:hint="cs"/>
          <w:b/>
          <w:bCs/>
          <w:rtl/>
        </w:rPr>
        <w:t>הצבעה</w:t>
      </w:r>
    </w:p>
    <w:p w14:paraId="67A05567" w14:textId="77777777" w:rsidR="00000000" w:rsidRDefault="007C71EE">
      <w:pPr>
        <w:pStyle w:val="a"/>
        <w:jc w:val="center"/>
        <w:rPr>
          <w:rFonts w:hint="cs"/>
          <w:b/>
          <w:bCs/>
          <w:rtl/>
        </w:rPr>
      </w:pPr>
    </w:p>
    <w:p w14:paraId="0CF951D3" w14:textId="77777777" w:rsidR="00000000" w:rsidRDefault="007C71EE">
      <w:pPr>
        <w:pStyle w:val="a"/>
        <w:jc w:val="center"/>
        <w:rPr>
          <w:rFonts w:hint="cs"/>
          <w:rtl/>
        </w:rPr>
      </w:pPr>
      <w:r>
        <w:rPr>
          <w:rFonts w:hint="cs"/>
          <w:rtl/>
        </w:rPr>
        <w:t>ההסתייגות של חברת הכנסת אילנה כהן לסעיף 29 ל</w:t>
      </w:r>
      <w:r>
        <w:rPr>
          <w:rFonts w:hint="cs"/>
          <w:rtl/>
        </w:rPr>
        <w:t>א נתקבלה.</w:t>
      </w:r>
    </w:p>
    <w:p w14:paraId="53C4B35D" w14:textId="77777777" w:rsidR="00000000" w:rsidRDefault="007C71EE">
      <w:pPr>
        <w:pStyle w:val="a"/>
        <w:jc w:val="center"/>
        <w:rPr>
          <w:rFonts w:hint="cs"/>
          <w:rtl/>
        </w:rPr>
      </w:pPr>
    </w:p>
    <w:p w14:paraId="3C21DAF7" w14:textId="77777777" w:rsidR="00000000" w:rsidRDefault="007C71EE">
      <w:pPr>
        <w:pStyle w:val="ad"/>
        <w:rPr>
          <w:rtl/>
        </w:rPr>
      </w:pPr>
      <w:r>
        <w:rPr>
          <w:rtl/>
        </w:rPr>
        <w:t>היו"ר יולי-יואל אדלשטיין:</w:t>
      </w:r>
    </w:p>
    <w:p w14:paraId="79DA09F2" w14:textId="77777777" w:rsidR="00000000" w:rsidRDefault="007C71EE">
      <w:pPr>
        <w:pStyle w:val="a"/>
        <w:rPr>
          <w:rtl/>
        </w:rPr>
      </w:pPr>
    </w:p>
    <w:p w14:paraId="3CBC8F69" w14:textId="77777777" w:rsidR="00000000" w:rsidRDefault="007C71EE">
      <w:pPr>
        <w:pStyle w:val="a"/>
        <w:rPr>
          <w:rFonts w:hint="cs"/>
          <w:rtl/>
        </w:rPr>
      </w:pPr>
      <w:r>
        <w:rPr>
          <w:rFonts w:hint="cs"/>
          <w:rtl/>
        </w:rPr>
        <w:t xml:space="preserve">תודה. ההסתייגות של אילנה כהן לא עברה. </w:t>
      </w:r>
    </w:p>
    <w:p w14:paraId="28D68AC9" w14:textId="77777777" w:rsidR="00000000" w:rsidRDefault="007C71EE">
      <w:pPr>
        <w:pStyle w:val="a"/>
        <w:rPr>
          <w:rFonts w:hint="cs"/>
          <w:rtl/>
        </w:rPr>
      </w:pPr>
    </w:p>
    <w:p w14:paraId="4996FA1D" w14:textId="77777777" w:rsidR="00000000" w:rsidRDefault="007C71EE">
      <w:pPr>
        <w:pStyle w:val="a"/>
        <w:rPr>
          <w:rFonts w:hint="cs"/>
          <w:rtl/>
        </w:rPr>
      </w:pPr>
      <w:r>
        <w:rPr>
          <w:rFonts w:hint="cs"/>
          <w:rtl/>
        </w:rPr>
        <w:t xml:space="preserve">חבר הכנסת דוד טל </w:t>
      </w:r>
      <w:r>
        <w:rPr>
          <w:rtl/>
        </w:rPr>
        <w:t>–</w:t>
      </w:r>
      <w:r>
        <w:rPr>
          <w:rFonts w:hint="cs"/>
          <w:rtl/>
        </w:rPr>
        <w:t xml:space="preserve"> מי בעד ההסתייגות שלו? מי נגד ההסתייגות של דוד טל? נמנעים?</w:t>
      </w:r>
    </w:p>
    <w:p w14:paraId="4006141C" w14:textId="77777777" w:rsidR="00000000" w:rsidRDefault="007C71EE">
      <w:pPr>
        <w:pStyle w:val="a"/>
        <w:rPr>
          <w:rFonts w:hint="cs"/>
          <w:rtl/>
        </w:rPr>
      </w:pPr>
    </w:p>
    <w:p w14:paraId="443E4D63" w14:textId="77777777" w:rsidR="00000000" w:rsidRDefault="007C71EE">
      <w:pPr>
        <w:pStyle w:val="a"/>
        <w:jc w:val="center"/>
        <w:rPr>
          <w:rFonts w:hint="cs"/>
          <w:b/>
          <w:bCs/>
          <w:rtl/>
        </w:rPr>
      </w:pPr>
      <w:r>
        <w:rPr>
          <w:rFonts w:hint="cs"/>
          <w:b/>
          <w:bCs/>
          <w:rtl/>
        </w:rPr>
        <w:t>הצבעה</w:t>
      </w:r>
    </w:p>
    <w:p w14:paraId="252BB94A" w14:textId="77777777" w:rsidR="00000000" w:rsidRDefault="007C71EE">
      <w:pPr>
        <w:pStyle w:val="a"/>
        <w:jc w:val="center"/>
        <w:rPr>
          <w:rFonts w:hint="cs"/>
          <w:b/>
          <w:bCs/>
          <w:rtl/>
        </w:rPr>
      </w:pPr>
    </w:p>
    <w:p w14:paraId="19701C0F" w14:textId="77777777" w:rsidR="00000000" w:rsidRDefault="007C71EE">
      <w:pPr>
        <w:pStyle w:val="a"/>
        <w:jc w:val="center"/>
        <w:rPr>
          <w:rFonts w:hint="cs"/>
          <w:rtl/>
        </w:rPr>
      </w:pPr>
      <w:r>
        <w:rPr>
          <w:rFonts w:hint="cs"/>
          <w:rtl/>
        </w:rPr>
        <w:t>ההסתייגות של חבר הכנסת דוד טל לסעיף 29 לא נתקבלה.</w:t>
      </w:r>
    </w:p>
    <w:p w14:paraId="7CF12C8F" w14:textId="77777777" w:rsidR="00000000" w:rsidRDefault="007C71EE">
      <w:pPr>
        <w:pStyle w:val="a"/>
        <w:rPr>
          <w:rFonts w:hint="cs"/>
          <w:rtl/>
        </w:rPr>
      </w:pPr>
    </w:p>
    <w:p w14:paraId="4B47643B" w14:textId="77777777" w:rsidR="00000000" w:rsidRDefault="007C71EE">
      <w:pPr>
        <w:pStyle w:val="ad"/>
        <w:rPr>
          <w:rtl/>
        </w:rPr>
      </w:pPr>
      <w:r>
        <w:rPr>
          <w:rtl/>
        </w:rPr>
        <w:t>היו"ר יולי-יואל אדלשטיין:</w:t>
      </w:r>
    </w:p>
    <w:p w14:paraId="0CDD160F" w14:textId="77777777" w:rsidR="00000000" w:rsidRDefault="007C71EE">
      <w:pPr>
        <w:pStyle w:val="a"/>
        <w:rPr>
          <w:rtl/>
        </w:rPr>
      </w:pPr>
    </w:p>
    <w:p w14:paraId="18A40323" w14:textId="77777777" w:rsidR="00000000" w:rsidRDefault="007C71EE">
      <w:pPr>
        <w:pStyle w:val="a"/>
        <w:rPr>
          <w:rFonts w:hint="cs"/>
          <w:rtl/>
        </w:rPr>
      </w:pPr>
      <w:r>
        <w:rPr>
          <w:rFonts w:hint="cs"/>
          <w:rtl/>
        </w:rPr>
        <w:t>ההסתייגות לא עב</w:t>
      </w:r>
      <w:r>
        <w:rPr>
          <w:rFonts w:hint="cs"/>
          <w:rtl/>
        </w:rPr>
        <w:t xml:space="preserve">רה. </w:t>
      </w:r>
    </w:p>
    <w:p w14:paraId="67190657" w14:textId="77777777" w:rsidR="00000000" w:rsidRDefault="007C71EE">
      <w:pPr>
        <w:pStyle w:val="a"/>
        <w:rPr>
          <w:rFonts w:hint="cs"/>
          <w:rtl/>
        </w:rPr>
      </w:pPr>
    </w:p>
    <w:p w14:paraId="46153363" w14:textId="77777777" w:rsidR="00000000" w:rsidRDefault="007C71EE">
      <w:pPr>
        <w:pStyle w:val="a"/>
        <w:rPr>
          <w:rFonts w:hint="cs"/>
          <w:rtl/>
        </w:rPr>
      </w:pPr>
      <w:r>
        <w:rPr>
          <w:rFonts w:hint="cs"/>
          <w:rtl/>
        </w:rPr>
        <w:t>חבר הכנסת עזמי בשארה - מי בעד ההסתייגות שלו? מי נגד ההסתייגות שלו? נמנעים?</w:t>
      </w:r>
    </w:p>
    <w:p w14:paraId="36613981" w14:textId="77777777" w:rsidR="00000000" w:rsidRDefault="007C71EE">
      <w:pPr>
        <w:pStyle w:val="a"/>
        <w:rPr>
          <w:rFonts w:hint="cs"/>
          <w:rtl/>
        </w:rPr>
      </w:pPr>
    </w:p>
    <w:p w14:paraId="4AE7C9DA" w14:textId="77777777" w:rsidR="00000000" w:rsidRDefault="007C71EE">
      <w:pPr>
        <w:pStyle w:val="a"/>
        <w:jc w:val="center"/>
        <w:rPr>
          <w:rFonts w:hint="cs"/>
          <w:b/>
          <w:bCs/>
          <w:rtl/>
        </w:rPr>
      </w:pPr>
      <w:r>
        <w:rPr>
          <w:rFonts w:hint="cs"/>
          <w:b/>
          <w:bCs/>
          <w:rtl/>
        </w:rPr>
        <w:t>הצבעה</w:t>
      </w:r>
    </w:p>
    <w:p w14:paraId="39378EAE" w14:textId="77777777" w:rsidR="00000000" w:rsidRDefault="007C71EE">
      <w:pPr>
        <w:pStyle w:val="a"/>
        <w:jc w:val="center"/>
        <w:rPr>
          <w:rFonts w:hint="cs"/>
          <w:b/>
          <w:bCs/>
          <w:rtl/>
        </w:rPr>
      </w:pPr>
    </w:p>
    <w:p w14:paraId="236984ED" w14:textId="77777777" w:rsidR="00000000" w:rsidRDefault="007C71EE">
      <w:pPr>
        <w:pStyle w:val="a"/>
        <w:jc w:val="center"/>
        <w:rPr>
          <w:rFonts w:hint="cs"/>
          <w:rtl/>
        </w:rPr>
      </w:pPr>
      <w:r>
        <w:rPr>
          <w:rFonts w:hint="cs"/>
          <w:rtl/>
        </w:rPr>
        <w:t>ההסתייגות של חבר הכנסת עזמי בשארה לסעיף 29 לא נתקבלה.</w:t>
      </w:r>
    </w:p>
    <w:p w14:paraId="221D382A" w14:textId="77777777" w:rsidR="00000000" w:rsidRDefault="007C71EE">
      <w:pPr>
        <w:pStyle w:val="a"/>
        <w:rPr>
          <w:rFonts w:hint="cs"/>
          <w:rtl/>
        </w:rPr>
      </w:pPr>
    </w:p>
    <w:p w14:paraId="56006259" w14:textId="77777777" w:rsidR="00000000" w:rsidRDefault="007C71EE">
      <w:pPr>
        <w:pStyle w:val="ad"/>
        <w:rPr>
          <w:rtl/>
        </w:rPr>
      </w:pPr>
      <w:r>
        <w:rPr>
          <w:rtl/>
        </w:rPr>
        <w:t>היו"ר יולי-יואל אדלשטיין:</w:t>
      </w:r>
    </w:p>
    <w:p w14:paraId="67C9C7EC" w14:textId="77777777" w:rsidR="00000000" w:rsidRDefault="007C71EE">
      <w:pPr>
        <w:pStyle w:val="a"/>
        <w:rPr>
          <w:rtl/>
        </w:rPr>
      </w:pPr>
    </w:p>
    <w:p w14:paraId="43078F89" w14:textId="77777777" w:rsidR="00000000" w:rsidRDefault="007C71EE">
      <w:pPr>
        <w:pStyle w:val="a"/>
        <w:rPr>
          <w:rFonts w:hint="cs"/>
          <w:rtl/>
        </w:rPr>
      </w:pPr>
      <w:r>
        <w:rPr>
          <w:rFonts w:hint="cs"/>
          <w:rtl/>
        </w:rPr>
        <w:t xml:space="preserve">תודה. ההסתייגות של עזמי בשארה לא עברה. </w:t>
      </w:r>
    </w:p>
    <w:p w14:paraId="141A5CB4" w14:textId="77777777" w:rsidR="00000000" w:rsidRDefault="007C71EE">
      <w:pPr>
        <w:pStyle w:val="a"/>
        <w:rPr>
          <w:rFonts w:hint="cs"/>
          <w:rtl/>
        </w:rPr>
      </w:pPr>
    </w:p>
    <w:p w14:paraId="52632860" w14:textId="77777777" w:rsidR="00000000" w:rsidRDefault="007C71EE">
      <w:pPr>
        <w:pStyle w:val="a"/>
        <w:rPr>
          <w:rFonts w:hint="cs"/>
          <w:rtl/>
        </w:rPr>
      </w:pPr>
      <w:r>
        <w:rPr>
          <w:rFonts w:hint="cs"/>
          <w:rtl/>
        </w:rPr>
        <w:t>אנחנו בעמוד 133, בהסתייגותו של ג'מאל זחאלקה.</w:t>
      </w:r>
      <w:r>
        <w:rPr>
          <w:rFonts w:hint="cs"/>
          <w:rtl/>
        </w:rPr>
        <w:t xml:space="preserve"> מי בעד? מי נגד? נמנעים?</w:t>
      </w:r>
    </w:p>
    <w:p w14:paraId="4110D38D" w14:textId="77777777" w:rsidR="00000000" w:rsidRDefault="007C71EE">
      <w:pPr>
        <w:pStyle w:val="a"/>
        <w:rPr>
          <w:rFonts w:hint="cs"/>
          <w:rtl/>
        </w:rPr>
      </w:pPr>
    </w:p>
    <w:p w14:paraId="3D90988C" w14:textId="77777777" w:rsidR="00000000" w:rsidRDefault="007C71EE">
      <w:pPr>
        <w:pStyle w:val="a"/>
        <w:jc w:val="center"/>
        <w:rPr>
          <w:rFonts w:hint="cs"/>
          <w:b/>
          <w:bCs/>
          <w:rtl/>
        </w:rPr>
      </w:pPr>
      <w:r>
        <w:rPr>
          <w:rFonts w:hint="cs"/>
          <w:b/>
          <w:bCs/>
          <w:rtl/>
        </w:rPr>
        <w:t>הצבעה</w:t>
      </w:r>
    </w:p>
    <w:p w14:paraId="6F3901E8" w14:textId="77777777" w:rsidR="00000000" w:rsidRDefault="007C71EE">
      <w:pPr>
        <w:pStyle w:val="a"/>
        <w:jc w:val="center"/>
        <w:rPr>
          <w:rFonts w:hint="cs"/>
          <w:b/>
          <w:bCs/>
          <w:rtl/>
        </w:rPr>
      </w:pPr>
    </w:p>
    <w:p w14:paraId="790B1352" w14:textId="77777777" w:rsidR="00000000" w:rsidRDefault="007C71EE">
      <w:pPr>
        <w:pStyle w:val="a"/>
        <w:jc w:val="center"/>
        <w:rPr>
          <w:rFonts w:hint="cs"/>
          <w:rtl/>
        </w:rPr>
      </w:pPr>
      <w:r>
        <w:rPr>
          <w:rFonts w:hint="cs"/>
          <w:rtl/>
        </w:rPr>
        <w:t>ההסתייגות של חבר הכנסת ג'מאל זחאלקה לסעיף 29 לא נתקבלה.</w:t>
      </w:r>
    </w:p>
    <w:p w14:paraId="38F11C50" w14:textId="77777777" w:rsidR="00000000" w:rsidRDefault="007C71EE">
      <w:pPr>
        <w:pStyle w:val="a"/>
        <w:rPr>
          <w:rFonts w:hint="cs"/>
          <w:rtl/>
        </w:rPr>
      </w:pPr>
    </w:p>
    <w:p w14:paraId="14D7F5B8" w14:textId="77777777" w:rsidR="00000000" w:rsidRDefault="007C71EE">
      <w:pPr>
        <w:pStyle w:val="ad"/>
        <w:rPr>
          <w:rtl/>
        </w:rPr>
      </w:pPr>
      <w:r>
        <w:rPr>
          <w:rtl/>
        </w:rPr>
        <w:t>היו"ר יולי-יואל אדלשטיין:</w:t>
      </w:r>
    </w:p>
    <w:p w14:paraId="3BFA405A" w14:textId="77777777" w:rsidR="00000000" w:rsidRDefault="007C71EE">
      <w:pPr>
        <w:pStyle w:val="a"/>
        <w:rPr>
          <w:rtl/>
        </w:rPr>
      </w:pPr>
    </w:p>
    <w:p w14:paraId="0A83927E" w14:textId="77777777" w:rsidR="00000000" w:rsidRDefault="007C71EE">
      <w:pPr>
        <w:pStyle w:val="a"/>
        <w:rPr>
          <w:rFonts w:hint="cs"/>
          <w:rtl/>
        </w:rPr>
      </w:pPr>
      <w:r>
        <w:rPr>
          <w:rFonts w:hint="cs"/>
          <w:rtl/>
        </w:rPr>
        <w:t xml:space="preserve">ההסתייגות של זחאלקה לא עברה. </w:t>
      </w:r>
    </w:p>
    <w:p w14:paraId="74979E6C" w14:textId="77777777" w:rsidR="00000000" w:rsidRDefault="007C71EE">
      <w:pPr>
        <w:pStyle w:val="a"/>
        <w:rPr>
          <w:rFonts w:hint="cs"/>
          <w:rtl/>
        </w:rPr>
      </w:pPr>
    </w:p>
    <w:p w14:paraId="77A58D57" w14:textId="77777777" w:rsidR="00000000" w:rsidRDefault="007C71EE">
      <w:pPr>
        <w:pStyle w:val="a"/>
        <w:rPr>
          <w:rFonts w:hint="cs"/>
          <w:rtl/>
        </w:rPr>
      </w:pPr>
      <w:r>
        <w:rPr>
          <w:rFonts w:hint="cs"/>
          <w:rtl/>
        </w:rPr>
        <w:t>ואסל טאהא - מי בעד ההסתייגות שלו? מי נגד ההסתייגות? נמנעים?</w:t>
      </w:r>
    </w:p>
    <w:p w14:paraId="252C4967" w14:textId="77777777" w:rsidR="00000000" w:rsidRDefault="007C71EE">
      <w:pPr>
        <w:pStyle w:val="a"/>
        <w:rPr>
          <w:rFonts w:hint="cs"/>
          <w:rtl/>
        </w:rPr>
      </w:pPr>
    </w:p>
    <w:p w14:paraId="2F08C591" w14:textId="77777777" w:rsidR="00000000" w:rsidRDefault="007C71EE">
      <w:pPr>
        <w:pStyle w:val="a"/>
        <w:jc w:val="center"/>
        <w:rPr>
          <w:rFonts w:hint="cs"/>
          <w:b/>
          <w:bCs/>
          <w:rtl/>
        </w:rPr>
      </w:pPr>
      <w:r>
        <w:rPr>
          <w:rFonts w:hint="cs"/>
          <w:b/>
          <w:bCs/>
          <w:rtl/>
        </w:rPr>
        <w:t>הצבעה</w:t>
      </w:r>
    </w:p>
    <w:p w14:paraId="7E901AA6" w14:textId="77777777" w:rsidR="00000000" w:rsidRDefault="007C71EE">
      <w:pPr>
        <w:pStyle w:val="a"/>
        <w:jc w:val="center"/>
        <w:rPr>
          <w:rFonts w:hint="cs"/>
          <w:b/>
          <w:bCs/>
          <w:rtl/>
        </w:rPr>
      </w:pPr>
    </w:p>
    <w:p w14:paraId="795B3D60" w14:textId="77777777" w:rsidR="00000000" w:rsidRDefault="007C71EE">
      <w:pPr>
        <w:pStyle w:val="a"/>
        <w:jc w:val="center"/>
        <w:rPr>
          <w:rFonts w:hint="cs"/>
          <w:rtl/>
        </w:rPr>
      </w:pPr>
      <w:r>
        <w:rPr>
          <w:rFonts w:hint="cs"/>
          <w:rtl/>
        </w:rPr>
        <w:t>ההסתייגות של חבר הכנסת ואסל טאהא לסעיף 2</w:t>
      </w:r>
      <w:r>
        <w:rPr>
          <w:rFonts w:hint="cs"/>
          <w:rtl/>
        </w:rPr>
        <w:t>9 לא נתקבלה.</w:t>
      </w:r>
    </w:p>
    <w:p w14:paraId="3C4E7B72" w14:textId="77777777" w:rsidR="00000000" w:rsidRDefault="007C71EE">
      <w:pPr>
        <w:pStyle w:val="a"/>
        <w:rPr>
          <w:rFonts w:hint="cs"/>
          <w:rtl/>
        </w:rPr>
      </w:pPr>
    </w:p>
    <w:p w14:paraId="29E289B9" w14:textId="77777777" w:rsidR="00000000" w:rsidRDefault="007C71EE">
      <w:pPr>
        <w:pStyle w:val="ad"/>
        <w:rPr>
          <w:rtl/>
        </w:rPr>
      </w:pPr>
      <w:r>
        <w:rPr>
          <w:rtl/>
        </w:rPr>
        <w:t>היו"ר יולי-יואל אדלשטיין:</w:t>
      </w:r>
    </w:p>
    <w:p w14:paraId="72CA58B8" w14:textId="77777777" w:rsidR="00000000" w:rsidRDefault="007C71EE">
      <w:pPr>
        <w:pStyle w:val="a"/>
        <w:rPr>
          <w:rtl/>
        </w:rPr>
      </w:pPr>
    </w:p>
    <w:p w14:paraId="57BA74DE" w14:textId="77777777" w:rsidR="00000000" w:rsidRDefault="007C71EE">
      <w:pPr>
        <w:pStyle w:val="a"/>
        <w:rPr>
          <w:rFonts w:hint="cs"/>
          <w:rtl/>
        </w:rPr>
      </w:pPr>
      <w:r>
        <w:rPr>
          <w:rFonts w:hint="cs"/>
          <w:rtl/>
        </w:rPr>
        <w:t xml:space="preserve">תודה. ההסתייגות של ואסל טאהא לא עברה. </w:t>
      </w:r>
    </w:p>
    <w:p w14:paraId="27224363" w14:textId="77777777" w:rsidR="00000000" w:rsidRDefault="007C71EE">
      <w:pPr>
        <w:pStyle w:val="a"/>
        <w:rPr>
          <w:rFonts w:hint="cs"/>
          <w:rtl/>
        </w:rPr>
      </w:pPr>
    </w:p>
    <w:p w14:paraId="68800587" w14:textId="77777777" w:rsidR="00000000" w:rsidRDefault="007C71EE">
      <w:pPr>
        <w:pStyle w:val="a"/>
        <w:rPr>
          <w:rFonts w:hint="cs"/>
          <w:rtl/>
        </w:rPr>
      </w:pPr>
      <w:r>
        <w:rPr>
          <w:rFonts w:hint="cs"/>
          <w:rtl/>
        </w:rPr>
        <w:t>חבר הכנסת עבד-אלמאלכ דהאמשה - מי בעד ההסתייגות? מי נגד ההסתייגות? נמנעים?</w:t>
      </w:r>
    </w:p>
    <w:p w14:paraId="126100B6" w14:textId="77777777" w:rsidR="00000000" w:rsidRDefault="007C71EE">
      <w:pPr>
        <w:pStyle w:val="a"/>
        <w:rPr>
          <w:rFonts w:hint="cs"/>
          <w:rtl/>
        </w:rPr>
      </w:pPr>
    </w:p>
    <w:p w14:paraId="2E64F27A" w14:textId="77777777" w:rsidR="00000000" w:rsidRDefault="007C71EE">
      <w:pPr>
        <w:pStyle w:val="a"/>
        <w:jc w:val="center"/>
        <w:rPr>
          <w:rFonts w:hint="cs"/>
          <w:b/>
          <w:bCs/>
          <w:rtl/>
        </w:rPr>
      </w:pPr>
      <w:r>
        <w:rPr>
          <w:rFonts w:hint="cs"/>
          <w:b/>
          <w:bCs/>
          <w:rtl/>
        </w:rPr>
        <w:t>הצבעה</w:t>
      </w:r>
    </w:p>
    <w:p w14:paraId="71B6FA2D" w14:textId="77777777" w:rsidR="00000000" w:rsidRDefault="007C71EE">
      <w:pPr>
        <w:pStyle w:val="a"/>
        <w:jc w:val="center"/>
        <w:rPr>
          <w:rFonts w:hint="cs"/>
          <w:b/>
          <w:bCs/>
          <w:rtl/>
        </w:rPr>
      </w:pPr>
    </w:p>
    <w:p w14:paraId="13A8719C" w14:textId="77777777" w:rsidR="00000000" w:rsidRDefault="007C71EE">
      <w:pPr>
        <w:pStyle w:val="a"/>
        <w:jc w:val="center"/>
        <w:rPr>
          <w:rFonts w:hint="cs"/>
          <w:rtl/>
        </w:rPr>
      </w:pPr>
      <w:r>
        <w:rPr>
          <w:rFonts w:hint="cs"/>
          <w:rtl/>
        </w:rPr>
        <w:t>ההסתייגות  של חבר הכנסת עבד-אלמאלכ דהאמשה לסעיף 29 לא נתקבלה.</w:t>
      </w:r>
    </w:p>
    <w:p w14:paraId="401B1875" w14:textId="77777777" w:rsidR="00000000" w:rsidRDefault="007C71EE">
      <w:pPr>
        <w:pStyle w:val="a"/>
        <w:rPr>
          <w:rFonts w:hint="cs"/>
          <w:rtl/>
        </w:rPr>
      </w:pPr>
    </w:p>
    <w:p w14:paraId="6A860F7A" w14:textId="77777777" w:rsidR="00000000" w:rsidRDefault="007C71EE">
      <w:pPr>
        <w:pStyle w:val="ad"/>
        <w:rPr>
          <w:rtl/>
        </w:rPr>
      </w:pPr>
    </w:p>
    <w:p w14:paraId="340CA665" w14:textId="77777777" w:rsidR="00000000" w:rsidRDefault="007C71EE">
      <w:pPr>
        <w:pStyle w:val="ad"/>
        <w:rPr>
          <w:rtl/>
        </w:rPr>
      </w:pPr>
      <w:r>
        <w:rPr>
          <w:rtl/>
        </w:rPr>
        <w:t>היו"ר יולי-יואל אדלשטיין:</w:t>
      </w:r>
    </w:p>
    <w:p w14:paraId="645839D2" w14:textId="77777777" w:rsidR="00000000" w:rsidRDefault="007C71EE">
      <w:pPr>
        <w:pStyle w:val="a"/>
        <w:rPr>
          <w:rtl/>
        </w:rPr>
      </w:pPr>
    </w:p>
    <w:p w14:paraId="27AF11EB" w14:textId="77777777" w:rsidR="00000000" w:rsidRDefault="007C71EE">
      <w:pPr>
        <w:pStyle w:val="a"/>
        <w:rPr>
          <w:rFonts w:hint="cs"/>
          <w:rtl/>
        </w:rPr>
      </w:pPr>
      <w:r>
        <w:rPr>
          <w:rFonts w:hint="cs"/>
          <w:rtl/>
        </w:rPr>
        <w:t>תו</w:t>
      </w:r>
      <w:r>
        <w:rPr>
          <w:rFonts w:hint="cs"/>
          <w:rtl/>
        </w:rPr>
        <w:t xml:space="preserve">דה. ההסתייגות של דהאמשה לא עברה. </w:t>
      </w:r>
    </w:p>
    <w:p w14:paraId="024F3C0B" w14:textId="77777777" w:rsidR="00000000" w:rsidRDefault="007C71EE">
      <w:pPr>
        <w:pStyle w:val="a"/>
        <w:rPr>
          <w:rFonts w:hint="cs"/>
          <w:rtl/>
        </w:rPr>
      </w:pPr>
    </w:p>
    <w:p w14:paraId="34BF130A" w14:textId="77777777" w:rsidR="00000000" w:rsidRDefault="007C71EE">
      <w:pPr>
        <w:pStyle w:val="a"/>
        <w:rPr>
          <w:rFonts w:hint="cs"/>
          <w:rtl/>
        </w:rPr>
      </w:pPr>
      <w:r>
        <w:rPr>
          <w:rFonts w:hint="cs"/>
          <w:rtl/>
        </w:rPr>
        <w:t>חבר הכנסת טלב אלסאנע - מי בעד ההסתייגות?</w:t>
      </w:r>
    </w:p>
    <w:p w14:paraId="214A4473" w14:textId="77777777" w:rsidR="00000000" w:rsidRDefault="007C71EE">
      <w:pPr>
        <w:pStyle w:val="a"/>
        <w:rPr>
          <w:rFonts w:hint="cs"/>
          <w:rtl/>
        </w:rPr>
      </w:pPr>
    </w:p>
    <w:p w14:paraId="3930A3C7" w14:textId="77777777" w:rsidR="00000000" w:rsidRDefault="007C71EE">
      <w:pPr>
        <w:pStyle w:val="ac"/>
        <w:rPr>
          <w:rtl/>
        </w:rPr>
      </w:pPr>
      <w:r>
        <w:rPr>
          <w:rFonts w:hint="eastAsia"/>
          <w:rtl/>
        </w:rPr>
        <w:t>טלב</w:t>
      </w:r>
      <w:r>
        <w:rPr>
          <w:rtl/>
        </w:rPr>
        <w:t xml:space="preserve"> אלסאנע (רע"ם):</w:t>
      </w:r>
    </w:p>
    <w:p w14:paraId="1A07E562" w14:textId="77777777" w:rsidR="00000000" w:rsidRDefault="007C71EE">
      <w:pPr>
        <w:pStyle w:val="a"/>
        <w:rPr>
          <w:rFonts w:hint="cs"/>
          <w:rtl/>
        </w:rPr>
      </w:pPr>
    </w:p>
    <w:p w14:paraId="3BF79D25" w14:textId="77777777" w:rsidR="00000000" w:rsidRDefault="007C71EE">
      <w:pPr>
        <w:pStyle w:val="a"/>
        <w:rPr>
          <w:rFonts w:hint="cs"/>
          <w:rtl/>
        </w:rPr>
      </w:pPr>
      <w:r>
        <w:rPr>
          <w:rFonts w:hint="cs"/>
          <w:rtl/>
        </w:rPr>
        <w:t>אבקש להסיר - - -</w:t>
      </w:r>
    </w:p>
    <w:p w14:paraId="2554654A" w14:textId="77777777" w:rsidR="00000000" w:rsidRDefault="007C71EE">
      <w:pPr>
        <w:pStyle w:val="a"/>
        <w:rPr>
          <w:rFonts w:hint="cs"/>
          <w:rtl/>
        </w:rPr>
      </w:pPr>
    </w:p>
    <w:p w14:paraId="31BEA159" w14:textId="77777777" w:rsidR="00000000" w:rsidRDefault="007C71EE">
      <w:pPr>
        <w:pStyle w:val="ad"/>
        <w:rPr>
          <w:rtl/>
        </w:rPr>
      </w:pPr>
      <w:r>
        <w:rPr>
          <w:rtl/>
        </w:rPr>
        <w:t>היו"ר יולי-יואל אדלשטיין:</w:t>
      </w:r>
    </w:p>
    <w:p w14:paraId="7940A886" w14:textId="77777777" w:rsidR="00000000" w:rsidRDefault="007C71EE">
      <w:pPr>
        <w:pStyle w:val="a"/>
        <w:rPr>
          <w:rtl/>
        </w:rPr>
      </w:pPr>
    </w:p>
    <w:p w14:paraId="408E0AAD" w14:textId="77777777" w:rsidR="00000000" w:rsidRDefault="007C71EE">
      <w:pPr>
        <w:pStyle w:val="a"/>
        <w:rPr>
          <w:rFonts w:hint="cs"/>
          <w:rtl/>
        </w:rPr>
      </w:pPr>
      <w:r>
        <w:rPr>
          <w:rFonts w:hint="cs"/>
          <w:rtl/>
        </w:rPr>
        <w:t xml:space="preserve">חבר הכנסת טלב אלסאנע מסיר את ההסתייגות שלו. </w:t>
      </w:r>
    </w:p>
    <w:p w14:paraId="243C5B34" w14:textId="77777777" w:rsidR="00000000" w:rsidRDefault="007C71EE">
      <w:pPr>
        <w:pStyle w:val="a"/>
        <w:rPr>
          <w:rFonts w:hint="cs"/>
          <w:rtl/>
        </w:rPr>
      </w:pPr>
    </w:p>
    <w:p w14:paraId="3A8390E3" w14:textId="77777777" w:rsidR="00000000" w:rsidRDefault="007C71EE">
      <w:pPr>
        <w:pStyle w:val="a"/>
        <w:rPr>
          <w:rFonts w:hint="cs"/>
          <w:rtl/>
        </w:rPr>
      </w:pPr>
      <w:r>
        <w:rPr>
          <w:rFonts w:hint="cs"/>
          <w:rtl/>
        </w:rPr>
        <w:t>קבוצת ברכה - מי בעד ההסתייגות? מי נגד ההסתייגות של ברכה? נמנעים?</w:t>
      </w:r>
    </w:p>
    <w:p w14:paraId="645A3ABD" w14:textId="77777777" w:rsidR="00000000" w:rsidRDefault="007C71EE">
      <w:pPr>
        <w:pStyle w:val="a"/>
        <w:rPr>
          <w:rFonts w:hint="cs"/>
          <w:rtl/>
        </w:rPr>
      </w:pPr>
    </w:p>
    <w:p w14:paraId="748C6289" w14:textId="77777777" w:rsidR="00000000" w:rsidRDefault="007C71EE">
      <w:pPr>
        <w:pStyle w:val="a"/>
        <w:jc w:val="center"/>
        <w:rPr>
          <w:rFonts w:hint="cs"/>
          <w:b/>
          <w:bCs/>
          <w:rtl/>
        </w:rPr>
      </w:pPr>
      <w:r>
        <w:rPr>
          <w:rFonts w:hint="cs"/>
          <w:b/>
          <w:bCs/>
          <w:rtl/>
        </w:rPr>
        <w:t>הצ</w:t>
      </w:r>
      <w:r>
        <w:rPr>
          <w:rFonts w:hint="cs"/>
          <w:b/>
          <w:bCs/>
          <w:rtl/>
        </w:rPr>
        <w:t>בעה</w:t>
      </w:r>
    </w:p>
    <w:p w14:paraId="48AD27F7" w14:textId="77777777" w:rsidR="00000000" w:rsidRDefault="007C71EE">
      <w:pPr>
        <w:pStyle w:val="a"/>
        <w:jc w:val="center"/>
        <w:rPr>
          <w:rFonts w:hint="cs"/>
          <w:b/>
          <w:bCs/>
          <w:rtl/>
        </w:rPr>
      </w:pPr>
    </w:p>
    <w:p w14:paraId="35E314DC" w14:textId="77777777" w:rsidR="00000000" w:rsidRDefault="007C71EE">
      <w:pPr>
        <w:pStyle w:val="a"/>
        <w:jc w:val="center"/>
        <w:rPr>
          <w:rFonts w:hint="cs"/>
          <w:rtl/>
        </w:rPr>
      </w:pPr>
      <w:r>
        <w:rPr>
          <w:rFonts w:hint="cs"/>
          <w:rtl/>
        </w:rPr>
        <w:t>ההסתייגות של קבוצת חבר הכנסת מוחמד ברכה, של קבוצת סיעת בל"ד ושל חברי הכנסת טלב אלסאנע ודוד טל לסעיף 29 לא נתקבלה.</w:t>
      </w:r>
    </w:p>
    <w:p w14:paraId="63A40580" w14:textId="77777777" w:rsidR="00000000" w:rsidRDefault="007C71EE">
      <w:pPr>
        <w:pStyle w:val="a"/>
        <w:rPr>
          <w:rFonts w:hint="cs"/>
          <w:rtl/>
        </w:rPr>
      </w:pPr>
    </w:p>
    <w:p w14:paraId="2673E794" w14:textId="77777777" w:rsidR="00000000" w:rsidRDefault="007C71EE">
      <w:pPr>
        <w:pStyle w:val="ad"/>
        <w:rPr>
          <w:rtl/>
        </w:rPr>
      </w:pPr>
      <w:r>
        <w:rPr>
          <w:rtl/>
        </w:rPr>
        <w:t>היו"ר יולי-יואל אדלשטיין:</w:t>
      </w:r>
    </w:p>
    <w:p w14:paraId="4787D7B5" w14:textId="77777777" w:rsidR="00000000" w:rsidRDefault="007C71EE">
      <w:pPr>
        <w:pStyle w:val="a"/>
        <w:rPr>
          <w:rtl/>
        </w:rPr>
      </w:pPr>
    </w:p>
    <w:p w14:paraId="416B0469" w14:textId="77777777" w:rsidR="00000000" w:rsidRDefault="007C71EE">
      <w:pPr>
        <w:pStyle w:val="a"/>
        <w:rPr>
          <w:rFonts w:hint="cs"/>
          <w:rtl/>
        </w:rPr>
      </w:pPr>
      <w:r>
        <w:rPr>
          <w:rFonts w:hint="cs"/>
          <w:rtl/>
        </w:rPr>
        <w:t xml:space="preserve">ההסתייגות לא עברה. </w:t>
      </w:r>
    </w:p>
    <w:p w14:paraId="4194F8D3" w14:textId="77777777" w:rsidR="00000000" w:rsidRDefault="007C71EE">
      <w:pPr>
        <w:pStyle w:val="a"/>
        <w:rPr>
          <w:rFonts w:hint="cs"/>
          <w:rtl/>
        </w:rPr>
      </w:pPr>
    </w:p>
    <w:p w14:paraId="0B1A97D7" w14:textId="77777777" w:rsidR="00000000" w:rsidRDefault="007C71EE">
      <w:pPr>
        <w:pStyle w:val="a"/>
        <w:rPr>
          <w:rFonts w:hint="cs"/>
          <w:rtl/>
        </w:rPr>
      </w:pPr>
      <w:r>
        <w:rPr>
          <w:rFonts w:hint="cs"/>
          <w:rtl/>
        </w:rPr>
        <w:t>קבוצת עמיר פרץ - מי בעד ההסתייגות? מי נגד? נמנעים?</w:t>
      </w:r>
    </w:p>
    <w:p w14:paraId="163FB6C6" w14:textId="77777777" w:rsidR="00000000" w:rsidRDefault="007C71EE">
      <w:pPr>
        <w:pStyle w:val="a"/>
        <w:rPr>
          <w:rFonts w:hint="cs"/>
          <w:rtl/>
        </w:rPr>
      </w:pPr>
    </w:p>
    <w:p w14:paraId="25538F17" w14:textId="77777777" w:rsidR="00000000" w:rsidRDefault="007C71EE">
      <w:pPr>
        <w:pStyle w:val="a"/>
        <w:jc w:val="center"/>
        <w:rPr>
          <w:rFonts w:hint="cs"/>
          <w:b/>
          <w:bCs/>
          <w:rtl/>
        </w:rPr>
      </w:pPr>
      <w:r>
        <w:rPr>
          <w:rFonts w:hint="cs"/>
          <w:b/>
          <w:bCs/>
          <w:rtl/>
        </w:rPr>
        <w:t>הצבעה</w:t>
      </w:r>
    </w:p>
    <w:p w14:paraId="11A531EF" w14:textId="77777777" w:rsidR="00000000" w:rsidRDefault="007C71EE">
      <w:pPr>
        <w:pStyle w:val="a"/>
        <w:jc w:val="center"/>
        <w:rPr>
          <w:rFonts w:hint="cs"/>
          <w:b/>
          <w:bCs/>
          <w:rtl/>
        </w:rPr>
      </w:pPr>
    </w:p>
    <w:p w14:paraId="097969BB" w14:textId="77777777" w:rsidR="00000000" w:rsidRDefault="007C71EE">
      <w:pPr>
        <w:pStyle w:val="a"/>
        <w:jc w:val="center"/>
        <w:rPr>
          <w:rFonts w:hint="cs"/>
          <w:rtl/>
        </w:rPr>
      </w:pPr>
      <w:r>
        <w:rPr>
          <w:rFonts w:hint="cs"/>
          <w:rtl/>
        </w:rPr>
        <w:t xml:space="preserve">ההסתייגות של קבוצת חבר הכנסת </w:t>
      </w:r>
      <w:r>
        <w:rPr>
          <w:rFonts w:hint="cs"/>
          <w:rtl/>
        </w:rPr>
        <w:t>עמיר פרץ לסעיף 29 לא נתקבלה.</w:t>
      </w:r>
    </w:p>
    <w:p w14:paraId="11D9DE7D" w14:textId="77777777" w:rsidR="00000000" w:rsidRDefault="007C71EE">
      <w:pPr>
        <w:pStyle w:val="a"/>
        <w:jc w:val="center"/>
        <w:rPr>
          <w:rFonts w:hint="cs"/>
          <w:rtl/>
        </w:rPr>
      </w:pPr>
    </w:p>
    <w:p w14:paraId="6E3913AF" w14:textId="77777777" w:rsidR="00000000" w:rsidRDefault="007C71EE">
      <w:pPr>
        <w:pStyle w:val="ad"/>
        <w:rPr>
          <w:rtl/>
        </w:rPr>
      </w:pPr>
      <w:r>
        <w:rPr>
          <w:rtl/>
        </w:rPr>
        <w:t>היו"ר יולי-יואל אדלשטיין:</w:t>
      </w:r>
    </w:p>
    <w:p w14:paraId="1EB51C35" w14:textId="77777777" w:rsidR="00000000" w:rsidRDefault="007C71EE">
      <w:pPr>
        <w:pStyle w:val="a"/>
        <w:rPr>
          <w:rtl/>
        </w:rPr>
      </w:pPr>
    </w:p>
    <w:p w14:paraId="2507EC01" w14:textId="77777777" w:rsidR="00000000" w:rsidRDefault="007C71EE">
      <w:pPr>
        <w:pStyle w:val="a"/>
        <w:rPr>
          <w:rFonts w:hint="cs"/>
          <w:rtl/>
        </w:rPr>
      </w:pPr>
      <w:r>
        <w:rPr>
          <w:rFonts w:hint="cs"/>
          <w:rtl/>
        </w:rPr>
        <w:t>חברי הכנסת, אין עוד הסתייגויות לסעיף 29. לכן אנחנו נצביע הצבעה אלקטרונית על סעיף 29, כנוסח הוועדה. ההצבעה האלקטרונית החלה. מי בעד? מי נגד? אני כבר מצרף לתומכים את קולו של יושב-ראש הכנסת, ראובן ריבלין</w:t>
      </w:r>
      <w:r>
        <w:rPr>
          <w:rFonts w:hint="cs"/>
          <w:rtl/>
        </w:rPr>
        <w:t xml:space="preserve">. </w:t>
      </w:r>
    </w:p>
    <w:p w14:paraId="3BF5B888" w14:textId="77777777" w:rsidR="00000000" w:rsidRDefault="007C71EE">
      <w:pPr>
        <w:pStyle w:val="a"/>
        <w:rPr>
          <w:rFonts w:hint="cs"/>
          <w:rtl/>
        </w:rPr>
      </w:pPr>
    </w:p>
    <w:p w14:paraId="5CB50EE6" w14:textId="77777777" w:rsidR="00000000" w:rsidRDefault="007C71EE">
      <w:pPr>
        <w:pStyle w:val="a"/>
        <w:jc w:val="center"/>
        <w:rPr>
          <w:b/>
          <w:bCs/>
          <w:rtl/>
        </w:rPr>
      </w:pPr>
    </w:p>
    <w:p w14:paraId="29097110" w14:textId="77777777" w:rsidR="00000000" w:rsidRDefault="007C71EE">
      <w:pPr>
        <w:pStyle w:val="a"/>
        <w:jc w:val="center"/>
        <w:rPr>
          <w:rFonts w:hint="cs"/>
          <w:b/>
          <w:bCs/>
          <w:rtl/>
        </w:rPr>
      </w:pPr>
      <w:r>
        <w:rPr>
          <w:rFonts w:hint="cs"/>
          <w:b/>
          <w:bCs/>
          <w:rtl/>
        </w:rPr>
        <w:t>הצבעה מס' 62</w:t>
      </w:r>
    </w:p>
    <w:p w14:paraId="6A432EAE" w14:textId="77777777" w:rsidR="00000000" w:rsidRDefault="007C71EE">
      <w:pPr>
        <w:pStyle w:val="a"/>
        <w:jc w:val="center"/>
        <w:rPr>
          <w:rFonts w:hint="cs"/>
          <w:b/>
          <w:bCs/>
          <w:rtl/>
        </w:rPr>
      </w:pPr>
    </w:p>
    <w:p w14:paraId="2E62A812" w14:textId="77777777" w:rsidR="00000000" w:rsidRDefault="007C71EE">
      <w:pPr>
        <w:pStyle w:val="a"/>
        <w:jc w:val="center"/>
        <w:rPr>
          <w:rFonts w:hint="cs"/>
          <w:rtl/>
        </w:rPr>
      </w:pPr>
      <w:r>
        <w:rPr>
          <w:rFonts w:hint="cs"/>
          <w:rtl/>
        </w:rPr>
        <w:t xml:space="preserve">בעד סעיף 29, כהצעת הוועדה </w:t>
      </w:r>
      <w:r>
        <w:rPr>
          <w:rtl/>
        </w:rPr>
        <w:t>–</w:t>
      </w:r>
      <w:r>
        <w:rPr>
          <w:rFonts w:hint="cs"/>
          <w:rtl/>
        </w:rPr>
        <w:t xml:space="preserve"> 53</w:t>
      </w:r>
    </w:p>
    <w:p w14:paraId="19D692BB" w14:textId="77777777" w:rsidR="00000000" w:rsidRDefault="007C71EE">
      <w:pPr>
        <w:pStyle w:val="a"/>
        <w:jc w:val="center"/>
        <w:rPr>
          <w:rFonts w:hint="cs"/>
          <w:rtl/>
        </w:rPr>
      </w:pPr>
      <w:r>
        <w:rPr>
          <w:rFonts w:hint="cs"/>
          <w:rtl/>
        </w:rPr>
        <w:t xml:space="preserve">נגד </w:t>
      </w:r>
      <w:r>
        <w:rPr>
          <w:rtl/>
        </w:rPr>
        <w:t>–</w:t>
      </w:r>
      <w:r>
        <w:rPr>
          <w:rFonts w:hint="cs"/>
          <w:rtl/>
        </w:rPr>
        <w:t xml:space="preserve"> 48</w:t>
      </w:r>
    </w:p>
    <w:p w14:paraId="57C7E1C1"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2A2C9071" w14:textId="77777777" w:rsidR="00000000" w:rsidRDefault="007C71EE">
      <w:pPr>
        <w:pStyle w:val="a"/>
        <w:jc w:val="center"/>
        <w:rPr>
          <w:rFonts w:hint="cs"/>
          <w:rtl/>
        </w:rPr>
      </w:pPr>
      <w:r>
        <w:rPr>
          <w:rFonts w:hint="cs"/>
          <w:rtl/>
        </w:rPr>
        <w:t>סעיף 29, כהצעת הוועדה, נתקבל.</w:t>
      </w:r>
    </w:p>
    <w:p w14:paraId="0AAE050A" w14:textId="77777777" w:rsidR="00000000" w:rsidRDefault="007C71EE">
      <w:pPr>
        <w:pStyle w:val="a"/>
        <w:jc w:val="center"/>
        <w:rPr>
          <w:rFonts w:hint="cs"/>
          <w:rtl/>
        </w:rPr>
      </w:pPr>
    </w:p>
    <w:p w14:paraId="5103F6C5" w14:textId="77777777" w:rsidR="00000000" w:rsidRDefault="007C71EE">
      <w:pPr>
        <w:pStyle w:val="ad"/>
        <w:rPr>
          <w:rtl/>
        </w:rPr>
      </w:pPr>
      <w:r>
        <w:rPr>
          <w:rtl/>
        </w:rPr>
        <w:t>היו"ר יולי-יואל אדלשטיין:</w:t>
      </w:r>
    </w:p>
    <w:p w14:paraId="201ECEDE" w14:textId="77777777" w:rsidR="00000000" w:rsidRDefault="007C71EE">
      <w:pPr>
        <w:pStyle w:val="a"/>
        <w:rPr>
          <w:rtl/>
        </w:rPr>
      </w:pPr>
    </w:p>
    <w:p w14:paraId="58F2D252" w14:textId="77777777" w:rsidR="00000000" w:rsidRDefault="007C71EE">
      <w:pPr>
        <w:pStyle w:val="a"/>
        <w:rPr>
          <w:rFonts w:hint="cs"/>
          <w:rtl/>
        </w:rPr>
      </w:pPr>
      <w:r>
        <w:rPr>
          <w:rFonts w:hint="cs"/>
          <w:rtl/>
        </w:rPr>
        <w:t xml:space="preserve">התוצאה היא: בעד - 54, נגד - 48. סעיף 29 אושר, כנוסח הוועדה. </w:t>
      </w:r>
    </w:p>
    <w:p w14:paraId="767B6C0D" w14:textId="77777777" w:rsidR="00000000" w:rsidRDefault="007C71EE">
      <w:pPr>
        <w:pStyle w:val="a"/>
        <w:rPr>
          <w:rFonts w:hint="cs"/>
          <w:rtl/>
        </w:rPr>
      </w:pPr>
    </w:p>
    <w:p w14:paraId="77ED2DDF" w14:textId="77777777" w:rsidR="00000000" w:rsidRDefault="007C71EE">
      <w:pPr>
        <w:pStyle w:val="a"/>
        <w:rPr>
          <w:rFonts w:hint="cs"/>
          <w:rtl/>
        </w:rPr>
      </w:pPr>
      <w:r>
        <w:rPr>
          <w:rFonts w:hint="cs"/>
          <w:rtl/>
        </w:rPr>
        <w:t xml:space="preserve">אנחנו בעמוד 133 בסעיף 30(1). </w:t>
      </w:r>
    </w:p>
    <w:p w14:paraId="6105CDA7" w14:textId="77777777" w:rsidR="00000000" w:rsidRDefault="007C71EE">
      <w:pPr>
        <w:pStyle w:val="a"/>
        <w:rPr>
          <w:rFonts w:hint="cs"/>
          <w:rtl/>
        </w:rPr>
      </w:pPr>
    </w:p>
    <w:p w14:paraId="36AF736F" w14:textId="77777777" w:rsidR="00000000" w:rsidRDefault="007C71EE">
      <w:pPr>
        <w:pStyle w:val="ac"/>
        <w:rPr>
          <w:rtl/>
        </w:rPr>
      </w:pPr>
      <w:r>
        <w:rPr>
          <w:rFonts w:hint="eastAsia"/>
          <w:rtl/>
        </w:rPr>
        <w:t>חיים</w:t>
      </w:r>
      <w:r>
        <w:rPr>
          <w:rtl/>
        </w:rPr>
        <w:t xml:space="preserve"> אורון (מרצ):</w:t>
      </w:r>
    </w:p>
    <w:p w14:paraId="03EC3528" w14:textId="77777777" w:rsidR="00000000" w:rsidRDefault="007C71EE">
      <w:pPr>
        <w:pStyle w:val="a"/>
        <w:rPr>
          <w:rFonts w:hint="cs"/>
          <w:rtl/>
        </w:rPr>
      </w:pPr>
    </w:p>
    <w:p w14:paraId="17BFEC1E" w14:textId="77777777" w:rsidR="00000000" w:rsidRDefault="007C71EE">
      <w:pPr>
        <w:pStyle w:val="a"/>
        <w:rPr>
          <w:rFonts w:hint="cs"/>
          <w:rtl/>
        </w:rPr>
      </w:pPr>
      <w:r>
        <w:rPr>
          <w:rFonts w:hint="cs"/>
          <w:rtl/>
        </w:rPr>
        <w:t>אדוני היושב-רא</w:t>
      </w:r>
      <w:r>
        <w:rPr>
          <w:rFonts w:hint="cs"/>
          <w:rtl/>
        </w:rPr>
        <w:t xml:space="preserve">ש, זה הסעיף של חיסול רשות השידור. </w:t>
      </w:r>
    </w:p>
    <w:p w14:paraId="38D1F14C" w14:textId="77777777" w:rsidR="00000000" w:rsidRDefault="007C71EE">
      <w:pPr>
        <w:pStyle w:val="a"/>
        <w:rPr>
          <w:rFonts w:hint="cs"/>
          <w:rtl/>
        </w:rPr>
      </w:pPr>
    </w:p>
    <w:p w14:paraId="6922C580" w14:textId="77777777" w:rsidR="00000000" w:rsidRDefault="007C71EE">
      <w:pPr>
        <w:pStyle w:val="ad"/>
        <w:rPr>
          <w:rtl/>
        </w:rPr>
      </w:pPr>
      <w:r>
        <w:rPr>
          <w:rtl/>
        </w:rPr>
        <w:t>היו"ר יולי-יואל אדלשטיין:</w:t>
      </w:r>
    </w:p>
    <w:p w14:paraId="75FFB7FB" w14:textId="77777777" w:rsidR="00000000" w:rsidRDefault="007C71EE">
      <w:pPr>
        <w:pStyle w:val="a"/>
        <w:rPr>
          <w:rtl/>
        </w:rPr>
      </w:pPr>
    </w:p>
    <w:p w14:paraId="6E421B61" w14:textId="77777777" w:rsidR="00000000" w:rsidRDefault="007C71EE">
      <w:pPr>
        <w:pStyle w:val="a"/>
        <w:rPr>
          <w:rFonts w:hint="cs"/>
          <w:rtl/>
        </w:rPr>
      </w:pPr>
      <w:r>
        <w:rPr>
          <w:rFonts w:hint="cs"/>
          <w:rtl/>
        </w:rPr>
        <w:t xml:space="preserve">אני שמעתי את דבריך, חבר הכנסת אורון, ואני בטוח שכל חברי הכנסת יודעים על מה הם מצביעים. </w:t>
      </w:r>
    </w:p>
    <w:p w14:paraId="79215A89" w14:textId="77777777" w:rsidR="00000000" w:rsidRDefault="007C71EE">
      <w:pPr>
        <w:pStyle w:val="a"/>
        <w:rPr>
          <w:rFonts w:hint="cs"/>
          <w:rtl/>
        </w:rPr>
      </w:pPr>
    </w:p>
    <w:p w14:paraId="0F9B352E" w14:textId="77777777" w:rsidR="00000000" w:rsidRDefault="007C71EE">
      <w:pPr>
        <w:pStyle w:val="a"/>
        <w:rPr>
          <w:rFonts w:hint="cs"/>
          <w:rtl/>
        </w:rPr>
      </w:pPr>
      <w:r>
        <w:rPr>
          <w:rFonts w:hint="cs"/>
          <w:rtl/>
        </w:rPr>
        <w:t>חבר הכנסת משה גפני - מי בעד ההסתייגות שלו? מתנגדים להסתייגות? נמנעים?</w:t>
      </w:r>
    </w:p>
    <w:p w14:paraId="5053DF7B" w14:textId="77777777" w:rsidR="00000000" w:rsidRDefault="007C71EE">
      <w:pPr>
        <w:pStyle w:val="a"/>
        <w:rPr>
          <w:rFonts w:hint="cs"/>
          <w:rtl/>
        </w:rPr>
      </w:pPr>
    </w:p>
    <w:p w14:paraId="3CB14D3F" w14:textId="77777777" w:rsidR="00000000" w:rsidRDefault="007C71EE">
      <w:pPr>
        <w:pStyle w:val="a"/>
        <w:jc w:val="center"/>
        <w:rPr>
          <w:rFonts w:hint="cs"/>
          <w:b/>
          <w:bCs/>
          <w:rtl/>
        </w:rPr>
      </w:pPr>
      <w:r>
        <w:rPr>
          <w:rFonts w:hint="cs"/>
          <w:b/>
          <w:bCs/>
          <w:rtl/>
        </w:rPr>
        <w:t>הצבעה</w:t>
      </w:r>
    </w:p>
    <w:p w14:paraId="78ED4260" w14:textId="77777777" w:rsidR="00000000" w:rsidRDefault="007C71EE">
      <w:pPr>
        <w:pStyle w:val="a"/>
        <w:jc w:val="center"/>
        <w:rPr>
          <w:rFonts w:hint="cs"/>
          <w:b/>
          <w:bCs/>
          <w:rtl/>
        </w:rPr>
      </w:pPr>
    </w:p>
    <w:p w14:paraId="41184A92" w14:textId="77777777" w:rsidR="00000000" w:rsidRDefault="007C71EE">
      <w:pPr>
        <w:pStyle w:val="a"/>
        <w:jc w:val="center"/>
        <w:rPr>
          <w:rFonts w:hint="cs"/>
          <w:rtl/>
        </w:rPr>
      </w:pPr>
      <w:r>
        <w:rPr>
          <w:rFonts w:hint="cs"/>
          <w:rtl/>
        </w:rPr>
        <w:t>ההסתייגות של חבר הכנסת משה</w:t>
      </w:r>
      <w:r>
        <w:rPr>
          <w:rFonts w:hint="cs"/>
          <w:rtl/>
        </w:rPr>
        <w:t xml:space="preserve"> גפני לסעיף 30(1) לא נתקבלה.</w:t>
      </w:r>
    </w:p>
    <w:p w14:paraId="5BF199E1" w14:textId="77777777" w:rsidR="00000000" w:rsidRDefault="007C71EE">
      <w:pPr>
        <w:pStyle w:val="a"/>
        <w:rPr>
          <w:rFonts w:hint="cs"/>
          <w:rtl/>
        </w:rPr>
      </w:pPr>
    </w:p>
    <w:p w14:paraId="5EA93A95" w14:textId="77777777" w:rsidR="00000000" w:rsidRDefault="007C71EE">
      <w:pPr>
        <w:pStyle w:val="ad"/>
        <w:rPr>
          <w:rtl/>
        </w:rPr>
      </w:pPr>
      <w:r>
        <w:rPr>
          <w:rtl/>
        </w:rPr>
        <w:t>היו"ר יולי-יואל אדלשטיין:</w:t>
      </w:r>
    </w:p>
    <w:p w14:paraId="1D394AE9" w14:textId="77777777" w:rsidR="00000000" w:rsidRDefault="007C71EE">
      <w:pPr>
        <w:pStyle w:val="a"/>
        <w:rPr>
          <w:rtl/>
        </w:rPr>
      </w:pPr>
    </w:p>
    <w:p w14:paraId="39FB8BE2" w14:textId="77777777" w:rsidR="00000000" w:rsidRDefault="007C71EE">
      <w:pPr>
        <w:pStyle w:val="a"/>
        <w:rPr>
          <w:rFonts w:hint="cs"/>
          <w:rtl/>
        </w:rPr>
      </w:pPr>
      <w:r>
        <w:rPr>
          <w:rFonts w:hint="cs"/>
          <w:rtl/>
        </w:rPr>
        <w:t xml:space="preserve">תודה רבה, ההסתייגות של משה גפני לא עברה. </w:t>
      </w:r>
    </w:p>
    <w:p w14:paraId="023242A2" w14:textId="77777777" w:rsidR="00000000" w:rsidRDefault="007C71EE">
      <w:pPr>
        <w:pStyle w:val="a"/>
        <w:rPr>
          <w:rFonts w:hint="cs"/>
          <w:rtl/>
        </w:rPr>
      </w:pPr>
    </w:p>
    <w:p w14:paraId="5D32F90C" w14:textId="77777777" w:rsidR="00000000" w:rsidRDefault="007C71EE">
      <w:pPr>
        <w:pStyle w:val="a"/>
        <w:rPr>
          <w:rFonts w:hint="cs"/>
          <w:rtl/>
        </w:rPr>
      </w:pPr>
      <w:r>
        <w:rPr>
          <w:rFonts w:hint="cs"/>
          <w:rtl/>
        </w:rPr>
        <w:t>חבר הכנסת אברהם בורג - מי בעד ההסתייגות שלו? מי נגד?</w:t>
      </w:r>
    </w:p>
    <w:p w14:paraId="0789240C" w14:textId="77777777" w:rsidR="00000000" w:rsidRDefault="007C71EE">
      <w:pPr>
        <w:pStyle w:val="a"/>
        <w:rPr>
          <w:rFonts w:hint="cs"/>
          <w:rtl/>
        </w:rPr>
      </w:pPr>
    </w:p>
    <w:p w14:paraId="33388CF1" w14:textId="77777777" w:rsidR="00000000" w:rsidRDefault="007C71EE">
      <w:pPr>
        <w:pStyle w:val="a"/>
        <w:jc w:val="center"/>
        <w:rPr>
          <w:rFonts w:hint="cs"/>
          <w:b/>
          <w:bCs/>
          <w:rtl/>
        </w:rPr>
      </w:pPr>
      <w:r>
        <w:rPr>
          <w:rFonts w:hint="cs"/>
          <w:b/>
          <w:bCs/>
          <w:rtl/>
        </w:rPr>
        <w:t>הצבעה</w:t>
      </w:r>
    </w:p>
    <w:p w14:paraId="1B83D651" w14:textId="77777777" w:rsidR="00000000" w:rsidRDefault="007C71EE">
      <w:pPr>
        <w:pStyle w:val="a"/>
        <w:jc w:val="center"/>
        <w:rPr>
          <w:rFonts w:hint="cs"/>
          <w:b/>
          <w:bCs/>
          <w:rtl/>
        </w:rPr>
      </w:pPr>
    </w:p>
    <w:p w14:paraId="2BC18FF5" w14:textId="77777777" w:rsidR="00000000" w:rsidRDefault="007C71EE">
      <w:pPr>
        <w:pStyle w:val="a"/>
        <w:jc w:val="center"/>
        <w:rPr>
          <w:rFonts w:hint="cs"/>
          <w:rtl/>
        </w:rPr>
      </w:pPr>
      <w:r>
        <w:rPr>
          <w:rFonts w:hint="cs"/>
          <w:rtl/>
        </w:rPr>
        <w:t>ההסתייגות של חבר הכנסת אברהם בורג לסעיף 30(1) לא נתקבלה.</w:t>
      </w:r>
    </w:p>
    <w:p w14:paraId="3BBC7C20" w14:textId="77777777" w:rsidR="00000000" w:rsidRDefault="007C71EE">
      <w:pPr>
        <w:pStyle w:val="a"/>
        <w:rPr>
          <w:rFonts w:hint="cs"/>
          <w:rtl/>
        </w:rPr>
      </w:pPr>
    </w:p>
    <w:p w14:paraId="48F2B476" w14:textId="77777777" w:rsidR="00000000" w:rsidRDefault="007C71EE">
      <w:pPr>
        <w:pStyle w:val="ad"/>
        <w:rPr>
          <w:rtl/>
        </w:rPr>
      </w:pPr>
      <w:r>
        <w:rPr>
          <w:rtl/>
        </w:rPr>
        <w:t>היו"ר יולי-יואל אדלשטיין:</w:t>
      </w:r>
    </w:p>
    <w:p w14:paraId="2201EEBB" w14:textId="77777777" w:rsidR="00000000" w:rsidRDefault="007C71EE">
      <w:pPr>
        <w:pStyle w:val="a"/>
        <w:rPr>
          <w:rtl/>
        </w:rPr>
      </w:pPr>
    </w:p>
    <w:p w14:paraId="3F3049EF" w14:textId="77777777" w:rsidR="00000000" w:rsidRDefault="007C71EE">
      <w:pPr>
        <w:pStyle w:val="a"/>
        <w:rPr>
          <w:rFonts w:hint="cs"/>
          <w:rtl/>
        </w:rPr>
      </w:pPr>
      <w:r>
        <w:rPr>
          <w:rFonts w:hint="cs"/>
          <w:rtl/>
        </w:rPr>
        <w:t xml:space="preserve">ההסתייגות </w:t>
      </w:r>
      <w:r>
        <w:rPr>
          <w:rFonts w:hint="cs"/>
          <w:rtl/>
        </w:rPr>
        <w:t xml:space="preserve">של בורג לא עברה. </w:t>
      </w:r>
    </w:p>
    <w:p w14:paraId="3A913309" w14:textId="77777777" w:rsidR="00000000" w:rsidRDefault="007C71EE">
      <w:pPr>
        <w:pStyle w:val="a"/>
        <w:rPr>
          <w:rFonts w:hint="cs"/>
          <w:rtl/>
        </w:rPr>
      </w:pPr>
    </w:p>
    <w:p w14:paraId="6F5FB89C" w14:textId="77777777" w:rsidR="00000000" w:rsidRDefault="007C71EE">
      <w:pPr>
        <w:pStyle w:val="a"/>
        <w:rPr>
          <w:rFonts w:hint="cs"/>
          <w:rtl/>
        </w:rPr>
      </w:pPr>
      <w:r>
        <w:rPr>
          <w:rFonts w:hint="cs"/>
          <w:rtl/>
        </w:rPr>
        <w:t>חברי הכנסת, אנחנו בעמוד 134, בהסתייגותו של חבר הכנסת עמרם מצנע - מי בעד? מי נגד? נמנעים?</w:t>
      </w:r>
    </w:p>
    <w:p w14:paraId="463A186E" w14:textId="77777777" w:rsidR="00000000" w:rsidRDefault="007C71EE">
      <w:pPr>
        <w:pStyle w:val="a"/>
        <w:rPr>
          <w:rFonts w:hint="cs"/>
          <w:rtl/>
        </w:rPr>
      </w:pPr>
    </w:p>
    <w:p w14:paraId="3DC81332" w14:textId="77777777" w:rsidR="00000000" w:rsidRDefault="007C71EE">
      <w:pPr>
        <w:pStyle w:val="a"/>
        <w:jc w:val="center"/>
        <w:rPr>
          <w:rFonts w:hint="cs"/>
          <w:b/>
          <w:bCs/>
          <w:rtl/>
        </w:rPr>
      </w:pPr>
      <w:r>
        <w:rPr>
          <w:rFonts w:hint="cs"/>
          <w:b/>
          <w:bCs/>
          <w:rtl/>
        </w:rPr>
        <w:t>הצבעה</w:t>
      </w:r>
    </w:p>
    <w:p w14:paraId="3F9539D5" w14:textId="77777777" w:rsidR="00000000" w:rsidRDefault="007C71EE">
      <w:pPr>
        <w:pStyle w:val="a"/>
        <w:jc w:val="center"/>
        <w:rPr>
          <w:rFonts w:hint="cs"/>
          <w:b/>
          <w:bCs/>
          <w:rtl/>
        </w:rPr>
      </w:pPr>
    </w:p>
    <w:p w14:paraId="5AD883F5" w14:textId="77777777" w:rsidR="00000000" w:rsidRDefault="007C71EE">
      <w:pPr>
        <w:pStyle w:val="a"/>
        <w:jc w:val="center"/>
        <w:rPr>
          <w:rFonts w:hint="cs"/>
          <w:rtl/>
        </w:rPr>
      </w:pPr>
      <w:r>
        <w:rPr>
          <w:rFonts w:hint="cs"/>
          <w:rtl/>
        </w:rPr>
        <w:t>ההסתייגות של חבר הכנסת עמרם מצנע לסעיף 30(1) לא נתקבלה.</w:t>
      </w:r>
    </w:p>
    <w:p w14:paraId="3F4B3734" w14:textId="77777777" w:rsidR="00000000" w:rsidRDefault="007C71EE">
      <w:pPr>
        <w:pStyle w:val="a"/>
        <w:rPr>
          <w:rFonts w:hint="cs"/>
          <w:rtl/>
        </w:rPr>
      </w:pPr>
    </w:p>
    <w:p w14:paraId="4391A0A1" w14:textId="77777777" w:rsidR="00000000" w:rsidRDefault="007C71EE">
      <w:pPr>
        <w:pStyle w:val="ad"/>
        <w:rPr>
          <w:rtl/>
        </w:rPr>
      </w:pPr>
      <w:r>
        <w:rPr>
          <w:rtl/>
        </w:rPr>
        <w:t>היו"ר יולי-יואל אדלשטיין:</w:t>
      </w:r>
    </w:p>
    <w:p w14:paraId="44CC190E" w14:textId="77777777" w:rsidR="00000000" w:rsidRDefault="007C71EE">
      <w:pPr>
        <w:pStyle w:val="a"/>
        <w:rPr>
          <w:rtl/>
        </w:rPr>
      </w:pPr>
    </w:p>
    <w:p w14:paraId="64E9FC62" w14:textId="77777777" w:rsidR="00000000" w:rsidRDefault="007C71EE">
      <w:pPr>
        <w:pStyle w:val="a"/>
        <w:rPr>
          <w:rFonts w:hint="cs"/>
          <w:rtl/>
        </w:rPr>
      </w:pPr>
      <w:r>
        <w:rPr>
          <w:rFonts w:hint="cs"/>
          <w:rtl/>
        </w:rPr>
        <w:t xml:space="preserve">תודה. ההסתייגות של מצנע לא עברה. </w:t>
      </w:r>
    </w:p>
    <w:p w14:paraId="7F8434AF" w14:textId="77777777" w:rsidR="00000000" w:rsidRDefault="007C71EE">
      <w:pPr>
        <w:pStyle w:val="a"/>
        <w:rPr>
          <w:rFonts w:hint="cs"/>
          <w:rtl/>
        </w:rPr>
      </w:pPr>
    </w:p>
    <w:p w14:paraId="0DE60BCC" w14:textId="77777777" w:rsidR="00000000" w:rsidRDefault="007C71EE">
      <w:pPr>
        <w:pStyle w:val="a"/>
        <w:rPr>
          <w:rFonts w:hint="cs"/>
          <w:rtl/>
        </w:rPr>
      </w:pPr>
      <w:r>
        <w:rPr>
          <w:rFonts w:hint="cs"/>
          <w:rtl/>
        </w:rPr>
        <w:t>חבר הכנסת בן-אליעזר -</w:t>
      </w:r>
      <w:r>
        <w:rPr>
          <w:rFonts w:hint="cs"/>
          <w:rtl/>
        </w:rPr>
        <w:t xml:space="preserve"> לא נמצא. </w:t>
      </w:r>
    </w:p>
    <w:p w14:paraId="4D5F4C14" w14:textId="77777777" w:rsidR="00000000" w:rsidRDefault="007C71EE">
      <w:pPr>
        <w:pStyle w:val="a"/>
        <w:rPr>
          <w:rFonts w:hint="cs"/>
          <w:rtl/>
        </w:rPr>
      </w:pPr>
    </w:p>
    <w:p w14:paraId="5BF6733B" w14:textId="77777777" w:rsidR="00000000" w:rsidRDefault="007C71EE">
      <w:pPr>
        <w:pStyle w:val="a"/>
        <w:rPr>
          <w:rFonts w:hint="cs"/>
          <w:rtl/>
        </w:rPr>
      </w:pPr>
      <w:r>
        <w:rPr>
          <w:rFonts w:hint="cs"/>
          <w:rtl/>
        </w:rPr>
        <w:t>חבר הכנסת שמעון פרס - בעד ההסתייגות? נגד ההסתייגות? נמנעים?</w:t>
      </w:r>
    </w:p>
    <w:p w14:paraId="18AF81B7" w14:textId="77777777" w:rsidR="00000000" w:rsidRDefault="007C71EE">
      <w:pPr>
        <w:pStyle w:val="a"/>
        <w:rPr>
          <w:rFonts w:hint="cs"/>
          <w:rtl/>
        </w:rPr>
      </w:pPr>
    </w:p>
    <w:p w14:paraId="201016CF" w14:textId="77777777" w:rsidR="00000000" w:rsidRDefault="007C71EE">
      <w:pPr>
        <w:pStyle w:val="a"/>
        <w:jc w:val="center"/>
        <w:rPr>
          <w:rFonts w:hint="cs"/>
          <w:b/>
          <w:bCs/>
          <w:rtl/>
        </w:rPr>
      </w:pPr>
      <w:r>
        <w:rPr>
          <w:rFonts w:hint="cs"/>
          <w:b/>
          <w:bCs/>
          <w:rtl/>
        </w:rPr>
        <w:t>הצבעה</w:t>
      </w:r>
    </w:p>
    <w:p w14:paraId="2447C80F" w14:textId="77777777" w:rsidR="00000000" w:rsidRDefault="007C71EE">
      <w:pPr>
        <w:pStyle w:val="a"/>
        <w:jc w:val="center"/>
        <w:rPr>
          <w:rFonts w:hint="cs"/>
          <w:b/>
          <w:bCs/>
          <w:rtl/>
        </w:rPr>
      </w:pPr>
    </w:p>
    <w:p w14:paraId="70D2BE83" w14:textId="77777777" w:rsidR="00000000" w:rsidRDefault="007C71EE">
      <w:pPr>
        <w:pStyle w:val="a"/>
        <w:jc w:val="center"/>
        <w:rPr>
          <w:rFonts w:hint="cs"/>
          <w:rtl/>
        </w:rPr>
      </w:pPr>
      <w:r>
        <w:rPr>
          <w:rFonts w:hint="cs"/>
          <w:rtl/>
        </w:rPr>
        <w:t>ההסתייגות של חבר הכנסת שמעון פרס לסעיף 30(1) לא נתקבלה.</w:t>
      </w:r>
    </w:p>
    <w:p w14:paraId="5FE3AA57" w14:textId="77777777" w:rsidR="00000000" w:rsidRDefault="007C71EE">
      <w:pPr>
        <w:pStyle w:val="a"/>
        <w:jc w:val="center"/>
        <w:rPr>
          <w:rFonts w:hint="cs"/>
          <w:rtl/>
        </w:rPr>
      </w:pPr>
    </w:p>
    <w:p w14:paraId="3C0AA419" w14:textId="77777777" w:rsidR="00000000" w:rsidRDefault="007C71EE">
      <w:pPr>
        <w:pStyle w:val="ad"/>
        <w:rPr>
          <w:rtl/>
        </w:rPr>
      </w:pPr>
      <w:r>
        <w:rPr>
          <w:rtl/>
        </w:rPr>
        <w:t>היו"ר יולי-יואל אדלשטיין:</w:t>
      </w:r>
    </w:p>
    <w:p w14:paraId="7F461A69" w14:textId="77777777" w:rsidR="00000000" w:rsidRDefault="007C71EE">
      <w:pPr>
        <w:pStyle w:val="a"/>
        <w:rPr>
          <w:rtl/>
        </w:rPr>
      </w:pPr>
    </w:p>
    <w:p w14:paraId="3F702B5A" w14:textId="77777777" w:rsidR="00000000" w:rsidRDefault="007C71EE">
      <w:pPr>
        <w:pStyle w:val="a"/>
        <w:rPr>
          <w:rFonts w:hint="cs"/>
          <w:rtl/>
        </w:rPr>
      </w:pPr>
      <w:r>
        <w:rPr>
          <w:rFonts w:hint="cs"/>
          <w:rtl/>
        </w:rPr>
        <w:t xml:space="preserve">ההסתייגות של חבר הכנסת פרס לא עברה. </w:t>
      </w:r>
    </w:p>
    <w:p w14:paraId="4D3BE340" w14:textId="77777777" w:rsidR="00000000" w:rsidRDefault="007C71EE">
      <w:pPr>
        <w:pStyle w:val="a"/>
        <w:rPr>
          <w:rFonts w:hint="cs"/>
          <w:rtl/>
        </w:rPr>
      </w:pPr>
    </w:p>
    <w:p w14:paraId="0D89FA00" w14:textId="77777777" w:rsidR="00000000" w:rsidRDefault="007C71EE">
      <w:pPr>
        <w:pStyle w:val="a"/>
        <w:rPr>
          <w:rFonts w:hint="cs"/>
          <w:rtl/>
        </w:rPr>
      </w:pPr>
      <w:r>
        <w:rPr>
          <w:rFonts w:hint="cs"/>
          <w:rtl/>
        </w:rPr>
        <w:t>חבר הכנסת מתן וילנאי - בעד ההסתייגות? נגד ההסתייגות? נ</w:t>
      </w:r>
      <w:r>
        <w:rPr>
          <w:rFonts w:hint="cs"/>
          <w:rtl/>
        </w:rPr>
        <w:t>מנעים?</w:t>
      </w:r>
    </w:p>
    <w:p w14:paraId="01488D1F" w14:textId="77777777" w:rsidR="00000000" w:rsidRDefault="007C71EE">
      <w:pPr>
        <w:pStyle w:val="a"/>
        <w:rPr>
          <w:rFonts w:hint="cs"/>
          <w:rtl/>
        </w:rPr>
      </w:pPr>
    </w:p>
    <w:p w14:paraId="575A9DCD" w14:textId="77777777" w:rsidR="00000000" w:rsidRDefault="007C71EE">
      <w:pPr>
        <w:pStyle w:val="a"/>
        <w:jc w:val="center"/>
        <w:rPr>
          <w:rFonts w:hint="cs"/>
          <w:b/>
          <w:bCs/>
          <w:rtl/>
        </w:rPr>
      </w:pPr>
      <w:r>
        <w:rPr>
          <w:rFonts w:hint="cs"/>
          <w:b/>
          <w:bCs/>
          <w:rtl/>
        </w:rPr>
        <w:t>הצבעה</w:t>
      </w:r>
    </w:p>
    <w:p w14:paraId="4A649C83" w14:textId="77777777" w:rsidR="00000000" w:rsidRDefault="007C71EE">
      <w:pPr>
        <w:pStyle w:val="a"/>
        <w:jc w:val="center"/>
        <w:rPr>
          <w:rFonts w:hint="cs"/>
          <w:b/>
          <w:bCs/>
          <w:rtl/>
        </w:rPr>
      </w:pPr>
    </w:p>
    <w:p w14:paraId="10D52722" w14:textId="77777777" w:rsidR="00000000" w:rsidRDefault="007C71EE">
      <w:pPr>
        <w:pStyle w:val="a"/>
        <w:jc w:val="center"/>
        <w:rPr>
          <w:rFonts w:hint="cs"/>
          <w:rtl/>
        </w:rPr>
      </w:pPr>
      <w:r>
        <w:rPr>
          <w:rFonts w:hint="cs"/>
          <w:rtl/>
        </w:rPr>
        <w:t>ההסתייגות  של חבר הכנסת מתן וילנאי לסעיף 30(1) לא נתקבלה.</w:t>
      </w:r>
    </w:p>
    <w:p w14:paraId="5C4AF926" w14:textId="77777777" w:rsidR="00000000" w:rsidRDefault="007C71EE">
      <w:pPr>
        <w:pStyle w:val="a"/>
        <w:rPr>
          <w:rFonts w:hint="cs"/>
          <w:rtl/>
        </w:rPr>
      </w:pPr>
    </w:p>
    <w:p w14:paraId="434510AE" w14:textId="77777777" w:rsidR="00000000" w:rsidRDefault="007C71EE">
      <w:pPr>
        <w:pStyle w:val="ad"/>
        <w:rPr>
          <w:rtl/>
        </w:rPr>
      </w:pPr>
      <w:r>
        <w:rPr>
          <w:rtl/>
        </w:rPr>
        <w:t>היו"ר יולי-יואל אדלשטיין:</w:t>
      </w:r>
    </w:p>
    <w:p w14:paraId="4B9DAFF0" w14:textId="77777777" w:rsidR="00000000" w:rsidRDefault="007C71EE">
      <w:pPr>
        <w:pStyle w:val="a"/>
        <w:rPr>
          <w:rtl/>
        </w:rPr>
      </w:pPr>
    </w:p>
    <w:p w14:paraId="7B736406" w14:textId="77777777" w:rsidR="00000000" w:rsidRDefault="007C71EE">
      <w:pPr>
        <w:pStyle w:val="a"/>
        <w:rPr>
          <w:rFonts w:hint="cs"/>
          <w:rtl/>
        </w:rPr>
      </w:pPr>
      <w:r>
        <w:rPr>
          <w:rFonts w:hint="cs"/>
          <w:rtl/>
        </w:rPr>
        <w:t xml:space="preserve">ההסתייגות של וילנאי לא עברה. </w:t>
      </w:r>
    </w:p>
    <w:p w14:paraId="14D13238" w14:textId="77777777" w:rsidR="00000000" w:rsidRDefault="007C71EE">
      <w:pPr>
        <w:pStyle w:val="a"/>
        <w:rPr>
          <w:rFonts w:hint="cs"/>
          <w:rtl/>
        </w:rPr>
      </w:pPr>
    </w:p>
    <w:p w14:paraId="38804185" w14:textId="77777777" w:rsidR="00000000" w:rsidRDefault="007C71EE">
      <w:pPr>
        <w:pStyle w:val="a"/>
        <w:rPr>
          <w:rFonts w:hint="cs"/>
          <w:rtl/>
        </w:rPr>
      </w:pPr>
      <w:r>
        <w:rPr>
          <w:rFonts w:hint="cs"/>
          <w:rtl/>
        </w:rPr>
        <w:t xml:space="preserve">דליה איציק </w:t>
      </w:r>
      <w:r>
        <w:rPr>
          <w:rtl/>
        </w:rPr>
        <w:t>–</w:t>
      </w:r>
      <w:r>
        <w:rPr>
          <w:rFonts w:hint="cs"/>
          <w:rtl/>
        </w:rPr>
        <w:t xml:space="preserve"> מי בעד ההסתייגות שלה? מי נגד ההסתייגות? נמנעים?</w:t>
      </w:r>
    </w:p>
    <w:p w14:paraId="2B5E677B" w14:textId="77777777" w:rsidR="00000000" w:rsidRDefault="007C71EE">
      <w:pPr>
        <w:pStyle w:val="a"/>
        <w:jc w:val="center"/>
        <w:rPr>
          <w:rFonts w:hint="cs"/>
          <w:b/>
          <w:bCs/>
          <w:rtl/>
        </w:rPr>
      </w:pPr>
      <w:r>
        <w:rPr>
          <w:rFonts w:hint="cs"/>
          <w:b/>
          <w:bCs/>
          <w:rtl/>
        </w:rPr>
        <w:t>הצבעה</w:t>
      </w:r>
    </w:p>
    <w:p w14:paraId="5FB49D31" w14:textId="77777777" w:rsidR="00000000" w:rsidRDefault="007C71EE">
      <w:pPr>
        <w:pStyle w:val="a"/>
        <w:jc w:val="center"/>
        <w:rPr>
          <w:rFonts w:hint="cs"/>
          <w:b/>
          <w:bCs/>
          <w:rtl/>
        </w:rPr>
      </w:pPr>
    </w:p>
    <w:p w14:paraId="2EFF53E4" w14:textId="77777777" w:rsidR="00000000" w:rsidRDefault="007C71EE">
      <w:pPr>
        <w:pStyle w:val="a"/>
        <w:jc w:val="center"/>
        <w:rPr>
          <w:rFonts w:hint="cs"/>
          <w:rtl/>
        </w:rPr>
      </w:pPr>
      <w:r>
        <w:rPr>
          <w:rFonts w:hint="cs"/>
          <w:rtl/>
        </w:rPr>
        <w:t>ההסתייגות של חברת הכנסת דליה איציק לסעיף 30(1) לא נתקבלה</w:t>
      </w:r>
      <w:r>
        <w:rPr>
          <w:rFonts w:hint="cs"/>
          <w:rtl/>
        </w:rPr>
        <w:t>.</w:t>
      </w:r>
    </w:p>
    <w:p w14:paraId="14422BAC" w14:textId="77777777" w:rsidR="00000000" w:rsidRDefault="007C71EE">
      <w:pPr>
        <w:pStyle w:val="a"/>
        <w:rPr>
          <w:rFonts w:hint="cs"/>
          <w:rtl/>
        </w:rPr>
      </w:pPr>
    </w:p>
    <w:p w14:paraId="499210CB" w14:textId="77777777" w:rsidR="00000000" w:rsidRDefault="007C71EE">
      <w:pPr>
        <w:pStyle w:val="ad"/>
        <w:rPr>
          <w:rtl/>
        </w:rPr>
      </w:pPr>
      <w:r>
        <w:rPr>
          <w:rtl/>
        </w:rPr>
        <w:t>היו"ר יולי-יואל אדלשטיין:</w:t>
      </w:r>
    </w:p>
    <w:p w14:paraId="039B1524" w14:textId="77777777" w:rsidR="00000000" w:rsidRDefault="007C71EE">
      <w:pPr>
        <w:pStyle w:val="a"/>
        <w:rPr>
          <w:rtl/>
        </w:rPr>
      </w:pPr>
    </w:p>
    <w:p w14:paraId="6F86ADF0" w14:textId="77777777" w:rsidR="00000000" w:rsidRDefault="007C71EE">
      <w:pPr>
        <w:pStyle w:val="a"/>
        <w:rPr>
          <w:rFonts w:hint="cs"/>
          <w:rtl/>
        </w:rPr>
      </w:pPr>
      <w:r>
        <w:rPr>
          <w:rFonts w:hint="cs"/>
          <w:rtl/>
        </w:rPr>
        <w:t xml:space="preserve">ההסתייגות של דליה איציק לא עברה. </w:t>
      </w:r>
    </w:p>
    <w:p w14:paraId="1CCBC24E" w14:textId="77777777" w:rsidR="00000000" w:rsidRDefault="007C71EE">
      <w:pPr>
        <w:pStyle w:val="a"/>
        <w:rPr>
          <w:rFonts w:hint="cs"/>
          <w:rtl/>
        </w:rPr>
      </w:pPr>
    </w:p>
    <w:p w14:paraId="4FE9F663" w14:textId="77777777" w:rsidR="00000000" w:rsidRDefault="007C71EE">
      <w:pPr>
        <w:pStyle w:val="a"/>
        <w:rPr>
          <w:rFonts w:hint="cs"/>
          <w:rtl/>
        </w:rPr>
      </w:pPr>
      <w:r>
        <w:rPr>
          <w:rFonts w:hint="cs"/>
          <w:rtl/>
        </w:rPr>
        <w:t xml:space="preserve">אופיר פינס </w:t>
      </w:r>
      <w:r>
        <w:rPr>
          <w:rtl/>
        </w:rPr>
        <w:t>–</w:t>
      </w:r>
      <w:r>
        <w:rPr>
          <w:rFonts w:hint="cs"/>
          <w:rtl/>
        </w:rPr>
        <w:t xml:space="preserve"> מי בעד ההסתייגות? מתנגדים? נמנעים? </w:t>
      </w:r>
    </w:p>
    <w:p w14:paraId="5D9E1BD0" w14:textId="77777777" w:rsidR="00000000" w:rsidRDefault="007C71EE">
      <w:pPr>
        <w:pStyle w:val="a"/>
        <w:jc w:val="center"/>
        <w:rPr>
          <w:rFonts w:hint="cs"/>
          <w:rtl/>
        </w:rPr>
      </w:pPr>
    </w:p>
    <w:p w14:paraId="159DF154" w14:textId="77777777" w:rsidR="00000000" w:rsidRDefault="007C71EE">
      <w:pPr>
        <w:pStyle w:val="a"/>
        <w:jc w:val="center"/>
        <w:rPr>
          <w:rFonts w:hint="cs"/>
          <w:b/>
          <w:bCs/>
          <w:rtl/>
        </w:rPr>
      </w:pPr>
      <w:r>
        <w:rPr>
          <w:rFonts w:hint="cs"/>
          <w:b/>
          <w:bCs/>
          <w:rtl/>
        </w:rPr>
        <w:t>הצבעה</w:t>
      </w:r>
    </w:p>
    <w:p w14:paraId="673FD32B" w14:textId="77777777" w:rsidR="00000000" w:rsidRDefault="007C71EE">
      <w:pPr>
        <w:pStyle w:val="a"/>
        <w:jc w:val="center"/>
        <w:rPr>
          <w:rFonts w:hint="cs"/>
          <w:b/>
          <w:bCs/>
          <w:rtl/>
        </w:rPr>
      </w:pPr>
    </w:p>
    <w:p w14:paraId="1695068B" w14:textId="77777777" w:rsidR="00000000" w:rsidRDefault="007C71EE">
      <w:pPr>
        <w:pStyle w:val="a"/>
        <w:jc w:val="center"/>
        <w:rPr>
          <w:rFonts w:hint="cs"/>
          <w:rtl/>
        </w:rPr>
      </w:pPr>
      <w:r>
        <w:rPr>
          <w:rFonts w:hint="cs"/>
          <w:rtl/>
        </w:rPr>
        <w:t>ההסתייגות של חבר הכנסת אופיר פינס לסעיף 30(1) לא נתקבלה.</w:t>
      </w:r>
    </w:p>
    <w:p w14:paraId="6E28C7E1" w14:textId="77777777" w:rsidR="00000000" w:rsidRDefault="007C71EE">
      <w:pPr>
        <w:pStyle w:val="a"/>
        <w:rPr>
          <w:rFonts w:hint="cs"/>
          <w:rtl/>
        </w:rPr>
      </w:pPr>
    </w:p>
    <w:p w14:paraId="2D88E439" w14:textId="77777777" w:rsidR="00000000" w:rsidRDefault="007C71EE">
      <w:pPr>
        <w:pStyle w:val="ad"/>
        <w:rPr>
          <w:rtl/>
        </w:rPr>
      </w:pPr>
      <w:r>
        <w:rPr>
          <w:rtl/>
        </w:rPr>
        <w:t>היו"ר יולי-יואל אדלשטיין:</w:t>
      </w:r>
    </w:p>
    <w:p w14:paraId="77A81E51" w14:textId="77777777" w:rsidR="00000000" w:rsidRDefault="007C71EE">
      <w:pPr>
        <w:pStyle w:val="a"/>
        <w:rPr>
          <w:rtl/>
        </w:rPr>
      </w:pPr>
    </w:p>
    <w:p w14:paraId="07A011CD" w14:textId="77777777" w:rsidR="00000000" w:rsidRDefault="007C71EE">
      <w:pPr>
        <w:pStyle w:val="a"/>
        <w:rPr>
          <w:rFonts w:hint="cs"/>
          <w:rtl/>
        </w:rPr>
      </w:pPr>
      <w:r>
        <w:rPr>
          <w:rFonts w:hint="cs"/>
          <w:rtl/>
        </w:rPr>
        <w:t xml:space="preserve">תודה. ההסתייגות של פינס לא עברה. </w:t>
      </w:r>
    </w:p>
    <w:p w14:paraId="22D78911" w14:textId="77777777" w:rsidR="00000000" w:rsidRDefault="007C71EE">
      <w:pPr>
        <w:pStyle w:val="a"/>
        <w:rPr>
          <w:rFonts w:hint="cs"/>
          <w:rtl/>
        </w:rPr>
      </w:pPr>
    </w:p>
    <w:p w14:paraId="41B20F5E" w14:textId="77777777" w:rsidR="00000000" w:rsidRDefault="007C71EE">
      <w:pPr>
        <w:pStyle w:val="a"/>
        <w:rPr>
          <w:rFonts w:hint="cs"/>
          <w:rtl/>
        </w:rPr>
      </w:pPr>
      <w:r>
        <w:rPr>
          <w:rFonts w:hint="cs"/>
          <w:rtl/>
        </w:rPr>
        <w:t xml:space="preserve">אפרים סנה </w:t>
      </w:r>
      <w:r>
        <w:rPr>
          <w:rtl/>
        </w:rPr>
        <w:t>–</w:t>
      </w:r>
      <w:r>
        <w:rPr>
          <w:rFonts w:hint="cs"/>
          <w:rtl/>
        </w:rPr>
        <w:t xml:space="preserve"> מי</w:t>
      </w:r>
      <w:r>
        <w:rPr>
          <w:rFonts w:hint="cs"/>
          <w:rtl/>
        </w:rPr>
        <w:t xml:space="preserve"> בעד ההסתייגות? מי נגד ההסתייגות? נמנעים?</w:t>
      </w:r>
    </w:p>
    <w:p w14:paraId="670459D8" w14:textId="77777777" w:rsidR="00000000" w:rsidRDefault="007C71EE">
      <w:pPr>
        <w:pStyle w:val="a"/>
        <w:rPr>
          <w:rFonts w:hint="cs"/>
          <w:rtl/>
        </w:rPr>
      </w:pPr>
    </w:p>
    <w:p w14:paraId="2CF7A55C" w14:textId="77777777" w:rsidR="00000000" w:rsidRDefault="007C71EE">
      <w:pPr>
        <w:pStyle w:val="a"/>
        <w:jc w:val="center"/>
        <w:rPr>
          <w:rFonts w:hint="cs"/>
          <w:b/>
          <w:bCs/>
          <w:rtl/>
        </w:rPr>
      </w:pPr>
      <w:r>
        <w:rPr>
          <w:rFonts w:hint="cs"/>
          <w:b/>
          <w:bCs/>
          <w:rtl/>
        </w:rPr>
        <w:t>הצבעה</w:t>
      </w:r>
    </w:p>
    <w:p w14:paraId="338F97DC" w14:textId="77777777" w:rsidR="00000000" w:rsidRDefault="007C71EE">
      <w:pPr>
        <w:pStyle w:val="a"/>
        <w:jc w:val="center"/>
        <w:rPr>
          <w:rFonts w:hint="cs"/>
          <w:b/>
          <w:bCs/>
          <w:rtl/>
        </w:rPr>
      </w:pPr>
    </w:p>
    <w:p w14:paraId="26C199CE" w14:textId="77777777" w:rsidR="00000000" w:rsidRDefault="007C71EE">
      <w:pPr>
        <w:pStyle w:val="a"/>
        <w:jc w:val="center"/>
        <w:rPr>
          <w:rFonts w:hint="cs"/>
          <w:rtl/>
        </w:rPr>
      </w:pPr>
      <w:r>
        <w:rPr>
          <w:rFonts w:hint="cs"/>
          <w:rtl/>
        </w:rPr>
        <w:t>ההסתייגות של חבר הכנסת אפרים סנה לסעיף 30(1) לא נתקבלה.</w:t>
      </w:r>
    </w:p>
    <w:p w14:paraId="6C36473B" w14:textId="77777777" w:rsidR="00000000" w:rsidRDefault="007C71EE">
      <w:pPr>
        <w:pStyle w:val="a"/>
        <w:rPr>
          <w:rFonts w:hint="cs"/>
          <w:rtl/>
        </w:rPr>
      </w:pPr>
    </w:p>
    <w:p w14:paraId="795782A3" w14:textId="77777777" w:rsidR="00000000" w:rsidRDefault="007C71EE">
      <w:pPr>
        <w:pStyle w:val="ad"/>
        <w:rPr>
          <w:rtl/>
        </w:rPr>
      </w:pPr>
      <w:r>
        <w:rPr>
          <w:rtl/>
        </w:rPr>
        <w:t>היו"ר יולי-יואל אדלשטיין:</w:t>
      </w:r>
    </w:p>
    <w:p w14:paraId="2D3BB01C" w14:textId="77777777" w:rsidR="00000000" w:rsidRDefault="007C71EE">
      <w:pPr>
        <w:pStyle w:val="a"/>
        <w:rPr>
          <w:rtl/>
        </w:rPr>
      </w:pPr>
    </w:p>
    <w:p w14:paraId="65DFF69D" w14:textId="77777777" w:rsidR="00000000" w:rsidRDefault="007C71EE">
      <w:pPr>
        <w:pStyle w:val="a"/>
        <w:rPr>
          <w:rFonts w:hint="cs"/>
          <w:rtl/>
        </w:rPr>
      </w:pPr>
      <w:r>
        <w:rPr>
          <w:rFonts w:hint="cs"/>
          <w:rtl/>
        </w:rPr>
        <w:t xml:space="preserve">ההסתייגות של חבר הכנסת אפרים סנה לא עברה. </w:t>
      </w:r>
    </w:p>
    <w:p w14:paraId="5C04DA12" w14:textId="77777777" w:rsidR="00000000" w:rsidRDefault="007C71EE">
      <w:pPr>
        <w:pStyle w:val="a"/>
        <w:rPr>
          <w:rFonts w:hint="cs"/>
          <w:rtl/>
        </w:rPr>
      </w:pPr>
    </w:p>
    <w:p w14:paraId="412EDA1A" w14:textId="77777777" w:rsidR="00000000" w:rsidRDefault="007C71EE">
      <w:pPr>
        <w:pStyle w:val="a"/>
        <w:rPr>
          <w:rFonts w:hint="cs"/>
          <w:rtl/>
        </w:rPr>
      </w:pPr>
      <w:r>
        <w:rPr>
          <w:rFonts w:hint="cs"/>
          <w:rtl/>
        </w:rPr>
        <w:t>חברת הכנסת יולי תמיר - מי בעד ההסתייגות שלה? מי נגד ההסתייגות? נמנעים?</w:t>
      </w:r>
    </w:p>
    <w:p w14:paraId="3D71F10F" w14:textId="77777777" w:rsidR="00000000" w:rsidRDefault="007C71EE">
      <w:pPr>
        <w:pStyle w:val="a"/>
        <w:rPr>
          <w:rFonts w:hint="cs"/>
          <w:rtl/>
        </w:rPr>
      </w:pPr>
    </w:p>
    <w:p w14:paraId="5739AF94" w14:textId="77777777" w:rsidR="00000000" w:rsidRDefault="007C71EE">
      <w:pPr>
        <w:pStyle w:val="a"/>
        <w:jc w:val="center"/>
        <w:rPr>
          <w:rFonts w:hint="cs"/>
          <w:b/>
          <w:bCs/>
          <w:rtl/>
        </w:rPr>
      </w:pPr>
      <w:r>
        <w:rPr>
          <w:rFonts w:hint="cs"/>
          <w:b/>
          <w:bCs/>
          <w:rtl/>
        </w:rPr>
        <w:t>הצבעה</w:t>
      </w:r>
    </w:p>
    <w:p w14:paraId="5B11A684" w14:textId="77777777" w:rsidR="00000000" w:rsidRDefault="007C71EE">
      <w:pPr>
        <w:pStyle w:val="a"/>
        <w:jc w:val="center"/>
        <w:rPr>
          <w:rFonts w:hint="cs"/>
          <w:b/>
          <w:bCs/>
          <w:rtl/>
        </w:rPr>
      </w:pPr>
    </w:p>
    <w:p w14:paraId="4F2E096B" w14:textId="77777777" w:rsidR="00000000" w:rsidRDefault="007C71EE">
      <w:pPr>
        <w:pStyle w:val="a"/>
        <w:jc w:val="center"/>
        <w:rPr>
          <w:rFonts w:hint="cs"/>
          <w:rtl/>
        </w:rPr>
      </w:pPr>
      <w:r>
        <w:rPr>
          <w:rFonts w:hint="cs"/>
          <w:rtl/>
        </w:rPr>
        <w:t>ההסתייגות של חברת הכנסת יולי תמיר לסעיף 30(1) לא נתקבלה.</w:t>
      </w:r>
    </w:p>
    <w:p w14:paraId="342C2431" w14:textId="77777777" w:rsidR="00000000" w:rsidRDefault="007C71EE">
      <w:pPr>
        <w:pStyle w:val="a"/>
        <w:rPr>
          <w:rFonts w:hint="cs"/>
          <w:rtl/>
        </w:rPr>
      </w:pPr>
    </w:p>
    <w:p w14:paraId="1C7528DF" w14:textId="77777777" w:rsidR="00000000" w:rsidRDefault="007C71EE">
      <w:pPr>
        <w:pStyle w:val="ad"/>
        <w:rPr>
          <w:rtl/>
        </w:rPr>
      </w:pPr>
      <w:r>
        <w:rPr>
          <w:rtl/>
        </w:rPr>
        <w:t>היו"ר יולי-יואל אדלשטיין:</w:t>
      </w:r>
    </w:p>
    <w:p w14:paraId="55ADA7E9" w14:textId="77777777" w:rsidR="00000000" w:rsidRDefault="007C71EE">
      <w:pPr>
        <w:pStyle w:val="a"/>
        <w:rPr>
          <w:rtl/>
        </w:rPr>
      </w:pPr>
    </w:p>
    <w:p w14:paraId="020F78A1" w14:textId="77777777" w:rsidR="00000000" w:rsidRDefault="007C71EE">
      <w:pPr>
        <w:pStyle w:val="a"/>
        <w:rPr>
          <w:rFonts w:hint="cs"/>
          <w:rtl/>
        </w:rPr>
      </w:pPr>
      <w:r>
        <w:rPr>
          <w:rFonts w:hint="cs"/>
          <w:rtl/>
        </w:rPr>
        <w:t xml:space="preserve">תודה. ההסתייגות של יולי תמיר לא עברה. </w:t>
      </w:r>
    </w:p>
    <w:p w14:paraId="269369F1" w14:textId="77777777" w:rsidR="00000000" w:rsidRDefault="007C71EE">
      <w:pPr>
        <w:pStyle w:val="a"/>
        <w:rPr>
          <w:rFonts w:hint="cs"/>
          <w:rtl/>
        </w:rPr>
      </w:pPr>
    </w:p>
    <w:p w14:paraId="005417E7" w14:textId="77777777" w:rsidR="00000000" w:rsidRDefault="007C71EE">
      <w:pPr>
        <w:pStyle w:val="a"/>
        <w:rPr>
          <w:rFonts w:hint="cs"/>
          <w:rtl/>
        </w:rPr>
      </w:pPr>
      <w:r>
        <w:rPr>
          <w:rFonts w:hint="cs"/>
          <w:rtl/>
        </w:rPr>
        <w:t xml:space="preserve">חבר הכנסת מיכאל מלכיאור </w:t>
      </w:r>
      <w:r>
        <w:rPr>
          <w:rtl/>
        </w:rPr>
        <w:t>–</w:t>
      </w:r>
      <w:r>
        <w:rPr>
          <w:rFonts w:hint="cs"/>
          <w:rtl/>
        </w:rPr>
        <w:t xml:space="preserve"> בעד ההסתייגות? נגד ההסתייגות? נמנעים?</w:t>
      </w:r>
    </w:p>
    <w:p w14:paraId="352598C3" w14:textId="77777777" w:rsidR="00000000" w:rsidRDefault="007C71EE">
      <w:pPr>
        <w:pStyle w:val="a"/>
        <w:rPr>
          <w:rFonts w:hint="cs"/>
          <w:rtl/>
        </w:rPr>
      </w:pPr>
    </w:p>
    <w:p w14:paraId="7E62523F" w14:textId="77777777" w:rsidR="00000000" w:rsidRDefault="007C71EE">
      <w:pPr>
        <w:pStyle w:val="a"/>
        <w:jc w:val="center"/>
        <w:rPr>
          <w:rFonts w:hint="cs"/>
          <w:b/>
          <w:bCs/>
          <w:rtl/>
        </w:rPr>
      </w:pPr>
      <w:r>
        <w:rPr>
          <w:rFonts w:hint="cs"/>
          <w:b/>
          <w:bCs/>
          <w:rtl/>
        </w:rPr>
        <w:t>הצבעה</w:t>
      </w:r>
    </w:p>
    <w:p w14:paraId="1CFA2836" w14:textId="77777777" w:rsidR="00000000" w:rsidRDefault="007C71EE">
      <w:pPr>
        <w:pStyle w:val="a"/>
        <w:jc w:val="center"/>
        <w:rPr>
          <w:rFonts w:hint="cs"/>
          <w:b/>
          <w:bCs/>
          <w:rtl/>
        </w:rPr>
      </w:pPr>
    </w:p>
    <w:p w14:paraId="43E553B1" w14:textId="77777777" w:rsidR="00000000" w:rsidRDefault="007C71EE">
      <w:pPr>
        <w:pStyle w:val="a"/>
        <w:jc w:val="center"/>
        <w:rPr>
          <w:rFonts w:hint="cs"/>
          <w:rtl/>
        </w:rPr>
      </w:pPr>
      <w:r>
        <w:rPr>
          <w:rFonts w:hint="cs"/>
          <w:rtl/>
        </w:rPr>
        <w:t>ההסתייגות של חבר הכנסת מיכאל מלכיאור לסעיף 30(1) לא נתקבלה</w:t>
      </w:r>
      <w:r>
        <w:rPr>
          <w:rFonts w:hint="cs"/>
          <w:rtl/>
        </w:rPr>
        <w:t>.</w:t>
      </w:r>
    </w:p>
    <w:p w14:paraId="4FC8905B" w14:textId="77777777" w:rsidR="00000000" w:rsidRDefault="007C71EE">
      <w:pPr>
        <w:pStyle w:val="a"/>
        <w:rPr>
          <w:rFonts w:hint="cs"/>
          <w:rtl/>
        </w:rPr>
      </w:pPr>
    </w:p>
    <w:p w14:paraId="5C56D1D7" w14:textId="77777777" w:rsidR="00000000" w:rsidRDefault="007C71EE">
      <w:pPr>
        <w:pStyle w:val="ac"/>
        <w:rPr>
          <w:rtl/>
        </w:rPr>
      </w:pPr>
      <w:r>
        <w:rPr>
          <w:rFonts w:hint="eastAsia"/>
          <w:rtl/>
        </w:rPr>
        <w:t>אברהם</w:t>
      </w:r>
      <w:r>
        <w:rPr>
          <w:rtl/>
        </w:rPr>
        <w:t xml:space="preserve"> בורג (העבודה-מימד):</w:t>
      </w:r>
    </w:p>
    <w:p w14:paraId="09BD1CB2" w14:textId="77777777" w:rsidR="00000000" w:rsidRDefault="007C71EE">
      <w:pPr>
        <w:pStyle w:val="a"/>
        <w:rPr>
          <w:rFonts w:hint="cs"/>
          <w:rtl/>
        </w:rPr>
      </w:pPr>
    </w:p>
    <w:p w14:paraId="3702883F" w14:textId="77777777" w:rsidR="00000000" w:rsidRDefault="007C71EE">
      <w:pPr>
        <w:pStyle w:val="a"/>
        <w:rPr>
          <w:rFonts w:hint="cs"/>
          <w:rtl/>
        </w:rPr>
      </w:pPr>
      <w:r>
        <w:rPr>
          <w:rFonts w:hint="cs"/>
          <w:rtl/>
        </w:rPr>
        <w:t>היה יותר - -</w:t>
      </w:r>
    </w:p>
    <w:p w14:paraId="77319979" w14:textId="77777777" w:rsidR="00000000" w:rsidRDefault="007C71EE">
      <w:pPr>
        <w:pStyle w:val="a"/>
        <w:rPr>
          <w:rFonts w:hint="cs"/>
          <w:rtl/>
        </w:rPr>
      </w:pPr>
    </w:p>
    <w:p w14:paraId="44D9A6D3" w14:textId="77777777" w:rsidR="00000000" w:rsidRDefault="007C71EE">
      <w:pPr>
        <w:pStyle w:val="ad"/>
        <w:rPr>
          <w:rtl/>
        </w:rPr>
      </w:pPr>
      <w:r>
        <w:rPr>
          <w:rtl/>
        </w:rPr>
        <w:t>היו"ר יולי-יואל אדלשטיין:</w:t>
      </w:r>
    </w:p>
    <w:p w14:paraId="6CE1CDD5" w14:textId="77777777" w:rsidR="00000000" w:rsidRDefault="007C71EE">
      <w:pPr>
        <w:pStyle w:val="a"/>
        <w:rPr>
          <w:rtl/>
        </w:rPr>
      </w:pPr>
    </w:p>
    <w:p w14:paraId="2DA254C6" w14:textId="77777777" w:rsidR="00000000" w:rsidRDefault="007C71EE">
      <w:pPr>
        <w:pStyle w:val="a"/>
        <w:rPr>
          <w:rFonts w:hint="cs"/>
          <w:rtl/>
        </w:rPr>
      </w:pPr>
      <w:r>
        <w:rPr>
          <w:rFonts w:hint="cs"/>
          <w:rtl/>
        </w:rPr>
        <w:t xml:space="preserve">חבר הכנסת בורג, כפי שציין כמה פעמים יושב-ראש הכנסת, הרי אנחנו לא צריכים להגיע </w:t>
      </w:r>
      <w:r>
        <w:rPr>
          <w:rtl/>
        </w:rPr>
        <w:br/>
      </w:r>
      <w:r>
        <w:rPr>
          <w:rFonts w:hint="cs"/>
          <w:rtl/>
        </w:rPr>
        <w:t xml:space="preserve">ל=61. כשיש שניים שמרימים יד כאן וארבעה שם, אני קובע שיש רוב. תודה. </w:t>
      </w:r>
    </w:p>
    <w:p w14:paraId="479AF517" w14:textId="77777777" w:rsidR="00000000" w:rsidRDefault="007C71EE">
      <w:pPr>
        <w:pStyle w:val="a"/>
        <w:rPr>
          <w:rFonts w:hint="cs"/>
          <w:rtl/>
        </w:rPr>
      </w:pPr>
    </w:p>
    <w:p w14:paraId="1EB93FEF" w14:textId="77777777" w:rsidR="00000000" w:rsidRDefault="007C71EE">
      <w:pPr>
        <w:pStyle w:val="a"/>
        <w:rPr>
          <w:rFonts w:hint="cs"/>
          <w:rtl/>
        </w:rPr>
      </w:pPr>
      <w:r>
        <w:rPr>
          <w:rFonts w:hint="cs"/>
          <w:rtl/>
        </w:rPr>
        <w:t xml:space="preserve">חבר הכנסת יצחק הרצוג </w:t>
      </w:r>
      <w:r>
        <w:rPr>
          <w:rtl/>
        </w:rPr>
        <w:t>–</w:t>
      </w:r>
      <w:r>
        <w:rPr>
          <w:rFonts w:hint="cs"/>
          <w:rtl/>
        </w:rPr>
        <w:t xml:space="preserve"> מי בעד ההסתייג</w:t>
      </w:r>
      <w:r>
        <w:rPr>
          <w:rFonts w:hint="cs"/>
          <w:rtl/>
        </w:rPr>
        <w:t>ות של יצחק הרצוג? מי נגד ההסתייגות שלו? נמנעים?</w:t>
      </w:r>
    </w:p>
    <w:p w14:paraId="43D67FBA" w14:textId="77777777" w:rsidR="00000000" w:rsidRDefault="007C71EE">
      <w:pPr>
        <w:pStyle w:val="a"/>
        <w:rPr>
          <w:rFonts w:hint="cs"/>
          <w:rtl/>
        </w:rPr>
      </w:pPr>
    </w:p>
    <w:p w14:paraId="16EEDC7D" w14:textId="77777777" w:rsidR="00000000" w:rsidRDefault="007C71EE">
      <w:pPr>
        <w:pStyle w:val="a"/>
        <w:jc w:val="center"/>
        <w:rPr>
          <w:rFonts w:hint="cs"/>
          <w:b/>
          <w:bCs/>
          <w:rtl/>
        </w:rPr>
      </w:pPr>
      <w:r>
        <w:rPr>
          <w:rFonts w:hint="cs"/>
          <w:b/>
          <w:bCs/>
          <w:rtl/>
        </w:rPr>
        <w:t>הצבעה</w:t>
      </w:r>
    </w:p>
    <w:p w14:paraId="648D59AF" w14:textId="77777777" w:rsidR="00000000" w:rsidRDefault="007C71EE">
      <w:pPr>
        <w:pStyle w:val="a"/>
        <w:jc w:val="center"/>
        <w:rPr>
          <w:rFonts w:hint="cs"/>
          <w:b/>
          <w:bCs/>
          <w:rtl/>
        </w:rPr>
      </w:pPr>
    </w:p>
    <w:p w14:paraId="1DB68A35" w14:textId="77777777" w:rsidR="00000000" w:rsidRDefault="007C71EE">
      <w:pPr>
        <w:pStyle w:val="a"/>
        <w:jc w:val="center"/>
        <w:rPr>
          <w:rFonts w:hint="cs"/>
          <w:rtl/>
        </w:rPr>
      </w:pPr>
      <w:r>
        <w:rPr>
          <w:rFonts w:hint="cs"/>
          <w:rtl/>
        </w:rPr>
        <w:t>ההסתייגות של חבר הכנסת יצחק הרצוג לסעיף 30(1) לא נתקבלה.</w:t>
      </w:r>
    </w:p>
    <w:p w14:paraId="7EE0E1DA" w14:textId="77777777" w:rsidR="00000000" w:rsidRDefault="007C71EE">
      <w:pPr>
        <w:pStyle w:val="a"/>
        <w:rPr>
          <w:rFonts w:hint="cs"/>
          <w:rtl/>
        </w:rPr>
      </w:pPr>
    </w:p>
    <w:p w14:paraId="144556CB" w14:textId="77777777" w:rsidR="00000000" w:rsidRDefault="007C71EE">
      <w:pPr>
        <w:pStyle w:val="ad"/>
        <w:rPr>
          <w:rtl/>
        </w:rPr>
      </w:pPr>
      <w:r>
        <w:rPr>
          <w:rtl/>
        </w:rPr>
        <w:t>היו"ר יולי-יואל אדלשטיין:</w:t>
      </w:r>
    </w:p>
    <w:p w14:paraId="431F611E" w14:textId="77777777" w:rsidR="00000000" w:rsidRDefault="007C71EE">
      <w:pPr>
        <w:pStyle w:val="a"/>
        <w:rPr>
          <w:rtl/>
        </w:rPr>
      </w:pPr>
    </w:p>
    <w:p w14:paraId="25DD9EA8" w14:textId="77777777" w:rsidR="00000000" w:rsidRDefault="007C71EE">
      <w:pPr>
        <w:pStyle w:val="a"/>
        <w:rPr>
          <w:rFonts w:hint="cs"/>
          <w:rtl/>
        </w:rPr>
      </w:pPr>
      <w:r>
        <w:rPr>
          <w:rFonts w:hint="cs"/>
          <w:rtl/>
        </w:rPr>
        <w:t xml:space="preserve">תודה. ההסתייגות של יצחק הרצוג לא עברה. </w:t>
      </w:r>
    </w:p>
    <w:p w14:paraId="421C55F1" w14:textId="77777777" w:rsidR="00000000" w:rsidRDefault="007C71EE">
      <w:pPr>
        <w:pStyle w:val="a"/>
        <w:rPr>
          <w:rFonts w:hint="cs"/>
          <w:rtl/>
        </w:rPr>
      </w:pPr>
    </w:p>
    <w:p w14:paraId="5419E042" w14:textId="77777777" w:rsidR="00000000" w:rsidRDefault="007C71EE">
      <w:pPr>
        <w:pStyle w:val="a"/>
        <w:rPr>
          <w:rFonts w:hint="cs"/>
          <w:rtl/>
        </w:rPr>
      </w:pPr>
      <w:r>
        <w:rPr>
          <w:rFonts w:hint="cs"/>
          <w:rtl/>
        </w:rPr>
        <w:t>חיים רמון - בעד ההסתייגות? נגד ההסתייגות של חיים רמון? נמנעים?</w:t>
      </w:r>
    </w:p>
    <w:p w14:paraId="7FBD186B" w14:textId="77777777" w:rsidR="00000000" w:rsidRDefault="007C71EE">
      <w:pPr>
        <w:pStyle w:val="a"/>
        <w:rPr>
          <w:rFonts w:hint="cs"/>
          <w:rtl/>
        </w:rPr>
      </w:pPr>
    </w:p>
    <w:p w14:paraId="145EB5E9" w14:textId="77777777" w:rsidR="00000000" w:rsidRDefault="007C71EE">
      <w:pPr>
        <w:pStyle w:val="a"/>
        <w:jc w:val="center"/>
        <w:rPr>
          <w:rFonts w:hint="cs"/>
          <w:b/>
          <w:bCs/>
          <w:rtl/>
        </w:rPr>
      </w:pPr>
      <w:r>
        <w:rPr>
          <w:rFonts w:hint="cs"/>
          <w:b/>
          <w:bCs/>
          <w:rtl/>
        </w:rPr>
        <w:t>הצבעה</w:t>
      </w:r>
    </w:p>
    <w:p w14:paraId="10757AFF" w14:textId="77777777" w:rsidR="00000000" w:rsidRDefault="007C71EE">
      <w:pPr>
        <w:pStyle w:val="a"/>
        <w:jc w:val="center"/>
        <w:rPr>
          <w:rFonts w:hint="cs"/>
          <w:b/>
          <w:bCs/>
          <w:rtl/>
        </w:rPr>
      </w:pPr>
    </w:p>
    <w:p w14:paraId="05FC49D4" w14:textId="77777777" w:rsidR="00000000" w:rsidRDefault="007C71EE">
      <w:pPr>
        <w:pStyle w:val="a"/>
        <w:jc w:val="center"/>
        <w:rPr>
          <w:rFonts w:hint="cs"/>
          <w:rtl/>
        </w:rPr>
      </w:pPr>
      <w:r>
        <w:rPr>
          <w:rFonts w:hint="cs"/>
          <w:rtl/>
        </w:rPr>
        <w:t>ההס</w:t>
      </w:r>
      <w:r>
        <w:rPr>
          <w:rFonts w:hint="cs"/>
          <w:rtl/>
        </w:rPr>
        <w:t>תייגות של חבר הכנסת חיים רמון לסעיף 30(1) לא נתקבלה.</w:t>
      </w:r>
    </w:p>
    <w:p w14:paraId="3AA8FE8A" w14:textId="77777777" w:rsidR="00000000" w:rsidRDefault="007C71EE">
      <w:pPr>
        <w:pStyle w:val="a"/>
        <w:jc w:val="center"/>
        <w:rPr>
          <w:rFonts w:hint="cs"/>
          <w:rtl/>
        </w:rPr>
      </w:pPr>
    </w:p>
    <w:p w14:paraId="0039DAA4" w14:textId="77777777" w:rsidR="00000000" w:rsidRDefault="007C71EE">
      <w:pPr>
        <w:pStyle w:val="ad"/>
        <w:rPr>
          <w:rtl/>
        </w:rPr>
      </w:pPr>
      <w:r>
        <w:rPr>
          <w:rtl/>
        </w:rPr>
        <w:t>היו"ר יולי-יואל אדלשטיין:</w:t>
      </w:r>
    </w:p>
    <w:p w14:paraId="46856546" w14:textId="77777777" w:rsidR="00000000" w:rsidRDefault="007C71EE">
      <w:pPr>
        <w:pStyle w:val="a"/>
        <w:rPr>
          <w:rtl/>
        </w:rPr>
      </w:pPr>
    </w:p>
    <w:p w14:paraId="068B01E8" w14:textId="77777777" w:rsidR="00000000" w:rsidRDefault="007C71EE">
      <w:pPr>
        <w:pStyle w:val="a"/>
        <w:rPr>
          <w:rFonts w:hint="cs"/>
          <w:rtl/>
        </w:rPr>
      </w:pPr>
      <w:r>
        <w:rPr>
          <w:rFonts w:hint="cs"/>
          <w:rtl/>
        </w:rPr>
        <w:t xml:space="preserve">ההסתייגות של חיים רמון לא עברה. </w:t>
      </w:r>
    </w:p>
    <w:p w14:paraId="1DD4CA1F" w14:textId="77777777" w:rsidR="00000000" w:rsidRDefault="007C71EE">
      <w:pPr>
        <w:pStyle w:val="a"/>
        <w:rPr>
          <w:rFonts w:hint="cs"/>
          <w:rtl/>
        </w:rPr>
      </w:pPr>
    </w:p>
    <w:p w14:paraId="075ABA84" w14:textId="77777777" w:rsidR="00000000" w:rsidRDefault="007C71EE">
      <w:pPr>
        <w:pStyle w:val="a"/>
        <w:rPr>
          <w:rFonts w:hint="cs"/>
          <w:rtl/>
        </w:rPr>
      </w:pPr>
      <w:r>
        <w:rPr>
          <w:rFonts w:hint="cs"/>
          <w:rtl/>
        </w:rPr>
        <w:t xml:space="preserve">ההסתייגות של דני יתום </w:t>
      </w:r>
      <w:r>
        <w:rPr>
          <w:rtl/>
        </w:rPr>
        <w:t>–</w:t>
      </w:r>
      <w:r>
        <w:rPr>
          <w:rFonts w:hint="cs"/>
          <w:rtl/>
        </w:rPr>
        <w:t xml:space="preserve"> מי בעד? מי נגד? נמנעים?</w:t>
      </w:r>
    </w:p>
    <w:p w14:paraId="3EB216B8" w14:textId="77777777" w:rsidR="00000000" w:rsidRDefault="007C71EE">
      <w:pPr>
        <w:pStyle w:val="a"/>
        <w:rPr>
          <w:rFonts w:hint="cs"/>
          <w:rtl/>
        </w:rPr>
      </w:pPr>
    </w:p>
    <w:p w14:paraId="511E7698" w14:textId="77777777" w:rsidR="00000000" w:rsidRDefault="007C71EE">
      <w:pPr>
        <w:pStyle w:val="a"/>
        <w:jc w:val="center"/>
        <w:rPr>
          <w:rFonts w:hint="cs"/>
          <w:b/>
          <w:bCs/>
          <w:rtl/>
        </w:rPr>
      </w:pPr>
      <w:r>
        <w:rPr>
          <w:rFonts w:hint="cs"/>
          <w:b/>
          <w:bCs/>
          <w:rtl/>
        </w:rPr>
        <w:t>הצבעה</w:t>
      </w:r>
    </w:p>
    <w:p w14:paraId="18B898B0" w14:textId="77777777" w:rsidR="00000000" w:rsidRDefault="007C71EE">
      <w:pPr>
        <w:pStyle w:val="a"/>
        <w:jc w:val="center"/>
        <w:rPr>
          <w:rFonts w:hint="cs"/>
          <w:b/>
          <w:bCs/>
          <w:rtl/>
        </w:rPr>
      </w:pPr>
    </w:p>
    <w:p w14:paraId="7CC647E3" w14:textId="77777777" w:rsidR="00000000" w:rsidRDefault="007C71EE">
      <w:pPr>
        <w:pStyle w:val="a"/>
        <w:jc w:val="center"/>
        <w:rPr>
          <w:rFonts w:hint="cs"/>
          <w:rtl/>
        </w:rPr>
      </w:pPr>
      <w:r>
        <w:rPr>
          <w:rFonts w:hint="cs"/>
          <w:rtl/>
        </w:rPr>
        <w:t>ההסתייגות של חבר הכנסת דני יתום לסעיף 30(1) לא נתקבלה.</w:t>
      </w:r>
    </w:p>
    <w:p w14:paraId="5DC0D942" w14:textId="77777777" w:rsidR="00000000" w:rsidRDefault="007C71EE">
      <w:pPr>
        <w:pStyle w:val="a"/>
        <w:jc w:val="center"/>
        <w:rPr>
          <w:rFonts w:hint="cs"/>
          <w:rtl/>
        </w:rPr>
      </w:pPr>
    </w:p>
    <w:p w14:paraId="4A5B9450" w14:textId="77777777" w:rsidR="00000000" w:rsidRDefault="007C71EE">
      <w:pPr>
        <w:pStyle w:val="ad"/>
        <w:rPr>
          <w:rtl/>
        </w:rPr>
      </w:pPr>
      <w:r>
        <w:rPr>
          <w:rtl/>
        </w:rPr>
        <w:t>היו"ר יולי-יואל אדלשטיין:</w:t>
      </w:r>
    </w:p>
    <w:p w14:paraId="3655AB03" w14:textId="77777777" w:rsidR="00000000" w:rsidRDefault="007C71EE">
      <w:pPr>
        <w:pStyle w:val="a"/>
        <w:rPr>
          <w:rtl/>
        </w:rPr>
      </w:pPr>
    </w:p>
    <w:p w14:paraId="0F8E65CA" w14:textId="77777777" w:rsidR="00000000" w:rsidRDefault="007C71EE">
      <w:pPr>
        <w:pStyle w:val="a"/>
        <w:rPr>
          <w:rFonts w:hint="cs"/>
          <w:rtl/>
        </w:rPr>
      </w:pPr>
      <w:r>
        <w:rPr>
          <w:rFonts w:hint="cs"/>
          <w:rtl/>
        </w:rPr>
        <w:t>הה</w:t>
      </w:r>
      <w:r>
        <w:rPr>
          <w:rFonts w:hint="cs"/>
          <w:rtl/>
        </w:rPr>
        <w:t xml:space="preserve">סתייגות של דני יתום לא עברה. </w:t>
      </w:r>
    </w:p>
    <w:p w14:paraId="64E3A5BC" w14:textId="77777777" w:rsidR="00000000" w:rsidRDefault="007C71EE">
      <w:pPr>
        <w:pStyle w:val="a"/>
        <w:rPr>
          <w:rFonts w:hint="cs"/>
          <w:rtl/>
        </w:rPr>
      </w:pPr>
    </w:p>
    <w:p w14:paraId="0C5A15B6" w14:textId="77777777" w:rsidR="00000000" w:rsidRDefault="007C71EE">
      <w:pPr>
        <w:pStyle w:val="a"/>
        <w:rPr>
          <w:rFonts w:hint="cs"/>
          <w:rtl/>
        </w:rPr>
      </w:pPr>
      <w:r>
        <w:rPr>
          <w:rFonts w:hint="cs"/>
          <w:rtl/>
        </w:rPr>
        <w:t xml:space="preserve">ההסתייגות של ידידנו איתן כבל </w:t>
      </w:r>
      <w:r>
        <w:rPr>
          <w:rtl/>
        </w:rPr>
        <w:t>–</w:t>
      </w:r>
      <w:r>
        <w:rPr>
          <w:rFonts w:hint="cs"/>
          <w:rtl/>
        </w:rPr>
        <w:t xml:space="preserve"> בעד ההסתייגות? נגד ההסתייגות? נמנעים?</w:t>
      </w:r>
    </w:p>
    <w:p w14:paraId="76FF969E" w14:textId="77777777" w:rsidR="00000000" w:rsidRDefault="007C71EE">
      <w:pPr>
        <w:pStyle w:val="a"/>
        <w:rPr>
          <w:rFonts w:hint="cs"/>
          <w:rtl/>
        </w:rPr>
      </w:pPr>
    </w:p>
    <w:p w14:paraId="464231BF" w14:textId="77777777" w:rsidR="00000000" w:rsidRDefault="007C71EE">
      <w:pPr>
        <w:pStyle w:val="a"/>
        <w:jc w:val="center"/>
        <w:rPr>
          <w:rFonts w:hint="cs"/>
          <w:b/>
          <w:bCs/>
          <w:rtl/>
        </w:rPr>
      </w:pPr>
      <w:r>
        <w:rPr>
          <w:rFonts w:hint="cs"/>
          <w:b/>
          <w:bCs/>
          <w:rtl/>
        </w:rPr>
        <w:t>הצבעה</w:t>
      </w:r>
    </w:p>
    <w:p w14:paraId="747B3A16" w14:textId="77777777" w:rsidR="00000000" w:rsidRDefault="007C71EE">
      <w:pPr>
        <w:pStyle w:val="a"/>
        <w:jc w:val="center"/>
        <w:rPr>
          <w:rFonts w:hint="cs"/>
          <w:b/>
          <w:bCs/>
          <w:rtl/>
        </w:rPr>
      </w:pPr>
    </w:p>
    <w:p w14:paraId="367045B2" w14:textId="77777777" w:rsidR="00000000" w:rsidRDefault="007C71EE">
      <w:pPr>
        <w:pStyle w:val="a"/>
        <w:jc w:val="center"/>
        <w:rPr>
          <w:rFonts w:hint="cs"/>
          <w:rtl/>
        </w:rPr>
      </w:pPr>
      <w:r>
        <w:rPr>
          <w:rFonts w:hint="cs"/>
          <w:rtl/>
        </w:rPr>
        <w:t>ההסתייגות של חבר הכנסת איתן כבל לסעיף 30(1) לא נתקבלה.</w:t>
      </w:r>
    </w:p>
    <w:p w14:paraId="0C2E8021" w14:textId="77777777" w:rsidR="00000000" w:rsidRDefault="007C71EE">
      <w:pPr>
        <w:pStyle w:val="a"/>
        <w:jc w:val="center"/>
        <w:rPr>
          <w:rFonts w:hint="cs"/>
          <w:rtl/>
        </w:rPr>
      </w:pPr>
    </w:p>
    <w:p w14:paraId="6EF629E2" w14:textId="77777777" w:rsidR="00000000" w:rsidRDefault="007C71EE">
      <w:pPr>
        <w:pStyle w:val="ad"/>
        <w:rPr>
          <w:rtl/>
        </w:rPr>
      </w:pPr>
      <w:r>
        <w:rPr>
          <w:rtl/>
        </w:rPr>
        <w:t>היו"ר יולי-יואל אדלשטיין:</w:t>
      </w:r>
    </w:p>
    <w:p w14:paraId="74B1B045" w14:textId="77777777" w:rsidR="00000000" w:rsidRDefault="007C71EE">
      <w:pPr>
        <w:pStyle w:val="a"/>
        <w:rPr>
          <w:rtl/>
        </w:rPr>
      </w:pPr>
    </w:p>
    <w:p w14:paraId="5FC439EE" w14:textId="77777777" w:rsidR="00000000" w:rsidRDefault="007C71EE">
      <w:pPr>
        <w:pStyle w:val="a"/>
        <w:rPr>
          <w:rFonts w:hint="cs"/>
          <w:rtl/>
        </w:rPr>
      </w:pPr>
      <w:r>
        <w:rPr>
          <w:rFonts w:hint="cs"/>
          <w:rtl/>
        </w:rPr>
        <w:t xml:space="preserve">תודה. </w:t>
      </w:r>
    </w:p>
    <w:p w14:paraId="05EF4AD6" w14:textId="77777777" w:rsidR="00000000" w:rsidRDefault="007C71EE">
      <w:pPr>
        <w:pStyle w:val="a"/>
        <w:rPr>
          <w:rFonts w:hint="cs"/>
          <w:rtl/>
        </w:rPr>
      </w:pPr>
    </w:p>
    <w:p w14:paraId="4816B262" w14:textId="77777777" w:rsidR="00000000" w:rsidRDefault="007C71EE">
      <w:pPr>
        <w:pStyle w:val="a"/>
        <w:rPr>
          <w:rFonts w:hint="cs"/>
          <w:rtl/>
        </w:rPr>
      </w:pPr>
      <w:r>
        <w:rPr>
          <w:rFonts w:hint="cs"/>
          <w:rtl/>
        </w:rPr>
        <w:t xml:space="preserve">חבר הכנסת אברהם בייגה שוחט </w:t>
      </w:r>
      <w:r>
        <w:rPr>
          <w:rtl/>
        </w:rPr>
        <w:t>–</w:t>
      </w:r>
      <w:r>
        <w:rPr>
          <w:rFonts w:hint="cs"/>
          <w:rtl/>
        </w:rPr>
        <w:t xml:space="preserve"> בעד ההסתייגות? נגד ההסתייגות</w:t>
      </w:r>
      <w:r>
        <w:rPr>
          <w:rFonts w:hint="cs"/>
          <w:rtl/>
        </w:rPr>
        <w:t>? נמנעים?</w:t>
      </w:r>
    </w:p>
    <w:p w14:paraId="29C62DBF" w14:textId="77777777" w:rsidR="00000000" w:rsidRDefault="007C71EE">
      <w:pPr>
        <w:pStyle w:val="a"/>
        <w:rPr>
          <w:rFonts w:hint="cs"/>
          <w:rtl/>
        </w:rPr>
      </w:pPr>
    </w:p>
    <w:p w14:paraId="32D5D18D" w14:textId="77777777" w:rsidR="00000000" w:rsidRDefault="007C71EE">
      <w:pPr>
        <w:pStyle w:val="a"/>
        <w:jc w:val="center"/>
        <w:rPr>
          <w:rFonts w:hint="cs"/>
          <w:b/>
          <w:bCs/>
          <w:rtl/>
        </w:rPr>
      </w:pPr>
      <w:r>
        <w:rPr>
          <w:rFonts w:hint="cs"/>
          <w:b/>
          <w:bCs/>
          <w:rtl/>
        </w:rPr>
        <w:t>הצבעה</w:t>
      </w:r>
    </w:p>
    <w:p w14:paraId="4FD4EDE8" w14:textId="77777777" w:rsidR="00000000" w:rsidRDefault="007C71EE">
      <w:pPr>
        <w:pStyle w:val="a"/>
        <w:jc w:val="center"/>
        <w:rPr>
          <w:rFonts w:hint="cs"/>
          <w:b/>
          <w:bCs/>
          <w:rtl/>
        </w:rPr>
      </w:pPr>
    </w:p>
    <w:p w14:paraId="36B7B566" w14:textId="77777777" w:rsidR="00000000" w:rsidRDefault="007C71EE">
      <w:pPr>
        <w:pStyle w:val="a"/>
        <w:jc w:val="center"/>
        <w:rPr>
          <w:rFonts w:hint="cs"/>
          <w:rtl/>
        </w:rPr>
      </w:pPr>
      <w:r>
        <w:rPr>
          <w:rFonts w:hint="cs"/>
          <w:rtl/>
        </w:rPr>
        <w:t>ההסתייגות של חבר הכנסת אברהם בייגה שוחט לסעיף 30(1) לא נתקבלה.</w:t>
      </w:r>
    </w:p>
    <w:p w14:paraId="40B6D4E9" w14:textId="77777777" w:rsidR="00000000" w:rsidRDefault="007C71EE">
      <w:pPr>
        <w:pStyle w:val="a"/>
        <w:jc w:val="center"/>
        <w:rPr>
          <w:rFonts w:hint="cs"/>
          <w:rtl/>
        </w:rPr>
      </w:pPr>
    </w:p>
    <w:p w14:paraId="4112B3BB" w14:textId="77777777" w:rsidR="00000000" w:rsidRDefault="007C71EE">
      <w:pPr>
        <w:pStyle w:val="ad"/>
        <w:rPr>
          <w:rtl/>
        </w:rPr>
      </w:pPr>
      <w:r>
        <w:rPr>
          <w:rtl/>
        </w:rPr>
        <w:t>היו"ר יולי-יואל אדלשטיין:</w:t>
      </w:r>
    </w:p>
    <w:p w14:paraId="0585D28C" w14:textId="77777777" w:rsidR="00000000" w:rsidRDefault="007C71EE">
      <w:pPr>
        <w:pStyle w:val="a"/>
        <w:rPr>
          <w:rtl/>
        </w:rPr>
      </w:pPr>
    </w:p>
    <w:p w14:paraId="79EAEE84" w14:textId="77777777" w:rsidR="00000000" w:rsidRDefault="007C71EE">
      <w:pPr>
        <w:pStyle w:val="a"/>
        <w:rPr>
          <w:rFonts w:hint="cs"/>
          <w:rtl/>
        </w:rPr>
      </w:pPr>
      <w:r>
        <w:rPr>
          <w:rFonts w:hint="cs"/>
          <w:rtl/>
        </w:rPr>
        <w:t xml:space="preserve">תודה. ההסתייגות של אברהם שוחט לא עברה. </w:t>
      </w:r>
    </w:p>
    <w:p w14:paraId="44CD3DDB" w14:textId="77777777" w:rsidR="00000000" w:rsidRDefault="007C71EE">
      <w:pPr>
        <w:pStyle w:val="a"/>
        <w:rPr>
          <w:rFonts w:hint="cs"/>
          <w:rtl/>
        </w:rPr>
      </w:pPr>
    </w:p>
    <w:p w14:paraId="10CAD6CC" w14:textId="77777777" w:rsidR="00000000" w:rsidRDefault="007C71EE">
      <w:pPr>
        <w:pStyle w:val="a"/>
        <w:rPr>
          <w:rFonts w:hint="cs"/>
          <w:rtl/>
        </w:rPr>
      </w:pPr>
      <w:r>
        <w:rPr>
          <w:rFonts w:hint="cs"/>
          <w:rtl/>
        </w:rPr>
        <w:t xml:space="preserve">חברי הכנסת, אנחנו עוברים לעמוד 135, ופותחים בהסתייגותה של קולט אביטל </w:t>
      </w:r>
      <w:r>
        <w:rPr>
          <w:rtl/>
        </w:rPr>
        <w:t>–</w:t>
      </w:r>
      <w:r>
        <w:rPr>
          <w:rFonts w:hint="cs"/>
          <w:rtl/>
        </w:rPr>
        <w:t xml:space="preserve"> בעד ההסתייגות? נגד ההסתייגות? נמנעי</w:t>
      </w:r>
      <w:r>
        <w:rPr>
          <w:rFonts w:hint="cs"/>
          <w:rtl/>
        </w:rPr>
        <w:t>ם?</w:t>
      </w:r>
    </w:p>
    <w:p w14:paraId="509F1A96" w14:textId="77777777" w:rsidR="00000000" w:rsidRDefault="007C71EE">
      <w:pPr>
        <w:pStyle w:val="a"/>
        <w:rPr>
          <w:rFonts w:hint="cs"/>
          <w:rtl/>
        </w:rPr>
      </w:pPr>
    </w:p>
    <w:p w14:paraId="02CBDB77" w14:textId="77777777" w:rsidR="00000000" w:rsidRDefault="007C71EE">
      <w:pPr>
        <w:pStyle w:val="a"/>
        <w:jc w:val="center"/>
        <w:rPr>
          <w:rFonts w:hint="cs"/>
          <w:b/>
          <w:bCs/>
          <w:rtl/>
        </w:rPr>
      </w:pPr>
      <w:r>
        <w:rPr>
          <w:rFonts w:hint="cs"/>
          <w:b/>
          <w:bCs/>
          <w:rtl/>
        </w:rPr>
        <w:t>הצבעה</w:t>
      </w:r>
    </w:p>
    <w:p w14:paraId="61AF1814" w14:textId="77777777" w:rsidR="00000000" w:rsidRDefault="007C71EE">
      <w:pPr>
        <w:pStyle w:val="a"/>
        <w:jc w:val="center"/>
        <w:rPr>
          <w:rFonts w:hint="cs"/>
          <w:b/>
          <w:bCs/>
          <w:rtl/>
        </w:rPr>
      </w:pPr>
    </w:p>
    <w:p w14:paraId="153BABC9" w14:textId="77777777" w:rsidR="00000000" w:rsidRDefault="007C71EE">
      <w:pPr>
        <w:pStyle w:val="a"/>
        <w:jc w:val="center"/>
        <w:rPr>
          <w:rFonts w:hint="cs"/>
          <w:rtl/>
        </w:rPr>
      </w:pPr>
      <w:r>
        <w:rPr>
          <w:rFonts w:hint="cs"/>
          <w:rtl/>
        </w:rPr>
        <w:t>ההסתייגות של חברת הכנסת קולט אביטל לסעיף 30(1) לא נתקבלה.</w:t>
      </w:r>
    </w:p>
    <w:p w14:paraId="2D39F372" w14:textId="77777777" w:rsidR="00000000" w:rsidRDefault="007C71EE">
      <w:pPr>
        <w:pStyle w:val="a"/>
        <w:jc w:val="center"/>
        <w:rPr>
          <w:rFonts w:hint="cs"/>
          <w:rtl/>
        </w:rPr>
      </w:pPr>
    </w:p>
    <w:p w14:paraId="233D2373" w14:textId="77777777" w:rsidR="00000000" w:rsidRDefault="007C71EE">
      <w:pPr>
        <w:pStyle w:val="ad"/>
        <w:rPr>
          <w:rtl/>
        </w:rPr>
      </w:pPr>
      <w:r>
        <w:rPr>
          <w:rtl/>
        </w:rPr>
        <w:t>היו"ר יולי-יואל אדלשטיין:</w:t>
      </w:r>
    </w:p>
    <w:p w14:paraId="7B85ADBE" w14:textId="77777777" w:rsidR="00000000" w:rsidRDefault="007C71EE">
      <w:pPr>
        <w:pStyle w:val="a"/>
        <w:rPr>
          <w:rtl/>
        </w:rPr>
      </w:pPr>
    </w:p>
    <w:p w14:paraId="5267505A" w14:textId="77777777" w:rsidR="00000000" w:rsidRDefault="007C71EE">
      <w:pPr>
        <w:pStyle w:val="a"/>
        <w:rPr>
          <w:rFonts w:hint="cs"/>
          <w:rtl/>
        </w:rPr>
      </w:pPr>
      <w:r>
        <w:rPr>
          <w:rFonts w:hint="cs"/>
          <w:rtl/>
        </w:rPr>
        <w:t xml:space="preserve">תודה. ההסתייגות של אביטל לא עברה. </w:t>
      </w:r>
    </w:p>
    <w:p w14:paraId="60827020" w14:textId="77777777" w:rsidR="00000000" w:rsidRDefault="007C71EE">
      <w:pPr>
        <w:pStyle w:val="a"/>
        <w:rPr>
          <w:rFonts w:hint="cs"/>
          <w:rtl/>
        </w:rPr>
      </w:pPr>
    </w:p>
    <w:p w14:paraId="071456E4" w14:textId="77777777" w:rsidR="00000000" w:rsidRDefault="007C71EE">
      <w:pPr>
        <w:pStyle w:val="a"/>
        <w:ind w:firstLine="0"/>
        <w:rPr>
          <w:rFonts w:hint="cs"/>
          <w:rtl/>
        </w:rPr>
      </w:pPr>
      <w:r>
        <w:rPr>
          <w:rFonts w:hint="cs"/>
          <w:rtl/>
        </w:rPr>
        <w:tab/>
        <w:t xml:space="preserve">חבר הכנסת שלום שמחון </w:t>
      </w:r>
      <w:r>
        <w:rPr>
          <w:rtl/>
        </w:rPr>
        <w:t>–</w:t>
      </w:r>
      <w:r>
        <w:rPr>
          <w:rFonts w:hint="cs"/>
          <w:rtl/>
        </w:rPr>
        <w:t xml:space="preserve"> לא נמצא. </w:t>
      </w:r>
    </w:p>
    <w:p w14:paraId="32562572" w14:textId="77777777" w:rsidR="00000000" w:rsidRDefault="007C71EE">
      <w:pPr>
        <w:pStyle w:val="a"/>
        <w:ind w:firstLine="0"/>
        <w:rPr>
          <w:rFonts w:hint="cs"/>
          <w:rtl/>
        </w:rPr>
      </w:pPr>
    </w:p>
    <w:p w14:paraId="2DE75E3B" w14:textId="77777777" w:rsidR="00000000" w:rsidRDefault="007C71EE">
      <w:pPr>
        <w:pStyle w:val="a"/>
        <w:ind w:firstLine="0"/>
        <w:rPr>
          <w:rFonts w:hint="cs"/>
          <w:rtl/>
        </w:rPr>
      </w:pPr>
      <w:r>
        <w:rPr>
          <w:rFonts w:hint="cs"/>
          <w:rtl/>
        </w:rPr>
        <w:tab/>
        <w:t xml:space="preserve">חברת הכנסת אורית נוקד </w:t>
      </w:r>
      <w:r>
        <w:rPr>
          <w:rtl/>
        </w:rPr>
        <w:t>–</w:t>
      </w:r>
      <w:r>
        <w:rPr>
          <w:rFonts w:hint="cs"/>
          <w:rtl/>
        </w:rPr>
        <w:t xml:space="preserve"> בעד ההסתייגות? נגד ההסתייגות של אורית נוקד? נמנעים?</w:t>
      </w:r>
    </w:p>
    <w:p w14:paraId="2016D2C7" w14:textId="77777777" w:rsidR="00000000" w:rsidRDefault="007C71EE">
      <w:pPr>
        <w:pStyle w:val="a"/>
        <w:ind w:firstLine="0"/>
        <w:rPr>
          <w:rFonts w:hint="cs"/>
          <w:rtl/>
        </w:rPr>
      </w:pPr>
    </w:p>
    <w:p w14:paraId="26A0F1DD" w14:textId="77777777" w:rsidR="00000000" w:rsidRDefault="007C71EE">
      <w:pPr>
        <w:pStyle w:val="a"/>
        <w:jc w:val="center"/>
        <w:rPr>
          <w:rFonts w:hint="cs"/>
          <w:b/>
          <w:bCs/>
          <w:rtl/>
        </w:rPr>
      </w:pPr>
      <w:r>
        <w:rPr>
          <w:rFonts w:hint="cs"/>
          <w:b/>
          <w:bCs/>
          <w:rtl/>
        </w:rPr>
        <w:t>הצבעה</w:t>
      </w:r>
    </w:p>
    <w:p w14:paraId="076B6F66" w14:textId="77777777" w:rsidR="00000000" w:rsidRDefault="007C71EE">
      <w:pPr>
        <w:pStyle w:val="a"/>
        <w:jc w:val="center"/>
        <w:rPr>
          <w:rFonts w:hint="cs"/>
          <w:b/>
          <w:bCs/>
          <w:rtl/>
        </w:rPr>
      </w:pPr>
    </w:p>
    <w:p w14:paraId="3F9D53CD" w14:textId="77777777" w:rsidR="00000000" w:rsidRDefault="007C71EE">
      <w:pPr>
        <w:pStyle w:val="a"/>
        <w:jc w:val="center"/>
        <w:rPr>
          <w:rFonts w:hint="cs"/>
          <w:rtl/>
        </w:rPr>
      </w:pPr>
      <w:r>
        <w:rPr>
          <w:rFonts w:hint="cs"/>
          <w:rtl/>
        </w:rPr>
        <w:t>ההס</w:t>
      </w:r>
      <w:r>
        <w:rPr>
          <w:rFonts w:hint="cs"/>
          <w:rtl/>
        </w:rPr>
        <w:t>תייגות של חברת הכנסת אורית נוקד לסעיף 30(1) לא נתקבלה.</w:t>
      </w:r>
    </w:p>
    <w:p w14:paraId="11A4BEB6" w14:textId="77777777" w:rsidR="00000000" w:rsidRDefault="007C71EE">
      <w:pPr>
        <w:pStyle w:val="a"/>
        <w:jc w:val="center"/>
        <w:rPr>
          <w:rFonts w:hint="cs"/>
          <w:rtl/>
        </w:rPr>
      </w:pPr>
    </w:p>
    <w:p w14:paraId="7834FA6B" w14:textId="77777777" w:rsidR="00000000" w:rsidRDefault="007C71EE">
      <w:pPr>
        <w:pStyle w:val="ad"/>
        <w:rPr>
          <w:rtl/>
        </w:rPr>
      </w:pPr>
      <w:r>
        <w:rPr>
          <w:rtl/>
        </w:rPr>
        <w:t>היו"ר יולי-יואל אדלשטיין:</w:t>
      </w:r>
    </w:p>
    <w:p w14:paraId="2377E4D1" w14:textId="77777777" w:rsidR="00000000" w:rsidRDefault="007C71EE">
      <w:pPr>
        <w:pStyle w:val="a"/>
        <w:rPr>
          <w:rtl/>
        </w:rPr>
      </w:pPr>
    </w:p>
    <w:p w14:paraId="4991E8D6" w14:textId="77777777" w:rsidR="00000000" w:rsidRDefault="007C71EE">
      <w:pPr>
        <w:pStyle w:val="a"/>
        <w:rPr>
          <w:rFonts w:hint="cs"/>
          <w:rtl/>
        </w:rPr>
      </w:pPr>
      <w:r>
        <w:rPr>
          <w:rFonts w:hint="cs"/>
          <w:rtl/>
        </w:rPr>
        <w:t xml:space="preserve">תודה. ההסתייגות של נוקד לא עברה. </w:t>
      </w:r>
    </w:p>
    <w:p w14:paraId="7D9E3B72" w14:textId="77777777" w:rsidR="00000000" w:rsidRDefault="007C71EE">
      <w:pPr>
        <w:pStyle w:val="a"/>
        <w:rPr>
          <w:rFonts w:hint="cs"/>
          <w:rtl/>
        </w:rPr>
      </w:pPr>
    </w:p>
    <w:p w14:paraId="3A5B7F39" w14:textId="77777777" w:rsidR="00000000" w:rsidRDefault="007C71EE">
      <w:pPr>
        <w:pStyle w:val="a"/>
        <w:rPr>
          <w:rFonts w:hint="cs"/>
          <w:rtl/>
        </w:rPr>
      </w:pPr>
      <w:r>
        <w:rPr>
          <w:rFonts w:hint="cs"/>
          <w:rtl/>
        </w:rPr>
        <w:t xml:space="preserve">אלי בן-מנחם </w:t>
      </w:r>
      <w:r>
        <w:rPr>
          <w:rtl/>
        </w:rPr>
        <w:t>–</w:t>
      </w:r>
      <w:r>
        <w:rPr>
          <w:rFonts w:hint="cs"/>
          <w:rtl/>
        </w:rPr>
        <w:t xml:space="preserve"> מי בעד ההסתייגות? נגד ההסתייגות? נמנעים?</w:t>
      </w:r>
    </w:p>
    <w:p w14:paraId="632C7C74" w14:textId="77777777" w:rsidR="00000000" w:rsidRDefault="007C71EE">
      <w:pPr>
        <w:pStyle w:val="a"/>
        <w:rPr>
          <w:rFonts w:hint="cs"/>
          <w:rtl/>
        </w:rPr>
      </w:pPr>
    </w:p>
    <w:p w14:paraId="3CAF6AAC" w14:textId="77777777" w:rsidR="00000000" w:rsidRDefault="007C71EE">
      <w:pPr>
        <w:pStyle w:val="a"/>
        <w:jc w:val="center"/>
        <w:rPr>
          <w:rFonts w:hint="cs"/>
          <w:b/>
          <w:bCs/>
          <w:rtl/>
        </w:rPr>
      </w:pPr>
      <w:r>
        <w:rPr>
          <w:rFonts w:hint="cs"/>
          <w:b/>
          <w:bCs/>
          <w:rtl/>
        </w:rPr>
        <w:t>הצבעה</w:t>
      </w:r>
    </w:p>
    <w:p w14:paraId="309C1DFB" w14:textId="77777777" w:rsidR="00000000" w:rsidRDefault="007C71EE">
      <w:pPr>
        <w:pStyle w:val="a"/>
        <w:jc w:val="center"/>
        <w:rPr>
          <w:rFonts w:hint="cs"/>
          <w:b/>
          <w:bCs/>
          <w:rtl/>
        </w:rPr>
      </w:pPr>
    </w:p>
    <w:p w14:paraId="7036E353" w14:textId="77777777" w:rsidR="00000000" w:rsidRDefault="007C71EE">
      <w:pPr>
        <w:pStyle w:val="a"/>
        <w:jc w:val="center"/>
        <w:rPr>
          <w:rFonts w:hint="cs"/>
          <w:rtl/>
        </w:rPr>
      </w:pPr>
      <w:r>
        <w:rPr>
          <w:rFonts w:hint="cs"/>
          <w:rtl/>
        </w:rPr>
        <w:t>ההסתייגות של חבר הכנסת אלי בן-מנחם לסעיף 30(1) לא נתקבלה.</w:t>
      </w:r>
    </w:p>
    <w:p w14:paraId="04BBC963" w14:textId="77777777" w:rsidR="00000000" w:rsidRDefault="007C71EE">
      <w:pPr>
        <w:pStyle w:val="a"/>
        <w:jc w:val="center"/>
        <w:rPr>
          <w:rFonts w:hint="cs"/>
          <w:rtl/>
        </w:rPr>
      </w:pPr>
    </w:p>
    <w:p w14:paraId="33299389" w14:textId="77777777" w:rsidR="00000000" w:rsidRDefault="007C71EE">
      <w:pPr>
        <w:pStyle w:val="ad"/>
        <w:rPr>
          <w:rtl/>
        </w:rPr>
      </w:pPr>
      <w:r>
        <w:rPr>
          <w:rtl/>
        </w:rPr>
        <w:t xml:space="preserve">היו"ר יולי-יואל </w:t>
      </w:r>
      <w:r>
        <w:rPr>
          <w:rtl/>
        </w:rPr>
        <w:t>אדלשטיין:</w:t>
      </w:r>
    </w:p>
    <w:p w14:paraId="5D0DCDED" w14:textId="77777777" w:rsidR="00000000" w:rsidRDefault="007C71EE">
      <w:pPr>
        <w:pStyle w:val="a"/>
        <w:rPr>
          <w:rtl/>
        </w:rPr>
      </w:pPr>
    </w:p>
    <w:p w14:paraId="75A1F129" w14:textId="77777777" w:rsidR="00000000" w:rsidRDefault="007C71EE">
      <w:pPr>
        <w:pStyle w:val="a"/>
        <w:rPr>
          <w:rFonts w:hint="cs"/>
          <w:rtl/>
        </w:rPr>
      </w:pPr>
      <w:r>
        <w:rPr>
          <w:rFonts w:hint="cs"/>
          <w:rtl/>
        </w:rPr>
        <w:t xml:space="preserve">תודה. ההסתייגות של בן-מנחם לא עברה. </w:t>
      </w:r>
    </w:p>
    <w:p w14:paraId="60AD9998" w14:textId="77777777" w:rsidR="00000000" w:rsidRDefault="007C71EE">
      <w:pPr>
        <w:pStyle w:val="a"/>
        <w:rPr>
          <w:rFonts w:hint="cs"/>
          <w:rtl/>
        </w:rPr>
      </w:pPr>
    </w:p>
    <w:p w14:paraId="7EEA450A" w14:textId="77777777" w:rsidR="00000000" w:rsidRDefault="007C71EE">
      <w:pPr>
        <w:pStyle w:val="a"/>
        <w:rPr>
          <w:rFonts w:hint="cs"/>
          <w:rtl/>
        </w:rPr>
      </w:pPr>
      <w:r>
        <w:rPr>
          <w:rFonts w:hint="cs"/>
          <w:rtl/>
        </w:rPr>
        <w:t xml:space="preserve">חבר הכנסת אלי ישי </w:t>
      </w:r>
      <w:r>
        <w:rPr>
          <w:rtl/>
        </w:rPr>
        <w:t>–</w:t>
      </w:r>
      <w:r>
        <w:rPr>
          <w:rFonts w:hint="cs"/>
          <w:rtl/>
        </w:rPr>
        <w:t xml:space="preserve"> מי בעד ההסתייגות של ישי? מי נגד ההסתייגות של ישי? נמנעים?</w:t>
      </w:r>
    </w:p>
    <w:p w14:paraId="7C679541" w14:textId="77777777" w:rsidR="00000000" w:rsidRDefault="007C71EE">
      <w:pPr>
        <w:pStyle w:val="a"/>
        <w:rPr>
          <w:rFonts w:hint="cs"/>
          <w:rtl/>
        </w:rPr>
      </w:pPr>
    </w:p>
    <w:p w14:paraId="2CD5CBEF" w14:textId="77777777" w:rsidR="00000000" w:rsidRDefault="007C71EE">
      <w:pPr>
        <w:pStyle w:val="a"/>
        <w:jc w:val="center"/>
        <w:rPr>
          <w:rFonts w:hint="cs"/>
          <w:b/>
          <w:bCs/>
          <w:rtl/>
        </w:rPr>
      </w:pPr>
      <w:r>
        <w:rPr>
          <w:rFonts w:hint="cs"/>
          <w:b/>
          <w:bCs/>
          <w:rtl/>
        </w:rPr>
        <w:t>הצבעה</w:t>
      </w:r>
    </w:p>
    <w:p w14:paraId="20FD6A44" w14:textId="77777777" w:rsidR="00000000" w:rsidRDefault="007C71EE">
      <w:pPr>
        <w:pStyle w:val="a"/>
        <w:jc w:val="center"/>
        <w:rPr>
          <w:rFonts w:hint="cs"/>
          <w:b/>
          <w:bCs/>
          <w:rtl/>
        </w:rPr>
      </w:pPr>
    </w:p>
    <w:p w14:paraId="34E26F65" w14:textId="77777777" w:rsidR="00000000" w:rsidRDefault="007C71EE">
      <w:pPr>
        <w:pStyle w:val="a"/>
        <w:jc w:val="center"/>
        <w:rPr>
          <w:rFonts w:hint="cs"/>
          <w:rtl/>
        </w:rPr>
      </w:pPr>
      <w:r>
        <w:rPr>
          <w:rFonts w:hint="cs"/>
          <w:rtl/>
        </w:rPr>
        <w:t>ההסתייגות של חבר הכנסת אליהו ישי לסעיף 30(1) לא נתקבלה.</w:t>
      </w:r>
    </w:p>
    <w:p w14:paraId="6DD85479" w14:textId="77777777" w:rsidR="00000000" w:rsidRDefault="007C71EE">
      <w:pPr>
        <w:pStyle w:val="a"/>
        <w:rPr>
          <w:rFonts w:hint="cs"/>
          <w:rtl/>
        </w:rPr>
      </w:pPr>
    </w:p>
    <w:p w14:paraId="1F2D9D8B" w14:textId="77777777" w:rsidR="00000000" w:rsidRDefault="007C71EE">
      <w:pPr>
        <w:pStyle w:val="ad"/>
        <w:rPr>
          <w:rtl/>
        </w:rPr>
      </w:pPr>
      <w:r>
        <w:rPr>
          <w:rtl/>
        </w:rPr>
        <w:t>היו"ר יולי-יואל אדלשטיין:</w:t>
      </w:r>
    </w:p>
    <w:p w14:paraId="3401B371" w14:textId="77777777" w:rsidR="00000000" w:rsidRDefault="007C71EE">
      <w:pPr>
        <w:pStyle w:val="a"/>
        <w:rPr>
          <w:rtl/>
        </w:rPr>
      </w:pPr>
    </w:p>
    <w:p w14:paraId="404DB6A4" w14:textId="77777777" w:rsidR="00000000" w:rsidRDefault="007C71EE">
      <w:pPr>
        <w:pStyle w:val="a"/>
        <w:rPr>
          <w:rFonts w:hint="cs"/>
          <w:rtl/>
        </w:rPr>
      </w:pPr>
      <w:r>
        <w:rPr>
          <w:rFonts w:hint="cs"/>
          <w:rtl/>
        </w:rPr>
        <w:t xml:space="preserve">ההסתייגות של אלי ישי לא עברה. </w:t>
      </w:r>
    </w:p>
    <w:p w14:paraId="00647B16" w14:textId="77777777" w:rsidR="00000000" w:rsidRDefault="007C71EE">
      <w:pPr>
        <w:pStyle w:val="a"/>
        <w:rPr>
          <w:rFonts w:hint="cs"/>
          <w:rtl/>
        </w:rPr>
      </w:pPr>
    </w:p>
    <w:p w14:paraId="29D2B5BD" w14:textId="77777777" w:rsidR="00000000" w:rsidRDefault="007C71EE">
      <w:pPr>
        <w:pStyle w:val="a"/>
        <w:rPr>
          <w:rFonts w:hint="cs"/>
          <w:rtl/>
        </w:rPr>
      </w:pPr>
      <w:r>
        <w:rPr>
          <w:rFonts w:hint="cs"/>
          <w:rtl/>
        </w:rPr>
        <w:t>חבר ה</w:t>
      </w:r>
      <w:r>
        <w:rPr>
          <w:rFonts w:hint="cs"/>
          <w:rtl/>
        </w:rPr>
        <w:t xml:space="preserve">כנסת שלמה בניזרי - מי בעד ההסתייגות שלו? מי נגד ההסתייגות שלו? נמנעים? </w:t>
      </w:r>
    </w:p>
    <w:p w14:paraId="1392D6BA" w14:textId="77777777" w:rsidR="00000000" w:rsidRDefault="007C71EE">
      <w:pPr>
        <w:pStyle w:val="a"/>
        <w:rPr>
          <w:rFonts w:hint="cs"/>
          <w:rtl/>
        </w:rPr>
      </w:pPr>
    </w:p>
    <w:p w14:paraId="03444EE1" w14:textId="77777777" w:rsidR="00000000" w:rsidRDefault="007C71EE">
      <w:pPr>
        <w:pStyle w:val="a"/>
        <w:jc w:val="center"/>
        <w:rPr>
          <w:rFonts w:hint="cs"/>
          <w:b/>
          <w:bCs/>
          <w:rtl/>
        </w:rPr>
      </w:pPr>
      <w:r>
        <w:rPr>
          <w:rFonts w:hint="cs"/>
          <w:b/>
          <w:bCs/>
          <w:rtl/>
        </w:rPr>
        <w:t>הצבעה</w:t>
      </w:r>
    </w:p>
    <w:p w14:paraId="6E92AEC7" w14:textId="77777777" w:rsidR="00000000" w:rsidRDefault="007C71EE">
      <w:pPr>
        <w:pStyle w:val="a"/>
        <w:jc w:val="center"/>
        <w:rPr>
          <w:rFonts w:hint="cs"/>
          <w:b/>
          <w:bCs/>
          <w:rtl/>
        </w:rPr>
      </w:pPr>
    </w:p>
    <w:p w14:paraId="0C480C79" w14:textId="77777777" w:rsidR="00000000" w:rsidRDefault="007C71EE">
      <w:pPr>
        <w:pStyle w:val="a"/>
        <w:jc w:val="center"/>
        <w:rPr>
          <w:rFonts w:hint="cs"/>
          <w:rtl/>
        </w:rPr>
      </w:pPr>
      <w:r>
        <w:rPr>
          <w:rFonts w:hint="cs"/>
          <w:rtl/>
        </w:rPr>
        <w:t>ההסתייגות של חבר הכנסת שלמה בניזרי לסעיף 30(1) לא נתקבלה.</w:t>
      </w:r>
    </w:p>
    <w:p w14:paraId="43133208" w14:textId="77777777" w:rsidR="00000000" w:rsidRDefault="007C71EE">
      <w:pPr>
        <w:pStyle w:val="a"/>
        <w:rPr>
          <w:rFonts w:hint="cs"/>
          <w:rtl/>
        </w:rPr>
      </w:pPr>
    </w:p>
    <w:p w14:paraId="52733FF6" w14:textId="77777777" w:rsidR="00000000" w:rsidRDefault="007C71EE">
      <w:pPr>
        <w:pStyle w:val="ad"/>
        <w:rPr>
          <w:rtl/>
        </w:rPr>
      </w:pPr>
      <w:r>
        <w:rPr>
          <w:rtl/>
        </w:rPr>
        <w:t>היו"ר יולי-יואל אדלשטיין:</w:t>
      </w:r>
    </w:p>
    <w:p w14:paraId="2A699F27" w14:textId="77777777" w:rsidR="00000000" w:rsidRDefault="007C71EE">
      <w:pPr>
        <w:pStyle w:val="a"/>
        <w:rPr>
          <w:rtl/>
        </w:rPr>
      </w:pPr>
    </w:p>
    <w:p w14:paraId="310B6C64" w14:textId="77777777" w:rsidR="00000000" w:rsidRDefault="007C71EE">
      <w:pPr>
        <w:pStyle w:val="a"/>
        <w:rPr>
          <w:rFonts w:hint="cs"/>
          <w:rtl/>
        </w:rPr>
      </w:pPr>
      <w:r>
        <w:rPr>
          <w:rFonts w:hint="cs"/>
          <w:rtl/>
        </w:rPr>
        <w:t xml:space="preserve">תודה. ההסתייגות של בניזרי לא עברה. </w:t>
      </w:r>
    </w:p>
    <w:p w14:paraId="1E4A0E46" w14:textId="77777777" w:rsidR="00000000" w:rsidRDefault="007C71EE">
      <w:pPr>
        <w:pStyle w:val="a"/>
        <w:rPr>
          <w:rFonts w:hint="cs"/>
          <w:rtl/>
        </w:rPr>
      </w:pPr>
    </w:p>
    <w:p w14:paraId="1A125405" w14:textId="77777777" w:rsidR="00000000" w:rsidRDefault="007C71EE">
      <w:pPr>
        <w:pStyle w:val="a"/>
        <w:rPr>
          <w:rFonts w:hint="cs"/>
          <w:rtl/>
        </w:rPr>
      </w:pPr>
      <w:r>
        <w:rPr>
          <w:rFonts w:hint="cs"/>
          <w:rtl/>
        </w:rPr>
        <w:t xml:space="preserve">נסים דהן </w:t>
      </w:r>
      <w:r>
        <w:rPr>
          <w:rtl/>
        </w:rPr>
        <w:t>–</w:t>
      </w:r>
      <w:r>
        <w:rPr>
          <w:rFonts w:hint="cs"/>
          <w:rtl/>
        </w:rPr>
        <w:t xml:space="preserve"> בעד ההסתייגות? נגד ההסתייגות? נמנעים?</w:t>
      </w:r>
    </w:p>
    <w:p w14:paraId="4C2E0D52" w14:textId="77777777" w:rsidR="00000000" w:rsidRDefault="007C71EE">
      <w:pPr>
        <w:pStyle w:val="a"/>
        <w:rPr>
          <w:rFonts w:hint="cs"/>
          <w:rtl/>
        </w:rPr>
      </w:pPr>
    </w:p>
    <w:p w14:paraId="1DC1E3E6" w14:textId="77777777" w:rsidR="00000000" w:rsidRDefault="007C71EE">
      <w:pPr>
        <w:pStyle w:val="a"/>
        <w:jc w:val="center"/>
        <w:rPr>
          <w:rFonts w:hint="cs"/>
          <w:b/>
          <w:bCs/>
          <w:rtl/>
        </w:rPr>
      </w:pPr>
      <w:r>
        <w:rPr>
          <w:rFonts w:hint="cs"/>
          <w:b/>
          <w:bCs/>
          <w:rtl/>
        </w:rPr>
        <w:t>הצב</w:t>
      </w:r>
      <w:r>
        <w:rPr>
          <w:rFonts w:hint="cs"/>
          <w:b/>
          <w:bCs/>
          <w:rtl/>
        </w:rPr>
        <w:t>עה</w:t>
      </w:r>
    </w:p>
    <w:p w14:paraId="3250B19E" w14:textId="77777777" w:rsidR="00000000" w:rsidRDefault="007C71EE">
      <w:pPr>
        <w:pStyle w:val="a"/>
        <w:jc w:val="center"/>
        <w:rPr>
          <w:rFonts w:hint="cs"/>
          <w:b/>
          <w:bCs/>
          <w:rtl/>
        </w:rPr>
      </w:pPr>
    </w:p>
    <w:p w14:paraId="5CBAC3AD" w14:textId="77777777" w:rsidR="00000000" w:rsidRDefault="007C71EE">
      <w:pPr>
        <w:pStyle w:val="a"/>
        <w:jc w:val="center"/>
        <w:rPr>
          <w:rFonts w:hint="cs"/>
          <w:rtl/>
        </w:rPr>
      </w:pPr>
      <w:r>
        <w:rPr>
          <w:rFonts w:hint="cs"/>
          <w:rtl/>
        </w:rPr>
        <w:t>ההסתייגות של חבר הכנסת נסים דהן לסעיף 30(1) לא נתקבלה.</w:t>
      </w:r>
    </w:p>
    <w:p w14:paraId="03F1B66B" w14:textId="77777777" w:rsidR="00000000" w:rsidRDefault="007C71EE">
      <w:pPr>
        <w:pStyle w:val="a"/>
        <w:rPr>
          <w:rFonts w:hint="cs"/>
          <w:rtl/>
        </w:rPr>
      </w:pPr>
    </w:p>
    <w:p w14:paraId="6AEFCFEE" w14:textId="77777777" w:rsidR="00000000" w:rsidRDefault="007C71EE">
      <w:pPr>
        <w:pStyle w:val="ad"/>
        <w:rPr>
          <w:rtl/>
        </w:rPr>
      </w:pPr>
      <w:r>
        <w:rPr>
          <w:rtl/>
        </w:rPr>
        <w:t>היו"ר יולי-יואל אדלשטיין:</w:t>
      </w:r>
    </w:p>
    <w:p w14:paraId="0D08CBFC" w14:textId="77777777" w:rsidR="00000000" w:rsidRDefault="007C71EE">
      <w:pPr>
        <w:pStyle w:val="a"/>
        <w:rPr>
          <w:rtl/>
        </w:rPr>
      </w:pPr>
    </w:p>
    <w:p w14:paraId="25863307" w14:textId="77777777" w:rsidR="00000000" w:rsidRDefault="007C71EE">
      <w:pPr>
        <w:pStyle w:val="a"/>
        <w:rPr>
          <w:rFonts w:hint="cs"/>
          <w:rtl/>
        </w:rPr>
      </w:pPr>
      <w:r>
        <w:rPr>
          <w:rFonts w:hint="cs"/>
          <w:rtl/>
        </w:rPr>
        <w:t xml:space="preserve">תודה. ההסתייגות של דהן לא עברה. </w:t>
      </w:r>
    </w:p>
    <w:p w14:paraId="28605B07" w14:textId="77777777" w:rsidR="00000000" w:rsidRDefault="007C71EE">
      <w:pPr>
        <w:pStyle w:val="a"/>
        <w:rPr>
          <w:rFonts w:hint="cs"/>
          <w:rtl/>
        </w:rPr>
      </w:pPr>
    </w:p>
    <w:p w14:paraId="1390D9F6" w14:textId="77777777" w:rsidR="00000000" w:rsidRDefault="007C71EE">
      <w:pPr>
        <w:pStyle w:val="a"/>
        <w:rPr>
          <w:rFonts w:hint="cs"/>
          <w:rtl/>
        </w:rPr>
      </w:pPr>
      <w:r>
        <w:rPr>
          <w:rFonts w:hint="cs"/>
          <w:rtl/>
        </w:rPr>
        <w:t xml:space="preserve">חבר הכנסת אמנון כהן </w:t>
      </w:r>
      <w:r>
        <w:rPr>
          <w:rtl/>
        </w:rPr>
        <w:t>–</w:t>
      </w:r>
      <w:r>
        <w:rPr>
          <w:rFonts w:hint="cs"/>
          <w:rtl/>
        </w:rPr>
        <w:t xml:space="preserve"> בעד ההסתייגות? נגד ההסתייגות? נמנעים?</w:t>
      </w:r>
    </w:p>
    <w:p w14:paraId="3706719C" w14:textId="77777777" w:rsidR="00000000" w:rsidRDefault="007C71EE">
      <w:pPr>
        <w:pStyle w:val="a"/>
        <w:rPr>
          <w:rFonts w:hint="cs"/>
          <w:rtl/>
        </w:rPr>
      </w:pPr>
    </w:p>
    <w:p w14:paraId="0D412CD7" w14:textId="77777777" w:rsidR="00000000" w:rsidRDefault="007C71EE">
      <w:pPr>
        <w:pStyle w:val="a"/>
        <w:jc w:val="center"/>
        <w:rPr>
          <w:rFonts w:hint="cs"/>
          <w:b/>
          <w:bCs/>
          <w:rtl/>
        </w:rPr>
      </w:pPr>
      <w:r>
        <w:rPr>
          <w:rFonts w:hint="cs"/>
          <w:b/>
          <w:bCs/>
          <w:rtl/>
        </w:rPr>
        <w:t>הצבעה</w:t>
      </w:r>
    </w:p>
    <w:p w14:paraId="1861EC4E" w14:textId="77777777" w:rsidR="00000000" w:rsidRDefault="007C71EE">
      <w:pPr>
        <w:pStyle w:val="a"/>
        <w:jc w:val="center"/>
        <w:rPr>
          <w:rFonts w:hint="cs"/>
          <w:b/>
          <w:bCs/>
          <w:rtl/>
        </w:rPr>
      </w:pPr>
    </w:p>
    <w:p w14:paraId="7FB328A6" w14:textId="77777777" w:rsidR="00000000" w:rsidRDefault="007C71EE">
      <w:pPr>
        <w:pStyle w:val="a"/>
        <w:jc w:val="center"/>
        <w:rPr>
          <w:rFonts w:hint="cs"/>
          <w:rtl/>
        </w:rPr>
      </w:pPr>
      <w:r>
        <w:rPr>
          <w:rFonts w:hint="cs"/>
          <w:rtl/>
        </w:rPr>
        <w:t>ההסתייגות של חבר הכנסת אמנון כהן לסעיף 30(1) לא נתקבלה.</w:t>
      </w:r>
    </w:p>
    <w:p w14:paraId="172B70FA" w14:textId="77777777" w:rsidR="00000000" w:rsidRDefault="007C71EE">
      <w:pPr>
        <w:pStyle w:val="a"/>
        <w:rPr>
          <w:rFonts w:hint="cs"/>
          <w:rtl/>
        </w:rPr>
      </w:pPr>
    </w:p>
    <w:p w14:paraId="7899E648" w14:textId="77777777" w:rsidR="00000000" w:rsidRDefault="007C71EE">
      <w:pPr>
        <w:pStyle w:val="ad"/>
        <w:rPr>
          <w:rtl/>
        </w:rPr>
      </w:pPr>
      <w:r>
        <w:rPr>
          <w:rtl/>
        </w:rPr>
        <w:t>היו"ר יולי</w:t>
      </w:r>
      <w:r>
        <w:rPr>
          <w:rtl/>
        </w:rPr>
        <w:t>-יואל אדלשטיין:</w:t>
      </w:r>
    </w:p>
    <w:p w14:paraId="43245297" w14:textId="77777777" w:rsidR="00000000" w:rsidRDefault="007C71EE">
      <w:pPr>
        <w:pStyle w:val="a"/>
        <w:rPr>
          <w:rtl/>
        </w:rPr>
      </w:pPr>
    </w:p>
    <w:p w14:paraId="63813D33" w14:textId="77777777" w:rsidR="00000000" w:rsidRDefault="007C71EE">
      <w:pPr>
        <w:pStyle w:val="a"/>
        <w:rPr>
          <w:rFonts w:hint="cs"/>
          <w:rtl/>
        </w:rPr>
      </w:pPr>
      <w:r>
        <w:rPr>
          <w:rFonts w:hint="cs"/>
          <w:rtl/>
        </w:rPr>
        <w:t xml:space="preserve">ההסתייגות של אמנון כהן לא עברה. </w:t>
      </w:r>
    </w:p>
    <w:p w14:paraId="7015BF44" w14:textId="77777777" w:rsidR="00000000" w:rsidRDefault="007C71EE">
      <w:pPr>
        <w:pStyle w:val="a"/>
        <w:rPr>
          <w:rFonts w:hint="cs"/>
          <w:rtl/>
        </w:rPr>
      </w:pPr>
    </w:p>
    <w:p w14:paraId="0D578992" w14:textId="77777777" w:rsidR="00000000" w:rsidRDefault="007C71EE">
      <w:pPr>
        <w:pStyle w:val="a"/>
        <w:rPr>
          <w:rFonts w:hint="cs"/>
          <w:rtl/>
        </w:rPr>
      </w:pPr>
      <w:r>
        <w:rPr>
          <w:rFonts w:hint="cs"/>
          <w:rtl/>
        </w:rPr>
        <w:t>חבר הכנסת יצחק כהן, מי בעד ההסתייגות שלו? מי נגד ההסתייגות של יצחק כהן? נמנעים?</w:t>
      </w:r>
    </w:p>
    <w:p w14:paraId="72454EDF" w14:textId="77777777" w:rsidR="00000000" w:rsidRDefault="007C71EE">
      <w:pPr>
        <w:pStyle w:val="a"/>
        <w:rPr>
          <w:rFonts w:hint="cs"/>
          <w:rtl/>
        </w:rPr>
      </w:pPr>
    </w:p>
    <w:p w14:paraId="67EFC0FD" w14:textId="77777777" w:rsidR="00000000" w:rsidRDefault="007C71EE">
      <w:pPr>
        <w:pStyle w:val="a"/>
        <w:jc w:val="center"/>
        <w:rPr>
          <w:rFonts w:hint="cs"/>
          <w:b/>
          <w:bCs/>
          <w:rtl/>
        </w:rPr>
      </w:pPr>
      <w:r>
        <w:rPr>
          <w:rFonts w:hint="cs"/>
          <w:b/>
          <w:bCs/>
          <w:rtl/>
        </w:rPr>
        <w:t>הצבעה</w:t>
      </w:r>
    </w:p>
    <w:p w14:paraId="73CB8D0A" w14:textId="77777777" w:rsidR="00000000" w:rsidRDefault="007C71EE">
      <w:pPr>
        <w:pStyle w:val="a"/>
        <w:jc w:val="center"/>
        <w:rPr>
          <w:rFonts w:hint="cs"/>
          <w:b/>
          <w:bCs/>
          <w:rtl/>
        </w:rPr>
      </w:pPr>
    </w:p>
    <w:p w14:paraId="62EE9E62" w14:textId="77777777" w:rsidR="00000000" w:rsidRDefault="007C71EE">
      <w:pPr>
        <w:pStyle w:val="a"/>
        <w:jc w:val="center"/>
        <w:rPr>
          <w:rFonts w:hint="cs"/>
          <w:rtl/>
        </w:rPr>
      </w:pPr>
      <w:r>
        <w:rPr>
          <w:rFonts w:hint="cs"/>
          <w:rtl/>
        </w:rPr>
        <w:t>ההסתייגות של חבר הכנסת יצחק כהן לסעיף 30(1) לא נתקבלה.</w:t>
      </w:r>
    </w:p>
    <w:p w14:paraId="773F0936" w14:textId="77777777" w:rsidR="00000000" w:rsidRDefault="007C71EE">
      <w:pPr>
        <w:pStyle w:val="a"/>
        <w:rPr>
          <w:rFonts w:hint="cs"/>
          <w:rtl/>
        </w:rPr>
      </w:pPr>
    </w:p>
    <w:p w14:paraId="4851673C" w14:textId="77777777" w:rsidR="00000000" w:rsidRDefault="007C71EE">
      <w:pPr>
        <w:pStyle w:val="ad"/>
        <w:rPr>
          <w:rtl/>
        </w:rPr>
      </w:pPr>
      <w:r>
        <w:rPr>
          <w:rtl/>
        </w:rPr>
        <w:t>היו"ר יולי-יואל אדלשטיין:</w:t>
      </w:r>
    </w:p>
    <w:p w14:paraId="75F24422" w14:textId="77777777" w:rsidR="00000000" w:rsidRDefault="007C71EE">
      <w:pPr>
        <w:pStyle w:val="a"/>
        <w:rPr>
          <w:rtl/>
        </w:rPr>
      </w:pPr>
    </w:p>
    <w:p w14:paraId="6A2CB64C" w14:textId="77777777" w:rsidR="00000000" w:rsidRDefault="007C71EE">
      <w:pPr>
        <w:pStyle w:val="a"/>
        <w:rPr>
          <w:rFonts w:hint="cs"/>
          <w:rtl/>
        </w:rPr>
      </w:pPr>
      <w:r>
        <w:rPr>
          <w:rFonts w:hint="cs"/>
          <w:rtl/>
        </w:rPr>
        <w:t xml:space="preserve">תודה. ההסתייגות לא עברה. </w:t>
      </w:r>
    </w:p>
    <w:p w14:paraId="505A7BD1" w14:textId="77777777" w:rsidR="00000000" w:rsidRDefault="007C71EE">
      <w:pPr>
        <w:pStyle w:val="a"/>
        <w:rPr>
          <w:rFonts w:hint="cs"/>
          <w:rtl/>
        </w:rPr>
      </w:pPr>
    </w:p>
    <w:p w14:paraId="3A4CE495" w14:textId="77777777" w:rsidR="00000000" w:rsidRDefault="007C71EE">
      <w:pPr>
        <w:pStyle w:val="a"/>
        <w:rPr>
          <w:rFonts w:hint="cs"/>
          <w:rtl/>
        </w:rPr>
      </w:pPr>
      <w:r>
        <w:rPr>
          <w:rFonts w:hint="cs"/>
          <w:rtl/>
        </w:rPr>
        <w:t>חבר הכנ</w:t>
      </w:r>
      <w:r>
        <w:rPr>
          <w:rFonts w:hint="cs"/>
          <w:rtl/>
        </w:rPr>
        <w:t>סת דוד אזולאי, מי בעד ההסתייגות של אזולאי? מי נגד ההסתייגות של אזולאי?</w:t>
      </w:r>
    </w:p>
    <w:p w14:paraId="32E9F1EF" w14:textId="77777777" w:rsidR="00000000" w:rsidRDefault="007C71EE">
      <w:pPr>
        <w:pStyle w:val="a"/>
        <w:rPr>
          <w:rFonts w:hint="cs"/>
          <w:rtl/>
        </w:rPr>
      </w:pPr>
    </w:p>
    <w:p w14:paraId="53F33471" w14:textId="77777777" w:rsidR="00000000" w:rsidRDefault="007C71EE">
      <w:pPr>
        <w:pStyle w:val="a"/>
        <w:rPr>
          <w:rFonts w:hint="cs"/>
          <w:rtl/>
        </w:rPr>
      </w:pPr>
      <w:r>
        <w:rPr>
          <w:rFonts w:hint="cs"/>
          <w:rtl/>
        </w:rPr>
        <w:t>חברי הכנסת, אנחנו נעבור להצבעה אלקטרונית על ההסתייגות של דוד אזולאי לסעיף 30(1), בעמוד 135. ההצבעה החלה, מי בעד ההסתייגות? מי נגד ההסתייגות? נא להצביע. אני מצרף למתנגדים את קולו של יוש</w:t>
      </w:r>
      <w:r>
        <w:rPr>
          <w:rFonts w:hint="cs"/>
          <w:rtl/>
        </w:rPr>
        <w:t xml:space="preserve">ב-ראש הכנסת, ראובן ריבלין. </w:t>
      </w:r>
    </w:p>
    <w:p w14:paraId="342FABFE" w14:textId="77777777" w:rsidR="00000000" w:rsidRDefault="007C71EE">
      <w:pPr>
        <w:pStyle w:val="a"/>
        <w:rPr>
          <w:rFonts w:hint="cs"/>
          <w:rtl/>
        </w:rPr>
      </w:pPr>
    </w:p>
    <w:p w14:paraId="23E5FA0E" w14:textId="77777777" w:rsidR="00000000" w:rsidRDefault="007C71EE">
      <w:pPr>
        <w:pStyle w:val="a"/>
        <w:jc w:val="center"/>
        <w:rPr>
          <w:rFonts w:hint="cs"/>
          <w:b/>
          <w:bCs/>
          <w:rtl/>
        </w:rPr>
      </w:pPr>
      <w:r>
        <w:rPr>
          <w:rFonts w:hint="cs"/>
          <w:b/>
          <w:bCs/>
          <w:rtl/>
        </w:rPr>
        <w:t>הצבעה</w:t>
      </w:r>
      <w:r>
        <w:rPr>
          <w:rFonts w:hint="cs"/>
          <w:rtl/>
        </w:rPr>
        <w:t xml:space="preserve"> </w:t>
      </w:r>
      <w:r>
        <w:rPr>
          <w:rFonts w:hint="cs"/>
          <w:b/>
          <w:bCs/>
          <w:rtl/>
        </w:rPr>
        <w:t>מס' 63</w:t>
      </w:r>
    </w:p>
    <w:p w14:paraId="48B6A934" w14:textId="77777777" w:rsidR="00000000" w:rsidRDefault="007C71EE">
      <w:pPr>
        <w:pStyle w:val="a"/>
        <w:jc w:val="center"/>
        <w:rPr>
          <w:rFonts w:hint="cs"/>
          <w:rtl/>
        </w:rPr>
      </w:pPr>
    </w:p>
    <w:p w14:paraId="2285F99F"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45</w:t>
      </w:r>
    </w:p>
    <w:p w14:paraId="08C6186A" w14:textId="77777777" w:rsidR="00000000" w:rsidRDefault="007C71EE">
      <w:pPr>
        <w:pStyle w:val="a"/>
        <w:jc w:val="center"/>
        <w:rPr>
          <w:rFonts w:hint="cs"/>
          <w:rtl/>
        </w:rPr>
      </w:pPr>
      <w:r>
        <w:rPr>
          <w:rFonts w:hint="cs"/>
          <w:rtl/>
        </w:rPr>
        <w:t xml:space="preserve">נגד </w:t>
      </w:r>
      <w:r>
        <w:rPr>
          <w:rtl/>
        </w:rPr>
        <w:t>–</w:t>
      </w:r>
      <w:r>
        <w:rPr>
          <w:rFonts w:hint="cs"/>
          <w:rtl/>
        </w:rPr>
        <w:t xml:space="preserve"> 55</w:t>
      </w:r>
    </w:p>
    <w:p w14:paraId="32A35135" w14:textId="77777777" w:rsidR="00000000" w:rsidRDefault="007C71EE">
      <w:pPr>
        <w:pStyle w:val="a"/>
        <w:jc w:val="center"/>
        <w:rPr>
          <w:rFonts w:hint="cs"/>
          <w:rtl/>
        </w:rPr>
      </w:pPr>
      <w:r>
        <w:rPr>
          <w:rFonts w:hint="cs"/>
          <w:rtl/>
        </w:rPr>
        <w:t xml:space="preserve">נמנעים </w:t>
      </w:r>
      <w:r>
        <w:rPr>
          <w:rtl/>
        </w:rPr>
        <w:t>–</w:t>
      </w:r>
      <w:r>
        <w:rPr>
          <w:rFonts w:hint="cs"/>
          <w:rtl/>
        </w:rPr>
        <w:t xml:space="preserve"> 1</w:t>
      </w:r>
    </w:p>
    <w:p w14:paraId="3E6F28A8" w14:textId="77777777" w:rsidR="00000000" w:rsidRDefault="007C71EE">
      <w:pPr>
        <w:pStyle w:val="a"/>
        <w:jc w:val="center"/>
        <w:rPr>
          <w:rFonts w:hint="cs"/>
          <w:rtl/>
        </w:rPr>
      </w:pPr>
      <w:r>
        <w:rPr>
          <w:rFonts w:hint="cs"/>
          <w:rtl/>
        </w:rPr>
        <w:t>ההסתייגות של חבר הכנסת דוד אזולאי לסעיף 30(1) לא נתקבלה.</w:t>
      </w:r>
    </w:p>
    <w:p w14:paraId="49779D08" w14:textId="77777777" w:rsidR="00000000" w:rsidRDefault="007C71EE">
      <w:pPr>
        <w:pStyle w:val="ad"/>
        <w:rPr>
          <w:rFonts w:hint="cs"/>
          <w:rtl/>
        </w:rPr>
      </w:pPr>
    </w:p>
    <w:p w14:paraId="0CD01A3F" w14:textId="77777777" w:rsidR="00000000" w:rsidRDefault="007C71EE">
      <w:pPr>
        <w:pStyle w:val="ad"/>
        <w:rPr>
          <w:rtl/>
        </w:rPr>
      </w:pPr>
      <w:r>
        <w:rPr>
          <w:rtl/>
        </w:rPr>
        <w:t>היו"ר יולי-יואל אדלשטיין:</w:t>
      </w:r>
    </w:p>
    <w:p w14:paraId="268B8A4D" w14:textId="77777777" w:rsidR="00000000" w:rsidRDefault="007C71EE">
      <w:pPr>
        <w:pStyle w:val="a"/>
        <w:rPr>
          <w:rtl/>
        </w:rPr>
      </w:pPr>
    </w:p>
    <w:p w14:paraId="52457447" w14:textId="77777777" w:rsidR="00000000" w:rsidRDefault="007C71EE">
      <w:pPr>
        <w:pStyle w:val="a"/>
        <w:rPr>
          <w:rFonts w:hint="cs"/>
          <w:rtl/>
        </w:rPr>
      </w:pPr>
      <w:r>
        <w:rPr>
          <w:rFonts w:hint="cs"/>
          <w:rtl/>
        </w:rPr>
        <w:t xml:space="preserve">התוצאה היא נגד </w:t>
      </w:r>
      <w:r>
        <w:rPr>
          <w:rtl/>
        </w:rPr>
        <w:t>–</w:t>
      </w:r>
      <w:r>
        <w:rPr>
          <w:rFonts w:hint="cs"/>
          <w:rtl/>
        </w:rPr>
        <w:t xml:space="preserve"> 56, נמנע אחד, בעד </w:t>
      </w:r>
      <w:r>
        <w:rPr>
          <w:rtl/>
        </w:rPr>
        <w:t>–</w:t>
      </w:r>
      <w:r>
        <w:rPr>
          <w:rFonts w:hint="cs"/>
          <w:rtl/>
        </w:rPr>
        <w:t xml:space="preserve"> 45. ההסתייגות של אזולאי לא עברה. </w:t>
      </w:r>
    </w:p>
    <w:p w14:paraId="4D8AAC7F" w14:textId="77777777" w:rsidR="00000000" w:rsidRDefault="007C71EE">
      <w:pPr>
        <w:pStyle w:val="a"/>
        <w:rPr>
          <w:rFonts w:hint="cs"/>
          <w:rtl/>
        </w:rPr>
      </w:pPr>
    </w:p>
    <w:p w14:paraId="5C0862C5" w14:textId="77777777" w:rsidR="00000000" w:rsidRDefault="007C71EE">
      <w:pPr>
        <w:pStyle w:val="a"/>
        <w:rPr>
          <w:rFonts w:hint="cs"/>
          <w:rtl/>
        </w:rPr>
      </w:pPr>
      <w:r>
        <w:rPr>
          <w:rFonts w:hint="cs"/>
          <w:rtl/>
        </w:rPr>
        <w:t xml:space="preserve">משולם נהרי </w:t>
      </w:r>
      <w:r>
        <w:rPr>
          <w:rtl/>
        </w:rPr>
        <w:t>–</w:t>
      </w:r>
      <w:r>
        <w:rPr>
          <w:rFonts w:hint="cs"/>
          <w:rtl/>
        </w:rPr>
        <w:t xml:space="preserve"> לא נ</w:t>
      </w:r>
      <w:r>
        <w:rPr>
          <w:rFonts w:hint="cs"/>
          <w:rtl/>
        </w:rPr>
        <w:t xml:space="preserve">מצא. </w:t>
      </w:r>
    </w:p>
    <w:p w14:paraId="48C20937" w14:textId="77777777" w:rsidR="00000000" w:rsidRDefault="007C71EE">
      <w:pPr>
        <w:pStyle w:val="a"/>
        <w:rPr>
          <w:rFonts w:hint="cs"/>
          <w:rtl/>
        </w:rPr>
      </w:pPr>
    </w:p>
    <w:p w14:paraId="56E8612A" w14:textId="77777777" w:rsidR="00000000" w:rsidRDefault="007C71EE">
      <w:pPr>
        <w:pStyle w:val="a"/>
        <w:rPr>
          <w:rFonts w:hint="cs"/>
          <w:rtl/>
        </w:rPr>
      </w:pPr>
      <w:r>
        <w:rPr>
          <w:rFonts w:hint="cs"/>
          <w:rtl/>
        </w:rPr>
        <w:t xml:space="preserve">יצחק וקנין </w:t>
      </w:r>
      <w:r>
        <w:rPr>
          <w:rtl/>
        </w:rPr>
        <w:t>–</w:t>
      </w:r>
      <w:r>
        <w:rPr>
          <w:rFonts w:hint="cs"/>
          <w:rtl/>
        </w:rPr>
        <w:t xml:space="preserve"> מי בעד ההסתייגות שלו? מי נגד ההסתייגות של וקנין? נמנעים? </w:t>
      </w:r>
    </w:p>
    <w:p w14:paraId="2BE46E76" w14:textId="77777777" w:rsidR="00000000" w:rsidRDefault="007C71EE">
      <w:pPr>
        <w:pStyle w:val="a"/>
        <w:rPr>
          <w:rFonts w:hint="cs"/>
          <w:rtl/>
        </w:rPr>
      </w:pPr>
    </w:p>
    <w:p w14:paraId="756E756A" w14:textId="77777777" w:rsidR="00000000" w:rsidRDefault="007C71EE">
      <w:pPr>
        <w:pStyle w:val="a"/>
        <w:jc w:val="center"/>
        <w:rPr>
          <w:rFonts w:hint="cs"/>
          <w:b/>
          <w:bCs/>
          <w:rtl/>
        </w:rPr>
      </w:pPr>
      <w:r>
        <w:rPr>
          <w:rFonts w:hint="cs"/>
          <w:b/>
          <w:bCs/>
          <w:rtl/>
        </w:rPr>
        <w:t>הצבעה</w:t>
      </w:r>
    </w:p>
    <w:p w14:paraId="299B4777" w14:textId="77777777" w:rsidR="00000000" w:rsidRDefault="007C71EE">
      <w:pPr>
        <w:pStyle w:val="a"/>
        <w:jc w:val="center"/>
        <w:rPr>
          <w:rFonts w:hint="cs"/>
          <w:b/>
          <w:bCs/>
          <w:rtl/>
        </w:rPr>
      </w:pPr>
    </w:p>
    <w:p w14:paraId="45115FB2" w14:textId="77777777" w:rsidR="00000000" w:rsidRDefault="007C71EE">
      <w:pPr>
        <w:pStyle w:val="a"/>
        <w:jc w:val="center"/>
        <w:rPr>
          <w:rFonts w:hint="cs"/>
          <w:rtl/>
        </w:rPr>
      </w:pPr>
      <w:r>
        <w:rPr>
          <w:rFonts w:hint="cs"/>
          <w:rtl/>
        </w:rPr>
        <w:t>ההסתייגות של חבר הכנסת יצחק וקנין לסעיף 30(1) לא נתקבלה.</w:t>
      </w:r>
    </w:p>
    <w:p w14:paraId="469103BC" w14:textId="77777777" w:rsidR="00000000" w:rsidRDefault="007C71EE">
      <w:pPr>
        <w:pStyle w:val="a"/>
        <w:jc w:val="center"/>
        <w:rPr>
          <w:rFonts w:hint="cs"/>
          <w:rtl/>
        </w:rPr>
      </w:pPr>
    </w:p>
    <w:p w14:paraId="4449157E" w14:textId="77777777" w:rsidR="00000000" w:rsidRDefault="007C71EE">
      <w:pPr>
        <w:pStyle w:val="ad"/>
        <w:rPr>
          <w:rtl/>
        </w:rPr>
      </w:pPr>
      <w:r>
        <w:rPr>
          <w:rtl/>
        </w:rPr>
        <w:t>היו"ר יולי-יואל אדלשטיין:</w:t>
      </w:r>
    </w:p>
    <w:p w14:paraId="42CA6694" w14:textId="77777777" w:rsidR="00000000" w:rsidRDefault="007C71EE">
      <w:pPr>
        <w:pStyle w:val="a"/>
        <w:rPr>
          <w:rtl/>
        </w:rPr>
      </w:pPr>
    </w:p>
    <w:p w14:paraId="69CE1381" w14:textId="77777777" w:rsidR="00000000" w:rsidRDefault="007C71EE">
      <w:pPr>
        <w:pStyle w:val="a"/>
        <w:rPr>
          <w:rFonts w:hint="cs"/>
          <w:rtl/>
        </w:rPr>
      </w:pPr>
      <w:r>
        <w:rPr>
          <w:rFonts w:hint="cs"/>
          <w:rtl/>
        </w:rPr>
        <w:t xml:space="preserve">ההסתייגות לא עברה. </w:t>
      </w:r>
    </w:p>
    <w:p w14:paraId="21CF309B" w14:textId="77777777" w:rsidR="00000000" w:rsidRDefault="007C71EE">
      <w:pPr>
        <w:pStyle w:val="a"/>
        <w:rPr>
          <w:rFonts w:hint="cs"/>
          <w:rtl/>
        </w:rPr>
      </w:pPr>
    </w:p>
    <w:p w14:paraId="24885DA3" w14:textId="77777777" w:rsidR="00000000" w:rsidRDefault="007C71EE">
      <w:pPr>
        <w:pStyle w:val="a"/>
        <w:rPr>
          <w:rFonts w:hint="cs"/>
          <w:rtl/>
        </w:rPr>
      </w:pPr>
      <w:r>
        <w:rPr>
          <w:rFonts w:hint="cs"/>
          <w:rtl/>
        </w:rPr>
        <w:t xml:space="preserve">יאיר פרץ </w:t>
      </w:r>
      <w:r>
        <w:rPr>
          <w:rtl/>
        </w:rPr>
        <w:t>–</w:t>
      </w:r>
      <w:r>
        <w:rPr>
          <w:rFonts w:hint="cs"/>
          <w:rtl/>
        </w:rPr>
        <w:t xml:space="preserve"> בעד? נגד ההסתייגות? נמנעים?</w:t>
      </w:r>
    </w:p>
    <w:p w14:paraId="1E7CF9F4" w14:textId="77777777" w:rsidR="00000000" w:rsidRDefault="007C71EE">
      <w:pPr>
        <w:pStyle w:val="a"/>
        <w:rPr>
          <w:rFonts w:hint="cs"/>
          <w:rtl/>
        </w:rPr>
      </w:pPr>
    </w:p>
    <w:p w14:paraId="3B8DC0E9" w14:textId="77777777" w:rsidR="00000000" w:rsidRDefault="007C71EE">
      <w:pPr>
        <w:pStyle w:val="a"/>
        <w:jc w:val="center"/>
        <w:rPr>
          <w:rFonts w:hint="cs"/>
          <w:b/>
          <w:bCs/>
          <w:rtl/>
        </w:rPr>
      </w:pPr>
      <w:r>
        <w:rPr>
          <w:rFonts w:hint="cs"/>
          <w:b/>
          <w:bCs/>
          <w:rtl/>
        </w:rPr>
        <w:t>הצבעה</w:t>
      </w:r>
    </w:p>
    <w:p w14:paraId="482E781F" w14:textId="77777777" w:rsidR="00000000" w:rsidRDefault="007C71EE">
      <w:pPr>
        <w:pStyle w:val="a"/>
        <w:jc w:val="center"/>
        <w:rPr>
          <w:rFonts w:hint="cs"/>
          <w:b/>
          <w:bCs/>
          <w:rtl/>
        </w:rPr>
      </w:pPr>
    </w:p>
    <w:p w14:paraId="39C3100F" w14:textId="77777777" w:rsidR="00000000" w:rsidRDefault="007C71EE">
      <w:pPr>
        <w:pStyle w:val="a"/>
        <w:jc w:val="center"/>
        <w:rPr>
          <w:rFonts w:hint="cs"/>
          <w:rtl/>
        </w:rPr>
      </w:pPr>
      <w:r>
        <w:rPr>
          <w:rFonts w:hint="cs"/>
          <w:rtl/>
        </w:rPr>
        <w:t xml:space="preserve">ההסתייגות של חבר </w:t>
      </w:r>
      <w:r>
        <w:rPr>
          <w:rFonts w:hint="cs"/>
          <w:rtl/>
        </w:rPr>
        <w:t>הכנסת יאיר פרץ לסעיף 30(1) לא נתקבלה.</w:t>
      </w:r>
    </w:p>
    <w:p w14:paraId="0B4BDE47" w14:textId="77777777" w:rsidR="00000000" w:rsidRDefault="007C71EE">
      <w:pPr>
        <w:pStyle w:val="a"/>
        <w:jc w:val="center"/>
        <w:rPr>
          <w:rFonts w:hint="cs"/>
          <w:rtl/>
        </w:rPr>
      </w:pPr>
    </w:p>
    <w:p w14:paraId="789B0090" w14:textId="77777777" w:rsidR="00000000" w:rsidRDefault="007C71EE">
      <w:pPr>
        <w:pStyle w:val="ad"/>
        <w:rPr>
          <w:rtl/>
        </w:rPr>
      </w:pPr>
      <w:r>
        <w:rPr>
          <w:rtl/>
        </w:rPr>
        <w:t>היו"ר יולי-יואל אדלשטיין:</w:t>
      </w:r>
    </w:p>
    <w:p w14:paraId="6D718C0C" w14:textId="77777777" w:rsidR="00000000" w:rsidRDefault="007C71EE">
      <w:pPr>
        <w:pStyle w:val="a"/>
        <w:rPr>
          <w:rtl/>
        </w:rPr>
      </w:pPr>
    </w:p>
    <w:p w14:paraId="38168C64" w14:textId="77777777" w:rsidR="00000000" w:rsidRDefault="007C71EE">
      <w:pPr>
        <w:pStyle w:val="a"/>
        <w:rPr>
          <w:rFonts w:hint="cs"/>
          <w:rtl/>
        </w:rPr>
      </w:pPr>
      <w:r>
        <w:rPr>
          <w:rFonts w:hint="cs"/>
          <w:rtl/>
        </w:rPr>
        <w:t xml:space="preserve">תודה. ההסתייגות של יאיר פרץ לא עברה. </w:t>
      </w:r>
    </w:p>
    <w:p w14:paraId="54149EAF" w14:textId="77777777" w:rsidR="00000000" w:rsidRDefault="007C71EE">
      <w:pPr>
        <w:pStyle w:val="a"/>
        <w:rPr>
          <w:rFonts w:hint="cs"/>
          <w:rtl/>
        </w:rPr>
      </w:pPr>
    </w:p>
    <w:p w14:paraId="36188EEB" w14:textId="77777777" w:rsidR="00000000" w:rsidRDefault="007C71EE">
      <w:pPr>
        <w:pStyle w:val="a"/>
        <w:rPr>
          <w:rFonts w:hint="cs"/>
          <w:rtl/>
        </w:rPr>
      </w:pPr>
      <w:r>
        <w:rPr>
          <w:rFonts w:hint="cs"/>
          <w:rtl/>
        </w:rPr>
        <w:t xml:space="preserve">חבר הכנסת נסים זאב </w:t>
      </w:r>
      <w:r>
        <w:rPr>
          <w:rtl/>
        </w:rPr>
        <w:t>–</w:t>
      </w:r>
      <w:r>
        <w:rPr>
          <w:rFonts w:hint="cs"/>
          <w:rtl/>
        </w:rPr>
        <w:t xml:space="preserve"> מי בעד ההסתייגות של נסים זאב? </w:t>
      </w:r>
    </w:p>
    <w:p w14:paraId="672FA410" w14:textId="77777777" w:rsidR="00000000" w:rsidRDefault="007C71EE">
      <w:pPr>
        <w:pStyle w:val="ac"/>
        <w:rPr>
          <w:rFonts w:hint="cs"/>
          <w:rtl/>
        </w:rPr>
      </w:pPr>
    </w:p>
    <w:p w14:paraId="29B5D9B9" w14:textId="77777777" w:rsidR="00000000" w:rsidRDefault="007C71EE">
      <w:pPr>
        <w:pStyle w:val="ac"/>
        <w:rPr>
          <w:rFonts w:hint="cs"/>
          <w:rtl/>
        </w:rPr>
      </w:pPr>
    </w:p>
    <w:p w14:paraId="406E54DD" w14:textId="77777777" w:rsidR="00000000" w:rsidRDefault="007C71EE">
      <w:pPr>
        <w:pStyle w:val="ac"/>
        <w:rPr>
          <w:rtl/>
        </w:rPr>
      </w:pPr>
      <w:r>
        <w:rPr>
          <w:rFonts w:hint="eastAsia"/>
          <w:rtl/>
        </w:rPr>
        <w:t>נסים</w:t>
      </w:r>
      <w:r>
        <w:rPr>
          <w:rtl/>
        </w:rPr>
        <w:t xml:space="preserve"> זאב (ש"ס):</w:t>
      </w:r>
    </w:p>
    <w:p w14:paraId="63BA8723" w14:textId="77777777" w:rsidR="00000000" w:rsidRDefault="007C71EE">
      <w:pPr>
        <w:pStyle w:val="a"/>
        <w:rPr>
          <w:rFonts w:hint="cs"/>
          <w:rtl/>
        </w:rPr>
      </w:pPr>
    </w:p>
    <w:p w14:paraId="05DF364A" w14:textId="77777777" w:rsidR="00000000" w:rsidRDefault="007C71EE">
      <w:pPr>
        <w:pStyle w:val="a"/>
        <w:rPr>
          <w:rFonts w:hint="cs"/>
          <w:rtl/>
        </w:rPr>
      </w:pPr>
      <w:r>
        <w:rPr>
          <w:rFonts w:hint="cs"/>
          <w:rtl/>
        </w:rPr>
        <w:t xml:space="preserve">אדוני היושב-ראש, אבקש להסיר את ההתנגדות שלי, מכיוון שהשתכנעתי שאין לי פה רוב. </w:t>
      </w:r>
    </w:p>
    <w:p w14:paraId="5F326FED" w14:textId="77777777" w:rsidR="00000000" w:rsidRDefault="007C71EE">
      <w:pPr>
        <w:pStyle w:val="a"/>
        <w:rPr>
          <w:rFonts w:hint="cs"/>
          <w:rtl/>
        </w:rPr>
      </w:pPr>
    </w:p>
    <w:p w14:paraId="2CFCB609" w14:textId="77777777" w:rsidR="00000000" w:rsidRDefault="007C71EE">
      <w:pPr>
        <w:pStyle w:val="ad"/>
        <w:rPr>
          <w:rtl/>
        </w:rPr>
      </w:pPr>
      <w:r>
        <w:rPr>
          <w:rtl/>
        </w:rPr>
        <w:t>היו"ר יולי-יואל אדלשטיין:</w:t>
      </w:r>
    </w:p>
    <w:p w14:paraId="75E03010" w14:textId="77777777" w:rsidR="00000000" w:rsidRDefault="007C71EE">
      <w:pPr>
        <w:pStyle w:val="a"/>
        <w:rPr>
          <w:rtl/>
        </w:rPr>
      </w:pPr>
    </w:p>
    <w:p w14:paraId="34A0C9E1" w14:textId="77777777" w:rsidR="00000000" w:rsidRDefault="007C71EE">
      <w:pPr>
        <w:pStyle w:val="a"/>
        <w:rPr>
          <w:rFonts w:hint="cs"/>
          <w:rtl/>
        </w:rPr>
      </w:pPr>
      <w:r>
        <w:rPr>
          <w:rFonts w:hint="cs"/>
          <w:rtl/>
        </w:rPr>
        <w:t xml:space="preserve">תודה. יושב-ראש הקואליציה רושם את ההצלחה הזאת לזכותו. </w:t>
      </w:r>
    </w:p>
    <w:p w14:paraId="176D7E27" w14:textId="77777777" w:rsidR="00000000" w:rsidRDefault="007C71EE">
      <w:pPr>
        <w:pStyle w:val="a"/>
        <w:rPr>
          <w:rFonts w:hint="cs"/>
          <w:rtl/>
        </w:rPr>
      </w:pPr>
    </w:p>
    <w:p w14:paraId="5E8D6799" w14:textId="77777777" w:rsidR="00000000" w:rsidRDefault="007C71EE">
      <w:pPr>
        <w:pStyle w:val="a"/>
        <w:rPr>
          <w:rFonts w:hint="cs"/>
          <w:rtl/>
        </w:rPr>
      </w:pPr>
      <w:r>
        <w:rPr>
          <w:rFonts w:hint="cs"/>
          <w:rtl/>
        </w:rPr>
        <w:t xml:space="preserve">אנחנו בעמוד 136, חברי הכנסת. אנחנו פותחים בהסתייגותו של יעקב מרגי. מרגי לא נמצא. </w:t>
      </w:r>
    </w:p>
    <w:p w14:paraId="71CC32B8" w14:textId="77777777" w:rsidR="00000000" w:rsidRDefault="007C71EE">
      <w:pPr>
        <w:pStyle w:val="a"/>
        <w:rPr>
          <w:rFonts w:hint="cs"/>
          <w:rtl/>
        </w:rPr>
      </w:pPr>
    </w:p>
    <w:p w14:paraId="41C2AA64" w14:textId="77777777" w:rsidR="00000000" w:rsidRDefault="007C71EE">
      <w:pPr>
        <w:pStyle w:val="a"/>
        <w:rPr>
          <w:rFonts w:hint="cs"/>
          <w:rtl/>
        </w:rPr>
      </w:pPr>
      <w:r>
        <w:rPr>
          <w:rFonts w:hint="cs"/>
          <w:rtl/>
        </w:rPr>
        <w:t xml:space="preserve">יוסי שריד </w:t>
      </w:r>
      <w:r>
        <w:rPr>
          <w:rtl/>
        </w:rPr>
        <w:t>–</w:t>
      </w:r>
      <w:r>
        <w:rPr>
          <w:rFonts w:hint="cs"/>
          <w:rtl/>
        </w:rPr>
        <w:t xml:space="preserve"> מי בעד ההסתייגות של יוסי שריד? מי נגד ההסתייגות של יוסי שריד? נמנעים?</w:t>
      </w:r>
    </w:p>
    <w:p w14:paraId="640F8762" w14:textId="77777777" w:rsidR="00000000" w:rsidRDefault="007C71EE">
      <w:pPr>
        <w:pStyle w:val="a"/>
        <w:rPr>
          <w:rFonts w:hint="cs"/>
          <w:rtl/>
        </w:rPr>
      </w:pPr>
    </w:p>
    <w:p w14:paraId="42C99843" w14:textId="77777777" w:rsidR="00000000" w:rsidRDefault="007C71EE">
      <w:pPr>
        <w:pStyle w:val="a"/>
        <w:jc w:val="center"/>
        <w:rPr>
          <w:rFonts w:hint="cs"/>
          <w:b/>
          <w:bCs/>
          <w:rtl/>
        </w:rPr>
      </w:pPr>
      <w:r>
        <w:rPr>
          <w:rFonts w:hint="cs"/>
          <w:b/>
          <w:bCs/>
          <w:rtl/>
        </w:rPr>
        <w:t>הצבעה</w:t>
      </w:r>
    </w:p>
    <w:p w14:paraId="4AE31E20" w14:textId="77777777" w:rsidR="00000000" w:rsidRDefault="007C71EE">
      <w:pPr>
        <w:pStyle w:val="a"/>
        <w:jc w:val="center"/>
        <w:rPr>
          <w:rFonts w:hint="cs"/>
          <w:b/>
          <w:bCs/>
          <w:rtl/>
        </w:rPr>
      </w:pPr>
    </w:p>
    <w:p w14:paraId="06079F06" w14:textId="77777777" w:rsidR="00000000" w:rsidRDefault="007C71EE">
      <w:pPr>
        <w:pStyle w:val="a"/>
        <w:jc w:val="center"/>
        <w:rPr>
          <w:rFonts w:hint="cs"/>
          <w:rtl/>
        </w:rPr>
      </w:pPr>
      <w:r>
        <w:rPr>
          <w:rFonts w:hint="cs"/>
          <w:rtl/>
        </w:rPr>
        <w:t>ה</w:t>
      </w:r>
      <w:r>
        <w:rPr>
          <w:rFonts w:hint="cs"/>
          <w:rtl/>
        </w:rPr>
        <w:t>הסתייגות של חבר הכנסת יוסי שריד לסעיף 30(1) לא נתקבלה.</w:t>
      </w:r>
    </w:p>
    <w:p w14:paraId="6D6C6425" w14:textId="77777777" w:rsidR="00000000" w:rsidRDefault="007C71EE">
      <w:pPr>
        <w:pStyle w:val="a"/>
        <w:rPr>
          <w:rFonts w:hint="cs"/>
          <w:rtl/>
        </w:rPr>
      </w:pPr>
    </w:p>
    <w:p w14:paraId="724ADDC5" w14:textId="77777777" w:rsidR="00000000" w:rsidRDefault="007C71EE">
      <w:pPr>
        <w:pStyle w:val="ad"/>
        <w:rPr>
          <w:rtl/>
        </w:rPr>
      </w:pPr>
      <w:r>
        <w:rPr>
          <w:rtl/>
        </w:rPr>
        <w:t>היו"ר יולי-יואל אדלשטיין:</w:t>
      </w:r>
    </w:p>
    <w:p w14:paraId="3D2AB1FF" w14:textId="77777777" w:rsidR="00000000" w:rsidRDefault="007C71EE">
      <w:pPr>
        <w:pStyle w:val="a"/>
        <w:rPr>
          <w:rtl/>
        </w:rPr>
      </w:pPr>
    </w:p>
    <w:p w14:paraId="29FB5EFA" w14:textId="77777777" w:rsidR="00000000" w:rsidRDefault="007C71EE">
      <w:pPr>
        <w:pStyle w:val="a"/>
        <w:rPr>
          <w:rFonts w:hint="cs"/>
          <w:rtl/>
        </w:rPr>
      </w:pPr>
      <w:r>
        <w:rPr>
          <w:rFonts w:hint="cs"/>
          <w:rtl/>
        </w:rPr>
        <w:t xml:space="preserve">ההסתייגות של יוסי שריד לא עברה. </w:t>
      </w:r>
    </w:p>
    <w:p w14:paraId="2B776068" w14:textId="77777777" w:rsidR="00000000" w:rsidRDefault="007C71EE">
      <w:pPr>
        <w:pStyle w:val="a"/>
        <w:rPr>
          <w:rFonts w:hint="cs"/>
          <w:rtl/>
        </w:rPr>
      </w:pPr>
    </w:p>
    <w:p w14:paraId="1DBA497B" w14:textId="77777777" w:rsidR="00000000" w:rsidRDefault="007C71EE">
      <w:pPr>
        <w:pStyle w:val="a"/>
        <w:rPr>
          <w:rFonts w:hint="cs"/>
          <w:rtl/>
        </w:rPr>
      </w:pPr>
      <w:r>
        <w:rPr>
          <w:rFonts w:hint="cs"/>
          <w:rtl/>
        </w:rPr>
        <w:t xml:space="preserve">חיים אורון </w:t>
      </w:r>
      <w:r>
        <w:rPr>
          <w:rtl/>
        </w:rPr>
        <w:t>–</w:t>
      </w:r>
      <w:r>
        <w:rPr>
          <w:rFonts w:hint="cs"/>
          <w:rtl/>
        </w:rPr>
        <w:t xml:space="preserve"> מי בעד ההסתייגות שלו? מי נגד ההסתייגות של חיים אורון? נמנעים?</w:t>
      </w:r>
    </w:p>
    <w:p w14:paraId="0EA1A30B" w14:textId="77777777" w:rsidR="00000000" w:rsidRDefault="007C71EE">
      <w:pPr>
        <w:pStyle w:val="a"/>
        <w:rPr>
          <w:rFonts w:hint="cs"/>
          <w:rtl/>
        </w:rPr>
      </w:pPr>
    </w:p>
    <w:p w14:paraId="69F888AD" w14:textId="77777777" w:rsidR="00000000" w:rsidRDefault="007C71EE">
      <w:pPr>
        <w:pStyle w:val="a"/>
        <w:jc w:val="center"/>
        <w:rPr>
          <w:rFonts w:hint="cs"/>
          <w:b/>
          <w:bCs/>
          <w:rtl/>
        </w:rPr>
      </w:pPr>
      <w:r>
        <w:rPr>
          <w:rFonts w:hint="cs"/>
          <w:b/>
          <w:bCs/>
          <w:rtl/>
        </w:rPr>
        <w:t>הצבעה</w:t>
      </w:r>
    </w:p>
    <w:p w14:paraId="7EA05113" w14:textId="77777777" w:rsidR="00000000" w:rsidRDefault="007C71EE">
      <w:pPr>
        <w:pStyle w:val="a"/>
        <w:jc w:val="center"/>
        <w:rPr>
          <w:rFonts w:hint="cs"/>
          <w:b/>
          <w:bCs/>
          <w:rtl/>
        </w:rPr>
      </w:pPr>
    </w:p>
    <w:p w14:paraId="67534C3F" w14:textId="77777777" w:rsidR="00000000" w:rsidRDefault="007C71EE">
      <w:pPr>
        <w:pStyle w:val="a"/>
        <w:jc w:val="center"/>
        <w:rPr>
          <w:rFonts w:hint="cs"/>
          <w:rtl/>
        </w:rPr>
      </w:pPr>
      <w:r>
        <w:rPr>
          <w:rFonts w:hint="cs"/>
          <w:rtl/>
        </w:rPr>
        <w:t>ההסתייגות של חבר הכנסת חיים אורון לסעיף 30(1) לא נתקבלה.</w:t>
      </w:r>
    </w:p>
    <w:p w14:paraId="01A100F4" w14:textId="77777777" w:rsidR="00000000" w:rsidRDefault="007C71EE">
      <w:pPr>
        <w:pStyle w:val="a"/>
        <w:rPr>
          <w:rFonts w:hint="cs"/>
          <w:rtl/>
        </w:rPr>
      </w:pPr>
    </w:p>
    <w:p w14:paraId="18AE51FB" w14:textId="77777777" w:rsidR="00000000" w:rsidRDefault="007C71EE">
      <w:pPr>
        <w:pStyle w:val="ad"/>
        <w:rPr>
          <w:rtl/>
        </w:rPr>
      </w:pPr>
      <w:r>
        <w:rPr>
          <w:rtl/>
        </w:rPr>
        <w:t>היו"ר יולי-יואל אדלשטיין:</w:t>
      </w:r>
    </w:p>
    <w:p w14:paraId="728BCCA5" w14:textId="77777777" w:rsidR="00000000" w:rsidRDefault="007C71EE">
      <w:pPr>
        <w:pStyle w:val="a"/>
        <w:rPr>
          <w:rtl/>
        </w:rPr>
      </w:pPr>
    </w:p>
    <w:p w14:paraId="7836BFB3" w14:textId="77777777" w:rsidR="00000000" w:rsidRDefault="007C71EE">
      <w:pPr>
        <w:pStyle w:val="a"/>
        <w:rPr>
          <w:rFonts w:hint="cs"/>
          <w:rtl/>
        </w:rPr>
      </w:pPr>
      <w:r>
        <w:rPr>
          <w:rFonts w:hint="cs"/>
          <w:rtl/>
        </w:rPr>
        <w:t xml:space="preserve">ההסתייגות הזאת לא עברה. </w:t>
      </w:r>
    </w:p>
    <w:p w14:paraId="676531E2" w14:textId="77777777" w:rsidR="00000000" w:rsidRDefault="007C71EE">
      <w:pPr>
        <w:pStyle w:val="a"/>
        <w:rPr>
          <w:rFonts w:hint="cs"/>
          <w:rtl/>
        </w:rPr>
      </w:pPr>
    </w:p>
    <w:p w14:paraId="30378EAF" w14:textId="77777777" w:rsidR="00000000" w:rsidRDefault="007C71EE">
      <w:pPr>
        <w:pStyle w:val="a"/>
        <w:rPr>
          <w:rFonts w:hint="cs"/>
          <w:rtl/>
        </w:rPr>
      </w:pPr>
      <w:r>
        <w:rPr>
          <w:rFonts w:hint="cs"/>
          <w:rtl/>
        </w:rPr>
        <w:t>לכן נעבור להסתייגותו של רן כהן. מי בעד? מי נגד? נמנעים?</w:t>
      </w:r>
    </w:p>
    <w:p w14:paraId="5E699269" w14:textId="77777777" w:rsidR="00000000" w:rsidRDefault="007C71EE">
      <w:pPr>
        <w:pStyle w:val="a"/>
        <w:rPr>
          <w:rFonts w:hint="cs"/>
          <w:rtl/>
        </w:rPr>
      </w:pPr>
    </w:p>
    <w:p w14:paraId="1322A0E3" w14:textId="77777777" w:rsidR="00000000" w:rsidRDefault="007C71EE">
      <w:pPr>
        <w:pStyle w:val="a"/>
        <w:jc w:val="center"/>
        <w:rPr>
          <w:rFonts w:hint="cs"/>
          <w:b/>
          <w:bCs/>
          <w:rtl/>
        </w:rPr>
      </w:pPr>
      <w:r>
        <w:rPr>
          <w:rFonts w:hint="cs"/>
          <w:b/>
          <w:bCs/>
          <w:rtl/>
        </w:rPr>
        <w:t>הצבעה</w:t>
      </w:r>
    </w:p>
    <w:p w14:paraId="3282D6AB" w14:textId="77777777" w:rsidR="00000000" w:rsidRDefault="007C71EE">
      <w:pPr>
        <w:pStyle w:val="a"/>
        <w:jc w:val="center"/>
        <w:rPr>
          <w:rFonts w:hint="cs"/>
          <w:b/>
          <w:bCs/>
          <w:rtl/>
        </w:rPr>
      </w:pPr>
    </w:p>
    <w:p w14:paraId="60722C6B" w14:textId="77777777" w:rsidR="00000000" w:rsidRDefault="007C71EE">
      <w:pPr>
        <w:pStyle w:val="a"/>
        <w:jc w:val="center"/>
        <w:rPr>
          <w:rFonts w:hint="cs"/>
          <w:rtl/>
        </w:rPr>
      </w:pPr>
      <w:r>
        <w:rPr>
          <w:rFonts w:hint="cs"/>
          <w:rtl/>
        </w:rPr>
        <w:t>ההסתייגות של חבר הכנסת רן כהן לסעיף 30(1) לא נתקבלה.</w:t>
      </w:r>
    </w:p>
    <w:p w14:paraId="171EFDF5" w14:textId="77777777" w:rsidR="00000000" w:rsidRDefault="007C71EE">
      <w:pPr>
        <w:pStyle w:val="a"/>
        <w:rPr>
          <w:rFonts w:hint="cs"/>
          <w:rtl/>
        </w:rPr>
      </w:pPr>
    </w:p>
    <w:p w14:paraId="1B0167DD" w14:textId="77777777" w:rsidR="00000000" w:rsidRDefault="007C71EE">
      <w:pPr>
        <w:pStyle w:val="ad"/>
        <w:rPr>
          <w:rtl/>
        </w:rPr>
      </w:pPr>
    </w:p>
    <w:p w14:paraId="1FFA442E" w14:textId="77777777" w:rsidR="00000000" w:rsidRDefault="007C71EE">
      <w:pPr>
        <w:pStyle w:val="ad"/>
        <w:rPr>
          <w:rtl/>
        </w:rPr>
      </w:pPr>
      <w:r>
        <w:rPr>
          <w:rtl/>
        </w:rPr>
        <w:t>היו"ר יולי-יואל אדלשטיין:</w:t>
      </w:r>
    </w:p>
    <w:p w14:paraId="5F1669B5" w14:textId="77777777" w:rsidR="00000000" w:rsidRDefault="007C71EE">
      <w:pPr>
        <w:pStyle w:val="a"/>
        <w:rPr>
          <w:rtl/>
        </w:rPr>
      </w:pPr>
    </w:p>
    <w:p w14:paraId="79E22C27" w14:textId="77777777" w:rsidR="00000000" w:rsidRDefault="007C71EE">
      <w:pPr>
        <w:pStyle w:val="a"/>
        <w:rPr>
          <w:rFonts w:hint="cs"/>
          <w:rtl/>
        </w:rPr>
      </w:pPr>
      <w:r>
        <w:rPr>
          <w:rFonts w:hint="cs"/>
          <w:rtl/>
        </w:rPr>
        <w:t xml:space="preserve">גם ההסתייגות של רן כהן לא עוברת. </w:t>
      </w:r>
    </w:p>
    <w:p w14:paraId="74C4C77B" w14:textId="77777777" w:rsidR="00000000" w:rsidRDefault="007C71EE">
      <w:pPr>
        <w:pStyle w:val="a"/>
        <w:rPr>
          <w:rFonts w:hint="cs"/>
          <w:rtl/>
        </w:rPr>
      </w:pPr>
    </w:p>
    <w:p w14:paraId="3C25A881" w14:textId="77777777" w:rsidR="00000000" w:rsidRDefault="007C71EE">
      <w:pPr>
        <w:pStyle w:val="a"/>
        <w:rPr>
          <w:rFonts w:hint="cs"/>
          <w:rtl/>
        </w:rPr>
      </w:pPr>
      <w:r>
        <w:rPr>
          <w:rFonts w:hint="cs"/>
          <w:rtl/>
        </w:rPr>
        <w:t xml:space="preserve">זהבה גלאון </w:t>
      </w:r>
      <w:r>
        <w:rPr>
          <w:rtl/>
        </w:rPr>
        <w:t>–</w:t>
      </w:r>
      <w:r>
        <w:rPr>
          <w:rFonts w:hint="cs"/>
          <w:rtl/>
        </w:rPr>
        <w:t xml:space="preserve"> מי בעד </w:t>
      </w:r>
      <w:r>
        <w:rPr>
          <w:rFonts w:hint="cs"/>
          <w:rtl/>
        </w:rPr>
        <w:t>ההסתייגות של זהבה גלאון? מי נגד? נמנעים?</w:t>
      </w:r>
    </w:p>
    <w:p w14:paraId="0BBE2938" w14:textId="77777777" w:rsidR="00000000" w:rsidRDefault="007C71EE">
      <w:pPr>
        <w:pStyle w:val="a"/>
        <w:rPr>
          <w:rFonts w:hint="cs"/>
          <w:rtl/>
        </w:rPr>
      </w:pPr>
    </w:p>
    <w:p w14:paraId="19400058" w14:textId="77777777" w:rsidR="00000000" w:rsidRDefault="007C71EE">
      <w:pPr>
        <w:pStyle w:val="a"/>
        <w:jc w:val="center"/>
        <w:rPr>
          <w:rFonts w:hint="cs"/>
          <w:b/>
          <w:bCs/>
          <w:rtl/>
        </w:rPr>
      </w:pPr>
      <w:r>
        <w:rPr>
          <w:rFonts w:hint="cs"/>
          <w:b/>
          <w:bCs/>
          <w:rtl/>
        </w:rPr>
        <w:t>הצבעה</w:t>
      </w:r>
    </w:p>
    <w:p w14:paraId="4759EFE2" w14:textId="77777777" w:rsidR="00000000" w:rsidRDefault="007C71EE">
      <w:pPr>
        <w:pStyle w:val="a"/>
        <w:jc w:val="center"/>
        <w:rPr>
          <w:rFonts w:hint="cs"/>
          <w:b/>
          <w:bCs/>
          <w:rtl/>
        </w:rPr>
      </w:pPr>
    </w:p>
    <w:p w14:paraId="6054889E" w14:textId="77777777" w:rsidR="00000000" w:rsidRDefault="007C71EE">
      <w:pPr>
        <w:pStyle w:val="a"/>
        <w:jc w:val="center"/>
        <w:rPr>
          <w:rFonts w:hint="cs"/>
          <w:rtl/>
        </w:rPr>
      </w:pPr>
      <w:r>
        <w:rPr>
          <w:rFonts w:hint="cs"/>
          <w:rtl/>
        </w:rPr>
        <w:t>ההסתייגות של חברת הכנסת זהבה גלאון לסעיף 30(1) לא נתקבלה.</w:t>
      </w:r>
    </w:p>
    <w:p w14:paraId="2609F53C" w14:textId="77777777" w:rsidR="00000000" w:rsidRDefault="007C71EE">
      <w:pPr>
        <w:pStyle w:val="a"/>
        <w:rPr>
          <w:rFonts w:hint="cs"/>
          <w:rtl/>
        </w:rPr>
      </w:pPr>
    </w:p>
    <w:p w14:paraId="6711BE7C" w14:textId="77777777" w:rsidR="00000000" w:rsidRDefault="007C71EE">
      <w:pPr>
        <w:pStyle w:val="ad"/>
        <w:rPr>
          <w:rtl/>
        </w:rPr>
      </w:pPr>
      <w:r>
        <w:rPr>
          <w:rtl/>
        </w:rPr>
        <w:t>היו"ר יולי-יואל אדלשטיין:</w:t>
      </w:r>
    </w:p>
    <w:p w14:paraId="2EC58406" w14:textId="77777777" w:rsidR="00000000" w:rsidRDefault="007C71EE">
      <w:pPr>
        <w:pStyle w:val="a"/>
        <w:rPr>
          <w:rtl/>
        </w:rPr>
      </w:pPr>
    </w:p>
    <w:p w14:paraId="6A66A003" w14:textId="77777777" w:rsidR="00000000" w:rsidRDefault="007C71EE">
      <w:pPr>
        <w:pStyle w:val="a"/>
        <w:rPr>
          <w:rFonts w:hint="cs"/>
          <w:rtl/>
        </w:rPr>
      </w:pPr>
      <w:r>
        <w:rPr>
          <w:rFonts w:hint="cs"/>
          <w:rtl/>
        </w:rPr>
        <w:t xml:space="preserve">אני קובע שההסתייגות לא עברה. </w:t>
      </w:r>
    </w:p>
    <w:p w14:paraId="7E157804" w14:textId="77777777" w:rsidR="00000000" w:rsidRDefault="007C71EE">
      <w:pPr>
        <w:pStyle w:val="a"/>
        <w:rPr>
          <w:rFonts w:hint="cs"/>
          <w:rtl/>
        </w:rPr>
      </w:pPr>
    </w:p>
    <w:p w14:paraId="18AA24FF" w14:textId="77777777" w:rsidR="00000000" w:rsidRDefault="007C71EE">
      <w:pPr>
        <w:pStyle w:val="a"/>
        <w:rPr>
          <w:rFonts w:hint="cs"/>
          <w:rtl/>
        </w:rPr>
      </w:pPr>
      <w:r>
        <w:rPr>
          <w:rFonts w:hint="cs"/>
          <w:rtl/>
        </w:rPr>
        <w:t xml:space="preserve">חבר הכנסת רומן ברונפמן </w:t>
      </w:r>
      <w:r>
        <w:rPr>
          <w:rtl/>
        </w:rPr>
        <w:t>–</w:t>
      </w:r>
      <w:r>
        <w:rPr>
          <w:rFonts w:hint="cs"/>
          <w:rtl/>
        </w:rPr>
        <w:t xml:space="preserve"> מי בעד ההסתייגות שלו? מי נגד? נמנעים?</w:t>
      </w:r>
    </w:p>
    <w:p w14:paraId="525A01B5" w14:textId="77777777" w:rsidR="00000000" w:rsidRDefault="007C71EE">
      <w:pPr>
        <w:pStyle w:val="a"/>
        <w:rPr>
          <w:rFonts w:hint="cs"/>
          <w:rtl/>
        </w:rPr>
      </w:pPr>
    </w:p>
    <w:p w14:paraId="620069FF" w14:textId="77777777" w:rsidR="00000000" w:rsidRDefault="007C71EE">
      <w:pPr>
        <w:pStyle w:val="a"/>
        <w:jc w:val="center"/>
        <w:rPr>
          <w:rFonts w:hint="cs"/>
          <w:b/>
          <w:bCs/>
          <w:rtl/>
        </w:rPr>
      </w:pPr>
      <w:r>
        <w:rPr>
          <w:rFonts w:hint="cs"/>
          <w:b/>
          <w:bCs/>
          <w:rtl/>
        </w:rPr>
        <w:t>הצבעה</w:t>
      </w:r>
    </w:p>
    <w:p w14:paraId="44EF5565" w14:textId="77777777" w:rsidR="00000000" w:rsidRDefault="007C71EE">
      <w:pPr>
        <w:pStyle w:val="a"/>
        <w:jc w:val="center"/>
        <w:rPr>
          <w:rFonts w:hint="cs"/>
          <w:b/>
          <w:bCs/>
          <w:rtl/>
        </w:rPr>
      </w:pPr>
    </w:p>
    <w:p w14:paraId="2CABE3E7" w14:textId="77777777" w:rsidR="00000000" w:rsidRDefault="007C71EE">
      <w:pPr>
        <w:pStyle w:val="a"/>
        <w:jc w:val="center"/>
        <w:rPr>
          <w:rFonts w:hint="cs"/>
          <w:rtl/>
        </w:rPr>
      </w:pPr>
      <w:r>
        <w:rPr>
          <w:rFonts w:hint="cs"/>
          <w:rtl/>
        </w:rPr>
        <w:t>ההסתייגות של חבר הכ</w:t>
      </w:r>
      <w:r>
        <w:rPr>
          <w:rFonts w:hint="cs"/>
          <w:rtl/>
        </w:rPr>
        <w:t>נסת רומן ברונפמן לסעיף 30(1) לא נתקבלה.</w:t>
      </w:r>
    </w:p>
    <w:p w14:paraId="5952D116" w14:textId="77777777" w:rsidR="00000000" w:rsidRDefault="007C71EE">
      <w:pPr>
        <w:pStyle w:val="a"/>
        <w:rPr>
          <w:rFonts w:hint="cs"/>
          <w:rtl/>
        </w:rPr>
      </w:pPr>
    </w:p>
    <w:p w14:paraId="592C0D5C" w14:textId="77777777" w:rsidR="00000000" w:rsidRDefault="007C71EE">
      <w:pPr>
        <w:pStyle w:val="ad"/>
        <w:rPr>
          <w:rtl/>
        </w:rPr>
      </w:pPr>
      <w:r>
        <w:rPr>
          <w:rtl/>
        </w:rPr>
        <w:t>היו"ר יולי-יואל אדלשטיין:</w:t>
      </w:r>
    </w:p>
    <w:p w14:paraId="0A09707F" w14:textId="77777777" w:rsidR="00000000" w:rsidRDefault="007C71EE">
      <w:pPr>
        <w:pStyle w:val="a"/>
        <w:rPr>
          <w:rtl/>
        </w:rPr>
      </w:pPr>
    </w:p>
    <w:p w14:paraId="272D6518" w14:textId="77777777" w:rsidR="00000000" w:rsidRDefault="007C71EE">
      <w:pPr>
        <w:pStyle w:val="a"/>
        <w:rPr>
          <w:rFonts w:hint="cs"/>
          <w:rtl/>
        </w:rPr>
      </w:pPr>
      <w:r>
        <w:rPr>
          <w:rFonts w:hint="cs"/>
          <w:rtl/>
        </w:rPr>
        <w:t xml:space="preserve">ההסתייגות של רומן ברונפמן לא עברה. </w:t>
      </w:r>
    </w:p>
    <w:p w14:paraId="138C22F6" w14:textId="77777777" w:rsidR="00000000" w:rsidRDefault="007C71EE">
      <w:pPr>
        <w:pStyle w:val="a"/>
        <w:rPr>
          <w:rFonts w:hint="cs"/>
          <w:rtl/>
        </w:rPr>
      </w:pPr>
    </w:p>
    <w:p w14:paraId="0225F7A9" w14:textId="77777777" w:rsidR="00000000" w:rsidRDefault="007C71EE">
      <w:pPr>
        <w:pStyle w:val="a"/>
        <w:rPr>
          <w:rFonts w:hint="cs"/>
          <w:rtl/>
        </w:rPr>
      </w:pPr>
      <w:r>
        <w:rPr>
          <w:rFonts w:hint="cs"/>
          <w:rtl/>
        </w:rPr>
        <w:t xml:space="preserve">חבר הכנסת אבשלום וילן </w:t>
      </w:r>
      <w:r>
        <w:rPr>
          <w:rtl/>
        </w:rPr>
        <w:t>–</w:t>
      </w:r>
      <w:r>
        <w:rPr>
          <w:rFonts w:hint="cs"/>
          <w:rtl/>
        </w:rPr>
        <w:t xml:space="preserve"> מי בעד ההסתייגות שלו? מי נגד ההסתייגות של וילן? נמנעים?</w:t>
      </w:r>
    </w:p>
    <w:p w14:paraId="059ABC08" w14:textId="77777777" w:rsidR="00000000" w:rsidRDefault="007C71EE">
      <w:pPr>
        <w:pStyle w:val="a"/>
        <w:rPr>
          <w:rFonts w:hint="cs"/>
          <w:rtl/>
        </w:rPr>
      </w:pPr>
    </w:p>
    <w:p w14:paraId="1C2C23C7" w14:textId="77777777" w:rsidR="00000000" w:rsidRDefault="007C71EE">
      <w:pPr>
        <w:pStyle w:val="a"/>
        <w:jc w:val="center"/>
        <w:rPr>
          <w:rFonts w:hint="cs"/>
          <w:b/>
          <w:bCs/>
          <w:rtl/>
        </w:rPr>
      </w:pPr>
      <w:r>
        <w:rPr>
          <w:rFonts w:hint="cs"/>
          <w:b/>
          <w:bCs/>
          <w:rtl/>
        </w:rPr>
        <w:t>הצבעה</w:t>
      </w:r>
    </w:p>
    <w:p w14:paraId="64653B7C" w14:textId="77777777" w:rsidR="00000000" w:rsidRDefault="007C71EE">
      <w:pPr>
        <w:pStyle w:val="a"/>
        <w:jc w:val="center"/>
        <w:rPr>
          <w:rFonts w:hint="cs"/>
          <w:b/>
          <w:bCs/>
          <w:rtl/>
        </w:rPr>
      </w:pPr>
    </w:p>
    <w:p w14:paraId="1AA7E977" w14:textId="77777777" w:rsidR="00000000" w:rsidRDefault="007C71EE">
      <w:pPr>
        <w:pStyle w:val="a"/>
        <w:jc w:val="center"/>
        <w:rPr>
          <w:rFonts w:hint="cs"/>
          <w:rtl/>
        </w:rPr>
      </w:pPr>
      <w:r>
        <w:rPr>
          <w:rFonts w:hint="cs"/>
          <w:rtl/>
        </w:rPr>
        <w:t>ההסתייגות של חבר הכנסת אבשלום וילן לסעיף 30(1) לא נתקבלה.</w:t>
      </w:r>
    </w:p>
    <w:p w14:paraId="36B43B1F" w14:textId="77777777" w:rsidR="00000000" w:rsidRDefault="007C71EE">
      <w:pPr>
        <w:pStyle w:val="a"/>
        <w:jc w:val="center"/>
        <w:rPr>
          <w:rFonts w:hint="cs"/>
          <w:rtl/>
        </w:rPr>
      </w:pPr>
    </w:p>
    <w:p w14:paraId="3B4CD347" w14:textId="77777777" w:rsidR="00000000" w:rsidRDefault="007C71EE">
      <w:pPr>
        <w:pStyle w:val="ad"/>
        <w:rPr>
          <w:rtl/>
        </w:rPr>
      </w:pPr>
      <w:r>
        <w:rPr>
          <w:rtl/>
        </w:rPr>
        <w:t>היו"</w:t>
      </w:r>
      <w:r>
        <w:rPr>
          <w:rtl/>
        </w:rPr>
        <w:t>ר יולי-יואל אדלשטיין:</w:t>
      </w:r>
    </w:p>
    <w:p w14:paraId="0D521B6B" w14:textId="77777777" w:rsidR="00000000" w:rsidRDefault="007C71EE">
      <w:pPr>
        <w:pStyle w:val="a"/>
        <w:rPr>
          <w:rtl/>
        </w:rPr>
      </w:pPr>
    </w:p>
    <w:p w14:paraId="21F29C6F" w14:textId="77777777" w:rsidR="00000000" w:rsidRDefault="007C71EE">
      <w:pPr>
        <w:pStyle w:val="a"/>
        <w:rPr>
          <w:rFonts w:hint="cs"/>
          <w:rtl/>
        </w:rPr>
      </w:pPr>
      <w:r>
        <w:rPr>
          <w:rFonts w:hint="cs"/>
          <w:rtl/>
        </w:rPr>
        <w:t xml:space="preserve">חברי הכנסת גם באופוזיציה וגם בקואליציה, כאשר אני מבקש להרים יד בעד או נגד, אני מבקש לעשות זאת, אחרת כל הזמן נעבור להצבעות אלקטרוניות. </w:t>
      </w:r>
    </w:p>
    <w:p w14:paraId="73680984" w14:textId="77777777" w:rsidR="00000000" w:rsidRDefault="007C71EE">
      <w:pPr>
        <w:pStyle w:val="a"/>
        <w:rPr>
          <w:rFonts w:hint="cs"/>
          <w:rtl/>
        </w:rPr>
      </w:pPr>
    </w:p>
    <w:p w14:paraId="7941F9D2" w14:textId="77777777" w:rsidR="00000000" w:rsidRDefault="007C71EE">
      <w:pPr>
        <w:pStyle w:val="a"/>
        <w:rPr>
          <w:rFonts w:hint="cs"/>
          <w:rtl/>
        </w:rPr>
      </w:pPr>
      <w:r>
        <w:rPr>
          <w:rFonts w:hint="cs"/>
          <w:rtl/>
        </w:rPr>
        <w:t xml:space="preserve">חבר הכנסת יעקב ליצמן </w:t>
      </w:r>
      <w:r>
        <w:rPr>
          <w:rtl/>
        </w:rPr>
        <w:t>–</w:t>
      </w:r>
      <w:r>
        <w:rPr>
          <w:rFonts w:hint="cs"/>
          <w:rtl/>
        </w:rPr>
        <w:t xml:space="preserve"> מי בעד ההסתייגות שלו? מי נגד ההסתייגות של ליצמן? נמנעים?</w:t>
      </w:r>
    </w:p>
    <w:p w14:paraId="7319EAA4" w14:textId="77777777" w:rsidR="00000000" w:rsidRDefault="007C71EE">
      <w:pPr>
        <w:pStyle w:val="a"/>
        <w:rPr>
          <w:rFonts w:hint="cs"/>
          <w:rtl/>
        </w:rPr>
      </w:pPr>
    </w:p>
    <w:p w14:paraId="444B916F" w14:textId="77777777" w:rsidR="00000000" w:rsidRDefault="007C71EE">
      <w:pPr>
        <w:pStyle w:val="ac"/>
        <w:rPr>
          <w:rtl/>
        </w:rPr>
      </w:pPr>
      <w:r>
        <w:rPr>
          <w:rFonts w:hint="eastAsia"/>
          <w:rtl/>
        </w:rPr>
        <w:t>דליה</w:t>
      </w:r>
      <w:r>
        <w:rPr>
          <w:rtl/>
        </w:rPr>
        <w:t xml:space="preserve"> איציק (העבו</w:t>
      </w:r>
      <w:r>
        <w:rPr>
          <w:rtl/>
        </w:rPr>
        <w:t>דה-מימד):</w:t>
      </w:r>
    </w:p>
    <w:p w14:paraId="221732E8" w14:textId="77777777" w:rsidR="00000000" w:rsidRDefault="007C71EE">
      <w:pPr>
        <w:pStyle w:val="a"/>
        <w:rPr>
          <w:rFonts w:hint="cs"/>
          <w:rtl/>
        </w:rPr>
      </w:pPr>
    </w:p>
    <w:p w14:paraId="6F08B11D" w14:textId="77777777" w:rsidR="00000000" w:rsidRDefault="007C71EE">
      <w:pPr>
        <w:pStyle w:val="a"/>
        <w:rPr>
          <w:rFonts w:hint="cs"/>
          <w:rtl/>
        </w:rPr>
      </w:pPr>
      <w:r>
        <w:rPr>
          <w:rFonts w:hint="cs"/>
          <w:rtl/>
        </w:rPr>
        <w:t xml:space="preserve">זה לא עבר. </w:t>
      </w:r>
    </w:p>
    <w:p w14:paraId="3B7FA6A3" w14:textId="77777777" w:rsidR="00000000" w:rsidRDefault="007C71EE">
      <w:pPr>
        <w:pStyle w:val="a"/>
        <w:rPr>
          <w:rFonts w:hint="cs"/>
          <w:rtl/>
        </w:rPr>
      </w:pPr>
    </w:p>
    <w:p w14:paraId="2B2893DB" w14:textId="77777777" w:rsidR="00000000" w:rsidRDefault="007C71EE">
      <w:pPr>
        <w:pStyle w:val="a"/>
        <w:jc w:val="center"/>
        <w:rPr>
          <w:rFonts w:hint="cs"/>
          <w:b/>
          <w:bCs/>
          <w:rtl/>
        </w:rPr>
      </w:pPr>
      <w:r>
        <w:rPr>
          <w:rFonts w:hint="cs"/>
          <w:b/>
          <w:bCs/>
          <w:rtl/>
        </w:rPr>
        <w:t>הצבעה</w:t>
      </w:r>
    </w:p>
    <w:p w14:paraId="4EBD0DD4" w14:textId="77777777" w:rsidR="00000000" w:rsidRDefault="007C71EE">
      <w:pPr>
        <w:pStyle w:val="a"/>
        <w:jc w:val="center"/>
        <w:rPr>
          <w:rFonts w:hint="cs"/>
          <w:b/>
          <w:bCs/>
          <w:rtl/>
        </w:rPr>
      </w:pPr>
    </w:p>
    <w:p w14:paraId="45C84C9E" w14:textId="77777777" w:rsidR="00000000" w:rsidRDefault="007C71EE">
      <w:pPr>
        <w:pStyle w:val="a"/>
        <w:jc w:val="center"/>
        <w:rPr>
          <w:rFonts w:hint="cs"/>
          <w:rtl/>
        </w:rPr>
      </w:pPr>
      <w:r>
        <w:rPr>
          <w:rFonts w:hint="cs"/>
          <w:rtl/>
        </w:rPr>
        <w:t>ההסתייגות של חבר הכנסת יעקב ליצמן לסעיף 30(1) לא נתקבלה.</w:t>
      </w:r>
    </w:p>
    <w:p w14:paraId="303011A1" w14:textId="77777777" w:rsidR="00000000" w:rsidRDefault="007C71EE">
      <w:pPr>
        <w:pStyle w:val="a"/>
        <w:jc w:val="center"/>
        <w:rPr>
          <w:rFonts w:hint="cs"/>
          <w:rtl/>
        </w:rPr>
      </w:pPr>
    </w:p>
    <w:p w14:paraId="3F212B39" w14:textId="77777777" w:rsidR="00000000" w:rsidRDefault="007C71EE">
      <w:pPr>
        <w:pStyle w:val="ad"/>
        <w:rPr>
          <w:rtl/>
        </w:rPr>
      </w:pPr>
      <w:r>
        <w:rPr>
          <w:rtl/>
        </w:rPr>
        <w:t>היו"ר יולי-יואל אדלשטיין:</w:t>
      </w:r>
    </w:p>
    <w:p w14:paraId="76840C76" w14:textId="77777777" w:rsidR="00000000" w:rsidRDefault="007C71EE">
      <w:pPr>
        <w:pStyle w:val="a"/>
        <w:rPr>
          <w:rtl/>
        </w:rPr>
      </w:pPr>
    </w:p>
    <w:p w14:paraId="42DEF424" w14:textId="77777777" w:rsidR="00000000" w:rsidRDefault="007C71EE">
      <w:pPr>
        <w:pStyle w:val="a"/>
        <w:rPr>
          <w:rFonts w:hint="cs"/>
          <w:rtl/>
        </w:rPr>
      </w:pPr>
      <w:r>
        <w:rPr>
          <w:rFonts w:hint="cs"/>
          <w:rtl/>
        </w:rPr>
        <w:t xml:space="preserve">ההסתייגות של ליצמן לא עברה. </w:t>
      </w:r>
    </w:p>
    <w:p w14:paraId="7E48EADB" w14:textId="77777777" w:rsidR="00000000" w:rsidRDefault="007C71EE">
      <w:pPr>
        <w:pStyle w:val="a"/>
        <w:rPr>
          <w:rFonts w:hint="cs"/>
          <w:rtl/>
        </w:rPr>
      </w:pPr>
    </w:p>
    <w:p w14:paraId="4E66D555" w14:textId="77777777" w:rsidR="00000000" w:rsidRDefault="007C71EE">
      <w:pPr>
        <w:pStyle w:val="a"/>
        <w:rPr>
          <w:rFonts w:hint="cs"/>
          <w:rtl/>
        </w:rPr>
      </w:pPr>
      <w:r>
        <w:rPr>
          <w:rFonts w:hint="cs"/>
          <w:rtl/>
        </w:rPr>
        <w:t xml:space="preserve">חבר הכנסת רביץ - לא נמצא. </w:t>
      </w:r>
    </w:p>
    <w:p w14:paraId="5A130ECB" w14:textId="77777777" w:rsidR="00000000" w:rsidRDefault="007C71EE">
      <w:pPr>
        <w:pStyle w:val="a"/>
        <w:rPr>
          <w:rFonts w:hint="cs"/>
          <w:rtl/>
        </w:rPr>
      </w:pPr>
    </w:p>
    <w:p w14:paraId="282B77AF" w14:textId="77777777" w:rsidR="00000000" w:rsidRDefault="007C71EE">
      <w:pPr>
        <w:pStyle w:val="a"/>
        <w:rPr>
          <w:rFonts w:hint="cs"/>
          <w:rtl/>
        </w:rPr>
      </w:pPr>
      <w:r>
        <w:rPr>
          <w:rFonts w:hint="cs"/>
          <w:rtl/>
        </w:rPr>
        <w:t xml:space="preserve">חבר הכנסת מאיר פרוש </w:t>
      </w:r>
      <w:r>
        <w:rPr>
          <w:rtl/>
        </w:rPr>
        <w:t>–</w:t>
      </w:r>
      <w:r>
        <w:rPr>
          <w:rFonts w:hint="cs"/>
          <w:rtl/>
        </w:rPr>
        <w:t xml:space="preserve"> מי בעד ההסתייגות שלו? מי נגד ההסתייגות של פרוש? נמנעים?</w:t>
      </w:r>
    </w:p>
    <w:p w14:paraId="269B4AAB" w14:textId="77777777" w:rsidR="00000000" w:rsidRDefault="007C71EE">
      <w:pPr>
        <w:pStyle w:val="a"/>
        <w:rPr>
          <w:rFonts w:hint="cs"/>
          <w:rtl/>
        </w:rPr>
      </w:pPr>
    </w:p>
    <w:p w14:paraId="2E8C50A6" w14:textId="77777777" w:rsidR="00000000" w:rsidRDefault="007C71EE">
      <w:pPr>
        <w:pStyle w:val="a"/>
        <w:jc w:val="center"/>
        <w:rPr>
          <w:rFonts w:hint="cs"/>
          <w:b/>
          <w:bCs/>
          <w:rtl/>
        </w:rPr>
      </w:pPr>
      <w:r>
        <w:rPr>
          <w:rFonts w:hint="cs"/>
          <w:b/>
          <w:bCs/>
          <w:rtl/>
        </w:rPr>
        <w:t>הצב</w:t>
      </w:r>
      <w:r>
        <w:rPr>
          <w:rFonts w:hint="cs"/>
          <w:b/>
          <w:bCs/>
          <w:rtl/>
        </w:rPr>
        <w:t>עה</w:t>
      </w:r>
    </w:p>
    <w:p w14:paraId="57FEB191" w14:textId="77777777" w:rsidR="00000000" w:rsidRDefault="007C71EE">
      <w:pPr>
        <w:pStyle w:val="a"/>
        <w:jc w:val="center"/>
        <w:rPr>
          <w:rFonts w:hint="cs"/>
          <w:b/>
          <w:bCs/>
          <w:rtl/>
        </w:rPr>
      </w:pPr>
    </w:p>
    <w:p w14:paraId="60EEE988" w14:textId="77777777" w:rsidR="00000000" w:rsidRDefault="007C71EE">
      <w:pPr>
        <w:pStyle w:val="a"/>
        <w:jc w:val="center"/>
        <w:rPr>
          <w:rFonts w:hint="cs"/>
          <w:rtl/>
        </w:rPr>
      </w:pPr>
      <w:r>
        <w:rPr>
          <w:rFonts w:hint="cs"/>
          <w:rtl/>
        </w:rPr>
        <w:t>ההסתייגות של חבר הכנסת מאיר פרוש לסעיף 30(1) לא נתקבלה.</w:t>
      </w:r>
    </w:p>
    <w:p w14:paraId="4881E8C9" w14:textId="77777777" w:rsidR="00000000" w:rsidRDefault="007C71EE">
      <w:pPr>
        <w:pStyle w:val="a"/>
        <w:rPr>
          <w:rFonts w:hint="cs"/>
          <w:rtl/>
        </w:rPr>
      </w:pPr>
    </w:p>
    <w:p w14:paraId="3ACC53D1" w14:textId="77777777" w:rsidR="00000000" w:rsidRDefault="007C71EE">
      <w:pPr>
        <w:pStyle w:val="ad"/>
        <w:rPr>
          <w:rtl/>
        </w:rPr>
      </w:pPr>
      <w:r>
        <w:rPr>
          <w:rtl/>
        </w:rPr>
        <w:t>היו"ר יולי-יואל אדלשטיין:</w:t>
      </w:r>
    </w:p>
    <w:p w14:paraId="4BB848E0" w14:textId="77777777" w:rsidR="00000000" w:rsidRDefault="007C71EE">
      <w:pPr>
        <w:pStyle w:val="a"/>
        <w:rPr>
          <w:rtl/>
        </w:rPr>
      </w:pPr>
    </w:p>
    <w:p w14:paraId="77D08BF1" w14:textId="77777777" w:rsidR="00000000" w:rsidRDefault="007C71EE">
      <w:pPr>
        <w:pStyle w:val="a"/>
        <w:rPr>
          <w:rFonts w:hint="cs"/>
          <w:rtl/>
        </w:rPr>
      </w:pPr>
      <w:r>
        <w:rPr>
          <w:rFonts w:hint="cs"/>
          <w:rtl/>
        </w:rPr>
        <w:t xml:space="preserve">ההסתייגות של פרוש לא עברה. </w:t>
      </w:r>
    </w:p>
    <w:p w14:paraId="1695A333" w14:textId="77777777" w:rsidR="00000000" w:rsidRDefault="007C71EE">
      <w:pPr>
        <w:pStyle w:val="a"/>
        <w:ind w:firstLine="0"/>
        <w:rPr>
          <w:rFonts w:hint="cs"/>
          <w:rtl/>
        </w:rPr>
      </w:pPr>
    </w:p>
    <w:p w14:paraId="05A29EBE" w14:textId="77777777" w:rsidR="00000000" w:rsidRDefault="007C71EE">
      <w:pPr>
        <w:pStyle w:val="a"/>
        <w:rPr>
          <w:rFonts w:hint="cs"/>
          <w:rtl/>
        </w:rPr>
      </w:pPr>
    </w:p>
    <w:p w14:paraId="4AB08FE0" w14:textId="77777777" w:rsidR="00000000" w:rsidRDefault="007C71EE">
      <w:pPr>
        <w:pStyle w:val="a"/>
        <w:rPr>
          <w:rFonts w:hint="cs"/>
          <w:rtl/>
        </w:rPr>
      </w:pPr>
      <w:r>
        <w:rPr>
          <w:rFonts w:hint="cs"/>
          <w:rtl/>
        </w:rPr>
        <w:t xml:space="preserve">ההסתייגות של משה גפני </w:t>
      </w:r>
      <w:r>
        <w:rPr>
          <w:rtl/>
        </w:rPr>
        <w:t>–</w:t>
      </w:r>
      <w:r>
        <w:rPr>
          <w:rFonts w:hint="cs"/>
          <w:rtl/>
        </w:rPr>
        <w:t xml:space="preserve"> מי בעד? מי ומי נגד? תודה.</w:t>
      </w:r>
    </w:p>
    <w:p w14:paraId="728C6EB2" w14:textId="77777777" w:rsidR="00000000" w:rsidRDefault="007C71EE">
      <w:pPr>
        <w:pStyle w:val="a"/>
        <w:rPr>
          <w:rFonts w:hint="cs"/>
          <w:rtl/>
        </w:rPr>
      </w:pPr>
    </w:p>
    <w:p w14:paraId="107F9934" w14:textId="77777777" w:rsidR="00000000" w:rsidRDefault="007C71EE">
      <w:pPr>
        <w:pStyle w:val="a"/>
        <w:jc w:val="center"/>
        <w:rPr>
          <w:rFonts w:hint="cs"/>
          <w:b/>
          <w:bCs/>
          <w:rtl/>
        </w:rPr>
      </w:pPr>
      <w:r>
        <w:rPr>
          <w:rFonts w:hint="cs"/>
          <w:b/>
          <w:bCs/>
          <w:rtl/>
        </w:rPr>
        <w:t>הצבעה</w:t>
      </w:r>
    </w:p>
    <w:p w14:paraId="0A252128" w14:textId="77777777" w:rsidR="00000000" w:rsidRDefault="007C71EE">
      <w:pPr>
        <w:pStyle w:val="a"/>
        <w:jc w:val="center"/>
        <w:rPr>
          <w:rFonts w:hint="cs"/>
          <w:b/>
          <w:bCs/>
          <w:rtl/>
        </w:rPr>
      </w:pPr>
    </w:p>
    <w:p w14:paraId="4D75B706" w14:textId="77777777" w:rsidR="00000000" w:rsidRDefault="007C71EE">
      <w:pPr>
        <w:pStyle w:val="a"/>
        <w:jc w:val="center"/>
        <w:rPr>
          <w:rFonts w:hint="cs"/>
          <w:rtl/>
        </w:rPr>
      </w:pPr>
      <w:r>
        <w:rPr>
          <w:rFonts w:hint="cs"/>
          <w:rtl/>
        </w:rPr>
        <w:t>ההסתייגות של חבר הכנסת משה גפני לסעיף 30(1) לא נתקבלה.</w:t>
      </w:r>
    </w:p>
    <w:p w14:paraId="37FB4390" w14:textId="77777777" w:rsidR="00000000" w:rsidRDefault="007C71EE">
      <w:pPr>
        <w:pStyle w:val="a"/>
        <w:jc w:val="center"/>
        <w:rPr>
          <w:rFonts w:hint="cs"/>
          <w:rtl/>
        </w:rPr>
      </w:pPr>
    </w:p>
    <w:p w14:paraId="3D5BB1BF" w14:textId="77777777" w:rsidR="00000000" w:rsidRDefault="007C71EE">
      <w:pPr>
        <w:pStyle w:val="ad"/>
        <w:rPr>
          <w:rtl/>
        </w:rPr>
      </w:pPr>
      <w:r>
        <w:rPr>
          <w:rtl/>
        </w:rPr>
        <w:t>היו"ר יולי-יואל אדלשטיין</w:t>
      </w:r>
      <w:r>
        <w:rPr>
          <w:rtl/>
        </w:rPr>
        <w:t>:</w:t>
      </w:r>
    </w:p>
    <w:p w14:paraId="01BEBC57" w14:textId="77777777" w:rsidR="00000000" w:rsidRDefault="007C71EE">
      <w:pPr>
        <w:pStyle w:val="a"/>
        <w:rPr>
          <w:rtl/>
        </w:rPr>
      </w:pPr>
    </w:p>
    <w:p w14:paraId="0D4C01D1" w14:textId="77777777" w:rsidR="00000000" w:rsidRDefault="007C71EE">
      <w:pPr>
        <w:pStyle w:val="a"/>
        <w:rPr>
          <w:rFonts w:hint="cs"/>
          <w:rtl/>
        </w:rPr>
      </w:pPr>
      <w:r>
        <w:rPr>
          <w:rFonts w:hint="cs"/>
          <w:rtl/>
        </w:rPr>
        <w:t>ההסתייגות הוסרה.</w:t>
      </w:r>
    </w:p>
    <w:p w14:paraId="37EE68D9" w14:textId="77777777" w:rsidR="00000000" w:rsidRDefault="007C71EE">
      <w:pPr>
        <w:pStyle w:val="a"/>
        <w:rPr>
          <w:rFonts w:hint="cs"/>
          <w:rtl/>
        </w:rPr>
      </w:pPr>
    </w:p>
    <w:p w14:paraId="503926F6" w14:textId="77777777" w:rsidR="00000000" w:rsidRDefault="007C71EE">
      <w:pPr>
        <w:pStyle w:val="a"/>
        <w:rPr>
          <w:rFonts w:hint="cs"/>
          <w:rtl/>
        </w:rPr>
      </w:pPr>
      <w:r>
        <w:rPr>
          <w:rFonts w:hint="cs"/>
          <w:rtl/>
        </w:rPr>
        <w:t>ההסתייגות של חבר הכנסת ישראל אייכלר - מי בעד ההסתייגות ומי נגד? תודה.</w:t>
      </w:r>
    </w:p>
    <w:p w14:paraId="3B9889A1" w14:textId="77777777" w:rsidR="00000000" w:rsidRDefault="007C71EE">
      <w:pPr>
        <w:pStyle w:val="a"/>
        <w:rPr>
          <w:rFonts w:hint="cs"/>
          <w:rtl/>
        </w:rPr>
      </w:pPr>
    </w:p>
    <w:p w14:paraId="65E4AC4B" w14:textId="77777777" w:rsidR="00000000" w:rsidRDefault="007C71EE">
      <w:pPr>
        <w:pStyle w:val="a"/>
        <w:jc w:val="center"/>
        <w:rPr>
          <w:rFonts w:hint="cs"/>
          <w:b/>
          <w:bCs/>
          <w:rtl/>
        </w:rPr>
      </w:pPr>
      <w:r>
        <w:rPr>
          <w:rFonts w:hint="cs"/>
          <w:b/>
          <w:bCs/>
          <w:rtl/>
        </w:rPr>
        <w:t>הצבעה</w:t>
      </w:r>
    </w:p>
    <w:p w14:paraId="10B2AC0A" w14:textId="77777777" w:rsidR="00000000" w:rsidRDefault="007C71EE">
      <w:pPr>
        <w:pStyle w:val="a"/>
        <w:jc w:val="center"/>
        <w:rPr>
          <w:rFonts w:hint="cs"/>
          <w:b/>
          <w:bCs/>
          <w:rtl/>
        </w:rPr>
      </w:pPr>
    </w:p>
    <w:p w14:paraId="317EB99A" w14:textId="77777777" w:rsidR="00000000" w:rsidRDefault="007C71EE">
      <w:pPr>
        <w:pStyle w:val="a"/>
        <w:jc w:val="center"/>
        <w:rPr>
          <w:rFonts w:hint="cs"/>
          <w:rtl/>
        </w:rPr>
      </w:pPr>
      <w:r>
        <w:rPr>
          <w:rFonts w:hint="cs"/>
          <w:rtl/>
        </w:rPr>
        <w:t>ההסתייגות של חבר הכנסת ישראל אייכלר לסעיף 30(1) לא נתקבלה.</w:t>
      </w:r>
    </w:p>
    <w:p w14:paraId="65A304BC" w14:textId="77777777" w:rsidR="00000000" w:rsidRDefault="007C71EE">
      <w:pPr>
        <w:pStyle w:val="a"/>
        <w:rPr>
          <w:rFonts w:hint="cs"/>
          <w:rtl/>
        </w:rPr>
      </w:pPr>
    </w:p>
    <w:p w14:paraId="39F99E8D" w14:textId="77777777" w:rsidR="00000000" w:rsidRDefault="007C71EE">
      <w:pPr>
        <w:pStyle w:val="ad"/>
        <w:rPr>
          <w:rFonts w:hint="cs"/>
          <w:rtl/>
        </w:rPr>
      </w:pPr>
      <w:r>
        <w:rPr>
          <w:rFonts w:hint="cs"/>
          <w:rtl/>
        </w:rPr>
        <w:t>היו</w:t>
      </w:r>
      <w:r>
        <w:rPr>
          <w:rtl/>
        </w:rPr>
        <w:t>"</w:t>
      </w:r>
      <w:r>
        <w:rPr>
          <w:rFonts w:hint="cs"/>
          <w:rtl/>
        </w:rPr>
        <w:t>ר יולי-יואל אדלשטיין:</w:t>
      </w:r>
    </w:p>
    <w:p w14:paraId="38446389" w14:textId="77777777" w:rsidR="00000000" w:rsidRDefault="007C71EE">
      <w:pPr>
        <w:pStyle w:val="a"/>
        <w:rPr>
          <w:rFonts w:hint="cs"/>
          <w:rtl/>
        </w:rPr>
      </w:pPr>
    </w:p>
    <w:p w14:paraId="32AB5038" w14:textId="77777777" w:rsidR="00000000" w:rsidRDefault="007C71EE">
      <w:pPr>
        <w:pStyle w:val="a"/>
        <w:ind w:firstLine="720"/>
        <w:rPr>
          <w:rFonts w:hint="cs"/>
          <w:rtl/>
        </w:rPr>
      </w:pPr>
      <w:r>
        <w:rPr>
          <w:rFonts w:hint="cs"/>
          <w:rtl/>
        </w:rPr>
        <w:t>ההסתייגות לא נתקבלה.</w:t>
      </w:r>
    </w:p>
    <w:p w14:paraId="713138D3" w14:textId="77777777" w:rsidR="00000000" w:rsidRDefault="007C71EE">
      <w:pPr>
        <w:pStyle w:val="a"/>
        <w:rPr>
          <w:rFonts w:hint="cs"/>
          <w:rtl/>
        </w:rPr>
      </w:pPr>
    </w:p>
    <w:p w14:paraId="085DF79C" w14:textId="77777777" w:rsidR="00000000" w:rsidRDefault="007C71EE">
      <w:pPr>
        <w:pStyle w:val="a"/>
        <w:rPr>
          <w:rFonts w:hint="cs"/>
          <w:rtl/>
        </w:rPr>
      </w:pPr>
      <w:r>
        <w:rPr>
          <w:rFonts w:hint="cs"/>
          <w:rtl/>
        </w:rPr>
        <w:t>חבר הכנסת מוחמד ברכה - מי בעד ההסתייגות ומי נגד?</w:t>
      </w:r>
      <w:r>
        <w:rPr>
          <w:rFonts w:hint="cs"/>
          <w:rtl/>
        </w:rPr>
        <w:t xml:space="preserve"> תודה.</w:t>
      </w:r>
    </w:p>
    <w:p w14:paraId="17F0C004" w14:textId="77777777" w:rsidR="00000000" w:rsidRDefault="007C71EE">
      <w:pPr>
        <w:pStyle w:val="a"/>
        <w:rPr>
          <w:rFonts w:hint="cs"/>
          <w:rtl/>
        </w:rPr>
      </w:pPr>
    </w:p>
    <w:p w14:paraId="0A03109B" w14:textId="77777777" w:rsidR="00000000" w:rsidRDefault="007C71EE">
      <w:pPr>
        <w:pStyle w:val="a"/>
        <w:jc w:val="center"/>
        <w:rPr>
          <w:rFonts w:hint="cs"/>
          <w:b/>
          <w:bCs/>
          <w:rtl/>
        </w:rPr>
      </w:pPr>
      <w:r>
        <w:rPr>
          <w:rFonts w:hint="cs"/>
          <w:b/>
          <w:bCs/>
          <w:rtl/>
        </w:rPr>
        <w:t>הצבעה</w:t>
      </w:r>
    </w:p>
    <w:p w14:paraId="32A0B1CC" w14:textId="77777777" w:rsidR="00000000" w:rsidRDefault="007C71EE">
      <w:pPr>
        <w:pStyle w:val="a"/>
        <w:jc w:val="center"/>
        <w:rPr>
          <w:rFonts w:hint="cs"/>
          <w:b/>
          <w:bCs/>
          <w:rtl/>
        </w:rPr>
      </w:pPr>
    </w:p>
    <w:p w14:paraId="59D1AE62" w14:textId="77777777" w:rsidR="00000000" w:rsidRDefault="007C71EE">
      <w:pPr>
        <w:pStyle w:val="a"/>
        <w:jc w:val="center"/>
        <w:rPr>
          <w:rFonts w:hint="cs"/>
          <w:rtl/>
        </w:rPr>
      </w:pPr>
      <w:r>
        <w:rPr>
          <w:rFonts w:hint="cs"/>
          <w:rtl/>
        </w:rPr>
        <w:t>ההסתייגות של חבר הכנסת מוחמד ברכה לסעיף 30(1) לא נתקבלה.</w:t>
      </w:r>
    </w:p>
    <w:p w14:paraId="5C1BC62F" w14:textId="77777777" w:rsidR="00000000" w:rsidRDefault="007C71EE">
      <w:pPr>
        <w:pStyle w:val="a"/>
        <w:jc w:val="center"/>
        <w:rPr>
          <w:rFonts w:hint="cs"/>
          <w:rtl/>
        </w:rPr>
      </w:pPr>
    </w:p>
    <w:p w14:paraId="308ED816" w14:textId="77777777" w:rsidR="00000000" w:rsidRDefault="007C71EE">
      <w:pPr>
        <w:pStyle w:val="ad"/>
        <w:rPr>
          <w:rFonts w:hint="cs"/>
          <w:rtl/>
        </w:rPr>
      </w:pPr>
      <w:r>
        <w:rPr>
          <w:rFonts w:hint="cs"/>
          <w:rtl/>
        </w:rPr>
        <w:t>היו</w:t>
      </w:r>
      <w:r>
        <w:rPr>
          <w:rtl/>
        </w:rPr>
        <w:t>"</w:t>
      </w:r>
      <w:r>
        <w:rPr>
          <w:rFonts w:hint="cs"/>
          <w:rtl/>
        </w:rPr>
        <w:t>ר יולי-יואל אדלשטיין:</w:t>
      </w:r>
    </w:p>
    <w:p w14:paraId="730483C1" w14:textId="77777777" w:rsidR="00000000" w:rsidRDefault="007C71EE">
      <w:pPr>
        <w:pStyle w:val="a"/>
        <w:rPr>
          <w:rFonts w:hint="cs"/>
          <w:rtl/>
        </w:rPr>
      </w:pPr>
    </w:p>
    <w:p w14:paraId="0F3F730F" w14:textId="77777777" w:rsidR="00000000" w:rsidRDefault="007C71EE">
      <w:pPr>
        <w:pStyle w:val="a"/>
        <w:rPr>
          <w:rFonts w:hint="cs"/>
          <w:rtl/>
        </w:rPr>
      </w:pPr>
      <w:r>
        <w:rPr>
          <w:rFonts w:hint="cs"/>
          <w:rtl/>
        </w:rPr>
        <w:t>ההסתייגות לא נתקבלה.</w:t>
      </w:r>
    </w:p>
    <w:p w14:paraId="102DC850" w14:textId="77777777" w:rsidR="00000000" w:rsidRDefault="007C71EE">
      <w:pPr>
        <w:pStyle w:val="a"/>
        <w:rPr>
          <w:rFonts w:hint="cs"/>
          <w:rtl/>
        </w:rPr>
      </w:pPr>
    </w:p>
    <w:p w14:paraId="476A71F0" w14:textId="77777777" w:rsidR="00000000" w:rsidRDefault="007C71EE">
      <w:pPr>
        <w:pStyle w:val="a"/>
        <w:ind w:firstLine="720"/>
        <w:rPr>
          <w:rFonts w:hint="cs"/>
          <w:rtl/>
        </w:rPr>
      </w:pPr>
      <w:r>
        <w:rPr>
          <w:rFonts w:hint="cs"/>
          <w:rtl/>
        </w:rPr>
        <w:t>עסאם מח'ול - מי בעד ההסתייגות ומי נגד? תודה.</w:t>
      </w:r>
    </w:p>
    <w:p w14:paraId="59A1EBF6" w14:textId="77777777" w:rsidR="00000000" w:rsidRDefault="007C71EE">
      <w:pPr>
        <w:pStyle w:val="a"/>
        <w:rPr>
          <w:rFonts w:hint="cs"/>
          <w:rtl/>
        </w:rPr>
      </w:pPr>
    </w:p>
    <w:p w14:paraId="33E62C29" w14:textId="77777777" w:rsidR="00000000" w:rsidRDefault="007C71EE">
      <w:pPr>
        <w:pStyle w:val="a"/>
        <w:jc w:val="center"/>
        <w:rPr>
          <w:rFonts w:hint="cs"/>
          <w:b/>
          <w:bCs/>
          <w:rtl/>
        </w:rPr>
      </w:pPr>
      <w:r>
        <w:rPr>
          <w:rFonts w:hint="cs"/>
          <w:b/>
          <w:bCs/>
          <w:rtl/>
        </w:rPr>
        <w:t>הצבעה</w:t>
      </w:r>
    </w:p>
    <w:p w14:paraId="2038FB09" w14:textId="77777777" w:rsidR="00000000" w:rsidRDefault="007C71EE">
      <w:pPr>
        <w:pStyle w:val="a"/>
        <w:jc w:val="center"/>
        <w:rPr>
          <w:rFonts w:hint="cs"/>
          <w:b/>
          <w:bCs/>
          <w:rtl/>
        </w:rPr>
      </w:pPr>
    </w:p>
    <w:p w14:paraId="45034F74" w14:textId="77777777" w:rsidR="00000000" w:rsidRDefault="007C71EE">
      <w:pPr>
        <w:pStyle w:val="a"/>
        <w:jc w:val="center"/>
        <w:rPr>
          <w:rFonts w:hint="cs"/>
          <w:rtl/>
        </w:rPr>
      </w:pPr>
      <w:r>
        <w:rPr>
          <w:rFonts w:hint="cs"/>
          <w:rtl/>
        </w:rPr>
        <w:t>ההסתייגות של חבר הכנסת עסאם מח'ול לסעיף 30(1) לא נתקבלה.</w:t>
      </w:r>
    </w:p>
    <w:p w14:paraId="2B0BDE0C" w14:textId="77777777" w:rsidR="00000000" w:rsidRDefault="007C71EE">
      <w:pPr>
        <w:pStyle w:val="a"/>
        <w:rPr>
          <w:rFonts w:hint="cs"/>
          <w:rtl/>
        </w:rPr>
      </w:pPr>
    </w:p>
    <w:p w14:paraId="01524216" w14:textId="77777777" w:rsidR="00000000" w:rsidRDefault="007C71EE">
      <w:pPr>
        <w:pStyle w:val="ad"/>
        <w:rPr>
          <w:rtl/>
        </w:rPr>
      </w:pPr>
      <w:r>
        <w:rPr>
          <w:rFonts w:hint="eastAsia"/>
          <w:rtl/>
        </w:rPr>
        <w:t>היו</w:t>
      </w:r>
      <w:r>
        <w:rPr>
          <w:rtl/>
        </w:rPr>
        <w:t>"</w:t>
      </w:r>
      <w:r>
        <w:rPr>
          <w:rFonts w:hint="eastAsia"/>
          <w:rtl/>
        </w:rPr>
        <w:t>ר יולי-יואל אדלשטיי</w:t>
      </w:r>
      <w:r>
        <w:rPr>
          <w:rFonts w:hint="eastAsia"/>
          <w:rtl/>
        </w:rPr>
        <w:t>ן:</w:t>
      </w:r>
    </w:p>
    <w:p w14:paraId="4BBE03A8" w14:textId="77777777" w:rsidR="00000000" w:rsidRDefault="007C71EE">
      <w:pPr>
        <w:pStyle w:val="a"/>
        <w:rPr>
          <w:rFonts w:hint="cs"/>
          <w:rtl/>
        </w:rPr>
      </w:pPr>
    </w:p>
    <w:p w14:paraId="539F30AD" w14:textId="77777777" w:rsidR="00000000" w:rsidRDefault="007C71EE">
      <w:pPr>
        <w:pStyle w:val="a"/>
        <w:rPr>
          <w:rFonts w:hint="cs"/>
          <w:rtl/>
        </w:rPr>
      </w:pPr>
      <w:r>
        <w:rPr>
          <w:rFonts w:hint="cs"/>
          <w:rtl/>
        </w:rPr>
        <w:t xml:space="preserve">ההסתייגות לא אושרה. </w:t>
      </w:r>
    </w:p>
    <w:p w14:paraId="1D1B50B0" w14:textId="77777777" w:rsidR="00000000" w:rsidRDefault="007C71EE">
      <w:pPr>
        <w:pStyle w:val="a"/>
        <w:rPr>
          <w:rFonts w:hint="cs"/>
          <w:rtl/>
        </w:rPr>
      </w:pPr>
    </w:p>
    <w:p w14:paraId="3BF342BC" w14:textId="77777777" w:rsidR="00000000" w:rsidRDefault="007C71EE">
      <w:pPr>
        <w:pStyle w:val="a"/>
        <w:rPr>
          <w:rFonts w:hint="cs"/>
          <w:rtl/>
        </w:rPr>
      </w:pPr>
      <w:r>
        <w:rPr>
          <w:rFonts w:hint="cs"/>
          <w:rtl/>
        </w:rPr>
        <w:t xml:space="preserve">אנחנו בעמוד 137, בהסתייגות של חבר הכנסת אחמד טיבי </w:t>
      </w:r>
      <w:r>
        <w:rPr>
          <w:rtl/>
        </w:rPr>
        <w:t>–</w:t>
      </w:r>
      <w:r>
        <w:rPr>
          <w:rFonts w:hint="cs"/>
          <w:rtl/>
        </w:rPr>
        <w:t xml:space="preserve"> מי בעד ומי נגד? </w:t>
      </w:r>
    </w:p>
    <w:p w14:paraId="7E53F51E" w14:textId="77777777" w:rsidR="00000000" w:rsidRDefault="007C71EE">
      <w:pPr>
        <w:pStyle w:val="a"/>
        <w:rPr>
          <w:rFonts w:hint="cs"/>
          <w:rtl/>
        </w:rPr>
      </w:pPr>
    </w:p>
    <w:p w14:paraId="75EF8365" w14:textId="77777777" w:rsidR="00000000" w:rsidRDefault="007C71EE">
      <w:pPr>
        <w:pStyle w:val="a"/>
        <w:jc w:val="center"/>
        <w:rPr>
          <w:rFonts w:hint="cs"/>
          <w:b/>
          <w:bCs/>
          <w:rtl/>
        </w:rPr>
      </w:pPr>
      <w:r>
        <w:rPr>
          <w:rFonts w:hint="cs"/>
          <w:b/>
          <w:bCs/>
          <w:rtl/>
        </w:rPr>
        <w:t>הצבעה</w:t>
      </w:r>
    </w:p>
    <w:p w14:paraId="0090B182" w14:textId="77777777" w:rsidR="00000000" w:rsidRDefault="007C71EE">
      <w:pPr>
        <w:pStyle w:val="a"/>
        <w:jc w:val="center"/>
        <w:rPr>
          <w:rFonts w:hint="cs"/>
          <w:b/>
          <w:bCs/>
          <w:rtl/>
        </w:rPr>
      </w:pPr>
    </w:p>
    <w:p w14:paraId="49F6666C" w14:textId="77777777" w:rsidR="00000000" w:rsidRDefault="007C71EE">
      <w:pPr>
        <w:pStyle w:val="a"/>
        <w:jc w:val="center"/>
        <w:rPr>
          <w:rFonts w:hint="cs"/>
          <w:rtl/>
        </w:rPr>
      </w:pPr>
      <w:r>
        <w:rPr>
          <w:rFonts w:hint="cs"/>
          <w:rtl/>
        </w:rPr>
        <w:t>ההסתייגות של חבר הכנסת אחמד טיבי לסעיף 30(1) לא נתקבלה.</w:t>
      </w:r>
    </w:p>
    <w:p w14:paraId="0CC41ECC" w14:textId="77777777" w:rsidR="00000000" w:rsidRDefault="007C71EE">
      <w:pPr>
        <w:pStyle w:val="a"/>
        <w:jc w:val="center"/>
        <w:rPr>
          <w:rFonts w:hint="cs"/>
          <w:rtl/>
        </w:rPr>
      </w:pPr>
    </w:p>
    <w:p w14:paraId="5ADE23B7" w14:textId="77777777" w:rsidR="00000000" w:rsidRDefault="007C71EE">
      <w:pPr>
        <w:pStyle w:val="ad"/>
        <w:rPr>
          <w:rtl/>
        </w:rPr>
      </w:pPr>
      <w:r>
        <w:rPr>
          <w:rtl/>
        </w:rPr>
        <w:t>היו"ר יולי-יואל אדלשטיין:</w:t>
      </w:r>
    </w:p>
    <w:p w14:paraId="170D18BF" w14:textId="77777777" w:rsidR="00000000" w:rsidRDefault="007C71EE">
      <w:pPr>
        <w:pStyle w:val="a"/>
        <w:rPr>
          <w:rtl/>
        </w:rPr>
      </w:pPr>
    </w:p>
    <w:p w14:paraId="6C7B1520" w14:textId="77777777" w:rsidR="00000000" w:rsidRDefault="007C71EE">
      <w:pPr>
        <w:pStyle w:val="a"/>
        <w:rPr>
          <w:rtl/>
        </w:rPr>
      </w:pPr>
    </w:p>
    <w:p w14:paraId="48E6603D" w14:textId="77777777" w:rsidR="00000000" w:rsidRDefault="007C71EE">
      <w:pPr>
        <w:pStyle w:val="a"/>
        <w:rPr>
          <w:rFonts w:hint="cs"/>
          <w:rtl/>
        </w:rPr>
      </w:pPr>
      <w:r>
        <w:rPr>
          <w:rFonts w:hint="cs"/>
          <w:rtl/>
        </w:rPr>
        <w:t>ההסתייגות לא נתקבלה.</w:t>
      </w:r>
    </w:p>
    <w:p w14:paraId="4906E87D" w14:textId="77777777" w:rsidR="00000000" w:rsidRDefault="007C71EE">
      <w:pPr>
        <w:pStyle w:val="a"/>
        <w:rPr>
          <w:rFonts w:hint="cs"/>
          <w:rtl/>
        </w:rPr>
      </w:pPr>
    </w:p>
    <w:p w14:paraId="2911E591" w14:textId="77777777" w:rsidR="00000000" w:rsidRDefault="007C71EE">
      <w:pPr>
        <w:pStyle w:val="a"/>
        <w:rPr>
          <w:rFonts w:hint="cs"/>
          <w:rtl/>
        </w:rPr>
      </w:pPr>
      <w:r>
        <w:rPr>
          <w:rFonts w:hint="cs"/>
          <w:rtl/>
        </w:rPr>
        <w:t xml:space="preserve">עמיר פרץ </w:t>
      </w:r>
      <w:r>
        <w:rPr>
          <w:rtl/>
        </w:rPr>
        <w:t>–</w:t>
      </w:r>
      <w:r>
        <w:rPr>
          <w:rFonts w:hint="cs"/>
          <w:rtl/>
        </w:rPr>
        <w:t xml:space="preserve">  מי בעד ההסתייגות ומי נגד? תודה.</w:t>
      </w:r>
    </w:p>
    <w:p w14:paraId="2EA0C391" w14:textId="77777777" w:rsidR="00000000" w:rsidRDefault="007C71EE">
      <w:pPr>
        <w:pStyle w:val="a"/>
        <w:rPr>
          <w:rFonts w:hint="cs"/>
          <w:rtl/>
        </w:rPr>
      </w:pPr>
    </w:p>
    <w:p w14:paraId="687B6DFC" w14:textId="77777777" w:rsidR="00000000" w:rsidRDefault="007C71EE">
      <w:pPr>
        <w:pStyle w:val="a"/>
        <w:jc w:val="center"/>
        <w:rPr>
          <w:rFonts w:hint="cs"/>
          <w:b/>
          <w:bCs/>
          <w:rtl/>
        </w:rPr>
      </w:pPr>
      <w:r>
        <w:rPr>
          <w:rFonts w:hint="cs"/>
          <w:b/>
          <w:bCs/>
          <w:rtl/>
        </w:rPr>
        <w:t>ה</w:t>
      </w:r>
      <w:r>
        <w:rPr>
          <w:rFonts w:hint="cs"/>
          <w:b/>
          <w:bCs/>
          <w:rtl/>
        </w:rPr>
        <w:t>צבעה</w:t>
      </w:r>
    </w:p>
    <w:p w14:paraId="6237545B" w14:textId="77777777" w:rsidR="00000000" w:rsidRDefault="007C71EE">
      <w:pPr>
        <w:pStyle w:val="a"/>
        <w:jc w:val="center"/>
        <w:rPr>
          <w:rFonts w:hint="cs"/>
          <w:b/>
          <w:bCs/>
          <w:rtl/>
        </w:rPr>
      </w:pPr>
    </w:p>
    <w:p w14:paraId="7FAC11E7" w14:textId="77777777" w:rsidR="00000000" w:rsidRDefault="007C71EE">
      <w:pPr>
        <w:pStyle w:val="a"/>
        <w:jc w:val="center"/>
        <w:rPr>
          <w:rFonts w:hint="cs"/>
          <w:rtl/>
        </w:rPr>
      </w:pPr>
      <w:r>
        <w:rPr>
          <w:rFonts w:hint="cs"/>
          <w:rtl/>
        </w:rPr>
        <w:t>ההסתייגות של חבר הכנסת עמיר פרץ לסעיף 30(1) לא נתקבלה.</w:t>
      </w:r>
    </w:p>
    <w:p w14:paraId="0737CBE0" w14:textId="77777777" w:rsidR="00000000" w:rsidRDefault="007C71EE">
      <w:pPr>
        <w:pStyle w:val="ad"/>
        <w:rPr>
          <w:rFonts w:hint="cs"/>
          <w:rtl/>
        </w:rPr>
      </w:pPr>
    </w:p>
    <w:p w14:paraId="0294F4B8" w14:textId="77777777" w:rsidR="00000000" w:rsidRDefault="007C71EE">
      <w:pPr>
        <w:pStyle w:val="ad"/>
        <w:rPr>
          <w:rtl/>
        </w:rPr>
      </w:pPr>
      <w:r>
        <w:rPr>
          <w:rtl/>
        </w:rPr>
        <w:t>היו"ר יולי-יואל אדלשטיין:</w:t>
      </w:r>
    </w:p>
    <w:p w14:paraId="277CEDFE" w14:textId="77777777" w:rsidR="00000000" w:rsidRDefault="007C71EE">
      <w:pPr>
        <w:pStyle w:val="a"/>
        <w:rPr>
          <w:rtl/>
        </w:rPr>
      </w:pPr>
    </w:p>
    <w:p w14:paraId="7EC2F71F" w14:textId="77777777" w:rsidR="00000000" w:rsidRDefault="007C71EE">
      <w:pPr>
        <w:pStyle w:val="a"/>
        <w:rPr>
          <w:rFonts w:hint="cs"/>
          <w:rtl/>
        </w:rPr>
      </w:pPr>
      <w:r>
        <w:rPr>
          <w:rFonts w:hint="cs"/>
          <w:rtl/>
        </w:rPr>
        <w:t>ההסתייגות לא נתקבלה.</w:t>
      </w:r>
    </w:p>
    <w:p w14:paraId="188F6CE8" w14:textId="77777777" w:rsidR="00000000" w:rsidRDefault="007C71EE">
      <w:pPr>
        <w:pStyle w:val="a"/>
        <w:rPr>
          <w:rFonts w:hint="cs"/>
          <w:rtl/>
        </w:rPr>
      </w:pPr>
    </w:p>
    <w:p w14:paraId="5151B182" w14:textId="77777777" w:rsidR="00000000" w:rsidRDefault="007C71EE">
      <w:pPr>
        <w:pStyle w:val="a"/>
        <w:rPr>
          <w:rFonts w:hint="cs"/>
          <w:rtl/>
        </w:rPr>
      </w:pPr>
      <w:r>
        <w:rPr>
          <w:rFonts w:hint="cs"/>
          <w:rtl/>
        </w:rPr>
        <w:t xml:space="preserve">אילנה כהן </w:t>
      </w:r>
      <w:r>
        <w:rPr>
          <w:rtl/>
        </w:rPr>
        <w:t>–</w:t>
      </w:r>
      <w:r>
        <w:rPr>
          <w:rFonts w:hint="cs"/>
          <w:rtl/>
        </w:rPr>
        <w:t xml:space="preserve"> מי בעד ההסתייגות ומי נגד? תודה.</w:t>
      </w:r>
    </w:p>
    <w:p w14:paraId="4613AF07" w14:textId="77777777" w:rsidR="00000000" w:rsidRDefault="007C71EE">
      <w:pPr>
        <w:pStyle w:val="a"/>
        <w:rPr>
          <w:rFonts w:hint="cs"/>
          <w:rtl/>
        </w:rPr>
      </w:pPr>
    </w:p>
    <w:p w14:paraId="7C2E8179" w14:textId="77777777" w:rsidR="00000000" w:rsidRDefault="007C71EE">
      <w:pPr>
        <w:pStyle w:val="a"/>
        <w:jc w:val="center"/>
        <w:rPr>
          <w:rFonts w:hint="cs"/>
          <w:b/>
          <w:bCs/>
          <w:rtl/>
        </w:rPr>
      </w:pPr>
      <w:r>
        <w:rPr>
          <w:rFonts w:hint="cs"/>
          <w:b/>
          <w:bCs/>
          <w:rtl/>
        </w:rPr>
        <w:t>הצבעה</w:t>
      </w:r>
    </w:p>
    <w:p w14:paraId="1F29E84F" w14:textId="77777777" w:rsidR="00000000" w:rsidRDefault="007C71EE">
      <w:pPr>
        <w:pStyle w:val="a"/>
        <w:jc w:val="center"/>
        <w:rPr>
          <w:rFonts w:hint="cs"/>
          <w:b/>
          <w:bCs/>
          <w:rtl/>
        </w:rPr>
      </w:pPr>
    </w:p>
    <w:p w14:paraId="25C1E12A" w14:textId="77777777" w:rsidR="00000000" w:rsidRDefault="007C71EE">
      <w:pPr>
        <w:pStyle w:val="a"/>
        <w:jc w:val="center"/>
        <w:rPr>
          <w:rFonts w:hint="cs"/>
          <w:rtl/>
        </w:rPr>
      </w:pPr>
      <w:r>
        <w:rPr>
          <w:rFonts w:hint="cs"/>
          <w:rtl/>
        </w:rPr>
        <w:t>ההסתייגות של חברת הכנסת אילנה כהן לסעיף 30(1) לא נתקבלה.</w:t>
      </w:r>
    </w:p>
    <w:p w14:paraId="19E7C028" w14:textId="77777777" w:rsidR="00000000" w:rsidRDefault="007C71EE">
      <w:pPr>
        <w:pStyle w:val="ad"/>
        <w:rPr>
          <w:rFonts w:hint="cs"/>
          <w:rtl/>
        </w:rPr>
      </w:pPr>
    </w:p>
    <w:p w14:paraId="6AC38556" w14:textId="77777777" w:rsidR="00000000" w:rsidRDefault="007C71EE">
      <w:pPr>
        <w:pStyle w:val="ad"/>
        <w:rPr>
          <w:rtl/>
        </w:rPr>
      </w:pPr>
      <w:r>
        <w:rPr>
          <w:rtl/>
        </w:rPr>
        <w:t>היו"ר יולי-יואל אדלשטיין:</w:t>
      </w:r>
    </w:p>
    <w:p w14:paraId="69DF2708" w14:textId="77777777" w:rsidR="00000000" w:rsidRDefault="007C71EE">
      <w:pPr>
        <w:pStyle w:val="a"/>
        <w:rPr>
          <w:rtl/>
        </w:rPr>
      </w:pPr>
    </w:p>
    <w:p w14:paraId="30E9423D" w14:textId="77777777" w:rsidR="00000000" w:rsidRDefault="007C71EE">
      <w:pPr>
        <w:pStyle w:val="a"/>
        <w:rPr>
          <w:rFonts w:hint="cs"/>
          <w:rtl/>
        </w:rPr>
      </w:pPr>
      <w:r>
        <w:rPr>
          <w:rFonts w:hint="cs"/>
          <w:rtl/>
        </w:rPr>
        <w:t>ההסתייגו</w:t>
      </w:r>
      <w:r>
        <w:rPr>
          <w:rFonts w:hint="cs"/>
          <w:rtl/>
        </w:rPr>
        <w:t>ת לא נתקבלה.</w:t>
      </w:r>
    </w:p>
    <w:p w14:paraId="7F9ED9F3" w14:textId="77777777" w:rsidR="00000000" w:rsidRDefault="007C71EE">
      <w:pPr>
        <w:pStyle w:val="a"/>
        <w:rPr>
          <w:rFonts w:hint="cs"/>
          <w:rtl/>
        </w:rPr>
      </w:pPr>
    </w:p>
    <w:p w14:paraId="0C1C3D89" w14:textId="77777777" w:rsidR="00000000" w:rsidRDefault="007C71EE">
      <w:pPr>
        <w:pStyle w:val="a"/>
        <w:rPr>
          <w:rFonts w:hint="cs"/>
          <w:rtl/>
        </w:rPr>
      </w:pPr>
      <w:r>
        <w:rPr>
          <w:rFonts w:hint="cs"/>
          <w:rtl/>
        </w:rPr>
        <w:t xml:space="preserve">חבר הכנסת דוד טל </w:t>
      </w:r>
      <w:r>
        <w:rPr>
          <w:rtl/>
        </w:rPr>
        <w:t>–</w:t>
      </w:r>
      <w:r>
        <w:rPr>
          <w:rFonts w:hint="cs"/>
          <w:rtl/>
        </w:rPr>
        <w:t xml:space="preserve"> מי בעד ההסתייגות ומי נגד? תודה.</w:t>
      </w:r>
    </w:p>
    <w:p w14:paraId="327166CB" w14:textId="77777777" w:rsidR="00000000" w:rsidRDefault="007C71EE">
      <w:pPr>
        <w:pStyle w:val="a"/>
        <w:rPr>
          <w:rFonts w:hint="cs"/>
          <w:rtl/>
        </w:rPr>
      </w:pPr>
    </w:p>
    <w:p w14:paraId="43815229" w14:textId="77777777" w:rsidR="00000000" w:rsidRDefault="007C71EE">
      <w:pPr>
        <w:pStyle w:val="a"/>
        <w:jc w:val="center"/>
        <w:rPr>
          <w:rFonts w:hint="cs"/>
          <w:b/>
          <w:bCs/>
          <w:rtl/>
        </w:rPr>
      </w:pPr>
      <w:r>
        <w:rPr>
          <w:rFonts w:hint="cs"/>
          <w:b/>
          <w:bCs/>
          <w:rtl/>
        </w:rPr>
        <w:t>הצבעה</w:t>
      </w:r>
    </w:p>
    <w:p w14:paraId="5339D59F" w14:textId="77777777" w:rsidR="00000000" w:rsidRDefault="007C71EE">
      <w:pPr>
        <w:pStyle w:val="a"/>
        <w:jc w:val="center"/>
        <w:rPr>
          <w:rFonts w:hint="cs"/>
          <w:b/>
          <w:bCs/>
          <w:rtl/>
        </w:rPr>
      </w:pPr>
    </w:p>
    <w:p w14:paraId="6CC50FB9" w14:textId="77777777" w:rsidR="00000000" w:rsidRDefault="007C71EE">
      <w:pPr>
        <w:pStyle w:val="a"/>
        <w:jc w:val="center"/>
        <w:rPr>
          <w:rFonts w:hint="cs"/>
          <w:rtl/>
        </w:rPr>
      </w:pPr>
      <w:r>
        <w:rPr>
          <w:rFonts w:hint="cs"/>
          <w:rtl/>
        </w:rPr>
        <w:t>ההסתייגות של חבר הכנסת דוד טל לסעיף 30(1) לא נתקבלה.</w:t>
      </w:r>
    </w:p>
    <w:p w14:paraId="5EF919AD" w14:textId="77777777" w:rsidR="00000000" w:rsidRDefault="007C71EE">
      <w:pPr>
        <w:pStyle w:val="ad"/>
        <w:rPr>
          <w:rFonts w:hint="cs"/>
          <w:rtl/>
        </w:rPr>
      </w:pPr>
    </w:p>
    <w:p w14:paraId="155AEA3A" w14:textId="77777777" w:rsidR="00000000" w:rsidRDefault="007C71EE">
      <w:pPr>
        <w:pStyle w:val="ad"/>
        <w:rPr>
          <w:rtl/>
        </w:rPr>
      </w:pPr>
      <w:r>
        <w:rPr>
          <w:rtl/>
        </w:rPr>
        <w:t>היו"ר יולי-יואל אדלשטיין:</w:t>
      </w:r>
    </w:p>
    <w:p w14:paraId="5BD86785" w14:textId="77777777" w:rsidR="00000000" w:rsidRDefault="007C71EE">
      <w:pPr>
        <w:pStyle w:val="a"/>
        <w:rPr>
          <w:rtl/>
        </w:rPr>
      </w:pPr>
    </w:p>
    <w:p w14:paraId="180838DA" w14:textId="77777777" w:rsidR="00000000" w:rsidRDefault="007C71EE">
      <w:pPr>
        <w:pStyle w:val="a"/>
        <w:rPr>
          <w:rFonts w:hint="cs"/>
          <w:rtl/>
        </w:rPr>
      </w:pPr>
      <w:r>
        <w:rPr>
          <w:rFonts w:hint="cs"/>
          <w:rtl/>
        </w:rPr>
        <w:t>ההסתייגות לא נתקבלה.</w:t>
      </w:r>
    </w:p>
    <w:p w14:paraId="0E79CD61" w14:textId="77777777" w:rsidR="00000000" w:rsidRDefault="007C71EE">
      <w:pPr>
        <w:pStyle w:val="a"/>
        <w:rPr>
          <w:rFonts w:hint="cs"/>
          <w:rtl/>
        </w:rPr>
      </w:pPr>
    </w:p>
    <w:p w14:paraId="71C8AEF8" w14:textId="77777777" w:rsidR="00000000" w:rsidRDefault="007C71EE">
      <w:pPr>
        <w:pStyle w:val="a"/>
        <w:rPr>
          <w:rFonts w:hint="cs"/>
          <w:rtl/>
        </w:rPr>
      </w:pPr>
      <w:r>
        <w:rPr>
          <w:rFonts w:hint="cs"/>
          <w:rtl/>
        </w:rPr>
        <w:t xml:space="preserve">חבר הכנסת עזמי בשארה </w:t>
      </w:r>
      <w:r>
        <w:rPr>
          <w:rtl/>
        </w:rPr>
        <w:t>–</w:t>
      </w:r>
      <w:r>
        <w:rPr>
          <w:rFonts w:hint="cs"/>
          <w:rtl/>
        </w:rPr>
        <w:t xml:space="preserve"> מי בעד ההסתייגות ומי נגד? תודה.</w:t>
      </w:r>
    </w:p>
    <w:p w14:paraId="3AED4ACB" w14:textId="77777777" w:rsidR="00000000" w:rsidRDefault="007C71EE">
      <w:pPr>
        <w:pStyle w:val="a"/>
        <w:rPr>
          <w:rFonts w:hint="cs"/>
          <w:rtl/>
        </w:rPr>
      </w:pPr>
    </w:p>
    <w:p w14:paraId="3C5B1A66" w14:textId="77777777" w:rsidR="00000000" w:rsidRDefault="007C71EE">
      <w:pPr>
        <w:pStyle w:val="a"/>
        <w:jc w:val="center"/>
        <w:rPr>
          <w:rFonts w:hint="cs"/>
          <w:b/>
          <w:bCs/>
          <w:rtl/>
        </w:rPr>
      </w:pPr>
      <w:r>
        <w:rPr>
          <w:rFonts w:hint="cs"/>
          <w:b/>
          <w:bCs/>
          <w:rtl/>
        </w:rPr>
        <w:t>הצבעה</w:t>
      </w:r>
    </w:p>
    <w:p w14:paraId="0E108DEE" w14:textId="77777777" w:rsidR="00000000" w:rsidRDefault="007C71EE">
      <w:pPr>
        <w:pStyle w:val="a"/>
        <w:jc w:val="center"/>
        <w:rPr>
          <w:rFonts w:hint="cs"/>
          <w:b/>
          <w:bCs/>
          <w:rtl/>
        </w:rPr>
      </w:pPr>
    </w:p>
    <w:p w14:paraId="2C2192E4" w14:textId="77777777" w:rsidR="00000000" w:rsidRDefault="007C71EE">
      <w:pPr>
        <w:pStyle w:val="a"/>
        <w:jc w:val="center"/>
        <w:rPr>
          <w:rFonts w:hint="cs"/>
          <w:rtl/>
        </w:rPr>
      </w:pPr>
      <w:r>
        <w:rPr>
          <w:rFonts w:hint="cs"/>
          <w:rtl/>
        </w:rPr>
        <w:t xml:space="preserve">ההסתייגות של חבר </w:t>
      </w:r>
      <w:r>
        <w:rPr>
          <w:rFonts w:hint="cs"/>
          <w:rtl/>
        </w:rPr>
        <w:t>הכנסת עזמי בשארה לסעיף 30(1) לא נתקבלה.</w:t>
      </w:r>
    </w:p>
    <w:p w14:paraId="1F0D0DD8" w14:textId="77777777" w:rsidR="00000000" w:rsidRDefault="007C71EE">
      <w:pPr>
        <w:pStyle w:val="ad"/>
        <w:rPr>
          <w:rFonts w:hint="cs"/>
          <w:rtl/>
        </w:rPr>
      </w:pPr>
    </w:p>
    <w:p w14:paraId="52D8E937" w14:textId="77777777" w:rsidR="00000000" w:rsidRDefault="007C71EE">
      <w:pPr>
        <w:pStyle w:val="ad"/>
        <w:rPr>
          <w:rtl/>
        </w:rPr>
      </w:pPr>
      <w:r>
        <w:rPr>
          <w:rtl/>
        </w:rPr>
        <w:t>היו"ר יולי-יואל אדלשטיין:</w:t>
      </w:r>
    </w:p>
    <w:p w14:paraId="6677C356" w14:textId="77777777" w:rsidR="00000000" w:rsidRDefault="007C71EE">
      <w:pPr>
        <w:pStyle w:val="a"/>
        <w:rPr>
          <w:rtl/>
        </w:rPr>
      </w:pPr>
    </w:p>
    <w:p w14:paraId="1B8DAAB6" w14:textId="77777777" w:rsidR="00000000" w:rsidRDefault="007C71EE">
      <w:pPr>
        <w:pStyle w:val="a"/>
        <w:rPr>
          <w:rFonts w:hint="cs"/>
          <w:rtl/>
        </w:rPr>
      </w:pPr>
      <w:r>
        <w:rPr>
          <w:rFonts w:hint="cs"/>
          <w:rtl/>
        </w:rPr>
        <w:t>ההסתייגות לא נתקבלה.</w:t>
      </w:r>
    </w:p>
    <w:p w14:paraId="24DAD43F" w14:textId="77777777" w:rsidR="00000000" w:rsidRDefault="007C71EE">
      <w:pPr>
        <w:pStyle w:val="a"/>
        <w:rPr>
          <w:rFonts w:hint="cs"/>
          <w:rtl/>
        </w:rPr>
      </w:pPr>
    </w:p>
    <w:p w14:paraId="7A0D3D57" w14:textId="77777777" w:rsidR="00000000" w:rsidRDefault="007C71EE">
      <w:pPr>
        <w:pStyle w:val="a"/>
        <w:rPr>
          <w:rFonts w:hint="cs"/>
          <w:rtl/>
        </w:rPr>
      </w:pPr>
      <w:r>
        <w:rPr>
          <w:rFonts w:hint="cs"/>
          <w:rtl/>
        </w:rPr>
        <w:t xml:space="preserve">ג'מאל זחאלקה </w:t>
      </w:r>
      <w:r>
        <w:rPr>
          <w:rtl/>
        </w:rPr>
        <w:t>–</w:t>
      </w:r>
      <w:r>
        <w:rPr>
          <w:rFonts w:hint="cs"/>
          <w:rtl/>
        </w:rPr>
        <w:t xml:space="preserve"> איפה ג'מאל זחאלקה? לא מצביעים. </w:t>
      </w:r>
    </w:p>
    <w:p w14:paraId="68F7253E" w14:textId="77777777" w:rsidR="00000000" w:rsidRDefault="007C71EE">
      <w:pPr>
        <w:pStyle w:val="a"/>
        <w:rPr>
          <w:rFonts w:hint="cs"/>
          <w:rtl/>
        </w:rPr>
      </w:pPr>
    </w:p>
    <w:p w14:paraId="6C5CB86D" w14:textId="77777777" w:rsidR="00000000" w:rsidRDefault="007C71EE">
      <w:pPr>
        <w:pStyle w:val="a"/>
        <w:rPr>
          <w:rFonts w:hint="cs"/>
          <w:rtl/>
        </w:rPr>
      </w:pPr>
      <w:r>
        <w:rPr>
          <w:rFonts w:hint="cs"/>
          <w:rtl/>
        </w:rPr>
        <w:t>ההסתייגות של ואסל טאהא  - מי בעד ההסתייגות ומי נגד? תודה.</w:t>
      </w:r>
    </w:p>
    <w:p w14:paraId="3C1C25EF" w14:textId="77777777" w:rsidR="00000000" w:rsidRDefault="007C71EE">
      <w:pPr>
        <w:pStyle w:val="a"/>
        <w:rPr>
          <w:rFonts w:hint="cs"/>
          <w:rtl/>
        </w:rPr>
      </w:pPr>
    </w:p>
    <w:p w14:paraId="1EE810E0" w14:textId="77777777" w:rsidR="00000000" w:rsidRDefault="007C71EE">
      <w:pPr>
        <w:pStyle w:val="a"/>
        <w:jc w:val="center"/>
        <w:rPr>
          <w:rFonts w:hint="cs"/>
          <w:b/>
          <w:bCs/>
          <w:rtl/>
        </w:rPr>
      </w:pPr>
      <w:r>
        <w:rPr>
          <w:rFonts w:hint="cs"/>
          <w:b/>
          <w:bCs/>
          <w:rtl/>
        </w:rPr>
        <w:t>הצבעה</w:t>
      </w:r>
    </w:p>
    <w:p w14:paraId="47DC2D0D" w14:textId="77777777" w:rsidR="00000000" w:rsidRDefault="007C71EE">
      <w:pPr>
        <w:pStyle w:val="a"/>
        <w:jc w:val="center"/>
        <w:rPr>
          <w:rFonts w:hint="cs"/>
          <w:b/>
          <w:bCs/>
          <w:rtl/>
        </w:rPr>
      </w:pPr>
    </w:p>
    <w:p w14:paraId="64B93718" w14:textId="77777777" w:rsidR="00000000" w:rsidRDefault="007C71EE">
      <w:pPr>
        <w:pStyle w:val="a"/>
        <w:jc w:val="center"/>
        <w:rPr>
          <w:rFonts w:hint="cs"/>
          <w:rtl/>
        </w:rPr>
      </w:pPr>
      <w:r>
        <w:rPr>
          <w:rFonts w:hint="cs"/>
          <w:rtl/>
        </w:rPr>
        <w:t>ההסתייגות של חבר הכנסת ואסל טאהא לסעיף 30(1) לא נתקב</w:t>
      </w:r>
      <w:r>
        <w:rPr>
          <w:rFonts w:hint="cs"/>
          <w:rtl/>
        </w:rPr>
        <w:t>לה.</w:t>
      </w:r>
    </w:p>
    <w:p w14:paraId="308378B9" w14:textId="77777777" w:rsidR="00000000" w:rsidRDefault="007C71EE">
      <w:pPr>
        <w:pStyle w:val="ad"/>
        <w:rPr>
          <w:rFonts w:hint="cs"/>
          <w:rtl/>
        </w:rPr>
      </w:pPr>
    </w:p>
    <w:p w14:paraId="3EBB255A" w14:textId="77777777" w:rsidR="00000000" w:rsidRDefault="007C71EE">
      <w:pPr>
        <w:pStyle w:val="ad"/>
        <w:rPr>
          <w:rtl/>
        </w:rPr>
      </w:pPr>
      <w:r>
        <w:rPr>
          <w:rtl/>
        </w:rPr>
        <w:t>היו"ר יולי-יואל אדלשטיין:</w:t>
      </w:r>
    </w:p>
    <w:p w14:paraId="2C94C6DD" w14:textId="77777777" w:rsidR="00000000" w:rsidRDefault="007C71EE">
      <w:pPr>
        <w:pStyle w:val="a"/>
        <w:rPr>
          <w:rtl/>
        </w:rPr>
      </w:pPr>
    </w:p>
    <w:p w14:paraId="629DC59B" w14:textId="77777777" w:rsidR="00000000" w:rsidRDefault="007C71EE">
      <w:pPr>
        <w:pStyle w:val="a"/>
        <w:rPr>
          <w:rFonts w:hint="cs"/>
          <w:rtl/>
        </w:rPr>
      </w:pPr>
      <w:r>
        <w:rPr>
          <w:rFonts w:hint="cs"/>
          <w:rtl/>
        </w:rPr>
        <w:t>ההסתייגות לא נתקבלה.</w:t>
      </w:r>
    </w:p>
    <w:p w14:paraId="59B2A36C" w14:textId="77777777" w:rsidR="00000000" w:rsidRDefault="007C71EE">
      <w:pPr>
        <w:pStyle w:val="a"/>
        <w:rPr>
          <w:rFonts w:hint="cs"/>
          <w:rtl/>
        </w:rPr>
      </w:pPr>
    </w:p>
    <w:p w14:paraId="35345774" w14:textId="77777777" w:rsidR="00000000" w:rsidRDefault="007C71EE">
      <w:pPr>
        <w:pStyle w:val="a"/>
        <w:rPr>
          <w:rFonts w:hint="cs"/>
          <w:rtl/>
        </w:rPr>
      </w:pPr>
      <w:r>
        <w:rPr>
          <w:rFonts w:hint="cs"/>
          <w:rtl/>
        </w:rPr>
        <w:t>חבר הכנסת עבד-אלמאלכ דהאמשה - מי תומך בהסתייגות? מי נגד? נמנעים? תודה.</w:t>
      </w:r>
    </w:p>
    <w:p w14:paraId="340BC23A" w14:textId="77777777" w:rsidR="00000000" w:rsidRDefault="007C71EE">
      <w:pPr>
        <w:pStyle w:val="a"/>
        <w:rPr>
          <w:rFonts w:hint="cs"/>
          <w:rtl/>
        </w:rPr>
      </w:pPr>
    </w:p>
    <w:p w14:paraId="4226F0AE" w14:textId="77777777" w:rsidR="00000000" w:rsidRDefault="007C71EE">
      <w:pPr>
        <w:pStyle w:val="a"/>
        <w:jc w:val="center"/>
        <w:rPr>
          <w:rFonts w:hint="cs"/>
          <w:b/>
          <w:bCs/>
          <w:rtl/>
        </w:rPr>
      </w:pPr>
      <w:r>
        <w:rPr>
          <w:rFonts w:hint="cs"/>
          <w:b/>
          <w:bCs/>
          <w:rtl/>
        </w:rPr>
        <w:t>הצבעה</w:t>
      </w:r>
    </w:p>
    <w:p w14:paraId="6AEC133B" w14:textId="77777777" w:rsidR="00000000" w:rsidRDefault="007C71EE">
      <w:pPr>
        <w:pStyle w:val="a"/>
        <w:jc w:val="center"/>
        <w:rPr>
          <w:rFonts w:hint="cs"/>
          <w:b/>
          <w:bCs/>
          <w:rtl/>
        </w:rPr>
      </w:pPr>
    </w:p>
    <w:p w14:paraId="7DAABE55" w14:textId="77777777" w:rsidR="00000000" w:rsidRDefault="007C71EE">
      <w:pPr>
        <w:pStyle w:val="a"/>
        <w:jc w:val="center"/>
        <w:rPr>
          <w:rFonts w:hint="cs"/>
          <w:rtl/>
        </w:rPr>
      </w:pPr>
      <w:r>
        <w:rPr>
          <w:rFonts w:hint="cs"/>
          <w:rtl/>
        </w:rPr>
        <w:t>ההסתייגות של חבר הכנסת עבד-אלמאלכ דהאמשה לסעיף 30(1) לא נתקבלה.</w:t>
      </w:r>
    </w:p>
    <w:p w14:paraId="1A54C57B" w14:textId="77777777" w:rsidR="00000000" w:rsidRDefault="007C71EE">
      <w:pPr>
        <w:pStyle w:val="ad"/>
        <w:rPr>
          <w:rFonts w:hint="cs"/>
          <w:rtl/>
        </w:rPr>
      </w:pPr>
    </w:p>
    <w:p w14:paraId="4128CA3D" w14:textId="77777777" w:rsidR="00000000" w:rsidRDefault="007C71EE">
      <w:pPr>
        <w:pStyle w:val="ad"/>
        <w:rPr>
          <w:rtl/>
        </w:rPr>
      </w:pPr>
      <w:r>
        <w:rPr>
          <w:rtl/>
        </w:rPr>
        <w:t>היו"ר יולי-יואל אדלשטיין:</w:t>
      </w:r>
    </w:p>
    <w:p w14:paraId="54E355BC" w14:textId="77777777" w:rsidR="00000000" w:rsidRDefault="007C71EE">
      <w:pPr>
        <w:pStyle w:val="a"/>
        <w:rPr>
          <w:rtl/>
        </w:rPr>
      </w:pPr>
    </w:p>
    <w:p w14:paraId="305CE364" w14:textId="77777777" w:rsidR="00000000" w:rsidRDefault="007C71EE">
      <w:pPr>
        <w:pStyle w:val="a"/>
        <w:rPr>
          <w:rFonts w:hint="cs"/>
          <w:rtl/>
        </w:rPr>
      </w:pPr>
      <w:r>
        <w:rPr>
          <w:rFonts w:hint="cs"/>
          <w:rtl/>
        </w:rPr>
        <w:t>ההסתייגות לא נתקבלה.</w:t>
      </w:r>
    </w:p>
    <w:p w14:paraId="768C41DA" w14:textId="77777777" w:rsidR="00000000" w:rsidRDefault="007C71EE">
      <w:pPr>
        <w:pStyle w:val="a"/>
        <w:rPr>
          <w:rFonts w:hint="cs"/>
          <w:rtl/>
        </w:rPr>
      </w:pPr>
    </w:p>
    <w:p w14:paraId="7DC72FD1" w14:textId="77777777" w:rsidR="00000000" w:rsidRDefault="007C71EE">
      <w:pPr>
        <w:pStyle w:val="a"/>
        <w:rPr>
          <w:rFonts w:hint="cs"/>
          <w:rtl/>
        </w:rPr>
      </w:pPr>
      <w:r>
        <w:rPr>
          <w:rFonts w:hint="cs"/>
          <w:rtl/>
        </w:rPr>
        <w:t>חבר הכנסת</w:t>
      </w:r>
      <w:r>
        <w:rPr>
          <w:rFonts w:hint="cs"/>
          <w:rtl/>
        </w:rPr>
        <w:t xml:space="preserve"> טלב אלסאנע </w:t>
      </w:r>
      <w:r>
        <w:rPr>
          <w:rtl/>
        </w:rPr>
        <w:t>–</w:t>
      </w:r>
      <w:r>
        <w:rPr>
          <w:rFonts w:hint="cs"/>
          <w:rtl/>
        </w:rPr>
        <w:t xml:space="preserve"> מי תומך ומי מתנגד? תודה. נמנעים? תודה. </w:t>
      </w:r>
    </w:p>
    <w:p w14:paraId="5D826D38" w14:textId="77777777" w:rsidR="00000000" w:rsidRDefault="007C71EE">
      <w:pPr>
        <w:pStyle w:val="a"/>
        <w:rPr>
          <w:rFonts w:hint="cs"/>
          <w:rtl/>
        </w:rPr>
      </w:pPr>
    </w:p>
    <w:p w14:paraId="6FA4E6C4" w14:textId="77777777" w:rsidR="00000000" w:rsidRDefault="007C71EE">
      <w:pPr>
        <w:pStyle w:val="a"/>
        <w:jc w:val="center"/>
        <w:rPr>
          <w:rFonts w:hint="cs"/>
          <w:b/>
          <w:bCs/>
          <w:rtl/>
        </w:rPr>
      </w:pPr>
      <w:r>
        <w:rPr>
          <w:rFonts w:hint="cs"/>
          <w:b/>
          <w:bCs/>
          <w:rtl/>
        </w:rPr>
        <w:t>הצבעה</w:t>
      </w:r>
    </w:p>
    <w:p w14:paraId="2435DCD9" w14:textId="77777777" w:rsidR="00000000" w:rsidRDefault="007C71EE">
      <w:pPr>
        <w:pStyle w:val="a"/>
        <w:jc w:val="center"/>
        <w:rPr>
          <w:rFonts w:hint="cs"/>
          <w:b/>
          <w:bCs/>
          <w:rtl/>
        </w:rPr>
      </w:pPr>
    </w:p>
    <w:p w14:paraId="41663D2F" w14:textId="77777777" w:rsidR="00000000" w:rsidRDefault="007C71EE">
      <w:pPr>
        <w:pStyle w:val="a"/>
        <w:jc w:val="center"/>
        <w:rPr>
          <w:rFonts w:hint="cs"/>
          <w:rtl/>
        </w:rPr>
      </w:pPr>
      <w:r>
        <w:rPr>
          <w:rFonts w:hint="cs"/>
          <w:rtl/>
        </w:rPr>
        <w:t>ההסתייגות של חבר הכנסת טלב אלסאנע לסעיף 30(1) לא נתקבלה.</w:t>
      </w:r>
    </w:p>
    <w:p w14:paraId="0A461170" w14:textId="77777777" w:rsidR="00000000" w:rsidRDefault="007C71EE">
      <w:pPr>
        <w:pStyle w:val="ad"/>
        <w:rPr>
          <w:rFonts w:hint="cs"/>
          <w:rtl/>
        </w:rPr>
      </w:pPr>
    </w:p>
    <w:p w14:paraId="3D17B59A" w14:textId="77777777" w:rsidR="00000000" w:rsidRDefault="007C71EE">
      <w:pPr>
        <w:pStyle w:val="ad"/>
        <w:rPr>
          <w:rtl/>
        </w:rPr>
      </w:pPr>
      <w:r>
        <w:rPr>
          <w:rtl/>
        </w:rPr>
        <w:t>היו"ר יולי-יואל אדלשטיין:</w:t>
      </w:r>
    </w:p>
    <w:p w14:paraId="519EAC76" w14:textId="77777777" w:rsidR="00000000" w:rsidRDefault="007C71EE">
      <w:pPr>
        <w:pStyle w:val="a"/>
        <w:rPr>
          <w:rtl/>
        </w:rPr>
      </w:pPr>
    </w:p>
    <w:p w14:paraId="4F4B0AB3" w14:textId="77777777" w:rsidR="00000000" w:rsidRDefault="007C71EE">
      <w:pPr>
        <w:pStyle w:val="a"/>
        <w:rPr>
          <w:rFonts w:hint="cs"/>
          <w:rtl/>
        </w:rPr>
      </w:pPr>
      <w:r>
        <w:rPr>
          <w:rFonts w:hint="cs"/>
          <w:rtl/>
        </w:rPr>
        <w:t>ההסתייגות לא נתקבלה.</w:t>
      </w:r>
    </w:p>
    <w:p w14:paraId="0CE65B15" w14:textId="77777777" w:rsidR="00000000" w:rsidRDefault="007C71EE">
      <w:pPr>
        <w:pStyle w:val="a"/>
        <w:rPr>
          <w:rFonts w:hint="cs"/>
          <w:rtl/>
        </w:rPr>
      </w:pPr>
    </w:p>
    <w:p w14:paraId="7C40F73D" w14:textId="77777777" w:rsidR="00000000" w:rsidRDefault="007C71EE">
      <w:pPr>
        <w:pStyle w:val="a"/>
        <w:rPr>
          <w:rFonts w:hint="cs"/>
          <w:rtl/>
        </w:rPr>
      </w:pPr>
      <w:r>
        <w:rPr>
          <w:rFonts w:hint="cs"/>
          <w:rtl/>
        </w:rPr>
        <w:t>קבוצת ברכה, קבוצת בל"ד וחברי הכנסת טלב אלסאנע ודוד טל - מי בעד ההסתייגות ומי נגד? תודה.</w:t>
      </w:r>
    </w:p>
    <w:p w14:paraId="6359CB5B" w14:textId="77777777" w:rsidR="00000000" w:rsidRDefault="007C71EE">
      <w:pPr>
        <w:pStyle w:val="a"/>
        <w:rPr>
          <w:rFonts w:hint="cs"/>
          <w:rtl/>
        </w:rPr>
      </w:pPr>
    </w:p>
    <w:p w14:paraId="06DB46FE" w14:textId="77777777" w:rsidR="00000000" w:rsidRDefault="007C71EE">
      <w:pPr>
        <w:pStyle w:val="a"/>
        <w:jc w:val="center"/>
        <w:rPr>
          <w:rFonts w:hint="cs"/>
          <w:b/>
          <w:bCs/>
          <w:rtl/>
        </w:rPr>
      </w:pPr>
      <w:r>
        <w:rPr>
          <w:rFonts w:hint="cs"/>
          <w:b/>
          <w:bCs/>
          <w:rtl/>
        </w:rPr>
        <w:t>הצבעה</w:t>
      </w:r>
    </w:p>
    <w:p w14:paraId="253F2517" w14:textId="77777777" w:rsidR="00000000" w:rsidRDefault="007C71EE">
      <w:pPr>
        <w:pStyle w:val="a"/>
        <w:jc w:val="center"/>
        <w:rPr>
          <w:rFonts w:hint="cs"/>
          <w:b/>
          <w:bCs/>
          <w:rtl/>
        </w:rPr>
      </w:pPr>
    </w:p>
    <w:p w14:paraId="027E9A48" w14:textId="77777777" w:rsidR="00000000" w:rsidRDefault="007C71EE">
      <w:pPr>
        <w:pStyle w:val="a"/>
        <w:jc w:val="center"/>
        <w:rPr>
          <w:rFonts w:hint="cs"/>
          <w:rtl/>
        </w:rPr>
      </w:pPr>
      <w:r>
        <w:rPr>
          <w:rFonts w:hint="cs"/>
          <w:rtl/>
        </w:rPr>
        <w:t>ההסתייגות של קבוצת חבר הכנסת מוחמד ברכה, של קבוצת סיעת בל"ד ושל חברי הכנסת טלב אלסאנע ודוד טל לסעיף 30(1) לא נתקבלה.</w:t>
      </w:r>
    </w:p>
    <w:p w14:paraId="4DF1751A" w14:textId="77777777" w:rsidR="00000000" w:rsidRDefault="007C71EE">
      <w:pPr>
        <w:pStyle w:val="ad"/>
        <w:rPr>
          <w:rFonts w:hint="cs"/>
          <w:rtl/>
        </w:rPr>
      </w:pPr>
    </w:p>
    <w:p w14:paraId="43264216" w14:textId="77777777" w:rsidR="00000000" w:rsidRDefault="007C71EE">
      <w:pPr>
        <w:pStyle w:val="ad"/>
        <w:rPr>
          <w:rtl/>
        </w:rPr>
      </w:pPr>
      <w:r>
        <w:rPr>
          <w:rtl/>
        </w:rPr>
        <w:t>היו"ר יולי-יואל אדלשטיין:</w:t>
      </w:r>
    </w:p>
    <w:p w14:paraId="2DC21618" w14:textId="77777777" w:rsidR="00000000" w:rsidRDefault="007C71EE">
      <w:pPr>
        <w:pStyle w:val="a"/>
        <w:rPr>
          <w:rtl/>
        </w:rPr>
      </w:pPr>
    </w:p>
    <w:p w14:paraId="09D650DE" w14:textId="77777777" w:rsidR="00000000" w:rsidRDefault="007C71EE">
      <w:pPr>
        <w:pStyle w:val="a"/>
        <w:rPr>
          <w:rFonts w:hint="cs"/>
          <w:rtl/>
        </w:rPr>
      </w:pPr>
      <w:r>
        <w:rPr>
          <w:rFonts w:hint="cs"/>
          <w:rtl/>
        </w:rPr>
        <w:t>ההסתייגות לא נתקבלה.</w:t>
      </w:r>
    </w:p>
    <w:p w14:paraId="7DE90653" w14:textId="77777777" w:rsidR="00000000" w:rsidRDefault="007C71EE">
      <w:pPr>
        <w:pStyle w:val="a"/>
        <w:rPr>
          <w:rFonts w:hint="cs"/>
          <w:rtl/>
        </w:rPr>
      </w:pPr>
    </w:p>
    <w:p w14:paraId="6FA48866" w14:textId="77777777" w:rsidR="00000000" w:rsidRDefault="007C71EE">
      <w:pPr>
        <w:pStyle w:val="a"/>
        <w:rPr>
          <w:rFonts w:hint="cs"/>
          <w:rtl/>
        </w:rPr>
      </w:pPr>
      <w:r>
        <w:rPr>
          <w:rFonts w:hint="cs"/>
          <w:rtl/>
        </w:rPr>
        <w:t xml:space="preserve">חברת הכנסת אורית נוקד </w:t>
      </w:r>
      <w:r>
        <w:rPr>
          <w:rtl/>
        </w:rPr>
        <w:t>–</w:t>
      </w:r>
      <w:r>
        <w:rPr>
          <w:rFonts w:hint="cs"/>
          <w:rtl/>
        </w:rPr>
        <w:t xml:space="preserve"> מי בעד, מי נגד? תודה. מי בעד ההסתייגות ומי נגד? תודה.</w:t>
      </w:r>
    </w:p>
    <w:p w14:paraId="1611A0C7" w14:textId="77777777" w:rsidR="00000000" w:rsidRDefault="007C71EE">
      <w:pPr>
        <w:pStyle w:val="a"/>
        <w:rPr>
          <w:rFonts w:hint="cs"/>
          <w:rtl/>
        </w:rPr>
      </w:pPr>
    </w:p>
    <w:p w14:paraId="3D519F2D" w14:textId="77777777" w:rsidR="00000000" w:rsidRDefault="007C71EE">
      <w:pPr>
        <w:pStyle w:val="a"/>
        <w:jc w:val="center"/>
        <w:rPr>
          <w:rFonts w:hint="cs"/>
          <w:b/>
          <w:bCs/>
          <w:rtl/>
        </w:rPr>
      </w:pPr>
      <w:r>
        <w:rPr>
          <w:rFonts w:hint="cs"/>
          <w:b/>
          <w:bCs/>
          <w:rtl/>
        </w:rPr>
        <w:t>ה</w:t>
      </w:r>
      <w:r>
        <w:rPr>
          <w:rFonts w:hint="cs"/>
          <w:b/>
          <w:bCs/>
          <w:rtl/>
        </w:rPr>
        <w:t>צבעה</w:t>
      </w:r>
    </w:p>
    <w:p w14:paraId="7F54539E" w14:textId="77777777" w:rsidR="00000000" w:rsidRDefault="007C71EE">
      <w:pPr>
        <w:pStyle w:val="a"/>
        <w:jc w:val="center"/>
        <w:rPr>
          <w:rFonts w:hint="cs"/>
          <w:b/>
          <w:bCs/>
          <w:rtl/>
        </w:rPr>
      </w:pPr>
    </w:p>
    <w:p w14:paraId="6118BF2B" w14:textId="77777777" w:rsidR="00000000" w:rsidRDefault="007C71EE">
      <w:pPr>
        <w:pStyle w:val="a"/>
        <w:jc w:val="center"/>
        <w:rPr>
          <w:rFonts w:hint="cs"/>
          <w:rtl/>
        </w:rPr>
      </w:pPr>
      <w:r>
        <w:rPr>
          <w:rFonts w:hint="cs"/>
          <w:rtl/>
        </w:rPr>
        <w:t>ההסתייגות של חברת הכנסת אורית נוקד לסעיף 30(1) לא נתקבלה.</w:t>
      </w:r>
    </w:p>
    <w:p w14:paraId="0D6ACEAF" w14:textId="77777777" w:rsidR="00000000" w:rsidRDefault="007C71EE">
      <w:pPr>
        <w:pStyle w:val="ad"/>
        <w:rPr>
          <w:rFonts w:hint="cs"/>
          <w:rtl/>
        </w:rPr>
      </w:pPr>
    </w:p>
    <w:p w14:paraId="5587BEEE" w14:textId="77777777" w:rsidR="00000000" w:rsidRDefault="007C71EE">
      <w:pPr>
        <w:pStyle w:val="ad"/>
        <w:rPr>
          <w:rtl/>
        </w:rPr>
      </w:pPr>
      <w:r>
        <w:rPr>
          <w:rtl/>
        </w:rPr>
        <w:t>היו"ר יולי-יואל אדלשטיין:</w:t>
      </w:r>
    </w:p>
    <w:p w14:paraId="53B48282" w14:textId="77777777" w:rsidR="00000000" w:rsidRDefault="007C71EE">
      <w:pPr>
        <w:pStyle w:val="a"/>
        <w:rPr>
          <w:rtl/>
        </w:rPr>
      </w:pPr>
    </w:p>
    <w:p w14:paraId="4EFF8B18" w14:textId="77777777" w:rsidR="00000000" w:rsidRDefault="007C71EE">
      <w:pPr>
        <w:pStyle w:val="a"/>
        <w:rPr>
          <w:rFonts w:hint="cs"/>
          <w:rtl/>
        </w:rPr>
      </w:pPr>
      <w:r>
        <w:rPr>
          <w:rFonts w:hint="cs"/>
          <w:rtl/>
        </w:rPr>
        <w:t>ההסתייגות לא נתקבלה.</w:t>
      </w:r>
    </w:p>
    <w:p w14:paraId="3C87F7B4" w14:textId="77777777" w:rsidR="00000000" w:rsidRDefault="007C71EE">
      <w:pPr>
        <w:pStyle w:val="a"/>
        <w:rPr>
          <w:rFonts w:hint="cs"/>
          <w:rtl/>
        </w:rPr>
      </w:pPr>
    </w:p>
    <w:p w14:paraId="47368204" w14:textId="77777777" w:rsidR="00000000" w:rsidRDefault="007C71EE">
      <w:pPr>
        <w:pStyle w:val="a"/>
        <w:rPr>
          <w:rFonts w:hint="cs"/>
          <w:rtl/>
        </w:rPr>
      </w:pPr>
      <w:r>
        <w:rPr>
          <w:rFonts w:hint="cs"/>
          <w:rtl/>
        </w:rPr>
        <w:t>עמוד 137 לסקרנים - אנחנו בהסתייגות של חבר הכנסת יאיר פרץ. מי בעד ההסתייגות ומי נגד? תודה.</w:t>
      </w:r>
    </w:p>
    <w:p w14:paraId="1126B430" w14:textId="77777777" w:rsidR="00000000" w:rsidRDefault="007C71EE">
      <w:pPr>
        <w:pStyle w:val="a"/>
        <w:rPr>
          <w:rFonts w:hint="cs"/>
          <w:rtl/>
        </w:rPr>
      </w:pPr>
    </w:p>
    <w:p w14:paraId="14DB5C06" w14:textId="77777777" w:rsidR="00000000" w:rsidRDefault="007C71EE">
      <w:pPr>
        <w:pStyle w:val="a"/>
        <w:jc w:val="center"/>
        <w:rPr>
          <w:rtl/>
        </w:rPr>
      </w:pPr>
    </w:p>
    <w:p w14:paraId="3E6609B4" w14:textId="77777777" w:rsidR="00000000" w:rsidRDefault="007C71EE">
      <w:pPr>
        <w:pStyle w:val="a"/>
        <w:jc w:val="center"/>
        <w:rPr>
          <w:rFonts w:hint="cs"/>
          <w:b/>
          <w:bCs/>
          <w:rtl/>
        </w:rPr>
      </w:pPr>
      <w:r>
        <w:rPr>
          <w:rFonts w:hint="cs"/>
          <w:b/>
          <w:bCs/>
          <w:rtl/>
        </w:rPr>
        <w:t>הצבעה</w:t>
      </w:r>
    </w:p>
    <w:p w14:paraId="6B8F08B8" w14:textId="77777777" w:rsidR="00000000" w:rsidRDefault="007C71EE">
      <w:pPr>
        <w:pStyle w:val="a"/>
        <w:rPr>
          <w:rFonts w:hint="cs"/>
          <w:b/>
          <w:bCs/>
          <w:rtl/>
        </w:rPr>
      </w:pPr>
    </w:p>
    <w:p w14:paraId="694E5BE0" w14:textId="77777777" w:rsidR="00000000" w:rsidRDefault="007C71EE">
      <w:pPr>
        <w:pStyle w:val="a"/>
        <w:jc w:val="center"/>
        <w:rPr>
          <w:rFonts w:hint="cs"/>
          <w:rtl/>
        </w:rPr>
      </w:pPr>
      <w:r>
        <w:rPr>
          <w:rFonts w:hint="cs"/>
          <w:rtl/>
        </w:rPr>
        <w:t>ההסתייגות של חבר הכנסת  יאיר פרץ לסעיף 30(1</w:t>
      </w:r>
      <w:r>
        <w:rPr>
          <w:rFonts w:hint="cs"/>
          <w:rtl/>
        </w:rPr>
        <w:t>) לא נתקבלה.</w:t>
      </w:r>
    </w:p>
    <w:p w14:paraId="7E2782E7" w14:textId="77777777" w:rsidR="00000000" w:rsidRDefault="007C71EE">
      <w:pPr>
        <w:pStyle w:val="a"/>
        <w:rPr>
          <w:rFonts w:hint="cs"/>
          <w:rtl/>
        </w:rPr>
      </w:pPr>
    </w:p>
    <w:p w14:paraId="4CD5D2A6" w14:textId="77777777" w:rsidR="00000000" w:rsidRDefault="007C71EE">
      <w:pPr>
        <w:pStyle w:val="ad"/>
        <w:rPr>
          <w:rFonts w:hint="cs"/>
          <w:rtl/>
        </w:rPr>
      </w:pPr>
      <w:r>
        <w:rPr>
          <w:rFonts w:hint="cs"/>
          <w:rtl/>
        </w:rPr>
        <w:t>היו</w:t>
      </w:r>
      <w:r>
        <w:rPr>
          <w:rtl/>
        </w:rPr>
        <w:t>"</w:t>
      </w:r>
      <w:r>
        <w:rPr>
          <w:rFonts w:hint="cs"/>
          <w:rtl/>
        </w:rPr>
        <w:t>ר יולי-יואל אדלשטיין:</w:t>
      </w:r>
    </w:p>
    <w:p w14:paraId="41FF1886" w14:textId="77777777" w:rsidR="00000000" w:rsidRDefault="007C71EE">
      <w:pPr>
        <w:pStyle w:val="a"/>
        <w:rPr>
          <w:rFonts w:hint="cs"/>
          <w:rtl/>
        </w:rPr>
      </w:pPr>
    </w:p>
    <w:p w14:paraId="725CADEF" w14:textId="77777777" w:rsidR="00000000" w:rsidRDefault="007C71EE">
      <w:pPr>
        <w:pStyle w:val="a"/>
        <w:rPr>
          <w:rFonts w:hint="cs"/>
          <w:rtl/>
        </w:rPr>
      </w:pPr>
      <w:r>
        <w:rPr>
          <w:rFonts w:hint="cs"/>
          <w:rtl/>
        </w:rPr>
        <w:t>ההסתייגות לא נתקבלה.</w:t>
      </w:r>
    </w:p>
    <w:p w14:paraId="6889A12F" w14:textId="77777777" w:rsidR="00000000" w:rsidRDefault="007C71EE">
      <w:pPr>
        <w:pStyle w:val="a"/>
        <w:rPr>
          <w:rFonts w:hint="cs"/>
          <w:rtl/>
        </w:rPr>
      </w:pPr>
    </w:p>
    <w:p w14:paraId="02F96F8E" w14:textId="77777777" w:rsidR="00000000" w:rsidRDefault="007C71EE">
      <w:pPr>
        <w:pStyle w:val="a"/>
        <w:rPr>
          <w:rFonts w:hint="cs"/>
          <w:rtl/>
        </w:rPr>
      </w:pPr>
      <w:r>
        <w:rPr>
          <w:rFonts w:hint="cs"/>
          <w:rtl/>
        </w:rPr>
        <w:t xml:space="preserve">חברת הכנסת גילה פינקלשטיין </w:t>
      </w:r>
      <w:r>
        <w:rPr>
          <w:rtl/>
        </w:rPr>
        <w:t>–</w:t>
      </w:r>
      <w:r>
        <w:rPr>
          <w:rFonts w:hint="cs"/>
          <w:rtl/>
        </w:rPr>
        <w:t xml:space="preserve"> היתה הודעה על הסרת ההסתייגויות. לכן נעבור ליעקב מרגי - לא נמצא באולם. לכן חבר הכנסת אופיר פינס </w:t>
      </w:r>
      <w:r>
        <w:rPr>
          <w:rtl/>
        </w:rPr>
        <w:t>–</w:t>
      </w:r>
      <w:r>
        <w:rPr>
          <w:rFonts w:hint="cs"/>
          <w:rtl/>
        </w:rPr>
        <w:t xml:space="preserve"> מסיר.</w:t>
      </w:r>
    </w:p>
    <w:p w14:paraId="36394825" w14:textId="77777777" w:rsidR="00000000" w:rsidRDefault="007C71EE">
      <w:pPr>
        <w:pStyle w:val="a"/>
        <w:rPr>
          <w:rFonts w:hint="cs"/>
          <w:rtl/>
        </w:rPr>
      </w:pPr>
    </w:p>
    <w:p w14:paraId="4E9177B4" w14:textId="77777777" w:rsidR="00000000" w:rsidRDefault="007C71EE">
      <w:pPr>
        <w:pStyle w:val="a"/>
        <w:rPr>
          <w:rFonts w:hint="cs"/>
          <w:rtl/>
        </w:rPr>
      </w:pPr>
      <w:r>
        <w:rPr>
          <w:rFonts w:hint="cs"/>
          <w:rtl/>
        </w:rPr>
        <w:t xml:space="preserve">חבר הכנסת איתן כבל - - - </w:t>
      </w:r>
    </w:p>
    <w:p w14:paraId="3DAA1114" w14:textId="77777777" w:rsidR="00000000" w:rsidRDefault="007C71EE">
      <w:pPr>
        <w:pStyle w:val="a"/>
        <w:rPr>
          <w:rFonts w:hint="cs"/>
          <w:rtl/>
        </w:rPr>
      </w:pPr>
    </w:p>
    <w:p w14:paraId="405DFA31" w14:textId="77777777" w:rsidR="00000000" w:rsidRDefault="007C71EE">
      <w:pPr>
        <w:pStyle w:val="ac"/>
        <w:rPr>
          <w:rtl/>
        </w:rPr>
      </w:pPr>
      <w:r>
        <w:rPr>
          <w:rFonts w:hint="eastAsia"/>
          <w:rtl/>
        </w:rPr>
        <w:t>אברהם</w:t>
      </w:r>
      <w:r>
        <w:rPr>
          <w:rtl/>
        </w:rPr>
        <w:t xml:space="preserve"> בורג (העבודה-מימד):</w:t>
      </w:r>
    </w:p>
    <w:p w14:paraId="7054000A" w14:textId="77777777" w:rsidR="00000000" w:rsidRDefault="007C71EE">
      <w:pPr>
        <w:pStyle w:val="a"/>
        <w:rPr>
          <w:rFonts w:hint="cs"/>
          <w:rtl/>
        </w:rPr>
      </w:pPr>
    </w:p>
    <w:p w14:paraId="61928275" w14:textId="77777777" w:rsidR="00000000" w:rsidRDefault="007C71EE">
      <w:pPr>
        <w:pStyle w:val="a"/>
        <w:rPr>
          <w:rFonts w:hint="cs"/>
          <w:rtl/>
        </w:rPr>
      </w:pPr>
      <w:r>
        <w:rPr>
          <w:rFonts w:hint="cs"/>
          <w:rtl/>
        </w:rPr>
        <w:t xml:space="preserve">דילגת </w:t>
      </w:r>
      <w:r>
        <w:rPr>
          <w:rFonts w:hint="cs"/>
          <w:rtl/>
        </w:rPr>
        <w:t xml:space="preserve">על הסתייגות. </w:t>
      </w:r>
    </w:p>
    <w:p w14:paraId="4CA3A209" w14:textId="77777777" w:rsidR="00000000" w:rsidRDefault="007C71EE">
      <w:pPr>
        <w:pStyle w:val="a"/>
        <w:rPr>
          <w:rFonts w:hint="cs"/>
          <w:rtl/>
        </w:rPr>
      </w:pPr>
    </w:p>
    <w:p w14:paraId="3C8C23D0" w14:textId="77777777" w:rsidR="00000000" w:rsidRDefault="007C71EE">
      <w:pPr>
        <w:pStyle w:val="ad"/>
        <w:rPr>
          <w:rtl/>
        </w:rPr>
      </w:pPr>
      <w:r>
        <w:rPr>
          <w:rtl/>
        </w:rPr>
        <w:t>היו"ר יולי-יואל אדלשטיין:</w:t>
      </w:r>
    </w:p>
    <w:p w14:paraId="6746B5A8" w14:textId="77777777" w:rsidR="00000000" w:rsidRDefault="007C71EE">
      <w:pPr>
        <w:pStyle w:val="a"/>
        <w:rPr>
          <w:rtl/>
        </w:rPr>
      </w:pPr>
    </w:p>
    <w:p w14:paraId="1EB3D8BB" w14:textId="77777777" w:rsidR="00000000" w:rsidRDefault="007C71EE">
      <w:pPr>
        <w:pStyle w:val="a"/>
        <w:rPr>
          <w:rFonts w:hint="cs"/>
          <w:rtl/>
        </w:rPr>
      </w:pPr>
      <w:r>
        <w:rPr>
          <w:rFonts w:hint="cs"/>
          <w:rtl/>
        </w:rPr>
        <w:t xml:space="preserve">לא דילגתי על שום דבר. חברי הכנסת שטרן, נודלמן וקבוצת חברי הכנסת </w:t>
      </w:r>
      <w:r>
        <w:rPr>
          <w:rtl/>
        </w:rPr>
        <w:t>–</w:t>
      </w:r>
      <w:r>
        <w:rPr>
          <w:rFonts w:hint="cs"/>
          <w:rtl/>
        </w:rPr>
        <w:t xml:space="preserve"> מסירים. תודה לחבר הכנסת אברהם בורג על הדיוק. חבר הכנסת אופיר פינס </w:t>
      </w:r>
      <w:r>
        <w:rPr>
          <w:rtl/>
        </w:rPr>
        <w:t>–</w:t>
      </w:r>
      <w:r>
        <w:rPr>
          <w:rFonts w:hint="cs"/>
          <w:rtl/>
        </w:rPr>
        <w:t xml:space="preserve"> מסיר.</w:t>
      </w:r>
    </w:p>
    <w:p w14:paraId="748E4A95" w14:textId="77777777" w:rsidR="00000000" w:rsidRDefault="007C71EE">
      <w:pPr>
        <w:pStyle w:val="a"/>
        <w:rPr>
          <w:rFonts w:hint="cs"/>
          <w:rtl/>
        </w:rPr>
      </w:pPr>
    </w:p>
    <w:p w14:paraId="11D02F5E" w14:textId="77777777" w:rsidR="00000000" w:rsidRDefault="007C71EE">
      <w:pPr>
        <w:pStyle w:val="a"/>
        <w:rPr>
          <w:rFonts w:hint="cs"/>
          <w:rtl/>
        </w:rPr>
      </w:pPr>
      <w:r>
        <w:rPr>
          <w:rFonts w:hint="cs"/>
          <w:rtl/>
        </w:rPr>
        <w:t>חבר הכנסת איתן כבל - מי בעד ההסתייגות ומי נגד? תודה.</w:t>
      </w:r>
    </w:p>
    <w:p w14:paraId="7AB5D8BA" w14:textId="77777777" w:rsidR="00000000" w:rsidRDefault="007C71EE">
      <w:pPr>
        <w:pStyle w:val="a"/>
        <w:rPr>
          <w:rFonts w:hint="cs"/>
          <w:rtl/>
        </w:rPr>
      </w:pPr>
    </w:p>
    <w:p w14:paraId="2D483E86" w14:textId="77777777" w:rsidR="00000000" w:rsidRDefault="007C71EE">
      <w:pPr>
        <w:pStyle w:val="a"/>
        <w:jc w:val="center"/>
        <w:rPr>
          <w:rFonts w:hint="cs"/>
          <w:b/>
          <w:bCs/>
          <w:rtl/>
        </w:rPr>
      </w:pPr>
      <w:r>
        <w:rPr>
          <w:rFonts w:hint="cs"/>
          <w:b/>
          <w:bCs/>
          <w:rtl/>
        </w:rPr>
        <w:t>הצבעה</w:t>
      </w:r>
    </w:p>
    <w:p w14:paraId="47936456" w14:textId="77777777" w:rsidR="00000000" w:rsidRDefault="007C71EE">
      <w:pPr>
        <w:pStyle w:val="a"/>
        <w:rPr>
          <w:rFonts w:hint="cs"/>
          <w:b/>
          <w:bCs/>
          <w:rtl/>
        </w:rPr>
      </w:pPr>
    </w:p>
    <w:p w14:paraId="7C7CFFEB" w14:textId="77777777" w:rsidR="00000000" w:rsidRDefault="007C71EE">
      <w:pPr>
        <w:pStyle w:val="a"/>
        <w:jc w:val="center"/>
        <w:rPr>
          <w:rFonts w:hint="cs"/>
          <w:rtl/>
        </w:rPr>
      </w:pPr>
      <w:r>
        <w:rPr>
          <w:rFonts w:hint="cs"/>
          <w:rtl/>
        </w:rPr>
        <w:t>ההסתייגות של</w:t>
      </w:r>
      <w:r>
        <w:rPr>
          <w:rFonts w:hint="cs"/>
          <w:rtl/>
        </w:rPr>
        <w:t xml:space="preserve"> חבר הכנסת  איתן כבל לסעיף 30(1) לא נתקבלה.</w:t>
      </w:r>
    </w:p>
    <w:p w14:paraId="6272E1EA" w14:textId="77777777" w:rsidR="00000000" w:rsidRDefault="007C71EE">
      <w:pPr>
        <w:pStyle w:val="a"/>
        <w:rPr>
          <w:rFonts w:hint="cs"/>
          <w:rtl/>
        </w:rPr>
      </w:pPr>
    </w:p>
    <w:p w14:paraId="6C51BE79" w14:textId="77777777" w:rsidR="00000000" w:rsidRDefault="007C71EE">
      <w:pPr>
        <w:pStyle w:val="ad"/>
        <w:rPr>
          <w:rFonts w:hint="cs"/>
          <w:rtl/>
        </w:rPr>
      </w:pPr>
      <w:r>
        <w:rPr>
          <w:rFonts w:hint="cs"/>
          <w:rtl/>
        </w:rPr>
        <w:t>היו</w:t>
      </w:r>
      <w:r>
        <w:rPr>
          <w:rtl/>
        </w:rPr>
        <w:t>"</w:t>
      </w:r>
      <w:r>
        <w:rPr>
          <w:rFonts w:hint="cs"/>
          <w:rtl/>
        </w:rPr>
        <w:t>ר יולי-יואל אדלשטיין:</w:t>
      </w:r>
    </w:p>
    <w:p w14:paraId="17051A73" w14:textId="77777777" w:rsidR="00000000" w:rsidRDefault="007C71EE">
      <w:pPr>
        <w:pStyle w:val="a"/>
        <w:rPr>
          <w:rFonts w:hint="cs"/>
          <w:rtl/>
        </w:rPr>
      </w:pPr>
    </w:p>
    <w:p w14:paraId="39D4763C" w14:textId="77777777" w:rsidR="00000000" w:rsidRDefault="007C71EE">
      <w:pPr>
        <w:pStyle w:val="a"/>
        <w:rPr>
          <w:rFonts w:hint="cs"/>
          <w:rtl/>
        </w:rPr>
      </w:pPr>
      <w:r>
        <w:rPr>
          <w:rFonts w:hint="cs"/>
          <w:rtl/>
        </w:rPr>
        <w:t>איתן כבל פעם נוספת - מי בעד ההסתייגות ומי נגד? תודה.</w:t>
      </w:r>
    </w:p>
    <w:p w14:paraId="26C8A813" w14:textId="77777777" w:rsidR="00000000" w:rsidRDefault="007C71EE">
      <w:pPr>
        <w:pStyle w:val="a"/>
        <w:rPr>
          <w:rFonts w:hint="cs"/>
          <w:rtl/>
        </w:rPr>
      </w:pPr>
    </w:p>
    <w:p w14:paraId="7AE4B74B" w14:textId="77777777" w:rsidR="00000000" w:rsidRDefault="007C71EE">
      <w:pPr>
        <w:pStyle w:val="a"/>
        <w:jc w:val="center"/>
        <w:rPr>
          <w:b/>
          <w:bCs/>
          <w:rtl/>
        </w:rPr>
      </w:pPr>
    </w:p>
    <w:p w14:paraId="3358A2A5" w14:textId="77777777" w:rsidR="00000000" w:rsidRDefault="007C71EE">
      <w:pPr>
        <w:pStyle w:val="a"/>
        <w:jc w:val="center"/>
        <w:rPr>
          <w:rFonts w:hint="cs"/>
          <w:b/>
          <w:bCs/>
          <w:rtl/>
        </w:rPr>
      </w:pPr>
      <w:r>
        <w:rPr>
          <w:rFonts w:hint="cs"/>
          <w:b/>
          <w:bCs/>
          <w:rtl/>
        </w:rPr>
        <w:t>הצבעה</w:t>
      </w:r>
    </w:p>
    <w:p w14:paraId="6A646B15" w14:textId="77777777" w:rsidR="00000000" w:rsidRDefault="007C71EE">
      <w:pPr>
        <w:pStyle w:val="a"/>
        <w:rPr>
          <w:rFonts w:hint="cs"/>
          <w:b/>
          <w:bCs/>
          <w:rtl/>
        </w:rPr>
      </w:pPr>
    </w:p>
    <w:p w14:paraId="296CE7FC" w14:textId="77777777" w:rsidR="00000000" w:rsidRDefault="007C71EE">
      <w:pPr>
        <w:pStyle w:val="a"/>
        <w:jc w:val="center"/>
        <w:rPr>
          <w:rFonts w:hint="cs"/>
          <w:rtl/>
        </w:rPr>
      </w:pPr>
      <w:r>
        <w:rPr>
          <w:rFonts w:hint="cs"/>
          <w:rtl/>
        </w:rPr>
        <w:t>ההסתייגות של חבר הכנסת  איתן כבל לסעיף 30(1) לא נתקבלה.</w:t>
      </w:r>
    </w:p>
    <w:p w14:paraId="520C82D7" w14:textId="77777777" w:rsidR="00000000" w:rsidRDefault="007C71EE">
      <w:pPr>
        <w:pStyle w:val="a"/>
        <w:rPr>
          <w:rFonts w:hint="cs"/>
          <w:rtl/>
        </w:rPr>
      </w:pPr>
    </w:p>
    <w:p w14:paraId="45045935" w14:textId="77777777" w:rsidR="00000000" w:rsidRDefault="007C71EE">
      <w:pPr>
        <w:pStyle w:val="ad"/>
        <w:rPr>
          <w:rFonts w:hint="cs"/>
          <w:rtl/>
        </w:rPr>
      </w:pPr>
      <w:r>
        <w:rPr>
          <w:rFonts w:hint="cs"/>
          <w:rtl/>
        </w:rPr>
        <w:t>היו</w:t>
      </w:r>
      <w:r>
        <w:rPr>
          <w:rtl/>
        </w:rPr>
        <w:t>"</w:t>
      </w:r>
      <w:r>
        <w:rPr>
          <w:rFonts w:hint="cs"/>
          <w:rtl/>
        </w:rPr>
        <w:t>ר יולי-יואל אדלשטיין:</w:t>
      </w:r>
    </w:p>
    <w:p w14:paraId="52DF1DB2" w14:textId="77777777" w:rsidR="00000000" w:rsidRDefault="007C71EE">
      <w:pPr>
        <w:pStyle w:val="a"/>
        <w:rPr>
          <w:rFonts w:hint="cs"/>
          <w:rtl/>
        </w:rPr>
      </w:pPr>
    </w:p>
    <w:p w14:paraId="54830E87" w14:textId="77777777" w:rsidR="00000000" w:rsidRDefault="007C71EE">
      <w:pPr>
        <w:pStyle w:val="a"/>
        <w:rPr>
          <w:rFonts w:hint="cs"/>
          <w:rtl/>
        </w:rPr>
      </w:pPr>
      <w:r>
        <w:rPr>
          <w:rFonts w:hint="cs"/>
          <w:rtl/>
        </w:rPr>
        <w:t>ההסתייגות לא נתקבלה.</w:t>
      </w:r>
    </w:p>
    <w:p w14:paraId="42D13B37" w14:textId="77777777" w:rsidR="00000000" w:rsidRDefault="007C71EE">
      <w:pPr>
        <w:pStyle w:val="a"/>
        <w:rPr>
          <w:rFonts w:hint="cs"/>
          <w:rtl/>
        </w:rPr>
      </w:pPr>
    </w:p>
    <w:p w14:paraId="6FD99594" w14:textId="77777777" w:rsidR="00000000" w:rsidRDefault="007C71EE">
      <w:pPr>
        <w:pStyle w:val="a"/>
        <w:rPr>
          <w:rFonts w:hint="cs"/>
          <w:rtl/>
        </w:rPr>
      </w:pPr>
      <w:r>
        <w:rPr>
          <w:rFonts w:hint="cs"/>
          <w:rtl/>
        </w:rPr>
        <w:t>חברי הכנסת, אנחנ</w:t>
      </w:r>
      <w:r>
        <w:rPr>
          <w:rFonts w:hint="cs"/>
          <w:rtl/>
        </w:rPr>
        <w:t>ו עוברים לסעיף 30(2).</w:t>
      </w:r>
    </w:p>
    <w:p w14:paraId="094C3E7D" w14:textId="77777777" w:rsidR="00000000" w:rsidRDefault="007C71EE">
      <w:pPr>
        <w:pStyle w:val="a"/>
        <w:rPr>
          <w:rFonts w:hint="cs"/>
          <w:rtl/>
        </w:rPr>
      </w:pPr>
    </w:p>
    <w:p w14:paraId="4D05EE4B" w14:textId="77777777" w:rsidR="00000000" w:rsidRDefault="007C71EE">
      <w:pPr>
        <w:pStyle w:val="ac"/>
        <w:rPr>
          <w:rtl/>
        </w:rPr>
      </w:pPr>
      <w:r>
        <w:rPr>
          <w:rFonts w:hint="eastAsia"/>
          <w:rtl/>
        </w:rPr>
        <w:t>קריאות</w:t>
      </w:r>
      <w:r>
        <w:rPr>
          <w:rtl/>
        </w:rPr>
        <w:t>:</w:t>
      </w:r>
    </w:p>
    <w:p w14:paraId="77938584" w14:textId="77777777" w:rsidR="00000000" w:rsidRDefault="007C71EE">
      <w:pPr>
        <w:pStyle w:val="a"/>
        <w:rPr>
          <w:rFonts w:hint="cs"/>
          <w:rtl/>
        </w:rPr>
      </w:pPr>
    </w:p>
    <w:p w14:paraId="717603B9" w14:textId="77777777" w:rsidR="00000000" w:rsidRDefault="007C71EE">
      <w:pPr>
        <w:pStyle w:val="a"/>
        <w:rPr>
          <w:rFonts w:hint="cs"/>
          <w:rtl/>
        </w:rPr>
      </w:pPr>
      <w:r>
        <w:rPr>
          <w:rFonts w:hint="cs"/>
          <w:rtl/>
        </w:rPr>
        <w:t xml:space="preserve">לא. </w:t>
      </w:r>
    </w:p>
    <w:p w14:paraId="5779CA44" w14:textId="77777777" w:rsidR="00000000" w:rsidRDefault="007C71EE">
      <w:pPr>
        <w:pStyle w:val="a"/>
        <w:rPr>
          <w:rFonts w:hint="cs"/>
          <w:rtl/>
        </w:rPr>
      </w:pPr>
    </w:p>
    <w:p w14:paraId="7651687E" w14:textId="77777777" w:rsidR="00000000" w:rsidRDefault="007C71EE">
      <w:pPr>
        <w:pStyle w:val="ac"/>
        <w:rPr>
          <w:rtl/>
        </w:rPr>
      </w:pPr>
      <w:r>
        <w:rPr>
          <w:rFonts w:hint="eastAsia"/>
          <w:rtl/>
        </w:rPr>
        <w:t>חיים</w:t>
      </w:r>
      <w:r>
        <w:rPr>
          <w:rtl/>
        </w:rPr>
        <w:t xml:space="preserve"> אורון (מרצ):</w:t>
      </w:r>
    </w:p>
    <w:p w14:paraId="2C22A927" w14:textId="77777777" w:rsidR="00000000" w:rsidRDefault="007C71EE">
      <w:pPr>
        <w:pStyle w:val="a"/>
        <w:rPr>
          <w:rFonts w:hint="cs"/>
          <w:rtl/>
        </w:rPr>
      </w:pPr>
    </w:p>
    <w:p w14:paraId="48C00EEA" w14:textId="77777777" w:rsidR="00000000" w:rsidRDefault="007C71EE">
      <w:pPr>
        <w:pStyle w:val="a"/>
        <w:rPr>
          <w:rFonts w:hint="cs"/>
          <w:rtl/>
        </w:rPr>
      </w:pPr>
      <w:r>
        <w:rPr>
          <w:rFonts w:hint="cs"/>
          <w:rtl/>
        </w:rPr>
        <w:t>האחד זה אגרת טלוויזיה, השני זה אגרת רדיו. קודם אגרת טלוויזיה.</w:t>
      </w:r>
    </w:p>
    <w:p w14:paraId="0B09075F" w14:textId="77777777" w:rsidR="00000000" w:rsidRDefault="007C71EE">
      <w:pPr>
        <w:pStyle w:val="a"/>
        <w:rPr>
          <w:rFonts w:hint="cs"/>
          <w:rtl/>
        </w:rPr>
      </w:pPr>
    </w:p>
    <w:p w14:paraId="746C6B40" w14:textId="77777777" w:rsidR="00000000" w:rsidRDefault="007C71EE">
      <w:pPr>
        <w:pStyle w:val="ad"/>
        <w:rPr>
          <w:rFonts w:hint="cs"/>
          <w:rtl/>
        </w:rPr>
      </w:pPr>
      <w:r>
        <w:rPr>
          <w:rFonts w:hint="eastAsia"/>
          <w:rtl/>
        </w:rPr>
        <w:t>היו</w:t>
      </w:r>
      <w:r>
        <w:rPr>
          <w:rtl/>
        </w:rPr>
        <w:t>"</w:t>
      </w:r>
      <w:r>
        <w:rPr>
          <w:rFonts w:hint="eastAsia"/>
          <w:rtl/>
        </w:rPr>
        <w:t>ר יולי-יואל אדלשטיין:</w:t>
      </w:r>
    </w:p>
    <w:p w14:paraId="7E5B68BD" w14:textId="77777777" w:rsidR="00000000" w:rsidRDefault="007C71EE">
      <w:pPr>
        <w:pStyle w:val="a"/>
        <w:rPr>
          <w:rFonts w:hint="cs"/>
          <w:rtl/>
        </w:rPr>
      </w:pPr>
    </w:p>
    <w:p w14:paraId="13CE097B" w14:textId="77777777" w:rsidR="00000000" w:rsidRDefault="007C71EE">
      <w:pPr>
        <w:pStyle w:val="a"/>
        <w:rPr>
          <w:rFonts w:hint="cs"/>
          <w:rtl/>
        </w:rPr>
      </w:pPr>
      <w:r>
        <w:rPr>
          <w:rFonts w:hint="cs"/>
          <w:rtl/>
        </w:rPr>
        <w:t xml:space="preserve">אנחנו מצביעים לפי המסורת שהתבססה כאן כבר במשך תשע שעות, לפי הפירוש המשפטי שקיבלנו. </w:t>
      </w:r>
    </w:p>
    <w:p w14:paraId="624E8009" w14:textId="77777777" w:rsidR="00000000" w:rsidRDefault="007C71EE">
      <w:pPr>
        <w:pStyle w:val="a"/>
        <w:rPr>
          <w:rFonts w:hint="cs"/>
          <w:rtl/>
        </w:rPr>
      </w:pPr>
    </w:p>
    <w:p w14:paraId="7892B6A1" w14:textId="77777777" w:rsidR="00000000" w:rsidRDefault="007C71EE">
      <w:pPr>
        <w:pStyle w:val="ac"/>
        <w:rPr>
          <w:rtl/>
        </w:rPr>
      </w:pPr>
      <w:r>
        <w:rPr>
          <w:rFonts w:hint="eastAsia"/>
          <w:rtl/>
        </w:rPr>
        <w:t>אברהם</w:t>
      </w:r>
      <w:r>
        <w:rPr>
          <w:rtl/>
        </w:rPr>
        <w:t xml:space="preserve"> בורג (העבודה-מימד)</w:t>
      </w:r>
      <w:r>
        <w:rPr>
          <w:rtl/>
        </w:rPr>
        <w:t>:</w:t>
      </w:r>
    </w:p>
    <w:p w14:paraId="2F7524C4" w14:textId="77777777" w:rsidR="00000000" w:rsidRDefault="007C71EE">
      <w:pPr>
        <w:pStyle w:val="a"/>
        <w:rPr>
          <w:rFonts w:hint="cs"/>
          <w:rtl/>
        </w:rPr>
      </w:pPr>
    </w:p>
    <w:p w14:paraId="3C104ACB" w14:textId="77777777" w:rsidR="00000000" w:rsidRDefault="007C71EE">
      <w:pPr>
        <w:pStyle w:val="a"/>
        <w:rPr>
          <w:rFonts w:hint="cs"/>
          <w:rtl/>
        </w:rPr>
      </w:pPr>
      <w:r>
        <w:rPr>
          <w:rFonts w:hint="cs"/>
          <w:rtl/>
        </w:rPr>
        <w:t>הצבעה שמית על 30 כולו.</w:t>
      </w:r>
    </w:p>
    <w:p w14:paraId="5812348C" w14:textId="77777777" w:rsidR="00000000" w:rsidRDefault="007C71EE">
      <w:pPr>
        <w:pStyle w:val="a"/>
        <w:rPr>
          <w:rFonts w:hint="cs"/>
          <w:rtl/>
        </w:rPr>
      </w:pPr>
    </w:p>
    <w:p w14:paraId="4D76C0CA" w14:textId="77777777" w:rsidR="00000000" w:rsidRDefault="007C71EE">
      <w:pPr>
        <w:pStyle w:val="ad"/>
        <w:rPr>
          <w:rtl/>
        </w:rPr>
      </w:pPr>
      <w:r>
        <w:rPr>
          <w:rFonts w:hint="eastAsia"/>
          <w:rtl/>
        </w:rPr>
        <w:t>היו</w:t>
      </w:r>
      <w:r>
        <w:rPr>
          <w:rtl/>
        </w:rPr>
        <w:t>"</w:t>
      </w:r>
      <w:r>
        <w:rPr>
          <w:rFonts w:hint="eastAsia"/>
          <w:rtl/>
        </w:rPr>
        <w:t>ר יולי-יואל אדלשטיין:</w:t>
      </w:r>
    </w:p>
    <w:p w14:paraId="5FCEEEBB" w14:textId="77777777" w:rsidR="00000000" w:rsidRDefault="007C71EE">
      <w:pPr>
        <w:pStyle w:val="a"/>
        <w:rPr>
          <w:rFonts w:hint="cs"/>
          <w:rtl/>
        </w:rPr>
      </w:pPr>
    </w:p>
    <w:p w14:paraId="20A9649C" w14:textId="77777777" w:rsidR="00000000" w:rsidRDefault="007C71EE">
      <w:pPr>
        <w:pStyle w:val="a"/>
        <w:rPr>
          <w:rFonts w:hint="cs"/>
          <w:rtl/>
        </w:rPr>
      </w:pPr>
      <w:r>
        <w:rPr>
          <w:rFonts w:hint="cs"/>
          <w:rtl/>
        </w:rPr>
        <w:t xml:space="preserve">אנחנו נגיע ל=30 כולו, נגיע לנהר ונראה מה נעשה כשנגיע לנהר. </w:t>
      </w:r>
    </w:p>
    <w:p w14:paraId="1D8584FF" w14:textId="77777777" w:rsidR="00000000" w:rsidRDefault="007C71EE">
      <w:pPr>
        <w:pStyle w:val="a"/>
        <w:rPr>
          <w:rFonts w:hint="cs"/>
          <w:rtl/>
        </w:rPr>
      </w:pPr>
    </w:p>
    <w:p w14:paraId="264BF9B0" w14:textId="77777777" w:rsidR="00000000" w:rsidRDefault="007C71EE">
      <w:pPr>
        <w:pStyle w:val="a"/>
        <w:rPr>
          <w:rFonts w:hint="cs"/>
          <w:rtl/>
        </w:rPr>
      </w:pPr>
      <w:r>
        <w:rPr>
          <w:rFonts w:hint="cs"/>
          <w:rtl/>
        </w:rPr>
        <w:t xml:space="preserve">סעיף 30(2) </w:t>
      </w:r>
      <w:r>
        <w:rPr>
          <w:rtl/>
        </w:rPr>
        <w:t>–</w:t>
      </w:r>
      <w:r>
        <w:rPr>
          <w:rFonts w:hint="cs"/>
          <w:rtl/>
        </w:rPr>
        <w:t xml:space="preserve"> קבוצת ברכה, קבוצת בל"ד וחברי הכנסת טלב אלסאנע ודוד טל.</w:t>
      </w:r>
    </w:p>
    <w:p w14:paraId="4BB6A09D" w14:textId="77777777" w:rsidR="00000000" w:rsidRDefault="007C71EE">
      <w:pPr>
        <w:pStyle w:val="a"/>
        <w:rPr>
          <w:rFonts w:hint="cs"/>
          <w:rtl/>
        </w:rPr>
      </w:pPr>
    </w:p>
    <w:p w14:paraId="383C9268" w14:textId="77777777" w:rsidR="00000000" w:rsidRDefault="007C71EE">
      <w:pPr>
        <w:pStyle w:val="ac"/>
        <w:rPr>
          <w:rtl/>
        </w:rPr>
      </w:pPr>
      <w:r>
        <w:rPr>
          <w:rFonts w:hint="eastAsia"/>
          <w:rtl/>
        </w:rPr>
        <w:t>חיים</w:t>
      </w:r>
      <w:r>
        <w:rPr>
          <w:rtl/>
        </w:rPr>
        <w:t xml:space="preserve"> אורון (מרצ):</w:t>
      </w:r>
    </w:p>
    <w:p w14:paraId="06C984CA" w14:textId="77777777" w:rsidR="00000000" w:rsidRDefault="007C71EE">
      <w:pPr>
        <w:pStyle w:val="a"/>
        <w:rPr>
          <w:rFonts w:hint="cs"/>
          <w:rtl/>
        </w:rPr>
      </w:pPr>
    </w:p>
    <w:p w14:paraId="7BF7E729" w14:textId="77777777" w:rsidR="00000000" w:rsidRDefault="007C71EE">
      <w:pPr>
        <w:pStyle w:val="a"/>
        <w:rPr>
          <w:rFonts w:hint="cs"/>
          <w:rtl/>
        </w:rPr>
      </w:pPr>
      <w:r>
        <w:rPr>
          <w:rFonts w:hint="cs"/>
          <w:rtl/>
        </w:rPr>
        <w:t>אלה שני נושאים שונים.</w:t>
      </w:r>
    </w:p>
    <w:p w14:paraId="706C0F6B" w14:textId="77777777" w:rsidR="00000000" w:rsidRDefault="007C71EE">
      <w:pPr>
        <w:pStyle w:val="a"/>
        <w:rPr>
          <w:rFonts w:hint="cs"/>
          <w:rtl/>
        </w:rPr>
      </w:pPr>
    </w:p>
    <w:p w14:paraId="7C988210" w14:textId="77777777" w:rsidR="00000000" w:rsidRDefault="007C71EE">
      <w:pPr>
        <w:pStyle w:val="ad"/>
        <w:rPr>
          <w:rtl/>
        </w:rPr>
      </w:pPr>
      <w:r>
        <w:rPr>
          <w:rFonts w:hint="eastAsia"/>
          <w:rtl/>
        </w:rPr>
        <w:t>היו</w:t>
      </w:r>
      <w:r>
        <w:rPr>
          <w:rtl/>
        </w:rPr>
        <w:t>"</w:t>
      </w:r>
      <w:r>
        <w:rPr>
          <w:rFonts w:hint="eastAsia"/>
          <w:rtl/>
        </w:rPr>
        <w:t>ר יולי-יואל אדלשטיין:</w:t>
      </w:r>
    </w:p>
    <w:p w14:paraId="01C2AC4F" w14:textId="77777777" w:rsidR="00000000" w:rsidRDefault="007C71EE">
      <w:pPr>
        <w:pStyle w:val="a"/>
        <w:rPr>
          <w:rFonts w:hint="cs"/>
          <w:rtl/>
        </w:rPr>
      </w:pPr>
    </w:p>
    <w:p w14:paraId="2458F5FE" w14:textId="77777777" w:rsidR="00000000" w:rsidRDefault="007C71EE">
      <w:pPr>
        <w:pStyle w:val="a"/>
        <w:rPr>
          <w:rFonts w:hint="cs"/>
          <w:rtl/>
        </w:rPr>
      </w:pPr>
      <w:r>
        <w:rPr>
          <w:rFonts w:hint="cs"/>
          <w:rtl/>
        </w:rPr>
        <w:t>אנח</w:t>
      </w:r>
      <w:r>
        <w:rPr>
          <w:rFonts w:hint="cs"/>
          <w:rtl/>
        </w:rPr>
        <w:t xml:space="preserve">נו נדון בזה כשנגיע. אם נתבקש להצביע בנפרד, היועצת המשפטית תיכף תסביר לנו את זה. אם נתבקש להצביע נפרד, נעשה זאת. תודה. </w:t>
      </w:r>
    </w:p>
    <w:p w14:paraId="03E1D9F6" w14:textId="77777777" w:rsidR="00000000" w:rsidRDefault="007C71EE">
      <w:pPr>
        <w:pStyle w:val="a"/>
        <w:rPr>
          <w:rFonts w:hint="cs"/>
          <w:rtl/>
        </w:rPr>
      </w:pPr>
    </w:p>
    <w:p w14:paraId="0A735DD4" w14:textId="77777777" w:rsidR="00000000" w:rsidRDefault="007C71EE">
      <w:pPr>
        <w:pStyle w:val="a"/>
        <w:rPr>
          <w:rFonts w:hint="cs"/>
          <w:rtl/>
        </w:rPr>
      </w:pPr>
      <w:r>
        <w:rPr>
          <w:rFonts w:hint="cs"/>
          <w:rtl/>
        </w:rPr>
        <w:t>חבר הכנסת אורון. קבוצת ברכה, בל"ד, חברי הכנסת אלסאנע וטל - מי בעד ההסתייגות ומי נגד? תודה.</w:t>
      </w:r>
    </w:p>
    <w:p w14:paraId="06E34EFB" w14:textId="77777777" w:rsidR="00000000" w:rsidRDefault="007C71EE">
      <w:pPr>
        <w:pStyle w:val="a"/>
        <w:rPr>
          <w:rFonts w:hint="cs"/>
          <w:rtl/>
        </w:rPr>
      </w:pPr>
    </w:p>
    <w:p w14:paraId="5959B92A" w14:textId="77777777" w:rsidR="00000000" w:rsidRDefault="007C71EE">
      <w:pPr>
        <w:pStyle w:val="a"/>
        <w:jc w:val="center"/>
        <w:rPr>
          <w:rFonts w:hint="cs"/>
          <w:b/>
          <w:bCs/>
          <w:rtl/>
        </w:rPr>
      </w:pPr>
      <w:r>
        <w:rPr>
          <w:rFonts w:hint="cs"/>
          <w:b/>
          <w:bCs/>
          <w:rtl/>
        </w:rPr>
        <w:t>הצבעה</w:t>
      </w:r>
    </w:p>
    <w:p w14:paraId="6221731F" w14:textId="77777777" w:rsidR="00000000" w:rsidRDefault="007C71EE">
      <w:pPr>
        <w:pStyle w:val="a"/>
        <w:jc w:val="center"/>
        <w:rPr>
          <w:rFonts w:hint="cs"/>
          <w:b/>
          <w:bCs/>
          <w:rtl/>
        </w:rPr>
      </w:pPr>
    </w:p>
    <w:p w14:paraId="384A578F" w14:textId="77777777" w:rsidR="00000000" w:rsidRDefault="007C71EE">
      <w:pPr>
        <w:pStyle w:val="a"/>
        <w:jc w:val="center"/>
        <w:rPr>
          <w:rFonts w:hint="cs"/>
          <w:rtl/>
        </w:rPr>
      </w:pPr>
      <w:r>
        <w:rPr>
          <w:rFonts w:hint="cs"/>
          <w:rtl/>
        </w:rPr>
        <w:t>ההסתייגות של קבוצת חבר הכנסת מוחמד בר</w:t>
      </w:r>
      <w:r>
        <w:rPr>
          <w:rFonts w:hint="cs"/>
          <w:rtl/>
        </w:rPr>
        <w:t>כה, של קבוצת סיעת בל"ד ושל חברי הכנסת טלב אלסאנע ודוד טל לסעיף 30(2) לא נתקבלה.</w:t>
      </w:r>
    </w:p>
    <w:p w14:paraId="170DE6FD" w14:textId="77777777" w:rsidR="00000000" w:rsidRDefault="007C71EE">
      <w:pPr>
        <w:pStyle w:val="ad"/>
        <w:rPr>
          <w:rFonts w:hint="cs"/>
          <w:rtl/>
        </w:rPr>
      </w:pPr>
    </w:p>
    <w:p w14:paraId="0B6329D1" w14:textId="77777777" w:rsidR="00000000" w:rsidRDefault="007C71EE">
      <w:pPr>
        <w:pStyle w:val="ad"/>
        <w:rPr>
          <w:rtl/>
        </w:rPr>
      </w:pPr>
      <w:r>
        <w:rPr>
          <w:rtl/>
        </w:rPr>
        <w:t>היו"ר יולי-יואל אדלשטיין:</w:t>
      </w:r>
    </w:p>
    <w:p w14:paraId="7647E959" w14:textId="77777777" w:rsidR="00000000" w:rsidRDefault="007C71EE">
      <w:pPr>
        <w:pStyle w:val="a"/>
        <w:rPr>
          <w:rtl/>
        </w:rPr>
      </w:pPr>
    </w:p>
    <w:p w14:paraId="3FD004E7" w14:textId="77777777" w:rsidR="00000000" w:rsidRDefault="007C71EE">
      <w:pPr>
        <w:pStyle w:val="a"/>
        <w:rPr>
          <w:rFonts w:hint="cs"/>
          <w:rtl/>
        </w:rPr>
      </w:pPr>
      <w:r>
        <w:rPr>
          <w:rFonts w:hint="cs"/>
          <w:rtl/>
        </w:rPr>
        <w:t>ההסתייגות לא נתקבלה.</w:t>
      </w:r>
    </w:p>
    <w:p w14:paraId="2A58D847" w14:textId="77777777" w:rsidR="00000000" w:rsidRDefault="007C71EE">
      <w:pPr>
        <w:pStyle w:val="a"/>
        <w:rPr>
          <w:rFonts w:hint="cs"/>
          <w:rtl/>
        </w:rPr>
      </w:pPr>
    </w:p>
    <w:p w14:paraId="2D6DE4C6" w14:textId="77777777" w:rsidR="00000000" w:rsidRDefault="007C71EE">
      <w:pPr>
        <w:pStyle w:val="a"/>
        <w:rPr>
          <w:rFonts w:hint="cs"/>
          <w:rtl/>
        </w:rPr>
      </w:pPr>
      <w:r>
        <w:rPr>
          <w:rFonts w:hint="cs"/>
          <w:rtl/>
        </w:rPr>
        <w:t>אורית נוקד - מי בעד ההסתייגות ומי נגד? תודה.</w:t>
      </w:r>
    </w:p>
    <w:p w14:paraId="6BEE569F" w14:textId="77777777" w:rsidR="00000000" w:rsidRDefault="007C71EE">
      <w:pPr>
        <w:pStyle w:val="a"/>
        <w:rPr>
          <w:rFonts w:hint="cs"/>
          <w:rtl/>
        </w:rPr>
      </w:pPr>
    </w:p>
    <w:p w14:paraId="317DF1AC" w14:textId="77777777" w:rsidR="00000000" w:rsidRDefault="007C71EE">
      <w:pPr>
        <w:pStyle w:val="a"/>
        <w:jc w:val="center"/>
        <w:rPr>
          <w:rFonts w:hint="cs"/>
          <w:b/>
          <w:bCs/>
          <w:rtl/>
        </w:rPr>
      </w:pPr>
      <w:r>
        <w:rPr>
          <w:rFonts w:hint="cs"/>
          <w:b/>
          <w:bCs/>
          <w:rtl/>
        </w:rPr>
        <w:t>הצבעה</w:t>
      </w:r>
    </w:p>
    <w:p w14:paraId="47AD1A24" w14:textId="77777777" w:rsidR="00000000" w:rsidRDefault="007C71EE">
      <w:pPr>
        <w:pStyle w:val="a"/>
        <w:rPr>
          <w:rFonts w:hint="cs"/>
          <w:b/>
          <w:bCs/>
          <w:rtl/>
        </w:rPr>
      </w:pPr>
    </w:p>
    <w:p w14:paraId="56D0BBEE" w14:textId="77777777" w:rsidR="00000000" w:rsidRDefault="007C71EE">
      <w:pPr>
        <w:pStyle w:val="a"/>
        <w:jc w:val="center"/>
        <w:rPr>
          <w:rFonts w:hint="cs"/>
          <w:rtl/>
        </w:rPr>
      </w:pPr>
      <w:r>
        <w:rPr>
          <w:rFonts w:hint="cs"/>
          <w:rtl/>
        </w:rPr>
        <w:t>ההסתייגות של חברת הכנסת  אורית נוקד לסעיף 30(2) לא נתקבלה.</w:t>
      </w:r>
    </w:p>
    <w:p w14:paraId="20C68609" w14:textId="77777777" w:rsidR="00000000" w:rsidRDefault="007C71EE">
      <w:pPr>
        <w:pStyle w:val="a"/>
        <w:rPr>
          <w:rFonts w:hint="cs"/>
          <w:rtl/>
        </w:rPr>
      </w:pPr>
    </w:p>
    <w:p w14:paraId="7B10C24F" w14:textId="77777777" w:rsidR="00000000" w:rsidRDefault="007C71EE">
      <w:pPr>
        <w:pStyle w:val="ad"/>
        <w:rPr>
          <w:rFonts w:hint="cs"/>
          <w:rtl/>
        </w:rPr>
      </w:pPr>
      <w:r>
        <w:rPr>
          <w:rFonts w:hint="cs"/>
          <w:rtl/>
        </w:rPr>
        <w:t>היו</w:t>
      </w:r>
      <w:r>
        <w:rPr>
          <w:rtl/>
        </w:rPr>
        <w:t>"</w:t>
      </w:r>
      <w:r>
        <w:rPr>
          <w:rFonts w:hint="cs"/>
          <w:rtl/>
        </w:rPr>
        <w:t>ר יולי-יו</w:t>
      </w:r>
      <w:r>
        <w:rPr>
          <w:rFonts w:hint="cs"/>
          <w:rtl/>
        </w:rPr>
        <w:t>אל אדלשטיין:</w:t>
      </w:r>
    </w:p>
    <w:p w14:paraId="4CFB55FF" w14:textId="77777777" w:rsidR="00000000" w:rsidRDefault="007C71EE">
      <w:pPr>
        <w:pStyle w:val="a"/>
        <w:rPr>
          <w:rFonts w:hint="cs"/>
          <w:rtl/>
        </w:rPr>
      </w:pPr>
    </w:p>
    <w:p w14:paraId="611EF6DE" w14:textId="77777777" w:rsidR="00000000" w:rsidRDefault="007C71EE">
      <w:pPr>
        <w:pStyle w:val="a"/>
        <w:rPr>
          <w:rFonts w:hint="cs"/>
          <w:rtl/>
        </w:rPr>
      </w:pPr>
      <w:r>
        <w:rPr>
          <w:rFonts w:hint="cs"/>
          <w:rtl/>
        </w:rPr>
        <w:t>ההסתייגות לא נתקבלה.</w:t>
      </w:r>
    </w:p>
    <w:p w14:paraId="7BF19DAD" w14:textId="77777777" w:rsidR="00000000" w:rsidRDefault="007C71EE">
      <w:pPr>
        <w:pStyle w:val="a"/>
        <w:rPr>
          <w:rFonts w:hint="cs"/>
          <w:rtl/>
        </w:rPr>
      </w:pPr>
    </w:p>
    <w:p w14:paraId="7F3AFFCA" w14:textId="77777777" w:rsidR="00000000" w:rsidRDefault="007C71EE">
      <w:pPr>
        <w:pStyle w:val="a"/>
        <w:rPr>
          <w:rFonts w:hint="cs"/>
          <w:rtl/>
        </w:rPr>
      </w:pPr>
      <w:r>
        <w:rPr>
          <w:rFonts w:hint="cs"/>
          <w:rtl/>
        </w:rPr>
        <w:t>חברי הכנסת יחיאל חזן, אחמד טיבי ודוד טל.</w:t>
      </w:r>
    </w:p>
    <w:p w14:paraId="1573D1A9" w14:textId="77777777" w:rsidR="00000000" w:rsidRDefault="007C71EE">
      <w:pPr>
        <w:pStyle w:val="a"/>
        <w:rPr>
          <w:rFonts w:hint="cs"/>
          <w:rtl/>
        </w:rPr>
      </w:pPr>
    </w:p>
    <w:p w14:paraId="173EFBD1" w14:textId="77777777" w:rsidR="00000000" w:rsidRDefault="007C71EE">
      <w:pPr>
        <w:pStyle w:val="ac"/>
        <w:rPr>
          <w:rtl/>
        </w:rPr>
      </w:pPr>
      <w:r>
        <w:rPr>
          <w:rFonts w:hint="eastAsia"/>
          <w:rtl/>
        </w:rPr>
        <w:t>קריאות</w:t>
      </w:r>
      <w:r>
        <w:rPr>
          <w:rtl/>
        </w:rPr>
        <w:t>:</w:t>
      </w:r>
    </w:p>
    <w:p w14:paraId="664F35F9" w14:textId="77777777" w:rsidR="00000000" w:rsidRDefault="007C71EE">
      <w:pPr>
        <w:pStyle w:val="a"/>
        <w:rPr>
          <w:rFonts w:hint="cs"/>
          <w:rtl/>
        </w:rPr>
      </w:pPr>
    </w:p>
    <w:p w14:paraId="07D68261" w14:textId="77777777" w:rsidR="00000000" w:rsidRDefault="007C71EE">
      <w:pPr>
        <w:pStyle w:val="a"/>
        <w:rPr>
          <w:rFonts w:hint="cs"/>
          <w:rtl/>
        </w:rPr>
      </w:pPr>
      <w:r>
        <w:rPr>
          <w:rFonts w:hint="cs"/>
          <w:rtl/>
        </w:rPr>
        <w:t>- - -</w:t>
      </w:r>
    </w:p>
    <w:p w14:paraId="4B546C73" w14:textId="77777777" w:rsidR="00000000" w:rsidRDefault="007C71EE">
      <w:pPr>
        <w:pStyle w:val="a"/>
        <w:rPr>
          <w:rFonts w:hint="cs"/>
          <w:rtl/>
        </w:rPr>
      </w:pPr>
    </w:p>
    <w:p w14:paraId="00D14DE0" w14:textId="77777777" w:rsidR="00000000" w:rsidRDefault="007C71EE">
      <w:pPr>
        <w:pStyle w:val="ad"/>
        <w:rPr>
          <w:rtl/>
        </w:rPr>
      </w:pPr>
      <w:r>
        <w:rPr>
          <w:rtl/>
        </w:rPr>
        <w:t>היו"ר יולי-יואל אדלשטיין:</w:t>
      </w:r>
    </w:p>
    <w:p w14:paraId="78A53289" w14:textId="77777777" w:rsidR="00000000" w:rsidRDefault="007C71EE">
      <w:pPr>
        <w:pStyle w:val="a"/>
        <w:rPr>
          <w:rtl/>
        </w:rPr>
      </w:pPr>
    </w:p>
    <w:p w14:paraId="74909965" w14:textId="77777777" w:rsidR="00000000" w:rsidRDefault="007C71EE">
      <w:pPr>
        <w:pStyle w:val="a"/>
        <w:rPr>
          <w:rFonts w:hint="cs"/>
          <w:rtl/>
        </w:rPr>
      </w:pPr>
      <w:r>
        <w:rPr>
          <w:rFonts w:hint="cs"/>
          <w:rtl/>
        </w:rPr>
        <w:t xml:space="preserve">יחיאל חזן מסיר. אחמד טיבי ודוד טל - - - </w:t>
      </w:r>
    </w:p>
    <w:p w14:paraId="6A59A529" w14:textId="77777777" w:rsidR="00000000" w:rsidRDefault="007C71EE">
      <w:pPr>
        <w:pStyle w:val="a"/>
        <w:rPr>
          <w:rFonts w:hint="cs"/>
          <w:rtl/>
        </w:rPr>
      </w:pPr>
    </w:p>
    <w:p w14:paraId="0C21FE46" w14:textId="77777777" w:rsidR="00000000" w:rsidRDefault="007C71EE">
      <w:pPr>
        <w:pStyle w:val="ac"/>
        <w:rPr>
          <w:rtl/>
        </w:rPr>
      </w:pPr>
      <w:r>
        <w:rPr>
          <w:rFonts w:hint="eastAsia"/>
          <w:rtl/>
        </w:rPr>
        <w:t>אחמד</w:t>
      </w:r>
      <w:r>
        <w:rPr>
          <w:rtl/>
        </w:rPr>
        <w:t xml:space="preserve"> טיבי (חד"ש-תע"ל):</w:t>
      </w:r>
    </w:p>
    <w:p w14:paraId="0F2477E2" w14:textId="77777777" w:rsidR="00000000" w:rsidRDefault="007C71EE">
      <w:pPr>
        <w:pStyle w:val="a"/>
        <w:rPr>
          <w:rFonts w:hint="cs"/>
          <w:rtl/>
        </w:rPr>
      </w:pPr>
    </w:p>
    <w:p w14:paraId="0517D247" w14:textId="77777777" w:rsidR="00000000" w:rsidRDefault="007C71EE">
      <w:pPr>
        <w:pStyle w:val="a"/>
        <w:rPr>
          <w:rFonts w:hint="cs"/>
          <w:rtl/>
        </w:rPr>
      </w:pPr>
      <w:r>
        <w:rPr>
          <w:rFonts w:hint="cs"/>
          <w:rtl/>
        </w:rPr>
        <w:t>זו הצבעה שמית. זו הסתייגות מהותית.</w:t>
      </w:r>
    </w:p>
    <w:p w14:paraId="7DEA919B" w14:textId="77777777" w:rsidR="00000000" w:rsidRDefault="007C71EE">
      <w:pPr>
        <w:pStyle w:val="a"/>
        <w:rPr>
          <w:rFonts w:hint="cs"/>
          <w:rtl/>
        </w:rPr>
      </w:pPr>
    </w:p>
    <w:p w14:paraId="2AE0E0C5" w14:textId="77777777" w:rsidR="00000000" w:rsidRDefault="007C71EE">
      <w:pPr>
        <w:pStyle w:val="ad"/>
        <w:rPr>
          <w:rtl/>
        </w:rPr>
      </w:pPr>
    </w:p>
    <w:p w14:paraId="101BA9FB" w14:textId="77777777" w:rsidR="00000000" w:rsidRDefault="007C71EE">
      <w:pPr>
        <w:pStyle w:val="ad"/>
        <w:rPr>
          <w:rtl/>
        </w:rPr>
      </w:pPr>
      <w:r>
        <w:rPr>
          <w:rFonts w:hint="eastAsia"/>
          <w:rtl/>
        </w:rPr>
        <w:t>היו</w:t>
      </w:r>
      <w:r>
        <w:rPr>
          <w:rtl/>
        </w:rPr>
        <w:t>"</w:t>
      </w:r>
      <w:r>
        <w:rPr>
          <w:rFonts w:hint="eastAsia"/>
          <w:rtl/>
        </w:rPr>
        <w:t>ר יולי-יואל אדלשטיין:</w:t>
      </w:r>
    </w:p>
    <w:p w14:paraId="1054AF72" w14:textId="77777777" w:rsidR="00000000" w:rsidRDefault="007C71EE">
      <w:pPr>
        <w:pStyle w:val="a"/>
        <w:rPr>
          <w:rFonts w:hint="cs"/>
          <w:rtl/>
        </w:rPr>
      </w:pPr>
    </w:p>
    <w:p w14:paraId="1BDB50CE" w14:textId="77777777" w:rsidR="00000000" w:rsidRDefault="007C71EE">
      <w:pPr>
        <w:pStyle w:val="a"/>
        <w:rPr>
          <w:rFonts w:hint="cs"/>
          <w:rtl/>
        </w:rPr>
      </w:pPr>
      <w:r>
        <w:rPr>
          <w:rFonts w:hint="cs"/>
          <w:rtl/>
        </w:rPr>
        <w:t>לכן נ</w:t>
      </w:r>
      <w:r>
        <w:rPr>
          <w:rFonts w:hint="cs"/>
          <w:rtl/>
        </w:rPr>
        <w:t xml:space="preserve">צביע אלקטרונית על ההסתייגות של אחמד טיבי ודוד טל. אני מבקש מכולם לשבת במקומות. ההסתייגות היא הסתייגות מהותית ולכן נעשה הצבעה אלקטרונית. </w:t>
      </w:r>
    </w:p>
    <w:p w14:paraId="47B79EA4" w14:textId="77777777" w:rsidR="00000000" w:rsidRDefault="007C71EE">
      <w:pPr>
        <w:pStyle w:val="a"/>
        <w:rPr>
          <w:rFonts w:hint="cs"/>
          <w:rtl/>
        </w:rPr>
      </w:pPr>
    </w:p>
    <w:p w14:paraId="6A4DCF12" w14:textId="77777777" w:rsidR="00000000" w:rsidRDefault="007C71EE">
      <w:pPr>
        <w:pStyle w:val="ac"/>
        <w:rPr>
          <w:rtl/>
        </w:rPr>
      </w:pPr>
      <w:r>
        <w:rPr>
          <w:rFonts w:hint="eastAsia"/>
          <w:rtl/>
        </w:rPr>
        <w:t>קריאות</w:t>
      </w:r>
      <w:r>
        <w:rPr>
          <w:rtl/>
        </w:rPr>
        <w:t>:</w:t>
      </w:r>
    </w:p>
    <w:p w14:paraId="460DC90B" w14:textId="77777777" w:rsidR="00000000" w:rsidRDefault="007C71EE">
      <w:pPr>
        <w:pStyle w:val="a"/>
        <w:rPr>
          <w:rFonts w:hint="cs"/>
          <w:rtl/>
        </w:rPr>
      </w:pPr>
    </w:p>
    <w:p w14:paraId="19E68D3B" w14:textId="77777777" w:rsidR="00000000" w:rsidRDefault="007C71EE">
      <w:pPr>
        <w:pStyle w:val="a"/>
        <w:rPr>
          <w:rFonts w:hint="cs"/>
          <w:rtl/>
        </w:rPr>
      </w:pPr>
      <w:r>
        <w:rPr>
          <w:rFonts w:hint="cs"/>
          <w:rtl/>
        </w:rPr>
        <w:t>שמית,  שמית.</w:t>
      </w:r>
    </w:p>
    <w:p w14:paraId="3CC4C8EE" w14:textId="77777777" w:rsidR="00000000" w:rsidRDefault="007C71EE">
      <w:pPr>
        <w:pStyle w:val="a"/>
        <w:rPr>
          <w:rFonts w:hint="cs"/>
          <w:rtl/>
        </w:rPr>
      </w:pPr>
    </w:p>
    <w:p w14:paraId="645D2AA6" w14:textId="77777777" w:rsidR="00000000" w:rsidRDefault="007C71EE">
      <w:pPr>
        <w:pStyle w:val="ac"/>
        <w:rPr>
          <w:rtl/>
        </w:rPr>
      </w:pPr>
      <w:r>
        <w:rPr>
          <w:rFonts w:hint="eastAsia"/>
          <w:rtl/>
        </w:rPr>
        <w:t>אחמד</w:t>
      </w:r>
      <w:r>
        <w:rPr>
          <w:rtl/>
        </w:rPr>
        <w:t xml:space="preserve"> טיבי (חד"ש-תע"ל):</w:t>
      </w:r>
    </w:p>
    <w:p w14:paraId="653A1A7D" w14:textId="77777777" w:rsidR="00000000" w:rsidRDefault="007C71EE">
      <w:pPr>
        <w:pStyle w:val="a"/>
        <w:rPr>
          <w:rFonts w:hint="cs"/>
          <w:rtl/>
        </w:rPr>
      </w:pPr>
    </w:p>
    <w:p w14:paraId="011714BE" w14:textId="77777777" w:rsidR="00000000" w:rsidRDefault="007C71EE">
      <w:pPr>
        <w:pStyle w:val="a"/>
        <w:rPr>
          <w:rFonts w:hint="cs"/>
          <w:rtl/>
        </w:rPr>
      </w:pPr>
      <w:r>
        <w:rPr>
          <w:rFonts w:hint="cs"/>
          <w:rtl/>
        </w:rPr>
        <w:t>שמית.</w:t>
      </w:r>
    </w:p>
    <w:p w14:paraId="6D835CA4" w14:textId="77777777" w:rsidR="00000000" w:rsidRDefault="007C71EE">
      <w:pPr>
        <w:pStyle w:val="a"/>
        <w:rPr>
          <w:rFonts w:hint="cs"/>
          <w:rtl/>
        </w:rPr>
      </w:pPr>
    </w:p>
    <w:p w14:paraId="6385F271" w14:textId="77777777" w:rsidR="00000000" w:rsidRDefault="007C71EE">
      <w:pPr>
        <w:pStyle w:val="ad"/>
        <w:rPr>
          <w:rtl/>
        </w:rPr>
      </w:pPr>
      <w:r>
        <w:rPr>
          <w:rFonts w:hint="eastAsia"/>
          <w:rtl/>
        </w:rPr>
        <w:t>היו</w:t>
      </w:r>
      <w:r>
        <w:rPr>
          <w:rtl/>
        </w:rPr>
        <w:t>"</w:t>
      </w:r>
      <w:r>
        <w:rPr>
          <w:rFonts w:hint="eastAsia"/>
          <w:rtl/>
        </w:rPr>
        <w:t>ר יולי-יואל אדלשטיין:</w:t>
      </w:r>
    </w:p>
    <w:p w14:paraId="24B2CFF7" w14:textId="77777777" w:rsidR="00000000" w:rsidRDefault="007C71EE">
      <w:pPr>
        <w:pStyle w:val="a"/>
        <w:rPr>
          <w:rFonts w:hint="cs"/>
          <w:rtl/>
        </w:rPr>
      </w:pPr>
    </w:p>
    <w:p w14:paraId="7AE0F451" w14:textId="77777777" w:rsidR="00000000" w:rsidRDefault="007C71EE">
      <w:pPr>
        <w:pStyle w:val="a"/>
        <w:ind w:left="719" w:firstLine="0"/>
        <w:rPr>
          <w:rFonts w:hint="cs"/>
          <w:rtl/>
        </w:rPr>
      </w:pPr>
      <w:r>
        <w:rPr>
          <w:rFonts w:hint="cs"/>
          <w:rtl/>
        </w:rPr>
        <w:t>ההצבעה על הסתייגותם של אחמד טיבי ודוד</w:t>
      </w:r>
      <w:r>
        <w:rPr>
          <w:rFonts w:hint="cs"/>
          <w:rtl/>
        </w:rPr>
        <w:t xml:space="preserve"> טל לסעיף 30(2) החלה. מי בעד ומי נגד? נא להצביע. </w:t>
      </w:r>
    </w:p>
    <w:p w14:paraId="2309D378" w14:textId="77777777" w:rsidR="00000000" w:rsidRDefault="007C71EE">
      <w:pPr>
        <w:pStyle w:val="a"/>
        <w:ind w:left="719" w:firstLine="0"/>
        <w:rPr>
          <w:rFonts w:hint="cs"/>
          <w:rtl/>
        </w:rPr>
      </w:pPr>
    </w:p>
    <w:p w14:paraId="4B0268CD" w14:textId="77777777" w:rsidR="00000000" w:rsidRDefault="007C71EE">
      <w:pPr>
        <w:pStyle w:val="a"/>
        <w:ind w:left="719" w:firstLine="0"/>
        <w:rPr>
          <w:rFonts w:hint="cs"/>
          <w:rtl/>
        </w:rPr>
      </w:pPr>
      <w:r>
        <w:rPr>
          <w:rFonts w:hint="cs"/>
          <w:rtl/>
        </w:rPr>
        <w:t>אני מצרף למתנגדים את קולו של יושב-ראש הכנסת.</w:t>
      </w:r>
    </w:p>
    <w:p w14:paraId="367B61E1" w14:textId="77777777" w:rsidR="00000000" w:rsidRDefault="007C71EE">
      <w:pPr>
        <w:pStyle w:val="a"/>
        <w:rPr>
          <w:rFonts w:hint="cs"/>
          <w:rtl/>
        </w:rPr>
      </w:pPr>
    </w:p>
    <w:p w14:paraId="3666D3AC" w14:textId="77777777" w:rsidR="00000000" w:rsidRDefault="007C71EE">
      <w:pPr>
        <w:pStyle w:val="a"/>
        <w:rPr>
          <w:rFonts w:hint="cs"/>
          <w:rtl/>
        </w:rPr>
      </w:pPr>
    </w:p>
    <w:p w14:paraId="21D34CA5" w14:textId="77777777" w:rsidR="00000000" w:rsidRDefault="007C71EE">
      <w:pPr>
        <w:pStyle w:val="a"/>
        <w:jc w:val="center"/>
        <w:rPr>
          <w:rFonts w:hint="cs"/>
          <w:b/>
          <w:bCs/>
          <w:rtl/>
        </w:rPr>
      </w:pPr>
      <w:r>
        <w:rPr>
          <w:rFonts w:hint="cs"/>
          <w:b/>
          <w:bCs/>
          <w:rtl/>
        </w:rPr>
        <w:t>הצבעה מס' 64</w:t>
      </w:r>
    </w:p>
    <w:p w14:paraId="423023A4" w14:textId="77777777" w:rsidR="00000000" w:rsidRDefault="007C71EE">
      <w:pPr>
        <w:pStyle w:val="a"/>
        <w:jc w:val="center"/>
        <w:rPr>
          <w:rFonts w:hint="cs"/>
          <w:b/>
          <w:bCs/>
          <w:rtl/>
        </w:rPr>
      </w:pPr>
    </w:p>
    <w:p w14:paraId="4BD43247"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45</w:t>
      </w:r>
    </w:p>
    <w:p w14:paraId="2699B69F" w14:textId="77777777" w:rsidR="00000000" w:rsidRDefault="007C71EE">
      <w:pPr>
        <w:pStyle w:val="a"/>
        <w:jc w:val="center"/>
        <w:rPr>
          <w:rFonts w:hint="cs"/>
          <w:rtl/>
        </w:rPr>
      </w:pPr>
      <w:r>
        <w:rPr>
          <w:rFonts w:hint="cs"/>
          <w:rtl/>
        </w:rPr>
        <w:t xml:space="preserve">נגד </w:t>
      </w:r>
      <w:r>
        <w:rPr>
          <w:rtl/>
        </w:rPr>
        <w:t>–</w:t>
      </w:r>
      <w:r>
        <w:rPr>
          <w:rFonts w:hint="cs"/>
          <w:rtl/>
        </w:rPr>
        <w:t xml:space="preserve"> 57</w:t>
      </w:r>
    </w:p>
    <w:p w14:paraId="71FFA9A8"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 </w:t>
      </w:r>
    </w:p>
    <w:p w14:paraId="781C7F33" w14:textId="77777777" w:rsidR="00000000" w:rsidRDefault="007C71EE">
      <w:pPr>
        <w:pStyle w:val="a"/>
        <w:jc w:val="center"/>
        <w:rPr>
          <w:rFonts w:hint="cs"/>
          <w:rtl/>
        </w:rPr>
      </w:pPr>
      <w:r>
        <w:rPr>
          <w:rFonts w:hint="cs"/>
          <w:rtl/>
        </w:rPr>
        <w:t>ההסתייגות של חברי הכנסת אחמד טיבי ודוד טל לסעיף 30(2) לא נתקבלה.</w:t>
      </w:r>
    </w:p>
    <w:p w14:paraId="7848BA64" w14:textId="77777777" w:rsidR="00000000" w:rsidRDefault="007C71EE">
      <w:pPr>
        <w:pStyle w:val="a"/>
        <w:rPr>
          <w:rFonts w:hint="cs"/>
          <w:rtl/>
        </w:rPr>
      </w:pPr>
    </w:p>
    <w:p w14:paraId="192379B4" w14:textId="77777777" w:rsidR="00000000" w:rsidRDefault="007C71EE">
      <w:pPr>
        <w:pStyle w:val="ad"/>
        <w:rPr>
          <w:rtl/>
        </w:rPr>
      </w:pPr>
      <w:r>
        <w:rPr>
          <w:rtl/>
        </w:rPr>
        <w:t>היו"ר יולי-יואל אדלשטיין:</w:t>
      </w:r>
    </w:p>
    <w:p w14:paraId="0100AD1C" w14:textId="77777777" w:rsidR="00000000" w:rsidRDefault="007C71EE">
      <w:pPr>
        <w:pStyle w:val="a"/>
        <w:rPr>
          <w:rtl/>
        </w:rPr>
      </w:pPr>
    </w:p>
    <w:p w14:paraId="11FDBFED" w14:textId="77777777" w:rsidR="00000000" w:rsidRDefault="007C71EE">
      <w:pPr>
        <w:pStyle w:val="a"/>
        <w:rPr>
          <w:rFonts w:hint="cs"/>
          <w:rtl/>
        </w:rPr>
      </w:pPr>
      <w:r>
        <w:rPr>
          <w:rFonts w:hint="cs"/>
          <w:rtl/>
        </w:rPr>
        <w:t>לכן התוצא</w:t>
      </w:r>
      <w:r>
        <w:rPr>
          <w:rFonts w:hint="cs"/>
          <w:rtl/>
        </w:rPr>
        <w:t>ות של ההצבעה הדרמטית הן: בעד - 45, נגד - 58 בצירוף קולו של רובי ריבלין. ההסתייגות לא עברה.</w:t>
      </w:r>
    </w:p>
    <w:p w14:paraId="4EB895C7" w14:textId="77777777" w:rsidR="00000000" w:rsidRDefault="007C71EE">
      <w:pPr>
        <w:pStyle w:val="a"/>
        <w:rPr>
          <w:rFonts w:hint="cs"/>
          <w:rtl/>
        </w:rPr>
      </w:pPr>
    </w:p>
    <w:p w14:paraId="1A56DEDB" w14:textId="77777777" w:rsidR="00000000" w:rsidRDefault="007C71EE">
      <w:pPr>
        <w:pStyle w:val="a"/>
        <w:rPr>
          <w:rFonts w:hint="cs"/>
          <w:rtl/>
        </w:rPr>
      </w:pPr>
      <w:r>
        <w:rPr>
          <w:rFonts w:hint="cs"/>
          <w:rtl/>
        </w:rPr>
        <w:t xml:space="preserve">חברי הכנסת שטרן, נודלמן וקבוצת חברי הכנסת </w:t>
      </w:r>
      <w:r>
        <w:rPr>
          <w:rtl/>
        </w:rPr>
        <w:t>–</w:t>
      </w:r>
      <w:r>
        <w:rPr>
          <w:rFonts w:hint="cs"/>
          <w:rtl/>
        </w:rPr>
        <w:t xml:space="preserve"> מסירים.</w:t>
      </w:r>
    </w:p>
    <w:p w14:paraId="11B03467" w14:textId="77777777" w:rsidR="00000000" w:rsidRDefault="007C71EE">
      <w:pPr>
        <w:pStyle w:val="a"/>
        <w:rPr>
          <w:rFonts w:hint="cs"/>
          <w:rtl/>
        </w:rPr>
      </w:pPr>
    </w:p>
    <w:p w14:paraId="2FD719C7" w14:textId="77777777" w:rsidR="00000000" w:rsidRDefault="007C71EE">
      <w:pPr>
        <w:pStyle w:val="a"/>
        <w:rPr>
          <w:rFonts w:hint="cs"/>
          <w:rtl/>
        </w:rPr>
      </w:pPr>
      <w:r>
        <w:rPr>
          <w:rFonts w:hint="cs"/>
          <w:rtl/>
        </w:rPr>
        <w:t>אנחנו נצביע על סעיף 30 כולו.</w:t>
      </w:r>
    </w:p>
    <w:p w14:paraId="6A04B045" w14:textId="77777777" w:rsidR="00000000" w:rsidRDefault="007C71EE">
      <w:pPr>
        <w:pStyle w:val="a"/>
        <w:rPr>
          <w:rFonts w:hint="cs"/>
          <w:rtl/>
        </w:rPr>
      </w:pPr>
    </w:p>
    <w:p w14:paraId="50EB441F" w14:textId="77777777" w:rsidR="00000000" w:rsidRDefault="007C71EE">
      <w:pPr>
        <w:pStyle w:val="ac"/>
        <w:rPr>
          <w:rtl/>
        </w:rPr>
      </w:pPr>
      <w:r>
        <w:rPr>
          <w:rFonts w:hint="eastAsia"/>
          <w:rtl/>
        </w:rPr>
        <w:t>אברהם</w:t>
      </w:r>
      <w:r>
        <w:rPr>
          <w:rtl/>
        </w:rPr>
        <w:t xml:space="preserve"> בורג (העבודה-מימד):</w:t>
      </w:r>
    </w:p>
    <w:p w14:paraId="6CA1392B" w14:textId="77777777" w:rsidR="00000000" w:rsidRDefault="007C71EE">
      <w:pPr>
        <w:pStyle w:val="a"/>
        <w:rPr>
          <w:rFonts w:hint="cs"/>
          <w:rtl/>
        </w:rPr>
      </w:pPr>
    </w:p>
    <w:p w14:paraId="001B13A5" w14:textId="77777777" w:rsidR="00000000" w:rsidRDefault="007C71EE">
      <w:pPr>
        <w:pStyle w:val="a"/>
        <w:rPr>
          <w:rFonts w:hint="cs"/>
          <w:rtl/>
        </w:rPr>
      </w:pPr>
      <w:r>
        <w:rPr>
          <w:rFonts w:hint="cs"/>
          <w:rtl/>
        </w:rPr>
        <w:t>הצבעה שמית, עם כל הכבוד והיקר. מדובר כאן על אגרת הטלוו</w:t>
      </w:r>
      <w:r>
        <w:rPr>
          <w:rFonts w:hint="cs"/>
          <w:rtl/>
        </w:rPr>
        <w:t>יזיה,</w:t>
      </w:r>
    </w:p>
    <w:p w14:paraId="29CD5F82" w14:textId="77777777" w:rsidR="00000000" w:rsidRDefault="007C71EE">
      <w:pPr>
        <w:pStyle w:val="a"/>
        <w:rPr>
          <w:rFonts w:hint="cs"/>
          <w:rtl/>
        </w:rPr>
      </w:pPr>
    </w:p>
    <w:p w14:paraId="46D5CB67" w14:textId="77777777" w:rsidR="00000000" w:rsidRDefault="007C71EE">
      <w:pPr>
        <w:pStyle w:val="ad"/>
        <w:rPr>
          <w:rtl/>
        </w:rPr>
      </w:pPr>
    </w:p>
    <w:p w14:paraId="12E91A18" w14:textId="77777777" w:rsidR="00000000" w:rsidRDefault="007C71EE">
      <w:pPr>
        <w:pStyle w:val="ad"/>
        <w:rPr>
          <w:rtl/>
        </w:rPr>
      </w:pPr>
      <w:r>
        <w:rPr>
          <w:rtl/>
        </w:rPr>
        <w:t>היו"ר יולי-יואל אדלשטיין:</w:t>
      </w:r>
    </w:p>
    <w:p w14:paraId="139ABEDF" w14:textId="77777777" w:rsidR="00000000" w:rsidRDefault="007C71EE">
      <w:pPr>
        <w:pStyle w:val="a"/>
        <w:rPr>
          <w:rtl/>
        </w:rPr>
      </w:pPr>
    </w:p>
    <w:p w14:paraId="329934AC" w14:textId="77777777" w:rsidR="00000000" w:rsidRDefault="007C71EE">
      <w:pPr>
        <w:pStyle w:val="a"/>
        <w:rPr>
          <w:rFonts w:hint="cs"/>
          <w:rtl/>
        </w:rPr>
      </w:pPr>
      <w:r>
        <w:rPr>
          <w:rFonts w:hint="cs"/>
          <w:rtl/>
        </w:rPr>
        <w:t>הבנתי, יושב-ראש הכנסת לשעבר. חברי הכנסת, אנחנו מצביעים על סעיף 30 כהצעת הוועדה בהצבעה אלקטרונית. אני מבקש לשבת במקומות.</w:t>
      </w:r>
    </w:p>
    <w:p w14:paraId="3A868526" w14:textId="77777777" w:rsidR="00000000" w:rsidRDefault="007C71EE">
      <w:pPr>
        <w:pStyle w:val="a"/>
        <w:rPr>
          <w:rFonts w:hint="cs"/>
          <w:rtl/>
        </w:rPr>
      </w:pPr>
    </w:p>
    <w:p w14:paraId="55AED467" w14:textId="77777777" w:rsidR="00000000" w:rsidRDefault="007C71EE">
      <w:pPr>
        <w:pStyle w:val="ac"/>
        <w:rPr>
          <w:rtl/>
        </w:rPr>
      </w:pPr>
      <w:r>
        <w:rPr>
          <w:rFonts w:hint="eastAsia"/>
          <w:rtl/>
        </w:rPr>
        <w:t>אברהם</w:t>
      </w:r>
      <w:r>
        <w:rPr>
          <w:rtl/>
        </w:rPr>
        <w:t xml:space="preserve"> בורג (העבודה-מימד):</w:t>
      </w:r>
    </w:p>
    <w:p w14:paraId="2F1745D7" w14:textId="77777777" w:rsidR="00000000" w:rsidRDefault="007C71EE">
      <w:pPr>
        <w:pStyle w:val="a"/>
        <w:rPr>
          <w:rFonts w:hint="cs"/>
          <w:rtl/>
        </w:rPr>
      </w:pPr>
    </w:p>
    <w:p w14:paraId="2ADF1B74" w14:textId="77777777" w:rsidR="00000000" w:rsidRDefault="007C71EE">
      <w:pPr>
        <w:pStyle w:val="a"/>
        <w:rPr>
          <w:rFonts w:hint="cs"/>
          <w:rtl/>
        </w:rPr>
      </w:pPr>
      <w:r>
        <w:rPr>
          <w:rFonts w:hint="cs"/>
          <w:rtl/>
        </w:rPr>
        <w:t>איזה מין דבר זה, אדוני היושב-ראש.</w:t>
      </w:r>
    </w:p>
    <w:p w14:paraId="4C2CFC85" w14:textId="77777777" w:rsidR="00000000" w:rsidRDefault="007C71EE">
      <w:pPr>
        <w:pStyle w:val="a"/>
        <w:rPr>
          <w:rFonts w:hint="cs"/>
          <w:rtl/>
        </w:rPr>
      </w:pPr>
    </w:p>
    <w:p w14:paraId="74E049D0" w14:textId="77777777" w:rsidR="00000000" w:rsidRDefault="007C71EE">
      <w:pPr>
        <w:pStyle w:val="ad"/>
        <w:rPr>
          <w:rtl/>
        </w:rPr>
      </w:pPr>
      <w:r>
        <w:rPr>
          <w:rtl/>
        </w:rPr>
        <w:t>היו"ר יולי-יואל אדלשטיין:</w:t>
      </w:r>
    </w:p>
    <w:p w14:paraId="5B7CA60C" w14:textId="77777777" w:rsidR="00000000" w:rsidRDefault="007C71EE">
      <w:pPr>
        <w:pStyle w:val="a"/>
        <w:rPr>
          <w:rtl/>
        </w:rPr>
      </w:pPr>
    </w:p>
    <w:p w14:paraId="57FB135E" w14:textId="77777777" w:rsidR="00000000" w:rsidRDefault="007C71EE">
      <w:pPr>
        <w:pStyle w:val="a"/>
        <w:rPr>
          <w:rFonts w:hint="cs"/>
          <w:rtl/>
        </w:rPr>
      </w:pPr>
      <w:r>
        <w:rPr>
          <w:rFonts w:hint="cs"/>
          <w:rtl/>
        </w:rPr>
        <w:t>אני מבקש לש</w:t>
      </w:r>
      <w:r>
        <w:rPr>
          <w:rFonts w:hint="cs"/>
          <w:rtl/>
        </w:rPr>
        <w:t>בת במקומות. ההצבעה החלה על סעיף 30 כנוסח הוועדה. מי בעד ומי נגד? נא להצביע.</w:t>
      </w:r>
    </w:p>
    <w:p w14:paraId="5622E466" w14:textId="77777777" w:rsidR="00000000" w:rsidRDefault="007C71EE">
      <w:pPr>
        <w:pStyle w:val="a"/>
        <w:rPr>
          <w:rFonts w:hint="cs"/>
          <w:rtl/>
        </w:rPr>
      </w:pPr>
    </w:p>
    <w:p w14:paraId="13A10270" w14:textId="77777777" w:rsidR="00000000" w:rsidRDefault="007C71EE">
      <w:pPr>
        <w:pStyle w:val="ac"/>
        <w:rPr>
          <w:rtl/>
        </w:rPr>
      </w:pPr>
      <w:r>
        <w:rPr>
          <w:rFonts w:hint="eastAsia"/>
          <w:rtl/>
        </w:rPr>
        <w:t>קריאה</w:t>
      </w:r>
      <w:r>
        <w:rPr>
          <w:rtl/>
        </w:rPr>
        <w:t>:</w:t>
      </w:r>
    </w:p>
    <w:p w14:paraId="22E72CF3" w14:textId="77777777" w:rsidR="00000000" w:rsidRDefault="007C71EE">
      <w:pPr>
        <w:pStyle w:val="a"/>
        <w:rPr>
          <w:rFonts w:hint="cs"/>
          <w:rtl/>
        </w:rPr>
      </w:pPr>
    </w:p>
    <w:p w14:paraId="19B42AD7" w14:textId="77777777" w:rsidR="00000000" w:rsidRDefault="007C71EE">
      <w:pPr>
        <w:pStyle w:val="a"/>
        <w:rPr>
          <w:rFonts w:hint="cs"/>
          <w:rtl/>
        </w:rPr>
      </w:pPr>
      <w:r>
        <w:rPr>
          <w:rFonts w:hint="cs"/>
          <w:rtl/>
        </w:rPr>
        <w:t>זה מהותי, מהותי.</w:t>
      </w:r>
    </w:p>
    <w:p w14:paraId="2FDC354D" w14:textId="77777777" w:rsidR="00000000" w:rsidRDefault="007C71EE">
      <w:pPr>
        <w:pStyle w:val="a"/>
        <w:rPr>
          <w:rFonts w:hint="cs"/>
          <w:rtl/>
        </w:rPr>
      </w:pPr>
    </w:p>
    <w:p w14:paraId="2DF5917B" w14:textId="77777777" w:rsidR="00000000" w:rsidRDefault="007C71EE">
      <w:pPr>
        <w:pStyle w:val="ac"/>
        <w:rPr>
          <w:rtl/>
        </w:rPr>
      </w:pPr>
      <w:r>
        <w:rPr>
          <w:rFonts w:hint="eastAsia"/>
          <w:rtl/>
        </w:rPr>
        <w:t>אברהם</w:t>
      </w:r>
      <w:r>
        <w:rPr>
          <w:rtl/>
        </w:rPr>
        <w:t xml:space="preserve"> בורג (העבודה-מימד):</w:t>
      </w:r>
    </w:p>
    <w:p w14:paraId="40DAF29A" w14:textId="77777777" w:rsidR="00000000" w:rsidRDefault="007C71EE">
      <w:pPr>
        <w:pStyle w:val="a"/>
        <w:rPr>
          <w:rFonts w:hint="cs"/>
          <w:rtl/>
        </w:rPr>
      </w:pPr>
    </w:p>
    <w:p w14:paraId="2A99CC66" w14:textId="77777777" w:rsidR="00000000" w:rsidRDefault="007C71EE">
      <w:pPr>
        <w:pStyle w:val="a"/>
        <w:rPr>
          <w:rFonts w:hint="cs"/>
          <w:rtl/>
        </w:rPr>
      </w:pPr>
      <w:r>
        <w:rPr>
          <w:rFonts w:hint="cs"/>
          <w:rtl/>
        </w:rPr>
        <w:t>אדוני היושב-ראש, איזה מין דבר כזה? במשך שעות אין כאן הצבעות שמיות, רק הצבעה אחת שהיא מהותית, והיושב-ראש לא עומד בהסכמים.</w:t>
      </w:r>
    </w:p>
    <w:p w14:paraId="69431F59" w14:textId="77777777" w:rsidR="00000000" w:rsidRDefault="007C71EE">
      <w:pPr>
        <w:pStyle w:val="a"/>
        <w:rPr>
          <w:rFonts w:hint="cs"/>
          <w:rtl/>
        </w:rPr>
      </w:pPr>
    </w:p>
    <w:p w14:paraId="4F167F4F" w14:textId="77777777" w:rsidR="00000000" w:rsidRDefault="007C71EE">
      <w:pPr>
        <w:pStyle w:val="a"/>
        <w:jc w:val="center"/>
        <w:rPr>
          <w:rFonts w:hint="cs"/>
          <w:b/>
          <w:bCs/>
          <w:rtl/>
        </w:rPr>
      </w:pPr>
      <w:r>
        <w:rPr>
          <w:rFonts w:hint="cs"/>
          <w:b/>
          <w:bCs/>
          <w:rtl/>
        </w:rPr>
        <w:t>הצבע</w:t>
      </w:r>
      <w:r>
        <w:rPr>
          <w:rFonts w:hint="cs"/>
          <w:b/>
          <w:bCs/>
          <w:rtl/>
        </w:rPr>
        <w:t>ה מס' 64</w:t>
      </w:r>
    </w:p>
    <w:p w14:paraId="2D1EDBB5" w14:textId="77777777" w:rsidR="00000000" w:rsidRDefault="007C71EE">
      <w:pPr>
        <w:pStyle w:val="a"/>
        <w:jc w:val="center"/>
        <w:rPr>
          <w:rFonts w:hint="cs"/>
          <w:b/>
          <w:bCs/>
          <w:rtl/>
        </w:rPr>
      </w:pPr>
    </w:p>
    <w:p w14:paraId="13DF78B6" w14:textId="77777777" w:rsidR="00000000" w:rsidRDefault="007C71EE">
      <w:pPr>
        <w:pStyle w:val="a"/>
        <w:jc w:val="center"/>
        <w:rPr>
          <w:rFonts w:hint="cs"/>
          <w:rtl/>
        </w:rPr>
      </w:pPr>
      <w:r>
        <w:rPr>
          <w:rFonts w:hint="cs"/>
          <w:rtl/>
        </w:rPr>
        <w:t xml:space="preserve">בעד סעיף 30, כהצעת הוועדה </w:t>
      </w:r>
      <w:r>
        <w:rPr>
          <w:rtl/>
        </w:rPr>
        <w:t>–</w:t>
      </w:r>
      <w:r>
        <w:rPr>
          <w:rFonts w:hint="cs"/>
          <w:rtl/>
        </w:rPr>
        <w:t xml:space="preserve"> 58</w:t>
      </w:r>
    </w:p>
    <w:p w14:paraId="7F269C4E" w14:textId="77777777" w:rsidR="00000000" w:rsidRDefault="007C71EE">
      <w:pPr>
        <w:pStyle w:val="a"/>
        <w:jc w:val="center"/>
        <w:rPr>
          <w:rFonts w:hint="cs"/>
          <w:rtl/>
        </w:rPr>
      </w:pPr>
      <w:r>
        <w:rPr>
          <w:rFonts w:hint="cs"/>
          <w:rtl/>
        </w:rPr>
        <w:t xml:space="preserve">נגד </w:t>
      </w:r>
      <w:r>
        <w:rPr>
          <w:rtl/>
        </w:rPr>
        <w:t>–</w:t>
      </w:r>
      <w:r>
        <w:rPr>
          <w:rFonts w:hint="cs"/>
          <w:rtl/>
        </w:rPr>
        <w:t xml:space="preserve"> 41</w:t>
      </w:r>
    </w:p>
    <w:p w14:paraId="07475367"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56573BA8" w14:textId="77777777" w:rsidR="00000000" w:rsidRDefault="007C71EE">
      <w:pPr>
        <w:pStyle w:val="a"/>
        <w:jc w:val="center"/>
        <w:rPr>
          <w:rFonts w:hint="cs"/>
          <w:rtl/>
        </w:rPr>
      </w:pPr>
      <w:r>
        <w:rPr>
          <w:rFonts w:hint="cs"/>
          <w:rtl/>
        </w:rPr>
        <w:t>סעיף 30, כהצעת הוועדה, נתקבל.</w:t>
      </w:r>
    </w:p>
    <w:p w14:paraId="6B98806F" w14:textId="77777777" w:rsidR="00000000" w:rsidRDefault="007C71EE">
      <w:pPr>
        <w:pStyle w:val="a"/>
        <w:jc w:val="center"/>
        <w:rPr>
          <w:rFonts w:hint="cs"/>
          <w:rtl/>
        </w:rPr>
      </w:pPr>
    </w:p>
    <w:p w14:paraId="54840B73" w14:textId="77777777" w:rsidR="00000000" w:rsidRDefault="007C71EE">
      <w:pPr>
        <w:pStyle w:val="ad"/>
        <w:rPr>
          <w:rtl/>
        </w:rPr>
      </w:pPr>
      <w:r>
        <w:rPr>
          <w:rFonts w:hint="eastAsia"/>
          <w:rtl/>
        </w:rPr>
        <w:t>היו</w:t>
      </w:r>
      <w:r>
        <w:rPr>
          <w:rtl/>
        </w:rPr>
        <w:t>"</w:t>
      </w:r>
      <w:r>
        <w:rPr>
          <w:rFonts w:hint="eastAsia"/>
          <w:rtl/>
        </w:rPr>
        <w:t>ר יולי-יואל אדלשטיין:</w:t>
      </w:r>
    </w:p>
    <w:p w14:paraId="68B80E9F" w14:textId="77777777" w:rsidR="00000000" w:rsidRDefault="007C71EE">
      <w:pPr>
        <w:pStyle w:val="a"/>
        <w:rPr>
          <w:rFonts w:hint="cs"/>
          <w:rtl/>
        </w:rPr>
      </w:pPr>
    </w:p>
    <w:p w14:paraId="7815CD6A" w14:textId="77777777" w:rsidR="00000000" w:rsidRDefault="007C71EE">
      <w:pPr>
        <w:pStyle w:val="a"/>
        <w:rPr>
          <w:rFonts w:hint="cs"/>
          <w:rtl/>
        </w:rPr>
      </w:pPr>
      <w:r>
        <w:rPr>
          <w:rFonts w:hint="cs"/>
          <w:rtl/>
        </w:rPr>
        <w:t xml:space="preserve">בעד - 59 בצירוף קולו של ראובן ריבלין, נגד - 41. סעיף 30 אושר כנוסח הוועדה. </w:t>
      </w:r>
    </w:p>
    <w:p w14:paraId="77764BAC" w14:textId="77777777" w:rsidR="00000000" w:rsidRDefault="007C71EE">
      <w:pPr>
        <w:pStyle w:val="a"/>
        <w:rPr>
          <w:rFonts w:hint="cs"/>
          <w:rtl/>
        </w:rPr>
      </w:pPr>
    </w:p>
    <w:p w14:paraId="1042028B" w14:textId="77777777" w:rsidR="00000000" w:rsidRDefault="007C71EE">
      <w:pPr>
        <w:pStyle w:val="ac"/>
        <w:rPr>
          <w:rtl/>
        </w:rPr>
      </w:pPr>
      <w:r>
        <w:rPr>
          <w:rFonts w:hint="eastAsia"/>
          <w:rtl/>
        </w:rPr>
        <w:t>קריאות</w:t>
      </w:r>
      <w:r>
        <w:rPr>
          <w:rtl/>
        </w:rPr>
        <w:t>:</w:t>
      </w:r>
    </w:p>
    <w:p w14:paraId="4F68481E" w14:textId="77777777" w:rsidR="00000000" w:rsidRDefault="007C71EE">
      <w:pPr>
        <w:pStyle w:val="a"/>
        <w:rPr>
          <w:rFonts w:hint="cs"/>
          <w:rtl/>
        </w:rPr>
      </w:pPr>
    </w:p>
    <w:p w14:paraId="6EA37486" w14:textId="77777777" w:rsidR="00000000" w:rsidRDefault="007C71EE">
      <w:pPr>
        <w:pStyle w:val="a"/>
        <w:rPr>
          <w:rFonts w:hint="cs"/>
          <w:rtl/>
        </w:rPr>
      </w:pPr>
      <w:r>
        <w:rPr>
          <w:rFonts w:hint="cs"/>
          <w:rtl/>
        </w:rPr>
        <w:t>- - -</w:t>
      </w:r>
    </w:p>
    <w:p w14:paraId="0FBA196A" w14:textId="77777777" w:rsidR="00000000" w:rsidRDefault="007C71EE">
      <w:pPr>
        <w:pStyle w:val="a"/>
        <w:rPr>
          <w:rFonts w:hint="cs"/>
          <w:rtl/>
        </w:rPr>
      </w:pPr>
    </w:p>
    <w:p w14:paraId="716DBE2A" w14:textId="77777777" w:rsidR="00000000" w:rsidRDefault="007C71EE">
      <w:pPr>
        <w:pStyle w:val="ac"/>
        <w:rPr>
          <w:rtl/>
        </w:rPr>
      </w:pPr>
    </w:p>
    <w:p w14:paraId="1A25361D" w14:textId="77777777" w:rsidR="00000000" w:rsidRDefault="007C71EE">
      <w:pPr>
        <w:pStyle w:val="ac"/>
        <w:rPr>
          <w:rtl/>
        </w:rPr>
      </w:pPr>
      <w:r>
        <w:rPr>
          <w:rFonts w:hint="eastAsia"/>
          <w:rtl/>
        </w:rPr>
        <w:t>אברהם</w:t>
      </w:r>
      <w:r>
        <w:rPr>
          <w:rtl/>
        </w:rPr>
        <w:t xml:space="preserve"> בורג (העבודה-מימד):</w:t>
      </w:r>
    </w:p>
    <w:p w14:paraId="2099BCE5" w14:textId="77777777" w:rsidR="00000000" w:rsidRDefault="007C71EE">
      <w:pPr>
        <w:pStyle w:val="a"/>
        <w:rPr>
          <w:rFonts w:hint="cs"/>
          <w:rtl/>
        </w:rPr>
      </w:pPr>
    </w:p>
    <w:p w14:paraId="44F0662C" w14:textId="77777777" w:rsidR="00000000" w:rsidRDefault="007C71EE">
      <w:pPr>
        <w:pStyle w:val="a"/>
        <w:rPr>
          <w:rFonts w:hint="cs"/>
          <w:rtl/>
        </w:rPr>
      </w:pPr>
      <w:r>
        <w:rPr>
          <w:rFonts w:hint="cs"/>
          <w:rtl/>
        </w:rPr>
        <w:t>תסתכל בתקנון.</w:t>
      </w:r>
    </w:p>
    <w:p w14:paraId="558C7CAD" w14:textId="77777777" w:rsidR="00000000" w:rsidRDefault="007C71EE">
      <w:pPr>
        <w:pStyle w:val="a"/>
        <w:rPr>
          <w:rFonts w:hint="cs"/>
          <w:rtl/>
        </w:rPr>
      </w:pPr>
    </w:p>
    <w:p w14:paraId="0997D8C2" w14:textId="77777777" w:rsidR="00000000" w:rsidRDefault="007C71EE">
      <w:pPr>
        <w:pStyle w:val="ad"/>
        <w:rPr>
          <w:rtl/>
        </w:rPr>
      </w:pPr>
      <w:r>
        <w:rPr>
          <w:rFonts w:hint="eastAsia"/>
          <w:rtl/>
        </w:rPr>
        <w:t>היו</w:t>
      </w:r>
      <w:r>
        <w:rPr>
          <w:rtl/>
        </w:rPr>
        <w:t>"</w:t>
      </w:r>
      <w:r>
        <w:rPr>
          <w:rFonts w:hint="eastAsia"/>
          <w:rtl/>
        </w:rPr>
        <w:t>ר יולי-יואל אדלשטיין:</w:t>
      </w:r>
    </w:p>
    <w:p w14:paraId="21635123" w14:textId="77777777" w:rsidR="00000000" w:rsidRDefault="007C71EE">
      <w:pPr>
        <w:pStyle w:val="a"/>
        <w:rPr>
          <w:rFonts w:hint="cs"/>
          <w:rtl/>
        </w:rPr>
      </w:pPr>
    </w:p>
    <w:p w14:paraId="7A2C6A34" w14:textId="77777777" w:rsidR="00000000" w:rsidRDefault="007C71EE">
      <w:pPr>
        <w:pStyle w:val="a"/>
        <w:rPr>
          <w:rFonts w:hint="cs"/>
          <w:rtl/>
        </w:rPr>
      </w:pPr>
      <w:r>
        <w:rPr>
          <w:rFonts w:hint="cs"/>
          <w:rtl/>
        </w:rPr>
        <w:t xml:space="preserve">אני מבקש להפנות את תשומת לבו של יושב-ראש הכנסת לשעבר לסיכומים שעליהם דובר כאן רבות, ובסעיף הראשון לתקנון הכנסת נאמר, שכשיושב-ראש הכנסת מעביר את הסמכויות שלו למי מסגניו, כל הסמכויות במלואן עוברות, כולל ההסמכות והסיכומים. לכן אין </w:t>
      </w:r>
      <w:r>
        <w:rPr>
          <w:rFonts w:hint="cs"/>
          <w:rtl/>
        </w:rPr>
        <w:t>שום צדק בטענות שלך, אדוני. תודה רבה.</w:t>
      </w:r>
    </w:p>
    <w:p w14:paraId="14F33977" w14:textId="77777777" w:rsidR="00000000" w:rsidRDefault="007C71EE">
      <w:pPr>
        <w:pStyle w:val="a"/>
        <w:rPr>
          <w:rFonts w:hint="cs"/>
          <w:rtl/>
        </w:rPr>
      </w:pPr>
    </w:p>
    <w:p w14:paraId="51F04559" w14:textId="77777777" w:rsidR="00000000" w:rsidRDefault="007C71EE">
      <w:pPr>
        <w:pStyle w:val="ac"/>
        <w:rPr>
          <w:rtl/>
        </w:rPr>
      </w:pPr>
      <w:r>
        <w:rPr>
          <w:rFonts w:hint="eastAsia"/>
          <w:rtl/>
        </w:rPr>
        <w:t>מאיר</w:t>
      </w:r>
      <w:r>
        <w:rPr>
          <w:rtl/>
        </w:rPr>
        <w:t xml:space="preserve"> פרוש (יהדות התורה):</w:t>
      </w:r>
    </w:p>
    <w:p w14:paraId="09A14D3D" w14:textId="77777777" w:rsidR="00000000" w:rsidRDefault="007C71EE">
      <w:pPr>
        <w:pStyle w:val="a"/>
        <w:rPr>
          <w:rFonts w:hint="cs"/>
          <w:rtl/>
        </w:rPr>
      </w:pPr>
    </w:p>
    <w:p w14:paraId="0C1CD1D7" w14:textId="77777777" w:rsidR="00000000" w:rsidRDefault="007C71EE">
      <w:pPr>
        <w:pStyle w:val="a"/>
        <w:rPr>
          <w:rFonts w:hint="cs"/>
          <w:rtl/>
        </w:rPr>
      </w:pPr>
      <w:r>
        <w:rPr>
          <w:rFonts w:hint="cs"/>
          <w:rtl/>
        </w:rPr>
        <w:t>- - -</w:t>
      </w:r>
    </w:p>
    <w:p w14:paraId="48AACCD1" w14:textId="77777777" w:rsidR="00000000" w:rsidRDefault="007C71EE">
      <w:pPr>
        <w:pStyle w:val="a"/>
        <w:rPr>
          <w:rFonts w:hint="cs"/>
          <w:rtl/>
        </w:rPr>
      </w:pPr>
    </w:p>
    <w:p w14:paraId="5B80521B" w14:textId="77777777" w:rsidR="00000000" w:rsidRDefault="007C71EE">
      <w:pPr>
        <w:pStyle w:val="ad"/>
        <w:rPr>
          <w:rtl/>
        </w:rPr>
      </w:pPr>
      <w:r>
        <w:rPr>
          <w:rFonts w:hint="eastAsia"/>
          <w:rtl/>
        </w:rPr>
        <w:t>היו</w:t>
      </w:r>
      <w:r>
        <w:rPr>
          <w:rtl/>
        </w:rPr>
        <w:t>"</w:t>
      </w:r>
      <w:r>
        <w:rPr>
          <w:rFonts w:hint="eastAsia"/>
          <w:rtl/>
        </w:rPr>
        <w:t>ר יולי-יואל אדלשטיין:</w:t>
      </w:r>
    </w:p>
    <w:p w14:paraId="64DAAA07" w14:textId="77777777" w:rsidR="00000000" w:rsidRDefault="007C71EE">
      <w:pPr>
        <w:pStyle w:val="a"/>
        <w:rPr>
          <w:rFonts w:hint="cs"/>
          <w:rtl/>
        </w:rPr>
      </w:pPr>
    </w:p>
    <w:p w14:paraId="33B9AEAD" w14:textId="77777777" w:rsidR="00000000" w:rsidRDefault="007C71EE">
      <w:pPr>
        <w:pStyle w:val="a"/>
        <w:rPr>
          <w:rFonts w:hint="cs"/>
          <w:rtl/>
        </w:rPr>
      </w:pPr>
      <w:r>
        <w:rPr>
          <w:rFonts w:hint="cs"/>
          <w:rtl/>
        </w:rPr>
        <w:t xml:space="preserve">סעיף 31 בעמוד 140. </w:t>
      </w:r>
    </w:p>
    <w:p w14:paraId="756EFE68" w14:textId="77777777" w:rsidR="00000000" w:rsidRDefault="007C71EE">
      <w:pPr>
        <w:pStyle w:val="a"/>
        <w:rPr>
          <w:rFonts w:hint="cs"/>
          <w:rtl/>
        </w:rPr>
      </w:pPr>
    </w:p>
    <w:p w14:paraId="3E22DAA3" w14:textId="77777777" w:rsidR="00000000" w:rsidRDefault="007C71EE">
      <w:pPr>
        <w:pStyle w:val="ac"/>
        <w:rPr>
          <w:rtl/>
        </w:rPr>
      </w:pPr>
      <w:r>
        <w:rPr>
          <w:rFonts w:hint="eastAsia"/>
          <w:rtl/>
        </w:rPr>
        <w:t>קריאות</w:t>
      </w:r>
      <w:r>
        <w:rPr>
          <w:rtl/>
        </w:rPr>
        <w:t>:</w:t>
      </w:r>
    </w:p>
    <w:p w14:paraId="5A2A669F" w14:textId="77777777" w:rsidR="00000000" w:rsidRDefault="007C71EE">
      <w:pPr>
        <w:pStyle w:val="a"/>
        <w:rPr>
          <w:rFonts w:hint="cs"/>
          <w:rtl/>
        </w:rPr>
      </w:pPr>
    </w:p>
    <w:p w14:paraId="27AFBF93" w14:textId="77777777" w:rsidR="00000000" w:rsidRDefault="007C71EE">
      <w:pPr>
        <w:pStyle w:val="a"/>
        <w:rPr>
          <w:rFonts w:hint="cs"/>
          <w:rtl/>
        </w:rPr>
      </w:pPr>
      <w:r>
        <w:rPr>
          <w:rFonts w:hint="cs"/>
          <w:rtl/>
        </w:rPr>
        <w:t>- - -</w:t>
      </w:r>
    </w:p>
    <w:p w14:paraId="1C552DC4" w14:textId="77777777" w:rsidR="00000000" w:rsidRDefault="007C71EE">
      <w:pPr>
        <w:pStyle w:val="a"/>
        <w:rPr>
          <w:rFonts w:hint="cs"/>
          <w:rtl/>
        </w:rPr>
      </w:pPr>
    </w:p>
    <w:p w14:paraId="0AC976FF" w14:textId="77777777" w:rsidR="00000000" w:rsidRDefault="007C71EE">
      <w:pPr>
        <w:pStyle w:val="ad"/>
        <w:rPr>
          <w:rtl/>
        </w:rPr>
      </w:pPr>
      <w:r>
        <w:rPr>
          <w:rtl/>
        </w:rPr>
        <w:t>היו"ר יולי-יואל אדלשטיין:</w:t>
      </w:r>
    </w:p>
    <w:p w14:paraId="6DE6D05A" w14:textId="77777777" w:rsidR="00000000" w:rsidRDefault="007C71EE">
      <w:pPr>
        <w:pStyle w:val="a"/>
        <w:rPr>
          <w:rtl/>
        </w:rPr>
      </w:pPr>
    </w:p>
    <w:p w14:paraId="4AD403FB" w14:textId="77777777" w:rsidR="00000000" w:rsidRDefault="007C71EE">
      <w:pPr>
        <w:pStyle w:val="a"/>
        <w:rPr>
          <w:rFonts w:hint="cs"/>
          <w:rtl/>
        </w:rPr>
      </w:pPr>
      <w:r>
        <w:rPr>
          <w:rFonts w:hint="cs"/>
          <w:rtl/>
        </w:rPr>
        <w:t>אנחנו עוברים להסתייגות של חבר הכנסת אברהם בורג. מי בעד ומי נגד? תודה. אין שקט בעת ההצבעה. מי ב</w:t>
      </w:r>
      <w:r>
        <w:rPr>
          <w:rFonts w:hint="cs"/>
          <w:rtl/>
        </w:rPr>
        <w:t>עד ההסתייגות של אברהם בורג?</w:t>
      </w:r>
    </w:p>
    <w:p w14:paraId="42A9949E" w14:textId="77777777" w:rsidR="00000000" w:rsidRDefault="007C71EE">
      <w:pPr>
        <w:pStyle w:val="a"/>
        <w:rPr>
          <w:rFonts w:hint="cs"/>
          <w:rtl/>
        </w:rPr>
      </w:pPr>
    </w:p>
    <w:p w14:paraId="7EB74278" w14:textId="77777777" w:rsidR="00000000" w:rsidRDefault="007C71EE">
      <w:pPr>
        <w:pStyle w:val="ac"/>
        <w:rPr>
          <w:rtl/>
        </w:rPr>
      </w:pPr>
      <w:r>
        <w:rPr>
          <w:rFonts w:hint="eastAsia"/>
          <w:rtl/>
        </w:rPr>
        <w:t>אברהם</w:t>
      </w:r>
      <w:r>
        <w:rPr>
          <w:rtl/>
        </w:rPr>
        <w:t xml:space="preserve"> בורג (העבודה-מימד):</w:t>
      </w:r>
    </w:p>
    <w:p w14:paraId="577DE3F6" w14:textId="77777777" w:rsidR="00000000" w:rsidRDefault="007C71EE">
      <w:pPr>
        <w:pStyle w:val="a"/>
        <w:rPr>
          <w:rFonts w:hint="cs"/>
          <w:rtl/>
        </w:rPr>
      </w:pPr>
    </w:p>
    <w:p w14:paraId="139F43A4" w14:textId="77777777" w:rsidR="00000000" w:rsidRDefault="007C71EE">
      <w:pPr>
        <w:pStyle w:val="a"/>
        <w:rPr>
          <w:rFonts w:hint="cs"/>
          <w:rtl/>
        </w:rPr>
      </w:pPr>
      <w:r>
        <w:rPr>
          <w:rFonts w:hint="cs"/>
          <w:rtl/>
        </w:rPr>
        <w:t>הצבעה שמית, הצבעה שמית.</w:t>
      </w:r>
    </w:p>
    <w:p w14:paraId="5FF293F0" w14:textId="77777777" w:rsidR="00000000" w:rsidRDefault="007C71EE">
      <w:pPr>
        <w:pStyle w:val="a"/>
        <w:rPr>
          <w:rFonts w:hint="cs"/>
          <w:rtl/>
        </w:rPr>
      </w:pPr>
    </w:p>
    <w:p w14:paraId="78224237" w14:textId="77777777" w:rsidR="00000000" w:rsidRDefault="007C71EE">
      <w:pPr>
        <w:pStyle w:val="ac"/>
        <w:rPr>
          <w:rtl/>
        </w:rPr>
      </w:pPr>
      <w:r>
        <w:rPr>
          <w:rFonts w:hint="eastAsia"/>
          <w:rtl/>
        </w:rPr>
        <w:t>מאיר</w:t>
      </w:r>
      <w:r>
        <w:rPr>
          <w:rtl/>
        </w:rPr>
        <w:t xml:space="preserve"> פרוש (יהדות התורה):</w:t>
      </w:r>
    </w:p>
    <w:p w14:paraId="555324A0" w14:textId="77777777" w:rsidR="00000000" w:rsidRDefault="007C71EE">
      <w:pPr>
        <w:pStyle w:val="a"/>
        <w:rPr>
          <w:rFonts w:hint="cs"/>
          <w:rtl/>
        </w:rPr>
      </w:pPr>
    </w:p>
    <w:p w14:paraId="71B0F6A6" w14:textId="77777777" w:rsidR="00000000" w:rsidRDefault="007C71EE">
      <w:pPr>
        <w:pStyle w:val="a"/>
        <w:rPr>
          <w:rFonts w:hint="cs"/>
          <w:rtl/>
        </w:rPr>
      </w:pPr>
      <w:r>
        <w:rPr>
          <w:rFonts w:hint="cs"/>
          <w:rtl/>
        </w:rPr>
        <w:t>- - -</w:t>
      </w:r>
    </w:p>
    <w:p w14:paraId="2CF3270E" w14:textId="77777777" w:rsidR="00000000" w:rsidRDefault="007C71EE">
      <w:pPr>
        <w:pStyle w:val="a"/>
        <w:rPr>
          <w:rFonts w:hint="cs"/>
          <w:rtl/>
        </w:rPr>
      </w:pPr>
    </w:p>
    <w:p w14:paraId="072E1B88" w14:textId="77777777" w:rsidR="00000000" w:rsidRDefault="007C71EE">
      <w:pPr>
        <w:pStyle w:val="ac"/>
        <w:rPr>
          <w:rtl/>
        </w:rPr>
      </w:pPr>
      <w:r>
        <w:rPr>
          <w:rFonts w:hint="eastAsia"/>
          <w:rtl/>
        </w:rPr>
        <w:t>קריאה</w:t>
      </w:r>
      <w:r>
        <w:rPr>
          <w:rtl/>
        </w:rPr>
        <w:t>:</w:t>
      </w:r>
    </w:p>
    <w:p w14:paraId="0EE2E2E9" w14:textId="77777777" w:rsidR="00000000" w:rsidRDefault="007C71EE">
      <w:pPr>
        <w:pStyle w:val="a"/>
        <w:rPr>
          <w:rFonts w:hint="cs"/>
          <w:rtl/>
        </w:rPr>
      </w:pPr>
    </w:p>
    <w:p w14:paraId="3127C875" w14:textId="77777777" w:rsidR="00000000" w:rsidRDefault="007C71EE">
      <w:pPr>
        <w:pStyle w:val="a"/>
        <w:rPr>
          <w:rFonts w:hint="cs"/>
          <w:rtl/>
        </w:rPr>
      </w:pPr>
      <w:r>
        <w:rPr>
          <w:rFonts w:hint="cs"/>
          <w:rtl/>
        </w:rPr>
        <w:t>אין הצבעה.</w:t>
      </w:r>
    </w:p>
    <w:p w14:paraId="5E41F2BD" w14:textId="77777777" w:rsidR="00000000" w:rsidRDefault="007C71EE">
      <w:pPr>
        <w:pStyle w:val="a"/>
        <w:rPr>
          <w:rFonts w:hint="cs"/>
          <w:rtl/>
        </w:rPr>
      </w:pPr>
    </w:p>
    <w:p w14:paraId="230A2C61" w14:textId="77777777" w:rsidR="00000000" w:rsidRDefault="007C71EE">
      <w:pPr>
        <w:pStyle w:val="ac"/>
        <w:rPr>
          <w:rtl/>
        </w:rPr>
      </w:pPr>
      <w:r>
        <w:rPr>
          <w:rFonts w:hint="eastAsia"/>
          <w:rtl/>
        </w:rPr>
        <w:t>אברהם</w:t>
      </w:r>
      <w:r>
        <w:rPr>
          <w:rtl/>
        </w:rPr>
        <w:t xml:space="preserve"> בורג (העבודה-מימד):</w:t>
      </w:r>
    </w:p>
    <w:p w14:paraId="58555868" w14:textId="77777777" w:rsidR="00000000" w:rsidRDefault="007C71EE">
      <w:pPr>
        <w:pStyle w:val="a"/>
        <w:rPr>
          <w:rFonts w:hint="cs"/>
          <w:rtl/>
        </w:rPr>
      </w:pPr>
    </w:p>
    <w:p w14:paraId="5D2D7F72" w14:textId="77777777" w:rsidR="00000000" w:rsidRDefault="007C71EE">
      <w:pPr>
        <w:pStyle w:val="a"/>
        <w:rPr>
          <w:rFonts w:hint="cs"/>
          <w:rtl/>
        </w:rPr>
      </w:pPr>
      <w:r>
        <w:rPr>
          <w:rFonts w:hint="cs"/>
          <w:rtl/>
        </w:rPr>
        <w:t>- - -</w:t>
      </w:r>
    </w:p>
    <w:p w14:paraId="357F274F" w14:textId="77777777" w:rsidR="00000000" w:rsidRDefault="007C71EE">
      <w:pPr>
        <w:pStyle w:val="a"/>
        <w:rPr>
          <w:rFonts w:hint="cs"/>
          <w:rtl/>
        </w:rPr>
      </w:pPr>
    </w:p>
    <w:p w14:paraId="6A13D4F1" w14:textId="77777777" w:rsidR="00000000" w:rsidRDefault="007C71EE">
      <w:pPr>
        <w:pStyle w:val="ac"/>
        <w:rPr>
          <w:rtl/>
        </w:rPr>
      </w:pPr>
      <w:r>
        <w:rPr>
          <w:rFonts w:hint="eastAsia"/>
          <w:rtl/>
        </w:rPr>
        <w:t>אחמד</w:t>
      </w:r>
      <w:r>
        <w:rPr>
          <w:rtl/>
        </w:rPr>
        <w:t xml:space="preserve"> טיבי (חד"ש-תע"ל):</w:t>
      </w:r>
    </w:p>
    <w:p w14:paraId="15DD1A30" w14:textId="77777777" w:rsidR="00000000" w:rsidRDefault="007C71EE">
      <w:pPr>
        <w:pStyle w:val="a"/>
        <w:rPr>
          <w:rFonts w:hint="cs"/>
          <w:rtl/>
        </w:rPr>
      </w:pPr>
    </w:p>
    <w:p w14:paraId="5E4267D8" w14:textId="77777777" w:rsidR="00000000" w:rsidRDefault="007C71EE">
      <w:pPr>
        <w:pStyle w:val="a"/>
        <w:rPr>
          <w:rFonts w:hint="cs"/>
          <w:rtl/>
        </w:rPr>
      </w:pPr>
      <w:r>
        <w:rPr>
          <w:rFonts w:hint="cs"/>
          <w:rtl/>
        </w:rPr>
        <w:t xml:space="preserve">- - - </w:t>
      </w:r>
    </w:p>
    <w:p w14:paraId="3496C374" w14:textId="77777777" w:rsidR="00000000" w:rsidRDefault="007C71EE">
      <w:pPr>
        <w:pStyle w:val="a"/>
        <w:rPr>
          <w:rFonts w:hint="cs"/>
          <w:rtl/>
        </w:rPr>
      </w:pPr>
    </w:p>
    <w:p w14:paraId="16D507E5" w14:textId="77777777" w:rsidR="00000000" w:rsidRDefault="007C71EE">
      <w:pPr>
        <w:pStyle w:val="ac"/>
        <w:rPr>
          <w:rtl/>
        </w:rPr>
      </w:pPr>
      <w:r>
        <w:rPr>
          <w:rFonts w:hint="eastAsia"/>
          <w:rtl/>
        </w:rPr>
        <w:t>עסאם</w:t>
      </w:r>
      <w:r>
        <w:rPr>
          <w:rtl/>
        </w:rPr>
        <w:t xml:space="preserve"> מח'ול (חד"ש-תע"ל):</w:t>
      </w:r>
    </w:p>
    <w:p w14:paraId="059C8C00" w14:textId="77777777" w:rsidR="00000000" w:rsidRDefault="007C71EE">
      <w:pPr>
        <w:pStyle w:val="a"/>
        <w:rPr>
          <w:rFonts w:hint="cs"/>
          <w:rtl/>
        </w:rPr>
      </w:pPr>
    </w:p>
    <w:p w14:paraId="61B38B21" w14:textId="77777777" w:rsidR="00000000" w:rsidRDefault="007C71EE">
      <w:pPr>
        <w:pStyle w:val="a"/>
        <w:rPr>
          <w:rFonts w:hint="cs"/>
          <w:rtl/>
        </w:rPr>
      </w:pPr>
      <w:r>
        <w:rPr>
          <w:rFonts w:hint="cs"/>
          <w:rtl/>
        </w:rPr>
        <w:t>- - -</w:t>
      </w:r>
    </w:p>
    <w:p w14:paraId="3FED547E" w14:textId="77777777" w:rsidR="00000000" w:rsidRDefault="007C71EE">
      <w:pPr>
        <w:pStyle w:val="a"/>
        <w:rPr>
          <w:rFonts w:hint="cs"/>
          <w:rtl/>
        </w:rPr>
      </w:pPr>
    </w:p>
    <w:p w14:paraId="0ECF4802" w14:textId="77777777" w:rsidR="00000000" w:rsidRDefault="007C71EE">
      <w:pPr>
        <w:pStyle w:val="ad"/>
        <w:rPr>
          <w:rtl/>
        </w:rPr>
      </w:pPr>
      <w:r>
        <w:rPr>
          <w:rtl/>
        </w:rPr>
        <w:t>היו"ר יולי-יואל אדלשטיין</w:t>
      </w:r>
      <w:r>
        <w:rPr>
          <w:rtl/>
        </w:rPr>
        <w:t>:</w:t>
      </w:r>
    </w:p>
    <w:p w14:paraId="410A2D39" w14:textId="77777777" w:rsidR="00000000" w:rsidRDefault="007C71EE">
      <w:pPr>
        <w:pStyle w:val="a"/>
        <w:rPr>
          <w:rtl/>
        </w:rPr>
      </w:pPr>
    </w:p>
    <w:p w14:paraId="3E75BBE6" w14:textId="77777777" w:rsidR="00000000" w:rsidRDefault="007C71EE">
      <w:pPr>
        <w:pStyle w:val="a"/>
        <w:rPr>
          <w:rFonts w:hint="cs"/>
          <w:rtl/>
        </w:rPr>
      </w:pPr>
      <w:r>
        <w:rPr>
          <w:rFonts w:hint="cs"/>
          <w:rtl/>
        </w:rPr>
        <w:t>אני מבקש מחברי הכנסת לשבת במקומות.</w:t>
      </w:r>
    </w:p>
    <w:p w14:paraId="45B63860" w14:textId="77777777" w:rsidR="00000000" w:rsidRDefault="007C71EE">
      <w:pPr>
        <w:pStyle w:val="a"/>
        <w:rPr>
          <w:rFonts w:hint="cs"/>
          <w:rtl/>
        </w:rPr>
      </w:pPr>
    </w:p>
    <w:p w14:paraId="7A9DA233" w14:textId="77777777" w:rsidR="00000000" w:rsidRDefault="007C71EE">
      <w:pPr>
        <w:pStyle w:val="ac"/>
        <w:rPr>
          <w:rtl/>
        </w:rPr>
      </w:pPr>
      <w:r>
        <w:rPr>
          <w:rFonts w:hint="eastAsia"/>
          <w:rtl/>
        </w:rPr>
        <w:t>אברהם</w:t>
      </w:r>
      <w:r>
        <w:rPr>
          <w:rtl/>
        </w:rPr>
        <w:t xml:space="preserve"> בורג (העבודה-מימד):</w:t>
      </w:r>
    </w:p>
    <w:p w14:paraId="0C646AE1" w14:textId="77777777" w:rsidR="00000000" w:rsidRDefault="007C71EE">
      <w:pPr>
        <w:pStyle w:val="a"/>
        <w:rPr>
          <w:rFonts w:hint="cs"/>
          <w:rtl/>
        </w:rPr>
      </w:pPr>
    </w:p>
    <w:p w14:paraId="0364E008" w14:textId="77777777" w:rsidR="00000000" w:rsidRDefault="007C71EE">
      <w:pPr>
        <w:pStyle w:val="a"/>
        <w:rPr>
          <w:rFonts w:hint="cs"/>
          <w:rtl/>
        </w:rPr>
      </w:pPr>
      <w:r>
        <w:rPr>
          <w:rFonts w:hint="cs"/>
          <w:rtl/>
        </w:rPr>
        <w:t>הצבעה שמית.</w:t>
      </w:r>
    </w:p>
    <w:p w14:paraId="4FF33F6A" w14:textId="77777777" w:rsidR="00000000" w:rsidRDefault="007C71EE">
      <w:pPr>
        <w:pStyle w:val="a"/>
        <w:rPr>
          <w:rFonts w:hint="cs"/>
          <w:rtl/>
        </w:rPr>
      </w:pPr>
    </w:p>
    <w:p w14:paraId="41D49B4D" w14:textId="77777777" w:rsidR="00000000" w:rsidRDefault="007C71EE">
      <w:pPr>
        <w:pStyle w:val="ad"/>
        <w:rPr>
          <w:rtl/>
        </w:rPr>
      </w:pPr>
      <w:r>
        <w:rPr>
          <w:rtl/>
        </w:rPr>
        <w:t>היו"ר יולי-יואל אדלשטיין:</w:t>
      </w:r>
    </w:p>
    <w:p w14:paraId="1456B1FE" w14:textId="77777777" w:rsidR="00000000" w:rsidRDefault="007C71EE">
      <w:pPr>
        <w:pStyle w:val="a"/>
        <w:rPr>
          <w:rtl/>
        </w:rPr>
      </w:pPr>
    </w:p>
    <w:p w14:paraId="5CF708A8" w14:textId="77777777" w:rsidR="00000000" w:rsidRDefault="007C71EE">
      <w:pPr>
        <w:pStyle w:val="a"/>
        <w:rPr>
          <w:rFonts w:hint="cs"/>
          <w:rtl/>
        </w:rPr>
      </w:pPr>
      <w:r>
        <w:rPr>
          <w:rFonts w:hint="cs"/>
          <w:rtl/>
        </w:rPr>
        <w:t>אני שמעתי את הבקשה, אנחנו מצביעים ידנית.</w:t>
      </w:r>
    </w:p>
    <w:p w14:paraId="0C13F564" w14:textId="77777777" w:rsidR="00000000" w:rsidRDefault="007C71EE">
      <w:pPr>
        <w:pStyle w:val="a"/>
        <w:rPr>
          <w:rFonts w:hint="cs"/>
          <w:rtl/>
        </w:rPr>
      </w:pPr>
    </w:p>
    <w:p w14:paraId="74B9C76E" w14:textId="77777777" w:rsidR="00000000" w:rsidRDefault="007C71EE">
      <w:pPr>
        <w:pStyle w:val="a"/>
        <w:rPr>
          <w:rFonts w:hint="cs"/>
          <w:rtl/>
        </w:rPr>
      </w:pPr>
      <w:r>
        <w:rPr>
          <w:rFonts w:hint="cs"/>
          <w:rtl/>
        </w:rPr>
        <w:t>חבר הכנסת בורג, עם כל האי-נעימות אני קורא אותך לסדר בפעם הראשונה. חבר הכנסת טיבי, נא לשבת. חבר הכנסת ארדן, נ</w:t>
      </w:r>
      <w:r>
        <w:rPr>
          <w:rFonts w:hint="cs"/>
          <w:rtl/>
        </w:rPr>
        <w:t xml:space="preserve">א לשבת. </w:t>
      </w:r>
    </w:p>
    <w:p w14:paraId="1624B974" w14:textId="77777777" w:rsidR="00000000" w:rsidRDefault="007C71EE">
      <w:pPr>
        <w:pStyle w:val="a"/>
        <w:rPr>
          <w:rFonts w:hint="cs"/>
          <w:rtl/>
        </w:rPr>
      </w:pPr>
    </w:p>
    <w:p w14:paraId="19EB5F99" w14:textId="77777777" w:rsidR="00000000" w:rsidRDefault="007C71EE">
      <w:pPr>
        <w:pStyle w:val="ac"/>
        <w:rPr>
          <w:rtl/>
        </w:rPr>
      </w:pPr>
      <w:r>
        <w:rPr>
          <w:rFonts w:hint="eastAsia"/>
          <w:rtl/>
        </w:rPr>
        <w:t>קריאות</w:t>
      </w:r>
      <w:r>
        <w:rPr>
          <w:rtl/>
        </w:rPr>
        <w:t>:</w:t>
      </w:r>
    </w:p>
    <w:p w14:paraId="75BF3CDB" w14:textId="77777777" w:rsidR="00000000" w:rsidRDefault="007C71EE">
      <w:pPr>
        <w:pStyle w:val="a"/>
        <w:rPr>
          <w:rFonts w:hint="cs"/>
          <w:rtl/>
        </w:rPr>
      </w:pPr>
    </w:p>
    <w:p w14:paraId="448E9A50" w14:textId="77777777" w:rsidR="00000000" w:rsidRDefault="007C71EE">
      <w:pPr>
        <w:pStyle w:val="a"/>
        <w:ind w:firstLine="720"/>
        <w:rPr>
          <w:rFonts w:hint="cs"/>
          <w:rtl/>
        </w:rPr>
      </w:pPr>
      <w:r>
        <w:rPr>
          <w:rFonts w:hint="cs"/>
          <w:rtl/>
        </w:rPr>
        <w:t>- - -</w:t>
      </w:r>
    </w:p>
    <w:p w14:paraId="2DC2D989" w14:textId="77777777" w:rsidR="00000000" w:rsidRDefault="007C71EE">
      <w:pPr>
        <w:pStyle w:val="a"/>
        <w:ind w:firstLine="0"/>
        <w:rPr>
          <w:rFonts w:hint="cs"/>
          <w:rtl/>
        </w:rPr>
      </w:pPr>
    </w:p>
    <w:p w14:paraId="27203AE2" w14:textId="77777777" w:rsidR="00000000" w:rsidRDefault="007C71EE">
      <w:pPr>
        <w:pStyle w:val="ad"/>
        <w:rPr>
          <w:rtl/>
        </w:rPr>
      </w:pPr>
      <w:r>
        <w:rPr>
          <w:rtl/>
        </w:rPr>
        <w:t>היו"ר יולי-יואל אדלשטיין:</w:t>
      </w:r>
    </w:p>
    <w:p w14:paraId="1A7FA8FA" w14:textId="77777777" w:rsidR="00000000" w:rsidRDefault="007C71EE">
      <w:pPr>
        <w:pStyle w:val="a"/>
        <w:rPr>
          <w:rtl/>
        </w:rPr>
      </w:pPr>
    </w:p>
    <w:p w14:paraId="2E822D21" w14:textId="77777777" w:rsidR="00000000" w:rsidRDefault="007C71EE">
      <w:pPr>
        <w:pStyle w:val="a"/>
        <w:rPr>
          <w:rFonts w:hint="cs"/>
          <w:rtl/>
        </w:rPr>
      </w:pPr>
      <w:r>
        <w:rPr>
          <w:rFonts w:hint="cs"/>
          <w:rtl/>
        </w:rPr>
        <w:t xml:space="preserve">חבר הכנסת עסאם מח'ול, שב במקומך. חבר הכנסת פרוש, שב במקומך. סדרן, תבקש מחבר הכנסת פרוש לשבת. בשלב הבא נצטרך לעשות דברים נוספים. חבר הכנסת בורג, שב ואז תדבר. שב, שב. </w:t>
      </w:r>
    </w:p>
    <w:p w14:paraId="530A0834" w14:textId="77777777" w:rsidR="00000000" w:rsidRDefault="007C71EE">
      <w:pPr>
        <w:pStyle w:val="a"/>
        <w:rPr>
          <w:rFonts w:hint="cs"/>
          <w:rtl/>
        </w:rPr>
      </w:pPr>
    </w:p>
    <w:p w14:paraId="42E99C17" w14:textId="77777777" w:rsidR="00000000" w:rsidRDefault="007C71EE">
      <w:pPr>
        <w:pStyle w:val="ac"/>
        <w:rPr>
          <w:rtl/>
        </w:rPr>
      </w:pPr>
      <w:r>
        <w:rPr>
          <w:rFonts w:hint="eastAsia"/>
          <w:rtl/>
        </w:rPr>
        <w:t>אלי</w:t>
      </w:r>
      <w:r>
        <w:rPr>
          <w:rtl/>
        </w:rPr>
        <w:t xml:space="preserve"> אפללו (הליכוד):</w:t>
      </w:r>
    </w:p>
    <w:p w14:paraId="1715F919" w14:textId="77777777" w:rsidR="00000000" w:rsidRDefault="007C71EE">
      <w:pPr>
        <w:pStyle w:val="a"/>
        <w:rPr>
          <w:rFonts w:hint="cs"/>
          <w:rtl/>
        </w:rPr>
      </w:pPr>
    </w:p>
    <w:p w14:paraId="4101E649" w14:textId="77777777" w:rsidR="00000000" w:rsidRDefault="007C71EE">
      <w:pPr>
        <w:pStyle w:val="a"/>
        <w:rPr>
          <w:rFonts w:hint="cs"/>
          <w:rtl/>
        </w:rPr>
      </w:pPr>
      <w:r>
        <w:rPr>
          <w:rFonts w:hint="cs"/>
          <w:rtl/>
        </w:rPr>
        <w:t>- - -</w:t>
      </w:r>
    </w:p>
    <w:p w14:paraId="00EC4CD3" w14:textId="77777777" w:rsidR="00000000" w:rsidRDefault="007C71EE">
      <w:pPr>
        <w:pStyle w:val="a"/>
        <w:rPr>
          <w:rFonts w:hint="cs"/>
          <w:rtl/>
        </w:rPr>
      </w:pPr>
    </w:p>
    <w:p w14:paraId="044BE704" w14:textId="77777777" w:rsidR="00000000" w:rsidRDefault="007C71EE">
      <w:pPr>
        <w:pStyle w:val="ac"/>
        <w:rPr>
          <w:rtl/>
        </w:rPr>
      </w:pPr>
      <w:r>
        <w:rPr>
          <w:rFonts w:hint="eastAsia"/>
          <w:rtl/>
        </w:rPr>
        <w:t>אברהם</w:t>
      </w:r>
      <w:r>
        <w:rPr>
          <w:rtl/>
        </w:rPr>
        <w:t xml:space="preserve"> בו</w:t>
      </w:r>
      <w:r>
        <w:rPr>
          <w:rtl/>
        </w:rPr>
        <w:t>רג (העבודה-מימד):</w:t>
      </w:r>
    </w:p>
    <w:p w14:paraId="6EEA25F2" w14:textId="77777777" w:rsidR="00000000" w:rsidRDefault="007C71EE">
      <w:pPr>
        <w:pStyle w:val="a"/>
        <w:rPr>
          <w:rFonts w:hint="cs"/>
          <w:rtl/>
        </w:rPr>
      </w:pPr>
    </w:p>
    <w:p w14:paraId="27BEA1AB" w14:textId="77777777" w:rsidR="00000000" w:rsidRDefault="007C71EE">
      <w:pPr>
        <w:pStyle w:val="a"/>
        <w:rPr>
          <w:rFonts w:hint="cs"/>
          <w:rtl/>
        </w:rPr>
      </w:pPr>
      <w:r>
        <w:rPr>
          <w:rFonts w:hint="cs"/>
          <w:rtl/>
        </w:rPr>
        <w:t>- - -</w:t>
      </w:r>
    </w:p>
    <w:p w14:paraId="574CF529" w14:textId="77777777" w:rsidR="00000000" w:rsidRDefault="007C71EE">
      <w:pPr>
        <w:pStyle w:val="a"/>
        <w:rPr>
          <w:rFonts w:hint="cs"/>
          <w:rtl/>
        </w:rPr>
      </w:pPr>
    </w:p>
    <w:p w14:paraId="3E661025" w14:textId="77777777" w:rsidR="00000000" w:rsidRDefault="007C71EE">
      <w:pPr>
        <w:pStyle w:val="ad"/>
        <w:rPr>
          <w:rtl/>
        </w:rPr>
      </w:pPr>
      <w:r>
        <w:rPr>
          <w:rFonts w:hint="eastAsia"/>
          <w:rtl/>
        </w:rPr>
        <w:t>היו</w:t>
      </w:r>
      <w:r>
        <w:rPr>
          <w:rtl/>
        </w:rPr>
        <w:t>"</w:t>
      </w:r>
      <w:r>
        <w:rPr>
          <w:rFonts w:hint="eastAsia"/>
          <w:rtl/>
        </w:rPr>
        <w:t>ר יולי-יואל אדלשטיין:</w:t>
      </w:r>
    </w:p>
    <w:p w14:paraId="6C8624A5" w14:textId="77777777" w:rsidR="00000000" w:rsidRDefault="007C71EE">
      <w:pPr>
        <w:pStyle w:val="a"/>
        <w:rPr>
          <w:rFonts w:hint="cs"/>
          <w:rtl/>
        </w:rPr>
      </w:pPr>
    </w:p>
    <w:p w14:paraId="7138B989" w14:textId="77777777" w:rsidR="00000000" w:rsidRDefault="007C71EE">
      <w:pPr>
        <w:pStyle w:val="a"/>
        <w:rPr>
          <w:rFonts w:hint="cs"/>
          <w:rtl/>
        </w:rPr>
      </w:pPr>
      <w:r>
        <w:rPr>
          <w:rFonts w:hint="cs"/>
          <w:rtl/>
        </w:rPr>
        <w:t>אם חבר הכנסת פרוש לא יפריע, אני אתן לך. חבר הכנסת פרוש, שב במקומך. שב. הסדרנים, אני מבקש להוציא את חבר הכנסת פרוש להתקרר. להוציא את חבר הכנסת פרוש.</w:t>
      </w:r>
    </w:p>
    <w:p w14:paraId="2832B6AE" w14:textId="77777777" w:rsidR="00000000" w:rsidRDefault="007C71EE">
      <w:pPr>
        <w:pStyle w:val="a"/>
        <w:rPr>
          <w:rFonts w:hint="cs"/>
          <w:rtl/>
        </w:rPr>
      </w:pPr>
    </w:p>
    <w:p w14:paraId="3C96F911" w14:textId="77777777" w:rsidR="00000000" w:rsidRDefault="007C71EE">
      <w:pPr>
        <w:pStyle w:val="a"/>
        <w:jc w:val="center"/>
        <w:rPr>
          <w:rFonts w:hint="cs"/>
          <w:rtl/>
        </w:rPr>
      </w:pPr>
      <w:r>
        <w:rPr>
          <w:rFonts w:hint="cs"/>
          <w:rtl/>
        </w:rPr>
        <w:tab/>
        <w:t>(חבר הכנסת מאיר פרוש יוצא מאולם המליאה.)</w:t>
      </w:r>
    </w:p>
    <w:p w14:paraId="06DDE270" w14:textId="77777777" w:rsidR="00000000" w:rsidRDefault="007C71EE">
      <w:pPr>
        <w:pStyle w:val="ad"/>
        <w:rPr>
          <w:rFonts w:hint="cs"/>
          <w:rtl/>
        </w:rPr>
      </w:pPr>
    </w:p>
    <w:p w14:paraId="09448D53" w14:textId="77777777" w:rsidR="00000000" w:rsidRDefault="007C71EE">
      <w:pPr>
        <w:pStyle w:val="ad"/>
        <w:rPr>
          <w:rtl/>
        </w:rPr>
      </w:pPr>
      <w:r>
        <w:rPr>
          <w:rFonts w:hint="eastAsia"/>
          <w:rtl/>
        </w:rPr>
        <w:t>היו</w:t>
      </w:r>
      <w:r>
        <w:rPr>
          <w:rtl/>
        </w:rPr>
        <w:t>"</w:t>
      </w:r>
      <w:r>
        <w:rPr>
          <w:rFonts w:hint="eastAsia"/>
          <w:rtl/>
        </w:rPr>
        <w:t>ר יולי-</w:t>
      </w:r>
      <w:r>
        <w:rPr>
          <w:rFonts w:hint="eastAsia"/>
          <w:rtl/>
        </w:rPr>
        <w:t>יואל אדלשטיין:</w:t>
      </w:r>
    </w:p>
    <w:p w14:paraId="25EE6A31" w14:textId="77777777" w:rsidR="00000000" w:rsidRDefault="007C71EE">
      <w:pPr>
        <w:pStyle w:val="a"/>
        <w:rPr>
          <w:rFonts w:hint="cs"/>
          <w:rtl/>
        </w:rPr>
      </w:pPr>
    </w:p>
    <w:p w14:paraId="466CA6C1" w14:textId="77777777" w:rsidR="00000000" w:rsidRDefault="007C71EE">
      <w:pPr>
        <w:pStyle w:val="a"/>
        <w:rPr>
          <w:rFonts w:hint="cs"/>
          <w:rtl/>
        </w:rPr>
      </w:pPr>
      <w:r>
        <w:rPr>
          <w:rFonts w:hint="cs"/>
          <w:rtl/>
        </w:rPr>
        <w:t>חבר הכנסת בורג, מה רצית לומר? לשבת במקומות.</w:t>
      </w:r>
    </w:p>
    <w:p w14:paraId="5146027E" w14:textId="77777777" w:rsidR="00000000" w:rsidRDefault="007C71EE">
      <w:pPr>
        <w:pStyle w:val="a"/>
        <w:rPr>
          <w:rFonts w:hint="cs"/>
          <w:rtl/>
        </w:rPr>
      </w:pPr>
    </w:p>
    <w:p w14:paraId="05DA8773" w14:textId="77777777" w:rsidR="00000000" w:rsidRDefault="007C71EE">
      <w:pPr>
        <w:pStyle w:val="ac"/>
        <w:rPr>
          <w:rtl/>
        </w:rPr>
      </w:pPr>
      <w:r>
        <w:rPr>
          <w:rFonts w:hint="eastAsia"/>
          <w:rtl/>
        </w:rPr>
        <w:t>קריאה</w:t>
      </w:r>
      <w:r>
        <w:rPr>
          <w:rtl/>
        </w:rPr>
        <w:t>:</w:t>
      </w:r>
    </w:p>
    <w:p w14:paraId="2B8AFAEE" w14:textId="77777777" w:rsidR="00000000" w:rsidRDefault="007C71EE">
      <w:pPr>
        <w:pStyle w:val="a"/>
        <w:rPr>
          <w:rFonts w:hint="cs"/>
          <w:rtl/>
        </w:rPr>
      </w:pPr>
    </w:p>
    <w:p w14:paraId="0DC94020" w14:textId="77777777" w:rsidR="00000000" w:rsidRDefault="007C71EE">
      <w:pPr>
        <w:pStyle w:val="a"/>
        <w:rPr>
          <w:rFonts w:hint="cs"/>
          <w:rtl/>
        </w:rPr>
      </w:pPr>
      <w:r>
        <w:rPr>
          <w:rFonts w:hint="cs"/>
          <w:rtl/>
        </w:rPr>
        <w:t>כולם לצאת, כולם לצאת.</w:t>
      </w:r>
    </w:p>
    <w:p w14:paraId="7CADBFEC" w14:textId="77777777" w:rsidR="00000000" w:rsidRDefault="007C71EE">
      <w:pPr>
        <w:pStyle w:val="a"/>
        <w:rPr>
          <w:rFonts w:hint="cs"/>
          <w:rtl/>
        </w:rPr>
      </w:pPr>
    </w:p>
    <w:p w14:paraId="30A8B8B2" w14:textId="77777777" w:rsidR="00000000" w:rsidRDefault="007C71EE">
      <w:pPr>
        <w:pStyle w:val="ad"/>
        <w:rPr>
          <w:rtl/>
        </w:rPr>
      </w:pPr>
      <w:r>
        <w:rPr>
          <w:rtl/>
        </w:rPr>
        <w:t>היו"ר יולי-יואל אדלשטיין:</w:t>
      </w:r>
    </w:p>
    <w:p w14:paraId="53C25729" w14:textId="77777777" w:rsidR="00000000" w:rsidRDefault="007C71EE">
      <w:pPr>
        <w:pStyle w:val="a"/>
        <w:rPr>
          <w:rtl/>
        </w:rPr>
      </w:pPr>
    </w:p>
    <w:p w14:paraId="61969935" w14:textId="77777777" w:rsidR="00000000" w:rsidRDefault="007C71EE">
      <w:pPr>
        <w:pStyle w:val="a"/>
        <w:rPr>
          <w:rFonts w:hint="cs"/>
          <w:rtl/>
        </w:rPr>
      </w:pPr>
      <w:r>
        <w:rPr>
          <w:rFonts w:hint="cs"/>
          <w:rtl/>
        </w:rPr>
        <w:t>לשבת במקומות. אדוני יושב-ראש הכנסת לשעבר, מה רצית להעיר?</w:t>
      </w:r>
    </w:p>
    <w:p w14:paraId="698073DF" w14:textId="77777777" w:rsidR="00000000" w:rsidRDefault="007C71EE">
      <w:pPr>
        <w:pStyle w:val="a"/>
        <w:rPr>
          <w:rFonts w:hint="cs"/>
          <w:rtl/>
        </w:rPr>
      </w:pPr>
    </w:p>
    <w:p w14:paraId="7FEA283F" w14:textId="77777777" w:rsidR="00000000" w:rsidRDefault="007C71EE">
      <w:pPr>
        <w:pStyle w:val="ac"/>
        <w:rPr>
          <w:rtl/>
        </w:rPr>
      </w:pPr>
      <w:r>
        <w:rPr>
          <w:rFonts w:hint="eastAsia"/>
          <w:rtl/>
        </w:rPr>
        <w:t>יצחק</w:t>
      </w:r>
      <w:r>
        <w:rPr>
          <w:rtl/>
        </w:rPr>
        <w:t xml:space="preserve"> וקנין (ש"ס):</w:t>
      </w:r>
    </w:p>
    <w:p w14:paraId="5516EADA" w14:textId="77777777" w:rsidR="00000000" w:rsidRDefault="007C71EE">
      <w:pPr>
        <w:pStyle w:val="a"/>
        <w:rPr>
          <w:rFonts w:hint="cs"/>
          <w:rtl/>
        </w:rPr>
      </w:pPr>
    </w:p>
    <w:p w14:paraId="6B3C91AC" w14:textId="77777777" w:rsidR="00000000" w:rsidRDefault="007C71EE">
      <w:pPr>
        <w:pStyle w:val="a"/>
        <w:rPr>
          <w:rFonts w:hint="cs"/>
          <w:rtl/>
        </w:rPr>
      </w:pPr>
      <w:r>
        <w:rPr>
          <w:rFonts w:hint="cs"/>
          <w:rtl/>
        </w:rPr>
        <w:t>אדוני היושב-ראש.</w:t>
      </w:r>
    </w:p>
    <w:p w14:paraId="0DAD6395" w14:textId="77777777" w:rsidR="00000000" w:rsidRDefault="007C71EE">
      <w:pPr>
        <w:pStyle w:val="a"/>
        <w:rPr>
          <w:rFonts w:hint="cs"/>
          <w:rtl/>
        </w:rPr>
      </w:pPr>
    </w:p>
    <w:p w14:paraId="4FD1F46A" w14:textId="77777777" w:rsidR="00000000" w:rsidRDefault="007C71EE">
      <w:pPr>
        <w:pStyle w:val="ad"/>
        <w:rPr>
          <w:rtl/>
        </w:rPr>
      </w:pPr>
      <w:r>
        <w:rPr>
          <w:rFonts w:hint="eastAsia"/>
          <w:rtl/>
        </w:rPr>
        <w:t>היו</w:t>
      </w:r>
      <w:r>
        <w:rPr>
          <w:rtl/>
        </w:rPr>
        <w:t>"</w:t>
      </w:r>
      <w:r>
        <w:rPr>
          <w:rFonts w:hint="eastAsia"/>
          <w:rtl/>
        </w:rPr>
        <w:t>ר יולי-יואל אדלשטיין:</w:t>
      </w:r>
    </w:p>
    <w:p w14:paraId="449A6392" w14:textId="77777777" w:rsidR="00000000" w:rsidRDefault="007C71EE">
      <w:pPr>
        <w:pStyle w:val="a"/>
        <w:rPr>
          <w:rFonts w:hint="cs"/>
          <w:rtl/>
        </w:rPr>
      </w:pPr>
    </w:p>
    <w:p w14:paraId="71EAA271" w14:textId="77777777" w:rsidR="00000000" w:rsidRDefault="007C71EE">
      <w:pPr>
        <w:pStyle w:val="a"/>
        <w:rPr>
          <w:rFonts w:hint="cs"/>
          <w:rtl/>
        </w:rPr>
      </w:pPr>
      <w:r>
        <w:rPr>
          <w:rFonts w:hint="cs"/>
          <w:rtl/>
        </w:rPr>
        <w:t>לשבת במקום, חבר</w:t>
      </w:r>
      <w:r>
        <w:rPr>
          <w:rFonts w:hint="cs"/>
          <w:rtl/>
        </w:rPr>
        <w:t xml:space="preserve"> הכנסת וקנין. אתה יודע שאני פחות סמכותי מיושב-ראש הכנסת, לכן אצטרך פשוט להוציא אותך. שב במקומך. </w:t>
      </w:r>
    </w:p>
    <w:p w14:paraId="5166B10D" w14:textId="77777777" w:rsidR="00000000" w:rsidRDefault="007C71EE">
      <w:pPr>
        <w:pStyle w:val="a"/>
        <w:rPr>
          <w:rFonts w:hint="cs"/>
          <w:rtl/>
        </w:rPr>
      </w:pPr>
    </w:p>
    <w:p w14:paraId="6BA31E0E" w14:textId="77777777" w:rsidR="00000000" w:rsidRDefault="007C71EE">
      <w:pPr>
        <w:pStyle w:val="ac"/>
        <w:rPr>
          <w:rtl/>
        </w:rPr>
      </w:pPr>
      <w:r>
        <w:rPr>
          <w:rFonts w:hint="eastAsia"/>
          <w:rtl/>
        </w:rPr>
        <w:t>עסאם</w:t>
      </w:r>
      <w:r>
        <w:rPr>
          <w:rtl/>
        </w:rPr>
        <w:t xml:space="preserve"> מח'ול (חד"ש-תע"ל):</w:t>
      </w:r>
    </w:p>
    <w:p w14:paraId="6BC4F339" w14:textId="77777777" w:rsidR="00000000" w:rsidRDefault="007C71EE">
      <w:pPr>
        <w:pStyle w:val="a"/>
        <w:rPr>
          <w:rFonts w:hint="cs"/>
          <w:rtl/>
        </w:rPr>
      </w:pPr>
    </w:p>
    <w:p w14:paraId="7DB3C086" w14:textId="77777777" w:rsidR="00000000" w:rsidRDefault="007C71EE">
      <w:pPr>
        <w:pStyle w:val="a"/>
        <w:rPr>
          <w:rFonts w:hint="cs"/>
          <w:rtl/>
        </w:rPr>
      </w:pPr>
      <w:r>
        <w:rPr>
          <w:rFonts w:hint="cs"/>
          <w:rtl/>
        </w:rPr>
        <w:t>הדיון - - -</w:t>
      </w:r>
    </w:p>
    <w:p w14:paraId="73EDC764" w14:textId="77777777" w:rsidR="00000000" w:rsidRDefault="007C71EE">
      <w:pPr>
        <w:pStyle w:val="a"/>
        <w:rPr>
          <w:rFonts w:hint="cs"/>
          <w:rtl/>
        </w:rPr>
      </w:pPr>
    </w:p>
    <w:p w14:paraId="04074B22" w14:textId="77777777" w:rsidR="00000000" w:rsidRDefault="007C71EE">
      <w:pPr>
        <w:pStyle w:val="ad"/>
        <w:rPr>
          <w:rtl/>
        </w:rPr>
      </w:pPr>
    </w:p>
    <w:p w14:paraId="26D9F7F2" w14:textId="77777777" w:rsidR="00000000" w:rsidRDefault="007C71EE">
      <w:pPr>
        <w:pStyle w:val="ad"/>
        <w:rPr>
          <w:rtl/>
        </w:rPr>
      </w:pPr>
      <w:r>
        <w:rPr>
          <w:rFonts w:hint="eastAsia"/>
          <w:rtl/>
        </w:rPr>
        <w:t>היו</w:t>
      </w:r>
      <w:r>
        <w:rPr>
          <w:rtl/>
        </w:rPr>
        <w:t>"</w:t>
      </w:r>
      <w:r>
        <w:rPr>
          <w:rFonts w:hint="eastAsia"/>
          <w:rtl/>
        </w:rPr>
        <w:t>ר יולי-יואל אדלשטיין:</w:t>
      </w:r>
    </w:p>
    <w:p w14:paraId="1309D948" w14:textId="77777777" w:rsidR="00000000" w:rsidRDefault="007C71EE">
      <w:pPr>
        <w:pStyle w:val="a"/>
        <w:rPr>
          <w:rFonts w:hint="cs"/>
          <w:rtl/>
        </w:rPr>
      </w:pPr>
    </w:p>
    <w:p w14:paraId="7BE154E0" w14:textId="77777777" w:rsidR="00000000" w:rsidRDefault="007C71EE">
      <w:pPr>
        <w:pStyle w:val="a"/>
        <w:rPr>
          <w:rFonts w:hint="cs"/>
          <w:rtl/>
        </w:rPr>
      </w:pPr>
      <w:r>
        <w:rPr>
          <w:rFonts w:hint="cs"/>
          <w:rtl/>
        </w:rPr>
        <w:t>חבר הכנסת אברהם בורג, נא להשמיע את דבריך, בבקשה.</w:t>
      </w:r>
    </w:p>
    <w:p w14:paraId="0E821EA6" w14:textId="77777777" w:rsidR="00000000" w:rsidRDefault="007C71EE">
      <w:pPr>
        <w:pStyle w:val="a"/>
        <w:rPr>
          <w:rFonts w:hint="cs"/>
          <w:rtl/>
        </w:rPr>
      </w:pPr>
    </w:p>
    <w:p w14:paraId="30DE70CA" w14:textId="77777777" w:rsidR="00000000" w:rsidRDefault="007C71EE">
      <w:pPr>
        <w:pStyle w:val="ac"/>
        <w:rPr>
          <w:rtl/>
        </w:rPr>
      </w:pPr>
      <w:r>
        <w:rPr>
          <w:rFonts w:hint="eastAsia"/>
          <w:rtl/>
        </w:rPr>
        <w:t>אלי</w:t>
      </w:r>
      <w:r>
        <w:rPr>
          <w:rtl/>
        </w:rPr>
        <w:t xml:space="preserve"> אפללו (הליכוד):</w:t>
      </w:r>
    </w:p>
    <w:p w14:paraId="6099CED8" w14:textId="77777777" w:rsidR="00000000" w:rsidRDefault="007C71EE">
      <w:pPr>
        <w:pStyle w:val="a"/>
        <w:rPr>
          <w:rFonts w:hint="cs"/>
          <w:rtl/>
        </w:rPr>
      </w:pPr>
    </w:p>
    <w:p w14:paraId="07A13007" w14:textId="77777777" w:rsidR="00000000" w:rsidRDefault="007C71EE">
      <w:pPr>
        <w:pStyle w:val="a"/>
        <w:rPr>
          <w:rFonts w:hint="cs"/>
          <w:rtl/>
        </w:rPr>
      </w:pPr>
      <w:r>
        <w:rPr>
          <w:rFonts w:hint="cs"/>
          <w:rtl/>
        </w:rPr>
        <w:t>מה זה?</w:t>
      </w:r>
    </w:p>
    <w:p w14:paraId="4DBC442D" w14:textId="77777777" w:rsidR="00000000" w:rsidRDefault="007C71EE">
      <w:pPr>
        <w:pStyle w:val="a"/>
        <w:rPr>
          <w:rFonts w:hint="cs"/>
          <w:rtl/>
        </w:rPr>
      </w:pPr>
    </w:p>
    <w:p w14:paraId="4A903EB3" w14:textId="77777777" w:rsidR="00000000" w:rsidRDefault="007C71EE">
      <w:pPr>
        <w:pStyle w:val="ac"/>
        <w:rPr>
          <w:rtl/>
        </w:rPr>
      </w:pPr>
      <w:r>
        <w:rPr>
          <w:rFonts w:hint="eastAsia"/>
          <w:rtl/>
        </w:rPr>
        <w:t>אברהם</w:t>
      </w:r>
      <w:r>
        <w:rPr>
          <w:rtl/>
        </w:rPr>
        <w:t xml:space="preserve"> בורג (ה</w:t>
      </w:r>
      <w:r>
        <w:rPr>
          <w:rtl/>
        </w:rPr>
        <w:t>עבודה-מימד):</w:t>
      </w:r>
    </w:p>
    <w:p w14:paraId="1AC23664" w14:textId="77777777" w:rsidR="00000000" w:rsidRDefault="007C71EE">
      <w:pPr>
        <w:pStyle w:val="a"/>
        <w:rPr>
          <w:rFonts w:hint="cs"/>
          <w:rtl/>
        </w:rPr>
      </w:pPr>
    </w:p>
    <w:p w14:paraId="27AD5A3E" w14:textId="77777777" w:rsidR="00000000" w:rsidRDefault="007C71EE">
      <w:pPr>
        <w:pStyle w:val="a"/>
        <w:rPr>
          <w:rFonts w:hint="cs"/>
          <w:rtl/>
        </w:rPr>
      </w:pPr>
      <w:r>
        <w:rPr>
          <w:rFonts w:hint="cs"/>
          <w:rtl/>
        </w:rPr>
        <w:t>אדוני היושב-ראש, כנסת נכבדה, אני לא יודע מה נאמר לך בחפיפה על-ידי יושב-ראש הכנסת - נעשתה הסכמה בבניין שהכריז עליה יושב-ראש הכנסת - - -</w:t>
      </w:r>
    </w:p>
    <w:p w14:paraId="406BD40A" w14:textId="77777777" w:rsidR="00000000" w:rsidRDefault="007C71EE">
      <w:pPr>
        <w:pStyle w:val="a"/>
        <w:rPr>
          <w:rFonts w:hint="cs"/>
          <w:rtl/>
        </w:rPr>
      </w:pPr>
    </w:p>
    <w:p w14:paraId="03B26378" w14:textId="77777777" w:rsidR="00000000" w:rsidRDefault="007C71EE">
      <w:pPr>
        <w:pStyle w:val="ad"/>
        <w:rPr>
          <w:rtl/>
        </w:rPr>
      </w:pPr>
      <w:r>
        <w:rPr>
          <w:rtl/>
        </w:rPr>
        <w:t>היו"ר יולי-יואל אדלשטיין:</w:t>
      </w:r>
    </w:p>
    <w:p w14:paraId="6D9EB248" w14:textId="77777777" w:rsidR="00000000" w:rsidRDefault="007C71EE">
      <w:pPr>
        <w:pStyle w:val="a"/>
        <w:rPr>
          <w:rtl/>
        </w:rPr>
      </w:pPr>
    </w:p>
    <w:p w14:paraId="7C2A5D21" w14:textId="77777777" w:rsidR="00000000" w:rsidRDefault="007C71EE">
      <w:pPr>
        <w:pStyle w:val="a"/>
        <w:rPr>
          <w:rFonts w:hint="cs"/>
          <w:rtl/>
        </w:rPr>
      </w:pPr>
      <w:r>
        <w:rPr>
          <w:rFonts w:hint="cs"/>
          <w:rtl/>
        </w:rPr>
        <w:t>שיקול דעת של היושב-ראש.</w:t>
      </w:r>
    </w:p>
    <w:p w14:paraId="0043A744" w14:textId="77777777" w:rsidR="00000000" w:rsidRDefault="007C71EE">
      <w:pPr>
        <w:pStyle w:val="a"/>
        <w:rPr>
          <w:rFonts w:hint="cs"/>
          <w:rtl/>
        </w:rPr>
      </w:pPr>
    </w:p>
    <w:p w14:paraId="3E747AF3" w14:textId="77777777" w:rsidR="00000000" w:rsidRDefault="007C71EE">
      <w:pPr>
        <w:pStyle w:val="ac"/>
        <w:rPr>
          <w:rtl/>
        </w:rPr>
      </w:pPr>
      <w:r>
        <w:rPr>
          <w:rFonts w:hint="eastAsia"/>
          <w:rtl/>
        </w:rPr>
        <w:t>אברהם</w:t>
      </w:r>
      <w:r>
        <w:rPr>
          <w:rtl/>
        </w:rPr>
        <w:t xml:space="preserve"> בורג (העבודה-מימד):</w:t>
      </w:r>
    </w:p>
    <w:p w14:paraId="159D8C4E" w14:textId="77777777" w:rsidR="00000000" w:rsidRDefault="007C71EE">
      <w:pPr>
        <w:pStyle w:val="a"/>
        <w:rPr>
          <w:rFonts w:hint="cs"/>
          <w:rtl/>
        </w:rPr>
      </w:pPr>
    </w:p>
    <w:p w14:paraId="581C4DE6" w14:textId="77777777" w:rsidR="00000000" w:rsidRDefault="007C71EE">
      <w:pPr>
        <w:pStyle w:val="a"/>
        <w:rPr>
          <w:rFonts w:hint="cs"/>
          <w:rtl/>
        </w:rPr>
      </w:pPr>
      <w:r>
        <w:rPr>
          <w:rFonts w:hint="cs"/>
          <w:rtl/>
        </w:rPr>
        <w:t>סליחה, עם כל הכבוד והיקר, ב</w:t>
      </w:r>
      <w:r>
        <w:rPr>
          <w:rFonts w:hint="cs"/>
          <w:rtl/>
        </w:rPr>
        <w:t xml:space="preserve">יותר מעשר שעות הצבעה היו תשע הצבעות שמיות בלבד מתוך התחשבות בחברי הכנסת. כאשר אנחנו מבקשים הצבעה שמית על נושא מן הסוג הזה </w:t>
      </w:r>
      <w:r>
        <w:rPr>
          <w:rtl/>
        </w:rPr>
        <w:t>–</w:t>
      </w:r>
      <w:r>
        <w:rPr>
          <w:rFonts w:hint="cs"/>
          <w:rtl/>
        </w:rPr>
        <w:t xml:space="preserve"> אגרת רדיו והטלוויזיה </w:t>
      </w:r>
      <w:r>
        <w:rPr>
          <w:rtl/>
        </w:rPr>
        <w:t>–</w:t>
      </w:r>
      <w:r>
        <w:rPr>
          <w:rFonts w:hint="cs"/>
          <w:rtl/>
        </w:rPr>
        <w:t xml:space="preserve"> והיושב-ראש מתעלם, היושב-ראש מפר את ההסכם. אני מבקש שיושב-ראש הכנסת יעלה את הבמה ויכבד את מה שהוא התחייב למליא</w:t>
      </w:r>
      <w:r>
        <w:rPr>
          <w:rFonts w:hint="cs"/>
          <w:rtl/>
        </w:rPr>
        <w:t>ת הכנסת.</w:t>
      </w:r>
    </w:p>
    <w:p w14:paraId="50E547EC" w14:textId="77777777" w:rsidR="00000000" w:rsidRDefault="007C71EE">
      <w:pPr>
        <w:pStyle w:val="a"/>
        <w:rPr>
          <w:rFonts w:hint="cs"/>
          <w:rtl/>
        </w:rPr>
      </w:pPr>
    </w:p>
    <w:p w14:paraId="0704FAA3" w14:textId="77777777" w:rsidR="00000000" w:rsidRDefault="007C71EE">
      <w:pPr>
        <w:pStyle w:val="ad"/>
        <w:rPr>
          <w:rtl/>
        </w:rPr>
      </w:pPr>
      <w:r>
        <w:rPr>
          <w:rFonts w:hint="eastAsia"/>
          <w:rtl/>
        </w:rPr>
        <w:t>היו</w:t>
      </w:r>
      <w:r>
        <w:rPr>
          <w:rtl/>
        </w:rPr>
        <w:t>"</w:t>
      </w:r>
      <w:r>
        <w:rPr>
          <w:rFonts w:hint="eastAsia"/>
          <w:rtl/>
        </w:rPr>
        <w:t>ר יולי-יואל אדלשטיין:</w:t>
      </w:r>
    </w:p>
    <w:p w14:paraId="650FE0C8" w14:textId="77777777" w:rsidR="00000000" w:rsidRDefault="007C71EE">
      <w:pPr>
        <w:pStyle w:val="a"/>
        <w:rPr>
          <w:rFonts w:hint="cs"/>
          <w:rtl/>
        </w:rPr>
      </w:pPr>
    </w:p>
    <w:p w14:paraId="2D2F40E2" w14:textId="77777777" w:rsidR="00000000" w:rsidRDefault="007C71EE">
      <w:pPr>
        <w:pStyle w:val="a"/>
        <w:rPr>
          <w:rFonts w:hint="cs"/>
          <w:rtl/>
        </w:rPr>
      </w:pPr>
      <w:r>
        <w:rPr>
          <w:rFonts w:hint="cs"/>
          <w:rtl/>
        </w:rPr>
        <w:t xml:space="preserve">שמעתי את דבריך המלומדים, אדוני. יושב-ראש הכנסת יעלה לבמה ברגע שירצה להחליף אותי. אני מבטיח שלא אתנגד להחלפה. תודה. </w:t>
      </w:r>
    </w:p>
    <w:p w14:paraId="08D8EAFB" w14:textId="77777777" w:rsidR="00000000" w:rsidRDefault="007C71EE">
      <w:pPr>
        <w:pStyle w:val="a"/>
        <w:rPr>
          <w:rFonts w:hint="cs"/>
          <w:rtl/>
        </w:rPr>
      </w:pPr>
    </w:p>
    <w:p w14:paraId="04BB609A" w14:textId="77777777" w:rsidR="00000000" w:rsidRDefault="007C71EE">
      <w:pPr>
        <w:pStyle w:val="ac"/>
        <w:rPr>
          <w:rtl/>
        </w:rPr>
      </w:pPr>
      <w:r>
        <w:rPr>
          <w:rFonts w:hint="eastAsia"/>
          <w:rtl/>
        </w:rPr>
        <w:t>השר</w:t>
      </w:r>
      <w:r>
        <w:rPr>
          <w:rtl/>
        </w:rPr>
        <w:t xml:space="preserve"> מאיר שטרית:</w:t>
      </w:r>
    </w:p>
    <w:p w14:paraId="23759704" w14:textId="77777777" w:rsidR="00000000" w:rsidRDefault="007C71EE">
      <w:pPr>
        <w:pStyle w:val="a"/>
        <w:rPr>
          <w:rFonts w:hint="cs"/>
          <w:rtl/>
        </w:rPr>
      </w:pPr>
    </w:p>
    <w:p w14:paraId="712F283A" w14:textId="77777777" w:rsidR="00000000" w:rsidRDefault="007C71EE">
      <w:pPr>
        <w:pStyle w:val="a"/>
        <w:rPr>
          <w:rFonts w:hint="cs"/>
          <w:rtl/>
        </w:rPr>
      </w:pPr>
      <w:r>
        <w:rPr>
          <w:rFonts w:hint="cs"/>
          <w:rtl/>
        </w:rPr>
        <w:t>אדוני היושב-ראש.</w:t>
      </w:r>
    </w:p>
    <w:p w14:paraId="3927269E" w14:textId="77777777" w:rsidR="00000000" w:rsidRDefault="007C71EE">
      <w:pPr>
        <w:pStyle w:val="a"/>
        <w:rPr>
          <w:rFonts w:hint="cs"/>
          <w:rtl/>
        </w:rPr>
      </w:pPr>
    </w:p>
    <w:p w14:paraId="2E014474" w14:textId="77777777" w:rsidR="00000000" w:rsidRDefault="007C71EE">
      <w:pPr>
        <w:pStyle w:val="ad"/>
        <w:rPr>
          <w:rtl/>
        </w:rPr>
      </w:pPr>
      <w:r>
        <w:rPr>
          <w:rtl/>
        </w:rPr>
        <w:t>היו"ר יולי-יואל אדלשטיין:</w:t>
      </w:r>
    </w:p>
    <w:p w14:paraId="01ABF3CE" w14:textId="77777777" w:rsidR="00000000" w:rsidRDefault="007C71EE">
      <w:pPr>
        <w:pStyle w:val="a"/>
        <w:rPr>
          <w:rtl/>
        </w:rPr>
      </w:pPr>
    </w:p>
    <w:p w14:paraId="3CB4DB43" w14:textId="77777777" w:rsidR="00000000" w:rsidRDefault="007C71EE">
      <w:pPr>
        <w:pStyle w:val="a"/>
        <w:rPr>
          <w:rFonts w:hint="cs"/>
          <w:rtl/>
        </w:rPr>
      </w:pPr>
      <w:r>
        <w:rPr>
          <w:rFonts w:hint="cs"/>
          <w:rtl/>
        </w:rPr>
        <w:t>אדוני השר, אתה מוכן לוותר על דבריך?</w:t>
      </w:r>
    </w:p>
    <w:p w14:paraId="014C6061" w14:textId="77777777" w:rsidR="00000000" w:rsidRDefault="007C71EE">
      <w:pPr>
        <w:pStyle w:val="a"/>
        <w:rPr>
          <w:rFonts w:hint="cs"/>
          <w:rtl/>
        </w:rPr>
      </w:pPr>
    </w:p>
    <w:p w14:paraId="6A1A14D8" w14:textId="77777777" w:rsidR="00000000" w:rsidRDefault="007C71EE">
      <w:pPr>
        <w:pStyle w:val="ac"/>
        <w:rPr>
          <w:rtl/>
        </w:rPr>
      </w:pPr>
      <w:r>
        <w:rPr>
          <w:rFonts w:hint="eastAsia"/>
          <w:rtl/>
        </w:rPr>
        <w:t>השר</w:t>
      </w:r>
      <w:r>
        <w:rPr>
          <w:rtl/>
        </w:rPr>
        <w:t xml:space="preserve"> מאיר שטרית:</w:t>
      </w:r>
    </w:p>
    <w:p w14:paraId="059E97BD" w14:textId="77777777" w:rsidR="00000000" w:rsidRDefault="007C71EE">
      <w:pPr>
        <w:pStyle w:val="a"/>
        <w:rPr>
          <w:rFonts w:hint="cs"/>
          <w:rtl/>
        </w:rPr>
      </w:pPr>
    </w:p>
    <w:p w14:paraId="302FD081" w14:textId="77777777" w:rsidR="00000000" w:rsidRDefault="007C71EE">
      <w:pPr>
        <w:pStyle w:val="a"/>
        <w:rPr>
          <w:rFonts w:hint="cs"/>
          <w:rtl/>
        </w:rPr>
      </w:pPr>
      <w:r>
        <w:rPr>
          <w:rFonts w:hint="cs"/>
          <w:rtl/>
        </w:rPr>
        <w:t>הערה קצרה לעניין, דקה.</w:t>
      </w:r>
    </w:p>
    <w:p w14:paraId="355EAA19" w14:textId="77777777" w:rsidR="00000000" w:rsidRDefault="007C71EE">
      <w:pPr>
        <w:pStyle w:val="a"/>
        <w:rPr>
          <w:rFonts w:hint="cs"/>
          <w:rtl/>
        </w:rPr>
      </w:pPr>
    </w:p>
    <w:p w14:paraId="0BB054A1" w14:textId="77777777" w:rsidR="00000000" w:rsidRDefault="007C71EE">
      <w:pPr>
        <w:pStyle w:val="ad"/>
        <w:rPr>
          <w:rtl/>
        </w:rPr>
      </w:pPr>
      <w:r>
        <w:rPr>
          <w:rtl/>
        </w:rPr>
        <w:t>היו"ר יולי-יואל אדלשטיין:</w:t>
      </w:r>
    </w:p>
    <w:p w14:paraId="06AB6C46" w14:textId="77777777" w:rsidR="00000000" w:rsidRDefault="007C71EE">
      <w:pPr>
        <w:pStyle w:val="a"/>
        <w:rPr>
          <w:rtl/>
        </w:rPr>
      </w:pPr>
    </w:p>
    <w:p w14:paraId="79656D5A" w14:textId="77777777" w:rsidR="00000000" w:rsidRDefault="007C71EE">
      <w:pPr>
        <w:pStyle w:val="a"/>
        <w:rPr>
          <w:rFonts w:hint="cs"/>
          <w:rtl/>
        </w:rPr>
      </w:pPr>
      <w:r>
        <w:rPr>
          <w:rFonts w:hint="cs"/>
          <w:rtl/>
        </w:rPr>
        <w:t xml:space="preserve">השר שטרית, ובזה אנחנו מסיימים את הדיון. </w:t>
      </w:r>
    </w:p>
    <w:p w14:paraId="4321112D" w14:textId="77777777" w:rsidR="00000000" w:rsidRDefault="007C71EE">
      <w:pPr>
        <w:pStyle w:val="a"/>
        <w:rPr>
          <w:rFonts w:hint="cs"/>
          <w:rtl/>
        </w:rPr>
      </w:pPr>
    </w:p>
    <w:p w14:paraId="669CD25F" w14:textId="77777777" w:rsidR="00000000" w:rsidRDefault="007C71EE">
      <w:pPr>
        <w:pStyle w:val="ac"/>
        <w:rPr>
          <w:rtl/>
        </w:rPr>
      </w:pPr>
      <w:r>
        <w:rPr>
          <w:rFonts w:hint="eastAsia"/>
          <w:rtl/>
        </w:rPr>
        <w:t>השר</w:t>
      </w:r>
      <w:r>
        <w:rPr>
          <w:rtl/>
        </w:rPr>
        <w:t xml:space="preserve"> מאיר שטרית:</w:t>
      </w:r>
    </w:p>
    <w:p w14:paraId="293F7D5A" w14:textId="77777777" w:rsidR="00000000" w:rsidRDefault="007C71EE">
      <w:pPr>
        <w:pStyle w:val="a"/>
        <w:rPr>
          <w:rFonts w:hint="cs"/>
          <w:rtl/>
        </w:rPr>
      </w:pPr>
    </w:p>
    <w:p w14:paraId="03B89C52" w14:textId="77777777" w:rsidR="00000000" w:rsidRDefault="007C71EE">
      <w:pPr>
        <w:pStyle w:val="a"/>
        <w:rPr>
          <w:rFonts w:hint="cs"/>
          <w:rtl/>
        </w:rPr>
      </w:pPr>
      <w:r>
        <w:rPr>
          <w:rFonts w:hint="cs"/>
          <w:rtl/>
        </w:rPr>
        <w:t>אדוני היושב-ראש, אני מבקש להביא לידיעתך ולידיעת חברי הכנסת, שעם יציאתנו להפסקה נאמר על-ידי ג'ומס וחברים אחרים ליושב-ראש ריבלין ולחבר</w:t>
      </w:r>
      <w:r>
        <w:rPr>
          <w:rFonts w:hint="cs"/>
          <w:rtl/>
        </w:rPr>
        <w:t>ים, שאחרי ההפסקה אין יותר הצבעות שמיות, חבר הכנסת בורג</w:t>
      </w:r>
    </w:p>
    <w:p w14:paraId="5C51B939" w14:textId="77777777" w:rsidR="00000000" w:rsidRDefault="007C71EE">
      <w:pPr>
        <w:pStyle w:val="a"/>
        <w:rPr>
          <w:rFonts w:hint="cs"/>
          <w:rtl/>
        </w:rPr>
      </w:pPr>
    </w:p>
    <w:p w14:paraId="463BABD4" w14:textId="77777777" w:rsidR="00000000" w:rsidRDefault="007C71EE">
      <w:pPr>
        <w:pStyle w:val="ad"/>
        <w:rPr>
          <w:rtl/>
        </w:rPr>
      </w:pPr>
      <w:r>
        <w:rPr>
          <w:rFonts w:hint="eastAsia"/>
          <w:rtl/>
        </w:rPr>
        <w:t>היו</w:t>
      </w:r>
      <w:r>
        <w:rPr>
          <w:rtl/>
        </w:rPr>
        <w:t>"</w:t>
      </w:r>
      <w:r>
        <w:rPr>
          <w:rFonts w:hint="eastAsia"/>
          <w:rtl/>
        </w:rPr>
        <w:t>ר יולי-יואל אדלשטיין:</w:t>
      </w:r>
    </w:p>
    <w:p w14:paraId="7A3BC1F9" w14:textId="77777777" w:rsidR="00000000" w:rsidRDefault="007C71EE">
      <w:pPr>
        <w:pStyle w:val="a"/>
        <w:rPr>
          <w:rFonts w:hint="cs"/>
          <w:rtl/>
        </w:rPr>
      </w:pPr>
    </w:p>
    <w:p w14:paraId="618D651E" w14:textId="77777777" w:rsidR="00000000" w:rsidRDefault="007C71EE">
      <w:pPr>
        <w:pStyle w:val="a"/>
        <w:rPr>
          <w:rFonts w:hint="cs"/>
          <w:rtl/>
        </w:rPr>
      </w:pPr>
      <w:r>
        <w:rPr>
          <w:rFonts w:hint="cs"/>
          <w:rtl/>
        </w:rPr>
        <w:t>תודה לשר שטרית, אני מבקש לשבת.</w:t>
      </w:r>
    </w:p>
    <w:p w14:paraId="086D0CE3" w14:textId="77777777" w:rsidR="00000000" w:rsidRDefault="007C71EE">
      <w:pPr>
        <w:pStyle w:val="a"/>
        <w:rPr>
          <w:rFonts w:hint="cs"/>
          <w:rtl/>
        </w:rPr>
      </w:pPr>
    </w:p>
    <w:p w14:paraId="5A9423E6" w14:textId="77777777" w:rsidR="00000000" w:rsidRDefault="007C71EE">
      <w:pPr>
        <w:pStyle w:val="ac"/>
        <w:rPr>
          <w:rtl/>
        </w:rPr>
      </w:pPr>
      <w:r>
        <w:rPr>
          <w:rFonts w:hint="eastAsia"/>
          <w:rtl/>
        </w:rPr>
        <w:t>עסאם</w:t>
      </w:r>
      <w:r>
        <w:rPr>
          <w:rtl/>
        </w:rPr>
        <w:t xml:space="preserve"> מח'ול (חד"ש-תע"ל):</w:t>
      </w:r>
    </w:p>
    <w:p w14:paraId="00321AAE" w14:textId="77777777" w:rsidR="00000000" w:rsidRDefault="007C71EE">
      <w:pPr>
        <w:pStyle w:val="a"/>
        <w:rPr>
          <w:rFonts w:hint="cs"/>
          <w:rtl/>
        </w:rPr>
      </w:pPr>
    </w:p>
    <w:p w14:paraId="1D363CCF" w14:textId="77777777" w:rsidR="00000000" w:rsidRDefault="007C71EE">
      <w:pPr>
        <w:pStyle w:val="a"/>
        <w:rPr>
          <w:rFonts w:hint="cs"/>
          <w:rtl/>
        </w:rPr>
      </w:pPr>
      <w:r>
        <w:rPr>
          <w:rFonts w:hint="cs"/>
          <w:rtl/>
        </w:rPr>
        <w:t>- - -</w:t>
      </w:r>
    </w:p>
    <w:p w14:paraId="44C7A27F" w14:textId="77777777" w:rsidR="00000000" w:rsidRDefault="007C71EE">
      <w:pPr>
        <w:pStyle w:val="a"/>
        <w:rPr>
          <w:rFonts w:hint="cs"/>
          <w:rtl/>
        </w:rPr>
      </w:pPr>
    </w:p>
    <w:p w14:paraId="39B1CD6F" w14:textId="77777777" w:rsidR="00000000" w:rsidRDefault="007C71EE">
      <w:pPr>
        <w:pStyle w:val="ac"/>
        <w:rPr>
          <w:rtl/>
        </w:rPr>
      </w:pPr>
      <w:r>
        <w:rPr>
          <w:rFonts w:hint="eastAsia"/>
          <w:rtl/>
        </w:rPr>
        <w:t>אברהם</w:t>
      </w:r>
      <w:r>
        <w:rPr>
          <w:rtl/>
        </w:rPr>
        <w:t xml:space="preserve"> בורג (העבודה-מימד):</w:t>
      </w:r>
    </w:p>
    <w:p w14:paraId="7522F95B" w14:textId="77777777" w:rsidR="00000000" w:rsidRDefault="007C71EE">
      <w:pPr>
        <w:pStyle w:val="a"/>
        <w:rPr>
          <w:rFonts w:hint="cs"/>
          <w:rtl/>
        </w:rPr>
      </w:pPr>
    </w:p>
    <w:p w14:paraId="59C516B0" w14:textId="77777777" w:rsidR="00000000" w:rsidRDefault="007C71EE">
      <w:pPr>
        <w:pStyle w:val="a"/>
        <w:rPr>
          <w:rFonts w:hint="cs"/>
          <w:rtl/>
        </w:rPr>
      </w:pPr>
      <w:r>
        <w:rPr>
          <w:rFonts w:hint="cs"/>
          <w:rtl/>
        </w:rPr>
        <w:t>רק לי יש סמכות להחליט איזה סוג הצבעה יש, לאף אחד אחר.</w:t>
      </w:r>
    </w:p>
    <w:p w14:paraId="790436E0" w14:textId="77777777" w:rsidR="00000000" w:rsidRDefault="007C71EE">
      <w:pPr>
        <w:pStyle w:val="a"/>
        <w:rPr>
          <w:rFonts w:hint="cs"/>
          <w:rtl/>
        </w:rPr>
      </w:pPr>
    </w:p>
    <w:p w14:paraId="31BA2085" w14:textId="77777777" w:rsidR="00000000" w:rsidRDefault="007C71EE">
      <w:pPr>
        <w:pStyle w:val="ad"/>
        <w:rPr>
          <w:rtl/>
        </w:rPr>
      </w:pPr>
      <w:r>
        <w:rPr>
          <w:rFonts w:hint="eastAsia"/>
          <w:rtl/>
        </w:rPr>
        <w:t>היו</w:t>
      </w:r>
      <w:r>
        <w:rPr>
          <w:rtl/>
        </w:rPr>
        <w:t>"</w:t>
      </w:r>
      <w:r>
        <w:rPr>
          <w:rFonts w:hint="eastAsia"/>
          <w:rtl/>
        </w:rPr>
        <w:t>ר יולי-יואל אדלשטיין:</w:t>
      </w:r>
    </w:p>
    <w:p w14:paraId="4C7E4C95" w14:textId="77777777" w:rsidR="00000000" w:rsidRDefault="007C71EE">
      <w:pPr>
        <w:pStyle w:val="a"/>
        <w:rPr>
          <w:rFonts w:hint="cs"/>
          <w:rtl/>
        </w:rPr>
      </w:pPr>
    </w:p>
    <w:p w14:paraId="244CC7CC" w14:textId="77777777" w:rsidR="00000000" w:rsidRDefault="007C71EE">
      <w:pPr>
        <w:pStyle w:val="a"/>
        <w:rPr>
          <w:rFonts w:hint="cs"/>
          <w:rtl/>
        </w:rPr>
      </w:pPr>
      <w:r>
        <w:rPr>
          <w:rFonts w:hint="cs"/>
          <w:rtl/>
        </w:rPr>
        <w:t>אני מבקש ממך לשבת. שמעתי את הפרשנות שלך. אני חבר ועדת הכנסת, לא שמעתי בוועדת הכנסת שום סיכום על מספרי הצבעות, שמעתי על שיקול הדעת. לפי התקנון שיקול הדעת עבר אלי ברגע זה. אתה לא מרוצה, אתה יודע לאן לפנות. תודה.</w:t>
      </w:r>
    </w:p>
    <w:p w14:paraId="3099A484" w14:textId="77777777" w:rsidR="00000000" w:rsidRDefault="007C71EE">
      <w:pPr>
        <w:pStyle w:val="a"/>
        <w:rPr>
          <w:rFonts w:hint="cs"/>
          <w:rtl/>
        </w:rPr>
      </w:pPr>
    </w:p>
    <w:p w14:paraId="114939C4" w14:textId="77777777" w:rsidR="00000000" w:rsidRDefault="007C71EE">
      <w:pPr>
        <w:pStyle w:val="ac"/>
        <w:rPr>
          <w:rtl/>
        </w:rPr>
      </w:pPr>
      <w:r>
        <w:rPr>
          <w:rFonts w:hint="eastAsia"/>
          <w:rtl/>
        </w:rPr>
        <w:t>נסים</w:t>
      </w:r>
      <w:r>
        <w:rPr>
          <w:rtl/>
        </w:rPr>
        <w:t xml:space="preserve"> זאב (ש"ס):</w:t>
      </w:r>
    </w:p>
    <w:p w14:paraId="4139D790" w14:textId="77777777" w:rsidR="00000000" w:rsidRDefault="007C71EE">
      <w:pPr>
        <w:pStyle w:val="a"/>
        <w:rPr>
          <w:rFonts w:hint="eastAsia"/>
          <w:rtl/>
        </w:rPr>
      </w:pPr>
    </w:p>
    <w:p w14:paraId="630F9477" w14:textId="77777777" w:rsidR="00000000" w:rsidRDefault="007C71EE">
      <w:pPr>
        <w:pStyle w:val="a"/>
        <w:rPr>
          <w:rFonts w:hint="cs"/>
          <w:rtl/>
        </w:rPr>
      </w:pPr>
      <w:r>
        <w:rPr>
          <w:rFonts w:hint="cs"/>
          <w:rtl/>
        </w:rPr>
        <w:t>- - -</w:t>
      </w:r>
    </w:p>
    <w:p w14:paraId="67BF7B4F" w14:textId="77777777" w:rsidR="00000000" w:rsidRDefault="007C71EE">
      <w:pPr>
        <w:pStyle w:val="a"/>
        <w:rPr>
          <w:rFonts w:hint="cs"/>
          <w:rtl/>
        </w:rPr>
      </w:pPr>
    </w:p>
    <w:p w14:paraId="37EA7CFC" w14:textId="77777777" w:rsidR="00000000" w:rsidRDefault="007C71EE">
      <w:pPr>
        <w:pStyle w:val="ac"/>
        <w:rPr>
          <w:rtl/>
        </w:rPr>
      </w:pPr>
      <w:r>
        <w:rPr>
          <w:rFonts w:hint="eastAsia"/>
          <w:rtl/>
        </w:rPr>
        <w:t>זהבה</w:t>
      </w:r>
      <w:r>
        <w:rPr>
          <w:rtl/>
        </w:rPr>
        <w:t xml:space="preserve"> גלאון (מרצ):</w:t>
      </w:r>
    </w:p>
    <w:p w14:paraId="39C9AFFB" w14:textId="77777777" w:rsidR="00000000" w:rsidRDefault="007C71EE">
      <w:pPr>
        <w:pStyle w:val="a"/>
        <w:rPr>
          <w:rFonts w:hint="cs"/>
          <w:rtl/>
        </w:rPr>
      </w:pPr>
    </w:p>
    <w:p w14:paraId="09710142" w14:textId="77777777" w:rsidR="00000000" w:rsidRDefault="007C71EE">
      <w:pPr>
        <w:pStyle w:val="a"/>
        <w:rPr>
          <w:rFonts w:hint="cs"/>
          <w:rtl/>
        </w:rPr>
      </w:pPr>
      <w:r>
        <w:rPr>
          <w:rFonts w:hint="cs"/>
          <w:rtl/>
        </w:rPr>
        <w:t xml:space="preserve">- </w:t>
      </w:r>
      <w:r>
        <w:rPr>
          <w:rFonts w:hint="cs"/>
          <w:rtl/>
        </w:rPr>
        <w:t>- -</w:t>
      </w:r>
    </w:p>
    <w:p w14:paraId="4F4A08FB" w14:textId="77777777" w:rsidR="00000000" w:rsidRDefault="007C71EE">
      <w:pPr>
        <w:pStyle w:val="a"/>
        <w:rPr>
          <w:rFonts w:hint="cs"/>
          <w:rtl/>
        </w:rPr>
      </w:pPr>
    </w:p>
    <w:p w14:paraId="66477460" w14:textId="77777777" w:rsidR="00000000" w:rsidRDefault="007C71EE">
      <w:pPr>
        <w:pStyle w:val="ad"/>
        <w:rPr>
          <w:rtl/>
        </w:rPr>
      </w:pPr>
      <w:r>
        <w:rPr>
          <w:rtl/>
        </w:rPr>
        <w:t>היו"ר יולי-יואל אדלשטיין:</w:t>
      </w:r>
    </w:p>
    <w:p w14:paraId="5E4875FE" w14:textId="77777777" w:rsidR="00000000" w:rsidRDefault="007C71EE">
      <w:pPr>
        <w:pStyle w:val="a"/>
        <w:rPr>
          <w:rtl/>
        </w:rPr>
      </w:pPr>
    </w:p>
    <w:p w14:paraId="1CE3796D" w14:textId="77777777" w:rsidR="00000000" w:rsidRDefault="007C71EE">
      <w:pPr>
        <w:pStyle w:val="a"/>
        <w:rPr>
          <w:rFonts w:hint="cs"/>
          <w:rtl/>
        </w:rPr>
      </w:pPr>
      <w:r>
        <w:rPr>
          <w:rFonts w:hint="cs"/>
          <w:rtl/>
        </w:rPr>
        <w:t>חבר הכנסת אברהם בורג - מי בעד ההסתייגות שלו, מי נגד ומי נמנע? תודה.</w:t>
      </w:r>
    </w:p>
    <w:p w14:paraId="5DB61081" w14:textId="77777777" w:rsidR="00000000" w:rsidRDefault="007C71EE">
      <w:pPr>
        <w:pStyle w:val="a"/>
        <w:rPr>
          <w:rFonts w:hint="cs"/>
          <w:rtl/>
        </w:rPr>
      </w:pPr>
    </w:p>
    <w:p w14:paraId="2CA410C3" w14:textId="77777777" w:rsidR="00000000" w:rsidRDefault="007C71EE">
      <w:pPr>
        <w:pStyle w:val="a"/>
        <w:jc w:val="center"/>
        <w:rPr>
          <w:rFonts w:hint="cs"/>
          <w:b/>
          <w:bCs/>
          <w:rtl/>
        </w:rPr>
      </w:pPr>
      <w:r>
        <w:rPr>
          <w:rFonts w:hint="cs"/>
          <w:b/>
          <w:bCs/>
          <w:rtl/>
        </w:rPr>
        <w:t>הצבעה</w:t>
      </w:r>
    </w:p>
    <w:p w14:paraId="2D23D1E5" w14:textId="77777777" w:rsidR="00000000" w:rsidRDefault="007C71EE">
      <w:pPr>
        <w:pStyle w:val="a"/>
        <w:rPr>
          <w:rFonts w:hint="cs"/>
          <w:b/>
          <w:bCs/>
          <w:rtl/>
        </w:rPr>
      </w:pPr>
    </w:p>
    <w:p w14:paraId="52381BDA" w14:textId="77777777" w:rsidR="00000000" w:rsidRDefault="007C71EE">
      <w:pPr>
        <w:pStyle w:val="a"/>
        <w:jc w:val="center"/>
        <w:rPr>
          <w:rFonts w:hint="cs"/>
          <w:rtl/>
        </w:rPr>
      </w:pPr>
      <w:r>
        <w:rPr>
          <w:rFonts w:hint="cs"/>
          <w:rtl/>
        </w:rPr>
        <w:t>ההסתייגות של חבר הכנסת אברהם בורג לסעיף 31 לא נתקבלה.</w:t>
      </w:r>
    </w:p>
    <w:p w14:paraId="4D9155FB" w14:textId="77777777" w:rsidR="00000000" w:rsidRDefault="007C71EE">
      <w:pPr>
        <w:pStyle w:val="a"/>
        <w:rPr>
          <w:rFonts w:hint="cs"/>
          <w:rtl/>
        </w:rPr>
      </w:pPr>
    </w:p>
    <w:p w14:paraId="5B9C6B94" w14:textId="77777777" w:rsidR="00000000" w:rsidRDefault="007C71EE">
      <w:pPr>
        <w:pStyle w:val="ad"/>
        <w:rPr>
          <w:rtl/>
        </w:rPr>
      </w:pPr>
      <w:r>
        <w:rPr>
          <w:rFonts w:hint="eastAsia"/>
          <w:rtl/>
        </w:rPr>
        <w:t>היו</w:t>
      </w:r>
      <w:r>
        <w:rPr>
          <w:rtl/>
        </w:rPr>
        <w:t>"</w:t>
      </w:r>
      <w:r>
        <w:rPr>
          <w:rFonts w:hint="eastAsia"/>
          <w:rtl/>
        </w:rPr>
        <w:t>ר יולי-יואל אדלשטיין:</w:t>
      </w:r>
    </w:p>
    <w:p w14:paraId="1AD7EE1A" w14:textId="77777777" w:rsidR="00000000" w:rsidRDefault="007C71EE">
      <w:pPr>
        <w:pStyle w:val="a"/>
        <w:rPr>
          <w:rFonts w:hint="cs"/>
          <w:rtl/>
        </w:rPr>
      </w:pPr>
    </w:p>
    <w:p w14:paraId="68D60D0C" w14:textId="77777777" w:rsidR="00000000" w:rsidRDefault="007C71EE">
      <w:pPr>
        <w:pStyle w:val="a"/>
        <w:rPr>
          <w:rFonts w:hint="cs"/>
          <w:rtl/>
        </w:rPr>
      </w:pPr>
      <w:r>
        <w:rPr>
          <w:rFonts w:hint="cs"/>
          <w:rtl/>
        </w:rPr>
        <w:t>ההסתייגות לא נתקבלה.</w:t>
      </w:r>
    </w:p>
    <w:p w14:paraId="76BF68A3" w14:textId="77777777" w:rsidR="00000000" w:rsidRDefault="007C71EE">
      <w:pPr>
        <w:pStyle w:val="a"/>
        <w:rPr>
          <w:rFonts w:hint="cs"/>
          <w:rtl/>
        </w:rPr>
      </w:pPr>
    </w:p>
    <w:p w14:paraId="281E28E8" w14:textId="77777777" w:rsidR="00000000" w:rsidRDefault="007C71EE">
      <w:pPr>
        <w:pStyle w:val="a"/>
        <w:rPr>
          <w:rFonts w:hint="cs"/>
          <w:rtl/>
        </w:rPr>
      </w:pPr>
      <w:r>
        <w:rPr>
          <w:rFonts w:hint="cs"/>
          <w:rtl/>
        </w:rPr>
        <w:t>ההסתייגות של עמרם מצנע - מי בעד ההסתייגות ומ</w:t>
      </w:r>
      <w:r>
        <w:rPr>
          <w:rFonts w:hint="cs"/>
          <w:rtl/>
        </w:rPr>
        <w:t>י נגד? תודה.</w:t>
      </w:r>
    </w:p>
    <w:p w14:paraId="28141124" w14:textId="77777777" w:rsidR="00000000" w:rsidRDefault="007C71EE">
      <w:pPr>
        <w:pStyle w:val="a"/>
        <w:rPr>
          <w:rFonts w:hint="cs"/>
          <w:rtl/>
        </w:rPr>
      </w:pPr>
    </w:p>
    <w:p w14:paraId="24E26926" w14:textId="77777777" w:rsidR="00000000" w:rsidRDefault="007C71EE">
      <w:pPr>
        <w:pStyle w:val="a"/>
        <w:jc w:val="center"/>
        <w:rPr>
          <w:rFonts w:hint="cs"/>
          <w:b/>
          <w:bCs/>
          <w:rtl/>
        </w:rPr>
      </w:pPr>
      <w:r>
        <w:rPr>
          <w:rFonts w:hint="cs"/>
          <w:b/>
          <w:bCs/>
          <w:rtl/>
        </w:rPr>
        <w:t>הצבעה</w:t>
      </w:r>
    </w:p>
    <w:p w14:paraId="1CE88CD5" w14:textId="77777777" w:rsidR="00000000" w:rsidRDefault="007C71EE">
      <w:pPr>
        <w:pStyle w:val="a"/>
        <w:rPr>
          <w:rFonts w:hint="cs"/>
          <w:b/>
          <w:bCs/>
          <w:rtl/>
        </w:rPr>
      </w:pPr>
    </w:p>
    <w:p w14:paraId="206F796F" w14:textId="77777777" w:rsidR="00000000" w:rsidRDefault="007C71EE">
      <w:pPr>
        <w:pStyle w:val="a"/>
        <w:jc w:val="center"/>
        <w:rPr>
          <w:rFonts w:hint="cs"/>
          <w:rtl/>
        </w:rPr>
      </w:pPr>
      <w:r>
        <w:rPr>
          <w:rFonts w:hint="cs"/>
          <w:rtl/>
        </w:rPr>
        <w:t>ההסתייגות של חבר הכנסת עמרם מצנע לסעיף 31 לא נתקבלה.</w:t>
      </w:r>
    </w:p>
    <w:p w14:paraId="6F9257AF" w14:textId="77777777" w:rsidR="00000000" w:rsidRDefault="007C71EE">
      <w:pPr>
        <w:pStyle w:val="a"/>
        <w:rPr>
          <w:rFonts w:hint="cs"/>
          <w:rtl/>
        </w:rPr>
      </w:pPr>
    </w:p>
    <w:p w14:paraId="5C3AD5E6" w14:textId="77777777" w:rsidR="00000000" w:rsidRDefault="007C71EE">
      <w:pPr>
        <w:pStyle w:val="ad"/>
        <w:rPr>
          <w:rFonts w:hint="cs"/>
          <w:rtl/>
        </w:rPr>
      </w:pPr>
      <w:r>
        <w:rPr>
          <w:rFonts w:hint="cs"/>
          <w:rtl/>
        </w:rPr>
        <w:t>היו</w:t>
      </w:r>
      <w:r>
        <w:rPr>
          <w:rtl/>
        </w:rPr>
        <w:t>"</w:t>
      </w:r>
      <w:r>
        <w:rPr>
          <w:rFonts w:hint="cs"/>
          <w:rtl/>
        </w:rPr>
        <w:t>ר יולי-יואל אדלשטיין:</w:t>
      </w:r>
    </w:p>
    <w:p w14:paraId="582CC62C" w14:textId="77777777" w:rsidR="00000000" w:rsidRDefault="007C71EE">
      <w:pPr>
        <w:pStyle w:val="a"/>
        <w:rPr>
          <w:rFonts w:hint="cs"/>
          <w:rtl/>
        </w:rPr>
      </w:pPr>
    </w:p>
    <w:p w14:paraId="48BB7C39" w14:textId="77777777" w:rsidR="00000000" w:rsidRDefault="007C71EE">
      <w:pPr>
        <w:pStyle w:val="a"/>
        <w:rPr>
          <w:rFonts w:hint="cs"/>
          <w:rtl/>
        </w:rPr>
      </w:pPr>
      <w:r>
        <w:rPr>
          <w:rFonts w:hint="cs"/>
          <w:rtl/>
        </w:rPr>
        <w:t>ההסתייגות לא נתקבלה.</w:t>
      </w:r>
    </w:p>
    <w:p w14:paraId="5B99624F" w14:textId="77777777" w:rsidR="00000000" w:rsidRDefault="007C71EE">
      <w:pPr>
        <w:pStyle w:val="a"/>
        <w:rPr>
          <w:rFonts w:hint="cs"/>
          <w:rtl/>
        </w:rPr>
      </w:pPr>
    </w:p>
    <w:p w14:paraId="265D551B" w14:textId="77777777" w:rsidR="00000000" w:rsidRDefault="007C71EE">
      <w:pPr>
        <w:pStyle w:val="a"/>
        <w:rPr>
          <w:rFonts w:hint="cs"/>
          <w:rtl/>
        </w:rPr>
      </w:pPr>
      <w:r>
        <w:rPr>
          <w:rFonts w:hint="cs"/>
          <w:rtl/>
        </w:rPr>
        <w:t>בן-אליעזר - לא נמצא; גם שמעון פרס לא נמצא.</w:t>
      </w:r>
    </w:p>
    <w:p w14:paraId="6596AF91" w14:textId="77777777" w:rsidR="00000000" w:rsidRDefault="007C71EE">
      <w:pPr>
        <w:pStyle w:val="a"/>
        <w:rPr>
          <w:rFonts w:hint="cs"/>
          <w:rtl/>
        </w:rPr>
      </w:pPr>
    </w:p>
    <w:p w14:paraId="60DA47CF" w14:textId="77777777" w:rsidR="00000000" w:rsidRDefault="007C71EE">
      <w:pPr>
        <w:pStyle w:val="a"/>
        <w:rPr>
          <w:rFonts w:hint="cs"/>
          <w:rtl/>
        </w:rPr>
      </w:pPr>
      <w:r>
        <w:rPr>
          <w:rFonts w:hint="cs"/>
          <w:rtl/>
        </w:rPr>
        <w:t xml:space="preserve">חבר הכנסת מתן וילנאי - </w:t>
      </w:r>
      <w:r>
        <w:rPr>
          <w:rFonts w:hint="cs"/>
          <w:rtl/>
        </w:rPr>
        <w:tab/>
        <w:t>מי בעד ההסתייגות ומי נגד? תודה.</w:t>
      </w:r>
    </w:p>
    <w:p w14:paraId="3101ACE3" w14:textId="77777777" w:rsidR="00000000" w:rsidRDefault="007C71EE">
      <w:pPr>
        <w:pStyle w:val="a"/>
        <w:rPr>
          <w:rFonts w:hint="cs"/>
          <w:rtl/>
        </w:rPr>
      </w:pPr>
    </w:p>
    <w:p w14:paraId="28524E64" w14:textId="77777777" w:rsidR="00000000" w:rsidRDefault="007C71EE">
      <w:pPr>
        <w:pStyle w:val="a"/>
        <w:jc w:val="center"/>
        <w:rPr>
          <w:rFonts w:hint="cs"/>
          <w:b/>
          <w:bCs/>
          <w:rtl/>
        </w:rPr>
      </w:pPr>
      <w:r>
        <w:rPr>
          <w:rFonts w:hint="cs"/>
          <w:b/>
          <w:bCs/>
          <w:rtl/>
        </w:rPr>
        <w:t>הצבעה</w:t>
      </w:r>
    </w:p>
    <w:p w14:paraId="78962891" w14:textId="77777777" w:rsidR="00000000" w:rsidRDefault="007C71EE">
      <w:pPr>
        <w:pStyle w:val="a"/>
        <w:rPr>
          <w:rFonts w:hint="cs"/>
          <w:b/>
          <w:bCs/>
          <w:rtl/>
        </w:rPr>
      </w:pPr>
    </w:p>
    <w:p w14:paraId="339F4580" w14:textId="77777777" w:rsidR="00000000" w:rsidRDefault="007C71EE">
      <w:pPr>
        <w:pStyle w:val="a"/>
        <w:jc w:val="center"/>
        <w:rPr>
          <w:rFonts w:hint="cs"/>
          <w:rtl/>
        </w:rPr>
      </w:pPr>
      <w:r>
        <w:rPr>
          <w:rFonts w:hint="cs"/>
          <w:rtl/>
        </w:rPr>
        <w:t xml:space="preserve">ההסתייגות של חבר הכנסת  </w:t>
      </w:r>
      <w:r>
        <w:rPr>
          <w:rFonts w:hint="cs"/>
          <w:rtl/>
        </w:rPr>
        <w:t>מתן וילנאי לסעיף 31 לא נתקבלה.</w:t>
      </w:r>
    </w:p>
    <w:p w14:paraId="003A1F0A" w14:textId="77777777" w:rsidR="00000000" w:rsidRDefault="007C71EE">
      <w:pPr>
        <w:pStyle w:val="a"/>
        <w:rPr>
          <w:rFonts w:hint="cs"/>
          <w:rtl/>
        </w:rPr>
      </w:pPr>
    </w:p>
    <w:p w14:paraId="50C56673" w14:textId="77777777" w:rsidR="00000000" w:rsidRDefault="007C71EE">
      <w:pPr>
        <w:pStyle w:val="ad"/>
        <w:rPr>
          <w:rFonts w:hint="cs"/>
          <w:rtl/>
        </w:rPr>
      </w:pPr>
      <w:r>
        <w:rPr>
          <w:rFonts w:hint="cs"/>
          <w:rtl/>
        </w:rPr>
        <w:t>היו</w:t>
      </w:r>
      <w:r>
        <w:rPr>
          <w:rtl/>
        </w:rPr>
        <w:t>"</w:t>
      </w:r>
      <w:r>
        <w:rPr>
          <w:rFonts w:hint="cs"/>
          <w:rtl/>
        </w:rPr>
        <w:t>ר יולי-יואל אדלשטיין:</w:t>
      </w:r>
    </w:p>
    <w:p w14:paraId="3FF81CE0" w14:textId="77777777" w:rsidR="00000000" w:rsidRDefault="007C71EE">
      <w:pPr>
        <w:pStyle w:val="a"/>
        <w:rPr>
          <w:rFonts w:hint="cs"/>
          <w:rtl/>
        </w:rPr>
      </w:pPr>
    </w:p>
    <w:p w14:paraId="2C789019" w14:textId="77777777" w:rsidR="00000000" w:rsidRDefault="007C71EE">
      <w:pPr>
        <w:pStyle w:val="a"/>
        <w:rPr>
          <w:rFonts w:hint="cs"/>
          <w:rtl/>
        </w:rPr>
      </w:pPr>
      <w:r>
        <w:rPr>
          <w:rFonts w:hint="cs"/>
          <w:rtl/>
        </w:rPr>
        <w:t>ההסתייגות לא נתקבלה.</w:t>
      </w:r>
    </w:p>
    <w:p w14:paraId="283CD6F1" w14:textId="77777777" w:rsidR="00000000" w:rsidRDefault="007C71EE">
      <w:pPr>
        <w:pStyle w:val="a"/>
        <w:rPr>
          <w:rFonts w:hint="cs"/>
          <w:rtl/>
        </w:rPr>
      </w:pPr>
    </w:p>
    <w:p w14:paraId="410E9672" w14:textId="77777777" w:rsidR="00000000" w:rsidRDefault="007C71EE">
      <w:pPr>
        <w:pStyle w:val="a"/>
        <w:rPr>
          <w:rFonts w:hint="cs"/>
          <w:rtl/>
        </w:rPr>
      </w:pPr>
      <w:r>
        <w:rPr>
          <w:rFonts w:hint="cs"/>
          <w:rtl/>
        </w:rPr>
        <w:t>ההסתייגות של דליה איציק.</w:t>
      </w:r>
    </w:p>
    <w:p w14:paraId="67AE6469" w14:textId="77777777" w:rsidR="00000000" w:rsidRDefault="007C71EE">
      <w:pPr>
        <w:pStyle w:val="a"/>
        <w:rPr>
          <w:rFonts w:hint="cs"/>
          <w:rtl/>
        </w:rPr>
      </w:pPr>
    </w:p>
    <w:p w14:paraId="284EF78C" w14:textId="77777777" w:rsidR="00000000" w:rsidRDefault="007C71EE">
      <w:pPr>
        <w:pStyle w:val="ac"/>
        <w:rPr>
          <w:rtl/>
        </w:rPr>
      </w:pPr>
      <w:r>
        <w:rPr>
          <w:rFonts w:hint="eastAsia"/>
          <w:rtl/>
        </w:rPr>
        <w:t>אברהם</w:t>
      </w:r>
      <w:r>
        <w:rPr>
          <w:rtl/>
        </w:rPr>
        <w:t xml:space="preserve"> בורג (העבודה-מימד):</w:t>
      </w:r>
    </w:p>
    <w:p w14:paraId="787B82CF" w14:textId="77777777" w:rsidR="00000000" w:rsidRDefault="007C71EE">
      <w:pPr>
        <w:pStyle w:val="a"/>
        <w:rPr>
          <w:rFonts w:hint="cs"/>
          <w:rtl/>
        </w:rPr>
      </w:pPr>
    </w:p>
    <w:p w14:paraId="35562DF2" w14:textId="77777777" w:rsidR="00000000" w:rsidRDefault="007C71EE">
      <w:pPr>
        <w:pStyle w:val="a"/>
        <w:rPr>
          <w:rFonts w:hint="cs"/>
          <w:rtl/>
        </w:rPr>
      </w:pPr>
      <w:r>
        <w:rPr>
          <w:rFonts w:hint="cs"/>
          <w:rtl/>
        </w:rPr>
        <w:t>אני מבקש אלקטרונית.</w:t>
      </w:r>
    </w:p>
    <w:p w14:paraId="462D625F" w14:textId="77777777" w:rsidR="00000000" w:rsidRDefault="007C71EE">
      <w:pPr>
        <w:pStyle w:val="a"/>
        <w:rPr>
          <w:rFonts w:hint="cs"/>
          <w:rtl/>
        </w:rPr>
      </w:pPr>
    </w:p>
    <w:p w14:paraId="5623BEF6" w14:textId="77777777" w:rsidR="00000000" w:rsidRDefault="007C71EE">
      <w:pPr>
        <w:pStyle w:val="ad"/>
        <w:rPr>
          <w:rtl/>
        </w:rPr>
      </w:pPr>
    </w:p>
    <w:p w14:paraId="3461C526" w14:textId="77777777" w:rsidR="00000000" w:rsidRDefault="007C71EE">
      <w:pPr>
        <w:pStyle w:val="ad"/>
        <w:rPr>
          <w:rtl/>
        </w:rPr>
      </w:pPr>
      <w:r>
        <w:rPr>
          <w:rtl/>
        </w:rPr>
        <w:t>היו"ר יולי-יואל אדלשטיין:</w:t>
      </w:r>
    </w:p>
    <w:p w14:paraId="25D51E38" w14:textId="77777777" w:rsidR="00000000" w:rsidRDefault="007C71EE">
      <w:pPr>
        <w:pStyle w:val="a"/>
        <w:rPr>
          <w:rtl/>
        </w:rPr>
      </w:pPr>
    </w:p>
    <w:p w14:paraId="7BF514E5" w14:textId="77777777" w:rsidR="00000000" w:rsidRDefault="007C71EE">
      <w:pPr>
        <w:pStyle w:val="a"/>
        <w:rPr>
          <w:rFonts w:hint="cs"/>
          <w:rtl/>
        </w:rPr>
      </w:pPr>
      <w:r>
        <w:rPr>
          <w:rFonts w:hint="cs"/>
          <w:rtl/>
        </w:rPr>
        <w:t xml:space="preserve">ההסתייגות של דליה איציק </w:t>
      </w:r>
      <w:r>
        <w:rPr>
          <w:rtl/>
        </w:rPr>
        <w:t>–</w:t>
      </w:r>
      <w:r>
        <w:rPr>
          <w:rFonts w:hint="cs"/>
          <w:rtl/>
        </w:rPr>
        <w:t xml:space="preserve"> נא להרים את היד. מי בעד ההסתייגות ומי נגד? תודה</w:t>
      </w:r>
      <w:r>
        <w:rPr>
          <w:rFonts w:hint="cs"/>
          <w:rtl/>
        </w:rPr>
        <w:t>.</w:t>
      </w:r>
    </w:p>
    <w:p w14:paraId="042F8B22" w14:textId="77777777" w:rsidR="00000000" w:rsidRDefault="007C71EE">
      <w:pPr>
        <w:pStyle w:val="a"/>
        <w:rPr>
          <w:rFonts w:hint="cs"/>
          <w:rtl/>
        </w:rPr>
      </w:pPr>
    </w:p>
    <w:p w14:paraId="2EF9473B" w14:textId="77777777" w:rsidR="00000000" w:rsidRDefault="007C71EE">
      <w:pPr>
        <w:pStyle w:val="a"/>
        <w:jc w:val="center"/>
        <w:rPr>
          <w:rFonts w:hint="cs"/>
          <w:b/>
          <w:bCs/>
          <w:rtl/>
        </w:rPr>
      </w:pPr>
      <w:r>
        <w:rPr>
          <w:rFonts w:hint="cs"/>
          <w:b/>
          <w:bCs/>
          <w:rtl/>
        </w:rPr>
        <w:t>הצבעה</w:t>
      </w:r>
    </w:p>
    <w:p w14:paraId="2C2E7EE6" w14:textId="77777777" w:rsidR="00000000" w:rsidRDefault="007C71EE">
      <w:pPr>
        <w:pStyle w:val="a"/>
        <w:rPr>
          <w:rFonts w:hint="cs"/>
          <w:b/>
          <w:bCs/>
          <w:rtl/>
        </w:rPr>
      </w:pPr>
    </w:p>
    <w:p w14:paraId="0EC6F694" w14:textId="77777777" w:rsidR="00000000" w:rsidRDefault="007C71EE">
      <w:pPr>
        <w:pStyle w:val="a"/>
        <w:jc w:val="center"/>
        <w:rPr>
          <w:rFonts w:hint="cs"/>
          <w:rtl/>
        </w:rPr>
      </w:pPr>
      <w:r>
        <w:rPr>
          <w:rFonts w:hint="cs"/>
          <w:rtl/>
        </w:rPr>
        <w:t>ההסתייגות של חברת הכנסת דליה איציק לסעיף 31 לא נתקבלה.</w:t>
      </w:r>
    </w:p>
    <w:p w14:paraId="01EE4803" w14:textId="77777777" w:rsidR="00000000" w:rsidRDefault="007C71EE">
      <w:pPr>
        <w:pStyle w:val="a"/>
        <w:rPr>
          <w:rFonts w:hint="cs"/>
          <w:rtl/>
        </w:rPr>
      </w:pPr>
    </w:p>
    <w:p w14:paraId="2D4D5011" w14:textId="77777777" w:rsidR="00000000" w:rsidRDefault="007C71EE">
      <w:pPr>
        <w:pStyle w:val="ad"/>
        <w:rPr>
          <w:rFonts w:hint="cs"/>
          <w:rtl/>
        </w:rPr>
      </w:pPr>
      <w:r>
        <w:rPr>
          <w:rFonts w:hint="cs"/>
          <w:rtl/>
        </w:rPr>
        <w:t>היו</w:t>
      </w:r>
      <w:r>
        <w:rPr>
          <w:rtl/>
        </w:rPr>
        <w:t>"</w:t>
      </w:r>
      <w:r>
        <w:rPr>
          <w:rFonts w:hint="cs"/>
          <w:rtl/>
        </w:rPr>
        <w:t>ר יולי-יואל אדלשטיין:</w:t>
      </w:r>
    </w:p>
    <w:p w14:paraId="0A055FC4" w14:textId="77777777" w:rsidR="00000000" w:rsidRDefault="007C71EE">
      <w:pPr>
        <w:pStyle w:val="a"/>
        <w:rPr>
          <w:rFonts w:hint="cs"/>
          <w:rtl/>
        </w:rPr>
      </w:pPr>
    </w:p>
    <w:p w14:paraId="0B37A68B" w14:textId="77777777" w:rsidR="00000000" w:rsidRDefault="007C71EE">
      <w:pPr>
        <w:pStyle w:val="a"/>
        <w:rPr>
          <w:rFonts w:hint="cs"/>
          <w:rtl/>
        </w:rPr>
      </w:pPr>
      <w:r>
        <w:rPr>
          <w:rFonts w:hint="cs"/>
          <w:rtl/>
        </w:rPr>
        <w:t xml:space="preserve">יש רוב ברור. אין נמנעים. </w:t>
      </w:r>
      <w:r>
        <w:rPr>
          <w:rFonts w:hint="cs"/>
          <w:rtl/>
        </w:rPr>
        <w:tab/>
        <w:t>ההסתייגות של דליה איציק לא עברה.</w:t>
      </w:r>
    </w:p>
    <w:p w14:paraId="70FCC8C8" w14:textId="77777777" w:rsidR="00000000" w:rsidRDefault="007C71EE">
      <w:pPr>
        <w:pStyle w:val="a"/>
        <w:rPr>
          <w:rFonts w:hint="cs"/>
          <w:rtl/>
        </w:rPr>
      </w:pPr>
    </w:p>
    <w:p w14:paraId="2CAF99E4" w14:textId="77777777" w:rsidR="00000000" w:rsidRDefault="007C71EE">
      <w:pPr>
        <w:pStyle w:val="a"/>
        <w:rPr>
          <w:rFonts w:hint="cs"/>
          <w:rtl/>
        </w:rPr>
      </w:pPr>
      <w:r>
        <w:rPr>
          <w:rFonts w:hint="cs"/>
          <w:rtl/>
        </w:rPr>
        <w:t xml:space="preserve">אופיר פינס </w:t>
      </w:r>
      <w:r>
        <w:rPr>
          <w:rtl/>
        </w:rPr>
        <w:t>–</w:t>
      </w:r>
      <w:r>
        <w:rPr>
          <w:rFonts w:hint="cs"/>
          <w:rtl/>
        </w:rPr>
        <w:t xml:space="preserve"> מי בעד ההסתייגות ומי נגד? מי נמנע? תודה.</w:t>
      </w:r>
    </w:p>
    <w:p w14:paraId="67AF95C5" w14:textId="77777777" w:rsidR="00000000" w:rsidRDefault="007C71EE">
      <w:pPr>
        <w:pStyle w:val="a"/>
        <w:rPr>
          <w:rFonts w:hint="cs"/>
          <w:rtl/>
        </w:rPr>
      </w:pPr>
    </w:p>
    <w:p w14:paraId="56118D84" w14:textId="77777777" w:rsidR="00000000" w:rsidRDefault="007C71EE">
      <w:pPr>
        <w:pStyle w:val="a"/>
        <w:jc w:val="center"/>
        <w:rPr>
          <w:rFonts w:hint="cs"/>
          <w:b/>
          <w:bCs/>
          <w:rtl/>
        </w:rPr>
      </w:pPr>
      <w:r>
        <w:rPr>
          <w:rFonts w:hint="cs"/>
          <w:b/>
          <w:bCs/>
          <w:rtl/>
        </w:rPr>
        <w:t>הצבעה</w:t>
      </w:r>
    </w:p>
    <w:p w14:paraId="7A6EF0D1" w14:textId="77777777" w:rsidR="00000000" w:rsidRDefault="007C71EE">
      <w:pPr>
        <w:pStyle w:val="a"/>
        <w:rPr>
          <w:rFonts w:hint="cs"/>
          <w:b/>
          <w:bCs/>
          <w:rtl/>
        </w:rPr>
      </w:pPr>
    </w:p>
    <w:p w14:paraId="0D198966" w14:textId="77777777" w:rsidR="00000000" w:rsidRDefault="007C71EE">
      <w:pPr>
        <w:pStyle w:val="a"/>
        <w:jc w:val="center"/>
        <w:rPr>
          <w:rFonts w:hint="cs"/>
          <w:rtl/>
        </w:rPr>
      </w:pPr>
      <w:r>
        <w:rPr>
          <w:rFonts w:hint="cs"/>
          <w:rtl/>
        </w:rPr>
        <w:t>ההסתייגות של חבר הכנסת אופיר פינס-פז לסעי</w:t>
      </w:r>
      <w:r>
        <w:rPr>
          <w:rFonts w:hint="cs"/>
          <w:rtl/>
        </w:rPr>
        <w:t>ף 31 לא נתקבלה.</w:t>
      </w:r>
    </w:p>
    <w:p w14:paraId="27B8D11E" w14:textId="77777777" w:rsidR="00000000" w:rsidRDefault="007C71EE">
      <w:pPr>
        <w:pStyle w:val="a"/>
        <w:rPr>
          <w:rFonts w:hint="cs"/>
          <w:rtl/>
        </w:rPr>
      </w:pPr>
    </w:p>
    <w:p w14:paraId="783B352D" w14:textId="77777777" w:rsidR="00000000" w:rsidRDefault="007C71EE">
      <w:pPr>
        <w:pStyle w:val="ad"/>
        <w:rPr>
          <w:rFonts w:hint="cs"/>
          <w:rtl/>
        </w:rPr>
      </w:pPr>
      <w:r>
        <w:rPr>
          <w:rFonts w:hint="cs"/>
          <w:rtl/>
        </w:rPr>
        <w:t>היו</w:t>
      </w:r>
      <w:r>
        <w:rPr>
          <w:rtl/>
        </w:rPr>
        <w:t>"</w:t>
      </w:r>
      <w:r>
        <w:rPr>
          <w:rFonts w:hint="cs"/>
          <w:rtl/>
        </w:rPr>
        <w:t>ר יולי-יואל אדלשטיין:</w:t>
      </w:r>
    </w:p>
    <w:p w14:paraId="1273F1EB" w14:textId="77777777" w:rsidR="00000000" w:rsidRDefault="007C71EE">
      <w:pPr>
        <w:pStyle w:val="a"/>
        <w:rPr>
          <w:rFonts w:hint="cs"/>
          <w:rtl/>
        </w:rPr>
      </w:pPr>
    </w:p>
    <w:p w14:paraId="05146D83" w14:textId="77777777" w:rsidR="00000000" w:rsidRDefault="007C71EE">
      <w:pPr>
        <w:pStyle w:val="a"/>
        <w:rPr>
          <w:rFonts w:hint="cs"/>
          <w:rtl/>
        </w:rPr>
      </w:pPr>
      <w:r>
        <w:rPr>
          <w:rFonts w:hint="cs"/>
          <w:rtl/>
        </w:rPr>
        <w:t>ההסתייגות לא נתקבלה.</w:t>
      </w:r>
    </w:p>
    <w:p w14:paraId="7BB9E359" w14:textId="77777777" w:rsidR="00000000" w:rsidRDefault="007C71EE">
      <w:pPr>
        <w:pStyle w:val="a"/>
        <w:rPr>
          <w:rFonts w:hint="cs"/>
          <w:rtl/>
        </w:rPr>
      </w:pPr>
    </w:p>
    <w:p w14:paraId="2553C658" w14:textId="77777777" w:rsidR="00000000" w:rsidRDefault="007C71EE">
      <w:pPr>
        <w:pStyle w:val="a"/>
        <w:rPr>
          <w:rFonts w:hint="cs"/>
          <w:rtl/>
        </w:rPr>
      </w:pPr>
      <w:r>
        <w:rPr>
          <w:rFonts w:hint="cs"/>
          <w:rtl/>
        </w:rPr>
        <w:t>על מנת להסיר כל ספק, גם מי שבעד וגם מי שנגד מתבקש להרים את היד.</w:t>
      </w:r>
    </w:p>
    <w:p w14:paraId="19ECDEEF" w14:textId="77777777" w:rsidR="00000000" w:rsidRDefault="007C71EE">
      <w:pPr>
        <w:pStyle w:val="a"/>
        <w:rPr>
          <w:rFonts w:hint="cs"/>
          <w:rtl/>
        </w:rPr>
      </w:pPr>
    </w:p>
    <w:p w14:paraId="2F313CCF" w14:textId="77777777" w:rsidR="00000000" w:rsidRDefault="007C71EE">
      <w:pPr>
        <w:pStyle w:val="a"/>
        <w:rPr>
          <w:rFonts w:hint="cs"/>
          <w:rtl/>
        </w:rPr>
      </w:pPr>
      <w:r>
        <w:rPr>
          <w:rFonts w:hint="cs"/>
          <w:rtl/>
        </w:rPr>
        <w:t xml:space="preserve">חבר הכנסת אפרים סנה </w:t>
      </w:r>
      <w:r>
        <w:rPr>
          <w:rtl/>
        </w:rPr>
        <w:t>–</w:t>
      </w:r>
      <w:r>
        <w:rPr>
          <w:rFonts w:hint="cs"/>
          <w:rtl/>
        </w:rPr>
        <w:t xml:space="preserve"> מי בעד ההסתייגות ומי נגד? תודה.</w:t>
      </w:r>
    </w:p>
    <w:p w14:paraId="0EF69DB4" w14:textId="77777777" w:rsidR="00000000" w:rsidRDefault="007C71EE">
      <w:pPr>
        <w:pStyle w:val="a"/>
        <w:rPr>
          <w:rFonts w:hint="cs"/>
          <w:rtl/>
        </w:rPr>
      </w:pPr>
    </w:p>
    <w:p w14:paraId="260CC754" w14:textId="77777777" w:rsidR="00000000" w:rsidRDefault="007C71EE">
      <w:pPr>
        <w:pStyle w:val="a"/>
        <w:jc w:val="center"/>
        <w:rPr>
          <w:rFonts w:hint="cs"/>
          <w:b/>
          <w:bCs/>
          <w:rtl/>
        </w:rPr>
      </w:pPr>
      <w:r>
        <w:rPr>
          <w:rFonts w:hint="cs"/>
          <w:b/>
          <w:bCs/>
          <w:rtl/>
        </w:rPr>
        <w:t>הצבעה</w:t>
      </w:r>
    </w:p>
    <w:p w14:paraId="53479930" w14:textId="77777777" w:rsidR="00000000" w:rsidRDefault="007C71EE">
      <w:pPr>
        <w:pStyle w:val="a"/>
        <w:rPr>
          <w:rFonts w:hint="cs"/>
          <w:b/>
          <w:bCs/>
          <w:rtl/>
        </w:rPr>
      </w:pPr>
    </w:p>
    <w:p w14:paraId="7CCC9EB3" w14:textId="77777777" w:rsidR="00000000" w:rsidRDefault="007C71EE">
      <w:pPr>
        <w:pStyle w:val="a"/>
        <w:jc w:val="center"/>
        <w:rPr>
          <w:rFonts w:hint="cs"/>
          <w:rtl/>
        </w:rPr>
      </w:pPr>
      <w:r>
        <w:rPr>
          <w:rFonts w:hint="cs"/>
          <w:rtl/>
        </w:rPr>
        <w:t>ההסתייגות של חבר הכנסת אפרים סנה לסעיף 31 לא נתקבלה.</w:t>
      </w:r>
    </w:p>
    <w:p w14:paraId="50F1382E" w14:textId="77777777" w:rsidR="00000000" w:rsidRDefault="007C71EE">
      <w:pPr>
        <w:pStyle w:val="a"/>
        <w:rPr>
          <w:rFonts w:hint="cs"/>
          <w:rtl/>
        </w:rPr>
      </w:pPr>
    </w:p>
    <w:p w14:paraId="51051FFD" w14:textId="77777777" w:rsidR="00000000" w:rsidRDefault="007C71EE">
      <w:pPr>
        <w:pStyle w:val="ad"/>
        <w:rPr>
          <w:rFonts w:hint="cs"/>
          <w:rtl/>
        </w:rPr>
      </w:pPr>
      <w:r>
        <w:rPr>
          <w:rFonts w:hint="cs"/>
          <w:rtl/>
        </w:rPr>
        <w:t>היו</w:t>
      </w:r>
      <w:r>
        <w:rPr>
          <w:rtl/>
        </w:rPr>
        <w:t>"</w:t>
      </w:r>
      <w:r>
        <w:rPr>
          <w:rFonts w:hint="cs"/>
          <w:rtl/>
        </w:rPr>
        <w:t>ר יול</w:t>
      </w:r>
      <w:r>
        <w:rPr>
          <w:rFonts w:hint="cs"/>
          <w:rtl/>
        </w:rPr>
        <w:t>י-יואל אדלשטיין:</w:t>
      </w:r>
    </w:p>
    <w:p w14:paraId="4CA92099" w14:textId="77777777" w:rsidR="00000000" w:rsidRDefault="007C71EE">
      <w:pPr>
        <w:pStyle w:val="a"/>
        <w:rPr>
          <w:rFonts w:hint="cs"/>
          <w:rtl/>
        </w:rPr>
      </w:pPr>
    </w:p>
    <w:p w14:paraId="0F5478CF" w14:textId="77777777" w:rsidR="00000000" w:rsidRDefault="007C71EE">
      <w:pPr>
        <w:pStyle w:val="a"/>
        <w:rPr>
          <w:rFonts w:hint="cs"/>
          <w:rtl/>
        </w:rPr>
      </w:pPr>
      <w:r>
        <w:rPr>
          <w:rFonts w:hint="cs"/>
          <w:rtl/>
        </w:rPr>
        <w:t>ההסתייגות לא נתקבלה.</w:t>
      </w:r>
    </w:p>
    <w:p w14:paraId="36AB4DE7" w14:textId="77777777" w:rsidR="00000000" w:rsidRDefault="007C71EE">
      <w:pPr>
        <w:pStyle w:val="a"/>
        <w:rPr>
          <w:rFonts w:hint="cs"/>
          <w:rtl/>
        </w:rPr>
      </w:pPr>
    </w:p>
    <w:p w14:paraId="64D8734D" w14:textId="77777777" w:rsidR="00000000" w:rsidRDefault="007C71EE">
      <w:pPr>
        <w:pStyle w:val="a"/>
        <w:rPr>
          <w:rFonts w:hint="cs"/>
          <w:rtl/>
        </w:rPr>
      </w:pPr>
      <w:r>
        <w:rPr>
          <w:rFonts w:hint="cs"/>
          <w:rtl/>
        </w:rPr>
        <w:t xml:space="preserve">יולי תמיר </w:t>
      </w:r>
      <w:r>
        <w:rPr>
          <w:rtl/>
        </w:rPr>
        <w:t>–</w:t>
      </w:r>
      <w:r>
        <w:rPr>
          <w:rFonts w:hint="cs"/>
          <w:rtl/>
        </w:rPr>
        <w:t xml:space="preserve"> מי בעד ההסתייגות ומי נגד? תודה.</w:t>
      </w:r>
    </w:p>
    <w:p w14:paraId="5ECC4FC0" w14:textId="77777777" w:rsidR="00000000" w:rsidRDefault="007C71EE">
      <w:pPr>
        <w:pStyle w:val="a"/>
        <w:rPr>
          <w:rFonts w:hint="cs"/>
          <w:rtl/>
        </w:rPr>
      </w:pPr>
    </w:p>
    <w:p w14:paraId="5F1C5F7A" w14:textId="77777777" w:rsidR="00000000" w:rsidRDefault="007C71EE">
      <w:pPr>
        <w:pStyle w:val="ac"/>
        <w:rPr>
          <w:rtl/>
        </w:rPr>
      </w:pPr>
    </w:p>
    <w:p w14:paraId="5E87A648" w14:textId="77777777" w:rsidR="00000000" w:rsidRDefault="007C71EE">
      <w:pPr>
        <w:pStyle w:val="ac"/>
        <w:rPr>
          <w:rtl/>
        </w:rPr>
      </w:pPr>
      <w:r>
        <w:rPr>
          <w:rFonts w:hint="eastAsia"/>
          <w:rtl/>
        </w:rPr>
        <w:t>מיכאל</w:t>
      </w:r>
      <w:r>
        <w:rPr>
          <w:rtl/>
        </w:rPr>
        <w:t xml:space="preserve"> איתן (</w:t>
      </w:r>
      <w:r>
        <w:rPr>
          <w:rFonts w:hint="cs"/>
          <w:rtl/>
        </w:rPr>
        <w:t>יו"ר ועדת החוקה, חוק ומשפט</w:t>
      </w:r>
      <w:r>
        <w:rPr>
          <w:rtl/>
        </w:rPr>
        <w:t>):</w:t>
      </w:r>
    </w:p>
    <w:p w14:paraId="150305A1" w14:textId="77777777" w:rsidR="00000000" w:rsidRDefault="007C71EE">
      <w:pPr>
        <w:pStyle w:val="a"/>
        <w:rPr>
          <w:rFonts w:hint="cs"/>
          <w:rtl/>
        </w:rPr>
      </w:pPr>
    </w:p>
    <w:p w14:paraId="2FFBB36D" w14:textId="77777777" w:rsidR="00000000" w:rsidRDefault="007C71EE">
      <w:pPr>
        <w:pStyle w:val="a"/>
        <w:rPr>
          <w:rFonts w:hint="cs"/>
          <w:rtl/>
        </w:rPr>
      </w:pPr>
      <w:r>
        <w:rPr>
          <w:rFonts w:hint="cs"/>
          <w:rtl/>
        </w:rPr>
        <w:t>תעשה הצבעה אלקטרונית, שיראו באמת מה קורה.</w:t>
      </w:r>
    </w:p>
    <w:p w14:paraId="661F3071" w14:textId="77777777" w:rsidR="00000000" w:rsidRDefault="007C71EE">
      <w:pPr>
        <w:pStyle w:val="a"/>
        <w:rPr>
          <w:rFonts w:hint="cs"/>
          <w:rtl/>
        </w:rPr>
      </w:pPr>
    </w:p>
    <w:p w14:paraId="559242B4" w14:textId="77777777" w:rsidR="00000000" w:rsidRDefault="007C71EE">
      <w:pPr>
        <w:pStyle w:val="ad"/>
        <w:rPr>
          <w:rtl/>
        </w:rPr>
      </w:pPr>
      <w:r>
        <w:rPr>
          <w:rFonts w:hint="eastAsia"/>
          <w:rtl/>
        </w:rPr>
        <w:t>היו</w:t>
      </w:r>
      <w:r>
        <w:rPr>
          <w:rtl/>
        </w:rPr>
        <w:t>"</w:t>
      </w:r>
      <w:r>
        <w:rPr>
          <w:rFonts w:hint="eastAsia"/>
          <w:rtl/>
        </w:rPr>
        <w:t>ר יולי-יואל אדלשטיין:</w:t>
      </w:r>
    </w:p>
    <w:p w14:paraId="6715E38E" w14:textId="77777777" w:rsidR="00000000" w:rsidRDefault="007C71EE">
      <w:pPr>
        <w:pStyle w:val="a"/>
        <w:rPr>
          <w:rFonts w:hint="cs"/>
          <w:rtl/>
        </w:rPr>
      </w:pPr>
    </w:p>
    <w:p w14:paraId="4DC7BB91" w14:textId="77777777" w:rsidR="00000000" w:rsidRDefault="007C71EE">
      <w:pPr>
        <w:pStyle w:val="a"/>
        <w:rPr>
          <w:rFonts w:hint="cs"/>
          <w:rtl/>
        </w:rPr>
      </w:pPr>
      <w:r>
        <w:rPr>
          <w:rFonts w:hint="cs"/>
          <w:rtl/>
        </w:rPr>
        <w:t>אני רואה את הכול, חבר הכנסת איתן, ואל תעזור לי.</w:t>
      </w:r>
    </w:p>
    <w:p w14:paraId="0273829F" w14:textId="77777777" w:rsidR="00000000" w:rsidRDefault="007C71EE">
      <w:pPr>
        <w:pStyle w:val="a"/>
        <w:rPr>
          <w:rFonts w:hint="cs"/>
          <w:rtl/>
        </w:rPr>
      </w:pPr>
    </w:p>
    <w:p w14:paraId="2466B22E" w14:textId="77777777" w:rsidR="00000000" w:rsidRDefault="007C71EE">
      <w:pPr>
        <w:pStyle w:val="a"/>
        <w:jc w:val="center"/>
        <w:rPr>
          <w:rFonts w:hint="cs"/>
          <w:b/>
          <w:bCs/>
          <w:rtl/>
        </w:rPr>
      </w:pPr>
      <w:r>
        <w:rPr>
          <w:rFonts w:hint="cs"/>
          <w:b/>
          <w:bCs/>
          <w:rtl/>
        </w:rPr>
        <w:t>הצבעה</w:t>
      </w:r>
    </w:p>
    <w:p w14:paraId="12CE4CD5" w14:textId="77777777" w:rsidR="00000000" w:rsidRDefault="007C71EE">
      <w:pPr>
        <w:pStyle w:val="a"/>
        <w:rPr>
          <w:rFonts w:hint="cs"/>
          <w:b/>
          <w:bCs/>
          <w:rtl/>
        </w:rPr>
      </w:pPr>
    </w:p>
    <w:p w14:paraId="0F6641C0" w14:textId="77777777" w:rsidR="00000000" w:rsidRDefault="007C71EE">
      <w:pPr>
        <w:pStyle w:val="a"/>
        <w:jc w:val="center"/>
        <w:rPr>
          <w:rFonts w:hint="cs"/>
          <w:rtl/>
        </w:rPr>
      </w:pPr>
      <w:r>
        <w:rPr>
          <w:rFonts w:hint="cs"/>
          <w:rtl/>
        </w:rPr>
        <w:t>הה</w:t>
      </w:r>
      <w:r>
        <w:rPr>
          <w:rFonts w:hint="cs"/>
          <w:rtl/>
        </w:rPr>
        <w:t>סתייגות של חברת הכנסת יולי תמיר לסעיף 31 לא נתקבלה.</w:t>
      </w:r>
    </w:p>
    <w:p w14:paraId="60F52955" w14:textId="77777777" w:rsidR="00000000" w:rsidRDefault="007C71EE">
      <w:pPr>
        <w:pStyle w:val="a"/>
        <w:rPr>
          <w:rFonts w:hint="cs"/>
          <w:rtl/>
        </w:rPr>
      </w:pPr>
    </w:p>
    <w:p w14:paraId="383F7FC4" w14:textId="77777777" w:rsidR="00000000" w:rsidRDefault="007C71EE">
      <w:pPr>
        <w:pStyle w:val="ad"/>
        <w:rPr>
          <w:rtl/>
        </w:rPr>
      </w:pPr>
      <w:r>
        <w:rPr>
          <w:rtl/>
        </w:rPr>
        <w:t>היו"ר יולי-יואל אדלשטיין:</w:t>
      </w:r>
    </w:p>
    <w:p w14:paraId="77154C87" w14:textId="77777777" w:rsidR="00000000" w:rsidRDefault="007C71EE">
      <w:pPr>
        <w:pStyle w:val="a"/>
        <w:rPr>
          <w:rtl/>
        </w:rPr>
      </w:pPr>
    </w:p>
    <w:p w14:paraId="0725DE71" w14:textId="77777777" w:rsidR="00000000" w:rsidRDefault="007C71EE">
      <w:pPr>
        <w:pStyle w:val="a"/>
        <w:rPr>
          <w:rFonts w:hint="cs"/>
          <w:rtl/>
        </w:rPr>
      </w:pPr>
      <w:r>
        <w:rPr>
          <w:rFonts w:hint="cs"/>
          <w:rtl/>
        </w:rPr>
        <w:t>ההסתייגות של יולי תמיר לא עברה.</w:t>
      </w:r>
    </w:p>
    <w:p w14:paraId="52D35138" w14:textId="77777777" w:rsidR="00000000" w:rsidRDefault="007C71EE">
      <w:pPr>
        <w:pStyle w:val="a"/>
        <w:rPr>
          <w:rFonts w:hint="cs"/>
          <w:rtl/>
        </w:rPr>
      </w:pPr>
    </w:p>
    <w:p w14:paraId="0FDFA5B7" w14:textId="77777777" w:rsidR="00000000" w:rsidRDefault="007C71EE">
      <w:pPr>
        <w:pStyle w:val="a"/>
        <w:rPr>
          <w:rFonts w:hint="cs"/>
          <w:rtl/>
        </w:rPr>
      </w:pPr>
      <w:r>
        <w:rPr>
          <w:rFonts w:hint="cs"/>
          <w:rtl/>
        </w:rPr>
        <w:t>מיכאל מלכיאור - מי בעד ההסתייגות ומי נגד? תודה.</w:t>
      </w:r>
    </w:p>
    <w:p w14:paraId="11E52531" w14:textId="77777777" w:rsidR="00000000" w:rsidRDefault="007C71EE">
      <w:pPr>
        <w:pStyle w:val="a"/>
        <w:rPr>
          <w:rFonts w:hint="cs"/>
          <w:rtl/>
        </w:rPr>
      </w:pPr>
    </w:p>
    <w:p w14:paraId="1ED075C3" w14:textId="77777777" w:rsidR="00000000" w:rsidRDefault="007C71EE">
      <w:pPr>
        <w:pStyle w:val="a"/>
        <w:jc w:val="center"/>
        <w:rPr>
          <w:rFonts w:hint="cs"/>
          <w:b/>
          <w:bCs/>
          <w:rtl/>
        </w:rPr>
      </w:pPr>
      <w:r>
        <w:rPr>
          <w:rFonts w:hint="cs"/>
          <w:b/>
          <w:bCs/>
          <w:rtl/>
        </w:rPr>
        <w:t>הצבעה</w:t>
      </w:r>
    </w:p>
    <w:p w14:paraId="3E426CB7" w14:textId="77777777" w:rsidR="00000000" w:rsidRDefault="007C71EE">
      <w:pPr>
        <w:pStyle w:val="a"/>
        <w:rPr>
          <w:rFonts w:hint="cs"/>
          <w:b/>
          <w:bCs/>
          <w:rtl/>
        </w:rPr>
      </w:pPr>
    </w:p>
    <w:p w14:paraId="15518F23" w14:textId="77777777" w:rsidR="00000000" w:rsidRDefault="007C71EE">
      <w:pPr>
        <w:pStyle w:val="a"/>
        <w:jc w:val="center"/>
        <w:rPr>
          <w:rFonts w:hint="cs"/>
          <w:rtl/>
        </w:rPr>
      </w:pPr>
      <w:r>
        <w:rPr>
          <w:rFonts w:hint="cs"/>
          <w:rtl/>
        </w:rPr>
        <w:t>ההסתייגות של חבר הכנסת מיכאל מלכיאור לסעיף 31 לא נתקבלה.</w:t>
      </w:r>
    </w:p>
    <w:p w14:paraId="74ECDF58" w14:textId="77777777" w:rsidR="00000000" w:rsidRDefault="007C71EE">
      <w:pPr>
        <w:pStyle w:val="a"/>
        <w:rPr>
          <w:rFonts w:hint="cs"/>
          <w:rtl/>
        </w:rPr>
      </w:pPr>
    </w:p>
    <w:p w14:paraId="3E41248F" w14:textId="77777777" w:rsidR="00000000" w:rsidRDefault="007C71EE">
      <w:pPr>
        <w:pStyle w:val="ac"/>
        <w:rPr>
          <w:rtl/>
        </w:rPr>
      </w:pPr>
      <w:r>
        <w:rPr>
          <w:rFonts w:hint="eastAsia"/>
          <w:rtl/>
        </w:rPr>
        <w:t>חיים</w:t>
      </w:r>
      <w:r>
        <w:rPr>
          <w:rtl/>
        </w:rPr>
        <w:t xml:space="preserve"> אורון (מרצ):</w:t>
      </w:r>
    </w:p>
    <w:p w14:paraId="642469DF" w14:textId="77777777" w:rsidR="00000000" w:rsidRDefault="007C71EE">
      <w:pPr>
        <w:pStyle w:val="a"/>
        <w:rPr>
          <w:rFonts w:hint="cs"/>
          <w:rtl/>
        </w:rPr>
      </w:pPr>
    </w:p>
    <w:p w14:paraId="63FE8DBD" w14:textId="77777777" w:rsidR="00000000" w:rsidRDefault="007C71EE">
      <w:pPr>
        <w:pStyle w:val="a"/>
        <w:rPr>
          <w:rFonts w:hint="cs"/>
          <w:rtl/>
        </w:rPr>
      </w:pPr>
      <w:r>
        <w:rPr>
          <w:rFonts w:hint="cs"/>
          <w:rtl/>
        </w:rPr>
        <w:t>אלקטרונית.</w:t>
      </w:r>
    </w:p>
    <w:p w14:paraId="379083EC" w14:textId="77777777" w:rsidR="00000000" w:rsidRDefault="007C71EE">
      <w:pPr>
        <w:pStyle w:val="a"/>
        <w:rPr>
          <w:rFonts w:hint="cs"/>
          <w:rtl/>
        </w:rPr>
      </w:pPr>
    </w:p>
    <w:p w14:paraId="3E21BCAA" w14:textId="77777777" w:rsidR="00000000" w:rsidRDefault="007C71EE">
      <w:pPr>
        <w:pStyle w:val="ad"/>
        <w:rPr>
          <w:rtl/>
        </w:rPr>
      </w:pPr>
      <w:r>
        <w:rPr>
          <w:rtl/>
        </w:rPr>
        <w:t>היו"ר יולי-יואל אדלשטיין:</w:t>
      </w:r>
    </w:p>
    <w:p w14:paraId="2F4FADFC" w14:textId="77777777" w:rsidR="00000000" w:rsidRDefault="007C71EE">
      <w:pPr>
        <w:pStyle w:val="a"/>
        <w:rPr>
          <w:rtl/>
        </w:rPr>
      </w:pPr>
    </w:p>
    <w:p w14:paraId="1ED2696D" w14:textId="77777777" w:rsidR="00000000" w:rsidRDefault="007C71EE">
      <w:pPr>
        <w:pStyle w:val="a"/>
        <w:rPr>
          <w:rFonts w:hint="cs"/>
          <w:rtl/>
        </w:rPr>
      </w:pPr>
      <w:r>
        <w:rPr>
          <w:rFonts w:hint="cs"/>
          <w:rtl/>
        </w:rPr>
        <w:t>רוב ברור למתנגדים, ההסתייגות לא נתקבלה.</w:t>
      </w:r>
    </w:p>
    <w:p w14:paraId="09233C04" w14:textId="77777777" w:rsidR="00000000" w:rsidRDefault="007C71EE">
      <w:pPr>
        <w:pStyle w:val="a"/>
        <w:rPr>
          <w:rFonts w:hint="cs"/>
          <w:rtl/>
        </w:rPr>
      </w:pPr>
    </w:p>
    <w:p w14:paraId="27C20885" w14:textId="77777777" w:rsidR="00000000" w:rsidRDefault="007C71EE">
      <w:pPr>
        <w:pStyle w:val="a"/>
        <w:rPr>
          <w:rFonts w:hint="cs"/>
          <w:rtl/>
        </w:rPr>
      </w:pPr>
      <w:r>
        <w:rPr>
          <w:rFonts w:hint="cs"/>
          <w:rtl/>
        </w:rPr>
        <w:t xml:space="preserve">חבר הכנסת יצחק הרצוג </w:t>
      </w:r>
      <w:r>
        <w:rPr>
          <w:rtl/>
        </w:rPr>
        <w:t>–</w:t>
      </w:r>
      <w:r>
        <w:rPr>
          <w:rFonts w:hint="cs"/>
          <w:rtl/>
        </w:rPr>
        <w:t xml:space="preserve"> מסיר. חיים רמון - מסיר. תודה.</w:t>
      </w:r>
    </w:p>
    <w:p w14:paraId="59CDB074" w14:textId="77777777" w:rsidR="00000000" w:rsidRDefault="007C71EE">
      <w:pPr>
        <w:pStyle w:val="a"/>
        <w:rPr>
          <w:rFonts w:hint="cs"/>
          <w:rtl/>
        </w:rPr>
      </w:pPr>
    </w:p>
    <w:p w14:paraId="42F73FB0" w14:textId="77777777" w:rsidR="00000000" w:rsidRDefault="007C71EE">
      <w:pPr>
        <w:pStyle w:val="a"/>
        <w:rPr>
          <w:rFonts w:hint="cs"/>
          <w:rtl/>
        </w:rPr>
      </w:pPr>
      <w:r>
        <w:rPr>
          <w:rFonts w:hint="cs"/>
          <w:rtl/>
        </w:rPr>
        <w:t>חבר הכנסת דני יתום - מי בעד ההסתייגות ומי נגד? תודה.</w:t>
      </w:r>
    </w:p>
    <w:p w14:paraId="22530BD8" w14:textId="77777777" w:rsidR="00000000" w:rsidRDefault="007C71EE">
      <w:pPr>
        <w:pStyle w:val="a"/>
        <w:rPr>
          <w:rFonts w:hint="cs"/>
          <w:rtl/>
        </w:rPr>
      </w:pPr>
    </w:p>
    <w:p w14:paraId="66FA2D31" w14:textId="77777777" w:rsidR="00000000" w:rsidRDefault="007C71EE">
      <w:pPr>
        <w:pStyle w:val="a"/>
        <w:jc w:val="center"/>
        <w:rPr>
          <w:b/>
          <w:bCs/>
          <w:rtl/>
        </w:rPr>
      </w:pPr>
    </w:p>
    <w:p w14:paraId="26A494D5" w14:textId="77777777" w:rsidR="00000000" w:rsidRDefault="007C71EE">
      <w:pPr>
        <w:pStyle w:val="a"/>
        <w:jc w:val="center"/>
        <w:rPr>
          <w:rFonts w:hint="cs"/>
          <w:b/>
          <w:bCs/>
          <w:rtl/>
        </w:rPr>
      </w:pPr>
      <w:r>
        <w:rPr>
          <w:rFonts w:hint="cs"/>
          <w:b/>
          <w:bCs/>
          <w:rtl/>
        </w:rPr>
        <w:t>הצבעה</w:t>
      </w:r>
    </w:p>
    <w:p w14:paraId="12EE75AA" w14:textId="77777777" w:rsidR="00000000" w:rsidRDefault="007C71EE">
      <w:pPr>
        <w:pStyle w:val="a"/>
        <w:rPr>
          <w:rFonts w:hint="cs"/>
          <w:b/>
          <w:bCs/>
          <w:rtl/>
        </w:rPr>
      </w:pPr>
    </w:p>
    <w:p w14:paraId="6124BCC5" w14:textId="77777777" w:rsidR="00000000" w:rsidRDefault="007C71EE">
      <w:pPr>
        <w:pStyle w:val="a"/>
        <w:jc w:val="center"/>
        <w:rPr>
          <w:rFonts w:hint="cs"/>
          <w:rtl/>
        </w:rPr>
      </w:pPr>
      <w:r>
        <w:rPr>
          <w:rFonts w:hint="cs"/>
          <w:rtl/>
        </w:rPr>
        <w:t>ההסתייגות של חבר הכנסת  דני יתום לסעיף 31 לא נתקבלה.</w:t>
      </w:r>
    </w:p>
    <w:p w14:paraId="596AAC61" w14:textId="77777777" w:rsidR="00000000" w:rsidRDefault="007C71EE">
      <w:pPr>
        <w:pStyle w:val="a"/>
        <w:rPr>
          <w:rFonts w:hint="cs"/>
          <w:rtl/>
        </w:rPr>
      </w:pPr>
    </w:p>
    <w:p w14:paraId="6C63E4C5" w14:textId="77777777" w:rsidR="00000000" w:rsidRDefault="007C71EE">
      <w:pPr>
        <w:pStyle w:val="ad"/>
        <w:rPr>
          <w:rFonts w:hint="cs"/>
          <w:rtl/>
        </w:rPr>
      </w:pPr>
      <w:r>
        <w:rPr>
          <w:rFonts w:hint="cs"/>
          <w:rtl/>
        </w:rPr>
        <w:t>היו</w:t>
      </w:r>
      <w:r>
        <w:rPr>
          <w:rtl/>
        </w:rPr>
        <w:t>"</w:t>
      </w:r>
      <w:r>
        <w:rPr>
          <w:rFonts w:hint="cs"/>
          <w:rtl/>
        </w:rPr>
        <w:t xml:space="preserve">ר יולי-יואל </w:t>
      </w:r>
      <w:r>
        <w:rPr>
          <w:rFonts w:hint="cs"/>
          <w:rtl/>
        </w:rPr>
        <w:t>אדלשטיין:</w:t>
      </w:r>
    </w:p>
    <w:p w14:paraId="4F4C4A1C" w14:textId="77777777" w:rsidR="00000000" w:rsidRDefault="007C71EE">
      <w:pPr>
        <w:pStyle w:val="a"/>
        <w:rPr>
          <w:rFonts w:hint="cs"/>
          <w:rtl/>
        </w:rPr>
      </w:pPr>
    </w:p>
    <w:p w14:paraId="3CC3E76B" w14:textId="77777777" w:rsidR="00000000" w:rsidRDefault="007C71EE">
      <w:pPr>
        <w:pStyle w:val="a"/>
        <w:rPr>
          <w:rFonts w:hint="cs"/>
          <w:rtl/>
        </w:rPr>
      </w:pPr>
      <w:r>
        <w:rPr>
          <w:rFonts w:hint="cs"/>
          <w:rtl/>
        </w:rPr>
        <w:t>ההסתייגות לא נתקבלה.</w:t>
      </w:r>
    </w:p>
    <w:p w14:paraId="4291C624" w14:textId="77777777" w:rsidR="00000000" w:rsidRDefault="007C71EE">
      <w:pPr>
        <w:pStyle w:val="a"/>
        <w:rPr>
          <w:rFonts w:hint="cs"/>
          <w:rtl/>
        </w:rPr>
      </w:pPr>
    </w:p>
    <w:p w14:paraId="6D6B3DD9" w14:textId="77777777" w:rsidR="00000000" w:rsidRDefault="007C71EE">
      <w:pPr>
        <w:pStyle w:val="a"/>
        <w:rPr>
          <w:rFonts w:hint="cs"/>
          <w:rtl/>
        </w:rPr>
      </w:pPr>
      <w:r>
        <w:rPr>
          <w:rFonts w:hint="cs"/>
          <w:rtl/>
        </w:rPr>
        <w:t>איתן כבל - מי בעד ההסתייגות ומי נגד? תודה.</w:t>
      </w:r>
    </w:p>
    <w:p w14:paraId="4630A7D1" w14:textId="77777777" w:rsidR="00000000" w:rsidRDefault="007C71EE">
      <w:pPr>
        <w:pStyle w:val="a"/>
        <w:rPr>
          <w:rFonts w:hint="cs"/>
          <w:rtl/>
        </w:rPr>
      </w:pPr>
    </w:p>
    <w:p w14:paraId="53A2CBAD" w14:textId="77777777" w:rsidR="00000000" w:rsidRDefault="007C71EE">
      <w:pPr>
        <w:pStyle w:val="a"/>
        <w:jc w:val="center"/>
        <w:rPr>
          <w:rFonts w:hint="cs"/>
          <w:b/>
          <w:bCs/>
          <w:rtl/>
        </w:rPr>
      </w:pPr>
      <w:r>
        <w:rPr>
          <w:rFonts w:hint="cs"/>
          <w:b/>
          <w:bCs/>
          <w:rtl/>
        </w:rPr>
        <w:t>הצבעה</w:t>
      </w:r>
    </w:p>
    <w:p w14:paraId="276C8204" w14:textId="77777777" w:rsidR="00000000" w:rsidRDefault="007C71EE">
      <w:pPr>
        <w:pStyle w:val="a"/>
        <w:rPr>
          <w:rFonts w:hint="cs"/>
          <w:b/>
          <w:bCs/>
          <w:rtl/>
        </w:rPr>
      </w:pPr>
    </w:p>
    <w:p w14:paraId="08C4A8F3" w14:textId="77777777" w:rsidR="00000000" w:rsidRDefault="007C71EE">
      <w:pPr>
        <w:pStyle w:val="a"/>
        <w:jc w:val="center"/>
        <w:rPr>
          <w:rFonts w:hint="cs"/>
          <w:rtl/>
        </w:rPr>
      </w:pPr>
      <w:r>
        <w:rPr>
          <w:rFonts w:hint="cs"/>
          <w:rtl/>
        </w:rPr>
        <w:t>ההסתייגות של חבר הכנסת איתן כבל לסעיף 31 לא נתקבלה.</w:t>
      </w:r>
    </w:p>
    <w:p w14:paraId="7B922F6A" w14:textId="77777777" w:rsidR="00000000" w:rsidRDefault="007C71EE">
      <w:pPr>
        <w:pStyle w:val="a"/>
        <w:rPr>
          <w:rFonts w:hint="cs"/>
          <w:rtl/>
        </w:rPr>
      </w:pPr>
    </w:p>
    <w:p w14:paraId="3231FE1A" w14:textId="77777777" w:rsidR="00000000" w:rsidRDefault="007C71EE">
      <w:pPr>
        <w:pStyle w:val="ad"/>
        <w:rPr>
          <w:rFonts w:hint="cs"/>
          <w:rtl/>
        </w:rPr>
      </w:pPr>
      <w:r>
        <w:rPr>
          <w:rFonts w:hint="cs"/>
          <w:rtl/>
        </w:rPr>
        <w:t>היו</w:t>
      </w:r>
      <w:r>
        <w:rPr>
          <w:rtl/>
        </w:rPr>
        <w:t>"</w:t>
      </w:r>
      <w:r>
        <w:rPr>
          <w:rFonts w:hint="cs"/>
          <w:rtl/>
        </w:rPr>
        <w:t>ר יולי-יואל אדלשטיין:</w:t>
      </w:r>
    </w:p>
    <w:p w14:paraId="42EE0A61" w14:textId="77777777" w:rsidR="00000000" w:rsidRDefault="007C71EE">
      <w:pPr>
        <w:pStyle w:val="a"/>
        <w:rPr>
          <w:rFonts w:hint="cs"/>
          <w:rtl/>
        </w:rPr>
      </w:pPr>
    </w:p>
    <w:p w14:paraId="41110A66" w14:textId="77777777" w:rsidR="00000000" w:rsidRDefault="007C71EE">
      <w:pPr>
        <w:pStyle w:val="a"/>
        <w:rPr>
          <w:rFonts w:hint="cs"/>
          <w:rtl/>
        </w:rPr>
      </w:pPr>
      <w:r>
        <w:rPr>
          <w:rFonts w:hint="cs"/>
          <w:rtl/>
        </w:rPr>
        <w:t>ההסתייגות לא נתקבלה.</w:t>
      </w:r>
    </w:p>
    <w:p w14:paraId="45C8B8C1" w14:textId="77777777" w:rsidR="00000000" w:rsidRDefault="007C71EE">
      <w:pPr>
        <w:pStyle w:val="a"/>
        <w:rPr>
          <w:rFonts w:hint="cs"/>
          <w:rtl/>
        </w:rPr>
      </w:pPr>
    </w:p>
    <w:p w14:paraId="4064ABD0" w14:textId="77777777" w:rsidR="00000000" w:rsidRDefault="007C71EE">
      <w:pPr>
        <w:pStyle w:val="a"/>
        <w:rPr>
          <w:rFonts w:hint="cs"/>
          <w:rtl/>
        </w:rPr>
      </w:pPr>
      <w:r>
        <w:rPr>
          <w:rFonts w:hint="cs"/>
          <w:rtl/>
        </w:rPr>
        <w:t xml:space="preserve">אברהם בייגה שוחט לא נמצא באולם. </w:t>
      </w:r>
    </w:p>
    <w:p w14:paraId="71203362" w14:textId="77777777" w:rsidR="00000000" w:rsidRDefault="007C71EE">
      <w:pPr>
        <w:pStyle w:val="a"/>
        <w:rPr>
          <w:rFonts w:hint="cs"/>
          <w:rtl/>
        </w:rPr>
      </w:pPr>
    </w:p>
    <w:p w14:paraId="7B603B39" w14:textId="77777777" w:rsidR="00000000" w:rsidRDefault="007C71EE">
      <w:pPr>
        <w:pStyle w:val="a"/>
        <w:rPr>
          <w:rFonts w:hint="cs"/>
          <w:rtl/>
        </w:rPr>
      </w:pPr>
      <w:r>
        <w:rPr>
          <w:rFonts w:hint="cs"/>
          <w:rtl/>
        </w:rPr>
        <w:t xml:space="preserve">קולט אביטל </w:t>
      </w:r>
      <w:r>
        <w:rPr>
          <w:rtl/>
        </w:rPr>
        <w:t>–</w:t>
      </w:r>
      <w:r>
        <w:rPr>
          <w:rFonts w:hint="cs"/>
          <w:rtl/>
        </w:rPr>
        <w:t xml:space="preserve"> מי בעד ההסתייגות ומי נג</w:t>
      </w:r>
      <w:r>
        <w:rPr>
          <w:rFonts w:hint="cs"/>
          <w:rtl/>
        </w:rPr>
        <w:t>ד? תודה.</w:t>
      </w:r>
    </w:p>
    <w:p w14:paraId="35CCE707" w14:textId="77777777" w:rsidR="00000000" w:rsidRDefault="007C71EE">
      <w:pPr>
        <w:pStyle w:val="a"/>
        <w:rPr>
          <w:rFonts w:hint="cs"/>
          <w:rtl/>
        </w:rPr>
      </w:pPr>
    </w:p>
    <w:p w14:paraId="10C7D1FC" w14:textId="77777777" w:rsidR="00000000" w:rsidRDefault="007C71EE">
      <w:pPr>
        <w:pStyle w:val="a"/>
        <w:jc w:val="center"/>
        <w:rPr>
          <w:rFonts w:hint="cs"/>
          <w:b/>
          <w:bCs/>
          <w:rtl/>
        </w:rPr>
      </w:pPr>
      <w:r>
        <w:rPr>
          <w:rFonts w:hint="cs"/>
          <w:b/>
          <w:bCs/>
          <w:rtl/>
        </w:rPr>
        <w:t>הצבעה</w:t>
      </w:r>
    </w:p>
    <w:p w14:paraId="5CCF6D3D" w14:textId="77777777" w:rsidR="00000000" w:rsidRDefault="007C71EE">
      <w:pPr>
        <w:pStyle w:val="a"/>
        <w:rPr>
          <w:rFonts w:hint="cs"/>
          <w:b/>
          <w:bCs/>
          <w:rtl/>
        </w:rPr>
      </w:pPr>
    </w:p>
    <w:p w14:paraId="1C9E9BF2" w14:textId="77777777" w:rsidR="00000000" w:rsidRDefault="007C71EE">
      <w:pPr>
        <w:pStyle w:val="a"/>
        <w:jc w:val="center"/>
        <w:rPr>
          <w:rFonts w:hint="cs"/>
          <w:rtl/>
        </w:rPr>
      </w:pPr>
      <w:r>
        <w:rPr>
          <w:rFonts w:hint="cs"/>
          <w:rtl/>
        </w:rPr>
        <w:t>ההסתייגות של חברת הכנסת קולט אביטל לסעיף 31 לא נתקבלה.</w:t>
      </w:r>
    </w:p>
    <w:p w14:paraId="0BD16424" w14:textId="77777777" w:rsidR="00000000" w:rsidRDefault="007C71EE">
      <w:pPr>
        <w:pStyle w:val="a"/>
        <w:rPr>
          <w:rFonts w:hint="cs"/>
          <w:rtl/>
        </w:rPr>
      </w:pPr>
    </w:p>
    <w:p w14:paraId="7AFB68A8" w14:textId="77777777" w:rsidR="00000000" w:rsidRDefault="007C71EE">
      <w:pPr>
        <w:pStyle w:val="ad"/>
        <w:rPr>
          <w:rFonts w:hint="cs"/>
          <w:rtl/>
        </w:rPr>
      </w:pPr>
      <w:r>
        <w:rPr>
          <w:rFonts w:hint="cs"/>
          <w:rtl/>
        </w:rPr>
        <w:t>היו</w:t>
      </w:r>
      <w:r>
        <w:rPr>
          <w:rtl/>
        </w:rPr>
        <w:t>"</w:t>
      </w:r>
      <w:r>
        <w:rPr>
          <w:rFonts w:hint="cs"/>
          <w:rtl/>
        </w:rPr>
        <w:t>ר יולי-יואל אדלשטיין:</w:t>
      </w:r>
    </w:p>
    <w:p w14:paraId="19EADBFC" w14:textId="77777777" w:rsidR="00000000" w:rsidRDefault="007C71EE">
      <w:pPr>
        <w:pStyle w:val="a"/>
        <w:rPr>
          <w:rFonts w:hint="cs"/>
          <w:rtl/>
        </w:rPr>
      </w:pPr>
    </w:p>
    <w:p w14:paraId="62061C33" w14:textId="77777777" w:rsidR="00000000" w:rsidRDefault="007C71EE">
      <w:pPr>
        <w:pStyle w:val="a"/>
        <w:rPr>
          <w:rFonts w:hint="cs"/>
          <w:rtl/>
        </w:rPr>
      </w:pPr>
      <w:r>
        <w:rPr>
          <w:rFonts w:hint="cs"/>
          <w:rtl/>
        </w:rPr>
        <w:t>ההסתייגות לא נתקבלה.</w:t>
      </w:r>
    </w:p>
    <w:p w14:paraId="1F74BF93" w14:textId="77777777" w:rsidR="00000000" w:rsidRDefault="007C71EE">
      <w:pPr>
        <w:pStyle w:val="a"/>
        <w:rPr>
          <w:rFonts w:hint="cs"/>
          <w:rtl/>
        </w:rPr>
      </w:pPr>
    </w:p>
    <w:p w14:paraId="5CE62538" w14:textId="77777777" w:rsidR="00000000" w:rsidRDefault="007C71EE">
      <w:pPr>
        <w:pStyle w:val="a"/>
        <w:rPr>
          <w:rFonts w:hint="cs"/>
          <w:rtl/>
        </w:rPr>
      </w:pPr>
      <w:r>
        <w:rPr>
          <w:rFonts w:hint="cs"/>
          <w:rtl/>
        </w:rPr>
        <w:t>ההסתייגות של שלום שמחון.</w:t>
      </w:r>
    </w:p>
    <w:p w14:paraId="042EC5BD" w14:textId="77777777" w:rsidR="00000000" w:rsidRDefault="007C71EE">
      <w:pPr>
        <w:pStyle w:val="a"/>
        <w:rPr>
          <w:rFonts w:hint="cs"/>
          <w:rtl/>
        </w:rPr>
      </w:pPr>
    </w:p>
    <w:p w14:paraId="1164A8D2" w14:textId="77777777" w:rsidR="00000000" w:rsidRDefault="007C71EE">
      <w:pPr>
        <w:pStyle w:val="ac"/>
        <w:rPr>
          <w:rtl/>
        </w:rPr>
      </w:pPr>
      <w:r>
        <w:rPr>
          <w:rFonts w:hint="eastAsia"/>
          <w:rtl/>
        </w:rPr>
        <w:t>שלום</w:t>
      </w:r>
      <w:r>
        <w:rPr>
          <w:rtl/>
        </w:rPr>
        <w:t xml:space="preserve"> שמחון (העבודה-מימד):</w:t>
      </w:r>
    </w:p>
    <w:p w14:paraId="5DAD4CDD" w14:textId="77777777" w:rsidR="00000000" w:rsidRDefault="007C71EE">
      <w:pPr>
        <w:pStyle w:val="a"/>
        <w:rPr>
          <w:rFonts w:hint="cs"/>
          <w:rtl/>
        </w:rPr>
      </w:pPr>
    </w:p>
    <w:p w14:paraId="5C6AAC8D" w14:textId="77777777" w:rsidR="00000000" w:rsidRDefault="007C71EE">
      <w:pPr>
        <w:pStyle w:val="a"/>
        <w:rPr>
          <w:rFonts w:hint="cs"/>
          <w:rtl/>
        </w:rPr>
      </w:pPr>
      <w:r>
        <w:rPr>
          <w:rFonts w:hint="cs"/>
          <w:rtl/>
        </w:rPr>
        <w:t>אלקטרונית.</w:t>
      </w:r>
    </w:p>
    <w:p w14:paraId="036A7724" w14:textId="77777777" w:rsidR="00000000" w:rsidRDefault="007C71EE">
      <w:pPr>
        <w:pStyle w:val="a"/>
        <w:rPr>
          <w:rFonts w:hint="cs"/>
          <w:rtl/>
        </w:rPr>
      </w:pPr>
    </w:p>
    <w:p w14:paraId="2669525B" w14:textId="77777777" w:rsidR="00000000" w:rsidRDefault="007C71EE">
      <w:pPr>
        <w:pStyle w:val="ad"/>
        <w:rPr>
          <w:rtl/>
        </w:rPr>
      </w:pPr>
      <w:r>
        <w:rPr>
          <w:rtl/>
        </w:rPr>
        <w:t>היו"ר יולי-יואל אדלשטיין:</w:t>
      </w:r>
    </w:p>
    <w:p w14:paraId="31894254" w14:textId="77777777" w:rsidR="00000000" w:rsidRDefault="007C71EE">
      <w:pPr>
        <w:pStyle w:val="a"/>
        <w:rPr>
          <w:rtl/>
        </w:rPr>
      </w:pPr>
    </w:p>
    <w:p w14:paraId="79C25F1D" w14:textId="77777777" w:rsidR="00000000" w:rsidRDefault="007C71EE">
      <w:pPr>
        <w:pStyle w:val="a"/>
        <w:rPr>
          <w:rtl/>
        </w:rPr>
      </w:pPr>
    </w:p>
    <w:p w14:paraId="30C7CA21" w14:textId="77777777" w:rsidR="00000000" w:rsidRDefault="007C71EE">
      <w:pPr>
        <w:pStyle w:val="a"/>
        <w:rPr>
          <w:rFonts w:hint="cs"/>
          <w:rtl/>
        </w:rPr>
      </w:pPr>
      <w:r>
        <w:rPr>
          <w:rFonts w:hint="cs"/>
          <w:rtl/>
        </w:rPr>
        <w:t>מי בעד ההסתייגות ומי נגד? תודה.</w:t>
      </w:r>
    </w:p>
    <w:p w14:paraId="7BA231B8" w14:textId="77777777" w:rsidR="00000000" w:rsidRDefault="007C71EE">
      <w:pPr>
        <w:pStyle w:val="a"/>
        <w:rPr>
          <w:rFonts w:hint="cs"/>
          <w:rtl/>
        </w:rPr>
      </w:pPr>
    </w:p>
    <w:p w14:paraId="185A68F7" w14:textId="77777777" w:rsidR="00000000" w:rsidRDefault="007C71EE">
      <w:pPr>
        <w:pStyle w:val="a"/>
        <w:jc w:val="center"/>
        <w:rPr>
          <w:rFonts w:hint="cs"/>
          <w:b/>
          <w:bCs/>
          <w:rtl/>
        </w:rPr>
      </w:pPr>
      <w:r>
        <w:rPr>
          <w:rFonts w:hint="cs"/>
          <w:b/>
          <w:bCs/>
          <w:rtl/>
        </w:rPr>
        <w:t>הצבעה</w:t>
      </w:r>
    </w:p>
    <w:p w14:paraId="5F798ECA" w14:textId="77777777" w:rsidR="00000000" w:rsidRDefault="007C71EE">
      <w:pPr>
        <w:pStyle w:val="a"/>
        <w:rPr>
          <w:rFonts w:hint="cs"/>
          <w:b/>
          <w:bCs/>
          <w:rtl/>
        </w:rPr>
      </w:pPr>
    </w:p>
    <w:p w14:paraId="5567CB06" w14:textId="77777777" w:rsidR="00000000" w:rsidRDefault="007C71EE">
      <w:pPr>
        <w:pStyle w:val="a"/>
        <w:jc w:val="center"/>
        <w:rPr>
          <w:rFonts w:hint="cs"/>
          <w:rtl/>
        </w:rPr>
      </w:pPr>
      <w:r>
        <w:rPr>
          <w:rFonts w:hint="cs"/>
          <w:rtl/>
        </w:rPr>
        <w:t>ה</w:t>
      </w:r>
      <w:r>
        <w:rPr>
          <w:rFonts w:hint="cs"/>
          <w:rtl/>
        </w:rPr>
        <w:t>הסתייגות של חבר הכנסת שלום שמחון לסעיף 31 לא נתקבלה.</w:t>
      </w:r>
    </w:p>
    <w:p w14:paraId="09E497C0" w14:textId="77777777" w:rsidR="00000000" w:rsidRDefault="007C71EE">
      <w:pPr>
        <w:pStyle w:val="a"/>
        <w:rPr>
          <w:rFonts w:hint="cs"/>
          <w:rtl/>
        </w:rPr>
      </w:pPr>
    </w:p>
    <w:p w14:paraId="219E49D0" w14:textId="77777777" w:rsidR="00000000" w:rsidRDefault="007C71EE">
      <w:pPr>
        <w:pStyle w:val="ad"/>
        <w:rPr>
          <w:rFonts w:hint="cs"/>
          <w:rtl/>
        </w:rPr>
      </w:pPr>
      <w:r>
        <w:rPr>
          <w:rFonts w:hint="cs"/>
          <w:rtl/>
        </w:rPr>
        <w:t>היו</w:t>
      </w:r>
      <w:r>
        <w:rPr>
          <w:rtl/>
        </w:rPr>
        <w:t>"</w:t>
      </w:r>
      <w:r>
        <w:rPr>
          <w:rFonts w:hint="cs"/>
          <w:rtl/>
        </w:rPr>
        <w:t>ר יולי-יואל אדלשטיין:</w:t>
      </w:r>
    </w:p>
    <w:p w14:paraId="508278B8" w14:textId="77777777" w:rsidR="00000000" w:rsidRDefault="007C71EE">
      <w:pPr>
        <w:pStyle w:val="a"/>
        <w:rPr>
          <w:rFonts w:hint="cs"/>
          <w:rtl/>
        </w:rPr>
      </w:pPr>
    </w:p>
    <w:p w14:paraId="385E019D" w14:textId="77777777" w:rsidR="00000000" w:rsidRDefault="007C71EE">
      <w:pPr>
        <w:pStyle w:val="a"/>
        <w:rPr>
          <w:rFonts w:hint="cs"/>
          <w:rtl/>
        </w:rPr>
      </w:pPr>
      <w:r>
        <w:rPr>
          <w:rFonts w:hint="cs"/>
          <w:rtl/>
        </w:rPr>
        <w:t>ההסתייגות לא נתקבלה.</w:t>
      </w:r>
    </w:p>
    <w:p w14:paraId="0970A48D" w14:textId="77777777" w:rsidR="00000000" w:rsidRDefault="007C71EE">
      <w:pPr>
        <w:pStyle w:val="a"/>
        <w:rPr>
          <w:rFonts w:hint="cs"/>
          <w:rtl/>
        </w:rPr>
      </w:pPr>
    </w:p>
    <w:p w14:paraId="416577C2" w14:textId="77777777" w:rsidR="00000000" w:rsidRDefault="007C71EE">
      <w:pPr>
        <w:pStyle w:val="a"/>
        <w:rPr>
          <w:rFonts w:hint="cs"/>
          <w:rtl/>
        </w:rPr>
      </w:pPr>
      <w:r>
        <w:rPr>
          <w:rFonts w:hint="cs"/>
          <w:rtl/>
        </w:rPr>
        <w:t>אורית נוקד - מי בעד ההסתייגות ומי נגד? תודה.</w:t>
      </w:r>
    </w:p>
    <w:p w14:paraId="6CB032B4" w14:textId="77777777" w:rsidR="00000000" w:rsidRDefault="007C71EE">
      <w:pPr>
        <w:pStyle w:val="a"/>
        <w:rPr>
          <w:rFonts w:hint="cs"/>
          <w:rtl/>
        </w:rPr>
      </w:pPr>
    </w:p>
    <w:p w14:paraId="3E960C71" w14:textId="77777777" w:rsidR="00000000" w:rsidRDefault="007C71EE">
      <w:pPr>
        <w:pStyle w:val="a"/>
        <w:jc w:val="center"/>
        <w:rPr>
          <w:rFonts w:hint="cs"/>
          <w:b/>
          <w:bCs/>
          <w:rtl/>
        </w:rPr>
      </w:pPr>
      <w:r>
        <w:rPr>
          <w:rFonts w:hint="cs"/>
          <w:b/>
          <w:bCs/>
          <w:rtl/>
        </w:rPr>
        <w:t>הצבעה</w:t>
      </w:r>
    </w:p>
    <w:p w14:paraId="1D681801" w14:textId="77777777" w:rsidR="00000000" w:rsidRDefault="007C71EE">
      <w:pPr>
        <w:pStyle w:val="a"/>
        <w:rPr>
          <w:rFonts w:hint="cs"/>
          <w:b/>
          <w:bCs/>
          <w:rtl/>
        </w:rPr>
      </w:pPr>
    </w:p>
    <w:p w14:paraId="3D6DA6BF" w14:textId="77777777" w:rsidR="00000000" w:rsidRDefault="007C71EE">
      <w:pPr>
        <w:pStyle w:val="a"/>
        <w:jc w:val="center"/>
        <w:rPr>
          <w:rFonts w:hint="cs"/>
          <w:rtl/>
        </w:rPr>
      </w:pPr>
      <w:r>
        <w:rPr>
          <w:rFonts w:hint="cs"/>
          <w:rtl/>
        </w:rPr>
        <w:t>ההסתייגות של חברת הכנסת אורית נוקד לסעיף 31 לא נתקבלה.</w:t>
      </w:r>
    </w:p>
    <w:p w14:paraId="32A2B2B2" w14:textId="77777777" w:rsidR="00000000" w:rsidRDefault="007C71EE">
      <w:pPr>
        <w:pStyle w:val="a"/>
        <w:rPr>
          <w:rFonts w:hint="cs"/>
          <w:rtl/>
        </w:rPr>
      </w:pPr>
    </w:p>
    <w:p w14:paraId="26AE312E" w14:textId="77777777" w:rsidR="00000000" w:rsidRDefault="007C71EE">
      <w:pPr>
        <w:pStyle w:val="ad"/>
        <w:rPr>
          <w:rFonts w:hint="cs"/>
          <w:rtl/>
        </w:rPr>
      </w:pPr>
      <w:r>
        <w:rPr>
          <w:rFonts w:hint="cs"/>
          <w:rtl/>
        </w:rPr>
        <w:t>היו</w:t>
      </w:r>
      <w:r>
        <w:rPr>
          <w:rtl/>
        </w:rPr>
        <w:t>"</w:t>
      </w:r>
      <w:r>
        <w:rPr>
          <w:rFonts w:hint="cs"/>
          <w:rtl/>
        </w:rPr>
        <w:t>ר יולי-יואל אדלשטיין:</w:t>
      </w:r>
    </w:p>
    <w:p w14:paraId="03A17560" w14:textId="77777777" w:rsidR="00000000" w:rsidRDefault="007C71EE">
      <w:pPr>
        <w:pStyle w:val="a"/>
        <w:rPr>
          <w:rFonts w:hint="cs"/>
          <w:rtl/>
        </w:rPr>
      </w:pPr>
    </w:p>
    <w:p w14:paraId="6420982C" w14:textId="77777777" w:rsidR="00000000" w:rsidRDefault="007C71EE">
      <w:pPr>
        <w:pStyle w:val="a"/>
        <w:rPr>
          <w:rFonts w:hint="cs"/>
          <w:rtl/>
        </w:rPr>
      </w:pPr>
      <w:r>
        <w:rPr>
          <w:rFonts w:hint="cs"/>
          <w:rtl/>
        </w:rPr>
        <w:t>ההסתייגות לא נתקב</w:t>
      </w:r>
      <w:r>
        <w:rPr>
          <w:rFonts w:hint="cs"/>
          <w:rtl/>
        </w:rPr>
        <w:t>לה.</w:t>
      </w:r>
    </w:p>
    <w:p w14:paraId="517AC7F2" w14:textId="77777777" w:rsidR="00000000" w:rsidRDefault="007C71EE">
      <w:pPr>
        <w:pStyle w:val="a"/>
        <w:rPr>
          <w:rFonts w:hint="cs"/>
          <w:rtl/>
        </w:rPr>
      </w:pPr>
    </w:p>
    <w:p w14:paraId="6E556155" w14:textId="77777777" w:rsidR="00000000" w:rsidRDefault="007C71EE">
      <w:pPr>
        <w:pStyle w:val="a"/>
        <w:rPr>
          <w:rFonts w:hint="cs"/>
          <w:rtl/>
        </w:rPr>
      </w:pPr>
      <w:r>
        <w:rPr>
          <w:rFonts w:hint="cs"/>
          <w:rtl/>
        </w:rPr>
        <w:t xml:space="preserve">אלי בן-מנחם </w:t>
      </w:r>
      <w:r>
        <w:rPr>
          <w:rtl/>
        </w:rPr>
        <w:t>–</w:t>
      </w:r>
      <w:r>
        <w:rPr>
          <w:rFonts w:hint="cs"/>
          <w:rtl/>
        </w:rPr>
        <w:t xml:space="preserve">  מי בעד ההסתייגות ומי נגד? תודה.</w:t>
      </w:r>
    </w:p>
    <w:p w14:paraId="5C83F296" w14:textId="77777777" w:rsidR="00000000" w:rsidRDefault="007C71EE">
      <w:pPr>
        <w:pStyle w:val="a"/>
        <w:rPr>
          <w:rFonts w:hint="cs"/>
          <w:rtl/>
        </w:rPr>
      </w:pPr>
    </w:p>
    <w:p w14:paraId="4CFE564F" w14:textId="77777777" w:rsidR="00000000" w:rsidRDefault="007C71EE">
      <w:pPr>
        <w:pStyle w:val="a"/>
        <w:jc w:val="center"/>
        <w:rPr>
          <w:rFonts w:hint="cs"/>
          <w:b/>
          <w:bCs/>
          <w:rtl/>
        </w:rPr>
      </w:pPr>
      <w:r>
        <w:rPr>
          <w:rFonts w:hint="cs"/>
          <w:b/>
          <w:bCs/>
          <w:rtl/>
        </w:rPr>
        <w:t>הצבעה</w:t>
      </w:r>
    </w:p>
    <w:p w14:paraId="5441EB2A" w14:textId="77777777" w:rsidR="00000000" w:rsidRDefault="007C71EE">
      <w:pPr>
        <w:pStyle w:val="a"/>
        <w:rPr>
          <w:rFonts w:hint="cs"/>
          <w:b/>
          <w:bCs/>
          <w:rtl/>
        </w:rPr>
      </w:pPr>
    </w:p>
    <w:p w14:paraId="7FE79B9F" w14:textId="77777777" w:rsidR="00000000" w:rsidRDefault="007C71EE">
      <w:pPr>
        <w:pStyle w:val="a"/>
        <w:jc w:val="center"/>
        <w:rPr>
          <w:rFonts w:hint="cs"/>
          <w:rtl/>
        </w:rPr>
      </w:pPr>
      <w:r>
        <w:rPr>
          <w:rFonts w:hint="cs"/>
          <w:rtl/>
        </w:rPr>
        <w:t>ההסתייגות של חבר הכנסת  אלי בן-מנחם לסעיף 31 לא נתקבלה.</w:t>
      </w:r>
    </w:p>
    <w:p w14:paraId="734A1C25" w14:textId="77777777" w:rsidR="00000000" w:rsidRDefault="007C71EE">
      <w:pPr>
        <w:pStyle w:val="a"/>
        <w:rPr>
          <w:rFonts w:hint="cs"/>
          <w:rtl/>
        </w:rPr>
      </w:pPr>
    </w:p>
    <w:p w14:paraId="7D269B2B" w14:textId="77777777" w:rsidR="00000000" w:rsidRDefault="007C71EE">
      <w:pPr>
        <w:pStyle w:val="ad"/>
        <w:rPr>
          <w:rFonts w:hint="cs"/>
          <w:rtl/>
        </w:rPr>
      </w:pPr>
      <w:r>
        <w:rPr>
          <w:rFonts w:hint="cs"/>
          <w:rtl/>
        </w:rPr>
        <w:t>היו</w:t>
      </w:r>
      <w:r>
        <w:rPr>
          <w:rtl/>
        </w:rPr>
        <w:t>"</w:t>
      </w:r>
      <w:r>
        <w:rPr>
          <w:rFonts w:hint="cs"/>
          <w:rtl/>
        </w:rPr>
        <w:t>ר יולי-יואל אדלשטיין:</w:t>
      </w:r>
    </w:p>
    <w:p w14:paraId="4D1BB7D5" w14:textId="77777777" w:rsidR="00000000" w:rsidRDefault="007C71EE">
      <w:pPr>
        <w:pStyle w:val="a"/>
        <w:rPr>
          <w:rFonts w:hint="cs"/>
          <w:rtl/>
        </w:rPr>
      </w:pPr>
    </w:p>
    <w:p w14:paraId="3B683FEB" w14:textId="77777777" w:rsidR="00000000" w:rsidRDefault="007C71EE">
      <w:pPr>
        <w:pStyle w:val="a"/>
        <w:rPr>
          <w:rFonts w:hint="cs"/>
          <w:rtl/>
        </w:rPr>
      </w:pPr>
      <w:r>
        <w:rPr>
          <w:rFonts w:hint="cs"/>
          <w:rtl/>
        </w:rPr>
        <w:t>ההסתייגות לא נתקבלה.</w:t>
      </w:r>
    </w:p>
    <w:p w14:paraId="2968F689" w14:textId="77777777" w:rsidR="00000000" w:rsidRDefault="007C71EE">
      <w:pPr>
        <w:pStyle w:val="a"/>
        <w:rPr>
          <w:rFonts w:hint="cs"/>
          <w:rtl/>
        </w:rPr>
      </w:pPr>
    </w:p>
    <w:p w14:paraId="3AC6A948" w14:textId="77777777" w:rsidR="00000000" w:rsidRDefault="007C71EE">
      <w:pPr>
        <w:pStyle w:val="a"/>
        <w:rPr>
          <w:rFonts w:hint="cs"/>
          <w:rtl/>
        </w:rPr>
      </w:pPr>
      <w:r>
        <w:rPr>
          <w:rFonts w:hint="cs"/>
          <w:rtl/>
        </w:rPr>
        <w:t>אלי ישי - מי בעד ההסתייגות ומי נגד? תודה.</w:t>
      </w:r>
    </w:p>
    <w:p w14:paraId="7258FBE1" w14:textId="77777777" w:rsidR="00000000" w:rsidRDefault="007C71EE">
      <w:pPr>
        <w:pStyle w:val="a"/>
        <w:rPr>
          <w:rFonts w:hint="cs"/>
          <w:rtl/>
        </w:rPr>
      </w:pPr>
    </w:p>
    <w:p w14:paraId="5AC3E6F0" w14:textId="77777777" w:rsidR="00000000" w:rsidRDefault="007C71EE">
      <w:pPr>
        <w:pStyle w:val="a"/>
        <w:jc w:val="center"/>
        <w:rPr>
          <w:rFonts w:hint="cs"/>
          <w:b/>
          <w:bCs/>
          <w:rtl/>
        </w:rPr>
      </w:pPr>
      <w:r>
        <w:rPr>
          <w:rFonts w:hint="cs"/>
          <w:b/>
          <w:bCs/>
          <w:rtl/>
        </w:rPr>
        <w:t>הצבעה</w:t>
      </w:r>
    </w:p>
    <w:p w14:paraId="287F7D4D" w14:textId="77777777" w:rsidR="00000000" w:rsidRDefault="007C71EE">
      <w:pPr>
        <w:pStyle w:val="a"/>
        <w:rPr>
          <w:rFonts w:hint="cs"/>
          <w:b/>
          <w:bCs/>
          <w:rtl/>
        </w:rPr>
      </w:pPr>
    </w:p>
    <w:p w14:paraId="3DF6ACF8" w14:textId="77777777" w:rsidR="00000000" w:rsidRDefault="007C71EE">
      <w:pPr>
        <w:pStyle w:val="a"/>
        <w:jc w:val="center"/>
        <w:rPr>
          <w:rFonts w:hint="cs"/>
          <w:rtl/>
        </w:rPr>
      </w:pPr>
      <w:r>
        <w:rPr>
          <w:rFonts w:hint="cs"/>
          <w:rtl/>
        </w:rPr>
        <w:t xml:space="preserve">ההסתייגות של חבר הכנסת  אליהו ישי לסעיף </w:t>
      </w:r>
      <w:r>
        <w:rPr>
          <w:rFonts w:hint="cs"/>
          <w:rtl/>
        </w:rPr>
        <w:t>31 לא נתקבלה.</w:t>
      </w:r>
    </w:p>
    <w:p w14:paraId="3B567033" w14:textId="77777777" w:rsidR="00000000" w:rsidRDefault="007C71EE">
      <w:pPr>
        <w:pStyle w:val="a"/>
        <w:rPr>
          <w:rFonts w:hint="cs"/>
          <w:rtl/>
        </w:rPr>
      </w:pPr>
    </w:p>
    <w:p w14:paraId="7E1B20A7" w14:textId="77777777" w:rsidR="00000000" w:rsidRDefault="007C71EE">
      <w:pPr>
        <w:pStyle w:val="ad"/>
        <w:rPr>
          <w:rtl/>
        </w:rPr>
      </w:pPr>
    </w:p>
    <w:p w14:paraId="71C0957C" w14:textId="77777777" w:rsidR="00000000" w:rsidRDefault="007C71EE">
      <w:pPr>
        <w:pStyle w:val="ad"/>
        <w:rPr>
          <w:rFonts w:hint="cs"/>
          <w:rtl/>
        </w:rPr>
      </w:pPr>
      <w:r>
        <w:rPr>
          <w:rFonts w:hint="cs"/>
          <w:rtl/>
        </w:rPr>
        <w:t>היו</w:t>
      </w:r>
      <w:r>
        <w:rPr>
          <w:rtl/>
        </w:rPr>
        <w:t>"</w:t>
      </w:r>
      <w:r>
        <w:rPr>
          <w:rFonts w:hint="cs"/>
          <w:rtl/>
        </w:rPr>
        <w:t>ר יולי-יואל אדלשטיין:</w:t>
      </w:r>
    </w:p>
    <w:p w14:paraId="0433A8C4" w14:textId="77777777" w:rsidR="00000000" w:rsidRDefault="007C71EE">
      <w:pPr>
        <w:pStyle w:val="a"/>
        <w:rPr>
          <w:rFonts w:hint="cs"/>
          <w:rtl/>
        </w:rPr>
      </w:pPr>
    </w:p>
    <w:p w14:paraId="4CDE1E46" w14:textId="77777777" w:rsidR="00000000" w:rsidRDefault="007C71EE">
      <w:pPr>
        <w:pStyle w:val="a"/>
        <w:rPr>
          <w:rFonts w:hint="cs"/>
          <w:rtl/>
        </w:rPr>
      </w:pPr>
      <w:r>
        <w:rPr>
          <w:rFonts w:hint="cs"/>
          <w:rtl/>
        </w:rPr>
        <w:t>ההסתייגות לא נתקבלה.</w:t>
      </w:r>
    </w:p>
    <w:p w14:paraId="003C50AE" w14:textId="77777777" w:rsidR="00000000" w:rsidRDefault="007C71EE">
      <w:pPr>
        <w:pStyle w:val="a"/>
        <w:rPr>
          <w:rFonts w:hint="cs"/>
          <w:rtl/>
        </w:rPr>
      </w:pPr>
    </w:p>
    <w:p w14:paraId="24EFD03F" w14:textId="77777777" w:rsidR="00000000" w:rsidRDefault="007C71EE">
      <w:pPr>
        <w:pStyle w:val="a"/>
        <w:rPr>
          <w:rFonts w:hint="cs"/>
          <w:rtl/>
        </w:rPr>
      </w:pPr>
      <w:r>
        <w:rPr>
          <w:rFonts w:hint="cs"/>
          <w:rtl/>
        </w:rPr>
        <w:t>שלמה בניזרי - מי בעד ההסתייגות ומי נגד? תודה.</w:t>
      </w:r>
    </w:p>
    <w:p w14:paraId="1F14BABC" w14:textId="77777777" w:rsidR="00000000" w:rsidRDefault="007C71EE">
      <w:pPr>
        <w:pStyle w:val="a"/>
        <w:rPr>
          <w:rFonts w:hint="cs"/>
          <w:rtl/>
        </w:rPr>
      </w:pPr>
    </w:p>
    <w:p w14:paraId="794C88D9" w14:textId="77777777" w:rsidR="00000000" w:rsidRDefault="007C71EE">
      <w:pPr>
        <w:pStyle w:val="a"/>
        <w:jc w:val="center"/>
        <w:rPr>
          <w:rFonts w:hint="cs"/>
          <w:b/>
          <w:bCs/>
          <w:rtl/>
        </w:rPr>
      </w:pPr>
      <w:r>
        <w:rPr>
          <w:rFonts w:hint="cs"/>
          <w:b/>
          <w:bCs/>
          <w:rtl/>
        </w:rPr>
        <w:t>הצבעה</w:t>
      </w:r>
    </w:p>
    <w:p w14:paraId="082AE2C6" w14:textId="77777777" w:rsidR="00000000" w:rsidRDefault="007C71EE">
      <w:pPr>
        <w:pStyle w:val="a"/>
        <w:rPr>
          <w:rFonts w:hint="cs"/>
          <w:b/>
          <w:bCs/>
          <w:rtl/>
        </w:rPr>
      </w:pPr>
    </w:p>
    <w:p w14:paraId="704A75CE" w14:textId="77777777" w:rsidR="00000000" w:rsidRDefault="007C71EE">
      <w:pPr>
        <w:pStyle w:val="a"/>
        <w:jc w:val="center"/>
        <w:rPr>
          <w:rFonts w:hint="cs"/>
          <w:rtl/>
        </w:rPr>
      </w:pPr>
      <w:r>
        <w:rPr>
          <w:rFonts w:hint="cs"/>
          <w:rtl/>
        </w:rPr>
        <w:t>ההסתייגות של חבר הכנסת  שלמה בניזרי לסעיף 31 לא נתקבלה.</w:t>
      </w:r>
    </w:p>
    <w:p w14:paraId="739662A8" w14:textId="77777777" w:rsidR="00000000" w:rsidRDefault="007C71EE">
      <w:pPr>
        <w:pStyle w:val="a"/>
        <w:rPr>
          <w:rFonts w:hint="cs"/>
          <w:rtl/>
        </w:rPr>
      </w:pPr>
    </w:p>
    <w:p w14:paraId="6B53CCED" w14:textId="77777777" w:rsidR="00000000" w:rsidRDefault="007C71EE">
      <w:pPr>
        <w:pStyle w:val="ad"/>
        <w:rPr>
          <w:rFonts w:hint="cs"/>
          <w:rtl/>
        </w:rPr>
      </w:pPr>
      <w:r>
        <w:rPr>
          <w:rFonts w:hint="cs"/>
          <w:rtl/>
        </w:rPr>
        <w:t>היו</w:t>
      </w:r>
      <w:r>
        <w:rPr>
          <w:rtl/>
        </w:rPr>
        <w:t>"</w:t>
      </w:r>
      <w:r>
        <w:rPr>
          <w:rFonts w:hint="cs"/>
          <w:rtl/>
        </w:rPr>
        <w:t>ר יולי-יואל אדלשטיין:</w:t>
      </w:r>
    </w:p>
    <w:p w14:paraId="08E990B8" w14:textId="77777777" w:rsidR="00000000" w:rsidRDefault="007C71EE">
      <w:pPr>
        <w:pStyle w:val="a"/>
        <w:rPr>
          <w:rFonts w:hint="cs"/>
          <w:rtl/>
        </w:rPr>
      </w:pPr>
    </w:p>
    <w:p w14:paraId="036196A0" w14:textId="77777777" w:rsidR="00000000" w:rsidRDefault="007C71EE">
      <w:pPr>
        <w:pStyle w:val="a"/>
        <w:rPr>
          <w:rFonts w:hint="cs"/>
          <w:rtl/>
        </w:rPr>
      </w:pPr>
      <w:r>
        <w:rPr>
          <w:rFonts w:hint="cs"/>
          <w:rtl/>
        </w:rPr>
        <w:t>ההסתייגות לא נתקבלה.</w:t>
      </w:r>
    </w:p>
    <w:p w14:paraId="51DC18F1" w14:textId="77777777" w:rsidR="00000000" w:rsidRDefault="007C71EE">
      <w:pPr>
        <w:pStyle w:val="a"/>
        <w:rPr>
          <w:rFonts w:hint="cs"/>
          <w:rtl/>
        </w:rPr>
      </w:pPr>
    </w:p>
    <w:p w14:paraId="03B5C4D3" w14:textId="77777777" w:rsidR="00000000" w:rsidRDefault="007C71EE">
      <w:pPr>
        <w:pStyle w:val="a"/>
        <w:rPr>
          <w:rFonts w:hint="cs"/>
          <w:rtl/>
        </w:rPr>
      </w:pPr>
      <w:r>
        <w:rPr>
          <w:rFonts w:hint="cs"/>
          <w:rtl/>
        </w:rPr>
        <w:t>נסים דהן - מי בעד ההסתייגות ומי</w:t>
      </w:r>
      <w:r>
        <w:rPr>
          <w:rFonts w:hint="cs"/>
          <w:rtl/>
        </w:rPr>
        <w:t xml:space="preserve"> נגד? תודה.</w:t>
      </w:r>
    </w:p>
    <w:p w14:paraId="6F4C7C03" w14:textId="77777777" w:rsidR="00000000" w:rsidRDefault="007C71EE">
      <w:pPr>
        <w:pStyle w:val="a"/>
        <w:jc w:val="center"/>
        <w:rPr>
          <w:rFonts w:hint="cs"/>
          <w:b/>
          <w:bCs/>
          <w:rtl/>
        </w:rPr>
      </w:pPr>
    </w:p>
    <w:p w14:paraId="643E631E" w14:textId="77777777" w:rsidR="00000000" w:rsidRDefault="007C71EE">
      <w:pPr>
        <w:pStyle w:val="a"/>
        <w:jc w:val="center"/>
        <w:rPr>
          <w:rFonts w:hint="cs"/>
          <w:b/>
          <w:bCs/>
          <w:rtl/>
        </w:rPr>
      </w:pPr>
      <w:r>
        <w:rPr>
          <w:rFonts w:hint="cs"/>
          <w:b/>
          <w:bCs/>
          <w:rtl/>
        </w:rPr>
        <w:t>הצבעה</w:t>
      </w:r>
    </w:p>
    <w:p w14:paraId="486D629F" w14:textId="77777777" w:rsidR="00000000" w:rsidRDefault="007C71EE">
      <w:pPr>
        <w:pStyle w:val="a"/>
        <w:rPr>
          <w:rFonts w:hint="cs"/>
          <w:b/>
          <w:bCs/>
          <w:rtl/>
        </w:rPr>
      </w:pPr>
    </w:p>
    <w:p w14:paraId="276D36BE" w14:textId="77777777" w:rsidR="00000000" w:rsidRDefault="007C71EE">
      <w:pPr>
        <w:pStyle w:val="a"/>
        <w:jc w:val="center"/>
        <w:rPr>
          <w:rFonts w:hint="cs"/>
          <w:rtl/>
        </w:rPr>
      </w:pPr>
      <w:r>
        <w:rPr>
          <w:rFonts w:hint="cs"/>
          <w:rtl/>
        </w:rPr>
        <w:t>ההסתייגות של חבר הכנסת נסים דהן לסעיף 31 לא נתקבלה.</w:t>
      </w:r>
    </w:p>
    <w:p w14:paraId="23D9EDB8" w14:textId="77777777" w:rsidR="00000000" w:rsidRDefault="007C71EE">
      <w:pPr>
        <w:pStyle w:val="a"/>
        <w:rPr>
          <w:rFonts w:hint="cs"/>
          <w:rtl/>
        </w:rPr>
      </w:pPr>
    </w:p>
    <w:p w14:paraId="7A816563" w14:textId="77777777" w:rsidR="00000000" w:rsidRDefault="007C71EE">
      <w:pPr>
        <w:pStyle w:val="ad"/>
        <w:rPr>
          <w:rFonts w:hint="cs"/>
          <w:rtl/>
        </w:rPr>
      </w:pPr>
      <w:r>
        <w:rPr>
          <w:rFonts w:hint="cs"/>
          <w:rtl/>
        </w:rPr>
        <w:t>היו</w:t>
      </w:r>
      <w:r>
        <w:rPr>
          <w:rtl/>
        </w:rPr>
        <w:t>"</w:t>
      </w:r>
      <w:r>
        <w:rPr>
          <w:rFonts w:hint="cs"/>
          <w:rtl/>
        </w:rPr>
        <w:t>ר יולי-יואל אדלשטיין:</w:t>
      </w:r>
    </w:p>
    <w:p w14:paraId="511B73FC" w14:textId="77777777" w:rsidR="00000000" w:rsidRDefault="007C71EE">
      <w:pPr>
        <w:pStyle w:val="a"/>
        <w:rPr>
          <w:rFonts w:hint="cs"/>
          <w:rtl/>
        </w:rPr>
      </w:pPr>
    </w:p>
    <w:p w14:paraId="253D6F7A" w14:textId="77777777" w:rsidR="00000000" w:rsidRDefault="007C71EE">
      <w:pPr>
        <w:pStyle w:val="a"/>
        <w:rPr>
          <w:rFonts w:hint="cs"/>
          <w:rtl/>
        </w:rPr>
      </w:pPr>
      <w:r>
        <w:rPr>
          <w:rFonts w:hint="cs"/>
          <w:rtl/>
        </w:rPr>
        <w:t>גם ההסתייגות הזאת לא נתקבלה.</w:t>
      </w:r>
    </w:p>
    <w:p w14:paraId="40EA687F" w14:textId="77777777" w:rsidR="00000000" w:rsidRDefault="007C71EE">
      <w:pPr>
        <w:pStyle w:val="a"/>
        <w:rPr>
          <w:rFonts w:hint="cs"/>
          <w:rtl/>
        </w:rPr>
      </w:pPr>
    </w:p>
    <w:p w14:paraId="7BB7AD6B" w14:textId="77777777" w:rsidR="00000000" w:rsidRDefault="007C71EE">
      <w:pPr>
        <w:pStyle w:val="a"/>
        <w:rPr>
          <w:rFonts w:hint="cs"/>
          <w:rtl/>
        </w:rPr>
      </w:pPr>
      <w:r>
        <w:rPr>
          <w:rFonts w:hint="cs"/>
          <w:rtl/>
        </w:rPr>
        <w:t xml:space="preserve">אמנון כהן </w:t>
      </w:r>
      <w:r>
        <w:rPr>
          <w:rtl/>
        </w:rPr>
        <w:t>–</w:t>
      </w:r>
      <w:r>
        <w:rPr>
          <w:rFonts w:hint="cs"/>
          <w:rtl/>
        </w:rPr>
        <w:t xml:space="preserve"> מי בעד ההסתייגות ומי נגד? תודה.</w:t>
      </w:r>
    </w:p>
    <w:p w14:paraId="5084E78B" w14:textId="77777777" w:rsidR="00000000" w:rsidRDefault="007C71EE">
      <w:pPr>
        <w:pStyle w:val="a"/>
        <w:rPr>
          <w:rFonts w:hint="cs"/>
          <w:rtl/>
        </w:rPr>
      </w:pPr>
    </w:p>
    <w:p w14:paraId="15B39B23" w14:textId="77777777" w:rsidR="00000000" w:rsidRDefault="007C71EE">
      <w:pPr>
        <w:pStyle w:val="a"/>
        <w:jc w:val="center"/>
        <w:rPr>
          <w:rFonts w:hint="cs"/>
          <w:b/>
          <w:bCs/>
          <w:rtl/>
        </w:rPr>
      </w:pPr>
      <w:r>
        <w:rPr>
          <w:rFonts w:hint="cs"/>
          <w:b/>
          <w:bCs/>
          <w:rtl/>
        </w:rPr>
        <w:t>הצבעה</w:t>
      </w:r>
    </w:p>
    <w:p w14:paraId="265346D0" w14:textId="77777777" w:rsidR="00000000" w:rsidRDefault="007C71EE">
      <w:pPr>
        <w:pStyle w:val="a"/>
        <w:rPr>
          <w:rFonts w:hint="cs"/>
          <w:b/>
          <w:bCs/>
          <w:rtl/>
        </w:rPr>
      </w:pPr>
    </w:p>
    <w:p w14:paraId="63D05CC5" w14:textId="77777777" w:rsidR="00000000" w:rsidRDefault="007C71EE">
      <w:pPr>
        <w:pStyle w:val="a"/>
        <w:jc w:val="center"/>
        <w:rPr>
          <w:rFonts w:hint="cs"/>
          <w:rtl/>
        </w:rPr>
      </w:pPr>
      <w:r>
        <w:rPr>
          <w:rFonts w:hint="cs"/>
          <w:rtl/>
        </w:rPr>
        <w:t>ההסתייגות של חבר הכנסת אמנון כהן לסעיף 31 לא נתקבלה.</w:t>
      </w:r>
    </w:p>
    <w:p w14:paraId="4B83EF25" w14:textId="77777777" w:rsidR="00000000" w:rsidRDefault="007C71EE">
      <w:pPr>
        <w:pStyle w:val="a"/>
        <w:rPr>
          <w:rFonts w:hint="cs"/>
          <w:rtl/>
        </w:rPr>
      </w:pPr>
    </w:p>
    <w:p w14:paraId="1F7A48C4" w14:textId="77777777" w:rsidR="00000000" w:rsidRDefault="007C71EE">
      <w:pPr>
        <w:pStyle w:val="ad"/>
        <w:rPr>
          <w:rFonts w:hint="cs"/>
          <w:rtl/>
        </w:rPr>
      </w:pPr>
      <w:r>
        <w:rPr>
          <w:rFonts w:hint="cs"/>
          <w:rtl/>
        </w:rPr>
        <w:t>היו</w:t>
      </w:r>
      <w:r>
        <w:rPr>
          <w:rtl/>
        </w:rPr>
        <w:t>"</w:t>
      </w:r>
      <w:r>
        <w:rPr>
          <w:rFonts w:hint="cs"/>
          <w:rtl/>
        </w:rPr>
        <w:t>ר יולי-יואל אדלש</w:t>
      </w:r>
      <w:r>
        <w:rPr>
          <w:rFonts w:hint="cs"/>
          <w:rtl/>
        </w:rPr>
        <w:t>טיין:</w:t>
      </w:r>
    </w:p>
    <w:p w14:paraId="31465761" w14:textId="77777777" w:rsidR="00000000" w:rsidRDefault="007C71EE">
      <w:pPr>
        <w:pStyle w:val="a"/>
        <w:rPr>
          <w:rFonts w:hint="cs"/>
          <w:rtl/>
        </w:rPr>
      </w:pPr>
    </w:p>
    <w:p w14:paraId="7292E559" w14:textId="77777777" w:rsidR="00000000" w:rsidRDefault="007C71EE">
      <w:pPr>
        <w:pStyle w:val="a"/>
        <w:rPr>
          <w:rFonts w:hint="cs"/>
          <w:rtl/>
        </w:rPr>
      </w:pPr>
      <w:r>
        <w:rPr>
          <w:rFonts w:hint="cs"/>
          <w:rtl/>
        </w:rPr>
        <w:t>ההסתייגות לא נתקבלה.</w:t>
      </w:r>
    </w:p>
    <w:p w14:paraId="0875819E" w14:textId="77777777" w:rsidR="00000000" w:rsidRDefault="007C71EE">
      <w:pPr>
        <w:pStyle w:val="a"/>
        <w:rPr>
          <w:rFonts w:hint="cs"/>
          <w:rtl/>
        </w:rPr>
      </w:pPr>
    </w:p>
    <w:p w14:paraId="1EFA4EA9" w14:textId="77777777" w:rsidR="00000000" w:rsidRDefault="007C71EE">
      <w:pPr>
        <w:pStyle w:val="a"/>
        <w:rPr>
          <w:rFonts w:hint="cs"/>
          <w:rtl/>
        </w:rPr>
      </w:pPr>
      <w:r>
        <w:rPr>
          <w:rFonts w:hint="cs"/>
          <w:rtl/>
        </w:rPr>
        <w:t>יצחק כהן - מי בעד ההסתייגות ומי נגד? תודה.</w:t>
      </w:r>
    </w:p>
    <w:p w14:paraId="03A86F15" w14:textId="77777777" w:rsidR="00000000" w:rsidRDefault="007C71EE">
      <w:pPr>
        <w:pStyle w:val="a"/>
        <w:rPr>
          <w:rFonts w:hint="cs"/>
          <w:rtl/>
        </w:rPr>
      </w:pPr>
    </w:p>
    <w:p w14:paraId="6FBA2941" w14:textId="77777777" w:rsidR="00000000" w:rsidRDefault="007C71EE">
      <w:pPr>
        <w:pStyle w:val="a"/>
        <w:jc w:val="center"/>
        <w:rPr>
          <w:b/>
          <w:bCs/>
          <w:rtl/>
        </w:rPr>
      </w:pPr>
    </w:p>
    <w:p w14:paraId="53CD9E65" w14:textId="77777777" w:rsidR="00000000" w:rsidRDefault="007C71EE">
      <w:pPr>
        <w:pStyle w:val="a"/>
        <w:jc w:val="center"/>
        <w:rPr>
          <w:rFonts w:hint="cs"/>
          <w:b/>
          <w:bCs/>
          <w:rtl/>
        </w:rPr>
      </w:pPr>
      <w:r>
        <w:rPr>
          <w:rFonts w:hint="cs"/>
          <w:b/>
          <w:bCs/>
          <w:rtl/>
        </w:rPr>
        <w:t>הצבעה</w:t>
      </w:r>
    </w:p>
    <w:p w14:paraId="1242653B" w14:textId="77777777" w:rsidR="00000000" w:rsidRDefault="007C71EE">
      <w:pPr>
        <w:pStyle w:val="a"/>
        <w:rPr>
          <w:rFonts w:hint="cs"/>
          <w:b/>
          <w:bCs/>
          <w:rtl/>
        </w:rPr>
      </w:pPr>
    </w:p>
    <w:p w14:paraId="1832486D" w14:textId="77777777" w:rsidR="00000000" w:rsidRDefault="007C71EE">
      <w:pPr>
        <w:pStyle w:val="a"/>
        <w:jc w:val="center"/>
        <w:rPr>
          <w:rFonts w:hint="cs"/>
          <w:rtl/>
        </w:rPr>
      </w:pPr>
      <w:r>
        <w:rPr>
          <w:rFonts w:hint="cs"/>
          <w:rtl/>
        </w:rPr>
        <w:t>ההסתייגות של חבר הכנסת יצחק כהן לסעיף 31 לא נתקבלה.</w:t>
      </w:r>
    </w:p>
    <w:p w14:paraId="5C1135B8" w14:textId="77777777" w:rsidR="00000000" w:rsidRDefault="007C71EE">
      <w:pPr>
        <w:pStyle w:val="a"/>
        <w:rPr>
          <w:rFonts w:hint="cs"/>
          <w:rtl/>
        </w:rPr>
      </w:pPr>
    </w:p>
    <w:p w14:paraId="1B46AF8F" w14:textId="77777777" w:rsidR="00000000" w:rsidRDefault="007C71EE">
      <w:pPr>
        <w:pStyle w:val="ad"/>
        <w:rPr>
          <w:rFonts w:hint="cs"/>
          <w:rtl/>
        </w:rPr>
      </w:pPr>
      <w:r>
        <w:rPr>
          <w:rFonts w:hint="cs"/>
          <w:rtl/>
        </w:rPr>
        <w:t>היו</w:t>
      </w:r>
      <w:r>
        <w:rPr>
          <w:rtl/>
        </w:rPr>
        <w:t>"</w:t>
      </w:r>
      <w:r>
        <w:rPr>
          <w:rFonts w:hint="cs"/>
          <w:rtl/>
        </w:rPr>
        <w:t>ר יולי-יואל אדלשטיין:</w:t>
      </w:r>
    </w:p>
    <w:p w14:paraId="01C9C104" w14:textId="77777777" w:rsidR="00000000" w:rsidRDefault="007C71EE">
      <w:pPr>
        <w:pStyle w:val="a"/>
        <w:rPr>
          <w:rFonts w:hint="cs"/>
          <w:rtl/>
        </w:rPr>
      </w:pPr>
    </w:p>
    <w:p w14:paraId="33FE758B" w14:textId="77777777" w:rsidR="00000000" w:rsidRDefault="007C71EE">
      <w:pPr>
        <w:pStyle w:val="a"/>
        <w:rPr>
          <w:rFonts w:hint="cs"/>
          <w:rtl/>
        </w:rPr>
      </w:pPr>
      <w:r>
        <w:rPr>
          <w:rFonts w:hint="cs"/>
          <w:rtl/>
        </w:rPr>
        <w:t>ההסתייגות לא נתקבלה.</w:t>
      </w:r>
    </w:p>
    <w:p w14:paraId="43F02D17" w14:textId="77777777" w:rsidR="00000000" w:rsidRDefault="007C71EE">
      <w:pPr>
        <w:pStyle w:val="a"/>
        <w:rPr>
          <w:rFonts w:hint="cs"/>
          <w:rtl/>
        </w:rPr>
      </w:pPr>
    </w:p>
    <w:p w14:paraId="6FFEA2CB" w14:textId="77777777" w:rsidR="00000000" w:rsidRDefault="007C71EE">
      <w:pPr>
        <w:pStyle w:val="a"/>
        <w:rPr>
          <w:rFonts w:hint="cs"/>
          <w:rtl/>
        </w:rPr>
      </w:pPr>
      <w:r>
        <w:rPr>
          <w:rFonts w:hint="cs"/>
          <w:rtl/>
        </w:rPr>
        <w:t>דוד אזולאי - מי בעד ההסתייגות ומי נגד? תודה.</w:t>
      </w:r>
    </w:p>
    <w:p w14:paraId="16B844FA" w14:textId="77777777" w:rsidR="00000000" w:rsidRDefault="007C71EE">
      <w:pPr>
        <w:pStyle w:val="a"/>
        <w:rPr>
          <w:rFonts w:hint="cs"/>
          <w:rtl/>
        </w:rPr>
      </w:pPr>
    </w:p>
    <w:p w14:paraId="363AEEC8" w14:textId="77777777" w:rsidR="00000000" w:rsidRDefault="007C71EE">
      <w:pPr>
        <w:pStyle w:val="a"/>
        <w:jc w:val="center"/>
        <w:rPr>
          <w:rFonts w:hint="cs"/>
          <w:b/>
          <w:bCs/>
          <w:rtl/>
        </w:rPr>
      </w:pPr>
      <w:r>
        <w:rPr>
          <w:rFonts w:hint="cs"/>
          <w:b/>
          <w:bCs/>
          <w:rtl/>
        </w:rPr>
        <w:t>הצבעה</w:t>
      </w:r>
    </w:p>
    <w:p w14:paraId="0DE73ED5" w14:textId="77777777" w:rsidR="00000000" w:rsidRDefault="007C71EE">
      <w:pPr>
        <w:pStyle w:val="a"/>
        <w:rPr>
          <w:rFonts w:hint="cs"/>
          <w:b/>
          <w:bCs/>
          <w:rtl/>
        </w:rPr>
      </w:pPr>
    </w:p>
    <w:p w14:paraId="7B62327D" w14:textId="77777777" w:rsidR="00000000" w:rsidRDefault="007C71EE">
      <w:pPr>
        <w:pStyle w:val="a"/>
        <w:jc w:val="center"/>
        <w:rPr>
          <w:rFonts w:hint="cs"/>
          <w:rtl/>
        </w:rPr>
      </w:pPr>
      <w:r>
        <w:rPr>
          <w:rFonts w:hint="cs"/>
          <w:rtl/>
        </w:rPr>
        <w:t>ההסתייגות של חבר הכנ</w:t>
      </w:r>
      <w:r>
        <w:rPr>
          <w:rFonts w:hint="cs"/>
          <w:rtl/>
        </w:rPr>
        <w:t>סת דוד אזולאי לסעיף 31 לא נתקבלה.</w:t>
      </w:r>
    </w:p>
    <w:p w14:paraId="0137DFB3" w14:textId="77777777" w:rsidR="00000000" w:rsidRDefault="007C71EE">
      <w:pPr>
        <w:pStyle w:val="a"/>
        <w:rPr>
          <w:rFonts w:hint="cs"/>
          <w:rtl/>
        </w:rPr>
      </w:pPr>
    </w:p>
    <w:p w14:paraId="578D73EC" w14:textId="77777777" w:rsidR="00000000" w:rsidRDefault="007C71EE">
      <w:pPr>
        <w:pStyle w:val="ad"/>
        <w:rPr>
          <w:rFonts w:hint="cs"/>
          <w:rtl/>
        </w:rPr>
      </w:pPr>
      <w:r>
        <w:rPr>
          <w:rFonts w:hint="cs"/>
          <w:rtl/>
        </w:rPr>
        <w:t>היו</w:t>
      </w:r>
      <w:r>
        <w:rPr>
          <w:rtl/>
        </w:rPr>
        <w:t>"</w:t>
      </w:r>
      <w:r>
        <w:rPr>
          <w:rFonts w:hint="cs"/>
          <w:rtl/>
        </w:rPr>
        <w:t>ר יולי-יואל אדלשטיין:</w:t>
      </w:r>
    </w:p>
    <w:p w14:paraId="68A510C8" w14:textId="77777777" w:rsidR="00000000" w:rsidRDefault="007C71EE">
      <w:pPr>
        <w:pStyle w:val="a"/>
        <w:rPr>
          <w:rFonts w:hint="cs"/>
          <w:rtl/>
        </w:rPr>
      </w:pPr>
    </w:p>
    <w:p w14:paraId="1F81AB1D" w14:textId="77777777" w:rsidR="00000000" w:rsidRDefault="007C71EE">
      <w:pPr>
        <w:pStyle w:val="a"/>
        <w:rPr>
          <w:rFonts w:hint="cs"/>
          <w:rtl/>
        </w:rPr>
      </w:pPr>
      <w:r>
        <w:rPr>
          <w:rFonts w:hint="cs"/>
          <w:rtl/>
        </w:rPr>
        <w:t>ההסתייגות לא נתקבלה.</w:t>
      </w:r>
    </w:p>
    <w:p w14:paraId="4C8E44F0" w14:textId="77777777" w:rsidR="00000000" w:rsidRDefault="007C71EE">
      <w:pPr>
        <w:pStyle w:val="a"/>
        <w:rPr>
          <w:rFonts w:hint="cs"/>
          <w:rtl/>
        </w:rPr>
      </w:pPr>
    </w:p>
    <w:p w14:paraId="08F77705" w14:textId="77777777" w:rsidR="00000000" w:rsidRDefault="007C71EE">
      <w:pPr>
        <w:pStyle w:val="a"/>
        <w:rPr>
          <w:rFonts w:hint="cs"/>
          <w:rtl/>
        </w:rPr>
      </w:pPr>
      <w:r>
        <w:rPr>
          <w:rFonts w:hint="cs"/>
          <w:rtl/>
        </w:rPr>
        <w:t xml:space="preserve">משולם נהרי - לא נמצא. </w:t>
      </w:r>
    </w:p>
    <w:p w14:paraId="189DA767" w14:textId="77777777" w:rsidR="00000000" w:rsidRDefault="007C71EE">
      <w:pPr>
        <w:pStyle w:val="a"/>
        <w:rPr>
          <w:rFonts w:hint="cs"/>
          <w:rtl/>
        </w:rPr>
      </w:pPr>
    </w:p>
    <w:p w14:paraId="732BD0D0" w14:textId="77777777" w:rsidR="00000000" w:rsidRDefault="007C71EE">
      <w:pPr>
        <w:pStyle w:val="a"/>
        <w:rPr>
          <w:rFonts w:hint="cs"/>
          <w:rtl/>
        </w:rPr>
      </w:pPr>
      <w:r>
        <w:rPr>
          <w:rFonts w:hint="cs"/>
          <w:rtl/>
        </w:rPr>
        <w:t>לכן נעבור לעמוד 142 ישר להסתייגות של יצחק וקנין. הוא נמצא ולכן - מי בעד ההסתייגות ומי נגד? תודה.</w:t>
      </w:r>
    </w:p>
    <w:p w14:paraId="72F6B6D1" w14:textId="77777777" w:rsidR="00000000" w:rsidRDefault="007C71EE">
      <w:pPr>
        <w:pStyle w:val="a"/>
        <w:rPr>
          <w:rFonts w:hint="cs"/>
          <w:rtl/>
        </w:rPr>
      </w:pPr>
    </w:p>
    <w:p w14:paraId="7DD0687B" w14:textId="77777777" w:rsidR="00000000" w:rsidRDefault="007C71EE">
      <w:pPr>
        <w:pStyle w:val="a"/>
        <w:jc w:val="center"/>
        <w:rPr>
          <w:rFonts w:hint="cs"/>
          <w:b/>
          <w:bCs/>
          <w:rtl/>
        </w:rPr>
      </w:pPr>
      <w:r>
        <w:rPr>
          <w:rFonts w:hint="cs"/>
          <w:b/>
          <w:bCs/>
          <w:rtl/>
        </w:rPr>
        <w:t>הצבעה</w:t>
      </w:r>
    </w:p>
    <w:p w14:paraId="3F4540ED" w14:textId="77777777" w:rsidR="00000000" w:rsidRDefault="007C71EE">
      <w:pPr>
        <w:pStyle w:val="a"/>
        <w:rPr>
          <w:rFonts w:hint="cs"/>
          <w:b/>
          <w:bCs/>
          <w:rtl/>
        </w:rPr>
      </w:pPr>
    </w:p>
    <w:p w14:paraId="5ED8A2E1" w14:textId="77777777" w:rsidR="00000000" w:rsidRDefault="007C71EE">
      <w:pPr>
        <w:pStyle w:val="a"/>
        <w:jc w:val="center"/>
        <w:rPr>
          <w:rFonts w:hint="cs"/>
          <w:rtl/>
        </w:rPr>
      </w:pPr>
      <w:r>
        <w:rPr>
          <w:rFonts w:hint="cs"/>
          <w:rtl/>
        </w:rPr>
        <w:t>ההסתייגות של חבר הכנסת  יצחק וקנין לסעיף 31</w:t>
      </w:r>
      <w:r>
        <w:rPr>
          <w:rFonts w:hint="cs"/>
          <w:rtl/>
        </w:rPr>
        <w:t xml:space="preserve"> לא נתקבלה.</w:t>
      </w:r>
    </w:p>
    <w:p w14:paraId="37ED8953" w14:textId="77777777" w:rsidR="00000000" w:rsidRDefault="007C71EE">
      <w:pPr>
        <w:pStyle w:val="a"/>
        <w:rPr>
          <w:rFonts w:hint="cs"/>
          <w:rtl/>
        </w:rPr>
      </w:pPr>
    </w:p>
    <w:p w14:paraId="2EBA0B19" w14:textId="77777777" w:rsidR="00000000" w:rsidRDefault="007C71EE">
      <w:pPr>
        <w:pStyle w:val="ad"/>
        <w:rPr>
          <w:rFonts w:hint="cs"/>
          <w:rtl/>
        </w:rPr>
      </w:pPr>
      <w:r>
        <w:rPr>
          <w:rFonts w:hint="cs"/>
          <w:rtl/>
        </w:rPr>
        <w:t>היו</w:t>
      </w:r>
      <w:r>
        <w:rPr>
          <w:rtl/>
        </w:rPr>
        <w:t>"</w:t>
      </w:r>
      <w:r>
        <w:rPr>
          <w:rFonts w:hint="cs"/>
          <w:rtl/>
        </w:rPr>
        <w:t>ר יולי-יואל אדלשטיין:</w:t>
      </w:r>
    </w:p>
    <w:p w14:paraId="32487EAC" w14:textId="77777777" w:rsidR="00000000" w:rsidRDefault="007C71EE">
      <w:pPr>
        <w:pStyle w:val="a"/>
        <w:rPr>
          <w:rFonts w:hint="cs"/>
          <w:rtl/>
        </w:rPr>
      </w:pPr>
    </w:p>
    <w:p w14:paraId="223055FE" w14:textId="77777777" w:rsidR="00000000" w:rsidRDefault="007C71EE">
      <w:pPr>
        <w:pStyle w:val="a"/>
        <w:rPr>
          <w:rFonts w:hint="cs"/>
          <w:rtl/>
        </w:rPr>
      </w:pPr>
      <w:r>
        <w:rPr>
          <w:rFonts w:hint="cs"/>
          <w:rtl/>
        </w:rPr>
        <w:t>ההסתייגות לא נתקבלה.</w:t>
      </w:r>
    </w:p>
    <w:p w14:paraId="335FAC05" w14:textId="77777777" w:rsidR="00000000" w:rsidRDefault="007C71EE">
      <w:pPr>
        <w:pStyle w:val="a"/>
        <w:rPr>
          <w:rFonts w:hint="cs"/>
          <w:rtl/>
        </w:rPr>
      </w:pPr>
    </w:p>
    <w:p w14:paraId="7856FEE0" w14:textId="77777777" w:rsidR="00000000" w:rsidRDefault="007C71EE">
      <w:pPr>
        <w:pStyle w:val="a"/>
        <w:rPr>
          <w:rFonts w:hint="cs"/>
          <w:rtl/>
        </w:rPr>
      </w:pPr>
      <w:r>
        <w:rPr>
          <w:rFonts w:hint="cs"/>
          <w:rtl/>
        </w:rPr>
        <w:t>חברי הכנסת, אנחנו נעשה הצבעה אלקטרונית.</w:t>
      </w:r>
    </w:p>
    <w:p w14:paraId="3C7CC705" w14:textId="77777777" w:rsidR="00000000" w:rsidRDefault="007C71EE">
      <w:pPr>
        <w:pStyle w:val="a"/>
        <w:rPr>
          <w:rFonts w:hint="cs"/>
          <w:rtl/>
        </w:rPr>
      </w:pPr>
    </w:p>
    <w:p w14:paraId="19EBD72C" w14:textId="77777777" w:rsidR="00000000" w:rsidRDefault="007C71EE">
      <w:pPr>
        <w:pStyle w:val="ac"/>
        <w:rPr>
          <w:rtl/>
        </w:rPr>
      </w:pPr>
      <w:r>
        <w:rPr>
          <w:rFonts w:hint="eastAsia"/>
          <w:rtl/>
        </w:rPr>
        <w:t>אברהם</w:t>
      </w:r>
      <w:r>
        <w:rPr>
          <w:rtl/>
        </w:rPr>
        <w:t xml:space="preserve"> בורג (העבודה-מימד):</w:t>
      </w:r>
    </w:p>
    <w:p w14:paraId="07AA69FC" w14:textId="77777777" w:rsidR="00000000" w:rsidRDefault="007C71EE">
      <w:pPr>
        <w:pStyle w:val="a"/>
        <w:rPr>
          <w:rFonts w:hint="cs"/>
          <w:rtl/>
        </w:rPr>
      </w:pPr>
    </w:p>
    <w:p w14:paraId="2FB0A876" w14:textId="77777777" w:rsidR="00000000" w:rsidRDefault="007C71EE">
      <w:pPr>
        <w:pStyle w:val="a"/>
        <w:rPr>
          <w:rFonts w:hint="cs"/>
          <w:rtl/>
        </w:rPr>
      </w:pPr>
      <w:r>
        <w:rPr>
          <w:rFonts w:hint="cs"/>
          <w:rtl/>
        </w:rPr>
        <w:t>לא ביקשנו.</w:t>
      </w:r>
    </w:p>
    <w:p w14:paraId="273B8E63" w14:textId="77777777" w:rsidR="00000000" w:rsidRDefault="007C71EE">
      <w:pPr>
        <w:pStyle w:val="a"/>
        <w:rPr>
          <w:rFonts w:hint="cs"/>
          <w:rtl/>
        </w:rPr>
      </w:pPr>
    </w:p>
    <w:p w14:paraId="32D22570" w14:textId="77777777" w:rsidR="00000000" w:rsidRDefault="007C71EE">
      <w:pPr>
        <w:pStyle w:val="ad"/>
        <w:rPr>
          <w:rtl/>
        </w:rPr>
      </w:pPr>
      <w:r>
        <w:rPr>
          <w:rFonts w:hint="eastAsia"/>
          <w:rtl/>
        </w:rPr>
        <w:t>היו</w:t>
      </w:r>
      <w:r>
        <w:rPr>
          <w:rtl/>
        </w:rPr>
        <w:t>"</w:t>
      </w:r>
      <w:r>
        <w:rPr>
          <w:rFonts w:hint="eastAsia"/>
          <w:rtl/>
        </w:rPr>
        <w:t>ר יולי-יואל אדלשטיין:</w:t>
      </w:r>
    </w:p>
    <w:p w14:paraId="42F2F960" w14:textId="77777777" w:rsidR="00000000" w:rsidRDefault="007C71EE">
      <w:pPr>
        <w:pStyle w:val="a"/>
        <w:rPr>
          <w:rFonts w:hint="cs"/>
          <w:rtl/>
        </w:rPr>
      </w:pPr>
    </w:p>
    <w:p w14:paraId="7E55C0D9" w14:textId="77777777" w:rsidR="00000000" w:rsidRDefault="007C71EE">
      <w:pPr>
        <w:pStyle w:val="a"/>
        <w:rPr>
          <w:rFonts w:hint="cs"/>
          <w:rtl/>
        </w:rPr>
      </w:pPr>
      <w:r>
        <w:rPr>
          <w:rFonts w:hint="cs"/>
          <w:rtl/>
        </w:rPr>
        <w:t>חבר הכנסת בורג, כשאני מתקשה לקבוע למי היה רוב, מייד אני עושה הצבעה אלקטרונית.</w:t>
      </w:r>
    </w:p>
    <w:p w14:paraId="3AD43107" w14:textId="77777777" w:rsidR="00000000" w:rsidRDefault="007C71EE">
      <w:pPr>
        <w:pStyle w:val="a"/>
        <w:rPr>
          <w:rFonts w:hint="cs"/>
          <w:rtl/>
        </w:rPr>
      </w:pPr>
    </w:p>
    <w:p w14:paraId="7969BE78" w14:textId="77777777" w:rsidR="00000000" w:rsidRDefault="007C71EE">
      <w:pPr>
        <w:pStyle w:val="a"/>
        <w:rPr>
          <w:rFonts w:hint="cs"/>
          <w:rtl/>
        </w:rPr>
      </w:pPr>
      <w:r>
        <w:rPr>
          <w:rFonts w:hint="cs"/>
          <w:rtl/>
        </w:rPr>
        <w:t>חבר הכנס</w:t>
      </w:r>
      <w:r>
        <w:rPr>
          <w:rFonts w:hint="cs"/>
          <w:rtl/>
        </w:rPr>
        <w:t>ת וקנין מסתייג לכן נעשה הצבעה אלקטרונית. מי בעד ומי נגד?</w:t>
      </w:r>
    </w:p>
    <w:p w14:paraId="68BCF522" w14:textId="77777777" w:rsidR="00000000" w:rsidRDefault="007C71EE">
      <w:pPr>
        <w:pStyle w:val="a"/>
        <w:jc w:val="center"/>
        <w:rPr>
          <w:rFonts w:hint="cs"/>
          <w:b/>
          <w:bCs/>
          <w:rtl/>
        </w:rPr>
      </w:pPr>
    </w:p>
    <w:p w14:paraId="3414F6CA" w14:textId="77777777" w:rsidR="00000000" w:rsidRDefault="007C71EE">
      <w:pPr>
        <w:pStyle w:val="a"/>
        <w:jc w:val="center"/>
        <w:rPr>
          <w:rFonts w:hint="cs"/>
          <w:b/>
          <w:bCs/>
          <w:rtl/>
        </w:rPr>
      </w:pPr>
      <w:r>
        <w:rPr>
          <w:rFonts w:hint="cs"/>
          <w:b/>
          <w:bCs/>
          <w:rtl/>
        </w:rPr>
        <w:t>הצבעה מס' 66</w:t>
      </w:r>
    </w:p>
    <w:p w14:paraId="234C6A44" w14:textId="77777777" w:rsidR="00000000" w:rsidRDefault="007C71EE">
      <w:pPr>
        <w:pStyle w:val="a"/>
        <w:rPr>
          <w:rFonts w:hint="cs"/>
          <w:rtl/>
        </w:rPr>
      </w:pPr>
    </w:p>
    <w:p w14:paraId="45958619"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36</w:t>
      </w:r>
    </w:p>
    <w:p w14:paraId="14464D4B" w14:textId="77777777" w:rsidR="00000000" w:rsidRDefault="007C71EE">
      <w:pPr>
        <w:pStyle w:val="a"/>
        <w:jc w:val="center"/>
        <w:rPr>
          <w:rFonts w:hint="cs"/>
          <w:rtl/>
        </w:rPr>
      </w:pPr>
      <w:r>
        <w:rPr>
          <w:rFonts w:hint="cs"/>
          <w:rtl/>
        </w:rPr>
        <w:t xml:space="preserve">נגד </w:t>
      </w:r>
      <w:r>
        <w:rPr>
          <w:rtl/>
        </w:rPr>
        <w:t>–</w:t>
      </w:r>
      <w:r>
        <w:rPr>
          <w:rFonts w:hint="cs"/>
          <w:rtl/>
        </w:rPr>
        <w:t xml:space="preserve"> 53</w:t>
      </w:r>
    </w:p>
    <w:p w14:paraId="680FF269"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46D3A0E1" w14:textId="77777777" w:rsidR="00000000" w:rsidRDefault="007C71EE">
      <w:pPr>
        <w:pStyle w:val="a"/>
        <w:jc w:val="center"/>
        <w:rPr>
          <w:rFonts w:hint="cs"/>
          <w:rtl/>
        </w:rPr>
      </w:pPr>
      <w:r>
        <w:rPr>
          <w:rFonts w:hint="cs"/>
          <w:rtl/>
        </w:rPr>
        <w:t>ההסתייגות של חבר הכנסת יצחק וקנין לסעיף 31 לא נתקבלה.</w:t>
      </w:r>
    </w:p>
    <w:p w14:paraId="3FCF9F72" w14:textId="77777777" w:rsidR="00000000" w:rsidRDefault="007C71EE">
      <w:pPr>
        <w:pStyle w:val="a"/>
        <w:rPr>
          <w:rFonts w:hint="cs"/>
          <w:rtl/>
        </w:rPr>
      </w:pPr>
    </w:p>
    <w:p w14:paraId="1B24ABBD" w14:textId="77777777" w:rsidR="00000000" w:rsidRDefault="007C71EE">
      <w:pPr>
        <w:pStyle w:val="ad"/>
        <w:rPr>
          <w:rtl/>
        </w:rPr>
      </w:pPr>
      <w:r>
        <w:rPr>
          <w:rFonts w:hint="eastAsia"/>
          <w:rtl/>
        </w:rPr>
        <w:t>היו</w:t>
      </w:r>
      <w:r>
        <w:rPr>
          <w:rtl/>
        </w:rPr>
        <w:t>"</w:t>
      </w:r>
      <w:r>
        <w:rPr>
          <w:rFonts w:hint="eastAsia"/>
          <w:rtl/>
        </w:rPr>
        <w:t>ר יולי-יואל אדלשטיין:</w:t>
      </w:r>
    </w:p>
    <w:p w14:paraId="68DD2489" w14:textId="77777777" w:rsidR="00000000" w:rsidRDefault="007C71EE">
      <w:pPr>
        <w:pStyle w:val="a"/>
        <w:rPr>
          <w:rFonts w:hint="cs"/>
          <w:rtl/>
        </w:rPr>
      </w:pPr>
    </w:p>
    <w:p w14:paraId="06CF826D" w14:textId="77777777" w:rsidR="00000000" w:rsidRDefault="007C71EE">
      <w:pPr>
        <w:pStyle w:val="a"/>
        <w:rPr>
          <w:rFonts w:hint="cs"/>
          <w:rtl/>
        </w:rPr>
      </w:pPr>
      <w:r>
        <w:rPr>
          <w:rFonts w:hint="cs"/>
          <w:rtl/>
        </w:rPr>
        <w:t xml:space="preserve">בעד - 36, נגד - 54, יחד עם רובי ריבלין. ההסתייגות הוסרה, אני </w:t>
      </w:r>
      <w:r>
        <w:rPr>
          <w:rFonts w:hint="cs"/>
          <w:rtl/>
        </w:rPr>
        <w:t>מניח שגם הוסר ספק לגבי הצבעות ידניות לעתיד הקרוב.</w:t>
      </w:r>
    </w:p>
    <w:p w14:paraId="61CB3D3A" w14:textId="77777777" w:rsidR="00000000" w:rsidRDefault="007C71EE">
      <w:pPr>
        <w:pStyle w:val="a"/>
        <w:rPr>
          <w:rFonts w:hint="cs"/>
          <w:rtl/>
        </w:rPr>
      </w:pPr>
    </w:p>
    <w:p w14:paraId="4CF8CBA9" w14:textId="77777777" w:rsidR="00000000" w:rsidRDefault="007C71EE">
      <w:pPr>
        <w:pStyle w:val="a"/>
        <w:rPr>
          <w:rFonts w:hint="cs"/>
          <w:rtl/>
        </w:rPr>
      </w:pPr>
      <w:r>
        <w:rPr>
          <w:rFonts w:hint="cs"/>
          <w:rtl/>
        </w:rPr>
        <w:t xml:space="preserve">חבר הכנסת יאיר פרץ </w:t>
      </w:r>
      <w:r>
        <w:rPr>
          <w:rtl/>
        </w:rPr>
        <w:t>–</w:t>
      </w:r>
      <w:r>
        <w:rPr>
          <w:rFonts w:hint="cs"/>
          <w:rtl/>
        </w:rPr>
        <w:t xml:space="preserve"> מי בעד ההסתייגות שלו? מי נגד ומי נמנע? תודה.</w:t>
      </w:r>
    </w:p>
    <w:p w14:paraId="7FA9FA51" w14:textId="77777777" w:rsidR="00000000" w:rsidRDefault="007C71EE">
      <w:pPr>
        <w:pStyle w:val="a"/>
        <w:jc w:val="center"/>
        <w:rPr>
          <w:rFonts w:hint="cs"/>
          <w:b/>
          <w:bCs/>
          <w:rtl/>
        </w:rPr>
      </w:pPr>
    </w:p>
    <w:p w14:paraId="36F4F328" w14:textId="77777777" w:rsidR="00000000" w:rsidRDefault="007C71EE">
      <w:pPr>
        <w:pStyle w:val="a"/>
        <w:jc w:val="center"/>
        <w:rPr>
          <w:rFonts w:hint="cs"/>
          <w:b/>
          <w:bCs/>
          <w:rtl/>
        </w:rPr>
      </w:pPr>
    </w:p>
    <w:p w14:paraId="6E211793" w14:textId="77777777" w:rsidR="00000000" w:rsidRDefault="007C71EE">
      <w:pPr>
        <w:pStyle w:val="a"/>
        <w:jc w:val="center"/>
        <w:rPr>
          <w:rFonts w:hint="cs"/>
          <w:b/>
          <w:bCs/>
          <w:rtl/>
        </w:rPr>
      </w:pPr>
      <w:r>
        <w:rPr>
          <w:rFonts w:hint="cs"/>
          <w:b/>
          <w:bCs/>
          <w:rtl/>
        </w:rPr>
        <w:t>הצבעה</w:t>
      </w:r>
    </w:p>
    <w:p w14:paraId="06925EA3" w14:textId="77777777" w:rsidR="00000000" w:rsidRDefault="007C71EE">
      <w:pPr>
        <w:pStyle w:val="a"/>
        <w:rPr>
          <w:rFonts w:hint="cs"/>
          <w:b/>
          <w:bCs/>
          <w:rtl/>
        </w:rPr>
      </w:pPr>
    </w:p>
    <w:p w14:paraId="38454CFC" w14:textId="77777777" w:rsidR="00000000" w:rsidRDefault="007C71EE">
      <w:pPr>
        <w:pStyle w:val="a"/>
        <w:jc w:val="center"/>
        <w:rPr>
          <w:rFonts w:hint="cs"/>
          <w:rtl/>
        </w:rPr>
      </w:pPr>
      <w:r>
        <w:rPr>
          <w:rFonts w:hint="cs"/>
          <w:rtl/>
        </w:rPr>
        <w:t>ההסתייגות של חבר הכנסת  יאיר פרץ לסעיף 31 לא נתקבלה.</w:t>
      </w:r>
    </w:p>
    <w:p w14:paraId="55A73B1C" w14:textId="77777777" w:rsidR="00000000" w:rsidRDefault="007C71EE">
      <w:pPr>
        <w:pStyle w:val="a"/>
        <w:rPr>
          <w:rFonts w:hint="cs"/>
          <w:rtl/>
        </w:rPr>
      </w:pPr>
    </w:p>
    <w:p w14:paraId="0B9379AA" w14:textId="77777777" w:rsidR="00000000" w:rsidRDefault="007C71EE">
      <w:pPr>
        <w:pStyle w:val="ad"/>
        <w:rPr>
          <w:rtl/>
        </w:rPr>
      </w:pPr>
      <w:r>
        <w:rPr>
          <w:rtl/>
        </w:rPr>
        <w:t>היו"ר יולי-יואל אדלשטיין:</w:t>
      </w:r>
    </w:p>
    <w:p w14:paraId="33AF3617" w14:textId="77777777" w:rsidR="00000000" w:rsidRDefault="007C71EE">
      <w:pPr>
        <w:pStyle w:val="a"/>
        <w:rPr>
          <w:rtl/>
        </w:rPr>
      </w:pPr>
    </w:p>
    <w:p w14:paraId="63BAE732" w14:textId="77777777" w:rsidR="00000000" w:rsidRDefault="007C71EE">
      <w:pPr>
        <w:pStyle w:val="a"/>
        <w:rPr>
          <w:rFonts w:hint="cs"/>
          <w:rtl/>
        </w:rPr>
      </w:pPr>
      <w:r>
        <w:rPr>
          <w:rFonts w:hint="cs"/>
          <w:rtl/>
        </w:rPr>
        <w:t xml:space="preserve">הוסר. </w:t>
      </w:r>
    </w:p>
    <w:p w14:paraId="14445703" w14:textId="77777777" w:rsidR="00000000" w:rsidRDefault="007C71EE">
      <w:pPr>
        <w:pStyle w:val="a"/>
        <w:rPr>
          <w:rFonts w:hint="cs"/>
          <w:rtl/>
        </w:rPr>
      </w:pPr>
    </w:p>
    <w:p w14:paraId="1CCACC82" w14:textId="77777777" w:rsidR="00000000" w:rsidRDefault="007C71EE">
      <w:pPr>
        <w:pStyle w:val="a"/>
        <w:rPr>
          <w:rFonts w:hint="cs"/>
          <w:rtl/>
        </w:rPr>
      </w:pPr>
      <w:r>
        <w:rPr>
          <w:rFonts w:hint="cs"/>
          <w:rtl/>
        </w:rPr>
        <w:t xml:space="preserve">נסים זאב </w:t>
      </w:r>
      <w:r>
        <w:rPr>
          <w:rtl/>
        </w:rPr>
        <w:t>–</w:t>
      </w:r>
      <w:r>
        <w:rPr>
          <w:rFonts w:hint="cs"/>
          <w:rtl/>
        </w:rPr>
        <w:t xml:space="preserve"> מי בעד?</w:t>
      </w:r>
    </w:p>
    <w:p w14:paraId="2B145678" w14:textId="77777777" w:rsidR="00000000" w:rsidRDefault="007C71EE">
      <w:pPr>
        <w:pStyle w:val="a"/>
        <w:rPr>
          <w:rFonts w:hint="cs"/>
          <w:rtl/>
        </w:rPr>
      </w:pPr>
    </w:p>
    <w:p w14:paraId="4645F8C2" w14:textId="77777777" w:rsidR="00000000" w:rsidRDefault="007C71EE">
      <w:pPr>
        <w:pStyle w:val="ac"/>
        <w:rPr>
          <w:rtl/>
        </w:rPr>
      </w:pPr>
      <w:r>
        <w:rPr>
          <w:rFonts w:hint="eastAsia"/>
          <w:rtl/>
        </w:rPr>
        <w:t>נסים</w:t>
      </w:r>
      <w:r>
        <w:rPr>
          <w:rtl/>
        </w:rPr>
        <w:t xml:space="preserve"> זאב (ש"ס):</w:t>
      </w:r>
    </w:p>
    <w:p w14:paraId="0565090A" w14:textId="77777777" w:rsidR="00000000" w:rsidRDefault="007C71EE">
      <w:pPr>
        <w:pStyle w:val="a"/>
        <w:rPr>
          <w:rFonts w:hint="cs"/>
          <w:rtl/>
        </w:rPr>
      </w:pPr>
    </w:p>
    <w:p w14:paraId="101880F4" w14:textId="77777777" w:rsidR="00000000" w:rsidRDefault="007C71EE">
      <w:pPr>
        <w:pStyle w:val="a"/>
        <w:rPr>
          <w:rFonts w:hint="cs"/>
          <w:rtl/>
        </w:rPr>
      </w:pPr>
      <w:r>
        <w:rPr>
          <w:rFonts w:hint="cs"/>
          <w:rtl/>
        </w:rPr>
        <w:t xml:space="preserve">אני </w:t>
      </w:r>
      <w:r>
        <w:rPr>
          <w:rFonts w:hint="cs"/>
          <w:rtl/>
        </w:rPr>
        <w:t xml:space="preserve">מבקש להסיר את ההסתייגות. </w:t>
      </w:r>
    </w:p>
    <w:p w14:paraId="1717CC96" w14:textId="77777777" w:rsidR="00000000" w:rsidRDefault="007C71EE">
      <w:pPr>
        <w:pStyle w:val="a"/>
        <w:rPr>
          <w:rFonts w:hint="cs"/>
          <w:rtl/>
        </w:rPr>
      </w:pPr>
    </w:p>
    <w:p w14:paraId="071055F6" w14:textId="77777777" w:rsidR="00000000" w:rsidRDefault="007C71EE">
      <w:pPr>
        <w:pStyle w:val="ad"/>
        <w:rPr>
          <w:rtl/>
        </w:rPr>
      </w:pPr>
      <w:r>
        <w:rPr>
          <w:rtl/>
        </w:rPr>
        <w:t>היו"ר יולי-יואל אדלשטיין:</w:t>
      </w:r>
    </w:p>
    <w:p w14:paraId="18BE6C14" w14:textId="77777777" w:rsidR="00000000" w:rsidRDefault="007C71EE">
      <w:pPr>
        <w:pStyle w:val="a"/>
        <w:rPr>
          <w:rtl/>
        </w:rPr>
      </w:pPr>
    </w:p>
    <w:p w14:paraId="5C44E719" w14:textId="77777777" w:rsidR="00000000" w:rsidRDefault="007C71EE">
      <w:pPr>
        <w:pStyle w:val="a"/>
        <w:rPr>
          <w:rFonts w:hint="cs"/>
          <w:rtl/>
        </w:rPr>
      </w:pPr>
      <w:r>
        <w:rPr>
          <w:rFonts w:hint="cs"/>
          <w:rtl/>
        </w:rPr>
        <w:t xml:space="preserve">תודה. ההסתייגות של יעקב מרגי </w:t>
      </w:r>
      <w:r>
        <w:rPr>
          <w:rtl/>
        </w:rPr>
        <w:t>–</w:t>
      </w:r>
      <w:r>
        <w:rPr>
          <w:rFonts w:hint="cs"/>
          <w:rtl/>
        </w:rPr>
        <w:t xml:space="preserve"> הוא לא נמצא. </w:t>
      </w:r>
    </w:p>
    <w:p w14:paraId="5A628DE3" w14:textId="77777777" w:rsidR="00000000" w:rsidRDefault="007C71EE">
      <w:pPr>
        <w:pStyle w:val="a"/>
        <w:rPr>
          <w:rFonts w:hint="cs"/>
          <w:rtl/>
        </w:rPr>
      </w:pPr>
    </w:p>
    <w:p w14:paraId="11EA1536" w14:textId="77777777" w:rsidR="00000000" w:rsidRDefault="007C71EE">
      <w:pPr>
        <w:pStyle w:val="ac"/>
        <w:rPr>
          <w:rtl/>
        </w:rPr>
      </w:pPr>
      <w:r>
        <w:rPr>
          <w:rFonts w:hint="eastAsia"/>
          <w:rtl/>
        </w:rPr>
        <w:t>קריאה</w:t>
      </w:r>
      <w:r>
        <w:rPr>
          <w:rtl/>
        </w:rPr>
        <w:t>:</w:t>
      </w:r>
    </w:p>
    <w:p w14:paraId="5C3C60A1" w14:textId="77777777" w:rsidR="00000000" w:rsidRDefault="007C71EE">
      <w:pPr>
        <w:pStyle w:val="a"/>
        <w:rPr>
          <w:rFonts w:hint="cs"/>
          <w:rtl/>
        </w:rPr>
      </w:pPr>
    </w:p>
    <w:p w14:paraId="1353DA2E" w14:textId="77777777" w:rsidR="00000000" w:rsidRDefault="007C71EE">
      <w:pPr>
        <w:pStyle w:val="a"/>
        <w:rPr>
          <w:rFonts w:hint="cs"/>
          <w:rtl/>
        </w:rPr>
      </w:pPr>
      <w:r>
        <w:rPr>
          <w:rFonts w:hint="cs"/>
          <w:rtl/>
        </w:rPr>
        <w:t>- - -</w:t>
      </w:r>
    </w:p>
    <w:p w14:paraId="12E5DA73" w14:textId="77777777" w:rsidR="00000000" w:rsidRDefault="007C71EE">
      <w:pPr>
        <w:pStyle w:val="a"/>
        <w:rPr>
          <w:rFonts w:hint="cs"/>
          <w:rtl/>
        </w:rPr>
      </w:pPr>
    </w:p>
    <w:p w14:paraId="16FA290C" w14:textId="77777777" w:rsidR="00000000" w:rsidRDefault="007C71EE">
      <w:pPr>
        <w:pStyle w:val="ad"/>
        <w:rPr>
          <w:rtl/>
        </w:rPr>
      </w:pPr>
      <w:r>
        <w:rPr>
          <w:rtl/>
        </w:rPr>
        <w:t>היו"ר יולי-יואל אדלשטיין:</w:t>
      </w:r>
    </w:p>
    <w:p w14:paraId="16057ED7" w14:textId="77777777" w:rsidR="00000000" w:rsidRDefault="007C71EE">
      <w:pPr>
        <w:pStyle w:val="a"/>
        <w:rPr>
          <w:rtl/>
        </w:rPr>
      </w:pPr>
    </w:p>
    <w:p w14:paraId="6BDFAA89" w14:textId="77777777" w:rsidR="00000000" w:rsidRDefault="007C71EE">
      <w:pPr>
        <w:pStyle w:val="a"/>
        <w:rPr>
          <w:rFonts w:hint="cs"/>
          <w:rtl/>
        </w:rPr>
      </w:pPr>
      <w:r>
        <w:rPr>
          <w:rFonts w:hint="cs"/>
          <w:rtl/>
        </w:rPr>
        <w:t xml:space="preserve">שמעתי אותך, אתה רשאי לעשות מה שאתה רוצה. </w:t>
      </w:r>
    </w:p>
    <w:p w14:paraId="7E9E3EF4" w14:textId="77777777" w:rsidR="00000000" w:rsidRDefault="007C71EE">
      <w:pPr>
        <w:pStyle w:val="a"/>
        <w:rPr>
          <w:rFonts w:hint="cs"/>
          <w:rtl/>
        </w:rPr>
      </w:pPr>
    </w:p>
    <w:p w14:paraId="17E21A24" w14:textId="77777777" w:rsidR="00000000" w:rsidRDefault="007C71EE">
      <w:pPr>
        <w:pStyle w:val="a"/>
        <w:rPr>
          <w:rFonts w:hint="cs"/>
          <w:rtl/>
        </w:rPr>
      </w:pPr>
      <w:r>
        <w:rPr>
          <w:rFonts w:hint="cs"/>
          <w:rtl/>
        </w:rPr>
        <w:t>חבר הכנסת יוסי שריד - מי בעד ההסתייגות ומי נגד? תודה.</w:t>
      </w:r>
    </w:p>
    <w:p w14:paraId="5811A886" w14:textId="77777777" w:rsidR="00000000" w:rsidRDefault="007C71EE">
      <w:pPr>
        <w:pStyle w:val="a"/>
        <w:rPr>
          <w:rFonts w:hint="cs"/>
          <w:rtl/>
        </w:rPr>
      </w:pPr>
    </w:p>
    <w:p w14:paraId="387B0787" w14:textId="77777777" w:rsidR="00000000" w:rsidRDefault="007C71EE">
      <w:pPr>
        <w:pStyle w:val="a"/>
        <w:jc w:val="center"/>
        <w:rPr>
          <w:rFonts w:hint="cs"/>
          <w:b/>
          <w:bCs/>
          <w:rtl/>
        </w:rPr>
      </w:pPr>
      <w:r>
        <w:rPr>
          <w:rFonts w:hint="cs"/>
          <w:b/>
          <w:bCs/>
          <w:rtl/>
        </w:rPr>
        <w:t>הצבעה</w:t>
      </w:r>
    </w:p>
    <w:p w14:paraId="62DCA0A1" w14:textId="77777777" w:rsidR="00000000" w:rsidRDefault="007C71EE">
      <w:pPr>
        <w:pStyle w:val="a"/>
        <w:rPr>
          <w:rFonts w:hint="cs"/>
          <w:b/>
          <w:bCs/>
          <w:rtl/>
        </w:rPr>
      </w:pPr>
    </w:p>
    <w:p w14:paraId="450B317B" w14:textId="77777777" w:rsidR="00000000" w:rsidRDefault="007C71EE">
      <w:pPr>
        <w:pStyle w:val="a"/>
        <w:jc w:val="center"/>
        <w:rPr>
          <w:rFonts w:hint="cs"/>
          <w:rtl/>
        </w:rPr>
      </w:pPr>
      <w:r>
        <w:rPr>
          <w:rFonts w:hint="cs"/>
          <w:rtl/>
        </w:rPr>
        <w:t>ההסתייגות</w:t>
      </w:r>
      <w:r>
        <w:rPr>
          <w:rFonts w:hint="cs"/>
          <w:rtl/>
        </w:rPr>
        <w:t xml:space="preserve"> של חבר הכנסת  יוסי שריד לסעיף 31 לא נתקבלה.</w:t>
      </w:r>
    </w:p>
    <w:p w14:paraId="59761239" w14:textId="77777777" w:rsidR="00000000" w:rsidRDefault="007C71EE">
      <w:pPr>
        <w:pStyle w:val="a"/>
        <w:rPr>
          <w:rFonts w:hint="cs"/>
          <w:rtl/>
        </w:rPr>
      </w:pPr>
    </w:p>
    <w:p w14:paraId="21A60D0B" w14:textId="77777777" w:rsidR="00000000" w:rsidRDefault="007C71EE">
      <w:pPr>
        <w:pStyle w:val="ad"/>
        <w:rPr>
          <w:rFonts w:hint="cs"/>
          <w:rtl/>
        </w:rPr>
      </w:pPr>
      <w:r>
        <w:rPr>
          <w:rFonts w:hint="cs"/>
          <w:rtl/>
        </w:rPr>
        <w:t>היו</w:t>
      </w:r>
      <w:r>
        <w:rPr>
          <w:rtl/>
        </w:rPr>
        <w:t>"</w:t>
      </w:r>
      <w:r>
        <w:rPr>
          <w:rFonts w:hint="cs"/>
          <w:rtl/>
        </w:rPr>
        <w:t>ר יולי-יואל אדלשטיין:</w:t>
      </w:r>
    </w:p>
    <w:p w14:paraId="7A4F2DE4" w14:textId="77777777" w:rsidR="00000000" w:rsidRDefault="007C71EE">
      <w:pPr>
        <w:pStyle w:val="a"/>
        <w:rPr>
          <w:rFonts w:hint="cs"/>
          <w:rtl/>
        </w:rPr>
      </w:pPr>
    </w:p>
    <w:p w14:paraId="4AA08E4C" w14:textId="77777777" w:rsidR="00000000" w:rsidRDefault="007C71EE">
      <w:pPr>
        <w:pStyle w:val="a"/>
        <w:rPr>
          <w:rFonts w:hint="cs"/>
          <w:rtl/>
        </w:rPr>
      </w:pPr>
      <w:r>
        <w:rPr>
          <w:rFonts w:hint="cs"/>
          <w:rtl/>
        </w:rPr>
        <w:t>ההסתייגות לא נתקבלה.</w:t>
      </w:r>
    </w:p>
    <w:p w14:paraId="0C7FC6DD" w14:textId="77777777" w:rsidR="00000000" w:rsidRDefault="007C71EE">
      <w:pPr>
        <w:pStyle w:val="a"/>
        <w:rPr>
          <w:rFonts w:hint="cs"/>
          <w:rtl/>
        </w:rPr>
      </w:pPr>
    </w:p>
    <w:p w14:paraId="1CFCCA2E" w14:textId="77777777" w:rsidR="00000000" w:rsidRDefault="007C71EE">
      <w:pPr>
        <w:pStyle w:val="a"/>
        <w:rPr>
          <w:rFonts w:hint="cs"/>
          <w:rtl/>
        </w:rPr>
      </w:pPr>
      <w:r>
        <w:rPr>
          <w:rFonts w:hint="cs"/>
          <w:rtl/>
        </w:rPr>
        <w:t xml:space="preserve">ההסתייגות של חיים אורון </w:t>
      </w:r>
      <w:r>
        <w:rPr>
          <w:rtl/>
        </w:rPr>
        <w:t>–</w:t>
      </w:r>
      <w:r>
        <w:rPr>
          <w:rFonts w:hint="cs"/>
          <w:rtl/>
        </w:rPr>
        <w:t xml:space="preserve"> מי בעד ההסתייגות ומי נגד? תודה.</w:t>
      </w:r>
    </w:p>
    <w:p w14:paraId="28E4FB8A" w14:textId="77777777" w:rsidR="00000000" w:rsidRDefault="007C71EE">
      <w:pPr>
        <w:pStyle w:val="a"/>
        <w:rPr>
          <w:rFonts w:hint="cs"/>
          <w:rtl/>
        </w:rPr>
      </w:pPr>
    </w:p>
    <w:p w14:paraId="739292C7" w14:textId="77777777" w:rsidR="00000000" w:rsidRDefault="007C71EE">
      <w:pPr>
        <w:pStyle w:val="a"/>
        <w:jc w:val="center"/>
        <w:rPr>
          <w:rFonts w:hint="cs"/>
          <w:b/>
          <w:bCs/>
          <w:rtl/>
        </w:rPr>
      </w:pPr>
      <w:r>
        <w:rPr>
          <w:rFonts w:hint="cs"/>
          <w:b/>
          <w:bCs/>
          <w:rtl/>
        </w:rPr>
        <w:t>הצבעה</w:t>
      </w:r>
    </w:p>
    <w:p w14:paraId="5915DE98" w14:textId="77777777" w:rsidR="00000000" w:rsidRDefault="007C71EE">
      <w:pPr>
        <w:pStyle w:val="a"/>
        <w:rPr>
          <w:rFonts w:hint="cs"/>
          <w:b/>
          <w:bCs/>
          <w:rtl/>
        </w:rPr>
      </w:pPr>
    </w:p>
    <w:p w14:paraId="37094243" w14:textId="77777777" w:rsidR="00000000" w:rsidRDefault="007C71EE">
      <w:pPr>
        <w:pStyle w:val="a"/>
        <w:jc w:val="center"/>
        <w:rPr>
          <w:rFonts w:hint="cs"/>
          <w:rtl/>
        </w:rPr>
      </w:pPr>
      <w:r>
        <w:rPr>
          <w:rFonts w:hint="cs"/>
          <w:rtl/>
        </w:rPr>
        <w:t>ההסתייגות של חבר הכנסת  חיים אורון לסעיף 31 לא נתקבלה.</w:t>
      </w:r>
    </w:p>
    <w:p w14:paraId="793FE465" w14:textId="77777777" w:rsidR="00000000" w:rsidRDefault="007C71EE">
      <w:pPr>
        <w:pStyle w:val="a"/>
        <w:rPr>
          <w:rFonts w:hint="cs"/>
          <w:rtl/>
        </w:rPr>
      </w:pPr>
    </w:p>
    <w:p w14:paraId="2329F1A7" w14:textId="77777777" w:rsidR="00000000" w:rsidRDefault="007C71EE">
      <w:pPr>
        <w:pStyle w:val="ad"/>
        <w:rPr>
          <w:rFonts w:hint="cs"/>
          <w:rtl/>
        </w:rPr>
      </w:pPr>
      <w:r>
        <w:rPr>
          <w:rFonts w:hint="cs"/>
          <w:rtl/>
        </w:rPr>
        <w:t>היו</w:t>
      </w:r>
      <w:r>
        <w:rPr>
          <w:rtl/>
        </w:rPr>
        <w:t>"</w:t>
      </w:r>
      <w:r>
        <w:rPr>
          <w:rFonts w:hint="cs"/>
          <w:rtl/>
        </w:rPr>
        <w:t>ר יולי-יואל אדלשטיין:</w:t>
      </w:r>
    </w:p>
    <w:p w14:paraId="1B2849FE" w14:textId="77777777" w:rsidR="00000000" w:rsidRDefault="007C71EE">
      <w:pPr>
        <w:pStyle w:val="a"/>
        <w:rPr>
          <w:rFonts w:hint="cs"/>
          <w:rtl/>
        </w:rPr>
      </w:pPr>
    </w:p>
    <w:p w14:paraId="73AB6332" w14:textId="77777777" w:rsidR="00000000" w:rsidRDefault="007C71EE">
      <w:pPr>
        <w:pStyle w:val="a"/>
        <w:rPr>
          <w:rFonts w:hint="cs"/>
          <w:rtl/>
        </w:rPr>
      </w:pPr>
      <w:r>
        <w:rPr>
          <w:rFonts w:hint="cs"/>
          <w:rtl/>
        </w:rPr>
        <w:t>ההסתייגות לא</w:t>
      </w:r>
      <w:r>
        <w:rPr>
          <w:rFonts w:hint="cs"/>
          <w:rtl/>
        </w:rPr>
        <w:t xml:space="preserve"> נתקבלה.</w:t>
      </w:r>
    </w:p>
    <w:p w14:paraId="110971C6" w14:textId="77777777" w:rsidR="00000000" w:rsidRDefault="007C71EE">
      <w:pPr>
        <w:pStyle w:val="a"/>
        <w:rPr>
          <w:rFonts w:hint="cs"/>
          <w:rtl/>
        </w:rPr>
      </w:pPr>
    </w:p>
    <w:p w14:paraId="325E6F1B" w14:textId="77777777" w:rsidR="00000000" w:rsidRDefault="007C71EE">
      <w:pPr>
        <w:pStyle w:val="a"/>
        <w:rPr>
          <w:rFonts w:hint="cs"/>
          <w:rtl/>
        </w:rPr>
      </w:pPr>
      <w:r>
        <w:rPr>
          <w:rFonts w:hint="cs"/>
          <w:rtl/>
        </w:rPr>
        <w:t xml:space="preserve">רן כהן </w:t>
      </w:r>
      <w:r>
        <w:rPr>
          <w:rtl/>
        </w:rPr>
        <w:t>–</w:t>
      </w:r>
      <w:r>
        <w:rPr>
          <w:rFonts w:hint="cs"/>
          <w:rtl/>
        </w:rPr>
        <w:t xml:space="preserve">  מי בעד ההסתייגות ומי נגד? תודה.</w:t>
      </w:r>
    </w:p>
    <w:p w14:paraId="6BD91ECC" w14:textId="77777777" w:rsidR="00000000" w:rsidRDefault="007C71EE">
      <w:pPr>
        <w:pStyle w:val="a"/>
        <w:rPr>
          <w:rFonts w:hint="cs"/>
          <w:rtl/>
        </w:rPr>
      </w:pPr>
    </w:p>
    <w:p w14:paraId="037F5699" w14:textId="77777777" w:rsidR="00000000" w:rsidRDefault="007C71EE">
      <w:pPr>
        <w:pStyle w:val="a"/>
        <w:jc w:val="center"/>
        <w:rPr>
          <w:rFonts w:hint="cs"/>
          <w:b/>
          <w:bCs/>
          <w:rtl/>
        </w:rPr>
      </w:pPr>
      <w:r>
        <w:rPr>
          <w:rFonts w:hint="cs"/>
          <w:b/>
          <w:bCs/>
          <w:rtl/>
        </w:rPr>
        <w:t>הצבעה</w:t>
      </w:r>
    </w:p>
    <w:p w14:paraId="4729E101" w14:textId="77777777" w:rsidR="00000000" w:rsidRDefault="007C71EE">
      <w:pPr>
        <w:pStyle w:val="a"/>
        <w:rPr>
          <w:rFonts w:hint="cs"/>
          <w:b/>
          <w:bCs/>
          <w:rtl/>
        </w:rPr>
      </w:pPr>
    </w:p>
    <w:p w14:paraId="2CA9D0C3" w14:textId="77777777" w:rsidR="00000000" w:rsidRDefault="007C71EE">
      <w:pPr>
        <w:pStyle w:val="a"/>
        <w:jc w:val="center"/>
        <w:rPr>
          <w:rFonts w:hint="cs"/>
          <w:rtl/>
        </w:rPr>
      </w:pPr>
      <w:r>
        <w:rPr>
          <w:rFonts w:hint="cs"/>
          <w:rtl/>
        </w:rPr>
        <w:t>ההסתייגות של חבר הכנסת  רן כהן לסעיף 31 לא נתקבלה.</w:t>
      </w:r>
    </w:p>
    <w:p w14:paraId="09BA83D0" w14:textId="77777777" w:rsidR="00000000" w:rsidRDefault="007C71EE">
      <w:pPr>
        <w:pStyle w:val="a"/>
        <w:rPr>
          <w:rFonts w:hint="cs"/>
          <w:rtl/>
        </w:rPr>
      </w:pPr>
    </w:p>
    <w:p w14:paraId="535F742A" w14:textId="77777777" w:rsidR="00000000" w:rsidRDefault="007C71EE">
      <w:pPr>
        <w:pStyle w:val="ad"/>
        <w:rPr>
          <w:rFonts w:hint="cs"/>
          <w:rtl/>
        </w:rPr>
      </w:pPr>
      <w:r>
        <w:rPr>
          <w:rFonts w:hint="cs"/>
          <w:rtl/>
        </w:rPr>
        <w:t>היו</w:t>
      </w:r>
      <w:r>
        <w:rPr>
          <w:rtl/>
        </w:rPr>
        <w:t>"</w:t>
      </w:r>
      <w:r>
        <w:rPr>
          <w:rFonts w:hint="cs"/>
          <w:rtl/>
        </w:rPr>
        <w:t>ר יולי-יואל אדלשטיין:</w:t>
      </w:r>
    </w:p>
    <w:p w14:paraId="0FF8528B" w14:textId="77777777" w:rsidR="00000000" w:rsidRDefault="007C71EE">
      <w:pPr>
        <w:pStyle w:val="a"/>
        <w:rPr>
          <w:rFonts w:hint="cs"/>
          <w:rtl/>
        </w:rPr>
      </w:pPr>
    </w:p>
    <w:p w14:paraId="44834575" w14:textId="77777777" w:rsidR="00000000" w:rsidRDefault="007C71EE">
      <w:pPr>
        <w:pStyle w:val="a"/>
        <w:rPr>
          <w:rFonts w:hint="cs"/>
          <w:rtl/>
        </w:rPr>
      </w:pPr>
      <w:r>
        <w:rPr>
          <w:rFonts w:hint="cs"/>
          <w:rtl/>
        </w:rPr>
        <w:t>ההסתייגות לא נתקבלה.</w:t>
      </w:r>
    </w:p>
    <w:p w14:paraId="7B0C84B9" w14:textId="77777777" w:rsidR="00000000" w:rsidRDefault="007C71EE">
      <w:pPr>
        <w:pStyle w:val="a"/>
        <w:rPr>
          <w:rFonts w:hint="cs"/>
          <w:rtl/>
        </w:rPr>
      </w:pPr>
    </w:p>
    <w:p w14:paraId="2A4CAAA3" w14:textId="77777777" w:rsidR="00000000" w:rsidRDefault="007C71EE">
      <w:pPr>
        <w:pStyle w:val="a"/>
        <w:rPr>
          <w:rFonts w:hint="cs"/>
          <w:rtl/>
        </w:rPr>
      </w:pPr>
      <w:r>
        <w:rPr>
          <w:rFonts w:hint="cs"/>
          <w:rtl/>
        </w:rPr>
        <w:t>זהבה גלאון - לא נמצאת.</w:t>
      </w:r>
    </w:p>
    <w:p w14:paraId="5A3B0BC0" w14:textId="77777777" w:rsidR="00000000" w:rsidRDefault="007C71EE">
      <w:pPr>
        <w:pStyle w:val="a"/>
        <w:rPr>
          <w:rFonts w:hint="cs"/>
          <w:rtl/>
        </w:rPr>
      </w:pPr>
    </w:p>
    <w:p w14:paraId="263EAB1B" w14:textId="77777777" w:rsidR="00000000" w:rsidRDefault="007C71EE">
      <w:pPr>
        <w:pStyle w:val="a"/>
        <w:rPr>
          <w:rFonts w:hint="cs"/>
          <w:rtl/>
        </w:rPr>
      </w:pPr>
      <w:r>
        <w:rPr>
          <w:rFonts w:hint="cs"/>
          <w:rtl/>
        </w:rPr>
        <w:t xml:space="preserve">רומן ברונפמן </w:t>
      </w:r>
      <w:r>
        <w:rPr>
          <w:rtl/>
        </w:rPr>
        <w:t>–</w:t>
      </w:r>
      <w:r>
        <w:rPr>
          <w:rFonts w:hint="cs"/>
          <w:rtl/>
        </w:rPr>
        <w:t xml:space="preserve"> מי בעד ההסתייגות ומי נגד? תודה.</w:t>
      </w:r>
    </w:p>
    <w:p w14:paraId="4D36E2EE" w14:textId="77777777" w:rsidR="00000000" w:rsidRDefault="007C71EE">
      <w:pPr>
        <w:pStyle w:val="a"/>
        <w:rPr>
          <w:rFonts w:hint="cs"/>
          <w:rtl/>
        </w:rPr>
      </w:pPr>
    </w:p>
    <w:p w14:paraId="4DACA02C" w14:textId="77777777" w:rsidR="00000000" w:rsidRDefault="007C71EE">
      <w:pPr>
        <w:pStyle w:val="a"/>
        <w:jc w:val="center"/>
        <w:rPr>
          <w:rFonts w:hint="cs"/>
          <w:b/>
          <w:bCs/>
          <w:rtl/>
        </w:rPr>
      </w:pPr>
      <w:r>
        <w:rPr>
          <w:rFonts w:hint="cs"/>
          <w:b/>
          <w:bCs/>
          <w:rtl/>
        </w:rPr>
        <w:t>הצבעה</w:t>
      </w:r>
    </w:p>
    <w:p w14:paraId="72899E69" w14:textId="77777777" w:rsidR="00000000" w:rsidRDefault="007C71EE">
      <w:pPr>
        <w:pStyle w:val="a"/>
        <w:rPr>
          <w:rFonts w:hint="cs"/>
          <w:b/>
          <w:bCs/>
          <w:rtl/>
        </w:rPr>
      </w:pPr>
    </w:p>
    <w:p w14:paraId="248F0799" w14:textId="77777777" w:rsidR="00000000" w:rsidRDefault="007C71EE">
      <w:pPr>
        <w:pStyle w:val="a"/>
        <w:jc w:val="center"/>
        <w:rPr>
          <w:rFonts w:hint="cs"/>
          <w:rtl/>
        </w:rPr>
      </w:pPr>
      <w:r>
        <w:rPr>
          <w:rFonts w:hint="cs"/>
          <w:rtl/>
        </w:rPr>
        <w:t>ההסתייגות של חבר</w:t>
      </w:r>
      <w:r>
        <w:rPr>
          <w:rFonts w:hint="cs"/>
          <w:rtl/>
        </w:rPr>
        <w:t xml:space="preserve"> הכנסת רומן ברונפמן לסעיף 31 לא נתקבלה.</w:t>
      </w:r>
    </w:p>
    <w:p w14:paraId="1E235053" w14:textId="77777777" w:rsidR="00000000" w:rsidRDefault="007C71EE">
      <w:pPr>
        <w:pStyle w:val="a"/>
        <w:rPr>
          <w:rFonts w:hint="cs"/>
          <w:rtl/>
        </w:rPr>
      </w:pPr>
    </w:p>
    <w:p w14:paraId="4BCD4E87" w14:textId="77777777" w:rsidR="00000000" w:rsidRDefault="007C71EE">
      <w:pPr>
        <w:pStyle w:val="ad"/>
        <w:rPr>
          <w:rtl/>
        </w:rPr>
      </w:pPr>
    </w:p>
    <w:p w14:paraId="1E4A6ABC" w14:textId="77777777" w:rsidR="00000000" w:rsidRDefault="007C71EE">
      <w:pPr>
        <w:pStyle w:val="ad"/>
        <w:rPr>
          <w:rFonts w:hint="cs"/>
          <w:rtl/>
        </w:rPr>
      </w:pPr>
      <w:r>
        <w:rPr>
          <w:rFonts w:hint="cs"/>
          <w:rtl/>
        </w:rPr>
        <w:t>היו</w:t>
      </w:r>
      <w:r>
        <w:rPr>
          <w:rtl/>
        </w:rPr>
        <w:t>"</w:t>
      </w:r>
      <w:r>
        <w:rPr>
          <w:rFonts w:hint="cs"/>
          <w:rtl/>
        </w:rPr>
        <w:t>ר יולי-יואל אדלשטיין:</w:t>
      </w:r>
    </w:p>
    <w:p w14:paraId="27ED7209" w14:textId="77777777" w:rsidR="00000000" w:rsidRDefault="007C71EE">
      <w:pPr>
        <w:pStyle w:val="a"/>
        <w:rPr>
          <w:rFonts w:hint="cs"/>
          <w:rtl/>
        </w:rPr>
      </w:pPr>
    </w:p>
    <w:p w14:paraId="5B3C7E89" w14:textId="77777777" w:rsidR="00000000" w:rsidRDefault="007C71EE">
      <w:pPr>
        <w:pStyle w:val="a"/>
        <w:rPr>
          <w:rFonts w:hint="cs"/>
          <w:rtl/>
        </w:rPr>
      </w:pPr>
      <w:r>
        <w:rPr>
          <w:rFonts w:hint="cs"/>
          <w:rtl/>
        </w:rPr>
        <w:t>ההסתייגות לא נתקבלה.</w:t>
      </w:r>
    </w:p>
    <w:p w14:paraId="3ACF419C" w14:textId="77777777" w:rsidR="00000000" w:rsidRDefault="007C71EE">
      <w:pPr>
        <w:pStyle w:val="a"/>
        <w:rPr>
          <w:rFonts w:hint="cs"/>
          <w:rtl/>
        </w:rPr>
      </w:pPr>
    </w:p>
    <w:p w14:paraId="3C14D078" w14:textId="77777777" w:rsidR="00000000" w:rsidRDefault="007C71EE">
      <w:pPr>
        <w:pStyle w:val="a"/>
        <w:rPr>
          <w:rFonts w:hint="cs"/>
          <w:rtl/>
        </w:rPr>
      </w:pPr>
      <w:r>
        <w:rPr>
          <w:rFonts w:hint="cs"/>
          <w:rtl/>
        </w:rPr>
        <w:t xml:space="preserve">אבשלום וילן </w:t>
      </w:r>
      <w:r>
        <w:rPr>
          <w:rtl/>
        </w:rPr>
        <w:t>–</w:t>
      </w:r>
      <w:r>
        <w:rPr>
          <w:rFonts w:hint="cs"/>
          <w:rtl/>
        </w:rPr>
        <w:t xml:space="preserve"> מי בעד ההסתייגות ומי נגד? תודה.</w:t>
      </w:r>
    </w:p>
    <w:p w14:paraId="058E5A6C" w14:textId="77777777" w:rsidR="00000000" w:rsidRDefault="007C71EE">
      <w:pPr>
        <w:pStyle w:val="a"/>
        <w:rPr>
          <w:rFonts w:hint="cs"/>
          <w:rtl/>
        </w:rPr>
      </w:pPr>
    </w:p>
    <w:p w14:paraId="412F9802" w14:textId="77777777" w:rsidR="00000000" w:rsidRDefault="007C71EE">
      <w:pPr>
        <w:pStyle w:val="a"/>
        <w:jc w:val="center"/>
        <w:rPr>
          <w:rFonts w:hint="cs"/>
          <w:b/>
          <w:bCs/>
          <w:rtl/>
        </w:rPr>
      </w:pPr>
      <w:r>
        <w:rPr>
          <w:rFonts w:hint="cs"/>
          <w:b/>
          <w:bCs/>
          <w:rtl/>
        </w:rPr>
        <w:t>הצבעה</w:t>
      </w:r>
    </w:p>
    <w:p w14:paraId="59E75619" w14:textId="77777777" w:rsidR="00000000" w:rsidRDefault="007C71EE">
      <w:pPr>
        <w:pStyle w:val="a"/>
        <w:rPr>
          <w:rFonts w:hint="cs"/>
          <w:b/>
          <w:bCs/>
          <w:rtl/>
        </w:rPr>
      </w:pPr>
    </w:p>
    <w:p w14:paraId="1ADEE0F7" w14:textId="77777777" w:rsidR="00000000" w:rsidRDefault="007C71EE">
      <w:pPr>
        <w:pStyle w:val="a"/>
        <w:jc w:val="center"/>
        <w:rPr>
          <w:rFonts w:hint="cs"/>
          <w:rtl/>
        </w:rPr>
      </w:pPr>
      <w:r>
        <w:rPr>
          <w:rFonts w:hint="cs"/>
          <w:rtl/>
        </w:rPr>
        <w:t>ההסתייגות של חבר הכנסת אבשלום וילן לסעיף 31 לא נתקבלה.</w:t>
      </w:r>
    </w:p>
    <w:p w14:paraId="73691C13" w14:textId="77777777" w:rsidR="00000000" w:rsidRDefault="007C71EE">
      <w:pPr>
        <w:pStyle w:val="a"/>
        <w:rPr>
          <w:rFonts w:hint="cs"/>
          <w:rtl/>
        </w:rPr>
      </w:pPr>
    </w:p>
    <w:p w14:paraId="2266F586" w14:textId="77777777" w:rsidR="00000000" w:rsidRDefault="007C71EE">
      <w:pPr>
        <w:pStyle w:val="ad"/>
        <w:rPr>
          <w:rFonts w:hint="cs"/>
          <w:rtl/>
        </w:rPr>
      </w:pPr>
      <w:r>
        <w:rPr>
          <w:rFonts w:hint="cs"/>
          <w:rtl/>
        </w:rPr>
        <w:t>היו</w:t>
      </w:r>
      <w:r>
        <w:rPr>
          <w:rtl/>
        </w:rPr>
        <w:t>"</w:t>
      </w:r>
      <w:r>
        <w:rPr>
          <w:rFonts w:hint="cs"/>
          <w:rtl/>
        </w:rPr>
        <w:t>ר יולי-יואל אדלשטיין:</w:t>
      </w:r>
    </w:p>
    <w:p w14:paraId="62E5C974" w14:textId="77777777" w:rsidR="00000000" w:rsidRDefault="007C71EE">
      <w:pPr>
        <w:pStyle w:val="a"/>
        <w:rPr>
          <w:rFonts w:hint="cs"/>
          <w:rtl/>
        </w:rPr>
      </w:pPr>
    </w:p>
    <w:p w14:paraId="246E54B0" w14:textId="77777777" w:rsidR="00000000" w:rsidRDefault="007C71EE">
      <w:pPr>
        <w:pStyle w:val="a"/>
        <w:rPr>
          <w:rFonts w:hint="cs"/>
          <w:rtl/>
        </w:rPr>
      </w:pPr>
      <w:r>
        <w:rPr>
          <w:rFonts w:hint="cs"/>
          <w:rtl/>
        </w:rPr>
        <w:t>ההסתייגות לא נתקבלה.</w:t>
      </w:r>
    </w:p>
    <w:p w14:paraId="37B3ACD8" w14:textId="77777777" w:rsidR="00000000" w:rsidRDefault="007C71EE">
      <w:pPr>
        <w:pStyle w:val="a"/>
        <w:rPr>
          <w:rFonts w:hint="cs"/>
          <w:rtl/>
        </w:rPr>
      </w:pPr>
    </w:p>
    <w:p w14:paraId="02FAAA32" w14:textId="77777777" w:rsidR="00000000" w:rsidRDefault="007C71EE">
      <w:pPr>
        <w:pStyle w:val="a"/>
        <w:rPr>
          <w:rFonts w:hint="cs"/>
          <w:rtl/>
        </w:rPr>
      </w:pPr>
      <w:r>
        <w:rPr>
          <w:rFonts w:hint="cs"/>
          <w:rtl/>
        </w:rPr>
        <w:t>יעקב ל</w:t>
      </w:r>
      <w:r>
        <w:rPr>
          <w:rFonts w:hint="cs"/>
          <w:rtl/>
        </w:rPr>
        <w:t xml:space="preserve">יצמן </w:t>
      </w:r>
      <w:r>
        <w:rPr>
          <w:rtl/>
        </w:rPr>
        <w:t>–</w:t>
      </w:r>
      <w:r>
        <w:rPr>
          <w:rFonts w:hint="cs"/>
          <w:rtl/>
        </w:rPr>
        <w:t xml:space="preserve"> מי בעד ההסתייגות ומי נגד? תודה.</w:t>
      </w:r>
    </w:p>
    <w:p w14:paraId="655FFDD4" w14:textId="77777777" w:rsidR="00000000" w:rsidRDefault="007C71EE">
      <w:pPr>
        <w:pStyle w:val="a"/>
        <w:rPr>
          <w:rFonts w:hint="cs"/>
          <w:rtl/>
        </w:rPr>
      </w:pPr>
    </w:p>
    <w:p w14:paraId="2E999AAA" w14:textId="77777777" w:rsidR="00000000" w:rsidRDefault="007C71EE">
      <w:pPr>
        <w:pStyle w:val="a"/>
        <w:jc w:val="center"/>
        <w:rPr>
          <w:rFonts w:hint="cs"/>
          <w:b/>
          <w:bCs/>
          <w:rtl/>
        </w:rPr>
      </w:pPr>
      <w:r>
        <w:rPr>
          <w:rFonts w:hint="cs"/>
          <w:b/>
          <w:bCs/>
          <w:rtl/>
        </w:rPr>
        <w:t>הצבעה</w:t>
      </w:r>
    </w:p>
    <w:p w14:paraId="55CF44C6" w14:textId="77777777" w:rsidR="00000000" w:rsidRDefault="007C71EE">
      <w:pPr>
        <w:pStyle w:val="a"/>
        <w:rPr>
          <w:rFonts w:hint="cs"/>
          <w:b/>
          <w:bCs/>
          <w:rtl/>
        </w:rPr>
      </w:pPr>
    </w:p>
    <w:p w14:paraId="0B8E31AE" w14:textId="77777777" w:rsidR="00000000" w:rsidRDefault="007C71EE">
      <w:pPr>
        <w:pStyle w:val="a"/>
        <w:jc w:val="center"/>
        <w:rPr>
          <w:rFonts w:hint="cs"/>
          <w:rtl/>
        </w:rPr>
      </w:pPr>
      <w:r>
        <w:rPr>
          <w:rFonts w:hint="cs"/>
          <w:rtl/>
        </w:rPr>
        <w:t>ההסתייגות של חבר הכנסת יעקב ליצמן לסעיף 31 לא נתקבלה.</w:t>
      </w:r>
    </w:p>
    <w:p w14:paraId="69149A34" w14:textId="77777777" w:rsidR="00000000" w:rsidRDefault="007C71EE">
      <w:pPr>
        <w:pStyle w:val="a"/>
        <w:rPr>
          <w:rFonts w:hint="cs"/>
          <w:rtl/>
        </w:rPr>
      </w:pPr>
    </w:p>
    <w:p w14:paraId="566CAD5B" w14:textId="77777777" w:rsidR="00000000" w:rsidRDefault="007C71EE">
      <w:pPr>
        <w:pStyle w:val="ad"/>
        <w:rPr>
          <w:rFonts w:hint="cs"/>
          <w:rtl/>
        </w:rPr>
      </w:pPr>
      <w:r>
        <w:rPr>
          <w:rFonts w:hint="cs"/>
          <w:rtl/>
        </w:rPr>
        <w:t>היו</w:t>
      </w:r>
      <w:r>
        <w:rPr>
          <w:rtl/>
        </w:rPr>
        <w:t>"</w:t>
      </w:r>
      <w:r>
        <w:rPr>
          <w:rFonts w:hint="cs"/>
          <w:rtl/>
        </w:rPr>
        <w:t>ר יולי-יואל אדלשטיין:</w:t>
      </w:r>
    </w:p>
    <w:p w14:paraId="22436E8D" w14:textId="77777777" w:rsidR="00000000" w:rsidRDefault="007C71EE">
      <w:pPr>
        <w:pStyle w:val="a"/>
        <w:rPr>
          <w:rFonts w:hint="cs"/>
          <w:rtl/>
        </w:rPr>
      </w:pPr>
    </w:p>
    <w:p w14:paraId="0FF4DFAE" w14:textId="77777777" w:rsidR="00000000" w:rsidRDefault="007C71EE">
      <w:pPr>
        <w:pStyle w:val="a"/>
        <w:rPr>
          <w:rFonts w:hint="cs"/>
          <w:rtl/>
        </w:rPr>
      </w:pPr>
      <w:r>
        <w:rPr>
          <w:rFonts w:hint="cs"/>
          <w:rtl/>
        </w:rPr>
        <w:t>ההסתייגות לא נתקבלה.</w:t>
      </w:r>
    </w:p>
    <w:p w14:paraId="4035E27D" w14:textId="77777777" w:rsidR="00000000" w:rsidRDefault="007C71EE">
      <w:pPr>
        <w:pStyle w:val="a"/>
        <w:rPr>
          <w:rFonts w:hint="cs"/>
          <w:rtl/>
        </w:rPr>
      </w:pPr>
    </w:p>
    <w:p w14:paraId="6E3EABCD" w14:textId="77777777" w:rsidR="00000000" w:rsidRDefault="007C71EE">
      <w:pPr>
        <w:pStyle w:val="a"/>
        <w:rPr>
          <w:rFonts w:hint="cs"/>
          <w:rtl/>
        </w:rPr>
      </w:pPr>
      <w:r>
        <w:rPr>
          <w:rFonts w:hint="cs"/>
          <w:rtl/>
        </w:rPr>
        <w:t xml:space="preserve">חבר הכנסת רביץ - לא נמצא. גם מאיר פרוש לא נמצא. גם משה גפני לא נמצא. כנראה תיקון חצות מתקדם.  </w:t>
      </w:r>
    </w:p>
    <w:p w14:paraId="7551C1DE" w14:textId="77777777" w:rsidR="00000000" w:rsidRDefault="007C71EE">
      <w:pPr>
        <w:pStyle w:val="a"/>
        <w:rPr>
          <w:rFonts w:hint="cs"/>
          <w:rtl/>
        </w:rPr>
      </w:pPr>
    </w:p>
    <w:p w14:paraId="5C875F27" w14:textId="77777777" w:rsidR="00000000" w:rsidRDefault="007C71EE">
      <w:pPr>
        <w:pStyle w:val="a"/>
        <w:rPr>
          <w:rFonts w:hint="cs"/>
          <w:rtl/>
        </w:rPr>
      </w:pPr>
      <w:r>
        <w:rPr>
          <w:rFonts w:hint="cs"/>
          <w:rtl/>
        </w:rPr>
        <w:t>עמוד 143,</w:t>
      </w:r>
      <w:r>
        <w:rPr>
          <w:rFonts w:hint="cs"/>
          <w:rtl/>
        </w:rPr>
        <w:t xml:space="preserve"> ישראל אייכלר -  מי בעד ההסתייגות ומי נגד? תודה.</w:t>
      </w:r>
    </w:p>
    <w:p w14:paraId="505A3E99" w14:textId="77777777" w:rsidR="00000000" w:rsidRDefault="007C71EE">
      <w:pPr>
        <w:pStyle w:val="a"/>
        <w:rPr>
          <w:rFonts w:hint="cs"/>
          <w:rtl/>
        </w:rPr>
      </w:pPr>
    </w:p>
    <w:p w14:paraId="31204ED9" w14:textId="77777777" w:rsidR="00000000" w:rsidRDefault="007C71EE">
      <w:pPr>
        <w:pStyle w:val="a"/>
        <w:jc w:val="center"/>
        <w:rPr>
          <w:rFonts w:hint="cs"/>
          <w:b/>
          <w:bCs/>
          <w:rtl/>
        </w:rPr>
      </w:pPr>
      <w:r>
        <w:rPr>
          <w:rFonts w:hint="cs"/>
          <w:b/>
          <w:bCs/>
          <w:rtl/>
        </w:rPr>
        <w:t>הצבעה</w:t>
      </w:r>
    </w:p>
    <w:p w14:paraId="3F7D9773" w14:textId="77777777" w:rsidR="00000000" w:rsidRDefault="007C71EE">
      <w:pPr>
        <w:pStyle w:val="a"/>
        <w:rPr>
          <w:rFonts w:hint="cs"/>
          <w:b/>
          <w:bCs/>
          <w:rtl/>
        </w:rPr>
      </w:pPr>
    </w:p>
    <w:p w14:paraId="5027EE98" w14:textId="77777777" w:rsidR="00000000" w:rsidRDefault="007C71EE">
      <w:pPr>
        <w:pStyle w:val="a"/>
        <w:jc w:val="center"/>
        <w:rPr>
          <w:rFonts w:hint="cs"/>
          <w:rtl/>
        </w:rPr>
      </w:pPr>
      <w:r>
        <w:rPr>
          <w:rFonts w:hint="cs"/>
          <w:rtl/>
        </w:rPr>
        <w:t>ההסתייגות של חבר הכנסת ישראל אייכלר לסעיף 31 לא נתקבלה.</w:t>
      </w:r>
    </w:p>
    <w:p w14:paraId="26F91290" w14:textId="77777777" w:rsidR="00000000" w:rsidRDefault="007C71EE">
      <w:pPr>
        <w:pStyle w:val="a"/>
        <w:rPr>
          <w:rFonts w:hint="cs"/>
          <w:rtl/>
        </w:rPr>
      </w:pPr>
    </w:p>
    <w:p w14:paraId="3C49F3E2" w14:textId="77777777" w:rsidR="00000000" w:rsidRDefault="007C71EE">
      <w:pPr>
        <w:pStyle w:val="ad"/>
        <w:rPr>
          <w:rFonts w:hint="cs"/>
          <w:rtl/>
        </w:rPr>
      </w:pPr>
      <w:r>
        <w:rPr>
          <w:rFonts w:hint="cs"/>
          <w:rtl/>
        </w:rPr>
        <w:t>היו</w:t>
      </w:r>
      <w:r>
        <w:rPr>
          <w:rtl/>
        </w:rPr>
        <w:t>"</w:t>
      </w:r>
      <w:r>
        <w:rPr>
          <w:rFonts w:hint="cs"/>
          <w:rtl/>
        </w:rPr>
        <w:t>ר יולי-יואל אדלשטיין:</w:t>
      </w:r>
    </w:p>
    <w:p w14:paraId="7C1DE935" w14:textId="77777777" w:rsidR="00000000" w:rsidRDefault="007C71EE">
      <w:pPr>
        <w:pStyle w:val="a"/>
        <w:rPr>
          <w:rFonts w:hint="cs"/>
          <w:rtl/>
        </w:rPr>
      </w:pPr>
    </w:p>
    <w:p w14:paraId="22889ABB" w14:textId="77777777" w:rsidR="00000000" w:rsidRDefault="007C71EE">
      <w:pPr>
        <w:pStyle w:val="a"/>
        <w:rPr>
          <w:rFonts w:hint="cs"/>
          <w:rtl/>
        </w:rPr>
      </w:pPr>
      <w:r>
        <w:rPr>
          <w:rFonts w:hint="cs"/>
          <w:rtl/>
        </w:rPr>
        <w:t>ההסתייגות לא נתקבלה.</w:t>
      </w:r>
    </w:p>
    <w:p w14:paraId="6DA4B0CD" w14:textId="77777777" w:rsidR="00000000" w:rsidRDefault="007C71EE">
      <w:pPr>
        <w:pStyle w:val="a"/>
        <w:rPr>
          <w:rFonts w:hint="cs"/>
          <w:rtl/>
        </w:rPr>
      </w:pPr>
    </w:p>
    <w:p w14:paraId="621FA381" w14:textId="77777777" w:rsidR="00000000" w:rsidRDefault="007C71EE">
      <w:pPr>
        <w:pStyle w:val="a"/>
        <w:rPr>
          <w:rFonts w:hint="cs"/>
          <w:rtl/>
        </w:rPr>
      </w:pPr>
      <w:r>
        <w:rPr>
          <w:rFonts w:hint="cs"/>
          <w:rtl/>
        </w:rPr>
        <w:t xml:space="preserve">מוחמד ברכה </w:t>
      </w:r>
      <w:r>
        <w:rPr>
          <w:rtl/>
        </w:rPr>
        <w:t>–</w:t>
      </w:r>
      <w:r>
        <w:rPr>
          <w:rFonts w:hint="cs"/>
          <w:rtl/>
        </w:rPr>
        <w:t xml:space="preserve"> מי בעד ההסתייגות ומי נגד? תודה.</w:t>
      </w:r>
    </w:p>
    <w:p w14:paraId="72D06F97" w14:textId="77777777" w:rsidR="00000000" w:rsidRDefault="007C71EE">
      <w:pPr>
        <w:pStyle w:val="a"/>
        <w:rPr>
          <w:rFonts w:hint="cs"/>
          <w:rtl/>
        </w:rPr>
      </w:pPr>
    </w:p>
    <w:p w14:paraId="4155EAFE" w14:textId="77777777" w:rsidR="00000000" w:rsidRDefault="007C71EE">
      <w:pPr>
        <w:pStyle w:val="a"/>
        <w:jc w:val="center"/>
        <w:rPr>
          <w:rFonts w:hint="cs"/>
          <w:b/>
          <w:bCs/>
          <w:rtl/>
        </w:rPr>
      </w:pPr>
      <w:r>
        <w:rPr>
          <w:rFonts w:hint="cs"/>
          <w:b/>
          <w:bCs/>
          <w:rtl/>
        </w:rPr>
        <w:t>הצבעה</w:t>
      </w:r>
    </w:p>
    <w:p w14:paraId="1824E4EC" w14:textId="77777777" w:rsidR="00000000" w:rsidRDefault="007C71EE">
      <w:pPr>
        <w:pStyle w:val="a"/>
        <w:rPr>
          <w:rFonts w:hint="cs"/>
          <w:b/>
          <w:bCs/>
          <w:rtl/>
        </w:rPr>
      </w:pPr>
    </w:p>
    <w:p w14:paraId="5A6EF29F" w14:textId="77777777" w:rsidR="00000000" w:rsidRDefault="007C71EE">
      <w:pPr>
        <w:pStyle w:val="a"/>
        <w:jc w:val="center"/>
        <w:rPr>
          <w:rFonts w:hint="cs"/>
          <w:rtl/>
        </w:rPr>
      </w:pPr>
      <w:r>
        <w:rPr>
          <w:rFonts w:hint="cs"/>
          <w:rtl/>
        </w:rPr>
        <w:t xml:space="preserve">ההסתייגות של חבר הכנסת מוחמד ברכה לסעיף </w:t>
      </w:r>
      <w:r>
        <w:rPr>
          <w:rFonts w:hint="cs"/>
          <w:rtl/>
        </w:rPr>
        <w:t>31 לא נתקבלה.</w:t>
      </w:r>
    </w:p>
    <w:p w14:paraId="6D5EA323" w14:textId="77777777" w:rsidR="00000000" w:rsidRDefault="007C71EE">
      <w:pPr>
        <w:pStyle w:val="a"/>
        <w:rPr>
          <w:rFonts w:hint="cs"/>
          <w:rtl/>
        </w:rPr>
      </w:pPr>
    </w:p>
    <w:p w14:paraId="62A56CB3" w14:textId="77777777" w:rsidR="00000000" w:rsidRDefault="007C71EE">
      <w:pPr>
        <w:pStyle w:val="ad"/>
        <w:rPr>
          <w:rFonts w:hint="cs"/>
          <w:rtl/>
        </w:rPr>
      </w:pPr>
      <w:r>
        <w:rPr>
          <w:rFonts w:hint="cs"/>
          <w:rtl/>
        </w:rPr>
        <w:t>היו</w:t>
      </w:r>
      <w:r>
        <w:rPr>
          <w:rtl/>
        </w:rPr>
        <w:t>"</w:t>
      </w:r>
      <w:r>
        <w:rPr>
          <w:rFonts w:hint="cs"/>
          <w:rtl/>
        </w:rPr>
        <w:t>ר יולי-יואל אדלשטיין:</w:t>
      </w:r>
    </w:p>
    <w:p w14:paraId="7F47F9F2" w14:textId="77777777" w:rsidR="00000000" w:rsidRDefault="007C71EE">
      <w:pPr>
        <w:pStyle w:val="a"/>
        <w:rPr>
          <w:rFonts w:hint="cs"/>
          <w:rtl/>
        </w:rPr>
      </w:pPr>
    </w:p>
    <w:p w14:paraId="074CC0D6" w14:textId="77777777" w:rsidR="00000000" w:rsidRDefault="007C71EE">
      <w:pPr>
        <w:pStyle w:val="a"/>
        <w:rPr>
          <w:rFonts w:hint="cs"/>
          <w:rtl/>
        </w:rPr>
      </w:pPr>
      <w:r>
        <w:rPr>
          <w:rFonts w:hint="cs"/>
          <w:rtl/>
        </w:rPr>
        <w:t>ההסתייגות לא נתקבלה.</w:t>
      </w:r>
    </w:p>
    <w:p w14:paraId="268E9867" w14:textId="77777777" w:rsidR="00000000" w:rsidRDefault="007C71EE">
      <w:pPr>
        <w:pStyle w:val="a"/>
        <w:rPr>
          <w:rFonts w:hint="cs"/>
          <w:rtl/>
        </w:rPr>
      </w:pPr>
    </w:p>
    <w:p w14:paraId="477965E8" w14:textId="77777777" w:rsidR="00000000" w:rsidRDefault="007C71EE">
      <w:pPr>
        <w:pStyle w:val="a"/>
        <w:rPr>
          <w:rFonts w:hint="cs"/>
          <w:rtl/>
        </w:rPr>
      </w:pPr>
      <w:r>
        <w:rPr>
          <w:rFonts w:hint="cs"/>
          <w:rtl/>
        </w:rPr>
        <w:t xml:space="preserve">עסאם מח'ול </w:t>
      </w:r>
      <w:r>
        <w:rPr>
          <w:rtl/>
        </w:rPr>
        <w:t>–</w:t>
      </w:r>
      <w:r>
        <w:rPr>
          <w:rFonts w:hint="cs"/>
          <w:rtl/>
        </w:rPr>
        <w:t xml:space="preserve">  מי בעד ההסתייגות ומי נגד? תודה.</w:t>
      </w:r>
    </w:p>
    <w:p w14:paraId="174761DB" w14:textId="77777777" w:rsidR="00000000" w:rsidRDefault="007C71EE">
      <w:pPr>
        <w:pStyle w:val="a"/>
        <w:rPr>
          <w:rFonts w:hint="cs"/>
          <w:rtl/>
        </w:rPr>
      </w:pPr>
    </w:p>
    <w:p w14:paraId="2881C99B" w14:textId="77777777" w:rsidR="00000000" w:rsidRDefault="007C71EE">
      <w:pPr>
        <w:pStyle w:val="a"/>
        <w:jc w:val="center"/>
        <w:rPr>
          <w:rFonts w:hint="cs"/>
          <w:b/>
          <w:bCs/>
          <w:rtl/>
        </w:rPr>
      </w:pPr>
      <w:r>
        <w:rPr>
          <w:rFonts w:hint="cs"/>
          <w:b/>
          <w:bCs/>
          <w:rtl/>
        </w:rPr>
        <w:t>הצבעה</w:t>
      </w:r>
    </w:p>
    <w:p w14:paraId="161FF7E2" w14:textId="77777777" w:rsidR="00000000" w:rsidRDefault="007C71EE">
      <w:pPr>
        <w:pStyle w:val="a"/>
        <w:rPr>
          <w:rFonts w:hint="cs"/>
          <w:b/>
          <w:bCs/>
          <w:rtl/>
        </w:rPr>
      </w:pPr>
    </w:p>
    <w:p w14:paraId="637551E5" w14:textId="77777777" w:rsidR="00000000" w:rsidRDefault="007C71EE">
      <w:pPr>
        <w:pStyle w:val="a"/>
        <w:jc w:val="center"/>
        <w:rPr>
          <w:rFonts w:hint="cs"/>
          <w:rtl/>
        </w:rPr>
      </w:pPr>
      <w:r>
        <w:rPr>
          <w:rFonts w:hint="cs"/>
          <w:rtl/>
        </w:rPr>
        <w:t>ההסתייגות של חבר הכנסת עסאם מח'ול לסעיף 31 לא נתקבלה.</w:t>
      </w:r>
    </w:p>
    <w:p w14:paraId="26D3B242" w14:textId="77777777" w:rsidR="00000000" w:rsidRDefault="007C71EE">
      <w:pPr>
        <w:pStyle w:val="a"/>
        <w:rPr>
          <w:rFonts w:hint="cs"/>
          <w:rtl/>
        </w:rPr>
      </w:pPr>
    </w:p>
    <w:p w14:paraId="226A4F51" w14:textId="77777777" w:rsidR="00000000" w:rsidRDefault="007C71EE">
      <w:pPr>
        <w:pStyle w:val="ad"/>
        <w:rPr>
          <w:rFonts w:hint="cs"/>
          <w:rtl/>
        </w:rPr>
      </w:pPr>
      <w:r>
        <w:rPr>
          <w:rFonts w:hint="cs"/>
          <w:rtl/>
        </w:rPr>
        <w:t>היו</w:t>
      </w:r>
      <w:r>
        <w:rPr>
          <w:rtl/>
        </w:rPr>
        <w:t>"</w:t>
      </w:r>
      <w:r>
        <w:rPr>
          <w:rFonts w:hint="cs"/>
          <w:rtl/>
        </w:rPr>
        <w:t>ר יולי-יואל אדלשטיין:</w:t>
      </w:r>
    </w:p>
    <w:p w14:paraId="637198E3" w14:textId="77777777" w:rsidR="00000000" w:rsidRDefault="007C71EE">
      <w:pPr>
        <w:pStyle w:val="a"/>
        <w:rPr>
          <w:rFonts w:hint="cs"/>
          <w:rtl/>
        </w:rPr>
      </w:pPr>
    </w:p>
    <w:p w14:paraId="18031ABA" w14:textId="77777777" w:rsidR="00000000" w:rsidRDefault="007C71EE">
      <w:pPr>
        <w:pStyle w:val="a"/>
        <w:rPr>
          <w:rFonts w:hint="cs"/>
          <w:rtl/>
        </w:rPr>
      </w:pPr>
      <w:r>
        <w:rPr>
          <w:rFonts w:hint="cs"/>
          <w:rtl/>
        </w:rPr>
        <w:t>ההסתייגות לא נתקבלה.</w:t>
      </w:r>
    </w:p>
    <w:p w14:paraId="4A251861" w14:textId="77777777" w:rsidR="00000000" w:rsidRDefault="007C71EE">
      <w:pPr>
        <w:pStyle w:val="a"/>
        <w:rPr>
          <w:rFonts w:hint="cs"/>
          <w:rtl/>
        </w:rPr>
      </w:pPr>
    </w:p>
    <w:p w14:paraId="0C250DAB" w14:textId="77777777" w:rsidR="00000000" w:rsidRDefault="007C71EE">
      <w:pPr>
        <w:pStyle w:val="a"/>
        <w:rPr>
          <w:rFonts w:hint="cs"/>
          <w:rtl/>
        </w:rPr>
      </w:pPr>
      <w:r>
        <w:rPr>
          <w:rFonts w:hint="cs"/>
          <w:rtl/>
        </w:rPr>
        <w:t xml:space="preserve">אחמד טיבי </w:t>
      </w:r>
      <w:r>
        <w:rPr>
          <w:rtl/>
        </w:rPr>
        <w:t>–</w:t>
      </w:r>
      <w:r>
        <w:rPr>
          <w:rFonts w:hint="cs"/>
          <w:rtl/>
        </w:rPr>
        <w:t xml:space="preserve"> מי בעד ההסתייגות ומי נ</w:t>
      </w:r>
      <w:r>
        <w:rPr>
          <w:rFonts w:hint="cs"/>
          <w:rtl/>
        </w:rPr>
        <w:t>גד? תודה.</w:t>
      </w:r>
    </w:p>
    <w:p w14:paraId="048A1717" w14:textId="77777777" w:rsidR="00000000" w:rsidRDefault="007C71EE">
      <w:pPr>
        <w:pStyle w:val="a"/>
        <w:rPr>
          <w:rFonts w:hint="cs"/>
          <w:rtl/>
        </w:rPr>
      </w:pPr>
    </w:p>
    <w:p w14:paraId="40A48926" w14:textId="77777777" w:rsidR="00000000" w:rsidRDefault="007C71EE">
      <w:pPr>
        <w:pStyle w:val="a"/>
        <w:jc w:val="center"/>
        <w:rPr>
          <w:rFonts w:hint="cs"/>
          <w:b/>
          <w:bCs/>
          <w:rtl/>
        </w:rPr>
      </w:pPr>
      <w:r>
        <w:rPr>
          <w:rFonts w:hint="cs"/>
          <w:b/>
          <w:bCs/>
          <w:rtl/>
        </w:rPr>
        <w:t>הצבעה</w:t>
      </w:r>
    </w:p>
    <w:p w14:paraId="032E4EB3" w14:textId="77777777" w:rsidR="00000000" w:rsidRDefault="007C71EE">
      <w:pPr>
        <w:pStyle w:val="a"/>
        <w:rPr>
          <w:rFonts w:hint="cs"/>
          <w:b/>
          <w:bCs/>
          <w:rtl/>
        </w:rPr>
      </w:pPr>
    </w:p>
    <w:p w14:paraId="228DDEFA" w14:textId="77777777" w:rsidR="00000000" w:rsidRDefault="007C71EE">
      <w:pPr>
        <w:pStyle w:val="a"/>
        <w:jc w:val="center"/>
        <w:rPr>
          <w:rFonts w:hint="cs"/>
          <w:rtl/>
        </w:rPr>
      </w:pPr>
      <w:r>
        <w:rPr>
          <w:rFonts w:hint="cs"/>
          <w:rtl/>
        </w:rPr>
        <w:t>ההסתייגות של חבר הכנסת  אחמד טיבי לסעיף 31 לא נתקבלה.</w:t>
      </w:r>
    </w:p>
    <w:p w14:paraId="37AFEE45" w14:textId="77777777" w:rsidR="00000000" w:rsidRDefault="007C71EE">
      <w:pPr>
        <w:pStyle w:val="a"/>
        <w:rPr>
          <w:rFonts w:hint="cs"/>
          <w:rtl/>
        </w:rPr>
      </w:pPr>
    </w:p>
    <w:p w14:paraId="7354A88D" w14:textId="77777777" w:rsidR="00000000" w:rsidRDefault="007C71EE">
      <w:pPr>
        <w:pStyle w:val="ad"/>
        <w:rPr>
          <w:rFonts w:hint="cs"/>
          <w:rtl/>
        </w:rPr>
      </w:pPr>
      <w:r>
        <w:rPr>
          <w:rFonts w:hint="cs"/>
          <w:rtl/>
        </w:rPr>
        <w:t>היו</w:t>
      </w:r>
      <w:r>
        <w:rPr>
          <w:rtl/>
        </w:rPr>
        <w:t>"</w:t>
      </w:r>
      <w:r>
        <w:rPr>
          <w:rFonts w:hint="cs"/>
          <w:rtl/>
        </w:rPr>
        <w:t>ר יולי-יואל אדלשטיין:</w:t>
      </w:r>
    </w:p>
    <w:p w14:paraId="11D3211C" w14:textId="77777777" w:rsidR="00000000" w:rsidRDefault="007C71EE">
      <w:pPr>
        <w:pStyle w:val="a"/>
        <w:rPr>
          <w:rFonts w:hint="cs"/>
          <w:rtl/>
        </w:rPr>
      </w:pPr>
    </w:p>
    <w:p w14:paraId="6BA9FA9F" w14:textId="77777777" w:rsidR="00000000" w:rsidRDefault="007C71EE">
      <w:pPr>
        <w:pStyle w:val="a"/>
        <w:rPr>
          <w:rFonts w:hint="cs"/>
          <w:rtl/>
        </w:rPr>
      </w:pPr>
      <w:r>
        <w:rPr>
          <w:rFonts w:hint="cs"/>
          <w:rtl/>
        </w:rPr>
        <w:t>ההסתייגות לא נתקבלה.</w:t>
      </w:r>
    </w:p>
    <w:p w14:paraId="7300A297" w14:textId="77777777" w:rsidR="00000000" w:rsidRDefault="007C71EE">
      <w:pPr>
        <w:pStyle w:val="a"/>
        <w:rPr>
          <w:rFonts w:hint="cs"/>
          <w:rtl/>
        </w:rPr>
      </w:pPr>
    </w:p>
    <w:p w14:paraId="7A6A6C5E" w14:textId="77777777" w:rsidR="00000000" w:rsidRDefault="007C71EE">
      <w:pPr>
        <w:pStyle w:val="a"/>
        <w:rPr>
          <w:rFonts w:hint="cs"/>
          <w:rtl/>
        </w:rPr>
      </w:pPr>
      <w:r>
        <w:rPr>
          <w:rFonts w:hint="cs"/>
          <w:rtl/>
        </w:rPr>
        <w:t>עמיר פרץ - מי בעד ההסתייגות ומי נגד? תודה.</w:t>
      </w:r>
    </w:p>
    <w:p w14:paraId="5FCC598B" w14:textId="77777777" w:rsidR="00000000" w:rsidRDefault="007C71EE">
      <w:pPr>
        <w:pStyle w:val="a"/>
        <w:rPr>
          <w:rFonts w:hint="cs"/>
          <w:rtl/>
        </w:rPr>
      </w:pPr>
    </w:p>
    <w:p w14:paraId="3D940C07" w14:textId="77777777" w:rsidR="00000000" w:rsidRDefault="007C71EE">
      <w:pPr>
        <w:pStyle w:val="a"/>
        <w:jc w:val="center"/>
        <w:rPr>
          <w:rFonts w:hint="cs"/>
          <w:b/>
          <w:bCs/>
          <w:rtl/>
        </w:rPr>
      </w:pPr>
      <w:r>
        <w:rPr>
          <w:rFonts w:hint="cs"/>
          <w:b/>
          <w:bCs/>
          <w:rtl/>
        </w:rPr>
        <w:t>הצבעה</w:t>
      </w:r>
    </w:p>
    <w:p w14:paraId="739E3CE9" w14:textId="77777777" w:rsidR="00000000" w:rsidRDefault="007C71EE">
      <w:pPr>
        <w:pStyle w:val="a"/>
        <w:rPr>
          <w:rFonts w:hint="cs"/>
          <w:b/>
          <w:bCs/>
          <w:rtl/>
        </w:rPr>
      </w:pPr>
    </w:p>
    <w:p w14:paraId="1893A4B8" w14:textId="77777777" w:rsidR="00000000" w:rsidRDefault="007C71EE">
      <w:pPr>
        <w:pStyle w:val="a"/>
        <w:jc w:val="center"/>
        <w:rPr>
          <w:rFonts w:hint="cs"/>
          <w:rtl/>
        </w:rPr>
      </w:pPr>
      <w:r>
        <w:rPr>
          <w:rFonts w:hint="cs"/>
          <w:rtl/>
        </w:rPr>
        <w:t>ההסתייגות של חבר הכנסת  עמיר פרץ לסעיף 31 לא נתקבלה.</w:t>
      </w:r>
    </w:p>
    <w:p w14:paraId="7322D3DF" w14:textId="77777777" w:rsidR="00000000" w:rsidRDefault="007C71EE">
      <w:pPr>
        <w:pStyle w:val="a"/>
        <w:rPr>
          <w:rFonts w:hint="cs"/>
          <w:rtl/>
        </w:rPr>
      </w:pPr>
    </w:p>
    <w:p w14:paraId="1A271896" w14:textId="77777777" w:rsidR="00000000" w:rsidRDefault="007C71EE">
      <w:pPr>
        <w:pStyle w:val="ad"/>
        <w:rPr>
          <w:rFonts w:hint="cs"/>
          <w:rtl/>
        </w:rPr>
      </w:pPr>
      <w:r>
        <w:rPr>
          <w:rFonts w:hint="cs"/>
          <w:rtl/>
        </w:rPr>
        <w:t>היו</w:t>
      </w:r>
      <w:r>
        <w:rPr>
          <w:rtl/>
        </w:rPr>
        <w:t>"</w:t>
      </w:r>
      <w:r>
        <w:rPr>
          <w:rFonts w:hint="cs"/>
          <w:rtl/>
        </w:rPr>
        <w:t>ר יולי-יואל אדלשטיין:</w:t>
      </w:r>
    </w:p>
    <w:p w14:paraId="68E6EEA8" w14:textId="77777777" w:rsidR="00000000" w:rsidRDefault="007C71EE">
      <w:pPr>
        <w:pStyle w:val="a"/>
        <w:rPr>
          <w:rFonts w:hint="cs"/>
          <w:rtl/>
        </w:rPr>
      </w:pPr>
    </w:p>
    <w:p w14:paraId="7E5E9DC3" w14:textId="77777777" w:rsidR="00000000" w:rsidRDefault="007C71EE">
      <w:pPr>
        <w:pStyle w:val="a"/>
        <w:rPr>
          <w:rFonts w:hint="cs"/>
          <w:rtl/>
        </w:rPr>
      </w:pPr>
      <w:r>
        <w:rPr>
          <w:rFonts w:hint="cs"/>
          <w:rtl/>
        </w:rPr>
        <w:t>הה</w:t>
      </w:r>
      <w:r>
        <w:rPr>
          <w:rFonts w:hint="cs"/>
          <w:rtl/>
        </w:rPr>
        <w:t>סתייגות לא נתקבלה.</w:t>
      </w:r>
    </w:p>
    <w:p w14:paraId="0ED72FEA" w14:textId="77777777" w:rsidR="00000000" w:rsidRDefault="007C71EE">
      <w:pPr>
        <w:pStyle w:val="a"/>
        <w:rPr>
          <w:rFonts w:hint="cs"/>
          <w:rtl/>
        </w:rPr>
      </w:pPr>
    </w:p>
    <w:p w14:paraId="7055D109" w14:textId="77777777" w:rsidR="00000000" w:rsidRDefault="007C71EE">
      <w:pPr>
        <w:pStyle w:val="a"/>
        <w:rPr>
          <w:rFonts w:hint="cs"/>
          <w:rtl/>
        </w:rPr>
      </w:pPr>
      <w:r>
        <w:rPr>
          <w:rFonts w:hint="cs"/>
          <w:rtl/>
        </w:rPr>
        <w:t>אילנה כהן - מי בעד ההסתייגות ומי נגד? תודה.</w:t>
      </w:r>
    </w:p>
    <w:p w14:paraId="27414CD8" w14:textId="77777777" w:rsidR="00000000" w:rsidRDefault="007C71EE">
      <w:pPr>
        <w:pStyle w:val="a"/>
        <w:jc w:val="center"/>
        <w:rPr>
          <w:rFonts w:hint="cs"/>
          <w:b/>
          <w:bCs/>
          <w:rtl/>
        </w:rPr>
      </w:pPr>
    </w:p>
    <w:p w14:paraId="0F2DB6A4" w14:textId="77777777" w:rsidR="00000000" w:rsidRDefault="007C71EE">
      <w:pPr>
        <w:pStyle w:val="a"/>
        <w:jc w:val="center"/>
        <w:rPr>
          <w:rFonts w:hint="cs"/>
          <w:b/>
          <w:bCs/>
          <w:rtl/>
        </w:rPr>
      </w:pPr>
      <w:r>
        <w:rPr>
          <w:rFonts w:hint="cs"/>
          <w:b/>
          <w:bCs/>
          <w:rtl/>
        </w:rPr>
        <w:t>הצבעה</w:t>
      </w:r>
    </w:p>
    <w:p w14:paraId="67C45F95" w14:textId="77777777" w:rsidR="00000000" w:rsidRDefault="007C71EE">
      <w:pPr>
        <w:pStyle w:val="a"/>
        <w:rPr>
          <w:rFonts w:hint="cs"/>
          <w:b/>
          <w:bCs/>
          <w:rtl/>
        </w:rPr>
      </w:pPr>
    </w:p>
    <w:p w14:paraId="7393C532" w14:textId="77777777" w:rsidR="00000000" w:rsidRDefault="007C71EE">
      <w:pPr>
        <w:pStyle w:val="a"/>
        <w:jc w:val="center"/>
        <w:rPr>
          <w:rFonts w:hint="cs"/>
          <w:rtl/>
        </w:rPr>
      </w:pPr>
      <w:r>
        <w:rPr>
          <w:rFonts w:hint="cs"/>
          <w:rtl/>
        </w:rPr>
        <w:t>ההסתייגות של חברת הכנסת אילנה כהן לסעיף 31 לא נתקבלה.</w:t>
      </w:r>
    </w:p>
    <w:p w14:paraId="070108DA" w14:textId="77777777" w:rsidR="00000000" w:rsidRDefault="007C71EE">
      <w:pPr>
        <w:pStyle w:val="a"/>
        <w:rPr>
          <w:rFonts w:hint="cs"/>
          <w:rtl/>
        </w:rPr>
      </w:pPr>
    </w:p>
    <w:p w14:paraId="4DBD4612" w14:textId="77777777" w:rsidR="00000000" w:rsidRDefault="007C71EE">
      <w:pPr>
        <w:pStyle w:val="ad"/>
        <w:rPr>
          <w:rFonts w:hint="cs"/>
          <w:rtl/>
        </w:rPr>
      </w:pPr>
      <w:r>
        <w:rPr>
          <w:rFonts w:hint="cs"/>
          <w:rtl/>
        </w:rPr>
        <w:t>היו</w:t>
      </w:r>
      <w:r>
        <w:rPr>
          <w:rtl/>
        </w:rPr>
        <w:t>"</w:t>
      </w:r>
      <w:r>
        <w:rPr>
          <w:rFonts w:hint="cs"/>
          <w:rtl/>
        </w:rPr>
        <w:t>ר יולי-יואל אדלשטיין:</w:t>
      </w:r>
    </w:p>
    <w:p w14:paraId="71360730" w14:textId="77777777" w:rsidR="00000000" w:rsidRDefault="007C71EE">
      <w:pPr>
        <w:pStyle w:val="a"/>
        <w:rPr>
          <w:rFonts w:hint="cs"/>
          <w:rtl/>
        </w:rPr>
      </w:pPr>
    </w:p>
    <w:p w14:paraId="40BEB6CC" w14:textId="77777777" w:rsidR="00000000" w:rsidRDefault="007C71EE">
      <w:pPr>
        <w:pStyle w:val="a"/>
        <w:rPr>
          <w:rFonts w:hint="cs"/>
          <w:rtl/>
        </w:rPr>
      </w:pPr>
      <w:r>
        <w:rPr>
          <w:rFonts w:hint="cs"/>
          <w:rtl/>
        </w:rPr>
        <w:t>ההסתייגות לא נתקבלה.</w:t>
      </w:r>
    </w:p>
    <w:p w14:paraId="6F777B69" w14:textId="77777777" w:rsidR="00000000" w:rsidRDefault="007C71EE">
      <w:pPr>
        <w:pStyle w:val="a"/>
        <w:rPr>
          <w:rFonts w:hint="cs"/>
          <w:rtl/>
        </w:rPr>
      </w:pPr>
    </w:p>
    <w:p w14:paraId="55C65A0A" w14:textId="77777777" w:rsidR="00000000" w:rsidRDefault="007C71EE">
      <w:pPr>
        <w:pStyle w:val="a"/>
        <w:rPr>
          <w:rtl/>
        </w:rPr>
      </w:pPr>
    </w:p>
    <w:p w14:paraId="357904E1" w14:textId="77777777" w:rsidR="00000000" w:rsidRDefault="007C71EE">
      <w:pPr>
        <w:pStyle w:val="a"/>
        <w:rPr>
          <w:rFonts w:hint="cs"/>
          <w:rtl/>
        </w:rPr>
      </w:pPr>
      <w:r>
        <w:rPr>
          <w:rFonts w:hint="cs"/>
          <w:rtl/>
        </w:rPr>
        <w:t xml:space="preserve">דוד טל </w:t>
      </w:r>
      <w:r>
        <w:rPr>
          <w:rtl/>
        </w:rPr>
        <w:t>–</w:t>
      </w:r>
      <w:r>
        <w:rPr>
          <w:rFonts w:hint="cs"/>
          <w:rtl/>
        </w:rPr>
        <w:t xml:space="preserve"> מי בעד ההסתייגות שלו? מי נגד ההסתייגות של טל? נמנעים? תודה.</w:t>
      </w:r>
    </w:p>
    <w:p w14:paraId="7EBCFE02" w14:textId="77777777" w:rsidR="00000000" w:rsidRDefault="007C71EE">
      <w:pPr>
        <w:pStyle w:val="a"/>
        <w:rPr>
          <w:rFonts w:hint="cs"/>
          <w:rtl/>
        </w:rPr>
      </w:pPr>
    </w:p>
    <w:p w14:paraId="33697D80" w14:textId="77777777" w:rsidR="00000000" w:rsidRDefault="007C71EE">
      <w:pPr>
        <w:pStyle w:val="a"/>
        <w:jc w:val="center"/>
        <w:rPr>
          <w:rFonts w:hint="cs"/>
          <w:b/>
          <w:bCs/>
          <w:rtl/>
        </w:rPr>
      </w:pPr>
      <w:r>
        <w:rPr>
          <w:rFonts w:hint="cs"/>
          <w:b/>
          <w:bCs/>
          <w:rtl/>
        </w:rPr>
        <w:t>הצבעה</w:t>
      </w:r>
    </w:p>
    <w:p w14:paraId="71006B31" w14:textId="77777777" w:rsidR="00000000" w:rsidRDefault="007C71EE">
      <w:pPr>
        <w:pStyle w:val="a"/>
        <w:jc w:val="center"/>
        <w:rPr>
          <w:rFonts w:hint="cs"/>
          <w:b/>
          <w:bCs/>
          <w:rtl/>
        </w:rPr>
      </w:pPr>
    </w:p>
    <w:p w14:paraId="381D32E2" w14:textId="77777777" w:rsidR="00000000" w:rsidRDefault="007C71EE">
      <w:pPr>
        <w:pStyle w:val="a"/>
        <w:jc w:val="center"/>
        <w:rPr>
          <w:rFonts w:hint="cs"/>
          <w:rtl/>
        </w:rPr>
      </w:pPr>
      <w:r>
        <w:rPr>
          <w:rFonts w:hint="cs"/>
          <w:rtl/>
        </w:rPr>
        <w:t>הה</w:t>
      </w:r>
      <w:r>
        <w:rPr>
          <w:rFonts w:hint="cs"/>
          <w:rtl/>
        </w:rPr>
        <w:t>סתייגות של חבר הכנסת דוד טל לסעיף 31 לא נתקבלה.</w:t>
      </w:r>
    </w:p>
    <w:p w14:paraId="5335DA26" w14:textId="77777777" w:rsidR="00000000" w:rsidRDefault="007C71EE">
      <w:pPr>
        <w:pStyle w:val="a"/>
        <w:rPr>
          <w:rFonts w:hint="cs"/>
          <w:rtl/>
        </w:rPr>
      </w:pPr>
    </w:p>
    <w:p w14:paraId="53FEB9AC" w14:textId="77777777" w:rsidR="00000000" w:rsidRDefault="007C71EE">
      <w:pPr>
        <w:pStyle w:val="ad"/>
        <w:rPr>
          <w:rtl/>
        </w:rPr>
      </w:pPr>
      <w:r>
        <w:rPr>
          <w:rtl/>
        </w:rPr>
        <w:t>היו"ר יולי-יואל אדלשטיין:</w:t>
      </w:r>
    </w:p>
    <w:p w14:paraId="6E25DB77" w14:textId="77777777" w:rsidR="00000000" w:rsidRDefault="007C71EE">
      <w:pPr>
        <w:pStyle w:val="a"/>
        <w:rPr>
          <w:rtl/>
        </w:rPr>
      </w:pPr>
    </w:p>
    <w:p w14:paraId="3D615838" w14:textId="77777777" w:rsidR="00000000" w:rsidRDefault="007C71EE">
      <w:pPr>
        <w:pStyle w:val="a"/>
        <w:rPr>
          <w:rFonts w:hint="cs"/>
          <w:rtl/>
        </w:rPr>
      </w:pPr>
      <w:r>
        <w:rPr>
          <w:rFonts w:hint="cs"/>
          <w:rtl/>
        </w:rPr>
        <w:t>ההסתייגות של טל לא עברה.</w:t>
      </w:r>
    </w:p>
    <w:p w14:paraId="5A823D13" w14:textId="77777777" w:rsidR="00000000" w:rsidRDefault="007C71EE">
      <w:pPr>
        <w:pStyle w:val="a"/>
        <w:rPr>
          <w:rFonts w:hint="cs"/>
          <w:rtl/>
        </w:rPr>
      </w:pPr>
    </w:p>
    <w:p w14:paraId="516DEED9" w14:textId="77777777" w:rsidR="00000000" w:rsidRDefault="007C71EE">
      <w:pPr>
        <w:pStyle w:val="a"/>
        <w:rPr>
          <w:rFonts w:hint="cs"/>
          <w:rtl/>
        </w:rPr>
      </w:pPr>
      <w:r>
        <w:rPr>
          <w:rFonts w:hint="cs"/>
          <w:rtl/>
        </w:rPr>
        <w:t xml:space="preserve">עזמי בשארה </w:t>
      </w:r>
      <w:r>
        <w:rPr>
          <w:rtl/>
        </w:rPr>
        <w:t>–</w:t>
      </w:r>
      <w:r>
        <w:rPr>
          <w:rFonts w:hint="cs"/>
          <w:rtl/>
        </w:rPr>
        <w:t xml:space="preserve"> מי בעד ההסתייגות שלו? מי נגד ההסתייגות שלו? תודה. נמנעים?</w:t>
      </w:r>
    </w:p>
    <w:p w14:paraId="0170D8B9" w14:textId="77777777" w:rsidR="00000000" w:rsidRDefault="007C71EE">
      <w:pPr>
        <w:pStyle w:val="a"/>
        <w:rPr>
          <w:rFonts w:hint="cs"/>
          <w:rtl/>
        </w:rPr>
      </w:pPr>
    </w:p>
    <w:p w14:paraId="6136D52C" w14:textId="77777777" w:rsidR="00000000" w:rsidRDefault="007C71EE">
      <w:pPr>
        <w:pStyle w:val="a"/>
        <w:jc w:val="center"/>
        <w:rPr>
          <w:rFonts w:hint="cs"/>
          <w:b/>
          <w:bCs/>
          <w:rtl/>
        </w:rPr>
      </w:pPr>
      <w:r>
        <w:rPr>
          <w:rFonts w:hint="cs"/>
          <w:b/>
          <w:bCs/>
          <w:rtl/>
        </w:rPr>
        <w:t>הצבעה</w:t>
      </w:r>
    </w:p>
    <w:p w14:paraId="0F9CDA05" w14:textId="77777777" w:rsidR="00000000" w:rsidRDefault="007C71EE">
      <w:pPr>
        <w:pStyle w:val="a"/>
        <w:jc w:val="center"/>
        <w:rPr>
          <w:rFonts w:hint="cs"/>
          <w:b/>
          <w:bCs/>
          <w:rtl/>
        </w:rPr>
      </w:pPr>
    </w:p>
    <w:p w14:paraId="0F64B960" w14:textId="77777777" w:rsidR="00000000" w:rsidRDefault="007C71EE">
      <w:pPr>
        <w:pStyle w:val="a"/>
        <w:jc w:val="center"/>
        <w:rPr>
          <w:rFonts w:hint="cs"/>
          <w:rtl/>
        </w:rPr>
      </w:pPr>
      <w:r>
        <w:rPr>
          <w:rFonts w:hint="cs"/>
          <w:rtl/>
        </w:rPr>
        <w:t>ההסתייגות של חבר הכנסת עזמי בשארה לסעיף 31 לא נתקבלה.</w:t>
      </w:r>
    </w:p>
    <w:p w14:paraId="26285D43" w14:textId="77777777" w:rsidR="00000000" w:rsidRDefault="007C71EE">
      <w:pPr>
        <w:pStyle w:val="a"/>
        <w:rPr>
          <w:rFonts w:hint="cs"/>
          <w:rtl/>
        </w:rPr>
      </w:pPr>
    </w:p>
    <w:p w14:paraId="758E8E75" w14:textId="77777777" w:rsidR="00000000" w:rsidRDefault="007C71EE">
      <w:pPr>
        <w:pStyle w:val="ad"/>
        <w:rPr>
          <w:rtl/>
        </w:rPr>
      </w:pPr>
      <w:r>
        <w:rPr>
          <w:rtl/>
        </w:rPr>
        <w:t>היו"ר יולי-יואל אדלש</w:t>
      </w:r>
      <w:r>
        <w:rPr>
          <w:rtl/>
        </w:rPr>
        <w:t>טיין:</w:t>
      </w:r>
    </w:p>
    <w:p w14:paraId="78FC0467" w14:textId="77777777" w:rsidR="00000000" w:rsidRDefault="007C71EE">
      <w:pPr>
        <w:pStyle w:val="a"/>
        <w:rPr>
          <w:rtl/>
        </w:rPr>
      </w:pPr>
    </w:p>
    <w:p w14:paraId="7741E4D1" w14:textId="77777777" w:rsidR="00000000" w:rsidRDefault="007C71EE">
      <w:pPr>
        <w:pStyle w:val="a"/>
        <w:rPr>
          <w:rFonts w:hint="cs"/>
          <w:rtl/>
        </w:rPr>
      </w:pPr>
      <w:r>
        <w:rPr>
          <w:rFonts w:hint="cs"/>
          <w:rtl/>
        </w:rPr>
        <w:t xml:space="preserve">לא עבר. </w:t>
      </w:r>
    </w:p>
    <w:p w14:paraId="35F41A71" w14:textId="77777777" w:rsidR="00000000" w:rsidRDefault="007C71EE">
      <w:pPr>
        <w:pStyle w:val="a"/>
        <w:rPr>
          <w:rFonts w:hint="cs"/>
          <w:rtl/>
        </w:rPr>
      </w:pPr>
    </w:p>
    <w:p w14:paraId="70A725E8" w14:textId="77777777" w:rsidR="00000000" w:rsidRDefault="007C71EE">
      <w:pPr>
        <w:pStyle w:val="a"/>
        <w:rPr>
          <w:rFonts w:hint="cs"/>
          <w:rtl/>
        </w:rPr>
      </w:pPr>
      <w:r>
        <w:rPr>
          <w:rFonts w:hint="cs"/>
          <w:rtl/>
        </w:rPr>
        <w:t xml:space="preserve">ג'מאל זחאלקה </w:t>
      </w:r>
      <w:r>
        <w:rPr>
          <w:rtl/>
        </w:rPr>
        <w:t>–</w:t>
      </w:r>
      <w:r>
        <w:rPr>
          <w:rFonts w:hint="cs"/>
          <w:rtl/>
        </w:rPr>
        <w:t xml:space="preserve"> מי בעד ההסתייגות שלו? מי נגד ההסתייגות של זחאלקה? נמנעים? תודה.</w:t>
      </w:r>
    </w:p>
    <w:p w14:paraId="576632B6" w14:textId="77777777" w:rsidR="00000000" w:rsidRDefault="007C71EE">
      <w:pPr>
        <w:pStyle w:val="a"/>
        <w:jc w:val="center"/>
        <w:rPr>
          <w:rFonts w:hint="cs"/>
          <w:b/>
          <w:bCs/>
          <w:rtl/>
        </w:rPr>
      </w:pPr>
      <w:r>
        <w:rPr>
          <w:rFonts w:hint="cs"/>
          <w:b/>
          <w:bCs/>
          <w:rtl/>
        </w:rPr>
        <w:t>הצבעה</w:t>
      </w:r>
    </w:p>
    <w:p w14:paraId="06B44CA8" w14:textId="77777777" w:rsidR="00000000" w:rsidRDefault="007C71EE">
      <w:pPr>
        <w:pStyle w:val="a"/>
        <w:jc w:val="center"/>
        <w:rPr>
          <w:rFonts w:hint="cs"/>
          <w:b/>
          <w:bCs/>
          <w:rtl/>
        </w:rPr>
      </w:pPr>
    </w:p>
    <w:p w14:paraId="4DED8905" w14:textId="77777777" w:rsidR="00000000" w:rsidRDefault="007C71EE">
      <w:pPr>
        <w:pStyle w:val="a"/>
        <w:jc w:val="center"/>
        <w:rPr>
          <w:rFonts w:hint="cs"/>
          <w:rtl/>
        </w:rPr>
      </w:pPr>
      <w:r>
        <w:rPr>
          <w:rFonts w:hint="cs"/>
          <w:rtl/>
        </w:rPr>
        <w:t>ההסתייגות של חבר הכנסת ג'מאל זחאלקה לסעיף 31 לא נתקבלה.</w:t>
      </w:r>
    </w:p>
    <w:p w14:paraId="2CAE634D" w14:textId="77777777" w:rsidR="00000000" w:rsidRDefault="007C71EE">
      <w:pPr>
        <w:pStyle w:val="a"/>
        <w:rPr>
          <w:rFonts w:hint="cs"/>
          <w:rtl/>
        </w:rPr>
      </w:pPr>
    </w:p>
    <w:p w14:paraId="39245CB0" w14:textId="77777777" w:rsidR="00000000" w:rsidRDefault="007C71EE">
      <w:pPr>
        <w:pStyle w:val="ad"/>
        <w:rPr>
          <w:rtl/>
        </w:rPr>
      </w:pPr>
      <w:r>
        <w:rPr>
          <w:rtl/>
        </w:rPr>
        <w:t>היו"ר יולי-יואל אדלשטיין:</w:t>
      </w:r>
    </w:p>
    <w:p w14:paraId="43048C00" w14:textId="77777777" w:rsidR="00000000" w:rsidRDefault="007C71EE">
      <w:pPr>
        <w:pStyle w:val="a"/>
        <w:rPr>
          <w:rtl/>
        </w:rPr>
      </w:pPr>
    </w:p>
    <w:p w14:paraId="207BC175" w14:textId="77777777" w:rsidR="00000000" w:rsidRDefault="007C71EE">
      <w:pPr>
        <w:pStyle w:val="a"/>
        <w:rPr>
          <w:rFonts w:hint="cs"/>
          <w:rtl/>
        </w:rPr>
      </w:pPr>
      <w:r>
        <w:rPr>
          <w:rFonts w:hint="cs"/>
          <w:rtl/>
        </w:rPr>
        <w:t>לא עבר.</w:t>
      </w:r>
    </w:p>
    <w:p w14:paraId="46B956BB" w14:textId="77777777" w:rsidR="00000000" w:rsidRDefault="007C71EE">
      <w:pPr>
        <w:pStyle w:val="a"/>
        <w:rPr>
          <w:rFonts w:hint="cs"/>
          <w:rtl/>
        </w:rPr>
      </w:pPr>
    </w:p>
    <w:p w14:paraId="4F412ABC" w14:textId="77777777" w:rsidR="00000000" w:rsidRDefault="007C71EE">
      <w:pPr>
        <w:pStyle w:val="a"/>
        <w:rPr>
          <w:rFonts w:hint="cs"/>
          <w:rtl/>
        </w:rPr>
      </w:pPr>
      <w:r>
        <w:rPr>
          <w:rFonts w:hint="cs"/>
          <w:rtl/>
        </w:rPr>
        <w:t xml:space="preserve">ואסל טאהא </w:t>
      </w:r>
      <w:r>
        <w:rPr>
          <w:rtl/>
        </w:rPr>
        <w:t>–</w:t>
      </w:r>
      <w:r>
        <w:rPr>
          <w:rFonts w:hint="cs"/>
          <w:rtl/>
        </w:rPr>
        <w:t xml:space="preserve"> מי בעד ההסתייגות שלו? מי נגד ההסתייגות של טאהא? </w:t>
      </w:r>
      <w:r>
        <w:rPr>
          <w:rFonts w:hint="cs"/>
          <w:rtl/>
        </w:rPr>
        <w:t>נמנעים? תודה.</w:t>
      </w:r>
    </w:p>
    <w:p w14:paraId="1211503B" w14:textId="77777777" w:rsidR="00000000" w:rsidRDefault="007C71EE">
      <w:pPr>
        <w:pStyle w:val="a"/>
        <w:rPr>
          <w:rFonts w:hint="cs"/>
          <w:rtl/>
        </w:rPr>
      </w:pPr>
    </w:p>
    <w:p w14:paraId="3D3FAA6C" w14:textId="77777777" w:rsidR="00000000" w:rsidRDefault="007C71EE">
      <w:pPr>
        <w:pStyle w:val="a"/>
        <w:jc w:val="center"/>
        <w:rPr>
          <w:rFonts w:hint="cs"/>
          <w:b/>
          <w:bCs/>
          <w:rtl/>
        </w:rPr>
      </w:pPr>
      <w:r>
        <w:rPr>
          <w:rFonts w:hint="cs"/>
          <w:b/>
          <w:bCs/>
          <w:rtl/>
        </w:rPr>
        <w:t>הצבעה</w:t>
      </w:r>
    </w:p>
    <w:p w14:paraId="4E79B38C" w14:textId="77777777" w:rsidR="00000000" w:rsidRDefault="007C71EE">
      <w:pPr>
        <w:pStyle w:val="a"/>
        <w:jc w:val="center"/>
        <w:rPr>
          <w:rFonts w:hint="cs"/>
          <w:b/>
          <w:bCs/>
          <w:rtl/>
        </w:rPr>
      </w:pPr>
    </w:p>
    <w:p w14:paraId="2DE9D22F" w14:textId="77777777" w:rsidR="00000000" w:rsidRDefault="007C71EE">
      <w:pPr>
        <w:pStyle w:val="a"/>
        <w:jc w:val="center"/>
        <w:rPr>
          <w:rFonts w:hint="cs"/>
          <w:rtl/>
        </w:rPr>
      </w:pPr>
      <w:r>
        <w:rPr>
          <w:rFonts w:hint="cs"/>
          <w:rtl/>
        </w:rPr>
        <w:t>ההסתייגות של חבר הכנסת ואסל טאהא לסעיף 31 לא נתקבלה.</w:t>
      </w:r>
    </w:p>
    <w:p w14:paraId="7E31241F" w14:textId="77777777" w:rsidR="00000000" w:rsidRDefault="007C71EE">
      <w:pPr>
        <w:pStyle w:val="a"/>
        <w:rPr>
          <w:rFonts w:hint="cs"/>
          <w:rtl/>
        </w:rPr>
      </w:pPr>
    </w:p>
    <w:p w14:paraId="3E43AB4E" w14:textId="77777777" w:rsidR="00000000" w:rsidRDefault="007C71EE">
      <w:pPr>
        <w:pStyle w:val="ad"/>
        <w:rPr>
          <w:rtl/>
        </w:rPr>
      </w:pPr>
      <w:r>
        <w:rPr>
          <w:rtl/>
        </w:rPr>
        <w:t>היו"ר יולי-יואל אדלשטיין:</w:t>
      </w:r>
    </w:p>
    <w:p w14:paraId="450F947F" w14:textId="77777777" w:rsidR="00000000" w:rsidRDefault="007C71EE">
      <w:pPr>
        <w:pStyle w:val="a"/>
        <w:rPr>
          <w:rtl/>
        </w:rPr>
      </w:pPr>
    </w:p>
    <w:p w14:paraId="01C098B8" w14:textId="77777777" w:rsidR="00000000" w:rsidRDefault="007C71EE">
      <w:pPr>
        <w:pStyle w:val="a"/>
        <w:rPr>
          <w:rFonts w:hint="cs"/>
          <w:rtl/>
        </w:rPr>
      </w:pPr>
      <w:r>
        <w:rPr>
          <w:rFonts w:hint="cs"/>
          <w:rtl/>
        </w:rPr>
        <w:t>לא עבר.</w:t>
      </w:r>
    </w:p>
    <w:p w14:paraId="54AF7062" w14:textId="77777777" w:rsidR="00000000" w:rsidRDefault="007C71EE">
      <w:pPr>
        <w:pStyle w:val="a"/>
        <w:rPr>
          <w:rFonts w:hint="cs"/>
          <w:rtl/>
        </w:rPr>
      </w:pPr>
    </w:p>
    <w:p w14:paraId="69773984" w14:textId="77777777" w:rsidR="00000000" w:rsidRDefault="007C71EE">
      <w:pPr>
        <w:pStyle w:val="a"/>
        <w:rPr>
          <w:rFonts w:hint="cs"/>
          <w:rtl/>
        </w:rPr>
      </w:pPr>
      <w:r>
        <w:rPr>
          <w:rFonts w:hint="cs"/>
          <w:rtl/>
        </w:rPr>
        <w:t xml:space="preserve">עבד-אלמאלכ דהאמשה </w:t>
      </w:r>
      <w:r>
        <w:rPr>
          <w:rtl/>
        </w:rPr>
        <w:t>–</w:t>
      </w:r>
      <w:r>
        <w:rPr>
          <w:rFonts w:hint="cs"/>
          <w:rtl/>
        </w:rPr>
        <w:t xml:space="preserve"> מסיר. תודה.</w:t>
      </w:r>
    </w:p>
    <w:p w14:paraId="1DE66C99" w14:textId="77777777" w:rsidR="00000000" w:rsidRDefault="007C71EE">
      <w:pPr>
        <w:pStyle w:val="a"/>
        <w:rPr>
          <w:rFonts w:hint="cs"/>
          <w:rtl/>
        </w:rPr>
      </w:pPr>
    </w:p>
    <w:p w14:paraId="2BE0F5C9" w14:textId="77777777" w:rsidR="00000000" w:rsidRDefault="007C71EE">
      <w:pPr>
        <w:pStyle w:val="a"/>
        <w:rPr>
          <w:rFonts w:hint="cs"/>
          <w:rtl/>
        </w:rPr>
      </w:pPr>
      <w:r>
        <w:rPr>
          <w:rFonts w:hint="cs"/>
          <w:rtl/>
        </w:rPr>
        <w:t xml:space="preserve">טלב אלסאנע </w:t>
      </w:r>
      <w:r>
        <w:rPr>
          <w:rtl/>
        </w:rPr>
        <w:t>–</w:t>
      </w:r>
      <w:r>
        <w:rPr>
          <w:rFonts w:hint="cs"/>
          <w:rtl/>
        </w:rPr>
        <w:t xml:space="preserve"> מי בעד ההסתייגות שלו? מי נגד ההסתייגות של אלסאנע? נמנעים? תודה.</w:t>
      </w:r>
    </w:p>
    <w:p w14:paraId="7041EF71" w14:textId="77777777" w:rsidR="00000000" w:rsidRDefault="007C71EE">
      <w:pPr>
        <w:pStyle w:val="a"/>
        <w:rPr>
          <w:rFonts w:hint="cs"/>
          <w:rtl/>
        </w:rPr>
      </w:pPr>
    </w:p>
    <w:p w14:paraId="2C8BB092" w14:textId="77777777" w:rsidR="00000000" w:rsidRDefault="007C71EE">
      <w:pPr>
        <w:pStyle w:val="a"/>
        <w:jc w:val="center"/>
        <w:rPr>
          <w:rFonts w:hint="cs"/>
          <w:b/>
          <w:bCs/>
          <w:rtl/>
        </w:rPr>
      </w:pPr>
      <w:r>
        <w:rPr>
          <w:rFonts w:hint="cs"/>
          <w:b/>
          <w:bCs/>
          <w:rtl/>
        </w:rPr>
        <w:t>הצבעה</w:t>
      </w:r>
    </w:p>
    <w:p w14:paraId="0601A7E3" w14:textId="77777777" w:rsidR="00000000" w:rsidRDefault="007C71EE">
      <w:pPr>
        <w:pStyle w:val="a"/>
        <w:jc w:val="center"/>
        <w:rPr>
          <w:rFonts w:hint="cs"/>
          <w:b/>
          <w:bCs/>
          <w:rtl/>
        </w:rPr>
      </w:pPr>
    </w:p>
    <w:p w14:paraId="08925096" w14:textId="77777777" w:rsidR="00000000" w:rsidRDefault="007C71EE">
      <w:pPr>
        <w:pStyle w:val="a"/>
        <w:jc w:val="center"/>
        <w:rPr>
          <w:rFonts w:hint="cs"/>
          <w:rtl/>
        </w:rPr>
      </w:pPr>
      <w:r>
        <w:rPr>
          <w:rFonts w:hint="cs"/>
          <w:rtl/>
        </w:rPr>
        <w:t>ההסתייגות של חבר הכנסת טלב</w:t>
      </w:r>
      <w:r>
        <w:rPr>
          <w:rFonts w:hint="cs"/>
          <w:rtl/>
        </w:rPr>
        <w:t xml:space="preserve"> אלסאנע לסעיף 31 לא נתקבלה.</w:t>
      </w:r>
    </w:p>
    <w:p w14:paraId="702A48E8" w14:textId="77777777" w:rsidR="00000000" w:rsidRDefault="007C71EE">
      <w:pPr>
        <w:pStyle w:val="a"/>
        <w:rPr>
          <w:rFonts w:hint="cs"/>
          <w:rtl/>
        </w:rPr>
      </w:pPr>
    </w:p>
    <w:p w14:paraId="213BD1E3" w14:textId="77777777" w:rsidR="00000000" w:rsidRDefault="007C71EE">
      <w:pPr>
        <w:pStyle w:val="ad"/>
        <w:rPr>
          <w:rtl/>
        </w:rPr>
      </w:pPr>
      <w:r>
        <w:rPr>
          <w:rtl/>
        </w:rPr>
        <w:t>היו"ר יולי-יואל אדלשטיין:</w:t>
      </w:r>
    </w:p>
    <w:p w14:paraId="0EEFB0A2" w14:textId="77777777" w:rsidR="00000000" w:rsidRDefault="007C71EE">
      <w:pPr>
        <w:pStyle w:val="a"/>
        <w:rPr>
          <w:rtl/>
        </w:rPr>
      </w:pPr>
    </w:p>
    <w:p w14:paraId="1C57EF0D" w14:textId="77777777" w:rsidR="00000000" w:rsidRDefault="007C71EE">
      <w:pPr>
        <w:pStyle w:val="a"/>
        <w:rPr>
          <w:rFonts w:hint="cs"/>
          <w:rtl/>
        </w:rPr>
      </w:pPr>
      <w:r>
        <w:rPr>
          <w:rFonts w:hint="cs"/>
          <w:rtl/>
        </w:rPr>
        <w:t>לא עבר.</w:t>
      </w:r>
    </w:p>
    <w:p w14:paraId="747A8209" w14:textId="77777777" w:rsidR="00000000" w:rsidRDefault="007C71EE">
      <w:pPr>
        <w:pStyle w:val="a"/>
        <w:rPr>
          <w:rFonts w:hint="cs"/>
          <w:rtl/>
        </w:rPr>
      </w:pPr>
    </w:p>
    <w:p w14:paraId="1ADB9BF1" w14:textId="77777777" w:rsidR="00000000" w:rsidRDefault="007C71EE">
      <w:pPr>
        <w:pStyle w:val="a"/>
        <w:rPr>
          <w:rFonts w:hint="cs"/>
          <w:rtl/>
        </w:rPr>
      </w:pPr>
      <w:r>
        <w:rPr>
          <w:rFonts w:hint="cs"/>
          <w:rtl/>
        </w:rPr>
        <w:t xml:space="preserve">חברת הכנסת נוקד </w:t>
      </w:r>
      <w:r>
        <w:rPr>
          <w:rtl/>
        </w:rPr>
        <w:t>–</w:t>
      </w:r>
      <w:r>
        <w:rPr>
          <w:rFonts w:hint="cs"/>
          <w:rtl/>
        </w:rPr>
        <w:t xml:space="preserve"> מי בעד ההסתייגות שלה? מי נגד ההסתייגות? נמנעים? תודה.</w:t>
      </w:r>
    </w:p>
    <w:p w14:paraId="75FA2C03" w14:textId="77777777" w:rsidR="00000000" w:rsidRDefault="007C71EE">
      <w:pPr>
        <w:pStyle w:val="a"/>
        <w:rPr>
          <w:rFonts w:hint="cs"/>
          <w:rtl/>
        </w:rPr>
      </w:pPr>
    </w:p>
    <w:p w14:paraId="19776986" w14:textId="77777777" w:rsidR="00000000" w:rsidRDefault="007C71EE">
      <w:pPr>
        <w:pStyle w:val="a"/>
        <w:jc w:val="center"/>
        <w:rPr>
          <w:rFonts w:hint="cs"/>
          <w:b/>
          <w:bCs/>
          <w:rtl/>
        </w:rPr>
      </w:pPr>
      <w:r>
        <w:rPr>
          <w:rFonts w:hint="cs"/>
          <w:b/>
          <w:bCs/>
          <w:rtl/>
        </w:rPr>
        <w:t>הצבעה</w:t>
      </w:r>
    </w:p>
    <w:p w14:paraId="15180C07" w14:textId="77777777" w:rsidR="00000000" w:rsidRDefault="007C71EE">
      <w:pPr>
        <w:pStyle w:val="a"/>
        <w:jc w:val="center"/>
        <w:rPr>
          <w:rFonts w:hint="cs"/>
          <w:b/>
          <w:bCs/>
          <w:rtl/>
        </w:rPr>
      </w:pPr>
    </w:p>
    <w:p w14:paraId="569233EB" w14:textId="77777777" w:rsidR="00000000" w:rsidRDefault="007C71EE">
      <w:pPr>
        <w:pStyle w:val="a"/>
        <w:jc w:val="center"/>
        <w:rPr>
          <w:rFonts w:hint="cs"/>
          <w:rtl/>
        </w:rPr>
      </w:pPr>
      <w:r>
        <w:rPr>
          <w:rFonts w:hint="cs"/>
          <w:rtl/>
        </w:rPr>
        <w:t>ההסתייגות של חברת הכנסת אורית נוקד לסעיף 31 לא נתקבלה.</w:t>
      </w:r>
    </w:p>
    <w:p w14:paraId="41DEB43C" w14:textId="77777777" w:rsidR="00000000" w:rsidRDefault="007C71EE">
      <w:pPr>
        <w:pStyle w:val="a"/>
        <w:rPr>
          <w:rFonts w:hint="cs"/>
          <w:rtl/>
        </w:rPr>
      </w:pPr>
    </w:p>
    <w:p w14:paraId="17B530ED" w14:textId="77777777" w:rsidR="00000000" w:rsidRDefault="007C71EE">
      <w:pPr>
        <w:pStyle w:val="ad"/>
        <w:rPr>
          <w:rtl/>
        </w:rPr>
      </w:pPr>
      <w:r>
        <w:rPr>
          <w:rtl/>
        </w:rPr>
        <w:t>היו"ר יולי-יואל אדלשטיין:</w:t>
      </w:r>
    </w:p>
    <w:p w14:paraId="1D22A062" w14:textId="77777777" w:rsidR="00000000" w:rsidRDefault="007C71EE">
      <w:pPr>
        <w:pStyle w:val="a"/>
        <w:rPr>
          <w:rtl/>
        </w:rPr>
      </w:pPr>
    </w:p>
    <w:p w14:paraId="546F907D" w14:textId="77777777" w:rsidR="00000000" w:rsidRDefault="007C71EE">
      <w:pPr>
        <w:pStyle w:val="a"/>
        <w:rPr>
          <w:rFonts w:hint="cs"/>
          <w:rtl/>
        </w:rPr>
      </w:pPr>
      <w:r>
        <w:rPr>
          <w:rFonts w:hint="cs"/>
          <w:rtl/>
        </w:rPr>
        <w:t>לא עבר.</w:t>
      </w:r>
    </w:p>
    <w:p w14:paraId="5706F0C9" w14:textId="77777777" w:rsidR="00000000" w:rsidRDefault="007C71EE">
      <w:pPr>
        <w:pStyle w:val="a"/>
        <w:rPr>
          <w:rFonts w:hint="cs"/>
          <w:rtl/>
        </w:rPr>
      </w:pPr>
    </w:p>
    <w:p w14:paraId="40504602" w14:textId="77777777" w:rsidR="00000000" w:rsidRDefault="007C71EE">
      <w:pPr>
        <w:pStyle w:val="ac"/>
        <w:rPr>
          <w:rtl/>
        </w:rPr>
      </w:pPr>
      <w:r>
        <w:rPr>
          <w:rFonts w:hint="eastAsia"/>
          <w:rtl/>
        </w:rPr>
        <w:t>דליה</w:t>
      </w:r>
      <w:r>
        <w:rPr>
          <w:rtl/>
        </w:rPr>
        <w:t xml:space="preserve"> איציק (העבודה-</w:t>
      </w:r>
      <w:r>
        <w:rPr>
          <w:rtl/>
        </w:rPr>
        <w:t>מימד):</w:t>
      </w:r>
    </w:p>
    <w:p w14:paraId="629A7F49" w14:textId="77777777" w:rsidR="00000000" w:rsidRDefault="007C71EE">
      <w:pPr>
        <w:pStyle w:val="a"/>
        <w:rPr>
          <w:rFonts w:hint="cs"/>
          <w:rtl/>
        </w:rPr>
      </w:pPr>
    </w:p>
    <w:p w14:paraId="5C11F513" w14:textId="77777777" w:rsidR="00000000" w:rsidRDefault="007C71EE">
      <w:pPr>
        <w:pStyle w:val="a"/>
        <w:rPr>
          <w:rFonts w:hint="cs"/>
          <w:rtl/>
        </w:rPr>
      </w:pPr>
      <w:r>
        <w:rPr>
          <w:rFonts w:hint="cs"/>
          <w:rtl/>
        </w:rPr>
        <w:t>לא היה רוב.</w:t>
      </w:r>
    </w:p>
    <w:p w14:paraId="37F3C6C6" w14:textId="77777777" w:rsidR="00000000" w:rsidRDefault="007C71EE">
      <w:pPr>
        <w:pStyle w:val="a"/>
        <w:rPr>
          <w:rFonts w:hint="cs"/>
          <w:rtl/>
        </w:rPr>
      </w:pPr>
    </w:p>
    <w:p w14:paraId="1E1D70D9" w14:textId="77777777" w:rsidR="00000000" w:rsidRDefault="007C71EE">
      <w:pPr>
        <w:pStyle w:val="ad"/>
        <w:rPr>
          <w:rtl/>
        </w:rPr>
      </w:pPr>
      <w:r>
        <w:rPr>
          <w:rtl/>
        </w:rPr>
        <w:t>היו"ר יולי-יואל אדלשטיין:</w:t>
      </w:r>
    </w:p>
    <w:p w14:paraId="6A7F0348" w14:textId="77777777" w:rsidR="00000000" w:rsidRDefault="007C71EE">
      <w:pPr>
        <w:pStyle w:val="a"/>
        <w:rPr>
          <w:rtl/>
        </w:rPr>
      </w:pPr>
    </w:p>
    <w:p w14:paraId="25ADC1D1" w14:textId="77777777" w:rsidR="00000000" w:rsidRDefault="007C71EE">
      <w:pPr>
        <w:pStyle w:val="a"/>
        <w:rPr>
          <w:rFonts w:hint="cs"/>
          <w:rtl/>
        </w:rPr>
      </w:pPr>
      <w:r>
        <w:rPr>
          <w:rFonts w:hint="cs"/>
          <w:rtl/>
        </w:rPr>
        <w:t>חבר הכנסת ליצמן, בעד ההסתייגות של אורית נוקד הצביעו שלושה, בצד השני הצביעו יותר. אני באמת שם לב לדברים מכאן. תודה.</w:t>
      </w:r>
    </w:p>
    <w:p w14:paraId="15F12E8B" w14:textId="77777777" w:rsidR="00000000" w:rsidRDefault="007C71EE">
      <w:pPr>
        <w:pStyle w:val="a"/>
        <w:rPr>
          <w:rFonts w:hint="cs"/>
          <w:rtl/>
        </w:rPr>
      </w:pPr>
    </w:p>
    <w:p w14:paraId="60934623" w14:textId="77777777" w:rsidR="00000000" w:rsidRDefault="007C71EE">
      <w:pPr>
        <w:pStyle w:val="a"/>
        <w:rPr>
          <w:rFonts w:hint="cs"/>
          <w:rtl/>
        </w:rPr>
      </w:pPr>
      <w:r>
        <w:rPr>
          <w:rFonts w:hint="cs"/>
          <w:rtl/>
        </w:rPr>
        <w:t>חבר הכנסת איתן כבל - נמצא פה? מי בעד ההסתייגות שלו? מי נגד ההסתייגות שלו? נמנעים? תודה.</w:t>
      </w:r>
    </w:p>
    <w:p w14:paraId="0CF69D09" w14:textId="77777777" w:rsidR="00000000" w:rsidRDefault="007C71EE">
      <w:pPr>
        <w:pStyle w:val="a"/>
        <w:rPr>
          <w:rFonts w:hint="cs"/>
          <w:rtl/>
        </w:rPr>
      </w:pPr>
    </w:p>
    <w:p w14:paraId="6BF32075" w14:textId="77777777" w:rsidR="00000000" w:rsidRDefault="007C71EE">
      <w:pPr>
        <w:pStyle w:val="a"/>
        <w:jc w:val="center"/>
        <w:rPr>
          <w:rFonts w:hint="cs"/>
          <w:b/>
          <w:bCs/>
          <w:rtl/>
        </w:rPr>
      </w:pPr>
      <w:r>
        <w:rPr>
          <w:rFonts w:hint="cs"/>
          <w:b/>
          <w:bCs/>
          <w:rtl/>
        </w:rPr>
        <w:t>הצב</w:t>
      </w:r>
      <w:r>
        <w:rPr>
          <w:rFonts w:hint="cs"/>
          <w:b/>
          <w:bCs/>
          <w:rtl/>
        </w:rPr>
        <w:t>עה</w:t>
      </w:r>
    </w:p>
    <w:p w14:paraId="69311F90" w14:textId="77777777" w:rsidR="00000000" w:rsidRDefault="007C71EE">
      <w:pPr>
        <w:pStyle w:val="a"/>
        <w:jc w:val="center"/>
        <w:rPr>
          <w:rFonts w:hint="cs"/>
          <w:b/>
          <w:bCs/>
          <w:rtl/>
        </w:rPr>
      </w:pPr>
    </w:p>
    <w:p w14:paraId="1C94C948" w14:textId="77777777" w:rsidR="00000000" w:rsidRDefault="007C71EE">
      <w:pPr>
        <w:pStyle w:val="a"/>
        <w:jc w:val="center"/>
        <w:rPr>
          <w:rFonts w:hint="cs"/>
          <w:rtl/>
        </w:rPr>
      </w:pPr>
      <w:r>
        <w:rPr>
          <w:rFonts w:hint="cs"/>
          <w:rtl/>
        </w:rPr>
        <w:t>ההסתייגות של חבר הכנסת איתן כבל לסעיף 31 לא נתקבלה.</w:t>
      </w:r>
    </w:p>
    <w:p w14:paraId="12FA8D33" w14:textId="77777777" w:rsidR="00000000" w:rsidRDefault="007C71EE">
      <w:pPr>
        <w:pStyle w:val="a"/>
        <w:rPr>
          <w:rFonts w:hint="cs"/>
          <w:rtl/>
        </w:rPr>
      </w:pPr>
    </w:p>
    <w:p w14:paraId="3107A04A" w14:textId="77777777" w:rsidR="00000000" w:rsidRDefault="007C71EE">
      <w:pPr>
        <w:pStyle w:val="ad"/>
        <w:rPr>
          <w:rtl/>
        </w:rPr>
      </w:pPr>
      <w:r>
        <w:rPr>
          <w:rtl/>
        </w:rPr>
        <w:t>היו"ר יולי-יואל אדלשטיין:</w:t>
      </w:r>
    </w:p>
    <w:p w14:paraId="0C9D0AA8" w14:textId="77777777" w:rsidR="00000000" w:rsidRDefault="007C71EE">
      <w:pPr>
        <w:pStyle w:val="a"/>
        <w:rPr>
          <w:rtl/>
        </w:rPr>
      </w:pPr>
    </w:p>
    <w:p w14:paraId="7FAE855A" w14:textId="77777777" w:rsidR="00000000" w:rsidRDefault="007C71EE">
      <w:pPr>
        <w:pStyle w:val="a"/>
        <w:rPr>
          <w:rFonts w:hint="cs"/>
          <w:rtl/>
        </w:rPr>
      </w:pPr>
      <w:r>
        <w:rPr>
          <w:rFonts w:hint="cs"/>
          <w:rtl/>
        </w:rPr>
        <w:t>לא עבר.</w:t>
      </w:r>
    </w:p>
    <w:p w14:paraId="653EC1FB" w14:textId="77777777" w:rsidR="00000000" w:rsidRDefault="007C71EE">
      <w:pPr>
        <w:pStyle w:val="a"/>
        <w:rPr>
          <w:rFonts w:hint="cs"/>
          <w:rtl/>
        </w:rPr>
      </w:pPr>
    </w:p>
    <w:p w14:paraId="33A4B6CA" w14:textId="77777777" w:rsidR="00000000" w:rsidRDefault="007C71EE">
      <w:pPr>
        <w:pStyle w:val="ad"/>
        <w:rPr>
          <w:rtl/>
        </w:rPr>
      </w:pPr>
    </w:p>
    <w:p w14:paraId="51053FD8" w14:textId="77777777" w:rsidR="00000000" w:rsidRDefault="007C71EE">
      <w:pPr>
        <w:pStyle w:val="a"/>
        <w:rPr>
          <w:rtl/>
        </w:rPr>
      </w:pPr>
    </w:p>
    <w:p w14:paraId="516F20DA" w14:textId="77777777" w:rsidR="00000000" w:rsidRDefault="007C71EE">
      <w:pPr>
        <w:pStyle w:val="a"/>
        <w:rPr>
          <w:rFonts w:hint="cs"/>
          <w:rtl/>
        </w:rPr>
      </w:pPr>
      <w:r>
        <w:rPr>
          <w:rFonts w:hint="cs"/>
          <w:rtl/>
        </w:rPr>
        <w:t xml:space="preserve">בזה תמו ההסתייגויות לסעיף 31. </w:t>
      </w:r>
    </w:p>
    <w:p w14:paraId="2F4C2DCD" w14:textId="77777777" w:rsidR="00000000" w:rsidRDefault="007C71EE">
      <w:pPr>
        <w:pStyle w:val="a"/>
        <w:rPr>
          <w:rFonts w:hint="cs"/>
          <w:rtl/>
        </w:rPr>
      </w:pPr>
    </w:p>
    <w:p w14:paraId="1885ECD0" w14:textId="77777777" w:rsidR="00000000" w:rsidRDefault="007C71EE">
      <w:pPr>
        <w:pStyle w:val="ac"/>
        <w:rPr>
          <w:rtl/>
        </w:rPr>
      </w:pPr>
      <w:r>
        <w:rPr>
          <w:rFonts w:hint="eastAsia"/>
          <w:rtl/>
        </w:rPr>
        <w:t>אברהם</w:t>
      </w:r>
      <w:r>
        <w:rPr>
          <w:rtl/>
        </w:rPr>
        <w:t xml:space="preserve"> בורג (העבודה-מימד):</w:t>
      </w:r>
    </w:p>
    <w:p w14:paraId="64DAAB25" w14:textId="77777777" w:rsidR="00000000" w:rsidRDefault="007C71EE">
      <w:pPr>
        <w:pStyle w:val="a"/>
        <w:rPr>
          <w:rFonts w:hint="cs"/>
          <w:rtl/>
        </w:rPr>
      </w:pPr>
    </w:p>
    <w:p w14:paraId="33E4A480" w14:textId="77777777" w:rsidR="00000000" w:rsidRDefault="007C71EE">
      <w:pPr>
        <w:pStyle w:val="a"/>
        <w:rPr>
          <w:rFonts w:hint="cs"/>
          <w:rtl/>
        </w:rPr>
      </w:pPr>
      <w:r>
        <w:rPr>
          <w:rFonts w:hint="cs"/>
          <w:rtl/>
        </w:rPr>
        <w:t>אני מבקש הצבעה אישית על הסעיף הזה.</w:t>
      </w:r>
    </w:p>
    <w:p w14:paraId="65879837" w14:textId="77777777" w:rsidR="00000000" w:rsidRDefault="007C71EE">
      <w:pPr>
        <w:pStyle w:val="a"/>
        <w:rPr>
          <w:rFonts w:hint="cs"/>
          <w:rtl/>
        </w:rPr>
      </w:pPr>
    </w:p>
    <w:p w14:paraId="1DE76E65" w14:textId="77777777" w:rsidR="00000000" w:rsidRDefault="007C71EE">
      <w:pPr>
        <w:pStyle w:val="ad"/>
        <w:rPr>
          <w:rtl/>
        </w:rPr>
      </w:pPr>
      <w:r>
        <w:rPr>
          <w:rtl/>
        </w:rPr>
        <w:t>היו"ר יולי-יואל אדלשטיין:</w:t>
      </w:r>
    </w:p>
    <w:p w14:paraId="5282C832" w14:textId="77777777" w:rsidR="00000000" w:rsidRDefault="007C71EE">
      <w:pPr>
        <w:pStyle w:val="a"/>
        <w:rPr>
          <w:rtl/>
        </w:rPr>
      </w:pPr>
    </w:p>
    <w:p w14:paraId="7E470625" w14:textId="77777777" w:rsidR="00000000" w:rsidRDefault="007C71EE">
      <w:pPr>
        <w:pStyle w:val="a"/>
        <w:rPr>
          <w:rFonts w:hint="cs"/>
          <w:rtl/>
        </w:rPr>
      </w:pPr>
      <w:r>
        <w:rPr>
          <w:rFonts w:hint="cs"/>
          <w:rtl/>
        </w:rPr>
        <w:t>על מנת למנוע כל ספק אני רוצה לשאול את י</w:t>
      </w:r>
      <w:r>
        <w:rPr>
          <w:rFonts w:hint="cs"/>
          <w:rtl/>
        </w:rPr>
        <w:t>ושב-ראש הכנסת, חבר הכנסת ראובן ריבלין, האם אדוני מחייב אותי לעשות הצבעה אישית? אתה מצדד בהצבעה אישית? תודה.</w:t>
      </w:r>
    </w:p>
    <w:p w14:paraId="05C3AD6F" w14:textId="77777777" w:rsidR="00000000" w:rsidRDefault="007C71EE">
      <w:pPr>
        <w:pStyle w:val="a"/>
        <w:rPr>
          <w:rFonts w:hint="cs"/>
          <w:rtl/>
        </w:rPr>
      </w:pPr>
    </w:p>
    <w:p w14:paraId="3EE135B2" w14:textId="77777777" w:rsidR="00000000" w:rsidRDefault="007C71EE">
      <w:pPr>
        <w:pStyle w:val="a"/>
        <w:rPr>
          <w:rFonts w:hint="cs"/>
          <w:rtl/>
        </w:rPr>
      </w:pPr>
      <w:r>
        <w:rPr>
          <w:rFonts w:hint="cs"/>
          <w:rtl/>
        </w:rPr>
        <w:t>חברי הכנסת, אנחנו נעבור להצבעה אישית על סעיף 31. אבקש ממזכיר הכנסת לקרוא את השמות. תודה.</w:t>
      </w:r>
    </w:p>
    <w:p w14:paraId="60D5B43F" w14:textId="77777777" w:rsidR="00000000" w:rsidRDefault="007C71EE">
      <w:pPr>
        <w:pStyle w:val="a"/>
        <w:rPr>
          <w:rFonts w:hint="cs"/>
          <w:rtl/>
        </w:rPr>
      </w:pPr>
    </w:p>
    <w:p w14:paraId="0170B2C7" w14:textId="77777777" w:rsidR="00000000" w:rsidRDefault="007C71EE">
      <w:pPr>
        <w:pStyle w:val="Speaker"/>
        <w:rPr>
          <w:rtl/>
        </w:rPr>
      </w:pPr>
      <w:bookmarkStart w:id="2580" w:name="FS000000661T29_05_2003_01_58_49"/>
      <w:bookmarkEnd w:id="2580"/>
      <w:r>
        <w:rPr>
          <w:rFonts w:hint="eastAsia"/>
          <w:rtl/>
        </w:rPr>
        <w:t>מזכיר</w:t>
      </w:r>
      <w:r>
        <w:rPr>
          <w:rtl/>
        </w:rPr>
        <w:t xml:space="preserve"> הכנסת אריה האן:</w:t>
      </w:r>
    </w:p>
    <w:p w14:paraId="5B872042" w14:textId="77777777" w:rsidR="00000000" w:rsidRDefault="007C71EE">
      <w:pPr>
        <w:pStyle w:val="a"/>
        <w:ind w:firstLine="0"/>
        <w:rPr>
          <w:rFonts w:hint="cs"/>
          <w:rtl/>
        </w:rPr>
      </w:pPr>
      <w:r>
        <w:rPr>
          <w:rFonts w:hint="cs"/>
          <w:rtl/>
        </w:rPr>
        <w:t>(קורא בשמות חברי הכנסת)</w:t>
      </w:r>
    </w:p>
    <w:p w14:paraId="69ED6502" w14:textId="77777777" w:rsidR="00000000" w:rsidRDefault="007C71EE">
      <w:pPr>
        <w:pStyle w:val="a"/>
        <w:rPr>
          <w:rtl/>
        </w:rPr>
      </w:pPr>
    </w:p>
    <w:p w14:paraId="5348EBA5" w14:textId="77777777" w:rsidR="00000000" w:rsidRDefault="007C71EE">
      <w:pPr>
        <w:pStyle w:val="a"/>
      </w:pPr>
      <w:r>
        <w:rPr>
          <w:rFonts w:hint="cs"/>
          <w:rtl/>
        </w:rPr>
        <w:t>קולט אביטל</w:t>
      </w:r>
      <w:r>
        <w:rPr>
          <w:rFonts w:hint="cs"/>
          <w:rtl/>
        </w:rPr>
        <w:tab/>
      </w:r>
      <w:r>
        <w:rPr>
          <w:rFonts w:hint="cs"/>
          <w:rtl/>
        </w:rPr>
        <w:tab/>
        <w:t>- נגד</w:t>
      </w:r>
    </w:p>
    <w:p w14:paraId="2F8504B1" w14:textId="77777777" w:rsidR="00000000" w:rsidRDefault="007C71EE">
      <w:pPr>
        <w:pStyle w:val="a"/>
        <w:rPr>
          <w:rFonts w:hint="cs"/>
          <w:rtl/>
        </w:rPr>
      </w:pPr>
      <w:r>
        <w:rPr>
          <w:rFonts w:hint="cs"/>
          <w:rtl/>
        </w:rPr>
        <w:t>רוחמה אברהם</w:t>
      </w:r>
      <w:r>
        <w:rPr>
          <w:rFonts w:hint="cs"/>
          <w:rtl/>
        </w:rPr>
        <w:tab/>
      </w:r>
      <w:r>
        <w:rPr>
          <w:rFonts w:hint="cs"/>
          <w:rtl/>
        </w:rPr>
        <w:tab/>
        <w:t>- בעד</w:t>
      </w:r>
    </w:p>
    <w:p w14:paraId="1D11B56C" w14:textId="77777777" w:rsidR="00000000" w:rsidRDefault="007C71EE">
      <w:pPr>
        <w:pStyle w:val="a"/>
        <w:rPr>
          <w:rFonts w:hint="cs"/>
          <w:rtl/>
        </w:rPr>
      </w:pPr>
      <w:r>
        <w:rPr>
          <w:rFonts w:hint="cs"/>
          <w:rtl/>
        </w:rPr>
        <w:t xml:space="preserve">יולי-יואל אדלשטיין </w:t>
      </w:r>
      <w:r>
        <w:rPr>
          <w:rFonts w:hint="cs"/>
          <w:rtl/>
        </w:rPr>
        <w:tab/>
        <w:t>- בעד</w:t>
      </w:r>
    </w:p>
    <w:p w14:paraId="4B69AFC6" w14:textId="77777777" w:rsidR="00000000" w:rsidRDefault="007C71EE">
      <w:pPr>
        <w:pStyle w:val="a"/>
        <w:rPr>
          <w:rFonts w:hint="cs"/>
          <w:rtl/>
        </w:rPr>
      </w:pPr>
    </w:p>
    <w:p w14:paraId="308919F8" w14:textId="77777777" w:rsidR="00000000" w:rsidRDefault="007C71EE">
      <w:pPr>
        <w:pStyle w:val="Speaker"/>
        <w:rPr>
          <w:rtl/>
        </w:rPr>
      </w:pPr>
      <w:r>
        <w:rPr>
          <w:rtl/>
        </w:rPr>
        <w:t>היו"ר יולי-יואל אדלשטיין:</w:t>
      </w:r>
    </w:p>
    <w:p w14:paraId="16B60D2C" w14:textId="77777777" w:rsidR="00000000" w:rsidRDefault="007C71EE">
      <w:pPr>
        <w:pStyle w:val="a"/>
        <w:rPr>
          <w:rtl/>
        </w:rPr>
      </w:pPr>
    </w:p>
    <w:p w14:paraId="61240ECC" w14:textId="77777777" w:rsidR="00000000" w:rsidRDefault="007C71EE">
      <w:pPr>
        <w:pStyle w:val="a"/>
        <w:rPr>
          <w:rFonts w:hint="cs"/>
          <w:rtl/>
        </w:rPr>
      </w:pPr>
      <w:r>
        <w:rPr>
          <w:rFonts w:hint="cs"/>
          <w:rtl/>
        </w:rPr>
        <w:t>אני מבקש סליחה, אדוני המזכיר, שנייה אחת. אני רוצה לציין לפרוטוקול, אנחנו מצביעים על סעיף 31 כנוסח הוועדה. לא נתקבלו הסתייגויות. סליחה, אדוני המזכיר.</w:t>
      </w:r>
    </w:p>
    <w:p w14:paraId="3F58A2B1" w14:textId="77777777" w:rsidR="00000000" w:rsidRDefault="007C71EE">
      <w:pPr>
        <w:pStyle w:val="a"/>
        <w:rPr>
          <w:rFonts w:hint="cs"/>
          <w:rtl/>
        </w:rPr>
      </w:pPr>
    </w:p>
    <w:p w14:paraId="4666406F" w14:textId="77777777" w:rsidR="00000000" w:rsidRDefault="007C71EE">
      <w:pPr>
        <w:pStyle w:val="Speaker"/>
        <w:rPr>
          <w:rtl/>
        </w:rPr>
      </w:pPr>
      <w:r>
        <w:rPr>
          <w:rFonts w:hint="eastAsia"/>
          <w:rtl/>
        </w:rPr>
        <w:t>אברהם</w:t>
      </w:r>
      <w:r>
        <w:rPr>
          <w:rtl/>
        </w:rPr>
        <w:t xml:space="preserve"> בורג (העבודה-מימד):</w:t>
      </w:r>
    </w:p>
    <w:p w14:paraId="5BC2BDE3" w14:textId="77777777" w:rsidR="00000000" w:rsidRDefault="007C71EE">
      <w:pPr>
        <w:pStyle w:val="a"/>
        <w:rPr>
          <w:rFonts w:hint="cs"/>
          <w:rtl/>
        </w:rPr>
      </w:pPr>
    </w:p>
    <w:p w14:paraId="58FB85F4" w14:textId="77777777" w:rsidR="00000000" w:rsidRDefault="007C71EE">
      <w:pPr>
        <w:pStyle w:val="a"/>
        <w:rPr>
          <w:rFonts w:hint="cs"/>
          <w:rtl/>
        </w:rPr>
      </w:pPr>
      <w:r>
        <w:rPr>
          <w:rFonts w:hint="cs"/>
          <w:rtl/>
        </w:rPr>
        <w:t>תתחיל מחדש את ההצבעה.</w:t>
      </w:r>
    </w:p>
    <w:p w14:paraId="444ECF56" w14:textId="77777777" w:rsidR="00000000" w:rsidRDefault="007C71EE">
      <w:pPr>
        <w:pStyle w:val="a"/>
        <w:rPr>
          <w:rFonts w:hint="cs"/>
          <w:rtl/>
        </w:rPr>
      </w:pPr>
    </w:p>
    <w:p w14:paraId="1E74ED16" w14:textId="77777777" w:rsidR="00000000" w:rsidRDefault="007C71EE">
      <w:pPr>
        <w:pStyle w:val="Speaker"/>
        <w:rPr>
          <w:rtl/>
        </w:rPr>
      </w:pPr>
      <w:r>
        <w:rPr>
          <w:rtl/>
        </w:rPr>
        <w:t>היו"ר יולי-יואל אדלשטיין:</w:t>
      </w:r>
    </w:p>
    <w:p w14:paraId="06B82C7A" w14:textId="77777777" w:rsidR="00000000" w:rsidRDefault="007C71EE">
      <w:pPr>
        <w:pStyle w:val="a"/>
        <w:rPr>
          <w:rtl/>
        </w:rPr>
      </w:pPr>
    </w:p>
    <w:p w14:paraId="628F02BC" w14:textId="77777777" w:rsidR="00000000" w:rsidRDefault="007C71EE">
      <w:pPr>
        <w:pStyle w:val="a"/>
        <w:rPr>
          <w:rFonts w:hint="cs"/>
          <w:rtl/>
        </w:rPr>
      </w:pPr>
      <w:r>
        <w:rPr>
          <w:rFonts w:hint="cs"/>
          <w:rtl/>
        </w:rPr>
        <w:t>אני מסכים עם חבר הכנסת אברהם בורג, אנחנו נקרא את שלושת השמות פעם נוספת. סעיף 31 כנוסח הוועדה, ללא הסתייגויות. תודה.</w:t>
      </w:r>
    </w:p>
    <w:p w14:paraId="2368CBE7" w14:textId="77777777" w:rsidR="00000000" w:rsidRDefault="007C71EE">
      <w:pPr>
        <w:pStyle w:val="a"/>
        <w:rPr>
          <w:rFonts w:hint="cs"/>
          <w:rtl/>
        </w:rPr>
      </w:pPr>
    </w:p>
    <w:p w14:paraId="06631C16" w14:textId="77777777" w:rsidR="00000000" w:rsidRDefault="007C71EE">
      <w:pPr>
        <w:pStyle w:val="Speaker"/>
        <w:rPr>
          <w:rtl/>
        </w:rPr>
      </w:pPr>
      <w:bookmarkStart w:id="2581" w:name="FS000000661T29_05_2003_02_03_13"/>
      <w:bookmarkStart w:id="2582" w:name="FS000000661T29_05_2003_02_03_17C"/>
      <w:bookmarkEnd w:id="2581"/>
      <w:bookmarkEnd w:id="2582"/>
      <w:r>
        <w:rPr>
          <w:rtl/>
        </w:rPr>
        <w:t>מזכיר הכנסת אריה האן:</w:t>
      </w:r>
    </w:p>
    <w:p w14:paraId="23393031" w14:textId="77777777" w:rsidR="00000000" w:rsidRDefault="007C71EE">
      <w:pPr>
        <w:pStyle w:val="a"/>
        <w:ind w:firstLine="0"/>
        <w:rPr>
          <w:rFonts w:hint="cs"/>
          <w:rtl/>
        </w:rPr>
      </w:pPr>
      <w:r>
        <w:rPr>
          <w:rFonts w:hint="cs"/>
          <w:rtl/>
        </w:rPr>
        <w:t>(קורא בשמות חברי הכנסת)</w:t>
      </w:r>
    </w:p>
    <w:p w14:paraId="63FA841E" w14:textId="77777777" w:rsidR="00000000" w:rsidRDefault="007C71EE">
      <w:pPr>
        <w:pStyle w:val="a"/>
        <w:rPr>
          <w:rFonts w:hint="cs"/>
          <w:rtl/>
        </w:rPr>
      </w:pPr>
    </w:p>
    <w:p w14:paraId="1CAB5535" w14:textId="77777777" w:rsidR="00000000" w:rsidRDefault="007C71EE">
      <w:pPr>
        <w:pStyle w:val="a"/>
      </w:pPr>
      <w:r>
        <w:rPr>
          <w:rFonts w:hint="cs"/>
          <w:rtl/>
        </w:rPr>
        <w:t>קולט אביטל</w:t>
      </w:r>
      <w:r>
        <w:rPr>
          <w:rFonts w:hint="cs"/>
          <w:rtl/>
        </w:rPr>
        <w:tab/>
      </w:r>
      <w:r>
        <w:rPr>
          <w:rFonts w:hint="cs"/>
          <w:rtl/>
        </w:rPr>
        <w:tab/>
        <w:t>- נגד</w:t>
      </w:r>
    </w:p>
    <w:p w14:paraId="73F091B7" w14:textId="77777777" w:rsidR="00000000" w:rsidRDefault="007C71EE">
      <w:pPr>
        <w:pStyle w:val="a"/>
        <w:rPr>
          <w:rFonts w:hint="cs"/>
          <w:rtl/>
        </w:rPr>
      </w:pPr>
      <w:r>
        <w:rPr>
          <w:rFonts w:hint="cs"/>
          <w:rtl/>
        </w:rPr>
        <w:t>רוחמה אברהם</w:t>
      </w:r>
      <w:r>
        <w:rPr>
          <w:rFonts w:hint="cs"/>
          <w:rtl/>
        </w:rPr>
        <w:tab/>
      </w:r>
      <w:r>
        <w:rPr>
          <w:rFonts w:hint="cs"/>
          <w:rtl/>
        </w:rPr>
        <w:tab/>
        <w:t>- בעד</w:t>
      </w:r>
    </w:p>
    <w:p w14:paraId="6F1313E9" w14:textId="77777777" w:rsidR="00000000" w:rsidRDefault="007C71EE">
      <w:pPr>
        <w:pStyle w:val="a"/>
        <w:rPr>
          <w:rFonts w:hint="cs"/>
          <w:rtl/>
        </w:rPr>
      </w:pPr>
      <w:r>
        <w:rPr>
          <w:rFonts w:hint="cs"/>
          <w:rtl/>
        </w:rPr>
        <w:t>יול</w:t>
      </w:r>
      <w:r>
        <w:rPr>
          <w:rFonts w:hint="cs"/>
          <w:rtl/>
        </w:rPr>
        <w:t xml:space="preserve">י-יואל אדלשטיין </w:t>
      </w:r>
      <w:r>
        <w:rPr>
          <w:rFonts w:hint="cs"/>
          <w:rtl/>
        </w:rPr>
        <w:tab/>
        <w:t>- בעד</w:t>
      </w:r>
    </w:p>
    <w:p w14:paraId="49EFCA5B" w14:textId="77777777" w:rsidR="00000000" w:rsidRDefault="007C71EE">
      <w:pPr>
        <w:pStyle w:val="a"/>
        <w:rPr>
          <w:rFonts w:hint="cs"/>
          <w:rtl/>
        </w:rPr>
      </w:pPr>
      <w:r>
        <w:rPr>
          <w:rFonts w:hint="cs"/>
          <w:rtl/>
        </w:rPr>
        <w:t>יעקב אדרי</w:t>
      </w:r>
      <w:r>
        <w:rPr>
          <w:rFonts w:hint="cs"/>
          <w:rtl/>
        </w:rPr>
        <w:tab/>
      </w:r>
      <w:r>
        <w:rPr>
          <w:rFonts w:hint="cs"/>
          <w:rtl/>
        </w:rPr>
        <w:tab/>
        <w:t>- בעד</w:t>
      </w:r>
    </w:p>
    <w:p w14:paraId="0F32D084" w14:textId="77777777" w:rsidR="00000000" w:rsidRDefault="007C71EE">
      <w:pPr>
        <w:pStyle w:val="a"/>
        <w:rPr>
          <w:rFonts w:hint="cs"/>
          <w:rtl/>
        </w:rPr>
      </w:pPr>
      <w:r>
        <w:rPr>
          <w:rFonts w:hint="cs"/>
          <w:rtl/>
        </w:rPr>
        <w:t>אהוד אולמרט</w:t>
      </w:r>
      <w:r>
        <w:rPr>
          <w:rFonts w:hint="cs"/>
          <w:rtl/>
        </w:rPr>
        <w:tab/>
      </w:r>
      <w:r>
        <w:rPr>
          <w:rFonts w:hint="cs"/>
          <w:rtl/>
        </w:rPr>
        <w:tab/>
        <w:t>- בעד</w:t>
      </w:r>
    </w:p>
    <w:p w14:paraId="2B76080F" w14:textId="77777777" w:rsidR="00000000" w:rsidRDefault="007C71EE">
      <w:pPr>
        <w:pStyle w:val="a"/>
        <w:rPr>
          <w:rFonts w:hint="cs"/>
          <w:rtl/>
        </w:rPr>
      </w:pPr>
      <w:r>
        <w:rPr>
          <w:rFonts w:hint="cs"/>
          <w:rtl/>
        </w:rPr>
        <w:t>חיים אורון</w:t>
      </w:r>
      <w:r>
        <w:rPr>
          <w:rFonts w:hint="cs"/>
          <w:rtl/>
        </w:rPr>
        <w:tab/>
      </w:r>
      <w:r>
        <w:rPr>
          <w:rFonts w:hint="cs"/>
          <w:rtl/>
        </w:rPr>
        <w:tab/>
        <w:t>- נגד</w:t>
      </w:r>
    </w:p>
    <w:p w14:paraId="6A1FF273" w14:textId="77777777" w:rsidR="00000000" w:rsidRDefault="007C71EE">
      <w:pPr>
        <w:pStyle w:val="a"/>
        <w:rPr>
          <w:rFonts w:hint="cs"/>
          <w:rtl/>
        </w:rPr>
      </w:pPr>
      <w:r>
        <w:rPr>
          <w:rFonts w:hint="cs"/>
          <w:rtl/>
        </w:rPr>
        <w:t>זבולון אורלב</w:t>
      </w:r>
      <w:r>
        <w:rPr>
          <w:rFonts w:hint="cs"/>
          <w:rtl/>
        </w:rPr>
        <w:tab/>
      </w:r>
      <w:r>
        <w:rPr>
          <w:rFonts w:hint="cs"/>
          <w:rtl/>
        </w:rPr>
        <w:tab/>
        <w:t>- בעד</w:t>
      </w:r>
    </w:p>
    <w:p w14:paraId="66A51F29" w14:textId="77777777" w:rsidR="00000000" w:rsidRDefault="007C71EE">
      <w:pPr>
        <w:pStyle w:val="a"/>
        <w:rPr>
          <w:rFonts w:hint="cs"/>
          <w:rtl/>
        </w:rPr>
      </w:pPr>
      <w:r>
        <w:rPr>
          <w:rFonts w:hint="cs"/>
          <w:rtl/>
        </w:rPr>
        <w:t>דוד אזולאי</w:t>
      </w:r>
      <w:r>
        <w:rPr>
          <w:rFonts w:hint="cs"/>
          <w:rtl/>
        </w:rPr>
        <w:tab/>
      </w:r>
      <w:r>
        <w:rPr>
          <w:rFonts w:hint="cs"/>
          <w:rtl/>
        </w:rPr>
        <w:tab/>
        <w:t>- נגד</w:t>
      </w:r>
    </w:p>
    <w:p w14:paraId="67A94B9F" w14:textId="77777777" w:rsidR="00000000" w:rsidRDefault="007C71EE">
      <w:pPr>
        <w:pStyle w:val="a"/>
        <w:rPr>
          <w:rFonts w:hint="cs"/>
          <w:rtl/>
        </w:rPr>
      </w:pPr>
      <w:r>
        <w:rPr>
          <w:rFonts w:hint="cs"/>
          <w:rtl/>
        </w:rPr>
        <w:t>ישראל אייכלר</w:t>
      </w:r>
      <w:r>
        <w:rPr>
          <w:rFonts w:hint="cs"/>
          <w:rtl/>
        </w:rPr>
        <w:tab/>
      </w:r>
      <w:r>
        <w:rPr>
          <w:rFonts w:hint="cs"/>
          <w:rtl/>
        </w:rPr>
        <w:tab/>
        <w:t>- אינו נוכח</w:t>
      </w:r>
    </w:p>
    <w:p w14:paraId="64C709E5" w14:textId="77777777" w:rsidR="00000000" w:rsidRDefault="007C71EE">
      <w:pPr>
        <w:pStyle w:val="a"/>
        <w:rPr>
          <w:rFonts w:hint="cs"/>
          <w:rtl/>
        </w:rPr>
      </w:pPr>
      <w:r>
        <w:rPr>
          <w:rFonts w:hint="cs"/>
          <w:rtl/>
        </w:rPr>
        <w:t>דליה איציק</w:t>
      </w:r>
      <w:r>
        <w:rPr>
          <w:rFonts w:hint="cs"/>
          <w:rtl/>
        </w:rPr>
        <w:tab/>
      </w:r>
      <w:r>
        <w:rPr>
          <w:rFonts w:hint="cs"/>
          <w:rtl/>
        </w:rPr>
        <w:tab/>
        <w:t>- נגד</w:t>
      </w:r>
    </w:p>
    <w:p w14:paraId="42D38F0D" w14:textId="77777777" w:rsidR="00000000" w:rsidRDefault="007C71EE">
      <w:pPr>
        <w:pStyle w:val="a"/>
        <w:rPr>
          <w:rFonts w:hint="cs"/>
          <w:rtl/>
        </w:rPr>
      </w:pPr>
      <w:r>
        <w:rPr>
          <w:rFonts w:hint="cs"/>
          <w:rtl/>
        </w:rPr>
        <w:t>אפי איתם</w:t>
      </w:r>
      <w:r>
        <w:rPr>
          <w:rFonts w:hint="cs"/>
          <w:rtl/>
        </w:rPr>
        <w:tab/>
      </w:r>
      <w:r>
        <w:rPr>
          <w:rFonts w:hint="cs"/>
          <w:rtl/>
        </w:rPr>
        <w:tab/>
        <w:t>- בעד</w:t>
      </w:r>
    </w:p>
    <w:p w14:paraId="4923BF09" w14:textId="77777777" w:rsidR="00000000" w:rsidRDefault="007C71EE">
      <w:pPr>
        <w:pStyle w:val="a"/>
        <w:rPr>
          <w:rFonts w:hint="cs"/>
          <w:rtl/>
        </w:rPr>
      </w:pPr>
      <w:r>
        <w:rPr>
          <w:rFonts w:hint="cs"/>
          <w:rtl/>
        </w:rPr>
        <w:t>מיכאל איתן</w:t>
      </w:r>
      <w:r>
        <w:rPr>
          <w:rFonts w:hint="cs"/>
          <w:rtl/>
        </w:rPr>
        <w:tab/>
      </w:r>
      <w:r>
        <w:rPr>
          <w:rFonts w:hint="cs"/>
          <w:rtl/>
        </w:rPr>
        <w:tab/>
        <w:t>- בעד</w:t>
      </w:r>
    </w:p>
    <w:p w14:paraId="7B64A9E3" w14:textId="77777777" w:rsidR="00000000" w:rsidRDefault="007C71EE">
      <w:pPr>
        <w:pStyle w:val="a"/>
        <w:rPr>
          <w:rFonts w:hint="cs"/>
          <w:rtl/>
        </w:rPr>
      </w:pPr>
      <w:r>
        <w:rPr>
          <w:rFonts w:hint="cs"/>
          <w:rtl/>
        </w:rPr>
        <w:t>אריה אלדד</w:t>
      </w:r>
      <w:r>
        <w:rPr>
          <w:rFonts w:hint="cs"/>
          <w:rtl/>
        </w:rPr>
        <w:tab/>
      </w:r>
      <w:r>
        <w:rPr>
          <w:rFonts w:hint="cs"/>
          <w:rtl/>
        </w:rPr>
        <w:tab/>
        <w:t>- אינו נוכח</w:t>
      </w:r>
    </w:p>
    <w:p w14:paraId="5FD65FB3" w14:textId="77777777" w:rsidR="00000000" w:rsidRDefault="007C71EE">
      <w:pPr>
        <w:pStyle w:val="a"/>
        <w:rPr>
          <w:rFonts w:hint="cs"/>
          <w:rtl/>
        </w:rPr>
      </w:pPr>
      <w:r>
        <w:rPr>
          <w:rFonts w:hint="cs"/>
          <w:rtl/>
        </w:rPr>
        <w:t>בנימין אלון</w:t>
      </w:r>
      <w:r>
        <w:rPr>
          <w:rFonts w:hint="cs"/>
          <w:rtl/>
        </w:rPr>
        <w:tab/>
      </w:r>
      <w:r>
        <w:rPr>
          <w:rFonts w:hint="cs"/>
          <w:rtl/>
        </w:rPr>
        <w:tab/>
        <w:t>- בעד</w:t>
      </w:r>
    </w:p>
    <w:p w14:paraId="3E224825" w14:textId="77777777" w:rsidR="00000000" w:rsidRDefault="007C71EE">
      <w:pPr>
        <w:pStyle w:val="a"/>
        <w:rPr>
          <w:rFonts w:hint="cs"/>
          <w:rtl/>
        </w:rPr>
      </w:pPr>
      <w:r>
        <w:rPr>
          <w:rFonts w:hint="cs"/>
          <w:rtl/>
        </w:rPr>
        <w:t>טלב אלסאנע</w:t>
      </w:r>
      <w:r>
        <w:rPr>
          <w:rFonts w:hint="cs"/>
          <w:rtl/>
        </w:rPr>
        <w:tab/>
      </w:r>
      <w:r>
        <w:rPr>
          <w:rFonts w:hint="cs"/>
          <w:rtl/>
        </w:rPr>
        <w:tab/>
        <w:t>- נגד</w:t>
      </w:r>
    </w:p>
    <w:p w14:paraId="44367F6B" w14:textId="77777777" w:rsidR="00000000" w:rsidRDefault="007C71EE">
      <w:pPr>
        <w:pStyle w:val="a"/>
        <w:rPr>
          <w:rFonts w:hint="cs"/>
          <w:rtl/>
        </w:rPr>
      </w:pPr>
      <w:r>
        <w:rPr>
          <w:rFonts w:hint="cs"/>
          <w:rtl/>
        </w:rPr>
        <w:t>אלי</w:t>
      </w:r>
      <w:r>
        <w:rPr>
          <w:rFonts w:hint="cs"/>
          <w:rtl/>
        </w:rPr>
        <w:t xml:space="preserve"> אפללו</w:t>
      </w:r>
      <w:r>
        <w:rPr>
          <w:rFonts w:hint="cs"/>
          <w:rtl/>
        </w:rPr>
        <w:tab/>
      </w:r>
      <w:r>
        <w:rPr>
          <w:rFonts w:hint="cs"/>
          <w:rtl/>
        </w:rPr>
        <w:tab/>
        <w:t>- בעד</w:t>
      </w:r>
    </w:p>
    <w:p w14:paraId="79C30CC0" w14:textId="77777777" w:rsidR="00000000" w:rsidRDefault="007C71EE">
      <w:pPr>
        <w:pStyle w:val="a"/>
        <w:rPr>
          <w:rFonts w:hint="cs"/>
          <w:rtl/>
        </w:rPr>
      </w:pPr>
      <w:r>
        <w:rPr>
          <w:rFonts w:hint="cs"/>
          <w:rtl/>
        </w:rPr>
        <w:t>גלעד ארדן</w:t>
      </w:r>
      <w:r>
        <w:rPr>
          <w:rFonts w:hint="cs"/>
          <w:rtl/>
        </w:rPr>
        <w:tab/>
      </w:r>
      <w:r>
        <w:rPr>
          <w:rFonts w:hint="cs"/>
          <w:rtl/>
        </w:rPr>
        <w:tab/>
        <w:t>- בעד</w:t>
      </w:r>
    </w:p>
    <w:p w14:paraId="4ACD1CA2" w14:textId="77777777" w:rsidR="00000000" w:rsidRDefault="007C71EE">
      <w:pPr>
        <w:pStyle w:val="a"/>
        <w:rPr>
          <w:rFonts w:hint="cs"/>
          <w:rtl/>
        </w:rPr>
      </w:pPr>
      <w:r>
        <w:rPr>
          <w:rFonts w:hint="cs"/>
          <w:rtl/>
        </w:rPr>
        <w:t>אורי יהודה אריאל</w:t>
      </w:r>
      <w:r>
        <w:rPr>
          <w:rFonts w:hint="cs"/>
          <w:rtl/>
        </w:rPr>
        <w:tab/>
      </w:r>
      <w:r>
        <w:rPr>
          <w:rFonts w:hint="cs"/>
          <w:rtl/>
        </w:rPr>
        <w:tab/>
        <w:t>- אינו נוכח</w:t>
      </w:r>
    </w:p>
    <w:p w14:paraId="39D0487F" w14:textId="77777777" w:rsidR="00000000" w:rsidRDefault="007C71EE">
      <w:pPr>
        <w:pStyle w:val="a"/>
        <w:rPr>
          <w:rFonts w:hint="cs"/>
          <w:rtl/>
        </w:rPr>
      </w:pPr>
      <w:r>
        <w:rPr>
          <w:rFonts w:hint="cs"/>
          <w:rtl/>
        </w:rPr>
        <w:t>זאב בוים</w:t>
      </w:r>
      <w:r>
        <w:rPr>
          <w:rFonts w:hint="cs"/>
          <w:rtl/>
        </w:rPr>
        <w:tab/>
      </w:r>
      <w:r>
        <w:rPr>
          <w:rFonts w:hint="cs"/>
          <w:rtl/>
        </w:rPr>
        <w:tab/>
        <w:t>- בעד</w:t>
      </w:r>
    </w:p>
    <w:p w14:paraId="0679FB38" w14:textId="77777777" w:rsidR="00000000" w:rsidRDefault="007C71EE">
      <w:pPr>
        <w:pStyle w:val="a"/>
        <w:rPr>
          <w:rFonts w:hint="cs"/>
          <w:rtl/>
        </w:rPr>
      </w:pPr>
      <w:r>
        <w:rPr>
          <w:rFonts w:hint="cs"/>
          <w:rtl/>
        </w:rPr>
        <w:t>אברהם בורג</w:t>
      </w:r>
      <w:r>
        <w:rPr>
          <w:rFonts w:hint="cs"/>
          <w:rtl/>
        </w:rPr>
        <w:tab/>
      </w:r>
      <w:r>
        <w:rPr>
          <w:rFonts w:hint="cs"/>
          <w:rtl/>
        </w:rPr>
        <w:tab/>
        <w:t>- נגד</w:t>
      </w:r>
    </w:p>
    <w:p w14:paraId="10A746F9" w14:textId="77777777" w:rsidR="00000000" w:rsidRDefault="007C71EE">
      <w:pPr>
        <w:pStyle w:val="a"/>
        <w:rPr>
          <w:rFonts w:hint="cs"/>
          <w:rtl/>
        </w:rPr>
      </w:pPr>
      <w:r>
        <w:rPr>
          <w:rFonts w:hint="cs"/>
          <w:rtl/>
        </w:rPr>
        <w:t>נעמי בלומנטל</w:t>
      </w:r>
      <w:r>
        <w:rPr>
          <w:rFonts w:hint="cs"/>
          <w:rtl/>
        </w:rPr>
        <w:tab/>
      </w:r>
      <w:r>
        <w:rPr>
          <w:rFonts w:hint="cs"/>
          <w:rtl/>
        </w:rPr>
        <w:tab/>
        <w:t>- בעד</w:t>
      </w:r>
    </w:p>
    <w:p w14:paraId="7C5A77B3" w14:textId="77777777" w:rsidR="00000000" w:rsidRDefault="007C71EE">
      <w:pPr>
        <w:pStyle w:val="a"/>
        <w:rPr>
          <w:rFonts w:hint="cs"/>
          <w:rtl/>
        </w:rPr>
      </w:pPr>
      <w:r>
        <w:rPr>
          <w:rFonts w:hint="cs"/>
          <w:rtl/>
        </w:rPr>
        <w:t>בנימין בן-אליעזר</w:t>
      </w:r>
      <w:r>
        <w:rPr>
          <w:rFonts w:hint="cs"/>
          <w:rtl/>
        </w:rPr>
        <w:tab/>
      </w:r>
      <w:r>
        <w:rPr>
          <w:rFonts w:hint="cs"/>
          <w:rtl/>
        </w:rPr>
        <w:tab/>
        <w:t>- אינו נוכח</w:t>
      </w:r>
    </w:p>
    <w:p w14:paraId="35AF058A" w14:textId="77777777" w:rsidR="00000000" w:rsidRDefault="007C71EE">
      <w:pPr>
        <w:pStyle w:val="a"/>
        <w:rPr>
          <w:rFonts w:hint="cs"/>
          <w:rtl/>
        </w:rPr>
      </w:pPr>
      <w:r>
        <w:rPr>
          <w:rFonts w:hint="cs"/>
          <w:rtl/>
        </w:rPr>
        <w:t>אלי בן-מנחם</w:t>
      </w:r>
      <w:r>
        <w:rPr>
          <w:rFonts w:hint="cs"/>
          <w:rtl/>
        </w:rPr>
        <w:tab/>
      </w:r>
      <w:r>
        <w:rPr>
          <w:rFonts w:hint="cs"/>
          <w:rtl/>
        </w:rPr>
        <w:tab/>
        <w:t>- נגד</w:t>
      </w:r>
    </w:p>
    <w:p w14:paraId="16744E2F" w14:textId="77777777" w:rsidR="00000000" w:rsidRDefault="007C71EE">
      <w:pPr>
        <w:pStyle w:val="a"/>
        <w:rPr>
          <w:rFonts w:hint="cs"/>
          <w:rtl/>
        </w:rPr>
      </w:pPr>
      <w:r>
        <w:rPr>
          <w:rFonts w:hint="cs"/>
          <w:rtl/>
        </w:rPr>
        <w:t>שלמה בניזרי</w:t>
      </w:r>
      <w:r>
        <w:rPr>
          <w:rFonts w:hint="cs"/>
          <w:rtl/>
        </w:rPr>
        <w:tab/>
      </w:r>
      <w:r>
        <w:rPr>
          <w:rFonts w:hint="cs"/>
          <w:rtl/>
        </w:rPr>
        <w:tab/>
        <w:t>- נגד</w:t>
      </w:r>
    </w:p>
    <w:p w14:paraId="06E82CC1" w14:textId="77777777" w:rsidR="00000000" w:rsidRDefault="007C71EE">
      <w:pPr>
        <w:pStyle w:val="a"/>
        <w:rPr>
          <w:rFonts w:hint="cs"/>
          <w:rtl/>
        </w:rPr>
      </w:pPr>
      <w:r>
        <w:rPr>
          <w:rFonts w:hint="cs"/>
          <w:rtl/>
        </w:rPr>
        <w:t>דניאל בנלולו</w:t>
      </w:r>
      <w:r>
        <w:rPr>
          <w:rFonts w:hint="cs"/>
          <w:rtl/>
        </w:rPr>
        <w:tab/>
      </w:r>
      <w:r>
        <w:rPr>
          <w:rFonts w:hint="cs"/>
          <w:rtl/>
        </w:rPr>
        <w:tab/>
        <w:t>- אינו נוכח</w:t>
      </w:r>
    </w:p>
    <w:p w14:paraId="1409AD20" w14:textId="77777777" w:rsidR="00000000" w:rsidRDefault="007C71EE">
      <w:pPr>
        <w:pStyle w:val="a"/>
        <w:rPr>
          <w:rFonts w:hint="cs"/>
          <w:rtl/>
        </w:rPr>
      </w:pPr>
      <w:r>
        <w:rPr>
          <w:rFonts w:hint="cs"/>
          <w:rtl/>
        </w:rPr>
        <w:t>רוני בר-און</w:t>
      </w:r>
      <w:r>
        <w:rPr>
          <w:rFonts w:hint="cs"/>
          <w:rtl/>
        </w:rPr>
        <w:tab/>
      </w:r>
      <w:r>
        <w:rPr>
          <w:rFonts w:hint="cs"/>
          <w:rtl/>
        </w:rPr>
        <w:tab/>
        <w:t>- אינו נוכח</w:t>
      </w:r>
    </w:p>
    <w:p w14:paraId="52436344" w14:textId="77777777" w:rsidR="00000000" w:rsidRDefault="007C71EE">
      <w:pPr>
        <w:pStyle w:val="a"/>
        <w:rPr>
          <w:rFonts w:hint="cs"/>
          <w:rtl/>
        </w:rPr>
      </w:pPr>
      <w:r>
        <w:rPr>
          <w:rFonts w:hint="cs"/>
          <w:rtl/>
        </w:rPr>
        <w:t>רומן ברונפמן</w:t>
      </w:r>
      <w:r>
        <w:rPr>
          <w:rFonts w:hint="cs"/>
          <w:rtl/>
        </w:rPr>
        <w:tab/>
      </w:r>
      <w:r>
        <w:rPr>
          <w:rFonts w:hint="cs"/>
          <w:rtl/>
        </w:rPr>
        <w:tab/>
        <w:t>- נגד</w:t>
      </w:r>
    </w:p>
    <w:p w14:paraId="7E43FBD8" w14:textId="77777777" w:rsidR="00000000" w:rsidRDefault="007C71EE">
      <w:pPr>
        <w:pStyle w:val="a"/>
        <w:rPr>
          <w:rFonts w:hint="cs"/>
          <w:rtl/>
        </w:rPr>
      </w:pPr>
      <w:r>
        <w:rPr>
          <w:rFonts w:hint="cs"/>
          <w:rtl/>
        </w:rPr>
        <w:t>רו</w:t>
      </w:r>
      <w:r>
        <w:rPr>
          <w:rFonts w:hint="cs"/>
          <w:rtl/>
        </w:rPr>
        <w:t>ני בריזון</w:t>
      </w:r>
      <w:r>
        <w:rPr>
          <w:rFonts w:hint="cs"/>
          <w:rtl/>
        </w:rPr>
        <w:tab/>
      </w:r>
      <w:r>
        <w:rPr>
          <w:rFonts w:hint="cs"/>
          <w:rtl/>
        </w:rPr>
        <w:tab/>
        <w:t>- בעד</w:t>
      </w:r>
    </w:p>
    <w:p w14:paraId="11218D00" w14:textId="77777777" w:rsidR="00000000" w:rsidRDefault="007C71EE">
      <w:pPr>
        <w:pStyle w:val="a"/>
        <w:rPr>
          <w:rFonts w:hint="cs"/>
          <w:rtl/>
        </w:rPr>
      </w:pPr>
      <w:r>
        <w:rPr>
          <w:rFonts w:hint="cs"/>
          <w:rtl/>
        </w:rPr>
        <w:t>ויקטור בריילובסקי</w:t>
      </w:r>
      <w:r>
        <w:rPr>
          <w:rFonts w:hint="cs"/>
          <w:rtl/>
        </w:rPr>
        <w:tab/>
        <w:t>- בעד</w:t>
      </w:r>
    </w:p>
    <w:p w14:paraId="4F2AF278" w14:textId="77777777" w:rsidR="00000000" w:rsidRDefault="007C71EE">
      <w:pPr>
        <w:pStyle w:val="a"/>
        <w:rPr>
          <w:rFonts w:hint="cs"/>
          <w:rtl/>
        </w:rPr>
      </w:pPr>
      <w:r>
        <w:rPr>
          <w:rFonts w:hint="cs"/>
          <w:rtl/>
        </w:rPr>
        <w:t>מוחמד ברכה</w:t>
      </w:r>
      <w:r>
        <w:rPr>
          <w:rFonts w:hint="cs"/>
          <w:rtl/>
        </w:rPr>
        <w:tab/>
      </w:r>
      <w:r>
        <w:rPr>
          <w:rFonts w:hint="cs"/>
          <w:rtl/>
        </w:rPr>
        <w:tab/>
        <w:t>- נגד</w:t>
      </w:r>
    </w:p>
    <w:p w14:paraId="3DA4CBA6" w14:textId="77777777" w:rsidR="00000000" w:rsidRDefault="007C71EE">
      <w:pPr>
        <w:pStyle w:val="a"/>
        <w:rPr>
          <w:rFonts w:hint="cs"/>
          <w:rtl/>
        </w:rPr>
      </w:pPr>
      <w:r>
        <w:rPr>
          <w:rFonts w:hint="cs"/>
          <w:rtl/>
        </w:rPr>
        <w:t>עזמי בשארה</w:t>
      </w:r>
      <w:r>
        <w:rPr>
          <w:rFonts w:hint="cs"/>
          <w:rtl/>
        </w:rPr>
        <w:tab/>
      </w:r>
      <w:r>
        <w:rPr>
          <w:rFonts w:hint="cs"/>
          <w:rtl/>
        </w:rPr>
        <w:tab/>
        <w:t>- נגד</w:t>
      </w:r>
    </w:p>
    <w:p w14:paraId="762561EA" w14:textId="77777777" w:rsidR="00000000" w:rsidRDefault="007C71EE">
      <w:pPr>
        <w:pStyle w:val="a"/>
        <w:rPr>
          <w:rFonts w:hint="cs"/>
          <w:rtl/>
        </w:rPr>
      </w:pPr>
      <w:r>
        <w:rPr>
          <w:rFonts w:hint="cs"/>
          <w:rtl/>
        </w:rPr>
        <w:t>ענבל גבריאלי</w:t>
      </w:r>
      <w:r>
        <w:rPr>
          <w:rFonts w:hint="cs"/>
          <w:rtl/>
        </w:rPr>
        <w:tab/>
      </w:r>
      <w:r>
        <w:rPr>
          <w:rFonts w:hint="cs"/>
          <w:rtl/>
        </w:rPr>
        <w:tab/>
        <w:t>- בעד</w:t>
      </w:r>
    </w:p>
    <w:p w14:paraId="132A3A35" w14:textId="77777777" w:rsidR="00000000" w:rsidRDefault="007C71EE">
      <w:pPr>
        <w:pStyle w:val="a"/>
        <w:rPr>
          <w:rFonts w:hint="cs"/>
          <w:rtl/>
        </w:rPr>
      </w:pPr>
      <w:r>
        <w:rPr>
          <w:rFonts w:hint="cs"/>
          <w:rtl/>
        </w:rPr>
        <w:t>מיכאל גורלובסקי</w:t>
      </w:r>
      <w:r>
        <w:rPr>
          <w:rFonts w:hint="cs"/>
          <w:rtl/>
        </w:rPr>
        <w:tab/>
      </w:r>
      <w:r>
        <w:rPr>
          <w:rFonts w:hint="cs"/>
          <w:rtl/>
        </w:rPr>
        <w:tab/>
        <w:t>- בעד</w:t>
      </w:r>
    </w:p>
    <w:p w14:paraId="5607C1D1" w14:textId="77777777" w:rsidR="00000000" w:rsidRDefault="007C71EE">
      <w:pPr>
        <w:pStyle w:val="a"/>
        <w:rPr>
          <w:rFonts w:hint="cs"/>
          <w:rtl/>
        </w:rPr>
      </w:pPr>
      <w:r>
        <w:rPr>
          <w:rFonts w:hint="cs"/>
          <w:rtl/>
        </w:rPr>
        <w:t>זהבה גלאון</w:t>
      </w:r>
      <w:r>
        <w:rPr>
          <w:rFonts w:hint="cs"/>
          <w:rtl/>
        </w:rPr>
        <w:tab/>
      </w:r>
      <w:r>
        <w:rPr>
          <w:rFonts w:hint="cs"/>
          <w:rtl/>
        </w:rPr>
        <w:tab/>
        <w:t>- נגד</w:t>
      </w:r>
    </w:p>
    <w:p w14:paraId="02A36278" w14:textId="77777777" w:rsidR="00000000" w:rsidRDefault="007C71EE">
      <w:pPr>
        <w:pStyle w:val="a"/>
        <w:rPr>
          <w:rFonts w:hint="cs"/>
          <w:rtl/>
        </w:rPr>
      </w:pPr>
      <w:r>
        <w:rPr>
          <w:rFonts w:hint="cs"/>
          <w:rtl/>
        </w:rPr>
        <w:t>גילה גמליאל</w:t>
      </w:r>
      <w:r>
        <w:rPr>
          <w:rFonts w:hint="cs"/>
          <w:rtl/>
        </w:rPr>
        <w:tab/>
      </w:r>
      <w:r>
        <w:rPr>
          <w:rFonts w:hint="cs"/>
          <w:rtl/>
        </w:rPr>
        <w:tab/>
        <w:t>- בעד</w:t>
      </w:r>
    </w:p>
    <w:p w14:paraId="51054C84" w14:textId="77777777" w:rsidR="00000000" w:rsidRDefault="007C71EE">
      <w:pPr>
        <w:pStyle w:val="a"/>
        <w:rPr>
          <w:rFonts w:hint="cs"/>
          <w:rtl/>
        </w:rPr>
      </w:pPr>
      <w:r>
        <w:rPr>
          <w:rFonts w:hint="cs"/>
          <w:rtl/>
        </w:rPr>
        <w:t>משה גפני</w:t>
      </w:r>
      <w:r>
        <w:rPr>
          <w:rFonts w:hint="cs"/>
          <w:rtl/>
        </w:rPr>
        <w:tab/>
      </w:r>
      <w:r>
        <w:rPr>
          <w:rFonts w:hint="cs"/>
          <w:rtl/>
        </w:rPr>
        <w:tab/>
        <w:t>- נגד</w:t>
      </w:r>
    </w:p>
    <w:p w14:paraId="53554343" w14:textId="77777777" w:rsidR="00000000" w:rsidRDefault="007C71EE">
      <w:pPr>
        <w:pStyle w:val="a"/>
        <w:rPr>
          <w:rFonts w:hint="cs"/>
          <w:rtl/>
        </w:rPr>
      </w:pPr>
      <w:r>
        <w:rPr>
          <w:rFonts w:hint="cs"/>
          <w:rtl/>
        </w:rPr>
        <w:t>עבד-אלמאלכ דהאמשה</w:t>
      </w:r>
      <w:r>
        <w:rPr>
          <w:rFonts w:hint="cs"/>
          <w:rtl/>
        </w:rPr>
        <w:tab/>
        <w:t>- נגד</w:t>
      </w:r>
    </w:p>
    <w:p w14:paraId="090253FC" w14:textId="77777777" w:rsidR="00000000" w:rsidRDefault="007C71EE">
      <w:pPr>
        <w:pStyle w:val="a"/>
        <w:rPr>
          <w:rFonts w:hint="cs"/>
          <w:rtl/>
        </w:rPr>
      </w:pPr>
      <w:r>
        <w:rPr>
          <w:rFonts w:hint="cs"/>
          <w:rtl/>
        </w:rPr>
        <w:t>נסים דהן</w:t>
      </w:r>
      <w:r>
        <w:rPr>
          <w:rFonts w:hint="cs"/>
          <w:rtl/>
        </w:rPr>
        <w:tab/>
      </w:r>
      <w:r>
        <w:rPr>
          <w:rFonts w:hint="cs"/>
          <w:rtl/>
        </w:rPr>
        <w:tab/>
        <w:t>- נגד</w:t>
      </w:r>
    </w:p>
    <w:p w14:paraId="395C9A94" w14:textId="77777777" w:rsidR="00000000" w:rsidRDefault="007C71EE">
      <w:pPr>
        <w:pStyle w:val="a"/>
        <w:rPr>
          <w:rFonts w:hint="cs"/>
          <w:rtl/>
        </w:rPr>
      </w:pPr>
      <w:r>
        <w:rPr>
          <w:rFonts w:hint="cs"/>
          <w:rtl/>
        </w:rPr>
        <w:t>חמי דורון</w:t>
      </w:r>
      <w:r>
        <w:rPr>
          <w:rFonts w:hint="cs"/>
          <w:rtl/>
        </w:rPr>
        <w:tab/>
      </w:r>
      <w:r>
        <w:rPr>
          <w:rFonts w:hint="cs"/>
          <w:rtl/>
        </w:rPr>
        <w:tab/>
        <w:t>- אינו נוכח</w:t>
      </w:r>
    </w:p>
    <w:p w14:paraId="30A2E3CD" w14:textId="77777777" w:rsidR="00000000" w:rsidRDefault="007C71EE">
      <w:pPr>
        <w:pStyle w:val="a"/>
        <w:rPr>
          <w:rFonts w:hint="cs"/>
          <w:rtl/>
        </w:rPr>
      </w:pPr>
      <w:r>
        <w:rPr>
          <w:rFonts w:hint="cs"/>
          <w:rtl/>
        </w:rPr>
        <w:t>אברהם הירשזון</w:t>
      </w:r>
      <w:r>
        <w:rPr>
          <w:rFonts w:hint="cs"/>
          <w:rtl/>
        </w:rPr>
        <w:tab/>
      </w:r>
      <w:r>
        <w:rPr>
          <w:rFonts w:hint="cs"/>
          <w:rtl/>
        </w:rPr>
        <w:tab/>
        <w:t>- בעד</w:t>
      </w:r>
    </w:p>
    <w:p w14:paraId="740A069D" w14:textId="77777777" w:rsidR="00000000" w:rsidRDefault="007C71EE">
      <w:pPr>
        <w:pStyle w:val="a"/>
        <w:rPr>
          <w:rFonts w:hint="cs"/>
          <w:rtl/>
        </w:rPr>
      </w:pPr>
      <w:r>
        <w:rPr>
          <w:rFonts w:hint="cs"/>
          <w:rtl/>
        </w:rPr>
        <w:t>צחי הנגבי</w:t>
      </w:r>
      <w:r>
        <w:rPr>
          <w:rFonts w:hint="cs"/>
          <w:rtl/>
        </w:rPr>
        <w:tab/>
      </w:r>
      <w:r>
        <w:rPr>
          <w:rFonts w:hint="cs"/>
          <w:rtl/>
        </w:rPr>
        <w:tab/>
        <w:t>- בעד</w:t>
      </w:r>
    </w:p>
    <w:p w14:paraId="3FAC9864" w14:textId="77777777" w:rsidR="00000000" w:rsidRDefault="007C71EE">
      <w:pPr>
        <w:pStyle w:val="a"/>
        <w:rPr>
          <w:rFonts w:hint="cs"/>
          <w:rtl/>
        </w:rPr>
      </w:pPr>
      <w:r>
        <w:rPr>
          <w:rFonts w:hint="cs"/>
          <w:rtl/>
        </w:rPr>
        <w:t>צבי הנדל</w:t>
      </w:r>
      <w:r>
        <w:rPr>
          <w:rFonts w:hint="cs"/>
          <w:rtl/>
        </w:rPr>
        <w:tab/>
      </w:r>
      <w:r>
        <w:rPr>
          <w:rFonts w:hint="cs"/>
          <w:rtl/>
        </w:rPr>
        <w:tab/>
        <w:t>- בעד</w:t>
      </w:r>
    </w:p>
    <w:p w14:paraId="5B5F08C5" w14:textId="77777777" w:rsidR="00000000" w:rsidRDefault="007C71EE">
      <w:pPr>
        <w:pStyle w:val="a"/>
        <w:rPr>
          <w:rFonts w:hint="cs"/>
          <w:rtl/>
        </w:rPr>
      </w:pPr>
      <w:r>
        <w:rPr>
          <w:rFonts w:hint="cs"/>
          <w:rtl/>
        </w:rPr>
        <w:t>יצחק הרצוג</w:t>
      </w:r>
      <w:r>
        <w:rPr>
          <w:rFonts w:hint="cs"/>
          <w:rtl/>
        </w:rPr>
        <w:tab/>
      </w:r>
      <w:r>
        <w:rPr>
          <w:rFonts w:hint="cs"/>
          <w:rtl/>
        </w:rPr>
        <w:tab/>
        <w:t>- נגד</w:t>
      </w:r>
    </w:p>
    <w:p w14:paraId="67E0629A" w14:textId="77777777" w:rsidR="00000000" w:rsidRDefault="007C71EE">
      <w:pPr>
        <w:pStyle w:val="a"/>
        <w:rPr>
          <w:rFonts w:hint="cs"/>
          <w:rtl/>
        </w:rPr>
      </w:pPr>
      <w:r>
        <w:rPr>
          <w:rFonts w:hint="cs"/>
          <w:rtl/>
        </w:rPr>
        <w:t>מגלי והבה</w:t>
      </w:r>
      <w:r>
        <w:rPr>
          <w:rFonts w:hint="cs"/>
          <w:rtl/>
        </w:rPr>
        <w:tab/>
      </w:r>
      <w:r>
        <w:rPr>
          <w:rFonts w:hint="cs"/>
          <w:rtl/>
        </w:rPr>
        <w:tab/>
        <w:t>- בעד</w:t>
      </w:r>
    </w:p>
    <w:p w14:paraId="2633A382" w14:textId="77777777" w:rsidR="00000000" w:rsidRDefault="007C71EE">
      <w:pPr>
        <w:pStyle w:val="a"/>
        <w:rPr>
          <w:rFonts w:hint="cs"/>
          <w:rtl/>
        </w:rPr>
      </w:pPr>
      <w:r>
        <w:rPr>
          <w:rFonts w:hint="cs"/>
          <w:rtl/>
        </w:rPr>
        <w:t>אבשלום וילן</w:t>
      </w:r>
      <w:r>
        <w:rPr>
          <w:rFonts w:hint="cs"/>
          <w:rtl/>
        </w:rPr>
        <w:tab/>
      </w:r>
      <w:r>
        <w:rPr>
          <w:rFonts w:hint="cs"/>
          <w:rtl/>
        </w:rPr>
        <w:tab/>
        <w:t>- נגד</w:t>
      </w:r>
    </w:p>
    <w:p w14:paraId="26148BD8" w14:textId="77777777" w:rsidR="00000000" w:rsidRDefault="007C71EE">
      <w:pPr>
        <w:pStyle w:val="a"/>
        <w:rPr>
          <w:rFonts w:hint="cs"/>
          <w:rtl/>
        </w:rPr>
      </w:pPr>
      <w:r>
        <w:rPr>
          <w:rFonts w:hint="cs"/>
          <w:rtl/>
        </w:rPr>
        <w:t>מתן וילנאי</w:t>
      </w:r>
      <w:r>
        <w:rPr>
          <w:rFonts w:hint="cs"/>
          <w:rtl/>
        </w:rPr>
        <w:tab/>
      </w:r>
      <w:r>
        <w:rPr>
          <w:rFonts w:hint="cs"/>
          <w:rtl/>
        </w:rPr>
        <w:tab/>
        <w:t>- נגד</w:t>
      </w:r>
    </w:p>
    <w:p w14:paraId="7D459A3B" w14:textId="77777777" w:rsidR="00000000" w:rsidRDefault="007C71EE">
      <w:pPr>
        <w:pStyle w:val="a"/>
        <w:rPr>
          <w:rFonts w:hint="cs"/>
          <w:rtl/>
        </w:rPr>
      </w:pPr>
      <w:r>
        <w:rPr>
          <w:rFonts w:hint="cs"/>
          <w:rtl/>
        </w:rPr>
        <w:t>יצחק וקנין</w:t>
      </w:r>
      <w:r>
        <w:rPr>
          <w:rFonts w:hint="cs"/>
          <w:rtl/>
        </w:rPr>
        <w:tab/>
      </w:r>
      <w:r>
        <w:rPr>
          <w:rFonts w:hint="cs"/>
          <w:rtl/>
        </w:rPr>
        <w:tab/>
        <w:t>- נגד</w:t>
      </w:r>
    </w:p>
    <w:p w14:paraId="723AD58C" w14:textId="77777777" w:rsidR="00000000" w:rsidRDefault="007C71EE">
      <w:pPr>
        <w:pStyle w:val="a"/>
        <w:rPr>
          <w:rFonts w:hint="cs"/>
          <w:rtl/>
        </w:rPr>
      </w:pPr>
      <w:r>
        <w:rPr>
          <w:rFonts w:hint="cs"/>
          <w:rtl/>
        </w:rPr>
        <w:t>נסים זאב</w:t>
      </w:r>
      <w:r>
        <w:rPr>
          <w:rFonts w:hint="cs"/>
          <w:rtl/>
        </w:rPr>
        <w:tab/>
      </w:r>
      <w:r>
        <w:rPr>
          <w:rFonts w:hint="cs"/>
          <w:rtl/>
        </w:rPr>
        <w:tab/>
        <w:t>- נגד</w:t>
      </w:r>
    </w:p>
    <w:p w14:paraId="561F4F79" w14:textId="77777777" w:rsidR="00000000" w:rsidRDefault="007C71EE">
      <w:pPr>
        <w:pStyle w:val="a"/>
        <w:rPr>
          <w:rFonts w:hint="cs"/>
          <w:rtl/>
        </w:rPr>
      </w:pPr>
      <w:r>
        <w:rPr>
          <w:rFonts w:hint="cs"/>
          <w:rtl/>
        </w:rPr>
        <w:t>ג'מאל זחאלקה</w:t>
      </w:r>
      <w:r>
        <w:rPr>
          <w:rFonts w:hint="cs"/>
          <w:rtl/>
        </w:rPr>
        <w:tab/>
      </w:r>
      <w:r>
        <w:rPr>
          <w:rFonts w:hint="cs"/>
          <w:rtl/>
        </w:rPr>
        <w:tab/>
        <w:t>- נגד</w:t>
      </w:r>
    </w:p>
    <w:p w14:paraId="0A38B94A" w14:textId="77777777" w:rsidR="00000000" w:rsidRDefault="007C71EE">
      <w:pPr>
        <w:pStyle w:val="a"/>
        <w:rPr>
          <w:rFonts w:hint="cs"/>
          <w:rtl/>
        </w:rPr>
      </w:pPr>
      <w:r>
        <w:rPr>
          <w:rFonts w:hint="cs"/>
          <w:rtl/>
        </w:rPr>
        <w:t>אליעזר זנדברג</w:t>
      </w:r>
      <w:r>
        <w:rPr>
          <w:rFonts w:hint="cs"/>
          <w:rtl/>
        </w:rPr>
        <w:tab/>
      </w:r>
      <w:r>
        <w:rPr>
          <w:rFonts w:hint="cs"/>
          <w:rtl/>
        </w:rPr>
        <w:tab/>
        <w:t>- אינו נוכח</w:t>
      </w:r>
    </w:p>
    <w:p w14:paraId="3D2907AD" w14:textId="77777777" w:rsidR="00000000" w:rsidRDefault="007C71EE">
      <w:pPr>
        <w:pStyle w:val="a"/>
        <w:rPr>
          <w:rFonts w:hint="cs"/>
          <w:rtl/>
        </w:rPr>
      </w:pPr>
      <w:r>
        <w:rPr>
          <w:rFonts w:hint="cs"/>
          <w:rtl/>
        </w:rPr>
        <w:t>יחיאל חזן</w:t>
      </w:r>
      <w:r>
        <w:rPr>
          <w:rFonts w:hint="cs"/>
          <w:rtl/>
        </w:rPr>
        <w:tab/>
      </w:r>
      <w:r>
        <w:rPr>
          <w:rFonts w:hint="cs"/>
          <w:rtl/>
        </w:rPr>
        <w:tab/>
        <w:t>- אינו נוכח</w:t>
      </w:r>
    </w:p>
    <w:p w14:paraId="6A184FBC" w14:textId="77777777" w:rsidR="00000000" w:rsidRDefault="007C71EE">
      <w:pPr>
        <w:pStyle w:val="a"/>
        <w:rPr>
          <w:rFonts w:hint="cs"/>
          <w:rtl/>
        </w:rPr>
      </w:pPr>
      <w:r>
        <w:rPr>
          <w:rFonts w:hint="cs"/>
          <w:rtl/>
        </w:rPr>
        <w:t>רשף חן</w:t>
      </w:r>
      <w:r>
        <w:rPr>
          <w:rFonts w:hint="cs"/>
          <w:rtl/>
        </w:rPr>
        <w:tab/>
      </w:r>
      <w:r>
        <w:rPr>
          <w:rFonts w:hint="cs"/>
          <w:rtl/>
        </w:rPr>
        <w:tab/>
      </w:r>
      <w:r>
        <w:rPr>
          <w:rFonts w:hint="cs"/>
          <w:rtl/>
        </w:rPr>
        <w:tab/>
        <w:t>- אינו נוכח</w:t>
      </w:r>
    </w:p>
    <w:p w14:paraId="41B7E1F9" w14:textId="77777777" w:rsidR="00000000" w:rsidRDefault="007C71EE">
      <w:pPr>
        <w:pStyle w:val="a"/>
        <w:rPr>
          <w:rFonts w:hint="cs"/>
          <w:rtl/>
        </w:rPr>
      </w:pPr>
      <w:r>
        <w:rPr>
          <w:rFonts w:hint="cs"/>
          <w:rtl/>
        </w:rPr>
        <w:t>ואסל טאהא</w:t>
      </w:r>
      <w:r>
        <w:rPr>
          <w:rFonts w:hint="cs"/>
          <w:rtl/>
        </w:rPr>
        <w:tab/>
      </w:r>
      <w:r>
        <w:rPr>
          <w:rFonts w:hint="cs"/>
          <w:rtl/>
        </w:rPr>
        <w:tab/>
        <w:t>- נגד</w:t>
      </w:r>
    </w:p>
    <w:p w14:paraId="4664DEE7" w14:textId="77777777" w:rsidR="00000000" w:rsidRDefault="007C71EE">
      <w:pPr>
        <w:pStyle w:val="a"/>
        <w:rPr>
          <w:rFonts w:hint="cs"/>
          <w:rtl/>
        </w:rPr>
      </w:pPr>
      <w:r>
        <w:rPr>
          <w:rFonts w:hint="cs"/>
          <w:rtl/>
        </w:rPr>
        <w:t>אחמד טיב</w:t>
      </w:r>
      <w:r>
        <w:rPr>
          <w:rFonts w:hint="cs"/>
          <w:rtl/>
        </w:rPr>
        <w:t>י</w:t>
      </w:r>
      <w:r>
        <w:rPr>
          <w:rFonts w:hint="cs"/>
          <w:rtl/>
        </w:rPr>
        <w:tab/>
      </w:r>
      <w:r>
        <w:rPr>
          <w:rFonts w:hint="cs"/>
          <w:rtl/>
        </w:rPr>
        <w:tab/>
        <w:t>- נגד</w:t>
      </w:r>
    </w:p>
    <w:p w14:paraId="26C82EC4" w14:textId="77777777" w:rsidR="00000000" w:rsidRDefault="007C71EE">
      <w:pPr>
        <w:pStyle w:val="a"/>
        <w:rPr>
          <w:rFonts w:hint="cs"/>
          <w:rtl/>
        </w:rPr>
      </w:pPr>
      <w:r>
        <w:rPr>
          <w:rFonts w:hint="cs"/>
          <w:rtl/>
        </w:rPr>
        <w:t>דוד טל</w:t>
      </w:r>
      <w:r>
        <w:rPr>
          <w:rFonts w:hint="cs"/>
          <w:rtl/>
        </w:rPr>
        <w:tab/>
      </w:r>
      <w:r>
        <w:rPr>
          <w:rFonts w:hint="cs"/>
          <w:rtl/>
        </w:rPr>
        <w:tab/>
      </w:r>
      <w:r>
        <w:rPr>
          <w:rFonts w:hint="cs"/>
          <w:rtl/>
        </w:rPr>
        <w:tab/>
        <w:t>- אינו נוכח</w:t>
      </w:r>
    </w:p>
    <w:p w14:paraId="68B6EFCA" w14:textId="77777777" w:rsidR="00000000" w:rsidRDefault="007C71EE">
      <w:pPr>
        <w:pStyle w:val="a"/>
        <w:rPr>
          <w:rFonts w:hint="cs"/>
          <w:rtl/>
        </w:rPr>
      </w:pPr>
      <w:r>
        <w:rPr>
          <w:rFonts w:hint="cs"/>
          <w:rtl/>
        </w:rPr>
        <w:t>יגאל יאסינוב</w:t>
      </w:r>
      <w:r>
        <w:rPr>
          <w:rFonts w:hint="cs"/>
          <w:rtl/>
        </w:rPr>
        <w:tab/>
      </w:r>
      <w:r>
        <w:rPr>
          <w:rFonts w:hint="cs"/>
          <w:rtl/>
        </w:rPr>
        <w:tab/>
        <w:t>- בעד</w:t>
      </w:r>
    </w:p>
    <w:p w14:paraId="4D1A0960" w14:textId="77777777" w:rsidR="00000000" w:rsidRDefault="007C71EE">
      <w:pPr>
        <w:pStyle w:val="a"/>
        <w:rPr>
          <w:rFonts w:hint="cs"/>
          <w:rtl/>
        </w:rPr>
      </w:pPr>
      <w:r>
        <w:rPr>
          <w:rFonts w:hint="cs"/>
          <w:rtl/>
        </w:rPr>
        <w:t>שאול יהלום</w:t>
      </w:r>
      <w:r>
        <w:rPr>
          <w:rFonts w:hint="cs"/>
          <w:rtl/>
        </w:rPr>
        <w:tab/>
      </w:r>
      <w:r>
        <w:rPr>
          <w:rFonts w:hint="cs"/>
          <w:rtl/>
        </w:rPr>
        <w:tab/>
        <w:t>- בעד</w:t>
      </w:r>
    </w:p>
    <w:p w14:paraId="7AE67E6A" w14:textId="77777777" w:rsidR="00000000" w:rsidRDefault="007C71EE">
      <w:pPr>
        <w:pStyle w:val="a"/>
        <w:rPr>
          <w:rFonts w:hint="cs"/>
          <w:rtl/>
        </w:rPr>
      </w:pPr>
      <w:r>
        <w:rPr>
          <w:rFonts w:hint="cs"/>
          <w:rtl/>
        </w:rPr>
        <w:t>אליהו ישי</w:t>
      </w:r>
      <w:r>
        <w:rPr>
          <w:rFonts w:hint="cs"/>
          <w:rtl/>
        </w:rPr>
        <w:tab/>
      </w:r>
      <w:r>
        <w:rPr>
          <w:rFonts w:hint="cs"/>
          <w:rtl/>
        </w:rPr>
        <w:tab/>
        <w:t>- אינו נוכח</w:t>
      </w:r>
    </w:p>
    <w:p w14:paraId="778CA0D7" w14:textId="77777777" w:rsidR="00000000" w:rsidRDefault="007C71EE">
      <w:pPr>
        <w:pStyle w:val="a"/>
        <w:rPr>
          <w:rFonts w:hint="cs"/>
          <w:rtl/>
        </w:rPr>
      </w:pPr>
      <w:r>
        <w:rPr>
          <w:rFonts w:hint="cs"/>
          <w:rtl/>
        </w:rPr>
        <w:t>אהוד יתום</w:t>
      </w:r>
      <w:r>
        <w:rPr>
          <w:rFonts w:hint="cs"/>
          <w:rtl/>
        </w:rPr>
        <w:tab/>
      </w:r>
      <w:r>
        <w:rPr>
          <w:rFonts w:hint="cs"/>
          <w:rtl/>
        </w:rPr>
        <w:tab/>
        <w:t>- בעד</w:t>
      </w:r>
    </w:p>
    <w:p w14:paraId="69034D84" w14:textId="77777777" w:rsidR="00000000" w:rsidRDefault="007C71EE">
      <w:pPr>
        <w:pStyle w:val="a"/>
        <w:rPr>
          <w:rFonts w:hint="cs"/>
          <w:rtl/>
        </w:rPr>
      </w:pPr>
      <w:r>
        <w:rPr>
          <w:rFonts w:hint="cs"/>
          <w:rtl/>
        </w:rPr>
        <w:t>דני יתום</w:t>
      </w:r>
      <w:r>
        <w:rPr>
          <w:rFonts w:hint="cs"/>
          <w:rtl/>
        </w:rPr>
        <w:tab/>
      </w:r>
      <w:r>
        <w:rPr>
          <w:rFonts w:hint="cs"/>
          <w:rtl/>
        </w:rPr>
        <w:tab/>
      </w:r>
      <w:r>
        <w:rPr>
          <w:rFonts w:hint="cs"/>
          <w:rtl/>
        </w:rPr>
        <w:tab/>
        <w:t>- נגד</w:t>
      </w:r>
    </w:p>
    <w:p w14:paraId="3EC1B312" w14:textId="77777777" w:rsidR="00000000" w:rsidRDefault="007C71EE">
      <w:pPr>
        <w:pStyle w:val="a"/>
        <w:rPr>
          <w:rFonts w:hint="cs"/>
          <w:rtl/>
        </w:rPr>
      </w:pPr>
      <w:r>
        <w:rPr>
          <w:rFonts w:hint="cs"/>
          <w:rtl/>
        </w:rPr>
        <w:t>איתן כבל</w:t>
      </w:r>
      <w:r>
        <w:rPr>
          <w:rFonts w:hint="cs"/>
          <w:rtl/>
        </w:rPr>
        <w:tab/>
      </w:r>
      <w:r>
        <w:rPr>
          <w:rFonts w:hint="cs"/>
          <w:rtl/>
        </w:rPr>
        <w:tab/>
        <w:t>- נגד</w:t>
      </w:r>
    </w:p>
    <w:p w14:paraId="27FF8585" w14:textId="77777777" w:rsidR="00000000" w:rsidRDefault="007C71EE">
      <w:pPr>
        <w:pStyle w:val="a"/>
        <w:rPr>
          <w:rFonts w:hint="cs"/>
          <w:rtl/>
        </w:rPr>
      </w:pPr>
      <w:r>
        <w:rPr>
          <w:rFonts w:hint="cs"/>
          <w:rtl/>
        </w:rPr>
        <w:t>אילנה כהן</w:t>
      </w:r>
      <w:r>
        <w:rPr>
          <w:rFonts w:hint="cs"/>
          <w:rtl/>
        </w:rPr>
        <w:tab/>
      </w:r>
      <w:r>
        <w:rPr>
          <w:rFonts w:hint="cs"/>
          <w:rtl/>
        </w:rPr>
        <w:tab/>
        <w:t>- נגד</w:t>
      </w:r>
    </w:p>
    <w:p w14:paraId="10B1F9D7" w14:textId="77777777" w:rsidR="00000000" w:rsidRDefault="007C71EE">
      <w:pPr>
        <w:pStyle w:val="a"/>
        <w:rPr>
          <w:rFonts w:hint="cs"/>
          <w:rtl/>
        </w:rPr>
      </w:pPr>
      <w:r>
        <w:rPr>
          <w:rFonts w:hint="cs"/>
          <w:rtl/>
        </w:rPr>
        <w:t>אליעזר כהן</w:t>
      </w:r>
      <w:r>
        <w:rPr>
          <w:rFonts w:hint="cs"/>
          <w:rtl/>
        </w:rPr>
        <w:tab/>
      </w:r>
      <w:r>
        <w:rPr>
          <w:rFonts w:hint="cs"/>
          <w:rtl/>
        </w:rPr>
        <w:tab/>
        <w:t>- בעד</w:t>
      </w:r>
    </w:p>
    <w:p w14:paraId="16CA5B44" w14:textId="77777777" w:rsidR="00000000" w:rsidRDefault="007C71EE">
      <w:pPr>
        <w:pStyle w:val="a"/>
        <w:rPr>
          <w:rFonts w:hint="cs"/>
          <w:rtl/>
        </w:rPr>
      </w:pPr>
      <w:r>
        <w:rPr>
          <w:rFonts w:hint="cs"/>
          <w:rtl/>
        </w:rPr>
        <w:t>אמנון כהן</w:t>
      </w:r>
      <w:r>
        <w:rPr>
          <w:rFonts w:hint="cs"/>
          <w:rtl/>
        </w:rPr>
        <w:tab/>
      </w:r>
      <w:r>
        <w:rPr>
          <w:rFonts w:hint="cs"/>
          <w:rtl/>
        </w:rPr>
        <w:tab/>
        <w:t>- נגד</w:t>
      </w:r>
    </w:p>
    <w:p w14:paraId="6C1BEEFB" w14:textId="77777777" w:rsidR="00000000" w:rsidRDefault="007C71EE">
      <w:pPr>
        <w:pStyle w:val="a"/>
        <w:rPr>
          <w:rFonts w:hint="cs"/>
          <w:rtl/>
        </w:rPr>
      </w:pPr>
      <w:r>
        <w:rPr>
          <w:rFonts w:hint="cs"/>
          <w:rtl/>
        </w:rPr>
        <w:t>יצחק כהן</w:t>
      </w:r>
      <w:r>
        <w:rPr>
          <w:rFonts w:hint="cs"/>
          <w:rtl/>
        </w:rPr>
        <w:tab/>
      </w:r>
      <w:r>
        <w:rPr>
          <w:rFonts w:hint="cs"/>
          <w:rtl/>
        </w:rPr>
        <w:tab/>
        <w:t>- אינו נוכח</w:t>
      </w:r>
    </w:p>
    <w:p w14:paraId="06AC04A1" w14:textId="77777777" w:rsidR="00000000" w:rsidRDefault="007C71EE">
      <w:pPr>
        <w:pStyle w:val="a"/>
        <w:rPr>
          <w:rFonts w:hint="cs"/>
          <w:rtl/>
        </w:rPr>
      </w:pPr>
      <w:r>
        <w:rPr>
          <w:rFonts w:hint="cs"/>
          <w:rtl/>
        </w:rPr>
        <w:t>רן כהן</w:t>
      </w:r>
      <w:r>
        <w:rPr>
          <w:rFonts w:hint="cs"/>
          <w:rtl/>
        </w:rPr>
        <w:tab/>
      </w:r>
      <w:r>
        <w:rPr>
          <w:rFonts w:hint="cs"/>
          <w:rtl/>
        </w:rPr>
        <w:tab/>
      </w:r>
      <w:r>
        <w:rPr>
          <w:rFonts w:hint="cs"/>
          <w:rtl/>
        </w:rPr>
        <w:tab/>
        <w:t>- נגד</w:t>
      </w:r>
    </w:p>
    <w:p w14:paraId="103A4844" w14:textId="77777777" w:rsidR="00000000" w:rsidRDefault="007C71EE">
      <w:pPr>
        <w:pStyle w:val="a"/>
        <w:rPr>
          <w:rFonts w:hint="cs"/>
          <w:rtl/>
        </w:rPr>
      </w:pPr>
      <w:r>
        <w:rPr>
          <w:rFonts w:hint="cs"/>
          <w:rtl/>
        </w:rPr>
        <w:t>משה כחלון</w:t>
      </w:r>
      <w:r>
        <w:rPr>
          <w:rFonts w:hint="cs"/>
          <w:rtl/>
        </w:rPr>
        <w:tab/>
      </w:r>
      <w:r>
        <w:rPr>
          <w:rFonts w:hint="cs"/>
          <w:rtl/>
        </w:rPr>
        <w:tab/>
        <w:t>- בעד</w:t>
      </w:r>
    </w:p>
    <w:p w14:paraId="26F31FE3" w14:textId="77777777" w:rsidR="00000000" w:rsidRDefault="007C71EE">
      <w:pPr>
        <w:pStyle w:val="a"/>
        <w:rPr>
          <w:rFonts w:hint="cs"/>
          <w:rtl/>
        </w:rPr>
      </w:pPr>
      <w:r>
        <w:rPr>
          <w:rFonts w:hint="cs"/>
          <w:rtl/>
        </w:rPr>
        <w:t>חיים כץ</w:t>
      </w:r>
      <w:r>
        <w:rPr>
          <w:rFonts w:hint="cs"/>
          <w:rtl/>
        </w:rPr>
        <w:tab/>
      </w:r>
      <w:r>
        <w:rPr>
          <w:rFonts w:hint="cs"/>
          <w:rtl/>
        </w:rPr>
        <w:tab/>
      </w:r>
      <w:r>
        <w:rPr>
          <w:rFonts w:hint="cs"/>
          <w:rtl/>
        </w:rPr>
        <w:tab/>
        <w:t>- בעד</w:t>
      </w:r>
    </w:p>
    <w:p w14:paraId="581B105E" w14:textId="77777777" w:rsidR="00000000" w:rsidRDefault="007C71EE">
      <w:pPr>
        <w:pStyle w:val="a"/>
        <w:rPr>
          <w:rFonts w:hint="cs"/>
          <w:rtl/>
        </w:rPr>
      </w:pPr>
      <w:r>
        <w:rPr>
          <w:rFonts w:hint="cs"/>
          <w:rtl/>
        </w:rPr>
        <w:t>ישראל כץ</w:t>
      </w:r>
      <w:r>
        <w:rPr>
          <w:rFonts w:hint="cs"/>
          <w:rtl/>
        </w:rPr>
        <w:tab/>
      </w:r>
      <w:r>
        <w:rPr>
          <w:rFonts w:hint="cs"/>
          <w:rtl/>
        </w:rPr>
        <w:tab/>
        <w:t>- בעד</w:t>
      </w:r>
    </w:p>
    <w:p w14:paraId="214FDC3D" w14:textId="77777777" w:rsidR="00000000" w:rsidRDefault="007C71EE">
      <w:pPr>
        <w:pStyle w:val="a"/>
        <w:rPr>
          <w:rFonts w:hint="cs"/>
          <w:rtl/>
        </w:rPr>
      </w:pPr>
      <w:r>
        <w:rPr>
          <w:rFonts w:hint="cs"/>
          <w:rtl/>
        </w:rPr>
        <w:t>אתי לבני</w:t>
      </w:r>
      <w:r>
        <w:rPr>
          <w:rFonts w:hint="cs"/>
          <w:rtl/>
        </w:rPr>
        <w:tab/>
      </w:r>
      <w:r>
        <w:rPr>
          <w:rFonts w:hint="cs"/>
          <w:rtl/>
        </w:rPr>
        <w:tab/>
        <w:t>- אינה נוכחת</w:t>
      </w:r>
    </w:p>
    <w:p w14:paraId="0FC0CDD4" w14:textId="77777777" w:rsidR="00000000" w:rsidRDefault="007C71EE">
      <w:pPr>
        <w:pStyle w:val="a"/>
        <w:rPr>
          <w:rFonts w:hint="cs"/>
          <w:rtl/>
        </w:rPr>
      </w:pPr>
      <w:r>
        <w:rPr>
          <w:rFonts w:hint="cs"/>
          <w:rtl/>
        </w:rPr>
        <w:t>ציפי לבני</w:t>
      </w:r>
      <w:r>
        <w:rPr>
          <w:rFonts w:hint="cs"/>
          <w:rtl/>
        </w:rPr>
        <w:tab/>
      </w:r>
      <w:r>
        <w:rPr>
          <w:rFonts w:hint="cs"/>
          <w:rtl/>
        </w:rPr>
        <w:tab/>
        <w:t>- בעד</w:t>
      </w:r>
    </w:p>
    <w:p w14:paraId="72A5044C" w14:textId="77777777" w:rsidR="00000000" w:rsidRDefault="007C71EE">
      <w:pPr>
        <w:pStyle w:val="a"/>
        <w:rPr>
          <w:rFonts w:hint="cs"/>
          <w:rtl/>
        </w:rPr>
      </w:pPr>
      <w:r>
        <w:rPr>
          <w:rFonts w:hint="cs"/>
          <w:rtl/>
        </w:rPr>
        <w:t>לימור לבנת</w:t>
      </w:r>
      <w:r>
        <w:rPr>
          <w:rFonts w:hint="cs"/>
          <w:rtl/>
        </w:rPr>
        <w:tab/>
      </w:r>
      <w:r>
        <w:rPr>
          <w:rFonts w:hint="cs"/>
          <w:rtl/>
        </w:rPr>
        <w:tab/>
        <w:t>- בעד</w:t>
      </w:r>
    </w:p>
    <w:p w14:paraId="3FA2BFFC" w14:textId="77777777" w:rsidR="00000000" w:rsidRDefault="007C71EE">
      <w:pPr>
        <w:pStyle w:val="a"/>
        <w:rPr>
          <w:rFonts w:hint="cs"/>
          <w:rtl/>
        </w:rPr>
      </w:pPr>
      <w:r>
        <w:rPr>
          <w:rFonts w:hint="cs"/>
          <w:rtl/>
        </w:rPr>
        <w:t>דוד לוי</w:t>
      </w:r>
      <w:r>
        <w:rPr>
          <w:rFonts w:hint="cs"/>
          <w:rtl/>
        </w:rPr>
        <w:tab/>
      </w:r>
      <w:r>
        <w:rPr>
          <w:rFonts w:hint="cs"/>
          <w:rtl/>
        </w:rPr>
        <w:tab/>
      </w:r>
      <w:r>
        <w:rPr>
          <w:rFonts w:hint="cs"/>
          <w:rtl/>
        </w:rPr>
        <w:tab/>
        <w:t>- אינו נוכח</w:t>
      </w:r>
    </w:p>
    <w:p w14:paraId="61AC016F" w14:textId="77777777" w:rsidR="00000000" w:rsidRDefault="007C71EE">
      <w:pPr>
        <w:pStyle w:val="a"/>
        <w:rPr>
          <w:rFonts w:hint="cs"/>
          <w:rtl/>
        </w:rPr>
      </w:pPr>
      <w:r>
        <w:rPr>
          <w:rFonts w:hint="cs"/>
          <w:rtl/>
        </w:rPr>
        <w:t>יצחק לוי</w:t>
      </w:r>
      <w:r>
        <w:rPr>
          <w:rFonts w:hint="cs"/>
          <w:rtl/>
        </w:rPr>
        <w:tab/>
      </w:r>
      <w:r>
        <w:rPr>
          <w:rFonts w:hint="cs"/>
          <w:rtl/>
        </w:rPr>
        <w:tab/>
      </w:r>
      <w:r>
        <w:rPr>
          <w:rFonts w:hint="cs"/>
          <w:rtl/>
        </w:rPr>
        <w:tab/>
        <w:t>- בעד</w:t>
      </w:r>
    </w:p>
    <w:p w14:paraId="1EBFE5D4" w14:textId="77777777" w:rsidR="00000000" w:rsidRDefault="007C71EE">
      <w:pPr>
        <w:pStyle w:val="a"/>
        <w:rPr>
          <w:rFonts w:hint="cs"/>
          <w:rtl/>
        </w:rPr>
      </w:pPr>
      <w:r>
        <w:rPr>
          <w:rFonts w:hint="cs"/>
          <w:rtl/>
        </w:rPr>
        <w:t>אילן ליבוביץ</w:t>
      </w:r>
      <w:r>
        <w:rPr>
          <w:rFonts w:hint="cs"/>
          <w:rtl/>
        </w:rPr>
        <w:tab/>
      </w:r>
      <w:r>
        <w:rPr>
          <w:rFonts w:hint="cs"/>
          <w:rtl/>
        </w:rPr>
        <w:tab/>
        <w:t>- אינו נוכח</w:t>
      </w:r>
    </w:p>
    <w:p w14:paraId="42E0BC13" w14:textId="77777777" w:rsidR="00000000" w:rsidRDefault="007C71EE">
      <w:pPr>
        <w:pStyle w:val="a"/>
        <w:rPr>
          <w:rFonts w:hint="cs"/>
          <w:rtl/>
        </w:rPr>
      </w:pPr>
      <w:r>
        <w:rPr>
          <w:rFonts w:hint="cs"/>
          <w:rtl/>
        </w:rPr>
        <w:t>יעקב ליצמן</w:t>
      </w:r>
      <w:r>
        <w:rPr>
          <w:rFonts w:hint="cs"/>
          <w:rtl/>
        </w:rPr>
        <w:tab/>
      </w:r>
      <w:r>
        <w:rPr>
          <w:rFonts w:hint="cs"/>
          <w:rtl/>
        </w:rPr>
        <w:tab/>
        <w:t>- נגד</w:t>
      </w:r>
    </w:p>
    <w:p w14:paraId="429BF85F" w14:textId="77777777" w:rsidR="00000000" w:rsidRDefault="007C71EE">
      <w:pPr>
        <w:pStyle w:val="a"/>
        <w:rPr>
          <w:rFonts w:hint="cs"/>
          <w:rtl/>
        </w:rPr>
      </w:pPr>
      <w:r>
        <w:rPr>
          <w:rFonts w:hint="cs"/>
          <w:rtl/>
        </w:rPr>
        <w:t>עוזי לנדאו</w:t>
      </w:r>
      <w:r>
        <w:rPr>
          <w:rFonts w:hint="cs"/>
          <w:rtl/>
        </w:rPr>
        <w:tab/>
      </w:r>
      <w:r>
        <w:rPr>
          <w:rFonts w:hint="cs"/>
          <w:rtl/>
        </w:rPr>
        <w:tab/>
        <w:t>- בעד</w:t>
      </w:r>
    </w:p>
    <w:p w14:paraId="74943BAF" w14:textId="77777777" w:rsidR="00000000" w:rsidRDefault="007C71EE">
      <w:pPr>
        <w:pStyle w:val="a"/>
        <w:rPr>
          <w:rFonts w:hint="cs"/>
          <w:rtl/>
        </w:rPr>
      </w:pPr>
      <w:r>
        <w:rPr>
          <w:rFonts w:hint="cs"/>
          <w:rtl/>
        </w:rPr>
        <w:t>יוסף לפיד</w:t>
      </w:r>
      <w:r>
        <w:rPr>
          <w:rFonts w:hint="cs"/>
          <w:rtl/>
        </w:rPr>
        <w:tab/>
      </w:r>
      <w:r>
        <w:rPr>
          <w:rFonts w:hint="cs"/>
          <w:rtl/>
        </w:rPr>
        <w:tab/>
        <w:t>- בעד</w:t>
      </w:r>
    </w:p>
    <w:p w14:paraId="75C2AD58" w14:textId="77777777" w:rsidR="00000000" w:rsidRDefault="007C71EE">
      <w:pPr>
        <w:pStyle w:val="a"/>
        <w:rPr>
          <w:rFonts w:hint="cs"/>
          <w:rtl/>
        </w:rPr>
      </w:pPr>
      <w:r>
        <w:rPr>
          <w:rFonts w:hint="cs"/>
          <w:rtl/>
        </w:rPr>
        <w:t>עסאם מח'ול</w:t>
      </w:r>
      <w:r>
        <w:rPr>
          <w:rFonts w:hint="cs"/>
          <w:rtl/>
        </w:rPr>
        <w:tab/>
      </w:r>
      <w:r>
        <w:rPr>
          <w:rFonts w:hint="cs"/>
          <w:rtl/>
        </w:rPr>
        <w:tab/>
        <w:t>- נגד</w:t>
      </w:r>
    </w:p>
    <w:p w14:paraId="48810413" w14:textId="77777777" w:rsidR="00000000" w:rsidRDefault="007C71EE">
      <w:pPr>
        <w:pStyle w:val="a"/>
        <w:rPr>
          <w:rFonts w:hint="cs"/>
          <w:rtl/>
        </w:rPr>
      </w:pPr>
      <w:r>
        <w:rPr>
          <w:rFonts w:hint="cs"/>
          <w:rtl/>
        </w:rPr>
        <w:t>מיכאל מלכיאור</w:t>
      </w:r>
      <w:r>
        <w:rPr>
          <w:rFonts w:hint="cs"/>
          <w:rtl/>
        </w:rPr>
        <w:tab/>
      </w:r>
      <w:r>
        <w:rPr>
          <w:rFonts w:hint="cs"/>
          <w:rtl/>
        </w:rPr>
        <w:tab/>
        <w:t>- נגד</w:t>
      </w:r>
    </w:p>
    <w:p w14:paraId="18863787" w14:textId="77777777" w:rsidR="00000000" w:rsidRDefault="007C71EE">
      <w:pPr>
        <w:pStyle w:val="a"/>
        <w:rPr>
          <w:rFonts w:hint="cs"/>
          <w:rtl/>
        </w:rPr>
      </w:pPr>
      <w:r>
        <w:rPr>
          <w:rFonts w:hint="cs"/>
          <w:rtl/>
        </w:rPr>
        <w:t>עמרם מצנע</w:t>
      </w:r>
      <w:r>
        <w:rPr>
          <w:rFonts w:hint="cs"/>
          <w:rtl/>
        </w:rPr>
        <w:tab/>
      </w:r>
      <w:r>
        <w:rPr>
          <w:rFonts w:hint="cs"/>
          <w:rtl/>
        </w:rPr>
        <w:tab/>
        <w:t xml:space="preserve">- אינו </w:t>
      </w:r>
      <w:r>
        <w:rPr>
          <w:rFonts w:hint="cs"/>
          <w:rtl/>
        </w:rPr>
        <w:t>נוכח</w:t>
      </w:r>
    </w:p>
    <w:p w14:paraId="700CFBB9" w14:textId="77777777" w:rsidR="00000000" w:rsidRDefault="007C71EE">
      <w:pPr>
        <w:pStyle w:val="a"/>
        <w:rPr>
          <w:rFonts w:hint="cs"/>
          <w:rtl/>
        </w:rPr>
      </w:pPr>
      <w:r>
        <w:rPr>
          <w:rFonts w:hint="cs"/>
          <w:rtl/>
        </w:rPr>
        <w:t>יעקב מרגי</w:t>
      </w:r>
      <w:r>
        <w:rPr>
          <w:rFonts w:hint="cs"/>
          <w:rtl/>
        </w:rPr>
        <w:tab/>
      </w:r>
      <w:r>
        <w:rPr>
          <w:rFonts w:hint="cs"/>
          <w:rtl/>
        </w:rPr>
        <w:tab/>
        <w:t>- אינו נוכח</w:t>
      </w:r>
    </w:p>
    <w:p w14:paraId="3D21E590" w14:textId="77777777" w:rsidR="00000000" w:rsidRDefault="007C71EE">
      <w:pPr>
        <w:pStyle w:val="a"/>
        <w:rPr>
          <w:rFonts w:hint="cs"/>
          <w:rtl/>
        </w:rPr>
      </w:pPr>
      <w:r>
        <w:rPr>
          <w:rFonts w:hint="cs"/>
          <w:rtl/>
        </w:rPr>
        <w:t>יהודית נאות</w:t>
      </w:r>
      <w:r>
        <w:rPr>
          <w:rFonts w:hint="cs"/>
          <w:rtl/>
        </w:rPr>
        <w:tab/>
      </w:r>
      <w:r>
        <w:rPr>
          <w:rFonts w:hint="cs"/>
          <w:rtl/>
        </w:rPr>
        <w:tab/>
        <w:t>- בעד</w:t>
      </w:r>
    </w:p>
    <w:p w14:paraId="58709ACE" w14:textId="77777777" w:rsidR="00000000" w:rsidRDefault="007C71EE">
      <w:pPr>
        <w:pStyle w:val="a"/>
        <w:rPr>
          <w:rFonts w:hint="cs"/>
          <w:rtl/>
        </w:rPr>
      </w:pPr>
      <w:r>
        <w:rPr>
          <w:rFonts w:hint="cs"/>
          <w:rtl/>
        </w:rPr>
        <w:t>משולם נהרי</w:t>
      </w:r>
      <w:r>
        <w:rPr>
          <w:rFonts w:hint="cs"/>
          <w:rtl/>
        </w:rPr>
        <w:tab/>
      </w:r>
      <w:r>
        <w:rPr>
          <w:rFonts w:hint="cs"/>
          <w:rtl/>
        </w:rPr>
        <w:tab/>
        <w:t>- אינו נוכח</w:t>
      </w:r>
    </w:p>
    <w:p w14:paraId="72EFB457" w14:textId="77777777" w:rsidR="00000000" w:rsidRDefault="007C71EE">
      <w:pPr>
        <w:pStyle w:val="a"/>
        <w:rPr>
          <w:rFonts w:hint="cs"/>
          <w:rtl/>
        </w:rPr>
      </w:pPr>
      <w:r>
        <w:rPr>
          <w:rFonts w:hint="cs"/>
          <w:rtl/>
        </w:rPr>
        <w:t>מיכאל נודלמן</w:t>
      </w:r>
      <w:r>
        <w:rPr>
          <w:rFonts w:hint="cs"/>
          <w:rtl/>
        </w:rPr>
        <w:tab/>
      </w:r>
      <w:r>
        <w:rPr>
          <w:rFonts w:hint="cs"/>
          <w:rtl/>
        </w:rPr>
        <w:tab/>
        <w:t>- בעד</w:t>
      </w:r>
    </w:p>
    <w:p w14:paraId="70E64FD5" w14:textId="77777777" w:rsidR="00000000" w:rsidRDefault="007C71EE">
      <w:pPr>
        <w:pStyle w:val="a"/>
        <w:rPr>
          <w:rFonts w:hint="cs"/>
          <w:rtl/>
        </w:rPr>
      </w:pPr>
      <w:r>
        <w:rPr>
          <w:rFonts w:hint="cs"/>
          <w:rtl/>
        </w:rPr>
        <w:t>דני נוה</w:t>
      </w:r>
      <w:r>
        <w:rPr>
          <w:rFonts w:hint="cs"/>
          <w:rtl/>
        </w:rPr>
        <w:tab/>
      </w:r>
      <w:r>
        <w:rPr>
          <w:rFonts w:hint="cs"/>
          <w:rtl/>
        </w:rPr>
        <w:tab/>
      </w:r>
      <w:r>
        <w:rPr>
          <w:rFonts w:hint="cs"/>
          <w:rtl/>
        </w:rPr>
        <w:tab/>
        <w:t>- בעד</w:t>
      </w:r>
    </w:p>
    <w:p w14:paraId="4E91A3AD" w14:textId="77777777" w:rsidR="00000000" w:rsidRDefault="007C71EE">
      <w:pPr>
        <w:pStyle w:val="a"/>
        <w:rPr>
          <w:rFonts w:hint="cs"/>
          <w:rtl/>
        </w:rPr>
      </w:pPr>
      <w:r>
        <w:rPr>
          <w:rFonts w:hint="cs"/>
          <w:rtl/>
        </w:rPr>
        <w:t>אורית נוקד</w:t>
      </w:r>
      <w:r>
        <w:rPr>
          <w:rFonts w:hint="cs"/>
          <w:rtl/>
        </w:rPr>
        <w:tab/>
      </w:r>
      <w:r>
        <w:rPr>
          <w:rFonts w:hint="cs"/>
          <w:rtl/>
        </w:rPr>
        <w:tab/>
        <w:t>- נגד</w:t>
      </w:r>
    </w:p>
    <w:p w14:paraId="44410315" w14:textId="77777777" w:rsidR="00000000" w:rsidRDefault="007C71EE">
      <w:pPr>
        <w:pStyle w:val="a"/>
        <w:rPr>
          <w:rFonts w:hint="cs"/>
          <w:rtl/>
        </w:rPr>
      </w:pPr>
      <w:r>
        <w:rPr>
          <w:rFonts w:hint="cs"/>
          <w:rtl/>
        </w:rPr>
        <w:t>לאה נס</w:t>
      </w:r>
      <w:r>
        <w:rPr>
          <w:rFonts w:hint="cs"/>
          <w:rtl/>
        </w:rPr>
        <w:tab/>
      </w:r>
      <w:r>
        <w:rPr>
          <w:rFonts w:hint="cs"/>
          <w:rtl/>
        </w:rPr>
        <w:tab/>
      </w:r>
      <w:r>
        <w:rPr>
          <w:rFonts w:hint="cs"/>
          <w:rtl/>
        </w:rPr>
        <w:tab/>
        <w:t>- בעד</w:t>
      </w:r>
    </w:p>
    <w:p w14:paraId="0D20114D" w14:textId="77777777" w:rsidR="00000000" w:rsidRDefault="007C71EE">
      <w:pPr>
        <w:pStyle w:val="a"/>
        <w:rPr>
          <w:rFonts w:hint="cs"/>
          <w:rtl/>
        </w:rPr>
      </w:pPr>
      <w:r>
        <w:rPr>
          <w:rFonts w:hint="cs"/>
          <w:rtl/>
        </w:rPr>
        <w:t>בנימין נתניהו</w:t>
      </w:r>
      <w:r>
        <w:rPr>
          <w:rFonts w:hint="cs"/>
          <w:rtl/>
        </w:rPr>
        <w:tab/>
      </w:r>
      <w:r>
        <w:rPr>
          <w:rFonts w:hint="cs"/>
          <w:rtl/>
        </w:rPr>
        <w:tab/>
        <w:t>- בעד</w:t>
      </w:r>
    </w:p>
    <w:p w14:paraId="22447431" w14:textId="77777777" w:rsidR="00000000" w:rsidRDefault="007C71EE">
      <w:pPr>
        <w:pStyle w:val="a"/>
        <w:rPr>
          <w:rFonts w:hint="cs"/>
          <w:rtl/>
        </w:rPr>
      </w:pPr>
      <w:r>
        <w:rPr>
          <w:rFonts w:hint="cs"/>
          <w:rtl/>
        </w:rPr>
        <w:t>מרינה סולודקין</w:t>
      </w:r>
      <w:r>
        <w:rPr>
          <w:rFonts w:hint="cs"/>
          <w:rtl/>
        </w:rPr>
        <w:tab/>
      </w:r>
      <w:r>
        <w:rPr>
          <w:rFonts w:hint="cs"/>
          <w:rtl/>
        </w:rPr>
        <w:tab/>
        <w:t>- אינה נוכחת</w:t>
      </w:r>
    </w:p>
    <w:p w14:paraId="372A3EA3" w14:textId="77777777" w:rsidR="00000000" w:rsidRDefault="007C71EE">
      <w:pPr>
        <w:pStyle w:val="a"/>
        <w:rPr>
          <w:rFonts w:hint="cs"/>
          <w:rtl/>
        </w:rPr>
      </w:pPr>
      <w:r>
        <w:rPr>
          <w:rFonts w:hint="cs"/>
          <w:rtl/>
        </w:rPr>
        <w:t>ניסן סלומינסקי</w:t>
      </w:r>
      <w:r>
        <w:rPr>
          <w:rFonts w:hint="cs"/>
          <w:rtl/>
        </w:rPr>
        <w:tab/>
      </w:r>
      <w:r>
        <w:rPr>
          <w:rFonts w:hint="cs"/>
          <w:rtl/>
        </w:rPr>
        <w:tab/>
        <w:t>- אינו נוכח</w:t>
      </w:r>
    </w:p>
    <w:p w14:paraId="6AB1CDF3" w14:textId="77777777" w:rsidR="00000000" w:rsidRDefault="007C71EE">
      <w:pPr>
        <w:pStyle w:val="a"/>
        <w:rPr>
          <w:rFonts w:hint="cs"/>
          <w:rtl/>
        </w:rPr>
      </w:pPr>
      <w:r>
        <w:rPr>
          <w:rFonts w:hint="cs"/>
          <w:rtl/>
        </w:rPr>
        <w:t>אפרים סנה</w:t>
      </w:r>
      <w:r>
        <w:rPr>
          <w:rFonts w:hint="cs"/>
          <w:rtl/>
        </w:rPr>
        <w:tab/>
      </w:r>
      <w:r>
        <w:rPr>
          <w:rFonts w:hint="cs"/>
          <w:rtl/>
        </w:rPr>
        <w:tab/>
        <w:t>- אינו נוכח</w:t>
      </w:r>
    </w:p>
    <w:p w14:paraId="4236E235" w14:textId="77777777" w:rsidR="00000000" w:rsidRDefault="007C71EE">
      <w:pPr>
        <w:pStyle w:val="a"/>
        <w:rPr>
          <w:rFonts w:hint="cs"/>
          <w:rtl/>
        </w:rPr>
      </w:pPr>
      <w:r>
        <w:rPr>
          <w:rFonts w:hint="cs"/>
          <w:rtl/>
        </w:rPr>
        <w:t>גדעון סער</w:t>
      </w:r>
      <w:r>
        <w:rPr>
          <w:rFonts w:hint="cs"/>
          <w:rtl/>
        </w:rPr>
        <w:tab/>
      </w:r>
      <w:r>
        <w:rPr>
          <w:rFonts w:hint="cs"/>
          <w:rtl/>
        </w:rPr>
        <w:tab/>
        <w:t>- בע</w:t>
      </w:r>
      <w:r>
        <w:rPr>
          <w:rFonts w:hint="cs"/>
          <w:rtl/>
        </w:rPr>
        <w:t>ד</w:t>
      </w:r>
    </w:p>
    <w:p w14:paraId="4E90D98E" w14:textId="77777777" w:rsidR="00000000" w:rsidRDefault="007C71EE">
      <w:pPr>
        <w:pStyle w:val="a"/>
        <w:rPr>
          <w:rFonts w:hint="cs"/>
          <w:rtl/>
        </w:rPr>
      </w:pPr>
      <w:r>
        <w:rPr>
          <w:rFonts w:hint="cs"/>
          <w:rtl/>
        </w:rPr>
        <w:t>גדעון עזרא</w:t>
      </w:r>
      <w:r>
        <w:rPr>
          <w:rFonts w:hint="cs"/>
          <w:rtl/>
        </w:rPr>
        <w:tab/>
      </w:r>
      <w:r>
        <w:rPr>
          <w:rFonts w:hint="cs"/>
          <w:rtl/>
        </w:rPr>
        <w:tab/>
        <w:t>- בעד</w:t>
      </w:r>
    </w:p>
    <w:p w14:paraId="25F6EF4F" w14:textId="77777777" w:rsidR="00000000" w:rsidRDefault="007C71EE">
      <w:pPr>
        <w:pStyle w:val="a"/>
        <w:rPr>
          <w:rFonts w:hint="cs"/>
          <w:rtl/>
        </w:rPr>
      </w:pPr>
      <w:r>
        <w:rPr>
          <w:rFonts w:hint="cs"/>
          <w:rtl/>
        </w:rPr>
        <w:t>מל פולישוק-בלוך</w:t>
      </w:r>
      <w:r>
        <w:rPr>
          <w:rFonts w:hint="cs"/>
          <w:rtl/>
        </w:rPr>
        <w:tab/>
      </w:r>
      <w:r>
        <w:rPr>
          <w:rFonts w:hint="cs"/>
          <w:rtl/>
        </w:rPr>
        <w:tab/>
        <w:t>- בעד</w:t>
      </w:r>
    </w:p>
    <w:p w14:paraId="0D47718F" w14:textId="77777777" w:rsidR="00000000" w:rsidRDefault="007C71EE">
      <w:pPr>
        <w:pStyle w:val="a"/>
        <w:rPr>
          <w:rFonts w:hint="cs"/>
          <w:rtl/>
        </w:rPr>
      </w:pPr>
      <w:r>
        <w:rPr>
          <w:rFonts w:hint="cs"/>
          <w:rtl/>
        </w:rPr>
        <w:t>אברהם פורז</w:t>
      </w:r>
      <w:r>
        <w:rPr>
          <w:rFonts w:hint="cs"/>
          <w:rtl/>
        </w:rPr>
        <w:tab/>
      </w:r>
      <w:r>
        <w:rPr>
          <w:rFonts w:hint="cs"/>
          <w:rtl/>
        </w:rPr>
        <w:tab/>
        <w:t>- אינו נוכח</w:t>
      </w:r>
    </w:p>
    <w:p w14:paraId="08DC35D9" w14:textId="77777777" w:rsidR="00000000" w:rsidRDefault="007C71EE">
      <w:pPr>
        <w:pStyle w:val="a"/>
        <w:rPr>
          <w:rFonts w:hint="cs"/>
          <w:rtl/>
        </w:rPr>
      </w:pPr>
      <w:r>
        <w:rPr>
          <w:rFonts w:hint="cs"/>
          <w:rtl/>
        </w:rPr>
        <w:t>אופיר פינס-פז</w:t>
      </w:r>
      <w:r>
        <w:rPr>
          <w:rFonts w:hint="cs"/>
          <w:rtl/>
        </w:rPr>
        <w:tab/>
      </w:r>
      <w:r>
        <w:rPr>
          <w:rFonts w:hint="cs"/>
          <w:rtl/>
        </w:rPr>
        <w:tab/>
        <w:t>- נגד</w:t>
      </w:r>
    </w:p>
    <w:p w14:paraId="030A7078" w14:textId="77777777" w:rsidR="00000000" w:rsidRDefault="007C71EE">
      <w:pPr>
        <w:pStyle w:val="a"/>
        <w:rPr>
          <w:rFonts w:hint="cs"/>
          <w:rtl/>
        </w:rPr>
      </w:pPr>
      <w:r>
        <w:rPr>
          <w:rFonts w:hint="cs"/>
          <w:rtl/>
        </w:rPr>
        <w:t>גילה פינקלשטיין</w:t>
      </w:r>
      <w:r>
        <w:rPr>
          <w:rFonts w:hint="cs"/>
          <w:rtl/>
        </w:rPr>
        <w:tab/>
      </w:r>
      <w:r>
        <w:rPr>
          <w:rFonts w:hint="cs"/>
          <w:rtl/>
        </w:rPr>
        <w:tab/>
        <w:t>- בעד</w:t>
      </w:r>
    </w:p>
    <w:p w14:paraId="42896CA2" w14:textId="77777777" w:rsidR="00000000" w:rsidRDefault="007C71EE">
      <w:pPr>
        <w:pStyle w:val="a"/>
        <w:rPr>
          <w:rFonts w:hint="cs"/>
          <w:rtl/>
        </w:rPr>
      </w:pPr>
      <w:r>
        <w:rPr>
          <w:rFonts w:hint="cs"/>
          <w:rtl/>
        </w:rPr>
        <w:t>מאיר פרוש</w:t>
      </w:r>
      <w:r>
        <w:rPr>
          <w:rFonts w:hint="cs"/>
          <w:rtl/>
        </w:rPr>
        <w:tab/>
      </w:r>
      <w:r>
        <w:rPr>
          <w:rFonts w:hint="cs"/>
          <w:rtl/>
        </w:rPr>
        <w:tab/>
        <w:t>- אינו נוכח</w:t>
      </w:r>
    </w:p>
    <w:p w14:paraId="2D194FCF" w14:textId="77777777" w:rsidR="00000000" w:rsidRDefault="007C71EE">
      <w:pPr>
        <w:pStyle w:val="a"/>
        <w:rPr>
          <w:rFonts w:hint="cs"/>
          <w:rtl/>
        </w:rPr>
      </w:pPr>
      <w:r>
        <w:rPr>
          <w:rFonts w:hint="cs"/>
          <w:rtl/>
        </w:rPr>
        <w:t>יוסף פריצקי</w:t>
      </w:r>
      <w:r>
        <w:rPr>
          <w:rFonts w:hint="cs"/>
          <w:rtl/>
        </w:rPr>
        <w:tab/>
      </w:r>
      <w:r>
        <w:rPr>
          <w:rFonts w:hint="cs"/>
          <w:rtl/>
        </w:rPr>
        <w:tab/>
        <w:t>- אינו נוכח</w:t>
      </w:r>
    </w:p>
    <w:p w14:paraId="3F177138" w14:textId="77777777" w:rsidR="00000000" w:rsidRDefault="007C71EE">
      <w:pPr>
        <w:pStyle w:val="a"/>
        <w:rPr>
          <w:rFonts w:hint="cs"/>
          <w:rtl/>
        </w:rPr>
      </w:pPr>
      <w:r>
        <w:rPr>
          <w:rFonts w:hint="cs"/>
          <w:rtl/>
        </w:rPr>
        <w:t>שמעון פרס</w:t>
      </w:r>
      <w:r>
        <w:rPr>
          <w:rFonts w:hint="cs"/>
          <w:rtl/>
        </w:rPr>
        <w:tab/>
      </w:r>
      <w:r>
        <w:rPr>
          <w:rFonts w:hint="cs"/>
          <w:rtl/>
        </w:rPr>
        <w:tab/>
        <w:t>- אינו נוכח</w:t>
      </w:r>
    </w:p>
    <w:p w14:paraId="015F53F4" w14:textId="77777777" w:rsidR="00000000" w:rsidRDefault="007C71EE">
      <w:pPr>
        <w:pStyle w:val="a"/>
        <w:rPr>
          <w:rFonts w:hint="cs"/>
          <w:rtl/>
        </w:rPr>
      </w:pPr>
      <w:r>
        <w:rPr>
          <w:rFonts w:hint="cs"/>
          <w:rtl/>
        </w:rPr>
        <w:t>יאיר פרץ</w:t>
      </w:r>
      <w:r>
        <w:rPr>
          <w:rFonts w:hint="cs"/>
          <w:rtl/>
        </w:rPr>
        <w:tab/>
      </w:r>
      <w:r>
        <w:rPr>
          <w:rFonts w:hint="cs"/>
          <w:rtl/>
        </w:rPr>
        <w:tab/>
        <w:t>- נגד</w:t>
      </w:r>
    </w:p>
    <w:p w14:paraId="41246C9D" w14:textId="77777777" w:rsidR="00000000" w:rsidRDefault="007C71EE">
      <w:pPr>
        <w:pStyle w:val="a"/>
        <w:rPr>
          <w:rFonts w:hint="cs"/>
          <w:rtl/>
        </w:rPr>
      </w:pPr>
      <w:r>
        <w:rPr>
          <w:rFonts w:hint="cs"/>
          <w:rtl/>
        </w:rPr>
        <w:t>עמיר פרץ</w:t>
      </w:r>
      <w:r>
        <w:rPr>
          <w:rFonts w:hint="cs"/>
          <w:rtl/>
        </w:rPr>
        <w:tab/>
      </w:r>
      <w:r>
        <w:rPr>
          <w:rFonts w:hint="cs"/>
          <w:rtl/>
        </w:rPr>
        <w:tab/>
        <w:t>- אינו נוכח</w:t>
      </w:r>
    </w:p>
    <w:p w14:paraId="2D67ACFD" w14:textId="77777777" w:rsidR="00000000" w:rsidRDefault="007C71EE">
      <w:pPr>
        <w:pStyle w:val="a"/>
        <w:rPr>
          <w:rFonts w:hint="cs"/>
          <w:rtl/>
        </w:rPr>
      </w:pPr>
      <w:r>
        <w:rPr>
          <w:rFonts w:hint="cs"/>
          <w:rtl/>
        </w:rPr>
        <w:t>איוב קרא</w:t>
      </w:r>
      <w:r>
        <w:rPr>
          <w:rFonts w:hint="cs"/>
          <w:rtl/>
        </w:rPr>
        <w:tab/>
      </w:r>
      <w:r>
        <w:rPr>
          <w:rFonts w:hint="cs"/>
          <w:rtl/>
        </w:rPr>
        <w:tab/>
        <w:t>- אינו נוכח</w:t>
      </w:r>
    </w:p>
    <w:p w14:paraId="7D641EB4" w14:textId="77777777" w:rsidR="00000000" w:rsidRDefault="007C71EE">
      <w:pPr>
        <w:pStyle w:val="a"/>
        <w:rPr>
          <w:rFonts w:hint="cs"/>
          <w:rtl/>
        </w:rPr>
      </w:pPr>
      <w:r>
        <w:rPr>
          <w:rFonts w:hint="cs"/>
          <w:rtl/>
        </w:rPr>
        <w:t>אברהם רביץ</w:t>
      </w:r>
      <w:r>
        <w:rPr>
          <w:rFonts w:hint="cs"/>
          <w:rtl/>
        </w:rPr>
        <w:tab/>
      </w:r>
      <w:r>
        <w:rPr>
          <w:rFonts w:hint="cs"/>
          <w:rtl/>
        </w:rPr>
        <w:tab/>
        <w:t xml:space="preserve">- </w:t>
      </w:r>
      <w:r>
        <w:rPr>
          <w:rFonts w:hint="cs"/>
          <w:rtl/>
        </w:rPr>
        <w:t>אינו נוכח</w:t>
      </w:r>
    </w:p>
    <w:p w14:paraId="04FAD375" w14:textId="77777777" w:rsidR="00000000" w:rsidRDefault="007C71EE">
      <w:pPr>
        <w:pStyle w:val="a"/>
        <w:rPr>
          <w:rFonts w:hint="cs"/>
          <w:rtl/>
        </w:rPr>
      </w:pPr>
      <w:r>
        <w:rPr>
          <w:rFonts w:hint="cs"/>
          <w:rtl/>
        </w:rPr>
        <w:t>ראובן ריבלין</w:t>
      </w:r>
      <w:r>
        <w:rPr>
          <w:rFonts w:hint="cs"/>
          <w:rtl/>
        </w:rPr>
        <w:tab/>
      </w:r>
      <w:r>
        <w:rPr>
          <w:rFonts w:hint="cs"/>
          <w:rtl/>
        </w:rPr>
        <w:tab/>
        <w:t>- בעד</w:t>
      </w:r>
    </w:p>
    <w:p w14:paraId="258EF0EB" w14:textId="77777777" w:rsidR="00000000" w:rsidRDefault="007C71EE">
      <w:pPr>
        <w:pStyle w:val="a"/>
        <w:rPr>
          <w:rFonts w:hint="cs"/>
          <w:rtl/>
        </w:rPr>
      </w:pPr>
      <w:r>
        <w:rPr>
          <w:rFonts w:hint="cs"/>
          <w:rtl/>
        </w:rPr>
        <w:t>חיים רמון</w:t>
      </w:r>
      <w:r>
        <w:rPr>
          <w:rFonts w:hint="cs"/>
          <w:rtl/>
        </w:rPr>
        <w:tab/>
      </w:r>
      <w:r>
        <w:rPr>
          <w:rFonts w:hint="cs"/>
          <w:rtl/>
        </w:rPr>
        <w:tab/>
        <w:t>- אינו נוכח</w:t>
      </w:r>
    </w:p>
    <w:p w14:paraId="77BD30CC" w14:textId="77777777" w:rsidR="00000000" w:rsidRDefault="007C71EE">
      <w:pPr>
        <w:pStyle w:val="a"/>
        <w:rPr>
          <w:rFonts w:hint="cs"/>
          <w:rtl/>
        </w:rPr>
      </w:pPr>
      <w:r>
        <w:rPr>
          <w:rFonts w:hint="cs"/>
          <w:rtl/>
        </w:rPr>
        <w:t>אהוד רצאבי</w:t>
      </w:r>
      <w:r>
        <w:rPr>
          <w:rFonts w:hint="cs"/>
          <w:rtl/>
        </w:rPr>
        <w:tab/>
      </w:r>
      <w:r>
        <w:rPr>
          <w:rFonts w:hint="cs"/>
          <w:rtl/>
        </w:rPr>
        <w:tab/>
        <w:t>- בעד</w:t>
      </w:r>
    </w:p>
    <w:p w14:paraId="3006029D" w14:textId="77777777" w:rsidR="00000000" w:rsidRDefault="007C71EE">
      <w:pPr>
        <w:pStyle w:val="a"/>
        <w:rPr>
          <w:rFonts w:hint="cs"/>
          <w:rtl/>
        </w:rPr>
      </w:pPr>
      <w:r>
        <w:rPr>
          <w:rFonts w:hint="cs"/>
          <w:rtl/>
        </w:rPr>
        <w:t>מיכאל רצון</w:t>
      </w:r>
      <w:r>
        <w:rPr>
          <w:rFonts w:hint="cs"/>
          <w:rtl/>
        </w:rPr>
        <w:tab/>
      </w:r>
      <w:r>
        <w:rPr>
          <w:rFonts w:hint="cs"/>
          <w:rtl/>
        </w:rPr>
        <w:tab/>
        <w:t>- בעד</w:t>
      </w:r>
    </w:p>
    <w:p w14:paraId="719F084A" w14:textId="77777777" w:rsidR="00000000" w:rsidRDefault="007C71EE">
      <w:pPr>
        <w:pStyle w:val="a"/>
        <w:rPr>
          <w:rFonts w:hint="cs"/>
          <w:rtl/>
        </w:rPr>
      </w:pPr>
      <w:r>
        <w:rPr>
          <w:rFonts w:hint="cs"/>
          <w:rtl/>
        </w:rPr>
        <w:t>אברהם בייגה שוחט</w:t>
      </w:r>
      <w:r>
        <w:rPr>
          <w:rFonts w:hint="cs"/>
          <w:rtl/>
        </w:rPr>
        <w:tab/>
        <w:t>- אינו נוכח</w:t>
      </w:r>
    </w:p>
    <w:p w14:paraId="7D0DF51E" w14:textId="77777777" w:rsidR="00000000" w:rsidRDefault="007C71EE">
      <w:pPr>
        <w:pStyle w:val="a"/>
        <w:rPr>
          <w:rFonts w:hint="cs"/>
          <w:rtl/>
        </w:rPr>
      </w:pPr>
      <w:r>
        <w:rPr>
          <w:rFonts w:hint="cs"/>
          <w:rtl/>
        </w:rPr>
        <w:t>יובל שטייניץ</w:t>
      </w:r>
      <w:r>
        <w:rPr>
          <w:rFonts w:hint="cs"/>
          <w:rtl/>
        </w:rPr>
        <w:tab/>
      </w:r>
      <w:r>
        <w:rPr>
          <w:rFonts w:hint="cs"/>
          <w:rtl/>
        </w:rPr>
        <w:tab/>
        <w:t>- בעד</w:t>
      </w:r>
    </w:p>
    <w:p w14:paraId="1B817204" w14:textId="77777777" w:rsidR="00000000" w:rsidRDefault="007C71EE">
      <w:pPr>
        <w:pStyle w:val="a"/>
        <w:rPr>
          <w:rFonts w:hint="cs"/>
          <w:rtl/>
        </w:rPr>
      </w:pPr>
      <w:r>
        <w:rPr>
          <w:rFonts w:hint="cs"/>
          <w:rtl/>
        </w:rPr>
        <w:t>מאיר שטרית</w:t>
      </w:r>
      <w:r>
        <w:rPr>
          <w:rFonts w:hint="cs"/>
          <w:rtl/>
        </w:rPr>
        <w:tab/>
      </w:r>
      <w:r>
        <w:rPr>
          <w:rFonts w:hint="cs"/>
          <w:rtl/>
        </w:rPr>
        <w:tab/>
        <w:t>- בעד</w:t>
      </w:r>
    </w:p>
    <w:p w14:paraId="4FFFCF81" w14:textId="77777777" w:rsidR="00000000" w:rsidRDefault="007C71EE">
      <w:pPr>
        <w:pStyle w:val="a"/>
        <w:rPr>
          <w:rFonts w:hint="cs"/>
          <w:rtl/>
        </w:rPr>
      </w:pPr>
      <w:r>
        <w:rPr>
          <w:rFonts w:hint="cs"/>
          <w:rtl/>
        </w:rPr>
        <w:t>יורי שטרן</w:t>
      </w:r>
      <w:r>
        <w:rPr>
          <w:rFonts w:hint="cs"/>
          <w:rtl/>
        </w:rPr>
        <w:tab/>
      </w:r>
      <w:r>
        <w:rPr>
          <w:rFonts w:hint="cs"/>
          <w:rtl/>
        </w:rPr>
        <w:tab/>
        <w:t>- בעד</w:t>
      </w:r>
    </w:p>
    <w:p w14:paraId="23C86FB7" w14:textId="77777777" w:rsidR="00000000" w:rsidRDefault="007C71EE">
      <w:pPr>
        <w:pStyle w:val="a"/>
        <w:rPr>
          <w:rFonts w:hint="cs"/>
          <w:rtl/>
        </w:rPr>
      </w:pPr>
      <w:r>
        <w:rPr>
          <w:rFonts w:hint="cs"/>
          <w:rtl/>
        </w:rPr>
        <w:t>אילן שלגי</w:t>
      </w:r>
      <w:r>
        <w:rPr>
          <w:rFonts w:hint="cs"/>
          <w:rtl/>
        </w:rPr>
        <w:tab/>
      </w:r>
      <w:r>
        <w:rPr>
          <w:rFonts w:hint="cs"/>
          <w:rtl/>
        </w:rPr>
        <w:tab/>
        <w:t>- אינו נוכח</w:t>
      </w:r>
    </w:p>
    <w:p w14:paraId="5B728FE1" w14:textId="77777777" w:rsidR="00000000" w:rsidRDefault="007C71EE">
      <w:pPr>
        <w:pStyle w:val="a"/>
        <w:rPr>
          <w:rFonts w:hint="cs"/>
          <w:rtl/>
        </w:rPr>
      </w:pPr>
      <w:r>
        <w:rPr>
          <w:rFonts w:hint="cs"/>
          <w:rtl/>
        </w:rPr>
        <w:t>סילבן שלום</w:t>
      </w:r>
      <w:r>
        <w:rPr>
          <w:rFonts w:hint="cs"/>
          <w:rtl/>
        </w:rPr>
        <w:tab/>
      </w:r>
      <w:r>
        <w:rPr>
          <w:rFonts w:hint="cs"/>
          <w:rtl/>
        </w:rPr>
        <w:tab/>
        <w:t>- אינו נוכח</w:t>
      </w:r>
    </w:p>
    <w:p w14:paraId="550680C1" w14:textId="77777777" w:rsidR="00000000" w:rsidRDefault="007C71EE">
      <w:pPr>
        <w:pStyle w:val="a"/>
        <w:rPr>
          <w:rFonts w:hint="cs"/>
          <w:rtl/>
        </w:rPr>
      </w:pPr>
      <w:r>
        <w:rPr>
          <w:rFonts w:hint="cs"/>
          <w:rtl/>
        </w:rPr>
        <w:t>שלום שמחון</w:t>
      </w:r>
      <w:r>
        <w:rPr>
          <w:rFonts w:hint="cs"/>
          <w:rtl/>
        </w:rPr>
        <w:tab/>
      </w:r>
      <w:r>
        <w:rPr>
          <w:rFonts w:hint="cs"/>
          <w:rtl/>
        </w:rPr>
        <w:tab/>
        <w:t>- נגד</w:t>
      </w:r>
    </w:p>
    <w:p w14:paraId="75865A08" w14:textId="77777777" w:rsidR="00000000" w:rsidRDefault="007C71EE">
      <w:pPr>
        <w:pStyle w:val="a"/>
        <w:rPr>
          <w:rFonts w:hint="cs"/>
          <w:rtl/>
        </w:rPr>
      </w:pPr>
      <w:r>
        <w:rPr>
          <w:rFonts w:hint="cs"/>
          <w:rtl/>
        </w:rPr>
        <w:t>אריאל שרון</w:t>
      </w:r>
      <w:r>
        <w:rPr>
          <w:rFonts w:hint="cs"/>
          <w:rtl/>
        </w:rPr>
        <w:tab/>
      </w:r>
      <w:r>
        <w:rPr>
          <w:rFonts w:hint="cs"/>
          <w:rtl/>
        </w:rPr>
        <w:tab/>
        <w:t>- בעד</w:t>
      </w:r>
    </w:p>
    <w:p w14:paraId="3E38D0A7" w14:textId="77777777" w:rsidR="00000000" w:rsidRDefault="007C71EE">
      <w:pPr>
        <w:pStyle w:val="a"/>
        <w:rPr>
          <w:rFonts w:hint="cs"/>
          <w:rtl/>
        </w:rPr>
      </w:pPr>
      <w:r>
        <w:rPr>
          <w:rFonts w:hint="cs"/>
          <w:rtl/>
        </w:rPr>
        <w:t>עמרי שרון</w:t>
      </w:r>
      <w:r>
        <w:rPr>
          <w:rFonts w:hint="cs"/>
          <w:rtl/>
        </w:rPr>
        <w:tab/>
      </w:r>
      <w:r>
        <w:rPr>
          <w:rFonts w:hint="cs"/>
          <w:rtl/>
        </w:rPr>
        <w:tab/>
        <w:t>- בעד</w:t>
      </w:r>
    </w:p>
    <w:p w14:paraId="24A9784D" w14:textId="77777777" w:rsidR="00000000" w:rsidRDefault="007C71EE">
      <w:pPr>
        <w:pStyle w:val="a"/>
        <w:rPr>
          <w:rFonts w:hint="cs"/>
          <w:rtl/>
        </w:rPr>
      </w:pPr>
      <w:r>
        <w:rPr>
          <w:rFonts w:hint="cs"/>
          <w:rtl/>
        </w:rPr>
        <w:t>יוסי שריד</w:t>
      </w:r>
      <w:r>
        <w:rPr>
          <w:rFonts w:hint="cs"/>
          <w:rtl/>
        </w:rPr>
        <w:tab/>
      </w:r>
      <w:r>
        <w:rPr>
          <w:rFonts w:hint="cs"/>
          <w:rtl/>
        </w:rPr>
        <w:tab/>
        <w:t>- נגד</w:t>
      </w:r>
    </w:p>
    <w:p w14:paraId="1478EF74" w14:textId="77777777" w:rsidR="00000000" w:rsidRDefault="007C71EE">
      <w:pPr>
        <w:pStyle w:val="a"/>
        <w:rPr>
          <w:rFonts w:hint="cs"/>
          <w:rtl/>
        </w:rPr>
      </w:pPr>
      <w:r>
        <w:rPr>
          <w:rFonts w:hint="cs"/>
          <w:rtl/>
        </w:rPr>
        <w:t>יולי תמיר</w:t>
      </w:r>
      <w:r>
        <w:rPr>
          <w:rFonts w:hint="cs"/>
          <w:rtl/>
        </w:rPr>
        <w:tab/>
      </w:r>
      <w:r>
        <w:rPr>
          <w:rFonts w:hint="cs"/>
          <w:rtl/>
        </w:rPr>
        <w:tab/>
        <w:t>- נגד</w:t>
      </w:r>
    </w:p>
    <w:p w14:paraId="7E86E192" w14:textId="77777777" w:rsidR="00000000" w:rsidRDefault="007C71EE">
      <w:pPr>
        <w:pStyle w:val="a"/>
        <w:rPr>
          <w:rFonts w:hint="cs"/>
          <w:rtl/>
        </w:rPr>
      </w:pPr>
    </w:p>
    <w:p w14:paraId="1788933B" w14:textId="77777777" w:rsidR="00000000" w:rsidRDefault="007C71EE">
      <w:pPr>
        <w:pStyle w:val="a"/>
        <w:rPr>
          <w:rFonts w:hint="cs"/>
        </w:rPr>
      </w:pPr>
      <w:r>
        <w:rPr>
          <w:rFonts w:hint="cs"/>
          <w:rtl/>
        </w:rPr>
        <w:t>אני חוזר על הקריאה בשנייה.</w:t>
      </w:r>
    </w:p>
    <w:p w14:paraId="6D84F534" w14:textId="77777777" w:rsidR="00000000" w:rsidRDefault="007C71EE">
      <w:pPr>
        <w:pStyle w:val="a"/>
        <w:rPr>
          <w:rtl/>
        </w:rPr>
      </w:pPr>
    </w:p>
    <w:p w14:paraId="20BFC3A1" w14:textId="77777777" w:rsidR="00000000" w:rsidRDefault="007C71EE">
      <w:pPr>
        <w:pStyle w:val="a"/>
        <w:rPr>
          <w:rFonts w:hint="cs"/>
          <w:rtl/>
        </w:rPr>
      </w:pPr>
      <w:r>
        <w:rPr>
          <w:rFonts w:hint="cs"/>
          <w:rtl/>
        </w:rPr>
        <w:t xml:space="preserve">ישראל אייכלר </w:t>
      </w:r>
      <w:r>
        <w:rPr>
          <w:rFonts w:hint="cs"/>
          <w:rtl/>
        </w:rPr>
        <w:tab/>
      </w:r>
      <w:r>
        <w:rPr>
          <w:rFonts w:hint="cs"/>
          <w:rtl/>
        </w:rPr>
        <w:tab/>
        <w:t>- נגד</w:t>
      </w:r>
    </w:p>
    <w:p w14:paraId="77C0B527" w14:textId="77777777" w:rsidR="00000000" w:rsidRDefault="007C71EE">
      <w:pPr>
        <w:pStyle w:val="a"/>
        <w:rPr>
          <w:rFonts w:hint="cs"/>
          <w:rtl/>
        </w:rPr>
      </w:pPr>
      <w:r>
        <w:rPr>
          <w:rFonts w:hint="cs"/>
          <w:rtl/>
        </w:rPr>
        <w:t>אריה אלדד</w:t>
      </w:r>
      <w:r>
        <w:rPr>
          <w:rFonts w:hint="cs"/>
          <w:rtl/>
        </w:rPr>
        <w:tab/>
      </w:r>
      <w:r>
        <w:rPr>
          <w:rFonts w:hint="cs"/>
          <w:rtl/>
        </w:rPr>
        <w:tab/>
        <w:t>- אינו נוכח</w:t>
      </w:r>
    </w:p>
    <w:p w14:paraId="36F285D1" w14:textId="77777777" w:rsidR="00000000" w:rsidRDefault="007C71EE">
      <w:pPr>
        <w:pStyle w:val="a"/>
        <w:rPr>
          <w:rFonts w:hint="cs"/>
          <w:rtl/>
        </w:rPr>
      </w:pPr>
      <w:r>
        <w:rPr>
          <w:rFonts w:hint="cs"/>
          <w:rtl/>
        </w:rPr>
        <w:t>אורי יהודה אריאל</w:t>
      </w:r>
      <w:r>
        <w:rPr>
          <w:rFonts w:hint="cs"/>
          <w:rtl/>
        </w:rPr>
        <w:tab/>
      </w:r>
      <w:r>
        <w:rPr>
          <w:rFonts w:hint="cs"/>
          <w:rtl/>
        </w:rPr>
        <w:tab/>
        <w:t>- אינו נוכח</w:t>
      </w:r>
    </w:p>
    <w:p w14:paraId="11046517" w14:textId="77777777" w:rsidR="00000000" w:rsidRDefault="007C71EE">
      <w:pPr>
        <w:pStyle w:val="a"/>
        <w:rPr>
          <w:rFonts w:hint="cs"/>
          <w:rtl/>
        </w:rPr>
      </w:pPr>
      <w:r>
        <w:rPr>
          <w:rFonts w:hint="cs"/>
          <w:rtl/>
        </w:rPr>
        <w:t>בנימין בן-אליעזר</w:t>
      </w:r>
      <w:r>
        <w:rPr>
          <w:rFonts w:hint="cs"/>
          <w:rtl/>
        </w:rPr>
        <w:tab/>
      </w:r>
      <w:r>
        <w:rPr>
          <w:rFonts w:hint="cs"/>
          <w:rtl/>
        </w:rPr>
        <w:tab/>
        <w:t>- אינו נוכח</w:t>
      </w:r>
    </w:p>
    <w:p w14:paraId="70A6E5BD" w14:textId="77777777" w:rsidR="00000000" w:rsidRDefault="007C71EE">
      <w:pPr>
        <w:pStyle w:val="a"/>
        <w:rPr>
          <w:rFonts w:hint="cs"/>
          <w:rtl/>
        </w:rPr>
      </w:pPr>
      <w:r>
        <w:rPr>
          <w:rFonts w:hint="cs"/>
          <w:rtl/>
        </w:rPr>
        <w:t>דניאל בנלולו</w:t>
      </w:r>
      <w:r>
        <w:rPr>
          <w:rFonts w:hint="cs"/>
          <w:rtl/>
        </w:rPr>
        <w:tab/>
      </w:r>
      <w:r>
        <w:rPr>
          <w:rFonts w:hint="cs"/>
          <w:rtl/>
        </w:rPr>
        <w:tab/>
        <w:t>- בעד</w:t>
      </w:r>
    </w:p>
    <w:p w14:paraId="4DC88150" w14:textId="77777777" w:rsidR="00000000" w:rsidRDefault="007C71EE">
      <w:pPr>
        <w:pStyle w:val="a"/>
        <w:rPr>
          <w:rFonts w:hint="cs"/>
          <w:rtl/>
        </w:rPr>
      </w:pPr>
      <w:r>
        <w:rPr>
          <w:rFonts w:hint="cs"/>
          <w:rtl/>
        </w:rPr>
        <w:t>רוני בר-און</w:t>
      </w:r>
      <w:r>
        <w:rPr>
          <w:rFonts w:hint="cs"/>
          <w:rtl/>
        </w:rPr>
        <w:tab/>
      </w:r>
      <w:r>
        <w:rPr>
          <w:rFonts w:hint="cs"/>
          <w:rtl/>
        </w:rPr>
        <w:tab/>
        <w:t>- בעד</w:t>
      </w:r>
    </w:p>
    <w:p w14:paraId="2015CB6E" w14:textId="77777777" w:rsidR="00000000" w:rsidRDefault="007C71EE">
      <w:pPr>
        <w:pStyle w:val="a"/>
        <w:rPr>
          <w:rFonts w:hint="cs"/>
          <w:rtl/>
        </w:rPr>
      </w:pPr>
      <w:r>
        <w:rPr>
          <w:rFonts w:hint="cs"/>
          <w:rtl/>
        </w:rPr>
        <w:t>חמי דורון</w:t>
      </w:r>
      <w:r>
        <w:rPr>
          <w:rFonts w:hint="cs"/>
          <w:rtl/>
        </w:rPr>
        <w:tab/>
      </w:r>
      <w:r>
        <w:rPr>
          <w:rFonts w:hint="cs"/>
          <w:rtl/>
        </w:rPr>
        <w:tab/>
        <w:t>- אינו נוכח</w:t>
      </w:r>
    </w:p>
    <w:p w14:paraId="7F2A0DFA" w14:textId="77777777" w:rsidR="00000000" w:rsidRDefault="007C71EE">
      <w:pPr>
        <w:pStyle w:val="a"/>
        <w:rPr>
          <w:rFonts w:hint="cs"/>
          <w:rtl/>
        </w:rPr>
      </w:pPr>
      <w:r>
        <w:rPr>
          <w:rFonts w:hint="cs"/>
          <w:rtl/>
        </w:rPr>
        <w:t>אליעזר זנד</w:t>
      </w:r>
      <w:r>
        <w:rPr>
          <w:rFonts w:hint="cs"/>
          <w:rtl/>
        </w:rPr>
        <w:t>ברג</w:t>
      </w:r>
      <w:r>
        <w:rPr>
          <w:rFonts w:hint="cs"/>
          <w:rtl/>
        </w:rPr>
        <w:tab/>
      </w:r>
      <w:r>
        <w:rPr>
          <w:rFonts w:hint="cs"/>
          <w:rtl/>
        </w:rPr>
        <w:tab/>
        <w:t>- אינו נוכח</w:t>
      </w:r>
    </w:p>
    <w:p w14:paraId="0B6739EB" w14:textId="77777777" w:rsidR="00000000" w:rsidRDefault="007C71EE">
      <w:pPr>
        <w:pStyle w:val="a"/>
        <w:rPr>
          <w:rFonts w:hint="cs"/>
          <w:rtl/>
        </w:rPr>
      </w:pPr>
      <w:r>
        <w:rPr>
          <w:rFonts w:hint="cs"/>
          <w:rtl/>
        </w:rPr>
        <w:t>יחיאל חזן</w:t>
      </w:r>
      <w:r>
        <w:rPr>
          <w:rFonts w:hint="cs"/>
          <w:rtl/>
        </w:rPr>
        <w:tab/>
      </w:r>
      <w:r>
        <w:rPr>
          <w:rFonts w:hint="cs"/>
          <w:rtl/>
        </w:rPr>
        <w:tab/>
        <w:t>- בעד</w:t>
      </w:r>
    </w:p>
    <w:p w14:paraId="122596DC" w14:textId="77777777" w:rsidR="00000000" w:rsidRDefault="007C71EE">
      <w:pPr>
        <w:pStyle w:val="a"/>
        <w:rPr>
          <w:rFonts w:hint="cs"/>
          <w:rtl/>
        </w:rPr>
      </w:pPr>
      <w:r>
        <w:rPr>
          <w:rFonts w:hint="cs"/>
          <w:rtl/>
        </w:rPr>
        <w:t>רשף חן</w:t>
      </w:r>
      <w:r>
        <w:rPr>
          <w:rFonts w:hint="cs"/>
          <w:rtl/>
        </w:rPr>
        <w:tab/>
      </w:r>
      <w:r>
        <w:rPr>
          <w:rFonts w:hint="cs"/>
          <w:rtl/>
        </w:rPr>
        <w:tab/>
      </w:r>
      <w:r>
        <w:rPr>
          <w:rFonts w:hint="cs"/>
          <w:rtl/>
        </w:rPr>
        <w:tab/>
        <w:t>- בעד</w:t>
      </w:r>
    </w:p>
    <w:p w14:paraId="47192906" w14:textId="77777777" w:rsidR="00000000" w:rsidRDefault="007C71EE">
      <w:pPr>
        <w:pStyle w:val="a"/>
        <w:rPr>
          <w:rFonts w:hint="cs"/>
          <w:rtl/>
        </w:rPr>
      </w:pPr>
    </w:p>
    <w:p w14:paraId="2B47A060" w14:textId="77777777" w:rsidR="00000000" w:rsidRDefault="007C71EE">
      <w:pPr>
        <w:pStyle w:val="ac"/>
        <w:rPr>
          <w:rtl/>
        </w:rPr>
      </w:pPr>
    </w:p>
    <w:p w14:paraId="75E04A81" w14:textId="77777777" w:rsidR="00000000" w:rsidRDefault="007C71EE">
      <w:pPr>
        <w:pStyle w:val="ac"/>
        <w:rPr>
          <w:rtl/>
        </w:rPr>
      </w:pPr>
      <w:r>
        <w:rPr>
          <w:rFonts w:hint="eastAsia"/>
          <w:rtl/>
        </w:rPr>
        <w:t>נסים</w:t>
      </w:r>
      <w:r>
        <w:rPr>
          <w:rtl/>
        </w:rPr>
        <w:t xml:space="preserve"> זאב (ש"ס):</w:t>
      </w:r>
    </w:p>
    <w:p w14:paraId="38972994" w14:textId="77777777" w:rsidR="00000000" w:rsidRDefault="007C71EE">
      <w:pPr>
        <w:pStyle w:val="a"/>
        <w:rPr>
          <w:rFonts w:hint="cs"/>
          <w:rtl/>
        </w:rPr>
      </w:pPr>
    </w:p>
    <w:p w14:paraId="1A22F034" w14:textId="77777777" w:rsidR="00000000" w:rsidRDefault="007C71EE">
      <w:pPr>
        <w:pStyle w:val="a"/>
        <w:rPr>
          <w:rFonts w:hint="cs"/>
          <w:rtl/>
        </w:rPr>
      </w:pPr>
      <w:r>
        <w:rPr>
          <w:rFonts w:hint="cs"/>
          <w:rtl/>
        </w:rPr>
        <w:t>אדוני היושב-ראש, אני מבקש דיון מיוחד, שתהיה פה הפסקה עד מחר בבוקר.</w:t>
      </w:r>
    </w:p>
    <w:p w14:paraId="4965C1C6" w14:textId="77777777" w:rsidR="00000000" w:rsidRDefault="007C71EE">
      <w:pPr>
        <w:pStyle w:val="a"/>
        <w:rPr>
          <w:rFonts w:hint="cs"/>
          <w:rtl/>
        </w:rPr>
      </w:pPr>
    </w:p>
    <w:p w14:paraId="5FC79C53" w14:textId="77777777" w:rsidR="00000000" w:rsidRDefault="007C71EE">
      <w:pPr>
        <w:pStyle w:val="SpeakerCon"/>
        <w:rPr>
          <w:rtl/>
        </w:rPr>
      </w:pPr>
      <w:bookmarkStart w:id="2583" w:name="FS000000661T29_05_2003_02_15_01C"/>
      <w:bookmarkEnd w:id="2583"/>
      <w:r>
        <w:rPr>
          <w:rtl/>
        </w:rPr>
        <w:t>מזכיר הכנסת אריה האן:</w:t>
      </w:r>
    </w:p>
    <w:p w14:paraId="07C4FC5D" w14:textId="77777777" w:rsidR="00000000" w:rsidRDefault="007C71EE">
      <w:pPr>
        <w:pStyle w:val="a"/>
        <w:ind w:firstLine="0"/>
        <w:rPr>
          <w:rFonts w:hint="cs"/>
          <w:rtl/>
        </w:rPr>
      </w:pPr>
      <w:r>
        <w:rPr>
          <w:rFonts w:hint="cs"/>
          <w:rtl/>
        </w:rPr>
        <w:t>(קורא בשמות חברי הכנסת)</w:t>
      </w:r>
    </w:p>
    <w:p w14:paraId="2B1237F4" w14:textId="77777777" w:rsidR="00000000" w:rsidRDefault="007C71EE">
      <w:pPr>
        <w:pStyle w:val="a"/>
        <w:rPr>
          <w:rFonts w:hint="cs"/>
          <w:rtl/>
        </w:rPr>
      </w:pPr>
      <w:r>
        <w:rPr>
          <w:rFonts w:hint="cs"/>
          <w:rtl/>
        </w:rPr>
        <w:t>דוד טל</w:t>
      </w:r>
      <w:r>
        <w:rPr>
          <w:rFonts w:hint="cs"/>
          <w:rtl/>
        </w:rPr>
        <w:tab/>
      </w:r>
      <w:r>
        <w:rPr>
          <w:rFonts w:hint="cs"/>
          <w:rtl/>
        </w:rPr>
        <w:tab/>
      </w:r>
      <w:r>
        <w:rPr>
          <w:rFonts w:hint="cs"/>
          <w:rtl/>
        </w:rPr>
        <w:tab/>
        <w:t>- נגד</w:t>
      </w:r>
    </w:p>
    <w:p w14:paraId="74F96002" w14:textId="77777777" w:rsidR="00000000" w:rsidRDefault="007C71EE">
      <w:pPr>
        <w:pStyle w:val="a"/>
        <w:rPr>
          <w:rFonts w:hint="cs"/>
          <w:rtl/>
        </w:rPr>
      </w:pPr>
      <w:r>
        <w:rPr>
          <w:rFonts w:hint="cs"/>
          <w:rtl/>
        </w:rPr>
        <w:t>אליהו ישי</w:t>
      </w:r>
      <w:r>
        <w:rPr>
          <w:rFonts w:hint="cs"/>
          <w:rtl/>
        </w:rPr>
        <w:tab/>
      </w:r>
      <w:r>
        <w:rPr>
          <w:rFonts w:hint="cs"/>
          <w:rtl/>
        </w:rPr>
        <w:tab/>
        <w:t>- נגד</w:t>
      </w:r>
    </w:p>
    <w:p w14:paraId="1DE51ACC" w14:textId="77777777" w:rsidR="00000000" w:rsidRDefault="007C71EE">
      <w:pPr>
        <w:pStyle w:val="a"/>
        <w:rPr>
          <w:rFonts w:hint="cs"/>
          <w:rtl/>
        </w:rPr>
      </w:pPr>
    </w:p>
    <w:p w14:paraId="7941D780" w14:textId="77777777" w:rsidR="00000000" w:rsidRDefault="007C71EE">
      <w:pPr>
        <w:pStyle w:val="ad"/>
        <w:rPr>
          <w:rtl/>
        </w:rPr>
      </w:pPr>
      <w:r>
        <w:rPr>
          <w:rtl/>
        </w:rPr>
        <w:t>היו"ר יולי-יואל אדלשטיין:</w:t>
      </w:r>
    </w:p>
    <w:p w14:paraId="6DF55012" w14:textId="77777777" w:rsidR="00000000" w:rsidRDefault="007C71EE">
      <w:pPr>
        <w:pStyle w:val="a"/>
        <w:rPr>
          <w:rtl/>
        </w:rPr>
      </w:pPr>
    </w:p>
    <w:p w14:paraId="770DA511" w14:textId="77777777" w:rsidR="00000000" w:rsidRDefault="007C71EE">
      <w:pPr>
        <w:pStyle w:val="a"/>
        <w:rPr>
          <w:rFonts w:hint="cs"/>
          <w:rtl/>
        </w:rPr>
      </w:pPr>
      <w:r>
        <w:rPr>
          <w:rFonts w:hint="cs"/>
          <w:rtl/>
        </w:rPr>
        <w:t>אתה מבין את חו</w:t>
      </w:r>
      <w:r>
        <w:rPr>
          <w:rFonts w:hint="cs"/>
          <w:rtl/>
        </w:rPr>
        <w:t>מרת הדברים שאתה עושה כרגע. יש הצבעה. שב.</w:t>
      </w:r>
    </w:p>
    <w:p w14:paraId="618277FB" w14:textId="77777777" w:rsidR="00000000" w:rsidRDefault="007C71EE">
      <w:pPr>
        <w:pStyle w:val="a"/>
        <w:rPr>
          <w:rFonts w:hint="cs"/>
          <w:rtl/>
        </w:rPr>
      </w:pPr>
    </w:p>
    <w:p w14:paraId="6541CD4B" w14:textId="77777777" w:rsidR="00000000" w:rsidRDefault="007C71EE">
      <w:pPr>
        <w:pStyle w:val="SpeakerCon"/>
        <w:rPr>
          <w:rtl/>
        </w:rPr>
      </w:pPr>
      <w:bookmarkStart w:id="2584" w:name="FS000000661T29_05_2003_02_15_59C"/>
      <w:bookmarkEnd w:id="2584"/>
      <w:r>
        <w:rPr>
          <w:rtl/>
        </w:rPr>
        <w:t>מזכיר הכנסת אריה האן:</w:t>
      </w:r>
    </w:p>
    <w:p w14:paraId="286DB2C7" w14:textId="77777777" w:rsidR="00000000" w:rsidRDefault="007C71EE">
      <w:pPr>
        <w:pStyle w:val="a"/>
        <w:ind w:firstLine="0"/>
        <w:rPr>
          <w:rFonts w:hint="cs"/>
          <w:rtl/>
        </w:rPr>
      </w:pPr>
      <w:r>
        <w:rPr>
          <w:rFonts w:hint="cs"/>
          <w:rtl/>
        </w:rPr>
        <w:t>(קורא בשמות חברי הכנסת)</w:t>
      </w:r>
    </w:p>
    <w:p w14:paraId="137051CA" w14:textId="77777777" w:rsidR="00000000" w:rsidRDefault="007C71EE">
      <w:pPr>
        <w:pStyle w:val="a"/>
        <w:rPr>
          <w:rFonts w:hint="cs"/>
          <w:rtl/>
        </w:rPr>
      </w:pPr>
    </w:p>
    <w:p w14:paraId="56FE6F86" w14:textId="77777777" w:rsidR="00000000" w:rsidRDefault="007C71EE">
      <w:pPr>
        <w:pStyle w:val="a"/>
        <w:rPr>
          <w:rFonts w:hint="cs"/>
          <w:rtl/>
        </w:rPr>
      </w:pPr>
      <w:r>
        <w:rPr>
          <w:rFonts w:hint="cs"/>
          <w:rtl/>
        </w:rPr>
        <w:t>יצחק כהן</w:t>
      </w:r>
      <w:r>
        <w:rPr>
          <w:rFonts w:hint="cs"/>
          <w:rtl/>
        </w:rPr>
        <w:tab/>
      </w:r>
      <w:r>
        <w:rPr>
          <w:rFonts w:hint="cs"/>
          <w:rtl/>
        </w:rPr>
        <w:tab/>
        <w:t>- נגד</w:t>
      </w:r>
    </w:p>
    <w:p w14:paraId="7A0949E8" w14:textId="77777777" w:rsidR="00000000" w:rsidRDefault="007C71EE">
      <w:pPr>
        <w:pStyle w:val="a"/>
        <w:rPr>
          <w:rFonts w:hint="cs"/>
          <w:rtl/>
        </w:rPr>
      </w:pPr>
      <w:r>
        <w:rPr>
          <w:rFonts w:hint="cs"/>
          <w:rtl/>
        </w:rPr>
        <w:t>אתי לבני</w:t>
      </w:r>
      <w:r>
        <w:rPr>
          <w:rFonts w:hint="cs"/>
          <w:rtl/>
        </w:rPr>
        <w:tab/>
      </w:r>
      <w:r>
        <w:rPr>
          <w:rFonts w:hint="cs"/>
          <w:rtl/>
        </w:rPr>
        <w:tab/>
        <w:t>- בעד</w:t>
      </w:r>
    </w:p>
    <w:p w14:paraId="51654E81" w14:textId="77777777" w:rsidR="00000000" w:rsidRDefault="007C71EE">
      <w:pPr>
        <w:pStyle w:val="a"/>
        <w:rPr>
          <w:rFonts w:hint="cs"/>
          <w:rtl/>
        </w:rPr>
      </w:pPr>
      <w:r>
        <w:rPr>
          <w:rFonts w:hint="cs"/>
          <w:rtl/>
        </w:rPr>
        <w:t>דוד לוי</w:t>
      </w:r>
      <w:r>
        <w:rPr>
          <w:rFonts w:hint="cs"/>
          <w:rtl/>
        </w:rPr>
        <w:tab/>
      </w:r>
      <w:r>
        <w:rPr>
          <w:rFonts w:hint="cs"/>
          <w:rtl/>
        </w:rPr>
        <w:tab/>
        <w:t>- אינו נוכח</w:t>
      </w:r>
    </w:p>
    <w:p w14:paraId="36818334" w14:textId="77777777" w:rsidR="00000000" w:rsidRDefault="007C71EE">
      <w:pPr>
        <w:pStyle w:val="a"/>
        <w:rPr>
          <w:rFonts w:hint="cs"/>
          <w:rtl/>
        </w:rPr>
      </w:pPr>
      <w:r>
        <w:rPr>
          <w:rFonts w:hint="cs"/>
          <w:rtl/>
        </w:rPr>
        <w:t>אילן ליבוביץ</w:t>
      </w:r>
      <w:r>
        <w:rPr>
          <w:rFonts w:hint="cs"/>
          <w:rtl/>
        </w:rPr>
        <w:tab/>
        <w:t>- בעד</w:t>
      </w:r>
    </w:p>
    <w:p w14:paraId="219341A7" w14:textId="77777777" w:rsidR="00000000" w:rsidRDefault="007C71EE">
      <w:pPr>
        <w:pStyle w:val="a"/>
        <w:rPr>
          <w:rFonts w:hint="cs"/>
          <w:rtl/>
        </w:rPr>
      </w:pPr>
      <w:r>
        <w:rPr>
          <w:rFonts w:hint="cs"/>
          <w:rtl/>
        </w:rPr>
        <w:t>עמרם מצנע</w:t>
      </w:r>
      <w:r>
        <w:rPr>
          <w:rFonts w:hint="cs"/>
          <w:rtl/>
        </w:rPr>
        <w:tab/>
        <w:t>- אינו נוכח</w:t>
      </w:r>
    </w:p>
    <w:p w14:paraId="294A5C64" w14:textId="77777777" w:rsidR="00000000" w:rsidRDefault="007C71EE">
      <w:pPr>
        <w:pStyle w:val="a"/>
        <w:rPr>
          <w:rFonts w:hint="cs"/>
          <w:rtl/>
        </w:rPr>
      </w:pPr>
      <w:r>
        <w:rPr>
          <w:rFonts w:hint="cs"/>
          <w:rtl/>
        </w:rPr>
        <w:t>יעקב מרגי</w:t>
      </w:r>
      <w:r>
        <w:rPr>
          <w:rFonts w:hint="cs"/>
          <w:rtl/>
        </w:rPr>
        <w:tab/>
        <w:t>- נגד</w:t>
      </w:r>
    </w:p>
    <w:p w14:paraId="24C72F10" w14:textId="77777777" w:rsidR="00000000" w:rsidRDefault="007C71EE">
      <w:pPr>
        <w:pStyle w:val="a"/>
        <w:rPr>
          <w:rFonts w:hint="cs"/>
          <w:rtl/>
        </w:rPr>
      </w:pPr>
      <w:r>
        <w:rPr>
          <w:rFonts w:hint="cs"/>
          <w:rtl/>
        </w:rPr>
        <w:t>משולם נהרי</w:t>
      </w:r>
      <w:r>
        <w:rPr>
          <w:rFonts w:hint="cs"/>
          <w:rtl/>
        </w:rPr>
        <w:tab/>
        <w:t>- אינו נוכח</w:t>
      </w:r>
    </w:p>
    <w:p w14:paraId="08653E46" w14:textId="77777777" w:rsidR="00000000" w:rsidRDefault="007C71EE">
      <w:pPr>
        <w:pStyle w:val="a"/>
        <w:rPr>
          <w:rFonts w:hint="cs"/>
          <w:rtl/>
        </w:rPr>
      </w:pPr>
      <w:r>
        <w:rPr>
          <w:rFonts w:hint="cs"/>
          <w:rtl/>
        </w:rPr>
        <w:t>מרינה סולודקין</w:t>
      </w:r>
      <w:r>
        <w:rPr>
          <w:rFonts w:hint="cs"/>
          <w:rtl/>
        </w:rPr>
        <w:tab/>
        <w:t>- אינה נוכחת</w:t>
      </w:r>
    </w:p>
    <w:p w14:paraId="2F12C585" w14:textId="77777777" w:rsidR="00000000" w:rsidRDefault="007C71EE">
      <w:pPr>
        <w:pStyle w:val="a"/>
        <w:rPr>
          <w:rFonts w:hint="cs"/>
          <w:rtl/>
        </w:rPr>
      </w:pPr>
      <w:r>
        <w:rPr>
          <w:rFonts w:hint="cs"/>
          <w:rtl/>
        </w:rPr>
        <w:t>ניסן ס</w:t>
      </w:r>
      <w:r>
        <w:rPr>
          <w:rFonts w:hint="cs"/>
          <w:rtl/>
        </w:rPr>
        <w:t>לומינסקי</w:t>
      </w:r>
      <w:r>
        <w:rPr>
          <w:rFonts w:hint="cs"/>
          <w:rtl/>
        </w:rPr>
        <w:tab/>
        <w:t>- בעד</w:t>
      </w:r>
    </w:p>
    <w:p w14:paraId="7E303ABB" w14:textId="77777777" w:rsidR="00000000" w:rsidRDefault="007C71EE">
      <w:pPr>
        <w:pStyle w:val="a"/>
        <w:rPr>
          <w:rFonts w:hint="cs"/>
          <w:rtl/>
        </w:rPr>
      </w:pPr>
      <w:r>
        <w:rPr>
          <w:rFonts w:hint="cs"/>
          <w:rtl/>
        </w:rPr>
        <w:t>אפרים סנה</w:t>
      </w:r>
      <w:r>
        <w:rPr>
          <w:rFonts w:hint="cs"/>
          <w:rtl/>
        </w:rPr>
        <w:tab/>
        <w:t>- נגד</w:t>
      </w:r>
    </w:p>
    <w:p w14:paraId="1B4A19B6" w14:textId="77777777" w:rsidR="00000000" w:rsidRDefault="007C71EE">
      <w:pPr>
        <w:pStyle w:val="a"/>
        <w:rPr>
          <w:rFonts w:hint="cs"/>
          <w:rtl/>
        </w:rPr>
      </w:pPr>
      <w:r>
        <w:rPr>
          <w:rFonts w:hint="cs"/>
          <w:rtl/>
        </w:rPr>
        <w:t>אברהם פורז</w:t>
      </w:r>
      <w:r>
        <w:rPr>
          <w:rFonts w:hint="cs"/>
          <w:rtl/>
        </w:rPr>
        <w:tab/>
        <w:t>- אינו נוכח</w:t>
      </w:r>
    </w:p>
    <w:p w14:paraId="04C925AD" w14:textId="77777777" w:rsidR="00000000" w:rsidRDefault="007C71EE">
      <w:pPr>
        <w:pStyle w:val="a"/>
        <w:rPr>
          <w:rFonts w:hint="cs"/>
          <w:rtl/>
        </w:rPr>
      </w:pPr>
      <w:r>
        <w:rPr>
          <w:rFonts w:hint="cs"/>
          <w:rtl/>
        </w:rPr>
        <w:t>מאיר פרוש</w:t>
      </w:r>
      <w:r>
        <w:rPr>
          <w:rFonts w:hint="cs"/>
          <w:rtl/>
        </w:rPr>
        <w:tab/>
        <w:t>- נגד</w:t>
      </w:r>
    </w:p>
    <w:p w14:paraId="33B7070F" w14:textId="77777777" w:rsidR="00000000" w:rsidRDefault="007C71EE">
      <w:pPr>
        <w:pStyle w:val="a"/>
        <w:rPr>
          <w:rFonts w:hint="cs"/>
          <w:rtl/>
        </w:rPr>
      </w:pPr>
      <w:r>
        <w:rPr>
          <w:rFonts w:hint="cs"/>
          <w:rtl/>
        </w:rPr>
        <w:t>יוסף פריצקי</w:t>
      </w:r>
      <w:r>
        <w:rPr>
          <w:rFonts w:hint="cs"/>
          <w:rtl/>
        </w:rPr>
        <w:tab/>
        <w:t>- אינו נוכח</w:t>
      </w:r>
    </w:p>
    <w:p w14:paraId="0F96A08C" w14:textId="77777777" w:rsidR="00000000" w:rsidRDefault="007C71EE">
      <w:pPr>
        <w:pStyle w:val="a"/>
        <w:rPr>
          <w:rFonts w:hint="cs"/>
          <w:rtl/>
        </w:rPr>
      </w:pPr>
      <w:r>
        <w:rPr>
          <w:rFonts w:hint="cs"/>
          <w:rtl/>
        </w:rPr>
        <w:t>שמעון פרס</w:t>
      </w:r>
      <w:r>
        <w:rPr>
          <w:rFonts w:hint="cs"/>
          <w:rtl/>
        </w:rPr>
        <w:tab/>
        <w:t>- אינו נוכח</w:t>
      </w:r>
    </w:p>
    <w:p w14:paraId="2099C306" w14:textId="77777777" w:rsidR="00000000" w:rsidRDefault="007C71EE">
      <w:pPr>
        <w:pStyle w:val="a"/>
        <w:rPr>
          <w:rFonts w:hint="cs"/>
          <w:rtl/>
        </w:rPr>
      </w:pPr>
      <w:r>
        <w:rPr>
          <w:rFonts w:hint="cs"/>
          <w:rtl/>
        </w:rPr>
        <w:t>עמיר פרץ</w:t>
      </w:r>
      <w:r>
        <w:rPr>
          <w:rFonts w:hint="cs"/>
          <w:rtl/>
        </w:rPr>
        <w:tab/>
        <w:t>- נגד</w:t>
      </w:r>
    </w:p>
    <w:p w14:paraId="45DB7E71" w14:textId="77777777" w:rsidR="00000000" w:rsidRDefault="007C71EE">
      <w:pPr>
        <w:pStyle w:val="a"/>
        <w:rPr>
          <w:rFonts w:hint="cs"/>
          <w:rtl/>
        </w:rPr>
      </w:pPr>
      <w:r>
        <w:rPr>
          <w:rFonts w:hint="cs"/>
          <w:rtl/>
        </w:rPr>
        <w:t>איוב קרא</w:t>
      </w:r>
      <w:r>
        <w:rPr>
          <w:rFonts w:hint="cs"/>
          <w:rtl/>
        </w:rPr>
        <w:tab/>
        <w:t>- בעד</w:t>
      </w:r>
    </w:p>
    <w:p w14:paraId="108E96E9" w14:textId="77777777" w:rsidR="00000000" w:rsidRDefault="007C71EE">
      <w:pPr>
        <w:pStyle w:val="a"/>
        <w:rPr>
          <w:rFonts w:hint="cs"/>
          <w:rtl/>
        </w:rPr>
      </w:pPr>
      <w:r>
        <w:rPr>
          <w:rFonts w:hint="cs"/>
          <w:rtl/>
        </w:rPr>
        <w:t>אברהם רביץ</w:t>
      </w:r>
      <w:r>
        <w:rPr>
          <w:rFonts w:hint="cs"/>
          <w:rtl/>
        </w:rPr>
        <w:tab/>
        <w:t>- אינו נוכח</w:t>
      </w:r>
    </w:p>
    <w:p w14:paraId="494024A9" w14:textId="77777777" w:rsidR="00000000" w:rsidRDefault="007C71EE">
      <w:pPr>
        <w:pStyle w:val="a"/>
        <w:rPr>
          <w:rFonts w:hint="cs"/>
          <w:rtl/>
        </w:rPr>
      </w:pPr>
      <w:r>
        <w:rPr>
          <w:rFonts w:hint="cs"/>
          <w:rtl/>
        </w:rPr>
        <w:t>חיים רמון</w:t>
      </w:r>
      <w:r>
        <w:rPr>
          <w:rFonts w:hint="cs"/>
          <w:rtl/>
        </w:rPr>
        <w:tab/>
        <w:t>- נגד</w:t>
      </w:r>
    </w:p>
    <w:p w14:paraId="3CCB5431" w14:textId="77777777" w:rsidR="00000000" w:rsidRDefault="007C71EE">
      <w:pPr>
        <w:pStyle w:val="a"/>
        <w:rPr>
          <w:rFonts w:hint="cs"/>
          <w:rtl/>
        </w:rPr>
      </w:pPr>
      <w:r>
        <w:rPr>
          <w:rFonts w:hint="cs"/>
          <w:rtl/>
        </w:rPr>
        <w:t>אברהם בייגה שוחט</w:t>
      </w:r>
      <w:r>
        <w:rPr>
          <w:rFonts w:hint="cs"/>
          <w:rtl/>
        </w:rPr>
        <w:tab/>
        <w:t>- אינו נוכח</w:t>
      </w:r>
    </w:p>
    <w:p w14:paraId="5F69ABBF" w14:textId="77777777" w:rsidR="00000000" w:rsidRDefault="007C71EE">
      <w:pPr>
        <w:pStyle w:val="a"/>
        <w:rPr>
          <w:rFonts w:hint="cs"/>
          <w:rtl/>
        </w:rPr>
      </w:pPr>
      <w:r>
        <w:rPr>
          <w:rFonts w:hint="cs"/>
          <w:rtl/>
        </w:rPr>
        <w:t>אילן שלגי</w:t>
      </w:r>
      <w:r>
        <w:rPr>
          <w:rFonts w:hint="cs"/>
          <w:rtl/>
        </w:rPr>
        <w:tab/>
      </w:r>
      <w:r>
        <w:rPr>
          <w:rFonts w:hint="cs"/>
          <w:rtl/>
        </w:rPr>
        <w:tab/>
        <w:t>- בעד</w:t>
      </w:r>
    </w:p>
    <w:p w14:paraId="73EEB751" w14:textId="77777777" w:rsidR="00000000" w:rsidRDefault="007C71EE">
      <w:pPr>
        <w:pStyle w:val="a"/>
        <w:rPr>
          <w:rFonts w:hint="cs"/>
          <w:rtl/>
        </w:rPr>
      </w:pPr>
      <w:r>
        <w:rPr>
          <w:rFonts w:hint="cs"/>
          <w:rtl/>
        </w:rPr>
        <w:t>סילבן שלום</w:t>
      </w:r>
      <w:r>
        <w:rPr>
          <w:rFonts w:hint="cs"/>
          <w:rtl/>
        </w:rPr>
        <w:tab/>
      </w:r>
      <w:r>
        <w:rPr>
          <w:rFonts w:hint="cs"/>
          <w:rtl/>
        </w:rPr>
        <w:tab/>
        <w:t>- אינו נוכח</w:t>
      </w:r>
    </w:p>
    <w:p w14:paraId="27FBA513" w14:textId="77777777" w:rsidR="00000000" w:rsidRDefault="007C71EE">
      <w:pPr>
        <w:pStyle w:val="a"/>
        <w:rPr>
          <w:rFonts w:hint="cs"/>
          <w:rtl/>
        </w:rPr>
      </w:pPr>
    </w:p>
    <w:p w14:paraId="7BF88D1C" w14:textId="77777777" w:rsidR="00000000" w:rsidRDefault="007C71EE">
      <w:pPr>
        <w:pStyle w:val="a"/>
        <w:rPr>
          <w:rFonts w:hint="cs"/>
          <w:rtl/>
        </w:rPr>
      </w:pPr>
      <w:r>
        <w:rPr>
          <w:rFonts w:hint="cs"/>
          <w:rtl/>
        </w:rPr>
        <w:t>האם יש מישהו באולם שלא הצביע? אין. תודה רבה.</w:t>
      </w:r>
    </w:p>
    <w:p w14:paraId="094A68C1" w14:textId="77777777" w:rsidR="00000000" w:rsidRDefault="007C71EE">
      <w:pPr>
        <w:pStyle w:val="a"/>
        <w:rPr>
          <w:rFonts w:hint="cs"/>
          <w:rtl/>
        </w:rPr>
      </w:pPr>
    </w:p>
    <w:p w14:paraId="06A17814" w14:textId="77777777" w:rsidR="00000000" w:rsidRDefault="007C71EE">
      <w:pPr>
        <w:pStyle w:val="ad"/>
        <w:rPr>
          <w:rtl/>
        </w:rPr>
      </w:pPr>
      <w:r>
        <w:rPr>
          <w:rtl/>
        </w:rPr>
        <w:t>היו"ר יולי-יואל אדלשטיין:</w:t>
      </w:r>
    </w:p>
    <w:p w14:paraId="7B884113" w14:textId="77777777" w:rsidR="00000000" w:rsidRDefault="007C71EE">
      <w:pPr>
        <w:pStyle w:val="a"/>
        <w:rPr>
          <w:rtl/>
        </w:rPr>
      </w:pPr>
    </w:p>
    <w:p w14:paraId="35355D61" w14:textId="77777777" w:rsidR="00000000" w:rsidRDefault="007C71EE">
      <w:pPr>
        <w:pStyle w:val="a"/>
        <w:rPr>
          <w:rFonts w:hint="cs"/>
          <w:rtl/>
        </w:rPr>
      </w:pPr>
      <w:r>
        <w:rPr>
          <w:rFonts w:hint="cs"/>
          <w:rtl/>
        </w:rPr>
        <w:t>חברי הכנסת, מייד לאחר ההכרזה על התוצאות אנחנו נמשיך בהצבעות. אני מבקש מכולם לחזור למקומותיהם.</w:t>
      </w:r>
    </w:p>
    <w:p w14:paraId="5B4C263B" w14:textId="77777777" w:rsidR="00000000" w:rsidRDefault="007C71EE">
      <w:pPr>
        <w:pStyle w:val="a"/>
        <w:rPr>
          <w:rFonts w:hint="cs"/>
          <w:rtl/>
        </w:rPr>
      </w:pPr>
    </w:p>
    <w:p w14:paraId="13639707" w14:textId="77777777" w:rsidR="00000000" w:rsidRDefault="007C71EE">
      <w:pPr>
        <w:pStyle w:val="ac"/>
        <w:rPr>
          <w:rtl/>
        </w:rPr>
      </w:pPr>
      <w:r>
        <w:rPr>
          <w:rFonts w:hint="eastAsia"/>
          <w:rtl/>
        </w:rPr>
        <w:t>איתן</w:t>
      </w:r>
      <w:r>
        <w:rPr>
          <w:rtl/>
        </w:rPr>
        <w:t xml:space="preserve"> כבל (העבודה-מימד):</w:t>
      </w:r>
    </w:p>
    <w:p w14:paraId="6EA5A91A" w14:textId="77777777" w:rsidR="00000000" w:rsidRDefault="007C71EE">
      <w:pPr>
        <w:pStyle w:val="a"/>
        <w:rPr>
          <w:rFonts w:hint="cs"/>
          <w:rtl/>
        </w:rPr>
      </w:pPr>
    </w:p>
    <w:p w14:paraId="6455482C" w14:textId="77777777" w:rsidR="00000000" w:rsidRDefault="007C71EE">
      <w:pPr>
        <w:pStyle w:val="a"/>
        <w:rPr>
          <w:rFonts w:hint="cs"/>
          <w:rtl/>
        </w:rPr>
      </w:pPr>
      <w:r>
        <w:rPr>
          <w:rFonts w:hint="cs"/>
          <w:rtl/>
        </w:rPr>
        <w:t>אדוני היושב-ראש, רוצים הפסקת תיקון חצות. יש תיקון חצות.</w:t>
      </w:r>
    </w:p>
    <w:p w14:paraId="36BEB865" w14:textId="77777777" w:rsidR="00000000" w:rsidRDefault="007C71EE">
      <w:pPr>
        <w:pStyle w:val="a"/>
        <w:rPr>
          <w:rFonts w:hint="cs"/>
          <w:rtl/>
        </w:rPr>
      </w:pPr>
    </w:p>
    <w:p w14:paraId="4DB4D08F" w14:textId="77777777" w:rsidR="00000000" w:rsidRDefault="007C71EE">
      <w:pPr>
        <w:pStyle w:val="ac"/>
        <w:rPr>
          <w:rtl/>
        </w:rPr>
      </w:pPr>
      <w:r>
        <w:rPr>
          <w:rFonts w:hint="eastAsia"/>
          <w:rtl/>
        </w:rPr>
        <w:t>עמרי</w:t>
      </w:r>
      <w:r>
        <w:rPr>
          <w:rtl/>
        </w:rPr>
        <w:t xml:space="preserve"> ש</w:t>
      </w:r>
      <w:r>
        <w:rPr>
          <w:rtl/>
        </w:rPr>
        <w:t>רון (הליכוד):</w:t>
      </w:r>
    </w:p>
    <w:p w14:paraId="2CB1DDEF" w14:textId="77777777" w:rsidR="00000000" w:rsidRDefault="007C71EE">
      <w:pPr>
        <w:pStyle w:val="a"/>
        <w:rPr>
          <w:rFonts w:hint="cs"/>
          <w:rtl/>
        </w:rPr>
      </w:pPr>
    </w:p>
    <w:p w14:paraId="3E9BE773" w14:textId="77777777" w:rsidR="00000000" w:rsidRDefault="007C71EE">
      <w:pPr>
        <w:pStyle w:val="a"/>
        <w:rPr>
          <w:rFonts w:hint="cs"/>
          <w:rtl/>
        </w:rPr>
      </w:pPr>
      <w:r>
        <w:rPr>
          <w:rFonts w:hint="cs"/>
          <w:rtl/>
        </w:rPr>
        <w:t>שום הפסקה. תתקזזו עם מי שצריך על מה שצריך. אין הפסקות.</w:t>
      </w:r>
    </w:p>
    <w:p w14:paraId="7E0B0782" w14:textId="77777777" w:rsidR="00000000" w:rsidRDefault="007C71EE">
      <w:pPr>
        <w:pStyle w:val="a"/>
        <w:rPr>
          <w:rFonts w:hint="cs"/>
          <w:rtl/>
        </w:rPr>
      </w:pPr>
    </w:p>
    <w:p w14:paraId="082BF32D" w14:textId="77777777" w:rsidR="00000000" w:rsidRDefault="007C71EE">
      <w:pPr>
        <w:pStyle w:val="ac"/>
        <w:rPr>
          <w:rtl/>
        </w:rPr>
      </w:pPr>
      <w:r>
        <w:rPr>
          <w:rFonts w:hint="eastAsia"/>
          <w:rtl/>
        </w:rPr>
        <w:t>יובל</w:t>
      </w:r>
      <w:r>
        <w:rPr>
          <w:rtl/>
        </w:rPr>
        <w:t xml:space="preserve"> שטייניץ (הליכוד):</w:t>
      </w:r>
    </w:p>
    <w:p w14:paraId="191CBD06" w14:textId="77777777" w:rsidR="00000000" w:rsidRDefault="007C71EE">
      <w:pPr>
        <w:pStyle w:val="a"/>
        <w:rPr>
          <w:rFonts w:hint="cs"/>
          <w:rtl/>
        </w:rPr>
      </w:pPr>
    </w:p>
    <w:p w14:paraId="7E8C4114" w14:textId="77777777" w:rsidR="00000000" w:rsidRDefault="007C71EE">
      <w:pPr>
        <w:pStyle w:val="a"/>
        <w:rPr>
          <w:rFonts w:hint="cs"/>
          <w:rtl/>
        </w:rPr>
      </w:pPr>
      <w:r>
        <w:rPr>
          <w:rFonts w:hint="cs"/>
          <w:rtl/>
        </w:rPr>
        <w:t>מחר בחצות נאפשר תיקון חצות. היום לא.</w:t>
      </w:r>
    </w:p>
    <w:p w14:paraId="65A99B6B" w14:textId="77777777" w:rsidR="00000000" w:rsidRDefault="007C71EE">
      <w:pPr>
        <w:pStyle w:val="a"/>
        <w:rPr>
          <w:rFonts w:hint="cs"/>
          <w:rtl/>
        </w:rPr>
      </w:pPr>
    </w:p>
    <w:p w14:paraId="36BC3B27" w14:textId="77777777" w:rsidR="00000000" w:rsidRDefault="007C71EE">
      <w:pPr>
        <w:pStyle w:val="ad"/>
        <w:rPr>
          <w:rtl/>
        </w:rPr>
      </w:pPr>
      <w:r>
        <w:rPr>
          <w:rtl/>
        </w:rPr>
        <w:t>היו"ר ראובן ריבלין:</w:t>
      </w:r>
    </w:p>
    <w:p w14:paraId="6E36147E" w14:textId="77777777" w:rsidR="00000000" w:rsidRDefault="007C71EE">
      <w:pPr>
        <w:pStyle w:val="a"/>
        <w:rPr>
          <w:rtl/>
        </w:rPr>
      </w:pPr>
    </w:p>
    <w:p w14:paraId="2BBD10FF" w14:textId="77777777" w:rsidR="00000000" w:rsidRDefault="007C71EE">
      <w:pPr>
        <w:pStyle w:val="a"/>
        <w:rPr>
          <w:rFonts w:hint="cs"/>
          <w:rtl/>
        </w:rPr>
      </w:pPr>
      <w:r>
        <w:rPr>
          <w:rFonts w:hint="cs"/>
          <w:rtl/>
        </w:rPr>
        <w:t>ובכן, רבותי חברי הכנסת, התוצאות: 59 בעד, 46 נגד. סעיף 31 עבר לפי נוסח הוועדה.</w:t>
      </w:r>
    </w:p>
    <w:p w14:paraId="0F41DDC8" w14:textId="77777777" w:rsidR="00000000" w:rsidRDefault="007C71EE">
      <w:pPr>
        <w:pStyle w:val="a"/>
        <w:rPr>
          <w:rFonts w:hint="cs"/>
          <w:rtl/>
        </w:rPr>
      </w:pPr>
    </w:p>
    <w:p w14:paraId="6CE5FEA5" w14:textId="77777777" w:rsidR="00000000" w:rsidRDefault="007C71EE">
      <w:pPr>
        <w:pStyle w:val="a"/>
        <w:rPr>
          <w:rFonts w:hint="cs"/>
          <w:rtl/>
        </w:rPr>
      </w:pPr>
      <w:r>
        <w:rPr>
          <w:rFonts w:hint="cs"/>
          <w:rtl/>
        </w:rPr>
        <w:t xml:space="preserve">עוברים לסעיף 32. קבוצת </w:t>
      </w:r>
      <w:r>
        <w:rPr>
          <w:rFonts w:hint="cs"/>
          <w:rtl/>
        </w:rPr>
        <w:t>ברכה, מישהו נמצא פה? לא נמצא.</w:t>
      </w:r>
    </w:p>
    <w:p w14:paraId="4E66FA99" w14:textId="77777777" w:rsidR="00000000" w:rsidRDefault="007C71EE">
      <w:pPr>
        <w:pStyle w:val="a"/>
        <w:rPr>
          <w:rFonts w:hint="cs"/>
          <w:rtl/>
        </w:rPr>
      </w:pPr>
    </w:p>
    <w:p w14:paraId="5FA8A6C2" w14:textId="77777777" w:rsidR="00000000" w:rsidRDefault="007C71EE">
      <w:pPr>
        <w:pStyle w:val="ac"/>
        <w:rPr>
          <w:rtl/>
        </w:rPr>
      </w:pPr>
      <w:r>
        <w:rPr>
          <w:rFonts w:hint="eastAsia"/>
          <w:rtl/>
        </w:rPr>
        <w:t>יעקב</w:t>
      </w:r>
      <w:r>
        <w:rPr>
          <w:rtl/>
        </w:rPr>
        <w:t xml:space="preserve"> ליצמן (יהדות התורה):</w:t>
      </w:r>
    </w:p>
    <w:p w14:paraId="64123EE2" w14:textId="77777777" w:rsidR="00000000" w:rsidRDefault="007C71EE">
      <w:pPr>
        <w:pStyle w:val="a"/>
        <w:rPr>
          <w:rFonts w:hint="cs"/>
          <w:rtl/>
        </w:rPr>
      </w:pPr>
    </w:p>
    <w:p w14:paraId="2B035F36" w14:textId="77777777" w:rsidR="00000000" w:rsidRDefault="007C71EE">
      <w:pPr>
        <w:pStyle w:val="a"/>
        <w:rPr>
          <w:rFonts w:hint="cs"/>
          <w:rtl/>
        </w:rPr>
      </w:pPr>
      <w:r>
        <w:rPr>
          <w:rFonts w:hint="cs"/>
          <w:rtl/>
        </w:rPr>
        <w:t>גפני נמצא.</w:t>
      </w:r>
    </w:p>
    <w:p w14:paraId="3B685ECD" w14:textId="77777777" w:rsidR="00000000" w:rsidRDefault="007C71EE">
      <w:pPr>
        <w:pStyle w:val="a"/>
        <w:rPr>
          <w:rFonts w:hint="cs"/>
          <w:rtl/>
        </w:rPr>
      </w:pPr>
    </w:p>
    <w:p w14:paraId="2E09C38D" w14:textId="77777777" w:rsidR="00000000" w:rsidRDefault="007C71EE">
      <w:pPr>
        <w:pStyle w:val="ad"/>
        <w:rPr>
          <w:rtl/>
        </w:rPr>
      </w:pPr>
      <w:r>
        <w:rPr>
          <w:rtl/>
        </w:rPr>
        <w:t>היו"ר ראובן ריבלין:</w:t>
      </w:r>
    </w:p>
    <w:p w14:paraId="479FD356" w14:textId="77777777" w:rsidR="00000000" w:rsidRDefault="007C71EE">
      <w:pPr>
        <w:pStyle w:val="a"/>
        <w:rPr>
          <w:rtl/>
        </w:rPr>
      </w:pPr>
    </w:p>
    <w:p w14:paraId="597B5F49" w14:textId="77777777" w:rsidR="00000000" w:rsidRDefault="007C71EE">
      <w:pPr>
        <w:pStyle w:val="a"/>
        <w:rPr>
          <w:rFonts w:hint="cs"/>
          <w:rtl/>
        </w:rPr>
      </w:pPr>
      <w:r>
        <w:rPr>
          <w:rFonts w:hint="cs"/>
          <w:rtl/>
        </w:rPr>
        <w:t>קבוצת חבר הכנסת ברכה, קבוצת בל"ד וגפני - מי בעד? מי נגד? מי נמנע? תודה. נא להוריד.</w:t>
      </w:r>
    </w:p>
    <w:p w14:paraId="6D035393" w14:textId="77777777" w:rsidR="00000000" w:rsidRDefault="007C71EE">
      <w:pPr>
        <w:pStyle w:val="a"/>
        <w:rPr>
          <w:rFonts w:hint="cs"/>
          <w:rtl/>
        </w:rPr>
      </w:pPr>
    </w:p>
    <w:p w14:paraId="33AA295C" w14:textId="77777777" w:rsidR="00000000" w:rsidRDefault="007C71EE">
      <w:pPr>
        <w:pStyle w:val="a"/>
        <w:jc w:val="center"/>
        <w:rPr>
          <w:rFonts w:hint="cs"/>
          <w:b/>
          <w:bCs/>
          <w:rtl/>
        </w:rPr>
      </w:pPr>
      <w:r>
        <w:rPr>
          <w:rFonts w:hint="cs"/>
          <w:b/>
          <w:bCs/>
          <w:rtl/>
        </w:rPr>
        <w:t>הצבעה</w:t>
      </w:r>
    </w:p>
    <w:p w14:paraId="22018B1C" w14:textId="77777777" w:rsidR="00000000" w:rsidRDefault="007C71EE">
      <w:pPr>
        <w:pStyle w:val="a"/>
        <w:jc w:val="center"/>
        <w:rPr>
          <w:rFonts w:hint="cs"/>
          <w:b/>
          <w:bCs/>
          <w:rtl/>
        </w:rPr>
      </w:pPr>
    </w:p>
    <w:p w14:paraId="30427F19" w14:textId="77777777" w:rsidR="00000000" w:rsidRDefault="007C71EE">
      <w:pPr>
        <w:pStyle w:val="a"/>
        <w:jc w:val="center"/>
        <w:rPr>
          <w:rFonts w:hint="cs"/>
          <w:rtl/>
        </w:rPr>
      </w:pPr>
      <w:r>
        <w:rPr>
          <w:rFonts w:hint="cs"/>
          <w:rtl/>
        </w:rPr>
        <w:t>ההסתייגות של קבוצת חבר הכנסת מוחמד ברכה, של קבוצת סיעת בל"ד ושל חברי הכנסת</w:t>
      </w:r>
      <w:r>
        <w:rPr>
          <w:rFonts w:hint="cs"/>
          <w:rtl/>
        </w:rPr>
        <w:t xml:space="preserve"> טלב אלסאנע ומשה גפני לסעיף 32(1) לא נתקבלה.</w:t>
      </w:r>
    </w:p>
    <w:p w14:paraId="0212B854" w14:textId="77777777" w:rsidR="00000000" w:rsidRDefault="007C71EE">
      <w:pPr>
        <w:pStyle w:val="a"/>
        <w:rPr>
          <w:rFonts w:hint="cs"/>
          <w:rtl/>
        </w:rPr>
      </w:pPr>
    </w:p>
    <w:p w14:paraId="2336249E" w14:textId="77777777" w:rsidR="00000000" w:rsidRDefault="007C71EE">
      <w:pPr>
        <w:pStyle w:val="ad"/>
        <w:rPr>
          <w:rtl/>
        </w:rPr>
      </w:pPr>
      <w:r>
        <w:rPr>
          <w:rtl/>
        </w:rPr>
        <w:t>היו"ר ראובן ריבלין:</w:t>
      </w:r>
    </w:p>
    <w:p w14:paraId="6F277A6B" w14:textId="77777777" w:rsidR="00000000" w:rsidRDefault="007C71EE">
      <w:pPr>
        <w:pStyle w:val="a"/>
        <w:rPr>
          <w:rtl/>
        </w:rPr>
      </w:pPr>
    </w:p>
    <w:p w14:paraId="5890547B" w14:textId="77777777" w:rsidR="00000000" w:rsidRDefault="007C71EE">
      <w:pPr>
        <w:pStyle w:val="a"/>
        <w:rPr>
          <w:rFonts w:hint="cs"/>
          <w:rtl/>
        </w:rPr>
      </w:pPr>
      <w:r>
        <w:rPr>
          <w:rFonts w:hint="cs"/>
          <w:rtl/>
        </w:rPr>
        <w:t>תודה. לא נתקבל.</w:t>
      </w:r>
    </w:p>
    <w:p w14:paraId="3405C508" w14:textId="77777777" w:rsidR="00000000" w:rsidRDefault="007C71EE">
      <w:pPr>
        <w:pStyle w:val="a"/>
        <w:rPr>
          <w:rFonts w:hint="cs"/>
          <w:rtl/>
        </w:rPr>
      </w:pPr>
    </w:p>
    <w:p w14:paraId="5C648F48" w14:textId="77777777" w:rsidR="00000000" w:rsidRDefault="007C71EE">
      <w:pPr>
        <w:pStyle w:val="a"/>
        <w:rPr>
          <w:rFonts w:hint="cs"/>
          <w:rtl/>
        </w:rPr>
      </w:pPr>
      <w:r>
        <w:rPr>
          <w:rFonts w:hint="cs"/>
          <w:rtl/>
        </w:rPr>
        <w:t xml:space="preserve">חבר הכנסת יעקב ליצמן </w:t>
      </w:r>
      <w:r>
        <w:rPr>
          <w:rtl/>
        </w:rPr>
        <w:t>–</w:t>
      </w:r>
      <w:r>
        <w:rPr>
          <w:rFonts w:hint="cs"/>
          <w:rtl/>
        </w:rPr>
        <w:t xml:space="preserve"> מי בעד, מי נגד, מי נמנע? תודה.</w:t>
      </w:r>
    </w:p>
    <w:p w14:paraId="18D9B305" w14:textId="77777777" w:rsidR="00000000" w:rsidRDefault="007C71EE">
      <w:pPr>
        <w:pStyle w:val="a"/>
        <w:rPr>
          <w:rFonts w:hint="cs"/>
          <w:rtl/>
        </w:rPr>
      </w:pPr>
    </w:p>
    <w:p w14:paraId="72B595F0" w14:textId="77777777" w:rsidR="00000000" w:rsidRDefault="007C71EE">
      <w:pPr>
        <w:pStyle w:val="a"/>
        <w:jc w:val="center"/>
        <w:rPr>
          <w:rFonts w:hint="cs"/>
          <w:b/>
          <w:bCs/>
          <w:rtl/>
        </w:rPr>
      </w:pPr>
      <w:r>
        <w:rPr>
          <w:rFonts w:hint="cs"/>
          <w:b/>
          <w:bCs/>
          <w:rtl/>
        </w:rPr>
        <w:t>הצבעה</w:t>
      </w:r>
    </w:p>
    <w:p w14:paraId="3B461133" w14:textId="77777777" w:rsidR="00000000" w:rsidRDefault="007C71EE">
      <w:pPr>
        <w:pStyle w:val="a"/>
        <w:jc w:val="center"/>
        <w:rPr>
          <w:rFonts w:hint="cs"/>
          <w:b/>
          <w:bCs/>
          <w:rtl/>
        </w:rPr>
      </w:pPr>
    </w:p>
    <w:p w14:paraId="0A0E927E" w14:textId="77777777" w:rsidR="00000000" w:rsidRDefault="007C71EE">
      <w:pPr>
        <w:pStyle w:val="a"/>
        <w:jc w:val="center"/>
        <w:rPr>
          <w:rFonts w:hint="cs"/>
          <w:rtl/>
        </w:rPr>
      </w:pPr>
      <w:r>
        <w:rPr>
          <w:rFonts w:hint="cs"/>
          <w:rtl/>
        </w:rPr>
        <w:t>ההסתייגות של חבר הכנסת יעקב ליצמן לסעיף 32(1) לא נתקבלה.</w:t>
      </w:r>
    </w:p>
    <w:p w14:paraId="6C16B1C1" w14:textId="77777777" w:rsidR="00000000" w:rsidRDefault="007C71EE">
      <w:pPr>
        <w:pStyle w:val="a"/>
        <w:rPr>
          <w:rFonts w:hint="cs"/>
          <w:rtl/>
        </w:rPr>
      </w:pPr>
    </w:p>
    <w:p w14:paraId="3DAE2BFB" w14:textId="77777777" w:rsidR="00000000" w:rsidRDefault="007C71EE">
      <w:pPr>
        <w:pStyle w:val="ad"/>
        <w:rPr>
          <w:rtl/>
        </w:rPr>
      </w:pPr>
      <w:r>
        <w:rPr>
          <w:rtl/>
        </w:rPr>
        <w:t>היו"ר ראובן ריבלין:</w:t>
      </w:r>
    </w:p>
    <w:p w14:paraId="5DDA0131" w14:textId="77777777" w:rsidR="00000000" w:rsidRDefault="007C71EE">
      <w:pPr>
        <w:pStyle w:val="a"/>
        <w:rPr>
          <w:rtl/>
        </w:rPr>
      </w:pPr>
    </w:p>
    <w:p w14:paraId="0F6C99CF" w14:textId="77777777" w:rsidR="00000000" w:rsidRDefault="007C71EE">
      <w:pPr>
        <w:pStyle w:val="a"/>
        <w:rPr>
          <w:rFonts w:hint="cs"/>
          <w:rtl/>
        </w:rPr>
      </w:pPr>
      <w:r>
        <w:rPr>
          <w:rFonts w:hint="cs"/>
          <w:rtl/>
        </w:rPr>
        <w:t>תודה. לא נתקבל.</w:t>
      </w:r>
    </w:p>
    <w:p w14:paraId="545547FB" w14:textId="77777777" w:rsidR="00000000" w:rsidRDefault="007C71EE">
      <w:pPr>
        <w:pStyle w:val="a"/>
        <w:rPr>
          <w:rFonts w:hint="cs"/>
          <w:rtl/>
        </w:rPr>
      </w:pPr>
    </w:p>
    <w:p w14:paraId="66B74159" w14:textId="77777777" w:rsidR="00000000" w:rsidRDefault="007C71EE">
      <w:pPr>
        <w:pStyle w:val="a"/>
        <w:rPr>
          <w:rFonts w:hint="cs"/>
          <w:rtl/>
        </w:rPr>
      </w:pPr>
      <w:r>
        <w:rPr>
          <w:rFonts w:hint="cs"/>
          <w:rtl/>
        </w:rPr>
        <w:t xml:space="preserve">לחלופין </w:t>
      </w:r>
      <w:r>
        <w:rPr>
          <w:rtl/>
        </w:rPr>
        <w:t>–</w:t>
      </w:r>
      <w:r>
        <w:rPr>
          <w:rFonts w:hint="cs"/>
          <w:rtl/>
        </w:rPr>
        <w:t xml:space="preserve"> מי ב</w:t>
      </w:r>
      <w:r>
        <w:rPr>
          <w:rFonts w:hint="cs"/>
          <w:rtl/>
        </w:rPr>
        <w:t>עד לחלופין של הסתייגות ליצמן? מי נגד? מי נמנע? תודה</w:t>
      </w:r>
    </w:p>
    <w:p w14:paraId="1F52D305" w14:textId="77777777" w:rsidR="00000000" w:rsidRDefault="007C71EE">
      <w:pPr>
        <w:pStyle w:val="a"/>
        <w:rPr>
          <w:rFonts w:hint="cs"/>
          <w:rtl/>
        </w:rPr>
      </w:pPr>
    </w:p>
    <w:p w14:paraId="47761892" w14:textId="77777777" w:rsidR="00000000" w:rsidRDefault="007C71EE">
      <w:pPr>
        <w:pStyle w:val="a"/>
        <w:jc w:val="center"/>
        <w:rPr>
          <w:rFonts w:hint="cs"/>
          <w:b/>
          <w:bCs/>
          <w:rtl/>
        </w:rPr>
      </w:pPr>
      <w:r>
        <w:rPr>
          <w:rFonts w:hint="cs"/>
          <w:b/>
          <w:bCs/>
          <w:rtl/>
        </w:rPr>
        <w:t>הצבעה</w:t>
      </w:r>
    </w:p>
    <w:p w14:paraId="189963E5" w14:textId="77777777" w:rsidR="00000000" w:rsidRDefault="007C71EE">
      <w:pPr>
        <w:pStyle w:val="a"/>
        <w:jc w:val="center"/>
        <w:rPr>
          <w:rFonts w:hint="cs"/>
          <w:b/>
          <w:bCs/>
          <w:rtl/>
        </w:rPr>
      </w:pPr>
    </w:p>
    <w:p w14:paraId="4F9A0D46" w14:textId="77777777" w:rsidR="00000000" w:rsidRDefault="007C71EE">
      <w:pPr>
        <w:pStyle w:val="a"/>
        <w:jc w:val="center"/>
        <w:rPr>
          <w:rFonts w:hint="cs"/>
          <w:rtl/>
        </w:rPr>
      </w:pPr>
      <w:r>
        <w:rPr>
          <w:rFonts w:hint="cs"/>
          <w:rtl/>
        </w:rPr>
        <w:t>ההסתייגות לחלופין של חבר הכנסת יעקב ליצמן לסעיף 32(1) לא נתקבלה.</w:t>
      </w:r>
    </w:p>
    <w:p w14:paraId="63FC2266" w14:textId="77777777" w:rsidR="00000000" w:rsidRDefault="007C71EE">
      <w:pPr>
        <w:pStyle w:val="a"/>
        <w:rPr>
          <w:rFonts w:hint="cs"/>
          <w:rtl/>
        </w:rPr>
      </w:pPr>
    </w:p>
    <w:p w14:paraId="5AC09971" w14:textId="77777777" w:rsidR="00000000" w:rsidRDefault="007C71EE">
      <w:pPr>
        <w:pStyle w:val="ad"/>
        <w:rPr>
          <w:rtl/>
        </w:rPr>
      </w:pPr>
      <w:r>
        <w:rPr>
          <w:rtl/>
        </w:rPr>
        <w:t>היו"ר ראובן ריבלין:</w:t>
      </w:r>
    </w:p>
    <w:p w14:paraId="29CB5D97" w14:textId="77777777" w:rsidR="00000000" w:rsidRDefault="007C71EE">
      <w:pPr>
        <w:pStyle w:val="a"/>
        <w:rPr>
          <w:rtl/>
        </w:rPr>
      </w:pPr>
    </w:p>
    <w:p w14:paraId="79D24604" w14:textId="77777777" w:rsidR="00000000" w:rsidRDefault="007C71EE">
      <w:pPr>
        <w:pStyle w:val="a"/>
        <w:rPr>
          <w:rFonts w:hint="cs"/>
          <w:rtl/>
        </w:rPr>
      </w:pPr>
      <w:r>
        <w:rPr>
          <w:rFonts w:hint="cs"/>
          <w:rtl/>
        </w:rPr>
        <w:t>לא נתקבל.</w:t>
      </w:r>
    </w:p>
    <w:p w14:paraId="12D4F154" w14:textId="77777777" w:rsidR="00000000" w:rsidRDefault="007C71EE">
      <w:pPr>
        <w:pStyle w:val="a"/>
        <w:rPr>
          <w:rFonts w:hint="cs"/>
          <w:rtl/>
        </w:rPr>
      </w:pPr>
    </w:p>
    <w:p w14:paraId="0E3AF052" w14:textId="77777777" w:rsidR="00000000" w:rsidRDefault="007C71EE">
      <w:pPr>
        <w:pStyle w:val="a"/>
        <w:rPr>
          <w:rFonts w:hint="cs"/>
          <w:rtl/>
        </w:rPr>
      </w:pPr>
      <w:r>
        <w:rPr>
          <w:rFonts w:hint="cs"/>
          <w:rtl/>
        </w:rPr>
        <w:t xml:space="preserve">חבר הכנסת איתן כבל </w:t>
      </w:r>
      <w:r>
        <w:rPr>
          <w:rtl/>
        </w:rPr>
        <w:t>–</w:t>
      </w:r>
      <w:r>
        <w:rPr>
          <w:rFonts w:hint="cs"/>
          <w:rtl/>
        </w:rPr>
        <w:t xml:space="preserve"> מי בעד, מי נגד, מי נמנע? תודה.</w:t>
      </w:r>
    </w:p>
    <w:p w14:paraId="0622343D" w14:textId="77777777" w:rsidR="00000000" w:rsidRDefault="007C71EE">
      <w:pPr>
        <w:pStyle w:val="a"/>
        <w:rPr>
          <w:rFonts w:hint="cs"/>
          <w:rtl/>
        </w:rPr>
      </w:pPr>
    </w:p>
    <w:p w14:paraId="693AAF58" w14:textId="77777777" w:rsidR="00000000" w:rsidRDefault="007C71EE">
      <w:pPr>
        <w:pStyle w:val="a"/>
        <w:jc w:val="center"/>
        <w:rPr>
          <w:rFonts w:hint="cs"/>
          <w:b/>
          <w:bCs/>
          <w:rtl/>
        </w:rPr>
      </w:pPr>
      <w:r>
        <w:rPr>
          <w:rFonts w:hint="cs"/>
          <w:b/>
          <w:bCs/>
          <w:rtl/>
        </w:rPr>
        <w:t>הצבעה</w:t>
      </w:r>
    </w:p>
    <w:p w14:paraId="0B65C31A" w14:textId="77777777" w:rsidR="00000000" w:rsidRDefault="007C71EE">
      <w:pPr>
        <w:pStyle w:val="a"/>
        <w:jc w:val="center"/>
        <w:rPr>
          <w:rFonts w:hint="cs"/>
          <w:b/>
          <w:bCs/>
          <w:rtl/>
        </w:rPr>
      </w:pPr>
    </w:p>
    <w:p w14:paraId="59FA60C9" w14:textId="77777777" w:rsidR="00000000" w:rsidRDefault="007C71EE">
      <w:pPr>
        <w:pStyle w:val="a"/>
        <w:jc w:val="center"/>
        <w:rPr>
          <w:rFonts w:hint="cs"/>
          <w:rtl/>
        </w:rPr>
      </w:pPr>
      <w:r>
        <w:rPr>
          <w:rFonts w:hint="cs"/>
          <w:rtl/>
        </w:rPr>
        <w:t xml:space="preserve">ההסתייגות של חבר הכנסת איתן כבל לסעיף </w:t>
      </w:r>
      <w:r>
        <w:rPr>
          <w:rFonts w:hint="cs"/>
          <w:rtl/>
        </w:rPr>
        <w:t>32(1) לא נתקבלה.</w:t>
      </w:r>
    </w:p>
    <w:p w14:paraId="755FDC87" w14:textId="77777777" w:rsidR="00000000" w:rsidRDefault="007C71EE">
      <w:pPr>
        <w:pStyle w:val="a"/>
        <w:rPr>
          <w:rFonts w:hint="cs"/>
          <w:rtl/>
        </w:rPr>
      </w:pPr>
    </w:p>
    <w:p w14:paraId="799C1B41" w14:textId="77777777" w:rsidR="00000000" w:rsidRDefault="007C71EE">
      <w:pPr>
        <w:pStyle w:val="ad"/>
        <w:rPr>
          <w:rtl/>
        </w:rPr>
      </w:pPr>
      <w:r>
        <w:rPr>
          <w:rtl/>
        </w:rPr>
        <w:t>היו"ר ראובן ריבלין:</w:t>
      </w:r>
    </w:p>
    <w:p w14:paraId="74CE8253" w14:textId="77777777" w:rsidR="00000000" w:rsidRDefault="007C71EE">
      <w:pPr>
        <w:pStyle w:val="a"/>
        <w:rPr>
          <w:rtl/>
        </w:rPr>
      </w:pPr>
    </w:p>
    <w:p w14:paraId="316A91C8" w14:textId="77777777" w:rsidR="00000000" w:rsidRDefault="007C71EE">
      <w:pPr>
        <w:pStyle w:val="a"/>
        <w:rPr>
          <w:rFonts w:hint="cs"/>
          <w:rtl/>
        </w:rPr>
      </w:pPr>
      <w:r>
        <w:rPr>
          <w:rFonts w:hint="cs"/>
          <w:rtl/>
        </w:rPr>
        <w:t>לא נתקבל.</w:t>
      </w:r>
    </w:p>
    <w:p w14:paraId="60676139" w14:textId="77777777" w:rsidR="00000000" w:rsidRDefault="007C71EE">
      <w:pPr>
        <w:pStyle w:val="a"/>
        <w:rPr>
          <w:rFonts w:hint="cs"/>
          <w:rtl/>
        </w:rPr>
      </w:pPr>
    </w:p>
    <w:p w14:paraId="7909B10E" w14:textId="77777777" w:rsidR="00000000" w:rsidRDefault="007C71EE">
      <w:pPr>
        <w:pStyle w:val="a"/>
        <w:rPr>
          <w:rFonts w:hint="cs"/>
          <w:rtl/>
        </w:rPr>
      </w:pPr>
      <w:r>
        <w:rPr>
          <w:rFonts w:hint="cs"/>
          <w:rtl/>
        </w:rPr>
        <w:t xml:space="preserve">חבר הכנסת בורג </w:t>
      </w:r>
      <w:r>
        <w:rPr>
          <w:rtl/>
        </w:rPr>
        <w:t>–</w:t>
      </w:r>
      <w:r>
        <w:rPr>
          <w:rFonts w:hint="cs"/>
          <w:rtl/>
        </w:rPr>
        <w:t xml:space="preserve"> מי בעד, מי נגד, מי נמנע?</w:t>
      </w:r>
    </w:p>
    <w:p w14:paraId="03DA4EC4" w14:textId="77777777" w:rsidR="00000000" w:rsidRDefault="007C71EE">
      <w:pPr>
        <w:pStyle w:val="a"/>
        <w:rPr>
          <w:rFonts w:hint="cs"/>
          <w:rtl/>
        </w:rPr>
      </w:pPr>
    </w:p>
    <w:p w14:paraId="690C5F3C" w14:textId="77777777" w:rsidR="00000000" w:rsidRDefault="007C71EE">
      <w:pPr>
        <w:pStyle w:val="a"/>
        <w:jc w:val="center"/>
        <w:rPr>
          <w:rFonts w:hint="cs"/>
          <w:b/>
          <w:bCs/>
          <w:rtl/>
        </w:rPr>
      </w:pPr>
    </w:p>
    <w:p w14:paraId="1AAE7D2E" w14:textId="77777777" w:rsidR="00000000" w:rsidRDefault="007C71EE">
      <w:pPr>
        <w:pStyle w:val="a"/>
        <w:jc w:val="center"/>
        <w:rPr>
          <w:rFonts w:hint="cs"/>
          <w:b/>
          <w:bCs/>
          <w:rtl/>
        </w:rPr>
      </w:pPr>
    </w:p>
    <w:p w14:paraId="33051545" w14:textId="77777777" w:rsidR="00000000" w:rsidRDefault="007C71EE">
      <w:pPr>
        <w:pStyle w:val="a"/>
        <w:jc w:val="center"/>
        <w:rPr>
          <w:rFonts w:hint="cs"/>
          <w:b/>
          <w:bCs/>
          <w:rtl/>
        </w:rPr>
      </w:pPr>
      <w:r>
        <w:rPr>
          <w:rFonts w:hint="cs"/>
          <w:b/>
          <w:bCs/>
          <w:rtl/>
        </w:rPr>
        <w:t>הצבעה</w:t>
      </w:r>
    </w:p>
    <w:p w14:paraId="650DBD73" w14:textId="77777777" w:rsidR="00000000" w:rsidRDefault="007C71EE">
      <w:pPr>
        <w:pStyle w:val="a"/>
        <w:jc w:val="center"/>
        <w:rPr>
          <w:rFonts w:hint="cs"/>
          <w:b/>
          <w:bCs/>
          <w:rtl/>
        </w:rPr>
      </w:pPr>
    </w:p>
    <w:p w14:paraId="5B29C642" w14:textId="77777777" w:rsidR="00000000" w:rsidRDefault="007C71EE">
      <w:pPr>
        <w:pStyle w:val="a"/>
        <w:jc w:val="center"/>
        <w:rPr>
          <w:rFonts w:hint="cs"/>
          <w:rtl/>
        </w:rPr>
      </w:pPr>
      <w:r>
        <w:rPr>
          <w:rFonts w:hint="cs"/>
          <w:rtl/>
        </w:rPr>
        <w:t>ההסתייגות של חבר הכנסת אברהם בורג לסעיף 32(1) לא נתקבלה.</w:t>
      </w:r>
    </w:p>
    <w:p w14:paraId="6CA7B7E0" w14:textId="77777777" w:rsidR="00000000" w:rsidRDefault="007C71EE">
      <w:pPr>
        <w:pStyle w:val="a"/>
        <w:rPr>
          <w:rFonts w:hint="cs"/>
          <w:rtl/>
        </w:rPr>
      </w:pPr>
    </w:p>
    <w:p w14:paraId="79460DC6" w14:textId="77777777" w:rsidR="00000000" w:rsidRDefault="007C71EE">
      <w:pPr>
        <w:pStyle w:val="ad"/>
        <w:rPr>
          <w:rtl/>
        </w:rPr>
      </w:pPr>
      <w:r>
        <w:rPr>
          <w:rtl/>
        </w:rPr>
        <w:t>היו"ר ראובן ריבלין:</w:t>
      </w:r>
    </w:p>
    <w:p w14:paraId="0F8B5972" w14:textId="77777777" w:rsidR="00000000" w:rsidRDefault="007C71EE">
      <w:pPr>
        <w:pStyle w:val="a"/>
        <w:rPr>
          <w:rtl/>
        </w:rPr>
      </w:pPr>
    </w:p>
    <w:p w14:paraId="6FF32F45" w14:textId="77777777" w:rsidR="00000000" w:rsidRDefault="007C71EE">
      <w:pPr>
        <w:pStyle w:val="a"/>
        <w:rPr>
          <w:rFonts w:hint="cs"/>
          <w:rtl/>
        </w:rPr>
      </w:pPr>
      <w:r>
        <w:rPr>
          <w:rFonts w:hint="cs"/>
          <w:rtl/>
        </w:rPr>
        <w:t xml:space="preserve">חבר הכנסת מצנע </w:t>
      </w:r>
      <w:r>
        <w:rPr>
          <w:rtl/>
        </w:rPr>
        <w:t>–</w:t>
      </w:r>
      <w:r>
        <w:rPr>
          <w:rFonts w:hint="cs"/>
          <w:rtl/>
        </w:rPr>
        <w:t xml:space="preserve"> אינו נוכח; חבר הכנסת בן-אליעזר </w:t>
      </w:r>
      <w:r>
        <w:rPr>
          <w:rtl/>
        </w:rPr>
        <w:t>–</w:t>
      </w:r>
      <w:r>
        <w:rPr>
          <w:rFonts w:hint="cs"/>
          <w:rtl/>
        </w:rPr>
        <w:t xml:space="preserve"> אינו נוכח; חבר הכנסת שמעו</w:t>
      </w:r>
      <w:r>
        <w:rPr>
          <w:rFonts w:hint="cs"/>
          <w:rtl/>
        </w:rPr>
        <w:t xml:space="preserve">ן פרס </w:t>
      </w:r>
      <w:r>
        <w:rPr>
          <w:rtl/>
        </w:rPr>
        <w:t>–</w:t>
      </w:r>
      <w:r>
        <w:rPr>
          <w:rFonts w:hint="cs"/>
          <w:rtl/>
        </w:rPr>
        <w:t xml:space="preserve"> אינו נוכח.</w:t>
      </w:r>
    </w:p>
    <w:p w14:paraId="5F69677F" w14:textId="77777777" w:rsidR="00000000" w:rsidRDefault="007C71EE">
      <w:pPr>
        <w:pStyle w:val="a"/>
        <w:rPr>
          <w:rFonts w:hint="cs"/>
          <w:rtl/>
        </w:rPr>
      </w:pPr>
    </w:p>
    <w:p w14:paraId="69B44FAC" w14:textId="77777777" w:rsidR="00000000" w:rsidRDefault="007C71EE">
      <w:pPr>
        <w:pStyle w:val="a"/>
        <w:rPr>
          <w:rFonts w:hint="cs"/>
          <w:rtl/>
        </w:rPr>
      </w:pPr>
      <w:r>
        <w:rPr>
          <w:rFonts w:hint="cs"/>
          <w:rtl/>
        </w:rPr>
        <w:t xml:space="preserve">קבוצת ברכה, קבוצת בל"ד וחברי הכנסת טלב אלסאנע, ליצמן וגפני </w:t>
      </w:r>
      <w:r>
        <w:rPr>
          <w:rtl/>
        </w:rPr>
        <w:t>–</w:t>
      </w:r>
      <w:r>
        <w:rPr>
          <w:rFonts w:hint="cs"/>
          <w:rtl/>
        </w:rPr>
        <w:t xml:space="preserve"> מי בעד? מי נגד? מי נמנע? תודה. נא להוריד.</w:t>
      </w:r>
    </w:p>
    <w:p w14:paraId="45615FD6" w14:textId="77777777" w:rsidR="00000000" w:rsidRDefault="007C71EE">
      <w:pPr>
        <w:pStyle w:val="a"/>
        <w:rPr>
          <w:rFonts w:hint="cs"/>
          <w:rtl/>
        </w:rPr>
      </w:pPr>
    </w:p>
    <w:p w14:paraId="43A6733A" w14:textId="77777777" w:rsidR="00000000" w:rsidRDefault="007C71EE">
      <w:pPr>
        <w:pStyle w:val="a"/>
        <w:jc w:val="center"/>
        <w:rPr>
          <w:rFonts w:hint="cs"/>
          <w:b/>
          <w:bCs/>
          <w:rtl/>
        </w:rPr>
      </w:pPr>
      <w:r>
        <w:rPr>
          <w:rFonts w:hint="cs"/>
          <w:b/>
          <w:bCs/>
          <w:rtl/>
        </w:rPr>
        <w:t>הצבעה</w:t>
      </w:r>
    </w:p>
    <w:p w14:paraId="639F53C8" w14:textId="77777777" w:rsidR="00000000" w:rsidRDefault="007C71EE">
      <w:pPr>
        <w:pStyle w:val="a"/>
        <w:jc w:val="center"/>
        <w:rPr>
          <w:rFonts w:hint="cs"/>
          <w:b/>
          <w:bCs/>
          <w:rtl/>
        </w:rPr>
      </w:pPr>
    </w:p>
    <w:p w14:paraId="725E0615" w14:textId="77777777" w:rsidR="00000000" w:rsidRDefault="007C71EE">
      <w:pPr>
        <w:pStyle w:val="a"/>
        <w:jc w:val="center"/>
        <w:rPr>
          <w:rFonts w:hint="cs"/>
          <w:rtl/>
        </w:rPr>
      </w:pPr>
      <w:r>
        <w:rPr>
          <w:rFonts w:hint="cs"/>
          <w:rtl/>
        </w:rPr>
        <w:t>ההסתייגות של קבוצת חבר הכנסת מוחמד ברכה, של קבוצת סיעת בל"ד ושל חברי הכנסת טלב אלסאנע, יעקב ליצמן ומשה גפני לסעיף 32(2) לא נת</w:t>
      </w:r>
      <w:r>
        <w:rPr>
          <w:rFonts w:hint="cs"/>
          <w:rtl/>
        </w:rPr>
        <w:t>קבלה.</w:t>
      </w:r>
    </w:p>
    <w:p w14:paraId="1C1C3916" w14:textId="77777777" w:rsidR="00000000" w:rsidRDefault="007C71EE">
      <w:pPr>
        <w:pStyle w:val="a"/>
        <w:rPr>
          <w:rFonts w:hint="cs"/>
          <w:rtl/>
        </w:rPr>
      </w:pPr>
    </w:p>
    <w:p w14:paraId="01C6B260" w14:textId="77777777" w:rsidR="00000000" w:rsidRDefault="007C71EE">
      <w:pPr>
        <w:pStyle w:val="ad"/>
        <w:rPr>
          <w:rtl/>
        </w:rPr>
      </w:pPr>
      <w:r>
        <w:rPr>
          <w:rtl/>
        </w:rPr>
        <w:t>היו"ר ראובן ריבלין:</w:t>
      </w:r>
    </w:p>
    <w:p w14:paraId="3EB5B4E3" w14:textId="77777777" w:rsidR="00000000" w:rsidRDefault="007C71EE">
      <w:pPr>
        <w:pStyle w:val="a"/>
        <w:rPr>
          <w:rtl/>
        </w:rPr>
      </w:pPr>
    </w:p>
    <w:p w14:paraId="5BE94228" w14:textId="77777777" w:rsidR="00000000" w:rsidRDefault="007C71EE">
      <w:pPr>
        <w:pStyle w:val="a"/>
        <w:rPr>
          <w:rFonts w:hint="cs"/>
          <w:rtl/>
        </w:rPr>
      </w:pPr>
      <w:r>
        <w:rPr>
          <w:rFonts w:hint="cs"/>
          <w:rtl/>
        </w:rPr>
        <w:t>לא נתקבל.</w:t>
      </w:r>
    </w:p>
    <w:p w14:paraId="1E9BD346" w14:textId="77777777" w:rsidR="00000000" w:rsidRDefault="007C71EE">
      <w:pPr>
        <w:pStyle w:val="a"/>
        <w:rPr>
          <w:rFonts w:hint="cs"/>
          <w:rtl/>
        </w:rPr>
      </w:pPr>
    </w:p>
    <w:p w14:paraId="5B04D6A1" w14:textId="77777777" w:rsidR="00000000" w:rsidRDefault="007C71EE">
      <w:pPr>
        <w:pStyle w:val="a"/>
        <w:rPr>
          <w:rFonts w:hint="cs"/>
          <w:rtl/>
        </w:rPr>
      </w:pPr>
      <w:r>
        <w:rPr>
          <w:rFonts w:hint="cs"/>
          <w:rtl/>
        </w:rPr>
        <w:t xml:space="preserve">סעיף 32(3), חבר הכנסת גפני </w:t>
      </w:r>
      <w:r>
        <w:rPr>
          <w:rtl/>
        </w:rPr>
        <w:t>–</w:t>
      </w:r>
      <w:r>
        <w:rPr>
          <w:rFonts w:hint="cs"/>
          <w:rtl/>
        </w:rPr>
        <w:t xml:space="preserve"> מי בעד, מי נגד, מי נמנע? תודה.</w:t>
      </w:r>
    </w:p>
    <w:p w14:paraId="63AAD326" w14:textId="77777777" w:rsidR="00000000" w:rsidRDefault="007C71EE">
      <w:pPr>
        <w:pStyle w:val="a"/>
        <w:rPr>
          <w:rFonts w:hint="cs"/>
          <w:rtl/>
        </w:rPr>
      </w:pPr>
    </w:p>
    <w:p w14:paraId="2B7351E4" w14:textId="77777777" w:rsidR="00000000" w:rsidRDefault="007C71EE">
      <w:pPr>
        <w:pStyle w:val="a"/>
        <w:jc w:val="center"/>
        <w:rPr>
          <w:rFonts w:hint="cs"/>
          <w:b/>
          <w:bCs/>
          <w:rtl/>
        </w:rPr>
      </w:pPr>
      <w:r>
        <w:rPr>
          <w:rFonts w:hint="cs"/>
          <w:b/>
          <w:bCs/>
          <w:rtl/>
        </w:rPr>
        <w:t>הצבעה</w:t>
      </w:r>
    </w:p>
    <w:p w14:paraId="02195FB0" w14:textId="77777777" w:rsidR="00000000" w:rsidRDefault="007C71EE">
      <w:pPr>
        <w:pStyle w:val="a"/>
        <w:jc w:val="center"/>
        <w:rPr>
          <w:rFonts w:hint="cs"/>
          <w:b/>
          <w:bCs/>
          <w:rtl/>
        </w:rPr>
      </w:pPr>
    </w:p>
    <w:p w14:paraId="22789DD5" w14:textId="77777777" w:rsidR="00000000" w:rsidRDefault="007C71EE">
      <w:pPr>
        <w:pStyle w:val="a"/>
        <w:jc w:val="center"/>
        <w:rPr>
          <w:rFonts w:hint="cs"/>
          <w:rtl/>
        </w:rPr>
      </w:pPr>
      <w:r>
        <w:rPr>
          <w:rFonts w:hint="cs"/>
          <w:rtl/>
        </w:rPr>
        <w:t>ההסתייגות של חבר הכנסת משה גפני לסעיף 32(3) לא נתקבלה.</w:t>
      </w:r>
    </w:p>
    <w:p w14:paraId="084BC562" w14:textId="77777777" w:rsidR="00000000" w:rsidRDefault="007C71EE">
      <w:pPr>
        <w:pStyle w:val="a"/>
        <w:rPr>
          <w:rFonts w:hint="cs"/>
          <w:rtl/>
        </w:rPr>
      </w:pPr>
    </w:p>
    <w:p w14:paraId="5DDFF247" w14:textId="77777777" w:rsidR="00000000" w:rsidRDefault="007C71EE">
      <w:pPr>
        <w:pStyle w:val="ad"/>
        <w:rPr>
          <w:rtl/>
        </w:rPr>
      </w:pPr>
      <w:r>
        <w:rPr>
          <w:rtl/>
        </w:rPr>
        <w:t>היו"ר ראובן ריבלין:</w:t>
      </w:r>
    </w:p>
    <w:p w14:paraId="735E780A" w14:textId="77777777" w:rsidR="00000000" w:rsidRDefault="007C71EE">
      <w:pPr>
        <w:pStyle w:val="a"/>
        <w:rPr>
          <w:rtl/>
        </w:rPr>
      </w:pPr>
    </w:p>
    <w:p w14:paraId="0A300734" w14:textId="77777777" w:rsidR="00000000" w:rsidRDefault="007C71EE">
      <w:pPr>
        <w:pStyle w:val="a"/>
        <w:rPr>
          <w:rFonts w:hint="cs"/>
          <w:rtl/>
        </w:rPr>
      </w:pPr>
      <w:r>
        <w:rPr>
          <w:rFonts w:hint="cs"/>
          <w:rtl/>
        </w:rPr>
        <w:t>תודה. לא נתקבל.</w:t>
      </w:r>
    </w:p>
    <w:p w14:paraId="6F911B32" w14:textId="77777777" w:rsidR="00000000" w:rsidRDefault="007C71EE">
      <w:pPr>
        <w:pStyle w:val="a"/>
        <w:rPr>
          <w:rFonts w:hint="cs"/>
          <w:rtl/>
        </w:rPr>
      </w:pPr>
    </w:p>
    <w:p w14:paraId="2CCD4E0B" w14:textId="77777777" w:rsidR="00000000" w:rsidRDefault="007C71EE">
      <w:pPr>
        <w:pStyle w:val="a"/>
        <w:rPr>
          <w:rFonts w:hint="cs"/>
          <w:rtl/>
        </w:rPr>
      </w:pPr>
      <w:r>
        <w:rPr>
          <w:rFonts w:hint="cs"/>
          <w:rtl/>
        </w:rPr>
        <w:t xml:space="preserve">גילה פינקלשטיין </w:t>
      </w:r>
      <w:r>
        <w:rPr>
          <w:rtl/>
        </w:rPr>
        <w:t>–</w:t>
      </w:r>
      <w:r>
        <w:rPr>
          <w:rFonts w:hint="cs"/>
          <w:rtl/>
        </w:rPr>
        <w:t xml:space="preserve"> מורידה; עמיר פרץ </w:t>
      </w:r>
      <w:r>
        <w:rPr>
          <w:rtl/>
        </w:rPr>
        <w:t>–</w:t>
      </w:r>
      <w:r>
        <w:rPr>
          <w:rFonts w:hint="cs"/>
          <w:rtl/>
        </w:rPr>
        <w:t xml:space="preserve"> לא נמצא, לא להצביע</w:t>
      </w:r>
      <w:r>
        <w:rPr>
          <w:rFonts w:hint="cs"/>
          <w:rtl/>
        </w:rPr>
        <w:t xml:space="preserve">. </w:t>
      </w:r>
    </w:p>
    <w:p w14:paraId="5B37BFA8" w14:textId="77777777" w:rsidR="00000000" w:rsidRDefault="007C71EE">
      <w:pPr>
        <w:pStyle w:val="a"/>
        <w:rPr>
          <w:rFonts w:hint="cs"/>
          <w:rtl/>
        </w:rPr>
      </w:pPr>
    </w:p>
    <w:p w14:paraId="04C06AB3" w14:textId="77777777" w:rsidR="00000000" w:rsidRDefault="007C71EE">
      <w:pPr>
        <w:pStyle w:val="a"/>
        <w:rPr>
          <w:rFonts w:hint="cs"/>
          <w:rtl/>
        </w:rPr>
      </w:pPr>
      <w:r>
        <w:rPr>
          <w:rFonts w:hint="cs"/>
          <w:rtl/>
        </w:rPr>
        <w:t xml:space="preserve">קבוצת ברכה, קבוצת בל"ד וחבר הכנסת טלב אלסאנע </w:t>
      </w:r>
      <w:r>
        <w:rPr>
          <w:rtl/>
        </w:rPr>
        <w:t>–</w:t>
      </w:r>
      <w:r>
        <w:rPr>
          <w:rFonts w:hint="cs"/>
          <w:rtl/>
        </w:rPr>
        <w:t xml:space="preserve"> מי בעד, מי נגד, מי נמנע? תודה.</w:t>
      </w:r>
    </w:p>
    <w:p w14:paraId="64CA0042" w14:textId="77777777" w:rsidR="00000000" w:rsidRDefault="007C71EE">
      <w:pPr>
        <w:pStyle w:val="a"/>
        <w:rPr>
          <w:rFonts w:hint="cs"/>
          <w:rtl/>
        </w:rPr>
      </w:pPr>
    </w:p>
    <w:p w14:paraId="3478DCC3" w14:textId="77777777" w:rsidR="00000000" w:rsidRDefault="007C71EE">
      <w:pPr>
        <w:pStyle w:val="a"/>
        <w:jc w:val="center"/>
        <w:rPr>
          <w:rFonts w:hint="cs"/>
          <w:b/>
          <w:bCs/>
          <w:rtl/>
        </w:rPr>
      </w:pPr>
      <w:r>
        <w:rPr>
          <w:rFonts w:hint="cs"/>
          <w:b/>
          <w:bCs/>
          <w:rtl/>
        </w:rPr>
        <w:t>הצבעה</w:t>
      </w:r>
    </w:p>
    <w:p w14:paraId="1BB9F730" w14:textId="77777777" w:rsidR="00000000" w:rsidRDefault="007C71EE">
      <w:pPr>
        <w:pStyle w:val="a"/>
        <w:jc w:val="center"/>
        <w:rPr>
          <w:rFonts w:hint="cs"/>
          <w:b/>
          <w:bCs/>
          <w:rtl/>
        </w:rPr>
      </w:pPr>
    </w:p>
    <w:p w14:paraId="484CB7D1" w14:textId="77777777" w:rsidR="00000000" w:rsidRDefault="007C71EE">
      <w:pPr>
        <w:pStyle w:val="a"/>
        <w:jc w:val="center"/>
        <w:rPr>
          <w:rFonts w:hint="cs"/>
          <w:rtl/>
        </w:rPr>
      </w:pPr>
      <w:r>
        <w:rPr>
          <w:rFonts w:hint="cs"/>
          <w:rtl/>
        </w:rPr>
        <w:t>ההסתייגות של קבוצת חבר הכנסת מוחמד ברכה, של קבוצת סיעת בל"ד ושל חבר הכנסת טלב אלסאנע לסעיף 32(3) לא נתקבלה.</w:t>
      </w:r>
    </w:p>
    <w:p w14:paraId="42349C6D" w14:textId="77777777" w:rsidR="00000000" w:rsidRDefault="007C71EE">
      <w:pPr>
        <w:pStyle w:val="a"/>
        <w:rPr>
          <w:rFonts w:hint="cs"/>
          <w:rtl/>
        </w:rPr>
      </w:pPr>
    </w:p>
    <w:p w14:paraId="7761D0B8" w14:textId="77777777" w:rsidR="00000000" w:rsidRDefault="007C71EE">
      <w:pPr>
        <w:pStyle w:val="ad"/>
        <w:rPr>
          <w:rtl/>
        </w:rPr>
      </w:pPr>
      <w:r>
        <w:rPr>
          <w:rtl/>
        </w:rPr>
        <w:t>היו"ר ראובן ריבלין:</w:t>
      </w:r>
    </w:p>
    <w:p w14:paraId="7E911BD9" w14:textId="77777777" w:rsidR="00000000" w:rsidRDefault="007C71EE">
      <w:pPr>
        <w:pStyle w:val="a"/>
        <w:rPr>
          <w:rtl/>
        </w:rPr>
      </w:pPr>
    </w:p>
    <w:p w14:paraId="1FE66186" w14:textId="77777777" w:rsidR="00000000" w:rsidRDefault="007C71EE">
      <w:pPr>
        <w:pStyle w:val="a"/>
        <w:rPr>
          <w:rFonts w:hint="cs"/>
          <w:rtl/>
        </w:rPr>
      </w:pPr>
      <w:r>
        <w:rPr>
          <w:rFonts w:hint="cs"/>
          <w:rtl/>
        </w:rPr>
        <w:t>לא נתקבל.</w:t>
      </w:r>
    </w:p>
    <w:p w14:paraId="643817BC" w14:textId="77777777" w:rsidR="00000000" w:rsidRDefault="007C71EE">
      <w:pPr>
        <w:pStyle w:val="a"/>
        <w:rPr>
          <w:rFonts w:hint="cs"/>
          <w:rtl/>
        </w:rPr>
      </w:pPr>
    </w:p>
    <w:p w14:paraId="56F38121" w14:textId="77777777" w:rsidR="00000000" w:rsidRDefault="007C71EE">
      <w:pPr>
        <w:pStyle w:val="a"/>
        <w:rPr>
          <w:rFonts w:hint="cs"/>
          <w:rtl/>
        </w:rPr>
      </w:pPr>
      <w:r>
        <w:rPr>
          <w:rFonts w:hint="cs"/>
          <w:rtl/>
        </w:rPr>
        <w:t xml:space="preserve">אורית נוקד ואיתן כבל </w:t>
      </w:r>
      <w:r>
        <w:rPr>
          <w:rtl/>
        </w:rPr>
        <w:t>–</w:t>
      </w:r>
      <w:r>
        <w:rPr>
          <w:rFonts w:hint="cs"/>
          <w:rtl/>
        </w:rPr>
        <w:t xml:space="preserve"> מי</w:t>
      </w:r>
      <w:r>
        <w:rPr>
          <w:rFonts w:hint="cs"/>
          <w:rtl/>
        </w:rPr>
        <w:t xml:space="preserve"> בעד, מי נגד, מי נמנע? תודה.</w:t>
      </w:r>
    </w:p>
    <w:p w14:paraId="56ADB62A" w14:textId="77777777" w:rsidR="00000000" w:rsidRDefault="007C71EE">
      <w:pPr>
        <w:pStyle w:val="a"/>
        <w:rPr>
          <w:rFonts w:hint="cs"/>
          <w:rtl/>
        </w:rPr>
      </w:pPr>
    </w:p>
    <w:p w14:paraId="613247AA" w14:textId="77777777" w:rsidR="00000000" w:rsidRDefault="007C71EE">
      <w:pPr>
        <w:pStyle w:val="a"/>
        <w:jc w:val="center"/>
        <w:rPr>
          <w:rFonts w:hint="cs"/>
          <w:b/>
          <w:bCs/>
          <w:rtl/>
        </w:rPr>
      </w:pPr>
      <w:r>
        <w:rPr>
          <w:rFonts w:hint="cs"/>
          <w:b/>
          <w:bCs/>
          <w:rtl/>
        </w:rPr>
        <w:t>הצבעה</w:t>
      </w:r>
    </w:p>
    <w:p w14:paraId="60F43FDD" w14:textId="77777777" w:rsidR="00000000" w:rsidRDefault="007C71EE">
      <w:pPr>
        <w:pStyle w:val="a"/>
        <w:jc w:val="center"/>
        <w:rPr>
          <w:rFonts w:hint="cs"/>
          <w:b/>
          <w:bCs/>
          <w:rtl/>
        </w:rPr>
      </w:pPr>
    </w:p>
    <w:p w14:paraId="1542EBD6" w14:textId="77777777" w:rsidR="00000000" w:rsidRDefault="007C71EE">
      <w:pPr>
        <w:pStyle w:val="a"/>
        <w:jc w:val="center"/>
        <w:rPr>
          <w:rFonts w:hint="cs"/>
          <w:rtl/>
        </w:rPr>
      </w:pPr>
      <w:r>
        <w:rPr>
          <w:rFonts w:hint="cs"/>
          <w:rtl/>
        </w:rPr>
        <w:t>ההסתייגות של חברי הכנסת אורית נוקד, איתן כבל ורוני בריזון לסעיף 32(3) לא נתקבלה.</w:t>
      </w:r>
    </w:p>
    <w:p w14:paraId="435E2F75" w14:textId="77777777" w:rsidR="00000000" w:rsidRDefault="007C71EE">
      <w:pPr>
        <w:pStyle w:val="a"/>
        <w:rPr>
          <w:rFonts w:hint="cs"/>
          <w:rtl/>
        </w:rPr>
      </w:pPr>
    </w:p>
    <w:p w14:paraId="0F4F769F" w14:textId="77777777" w:rsidR="00000000" w:rsidRDefault="007C71EE">
      <w:pPr>
        <w:pStyle w:val="ad"/>
        <w:rPr>
          <w:rtl/>
        </w:rPr>
      </w:pPr>
      <w:r>
        <w:rPr>
          <w:rtl/>
        </w:rPr>
        <w:t>היו"ר ראובן ריבלין:</w:t>
      </w:r>
    </w:p>
    <w:p w14:paraId="76866070" w14:textId="77777777" w:rsidR="00000000" w:rsidRDefault="007C71EE">
      <w:pPr>
        <w:pStyle w:val="a"/>
        <w:rPr>
          <w:rtl/>
        </w:rPr>
      </w:pPr>
    </w:p>
    <w:p w14:paraId="1C2EAF1D" w14:textId="77777777" w:rsidR="00000000" w:rsidRDefault="007C71EE">
      <w:pPr>
        <w:pStyle w:val="a"/>
        <w:rPr>
          <w:rFonts w:hint="cs"/>
          <w:rtl/>
        </w:rPr>
      </w:pPr>
      <w:r>
        <w:rPr>
          <w:rFonts w:hint="cs"/>
          <w:rtl/>
        </w:rPr>
        <w:t>לא התקבל.</w:t>
      </w:r>
    </w:p>
    <w:p w14:paraId="460099EA" w14:textId="77777777" w:rsidR="00000000" w:rsidRDefault="007C71EE">
      <w:pPr>
        <w:pStyle w:val="a"/>
        <w:rPr>
          <w:rFonts w:hint="cs"/>
          <w:rtl/>
        </w:rPr>
      </w:pPr>
    </w:p>
    <w:p w14:paraId="201D908F" w14:textId="77777777" w:rsidR="00000000" w:rsidRDefault="007C71EE">
      <w:pPr>
        <w:pStyle w:val="a"/>
        <w:rPr>
          <w:rFonts w:hint="cs"/>
          <w:rtl/>
        </w:rPr>
      </w:pPr>
      <w:r>
        <w:rPr>
          <w:rFonts w:hint="cs"/>
          <w:rtl/>
        </w:rPr>
        <w:t xml:space="preserve">קבוצת מרצ וחבר הכנסת שוחט </w:t>
      </w:r>
      <w:r>
        <w:rPr>
          <w:rtl/>
        </w:rPr>
        <w:t>–</w:t>
      </w:r>
      <w:r>
        <w:rPr>
          <w:rFonts w:hint="cs"/>
          <w:rtl/>
        </w:rPr>
        <w:t xml:space="preserve"> מי בעד, מי נגד, מי נמנע? תודה.</w:t>
      </w:r>
    </w:p>
    <w:p w14:paraId="293F7CAA" w14:textId="77777777" w:rsidR="00000000" w:rsidRDefault="007C71EE">
      <w:pPr>
        <w:pStyle w:val="a"/>
        <w:rPr>
          <w:rFonts w:hint="cs"/>
          <w:rtl/>
        </w:rPr>
      </w:pPr>
    </w:p>
    <w:p w14:paraId="039E60E0" w14:textId="77777777" w:rsidR="00000000" w:rsidRDefault="007C71EE">
      <w:pPr>
        <w:pStyle w:val="a"/>
        <w:jc w:val="center"/>
        <w:rPr>
          <w:rFonts w:hint="cs"/>
          <w:b/>
          <w:bCs/>
          <w:rtl/>
        </w:rPr>
      </w:pPr>
      <w:r>
        <w:rPr>
          <w:rFonts w:hint="cs"/>
          <w:b/>
          <w:bCs/>
          <w:rtl/>
        </w:rPr>
        <w:t>הצבעה</w:t>
      </w:r>
    </w:p>
    <w:p w14:paraId="6DF7200E" w14:textId="77777777" w:rsidR="00000000" w:rsidRDefault="007C71EE">
      <w:pPr>
        <w:pStyle w:val="a"/>
        <w:jc w:val="center"/>
        <w:rPr>
          <w:rFonts w:hint="cs"/>
          <w:b/>
          <w:bCs/>
          <w:rtl/>
        </w:rPr>
      </w:pPr>
    </w:p>
    <w:p w14:paraId="3C959925" w14:textId="77777777" w:rsidR="00000000" w:rsidRDefault="007C71EE">
      <w:pPr>
        <w:pStyle w:val="a"/>
        <w:jc w:val="center"/>
        <w:rPr>
          <w:rFonts w:hint="cs"/>
          <w:rtl/>
        </w:rPr>
      </w:pPr>
      <w:r>
        <w:rPr>
          <w:rFonts w:hint="cs"/>
          <w:rtl/>
        </w:rPr>
        <w:t>ההסתייגות של קבוצת סיעת מרצ ושל חבר הכ</w:t>
      </w:r>
      <w:r>
        <w:rPr>
          <w:rFonts w:hint="cs"/>
          <w:rtl/>
        </w:rPr>
        <w:t>נסת אברהם בייגה שוחט לסעיף 32(3) לא נתקבלה.</w:t>
      </w:r>
    </w:p>
    <w:p w14:paraId="5220F52F" w14:textId="77777777" w:rsidR="00000000" w:rsidRDefault="007C71EE">
      <w:pPr>
        <w:pStyle w:val="a"/>
        <w:rPr>
          <w:rFonts w:hint="cs"/>
          <w:rtl/>
        </w:rPr>
      </w:pPr>
    </w:p>
    <w:p w14:paraId="556AF69F" w14:textId="77777777" w:rsidR="00000000" w:rsidRDefault="007C71EE">
      <w:pPr>
        <w:pStyle w:val="ad"/>
        <w:rPr>
          <w:rtl/>
        </w:rPr>
      </w:pPr>
      <w:r>
        <w:rPr>
          <w:rtl/>
        </w:rPr>
        <w:t>היו"ר ראובן ריבלין:</w:t>
      </w:r>
    </w:p>
    <w:p w14:paraId="038416D8" w14:textId="77777777" w:rsidR="00000000" w:rsidRDefault="007C71EE">
      <w:pPr>
        <w:pStyle w:val="a"/>
        <w:rPr>
          <w:rtl/>
        </w:rPr>
      </w:pPr>
    </w:p>
    <w:p w14:paraId="7D6D1137" w14:textId="77777777" w:rsidR="00000000" w:rsidRDefault="007C71EE">
      <w:pPr>
        <w:pStyle w:val="a"/>
        <w:rPr>
          <w:rFonts w:hint="cs"/>
          <w:rtl/>
        </w:rPr>
      </w:pPr>
      <w:r>
        <w:rPr>
          <w:rFonts w:hint="cs"/>
          <w:rtl/>
        </w:rPr>
        <w:t>לא נתקבל.</w:t>
      </w:r>
    </w:p>
    <w:p w14:paraId="5C3A6663" w14:textId="77777777" w:rsidR="00000000" w:rsidRDefault="007C71EE">
      <w:pPr>
        <w:pStyle w:val="a"/>
        <w:rPr>
          <w:rFonts w:hint="cs"/>
          <w:rtl/>
        </w:rPr>
      </w:pPr>
    </w:p>
    <w:p w14:paraId="4776C419" w14:textId="77777777" w:rsidR="00000000" w:rsidRDefault="007C71EE">
      <w:pPr>
        <w:pStyle w:val="a"/>
        <w:rPr>
          <w:rFonts w:hint="cs"/>
          <w:rtl/>
        </w:rPr>
      </w:pPr>
      <w:r>
        <w:rPr>
          <w:rFonts w:hint="cs"/>
          <w:rtl/>
        </w:rPr>
        <w:t xml:space="preserve">חבר הכנסת ליצמן </w:t>
      </w:r>
      <w:r>
        <w:rPr>
          <w:rtl/>
        </w:rPr>
        <w:t>–</w:t>
      </w:r>
      <w:r>
        <w:rPr>
          <w:rFonts w:hint="cs"/>
          <w:rtl/>
        </w:rPr>
        <w:t xml:space="preserve"> מי בעד, מי נגד, מי נמנע? תודה.</w:t>
      </w:r>
    </w:p>
    <w:p w14:paraId="324DCEA5" w14:textId="77777777" w:rsidR="00000000" w:rsidRDefault="007C71EE">
      <w:pPr>
        <w:pStyle w:val="a"/>
        <w:rPr>
          <w:rFonts w:hint="cs"/>
          <w:rtl/>
        </w:rPr>
      </w:pPr>
    </w:p>
    <w:p w14:paraId="6DFD686E" w14:textId="77777777" w:rsidR="00000000" w:rsidRDefault="007C71EE">
      <w:pPr>
        <w:pStyle w:val="a"/>
        <w:jc w:val="center"/>
        <w:rPr>
          <w:rFonts w:hint="cs"/>
          <w:b/>
          <w:bCs/>
          <w:rtl/>
        </w:rPr>
      </w:pPr>
      <w:r>
        <w:rPr>
          <w:rFonts w:hint="cs"/>
          <w:b/>
          <w:bCs/>
          <w:rtl/>
        </w:rPr>
        <w:t>הצבעה</w:t>
      </w:r>
    </w:p>
    <w:p w14:paraId="2D9C31A8" w14:textId="77777777" w:rsidR="00000000" w:rsidRDefault="007C71EE">
      <w:pPr>
        <w:pStyle w:val="a"/>
        <w:jc w:val="center"/>
        <w:rPr>
          <w:rFonts w:hint="cs"/>
          <w:b/>
          <w:bCs/>
          <w:rtl/>
        </w:rPr>
      </w:pPr>
    </w:p>
    <w:p w14:paraId="5C29D0DF" w14:textId="77777777" w:rsidR="00000000" w:rsidRDefault="007C71EE">
      <w:pPr>
        <w:pStyle w:val="a"/>
        <w:jc w:val="center"/>
        <w:rPr>
          <w:rFonts w:hint="cs"/>
          <w:rtl/>
        </w:rPr>
      </w:pPr>
      <w:r>
        <w:rPr>
          <w:rFonts w:hint="cs"/>
          <w:rtl/>
        </w:rPr>
        <w:t>ההסתייגות של חבר הכנסת יעקב ליצמן לסעיף 32(3) לא נתקבלה.</w:t>
      </w:r>
    </w:p>
    <w:p w14:paraId="4B3EE8DB" w14:textId="77777777" w:rsidR="00000000" w:rsidRDefault="007C71EE">
      <w:pPr>
        <w:pStyle w:val="a"/>
        <w:rPr>
          <w:rFonts w:hint="cs"/>
          <w:rtl/>
        </w:rPr>
      </w:pPr>
    </w:p>
    <w:p w14:paraId="4777FE56" w14:textId="77777777" w:rsidR="00000000" w:rsidRDefault="007C71EE">
      <w:pPr>
        <w:pStyle w:val="ad"/>
        <w:rPr>
          <w:rtl/>
        </w:rPr>
      </w:pPr>
      <w:r>
        <w:rPr>
          <w:rtl/>
        </w:rPr>
        <w:t>היו"ר ראובן ריבלין:</w:t>
      </w:r>
    </w:p>
    <w:p w14:paraId="61650ED8" w14:textId="77777777" w:rsidR="00000000" w:rsidRDefault="007C71EE">
      <w:pPr>
        <w:pStyle w:val="a"/>
        <w:rPr>
          <w:rtl/>
        </w:rPr>
      </w:pPr>
    </w:p>
    <w:p w14:paraId="7CF759FE" w14:textId="77777777" w:rsidR="00000000" w:rsidRDefault="007C71EE">
      <w:pPr>
        <w:pStyle w:val="a"/>
        <w:rPr>
          <w:rFonts w:hint="cs"/>
          <w:rtl/>
        </w:rPr>
      </w:pPr>
      <w:r>
        <w:rPr>
          <w:rFonts w:hint="cs"/>
          <w:rtl/>
        </w:rPr>
        <w:t>לא נתקבל.</w:t>
      </w:r>
    </w:p>
    <w:p w14:paraId="38446A32" w14:textId="77777777" w:rsidR="00000000" w:rsidRDefault="007C71EE">
      <w:pPr>
        <w:pStyle w:val="a"/>
        <w:rPr>
          <w:rFonts w:hint="cs"/>
          <w:rtl/>
        </w:rPr>
      </w:pPr>
    </w:p>
    <w:p w14:paraId="33AAE2FF" w14:textId="77777777" w:rsidR="00000000" w:rsidRDefault="007C71EE">
      <w:pPr>
        <w:pStyle w:val="a"/>
        <w:rPr>
          <w:rFonts w:hint="cs"/>
          <w:rtl/>
        </w:rPr>
      </w:pPr>
      <w:r>
        <w:rPr>
          <w:rFonts w:hint="cs"/>
          <w:rtl/>
        </w:rPr>
        <w:t>הסתייגות לחלופין של חבר הכנסת לי</w:t>
      </w:r>
      <w:r>
        <w:rPr>
          <w:rFonts w:hint="cs"/>
          <w:rtl/>
        </w:rPr>
        <w:t xml:space="preserve">צמן </w:t>
      </w:r>
      <w:r>
        <w:rPr>
          <w:rtl/>
        </w:rPr>
        <w:t>–</w:t>
      </w:r>
      <w:r>
        <w:rPr>
          <w:rFonts w:hint="cs"/>
          <w:rtl/>
        </w:rPr>
        <w:t xml:space="preserve"> מי בעד, מי נגד, מי נמנע? תודה.</w:t>
      </w:r>
    </w:p>
    <w:p w14:paraId="3DD31A84" w14:textId="77777777" w:rsidR="00000000" w:rsidRDefault="007C71EE">
      <w:pPr>
        <w:pStyle w:val="a"/>
        <w:rPr>
          <w:rFonts w:hint="cs"/>
          <w:rtl/>
        </w:rPr>
      </w:pPr>
    </w:p>
    <w:p w14:paraId="66AD1789" w14:textId="77777777" w:rsidR="00000000" w:rsidRDefault="007C71EE">
      <w:pPr>
        <w:pStyle w:val="a"/>
        <w:jc w:val="center"/>
        <w:rPr>
          <w:rFonts w:hint="cs"/>
          <w:b/>
          <w:bCs/>
          <w:rtl/>
        </w:rPr>
      </w:pPr>
      <w:r>
        <w:rPr>
          <w:rFonts w:hint="cs"/>
          <w:b/>
          <w:bCs/>
          <w:rtl/>
        </w:rPr>
        <w:t>הצבעה</w:t>
      </w:r>
    </w:p>
    <w:p w14:paraId="196CDDF4" w14:textId="77777777" w:rsidR="00000000" w:rsidRDefault="007C71EE">
      <w:pPr>
        <w:pStyle w:val="a"/>
        <w:jc w:val="center"/>
        <w:rPr>
          <w:rFonts w:hint="cs"/>
          <w:b/>
          <w:bCs/>
          <w:rtl/>
        </w:rPr>
      </w:pPr>
    </w:p>
    <w:p w14:paraId="008BA4CC" w14:textId="77777777" w:rsidR="00000000" w:rsidRDefault="007C71EE">
      <w:pPr>
        <w:pStyle w:val="a"/>
        <w:jc w:val="center"/>
        <w:rPr>
          <w:rFonts w:hint="cs"/>
          <w:rtl/>
        </w:rPr>
      </w:pPr>
      <w:r>
        <w:rPr>
          <w:rFonts w:hint="cs"/>
          <w:rtl/>
        </w:rPr>
        <w:t>ההסתייגות לחלופין של חבר הכנסת יעקב ליצמן לסעיף 32(3) לא נתקבלה.</w:t>
      </w:r>
    </w:p>
    <w:p w14:paraId="083DE0B5" w14:textId="77777777" w:rsidR="00000000" w:rsidRDefault="007C71EE">
      <w:pPr>
        <w:pStyle w:val="a"/>
        <w:rPr>
          <w:rFonts w:hint="cs"/>
          <w:rtl/>
        </w:rPr>
      </w:pPr>
    </w:p>
    <w:p w14:paraId="48E234E1" w14:textId="77777777" w:rsidR="00000000" w:rsidRDefault="007C71EE">
      <w:pPr>
        <w:pStyle w:val="ad"/>
        <w:rPr>
          <w:rtl/>
        </w:rPr>
      </w:pPr>
      <w:r>
        <w:rPr>
          <w:rtl/>
        </w:rPr>
        <w:t>היו"ר ראובן ריבלין:</w:t>
      </w:r>
    </w:p>
    <w:p w14:paraId="291378C3" w14:textId="77777777" w:rsidR="00000000" w:rsidRDefault="007C71EE">
      <w:pPr>
        <w:pStyle w:val="a"/>
        <w:rPr>
          <w:rtl/>
        </w:rPr>
      </w:pPr>
    </w:p>
    <w:p w14:paraId="6B0CAAE7" w14:textId="77777777" w:rsidR="00000000" w:rsidRDefault="007C71EE">
      <w:pPr>
        <w:pStyle w:val="a"/>
        <w:rPr>
          <w:rFonts w:hint="cs"/>
          <w:rtl/>
        </w:rPr>
      </w:pPr>
      <w:r>
        <w:rPr>
          <w:rFonts w:hint="cs"/>
          <w:rtl/>
        </w:rPr>
        <w:t>לא נתקבל.</w:t>
      </w:r>
    </w:p>
    <w:p w14:paraId="6005467E" w14:textId="77777777" w:rsidR="00000000" w:rsidRDefault="007C71EE">
      <w:pPr>
        <w:pStyle w:val="a"/>
        <w:rPr>
          <w:rFonts w:hint="cs"/>
          <w:rtl/>
        </w:rPr>
      </w:pPr>
    </w:p>
    <w:p w14:paraId="456E433D" w14:textId="77777777" w:rsidR="00000000" w:rsidRDefault="007C71EE">
      <w:pPr>
        <w:pStyle w:val="a"/>
        <w:rPr>
          <w:rFonts w:hint="cs"/>
          <w:rtl/>
        </w:rPr>
      </w:pPr>
      <w:r>
        <w:rPr>
          <w:rFonts w:hint="cs"/>
          <w:rtl/>
        </w:rPr>
        <w:t xml:space="preserve">חבר הכנסת מתן וילנאי </w:t>
      </w:r>
      <w:r>
        <w:rPr>
          <w:rtl/>
        </w:rPr>
        <w:t>–</w:t>
      </w:r>
      <w:r>
        <w:rPr>
          <w:rFonts w:hint="cs"/>
          <w:rtl/>
        </w:rPr>
        <w:t xml:space="preserve"> אינו נוכח; חברת הכנסת דליה איציק </w:t>
      </w:r>
      <w:r>
        <w:rPr>
          <w:rtl/>
        </w:rPr>
        <w:t>–</w:t>
      </w:r>
      <w:r>
        <w:rPr>
          <w:rFonts w:hint="cs"/>
          <w:rtl/>
        </w:rPr>
        <w:t xml:space="preserve"> אינה נוכחת.</w:t>
      </w:r>
    </w:p>
    <w:p w14:paraId="3216517B" w14:textId="77777777" w:rsidR="00000000" w:rsidRDefault="007C71EE">
      <w:pPr>
        <w:pStyle w:val="a"/>
        <w:rPr>
          <w:rFonts w:hint="cs"/>
          <w:rtl/>
        </w:rPr>
      </w:pPr>
    </w:p>
    <w:p w14:paraId="1D4098C1" w14:textId="77777777" w:rsidR="00000000" w:rsidRDefault="007C71EE">
      <w:pPr>
        <w:pStyle w:val="a"/>
        <w:rPr>
          <w:rFonts w:hint="cs"/>
          <w:rtl/>
        </w:rPr>
      </w:pPr>
      <w:r>
        <w:rPr>
          <w:rFonts w:hint="cs"/>
          <w:rtl/>
        </w:rPr>
        <w:t>עכשיו אנחנו מצביעים על הסתייגותם של חברי ה</w:t>
      </w:r>
      <w:r>
        <w:rPr>
          <w:rFonts w:hint="cs"/>
          <w:rtl/>
        </w:rPr>
        <w:t>כנסת פינס וסנה יחד, כי הסעיף הוא אותו דבר. מי בעד? מי נגד? מי נמנע? תודה.</w:t>
      </w:r>
    </w:p>
    <w:p w14:paraId="5230D903" w14:textId="77777777" w:rsidR="00000000" w:rsidRDefault="007C71EE">
      <w:pPr>
        <w:pStyle w:val="a"/>
        <w:rPr>
          <w:rFonts w:hint="cs"/>
          <w:rtl/>
        </w:rPr>
      </w:pPr>
    </w:p>
    <w:p w14:paraId="37022B12" w14:textId="77777777" w:rsidR="00000000" w:rsidRDefault="007C71EE">
      <w:pPr>
        <w:pStyle w:val="a"/>
        <w:jc w:val="center"/>
        <w:rPr>
          <w:rFonts w:hint="cs"/>
          <w:b/>
          <w:bCs/>
          <w:rtl/>
        </w:rPr>
      </w:pPr>
      <w:r>
        <w:rPr>
          <w:rFonts w:hint="cs"/>
          <w:b/>
          <w:bCs/>
          <w:rtl/>
        </w:rPr>
        <w:t>הצבעה</w:t>
      </w:r>
    </w:p>
    <w:p w14:paraId="693B295A" w14:textId="77777777" w:rsidR="00000000" w:rsidRDefault="007C71EE">
      <w:pPr>
        <w:pStyle w:val="a"/>
        <w:jc w:val="center"/>
        <w:rPr>
          <w:rFonts w:hint="cs"/>
          <w:b/>
          <w:bCs/>
          <w:rtl/>
        </w:rPr>
      </w:pPr>
    </w:p>
    <w:p w14:paraId="1DAE5D68" w14:textId="77777777" w:rsidR="00000000" w:rsidRDefault="007C71EE">
      <w:pPr>
        <w:pStyle w:val="a"/>
        <w:jc w:val="center"/>
        <w:rPr>
          <w:rFonts w:hint="cs"/>
          <w:rtl/>
        </w:rPr>
      </w:pPr>
      <w:r>
        <w:rPr>
          <w:rFonts w:hint="cs"/>
          <w:rtl/>
        </w:rPr>
        <w:t>ההסתייגויות של חברי הכנסת אופיר פינס-פז ואפרים סנה לסעיף 32(3) לא נתקבלו.</w:t>
      </w:r>
    </w:p>
    <w:p w14:paraId="45420DFC" w14:textId="77777777" w:rsidR="00000000" w:rsidRDefault="007C71EE">
      <w:pPr>
        <w:pStyle w:val="a"/>
        <w:rPr>
          <w:rFonts w:hint="cs"/>
          <w:rtl/>
        </w:rPr>
      </w:pPr>
    </w:p>
    <w:p w14:paraId="121F6706" w14:textId="77777777" w:rsidR="00000000" w:rsidRDefault="007C71EE">
      <w:pPr>
        <w:pStyle w:val="ad"/>
        <w:rPr>
          <w:rtl/>
        </w:rPr>
      </w:pPr>
      <w:r>
        <w:rPr>
          <w:rtl/>
        </w:rPr>
        <w:t>היו"ר ראובן ריבלין:</w:t>
      </w:r>
    </w:p>
    <w:p w14:paraId="59C008ED" w14:textId="77777777" w:rsidR="00000000" w:rsidRDefault="007C71EE">
      <w:pPr>
        <w:pStyle w:val="a"/>
        <w:rPr>
          <w:rtl/>
        </w:rPr>
      </w:pPr>
    </w:p>
    <w:p w14:paraId="37234B55" w14:textId="77777777" w:rsidR="00000000" w:rsidRDefault="007C71EE">
      <w:pPr>
        <w:pStyle w:val="a"/>
        <w:rPr>
          <w:rFonts w:hint="cs"/>
          <w:rtl/>
        </w:rPr>
      </w:pPr>
      <w:r>
        <w:rPr>
          <w:rFonts w:hint="cs"/>
          <w:rtl/>
        </w:rPr>
        <w:t>לא נתקבלו.</w:t>
      </w:r>
    </w:p>
    <w:p w14:paraId="600DD08C" w14:textId="77777777" w:rsidR="00000000" w:rsidRDefault="007C71EE">
      <w:pPr>
        <w:pStyle w:val="a"/>
        <w:rPr>
          <w:rFonts w:hint="cs"/>
          <w:rtl/>
        </w:rPr>
      </w:pPr>
    </w:p>
    <w:p w14:paraId="0D066E71" w14:textId="77777777" w:rsidR="00000000" w:rsidRDefault="007C71EE">
      <w:pPr>
        <w:pStyle w:val="a"/>
        <w:rPr>
          <w:rFonts w:hint="cs"/>
          <w:rtl/>
        </w:rPr>
      </w:pPr>
      <w:r>
        <w:rPr>
          <w:rFonts w:hint="cs"/>
          <w:rtl/>
        </w:rPr>
        <w:t xml:space="preserve">חברת הכנסת יולי תמיר </w:t>
      </w:r>
      <w:r>
        <w:rPr>
          <w:rtl/>
        </w:rPr>
        <w:t>–</w:t>
      </w:r>
      <w:r>
        <w:rPr>
          <w:rFonts w:hint="cs"/>
          <w:rtl/>
        </w:rPr>
        <w:t xml:space="preserve"> אינה נוכחת; מיכאל מלכיאור </w:t>
      </w:r>
      <w:r>
        <w:rPr>
          <w:rtl/>
        </w:rPr>
        <w:t>–</w:t>
      </w:r>
      <w:r>
        <w:rPr>
          <w:rFonts w:hint="cs"/>
          <w:rtl/>
        </w:rPr>
        <w:t xml:space="preserve"> אינו נוכח.</w:t>
      </w:r>
    </w:p>
    <w:p w14:paraId="4AC7A7E3" w14:textId="77777777" w:rsidR="00000000" w:rsidRDefault="007C71EE">
      <w:pPr>
        <w:pStyle w:val="a"/>
        <w:rPr>
          <w:rFonts w:hint="cs"/>
          <w:rtl/>
        </w:rPr>
      </w:pPr>
    </w:p>
    <w:p w14:paraId="68808A33" w14:textId="77777777" w:rsidR="00000000" w:rsidRDefault="007C71EE">
      <w:pPr>
        <w:pStyle w:val="a"/>
        <w:rPr>
          <w:rFonts w:hint="cs"/>
          <w:rtl/>
        </w:rPr>
      </w:pPr>
      <w:r>
        <w:rPr>
          <w:rFonts w:hint="cs"/>
          <w:rtl/>
        </w:rPr>
        <w:t>חבר</w:t>
      </w:r>
      <w:r>
        <w:rPr>
          <w:rFonts w:hint="cs"/>
          <w:rtl/>
        </w:rPr>
        <w:t xml:space="preserve"> הכנסת הרצוג </w:t>
      </w:r>
      <w:r>
        <w:rPr>
          <w:rtl/>
        </w:rPr>
        <w:t>–</w:t>
      </w:r>
      <w:r>
        <w:rPr>
          <w:rFonts w:hint="cs"/>
          <w:rtl/>
        </w:rPr>
        <w:t xml:space="preserve"> מי בעד? מי נגד? מי נמנע? תודה.</w:t>
      </w:r>
    </w:p>
    <w:p w14:paraId="2642C575" w14:textId="77777777" w:rsidR="00000000" w:rsidRDefault="007C71EE">
      <w:pPr>
        <w:pStyle w:val="a"/>
        <w:rPr>
          <w:rFonts w:hint="cs"/>
          <w:rtl/>
        </w:rPr>
      </w:pPr>
    </w:p>
    <w:p w14:paraId="6A9DE7CD" w14:textId="77777777" w:rsidR="00000000" w:rsidRDefault="007C71EE">
      <w:pPr>
        <w:pStyle w:val="a"/>
        <w:jc w:val="center"/>
        <w:rPr>
          <w:rFonts w:hint="cs"/>
          <w:b/>
          <w:bCs/>
          <w:rtl/>
        </w:rPr>
      </w:pPr>
      <w:r>
        <w:rPr>
          <w:rFonts w:hint="cs"/>
          <w:b/>
          <w:bCs/>
          <w:rtl/>
        </w:rPr>
        <w:t>הצבעה</w:t>
      </w:r>
    </w:p>
    <w:p w14:paraId="46D29C8F" w14:textId="77777777" w:rsidR="00000000" w:rsidRDefault="007C71EE">
      <w:pPr>
        <w:pStyle w:val="a"/>
        <w:jc w:val="center"/>
        <w:rPr>
          <w:rFonts w:hint="cs"/>
          <w:b/>
          <w:bCs/>
          <w:rtl/>
        </w:rPr>
      </w:pPr>
    </w:p>
    <w:p w14:paraId="18CCE1CF" w14:textId="77777777" w:rsidR="00000000" w:rsidRDefault="007C71EE">
      <w:pPr>
        <w:pStyle w:val="a"/>
        <w:jc w:val="center"/>
        <w:rPr>
          <w:rFonts w:hint="cs"/>
          <w:rtl/>
        </w:rPr>
      </w:pPr>
      <w:r>
        <w:rPr>
          <w:rFonts w:hint="cs"/>
          <w:rtl/>
        </w:rPr>
        <w:t>ההסתייגות של חבר הכנסת יצחק הרצוג לסעיף 32(3) לא נתקבלה.</w:t>
      </w:r>
    </w:p>
    <w:p w14:paraId="06FF7D19" w14:textId="77777777" w:rsidR="00000000" w:rsidRDefault="007C71EE">
      <w:pPr>
        <w:pStyle w:val="ad"/>
        <w:rPr>
          <w:rFonts w:hint="cs"/>
          <w:rtl/>
        </w:rPr>
      </w:pPr>
    </w:p>
    <w:p w14:paraId="126ED2B8" w14:textId="77777777" w:rsidR="00000000" w:rsidRDefault="007C71EE">
      <w:pPr>
        <w:pStyle w:val="ad"/>
        <w:rPr>
          <w:rtl/>
        </w:rPr>
      </w:pPr>
      <w:r>
        <w:rPr>
          <w:rtl/>
        </w:rPr>
        <w:t>היו"ר ראובן ריבלין:</w:t>
      </w:r>
    </w:p>
    <w:p w14:paraId="40969DE2" w14:textId="77777777" w:rsidR="00000000" w:rsidRDefault="007C71EE">
      <w:pPr>
        <w:pStyle w:val="a"/>
        <w:rPr>
          <w:rtl/>
        </w:rPr>
      </w:pPr>
    </w:p>
    <w:p w14:paraId="6D33B40D" w14:textId="77777777" w:rsidR="00000000" w:rsidRDefault="007C71EE">
      <w:pPr>
        <w:pStyle w:val="a"/>
        <w:rPr>
          <w:rFonts w:hint="cs"/>
          <w:rtl/>
        </w:rPr>
      </w:pPr>
      <w:r>
        <w:rPr>
          <w:rFonts w:hint="cs"/>
          <w:rtl/>
        </w:rPr>
        <w:t>לא נתקבל.</w:t>
      </w:r>
    </w:p>
    <w:p w14:paraId="738F4577" w14:textId="77777777" w:rsidR="00000000" w:rsidRDefault="007C71EE">
      <w:pPr>
        <w:pStyle w:val="a"/>
        <w:rPr>
          <w:rFonts w:hint="cs"/>
          <w:rtl/>
        </w:rPr>
      </w:pPr>
    </w:p>
    <w:p w14:paraId="5A68D20D" w14:textId="77777777" w:rsidR="00000000" w:rsidRDefault="007C71EE">
      <w:pPr>
        <w:pStyle w:val="ac"/>
        <w:rPr>
          <w:rFonts w:hint="cs"/>
          <w:rtl/>
        </w:rPr>
      </w:pPr>
    </w:p>
    <w:p w14:paraId="024F2540" w14:textId="77777777" w:rsidR="00000000" w:rsidRDefault="007C71EE">
      <w:pPr>
        <w:pStyle w:val="ac"/>
        <w:rPr>
          <w:rtl/>
        </w:rPr>
      </w:pPr>
      <w:r>
        <w:rPr>
          <w:rFonts w:hint="eastAsia"/>
          <w:rtl/>
        </w:rPr>
        <w:t>אברהם</w:t>
      </w:r>
      <w:r>
        <w:rPr>
          <w:rtl/>
        </w:rPr>
        <w:t xml:space="preserve"> בורג (העבודה-מימד):</w:t>
      </w:r>
    </w:p>
    <w:p w14:paraId="3154CAA3" w14:textId="77777777" w:rsidR="00000000" w:rsidRDefault="007C71EE">
      <w:pPr>
        <w:pStyle w:val="a"/>
        <w:rPr>
          <w:rFonts w:hint="cs"/>
          <w:rtl/>
        </w:rPr>
      </w:pPr>
    </w:p>
    <w:p w14:paraId="1CEEA683" w14:textId="77777777" w:rsidR="00000000" w:rsidRDefault="007C71EE">
      <w:pPr>
        <w:pStyle w:val="a"/>
        <w:rPr>
          <w:rFonts w:hint="cs"/>
          <w:rtl/>
        </w:rPr>
      </w:pPr>
      <w:r>
        <w:rPr>
          <w:rFonts w:hint="cs"/>
          <w:rtl/>
        </w:rPr>
        <w:t>אני פונה עכשיו, מכיוון שלא רציתי להפריע באמצע ההצבעה. הסעיף בעמוד 148 אין לו שום מקו</w:t>
      </w:r>
      <w:r>
        <w:rPr>
          <w:rFonts w:hint="cs"/>
          <w:rtl/>
        </w:rPr>
        <w:t>ם להתבטל. יש עליו הסכמה מאוד רחבה. זה סעיף שנוגע להקלות מס ליישובי הערבה. אני מבקש לעשות על זה הצבעה אישית.</w:t>
      </w:r>
    </w:p>
    <w:p w14:paraId="0A76AB29" w14:textId="77777777" w:rsidR="00000000" w:rsidRDefault="007C71EE">
      <w:pPr>
        <w:pStyle w:val="a"/>
        <w:rPr>
          <w:rFonts w:hint="cs"/>
          <w:rtl/>
        </w:rPr>
      </w:pPr>
    </w:p>
    <w:p w14:paraId="059106E2" w14:textId="77777777" w:rsidR="00000000" w:rsidRDefault="007C71EE">
      <w:pPr>
        <w:pStyle w:val="ad"/>
        <w:rPr>
          <w:rtl/>
        </w:rPr>
      </w:pPr>
      <w:r>
        <w:rPr>
          <w:rtl/>
        </w:rPr>
        <w:t>היו"ר ראובן ריבלין:</w:t>
      </w:r>
    </w:p>
    <w:p w14:paraId="27C1CE6A" w14:textId="77777777" w:rsidR="00000000" w:rsidRDefault="007C71EE">
      <w:pPr>
        <w:pStyle w:val="a"/>
        <w:rPr>
          <w:rtl/>
        </w:rPr>
      </w:pPr>
    </w:p>
    <w:p w14:paraId="511888D5" w14:textId="77777777" w:rsidR="00000000" w:rsidRDefault="007C71EE">
      <w:pPr>
        <w:pStyle w:val="a"/>
        <w:rPr>
          <w:rFonts w:hint="cs"/>
          <w:rtl/>
        </w:rPr>
      </w:pPr>
      <w:r>
        <w:rPr>
          <w:rFonts w:hint="cs"/>
          <w:rtl/>
        </w:rPr>
        <w:t>נקיים הצבעה אלקטרונית בעניין זה. זה עניין אזורי סקטוריאלי.</w:t>
      </w:r>
    </w:p>
    <w:p w14:paraId="3546226E" w14:textId="77777777" w:rsidR="00000000" w:rsidRDefault="007C71EE">
      <w:pPr>
        <w:pStyle w:val="a"/>
        <w:rPr>
          <w:rFonts w:hint="cs"/>
          <w:rtl/>
        </w:rPr>
      </w:pPr>
    </w:p>
    <w:p w14:paraId="5EA3A1A3" w14:textId="77777777" w:rsidR="00000000" w:rsidRDefault="007C71EE">
      <w:pPr>
        <w:pStyle w:val="ac"/>
        <w:rPr>
          <w:rtl/>
        </w:rPr>
      </w:pPr>
      <w:r>
        <w:rPr>
          <w:rFonts w:hint="eastAsia"/>
          <w:rtl/>
        </w:rPr>
        <w:t>אברהם</w:t>
      </w:r>
      <w:r>
        <w:rPr>
          <w:rtl/>
        </w:rPr>
        <w:t xml:space="preserve"> בורג (העבודה-מימד):</w:t>
      </w:r>
    </w:p>
    <w:p w14:paraId="467CD596" w14:textId="77777777" w:rsidR="00000000" w:rsidRDefault="007C71EE">
      <w:pPr>
        <w:pStyle w:val="a"/>
        <w:rPr>
          <w:rFonts w:hint="cs"/>
          <w:rtl/>
        </w:rPr>
      </w:pPr>
    </w:p>
    <w:p w14:paraId="3E1AC07F" w14:textId="77777777" w:rsidR="00000000" w:rsidRDefault="007C71EE">
      <w:pPr>
        <w:pStyle w:val="a"/>
        <w:rPr>
          <w:rFonts w:hint="cs"/>
          <w:rtl/>
        </w:rPr>
      </w:pPr>
      <w:r>
        <w:rPr>
          <w:rFonts w:hint="cs"/>
          <w:rtl/>
        </w:rPr>
        <w:t>יש על זה הסכמה רחבה של כל הבית.</w:t>
      </w:r>
    </w:p>
    <w:p w14:paraId="23579C49" w14:textId="77777777" w:rsidR="00000000" w:rsidRDefault="007C71EE">
      <w:pPr>
        <w:pStyle w:val="a"/>
        <w:rPr>
          <w:rFonts w:hint="cs"/>
          <w:rtl/>
        </w:rPr>
      </w:pPr>
    </w:p>
    <w:p w14:paraId="73134F51" w14:textId="77777777" w:rsidR="00000000" w:rsidRDefault="007C71EE">
      <w:pPr>
        <w:pStyle w:val="ad"/>
        <w:rPr>
          <w:rtl/>
        </w:rPr>
      </w:pPr>
      <w:r>
        <w:rPr>
          <w:rtl/>
        </w:rPr>
        <w:t xml:space="preserve">היו"ר </w:t>
      </w:r>
      <w:r>
        <w:rPr>
          <w:rtl/>
        </w:rPr>
        <w:t>ראובן ריבלין:</w:t>
      </w:r>
    </w:p>
    <w:p w14:paraId="46D6DC79" w14:textId="77777777" w:rsidR="00000000" w:rsidRDefault="007C71EE">
      <w:pPr>
        <w:pStyle w:val="a"/>
        <w:rPr>
          <w:rtl/>
        </w:rPr>
      </w:pPr>
    </w:p>
    <w:p w14:paraId="3BD4E626" w14:textId="77777777" w:rsidR="00000000" w:rsidRDefault="007C71EE">
      <w:pPr>
        <w:pStyle w:val="a"/>
        <w:rPr>
          <w:rFonts w:hint="cs"/>
          <w:rtl/>
        </w:rPr>
      </w:pPr>
      <w:r>
        <w:rPr>
          <w:rFonts w:hint="cs"/>
          <w:rtl/>
        </w:rPr>
        <w:t>אז בוודאי כולם ישתתפו בהצבעה. זה לא אמצעי לגייס מצביעים.</w:t>
      </w:r>
    </w:p>
    <w:p w14:paraId="718E11A0" w14:textId="77777777" w:rsidR="00000000" w:rsidRDefault="007C71EE">
      <w:pPr>
        <w:pStyle w:val="a"/>
        <w:rPr>
          <w:rFonts w:hint="cs"/>
          <w:rtl/>
        </w:rPr>
      </w:pPr>
    </w:p>
    <w:p w14:paraId="72470E73" w14:textId="77777777" w:rsidR="00000000" w:rsidRDefault="007C71EE">
      <w:pPr>
        <w:pStyle w:val="a"/>
        <w:rPr>
          <w:rFonts w:hint="cs"/>
          <w:rtl/>
        </w:rPr>
      </w:pPr>
      <w:r>
        <w:rPr>
          <w:rFonts w:hint="cs"/>
          <w:rtl/>
        </w:rPr>
        <w:t>חבר הכנסת גפני, בצירוף התיקונים - זה מהדברים שחבר הכנסת אברהם בורג דיבר עליהם.</w:t>
      </w:r>
    </w:p>
    <w:p w14:paraId="2B023E33" w14:textId="77777777" w:rsidR="00000000" w:rsidRDefault="007C71EE">
      <w:pPr>
        <w:pStyle w:val="a"/>
        <w:rPr>
          <w:rFonts w:hint="cs"/>
          <w:rtl/>
        </w:rPr>
      </w:pPr>
    </w:p>
    <w:p w14:paraId="1018FE13" w14:textId="77777777" w:rsidR="00000000" w:rsidRDefault="007C71EE">
      <w:pPr>
        <w:pStyle w:val="ac"/>
        <w:rPr>
          <w:rtl/>
        </w:rPr>
      </w:pPr>
      <w:r>
        <w:rPr>
          <w:rFonts w:hint="eastAsia"/>
          <w:rtl/>
        </w:rPr>
        <w:t>אברהם</w:t>
      </w:r>
      <w:r>
        <w:rPr>
          <w:rtl/>
        </w:rPr>
        <w:t xml:space="preserve"> בורג (העבודה-מימד):</w:t>
      </w:r>
    </w:p>
    <w:p w14:paraId="29D7E6AF" w14:textId="77777777" w:rsidR="00000000" w:rsidRDefault="007C71EE">
      <w:pPr>
        <w:pStyle w:val="a"/>
        <w:rPr>
          <w:rFonts w:hint="cs"/>
          <w:rtl/>
        </w:rPr>
      </w:pPr>
    </w:p>
    <w:p w14:paraId="5AB9A1DD" w14:textId="77777777" w:rsidR="00000000" w:rsidRDefault="007C71EE">
      <w:pPr>
        <w:pStyle w:val="a"/>
        <w:rPr>
          <w:rFonts w:hint="cs"/>
          <w:rtl/>
        </w:rPr>
      </w:pPr>
      <w:r>
        <w:rPr>
          <w:rFonts w:hint="cs"/>
          <w:rtl/>
        </w:rPr>
        <w:t>אני מדבר על  - - -</w:t>
      </w:r>
    </w:p>
    <w:p w14:paraId="1E837068" w14:textId="77777777" w:rsidR="00000000" w:rsidRDefault="007C71EE">
      <w:pPr>
        <w:pStyle w:val="a"/>
        <w:rPr>
          <w:rFonts w:hint="cs"/>
          <w:rtl/>
        </w:rPr>
      </w:pPr>
    </w:p>
    <w:p w14:paraId="337C0672" w14:textId="77777777" w:rsidR="00000000" w:rsidRDefault="007C71EE">
      <w:pPr>
        <w:pStyle w:val="ad"/>
        <w:rPr>
          <w:rtl/>
        </w:rPr>
      </w:pPr>
      <w:r>
        <w:rPr>
          <w:rtl/>
        </w:rPr>
        <w:t>היו"ר ראובן ריבלין:</w:t>
      </w:r>
    </w:p>
    <w:p w14:paraId="381013E3" w14:textId="77777777" w:rsidR="00000000" w:rsidRDefault="007C71EE">
      <w:pPr>
        <w:pStyle w:val="a"/>
        <w:rPr>
          <w:rtl/>
        </w:rPr>
      </w:pPr>
    </w:p>
    <w:p w14:paraId="5BD7C873" w14:textId="77777777" w:rsidR="00000000" w:rsidRDefault="007C71EE">
      <w:pPr>
        <w:pStyle w:val="a"/>
        <w:rPr>
          <w:rFonts w:hint="cs"/>
          <w:rtl/>
        </w:rPr>
      </w:pPr>
      <w:r>
        <w:rPr>
          <w:rFonts w:hint="cs"/>
          <w:rtl/>
        </w:rPr>
        <w:t>בצירוף לוח התיקונים להסתייגויות בסע</w:t>
      </w:r>
      <w:r>
        <w:rPr>
          <w:rFonts w:hint="cs"/>
          <w:rtl/>
        </w:rPr>
        <w:t>יף 32(4) המוצע בפסקה (3)(ד): "אחרי גונן" יבוא "חצור- הגלילית'". רבותי חברי הכנסת, אנחנו נקיים לעניין, הואיל והוא סקטוריאלי אבל הוא רחב, הצבעה אלקטרונית. נא להתכונן להצבעה אלקטרונית.</w:t>
      </w:r>
    </w:p>
    <w:p w14:paraId="0031CD95" w14:textId="77777777" w:rsidR="00000000" w:rsidRDefault="007C71EE">
      <w:pPr>
        <w:pStyle w:val="a"/>
        <w:rPr>
          <w:rFonts w:hint="cs"/>
          <w:rtl/>
        </w:rPr>
      </w:pPr>
    </w:p>
    <w:p w14:paraId="11A86C87" w14:textId="77777777" w:rsidR="00000000" w:rsidRDefault="007C71EE">
      <w:pPr>
        <w:pStyle w:val="ac"/>
        <w:rPr>
          <w:rtl/>
        </w:rPr>
      </w:pPr>
      <w:r>
        <w:rPr>
          <w:rFonts w:hint="eastAsia"/>
          <w:rtl/>
        </w:rPr>
        <w:t>אברהם</w:t>
      </w:r>
      <w:r>
        <w:rPr>
          <w:rtl/>
        </w:rPr>
        <w:t xml:space="preserve"> בורג (העבודה-מימד):</w:t>
      </w:r>
    </w:p>
    <w:p w14:paraId="05582EA5" w14:textId="77777777" w:rsidR="00000000" w:rsidRDefault="007C71EE">
      <w:pPr>
        <w:pStyle w:val="a"/>
        <w:rPr>
          <w:rFonts w:hint="cs"/>
          <w:rtl/>
        </w:rPr>
      </w:pPr>
    </w:p>
    <w:p w14:paraId="2302293F" w14:textId="77777777" w:rsidR="00000000" w:rsidRDefault="007C71EE">
      <w:pPr>
        <w:pStyle w:val="a"/>
        <w:rPr>
          <w:rFonts w:hint="cs"/>
          <w:rtl/>
        </w:rPr>
      </w:pPr>
      <w:r>
        <w:rPr>
          <w:rFonts w:hint="cs"/>
          <w:rtl/>
        </w:rPr>
        <w:t xml:space="preserve">- - - </w:t>
      </w:r>
    </w:p>
    <w:p w14:paraId="24F50F7D" w14:textId="77777777" w:rsidR="00000000" w:rsidRDefault="007C71EE">
      <w:pPr>
        <w:pStyle w:val="a"/>
        <w:rPr>
          <w:rFonts w:hint="cs"/>
          <w:rtl/>
        </w:rPr>
      </w:pPr>
    </w:p>
    <w:p w14:paraId="686003E7" w14:textId="77777777" w:rsidR="00000000" w:rsidRDefault="007C71EE">
      <w:pPr>
        <w:pStyle w:val="ad"/>
        <w:rPr>
          <w:rtl/>
        </w:rPr>
      </w:pPr>
      <w:r>
        <w:rPr>
          <w:rtl/>
        </w:rPr>
        <w:t>היו"ר ראובן ריבלין:</w:t>
      </w:r>
    </w:p>
    <w:p w14:paraId="4682986C" w14:textId="77777777" w:rsidR="00000000" w:rsidRDefault="007C71EE">
      <w:pPr>
        <w:pStyle w:val="a"/>
        <w:rPr>
          <w:rtl/>
        </w:rPr>
      </w:pPr>
    </w:p>
    <w:p w14:paraId="1B1E4978" w14:textId="77777777" w:rsidR="00000000" w:rsidRDefault="007C71EE">
      <w:pPr>
        <w:pStyle w:val="a"/>
        <w:rPr>
          <w:rFonts w:hint="cs"/>
          <w:rtl/>
        </w:rPr>
      </w:pPr>
      <w:r>
        <w:rPr>
          <w:rFonts w:hint="cs"/>
          <w:rtl/>
        </w:rPr>
        <w:t xml:space="preserve">אני מדבר על סעיף </w:t>
      </w:r>
      <w:r>
        <w:rPr>
          <w:rFonts w:hint="cs"/>
          <w:rtl/>
        </w:rPr>
        <w:t>32(4), הצירוף של גפני עם לוח התיקונים.</w:t>
      </w:r>
    </w:p>
    <w:p w14:paraId="73F53916" w14:textId="77777777" w:rsidR="00000000" w:rsidRDefault="007C71EE">
      <w:pPr>
        <w:pStyle w:val="a"/>
        <w:rPr>
          <w:rFonts w:hint="cs"/>
          <w:rtl/>
        </w:rPr>
      </w:pPr>
    </w:p>
    <w:p w14:paraId="219BFF8C" w14:textId="77777777" w:rsidR="00000000" w:rsidRDefault="007C71EE">
      <w:pPr>
        <w:pStyle w:val="ac"/>
        <w:rPr>
          <w:rtl/>
        </w:rPr>
      </w:pPr>
      <w:r>
        <w:rPr>
          <w:rFonts w:hint="eastAsia"/>
          <w:rtl/>
        </w:rPr>
        <w:t>אברהם</w:t>
      </w:r>
      <w:r>
        <w:rPr>
          <w:rtl/>
        </w:rPr>
        <w:t xml:space="preserve"> בורג (העבודה-מימד):</w:t>
      </w:r>
    </w:p>
    <w:p w14:paraId="78A76FC1" w14:textId="77777777" w:rsidR="00000000" w:rsidRDefault="007C71EE">
      <w:pPr>
        <w:pStyle w:val="a"/>
        <w:rPr>
          <w:rFonts w:hint="cs"/>
          <w:rtl/>
        </w:rPr>
      </w:pPr>
    </w:p>
    <w:p w14:paraId="4A772D68" w14:textId="77777777" w:rsidR="00000000" w:rsidRDefault="007C71EE">
      <w:pPr>
        <w:pStyle w:val="a"/>
        <w:rPr>
          <w:rFonts w:hint="cs"/>
          <w:rtl/>
        </w:rPr>
      </w:pPr>
      <w:r>
        <w:rPr>
          <w:rFonts w:hint="cs"/>
          <w:rtl/>
        </w:rPr>
        <w:t>אדוני היושב-ראש, אני מבקש הצבעה אישית - - -</w:t>
      </w:r>
    </w:p>
    <w:p w14:paraId="5915D701" w14:textId="77777777" w:rsidR="00000000" w:rsidRDefault="007C71EE">
      <w:pPr>
        <w:pStyle w:val="a"/>
        <w:rPr>
          <w:rFonts w:hint="cs"/>
          <w:rtl/>
        </w:rPr>
      </w:pPr>
    </w:p>
    <w:p w14:paraId="35E6349B" w14:textId="77777777" w:rsidR="00000000" w:rsidRDefault="007C71EE">
      <w:pPr>
        <w:pStyle w:val="ad"/>
        <w:rPr>
          <w:rtl/>
        </w:rPr>
      </w:pPr>
      <w:r>
        <w:rPr>
          <w:rtl/>
        </w:rPr>
        <w:t>היו"ר ראובן ריבלין:</w:t>
      </w:r>
    </w:p>
    <w:p w14:paraId="5B7CDFB8" w14:textId="77777777" w:rsidR="00000000" w:rsidRDefault="007C71EE">
      <w:pPr>
        <w:pStyle w:val="a"/>
        <w:rPr>
          <w:rtl/>
        </w:rPr>
      </w:pPr>
    </w:p>
    <w:p w14:paraId="609F85A3" w14:textId="77777777" w:rsidR="00000000" w:rsidRDefault="007C71EE">
      <w:pPr>
        <w:pStyle w:val="a"/>
        <w:rPr>
          <w:rFonts w:hint="cs"/>
          <w:rtl/>
        </w:rPr>
      </w:pPr>
      <w:r>
        <w:rPr>
          <w:rFonts w:hint="cs"/>
          <w:rtl/>
        </w:rPr>
        <w:t>אנחנו נגיע. אני מתחיל בהצבעה על סעיף 32(4).</w:t>
      </w:r>
    </w:p>
    <w:p w14:paraId="62D6985A" w14:textId="77777777" w:rsidR="00000000" w:rsidRDefault="007C71EE">
      <w:pPr>
        <w:pStyle w:val="a"/>
        <w:rPr>
          <w:rFonts w:hint="cs"/>
          <w:rtl/>
        </w:rPr>
      </w:pPr>
    </w:p>
    <w:p w14:paraId="5D9FA23D" w14:textId="77777777" w:rsidR="00000000" w:rsidRDefault="007C71EE">
      <w:pPr>
        <w:pStyle w:val="a"/>
        <w:rPr>
          <w:rFonts w:hint="cs"/>
          <w:rtl/>
        </w:rPr>
      </w:pPr>
      <w:r>
        <w:rPr>
          <w:rFonts w:hint="cs"/>
          <w:rtl/>
        </w:rPr>
        <w:t>מי בעד הצעת גפני - ירים את ידו. תודה. נא להוריד. מי נגד? מי נמנע? תודה. נא להו</w:t>
      </w:r>
      <w:r>
        <w:rPr>
          <w:rFonts w:hint="cs"/>
          <w:rtl/>
        </w:rPr>
        <w:t xml:space="preserve">ריד. </w:t>
      </w:r>
    </w:p>
    <w:p w14:paraId="501FED6E" w14:textId="77777777" w:rsidR="00000000" w:rsidRDefault="007C71EE">
      <w:pPr>
        <w:pStyle w:val="a"/>
        <w:rPr>
          <w:rFonts w:hint="cs"/>
          <w:rtl/>
        </w:rPr>
      </w:pPr>
    </w:p>
    <w:p w14:paraId="73E464AF" w14:textId="77777777" w:rsidR="00000000" w:rsidRDefault="007C71EE">
      <w:pPr>
        <w:pStyle w:val="a"/>
        <w:jc w:val="center"/>
        <w:rPr>
          <w:rFonts w:hint="cs"/>
          <w:b/>
          <w:bCs/>
          <w:rtl/>
        </w:rPr>
      </w:pPr>
      <w:r>
        <w:rPr>
          <w:rFonts w:hint="cs"/>
          <w:b/>
          <w:bCs/>
          <w:rtl/>
        </w:rPr>
        <w:t>הצבעה</w:t>
      </w:r>
    </w:p>
    <w:p w14:paraId="1BF7719B" w14:textId="77777777" w:rsidR="00000000" w:rsidRDefault="007C71EE">
      <w:pPr>
        <w:pStyle w:val="a"/>
        <w:jc w:val="center"/>
        <w:rPr>
          <w:rFonts w:hint="cs"/>
          <w:b/>
          <w:bCs/>
          <w:rtl/>
        </w:rPr>
      </w:pPr>
    </w:p>
    <w:p w14:paraId="7ECE0DAA" w14:textId="77777777" w:rsidR="00000000" w:rsidRDefault="007C71EE">
      <w:pPr>
        <w:pStyle w:val="a"/>
        <w:jc w:val="center"/>
        <w:rPr>
          <w:rFonts w:hint="cs"/>
          <w:rtl/>
        </w:rPr>
      </w:pPr>
      <w:r>
        <w:rPr>
          <w:rFonts w:hint="cs"/>
          <w:rtl/>
        </w:rPr>
        <w:t>ההסתייגות של חבר הכנסת משה גפני לסעיף 32(4) לא נתקבלה.</w:t>
      </w:r>
    </w:p>
    <w:p w14:paraId="41EF221A" w14:textId="77777777" w:rsidR="00000000" w:rsidRDefault="007C71EE">
      <w:pPr>
        <w:pStyle w:val="a"/>
        <w:rPr>
          <w:rFonts w:hint="cs"/>
          <w:rtl/>
        </w:rPr>
      </w:pPr>
    </w:p>
    <w:p w14:paraId="0DFC164A" w14:textId="77777777" w:rsidR="00000000" w:rsidRDefault="007C71EE">
      <w:pPr>
        <w:pStyle w:val="ad"/>
        <w:rPr>
          <w:rtl/>
        </w:rPr>
      </w:pPr>
      <w:r>
        <w:rPr>
          <w:rtl/>
        </w:rPr>
        <w:t>היו"ר ראובן ריבלין:</w:t>
      </w:r>
    </w:p>
    <w:p w14:paraId="1AEFDC5E" w14:textId="77777777" w:rsidR="00000000" w:rsidRDefault="007C71EE">
      <w:pPr>
        <w:pStyle w:val="a"/>
        <w:rPr>
          <w:rtl/>
        </w:rPr>
      </w:pPr>
    </w:p>
    <w:p w14:paraId="7EE5C08F" w14:textId="77777777" w:rsidR="00000000" w:rsidRDefault="007C71EE">
      <w:pPr>
        <w:pStyle w:val="a"/>
        <w:rPr>
          <w:rFonts w:hint="cs"/>
          <w:rtl/>
        </w:rPr>
      </w:pPr>
      <w:r>
        <w:rPr>
          <w:rFonts w:hint="cs"/>
          <w:rtl/>
        </w:rPr>
        <w:t>לא נתקבל.</w:t>
      </w:r>
    </w:p>
    <w:p w14:paraId="4F1939EA" w14:textId="77777777" w:rsidR="00000000" w:rsidRDefault="007C71EE">
      <w:pPr>
        <w:pStyle w:val="a"/>
        <w:rPr>
          <w:rFonts w:hint="cs"/>
          <w:rtl/>
        </w:rPr>
      </w:pPr>
    </w:p>
    <w:p w14:paraId="15CFAB8A" w14:textId="77777777" w:rsidR="00000000" w:rsidRDefault="007C71EE">
      <w:pPr>
        <w:pStyle w:val="ac"/>
        <w:rPr>
          <w:rtl/>
        </w:rPr>
      </w:pPr>
      <w:r>
        <w:rPr>
          <w:rFonts w:hint="eastAsia"/>
          <w:rtl/>
        </w:rPr>
        <w:t>מיכאל</w:t>
      </w:r>
      <w:r>
        <w:rPr>
          <w:rtl/>
        </w:rPr>
        <w:t xml:space="preserve"> מלכיאור (העבודה-מימד):</w:t>
      </w:r>
    </w:p>
    <w:p w14:paraId="5AF48554" w14:textId="77777777" w:rsidR="00000000" w:rsidRDefault="007C71EE">
      <w:pPr>
        <w:pStyle w:val="a"/>
        <w:rPr>
          <w:rFonts w:hint="cs"/>
          <w:rtl/>
        </w:rPr>
      </w:pPr>
    </w:p>
    <w:p w14:paraId="71ABCA32" w14:textId="77777777" w:rsidR="00000000" w:rsidRDefault="007C71EE">
      <w:pPr>
        <w:pStyle w:val="a"/>
        <w:rPr>
          <w:rFonts w:hint="cs"/>
          <w:rtl/>
        </w:rPr>
      </w:pPr>
      <w:r>
        <w:rPr>
          <w:rFonts w:hint="cs"/>
          <w:rtl/>
        </w:rPr>
        <w:t>אדוני, תעשה הצבעה אלקטרונית פעם אחת.</w:t>
      </w:r>
    </w:p>
    <w:p w14:paraId="6678C278" w14:textId="77777777" w:rsidR="00000000" w:rsidRDefault="007C71EE">
      <w:pPr>
        <w:pStyle w:val="a"/>
        <w:rPr>
          <w:rFonts w:hint="cs"/>
          <w:rtl/>
        </w:rPr>
      </w:pPr>
    </w:p>
    <w:p w14:paraId="41C95B6C" w14:textId="77777777" w:rsidR="00000000" w:rsidRDefault="007C71EE">
      <w:pPr>
        <w:pStyle w:val="ad"/>
        <w:rPr>
          <w:rtl/>
        </w:rPr>
      </w:pPr>
      <w:r>
        <w:rPr>
          <w:rtl/>
        </w:rPr>
        <w:t>היו"ר ראובן ריבלין:</w:t>
      </w:r>
    </w:p>
    <w:p w14:paraId="64C5124D" w14:textId="77777777" w:rsidR="00000000" w:rsidRDefault="007C71EE">
      <w:pPr>
        <w:pStyle w:val="a"/>
        <w:rPr>
          <w:rtl/>
        </w:rPr>
      </w:pPr>
    </w:p>
    <w:p w14:paraId="775C0C87" w14:textId="77777777" w:rsidR="00000000" w:rsidRDefault="007C71EE">
      <w:pPr>
        <w:pStyle w:val="a"/>
        <w:rPr>
          <w:rFonts w:hint="cs"/>
          <w:rtl/>
        </w:rPr>
      </w:pPr>
      <w:r>
        <w:rPr>
          <w:rFonts w:hint="cs"/>
          <w:rtl/>
        </w:rPr>
        <w:t>כבר קבעתי שלא התקבל.</w:t>
      </w:r>
    </w:p>
    <w:p w14:paraId="2159A137" w14:textId="77777777" w:rsidR="00000000" w:rsidRDefault="007C71EE">
      <w:pPr>
        <w:pStyle w:val="a"/>
        <w:rPr>
          <w:rFonts w:hint="cs"/>
          <w:rtl/>
        </w:rPr>
      </w:pPr>
    </w:p>
    <w:p w14:paraId="068A6C5D" w14:textId="77777777" w:rsidR="00000000" w:rsidRDefault="007C71EE">
      <w:pPr>
        <w:pStyle w:val="a"/>
        <w:rPr>
          <w:rFonts w:hint="cs"/>
          <w:rtl/>
        </w:rPr>
      </w:pPr>
      <w:r>
        <w:rPr>
          <w:rFonts w:hint="cs"/>
          <w:rtl/>
        </w:rPr>
        <w:t xml:space="preserve">חבר הכנסת משה גפני, קבוצת ברכה, קבוצת בל"ד </w:t>
      </w:r>
      <w:r>
        <w:rPr>
          <w:rFonts w:hint="cs"/>
          <w:rtl/>
        </w:rPr>
        <w:t>וחבר הכנסת טלב אלסאנע ביקשו - - -</w:t>
      </w:r>
    </w:p>
    <w:p w14:paraId="076BD3CD" w14:textId="77777777" w:rsidR="00000000" w:rsidRDefault="007C71EE">
      <w:pPr>
        <w:pStyle w:val="a"/>
        <w:rPr>
          <w:rFonts w:hint="cs"/>
          <w:rtl/>
        </w:rPr>
      </w:pPr>
    </w:p>
    <w:p w14:paraId="4EA912CC" w14:textId="77777777" w:rsidR="00000000" w:rsidRDefault="007C71EE">
      <w:pPr>
        <w:pStyle w:val="ac"/>
        <w:rPr>
          <w:rtl/>
        </w:rPr>
      </w:pPr>
      <w:r>
        <w:rPr>
          <w:rFonts w:hint="eastAsia"/>
          <w:rtl/>
        </w:rPr>
        <w:t>מיכאל</w:t>
      </w:r>
      <w:r>
        <w:rPr>
          <w:rtl/>
        </w:rPr>
        <w:t xml:space="preserve"> מלכיאור (העבודה-מימד):</w:t>
      </w:r>
    </w:p>
    <w:p w14:paraId="47430635" w14:textId="77777777" w:rsidR="00000000" w:rsidRDefault="007C71EE">
      <w:pPr>
        <w:pStyle w:val="a"/>
        <w:rPr>
          <w:rFonts w:hint="cs"/>
          <w:rtl/>
        </w:rPr>
      </w:pPr>
    </w:p>
    <w:p w14:paraId="715200E2" w14:textId="77777777" w:rsidR="00000000" w:rsidRDefault="007C71EE">
      <w:pPr>
        <w:pStyle w:val="a"/>
        <w:rPr>
          <w:rFonts w:hint="cs"/>
          <w:rtl/>
        </w:rPr>
      </w:pPr>
      <w:r>
        <w:rPr>
          <w:rFonts w:hint="cs"/>
          <w:rtl/>
        </w:rPr>
        <w:t>תעשה הצבעה אלקטרונית.</w:t>
      </w:r>
    </w:p>
    <w:p w14:paraId="71F8D1F0" w14:textId="77777777" w:rsidR="00000000" w:rsidRDefault="007C71EE">
      <w:pPr>
        <w:pStyle w:val="a"/>
        <w:rPr>
          <w:rFonts w:hint="cs"/>
          <w:rtl/>
        </w:rPr>
      </w:pPr>
    </w:p>
    <w:p w14:paraId="719ADD7E" w14:textId="77777777" w:rsidR="00000000" w:rsidRDefault="007C71EE">
      <w:pPr>
        <w:pStyle w:val="ad"/>
        <w:rPr>
          <w:rtl/>
        </w:rPr>
      </w:pPr>
      <w:r>
        <w:rPr>
          <w:rtl/>
        </w:rPr>
        <w:t>היו"ר ראובן ריבלין:</w:t>
      </w:r>
    </w:p>
    <w:p w14:paraId="5D302DF9" w14:textId="77777777" w:rsidR="00000000" w:rsidRDefault="007C71EE">
      <w:pPr>
        <w:pStyle w:val="a"/>
        <w:rPr>
          <w:rtl/>
        </w:rPr>
      </w:pPr>
    </w:p>
    <w:p w14:paraId="1C608566" w14:textId="77777777" w:rsidR="00000000" w:rsidRDefault="007C71EE">
      <w:pPr>
        <w:pStyle w:val="a"/>
        <w:rPr>
          <w:rFonts w:hint="cs"/>
          <w:rtl/>
        </w:rPr>
      </w:pPr>
      <w:r>
        <w:rPr>
          <w:rFonts w:hint="cs"/>
          <w:rtl/>
        </w:rPr>
        <w:t>שמעתי. אנחנו נבדוק את זה עוד רגע. אני קובע שההצבעה הבאה תהיה אלקטרונית. רבותי חברי הכנסת, הצבעה אלקטרונית על הצעת חבר הכנסת גפני. נא להצביע.</w:t>
      </w:r>
    </w:p>
    <w:p w14:paraId="3DEA48A9" w14:textId="77777777" w:rsidR="00000000" w:rsidRDefault="007C71EE">
      <w:pPr>
        <w:pStyle w:val="a"/>
        <w:rPr>
          <w:rFonts w:hint="cs"/>
          <w:rtl/>
        </w:rPr>
      </w:pPr>
    </w:p>
    <w:p w14:paraId="5FF2547C" w14:textId="77777777" w:rsidR="00000000" w:rsidRDefault="007C71EE">
      <w:pPr>
        <w:pStyle w:val="a7"/>
        <w:bidi/>
        <w:rPr>
          <w:rFonts w:hint="cs"/>
          <w:rtl/>
        </w:rPr>
      </w:pPr>
      <w:r>
        <w:rPr>
          <w:rFonts w:hint="cs"/>
          <w:rtl/>
        </w:rPr>
        <w:t>הצבעה</w:t>
      </w:r>
      <w:r>
        <w:rPr>
          <w:rFonts w:hint="cs"/>
          <w:rtl/>
        </w:rPr>
        <w:t xml:space="preserve"> מס' 67</w:t>
      </w:r>
    </w:p>
    <w:p w14:paraId="6E9FF1C2" w14:textId="77777777" w:rsidR="00000000" w:rsidRDefault="007C71EE">
      <w:pPr>
        <w:pStyle w:val="a"/>
        <w:rPr>
          <w:rFonts w:hint="cs"/>
          <w:rtl/>
        </w:rPr>
      </w:pPr>
    </w:p>
    <w:p w14:paraId="090AA215" w14:textId="77777777" w:rsidR="00000000" w:rsidRDefault="007C71EE">
      <w:pPr>
        <w:pStyle w:val="a8"/>
        <w:bidi/>
        <w:rPr>
          <w:rFonts w:hint="cs"/>
          <w:rtl/>
        </w:rPr>
      </w:pPr>
      <w:r>
        <w:rPr>
          <w:rFonts w:hint="cs"/>
          <w:rtl/>
        </w:rPr>
        <w:t xml:space="preserve">בעד ההסתייגות </w:t>
      </w:r>
      <w:r>
        <w:rPr>
          <w:rtl/>
        </w:rPr>
        <w:t>–</w:t>
      </w:r>
      <w:r>
        <w:rPr>
          <w:rFonts w:hint="cs"/>
          <w:rtl/>
        </w:rPr>
        <w:t xml:space="preserve"> 39</w:t>
      </w:r>
    </w:p>
    <w:p w14:paraId="77F8A3D1" w14:textId="77777777" w:rsidR="00000000" w:rsidRDefault="007C71EE">
      <w:pPr>
        <w:pStyle w:val="a8"/>
        <w:bidi/>
        <w:rPr>
          <w:rFonts w:hint="cs"/>
          <w:rtl/>
        </w:rPr>
      </w:pPr>
      <w:r>
        <w:rPr>
          <w:rFonts w:hint="cs"/>
          <w:rtl/>
        </w:rPr>
        <w:t xml:space="preserve">נגד </w:t>
      </w:r>
      <w:r>
        <w:rPr>
          <w:rtl/>
        </w:rPr>
        <w:t>–</w:t>
      </w:r>
      <w:r>
        <w:rPr>
          <w:rFonts w:hint="cs"/>
          <w:rtl/>
        </w:rPr>
        <w:t xml:space="preserve"> 52</w:t>
      </w:r>
    </w:p>
    <w:p w14:paraId="18B17EDE" w14:textId="77777777" w:rsidR="00000000" w:rsidRDefault="007C71EE">
      <w:pPr>
        <w:pStyle w:val="a8"/>
        <w:bidi/>
        <w:rPr>
          <w:rFonts w:hint="cs"/>
          <w:rtl/>
        </w:rPr>
      </w:pPr>
      <w:r>
        <w:rPr>
          <w:rFonts w:hint="cs"/>
          <w:rtl/>
        </w:rPr>
        <w:t xml:space="preserve">נמנעים </w:t>
      </w:r>
      <w:r>
        <w:rPr>
          <w:rtl/>
        </w:rPr>
        <w:t>–</w:t>
      </w:r>
      <w:r>
        <w:rPr>
          <w:rFonts w:hint="cs"/>
          <w:rtl/>
        </w:rPr>
        <w:t xml:space="preserve"> אין</w:t>
      </w:r>
    </w:p>
    <w:p w14:paraId="6C5CBA86" w14:textId="77777777" w:rsidR="00000000" w:rsidRDefault="007C71EE">
      <w:pPr>
        <w:pStyle w:val="a9"/>
        <w:bidi/>
        <w:rPr>
          <w:rFonts w:hint="cs"/>
          <w:rtl/>
        </w:rPr>
      </w:pPr>
      <w:r>
        <w:rPr>
          <w:rFonts w:hint="cs"/>
          <w:rtl/>
        </w:rPr>
        <w:t>ההסתייגות של חבר הכנסת משה גפני, של קבוצת חבר הכנסת מוחמד ברכה, של קבוצת סיעת בל"ד ושל חבר הכנסת טלב אלסאנע לסעיף 32(4) לא נתקבלה.</w:t>
      </w:r>
    </w:p>
    <w:p w14:paraId="3C6CA981" w14:textId="77777777" w:rsidR="00000000" w:rsidRDefault="007C71EE">
      <w:pPr>
        <w:pStyle w:val="a"/>
        <w:rPr>
          <w:rFonts w:hint="cs"/>
          <w:rtl/>
        </w:rPr>
      </w:pPr>
    </w:p>
    <w:p w14:paraId="2FAF9966" w14:textId="77777777" w:rsidR="00000000" w:rsidRDefault="007C71EE">
      <w:pPr>
        <w:pStyle w:val="ad"/>
        <w:rPr>
          <w:rtl/>
        </w:rPr>
      </w:pPr>
      <w:r>
        <w:rPr>
          <w:rtl/>
        </w:rPr>
        <w:t>היו"ר ראובן ריבלין:</w:t>
      </w:r>
    </w:p>
    <w:p w14:paraId="7E9CA83B" w14:textId="77777777" w:rsidR="00000000" w:rsidRDefault="007C71EE">
      <w:pPr>
        <w:pStyle w:val="a"/>
        <w:rPr>
          <w:rtl/>
        </w:rPr>
      </w:pPr>
    </w:p>
    <w:p w14:paraId="5AEED8E4" w14:textId="77777777" w:rsidR="00000000" w:rsidRDefault="007C71EE">
      <w:pPr>
        <w:pStyle w:val="a"/>
        <w:rPr>
          <w:rFonts w:hint="cs"/>
          <w:rtl/>
        </w:rPr>
      </w:pPr>
      <w:r>
        <w:rPr>
          <w:rFonts w:hint="cs"/>
          <w:rtl/>
        </w:rPr>
        <w:t>קבוצת ברכה, קבוצת בל"ד וחבר הכנסת טלב אלסאנע - מי בעד</w:t>
      </w:r>
      <w:r>
        <w:rPr>
          <w:rFonts w:hint="cs"/>
          <w:rtl/>
        </w:rPr>
        <w:t xml:space="preserve">? מי נגד? מי נמנע? תודה. </w:t>
      </w:r>
    </w:p>
    <w:p w14:paraId="18038D9B" w14:textId="77777777" w:rsidR="00000000" w:rsidRDefault="007C71EE">
      <w:pPr>
        <w:pStyle w:val="a"/>
        <w:rPr>
          <w:rFonts w:hint="cs"/>
          <w:rtl/>
        </w:rPr>
      </w:pPr>
    </w:p>
    <w:p w14:paraId="5B5C2090" w14:textId="77777777" w:rsidR="00000000" w:rsidRDefault="007C71EE">
      <w:pPr>
        <w:pStyle w:val="a"/>
        <w:jc w:val="center"/>
        <w:rPr>
          <w:rFonts w:hint="cs"/>
          <w:b/>
          <w:bCs/>
          <w:rtl/>
        </w:rPr>
      </w:pPr>
      <w:r>
        <w:rPr>
          <w:rFonts w:hint="cs"/>
          <w:b/>
          <w:bCs/>
          <w:rtl/>
        </w:rPr>
        <w:t xml:space="preserve">הצבעה </w:t>
      </w:r>
    </w:p>
    <w:p w14:paraId="785A296C" w14:textId="77777777" w:rsidR="00000000" w:rsidRDefault="007C71EE">
      <w:pPr>
        <w:pStyle w:val="a"/>
        <w:jc w:val="center"/>
        <w:rPr>
          <w:rFonts w:hint="cs"/>
          <w:b/>
          <w:bCs/>
          <w:rtl/>
        </w:rPr>
      </w:pPr>
    </w:p>
    <w:p w14:paraId="35F410C4" w14:textId="77777777" w:rsidR="00000000" w:rsidRDefault="007C71EE">
      <w:pPr>
        <w:pStyle w:val="a"/>
        <w:jc w:val="center"/>
        <w:rPr>
          <w:rFonts w:hint="cs"/>
          <w:rtl/>
        </w:rPr>
      </w:pPr>
      <w:r>
        <w:rPr>
          <w:rFonts w:hint="cs"/>
          <w:rtl/>
        </w:rPr>
        <w:t>ההסתייגות של קבוצת חבר הכנסת מוחמד ברכה, של קבוצת סיעת בל"ד ושל חבר הכנסת טלב אלסאנע לסעיף 32(4) לא נתקבלה.</w:t>
      </w:r>
    </w:p>
    <w:p w14:paraId="6F3404D8" w14:textId="77777777" w:rsidR="00000000" w:rsidRDefault="007C71EE">
      <w:pPr>
        <w:pStyle w:val="a"/>
        <w:jc w:val="center"/>
        <w:rPr>
          <w:rFonts w:hint="cs"/>
          <w:rtl/>
        </w:rPr>
      </w:pPr>
    </w:p>
    <w:p w14:paraId="39AAC3E9" w14:textId="77777777" w:rsidR="00000000" w:rsidRDefault="007C71EE">
      <w:pPr>
        <w:pStyle w:val="ad"/>
        <w:rPr>
          <w:rtl/>
        </w:rPr>
      </w:pPr>
      <w:r>
        <w:rPr>
          <w:rtl/>
        </w:rPr>
        <w:t>היו"ר ראובן ריבלין:</w:t>
      </w:r>
    </w:p>
    <w:p w14:paraId="672A9BC8" w14:textId="77777777" w:rsidR="00000000" w:rsidRDefault="007C71EE">
      <w:pPr>
        <w:pStyle w:val="a"/>
        <w:rPr>
          <w:rtl/>
        </w:rPr>
      </w:pPr>
    </w:p>
    <w:p w14:paraId="68A73533" w14:textId="77777777" w:rsidR="00000000" w:rsidRDefault="007C71EE">
      <w:pPr>
        <w:pStyle w:val="a"/>
        <w:rPr>
          <w:rFonts w:hint="cs"/>
          <w:rtl/>
        </w:rPr>
      </w:pPr>
      <w:r>
        <w:rPr>
          <w:rFonts w:hint="cs"/>
          <w:rtl/>
        </w:rPr>
        <w:t xml:space="preserve">לא נתקבל. </w:t>
      </w:r>
    </w:p>
    <w:p w14:paraId="71B0D4CB" w14:textId="77777777" w:rsidR="00000000" w:rsidRDefault="007C71EE">
      <w:pPr>
        <w:pStyle w:val="a"/>
        <w:rPr>
          <w:rFonts w:hint="cs"/>
          <w:rtl/>
        </w:rPr>
      </w:pPr>
    </w:p>
    <w:p w14:paraId="27E065D6" w14:textId="77777777" w:rsidR="00000000" w:rsidRDefault="007C71EE">
      <w:pPr>
        <w:pStyle w:val="a"/>
        <w:rPr>
          <w:rFonts w:hint="cs"/>
          <w:rtl/>
        </w:rPr>
      </w:pPr>
      <w:r>
        <w:rPr>
          <w:rFonts w:hint="cs"/>
          <w:rtl/>
        </w:rPr>
        <w:t>אתם ביקשתם, קבוצת מרצ וחברי הכנסת אברהם שוחט ואורית נוקד, הצבעה שמית. אתה מסכים</w:t>
      </w:r>
      <w:r>
        <w:rPr>
          <w:rFonts w:hint="cs"/>
          <w:rtl/>
        </w:rPr>
        <w:t xml:space="preserve"> להצבעה שמית בעניין זה?</w:t>
      </w:r>
    </w:p>
    <w:p w14:paraId="66AF8068" w14:textId="77777777" w:rsidR="00000000" w:rsidRDefault="007C71EE">
      <w:pPr>
        <w:pStyle w:val="a"/>
        <w:rPr>
          <w:rFonts w:hint="cs"/>
          <w:rtl/>
        </w:rPr>
      </w:pPr>
    </w:p>
    <w:p w14:paraId="75DE026D" w14:textId="77777777" w:rsidR="00000000" w:rsidRDefault="007C71EE">
      <w:pPr>
        <w:pStyle w:val="ac"/>
        <w:rPr>
          <w:rtl/>
        </w:rPr>
      </w:pPr>
      <w:r>
        <w:rPr>
          <w:rFonts w:hint="eastAsia"/>
          <w:rtl/>
        </w:rPr>
        <w:t>קריאה</w:t>
      </w:r>
      <w:r>
        <w:rPr>
          <w:rtl/>
        </w:rPr>
        <w:t>:</w:t>
      </w:r>
    </w:p>
    <w:p w14:paraId="610FF7F9" w14:textId="77777777" w:rsidR="00000000" w:rsidRDefault="007C71EE">
      <w:pPr>
        <w:pStyle w:val="a"/>
        <w:rPr>
          <w:rFonts w:hint="cs"/>
          <w:rtl/>
        </w:rPr>
      </w:pPr>
    </w:p>
    <w:p w14:paraId="3CA8E658" w14:textId="77777777" w:rsidR="00000000" w:rsidRDefault="007C71EE">
      <w:pPr>
        <w:pStyle w:val="a"/>
        <w:rPr>
          <w:rFonts w:hint="cs"/>
          <w:rtl/>
        </w:rPr>
      </w:pPr>
      <w:r>
        <w:rPr>
          <w:rFonts w:hint="cs"/>
          <w:rtl/>
        </w:rPr>
        <w:t>- - -</w:t>
      </w:r>
    </w:p>
    <w:p w14:paraId="3699A479" w14:textId="77777777" w:rsidR="00000000" w:rsidRDefault="007C71EE">
      <w:pPr>
        <w:pStyle w:val="a"/>
        <w:rPr>
          <w:rFonts w:hint="cs"/>
          <w:rtl/>
        </w:rPr>
      </w:pPr>
    </w:p>
    <w:p w14:paraId="3F477C04" w14:textId="77777777" w:rsidR="00000000" w:rsidRDefault="007C71EE">
      <w:pPr>
        <w:pStyle w:val="ad"/>
        <w:rPr>
          <w:rtl/>
        </w:rPr>
      </w:pPr>
      <w:r>
        <w:rPr>
          <w:rtl/>
        </w:rPr>
        <w:t>היו"ר ראובן ריבלין:</w:t>
      </w:r>
    </w:p>
    <w:p w14:paraId="346D78ED" w14:textId="77777777" w:rsidR="00000000" w:rsidRDefault="007C71EE">
      <w:pPr>
        <w:pStyle w:val="a"/>
        <w:rPr>
          <w:rtl/>
        </w:rPr>
      </w:pPr>
    </w:p>
    <w:p w14:paraId="66C4DCE9" w14:textId="77777777" w:rsidR="00000000" w:rsidRDefault="007C71EE">
      <w:pPr>
        <w:pStyle w:val="a"/>
        <w:rPr>
          <w:rFonts w:hint="cs"/>
          <w:rtl/>
        </w:rPr>
      </w:pPr>
      <w:r>
        <w:rPr>
          <w:rFonts w:hint="cs"/>
          <w:rtl/>
        </w:rPr>
        <w:t>אז למה אמרת לי? ידוע, דבר חשוב מאוד הערבה. הוא לא דבר מהותי, כי הוא סקטוריאלי, ובהחלט, כמו שקבעתי בנושא המגזר הערבי, אני מצביע על זה אלקטרונית ואקרא את השמות. בבקשה. אני קורא להצבעה, רבותי. אני מ</w:t>
      </w:r>
      <w:r>
        <w:rPr>
          <w:rFonts w:hint="cs"/>
          <w:rtl/>
        </w:rPr>
        <w:t>תכונן להצבעה אלקטרונית. נא לשבת במקום ולא יאמר אדם "הצבעתי - - -". נא להצביע, בבקשה.</w:t>
      </w:r>
    </w:p>
    <w:p w14:paraId="295BB50E" w14:textId="77777777" w:rsidR="00000000" w:rsidRDefault="007C71EE">
      <w:pPr>
        <w:pStyle w:val="a"/>
        <w:rPr>
          <w:rFonts w:hint="cs"/>
          <w:rtl/>
        </w:rPr>
      </w:pPr>
    </w:p>
    <w:p w14:paraId="3E3DAED5" w14:textId="77777777" w:rsidR="00000000" w:rsidRDefault="007C71EE">
      <w:pPr>
        <w:pStyle w:val="a"/>
        <w:rPr>
          <w:rFonts w:hint="cs"/>
          <w:rtl/>
        </w:rPr>
      </w:pPr>
      <w:r>
        <w:rPr>
          <w:rFonts w:hint="cs"/>
          <w:rtl/>
        </w:rPr>
        <w:t xml:space="preserve">מי בעד? מי נגד? מי נמנע? תודה. </w:t>
      </w:r>
    </w:p>
    <w:p w14:paraId="5F68E590" w14:textId="77777777" w:rsidR="00000000" w:rsidRDefault="007C71EE">
      <w:pPr>
        <w:pStyle w:val="a"/>
        <w:rPr>
          <w:rtl/>
        </w:rPr>
      </w:pPr>
    </w:p>
    <w:p w14:paraId="563BAA64" w14:textId="77777777" w:rsidR="00000000" w:rsidRDefault="007C71EE">
      <w:pPr>
        <w:pStyle w:val="a"/>
        <w:rPr>
          <w:rFonts w:hint="cs"/>
          <w:rtl/>
        </w:rPr>
      </w:pPr>
    </w:p>
    <w:p w14:paraId="4A049971" w14:textId="77777777" w:rsidR="00000000" w:rsidRDefault="007C71EE">
      <w:pPr>
        <w:pStyle w:val="a"/>
        <w:jc w:val="center"/>
        <w:rPr>
          <w:rFonts w:hint="cs"/>
          <w:b/>
          <w:bCs/>
          <w:rtl/>
        </w:rPr>
      </w:pPr>
      <w:r>
        <w:rPr>
          <w:rFonts w:hint="cs"/>
          <w:b/>
          <w:bCs/>
          <w:rtl/>
        </w:rPr>
        <w:t>הצבעה מס' 68</w:t>
      </w:r>
    </w:p>
    <w:p w14:paraId="2D7F5919" w14:textId="77777777" w:rsidR="00000000" w:rsidRDefault="007C71EE">
      <w:pPr>
        <w:pStyle w:val="a"/>
        <w:jc w:val="center"/>
        <w:rPr>
          <w:rFonts w:hint="cs"/>
          <w:rtl/>
        </w:rPr>
      </w:pPr>
    </w:p>
    <w:p w14:paraId="0989CDC8" w14:textId="77777777" w:rsidR="00000000" w:rsidRDefault="007C71EE">
      <w:pPr>
        <w:pStyle w:val="a"/>
        <w:jc w:val="center"/>
        <w:rPr>
          <w:rFonts w:hint="cs"/>
          <w:rtl/>
        </w:rPr>
      </w:pPr>
      <w:r>
        <w:rPr>
          <w:rFonts w:hint="cs"/>
          <w:rtl/>
        </w:rPr>
        <w:t>בעד ההסתייגות - 40</w:t>
      </w:r>
    </w:p>
    <w:p w14:paraId="06A81FE4" w14:textId="77777777" w:rsidR="00000000" w:rsidRDefault="007C71EE">
      <w:pPr>
        <w:pStyle w:val="a"/>
        <w:jc w:val="center"/>
        <w:rPr>
          <w:rFonts w:hint="cs"/>
          <w:b/>
          <w:bCs/>
          <w:rtl/>
        </w:rPr>
      </w:pPr>
      <w:r>
        <w:rPr>
          <w:rFonts w:hint="cs"/>
          <w:rtl/>
        </w:rPr>
        <w:t>נגד - 52</w:t>
      </w:r>
      <w:r>
        <w:rPr>
          <w:rFonts w:hint="cs"/>
          <w:b/>
          <w:bCs/>
          <w:rtl/>
        </w:rPr>
        <w:t xml:space="preserve"> </w:t>
      </w:r>
    </w:p>
    <w:p w14:paraId="7ADC2413" w14:textId="77777777" w:rsidR="00000000" w:rsidRDefault="007C71EE">
      <w:pPr>
        <w:pStyle w:val="a"/>
        <w:jc w:val="center"/>
        <w:rPr>
          <w:rFonts w:hint="cs"/>
          <w:rtl/>
        </w:rPr>
      </w:pPr>
      <w:r>
        <w:rPr>
          <w:rFonts w:hint="cs"/>
          <w:rtl/>
        </w:rPr>
        <w:t>נמנעים - אין</w:t>
      </w:r>
    </w:p>
    <w:p w14:paraId="6A60DA38" w14:textId="77777777" w:rsidR="00000000" w:rsidRDefault="007C71EE">
      <w:pPr>
        <w:pStyle w:val="a"/>
        <w:jc w:val="center"/>
        <w:rPr>
          <w:rFonts w:hint="cs"/>
          <w:rtl/>
        </w:rPr>
      </w:pPr>
      <w:r>
        <w:rPr>
          <w:rFonts w:hint="cs"/>
          <w:rtl/>
        </w:rPr>
        <w:t xml:space="preserve">ההסתייגות של קבוצת סיעת מרצ ושל חברי הכנסת אברהם שוחט ואורית נוקד לסעיף 32(4) </w:t>
      </w:r>
    </w:p>
    <w:p w14:paraId="20A09726" w14:textId="77777777" w:rsidR="00000000" w:rsidRDefault="007C71EE">
      <w:pPr>
        <w:pStyle w:val="a"/>
        <w:jc w:val="center"/>
        <w:rPr>
          <w:rFonts w:hint="cs"/>
          <w:rtl/>
        </w:rPr>
      </w:pPr>
      <w:r>
        <w:rPr>
          <w:rFonts w:hint="cs"/>
          <w:rtl/>
        </w:rPr>
        <w:t>ל</w:t>
      </w:r>
      <w:r>
        <w:rPr>
          <w:rFonts w:hint="cs"/>
          <w:rtl/>
        </w:rPr>
        <w:t xml:space="preserve">א נתקבלה. </w:t>
      </w:r>
    </w:p>
    <w:p w14:paraId="4BD3497F" w14:textId="77777777" w:rsidR="00000000" w:rsidRDefault="007C71EE">
      <w:pPr>
        <w:pStyle w:val="a"/>
        <w:jc w:val="center"/>
        <w:rPr>
          <w:rFonts w:hint="cs"/>
          <w:rtl/>
        </w:rPr>
      </w:pPr>
    </w:p>
    <w:p w14:paraId="03B76BED" w14:textId="77777777" w:rsidR="00000000" w:rsidRDefault="007C71EE">
      <w:pPr>
        <w:pStyle w:val="ad"/>
        <w:rPr>
          <w:rtl/>
        </w:rPr>
      </w:pPr>
      <w:r>
        <w:rPr>
          <w:rtl/>
        </w:rPr>
        <w:t>היו"ר ראובן ריבלין:</w:t>
      </w:r>
    </w:p>
    <w:p w14:paraId="2EB40DF5" w14:textId="77777777" w:rsidR="00000000" w:rsidRDefault="007C71EE">
      <w:pPr>
        <w:pStyle w:val="a"/>
        <w:rPr>
          <w:rtl/>
        </w:rPr>
      </w:pPr>
    </w:p>
    <w:p w14:paraId="4C8845F2" w14:textId="77777777" w:rsidR="00000000" w:rsidRDefault="007C71EE">
      <w:pPr>
        <w:pStyle w:val="a"/>
        <w:rPr>
          <w:rFonts w:hint="cs"/>
          <w:rtl/>
        </w:rPr>
      </w:pPr>
      <w:r>
        <w:rPr>
          <w:rFonts w:hint="cs"/>
          <w:rtl/>
        </w:rPr>
        <w:t xml:space="preserve">לא נתקבל. </w:t>
      </w:r>
    </w:p>
    <w:p w14:paraId="22F03BDE" w14:textId="77777777" w:rsidR="00000000" w:rsidRDefault="007C71EE">
      <w:pPr>
        <w:pStyle w:val="a"/>
        <w:rPr>
          <w:rFonts w:hint="cs"/>
          <w:rtl/>
        </w:rPr>
      </w:pPr>
    </w:p>
    <w:p w14:paraId="75357D26" w14:textId="77777777" w:rsidR="00000000" w:rsidRDefault="007C71EE">
      <w:pPr>
        <w:pStyle w:val="a"/>
        <w:rPr>
          <w:rFonts w:hint="cs"/>
          <w:rtl/>
        </w:rPr>
      </w:pPr>
      <w:r>
        <w:rPr>
          <w:rFonts w:hint="cs"/>
          <w:rtl/>
        </w:rPr>
        <w:t>חבר הכנסת בורג, אתה רוצה שאני אקרא?</w:t>
      </w:r>
    </w:p>
    <w:p w14:paraId="200F2247" w14:textId="77777777" w:rsidR="00000000" w:rsidRDefault="007C71EE">
      <w:pPr>
        <w:pStyle w:val="a"/>
        <w:rPr>
          <w:rFonts w:hint="cs"/>
          <w:rtl/>
        </w:rPr>
      </w:pPr>
    </w:p>
    <w:p w14:paraId="7FA2C0DA" w14:textId="77777777" w:rsidR="00000000" w:rsidRDefault="007C71EE">
      <w:pPr>
        <w:pStyle w:val="ac"/>
        <w:rPr>
          <w:rtl/>
        </w:rPr>
      </w:pPr>
      <w:r>
        <w:rPr>
          <w:rFonts w:hint="eastAsia"/>
          <w:rtl/>
        </w:rPr>
        <w:t>אברהם</w:t>
      </w:r>
      <w:r>
        <w:rPr>
          <w:rtl/>
        </w:rPr>
        <w:t xml:space="preserve"> בורג (העבודה-מימד):</w:t>
      </w:r>
    </w:p>
    <w:p w14:paraId="21CD5AD7" w14:textId="77777777" w:rsidR="00000000" w:rsidRDefault="007C71EE">
      <w:pPr>
        <w:pStyle w:val="a"/>
        <w:rPr>
          <w:rFonts w:hint="cs"/>
          <w:rtl/>
        </w:rPr>
      </w:pPr>
    </w:p>
    <w:p w14:paraId="5E22B675" w14:textId="77777777" w:rsidR="00000000" w:rsidRDefault="007C71EE">
      <w:pPr>
        <w:pStyle w:val="a"/>
        <w:rPr>
          <w:rFonts w:hint="cs"/>
          <w:rtl/>
        </w:rPr>
      </w:pPr>
      <w:r>
        <w:rPr>
          <w:rFonts w:hint="cs"/>
          <w:rtl/>
        </w:rPr>
        <w:t xml:space="preserve">כן. </w:t>
      </w:r>
    </w:p>
    <w:p w14:paraId="74BE83DD" w14:textId="77777777" w:rsidR="00000000" w:rsidRDefault="007C71EE">
      <w:pPr>
        <w:pStyle w:val="a"/>
        <w:rPr>
          <w:rFonts w:hint="cs"/>
          <w:rtl/>
        </w:rPr>
      </w:pPr>
    </w:p>
    <w:p w14:paraId="4BD59B90" w14:textId="77777777" w:rsidR="00000000" w:rsidRDefault="007C71EE">
      <w:pPr>
        <w:pStyle w:val="ad"/>
        <w:rPr>
          <w:rtl/>
        </w:rPr>
      </w:pPr>
      <w:r>
        <w:rPr>
          <w:rtl/>
        </w:rPr>
        <w:t>היו"ר ראובן ריבלין:</w:t>
      </w:r>
    </w:p>
    <w:p w14:paraId="5CBDBAE7" w14:textId="77777777" w:rsidR="00000000" w:rsidRDefault="007C71EE">
      <w:pPr>
        <w:pStyle w:val="a"/>
        <w:rPr>
          <w:rtl/>
        </w:rPr>
      </w:pPr>
    </w:p>
    <w:p w14:paraId="75B816B7" w14:textId="77777777" w:rsidR="00000000" w:rsidRDefault="007C71EE">
      <w:pPr>
        <w:pStyle w:val="a"/>
        <w:rPr>
          <w:rFonts w:hint="cs"/>
          <w:rtl/>
        </w:rPr>
      </w:pPr>
      <w:r>
        <w:rPr>
          <w:rFonts w:hint="cs"/>
          <w:rtl/>
        </w:rPr>
        <w:t xml:space="preserve">אני אקרא. </w:t>
      </w:r>
    </w:p>
    <w:p w14:paraId="324C72C7" w14:textId="77777777" w:rsidR="00000000" w:rsidRDefault="007C71EE">
      <w:pPr>
        <w:pStyle w:val="a"/>
        <w:rPr>
          <w:rFonts w:hint="cs"/>
          <w:rtl/>
        </w:rPr>
      </w:pPr>
    </w:p>
    <w:p w14:paraId="39DBFF5B" w14:textId="77777777" w:rsidR="00000000" w:rsidRDefault="007C71EE">
      <w:pPr>
        <w:pStyle w:val="a"/>
        <w:rPr>
          <w:rFonts w:hint="cs"/>
          <w:rtl/>
        </w:rPr>
      </w:pPr>
      <w:r>
        <w:rPr>
          <w:rFonts w:hint="cs"/>
          <w:rtl/>
        </w:rPr>
        <w:t xml:space="preserve">חבר הכנסת יאיר פרץ - מי בעד? מי נגד? מי נמנע? תודה. </w:t>
      </w:r>
    </w:p>
    <w:p w14:paraId="47E00F57" w14:textId="77777777" w:rsidR="00000000" w:rsidRDefault="007C71EE">
      <w:pPr>
        <w:pStyle w:val="a"/>
        <w:rPr>
          <w:rFonts w:hint="cs"/>
          <w:rtl/>
        </w:rPr>
      </w:pPr>
    </w:p>
    <w:p w14:paraId="79B948CE" w14:textId="77777777" w:rsidR="00000000" w:rsidRDefault="007C71EE">
      <w:pPr>
        <w:pStyle w:val="a"/>
        <w:jc w:val="center"/>
        <w:rPr>
          <w:rFonts w:hint="cs"/>
          <w:b/>
          <w:bCs/>
          <w:rtl/>
        </w:rPr>
      </w:pPr>
      <w:r>
        <w:rPr>
          <w:rFonts w:hint="cs"/>
          <w:b/>
          <w:bCs/>
          <w:rtl/>
        </w:rPr>
        <w:t xml:space="preserve">הצבעה  </w:t>
      </w:r>
    </w:p>
    <w:p w14:paraId="542AFC9F" w14:textId="77777777" w:rsidR="00000000" w:rsidRDefault="007C71EE">
      <w:pPr>
        <w:pStyle w:val="a"/>
        <w:jc w:val="center"/>
        <w:rPr>
          <w:rFonts w:hint="cs"/>
          <w:b/>
          <w:bCs/>
          <w:rtl/>
        </w:rPr>
      </w:pPr>
    </w:p>
    <w:p w14:paraId="102A4E49" w14:textId="77777777" w:rsidR="00000000" w:rsidRDefault="007C71EE">
      <w:pPr>
        <w:pStyle w:val="a"/>
        <w:jc w:val="center"/>
        <w:rPr>
          <w:rFonts w:hint="cs"/>
          <w:rtl/>
        </w:rPr>
      </w:pPr>
      <w:r>
        <w:rPr>
          <w:rFonts w:hint="cs"/>
          <w:rtl/>
        </w:rPr>
        <w:t>ההסתייגות של חבר הכנסת יאיר פרץ לסעיף 32(4) ל</w:t>
      </w:r>
      <w:r>
        <w:rPr>
          <w:rFonts w:hint="cs"/>
          <w:rtl/>
        </w:rPr>
        <w:t xml:space="preserve">א נתקבלה. </w:t>
      </w:r>
    </w:p>
    <w:p w14:paraId="4209F6EC" w14:textId="77777777" w:rsidR="00000000" w:rsidRDefault="007C71EE">
      <w:pPr>
        <w:pStyle w:val="a"/>
        <w:jc w:val="center"/>
        <w:rPr>
          <w:rFonts w:hint="cs"/>
          <w:rtl/>
        </w:rPr>
      </w:pPr>
    </w:p>
    <w:p w14:paraId="1352A29D" w14:textId="77777777" w:rsidR="00000000" w:rsidRDefault="007C71EE">
      <w:pPr>
        <w:pStyle w:val="ad"/>
        <w:rPr>
          <w:rtl/>
        </w:rPr>
      </w:pPr>
      <w:r>
        <w:rPr>
          <w:rtl/>
        </w:rPr>
        <w:t>היו"ר ראובן ריבלין:</w:t>
      </w:r>
    </w:p>
    <w:p w14:paraId="64352392" w14:textId="77777777" w:rsidR="00000000" w:rsidRDefault="007C71EE">
      <w:pPr>
        <w:pStyle w:val="a"/>
        <w:rPr>
          <w:rtl/>
        </w:rPr>
      </w:pPr>
    </w:p>
    <w:p w14:paraId="65A27D44" w14:textId="77777777" w:rsidR="00000000" w:rsidRDefault="007C71EE">
      <w:pPr>
        <w:pStyle w:val="a"/>
        <w:rPr>
          <w:rFonts w:hint="cs"/>
          <w:rtl/>
        </w:rPr>
      </w:pPr>
      <w:r>
        <w:rPr>
          <w:rFonts w:hint="cs"/>
          <w:rtl/>
        </w:rPr>
        <w:t xml:space="preserve">תודה. לא נתקבל. </w:t>
      </w:r>
    </w:p>
    <w:p w14:paraId="25AC82C1" w14:textId="77777777" w:rsidR="00000000" w:rsidRDefault="007C71EE">
      <w:pPr>
        <w:pStyle w:val="a"/>
        <w:rPr>
          <w:rFonts w:hint="cs"/>
          <w:rtl/>
        </w:rPr>
      </w:pPr>
    </w:p>
    <w:p w14:paraId="6620F2EA" w14:textId="77777777" w:rsidR="00000000" w:rsidRDefault="007C71EE">
      <w:pPr>
        <w:pStyle w:val="a"/>
        <w:rPr>
          <w:rFonts w:hint="cs"/>
          <w:rtl/>
        </w:rPr>
      </w:pPr>
      <w:r>
        <w:rPr>
          <w:rFonts w:hint="cs"/>
          <w:rtl/>
        </w:rPr>
        <w:t>חבר הכנסת אורי אריאל. אתה מסיר?</w:t>
      </w:r>
    </w:p>
    <w:p w14:paraId="1913DBD1" w14:textId="77777777" w:rsidR="00000000" w:rsidRDefault="007C71EE">
      <w:pPr>
        <w:pStyle w:val="a"/>
        <w:rPr>
          <w:rFonts w:hint="cs"/>
          <w:rtl/>
        </w:rPr>
      </w:pPr>
    </w:p>
    <w:p w14:paraId="29E4AE7A" w14:textId="77777777" w:rsidR="00000000" w:rsidRDefault="007C71EE">
      <w:pPr>
        <w:pStyle w:val="ac"/>
        <w:rPr>
          <w:rtl/>
        </w:rPr>
      </w:pPr>
    </w:p>
    <w:p w14:paraId="45065816" w14:textId="77777777" w:rsidR="00000000" w:rsidRDefault="007C71EE">
      <w:pPr>
        <w:pStyle w:val="ac"/>
        <w:rPr>
          <w:rtl/>
        </w:rPr>
      </w:pPr>
      <w:r>
        <w:rPr>
          <w:rFonts w:hint="eastAsia"/>
          <w:rtl/>
        </w:rPr>
        <w:t>אורי</w:t>
      </w:r>
      <w:r>
        <w:rPr>
          <w:rtl/>
        </w:rPr>
        <w:t xml:space="preserve"> יהודה אריאל (האיחוד הלאומי - ישראל ביתנו):</w:t>
      </w:r>
    </w:p>
    <w:p w14:paraId="1F6E0EB3" w14:textId="77777777" w:rsidR="00000000" w:rsidRDefault="007C71EE">
      <w:pPr>
        <w:pStyle w:val="a"/>
        <w:rPr>
          <w:rFonts w:hint="cs"/>
          <w:rtl/>
        </w:rPr>
      </w:pPr>
    </w:p>
    <w:p w14:paraId="5C36A02C" w14:textId="77777777" w:rsidR="00000000" w:rsidRDefault="007C71EE">
      <w:pPr>
        <w:pStyle w:val="a"/>
        <w:rPr>
          <w:rFonts w:hint="cs"/>
          <w:rtl/>
        </w:rPr>
      </w:pPr>
      <w:r>
        <w:rPr>
          <w:rFonts w:hint="cs"/>
          <w:rtl/>
        </w:rPr>
        <w:t xml:space="preserve">כן. </w:t>
      </w:r>
    </w:p>
    <w:p w14:paraId="36ABAC33" w14:textId="77777777" w:rsidR="00000000" w:rsidRDefault="007C71EE">
      <w:pPr>
        <w:pStyle w:val="a"/>
        <w:rPr>
          <w:rFonts w:hint="cs"/>
          <w:rtl/>
        </w:rPr>
      </w:pPr>
    </w:p>
    <w:p w14:paraId="72F9EFCC" w14:textId="77777777" w:rsidR="00000000" w:rsidRDefault="007C71EE">
      <w:pPr>
        <w:pStyle w:val="ad"/>
        <w:rPr>
          <w:rtl/>
        </w:rPr>
      </w:pPr>
      <w:r>
        <w:rPr>
          <w:rtl/>
        </w:rPr>
        <w:t>היו"ר ראובן ריבלין:</w:t>
      </w:r>
    </w:p>
    <w:p w14:paraId="79716C0D" w14:textId="77777777" w:rsidR="00000000" w:rsidRDefault="007C71EE">
      <w:pPr>
        <w:pStyle w:val="a"/>
        <w:rPr>
          <w:rtl/>
        </w:rPr>
      </w:pPr>
    </w:p>
    <w:p w14:paraId="0F4B342C" w14:textId="77777777" w:rsidR="00000000" w:rsidRDefault="007C71EE">
      <w:pPr>
        <w:pStyle w:val="a"/>
        <w:rPr>
          <w:rFonts w:hint="cs"/>
          <w:rtl/>
        </w:rPr>
      </w:pPr>
      <w:r>
        <w:rPr>
          <w:rFonts w:hint="cs"/>
          <w:rtl/>
        </w:rPr>
        <w:t xml:space="preserve">תודה. </w:t>
      </w:r>
    </w:p>
    <w:p w14:paraId="531D42CA" w14:textId="77777777" w:rsidR="00000000" w:rsidRDefault="007C71EE">
      <w:pPr>
        <w:pStyle w:val="a"/>
        <w:rPr>
          <w:rFonts w:hint="cs"/>
          <w:rtl/>
        </w:rPr>
      </w:pPr>
    </w:p>
    <w:p w14:paraId="2498322D" w14:textId="77777777" w:rsidR="00000000" w:rsidRDefault="007C71EE">
      <w:pPr>
        <w:pStyle w:val="a"/>
        <w:rPr>
          <w:rFonts w:hint="cs"/>
          <w:rtl/>
        </w:rPr>
      </w:pPr>
      <w:r>
        <w:rPr>
          <w:rFonts w:hint="cs"/>
          <w:rtl/>
        </w:rPr>
        <w:t xml:space="preserve">קבוצת בורג - מי בעד? מי נגד? נא להצביע הצבעה אלקטרונית. הצבעה אלקטרונית, רבותי. </w:t>
      </w:r>
    </w:p>
    <w:p w14:paraId="7DC9A64F" w14:textId="77777777" w:rsidR="00000000" w:rsidRDefault="007C71EE">
      <w:pPr>
        <w:pStyle w:val="a"/>
        <w:rPr>
          <w:rFonts w:hint="cs"/>
          <w:rtl/>
        </w:rPr>
      </w:pPr>
    </w:p>
    <w:p w14:paraId="3BFE2D38" w14:textId="77777777" w:rsidR="00000000" w:rsidRDefault="007C71EE">
      <w:pPr>
        <w:pStyle w:val="a"/>
        <w:jc w:val="center"/>
        <w:rPr>
          <w:rFonts w:hint="cs"/>
          <w:b/>
          <w:bCs/>
          <w:rtl/>
        </w:rPr>
      </w:pPr>
      <w:r>
        <w:rPr>
          <w:rFonts w:hint="cs"/>
          <w:b/>
          <w:bCs/>
          <w:rtl/>
        </w:rPr>
        <w:t>הצבעה</w:t>
      </w:r>
      <w:r>
        <w:rPr>
          <w:rFonts w:hint="cs"/>
          <w:b/>
          <w:bCs/>
          <w:rtl/>
        </w:rPr>
        <w:t xml:space="preserve"> מס' 69</w:t>
      </w:r>
    </w:p>
    <w:p w14:paraId="21199563" w14:textId="77777777" w:rsidR="00000000" w:rsidRDefault="007C71EE">
      <w:pPr>
        <w:pStyle w:val="a"/>
        <w:jc w:val="center"/>
        <w:rPr>
          <w:rFonts w:hint="cs"/>
          <w:b/>
          <w:bCs/>
          <w:rtl/>
        </w:rPr>
      </w:pPr>
    </w:p>
    <w:p w14:paraId="6D84BAD9" w14:textId="77777777" w:rsidR="00000000" w:rsidRDefault="007C71EE">
      <w:pPr>
        <w:pStyle w:val="a"/>
        <w:jc w:val="center"/>
        <w:rPr>
          <w:rFonts w:hint="cs"/>
          <w:rtl/>
        </w:rPr>
      </w:pPr>
      <w:r>
        <w:rPr>
          <w:rFonts w:hint="cs"/>
          <w:rtl/>
        </w:rPr>
        <w:t>בעד ההסתייגות - 34</w:t>
      </w:r>
    </w:p>
    <w:p w14:paraId="18010667" w14:textId="77777777" w:rsidR="00000000" w:rsidRDefault="007C71EE">
      <w:pPr>
        <w:pStyle w:val="a"/>
        <w:jc w:val="center"/>
        <w:rPr>
          <w:rFonts w:hint="cs"/>
          <w:rtl/>
        </w:rPr>
      </w:pPr>
      <w:r>
        <w:rPr>
          <w:rFonts w:hint="cs"/>
          <w:rtl/>
        </w:rPr>
        <w:t>נגד - 52</w:t>
      </w:r>
    </w:p>
    <w:p w14:paraId="7A5F62B9" w14:textId="77777777" w:rsidR="00000000" w:rsidRDefault="007C71EE">
      <w:pPr>
        <w:pStyle w:val="a"/>
        <w:jc w:val="center"/>
        <w:rPr>
          <w:rFonts w:hint="cs"/>
          <w:rtl/>
        </w:rPr>
      </w:pPr>
      <w:r>
        <w:rPr>
          <w:rFonts w:hint="cs"/>
          <w:rtl/>
        </w:rPr>
        <w:t>נמנעים - אין</w:t>
      </w:r>
    </w:p>
    <w:p w14:paraId="385B5416" w14:textId="77777777" w:rsidR="00000000" w:rsidRDefault="007C71EE">
      <w:pPr>
        <w:pStyle w:val="a"/>
        <w:jc w:val="center"/>
        <w:rPr>
          <w:rFonts w:hint="cs"/>
          <w:rtl/>
        </w:rPr>
      </w:pPr>
      <w:r>
        <w:rPr>
          <w:rFonts w:hint="cs"/>
          <w:rtl/>
        </w:rPr>
        <w:t xml:space="preserve">ההסתייגות של קבוצת חבר הכנסת אברהם בורג לסעיף 32(4) לא נתקבלה. </w:t>
      </w:r>
    </w:p>
    <w:p w14:paraId="22B593A8" w14:textId="77777777" w:rsidR="00000000" w:rsidRDefault="007C71EE">
      <w:pPr>
        <w:pStyle w:val="a"/>
        <w:jc w:val="center"/>
        <w:rPr>
          <w:rFonts w:hint="cs"/>
          <w:rtl/>
        </w:rPr>
      </w:pPr>
    </w:p>
    <w:p w14:paraId="2AEE4855" w14:textId="77777777" w:rsidR="00000000" w:rsidRDefault="007C71EE">
      <w:pPr>
        <w:pStyle w:val="ad"/>
        <w:rPr>
          <w:rtl/>
        </w:rPr>
      </w:pPr>
      <w:r>
        <w:rPr>
          <w:rtl/>
        </w:rPr>
        <w:t>היו"ר ראובן ריבלין:</w:t>
      </w:r>
    </w:p>
    <w:p w14:paraId="1259B67B" w14:textId="77777777" w:rsidR="00000000" w:rsidRDefault="007C71EE">
      <w:pPr>
        <w:pStyle w:val="a"/>
        <w:rPr>
          <w:rtl/>
        </w:rPr>
      </w:pPr>
    </w:p>
    <w:p w14:paraId="16BA38BF" w14:textId="77777777" w:rsidR="00000000" w:rsidRDefault="007C71EE">
      <w:pPr>
        <w:pStyle w:val="a"/>
        <w:rPr>
          <w:rFonts w:hint="cs"/>
          <w:rtl/>
        </w:rPr>
      </w:pPr>
      <w:r>
        <w:rPr>
          <w:rFonts w:hint="cs"/>
          <w:rtl/>
        </w:rPr>
        <w:t xml:space="preserve">לא נתקבלה. </w:t>
      </w:r>
    </w:p>
    <w:p w14:paraId="011FA360" w14:textId="77777777" w:rsidR="00000000" w:rsidRDefault="007C71EE">
      <w:pPr>
        <w:pStyle w:val="a"/>
        <w:rPr>
          <w:rFonts w:hint="cs"/>
          <w:rtl/>
        </w:rPr>
      </w:pPr>
    </w:p>
    <w:p w14:paraId="35CB3EE4" w14:textId="77777777" w:rsidR="00000000" w:rsidRDefault="007C71EE">
      <w:pPr>
        <w:pStyle w:val="a"/>
        <w:rPr>
          <w:rFonts w:hint="cs"/>
          <w:rtl/>
        </w:rPr>
      </w:pPr>
      <w:r>
        <w:rPr>
          <w:rFonts w:hint="cs"/>
          <w:rtl/>
        </w:rPr>
        <w:t>להלן תוצאות ההצבעה הקודמת על ההסתייגות בנושא של הערבה:</w:t>
      </w:r>
    </w:p>
    <w:p w14:paraId="51388054" w14:textId="77777777" w:rsidR="00000000" w:rsidRDefault="007C71EE">
      <w:pPr>
        <w:pStyle w:val="a"/>
        <w:rPr>
          <w:rFonts w:hint="cs"/>
          <w:rtl/>
        </w:rPr>
      </w:pPr>
    </w:p>
    <w:p w14:paraId="7F9FF11A" w14:textId="77777777" w:rsidR="00000000" w:rsidRDefault="007C71EE">
      <w:pPr>
        <w:pStyle w:val="a"/>
        <w:rPr>
          <w:rFonts w:hint="cs"/>
          <w:rtl/>
        </w:rPr>
      </w:pPr>
      <w:r>
        <w:rPr>
          <w:rFonts w:hint="cs"/>
          <w:rtl/>
        </w:rPr>
        <w:t>בעד: קולט אביטל, חיים אורון, דוד אזולאי, ישראל אייכ</w:t>
      </w:r>
      <w:r>
        <w:rPr>
          <w:rFonts w:hint="cs"/>
          <w:rtl/>
        </w:rPr>
        <w:t>לר, אלי בן-מנחם, רומן ברונפמן, עזמי בשארה, זהבה גלאון, משה גפני, עבד-אלמאלכ דהאמשה, נסים דהן, יצחק הרצוג, אבשלום וילן, מתן וילנאי, יצחק וקנין, נסים זאב, ג'מאל זחאלקה, ואסל טאהא, אחמד טיבי, אלי ישי, דני יתום, איתן כבל, אילנה כהן, יצחק כהן, רן כהן, יעקב ליצמ</w:t>
      </w:r>
      <w:r>
        <w:rPr>
          <w:rFonts w:hint="cs"/>
          <w:rtl/>
        </w:rPr>
        <w:t xml:space="preserve">ן, עסאם מח'ול, מיכאל מלכיאור, עמרם מצנע, יעקב מרגי, אורית נוקד, אפרים סנה, אופיר פינס-פז, מאיר פרוש, יאיר פרץ, עמיר פרץ, חיים רמון, אברהם שוחט, שלום שמחון ויוסי שריד. כל אלה בעד.  </w:t>
      </w:r>
    </w:p>
    <w:p w14:paraId="35F16370" w14:textId="77777777" w:rsidR="00000000" w:rsidRDefault="007C71EE">
      <w:pPr>
        <w:pStyle w:val="a"/>
        <w:rPr>
          <w:rFonts w:hint="cs"/>
          <w:rtl/>
        </w:rPr>
      </w:pPr>
    </w:p>
    <w:p w14:paraId="0880963C" w14:textId="77777777" w:rsidR="00000000" w:rsidRDefault="007C71EE">
      <w:pPr>
        <w:pStyle w:val="a"/>
        <w:rPr>
          <w:rFonts w:hint="cs"/>
          <w:rtl/>
        </w:rPr>
      </w:pPr>
      <w:r>
        <w:rPr>
          <w:rFonts w:hint="cs"/>
          <w:rtl/>
        </w:rPr>
        <w:t>נגד: רוחמה אברהם, יולי אדלשטיין, יעקב אדרי, אהוד אולמרט, אפי איתם, מיכאל א</w:t>
      </w:r>
      <w:r>
        <w:rPr>
          <w:rFonts w:hint="cs"/>
          <w:rtl/>
        </w:rPr>
        <w:t>יתן, בנימין אלון, אלי אפללו, גלעד ארדן, אורי אריאל, זאב בוים, נעמי בלומנטל, דניאל בנלולו, רוני בר-און, רוני בריזון, ויקטור בריילובסקי, ענבל גבריאלי, מיכאל גורלובסקי, אברהם הירשזון, צחי הנגבי, צבי הנדל, יחיאל חזן, רשף חן, יגאל יאסינוב, שאול יהלום, אליעזר כה</w:t>
      </w:r>
      <w:r>
        <w:rPr>
          <w:rFonts w:hint="cs"/>
          <w:rtl/>
        </w:rPr>
        <w:t>ן, משה כחלון, חיים כץ, אתי לבני, ציפי לבני, לימור לבנת, יצחק לוי, אילן לייבוביץ, עוזי לנדאו, יהודית נאות, מיכאל נודלמן, דני נוה, לאה נס, בנימין נתניהו, גדעון סער, גדעון עזרא, מל פולישוק-בלוך, אברהם פורז, איוב קרא, ראובן ריבלין, אהוד רצאבי, מיכאל רצון, יובל</w:t>
      </w:r>
      <w:r>
        <w:rPr>
          <w:rFonts w:hint="cs"/>
          <w:rtl/>
        </w:rPr>
        <w:t xml:space="preserve"> שטייניץ, יורי שטרן, אילן שלגי, אריאל שרון, עמרי שרון. תודה רבה. </w:t>
      </w:r>
    </w:p>
    <w:p w14:paraId="48102768" w14:textId="77777777" w:rsidR="00000000" w:rsidRDefault="007C71EE">
      <w:pPr>
        <w:pStyle w:val="a"/>
        <w:rPr>
          <w:rFonts w:hint="cs"/>
          <w:rtl/>
        </w:rPr>
      </w:pPr>
    </w:p>
    <w:p w14:paraId="2EC48FAF" w14:textId="77777777" w:rsidR="00000000" w:rsidRDefault="007C71EE">
      <w:pPr>
        <w:pStyle w:val="a"/>
        <w:rPr>
          <w:rFonts w:hint="cs"/>
          <w:rtl/>
        </w:rPr>
      </w:pPr>
      <w:r>
        <w:rPr>
          <w:rFonts w:hint="cs"/>
          <w:rtl/>
        </w:rPr>
        <w:t xml:space="preserve">אנחנו ממשיכים. אנחנו עוברים להצעה  לחלופין של בורג. מי בעד? תודה. מי נגד? תודה. מי נמנע? תודה. </w:t>
      </w:r>
    </w:p>
    <w:p w14:paraId="45C8EA51" w14:textId="77777777" w:rsidR="00000000" w:rsidRDefault="007C71EE">
      <w:pPr>
        <w:pStyle w:val="a"/>
        <w:jc w:val="center"/>
        <w:rPr>
          <w:rFonts w:hint="cs"/>
          <w:rtl/>
        </w:rPr>
      </w:pPr>
    </w:p>
    <w:p w14:paraId="47D1F2AD" w14:textId="77777777" w:rsidR="00000000" w:rsidRDefault="007C71EE">
      <w:pPr>
        <w:pStyle w:val="a"/>
        <w:jc w:val="center"/>
        <w:rPr>
          <w:rFonts w:hint="cs"/>
          <w:rtl/>
        </w:rPr>
      </w:pPr>
    </w:p>
    <w:p w14:paraId="5C57BB1A" w14:textId="77777777" w:rsidR="00000000" w:rsidRDefault="007C71EE">
      <w:pPr>
        <w:pStyle w:val="a"/>
        <w:jc w:val="center"/>
        <w:rPr>
          <w:rFonts w:hint="cs"/>
          <w:b/>
          <w:bCs/>
          <w:rtl/>
        </w:rPr>
      </w:pPr>
      <w:r>
        <w:rPr>
          <w:rFonts w:hint="cs"/>
          <w:b/>
          <w:bCs/>
          <w:rtl/>
        </w:rPr>
        <w:t xml:space="preserve">הצבעה  </w:t>
      </w:r>
    </w:p>
    <w:p w14:paraId="2CB1AFA2" w14:textId="77777777" w:rsidR="00000000" w:rsidRDefault="007C71EE">
      <w:pPr>
        <w:pStyle w:val="a"/>
        <w:jc w:val="center"/>
        <w:rPr>
          <w:rFonts w:hint="cs"/>
          <w:b/>
          <w:bCs/>
          <w:rtl/>
        </w:rPr>
      </w:pPr>
    </w:p>
    <w:p w14:paraId="37ABB5DD" w14:textId="77777777" w:rsidR="00000000" w:rsidRDefault="007C71EE">
      <w:pPr>
        <w:pStyle w:val="a"/>
        <w:jc w:val="center"/>
        <w:rPr>
          <w:rFonts w:hint="cs"/>
          <w:rtl/>
        </w:rPr>
      </w:pPr>
      <w:r>
        <w:rPr>
          <w:rFonts w:hint="cs"/>
          <w:rtl/>
        </w:rPr>
        <w:t xml:space="preserve">ההסתייגות לחלופין של קבוצת חבר הכנסת אברהם בורג לסעיף 32(4) לא נתקבלה. </w:t>
      </w:r>
    </w:p>
    <w:p w14:paraId="516CBB39" w14:textId="77777777" w:rsidR="00000000" w:rsidRDefault="007C71EE">
      <w:pPr>
        <w:pStyle w:val="a"/>
        <w:jc w:val="center"/>
        <w:rPr>
          <w:rFonts w:hint="cs"/>
          <w:rtl/>
        </w:rPr>
      </w:pPr>
    </w:p>
    <w:p w14:paraId="53574EAD" w14:textId="77777777" w:rsidR="00000000" w:rsidRDefault="007C71EE">
      <w:pPr>
        <w:pStyle w:val="ad"/>
        <w:rPr>
          <w:rtl/>
        </w:rPr>
      </w:pPr>
      <w:r>
        <w:rPr>
          <w:rtl/>
        </w:rPr>
        <w:t>היו"ר ראו</w:t>
      </w:r>
      <w:r>
        <w:rPr>
          <w:rtl/>
        </w:rPr>
        <w:t>בן ריבלין:</w:t>
      </w:r>
    </w:p>
    <w:p w14:paraId="57721BF0" w14:textId="77777777" w:rsidR="00000000" w:rsidRDefault="007C71EE">
      <w:pPr>
        <w:pStyle w:val="a"/>
        <w:rPr>
          <w:rtl/>
        </w:rPr>
      </w:pPr>
    </w:p>
    <w:p w14:paraId="4FA69EE7" w14:textId="77777777" w:rsidR="00000000" w:rsidRDefault="007C71EE">
      <w:pPr>
        <w:pStyle w:val="a"/>
        <w:rPr>
          <w:rFonts w:hint="cs"/>
          <w:rtl/>
        </w:rPr>
      </w:pPr>
      <w:r>
        <w:rPr>
          <w:rFonts w:hint="cs"/>
          <w:rtl/>
        </w:rPr>
        <w:t xml:space="preserve">לא עבר. </w:t>
      </w:r>
    </w:p>
    <w:p w14:paraId="462AE028" w14:textId="77777777" w:rsidR="00000000" w:rsidRDefault="007C71EE">
      <w:pPr>
        <w:pStyle w:val="a"/>
        <w:rPr>
          <w:rFonts w:hint="cs"/>
          <w:rtl/>
        </w:rPr>
      </w:pPr>
    </w:p>
    <w:p w14:paraId="75E62902" w14:textId="77777777" w:rsidR="00000000" w:rsidRDefault="007C71EE">
      <w:pPr>
        <w:pStyle w:val="a"/>
        <w:rPr>
          <w:rFonts w:hint="cs"/>
          <w:rtl/>
        </w:rPr>
      </w:pPr>
      <w:r>
        <w:rPr>
          <w:rFonts w:hint="cs"/>
          <w:rtl/>
        </w:rPr>
        <w:t xml:space="preserve">לחלופי חלופין - מי בעד? תודה. מי נגד? תודה. מי נמנע? תודה. </w:t>
      </w:r>
    </w:p>
    <w:p w14:paraId="19C020B3" w14:textId="77777777" w:rsidR="00000000" w:rsidRDefault="007C71EE">
      <w:pPr>
        <w:pStyle w:val="a"/>
        <w:rPr>
          <w:rFonts w:hint="cs"/>
          <w:rtl/>
        </w:rPr>
      </w:pPr>
    </w:p>
    <w:p w14:paraId="7AB326F3" w14:textId="77777777" w:rsidR="00000000" w:rsidRDefault="007C71EE">
      <w:pPr>
        <w:pStyle w:val="a"/>
        <w:jc w:val="center"/>
        <w:rPr>
          <w:rFonts w:hint="cs"/>
          <w:b/>
          <w:bCs/>
          <w:rtl/>
        </w:rPr>
      </w:pPr>
      <w:r>
        <w:rPr>
          <w:rFonts w:hint="cs"/>
          <w:b/>
          <w:bCs/>
          <w:rtl/>
        </w:rPr>
        <w:t xml:space="preserve">הצבעה  </w:t>
      </w:r>
    </w:p>
    <w:p w14:paraId="45EA33C2" w14:textId="77777777" w:rsidR="00000000" w:rsidRDefault="007C71EE">
      <w:pPr>
        <w:pStyle w:val="a"/>
        <w:jc w:val="center"/>
        <w:rPr>
          <w:rFonts w:hint="cs"/>
          <w:b/>
          <w:bCs/>
          <w:rtl/>
        </w:rPr>
      </w:pPr>
    </w:p>
    <w:p w14:paraId="44D08081" w14:textId="77777777" w:rsidR="00000000" w:rsidRDefault="007C71EE">
      <w:pPr>
        <w:pStyle w:val="a"/>
        <w:jc w:val="center"/>
        <w:rPr>
          <w:rFonts w:hint="cs"/>
          <w:rtl/>
        </w:rPr>
      </w:pPr>
      <w:r>
        <w:rPr>
          <w:rFonts w:hint="cs"/>
          <w:rtl/>
        </w:rPr>
        <w:t xml:space="preserve">ההסתייגות  לחלופין של קבוצת חבר הכנסת אברהם בורג לסעיף 32(4) לא נתקבלה. </w:t>
      </w:r>
    </w:p>
    <w:p w14:paraId="0DDEA557" w14:textId="77777777" w:rsidR="00000000" w:rsidRDefault="007C71EE">
      <w:pPr>
        <w:pStyle w:val="a"/>
        <w:jc w:val="center"/>
        <w:rPr>
          <w:rFonts w:hint="cs"/>
          <w:rtl/>
        </w:rPr>
      </w:pPr>
    </w:p>
    <w:p w14:paraId="3179B13B" w14:textId="77777777" w:rsidR="00000000" w:rsidRDefault="007C71EE">
      <w:pPr>
        <w:pStyle w:val="ad"/>
        <w:rPr>
          <w:rtl/>
        </w:rPr>
      </w:pPr>
      <w:r>
        <w:rPr>
          <w:rtl/>
        </w:rPr>
        <w:t>היו"ר ראובן ריבלין:</w:t>
      </w:r>
    </w:p>
    <w:p w14:paraId="2490E7DF" w14:textId="77777777" w:rsidR="00000000" w:rsidRDefault="007C71EE">
      <w:pPr>
        <w:pStyle w:val="a"/>
        <w:rPr>
          <w:rtl/>
        </w:rPr>
      </w:pPr>
    </w:p>
    <w:p w14:paraId="661C1BC5" w14:textId="77777777" w:rsidR="00000000" w:rsidRDefault="007C71EE">
      <w:pPr>
        <w:pStyle w:val="a"/>
        <w:rPr>
          <w:rFonts w:hint="cs"/>
          <w:rtl/>
        </w:rPr>
      </w:pPr>
      <w:r>
        <w:rPr>
          <w:rFonts w:hint="cs"/>
          <w:rtl/>
        </w:rPr>
        <w:t xml:space="preserve">לא עבר. </w:t>
      </w:r>
    </w:p>
    <w:p w14:paraId="5F623286" w14:textId="77777777" w:rsidR="00000000" w:rsidRDefault="007C71EE">
      <w:pPr>
        <w:pStyle w:val="a"/>
        <w:rPr>
          <w:rFonts w:hint="cs"/>
          <w:rtl/>
        </w:rPr>
      </w:pPr>
    </w:p>
    <w:p w14:paraId="55393657" w14:textId="77777777" w:rsidR="00000000" w:rsidRDefault="007C71EE">
      <w:pPr>
        <w:pStyle w:val="a"/>
        <w:rPr>
          <w:rFonts w:hint="cs"/>
          <w:rtl/>
        </w:rPr>
      </w:pPr>
      <w:r>
        <w:rPr>
          <w:rFonts w:hint="cs"/>
          <w:rtl/>
        </w:rPr>
        <w:t xml:space="preserve">לחלופי חלופי חלופין - מי בעד? תודה. מי נגד? תודה. מי נמנע? </w:t>
      </w:r>
      <w:r>
        <w:rPr>
          <w:rFonts w:hint="cs"/>
          <w:rtl/>
        </w:rPr>
        <w:t xml:space="preserve">תודה. </w:t>
      </w:r>
    </w:p>
    <w:p w14:paraId="0EE68485" w14:textId="77777777" w:rsidR="00000000" w:rsidRDefault="007C71EE">
      <w:pPr>
        <w:pStyle w:val="a"/>
        <w:rPr>
          <w:rFonts w:hint="cs"/>
          <w:rtl/>
        </w:rPr>
      </w:pPr>
    </w:p>
    <w:p w14:paraId="3C769EC9" w14:textId="77777777" w:rsidR="00000000" w:rsidRDefault="007C71EE">
      <w:pPr>
        <w:pStyle w:val="a"/>
        <w:jc w:val="center"/>
        <w:rPr>
          <w:rFonts w:hint="cs"/>
          <w:b/>
          <w:bCs/>
          <w:rtl/>
        </w:rPr>
      </w:pPr>
      <w:r>
        <w:rPr>
          <w:rFonts w:hint="cs"/>
          <w:b/>
          <w:bCs/>
          <w:rtl/>
        </w:rPr>
        <w:t xml:space="preserve">הצבעה  </w:t>
      </w:r>
    </w:p>
    <w:p w14:paraId="2DB64EE6" w14:textId="77777777" w:rsidR="00000000" w:rsidRDefault="007C71EE">
      <w:pPr>
        <w:pStyle w:val="a"/>
        <w:jc w:val="center"/>
        <w:rPr>
          <w:rFonts w:hint="cs"/>
          <w:b/>
          <w:bCs/>
          <w:rtl/>
        </w:rPr>
      </w:pPr>
    </w:p>
    <w:p w14:paraId="45FDAB24" w14:textId="77777777" w:rsidR="00000000" w:rsidRDefault="007C71EE">
      <w:pPr>
        <w:pStyle w:val="a"/>
        <w:jc w:val="center"/>
        <w:rPr>
          <w:rFonts w:hint="cs"/>
          <w:rtl/>
        </w:rPr>
      </w:pPr>
      <w:r>
        <w:rPr>
          <w:rFonts w:hint="cs"/>
          <w:rtl/>
        </w:rPr>
        <w:t xml:space="preserve">ההסתייגות לחלופין של קבוצת חבר הכנסת אברהם בורג לסעיף 32(4) לא נתקבלה. </w:t>
      </w:r>
    </w:p>
    <w:p w14:paraId="2F9B58E6" w14:textId="77777777" w:rsidR="00000000" w:rsidRDefault="007C71EE">
      <w:pPr>
        <w:pStyle w:val="a"/>
        <w:jc w:val="center"/>
        <w:rPr>
          <w:rFonts w:hint="cs"/>
          <w:rtl/>
        </w:rPr>
      </w:pPr>
    </w:p>
    <w:p w14:paraId="75AE3AB4" w14:textId="77777777" w:rsidR="00000000" w:rsidRDefault="007C71EE">
      <w:pPr>
        <w:pStyle w:val="ad"/>
        <w:rPr>
          <w:rtl/>
        </w:rPr>
      </w:pPr>
      <w:r>
        <w:rPr>
          <w:rtl/>
        </w:rPr>
        <w:t>היו"ר ראובן ריבלין:</w:t>
      </w:r>
    </w:p>
    <w:p w14:paraId="380F12B6" w14:textId="77777777" w:rsidR="00000000" w:rsidRDefault="007C71EE">
      <w:pPr>
        <w:pStyle w:val="a"/>
        <w:rPr>
          <w:rtl/>
        </w:rPr>
      </w:pPr>
    </w:p>
    <w:p w14:paraId="354DABC1" w14:textId="77777777" w:rsidR="00000000" w:rsidRDefault="007C71EE">
      <w:pPr>
        <w:pStyle w:val="a"/>
        <w:rPr>
          <w:rFonts w:hint="cs"/>
          <w:rtl/>
        </w:rPr>
      </w:pPr>
      <w:r>
        <w:rPr>
          <w:rFonts w:hint="cs"/>
          <w:rtl/>
        </w:rPr>
        <w:t xml:space="preserve">אני קובע שלא עבר. </w:t>
      </w:r>
    </w:p>
    <w:p w14:paraId="7FC2EA91" w14:textId="77777777" w:rsidR="00000000" w:rsidRDefault="007C71EE">
      <w:pPr>
        <w:pStyle w:val="a"/>
        <w:rPr>
          <w:rFonts w:hint="cs"/>
          <w:rtl/>
        </w:rPr>
      </w:pPr>
    </w:p>
    <w:p w14:paraId="73ADCC9C" w14:textId="77777777" w:rsidR="00000000" w:rsidRDefault="007C71EE">
      <w:pPr>
        <w:pStyle w:val="a"/>
        <w:rPr>
          <w:rFonts w:hint="cs"/>
          <w:rtl/>
        </w:rPr>
      </w:pPr>
      <w:r>
        <w:rPr>
          <w:rFonts w:hint="cs"/>
          <w:rtl/>
        </w:rPr>
        <w:t xml:space="preserve">חברי הכנסת סלומינסקי, יהלום וגילה פינקלשטיין הסירו את הסתייגותם. חבר הכנסת מגלי והבה הסיר, כן? מגלי והבה איננו, לא נוכח. </w:t>
      </w:r>
    </w:p>
    <w:p w14:paraId="6D8F7A53" w14:textId="77777777" w:rsidR="00000000" w:rsidRDefault="007C71EE">
      <w:pPr>
        <w:pStyle w:val="a"/>
        <w:rPr>
          <w:rFonts w:hint="cs"/>
          <w:rtl/>
        </w:rPr>
      </w:pPr>
    </w:p>
    <w:p w14:paraId="3454B385" w14:textId="77777777" w:rsidR="00000000" w:rsidRDefault="007C71EE">
      <w:pPr>
        <w:pStyle w:val="a"/>
        <w:rPr>
          <w:rFonts w:hint="cs"/>
          <w:rtl/>
        </w:rPr>
      </w:pPr>
      <w:r>
        <w:rPr>
          <w:rFonts w:hint="cs"/>
          <w:rtl/>
        </w:rPr>
        <w:t>חב</w:t>
      </w:r>
      <w:r>
        <w:rPr>
          <w:rFonts w:hint="cs"/>
          <w:rtl/>
        </w:rPr>
        <w:t>ר הכנסת מתן וילנאי - רגע, רבותי, רבותי. עכשיו אני מודיע לכם - - -</w:t>
      </w:r>
    </w:p>
    <w:p w14:paraId="3077C86A" w14:textId="77777777" w:rsidR="00000000" w:rsidRDefault="007C71EE">
      <w:pPr>
        <w:pStyle w:val="a"/>
        <w:rPr>
          <w:rFonts w:hint="cs"/>
          <w:rtl/>
        </w:rPr>
      </w:pPr>
    </w:p>
    <w:p w14:paraId="7E504ED7" w14:textId="77777777" w:rsidR="00000000" w:rsidRDefault="007C71EE">
      <w:pPr>
        <w:pStyle w:val="ac"/>
        <w:rPr>
          <w:rtl/>
        </w:rPr>
      </w:pPr>
      <w:r>
        <w:rPr>
          <w:rFonts w:hint="eastAsia"/>
          <w:rtl/>
        </w:rPr>
        <w:t>שרת</w:t>
      </w:r>
      <w:r>
        <w:rPr>
          <w:rtl/>
        </w:rPr>
        <w:t xml:space="preserve"> החינוך, התרבות והספורט לימור לבנת:</w:t>
      </w:r>
    </w:p>
    <w:p w14:paraId="69ED811E" w14:textId="77777777" w:rsidR="00000000" w:rsidRDefault="007C71EE">
      <w:pPr>
        <w:pStyle w:val="a"/>
        <w:rPr>
          <w:rFonts w:hint="cs"/>
          <w:rtl/>
        </w:rPr>
      </w:pPr>
    </w:p>
    <w:p w14:paraId="577F5535" w14:textId="77777777" w:rsidR="00000000" w:rsidRDefault="007C71EE">
      <w:pPr>
        <w:pStyle w:val="a"/>
        <w:rPr>
          <w:rFonts w:hint="cs"/>
          <w:rtl/>
        </w:rPr>
      </w:pPr>
      <w:r>
        <w:rPr>
          <w:rFonts w:hint="cs"/>
          <w:rtl/>
        </w:rPr>
        <w:t>- - -</w:t>
      </w:r>
    </w:p>
    <w:p w14:paraId="4AF4AF04" w14:textId="77777777" w:rsidR="00000000" w:rsidRDefault="007C71EE">
      <w:pPr>
        <w:pStyle w:val="a"/>
        <w:rPr>
          <w:rFonts w:hint="cs"/>
          <w:rtl/>
        </w:rPr>
      </w:pPr>
    </w:p>
    <w:p w14:paraId="27EB0159" w14:textId="77777777" w:rsidR="00000000" w:rsidRDefault="007C71EE">
      <w:pPr>
        <w:pStyle w:val="ad"/>
        <w:rPr>
          <w:rtl/>
        </w:rPr>
      </w:pPr>
      <w:r>
        <w:rPr>
          <w:rtl/>
        </w:rPr>
        <w:t>היו"ר ראובן ריבלין:</w:t>
      </w:r>
    </w:p>
    <w:p w14:paraId="7D9F8573" w14:textId="77777777" w:rsidR="00000000" w:rsidRDefault="007C71EE">
      <w:pPr>
        <w:pStyle w:val="a"/>
        <w:rPr>
          <w:rtl/>
        </w:rPr>
      </w:pPr>
    </w:p>
    <w:p w14:paraId="6BCF8FF9" w14:textId="77777777" w:rsidR="00000000" w:rsidRDefault="007C71EE">
      <w:pPr>
        <w:pStyle w:val="a"/>
        <w:rPr>
          <w:rFonts w:hint="cs"/>
          <w:rtl/>
        </w:rPr>
      </w:pPr>
      <w:r>
        <w:rPr>
          <w:rFonts w:hint="cs"/>
          <w:rtl/>
        </w:rPr>
        <w:t>עכשיו אני מודיע - גברתי, לא צריך. את מתפרצת לדלת פתוחה - רבותי, סדרת ההצבעות המתחילות ממתן וילנאי ועד אברהם בייגה שוחט הי</w:t>
      </w:r>
      <w:r>
        <w:rPr>
          <w:rFonts w:hint="cs"/>
          <w:rtl/>
        </w:rPr>
        <w:t>א סדרת הצבעות שכל הסתייגות בה דומה לאחרת. אני יודע שחבר הכנסת בורג ביקש לנסח לו הסתייגויות שתעמודנה כל אחת בפני עצמה, אבל הן נוסחו כפי שנוסחו, וכמובן, אני רק רוצה להסביר לחבר הכנסת בורג שאין פה עניין מהותי, אלא עניין סמנטי. מי שמצביע נגד אחת, ביטל את כל הא</w:t>
      </w:r>
      <w:r>
        <w:rPr>
          <w:rFonts w:hint="cs"/>
          <w:rtl/>
        </w:rPr>
        <w:t>חרות. מי שמצביע בעד אחת, קיבל את כל האחרות. לכן, אין שום בעיה, ולכן, ברשותך - - -</w:t>
      </w:r>
    </w:p>
    <w:p w14:paraId="14D345C3" w14:textId="77777777" w:rsidR="00000000" w:rsidRDefault="007C71EE">
      <w:pPr>
        <w:pStyle w:val="a"/>
        <w:rPr>
          <w:rFonts w:hint="cs"/>
          <w:rtl/>
        </w:rPr>
      </w:pPr>
    </w:p>
    <w:p w14:paraId="0827F886" w14:textId="77777777" w:rsidR="00000000" w:rsidRDefault="007C71EE">
      <w:pPr>
        <w:pStyle w:val="ac"/>
        <w:rPr>
          <w:rtl/>
        </w:rPr>
      </w:pPr>
      <w:r>
        <w:rPr>
          <w:rFonts w:hint="eastAsia"/>
          <w:rtl/>
        </w:rPr>
        <w:t>אברהם</w:t>
      </w:r>
      <w:r>
        <w:rPr>
          <w:rtl/>
        </w:rPr>
        <w:t xml:space="preserve"> בורג (העבודה-מימד):</w:t>
      </w:r>
    </w:p>
    <w:p w14:paraId="0075E661" w14:textId="77777777" w:rsidR="00000000" w:rsidRDefault="007C71EE">
      <w:pPr>
        <w:pStyle w:val="a"/>
        <w:rPr>
          <w:rFonts w:hint="cs"/>
          <w:rtl/>
        </w:rPr>
      </w:pPr>
    </w:p>
    <w:p w14:paraId="4613C578" w14:textId="77777777" w:rsidR="00000000" w:rsidRDefault="007C71EE">
      <w:pPr>
        <w:pStyle w:val="a"/>
        <w:rPr>
          <w:rFonts w:hint="cs"/>
          <w:rtl/>
        </w:rPr>
      </w:pPr>
      <w:r>
        <w:rPr>
          <w:rFonts w:hint="cs"/>
          <w:rtl/>
        </w:rPr>
        <w:t>- - -</w:t>
      </w:r>
    </w:p>
    <w:p w14:paraId="7F8B6934" w14:textId="77777777" w:rsidR="00000000" w:rsidRDefault="007C71EE">
      <w:pPr>
        <w:pStyle w:val="a"/>
        <w:rPr>
          <w:rFonts w:hint="cs"/>
          <w:rtl/>
        </w:rPr>
      </w:pPr>
    </w:p>
    <w:p w14:paraId="224FE8AD" w14:textId="77777777" w:rsidR="00000000" w:rsidRDefault="007C71EE">
      <w:pPr>
        <w:pStyle w:val="ad"/>
        <w:rPr>
          <w:rtl/>
        </w:rPr>
      </w:pPr>
      <w:r>
        <w:rPr>
          <w:rtl/>
        </w:rPr>
        <w:t>היו"ר ראובן ריבלין:</w:t>
      </w:r>
    </w:p>
    <w:p w14:paraId="6E9E0731" w14:textId="77777777" w:rsidR="00000000" w:rsidRDefault="007C71EE">
      <w:pPr>
        <w:pStyle w:val="a"/>
        <w:rPr>
          <w:rtl/>
        </w:rPr>
      </w:pPr>
    </w:p>
    <w:p w14:paraId="3F86D48B" w14:textId="77777777" w:rsidR="00000000" w:rsidRDefault="007C71EE">
      <w:pPr>
        <w:pStyle w:val="a"/>
        <w:rPr>
          <w:rFonts w:hint="cs"/>
          <w:rtl/>
        </w:rPr>
      </w:pPr>
      <w:r>
        <w:rPr>
          <w:rFonts w:hint="cs"/>
          <w:rtl/>
        </w:rPr>
        <w:t>חבר הכנסת בורג, השארתם לי את שיקול הדעת. אין היגיון בהצבעות נפרדות.</w:t>
      </w:r>
    </w:p>
    <w:p w14:paraId="3294A825" w14:textId="77777777" w:rsidR="00000000" w:rsidRDefault="007C71EE">
      <w:pPr>
        <w:pStyle w:val="a"/>
        <w:rPr>
          <w:rFonts w:hint="cs"/>
          <w:rtl/>
        </w:rPr>
      </w:pPr>
    </w:p>
    <w:p w14:paraId="0C037081" w14:textId="77777777" w:rsidR="00000000" w:rsidRDefault="007C71EE">
      <w:pPr>
        <w:pStyle w:val="a"/>
        <w:rPr>
          <w:rFonts w:hint="cs"/>
          <w:rtl/>
        </w:rPr>
      </w:pPr>
      <w:r>
        <w:rPr>
          <w:rFonts w:hint="cs"/>
          <w:rtl/>
        </w:rPr>
        <w:t>בבקשה, חבר הכנסת בורג. בבקשה.</w:t>
      </w:r>
    </w:p>
    <w:p w14:paraId="7AFFCF44" w14:textId="77777777" w:rsidR="00000000" w:rsidRDefault="007C71EE">
      <w:pPr>
        <w:pStyle w:val="a"/>
        <w:rPr>
          <w:rFonts w:hint="cs"/>
          <w:rtl/>
        </w:rPr>
      </w:pPr>
    </w:p>
    <w:p w14:paraId="42BF4BB4" w14:textId="77777777" w:rsidR="00000000" w:rsidRDefault="007C71EE">
      <w:pPr>
        <w:pStyle w:val="ac"/>
        <w:rPr>
          <w:rtl/>
        </w:rPr>
      </w:pPr>
      <w:r>
        <w:rPr>
          <w:rFonts w:hint="eastAsia"/>
          <w:rtl/>
        </w:rPr>
        <w:t>קריאה</w:t>
      </w:r>
      <w:r>
        <w:rPr>
          <w:rtl/>
        </w:rPr>
        <w:t>:</w:t>
      </w:r>
    </w:p>
    <w:p w14:paraId="3FC816BA" w14:textId="77777777" w:rsidR="00000000" w:rsidRDefault="007C71EE">
      <w:pPr>
        <w:pStyle w:val="a"/>
        <w:rPr>
          <w:rFonts w:hint="cs"/>
          <w:rtl/>
        </w:rPr>
      </w:pPr>
    </w:p>
    <w:p w14:paraId="7A1CAB58" w14:textId="77777777" w:rsidR="00000000" w:rsidRDefault="007C71EE">
      <w:pPr>
        <w:pStyle w:val="a"/>
        <w:rPr>
          <w:rFonts w:hint="cs"/>
          <w:rtl/>
        </w:rPr>
      </w:pPr>
      <w:r>
        <w:rPr>
          <w:rFonts w:hint="cs"/>
          <w:rtl/>
        </w:rPr>
        <w:t>- - -</w:t>
      </w:r>
    </w:p>
    <w:p w14:paraId="38E63DA3" w14:textId="77777777" w:rsidR="00000000" w:rsidRDefault="007C71EE">
      <w:pPr>
        <w:pStyle w:val="a"/>
        <w:rPr>
          <w:rFonts w:hint="cs"/>
          <w:rtl/>
        </w:rPr>
      </w:pPr>
    </w:p>
    <w:p w14:paraId="73D77AFE" w14:textId="77777777" w:rsidR="00000000" w:rsidRDefault="007C71EE">
      <w:pPr>
        <w:pStyle w:val="ad"/>
        <w:rPr>
          <w:rtl/>
        </w:rPr>
      </w:pPr>
      <w:r>
        <w:rPr>
          <w:rtl/>
        </w:rPr>
        <w:t>היו</w:t>
      </w:r>
      <w:r>
        <w:rPr>
          <w:rtl/>
        </w:rPr>
        <w:t>"ר ראובן ריבלין:</w:t>
      </w:r>
    </w:p>
    <w:p w14:paraId="2C9647E1" w14:textId="77777777" w:rsidR="00000000" w:rsidRDefault="007C71EE">
      <w:pPr>
        <w:pStyle w:val="a"/>
        <w:rPr>
          <w:rtl/>
        </w:rPr>
      </w:pPr>
    </w:p>
    <w:p w14:paraId="1C5041E8" w14:textId="77777777" w:rsidR="00000000" w:rsidRDefault="007C71EE">
      <w:pPr>
        <w:pStyle w:val="a"/>
        <w:rPr>
          <w:rFonts w:hint="cs"/>
          <w:rtl/>
        </w:rPr>
      </w:pPr>
      <w:r>
        <w:rPr>
          <w:rFonts w:hint="cs"/>
          <w:rtl/>
        </w:rPr>
        <w:t>לא, לא. זו לא דמוקרטיה, אלה הסכמות שהיו וצריך למצות אותן. בבקשה.</w:t>
      </w:r>
    </w:p>
    <w:p w14:paraId="4DFD197A" w14:textId="77777777" w:rsidR="00000000" w:rsidRDefault="007C71EE">
      <w:pPr>
        <w:pStyle w:val="a"/>
        <w:rPr>
          <w:rFonts w:hint="cs"/>
          <w:rtl/>
        </w:rPr>
      </w:pPr>
    </w:p>
    <w:p w14:paraId="01C74001" w14:textId="77777777" w:rsidR="00000000" w:rsidRDefault="007C71EE">
      <w:pPr>
        <w:pStyle w:val="ac"/>
        <w:rPr>
          <w:rtl/>
        </w:rPr>
      </w:pPr>
    </w:p>
    <w:p w14:paraId="53EF224E" w14:textId="77777777" w:rsidR="00000000" w:rsidRDefault="007C71EE">
      <w:pPr>
        <w:pStyle w:val="ac"/>
        <w:rPr>
          <w:rtl/>
        </w:rPr>
      </w:pPr>
      <w:r>
        <w:rPr>
          <w:rFonts w:hint="eastAsia"/>
          <w:rtl/>
        </w:rPr>
        <w:t>אברהם</w:t>
      </w:r>
      <w:r>
        <w:rPr>
          <w:rtl/>
        </w:rPr>
        <w:t xml:space="preserve"> בורג (העבודה-מימד):</w:t>
      </w:r>
    </w:p>
    <w:p w14:paraId="1803F02B" w14:textId="77777777" w:rsidR="00000000" w:rsidRDefault="007C71EE">
      <w:pPr>
        <w:pStyle w:val="a"/>
        <w:rPr>
          <w:rFonts w:hint="cs"/>
          <w:rtl/>
        </w:rPr>
      </w:pPr>
    </w:p>
    <w:p w14:paraId="6A216654" w14:textId="77777777" w:rsidR="00000000" w:rsidRDefault="007C71EE">
      <w:pPr>
        <w:pStyle w:val="a"/>
        <w:rPr>
          <w:rFonts w:hint="cs"/>
          <w:rtl/>
        </w:rPr>
      </w:pPr>
      <w:r>
        <w:rPr>
          <w:rFonts w:hint="cs"/>
          <w:rtl/>
        </w:rPr>
        <w:t>אדוני היושב-ראש, על-פי תקנון הכנסת, אם ההצעות דומות, ניתן לאחד אותן. אני הגשתי הצעות בשם 52 חברי הכנסת. באתי בדברים עם היועצת המשפטית מבעוד זמן,</w:t>
      </w:r>
      <w:r>
        <w:rPr>
          <w:rFonts w:hint="cs"/>
          <w:rtl/>
        </w:rPr>
        <w:t xml:space="preserve"> אמרתי לה: אני מבקש להגיש את ההצעות כך שהן תהיינה שונות, שלא יהיה אפשר לאחד אותן, חבר כנסת, חבר כנסת, בשם 52.  אמרה לי היועצת המשפטית, אדוני היושב-ראש: אני מבקשת שתיתן לי לעשות את זה, כדי שאני לא אצטרך לבדוק פעמיים. ליתר ביטחון, שלחתי לה גם מכתב בנושא הזה.</w:t>
      </w:r>
      <w:r>
        <w:rPr>
          <w:rFonts w:hint="cs"/>
          <w:rtl/>
        </w:rPr>
        <w:t xml:space="preserve"> </w:t>
      </w:r>
    </w:p>
    <w:p w14:paraId="1E5F9403" w14:textId="77777777" w:rsidR="00000000" w:rsidRDefault="007C71EE">
      <w:pPr>
        <w:pStyle w:val="a"/>
        <w:rPr>
          <w:rFonts w:hint="cs"/>
          <w:rtl/>
        </w:rPr>
      </w:pPr>
    </w:p>
    <w:p w14:paraId="53BDF55B" w14:textId="77777777" w:rsidR="00000000" w:rsidRDefault="007C71EE">
      <w:pPr>
        <w:pStyle w:val="a"/>
        <w:rPr>
          <w:rFonts w:hint="cs"/>
          <w:rtl/>
        </w:rPr>
      </w:pPr>
      <w:r>
        <w:rPr>
          <w:rFonts w:hint="cs"/>
          <w:rtl/>
        </w:rPr>
        <w:t>ההסתייגויות, כפי שהוגשו, הוגשו על דעת ומתוך הבנה שאי-אפשר לאחד אותן. הורידו את הנושא הזה לוועדת הכנסת לפני שעתיים. הצגתי את הדברים, לרבות המסמך. אמרה לי היועצת המשפטית: "אי- אפשר לאחד אם אין הסכמה של המסתייגים". אין הסכמה של המסתייגים. אני מבקש שאדוני י</w:t>
      </w:r>
      <w:r>
        <w:rPr>
          <w:rFonts w:hint="cs"/>
          <w:rtl/>
        </w:rPr>
        <w:t xml:space="preserve">שאל את היועצת המשפטית, כי מישהו באיזה מקום הטעה אותי. </w:t>
      </w:r>
    </w:p>
    <w:p w14:paraId="397A7BBA" w14:textId="77777777" w:rsidR="00000000" w:rsidRDefault="007C71EE">
      <w:pPr>
        <w:pStyle w:val="a"/>
        <w:rPr>
          <w:rFonts w:hint="cs"/>
          <w:rtl/>
        </w:rPr>
      </w:pPr>
    </w:p>
    <w:p w14:paraId="2AE955FB" w14:textId="77777777" w:rsidR="00000000" w:rsidRDefault="007C71EE">
      <w:pPr>
        <w:pStyle w:val="ad"/>
        <w:rPr>
          <w:rtl/>
        </w:rPr>
      </w:pPr>
      <w:r>
        <w:rPr>
          <w:rtl/>
        </w:rPr>
        <w:t>היו"ר ראובן ריבלין:</w:t>
      </w:r>
    </w:p>
    <w:p w14:paraId="549435A1" w14:textId="77777777" w:rsidR="00000000" w:rsidRDefault="007C71EE">
      <w:pPr>
        <w:pStyle w:val="a"/>
        <w:rPr>
          <w:rtl/>
        </w:rPr>
      </w:pPr>
    </w:p>
    <w:p w14:paraId="54DA4B36" w14:textId="77777777" w:rsidR="00000000" w:rsidRDefault="007C71EE">
      <w:pPr>
        <w:pStyle w:val="a"/>
        <w:rPr>
          <w:rFonts w:hint="cs"/>
          <w:rtl/>
        </w:rPr>
      </w:pPr>
      <w:r>
        <w:rPr>
          <w:rFonts w:hint="cs"/>
          <w:rtl/>
        </w:rPr>
        <w:t xml:space="preserve">חבר הכנסת בר-און, נא לשבת. שמעתי. אתה לא צריך להשיב. </w:t>
      </w:r>
    </w:p>
    <w:p w14:paraId="55843BC5" w14:textId="77777777" w:rsidR="00000000" w:rsidRDefault="007C71EE">
      <w:pPr>
        <w:pStyle w:val="a"/>
        <w:rPr>
          <w:rFonts w:hint="cs"/>
          <w:rtl/>
        </w:rPr>
      </w:pPr>
    </w:p>
    <w:p w14:paraId="4CF5D6A6" w14:textId="77777777" w:rsidR="00000000" w:rsidRDefault="007C71EE">
      <w:pPr>
        <w:pStyle w:val="a"/>
        <w:rPr>
          <w:rFonts w:hint="cs"/>
          <w:rtl/>
        </w:rPr>
      </w:pPr>
      <w:r>
        <w:rPr>
          <w:rFonts w:hint="cs"/>
          <w:rtl/>
        </w:rPr>
        <w:t>חבר הכנסת בורג, אפשר בפיליבסטר למשוך זמן. אני מסכים, כדי לא לפגוע ביושר האינטלקטואלי, לעשות הפסקה. כמה זמן אתה רוצה להרוויח?</w:t>
      </w:r>
      <w:r>
        <w:rPr>
          <w:rFonts w:hint="cs"/>
          <w:rtl/>
        </w:rPr>
        <w:t xml:space="preserve"> - נעשה הפסקה. אני לא אצביע את חברי הכנסת על דבר שהוא אותו דבר. </w:t>
      </w:r>
    </w:p>
    <w:p w14:paraId="0E386F3B" w14:textId="77777777" w:rsidR="00000000" w:rsidRDefault="007C71EE">
      <w:pPr>
        <w:pStyle w:val="a"/>
        <w:rPr>
          <w:rFonts w:hint="cs"/>
          <w:rtl/>
        </w:rPr>
      </w:pPr>
    </w:p>
    <w:p w14:paraId="260FE481" w14:textId="77777777" w:rsidR="00000000" w:rsidRDefault="007C71EE">
      <w:pPr>
        <w:pStyle w:val="ac"/>
        <w:rPr>
          <w:rtl/>
        </w:rPr>
      </w:pPr>
      <w:r>
        <w:rPr>
          <w:rFonts w:hint="eastAsia"/>
          <w:rtl/>
        </w:rPr>
        <w:t>אברהם</w:t>
      </w:r>
      <w:r>
        <w:rPr>
          <w:rtl/>
        </w:rPr>
        <w:t xml:space="preserve"> בורג (העבודה-מימד):</w:t>
      </w:r>
    </w:p>
    <w:p w14:paraId="4ABDF9EF" w14:textId="77777777" w:rsidR="00000000" w:rsidRDefault="007C71EE">
      <w:pPr>
        <w:pStyle w:val="a"/>
        <w:rPr>
          <w:rFonts w:hint="cs"/>
          <w:rtl/>
        </w:rPr>
      </w:pPr>
    </w:p>
    <w:p w14:paraId="752A3431" w14:textId="77777777" w:rsidR="00000000" w:rsidRDefault="007C71EE">
      <w:pPr>
        <w:pStyle w:val="a"/>
        <w:rPr>
          <w:rFonts w:hint="cs"/>
          <w:rtl/>
        </w:rPr>
      </w:pPr>
      <w:r>
        <w:rPr>
          <w:rFonts w:hint="cs"/>
          <w:rtl/>
        </w:rPr>
        <w:t>אדוני היושב-ראש - - -</w:t>
      </w:r>
    </w:p>
    <w:p w14:paraId="6F212AFE" w14:textId="77777777" w:rsidR="00000000" w:rsidRDefault="007C71EE">
      <w:pPr>
        <w:pStyle w:val="a"/>
        <w:rPr>
          <w:rFonts w:hint="cs"/>
          <w:rtl/>
        </w:rPr>
      </w:pPr>
    </w:p>
    <w:p w14:paraId="667B4164" w14:textId="77777777" w:rsidR="00000000" w:rsidRDefault="007C71EE">
      <w:pPr>
        <w:pStyle w:val="ad"/>
        <w:rPr>
          <w:rtl/>
        </w:rPr>
      </w:pPr>
      <w:r>
        <w:rPr>
          <w:rtl/>
        </w:rPr>
        <w:t>היו"ר ראובן ריבלין:</w:t>
      </w:r>
    </w:p>
    <w:p w14:paraId="2188818E" w14:textId="77777777" w:rsidR="00000000" w:rsidRDefault="007C71EE">
      <w:pPr>
        <w:pStyle w:val="a"/>
        <w:rPr>
          <w:rtl/>
        </w:rPr>
      </w:pPr>
    </w:p>
    <w:p w14:paraId="0CDEF177" w14:textId="77777777" w:rsidR="00000000" w:rsidRDefault="007C71EE">
      <w:pPr>
        <w:pStyle w:val="a"/>
        <w:rPr>
          <w:rFonts w:hint="cs"/>
          <w:rtl/>
        </w:rPr>
      </w:pPr>
      <w:r>
        <w:rPr>
          <w:rFonts w:hint="cs"/>
          <w:rtl/>
        </w:rPr>
        <w:t>אם הם בעד, הם בעד, ואם הם נגד, הם נגד. אדוני רוצה הצבעות רק בשביל למשוך זמן, אני אשמח לעשות הפסקה במקום זה, אבל לא לבזו</w:t>
      </w:r>
      <w:r>
        <w:rPr>
          <w:rFonts w:hint="cs"/>
          <w:rtl/>
        </w:rPr>
        <w:t xml:space="preserve">ת את חברי הכנסת, שיצביעו על דבר שהוא לא ממשי. </w:t>
      </w:r>
    </w:p>
    <w:p w14:paraId="5FE223A4" w14:textId="77777777" w:rsidR="00000000" w:rsidRDefault="007C71EE">
      <w:pPr>
        <w:pStyle w:val="a"/>
        <w:rPr>
          <w:rFonts w:hint="cs"/>
          <w:rtl/>
        </w:rPr>
      </w:pPr>
    </w:p>
    <w:p w14:paraId="017E3A60" w14:textId="77777777" w:rsidR="00000000" w:rsidRDefault="007C71EE">
      <w:pPr>
        <w:pStyle w:val="ac"/>
        <w:rPr>
          <w:rtl/>
        </w:rPr>
      </w:pPr>
      <w:r>
        <w:rPr>
          <w:rFonts w:hint="eastAsia"/>
          <w:rtl/>
        </w:rPr>
        <w:t>אברהם</w:t>
      </w:r>
      <w:r>
        <w:rPr>
          <w:rtl/>
        </w:rPr>
        <w:t xml:space="preserve"> בורג (העבודה-מימד):</w:t>
      </w:r>
    </w:p>
    <w:p w14:paraId="629228A6" w14:textId="77777777" w:rsidR="00000000" w:rsidRDefault="007C71EE">
      <w:pPr>
        <w:pStyle w:val="a"/>
        <w:rPr>
          <w:rFonts w:hint="cs"/>
          <w:rtl/>
        </w:rPr>
      </w:pPr>
    </w:p>
    <w:p w14:paraId="1C2E55DB" w14:textId="77777777" w:rsidR="00000000" w:rsidRDefault="007C71EE">
      <w:pPr>
        <w:pStyle w:val="a"/>
        <w:rPr>
          <w:rFonts w:hint="cs"/>
          <w:rtl/>
        </w:rPr>
      </w:pPr>
      <w:r>
        <w:rPr>
          <w:rFonts w:hint="cs"/>
          <w:rtl/>
        </w:rPr>
        <w:t>אדוני, ברשותך, הטיעון הזה, עם כל הכבוד והיקר, קשה לי לקבל אותו, משום שלאחר ההצבעה הראשונה כבר התברר הרוב, תצביע הצבעה אחת שתפיל את כל ההסתייגויות. איזה מין טיעון זה?</w:t>
      </w:r>
    </w:p>
    <w:p w14:paraId="38A06091" w14:textId="77777777" w:rsidR="00000000" w:rsidRDefault="007C71EE">
      <w:pPr>
        <w:pStyle w:val="a"/>
        <w:rPr>
          <w:rFonts w:hint="cs"/>
          <w:rtl/>
        </w:rPr>
      </w:pPr>
    </w:p>
    <w:p w14:paraId="7BA56261" w14:textId="77777777" w:rsidR="00000000" w:rsidRDefault="007C71EE">
      <w:pPr>
        <w:pStyle w:val="ad"/>
        <w:rPr>
          <w:rtl/>
        </w:rPr>
      </w:pPr>
      <w:r>
        <w:rPr>
          <w:rtl/>
        </w:rPr>
        <w:t>היו"ר ראובן רי</w:t>
      </w:r>
      <w:r>
        <w:rPr>
          <w:rtl/>
        </w:rPr>
        <w:t>בלין:</w:t>
      </w:r>
    </w:p>
    <w:p w14:paraId="12BC1CED" w14:textId="77777777" w:rsidR="00000000" w:rsidRDefault="007C71EE">
      <w:pPr>
        <w:pStyle w:val="a"/>
        <w:rPr>
          <w:rtl/>
        </w:rPr>
      </w:pPr>
    </w:p>
    <w:p w14:paraId="55AE62F9" w14:textId="77777777" w:rsidR="00000000" w:rsidRDefault="007C71EE">
      <w:pPr>
        <w:pStyle w:val="a"/>
        <w:rPr>
          <w:rFonts w:hint="cs"/>
          <w:rtl/>
        </w:rPr>
      </w:pPr>
      <w:r>
        <w:rPr>
          <w:rFonts w:hint="cs"/>
          <w:rtl/>
        </w:rPr>
        <w:t xml:space="preserve">לא, לא, חבר הכנסת בורג. יש הצעות שהן ממין אחר. כמובן שהרוב הוא רוב דורסני. </w:t>
      </w:r>
    </w:p>
    <w:p w14:paraId="1E17D11C" w14:textId="77777777" w:rsidR="00000000" w:rsidRDefault="007C71EE">
      <w:pPr>
        <w:pStyle w:val="a"/>
        <w:rPr>
          <w:rFonts w:hint="cs"/>
          <w:rtl/>
        </w:rPr>
      </w:pPr>
    </w:p>
    <w:p w14:paraId="12BDF32B" w14:textId="77777777" w:rsidR="00000000" w:rsidRDefault="007C71EE">
      <w:pPr>
        <w:pStyle w:val="ac"/>
        <w:rPr>
          <w:rtl/>
        </w:rPr>
      </w:pPr>
      <w:r>
        <w:rPr>
          <w:rFonts w:hint="eastAsia"/>
          <w:rtl/>
        </w:rPr>
        <w:t>אברהם</w:t>
      </w:r>
      <w:r>
        <w:rPr>
          <w:rtl/>
        </w:rPr>
        <w:t xml:space="preserve"> בורג (העבודה-מימד):</w:t>
      </w:r>
    </w:p>
    <w:p w14:paraId="1C2683DA" w14:textId="77777777" w:rsidR="00000000" w:rsidRDefault="007C71EE">
      <w:pPr>
        <w:pStyle w:val="a"/>
        <w:rPr>
          <w:rFonts w:hint="cs"/>
          <w:rtl/>
        </w:rPr>
      </w:pPr>
    </w:p>
    <w:p w14:paraId="0C9D03C3" w14:textId="77777777" w:rsidR="00000000" w:rsidRDefault="007C71EE">
      <w:pPr>
        <w:pStyle w:val="a"/>
        <w:rPr>
          <w:rFonts w:hint="cs"/>
          <w:rtl/>
        </w:rPr>
      </w:pPr>
      <w:r>
        <w:rPr>
          <w:rFonts w:hint="cs"/>
          <w:rtl/>
        </w:rPr>
        <w:t xml:space="preserve">אני לא אשם שהיועצת המשפטית של הכנסת שאתה עומד בראשה ניסחה לי אחרת. </w:t>
      </w:r>
    </w:p>
    <w:p w14:paraId="7EA600D7" w14:textId="77777777" w:rsidR="00000000" w:rsidRDefault="007C71EE">
      <w:pPr>
        <w:pStyle w:val="a"/>
        <w:rPr>
          <w:rFonts w:hint="cs"/>
          <w:rtl/>
        </w:rPr>
      </w:pPr>
    </w:p>
    <w:p w14:paraId="417B305E" w14:textId="77777777" w:rsidR="00000000" w:rsidRDefault="007C71EE">
      <w:pPr>
        <w:pStyle w:val="ad"/>
        <w:rPr>
          <w:rtl/>
        </w:rPr>
      </w:pPr>
      <w:r>
        <w:rPr>
          <w:rtl/>
        </w:rPr>
        <w:t>היו"ר ראובן ריבלין:</w:t>
      </w:r>
    </w:p>
    <w:p w14:paraId="2DFB4E28" w14:textId="77777777" w:rsidR="00000000" w:rsidRDefault="007C71EE">
      <w:pPr>
        <w:pStyle w:val="a"/>
        <w:rPr>
          <w:rtl/>
        </w:rPr>
      </w:pPr>
    </w:p>
    <w:p w14:paraId="1CF21D5D" w14:textId="77777777" w:rsidR="00000000" w:rsidRDefault="007C71EE">
      <w:pPr>
        <w:pStyle w:val="a"/>
        <w:rPr>
          <w:rFonts w:hint="cs"/>
          <w:rtl/>
        </w:rPr>
      </w:pPr>
      <w:r>
        <w:rPr>
          <w:rFonts w:hint="cs"/>
          <w:rtl/>
        </w:rPr>
        <w:t>חבר הכנסת בורג, אתה יש לך הסתייגות כדי לדבר. כל אחד קיב</w:t>
      </w:r>
      <w:r>
        <w:rPr>
          <w:rFonts w:hint="cs"/>
          <w:rtl/>
        </w:rPr>
        <w:t>ל זמן כדי לדבר. ההסתייגויות האלה נותנות זמן דיבור. מבחינת היושר האינטלקטואלי, אי-אפשר להצביע על כל אחת בנפרד  - - - אם אדוני רוצה הפסקה, נעשה הפסקה.</w:t>
      </w:r>
    </w:p>
    <w:p w14:paraId="0F5D418B" w14:textId="77777777" w:rsidR="00000000" w:rsidRDefault="007C71EE">
      <w:pPr>
        <w:pStyle w:val="a"/>
        <w:rPr>
          <w:rFonts w:hint="cs"/>
          <w:rtl/>
        </w:rPr>
      </w:pPr>
    </w:p>
    <w:p w14:paraId="07A83349" w14:textId="77777777" w:rsidR="00000000" w:rsidRDefault="007C71EE">
      <w:pPr>
        <w:pStyle w:val="ac"/>
        <w:rPr>
          <w:rtl/>
        </w:rPr>
      </w:pPr>
      <w:r>
        <w:rPr>
          <w:rFonts w:hint="eastAsia"/>
          <w:rtl/>
        </w:rPr>
        <w:t>אברהם</w:t>
      </w:r>
      <w:r>
        <w:rPr>
          <w:rtl/>
        </w:rPr>
        <w:t xml:space="preserve"> בורג (העבודה-מימד):</w:t>
      </w:r>
    </w:p>
    <w:p w14:paraId="5AC43D6D" w14:textId="77777777" w:rsidR="00000000" w:rsidRDefault="007C71EE">
      <w:pPr>
        <w:pStyle w:val="a"/>
        <w:rPr>
          <w:rFonts w:hint="cs"/>
          <w:rtl/>
        </w:rPr>
      </w:pPr>
    </w:p>
    <w:p w14:paraId="35756A7F" w14:textId="77777777" w:rsidR="00000000" w:rsidRDefault="007C71EE">
      <w:pPr>
        <w:pStyle w:val="a"/>
        <w:rPr>
          <w:rFonts w:hint="cs"/>
          <w:rtl/>
        </w:rPr>
      </w:pPr>
      <w:r>
        <w:rPr>
          <w:rFonts w:hint="cs"/>
          <w:rtl/>
        </w:rPr>
        <w:t>אדוני היושב-ראש, תקנון זה לא חוג לפילוסופיה, ויש לי זכות להצביע, אני מבקש להצבי</w:t>
      </w:r>
      <w:r>
        <w:rPr>
          <w:rFonts w:hint="cs"/>
          <w:rtl/>
        </w:rPr>
        <w:t xml:space="preserve">ע על זה. אם אדוני יש לו דעה אחרת, אני מבקש לשמוע את חוות דעתה של היועצת המשפטית שהנחתה אותי להגיש כך, בשם כל חברי האופוזיציה. </w:t>
      </w:r>
    </w:p>
    <w:p w14:paraId="74835330" w14:textId="77777777" w:rsidR="00000000" w:rsidRDefault="007C71EE">
      <w:pPr>
        <w:pStyle w:val="a"/>
        <w:rPr>
          <w:rFonts w:hint="cs"/>
          <w:rtl/>
        </w:rPr>
      </w:pPr>
    </w:p>
    <w:p w14:paraId="6D1B5C75" w14:textId="77777777" w:rsidR="00000000" w:rsidRDefault="007C71EE">
      <w:pPr>
        <w:pStyle w:val="ad"/>
        <w:rPr>
          <w:rtl/>
        </w:rPr>
      </w:pPr>
      <w:r>
        <w:rPr>
          <w:rtl/>
        </w:rPr>
        <w:t>היו"ר ראובן ריבלין:</w:t>
      </w:r>
    </w:p>
    <w:p w14:paraId="4DB6F6CE" w14:textId="77777777" w:rsidR="00000000" w:rsidRDefault="007C71EE">
      <w:pPr>
        <w:pStyle w:val="a"/>
        <w:rPr>
          <w:rtl/>
        </w:rPr>
      </w:pPr>
    </w:p>
    <w:p w14:paraId="7F2711E0" w14:textId="77777777" w:rsidR="00000000" w:rsidRDefault="007C71EE">
      <w:pPr>
        <w:pStyle w:val="a"/>
        <w:rPr>
          <w:rFonts w:hint="cs"/>
          <w:rtl/>
        </w:rPr>
      </w:pPr>
      <w:r>
        <w:rPr>
          <w:rFonts w:hint="cs"/>
          <w:rtl/>
        </w:rPr>
        <w:t>מאה אחוז. מאה אחוז. היועצת המשפטית, בואי בבקשה אלי. חבר הכנסת בורג, תודה רבה. אין צורך להשיב, אני רוצה לשמו</w:t>
      </w:r>
      <w:r>
        <w:rPr>
          <w:rFonts w:hint="cs"/>
          <w:rtl/>
        </w:rPr>
        <w:t>ע את היועצת המשפטית. אני לא אתן להצביע על דבר שהוא אותו דבר. אני אהיה מוכן בהחלט לעשות הפסקה. נשמע את היועצת המשפטית, אם היא תאמר לי שאני מחויב לעשות דברים אבסורדיים.</w:t>
      </w:r>
    </w:p>
    <w:p w14:paraId="18E5C4CD" w14:textId="77777777" w:rsidR="00000000" w:rsidRDefault="007C71EE">
      <w:pPr>
        <w:pStyle w:val="a"/>
        <w:rPr>
          <w:rFonts w:hint="cs"/>
          <w:rtl/>
        </w:rPr>
      </w:pPr>
    </w:p>
    <w:p w14:paraId="41BB9ADA" w14:textId="77777777" w:rsidR="00000000" w:rsidRDefault="007C71EE">
      <w:pPr>
        <w:pStyle w:val="a"/>
        <w:rPr>
          <w:rFonts w:hint="cs"/>
          <w:rtl/>
        </w:rPr>
      </w:pPr>
      <w:r>
        <w:rPr>
          <w:rFonts w:hint="cs"/>
          <w:rtl/>
        </w:rPr>
        <w:t>קיבלתי את המלצת היועצת המשפטית. בכל פעם שזה יהיה עוקב בצורה ברורה, דעתי תתקבל. בכל פעם ש</w:t>
      </w:r>
      <w:r>
        <w:rPr>
          <w:rFonts w:hint="cs"/>
          <w:rtl/>
        </w:rPr>
        <w:t>זה לא עוקב בצורה ברורה, דעתו של - - -</w:t>
      </w:r>
    </w:p>
    <w:p w14:paraId="553087BE" w14:textId="77777777" w:rsidR="00000000" w:rsidRDefault="007C71EE">
      <w:pPr>
        <w:pStyle w:val="a"/>
        <w:rPr>
          <w:rFonts w:hint="cs"/>
          <w:rtl/>
        </w:rPr>
      </w:pPr>
    </w:p>
    <w:p w14:paraId="41D4691A" w14:textId="77777777" w:rsidR="00000000" w:rsidRDefault="007C71EE">
      <w:pPr>
        <w:pStyle w:val="ac"/>
        <w:rPr>
          <w:rtl/>
        </w:rPr>
      </w:pPr>
      <w:bookmarkStart w:id="2585" w:name="FS000000504T29_05_2003_02_21_59"/>
      <w:bookmarkEnd w:id="2585"/>
      <w:r>
        <w:rPr>
          <w:rFonts w:hint="eastAsia"/>
          <w:rtl/>
        </w:rPr>
        <w:t>זהבה</w:t>
      </w:r>
      <w:r>
        <w:rPr>
          <w:rtl/>
        </w:rPr>
        <w:t xml:space="preserve"> גלאון (מרצ):</w:t>
      </w:r>
    </w:p>
    <w:p w14:paraId="0CD0E590" w14:textId="77777777" w:rsidR="00000000" w:rsidRDefault="007C71EE">
      <w:pPr>
        <w:pStyle w:val="a"/>
        <w:rPr>
          <w:rFonts w:hint="cs"/>
          <w:rtl/>
        </w:rPr>
      </w:pPr>
    </w:p>
    <w:p w14:paraId="450373FE" w14:textId="77777777" w:rsidR="00000000" w:rsidRDefault="007C71EE">
      <w:pPr>
        <w:pStyle w:val="a"/>
        <w:rPr>
          <w:rFonts w:hint="cs"/>
          <w:rtl/>
        </w:rPr>
      </w:pPr>
      <w:r>
        <w:rPr>
          <w:rFonts w:hint="cs"/>
          <w:rtl/>
        </w:rPr>
        <w:t>היא משנה את דעתה בהתאם לשואל.</w:t>
      </w:r>
    </w:p>
    <w:p w14:paraId="3085B755" w14:textId="77777777" w:rsidR="00000000" w:rsidRDefault="007C71EE">
      <w:pPr>
        <w:pStyle w:val="a"/>
        <w:rPr>
          <w:rFonts w:hint="cs"/>
          <w:rtl/>
        </w:rPr>
      </w:pPr>
    </w:p>
    <w:p w14:paraId="14D70C7A" w14:textId="77777777" w:rsidR="00000000" w:rsidRDefault="007C71EE">
      <w:pPr>
        <w:pStyle w:val="ad"/>
        <w:rPr>
          <w:rtl/>
        </w:rPr>
      </w:pPr>
      <w:r>
        <w:rPr>
          <w:rtl/>
        </w:rPr>
        <w:t>היו"ר ראובן ריבלין:</w:t>
      </w:r>
    </w:p>
    <w:p w14:paraId="19065A92" w14:textId="77777777" w:rsidR="00000000" w:rsidRDefault="007C71EE">
      <w:pPr>
        <w:pStyle w:val="a"/>
        <w:rPr>
          <w:rtl/>
        </w:rPr>
      </w:pPr>
    </w:p>
    <w:p w14:paraId="23CD5A00" w14:textId="77777777" w:rsidR="00000000" w:rsidRDefault="007C71EE">
      <w:pPr>
        <w:pStyle w:val="a"/>
        <w:rPr>
          <w:rFonts w:hint="cs"/>
          <w:rtl/>
        </w:rPr>
      </w:pPr>
      <w:r>
        <w:rPr>
          <w:rFonts w:hint="cs"/>
          <w:rtl/>
        </w:rPr>
        <w:t>חברת הכנסת גלאון, למה לעלוב ביועצת משפטית? זה לא נאה. אני מפחד שיכתבו עלייך בעיתון מחר שאת אומרת דבר נגד הייעוץ המשפטי, דבר חמור יאמרו. כרגע אני מ</w:t>
      </w:r>
      <w:r>
        <w:rPr>
          <w:rFonts w:hint="cs"/>
          <w:rtl/>
        </w:rPr>
        <w:t>צביע על כל אחד בנפרד.</w:t>
      </w:r>
    </w:p>
    <w:p w14:paraId="18026601" w14:textId="77777777" w:rsidR="00000000" w:rsidRDefault="007C71EE">
      <w:pPr>
        <w:pStyle w:val="a"/>
        <w:rPr>
          <w:rFonts w:hint="cs"/>
          <w:rtl/>
        </w:rPr>
      </w:pPr>
    </w:p>
    <w:p w14:paraId="2F0FEA17" w14:textId="77777777" w:rsidR="00000000" w:rsidRDefault="007C71EE">
      <w:pPr>
        <w:pStyle w:val="ac"/>
        <w:rPr>
          <w:rtl/>
        </w:rPr>
      </w:pPr>
      <w:bookmarkStart w:id="2586" w:name="FS000000434T29_05_2003_02_23_42"/>
      <w:bookmarkEnd w:id="2586"/>
      <w:r>
        <w:rPr>
          <w:rFonts w:hint="eastAsia"/>
          <w:rtl/>
        </w:rPr>
        <w:t>אברהם</w:t>
      </w:r>
      <w:r>
        <w:rPr>
          <w:rtl/>
        </w:rPr>
        <w:t xml:space="preserve"> בורג (העבודה-מימד):</w:t>
      </w:r>
    </w:p>
    <w:p w14:paraId="109430E7" w14:textId="77777777" w:rsidR="00000000" w:rsidRDefault="007C71EE">
      <w:pPr>
        <w:pStyle w:val="a"/>
        <w:rPr>
          <w:rFonts w:hint="cs"/>
          <w:rtl/>
        </w:rPr>
      </w:pPr>
    </w:p>
    <w:p w14:paraId="2024B868" w14:textId="77777777" w:rsidR="00000000" w:rsidRDefault="007C71EE">
      <w:pPr>
        <w:pStyle w:val="a"/>
        <w:rPr>
          <w:rFonts w:hint="cs"/>
          <w:rtl/>
        </w:rPr>
      </w:pPr>
      <w:r>
        <w:rPr>
          <w:rFonts w:hint="cs"/>
          <w:rtl/>
        </w:rPr>
        <w:t>לא, אני רוצה את העיקרון. אדוני היושב-ראש, לי במליאה יש דין-ודברים רק אתך.</w:t>
      </w:r>
    </w:p>
    <w:p w14:paraId="3BC320E2" w14:textId="77777777" w:rsidR="00000000" w:rsidRDefault="007C71EE">
      <w:pPr>
        <w:pStyle w:val="a"/>
        <w:rPr>
          <w:rFonts w:hint="cs"/>
          <w:rtl/>
        </w:rPr>
      </w:pPr>
    </w:p>
    <w:p w14:paraId="47D1534B" w14:textId="77777777" w:rsidR="00000000" w:rsidRDefault="007C71EE">
      <w:pPr>
        <w:pStyle w:val="ad"/>
        <w:rPr>
          <w:rtl/>
        </w:rPr>
      </w:pPr>
      <w:r>
        <w:rPr>
          <w:rtl/>
        </w:rPr>
        <w:t>היו"ר ראובן ריבלין:</w:t>
      </w:r>
    </w:p>
    <w:p w14:paraId="4475523E" w14:textId="77777777" w:rsidR="00000000" w:rsidRDefault="007C71EE">
      <w:pPr>
        <w:pStyle w:val="a"/>
        <w:rPr>
          <w:rtl/>
        </w:rPr>
      </w:pPr>
    </w:p>
    <w:p w14:paraId="63E0E0E0" w14:textId="77777777" w:rsidR="00000000" w:rsidRDefault="007C71EE">
      <w:pPr>
        <w:pStyle w:val="a"/>
        <w:rPr>
          <w:rFonts w:hint="cs"/>
          <w:rtl/>
        </w:rPr>
      </w:pPr>
      <w:r>
        <w:rPr>
          <w:rFonts w:hint="cs"/>
          <w:rtl/>
        </w:rPr>
        <w:t>ידבר אדוני אלי.</w:t>
      </w:r>
    </w:p>
    <w:p w14:paraId="451FCEBC" w14:textId="77777777" w:rsidR="00000000" w:rsidRDefault="007C71EE">
      <w:pPr>
        <w:pStyle w:val="a"/>
        <w:rPr>
          <w:rFonts w:hint="cs"/>
          <w:rtl/>
        </w:rPr>
      </w:pPr>
    </w:p>
    <w:p w14:paraId="704AE892" w14:textId="77777777" w:rsidR="00000000" w:rsidRDefault="007C71EE">
      <w:pPr>
        <w:pStyle w:val="ac"/>
        <w:rPr>
          <w:rtl/>
        </w:rPr>
      </w:pPr>
      <w:bookmarkStart w:id="2587" w:name="FS000000434T29_05_2003_02_24_27"/>
      <w:bookmarkEnd w:id="2587"/>
      <w:r>
        <w:rPr>
          <w:rFonts w:hint="eastAsia"/>
          <w:rtl/>
        </w:rPr>
        <w:t>אברהם</w:t>
      </w:r>
      <w:r>
        <w:rPr>
          <w:rtl/>
        </w:rPr>
        <w:t xml:space="preserve"> בורג (העבודה-מימד):</w:t>
      </w:r>
    </w:p>
    <w:p w14:paraId="04C926EC" w14:textId="77777777" w:rsidR="00000000" w:rsidRDefault="007C71EE">
      <w:pPr>
        <w:pStyle w:val="a"/>
        <w:rPr>
          <w:rFonts w:hint="cs"/>
          <w:rtl/>
        </w:rPr>
      </w:pPr>
    </w:p>
    <w:p w14:paraId="33E6E535" w14:textId="77777777" w:rsidR="00000000" w:rsidRDefault="007C71EE">
      <w:pPr>
        <w:pStyle w:val="a"/>
        <w:rPr>
          <w:rFonts w:hint="cs"/>
          <w:rtl/>
        </w:rPr>
      </w:pPr>
      <w:r>
        <w:rPr>
          <w:rFonts w:hint="cs"/>
          <w:rtl/>
        </w:rPr>
        <w:t>סליחה, אדוני היושב-ראש, אני לא יכול לקבל את ההיגיון של דבריך. אם ה</w:t>
      </w:r>
      <w:r>
        <w:rPr>
          <w:rFonts w:hint="cs"/>
          <w:rtl/>
        </w:rPr>
        <w:t xml:space="preserve">ייתי יודע אותו מראש, הייתי מבקש שהיא תקפיץ כל שלושה מספרים. </w:t>
      </w:r>
    </w:p>
    <w:p w14:paraId="3BF3E1F2" w14:textId="77777777" w:rsidR="00000000" w:rsidRDefault="007C71EE">
      <w:pPr>
        <w:pStyle w:val="a"/>
        <w:rPr>
          <w:rFonts w:hint="cs"/>
          <w:rtl/>
        </w:rPr>
      </w:pPr>
    </w:p>
    <w:p w14:paraId="162FC387" w14:textId="77777777" w:rsidR="00000000" w:rsidRDefault="007C71EE">
      <w:pPr>
        <w:pStyle w:val="ad"/>
        <w:rPr>
          <w:rtl/>
        </w:rPr>
      </w:pPr>
      <w:r>
        <w:rPr>
          <w:rtl/>
        </w:rPr>
        <w:t>היו"ר ראובן ריבלין:</w:t>
      </w:r>
    </w:p>
    <w:p w14:paraId="416CD7E0" w14:textId="77777777" w:rsidR="00000000" w:rsidRDefault="007C71EE">
      <w:pPr>
        <w:pStyle w:val="a"/>
        <w:rPr>
          <w:rtl/>
        </w:rPr>
      </w:pPr>
    </w:p>
    <w:p w14:paraId="07A2914F" w14:textId="77777777" w:rsidR="00000000" w:rsidRDefault="007C71EE">
      <w:pPr>
        <w:pStyle w:val="a"/>
        <w:rPr>
          <w:rFonts w:hint="cs"/>
          <w:rtl/>
        </w:rPr>
      </w:pPr>
      <w:r>
        <w:rPr>
          <w:rFonts w:hint="cs"/>
          <w:rtl/>
        </w:rPr>
        <w:t>אני מצטער, אבל - - -</w:t>
      </w:r>
    </w:p>
    <w:p w14:paraId="02AD2A84" w14:textId="77777777" w:rsidR="00000000" w:rsidRDefault="007C71EE">
      <w:pPr>
        <w:pStyle w:val="a"/>
        <w:rPr>
          <w:rFonts w:hint="cs"/>
          <w:rtl/>
        </w:rPr>
      </w:pPr>
    </w:p>
    <w:p w14:paraId="4844C0E0" w14:textId="77777777" w:rsidR="00000000" w:rsidRDefault="007C71EE">
      <w:pPr>
        <w:pStyle w:val="ac"/>
        <w:rPr>
          <w:rtl/>
        </w:rPr>
      </w:pPr>
      <w:bookmarkStart w:id="2588" w:name="FS000000434T29_05_2003_02_25_54"/>
      <w:bookmarkEnd w:id="2588"/>
      <w:r>
        <w:rPr>
          <w:rFonts w:hint="eastAsia"/>
          <w:rtl/>
        </w:rPr>
        <w:t>אברהם</w:t>
      </w:r>
      <w:r>
        <w:rPr>
          <w:rtl/>
        </w:rPr>
        <w:t xml:space="preserve"> בורג (העבודה-מימד):</w:t>
      </w:r>
    </w:p>
    <w:p w14:paraId="10A830B0" w14:textId="77777777" w:rsidR="00000000" w:rsidRDefault="007C71EE">
      <w:pPr>
        <w:pStyle w:val="a"/>
        <w:rPr>
          <w:rFonts w:hint="cs"/>
          <w:rtl/>
        </w:rPr>
      </w:pPr>
    </w:p>
    <w:p w14:paraId="1F609C38" w14:textId="77777777" w:rsidR="00000000" w:rsidRDefault="007C71EE">
      <w:pPr>
        <w:pStyle w:val="a"/>
        <w:rPr>
          <w:rFonts w:hint="cs"/>
          <w:rtl/>
        </w:rPr>
      </w:pPr>
      <w:r>
        <w:rPr>
          <w:rFonts w:hint="cs"/>
          <w:rtl/>
        </w:rPr>
        <w:t>אני פעלתי על-פי הנחיות שניתנו לי על-ידי - - -</w:t>
      </w:r>
    </w:p>
    <w:p w14:paraId="5855C05F" w14:textId="77777777" w:rsidR="00000000" w:rsidRDefault="007C71EE">
      <w:pPr>
        <w:pStyle w:val="a"/>
        <w:rPr>
          <w:rFonts w:hint="cs"/>
          <w:rtl/>
        </w:rPr>
      </w:pPr>
    </w:p>
    <w:p w14:paraId="6CC1E6E8" w14:textId="77777777" w:rsidR="00000000" w:rsidRDefault="007C71EE">
      <w:pPr>
        <w:pStyle w:val="a"/>
        <w:rPr>
          <w:rFonts w:hint="cs"/>
          <w:rtl/>
        </w:rPr>
      </w:pPr>
    </w:p>
    <w:p w14:paraId="65C44FC9" w14:textId="77777777" w:rsidR="00000000" w:rsidRDefault="007C71EE">
      <w:pPr>
        <w:pStyle w:val="a"/>
        <w:rPr>
          <w:rFonts w:hint="cs"/>
          <w:rtl/>
        </w:rPr>
      </w:pPr>
    </w:p>
    <w:p w14:paraId="3735B573" w14:textId="77777777" w:rsidR="00000000" w:rsidRDefault="007C71EE">
      <w:pPr>
        <w:pStyle w:val="ad"/>
        <w:rPr>
          <w:rtl/>
        </w:rPr>
      </w:pPr>
      <w:r>
        <w:rPr>
          <w:rtl/>
        </w:rPr>
        <w:t>היו"ר ראובן ריבלין:</w:t>
      </w:r>
    </w:p>
    <w:p w14:paraId="227ED80B" w14:textId="77777777" w:rsidR="00000000" w:rsidRDefault="007C71EE">
      <w:pPr>
        <w:pStyle w:val="a"/>
        <w:rPr>
          <w:rtl/>
        </w:rPr>
      </w:pPr>
    </w:p>
    <w:p w14:paraId="7732DA9C" w14:textId="77777777" w:rsidR="00000000" w:rsidRDefault="007C71EE">
      <w:pPr>
        <w:pStyle w:val="a"/>
        <w:rPr>
          <w:rFonts w:hint="cs"/>
          <w:rtl/>
        </w:rPr>
      </w:pPr>
      <w:r>
        <w:rPr>
          <w:rFonts w:hint="cs"/>
          <w:rtl/>
        </w:rPr>
        <w:t xml:space="preserve">גם כל 75 מספרים זה עוקב.  </w:t>
      </w:r>
    </w:p>
    <w:p w14:paraId="74F990D9" w14:textId="77777777" w:rsidR="00000000" w:rsidRDefault="007C71EE">
      <w:pPr>
        <w:pStyle w:val="a"/>
        <w:rPr>
          <w:rFonts w:hint="cs"/>
          <w:rtl/>
        </w:rPr>
      </w:pPr>
    </w:p>
    <w:p w14:paraId="2536D08A" w14:textId="77777777" w:rsidR="00000000" w:rsidRDefault="007C71EE">
      <w:pPr>
        <w:pStyle w:val="ac"/>
        <w:rPr>
          <w:rtl/>
        </w:rPr>
      </w:pPr>
      <w:bookmarkStart w:id="2589" w:name="FS000000434T29_05_2003_02_27_37"/>
      <w:bookmarkEnd w:id="2589"/>
      <w:r>
        <w:rPr>
          <w:rFonts w:hint="eastAsia"/>
          <w:rtl/>
        </w:rPr>
        <w:t>אברהם</w:t>
      </w:r>
      <w:r>
        <w:rPr>
          <w:rtl/>
        </w:rPr>
        <w:t xml:space="preserve"> בורג (העבודה-מימד):</w:t>
      </w:r>
    </w:p>
    <w:p w14:paraId="42EB13C7" w14:textId="77777777" w:rsidR="00000000" w:rsidRDefault="007C71EE">
      <w:pPr>
        <w:pStyle w:val="a"/>
        <w:rPr>
          <w:rFonts w:hint="cs"/>
          <w:rtl/>
        </w:rPr>
      </w:pPr>
    </w:p>
    <w:p w14:paraId="4F62845F" w14:textId="77777777" w:rsidR="00000000" w:rsidRDefault="007C71EE">
      <w:pPr>
        <w:pStyle w:val="a"/>
        <w:rPr>
          <w:rFonts w:hint="cs"/>
          <w:rtl/>
        </w:rPr>
      </w:pPr>
      <w:r>
        <w:rPr>
          <w:rFonts w:hint="cs"/>
          <w:rtl/>
        </w:rPr>
        <w:t>אם הייתי יודע שזה ההיגיון, שלא מופיע בשום מקום - הדבר היחיד שכתוב בתקנון: "כאשר קיימות הסתייגויות שונות לסעיף אחד, תתקיים הצבעה נפרדת על כל הסתייגות". כתבתי ליועצת המשפטית, עם העתק אליך: אני מבקש להגיש הסתייגויות אישיות שונות בשם כל אחד מחברי הכנסת. אם המ</w:t>
      </w:r>
      <w:r>
        <w:rPr>
          <w:rFonts w:hint="cs"/>
          <w:rtl/>
        </w:rPr>
        <w:t xml:space="preserve">ערכת של הכנסת הנחתה אותי לא נכון, אי-אפשר לגזול ממני את זכותם של 52 חברים. </w:t>
      </w:r>
    </w:p>
    <w:p w14:paraId="117D0A81" w14:textId="77777777" w:rsidR="00000000" w:rsidRDefault="007C71EE">
      <w:pPr>
        <w:pStyle w:val="a"/>
        <w:rPr>
          <w:rFonts w:hint="cs"/>
          <w:rtl/>
        </w:rPr>
      </w:pPr>
    </w:p>
    <w:p w14:paraId="0508B01D" w14:textId="77777777" w:rsidR="00000000" w:rsidRDefault="007C71EE">
      <w:pPr>
        <w:pStyle w:val="ad"/>
        <w:rPr>
          <w:rtl/>
        </w:rPr>
      </w:pPr>
      <w:r>
        <w:rPr>
          <w:rtl/>
        </w:rPr>
        <w:t>היו"ר ראובן ריבלין:</w:t>
      </w:r>
    </w:p>
    <w:p w14:paraId="3958F352" w14:textId="77777777" w:rsidR="00000000" w:rsidRDefault="007C71EE">
      <w:pPr>
        <w:pStyle w:val="a"/>
        <w:rPr>
          <w:rtl/>
        </w:rPr>
      </w:pPr>
    </w:p>
    <w:p w14:paraId="247B5FC4" w14:textId="77777777" w:rsidR="00000000" w:rsidRDefault="007C71EE">
      <w:pPr>
        <w:pStyle w:val="a"/>
        <w:rPr>
          <w:rFonts w:hint="cs"/>
          <w:rtl/>
        </w:rPr>
      </w:pPr>
      <w:r>
        <w:rPr>
          <w:rFonts w:hint="cs"/>
          <w:rtl/>
        </w:rPr>
        <w:t>תודה. לגבי הסדרה הזאת אין בעיה כי אתה צודק.</w:t>
      </w:r>
    </w:p>
    <w:p w14:paraId="2C15A6EA" w14:textId="77777777" w:rsidR="00000000" w:rsidRDefault="007C71EE">
      <w:pPr>
        <w:pStyle w:val="a"/>
        <w:rPr>
          <w:rFonts w:hint="cs"/>
          <w:rtl/>
        </w:rPr>
      </w:pPr>
    </w:p>
    <w:p w14:paraId="55B12823" w14:textId="77777777" w:rsidR="00000000" w:rsidRDefault="007C71EE">
      <w:pPr>
        <w:pStyle w:val="SpeakerCon"/>
        <w:rPr>
          <w:rtl/>
        </w:rPr>
      </w:pPr>
      <w:bookmarkStart w:id="2590" w:name="FS000000434T29_05_2003_02_29_50"/>
      <w:bookmarkEnd w:id="2590"/>
      <w:r>
        <w:rPr>
          <w:rFonts w:hint="eastAsia"/>
          <w:rtl/>
        </w:rPr>
        <w:t>אברהם</w:t>
      </w:r>
      <w:r>
        <w:rPr>
          <w:rtl/>
        </w:rPr>
        <w:t xml:space="preserve"> בורג (העבודה-מימד):</w:t>
      </w:r>
    </w:p>
    <w:p w14:paraId="085DAB59" w14:textId="77777777" w:rsidR="00000000" w:rsidRDefault="007C71EE">
      <w:pPr>
        <w:pStyle w:val="a"/>
        <w:rPr>
          <w:rFonts w:hint="cs"/>
          <w:rtl/>
        </w:rPr>
      </w:pPr>
    </w:p>
    <w:p w14:paraId="0C8326A3" w14:textId="77777777" w:rsidR="00000000" w:rsidRDefault="007C71EE">
      <w:pPr>
        <w:pStyle w:val="a"/>
        <w:rPr>
          <w:rFonts w:hint="cs"/>
          <w:rtl/>
        </w:rPr>
      </w:pPr>
      <w:r>
        <w:rPr>
          <w:rFonts w:hint="cs"/>
          <w:rtl/>
        </w:rPr>
        <w:t>אני רוצה את העיקרון.</w:t>
      </w:r>
    </w:p>
    <w:p w14:paraId="1E6E02A0" w14:textId="77777777" w:rsidR="00000000" w:rsidRDefault="007C71EE">
      <w:pPr>
        <w:pStyle w:val="a"/>
        <w:rPr>
          <w:rFonts w:hint="cs"/>
          <w:rtl/>
        </w:rPr>
      </w:pPr>
    </w:p>
    <w:p w14:paraId="7D676B92" w14:textId="77777777" w:rsidR="00000000" w:rsidRDefault="007C71EE">
      <w:pPr>
        <w:pStyle w:val="ad"/>
        <w:rPr>
          <w:rtl/>
        </w:rPr>
      </w:pPr>
      <w:r>
        <w:rPr>
          <w:rtl/>
        </w:rPr>
        <w:t>היו"ר ראובן ריבלין:</w:t>
      </w:r>
    </w:p>
    <w:p w14:paraId="0396A9C4" w14:textId="77777777" w:rsidR="00000000" w:rsidRDefault="007C71EE">
      <w:pPr>
        <w:pStyle w:val="a"/>
        <w:rPr>
          <w:rtl/>
        </w:rPr>
      </w:pPr>
    </w:p>
    <w:p w14:paraId="45FB8311" w14:textId="77777777" w:rsidR="00000000" w:rsidRDefault="007C71EE">
      <w:pPr>
        <w:pStyle w:val="a"/>
        <w:rPr>
          <w:rFonts w:hint="cs"/>
          <w:rtl/>
        </w:rPr>
      </w:pPr>
      <w:r>
        <w:rPr>
          <w:rFonts w:hint="cs"/>
          <w:rtl/>
        </w:rPr>
        <w:t>לגבי הסדרה הזאת אין בעיה, ישב אדוני.</w:t>
      </w:r>
    </w:p>
    <w:p w14:paraId="5CE00C39" w14:textId="77777777" w:rsidR="00000000" w:rsidRDefault="007C71EE">
      <w:pPr>
        <w:pStyle w:val="a"/>
        <w:rPr>
          <w:rFonts w:hint="cs"/>
          <w:rtl/>
        </w:rPr>
      </w:pPr>
    </w:p>
    <w:p w14:paraId="1A41D9E0" w14:textId="77777777" w:rsidR="00000000" w:rsidRDefault="007C71EE">
      <w:pPr>
        <w:pStyle w:val="a"/>
        <w:rPr>
          <w:rFonts w:hint="cs"/>
          <w:rtl/>
        </w:rPr>
      </w:pPr>
      <w:r>
        <w:rPr>
          <w:rFonts w:hint="cs"/>
          <w:rtl/>
        </w:rPr>
        <w:t>חבר ה</w:t>
      </w:r>
      <w:r>
        <w:rPr>
          <w:rFonts w:hint="cs"/>
          <w:rtl/>
        </w:rPr>
        <w:t>כנסת גפני - מי בעד ההסתייגות? מי נגד? מי נמנע? תודה.</w:t>
      </w:r>
    </w:p>
    <w:p w14:paraId="6B5020D1" w14:textId="77777777" w:rsidR="00000000" w:rsidRDefault="007C71EE">
      <w:pPr>
        <w:pStyle w:val="a"/>
        <w:rPr>
          <w:rFonts w:hint="cs"/>
          <w:rtl/>
        </w:rPr>
      </w:pPr>
    </w:p>
    <w:p w14:paraId="7C07E5D6" w14:textId="77777777" w:rsidR="00000000" w:rsidRDefault="007C71EE">
      <w:pPr>
        <w:pStyle w:val="a"/>
        <w:jc w:val="center"/>
        <w:rPr>
          <w:rFonts w:hint="cs"/>
          <w:b/>
          <w:bCs/>
          <w:rtl/>
        </w:rPr>
      </w:pPr>
      <w:r>
        <w:rPr>
          <w:rFonts w:hint="cs"/>
          <w:b/>
          <w:bCs/>
          <w:rtl/>
        </w:rPr>
        <w:t>הצבעה</w:t>
      </w:r>
    </w:p>
    <w:p w14:paraId="560942F2" w14:textId="77777777" w:rsidR="00000000" w:rsidRDefault="007C71EE">
      <w:pPr>
        <w:pStyle w:val="a"/>
        <w:jc w:val="center"/>
        <w:rPr>
          <w:rFonts w:hint="cs"/>
          <w:b/>
          <w:bCs/>
          <w:rtl/>
        </w:rPr>
      </w:pPr>
    </w:p>
    <w:p w14:paraId="3C5A0FA9" w14:textId="77777777" w:rsidR="00000000" w:rsidRDefault="007C71EE">
      <w:pPr>
        <w:pStyle w:val="a"/>
        <w:jc w:val="center"/>
        <w:rPr>
          <w:rFonts w:hint="cs"/>
          <w:rtl/>
        </w:rPr>
      </w:pPr>
      <w:r>
        <w:rPr>
          <w:rFonts w:hint="cs"/>
          <w:rtl/>
        </w:rPr>
        <w:t>ההסתייגות של חבר הכנסת משה גפני לסעיף  32(4)   לא נתקבלה.</w:t>
      </w:r>
    </w:p>
    <w:p w14:paraId="6617A6C0" w14:textId="77777777" w:rsidR="00000000" w:rsidRDefault="007C71EE">
      <w:pPr>
        <w:pStyle w:val="a"/>
        <w:jc w:val="center"/>
        <w:rPr>
          <w:rFonts w:hint="cs"/>
          <w:rtl/>
        </w:rPr>
      </w:pPr>
    </w:p>
    <w:p w14:paraId="34650438" w14:textId="77777777" w:rsidR="00000000" w:rsidRDefault="007C71EE">
      <w:pPr>
        <w:pStyle w:val="ad"/>
        <w:rPr>
          <w:rtl/>
        </w:rPr>
      </w:pPr>
      <w:r>
        <w:rPr>
          <w:rtl/>
        </w:rPr>
        <w:t>היו"ר ראובן ריבלין:</w:t>
      </w:r>
    </w:p>
    <w:p w14:paraId="225FA479" w14:textId="77777777" w:rsidR="00000000" w:rsidRDefault="007C71EE">
      <w:pPr>
        <w:pStyle w:val="a"/>
        <w:rPr>
          <w:rtl/>
        </w:rPr>
      </w:pPr>
    </w:p>
    <w:p w14:paraId="4A357E6A" w14:textId="77777777" w:rsidR="00000000" w:rsidRDefault="007C71EE">
      <w:pPr>
        <w:pStyle w:val="a"/>
        <w:rPr>
          <w:rFonts w:hint="cs"/>
          <w:rtl/>
        </w:rPr>
      </w:pPr>
      <w:r>
        <w:rPr>
          <w:rFonts w:hint="cs"/>
          <w:rtl/>
        </w:rPr>
        <w:t>ההסתייגות לא נתקבלה.</w:t>
      </w:r>
    </w:p>
    <w:p w14:paraId="013F74CA" w14:textId="77777777" w:rsidR="00000000" w:rsidRDefault="007C71EE">
      <w:pPr>
        <w:pStyle w:val="a"/>
        <w:rPr>
          <w:rtl/>
        </w:rPr>
      </w:pPr>
    </w:p>
    <w:p w14:paraId="7A701969" w14:textId="77777777" w:rsidR="00000000" w:rsidRDefault="007C71EE">
      <w:pPr>
        <w:pStyle w:val="a"/>
        <w:rPr>
          <w:rFonts w:hint="cs"/>
          <w:rtl/>
        </w:rPr>
      </w:pPr>
      <w:r>
        <w:rPr>
          <w:rFonts w:hint="cs"/>
          <w:rtl/>
        </w:rPr>
        <w:t>חבר הכנסת מתן וילנאי    -  מי בעד ההסתייגות? מי נגד? מי נמנע? תודה.</w:t>
      </w:r>
    </w:p>
    <w:p w14:paraId="398BBB8B" w14:textId="77777777" w:rsidR="00000000" w:rsidRDefault="007C71EE">
      <w:pPr>
        <w:pStyle w:val="a"/>
        <w:rPr>
          <w:rFonts w:hint="cs"/>
          <w:rtl/>
        </w:rPr>
      </w:pPr>
    </w:p>
    <w:p w14:paraId="40A6A62D" w14:textId="77777777" w:rsidR="00000000" w:rsidRDefault="007C71EE">
      <w:pPr>
        <w:pStyle w:val="a"/>
        <w:jc w:val="center"/>
        <w:rPr>
          <w:rFonts w:hint="cs"/>
          <w:b/>
          <w:bCs/>
          <w:rtl/>
        </w:rPr>
      </w:pPr>
      <w:r>
        <w:rPr>
          <w:rFonts w:hint="cs"/>
          <w:b/>
          <w:bCs/>
          <w:rtl/>
        </w:rPr>
        <w:t>הצבעה</w:t>
      </w:r>
    </w:p>
    <w:p w14:paraId="5441EEA7" w14:textId="77777777" w:rsidR="00000000" w:rsidRDefault="007C71EE">
      <w:pPr>
        <w:pStyle w:val="a"/>
        <w:jc w:val="center"/>
        <w:rPr>
          <w:rFonts w:hint="cs"/>
          <w:b/>
          <w:bCs/>
          <w:rtl/>
        </w:rPr>
      </w:pPr>
    </w:p>
    <w:p w14:paraId="006D6280" w14:textId="77777777" w:rsidR="00000000" w:rsidRDefault="007C71EE">
      <w:pPr>
        <w:pStyle w:val="a"/>
        <w:jc w:val="center"/>
        <w:rPr>
          <w:rFonts w:hint="cs"/>
          <w:rtl/>
        </w:rPr>
      </w:pPr>
      <w:r>
        <w:rPr>
          <w:rFonts w:hint="cs"/>
          <w:rtl/>
        </w:rPr>
        <w:t xml:space="preserve">ההסתייגות של חבר </w:t>
      </w:r>
      <w:r>
        <w:rPr>
          <w:rFonts w:hint="cs"/>
          <w:rtl/>
        </w:rPr>
        <w:t>הכנסת מתן וילנאי לסעיף 32(4)  לא נתקבלה.</w:t>
      </w:r>
    </w:p>
    <w:p w14:paraId="7F687634" w14:textId="77777777" w:rsidR="00000000" w:rsidRDefault="007C71EE">
      <w:pPr>
        <w:pStyle w:val="a"/>
        <w:jc w:val="center"/>
        <w:rPr>
          <w:rFonts w:hint="cs"/>
          <w:rtl/>
        </w:rPr>
      </w:pPr>
    </w:p>
    <w:p w14:paraId="658BA173" w14:textId="77777777" w:rsidR="00000000" w:rsidRDefault="007C71EE">
      <w:pPr>
        <w:pStyle w:val="ad"/>
        <w:rPr>
          <w:rtl/>
        </w:rPr>
      </w:pPr>
      <w:r>
        <w:rPr>
          <w:rtl/>
        </w:rPr>
        <w:t>היו"ר ראובן ריבלין:</w:t>
      </w:r>
    </w:p>
    <w:p w14:paraId="38BDA832" w14:textId="77777777" w:rsidR="00000000" w:rsidRDefault="007C71EE">
      <w:pPr>
        <w:pStyle w:val="a"/>
        <w:rPr>
          <w:rtl/>
        </w:rPr>
      </w:pPr>
    </w:p>
    <w:p w14:paraId="5EEA63D3" w14:textId="77777777" w:rsidR="00000000" w:rsidRDefault="007C71EE">
      <w:pPr>
        <w:pStyle w:val="a"/>
        <w:rPr>
          <w:rFonts w:hint="cs"/>
          <w:rtl/>
        </w:rPr>
      </w:pPr>
      <w:r>
        <w:rPr>
          <w:rFonts w:hint="cs"/>
          <w:rtl/>
        </w:rPr>
        <w:t>ההסתייגות לא נתקבלה.</w:t>
      </w:r>
    </w:p>
    <w:p w14:paraId="61047170" w14:textId="77777777" w:rsidR="00000000" w:rsidRDefault="007C71EE">
      <w:pPr>
        <w:pStyle w:val="a"/>
        <w:rPr>
          <w:rFonts w:hint="cs"/>
          <w:rtl/>
        </w:rPr>
      </w:pPr>
    </w:p>
    <w:p w14:paraId="0280C316" w14:textId="77777777" w:rsidR="00000000" w:rsidRDefault="007C71EE">
      <w:pPr>
        <w:pStyle w:val="a"/>
        <w:rPr>
          <w:rFonts w:hint="cs"/>
          <w:rtl/>
        </w:rPr>
      </w:pPr>
      <w:r>
        <w:rPr>
          <w:rFonts w:hint="cs"/>
          <w:rtl/>
        </w:rPr>
        <w:t xml:space="preserve">חברת הכנסת דליה איציק, האם היא נוכחת? אינה נוכחת. אופיר פינס - אינו נוכח. </w:t>
      </w:r>
    </w:p>
    <w:p w14:paraId="20C8DDF7" w14:textId="77777777" w:rsidR="00000000" w:rsidRDefault="007C71EE">
      <w:pPr>
        <w:pStyle w:val="a"/>
        <w:rPr>
          <w:rFonts w:hint="cs"/>
          <w:rtl/>
        </w:rPr>
      </w:pPr>
    </w:p>
    <w:p w14:paraId="54F7FE56" w14:textId="77777777" w:rsidR="00000000" w:rsidRDefault="007C71EE">
      <w:pPr>
        <w:pStyle w:val="a"/>
        <w:rPr>
          <w:rFonts w:hint="cs"/>
          <w:rtl/>
        </w:rPr>
      </w:pPr>
      <w:r>
        <w:rPr>
          <w:rFonts w:hint="cs"/>
          <w:rtl/>
        </w:rPr>
        <w:t>חבר הכנסת סנה -  מי בעד ההסתייגות? מי נגד? מי נמנע? תודה.</w:t>
      </w:r>
    </w:p>
    <w:p w14:paraId="48E4FD29" w14:textId="77777777" w:rsidR="00000000" w:rsidRDefault="007C71EE">
      <w:pPr>
        <w:pStyle w:val="a"/>
        <w:rPr>
          <w:rFonts w:hint="cs"/>
          <w:rtl/>
        </w:rPr>
      </w:pPr>
    </w:p>
    <w:p w14:paraId="13D0F885" w14:textId="77777777" w:rsidR="00000000" w:rsidRDefault="007C71EE">
      <w:pPr>
        <w:pStyle w:val="a"/>
        <w:jc w:val="center"/>
        <w:rPr>
          <w:rFonts w:hint="cs"/>
          <w:b/>
          <w:bCs/>
          <w:rtl/>
        </w:rPr>
      </w:pPr>
      <w:r>
        <w:rPr>
          <w:rFonts w:hint="cs"/>
          <w:b/>
          <w:bCs/>
          <w:rtl/>
        </w:rPr>
        <w:t>הצבעה</w:t>
      </w:r>
    </w:p>
    <w:p w14:paraId="52DACC00" w14:textId="77777777" w:rsidR="00000000" w:rsidRDefault="007C71EE">
      <w:pPr>
        <w:pStyle w:val="a"/>
        <w:jc w:val="center"/>
        <w:rPr>
          <w:rFonts w:hint="cs"/>
          <w:b/>
          <w:bCs/>
          <w:rtl/>
        </w:rPr>
      </w:pPr>
    </w:p>
    <w:p w14:paraId="2ED0F2FE" w14:textId="77777777" w:rsidR="00000000" w:rsidRDefault="007C71EE">
      <w:pPr>
        <w:pStyle w:val="a"/>
        <w:jc w:val="center"/>
        <w:rPr>
          <w:rFonts w:hint="cs"/>
          <w:rtl/>
        </w:rPr>
      </w:pPr>
      <w:r>
        <w:rPr>
          <w:rFonts w:hint="cs"/>
          <w:rtl/>
        </w:rPr>
        <w:t xml:space="preserve">ההסתייגות של חבר הכנסת אפרים </w:t>
      </w:r>
      <w:r>
        <w:rPr>
          <w:rFonts w:hint="cs"/>
          <w:rtl/>
        </w:rPr>
        <w:t>סנה לסעיף 32(4)  לא נתקבלה.</w:t>
      </w:r>
    </w:p>
    <w:p w14:paraId="2106CFB2" w14:textId="77777777" w:rsidR="00000000" w:rsidRDefault="007C71EE">
      <w:pPr>
        <w:pStyle w:val="a"/>
        <w:rPr>
          <w:rFonts w:hint="cs"/>
          <w:rtl/>
        </w:rPr>
      </w:pPr>
    </w:p>
    <w:p w14:paraId="1D5A95D7" w14:textId="77777777" w:rsidR="00000000" w:rsidRDefault="007C71EE">
      <w:pPr>
        <w:pStyle w:val="ad"/>
        <w:rPr>
          <w:rtl/>
        </w:rPr>
      </w:pPr>
      <w:r>
        <w:rPr>
          <w:rtl/>
        </w:rPr>
        <w:t>היו"ר ראובן ריבלין:</w:t>
      </w:r>
    </w:p>
    <w:p w14:paraId="37331918" w14:textId="77777777" w:rsidR="00000000" w:rsidRDefault="007C71EE">
      <w:pPr>
        <w:pStyle w:val="a"/>
        <w:rPr>
          <w:rtl/>
        </w:rPr>
      </w:pPr>
    </w:p>
    <w:p w14:paraId="3E568C34" w14:textId="77777777" w:rsidR="00000000" w:rsidRDefault="007C71EE">
      <w:pPr>
        <w:pStyle w:val="a"/>
        <w:rPr>
          <w:rFonts w:hint="cs"/>
          <w:rtl/>
        </w:rPr>
      </w:pPr>
      <w:r>
        <w:rPr>
          <w:rFonts w:hint="cs"/>
          <w:rtl/>
        </w:rPr>
        <w:t>ההסתייגות לא נתקבלה.</w:t>
      </w:r>
    </w:p>
    <w:p w14:paraId="194D829B" w14:textId="77777777" w:rsidR="00000000" w:rsidRDefault="007C71EE">
      <w:pPr>
        <w:pStyle w:val="a"/>
        <w:rPr>
          <w:rFonts w:hint="cs"/>
          <w:rtl/>
        </w:rPr>
      </w:pPr>
    </w:p>
    <w:p w14:paraId="4D98345F" w14:textId="77777777" w:rsidR="00000000" w:rsidRDefault="007C71EE">
      <w:pPr>
        <w:pStyle w:val="a"/>
        <w:rPr>
          <w:rFonts w:hint="cs"/>
          <w:rtl/>
        </w:rPr>
      </w:pPr>
      <w:r>
        <w:rPr>
          <w:rFonts w:hint="cs"/>
          <w:rtl/>
        </w:rPr>
        <w:t>חברת הכנסת יולי תמיר - מי בעד ההסתייגות? מי נגד? מי נמנע? תודה</w:t>
      </w:r>
    </w:p>
    <w:p w14:paraId="631E05F6" w14:textId="77777777" w:rsidR="00000000" w:rsidRDefault="007C71EE">
      <w:pPr>
        <w:pStyle w:val="a"/>
        <w:rPr>
          <w:rFonts w:hint="cs"/>
          <w:rtl/>
        </w:rPr>
      </w:pPr>
    </w:p>
    <w:p w14:paraId="11D7AC53" w14:textId="77777777" w:rsidR="00000000" w:rsidRDefault="007C71EE">
      <w:pPr>
        <w:pStyle w:val="a"/>
        <w:ind w:firstLine="26"/>
        <w:rPr>
          <w:rFonts w:hint="cs"/>
          <w:b/>
          <w:bCs/>
          <w:rtl/>
        </w:rPr>
      </w:pPr>
      <w:r>
        <w:rPr>
          <w:rFonts w:hint="cs"/>
          <w:rtl/>
        </w:rPr>
        <w:tab/>
      </w:r>
      <w:r>
        <w:rPr>
          <w:rFonts w:hint="cs"/>
          <w:rtl/>
        </w:rPr>
        <w:tab/>
      </w:r>
      <w:r>
        <w:rPr>
          <w:rFonts w:hint="cs"/>
          <w:rtl/>
        </w:rPr>
        <w:tab/>
      </w:r>
      <w:r>
        <w:rPr>
          <w:rFonts w:hint="cs"/>
          <w:rtl/>
        </w:rPr>
        <w:tab/>
        <w:t xml:space="preserve">            </w:t>
      </w:r>
      <w:r>
        <w:rPr>
          <w:rFonts w:hint="cs"/>
          <w:rtl/>
        </w:rPr>
        <w:tab/>
      </w:r>
      <w:r>
        <w:rPr>
          <w:rFonts w:hint="cs"/>
          <w:b/>
          <w:bCs/>
          <w:rtl/>
        </w:rPr>
        <w:t xml:space="preserve">הצבעה </w:t>
      </w:r>
    </w:p>
    <w:p w14:paraId="19FAAC98" w14:textId="77777777" w:rsidR="00000000" w:rsidRDefault="007C71EE">
      <w:pPr>
        <w:pStyle w:val="a"/>
        <w:ind w:firstLine="26"/>
        <w:rPr>
          <w:rFonts w:hint="cs"/>
          <w:b/>
          <w:bCs/>
          <w:rtl/>
        </w:rPr>
      </w:pPr>
    </w:p>
    <w:p w14:paraId="40BBFEC9" w14:textId="77777777" w:rsidR="00000000" w:rsidRDefault="007C71EE">
      <w:pPr>
        <w:pStyle w:val="a"/>
        <w:rPr>
          <w:rFonts w:hint="cs"/>
          <w:rtl/>
        </w:rPr>
      </w:pPr>
      <w:r>
        <w:rPr>
          <w:rFonts w:hint="cs"/>
          <w:rtl/>
        </w:rPr>
        <w:tab/>
      </w:r>
      <w:r>
        <w:rPr>
          <w:rFonts w:hint="cs"/>
          <w:rtl/>
        </w:rPr>
        <w:tab/>
        <w:t>ההסתייגות של חברת הכנסת יולי תמיר לסעיף 32(4) לא נתקבלה.</w:t>
      </w:r>
    </w:p>
    <w:p w14:paraId="072A4E5F" w14:textId="77777777" w:rsidR="00000000" w:rsidRDefault="007C71EE">
      <w:pPr>
        <w:pStyle w:val="a"/>
        <w:rPr>
          <w:rFonts w:hint="cs"/>
          <w:rtl/>
        </w:rPr>
      </w:pPr>
    </w:p>
    <w:p w14:paraId="7D0D54D2" w14:textId="77777777" w:rsidR="00000000" w:rsidRDefault="007C71EE">
      <w:pPr>
        <w:pStyle w:val="ad"/>
        <w:rPr>
          <w:rtl/>
        </w:rPr>
      </w:pPr>
      <w:r>
        <w:rPr>
          <w:rtl/>
        </w:rPr>
        <w:t>היו"ר ראובן ריבלין:</w:t>
      </w:r>
    </w:p>
    <w:p w14:paraId="037BF2FB" w14:textId="77777777" w:rsidR="00000000" w:rsidRDefault="007C71EE">
      <w:pPr>
        <w:pStyle w:val="a"/>
        <w:rPr>
          <w:rtl/>
        </w:rPr>
      </w:pPr>
    </w:p>
    <w:p w14:paraId="45252FDF" w14:textId="77777777" w:rsidR="00000000" w:rsidRDefault="007C71EE">
      <w:pPr>
        <w:pStyle w:val="a"/>
        <w:rPr>
          <w:rFonts w:hint="cs"/>
          <w:rtl/>
        </w:rPr>
      </w:pPr>
      <w:r>
        <w:rPr>
          <w:rFonts w:hint="cs"/>
          <w:rtl/>
        </w:rPr>
        <w:t>ההסתייגות לא נ</w:t>
      </w:r>
      <w:r>
        <w:rPr>
          <w:rFonts w:hint="cs"/>
          <w:rtl/>
        </w:rPr>
        <w:t>תקבלה.</w:t>
      </w:r>
    </w:p>
    <w:p w14:paraId="3EAA49B1" w14:textId="77777777" w:rsidR="00000000" w:rsidRDefault="007C71EE">
      <w:pPr>
        <w:pStyle w:val="a"/>
        <w:rPr>
          <w:rFonts w:hint="cs"/>
          <w:rtl/>
        </w:rPr>
      </w:pPr>
    </w:p>
    <w:p w14:paraId="25D9D050" w14:textId="77777777" w:rsidR="00000000" w:rsidRDefault="007C71EE">
      <w:pPr>
        <w:pStyle w:val="a"/>
        <w:rPr>
          <w:rFonts w:hint="cs"/>
          <w:rtl/>
        </w:rPr>
      </w:pPr>
      <w:r>
        <w:rPr>
          <w:rFonts w:hint="cs"/>
          <w:rtl/>
        </w:rPr>
        <w:t>חבר הכנסת מלכיאור - מי בעד ההסתייגות? מי נגד? מי נמנע? תודה.</w:t>
      </w:r>
    </w:p>
    <w:p w14:paraId="30194BB4" w14:textId="77777777" w:rsidR="00000000" w:rsidRDefault="007C71EE">
      <w:pPr>
        <w:pStyle w:val="a"/>
        <w:rPr>
          <w:rFonts w:hint="cs"/>
          <w:rtl/>
        </w:rPr>
      </w:pPr>
    </w:p>
    <w:p w14:paraId="557A0C89"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rtl/>
        </w:rPr>
        <w:tab/>
        <w:t xml:space="preserve">             </w:t>
      </w:r>
      <w:r>
        <w:rPr>
          <w:rFonts w:hint="cs"/>
          <w:b/>
          <w:bCs/>
          <w:rtl/>
        </w:rPr>
        <w:t xml:space="preserve">הצבעה </w:t>
      </w:r>
    </w:p>
    <w:p w14:paraId="463FBCEF" w14:textId="77777777" w:rsidR="00000000" w:rsidRDefault="007C71EE">
      <w:pPr>
        <w:pStyle w:val="a"/>
        <w:rPr>
          <w:rFonts w:hint="cs"/>
          <w:b/>
          <w:bCs/>
          <w:rtl/>
        </w:rPr>
      </w:pPr>
    </w:p>
    <w:p w14:paraId="163FFC83" w14:textId="77777777" w:rsidR="00000000" w:rsidRDefault="007C71EE">
      <w:pPr>
        <w:pStyle w:val="a"/>
        <w:rPr>
          <w:rFonts w:hint="cs"/>
          <w:rtl/>
        </w:rPr>
      </w:pPr>
      <w:r>
        <w:rPr>
          <w:rFonts w:hint="cs"/>
          <w:b/>
          <w:bCs/>
          <w:rtl/>
        </w:rPr>
        <w:tab/>
      </w:r>
      <w:r>
        <w:rPr>
          <w:rFonts w:hint="cs"/>
          <w:b/>
          <w:bCs/>
          <w:rtl/>
        </w:rPr>
        <w:tab/>
      </w:r>
      <w:r>
        <w:rPr>
          <w:rFonts w:hint="cs"/>
          <w:rtl/>
        </w:rPr>
        <w:t>ההסתייגות של חבר הכנסת מיכאל מלכיאור לסעיף 32(4) לא נתקבלה.</w:t>
      </w:r>
    </w:p>
    <w:p w14:paraId="2FC6DF58" w14:textId="77777777" w:rsidR="00000000" w:rsidRDefault="007C71EE">
      <w:pPr>
        <w:pStyle w:val="a"/>
        <w:rPr>
          <w:rFonts w:hint="cs"/>
          <w:rtl/>
        </w:rPr>
      </w:pPr>
    </w:p>
    <w:p w14:paraId="7B72FDD2" w14:textId="77777777" w:rsidR="00000000" w:rsidRDefault="007C71EE">
      <w:pPr>
        <w:pStyle w:val="ad"/>
        <w:rPr>
          <w:rtl/>
        </w:rPr>
      </w:pPr>
      <w:r>
        <w:rPr>
          <w:rtl/>
        </w:rPr>
        <w:t>היו"ר ראובן ריבלין:</w:t>
      </w:r>
    </w:p>
    <w:p w14:paraId="05804CBD" w14:textId="77777777" w:rsidR="00000000" w:rsidRDefault="007C71EE">
      <w:pPr>
        <w:pStyle w:val="a"/>
        <w:rPr>
          <w:rtl/>
        </w:rPr>
      </w:pPr>
    </w:p>
    <w:p w14:paraId="260CB46C" w14:textId="77777777" w:rsidR="00000000" w:rsidRDefault="007C71EE">
      <w:pPr>
        <w:pStyle w:val="a"/>
        <w:rPr>
          <w:rFonts w:hint="cs"/>
          <w:rtl/>
        </w:rPr>
      </w:pPr>
      <w:r>
        <w:rPr>
          <w:rFonts w:hint="cs"/>
          <w:rtl/>
        </w:rPr>
        <w:t>ההסתייגות לא נתקבלה.</w:t>
      </w:r>
    </w:p>
    <w:p w14:paraId="50724AD5" w14:textId="77777777" w:rsidR="00000000" w:rsidRDefault="007C71EE">
      <w:pPr>
        <w:pStyle w:val="a"/>
        <w:rPr>
          <w:rFonts w:hint="cs"/>
          <w:rtl/>
        </w:rPr>
      </w:pPr>
    </w:p>
    <w:p w14:paraId="4BAD9EAD" w14:textId="77777777" w:rsidR="00000000" w:rsidRDefault="007C71EE">
      <w:pPr>
        <w:pStyle w:val="a"/>
        <w:rPr>
          <w:rFonts w:hint="cs"/>
          <w:rtl/>
        </w:rPr>
      </w:pPr>
      <w:r>
        <w:rPr>
          <w:rFonts w:hint="cs"/>
          <w:rtl/>
        </w:rPr>
        <w:t>חבר הכנסת יצחק הרצוג נמצא פה? כן. מי בעד ההסתייגות? מי</w:t>
      </w:r>
      <w:r>
        <w:rPr>
          <w:rFonts w:hint="cs"/>
          <w:rtl/>
        </w:rPr>
        <w:t xml:space="preserve"> נגד? מי נמנע? תודה.</w:t>
      </w:r>
    </w:p>
    <w:p w14:paraId="5EAD2FC2" w14:textId="77777777" w:rsidR="00000000" w:rsidRDefault="007C71EE">
      <w:pPr>
        <w:pStyle w:val="a"/>
        <w:rPr>
          <w:rFonts w:hint="cs"/>
          <w:rtl/>
        </w:rPr>
      </w:pPr>
    </w:p>
    <w:p w14:paraId="350E084F"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rtl/>
        </w:rPr>
        <w:tab/>
      </w:r>
      <w:r>
        <w:rPr>
          <w:rFonts w:hint="cs"/>
          <w:rtl/>
        </w:rPr>
        <w:tab/>
      </w:r>
      <w:r>
        <w:rPr>
          <w:rFonts w:hint="cs"/>
          <w:b/>
          <w:bCs/>
          <w:rtl/>
        </w:rPr>
        <w:t xml:space="preserve">הצבעה </w:t>
      </w:r>
    </w:p>
    <w:p w14:paraId="76618893" w14:textId="77777777" w:rsidR="00000000" w:rsidRDefault="007C71EE">
      <w:pPr>
        <w:pStyle w:val="a"/>
        <w:rPr>
          <w:rFonts w:hint="cs"/>
          <w:rtl/>
        </w:rPr>
      </w:pPr>
    </w:p>
    <w:p w14:paraId="16C1735B" w14:textId="77777777" w:rsidR="00000000" w:rsidRDefault="007C71EE">
      <w:pPr>
        <w:pStyle w:val="a"/>
        <w:rPr>
          <w:rFonts w:hint="cs"/>
          <w:rtl/>
        </w:rPr>
      </w:pPr>
      <w:r>
        <w:rPr>
          <w:rFonts w:hint="cs"/>
          <w:rtl/>
        </w:rPr>
        <w:tab/>
      </w:r>
      <w:r>
        <w:rPr>
          <w:rFonts w:hint="cs"/>
          <w:rtl/>
        </w:rPr>
        <w:tab/>
        <w:t>ההסתייגות של חבר הכנסת יצחק הרצוג לסעיף 32(4) לא נתקבלה.</w:t>
      </w:r>
    </w:p>
    <w:p w14:paraId="16731898" w14:textId="77777777" w:rsidR="00000000" w:rsidRDefault="007C71EE">
      <w:pPr>
        <w:pStyle w:val="a"/>
        <w:rPr>
          <w:rFonts w:hint="cs"/>
          <w:rtl/>
        </w:rPr>
      </w:pPr>
    </w:p>
    <w:p w14:paraId="58832AFA" w14:textId="77777777" w:rsidR="00000000" w:rsidRDefault="007C71EE">
      <w:pPr>
        <w:pStyle w:val="ad"/>
        <w:rPr>
          <w:rtl/>
        </w:rPr>
      </w:pPr>
      <w:r>
        <w:rPr>
          <w:rtl/>
        </w:rPr>
        <w:t>היו"ר ראובן ריבלין:</w:t>
      </w:r>
    </w:p>
    <w:p w14:paraId="3B1495A8" w14:textId="77777777" w:rsidR="00000000" w:rsidRDefault="007C71EE">
      <w:pPr>
        <w:pStyle w:val="a"/>
        <w:rPr>
          <w:rtl/>
        </w:rPr>
      </w:pPr>
    </w:p>
    <w:p w14:paraId="1FBE29E5" w14:textId="77777777" w:rsidR="00000000" w:rsidRDefault="007C71EE">
      <w:pPr>
        <w:pStyle w:val="a"/>
        <w:rPr>
          <w:rFonts w:hint="cs"/>
          <w:rtl/>
        </w:rPr>
      </w:pPr>
      <w:r>
        <w:rPr>
          <w:rFonts w:hint="cs"/>
          <w:rtl/>
        </w:rPr>
        <w:t>ההסתייגות לא נתקבלה.</w:t>
      </w:r>
    </w:p>
    <w:p w14:paraId="5D5A0431" w14:textId="77777777" w:rsidR="00000000" w:rsidRDefault="007C71EE">
      <w:pPr>
        <w:pStyle w:val="a"/>
        <w:rPr>
          <w:rFonts w:hint="cs"/>
          <w:rtl/>
        </w:rPr>
      </w:pPr>
    </w:p>
    <w:p w14:paraId="615FA903" w14:textId="77777777" w:rsidR="00000000" w:rsidRDefault="007C71EE">
      <w:pPr>
        <w:pStyle w:val="a"/>
        <w:rPr>
          <w:rFonts w:hint="cs"/>
          <w:rtl/>
        </w:rPr>
      </w:pPr>
      <w:r>
        <w:rPr>
          <w:rFonts w:hint="cs"/>
          <w:rtl/>
        </w:rPr>
        <w:t xml:space="preserve">חבר הכנסת חיים רמון </w:t>
      </w:r>
      <w:r>
        <w:rPr>
          <w:rtl/>
        </w:rPr>
        <w:t>–</w:t>
      </w:r>
      <w:r>
        <w:rPr>
          <w:rFonts w:hint="cs"/>
          <w:rtl/>
        </w:rPr>
        <w:t xml:space="preserve"> מי בעד? מי נגד? מי נמנע? תודה.</w:t>
      </w:r>
    </w:p>
    <w:p w14:paraId="2DE3B06F" w14:textId="77777777" w:rsidR="00000000" w:rsidRDefault="007C71EE">
      <w:pPr>
        <w:pStyle w:val="a"/>
        <w:rPr>
          <w:rFonts w:hint="cs"/>
          <w:rtl/>
        </w:rPr>
      </w:pPr>
    </w:p>
    <w:p w14:paraId="12F44BB9"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rtl/>
        </w:rPr>
        <w:tab/>
      </w:r>
      <w:r>
        <w:rPr>
          <w:rFonts w:hint="cs"/>
          <w:b/>
          <w:bCs/>
          <w:rtl/>
        </w:rPr>
        <w:t xml:space="preserve">הצבעה </w:t>
      </w:r>
    </w:p>
    <w:p w14:paraId="4109B0EE" w14:textId="77777777" w:rsidR="00000000" w:rsidRDefault="007C71EE">
      <w:pPr>
        <w:pStyle w:val="a"/>
        <w:rPr>
          <w:rFonts w:hint="cs"/>
          <w:rtl/>
        </w:rPr>
      </w:pPr>
    </w:p>
    <w:p w14:paraId="2BD56132" w14:textId="77777777" w:rsidR="00000000" w:rsidRDefault="007C71EE">
      <w:pPr>
        <w:pStyle w:val="a"/>
        <w:rPr>
          <w:rFonts w:hint="cs"/>
          <w:rtl/>
        </w:rPr>
      </w:pPr>
      <w:r>
        <w:rPr>
          <w:rFonts w:hint="cs"/>
          <w:rtl/>
        </w:rPr>
        <w:tab/>
      </w:r>
      <w:r>
        <w:rPr>
          <w:rFonts w:hint="cs"/>
          <w:rtl/>
        </w:rPr>
        <w:tab/>
        <w:t xml:space="preserve">ההסתייגות של חבר הכנסת חיים רמון לסעיף 32(4) לא </w:t>
      </w:r>
      <w:r>
        <w:rPr>
          <w:rFonts w:hint="cs"/>
          <w:rtl/>
        </w:rPr>
        <w:t>נתקבלה.</w:t>
      </w:r>
    </w:p>
    <w:p w14:paraId="33FE80A0" w14:textId="77777777" w:rsidR="00000000" w:rsidRDefault="007C71EE">
      <w:pPr>
        <w:pStyle w:val="a"/>
        <w:rPr>
          <w:rFonts w:hint="cs"/>
          <w:rtl/>
        </w:rPr>
      </w:pPr>
    </w:p>
    <w:p w14:paraId="45993C36" w14:textId="77777777" w:rsidR="00000000" w:rsidRDefault="007C71EE">
      <w:pPr>
        <w:pStyle w:val="ad"/>
        <w:rPr>
          <w:rtl/>
        </w:rPr>
      </w:pPr>
      <w:r>
        <w:rPr>
          <w:rtl/>
        </w:rPr>
        <w:t>היו"ר ראובן ריבלין:</w:t>
      </w:r>
    </w:p>
    <w:p w14:paraId="22A7C567" w14:textId="77777777" w:rsidR="00000000" w:rsidRDefault="007C71EE">
      <w:pPr>
        <w:pStyle w:val="a"/>
        <w:rPr>
          <w:rtl/>
        </w:rPr>
      </w:pPr>
    </w:p>
    <w:p w14:paraId="194CB578" w14:textId="77777777" w:rsidR="00000000" w:rsidRDefault="007C71EE">
      <w:pPr>
        <w:pStyle w:val="a"/>
        <w:rPr>
          <w:rFonts w:hint="cs"/>
          <w:rtl/>
        </w:rPr>
      </w:pPr>
      <w:r>
        <w:rPr>
          <w:rFonts w:hint="cs"/>
          <w:rtl/>
        </w:rPr>
        <w:t>ההסתייגות לא נתקבלה.</w:t>
      </w:r>
    </w:p>
    <w:p w14:paraId="2EDA8726" w14:textId="77777777" w:rsidR="00000000" w:rsidRDefault="007C71EE">
      <w:pPr>
        <w:pStyle w:val="a"/>
        <w:rPr>
          <w:rFonts w:hint="cs"/>
          <w:rtl/>
        </w:rPr>
      </w:pPr>
    </w:p>
    <w:p w14:paraId="107F8C62" w14:textId="77777777" w:rsidR="00000000" w:rsidRDefault="007C71EE">
      <w:pPr>
        <w:pStyle w:val="a"/>
        <w:rPr>
          <w:rFonts w:hint="cs"/>
          <w:rtl/>
        </w:rPr>
      </w:pPr>
      <w:r>
        <w:rPr>
          <w:rFonts w:hint="cs"/>
          <w:rtl/>
        </w:rPr>
        <w:t xml:space="preserve">חבר הכנסת דני יתום </w:t>
      </w:r>
      <w:r>
        <w:rPr>
          <w:rtl/>
        </w:rPr>
        <w:t>–</w:t>
      </w:r>
      <w:r>
        <w:rPr>
          <w:rFonts w:hint="cs"/>
          <w:rtl/>
        </w:rPr>
        <w:t xml:space="preserve"> מי בעד? מי נגד? מי נמנע? תודה.</w:t>
      </w:r>
    </w:p>
    <w:p w14:paraId="08393B56" w14:textId="77777777" w:rsidR="00000000" w:rsidRDefault="007C71EE">
      <w:pPr>
        <w:pStyle w:val="a"/>
        <w:rPr>
          <w:rFonts w:hint="cs"/>
          <w:rtl/>
        </w:rPr>
      </w:pPr>
    </w:p>
    <w:p w14:paraId="16A5FA68"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t xml:space="preserve">            </w:t>
      </w:r>
      <w:r>
        <w:rPr>
          <w:rFonts w:hint="cs"/>
          <w:b/>
          <w:bCs/>
          <w:rtl/>
        </w:rPr>
        <w:t>הצבעה</w:t>
      </w:r>
    </w:p>
    <w:p w14:paraId="7884290A" w14:textId="77777777" w:rsidR="00000000" w:rsidRDefault="007C71EE">
      <w:pPr>
        <w:pStyle w:val="a"/>
        <w:rPr>
          <w:rFonts w:hint="cs"/>
          <w:b/>
          <w:bCs/>
          <w:rtl/>
        </w:rPr>
      </w:pPr>
    </w:p>
    <w:p w14:paraId="01276CDB" w14:textId="77777777" w:rsidR="00000000" w:rsidRDefault="007C71EE">
      <w:pPr>
        <w:pStyle w:val="a"/>
        <w:rPr>
          <w:rFonts w:hint="cs"/>
          <w:rtl/>
        </w:rPr>
      </w:pPr>
      <w:r>
        <w:rPr>
          <w:rFonts w:hint="cs"/>
          <w:b/>
          <w:bCs/>
          <w:rtl/>
        </w:rPr>
        <w:tab/>
      </w:r>
      <w:r>
        <w:rPr>
          <w:rFonts w:hint="cs"/>
          <w:b/>
          <w:bCs/>
          <w:rtl/>
        </w:rPr>
        <w:tab/>
      </w:r>
      <w:r>
        <w:rPr>
          <w:rFonts w:hint="cs"/>
          <w:rtl/>
        </w:rPr>
        <w:t>ההסתייגות של חבר הכנסת דני יתום לסעיף 32(4) לא נתקבלה.</w:t>
      </w:r>
    </w:p>
    <w:p w14:paraId="6087C9B9" w14:textId="77777777" w:rsidR="00000000" w:rsidRDefault="007C71EE">
      <w:pPr>
        <w:pStyle w:val="a"/>
        <w:rPr>
          <w:rFonts w:hint="cs"/>
          <w:rtl/>
        </w:rPr>
      </w:pPr>
    </w:p>
    <w:p w14:paraId="5452B8F1" w14:textId="77777777" w:rsidR="00000000" w:rsidRDefault="007C71EE">
      <w:pPr>
        <w:pStyle w:val="ad"/>
        <w:rPr>
          <w:rtl/>
        </w:rPr>
      </w:pPr>
      <w:r>
        <w:rPr>
          <w:rtl/>
        </w:rPr>
        <w:t>היו"ר ראובן ריבלין:</w:t>
      </w:r>
    </w:p>
    <w:p w14:paraId="048DC8BA" w14:textId="77777777" w:rsidR="00000000" w:rsidRDefault="007C71EE">
      <w:pPr>
        <w:pStyle w:val="a"/>
        <w:rPr>
          <w:rtl/>
        </w:rPr>
      </w:pPr>
    </w:p>
    <w:p w14:paraId="4E5A2C82" w14:textId="77777777" w:rsidR="00000000" w:rsidRDefault="007C71EE">
      <w:pPr>
        <w:pStyle w:val="a"/>
        <w:rPr>
          <w:rFonts w:hint="cs"/>
          <w:rtl/>
        </w:rPr>
      </w:pPr>
      <w:r>
        <w:rPr>
          <w:rFonts w:hint="cs"/>
          <w:rtl/>
        </w:rPr>
        <w:t>ההסתייגות לא נתקבלה.</w:t>
      </w:r>
    </w:p>
    <w:p w14:paraId="746A661E" w14:textId="77777777" w:rsidR="00000000" w:rsidRDefault="007C71EE">
      <w:pPr>
        <w:pStyle w:val="a"/>
        <w:rPr>
          <w:rFonts w:hint="cs"/>
          <w:rtl/>
        </w:rPr>
      </w:pPr>
    </w:p>
    <w:p w14:paraId="30DC8682" w14:textId="77777777" w:rsidR="00000000" w:rsidRDefault="007C71EE">
      <w:pPr>
        <w:pStyle w:val="a"/>
        <w:rPr>
          <w:rFonts w:hint="cs"/>
          <w:rtl/>
        </w:rPr>
      </w:pPr>
      <w:r>
        <w:rPr>
          <w:rFonts w:hint="cs"/>
          <w:rtl/>
        </w:rPr>
        <w:t xml:space="preserve">חבר הכנסת איתן כבל </w:t>
      </w:r>
      <w:r>
        <w:rPr>
          <w:rtl/>
        </w:rPr>
        <w:t>–</w:t>
      </w:r>
      <w:r>
        <w:rPr>
          <w:rFonts w:hint="cs"/>
          <w:rtl/>
        </w:rPr>
        <w:t xml:space="preserve"> מי בעד</w:t>
      </w:r>
      <w:r>
        <w:rPr>
          <w:rFonts w:hint="cs"/>
          <w:rtl/>
        </w:rPr>
        <w:t>? מי נגד? מי נמנע? תודה.</w:t>
      </w:r>
    </w:p>
    <w:p w14:paraId="1720FB93" w14:textId="77777777" w:rsidR="00000000" w:rsidRDefault="007C71EE">
      <w:pPr>
        <w:pStyle w:val="a"/>
        <w:rPr>
          <w:rFonts w:hint="cs"/>
          <w:rtl/>
        </w:rPr>
      </w:pPr>
    </w:p>
    <w:p w14:paraId="676001C7"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rtl/>
        </w:rPr>
        <w:tab/>
      </w:r>
      <w:r>
        <w:rPr>
          <w:rFonts w:hint="cs"/>
          <w:b/>
          <w:bCs/>
          <w:rtl/>
        </w:rPr>
        <w:t xml:space="preserve">הצבעה </w:t>
      </w:r>
    </w:p>
    <w:p w14:paraId="69312527" w14:textId="77777777" w:rsidR="00000000" w:rsidRDefault="007C71EE">
      <w:pPr>
        <w:pStyle w:val="a"/>
        <w:rPr>
          <w:rFonts w:hint="cs"/>
          <w:rtl/>
        </w:rPr>
      </w:pPr>
    </w:p>
    <w:p w14:paraId="1D6B3EA8" w14:textId="77777777" w:rsidR="00000000" w:rsidRDefault="007C71EE">
      <w:pPr>
        <w:pStyle w:val="a"/>
        <w:rPr>
          <w:rFonts w:hint="cs"/>
          <w:rtl/>
        </w:rPr>
      </w:pPr>
      <w:r>
        <w:rPr>
          <w:rFonts w:hint="cs"/>
          <w:rtl/>
        </w:rPr>
        <w:tab/>
      </w:r>
      <w:r>
        <w:rPr>
          <w:rFonts w:hint="cs"/>
          <w:rtl/>
        </w:rPr>
        <w:tab/>
        <w:t>ההסתייגות של חבר הכנסת איתן כבל לסעיף 32(4) לא נתקבלה.</w:t>
      </w:r>
    </w:p>
    <w:p w14:paraId="364F85AE" w14:textId="77777777" w:rsidR="00000000" w:rsidRDefault="007C71EE">
      <w:pPr>
        <w:pStyle w:val="a"/>
        <w:rPr>
          <w:rFonts w:hint="cs"/>
          <w:rtl/>
        </w:rPr>
      </w:pPr>
    </w:p>
    <w:p w14:paraId="23C8251A" w14:textId="77777777" w:rsidR="00000000" w:rsidRDefault="007C71EE">
      <w:pPr>
        <w:pStyle w:val="ad"/>
        <w:rPr>
          <w:rtl/>
        </w:rPr>
      </w:pPr>
      <w:r>
        <w:rPr>
          <w:rtl/>
        </w:rPr>
        <w:t>היו"ר ראובן ריבלין:</w:t>
      </w:r>
    </w:p>
    <w:p w14:paraId="50441576" w14:textId="77777777" w:rsidR="00000000" w:rsidRDefault="007C71EE">
      <w:pPr>
        <w:pStyle w:val="a"/>
        <w:rPr>
          <w:rtl/>
        </w:rPr>
      </w:pPr>
    </w:p>
    <w:p w14:paraId="5EF8207D" w14:textId="77777777" w:rsidR="00000000" w:rsidRDefault="007C71EE">
      <w:pPr>
        <w:pStyle w:val="a"/>
        <w:rPr>
          <w:rFonts w:hint="cs"/>
          <w:rtl/>
        </w:rPr>
      </w:pPr>
      <w:r>
        <w:rPr>
          <w:rFonts w:hint="cs"/>
          <w:rtl/>
        </w:rPr>
        <w:t>ההסתייגות לא נתקבלה.</w:t>
      </w:r>
    </w:p>
    <w:p w14:paraId="70034655" w14:textId="77777777" w:rsidR="00000000" w:rsidRDefault="007C71EE">
      <w:pPr>
        <w:pStyle w:val="a"/>
        <w:rPr>
          <w:rFonts w:hint="cs"/>
          <w:rtl/>
        </w:rPr>
      </w:pPr>
    </w:p>
    <w:p w14:paraId="48AE0C6F" w14:textId="77777777" w:rsidR="00000000" w:rsidRDefault="007C71EE">
      <w:pPr>
        <w:pStyle w:val="a"/>
        <w:rPr>
          <w:rFonts w:hint="cs"/>
          <w:rtl/>
        </w:rPr>
      </w:pPr>
      <w:r>
        <w:rPr>
          <w:rFonts w:hint="cs"/>
          <w:rtl/>
        </w:rPr>
        <w:t xml:space="preserve">חבר הכנסת שוחט </w:t>
      </w:r>
      <w:r>
        <w:rPr>
          <w:rtl/>
        </w:rPr>
        <w:t>–</w:t>
      </w:r>
      <w:r>
        <w:rPr>
          <w:rFonts w:hint="cs"/>
          <w:rtl/>
        </w:rPr>
        <w:t xml:space="preserve"> מי בעד? מי נגד? מי נמנע? תודה.</w:t>
      </w:r>
    </w:p>
    <w:p w14:paraId="581FEB58" w14:textId="77777777" w:rsidR="00000000" w:rsidRDefault="007C71EE">
      <w:pPr>
        <w:pStyle w:val="a"/>
        <w:rPr>
          <w:rFonts w:hint="cs"/>
          <w:rtl/>
        </w:rPr>
      </w:pPr>
    </w:p>
    <w:p w14:paraId="5B9473D2" w14:textId="77777777" w:rsidR="00000000" w:rsidRDefault="007C71EE">
      <w:pPr>
        <w:pStyle w:val="a"/>
        <w:ind w:firstLine="26"/>
        <w:jc w:val="center"/>
        <w:rPr>
          <w:rFonts w:hint="cs"/>
          <w:b/>
          <w:bCs/>
          <w:rtl/>
        </w:rPr>
      </w:pPr>
      <w:r>
        <w:rPr>
          <w:rFonts w:hint="cs"/>
          <w:b/>
          <w:bCs/>
          <w:rtl/>
        </w:rPr>
        <w:t>הצבעה</w:t>
      </w:r>
    </w:p>
    <w:p w14:paraId="692C2BDC" w14:textId="77777777" w:rsidR="00000000" w:rsidRDefault="007C71EE">
      <w:pPr>
        <w:pStyle w:val="a"/>
        <w:rPr>
          <w:rFonts w:hint="cs"/>
          <w:rtl/>
        </w:rPr>
      </w:pPr>
    </w:p>
    <w:p w14:paraId="5E9B7854" w14:textId="77777777" w:rsidR="00000000" w:rsidRDefault="007C71EE">
      <w:pPr>
        <w:pStyle w:val="a"/>
        <w:rPr>
          <w:rFonts w:hint="cs"/>
          <w:rtl/>
        </w:rPr>
      </w:pPr>
      <w:r>
        <w:rPr>
          <w:rFonts w:hint="cs"/>
          <w:rtl/>
        </w:rPr>
        <w:tab/>
      </w:r>
      <w:r>
        <w:rPr>
          <w:rFonts w:hint="cs"/>
          <w:rtl/>
        </w:rPr>
        <w:tab/>
        <w:t>ההסתייגות של חבר הכנסת אברהם בייגה שוחט לסעיף 32(4) לא נתק</w:t>
      </w:r>
      <w:r>
        <w:rPr>
          <w:rFonts w:hint="cs"/>
          <w:rtl/>
        </w:rPr>
        <w:t>בלה.</w:t>
      </w:r>
    </w:p>
    <w:p w14:paraId="0D640D74" w14:textId="77777777" w:rsidR="00000000" w:rsidRDefault="007C71EE">
      <w:pPr>
        <w:pStyle w:val="a"/>
        <w:rPr>
          <w:rFonts w:hint="cs"/>
          <w:rtl/>
        </w:rPr>
      </w:pPr>
    </w:p>
    <w:p w14:paraId="5264D3EF" w14:textId="77777777" w:rsidR="00000000" w:rsidRDefault="007C71EE">
      <w:pPr>
        <w:pStyle w:val="ad"/>
        <w:rPr>
          <w:rtl/>
        </w:rPr>
      </w:pPr>
      <w:r>
        <w:rPr>
          <w:rtl/>
        </w:rPr>
        <w:t>היו"ר ראובן ריבלין:</w:t>
      </w:r>
    </w:p>
    <w:p w14:paraId="01236BE4" w14:textId="77777777" w:rsidR="00000000" w:rsidRDefault="007C71EE">
      <w:pPr>
        <w:pStyle w:val="a"/>
        <w:rPr>
          <w:rtl/>
        </w:rPr>
      </w:pPr>
    </w:p>
    <w:p w14:paraId="46EECB2A" w14:textId="77777777" w:rsidR="00000000" w:rsidRDefault="007C71EE">
      <w:pPr>
        <w:pStyle w:val="a"/>
        <w:rPr>
          <w:rFonts w:hint="cs"/>
          <w:rtl/>
        </w:rPr>
      </w:pPr>
      <w:r>
        <w:rPr>
          <w:rFonts w:hint="cs"/>
          <w:rtl/>
        </w:rPr>
        <w:t>ההסתייגות לא נתקבלה.</w:t>
      </w:r>
    </w:p>
    <w:p w14:paraId="51F4F315" w14:textId="77777777" w:rsidR="00000000" w:rsidRDefault="007C71EE">
      <w:pPr>
        <w:pStyle w:val="a"/>
        <w:rPr>
          <w:rFonts w:hint="cs"/>
          <w:rtl/>
        </w:rPr>
      </w:pPr>
    </w:p>
    <w:p w14:paraId="3D1E565A" w14:textId="77777777" w:rsidR="00000000" w:rsidRDefault="007C71EE">
      <w:pPr>
        <w:pStyle w:val="a"/>
        <w:rPr>
          <w:rFonts w:hint="cs"/>
          <w:rtl/>
        </w:rPr>
      </w:pPr>
      <w:r>
        <w:rPr>
          <w:rFonts w:hint="cs"/>
          <w:rtl/>
        </w:rPr>
        <w:t xml:space="preserve">חברת הכנסת קולט אביטל </w:t>
      </w:r>
      <w:r>
        <w:rPr>
          <w:rtl/>
        </w:rPr>
        <w:t>–</w:t>
      </w:r>
      <w:r>
        <w:rPr>
          <w:rFonts w:hint="cs"/>
          <w:rtl/>
        </w:rPr>
        <w:t xml:space="preserve"> מי בעד? מי נגד? מי נמנע? תודה.</w:t>
      </w:r>
    </w:p>
    <w:p w14:paraId="4FE39FD9" w14:textId="77777777" w:rsidR="00000000" w:rsidRDefault="007C71EE">
      <w:pPr>
        <w:pStyle w:val="a"/>
        <w:rPr>
          <w:rFonts w:hint="cs"/>
          <w:rtl/>
        </w:rPr>
      </w:pPr>
    </w:p>
    <w:p w14:paraId="6A7829E9"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rtl/>
        </w:rPr>
        <w:tab/>
      </w:r>
      <w:r>
        <w:rPr>
          <w:rFonts w:hint="cs"/>
          <w:b/>
          <w:bCs/>
          <w:rtl/>
        </w:rPr>
        <w:t>הצבעה</w:t>
      </w:r>
    </w:p>
    <w:p w14:paraId="1EECC6EF" w14:textId="77777777" w:rsidR="00000000" w:rsidRDefault="007C71EE">
      <w:pPr>
        <w:pStyle w:val="a"/>
        <w:rPr>
          <w:rFonts w:hint="cs"/>
          <w:b/>
          <w:bCs/>
          <w:rtl/>
        </w:rPr>
      </w:pPr>
    </w:p>
    <w:p w14:paraId="7C9878E4" w14:textId="77777777" w:rsidR="00000000" w:rsidRDefault="007C71EE">
      <w:pPr>
        <w:pStyle w:val="a"/>
        <w:rPr>
          <w:rFonts w:hint="cs"/>
          <w:u w:val="single"/>
          <w:rtl/>
        </w:rPr>
      </w:pPr>
      <w:r>
        <w:rPr>
          <w:rFonts w:hint="cs"/>
          <w:b/>
          <w:bCs/>
          <w:rtl/>
        </w:rPr>
        <w:tab/>
      </w:r>
      <w:r>
        <w:rPr>
          <w:rFonts w:hint="cs"/>
          <w:b/>
          <w:bCs/>
          <w:rtl/>
        </w:rPr>
        <w:tab/>
      </w:r>
      <w:r>
        <w:rPr>
          <w:rFonts w:hint="cs"/>
          <w:rtl/>
        </w:rPr>
        <w:t>ההסתייגות של חברת הכנסת קולט אביטל לסעיף 32(4) לא נתקבלה.</w:t>
      </w:r>
    </w:p>
    <w:p w14:paraId="0062BA45" w14:textId="77777777" w:rsidR="00000000" w:rsidRDefault="007C71EE">
      <w:pPr>
        <w:pStyle w:val="a"/>
        <w:rPr>
          <w:rFonts w:hint="cs"/>
          <w:rtl/>
        </w:rPr>
      </w:pPr>
      <w:r>
        <w:rPr>
          <w:rFonts w:hint="cs"/>
          <w:rtl/>
        </w:rPr>
        <w:tab/>
      </w:r>
      <w:r>
        <w:rPr>
          <w:rFonts w:hint="cs"/>
          <w:rtl/>
        </w:rPr>
        <w:tab/>
      </w:r>
    </w:p>
    <w:p w14:paraId="66908ADB" w14:textId="77777777" w:rsidR="00000000" w:rsidRDefault="007C71EE">
      <w:pPr>
        <w:pStyle w:val="ad"/>
        <w:rPr>
          <w:rtl/>
        </w:rPr>
      </w:pPr>
      <w:r>
        <w:rPr>
          <w:rtl/>
        </w:rPr>
        <w:t>היו"ר ראובן ריבלין:</w:t>
      </w:r>
    </w:p>
    <w:p w14:paraId="522BF0B1" w14:textId="77777777" w:rsidR="00000000" w:rsidRDefault="007C71EE">
      <w:pPr>
        <w:pStyle w:val="a"/>
        <w:rPr>
          <w:rtl/>
        </w:rPr>
      </w:pPr>
    </w:p>
    <w:p w14:paraId="7ABD8532" w14:textId="77777777" w:rsidR="00000000" w:rsidRDefault="007C71EE">
      <w:pPr>
        <w:pStyle w:val="a"/>
        <w:rPr>
          <w:rFonts w:hint="cs"/>
          <w:rtl/>
        </w:rPr>
      </w:pPr>
      <w:r>
        <w:rPr>
          <w:rFonts w:hint="cs"/>
          <w:rtl/>
        </w:rPr>
        <w:t>ההסתייגות לא נתקבלה.</w:t>
      </w:r>
    </w:p>
    <w:p w14:paraId="53ABD9A1" w14:textId="77777777" w:rsidR="00000000" w:rsidRDefault="007C71EE">
      <w:pPr>
        <w:pStyle w:val="a"/>
        <w:rPr>
          <w:rFonts w:hint="cs"/>
          <w:rtl/>
        </w:rPr>
      </w:pPr>
    </w:p>
    <w:p w14:paraId="02C8E91B" w14:textId="77777777" w:rsidR="00000000" w:rsidRDefault="007C71EE">
      <w:pPr>
        <w:pStyle w:val="a"/>
        <w:rPr>
          <w:rFonts w:hint="cs"/>
          <w:rtl/>
        </w:rPr>
      </w:pPr>
      <w:r>
        <w:rPr>
          <w:rFonts w:hint="cs"/>
          <w:rtl/>
        </w:rPr>
        <w:t xml:space="preserve">חבר הכנסת שלום שמחון </w:t>
      </w:r>
      <w:r>
        <w:rPr>
          <w:rtl/>
        </w:rPr>
        <w:t>–</w:t>
      </w:r>
      <w:r>
        <w:rPr>
          <w:rFonts w:hint="cs"/>
          <w:rtl/>
        </w:rPr>
        <w:t xml:space="preserve"> מי בעד? מי</w:t>
      </w:r>
      <w:r>
        <w:rPr>
          <w:rFonts w:hint="cs"/>
          <w:rtl/>
        </w:rPr>
        <w:t xml:space="preserve"> נגד? מי נמנע? תודה.</w:t>
      </w:r>
    </w:p>
    <w:p w14:paraId="70A36EB2" w14:textId="77777777" w:rsidR="00000000" w:rsidRDefault="007C71EE">
      <w:pPr>
        <w:pStyle w:val="a"/>
        <w:rPr>
          <w:rFonts w:hint="cs"/>
          <w:rtl/>
        </w:rPr>
      </w:pPr>
    </w:p>
    <w:p w14:paraId="48DAA438"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b/>
          <w:bCs/>
          <w:rtl/>
        </w:rPr>
        <w:tab/>
        <w:t xml:space="preserve">הצבעה </w:t>
      </w:r>
    </w:p>
    <w:p w14:paraId="06DAC500" w14:textId="77777777" w:rsidR="00000000" w:rsidRDefault="007C71EE">
      <w:pPr>
        <w:pStyle w:val="a"/>
        <w:rPr>
          <w:rFonts w:hint="cs"/>
          <w:b/>
          <w:bCs/>
          <w:rtl/>
        </w:rPr>
      </w:pPr>
    </w:p>
    <w:p w14:paraId="11C43D83" w14:textId="77777777" w:rsidR="00000000" w:rsidRDefault="007C71EE">
      <w:pPr>
        <w:pStyle w:val="a"/>
        <w:rPr>
          <w:rFonts w:hint="cs"/>
          <w:rtl/>
        </w:rPr>
      </w:pPr>
      <w:r>
        <w:rPr>
          <w:rFonts w:hint="cs"/>
          <w:b/>
          <w:bCs/>
          <w:rtl/>
        </w:rPr>
        <w:tab/>
      </w:r>
      <w:r>
        <w:rPr>
          <w:rFonts w:hint="cs"/>
          <w:b/>
          <w:bCs/>
          <w:rtl/>
        </w:rPr>
        <w:tab/>
      </w:r>
      <w:r>
        <w:rPr>
          <w:rFonts w:hint="cs"/>
          <w:rtl/>
        </w:rPr>
        <w:t>ההסתייגות של חבר הכנסת שלום שמחון לסעיף 32(4) לא נתקבלה.</w:t>
      </w:r>
    </w:p>
    <w:p w14:paraId="30787A05" w14:textId="77777777" w:rsidR="00000000" w:rsidRDefault="007C71EE">
      <w:pPr>
        <w:pStyle w:val="ad"/>
        <w:rPr>
          <w:rFonts w:hint="cs"/>
          <w:rtl/>
        </w:rPr>
      </w:pPr>
    </w:p>
    <w:p w14:paraId="18EDEAD5" w14:textId="77777777" w:rsidR="00000000" w:rsidRDefault="007C71EE">
      <w:pPr>
        <w:pStyle w:val="ad"/>
        <w:rPr>
          <w:rtl/>
        </w:rPr>
      </w:pPr>
      <w:r>
        <w:rPr>
          <w:rtl/>
        </w:rPr>
        <w:t>היו"ר ראובן ריבלין:</w:t>
      </w:r>
    </w:p>
    <w:p w14:paraId="7A56BF1F" w14:textId="77777777" w:rsidR="00000000" w:rsidRDefault="007C71EE">
      <w:pPr>
        <w:pStyle w:val="a"/>
        <w:rPr>
          <w:rtl/>
        </w:rPr>
      </w:pPr>
    </w:p>
    <w:p w14:paraId="6CEF0EFB" w14:textId="77777777" w:rsidR="00000000" w:rsidRDefault="007C71EE">
      <w:pPr>
        <w:pStyle w:val="a"/>
        <w:rPr>
          <w:rFonts w:hint="cs"/>
          <w:rtl/>
        </w:rPr>
      </w:pPr>
      <w:r>
        <w:rPr>
          <w:rFonts w:hint="cs"/>
          <w:rtl/>
        </w:rPr>
        <w:t>ההסתייגות לא נתקבלה.</w:t>
      </w:r>
    </w:p>
    <w:p w14:paraId="2A1EA3CD" w14:textId="77777777" w:rsidR="00000000" w:rsidRDefault="007C71EE">
      <w:pPr>
        <w:pStyle w:val="a"/>
        <w:rPr>
          <w:rFonts w:hint="cs"/>
          <w:rtl/>
        </w:rPr>
      </w:pPr>
    </w:p>
    <w:p w14:paraId="747EC99C" w14:textId="77777777" w:rsidR="00000000" w:rsidRDefault="007C71EE">
      <w:pPr>
        <w:pStyle w:val="a"/>
        <w:rPr>
          <w:rFonts w:hint="cs"/>
          <w:rtl/>
        </w:rPr>
      </w:pPr>
      <w:r>
        <w:rPr>
          <w:rFonts w:hint="cs"/>
          <w:rtl/>
        </w:rPr>
        <w:t xml:space="preserve">חברת הכנסת אורית נוקד </w:t>
      </w:r>
      <w:r>
        <w:rPr>
          <w:rtl/>
        </w:rPr>
        <w:t>–</w:t>
      </w:r>
      <w:r>
        <w:rPr>
          <w:rFonts w:hint="cs"/>
          <w:rtl/>
        </w:rPr>
        <w:t xml:space="preserve"> מי בעד? מי נגד? מי נמנע? תודה.</w:t>
      </w:r>
    </w:p>
    <w:p w14:paraId="3F095338" w14:textId="77777777" w:rsidR="00000000" w:rsidRDefault="007C71EE">
      <w:pPr>
        <w:pStyle w:val="a"/>
        <w:rPr>
          <w:rFonts w:hint="cs"/>
          <w:rtl/>
        </w:rPr>
      </w:pPr>
    </w:p>
    <w:p w14:paraId="63CA5466"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rtl/>
        </w:rPr>
        <w:tab/>
      </w:r>
      <w:r>
        <w:rPr>
          <w:rFonts w:hint="cs"/>
          <w:b/>
          <w:bCs/>
          <w:rtl/>
        </w:rPr>
        <w:t xml:space="preserve">הצבעה </w:t>
      </w:r>
    </w:p>
    <w:p w14:paraId="6414AAB7" w14:textId="77777777" w:rsidR="00000000" w:rsidRDefault="007C71EE">
      <w:pPr>
        <w:pStyle w:val="a"/>
        <w:rPr>
          <w:rFonts w:hint="cs"/>
          <w:b/>
          <w:bCs/>
          <w:rtl/>
        </w:rPr>
      </w:pPr>
    </w:p>
    <w:p w14:paraId="07E60A45" w14:textId="77777777" w:rsidR="00000000" w:rsidRDefault="007C71EE">
      <w:pPr>
        <w:pStyle w:val="a"/>
        <w:rPr>
          <w:rFonts w:hint="cs"/>
          <w:rtl/>
        </w:rPr>
      </w:pPr>
      <w:r>
        <w:rPr>
          <w:rFonts w:hint="cs"/>
          <w:b/>
          <w:bCs/>
          <w:rtl/>
        </w:rPr>
        <w:tab/>
      </w:r>
      <w:r>
        <w:rPr>
          <w:rFonts w:hint="cs"/>
          <w:b/>
          <w:bCs/>
          <w:rtl/>
        </w:rPr>
        <w:tab/>
      </w:r>
      <w:r>
        <w:rPr>
          <w:rFonts w:hint="cs"/>
          <w:rtl/>
        </w:rPr>
        <w:t xml:space="preserve">ההסתייגות של חברת הכנסת אורית נוקד לסעיף 32(4) </w:t>
      </w:r>
      <w:r>
        <w:rPr>
          <w:rFonts w:hint="cs"/>
          <w:rtl/>
        </w:rPr>
        <w:t>לא נתקבלה.</w:t>
      </w:r>
    </w:p>
    <w:p w14:paraId="1F24C01A" w14:textId="77777777" w:rsidR="00000000" w:rsidRDefault="007C71EE">
      <w:pPr>
        <w:pStyle w:val="a"/>
        <w:rPr>
          <w:rFonts w:hint="cs"/>
          <w:rtl/>
        </w:rPr>
      </w:pPr>
    </w:p>
    <w:p w14:paraId="5FEA606A" w14:textId="77777777" w:rsidR="00000000" w:rsidRDefault="007C71EE">
      <w:pPr>
        <w:pStyle w:val="a"/>
        <w:rPr>
          <w:rFonts w:hint="cs"/>
          <w:rtl/>
        </w:rPr>
      </w:pPr>
    </w:p>
    <w:p w14:paraId="3D819A79" w14:textId="77777777" w:rsidR="00000000" w:rsidRDefault="007C71EE">
      <w:pPr>
        <w:pStyle w:val="a"/>
        <w:rPr>
          <w:rFonts w:hint="cs"/>
          <w:rtl/>
        </w:rPr>
      </w:pPr>
    </w:p>
    <w:p w14:paraId="300FF73D" w14:textId="77777777" w:rsidR="00000000" w:rsidRDefault="007C71EE">
      <w:pPr>
        <w:pStyle w:val="ad"/>
        <w:rPr>
          <w:rtl/>
        </w:rPr>
      </w:pPr>
      <w:r>
        <w:rPr>
          <w:rtl/>
        </w:rPr>
        <w:t>היו"ר ראובן ריבלין:</w:t>
      </w:r>
    </w:p>
    <w:p w14:paraId="6F8CAC7C" w14:textId="77777777" w:rsidR="00000000" w:rsidRDefault="007C71EE">
      <w:pPr>
        <w:pStyle w:val="a"/>
        <w:rPr>
          <w:rtl/>
        </w:rPr>
      </w:pPr>
    </w:p>
    <w:p w14:paraId="02C1FC46" w14:textId="77777777" w:rsidR="00000000" w:rsidRDefault="007C71EE">
      <w:pPr>
        <w:pStyle w:val="a"/>
        <w:rPr>
          <w:rFonts w:hint="cs"/>
          <w:rtl/>
        </w:rPr>
      </w:pPr>
      <w:r>
        <w:rPr>
          <w:rFonts w:hint="cs"/>
          <w:rtl/>
        </w:rPr>
        <w:t>ההסתייגות לא נתקבלה.</w:t>
      </w:r>
    </w:p>
    <w:p w14:paraId="66F7BA35" w14:textId="77777777" w:rsidR="00000000" w:rsidRDefault="007C71EE">
      <w:pPr>
        <w:pStyle w:val="a"/>
        <w:rPr>
          <w:rFonts w:hint="cs"/>
          <w:rtl/>
        </w:rPr>
      </w:pPr>
    </w:p>
    <w:p w14:paraId="48AF669C" w14:textId="77777777" w:rsidR="00000000" w:rsidRDefault="007C71EE">
      <w:pPr>
        <w:pStyle w:val="a"/>
        <w:rPr>
          <w:rFonts w:hint="cs"/>
          <w:rtl/>
        </w:rPr>
      </w:pPr>
      <w:r>
        <w:rPr>
          <w:rFonts w:hint="cs"/>
          <w:rtl/>
        </w:rPr>
        <w:t xml:space="preserve">חבר הכנסת אלי בן-מנחם - אינו נוכח. תודה. אלי ישי  - אינו נוכח. שלמה בניזרי - אינו נוכח. </w:t>
      </w:r>
    </w:p>
    <w:p w14:paraId="0C0059F9" w14:textId="77777777" w:rsidR="00000000" w:rsidRDefault="007C71EE">
      <w:pPr>
        <w:pStyle w:val="a"/>
        <w:rPr>
          <w:rFonts w:hint="cs"/>
          <w:rtl/>
        </w:rPr>
      </w:pPr>
    </w:p>
    <w:p w14:paraId="04885D22" w14:textId="77777777" w:rsidR="00000000" w:rsidRDefault="007C71EE">
      <w:pPr>
        <w:pStyle w:val="a"/>
        <w:rPr>
          <w:rFonts w:hint="cs"/>
          <w:rtl/>
        </w:rPr>
      </w:pPr>
      <w:r>
        <w:rPr>
          <w:rFonts w:hint="cs"/>
          <w:rtl/>
        </w:rPr>
        <w:t xml:space="preserve">חבר הכנסת נסים דהן </w:t>
      </w:r>
      <w:r>
        <w:rPr>
          <w:rtl/>
        </w:rPr>
        <w:t>–</w:t>
      </w:r>
      <w:r>
        <w:rPr>
          <w:rFonts w:hint="cs"/>
          <w:rtl/>
        </w:rPr>
        <w:t xml:space="preserve"> מי בעד? מי נגד? מי נמנע? תודה.</w:t>
      </w:r>
    </w:p>
    <w:p w14:paraId="7E699340" w14:textId="77777777" w:rsidR="00000000" w:rsidRDefault="007C71EE">
      <w:pPr>
        <w:pStyle w:val="a"/>
        <w:rPr>
          <w:rFonts w:hint="cs"/>
          <w:rtl/>
        </w:rPr>
      </w:pPr>
    </w:p>
    <w:p w14:paraId="3342FD68"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rtl/>
        </w:rPr>
        <w:tab/>
      </w:r>
      <w:r>
        <w:rPr>
          <w:rFonts w:hint="cs"/>
          <w:b/>
          <w:bCs/>
          <w:rtl/>
        </w:rPr>
        <w:t xml:space="preserve">הצבעה </w:t>
      </w:r>
    </w:p>
    <w:p w14:paraId="2C003BB3" w14:textId="77777777" w:rsidR="00000000" w:rsidRDefault="007C71EE">
      <w:pPr>
        <w:pStyle w:val="a"/>
        <w:rPr>
          <w:rFonts w:hint="cs"/>
          <w:b/>
          <w:bCs/>
          <w:rtl/>
        </w:rPr>
      </w:pPr>
    </w:p>
    <w:p w14:paraId="1FFF0F5B" w14:textId="77777777" w:rsidR="00000000" w:rsidRDefault="007C71EE">
      <w:pPr>
        <w:pStyle w:val="a"/>
        <w:rPr>
          <w:rFonts w:hint="cs"/>
          <w:rtl/>
        </w:rPr>
      </w:pPr>
      <w:r>
        <w:rPr>
          <w:rFonts w:hint="cs"/>
          <w:b/>
          <w:bCs/>
          <w:rtl/>
        </w:rPr>
        <w:tab/>
      </w:r>
      <w:r>
        <w:rPr>
          <w:rFonts w:hint="cs"/>
          <w:b/>
          <w:bCs/>
          <w:rtl/>
        </w:rPr>
        <w:tab/>
      </w:r>
      <w:r>
        <w:rPr>
          <w:rFonts w:hint="cs"/>
          <w:rtl/>
        </w:rPr>
        <w:t>ההסתייגות של חבר הכנסת נסים דהן לסעיף 32(</w:t>
      </w:r>
      <w:r>
        <w:rPr>
          <w:rFonts w:hint="cs"/>
          <w:rtl/>
        </w:rPr>
        <w:t>4) לא נתקבלה.</w:t>
      </w:r>
    </w:p>
    <w:p w14:paraId="16FCDAEC" w14:textId="77777777" w:rsidR="00000000" w:rsidRDefault="007C71EE">
      <w:pPr>
        <w:pStyle w:val="a"/>
        <w:rPr>
          <w:rFonts w:hint="cs"/>
          <w:rtl/>
        </w:rPr>
      </w:pPr>
    </w:p>
    <w:p w14:paraId="7D67406F" w14:textId="77777777" w:rsidR="00000000" w:rsidRDefault="007C71EE">
      <w:pPr>
        <w:pStyle w:val="ad"/>
        <w:rPr>
          <w:rtl/>
        </w:rPr>
      </w:pPr>
      <w:r>
        <w:rPr>
          <w:rtl/>
        </w:rPr>
        <w:t>היו"ר ראובן ריבלין:</w:t>
      </w:r>
    </w:p>
    <w:p w14:paraId="7D1FE512" w14:textId="77777777" w:rsidR="00000000" w:rsidRDefault="007C71EE">
      <w:pPr>
        <w:pStyle w:val="a"/>
        <w:rPr>
          <w:rtl/>
        </w:rPr>
      </w:pPr>
    </w:p>
    <w:p w14:paraId="4BA3E264" w14:textId="77777777" w:rsidR="00000000" w:rsidRDefault="007C71EE">
      <w:pPr>
        <w:pStyle w:val="a"/>
        <w:rPr>
          <w:rFonts w:hint="cs"/>
          <w:rtl/>
        </w:rPr>
      </w:pPr>
      <w:r>
        <w:rPr>
          <w:rFonts w:hint="cs"/>
          <w:rtl/>
        </w:rPr>
        <w:t>ההסתייגות לא נתקבלה.</w:t>
      </w:r>
    </w:p>
    <w:p w14:paraId="69310419" w14:textId="77777777" w:rsidR="00000000" w:rsidRDefault="007C71EE">
      <w:pPr>
        <w:pStyle w:val="a"/>
        <w:rPr>
          <w:rFonts w:hint="cs"/>
          <w:rtl/>
        </w:rPr>
      </w:pPr>
    </w:p>
    <w:p w14:paraId="187710E5" w14:textId="77777777" w:rsidR="00000000" w:rsidRDefault="007C71EE">
      <w:pPr>
        <w:pStyle w:val="a"/>
        <w:rPr>
          <w:rFonts w:hint="cs"/>
          <w:rtl/>
        </w:rPr>
      </w:pPr>
      <w:r>
        <w:rPr>
          <w:rFonts w:hint="cs"/>
          <w:rtl/>
        </w:rPr>
        <w:t xml:space="preserve">חבר הכנסת אמנון כהן </w:t>
      </w:r>
      <w:r>
        <w:rPr>
          <w:rtl/>
        </w:rPr>
        <w:t>–</w:t>
      </w:r>
      <w:r>
        <w:rPr>
          <w:rFonts w:hint="cs"/>
          <w:rtl/>
        </w:rPr>
        <w:t xml:space="preserve"> מי בעד? מי נגד? מי נמנע? תודה.</w:t>
      </w:r>
    </w:p>
    <w:p w14:paraId="2ACFE48E" w14:textId="77777777" w:rsidR="00000000" w:rsidRDefault="007C71EE">
      <w:pPr>
        <w:pStyle w:val="a"/>
        <w:rPr>
          <w:rFonts w:hint="cs"/>
          <w:rtl/>
        </w:rPr>
      </w:pPr>
    </w:p>
    <w:p w14:paraId="047FDA61"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rtl/>
        </w:rPr>
        <w:tab/>
      </w:r>
      <w:r>
        <w:rPr>
          <w:rFonts w:hint="cs"/>
          <w:b/>
          <w:bCs/>
          <w:rtl/>
        </w:rPr>
        <w:t>הצבעה</w:t>
      </w:r>
    </w:p>
    <w:p w14:paraId="37E976F5" w14:textId="77777777" w:rsidR="00000000" w:rsidRDefault="007C71EE">
      <w:pPr>
        <w:pStyle w:val="a"/>
        <w:rPr>
          <w:rFonts w:hint="cs"/>
          <w:rtl/>
        </w:rPr>
      </w:pPr>
    </w:p>
    <w:p w14:paraId="128565EE" w14:textId="77777777" w:rsidR="00000000" w:rsidRDefault="007C71EE">
      <w:pPr>
        <w:pStyle w:val="a"/>
        <w:rPr>
          <w:rFonts w:hint="cs"/>
          <w:rtl/>
        </w:rPr>
      </w:pPr>
      <w:r>
        <w:rPr>
          <w:rFonts w:hint="cs"/>
          <w:rtl/>
        </w:rPr>
        <w:tab/>
      </w:r>
      <w:r>
        <w:rPr>
          <w:rFonts w:hint="cs"/>
          <w:rtl/>
        </w:rPr>
        <w:tab/>
        <w:t>ההסתייגות של חבר הכנסת אמנון כהן לסעיף 32(4) לא נתקבלה.</w:t>
      </w:r>
    </w:p>
    <w:p w14:paraId="22A41588" w14:textId="77777777" w:rsidR="00000000" w:rsidRDefault="007C71EE">
      <w:pPr>
        <w:pStyle w:val="a"/>
        <w:rPr>
          <w:rFonts w:hint="cs"/>
          <w:rtl/>
        </w:rPr>
      </w:pPr>
    </w:p>
    <w:p w14:paraId="0BDAD37B" w14:textId="77777777" w:rsidR="00000000" w:rsidRDefault="007C71EE">
      <w:pPr>
        <w:pStyle w:val="ad"/>
        <w:rPr>
          <w:rtl/>
        </w:rPr>
      </w:pPr>
      <w:r>
        <w:rPr>
          <w:rtl/>
        </w:rPr>
        <w:t>היו"ר ראובן ריבלין:</w:t>
      </w:r>
    </w:p>
    <w:p w14:paraId="64EFDDB0" w14:textId="77777777" w:rsidR="00000000" w:rsidRDefault="007C71EE">
      <w:pPr>
        <w:pStyle w:val="a"/>
        <w:rPr>
          <w:rtl/>
        </w:rPr>
      </w:pPr>
    </w:p>
    <w:p w14:paraId="61189821" w14:textId="77777777" w:rsidR="00000000" w:rsidRDefault="007C71EE">
      <w:pPr>
        <w:pStyle w:val="a"/>
        <w:rPr>
          <w:rFonts w:hint="cs"/>
          <w:rtl/>
        </w:rPr>
      </w:pPr>
      <w:r>
        <w:rPr>
          <w:rFonts w:hint="cs"/>
          <w:rtl/>
        </w:rPr>
        <w:t>ההסתייגות לא נתקבלה.</w:t>
      </w:r>
    </w:p>
    <w:p w14:paraId="0791191C" w14:textId="77777777" w:rsidR="00000000" w:rsidRDefault="007C71EE">
      <w:pPr>
        <w:pStyle w:val="a"/>
        <w:rPr>
          <w:rFonts w:hint="cs"/>
          <w:rtl/>
        </w:rPr>
      </w:pPr>
    </w:p>
    <w:p w14:paraId="647D08F5" w14:textId="77777777" w:rsidR="00000000" w:rsidRDefault="007C71EE">
      <w:pPr>
        <w:pStyle w:val="a"/>
        <w:rPr>
          <w:rFonts w:hint="cs"/>
          <w:rtl/>
        </w:rPr>
      </w:pPr>
      <w:r>
        <w:rPr>
          <w:rFonts w:hint="cs"/>
          <w:rtl/>
        </w:rPr>
        <w:t>חבר הכנסת אמנון כהן יש לי  פעם</w:t>
      </w:r>
      <w:r>
        <w:rPr>
          <w:rFonts w:hint="cs"/>
          <w:rtl/>
        </w:rPr>
        <w:t xml:space="preserve"> שנייה </w:t>
      </w:r>
      <w:r>
        <w:rPr>
          <w:rtl/>
        </w:rPr>
        <w:t>–</w:t>
      </w:r>
      <w:r>
        <w:rPr>
          <w:rFonts w:hint="cs"/>
          <w:rtl/>
        </w:rPr>
        <w:t xml:space="preserve"> מי בעד? מי נגד? מי נמנע? תודה</w:t>
      </w:r>
    </w:p>
    <w:p w14:paraId="2BCD8B47" w14:textId="77777777" w:rsidR="00000000" w:rsidRDefault="007C71EE">
      <w:pPr>
        <w:pStyle w:val="a"/>
        <w:rPr>
          <w:rFonts w:hint="cs"/>
          <w:rtl/>
        </w:rPr>
      </w:pPr>
    </w:p>
    <w:p w14:paraId="0764E855"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rtl/>
        </w:rPr>
        <w:tab/>
      </w:r>
      <w:r>
        <w:rPr>
          <w:rFonts w:hint="cs"/>
          <w:b/>
          <w:bCs/>
          <w:rtl/>
        </w:rPr>
        <w:t xml:space="preserve">הצבעה </w:t>
      </w:r>
    </w:p>
    <w:p w14:paraId="4531A792" w14:textId="77777777" w:rsidR="00000000" w:rsidRDefault="007C71EE">
      <w:pPr>
        <w:pStyle w:val="a"/>
        <w:rPr>
          <w:rFonts w:hint="cs"/>
          <w:b/>
          <w:bCs/>
          <w:rtl/>
        </w:rPr>
      </w:pPr>
    </w:p>
    <w:p w14:paraId="1CF669B4" w14:textId="77777777" w:rsidR="00000000" w:rsidRDefault="007C71EE">
      <w:pPr>
        <w:pStyle w:val="a"/>
        <w:rPr>
          <w:rFonts w:hint="cs"/>
          <w:rtl/>
        </w:rPr>
      </w:pPr>
      <w:r>
        <w:rPr>
          <w:rFonts w:hint="cs"/>
          <w:rtl/>
        </w:rPr>
        <w:t xml:space="preserve">                ההסתייגות של חבר הכנסת אמנון כהן לסעיף 32(4) לא נתקבלה.</w:t>
      </w:r>
    </w:p>
    <w:p w14:paraId="3441D3D1" w14:textId="77777777" w:rsidR="00000000" w:rsidRDefault="007C71EE">
      <w:pPr>
        <w:pStyle w:val="a"/>
        <w:rPr>
          <w:rFonts w:hint="cs"/>
          <w:rtl/>
        </w:rPr>
      </w:pPr>
    </w:p>
    <w:p w14:paraId="5C67BFF5" w14:textId="77777777" w:rsidR="00000000" w:rsidRDefault="007C71EE">
      <w:pPr>
        <w:pStyle w:val="ad"/>
        <w:rPr>
          <w:rtl/>
        </w:rPr>
      </w:pPr>
      <w:r>
        <w:rPr>
          <w:rtl/>
        </w:rPr>
        <w:t>היו"ר ראובן ריבלין:</w:t>
      </w:r>
    </w:p>
    <w:p w14:paraId="133BFB57" w14:textId="77777777" w:rsidR="00000000" w:rsidRDefault="007C71EE">
      <w:pPr>
        <w:pStyle w:val="a"/>
        <w:rPr>
          <w:rtl/>
        </w:rPr>
      </w:pPr>
    </w:p>
    <w:p w14:paraId="7F25EA34" w14:textId="77777777" w:rsidR="00000000" w:rsidRDefault="007C71EE">
      <w:pPr>
        <w:pStyle w:val="a"/>
        <w:rPr>
          <w:rFonts w:hint="cs"/>
          <w:rtl/>
        </w:rPr>
      </w:pPr>
      <w:r>
        <w:rPr>
          <w:rFonts w:hint="cs"/>
          <w:rtl/>
        </w:rPr>
        <w:t>ההסתייגות לא נתקבלה.</w:t>
      </w:r>
    </w:p>
    <w:p w14:paraId="6C96D688" w14:textId="77777777" w:rsidR="00000000" w:rsidRDefault="007C71EE">
      <w:pPr>
        <w:pStyle w:val="a"/>
        <w:rPr>
          <w:rFonts w:hint="cs"/>
          <w:rtl/>
        </w:rPr>
      </w:pPr>
    </w:p>
    <w:p w14:paraId="71B1132B" w14:textId="77777777" w:rsidR="00000000" w:rsidRDefault="007C71EE">
      <w:pPr>
        <w:pStyle w:val="a"/>
        <w:rPr>
          <w:rFonts w:hint="cs"/>
          <w:rtl/>
        </w:rPr>
      </w:pPr>
      <w:r>
        <w:rPr>
          <w:rFonts w:hint="cs"/>
          <w:rtl/>
        </w:rPr>
        <w:t xml:space="preserve">חבר הכנסת יצחק כהן </w:t>
      </w:r>
      <w:r>
        <w:rPr>
          <w:rtl/>
        </w:rPr>
        <w:t>–</w:t>
      </w:r>
      <w:r>
        <w:rPr>
          <w:rFonts w:hint="cs"/>
          <w:rtl/>
        </w:rPr>
        <w:t xml:space="preserve"> מי בעד? מי נגד? מי נמנע? תודה.</w:t>
      </w:r>
    </w:p>
    <w:p w14:paraId="31394AE3" w14:textId="77777777" w:rsidR="00000000" w:rsidRDefault="007C71EE">
      <w:pPr>
        <w:pStyle w:val="a"/>
        <w:rPr>
          <w:rFonts w:hint="cs"/>
          <w:rtl/>
        </w:rPr>
      </w:pPr>
    </w:p>
    <w:p w14:paraId="7DFAC073" w14:textId="77777777" w:rsidR="00000000" w:rsidRDefault="007C71EE">
      <w:pPr>
        <w:pStyle w:val="a"/>
        <w:rPr>
          <w:rFonts w:hint="cs"/>
          <w:rtl/>
        </w:rPr>
      </w:pPr>
    </w:p>
    <w:p w14:paraId="17B601C0"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rtl/>
        </w:rPr>
        <w:tab/>
      </w:r>
      <w:r>
        <w:rPr>
          <w:rFonts w:hint="cs"/>
          <w:b/>
          <w:bCs/>
          <w:rtl/>
        </w:rPr>
        <w:t xml:space="preserve">הצבעה </w:t>
      </w:r>
    </w:p>
    <w:p w14:paraId="3C6DF3E6" w14:textId="77777777" w:rsidR="00000000" w:rsidRDefault="007C71EE">
      <w:pPr>
        <w:pStyle w:val="a"/>
        <w:rPr>
          <w:rFonts w:hint="cs"/>
          <w:b/>
          <w:bCs/>
          <w:rtl/>
        </w:rPr>
      </w:pPr>
    </w:p>
    <w:p w14:paraId="61328D87" w14:textId="77777777" w:rsidR="00000000" w:rsidRDefault="007C71EE">
      <w:pPr>
        <w:pStyle w:val="a"/>
        <w:rPr>
          <w:rFonts w:hint="cs"/>
          <w:rtl/>
        </w:rPr>
      </w:pPr>
      <w:r>
        <w:rPr>
          <w:rFonts w:hint="cs"/>
          <w:rtl/>
        </w:rPr>
        <w:t>ההסתייגות של חבר הכנ</w:t>
      </w:r>
      <w:r>
        <w:rPr>
          <w:rFonts w:hint="cs"/>
          <w:rtl/>
        </w:rPr>
        <w:t>סת  יצחק כהן לסעיף 32(4) לא נתקבלה.</w:t>
      </w:r>
    </w:p>
    <w:p w14:paraId="6B6C5F1D" w14:textId="77777777" w:rsidR="00000000" w:rsidRDefault="007C71EE">
      <w:pPr>
        <w:pStyle w:val="a"/>
        <w:rPr>
          <w:rFonts w:hint="cs"/>
          <w:rtl/>
        </w:rPr>
      </w:pPr>
    </w:p>
    <w:p w14:paraId="3789CB07" w14:textId="77777777" w:rsidR="00000000" w:rsidRDefault="007C71EE">
      <w:pPr>
        <w:pStyle w:val="ad"/>
        <w:rPr>
          <w:rtl/>
        </w:rPr>
      </w:pPr>
      <w:r>
        <w:rPr>
          <w:rtl/>
        </w:rPr>
        <w:t>היו"ר ראובן ריבלין:</w:t>
      </w:r>
    </w:p>
    <w:p w14:paraId="3C3EB02C" w14:textId="77777777" w:rsidR="00000000" w:rsidRDefault="007C71EE">
      <w:pPr>
        <w:pStyle w:val="a"/>
        <w:rPr>
          <w:rtl/>
        </w:rPr>
      </w:pPr>
    </w:p>
    <w:p w14:paraId="4BF95FA6" w14:textId="77777777" w:rsidR="00000000" w:rsidRDefault="007C71EE">
      <w:pPr>
        <w:pStyle w:val="a"/>
        <w:rPr>
          <w:rFonts w:hint="cs"/>
          <w:rtl/>
        </w:rPr>
      </w:pPr>
      <w:r>
        <w:rPr>
          <w:rFonts w:hint="cs"/>
          <w:rtl/>
        </w:rPr>
        <w:t>ההסתייגות לא נתקבלה.</w:t>
      </w:r>
    </w:p>
    <w:p w14:paraId="38D75113" w14:textId="77777777" w:rsidR="00000000" w:rsidRDefault="007C71EE">
      <w:pPr>
        <w:pStyle w:val="a"/>
        <w:rPr>
          <w:rFonts w:hint="cs"/>
          <w:rtl/>
        </w:rPr>
      </w:pPr>
    </w:p>
    <w:p w14:paraId="374E23B7" w14:textId="77777777" w:rsidR="00000000" w:rsidRDefault="007C71EE">
      <w:pPr>
        <w:pStyle w:val="a"/>
        <w:rPr>
          <w:rFonts w:hint="cs"/>
          <w:rtl/>
        </w:rPr>
      </w:pPr>
      <w:r>
        <w:rPr>
          <w:rFonts w:hint="cs"/>
          <w:rtl/>
        </w:rPr>
        <w:t xml:space="preserve">חבר הכנסת דוד אזולאי </w:t>
      </w:r>
      <w:r>
        <w:rPr>
          <w:rtl/>
        </w:rPr>
        <w:t>–</w:t>
      </w:r>
      <w:r>
        <w:rPr>
          <w:rFonts w:hint="cs"/>
          <w:rtl/>
        </w:rPr>
        <w:t xml:space="preserve"> מי בעד? מי נגד? מי נמנע? תודה</w:t>
      </w:r>
    </w:p>
    <w:p w14:paraId="4BBCE6D7" w14:textId="77777777" w:rsidR="00000000" w:rsidRDefault="007C71EE">
      <w:pPr>
        <w:pStyle w:val="a"/>
        <w:rPr>
          <w:rFonts w:hint="cs"/>
          <w:rtl/>
        </w:rPr>
      </w:pPr>
    </w:p>
    <w:p w14:paraId="28F0AB43"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b/>
          <w:bCs/>
          <w:rtl/>
        </w:rPr>
        <w:t xml:space="preserve">הצבעה </w:t>
      </w:r>
    </w:p>
    <w:p w14:paraId="33E6E50F" w14:textId="77777777" w:rsidR="00000000" w:rsidRDefault="007C71EE">
      <w:pPr>
        <w:pStyle w:val="a"/>
        <w:rPr>
          <w:rFonts w:hint="cs"/>
          <w:b/>
          <w:bCs/>
          <w:rtl/>
        </w:rPr>
      </w:pPr>
    </w:p>
    <w:p w14:paraId="3BEE415F" w14:textId="77777777" w:rsidR="00000000" w:rsidRDefault="007C71EE">
      <w:pPr>
        <w:pStyle w:val="a"/>
        <w:rPr>
          <w:rFonts w:hint="cs"/>
          <w:rtl/>
        </w:rPr>
      </w:pPr>
      <w:r>
        <w:rPr>
          <w:rFonts w:hint="cs"/>
          <w:rtl/>
        </w:rPr>
        <w:t>ההסתייגות של חבר הכנסת  דוד אזולאי  לסעיף 32(4) לא נתקבלה.</w:t>
      </w:r>
    </w:p>
    <w:p w14:paraId="3E4EB9F2" w14:textId="77777777" w:rsidR="00000000" w:rsidRDefault="007C71EE">
      <w:pPr>
        <w:pStyle w:val="a"/>
        <w:rPr>
          <w:rFonts w:hint="cs"/>
          <w:rtl/>
        </w:rPr>
      </w:pPr>
    </w:p>
    <w:p w14:paraId="6D4049FC" w14:textId="77777777" w:rsidR="00000000" w:rsidRDefault="007C71EE">
      <w:pPr>
        <w:pStyle w:val="ad"/>
        <w:rPr>
          <w:rtl/>
        </w:rPr>
      </w:pPr>
      <w:r>
        <w:rPr>
          <w:rtl/>
        </w:rPr>
        <w:t>היו"ר ראובן ריבלין:</w:t>
      </w:r>
    </w:p>
    <w:p w14:paraId="566336EA" w14:textId="77777777" w:rsidR="00000000" w:rsidRDefault="007C71EE">
      <w:pPr>
        <w:pStyle w:val="a"/>
        <w:rPr>
          <w:rtl/>
        </w:rPr>
      </w:pPr>
    </w:p>
    <w:p w14:paraId="373E9E47" w14:textId="77777777" w:rsidR="00000000" w:rsidRDefault="007C71EE">
      <w:pPr>
        <w:pStyle w:val="a"/>
        <w:rPr>
          <w:rFonts w:hint="cs"/>
          <w:rtl/>
        </w:rPr>
      </w:pPr>
      <w:r>
        <w:rPr>
          <w:rFonts w:hint="cs"/>
          <w:rtl/>
        </w:rPr>
        <w:t>ההסתייגות לא נתקבלה.</w:t>
      </w:r>
    </w:p>
    <w:p w14:paraId="784AD983" w14:textId="77777777" w:rsidR="00000000" w:rsidRDefault="007C71EE">
      <w:pPr>
        <w:pStyle w:val="a"/>
        <w:rPr>
          <w:rFonts w:hint="cs"/>
          <w:rtl/>
        </w:rPr>
      </w:pPr>
    </w:p>
    <w:p w14:paraId="6A8780FB" w14:textId="77777777" w:rsidR="00000000" w:rsidRDefault="007C71EE">
      <w:pPr>
        <w:pStyle w:val="a"/>
        <w:rPr>
          <w:rFonts w:hint="cs"/>
          <w:rtl/>
        </w:rPr>
      </w:pPr>
      <w:r>
        <w:rPr>
          <w:rFonts w:hint="cs"/>
          <w:rtl/>
        </w:rPr>
        <w:t>חבר הכנ</w:t>
      </w:r>
      <w:r>
        <w:rPr>
          <w:rFonts w:hint="cs"/>
          <w:rtl/>
        </w:rPr>
        <w:t xml:space="preserve">סת משולם נהרי - אינו נוכח. </w:t>
      </w:r>
    </w:p>
    <w:p w14:paraId="6B6C09E7" w14:textId="77777777" w:rsidR="00000000" w:rsidRDefault="007C71EE">
      <w:pPr>
        <w:pStyle w:val="a"/>
        <w:rPr>
          <w:rFonts w:hint="cs"/>
          <w:rtl/>
        </w:rPr>
      </w:pPr>
    </w:p>
    <w:p w14:paraId="2AC4D243" w14:textId="77777777" w:rsidR="00000000" w:rsidRDefault="007C71EE">
      <w:pPr>
        <w:pStyle w:val="a"/>
        <w:rPr>
          <w:rFonts w:hint="cs"/>
          <w:rtl/>
        </w:rPr>
      </w:pPr>
      <w:r>
        <w:rPr>
          <w:rFonts w:hint="cs"/>
          <w:rtl/>
        </w:rPr>
        <w:t xml:space="preserve">חבר הכנסת יצחק וקנין </w:t>
      </w:r>
      <w:r>
        <w:rPr>
          <w:rtl/>
        </w:rPr>
        <w:t>–</w:t>
      </w:r>
      <w:r>
        <w:rPr>
          <w:rFonts w:hint="cs"/>
          <w:rtl/>
        </w:rPr>
        <w:t xml:space="preserve"> מי בעד? מי נגד? מי נמנע? תודה.</w:t>
      </w:r>
    </w:p>
    <w:p w14:paraId="5BC32B2E" w14:textId="77777777" w:rsidR="00000000" w:rsidRDefault="007C71EE">
      <w:pPr>
        <w:pStyle w:val="a"/>
        <w:rPr>
          <w:rFonts w:hint="cs"/>
          <w:rtl/>
        </w:rPr>
      </w:pPr>
    </w:p>
    <w:p w14:paraId="695C718E"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b/>
          <w:bCs/>
          <w:rtl/>
        </w:rPr>
        <w:t xml:space="preserve">הצבעה </w:t>
      </w:r>
    </w:p>
    <w:p w14:paraId="1A7D395E" w14:textId="77777777" w:rsidR="00000000" w:rsidRDefault="007C71EE">
      <w:pPr>
        <w:pStyle w:val="a"/>
        <w:rPr>
          <w:rFonts w:hint="cs"/>
          <w:b/>
          <w:bCs/>
          <w:rtl/>
        </w:rPr>
      </w:pPr>
    </w:p>
    <w:p w14:paraId="510E8A63" w14:textId="77777777" w:rsidR="00000000" w:rsidRDefault="007C71EE">
      <w:pPr>
        <w:pStyle w:val="a"/>
        <w:rPr>
          <w:rFonts w:hint="cs"/>
          <w:rtl/>
        </w:rPr>
      </w:pPr>
      <w:r>
        <w:rPr>
          <w:rFonts w:hint="cs"/>
          <w:rtl/>
        </w:rPr>
        <w:t>ההסתייגות של חבר הכנסת  יצחק וקנין  לסעיף 32(4) לא נתקבלה.</w:t>
      </w:r>
    </w:p>
    <w:p w14:paraId="35DFDD7E" w14:textId="77777777" w:rsidR="00000000" w:rsidRDefault="007C71EE">
      <w:pPr>
        <w:pStyle w:val="a"/>
        <w:rPr>
          <w:rFonts w:hint="cs"/>
          <w:rtl/>
        </w:rPr>
      </w:pPr>
    </w:p>
    <w:p w14:paraId="68410955" w14:textId="77777777" w:rsidR="00000000" w:rsidRDefault="007C71EE">
      <w:pPr>
        <w:pStyle w:val="ad"/>
        <w:rPr>
          <w:rtl/>
        </w:rPr>
      </w:pPr>
      <w:r>
        <w:rPr>
          <w:rtl/>
        </w:rPr>
        <w:t>היו"ר ראובן ריבלין:</w:t>
      </w:r>
    </w:p>
    <w:p w14:paraId="220FE490" w14:textId="77777777" w:rsidR="00000000" w:rsidRDefault="007C71EE">
      <w:pPr>
        <w:pStyle w:val="a"/>
        <w:rPr>
          <w:rtl/>
        </w:rPr>
      </w:pPr>
    </w:p>
    <w:p w14:paraId="56C02441" w14:textId="77777777" w:rsidR="00000000" w:rsidRDefault="007C71EE">
      <w:pPr>
        <w:pStyle w:val="a"/>
        <w:rPr>
          <w:rFonts w:hint="cs"/>
          <w:rtl/>
        </w:rPr>
      </w:pPr>
      <w:r>
        <w:rPr>
          <w:rFonts w:hint="cs"/>
          <w:rtl/>
        </w:rPr>
        <w:t>ההסתייגות לא נתקבלה.</w:t>
      </w:r>
    </w:p>
    <w:p w14:paraId="243BB771" w14:textId="77777777" w:rsidR="00000000" w:rsidRDefault="007C71EE">
      <w:pPr>
        <w:pStyle w:val="a"/>
        <w:rPr>
          <w:rFonts w:hint="cs"/>
          <w:rtl/>
        </w:rPr>
      </w:pPr>
    </w:p>
    <w:p w14:paraId="21F93E1F" w14:textId="77777777" w:rsidR="00000000" w:rsidRDefault="007C71EE">
      <w:pPr>
        <w:pStyle w:val="a"/>
        <w:rPr>
          <w:rFonts w:hint="cs"/>
          <w:rtl/>
        </w:rPr>
      </w:pPr>
      <w:r>
        <w:rPr>
          <w:rFonts w:hint="cs"/>
          <w:rtl/>
        </w:rPr>
        <w:t xml:space="preserve">חבר הכנסת יאיר פרץ </w:t>
      </w:r>
      <w:r>
        <w:rPr>
          <w:rtl/>
        </w:rPr>
        <w:t>–</w:t>
      </w:r>
      <w:r>
        <w:rPr>
          <w:rFonts w:hint="cs"/>
          <w:rtl/>
        </w:rPr>
        <w:t xml:space="preserve"> מי בעד? מי נגד? מי נמנע? תודה.</w:t>
      </w:r>
    </w:p>
    <w:p w14:paraId="71D0FD75" w14:textId="77777777" w:rsidR="00000000" w:rsidRDefault="007C71EE">
      <w:pPr>
        <w:pStyle w:val="a"/>
        <w:rPr>
          <w:rFonts w:hint="cs"/>
          <w:rtl/>
        </w:rPr>
      </w:pPr>
    </w:p>
    <w:p w14:paraId="7998554E"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b/>
          <w:bCs/>
          <w:rtl/>
        </w:rPr>
        <w:t>הצבעה</w:t>
      </w:r>
    </w:p>
    <w:p w14:paraId="640D8F70" w14:textId="77777777" w:rsidR="00000000" w:rsidRDefault="007C71EE">
      <w:pPr>
        <w:pStyle w:val="a"/>
        <w:rPr>
          <w:rFonts w:hint="cs"/>
          <w:b/>
          <w:bCs/>
          <w:rtl/>
        </w:rPr>
      </w:pPr>
      <w:r>
        <w:rPr>
          <w:rFonts w:hint="cs"/>
          <w:b/>
          <w:bCs/>
          <w:rtl/>
        </w:rPr>
        <w:t xml:space="preserve"> </w:t>
      </w:r>
    </w:p>
    <w:p w14:paraId="7744B07F" w14:textId="77777777" w:rsidR="00000000" w:rsidRDefault="007C71EE">
      <w:pPr>
        <w:pStyle w:val="a"/>
        <w:rPr>
          <w:rFonts w:hint="cs"/>
          <w:rtl/>
        </w:rPr>
      </w:pPr>
      <w:r>
        <w:rPr>
          <w:rFonts w:hint="cs"/>
          <w:rtl/>
        </w:rPr>
        <w:t>ההסתייגות של חבר הכנסת  יאיר פרץ  לסעיף 32(4) לא נתקבלה.</w:t>
      </w:r>
    </w:p>
    <w:p w14:paraId="2133FF29" w14:textId="77777777" w:rsidR="00000000" w:rsidRDefault="007C71EE">
      <w:pPr>
        <w:pStyle w:val="a"/>
        <w:rPr>
          <w:rFonts w:hint="cs"/>
          <w:rtl/>
        </w:rPr>
      </w:pPr>
    </w:p>
    <w:p w14:paraId="62D087A8" w14:textId="77777777" w:rsidR="00000000" w:rsidRDefault="007C71EE">
      <w:pPr>
        <w:pStyle w:val="ad"/>
        <w:rPr>
          <w:rtl/>
        </w:rPr>
      </w:pPr>
      <w:r>
        <w:rPr>
          <w:rtl/>
        </w:rPr>
        <w:t>היו"ר ראובן ריבלין:</w:t>
      </w:r>
    </w:p>
    <w:p w14:paraId="74F127F9" w14:textId="77777777" w:rsidR="00000000" w:rsidRDefault="007C71EE">
      <w:pPr>
        <w:pStyle w:val="a"/>
        <w:rPr>
          <w:rtl/>
        </w:rPr>
      </w:pPr>
    </w:p>
    <w:p w14:paraId="62976388" w14:textId="77777777" w:rsidR="00000000" w:rsidRDefault="007C71EE">
      <w:pPr>
        <w:pStyle w:val="a"/>
        <w:rPr>
          <w:rFonts w:hint="cs"/>
          <w:rtl/>
        </w:rPr>
      </w:pPr>
      <w:r>
        <w:rPr>
          <w:rFonts w:hint="cs"/>
          <w:rtl/>
        </w:rPr>
        <w:t>ההסתייגות לא נתקבלה.</w:t>
      </w:r>
    </w:p>
    <w:p w14:paraId="64D23DC8" w14:textId="77777777" w:rsidR="00000000" w:rsidRDefault="007C71EE">
      <w:pPr>
        <w:pStyle w:val="a"/>
        <w:rPr>
          <w:rFonts w:hint="cs"/>
          <w:rtl/>
        </w:rPr>
      </w:pPr>
    </w:p>
    <w:p w14:paraId="709918A4" w14:textId="77777777" w:rsidR="00000000" w:rsidRDefault="007C71EE">
      <w:pPr>
        <w:pStyle w:val="a"/>
        <w:rPr>
          <w:rFonts w:hint="cs"/>
          <w:rtl/>
        </w:rPr>
      </w:pPr>
      <w:r>
        <w:rPr>
          <w:rFonts w:hint="cs"/>
          <w:rtl/>
        </w:rPr>
        <w:t xml:space="preserve">חבר הכנסת נסים זאב - אינו נוכח. </w:t>
      </w:r>
    </w:p>
    <w:p w14:paraId="3C533680" w14:textId="77777777" w:rsidR="00000000" w:rsidRDefault="007C71EE">
      <w:pPr>
        <w:pStyle w:val="a"/>
        <w:rPr>
          <w:rFonts w:hint="cs"/>
          <w:rtl/>
        </w:rPr>
      </w:pPr>
    </w:p>
    <w:p w14:paraId="5F5EAE21" w14:textId="77777777" w:rsidR="00000000" w:rsidRDefault="007C71EE">
      <w:pPr>
        <w:pStyle w:val="a"/>
        <w:rPr>
          <w:rFonts w:hint="cs"/>
          <w:rtl/>
        </w:rPr>
      </w:pPr>
      <w:r>
        <w:rPr>
          <w:rFonts w:hint="cs"/>
          <w:rtl/>
        </w:rPr>
        <w:t xml:space="preserve">חבר הכנסת יעקב מרגי </w:t>
      </w:r>
      <w:r>
        <w:rPr>
          <w:rtl/>
        </w:rPr>
        <w:t>–</w:t>
      </w:r>
      <w:r>
        <w:rPr>
          <w:rFonts w:hint="cs"/>
          <w:rtl/>
        </w:rPr>
        <w:t xml:space="preserve"> מי בעד? מי נגד? מי נמנע? תודה.</w:t>
      </w:r>
    </w:p>
    <w:p w14:paraId="4E4B1BD4" w14:textId="77777777" w:rsidR="00000000" w:rsidRDefault="007C71EE">
      <w:pPr>
        <w:pStyle w:val="a"/>
        <w:rPr>
          <w:rFonts w:hint="cs"/>
          <w:rtl/>
        </w:rPr>
      </w:pPr>
      <w:r>
        <w:rPr>
          <w:rFonts w:hint="cs"/>
          <w:rtl/>
        </w:rPr>
        <w:tab/>
      </w:r>
    </w:p>
    <w:p w14:paraId="327766D0" w14:textId="77777777" w:rsidR="00000000" w:rsidRDefault="007C71EE">
      <w:pPr>
        <w:pStyle w:val="a"/>
        <w:ind w:firstLine="720"/>
        <w:rPr>
          <w:rFonts w:hint="cs"/>
          <w:b/>
          <w:bCs/>
          <w:rtl/>
        </w:rPr>
      </w:pPr>
      <w:r>
        <w:rPr>
          <w:rFonts w:hint="cs"/>
          <w:rtl/>
        </w:rPr>
        <w:tab/>
      </w:r>
      <w:r>
        <w:rPr>
          <w:rFonts w:hint="cs"/>
          <w:rtl/>
        </w:rPr>
        <w:tab/>
      </w:r>
      <w:r>
        <w:rPr>
          <w:rFonts w:hint="cs"/>
          <w:rtl/>
        </w:rPr>
        <w:tab/>
      </w:r>
      <w:r>
        <w:rPr>
          <w:rFonts w:hint="cs"/>
          <w:b/>
          <w:bCs/>
          <w:rtl/>
        </w:rPr>
        <w:t xml:space="preserve">הצבעה </w:t>
      </w:r>
    </w:p>
    <w:p w14:paraId="29B00864" w14:textId="77777777" w:rsidR="00000000" w:rsidRDefault="007C71EE">
      <w:pPr>
        <w:pStyle w:val="a"/>
        <w:ind w:firstLine="720"/>
        <w:rPr>
          <w:rFonts w:hint="cs"/>
          <w:b/>
          <w:bCs/>
          <w:rtl/>
        </w:rPr>
      </w:pPr>
    </w:p>
    <w:p w14:paraId="613E9B19" w14:textId="77777777" w:rsidR="00000000" w:rsidRDefault="007C71EE">
      <w:pPr>
        <w:pStyle w:val="a"/>
        <w:rPr>
          <w:rFonts w:hint="cs"/>
          <w:rtl/>
        </w:rPr>
      </w:pPr>
      <w:r>
        <w:rPr>
          <w:rFonts w:hint="cs"/>
          <w:rtl/>
        </w:rPr>
        <w:t xml:space="preserve">ההסתייגות של חבר הכנסת  יעקב מרגי  לסעיף 32(4) </w:t>
      </w:r>
      <w:r>
        <w:rPr>
          <w:rFonts w:hint="cs"/>
          <w:rtl/>
        </w:rPr>
        <w:t>לא נתקבלה.</w:t>
      </w:r>
    </w:p>
    <w:p w14:paraId="39D105D1" w14:textId="77777777" w:rsidR="00000000" w:rsidRDefault="007C71EE">
      <w:pPr>
        <w:pStyle w:val="a"/>
        <w:rPr>
          <w:rFonts w:hint="cs"/>
          <w:rtl/>
        </w:rPr>
      </w:pPr>
    </w:p>
    <w:p w14:paraId="22D906CF" w14:textId="77777777" w:rsidR="00000000" w:rsidRDefault="007C71EE">
      <w:pPr>
        <w:pStyle w:val="ad"/>
        <w:rPr>
          <w:rtl/>
        </w:rPr>
      </w:pPr>
      <w:r>
        <w:rPr>
          <w:rtl/>
        </w:rPr>
        <w:t>היו"ר ראובן ריבלין:</w:t>
      </w:r>
    </w:p>
    <w:p w14:paraId="7AE6EB8B" w14:textId="77777777" w:rsidR="00000000" w:rsidRDefault="007C71EE">
      <w:pPr>
        <w:pStyle w:val="a"/>
        <w:rPr>
          <w:rtl/>
        </w:rPr>
      </w:pPr>
    </w:p>
    <w:p w14:paraId="07E7241E" w14:textId="77777777" w:rsidR="00000000" w:rsidRDefault="007C71EE">
      <w:pPr>
        <w:pStyle w:val="a"/>
        <w:rPr>
          <w:rFonts w:hint="cs"/>
          <w:rtl/>
        </w:rPr>
      </w:pPr>
      <w:r>
        <w:rPr>
          <w:rFonts w:hint="cs"/>
          <w:rtl/>
        </w:rPr>
        <w:t>ההסתייגות לא נתקבלה.</w:t>
      </w:r>
    </w:p>
    <w:p w14:paraId="496146AC" w14:textId="77777777" w:rsidR="00000000" w:rsidRDefault="007C71EE">
      <w:pPr>
        <w:pStyle w:val="a"/>
        <w:rPr>
          <w:rFonts w:hint="cs"/>
          <w:rtl/>
        </w:rPr>
      </w:pPr>
    </w:p>
    <w:p w14:paraId="33E12208" w14:textId="77777777" w:rsidR="00000000" w:rsidRDefault="007C71EE">
      <w:pPr>
        <w:pStyle w:val="a"/>
        <w:rPr>
          <w:rFonts w:hint="cs"/>
          <w:rtl/>
        </w:rPr>
      </w:pPr>
      <w:r>
        <w:rPr>
          <w:rFonts w:hint="cs"/>
          <w:rtl/>
        </w:rPr>
        <w:t xml:space="preserve">חבר הכנסת יוסי שריד </w:t>
      </w:r>
      <w:r>
        <w:rPr>
          <w:rtl/>
        </w:rPr>
        <w:t>–</w:t>
      </w:r>
      <w:r>
        <w:rPr>
          <w:rFonts w:hint="cs"/>
          <w:rtl/>
        </w:rPr>
        <w:t xml:space="preserve"> מי בעד? מי נגד? מי נמנע? תודה.</w:t>
      </w:r>
    </w:p>
    <w:p w14:paraId="5EE355CF" w14:textId="77777777" w:rsidR="00000000" w:rsidRDefault="007C71EE">
      <w:pPr>
        <w:pStyle w:val="a"/>
        <w:ind w:firstLine="720"/>
        <w:rPr>
          <w:rFonts w:hint="cs"/>
          <w:rtl/>
        </w:rPr>
      </w:pPr>
    </w:p>
    <w:p w14:paraId="525FDC49" w14:textId="77777777" w:rsidR="00000000" w:rsidRDefault="007C71EE">
      <w:pPr>
        <w:pStyle w:val="a"/>
        <w:ind w:firstLine="720"/>
        <w:rPr>
          <w:rFonts w:hint="cs"/>
          <w:b/>
          <w:bCs/>
          <w:rtl/>
        </w:rPr>
      </w:pPr>
      <w:r>
        <w:rPr>
          <w:rFonts w:hint="cs"/>
          <w:rtl/>
        </w:rPr>
        <w:tab/>
      </w:r>
      <w:r>
        <w:rPr>
          <w:rFonts w:hint="cs"/>
          <w:rtl/>
        </w:rPr>
        <w:tab/>
      </w:r>
      <w:r>
        <w:rPr>
          <w:rFonts w:hint="cs"/>
          <w:rtl/>
        </w:rPr>
        <w:tab/>
      </w:r>
      <w:r>
        <w:rPr>
          <w:rFonts w:hint="cs"/>
          <w:b/>
          <w:bCs/>
          <w:rtl/>
        </w:rPr>
        <w:t>הצבעה</w:t>
      </w:r>
    </w:p>
    <w:p w14:paraId="4292C08D" w14:textId="77777777" w:rsidR="00000000" w:rsidRDefault="007C71EE">
      <w:pPr>
        <w:pStyle w:val="a"/>
        <w:ind w:firstLine="720"/>
        <w:rPr>
          <w:rFonts w:hint="cs"/>
          <w:b/>
          <w:bCs/>
          <w:rtl/>
        </w:rPr>
      </w:pPr>
      <w:r>
        <w:rPr>
          <w:rFonts w:hint="cs"/>
          <w:b/>
          <w:bCs/>
          <w:rtl/>
        </w:rPr>
        <w:t xml:space="preserve"> </w:t>
      </w:r>
    </w:p>
    <w:p w14:paraId="12F1A782" w14:textId="77777777" w:rsidR="00000000" w:rsidRDefault="007C71EE">
      <w:pPr>
        <w:pStyle w:val="a"/>
        <w:rPr>
          <w:rFonts w:hint="cs"/>
          <w:rtl/>
        </w:rPr>
      </w:pPr>
      <w:r>
        <w:rPr>
          <w:rFonts w:hint="cs"/>
          <w:rtl/>
        </w:rPr>
        <w:t>ההסתייגות של חבר הכנסת  יוסי שריד  לסעיף 32(4) לא נתקבלה.</w:t>
      </w:r>
    </w:p>
    <w:p w14:paraId="5BB3E83D" w14:textId="77777777" w:rsidR="00000000" w:rsidRDefault="007C71EE">
      <w:pPr>
        <w:pStyle w:val="a"/>
        <w:rPr>
          <w:rFonts w:hint="cs"/>
          <w:rtl/>
        </w:rPr>
      </w:pPr>
    </w:p>
    <w:p w14:paraId="1FE146FA" w14:textId="77777777" w:rsidR="00000000" w:rsidRDefault="007C71EE">
      <w:pPr>
        <w:pStyle w:val="ad"/>
        <w:rPr>
          <w:rtl/>
        </w:rPr>
      </w:pPr>
      <w:r>
        <w:rPr>
          <w:rtl/>
        </w:rPr>
        <w:t>היו"ר ראובן ריבלין:</w:t>
      </w:r>
    </w:p>
    <w:p w14:paraId="206C9DFE" w14:textId="77777777" w:rsidR="00000000" w:rsidRDefault="007C71EE">
      <w:pPr>
        <w:pStyle w:val="a"/>
        <w:rPr>
          <w:rtl/>
        </w:rPr>
      </w:pPr>
    </w:p>
    <w:p w14:paraId="01F5E375" w14:textId="77777777" w:rsidR="00000000" w:rsidRDefault="007C71EE">
      <w:pPr>
        <w:pStyle w:val="a"/>
        <w:rPr>
          <w:rFonts w:hint="cs"/>
          <w:rtl/>
        </w:rPr>
      </w:pPr>
      <w:r>
        <w:rPr>
          <w:rFonts w:hint="cs"/>
          <w:rtl/>
        </w:rPr>
        <w:t>ההסתייגות לא נתקבלה.</w:t>
      </w:r>
    </w:p>
    <w:p w14:paraId="5123AC3C" w14:textId="77777777" w:rsidR="00000000" w:rsidRDefault="007C71EE">
      <w:pPr>
        <w:pStyle w:val="a"/>
        <w:rPr>
          <w:rFonts w:hint="cs"/>
          <w:rtl/>
        </w:rPr>
      </w:pPr>
    </w:p>
    <w:p w14:paraId="6093647F" w14:textId="77777777" w:rsidR="00000000" w:rsidRDefault="007C71EE">
      <w:pPr>
        <w:pStyle w:val="a"/>
        <w:rPr>
          <w:rFonts w:hint="cs"/>
          <w:rtl/>
        </w:rPr>
      </w:pPr>
      <w:r>
        <w:rPr>
          <w:rFonts w:hint="cs"/>
          <w:rtl/>
        </w:rPr>
        <w:t xml:space="preserve">חבר הכנסת אורון </w:t>
      </w:r>
      <w:r>
        <w:rPr>
          <w:rtl/>
        </w:rPr>
        <w:t>–</w:t>
      </w:r>
      <w:r>
        <w:rPr>
          <w:rFonts w:hint="cs"/>
          <w:rtl/>
        </w:rPr>
        <w:t xml:space="preserve"> מי בעד? מי נגד? </w:t>
      </w:r>
      <w:r>
        <w:rPr>
          <w:rFonts w:hint="cs"/>
          <w:rtl/>
        </w:rPr>
        <w:t>מי נמנע? תודה.</w:t>
      </w:r>
    </w:p>
    <w:p w14:paraId="11833FCB" w14:textId="77777777" w:rsidR="00000000" w:rsidRDefault="007C71EE">
      <w:pPr>
        <w:pStyle w:val="a"/>
        <w:ind w:firstLine="720"/>
        <w:rPr>
          <w:rFonts w:hint="cs"/>
          <w:rtl/>
        </w:rPr>
      </w:pPr>
    </w:p>
    <w:p w14:paraId="7333188C" w14:textId="77777777" w:rsidR="00000000" w:rsidRDefault="007C71EE">
      <w:pPr>
        <w:pStyle w:val="a"/>
        <w:ind w:firstLine="720"/>
        <w:rPr>
          <w:rFonts w:hint="cs"/>
          <w:b/>
          <w:bCs/>
          <w:rtl/>
        </w:rPr>
      </w:pPr>
      <w:r>
        <w:rPr>
          <w:rFonts w:hint="cs"/>
          <w:rtl/>
        </w:rPr>
        <w:tab/>
      </w:r>
      <w:r>
        <w:rPr>
          <w:rFonts w:hint="cs"/>
          <w:rtl/>
        </w:rPr>
        <w:tab/>
      </w:r>
      <w:r>
        <w:rPr>
          <w:rFonts w:hint="cs"/>
          <w:rtl/>
        </w:rPr>
        <w:tab/>
      </w:r>
      <w:r>
        <w:rPr>
          <w:rFonts w:hint="cs"/>
          <w:b/>
          <w:bCs/>
          <w:rtl/>
        </w:rPr>
        <w:t xml:space="preserve">הצבעה </w:t>
      </w:r>
    </w:p>
    <w:p w14:paraId="0A41AFD8" w14:textId="77777777" w:rsidR="00000000" w:rsidRDefault="007C71EE">
      <w:pPr>
        <w:pStyle w:val="a"/>
        <w:ind w:firstLine="720"/>
        <w:rPr>
          <w:rFonts w:hint="cs"/>
          <w:b/>
          <w:bCs/>
          <w:rtl/>
        </w:rPr>
      </w:pPr>
    </w:p>
    <w:p w14:paraId="1503A40C" w14:textId="77777777" w:rsidR="00000000" w:rsidRDefault="007C71EE">
      <w:pPr>
        <w:pStyle w:val="a"/>
        <w:rPr>
          <w:rFonts w:hint="cs"/>
          <w:rtl/>
        </w:rPr>
      </w:pPr>
      <w:r>
        <w:rPr>
          <w:rFonts w:hint="cs"/>
          <w:rtl/>
        </w:rPr>
        <w:t>ההסתייגות של חבר הכנסת חיים אורון  לסעיף 32(4) לא נתקבלה.</w:t>
      </w:r>
    </w:p>
    <w:p w14:paraId="47B92B23" w14:textId="77777777" w:rsidR="00000000" w:rsidRDefault="007C71EE">
      <w:pPr>
        <w:pStyle w:val="a"/>
        <w:rPr>
          <w:rFonts w:hint="cs"/>
          <w:rtl/>
        </w:rPr>
      </w:pPr>
    </w:p>
    <w:p w14:paraId="25B8C232" w14:textId="77777777" w:rsidR="00000000" w:rsidRDefault="007C71EE">
      <w:pPr>
        <w:pStyle w:val="ad"/>
        <w:rPr>
          <w:rtl/>
        </w:rPr>
      </w:pPr>
      <w:r>
        <w:rPr>
          <w:rtl/>
        </w:rPr>
        <w:t>היו"ר ראובן ריבלין:</w:t>
      </w:r>
    </w:p>
    <w:p w14:paraId="3BFEC1E5" w14:textId="77777777" w:rsidR="00000000" w:rsidRDefault="007C71EE">
      <w:pPr>
        <w:pStyle w:val="a"/>
        <w:rPr>
          <w:rtl/>
        </w:rPr>
      </w:pPr>
    </w:p>
    <w:p w14:paraId="37613DD7" w14:textId="77777777" w:rsidR="00000000" w:rsidRDefault="007C71EE">
      <w:pPr>
        <w:pStyle w:val="a"/>
        <w:rPr>
          <w:rFonts w:hint="cs"/>
          <w:rtl/>
        </w:rPr>
      </w:pPr>
      <w:r>
        <w:rPr>
          <w:rFonts w:hint="cs"/>
          <w:rtl/>
        </w:rPr>
        <w:t>ההסתייגות לא נתקבלה.</w:t>
      </w:r>
    </w:p>
    <w:p w14:paraId="288E3E2B" w14:textId="77777777" w:rsidR="00000000" w:rsidRDefault="007C71EE">
      <w:pPr>
        <w:pStyle w:val="a"/>
        <w:rPr>
          <w:rFonts w:hint="cs"/>
          <w:rtl/>
        </w:rPr>
      </w:pPr>
    </w:p>
    <w:p w14:paraId="73F3C206" w14:textId="77777777" w:rsidR="00000000" w:rsidRDefault="007C71EE">
      <w:pPr>
        <w:pStyle w:val="a"/>
        <w:rPr>
          <w:rFonts w:hint="cs"/>
          <w:rtl/>
        </w:rPr>
      </w:pPr>
      <w:r>
        <w:rPr>
          <w:rFonts w:hint="cs"/>
          <w:rtl/>
        </w:rPr>
        <w:t xml:space="preserve">חברת הכנסת זהבה גלאון </w:t>
      </w:r>
      <w:r>
        <w:rPr>
          <w:rtl/>
        </w:rPr>
        <w:t>–</w:t>
      </w:r>
      <w:r>
        <w:rPr>
          <w:rFonts w:hint="cs"/>
          <w:rtl/>
        </w:rPr>
        <w:t xml:space="preserve"> מי בעד? מי נגד? מי נמנע? תודה.</w:t>
      </w:r>
    </w:p>
    <w:p w14:paraId="6967482E" w14:textId="77777777" w:rsidR="00000000" w:rsidRDefault="007C71EE">
      <w:pPr>
        <w:pStyle w:val="a"/>
        <w:rPr>
          <w:rFonts w:hint="cs"/>
          <w:rtl/>
        </w:rPr>
      </w:pPr>
    </w:p>
    <w:p w14:paraId="3A48EB0C" w14:textId="77777777" w:rsidR="00000000" w:rsidRDefault="007C71EE">
      <w:pPr>
        <w:pStyle w:val="a"/>
        <w:ind w:firstLine="720"/>
        <w:rPr>
          <w:rFonts w:hint="cs"/>
          <w:b/>
          <w:bCs/>
          <w:rtl/>
        </w:rPr>
      </w:pPr>
      <w:r>
        <w:rPr>
          <w:rFonts w:hint="cs"/>
          <w:rtl/>
        </w:rPr>
        <w:tab/>
      </w:r>
      <w:r>
        <w:rPr>
          <w:rFonts w:hint="cs"/>
          <w:rtl/>
        </w:rPr>
        <w:tab/>
      </w:r>
      <w:r>
        <w:rPr>
          <w:rFonts w:hint="cs"/>
          <w:rtl/>
        </w:rPr>
        <w:tab/>
      </w:r>
      <w:r>
        <w:rPr>
          <w:rFonts w:hint="cs"/>
          <w:b/>
          <w:bCs/>
          <w:rtl/>
        </w:rPr>
        <w:t>הצבעה</w:t>
      </w:r>
    </w:p>
    <w:p w14:paraId="1A6DF923" w14:textId="77777777" w:rsidR="00000000" w:rsidRDefault="007C71EE">
      <w:pPr>
        <w:pStyle w:val="a"/>
        <w:ind w:firstLine="720"/>
        <w:rPr>
          <w:rFonts w:hint="cs"/>
          <w:b/>
          <w:bCs/>
          <w:rtl/>
        </w:rPr>
      </w:pPr>
      <w:r>
        <w:rPr>
          <w:rFonts w:hint="cs"/>
          <w:b/>
          <w:bCs/>
          <w:rtl/>
        </w:rPr>
        <w:t xml:space="preserve"> </w:t>
      </w:r>
    </w:p>
    <w:p w14:paraId="07FB7C06" w14:textId="77777777" w:rsidR="00000000" w:rsidRDefault="007C71EE">
      <w:pPr>
        <w:pStyle w:val="a"/>
        <w:rPr>
          <w:rFonts w:hint="cs"/>
          <w:rtl/>
        </w:rPr>
      </w:pPr>
      <w:r>
        <w:rPr>
          <w:rFonts w:hint="cs"/>
          <w:rtl/>
        </w:rPr>
        <w:t>ההסתייגות של חברת הכנסת זהבה גלאון  לסעיף 32(4) לא נתקבלה.</w:t>
      </w:r>
    </w:p>
    <w:p w14:paraId="55D1B085" w14:textId="77777777" w:rsidR="00000000" w:rsidRDefault="007C71EE">
      <w:pPr>
        <w:pStyle w:val="a"/>
        <w:rPr>
          <w:rFonts w:hint="cs"/>
          <w:rtl/>
        </w:rPr>
      </w:pPr>
    </w:p>
    <w:p w14:paraId="686DBCF3" w14:textId="77777777" w:rsidR="00000000" w:rsidRDefault="007C71EE">
      <w:pPr>
        <w:pStyle w:val="ad"/>
        <w:rPr>
          <w:rtl/>
        </w:rPr>
      </w:pPr>
      <w:r>
        <w:rPr>
          <w:rtl/>
        </w:rPr>
        <w:t>היו"ר ראובן ריבלין:</w:t>
      </w:r>
    </w:p>
    <w:p w14:paraId="54F69FED" w14:textId="77777777" w:rsidR="00000000" w:rsidRDefault="007C71EE">
      <w:pPr>
        <w:pStyle w:val="a"/>
        <w:rPr>
          <w:rtl/>
        </w:rPr>
      </w:pPr>
    </w:p>
    <w:p w14:paraId="14622549" w14:textId="77777777" w:rsidR="00000000" w:rsidRDefault="007C71EE">
      <w:pPr>
        <w:pStyle w:val="a"/>
        <w:rPr>
          <w:rFonts w:hint="cs"/>
          <w:rtl/>
        </w:rPr>
      </w:pPr>
      <w:r>
        <w:rPr>
          <w:rFonts w:hint="cs"/>
          <w:rtl/>
        </w:rPr>
        <w:t>ההסתייגות לא נתקבלה.</w:t>
      </w:r>
    </w:p>
    <w:p w14:paraId="143D215D" w14:textId="77777777" w:rsidR="00000000" w:rsidRDefault="007C71EE">
      <w:pPr>
        <w:pStyle w:val="a"/>
        <w:rPr>
          <w:rFonts w:hint="cs"/>
          <w:rtl/>
        </w:rPr>
      </w:pPr>
    </w:p>
    <w:p w14:paraId="083596F9" w14:textId="77777777" w:rsidR="00000000" w:rsidRDefault="007C71EE">
      <w:pPr>
        <w:pStyle w:val="a"/>
        <w:rPr>
          <w:rFonts w:hint="cs"/>
          <w:rtl/>
        </w:rPr>
      </w:pPr>
      <w:r>
        <w:rPr>
          <w:rFonts w:hint="cs"/>
          <w:rtl/>
        </w:rPr>
        <w:t xml:space="preserve">חבר הכנסת רומן ברונפמן </w:t>
      </w:r>
      <w:r>
        <w:rPr>
          <w:rtl/>
        </w:rPr>
        <w:t>–</w:t>
      </w:r>
      <w:r>
        <w:rPr>
          <w:rFonts w:hint="cs"/>
          <w:rtl/>
        </w:rPr>
        <w:t xml:space="preserve"> מי נגד? מי בעד? מי נמנע? תודה.</w:t>
      </w:r>
    </w:p>
    <w:p w14:paraId="0AED8C0D" w14:textId="77777777" w:rsidR="00000000" w:rsidRDefault="007C71EE">
      <w:pPr>
        <w:pStyle w:val="a"/>
        <w:ind w:firstLine="720"/>
        <w:rPr>
          <w:rFonts w:hint="cs"/>
          <w:rtl/>
        </w:rPr>
      </w:pPr>
    </w:p>
    <w:p w14:paraId="56228E09" w14:textId="77777777" w:rsidR="00000000" w:rsidRDefault="007C71EE">
      <w:pPr>
        <w:pStyle w:val="a"/>
        <w:ind w:firstLine="720"/>
        <w:jc w:val="center"/>
        <w:rPr>
          <w:rFonts w:hint="cs"/>
          <w:b/>
          <w:bCs/>
          <w:rtl/>
        </w:rPr>
      </w:pPr>
      <w:r>
        <w:rPr>
          <w:rFonts w:hint="cs"/>
          <w:b/>
          <w:bCs/>
          <w:rtl/>
        </w:rPr>
        <w:t>הצבעה</w:t>
      </w:r>
    </w:p>
    <w:p w14:paraId="06AFDBC5" w14:textId="77777777" w:rsidR="00000000" w:rsidRDefault="007C71EE">
      <w:pPr>
        <w:pStyle w:val="a"/>
        <w:ind w:firstLine="720"/>
        <w:rPr>
          <w:rFonts w:hint="cs"/>
          <w:b/>
          <w:bCs/>
          <w:rtl/>
        </w:rPr>
      </w:pPr>
      <w:r>
        <w:rPr>
          <w:rFonts w:hint="cs"/>
          <w:b/>
          <w:bCs/>
          <w:rtl/>
        </w:rPr>
        <w:t xml:space="preserve"> </w:t>
      </w:r>
    </w:p>
    <w:p w14:paraId="238EC8A5" w14:textId="77777777" w:rsidR="00000000" w:rsidRDefault="007C71EE">
      <w:pPr>
        <w:pStyle w:val="a"/>
        <w:jc w:val="center"/>
        <w:rPr>
          <w:rFonts w:hint="cs"/>
          <w:rtl/>
        </w:rPr>
      </w:pPr>
      <w:r>
        <w:rPr>
          <w:rFonts w:hint="cs"/>
          <w:rtl/>
        </w:rPr>
        <w:t>ההסתייגות של חבר הכנסת רומן ברונפמן  לסעיף 32(4) לא נתקבלה.</w:t>
      </w:r>
    </w:p>
    <w:p w14:paraId="37B41EA2" w14:textId="77777777" w:rsidR="00000000" w:rsidRDefault="007C71EE">
      <w:pPr>
        <w:pStyle w:val="a"/>
        <w:rPr>
          <w:rFonts w:hint="cs"/>
          <w:rtl/>
        </w:rPr>
      </w:pPr>
    </w:p>
    <w:p w14:paraId="14080BA4" w14:textId="77777777" w:rsidR="00000000" w:rsidRDefault="007C71EE">
      <w:pPr>
        <w:pStyle w:val="ad"/>
        <w:rPr>
          <w:rtl/>
        </w:rPr>
      </w:pPr>
      <w:r>
        <w:rPr>
          <w:rtl/>
        </w:rPr>
        <w:t>היו"ר ראובן ריבלין:</w:t>
      </w:r>
    </w:p>
    <w:p w14:paraId="13B33D71" w14:textId="77777777" w:rsidR="00000000" w:rsidRDefault="007C71EE">
      <w:pPr>
        <w:pStyle w:val="a"/>
        <w:rPr>
          <w:rtl/>
        </w:rPr>
      </w:pPr>
    </w:p>
    <w:p w14:paraId="5E48C7A1" w14:textId="77777777" w:rsidR="00000000" w:rsidRDefault="007C71EE">
      <w:pPr>
        <w:pStyle w:val="a"/>
        <w:rPr>
          <w:rFonts w:hint="cs"/>
          <w:rtl/>
        </w:rPr>
      </w:pPr>
      <w:r>
        <w:rPr>
          <w:rFonts w:hint="cs"/>
          <w:rtl/>
        </w:rPr>
        <w:t>ההסתייגות לא נתקבלה.</w:t>
      </w:r>
    </w:p>
    <w:p w14:paraId="291F5271" w14:textId="77777777" w:rsidR="00000000" w:rsidRDefault="007C71EE">
      <w:pPr>
        <w:pStyle w:val="a"/>
        <w:rPr>
          <w:rFonts w:hint="cs"/>
          <w:rtl/>
        </w:rPr>
      </w:pPr>
    </w:p>
    <w:p w14:paraId="31AA828E" w14:textId="77777777" w:rsidR="00000000" w:rsidRDefault="007C71EE">
      <w:pPr>
        <w:pStyle w:val="a"/>
        <w:rPr>
          <w:rFonts w:hint="cs"/>
          <w:rtl/>
        </w:rPr>
      </w:pPr>
      <w:r>
        <w:rPr>
          <w:rFonts w:hint="cs"/>
          <w:rtl/>
        </w:rPr>
        <w:t xml:space="preserve">חבר הכנסת אבשלום וילן </w:t>
      </w:r>
      <w:r>
        <w:rPr>
          <w:rtl/>
        </w:rPr>
        <w:t>–</w:t>
      </w:r>
      <w:r>
        <w:rPr>
          <w:rFonts w:hint="cs"/>
          <w:rtl/>
        </w:rPr>
        <w:t xml:space="preserve"> מי נגד? מי בעד? מי נ</w:t>
      </w:r>
      <w:r>
        <w:rPr>
          <w:rFonts w:hint="cs"/>
          <w:rtl/>
        </w:rPr>
        <w:t>מנע? תודה.</w:t>
      </w:r>
    </w:p>
    <w:p w14:paraId="755F62B1" w14:textId="77777777" w:rsidR="00000000" w:rsidRDefault="007C71EE">
      <w:pPr>
        <w:pStyle w:val="a"/>
        <w:rPr>
          <w:rFonts w:hint="cs"/>
          <w:rtl/>
        </w:rPr>
      </w:pPr>
    </w:p>
    <w:p w14:paraId="675A09B9" w14:textId="77777777" w:rsidR="00000000" w:rsidRDefault="007C71EE">
      <w:pPr>
        <w:pStyle w:val="a"/>
        <w:ind w:firstLine="720"/>
        <w:rPr>
          <w:rFonts w:hint="cs"/>
          <w:b/>
          <w:bCs/>
          <w:rtl/>
        </w:rPr>
      </w:pPr>
      <w:r>
        <w:rPr>
          <w:rFonts w:hint="cs"/>
          <w:rtl/>
        </w:rPr>
        <w:tab/>
      </w:r>
      <w:r>
        <w:rPr>
          <w:rFonts w:hint="cs"/>
          <w:rtl/>
        </w:rPr>
        <w:tab/>
      </w:r>
      <w:r>
        <w:rPr>
          <w:rFonts w:hint="cs"/>
          <w:rtl/>
        </w:rPr>
        <w:tab/>
      </w:r>
      <w:r>
        <w:rPr>
          <w:rFonts w:hint="cs"/>
          <w:b/>
          <w:bCs/>
          <w:rtl/>
        </w:rPr>
        <w:t>הצבעה</w:t>
      </w:r>
    </w:p>
    <w:p w14:paraId="0433EDEE" w14:textId="77777777" w:rsidR="00000000" w:rsidRDefault="007C71EE">
      <w:pPr>
        <w:pStyle w:val="a"/>
        <w:ind w:firstLine="720"/>
        <w:rPr>
          <w:rFonts w:hint="cs"/>
          <w:b/>
          <w:bCs/>
          <w:rtl/>
        </w:rPr>
      </w:pPr>
      <w:r>
        <w:rPr>
          <w:rFonts w:hint="cs"/>
          <w:b/>
          <w:bCs/>
          <w:rtl/>
        </w:rPr>
        <w:t xml:space="preserve"> </w:t>
      </w:r>
    </w:p>
    <w:p w14:paraId="573B7044" w14:textId="77777777" w:rsidR="00000000" w:rsidRDefault="007C71EE">
      <w:pPr>
        <w:pStyle w:val="a"/>
        <w:rPr>
          <w:rFonts w:hint="cs"/>
          <w:rtl/>
        </w:rPr>
      </w:pPr>
      <w:r>
        <w:rPr>
          <w:rFonts w:hint="cs"/>
          <w:rtl/>
        </w:rPr>
        <w:t>ההסתייגות של חבר הכנסת אבשלום וילן  לסעיף 32(4) לא נתקבלה.</w:t>
      </w:r>
    </w:p>
    <w:p w14:paraId="1E4ED25F" w14:textId="77777777" w:rsidR="00000000" w:rsidRDefault="007C71EE">
      <w:pPr>
        <w:pStyle w:val="a"/>
        <w:rPr>
          <w:rFonts w:hint="cs"/>
          <w:rtl/>
        </w:rPr>
      </w:pPr>
    </w:p>
    <w:p w14:paraId="50E94F0B" w14:textId="77777777" w:rsidR="00000000" w:rsidRDefault="007C71EE">
      <w:pPr>
        <w:pStyle w:val="ad"/>
        <w:rPr>
          <w:rtl/>
        </w:rPr>
      </w:pPr>
      <w:r>
        <w:rPr>
          <w:rtl/>
        </w:rPr>
        <w:t>היו"ר ראובן ריבלין:</w:t>
      </w:r>
    </w:p>
    <w:p w14:paraId="218A2C3E" w14:textId="77777777" w:rsidR="00000000" w:rsidRDefault="007C71EE">
      <w:pPr>
        <w:pStyle w:val="a"/>
        <w:rPr>
          <w:rtl/>
        </w:rPr>
      </w:pPr>
    </w:p>
    <w:p w14:paraId="4CD018CB" w14:textId="77777777" w:rsidR="00000000" w:rsidRDefault="007C71EE">
      <w:pPr>
        <w:pStyle w:val="a"/>
        <w:rPr>
          <w:rFonts w:hint="cs"/>
          <w:rtl/>
        </w:rPr>
      </w:pPr>
      <w:r>
        <w:rPr>
          <w:rFonts w:hint="cs"/>
          <w:rtl/>
        </w:rPr>
        <w:t>ההסתייגות לא נתקבלה.</w:t>
      </w:r>
    </w:p>
    <w:p w14:paraId="66540E84" w14:textId="77777777" w:rsidR="00000000" w:rsidRDefault="007C71EE">
      <w:pPr>
        <w:pStyle w:val="a"/>
        <w:rPr>
          <w:rFonts w:hint="cs"/>
          <w:rtl/>
        </w:rPr>
      </w:pPr>
    </w:p>
    <w:p w14:paraId="41BDD7F0" w14:textId="77777777" w:rsidR="00000000" w:rsidRDefault="007C71EE">
      <w:pPr>
        <w:pStyle w:val="a"/>
        <w:rPr>
          <w:rFonts w:hint="cs"/>
          <w:rtl/>
        </w:rPr>
      </w:pPr>
      <w:r>
        <w:rPr>
          <w:rFonts w:hint="cs"/>
          <w:rtl/>
        </w:rPr>
        <w:t xml:space="preserve">חבר הכנסת ליצמן </w:t>
      </w:r>
      <w:r>
        <w:rPr>
          <w:rtl/>
        </w:rPr>
        <w:t>–</w:t>
      </w:r>
      <w:r>
        <w:rPr>
          <w:rFonts w:hint="cs"/>
          <w:rtl/>
        </w:rPr>
        <w:t xml:space="preserve"> מי נגד? מי בעד? מי נמנע? תודה.</w:t>
      </w:r>
    </w:p>
    <w:p w14:paraId="2B11E0F0" w14:textId="77777777" w:rsidR="00000000" w:rsidRDefault="007C71EE">
      <w:pPr>
        <w:pStyle w:val="a"/>
        <w:rPr>
          <w:rFonts w:hint="cs"/>
          <w:rtl/>
        </w:rPr>
      </w:pPr>
    </w:p>
    <w:p w14:paraId="67EF2D5A" w14:textId="77777777" w:rsidR="00000000" w:rsidRDefault="007C71EE">
      <w:pPr>
        <w:pStyle w:val="a"/>
        <w:ind w:firstLine="720"/>
        <w:rPr>
          <w:rFonts w:hint="cs"/>
          <w:b/>
          <w:bCs/>
          <w:rtl/>
        </w:rPr>
      </w:pPr>
      <w:r>
        <w:rPr>
          <w:rFonts w:hint="cs"/>
          <w:rtl/>
        </w:rPr>
        <w:tab/>
      </w:r>
      <w:r>
        <w:rPr>
          <w:rFonts w:hint="cs"/>
          <w:rtl/>
        </w:rPr>
        <w:tab/>
      </w:r>
      <w:r>
        <w:rPr>
          <w:rFonts w:hint="cs"/>
          <w:rtl/>
        </w:rPr>
        <w:tab/>
      </w:r>
      <w:r>
        <w:rPr>
          <w:rFonts w:hint="cs"/>
          <w:b/>
          <w:bCs/>
          <w:rtl/>
        </w:rPr>
        <w:t>הצבעה</w:t>
      </w:r>
    </w:p>
    <w:p w14:paraId="5DABD18D" w14:textId="77777777" w:rsidR="00000000" w:rsidRDefault="007C71EE">
      <w:pPr>
        <w:pStyle w:val="a"/>
        <w:ind w:firstLine="720"/>
        <w:rPr>
          <w:rFonts w:hint="cs"/>
          <w:b/>
          <w:bCs/>
          <w:rtl/>
        </w:rPr>
      </w:pPr>
      <w:r>
        <w:rPr>
          <w:rFonts w:hint="cs"/>
          <w:b/>
          <w:bCs/>
          <w:rtl/>
        </w:rPr>
        <w:t xml:space="preserve"> </w:t>
      </w:r>
    </w:p>
    <w:p w14:paraId="2392F1BB" w14:textId="77777777" w:rsidR="00000000" w:rsidRDefault="007C71EE">
      <w:pPr>
        <w:pStyle w:val="a"/>
        <w:rPr>
          <w:rFonts w:hint="cs"/>
          <w:rtl/>
        </w:rPr>
      </w:pPr>
      <w:r>
        <w:rPr>
          <w:rFonts w:hint="cs"/>
          <w:rtl/>
        </w:rPr>
        <w:t>ההסתייגות של חבר הכנסת יעקב ליצמן  לסעיף 32(4) לא נתקבלה.</w:t>
      </w:r>
    </w:p>
    <w:p w14:paraId="57504ECD" w14:textId="77777777" w:rsidR="00000000" w:rsidRDefault="007C71EE">
      <w:pPr>
        <w:pStyle w:val="a"/>
        <w:rPr>
          <w:rFonts w:hint="cs"/>
          <w:rtl/>
        </w:rPr>
      </w:pPr>
    </w:p>
    <w:p w14:paraId="3EEBED55" w14:textId="77777777" w:rsidR="00000000" w:rsidRDefault="007C71EE">
      <w:pPr>
        <w:pStyle w:val="ad"/>
        <w:rPr>
          <w:rtl/>
        </w:rPr>
      </w:pPr>
      <w:r>
        <w:rPr>
          <w:rtl/>
        </w:rPr>
        <w:t>היו"ר ראוב</w:t>
      </w:r>
      <w:r>
        <w:rPr>
          <w:rtl/>
        </w:rPr>
        <w:t>ן ריבלין:</w:t>
      </w:r>
    </w:p>
    <w:p w14:paraId="7BFCAE11" w14:textId="77777777" w:rsidR="00000000" w:rsidRDefault="007C71EE">
      <w:pPr>
        <w:pStyle w:val="a"/>
        <w:rPr>
          <w:rtl/>
        </w:rPr>
      </w:pPr>
    </w:p>
    <w:p w14:paraId="27AEBA5D" w14:textId="77777777" w:rsidR="00000000" w:rsidRDefault="007C71EE">
      <w:pPr>
        <w:pStyle w:val="a"/>
        <w:rPr>
          <w:rFonts w:hint="cs"/>
          <w:rtl/>
        </w:rPr>
      </w:pPr>
      <w:r>
        <w:rPr>
          <w:rFonts w:hint="cs"/>
          <w:rtl/>
        </w:rPr>
        <w:t>ההסתייגות לא נתקבלה.</w:t>
      </w:r>
    </w:p>
    <w:p w14:paraId="753042BF" w14:textId="77777777" w:rsidR="00000000" w:rsidRDefault="007C71EE">
      <w:pPr>
        <w:pStyle w:val="a"/>
        <w:rPr>
          <w:rFonts w:hint="cs"/>
          <w:rtl/>
        </w:rPr>
      </w:pPr>
    </w:p>
    <w:p w14:paraId="577D85BB" w14:textId="77777777" w:rsidR="00000000" w:rsidRDefault="007C71EE">
      <w:pPr>
        <w:pStyle w:val="a"/>
        <w:rPr>
          <w:rFonts w:hint="cs"/>
          <w:rtl/>
        </w:rPr>
      </w:pPr>
      <w:r>
        <w:rPr>
          <w:rFonts w:hint="cs"/>
          <w:rtl/>
        </w:rPr>
        <w:t xml:space="preserve">חבר הכנסת אברהם רביץ - אינו נוכח. </w:t>
      </w:r>
    </w:p>
    <w:p w14:paraId="058049F4" w14:textId="77777777" w:rsidR="00000000" w:rsidRDefault="007C71EE">
      <w:pPr>
        <w:pStyle w:val="a"/>
        <w:rPr>
          <w:rFonts w:hint="cs"/>
          <w:rtl/>
        </w:rPr>
      </w:pPr>
    </w:p>
    <w:p w14:paraId="25A1C226" w14:textId="77777777" w:rsidR="00000000" w:rsidRDefault="007C71EE">
      <w:pPr>
        <w:pStyle w:val="a"/>
        <w:rPr>
          <w:rFonts w:hint="cs"/>
          <w:rtl/>
        </w:rPr>
      </w:pPr>
      <w:r>
        <w:rPr>
          <w:rFonts w:hint="cs"/>
          <w:rtl/>
        </w:rPr>
        <w:t xml:space="preserve">חבר הכנסת מאיר פרוש </w:t>
      </w:r>
      <w:r>
        <w:rPr>
          <w:rtl/>
        </w:rPr>
        <w:t>–</w:t>
      </w:r>
      <w:r>
        <w:rPr>
          <w:rFonts w:hint="cs"/>
          <w:rtl/>
        </w:rPr>
        <w:t xml:space="preserve"> מי בעד? מי נגד? מי נמנע? תודה.</w:t>
      </w:r>
    </w:p>
    <w:p w14:paraId="49A20199" w14:textId="77777777" w:rsidR="00000000" w:rsidRDefault="007C71EE">
      <w:pPr>
        <w:pStyle w:val="a"/>
        <w:rPr>
          <w:rFonts w:hint="cs"/>
          <w:rtl/>
        </w:rPr>
      </w:pPr>
    </w:p>
    <w:p w14:paraId="67242398" w14:textId="77777777" w:rsidR="00000000" w:rsidRDefault="007C71EE">
      <w:pPr>
        <w:pStyle w:val="a"/>
        <w:rPr>
          <w:rFonts w:hint="cs"/>
          <w:rtl/>
        </w:rPr>
      </w:pPr>
    </w:p>
    <w:p w14:paraId="70767653" w14:textId="77777777" w:rsidR="00000000" w:rsidRDefault="007C71EE">
      <w:pPr>
        <w:pStyle w:val="a"/>
        <w:ind w:firstLine="720"/>
        <w:rPr>
          <w:rFonts w:hint="cs"/>
          <w:b/>
          <w:bCs/>
          <w:rtl/>
        </w:rPr>
      </w:pPr>
      <w:r>
        <w:rPr>
          <w:rFonts w:hint="cs"/>
          <w:rtl/>
        </w:rPr>
        <w:tab/>
      </w:r>
      <w:r>
        <w:rPr>
          <w:rFonts w:hint="cs"/>
          <w:rtl/>
        </w:rPr>
        <w:tab/>
      </w:r>
      <w:r>
        <w:rPr>
          <w:rFonts w:hint="cs"/>
          <w:rtl/>
        </w:rPr>
        <w:tab/>
      </w:r>
      <w:r>
        <w:rPr>
          <w:rFonts w:hint="cs"/>
          <w:rtl/>
        </w:rPr>
        <w:tab/>
      </w:r>
      <w:r>
        <w:rPr>
          <w:rFonts w:hint="cs"/>
          <w:b/>
          <w:bCs/>
          <w:rtl/>
        </w:rPr>
        <w:t>הצבעה</w:t>
      </w:r>
    </w:p>
    <w:p w14:paraId="0BA654E0" w14:textId="77777777" w:rsidR="00000000" w:rsidRDefault="007C71EE">
      <w:pPr>
        <w:pStyle w:val="a"/>
        <w:ind w:firstLine="720"/>
        <w:rPr>
          <w:rFonts w:hint="cs"/>
          <w:b/>
          <w:bCs/>
          <w:rtl/>
        </w:rPr>
      </w:pPr>
      <w:r>
        <w:rPr>
          <w:rFonts w:hint="cs"/>
          <w:b/>
          <w:bCs/>
          <w:rtl/>
        </w:rPr>
        <w:t xml:space="preserve"> </w:t>
      </w:r>
    </w:p>
    <w:p w14:paraId="0712DFA2" w14:textId="77777777" w:rsidR="00000000" w:rsidRDefault="007C71EE">
      <w:pPr>
        <w:pStyle w:val="a"/>
        <w:rPr>
          <w:rFonts w:hint="cs"/>
          <w:rtl/>
        </w:rPr>
      </w:pPr>
      <w:r>
        <w:rPr>
          <w:rFonts w:hint="cs"/>
          <w:rtl/>
        </w:rPr>
        <w:t>ההסתייגות של חבר הכנסת מאיר פרוש  לסעיף 32(4) לא נתקבלה.</w:t>
      </w:r>
    </w:p>
    <w:p w14:paraId="7A19FD8D" w14:textId="77777777" w:rsidR="00000000" w:rsidRDefault="007C71EE">
      <w:pPr>
        <w:pStyle w:val="a"/>
        <w:rPr>
          <w:rFonts w:hint="cs"/>
          <w:rtl/>
        </w:rPr>
      </w:pPr>
    </w:p>
    <w:p w14:paraId="5220F0CC" w14:textId="77777777" w:rsidR="00000000" w:rsidRDefault="007C71EE">
      <w:pPr>
        <w:pStyle w:val="ad"/>
        <w:rPr>
          <w:rtl/>
        </w:rPr>
      </w:pPr>
      <w:r>
        <w:rPr>
          <w:rtl/>
        </w:rPr>
        <w:t>היו"ר ראובן ריבלין:</w:t>
      </w:r>
    </w:p>
    <w:p w14:paraId="54C2B593" w14:textId="77777777" w:rsidR="00000000" w:rsidRDefault="007C71EE">
      <w:pPr>
        <w:pStyle w:val="a"/>
        <w:rPr>
          <w:rtl/>
        </w:rPr>
      </w:pPr>
    </w:p>
    <w:p w14:paraId="4CBC9EB8" w14:textId="77777777" w:rsidR="00000000" w:rsidRDefault="007C71EE">
      <w:pPr>
        <w:pStyle w:val="a"/>
        <w:rPr>
          <w:rFonts w:hint="cs"/>
          <w:rtl/>
        </w:rPr>
      </w:pPr>
      <w:r>
        <w:rPr>
          <w:rFonts w:hint="cs"/>
          <w:rtl/>
        </w:rPr>
        <w:t>ההסתייגות לא נתקבלה.</w:t>
      </w:r>
    </w:p>
    <w:p w14:paraId="7B21DC45" w14:textId="77777777" w:rsidR="00000000" w:rsidRDefault="007C71EE">
      <w:pPr>
        <w:pStyle w:val="a"/>
        <w:rPr>
          <w:rFonts w:hint="cs"/>
          <w:rtl/>
        </w:rPr>
      </w:pPr>
    </w:p>
    <w:p w14:paraId="5D0C44B1" w14:textId="77777777" w:rsidR="00000000" w:rsidRDefault="007C71EE">
      <w:pPr>
        <w:pStyle w:val="a"/>
        <w:rPr>
          <w:rFonts w:hint="cs"/>
          <w:rtl/>
        </w:rPr>
      </w:pPr>
      <w:r>
        <w:rPr>
          <w:rFonts w:hint="cs"/>
          <w:rtl/>
        </w:rPr>
        <w:t xml:space="preserve">חבר הכנסת גפני </w:t>
      </w:r>
      <w:r>
        <w:rPr>
          <w:rtl/>
        </w:rPr>
        <w:t>–</w:t>
      </w:r>
      <w:r>
        <w:rPr>
          <w:rFonts w:hint="cs"/>
          <w:rtl/>
        </w:rPr>
        <w:t xml:space="preserve"> מי</w:t>
      </w:r>
      <w:r>
        <w:rPr>
          <w:rFonts w:hint="cs"/>
          <w:rtl/>
        </w:rPr>
        <w:t xml:space="preserve"> בעד? מי נגד? מי נמנע? תודה.</w:t>
      </w:r>
    </w:p>
    <w:p w14:paraId="3AB41D6E" w14:textId="77777777" w:rsidR="00000000" w:rsidRDefault="007C71EE">
      <w:pPr>
        <w:pStyle w:val="a"/>
        <w:rPr>
          <w:rFonts w:hint="cs"/>
          <w:rtl/>
        </w:rPr>
      </w:pPr>
    </w:p>
    <w:p w14:paraId="2AD9EAB7" w14:textId="77777777" w:rsidR="00000000" w:rsidRDefault="007C71EE">
      <w:pPr>
        <w:pStyle w:val="a"/>
        <w:ind w:firstLine="720"/>
        <w:rPr>
          <w:rFonts w:hint="cs"/>
          <w:b/>
          <w:bCs/>
          <w:rtl/>
        </w:rPr>
      </w:pPr>
      <w:r>
        <w:rPr>
          <w:rFonts w:hint="cs"/>
          <w:rtl/>
        </w:rPr>
        <w:tab/>
      </w:r>
      <w:r>
        <w:rPr>
          <w:rFonts w:hint="cs"/>
          <w:rtl/>
        </w:rPr>
        <w:tab/>
      </w:r>
      <w:r>
        <w:rPr>
          <w:rFonts w:hint="cs"/>
          <w:rtl/>
        </w:rPr>
        <w:tab/>
      </w:r>
      <w:r>
        <w:rPr>
          <w:rFonts w:hint="cs"/>
          <w:rtl/>
        </w:rPr>
        <w:tab/>
      </w:r>
      <w:r>
        <w:rPr>
          <w:rFonts w:hint="cs"/>
          <w:b/>
          <w:bCs/>
          <w:rtl/>
        </w:rPr>
        <w:t>הצבעה</w:t>
      </w:r>
    </w:p>
    <w:p w14:paraId="050E3B96" w14:textId="77777777" w:rsidR="00000000" w:rsidRDefault="007C71EE">
      <w:pPr>
        <w:pStyle w:val="a"/>
        <w:ind w:firstLine="720"/>
        <w:rPr>
          <w:rFonts w:hint="cs"/>
          <w:b/>
          <w:bCs/>
          <w:rtl/>
        </w:rPr>
      </w:pPr>
      <w:r>
        <w:rPr>
          <w:rFonts w:hint="cs"/>
          <w:b/>
          <w:bCs/>
          <w:rtl/>
        </w:rPr>
        <w:t xml:space="preserve"> </w:t>
      </w:r>
    </w:p>
    <w:p w14:paraId="0E109973" w14:textId="77777777" w:rsidR="00000000" w:rsidRDefault="007C71EE">
      <w:pPr>
        <w:pStyle w:val="a"/>
        <w:rPr>
          <w:rFonts w:hint="cs"/>
          <w:rtl/>
        </w:rPr>
      </w:pPr>
      <w:r>
        <w:rPr>
          <w:rFonts w:hint="cs"/>
          <w:rtl/>
        </w:rPr>
        <w:t>ההסתייגות של חבר הכנסת משה גפני  לסעיף 32(4) לא נתקבלה.</w:t>
      </w:r>
    </w:p>
    <w:p w14:paraId="2DDB8DD8" w14:textId="77777777" w:rsidR="00000000" w:rsidRDefault="007C71EE">
      <w:pPr>
        <w:pStyle w:val="a"/>
        <w:rPr>
          <w:rFonts w:hint="cs"/>
          <w:rtl/>
        </w:rPr>
      </w:pPr>
    </w:p>
    <w:p w14:paraId="5ADD72BB" w14:textId="77777777" w:rsidR="00000000" w:rsidRDefault="007C71EE">
      <w:pPr>
        <w:pStyle w:val="ad"/>
        <w:rPr>
          <w:rtl/>
        </w:rPr>
      </w:pPr>
      <w:r>
        <w:rPr>
          <w:rtl/>
        </w:rPr>
        <w:t>היו"ר ראובן ריבלין:</w:t>
      </w:r>
    </w:p>
    <w:p w14:paraId="7C8752E9" w14:textId="77777777" w:rsidR="00000000" w:rsidRDefault="007C71EE">
      <w:pPr>
        <w:pStyle w:val="a"/>
        <w:rPr>
          <w:rtl/>
        </w:rPr>
      </w:pPr>
    </w:p>
    <w:p w14:paraId="6E84B2D2" w14:textId="77777777" w:rsidR="00000000" w:rsidRDefault="007C71EE">
      <w:pPr>
        <w:pStyle w:val="a"/>
        <w:rPr>
          <w:rFonts w:hint="cs"/>
          <w:rtl/>
        </w:rPr>
      </w:pPr>
      <w:r>
        <w:rPr>
          <w:rFonts w:hint="cs"/>
          <w:rtl/>
        </w:rPr>
        <w:t>ההסתייגות לא נתקבלה.</w:t>
      </w:r>
    </w:p>
    <w:p w14:paraId="73CD1DFE" w14:textId="77777777" w:rsidR="00000000" w:rsidRDefault="007C71EE">
      <w:pPr>
        <w:pStyle w:val="a"/>
        <w:rPr>
          <w:rFonts w:hint="cs"/>
          <w:rtl/>
        </w:rPr>
      </w:pPr>
    </w:p>
    <w:p w14:paraId="1F049548" w14:textId="77777777" w:rsidR="00000000" w:rsidRDefault="007C71EE">
      <w:pPr>
        <w:pStyle w:val="a"/>
        <w:rPr>
          <w:rFonts w:hint="cs"/>
          <w:rtl/>
        </w:rPr>
      </w:pPr>
      <w:r>
        <w:rPr>
          <w:rFonts w:hint="cs"/>
          <w:rtl/>
        </w:rPr>
        <w:t xml:space="preserve">חבר הכנסת אייכלר </w:t>
      </w:r>
      <w:r>
        <w:rPr>
          <w:rtl/>
        </w:rPr>
        <w:t>–</w:t>
      </w:r>
      <w:r>
        <w:rPr>
          <w:rFonts w:hint="cs"/>
          <w:rtl/>
        </w:rPr>
        <w:t xml:space="preserve"> מי בעד? מי נגד? מי נמנע? תודה.</w:t>
      </w:r>
    </w:p>
    <w:p w14:paraId="0DDFB650" w14:textId="77777777" w:rsidR="00000000" w:rsidRDefault="007C71EE">
      <w:pPr>
        <w:pStyle w:val="a"/>
        <w:rPr>
          <w:rFonts w:hint="cs"/>
          <w:rtl/>
        </w:rPr>
      </w:pPr>
    </w:p>
    <w:p w14:paraId="5A61D5A8" w14:textId="77777777" w:rsidR="00000000" w:rsidRDefault="007C71EE">
      <w:pPr>
        <w:pStyle w:val="a"/>
        <w:ind w:firstLine="720"/>
        <w:rPr>
          <w:rFonts w:hint="cs"/>
          <w:b/>
          <w:bCs/>
          <w:rtl/>
        </w:rPr>
      </w:pPr>
      <w:r>
        <w:rPr>
          <w:rFonts w:hint="cs"/>
          <w:rtl/>
        </w:rPr>
        <w:tab/>
      </w:r>
      <w:r>
        <w:rPr>
          <w:rFonts w:hint="cs"/>
          <w:rtl/>
        </w:rPr>
        <w:tab/>
      </w:r>
      <w:r>
        <w:rPr>
          <w:rFonts w:hint="cs"/>
          <w:rtl/>
        </w:rPr>
        <w:tab/>
      </w:r>
      <w:r>
        <w:rPr>
          <w:rFonts w:hint="cs"/>
          <w:rtl/>
        </w:rPr>
        <w:tab/>
      </w:r>
      <w:r>
        <w:rPr>
          <w:rFonts w:hint="cs"/>
          <w:b/>
          <w:bCs/>
          <w:rtl/>
        </w:rPr>
        <w:t>הצבעה</w:t>
      </w:r>
    </w:p>
    <w:p w14:paraId="764E6984" w14:textId="77777777" w:rsidR="00000000" w:rsidRDefault="007C71EE">
      <w:pPr>
        <w:pStyle w:val="a"/>
        <w:ind w:firstLine="720"/>
        <w:rPr>
          <w:rFonts w:hint="cs"/>
          <w:b/>
          <w:bCs/>
          <w:rtl/>
        </w:rPr>
      </w:pPr>
      <w:r>
        <w:rPr>
          <w:rFonts w:hint="cs"/>
          <w:b/>
          <w:bCs/>
          <w:rtl/>
        </w:rPr>
        <w:t xml:space="preserve"> </w:t>
      </w:r>
    </w:p>
    <w:p w14:paraId="3932E4D7" w14:textId="77777777" w:rsidR="00000000" w:rsidRDefault="007C71EE">
      <w:pPr>
        <w:pStyle w:val="a"/>
        <w:rPr>
          <w:rFonts w:hint="cs"/>
          <w:rtl/>
        </w:rPr>
      </w:pPr>
      <w:r>
        <w:rPr>
          <w:rFonts w:hint="cs"/>
          <w:rtl/>
        </w:rPr>
        <w:t>ההסתייגות של חבר הכנסת ישראל אייכלר  לסעיף 32(4) לא</w:t>
      </w:r>
      <w:r>
        <w:rPr>
          <w:rFonts w:hint="cs"/>
          <w:rtl/>
        </w:rPr>
        <w:t xml:space="preserve"> נתקבלה.</w:t>
      </w:r>
    </w:p>
    <w:p w14:paraId="7081D78E" w14:textId="77777777" w:rsidR="00000000" w:rsidRDefault="007C71EE">
      <w:pPr>
        <w:pStyle w:val="a"/>
        <w:rPr>
          <w:rFonts w:hint="cs"/>
          <w:rtl/>
        </w:rPr>
      </w:pPr>
    </w:p>
    <w:p w14:paraId="40375F6B" w14:textId="77777777" w:rsidR="00000000" w:rsidRDefault="007C71EE">
      <w:pPr>
        <w:pStyle w:val="ad"/>
        <w:rPr>
          <w:rtl/>
        </w:rPr>
      </w:pPr>
      <w:r>
        <w:rPr>
          <w:rtl/>
        </w:rPr>
        <w:t>היו"ר ראובן ריבלין:</w:t>
      </w:r>
    </w:p>
    <w:p w14:paraId="27545707" w14:textId="77777777" w:rsidR="00000000" w:rsidRDefault="007C71EE">
      <w:pPr>
        <w:pStyle w:val="a"/>
        <w:rPr>
          <w:rtl/>
        </w:rPr>
      </w:pPr>
    </w:p>
    <w:p w14:paraId="699B6222" w14:textId="77777777" w:rsidR="00000000" w:rsidRDefault="007C71EE">
      <w:pPr>
        <w:pStyle w:val="a"/>
        <w:rPr>
          <w:rFonts w:hint="cs"/>
          <w:rtl/>
        </w:rPr>
      </w:pPr>
      <w:r>
        <w:rPr>
          <w:rFonts w:hint="cs"/>
          <w:rtl/>
        </w:rPr>
        <w:t xml:space="preserve">חבר הכנסת עסאם מח'ול </w:t>
      </w:r>
      <w:r>
        <w:rPr>
          <w:rtl/>
        </w:rPr>
        <w:t>–</w:t>
      </w:r>
      <w:r>
        <w:rPr>
          <w:rFonts w:hint="cs"/>
          <w:rtl/>
        </w:rPr>
        <w:t xml:space="preserve"> מי בעד? מי נגד? מי נמנע? תודה.</w:t>
      </w:r>
    </w:p>
    <w:p w14:paraId="0910B435" w14:textId="77777777" w:rsidR="00000000" w:rsidRDefault="007C71EE">
      <w:pPr>
        <w:pStyle w:val="a"/>
        <w:rPr>
          <w:rFonts w:hint="cs"/>
          <w:rtl/>
        </w:rPr>
      </w:pPr>
    </w:p>
    <w:p w14:paraId="60DE0069" w14:textId="77777777" w:rsidR="00000000" w:rsidRDefault="007C71EE">
      <w:pPr>
        <w:pStyle w:val="a"/>
        <w:ind w:left="2880" w:firstLine="720"/>
        <w:rPr>
          <w:rFonts w:hint="cs"/>
          <w:b/>
          <w:bCs/>
          <w:rtl/>
        </w:rPr>
      </w:pPr>
      <w:r>
        <w:rPr>
          <w:rFonts w:hint="cs"/>
          <w:b/>
          <w:bCs/>
          <w:rtl/>
        </w:rPr>
        <w:t>הצבעה</w:t>
      </w:r>
    </w:p>
    <w:p w14:paraId="3FC2ADF6" w14:textId="77777777" w:rsidR="00000000" w:rsidRDefault="007C71EE">
      <w:pPr>
        <w:pStyle w:val="a"/>
        <w:ind w:left="2880" w:firstLine="720"/>
        <w:rPr>
          <w:rFonts w:hint="cs"/>
          <w:b/>
          <w:bCs/>
          <w:rtl/>
        </w:rPr>
      </w:pPr>
      <w:r>
        <w:rPr>
          <w:rFonts w:hint="cs"/>
          <w:b/>
          <w:bCs/>
          <w:rtl/>
        </w:rPr>
        <w:t xml:space="preserve"> </w:t>
      </w:r>
    </w:p>
    <w:p w14:paraId="2A988CD6" w14:textId="77777777" w:rsidR="00000000" w:rsidRDefault="007C71EE">
      <w:pPr>
        <w:pStyle w:val="a"/>
        <w:rPr>
          <w:rFonts w:hint="cs"/>
          <w:rtl/>
        </w:rPr>
      </w:pPr>
      <w:r>
        <w:rPr>
          <w:rFonts w:hint="cs"/>
          <w:rtl/>
        </w:rPr>
        <w:t>ההסתייגות של חבר הכנסת עסאם מח'ול  לסעיף 32(4) לא נתקבלה.</w:t>
      </w:r>
    </w:p>
    <w:p w14:paraId="395FB8BF" w14:textId="77777777" w:rsidR="00000000" w:rsidRDefault="007C71EE">
      <w:pPr>
        <w:pStyle w:val="a"/>
        <w:rPr>
          <w:rFonts w:hint="cs"/>
          <w:rtl/>
        </w:rPr>
      </w:pPr>
    </w:p>
    <w:p w14:paraId="283F4A69" w14:textId="77777777" w:rsidR="00000000" w:rsidRDefault="007C71EE">
      <w:pPr>
        <w:pStyle w:val="ad"/>
        <w:rPr>
          <w:rtl/>
        </w:rPr>
      </w:pPr>
      <w:r>
        <w:rPr>
          <w:rtl/>
        </w:rPr>
        <w:t>היו"ר ראובן ריבלין:</w:t>
      </w:r>
    </w:p>
    <w:p w14:paraId="1F165B83" w14:textId="77777777" w:rsidR="00000000" w:rsidRDefault="007C71EE">
      <w:pPr>
        <w:pStyle w:val="a"/>
        <w:rPr>
          <w:rtl/>
        </w:rPr>
      </w:pPr>
    </w:p>
    <w:p w14:paraId="37C1815D" w14:textId="77777777" w:rsidR="00000000" w:rsidRDefault="007C71EE">
      <w:pPr>
        <w:pStyle w:val="a"/>
        <w:rPr>
          <w:rFonts w:hint="cs"/>
          <w:rtl/>
        </w:rPr>
      </w:pPr>
      <w:r>
        <w:rPr>
          <w:rFonts w:hint="cs"/>
          <w:rtl/>
        </w:rPr>
        <w:t>ההסתייגות לא נתקבלה.</w:t>
      </w:r>
    </w:p>
    <w:p w14:paraId="158C9F49" w14:textId="77777777" w:rsidR="00000000" w:rsidRDefault="007C71EE">
      <w:pPr>
        <w:pStyle w:val="a"/>
        <w:rPr>
          <w:rFonts w:hint="cs"/>
          <w:rtl/>
        </w:rPr>
      </w:pPr>
    </w:p>
    <w:p w14:paraId="4EC76678" w14:textId="77777777" w:rsidR="00000000" w:rsidRDefault="007C71EE">
      <w:pPr>
        <w:pStyle w:val="a"/>
        <w:rPr>
          <w:rFonts w:hint="cs"/>
          <w:rtl/>
        </w:rPr>
      </w:pPr>
      <w:r>
        <w:rPr>
          <w:rFonts w:hint="cs"/>
          <w:rtl/>
        </w:rPr>
        <w:t>אחמד טיבי - אינו נוכח. עמיר פרץ - אינו נוכח. אילנה כהן - אינ</w:t>
      </w:r>
      <w:r>
        <w:rPr>
          <w:rFonts w:hint="cs"/>
          <w:rtl/>
        </w:rPr>
        <w:t xml:space="preserve">ה נוכחת. דוד טל - אינו נוכח. </w:t>
      </w:r>
    </w:p>
    <w:p w14:paraId="52B2F737" w14:textId="77777777" w:rsidR="00000000" w:rsidRDefault="007C71EE">
      <w:pPr>
        <w:pStyle w:val="a"/>
        <w:rPr>
          <w:rFonts w:hint="cs"/>
          <w:rtl/>
        </w:rPr>
      </w:pPr>
    </w:p>
    <w:p w14:paraId="36C2C8DB" w14:textId="77777777" w:rsidR="00000000" w:rsidRDefault="007C71EE">
      <w:pPr>
        <w:pStyle w:val="a"/>
        <w:rPr>
          <w:rFonts w:hint="cs"/>
          <w:rtl/>
        </w:rPr>
      </w:pPr>
      <w:r>
        <w:rPr>
          <w:rFonts w:hint="cs"/>
          <w:rtl/>
        </w:rPr>
        <w:t xml:space="preserve">חבר הכנסת עזמי בשארה </w:t>
      </w:r>
      <w:r>
        <w:rPr>
          <w:rtl/>
        </w:rPr>
        <w:t>–</w:t>
      </w:r>
      <w:r>
        <w:rPr>
          <w:rFonts w:hint="cs"/>
          <w:rtl/>
        </w:rPr>
        <w:t xml:space="preserve"> מי בעד? מי נגד? מי נמנע? תודה.</w:t>
      </w:r>
    </w:p>
    <w:p w14:paraId="69A04529"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rtl/>
        </w:rPr>
        <w:tab/>
      </w:r>
      <w:r>
        <w:rPr>
          <w:rFonts w:hint="cs"/>
          <w:b/>
          <w:bCs/>
          <w:rtl/>
        </w:rPr>
        <w:t>הצבעה</w:t>
      </w:r>
    </w:p>
    <w:p w14:paraId="448A1A4C" w14:textId="77777777" w:rsidR="00000000" w:rsidRDefault="007C71EE">
      <w:pPr>
        <w:pStyle w:val="a"/>
        <w:rPr>
          <w:rFonts w:hint="cs"/>
          <w:rtl/>
        </w:rPr>
      </w:pPr>
      <w:r>
        <w:rPr>
          <w:rFonts w:hint="cs"/>
          <w:b/>
          <w:bCs/>
          <w:rtl/>
        </w:rPr>
        <w:t xml:space="preserve"> </w:t>
      </w:r>
    </w:p>
    <w:p w14:paraId="011FBEBD" w14:textId="77777777" w:rsidR="00000000" w:rsidRDefault="007C71EE">
      <w:pPr>
        <w:pStyle w:val="a"/>
        <w:rPr>
          <w:rFonts w:hint="cs"/>
          <w:rtl/>
        </w:rPr>
      </w:pPr>
      <w:r>
        <w:rPr>
          <w:rFonts w:hint="cs"/>
          <w:rtl/>
        </w:rPr>
        <w:tab/>
        <w:t>ההסתייגות של חבר הכנסת עזמי בשארה לסעיף 32(4) לא נתקבלה.</w:t>
      </w:r>
    </w:p>
    <w:p w14:paraId="39E50611" w14:textId="77777777" w:rsidR="00000000" w:rsidRDefault="007C71EE">
      <w:pPr>
        <w:pStyle w:val="a"/>
        <w:rPr>
          <w:rFonts w:hint="cs"/>
          <w:rtl/>
        </w:rPr>
      </w:pPr>
    </w:p>
    <w:p w14:paraId="222696DE" w14:textId="77777777" w:rsidR="00000000" w:rsidRDefault="007C71EE">
      <w:pPr>
        <w:pStyle w:val="ad"/>
        <w:rPr>
          <w:rtl/>
        </w:rPr>
      </w:pPr>
      <w:r>
        <w:rPr>
          <w:rtl/>
        </w:rPr>
        <w:t>היו"ר ראובן ריבלין:</w:t>
      </w:r>
    </w:p>
    <w:p w14:paraId="3D7675AD" w14:textId="77777777" w:rsidR="00000000" w:rsidRDefault="007C71EE">
      <w:pPr>
        <w:pStyle w:val="a"/>
        <w:rPr>
          <w:rtl/>
        </w:rPr>
      </w:pPr>
    </w:p>
    <w:p w14:paraId="048D3C14" w14:textId="77777777" w:rsidR="00000000" w:rsidRDefault="007C71EE">
      <w:pPr>
        <w:pStyle w:val="a"/>
        <w:rPr>
          <w:rFonts w:hint="cs"/>
          <w:rtl/>
        </w:rPr>
      </w:pPr>
      <w:r>
        <w:rPr>
          <w:rFonts w:hint="cs"/>
          <w:rtl/>
        </w:rPr>
        <w:t>ההסתייגות לא נתקבלה.</w:t>
      </w:r>
    </w:p>
    <w:p w14:paraId="394670A8" w14:textId="77777777" w:rsidR="00000000" w:rsidRDefault="007C71EE">
      <w:pPr>
        <w:pStyle w:val="a"/>
        <w:rPr>
          <w:rFonts w:hint="cs"/>
          <w:rtl/>
        </w:rPr>
      </w:pPr>
    </w:p>
    <w:p w14:paraId="5E5CA902" w14:textId="77777777" w:rsidR="00000000" w:rsidRDefault="007C71EE">
      <w:pPr>
        <w:pStyle w:val="a"/>
        <w:rPr>
          <w:rFonts w:hint="cs"/>
          <w:rtl/>
        </w:rPr>
      </w:pPr>
      <w:r>
        <w:rPr>
          <w:rFonts w:hint="cs"/>
          <w:rtl/>
        </w:rPr>
        <w:t xml:space="preserve">חבר הכנסת ג'מאל זחאלקה </w:t>
      </w:r>
      <w:r>
        <w:rPr>
          <w:rtl/>
        </w:rPr>
        <w:t>–</w:t>
      </w:r>
      <w:r>
        <w:rPr>
          <w:rFonts w:hint="cs"/>
          <w:rtl/>
        </w:rPr>
        <w:t xml:space="preserve"> מי בעד? מי נגד? מי נמנע? תודה.</w:t>
      </w:r>
    </w:p>
    <w:p w14:paraId="23CC929C" w14:textId="77777777" w:rsidR="00000000" w:rsidRDefault="007C71EE">
      <w:pPr>
        <w:pStyle w:val="a"/>
        <w:rPr>
          <w:rFonts w:hint="cs"/>
          <w:rtl/>
        </w:rPr>
      </w:pPr>
    </w:p>
    <w:p w14:paraId="7A213F30"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b/>
          <w:bCs/>
          <w:rtl/>
        </w:rPr>
        <w:t>הצבעה</w:t>
      </w:r>
    </w:p>
    <w:p w14:paraId="68821071" w14:textId="77777777" w:rsidR="00000000" w:rsidRDefault="007C71EE">
      <w:pPr>
        <w:pStyle w:val="a"/>
        <w:rPr>
          <w:rFonts w:hint="cs"/>
          <w:rtl/>
        </w:rPr>
      </w:pPr>
      <w:r>
        <w:rPr>
          <w:rFonts w:hint="cs"/>
          <w:b/>
          <w:bCs/>
          <w:rtl/>
        </w:rPr>
        <w:t xml:space="preserve"> </w:t>
      </w:r>
    </w:p>
    <w:p w14:paraId="60BDB091" w14:textId="77777777" w:rsidR="00000000" w:rsidRDefault="007C71EE">
      <w:pPr>
        <w:pStyle w:val="a"/>
        <w:rPr>
          <w:rFonts w:hint="cs"/>
          <w:rtl/>
        </w:rPr>
      </w:pPr>
      <w:r>
        <w:rPr>
          <w:rFonts w:hint="cs"/>
          <w:rtl/>
        </w:rPr>
        <w:tab/>
        <w:t>ההסתייגות של חבר הכנסת ג'מאל זחאלקה  לסעיף 32(4) לא נתקבלה.</w:t>
      </w:r>
    </w:p>
    <w:p w14:paraId="682B8BA2" w14:textId="77777777" w:rsidR="00000000" w:rsidRDefault="007C71EE">
      <w:pPr>
        <w:pStyle w:val="a"/>
        <w:rPr>
          <w:rFonts w:hint="cs"/>
          <w:rtl/>
        </w:rPr>
      </w:pPr>
    </w:p>
    <w:p w14:paraId="6998A156" w14:textId="77777777" w:rsidR="00000000" w:rsidRDefault="007C71EE">
      <w:pPr>
        <w:pStyle w:val="ad"/>
        <w:rPr>
          <w:rtl/>
        </w:rPr>
      </w:pPr>
      <w:r>
        <w:rPr>
          <w:rtl/>
        </w:rPr>
        <w:t>היו"ר ראובן ריבלין:</w:t>
      </w:r>
    </w:p>
    <w:p w14:paraId="1F725821" w14:textId="77777777" w:rsidR="00000000" w:rsidRDefault="007C71EE">
      <w:pPr>
        <w:pStyle w:val="a"/>
        <w:rPr>
          <w:rtl/>
        </w:rPr>
      </w:pPr>
    </w:p>
    <w:p w14:paraId="00ABB572" w14:textId="77777777" w:rsidR="00000000" w:rsidRDefault="007C71EE">
      <w:pPr>
        <w:pStyle w:val="a"/>
        <w:rPr>
          <w:rFonts w:hint="cs"/>
          <w:rtl/>
        </w:rPr>
      </w:pPr>
      <w:r>
        <w:rPr>
          <w:rFonts w:hint="cs"/>
          <w:rtl/>
        </w:rPr>
        <w:t xml:space="preserve">ההסתייגות לא נתקבלה. </w:t>
      </w:r>
    </w:p>
    <w:p w14:paraId="565C8684" w14:textId="77777777" w:rsidR="00000000" w:rsidRDefault="007C71EE">
      <w:pPr>
        <w:pStyle w:val="a"/>
        <w:rPr>
          <w:rFonts w:hint="cs"/>
          <w:rtl/>
        </w:rPr>
      </w:pPr>
    </w:p>
    <w:p w14:paraId="36A16752" w14:textId="77777777" w:rsidR="00000000" w:rsidRDefault="007C71EE">
      <w:pPr>
        <w:pStyle w:val="a"/>
        <w:rPr>
          <w:rFonts w:hint="cs"/>
          <w:rtl/>
        </w:rPr>
      </w:pPr>
      <w:r>
        <w:rPr>
          <w:rFonts w:hint="cs"/>
          <w:rtl/>
        </w:rPr>
        <w:t xml:space="preserve">חבר הכנסת ואסל טאהא </w:t>
      </w:r>
      <w:r>
        <w:rPr>
          <w:rtl/>
        </w:rPr>
        <w:t>–</w:t>
      </w:r>
      <w:r>
        <w:rPr>
          <w:rFonts w:hint="cs"/>
          <w:rtl/>
        </w:rPr>
        <w:t xml:space="preserve"> מי בעד? מי נגד? מי נמנע? תודה.</w:t>
      </w:r>
    </w:p>
    <w:p w14:paraId="69059345" w14:textId="77777777" w:rsidR="00000000" w:rsidRDefault="007C71EE">
      <w:pPr>
        <w:pStyle w:val="a"/>
        <w:rPr>
          <w:rFonts w:hint="cs"/>
          <w:rtl/>
        </w:rPr>
      </w:pPr>
    </w:p>
    <w:p w14:paraId="15EFC025"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b/>
          <w:bCs/>
          <w:rtl/>
        </w:rPr>
        <w:t>הצבעה</w:t>
      </w:r>
    </w:p>
    <w:p w14:paraId="29AB0B82" w14:textId="77777777" w:rsidR="00000000" w:rsidRDefault="007C71EE">
      <w:pPr>
        <w:pStyle w:val="a"/>
        <w:rPr>
          <w:rFonts w:hint="cs"/>
          <w:rtl/>
        </w:rPr>
      </w:pPr>
      <w:r>
        <w:rPr>
          <w:rFonts w:hint="cs"/>
          <w:b/>
          <w:bCs/>
          <w:rtl/>
        </w:rPr>
        <w:t xml:space="preserve"> </w:t>
      </w:r>
    </w:p>
    <w:p w14:paraId="21E53951" w14:textId="77777777" w:rsidR="00000000" w:rsidRDefault="007C71EE">
      <w:pPr>
        <w:pStyle w:val="a"/>
        <w:rPr>
          <w:rFonts w:hint="cs"/>
          <w:rtl/>
        </w:rPr>
      </w:pPr>
      <w:r>
        <w:rPr>
          <w:rFonts w:hint="cs"/>
          <w:rtl/>
        </w:rPr>
        <w:tab/>
        <w:t>ההסתייגות של חבר הכנסת ואסל טאהא  לסעיף 32(4) לא נתקבלה.</w:t>
      </w:r>
    </w:p>
    <w:p w14:paraId="71D4B004" w14:textId="77777777" w:rsidR="00000000" w:rsidRDefault="007C71EE">
      <w:pPr>
        <w:pStyle w:val="a"/>
        <w:rPr>
          <w:rFonts w:hint="cs"/>
          <w:rtl/>
        </w:rPr>
      </w:pPr>
    </w:p>
    <w:p w14:paraId="07717042" w14:textId="77777777" w:rsidR="00000000" w:rsidRDefault="007C71EE">
      <w:pPr>
        <w:pStyle w:val="ad"/>
        <w:rPr>
          <w:rtl/>
        </w:rPr>
      </w:pPr>
      <w:r>
        <w:rPr>
          <w:rtl/>
        </w:rPr>
        <w:t xml:space="preserve">היו"ר ראובן </w:t>
      </w:r>
      <w:r>
        <w:rPr>
          <w:rtl/>
        </w:rPr>
        <w:t>ריבלין:</w:t>
      </w:r>
    </w:p>
    <w:p w14:paraId="25EC4F8C" w14:textId="77777777" w:rsidR="00000000" w:rsidRDefault="007C71EE">
      <w:pPr>
        <w:pStyle w:val="a"/>
        <w:rPr>
          <w:rtl/>
        </w:rPr>
      </w:pPr>
    </w:p>
    <w:p w14:paraId="75B470D8" w14:textId="77777777" w:rsidR="00000000" w:rsidRDefault="007C71EE">
      <w:pPr>
        <w:pStyle w:val="a"/>
        <w:rPr>
          <w:rFonts w:hint="cs"/>
          <w:rtl/>
        </w:rPr>
      </w:pPr>
      <w:r>
        <w:rPr>
          <w:rFonts w:hint="cs"/>
          <w:rtl/>
        </w:rPr>
        <w:t>ההסתייגות לא נתקבלה.</w:t>
      </w:r>
    </w:p>
    <w:p w14:paraId="2659F725" w14:textId="77777777" w:rsidR="00000000" w:rsidRDefault="007C71EE">
      <w:pPr>
        <w:pStyle w:val="a"/>
        <w:rPr>
          <w:rFonts w:hint="cs"/>
          <w:rtl/>
        </w:rPr>
      </w:pPr>
    </w:p>
    <w:p w14:paraId="646B16D6" w14:textId="77777777" w:rsidR="00000000" w:rsidRDefault="007C71EE">
      <w:pPr>
        <w:pStyle w:val="a"/>
        <w:rPr>
          <w:rFonts w:hint="cs"/>
          <w:rtl/>
        </w:rPr>
      </w:pPr>
      <w:r>
        <w:rPr>
          <w:rFonts w:hint="cs"/>
          <w:rtl/>
        </w:rPr>
        <w:t>חבר הכנסת עבד-אלמאלכ דהאמשה מסיר, תודה.</w:t>
      </w:r>
    </w:p>
    <w:p w14:paraId="7B580C1F" w14:textId="77777777" w:rsidR="00000000" w:rsidRDefault="007C71EE">
      <w:pPr>
        <w:pStyle w:val="a"/>
        <w:rPr>
          <w:rFonts w:hint="cs"/>
          <w:rtl/>
        </w:rPr>
      </w:pPr>
    </w:p>
    <w:p w14:paraId="7BD5EF2E" w14:textId="77777777" w:rsidR="00000000" w:rsidRDefault="007C71EE">
      <w:pPr>
        <w:pStyle w:val="a"/>
        <w:rPr>
          <w:rFonts w:hint="cs"/>
          <w:rtl/>
        </w:rPr>
      </w:pPr>
      <w:r>
        <w:rPr>
          <w:rFonts w:hint="cs"/>
          <w:rtl/>
        </w:rPr>
        <w:t xml:space="preserve">חבר הכנסת טלב אלסאנע </w:t>
      </w:r>
      <w:r>
        <w:rPr>
          <w:rtl/>
        </w:rPr>
        <w:t>–</w:t>
      </w:r>
      <w:r>
        <w:rPr>
          <w:rFonts w:hint="cs"/>
          <w:rtl/>
        </w:rPr>
        <w:t xml:space="preserve"> מי בעד? מי נגד? מי נמנע? תודה.</w:t>
      </w:r>
    </w:p>
    <w:p w14:paraId="5945A388" w14:textId="77777777" w:rsidR="00000000" w:rsidRDefault="007C71EE">
      <w:pPr>
        <w:pStyle w:val="a"/>
        <w:rPr>
          <w:rFonts w:hint="cs"/>
          <w:rtl/>
        </w:rPr>
      </w:pPr>
    </w:p>
    <w:p w14:paraId="5F9F80EE"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b/>
          <w:bCs/>
          <w:rtl/>
        </w:rPr>
        <w:t>הצבעה</w:t>
      </w:r>
    </w:p>
    <w:p w14:paraId="05221337" w14:textId="77777777" w:rsidR="00000000" w:rsidRDefault="007C71EE">
      <w:pPr>
        <w:pStyle w:val="a"/>
        <w:rPr>
          <w:rFonts w:hint="cs"/>
          <w:rtl/>
        </w:rPr>
      </w:pPr>
      <w:r>
        <w:rPr>
          <w:rFonts w:hint="cs"/>
          <w:b/>
          <w:bCs/>
          <w:rtl/>
        </w:rPr>
        <w:t xml:space="preserve"> </w:t>
      </w:r>
    </w:p>
    <w:p w14:paraId="0747D5EA" w14:textId="77777777" w:rsidR="00000000" w:rsidRDefault="007C71EE">
      <w:pPr>
        <w:pStyle w:val="a"/>
        <w:rPr>
          <w:rFonts w:hint="cs"/>
          <w:rtl/>
        </w:rPr>
      </w:pPr>
      <w:r>
        <w:rPr>
          <w:rFonts w:hint="cs"/>
          <w:rtl/>
        </w:rPr>
        <w:tab/>
        <w:t>ההסתייגות של חבר הכנסת טלב אלסאנע  לסעיף 32(4) לא נתקבלה.</w:t>
      </w:r>
    </w:p>
    <w:p w14:paraId="69E61692" w14:textId="77777777" w:rsidR="00000000" w:rsidRDefault="007C71EE">
      <w:pPr>
        <w:pStyle w:val="a"/>
        <w:rPr>
          <w:rFonts w:hint="cs"/>
          <w:rtl/>
        </w:rPr>
      </w:pPr>
    </w:p>
    <w:p w14:paraId="3AFCD175" w14:textId="77777777" w:rsidR="00000000" w:rsidRDefault="007C71EE">
      <w:pPr>
        <w:pStyle w:val="ad"/>
        <w:rPr>
          <w:rtl/>
        </w:rPr>
      </w:pPr>
    </w:p>
    <w:p w14:paraId="0FFC36FF" w14:textId="77777777" w:rsidR="00000000" w:rsidRDefault="007C71EE">
      <w:pPr>
        <w:pStyle w:val="ad"/>
        <w:rPr>
          <w:rtl/>
        </w:rPr>
      </w:pPr>
      <w:r>
        <w:rPr>
          <w:rtl/>
        </w:rPr>
        <w:t>היו"ר ראובן ריבלין:</w:t>
      </w:r>
    </w:p>
    <w:p w14:paraId="59D67EAC" w14:textId="77777777" w:rsidR="00000000" w:rsidRDefault="007C71EE">
      <w:pPr>
        <w:pStyle w:val="a"/>
        <w:rPr>
          <w:rtl/>
        </w:rPr>
      </w:pPr>
    </w:p>
    <w:p w14:paraId="14C66281" w14:textId="77777777" w:rsidR="00000000" w:rsidRDefault="007C71EE">
      <w:pPr>
        <w:pStyle w:val="a"/>
        <w:rPr>
          <w:rFonts w:hint="cs"/>
          <w:rtl/>
        </w:rPr>
      </w:pPr>
      <w:r>
        <w:rPr>
          <w:rFonts w:hint="cs"/>
          <w:rtl/>
        </w:rPr>
        <w:t xml:space="preserve">ההסתייגות לא נתקבלה. </w:t>
      </w:r>
    </w:p>
    <w:p w14:paraId="19BDB66C" w14:textId="77777777" w:rsidR="00000000" w:rsidRDefault="007C71EE">
      <w:pPr>
        <w:pStyle w:val="a"/>
        <w:rPr>
          <w:rFonts w:hint="cs"/>
          <w:rtl/>
        </w:rPr>
      </w:pPr>
    </w:p>
    <w:p w14:paraId="1E0C129F" w14:textId="77777777" w:rsidR="00000000" w:rsidRDefault="007C71EE">
      <w:pPr>
        <w:pStyle w:val="a"/>
        <w:rPr>
          <w:rFonts w:hint="cs"/>
          <w:rtl/>
        </w:rPr>
      </w:pPr>
      <w:r>
        <w:rPr>
          <w:rFonts w:hint="cs"/>
          <w:rtl/>
        </w:rPr>
        <w:t>תוספת בלוח ה</w:t>
      </w:r>
      <w:r>
        <w:rPr>
          <w:rFonts w:hint="cs"/>
          <w:rtl/>
        </w:rPr>
        <w:t>הסתייגות, לוח מס' 3 בלוח התיקונים, לסעיף 32(4).</w:t>
      </w:r>
    </w:p>
    <w:p w14:paraId="503318E1" w14:textId="77777777" w:rsidR="00000000" w:rsidRDefault="007C71EE">
      <w:pPr>
        <w:pStyle w:val="a"/>
        <w:rPr>
          <w:rFonts w:hint="cs"/>
          <w:rtl/>
        </w:rPr>
      </w:pPr>
    </w:p>
    <w:p w14:paraId="534E55A4" w14:textId="77777777" w:rsidR="00000000" w:rsidRDefault="007C71EE">
      <w:pPr>
        <w:pStyle w:val="a"/>
        <w:rPr>
          <w:rFonts w:hint="cs"/>
          <w:rtl/>
        </w:rPr>
      </w:pPr>
      <w:r>
        <w:rPr>
          <w:rFonts w:hint="cs"/>
          <w:rtl/>
        </w:rPr>
        <w:t>חבר הכנסת דוד אזולאי ביקש פעם ראשונה וניתן לו הצבעה אלקטרונית, אין שום סיבה שלא ניתן לו. רבותי חברי הכנסת, הצבעה לדוד אזולאי. בבקשה, נא להצביע, מי בעד? מי נגד?</w:t>
      </w:r>
    </w:p>
    <w:p w14:paraId="7F384F9D" w14:textId="77777777" w:rsidR="00000000" w:rsidRDefault="007C71EE">
      <w:pPr>
        <w:pStyle w:val="a"/>
        <w:rPr>
          <w:rFonts w:hint="cs"/>
          <w:rtl/>
        </w:rPr>
      </w:pPr>
    </w:p>
    <w:p w14:paraId="2E532E7A" w14:textId="77777777" w:rsidR="00000000" w:rsidRDefault="007C71EE">
      <w:pPr>
        <w:pStyle w:val="a"/>
        <w:ind w:firstLine="0"/>
        <w:jc w:val="center"/>
        <w:rPr>
          <w:rFonts w:hint="cs"/>
          <w:b/>
          <w:bCs/>
          <w:rtl/>
        </w:rPr>
      </w:pPr>
      <w:r>
        <w:rPr>
          <w:rFonts w:hint="cs"/>
          <w:b/>
          <w:bCs/>
          <w:rtl/>
        </w:rPr>
        <w:t>הצבעה  מס' 70</w:t>
      </w:r>
    </w:p>
    <w:p w14:paraId="482ABC49" w14:textId="77777777" w:rsidR="00000000" w:rsidRDefault="007C71EE">
      <w:pPr>
        <w:pStyle w:val="a"/>
        <w:ind w:firstLine="0"/>
        <w:jc w:val="center"/>
        <w:rPr>
          <w:rFonts w:hint="cs"/>
          <w:b/>
          <w:bCs/>
          <w:rtl/>
        </w:rPr>
      </w:pPr>
    </w:p>
    <w:p w14:paraId="2A861EAD" w14:textId="77777777" w:rsidR="00000000" w:rsidRDefault="007C71EE">
      <w:pPr>
        <w:pStyle w:val="a"/>
        <w:ind w:firstLine="0"/>
        <w:jc w:val="center"/>
        <w:rPr>
          <w:rFonts w:hint="cs"/>
          <w:rtl/>
        </w:rPr>
      </w:pPr>
      <w:r>
        <w:rPr>
          <w:rFonts w:hint="cs"/>
          <w:rtl/>
        </w:rPr>
        <w:t xml:space="preserve">בעד ההסתייגות </w:t>
      </w:r>
      <w:r>
        <w:rPr>
          <w:rtl/>
        </w:rPr>
        <w:t>–</w:t>
      </w:r>
      <w:r>
        <w:rPr>
          <w:rFonts w:hint="cs"/>
          <w:rtl/>
        </w:rPr>
        <w:t xml:space="preserve"> 41</w:t>
      </w:r>
    </w:p>
    <w:p w14:paraId="7653AABC" w14:textId="77777777" w:rsidR="00000000" w:rsidRDefault="007C71EE">
      <w:pPr>
        <w:pStyle w:val="a"/>
        <w:ind w:firstLine="0"/>
        <w:jc w:val="center"/>
        <w:rPr>
          <w:rFonts w:hint="cs"/>
          <w:rtl/>
        </w:rPr>
      </w:pPr>
      <w:r>
        <w:rPr>
          <w:rFonts w:hint="cs"/>
          <w:rtl/>
        </w:rPr>
        <w:t xml:space="preserve">נגד </w:t>
      </w:r>
      <w:r>
        <w:rPr>
          <w:rtl/>
        </w:rPr>
        <w:t>–</w:t>
      </w:r>
      <w:r>
        <w:rPr>
          <w:rFonts w:hint="cs"/>
          <w:rtl/>
        </w:rPr>
        <w:t xml:space="preserve"> 52</w:t>
      </w:r>
    </w:p>
    <w:p w14:paraId="02C9F0FA" w14:textId="77777777" w:rsidR="00000000" w:rsidRDefault="007C71EE">
      <w:pPr>
        <w:pStyle w:val="a"/>
        <w:ind w:firstLine="0"/>
        <w:jc w:val="center"/>
        <w:rPr>
          <w:rFonts w:hint="cs"/>
          <w:rtl/>
        </w:rPr>
      </w:pPr>
      <w:r>
        <w:rPr>
          <w:rFonts w:hint="cs"/>
          <w:rtl/>
        </w:rPr>
        <w:t>נמנ</w:t>
      </w:r>
      <w:r>
        <w:rPr>
          <w:rFonts w:hint="cs"/>
          <w:rtl/>
        </w:rPr>
        <w:t xml:space="preserve">עים </w:t>
      </w:r>
      <w:r>
        <w:rPr>
          <w:rtl/>
        </w:rPr>
        <w:t>–</w:t>
      </w:r>
      <w:r>
        <w:rPr>
          <w:rFonts w:hint="cs"/>
          <w:rtl/>
        </w:rPr>
        <w:t xml:space="preserve"> אין</w:t>
      </w:r>
    </w:p>
    <w:p w14:paraId="182E51E8" w14:textId="77777777" w:rsidR="00000000" w:rsidRDefault="007C71EE">
      <w:pPr>
        <w:pStyle w:val="a"/>
        <w:ind w:firstLine="0"/>
        <w:jc w:val="center"/>
        <w:rPr>
          <w:rFonts w:hint="cs"/>
          <w:rtl/>
        </w:rPr>
      </w:pPr>
      <w:r>
        <w:rPr>
          <w:rFonts w:hint="cs"/>
          <w:rtl/>
        </w:rPr>
        <w:t>ההסתייגות של חבר הכנסת דוד אזולאי לסעיף 32(4) לא נתקבלה.</w:t>
      </w:r>
    </w:p>
    <w:p w14:paraId="4408F5C5" w14:textId="77777777" w:rsidR="00000000" w:rsidRDefault="007C71EE">
      <w:pPr>
        <w:pStyle w:val="a"/>
        <w:ind w:firstLine="0"/>
        <w:jc w:val="center"/>
        <w:rPr>
          <w:rFonts w:hint="cs"/>
          <w:rtl/>
        </w:rPr>
      </w:pPr>
    </w:p>
    <w:p w14:paraId="26C951CC" w14:textId="77777777" w:rsidR="00000000" w:rsidRDefault="007C71EE">
      <w:pPr>
        <w:pStyle w:val="ad"/>
        <w:rPr>
          <w:rFonts w:hint="cs"/>
          <w:rtl/>
        </w:rPr>
      </w:pPr>
      <w:r>
        <w:rPr>
          <w:rtl/>
        </w:rPr>
        <w:t>היו"ר ראובן ריבלין:</w:t>
      </w:r>
    </w:p>
    <w:p w14:paraId="1453C0AD" w14:textId="77777777" w:rsidR="00000000" w:rsidRDefault="007C71EE">
      <w:pPr>
        <w:pStyle w:val="a"/>
        <w:rPr>
          <w:rFonts w:hint="cs"/>
          <w:rtl/>
        </w:rPr>
      </w:pPr>
    </w:p>
    <w:p w14:paraId="6C135DD9" w14:textId="77777777" w:rsidR="00000000" w:rsidRDefault="007C71EE">
      <w:pPr>
        <w:pStyle w:val="a"/>
        <w:rPr>
          <w:rFonts w:hint="cs"/>
          <w:rtl/>
        </w:rPr>
      </w:pPr>
      <w:r>
        <w:rPr>
          <w:rFonts w:hint="cs"/>
          <w:rtl/>
        </w:rPr>
        <w:t>41 בעד לעומת 52 נגד, ללא נמנעים, ההסתייגות לא נתקבלה.</w:t>
      </w:r>
    </w:p>
    <w:p w14:paraId="3E044618" w14:textId="77777777" w:rsidR="00000000" w:rsidRDefault="007C71EE">
      <w:pPr>
        <w:pStyle w:val="a"/>
        <w:rPr>
          <w:rFonts w:hint="cs"/>
          <w:rtl/>
        </w:rPr>
      </w:pPr>
    </w:p>
    <w:p w14:paraId="4501CEBA" w14:textId="77777777" w:rsidR="00000000" w:rsidRDefault="007C71EE">
      <w:pPr>
        <w:pStyle w:val="a"/>
        <w:rPr>
          <w:rFonts w:hint="cs"/>
          <w:rtl/>
        </w:rPr>
      </w:pPr>
      <w:r>
        <w:rPr>
          <w:rFonts w:hint="cs"/>
          <w:rtl/>
        </w:rPr>
        <w:t xml:space="preserve">לסעיף 32(4) של חבר הכנסת דוד אזולאי נוסף </w:t>
      </w:r>
      <w:r>
        <w:rPr>
          <w:rtl/>
        </w:rPr>
        <w:t>–</w:t>
      </w:r>
      <w:r>
        <w:rPr>
          <w:rFonts w:hint="cs"/>
          <w:rtl/>
        </w:rPr>
        <w:t xml:space="preserve"> מי בעד? מי נגד? מי נמנע? דוד אזולאי יצא? הוא פה. </w:t>
      </w:r>
    </w:p>
    <w:p w14:paraId="71647E66" w14:textId="77777777" w:rsidR="00000000" w:rsidRDefault="007C71EE">
      <w:pPr>
        <w:pStyle w:val="a"/>
        <w:rPr>
          <w:rFonts w:hint="cs"/>
          <w:rtl/>
        </w:rPr>
      </w:pPr>
    </w:p>
    <w:p w14:paraId="3751FE2D" w14:textId="77777777" w:rsidR="00000000" w:rsidRDefault="007C71EE">
      <w:pPr>
        <w:pStyle w:val="a"/>
        <w:jc w:val="center"/>
        <w:rPr>
          <w:rFonts w:hint="cs"/>
          <w:b/>
          <w:bCs/>
          <w:rtl/>
        </w:rPr>
      </w:pPr>
      <w:r>
        <w:rPr>
          <w:rFonts w:hint="cs"/>
          <w:b/>
          <w:bCs/>
          <w:rtl/>
        </w:rPr>
        <w:t>הצבעה</w:t>
      </w:r>
    </w:p>
    <w:p w14:paraId="5F90C635" w14:textId="77777777" w:rsidR="00000000" w:rsidRDefault="007C71EE">
      <w:pPr>
        <w:pStyle w:val="a"/>
        <w:jc w:val="center"/>
        <w:rPr>
          <w:rFonts w:hint="cs"/>
          <w:b/>
          <w:bCs/>
          <w:rtl/>
        </w:rPr>
      </w:pPr>
    </w:p>
    <w:p w14:paraId="5010D27E" w14:textId="77777777" w:rsidR="00000000" w:rsidRDefault="007C71EE">
      <w:pPr>
        <w:pStyle w:val="a"/>
        <w:jc w:val="center"/>
        <w:rPr>
          <w:rFonts w:hint="cs"/>
          <w:rtl/>
        </w:rPr>
      </w:pPr>
      <w:r>
        <w:rPr>
          <w:rFonts w:hint="cs"/>
          <w:rtl/>
        </w:rPr>
        <w:t>ההסתייגות ש</w:t>
      </w:r>
      <w:r>
        <w:rPr>
          <w:rFonts w:hint="cs"/>
          <w:rtl/>
        </w:rPr>
        <w:t>ל חבר הכנסת דוד אזולאי לסעיף 32(4) לא נתקבלה.</w:t>
      </w:r>
    </w:p>
    <w:p w14:paraId="3068138D" w14:textId="77777777" w:rsidR="00000000" w:rsidRDefault="007C71EE">
      <w:pPr>
        <w:pStyle w:val="ad"/>
        <w:rPr>
          <w:rFonts w:hint="cs"/>
          <w:rtl/>
        </w:rPr>
      </w:pPr>
    </w:p>
    <w:p w14:paraId="23C2D1A8" w14:textId="77777777" w:rsidR="00000000" w:rsidRDefault="007C71EE">
      <w:pPr>
        <w:pStyle w:val="ad"/>
        <w:rPr>
          <w:rtl/>
        </w:rPr>
      </w:pPr>
      <w:r>
        <w:rPr>
          <w:rtl/>
        </w:rPr>
        <w:t>היו"ר ראובן ריבלין:</w:t>
      </w:r>
    </w:p>
    <w:p w14:paraId="03F1CDD0" w14:textId="77777777" w:rsidR="00000000" w:rsidRDefault="007C71EE">
      <w:pPr>
        <w:pStyle w:val="a"/>
        <w:rPr>
          <w:rtl/>
        </w:rPr>
      </w:pPr>
    </w:p>
    <w:p w14:paraId="6E714561" w14:textId="77777777" w:rsidR="00000000" w:rsidRDefault="007C71EE">
      <w:pPr>
        <w:pStyle w:val="a"/>
        <w:rPr>
          <w:rFonts w:hint="cs"/>
          <w:rtl/>
        </w:rPr>
      </w:pPr>
      <w:r>
        <w:rPr>
          <w:rFonts w:hint="cs"/>
          <w:rtl/>
        </w:rPr>
        <w:t>ההסתייגות לא נתקבלה.</w:t>
      </w:r>
    </w:p>
    <w:p w14:paraId="0A7F8983" w14:textId="77777777" w:rsidR="00000000" w:rsidRDefault="007C71EE">
      <w:pPr>
        <w:pStyle w:val="a"/>
        <w:rPr>
          <w:rFonts w:hint="cs"/>
          <w:rtl/>
        </w:rPr>
      </w:pPr>
    </w:p>
    <w:p w14:paraId="59CB1006" w14:textId="77777777" w:rsidR="00000000" w:rsidRDefault="007C71EE">
      <w:pPr>
        <w:pStyle w:val="a"/>
        <w:rPr>
          <w:rFonts w:hint="cs"/>
          <w:rtl/>
        </w:rPr>
      </w:pPr>
      <w:r>
        <w:rPr>
          <w:rFonts w:hint="cs"/>
          <w:rtl/>
        </w:rPr>
        <w:t xml:space="preserve">רבותי חברי הכנסת, סעיף 32(5). </w:t>
      </w:r>
    </w:p>
    <w:p w14:paraId="5E32A12D" w14:textId="77777777" w:rsidR="00000000" w:rsidRDefault="007C71EE">
      <w:pPr>
        <w:pStyle w:val="a"/>
        <w:rPr>
          <w:rFonts w:hint="cs"/>
          <w:rtl/>
        </w:rPr>
      </w:pPr>
    </w:p>
    <w:p w14:paraId="575E23DF" w14:textId="77777777" w:rsidR="00000000" w:rsidRDefault="007C71EE">
      <w:pPr>
        <w:pStyle w:val="a"/>
        <w:rPr>
          <w:rFonts w:hint="cs"/>
          <w:rtl/>
        </w:rPr>
      </w:pPr>
      <w:r>
        <w:rPr>
          <w:rFonts w:hint="cs"/>
          <w:rtl/>
        </w:rPr>
        <w:t>קבוצת ברכה, בבקשה - מי בעד? מי נגד? מי נמנע? תודה</w:t>
      </w:r>
    </w:p>
    <w:p w14:paraId="51930AC3" w14:textId="77777777" w:rsidR="00000000" w:rsidRDefault="007C71EE">
      <w:pPr>
        <w:pStyle w:val="a"/>
        <w:rPr>
          <w:rFonts w:hint="cs"/>
          <w:rtl/>
        </w:rPr>
      </w:pPr>
    </w:p>
    <w:p w14:paraId="1110B222" w14:textId="77777777" w:rsidR="00000000" w:rsidRDefault="007C71EE">
      <w:pPr>
        <w:pStyle w:val="a"/>
        <w:rPr>
          <w:rFonts w:hint="cs"/>
          <w:rtl/>
        </w:rPr>
      </w:pPr>
    </w:p>
    <w:p w14:paraId="488E8D48" w14:textId="77777777" w:rsidR="00000000" w:rsidRDefault="007C71EE">
      <w:pPr>
        <w:pStyle w:val="a"/>
        <w:rPr>
          <w:rFonts w:hint="cs"/>
          <w:rtl/>
        </w:rPr>
      </w:pPr>
    </w:p>
    <w:p w14:paraId="1FCECF36" w14:textId="77777777" w:rsidR="00000000" w:rsidRDefault="007C71EE">
      <w:pPr>
        <w:pStyle w:val="a"/>
        <w:rPr>
          <w:rFonts w:hint="cs"/>
          <w:rtl/>
        </w:rPr>
      </w:pPr>
    </w:p>
    <w:p w14:paraId="5BF00C1A" w14:textId="77777777" w:rsidR="00000000" w:rsidRDefault="007C71EE">
      <w:pPr>
        <w:pStyle w:val="a"/>
        <w:ind w:left="2880" w:firstLine="720"/>
        <w:rPr>
          <w:rFonts w:hint="cs"/>
          <w:b/>
          <w:bCs/>
          <w:rtl/>
        </w:rPr>
      </w:pPr>
      <w:r>
        <w:rPr>
          <w:rFonts w:hint="cs"/>
          <w:b/>
          <w:bCs/>
          <w:rtl/>
        </w:rPr>
        <w:t>הצבעה</w:t>
      </w:r>
    </w:p>
    <w:p w14:paraId="230D3835" w14:textId="77777777" w:rsidR="00000000" w:rsidRDefault="007C71EE">
      <w:pPr>
        <w:pStyle w:val="a"/>
        <w:ind w:left="2880" w:firstLine="720"/>
        <w:rPr>
          <w:rFonts w:hint="cs"/>
          <w:b/>
          <w:bCs/>
          <w:rtl/>
        </w:rPr>
      </w:pPr>
    </w:p>
    <w:p w14:paraId="4D321F45" w14:textId="77777777" w:rsidR="00000000" w:rsidRDefault="007C71EE">
      <w:pPr>
        <w:pStyle w:val="a"/>
        <w:jc w:val="center"/>
        <w:rPr>
          <w:rFonts w:hint="cs"/>
          <w:rtl/>
        </w:rPr>
      </w:pPr>
      <w:r>
        <w:rPr>
          <w:rFonts w:hint="cs"/>
          <w:rtl/>
        </w:rPr>
        <w:t>ההסתייגות של קבוצת חבר הכנסת מוחמד ברכה, של קבוצת סיעת בל"ד, של קבוצת חבר</w:t>
      </w:r>
      <w:r>
        <w:rPr>
          <w:rFonts w:hint="cs"/>
          <w:rtl/>
        </w:rPr>
        <w:t xml:space="preserve"> הכנסת אברהם בורג ושל חברי הכנסת טלב אלסאנע  ומשה גפני  לסעיף 32(5) לא נתקבלה.</w:t>
      </w:r>
    </w:p>
    <w:p w14:paraId="16E687FD" w14:textId="77777777" w:rsidR="00000000" w:rsidRDefault="007C71EE">
      <w:pPr>
        <w:pStyle w:val="a"/>
        <w:jc w:val="center"/>
        <w:rPr>
          <w:rFonts w:hint="cs"/>
          <w:rtl/>
        </w:rPr>
      </w:pPr>
    </w:p>
    <w:p w14:paraId="24FBBA4C" w14:textId="77777777" w:rsidR="00000000" w:rsidRDefault="007C71EE">
      <w:pPr>
        <w:pStyle w:val="ad"/>
        <w:rPr>
          <w:rtl/>
        </w:rPr>
      </w:pPr>
      <w:r>
        <w:rPr>
          <w:rtl/>
        </w:rPr>
        <w:t>היו"ר ראובן ריבלין:</w:t>
      </w:r>
    </w:p>
    <w:p w14:paraId="6826B0BA" w14:textId="77777777" w:rsidR="00000000" w:rsidRDefault="007C71EE">
      <w:pPr>
        <w:pStyle w:val="a"/>
        <w:rPr>
          <w:rtl/>
        </w:rPr>
      </w:pPr>
    </w:p>
    <w:p w14:paraId="2F56B579" w14:textId="77777777" w:rsidR="00000000" w:rsidRDefault="007C71EE">
      <w:pPr>
        <w:pStyle w:val="a"/>
        <w:rPr>
          <w:rFonts w:hint="cs"/>
          <w:rtl/>
        </w:rPr>
      </w:pPr>
      <w:r>
        <w:rPr>
          <w:rFonts w:hint="cs"/>
          <w:rtl/>
        </w:rPr>
        <w:t>ההסתייגות לא נתקבלה.</w:t>
      </w:r>
    </w:p>
    <w:p w14:paraId="2C7CBDFF" w14:textId="77777777" w:rsidR="00000000" w:rsidRDefault="007C71EE">
      <w:pPr>
        <w:pStyle w:val="a"/>
        <w:rPr>
          <w:rFonts w:hint="cs"/>
          <w:rtl/>
        </w:rPr>
      </w:pPr>
    </w:p>
    <w:p w14:paraId="4891ADB6" w14:textId="77777777" w:rsidR="00000000" w:rsidRDefault="007C71EE">
      <w:pPr>
        <w:pStyle w:val="a"/>
        <w:rPr>
          <w:rFonts w:hint="cs"/>
          <w:rtl/>
        </w:rPr>
      </w:pPr>
      <w:r>
        <w:rPr>
          <w:rFonts w:hint="cs"/>
          <w:rtl/>
        </w:rPr>
        <w:t xml:space="preserve">לסעיף 32(6), חבר הכנסת גפני </w:t>
      </w:r>
      <w:r>
        <w:rPr>
          <w:rtl/>
        </w:rPr>
        <w:t>–</w:t>
      </w:r>
      <w:r>
        <w:rPr>
          <w:rFonts w:hint="cs"/>
          <w:rtl/>
        </w:rPr>
        <w:t xml:space="preserve"> מי בעד? מי נגד? מי נמנע? תודה.</w:t>
      </w:r>
    </w:p>
    <w:p w14:paraId="17C2034D" w14:textId="77777777" w:rsidR="00000000" w:rsidRDefault="007C71EE">
      <w:pPr>
        <w:pStyle w:val="a"/>
        <w:rPr>
          <w:rFonts w:hint="cs"/>
          <w:rtl/>
        </w:rPr>
      </w:pPr>
    </w:p>
    <w:p w14:paraId="09054ED5"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rtl/>
        </w:rPr>
        <w:tab/>
      </w:r>
      <w:r>
        <w:rPr>
          <w:rFonts w:hint="cs"/>
          <w:b/>
          <w:bCs/>
          <w:rtl/>
        </w:rPr>
        <w:t>הצבעה</w:t>
      </w:r>
    </w:p>
    <w:p w14:paraId="2BADFB26" w14:textId="77777777" w:rsidR="00000000" w:rsidRDefault="007C71EE">
      <w:pPr>
        <w:pStyle w:val="a"/>
        <w:rPr>
          <w:rFonts w:hint="cs"/>
          <w:b/>
          <w:bCs/>
          <w:rtl/>
        </w:rPr>
      </w:pPr>
      <w:r>
        <w:rPr>
          <w:rFonts w:hint="cs"/>
          <w:b/>
          <w:bCs/>
          <w:rtl/>
        </w:rPr>
        <w:t xml:space="preserve"> </w:t>
      </w:r>
    </w:p>
    <w:p w14:paraId="4C88BC5E" w14:textId="77777777" w:rsidR="00000000" w:rsidRDefault="007C71EE">
      <w:pPr>
        <w:pStyle w:val="a"/>
        <w:rPr>
          <w:rFonts w:hint="cs"/>
          <w:rtl/>
        </w:rPr>
      </w:pPr>
      <w:r>
        <w:rPr>
          <w:rFonts w:hint="cs"/>
          <w:b/>
          <w:bCs/>
          <w:rtl/>
        </w:rPr>
        <w:tab/>
      </w:r>
      <w:r>
        <w:rPr>
          <w:rFonts w:hint="cs"/>
          <w:b/>
          <w:bCs/>
          <w:rtl/>
        </w:rPr>
        <w:tab/>
      </w:r>
      <w:r>
        <w:rPr>
          <w:rFonts w:hint="cs"/>
          <w:rtl/>
        </w:rPr>
        <w:t>ההסתייגות של חבר הכנסת משה גפני לסעיף 32(6) לא נתקבלה.</w:t>
      </w:r>
    </w:p>
    <w:p w14:paraId="34AF3AA4" w14:textId="77777777" w:rsidR="00000000" w:rsidRDefault="007C71EE">
      <w:pPr>
        <w:pStyle w:val="a"/>
        <w:rPr>
          <w:rFonts w:hint="cs"/>
          <w:rtl/>
        </w:rPr>
      </w:pPr>
    </w:p>
    <w:p w14:paraId="41696CE9" w14:textId="77777777" w:rsidR="00000000" w:rsidRDefault="007C71EE">
      <w:pPr>
        <w:pStyle w:val="ad"/>
        <w:rPr>
          <w:rtl/>
        </w:rPr>
      </w:pPr>
      <w:r>
        <w:rPr>
          <w:rtl/>
        </w:rPr>
        <w:t>היו"ר ראובן ריבלין:</w:t>
      </w:r>
    </w:p>
    <w:p w14:paraId="0483FD7E" w14:textId="77777777" w:rsidR="00000000" w:rsidRDefault="007C71EE">
      <w:pPr>
        <w:pStyle w:val="a"/>
        <w:rPr>
          <w:rtl/>
        </w:rPr>
      </w:pPr>
    </w:p>
    <w:p w14:paraId="56A06BE4" w14:textId="77777777" w:rsidR="00000000" w:rsidRDefault="007C71EE">
      <w:pPr>
        <w:pStyle w:val="a"/>
        <w:rPr>
          <w:rFonts w:hint="cs"/>
          <w:rtl/>
        </w:rPr>
      </w:pPr>
      <w:r>
        <w:rPr>
          <w:rFonts w:hint="cs"/>
          <w:rtl/>
        </w:rPr>
        <w:t>ההסתייגות לא נתקבלה.</w:t>
      </w:r>
    </w:p>
    <w:p w14:paraId="6357EE9B" w14:textId="77777777" w:rsidR="00000000" w:rsidRDefault="007C71EE">
      <w:pPr>
        <w:pStyle w:val="a"/>
        <w:rPr>
          <w:rFonts w:hint="cs"/>
          <w:rtl/>
        </w:rPr>
      </w:pPr>
    </w:p>
    <w:p w14:paraId="3F6995E9" w14:textId="77777777" w:rsidR="00000000" w:rsidRDefault="007C71EE">
      <w:pPr>
        <w:pStyle w:val="a"/>
        <w:rPr>
          <w:rFonts w:hint="cs"/>
          <w:rtl/>
        </w:rPr>
      </w:pPr>
      <w:r>
        <w:rPr>
          <w:rFonts w:hint="cs"/>
          <w:rtl/>
        </w:rPr>
        <w:t xml:space="preserve">לסעיף 32(7), חבר הכנסת גפני </w:t>
      </w:r>
      <w:r>
        <w:rPr>
          <w:rtl/>
        </w:rPr>
        <w:t>–</w:t>
      </w:r>
      <w:r>
        <w:rPr>
          <w:rFonts w:hint="cs"/>
          <w:rtl/>
        </w:rPr>
        <w:t xml:space="preserve"> מי בעד</w:t>
      </w:r>
      <w:r>
        <w:rPr>
          <w:rFonts w:hint="cs"/>
        </w:rPr>
        <w:t xml:space="preserve"> ?</w:t>
      </w:r>
      <w:r>
        <w:rPr>
          <w:rFonts w:hint="cs"/>
          <w:rtl/>
        </w:rPr>
        <w:t xml:space="preserve"> מי נגד? מי נמנע? תודה.</w:t>
      </w:r>
    </w:p>
    <w:p w14:paraId="50A8F12C" w14:textId="77777777" w:rsidR="00000000" w:rsidRDefault="007C71EE">
      <w:pPr>
        <w:pStyle w:val="a"/>
        <w:rPr>
          <w:rtl/>
        </w:rPr>
      </w:pPr>
    </w:p>
    <w:p w14:paraId="7C39038A"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rtl/>
        </w:rPr>
        <w:tab/>
      </w:r>
      <w:r>
        <w:rPr>
          <w:rFonts w:hint="cs"/>
          <w:b/>
          <w:bCs/>
          <w:rtl/>
        </w:rPr>
        <w:t>הצבעה</w:t>
      </w:r>
    </w:p>
    <w:p w14:paraId="3249CE2E" w14:textId="77777777" w:rsidR="00000000" w:rsidRDefault="007C71EE">
      <w:pPr>
        <w:pStyle w:val="a"/>
        <w:rPr>
          <w:rFonts w:hint="cs"/>
          <w:b/>
          <w:bCs/>
          <w:rtl/>
        </w:rPr>
      </w:pPr>
      <w:r>
        <w:rPr>
          <w:rFonts w:hint="cs"/>
          <w:b/>
          <w:bCs/>
          <w:rtl/>
        </w:rPr>
        <w:t xml:space="preserve"> </w:t>
      </w:r>
    </w:p>
    <w:p w14:paraId="547776BA" w14:textId="77777777" w:rsidR="00000000" w:rsidRDefault="007C71EE">
      <w:pPr>
        <w:pStyle w:val="a"/>
        <w:rPr>
          <w:rFonts w:hint="cs"/>
          <w:rtl/>
        </w:rPr>
      </w:pPr>
      <w:r>
        <w:rPr>
          <w:rFonts w:hint="cs"/>
          <w:b/>
          <w:bCs/>
          <w:rtl/>
        </w:rPr>
        <w:tab/>
      </w:r>
      <w:r>
        <w:rPr>
          <w:rFonts w:hint="cs"/>
          <w:b/>
          <w:bCs/>
          <w:rtl/>
        </w:rPr>
        <w:tab/>
      </w:r>
      <w:r>
        <w:rPr>
          <w:rFonts w:hint="cs"/>
          <w:rtl/>
        </w:rPr>
        <w:t>ההסתייגות של חבר הכנסת משה גפני לסעיף 32(7) לא נתקבלה.</w:t>
      </w:r>
    </w:p>
    <w:p w14:paraId="0612AA5F" w14:textId="77777777" w:rsidR="00000000" w:rsidRDefault="007C71EE">
      <w:pPr>
        <w:pStyle w:val="a"/>
        <w:rPr>
          <w:rFonts w:hint="cs"/>
          <w:rtl/>
        </w:rPr>
      </w:pPr>
    </w:p>
    <w:p w14:paraId="151EA81A" w14:textId="77777777" w:rsidR="00000000" w:rsidRDefault="007C71EE">
      <w:pPr>
        <w:pStyle w:val="ad"/>
        <w:rPr>
          <w:rtl/>
        </w:rPr>
      </w:pPr>
      <w:r>
        <w:rPr>
          <w:rtl/>
        </w:rPr>
        <w:t>היו"ר ראובן ריבלין:</w:t>
      </w:r>
    </w:p>
    <w:p w14:paraId="542399A7" w14:textId="77777777" w:rsidR="00000000" w:rsidRDefault="007C71EE">
      <w:pPr>
        <w:pStyle w:val="a"/>
        <w:rPr>
          <w:rtl/>
        </w:rPr>
      </w:pPr>
    </w:p>
    <w:p w14:paraId="74CA7BF3" w14:textId="77777777" w:rsidR="00000000" w:rsidRDefault="007C71EE">
      <w:pPr>
        <w:pStyle w:val="a"/>
        <w:rPr>
          <w:rFonts w:hint="cs"/>
          <w:rtl/>
        </w:rPr>
      </w:pPr>
      <w:r>
        <w:rPr>
          <w:rFonts w:hint="cs"/>
          <w:rtl/>
        </w:rPr>
        <w:t>ההסתייגות לא נתקבלה.</w:t>
      </w:r>
    </w:p>
    <w:p w14:paraId="170202C7" w14:textId="77777777" w:rsidR="00000000" w:rsidRDefault="007C71EE">
      <w:pPr>
        <w:pStyle w:val="a"/>
        <w:rPr>
          <w:rFonts w:hint="cs"/>
          <w:rtl/>
        </w:rPr>
      </w:pPr>
    </w:p>
    <w:p w14:paraId="43315C8B" w14:textId="77777777" w:rsidR="00000000" w:rsidRDefault="007C71EE">
      <w:pPr>
        <w:pStyle w:val="a"/>
        <w:rPr>
          <w:rFonts w:hint="cs"/>
          <w:rtl/>
        </w:rPr>
      </w:pPr>
      <w:r>
        <w:rPr>
          <w:rFonts w:hint="cs"/>
          <w:rtl/>
        </w:rPr>
        <w:t xml:space="preserve">סעיף 32(8), חבר הכנסת גפני </w:t>
      </w:r>
      <w:r>
        <w:rPr>
          <w:rtl/>
        </w:rPr>
        <w:t>–</w:t>
      </w:r>
      <w:r>
        <w:rPr>
          <w:rFonts w:hint="cs"/>
          <w:rtl/>
        </w:rPr>
        <w:t xml:space="preserve"> מי בעד?</w:t>
      </w:r>
      <w:r>
        <w:rPr>
          <w:rFonts w:hint="cs"/>
          <w:rtl/>
        </w:rPr>
        <w:t xml:space="preserve"> מי נגד? מי נמנע? תודה.</w:t>
      </w:r>
    </w:p>
    <w:p w14:paraId="57B80893" w14:textId="77777777" w:rsidR="00000000" w:rsidRDefault="007C71EE">
      <w:pPr>
        <w:pStyle w:val="a"/>
        <w:rPr>
          <w:rFonts w:hint="cs"/>
          <w:rtl/>
        </w:rPr>
      </w:pPr>
    </w:p>
    <w:p w14:paraId="4A2DE590"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rtl/>
        </w:rPr>
        <w:tab/>
      </w:r>
      <w:r>
        <w:rPr>
          <w:rFonts w:hint="cs"/>
          <w:b/>
          <w:bCs/>
          <w:rtl/>
        </w:rPr>
        <w:t>הצבעה</w:t>
      </w:r>
    </w:p>
    <w:p w14:paraId="5DCCB04F" w14:textId="77777777" w:rsidR="00000000" w:rsidRDefault="007C71EE">
      <w:pPr>
        <w:pStyle w:val="a"/>
        <w:rPr>
          <w:rFonts w:hint="cs"/>
          <w:b/>
          <w:bCs/>
          <w:rtl/>
        </w:rPr>
      </w:pPr>
      <w:r>
        <w:rPr>
          <w:rFonts w:hint="cs"/>
          <w:b/>
          <w:bCs/>
          <w:rtl/>
        </w:rPr>
        <w:t xml:space="preserve"> </w:t>
      </w:r>
    </w:p>
    <w:p w14:paraId="1094AF3A" w14:textId="77777777" w:rsidR="00000000" w:rsidRDefault="007C71EE">
      <w:pPr>
        <w:pStyle w:val="a"/>
        <w:rPr>
          <w:rFonts w:hint="cs"/>
          <w:rtl/>
        </w:rPr>
      </w:pPr>
      <w:r>
        <w:rPr>
          <w:rFonts w:hint="cs"/>
          <w:b/>
          <w:bCs/>
          <w:rtl/>
        </w:rPr>
        <w:tab/>
      </w:r>
      <w:r>
        <w:rPr>
          <w:rFonts w:hint="cs"/>
          <w:b/>
          <w:bCs/>
          <w:rtl/>
        </w:rPr>
        <w:tab/>
      </w:r>
      <w:r>
        <w:rPr>
          <w:rFonts w:hint="cs"/>
          <w:rtl/>
        </w:rPr>
        <w:t>ההסתייגות של חבר הכנסת משה גפני לסעיף 32(8) לא נתקבלה.</w:t>
      </w:r>
    </w:p>
    <w:p w14:paraId="33130675" w14:textId="77777777" w:rsidR="00000000" w:rsidRDefault="007C71EE">
      <w:pPr>
        <w:pStyle w:val="ad"/>
        <w:rPr>
          <w:rFonts w:hint="cs"/>
          <w:rtl/>
        </w:rPr>
      </w:pPr>
    </w:p>
    <w:p w14:paraId="7BEB8DCB" w14:textId="77777777" w:rsidR="00000000" w:rsidRDefault="007C71EE">
      <w:pPr>
        <w:pStyle w:val="ad"/>
        <w:rPr>
          <w:rFonts w:hint="cs"/>
          <w:rtl/>
        </w:rPr>
      </w:pPr>
    </w:p>
    <w:p w14:paraId="16AB960A" w14:textId="77777777" w:rsidR="00000000" w:rsidRDefault="007C71EE">
      <w:pPr>
        <w:pStyle w:val="ad"/>
        <w:rPr>
          <w:rFonts w:hint="cs"/>
          <w:rtl/>
        </w:rPr>
      </w:pPr>
    </w:p>
    <w:p w14:paraId="4FA7C9AF" w14:textId="77777777" w:rsidR="00000000" w:rsidRDefault="007C71EE">
      <w:pPr>
        <w:pStyle w:val="a"/>
        <w:rPr>
          <w:rFonts w:hint="cs"/>
          <w:rtl/>
        </w:rPr>
      </w:pPr>
    </w:p>
    <w:p w14:paraId="72F1266C" w14:textId="77777777" w:rsidR="00000000" w:rsidRDefault="007C71EE">
      <w:pPr>
        <w:pStyle w:val="ad"/>
        <w:rPr>
          <w:rFonts w:hint="cs"/>
          <w:rtl/>
        </w:rPr>
      </w:pPr>
    </w:p>
    <w:p w14:paraId="285BF3FF" w14:textId="77777777" w:rsidR="00000000" w:rsidRDefault="007C71EE">
      <w:pPr>
        <w:pStyle w:val="ad"/>
        <w:rPr>
          <w:rtl/>
        </w:rPr>
      </w:pPr>
      <w:r>
        <w:rPr>
          <w:rtl/>
        </w:rPr>
        <w:t>היו"ר ראובן ריבלין:</w:t>
      </w:r>
    </w:p>
    <w:p w14:paraId="6AAC53BA" w14:textId="77777777" w:rsidR="00000000" w:rsidRDefault="007C71EE">
      <w:pPr>
        <w:pStyle w:val="a"/>
        <w:rPr>
          <w:rtl/>
        </w:rPr>
      </w:pPr>
    </w:p>
    <w:p w14:paraId="7014FB75" w14:textId="77777777" w:rsidR="00000000" w:rsidRDefault="007C71EE">
      <w:pPr>
        <w:pStyle w:val="a"/>
        <w:rPr>
          <w:rFonts w:hint="cs"/>
          <w:rtl/>
        </w:rPr>
      </w:pPr>
      <w:r>
        <w:rPr>
          <w:rFonts w:hint="cs"/>
          <w:rtl/>
        </w:rPr>
        <w:t>ההסתייגות לא נתקבלה.</w:t>
      </w:r>
    </w:p>
    <w:p w14:paraId="6FFF9F21" w14:textId="77777777" w:rsidR="00000000" w:rsidRDefault="007C71EE">
      <w:pPr>
        <w:pStyle w:val="a"/>
        <w:rPr>
          <w:rFonts w:hint="cs"/>
          <w:rtl/>
        </w:rPr>
      </w:pPr>
    </w:p>
    <w:p w14:paraId="3C8896EC" w14:textId="77777777" w:rsidR="00000000" w:rsidRDefault="007C71EE">
      <w:pPr>
        <w:pStyle w:val="a"/>
        <w:rPr>
          <w:rFonts w:hint="cs"/>
          <w:rtl/>
        </w:rPr>
      </w:pPr>
      <w:r>
        <w:rPr>
          <w:rFonts w:hint="cs"/>
          <w:rtl/>
        </w:rPr>
        <w:t xml:space="preserve">לסעיף 32(9), חברי הכנסת משה גפני ורוני בריזון </w:t>
      </w:r>
      <w:r>
        <w:rPr>
          <w:rtl/>
        </w:rPr>
        <w:t>–</w:t>
      </w:r>
      <w:r>
        <w:rPr>
          <w:rFonts w:hint="cs"/>
          <w:rtl/>
        </w:rPr>
        <w:t xml:space="preserve"> מי בעד? מי נגד? מי נמנע? תודה</w:t>
      </w:r>
    </w:p>
    <w:p w14:paraId="5F129ECB" w14:textId="77777777" w:rsidR="00000000" w:rsidRDefault="007C71EE">
      <w:pPr>
        <w:pStyle w:val="a"/>
        <w:rPr>
          <w:rFonts w:hint="cs"/>
          <w:rtl/>
        </w:rPr>
      </w:pPr>
    </w:p>
    <w:p w14:paraId="6862C163"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b/>
          <w:bCs/>
          <w:rtl/>
        </w:rPr>
        <w:t>הצבעה</w:t>
      </w:r>
    </w:p>
    <w:p w14:paraId="2FA1E588" w14:textId="77777777" w:rsidR="00000000" w:rsidRDefault="007C71EE">
      <w:pPr>
        <w:pStyle w:val="a"/>
        <w:rPr>
          <w:rFonts w:hint="cs"/>
          <w:b/>
          <w:bCs/>
          <w:rtl/>
        </w:rPr>
      </w:pPr>
      <w:r>
        <w:rPr>
          <w:rFonts w:hint="cs"/>
          <w:b/>
          <w:bCs/>
          <w:rtl/>
        </w:rPr>
        <w:t xml:space="preserve"> </w:t>
      </w:r>
    </w:p>
    <w:p w14:paraId="70EF61D4" w14:textId="77777777" w:rsidR="00000000" w:rsidRDefault="007C71EE">
      <w:pPr>
        <w:pStyle w:val="a"/>
        <w:rPr>
          <w:rFonts w:hint="cs"/>
          <w:rtl/>
        </w:rPr>
      </w:pPr>
      <w:r>
        <w:rPr>
          <w:rFonts w:hint="cs"/>
          <w:b/>
          <w:bCs/>
          <w:rtl/>
        </w:rPr>
        <w:tab/>
      </w:r>
      <w:r>
        <w:rPr>
          <w:rFonts w:hint="cs"/>
          <w:rtl/>
        </w:rPr>
        <w:t>ההסתייגות של חברי הכנ</w:t>
      </w:r>
      <w:r>
        <w:rPr>
          <w:rFonts w:hint="cs"/>
          <w:rtl/>
        </w:rPr>
        <w:t>סת משה  גפני ורוני בריזון לסעיף 32(9) לא נתקבלה.</w:t>
      </w:r>
    </w:p>
    <w:p w14:paraId="2A88F089" w14:textId="77777777" w:rsidR="00000000" w:rsidRDefault="007C71EE">
      <w:pPr>
        <w:pStyle w:val="ad"/>
        <w:rPr>
          <w:rFonts w:hint="cs"/>
          <w:rtl/>
        </w:rPr>
      </w:pPr>
    </w:p>
    <w:p w14:paraId="62808E9C" w14:textId="77777777" w:rsidR="00000000" w:rsidRDefault="007C71EE">
      <w:pPr>
        <w:pStyle w:val="ad"/>
        <w:rPr>
          <w:rtl/>
        </w:rPr>
      </w:pPr>
      <w:r>
        <w:rPr>
          <w:rtl/>
        </w:rPr>
        <w:t>היו"ר ראובן ריבלין:</w:t>
      </w:r>
    </w:p>
    <w:p w14:paraId="78EBE483" w14:textId="77777777" w:rsidR="00000000" w:rsidRDefault="007C71EE">
      <w:pPr>
        <w:pStyle w:val="a"/>
        <w:rPr>
          <w:rtl/>
        </w:rPr>
      </w:pPr>
    </w:p>
    <w:p w14:paraId="0CAA80BC" w14:textId="77777777" w:rsidR="00000000" w:rsidRDefault="007C71EE">
      <w:pPr>
        <w:pStyle w:val="a"/>
        <w:rPr>
          <w:rFonts w:hint="cs"/>
          <w:rtl/>
        </w:rPr>
      </w:pPr>
      <w:r>
        <w:rPr>
          <w:rFonts w:hint="cs"/>
          <w:rtl/>
        </w:rPr>
        <w:t>ההסתייגות לא נתקבלה.</w:t>
      </w:r>
    </w:p>
    <w:p w14:paraId="04196B9E" w14:textId="77777777" w:rsidR="00000000" w:rsidRDefault="007C71EE">
      <w:pPr>
        <w:pStyle w:val="a"/>
        <w:rPr>
          <w:rFonts w:hint="cs"/>
          <w:rtl/>
        </w:rPr>
      </w:pPr>
    </w:p>
    <w:p w14:paraId="5E422C2B" w14:textId="77777777" w:rsidR="00000000" w:rsidRDefault="007C71EE">
      <w:pPr>
        <w:pStyle w:val="a"/>
        <w:rPr>
          <w:rFonts w:hint="cs"/>
          <w:rtl/>
        </w:rPr>
      </w:pPr>
      <w:r>
        <w:rPr>
          <w:rFonts w:hint="cs"/>
          <w:rtl/>
        </w:rPr>
        <w:t xml:space="preserve">לסעיף 32(10), קבוצת ברכה, בל"ד, טלב אלסאנע וגפני </w:t>
      </w:r>
      <w:r>
        <w:rPr>
          <w:rtl/>
        </w:rPr>
        <w:t>–</w:t>
      </w:r>
      <w:r>
        <w:rPr>
          <w:rFonts w:hint="cs"/>
          <w:rtl/>
        </w:rPr>
        <w:t xml:space="preserve"> מי בעד? מי נגד? מי נמנע? תודה.</w:t>
      </w:r>
    </w:p>
    <w:p w14:paraId="2BA54810" w14:textId="77777777" w:rsidR="00000000" w:rsidRDefault="007C71EE">
      <w:pPr>
        <w:pStyle w:val="a"/>
        <w:rPr>
          <w:rFonts w:hint="cs"/>
          <w:rtl/>
        </w:rPr>
      </w:pPr>
    </w:p>
    <w:p w14:paraId="7ECA4A80"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b/>
          <w:bCs/>
          <w:rtl/>
        </w:rPr>
        <w:t xml:space="preserve"> </w:t>
      </w:r>
      <w:r>
        <w:rPr>
          <w:rFonts w:hint="cs"/>
          <w:b/>
          <w:bCs/>
          <w:rtl/>
        </w:rPr>
        <w:tab/>
        <w:t>הצבעה</w:t>
      </w:r>
    </w:p>
    <w:p w14:paraId="319915A6" w14:textId="77777777" w:rsidR="00000000" w:rsidRDefault="007C71EE">
      <w:pPr>
        <w:pStyle w:val="a"/>
        <w:rPr>
          <w:rFonts w:hint="cs"/>
          <w:rtl/>
        </w:rPr>
      </w:pPr>
      <w:r>
        <w:rPr>
          <w:rFonts w:hint="cs"/>
          <w:b/>
          <w:bCs/>
          <w:rtl/>
        </w:rPr>
        <w:t xml:space="preserve"> </w:t>
      </w:r>
    </w:p>
    <w:p w14:paraId="58E0529A" w14:textId="77777777" w:rsidR="00000000" w:rsidRDefault="007C71EE">
      <w:pPr>
        <w:pStyle w:val="a"/>
        <w:ind w:firstLine="0"/>
        <w:jc w:val="center"/>
        <w:rPr>
          <w:rFonts w:hint="cs"/>
          <w:rtl/>
        </w:rPr>
      </w:pPr>
      <w:r>
        <w:rPr>
          <w:rFonts w:hint="cs"/>
          <w:rtl/>
        </w:rPr>
        <w:t>הסתייגות של קבוצת חבר הכנסת מוחמד ברכה, של קבוצת סיעת בל"ד ושל חבר</w:t>
      </w:r>
      <w:r>
        <w:rPr>
          <w:rFonts w:hint="cs"/>
          <w:rtl/>
        </w:rPr>
        <w:t>י הכנסת טלב אלסאנע                      ומשה גפני לסעיף 32(10) לא נתקבלה.</w:t>
      </w:r>
    </w:p>
    <w:p w14:paraId="30CDBADC" w14:textId="77777777" w:rsidR="00000000" w:rsidRDefault="007C71EE">
      <w:pPr>
        <w:pStyle w:val="a"/>
        <w:ind w:firstLine="0"/>
        <w:rPr>
          <w:rFonts w:hint="cs"/>
          <w:rtl/>
        </w:rPr>
      </w:pPr>
    </w:p>
    <w:p w14:paraId="5F864663" w14:textId="77777777" w:rsidR="00000000" w:rsidRDefault="007C71EE">
      <w:pPr>
        <w:pStyle w:val="ad"/>
        <w:rPr>
          <w:rtl/>
        </w:rPr>
      </w:pPr>
      <w:r>
        <w:rPr>
          <w:rtl/>
        </w:rPr>
        <w:t>היו"ר ראובן ריבלין:</w:t>
      </w:r>
    </w:p>
    <w:p w14:paraId="3D473435" w14:textId="77777777" w:rsidR="00000000" w:rsidRDefault="007C71EE">
      <w:pPr>
        <w:pStyle w:val="a"/>
        <w:rPr>
          <w:rtl/>
        </w:rPr>
      </w:pPr>
    </w:p>
    <w:p w14:paraId="6FAAB2D6" w14:textId="77777777" w:rsidR="00000000" w:rsidRDefault="007C71EE">
      <w:pPr>
        <w:pStyle w:val="a"/>
        <w:rPr>
          <w:rFonts w:hint="cs"/>
          <w:rtl/>
        </w:rPr>
      </w:pPr>
      <w:r>
        <w:rPr>
          <w:rFonts w:hint="cs"/>
          <w:rtl/>
        </w:rPr>
        <w:t xml:space="preserve">ההסתייגות לא נתקבלה. </w:t>
      </w:r>
    </w:p>
    <w:p w14:paraId="029BB6EE" w14:textId="77777777" w:rsidR="00000000" w:rsidRDefault="007C71EE">
      <w:pPr>
        <w:pStyle w:val="a"/>
        <w:rPr>
          <w:rFonts w:hint="cs"/>
          <w:rtl/>
        </w:rPr>
      </w:pPr>
    </w:p>
    <w:p w14:paraId="2AC56D41" w14:textId="77777777" w:rsidR="00000000" w:rsidRDefault="007C71EE">
      <w:pPr>
        <w:pStyle w:val="a"/>
        <w:rPr>
          <w:rFonts w:hint="cs"/>
          <w:rtl/>
        </w:rPr>
      </w:pPr>
      <w:r>
        <w:rPr>
          <w:rFonts w:hint="cs"/>
          <w:rtl/>
        </w:rPr>
        <w:t xml:space="preserve">קבוצת בורג </w:t>
      </w:r>
      <w:r>
        <w:rPr>
          <w:rtl/>
        </w:rPr>
        <w:t>–</w:t>
      </w:r>
      <w:r>
        <w:rPr>
          <w:rFonts w:hint="cs"/>
          <w:rtl/>
        </w:rPr>
        <w:t xml:space="preserve"> מי בעד? מי נגד? מי נמנע? תודה.</w:t>
      </w:r>
    </w:p>
    <w:p w14:paraId="72FD1135" w14:textId="77777777" w:rsidR="00000000" w:rsidRDefault="007C71EE">
      <w:pPr>
        <w:pStyle w:val="a"/>
        <w:rPr>
          <w:rFonts w:hint="cs"/>
          <w:rtl/>
        </w:rPr>
      </w:pPr>
    </w:p>
    <w:p w14:paraId="718A10BE"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rtl/>
        </w:rPr>
        <w:tab/>
      </w:r>
      <w:r>
        <w:rPr>
          <w:rFonts w:hint="cs"/>
          <w:b/>
          <w:bCs/>
          <w:rtl/>
        </w:rPr>
        <w:t>הצבעה</w:t>
      </w:r>
    </w:p>
    <w:p w14:paraId="58B137D7" w14:textId="77777777" w:rsidR="00000000" w:rsidRDefault="007C71EE">
      <w:pPr>
        <w:pStyle w:val="a"/>
        <w:rPr>
          <w:rFonts w:hint="cs"/>
          <w:b/>
          <w:bCs/>
          <w:rtl/>
        </w:rPr>
      </w:pPr>
    </w:p>
    <w:p w14:paraId="21B825D3" w14:textId="77777777" w:rsidR="00000000" w:rsidRDefault="007C71EE">
      <w:pPr>
        <w:pStyle w:val="a"/>
        <w:rPr>
          <w:rFonts w:hint="cs"/>
          <w:rtl/>
        </w:rPr>
      </w:pPr>
      <w:r>
        <w:rPr>
          <w:rFonts w:hint="cs"/>
          <w:b/>
          <w:bCs/>
          <w:rtl/>
        </w:rPr>
        <w:t xml:space="preserve"> </w:t>
      </w:r>
      <w:r>
        <w:rPr>
          <w:rFonts w:hint="cs"/>
          <w:rtl/>
        </w:rPr>
        <w:t>ההסתייגות של קבוצת חבר הכנסת אברהם בורג לסעיף 32(10) לא נתקבלה.</w:t>
      </w:r>
    </w:p>
    <w:p w14:paraId="308FC6A7" w14:textId="77777777" w:rsidR="00000000" w:rsidRDefault="007C71EE">
      <w:pPr>
        <w:pStyle w:val="ad"/>
        <w:rPr>
          <w:rFonts w:hint="cs"/>
          <w:rtl/>
        </w:rPr>
      </w:pPr>
    </w:p>
    <w:p w14:paraId="16C4B496" w14:textId="77777777" w:rsidR="00000000" w:rsidRDefault="007C71EE">
      <w:pPr>
        <w:pStyle w:val="ad"/>
        <w:rPr>
          <w:rtl/>
        </w:rPr>
      </w:pPr>
      <w:r>
        <w:rPr>
          <w:rtl/>
        </w:rPr>
        <w:t>היו"ר ראובן רי</w:t>
      </w:r>
      <w:r>
        <w:rPr>
          <w:rtl/>
        </w:rPr>
        <w:t>בלין:</w:t>
      </w:r>
    </w:p>
    <w:p w14:paraId="13508FA6" w14:textId="77777777" w:rsidR="00000000" w:rsidRDefault="007C71EE">
      <w:pPr>
        <w:pStyle w:val="a"/>
        <w:rPr>
          <w:rtl/>
        </w:rPr>
      </w:pPr>
    </w:p>
    <w:p w14:paraId="14A38CC7" w14:textId="77777777" w:rsidR="00000000" w:rsidRDefault="007C71EE">
      <w:pPr>
        <w:pStyle w:val="a"/>
        <w:rPr>
          <w:rFonts w:hint="cs"/>
          <w:rtl/>
        </w:rPr>
      </w:pPr>
      <w:r>
        <w:rPr>
          <w:rFonts w:hint="cs"/>
          <w:rtl/>
        </w:rPr>
        <w:t xml:space="preserve">ההסתייגות לא נתקבלה. </w:t>
      </w:r>
    </w:p>
    <w:p w14:paraId="615C6DFB" w14:textId="77777777" w:rsidR="00000000" w:rsidRDefault="007C71EE">
      <w:pPr>
        <w:pStyle w:val="a"/>
        <w:rPr>
          <w:rFonts w:hint="cs"/>
          <w:rtl/>
        </w:rPr>
      </w:pPr>
    </w:p>
    <w:p w14:paraId="31F41F29" w14:textId="77777777" w:rsidR="00000000" w:rsidRDefault="007C71EE">
      <w:pPr>
        <w:pStyle w:val="a"/>
        <w:ind w:firstLine="0"/>
        <w:rPr>
          <w:rFonts w:hint="cs"/>
          <w:rtl/>
        </w:rPr>
      </w:pPr>
      <w:r>
        <w:rPr>
          <w:rFonts w:hint="cs"/>
          <w:rtl/>
        </w:rPr>
        <w:tab/>
        <w:t xml:space="preserve">לחלופין - מי בעד? מי נגד? מי נמנע? </w:t>
      </w:r>
    </w:p>
    <w:p w14:paraId="7D5C2DB9" w14:textId="77777777" w:rsidR="00000000" w:rsidRDefault="007C71EE">
      <w:pPr>
        <w:pStyle w:val="a"/>
        <w:ind w:firstLine="0"/>
        <w:rPr>
          <w:rFonts w:hint="cs"/>
          <w:rtl/>
        </w:rPr>
      </w:pPr>
    </w:p>
    <w:p w14:paraId="54531D7F" w14:textId="77777777" w:rsidR="00000000" w:rsidRDefault="007C71EE">
      <w:pPr>
        <w:pStyle w:val="a"/>
        <w:ind w:firstLine="0"/>
        <w:rPr>
          <w:rFonts w:hint="cs"/>
          <w:rtl/>
        </w:rPr>
      </w:pPr>
    </w:p>
    <w:p w14:paraId="139F84C1" w14:textId="77777777" w:rsidR="00000000" w:rsidRDefault="007C71EE">
      <w:pPr>
        <w:pStyle w:val="a"/>
        <w:jc w:val="center"/>
        <w:rPr>
          <w:b/>
          <w:bCs/>
        </w:rPr>
      </w:pPr>
      <w:r>
        <w:rPr>
          <w:rFonts w:hint="eastAsia"/>
          <w:b/>
          <w:bCs/>
          <w:rtl/>
        </w:rPr>
        <w:t>הצבעה</w:t>
      </w:r>
    </w:p>
    <w:p w14:paraId="69B49E00" w14:textId="77777777" w:rsidR="00000000" w:rsidRDefault="007C71EE">
      <w:pPr>
        <w:pStyle w:val="a"/>
        <w:rPr>
          <w:rtl/>
        </w:rPr>
      </w:pPr>
      <w:r>
        <w:rPr>
          <w:b/>
          <w:bCs/>
          <w:rtl/>
        </w:rPr>
        <w:t xml:space="preserve"> </w:t>
      </w:r>
    </w:p>
    <w:p w14:paraId="511E678D" w14:textId="77777777" w:rsidR="00000000" w:rsidRDefault="007C71EE">
      <w:pPr>
        <w:pStyle w:val="a"/>
        <w:ind w:left="26" w:firstLine="0"/>
        <w:jc w:val="center"/>
        <w:rPr>
          <w:rFonts w:hint="cs"/>
          <w:rtl/>
        </w:rPr>
      </w:pPr>
      <w:r>
        <w:rPr>
          <w:rFonts w:hint="eastAsia"/>
          <w:rtl/>
        </w:rPr>
        <w:t>ההסתייגות</w:t>
      </w:r>
      <w:r>
        <w:rPr>
          <w:rtl/>
        </w:rPr>
        <w:t xml:space="preserve"> </w:t>
      </w:r>
      <w:r>
        <w:rPr>
          <w:rFonts w:hint="cs"/>
          <w:rtl/>
        </w:rPr>
        <w:t xml:space="preserve">לחלופין </w:t>
      </w:r>
      <w:r>
        <w:rPr>
          <w:rtl/>
        </w:rPr>
        <w:t xml:space="preserve">של קבוצת חבר הכנסת אברהם בורג </w:t>
      </w:r>
      <w:r>
        <w:rPr>
          <w:rFonts w:hint="cs"/>
          <w:rtl/>
        </w:rPr>
        <w:t xml:space="preserve">לסעיף 32(10) </w:t>
      </w:r>
      <w:r>
        <w:rPr>
          <w:rtl/>
        </w:rPr>
        <w:t xml:space="preserve">לא </w:t>
      </w:r>
      <w:r>
        <w:rPr>
          <w:rFonts w:hint="eastAsia"/>
          <w:rtl/>
        </w:rPr>
        <w:t>נתקבלה</w:t>
      </w:r>
      <w:r>
        <w:rPr>
          <w:rtl/>
        </w:rPr>
        <w:t>.</w:t>
      </w:r>
    </w:p>
    <w:p w14:paraId="1677683D" w14:textId="77777777" w:rsidR="00000000" w:rsidRDefault="007C71EE">
      <w:pPr>
        <w:pStyle w:val="a"/>
        <w:ind w:left="26" w:firstLine="0"/>
        <w:jc w:val="center"/>
        <w:rPr>
          <w:rFonts w:hint="cs"/>
          <w:rtl/>
        </w:rPr>
      </w:pPr>
    </w:p>
    <w:p w14:paraId="7DE6A1BB" w14:textId="77777777" w:rsidR="00000000" w:rsidRDefault="007C71EE">
      <w:pPr>
        <w:pStyle w:val="ad"/>
        <w:rPr>
          <w:rtl/>
        </w:rPr>
      </w:pPr>
      <w:r>
        <w:rPr>
          <w:rtl/>
        </w:rPr>
        <w:t>היו"ר ראובן ריבלין:</w:t>
      </w:r>
    </w:p>
    <w:p w14:paraId="13D77E45" w14:textId="77777777" w:rsidR="00000000" w:rsidRDefault="007C71EE">
      <w:pPr>
        <w:pStyle w:val="a"/>
        <w:rPr>
          <w:rtl/>
        </w:rPr>
      </w:pPr>
    </w:p>
    <w:p w14:paraId="4D13CFF1" w14:textId="77777777" w:rsidR="00000000" w:rsidRDefault="007C71EE">
      <w:pPr>
        <w:pStyle w:val="a"/>
        <w:rPr>
          <w:rFonts w:hint="cs"/>
          <w:rtl/>
        </w:rPr>
      </w:pPr>
      <w:r>
        <w:rPr>
          <w:rFonts w:hint="cs"/>
          <w:rtl/>
        </w:rPr>
        <w:t xml:space="preserve">לא נתקבלה. </w:t>
      </w:r>
    </w:p>
    <w:p w14:paraId="0C1D3735" w14:textId="77777777" w:rsidR="00000000" w:rsidRDefault="007C71EE">
      <w:pPr>
        <w:pStyle w:val="a"/>
        <w:rPr>
          <w:rFonts w:hint="cs"/>
          <w:rtl/>
        </w:rPr>
      </w:pPr>
    </w:p>
    <w:p w14:paraId="57DB99E2" w14:textId="77777777" w:rsidR="00000000" w:rsidRDefault="007C71EE">
      <w:pPr>
        <w:pStyle w:val="a"/>
        <w:rPr>
          <w:rFonts w:hint="cs"/>
          <w:rtl/>
        </w:rPr>
      </w:pPr>
      <w:r>
        <w:rPr>
          <w:rFonts w:hint="cs"/>
          <w:rtl/>
        </w:rPr>
        <w:t xml:space="preserve">לחלופי חלופין </w:t>
      </w:r>
      <w:r>
        <w:rPr>
          <w:rtl/>
        </w:rPr>
        <w:t>–</w:t>
      </w:r>
      <w:r>
        <w:rPr>
          <w:rFonts w:hint="cs"/>
          <w:rtl/>
        </w:rPr>
        <w:t xml:space="preserve"> מי בעד? מי נגד? מי נמנע? תודה.</w:t>
      </w:r>
    </w:p>
    <w:p w14:paraId="1EAB64B2" w14:textId="77777777" w:rsidR="00000000" w:rsidRDefault="007C71EE">
      <w:pPr>
        <w:pStyle w:val="a"/>
        <w:rPr>
          <w:rFonts w:hint="cs"/>
          <w:rtl/>
        </w:rPr>
      </w:pPr>
    </w:p>
    <w:p w14:paraId="3042C23A" w14:textId="77777777" w:rsidR="00000000" w:rsidRDefault="007C71EE">
      <w:pPr>
        <w:pStyle w:val="a"/>
        <w:ind w:firstLine="26"/>
        <w:jc w:val="center"/>
        <w:rPr>
          <w:rFonts w:hint="eastAsia"/>
          <w:b/>
          <w:bCs/>
          <w:rtl/>
        </w:rPr>
      </w:pPr>
      <w:r>
        <w:rPr>
          <w:rFonts w:hint="eastAsia"/>
          <w:b/>
          <w:bCs/>
          <w:rtl/>
        </w:rPr>
        <w:t>הצבעה</w:t>
      </w:r>
    </w:p>
    <w:p w14:paraId="0C220271" w14:textId="77777777" w:rsidR="00000000" w:rsidRDefault="007C71EE">
      <w:pPr>
        <w:pStyle w:val="a"/>
        <w:rPr>
          <w:b/>
          <w:bCs/>
        </w:rPr>
      </w:pPr>
    </w:p>
    <w:p w14:paraId="0FC45496" w14:textId="77777777" w:rsidR="00000000" w:rsidRDefault="007C71EE">
      <w:pPr>
        <w:pStyle w:val="a"/>
        <w:ind w:left="26" w:firstLine="0"/>
        <w:jc w:val="center"/>
        <w:rPr>
          <w:rtl/>
        </w:rPr>
      </w:pPr>
      <w:r>
        <w:rPr>
          <w:rFonts w:hint="eastAsia"/>
          <w:rtl/>
        </w:rPr>
        <w:t>ההסתייגות</w:t>
      </w:r>
      <w:r>
        <w:rPr>
          <w:rtl/>
        </w:rPr>
        <w:t xml:space="preserve"> </w:t>
      </w:r>
      <w:r>
        <w:rPr>
          <w:rFonts w:hint="cs"/>
          <w:rtl/>
        </w:rPr>
        <w:t>לחלופין</w:t>
      </w:r>
      <w:r>
        <w:rPr>
          <w:rFonts w:hint="cs"/>
          <w:rtl/>
        </w:rPr>
        <w:t xml:space="preserve"> </w:t>
      </w:r>
      <w:r>
        <w:rPr>
          <w:rtl/>
        </w:rPr>
        <w:t xml:space="preserve">של קבוצת חבר הכנסת אברהם בורג </w:t>
      </w:r>
      <w:r>
        <w:rPr>
          <w:rFonts w:hint="cs"/>
          <w:rtl/>
        </w:rPr>
        <w:t xml:space="preserve">לסעיף 32(10) </w:t>
      </w:r>
      <w:r>
        <w:rPr>
          <w:rtl/>
        </w:rPr>
        <w:t xml:space="preserve">לא </w:t>
      </w:r>
      <w:r>
        <w:rPr>
          <w:rFonts w:hint="eastAsia"/>
          <w:rtl/>
        </w:rPr>
        <w:t>נתקבלה</w:t>
      </w:r>
      <w:r>
        <w:rPr>
          <w:rtl/>
        </w:rPr>
        <w:t>.</w:t>
      </w:r>
    </w:p>
    <w:p w14:paraId="79EDC66C" w14:textId="77777777" w:rsidR="00000000" w:rsidRDefault="007C71EE">
      <w:pPr>
        <w:pStyle w:val="ad"/>
        <w:rPr>
          <w:rFonts w:hint="cs"/>
          <w:rtl/>
        </w:rPr>
      </w:pPr>
    </w:p>
    <w:p w14:paraId="31E20576" w14:textId="77777777" w:rsidR="00000000" w:rsidRDefault="007C71EE">
      <w:pPr>
        <w:pStyle w:val="a"/>
        <w:rPr>
          <w:rFonts w:hint="cs"/>
          <w:rtl/>
        </w:rPr>
      </w:pPr>
    </w:p>
    <w:p w14:paraId="46F84CD2" w14:textId="77777777" w:rsidR="00000000" w:rsidRDefault="007C71EE">
      <w:pPr>
        <w:pStyle w:val="ad"/>
        <w:rPr>
          <w:rtl/>
        </w:rPr>
      </w:pPr>
      <w:r>
        <w:rPr>
          <w:rtl/>
        </w:rPr>
        <w:t>היו"ר ראובן ריבלין:</w:t>
      </w:r>
    </w:p>
    <w:p w14:paraId="3EA7DCAC" w14:textId="77777777" w:rsidR="00000000" w:rsidRDefault="007C71EE">
      <w:pPr>
        <w:pStyle w:val="a"/>
        <w:rPr>
          <w:rtl/>
        </w:rPr>
      </w:pPr>
    </w:p>
    <w:p w14:paraId="48C977CB" w14:textId="77777777" w:rsidR="00000000" w:rsidRDefault="007C71EE">
      <w:pPr>
        <w:pStyle w:val="a"/>
        <w:rPr>
          <w:rFonts w:hint="cs"/>
          <w:rtl/>
        </w:rPr>
      </w:pPr>
      <w:r>
        <w:rPr>
          <w:rFonts w:hint="cs"/>
          <w:rtl/>
        </w:rPr>
        <w:t xml:space="preserve">לא נתקבל. </w:t>
      </w:r>
    </w:p>
    <w:p w14:paraId="74058142" w14:textId="77777777" w:rsidR="00000000" w:rsidRDefault="007C71EE">
      <w:pPr>
        <w:pStyle w:val="a"/>
        <w:rPr>
          <w:rFonts w:hint="cs"/>
          <w:rtl/>
        </w:rPr>
      </w:pPr>
    </w:p>
    <w:p w14:paraId="123CAB01" w14:textId="77777777" w:rsidR="00000000" w:rsidRDefault="007C71EE">
      <w:pPr>
        <w:pStyle w:val="a"/>
        <w:rPr>
          <w:rFonts w:hint="cs"/>
          <w:rtl/>
        </w:rPr>
      </w:pPr>
      <w:r>
        <w:rPr>
          <w:rFonts w:hint="cs"/>
          <w:rtl/>
        </w:rPr>
        <w:t xml:space="preserve">לחלופי חלופי חלופין </w:t>
      </w:r>
      <w:r>
        <w:rPr>
          <w:rtl/>
        </w:rPr>
        <w:t>–</w:t>
      </w:r>
      <w:r>
        <w:rPr>
          <w:rFonts w:hint="cs"/>
          <w:rtl/>
        </w:rPr>
        <w:t xml:space="preserve"> מי בעד? מי נגד? מי נמנע? תודה.</w:t>
      </w:r>
    </w:p>
    <w:p w14:paraId="3C78F9BD" w14:textId="77777777" w:rsidR="00000000" w:rsidRDefault="007C71EE">
      <w:pPr>
        <w:pStyle w:val="a"/>
        <w:rPr>
          <w:rFonts w:hint="cs"/>
          <w:rtl/>
        </w:rPr>
      </w:pPr>
    </w:p>
    <w:p w14:paraId="0811A03B" w14:textId="77777777" w:rsidR="00000000" w:rsidRDefault="007C71EE">
      <w:pPr>
        <w:pStyle w:val="a"/>
        <w:jc w:val="center"/>
        <w:rPr>
          <w:rFonts w:hint="eastAsia"/>
          <w:b/>
          <w:bCs/>
          <w:rtl/>
        </w:rPr>
      </w:pPr>
      <w:r>
        <w:rPr>
          <w:rFonts w:hint="eastAsia"/>
          <w:b/>
          <w:bCs/>
          <w:rtl/>
        </w:rPr>
        <w:t>הצבעה</w:t>
      </w:r>
    </w:p>
    <w:p w14:paraId="273C9F5F" w14:textId="77777777" w:rsidR="00000000" w:rsidRDefault="007C71EE">
      <w:pPr>
        <w:pStyle w:val="a"/>
        <w:rPr>
          <w:rtl/>
        </w:rPr>
      </w:pPr>
      <w:r>
        <w:rPr>
          <w:b/>
          <w:bCs/>
          <w:rtl/>
        </w:rPr>
        <w:t xml:space="preserve"> </w:t>
      </w:r>
    </w:p>
    <w:p w14:paraId="5BBAD23B" w14:textId="77777777" w:rsidR="00000000" w:rsidRDefault="007C71EE">
      <w:pPr>
        <w:pStyle w:val="a"/>
        <w:ind w:left="26" w:firstLine="0"/>
        <w:jc w:val="center"/>
        <w:rPr>
          <w:rtl/>
        </w:rPr>
      </w:pPr>
      <w:r>
        <w:rPr>
          <w:rFonts w:hint="eastAsia"/>
          <w:rtl/>
        </w:rPr>
        <w:t>ההסתייגות</w:t>
      </w:r>
      <w:r>
        <w:rPr>
          <w:rtl/>
        </w:rPr>
        <w:t xml:space="preserve"> </w:t>
      </w:r>
      <w:r>
        <w:rPr>
          <w:rFonts w:hint="cs"/>
          <w:rtl/>
        </w:rPr>
        <w:t xml:space="preserve">לחלופין </w:t>
      </w:r>
      <w:r>
        <w:rPr>
          <w:rtl/>
        </w:rPr>
        <w:t xml:space="preserve">של קבוצת חבר הכנסת אברהם בורג </w:t>
      </w:r>
      <w:r>
        <w:rPr>
          <w:rFonts w:hint="cs"/>
          <w:rtl/>
        </w:rPr>
        <w:t xml:space="preserve">לסעיף 32(10) </w:t>
      </w:r>
      <w:r>
        <w:rPr>
          <w:rtl/>
        </w:rPr>
        <w:t xml:space="preserve">לא </w:t>
      </w:r>
      <w:r>
        <w:rPr>
          <w:rFonts w:hint="eastAsia"/>
          <w:rtl/>
        </w:rPr>
        <w:t>נתקבלה</w:t>
      </w:r>
      <w:r>
        <w:rPr>
          <w:rtl/>
        </w:rPr>
        <w:t>.</w:t>
      </w:r>
    </w:p>
    <w:p w14:paraId="29200FA8" w14:textId="77777777" w:rsidR="00000000" w:rsidRDefault="007C71EE">
      <w:pPr>
        <w:pStyle w:val="ad"/>
        <w:rPr>
          <w:rFonts w:hint="cs"/>
          <w:rtl/>
        </w:rPr>
      </w:pPr>
    </w:p>
    <w:p w14:paraId="4E055AED" w14:textId="77777777" w:rsidR="00000000" w:rsidRDefault="007C71EE">
      <w:pPr>
        <w:pStyle w:val="a"/>
        <w:rPr>
          <w:rFonts w:hint="cs"/>
          <w:rtl/>
        </w:rPr>
      </w:pPr>
    </w:p>
    <w:p w14:paraId="3E7E0718" w14:textId="77777777" w:rsidR="00000000" w:rsidRDefault="007C71EE">
      <w:pPr>
        <w:pStyle w:val="ad"/>
        <w:rPr>
          <w:rtl/>
        </w:rPr>
      </w:pPr>
      <w:r>
        <w:rPr>
          <w:rtl/>
        </w:rPr>
        <w:t>היו"ר ראובן ריבלין:</w:t>
      </w:r>
    </w:p>
    <w:p w14:paraId="03E30B20" w14:textId="77777777" w:rsidR="00000000" w:rsidRDefault="007C71EE">
      <w:pPr>
        <w:pStyle w:val="a"/>
        <w:rPr>
          <w:rtl/>
        </w:rPr>
      </w:pPr>
    </w:p>
    <w:p w14:paraId="382E7137" w14:textId="77777777" w:rsidR="00000000" w:rsidRDefault="007C71EE">
      <w:pPr>
        <w:pStyle w:val="a"/>
        <w:rPr>
          <w:rFonts w:hint="cs"/>
          <w:rtl/>
        </w:rPr>
      </w:pPr>
      <w:r>
        <w:rPr>
          <w:rFonts w:hint="cs"/>
          <w:rtl/>
        </w:rPr>
        <w:t>לא נתקבל.</w:t>
      </w:r>
      <w:r>
        <w:rPr>
          <w:rFonts w:hint="cs"/>
          <w:rtl/>
        </w:rPr>
        <w:t xml:space="preserve"> </w:t>
      </w:r>
    </w:p>
    <w:p w14:paraId="68BA135C" w14:textId="77777777" w:rsidR="00000000" w:rsidRDefault="007C71EE">
      <w:pPr>
        <w:pStyle w:val="a"/>
        <w:rPr>
          <w:rFonts w:hint="cs"/>
          <w:rtl/>
        </w:rPr>
      </w:pPr>
    </w:p>
    <w:p w14:paraId="45859C18" w14:textId="77777777" w:rsidR="00000000" w:rsidRDefault="007C71EE">
      <w:pPr>
        <w:pStyle w:val="a"/>
        <w:rPr>
          <w:rFonts w:hint="cs"/>
          <w:rtl/>
        </w:rPr>
      </w:pPr>
      <w:r>
        <w:rPr>
          <w:rFonts w:hint="cs"/>
          <w:rtl/>
        </w:rPr>
        <w:t xml:space="preserve">לחלופין אחרון  </w:t>
      </w:r>
      <w:r>
        <w:rPr>
          <w:rtl/>
        </w:rPr>
        <w:t>–</w:t>
      </w:r>
      <w:r>
        <w:rPr>
          <w:rFonts w:hint="cs"/>
          <w:rtl/>
        </w:rPr>
        <w:t xml:space="preserve"> מי בעד? מי נגד? </w:t>
      </w:r>
    </w:p>
    <w:p w14:paraId="31C21F3C" w14:textId="77777777" w:rsidR="00000000" w:rsidRDefault="007C71EE">
      <w:pPr>
        <w:pStyle w:val="Speaker"/>
        <w:rPr>
          <w:rFonts w:hint="cs"/>
          <w:rtl/>
        </w:rPr>
      </w:pPr>
      <w:bookmarkStart w:id="2591" w:name="FS000000580T29_05_2003_05_29_00"/>
      <w:bookmarkEnd w:id="2591"/>
    </w:p>
    <w:p w14:paraId="7F350474" w14:textId="77777777" w:rsidR="00000000" w:rsidRDefault="007C71EE">
      <w:pPr>
        <w:pStyle w:val="Speaker"/>
        <w:rPr>
          <w:rtl/>
        </w:rPr>
      </w:pPr>
      <w:r>
        <w:rPr>
          <w:rFonts w:hint="eastAsia"/>
          <w:rtl/>
        </w:rPr>
        <w:t>יצחק</w:t>
      </w:r>
      <w:r>
        <w:rPr>
          <w:rtl/>
        </w:rPr>
        <w:t xml:space="preserve"> כהן (ש"ס):</w:t>
      </w:r>
    </w:p>
    <w:p w14:paraId="2FF8D72B" w14:textId="77777777" w:rsidR="00000000" w:rsidRDefault="007C71EE">
      <w:pPr>
        <w:pStyle w:val="a"/>
        <w:ind w:firstLine="0"/>
        <w:rPr>
          <w:rFonts w:hint="cs"/>
          <w:rtl/>
        </w:rPr>
      </w:pPr>
    </w:p>
    <w:p w14:paraId="78635E5D" w14:textId="77777777" w:rsidR="00000000" w:rsidRDefault="007C71EE">
      <w:pPr>
        <w:pStyle w:val="a"/>
        <w:rPr>
          <w:rFonts w:hint="cs"/>
          <w:rtl/>
        </w:rPr>
      </w:pPr>
      <w:r>
        <w:rPr>
          <w:rFonts w:hint="cs"/>
          <w:rtl/>
        </w:rPr>
        <w:t xml:space="preserve"> ומי נמנע?</w:t>
      </w:r>
    </w:p>
    <w:p w14:paraId="17281C82" w14:textId="77777777" w:rsidR="00000000" w:rsidRDefault="007C71EE">
      <w:pPr>
        <w:pStyle w:val="ad"/>
        <w:rPr>
          <w:rFonts w:hint="cs"/>
          <w:rtl/>
        </w:rPr>
      </w:pPr>
    </w:p>
    <w:p w14:paraId="78DA717A" w14:textId="77777777" w:rsidR="00000000" w:rsidRDefault="007C71EE">
      <w:pPr>
        <w:pStyle w:val="ad"/>
        <w:rPr>
          <w:rtl/>
        </w:rPr>
      </w:pPr>
      <w:r>
        <w:rPr>
          <w:rtl/>
        </w:rPr>
        <w:t>היו"ר ראובן ריבלין:</w:t>
      </w:r>
    </w:p>
    <w:p w14:paraId="6F4055BF" w14:textId="77777777" w:rsidR="00000000" w:rsidRDefault="007C71EE">
      <w:pPr>
        <w:pStyle w:val="a"/>
        <w:rPr>
          <w:rtl/>
        </w:rPr>
      </w:pPr>
    </w:p>
    <w:p w14:paraId="1226671E" w14:textId="77777777" w:rsidR="00000000" w:rsidRDefault="007C71EE">
      <w:pPr>
        <w:pStyle w:val="a"/>
        <w:rPr>
          <w:rFonts w:hint="cs"/>
          <w:rtl/>
        </w:rPr>
      </w:pPr>
      <w:r>
        <w:rPr>
          <w:rFonts w:hint="cs"/>
          <w:rtl/>
        </w:rPr>
        <w:t>מי נמנע? תודה. אני מאוד מודה לך על שהפנית את תשומת לבי.</w:t>
      </w:r>
    </w:p>
    <w:p w14:paraId="664E9E92" w14:textId="77777777" w:rsidR="00000000" w:rsidRDefault="007C71EE">
      <w:pPr>
        <w:pStyle w:val="a"/>
        <w:rPr>
          <w:rFonts w:hint="cs"/>
          <w:rtl/>
        </w:rPr>
      </w:pPr>
    </w:p>
    <w:p w14:paraId="71263B7A" w14:textId="77777777" w:rsidR="00000000" w:rsidRDefault="007C71EE">
      <w:pPr>
        <w:pStyle w:val="a"/>
        <w:rPr>
          <w:rFonts w:hint="eastAsia"/>
          <w:b/>
          <w:bCs/>
          <w:rtl/>
        </w:rPr>
      </w:pPr>
      <w:r>
        <w:rPr>
          <w:rtl/>
        </w:rPr>
        <w:tab/>
      </w:r>
      <w:r>
        <w:rPr>
          <w:rtl/>
        </w:rPr>
        <w:tab/>
      </w:r>
      <w:r>
        <w:rPr>
          <w:rtl/>
        </w:rPr>
        <w:tab/>
      </w:r>
      <w:r>
        <w:rPr>
          <w:rtl/>
        </w:rPr>
        <w:tab/>
      </w:r>
      <w:r>
        <w:rPr>
          <w:rFonts w:hint="eastAsia"/>
          <w:b/>
          <w:bCs/>
          <w:rtl/>
        </w:rPr>
        <w:t>הצבעה</w:t>
      </w:r>
    </w:p>
    <w:p w14:paraId="62C49B7F" w14:textId="77777777" w:rsidR="00000000" w:rsidRDefault="007C71EE">
      <w:pPr>
        <w:pStyle w:val="a"/>
        <w:rPr>
          <w:rtl/>
        </w:rPr>
      </w:pPr>
      <w:r>
        <w:rPr>
          <w:b/>
          <w:bCs/>
          <w:rtl/>
        </w:rPr>
        <w:t xml:space="preserve"> </w:t>
      </w:r>
    </w:p>
    <w:p w14:paraId="2B8E51CC" w14:textId="77777777" w:rsidR="00000000" w:rsidRDefault="007C71EE">
      <w:pPr>
        <w:pStyle w:val="a"/>
        <w:ind w:left="26" w:firstLine="0"/>
        <w:jc w:val="center"/>
        <w:rPr>
          <w:rFonts w:hint="cs"/>
          <w:rtl/>
        </w:rPr>
      </w:pPr>
      <w:r>
        <w:rPr>
          <w:rFonts w:hint="eastAsia"/>
          <w:rtl/>
        </w:rPr>
        <w:t>ההסתייגות</w:t>
      </w:r>
      <w:r>
        <w:rPr>
          <w:rtl/>
        </w:rPr>
        <w:t xml:space="preserve"> </w:t>
      </w:r>
      <w:r>
        <w:rPr>
          <w:rFonts w:hint="cs"/>
          <w:rtl/>
        </w:rPr>
        <w:t xml:space="preserve">לחלופין </w:t>
      </w:r>
      <w:r>
        <w:rPr>
          <w:rtl/>
        </w:rPr>
        <w:t xml:space="preserve">של קבוצת חבר הכנסת אברהם בורג </w:t>
      </w:r>
      <w:r>
        <w:rPr>
          <w:rFonts w:hint="cs"/>
          <w:rtl/>
        </w:rPr>
        <w:t xml:space="preserve">לסעיף 32(10) </w:t>
      </w:r>
      <w:r>
        <w:rPr>
          <w:rtl/>
        </w:rPr>
        <w:t xml:space="preserve">לא </w:t>
      </w:r>
      <w:r>
        <w:rPr>
          <w:rFonts w:hint="eastAsia"/>
          <w:rtl/>
        </w:rPr>
        <w:t>נתקבלה</w:t>
      </w:r>
      <w:r>
        <w:rPr>
          <w:rFonts w:hint="cs"/>
          <w:rtl/>
        </w:rPr>
        <w:t>.</w:t>
      </w:r>
    </w:p>
    <w:p w14:paraId="0DE4BFDA" w14:textId="77777777" w:rsidR="00000000" w:rsidRDefault="007C71EE">
      <w:pPr>
        <w:pStyle w:val="a"/>
        <w:ind w:left="26" w:firstLine="0"/>
        <w:jc w:val="center"/>
        <w:rPr>
          <w:rFonts w:hint="cs"/>
          <w:rtl/>
        </w:rPr>
      </w:pPr>
    </w:p>
    <w:p w14:paraId="1BA0BF47" w14:textId="77777777" w:rsidR="00000000" w:rsidRDefault="007C71EE">
      <w:pPr>
        <w:pStyle w:val="ad"/>
        <w:rPr>
          <w:rtl/>
        </w:rPr>
      </w:pPr>
      <w:r>
        <w:rPr>
          <w:rFonts w:hint="eastAsia"/>
          <w:rtl/>
        </w:rPr>
        <w:t>היו</w:t>
      </w:r>
      <w:r>
        <w:rPr>
          <w:rtl/>
        </w:rPr>
        <w:t>"ר ראובן ריבלין:</w:t>
      </w:r>
    </w:p>
    <w:p w14:paraId="00D6B94C" w14:textId="77777777" w:rsidR="00000000" w:rsidRDefault="007C71EE">
      <w:pPr>
        <w:pStyle w:val="a"/>
        <w:rPr>
          <w:rtl/>
        </w:rPr>
      </w:pPr>
    </w:p>
    <w:p w14:paraId="488F5C6B" w14:textId="77777777" w:rsidR="00000000" w:rsidRDefault="007C71EE">
      <w:pPr>
        <w:pStyle w:val="a"/>
        <w:rPr>
          <w:rFonts w:hint="cs"/>
          <w:rtl/>
        </w:rPr>
      </w:pPr>
      <w:r>
        <w:rPr>
          <w:rFonts w:hint="cs"/>
          <w:rtl/>
        </w:rPr>
        <w:t>לא נת</w:t>
      </w:r>
      <w:r>
        <w:rPr>
          <w:rFonts w:hint="cs"/>
          <w:rtl/>
        </w:rPr>
        <w:t>קבל. להצביע ביד אחת, יד אחת להרים, לא שתיים.</w:t>
      </w:r>
    </w:p>
    <w:p w14:paraId="3ED95D79" w14:textId="77777777" w:rsidR="00000000" w:rsidRDefault="007C71EE">
      <w:pPr>
        <w:pStyle w:val="a"/>
        <w:rPr>
          <w:rFonts w:hint="cs"/>
          <w:rtl/>
        </w:rPr>
      </w:pPr>
    </w:p>
    <w:p w14:paraId="33E3BFC7" w14:textId="77777777" w:rsidR="00000000" w:rsidRDefault="007C71EE">
      <w:pPr>
        <w:pStyle w:val="a"/>
        <w:rPr>
          <w:rFonts w:hint="cs"/>
          <w:rtl/>
        </w:rPr>
      </w:pPr>
      <w:r>
        <w:rPr>
          <w:rFonts w:hint="cs"/>
          <w:rtl/>
        </w:rPr>
        <w:t>לסעיף בורג גמרנו. חבר הכנסת סלומינסקי, הם חזרו, הם ירדו.</w:t>
      </w:r>
    </w:p>
    <w:p w14:paraId="43410072" w14:textId="77777777" w:rsidR="00000000" w:rsidRDefault="007C71EE">
      <w:pPr>
        <w:pStyle w:val="a"/>
        <w:rPr>
          <w:rFonts w:hint="cs"/>
          <w:rtl/>
        </w:rPr>
      </w:pPr>
    </w:p>
    <w:p w14:paraId="2FBAF65F" w14:textId="77777777" w:rsidR="00000000" w:rsidRDefault="007C71EE">
      <w:pPr>
        <w:pStyle w:val="a"/>
        <w:rPr>
          <w:rFonts w:hint="cs"/>
          <w:rtl/>
        </w:rPr>
      </w:pPr>
      <w:r>
        <w:rPr>
          <w:rFonts w:hint="cs"/>
          <w:rtl/>
        </w:rPr>
        <w:t xml:space="preserve">קבוצת ברכה לסעיף  32(11) </w:t>
      </w:r>
      <w:r>
        <w:rPr>
          <w:rtl/>
        </w:rPr>
        <w:t>–</w:t>
      </w:r>
      <w:r>
        <w:rPr>
          <w:rFonts w:hint="cs"/>
          <w:rtl/>
        </w:rPr>
        <w:t xml:space="preserve"> מי בעד? מי נגד? מי נמנע? תודה.</w:t>
      </w:r>
    </w:p>
    <w:p w14:paraId="328A7600" w14:textId="77777777" w:rsidR="00000000" w:rsidRDefault="007C71EE">
      <w:pPr>
        <w:pStyle w:val="a"/>
        <w:rPr>
          <w:rFonts w:hint="cs"/>
          <w:rtl/>
        </w:rPr>
      </w:pPr>
    </w:p>
    <w:p w14:paraId="04DDAF87" w14:textId="77777777" w:rsidR="00000000" w:rsidRDefault="007C71EE">
      <w:pPr>
        <w:pStyle w:val="a"/>
        <w:ind w:firstLine="26"/>
        <w:jc w:val="center"/>
        <w:rPr>
          <w:rFonts w:hint="eastAsia"/>
          <w:b/>
          <w:bCs/>
          <w:rtl/>
        </w:rPr>
      </w:pPr>
      <w:r>
        <w:rPr>
          <w:rFonts w:hint="eastAsia"/>
          <w:b/>
          <w:bCs/>
          <w:rtl/>
        </w:rPr>
        <w:t>הצבעה</w:t>
      </w:r>
    </w:p>
    <w:p w14:paraId="47A37322" w14:textId="77777777" w:rsidR="00000000" w:rsidRDefault="007C71EE">
      <w:pPr>
        <w:pStyle w:val="a"/>
        <w:rPr>
          <w:rtl/>
        </w:rPr>
      </w:pPr>
      <w:r>
        <w:rPr>
          <w:b/>
          <w:bCs/>
          <w:rtl/>
        </w:rPr>
        <w:t xml:space="preserve"> </w:t>
      </w:r>
    </w:p>
    <w:p w14:paraId="6484B5D1" w14:textId="77777777" w:rsidR="00000000" w:rsidRDefault="007C71EE">
      <w:pPr>
        <w:pStyle w:val="a"/>
        <w:ind w:left="26" w:firstLine="0"/>
        <w:jc w:val="center"/>
        <w:rPr>
          <w:rFonts w:hint="cs"/>
          <w:rtl/>
        </w:rPr>
      </w:pPr>
      <w:r>
        <w:rPr>
          <w:rFonts w:hint="eastAsia"/>
          <w:rtl/>
        </w:rPr>
        <w:t>ההסתייגות</w:t>
      </w:r>
      <w:r>
        <w:rPr>
          <w:rtl/>
        </w:rPr>
        <w:t xml:space="preserve"> </w:t>
      </w:r>
      <w:r>
        <w:rPr>
          <w:rFonts w:hint="cs"/>
          <w:rtl/>
        </w:rPr>
        <w:t xml:space="preserve"> </w:t>
      </w:r>
      <w:r>
        <w:rPr>
          <w:rtl/>
        </w:rPr>
        <w:t xml:space="preserve">של קבוצת </w:t>
      </w:r>
      <w:r>
        <w:rPr>
          <w:rFonts w:hint="cs"/>
          <w:rtl/>
        </w:rPr>
        <w:t>חבר הכנסת מוחמד ברכה, של קבוצת סיעת בל"ד ושל חברי הכנסת טלב אלסאנ</w:t>
      </w:r>
      <w:r>
        <w:rPr>
          <w:rFonts w:hint="cs"/>
          <w:rtl/>
        </w:rPr>
        <w:t>ע ומשה גפני</w:t>
      </w:r>
      <w:r>
        <w:rPr>
          <w:rtl/>
        </w:rPr>
        <w:t xml:space="preserve"> </w:t>
      </w:r>
      <w:r>
        <w:rPr>
          <w:rFonts w:hint="cs"/>
        </w:rPr>
        <w:t xml:space="preserve"> </w:t>
      </w:r>
      <w:r>
        <w:rPr>
          <w:rFonts w:hint="cs"/>
          <w:rtl/>
        </w:rPr>
        <w:t xml:space="preserve">לסעיף 32(11) </w:t>
      </w:r>
      <w:r>
        <w:rPr>
          <w:rtl/>
        </w:rPr>
        <w:t xml:space="preserve">לא </w:t>
      </w:r>
      <w:r>
        <w:rPr>
          <w:rFonts w:hint="eastAsia"/>
          <w:rtl/>
        </w:rPr>
        <w:t>נתקבלה</w:t>
      </w:r>
      <w:r>
        <w:rPr>
          <w:rFonts w:hint="cs"/>
          <w:rtl/>
        </w:rPr>
        <w:t>.</w:t>
      </w:r>
    </w:p>
    <w:p w14:paraId="5240044B" w14:textId="77777777" w:rsidR="00000000" w:rsidRDefault="007C71EE">
      <w:pPr>
        <w:pStyle w:val="a"/>
        <w:ind w:left="26" w:firstLine="0"/>
        <w:jc w:val="center"/>
        <w:rPr>
          <w:rFonts w:hint="cs"/>
          <w:rtl/>
        </w:rPr>
      </w:pPr>
    </w:p>
    <w:p w14:paraId="7CF18443" w14:textId="77777777" w:rsidR="00000000" w:rsidRDefault="007C71EE">
      <w:pPr>
        <w:pStyle w:val="ad"/>
        <w:rPr>
          <w:rFonts w:hint="cs"/>
          <w:rtl/>
        </w:rPr>
      </w:pPr>
      <w:r>
        <w:rPr>
          <w:rFonts w:hint="eastAsia"/>
          <w:rtl/>
        </w:rPr>
        <w:t>היו</w:t>
      </w:r>
      <w:r>
        <w:rPr>
          <w:rtl/>
        </w:rPr>
        <w:t>"ר ראובן ריבלין:</w:t>
      </w:r>
    </w:p>
    <w:p w14:paraId="586C086E" w14:textId="77777777" w:rsidR="00000000" w:rsidRDefault="007C71EE">
      <w:pPr>
        <w:pStyle w:val="a"/>
        <w:ind w:left="26" w:firstLine="0"/>
      </w:pPr>
    </w:p>
    <w:p w14:paraId="438C5B2C" w14:textId="77777777" w:rsidR="00000000" w:rsidRDefault="007C71EE">
      <w:pPr>
        <w:pStyle w:val="a"/>
        <w:ind w:left="26" w:firstLine="694"/>
        <w:rPr>
          <w:rFonts w:hint="cs"/>
          <w:rtl/>
        </w:rPr>
      </w:pPr>
      <w:r>
        <w:rPr>
          <w:rFonts w:hint="cs"/>
          <w:rtl/>
        </w:rPr>
        <w:t>לא נתקבלה.</w:t>
      </w:r>
      <w:r>
        <w:rPr>
          <w:rFonts w:hint="cs"/>
          <w:rtl/>
        </w:rPr>
        <w:tab/>
      </w:r>
    </w:p>
    <w:p w14:paraId="7A928072" w14:textId="77777777" w:rsidR="00000000" w:rsidRDefault="007C71EE">
      <w:pPr>
        <w:pStyle w:val="a"/>
        <w:ind w:left="26" w:firstLine="0"/>
        <w:rPr>
          <w:rFonts w:hint="cs"/>
          <w:rtl/>
        </w:rPr>
      </w:pPr>
    </w:p>
    <w:p w14:paraId="615690F8" w14:textId="77777777" w:rsidR="00000000" w:rsidRDefault="007C71EE">
      <w:pPr>
        <w:pStyle w:val="a"/>
        <w:ind w:left="26" w:firstLine="694"/>
        <w:rPr>
          <w:rFonts w:hint="cs"/>
          <w:rtl/>
        </w:rPr>
      </w:pPr>
      <w:r>
        <w:rPr>
          <w:rFonts w:hint="cs"/>
          <w:rtl/>
        </w:rPr>
        <w:t xml:space="preserve">קבוצת מרצ וחבר הכנסת שוחט </w:t>
      </w:r>
      <w:r>
        <w:rPr>
          <w:rtl/>
        </w:rPr>
        <w:t>–</w:t>
      </w:r>
      <w:r>
        <w:rPr>
          <w:rFonts w:hint="cs"/>
          <w:rtl/>
        </w:rPr>
        <w:t xml:space="preserve"> מי בעד? מי נגד? מי נמנע? תודה.</w:t>
      </w:r>
    </w:p>
    <w:p w14:paraId="5104682A" w14:textId="77777777" w:rsidR="00000000" w:rsidRDefault="007C71EE">
      <w:pPr>
        <w:pStyle w:val="a"/>
        <w:ind w:left="26" w:firstLine="0"/>
        <w:rPr>
          <w:rFonts w:hint="cs"/>
          <w:rtl/>
        </w:rPr>
      </w:pPr>
    </w:p>
    <w:p w14:paraId="311CE694" w14:textId="77777777" w:rsidR="00000000" w:rsidRDefault="007C71EE">
      <w:pPr>
        <w:pStyle w:val="a"/>
        <w:ind w:firstLine="720"/>
        <w:jc w:val="center"/>
        <w:rPr>
          <w:rFonts w:hint="eastAsia"/>
          <w:b/>
          <w:bCs/>
          <w:rtl/>
        </w:rPr>
      </w:pPr>
      <w:r>
        <w:rPr>
          <w:rFonts w:hint="eastAsia"/>
          <w:b/>
          <w:bCs/>
          <w:rtl/>
        </w:rPr>
        <w:t>הצבעה</w:t>
      </w:r>
    </w:p>
    <w:p w14:paraId="3CC69501" w14:textId="77777777" w:rsidR="00000000" w:rsidRDefault="007C71EE">
      <w:pPr>
        <w:pStyle w:val="a"/>
        <w:ind w:firstLine="720"/>
        <w:rPr>
          <w:b/>
          <w:bCs/>
        </w:rPr>
      </w:pPr>
    </w:p>
    <w:p w14:paraId="294F2E04" w14:textId="77777777" w:rsidR="00000000" w:rsidRDefault="007C71EE">
      <w:pPr>
        <w:pStyle w:val="a"/>
        <w:ind w:left="26" w:firstLine="0"/>
        <w:jc w:val="center"/>
        <w:rPr>
          <w:rFonts w:hint="cs"/>
          <w:rtl/>
        </w:rPr>
      </w:pPr>
      <w:r>
        <w:rPr>
          <w:rFonts w:hint="eastAsia"/>
          <w:rtl/>
        </w:rPr>
        <w:t>ההסתייגות</w:t>
      </w:r>
      <w:r>
        <w:rPr>
          <w:rtl/>
        </w:rPr>
        <w:t xml:space="preserve"> </w:t>
      </w:r>
      <w:r>
        <w:rPr>
          <w:rFonts w:hint="cs"/>
          <w:rtl/>
        </w:rPr>
        <w:t xml:space="preserve"> </w:t>
      </w:r>
      <w:r>
        <w:rPr>
          <w:rtl/>
        </w:rPr>
        <w:t>של קבוצת</w:t>
      </w:r>
      <w:r>
        <w:rPr>
          <w:rFonts w:hint="cs"/>
          <w:rtl/>
        </w:rPr>
        <w:t xml:space="preserve"> סיעת מרצ ושל חבר הכנסת אברהם בייגה שוחט  לסעיף 32(11)</w:t>
      </w:r>
      <w:r>
        <w:rPr>
          <w:rtl/>
        </w:rPr>
        <w:t xml:space="preserve"> לא </w:t>
      </w:r>
      <w:r>
        <w:rPr>
          <w:rFonts w:hint="eastAsia"/>
          <w:rtl/>
        </w:rPr>
        <w:t>נתקבלה</w:t>
      </w:r>
      <w:r>
        <w:rPr>
          <w:rFonts w:hint="cs"/>
          <w:rtl/>
        </w:rPr>
        <w:t>.</w:t>
      </w:r>
    </w:p>
    <w:p w14:paraId="5DA52372" w14:textId="77777777" w:rsidR="00000000" w:rsidRDefault="007C71EE">
      <w:pPr>
        <w:pStyle w:val="a"/>
        <w:ind w:left="26" w:firstLine="0"/>
        <w:rPr>
          <w:rFonts w:hint="cs"/>
          <w:rtl/>
        </w:rPr>
      </w:pPr>
    </w:p>
    <w:p w14:paraId="234DBE02" w14:textId="77777777" w:rsidR="00000000" w:rsidRDefault="007C71EE">
      <w:pPr>
        <w:pStyle w:val="ad"/>
        <w:rPr>
          <w:rtl/>
        </w:rPr>
      </w:pPr>
      <w:r>
        <w:rPr>
          <w:rtl/>
        </w:rPr>
        <w:t>היו"ר ראובן ריבלין:</w:t>
      </w:r>
    </w:p>
    <w:p w14:paraId="787F1449" w14:textId="77777777" w:rsidR="00000000" w:rsidRDefault="007C71EE">
      <w:pPr>
        <w:pStyle w:val="a"/>
        <w:rPr>
          <w:rtl/>
        </w:rPr>
      </w:pPr>
    </w:p>
    <w:p w14:paraId="3E3A3240" w14:textId="77777777" w:rsidR="00000000" w:rsidRDefault="007C71EE">
      <w:pPr>
        <w:pStyle w:val="a"/>
        <w:rPr>
          <w:rFonts w:hint="cs"/>
          <w:rtl/>
        </w:rPr>
      </w:pPr>
      <w:r>
        <w:rPr>
          <w:rFonts w:hint="cs"/>
          <w:rtl/>
        </w:rPr>
        <w:t xml:space="preserve">ההסתייגות </w:t>
      </w:r>
      <w:r>
        <w:rPr>
          <w:rFonts w:hint="cs"/>
          <w:rtl/>
        </w:rPr>
        <w:t xml:space="preserve">לא נתקבלה. </w:t>
      </w:r>
    </w:p>
    <w:p w14:paraId="59A6934C" w14:textId="77777777" w:rsidR="00000000" w:rsidRDefault="007C71EE">
      <w:pPr>
        <w:pStyle w:val="a"/>
        <w:rPr>
          <w:rFonts w:hint="cs"/>
          <w:rtl/>
        </w:rPr>
      </w:pPr>
    </w:p>
    <w:p w14:paraId="666DA07A" w14:textId="77777777" w:rsidR="00000000" w:rsidRDefault="007C71EE">
      <w:pPr>
        <w:pStyle w:val="a"/>
        <w:rPr>
          <w:rFonts w:hint="cs"/>
          <w:rtl/>
        </w:rPr>
      </w:pPr>
      <w:r>
        <w:rPr>
          <w:rFonts w:hint="cs"/>
          <w:rtl/>
        </w:rPr>
        <w:t xml:space="preserve">חבר הכנסת ליצמן </w:t>
      </w:r>
      <w:r>
        <w:rPr>
          <w:rtl/>
        </w:rPr>
        <w:t>–</w:t>
      </w:r>
      <w:r>
        <w:rPr>
          <w:rFonts w:hint="cs"/>
          <w:rtl/>
        </w:rPr>
        <w:t xml:space="preserve"> מי בעד? מי נגד? מי נמנע? תודה</w:t>
      </w:r>
    </w:p>
    <w:p w14:paraId="16B2484E" w14:textId="77777777" w:rsidR="00000000" w:rsidRDefault="007C71EE">
      <w:pPr>
        <w:pStyle w:val="a"/>
        <w:ind w:firstLine="720"/>
        <w:rPr>
          <w:rFonts w:hint="cs"/>
          <w:rtl/>
        </w:rPr>
      </w:pPr>
    </w:p>
    <w:p w14:paraId="508CA5F6" w14:textId="77777777" w:rsidR="00000000" w:rsidRDefault="007C71EE">
      <w:pPr>
        <w:pStyle w:val="a"/>
        <w:ind w:firstLine="720"/>
        <w:rPr>
          <w:rFonts w:hint="eastAsia"/>
          <w:b/>
          <w:bCs/>
          <w:rtl/>
        </w:rPr>
      </w:pPr>
      <w:r>
        <w:rPr>
          <w:rtl/>
        </w:rPr>
        <w:tab/>
      </w:r>
      <w:r>
        <w:rPr>
          <w:rtl/>
        </w:rPr>
        <w:tab/>
      </w:r>
      <w:r>
        <w:rPr>
          <w:rtl/>
        </w:rPr>
        <w:tab/>
      </w:r>
      <w:r>
        <w:rPr>
          <w:rFonts w:hint="eastAsia"/>
          <w:b/>
          <w:bCs/>
          <w:rtl/>
        </w:rPr>
        <w:t>הצבעה</w:t>
      </w:r>
    </w:p>
    <w:p w14:paraId="3EC7AF1A" w14:textId="77777777" w:rsidR="00000000" w:rsidRDefault="007C71EE">
      <w:pPr>
        <w:pStyle w:val="a"/>
        <w:ind w:firstLine="720"/>
        <w:rPr>
          <w:b/>
          <w:bCs/>
        </w:rPr>
      </w:pPr>
    </w:p>
    <w:p w14:paraId="0D953F08" w14:textId="77777777" w:rsidR="00000000" w:rsidRDefault="007C71EE">
      <w:pPr>
        <w:pStyle w:val="a"/>
        <w:rPr>
          <w:rFonts w:hint="cs"/>
          <w:rtl/>
        </w:rPr>
      </w:pPr>
      <w:r>
        <w:rPr>
          <w:b/>
          <w:bCs/>
          <w:rtl/>
        </w:rPr>
        <w:t xml:space="preserve"> </w:t>
      </w:r>
      <w:r>
        <w:rPr>
          <w:rFonts w:hint="eastAsia"/>
          <w:rtl/>
        </w:rPr>
        <w:t>ההסתייגות</w:t>
      </w:r>
      <w:r>
        <w:rPr>
          <w:rtl/>
        </w:rPr>
        <w:t xml:space="preserve"> </w:t>
      </w:r>
      <w:r>
        <w:rPr>
          <w:rFonts w:hint="cs"/>
          <w:rtl/>
        </w:rPr>
        <w:t xml:space="preserve"> </w:t>
      </w:r>
      <w:r>
        <w:rPr>
          <w:rtl/>
        </w:rPr>
        <w:t xml:space="preserve">של </w:t>
      </w:r>
      <w:r>
        <w:rPr>
          <w:rFonts w:hint="cs"/>
          <w:rtl/>
        </w:rPr>
        <w:t>חבר הכנסת יעקב ליצמן  לסעיף 32(11)</w:t>
      </w:r>
      <w:r>
        <w:rPr>
          <w:rtl/>
        </w:rPr>
        <w:t xml:space="preserve"> לא </w:t>
      </w:r>
      <w:r>
        <w:rPr>
          <w:rFonts w:hint="eastAsia"/>
          <w:rtl/>
        </w:rPr>
        <w:t>נתקבלה</w:t>
      </w:r>
      <w:r>
        <w:rPr>
          <w:rFonts w:hint="cs"/>
          <w:rtl/>
        </w:rPr>
        <w:t>.</w:t>
      </w:r>
    </w:p>
    <w:p w14:paraId="319FCD6E" w14:textId="77777777" w:rsidR="00000000" w:rsidRDefault="007C71EE">
      <w:pPr>
        <w:pStyle w:val="ad"/>
        <w:rPr>
          <w:rFonts w:hint="cs"/>
          <w:rtl/>
        </w:rPr>
      </w:pPr>
    </w:p>
    <w:p w14:paraId="5A98BF4A" w14:textId="77777777" w:rsidR="00000000" w:rsidRDefault="007C71EE">
      <w:pPr>
        <w:pStyle w:val="ad"/>
        <w:rPr>
          <w:rtl/>
        </w:rPr>
      </w:pPr>
      <w:r>
        <w:rPr>
          <w:rtl/>
        </w:rPr>
        <w:t>היו"ר ראובן ריבלין:</w:t>
      </w:r>
    </w:p>
    <w:p w14:paraId="30EF5AEB" w14:textId="77777777" w:rsidR="00000000" w:rsidRDefault="007C71EE">
      <w:pPr>
        <w:pStyle w:val="a"/>
        <w:rPr>
          <w:rtl/>
        </w:rPr>
      </w:pPr>
    </w:p>
    <w:p w14:paraId="697FA576" w14:textId="77777777" w:rsidR="00000000" w:rsidRDefault="007C71EE">
      <w:pPr>
        <w:pStyle w:val="a"/>
        <w:rPr>
          <w:rFonts w:hint="cs"/>
          <w:rtl/>
        </w:rPr>
      </w:pPr>
      <w:r>
        <w:rPr>
          <w:rFonts w:hint="cs"/>
          <w:rtl/>
        </w:rPr>
        <w:t>ההסתייגות לא נתקבלה.</w:t>
      </w:r>
    </w:p>
    <w:p w14:paraId="60FB93A1" w14:textId="77777777" w:rsidR="00000000" w:rsidRDefault="007C71EE">
      <w:pPr>
        <w:pStyle w:val="a"/>
        <w:rPr>
          <w:rFonts w:hint="cs"/>
          <w:rtl/>
        </w:rPr>
      </w:pPr>
    </w:p>
    <w:p w14:paraId="2E5B79AE" w14:textId="77777777" w:rsidR="00000000" w:rsidRDefault="007C71EE">
      <w:pPr>
        <w:pStyle w:val="a"/>
        <w:rPr>
          <w:rFonts w:hint="cs"/>
          <w:rtl/>
        </w:rPr>
      </w:pPr>
      <w:r>
        <w:rPr>
          <w:rFonts w:hint="cs"/>
          <w:rtl/>
        </w:rPr>
        <w:t xml:space="preserve">לחלופין של ליצמן </w:t>
      </w:r>
      <w:r>
        <w:rPr>
          <w:rtl/>
        </w:rPr>
        <w:t>–</w:t>
      </w:r>
      <w:r>
        <w:rPr>
          <w:rFonts w:hint="cs"/>
          <w:rtl/>
        </w:rPr>
        <w:t xml:space="preserve"> מי בעד? מי נגד? מי נמנע? תודה.</w:t>
      </w:r>
    </w:p>
    <w:p w14:paraId="0657DB29" w14:textId="77777777" w:rsidR="00000000" w:rsidRDefault="007C71EE">
      <w:pPr>
        <w:pStyle w:val="a"/>
        <w:rPr>
          <w:rFonts w:hint="cs"/>
          <w:rtl/>
        </w:rPr>
      </w:pPr>
    </w:p>
    <w:p w14:paraId="737F6A4A" w14:textId="77777777" w:rsidR="00000000" w:rsidRDefault="007C71EE">
      <w:pPr>
        <w:pStyle w:val="a"/>
        <w:ind w:firstLine="26"/>
        <w:jc w:val="center"/>
        <w:rPr>
          <w:rFonts w:hint="eastAsia"/>
          <w:b/>
          <w:bCs/>
          <w:rtl/>
        </w:rPr>
      </w:pPr>
      <w:r>
        <w:rPr>
          <w:rFonts w:hint="eastAsia"/>
          <w:b/>
          <w:bCs/>
          <w:rtl/>
        </w:rPr>
        <w:t>הצבעה</w:t>
      </w:r>
    </w:p>
    <w:p w14:paraId="7A1D9423" w14:textId="77777777" w:rsidR="00000000" w:rsidRDefault="007C71EE">
      <w:pPr>
        <w:pStyle w:val="a"/>
        <w:rPr>
          <w:b/>
          <w:bCs/>
        </w:rPr>
      </w:pPr>
    </w:p>
    <w:p w14:paraId="5BC8FB46" w14:textId="77777777" w:rsidR="00000000" w:rsidRDefault="007C71EE">
      <w:pPr>
        <w:pStyle w:val="a"/>
        <w:jc w:val="center"/>
        <w:rPr>
          <w:rFonts w:hint="cs"/>
          <w:rtl/>
        </w:rPr>
      </w:pPr>
      <w:r>
        <w:rPr>
          <w:rFonts w:hint="eastAsia"/>
          <w:rtl/>
        </w:rPr>
        <w:t>ההסתייגות</w:t>
      </w:r>
      <w:r>
        <w:rPr>
          <w:rtl/>
        </w:rPr>
        <w:t xml:space="preserve"> </w:t>
      </w:r>
      <w:r>
        <w:rPr>
          <w:rFonts w:hint="cs"/>
          <w:rtl/>
        </w:rPr>
        <w:t xml:space="preserve">לחלופין </w:t>
      </w:r>
      <w:r>
        <w:rPr>
          <w:rtl/>
        </w:rPr>
        <w:t xml:space="preserve">של </w:t>
      </w:r>
      <w:r>
        <w:rPr>
          <w:rtl/>
        </w:rPr>
        <w:t xml:space="preserve"> חבר הכנסת </w:t>
      </w:r>
      <w:r>
        <w:rPr>
          <w:rFonts w:hint="cs"/>
          <w:rtl/>
        </w:rPr>
        <w:t>יעקב ליצמן</w:t>
      </w:r>
      <w:r>
        <w:rPr>
          <w:rtl/>
        </w:rPr>
        <w:t xml:space="preserve"> </w:t>
      </w:r>
      <w:r>
        <w:rPr>
          <w:rFonts w:hint="cs"/>
          <w:rtl/>
        </w:rPr>
        <w:t xml:space="preserve">לסעיף 32(11) </w:t>
      </w:r>
      <w:r>
        <w:rPr>
          <w:rtl/>
        </w:rPr>
        <w:t xml:space="preserve">לא </w:t>
      </w:r>
      <w:r>
        <w:rPr>
          <w:rFonts w:hint="eastAsia"/>
          <w:rtl/>
        </w:rPr>
        <w:t>נתקבלה</w:t>
      </w:r>
      <w:r>
        <w:rPr>
          <w:rtl/>
        </w:rPr>
        <w:t>.</w:t>
      </w:r>
    </w:p>
    <w:p w14:paraId="485C904F" w14:textId="77777777" w:rsidR="00000000" w:rsidRDefault="007C71EE">
      <w:pPr>
        <w:pStyle w:val="a"/>
        <w:ind w:left="26" w:firstLine="0"/>
        <w:jc w:val="center"/>
        <w:rPr>
          <w:rFonts w:hint="cs"/>
          <w:rtl/>
        </w:rPr>
      </w:pPr>
    </w:p>
    <w:p w14:paraId="22190569" w14:textId="77777777" w:rsidR="00000000" w:rsidRDefault="007C71EE">
      <w:pPr>
        <w:pStyle w:val="a"/>
        <w:ind w:left="26" w:firstLine="0"/>
        <w:jc w:val="center"/>
        <w:rPr>
          <w:rFonts w:hint="cs"/>
          <w:rtl/>
        </w:rPr>
      </w:pPr>
    </w:p>
    <w:p w14:paraId="34F15766" w14:textId="77777777" w:rsidR="00000000" w:rsidRDefault="007C71EE">
      <w:pPr>
        <w:pStyle w:val="a"/>
        <w:ind w:left="26" w:firstLine="0"/>
        <w:jc w:val="center"/>
        <w:rPr>
          <w:rFonts w:hint="cs"/>
          <w:rtl/>
        </w:rPr>
      </w:pPr>
    </w:p>
    <w:p w14:paraId="29B2BE1F" w14:textId="77777777" w:rsidR="00000000" w:rsidRDefault="007C71EE">
      <w:pPr>
        <w:pStyle w:val="ad"/>
        <w:rPr>
          <w:rtl/>
        </w:rPr>
      </w:pPr>
      <w:r>
        <w:rPr>
          <w:rtl/>
        </w:rPr>
        <w:t>היו"ר ראובן ריבלין:</w:t>
      </w:r>
    </w:p>
    <w:p w14:paraId="49346B7A" w14:textId="77777777" w:rsidR="00000000" w:rsidRDefault="007C71EE">
      <w:pPr>
        <w:pStyle w:val="a"/>
        <w:rPr>
          <w:rtl/>
        </w:rPr>
      </w:pPr>
    </w:p>
    <w:p w14:paraId="7B0BF458" w14:textId="77777777" w:rsidR="00000000" w:rsidRDefault="007C71EE">
      <w:pPr>
        <w:pStyle w:val="a"/>
        <w:rPr>
          <w:rFonts w:hint="cs"/>
          <w:rtl/>
        </w:rPr>
      </w:pPr>
      <w:r>
        <w:rPr>
          <w:rFonts w:hint="cs"/>
          <w:rtl/>
        </w:rPr>
        <w:t xml:space="preserve">לא נתקבל. </w:t>
      </w:r>
    </w:p>
    <w:p w14:paraId="14A9C9AF" w14:textId="77777777" w:rsidR="00000000" w:rsidRDefault="007C71EE">
      <w:pPr>
        <w:pStyle w:val="a"/>
        <w:rPr>
          <w:rFonts w:hint="cs"/>
          <w:rtl/>
        </w:rPr>
      </w:pPr>
    </w:p>
    <w:p w14:paraId="50AAFFD6" w14:textId="77777777" w:rsidR="00000000" w:rsidRDefault="007C71EE">
      <w:pPr>
        <w:pStyle w:val="a"/>
        <w:rPr>
          <w:rFonts w:hint="cs"/>
          <w:rtl/>
        </w:rPr>
      </w:pPr>
      <w:r>
        <w:rPr>
          <w:rFonts w:hint="cs"/>
          <w:rtl/>
        </w:rPr>
        <w:t>לחלופי חלופין - מי בעד? מי נגד? מי נמנע? תודה</w:t>
      </w:r>
    </w:p>
    <w:p w14:paraId="4B259699" w14:textId="77777777" w:rsidR="00000000" w:rsidRDefault="007C71EE">
      <w:pPr>
        <w:pStyle w:val="a"/>
        <w:rPr>
          <w:rFonts w:hint="cs"/>
          <w:rtl/>
        </w:rPr>
      </w:pPr>
    </w:p>
    <w:p w14:paraId="7C0F4DF6" w14:textId="77777777" w:rsidR="00000000" w:rsidRDefault="007C71EE">
      <w:pPr>
        <w:pStyle w:val="a"/>
        <w:rPr>
          <w:rFonts w:hint="eastAsia"/>
          <w:b/>
          <w:bCs/>
          <w:rtl/>
        </w:rPr>
      </w:pPr>
      <w:r>
        <w:rPr>
          <w:rFonts w:hint="cs"/>
          <w:rtl/>
        </w:rPr>
        <w:tab/>
      </w:r>
      <w:r>
        <w:rPr>
          <w:rFonts w:hint="cs"/>
          <w:rtl/>
        </w:rPr>
        <w:tab/>
      </w:r>
      <w:r>
        <w:rPr>
          <w:rtl/>
        </w:rPr>
        <w:tab/>
      </w:r>
      <w:r>
        <w:rPr>
          <w:rtl/>
        </w:rPr>
        <w:tab/>
      </w:r>
      <w:r>
        <w:rPr>
          <w:rFonts w:hint="eastAsia"/>
          <w:b/>
          <w:bCs/>
          <w:rtl/>
        </w:rPr>
        <w:t>הצבעה</w:t>
      </w:r>
    </w:p>
    <w:p w14:paraId="722EC329" w14:textId="77777777" w:rsidR="00000000" w:rsidRDefault="007C71EE">
      <w:pPr>
        <w:pStyle w:val="a"/>
        <w:rPr>
          <w:b/>
          <w:bCs/>
        </w:rPr>
      </w:pPr>
    </w:p>
    <w:p w14:paraId="0701F236" w14:textId="77777777" w:rsidR="00000000" w:rsidRDefault="007C71EE">
      <w:pPr>
        <w:pStyle w:val="a"/>
        <w:rPr>
          <w:rFonts w:hint="cs"/>
          <w:rtl/>
        </w:rPr>
      </w:pPr>
      <w:r>
        <w:rPr>
          <w:b/>
          <w:bCs/>
          <w:rtl/>
        </w:rPr>
        <w:t xml:space="preserve"> </w:t>
      </w:r>
      <w:r>
        <w:rPr>
          <w:rFonts w:hint="eastAsia"/>
          <w:rtl/>
        </w:rPr>
        <w:t>ההסתייגות</w:t>
      </w:r>
      <w:r>
        <w:rPr>
          <w:rtl/>
        </w:rPr>
        <w:t xml:space="preserve"> </w:t>
      </w:r>
      <w:r>
        <w:rPr>
          <w:rFonts w:hint="cs"/>
          <w:rtl/>
        </w:rPr>
        <w:t>לחלופין</w:t>
      </w:r>
      <w:r>
        <w:rPr>
          <w:rtl/>
        </w:rPr>
        <w:t xml:space="preserve"> </w:t>
      </w:r>
      <w:r>
        <w:rPr>
          <w:rFonts w:hint="cs"/>
          <w:rtl/>
        </w:rPr>
        <w:t xml:space="preserve">של </w:t>
      </w:r>
      <w:r>
        <w:rPr>
          <w:rtl/>
        </w:rPr>
        <w:t xml:space="preserve">חבר הכנסת </w:t>
      </w:r>
      <w:r>
        <w:rPr>
          <w:rFonts w:hint="cs"/>
          <w:rtl/>
        </w:rPr>
        <w:t>יעקב ליצמן</w:t>
      </w:r>
      <w:r>
        <w:rPr>
          <w:rtl/>
        </w:rPr>
        <w:t xml:space="preserve"> </w:t>
      </w:r>
      <w:r>
        <w:rPr>
          <w:rFonts w:hint="cs"/>
          <w:rtl/>
        </w:rPr>
        <w:t xml:space="preserve">לסעיף 32(11) </w:t>
      </w:r>
      <w:r>
        <w:rPr>
          <w:rtl/>
        </w:rPr>
        <w:t xml:space="preserve">לא </w:t>
      </w:r>
      <w:r>
        <w:rPr>
          <w:rFonts w:hint="eastAsia"/>
          <w:rtl/>
        </w:rPr>
        <w:t>נתקבלה</w:t>
      </w:r>
      <w:r>
        <w:rPr>
          <w:rtl/>
        </w:rPr>
        <w:t>.</w:t>
      </w:r>
    </w:p>
    <w:p w14:paraId="70B5ADE6" w14:textId="77777777" w:rsidR="00000000" w:rsidRDefault="007C71EE">
      <w:pPr>
        <w:pStyle w:val="a"/>
        <w:ind w:left="26" w:firstLine="0"/>
        <w:jc w:val="center"/>
        <w:rPr>
          <w:rFonts w:hint="cs"/>
          <w:rtl/>
        </w:rPr>
      </w:pPr>
    </w:p>
    <w:p w14:paraId="04DD37CF" w14:textId="77777777" w:rsidR="00000000" w:rsidRDefault="007C71EE">
      <w:pPr>
        <w:pStyle w:val="ad"/>
        <w:rPr>
          <w:rtl/>
        </w:rPr>
      </w:pPr>
      <w:r>
        <w:rPr>
          <w:rtl/>
        </w:rPr>
        <w:t>היו"ר ראובן ריבלין:</w:t>
      </w:r>
    </w:p>
    <w:p w14:paraId="35B2BF5D" w14:textId="77777777" w:rsidR="00000000" w:rsidRDefault="007C71EE">
      <w:pPr>
        <w:pStyle w:val="a"/>
        <w:rPr>
          <w:rtl/>
        </w:rPr>
      </w:pPr>
    </w:p>
    <w:p w14:paraId="25643159" w14:textId="77777777" w:rsidR="00000000" w:rsidRDefault="007C71EE">
      <w:pPr>
        <w:pStyle w:val="a"/>
        <w:rPr>
          <w:rFonts w:hint="cs"/>
          <w:rtl/>
        </w:rPr>
      </w:pPr>
      <w:r>
        <w:rPr>
          <w:rFonts w:hint="cs"/>
          <w:rtl/>
        </w:rPr>
        <w:t xml:space="preserve">לא נתקבל. </w:t>
      </w:r>
    </w:p>
    <w:p w14:paraId="0FC5DFA7" w14:textId="77777777" w:rsidR="00000000" w:rsidRDefault="007C71EE">
      <w:pPr>
        <w:pStyle w:val="a"/>
        <w:rPr>
          <w:rFonts w:hint="cs"/>
          <w:rtl/>
        </w:rPr>
      </w:pPr>
    </w:p>
    <w:p w14:paraId="3521C59D" w14:textId="77777777" w:rsidR="00000000" w:rsidRDefault="007C71EE">
      <w:pPr>
        <w:pStyle w:val="a"/>
        <w:rPr>
          <w:rFonts w:hint="cs"/>
          <w:rtl/>
        </w:rPr>
      </w:pPr>
      <w:r>
        <w:rPr>
          <w:rFonts w:hint="cs"/>
          <w:rtl/>
        </w:rPr>
        <w:t>32(12), קבוצת ר</w:t>
      </w:r>
      <w:r>
        <w:rPr>
          <w:rFonts w:hint="cs"/>
          <w:rtl/>
        </w:rPr>
        <w:t xml:space="preserve">צאבי וגפני </w:t>
      </w:r>
      <w:r>
        <w:rPr>
          <w:rtl/>
        </w:rPr>
        <w:t>–</w:t>
      </w:r>
      <w:r>
        <w:rPr>
          <w:rFonts w:hint="cs"/>
          <w:rtl/>
        </w:rPr>
        <w:t xml:space="preserve"> מי בעד? מי נגד? מי נמנע? תודה</w:t>
      </w:r>
    </w:p>
    <w:p w14:paraId="6BA6D77F" w14:textId="77777777" w:rsidR="00000000" w:rsidRDefault="007C71EE">
      <w:pPr>
        <w:pStyle w:val="a"/>
        <w:rPr>
          <w:rFonts w:hint="cs"/>
          <w:rtl/>
        </w:rPr>
      </w:pPr>
    </w:p>
    <w:p w14:paraId="7AA61D91" w14:textId="77777777" w:rsidR="00000000" w:rsidRDefault="007C71EE">
      <w:pPr>
        <w:pStyle w:val="a"/>
        <w:rPr>
          <w:rFonts w:hint="eastAsia"/>
          <w:b/>
          <w:bCs/>
          <w:rtl/>
        </w:rPr>
      </w:pPr>
      <w:r>
        <w:rPr>
          <w:rtl/>
        </w:rPr>
        <w:tab/>
      </w:r>
      <w:r>
        <w:rPr>
          <w:rFonts w:hint="cs"/>
          <w:rtl/>
        </w:rPr>
        <w:tab/>
      </w:r>
      <w:r>
        <w:rPr>
          <w:rFonts w:hint="cs"/>
          <w:rtl/>
        </w:rPr>
        <w:tab/>
      </w:r>
      <w:r>
        <w:rPr>
          <w:rFonts w:hint="cs"/>
          <w:rtl/>
        </w:rPr>
        <w:tab/>
      </w:r>
      <w:r>
        <w:rPr>
          <w:rtl/>
        </w:rPr>
        <w:tab/>
      </w:r>
      <w:r>
        <w:rPr>
          <w:rFonts w:hint="eastAsia"/>
          <w:b/>
          <w:bCs/>
          <w:rtl/>
        </w:rPr>
        <w:t>הצבעה</w:t>
      </w:r>
    </w:p>
    <w:p w14:paraId="51C93C62" w14:textId="77777777" w:rsidR="00000000" w:rsidRDefault="007C71EE">
      <w:pPr>
        <w:pStyle w:val="a"/>
        <w:rPr>
          <w:rFonts w:hint="cs"/>
          <w:b/>
          <w:bCs/>
          <w:rtl/>
        </w:rPr>
      </w:pPr>
    </w:p>
    <w:p w14:paraId="301E6D6B" w14:textId="77777777" w:rsidR="00000000" w:rsidRDefault="007C71EE">
      <w:pPr>
        <w:pStyle w:val="a"/>
        <w:jc w:val="center"/>
        <w:rPr>
          <w:rFonts w:hint="cs"/>
        </w:rPr>
      </w:pPr>
      <w:r>
        <w:rPr>
          <w:rFonts w:hint="cs"/>
          <w:rtl/>
        </w:rPr>
        <w:t xml:space="preserve">ההסתייגות של קבוצת חבר הכנסת אהוד רצאבי ושל חבר הכנסת משה גפני לסעיף </w:t>
      </w:r>
      <w:r>
        <w:rPr>
          <w:rtl/>
        </w:rPr>
        <w:br/>
      </w:r>
      <w:r>
        <w:rPr>
          <w:rFonts w:hint="cs"/>
          <w:rtl/>
        </w:rPr>
        <w:t>32(12) לא נתקבלה.</w:t>
      </w:r>
    </w:p>
    <w:p w14:paraId="1A587857" w14:textId="77777777" w:rsidR="00000000" w:rsidRDefault="007C71EE">
      <w:pPr>
        <w:pStyle w:val="ad"/>
        <w:rPr>
          <w:rFonts w:hint="cs"/>
          <w:b w:val="0"/>
          <w:bCs w:val="0"/>
          <w:rtl/>
        </w:rPr>
      </w:pPr>
    </w:p>
    <w:p w14:paraId="4F0D6C9C" w14:textId="77777777" w:rsidR="00000000" w:rsidRDefault="007C71EE">
      <w:pPr>
        <w:pStyle w:val="ad"/>
        <w:rPr>
          <w:rtl/>
        </w:rPr>
      </w:pPr>
      <w:r>
        <w:rPr>
          <w:rtl/>
        </w:rPr>
        <w:t>היו"ר ראובן ריבלין:</w:t>
      </w:r>
    </w:p>
    <w:p w14:paraId="510C6FB1" w14:textId="77777777" w:rsidR="00000000" w:rsidRDefault="007C71EE">
      <w:pPr>
        <w:pStyle w:val="a"/>
        <w:rPr>
          <w:rtl/>
        </w:rPr>
      </w:pPr>
    </w:p>
    <w:p w14:paraId="6525BD07" w14:textId="77777777" w:rsidR="00000000" w:rsidRDefault="007C71EE">
      <w:pPr>
        <w:pStyle w:val="a"/>
        <w:rPr>
          <w:rFonts w:hint="cs"/>
          <w:rtl/>
        </w:rPr>
      </w:pPr>
      <w:r>
        <w:rPr>
          <w:rFonts w:hint="cs"/>
          <w:rtl/>
        </w:rPr>
        <w:t>לא נתקבל.</w:t>
      </w:r>
    </w:p>
    <w:p w14:paraId="73D1ACAD" w14:textId="77777777" w:rsidR="00000000" w:rsidRDefault="007C71EE">
      <w:pPr>
        <w:pStyle w:val="a"/>
        <w:rPr>
          <w:rFonts w:hint="cs"/>
          <w:rtl/>
        </w:rPr>
      </w:pPr>
    </w:p>
    <w:p w14:paraId="4DDA61B5" w14:textId="77777777" w:rsidR="00000000" w:rsidRDefault="007C71EE">
      <w:pPr>
        <w:pStyle w:val="a"/>
        <w:rPr>
          <w:rFonts w:hint="cs"/>
          <w:rtl/>
        </w:rPr>
      </w:pPr>
      <w:r>
        <w:rPr>
          <w:rFonts w:hint="cs"/>
          <w:rtl/>
        </w:rPr>
        <w:t>32(13), קבוצת ברכה ובל"ד ואלסאנע ובריזון וגפני - מי בעד? מי נגד? מי נמנע? תודה.</w:t>
      </w:r>
    </w:p>
    <w:p w14:paraId="4DE33625" w14:textId="77777777" w:rsidR="00000000" w:rsidRDefault="007C71EE">
      <w:pPr>
        <w:pStyle w:val="a"/>
        <w:rPr>
          <w:rtl/>
        </w:rPr>
      </w:pPr>
      <w:r>
        <w:rPr>
          <w:rtl/>
        </w:rPr>
        <w:t xml:space="preserve"> </w:t>
      </w:r>
    </w:p>
    <w:p w14:paraId="20A0F7AB" w14:textId="77777777" w:rsidR="00000000" w:rsidRDefault="007C71EE">
      <w:pPr>
        <w:pStyle w:val="a"/>
        <w:rPr>
          <w:rFonts w:hint="eastAsia"/>
          <w:b/>
          <w:bCs/>
          <w:rtl/>
        </w:rPr>
      </w:pPr>
      <w:r>
        <w:rPr>
          <w:rFonts w:hint="cs"/>
          <w:rtl/>
        </w:rPr>
        <w:tab/>
      </w:r>
      <w:r>
        <w:rPr>
          <w:rFonts w:hint="cs"/>
          <w:rtl/>
        </w:rPr>
        <w:tab/>
      </w:r>
      <w:r>
        <w:rPr>
          <w:rFonts w:hint="cs"/>
          <w:rtl/>
        </w:rPr>
        <w:tab/>
      </w:r>
      <w:r>
        <w:rPr>
          <w:rFonts w:hint="cs"/>
          <w:rtl/>
        </w:rPr>
        <w:tab/>
      </w:r>
      <w:r>
        <w:rPr>
          <w:rtl/>
        </w:rPr>
        <w:tab/>
      </w:r>
      <w:r>
        <w:rPr>
          <w:rFonts w:hint="eastAsia"/>
          <w:b/>
          <w:bCs/>
          <w:rtl/>
        </w:rPr>
        <w:t>הצבעה</w:t>
      </w:r>
    </w:p>
    <w:p w14:paraId="5A4A26DF" w14:textId="77777777" w:rsidR="00000000" w:rsidRDefault="007C71EE">
      <w:pPr>
        <w:pStyle w:val="a"/>
        <w:rPr>
          <w:rFonts w:hint="cs"/>
          <w:b/>
          <w:bCs/>
          <w:rtl/>
        </w:rPr>
      </w:pPr>
    </w:p>
    <w:p w14:paraId="69C22B5A" w14:textId="77777777" w:rsidR="00000000" w:rsidRDefault="007C71EE">
      <w:pPr>
        <w:pStyle w:val="a"/>
        <w:ind w:left="720" w:firstLine="0"/>
        <w:jc w:val="center"/>
        <w:rPr>
          <w:rFonts w:hint="cs"/>
        </w:rPr>
      </w:pPr>
      <w:r>
        <w:rPr>
          <w:rFonts w:hint="cs"/>
          <w:rtl/>
        </w:rPr>
        <w:t>ההסתייגות של קבוצת חבר הכנסת מוחמד ברכה, של קבוצת סיעת בל"ד ושל חברי הכנסת טלב אלסאנע, רוני בריזון ומשה גפני לסעיף 32(13) לא נתקבלה.</w:t>
      </w:r>
    </w:p>
    <w:p w14:paraId="5905FC94" w14:textId="77777777" w:rsidR="00000000" w:rsidRDefault="007C71EE">
      <w:pPr>
        <w:pStyle w:val="a"/>
        <w:rPr>
          <w:rFonts w:hint="cs"/>
          <w:rtl/>
        </w:rPr>
      </w:pPr>
    </w:p>
    <w:p w14:paraId="55B78E49" w14:textId="77777777" w:rsidR="00000000" w:rsidRDefault="007C71EE">
      <w:pPr>
        <w:pStyle w:val="ad"/>
        <w:rPr>
          <w:rtl/>
        </w:rPr>
      </w:pPr>
      <w:r>
        <w:rPr>
          <w:rtl/>
        </w:rPr>
        <w:t>היו"ר ראובן ריבלין:</w:t>
      </w:r>
    </w:p>
    <w:p w14:paraId="7DDA5C29" w14:textId="77777777" w:rsidR="00000000" w:rsidRDefault="007C71EE">
      <w:pPr>
        <w:pStyle w:val="a"/>
        <w:rPr>
          <w:rtl/>
        </w:rPr>
      </w:pPr>
    </w:p>
    <w:p w14:paraId="3D0E8256" w14:textId="77777777" w:rsidR="00000000" w:rsidRDefault="007C71EE">
      <w:pPr>
        <w:pStyle w:val="a"/>
        <w:rPr>
          <w:rFonts w:hint="cs"/>
          <w:rtl/>
        </w:rPr>
      </w:pPr>
      <w:r>
        <w:rPr>
          <w:rFonts w:hint="cs"/>
          <w:rtl/>
        </w:rPr>
        <w:t>לא נתקבל.</w:t>
      </w:r>
    </w:p>
    <w:p w14:paraId="70AAF761" w14:textId="77777777" w:rsidR="00000000" w:rsidRDefault="007C71EE">
      <w:pPr>
        <w:pStyle w:val="a"/>
        <w:rPr>
          <w:rFonts w:hint="cs"/>
          <w:rtl/>
        </w:rPr>
      </w:pPr>
    </w:p>
    <w:p w14:paraId="69E131C8" w14:textId="77777777" w:rsidR="00000000" w:rsidRDefault="007C71EE">
      <w:pPr>
        <w:pStyle w:val="a"/>
        <w:rPr>
          <w:rFonts w:hint="cs"/>
          <w:rtl/>
        </w:rPr>
      </w:pPr>
      <w:r>
        <w:rPr>
          <w:rFonts w:hint="cs"/>
          <w:rtl/>
        </w:rPr>
        <w:t xml:space="preserve">32(14), ברכה, בל"ד וחברי הכנסת אלסאנע וגפני </w:t>
      </w:r>
      <w:r>
        <w:rPr>
          <w:rtl/>
        </w:rPr>
        <w:t>–</w:t>
      </w:r>
      <w:r>
        <w:rPr>
          <w:rFonts w:hint="cs"/>
          <w:rtl/>
        </w:rPr>
        <w:t xml:space="preserve"> מי בעד? מי נגד? מי נמנע? תודה</w:t>
      </w:r>
    </w:p>
    <w:p w14:paraId="7F3FB512" w14:textId="77777777" w:rsidR="00000000" w:rsidRDefault="007C71EE">
      <w:pPr>
        <w:pStyle w:val="a"/>
        <w:rPr>
          <w:rFonts w:hint="cs"/>
          <w:rtl/>
        </w:rPr>
      </w:pPr>
      <w:r>
        <w:rPr>
          <w:rFonts w:hint="cs"/>
          <w:rtl/>
        </w:rPr>
        <w:tab/>
      </w:r>
      <w:r>
        <w:rPr>
          <w:rFonts w:hint="cs"/>
          <w:rtl/>
        </w:rPr>
        <w:tab/>
      </w:r>
    </w:p>
    <w:p w14:paraId="4A127790" w14:textId="77777777" w:rsidR="00000000" w:rsidRDefault="007C71EE">
      <w:pPr>
        <w:pStyle w:val="a"/>
        <w:ind w:left="720" w:firstLine="720"/>
        <w:rPr>
          <w:rFonts w:hint="eastAsia"/>
          <w:b/>
          <w:bCs/>
          <w:rtl/>
        </w:rPr>
      </w:pPr>
      <w:r>
        <w:rPr>
          <w:rFonts w:hint="cs"/>
          <w:rtl/>
        </w:rPr>
        <w:tab/>
      </w:r>
      <w:r>
        <w:rPr>
          <w:rFonts w:hint="cs"/>
          <w:rtl/>
        </w:rPr>
        <w:tab/>
      </w:r>
      <w:r>
        <w:rPr>
          <w:rtl/>
        </w:rPr>
        <w:tab/>
      </w:r>
      <w:r>
        <w:rPr>
          <w:rFonts w:hint="eastAsia"/>
          <w:b/>
          <w:bCs/>
          <w:rtl/>
        </w:rPr>
        <w:t>הצבעה</w:t>
      </w:r>
    </w:p>
    <w:p w14:paraId="4181AB40" w14:textId="77777777" w:rsidR="00000000" w:rsidRDefault="007C71EE">
      <w:pPr>
        <w:pStyle w:val="a"/>
        <w:ind w:left="720" w:firstLine="0"/>
        <w:rPr>
          <w:rFonts w:hint="cs"/>
          <w:rtl/>
        </w:rPr>
      </w:pPr>
    </w:p>
    <w:p w14:paraId="26938B38" w14:textId="77777777" w:rsidR="00000000" w:rsidRDefault="007C71EE">
      <w:pPr>
        <w:pStyle w:val="a"/>
        <w:ind w:firstLine="720"/>
        <w:jc w:val="center"/>
        <w:rPr>
          <w:rFonts w:hint="cs"/>
          <w:rtl/>
        </w:rPr>
      </w:pPr>
      <w:r>
        <w:rPr>
          <w:rFonts w:hint="cs"/>
          <w:rtl/>
        </w:rPr>
        <w:t>ההסתייגות של קבוצת חבר הכנסת מוחמד ברכה, של קבוצת סיעת בל"ד ושל חברי הכנסת טלב אלסאנע  ומשה גפני לסעיף 32(14) לא נתקבלה.</w:t>
      </w:r>
    </w:p>
    <w:p w14:paraId="0550BC70" w14:textId="77777777" w:rsidR="00000000" w:rsidRDefault="007C71EE">
      <w:pPr>
        <w:pStyle w:val="a"/>
        <w:ind w:left="720" w:firstLine="0"/>
        <w:rPr>
          <w:rFonts w:hint="cs"/>
          <w:rtl/>
        </w:rPr>
      </w:pPr>
    </w:p>
    <w:p w14:paraId="0559C70B" w14:textId="77777777" w:rsidR="00000000" w:rsidRDefault="007C71EE">
      <w:pPr>
        <w:pStyle w:val="ad"/>
        <w:rPr>
          <w:rtl/>
        </w:rPr>
      </w:pPr>
      <w:r>
        <w:rPr>
          <w:rtl/>
        </w:rPr>
        <w:t>היו"ר ראובן ריבלין:</w:t>
      </w:r>
    </w:p>
    <w:p w14:paraId="6035A6DE" w14:textId="77777777" w:rsidR="00000000" w:rsidRDefault="007C71EE">
      <w:pPr>
        <w:pStyle w:val="a"/>
        <w:rPr>
          <w:rtl/>
        </w:rPr>
      </w:pPr>
    </w:p>
    <w:p w14:paraId="054F837F" w14:textId="77777777" w:rsidR="00000000" w:rsidRDefault="007C71EE">
      <w:pPr>
        <w:pStyle w:val="a"/>
        <w:rPr>
          <w:rFonts w:hint="cs"/>
          <w:rtl/>
        </w:rPr>
      </w:pPr>
      <w:r>
        <w:rPr>
          <w:rFonts w:hint="cs"/>
          <w:rtl/>
        </w:rPr>
        <w:t xml:space="preserve">לא נתקבל. </w:t>
      </w:r>
    </w:p>
    <w:p w14:paraId="56744161" w14:textId="77777777" w:rsidR="00000000" w:rsidRDefault="007C71EE">
      <w:pPr>
        <w:pStyle w:val="a"/>
        <w:rPr>
          <w:rFonts w:hint="cs"/>
          <w:rtl/>
        </w:rPr>
      </w:pPr>
    </w:p>
    <w:p w14:paraId="44FD0074" w14:textId="77777777" w:rsidR="00000000" w:rsidRDefault="007C71EE">
      <w:pPr>
        <w:pStyle w:val="a"/>
        <w:rPr>
          <w:rFonts w:hint="cs"/>
          <w:rtl/>
        </w:rPr>
      </w:pPr>
      <w:r>
        <w:rPr>
          <w:rFonts w:hint="cs"/>
          <w:rtl/>
        </w:rPr>
        <w:t>קבוצת רצאבי הסירה.</w:t>
      </w:r>
    </w:p>
    <w:p w14:paraId="3907304B" w14:textId="77777777" w:rsidR="00000000" w:rsidRDefault="007C71EE">
      <w:pPr>
        <w:pStyle w:val="a"/>
        <w:rPr>
          <w:rFonts w:hint="cs"/>
          <w:rtl/>
        </w:rPr>
      </w:pPr>
    </w:p>
    <w:p w14:paraId="63D47207" w14:textId="77777777" w:rsidR="00000000" w:rsidRDefault="007C71EE">
      <w:pPr>
        <w:pStyle w:val="a"/>
        <w:rPr>
          <w:rFonts w:hint="cs"/>
          <w:rtl/>
        </w:rPr>
      </w:pPr>
      <w:r>
        <w:rPr>
          <w:rFonts w:hint="cs"/>
          <w:rtl/>
        </w:rPr>
        <w:t xml:space="preserve">לסעיף 32(15), חבר הכנסת גפני </w:t>
      </w:r>
      <w:r>
        <w:rPr>
          <w:rtl/>
        </w:rPr>
        <w:t>–</w:t>
      </w:r>
      <w:r>
        <w:rPr>
          <w:rFonts w:hint="cs"/>
          <w:rtl/>
        </w:rPr>
        <w:t xml:space="preserve"> מי בעד? מי נגד? מי נמנע? תודה.</w:t>
      </w:r>
    </w:p>
    <w:p w14:paraId="68276D01" w14:textId="77777777" w:rsidR="00000000" w:rsidRDefault="007C71EE">
      <w:pPr>
        <w:pStyle w:val="a"/>
        <w:rPr>
          <w:rFonts w:hint="cs"/>
          <w:rtl/>
        </w:rPr>
      </w:pPr>
    </w:p>
    <w:p w14:paraId="4B8D9FDF" w14:textId="77777777" w:rsidR="00000000" w:rsidRDefault="007C71EE">
      <w:pPr>
        <w:pStyle w:val="a"/>
        <w:ind w:left="720" w:firstLine="720"/>
        <w:rPr>
          <w:rFonts w:hint="eastAsia"/>
          <w:b/>
          <w:bCs/>
          <w:rtl/>
        </w:rPr>
      </w:pPr>
      <w:r>
        <w:rPr>
          <w:rFonts w:hint="cs"/>
          <w:rtl/>
        </w:rPr>
        <w:tab/>
      </w:r>
      <w:r>
        <w:rPr>
          <w:rFonts w:hint="cs"/>
          <w:rtl/>
        </w:rPr>
        <w:tab/>
      </w:r>
      <w:r>
        <w:rPr>
          <w:rtl/>
        </w:rPr>
        <w:tab/>
      </w:r>
      <w:r>
        <w:rPr>
          <w:rFonts w:hint="eastAsia"/>
          <w:b/>
          <w:bCs/>
          <w:rtl/>
        </w:rPr>
        <w:t>ה</w:t>
      </w:r>
      <w:r>
        <w:rPr>
          <w:rFonts w:hint="eastAsia"/>
          <w:b/>
          <w:bCs/>
          <w:rtl/>
        </w:rPr>
        <w:t>צבעה</w:t>
      </w:r>
    </w:p>
    <w:p w14:paraId="133B060E" w14:textId="77777777" w:rsidR="00000000" w:rsidRDefault="007C71EE">
      <w:pPr>
        <w:pStyle w:val="a"/>
        <w:ind w:left="720" w:firstLine="720"/>
        <w:rPr>
          <w:rFonts w:hint="cs"/>
          <w:b/>
          <w:bCs/>
          <w:rtl/>
        </w:rPr>
      </w:pPr>
    </w:p>
    <w:p w14:paraId="5A640AF8" w14:textId="77777777" w:rsidR="00000000" w:rsidRDefault="007C71EE">
      <w:pPr>
        <w:pStyle w:val="a"/>
        <w:ind w:firstLine="720"/>
        <w:rPr>
          <w:rFonts w:hint="cs"/>
          <w:rtl/>
        </w:rPr>
      </w:pPr>
      <w:r>
        <w:rPr>
          <w:rFonts w:hint="cs"/>
          <w:rtl/>
        </w:rPr>
        <w:t>ההסתייגות של חברי הכנסת  משה גפני ורוני בריזון לסעיף 32(15) לא נתקבלה.</w:t>
      </w:r>
    </w:p>
    <w:p w14:paraId="4B05BBA9" w14:textId="77777777" w:rsidR="00000000" w:rsidRDefault="007C71EE">
      <w:pPr>
        <w:pStyle w:val="a"/>
        <w:ind w:firstLine="720"/>
        <w:rPr>
          <w:rFonts w:hint="cs"/>
          <w:rtl/>
        </w:rPr>
      </w:pPr>
    </w:p>
    <w:p w14:paraId="35FD2DFE" w14:textId="77777777" w:rsidR="00000000" w:rsidRDefault="007C71EE">
      <w:pPr>
        <w:pStyle w:val="ad"/>
        <w:rPr>
          <w:rtl/>
        </w:rPr>
      </w:pPr>
      <w:r>
        <w:rPr>
          <w:rtl/>
        </w:rPr>
        <w:t>היו"ר ראובן ריבלין:</w:t>
      </w:r>
    </w:p>
    <w:p w14:paraId="4CDA3CD1" w14:textId="77777777" w:rsidR="00000000" w:rsidRDefault="007C71EE">
      <w:pPr>
        <w:pStyle w:val="a"/>
        <w:rPr>
          <w:rtl/>
        </w:rPr>
      </w:pPr>
    </w:p>
    <w:p w14:paraId="6B5C0C11" w14:textId="77777777" w:rsidR="00000000" w:rsidRDefault="007C71EE">
      <w:pPr>
        <w:pStyle w:val="a"/>
        <w:rPr>
          <w:rFonts w:hint="cs"/>
          <w:rtl/>
        </w:rPr>
      </w:pPr>
      <w:r>
        <w:rPr>
          <w:rFonts w:hint="cs"/>
          <w:rtl/>
        </w:rPr>
        <w:t xml:space="preserve">לא נתקבל. </w:t>
      </w:r>
    </w:p>
    <w:p w14:paraId="4547E8D4" w14:textId="77777777" w:rsidR="00000000" w:rsidRDefault="007C71EE">
      <w:pPr>
        <w:pStyle w:val="a"/>
        <w:rPr>
          <w:rFonts w:hint="cs"/>
          <w:rtl/>
        </w:rPr>
      </w:pPr>
    </w:p>
    <w:p w14:paraId="72BBE235" w14:textId="77777777" w:rsidR="00000000" w:rsidRDefault="007C71EE">
      <w:pPr>
        <w:pStyle w:val="a"/>
        <w:rPr>
          <w:rFonts w:hint="cs"/>
          <w:rtl/>
        </w:rPr>
      </w:pPr>
      <w:r>
        <w:rPr>
          <w:rFonts w:hint="cs"/>
          <w:rtl/>
        </w:rPr>
        <w:t xml:space="preserve">לסעיף 32(16), ברכה, בל"ד, טלב אלסאנע וגפני </w:t>
      </w:r>
      <w:r>
        <w:rPr>
          <w:rtl/>
        </w:rPr>
        <w:t>–</w:t>
      </w:r>
      <w:r>
        <w:rPr>
          <w:rFonts w:hint="cs"/>
          <w:rtl/>
        </w:rPr>
        <w:t xml:space="preserve"> מי בעד? מי נגד? מי נמנע? תודה.</w:t>
      </w:r>
    </w:p>
    <w:p w14:paraId="2CE1F940" w14:textId="77777777" w:rsidR="00000000" w:rsidRDefault="007C71EE">
      <w:pPr>
        <w:pStyle w:val="a"/>
        <w:rPr>
          <w:rFonts w:hint="cs"/>
        </w:rPr>
      </w:pPr>
    </w:p>
    <w:p w14:paraId="7423D899" w14:textId="77777777" w:rsidR="00000000" w:rsidRDefault="007C71EE">
      <w:pPr>
        <w:pStyle w:val="a"/>
        <w:ind w:left="720" w:firstLine="720"/>
        <w:rPr>
          <w:rFonts w:hint="eastAsia"/>
          <w:b/>
          <w:bCs/>
          <w:rtl/>
        </w:rPr>
      </w:pPr>
      <w:r>
        <w:rPr>
          <w:rFonts w:hint="cs"/>
          <w:rtl/>
        </w:rPr>
        <w:t xml:space="preserve"> </w:t>
      </w:r>
      <w:r>
        <w:rPr>
          <w:rFonts w:hint="cs"/>
          <w:rtl/>
        </w:rPr>
        <w:tab/>
      </w:r>
      <w:r>
        <w:rPr>
          <w:rFonts w:hint="cs"/>
          <w:rtl/>
        </w:rPr>
        <w:tab/>
      </w:r>
      <w:r>
        <w:rPr>
          <w:rtl/>
        </w:rPr>
        <w:tab/>
      </w:r>
      <w:r>
        <w:rPr>
          <w:rFonts w:hint="eastAsia"/>
          <w:b/>
          <w:bCs/>
          <w:rtl/>
        </w:rPr>
        <w:t>הצבעה</w:t>
      </w:r>
    </w:p>
    <w:p w14:paraId="1E39694F" w14:textId="77777777" w:rsidR="00000000" w:rsidRDefault="007C71EE">
      <w:pPr>
        <w:pStyle w:val="a"/>
        <w:ind w:left="720" w:firstLine="720"/>
        <w:rPr>
          <w:rFonts w:hint="cs"/>
          <w:b/>
          <w:bCs/>
          <w:rtl/>
        </w:rPr>
      </w:pPr>
    </w:p>
    <w:p w14:paraId="1B89BBC4" w14:textId="77777777" w:rsidR="00000000" w:rsidRDefault="007C71EE">
      <w:pPr>
        <w:pStyle w:val="a"/>
        <w:ind w:firstLine="720"/>
        <w:jc w:val="center"/>
        <w:rPr>
          <w:rFonts w:hint="cs"/>
          <w:rtl/>
        </w:rPr>
      </w:pPr>
      <w:r>
        <w:rPr>
          <w:rFonts w:hint="cs"/>
          <w:rtl/>
        </w:rPr>
        <w:t>ההסתייגות של קבוצת חבר הכנסת מוחמד ברכה, של קבוצת סיעת בל</w:t>
      </w:r>
      <w:r>
        <w:rPr>
          <w:rFonts w:hint="cs"/>
          <w:rtl/>
        </w:rPr>
        <w:t>"ד ושל חברי הכנסת טלב אלסאנע ומשה גפני לסעיף 32(16) לא נתקבלה.</w:t>
      </w:r>
    </w:p>
    <w:p w14:paraId="0DF50D4C" w14:textId="77777777" w:rsidR="00000000" w:rsidRDefault="007C71EE">
      <w:pPr>
        <w:pStyle w:val="a"/>
        <w:ind w:firstLine="720"/>
        <w:rPr>
          <w:rFonts w:hint="cs"/>
          <w:rtl/>
        </w:rPr>
      </w:pPr>
    </w:p>
    <w:p w14:paraId="0D0BCDD7" w14:textId="77777777" w:rsidR="00000000" w:rsidRDefault="007C71EE">
      <w:pPr>
        <w:pStyle w:val="ad"/>
        <w:rPr>
          <w:rtl/>
        </w:rPr>
      </w:pPr>
      <w:r>
        <w:rPr>
          <w:rtl/>
        </w:rPr>
        <w:t>היו"ר ראובן ריבלין:</w:t>
      </w:r>
    </w:p>
    <w:p w14:paraId="18E4718C" w14:textId="77777777" w:rsidR="00000000" w:rsidRDefault="007C71EE">
      <w:pPr>
        <w:pStyle w:val="a"/>
        <w:rPr>
          <w:rtl/>
        </w:rPr>
      </w:pPr>
    </w:p>
    <w:p w14:paraId="0EE4C36E" w14:textId="77777777" w:rsidR="00000000" w:rsidRDefault="007C71EE">
      <w:pPr>
        <w:pStyle w:val="a"/>
        <w:rPr>
          <w:rFonts w:hint="cs"/>
          <w:rtl/>
        </w:rPr>
      </w:pPr>
      <w:r>
        <w:rPr>
          <w:rFonts w:hint="cs"/>
          <w:rtl/>
        </w:rPr>
        <w:t xml:space="preserve">לא נתקבל, פשוט לא להאמין. </w:t>
      </w:r>
    </w:p>
    <w:p w14:paraId="792A15F2" w14:textId="77777777" w:rsidR="00000000" w:rsidRDefault="007C71EE">
      <w:pPr>
        <w:pStyle w:val="a"/>
        <w:rPr>
          <w:rFonts w:hint="cs"/>
          <w:rtl/>
        </w:rPr>
      </w:pPr>
    </w:p>
    <w:p w14:paraId="5E98CD96" w14:textId="77777777" w:rsidR="00000000" w:rsidRDefault="007C71EE">
      <w:pPr>
        <w:pStyle w:val="a"/>
        <w:rPr>
          <w:rFonts w:hint="cs"/>
          <w:rtl/>
        </w:rPr>
      </w:pPr>
      <w:r>
        <w:rPr>
          <w:rFonts w:hint="cs"/>
          <w:rtl/>
        </w:rPr>
        <w:t>קבוצת רצאבי ירדה.</w:t>
      </w:r>
    </w:p>
    <w:p w14:paraId="2713EA41" w14:textId="77777777" w:rsidR="00000000" w:rsidRDefault="007C71EE">
      <w:pPr>
        <w:pStyle w:val="a"/>
        <w:rPr>
          <w:rFonts w:hint="cs"/>
          <w:rtl/>
        </w:rPr>
      </w:pPr>
    </w:p>
    <w:p w14:paraId="420E95A2" w14:textId="77777777" w:rsidR="00000000" w:rsidRDefault="007C71EE">
      <w:pPr>
        <w:pStyle w:val="a"/>
        <w:rPr>
          <w:rFonts w:hint="cs"/>
          <w:rtl/>
        </w:rPr>
      </w:pPr>
      <w:r>
        <w:rPr>
          <w:rFonts w:hint="cs"/>
          <w:rtl/>
        </w:rPr>
        <w:t>חבר הכנסת גפני  לסעיף 32(17) - מי בעד? מי נגד? מי נמנע? תודה.</w:t>
      </w:r>
    </w:p>
    <w:p w14:paraId="448F2F68" w14:textId="77777777" w:rsidR="00000000" w:rsidRDefault="007C71EE">
      <w:pPr>
        <w:pStyle w:val="a"/>
        <w:rPr>
          <w:rFonts w:hint="cs"/>
          <w:rtl/>
        </w:rPr>
      </w:pPr>
    </w:p>
    <w:p w14:paraId="441A9487" w14:textId="77777777" w:rsidR="00000000" w:rsidRDefault="007C71EE">
      <w:pPr>
        <w:pStyle w:val="a"/>
        <w:rPr>
          <w:rFonts w:hint="cs"/>
          <w:rtl/>
        </w:rPr>
      </w:pPr>
    </w:p>
    <w:p w14:paraId="4AC0E086" w14:textId="77777777" w:rsidR="00000000" w:rsidRDefault="007C71EE">
      <w:pPr>
        <w:pStyle w:val="a"/>
        <w:rPr>
          <w:rFonts w:hint="cs"/>
          <w:rtl/>
        </w:rPr>
      </w:pPr>
    </w:p>
    <w:p w14:paraId="64725A95" w14:textId="77777777" w:rsidR="00000000" w:rsidRDefault="007C71EE">
      <w:pPr>
        <w:pStyle w:val="a"/>
        <w:rPr>
          <w:rFonts w:hint="cs"/>
          <w:rtl/>
        </w:rPr>
      </w:pPr>
    </w:p>
    <w:p w14:paraId="1209E12B" w14:textId="77777777" w:rsidR="00000000" w:rsidRDefault="007C71EE">
      <w:pPr>
        <w:pStyle w:val="a"/>
        <w:ind w:left="720" w:firstLine="720"/>
        <w:rPr>
          <w:rFonts w:hint="eastAsia"/>
          <w:b/>
          <w:bCs/>
          <w:rtl/>
        </w:rPr>
      </w:pPr>
      <w:r>
        <w:rPr>
          <w:rFonts w:hint="cs"/>
          <w:rtl/>
        </w:rPr>
        <w:tab/>
      </w:r>
      <w:r>
        <w:rPr>
          <w:rFonts w:hint="cs"/>
          <w:rtl/>
        </w:rPr>
        <w:tab/>
      </w:r>
      <w:r>
        <w:rPr>
          <w:rtl/>
        </w:rPr>
        <w:tab/>
      </w:r>
      <w:r>
        <w:rPr>
          <w:rFonts w:hint="eastAsia"/>
          <w:b/>
          <w:bCs/>
          <w:rtl/>
        </w:rPr>
        <w:t>הצבעה</w:t>
      </w:r>
    </w:p>
    <w:p w14:paraId="200FFCB3" w14:textId="77777777" w:rsidR="00000000" w:rsidRDefault="007C71EE">
      <w:pPr>
        <w:pStyle w:val="a"/>
        <w:ind w:left="720" w:firstLine="720"/>
        <w:rPr>
          <w:rFonts w:hint="cs"/>
          <w:b/>
          <w:bCs/>
          <w:rtl/>
        </w:rPr>
      </w:pPr>
    </w:p>
    <w:p w14:paraId="205E1CD8" w14:textId="77777777" w:rsidR="00000000" w:rsidRDefault="007C71EE">
      <w:pPr>
        <w:pStyle w:val="a"/>
        <w:ind w:left="720" w:firstLine="0"/>
        <w:rPr>
          <w:rFonts w:hint="cs"/>
          <w:rtl/>
        </w:rPr>
      </w:pPr>
      <w:r>
        <w:rPr>
          <w:rFonts w:hint="cs"/>
          <w:rtl/>
        </w:rPr>
        <w:t>ההסתייגות של חברי הכנסת משה גפני ורוני בריזון לס</w:t>
      </w:r>
      <w:r>
        <w:rPr>
          <w:rFonts w:hint="cs"/>
          <w:rtl/>
        </w:rPr>
        <w:t>עיף 32(17) לא נתקבלה.</w:t>
      </w:r>
    </w:p>
    <w:p w14:paraId="55855EB0" w14:textId="77777777" w:rsidR="00000000" w:rsidRDefault="007C71EE">
      <w:pPr>
        <w:pStyle w:val="ad"/>
        <w:rPr>
          <w:rFonts w:hint="cs"/>
          <w:rtl/>
        </w:rPr>
      </w:pPr>
    </w:p>
    <w:p w14:paraId="788E6611" w14:textId="77777777" w:rsidR="00000000" w:rsidRDefault="007C71EE">
      <w:pPr>
        <w:pStyle w:val="ad"/>
        <w:rPr>
          <w:rtl/>
        </w:rPr>
      </w:pPr>
      <w:r>
        <w:rPr>
          <w:rtl/>
        </w:rPr>
        <w:t>היו"ר ראובן ריבלין:</w:t>
      </w:r>
    </w:p>
    <w:p w14:paraId="09EE9C1B" w14:textId="77777777" w:rsidR="00000000" w:rsidRDefault="007C71EE">
      <w:pPr>
        <w:pStyle w:val="a"/>
        <w:rPr>
          <w:rtl/>
        </w:rPr>
      </w:pPr>
    </w:p>
    <w:p w14:paraId="21E76A16" w14:textId="77777777" w:rsidR="00000000" w:rsidRDefault="007C71EE">
      <w:pPr>
        <w:pStyle w:val="a"/>
        <w:ind w:firstLine="720"/>
        <w:rPr>
          <w:rFonts w:hint="cs"/>
          <w:rtl/>
        </w:rPr>
      </w:pPr>
      <w:r>
        <w:rPr>
          <w:rFonts w:hint="cs"/>
          <w:rtl/>
        </w:rPr>
        <w:t xml:space="preserve">חבר הכנסת גפני, כל כך הרבה הסתייגויות. פעם אחת צריך להצביע בעדך, אני חושב. לא נתקבל. </w:t>
      </w:r>
    </w:p>
    <w:p w14:paraId="45DDA343" w14:textId="77777777" w:rsidR="00000000" w:rsidRDefault="007C71EE">
      <w:pPr>
        <w:pStyle w:val="a"/>
        <w:ind w:firstLine="720"/>
        <w:rPr>
          <w:rFonts w:hint="cs"/>
          <w:rtl/>
        </w:rPr>
      </w:pPr>
    </w:p>
    <w:p w14:paraId="62CD0FF0" w14:textId="77777777" w:rsidR="00000000" w:rsidRDefault="007C71EE">
      <w:pPr>
        <w:pStyle w:val="a"/>
        <w:ind w:firstLine="720"/>
        <w:rPr>
          <w:rFonts w:hint="cs"/>
          <w:rtl/>
        </w:rPr>
      </w:pPr>
      <w:r>
        <w:rPr>
          <w:rFonts w:hint="cs"/>
          <w:rtl/>
        </w:rPr>
        <w:t xml:space="preserve">לסעיף 32(18), קבוצת רצאבי וחבר הכנסת גפני </w:t>
      </w:r>
      <w:r>
        <w:rPr>
          <w:rtl/>
        </w:rPr>
        <w:t>–</w:t>
      </w:r>
      <w:r>
        <w:rPr>
          <w:rFonts w:hint="cs"/>
          <w:rtl/>
        </w:rPr>
        <w:t xml:space="preserve"> מי בעד? מי נגד? מי נמנע? תודה. </w:t>
      </w:r>
    </w:p>
    <w:p w14:paraId="6FE958C7" w14:textId="77777777" w:rsidR="00000000" w:rsidRDefault="007C71EE">
      <w:pPr>
        <w:pStyle w:val="a"/>
        <w:ind w:firstLine="720"/>
        <w:rPr>
          <w:rFonts w:hint="cs"/>
          <w:rtl/>
        </w:rPr>
      </w:pPr>
    </w:p>
    <w:p w14:paraId="65FFCE64" w14:textId="77777777" w:rsidR="00000000" w:rsidRDefault="007C71EE">
      <w:pPr>
        <w:pStyle w:val="a"/>
        <w:ind w:firstLine="720"/>
        <w:rPr>
          <w:rFonts w:hint="eastAsia"/>
          <w:b/>
          <w:bCs/>
          <w:rtl/>
        </w:rPr>
      </w:pPr>
      <w:r>
        <w:rPr>
          <w:rFonts w:hint="cs"/>
          <w:rtl/>
        </w:rPr>
        <w:tab/>
      </w:r>
      <w:r>
        <w:rPr>
          <w:rFonts w:hint="cs"/>
          <w:rtl/>
        </w:rPr>
        <w:tab/>
      </w:r>
      <w:r>
        <w:rPr>
          <w:rFonts w:hint="cs"/>
          <w:rtl/>
        </w:rPr>
        <w:tab/>
      </w:r>
      <w:r>
        <w:rPr>
          <w:rFonts w:hint="cs"/>
          <w:rtl/>
        </w:rPr>
        <w:tab/>
      </w:r>
      <w:r>
        <w:rPr>
          <w:rFonts w:hint="eastAsia"/>
          <w:b/>
          <w:bCs/>
          <w:rtl/>
        </w:rPr>
        <w:t>הצבעה</w:t>
      </w:r>
    </w:p>
    <w:p w14:paraId="219DB529" w14:textId="77777777" w:rsidR="00000000" w:rsidRDefault="007C71EE">
      <w:pPr>
        <w:pStyle w:val="a"/>
        <w:ind w:firstLine="720"/>
        <w:rPr>
          <w:rFonts w:hint="cs"/>
          <w:b/>
          <w:bCs/>
          <w:rtl/>
        </w:rPr>
      </w:pPr>
    </w:p>
    <w:p w14:paraId="3A3BAFC6" w14:textId="77777777" w:rsidR="00000000" w:rsidRDefault="007C71EE">
      <w:pPr>
        <w:pStyle w:val="a"/>
        <w:jc w:val="center"/>
        <w:rPr>
          <w:rFonts w:hint="cs"/>
          <w:rtl/>
        </w:rPr>
      </w:pPr>
      <w:r>
        <w:rPr>
          <w:rFonts w:hint="cs"/>
          <w:rtl/>
        </w:rPr>
        <w:t>ההסתייגות של קבוצת חבר הכנסת אהוד רצא</w:t>
      </w:r>
      <w:r>
        <w:rPr>
          <w:rFonts w:hint="cs"/>
          <w:rtl/>
        </w:rPr>
        <w:t xml:space="preserve">בי ושל חבר הכנסת משה גפני לסעיף </w:t>
      </w:r>
      <w:r>
        <w:rPr>
          <w:rtl/>
        </w:rPr>
        <w:br/>
      </w:r>
      <w:r>
        <w:rPr>
          <w:rFonts w:hint="cs"/>
          <w:rtl/>
        </w:rPr>
        <w:t>32(18) לא נתקבלה.</w:t>
      </w:r>
    </w:p>
    <w:p w14:paraId="1ED31C84" w14:textId="77777777" w:rsidR="00000000" w:rsidRDefault="007C71EE">
      <w:pPr>
        <w:pStyle w:val="a"/>
        <w:rPr>
          <w:rFonts w:hint="cs"/>
          <w:rtl/>
        </w:rPr>
      </w:pPr>
    </w:p>
    <w:p w14:paraId="23F9C8C6" w14:textId="77777777" w:rsidR="00000000" w:rsidRDefault="007C71EE">
      <w:pPr>
        <w:pStyle w:val="ad"/>
        <w:rPr>
          <w:rtl/>
        </w:rPr>
      </w:pPr>
      <w:r>
        <w:rPr>
          <w:rtl/>
        </w:rPr>
        <w:t>היו"ר ראובן ריבלין:</w:t>
      </w:r>
    </w:p>
    <w:p w14:paraId="40981F15" w14:textId="77777777" w:rsidR="00000000" w:rsidRDefault="007C71EE">
      <w:pPr>
        <w:pStyle w:val="a"/>
        <w:rPr>
          <w:rtl/>
        </w:rPr>
      </w:pPr>
    </w:p>
    <w:p w14:paraId="26ED4997" w14:textId="77777777" w:rsidR="00000000" w:rsidRDefault="007C71EE">
      <w:pPr>
        <w:pStyle w:val="a"/>
        <w:rPr>
          <w:rFonts w:hint="cs"/>
          <w:rtl/>
        </w:rPr>
      </w:pPr>
      <w:r>
        <w:rPr>
          <w:rFonts w:hint="cs"/>
          <w:rtl/>
        </w:rPr>
        <w:t xml:space="preserve">לא נתקבל. </w:t>
      </w:r>
    </w:p>
    <w:p w14:paraId="782CDAFA" w14:textId="77777777" w:rsidR="00000000" w:rsidRDefault="007C71EE">
      <w:pPr>
        <w:pStyle w:val="a"/>
        <w:rPr>
          <w:rFonts w:hint="cs"/>
          <w:rtl/>
        </w:rPr>
      </w:pPr>
    </w:p>
    <w:p w14:paraId="6BD9A0B4" w14:textId="77777777" w:rsidR="00000000" w:rsidRDefault="007C71EE">
      <w:pPr>
        <w:pStyle w:val="a"/>
        <w:rPr>
          <w:rFonts w:hint="cs"/>
          <w:rtl/>
        </w:rPr>
      </w:pPr>
      <w:r>
        <w:rPr>
          <w:rFonts w:hint="cs"/>
          <w:rtl/>
        </w:rPr>
        <w:t xml:space="preserve">לסעיף 32(19), קבוצת ברכה, בל"ד, טלב אלסאנע וגפני </w:t>
      </w:r>
      <w:r>
        <w:rPr>
          <w:rtl/>
        </w:rPr>
        <w:t>–</w:t>
      </w:r>
      <w:r>
        <w:rPr>
          <w:rFonts w:hint="cs"/>
          <w:rtl/>
        </w:rPr>
        <w:t xml:space="preserve"> מי בעד? מי נגד? מי נמנע? תודה.</w:t>
      </w:r>
    </w:p>
    <w:p w14:paraId="16F70B36" w14:textId="77777777" w:rsidR="00000000" w:rsidRDefault="007C71EE">
      <w:pPr>
        <w:pStyle w:val="a"/>
        <w:rPr>
          <w:rFonts w:hint="cs"/>
          <w:rtl/>
        </w:rPr>
      </w:pPr>
    </w:p>
    <w:p w14:paraId="1E75C6CC" w14:textId="77777777" w:rsidR="00000000" w:rsidRDefault="007C71EE">
      <w:pPr>
        <w:pStyle w:val="a"/>
        <w:ind w:firstLine="720"/>
        <w:rPr>
          <w:rFonts w:hint="eastAsia"/>
          <w:b/>
          <w:bCs/>
          <w:rtl/>
        </w:rPr>
      </w:pPr>
      <w:r>
        <w:rPr>
          <w:rFonts w:hint="cs"/>
          <w:rtl/>
        </w:rPr>
        <w:tab/>
      </w:r>
      <w:r>
        <w:rPr>
          <w:rFonts w:hint="cs"/>
          <w:rtl/>
        </w:rPr>
        <w:tab/>
      </w:r>
      <w:r>
        <w:rPr>
          <w:rFonts w:hint="cs"/>
          <w:rtl/>
        </w:rPr>
        <w:tab/>
      </w:r>
      <w:r>
        <w:rPr>
          <w:rFonts w:hint="cs"/>
          <w:rtl/>
        </w:rPr>
        <w:tab/>
      </w:r>
      <w:r>
        <w:rPr>
          <w:rFonts w:hint="eastAsia"/>
          <w:b/>
          <w:bCs/>
          <w:rtl/>
        </w:rPr>
        <w:t>הצבעה</w:t>
      </w:r>
    </w:p>
    <w:p w14:paraId="27585215" w14:textId="77777777" w:rsidR="00000000" w:rsidRDefault="007C71EE">
      <w:pPr>
        <w:pStyle w:val="a"/>
        <w:rPr>
          <w:rFonts w:hint="cs"/>
          <w:rtl/>
        </w:rPr>
      </w:pPr>
    </w:p>
    <w:p w14:paraId="0251BE88" w14:textId="77777777" w:rsidR="00000000" w:rsidRDefault="007C71EE">
      <w:pPr>
        <w:pStyle w:val="a"/>
        <w:ind w:firstLine="0"/>
        <w:jc w:val="center"/>
        <w:rPr>
          <w:rFonts w:hint="cs"/>
          <w:rtl/>
        </w:rPr>
      </w:pPr>
      <w:r>
        <w:rPr>
          <w:rFonts w:hint="cs"/>
          <w:rtl/>
        </w:rPr>
        <w:t>ההסתייגות של קבוצת חבר הכנסת מוחמד ברכה, של קבוצת סיעת בל"ד ושל חברי הכנסת טל</w:t>
      </w:r>
      <w:r>
        <w:rPr>
          <w:rFonts w:hint="cs"/>
          <w:rtl/>
        </w:rPr>
        <w:t>ב אלסאנע ומשה גפני לסעיף 32(19) לא נתקבלה.</w:t>
      </w:r>
    </w:p>
    <w:p w14:paraId="15072526" w14:textId="77777777" w:rsidR="00000000" w:rsidRDefault="007C71EE">
      <w:pPr>
        <w:pStyle w:val="a"/>
        <w:ind w:firstLine="0"/>
        <w:jc w:val="center"/>
        <w:rPr>
          <w:rFonts w:hint="cs"/>
          <w:rtl/>
        </w:rPr>
      </w:pPr>
    </w:p>
    <w:p w14:paraId="4E28F00F" w14:textId="77777777" w:rsidR="00000000" w:rsidRDefault="007C71EE">
      <w:pPr>
        <w:pStyle w:val="ad"/>
        <w:rPr>
          <w:rtl/>
        </w:rPr>
      </w:pPr>
      <w:r>
        <w:rPr>
          <w:rtl/>
        </w:rPr>
        <w:t>היו"ר ראובן ריבלין:</w:t>
      </w:r>
    </w:p>
    <w:p w14:paraId="138E4459" w14:textId="77777777" w:rsidR="00000000" w:rsidRDefault="007C71EE">
      <w:pPr>
        <w:pStyle w:val="a"/>
        <w:rPr>
          <w:rtl/>
        </w:rPr>
      </w:pPr>
    </w:p>
    <w:p w14:paraId="53E0B617" w14:textId="77777777" w:rsidR="00000000" w:rsidRDefault="007C71EE">
      <w:pPr>
        <w:pStyle w:val="a"/>
        <w:rPr>
          <w:rFonts w:hint="cs"/>
          <w:rtl/>
        </w:rPr>
      </w:pPr>
      <w:r>
        <w:rPr>
          <w:rFonts w:hint="cs"/>
          <w:rtl/>
        </w:rPr>
        <w:t xml:space="preserve">לא נתקבל. </w:t>
      </w:r>
    </w:p>
    <w:p w14:paraId="6EB66D30" w14:textId="77777777" w:rsidR="00000000" w:rsidRDefault="007C71EE">
      <w:pPr>
        <w:pStyle w:val="a"/>
        <w:rPr>
          <w:rFonts w:hint="cs"/>
          <w:rtl/>
        </w:rPr>
      </w:pPr>
    </w:p>
    <w:p w14:paraId="6787CCA9" w14:textId="77777777" w:rsidR="00000000" w:rsidRDefault="007C71EE">
      <w:pPr>
        <w:pStyle w:val="a"/>
        <w:rPr>
          <w:rFonts w:hint="cs"/>
          <w:rtl/>
        </w:rPr>
      </w:pPr>
      <w:r>
        <w:rPr>
          <w:rFonts w:hint="cs"/>
          <w:rtl/>
        </w:rPr>
        <w:t xml:space="preserve">בריזון. </w:t>
      </w:r>
    </w:p>
    <w:p w14:paraId="5FC363E8" w14:textId="77777777" w:rsidR="00000000" w:rsidRDefault="007C71EE">
      <w:pPr>
        <w:pStyle w:val="a"/>
        <w:rPr>
          <w:rFonts w:hint="cs"/>
          <w:rtl/>
        </w:rPr>
      </w:pPr>
    </w:p>
    <w:p w14:paraId="65DCA66D" w14:textId="77777777" w:rsidR="00000000" w:rsidRDefault="007C71EE">
      <w:pPr>
        <w:pStyle w:val="a"/>
        <w:rPr>
          <w:rFonts w:hint="cs"/>
          <w:rtl/>
        </w:rPr>
      </w:pPr>
      <w:r>
        <w:rPr>
          <w:rFonts w:hint="cs"/>
          <w:rtl/>
        </w:rPr>
        <w:t xml:space="preserve">קבוצת יצחק כהן </w:t>
      </w:r>
      <w:r>
        <w:rPr>
          <w:rtl/>
        </w:rPr>
        <w:t>–</w:t>
      </w:r>
      <w:r>
        <w:rPr>
          <w:rFonts w:hint="cs"/>
          <w:rtl/>
        </w:rPr>
        <w:t xml:space="preserve"> מי בעד? מי נגד? מי נמנע? תודה.</w:t>
      </w:r>
    </w:p>
    <w:p w14:paraId="5CE99A0F" w14:textId="77777777" w:rsidR="00000000" w:rsidRDefault="007C71EE">
      <w:pPr>
        <w:pStyle w:val="a"/>
        <w:rPr>
          <w:rFonts w:hint="cs"/>
          <w:rtl/>
        </w:rPr>
      </w:pPr>
    </w:p>
    <w:p w14:paraId="08C811F6" w14:textId="77777777" w:rsidR="00000000" w:rsidRDefault="007C71EE">
      <w:pPr>
        <w:pStyle w:val="a"/>
        <w:ind w:firstLine="720"/>
        <w:rPr>
          <w:rFonts w:hint="eastAsia"/>
          <w:b/>
          <w:bCs/>
          <w:rtl/>
        </w:rPr>
      </w:pPr>
      <w:r>
        <w:rPr>
          <w:rFonts w:hint="cs"/>
          <w:rtl/>
        </w:rPr>
        <w:tab/>
      </w:r>
      <w:r>
        <w:rPr>
          <w:rFonts w:hint="cs"/>
          <w:rtl/>
        </w:rPr>
        <w:tab/>
      </w:r>
      <w:r>
        <w:rPr>
          <w:rFonts w:hint="cs"/>
          <w:rtl/>
        </w:rPr>
        <w:tab/>
      </w:r>
      <w:r>
        <w:rPr>
          <w:rFonts w:hint="cs"/>
          <w:rtl/>
        </w:rPr>
        <w:tab/>
      </w:r>
      <w:r>
        <w:rPr>
          <w:rFonts w:hint="eastAsia"/>
          <w:b/>
          <w:bCs/>
          <w:rtl/>
        </w:rPr>
        <w:t>הצבעה</w:t>
      </w:r>
    </w:p>
    <w:p w14:paraId="7E65BC0B" w14:textId="77777777" w:rsidR="00000000" w:rsidRDefault="007C71EE">
      <w:pPr>
        <w:pStyle w:val="a"/>
        <w:ind w:firstLine="720"/>
        <w:rPr>
          <w:rFonts w:hint="cs"/>
          <w:b/>
          <w:bCs/>
          <w:rtl/>
        </w:rPr>
      </w:pPr>
    </w:p>
    <w:p w14:paraId="1FEBDC3F" w14:textId="77777777" w:rsidR="00000000" w:rsidRDefault="007C71EE">
      <w:pPr>
        <w:pStyle w:val="a"/>
        <w:ind w:firstLine="720"/>
        <w:rPr>
          <w:rFonts w:hint="cs"/>
          <w:rtl/>
        </w:rPr>
      </w:pPr>
      <w:r>
        <w:rPr>
          <w:rFonts w:hint="cs"/>
          <w:rtl/>
        </w:rPr>
        <w:t>ההסתייגות של קבוצת חבר הכנסת יצחק כהן לסעיף 32(19) לא נתקבלה.</w:t>
      </w:r>
    </w:p>
    <w:p w14:paraId="366D263E" w14:textId="77777777" w:rsidR="00000000" w:rsidRDefault="007C71EE">
      <w:pPr>
        <w:pStyle w:val="a"/>
        <w:ind w:firstLine="720"/>
        <w:rPr>
          <w:rFonts w:hint="cs"/>
          <w:rtl/>
        </w:rPr>
      </w:pPr>
    </w:p>
    <w:p w14:paraId="1460EBB2" w14:textId="77777777" w:rsidR="00000000" w:rsidRDefault="007C71EE">
      <w:pPr>
        <w:pStyle w:val="a"/>
        <w:ind w:firstLine="720"/>
        <w:rPr>
          <w:rFonts w:hint="cs"/>
          <w:rtl/>
        </w:rPr>
      </w:pPr>
    </w:p>
    <w:p w14:paraId="653ED6F7" w14:textId="77777777" w:rsidR="00000000" w:rsidRDefault="007C71EE">
      <w:pPr>
        <w:pStyle w:val="a"/>
        <w:ind w:firstLine="720"/>
        <w:rPr>
          <w:rFonts w:hint="cs"/>
          <w:rtl/>
        </w:rPr>
      </w:pPr>
    </w:p>
    <w:p w14:paraId="36C9B0A0" w14:textId="77777777" w:rsidR="00000000" w:rsidRDefault="007C71EE">
      <w:pPr>
        <w:pStyle w:val="ad"/>
        <w:rPr>
          <w:rtl/>
        </w:rPr>
      </w:pPr>
      <w:r>
        <w:rPr>
          <w:rtl/>
        </w:rPr>
        <w:t>היו"ר ראובן ריבלין:</w:t>
      </w:r>
    </w:p>
    <w:p w14:paraId="7289BD5E" w14:textId="77777777" w:rsidR="00000000" w:rsidRDefault="007C71EE">
      <w:pPr>
        <w:pStyle w:val="a"/>
        <w:rPr>
          <w:rtl/>
        </w:rPr>
      </w:pPr>
    </w:p>
    <w:p w14:paraId="2932B7C9" w14:textId="77777777" w:rsidR="00000000" w:rsidRDefault="007C71EE">
      <w:pPr>
        <w:pStyle w:val="a"/>
        <w:rPr>
          <w:rFonts w:hint="cs"/>
          <w:rtl/>
        </w:rPr>
      </w:pPr>
      <w:r>
        <w:rPr>
          <w:rFonts w:hint="cs"/>
          <w:rtl/>
        </w:rPr>
        <w:t xml:space="preserve">לא נתקבל. </w:t>
      </w:r>
    </w:p>
    <w:p w14:paraId="19C15E95" w14:textId="77777777" w:rsidR="00000000" w:rsidRDefault="007C71EE">
      <w:pPr>
        <w:pStyle w:val="a"/>
        <w:rPr>
          <w:rFonts w:hint="cs"/>
          <w:rtl/>
        </w:rPr>
      </w:pPr>
    </w:p>
    <w:p w14:paraId="2A563553" w14:textId="77777777" w:rsidR="00000000" w:rsidRDefault="007C71EE">
      <w:pPr>
        <w:pStyle w:val="a"/>
        <w:rPr>
          <w:rFonts w:hint="cs"/>
          <w:rtl/>
        </w:rPr>
      </w:pPr>
      <w:r>
        <w:rPr>
          <w:rFonts w:hint="cs"/>
          <w:rtl/>
        </w:rPr>
        <w:t>לסעיף 32(20</w:t>
      </w:r>
      <w:r>
        <w:rPr>
          <w:rFonts w:hint="cs"/>
          <w:rtl/>
        </w:rPr>
        <w:t xml:space="preserve">), יצחק כהן </w:t>
      </w:r>
      <w:r>
        <w:rPr>
          <w:rtl/>
        </w:rPr>
        <w:t>–</w:t>
      </w:r>
      <w:r>
        <w:rPr>
          <w:rFonts w:hint="cs"/>
          <w:rtl/>
        </w:rPr>
        <w:t xml:space="preserve"> מי בעד? מי נגד? מי נמנע? תודה.</w:t>
      </w:r>
    </w:p>
    <w:p w14:paraId="484877A9" w14:textId="77777777" w:rsidR="00000000" w:rsidRDefault="007C71EE">
      <w:pPr>
        <w:pStyle w:val="a"/>
        <w:rPr>
          <w:rFonts w:hint="cs"/>
          <w:rtl/>
        </w:rPr>
      </w:pPr>
    </w:p>
    <w:p w14:paraId="1F236550" w14:textId="77777777" w:rsidR="00000000" w:rsidRDefault="007C71EE">
      <w:pPr>
        <w:pStyle w:val="a"/>
        <w:ind w:firstLine="720"/>
        <w:rPr>
          <w:rFonts w:hint="eastAsia"/>
          <w:b/>
          <w:bCs/>
          <w:rtl/>
        </w:rPr>
      </w:pPr>
      <w:r>
        <w:rPr>
          <w:rFonts w:hint="cs"/>
          <w:rtl/>
        </w:rPr>
        <w:tab/>
      </w:r>
      <w:r>
        <w:rPr>
          <w:rFonts w:hint="cs"/>
          <w:rtl/>
        </w:rPr>
        <w:tab/>
      </w:r>
      <w:r>
        <w:rPr>
          <w:rFonts w:hint="cs"/>
          <w:rtl/>
        </w:rPr>
        <w:tab/>
      </w:r>
      <w:r>
        <w:rPr>
          <w:rFonts w:hint="cs"/>
          <w:rtl/>
        </w:rPr>
        <w:tab/>
      </w:r>
      <w:r>
        <w:rPr>
          <w:rFonts w:hint="eastAsia"/>
          <w:b/>
          <w:bCs/>
          <w:rtl/>
        </w:rPr>
        <w:t>הצבעה</w:t>
      </w:r>
    </w:p>
    <w:p w14:paraId="2BF27C84" w14:textId="77777777" w:rsidR="00000000" w:rsidRDefault="007C71EE">
      <w:pPr>
        <w:pStyle w:val="a"/>
        <w:ind w:firstLine="720"/>
        <w:rPr>
          <w:rFonts w:hint="cs"/>
          <w:b/>
          <w:bCs/>
          <w:rtl/>
        </w:rPr>
      </w:pPr>
    </w:p>
    <w:p w14:paraId="109F8E40" w14:textId="77777777" w:rsidR="00000000" w:rsidRDefault="007C71EE">
      <w:pPr>
        <w:pStyle w:val="a"/>
        <w:ind w:firstLine="720"/>
        <w:jc w:val="center"/>
        <w:rPr>
          <w:rFonts w:hint="cs"/>
          <w:rtl/>
        </w:rPr>
      </w:pPr>
      <w:r>
        <w:rPr>
          <w:rFonts w:hint="cs"/>
          <w:rtl/>
        </w:rPr>
        <w:t>ההסתייגות של חבר הכנסת  יצחק כהן לסעיף 32(20) לא נתקבלה.</w:t>
      </w:r>
    </w:p>
    <w:p w14:paraId="5420ECDD" w14:textId="77777777" w:rsidR="00000000" w:rsidRDefault="007C71EE">
      <w:pPr>
        <w:pStyle w:val="a"/>
        <w:rPr>
          <w:rFonts w:hint="cs"/>
          <w:rtl/>
        </w:rPr>
      </w:pPr>
    </w:p>
    <w:p w14:paraId="0E2BBC4B" w14:textId="77777777" w:rsidR="00000000" w:rsidRDefault="007C71EE">
      <w:pPr>
        <w:pStyle w:val="ad"/>
        <w:rPr>
          <w:rtl/>
        </w:rPr>
      </w:pPr>
      <w:r>
        <w:rPr>
          <w:rtl/>
        </w:rPr>
        <w:t>היו"ר ראובן ריבלין:</w:t>
      </w:r>
    </w:p>
    <w:p w14:paraId="3EE35333" w14:textId="77777777" w:rsidR="00000000" w:rsidRDefault="007C71EE">
      <w:pPr>
        <w:pStyle w:val="a"/>
        <w:rPr>
          <w:rtl/>
        </w:rPr>
      </w:pPr>
    </w:p>
    <w:p w14:paraId="31FBB015" w14:textId="77777777" w:rsidR="00000000" w:rsidRDefault="007C71EE">
      <w:pPr>
        <w:pStyle w:val="a"/>
        <w:rPr>
          <w:rFonts w:hint="cs"/>
          <w:rtl/>
        </w:rPr>
      </w:pPr>
      <w:r>
        <w:rPr>
          <w:rFonts w:hint="cs"/>
          <w:rtl/>
        </w:rPr>
        <w:t xml:space="preserve">לא נתקבל. </w:t>
      </w:r>
    </w:p>
    <w:p w14:paraId="1F9EE654" w14:textId="77777777" w:rsidR="00000000" w:rsidRDefault="007C71EE">
      <w:pPr>
        <w:pStyle w:val="a"/>
        <w:rPr>
          <w:rFonts w:hint="cs"/>
          <w:rtl/>
        </w:rPr>
      </w:pPr>
    </w:p>
    <w:p w14:paraId="2DF6F00B" w14:textId="77777777" w:rsidR="00000000" w:rsidRDefault="007C71EE">
      <w:pPr>
        <w:pStyle w:val="a"/>
        <w:rPr>
          <w:rFonts w:hint="cs"/>
          <w:rtl/>
        </w:rPr>
      </w:pPr>
      <w:r>
        <w:rPr>
          <w:rFonts w:hint="cs"/>
          <w:rtl/>
        </w:rPr>
        <w:t xml:space="preserve">לסעיף 32(21), קבוצת ברכה, בל"ד, אלסאנע וגפני </w:t>
      </w:r>
      <w:r>
        <w:rPr>
          <w:rtl/>
        </w:rPr>
        <w:t>–</w:t>
      </w:r>
      <w:r>
        <w:rPr>
          <w:rFonts w:hint="cs"/>
          <w:rtl/>
        </w:rPr>
        <w:t xml:space="preserve"> מי בעד? מי נגד? מי נמנע? תודה.</w:t>
      </w:r>
    </w:p>
    <w:p w14:paraId="7563B36E" w14:textId="77777777" w:rsidR="00000000" w:rsidRDefault="007C71EE">
      <w:pPr>
        <w:pStyle w:val="a"/>
        <w:rPr>
          <w:rFonts w:hint="cs"/>
          <w:rtl/>
        </w:rPr>
      </w:pPr>
    </w:p>
    <w:p w14:paraId="0CE77036" w14:textId="77777777" w:rsidR="00000000" w:rsidRDefault="007C71EE">
      <w:pPr>
        <w:pStyle w:val="a"/>
        <w:ind w:firstLine="720"/>
        <w:rPr>
          <w:rFonts w:hint="eastAsia"/>
          <w:b/>
          <w:bCs/>
          <w:rtl/>
        </w:rPr>
      </w:pPr>
      <w:r>
        <w:rPr>
          <w:rFonts w:hint="cs"/>
          <w:rtl/>
        </w:rPr>
        <w:tab/>
      </w:r>
      <w:r>
        <w:rPr>
          <w:rFonts w:hint="cs"/>
          <w:rtl/>
        </w:rPr>
        <w:tab/>
      </w:r>
      <w:r>
        <w:rPr>
          <w:rFonts w:hint="cs"/>
          <w:rtl/>
        </w:rPr>
        <w:tab/>
      </w:r>
      <w:r>
        <w:rPr>
          <w:rFonts w:hint="cs"/>
          <w:rtl/>
        </w:rPr>
        <w:tab/>
      </w:r>
      <w:r>
        <w:rPr>
          <w:rFonts w:hint="cs"/>
          <w:rtl/>
        </w:rPr>
        <w:tab/>
      </w:r>
      <w:r>
        <w:rPr>
          <w:rFonts w:hint="eastAsia"/>
          <w:b/>
          <w:bCs/>
          <w:rtl/>
        </w:rPr>
        <w:t>הצבעה</w:t>
      </w:r>
    </w:p>
    <w:p w14:paraId="25C874CD" w14:textId="77777777" w:rsidR="00000000" w:rsidRDefault="007C71EE">
      <w:pPr>
        <w:pStyle w:val="a"/>
        <w:ind w:firstLine="720"/>
        <w:rPr>
          <w:rFonts w:hint="cs"/>
          <w:b/>
          <w:bCs/>
          <w:rtl/>
        </w:rPr>
      </w:pPr>
    </w:p>
    <w:p w14:paraId="1635A442" w14:textId="77777777" w:rsidR="00000000" w:rsidRDefault="007C71EE">
      <w:pPr>
        <w:pStyle w:val="a"/>
        <w:ind w:firstLine="720"/>
        <w:jc w:val="center"/>
        <w:rPr>
          <w:rFonts w:hint="cs"/>
          <w:rtl/>
        </w:rPr>
      </w:pPr>
      <w:r>
        <w:rPr>
          <w:rFonts w:hint="cs"/>
          <w:rtl/>
        </w:rPr>
        <w:t>ההסתייגות של קבוצ</w:t>
      </w:r>
      <w:r>
        <w:rPr>
          <w:rFonts w:hint="cs"/>
          <w:rtl/>
        </w:rPr>
        <w:t>ת חבר הכנסת מוחמד ברכה, של קבוצת סיעת בל"ד ושל חברי הכנסת טלב אלסאנע, רוני בריזון ומשה גפני לסעיף 32(21) לא נתקבלה.</w:t>
      </w:r>
    </w:p>
    <w:p w14:paraId="22EB2BE7" w14:textId="77777777" w:rsidR="00000000" w:rsidRDefault="007C71EE">
      <w:pPr>
        <w:pStyle w:val="a"/>
        <w:ind w:firstLine="720"/>
        <w:rPr>
          <w:rFonts w:hint="cs"/>
          <w:rtl/>
        </w:rPr>
      </w:pPr>
    </w:p>
    <w:p w14:paraId="3300120A" w14:textId="77777777" w:rsidR="00000000" w:rsidRDefault="007C71EE">
      <w:pPr>
        <w:pStyle w:val="ad"/>
        <w:rPr>
          <w:rtl/>
        </w:rPr>
      </w:pPr>
      <w:r>
        <w:rPr>
          <w:rtl/>
        </w:rPr>
        <w:t>היו"ר ראובן ריבלין:</w:t>
      </w:r>
    </w:p>
    <w:p w14:paraId="24C0CA4C" w14:textId="77777777" w:rsidR="00000000" w:rsidRDefault="007C71EE">
      <w:pPr>
        <w:pStyle w:val="a"/>
        <w:rPr>
          <w:rtl/>
        </w:rPr>
      </w:pPr>
    </w:p>
    <w:p w14:paraId="131D9616" w14:textId="77777777" w:rsidR="00000000" w:rsidRDefault="007C71EE">
      <w:pPr>
        <w:pStyle w:val="a"/>
        <w:rPr>
          <w:rFonts w:hint="cs"/>
          <w:rtl/>
        </w:rPr>
      </w:pPr>
      <w:r>
        <w:rPr>
          <w:rFonts w:hint="cs"/>
          <w:rtl/>
        </w:rPr>
        <w:t xml:space="preserve">לא נתקבל. </w:t>
      </w:r>
    </w:p>
    <w:p w14:paraId="7113809D" w14:textId="77777777" w:rsidR="00000000" w:rsidRDefault="007C71EE">
      <w:pPr>
        <w:pStyle w:val="a"/>
        <w:rPr>
          <w:rFonts w:hint="cs"/>
          <w:rtl/>
        </w:rPr>
      </w:pPr>
    </w:p>
    <w:p w14:paraId="1439F0D6" w14:textId="77777777" w:rsidR="00000000" w:rsidRDefault="007C71EE">
      <w:pPr>
        <w:pStyle w:val="a"/>
        <w:rPr>
          <w:rFonts w:hint="cs"/>
          <w:rtl/>
        </w:rPr>
      </w:pPr>
      <w:r>
        <w:rPr>
          <w:rFonts w:hint="cs"/>
          <w:rtl/>
        </w:rPr>
        <w:t xml:space="preserve">לסעיף 32(22), גפני </w:t>
      </w:r>
      <w:r>
        <w:rPr>
          <w:rtl/>
        </w:rPr>
        <w:t>–</w:t>
      </w:r>
      <w:r>
        <w:rPr>
          <w:rFonts w:hint="cs"/>
          <w:rtl/>
        </w:rPr>
        <w:t xml:space="preserve"> מי בעד? מי נגד? מי נמנע? תודה.</w:t>
      </w:r>
    </w:p>
    <w:p w14:paraId="0DD90781" w14:textId="77777777" w:rsidR="00000000" w:rsidRDefault="007C71EE">
      <w:pPr>
        <w:pStyle w:val="a"/>
        <w:rPr>
          <w:rFonts w:hint="cs"/>
          <w:rtl/>
        </w:rPr>
      </w:pPr>
    </w:p>
    <w:p w14:paraId="5A019775" w14:textId="77777777" w:rsidR="00000000" w:rsidRDefault="007C71EE">
      <w:pPr>
        <w:pStyle w:val="a"/>
        <w:ind w:firstLine="720"/>
        <w:rPr>
          <w:rFonts w:hint="eastAsia"/>
          <w:b/>
          <w:bCs/>
          <w:rtl/>
        </w:rPr>
      </w:pPr>
      <w:r>
        <w:rPr>
          <w:rFonts w:hint="cs"/>
          <w:rtl/>
        </w:rPr>
        <w:tab/>
      </w:r>
      <w:r>
        <w:rPr>
          <w:rFonts w:hint="cs"/>
          <w:rtl/>
        </w:rPr>
        <w:tab/>
      </w:r>
      <w:r>
        <w:rPr>
          <w:rFonts w:hint="cs"/>
          <w:rtl/>
        </w:rPr>
        <w:tab/>
      </w:r>
      <w:r>
        <w:rPr>
          <w:rFonts w:hint="cs"/>
          <w:rtl/>
        </w:rPr>
        <w:tab/>
      </w:r>
      <w:r>
        <w:rPr>
          <w:rFonts w:hint="cs"/>
          <w:rtl/>
        </w:rPr>
        <w:tab/>
      </w:r>
      <w:r>
        <w:rPr>
          <w:rFonts w:hint="eastAsia"/>
          <w:b/>
          <w:bCs/>
          <w:rtl/>
        </w:rPr>
        <w:t>הצבעה</w:t>
      </w:r>
    </w:p>
    <w:p w14:paraId="0A1C5B2B" w14:textId="77777777" w:rsidR="00000000" w:rsidRDefault="007C71EE">
      <w:pPr>
        <w:pStyle w:val="a"/>
        <w:ind w:firstLine="720"/>
        <w:rPr>
          <w:rFonts w:hint="cs"/>
          <w:b/>
          <w:bCs/>
          <w:rtl/>
        </w:rPr>
      </w:pPr>
    </w:p>
    <w:p w14:paraId="7CE2372A" w14:textId="77777777" w:rsidR="00000000" w:rsidRDefault="007C71EE">
      <w:pPr>
        <w:pStyle w:val="a"/>
        <w:ind w:left="720" w:firstLine="720"/>
        <w:rPr>
          <w:rFonts w:hint="cs"/>
          <w:rtl/>
        </w:rPr>
      </w:pPr>
      <w:r>
        <w:rPr>
          <w:rFonts w:hint="cs"/>
          <w:rtl/>
        </w:rPr>
        <w:t>ההסתייגות של חבר הכנסת  משה גפני לסעיף 32</w:t>
      </w:r>
      <w:r>
        <w:rPr>
          <w:rFonts w:hint="cs"/>
          <w:rtl/>
        </w:rPr>
        <w:t>(22) לא נתקבלה.</w:t>
      </w:r>
    </w:p>
    <w:p w14:paraId="0D6B4F74" w14:textId="77777777" w:rsidR="00000000" w:rsidRDefault="007C71EE">
      <w:pPr>
        <w:pStyle w:val="a"/>
        <w:ind w:firstLine="720"/>
        <w:rPr>
          <w:rFonts w:hint="cs"/>
          <w:rtl/>
        </w:rPr>
      </w:pPr>
    </w:p>
    <w:p w14:paraId="68D3DF18" w14:textId="77777777" w:rsidR="00000000" w:rsidRDefault="007C71EE">
      <w:pPr>
        <w:pStyle w:val="ad"/>
        <w:rPr>
          <w:rtl/>
        </w:rPr>
      </w:pPr>
      <w:r>
        <w:rPr>
          <w:rtl/>
        </w:rPr>
        <w:t>היו"ר ראובן ריבלין:</w:t>
      </w:r>
    </w:p>
    <w:p w14:paraId="23228046" w14:textId="77777777" w:rsidR="00000000" w:rsidRDefault="007C71EE">
      <w:pPr>
        <w:pStyle w:val="a"/>
        <w:rPr>
          <w:rtl/>
        </w:rPr>
      </w:pPr>
    </w:p>
    <w:p w14:paraId="7D9FCE20" w14:textId="77777777" w:rsidR="00000000" w:rsidRDefault="007C71EE">
      <w:pPr>
        <w:pStyle w:val="a"/>
        <w:rPr>
          <w:rFonts w:hint="cs"/>
          <w:rtl/>
        </w:rPr>
      </w:pPr>
      <w:r>
        <w:rPr>
          <w:rFonts w:hint="cs"/>
          <w:rtl/>
        </w:rPr>
        <w:t xml:space="preserve">לא נתקבל. </w:t>
      </w:r>
    </w:p>
    <w:p w14:paraId="76B39383" w14:textId="77777777" w:rsidR="00000000" w:rsidRDefault="007C71EE">
      <w:pPr>
        <w:pStyle w:val="a"/>
        <w:rPr>
          <w:rFonts w:hint="cs"/>
          <w:rtl/>
        </w:rPr>
      </w:pPr>
    </w:p>
    <w:p w14:paraId="622F0C63" w14:textId="77777777" w:rsidR="00000000" w:rsidRDefault="007C71EE">
      <w:pPr>
        <w:pStyle w:val="a"/>
        <w:rPr>
          <w:rFonts w:hint="cs"/>
          <w:rtl/>
        </w:rPr>
      </w:pPr>
      <w:r>
        <w:rPr>
          <w:rFonts w:hint="cs"/>
          <w:rtl/>
        </w:rPr>
        <w:t xml:space="preserve">קבוצת רצאבי, קבוצת ברכה, קבוצת בל"ד וחבר הכנסת טלב אלסאנע </w:t>
      </w:r>
      <w:r>
        <w:rPr>
          <w:rtl/>
        </w:rPr>
        <w:t>–</w:t>
      </w:r>
      <w:r>
        <w:rPr>
          <w:rFonts w:hint="cs"/>
          <w:rtl/>
        </w:rPr>
        <w:t xml:space="preserve"> מי בעד? מי נגד? מי נמנע? תודה.</w:t>
      </w:r>
    </w:p>
    <w:p w14:paraId="41FB1F49" w14:textId="77777777" w:rsidR="00000000" w:rsidRDefault="007C71EE">
      <w:pPr>
        <w:pStyle w:val="a"/>
        <w:rPr>
          <w:rFonts w:hint="cs"/>
          <w:rtl/>
        </w:rPr>
      </w:pPr>
    </w:p>
    <w:p w14:paraId="59EC0DE2" w14:textId="77777777" w:rsidR="00000000" w:rsidRDefault="007C71EE">
      <w:pPr>
        <w:pStyle w:val="a"/>
        <w:ind w:firstLine="720"/>
        <w:rPr>
          <w:rFonts w:hint="eastAsia"/>
          <w:b/>
          <w:bCs/>
          <w:rtl/>
        </w:rPr>
      </w:pPr>
      <w:r>
        <w:rPr>
          <w:rFonts w:hint="cs"/>
          <w:rtl/>
        </w:rPr>
        <w:tab/>
      </w:r>
      <w:r>
        <w:rPr>
          <w:rFonts w:hint="cs"/>
          <w:rtl/>
        </w:rPr>
        <w:tab/>
      </w:r>
      <w:r>
        <w:rPr>
          <w:rFonts w:hint="cs"/>
          <w:rtl/>
        </w:rPr>
        <w:tab/>
      </w:r>
      <w:r>
        <w:rPr>
          <w:rFonts w:hint="cs"/>
          <w:rtl/>
        </w:rPr>
        <w:tab/>
      </w:r>
      <w:r>
        <w:rPr>
          <w:rFonts w:hint="cs"/>
          <w:rtl/>
        </w:rPr>
        <w:tab/>
      </w:r>
      <w:r>
        <w:rPr>
          <w:rFonts w:hint="eastAsia"/>
          <w:b/>
          <w:bCs/>
          <w:rtl/>
        </w:rPr>
        <w:t>הצבעה</w:t>
      </w:r>
    </w:p>
    <w:p w14:paraId="4FDD7330" w14:textId="77777777" w:rsidR="00000000" w:rsidRDefault="007C71EE">
      <w:pPr>
        <w:pStyle w:val="a"/>
        <w:ind w:firstLine="720"/>
        <w:rPr>
          <w:rFonts w:hint="cs"/>
          <w:b/>
          <w:bCs/>
          <w:rtl/>
        </w:rPr>
      </w:pPr>
    </w:p>
    <w:p w14:paraId="7D98DB57" w14:textId="77777777" w:rsidR="00000000" w:rsidRDefault="007C71EE">
      <w:pPr>
        <w:pStyle w:val="a"/>
        <w:ind w:left="720" w:firstLine="0"/>
        <w:jc w:val="center"/>
        <w:rPr>
          <w:rFonts w:hint="cs"/>
          <w:rtl/>
        </w:rPr>
      </w:pPr>
      <w:r>
        <w:rPr>
          <w:rFonts w:hint="cs"/>
          <w:rtl/>
        </w:rPr>
        <w:t>ההסתייגות של קבוצת חבר הכנסת אהוד רצאבי, של קבוצת חבר הכנסת מוחמד ברכה, של קבוצת סיעת בל"ד ושל חבר הכנ</w:t>
      </w:r>
      <w:r>
        <w:rPr>
          <w:rFonts w:hint="cs"/>
          <w:rtl/>
        </w:rPr>
        <w:t>סת טלב אלסאנע לסעיף 32(22) לא נתקבלה.</w:t>
      </w:r>
    </w:p>
    <w:p w14:paraId="6C238FD0" w14:textId="77777777" w:rsidR="00000000" w:rsidRDefault="007C71EE">
      <w:pPr>
        <w:pStyle w:val="a"/>
        <w:ind w:firstLine="720"/>
        <w:rPr>
          <w:rFonts w:hint="cs"/>
          <w:rtl/>
        </w:rPr>
      </w:pPr>
    </w:p>
    <w:p w14:paraId="2B511E77" w14:textId="77777777" w:rsidR="00000000" w:rsidRDefault="007C71EE">
      <w:pPr>
        <w:pStyle w:val="ad"/>
        <w:rPr>
          <w:rtl/>
        </w:rPr>
      </w:pPr>
      <w:r>
        <w:rPr>
          <w:rtl/>
        </w:rPr>
        <w:t>היו"ר ראובן ריבלין:</w:t>
      </w:r>
    </w:p>
    <w:p w14:paraId="620A9777" w14:textId="77777777" w:rsidR="00000000" w:rsidRDefault="007C71EE">
      <w:pPr>
        <w:pStyle w:val="a"/>
        <w:rPr>
          <w:rtl/>
        </w:rPr>
      </w:pPr>
    </w:p>
    <w:p w14:paraId="4B61A112" w14:textId="77777777" w:rsidR="00000000" w:rsidRDefault="007C71EE">
      <w:pPr>
        <w:pStyle w:val="a"/>
        <w:rPr>
          <w:rFonts w:hint="cs"/>
          <w:rtl/>
        </w:rPr>
      </w:pPr>
      <w:r>
        <w:rPr>
          <w:rFonts w:hint="cs"/>
          <w:rtl/>
        </w:rPr>
        <w:t xml:space="preserve">לא נתקבל. </w:t>
      </w:r>
    </w:p>
    <w:p w14:paraId="7B6D1E81" w14:textId="77777777" w:rsidR="00000000" w:rsidRDefault="007C71EE">
      <w:pPr>
        <w:pStyle w:val="a"/>
        <w:rPr>
          <w:rFonts w:hint="cs"/>
          <w:rtl/>
        </w:rPr>
      </w:pPr>
    </w:p>
    <w:p w14:paraId="24383B71" w14:textId="77777777" w:rsidR="00000000" w:rsidRDefault="007C71EE">
      <w:pPr>
        <w:pStyle w:val="a"/>
        <w:rPr>
          <w:rFonts w:hint="cs"/>
          <w:rtl/>
        </w:rPr>
      </w:pPr>
      <w:r>
        <w:rPr>
          <w:rFonts w:hint="cs"/>
          <w:rtl/>
        </w:rPr>
        <w:t xml:space="preserve">סעיף  32(23), חבר הכנסת גפני כמובן - מי בעד? מי נגד? חבר הכנסת גפני, נצביע אלקטרונית. אתם לא מצביעים, אין לכם כוח, נעורר אתכם.  בבקשה, נא להצביע. ההצבעה היא אלקטרונית. הסתייגות גפני - </w:t>
      </w:r>
      <w:r>
        <w:rPr>
          <w:rFonts w:hint="cs"/>
          <w:rtl/>
        </w:rPr>
        <w:t xml:space="preserve">מי בעד? מי נגד? נא להצביע. </w:t>
      </w:r>
    </w:p>
    <w:p w14:paraId="1C4D2C34" w14:textId="77777777" w:rsidR="00000000" w:rsidRDefault="007C71EE">
      <w:pPr>
        <w:pStyle w:val="a"/>
        <w:rPr>
          <w:rFonts w:hint="cs"/>
          <w:rtl/>
        </w:rPr>
      </w:pPr>
    </w:p>
    <w:p w14:paraId="57A58BAC" w14:textId="77777777" w:rsidR="00000000" w:rsidRDefault="007C71EE">
      <w:pPr>
        <w:pStyle w:val="a"/>
        <w:rPr>
          <w:rFonts w:hint="cs"/>
          <w:b/>
          <w:bCs/>
          <w:rtl/>
        </w:rPr>
      </w:pPr>
      <w:r>
        <w:rPr>
          <w:rFonts w:hint="cs"/>
          <w:rtl/>
        </w:rPr>
        <w:tab/>
      </w:r>
      <w:r>
        <w:rPr>
          <w:rFonts w:hint="cs"/>
          <w:rtl/>
        </w:rPr>
        <w:tab/>
      </w:r>
      <w:r>
        <w:rPr>
          <w:rFonts w:hint="cs"/>
          <w:rtl/>
        </w:rPr>
        <w:tab/>
      </w:r>
      <w:r>
        <w:rPr>
          <w:rFonts w:hint="cs"/>
          <w:rtl/>
        </w:rPr>
        <w:tab/>
      </w:r>
      <w:r>
        <w:rPr>
          <w:rFonts w:hint="cs"/>
          <w:rtl/>
        </w:rPr>
        <w:tab/>
      </w:r>
      <w:r>
        <w:rPr>
          <w:rFonts w:hint="cs"/>
          <w:b/>
          <w:bCs/>
          <w:rtl/>
        </w:rPr>
        <w:t>הצבעה  מס' 71</w:t>
      </w:r>
    </w:p>
    <w:p w14:paraId="04EC3BF3" w14:textId="77777777" w:rsidR="00000000" w:rsidRDefault="007C71EE">
      <w:pPr>
        <w:pStyle w:val="a"/>
        <w:rPr>
          <w:rFonts w:hint="cs"/>
          <w:b/>
          <w:bCs/>
          <w:rtl/>
        </w:rPr>
      </w:pPr>
    </w:p>
    <w:p w14:paraId="75C4936B" w14:textId="77777777" w:rsidR="00000000" w:rsidRDefault="007C71EE">
      <w:pPr>
        <w:pStyle w:val="a"/>
        <w:rPr>
          <w:rFonts w:hint="cs"/>
          <w:rtl/>
        </w:rPr>
      </w:pPr>
      <w:r>
        <w:rPr>
          <w:rFonts w:hint="cs"/>
          <w:b/>
          <w:bCs/>
          <w:rtl/>
        </w:rPr>
        <w:tab/>
      </w:r>
      <w:r>
        <w:rPr>
          <w:rFonts w:hint="cs"/>
          <w:b/>
          <w:bCs/>
          <w:rtl/>
        </w:rPr>
        <w:tab/>
      </w:r>
      <w:r>
        <w:rPr>
          <w:rFonts w:hint="cs"/>
          <w:b/>
          <w:bCs/>
          <w:rtl/>
        </w:rPr>
        <w:tab/>
      </w:r>
      <w:r>
        <w:rPr>
          <w:rFonts w:hint="cs"/>
          <w:b/>
          <w:bCs/>
          <w:rtl/>
        </w:rPr>
        <w:tab/>
      </w:r>
      <w:r>
        <w:rPr>
          <w:rFonts w:hint="cs"/>
          <w:b/>
          <w:bCs/>
          <w:rtl/>
        </w:rPr>
        <w:tab/>
      </w:r>
      <w:r>
        <w:rPr>
          <w:rFonts w:hint="cs"/>
          <w:rtl/>
        </w:rPr>
        <w:t>בעד ההסתייגות - 33</w:t>
      </w:r>
    </w:p>
    <w:p w14:paraId="11586E47" w14:textId="77777777" w:rsidR="00000000" w:rsidRDefault="007C71EE">
      <w:pPr>
        <w:pStyle w:val="a"/>
        <w:ind w:firstLine="720"/>
        <w:rPr>
          <w:rFonts w:hint="cs"/>
          <w:rtl/>
        </w:rPr>
      </w:pPr>
      <w:r>
        <w:rPr>
          <w:rFonts w:hint="cs"/>
          <w:rtl/>
        </w:rPr>
        <w:t xml:space="preserve">                      </w:t>
      </w:r>
      <w:r>
        <w:rPr>
          <w:rFonts w:hint="cs"/>
          <w:rtl/>
        </w:rPr>
        <w:tab/>
      </w:r>
      <w:r>
        <w:rPr>
          <w:rFonts w:hint="cs"/>
          <w:rtl/>
        </w:rPr>
        <w:tab/>
      </w:r>
      <w:r>
        <w:rPr>
          <w:rFonts w:hint="cs"/>
          <w:rtl/>
        </w:rPr>
        <w:tab/>
      </w:r>
      <w:r>
        <w:rPr>
          <w:rFonts w:hint="cs"/>
          <w:rtl/>
        </w:rPr>
        <w:tab/>
        <w:t xml:space="preserve">    נגד-</w:t>
      </w:r>
      <w:r>
        <w:rPr>
          <w:rFonts w:hint="cs"/>
          <w:rtl/>
        </w:rPr>
        <w:tab/>
        <w:t>24</w:t>
      </w:r>
    </w:p>
    <w:p w14:paraId="088B5DC2" w14:textId="77777777" w:rsidR="00000000" w:rsidRDefault="007C71EE">
      <w:pPr>
        <w:pStyle w:val="a"/>
        <w:ind w:firstLine="720"/>
        <w:jc w:val="center"/>
        <w:rPr>
          <w:rFonts w:hint="cs"/>
          <w:rtl/>
        </w:rPr>
      </w:pPr>
      <w:r>
        <w:rPr>
          <w:rFonts w:hint="cs"/>
          <w:rtl/>
        </w:rPr>
        <w:t>נמנעים - אין</w:t>
      </w:r>
    </w:p>
    <w:p w14:paraId="65988549" w14:textId="77777777" w:rsidR="00000000" w:rsidRDefault="007C71EE">
      <w:pPr>
        <w:pStyle w:val="a"/>
        <w:ind w:firstLine="0"/>
        <w:jc w:val="center"/>
        <w:rPr>
          <w:rFonts w:hint="cs"/>
          <w:rtl/>
        </w:rPr>
      </w:pPr>
      <w:r>
        <w:rPr>
          <w:rFonts w:hint="cs"/>
          <w:rtl/>
        </w:rPr>
        <w:t>ההסתייגות של חבר הכנסת משה גפני לסעיף 32(23) נתקבלה.</w:t>
      </w:r>
    </w:p>
    <w:p w14:paraId="273E28FF" w14:textId="77777777" w:rsidR="00000000" w:rsidRDefault="007C71EE">
      <w:pPr>
        <w:pStyle w:val="a"/>
        <w:ind w:firstLine="720"/>
        <w:jc w:val="center"/>
        <w:rPr>
          <w:rFonts w:hint="cs"/>
          <w:rtl/>
        </w:rPr>
      </w:pPr>
    </w:p>
    <w:p w14:paraId="16B7928F" w14:textId="77777777" w:rsidR="00000000" w:rsidRDefault="007C71EE">
      <w:pPr>
        <w:pStyle w:val="ad"/>
        <w:rPr>
          <w:rtl/>
        </w:rPr>
      </w:pPr>
      <w:r>
        <w:rPr>
          <w:rFonts w:hint="eastAsia"/>
          <w:rtl/>
        </w:rPr>
        <w:t>היו</w:t>
      </w:r>
      <w:r>
        <w:rPr>
          <w:rtl/>
        </w:rPr>
        <w:t>"ר ראובן ריבלין:</w:t>
      </w:r>
    </w:p>
    <w:p w14:paraId="1B7E3C36" w14:textId="77777777" w:rsidR="00000000" w:rsidRDefault="007C71EE">
      <w:pPr>
        <w:pStyle w:val="a"/>
        <w:rPr>
          <w:rFonts w:hint="cs"/>
          <w:rtl/>
        </w:rPr>
      </w:pPr>
    </w:p>
    <w:p w14:paraId="54D8A94D" w14:textId="77777777" w:rsidR="00000000" w:rsidRDefault="007C71EE">
      <w:pPr>
        <w:pStyle w:val="a"/>
        <w:rPr>
          <w:rFonts w:hint="cs"/>
          <w:rtl/>
        </w:rPr>
      </w:pPr>
      <w:r>
        <w:rPr>
          <w:rFonts w:hint="cs"/>
          <w:rtl/>
        </w:rPr>
        <w:t xml:space="preserve">טוב, רבותי חברי הכנסת, בעד - 33, נגד </w:t>
      </w:r>
      <w:r>
        <w:rPr>
          <w:rtl/>
        </w:rPr>
        <w:t>–</w:t>
      </w:r>
      <w:r>
        <w:rPr>
          <w:rFonts w:hint="cs"/>
          <w:rtl/>
        </w:rPr>
        <w:t xml:space="preserve"> 24 - - -</w:t>
      </w:r>
    </w:p>
    <w:p w14:paraId="16E3C5F8" w14:textId="77777777" w:rsidR="00000000" w:rsidRDefault="007C71EE">
      <w:pPr>
        <w:pStyle w:val="a"/>
        <w:rPr>
          <w:rFonts w:hint="cs"/>
          <w:rtl/>
        </w:rPr>
      </w:pPr>
    </w:p>
    <w:p w14:paraId="3B2E6A26" w14:textId="77777777" w:rsidR="00000000" w:rsidRDefault="007C71EE">
      <w:pPr>
        <w:pStyle w:val="ac"/>
        <w:rPr>
          <w:rtl/>
        </w:rPr>
      </w:pPr>
      <w:r>
        <w:rPr>
          <w:rFonts w:hint="eastAsia"/>
          <w:rtl/>
        </w:rPr>
        <w:t>קריאות</w:t>
      </w:r>
      <w:r>
        <w:rPr>
          <w:rtl/>
        </w:rPr>
        <w:t>:</w:t>
      </w:r>
    </w:p>
    <w:p w14:paraId="7EAB1056" w14:textId="77777777" w:rsidR="00000000" w:rsidRDefault="007C71EE">
      <w:pPr>
        <w:pStyle w:val="a"/>
        <w:rPr>
          <w:rFonts w:hint="cs"/>
          <w:rtl/>
        </w:rPr>
      </w:pPr>
    </w:p>
    <w:p w14:paraId="039EBFF6" w14:textId="77777777" w:rsidR="00000000" w:rsidRDefault="007C71EE">
      <w:pPr>
        <w:pStyle w:val="a"/>
        <w:rPr>
          <w:rFonts w:hint="cs"/>
          <w:rtl/>
        </w:rPr>
      </w:pPr>
      <w:r>
        <w:rPr>
          <w:rFonts w:hint="cs"/>
          <w:rtl/>
        </w:rPr>
        <w:t>לא - - -</w:t>
      </w:r>
    </w:p>
    <w:p w14:paraId="7C36F8A3" w14:textId="77777777" w:rsidR="00000000" w:rsidRDefault="007C71EE">
      <w:pPr>
        <w:pStyle w:val="a"/>
        <w:rPr>
          <w:rFonts w:hint="cs"/>
          <w:rtl/>
        </w:rPr>
      </w:pPr>
    </w:p>
    <w:p w14:paraId="63ED6EDD" w14:textId="77777777" w:rsidR="00000000" w:rsidRDefault="007C71EE">
      <w:pPr>
        <w:pStyle w:val="ad"/>
        <w:rPr>
          <w:rtl/>
        </w:rPr>
      </w:pPr>
      <w:r>
        <w:rPr>
          <w:rtl/>
        </w:rPr>
        <w:t>היו"ר ראובן ריבלין:</w:t>
      </w:r>
    </w:p>
    <w:p w14:paraId="26C2F29F" w14:textId="77777777" w:rsidR="00000000" w:rsidRDefault="007C71EE">
      <w:pPr>
        <w:pStyle w:val="a"/>
        <w:rPr>
          <w:rtl/>
        </w:rPr>
      </w:pPr>
    </w:p>
    <w:p w14:paraId="1FE28B8A" w14:textId="77777777" w:rsidR="00000000" w:rsidRDefault="007C71EE">
      <w:pPr>
        <w:pStyle w:val="a"/>
        <w:rPr>
          <w:rFonts w:hint="cs"/>
          <w:rtl/>
        </w:rPr>
      </w:pPr>
      <w:r>
        <w:rPr>
          <w:rFonts w:hint="cs"/>
          <w:rtl/>
        </w:rPr>
        <w:t>מה זה לא הצביע? מה לא הצביע?</w:t>
      </w:r>
    </w:p>
    <w:p w14:paraId="510FF570" w14:textId="77777777" w:rsidR="00000000" w:rsidRDefault="007C71EE">
      <w:pPr>
        <w:pStyle w:val="a"/>
        <w:rPr>
          <w:rFonts w:hint="cs"/>
          <w:rtl/>
        </w:rPr>
      </w:pPr>
    </w:p>
    <w:p w14:paraId="6C47AE64" w14:textId="77777777" w:rsidR="00000000" w:rsidRDefault="007C71EE">
      <w:pPr>
        <w:pStyle w:val="ac"/>
        <w:rPr>
          <w:rtl/>
        </w:rPr>
      </w:pPr>
      <w:r>
        <w:rPr>
          <w:rFonts w:hint="eastAsia"/>
          <w:rtl/>
        </w:rPr>
        <w:t>קריאות</w:t>
      </w:r>
      <w:r>
        <w:rPr>
          <w:rtl/>
        </w:rPr>
        <w:t>:</w:t>
      </w:r>
    </w:p>
    <w:p w14:paraId="14FA10F7" w14:textId="77777777" w:rsidR="00000000" w:rsidRDefault="007C71EE">
      <w:pPr>
        <w:pStyle w:val="a"/>
        <w:rPr>
          <w:rFonts w:hint="cs"/>
          <w:rtl/>
        </w:rPr>
      </w:pPr>
    </w:p>
    <w:p w14:paraId="58699717" w14:textId="77777777" w:rsidR="00000000" w:rsidRDefault="007C71EE">
      <w:pPr>
        <w:pStyle w:val="a"/>
        <w:rPr>
          <w:rFonts w:hint="cs"/>
          <w:rtl/>
        </w:rPr>
      </w:pPr>
      <w:r>
        <w:rPr>
          <w:rFonts w:hint="cs"/>
          <w:rtl/>
        </w:rPr>
        <w:t>- - -</w:t>
      </w:r>
    </w:p>
    <w:p w14:paraId="65D63282" w14:textId="77777777" w:rsidR="00000000" w:rsidRDefault="007C71EE">
      <w:pPr>
        <w:pStyle w:val="a"/>
        <w:rPr>
          <w:rFonts w:hint="cs"/>
          <w:rtl/>
        </w:rPr>
      </w:pPr>
    </w:p>
    <w:p w14:paraId="655C874E" w14:textId="77777777" w:rsidR="00000000" w:rsidRDefault="007C71EE">
      <w:pPr>
        <w:pStyle w:val="ad"/>
        <w:rPr>
          <w:rtl/>
        </w:rPr>
      </w:pPr>
      <w:r>
        <w:rPr>
          <w:rtl/>
        </w:rPr>
        <w:t>היו"ר ראובן ריבלין:</w:t>
      </w:r>
    </w:p>
    <w:p w14:paraId="29BFB2A0" w14:textId="77777777" w:rsidR="00000000" w:rsidRDefault="007C71EE">
      <w:pPr>
        <w:pStyle w:val="a"/>
        <w:rPr>
          <w:rtl/>
        </w:rPr>
      </w:pPr>
    </w:p>
    <w:p w14:paraId="3A345E32" w14:textId="77777777" w:rsidR="00000000" w:rsidRDefault="007C71EE">
      <w:pPr>
        <w:pStyle w:val="a"/>
        <w:rPr>
          <w:rFonts w:hint="cs"/>
          <w:rtl/>
        </w:rPr>
      </w:pPr>
      <w:r>
        <w:rPr>
          <w:rFonts w:hint="cs"/>
          <w:rtl/>
        </w:rPr>
        <w:t>רבותי חברי הכנסת, אנחנו רואים תופעה ששורה שלמה לא הצביעה, ולכן אני קובע - - -</w:t>
      </w:r>
    </w:p>
    <w:p w14:paraId="060E753E" w14:textId="77777777" w:rsidR="00000000" w:rsidRDefault="007C71EE">
      <w:pPr>
        <w:pStyle w:val="a"/>
        <w:rPr>
          <w:rFonts w:hint="cs"/>
          <w:rtl/>
        </w:rPr>
      </w:pPr>
    </w:p>
    <w:p w14:paraId="73B46D2A" w14:textId="77777777" w:rsidR="00000000" w:rsidRDefault="007C71EE">
      <w:pPr>
        <w:pStyle w:val="Speaker"/>
        <w:rPr>
          <w:rtl/>
        </w:rPr>
      </w:pPr>
      <w:bookmarkStart w:id="2592" w:name="FS000000493T29_05_2003_06_12_14"/>
      <w:bookmarkEnd w:id="2592"/>
      <w:r>
        <w:rPr>
          <w:rFonts w:hint="eastAsia"/>
          <w:rtl/>
        </w:rPr>
        <w:t>דוד</w:t>
      </w:r>
      <w:r>
        <w:rPr>
          <w:rtl/>
        </w:rPr>
        <w:t xml:space="preserve"> טל (עם אחד):</w:t>
      </w:r>
    </w:p>
    <w:p w14:paraId="6BCCD373" w14:textId="77777777" w:rsidR="00000000" w:rsidRDefault="007C71EE">
      <w:pPr>
        <w:pStyle w:val="a"/>
        <w:rPr>
          <w:rFonts w:hint="cs"/>
          <w:rtl/>
        </w:rPr>
      </w:pPr>
    </w:p>
    <w:p w14:paraId="2BD8D1E6" w14:textId="77777777" w:rsidR="00000000" w:rsidRDefault="007C71EE">
      <w:pPr>
        <w:pStyle w:val="a"/>
        <w:rPr>
          <w:rFonts w:hint="cs"/>
          <w:rtl/>
        </w:rPr>
      </w:pPr>
      <w:r>
        <w:rPr>
          <w:rFonts w:hint="cs"/>
          <w:rtl/>
        </w:rPr>
        <w:t>לא, לא.</w:t>
      </w:r>
    </w:p>
    <w:p w14:paraId="37F9266B" w14:textId="77777777" w:rsidR="00000000" w:rsidRDefault="007C71EE">
      <w:pPr>
        <w:pStyle w:val="ad"/>
        <w:rPr>
          <w:rtl/>
        </w:rPr>
      </w:pPr>
    </w:p>
    <w:p w14:paraId="6C43A3BF" w14:textId="77777777" w:rsidR="00000000" w:rsidRDefault="007C71EE">
      <w:pPr>
        <w:pStyle w:val="ac"/>
        <w:rPr>
          <w:rtl/>
        </w:rPr>
      </w:pPr>
      <w:r>
        <w:rPr>
          <w:rFonts w:hint="eastAsia"/>
          <w:rtl/>
        </w:rPr>
        <w:t>קריאה</w:t>
      </w:r>
      <w:r>
        <w:rPr>
          <w:rtl/>
        </w:rPr>
        <w:t>:</w:t>
      </w:r>
    </w:p>
    <w:p w14:paraId="79EDBE29" w14:textId="77777777" w:rsidR="00000000" w:rsidRDefault="007C71EE">
      <w:pPr>
        <w:pStyle w:val="a"/>
        <w:rPr>
          <w:rFonts w:hint="cs"/>
          <w:rtl/>
        </w:rPr>
      </w:pPr>
    </w:p>
    <w:p w14:paraId="30A51AC4" w14:textId="77777777" w:rsidR="00000000" w:rsidRDefault="007C71EE">
      <w:pPr>
        <w:pStyle w:val="a"/>
        <w:rPr>
          <w:rFonts w:hint="cs"/>
          <w:rtl/>
        </w:rPr>
      </w:pPr>
      <w:r>
        <w:rPr>
          <w:rFonts w:hint="cs"/>
          <w:rtl/>
        </w:rPr>
        <w:t>- - - וכולם היו במקומות שלהם.</w:t>
      </w:r>
    </w:p>
    <w:p w14:paraId="49008C06" w14:textId="77777777" w:rsidR="00000000" w:rsidRDefault="007C71EE">
      <w:pPr>
        <w:pStyle w:val="ad"/>
        <w:rPr>
          <w:rFonts w:hint="cs"/>
          <w:rtl/>
        </w:rPr>
      </w:pPr>
    </w:p>
    <w:p w14:paraId="35088C36" w14:textId="77777777" w:rsidR="00000000" w:rsidRDefault="007C71EE">
      <w:pPr>
        <w:pStyle w:val="ad"/>
        <w:rPr>
          <w:rtl/>
        </w:rPr>
      </w:pPr>
      <w:r>
        <w:rPr>
          <w:rFonts w:hint="cs"/>
          <w:rtl/>
        </w:rPr>
        <w:t xml:space="preserve"> </w:t>
      </w:r>
      <w:r>
        <w:rPr>
          <w:rFonts w:hint="eastAsia"/>
          <w:rtl/>
        </w:rPr>
        <w:t>היו</w:t>
      </w:r>
      <w:r>
        <w:rPr>
          <w:rtl/>
        </w:rPr>
        <w:t>"ר ראובן</w:t>
      </w:r>
      <w:r>
        <w:rPr>
          <w:rtl/>
        </w:rPr>
        <w:t xml:space="preserve"> ריבלין:</w:t>
      </w:r>
    </w:p>
    <w:p w14:paraId="23F7B8C7" w14:textId="77777777" w:rsidR="00000000" w:rsidRDefault="007C71EE">
      <w:pPr>
        <w:pStyle w:val="a"/>
        <w:rPr>
          <w:rtl/>
        </w:rPr>
      </w:pPr>
    </w:p>
    <w:p w14:paraId="717876DE" w14:textId="77777777" w:rsidR="00000000" w:rsidRDefault="007C71EE">
      <w:pPr>
        <w:pStyle w:val="a"/>
        <w:rPr>
          <w:rFonts w:hint="cs"/>
          <w:rtl/>
        </w:rPr>
      </w:pPr>
      <w:r>
        <w:rPr>
          <w:rFonts w:hint="cs"/>
          <w:rtl/>
        </w:rPr>
        <w:t xml:space="preserve">חברי הכנסת, שבו, שבו. אני לא יודע מה לעשות. רבותי חברי הכנסת. </w:t>
      </w:r>
    </w:p>
    <w:p w14:paraId="357514EA" w14:textId="77777777" w:rsidR="00000000" w:rsidRDefault="007C71EE">
      <w:pPr>
        <w:pStyle w:val="a"/>
        <w:rPr>
          <w:rFonts w:hint="cs"/>
          <w:rtl/>
        </w:rPr>
      </w:pPr>
    </w:p>
    <w:p w14:paraId="67B02EFF" w14:textId="77777777" w:rsidR="00000000" w:rsidRDefault="007C71EE">
      <w:pPr>
        <w:pStyle w:val="a"/>
        <w:rPr>
          <w:color w:val="0000FF"/>
          <w:szCs w:val="28"/>
          <w:rtl/>
        </w:rPr>
      </w:pPr>
    </w:p>
    <w:p w14:paraId="6D07CC3E" w14:textId="77777777" w:rsidR="00000000" w:rsidRDefault="007C71EE">
      <w:pPr>
        <w:pStyle w:val="Speaker"/>
        <w:rPr>
          <w:rtl/>
        </w:rPr>
      </w:pPr>
      <w:bookmarkStart w:id="2593" w:name="FS000000512T29_05_2003_02_20_23"/>
      <w:bookmarkEnd w:id="2593"/>
      <w:r>
        <w:rPr>
          <w:rFonts w:hint="eastAsia"/>
          <w:rtl/>
        </w:rPr>
        <w:t>יוסי</w:t>
      </w:r>
      <w:r>
        <w:rPr>
          <w:rtl/>
        </w:rPr>
        <w:t xml:space="preserve"> שריד (מרצ):</w:t>
      </w:r>
    </w:p>
    <w:p w14:paraId="5F335E08" w14:textId="77777777" w:rsidR="00000000" w:rsidRDefault="007C71EE">
      <w:pPr>
        <w:pStyle w:val="a"/>
        <w:rPr>
          <w:rFonts w:hint="cs"/>
          <w:rtl/>
        </w:rPr>
      </w:pPr>
    </w:p>
    <w:p w14:paraId="50AB4E51" w14:textId="77777777" w:rsidR="00000000" w:rsidRDefault="007C71EE">
      <w:pPr>
        <w:pStyle w:val="a"/>
        <w:rPr>
          <w:rFonts w:hint="cs"/>
          <w:rtl/>
        </w:rPr>
      </w:pPr>
      <w:r>
        <w:rPr>
          <w:rFonts w:hint="cs"/>
          <w:rtl/>
        </w:rPr>
        <w:t>אדוני היושב-ראש, אני יכול לומר משפט?</w:t>
      </w:r>
    </w:p>
    <w:p w14:paraId="56E86B77" w14:textId="77777777" w:rsidR="00000000" w:rsidRDefault="007C71EE">
      <w:pPr>
        <w:pStyle w:val="ad"/>
        <w:rPr>
          <w:rtl/>
        </w:rPr>
      </w:pPr>
      <w:r>
        <w:rPr>
          <w:rtl/>
        </w:rPr>
        <w:br/>
        <w:t>היו"ר ראובן ריבלין:</w:t>
      </w:r>
    </w:p>
    <w:p w14:paraId="2D6F9F9B" w14:textId="77777777" w:rsidR="00000000" w:rsidRDefault="007C71EE">
      <w:pPr>
        <w:pStyle w:val="a"/>
        <w:rPr>
          <w:rtl/>
        </w:rPr>
      </w:pPr>
    </w:p>
    <w:p w14:paraId="2E4ABBF3" w14:textId="77777777" w:rsidR="00000000" w:rsidRDefault="007C71EE">
      <w:pPr>
        <w:pStyle w:val="a"/>
        <w:rPr>
          <w:rFonts w:hint="cs"/>
          <w:rtl/>
        </w:rPr>
      </w:pPr>
      <w:r>
        <w:rPr>
          <w:rFonts w:hint="cs"/>
          <w:rtl/>
        </w:rPr>
        <w:t>חבר הכנסת שריד, בבקשה.</w:t>
      </w:r>
    </w:p>
    <w:p w14:paraId="04192D6D" w14:textId="77777777" w:rsidR="00000000" w:rsidRDefault="007C71EE">
      <w:pPr>
        <w:pStyle w:val="SpeakerCon"/>
        <w:rPr>
          <w:rtl/>
        </w:rPr>
      </w:pPr>
      <w:r>
        <w:rPr>
          <w:rtl/>
        </w:rPr>
        <w:br/>
      </w:r>
      <w:bookmarkStart w:id="2594" w:name="FS000000512T29_05_2003_02_21_07C"/>
      <w:bookmarkEnd w:id="2594"/>
      <w:r>
        <w:rPr>
          <w:rtl/>
        </w:rPr>
        <w:t>יוסי שריד (מרצ):</w:t>
      </w:r>
    </w:p>
    <w:p w14:paraId="54F06166" w14:textId="77777777" w:rsidR="00000000" w:rsidRDefault="007C71EE">
      <w:pPr>
        <w:pStyle w:val="a"/>
        <w:rPr>
          <w:rtl/>
        </w:rPr>
      </w:pPr>
    </w:p>
    <w:p w14:paraId="24D565BD" w14:textId="77777777" w:rsidR="00000000" w:rsidRDefault="007C71EE">
      <w:pPr>
        <w:pStyle w:val="a"/>
        <w:rPr>
          <w:rFonts w:hint="cs"/>
          <w:rtl/>
        </w:rPr>
      </w:pPr>
      <w:r>
        <w:rPr>
          <w:rFonts w:hint="cs"/>
          <w:rtl/>
        </w:rPr>
        <w:t>אדוני היושב-ראש, אנחנו יושבים כאן, כמה? מ=14:00, כבר כמה זה? 1</w:t>
      </w:r>
      <w:r>
        <w:rPr>
          <w:rFonts w:hint="cs"/>
          <w:rtl/>
        </w:rPr>
        <w:t>2 שעות - - -</w:t>
      </w:r>
    </w:p>
    <w:p w14:paraId="29ACDBC7" w14:textId="77777777" w:rsidR="00000000" w:rsidRDefault="007C71EE">
      <w:pPr>
        <w:pStyle w:val="ac"/>
        <w:rPr>
          <w:rtl/>
        </w:rPr>
      </w:pPr>
      <w:r>
        <w:rPr>
          <w:rtl/>
        </w:rPr>
        <w:br/>
        <w:t>קריאות:</w:t>
      </w:r>
    </w:p>
    <w:p w14:paraId="67782C25" w14:textId="77777777" w:rsidR="00000000" w:rsidRDefault="007C71EE">
      <w:pPr>
        <w:pStyle w:val="a"/>
        <w:rPr>
          <w:rtl/>
        </w:rPr>
      </w:pPr>
    </w:p>
    <w:p w14:paraId="084272E4" w14:textId="77777777" w:rsidR="00000000" w:rsidRDefault="007C71EE">
      <w:pPr>
        <w:pStyle w:val="a"/>
        <w:rPr>
          <w:rFonts w:hint="cs"/>
          <w:rtl/>
        </w:rPr>
      </w:pPr>
      <w:r>
        <w:rPr>
          <w:rFonts w:hint="cs"/>
          <w:rtl/>
        </w:rPr>
        <w:t>- - -</w:t>
      </w:r>
    </w:p>
    <w:p w14:paraId="783E5A6F" w14:textId="77777777" w:rsidR="00000000" w:rsidRDefault="007C71EE">
      <w:pPr>
        <w:pStyle w:val="SpeakerCon"/>
        <w:rPr>
          <w:rtl/>
        </w:rPr>
      </w:pPr>
      <w:r>
        <w:rPr>
          <w:rtl/>
        </w:rPr>
        <w:br/>
      </w:r>
      <w:bookmarkStart w:id="2595" w:name="FS000000512T29_05_2003_02_21_43C"/>
      <w:bookmarkEnd w:id="2595"/>
      <w:r>
        <w:rPr>
          <w:rtl/>
        </w:rPr>
        <w:t>יוסי שריד (מרצ):</w:t>
      </w:r>
    </w:p>
    <w:p w14:paraId="0B204AB7" w14:textId="77777777" w:rsidR="00000000" w:rsidRDefault="007C71EE">
      <w:pPr>
        <w:pStyle w:val="a"/>
        <w:rPr>
          <w:rtl/>
        </w:rPr>
      </w:pPr>
    </w:p>
    <w:p w14:paraId="70DF01A7" w14:textId="77777777" w:rsidR="00000000" w:rsidRDefault="007C71EE">
      <w:pPr>
        <w:pStyle w:val="a"/>
        <w:rPr>
          <w:rFonts w:hint="cs"/>
          <w:rtl/>
        </w:rPr>
      </w:pPr>
      <w:r>
        <w:rPr>
          <w:rFonts w:hint="cs"/>
          <w:rtl/>
        </w:rPr>
        <w:t xml:space="preserve">הצבעה אחרי הצבעה. </w:t>
      </w:r>
    </w:p>
    <w:p w14:paraId="364F6632" w14:textId="77777777" w:rsidR="00000000" w:rsidRDefault="007C71EE">
      <w:pPr>
        <w:pStyle w:val="a"/>
        <w:rPr>
          <w:rFonts w:hint="cs"/>
          <w:rtl/>
        </w:rPr>
      </w:pPr>
    </w:p>
    <w:p w14:paraId="1F104FD4" w14:textId="77777777" w:rsidR="00000000" w:rsidRDefault="007C71EE">
      <w:pPr>
        <w:pStyle w:val="a"/>
        <w:rPr>
          <w:rFonts w:hint="cs"/>
          <w:rtl/>
        </w:rPr>
      </w:pPr>
      <w:r>
        <w:rPr>
          <w:rFonts w:hint="cs"/>
          <w:rtl/>
        </w:rPr>
        <w:t xml:space="preserve">זהבה, למה את לא נותנת לי אף פעם לומר משפט אחד? </w:t>
      </w:r>
    </w:p>
    <w:p w14:paraId="4FD32C51" w14:textId="77777777" w:rsidR="00000000" w:rsidRDefault="007C71EE">
      <w:pPr>
        <w:pStyle w:val="ac"/>
        <w:rPr>
          <w:rtl/>
        </w:rPr>
      </w:pPr>
      <w:r>
        <w:rPr>
          <w:rtl/>
        </w:rPr>
        <w:br/>
        <w:t>קריאות:</w:t>
      </w:r>
    </w:p>
    <w:p w14:paraId="7357F105" w14:textId="77777777" w:rsidR="00000000" w:rsidRDefault="007C71EE">
      <w:pPr>
        <w:pStyle w:val="a"/>
        <w:rPr>
          <w:rFonts w:hint="cs"/>
          <w:rtl/>
        </w:rPr>
      </w:pPr>
    </w:p>
    <w:p w14:paraId="0FC6459B" w14:textId="77777777" w:rsidR="00000000" w:rsidRDefault="007C71EE">
      <w:pPr>
        <w:pStyle w:val="a"/>
        <w:rPr>
          <w:rFonts w:hint="cs"/>
          <w:rtl/>
        </w:rPr>
      </w:pPr>
      <w:r>
        <w:rPr>
          <w:rFonts w:hint="cs"/>
          <w:rtl/>
        </w:rPr>
        <w:t>- - -</w:t>
      </w:r>
    </w:p>
    <w:p w14:paraId="4468F74B" w14:textId="77777777" w:rsidR="00000000" w:rsidRDefault="007C71EE">
      <w:pPr>
        <w:pStyle w:val="SpeakerCon"/>
        <w:rPr>
          <w:rtl/>
        </w:rPr>
      </w:pPr>
      <w:r>
        <w:rPr>
          <w:rtl/>
        </w:rPr>
        <w:br/>
      </w:r>
      <w:bookmarkStart w:id="2596" w:name="FS000000512T29_05_2003_02_22_25C"/>
      <w:bookmarkEnd w:id="2596"/>
      <w:r>
        <w:rPr>
          <w:rtl/>
        </w:rPr>
        <w:t>יוסי שריד (מרצ):</w:t>
      </w:r>
    </w:p>
    <w:p w14:paraId="09E3C3A1" w14:textId="77777777" w:rsidR="00000000" w:rsidRDefault="007C71EE">
      <w:pPr>
        <w:pStyle w:val="a"/>
        <w:rPr>
          <w:rtl/>
        </w:rPr>
      </w:pPr>
    </w:p>
    <w:p w14:paraId="01D4A0A1" w14:textId="77777777" w:rsidR="00000000" w:rsidRDefault="007C71EE">
      <w:pPr>
        <w:pStyle w:val="a"/>
        <w:rPr>
          <w:rFonts w:hint="cs"/>
          <w:rtl/>
        </w:rPr>
      </w:pPr>
      <w:r>
        <w:rPr>
          <w:rFonts w:hint="cs"/>
          <w:rtl/>
        </w:rPr>
        <w:t>אדוני היושב-ראש, אנחנו יושבים 12 שעות. האופוזיציה לא הצליחה להעביר אפילו הצבעה אחת. אחרי 12 שעות, האופוזי</w:t>
      </w:r>
      <w:r>
        <w:rPr>
          <w:rFonts w:hint="cs"/>
          <w:rtl/>
        </w:rPr>
        <w:t>ציה מצליחה להעביר את ההצבעה הראשונה, ואז דווקא מוצאים איזה פגם בהצבעה, לאחר שהכלל כל הערב היה שלא מתקנים הצבעות. אתה בעצמך קבעת את הכלל, עמדת בכלל הזה במשך 12 שעות. בהצבעה הראשונה והיחידה שהאופוזיציה זוכה - אנחנו רוצים עכשיו לטרוף את הקלפים ולשנות את הכללי</w:t>
      </w:r>
      <w:r>
        <w:rPr>
          <w:rFonts w:hint="cs"/>
          <w:rtl/>
        </w:rPr>
        <w:t>ם? זה לא מתקבל על הדעת. מה זה שורה שלמה לא הצביעה?</w:t>
      </w:r>
    </w:p>
    <w:p w14:paraId="5522E940" w14:textId="77777777" w:rsidR="00000000" w:rsidRDefault="007C71EE">
      <w:pPr>
        <w:pStyle w:val="ad"/>
        <w:rPr>
          <w:rtl/>
        </w:rPr>
      </w:pPr>
      <w:r>
        <w:rPr>
          <w:rtl/>
        </w:rPr>
        <w:br/>
      </w:r>
      <w:bookmarkStart w:id="2597" w:name="FS000000512T29_05_2003_02_24_17C"/>
      <w:bookmarkEnd w:id="2597"/>
      <w:r>
        <w:rPr>
          <w:rtl/>
        </w:rPr>
        <w:t>היו"ר ראובן ריבלין:</w:t>
      </w:r>
    </w:p>
    <w:p w14:paraId="375B0EE6" w14:textId="77777777" w:rsidR="00000000" w:rsidRDefault="007C71EE">
      <w:pPr>
        <w:pStyle w:val="a"/>
        <w:rPr>
          <w:rFonts w:hint="cs"/>
          <w:rtl/>
        </w:rPr>
      </w:pPr>
    </w:p>
    <w:p w14:paraId="3B576572" w14:textId="77777777" w:rsidR="00000000" w:rsidRDefault="007C71EE">
      <w:pPr>
        <w:pStyle w:val="a"/>
        <w:rPr>
          <w:rFonts w:hint="cs"/>
          <w:rtl/>
        </w:rPr>
      </w:pPr>
      <w:r>
        <w:rPr>
          <w:rFonts w:hint="cs"/>
          <w:rtl/>
        </w:rPr>
        <w:t xml:space="preserve">תודה. </w:t>
      </w:r>
    </w:p>
    <w:p w14:paraId="22DBA2BA" w14:textId="77777777" w:rsidR="00000000" w:rsidRDefault="007C71EE">
      <w:pPr>
        <w:pStyle w:val="SpeakerCon"/>
        <w:rPr>
          <w:rFonts w:hint="cs"/>
          <w:rtl/>
        </w:rPr>
      </w:pPr>
      <w:r>
        <w:rPr>
          <w:rtl/>
        </w:rPr>
        <w:br/>
      </w:r>
      <w:bookmarkStart w:id="2598" w:name="FS000000512T29_05_2003_02_24_30C"/>
      <w:bookmarkEnd w:id="2598"/>
    </w:p>
    <w:p w14:paraId="5EFE8B04" w14:textId="77777777" w:rsidR="00000000" w:rsidRDefault="007C71EE">
      <w:pPr>
        <w:pStyle w:val="SpeakerCon"/>
        <w:rPr>
          <w:rFonts w:hint="cs"/>
          <w:rtl/>
        </w:rPr>
      </w:pPr>
    </w:p>
    <w:p w14:paraId="6628034D" w14:textId="77777777" w:rsidR="00000000" w:rsidRDefault="007C71EE">
      <w:pPr>
        <w:pStyle w:val="SpeakerCon"/>
        <w:rPr>
          <w:rFonts w:hint="cs"/>
          <w:rtl/>
        </w:rPr>
      </w:pPr>
    </w:p>
    <w:p w14:paraId="28137B90" w14:textId="77777777" w:rsidR="00000000" w:rsidRDefault="007C71EE">
      <w:pPr>
        <w:pStyle w:val="SpeakerCon"/>
        <w:rPr>
          <w:rtl/>
        </w:rPr>
      </w:pPr>
      <w:r>
        <w:rPr>
          <w:rtl/>
        </w:rPr>
        <w:t>יוסי שריד (מרצ):</w:t>
      </w:r>
    </w:p>
    <w:p w14:paraId="0E780DF2" w14:textId="77777777" w:rsidR="00000000" w:rsidRDefault="007C71EE">
      <w:pPr>
        <w:pStyle w:val="a"/>
        <w:rPr>
          <w:rtl/>
        </w:rPr>
      </w:pPr>
    </w:p>
    <w:p w14:paraId="2EBBAD18" w14:textId="77777777" w:rsidR="00000000" w:rsidRDefault="007C71EE">
      <w:pPr>
        <w:pStyle w:val="a"/>
        <w:rPr>
          <w:rFonts w:hint="cs"/>
          <w:rtl/>
        </w:rPr>
      </w:pPr>
      <w:r>
        <w:rPr>
          <w:rFonts w:hint="cs"/>
          <w:rtl/>
        </w:rPr>
        <w:t>לא הצביעה - לא הצביעה.</w:t>
      </w:r>
    </w:p>
    <w:p w14:paraId="70EC43B0" w14:textId="77777777" w:rsidR="00000000" w:rsidRDefault="007C71EE">
      <w:pPr>
        <w:pStyle w:val="ad"/>
        <w:rPr>
          <w:rtl/>
        </w:rPr>
      </w:pPr>
      <w:r>
        <w:rPr>
          <w:rtl/>
        </w:rPr>
        <w:br/>
        <w:t>היו"ר ראובן ריבלין:</w:t>
      </w:r>
    </w:p>
    <w:p w14:paraId="32EDAC34" w14:textId="77777777" w:rsidR="00000000" w:rsidRDefault="007C71EE">
      <w:pPr>
        <w:pStyle w:val="a"/>
        <w:rPr>
          <w:rtl/>
        </w:rPr>
      </w:pPr>
    </w:p>
    <w:p w14:paraId="62F404B4" w14:textId="77777777" w:rsidR="00000000" w:rsidRDefault="007C71EE">
      <w:pPr>
        <w:pStyle w:val="a"/>
        <w:rPr>
          <w:rFonts w:hint="cs"/>
          <w:rtl/>
        </w:rPr>
      </w:pPr>
      <w:r>
        <w:rPr>
          <w:rFonts w:hint="cs"/>
          <w:rtl/>
        </w:rPr>
        <w:t>חבר הכנסת גדעון סער, בבקשה.</w:t>
      </w:r>
    </w:p>
    <w:p w14:paraId="466567F9" w14:textId="77777777" w:rsidR="00000000" w:rsidRDefault="007C71EE">
      <w:pPr>
        <w:pStyle w:val="Speaker"/>
        <w:rPr>
          <w:rtl/>
        </w:rPr>
      </w:pPr>
      <w:r>
        <w:rPr>
          <w:rtl/>
        </w:rPr>
        <w:br/>
      </w:r>
      <w:bookmarkStart w:id="2599" w:name="FS000001027T29_05_2003_02_24_48"/>
      <w:bookmarkEnd w:id="2599"/>
      <w:r>
        <w:rPr>
          <w:rtl/>
        </w:rPr>
        <w:t>גדעון סער (הליכוד):</w:t>
      </w:r>
    </w:p>
    <w:p w14:paraId="3B529B97" w14:textId="77777777" w:rsidR="00000000" w:rsidRDefault="007C71EE">
      <w:pPr>
        <w:pStyle w:val="a"/>
        <w:rPr>
          <w:rtl/>
        </w:rPr>
      </w:pPr>
    </w:p>
    <w:p w14:paraId="6B27CB6A" w14:textId="77777777" w:rsidR="00000000" w:rsidRDefault="007C71EE">
      <w:pPr>
        <w:pStyle w:val="a"/>
        <w:rPr>
          <w:rFonts w:hint="cs"/>
          <w:rtl/>
        </w:rPr>
      </w:pPr>
      <w:r>
        <w:rPr>
          <w:rFonts w:hint="cs"/>
          <w:rtl/>
        </w:rPr>
        <w:t>אדוני היושב-ראש, בהחלט יכול להיות - לפחות באופן תיאורטי - ש</w:t>
      </w:r>
      <w:r>
        <w:rPr>
          <w:rFonts w:hint="cs"/>
          <w:rtl/>
        </w:rPr>
        <w:t>תהיה נקודת זמן שבה לקואליציה לא יהיה רוב באולם, אבל זה לא היה המצב. היה רוב ברור, ואגף שלם לא נקלט, ואנשים הצביעו - לרבות אני, אדוני היושב-ראש - אבל רבים אחרים שהיו במקומותיהם, ולא עלתה טענה מהסוג הזה ולא ניתן לגנוב הצבעה כאשר לא היה להם רוב שהצביע.</w:t>
      </w:r>
    </w:p>
    <w:p w14:paraId="70B3A05C" w14:textId="77777777" w:rsidR="00000000" w:rsidRDefault="007C71EE">
      <w:pPr>
        <w:pStyle w:val="ad"/>
        <w:rPr>
          <w:rtl/>
        </w:rPr>
      </w:pPr>
      <w:r>
        <w:rPr>
          <w:rtl/>
        </w:rPr>
        <w:br/>
        <w:t>היו"ר</w:t>
      </w:r>
      <w:r>
        <w:rPr>
          <w:rtl/>
        </w:rPr>
        <w:t xml:space="preserve"> ראובן ריבלין:</w:t>
      </w:r>
    </w:p>
    <w:p w14:paraId="361BD731" w14:textId="77777777" w:rsidR="00000000" w:rsidRDefault="007C71EE">
      <w:pPr>
        <w:pStyle w:val="a"/>
        <w:rPr>
          <w:rtl/>
        </w:rPr>
      </w:pPr>
    </w:p>
    <w:p w14:paraId="651B50AF" w14:textId="77777777" w:rsidR="00000000" w:rsidRDefault="007C71EE">
      <w:pPr>
        <w:pStyle w:val="a"/>
        <w:rPr>
          <w:rFonts w:hint="cs"/>
          <w:rtl/>
        </w:rPr>
      </w:pPr>
      <w:r>
        <w:rPr>
          <w:rFonts w:hint="cs"/>
          <w:rtl/>
        </w:rPr>
        <w:t>חבר הכנסת איתן. אני מבקש לשאול אדם רציני שאלה, ברשותכם. חבר הכנסת איתן, האם אדוני ישב במקום?</w:t>
      </w:r>
    </w:p>
    <w:p w14:paraId="63F33A44" w14:textId="77777777" w:rsidR="00000000" w:rsidRDefault="007C71EE">
      <w:pPr>
        <w:pStyle w:val="ac"/>
        <w:rPr>
          <w:rtl/>
        </w:rPr>
      </w:pPr>
      <w:r>
        <w:rPr>
          <w:rtl/>
        </w:rPr>
        <w:br/>
        <w:t>מיכאל איתן (</w:t>
      </w:r>
      <w:r>
        <w:rPr>
          <w:rFonts w:hint="cs"/>
          <w:rtl/>
        </w:rPr>
        <w:t>יו"ר ועדת החוקה, חוק ומשפט</w:t>
      </w:r>
      <w:r>
        <w:rPr>
          <w:rtl/>
        </w:rPr>
        <w:t>):</w:t>
      </w:r>
    </w:p>
    <w:p w14:paraId="050F23BD" w14:textId="77777777" w:rsidR="00000000" w:rsidRDefault="007C71EE">
      <w:pPr>
        <w:pStyle w:val="a"/>
        <w:rPr>
          <w:rtl/>
        </w:rPr>
      </w:pPr>
    </w:p>
    <w:p w14:paraId="30DAC5C1" w14:textId="77777777" w:rsidR="00000000" w:rsidRDefault="007C71EE">
      <w:pPr>
        <w:pStyle w:val="a"/>
        <w:rPr>
          <w:rFonts w:hint="cs"/>
          <w:rtl/>
        </w:rPr>
      </w:pPr>
      <w:r>
        <w:rPr>
          <w:rFonts w:hint="cs"/>
          <w:rtl/>
        </w:rPr>
        <w:t xml:space="preserve">כן. </w:t>
      </w:r>
    </w:p>
    <w:p w14:paraId="53E14A83" w14:textId="77777777" w:rsidR="00000000" w:rsidRDefault="007C71EE">
      <w:pPr>
        <w:pStyle w:val="ad"/>
        <w:rPr>
          <w:rtl/>
        </w:rPr>
      </w:pPr>
      <w:r>
        <w:rPr>
          <w:rtl/>
        </w:rPr>
        <w:br/>
        <w:t>היו"ר ראובן ריבלין:</w:t>
      </w:r>
    </w:p>
    <w:p w14:paraId="04F475C9" w14:textId="77777777" w:rsidR="00000000" w:rsidRDefault="007C71EE">
      <w:pPr>
        <w:pStyle w:val="a"/>
        <w:rPr>
          <w:rtl/>
        </w:rPr>
      </w:pPr>
    </w:p>
    <w:p w14:paraId="31574C9A" w14:textId="77777777" w:rsidR="00000000" w:rsidRDefault="007C71EE">
      <w:pPr>
        <w:pStyle w:val="a"/>
        <w:rPr>
          <w:rFonts w:hint="cs"/>
          <w:rtl/>
        </w:rPr>
      </w:pPr>
      <w:r>
        <w:rPr>
          <w:rFonts w:hint="cs"/>
          <w:rtl/>
        </w:rPr>
        <w:t>והצביע, והצבעתו לא נקלטה?</w:t>
      </w:r>
    </w:p>
    <w:p w14:paraId="7D228CB4" w14:textId="77777777" w:rsidR="00000000" w:rsidRDefault="007C71EE">
      <w:pPr>
        <w:pStyle w:val="ac"/>
        <w:rPr>
          <w:rtl/>
        </w:rPr>
      </w:pPr>
      <w:r>
        <w:rPr>
          <w:rtl/>
        </w:rPr>
        <w:br/>
        <w:t>מיכאל איתן (</w:t>
      </w:r>
      <w:r>
        <w:rPr>
          <w:rFonts w:hint="cs"/>
          <w:rtl/>
        </w:rPr>
        <w:t>יו"ר ועדת החוקה, חוק ומשפט</w:t>
      </w:r>
      <w:r>
        <w:rPr>
          <w:rtl/>
        </w:rPr>
        <w:t>):</w:t>
      </w:r>
    </w:p>
    <w:p w14:paraId="317CD0A6" w14:textId="77777777" w:rsidR="00000000" w:rsidRDefault="007C71EE">
      <w:pPr>
        <w:pStyle w:val="a"/>
        <w:rPr>
          <w:rtl/>
        </w:rPr>
      </w:pPr>
    </w:p>
    <w:p w14:paraId="1C5D4281" w14:textId="77777777" w:rsidR="00000000" w:rsidRDefault="007C71EE">
      <w:pPr>
        <w:pStyle w:val="a"/>
        <w:rPr>
          <w:rFonts w:hint="cs"/>
          <w:rtl/>
        </w:rPr>
      </w:pPr>
      <w:r>
        <w:rPr>
          <w:rFonts w:hint="cs"/>
          <w:rtl/>
        </w:rPr>
        <w:t>ההצבעה ש</w:t>
      </w:r>
      <w:r>
        <w:rPr>
          <w:rFonts w:hint="cs"/>
          <w:rtl/>
        </w:rPr>
        <w:t>לי לא נקלטה, אבל אני מודה - - -</w:t>
      </w:r>
    </w:p>
    <w:p w14:paraId="40CD0C4E" w14:textId="77777777" w:rsidR="00000000" w:rsidRDefault="007C71EE">
      <w:pPr>
        <w:pStyle w:val="ad"/>
        <w:rPr>
          <w:rtl/>
        </w:rPr>
      </w:pPr>
      <w:r>
        <w:rPr>
          <w:rtl/>
        </w:rPr>
        <w:br/>
        <w:t>היו"ר ראובן ריבלין:</w:t>
      </w:r>
    </w:p>
    <w:p w14:paraId="155DE414" w14:textId="77777777" w:rsidR="00000000" w:rsidRDefault="007C71EE">
      <w:pPr>
        <w:pStyle w:val="a"/>
        <w:rPr>
          <w:rtl/>
        </w:rPr>
      </w:pPr>
    </w:p>
    <w:p w14:paraId="4E03A1A4" w14:textId="77777777" w:rsidR="00000000" w:rsidRDefault="007C71EE">
      <w:pPr>
        <w:pStyle w:val="a"/>
        <w:rPr>
          <w:rFonts w:hint="cs"/>
          <w:rtl/>
        </w:rPr>
      </w:pPr>
      <w:r>
        <w:rPr>
          <w:rFonts w:hint="cs"/>
          <w:rtl/>
        </w:rPr>
        <w:t>ואתה ישבת במקום והצבעת.</w:t>
      </w:r>
    </w:p>
    <w:p w14:paraId="7C5CEA44" w14:textId="77777777" w:rsidR="00000000" w:rsidRDefault="007C71EE">
      <w:pPr>
        <w:pStyle w:val="ac"/>
        <w:rPr>
          <w:rtl/>
        </w:rPr>
      </w:pPr>
      <w:r>
        <w:rPr>
          <w:rtl/>
        </w:rPr>
        <w:br/>
        <w:t>מיכאל איתן (</w:t>
      </w:r>
      <w:r>
        <w:rPr>
          <w:rFonts w:hint="cs"/>
          <w:rtl/>
        </w:rPr>
        <w:t>יו"ר ועדת החוקה, חוק ומשפט</w:t>
      </w:r>
      <w:r>
        <w:rPr>
          <w:rtl/>
        </w:rPr>
        <w:t>):</w:t>
      </w:r>
    </w:p>
    <w:p w14:paraId="13941CCE" w14:textId="77777777" w:rsidR="00000000" w:rsidRDefault="007C71EE">
      <w:pPr>
        <w:pStyle w:val="a"/>
        <w:rPr>
          <w:rtl/>
        </w:rPr>
      </w:pPr>
    </w:p>
    <w:p w14:paraId="3421C61B" w14:textId="77777777" w:rsidR="00000000" w:rsidRDefault="007C71EE">
      <w:pPr>
        <w:pStyle w:val="a"/>
        <w:rPr>
          <w:rFonts w:hint="cs"/>
          <w:rtl/>
        </w:rPr>
      </w:pPr>
      <w:r>
        <w:rPr>
          <w:rFonts w:hint="cs"/>
          <w:rtl/>
        </w:rPr>
        <w:t xml:space="preserve">אני לא הצבעתי. </w:t>
      </w:r>
    </w:p>
    <w:p w14:paraId="0EB9C74A" w14:textId="77777777" w:rsidR="00000000" w:rsidRDefault="007C71EE">
      <w:pPr>
        <w:pStyle w:val="ac"/>
        <w:rPr>
          <w:rtl/>
        </w:rPr>
      </w:pPr>
      <w:r>
        <w:rPr>
          <w:rtl/>
        </w:rPr>
        <w:br/>
        <w:t>מיכאל מלכיאור (העבודה-מימד):</w:t>
      </w:r>
    </w:p>
    <w:p w14:paraId="081F0E52" w14:textId="77777777" w:rsidR="00000000" w:rsidRDefault="007C71EE">
      <w:pPr>
        <w:pStyle w:val="a"/>
        <w:rPr>
          <w:rtl/>
        </w:rPr>
      </w:pPr>
    </w:p>
    <w:p w14:paraId="2A750841" w14:textId="77777777" w:rsidR="00000000" w:rsidRDefault="007C71EE">
      <w:pPr>
        <w:pStyle w:val="a"/>
        <w:rPr>
          <w:rFonts w:hint="cs"/>
          <w:rtl/>
        </w:rPr>
      </w:pPr>
      <w:r>
        <w:rPr>
          <w:rFonts w:hint="cs"/>
          <w:rtl/>
        </w:rPr>
        <w:t>איזה פלא. הוא  לא הצביע וזה לא נקלט...</w:t>
      </w:r>
    </w:p>
    <w:p w14:paraId="66CA5C62" w14:textId="77777777" w:rsidR="00000000" w:rsidRDefault="007C71EE">
      <w:pPr>
        <w:pStyle w:val="ac"/>
        <w:rPr>
          <w:rtl/>
        </w:rPr>
      </w:pPr>
      <w:r>
        <w:rPr>
          <w:rtl/>
        </w:rPr>
        <w:br/>
        <w:t>קריאות:</w:t>
      </w:r>
    </w:p>
    <w:p w14:paraId="7C471355" w14:textId="77777777" w:rsidR="00000000" w:rsidRDefault="007C71EE">
      <w:pPr>
        <w:pStyle w:val="a"/>
        <w:rPr>
          <w:rtl/>
        </w:rPr>
      </w:pPr>
    </w:p>
    <w:p w14:paraId="4DBDAE1F" w14:textId="77777777" w:rsidR="00000000" w:rsidRDefault="007C71EE">
      <w:pPr>
        <w:pStyle w:val="a"/>
        <w:rPr>
          <w:rFonts w:hint="cs"/>
          <w:rtl/>
        </w:rPr>
      </w:pPr>
      <w:r>
        <w:rPr>
          <w:rFonts w:hint="cs"/>
          <w:rtl/>
        </w:rPr>
        <w:t>- - -</w:t>
      </w:r>
    </w:p>
    <w:p w14:paraId="00CDBA0D" w14:textId="77777777" w:rsidR="00000000" w:rsidRDefault="007C71EE">
      <w:pPr>
        <w:pStyle w:val="ad"/>
        <w:rPr>
          <w:rtl/>
        </w:rPr>
      </w:pPr>
      <w:r>
        <w:rPr>
          <w:rtl/>
        </w:rPr>
        <w:br/>
        <w:t>היו"ר ראובן ריבלין:</w:t>
      </w:r>
    </w:p>
    <w:p w14:paraId="6F672F94" w14:textId="77777777" w:rsidR="00000000" w:rsidRDefault="007C71EE">
      <w:pPr>
        <w:pStyle w:val="a"/>
        <w:rPr>
          <w:rFonts w:hint="cs"/>
          <w:rtl/>
        </w:rPr>
      </w:pPr>
    </w:p>
    <w:p w14:paraId="64993D12" w14:textId="77777777" w:rsidR="00000000" w:rsidRDefault="007C71EE">
      <w:pPr>
        <w:pStyle w:val="a"/>
        <w:rPr>
          <w:rFonts w:hint="cs"/>
          <w:rtl/>
        </w:rPr>
      </w:pPr>
      <w:r>
        <w:rPr>
          <w:rFonts w:hint="cs"/>
          <w:rtl/>
        </w:rPr>
        <w:t xml:space="preserve">רבותי, אני </w:t>
      </w:r>
      <w:r>
        <w:rPr>
          <w:rFonts w:hint="cs"/>
          <w:rtl/>
        </w:rPr>
        <w:t xml:space="preserve">שמח. </w:t>
      </w:r>
    </w:p>
    <w:p w14:paraId="65C8CE1A" w14:textId="77777777" w:rsidR="00000000" w:rsidRDefault="007C71EE">
      <w:pPr>
        <w:pStyle w:val="a"/>
        <w:rPr>
          <w:rFonts w:hint="cs"/>
          <w:rtl/>
        </w:rPr>
      </w:pPr>
    </w:p>
    <w:p w14:paraId="6397B13B" w14:textId="77777777" w:rsidR="00000000" w:rsidRDefault="007C71EE">
      <w:pPr>
        <w:pStyle w:val="a"/>
        <w:rPr>
          <w:rFonts w:hint="cs"/>
          <w:rtl/>
        </w:rPr>
      </w:pPr>
      <w:r>
        <w:rPr>
          <w:rFonts w:hint="cs"/>
          <w:rtl/>
        </w:rPr>
        <w:t>אדוני שר האוצר, ההסתייגות היא לא מהותית. זה שהתקבלה ההסתייגות - שום דבר לא קרה, כי הוא כותב: "או 5,000 קנס". יתקנו את זה.</w:t>
      </w:r>
    </w:p>
    <w:p w14:paraId="4D7712F4" w14:textId="77777777" w:rsidR="00000000" w:rsidRDefault="007C71EE">
      <w:pPr>
        <w:pStyle w:val="ac"/>
        <w:rPr>
          <w:rtl/>
        </w:rPr>
      </w:pPr>
      <w:r>
        <w:rPr>
          <w:rtl/>
        </w:rPr>
        <w:br/>
        <w:t>קריאות:</w:t>
      </w:r>
    </w:p>
    <w:p w14:paraId="6C1EF168" w14:textId="77777777" w:rsidR="00000000" w:rsidRDefault="007C71EE">
      <w:pPr>
        <w:pStyle w:val="a"/>
        <w:rPr>
          <w:rtl/>
        </w:rPr>
      </w:pPr>
    </w:p>
    <w:p w14:paraId="7A2009A8" w14:textId="77777777" w:rsidR="00000000" w:rsidRDefault="007C71EE">
      <w:pPr>
        <w:pStyle w:val="a"/>
        <w:rPr>
          <w:rFonts w:hint="cs"/>
          <w:rtl/>
        </w:rPr>
      </w:pPr>
      <w:r>
        <w:rPr>
          <w:rFonts w:hint="cs"/>
          <w:rtl/>
        </w:rPr>
        <w:t>- - -</w:t>
      </w:r>
    </w:p>
    <w:p w14:paraId="3A1F5B02" w14:textId="77777777" w:rsidR="00000000" w:rsidRDefault="007C71EE">
      <w:pPr>
        <w:pStyle w:val="ad"/>
        <w:rPr>
          <w:rtl/>
        </w:rPr>
      </w:pPr>
      <w:r>
        <w:rPr>
          <w:rtl/>
        </w:rPr>
        <w:br/>
        <w:t>היו"ר ראובן ריבלין:</w:t>
      </w:r>
    </w:p>
    <w:p w14:paraId="5FF321A2" w14:textId="77777777" w:rsidR="00000000" w:rsidRDefault="007C71EE">
      <w:pPr>
        <w:pStyle w:val="a"/>
        <w:rPr>
          <w:rtl/>
        </w:rPr>
      </w:pPr>
    </w:p>
    <w:p w14:paraId="0D5E2FC0" w14:textId="77777777" w:rsidR="00000000" w:rsidRDefault="007C71EE">
      <w:pPr>
        <w:pStyle w:val="a"/>
        <w:rPr>
          <w:rFonts w:hint="cs"/>
          <w:rtl/>
        </w:rPr>
      </w:pPr>
      <w:r>
        <w:rPr>
          <w:rFonts w:hint="cs"/>
          <w:rtl/>
        </w:rPr>
        <w:t>השר נתניהו ביקש לדבר. אדוני, בבקשה.</w:t>
      </w:r>
    </w:p>
    <w:p w14:paraId="715AA1CD" w14:textId="77777777" w:rsidR="00000000" w:rsidRDefault="007C71EE">
      <w:pPr>
        <w:pStyle w:val="ac"/>
        <w:rPr>
          <w:rtl/>
        </w:rPr>
      </w:pPr>
      <w:r>
        <w:rPr>
          <w:rtl/>
        </w:rPr>
        <w:br/>
        <w:t>שר האוצר בנימין נתניהו:</w:t>
      </w:r>
    </w:p>
    <w:p w14:paraId="3CFE397F" w14:textId="77777777" w:rsidR="00000000" w:rsidRDefault="007C71EE">
      <w:pPr>
        <w:pStyle w:val="a"/>
        <w:rPr>
          <w:rtl/>
        </w:rPr>
      </w:pPr>
    </w:p>
    <w:p w14:paraId="7FF09912" w14:textId="77777777" w:rsidR="00000000" w:rsidRDefault="007C71EE">
      <w:pPr>
        <w:pStyle w:val="a"/>
        <w:ind w:firstLine="0"/>
        <w:rPr>
          <w:rFonts w:hint="cs"/>
          <w:rtl/>
        </w:rPr>
      </w:pPr>
      <w:r>
        <w:rPr>
          <w:rFonts w:hint="cs"/>
          <w:rtl/>
        </w:rPr>
        <w:tab/>
        <w:t xml:space="preserve">אני רוצה לדווח ליושב-ראש  </w:t>
      </w:r>
      <w:r>
        <w:rPr>
          <w:rFonts w:hint="cs"/>
          <w:rtl/>
        </w:rPr>
        <w:t>- - -</w:t>
      </w:r>
    </w:p>
    <w:p w14:paraId="4C2D42DF" w14:textId="77777777" w:rsidR="00000000" w:rsidRDefault="007C71EE">
      <w:pPr>
        <w:pStyle w:val="ac"/>
        <w:rPr>
          <w:rtl/>
        </w:rPr>
      </w:pPr>
      <w:r>
        <w:rPr>
          <w:rtl/>
        </w:rPr>
        <w:br/>
        <w:t>קריאות:</w:t>
      </w:r>
    </w:p>
    <w:p w14:paraId="7F6B3E3F" w14:textId="77777777" w:rsidR="00000000" w:rsidRDefault="007C71EE">
      <w:pPr>
        <w:pStyle w:val="a"/>
        <w:rPr>
          <w:rtl/>
        </w:rPr>
      </w:pPr>
    </w:p>
    <w:p w14:paraId="504003E7" w14:textId="77777777" w:rsidR="00000000" w:rsidRDefault="007C71EE">
      <w:pPr>
        <w:pStyle w:val="a"/>
        <w:rPr>
          <w:rFonts w:hint="cs"/>
          <w:rtl/>
        </w:rPr>
      </w:pPr>
      <w:r>
        <w:rPr>
          <w:rFonts w:hint="cs"/>
          <w:rtl/>
        </w:rPr>
        <w:t>- - -</w:t>
      </w:r>
    </w:p>
    <w:p w14:paraId="42E28910" w14:textId="77777777" w:rsidR="00000000" w:rsidRDefault="007C71EE">
      <w:pPr>
        <w:pStyle w:val="ad"/>
        <w:rPr>
          <w:rtl/>
        </w:rPr>
      </w:pPr>
      <w:r>
        <w:rPr>
          <w:rtl/>
        </w:rPr>
        <w:br/>
        <w:t>היו"ר ראובן ריבלין:</w:t>
      </w:r>
    </w:p>
    <w:p w14:paraId="07B103FB" w14:textId="77777777" w:rsidR="00000000" w:rsidRDefault="007C71EE">
      <w:pPr>
        <w:pStyle w:val="a"/>
        <w:rPr>
          <w:rtl/>
        </w:rPr>
      </w:pPr>
    </w:p>
    <w:p w14:paraId="2CF26D81" w14:textId="77777777" w:rsidR="00000000" w:rsidRDefault="007C71EE">
      <w:pPr>
        <w:pStyle w:val="a"/>
        <w:rPr>
          <w:rFonts w:hint="cs"/>
          <w:rtl/>
        </w:rPr>
      </w:pPr>
      <w:r>
        <w:rPr>
          <w:rFonts w:hint="cs"/>
          <w:rtl/>
        </w:rPr>
        <w:t>רבותי, לא להוסיף רק שמן על המדורה. ראינו מה היה.</w:t>
      </w:r>
    </w:p>
    <w:p w14:paraId="6B5FC5FA" w14:textId="77777777" w:rsidR="00000000" w:rsidRDefault="007C71EE">
      <w:pPr>
        <w:pStyle w:val="ac"/>
        <w:rPr>
          <w:rtl/>
        </w:rPr>
      </w:pPr>
      <w:r>
        <w:rPr>
          <w:rtl/>
        </w:rPr>
        <w:br/>
        <w:t>חיים אורון (מרצ):</w:t>
      </w:r>
    </w:p>
    <w:p w14:paraId="543AF909" w14:textId="77777777" w:rsidR="00000000" w:rsidRDefault="007C71EE">
      <w:pPr>
        <w:pStyle w:val="a"/>
        <w:rPr>
          <w:rtl/>
        </w:rPr>
      </w:pPr>
    </w:p>
    <w:p w14:paraId="7570B9CA" w14:textId="77777777" w:rsidR="00000000" w:rsidRDefault="007C71EE">
      <w:pPr>
        <w:pStyle w:val="a"/>
        <w:rPr>
          <w:rFonts w:hint="cs"/>
          <w:rtl/>
        </w:rPr>
      </w:pPr>
      <w:r>
        <w:rPr>
          <w:rFonts w:hint="cs"/>
          <w:rtl/>
        </w:rPr>
        <w:t>אדוני היושב-ראש - - -</w:t>
      </w:r>
    </w:p>
    <w:p w14:paraId="00946D54" w14:textId="77777777" w:rsidR="00000000" w:rsidRDefault="007C71EE">
      <w:pPr>
        <w:pStyle w:val="ad"/>
        <w:rPr>
          <w:rtl/>
        </w:rPr>
      </w:pPr>
      <w:r>
        <w:rPr>
          <w:rtl/>
        </w:rPr>
        <w:br/>
        <w:t>היו"ר ראובן ריבלין:</w:t>
      </w:r>
    </w:p>
    <w:p w14:paraId="5932D534" w14:textId="77777777" w:rsidR="00000000" w:rsidRDefault="007C71EE">
      <w:pPr>
        <w:pStyle w:val="a"/>
        <w:rPr>
          <w:rtl/>
        </w:rPr>
      </w:pPr>
    </w:p>
    <w:p w14:paraId="0E2A13BF" w14:textId="77777777" w:rsidR="00000000" w:rsidRDefault="007C71EE">
      <w:pPr>
        <w:pStyle w:val="a"/>
        <w:rPr>
          <w:rFonts w:hint="cs"/>
          <w:rtl/>
        </w:rPr>
      </w:pPr>
      <w:r>
        <w:rPr>
          <w:rFonts w:hint="cs"/>
          <w:rtl/>
        </w:rPr>
        <w:t xml:space="preserve">רק רגע. עסאם מח'ול רוצה לדבר. </w:t>
      </w:r>
      <w:bookmarkStart w:id="2600" w:name="FS000000542T29_05_2003_02_32_04"/>
      <w:bookmarkEnd w:id="2600"/>
      <w:r>
        <w:rPr>
          <w:rFonts w:hint="cs"/>
          <w:rtl/>
        </w:rPr>
        <w:t>גדעון, אתה שמת לב איזו הסתייגות התקבלה?</w:t>
      </w:r>
    </w:p>
    <w:p w14:paraId="7F443BE2" w14:textId="77777777" w:rsidR="00000000" w:rsidRDefault="007C71EE">
      <w:pPr>
        <w:pStyle w:val="a"/>
        <w:rPr>
          <w:rFonts w:hint="cs"/>
          <w:rtl/>
        </w:rPr>
      </w:pPr>
    </w:p>
    <w:p w14:paraId="77BA4176" w14:textId="77777777" w:rsidR="00000000" w:rsidRDefault="007C71EE">
      <w:pPr>
        <w:pStyle w:val="ac"/>
        <w:rPr>
          <w:rtl/>
        </w:rPr>
      </w:pPr>
      <w:r>
        <w:rPr>
          <w:rtl/>
        </w:rPr>
        <w:br/>
        <w:t>גדעון סער (הליכוד):</w:t>
      </w:r>
    </w:p>
    <w:p w14:paraId="3F6E4F84" w14:textId="77777777" w:rsidR="00000000" w:rsidRDefault="007C71EE">
      <w:pPr>
        <w:pStyle w:val="a"/>
        <w:rPr>
          <w:rtl/>
        </w:rPr>
      </w:pPr>
    </w:p>
    <w:p w14:paraId="05ED5A57" w14:textId="77777777" w:rsidR="00000000" w:rsidRDefault="007C71EE">
      <w:pPr>
        <w:pStyle w:val="a"/>
        <w:rPr>
          <w:rFonts w:hint="cs"/>
          <w:rtl/>
        </w:rPr>
      </w:pPr>
      <w:r>
        <w:rPr>
          <w:rFonts w:hint="cs"/>
          <w:rtl/>
        </w:rPr>
        <w:t>לא חשו</w:t>
      </w:r>
      <w:r>
        <w:rPr>
          <w:rFonts w:hint="cs"/>
          <w:rtl/>
        </w:rPr>
        <w:t>ב לי, אדוני היושב-ראש.</w:t>
      </w:r>
    </w:p>
    <w:p w14:paraId="7DAF77D8" w14:textId="77777777" w:rsidR="00000000" w:rsidRDefault="007C71EE">
      <w:pPr>
        <w:pStyle w:val="ac"/>
        <w:rPr>
          <w:rtl/>
        </w:rPr>
      </w:pPr>
      <w:r>
        <w:rPr>
          <w:rtl/>
        </w:rPr>
        <w:br/>
        <w:t>קריאות:</w:t>
      </w:r>
    </w:p>
    <w:p w14:paraId="4F959B2B" w14:textId="77777777" w:rsidR="00000000" w:rsidRDefault="007C71EE">
      <w:pPr>
        <w:pStyle w:val="a"/>
        <w:rPr>
          <w:rtl/>
        </w:rPr>
      </w:pPr>
    </w:p>
    <w:p w14:paraId="396EAAA5" w14:textId="77777777" w:rsidR="00000000" w:rsidRDefault="007C71EE">
      <w:pPr>
        <w:pStyle w:val="a"/>
        <w:rPr>
          <w:rFonts w:hint="cs"/>
          <w:rtl/>
        </w:rPr>
      </w:pPr>
      <w:r>
        <w:rPr>
          <w:rFonts w:hint="cs"/>
          <w:rtl/>
        </w:rPr>
        <w:t>- - -</w:t>
      </w:r>
    </w:p>
    <w:p w14:paraId="6595569A" w14:textId="77777777" w:rsidR="00000000" w:rsidRDefault="007C71EE">
      <w:pPr>
        <w:pStyle w:val="Speaker"/>
        <w:rPr>
          <w:rFonts w:hint="cs"/>
          <w:rtl/>
        </w:rPr>
      </w:pPr>
    </w:p>
    <w:p w14:paraId="2D2849E8" w14:textId="77777777" w:rsidR="00000000" w:rsidRDefault="007C71EE">
      <w:pPr>
        <w:pStyle w:val="ad"/>
        <w:rPr>
          <w:rtl/>
        </w:rPr>
      </w:pPr>
      <w:r>
        <w:rPr>
          <w:rtl/>
        </w:rPr>
        <w:t>היו"ר ראובן ריבלין:</w:t>
      </w:r>
    </w:p>
    <w:p w14:paraId="7DA81BB3" w14:textId="77777777" w:rsidR="00000000" w:rsidRDefault="007C71EE">
      <w:pPr>
        <w:pStyle w:val="a"/>
        <w:rPr>
          <w:rtl/>
        </w:rPr>
      </w:pPr>
    </w:p>
    <w:p w14:paraId="353B9ABD" w14:textId="77777777" w:rsidR="00000000" w:rsidRDefault="007C71EE">
      <w:pPr>
        <w:pStyle w:val="a"/>
        <w:rPr>
          <w:rFonts w:hint="cs"/>
          <w:rtl/>
        </w:rPr>
      </w:pPr>
      <w:r>
        <w:rPr>
          <w:rFonts w:hint="cs"/>
          <w:rtl/>
        </w:rPr>
        <w:t>רבותי, תודה. אתה רוצה לדבר - דבר. אני עושה הצבעת ניסיון. אולי לא יידלק עוד פעם.</w:t>
      </w:r>
    </w:p>
    <w:p w14:paraId="4AAC101D" w14:textId="77777777" w:rsidR="00000000" w:rsidRDefault="007C71EE">
      <w:pPr>
        <w:pStyle w:val="ac"/>
        <w:rPr>
          <w:rtl/>
        </w:rPr>
      </w:pPr>
      <w:r>
        <w:rPr>
          <w:rtl/>
        </w:rPr>
        <w:br/>
        <w:t>חיים אורון (מרצ):</w:t>
      </w:r>
    </w:p>
    <w:p w14:paraId="45F2FF01" w14:textId="77777777" w:rsidR="00000000" w:rsidRDefault="007C71EE">
      <w:pPr>
        <w:pStyle w:val="a"/>
        <w:rPr>
          <w:rtl/>
        </w:rPr>
      </w:pPr>
    </w:p>
    <w:p w14:paraId="162D945F" w14:textId="77777777" w:rsidR="00000000" w:rsidRDefault="007C71EE">
      <w:pPr>
        <w:pStyle w:val="a"/>
        <w:rPr>
          <w:rFonts w:hint="cs"/>
          <w:rtl/>
        </w:rPr>
      </w:pPr>
      <w:r>
        <w:rPr>
          <w:rFonts w:hint="cs"/>
          <w:rtl/>
        </w:rPr>
        <w:t>אדוני היושב-ראש, יש לי הצעה.</w:t>
      </w:r>
    </w:p>
    <w:p w14:paraId="6DA1AD2B" w14:textId="77777777" w:rsidR="00000000" w:rsidRDefault="007C71EE">
      <w:pPr>
        <w:pStyle w:val="Speaker"/>
        <w:rPr>
          <w:rFonts w:hint="cs"/>
          <w:rtl/>
        </w:rPr>
      </w:pPr>
    </w:p>
    <w:p w14:paraId="6E7D2E59" w14:textId="77777777" w:rsidR="00000000" w:rsidRDefault="007C71EE">
      <w:pPr>
        <w:pStyle w:val="Speaker"/>
        <w:rPr>
          <w:rtl/>
        </w:rPr>
      </w:pPr>
      <w:r>
        <w:rPr>
          <w:rtl/>
        </w:rPr>
        <w:t>עסאם מח'ול (חד"ש-תע"ל):</w:t>
      </w:r>
    </w:p>
    <w:p w14:paraId="5368038B" w14:textId="77777777" w:rsidR="00000000" w:rsidRDefault="007C71EE">
      <w:pPr>
        <w:pStyle w:val="a"/>
        <w:rPr>
          <w:rtl/>
        </w:rPr>
      </w:pPr>
    </w:p>
    <w:p w14:paraId="585CC509" w14:textId="77777777" w:rsidR="00000000" w:rsidRDefault="007C71EE">
      <w:pPr>
        <w:pStyle w:val="a"/>
        <w:rPr>
          <w:rFonts w:hint="cs"/>
          <w:rtl/>
        </w:rPr>
      </w:pPr>
      <w:r>
        <w:rPr>
          <w:rFonts w:hint="cs"/>
          <w:rtl/>
        </w:rPr>
        <w:t>אדוני היושב-ראש, העניין לא קשור בתוכנה ש</w:t>
      </w:r>
      <w:r>
        <w:rPr>
          <w:rFonts w:hint="cs"/>
          <w:rtl/>
        </w:rPr>
        <w:t xml:space="preserve">ל ההסתייגות. </w:t>
      </w:r>
    </w:p>
    <w:p w14:paraId="79FFC66E" w14:textId="77777777" w:rsidR="00000000" w:rsidRDefault="007C71EE">
      <w:pPr>
        <w:pStyle w:val="ac"/>
        <w:rPr>
          <w:rtl/>
        </w:rPr>
      </w:pPr>
      <w:r>
        <w:rPr>
          <w:rtl/>
        </w:rPr>
        <w:br/>
        <w:t>קריאות:</w:t>
      </w:r>
    </w:p>
    <w:p w14:paraId="646C53D5" w14:textId="77777777" w:rsidR="00000000" w:rsidRDefault="007C71EE">
      <w:pPr>
        <w:pStyle w:val="a"/>
        <w:rPr>
          <w:rtl/>
        </w:rPr>
      </w:pPr>
    </w:p>
    <w:p w14:paraId="2AD9058C" w14:textId="77777777" w:rsidR="00000000" w:rsidRDefault="007C71EE">
      <w:pPr>
        <w:pStyle w:val="a"/>
        <w:rPr>
          <w:rFonts w:hint="cs"/>
          <w:rtl/>
        </w:rPr>
      </w:pPr>
      <w:r>
        <w:rPr>
          <w:rFonts w:hint="cs"/>
          <w:rtl/>
        </w:rPr>
        <w:t>- - -</w:t>
      </w:r>
    </w:p>
    <w:p w14:paraId="62B6864D" w14:textId="77777777" w:rsidR="00000000" w:rsidRDefault="007C71EE">
      <w:pPr>
        <w:pStyle w:val="SpeakerCon"/>
        <w:rPr>
          <w:rtl/>
        </w:rPr>
      </w:pPr>
      <w:r>
        <w:rPr>
          <w:rtl/>
        </w:rPr>
        <w:br/>
      </w:r>
      <w:bookmarkStart w:id="2601" w:name="FS000000542T29_05_2003_02_34_28C"/>
      <w:bookmarkEnd w:id="2601"/>
      <w:r>
        <w:rPr>
          <w:rtl/>
        </w:rPr>
        <w:t>עסאם מח'ול (חד"ש-תע"ל):</w:t>
      </w:r>
    </w:p>
    <w:p w14:paraId="0F4B2BE4" w14:textId="77777777" w:rsidR="00000000" w:rsidRDefault="007C71EE">
      <w:pPr>
        <w:pStyle w:val="a"/>
        <w:rPr>
          <w:rtl/>
        </w:rPr>
      </w:pPr>
    </w:p>
    <w:p w14:paraId="51DF7D3A" w14:textId="77777777" w:rsidR="00000000" w:rsidRDefault="007C71EE">
      <w:pPr>
        <w:pStyle w:val="a"/>
        <w:rPr>
          <w:rFonts w:hint="cs"/>
          <w:rtl/>
        </w:rPr>
      </w:pPr>
      <w:r>
        <w:rPr>
          <w:rFonts w:hint="cs"/>
          <w:rtl/>
        </w:rPr>
        <w:t xml:space="preserve">הבלון השחור יורד על ראשה של הכנסת. </w:t>
      </w:r>
    </w:p>
    <w:p w14:paraId="05D40B24" w14:textId="77777777" w:rsidR="00000000" w:rsidRDefault="007C71EE">
      <w:pPr>
        <w:pStyle w:val="ac"/>
        <w:rPr>
          <w:rtl/>
        </w:rPr>
      </w:pPr>
      <w:r>
        <w:rPr>
          <w:rtl/>
        </w:rPr>
        <w:br/>
        <w:t>קריאות:</w:t>
      </w:r>
    </w:p>
    <w:p w14:paraId="32BC1B3A" w14:textId="77777777" w:rsidR="00000000" w:rsidRDefault="007C71EE">
      <w:pPr>
        <w:pStyle w:val="a"/>
        <w:rPr>
          <w:rtl/>
        </w:rPr>
      </w:pPr>
    </w:p>
    <w:p w14:paraId="756D4DEB" w14:textId="77777777" w:rsidR="00000000" w:rsidRDefault="007C71EE">
      <w:pPr>
        <w:pStyle w:val="a"/>
        <w:rPr>
          <w:rFonts w:hint="cs"/>
          <w:rtl/>
        </w:rPr>
      </w:pPr>
      <w:r>
        <w:rPr>
          <w:rFonts w:hint="cs"/>
          <w:rtl/>
        </w:rPr>
        <w:t>- - -</w:t>
      </w:r>
    </w:p>
    <w:p w14:paraId="7D532601" w14:textId="77777777" w:rsidR="00000000" w:rsidRDefault="007C71EE">
      <w:pPr>
        <w:pStyle w:val="SpeakerCon"/>
        <w:rPr>
          <w:rtl/>
        </w:rPr>
      </w:pPr>
      <w:r>
        <w:rPr>
          <w:rtl/>
        </w:rPr>
        <w:br/>
      </w:r>
      <w:bookmarkStart w:id="2602" w:name="FS000000542T29_05_2003_02_35_03C"/>
      <w:bookmarkEnd w:id="2602"/>
      <w:r>
        <w:rPr>
          <w:rtl/>
        </w:rPr>
        <w:t>עסאם מח'ול (חד"ש-תע"ל):</w:t>
      </w:r>
    </w:p>
    <w:p w14:paraId="79E5FB75" w14:textId="77777777" w:rsidR="00000000" w:rsidRDefault="007C71EE">
      <w:pPr>
        <w:pStyle w:val="a"/>
        <w:rPr>
          <w:rtl/>
        </w:rPr>
      </w:pPr>
    </w:p>
    <w:p w14:paraId="06ECA487" w14:textId="77777777" w:rsidR="00000000" w:rsidRDefault="007C71EE">
      <w:pPr>
        <w:pStyle w:val="a"/>
        <w:rPr>
          <w:rFonts w:hint="cs"/>
          <w:rtl/>
        </w:rPr>
      </w:pPr>
      <w:r>
        <w:rPr>
          <w:rFonts w:hint="cs"/>
          <w:rtl/>
        </w:rPr>
        <w:t>אדוני היושב-ראש, התמונה היתה ברורה גם ליושב-ראש עצמו, כאשר החליט להצביע בהצבעה הזאת דווקא אלקטרונית, כי הוא ראה שאין רוב ב</w:t>
      </w:r>
      <w:r>
        <w:rPr>
          <w:rFonts w:hint="cs"/>
          <w:rtl/>
        </w:rPr>
        <w:t>שורות הימין של הקואליציה - -</w:t>
      </w:r>
    </w:p>
    <w:p w14:paraId="3F708D9C" w14:textId="77777777" w:rsidR="00000000" w:rsidRDefault="007C71EE">
      <w:pPr>
        <w:pStyle w:val="ad"/>
        <w:rPr>
          <w:rFonts w:hint="cs"/>
          <w:rtl/>
        </w:rPr>
      </w:pPr>
      <w:r>
        <w:rPr>
          <w:rtl/>
        </w:rPr>
        <w:br/>
      </w:r>
    </w:p>
    <w:p w14:paraId="5BF566D9" w14:textId="77777777" w:rsidR="00000000" w:rsidRDefault="007C71EE">
      <w:pPr>
        <w:pStyle w:val="ad"/>
        <w:rPr>
          <w:rFonts w:hint="cs"/>
          <w:rtl/>
        </w:rPr>
      </w:pPr>
    </w:p>
    <w:p w14:paraId="7077701D" w14:textId="77777777" w:rsidR="00000000" w:rsidRDefault="007C71EE">
      <w:pPr>
        <w:pStyle w:val="ad"/>
        <w:rPr>
          <w:rtl/>
        </w:rPr>
      </w:pPr>
      <w:r>
        <w:rPr>
          <w:rtl/>
        </w:rPr>
        <w:t>היו"ר ראובן ריבלין:</w:t>
      </w:r>
    </w:p>
    <w:p w14:paraId="31150E35" w14:textId="77777777" w:rsidR="00000000" w:rsidRDefault="007C71EE">
      <w:pPr>
        <w:pStyle w:val="a"/>
        <w:rPr>
          <w:rtl/>
        </w:rPr>
      </w:pPr>
    </w:p>
    <w:p w14:paraId="0FCEE2E5" w14:textId="77777777" w:rsidR="00000000" w:rsidRDefault="007C71EE">
      <w:pPr>
        <w:pStyle w:val="a"/>
        <w:rPr>
          <w:rFonts w:hint="cs"/>
          <w:rtl/>
        </w:rPr>
      </w:pPr>
      <w:r>
        <w:rPr>
          <w:rFonts w:hint="cs"/>
          <w:rtl/>
        </w:rPr>
        <w:t xml:space="preserve">תודה. </w:t>
      </w:r>
    </w:p>
    <w:p w14:paraId="0EE3244A" w14:textId="77777777" w:rsidR="00000000" w:rsidRDefault="007C71EE">
      <w:pPr>
        <w:pStyle w:val="SpeakerCon"/>
        <w:rPr>
          <w:rtl/>
        </w:rPr>
      </w:pPr>
      <w:r>
        <w:rPr>
          <w:rtl/>
        </w:rPr>
        <w:br/>
      </w:r>
      <w:bookmarkStart w:id="2603" w:name="FS000000542T29_05_2003_02_36_00C"/>
      <w:bookmarkEnd w:id="2603"/>
      <w:r>
        <w:rPr>
          <w:rtl/>
        </w:rPr>
        <w:t>עסאם מח'ול (חד"ש-תע"ל):</w:t>
      </w:r>
    </w:p>
    <w:p w14:paraId="3AF3EE18" w14:textId="77777777" w:rsidR="00000000" w:rsidRDefault="007C71EE">
      <w:pPr>
        <w:pStyle w:val="a"/>
        <w:rPr>
          <w:rtl/>
        </w:rPr>
      </w:pPr>
    </w:p>
    <w:p w14:paraId="3B01E5F0" w14:textId="77777777" w:rsidR="00000000" w:rsidRDefault="007C71EE">
      <w:pPr>
        <w:pStyle w:val="a"/>
        <w:rPr>
          <w:rFonts w:hint="cs"/>
          <w:rtl/>
        </w:rPr>
      </w:pPr>
      <w:r>
        <w:rPr>
          <w:rFonts w:hint="cs"/>
          <w:rtl/>
        </w:rPr>
        <w:t>- - והוא החליט - אנחנו ראינו את החברים רצים.</w:t>
      </w:r>
    </w:p>
    <w:p w14:paraId="52DEEC26" w14:textId="77777777" w:rsidR="00000000" w:rsidRDefault="007C71EE">
      <w:pPr>
        <w:pStyle w:val="ad"/>
        <w:rPr>
          <w:rtl/>
        </w:rPr>
      </w:pPr>
      <w:r>
        <w:rPr>
          <w:rtl/>
        </w:rPr>
        <w:br/>
        <w:t>היו"ר ראובן ריבלין:</w:t>
      </w:r>
    </w:p>
    <w:p w14:paraId="4D163DFA" w14:textId="77777777" w:rsidR="00000000" w:rsidRDefault="007C71EE">
      <w:pPr>
        <w:pStyle w:val="a"/>
        <w:rPr>
          <w:rtl/>
        </w:rPr>
      </w:pPr>
    </w:p>
    <w:p w14:paraId="6954874B" w14:textId="77777777" w:rsidR="00000000" w:rsidRDefault="007C71EE">
      <w:pPr>
        <w:pStyle w:val="a"/>
        <w:rPr>
          <w:rFonts w:hint="cs"/>
          <w:rtl/>
        </w:rPr>
      </w:pPr>
      <w:r>
        <w:rPr>
          <w:rFonts w:hint="cs"/>
          <w:rtl/>
        </w:rPr>
        <w:t>תודה. נא לשבת. רבותי חברי הכנסת, אני עושה רגע הצבעת ניסיון לראות אם זה נדלק. אם זה נדלק - אין סיבה לומר</w:t>
      </w:r>
      <w:r>
        <w:rPr>
          <w:rFonts w:hint="cs"/>
          <w:rtl/>
        </w:rPr>
        <w:t xml:space="preserve"> שזה לא נדלק קודם. </w:t>
      </w:r>
    </w:p>
    <w:p w14:paraId="6AD74287" w14:textId="77777777" w:rsidR="00000000" w:rsidRDefault="007C71EE">
      <w:pPr>
        <w:pStyle w:val="ac"/>
        <w:rPr>
          <w:rtl/>
        </w:rPr>
      </w:pPr>
      <w:r>
        <w:rPr>
          <w:rtl/>
        </w:rPr>
        <w:br/>
        <w:t>קריאות:</w:t>
      </w:r>
    </w:p>
    <w:p w14:paraId="5F201FAA" w14:textId="77777777" w:rsidR="00000000" w:rsidRDefault="007C71EE">
      <w:pPr>
        <w:pStyle w:val="a"/>
        <w:rPr>
          <w:rtl/>
        </w:rPr>
      </w:pPr>
    </w:p>
    <w:p w14:paraId="6E6BA8E0" w14:textId="77777777" w:rsidR="00000000" w:rsidRDefault="007C71EE">
      <w:pPr>
        <w:pStyle w:val="a"/>
        <w:rPr>
          <w:rFonts w:hint="cs"/>
          <w:rtl/>
        </w:rPr>
      </w:pPr>
      <w:r>
        <w:rPr>
          <w:rFonts w:hint="cs"/>
          <w:rtl/>
        </w:rPr>
        <w:t>- - -</w:t>
      </w:r>
    </w:p>
    <w:p w14:paraId="333A9DB3" w14:textId="77777777" w:rsidR="00000000" w:rsidRDefault="007C71EE">
      <w:pPr>
        <w:pStyle w:val="ac"/>
        <w:rPr>
          <w:rtl/>
        </w:rPr>
      </w:pPr>
      <w:r>
        <w:rPr>
          <w:rtl/>
        </w:rPr>
        <w:br/>
        <w:t>מיכאל מלכיאור (העבודה-מימד):</w:t>
      </w:r>
    </w:p>
    <w:p w14:paraId="6AC0AD79" w14:textId="77777777" w:rsidR="00000000" w:rsidRDefault="007C71EE">
      <w:pPr>
        <w:pStyle w:val="a"/>
        <w:rPr>
          <w:rtl/>
        </w:rPr>
      </w:pPr>
    </w:p>
    <w:p w14:paraId="7CCBE5CD" w14:textId="77777777" w:rsidR="00000000" w:rsidRDefault="007C71EE">
      <w:pPr>
        <w:pStyle w:val="a"/>
        <w:rPr>
          <w:rFonts w:hint="cs"/>
          <w:rtl/>
        </w:rPr>
      </w:pPr>
      <w:r>
        <w:rPr>
          <w:rFonts w:hint="cs"/>
          <w:rtl/>
        </w:rPr>
        <w:t>תקבלו פעם אחת את האמת - - - יושב-ראש קובע - - -</w:t>
      </w:r>
    </w:p>
    <w:p w14:paraId="353BEA6D" w14:textId="77777777" w:rsidR="00000000" w:rsidRDefault="007C71EE">
      <w:pPr>
        <w:pStyle w:val="ad"/>
        <w:rPr>
          <w:rtl/>
        </w:rPr>
      </w:pPr>
      <w:r>
        <w:rPr>
          <w:rtl/>
        </w:rPr>
        <w:br/>
        <w:t>היו"ר ראובן ריבלין:</w:t>
      </w:r>
    </w:p>
    <w:p w14:paraId="569D224D" w14:textId="77777777" w:rsidR="00000000" w:rsidRDefault="007C71EE">
      <w:pPr>
        <w:pStyle w:val="a"/>
        <w:rPr>
          <w:rtl/>
        </w:rPr>
      </w:pPr>
    </w:p>
    <w:p w14:paraId="6539C17B" w14:textId="77777777" w:rsidR="00000000" w:rsidRDefault="007C71EE">
      <w:pPr>
        <w:pStyle w:val="a"/>
        <w:rPr>
          <w:rFonts w:hint="cs"/>
          <w:rtl/>
        </w:rPr>
      </w:pPr>
      <w:r>
        <w:rPr>
          <w:rFonts w:hint="cs"/>
          <w:rtl/>
        </w:rPr>
        <w:t>חבר הכנסת סער, תשב בבקשה. תשב בבקשה.</w:t>
      </w:r>
    </w:p>
    <w:p w14:paraId="73C07FE5" w14:textId="77777777" w:rsidR="00000000" w:rsidRDefault="007C71EE">
      <w:pPr>
        <w:pStyle w:val="a"/>
        <w:rPr>
          <w:rFonts w:hint="cs"/>
          <w:rtl/>
        </w:rPr>
      </w:pPr>
    </w:p>
    <w:p w14:paraId="3AF769D4" w14:textId="77777777" w:rsidR="00000000" w:rsidRDefault="007C71EE">
      <w:pPr>
        <w:pStyle w:val="a"/>
        <w:rPr>
          <w:rFonts w:hint="cs"/>
          <w:rtl/>
        </w:rPr>
      </w:pPr>
      <w:r>
        <w:rPr>
          <w:rFonts w:hint="cs"/>
          <w:rtl/>
        </w:rPr>
        <w:t>רבותי, אנחנו לא נתחיל לעשות שיטות חדשות בכנסת. ההצבעה שקובעת היא זו  ששם. לא תהיה</w:t>
      </w:r>
      <w:r>
        <w:rPr>
          <w:rFonts w:hint="cs"/>
          <w:rtl/>
        </w:rPr>
        <w:t xml:space="preserve"> הצבעה אחרת שתקבע, ולא זעקות ולא צעקות. </w:t>
      </w:r>
    </w:p>
    <w:p w14:paraId="40A3CAC0" w14:textId="77777777" w:rsidR="00000000" w:rsidRDefault="007C71EE">
      <w:pPr>
        <w:pStyle w:val="a"/>
        <w:rPr>
          <w:rFonts w:hint="cs"/>
          <w:rtl/>
        </w:rPr>
      </w:pPr>
    </w:p>
    <w:p w14:paraId="66A5EE55" w14:textId="77777777" w:rsidR="00000000" w:rsidRDefault="007C71EE">
      <w:pPr>
        <w:pStyle w:val="ac"/>
        <w:rPr>
          <w:rtl/>
        </w:rPr>
      </w:pPr>
      <w:r>
        <w:rPr>
          <w:rFonts w:hint="eastAsia"/>
          <w:rtl/>
        </w:rPr>
        <w:t>יוסי</w:t>
      </w:r>
      <w:r>
        <w:rPr>
          <w:rtl/>
        </w:rPr>
        <w:t xml:space="preserve"> שריד (מרצ):</w:t>
      </w:r>
    </w:p>
    <w:p w14:paraId="06B510C5" w14:textId="77777777" w:rsidR="00000000" w:rsidRDefault="007C71EE">
      <w:pPr>
        <w:pStyle w:val="a"/>
        <w:rPr>
          <w:rFonts w:hint="cs"/>
          <w:rtl/>
        </w:rPr>
      </w:pPr>
    </w:p>
    <w:p w14:paraId="6B50F988" w14:textId="77777777" w:rsidR="00000000" w:rsidRDefault="007C71EE">
      <w:pPr>
        <w:pStyle w:val="a"/>
        <w:rPr>
          <w:rFonts w:hint="cs"/>
          <w:rtl/>
        </w:rPr>
      </w:pPr>
      <w:r>
        <w:rPr>
          <w:rFonts w:hint="cs"/>
          <w:rtl/>
        </w:rPr>
        <w:t>אדוני היושב-ראש - - -</w:t>
      </w:r>
    </w:p>
    <w:p w14:paraId="1C81B771" w14:textId="77777777" w:rsidR="00000000" w:rsidRDefault="007C71EE">
      <w:pPr>
        <w:pStyle w:val="ad"/>
        <w:rPr>
          <w:rtl/>
        </w:rPr>
      </w:pPr>
      <w:r>
        <w:rPr>
          <w:rtl/>
        </w:rPr>
        <w:br/>
        <w:t>היו"ר ראובן ריבלין:</w:t>
      </w:r>
    </w:p>
    <w:p w14:paraId="37672638" w14:textId="77777777" w:rsidR="00000000" w:rsidRDefault="007C71EE">
      <w:pPr>
        <w:pStyle w:val="a"/>
        <w:rPr>
          <w:rtl/>
        </w:rPr>
      </w:pPr>
    </w:p>
    <w:p w14:paraId="0B3206B7" w14:textId="77777777" w:rsidR="00000000" w:rsidRDefault="007C71EE">
      <w:pPr>
        <w:pStyle w:val="a"/>
        <w:rPr>
          <w:rFonts w:hint="cs"/>
          <w:rtl/>
        </w:rPr>
      </w:pPr>
      <w:r>
        <w:rPr>
          <w:rFonts w:hint="cs"/>
          <w:rtl/>
        </w:rPr>
        <w:t xml:space="preserve">בשביל מה, אדוני? למה? ישב אדוני, לא צריך לעזור לי. אני עושה הצבעת ניסיון. </w:t>
      </w:r>
    </w:p>
    <w:p w14:paraId="19386231" w14:textId="77777777" w:rsidR="00000000" w:rsidRDefault="007C71EE">
      <w:pPr>
        <w:pStyle w:val="ac"/>
        <w:rPr>
          <w:rtl/>
        </w:rPr>
      </w:pPr>
      <w:r>
        <w:rPr>
          <w:rtl/>
        </w:rPr>
        <w:br/>
        <w:t>יוסי שריד (מרצ):</w:t>
      </w:r>
    </w:p>
    <w:p w14:paraId="231B9EC3" w14:textId="77777777" w:rsidR="00000000" w:rsidRDefault="007C71EE">
      <w:pPr>
        <w:pStyle w:val="a"/>
        <w:rPr>
          <w:rtl/>
        </w:rPr>
      </w:pPr>
    </w:p>
    <w:p w14:paraId="75A651B7" w14:textId="77777777" w:rsidR="00000000" w:rsidRDefault="007C71EE">
      <w:pPr>
        <w:pStyle w:val="a"/>
        <w:rPr>
          <w:rFonts w:hint="cs"/>
          <w:rtl/>
        </w:rPr>
      </w:pPr>
      <w:r>
        <w:rPr>
          <w:rFonts w:hint="cs"/>
          <w:rtl/>
        </w:rPr>
        <w:t>לא, אין טעם לעשות הצבעת ניסיון.</w:t>
      </w:r>
    </w:p>
    <w:p w14:paraId="0899C023" w14:textId="77777777" w:rsidR="00000000" w:rsidRDefault="007C71EE">
      <w:pPr>
        <w:pStyle w:val="ac"/>
        <w:rPr>
          <w:rtl/>
        </w:rPr>
      </w:pPr>
      <w:r>
        <w:rPr>
          <w:rtl/>
        </w:rPr>
        <w:br/>
        <w:t>קריאות:</w:t>
      </w:r>
    </w:p>
    <w:p w14:paraId="0D6CAC80" w14:textId="77777777" w:rsidR="00000000" w:rsidRDefault="007C71EE">
      <w:pPr>
        <w:pStyle w:val="a"/>
        <w:rPr>
          <w:rFonts w:hint="cs"/>
          <w:rtl/>
        </w:rPr>
      </w:pPr>
    </w:p>
    <w:p w14:paraId="1D225D4E" w14:textId="77777777" w:rsidR="00000000" w:rsidRDefault="007C71EE">
      <w:pPr>
        <w:pStyle w:val="a"/>
        <w:rPr>
          <w:rFonts w:hint="cs"/>
          <w:rtl/>
        </w:rPr>
      </w:pPr>
      <w:r>
        <w:rPr>
          <w:rFonts w:hint="cs"/>
          <w:rtl/>
        </w:rPr>
        <w:t>- - -</w:t>
      </w:r>
    </w:p>
    <w:p w14:paraId="4A6232A8" w14:textId="77777777" w:rsidR="00000000" w:rsidRDefault="007C71EE">
      <w:pPr>
        <w:pStyle w:val="ad"/>
        <w:rPr>
          <w:rtl/>
        </w:rPr>
      </w:pPr>
      <w:r>
        <w:rPr>
          <w:rtl/>
        </w:rPr>
        <w:br/>
        <w:t>היו"ר ראו</w:t>
      </w:r>
      <w:r>
        <w:rPr>
          <w:rtl/>
        </w:rPr>
        <w:t>בן ריבלין:</w:t>
      </w:r>
    </w:p>
    <w:p w14:paraId="343E2F26" w14:textId="77777777" w:rsidR="00000000" w:rsidRDefault="007C71EE">
      <w:pPr>
        <w:pStyle w:val="a"/>
        <w:rPr>
          <w:rFonts w:hint="cs"/>
          <w:rtl/>
        </w:rPr>
      </w:pPr>
    </w:p>
    <w:p w14:paraId="50A38FA8" w14:textId="77777777" w:rsidR="00000000" w:rsidRDefault="007C71EE">
      <w:pPr>
        <w:pStyle w:val="a"/>
        <w:rPr>
          <w:rFonts w:hint="cs"/>
          <w:rtl/>
        </w:rPr>
      </w:pPr>
      <w:r>
        <w:rPr>
          <w:rFonts w:hint="cs"/>
          <w:rtl/>
        </w:rPr>
        <w:t>שמעתי. יצביעו מי שהיה בחדר. מי שלא רוצה - - -  אני עושה הצבעת ניסיון, רוצה לראות אם זה ייקלט או לא. רבותי חברי הכנסת, אני מאפס ומבקש מכולם להצביע הצבעת ניסיון.  נא להצביע.</w:t>
      </w:r>
    </w:p>
    <w:p w14:paraId="2DCB0B7B" w14:textId="77777777" w:rsidR="00000000" w:rsidRDefault="007C71EE">
      <w:pPr>
        <w:pStyle w:val="a"/>
        <w:jc w:val="center"/>
        <w:rPr>
          <w:rFonts w:hint="cs"/>
          <w:b/>
          <w:bCs/>
          <w:rtl/>
        </w:rPr>
      </w:pPr>
      <w:r>
        <w:rPr>
          <w:rtl/>
        </w:rPr>
        <w:br/>
      </w:r>
      <w:r>
        <w:rPr>
          <w:rFonts w:hint="cs"/>
          <w:b/>
          <w:bCs/>
          <w:rtl/>
        </w:rPr>
        <w:t>הצבעה מס' 72</w:t>
      </w:r>
    </w:p>
    <w:p w14:paraId="6184334A" w14:textId="77777777" w:rsidR="00000000" w:rsidRDefault="007C71EE">
      <w:pPr>
        <w:pStyle w:val="a"/>
        <w:jc w:val="center"/>
        <w:rPr>
          <w:rFonts w:hint="cs"/>
          <w:b/>
          <w:bCs/>
          <w:rtl/>
        </w:rPr>
      </w:pPr>
    </w:p>
    <w:p w14:paraId="27B09445" w14:textId="77777777" w:rsidR="00000000" w:rsidRDefault="007C71EE">
      <w:pPr>
        <w:pStyle w:val="a"/>
        <w:jc w:val="center"/>
        <w:rPr>
          <w:rFonts w:hint="cs"/>
          <w:rtl/>
        </w:rPr>
      </w:pPr>
      <w:r>
        <w:rPr>
          <w:rFonts w:hint="cs"/>
          <w:rtl/>
        </w:rPr>
        <w:t>בעד ההסתייגות - 29</w:t>
      </w:r>
    </w:p>
    <w:p w14:paraId="3C34F49B" w14:textId="77777777" w:rsidR="00000000" w:rsidRDefault="007C71EE">
      <w:pPr>
        <w:pStyle w:val="a"/>
        <w:jc w:val="center"/>
        <w:rPr>
          <w:rFonts w:hint="cs"/>
          <w:rtl/>
        </w:rPr>
      </w:pPr>
      <w:r>
        <w:rPr>
          <w:rFonts w:hint="cs"/>
          <w:rtl/>
        </w:rPr>
        <w:t>נגד - 53</w:t>
      </w:r>
    </w:p>
    <w:p w14:paraId="5698BA78" w14:textId="77777777" w:rsidR="00000000" w:rsidRDefault="007C71EE">
      <w:pPr>
        <w:pStyle w:val="a"/>
        <w:jc w:val="center"/>
        <w:rPr>
          <w:rFonts w:hint="cs"/>
          <w:rtl/>
        </w:rPr>
      </w:pPr>
      <w:r>
        <w:rPr>
          <w:rFonts w:hint="cs"/>
          <w:rtl/>
        </w:rPr>
        <w:t>נמנעים - אין</w:t>
      </w:r>
    </w:p>
    <w:p w14:paraId="3C367778" w14:textId="77777777" w:rsidR="00000000" w:rsidRDefault="007C71EE">
      <w:pPr>
        <w:pStyle w:val="a"/>
        <w:jc w:val="center"/>
        <w:rPr>
          <w:rFonts w:hint="cs"/>
          <w:rtl/>
        </w:rPr>
      </w:pPr>
    </w:p>
    <w:p w14:paraId="10920353" w14:textId="77777777" w:rsidR="00000000" w:rsidRDefault="007C71EE">
      <w:pPr>
        <w:pStyle w:val="a"/>
        <w:jc w:val="center"/>
        <w:rPr>
          <w:rFonts w:hint="cs"/>
          <w:rtl/>
        </w:rPr>
      </w:pPr>
    </w:p>
    <w:p w14:paraId="4C963AA1" w14:textId="77777777" w:rsidR="00000000" w:rsidRDefault="007C71EE">
      <w:pPr>
        <w:pStyle w:val="ac"/>
        <w:rPr>
          <w:rtl/>
        </w:rPr>
      </w:pPr>
      <w:r>
        <w:rPr>
          <w:rFonts w:hint="eastAsia"/>
          <w:rtl/>
        </w:rPr>
        <w:t>דליה</w:t>
      </w:r>
      <w:r>
        <w:rPr>
          <w:rtl/>
        </w:rPr>
        <w:t xml:space="preserve"> איציק (הע</w:t>
      </w:r>
      <w:r>
        <w:rPr>
          <w:rtl/>
        </w:rPr>
        <w:t>בודה-מימד):</w:t>
      </w:r>
    </w:p>
    <w:p w14:paraId="3A540429" w14:textId="77777777" w:rsidR="00000000" w:rsidRDefault="007C71EE">
      <w:pPr>
        <w:pStyle w:val="a"/>
        <w:rPr>
          <w:rFonts w:hint="cs"/>
          <w:rtl/>
        </w:rPr>
      </w:pPr>
    </w:p>
    <w:p w14:paraId="44307249" w14:textId="77777777" w:rsidR="00000000" w:rsidRDefault="007C71EE">
      <w:pPr>
        <w:pStyle w:val="a"/>
        <w:rPr>
          <w:rFonts w:hint="cs"/>
          <w:rtl/>
        </w:rPr>
      </w:pPr>
      <w:r>
        <w:rPr>
          <w:rFonts w:hint="cs"/>
          <w:rtl/>
        </w:rPr>
        <w:t>הנה, אתה רואה.</w:t>
      </w:r>
    </w:p>
    <w:p w14:paraId="119D28BF" w14:textId="77777777" w:rsidR="00000000" w:rsidRDefault="007C71EE">
      <w:pPr>
        <w:pStyle w:val="ad"/>
        <w:rPr>
          <w:rFonts w:hint="cs"/>
          <w:rtl/>
        </w:rPr>
      </w:pPr>
    </w:p>
    <w:p w14:paraId="5530F323" w14:textId="77777777" w:rsidR="00000000" w:rsidRDefault="007C71EE">
      <w:pPr>
        <w:pStyle w:val="ad"/>
        <w:rPr>
          <w:rtl/>
        </w:rPr>
      </w:pPr>
      <w:r>
        <w:rPr>
          <w:rtl/>
        </w:rPr>
        <w:t>היו"ר ראובן ריבלין:</w:t>
      </w:r>
    </w:p>
    <w:p w14:paraId="51EC780E" w14:textId="77777777" w:rsidR="00000000" w:rsidRDefault="007C71EE">
      <w:pPr>
        <w:pStyle w:val="a"/>
        <w:rPr>
          <w:rtl/>
        </w:rPr>
      </w:pPr>
    </w:p>
    <w:p w14:paraId="77C691F7" w14:textId="77777777" w:rsidR="00000000" w:rsidRDefault="007C71EE">
      <w:pPr>
        <w:pStyle w:val="a"/>
        <w:rPr>
          <w:rFonts w:hint="cs"/>
          <w:rtl/>
        </w:rPr>
      </w:pPr>
      <w:r>
        <w:rPr>
          <w:rFonts w:hint="cs"/>
          <w:rtl/>
        </w:rPr>
        <w:t>רבותי, ובכן, אני קובע שההצבעה היתה 33 בעד, 24 נגד. ההסתייגות נתקבלה.</w:t>
      </w:r>
    </w:p>
    <w:p w14:paraId="17DAAB9E" w14:textId="77777777" w:rsidR="00000000" w:rsidRDefault="007C71EE">
      <w:pPr>
        <w:pStyle w:val="a"/>
        <w:jc w:val="center"/>
        <w:rPr>
          <w:rFonts w:hint="cs"/>
          <w:rtl/>
        </w:rPr>
      </w:pPr>
      <w:r>
        <w:rPr>
          <w:rtl/>
        </w:rPr>
        <w:br/>
      </w:r>
    </w:p>
    <w:p w14:paraId="3AF67BAE" w14:textId="77777777" w:rsidR="00000000" w:rsidRDefault="007C71EE">
      <w:pPr>
        <w:pStyle w:val="a"/>
        <w:rPr>
          <w:rFonts w:hint="cs"/>
          <w:rtl/>
        </w:rPr>
      </w:pPr>
      <w:r>
        <w:rPr>
          <w:rFonts w:hint="cs"/>
          <w:rtl/>
        </w:rPr>
        <w:t>להפסיק את מחיאות הכפיים. תודה רבה. אנחנו עוברים הלאה.</w:t>
      </w:r>
    </w:p>
    <w:p w14:paraId="1CF38D4B" w14:textId="77777777" w:rsidR="00000000" w:rsidRDefault="007C71EE">
      <w:pPr>
        <w:pStyle w:val="ac"/>
        <w:rPr>
          <w:rtl/>
        </w:rPr>
      </w:pPr>
      <w:r>
        <w:rPr>
          <w:rtl/>
        </w:rPr>
        <w:br/>
        <w:t>קריאות:</w:t>
      </w:r>
    </w:p>
    <w:p w14:paraId="468029DF" w14:textId="77777777" w:rsidR="00000000" w:rsidRDefault="007C71EE">
      <w:pPr>
        <w:pStyle w:val="a"/>
        <w:rPr>
          <w:rtl/>
        </w:rPr>
      </w:pPr>
    </w:p>
    <w:p w14:paraId="3DD32F9F" w14:textId="77777777" w:rsidR="00000000" w:rsidRDefault="007C71EE">
      <w:pPr>
        <w:pStyle w:val="a"/>
        <w:rPr>
          <w:rFonts w:hint="cs"/>
          <w:rtl/>
        </w:rPr>
      </w:pPr>
      <w:r>
        <w:rPr>
          <w:rFonts w:hint="cs"/>
          <w:rtl/>
        </w:rPr>
        <w:t>- - -</w:t>
      </w:r>
    </w:p>
    <w:p w14:paraId="69D6B7E8" w14:textId="77777777" w:rsidR="00000000" w:rsidRDefault="007C71EE">
      <w:pPr>
        <w:pStyle w:val="ad"/>
        <w:rPr>
          <w:rFonts w:hint="cs"/>
          <w:rtl/>
        </w:rPr>
      </w:pPr>
      <w:r>
        <w:rPr>
          <w:rtl/>
        </w:rPr>
        <w:br/>
      </w:r>
    </w:p>
    <w:p w14:paraId="6D5A349E" w14:textId="77777777" w:rsidR="00000000" w:rsidRDefault="007C71EE">
      <w:pPr>
        <w:pStyle w:val="ad"/>
        <w:rPr>
          <w:rtl/>
        </w:rPr>
      </w:pPr>
      <w:r>
        <w:rPr>
          <w:rtl/>
        </w:rPr>
        <w:br/>
      </w:r>
      <w:r>
        <w:rPr>
          <w:rtl/>
        </w:rPr>
        <w:br/>
        <w:t>היו"ר ראובן ריבלין:</w:t>
      </w:r>
    </w:p>
    <w:p w14:paraId="38A17C79" w14:textId="77777777" w:rsidR="00000000" w:rsidRDefault="007C71EE">
      <w:pPr>
        <w:pStyle w:val="a"/>
        <w:rPr>
          <w:rtl/>
        </w:rPr>
      </w:pPr>
    </w:p>
    <w:p w14:paraId="2630F72A" w14:textId="77777777" w:rsidR="00000000" w:rsidRDefault="007C71EE">
      <w:pPr>
        <w:pStyle w:val="a"/>
        <w:rPr>
          <w:rFonts w:hint="cs"/>
          <w:rtl/>
        </w:rPr>
      </w:pPr>
      <w:r>
        <w:rPr>
          <w:rFonts w:hint="cs"/>
          <w:rtl/>
        </w:rPr>
        <w:t>קבוצת רצאבי, קבוצת ברכה, קבוצת בל"ד וחבר</w:t>
      </w:r>
      <w:r>
        <w:rPr>
          <w:rFonts w:hint="cs"/>
          <w:rtl/>
        </w:rPr>
        <w:t xml:space="preserve"> הכנסת טלב אלסאנע - מי בעד? מי נגד? מי נמנע? </w:t>
      </w:r>
    </w:p>
    <w:p w14:paraId="3F86CB7E" w14:textId="77777777" w:rsidR="00000000" w:rsidRDefault="007C71EE">
      <w:pPr>
        <w:pStyle w:val="a"/>
        <w:jc w:val="center"/>
        <w:rPr>
          <w:rFonts w:hint="cs"/>
          <w:b/>
          <w:bCs/>
          <w:rtl/>
        </w:rPr>
      </w:pPr>
      <w:r>
        <w:rPr>
          <w:rtl/>
        </w:rPr>
        <w:br/>
      </w:r>
      <w:r>
        <w:rPr>
          <w:rFonts w:hint="cs"/>
          <w:b/>
          <w:bCs/>
          <w:rtl/>
        </w:rPr>
        <w:t>הצבעה</w:t>
      </w:r>
    </w:p>
    <w:p w14:paraId="31397452" w14:textId="77777777" w:rsidR="00000000" w:rsidRDefault="007C71EE">
      <w:pPr>
        <w:pStyle w:val="a"/>
        <w:jc w:val="center"/>
        <w:rPr>
          <w:rFonts w:hint="cs"/>
          <w:rtl/>
        </w:rPr>
      </w:pPr>
    </w:p>
    <w:p w14:paraId="04303593" w14:textId="77777777" w:rsidR="00000000" w:rsidRDefault="007C71EE">
      <w:pPr>
        <w:pStyle w:val="a"/>
        <w:jc w:val="center"/>
        <w:rPr>
          <w:rFonts w:hint="cs"/>
          <w:rtl/>
        </w:rPr>
      </w:pPr>
      <w:r>
        <w:rPr>
          <w:rFonts w:hint="cs"/>
          <w:rtl/>
        </w:rPr>
        <w:t>ההסתייגות של קבוצת חבר הכנסת אהוד רצאבי, של קבוצת חבר הכנסת מוחמד ברכה, של קבוצת סיעת בל"ד ושל חבר הכנסת טלב אלסאנע לסעיף 32(24) לא נתקבלה.</w:t>
      </w:r>
    </w:p>
    <w:p w14:paraId="4883FC54" w14:textId="77777777" w:rsidR="00000000" w:rsidRDefault="007C71EE">
      <w:pPr>
        <w:pStyle w:val="ad"/>
        <w:rPr>
          <w:rtl/>
        </w:rPr>
      </w:pPr>
      <w:r>
        <w:rPr>
          <w:rtl/>
        </w:rPr>
        <w:br/>
        <w:t>היו"ר ראובן ריבלין:</w:t>
      </w:r>
    </w:p>
    <w:p w14:paraId="0A73F7A3" w14:textId="77777777" w:rsidR="00000000" w:rsidRDefault="007C71EE">
      <w:pPr>
        <w:pStyle w:val="a"/>
        <w:rPr>
          <w:rtl/>
        </w:rPr>
      </w:pPr>
    </w:p>
    <w:p w14:paraId="1DEFE8E1" w14:textId="77777777" w:rsidR="00000000" w:rsidRDefault="007C71EE">
      <w:pPr>
        <w:pStyle w:val="a"/>
        <w:rPr>
          <w:rFonts w:hint="cs"/>
          <w:rtl/>
        </w:rPr>
      </w:pPr>
      <w:r>
        <w:rPr>
          <w:rFonts w:hint="cs"/>
          <w:rtl/>
        </w:rPr>
        <w:t>לא נתקבלה.</w:t>
      </w:r>
    </w:p>
    <w:p w14:paraId="17C5D037" w14:textId="77777777" w:rsidR="00000000" w:rsidRDefault="007C71EE">
      <w:pPr>
        <w:pStyle w:val="a"/>
        <w:rPr>
          <w:rFonts w:hint="cs"/>
          <w:rtl/>
        </w:rPr>
      </w:pPr>
    </w:p>
    <w:p w14:paraId="1AD1849B" w14:textId="77777777" w:rsidR="00000000" w:rsidRDefault="007C71EE">
      <w:pPr>
        <w:pStyle w:val="a"/>
        <w:rPr>
          <w:rFonts w:hint="cs"/>
          <w:rtl/>
        </w:rPr>
      </w:pPr>
      <w:r>
        <w:rPr>
          <w:rFonts w:hint="cs"/>
          <w:rtl/>
        </w:rPr>
        <w:t>לסעיף 32(25), חבר הכנסת גפני</w:t>
      </w:r>
      <w:r>
        <w:rPr>
          <w:rFonts w:hint="cs"/>
          <w:rtl/>
        </w:rPr>
        <w:t xml:space="preserve"> - מי בעד? תודה. מי נגד? תודה. מי נמנע? תודה. נא להוריד.</w:t>
      </w:r>
    </w:p>
    <w:p w14:paraId="72D8F1BE" w14:textId="77777777" w:rsidR="00000000" w:rsidRDefault="007C71EE">
      <w:pPr>
        <w:pStyle w:val="a"/>
        <w:rPr>
          <w:rFonts w:hint="cs"/>
          <w:rtl/>
        </w:rPr>
      </w:pPr>
    </w:p>
    <w:p w14:paraId="07BEF226" w14:textId="77777777" w:rsidR="00000000" w:rsidRDefault="007C71EE">
      <w:pPr>
        <w:pStyle w:val="a"/>
        <w:jc w:val="center"/>
        <w:rPr>
          <w:rFonts w:hint="cs"/>
          <w:b/>
          <w:bCs/>
          <w:rtl/>
        </w:rPr>
      </w:pPr>
      <w:r>
        <w:rPr>
          <w:rFonts w:hint="cs"/>
          <w:b/>
          <w:bCs/>
          <w:rtl/>
        </w:rPr>
        <w:t>הצבעה</w:t>
      </w:r>
    </w:p>
    <w:p w14:paraId="435C537A" w14:textId="77777777" w:rsidR="00000000" w:rsidRDefault="007C71EE">
      <w:pPr>
        <w:pStyle w:val="a"/>
        <w:jc w:val="center"/>
        <w:rPr>
          <w:rFonts w:hint="cs"/>
          <w:b/>
          <w:bCs/>
          <w:rtl/>
        </w:rPr>
      </w:pPr>
    </w:p>
    <w:p w14:paraId="47FB4796" w14:textId="77777777" w:rsidR="00000000" w:rsidRDefault="007C71EE">
      <w:pPr>
        <w:pStyle w:val="a"/>
        <w:jc w:val="center"/>
        <w:rPr>
          <w:rFonts w:hint="cs"/>
          <w:rtl/>
        </w:rPr>
      </w:pPr>
      <w:r>
        <w:rPr>
          <w:rFonts w:hint="cs"/>
          <w:rtl/>
        </w:rPr>
        <w:t>ההסתייגות של חבר הכנסת משה גפני לסעיף 32(25) לא נתקבלה.</w:t>
      </w:r>
    </w:p>
    <w:p w14:paraId="0DF61E49" w14:textId="77777777" w:rsidR="00000000" w:rsidRDefault="007C71EE">
      <w:pPr>
        <w:pStyle w:val="ad"/>
        <w:rPr>
          <w:rtl/>
        </w:rPr>
      </w:pPr>
      <w:r>
        <w:rPr>
          <w:rtl/>
        </w:rPr>
        <w:br/>
        <w:t>היו"ר ראובן ריבלין:</w:t>
      </w:r>
    </w:p>
    <w:p w14:paraId="35F4935D" w14:textId="77777777" w:rsidR="00000000" w:rsidRDefault="007C71EE">
      <w:pPr>
        <w:pStyle w:val="a"/>
        <w:rPr>
          <w:rtl/>
        </w:rPr>
      </w:pPr>
    </w:p>
    <w:p w14:paraId="02C61D26" w14:textId="77777777" w:rsidR="00000000" w:rsidRDefault="007C71EE">
      <w:pPr>
        <w:pStyle w:val="a"/>
        <w:rPr>
          <w:rFonts w:hint="cs"/>
          <w:rtl/>
        </w:rPr>
      </w:pPr>
      <w:r>
        <w:rPr>
          <w:rFonts w:hint="cs"/>
          <w:rtl/>
        </w:rPr>
        <w:t>לא נתקבלה.</w:t>
      </w:r>
    </w:p>
    <w:p w14:paraId="0558DD6D" w14:textId="77777777" w:rsidR="00000000" w:rsidRDefault="007C71EE">
      <w:pPr>
        <w:pStyle w:val="a"/>
        <w:rPr>
          <w:rFonts w:hint="cs"/>
          <w:rtl/>
        </w:rPr>
      </w:pPr>
    </w:p>
    <w:p w14:paraId="3D334EEE" w14:textId="77777777" w:rsidR="00000000" w:rsidRDefault="007C71EE">
      <w:pPr>
        <w:pStyle w:val="a"/>
        <w:rPr>
          <w:rFonts w:hint="cs"/>
          <w:rtl/>
        </w:rPr>
      </w:pPr>
      <w:r>
        <w:rPr>
          <w:rFonts w:hint="cs"/>
          <w:rtl/>
        </w:rPr>
        <w:t>קבוצת ברכה, קבוצת בל"ד וחברי הכנסת טלב אלסאנע ורוני בריזון - מי בעד? תודה. מי נגד? הצבעה אלקטרונית. נ</w:t>
      </w:r>
      <w:r>
        <w:rPr>
          <w:rFonts w:hint="cs"/>
          <w:rtl/>
        </w:rPr>
        <w:t xml:space="preserve">א להצביע. מי בעד? מי נגד?  </w:t>
      </w:r>
    </w:p>
    <w:p w14:paraId="7467D0FF" w14:textId="77777777" w:rsidR="00000000" w:rsidRDefault="007C71EE">
      <w:pPr>
        <w:pStyle w:val="a"/>
        <w:rPr>
          <w:rFonts w:hint="cs"/>
          <w:rtl/>
        </w:rPr>
      </w:pPr>
    </w:p>
    <w:p w14:paraId="4DC9C1AB" w14:textId="77777777" w:rsidR="00000000" w:rsidRDefault="007C71EE">
      <w:pPr>
        <w:pStyle w:val="a"/>
        <w:jc w:val="center"/>
        <w:rPr>
          <w:rFonts w:hint="cs"/>
          <w:b/>
          <w:bCs/>
          <w:rtl/>
        </w:rPr>
      </w:pPr>
      <w:r>
        <w:rPr>
          <w:rFonts w:hint="cs"/>
          <w:b/>
          <w:bCs/>
          <w:rtl/>
        </w:rPr>
        <w:t>הצבעה מס' 73</w:t>
      </w:r>
    </w:p>
    <w:p w14:paraId="5017A0DA" w14:textId="77777777" w:rsidR="00000000" w:rsidRDefault="007C71EE">
      <w:pPr>
        <w:pStyle w:val="a"/>
        <w:jc w:val="center"/>
        <w:rPr>
          <w:rFonts w:hint="cs"/>
          <w:b/>
          <w:bCs/>
          <w:rtl/>
        </w:rPr>
      </w:pPr>
      <w:r>
        <w:rPr>
          <w:rFonts w:hint="cs"/>
          <w:b/>
          <w:bCs/>
          <w:rtl/>
        </w:rPr>
        <w:t xml:space="preserve"> </w:t>
      </w:r>
    </w:p>
    <w:p w14:paraId="35829BF8" w14:textId="77777777" w:rsidR="00000000" w:rsidRDefault="007C71EE">
      <w:pPr>
        <w:pStyle w:val="a"/>
        <w:jc w:val="center"/>
        <w:rPr>
          <w:rFonts w:hint="cs"/>
          <w:rtl/>
        </w:rPr>
      </w:pPr>
      <w:r>
        <w:rPr>
          <w:rFonts w:hint="cs"/>
          <w:rtl/>
        </w:rPr>
        <w:t>בעד ההסתייגות - 47</w:t>
      </w:r>
    </w:p>
    <w:p w14:paraId="6EA64B96" w14:textId="77777777" w:rsidR="00000000" w:rsidRDefault="007C71EE">
      <w:pPr>
        <w:pStyle w:val="a"/>
        <w:jc w:val="center"/>
        <w:rPr>
          <w:rFonts w:hint="cs"/>
          <w:rtl/>
        </w:rPr>
      </w:pPr>
      <w:r>
        <w:rPr>
          <w:rFonts w:hint="cs"/>
          <w:rtl/>
        </w:rPr>
        <w:t>נגד - 57</w:t>
      </w:r>
    </w:p>
    <w:p w14:paraId="7CAEB92B" w14:textId="77777777" w:rsidR="00000000" w:rsidRDefault="007C71EE">
      <w:pPr>
        <w:pStyle w:val="a"/>
        <w:jc w:val="center"/>
        <w:rPr>
          <w:rFonts w:hint="cs"/>
          <w:rtl/>
        </w:rPr>
      </w:pPr>
      <w:r>
        <w:rPr>
          <w:rFonts w:hint="cs"/>
          <w:rtl/>
        </w:rPr>
        <w:t>נמנעים - אין</w:t>
      </w:r>
    </w:p>
    <w:p w14:paraId="5602943D" w14:textId="77777777" w:rsidR="00000000" w:rsidRDefault="007C71EE">
      <w:pPr>
        <w:pStyle w:val="a"/>
        <w:jc w:val="center"/>
        <w:rPr>
          <w:rFonts w:hint="cs"/>
          <w:rtl/>
        </w:rPr>
      </w:pPr>
      <w:r>
        <w:rPr>
          <w:rFonts w:hint="cs"/>
          <w:rtl/>
        </w:rPr>
        <w:t>ההסתייגות של קבוצת חבר הכנסת מוחמד ברכה, של קבוצת סיעת בל"ד ושל חברי הכנסת טלב אלסאנע ורוני בריזון לסעיף 32(25) לא נתקבלה.</w:t>
      </w:r>
    </w:p>
    <w:p w14:paraId="3BFDDE79" w14:textId="77777777" w:rsidR="00000000" w:rsidRDefault="007C71EE">
      <w:pPr>
        <w:pStyle w:val="ad"/>
        <w:rPr>
          <w:rtl/>
        </w:rPr>
      </w:pPr>
      <w:r>
        <w:rPr>
          <w:rtl/>
        </w:rPr>
        <w:br/>
        <w:t>היו"ר ראובן ריבלין:</w:t>
      </w:r>
    </w:p>
    <w:p w14:paraId="154C9A88" w14:textId="77777777" w:rsidR="00000000" w:rsidRDefault="007C71EE">
      <w:pPr>
        <w:pStyle w:val="a"/>
        <w:rPr>
          <w:rtl/>
        </w:rPr>
      </w:pPr>
    </w:p>
    <w:p w14:paraId="36D10D54" w14:textId="77777777" w:rsidR="00000000" w:rsidRDefault="007C71EE">
      <w:pPr>
        <w:pStyle w:val="a"/>
        <w:rPr>
          <w:rFonts w:hint="cs"/>
          <w:rtl/>
        </w:rPr>
      </w:pPr>
      <w:r>
        <w:rPr>
          <w:rFonts w:hint="cs"/>
          <w:rtl/>
        </w:rPr>
        <w:t>47 בעד, 57 נגד. לא נתקבל.</w:t>
      </w:r>
    </w:p>
    <w:p w14:paraId="0CF912A8" w14:textId="77777777" w:rsidR="00000000" w:rsidRDefault="007C71EE">
      <w:pPr>
        <w:pStyle w:val="a"/>
        <w:rPr>
          <w:rFonts w:hint="cs"/>
          <w:rtl/>
        </w:rPr>
      </w:pPr>
    </w:p>
    <w:p w14:paraId="4A4D60EA" w14:textId="77777777" w:rsidR="00000000" w:rsidRDefault="007C71EE">
      <w:pPr>
        <w:pStyle w:val="a"/>
        <w:rPr>
          <w:rFonts w:hint="cs"/>
          <w:rtl/>
        </w:rPr>
      </w:pPr>
      <w:r>
        <w:rPr>
          <w:rFonts w:hint="cs"/>
          <w:rtl/>
        </w:rPr>
        <w:t xml:space="preserve">לסעיף 32(26), חבר הכנסת גפני - מי בעד? תודה. מי נגד? תודה. מי נמנע? </w:t>
      </w:r>
    </w:p>
    <w:p w14:paraId="158BDF74" w14:textId="77777777" w:rsidR="00000000" w:rsidRDefault="007C71EE">
      <w:pPr>
        <w:pStyle w:val="a"/>
        <w:rPr>
          <w:rFonts w:hint="cs"/>
          <w:rtl/>
        </w:rPr>
      </w:pPr>
    </w:p>
    <w:p w14:paraId="320834F1" w14:textId="77777777" w:rsidR="00000000" w:rsidRDefault="007C71EE">
      <w:pPr>
        <w:pStyle w:val="a"/>
        <w:jc w:val="center"/>
        <w:rPr>
          <w:rFonts w:hint="cs"/>
          <w:b/>
          <w:bCs/>
          <w:rtl/>
        </w:rPr>
      </w:pPr>
      <w:r>
        <w:rPr>
          <w:rFonts w:hint="cs"/>
          <w:b/>
          <w:bCs/>
          <w:rtl/>
        </w:rPr>
        <w:t>הצבעה</w:t>
      </w:r>
    </w:p>
    <w:p w14:paraId="7FE3C62E" w14:textId="77777777" w:rsidR="00000000" w:rsidRDefault="007C71EE">
      <w:pPr>
        <w:pStyle w:val="a"/>
        <w:jc w:val="center"/>
        <w:rPr>
          <w:rFonts w:hint="cs"/>
          <w:b/>
          <w:bCs/>
          <w:rtl/>
        </w:rPr>
      </w:pPr>
    </w:p>
    <w:p w14:paraId="6036E199" w14:textId="77777777" w:rsidR="00000000" w:rsidRDefault="007C71EE">
      <w:pPr>
        <w:pStyle w:val="a"/>
        <w:jc w:val="center"/>
        <w:rPr>
          <w:rFonts w:hint="cs"/>
          <w:rtl/>
        </w:rPr>
      </w:pPr>
      <w:r>
        <w:rPr>
          <w:rFonts w:hint="cs"/>
          <w:rtl/>
        </w:rPr>
        <w:t>ההסתייגות של חבר הכנסת משה גפני לסעיף 32(26) לא נתקבלה.</w:t>
      </w:r>
    </w:p>
    <w:p w14:paraId="34799368" w14:textId="77777777" w:rsidR="00000000" w:rsidRDefault="007C71EE">
      <w:pPr>
        <w:pStyle w:val="ad"/>
        <w:rPr>
          <w:rtl/>
        </w:rPr>
      </w:pPr>
      <w:r>
        <w:rPr>
          <w:rtl/>
        </w:rPr>
        <w:br/>
        <w:t>היו"ר ראובן ריבלין:</w:t>
      </w:r>
    </w:p>
    <w:p w14:paraId="3718DB0B" w14:textId="77777777" w:rsidR="00000000" w:rsidRDefault="007C71EE">
      <w:pPr>
        <w:pStyle w:val="a"/>
        <w:rPr>
          <w:rtl/>
        </w:rPr>
      </w:pPr>
    </w:p>
    <w:p w14:paraId="4F97FBCD" w14:textId="77777777" w:rsidR="00000000" w:rsidRDefault="007C71EE">
      <w:pPr>
        <w:pStyle w:val="a"/>
        <w:rPr>
          <w:rFonts w:hint="cs"/>
          <w:rtl/>
        </w:rPr>
      </w:pPr>
      <w:r>
        <w:rPr>
          <w:rFonts w:hint="cs"/>
          <w:rtl/>
        </w:rPr>
        <w:t>לא נתקבל.</w:t>
      </w:r>
    </w:p>
    <w:p w14:paraId="14A3DA44" w14:textId="77777777" w:rsidR="00000000" w:rsidRDefault="007C71EE">
      <w:pPr>
        <w:pStyle w:val="a"/>
        <w:rPr>
          <w:rFonts w:hint="cs"/>
          <w:rtl/>
        </w:rPr>
      </w:pPr>
    </w:p>
    <w:p w14:paraId="6CF920AB" w14:textId="77777777" w:rsidR="00000000" w:rsidRDefault="007C71EE">
      <w:pPr>
        <w:pStyle w:val="a"/>
        <w:rPr>
          <w:rFonts w:hint="cs"/>
          <w:rtl/>
        </w:rPr>
      </w:pPr>
      <w:r>
        <w:rPr>
          <w:rFonts w:hint="cs"/>
          <w:rtl/>
        </w:rPr>
        <w:t xml:space="preserve">חבר הכנסת ברכה, בל"ד וטלב אלסאנע - מי בעד? תודה. מי נגד? תודה. מי נמנע? </w:t>
      </w:r>
    </w:p>
    <w:p w14:paraId="2C672247" w14:textId="77777777" w:rsidR="00000000" w:rsidRDefault="007C71EE">
      <w:pPr>
        <w:pStyle w:val="a"/>
        <w:rPr>
          <w:rFonts w:hint="cs"/>
          <w:rtl/>
        </w:rPr>
      </w:pPr>
    </w:p>
    <w:p w14:paraId="0B9AD5D6" w14:textId="77777777" w:rsidR="00000000" w:rsidRDefault="007C71EE">
      <w:pPr>
        <w:pStyle w:val="a"/>
        <w:jc w:val="center"/>
        <w:rPr>
          <w:rFonts w:hint="cs"/>
          <w:b/>
          <w:bCs/>
          <w:rtl/>
        </w:rPr>
      </w:pPr>
      <w:r>
        <w:rPr>
          <w:rFonts w:hint="cs"/>
          <w:b/>
          <w:bCs/>
          <w:rtl/>
        </w:rPr>
        <w:t>הצבעה</w:t>
      </w:r>
    </w:p>
    <w:p w14:paraId="4E0A36A0" w14:textId="77777777" w:rsidR="00000000" w:rsidRDefault="007C71EE">
      <w:pPr>
        <w:pStyle w:val="a"/>
        <w:jc w:val="center"/>
        <w:rPr>
          <w:rFonts w:hint="cs"/>
          <w:b/>
          <w:bCs/>
          <w:rtl/>
        </w:rPr>
      </w:pPr>
    </w:p>
    <w:p w14:paraId="78DE87B1" w14:textId="77777777" w:rsidR="00000000" w:rsidRDefault="007C71EE">
      <w:pPr>
        <w:pStyle w:val="a"/>
        <w:jc w:val="center"/>
        <w:rPr>
          <w:rFonts w:hint="cs"/>
          <w:rtl/>
        </w:rPr>
      </w:pPr>
      <w:r>
        <w:rPr>
          <w:rFonts w:hint="cs"/>
          <w:rtl/>
        </w:rPr>
        <w:t>ההסתייגו</w:t>
      </w:r>
      <w:r>
        <w:rPr>
          <w:rFonts w:hint="cs"/>
          <w:rtl/>
        </w:rPr>
        <w:t>ת של קבוצת חבר הכנסת אהוד רצאבי, של קבוצת חבר הכנסת מוחמד ברכה, של קבוצת סיעת  בל"ד ושל חבר הכנסת טלב אלסאנע לסעיף 32(26) לא נתקבלה.</w:t>
      </w:r>
    </w:p>
    <w:p w14:paraId="0C087CE7" w14:textId="77777777" w:rsidR="00000000" w:rsidRDefault="007C71EE">
      <w:pPr>
        <w:pStyle w:val="ad"/>
        <w:rPr>
          <w:rtl/>
        </w:rPr>
      </w:pPr>
      <w:r>
        <w:rPr>
          <w:rtl/>
        </w:rPr>
        <w:br/>
        <w:t>היו"ר ראובן ריבלין:</w:t>
      </w:r>
    </w:p>
    <w:p w14:paraId="3CAC571A" w14:textId="77777777" w:rsidR="00000000" w:rsidRDefault="007C71EE">
      <w:pPr>
        <w:pStyle w:val="a"/>
        <w:rPr>
          <w:rtl/>
        </w:rPr>
      </w:pPr>
    </w:p>
    <w:p w14:paraId="3A96483A" w14:textId="77777777" w:rsidR="00000000" w:rsidRDefault="007C71EE">
      <w:pPr>
        <w:pStyle w:val="a"/>
        <w:rPr>
          <w:rFonts w:hint="cs"/>
          <w:rtl/>
        </w:rPr>
      </w:pPr>
      <w:r>
        <w:rPr>
          <w:rFonts w:hint="cs"/>
          <w:rtl/>
        </w:rPr>
        <w:t xml:space="preserve">לא נתקבל. </w:t>
      </w:r>
    </w:p>
    <w:p w14:paraId="325DB35C" w14:textId="77777777" w:rsidR="00000000" w:rsidRDefault="007C71EE">
      <w:pPr>
        <w:pStyle w:val="a"/>
        <w:rPr>
          <w:rFonts w:hint="cs"/>
          <w:rtl/>
        </w:rPr>
      </w:pPr>
      <w:r>
        <w:rPr>
          <w:rtl/>
        </w:rPr>
        <w:br/>
      </w:r>
      <w:r>
        <w:rPr>
          <w:rFonts w:hint="cs"/>
          <w:rtl/>
        </w:rPr>
        <w:tab/>
        <w:t xml:space="preserve">לסעיף 32(27), חבר הכנסת גפני מציע - מי בעד? תודה. מי נגד? תודה. מי נמנע? </w:t>
      </w:r>
    </w:p>
    <w:p w14:paraId="4FB6A58A" w14:textId="77777777" w:rsidR="00000000" w:rsidRDefault="007C71EE">
      <w:pPr>
        <w:pStyle w:val="a"/>
        <w:rPr>
          <w:rFonts w:hint="cs"/>
          <w:rtl/>
        </w:rPr>
      </w:pPr>
    </w:p>
    <w:p w14:paraId="2CF98629" w14:textId="77777777" w:rsidR="00000000" w:rsidRDefault="007C71EE">
      <w:pPr>
        <w:pStyle w:val="a"/>
        <w:jc w:val="center"/>
        <w:rPr>
          <w:rFonts w:hint="cs"/>
          <w:b/>
          <w:bCs/>
          <w:rtl/>
        </w:rPr>
      </w:pPr>
      <w:r>
        <w:rPr>
          <w:rFonts w:hint="cs"/>
          <w:b/>
          <w:bCs/>
          <w:rtl/>
        </w:rPr>
        <w:t>הצבעה</w:t>
      </w:r>
    </w:p>
    <w:p w14:paraId="7B9CA35D" w14:textId="77777777" w:rsidR="00000000" w:rsidRDefault="007C71EE">
      <w:pPr>
        <w:pStyle w:val="a"/>
        <w:jc w:val="center"/>
        <w:rPr>
          <w:rFonts w:hint="cs"/>
          <w:b/>
          <w:bCs/>
          <w:rtl/>
        </w:rPr>
      </w:pPr>
    </w:p>
    <w:p w14:paraId="43342A22" w14:textId="77777777" w:rsidR="00000000" w:rsidRDefault="007C71EE">
      <w:pPr>
        <w:pStyle w:val="a"/>
        <w:jc w:val="center"/>
        <w:rPr>
          <w:rFonts w:hint="cs"/>
          <w:rtl/>
        </w:rPr>
      </w:pPr>
      <w:r>
        <w:rPr>
          <w:rFonts w:hint="cs"/>
          <w:rtl/>
        </w:rPr>
        <w:t>ההסתיי</w:t>
      </w:r>
      <w:r>
        <w:rPr>
          <w:rFonts w:hint="cs"/>
          <w:rtl/>
        </w:rPr>
        <w:t>גות של חבר הכנסת משה גפני לסעיף 32(27) לא נתקבלה.</w:t>
      </w:r>
    </w:p>
    <w:p w14:paraId="4341443A" w14:textId="77777777" w:rsidR="00000000" w:rsidRDefault="007C71EE">
      <w:pPr>
        <w:pStyle w:val="ad"/>
        <w:rPr>
          <w:rtl/>
        </w:rPr>
      </w:pPr>
      <w:r>
        <w:rPr>
          <w:rtl/>
        </w:rPr>
        <w:br/>
        <w:t>היו"ר ראובן ריבלין:</w:t>
      </w:r>
    </w:p>
    <w:p w14:paraId="39E331CC" w14:textId="77777777" w:rsidR="00000000" w:rsidRDefault="007C71EE">
      <w:pPr>
        <w:pStyle w:val="a"/>
        <w:rPr>
          <w:rtl/>
        </w:rPr>
      </w:pPr>
    </w:p>
    <w:p w14:paraId="5BFA38F2" w14:textId="77777777" w:rsidR="00000000" w:rsidRDefault="007C71EE">
      <w:pPr>
        <w:pStyle w:val="a"/>
        <w:rPr>
          <w:rFonts w:hint="cs"/>
          <w:rtl/>
        </w:rPr>
      </w:pPr>
      <w:r>
        <w:rPr>
          <w:rFonts w:hint="cs"/>
          <w:rtl/>
        </w:rPr>
        <w:t>לא נתקבל.</w:t>
      </w:r>
    </w:p>
    <w:p w14:paraId="296793F3" w14:textId="77777777" w:rsidR="00000000" w:rsidRDefault="007C71EE">
      <w:pPr>
        <w:pStyle w:val="a"/>
        <w:rPr>
          <w:rFonts w:hint="cs"/>
          <w:rtl/>
        </w:rPr>
      </w:pPr>
    </w:p>
    <w:p w14:paraId="05A3AAAC" w14:textId="77777777" w:rsidR="00000000" w:rsidRDefault="007C71EE">
      <w:pPr>
        <w:pStyle w:val="a"/>
        <w:rPr>
          <w:rFonts w:hint="cs"/>
          <w:rtl/>
        </w:rPr>
      </w:pPr>
      <w:r>
        <w:rPr>
          <w:rFonts w:hint="cs"/>
          <w:rtl/>
        </w:rPr>
        <w:t xml:space="preserve">קבוצת ברכה, קבוצת בל"ד וחברי הכנסת טלב אלסאנע ורוני בריזון - מי בעד? תודה. מי נגד? תודה. מי נמנע? </w:t>
      </w:r>
    </w:p>
    <w:p w14:paraId="72D73058" w14:textId="77777777" w:rsidR="00000000" w:rsidRDefault="007C71EE">
      <w:pPr>
        <w:pStyle w:val="a"/>
        <w:rPr>
          <w:rFonts w:hint="cs"/>
          <w:rtl/>
        </w:rPr>
      </w:pPr>
    </w:p>
    <w:p w14:paraId="44669216" w14:textId="77777777" w:rsidR="00000000" w:rsidRDefault="007C71EE">
      <w:pPr>
        <w:pStyle w:val="a"/>
        <w:jc w:val="center"/>
        <w:rPr>
          <w:rFonts w:hint="cs"/>
          <w:b/>
          <w:bCs/>
          <w:rtl/>
        </w:rPr>
      </w:pPr>
      <w:r>
        <w:rPr>
          <w:rFonts w:hint="cs"/>
          <w:b/>
          <w:bCs/>
          <w:rtl/>
        </w:rPr>
        <w:t>הצבעה</w:t>
      </w:r>
    </w:p>
    <w:p w14:paraId="2DFF220C" w14:textId="77777777" w:rsidR="00000000" w:rsidRDefault="007C71EE">
      <w:pPr>
        <w:pStyle w:val="a"/>
        <w:jc w:val="center"/>
        <w:rPr>
          <w:rFonts w:hint="cs"/>
          <w:b/>
          <w:bCs/>
          <w:rtl/>
        </w:rPr>
      </w:pPr>
    </w:p>
    <w:p w14:paraId="2FC9E7D9" w14:textId="77777777" w:rsidR="00000000" w:rsidRDefault="007C71EE">
      <w:pPr>
        <w:pStyle w:val="a"/>
        <w:jc w:val="center"/>
        <w:rPr>
          <w:rFonts w:hint="cs"/>
          <w:rtl/>
        </w:rPr>
      </w:pPr>
      <w:r>
        <w:rPr>
          <w:rFonts w:hint="cs"/>
          <w:rtl/>
        </w:rPr>
        <w:t>ההסתייגות של קבוצת חבר הכנסת מוחמד ברכה, של קבוצת סיעת בל"ד ושל חב</w:t>
      </w:r>
      <w:r>
        <w:rPr>
          <w:rFonts w:hint="cs"/>
          <w:rtl/>
        </w:rPr>
        <w:t>רי הכנסת טלב אלסאנע ורוני בריזון לסעיף 32(27) לא נתקבלה.</w:t>
      </w:r>
    </w:p>
    <w:p w14:paraId="6FD0403A" w14:textId="77777777" w:rsidR="00000000" w:rsidRDefault="007C71EE">
      <w:pPr>
        <w:pStyle w:val="ad"/>
        <w:rPr>
          <w:rtl/>
        </w:rPr>
      </w:pPr>
      <w:r>
        <w:rPr>
          <w:rtl/>
        </w:rPr>
        <w:br/>
        <w:t>היו"ר ראובן ריבלין:</w:t>
      </w:r>
    </w:p>
    <w:p w14:paraId="233CED74" w14:textId="77777777" w:rsidR="00000000" w:rsidRDefault="007C71EE">
      <w:pPr>
        <w:pStyle w:val="a"/>
        <w:rPr>
          <w:rtl/>
        </w:rPr>
      </w:pPr>
    </w:p>
    <w:p w14:paraId="736E42B2" w14:textId="77777777" w:rsidR="00000000" w:rsidRDefault="007C71EE">
      <w:pPr>
        <w:pStyle w:val="a"/>
        <w:rPr>
          <w:rFonts w:hint="cs"/>
          <w:rtl/>
        </w:rPr>
      </w:pPr>
      <w:r>
        <w:rPr>
          <w:rFonts w:hint="cs"/>
          <w:rtl/>
        </w:rPr>
        <w:t xml:space="preserve">לא נתקבל. </w:t>
      </w:r>
    </w:p>
    <w:p w14:paraId="68019269" w14:textId="77777777" w:rsidR="00000000" w:rsidRDefault="007C71EE">
      <w:pPr>
        <w:pStyle w:val="a"/>
        <w:rPr>
          <w:rFonts w:hint="cs"/>
          <w:rtl/>
        </w:rPr>
      </w:pPr>
    </w:p>
    <w:p w14:paraId="1F5AA7C7" w14:textId="77777777" w:rsidR="00000000" w:rsidRDefault="007C71EE">
      <w:pPr>
        <w:pStyle w:val="a"/>
        <w:rPr>
          <w:rFonts w:hint="cs"/>
          <w:rtl/>
        </w:rPr>
      </w:pPr>
      <w:r>
        <w:rPr>
          <w:rFonts w:hint="cs"/>
          <w:rtl/>
        </w:rPr>
        <w:t>גברתי חברת הכנסת איציק, בלי הפסקה אני נמצא פה. כל הזמן בלי הפסקה ממש, כל הזמן לדבר.</w:t>
      </w:r>
    </w:p>
    <w:p w14:paraId="73E34AC4" w14:textId="77777777" w:rsidR="00000000" w:rsidRDefault="007C71EE">
      <w:pPr>
        <w:pStyle w:val="a"/>
        <w:rPr>
          <w:rFonts w:hint="cs"/>
          <w:rtl/>
        </w:rPr>
      </w:pPr>
    </w:p>
    <w:p w14:paraId="71B83A5C" w14:textId="77777777" w:rsidR="00000000" w:rsidRDefault="007C71EE">
      <w:pPr>
        <w:pStyle w:val="a"/>
        <w:rPr>
          <w:rFonts w:hint="cs"/>
          <w:rtl/>
        </w:rPr>
      </w:pPr>
      <w:r>
        <w:rPr>
          <w:rFonts w:hint="cs"/>
          <w:rtl/>
        </w:rPr>
        <w:t xml:space="preserve">לסעיף 32(28), חבר הכנסת גפני - מי בעד? תודה. מי נגד? תודה. מי נמנע? </w:t>
      </w:r>
    </w:p>
    <w:p w14:paraId="43A3D0AF" w14:textId="77777777" w:rsidR="00000000" w:rsidRDefault="007C71EE">
      <w:pPr>
        <w:pStyle w:val="a"/>
        <w:rPr>
          <w:rFonts w:hint="cs"/>
          <w:rtl/>
        </w:rPr>
      </w:pPr>
    </w:p>
    <w:p w14:paraId="7E89ADC0" w14:textId="77777777" w:rsidR="00000000" w:rsidRDefault="007C71EE">
      <w:pPr>
        <w:pStyle w:val="a"/>
        <w:jc w:val="center"/>
        <w:rPr>
          <w:rFonts w:hint="cs"/>
          <w:b/>
          <w:bCs/>
          <w:rtl/>
        </w:rPr>
      </w:pPr>
      <w:r>
        <w:rPr>
          <w:rFonts w:hint="cs"/>
          <w:b/>
          <w:bCs/>
          <w:rtl/>
        </w:rPr>
        <w:t>הצבעה</w:t>
      </w:r>
    </w:p>
    <w:p w14:paraId="02DB9956" w14:textId="77777777" w:rsidR="00000000" w:rsidRDefault="007C71EE">
      <w:pPr>
        <w:pStyle w:val="a"/>
        <w:jc w:val="center"/>
        <w:rPr>
          <w:rFonts w:hint="cs"/>
          <w:b/>
          <w:bCs/>
          <w:rtl/>
        </w:rPr>
      </w:pPr>
    </w:p>
    <w:p w14:paraId="3D963203" w14:textId="77777777" w:rsidR="00000000" w:rsidRDefault="007C71EE">
      <w:pPr>
        <w:pStyle w:val="a"/>
        <w:jc w:val="center"/>
        <w:rPr>
          <w:rFonts w:hint="cs"/>
          <w:rtl/>
        </w:rPr>
      </w:pPr>
      <w:r>
        <w:rPr>
          <w:rFonts w:hint="cs"/>
          <w:rtl/>
        </w:rPr>
        <w:t>ההס</w:t>
      </w:r>
      <w:r>
        <w:rPr>
          <w:rFonts w:hint="cs"/>
          <w:rtl/>
        </w:rPr>
        <w:t>תייגות של חבר הכנסת משה גפני לסעיף 32(28) לא נתקבלה.</w:t>
      </w:r>
    </w:p>
    <w:p w14:paraId="460978A8" w14:textId="77777777" w:rsidR="00000000" w:rsidRDefault="007C71EE">
      <w:pPr>
        <w:pStyle w:val="ad"/>
        <w:rPr>
          <w:rtl/>
        </w:rPr>
      </w:pPr>
      <w:r>
        <w:rPr>
          <w:rtl/>
        </w:rPr>
        <w:br/>
        <w:t>היו"ר ראובן ריבלין:</w:t>
      </w:r>
    </w:p>
    <w:p w14:paraId="74668E29" w14:textId="77777777" w:rsidR="00000000" w:rsidRDefault="007C71EE">
      <w:pPr>
        <w:pStyle w:val="a"/>
        <w:rPr>
          <w:rtl/>
        </w:rPr>
      </w:pPr>
    </w:p>
    <w:p w14:paraId="1D689F87" w14:textId="77777777" w:rsidR="00000000" w:rsidRDefault="007C71EE">
      <w:pPr>
        <w:pStyle w:val="a"/>
        <w:rPr>
          <w:rFonts w:hint="cs"/>
          <w:rtl/>
        </w:rPr>
      </w:pPr>
      <w:r>
        <w:rPr>
          <w:rFonts w:hint="cs"/>
          <w:rtl/>
        </w:rPr>
        <w:t>לא נתקבל.</w:t>
      </w:r>
    </w:p>
    <w:p w14:paraId="51BCAF6C" w14:textId="77777777" w:rsidR="00000000" w:rsidRDefault="007C71EE">
      <w:pPr>
        <w:pStyle w:val="a"/>
        <w:rPr>
          <w:rFonts w:hint="cs"/>
          <w:rtl/>
        </w:rPr>
      </w:pPr>
    </w:p>
    <w:p w14:paraId="4EA2909C" w14:textId="77777777" w:rsidR="00000000" w:rsidRDefault="007C71EE">
      <w:pPr>
        <w:pStyle w:val="a"/>
        <w:rPr>
          <w:rFonts w:hint="cs"/>
          <w:rtl/>
        </w:rPr>
      </w:pPr>
      <w:r>
        <w:rPr>
          <w:rFonts w:hint="cs"/>
          <w:rtl/>
        </w:rPr>
        <w:t xml:space="preserve">קבוצת ברכה, בל"ד וטלב אלסאנע - מי בעד? תודה. מי נגד? תודה. מי נמנע? </w:t>
      </w:r>
    </w:p>
    <w:p w14:paraId="4D928A5C" w14:textId="77777777" w:rsidR="00000000" w:rsidRDefault="007C71EE">
      <w:pPr>
        <w:pStyle w:val="a"/>
        <w:rPr>
          <w:rFonts w:hint="cs"/>
          <w:rtl/>
        </w:rPr>
      </w:pPr>
    </w:p>
    <w:p w14:paraId="09D2D586" w14:textId="77777777" w:rsidR="00000000" w:rsidRDefault="007C71EE">
      <w:pPr>
        <w:pStyle w:val="a"/>
        <w:jc w:val="center"/>
        <w:rPr>
          <w:rFonts w:hint="cs"/>
          <w:b/>
          <w:bCs/>
          <w:rtl/>
        </w:rPr>
      </w:pPr>
      <w:r>
        <w:rPr>
          <w:rFonts w:hint="cs"/>
          <w:b/>
          <w:bCs/>
          <w:rtl/>
        </w:rPr>
        <w:t>הצבעה</w:t>
      </w:r>
    </w:p>
    <w:p w14:paraId="785630F2" w14:textId="77777777" w:rsidR="00000000" w:rsidRDefault="007C71EE">
      <w:pPr>
        <w:pStyle w:val="a"/>
        <w:jc w:val="center"/>
        <w:rPr>
          <w:rFonts w:hint="cs"/>
          <w:b/>
          <w:bCs/>
          <w:rtl/>
        </w:rPr>
      </w:pPr>
    </w:p>
    <w:p w14:paraId="1DA0A7C1" w14:textId="77777777" w:rsidR="00000000" w:rsidRDefault="007C71EE">
      <w:pPr>
        <w:pStyle w:val="a"/>
        <w:jc w:val="center"/>
        <w:rPr>
          <w:rFonts w:hint="cs"/>
          <w:rtl/>
        </w:rPr>
      </w:pPr>
      <w:r>
        <w:rPr>
          <w:rFonts w:hint="cs"/>
          <w:rtl/>
        </w:rPr>
        <w:t>ההסתייגות של קבוצת חבר הכנסת אהוד רצאבי, של קבוצת חבר הכנסת מוחמד ברכה, של קבוצת סיעת בל"ד וש</w:t>
      </w:r>
      <w:r>
        <w:rPr>
          <w:rFonts w:hint="cs"/>
          <w:rtl/>
        </w:rPr>
        <w:t>ל חבר הכנסת טלב אלסאנע לסעיף 32(28) לא נתקבלה.</w:t>
      </w:r>
    </w:p>
    <w:p w14:paraId="37506A0F" w14:textId="77777777" w:rsidR="00000000" w:rsidRDefault="007C71EE">
      <w:pPr>
        <w:pStyle w:val="ad"/>
        <w:rPr>
          <w:rtl/>
        </w:rPr>
      </w:pPr>
      <w:r>
        <w:rPr>
          <w:rtl/>
        </w:rPr>
        <w:br/>
        <w:t>היו"ר ראובן ריבלין:</w:t>
      </w:r>
    </w:p>
    <w:p w14:paraId="23019E36" w14:textId="77777777" w:rsidR="00000000" w:rsidRDefault="007C71EE">
      <w:pPr>
        <w:pStyle w:val="a"/>
        <w:rPr>
          <w:rtl/>
        </w:rPr>
      </w:pPr>
    </w:p>
    <w:p w14:paraId="101F5284" w14:textId="77777777" w:rsidR="00000000" w:rsidRDefault="007C71EE">
      <w:pPr>
        <w:pStyle w:val="a"/>
        <w:rPr>
          <w:rFonts w:hint="cs"/>
          <w:rtl/>
        </w:rPr>
      </w:pPr>
      <w:r>
        <w:rPr>
          <w:rFonts w:hint="cs"/>
          <w:rtl/>
        </w:rPr>
        <w:t>לא נתקבל.</w:t>
      </w:r>
    </w:p>
    <w:p w14:paraId="1CAD3DB7" w14:textId="77777777" w:rsidR="00000000" w:rsidRDefault="007C71EE">
      <w:pPr>
        <w:pStyle w:val="a"/>
        <w:rPr>
          <w:rFonts w:hint="cs"/>
          <w:rtl/>
        </w:rPr>
      </w:pPr>
    </w:p>
    <w:p w14:paraId="3D254BF4" w14:textId="77777777" w:rsidR="00000000" w:rsidRDefault="007C71EE">
      <w:pPr>
        <w:pStyle w:val="a"/>
        <w:rPr>
          <w:rFonts w:hint="cs"/>
          <w:rtl/>
        </w:rPr>
      </w:pPr>
    </w:p>
    <w:p w14:paraId="5ADFAB80" w14:textId="77777777" w:rsidR="00000000" w:rsidRDefault="007C71EE">
      <w:pPr>
        <w:pStyle w:val="a"/>
        <w:rPr>
          <w:rFonts w:hint="cs"/>
          <w:rtl/>
        </w:rPr>
      </w:pPr>
      <w:r>
        <w:rPr>
          <w:rFonts w:hint="cs"/>
          <w:rtl/>
        </w:rPr>
        <w:t xml:space="preserve">סעיף 32(29), חבר הכנסת גפני - מי בעד? תודה. מי נגד? תודה. מי נמנע? </w:t>
      </w:r>
    </w:p>
    <w:p w14:paraId="51C341DD" w14:textId="77777777" w:rsidR="00000000" w:rsidRDefault="007C71EE">
      <w:pPr>
        <w:pStyle w:val="a"/>
        <w:rPr>
          <w:rFonts w:hint="cs"/>
          <w:rtl/>
        </w:rPr>
      </w:pPr>
    </w:p>
    <w:p w14:paraId="4AC2987F" w14:textId="77777777" w:rsidR="00000000" w:rsidRDefault="007C71EE">
      <w:pPr>
        <w:pStyle w:val="a"/>
        <w:jc w:val="center"/>
        <w:rPr>
          <w:rFonts w:hint="cs"/>
          <w:b/>
          <w:bCs/>
          <w:rtl/>
        </w:rPr>
      </w:pPr>
      <w:r>
        <w:rPr>
          <w:rFonts w:hint="cs"/>
          <w:b/>
          <w:bCs/>
          <w:rtl/>
        </w:rPr>
        <w:t>הצבעה</w:t>
      </w:r>
    </w:p>
    <w:p w14:paraId="2661187B" w14:textId="77777777" w:rsidR="00000000" w:rsidRDefault="007C71EE">
      <w:pPr>
        <w:pStyle w:val="a"/>
        <w:jc w:val="center"/>
        <w:rPr>
          <w:rFonts w:hint="cs"/>
          <w:b/>
          <w:bCs/>
          <w:rtl/>
        </w:rPr>
      </w:pPr>
    </w:p>
    <w:p w14:paraId="75F4E013" w14:textId="77777777" w:rsidR="00000000" w:rsidRDefault="007C71EE">
      <w:pPr>
        <w:pStyle w:val="a"/>
        <w:jc w:val="center"/>
        <w:rPr>
          <w:rFonts w:hint="cs"/>
          <w:rtl/>
        </w:rPr>
      </w:pPr>
      <w:r>
        <w:rPr>
          <w:rFonts w:hint="cs"/>
          <w:rtl/>
        </w:rPr>
        <w:t>ההסתייגות של חבר הכנסת משה גפני לסעיף 32(29) לא נתקבלה.</w:t>
      </w:r>
    </w:p>
    <w:p w14:paraId="4E453E59" w14:textId="77777777" w:rsidR="00000000" w:rsidRDefault="007C71EE">
      <w:pPr>
        <w:pStyle w:val="ad"/>
        <w:rPr>
          <w:rtl/>
        </w:rPr>
      </w:pPr>
      <w:r>
        <w:rPr>
          <w:rtl/>
        </w:rPr>
        <w:br/>
        <w:t>היו"ר ראובן ריבלין:</w:t>
      </w:r>
    </w:p>
    <w:p w14:paraId="5175C980" w14:textId="77777777" w:rsidR="00000000" w:rsidRDefault="007C71EE">
      <w:pPr>
        <w:pStyle w:val="a"/>
        <w:rPr>
          <w:rtl/>
        </w:rPr>
      </w:pPr>
    </w:p>
    <w:p w14:paraId="2EC0264B" w14:textId="77777777" w:rsidR="00000000" w:rsidRDefault="007C71EE">
      <w:pPr>
        <w:pStyle w:val="a"/>
        <w:rPr>
          <w:rFonts w:hint="cs"/>
          <w:rtl/>
        </w:rPr>
      </w:pPr>
      <w:r>
        <w:rPr>
          <w:rFonts w:hint="cs"/>
          <w:rtl/>
        </w:rPr>
        <w:t>לא נתקבל.</w:t>
      </w:r>
    </w:p>
    <w:p w14:paraId="1C89C937" w14:textId="77777777" w:rsidR="00000000" w:rsidRDefault="007C71EE">
      <w:pPr>
        <w:pStyle w:val="a"/>
        <w:rPr>
          <w:rFonts w:hint="cs"/>
          <w:rtl/>
        </w:rPr>
      </w:pPr>
    </w:p>
    <w:p w14:paraId="6CF8FEC5" w14:textId="77777777" w:rsidR="00000000" w:rsidRDefault="007C71EE">
      <w:pPr>
        <w:pStyle w:val="a"/>
        <w:rPr>
          <w:rFonts w:hint="cs"/>
          <w:rtl/>
        </w:rPr>
      </w:pPr>
      <w:r>
        <w:rPr>
          <w:rFonts w:hint="cs"/>
          <w:rtl/>
        </w:rPr>
        <w:t xml:space="preserve">חבר הכנסת </w:t>
      </w:r>
      <w:r>
        <w:rPr>
          <w:rFonts w:hint="cs"/>
          <w:rtl/>
        </w:rPr>
        <w:t>רמון, אנחנו בעיצומה של הצבעה. כל הזמן אתם מנהלים דיונים פה. פשוט זה מקשה מאוד, ואחר כך אתם תטענו שלא מקשיבים לכם.</w:t>
      </w:r>
    </w:p>
    <w:p w14:paraId="2752C9D3" w14:textId="77777777" w:rsidR="00000000" w:rsidRDefault="007C71EE">
      <w:pPr>
        <w:pStyle w:val="a"/>
        <w:rPr>
          <w:rFonts w:hint="cs"/>
          <w:rtl/>
        </w:rPr>
      </w:pPr>
    </w:p>
    <w:p w14:paraId="2E1559AD" w14:textId="77777777" w:rsidR="00000000" w:rsidRDefault="007C71EE">
      <w:pPr>
        <w:pStyle w:val="a"/>
        <w:rPr>
          <w:rFonts w:hint="cs"/>
          <w:rtl/>
        </w:rPr>
      </w:pPr>
      <w:r>
        <w:rPr>
          <w:rFonts w:hint="cs"/>
          <w:rtl/>
        </w:rPr>
        <w:t xml:space="preserve">ברכה, בל"ד וחברי הכנסת טלב אלסאנע ורוני בריזון - מי בעד? תודה. מי נגד? תודה. מי נמנע? </w:t>
      </w:r>
    </w:p>
    <w:p w14:paraId="041E1A44" w14:textId="77777777" w:rsidR="00000000" w:rsidRDefault="007C71EE">
      <w:pPr>
        <w:pStyle w:val="a"/>
        <w:rPr>
          <w:rFonts w:hint="cs"/>
          <w:rtl/>
        </w:rPr>
      </w:pPr>
    </w:p>
    <w:p w14:paraId="11E26312" w14:textId="77777777" w:rsidR="00000000" w:rsidRDefault="007C71EE">
      <w:pPr>
        <w:pStyle w:val="a"/>
        <w:jc w:val="center"/>
        <w:rPr>
          <w:rFonts w:hint="cs"/>
          <w:b/>
          <w:bCs/>
          <w:rtl/>
        </w:rPr>
      </w:pPr>
      <w:r>
        <w:rPr>
          <w:rFonts w:hint="cs"/>
          <w:b/>
          <w:bCs/>
          <w:rtl/>
        </w:rPr>
        <w:t>הצבעה</w:t>
      </w:r>
    </w:p>
    <w:p w14:paraId="34FF5E24" w14:textId="77777777" w:rsidR="00000000" w:rsidRDefault="007C71EE">
      <w:pPr>
        <w:pStyle w:val="a"/>
        <w:jc w:val="center"/>
        <w:rPr>
          <w:rFonts w:hint="cs"/>
          <w:b/>
          <w:bCs/>
          <w:rtl/>
        </w:rPr>
      </w:pPr>
    </w:p>
    <w:p w14:paraId="43CB522F" w14:textId="77777777" w:rsidR="00000000" w:rsidRDefault="007C71EE">
      <w:pPr>
        <w:pStyle w:val="a"/>
        <w:jc w:val="center"/>
        <w:rPr>
          <w:rFonts w:hint="cs"/>
          <w:rtl/>
        </w:rPr>
      </w:pPr>
      <w:r>
        <w:rPr>
          <w:rFonts w:hint="cs"/>
          <w:rtl/>
        </w:rPr>
        <w:t>ההסתייגות של קבוצת חבר הכנסת מוחמד ברכה, של קב</w:t>
      </w:r>
      <w:r>
        <w:rPr>
          <w:rFonts w:hint="cs"/>
          <w:rtl/>
        </w:rPr>
        <w:t>וצת סיעת בל"ד ושל חברי הכנסת טלב אלסאנע ורוני בריזון לסעיף 32(29) לא נתקבלה.</w:t>
      </w:r>
    </w:p>
    <w:p w14:paraId="6A1CBD5F" w14:textId="77777777" w:rsidR="00000000" w:rsidRDefault="007C71EE">
      <w:pPr>
        <w:pStyle w:val="ad"/>
        <w:rPr>
          <w:rFonts w:hint="cs"/>
          <w:rtl/>
        </w:rPr>
      </w:pPr>
      <w:r>
        <w:rPr>
          <w:rtl/>
        </w:rPr>
        <w:br/>
      </w:r>
    </w:p>
    <w:p w14:paraId="6B99DFB8" w14:textId="77777777" w:rsidR="00000000" w:rsidRDefault="007C71EE">
      <w:pPr>
        <w:pStyle w:val="ad"/>
        <w:rPr>
          <w:rFonts w:hint="cs"/>
          <w:rtl/>
        </w:rPr>
      </w:pPr>
    </w:p>
    <w:p w14:paraId="09287981" w14:textId="77777777" w:rsidR="00000000" w:rsidRDefault="007C71EE">
      <w:pPr>
        <w:pStyle w:val="ad"/>
        <w:rPr>
          <w:rtl/>
        </w:rPr>
      </w:pPr>
      <w:r>
        <w:rPr>
          <w:rtl/>
        </w:rPr>
        <w:t>היו"ר ראובן ריבלין:</w:t>
      </w:r>
    </w:p>
    <w:p w14:paraId="70C9ED74" w14:textId="77777777" w:rsidR="00000000" w:rsidRDefault="007C71EE">
      <w:pPr>
        <w:pStyle w:val="a"/>
        <w:rPr>
          <w:rtl/>
        </w:rPr>
      </w:pPr>
    </w:p>
    <w:p w14:paraId="0DA75FB3" w14:textId="77777777" w:rsidR="00000000" w:rsidRDefault="007C71EE">
      <w:pPr>
        <w:pStyle w:val="a"/>
        <w:ind w:firstLine="720"/>
        <w:rPr>
          <w:rFonts w:hint="cs"/>
          <w:rtl/>
        </w:rPr>
      </w:pPr>
      <w:r>
        <w:rPr>
          <w:rFonts w:hint="cs"/>
          <w:rtl/>
        </w:rPr>
        <w:t xml:space="preserve">סעיף 32(30), ההסתייגות של חבר הכנסת גפני - מי בעד? מי נגד? מי נמנע? תודה. </w:t>
      </w:r>
    </w:p>
    <w:p w14:paraId="690F0082" w14:textId="77777777" w:rsidR="00000000" w:rsidRDefault="007C71EE">
      <w:pPr>
        <w:pStyle w:val="a"/>
        <w:ind w:firstLine="0"/>
        <w:rPr>
          <w:rFonts w:hint="cs"/>
          <w:rtl/>
        </w:rPr>
      </w:pPr>
    </w:p>
    <w:p w14:paraId="7F937B0D" w14:textId="77777777" w:rsidR="00000000" w:rsidRDefault="007C71EE">
      <w:pPr>
        <w:pStyle w:val="a"/>
        <w:ind w:firstLine="0"/>
        <w:jc w:val="center"/>
        <w:rPr>
          <w:b/>
          <w:bCs/>
          <w:rtl/>
        </w:rPr>
      </w:pPr>
      <w:r>
        <w:rPr>
          <w:rFonts w:hint="eastAsia"/>
          <w:b/>
          <w:bCs/>
          <w:rtl/>
        </w:rPr>
        <w:t>הצבעה</w:t>
      </w:r>
    </w:p>
    <w:p w14:paraId="57E49D47" w14:textId="77777777" w:rsidR="00000000" w:rsidRDefault="007C71EE">
      <w:pPr>
        <w:pStyle w:val="a"/>
        <w:ind w:firstLine="0"/>
        <w:jc w:val="center"/>
        <w:rPr>
          <w:b/>
          <w:bCs/>
          <w:rtl/>
        </w:rPr>
      </w:pPr>
    </w:p>
    <w:p w14:paraId="78729ADC" w14:textId="77777777" w:rsidR="00000000" w:rsidRDefault="007C71EE">
      <w:pPr>
        <w:pStyle w:val="a"/>
        <w:ind w:firstLine="0"/>
        <w:jc w:val="center"/>
        <w:rPr>
          <w:rtl/>
        </w:rPr>
      </w:pPr>
      <w:r>
        <w:rPr>
          <w:rFonts w:hint="eastAsia"/>
          <w:rtl/>
        </w:rPr>
        <w:t>ההסתייגות</w:t>
      </w:r>
      <w:r>
        <w:rPr>
          <w:rtl/>
        </w:rPr>
        <w:t xml:space="preserve"> של חבר הכנסת </w:t>
      </w:r>
      <w:r>
        <w:rPr>
          <w:rFonts w:hint="cs"/>
          <w:rtl/>
        </w:rPr>
        <w:t>משה גפני</w:t>
      </w:r>
      <w:r>
        <w:rPr>
          <w:rtl/>
        </w:rPr>
        <w:t xml:space="preserve"> לסעיף </w:t>
      </w:r>
      <w:r>
        <w:rPr>
          <w:rFonts w:hint="cs"/>
          <w:rtl/>
        </w:rPr>
        <w:t>32(30)</w:t>
      </w:r>
      <w:r>
        <w:rPr>
          <w:rtl/>
        </w:rPr>
        <w:t xml:space="preserve"> לא נתקבלה. </w:t>
      </w:r>
    </w:p>
    <w:p w14:paraId="5FABE39B" w14:textId="77777777" w:rsidR="00000000" w:rsidRDefault="007C71EE">
      <w:pPr>
        <w:pStyle w:val="a"/>
        <w:ind w:firstLine="0"/>
        <w:rPr>
          <w:rtl/>
        </w:rPr>
      </w:pPr>
    </w:p>
    <w:p w14:paraId="60478A8C" w14:textId="77777777" w:rsidR="00000000" w:rsidRDefault="007C71EE">
      <w:pPr>
        <w:pStyle w:val="ad"/>
        <w:rPr>
          <w:rtl/>
        </w:rPr>
      </w:pPr>
      <w:r>
        <w:rPr>
          <w:rtl/>
        </w:rPr>
        <w:t>היו"ר ראובן רי</w:t>
      </w:r>
      <w:r>
        <w:rPr>
          <w:rtl/>
        </w:rPr>
        <w:t>בלין:</w:t>
      </w:r>
    </w:p>
    <w:p w14:paraId="339B0383" w14:textId="77777777" w:rsidR="00000000" w:rsidRDefault="007C71EE">
      <w:pPr>
        <w:pStyle w:val="a"/>
        <w:rPr>
          <w:rtl/>
        </w:rPr>
      </w:pPr>
    </w:p>
    <w:p w14:paraId="5CE28C95" w14:textId="77777777" w:rsidR="00000000" w:rsidRDefault="007C71EE">
      <w:pPr>
        <w:pStyle w:val="a"/>
        <w:rPr>
          <w:rFonts w:hint="cs"/>
          <w:rtl/>
        </w:rPr>
      </w:pPr>
      <w:r>
        <w:rPr>
          <w:rFonts w:hint="eastAsia"/>
          <w:rtl/>
        </w:rPr>
        <w:t>ההסתייגות</w:t>
      </w:r>
      <w:r>
        <w:rPr>
          <w:rtl/>
        </w:rPr>
        <w:t xml:space="preserve"> של חבר הכנסת </w:t>
      </w:r>
      <w:r>
        <w:rPr>
          <w:rFonts w:hint="cs"/>
          <w:rtl/>
        </w:rPr>
        <w:t>גפני</w:t>
      </w:r>
      <w:r>
        <w:rPr>
          <w:rtl/>
        </w:rPr>
        <w:t xml:space="preserve"> לא נתקבלה. תודה.</w:t>
      </w:r>
    </w:p>
    <w:p w14:paraId="7A3821B8" w14:textId="77777777" w:rsidR="00000000" w:rsidRDefault="007C71EE">
      <w:pPr>
        <w:pStyle w:val="a"/>
        <w:ind w:firstLine="0"/>
        <w:rPr>
          <w:rFonts w:hint="cs"/>
          <w:rtl/>
        </w:rPr>
      </w:pPr>
    </w:p>
    <w:p w14:paraId="567277C5" w14:textId="77777777" w:rsidR="00000000" w:rsidRDefault="007C71EE">
      <w:pPr>
        <w:pStyle w:val="a"/>
        <w:ind w:firstLine="0"/>
      </w:pPr>
      <w:r>
        <w:rPr>
          <w:rtl/>
        </w:rPr>
        <w:tab/>
      </w:r>
      <w:r>
        <w:rPr>
          <w:rFonts w:hint="eastAsia"/>
          <w:rtl/>
        </w:rPr>
        <w:t>הסתייגות</w:t>
      </w:r>
      <w:r>
        <w:rPr>
          <w:rtl/>
        </w:rPr>
        <w:t xml:space="preserve"> </w:t>
      </w:r>
      <w:r>
        <w:rPr>
          <w:rFonts w:hint="cs"/>
          <w:rtl/>
        </w:rPr>
        <w:t>קבוצת ברכה, בל"ד וטלב אלסאנע</w:t>
      </w:r>
      <w:r>
        <w:rPr>
          <w:rtl/>
        </w:rPr>
        <w:t xml:space="preserve"> - מי </w:t>
      </w:r>
      <w:r>
        <w:rPr>
          <w:rFonts w:hint="eastAsia"/>
          <w:rtl/>
        </w:rPr>
        <w:t>בעד</w:t>
      </w:r>
      <w:r>
        <w:rPr>
          <w:rtl/>
        </w:rPr>
        <w:t xml:space="preserve">? מי נגד? מי נמנע? תודה. </w:t>
      </w:r>
    </w:p>
    <w:p w14:paraId="00699803" w14:textId="77777777" w:rsidR="00000000" w:rsidRDefault="007C71EE">
      <w:pPr>
        <w:pStyle w:val="a"/>
        <w:ind w:firstLine="0"/>
        <w:rPr>
          <w:rtl/>
        </w:rPr>
      </w:pPr>
    </w:p>
    <w:p w14:paraId="6DF95D97" w14:textId="77777777" w:rsidR="00000000" w:rsidRDefault="007C71EE">
      <w:pPr>
        <w:pStyle w:val="a"/>
        <w:ind w:firstLine="0"/>
        <w:jc w:val="center"/>
        <w:rPr>
          <w:b/>
          <w:bCs/>
          <w:rtl/>
        </w:rPr>
      </w:pPr>
      <w:r>
        <w:rPr>
          <w:rFonts w:hint="eastAsia"/>
          <w:b/>
          <w:bCs/>
          <w:rtl/>
        </w:rPr>
        <w:t>הצבעה</w:t>
      </w:r>
    </w:p>
    <w:p w14:paraId="12885409" w14:textId="77777777" w:rsidR="00000000" w:rsidRDefault="007C71EE">
      <w:pPr>
        <w:pStyle w:val="a"/>
        <w:ind w:firstLine="0"/>
        <w:jc w:val="center"/>
        <w:rPr>
          <w:b/>
          <w:bCs/>
          <w:rtl/>
        </w:rPr>
      </w:pPr>
    </w:p>
    <w:p w14:paraId="130C879B" w14:textId="77777777" w:rsidR="00000000" w:rsidRDefault="007C71EE">
      <w:pPr>
        <w:pStyle w:val="a"/>
        <w:ind w:firstLine="0"/>
        <w:jc w:val="center"/>
        <w:rPr>
          <w:rFonts w:hint="cs"/>
          <w:rtl/>
        </w:rPr>
      </w:pPr>
      <w:r>
        <w:rPr>
          <w:rFonts w:hint="eastAsia"/>
          <w:rtl/>
        </w:rPr>
        <w:t>ההסתייגות</w:t>
      </w:r>
      <w:r>
        <w:rPr>
          <w:rtl/>
        </w:rPr>
        <w:t xml:space="preserve"> של </w:t>
      </w:r>
      <w:r>
        <w:rPr>
          <w:rFonts w:hint="cs"/>
          <w:rtl/>
        </w:rPr>
        <w:t xml:space="preserve">קבוצת חבר הכנסת מוחמד ברכה, של קבוצת סיעת בל"ד </w:t>
      </w:r>
    </w:p>
    <w:p w14:paraId="62BB10D6" w14:textId="77777777" w:rsidR="00000000" w:rsidRDefault="007C71EE">
      <w:pPr>
        <w:pStyle w:val="a"/>
        <w:ind w:firstLine="0"/>
        <w:jc w:val="center"/>
        <w:rPr>
          <w:rtl/>
        </w:rPr>
      </w:pPr>
      <w:r>
        <w:rPr>
          <w:rFonts w:hint="cs"/>
          <w:rtl/>
        </w:rPr>
        <w:t>ושל חבר הכנסת טלב אלסאנע</w:t>
      </w:r>
      <w:r>
        <w:rPr>
          <w:rtl/>
        </w:rPr>
        <w:t xml:space="preserve"> לסעיף </w:t>
      </w:r>
      <w:r>
        <w:rPr>
          <w:rFonts w:hint="cs"/>
          <w:rtl/>
        </w:rPr>
        <w:t>32(30)</w:t>
      </w:r>
      <w:r>
        <w:rPr>
          <w:rtl/>
        </w:rPr>
        <w:t xml:space="preserve"> לא נתקבלה. </w:t>
      </w:r>
    </w:p>
    <w:p w14:paraId="3D81BF2E" w14:textId="77777777" w:rsidR="00000000" w:rsidRDefault="007C71EE">
      <w:pPr>
        <w:pStyle w:val="a"/>
        <w:ind w:firstLine="0"/>
        <w:rPr>
          <w:rtl/>
        </w:rPr>
      </w:pPr>
    </w:p>
    <w:p w14:paraId="35900E98" w14:textId="77777777" w:rsidR="00000000" w:rsidRDefault="007C71EE">
      <w:pPr>
        <w:pStyle w:val="ad"/>
        <w:rPr>
          <w:rtl/>
        </w:rPr>
      </w:pPr>
      <w:r>
        <w:rPr>
          <w:rtl/>
        </w:rPr>
        <w:t>היו"ר ראוב</w:t>
      </w:r>
      <w:r>
        <w:rPr>
          <w:rtl/>
        </w:rPr>
        <w:t>ן ריבלין:</w:t>
      </w:r>
    </w:p>
    <w:p w14:paraId="728CB09C" w14:textId="77777777" w:rsidR="00000000" w:rsidRDefault="007C71EE">
      <w:pPr>
        <w:pStyle w:val="a"/>
        <w:rPr>
          <w:rtl/>
        </w:rPr>
      </w:pPr>
    </w:p>
    <w:p w14:paraId="1A60573F" w14:textId="77777777" w:rsidR="00000000" w:rsidRDefault="007C71EE">
      <w:pPr>
        <w:pStyle w:val="a"/>
        <w:rPr>
          <w:rFonts w:hint="cs"/>
          <w:rtl/>
        </w:rPr>
      </w:pPr>
      <w:r>
        <w:rPr>
          <w:rFonts w:hint="eastAsia"/>
          <w:rtl/>
        </w:rPr>
        <w:t>ההסתייגות</w:t>
      </w:r>
      <w:r>
        <w:rPr>
          <w:rtl/>
        </w:rPr>
        <w:t xml:space="preserve">  לא נתקבלה. תודה.</w:t>
      </w:r>
    </w:p>
    <w:p w14:paraId="7CFFC80D" w14:textId="77777777" w:rsidR="00000000" w:rsidRDefault="007C71EE">
      <w:pPr>
        <w:pStyle w:val="a"/>
        <w:ind w:firstLine="0"/>
        <w:rPr>
          <w:rFonts w:hint="cs"/>
          <w:rtl/>
        </w:rPr>
      </w:pPr>
    </w:p>
    <w:p w14:paraId="7BAA9574" w14:textId="77777777" w:rsidR="00000000" w:rsidRDefault="007C71EE">
      <w:pPr>
        <w:pStyle w:val="a"/>
        <w:ind w:firstLine="0"/>
      </w:pPr>
      <w:r>
        <w:rPr>
          <w:rtl/>
        </w:rPr>
        <w:tab/>
      </w:r>
      <w:r>
        <w:rPr>
          <w:rFonts w:hint="eastAsia"/>
          <w:rtl/>
        </w:rPr>
        <w:t>הסתייגות</w:t>
      </w:r>
      <w:r>
        <w:rPr>
          <w:rtl/>
        </w:rPr>
        <w:t xml:space="preserve"> חבר </w:t>
      </w:r>
      <w:r>
        <w:rPr>
          <w:rFonts w:hint="cs"/>
          <w:rtl/>
        </w:rPr>
        <w:t xml:space="preserve"> גפני </w:t>
      </w:r>
      <w:r>
        <w:rPr>
          <w:rtl/>
        </w:rPr>
        <w:t xml:space="preserve"> - מי </w:t>
      </w:r>
      <w:r>
        <w:rPr>
          <w:rFonts w:hint="eastAsia"/>
          <w:rtl/>
        </w:rPr>
        <w:t>בעד</w:t>
      </w:r>
      <w:r>
        <w:rPr>
          <w:rtl/>
        </w:rPr>
        <w:t xml:space="preserve">? מי נגד? מי נמנע? תודה. </w:t>
      </w:r>
    </w:p>
    <w:p w14:paraId="5A34715C" w14:textId="77777777" w:rsidR="00000000" w:rsidRDefault="007C71EE">
      <w:pPr>
        <w:pStyle w:val="a"/>
        <w:ind w:firstLine="0"/>
        <w:rPr>
          <w:rtl/>
        </w:rPr>
      </w:pPr>
    </w:p>
    <w:p w14:paraId="28EDB7C1" w14:textId="77777777" w:rsidR="00000000" w:rsidRDefault="007C71EE">
      <w:pPr>
        <w:pStyle w:val="a"/>
        <w:ind w:firstLine="0"/>
        <w:jc w:val="center"/>
        <w:rPr>
          <w:b/>
          <w:bCs/>
          <w:rtl/>
        </w:rPr>
      </w:pPr>
      <w:r>
        <w:rPr>
          <w:rFonts w:hint="eastAsia"/>
          <w:b/>
          <w:bCs/>
          <w:rtl/>
        </w:rPr>
        <w:t>הצבעה</w:t>
      </w:r>
    </w:p>
    <w:p w14:paraId="42AF3F14" w14:textId="77777777" w:rsidR="00000000" w:rsidRDefault="007C71EE">
      <w:pPr>
        <w:pStyle w:val="a"/>
        <w:ind w:firstLine="0"/>
        <w:jc w:val="center"/>
        <w:rPr>
          <w:b/>
          <w:bCs/>
          <w:rtl/>
        </w:rPr>
      </w:pPr>
    </w:p>
    <w:p w14:paraId="5813C58B"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י</w:t>
      </w:r>
      <w:r>
        <w:rPr>
          <w:rtl/>
        </w:rPr>
        <w:t xml:space="preserve"> הכנסת </w:t>
      </w:r>
      <w:r>
        <w:rPr>
          <w:rFonts w:hint="cs"/>
          <w:rtl/>
        </w:rPr>
        <w:t>משה גפני</w:t>
      </w:r>
      <w:r>
        <w:rPr>
          <w:rtl/>
        </w:rPr>
        <w:t xml:space="preserve"> </w:t>
      </w:r>
      <w:r>
        <w:rPr>
          <w:rFonts w:hint="cs"/>
          <w:rtl/>
        </w:rPr>
        <w:t xml:space="preserve">ורוני בריזון </w:t>
      </w:r>
      <w:r>
        <w:rPr>
          <w:rtl/>
        </w:rPr>
        <w:t xml:space="preserve">לסעיף </w:t>
      </w:r>
      <w:r>
        <w:rPr>
          <w:rFonts w:hint="cs"/>
          <w:rtl/>
        </w:rPr>
        <w:t>32(31) ל</w:t>
      </w:r>
      <w:r>
        <w:rPr>
          <w:rtl/>
        </w:rPr>
        <w:t xml:space="preserve">א נתקבלה. </w:t>
      </w:r>
    </w:p>
    <w:p w14:paraId="098E5930" w14:textId="77777777" w:rsidR="00000000" w:rsidRDefault="007C71EE">
      <w:pPr>
        <w:pStyle w:val="a"/>
        <w:ind w:firstLine="0"/>
        <w:rPr>
          <w:rtl/>
        </w:rPr>
      </w:pPr>
    </w:p>
    <w:p w14:paraId="35004B4C" w14:textId="77777777" w:rsidR="00000000" w:rsidRDefault="007C71EE">
      <w:pPr>
        <w:pStyle w:val="ad"/>
        <w:rPr>
          <w:rtl/>
        </w:rPr>
      </w:pPr>
      <w:r>
        <w:rPr>
          <w:rtl/>
        </w:rPr>
        <w:t>היו"ר ראובן ריבלין:</w:t>
      </w:r>
    </w:p>
    <w:p w14:paraId="675579AD" w14:textId="77777777" w:rsidR="00000000" w:rsidRDefault="007C71EE">
      <w:pPr>
        <w:pStyle w:val="a"/>
        <w:rPr>
          <w:rtl/>
        </w:rPr>
      </w:pPr>
    </w:p>
    <w:p w14:paraId="5529BE3C" w14:textId="77777777" w:rsidR="00000000" w:rsidRDefault="007C71EE">
      <w:pPr>
        <w:pStyle w:val="a"/>
        <w:rPr>
          <w:rFonts w:hint="cs"/>
          <w:rtl/>
        </w:rPr>
      </w:pPr>
      <w:r>
        <w:rPr>
          <w:rFonts w:hint="eastAsia"/>
          <w:rtl/>
        </w:rPr>
        <w:t>ההסתייגות</w:t>
      </w:r>
      <w:r>
        <w:rPr>
          <w:rtl/>
        </w:rPr>
        <w:t xml:space="preserve"> של חבר הכנסת </w:t>
      </w:r>
      <w:r>
        <w:rPr>
          <w:rFonts w:hint="cs"/>
          <w:rtl/>
        </w:rPr>
        <w:t xml:space="preserve">גפני </w:t>
      </w:r>
      <w:r>
        <w:rPr>
          <w:rtl/>
        </w:rPr>
        <w:t>לא נתקבלה. תודה.</w:t>
      </w:r>
    </w:p>
    <w:p w14:paraId="3D73DC36" w14:textId="77777777" w:rsidR="00000000" w:rsidRDefault="007C71EE">
      <w:pPr>
        <w:pStyle w:val="a"/>
        <w:ind w:firstLine="0"/>
        <w:rPr>
          <w:rtl/>
        </w:rPr>
      </w:pPr>
    </w:p>
    <w:p w14:paraId="20D3EA59" w14:textId="77777777" w:rsidR="00000000" w:rsidRDefault="007C71EE">
      <w:pPr>
        <w:pStyle w:val="a"/>
        <w:ind w:firstLine="0"/>
        <w:rPr>
          <w:rFonts w:hint="cs"/>
          <w:rtl/>
        </w:rPr>
      </w:pPr>
    </w:p>
    <w:p w14:paraId="7CD20CEE" w14:textId="77777777" w:rsidR="00000000" w:rsidRDefault="007C71EE">
      <w:pPr>
        <w:pStyle w:val="a"/>
        <w:ind w:firstLine="0"/>
      </w:pPr>
      <w:r>
        <w:rPr>
          <w:rtl/>
        </w:rPr>
        <w:tab/>
      </w:r>
      <w:r>
        <w:rPr>
          <w:rFonts w:hint="eastAsia"/>
          <w:rtl/>
        </w:rPr>
        <w:t>הסתייגות</w:t>
      </w:r>
      <w:r>
        <w:rPr>
          <w:rtl/>
        </w:rPr>
        <w:t xml:space="preserve"> חבר</w:t>
      </w:r>
      <w:r>
        <w:rPr>
          <w:rtl/>
        </w:rPr>
        <w:t xml:space="preserve"> הכנסת </w:t>
      </w:r>
      <w:r>
        <w:rPr>
          <w:rFonts w:hint="cs"/>
          <w:rtl/>
        </w:rPr>
        <w:t>משה  גפני</w:t>
      </w:r>
      <w:r>
        <w:rPr>
          <w:rtl/>
        </w:rPr>
        <w:t xml:space="preserve"> - מי </w:t>
      </w:r>
      <w:r>
        <w:rPr>
          <w:rFonts w:hint="eastAsia"/>
          <w:rtl/>
        </w:rPr>
        <w:t>בעד</w:t>
      </w:r>
      <w:r>
        <w:rPr>
          <w:rtl/>
        </w:rPr>
        <w:t xml:space="preserve">? מי נגד? מי נמנע? תודה. </w:t>
      </w:r>
    </w:p>
    <w:p w14:paraId="2146F3EF" w14:textId="77777777" w:rsidR="00000000" w:rsidRDefault="007C71EE">
      <w:pPr>
        <w:pStyle w:val="a"/>
        <w:ind w:firstLine="0"/>
        <w:rPr>
          <w:rtl/>
        </w:rPr>
      </w:pPr>
    </w:p>
    <w:p w14:paraId="3A08D9D6" w14:textId="77777777" w:rsidR="00000000" w:rsidRDefault="007C71EE">
      <w:pPr>
        <w:pStyle w:val="a"/>
        <w:ind w:firstLine="0"/>
        <w:jc w:val="center"/>
        <w:rPr>
          <w:b/>
          <w:bCs/>
          <w:rtl/>
        </w:rPr>
      </w:pPr>
      <w:r>
        <w:rPr>
          <w:rFonts w:hint="eastAsia"/>
          <w:b/>
          <w:bCs/>
          <w:rtl/>
        </w:rPr>
        <w:t>הצבעה</w:t>
      </w:r>
    </w:p>
    <w:p w14:paraId="0099C18F" w14:textId="77777777" w:rsidR="00000000" w:rsidRDefault="007C71EE">
      <w:pPr>
        <w:pStyle w:val="a"/>
        <w:ind w:firstLine="0"/>
        <w:jc w:val="center"/>
        <w:rPr>
          <w:b/>
          <w:bCs/>
          <w:rtl/>
        </w:rPr>
      </w:pPr>
    </w:p>
    <w:p w14:paraId="25A3441F" w14:textId="77777777" w:rsidR="00000000" w:rsidRDefault="007C71EE">
      <w:pPr>
        <w:pStyle w:val="a"/>
        <w:ind w:firstLine="0"/>
        <w:jc w:val="center"/>
        <w:rPr>
          <w:rtl/>
        </w:rPr>
      </w:pPr>
      <w:r>
        <w:rPr>
          <w:rFonts w:hint="eastAsia"/>
          <w:rtl/>
        </w:rPr>
        <w:t>ההסתייגות</w:t>
      </w:r>
      <w:r>
        <w:rPr>
          <w:rtl/>
        </w:rPr>
        <w:t xml:space="preserve"> של </w:t>
      </w:r>
      <w:r>
        <w:rPr>
          <w:rFonts w:hint="cs"/>
          <w:rtl/>
        </w:rPr>
        <w:t xml:space="preserve">קבוצת חבר הכנסת אהוד רצאבי ושל </w:t>
      </w:r>
      <w:r>
        <w:rPr>
          <w:rtl/>
        </w:rPr>
        <w:t>חבר</w:t>
      </w:r>
      <w:r>
        <w:rPr>
          <w:rFonts w:hint="cs"/>
          <w:rtl/>
        </w:rPr>
        <w:t xml:space="preserve">  ה</w:t>
      </w:r>
      <w:r>
        <w:rPr>
          <w:rtl/>
        </w:rPr>
        <w:t xml:space="preserve">כנסת </w:t>
      </w:r>
      <w:r>
        <w:rPr>
          <w:rFonts w:hint="cs"/>
          <w:rtl/>
        </w:rPr>
        <w:t>משה גפני</w:t>
      </w:r>
      <w:r>
        <w:rPr>
          <w:rtl/>
        </w:rPr>
        <w:t xml:space="preserve"> לסעיף </w:t>
      </w:r>
      <w:r>
        <w:rPr>
          <w:rFonts w:hint="cs"/>
          <w:rtl/>
        </w:rPr>
        <w:t>32(32)</w:t>
      </w:r>
      <w:r>
        <w:rPr>
          <w:rtl/>
        </w:rPr>
        <w:t xml:space="preserve"> לא נתקבלה. </w:t>
      </w:r>
    </w:p>
    <w:p w14:paraId="03792372" w14:textId="77777777" w:rsidR="00000000" w:rsidRDefault="007C71EE">
      <w:pPr>
        <w:pStyle w:val="a"/>
        <w:ind w:firstLine="0"/>
        <w:rPr>
          <w:rtl/>
        </w:rPr>
      </w:pPr>
    </w:p>
    <w:p w14:paraId="595184A6" w14:textId="77777777" w:rsidR="00000000" w:rsidRDefault="007C71EE">
      <w:pPr>
        <w:pStyle w:val="ad"/>
        <w:rPr>
          <w:rtl/>
        </w:rPr>
      </w:pPr>
      <w:r>
        <w:rPr>
          <w:rtl/>
        </w:rPr>
        <w:t>היו"ר ראובן ריבלין:</w:t>
      </w:r>
    </w:p>
    <w:p w14:paraId="275AA74A" w14:textId="77777777" w:rsidR="00000000" w:rsidRDefault="007C71EE">
      <w:pPr>
        <w:pStyle w:val="a"/>
        <w:rPr>
          <w:rtl/>
        </w:rPr>
      </w:pPr>
    </w:p>
    <w:p w14:paraId="5BD08EE8" w14:textId="77777777" w:rsidR="00000000" w:rsidRDefault="007C71EE">
      <w:pPr>
        <w:pStyle w:val="a"/>
        <w:rPr>
          <w:rtl/>
        </w:rPr>
      </w:pPr>
      <w:r>
        <w:rPr>
          <w:rFonts w:hint="eastAsia"/>
          <w:rtl/>
        </w:rPr>
        <w:t>ההסתייגות</w:t>
      </w:r>
      <w:r>
        <w:rPr>
          <w:rtl/>
        </w:rPr>
        <w:t xml:space="preserve">  לא נתקבלה. תודה.</w:t>
      </w:r>
    </w:p>
    <w:p w14:paraId="6B074FFE" w14:textId="77777777" w:rsidR="00000000" w:rsidRDefault="007C71EE">
      <w:pPr>
        <w:pStyle w:val="a"/>
        <w:ind w:firstLine="0"/>
        <w:rPr>
          <w:rFonts w:hint="cs"/>
          <w:rtl/>
        </w:rPr>
      </w:pPr>
    </w:p>
    <w:p w14:paraId="1294AAD4" w14:textId="77777777" w:rsidR="00000000" w:rsidRDefault="007C71EE">
      <w:pPr>
        <w:pStyle w:val="a"/>
        <w:ind w:firstLine="0"/>
      </w:pPr>
      <w:r>
        <w:rPr>
          <w:rtl/>
        </w:rPr>
        <w:tab/>
      </w:r>
      <w:r>
        <w:rPr>
          <w:rFonts w:hint="eastAsia"/>
          <w:rtl/>
        </w:rPr>
        <w:t>הסתייגות</w:t>
      </w:r>
      <w:r>
        <w:rPr>
          <w:rtl/>
        </w:rPr>
        <w:t xml:space="preserve"> חבר הכנסת </w:t>
      </w:r>
      <w:r>
        <w:rPr>
          <w:rFonts w:hint="cs"/>
          <w:rtl/>
        </w:rPr>
        <w:t xml:space="preserve">אברהם בורג </w:t>
      </w:r>
      <w:r>
        <w:rPr>
          <w:rtl/>
        </w:rPr>
        <w:t xml:space="preserve">- מי </w:t>
      </w:r>
      <w:r>
        <w:rPr>
          <w:rFonts w:hint="eastAsia"/>
          <w:rtl/>
        </w:rPr>
        <w:t>בעד</w:t>
      </w:r>
      <w:r>
        <w:rPr>
          <w:rtl/>
        </w:rPr>
        <w:t>? מי נגד? מי נמנע?</w:t>
      </w:r>
      <w:r>
        <w:rPr>
          <w:rtl/>
        </w:rPr>
        <w:t xml:space="preserve"> תודה. </w:t>
      </w:r>
    </w:p>
    <w:p w14:paraId="6C6A3BB0" w14:textId="77777777" w:rsidR="00000000" w:rsidRDefault="007C71EE">
      <w:pPr>
        <w:pStyle w:val="a"/>
        <w:ind w:firstLine="0"/>
        <w:rPr>
          <w:rtl/>
        </w:rPr>
      </w:pPr>
    </w:p>
    <w:p w14:paraId="4280C360" w14:textId="77777777" w:rsidR="00000000" w:rsidRDefault="007C71EE">
      <w:pPr>
        <w:pStyle w:val="a"/>
        <w:ind w:firstLine="0"/>
        <w:jc w:val="center"/>
        <w:rPr>
          <w:b/>
          <w:bCs/>
          <w:rtl/>
        </w:rPr>
      </w:pPr>
      <w:r>
        <w:rPr>
          <w:rFonts w:hint="eastAsia"/>
          <w:b/>
          <w:bCs/>
          <w:rtl/>
        </w:rPr>
        <w:t>הצבעה</w:t>
      </w:r>
    </w:p>
    <w:p w14:paraId="60D41E34" w14:textId="77777777" w:rsidR="00000000" w:rsidRDefault="007C71EE">
      <w:pPr>
        <w:pStyle w:val="a"/>
        <w:ind w:firstLine="0"/>
        <w:jc w:val="center"/>
        <w:rPr>
          <w:b/>
          <w:bCs/>
          <w:rtl/>
        </w:rPr>
      </w:pPr>
    </w:p>
    <w:p w14:paraId="4497930C"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אברהם בורג ושל חבר הכנסת רוני בריזון </w:t>
      </w:r>
      <w:r>
        <w:rPr>
          <w:rtl/>
        </w:rPr>
        <w:t xml:space="preserve">לסעיף </w:t>
      </w:r>
      <w:r>
        <w:rPr>
          <w:rFonts w:hint="cs"/>
          <w:rtl/>
        </w:rPr>
        <w:t>32(33)</w:t>
      </w:r>
      <w:r>
        <w:rPr>
          <w:rtl/>
        </w:rPr>
        <w:t xml:space="preserve"> לא נתקבלה. </w:t>
      </w:r>
    </w:p>
    <w:p w14:paraId="05F10B41" w14:textId="77777777" w:rsidR="00000000" w:rsidRDefault="007C71EE">
      <w:pPr>
        <w:pStyle w:val="a"/>
        <w:ind w:firstLine="0"/>
        <w:rPr>
          <w:rtl/>
        </w:rPr>
      </w:pPr>
    </w:p>
    <w:p w14:paraId="0B497291" w14:textId="77777777" w:rsidR="00000000" w:rsidRDefault="007C71EE">
      <w:pPr>
        <w:pStyle w:val="ad"/>
        <w:rPr>
          <w:rtl/>
        </w:rPr>
      </w:pPr>
      <w:r>
        <w:rPr>
          <w:rtl/>
        </w:rPr>
        <w:t>היו"ר ראובן ריבלין:</w:t>
      </w:r>
    </w:p>
    <w:p w14:paraId="1BBCCFC3" w14:textId="77777777" w:rsidR="00000000" w:rsidRDefault="007C71EE">
      <w:pPr>
        <w:pStyle w:val="a"/>
        <w:rPr>
          <w:rtl/>
        </w:rPr>
      </w:pPr>
    </w:p>
    <w:p w14:paraId="357B3053" w14:textId="77777777" w:rsidR="00000000" w:rsidRDefault="007C71EE">
      <w:pPr>
        <w:pStyle w:val="a"/>
        <w:rPr>
          <w:rtl/>
        </w:rPr>
      </w:pPr>
      <w:r>
        <w:rPr>
          <w:rFonts w:hint="eastAsia"/>
          <w:rtl/>
        </w:rPr>
        <w:t>ההסתייגות</w:t>
      </w:r>
      <w:r>
        <w:rPr>
          <w:rtl/>
        </w:rPr>
        <w:t xml:space="preserve">  לא נתקבלה. תודה.</w:t>
      </w:r>
    </w:p>
    <w:p w14:paraId="51F9BABD" w14:textId="77777777" w:rsidR="00000000" w:rsidRDefault="007C71EE">
      <w:pPr>
        <w:pStyle w:val="a"/>
        <w:ind w:firstLine="0"/>
        <w:rPr>
          <w:rFonts w:hint="cs"/>
          <w:rtl/>
        </w:rPr>
      </w:pPr>
    </w:p>
    <w:p w14:paraId="747DD5A6" w14:textId="77777777" w:rsidR="00000000" w:rsidRDefault="007C71EE">
      <w:pPr>
        <w:pStyle w:val="a"/>
        <w:ind w:firstLine="0"/>
      </w:pPr>
      <w:r>
        <w:rPr>
          <w:rtl/>
        </w:rPr>
        <w:tab/>
      </w:r>
      <w:r>
        <w:rPr>
          <w:rFonts w:hint="eastAsia"/>
          <w:rtl/>
        </w:rPr>
        <w:t>הסתייגות</w:t>
      </w:r>
      <w:r>
        <w:rPr>
          <w:rtl/>
        </w:rPr>
        <w:t xml:space="preserve"> </w:t>
      </w:r>
      <w:r>
        <w:rPr>
          <w:rFonts w:hint="cs"/>
          <w:rtl/>
        </w:rPr>
        <w:t>קבוצת ברכה, בל"ד, בורג וטלב אלסאנע</w:t>
      </w:r>
      <w:r>
        <w:rPr>
          <w:rtl/>
        </w:rPr>
        <w:t xml:space="preserve"> - מי </w:t>
      </w:r>
      <w:r>
        <w:rPr>
          <w:rFonts w:hint="eastAsia"/>
          <w:rtl/>
        </w:rPr>
        <w:t>בעד</w:t>
      </w:r>
      <w:r>
        <w:rPr>
          <w:rtl/>
        </w:rPr>
        <w:t xml:space="preserve">? מי נגד? מי נמנע? תודה. </w:t>
      </w:r>
    </w:p>
    <w:p w14:paraId="1A7A3E36" w14:textId="77777777" w:rsidR="00000000" w:rsidRDefault="007C71EE">
      <w:pPr>
        <w:pStyle w:val="a"/>
        <w:ind w:firstLine="0"/>
        <w:rPr>
          <w:rtl/>
        </w:rPr>
      </w:pPr>
    </w:p>
    <w:p w14:paraId="5EB16FAA" w14:textId="77777777" w:rsidR="00000000" w:rsidRDefault="007C71EE">
      <w:pPr>
        <w:pStyle w:val="a"/>
        <w:ind w:firstLine="0"/>
        <w:jc w:val="center"/>
        <w:rPr>
          <w:b/>
          <w:bCs/>
          <w:rtl/>
        </w:rPr>
      </w:pPr>
      <w:r>
        <w:rPr>
          <w:rFonts w:hint="eastAsia"/>
          <w:b/>
          <w:bCs/>
          <w:rtl/>
        </w:rPr>
        <w:t>הצבעה</w:t>
      </w:r>
    </w:p>
    <w:p w14:paraId="5815A2A0" w14:textId="77777777" w:rsidR="00000000" w:rsidRDefault="007C71EE">
      <w:pPr>
        <w:pStyle w:val="a"/>
        <w:ind w:firstLine="0"/>
        <w:jc w:val="center"/>
        <w:rPr>
          <w:b/>
          <w:bCs/>
          <w:rtl/>
        </w:rPr>
      </w:pPr>
    </w:p>
    <w:p w14:paraId="510CB41C" w14:textId="77777777" w:rsidR="00000000" w:rsidRDefault="007C71EE">
      <w:pPr>
        <w:pStyle w:val="a"/>
        <w:ind w:firstLine="0"/>
        <w:jc w:val="center"/>
        <w:rPr>
          <w:rtl/>
        </w:rPr>
      </w:pPr>
      <w:r>
        <w:rPr>
          <w:rFonts w:hint="eastAsia"/>
          <w:rtl/>
        </w:rPr>
        <w:t>ההסתייגות</w:t>
      </w:r>
      <w:r>
        <w:rPr>
          <w:rtl/>
        </w:rPr>
        <w:t xml:space="preserve"> של </w:t>
      </w:r>
      <w:r>
        <w:rPr>
          <w:rFonts w:hint="cs"/>
          <w:rtl/>
        </w:rPr>
        <w:t>קבוצ</w:t>
      </w:r>
      <w:r>
        <w:rPr>
          <w:rFonts w:hint="cs"/>
          <w:rtl/>
        </w:rPr>
        <w:t>ת חבר הכנסת מוחמד ברכה, של קבוצת סיעת בל"ד, של קבוצת חבר הכנסת אברהם בורג ושל חבר הכנסת טלב אלסאנע</w:t>
      </w:r>
      <w:r>
        <w:rPr>
          <w:rtl/>
        </w:rPr>
        <w:t xml:space="preserve"> לסעיף </w:t>
      </w:r>
      <w:r>
        <w:rPr>
          <w:rFonts w:hint="cs"/>
          <w:rtl/>
        </w:rPr>
        <w:t>32(34)</w:t>
      </w:r>
      <w:r>
        <w:rPr>
          <w:rtl/>
        </w:rPr>
        <w:t xml:space="preserve"> לא נתקבלה. </w:t>
      </w:r>
    </w:p>
    <w:p w14:paraId="6F6663CC" w14:textId="77777777" w:rsidR="00000000" w:rsidRDefault="007C71EE">
      <w:pPr>
        <w:pStyle w:val="a"/>
        <w:ind w:firstLine="0"/>
        <w:rPr>
          <w:rtl/>
        </w:rPr>
      </w:pPr>
    </w:p>
    <w:p w14:paraId="460F69D7" w14:textId="77777777" w:rsidR="00000000" w:rsidRDefault="007C71EE">
      <w:pPr>
        <w:pStyle w:val="ad"/>
        <w:rPr>
          <w:rtl/>
        </w:rPr>
      </w:pPr>
      <w:r>
        <w:rPr>
          <w:rtl/>
        </w:rPr>
        <w:t>היו"ר ראובן ריבלין:</w:t>
      </w:r>
    </w:p>
    <w:p w14:paraId="585C4A20" w14:textId="77777777" w:rsidR="00000000" w:rsidRDefault="007C71EE">
      <w:pPr>
        <w:pStyle w:val="a"/>
        <w:rPr>
          <w:rtl/>
        </w:rPr>
      </w:pPr>
    </w:p>
    <w:p w14:paraId="6794927A" w14:textId="77777777" w:rsidR="00000000" w:rsidRDefault="007C71EE">
      <w:pPr>
        <w:pStyle w:val="a"/>
        <w:rPr>
          <w:rtl/>
        </w:rPr>
      </w:pPr>
      <w:r>
        <w:rPr>
          <w:rFonts w:hint="eastAsia"/>
          <w:rtl/>
        </w:rPr>
        <w:t>ההסתייגות</w:t>
      </w:r>
      <w:r>
        <w:rPr>
          <w:rtl/>
        </w:rPr>
        <w:t xml:space="preserve">  לא נתקבלה. תודה.</w:t>
      </w:r>
    </w:p>
    <w:p w14:paraId="49C43EE4" w14:textId="77777777" w:rsidR="00000000" w:rsidRDefault="007C71EE">
      <w:pPr>
        <w:pStyle w:val="a"/>
        <w:ind w:firstLine="0"/>
        <w:rPr>
          <w:rFonts w:hint="cs"/>
          <w:rtl/>
        </w:rPr>
      </w:pPr>
    </w:p>
    <w:p w14:paraId="08AD923D" w14:textId="77777777" w:rsidR="00000000" w:rsidRDefault="007C71EE">
      <w:pPr>
        <w:pStyle w:val="a"/>
        <w:ind w:firstLine="0"/>
        <w:rPr>
          <w:rFonts w:hint="cs"/>
        </w:rPr>
      </w:pPr>
      <w:r>
        <w:rPr>
          <w:rtl/>
        </w:rPr>
        <w:tab/>
      </w:r>
      <w:r>
        <w:rPr>
          <w:rFonts w:hint="eastAsia"/>
          <w:rtl/>
        </w:rPr>
        <w:t>הסתייגות</w:t>
      </w:r>
      <w:r>
        <w:rPr>
          <w:rtl/>
        </w:rPr>
        <w:t xml:space="preserve"> חבר</w:t>
      </w:r>
      <w:r>
        <w:rPr>
          <w:rFonts w:hint="cs"/>
          <w:rtl/>
        </w:rPr>
        <w:t>י</w:t>
      </w:r>
      <w:r>
        <w:rPr>
          <w:rtl/>
        </w:rPr>
        <w:t xml:space="preserve"> הכנסת </w:t>
      </w:r>
      <w:r>
        <w:rPr>
          <w:rFonts w:hint="cs"/>
          <w:rtl/>
        </w:rPr>
        <w:t>איוב קרא, יצחק כהן ואורית נוקד</w:t>
      </w:r>
      <w:r>
        <w:rPr>
          <w:rtl/>
        </w:rPr>
        <w:t xml:space="preserve"> - מי </w:t>
      </w:r>
      <w:r>
        <w:rPr>
          <w:rFonts w:hint="eastAsia"/>
          <w:rtl/>
        </w:rPr>
        <w:t>בעד</w:t>
      </w:r>
      <w:r>
        <w:rPr>
          <w:rtl/>
        </w:rPr>
        <w:t xml:space="preserve">? מי נגד? מי נמנע? </w:t>
      </w:r>
    </w:p>
    <w:p w14:paraId="05CFE6BC" w14:textId="77777777" w:rsidR="00000000" w:rsidRDefault="007C71EE">
      <w:pPr>
        <w:pStyle w:val="a"/>
        <w:ind w:firstLine="0"/>
        <w:rPr>
          <w:rtl/>
        </w:rPr>
      </w:pPr>
    </w:p>
    <w:p w14:paraId="13D37318" w14:textId="77777777" w:rsidR="00000000" w:rsidRDefault="007C71EE">
      <w:pPr>
        <w:pStyle w:val="a"/>
        <w:ind w:firstLine="0"/>
        <w:jc w:val="center"/>
        <w:rPr>
          <w:b/>
          <w:bCs/>
          <w:rtl/>
        </w:rPr>
      </w:pPr>
      <w:r>
        <w:rPr>
          <w:rFonts w:hint="eastAsia"/>
          <w:b/>
          <w:bCs/>
          <w:rtl/>
        </w:rPr>
        <w:t>הצבעה</w:t>
      </w:r>
    </w:p>
    <w:p w14:paraId="31F32D6C" w14:textId="77777777" w:rsidR="00000000" w:rsidRDefault="007C71EE">
      <w:pPr>
        <w:pStyle w:val="a"/>
        <w:ind w:firstLine="0"/>
        <w:jc w:val="center"/>
        <w:rPr>
          <w:rFonts w:hint="cs"/>
          <w:rtl/>
        </w:rPr>
      </w:pPr>
    </w:p>
    <w:p w14:paraId="59224992"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י ה</w:t>
      </w:r>
      <w:r>
        <w:rPr>
          <w:rtl/>
        </w:rPr>
        <w:t xml:space="preserve">כנסת </w:t>
      </w:r>
      <w:r>
        <w:rPr>
          <w:rFonts w:hint="cs"/>
          <w:rtl/>
        </w:rPr>
        <w:t>איוב קרא, יצחק כהן ואורית נוקד</w:t>
      </w:r>
      <w:r>
        <w:rPr>
          <w:rtl/>
        </w:rPr>
        <w:t xml:space="preserve"> לסעיף </w:t>
      </w:r>
      <w:r>
        <w:rPr>
          <w:rFonts w:hint="cs"/>
          <w:rtl/>
        </w:rPr>
        <w:t>32(34)</w:t>
      </w:r>
      <w:r>
        <w:rPr>
          <w:rtl/>
        </w:rPr>
        <w:t xml:space="preserve"> לא נתקבלה. </w:t>
      </w:r>
    </w:p>
    <w:p w14:paraId="136D4EDE" w14:textId="77777777" w:rsidR="00000000" w:rsidRDefault="007C71EE">
      <w:pPr>
        <w:pStyle w:val="a"/>
        <w:ind w:firstLine="0"/>
        <w:rPr>
          <w:rtl/>
        </w:rPr>
      </w:pPr>
    </w:p>
    <w:p w14:paraId="6377528B" w14:textId="77777777" w:rsidR="00000000" w:rsidRDefault="007C71EE">
      <w:pPr>
        <w:pStyle w:val="ad"/>
        <w:rPr>
          <w:rtl/>
        </w:rPr>
      </w:pPr>
    </w:p>
    <w:p w14:paraId="73A68BAA" w14:textId="77777777" w:rsidR="00000000" w:rsidRDefault="007C71EE">
      <w:pPr>
        <w:pStyle w:val="ad"/>
        <w:rPr>
          <w:rtl/>
        </w:rPr>
      </w:pPr>
      <w:r>
        <w:rPr>
          <w:rtl/>
        </w:rPr>
        <w:t>היו"ר ראובן ריבלין:</w:t>
      </w:r>
    </w:p>
    <w:p w14:paraId="5748EB8C" w14:textId="77777777" w:rsidR="00000000" w:rsidRDefault="007C71EE">
      <w:pPr>
        <w:pStyle w:val="a"/>
        <w:rPr>
          <w:rtl/>
        </w:rPr>
      </w:pPr>
    </w:p>
    <w:p w14:paraId="23813E31" w14:textId="77777777" w:rsidR="00000000" w:rsidRDefault="007C71EE">
      <w:pPr>
        <w:pStyle w:val="a"/>
        <w:rPr>
          <w:rFonts w:hint="cs"/>
          <w:rtl/>
        </w:rPr>
      </w:pPr>
      <w:r>
        <w:rPr>
          <w:rFonts w:hint="eastAsia"/>
          <w:rtl/>
        </w:rPr>
        <w:t>ההסתייגות</w:t>
      </w:r>
      <w:r>
        <w:rPr>
          <w:rtl/>
        </w:rPr>
        <w:t xml:space="preserve">  לא נתקבלה. תודה.</w:t>
      </w:r>
    </w:p>
    <w:p w14:paraId="303B9998" w14:textId="77777777" w:rsidR="00000000" w:rsidRDefault="007C71EE">
      <w:pPr>
        <w:pStyle w:val="a"/>
        <w:rPr>
          <w:rFonts w:hint="cs"/>
          <w:rtl/>
        </w:rPr>
      </w:pPr>
    </w:p>
    <w:p w14:paraId="7980341B" w14:textId="77777777" w:rsidR="00000000" w:rsidRDefault="007C71EE">
      <w:pPr>
        <w:pStyle w:val="a"/>
        <w:rPr>
          <w:rFonts w:hint="cs"/>
          <w:rtl/>
        </w:rPr>
      </w:pPr>
      <w:r>
        <w:rPr>
          <w:rFonts w:hint="cs"/>
          <w:rtl/>
        </w:rPr>
        <w:t xml:space="preserve">קבוצת רצאבי - מסירים, תודה. </w:t>
      </w:r>
    </w:p>
    <w:p w14:paraId="465BF27C" w14:textId="77777777" w:rsidR="00000000" w:rsidRDefault="007C71EE">
      <w:pPr>
        <w:pStyle w:val="a"/>
        <w:rPr>
          <w:rFonts w:hint="cs"/>
          <w:rtl/>
        </w:rPr>
      </w:pPr>
    </w:p>
    <w:p w14:paraId="5072507E" w14:textId="77777777" w:rsidR="00000000" w:rsidRDefault="007C71EE">
      <w:pPr>
        <w:pStyle w:val="a"/>
        <w:ind w:firstLine="0"/>
      </w:pPr>
      <w:r>
        <w:rPr>
          <w:rtl/>
        </w:rPr>
        <w:tab/>
      </w:r>
      <w:r>
        <w:rPr>
          <w:rFonts w:hint="eastAsia"/>
          <w:rtl/>
        </w:rPr>
        <w:t>הסתייגות</w:t>
      </w:r>
      <w:r>
        <w:rPr>
          <w:rtl/>
        </w:rPr>
        <w:t xml:space="preserve"> </w:t>
      </w:r>
      <w:r>
        <w:rPr>
          <w:rFonts w:hint="cs"/>
          <w:rtl/>
        </w:rPr>
        <w:t>קבוצת בורג</w:t>
      </w:r>
      <w:r>
        <w:rPr>
          <w:rtl/>
        </w:rPr>
        <w:t xml:space="preserve"> - מי </w:t>
      </w:r>
      <w:r>
        <w:rPr>
          <w:rFonts w:hint="eastAsia"/>
          <w:rtl/>
        </w:rPr>
        <w:t>בעד</w:t>
      </w:r>
      <w:r>
        <w:rPr>
          <w:rtl/>
        </w:rPr>
        <w:t xml:space="preserve">? מי נגד? מי נמנע? תודה. </w:t>
      </w:r>
    </w:p>
    <w:p w14:paraId="4C86DC9F" w14:textId="77777777" w:rsidR="00000000" w:rsidRDefault="007C71EE">
      <w:pPr>
        <w:pStyle w:val="a"/>
        <w:ind w:firstLine="0"/>
        <w:rPr>
          <w:rtl/>
        </w:rPr>
      </w:pPr>
    </w:p>
    <w:p w14:paraId="6CCA9A59" w14:textId="77777777" w:rsidR="00000000" w:rsidRDefault="007C71EE">
      <w:pPr>
        <w:pStyle w:val="a"/>
        <w:ind w:firstLine="0"/>
        <w:jc w:val="center"/>
        <w:rPr>
          <w:b/>
          <w:bCs/>
          <w:rtl/>
        </w:rPr>
      </w:pPr>
      <w:r>
        <w:rPr>
          <w:rFonts w:hint="eastAsia"/>
          <w:b/>
          <w:bCs/>
          <w:rtl/>
        </w:rPr>
        <w:t>הצבעה</w:t>
      </w:r>
    </w:p>
    <w:p w14:paraId="33903953" w14:textId="77777777" w:rsidR="00000000" w:rsidRDefault="007C71EE">
      <w:pPr>
        <w:pStyle w:val="a"/>
        <w:ind w:firstLine="0"/>
        <w:jc w:val="center"/>
        <w:rPr>
          <w:b/>
          <w:bCs/>
          <w:rtl/>
        </w:rPr>
      </w:pPr>
    </w:p>
    <w:p w14:paraId="3EF3FBB2" w14:textId="77777777" w:rsidR="00000000" w:rsidRDefault="007C71EE">
      <w:pPr>
        <w:pStyle w:val="a"/>
        <w:ind w:firstLine="0"/>
        <w:jc w:val="center"/>
        <w:rPr>
          <w:rtl/>
        </w:rPr>
      </w:pPr>
      <w:r>
        <w:rPr>
          <w:rFonts w:hint="eastAsia"/>
          <w:rtl/>
        </w:rPr>
        <w:t>ההסתייגות</w:t>
      </w:r>
      <w:r>
        <w:rPr>
          <w:rtl/>
        </w:rPr>
        <w:t xml:space="preserve"> של </w:t>
      </w:r>
      <w:r>
        <w:rPr>
          <w:rFonts w:hint="cs"/>
          <w:rtl/>
        </w:rPr>
        <w:t>קבוצת חבר ה</w:t>
      </w:r>
      <w:r>
        <w:rPr>
          <w:rFonts w:hint="cs"/>
          <w:rtl/>
        </w:rPr>
        <w:t xml:space="preserve">כנסת אברהם בורג </w:t>
      </w:r>
      <w:r>
        <w:rPr>
          <w:rtl/>
        </w:rPr>
        <w:t xml:space="preserve">לסעיף </w:t>
      </w:r>
      <w:r>
        <w:rPr>
          <w:rFonts w:hint="cs"/>
          <w:rtl/>
        </w:rPr>
        <w:t>32(35)</w:t>
      </w:r>
      <w:r>
        <w:rPr>
          <w:rtl/>
        </w:rPr>
        <w:t xml:space="preserve"> לא נתקבלה. </w:t>
      </w:r>
    </w:p>
    <w:p w14:paraId="310BADA3" w14:textId="77777777" w:rsidR="00000000" w:rsidRDefault="007C71EE">
      <w:pPr>
        <w:pStyle w:val="a"/>
        <w:ind w:firstLine="0"/>
        <w:rPr>
          <w:rtl/>
        </w:rPr>
      </w:pPr>
    </w:p>
    <w:p w14:paraId="2811151E" w14:textId="77777777" w:rsidR="00000000" w:rsidRDefault="007C71EE">
      <w:pPr>
        <w:pStyle w:val="ad"/>
        <w:rPr>
          <w:rtl/>
        </w:rPr>
      </w:pPr>
      <w:r>
        <w:rPr>
          <w:rtl/>
        </w:rPr>
        <w:t>היו"ר ראובן ריבלין:</w:t>
      </w:r>
    </w:p>
    <w:p w14:paraId="3263DDA4" w14:textId="77777777" w:rsidR="00000000" w:rsidRDefault="007C71EE">
      <w:pPr>
        <w:pStyle w:val="a"/>
        <w:rPr>
          <w:rtl/>
        </w:rPr>
      </w:pPr>
    </w:p>
    <w:p w14:paraId="3C3AA9D4" w14:textId="77777777" w:rsidR="00000000" w:rsidRDefault="007C71EE">
      <w:pPr>
        <w:pStyle w:val="a"/>
        <w:rPr>
          <w:rtl/>
        </w:rPr>
      </w:pPr>
      <w:r>
        <w:rPr>
          <w:rFonts w:hint="eastAsia"/>
          <w:rtl/>
        </w:rPr>
        <w:t>ההסתייגות</w:t>
      </w:r>
      <w:r>
        <w:rPr>
          <w:rtl/>
        </w:rPr>
        <w:t xml:space="preserve">  לא נתקבלה. תודה.</w:t>
      </w:r>
    </w:p>
    <w:p w14:paraId="31920E45" w14:textId="77777777" w:rsidR="00000000" w:rsidRDefault="007C71EE">
      <w:pPr>
        <w:pStyle w:val="a"/>
        <w:ind w:firstLine="0"/>
        <w:rPr>
          <w:rFonts w:hint="cs"/>
          <w:rtl/>
        </w:rPr>
      </w:pPr>
    </w:p>
    <w:p w14:paraId="4B3A4841" w14:textId="77777777" w:rsidR="00000000" w:rsidRDefault="007C71EE">
      <w:pPr>
        <w:pStyle w:val="a"/>
        <w:ind w:firstLine="0"/>
        <w:rPr>
          <w:rFonts w:hint="cs"/>
          <w:rtl/>
        </w:rPr>
      </w:pPr>
      <w:r>
        <w:rPr>
          <w:rFonts w:hint="cs"/>
          <w:rtl/>
        </w:rPr>
        <w:tab/>
        <w:t>ועכשיו מצביעים הצבעה אלקטרונית על סעיף 32, עם ההסתייגות שנתקבלה, כולל לוח התיקונים, שקובעת, שכל מה שכתוב בחוק הוא נכון אבל אפשר אלטרנטיבה של 5,000 שקלים. כולם יתכו</w:t>
      </w:r>
      <w:r>
        <w:rPr>
          <w:rFonts w:hint="cs"/>
          <w:rtl/>
        </w:rPr>
        <w:t xml:space="preserve">ננו להצבעה, שלא יהיה חלילה מצב שמישהו ישן ואחר כך לא הצביע. נא להצביע. </w:t>
      </w:r>
    </w:p>
    <w:p w14:paraId="15F2C1A1" w14:textId="77777777" w:rsidR="00000000" w:rsidRDefault="007C71EE">
      <w:pPr>
        <w:pStyle w:val="a"/>
        <w:ind w:firstLine="0"/>
        <w:rPr>
          <w:rFonts w:hint="cs"/>
          <w:rtl/>
        </w:rPr>
      </w:pPr>
    </w:p>
    <w:p w14:paraId="1CFAF311" w14:textId="77777777" w:rsidR="00000000" w:rsidRDefault="007C71EE">
      <w:pPr>
        <w:pStyle w:val="a"/>
        <w:ind w:firstLine="0"/>
        <w:jc w:val="center"/>
        <w:rPr>
          <w:rFonts w:hint="cs"/>
          <w:b/>
          <w:bCs/>
          <w:rtl/>
        </w:rPr>
      </w:pPr>
      <w:r>
        <w:rPr>
          <w:rFonts w:hint="cs"/>
          <w:b/>
          <w:bCs/>
          <w:rtl/>
        </w:rPr>
        <w:t>הצבעה מס' 74</w:t>
      </w:r>
    </w:p>
    <w:p w14:paraId="624B81C8" w14:textId="77777777" w:rsidR="00000000" w:rsidRDefault="007C71EE">
      <w:pPr>
        <w:pStyle w:val="a"/>
        <w:ind w:firstLine="0"/>
        <w:jc w:val="center"/>
        <w:rPr>
          <w:rFonts w:hint="cs"/>
          <w:b/>
          <w:bCs/>
          <w:rtl/>
        </w:rPr>
      </w:pPr>
    </w:p>
    <w:p w14:paraId="05BEAEC0" w14:textId="77777777" w:rsidR="00000000" w:rsidRDefault="007C71EE">
      <w:pPr>
        <w:pStyle w:val="a"/>
        <w:ind w:firstLine="0"/>
        <w:jc w:val="center"/>
        <w:rPr>
          <w:rFonts w:hint="cs"/>
          <w:rtl/>
        </w:rPr>
      </w:pPr>
      <w:r>
        <w:rPr>
          <w:rFonts w:hint="cs"/>
          <w:rtl/>
        </w:rPr>
        <w:t>בעד סעיף 32, כהצעת הוועדה ועם ההסתייגות שנתקבלה - 59</w:t>
      </w:r>
    </w:p>
    <w:p w14:paraId="7F42AE19" w14:textId="77777777" w:rsidR="00000000" w:rsidRDefault="007C71EE">
      <w:pPr>
        <w:pStyle w:val="a"/>
        <w:ind w:firstLine="0"/>
        <w:jc w:val="center"/>
        <w:rPr>
          <w:rFonts w:hint="cs"/>
          <w:rtl/>
        </w:rPr>
      </w:pPr>
      <w:r>
        <w:rPr>
          <w:rFonts w:hint="cs"/>
          <w:rtl/>
        </w:rPr>
        <w:t>נגד- 46</w:t>
      </w:r>
    </w:p>
    <w:p w14:paraId="3C1DF7AF" w14:textId="77777777" w:rsidR="00000000" w:rsidRDefault="007C71EE">
      <w:pPr>
        <w:pStyle w:val="a"/>
        <w:ind w:firstLine="0"/>
        <w:jc w:val="center"/>
        <w:rPr>
          <w:rFonts w:hint="cs"/>
          <w:rtl/>
        </w:rPr>
      </w:pPr>
      <w:r>
        <w:rPr>
          <w:rFonts w:hint="cs"/>
          <w:rtl/>
        </w:rPr>
        <w:t>נמנעים - אין</w:t>
      </w:r>
    </w:p>
    <w:p w14:paraId="64B3BF20" w14:textId="77777777" w:rsidR="00000000" w:rsidRDefault="007C71EE">
      <w:pPr>
        <w:pStyle w:val="a"/>
        <w:ind w:firstLine="0"/>
        <w:jc w:val="center"/>
        <w:rPr>
          <w:rFonts w:hint="cs"/>
          <w:rtl/>
        </w:rPr>
      </w:pPr>
      <w:r>
        <w:rPr>
          <w:rFonts w:hint="cs"/>
          <w:rtl/>
        </w:rPr>
        <w:t xml:space="preserve">סעיף 32, כהצעת הוועדה ועם ההסתייגות שנתקבלה, נתקבל. </w:t>
      </w:r>
    </w:p>
    <w:p w14:paraId="5EB82490" w14:textId="77777777" w:rsidR="00000000" w:rsidRDefault="007C71EE">
      <w:pPr>
        <w:pStyle w:val="a"/>
        <w:ind w:firstLine="0"/>
        <w:jc w:val="center"/>
        <w:rPr>
          <w:rFonts w:hint="cs"/>
          <w:rtl/>
        </w:rPr>
      </w:pPr>
    </w:p>
    <w:p w14:paraId="595F7E67" w14:textId="77777777" w:rsidR="00000000" w:rsidRDefault="007C71EE">
      <w:pPr>
        <w:pStyle w:val="a"/>
        <w:ind w:firstLine="0"/>
        <w:jc w:val="center"/>
        <w:rPr>
          <w:rFonts w:hint="cs"/>
          <w:rtl/>
        </w:rPr>
      </w:pPr>
    </w:p>
    <w:p w14:paraId="3F812A4E" w14:textId="77777777" w:rsidR="00000000" w:rsidRDefault="007C71EE">
      <w:pPr>
        <w:pStyle w:val="ad"/>
        <w:rPr>
          <w:rtl/>
        </w:rPr>
      </w:pPr>
      <w:r>
        <w:rPr>
          <w:rtl/>
        </w:rPr>
        <w:t>היו"ר ראובן ריבלין:</w:t>
      </w:r>
    </w:p>
    <w:p w14:paraId="5940D9F6" w14:textId="77777777" w:rsidR="00000000" w:rsidRDefault="007C71EE">
      <w:pPr>
        <w:pStyle w:val="a"/>
        <w:rPr>
          <w:rtl/>
        </w:rPr>
      </w:pPr>
    </w:p>
    <w:p w14:paraId="27F6943A" w14:textId="77777777" w:rsidR="00000000" w:rsidRDefault="007C71EE">
      <w:pPr>
        <w:pStyle w:val="a"/>
        <w:rPr>
          <w:rFonts w:hint="cs"/>
          <w:rtl/>
        </w:rPr>
      </w:pPr>
      <w:r>
        <w:rPr>
          <w:rFonts w:hint="cs"/>
          <w:rtl/>
        </w:rPr>
        <w:t>ברוב של 59, בהתנגדו</w:t>
      </w:r>
      <w:r>
        <w:rPr>
          <w:rFonts w:hint="cs"/>
          <w:rtl/>
        </w:rPr>
        <w:t xml:space="preserve">ת של 46, נתקבלה הצעת הוועדה בהסתייגות שהתקבלה על-ידי רוב חברי הכנסת. תודה רבה, חברי הכנסת. </w:t>
      </w:r>
    </w:p>
    <w:p w14:paraId="39A13117" w14:textId="77777777" w:rsidR="00000000" w:rsidRDefault="007C71EE">
      <w:pPr>
        <w:pStyle w:val="a"/>
        <w:rPr>
          <w:rFonts w:hint="cs"/>
          <w:rtl/>
        </w:rPr>
      </w:pPr>
    </w:p>
    <w:p w14:paraId="77E505C9" w14:textId="77777777" w:rsidR="00000000" w:rsidRDefault="007C71EE">
      <w:pPr>
        <w:pStyle w:val="ac"/>
        <w:rPr>
          <w:rtl/>
        </w:rPr>
      </w:pPr>
      <w:r>
        <w:rPr>
          <w:rFonts w:hint="eastAsia"/>
          <w:rtl/>
        </w:rPr>
        <w:t>אברהם</w:t>
      </w:r>
      <w:r>
        <w:rPr>
          <w:rtl/>
        </w:rPr>
        <w:t xml:space="preserve"> בורג (העבודה-מימד):</w:t>
      </w:r>
    </w:p>
    <w:p w14:paraId="281BE655" w14:textId="77777777" w:rsidR="00000000" w:rsidRDefault="007C71EE">
      <w:pPr>
        <w:pStyle w:val="a"/>
        <w:rPr>
          <w:rFonts w:hint="cs"/>
          <w:rtl/>
        </w:rPr>
      </w:pPr>
    </w:p>
    <w:p w14:paraId="51601D86" w14:textId="77777777" w:rsidR="00000000" w:rsidRDefault="007C71EE">
      <w:pPr>
        <w:pStyle w:val="a"/>
        <w:rPr>
          <w:rFonts w:hint="cs"/>
          <w:rtl/>
        </w:rPr>
      </w:pPr>
      <w:r>
        <w:rPr>
          <w:rFonts w:hint="cs"/>
          <w:rtl/>
        </w:rPr>
        <w:t xml:space="preserve">אדוני היושב-ראש, יש כאן הצבעה שאם אדוני יחיל עליה רציפות, יש לנו בעיה עם זה. </w:t>
      </w:r>
    </w:p>
    <w:p w14:paraId="6F5984EE" w14:textId="77777777" w:rsidR="00000000" w:rsidRDefault="007C71EE">
      <w:pPr>
        <w:pStyle w:val="a"/>
        <w:ind w:firstLine="0"/>
        <w:rPr>
          <w:rtl/>
        </w:rPr>
      </w:pPr>
    </w:p>
    <w:p w14:paraId="584D83D6" w14:textId="77777777" w:rsidR="00000000" w:rsidRDefault="007C71EE">
      <w:pPr>
        <w:pStyle w:val="a"/>
        <w:ind w:firstLine="0"/>
        <w:rPr>
          <w:rFonts w:hint="cs"/>
          <w:rtl/>
        </w:rPr>
      </w:pPr>
    </w:p>
    <w:p w14:paraId="30C79FCE" w14:textId="77777777" w:rsidR="00000000" w:rsidRDefault="007C71EE">
      <w:pPr>
        <w:pStyle w:val="ad"/>
        <w:rPr>
          <w:rtl/>
        </w:rPr>
      </w:pPr>
      <w:r>
        <w:rPr>
          <w:rtl/>
        </w:rPr>
        <w:t>היו"ר ראובן ריבלין:</w:t>
      </w:r>
    </w:p>
    <w:p w14:paraId="754A6D5C" w14:textId="77777777" w:rsidR="00000000" w:rsidRDefault="007C71EE">
      <w:pPr>
        <w:pStyle w:val="a"/>
        <w:rPr>
          <w:rtl/>
        </w:rPr>
      </w:pPr>
    </w:p>
    <w:p w14:paraId="43526639" w14:textId="77777777" w:rsidR="00000000" w:rsidRDefault="007C71EE">
      <w:pPr>
        <w:pStyle w:val="a"/>
        <w:rPr>
          <w:rFonts w:hint="cs"/>
          <w:rtl/>
        </w:rPr>
      </w:pPr>
      <w:r>
        <w:rPr>
          <w:rFonts w:hint="cs"/>
          <w:rtl/>
        </w:rPr>
        <w:t>כן, אבל מה שכתוב אחד אחרי השני קבעה</w:t>
      </w:r>
      <w:r>
        <w:rPr>
          <w:rFonts w:hint="cs"/>
          <w:rtl/>
        </w:rPr>
        <w:t xml:space="preserve"> היועצת המשפטית ואני שומע לה. </w:t>
      </w:r>
    </w:p>
    <w:p w14:paraId="4B285FAA" w14:textId="77777777" w:rsidR="00000000" w:rsidRDefault="007C71EE">
      <w:pPr>
        <w:pStyle w:val="a"/>
        <w:ind w:firstLine="0"/>
        <w:rPr>
          <w:rFonts w:hint="cs"/>
          <w:rtl/>
        </w:rPr>
      </w:pPr>
    </w:p>
    <w:p w14:paraId="66EAD71F" w14:textId="77777777" w:rsidR="00000000" w:rsidRDefault="007C71EE">
      <w:pPr>
        <w:pStyle w:val="ac"/>
        <w:rPr>
          <w:rtl/>
        </w:rPr>
      </w:pPr>
      <w:r>
        <w:rPr>
          <w:rFonts w:hint="eastAsia"/>
          <w:rtl/>
        </w:rPr>
        <w:t>זהבה</w:t>
      </w:r>
      <w:r>
        <w:rPr>
          <w:rtl/>
        </w:rPr>
        <w:t xml:space="preserve"> גלאון (מרצ):</w:t>
      </w:r>
    </w:p>
    <w:p w14:paraId="5A4B9C59" w14:textId="77777777" w:rsidR="00000000" w:rsidRDefault="007C71EE">
      <w:pPr>
        <w:pStyle w:val="a"/>
        <w:rPr>
          <w:rFonts w:hint="cs"/>
          <w:rtl/>
        </w:rPr>
      </w:pPr>
    </w:p>
    <w:p w14:paraId="21B9E53D" w14:textId="77777777" w:rsidR="00000000" w:rsidRDefault="007C71EE">
      <w:pPr>
        <w:pStyle w:val="a"/>
        <w:rPr>
          <w:rFonts w:hint="cs"/>
          <w:rtl/>
        </w:rPr>
      </w:pPr>
      <w:r>
        <w:rPr>
          <w:rFonts w:hint="cs"/>
          <w:rtl/>
        </w:rPr>
        <w:t xml:space="preserve">אדוני היושב-ראש, כיוון שאתה מעביר את השרביט, אני רוצה לוודא שהיושב-ראש שמחליף אותך ער לחוות הדעת של היועצת המשפטית של הכנסת, שניתן לאחד סעיפים רק אם פועלים על-פי סעיף 131, וזה יורד לוועדת הכנסת. שכל הכנסת </w:t>
      </w:r>
      <w:r>
        <w:rPr>
          <w:rFonts w:hint="cs"/>
          <w:rtl/>
        </w:rPr>
        <w:t>תדע שלא ניתן לאחד סעיפים על-פי הרצון הקודם.</w:t>
      </w:r>
    </w:p>
    <w:p w14:paraId="739C2601" w14:textId="77777777" w:rsidR="00000000" w:rsidRDefault="007C71EE">
      <w:pPr>
        <w:pStyle w:val="a"/>
        <w:ind w:firstLine="0"/>
        <w:rPr>
          <w:rFonts w:hint="cs"/>
          <w:rtl/>
        </w:rPr>
      </w:pPr>
    </w:p>
    <w:p w14:paraId="486AF431" w14:textId="77777777" w:rsidR="00000000" w:rsidRDefault="007C71EE">
      <w:pPr>
        <w:pStyle w:val="ad"/>
        <w:rPr>
          <w:rtl/>
        </w:rPr>
      </w:pPr>
      <w:r>
        <w:rPr>
          <w:rtl/>
        </w:rPr>
        <w:t>היו"ר ראובן ריבלין:</w:t>
      </w:r>
    </w:p>
    <w:p w14:paraId="4A26D125" w14:textId="77777777" w:rsidR="00000000" w:rsidRDefault="007C71EE">
      <w:pPr>
        <w:pStyle w:val="a"/>
        <w:rPr>
          <w:rtl/>
        </w:rPr>
      </w:pPr>
    </w:p>
    <w:p w14:paraId="4E324E02" w14:textId="77777777" w:rsidR="00000000" w:rsidRDefault="007C71EE">
      <w:pPr>
        <w:pStyle w:val="a"/>
        <w:rPr>
          <w:rFonts w:hint="cs"/>
          <w:rtl/>
        </w:rPr>
      </w:pPr>
      <w:r>
        <w:rPr>
          <w:rFonts w:hint="cs"/>
          <w:rtl/>
        </w:rPr>
        <w:t xml:space="preserve">ובכן, הייעוץ המשפטי שניתן לי קובע, שכאשר הסעיפים עוקבים בצורה ברורה, ניתן להצביע על כל הסעיפים העוקבים יחד. </w:t>
      </w:r>
    </w:p>
    <w:p w14:paraId="7AE78D32" w14:textId="77777777" w:rsidR="00000000" w:rsidRDefault="007C71EE">
      <w:pPr>
        <w:pStyle w:val="a"/>
        <w:ind w:firstLine="0"/>
        <w:rPr>
          <w:rFonts w:hint="cs"/>
          <w:rtl/>
        </w:rPr>
      </w:pPr>
    </w:p>
    <w:p w14:paraId="2020BBA4" w14:textId="77777777" w:rsidR="00000000" w:rsidRDefault="007C71EE">
      <w:pPr>
        <w:pStyle w:val="ac"/>
        <w:rPr>
          <w:rtl/>
        </w:rPr>
      </w:pPr>
      <w:r>
        <w:rPr>
          <w:rFonts w:hint="eastAsia"/>
          <w:rtl/>
        </w:rPr>
        <w:t>זהבה</w:t>
      </w:r>
      <w:r>
        <w:rPr>
          <w:rtl/>
        </w:rPr>
        <w:t xml:space="preserve"> גלאון (מרצ):</w:t>
      </w:r>
    </w:p>
    <w:p w14:paraId="22CB3B73" w14:textId="77777777" w:rsidR="00000000" w:rsidRDefault="007C71EE">
      <w:pPr>
        <w:pStyle w:val="a"/>
        <w:rPr>
          <w:rFonts w:hint="cs"/>
          <w:rtl/>
        </w:rPr>
      </w:pPr>
    </w:p>
    <w:p w14:paraId="69B47F72" w14:textId="77777777" w:rsidR="00000000" w:rsidRDefault="007C71EE">
      <w:pPr>
        <w:pStyle w:val="a"/>
        <w:rPr>
          <w:rFonts w:hint="cs"/>
          <w:rtl/>
        </w:rPr>
      </w:pPr>
      <w:r>
        <w:rPr>
          <w:rFonts w:hint="cs"/>
          <w:rtl/>
        </w:rPr>
        <w:t xml:space="preserve">אבל הרגע שמעתי חוות דעת אחרת. </w:t>
      </w:r>
    </w:p>
    <w:p w14:paraId="4C8A1BFE" w14:textId="77777777" w:rsidR="00000000" w:rsidRDefault="007C71EE">
      <w:pPr>
        <w:pStyle w:val="a"/>
        <w:ind w:firstLine="0"/>
        <w:rPr>
          <w:rFonts w:hint="cs"/>
          <w:rtl/>
        </w:rPr>
      </w:pPr>
    </w:p>
    <w:p w14:paraId="6960C878" w14:textId="77777777" w:rsidR="00000000" w:rsidRDefault="007C71EE">
      <w:pPr>
        <w:pStyle w:val="ad"/>
        <w:rPr>
          <w:rtl/>
        </w:rPr>
      </w:pPr>
      <w:r>
        <w:rPr>
          <w:rtl/>
        </w:rPr>
        <w:t>היו"ר ראובן ריבלין:</w:t>
      </w:r>
    </w:p>
    <w:p w14:paraId="40F7A4B2" w14:textId="77777777" w:rsidR="00000000" w:rsidRDefault="007C71EE">
      <w:pPr>
        <w:pStyle w:val="a"/>
        <w:rPr>
          <w:rtl/>
        </w:rPr>
      </w:pPr>
    </w:p>
    <w:p w14:paraId="7776193A" w14:textId="77777777" w:rsidR="00000000" w:rsidRDefault="007C71EE">
      <w:pPr>
        <w:pStyle w:val="a"/>
        <w:rPr>
          <w:rFonts w:hint="cs"/>
          <w:rtl/>
        </w:rPr>
      </w:pPr>
      <w:r>
        <w:rPr>
          <w:rFonts w:hint="cs"/>
          <w:rtl/>
        </w:rPr>
        <w:t>חברת הכנ</w:t>
      </w:r>
      <w:r>
        <w:rPr>
          <w:rFonts w:hint="cs"/>
          <w:rtl/>
        </w:rPr>
        <w:t xml:space="preserve">סת זהבה גלאון, אני לא נבהל מצעקות מהצד הזה, בטח אני לא אבהל מצעקות מהצד הזה. שמעתי, תודה רבה. </w:t>
      </w:r>
    </w:p>
    <w:p w14:paraId="08B2BABD" w14:textId="77777777" w:rsidR="00000000" w:rsidRDefault="007C71EE">
      <w:pPr>
        <w:pStyle w:val="a"/>
        <w:ind w:firstLine="0"/>
        <w:rPr>
          <w:rFonts w:hint="cs"/>
          <w:rtl/>
        </w:rPr>
      </w:pPr>
    </w:p>
    <w:p w14:paraId="4BB29118" w14:textId="77777777" w:rsidR="00000000" w:rsidRDefault="007C71EE">
      <w:pPr>
        <w:pStyle w:val="ac"/>
        <w:rPr>
          <w:rtl/>
        </w:rPr>
      </w:pPr>
      <w:r>
        <w:rPr>
          <w:rFonts w:hint="eastAsia"/>
          <w:rtl/>
        </w:rPr>
        <w:t>אברהם</w:t>
      </w:r>
      <w:r>
        <w:rPr>
          <w:rtl/>
        </w:rPr>
        <w:t xml:space="preserve"> בורג (העבודה-מימד):</w:t>
      </w:r>
    </w:p>
    <w:p w14:paraId="1C75148C" w14:textId="77777777" w:rsidR="00000000" w:rsidRDefault="007C71EE">
      <w:pPr>
        <w:pStyle w:val="a"/>
        <w:rPr>
          <w:rFonts w:hint="cs"/>
          <w:rtl/>
        </w:rPr>
      </w:pPr>
    </w:p>
    <w:p w14:paraId="52A1F5A2" w14:textId="77777777" w:rsidR="00000000" w:rsidRDefault="007C71EE">
      <w:pPr>
        <w:pStyle w:val="a"/>
        <w:rPr>
          <w:rFonts w:hint="cs"/>
          <w:rtl/>
        </w:rPr>
      </w:pPr>
      <w:r>
        <w:rPr>
          <w:rFonts w:hint="cs"/>
          <w:rtl/>
        </w:rPr>
        <w:t xml:space="preserve">אדוני היושב-ראש, אני רוצה לשמוע מה היועצת המשפטית אומרת ליושב-ראש. </w:t>
      </w:r>
    </w:p>
    <w:p w14:paraId="2A59193A" w14:textId="77777777" w:rsidR="00000000" w:rsidRDefault="007C71EE">
      <w:pPr>
        <w:pStyle w:val="a"/>
        <w:ind w:firstLine="0"/>
        <w:rPr>
          <w:rFonts w:hint="cs"/>
          <w:rtl/>
        </w:rPr>
      </w:pPr>
    </w:p>
    <w:p w14:paraId="37298396" w14:textId="77777777" w:rsidR="00000000" w:rsidRDefault="007C71EE">
      <w:pPr>
        <w:pStyle w:val="ad"/>
        <w:rPr>
          <w:rtl/>
        </w:rPr>
      </w:pPr>
      <w:r>
        <w:rPr>
          <w:rtl/>
        </w:rPr>
        <w:t>היו"ר יולי-יואל אדלשטיין:</w:t>
      </w:r>
    </w:p>
    <w:p w14:paraId="4EA9F033" w14:textId="77777777" w:rsidR="00000000" w:rsidRDefault="007C71EE">
      <w:pPr>
        <w:pStyle w:val="a"/>
        <w:rPr>
          <w:rtl/>
        </w:rPr>
      </w:pPr>
    </w:p>
    <w:p w14:paraId="6870C524" w14:textId="77777777" w:rsidR="00000000" w:rsidRDefault="007C71EE">
      <w:pPr>
        <w:pStyle w:val="a"/>
        <w:rPr>
          <w:rFonts w:hint="cs"/>
          <w:rtl/>
        </w:rPr>
      </w:pPr>
      <w:r>
        <w:rPr>
          <w:rFonts w:hint="cs"/>
          <w:rtl/>
        </w:rPr>
        <w:t>חברי הכנסת, אנחנו עוברים לסעיף 33. חב</w:t>
      </w:r>
      <w:r>
        <w:rPr>
          <w:rFonts w:hint="cs"/>
          <w:rtl/>
        </w:rPr>
        <w:t xml:space="preserve">רי הכנסת סעיף 33. </w:t>
      </w:r>
    </w:p>
    <w:p w14:paraId="4947F681" w14:textId="77777777" w:rsidR="00000000" w:rsidRDefault="007C71EE">
      <w:pPr>
        <w:pStyle w:val="a"/>
        <w:rPr>
          <w:rFonts w:hint="cs"/>
          <w:rtl/>
        </w:rPr>
      </w:pPr>
    </w:p>
    <w:p w14:paraId="68C89970" w14:textId="77777777" w:rsidR="00000000" w:rsidRDefault="007C71EE">
      <w:pPr>
        <w:pStyle w:val="ac"/>
        <w:rPr>
          <w:rtl/>
        </w:rPr>
      </w:pPr>
      <w:r>
        <w:rPr>
          <w:rFonts w:hint="eastAsia"/>
          <w:rtl/>
        </w:rPr>
        <w:t>אברהם</w:t>
      </w:r>
      <w:r>
        <w:rPr>
          <w:rtl/>
        </w:rPr>
        <w:t xml:space="preserve"> בורג (העבודה-מימד):</w:t>
      </w:r>
    </w:p>
    <w:p w14:paraId="72B35113" w14:textId="77777777" w:rsidR="00000000" w:rsidRDefault="007C71EE">
      <w:pPr>
        <w:pStyle w:val="a"/>
        <w:rPr>
          <w:rFonts w:hint="cs"/>
          <w:rtl/>
        </w:rPr>
      </w:pPr>
    </w:p>
    <w:p w14:paraId="643A3B9D" w14:textId="77777777" w:rsidR="00000000" w:rsidRDefault="007C71EE">
      <w:pPr>
        <w:pStyle w:val="a"/>
        <w:rPr>
          <w:rFonts w:hint="cs"/>
          <w:rtl/>
        </w:rPr>
      </w:pPr>
      <w:r>
        <w:rPr>
          <w:rFonts w:hint="cs"/>
          <w:rtl/>
        </w:rPr>
        <w:t xml:space="preserve">רק רגע. </w:t>
      </w:r>
    </w:p>
    <w:p w14:paraId="290DDDAA" w14:textId="77777777" w:rsidR="00000000" w:rsidRDefault="007C71EE">
      <w:pPr>
        <w:pStyle w:val="a"/>
        <w:rPr>
          <w:rtl/>
        </w:rPr>
      </w:pPr>
    </w:p>
    <w:p w14:paraId="13FD7E41" w14:textId="77777777" w:rsidR="00000000" w:rsidRDefault="007C71EE">
      <w:pPr>
        <w:pStyle w:val="a"/>
        <w:rPr>
          <w:rFonts w:hint="cs"/>
          <w:rtl/>
        </w:rPr>
      </w:pPr>
    </w:p>
    <w:p w14:paraId="7EE13FA1" w14:textId="77777777" w:rsidR="00000000" w:rsidRDefault="007C71EE">
      <w:pPr>
        <w:pStyle w:val="ad"/>
        <w:rPr>
          <w:rtl/>
        </w:rPr>
      </w:pPr>
      <w:r>
        <w:rPr>
          <w:rtl/>
        </w:rPr>
        <w:t>היו"ר יולי-יואל אדלשטיין:</w:t>
      </w:r>
    </w:p>
    <w:p w14:paraId="2252F049" w14:textId="77777777" w:rsidR="00000000" w:rsidRDefault="007C71EE">
      <w:pPr>
        <w:pStyle w:val="a"/>
        <w:rPr>
          <w:rtl/>
        </w:rPr>
      </w:pPr>
    </w:p>
    <w:p w14:paraId="62D8F077" w14:textId="77777777" w:rsidR="00000000" w:rsidRDefault="007C71EE">
      <w:pPr>
        <w:pStyle w:val="a"/>
        <w:rPr>
          <w:rFonts w:hint="cs"/>
          <w:rtl/>
        </w:rPr>
      </w:pPr>
      <w:r>
        <w:rPr>
          <w:rFonts w:hint="cs"/>
          <w:rtl/>
        </w:rPr>
        <w:t xml:space="preserve">אדוני היושב-ראש כנסת לשעבר, התאפקתי לשמוע הערות פוגעות, כי עדיין לא עליתי לדוכן. אני מקווה שאתה לא חושב ברצינות את הדברים שכרגע נאמרו למיקרופון. </w:t>
      </w:r>
    </w:p>
    <w:p w14:paraId="378DFE2A" w14:textId="77777777" w:rsidR="00000000" w:rsidRDefault="007C71EE">
      <w:pPr>
        <w:pStyle w:val="a"/>
        <w:ind w:firstLine="0"/>
        <w:rPr>
          <w:rFonts w:hint="cs"/>
          <w:rtl/>
        </w:rPr>
      </w:pPr>
    </w:p>
    <w:p w14:paraId="5D5C718A" w14:textId="77777777" w:rsidR="00000000" w:rsidRDefault="007C71EE">
      <w:pPr>
        <w:pStyle w:val="a"/>
        <w:rPr>
          <w:rFonts w:hint="cs"/>
          <w:rtl/>
        </w:rPr>
      </w:pPr>
      <w:r>
        <w:rPr>
          <w:rFonts w:hint="cs"/>
          <w:rtl/>
        </w:rPr>
        <w:t>סעיף 33, הסתייגות של חבר</w:t>
      </w:r>
      <w:r>
        <w:rPr>
          <w:rFonts w:hint="cs"/>
          <w:rtl/>
        </w:rPr>
        <w:t xml:space="preserve"> הכנסת גפני - מי בעד?</w:t>
      </w:r>
      <w:r>
        <w:rPr>
          <w:rFonts w:hint="cs"/>
        </w:rPr>
        <w:t xml:space="preserve"> </w:t>
      </w:r>
      <w:r>
        <w:rPr>
          <w:rFonts w:hint="cs"/>
          <w:rtl/>
        </w:rPr>
        <w:t>מי נגד?</w:t>
      </w:r>
      <w:r>
        <w:rPr>
          <w:rFonts w:hint="cs"/>
        </w:rPr>
        <w:t xml:space="preserve"> </w:t>
      </w:r>
      <w:r>
        <w:rPr>
          <w:rFonts w:hint="cs"/>
          <w:rtl/>
        </w:rPr>
        <w:t xml:space="preserve"> מי נמנע?</w:t>
      </w:r>
      <w:r>
        <w:rPr>
          <w:rFonts w:hint="cs"/>
        </w:rPr>
        <w:t xml:space="preserve"> </w:t>
      </w:r>
      <w:r>
        <w:rPr>
          <w:rFonts w:hint="cs"/>
          <w:rtl/>
        </w:rPr>
        <w:t xml:space="preserve">תודה. </w:t>
      </w:r>
    </w:p>
    <w:p w14:paraId="3E7CA4A2" w14:textId="77777777" w:rsidR="00000000" w:rsidRDefault="007C71EE">
      <w:pPr>
        <w:pStyle w:val="a"/>
        <w:ind w:firstLine="0"/>
        <w:rPr>
          <w:rtl/>
        </w:rPr>
      </w:pPr>
    </w:p>
    <w:p w14:paraId="4EC4AB19" w14:textId="77777777" w:rsidR="00000000" w:rsidRDefault="007C71EE">
      <w:pPr>
        <w:pStyle w:val="a"/>
        <w:ind w:firstLine="0"/>
        <w:jc w:val="center"/>
        <w:rPr>
          <w:b/>
          <w:bCs/>
          <w:rtl/>
        </w:rPr>
      </w:pPr>
      <w:r>
        <w:rPr>
          <w:rFonts w:hint="eastAsia"/>
          <w:b/>
          <w:bCs/>
          <w:rtl/>
        </w:rPr>
        <w:t>הצבעה</w:t>
      </w:r>
    </w:p>
    <w:p w14:paraId="69E4CC86" w14:textId="77777777" w:rsidR="00000000" w:rsidRDefault="007C71EE">
      <w:pPr>
        <w:pStyle w:val="a"/>
        <w:ind w:firstLine="0"/>
        <w:jc w:val="center"/>
        <w:rPr>
          <w:b/>
          <w:bCs/>
          <w:rtl/>
        </w:rPr>
      </w:pPr>
    </w:p>
    <w:p w14:paraId="098726D8"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משה גפני</w:t>
      </w:r>
      <w:r>
        <w:rPr>
          <w:rtl/>
        </w:rPr>
        <w:t xml:space="preserve"> לסעיף</w:t>
      </w:r>
      <w:r>
        <w:rPr>
          <w:rFonts w:hint="cs"/>
          <w:rtl/>
        </w:rPr>
        <w:t xml:space="preserve"> 33 </w:t>
      </w:r>
      <w:r>
        <w:rPr>
          <w:rtl/>
        </w:rPr>
        <w:t xml:space="preserve">לא נתקבלה. </w:t>
      </w:r>
    </w:p>
    <w:p w14:paraId="20E9F11B" w14:textId="77777777" w:rsidR="00000000" w:rsidRDefault="007C71EE">
      <w:pPr>
        <w:pStyle w:val="a"/>
        <w:ind w:firstLine="0"/>
        <w:rPr>
          <w:rtl/>
        </w:rPr>
      </w:pPr>
    </w:p>
    <w:p w14:paraId="49D35AF8" w14:textId="77777777" w:rsidR="00000000" w:rsidRDefault="007C71EE">
      <w:pPr>
        <w:pStyle w:val="ad"/>
        <w:rPr>
          <w:rtl/>
        </w:rPr>
      </w:pPr>
      <w:r>
        <w:rPr>
          <w:rFonts w:hint="eastAsia"/>
          <w:rtl/>
        </w:rPr>
        <w:t>היו</w:t>
      </w:r>
      <w:r>
        <w:rPr>
          <w:rtl/>
        </w:rPr>
        <w:t>"</w:t>
      </w:r>
      <w:r>
        <w:rPr>
          <w:rFonts w:hint="eastAsia"/>
          <w:rtl/>
        </w:rPr>
        <w:t>ר יולי-יואל אדלשטיין:</w:t>
      </w:r>
    </w:p>
    <w:p w14:paraId="4C55C4D8" w14:textId="77777777" w:rsidR="00000000" w:rsidRDefault="007C71EE">
      <w:pPr>
        <w:pStyle w:val="a"/>
        <w:rPr>
          <w:rtl/>
        </w:rPr>
      </w:pPr>
    </w:p>
    <w:p w14:paraId="116D69C3" w14:textId="77777777" w:rsidR="00000000" w:rsidRDefault="007C71EE">
      <w:pPr>
        <w:pStyle w:val="a"/>
        <w:rPr>
          <w:rFonts w:hint="cs"/>
          <w:rtl/>
        </w:rPr>
      </w:pPr>
      <w:r>
        <w:rPr>
          <w:rFonts w:hint="eastAsia"/>
          <w:rtl/>
        </w:rPr>
        <w:t>ההסתייגות</w:t>
      </w:r>
      <w:r>
        <w:rPr>
          <w:rtl/>
        </w:rPr>
        <w:t xml:space="preserve">  לא נתקבלה. תודה.</w:t>
      </w:r>
    </w:p>
    <w:p w14:paraId="2D7F28C5" w14:textId="77777777" w:rsidR="00000000" w:rsidRDefault="007C71EE">
      <w:pPr>
        <w:pStyle w:val="a"/>
        <w:rPr>
          <w:rFonts w:hint="cs"/>
          <w:rtl/>
        </w:rPr>
      </w:pPr>
    </w:p>
    <w:p w14:paraId="024BD99F"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קבוצת מרצ  וחבר הכנסת שוחט </w:t>
      </w:r>
      <w:r>
        <w:rPr>
          <w:rtl/>
        </w:rPr>
        <w:t xml:space="preserve"> - מי </w:t>
      </w:r>
      <w:r>
        <w:rPr>
          <w:rFonts w:hint="eastAsia"/>
          <w:rtl/>
        </w:rPr>
        <w:t>בעד</w:t>
      </w:r>
      <w:r>
        <w:rPr>
          <w:rtl/>
        </w:rPr>
        <w:t xml:space="preserve">? מי נגד? מי נמנע? תודה. </w:t>
      </w:r>
    </w:p>
    <w:p w14:paraId="32E86A40" w14:textId="77777777" w:rsidR="00000000" w:rsidRDefault="007C71EE">
      <w:pPr>
        <w:pStyle w:val="a"/>
        <w:ind w:firstLine="0"/>
        <w:rPr>
          <w:rtl/>
        </w:rPr>
      </w:pPr>
    </w:p>
    <w:p w14:paraId="1940E9A7" w14:textId="77777777" w:rsidR="00000000" w:rsidRDefault="007C71EE">
      <w:pPr>
        <w:pStyle w:val="a"/>
        <w:ind w:firstLine="0"/>
        <w:jc w:val="center"/>
        <w:rPr>
          <w:b/>
          <w:bCs/>
          <w:rtl/>
        </w:rPr>
      </w:pPr>
      <w:r>
        <w:rPr>
          <w:rFonts w:hint="eastAsia"/>
          <w:b/>
          <w:bCs/>
          <w:rtl/>
        </w:rPr>
        <w:t>הצבעה</w:t>
      </w:r>
    </w:p>
    <w:p w14:paraId="6A507253" w14:textId="77777777" w:rsidR="00000000" w:rsidRDefault="007C71EE">
      <w:pPr>
        <w:pStyle w:val="a"/>
        <w:ind w:firstLine="0"/>
        <w:jc w:val="center"/>
        <w:rPr>
          <w:b/>
          <w:bCs/>
          <w:rtl/>
        </w:rPr>
      </w:pPr>
    </w:p>
    <w:p w14:paraId="2B3EBF02" w14:textId="77777777" w:rsidR="00000000" w:rsidRDefault="007C71EE">
      <w:pPr>
        <w:pStyle w:val="a"/>
        <w:ind w:firstLine="0"/>
        <w:jc w:val="center"/>
        <w:rPr>
          <w:rtl/>
        </w:rPr>
      </w:pPr>
      <w:r>
        <w:rPr>
          <w:rFonts w:hint="eastAsia"/>
          <w:rtl/>
        </w:rPr>
        <w:t>ההסתיי</w:t>
      </w:r>
      <w:r>
        <w:rPr>
          <w:rFonts w:hint="eastAsia"/>
          <w:rtl/>
        </w:rPr>
        <w:t>גות</w:t>
      </w:r>
      <w:r>
        <w:rPr>
          <w:rtl/>
        </w:rPr>
        <w:t xml:space="preserve"> של </w:t>
      </w:r>
      <w:r>
        <w:rPr>
          <w:rFonts w:hint="cs"/>
          <w:rtl/>
        </w:rPr>
        <w:t xml:space="preserve">קבוצת סיעת מרצ ושל </w:t>
      </w:r>
      <w:r>
        <w:rPr>
          <w:rtl/>
        </w:rPr>
        <w:t>חבר</w:t>
      </w:r>
      <w:r>
        <w:rPr>
          <w:rFonts w:hint="cs"/>
          <w:rtl/>
        </w:rPr>
        <w:t xml:space="preserve"> ה</w:t>
      </w:r>
      <w:r>
        <w:rPr>
          <w:rtl/>
        </w:rPr>
        <w:t xml:space="preserve">כנסת </w:t>
      </w:r>
      <w:r>
        <w:rPr>
          <w:rFonts w:hint="cs"/>
          <w:rtl/>
        </w:rPr>
        <w:t>אברהם בייגה שוחט</w:t>
      </w:r>
      <w:r>
        <w:rPr>
          <w:rtl/>
        </w:rPr>
        <w:t xml:space="preserve"> לסעיף </w:t>
      </w:r>
      <w:r>
        <w:rPr>
          <w:rFonts w:hint="cs"/>
          <w:rtl/>
        </w:rPr>
        <w:t>33</w:t>
      </w:r>
      <w:r>
        <w:rPr>
          <w:rtl/>
        </w:rPr>
        <w:t xml:space="preserve"> לא נתקבלה. </w:t>
      </w:r>
    </w:p>
    <w:p w14:paraId="213275F0" w14:textId="77777777" w:rsidR="00000000" w:rsidRDefault="007C71EE">
      <w:pPr>
        <w:pStyle w:val="a"/>
        <w:ind w:firstLine="0"/>
        <w:rPr>
          <w:rtl/>
        </w:rPr>
      </w:pPr>
    </w:p>
    <w:p w14:paraId="27E3333C" w14:textId="77777777" w:rsidR="00000000" w:rsidRDefault="007C71EE">
      <w:pPr>
        <w:pStyle w:val="ad"/>
        <w:rPr>
          <w:rtl/>
        </w:rPr>
      </w:pPr>
      <w:r>
        <w:rPr>
          <w:rFonts w:hint="eastAsia"/>
          <w:rtl/>
        </w:rPr>
        <w:t>היו</w:t>
      </w:r>
      <w:r>
        <w:rPr>
          <w:rtl/>
        </w:rPr>
        <w:t>"</w:t>
      </w:r>
      <w:r>
        <w:rPr>
          <w:rFonts w:hint="eastAsia"/>
          <w:rtl/>
        </w:rPr>
        <w:t>ר יולי-יואל אדלשטיין:</w:t>
      </w:r>
    </w:p>
    <w:p w14:paraId="52313D5E" w14:textId="77777777" w:rsidR="00000000" w:rsidRDefault="007C71EE">
      <w:pPr>
        <w:pStyle w:val="a"/>
        <w:rPr>
          <w:rtl/>
        </w:rPr>
      </w:pPr>
    </w:p>
    <w:p w14:paraId="460C1E4F" w14:textId="77777777" w:rsidR="00000000" w:rsidRDefault="007C71EE">
      <w:pPr>
        <w:pStyle w:val="a"/>
        <w:rPr>
          <w:rtl/>
        </w:rPr>
      </w:pPr>
      <w:r>
        <w:rPr>
          <w:rFonts w:hint="eastAsia"/>
          <w:rtl/>
        </w:rPr>
        <w:t>ההסתייגות</w:t>
      </w:r>
      <w:r>
        <w:rPr>
          <w:rtl/>
        </w:rPr>
        <w:t xml:space="preserve">  לא נתקבלה. תודה.</w:t>
      </w:r>
    </w:p>
    <w:p w14:paraId="59F38A66" w14:textId="77777777" w:rsidR="00000000" w:rsidRDefault="007C71EE">
      <w:pPr>
        <w:pStyle w:val="a"/>
        <w:ind w:firstLine="0"/>
        <w:rPr>
          <w:rFonts w:hint="cs"/>
          <w:rtl/>
        </w:rPr>
      </w:pPr>
    </w:p>
    <w:p w14:paraId="6F1152C1"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של קבוצת בורג</w:t>
      </w:r>
      <w:r>
        <w:rPr>
          <w:rtl/>
        </w:rPr>
        <w:t xml:space="preserve"> - מי </w:t>
      </w:r>
      <w:r>
        <w:rPr>
          <w:rFonts w:hint="eastAsia"/>
          <w:rtl/>
        </w:rPr>
        <w:t>בעד</w:t>
      </w:r>
      <w:r>
        <w:rPr>
          <w:rtl/>
        </w:rPr>
        <w:t xml:space="preserve">? מי נגד? מי נמנע? תודה. </w:t>
      </w:r>
    </w:p>
    <w:p w14:paraId="06A09EF1" w14:textId="77777777" w:rsidR="00000000" w:rsidRDefault="007C71EE">
      <w:pPr>
        <w:pStyle w:val="a"/>
        <w:ind w:firstLine="0"/>
        <w:rPr>
          <w:rtl/>
        </w:rPr>
      </w:pPr>
    </w:p>
    <w:p w14:paraId="5AFE3B85" w14:textId="77777777" w:rsidR="00000000" w:rsidRDefault="007C71EE">
      <w:pPr>
        <w:pStyle w:val="a"/>
        <w:ind w:firstLine="0"/>
        <w:jc w:val="center"/>
        <w:rPr>
          <w:b/>
          <w:bCs/>
          <w:rtl/>
        </w:rPr>
      </w:pPr>
      <w:r>
        <w:rPr>
          <w:rFonts w:hint="eastAsia"/>
          <w:b/>
          <w:bCs/>
          <w:rtl/>
        </w:rPr>
        <w:t>הצבעה</w:t>
      </w:r>
    </w:p>
    <w:p w14:paraId="663E5174" w14:textId="77777777" w:rsidR="00000000" w:rsidRDefault="007C71EE">
      <w:pPr>
        <w:pStyle w:val="a"/>
        <w:ind w:firstLine="0"/>
        <w:jc w:val="center"/>
        <w:rPr>
          <w:b/>
          <w:bCs/>
          <w:rtl/>
        </w:rPr>
      </w:pPr>
    </w:p>
    <w:p w14:paraId="7FC7BDCE" w14:textId="77777777" w:rsidR="00000000" w:rsidRDefault="007C71EE">
      <w:pPr>
        <w:pStyle w:val="a"/>
        <w:ind w:firstLine="0"/>
        <w:jc w:val="center"/>
        <w:rPr>
          <w:rtl/>
        </w:rPr>
      </w:pPr>
      <w:r>
        <w:rPr>
          <w:rFonts w:hint="eastAsia"/>
          <w:rtl/>
        </w:rPr>
        <w:t>ההסתייגות</w:t>
      </w:r>
      <w:r>
        <w:rPr>
          <w:rtl/>
        </w:rPr>
        <w:t xml:space="preserve"> של </w:t>
      </w:r>
      <w:r>
        <w:rPr>
          <w:rFonts w:hint="cs"/>
          <w:rtl/>
        </w:rPr>
        <w:t xml:space="preserve">קבוצת חבר הכנסת אברהם בורג </w:t>
      </w:r>
      <w:r>
        <w:rPr>
          <w:rtl/>
        </w:rPr>
        <w:t xml:space="preserve"> לסעיף </w:t>
      </w:r>
      <w:r>
        <w:rPr>
          <w:rFonts w:hint="cs"/>
          <w:rtl/>
        </w:rPr>
        <w:t>33</w:t>
      </w:r>
      <w:r>
        <w:rPr>
          <w:rtl/>
        </w:rPr>
        <w:t xml:space="preserve"> לא נתקבל</w:t>
      </w:r>
      <w:r>
        <w:rPr>
          <w:rtl/>
        </w:rPr>
        <w:t xml:space="preserve">ה. </w:t>
      </w:r>
    </w:p>
    <w:p w14:paraId="2CC992E8" w14:textId="77777777" w:rsidR="00000000" w:rsidRDefault="007C71EE">
      <w:pPr>
        <w:pStyle w:val="a"/>
        <w:ind w:firstLine="0"/>
        <w:rPr>
          <w:rtl/>
        </w:rPr>
      </w:pPr>
    </w:p>
    <w:p w14:paraId="4C15868D" w14:textId="77777777" w:rsidR="00000000" w:rsidRDefault="007C71EE">
      <w:pPr>
        <w:pStyle w:val="ad"/>
        <w:rPr>
          <w:rtl/>
        </w:rPr>
      </w:pPr>
      <w:r>
        <w:rPr>
          <w:rFonts w:hint="eastAsia"/>
          <w:rtl/>
        </w:rPr>
        <w:t>היו</w:t>
      </w:r>
      <w:r>
        <w:rPr>
          <w:rtl/>
        </w:rPr>
        <w:t>"</w:t>
      </w:r>
      <w:r>
        <w:rPr>
          <w:rFonts w:hint="eastAsia"/>
          <w:rtl/>
        </w:rPr>
        <w:t>ר יולי-יואל אדלשטיין:</w:t>
      </w:r>
    </w:p>
    <w:p w14:paraId="70D7B8DE" w14:textId="77777777" w:rsidR="00000000" w:rsidRDefault="007C71EE">
      <w:pPr>
        <w:pStyle w:val="a"/>
        <w:rPr>
          <w:rtl/>
        </w:rPr>
      </w:pPr>
    </w:p>
    <w:p w14:paraId="1EDC2133" w14:textId="77777777" w:rsidR="00000000" w:rsidRDefault="007C71EE">
      <w:pPr>
        <w:pStyle w:val="a"/>
        <w:rPr>
          <w:rFonts w:hint="cs"/>
          <w:rtl/>
        </w:rPr>
      </w:pPr>
      <w:r>
        <w:rPr>
          <w:rFonts w:hint="eastAsia"/>
          <w:rtl/>
        </w:rPr>
        <w:t>ההסתייגות</w:t>
      </w:r>
      <w:r>
        <w:rPr>
          <w:rtl/>
        </w:rPr>
        <w:t xml:space="preserve">  לא נתקבלה. תודה.</w:t>
      </w:r>
    </w:p>
    <w:p w14:paraId="7DF26170" w14:textId="77777777" w:rsidR="00000000" w:rsidRDefault="007C71EE">
      <w:pPr>
        <w:pStyle w:val="a"/>
        <w:ind w:firstLine="0"/>
        <w:rPr>
          <w:rFonts w:hint="cs"/>
          <w:rtl/>
        </w:rPr>
      </w:pPr>
    </w:p>
    <w:p w14:paraId="56910391"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קבוצת אזולאי </w:t>
      </w:r>
      <w:r>
        <w:rPr>
          <w:rtl/>
        </w:rPr>
        <w:t xml:space="preserve"> - מי </w:t>
      </w:r>
      <w:r>
        <w:rPr>
          <w:rFonts w:hint="eastAsia"/>
          <w:rtl/>
        </w:rPr>
        <w:t>בעד</w:t>
      </w:r>
      <w:r>
        <w:rPr>
          <w:rtl/>
        </w:rPr>
        <w:t xml:space="preserve">? מי נגד? מי נמנע? תודה. </w:t>
      </w:r>
    </w:p>
    <w:p w14:paraId="1442B183" w14:textId="77777777" w:rsidR="00000000" w:rsidRDefault="007C71EE">
      <w:pPr>
        <w:pStyle w:val="a"/>
        <w:ind w:firstLine="0"/>
        <w:rPr>
          <w:rtl/>
        </w:rPr>
      </w:pPr>
    </w:p>
    <w:p w14:paraId="5DA0AE47" w14:textId="77777777" w:rsidR="00000000" w:rsidRDefault="007C71EE">
      <w:pPr>
        <w:pStyle w:val="a"/>
        <w:ind w:firstLine="0"/>
        <w:rPr>
          <w:rtl/>
        </w:rPr>
      </w:pPr>
    </w:p>
    <w:p w14:paraId="784AC2C4" w14:textId="77777777" w:rsidR="00000000" w:rsidRDefault="007C71EE">
      <w:pPr>
        <w:pStyle w:val="a"/>
        <w:ind w:firstLine="0"/>
        <w:jc w:val="center"/>
        <w:rPr>
          <w:b/>
          <w:bCs/>
          <w:rtl/>
        </w:rPr>
      </w:pPr>
      <w:r>
        <w:rPr>
          <w:rFonts w:hint="eastAsia"/>
          <w:b/>
          <w:bCs/>
          <w:rtl/>
        </w:rPr>
        <w:t>הצבעה</w:t>
      </w:r>
    </w:p>
    <w:p w14:paraId="671EC566" w14:textId="77777777" w:rsidR="00000000" w:rsidRDefault="007C71EE">
      <w:pPr>
        <w:pStyle w:val="a"/>
        <w:ind w:firstLine="0"/>
        <w:jc w:val="center"/>
        <w:rPr>
          <w:b/>
          <w:bCs/>
          <w:rtl/>
        </w:rPr>
      </w:pPr>
    </w:p>
    <w:p w14:paraId="2287BEFC" w14:textId="77777777" w:rsidR="00000000" w:rsidRDefault="007C71EE">
      <w:pPr>
        <w:pStyle w:val="a"/>
        <w:ind w:firstLine="0"/>
        <w:jc w:val="center"/>
        <w:rPr>
          <w:rtl/>
        </w:rPr>
      </w:pPr>
      <w:r>
        <w:rPr>
          <w:rFonts w:hint="eastAsia"/>
          <w:rtl/>
        </w:rPr>
        <w:t>ההסתייגות</w:t>
      </w:r>
      <w:r>
        <w:rPr>
          <w:rtl/>
        </w:rPr>
        <w:t xml:space="preserve"> של </w:t>
      </w:r>
      <w:r>
        <w:rPr>
          <w:rFonts w:hint="cs"/>
          <w:rtl/>
        </w:rPr>
        <w:t xml:space="preserve">קבוצת חבר הכנסת דוד אזולאי </w:t>
      </w:r>
      <w:r>
        <w:rPr>
          <w:rtl/>
        </w:rPr>
        <w:t xml:space="preserve"> לסעיף </w:t>
      </w:r>
      <w:r>
        <w:rPr>
          <w:rFonts w:hint="cs"/>
          <w:rtl/>
        </w:rPr>
        <w:t>33</w:t>
      </w:r>
      <w:r>
        <w:rPr>
          <w:rtl/>
        </w:rPr>
        <w:t xml:space="preserve"> לא נתקבלה. </w:t>
      </w:r>
    </w:p>
    <w:p w14:paraId="4CB696B9" w14:textId="77777777" w:rsidR="00000000" w:rsidRDefault="007C71EE">
      <w:pPr>
        <w:pStyle w:val="a"/>
        <w:ind w:firstLine="0"/>
        <w:rPr>
          <w:rtl/>
        </w:rPr>
      </w:pPr>
    </w:p>
    <w:p w14:paraId="13C1147F" w14:textId="77777777" w:rsidR="00000000" w:rsidRDefault="007C71EE">
      <w:pPr>
        <w:pStyle w:val="ad"/>
        <w:rPr>
          <w:rtl/>
        </w:rPr>
      </w:pPr>
      <w:r>
        <w:rPr>
          <w:rFonts w:hint="eastAsia"/>
          <w:rtl/>
        </w:rPr>
        <w:t>היו</w:t>
      </w:r>
      <w:r>
        <w:rPr>
          <w:rtl/>
        </w:rPr>
        <w:t>"</w:t>
      </w:r>
      <w:r>
        <w:rPr>
          <w:rFonts w:hint="eastAsia"/>
          <w:rtl/>
        </w:rPr>
        <w:t>ר יולי-יואל אדלשטיין:</w:t>
      </w:r>
    </w:p>
    <w:p w14:paraId="713C0514" w14:textId="77777777" w:rsidR="00000000" w:rsidRDefault="007C71EE">
      <w:pPr>
        <w:pStyle w:val="a"/>
        <w:rPr>
          <w:rtl/>
        </w:rPr>
      </w:pPr>
    </w:p>
    <w:p w14:paraId="269BD245" w14:textId="77777777" w:rsidR="00000000" w:rsidRDefault="007C71EE">
      <w:pPr>
        <w:pStyle w:val="a"/>
        <w:rPr>
          <w:rtl/>
        </w:rPr>
      </w:pPr>
      <w:r>
        <w:rPr>
          <w:rFonts w:hint="eastAsia"/>
          <w:rtl/>
        </w:rPr>
        <w:t>ההסתייגות</w:t>
      </w:r>
      <w:r>
        <w:rPr>
          <w:rtl/>
        </w:rPr>
        <w:t xml:space="preserve">  לא נתקבלה. תודה.</w:t>
      </w:r>
    </w:p>
    <w:p w14:paraId="42DE5A3D" w14:textId="77777777" w:rsidR="00000000" w:rsidRDefault="007C71EE">
      <w:pPr>
        <w:pStyle w:val="a"/>
        <w:ind w:firstLine="0"/>
        <w:rPr>
          <w:rFonts w:hint="cs"/>
          <w:rtl/>
        </w:rPr>
      </w:pPr>
    </w:p>
    <w:p w14:paraId="6738A056" w14:textId="77777777" w:rsidR="00000000" w:rsidRDefault="007C71EE">
      <w:pPr>
        <w:pStyle w:val="a"/>
        <w:ind w:firstLine="0"/>
      </w:pPr>
      <w:r>
        <w:rPr>
          <w:rtl/>
        </w:rPr>
        <w:tab/>
      </w:r>
      <w:r>
        <w:rPr>
          <w:rFonts w:hint="cs"/>
          <w:rtl/>
        </w:rPr>
        <w:t>ה</w:t>
      </w:r>
      <w:r>
        <w:rPr>
          <w:rFonts w:hint="eastAsia"/>
          <w:rtl/>
        </w:rPr>
        <w:t>הסת</w:t>
      </w:r>
      <w:r>
        <w:rPr>
          <w:rFonts w:hint="eastAsia"/>
          <w:rtl/>
        </w:rPr>
        <w:t>ייגות</w:t>
      </w:r>
      <w:r>
        <w:rPr>
          <w:rtl/>
        </w:rPr>
        <w:t xml:space="preserve"> </w:t>
      </w:r>
      <w:r>
        <w:rPr>
          <w:rFonts w:hint="cs"/>
          <w:rtl/>
        </w:rPr>
        <w:t xml:space="preserve">של </w:t>
      </w:r>
      <w:r>
        <w:rPr>
          <w:rtl/>
        </w:rPr>
        <w:t xml:space="preserve">חבר הכנסת </w:t>
      </w:r>
      <w:r>
        <w:rPr>
          <w:rFonts w:hint="cs"/>
          <w:rtl/>
        </w:rPr>
        <w:t xml:space="preserve">איתן כבל </w:t>
      </w:r>
      <w:r>
        <w:rPr>
          <w:rtl/>
        </w:rPr>
        <w:t xml:space="preserve"> - מי </w:t>
      </w:r>
      <w:r>
        <w:rPr>
          <w:rFonts w:hint="eastAsia"/>
          <w:rtl/>
        </w:rPr>
        <w:t>בעד</w:t>
      </w:r>
      <w:r>
        <w:rPr>
          <w:rtl/>
        </w:rPr>
        <w:t xml:space="preserve">? מי נגד? מי נמנע? תודה. </w:t>
      </w:r>
    </w:p>
    <w:p w14:paraId="026BFCB4" w14:textId="77777777" w:rsidR="00000000" w:rsidRDefault="007C71EE">
      <w:pPr>
        <w:pStyle w:val="a"/>
        <w:ind w:firstLine="0"/>
        <w:rPr>
          <w:rtl/>
        </w:rPr>
      </w:pPr>
    </w:p>
    <w:p w14:paraId="03CA49BB" w14:textId="77777777" w:rsidR="00000000" w:rsidRDefault="007C71EE">
      <w:pPr>
        <w:pStyle w:val="a"/>
        <w:ind w:firstLine="0"/>
        <w:jc w:val="center"/>
        <w:rPr>
          <w:b/>
          <w:bCs/>
          <w:rtl/>
        </w:rPr>
      </w:pPr>
      <w:r>
        <w:rPr>
          <w:rFonts w:hint="eastAsia"/>
          <w:b/>
          <w:bCs/>
          <w:rtl/>
        </w:rPr>
        <w:t>הצבעה</w:t>
      </w:r>
    </w:p>
    <w:p w14:paraId="027B313A" w14:textId="77777777" w:rsidR="00000000" w:rsidRDefault="007C71EE">
      <w:pPr>
        <w:pStyle w:val="a"/>
        <w:ind w:firstLine="0"/>
        <w:jc w:val="center"/>
        <w:rPr>
          <w:b/>
          <w:bCs/>
          <w:rtl/>
        </w:rPr>
      </w:pPr>
    </w:p>
    <w:p w14:paraId="4B1C4192"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איתן כבל </w:t>
      </w:r>
      <w:r>
        <w:rPr>
          <w:rtl/>
        </w:rPr>
        <w:t xml:space="preserve">לסעיף </w:t>
      </w:r>
      <w:r>
        <w:rPr>
          <w:rFonts w:hint="cs"/>
          <w:rtl/>
        </w:rPr>
        <w:t>33</w:t>
      </w:r>
      <w:r>
        <w:rPr>
          <w:rtl/>
        </w:rPr>
        <w:t xml:space="preserve"> לא נתקבלה. </w:t>
      </w:r>
    </w:p>
    <w:p w14:paraId="160C61E0" w14:textId="77777777" w:rsidR="00000000" w:rsidRDefault="007C71EE">
      <w:pPr>
        <w:pStyle w:val="a"/>
        <w:ind w:firstLine="0"/>
        <w:rPr>
          <w:rtl/>
        </w:rPr>
      </w:pPr>
    </w:p>
    <w:p w14:paraId="74139E2C" w14:textId="77777777" w:rsidR="00000000" w:rsidRDefault="007C71EE">
      <w:pPr>
        <w:pStyle w:val="ad"/>
        <w:rPr>
          <w:rtl/>
        </w:rPr>
      </w:pPr>
      <w:r>
        <w:rPr>
          <w:rFonts w:hint="eastAsia"/>
          <w:rtl/>
        </w:rPr>
        <w:t>היו</w:t>
      </w:r>
      <w:r>
        <w:rPr>
          <w:rtl/>
        </w:rPr>
        <w:t>"</w:t>
      </w:r>
      <w:r>
        <w:rPr>
          <w:rFonts w:hint="eastAsia"/>
          <w:rtl/>
        </w:rPr>
        <w:t>ר יולי-יואל אדלשטיין:</w:t>
      </w:r>
    </w:p>
    <w:p w14:paraId="2FA7E8FC" w14:textId="77777777" w:rsidR="00000000" w:rsidRDefault="007C71EE">
      <w:pPr>
        <w:pStyle w:val="a"/>
        <w:rPr>
          <w:rtl/>
        </w:rPr>
      </w:pPr>
    </w:p>
    <w:p w14:paraId="57A1CDB5" w14:textId="77777777" w:rsidR="00000000" w:rsidRDefault="007C71EE">
      <w:pPr>
        <w:pStyle w:val="a"/>
        <w:rPr>
          <w:rtl/>
        </w:rPr>
      </w:pPr>
      <w:r>
        <w:rPr>
          <w:rFonts w:hint="eastAsia"/>
          <w:rtl/>
        </w:rPr>
        <w:t>ההסתייגות</w:t>
      </w:r>
      <w:r>
        <w:rPr>
          <w:rtl/>
        </w:rPr>
        <w:t xml:space="preserve">  לא נתקבלה. תודה.</w:t>
      </w:r>
    </w:p>
    <w:p w14:paraId="755D8180" w14:textId="77777777" w:rsidR="00000000" w:rsidRDefault="007C71EE">
      <w:pPr>
        <w:pStyle w:val="a"/>
        <w:ind w:firstLine="0"/>
        <w:rPr>
          <w:rFonts w:hint="cs"/>
          <w:rtl/>
        </w:rPr>
      </w:pPr>
    </w:p>
    <w:p w14:paraId="1F3E0928" w14:textId="77777777" w:rsidR="00000000" w:rsidRDefault="007C71EE">
      <w:pPr>
        <w:pStyle w:val="ac"/>
        <w:rPr>
          <w:rtl/>
        </w:rPr>
      </w:pPr>
      <w:r>
        <w:rPr>
          <w:rFonts w:hint="eastAsia"/>
          <w:rtl/>
        </w:rPr>
        <w:t>מיכאל</w:t>
      </w:r>
      <w:r>
        <w:rPr>
          <w:rtl/>
        </w:rPr>
        <w:t xml:space="preserve"> איתן (</w:t>
      </w:r>
      <w:r>
        <w:rPr>
          <w:rFonts w:hint="cs"/>
          <w:rtl/>
        </w:rPr>
        <w:t>יו"ר ועדת החוקה, חוק ומשפט</w:t>
      </w:r>
      <w:r>
        <w:rPr>
          <w:rtl/>
        </w:rPr>
        <w:t>):</w:t>
      </w:r>
    </w:p>
    <w:p w14:paraId="29F20E89" w14:textId="77777777" w:rsidR="00000000" w:rsidRDefault="007C71EE">
      <w:pPr>
        <w:pStyle w:val="a"/>
        <w:rPr>
          <w:rFonts w:hint="cs"/>
          <w:rtl/>
        </w:rPr>
      </w:pPr>
    </w:p>
    <w:p w14:paraId="462470CA" w14:textId="77777777" w:rsidR="00000000" w:rsidRDefault="007C71EE">
      <w:pPr>
        <w:pStyle w:val="a"/>
        <w:rPr>
          <w:rFonts w:hint="cs"/>
          <w:rtl/>
        </w:rPr>
      </w:pPr>
      <w:r>
        <w:rPr>
          <w:rFonts w:hint="cs"/>
          <w:rtl/>
        </w:rPr>
        <w:t xml:space="preserve">אדוני היושב-ראש, אני רוצה להבין </w:t>
      </w:r>
      <w:r>
        <w:rPr>
          <w:rFonts w:hint="cs"/>
          <w:rtl/>
        </w:rPr>
        <w:t>דבר אחד, שואלים יועצת משפטית, כשהיא אומרת אסור - אסור, כשהיא אומרת מותר, גם אסור?</w:t>
      </w:r>
      <w:r>
        <w:rPr>
          <w:rFonts w:hint="cs"/>
        </w:rPr>
        <w:t xml:space="preserve"> </w:t>
      </w:r>
    </w:p>
    <w:p w14:paraId="7F07D91C" w14:textId="77777777" w:rsidR="00000000" w:rsidRDefault="007C71EE">
      <w:pPr>
        <w:pStyle w:val="a"/>
        <w:ind w:firstLine="0"/>
        <w:rPr>
          <w:rFonts w:hint="cs"/>
          <w:rtl/>
        </w:rPr>
      </w:pPr>
    </w:p>
    <w:p w14:paraId="6B20FE4E" w14:textId="77777777" w:rsidR="00000000" w:rsidRDefault="007C71EE">
      <w:pPr>
        <w:pStyle w:val="ad"/>
        <w:rPr>
          <w:rtl/>
        </w:rPr>
      </w:pPr>
      <w:r>
        <w:rPr>
          <w:rtl/>
        </w:rPr>
        <w:t>היו"ר יולי-יואל אדלשטיין:</w:t>
      </w:r>
    </w:p>
    <w:p w14:paraId="6BC8EF58" w14:textId="77777777" w:rsidR="00000000" w:rsidRDefault="007C71EE">
      <w:pPr>
        <w:pStyle w:val="a"/>
        <w:rPr>
          <w:rtl/>
        </w:rPr>
      </w:pPr>
    </w:p>
    <w:p w14:paraId="1692EA4C" w14:textId="77777777" w:rsidR="00000000" w:rsidRDefault="007C71EE">
      <w:pPr>
        <w:pStyle w:val="a"/>
        <w:rPr>
          <w:rFonts w:hint="cs"/>
          <w:rtl/>
        </w:rPr>
      </w:pPr>
      <w:r>
        <w:rPr>
          <w:rFonts w:hint="cs"/>
          <w:rtl/>
        </w:rPr>
        <w:t xml:space="preserve">לא, אנחנו עוד לא הגענו לדברים שאליבא דיועצת המשפטית מותר. </w:t>
      </w:r>
    </w:p>
    <w:p w14:paraId="1D332BAB" w14:textId="77777777" w:rsidR="00000000" w:rsidRDefault="007C71EE">
      <w:pPr>
        <w:pStyle w:val="a"/>
        <w:ind w:firstLine="0"/>
        <w:rPr>
          <w:rFonts w:hint="cs"/>
          <w:rtl/>
        </w:rPr>
      </w:pPr>
    </w:p>
    <w:p w14:paraId="4F1F1297" w14:textId="77777777" w:rsidR="00000000" w:rsidRDefault="007C71EE">
      <w:pPr>
        <w:pStyle w:val="ac"/>
        <w:rPr>
          <w:rtl/>
        </w:rPr>
      </w:pPr>
      <w:r>
        <w:rPr>
          <w:rFonts w:hint="eastAsia"/>
          <w:rtl/>
        </w:rPr>
        <w:t>מיכאל</w:t>
      </w:r>
      <w:r>
        <w:rPr>
          <w:rtl/>
        </w:rPr>
        <w:t xml:space="preserve"> איתן (</w:t>
      </w:r>
      <w:r>
        <w:rPr>
          <w:rFonts w:hint="cs"/>
          <w:rtl/>
        </w:rPr>
        <w:t>יו"ר ועדת החוקה, חוק ומשפט</w:t>
      </w:r>
      <w:r>
        <w:rPr>
          <w:rtl/>
        </w:rPr>
        <w:t>):</w:t>
      </w:r>
    </w:p>
    <w:p w14:paraId="76191207" w14:textId="77777777" w:rsidR="00000000" w:rsidRDefault="007C71EE">
      <w:pPr>
        <w:pStyle w:val="a"/>
        <w:rPr>
          <w:rFonts w:hint="cs"/>
          <w:rtl/>
        </w:rPr>
      </w:pPr>
    </w:p>
    <w:p w14:paraId="3AD59B51" w14:textId="77777777" w:rsidR="00000000" w:rsidRDefault="007C71EE">
      <w:pPr>
        <w:pStyle w:val="a"/>
        <w:rPr>
          <w:rFonts w:hint="cs"/>
          <w:rtl/>
        </w:rPr>
      </w:pPr>
      <w:r>
        <w:rPr>
          <w:rFonts w:hint="cs"/>
          <w:rtl/>
        </w:rPr>
        <w:t xml:space="preserve">על 50 הסתייגויות - - - </w:t>
      </w:r>
    </w:p>
    <w:p w14:paraId="2FB4472C" w14:textId="77777777" w:rsidR="00000000" w:rsidRDefault="007C71EE">
      <w:pPr>
        <w:pStyle w:val="a"/>
        <w:ind w:firstLine="0"/>
        <w:rPr>
          <w:rFonts w:hint="cs"/>
          <w:rtl/>
        </w:rPr>
      </w:pPr>
    </w:p>
    <w:p w14:paraId="321B272C" w14:textId="77777777" w:rsidR="00000000" w:rsidRDefault="007C71EE">
      <w:pPr>
        <w:pStyle w:val="ad"/>
        <w:rPr>
          <w:rtl/>
        </w:rPr>
      </w:pPr>
      <w:r>
        <w:rPr>
          <w:rtl/>
        </w:rPr>
        <w:t>היו"ר יולי-יואל אד</w:t>
      </w:r>
      <w:r>
        <w:rPr>
          <w:rtl/>
        </w:rPr>
        <w:t>לשטיין:</w:t>
      </w:r>
    </w:p>
    <w:p w14:paraId="56BA81B3" w14:textId="77777777" w:rsidR="00000000" w:rsidRDefault="007C71EE">
      <w:pPr>
        <w:pStyle w:val="a"/>
        <w:rPr>
          <w:rtl/>
        </w:rPr>
      </w:pPr>
    </w:p>
    <w:p w14:paraId="4C0E8B24" w14:textId="77777777" w:rsidR="00000000" w:rsidRDefault="007C71EE">
      <w:pPr>
        <w:pStyle w:val="a"/>
        <w:rPr>
          <w:rFonts w:hint="cs"/>
          <w:rtl/>
        </w:rPr>
      </w:pPr>
      <w:r>
        <w:rPr>
          <w:rFonts w:hint="cs"/>
          <w:rtl/>
        </w:rPr>
        <w:t xml:space="preserve">חבר הכנסת איתן, שמעתי את דעתך, תודה. חבר הכנסת בר-און, אתה מפריע לי כרגע. היועצת המשפטית לכנסת קבעה בבירור באילו סעיפים מותר להצביע בצורה שהוצעה על-ידי קודמי כאן. תודה. </w:t>
      </w:r>
    </w:p>
    <w:p w14:paraId="64FCB91F" w14:textId="77777777" w:rsidR="00000000" w:rsidRDefault="007C71EE">
      <w:pPr>
        <w:pStyle w:val="a"/>
        <w:ind w:firstLine="0"/>
        <w:rPr>
          <w:rFonts w:hint="cs"/>
          <w:rtl/>
        </w:rPr>
      </w:pPr>
    </w:p>
    <w:p w14:paraId="4E56BA52" w14:textId="77777777" w:rsidR="00000000" w:rsidRDefault="007C71EE">
      <w:pPr>
        <w:pStyle w:val="ac"/>
        <w:rPr>
          <w:rtl/>
        </w:rPr>
      </w:pPr>
      <w:r>
        <w:rPr>
          <w:rFonts w:hint="eastAsia"/>
          <w:rtl/>
        </w:rPr>
        <w:t>רן</w:t>
      </w:r>
      <w:r>
        <w:rPr>
          <w:rtl/>
        </w:rPr>
        <w:t xml:space="preserve"> כהן (מרצ):</w:t>
      </w:r>
    </w:p>
    <w:p w14:paraId="7036B061" w14:textId="77777777" w:rsidR="00000000" w:rsidRDefault="007C71EE">
      <w:pPr>
        <w:pStyle w:val="a"/>
        <w:rPr>
          <w:rFonts w:hint="cs"/>
          <w:rtl/>
        </w:rPr>
      </w:pPr>
    </w:p>
    <w:p w14:paraId="7D197C36" w14:textId="77777777" w:rsidR="00000000" w:rsidRDefault="007C71EE">
      <w:pPr>
        <w:pStyle w:val="a"/>
        <w:rPr>
          <w:rFonts w:hint="cs"/>
          <w:rtl/>
        </w:rPr>
      </w:pPr>
      <w:r>
        <w:rPr>
          <w:rFonts w:hint="cs"/>
          <w:rtl/>
        </w:rPr>
        <w:t>אדוני היושב-ראש, מותר לחברי הכנסת שתקרא את חוות דעתה של היועצ</w:t>
      </w:r>
      <w:r>
        <w:rPr>
          <w:rFonts w:hint="cs"/>
          <w:rtl/>
        </w:rPr>
        <w:t>ת המשפטית?</w:t>
      </w:r>
      <w:r>
        <w:rPr>
          <w:rFonts w:hint="cs"/>
        </w:rPr>
        <w:t xml:space="preserve"> </w:t>
      </w:r>
    </w:p>
    <w:p w14:paraId="55BF10F0" w14:textId="77777777" w:rsidR="00000000" w:rsidRDefault="007C71EE">
      <w:pPr>
        <w:pStyle w:val="a"/>
        <w:ind w:firstLine="0"/>
        <w:rPr>
          <w:rFonts w:hint="cs"/>
          <w:rtl/>
        </w:rPr>
      </w:pPr>
    </w:p>
    <w:p w14:paraId="1DF9A1A1" w14:textId="77777777" w:rsidR="00000000" w:rsidRDefault="007C71EE">
      <w:pPr>
        <w:pStyle w:val="ad"/>
        <w:rPr>
          <w:rtl/>
        </w:rPr>
      </w:pPr>
      <w:r>
        <w:rPr>
          <w:rtl/>
        </w:rPr>
        <w:t>היו"ר יולי-יואל אדלשטיין:</w:t>
      </w:r>
    </w:p>
    <w:p w14:paraId="0CBA5A2F" w14:textId="77777777" w:rsidR="00000000" w:rsidRDefault="007C71EE">
      <w:pPr>
        <w:pStyle w:val="a"/>
        <w:rPr>
          <w:rtl/>
        </w:rPr>
      </w:pPr>
    </w:p>
    <w:p w14:paraId="6422757E" w14:textId="77777777" w:rsidR="00000000" w:rsidRDefault="007C71EE">
      <w:pPr>
        <w:pStyle w:val="a"/>
        <w:rPr>
          <w:rFonts w:hint="cs"/>
          <w:rtl/>
        </w:rPr>
      </w:pPr>
      <w:r>
        <w:rPr>
          <w:rFonts w:hint="cs"/>
          <w:rtl/>
        </w:rPr>
        <w:t>חברי הכנסת, אנחנו בעד עמוד 166, הסתייגות של חבר הכנסת אברהם בורג.</w:t>
      </w:r>
    </w:p>
    <w:p w14:paraId="19025A5D" w14:textId="77777777" w:rsidR="00000000" w:rsidRDefault="007C71EE">
      <w:pPr>
        <w:pStyle w:val="a"/>
        <w:ind w:firstLine="0"/>
        <w:rPr>
          <w:rFonts w:hint="cs"/>
          <w:rtl/>
        </w:rPr>
      </w:pPr>
    </w:p>
    <w:p w14:paraId="0A51515E"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אברהם בורג </w:t>
      </w:r>
      <w:r>
        <w:rPr>
          <w:rtl/>
        </w:rPr>
        <w:t xml:space="preserve"> - מי </w:t>
      </w:r>
      <w:r>
        <w:rPr>
          <w:rFonts w:hint="eastAsia"/>
          <w:rtl/>
        </w:rPr>
        <w:t>בעד</w:t>
      </w:r>
      <w:r>
        <w:rPr>
          <w:rtl/>
        </w:rPr>
        <w:t xml:space="preserve">? מי נגד? מי נמנע? תודה. </w:t>
      </w:r>
    </w:p>
    <w:p w14:paraId="6CAB43BC" w14:textId="77777777" w:rsidR="00000000" w:rsidRDefault="007C71EE">
      <w:pPr>
        <w:pStyle w:val="a"/>
        <w:ind w:firstLine="0"/>
        <w:rPr>
          <w:rtl/>
        </w:rPr>
      </w:pPr>
    </w:p>
    <w:p w14:paraId="0152732B" w14:textId="77777777" w:rsidR="00000000" w:rsidRDefault="007C71EE">
      <w:pPr>
        <w:pStyle w:val="a"/>
        <w:ind w:firstLine="0"/>
        <w:jc w:val="center"/>
        <w:rPr>
          <w:b/>
          <w:bCs/>
          <w:rtl/>
        </w:rPr>
      </w:pPr>
      <w:r>
        <w:rPr>
          <w:rFonts w:hint="eastAsia"/>
          <w:b/>
          <w:bCs/>
          <w:rtl/>
        </w:rPr>
        <w:t>הצבעה</w:t>
      </w:r>
    </w:p>
    <w:p w14:paraId="5318F370" w14:textId="77777777" w:rsidR="00000000" w:rsidRDefault="007C71EE">
      <w:pPr>
        <w:pStyle w:val="a"/>
        <w:ind w:firstLine="0"/>
        <w:jc w:val="center"/>
        <w:rPr>
          <w:b/>
          <w:bCs/>
          <w:rtl/>
        </w:rPr>
      </w:pPr>
    </w:p>
    <w:p w14:paraId="7F400014"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אברהם בורג </w:t>
      </w:r>
      <w:r>
        <w:rPr>
          <w:rtl/>
        </w:rPr>
        <w:t xml:space="preserve"> לסעיף </w:t>
      </w:r>
      <w:r>
        <w:rPr>
          <w:rFonts w:hint="cs"/>
          <w:rtl/>
        </w:rPr>
        <w:t>33</w:t>
      </w:r>
      <w:r>
        <w:rPr>
          <w:rtl/>
        </w:rPr>
        <w:t xml:space="preserve"> לא נתקבלה. </w:t>
      </w:r>
    </w:p>
    <w:p w14:paraId="554FF640" w14:textId="77777777" w:rsidR="00000000" w:rsidRDefault="007C71EE">
      <w:pPr>
        <w:pStyle w:val="a"/>
        <w:ind w:firstLine="0"/>
        <w:rPr>
          <w:rtl/>
        </w:rPr>
      </w:pPr>
    </w:p>
    <w:p w14:paraId="77A6E02B" w14:textId="77777777" w:rsidR="00000000" w:rsidRDefault="007C71EE">
      <w:pPr>
        <w:pStyle w:val="ad"/>
        <w:rPr>
          <w:rtl/>
        </w:rPr>
      </w:pPr>
      <w:r>
        <w:rPr>
          <w:rFonts w:hint="eastAsia"/>
          <w:rtl/>
        </w:rPr>
        <w:t>היו</w:t>
      </w:r>
      <w:r>
        <w:rPr>
          <w:rtl/>
        </w:rPr>
        <w:t>"</w:t>
      </w:r>
      <w:r>
        <w:rPr>
          <w:rFonts w:hint="eastAsia"/>
          <w:rtl/>
        </w:rPr>
        <w:t>ר יולי-יוא</w:t>
      </w:r>
      <w:r>
        <w:rPr>
          <w:rFonts w:hint="eastAsia"/>
          <w:rtl/>
        </w:rPr>
        <w:t>ל אדלשטיין:</w:t>
      </w:r>
    </w:p>
    <w:p w14:paraId="57F2D98A" w14:textId="77777777" w:rsidR="00000000" w:rsidRDefault="007C71EE">
      <w:pPr>
        <w:pStyle w:val="a"/>
        <w:rPr>
          <w:rtl/>
        </w:rPr>
      </w:pPr>
    </w:p>
    <w:p w14:paraId="1A907028" w14:textId="77777777" w:rsidR="00000000" w:rsidRDefault="007C71EE">
      <w:pPr>
        <w:pStyle w:val="a"/>
        <w:rPr>
          <w:rFonts w:hint="cs"/>
          <w:rtl/>
        </w:rPr>
      </w:pPr>
      <w:r>
        <w:rPr>
          <w:rFonts w:hint="eastAsia"/>
          <w:rtl/>
        </w:rPr>
        <w:t>ההסתייגות</w:t>
      </w:r>
      <w:r>
        <w:rPr>
          <w:rtl/>
        </w:rPr>
        <w:t xml:space="preserve">  לא נתקבלה. תודה.</w:t>
      </w:r>
      <w:r>
        <w:rPr>
          <w:rFonts w:hint="cs"/>
          <w:rtl/>
        </w:rPr>
        <w:t xml:space="preserve"> </w:t>
      </w:r>
    </w:p>
    <w:p w14:paraId="322B6D06" w14:textId="77777777" w:rsidR="00000000" w:rsidRDefault="007C71EE">
      <w:pPr>
        <w:pStyle w:val="a"/>
        <w:rPr>
          <w:rFonts w:hint="cs"/>
          <w:rtl/>
        </w:rPr>
      </w:pPr>
    </w:p>
    <w:p w14:paraId="47024563" w14:textId="77777777" w:rsidR="00000000" w:rsidRDefault="007C71EE">
      <w:pPr>
        <w:pStyle w:val="a"/>
        <w:rPr>
          <w:rFonts w:hint="cs"/>
          <w:rtl/>
        </w:rPr>
      </w:pPr>
      <w:r>
        <w:rPr>
          <w:rFonts w:hint="cs"/>
          <w:rtl/>
        </w:rPr>
        <w:t xml:space="preserve">חבר הכנסת בר-און, אנחנו בהצבעות, שב בבקשה. תודה. היועצת המשפטית תוכל לדבר אתך מבלי שתפריע להצבעה. </w:t>
      </w:r>
    </w:p>
    <w:p w14:paraId="3D2CC85F" w14:textId="77777777" w:rsidR="00000000" w:rsidRDefault="007C71EE">
      <w:pPr>
        <w:pStyle w:val="ac"/>
        <w:rPr>
          <w:rFonts w:hint="cs"/>
          <w:b w:val="0"/>
          <w:bCs w:val="0"/>
          <w:u w:val="none"/>
          <w:rtl/>
        </w:rPr>
      </w:pPr>
    </w:p>
    <w:p w14:paraId="7A0FC371" w14:textId="77777777" w:rsidR="00000000" w:rsidRDefault="007C71EE">
      <w:pPr>
        <w:pStyle w:val="ac"/>
        <w:rPr>
          <w:rtl/>
        </w:rPr>
      </w:pPr>
      <w:r>
        <w:rPr>
          <w:rFonts w:hint="eastAsia"/>
          <w:rtl/>
        </w:rPr>
        <w:t>רוני</w:t>
      </w:r>
      <w:r>
        <w:rPr>
          <w:rtl/>
        </w:rPr>
        <w:t xml:space="preserve"> בר-און (הליכוד):</w:t>
      </w:r>
    </w:p>
    <w:p w14:paraId="49C9CB93" w14:textId="77777777" w:rsidR="00000000" w:rsidRDefault="007C71EE">
      <w:pPr>
        <w:pStyle w:val="a"/>
        <w:rPr>
          <w:rFonts w:hint="cs"/>
          <w:rtl/>
        </w:rPr>
      </w:pPr>
    </w:p>
    <w:p w14:paraId="5D939440" w14:textId="77777777" w:rsidR="00000000" w:rsidRDefault="007C71EE">
      <w:pPr>
        <w:pStyle w:val="a"/>
        <w:rPr>
          <w:rFonts w:hint="cs"/>
          <w:rtl/>
        </w:rPr>
      </w:pPr>
      <w:r>
        <w:rPr>
          <w:rFonts w:hint="cs"/>
          <w:rtl/>
        </w:rPr>
        <w:t xml:space="preserve">אדוני היושב-ראש, זה בדיוק המקרה. על כל הסט הזה מצביעים ביחד, מבורג ועד מלכיאור. </w:t>
      </w:r>
    </w:p>
    <w:p w14:paraId="01AB50E4" w14:textId="77777777" w:rsidR="00000000" w:rsidRDefault="007C71EE">
      <w:pPr>
        <w:pStyle w:val="a"/>
        <w:ind w:firstLine="0"/>
        <w:rPr>
          <w:rFonts w:hint="cs"/>
          <w:rtl/>
        </w:rPr>
      </w:pPr>
    </w:p>
    <w:p w14:paraId="244AF50D" w14:textId="77777777" w:rsidR="00000000" w:rsidRDefault="007C71EE">
      <w:pPr>
        <w:pStyle w:val="ad"/>
        <w:rPr>
          <w:rtl/>
        </w:rPr>
      </w:pPr>
      <w:r>
        <w:rPr>
          <w:rtl/>
        </w:rPr>
        <w:t>היו"ר יו</w:t>
      </w:r>
      <w:r>
        <w:rPr>
          <w:rtl/>
        </w:rPr>
        <w:t>לי-יואל אדלשטיין:</w:t>
      </w:r>
    </w:p>
    <w:p w14:paraId="6AA7AC5E" w14:textId="77777777" w:rsidR="00000000" w:rsidRDefault="007C71EE">
      <w:pPr>
        <w:pStyle w:val="a"/>
        <w:rPr>
          <w:rtl/>
        </w:rPr>
      </w:pPr>
    </w:p>
    <w:p w14:paraId="3D8C8F47"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עמרם מצנע</w:t>
      </w:r>
      <w:r>
        <w:rPr>
          <w:rtl/>
        </w:rPr>
        <w:t xml:space="preserve"> - מי </w:t>
      </w:r>
      <w:r>
        <w:rPr>
          <w:rFonts w:hint="eastAsia"/>
          <w:rtl/>
        </w:rPr>
        <w:t>בעד</w:t>
      </w:r>
      <w:r>
        <w:rPr>
          <w:rtl/>
        </w:rPr>
        <w:t xml:space="preserve">? מי נגד? מי נמנע? תודה. </w:t>
      </w:r>
    </w:p>
    <w:p w14:paraId="54617DAB" w14:textId="77777777" w:rsidR="00000000" w:rsidRDefault="007C71EE">
      <w:pPr>
        <w:pStyle w:val="a"/>
        <w:ind w:firstLine="0"/>
        <w:rPr>
          <w:rtl/>
        </w:rPr>
      </w:pPr>
    </w:p>
    <w:p w14:paraId="3B1EF205" w14:textId="77777777" w:rsidR="00000000" w:rsidRDefault="007C71EE">
      <w:pPr>
        <w:pStyle w:val="a"/>
        <w:ind w:firstLine="0"/>
        <w:jc w:val="center"/>
        <w:rPr>
          <w:b/>
          <w:bCs/>
          <w:rtl/>
        </w:rPr>
      </w:pPr>
      <w:r>
        <w:rPr>
          <w:rFonts w:hint="eastAsia"/>
          <w:b/>
          <w:bCs/>
          <w:rtl/>
        </w:rPr>
        <w:t>הצבעה</w:t>
      </w:r>
    </w:p>
    <w:p w14:paraId="2D378F0C" w14:textId="77777777" w:rsidR="00000000" w:rsidRDefault="007C71EE">
      <w:pPr>
        <w:pStyle w:val="a"/>
        <w:ind w:firstLine="0"/>
        <w:jc w:val="center"/>
        <w:rPr>
          <w:b/>
          <w:bCs/>
          <w:rtl/>
        </w:rPr>
      </w:pPr>
    </w:p>
    <w:p w14:paraId="4777820C"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עמרם מצנע </w:t>
      </w:r>
      <w:r>
        <w:rPr>
          <w:rtl/>
        </w:rPr>
        <w:t xml:space="preserve">לסעיף </w:t>
      </w:r>
      <w:r>
        <w:rPr>
          <w:rFonts w:hint="cs"/>
          <w:rtl/>
        </w:rPr>
        <w:t>33</w:t>
      </w:r>
      <w:r>
        <w:rPr>
          <w:rtl/>
        </w:rPr>
        <w:t xml:space="preserve"> לא נתקבלה. </w:t>
      </w:r>
    </w:p>
    <w:p w14:paraId="4EC4D329" w14:textId="77777777" w:rsidR="00000000" w:rsidRDefault="007C71EE">
      <w:pPr>
        <w:pStyle w:val="a"/>
        <w:ind w:firstLine="0"/>
        <w:rPr>
          <w:rtl/>
        </w:rPr>
      </w:pPr>
    </w:p>
    <w:p w14:paraId="6FE5ACB3" w14:textId="77777777" w:rsidR="00000000" w:rsidRDefault="007C71EE">
      <w:pPr>
        <w:pStyle w:val="a"/>
        <w:ind w:firstLine="0"/>
        <w:rPr>
          <w:rtl/>
        </w:rPr>
      </w:pPr>
    </w:p>
    <w:p w14:paraId="591F42F1" w14:textId="77777777" w:rsidR="00000000" w:rsidRDefault="007C71EE">
      <w:pPr>
        <w:pStyle w:val="ad"/>
        <w:rPr>
          <w:rFonts w:hint="cs"/>
          <w:rtl/>
        </w:rPr>
      </w:pPr>
      <w:r>
        <w:rPr>
          <w:rFonts w:hint="eastAsia"/>
          <w:rtl/>
        </w:rPr>
        <w:t>היו</w:t>
      </w:r>
      <w:r>
        <w:rPr>
          <w:rtl/>
        </w:rPr>
        <w:t>"</w:t>
      </w:r>
      <w:r>
        <w:rPr>
          <w:rFonts w:hint="eastAsia"/>
          <w:rtl/>
        </w:rPr>
        <w:t>ר יולי-יואל אדלשטיין:</w:t>
      </w:r>
    </w:p>
    <w:p w14:paraId="1F57F164" w14:textId="77777777" w:rsidR="00000000" w:rsidRDefault="007C71EE">
      <w:pPr>
        <w:pStyle w:val="a"/>
        <w:rPr>
          <w:rFonts w:hint="cs"/>
          <w:rtl/>
        </w:rPr>
      </w:pPr>
    </w:p>
    <w:p w14:paraId="0BD45B01" w14:textId="77777777" w:rsidR="00000000" w:rsidRDefault="007C71EE">
      <w:pPr>
        <w:pStyle w:val="a"/>
        <w:rPr>
          <w:rFonts w:hint="cs"/>
          <w:rtl/>
        </w:rPr>
      </w:pPr>
      <w:r>
        <w:rPr>
          <w:rFonts w:hint="eastAsia"/>
          <w:rtl/>
        </w:rPr>
        <w:t>ההסתייגות</w:t>
      </w:r>
      <w:r>
        <w:rPr>
          <w:rtl/>
        </w:rPr>
        <w:t xml:space="preserve"> לא נתקבלה. תודה.</w:t>
      </w:r>
    </w:p>
    <w:p w14:paraId="6CB3E863" w14:textId="77777777" w:rsidR="00000000" w:rsidRDefault="007C71EE">
      <w:pPr>
        <w:pStyle w:val="a"/>
        <w:ind w:firstLine="0"/>
        <w:rPr>
          <w:rFonts w:hint="cs"/>
          <w:rtl/>
        </w:rPr>
      </w:pPr>
    </w:p>
    <w:p w14:paraId="4CE7128E" w14:textId="77777777" w:rsidR="00000000" w:rsidRDefault="007C71EE">
      <w:pPr>
        <w:pStyle w:val="a"/>
        <w:ind w:firstLine="0"/>
        <w:rPr>
          <w:rFonts w:hint="cs"/>
          <w:rtl/>
        </w:rPr>
      </w:pPr>
      <w:r>
        <w:rPr>
          <w:rFonts w:hint="cs"/>
          <w:rtl/>
        </w:rPr>
        <w:tab/>
        <w:t>חבר הכנסת בן-אליעזר - לא נמצא. חבר הכנסת שמעון פר</w:t>
      </w:r>
      <w:r>
        <w:rPr>
          <w:rFonts w:hint="cs"/>
          <w:rtl/>
        </w:rPr>
        <w:t xml:space="preserve">ס - לא נמצא. </w:t>
      </w:r>
    </w:p>
    <w:p w14:paraId="57BF9D56" w14:textId="77777777" w:rsidR="00000000" w:rsidRDefault="007C71EE">
      <w:pPr>
        <w:pStyle w:val="a"/>
        <w:ind w:firstLine="0"/>
        <w:rPr>
          <w:rFonts w:hint="cs"/>
          <w:rtl/>
        </w:rPr>
      </w:pPr>
    </w:p>
    <w:p w14:paraId="6D03DE95"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מתן וילנאי</w:t>
      </w:r>
      <w:r>
        <w:rPr>
          <w:rtl/>
        </w:rPr>
        <w:t xml:space="preserve"> - מי </w:t>
      </w:r>
      <w:r>
        <w:rPr>
          <w:rFonts w:hint="eastAsia"/>
          <w:rtl/>
        </w:rPr>
        <w:t>בעד</w:t>
      </w:r>
      <w:r>
        <w:rPr>
          <w:rtl/>
        </w:rPr>
        <w:t xml:space="preserve">? מי נגד? מי נמנע? תודה. </w:t>
      </w:r>
    </w:p>
    <w:p w14:paraId="487EDB03" w14:textId="77777777" w:rsidR="00000000" w:rsidRDefault="007C71EE">
      <w:pPr>
        <w:pStyle w:val="a"/>
        <w:ind w:firstLine="0"/>
        <w:rPr>
          <w:rtl/>
        </w:rPr>
      </w:pPr>
    </w:p>
    <w:p w14:paraId="45A4D6AF" w14:textId="77777777" w:rsidR="00000000" w:rsidRDefault="007C71EE">
      <w:pPr>
        <w:pStyle w:val="a"/>
        <w:ind w:firstLine="0"/>
        <w:jc w:val="center"/>
        <w:rPr>
          <w:b/>
          <w:bCs/>
          <w:rtl/>
        </w:rPr>
      </w:pPr>
      <w:r>
        <w:rPr>
          <w:rFonts w:hint="eastAsia"/>
          <w:b/>
          <w:bCs/>
          <w:rtl/>
        </w:rPr>
        <w:t>הצבעה</w:t>
      </w:r>
    </w:p>
    <w:p w14:paraId="5FCCD42F" w14:textId="77777777" w:rsidR="00000000" w:rsidRDefault="007C71EE">
      <w:pPr>
        <w:pStyle w:val="a"/>
        <w:ind w:firstLine="0"/>
        <w:jc w:val="center"/>
        <w:rPr>
          <w:b/>
          <w:bCs/>
          <w:rtl/>
        </w:rPr>
      </w:pPr>
    </w:p>
    <w:p w14:paraId="4FF4FC65"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מתן וילנאי </w:t>
      </w:r>
      <w:r>
        <w:rPr>
          <w:rtl/>
        </w:rPr>
        <w:t xml:space="preserve"> לסעיף </w:t>
      </w:r>
      <w:r>
        <w:rPr>
          <w:rFonts w:hint="cs"/>
          <w:rtl/>
        </w:rPr>
        <w:t>33</w:t>
      </w:r>
      <w:r>
        <w:rPr>
          <w:rtl/>
        </w:rPr>
        <w:t xml:space="preserve"> לא נתקבלה. </w:t>
      </w:r>
    </w:p>
    <w:p w14:paraId="0483890F" w14:textId="77777777" w:rsidR="00000000" w:rsidRDefault="007C71EE">
      <w:pPr>
        <w:pStyle w:val="a"/>
        <w:ind w:firstLine="0"/>
        <w:rPr>
          <w:rtl/>
        </w:rPr>
      </w:pPr>
    </w:p>
    <w:p w14:paraId="452DBA2C" w14:textId="77777777" w:rsidR="00000000" w:rsidRDefault="007C71EE">
      <w:pPr>
        <w:pStyle w:val="ad"/>
        <w:rPr>
          <w:rtl/>
        </w:rPr>
      </w:pPr>
      <w:r>
        <w:rPr>
          <w:rFonts w:hint="eastAsia"/>
          <w:rtl/>
        </w:rPr>
        <w:t>היו</w:t>
      </w:r>
      <w:r>
        <w:rPr>
          <w:rtl/>
        </w:rPr>
        <w:t>"</w:t>
      </w:r>
      <w:r>
        <w:rPr>
          <w:rFonts w:hint="eastAsia"/>
          <w:rtl/>
        </w:rPr>
        <w:t>ר יולי-יואל אדלשטיין:</w:t>
      </w:r>
    </w:p>
    <w:p w14:paraId="064C0CE5" w14:textId="77777777" w:rsidR="00000000" w:rsidRDefault="007C71EE">
      <w:pPr>
        <w:pStyle w:val="a"/>
        <w:rPr>
          <w:rtl/>
        </w:rPr>
      </w:pPr>
    </w:p>
    <w:p w14:paraId="2E9757AD" w14:textId="77777777" w:rsidR="00000000" w:rsidRDefault="007C71EE">
      <w:pPr>
        <w:pStyle w:val="a"/>
        <w:rPr>
          <w:rFonts w:hint="cs"/>
          <w:rtl/>
        </w:rPr>
      </w:pPr>
      <w:r>
        <w:rPr>
          <w:rFonts w:hint="eastAsia"/>
          <w:rtl/>
        </w:rPr>
        <w:t>ההסתייגות</w:t>
      </w:r>
      <w:r>
        <w:rPr>
          <w:rtl/>
        </w:rPr>
        <w:t xml:space="preserve">  לא נתקבלה. תודה.</w:t>
      </w:r>
    </w:p>
    <w:p w14:paraId="7F0B614F" w14:textId="77777777" w:rsidR="00000000" w:rsidRDefault="007C71EE">
      <w:pPr>
        <w:pStyle w:val="a"/>
        <w:ind w:firstLine="0"/>
        <w:rPr>
          <w:rFonts w:hint="cs"/>
          <w:rtl/>
        </w:rPr>
      </w:pPr>
    </w:p>
    <w:p w14:paraId="72A10F41"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חבר</w:t>
      </w:r>
      <w:r>
        <w:rPr>
          <w:rFonts w:hint="cs"/>
          <w:rtl/>
        </w:rPr>
        <w:t xml:space="preserve">ת </w:t>
      </w:r>
      <w:r>
        <w:rPr>
          <w:rtl/>
        </w:rPr>
        <w:t xml:space="preserve">הכנסת </w:t>
      </w:r>
      <w:r>
        <w:rPr>
          <w:rFonts w:hint="cs"/>
          <w:rtl/>
        </w:rPr>
        <w:t xml:space="preserve">דליה איציק </w:t>
      </w:r>
      <w:r>
        <w:rPr>
          <w:rtl/>
        </w:rPr>
        <w:t xml:space="preserve"> - מי </w:t>
      </w:r>
      <w:r>
        <w:rPr>
          <w:rFonts w:hint="eastAsia"/>
          <w:rtl/>
        </w:rPr>
        <w:t>בעד</w:t>
      </w:r>
      <w:r>
        <w:rPr>
          <w:rtl/>
        </w:rPr>
        <w:t>? מי נ</w:t>
      </w:r>
      <w:r>
        <w:rPr>
          <w:rtl/>
        </w:rPr>
        <w:t xml:space="preserve">גד? מי נמנע? תודה. </w:t>
      </w:r>
    </w:p>
    <w:p w14:paraId="27D31EAF" w14:textId="77777777" w:rsidR="00000000" w:rsidRDefault="007C71EE">
      <w:pPr>
        <w:pStyle w:val="a"/>
        <w:ind w:firstLine="0"/>
        <w:rPr>
          <w:rtl/>
        </w:rPr>
      </w:pPr>
    </w:p>
    <w:p w14:paraId="694CF2F8" w14:textId="77777777" w:rsidR="00000000" w:rsidRDefault="007C71EE">
      <w:pPr>
        <w:pStyle w:val="a"/>
        <w:ind w:firstLine="0"/>
        <w:jc w:val="center"/>
        <w:rPr>
          <w:b/>
          <w:bCs/>
          <w:rtl/>
        </w:rPr>
      </w:pPr>
      <w:r>
        <w:rPr>
          <w:rFonts w:hint="eastAsia"/>
          <w:b/>
          <w:bCs/>
          <w:rtl/>
        </w:rPr>
        <w:t>הצבעה</w:t>
      </w:r>
    </w:p>
    <w:p w14:paraId="4811F44D" w14:textId="77777777" w:rsidR="00000000" w:rsidRDefault="007C71EE">
      <w:pPr>
        <w:pStyle w:val="a"/>
        <w:ind w:firstLine="0"/>
        <w:jc w:val="center"/>
        <w:rPr>
          <w:b/>
          <w:bCs/>
          <w:rtl/>
        </w:rPr>
      </w:pPr>
    </w:p>
    <w:p w14:paraId="73D61080"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ת ה</w:t>
      </w:r>
      <w:r>
        <w:rPr>
          <w:rtl/>
        </w:rPr>
        <w:t xml:space="preserve">כנסת </w:t>
      </w:r>
      <w:r>
        <w:rPr>
          <w:rFonts w:hint="cs"/>
          <w:rtl/>
        </w:rPr>
        <w:t xml:space="preserve">דליה איציק </w:t>
      </w:r>
      <w:r>
        <w:rPr>
          <w:rtl/>
        </w:rPr>
        <w:t xml:space="preserve"> לסעיף </w:t>
      </w:r>
      <w:r>
        <w:rPr>
          <w:rFonts w:hint="cs"/>
          <w:rtl/>
        </w:rPr>
        <w:t>33</w:t>
      </w:r>
      <w:r>
        <w:rPr>
          <w:rtl/>
        </w:rPr>
        <w:t xml:space="preserve"> לא נתקבלה. </w:t>
      </w:r>
    </w:p>
    <w:p w14:paraId="7643F93B" w14:textId="77777777" w:rsidR="00000000" w:rsidRDefault="007C71EE">
      <w:pPr>
        <w:pStyle w:val="a"/>
        <w:ind w:firstLine="0"/>
        <w:rPr>
          <w:rtl/>
        </w:rPr>
      </w:pPr>
    </w:p>
    <w:p w14:paraId="28BD3AA8" w14:textId="77777777" w:rsidR="00000000" w:rsidRDefault="007C71EE">
      <w:pPr>
        <w:pStyle w:val="ad"/>
        <w:rPr>
          <w:rtl/>
        </w:rPr>
      </w:pPr>
      <w:r>
        <w:rPr>
          <w:rFonts w:hint="eastAsia"/>
          <w:rtl/>
        </w:rPr>
        <w:t>היו</w:t>
      </w:r>
      <w:r>
        <w:rPr>
          <w:rtl/>
        </w:rPr>
        <w:t>"</w:t>
      </w:r>
      <w:r>
        <w:rPr>
          <w:rFonts w:hint="eastAsia"/>
          <w:rtl/>
        </w:rPr>
        <w:t>ר יולי-יואל אדלשטיין:</w:t>
      </w:r>
    </w:p>
    <w:p w14:paraId="7E7FF9FF" w14:textId="77777777" w:rsidR="00000000" w:rsidRDefault="007C71EE">
      <w:pPr>
        <w:pStyle w:val="a"/>
        <w:rPr>
          <w:rtl/>
        </w:rPr>
      </w:pPr>
    </w:p>
    <w:p w14:paraId="0EA6A9F8" w14:textId="77777777" w:rsidR="00000000" w:rsidRDefault="007C71EE">
      <w:pPr>
        <w:pStyle w:val="a"/>
        <w:rPr>
          <w:rtl/>
        </w:rPr>
      </w:pPr>
      <w:r>
        <w:rPr>
          <w:rFonts w:hint="eastAsia"/>
          <w:rtl/>
        </w:rPr>
        <w:t>ההסתייגות</w:t>
      </w:r>
      <w:r>
        <w:rPr>
          <w:rtl/>
        </w:rPr>
        <w:t xml:space="preserve">  לא נתקבלה. תודה.</w:t>
      </w:r>
    </w:p>
    <w:p w14:paraId="2AD34C29" w14:textId="77777777" w:rsidR="00000000" w:rsidRDefault="007C71EE">
      <w:pPr>
        <w:pStyle w:val="a"/>
        <w:ind w:firstLine="0"/>
        <w:rPr>
          <w:rFonts w:hint="cs"/>
          <w:rtl/>
        </w:rPr>
      </w:pPr>
    </w:p>
    <w:p w14:paraId="071D9C29"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אופיר פינס-פז</w:t>
      </w:r>
      <w:r>
        <w:rPr>
          <w:rtl/>
        </w:rPr>
        <w:t xml:space="preserve"> - מי </w:t>
      </w:r>
      <w:r>
        <w:rPr>
          <w:rFonts w:hint="eastAsia"/>
          <w:rtl/>
        </w:rPr>
        <w:t>בעד</w:t>
      </w:r>
      <w:r>
        <w:rPr>
          <w:rtl/>
        </w:rPr>
        <w:t xml:space="preserve">? מי נגד? מי נמנע? תודה. </w:t>
      </w:r>
    </w:p>
    <w:p w14:paraId="15FC8D84" w14:textId="77777777" w:rsidR="00000000" w:rsidRDefault="007C71EE">
      <w:pPr>
        <w:pStyle w:val="a"/>
        <w:ind w:firstLine="0"/>
        <w:rPr>
          <w:rtl/>
        </w:rPr>
      </w:pPr>
    </w:p>
    <w:p w14:paraId="14CDB269" w14:textId="77777777" w:rsidR="00000000" w:rsidRDefault="007C71EE">
      <w:pPr>
        <w:pStyle w:val="a"/>
        <w:ind w:firstLine="0"/>
        <w:jc w:val="center"/>
        <w:rPr>
          <w:b/>
          <w:bCs/>
          <w:rtl/>
        </w:rPr>
      </w:pPr>
      <w:r>
        <w:rPr>
          <w:rFonts w:hint="eastAsia"/>
          <w:b/>
          <w:bCs/>
          <w:rtl/>
        </w:rPr>
        <w:t>הצבעה</w:t>
      </w:r>
    </w:p>
    <w:p w14:paraId="32421520" w14:textId="77777777" w:rsidR="00000000" w:rsidRDefault="007C71EE">
      <w:pPr>
        <w:pStyle w:val="a"/>
        <w:ind w:firstLine="0"/>
        <w:jc w:val="center"/>
        <w:rPr>
          <w:b/>
          <w:bCs/>
          <w:rtl/>
        </w:rPr>
      </w:pPr>
    </w:p>
    <w:p w14:paraId="2C314232"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אופיר פינס-</w:t>
      </w:r>
      <w:r>
        <w:rPr>
          <w:rFonts w:hint="cs"/>
          <w:rtl/>
        </w:rPr>
        <w:t xml:space="preserve">פז </w:t>
      </w:r>
      <w:r>
        <w:rPr>
          <w:rtl/>
        </w:rPr>
        <w:t xml:space="preserve"> לסעיף </w:t>
      </w:r>
      <w:r>
        <w:rPr>
          <w:rFonts w:hint="cs"/>
          <w:rtl/>
        </w:rPr>
        <w:t>33</w:t>
      </w:r>
      <w:r>
        <w:rPr>
          <w:rtl/>
        </w:rPr>
        <w:t xml:space="preserve"> לא נתקבלה. </w:t>
      </w:r>
    </w:p>
    <w:p w14:paraId="78C53C45" w14:textId="77777777" w:rsidR="00000000" w:rsidRDefault="007C71EE">
      <w:pPr>
        <w:pStyle w:val="a"/>
        <w:ind w:firstLine="0"/>
        <w:rPr>
          <w:rtl/>
        </w:rPr>
      </w:pPr>
    </w:p>
    <w:p w14:paraId="41A6278A" w14:textId="77777777" w:rsidR="00000000" w:rsidRDefault="007C71EE">
      <w:pPr>
        <w:pStyle w:val="ad"/>
        <w:rPr>
          <w:rtl/>
        </w:rPr>
      </w:pPr>
      <w:r>
        <w:rPr>
          <w:rFonts w:hint="eastAsia"/>
          <w:rtl/>
        </w:rPr>
        <w:t>היו</w:t>
      </w:r>
      <w:r>
        <w:rPr>
          <w:rtl/>
        </w:rPr>
        <w:t>"</w:t>
      </w:r>
      <w:r>
        <w:rPr>
          <w:rFonts w:hint="eastAsia"/>
          <w:rtl/>
        </w:rPr>
        <w:t>ר יולי-יואל אדלשטיין:</w:t>
      </w:r>
    </w:p>
    <w:p w14:paraId="1E47B85E" w14:textId="77777777" w:rsidR="00000000" w:rsidRDefault="007C71EE">
      <w:pPr>
        <w:pStyle w:val="a"/>
        <w:rPr>
          <w:rtl/>
        </w:rPr>
      </w:pPr>
    </w:p>
    <w:p w14:paraId="4078C2D1" w14:textId="77777777" w:rsidR="00000000" w:rsidRDefault="007C71EE">
      <w:pPr>
        <w:pStyle w:val="a"/>
        <w:rPr>
          <w:rFonts w:hint="cs"/>
          <w:rtl/>
        </w:rPr>
      </w:pPr>
      <w:r>
        <w:rPr>
          <w:rFonts w:hint="eastAsia"/>
          <w:rtl/>
        </w:rPr>
        <w:t>ההסתייגות</w:t>
      </w:r>
      <w:r>
        <w:rPr>
          <w:rtl/>
        </w:rPr>
        <w:t xml:space="preserve">  לא נתקבלה. תודה.</w:t>
      </w:r>
    </w:p>
    <w:p w14:paraId="73D6AF81" w14:textId="77777777" w:rsidR="00000000" w:rsidRDefault="007C71EE">
      <w:pPr>
        <w:pStyle w:val="a"/>
        <w:ind w:firstLine="0"/>
        <w:rPr>
          <w:rFonts w:hint="cs"/>
          <w:rtl/>
        </w:rPr>
      </w:pPr>
    </w:p>
    <w:p w14:paraId="0E17D111"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אפרים סנה  </w:t>
      </w:r>
      <w:r>
        <w:rPr>
          <w:rtl/>
        </w:rPr>
        <w:t xml:space="preserve">- מי </w:t>
      </w:r>
      <w:r>
        <w:rPr>
          <w:rFonts w:hint="eastAsia"/>
          <w:rtl/>
        </w:rPr>
        <w:t>בעד</w:t>
      </w:r>
      <w:r>
        <w:rPr>
          <w:rtl/>
        </w:rPr>
        <w:t xml:space="preserve">? מי נגד? מי נמנע? תודה. </w:t>
      </w:r>
    </w:p>
    <w:p w14:paraId="42BC2D8D" w14:textId="77777777" w:rsidR="00000000" w:rsidRDefault="007C71EE">
      <w:pPr>
        <w:pStyle w:val="a"/>
        <w:ind w:firstLine="0"/>
        <w:rPr>
          <w:rtl/>
        </w:rPr>
      </w:pPr>
    </w:p>
    <w:p w14:paraId="482C52CA" w14:textId="77777777" w:rsidR="00000000" w:rsidRDefault="007C71EE">
      <w:pPr>
        <w:pStyle w:val="a"/>
        <w:ind w:firstLine="0"/>
        <w:rPr>
          <w:rtl/>
        </w:rPr>
      </w:pPr>
    </w:p>
    <w:p w14:paraId="6770DDAE" w14:textId="77777777" w:rsidR="00000000" w:rsidRDefault="007C71EE">
      <w:pPr>
        <w:pStyle w:val="a"/>
        <w:ind w:firstLine="0"/>
        <w:jc w:val="center"/>
        <w:rPr>
          <w:b/>
          <w:bCs/>
          <w:rtl/>
        </w:rPr>
      </w:pPr>
      <w:r>
        <w:rPr>
          <w:rFonts w:hint="eastAsia"/>
          <w:b/>
          <w:bCs/>
          <w:rtl/>
        </w:rPr>
        <w:t>הצבעה</w:t>
      </w:r>
    </w:p>
    <w:p w14:paraId="6FF5554B" w14:textId="77777777" w:rsidR="00000000" w:rsidRDefault="007C71EE">
      <w:pPr>
        <w:pStyle w:val="a"/>
        <w:ind w:firstLine="0"/>
        <w:jc w:val="center"/>
        <w:rPr>
          <w:b/>
          <w:bCs/>
          <w:rtl/>
        </w:rPr>
      </w:pPr>
    </w:p>
    <w:p w14:paraId="31D60C78"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אפרים סנה </w:t>
      </w:r>
      <w:r>
        <w:rPr>
          <w:rtl/>
        </w:rPr>
        <w:t xml:space="preserve">לסעיף </w:t>
      </w:r>
      <w:r>
        <w:rPr>
          <w:rFonts w:hint="cs"/>
          <w:rtl/>
        </w:rPr>
        <w:t>33</w:t>
      </w:r>
      <w:r>
        <w:rPr>
          <w:rtl/>
        </w:rPr>
        <w:t xml:space="preserve"> לא נתקבלה. </w:t>
      </w:r>
    </w:p>
    <w:p w14:paraId="7BA9128F" w14:textId="77777777" w:rsidR="00000000" w:rsidRDefault="007C71EE">
      <w:pPr>
        <w:pStyle w:val="a"/>
        <w:ind w:firstLine="0"/>
        <w:rPr>
          <w:rtl/>
        </w:rPr>
      </w:pPr>
    </w:p>
    <w:p w14:paraId="2039F648" w14:textId="77777777" w:rsidR="00000000" w:rsidRDefault="007C71EE">
      <w:pPr>
        <w:pStyle w:val="ad"/>
        <w:rPr>
          <w:rtl/>
        </w:rPr>
      </w:pPr>
      <w:r>
        <w:rPr>
          <w:rFonts w:hint="eastAsia"/>
          <w:rtl/>
        </w:rPr>
        <w:t>היו</w:t>
      </w:r>
      <w:r>
        <w:rPr>
          <w:rtl/>
        </w:rPr>
        <w:t>"</w:t>
      </w:r>
      <w:r>
        <w:rPr>
          <w:rFonts w:hint="eastAsia"/>
          <w:rtl/>
        </w:rPr>
        <w:t>ר יולי-יואל אדלשטיין:</w:t>
      </w:r>
    </w:p>
    <w:p w14:paraId="6AA9E538" w14:textId="77777777" w:rsidR="00000000" w:rsidRDefault="007C71EE">
      <w:pPr>
        <w:pStyle w:val="a"/>
        <w:rPr>
          <w:rtl/>
        </w:rPr>
      </w:pPr>
    </w:p>
    <w:p w14:paraId="12CB96F9" w14:textId="77777777" w:rsidR="00000000" w:rsidRDefault="007C71EE">
      <w:pPr>
        <w:pStyle w:val="a"/>
        <w:rPr>
          <w:rtl/>
        </w:rPr>
      </w:pPr>
      <w:r>
        <w:rPr>
          <w:rFonts w:hint="eastAsia"/>
          <w:rtl/>
        </w:rPr>
        <w:t>ההסתייגות</w:t>
      </w:r>
      <w:r>
        <w:rPr>
          <w:rtl/>
        </w:rPr>
        <w:t xml:space="preserve">  לא </w:t>
      </w:r>
      <w:r>
        <w:rPr>
          <w:rtl/>
        </w:rPr>
        <w:t>נתקבלה. תודה.</w:t>
      </w:r>
    </w:p>
    <w:p w14:paraId="276B8B13" w14:textId="77777777" w:rsidR="00000000" w:rsidRDefault="007C71EE">
      <w:pPr>
        <w:pStyle w:val="a"/>
        <w:ind w:firstLine="0"/>
        <w:rPr>
          <w:rFonts w:hint="cs"/>
          <w:rtl/>
        </w:rPr>
      </w:pPr>
    </w:p>
    <w:p w14:paraId="63C32FB7"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חבר</w:t>
      </w:r>
      <w:r>
        <w:rPr>
          <w:rFonts w:hint="cs"/>
          <w:rtl/>
        </w:rPr>
        <w:t xml:space="preserve">ת </w:t>
      </w:r>
      <w:r>
        <w:rPr>
          <w:rtl/>
        </w:rPr>
        <w:t xml:space="preserve">הכנסת </w:t>
      </w:r>
      <w:r>
        <w:rPr>
          <w:rFonts w:hint="cs"/>
          <w:rtl/>
        </w:rPr>
        <w:t xml:space="preserve">יולי תמיר </w:t>
      </w:r>
      <w:r>
        <w:rPr>
          <w:rtl/>
        </w:rPr>
        <w:t xml:space="preserve"> - מי </w:t>
      </w:r>
      <w:r>
        <w:rPr>
          <w:rFonts w:hint="eastAsia"/>
          <w:rtl/>
        </w:rPr>
        <w:t>בעד</w:t>
      </w:r>
      <w:r>
        <w:rPr>
          <w:rtl/>
        </w:rPr>
        <w:t xml:space="preserve">? מי נגד? מי נמנע? תודה. </w:t>
      </w:r>
    </w:p>
    <w:p w14:paraId="520A7B30" w14:textId="77777777" w:rsidR="00000000" w:rsidRDefault="007C71EE">
      <w:pPr>
        <w:pStyle w:val="a"/>
        <w:ind w:firstLine="0"/>
        <w:rPr>
          <w:rtl/>
        </w:rPr>
      </w:pPr>
    </w:p>
    <w:p w14:paraId="7724B601" w14:textId="77777777" w:rsidR="00000000" w:rsidRDefault="007C71EE">
      <w:pPr>
        <w:pStyle w:val="a"/>
        <w:ind w:firstLine="0"/>
        <w:jc w:val="center"/>
        <w:rPr>
          <w:b/>
          <w:bCs/>
          <w:rtl/>
        </w:rPr>
      </w:pPr>
      <w:r>
        <w:rPr>
          <w:rFonts w:hint="eastAsia"/>
          <w:b/>
          <w:bCs/>
          <w:rtl/>
        </w:rPr>
        <w:t>הצבעה</w:t>
      </w:r>
    </w:p>
    <w:p w14:paraId="56672ED6" w14:textId="77777777" w:rsidR="00000000" w:rsidRDefault="007C71EE">
      <w:pPr>
        <w:pStyle w:val="a"/>
        <w:ind w:firstLine="0"/>
        <w:jc w:val="center"/>
        <w:rPr>
          <w:b/>
          <w:bCs/>
          <w:rtl/>
        </w:rPr>
      </w:pPr>
    </w:p>
    <w:p w14:paraId="4F7CA5ED"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ת ה</w:t>
      </w:r>
      <w:r>
        <w:rPr>
          <w:rtl/>
        </w:rPr>
        <w:t xml:space="preserve">כנסת </w:t>
      </w:r>
      <w:r>
        <w:rPr>
          <w:rFonts w:hint="cs"/>
          <w:rtl/>
        </w:rPr>
        <w:t xml:space="preserve">יולי תמיר </w:t>
      </w:r>
      <w:r>
        <w:rPr>
          <w:rtl/>
        </w:rPr>
        <w:t xml:space="preserve">לסעיף </w:t>
      </w:r>
      <w:r>
        <w:rPr>
          <w:rFonts w:hint="cs"/>
          <w:rtl/>
        </w:rPr>
        <w:t>33</w:t>
      </w:r>
      <w:r>
        <w:rPr>
          <w:rtl/>
        </w:rPr>
        <w:t xml:space="preserve"> לא נתקבלה. </w:t>
      </w:r>
    </w:p>
    <w:p w14:paraId="7BF65B4C" w14:textId="77777777" w:rsidR="00000000" w:rsidRDefault="007C71EE">
      <w:pPr>
        <w:pStyle w:val="a"/>
        <w:ind w:firstLine="0"/>
        <w:rPr>
          <w:rtl/>
        </w:rPr>
      </w:pPr>
    </w:p>
    <w:p w14:paraId="35196986" w14:textId="77777777" w:rsidR="00000000" w:rsidRDefault="007C71EE">
      <w:pPr>
        <w:pStyle w:val="ad"/>
        <w:rPr>
          <w:rtl/>
        </w:rPr>
      </w:pPr>
      <w:r>
        <w:rPr>
          <w:rFonts w:hint="eastAsia"/>
          <w:rtl/>
        </w:rPr>
        <w:t>היו</w:t>
      </w:r>
      <w:r>
        <w:rPr>
          <w:rtl/>
        </w:rPr>
        <w:t>"</w:t>
      </w:r>
      <w:r>
        <w:rPr>
          <w:rFonts w:hint="eastAsia"/>
          <w:rtl/>
        </w:rPr>
        <w:t>ר יולי-יואל אדלשטיין:</w:t>
      </w:r>
    </w:p>
    <w:p w14:paraId="2AF1F759" w14:textId="77777777" w:rsidR="00000000" w:rsidRDefault="007C71EE">
      <w:pPr>
        <w:pStyle w:val="a"/>
        <w:rPr>
          <w:rtl/>
        </w:rPr>
      </w:pPr>
    </w:p>
    <w:p w14:paraId="1FAAD79E" w14:textId="77777777" w:rsidR="00000000" w:rsidRDefault="007C71EE">
      <w:pPr>
        <w:pStyle w:val="a"/>
        <w:rPr>
          <w:rtl/>
        </w:rPr>
      </w:pPr>
      <w:r>
        <w:rPr>
          <w:rFonts w:hint="eastAsia"/>
          <w:rtl/>
        </w:rPr>
        <w:t>ההסתייגות</w:t>
      </w:r>
      <w:r>
        <w:rPr>
          <w:rtl/>
        </w:rPr>
        <w:t xml:space="preserve">  לא נתקבלה. תודה.</w:t>
      </w:r>
    </w:p>
    <w:p w14:paraId="781E8A68" w14:textId="77777777" w:rsidR="00000000" w:rsidRDefault="007C71EE">
      <w:pPr>
        <w:pStyle w:val="a"/>
        <w:ind w:firstLine="0"/>
        <w:rPr>
          <w:rFonts w:hint="cs"/>
          <w:rtl/>
        </w:rPr>
      </w:pPr>
    </w:p>
    <w:p w14:paraId="46B0B8F5"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מיכאל מלכיאור</w:t>
      </w:r>
      <w:r>
        <w:rPr>
          <w:rtl/>
        </w:rPr>
        <w:t xml:space="preserve"> - מי </w:t>
      </w:r>
      <w:r>
        <w:rPr>
          <w:rFonts w:hint="eastAsia"/>
          <w:rtl/>
        </w:rPr>
        <w:t>בעד</w:t>
      </w:r>
      <w:r>
        <w:rPr>
          <w:rtl/>
        </w:rPr>
        <w:t xml:space="preserve">? מי </w:t>
      </w:r>
      <w:r>
        <w:rPr>
          <w:rtl/>
        </w:rPr>
        <w:t xml:space="preserve">נגד? מי נמנע? תודה. </w:t>
      </w:r>
    </w:p>
    <w:p w14:paraId="04B46E8B" w14:textId="77777777" w:rsidR="00000000" w:rsidRDefault="007C71EE">
      <w:pPr>
        <w:pStyle w:val="a"/>
        <w:ind w:firstLine="0"/>
        <w:rPr>
          <w:rtl/>
        </w:rPr>
      </w:pPr>
    </w:p>
    <w:p w14:paraId="19016E51" w14:textId="77777777" w:rsidR="00000000" w:rsidRDefault="007C71EE">
      <w:pPr>
        <w:pStyle w:val="a"/>
        <w:ind w:firstLine="0"/>
        <w:jc w:val="center"/>
        <w:rPr>
          <w:b/>
          <w:bCs/>
          <w:rtl/>
        </w:rPr>
      </w:pPr>
      <w:r>
        <w:rPr>
          <w:rFonts w:hint="eastAsia"/>
          <w:b/>
          <w:bCs/>
          <w:rtl/>
        </w:rPr>
        <w:t>הצבעה</w:t>
      </w:r>
    </w:p>
    <w:p w14:paraId="66F1C628" w14:textId="77777777" w:rsidR="00000000" w:rsidRDefault="007C71EE">
      <w:pPr>
        <w:pStyle w:val="a"/>
        <w:ind w:firstLine="0"/>
        <w:jc w:val="center"/>
        <w:rPr>
          <w:b/>
          <w:bCs/>
          <w:rtl/>
        </w:rPr>
      </w:pPr>
    </w:p>
    <w:p w14:paraId="644BD73A"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מיכאל מלכיאור </w:t>
      </w:r>
      <w:r>
        <w:rPr>
          <w:rtl/>
        </w:rPr>
        <w:t xml:space="preserve">לסעיף </w:t>
      </w:r>
      <w:r>
        <w:rPr>
          <w:rFonts w:hint="cs"/>
          <w:rtl/>
        </w:rPr>
        <w:t>33</w:t>
      </w:r>
      <w:r>
        <w:rPr>
          <w:rtl/>
        </w:rPr>
        <w:t xml:space="preserve"> לא נתקבלה. </w:t>
      </w:r>
    </w:p>
    <w:p w14:paraId="4C8CBF16" w14:textId="77777777" w:rsidR="00000000" w:rsidRDefault="007C71EE">
      <w:pPr>
        <w:pStyle w:val="a"/>
        <w:ind w:firstLine="0"/>
        <w:rPr>
          <w:rtl/>
        </w:rPr>
      </w:pPr>
    </w:p>
    <w:p w14:paraId="4E8B81DD" w14:textId="77777777" w:rsidR="00000000" w:rsidRDefault="007C71EE">
      <w:pPr>
        <w:pStyle w:val="ad"/>
        <w:rPr>
          <w:rtl/>
        </w:rPr>
      </w:pPr>
      <w:r>
        <w:rPr>
          <w:rFonts w:hint="eastAsia"/>
          <w:rtl/>
        </w:rPr>
        <w:t>היו</w:t>
      </w:r>
      <w:r>
        <w:rPr>
          <w:rtl/>
        </w:rPr>
        <w:t>"</w:t>
      </w:r>
      <w:r>
        <w:rPr>
          <w:rFonts w:hint="eastAsia"/>
          <w:rtl/>
        </w:rPr>
        <w:t>ר יולי-יואל אדלשטיין:</w:t>
      </w:r>
    </w:p>
    <w:p w14:paraId="5901D114" w14:textId="77777777" w:rsidR="00000000" w:rsidRDefault="007C71EE">
      <w:pPr>
        <w:pStyle w:val="a"/>
        <w:rPr>
          <w:rtl/>
        </w:rPr>
      </w:pPr>
    </w:p>
    <w:p w14:paraId="35BEC548" w14:textId="77777777" w:rsidR="00000000" w:rsidRDefault="007C71EE">
      <w:pPr>
        <w:pStyle w:val="a"/>
        <w:rPr>
          <w:rtl/>
        </w:rPr>
      </w:pPr>
      <w:r>
        <w:rPr>
          <w:rFonts w:hint="eastAsia"/>
          <w:rtl/>
        </w:rPr>
        <w:t>ההסתייגות</w:t>
      </w:r>
      <w:r>
        <w:rPr>
          <w:rtl/>
        </w:rPr>
        <w:t xml:space="preserve">  לא נתקבלה. תודה.</w:t>
      </w:r>
    </w:p>
    <w:p w14:paraId="72A32CE6" w14:textId="77777777" w:rsidR="00000000" w:rsidRDefault="007C71EE">
      <w:pPr>
        <w:pStyle w:val="a"/>
        <w:ind w:firstLine="0"/>
        <w:rPr>
          <w:rFonts w:hint="cs"/>
          <w:rtl/>
        </w:rPr>
      </w:pPr>
    </w:p>
    <w:p w14:paraId="78FE7A46" w14:textId="77777777" w:rsidR="00000000" w:rsidRDefault="007C71EE">
      <w:pPr>
        <w:pStyle w:val="a"/>
        <w:ind w:firstLine="0"/>
        <w:rPr>
          <w:rFonts w:hint="cs"/>
          <w:rtl/>
        </w:rPr>
      </w:pPr>
      <w:r>
        <w:rPr>
          <w:rFonts w:hint="cs"/>
          <w:rtl/>
        </w:rPr>
        <w:tab/>
        <w:t xml:space="preserve">יצחק הרצוג - לא נמצא. </w:t>
      </w:r>
    </w:p>
    <w:p w14:paraId="55A5C00C" w14:textId="77777777" w:rsidR="00000000" w:rsidRDefault="007C71EE">
      <w:pPr>
        <w:pStyle w:val="a"/>
        <w:ind w:firstLine="0"/>
        <w:rPr>
          <w:rFonts w:hint="cs"/>
          <w:rtl/>
        </w:rPr>
      </w:pPr>
    </w:p>
    <w:p w14:paraId="52C5667F" w14:textId="77777777" w:rsidR="00000000" w:rsidRDefault="007C71EE">
      <w:pPr>
        <w:pStyle w:val="a"/>
        <w:ind w:firstLine="0"/>
        <w:rPr>
          <w:rFonts w:hint="cs"/>
          <w:rtl/>
        </w:rPr>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חיים רמון </w:t>
      </w:r>
      <w:r>
        <w:rPr>
          <w:rtl/>
        </w:rPr>
        <w:t xml:space="preserve"> - מי </w:t>
      </w:r>
      <w:r>
        <w:rPr>
          <w:rFonts w:hint="eastAsia"/>
          <w:rtl/>
        </w:rPr>
        <w:t>בעד</w:t>
      </w:r>
      <w:r>
        <w:rPr>
          <w:rtl/>
        </w:rPr>
        <w:t xml:space="preserve">? מי נגד? מי נמנע? </w:t>
      </w:r>
      <w:r>
        <w:rPr>
          <w:rFonts w:hint="cs"/>
          <w:rtl/>
        </w:rPr>
        <w:t xml:space="preserve"> חברי הכנסת, נצביע אלקטרו</w:t>
      </w:r>
      <w:r>
        <w:rPr>
          <w:rFonts w:hint="cs"/>
          <w:rtl/>
        </w:rPr>
        <w:t xml:space="preserve">נית על הסתייגותו של חבר הכנסת חיים רמון.  אני מבקש מכמה מהחברים להתעורר, יש הצבעה אלקטרונית. חברי הכנסת, מצביעים על הסתייגותו של חבר הכנסת חיים רמון. ההצבעה החלה. מי בעד? מי נגד? נא להצביע. אני מניח, שגם יושב-ראש הכנסת רוצה להצביע. </w:t>
      </w:r>
    </w:p>
    <w:p w14:paraId="79FA03AE" w14:textId="77777777" w:rsidR="00000000" w:rsidRDefault="007C71EE">
      <w:pPr>
        <w:pStyle w:val="a"/>
        <w:ind w:firstLine="0"/>
        <w:rPr>
          <w:rFonts w:hint="cs"/>
          <w:rtl/>
        </w:rPr>
      </w:pPr>
    </w:p>
    <w:p w14:paraId="076C197C" w14:textId="77777777" w:rsidR="00000000" w:rsidRDefault="007C71EE">
      <w:pPr>
        <w:pStyle w:val="a"/>
        <w:ind w:firstLine="0"/>
        <w:jc w:val="center"/>
        <w:rPr>
          <w:rtl/>
        </w:rPr>
      </w:pPr>
    </w:p>
    <w:p w14:paraId="591A537B" w14:textId="77777777" w:rsidR="00000000" w:rsidRDefault="007C71EE">
      <w:pPr>
        <w:pStyle w:val="a"/>
        <w:ind w:firstLine="0"/>
        <w:jc w:val="center"/>
        <w:rPr>
          <w:rFonts w:hint="cs"/>
          <w:b/>
          <w:bCs/>
          <w:rtl/>
        </w:rPr>
      </w:pPr>
      <w:r>
        <w:rPr>
          <w:rFonts w:hint="cs"/>
          <w:b/>
          <w:bCs/>
          <w:rtl/>
        </w:rPr>
        <w:t>הצבעה מס' 75</w:t>
      </w:r>
    </w:p>
    <w:p w14:paraId="620180AE" w14:textId="77777777" w:rsidR="00000000" w:rsidRDefault="007C71EE">
      <w:pPr>
        <w:pStyle w:val="a"/>
        <w:ind w:firstLine="0"/>
        <w:jc w:val="center"/>
        <w:rPr>
          <w:rFonts w:hint="cs"/>
          <w:b/>
          <w:bCs/>
          <w:rtl/>
        </w:rPr>
      </w:pPr>
    </w:p>
    <w:p w14:paraId="6EB27BBC" w14:textId="77777777" w:rsidR="00000000" w:rsidRDefault="007C71EE">
      <w:pPr>
        <w:pStyle w:val="a"/>
        <w:ind w:firstLine="0"/>
        <w:jc w:val="center"/>
        <w:rPr>
          <w:rFonts w:hint="cs"/>
          <w:rtl/>
        </w:rPr>
      </w:pPr>
      <w:r>
        <w:rPr>
          <w:rFonts w:hint="cs"/>
          <w:rtl/>
        </w:rPr>
        <w:t>בעד ההס</w:t>
      </w:r>
      <w:r>
        <w:rPr>
          <w:rFonts w:hint="cs"/>
          <w:rtl/>
        </w:rPr>
        <w:t>תייגות - 45</w:t>
      </w:r>
    </w:p>
    <w:p w14:paraId="5041C40C" w14:textId="77777777" w:rsidR="00000000" w:rsidRDefault="007C71EE">
      <w:pPr>
        <w:pStyle w:val="a"/>
        <w:ind w:firstLine="0"/>
        <w:jc w:val="center"/>
        <w:rPr>
          <w:rFonts w:hint="cs"/>
          <w:rtl/>
        </w:rPr>
      </w:pPr>
      <w:r>
        <w:rPr>
          <w:rFonts w:hint="cs"/>
          <w:rtl/>
        </w:rPr>
        <w:t>נגד - 55</w:t>
      </w:r>
    </w:p>
    <w:p w14:paraId="060AD7CE" w14:textId="77777777" w:rsidR="00000000" w:rsidRDefault="007C71EE">
      <w:pPr>
        <w:pStyle w:val="a"/>
        <w:ind w:firstLine="0"/>
        <w:jc w:val="center"/>
        <w:rPr>
          <w:rFonts w:hint="cs"/>
          <w:rtl/>
        </w:rPr>
      </w:pPr>
      <w:r>
        <w:rPr>
          <w:rFonts w:hint="cs"/>
          <w:rtl/>
        </w:rPr>
        <w:t xml:space="preserve">נמנעים - אין </w:t>
      </w:r>
    </w:p>
    <w:p w14:paraId="6905AC56" w14:textId="77777777" w:rsidR="00000000" w:rsidRDefault="007C71EE">
      <w:pPr>
        <w:pStyle w:val="a"/>
        <w:ind w:firstLine="0"/>
        <w:jc w:val="center"/>
        <w:rPr>
          <w:rFonts w:hint="cs"/>
          <w:rtl/>
        </w:rPr>
      </w:pPr>
      <w:r>
        <w:rPr>
          <w:rFonts w:hint="cs"/>
          <w:rtl/>
        </w:rPr>
        <w:t xml:space="preserve">ההסתייגות של חבר הכנסת חיים רמון לסעיף 33 לא נתקבלה. </w:t>
      </w:r>
    </w:p>
    <w:p w14:paraId="19B1496B" w14:textId="77777777" w:rsidR="00000000" w:rsidRDefault="007C71EE">
      <w:pPr>
        <w:pStyle w:val="a"/>
        <w:ind w:firstLine="0"/>
        <w:rPr>
          <w:rFonts w:hint="cs"/>
          <w:rtl/>
        </w:rPr>
      </w:pPr>
    </w:p>
    <w:p w14:paraId="415A501C" w14:textId="77777777" w:rsidR="00000000" w:rsidRDefault="007C71EE">
      <w:pPr>
        <w:pStyle w:val="ad"/>
        <w:rPr>
          <w:rtl/>
        </w:rPr>
      </w:pPr>
      <w:r>
        <w:rPr>
          <w:rtl/>
        </w:rPr>
        <w:t>היו"ר יולי-יואל אדלשטיין:</w:t>
      </w:r>
    </w:p>
    <w:p w14:paraId="40C00B87" w14:textId="77777777" w:rsidR="00000000" w:rsidRDefault="007C71EE">
      <w:pPr>
        <w:pStyle w:val="a"/>
        <w:rPr>
          <w:rtl/>
        </w:rPr>
      </w:pPr>
    </w:p>
    <w:p w14:paraId="22870D37" w14:textId="77777777" w:rsidR="00000000" w:rsidRDefault="007C71EE">
      <w:pPr>
        <w:pStyle w:val="a"/>
        <w:rPr>
          <w:rFonts w:hint="cs"/>
          <w:rtl/>
        </w:rPr>
      </w:pPr>
      <w:r>
        <w:rPr>
          <w:rFonts w:hint="cs"/>
          <w:rtl/>
        </w:rPr>
        <w:t xml:space="preserve">אני מצרף את קולו של יושב-ראש הכנסת למתנגדים - בעד - 45, נגד 56 בצירוף קולו של ראובן ריבלין. ההסתייגות הוסרה. </w:t>
      </w:r>
    </w:p>
    <w:p w14:paraId="3212C249" w14:textId="77777777" w:rsidR="00000000" w:rsidRDefault="007C71EE">
      <w:pPr>
        <w:pStyle w:val="a"/>
        <w:ind w:firstLine="0"/>
        <w:rPr>
          <w:rFonts w:hint="cs"/>
          <w:rtl/>
        </w:rPr>
      </w:pPr>
    </w:p>
    <w:p w14:paraId="14B4330E" w14:textId="77777777" w:rsidR="00000000" w:rsidRDefault="007C71EE">
      <w:pPr>
        <w:pStyle w:val="a"/>
        <w:ind w:firstLine="0"/>
        <w:rPr>
          <w:rFonts w:hint="cs"/>
          <w:rtl/>
        </w:rPr>
      </w:pPr>
      <w:r>
        <w:rPr>
          <w:rFonts w:hint="cs"/>
          <w:rtl/>
        </w:rPr>
        <w:tab/>
        <w:t>חבר הכנסת דני יתום - מי בעד</w:t>
      </w:r>
      <w:r>
        <w:rPr>
          <w:rFonts w:hint="cs"/>
          <w:rtl/>
        </w:rPr>
        <w:t xml:space="preserve"> ההסתייגות שלו, מי נגד? </w:t>
      </w:r>
      <w:r>
        <w:rPr>
          <w:rtl/>
        </w:rPr>
        <w:t>תודה</w:t>
      </w:r>
      <w:r>
        <w:rPr>
          <w:rFonts w:hint="cs"/>
          <w:rtl/>
        </w:rPr>
        <w:t xml:space="preserve">. </w:t>
      </w:r>
    </w:p>
    <w:p w14:paraId="60174CF7" w14:textId="77777777" w:rsidR="00000000" w:rsidRDefault="007C71EE">
      <w:pPr>
        <w:pStyle w:val="a"/>
        <w:ind w:firstLine="0"/>
        <w:rPr>
          <w:rFonts w:hint="cs"/>
          <w:rtl/>
        </w:rPr>
      </w:pPr>
    </w:p>
    <w:p w14:paraId="78F0985D" w14:textId="77777777" w:rsidR="00000000" w:rsidRDefault="007C71EE">
      <w:pPr>
        <w:pStyle w:val="a"/>
        <w:ind w:firstLine="0"/>
        <w:jc w:val="center"/>
        <w:rPr>
          <w:rFonts w:hint="cs"/>
          <w:b/>
          <w:bCs/>
          <w:rtl/>
        </w:rPr>
      </w:pPr>
      <w:r>
        <w:rPr>
          <w:rFonts w:hint="eastAsia"/>
          <w:b/>
          <w:bCs/>
          <w:rtl/>
        </w:rPr>
        <w:t>הצבעה</w:t>
      </w:r>
    </w:p>
    <w:p w14:paraId="4112128F" w14:textId="77777777" w:rsidR="00000000" w:rsidRDefault="007C71EE">
      <w:pPr>
        <w:pStyle w:val="a"/>
        <w:ind w:firstLine="0"/>
        <w:jc w:val="center"/>
        <w:rPr>
          <w:rFonts w:hint="cs"/>
          <w:b/>
          <w:bCs/>
          <w:rtl/>
        </w:rPr>
      </w:pPr>
    </w:p>
    <w:p w14:paraId="6D5ECBA4"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דני יתום </w:t>
      </w:r>
      <w:r>
        <w:rPr>
          <w:rtl/>
        </w:rPr>
        <w:t xml:space="preserve"> לסעיף </w:t>
      </w:r>
      <w:r>
        <w:rPr>
          <w:rFonts w:hint="cs"/>
          <w:rtl/>
        </w:rPr>
        <w:t>33</w:t>
      </w:r>
      <w:r>
        <w:rPr>
          <w:rtl/>
        </w:rPr>
        <w:t xml:space="preserve"> לא נתקבלה. </w:t>
      </w:r>
    </w:p>
    <w:p w14:paraId="68B74EA8" w14:textId="77777777" w:rsidR="00000000" w:rsidRDefault="007C71EE">
      <w:pPr>
        <w:pStyle w:val="a"/>
        <w:ind w:firstLine="0"/>
        <w:rPr>
          <w:rtl/>
        </w:rPr>
      </w:pPr>
    </w:p>
    <w:p w14:paraId="5B517B71" w14:textId="77777777" w:rsidR="00000000" w:rsidRDefault="007C71EE">
      <w:pPr>
        <w:pStyle w:val="ad"/>
        <w:rPr>
          <w:rtl/>
        </w:rPr>
      </w:pPr>
      <w:r>
        <w:rPr>
          <w:rFonts w:hint="eastAsia"/>
          <w:rtl/>
        </w:rPr>
        <w:t>היו</w:t>
      </w:r>
      <w:r>
        <w:rPr>
          <w:rtl/>
        </w:rPr>
        <w:t>"</w:t>
      </w:r>
      <w:r>
        <w:rPr>
          <w:rFonts w:hint="eastAsia"/>
          <w:rtl/>
        </w:rPr>
        <w:t>ר יולי-יואל אדלשטיין:</w:t>
      </w:r>
    </w:p>
    <w:p w14:paraId="5FF973EB" w14:textId="77777777" w:rsidR="00000000" w:rsidRDefault="007C71EE">
      <w:pPr>
        <w:pStyle w:val="a"/>
        <w:rPr>
          <w:rtl/>
        </w:rPr>
      </w:pPr>
    </w:p>
    <w:p w14:paraId="7FE0DE5A" w14:textId="77777777" w:rsidR="00000000" w:rsidRDefault="007C71EE">
      <w:pPr>
        <w:pStyle w:val="a"/>
        <w:rPr>
          <w:rFonts w:hint="cs"/>
          <w:rtl/>
        </w:rPr>
      </w:pPr>
      <w:r>
        <w:rPr>
          <w:rFonts w:hint="eastAsia"/>
          <w:rtl/>
        </w:rPr>
        <w:t>ההסתייגות</w:t>
      </w:r>
      <w:r>
        <w:rPr>
          <w:rtl/>
        </w:rPr>
        <w:t xml:space="preserve">  לא נתקבלה. תודה.</w:t>
      </w:r>
    </w:p>
    <w:p w14:paraId="70BF16AF" w14:textId="77777777" w:rsidR="00000000" w:rsidRDefault="007C71EE">
      <w:pPr>
        <w:pStyle w:val="a"/>
        <w:ind w:firstLine="0"/>
        <w:rPr>
          <w:rFonts w:hint="cs"/>
          <w:rtl/>
        </w:rPr>
      </w:pPr>
    </w:p>
    <w:p w14:paraId="6DD6184E"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איתן כבל</w:t>
      </w:r>
      <w:r>
        <w:rPr>
          <w:rtl/>
        </w:rPr>
        <w:t xml:space="preserve"> - מי </w:t>
      </w:r>
      <w:r>
        <w:rPr>
          <w:rFonts w:hint="eastAsia"/>
          <w:rtl/>
        </w:rPr>
        <w:t>בעד</w:t>
      </w:r>
      <w:r>
        <w:rPr>
          <w:rtl/>
        </w:rPr>
        <w:t xml:space="preserve">? מי נגד? מי נמנע? תודה. </w:t>
      </w:r>
    </w:p>
    <w:p w14:paraId="496F555B" w14:textId="77777777" w:rsidR="00000000" w:rsidRDefault="007C71EE">
      <w:pPr>
        <w:pStyle w:val="a"/>
        <w:ind w:firstLine="0"/>
        <w:rPr>
          <w:rtl/>
        </w:rPr>
      </w:pPr>
    </w:p>
    <w:p w14:paraId="4F2A68FD" w14:textId="77777777" w:rsidR="00000000" w:rsidRDefault="007C71EE">
      <w:pPr>
        <w:pStyle w:val="a"/>
        <w:ind w:firstLine="0"/>
        <w:jc w:val="center"/>
        <w:rPr>
          <w:b/>
          <w:bCs/>
          <w:rtl/>
        </w:rPr>
      </w:pPr>
      <w:r>
        <w:rPr>
          <w:rFonts w:hint="eastAsia"/>
          <w:b/>
          <w:bCs/>
          <w:rtl/>
        </w:rPr>
        <w:t>הצבעה</w:t>
      </w:r>
    </w:p>
    <w:p w14:paraId="290A7F17" w14:textId="77777777" w:rsidR="00000000" w:rsidRDefault="007C71EE">
      <w:pPr>
        <w:pStyle w:val="a"/>
        <w:ind w:firstLine="0"/>
        <w:jc w:val="center"/>
        <w:rPr>
          <w:b/>
          <w:bCs/>
          <w:rtl/>
        </w:rPr>
      </w:pPr>
    </w:p>
    <w:p w14:paraId="12BA4C48"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איתן כבל</w:t>
      </w:r>
      <w:r>
        <w:rPr>
          <w:rtl/>
        </w:rPr>
        <w:t xml:space="preserve"> לסעיף </w:t>
      </w:r>
      <w:r>
        <w:rPr>
          <w:rFonts w:hint="cs"/>
          <w:rtl/>
        </w:rPr>
        <w:t>33</w:t>
      </w:r>
      <w:r>
        <w:rPr>
          <w:rtl/>
        </w:rPr>
        <w:t xml:space="preserve"> לא נתקבלה. </w:t>
      </w:r>
    </w:p>
    <w:p w14:paraId="100D1F1B" w14:textId="77777777" w:rsidR="00000000" w:rsidRDefault="007C71EE">
      <w:pPr>
        <w:pStyle w:val="a"/>
        <w:ind w:firstLine="0"/>
        <w:rPr>
          <w:rtl/>
        </w:rPr>
      </w:pPr>
    </w:p>
    <w:p w14:paraId="626F0415" w14:textId="77777777" w:rsidR="00000000" w:rsidRDefault="007C71EE">
      <w:pPr>
        <w:pStyle w:val="ad"/>
        <w:rPr>
          <w:rtl/>
        </w:rPr>
      </w:pPr>
      <w:r>
        <w:rPr>
          <w:rFonts w:hint="eastAsia"/>
          <w:rtl/>
        </w:rPr>
        <w:t>היו</w:t>
      </w:r>
      <w:r>
        <w:rPr>
          <w:rtl/>
        </w:rPr>
        <w:t>"</w:t>
      </w:r>
      <w:r>
        <w:rPr>
          <w:rFonts w:hint="eastAsia"/>
          <w:rtl/>
        </w:rPr>
        <w:t>ר יולי-יואל אדלשטיין:</w:t>
      </w:r>
    </w:p>
    <w:p w14:paraId="57FC7916" w14:textId="77777777" w:rsidR="00000000" w:rsidRDefault="007C71EE">
      <w:pPr>
        <w:pStyle w:val="a"/>
        <w:rPr>
          <w:rtl/>
        </w:rPr>
      </w:pPr>
    </w:p>
    <w:p w14:paraId="0BBE2A92" w14:textId="77777777" w:rsidR="00000000" w:rsidRDefault="007C71EE">
      <w:pPr>
        <w:pStyle w:val="a"/>
        <w:rPr>
          <w:rFonts w:hint="cs"/>
          <w:rtl/>
        </w:rPr>
      </w:pPr>
      <w:r>
        <w:rPr>
          <w:rFonts w:hint="eastAsia"/>
          <w:rtl/>
        </w:rPr>
        <w:t>ההסתייגות</w:t>
      </w:r>
      <w:r>
        <w:rPr>
          <w:rtl/>
        </w:rPr>
        <w:t xml:space="preserve">  לא נתקבלה. תודה.</w:t>
      </w:r>
    </w:p>
    <w:p w14:paraId="1973D3E5" w14:textId="77777777" w:rsidR="00000000" w:rsidRDefault="007C71EE">
      <w:pPr>
        <w:pStyle w:val="a"/>
        <w:ind w:firstLine="0"/>
        <w:rPr>
          <w:rFonts w:hint="cs"/>
          <w:rtl/>
        </w:rPr>
      </w:pPr>
    </w:p>
    <w:p w14:paraId="0B94BC28" w14:textId="77777777" w:rsidR="00000000" w:rsidRDefault="007C71EE">
      <w:pPr>
        <w:pStyle w:val="a"/>
        <w:ind w:firstLine="0"/>
      </w:pPr>
      <w:r>
        <w:rPr>
          <w:rFonts w:hint="cs"/>
          <w:rtl/>
        </w:rPr>
        <w:tab/>
        <w:t>חברי הכנסת, אנחנו בעמוד 167. 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אברהם שוחט </w:t>
      </w:r>
      <w:r>
        <w:rPr>
          <w:rtl/>
        </w:rPr>
        <w:t xml:space="preserve"> - מי </w:t>
      </w:r>
      <w:r>
        <w:rPr>
          <w:rFonts w:hint="eastAsia"/>
          <w:rtl/>
        </w:rPr>
        <w:t>בעד</w:t>
      </w:r>
      <w:r>
        <w:rPr>
          <w:rtl/>
        </w:rPr>
        <w:t xml:space="preserve">? מי נגד? מי נמנע? תודה. </w:t>
      </w:r>
    </w:p>
    <w:p w14:paraId="6402F457" w14:textId="77777777" w:rsidR="00000000" w:rsidRDefault="007C71EE">
      <w:pPr>
        <w:pStyle w:val="a"/>
        <w:ind w:firstLine="0"/>
        <w:rPr>
          <w:rtl/>
        </w:rPr>
      </w:pPr>
    </w:p>
    <w:p w14:paraId="60649514" w14:textId="77777777" w:rsidR="00000000" w:rsidRDefault="007C71EE">
      <w:pPr>
        <w:pStyle w:val="a"/>
        <w:ind w:firstLine="0"/>
        <w:rPr>
          <w:rtl/>
        </w:rPr>
      </w:pPr>
    </w:p>
    <w:p w14:paraId="0DB81A8D" w14:textId="77777777" w:rsidR="00000000" w:rsidRDefault="007C71EE">
      <w:pPr>
        <w:pStyle w:val="a"/>
        <w:ind w:firstLine="0"/>
        <w:jc w:val="center"/>
        <w:rPr>
          <w:b/>
          <w:bCs/>
          <w:rtl/>
        </w:rPr>
      </w:pPr>
      <w:r>
        <w:rPr>
          <w:rFonts w:hint="eastAsia"/>
          <w:b/>
          <w:bCs/>
          <w:rtl/>
        </w:rPr>
        <w:t>הצבעה</w:t>
      </w:r>
    </w:p>
    <w:p w14:paraId="6ADF577B" w14:textId="77777777" w:rsidR="00000000" w:rsidRDefault="007C71EE">
      <w:pPr>
        <w:pStyle w:val="a"/>
        <w:ind w:firstLine="0"/>
        <w:jc w:val="center"/>
        <w:rPr>
          <w:b/>
          <w:bCs/>
          <w:rtl/>
        </w:rPr>
      </w:pPr>
    </w:p>
    <w:p w14:paraId="152BF5BC"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אברהם בייגה שוחט </w:t>
      </w:r>
      <w:r>
        <w:rPr>
          <w:rtl/>
        </w:rPr>
        <w:t xml:space="preserve"> לסעיף </w:t>
      </w:r>
      <w:r>
        <w:rPr>
          <w:rFonts w:hint="cs"/>
          <w:rtl/>
        </w:rPr>
        <w:t>33</w:t>
      </w:r>
      <w:r>
        <w:rPr>
          <w:rtl/>
        </w:rPr>
        <w:t xml:space="preserve"> לא נתקבלה. </w:t>
      </w:r>
    </w:p>
    <w:p w14:paraId="527EDE13" w14:textId="77777777" w:rsidR="00000000" w:rsidRDefault="007C71EE">
      <w:pPr>
        <w:pStyle w:val="a"/>
        <w:ind w:firstLine="0"/>
        <w:rPr>
          <w:rtl/>
        </w:rPr>
      </w:pPr>
    </w:p>
    <w:p w14:paraId="681A6241" w14:textId="77777777" w:rsidR="00000000" w:rsidRDefault="007C71EE">
      <w:pPr>
        <w:pStyle w:val="ad"/>
        <w:rPr>
          <w:rtl/>
        </w:rPr>
      </w:pPr>
      <w:r>
        <w:rPr>
          <w:rFonts w:hint="eastAsia"/>
          <w:rtl/>
        </w:rPr>
        <w:t>היו</w:t>
      </w:r>
      <w:r>
        <w:rPr>
          <w:rtl/>
        </w:rPr>
        <w:t>"</w:t>
      </w:r>
      <w:r>
        <w:rPr>
          <w:rFonts w:hint="eastAsia"/>
          <w:rtl/>
        </w:rPr>
        <w:t xml:space="preserve">ר </w:t>
      </w:r>
      <w:r>
        <w:rPr>
          <w:rFonts w:hint="eastAsia"/>
          <w:rtl/>
        </w:rPr>
        <w:t>יולי-יואל אדלשטיין:</w:t>
      </w:r>
    </w:p>
    <w:p w14:paraId="57385245" w14:textId="77777777" w:rsidR="00000000" w:rsidRDefault="007C71EE">
      <w:pPr>
        <w:pStyle w:val="a"/>
        <w:rPr>
          <w:rtl/>
        </w:rPr>
      </w:pPr>
    </w:p>
    <w:p w14:paraId="26B9082B" w14:textId="77777777" w:rsidR="00000000" w:rsidRDefault="007C71EE">
      <w:pPr>
        <w:pStyle w:val="a"/>
        <w:rPr>
          <w:rFonts w:hint="cs"/>
          <w:rtl/>
        </w:rPr>
      </w:pPr>
      <w:r>
        <w:rPr>
          <w:rFonts w:hint="eastAsia"/>
          <w:rtl/>
        </w:rPr>
        <w:t>ההסתייגות</w:t>
      </w:r>
      <w:r>
        <w:rPr>
          <w:rtl/>
        </w:rPr>
        <w:t xml:space="preserve">  לא נתקבלה. תודה.</w:t>
      </w:r>
    </w:p>
    <w:p w14:paraId="237B3111" w14:textId="77777777" w:rsidR="00000000" w:rsidRDefault="007C71EE">
      <w:pPr>
        <w:pStyle w:val="a"/>
        <w:ind w:firstLine="0"/>
        <w:rPr>
          <w:rFonts w:hint="cs"/>
          <w:rtl/>
        </w:rPr>
      </w:pPr>
    </w:p>
    <w:p w14:paraId="48160BAD"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חבר</w:t>
      </w:r>
      <w:r>
        <w:rPr>
          <w:rFonts w:hint="cs"/>
          <w:rtl/>
        </w:rPr>
        <w:t xml:space="preserve">ת </w:t>
      </w:r>
      <w:r>
        <w:rPr>
          <w:rtl/>
        </w:rPr>
        <w:t xml:space="preserve">הכנסת </w:t>
      </w:r>
      <w:r>
        <w:rPr>
          <w:rFonts w:hint="cs"/>
          <w:rtl/>
        </w:rPr>
        <w:t xml:space="preserve">קולט אביטל </w:t>
      </w:r>
      <w:r>
        <w:rPr>
          <w:rtl/>
        </w:rPr>
        <w:t xml:space="preserve"> - מי </w:t>
      </w:r>
      <w:r>
        <w:rPr>
          <w:rFonts w:hint="eastAsia"/>
          <w:rtl/>
        </w:rPr>
        <w:t>בעד</w:t>
      </w:r>
      <w:r>
        <w:rPr>
          <w:rtl/>
        </w:rPr>
        <w:t xml:space="preserve">? מי נגד? מי נמנע? תודה. </w:t>
      </w:r>
    </w:p>
    <w:p w14:paraId="10CAD606" w14:textId="77777777" w:rsidR="00000000" w:rsidRDefault="007C71EE">
      <w:pPr>
        <w:pStyle w:val="a"/>
        <w:ind w:firstLine="0"/>
        <w:rPr>
          <w:rtl/>
        </w:rPr>
      </w:pPr>
    </w:p>
    <w:p w14:paraId="5081666A" w14:textId="77777777" w:rsidR="00000000" w:rsidRDefault="007C71EE">
      <w:pPr>
        <w:pStyle w:val="a"/>
        <w:ind w:firstLine="0"/>
        <w:jc w:val="center"/>
        <w:rPr>
          <w:b/>
          <w:bCs/>
          <w:rtl/>
        </w:rPr>
      </w:pPr>
      <w:r>
        <w:rPr>
          <w:rFonts w:hint="eastAsia"/>
          <w:b/>
          <w:bCs/>
          <w:rtl/>
        </w:rPr>
        <w:t>הצבעה</w:t>
      </w:r>
    </w:p>
    <w:p w14:paraId="0F42E03B" w14:textId="77777777" w:rsidR="00000000" w:rsidRDefault="007C71EE">
      <w:pPr>
        <w:pStyle w:val="a"/>
        <w:ind w:firstLine="0"/>
        <w:jc w:val="center"/>
        <w:rPr>
          <w:b/>
          <w:bCs/>
          <w:rtl/>
        </w:rPr>
      </w:pPr>
    </w:p>
    <w:p w14:paraId="13A0E43E"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ת ה</w:t>
      </w:r>
      <w:r>
        <w:rPr>
          <w:rtl/>
        </w:rPr>
        <w:t xml:space="preserve">כנסת </w:t>
      </w:r>
      <w:r>
        <w:rPr>
          <w:rFonts w:hint="cs"/>
          <w:rtl/>
        </w:rPr>
        <w:t xml:space="preserve">קולט אביטל </w:t>
      </w:r>
      <w:r>
        <w:rPr>
          <w:rtl/>
        </w:rPr>
        <w:t xml:space="preserve"> לסעיף </w:t>
      </w:r>
      <w:r>
        <w:rPr>
          <w:rFonts w:hint="cs"/>
          <w:rtl/>
        </w:rPr>
        <w:t>33</w:t>
      </w:r>
      <w:r>
        <w:rPr>
          <w:rtl/>
        </w:rPr>
        <w:t xml:space="preserve"> לא נתקבלה. </w:t>
      </w:r>
    </w:p>
    <w:p w14:paraId="1E60E9D4" w14:textId="77777777" w:rsidR="00000000" w:rsidRDefault="007C71EE">
      <w:pPr>
        <w:pStyle w:val="a"/>
        <w:ind w:firstLine="0"/>
        <w:rPr>
          <w:rtl/>
        </w:rPr>
      </w:pPr>
    </w:p>
    <w:p w14:paraId="06F7328D" w14:textId="77777777" w:rsidR="00000000" w:rsidRDefault="007C71EE">
      <w:pPr>
        <w:pStyle w:val="ad"/>
        <w:rPr>
          <w:rtl/>
        </w:rPr>
      </w:pPr>
      <w:r>
        <w:rPr>
          <w:rFonts w:hint="eastAsia"/>
          <w:rtl/>
        </w:rPr>
        <w:t>היו</w:t>
      </w:r>
      <w:r>
        <w:rPr>
          <w:rtl/>
        </w:rPr>
        <w:t>"</w:t>
      </w:r>
      <w:r>
        <w:rPr>
          <w:rFonts w:hint="eastAsia"/>
          <w:rtl/>
        </w:rPr>
        <w:t>ר יולי-יואל אדלשטיין:</w:t>
      </w:r>
    </w:p>
    <w:p w14:paraId="545AF81B" w14:textId="77777777" w:rsidR="00000000" w:rsidRDefault="007C71EE">
      <w:pPr>
        <w:pStyle w:val="a"/>
        <w:rPr>
          <w:rtl/>
        </w:rPr>
      </w:pPr>
    </w:p>
    <w:p w14:paraId="40ECF615" w14:textId="77777777" w:rsidR="00000000" w:rsidRDefault="007C71EE">
      <w:pPr>
        <w:pStyle w:val="a"/>
        <w:rPr>
          <w:rFonts w:hint="cs"/>
          <w:rtl/>
        </w:rPr>
      </w:pPr>
      <w:r>
        <w:rPr>
          <w:rFonts w:hint="eastAsia"/>
          <w:rtl/>
        </w:rPr>
        <w:t>ההסתייגות</w:t>
      </w:r>
      <w:r>
        <w:rPr>
          <w:rtl/>
        </w:rPr>
        <w:t xml:space="preserve">  לא נתקבלה. תודה.</w:t>
      </w:r>
    </w:p>
    <w:p w14:paraId="5DA94809" w14:textId="77777777" w:rsidR="00000000" w:rsidRDefault="007C71EE">
      <w:pPr>
        <w:pStyle w:val="a"/>
        <w:ind w:firstLine="0"/>
        <w:rPr>
          <w:rFonts w:hint="cs"/>
          <w:rtl/>
        </w:rPr>
      </w:pPr>
    </w:p>
    <w:p w14:paraId="423D7B41"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של</w:t>
      </w:r>
      <w:r>
        <w:rPr>
          <w:rFonts w:hint="cs"/>
          <w:rtl/>
        </w:rPr>
        <w:t xml:space="preserve"> </w:t>
      </w:r>
      <w:r>
        <w:rPr>
          <w:rtl/>
        </w:rPr>
        <w:t xml:space="preserve">חבר הכנסת </w:t>
      </w:r>
      <w:r>
        <w:rPr>
          <w:rFonts w:hint="cs"/>
          <w:rtl/>
        </w:rPr>
        <w:t xml:space="preserve">שלום שמחון </w:t>
      </w:r>
      <w:r>
        <w:rPr>
          <w:rtl/>
        </w:rPr>
        <w:t xml:space="preserve">- מי </w:t>
      </w:r>
      <w:r>
        <w:rPr>
          <w:rFonts w:hint="eastAsia"/>
          <w:rtl/>
        </w:rPr>
        <w:t>בעד</w:t>
      </w:r>
      <w:r>
        <w:rPr>
          <w:rtl/>
        </w:rPr>
        <w:t xml:space="preserve">? מי נגד? מי נמנע? תודה. </w:t>
      </w:r>
    </w:p>
    <w:p w14:paraId="4BAE3B5D" w14:textId="77777777" w:rsidR="00000000" w:rsidRDefault="007C71EE">
      <w:pPr>
        <w:pStyle w:val="a"/>
        <w:ind w:firstLine="0"/>
        <w:rPr>
          <w:rtl/>
        </w:rPr>
      </w:pPr>
    </w:p>
    <w:p w14:paraId="762834F3" w14:textId="77777777" w:rsidR="00000000" w:rsidRDefault="007C71EE">
      <w:pPr>
        <w:pStyle w:val="a"/>
        <w:ind w:firstLine="0"/>
        <w:jc w:val="center"/>
        <w:rPr>
          <w:b/>
          <w:bCs/>
          <w:rtl/>
        </w:rPr>
      </w:pPr>
      <w:r>
        <w:rPr>
          <w:rFonts w:hint="eastAsia"/>
          <w:b/>
          <w:bCs/>
          <w:rtl/>
        </w:rPr>
        <w:t>הצבעה</w:t>
      </w:r>
    </w:p>
    <w:p w14:paraId="7F844A21" w14:textId="77777777" w:rsidR="00000000" w:rsidRDefault="007C71EE">
      <w:pPr>
        <w:pStyle w:val="a"/>
        <w:ind w:firstLine="0"/>
        <w:jc w:val="center"/>
        <w:rPr>
          <w:b/>
          <w:bCs/>
          <w:rtl/>
        </w:rPr>
      </w:pPr>
    </w:p>
    <w:p w14:paraId="111CDDEF"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שלום שמחון </w:t>
      </w:r>
      <w:r>
        <w:rPr>
          <w:rtl/>
        </w:rPr>
        <w:t xml:space="preserve">לסעיף </w:t>
      </w:r>
      <w:r>
        <w:rPr>
          <w:rFonts w:hint="cs"/>
          <w:rtl/>
        </w:rPr>
        <w:t>33</w:t>
      </w:r>
      <w:r>
        <w:rPr>
          <w:rtl/>
        </w:rPr>
        <w:t xml:space="preserve"> לא נתקבלה. </w:t>
      </w:r>
    </w:p>
    <w:p w14:paraId="1B7ADCBD" w14:textId="77777777" w:rsidR="00000000" w:rsidRDefault="007C71EE">
      <w:pPr>
        <w:pStyle w:val="a"/>
        <w:ind w:firstLine="0"/>
        <w:rPr>
          <w:rtl/>
        </w:rPr>
      </w:pPr>
    </w:p>
    <w:p w14:paraId="5372FA01" w14:textId="77777777" w:rsidR="00000000" w:rsidRDefault="007C71EE">
      <w:pPr>
        <w:pStyle w:val="ad"/>
        <w:rPr>
          <w:rtl/>
        </w:rPr>
      </w:pPr>
      <w:r>
        <w:rPr>
          <w:rFonts w:hint="eastAsia"/>
          <w:rtl/>
        </w:rPr>
        <w:t>היו</w:t>
      </w:r>
      <w:r>
        <w:rPr>
          <w:rtl/>
        </w:rPr>
        <w:t>"</w:t>
      </w:r>
      <w:r>
        <w:rPr>
          <w:rFonts w:hint="eastAsia"/>
          <w:rtl/>
        </w:rPr>
        <w:t>ר יולי-יואל אדלשטיין:</w:t>
      </w:r>
    </w:p>
    <w:p w14:paraId="7CEDCCCE" w14:textId="77777777" w:rsidR="00000000" w:rsidRDefault="007C71EE">
      <w:pPr>
        <w:pStyle w:val="a"/>
        <w:rPr>
          <w:rtl/>
        </w:rPr>
      </w:pPr>
    </w:p>
    <w:p w14:paraId="49D6EFE0" w14:textId="77777777" w:rsidR="00000000" w:rsidRDefault="007C71EE">
      <w:pPr>
        <w:pStyle w:val="a"/>
        <w:rPr>
          <w:rFonts w:hint="cs"/>
          <w:rtl/>
        </w:rPr>
      </w:pPr>
      <w:r>
        <w:rPr>
          <w:rFonts w:hint="eastAsia"/>
          <w:rtl/>
        </w:rPr>
        <w:t>ההסתייגות</w:t>
      </w:r>
      <w:r>
        <w:rPr>
          <w:rtl/>
        </w:rPr>
        <w:t xml:space="preserve">  לא נתקבלה. תודה.</w:t>
      </w:r>
    </w:p>
    <w:p w14:paraId="55BD33B9" w14:textId="77777777" w:rsidR="00000000" w:rsidRDefault="007C71EE">
      <w:pPr>
        <w:pStyle w:val="a"/>
        <w:ind w:firstLine="0"/>
        <w:rPr>
          <w:rFonts w:hint="cs"/>
          <w:rtl/>
        </w:rPr>
      </w:pPr>
    </w:p>
    <w:p w14:paraId="567627C2"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חבר</w:t>
      </w:r>
      <w:r>
        <w:rPr>
          <w:rFonts w:hint="cs"/>
          <w:rtl/>
        </w:rPr>
        <w:t>ת</w:t>
      </w:r>
      <w:r>
        <w:rPr>
          <w:rtl/>
        </w:rPr>
        <w:t xml:space="preserve"> הכנסת </w:t>
      </w:r>
      <w:r>
        <w:rPr>
          <w:rFonts w:hint="cs"/>
          <w:rtl/>
        </w:rPr>
        <w:t xml:space="preserve">אורית נוקד </w:t>
      </w:r>
      <w:r>
        <w:rPr>
          <w:rtl/>
        </w:rPr>
        <w:t xml:space="preserve"> - מי </w:t>
      </w:r>
      <w:r>
        <w:rPr>
          <w:rFonts w:hint="eastAsia"/>
          <w:rtl/>
        </w:rPr>
        <w:t>בעד</w:t>
      </w:r>
      <w:r>
        <w:rPr>
          <w:rtl/>
        </w:rPr>
        <w:t xml:space="preserve">? מי נגד? מי נמנע? תודה. </w:t>
      </w:r>
    </w:p>
    <w:p w14:paraId="0DE0185E" w14:textId="77777777" w:rsidR="00000000" w:rsidRDefault="007C71EE">
      <w:pPr>
        <w:pStyle w:val="a"/>
        <w:ind w:firstLine="0"/>
        <w:rPr>
          <w:rtl/>
        </w:rPr>
      </w:pPr>
    </w:p>
    <w:p w14:paraId="69138E49" w14:textId="77777777" w:rsidR="00000000" w:rsidRDefault="007C71EE">
      <w:pPr>
        <w:pStyle w:val="a"/>
        <w:ind w:firstLine="0"/>
        <w:jc w:val="center"/>
        <w:rPr>
          <w:b/>
          <w:bCs/>
          <w:rtl/>
        </w:rPr>
      </w:pPr>
      <w:r>
        <w:rPr>
          <w:rFonts w:hint="eastAsia"/>
          <w:b/>
          <w:bCs/>
          <w:rtl/>
        </w:rPr>
        <w:t>הצבעה</w:t>
      </w:r>
    </w:p>
    <w:p w14:paraId="2E4672F1" w14:textId="77777777" w:rsidR="00000000" w:rsidRDefault="007C71EE">
      <w:pPr>
        <w:pStyle w:val="a"/>
        <w:ind w:firstLine="0"/>
        <w:jc w:val="center"/>
        <w:rPr>
          <w:b/>
          <w:bCs/>
          <w:rtl/>
        </w:rPr>
      </w:pPr>
    </w:p>
    <w:p w14:paraId="5FB45B05" w14:textId="77777777" w:rsidR="00000000" w:rsidRDefault="007C71EE">
      <w:pPr>
        <w:pStyle w:val="a"/>
        <w:ind w:firstLine="0"/>
        <w:jc w:val="center"/>
        <w:rPr>
          <w:rtl/>
        </w:rPr>
      </w:pPr>
      <w:r>
        <w:rPr>
          <w:rFonts w:hint="eastAsia"/>
          <w:rtl/>
        </w:rPr>
        <w:t>ה</w:t>
      </w:r>
      <w:r>
        <w:rPr>
          <w:rFonts w:hint="eastAsia"/>
          <w:rtl/>
        </w:rPr>
        <w:t>הסתייגות</w:t>
      </w:r>
      <w:r>
        <w:rPr>
          <w:rtl/>
        </w:rPr>
        <w:t xml:space="preserve"> של חבר</w:t>
      </w:r>
      <w:r>
        <w:rPr>
          <w:rFonts w:hint="cs"/>
          <w:rtl/>
        </w:rPr>
        <w:t>ת ה</w:t>
      </w:r>
      <w:r>
        <w:rPr>
          <w:rtl/>
        </w:rPr>
        <w:t xml:space="preserve">כנסת </w:t>
      </w:r>
      <w:r>
        <w:rPr>
          <w:rFonts w:hint="cs"/>
          <w:rtl/>
        </w:rPr>
        <w:t xml:space="preserve">אורית נוקד </w:t>
      </w:r>
      <w:r>
        <w:rPr>
          <w:rtl/>
        </w:rPr>
        <w:t xml:space="preserve"> לסעיף </w:t>
      </w:r>
      <w:r>
        <w:rPr>
          <w:rFonts w:hint="cs"/>
          <w:rtl/>
        </w:rPr>
        <w:t>33</w:t>
      </w:r>
      <w:r>
        <w:rPr>
          <w:rtl/>
        </w:rPr>
        <w:t xml:space="preserve"> לא נתקבלה. </w:t>
      </w:r>
    </w:p>
    <w:p w14:paraId="2514B5FF" w14:textId="77777777" w:rsidR="00000000" w:rsidRDefault="007C71EE">
      <w:pPr>
        <w:pStyle w:val="a"/>
        <w:ind w:firstLine="0"/>
        <w:rPr>
          <w:rtl/>
        </w:rPr>
      </w:pPr>
    </w:p>
    <w:p w14:paraId="2696AFAF" w14:textId="77777777" w:rsidR="00000000" w:rsidRDefault="007C71EE">
      <w:pPr>
        <w:pStyle w:val="ad"/>
        <w:rPr>
          <w:rtl/>
        </w:rPr>
      </w:pPr>
      <w:r>
        <w:rPr>
          <w:rFonts w:hint="eastAsia"/>
          <w:rtl/>
        </w:rPr>
        <w:t>היו</w:t>
      </w:r>
      <w:r>
        <w:rPr>
          <w:rtl/>
        </w:rPr>
        <w:t>"</w:t>
      </w:r>
      <w:r>
        <w:rPr>
          <w:rFonts w:hint="eastAsia"/>
          <w:rtl/>
        </w:rPr>
        <w:t>ר יולי-יואל אדלשטיין:</w:t>
      </w:r>
    </w:p>
    <w:p w14:paraId="7DDEA151" w14:textId="77777777" w:rsidR="00000000" w:rsidRDefault="007C71EE">
      <w:pPr>
        <w:pStyle w:val="a"/>
        <w:rPr>
          <w:rtl/>
        </w:rPr>
      </w:pPr>
    </w:p>
    <w:p w14:paraId="60DF8AF9" w14:textId="77777777" w:rsidR="00000000" w:rsidRDefault="007C71EE">
      <w:pPr>
        <w:pStyle w:val="a"/>
        <w:rPr>
          <w:rFonts w:hint="cs"/>
          <w:rtl/>
        </w:rPr>
      </w:pPr>
      <w:r>
        <w:rPr>
          <w:rFonts w:hint="eastAsia"/>
          <w:rtl/>
        </w:rPr>
        <w:t>ההסתייגות</w:t>
      </w:r>
      <w:r>
        <w:rPr>
          <w:rtl/>
        </w:rPr>
        <w:t xml:space="preserve">  לא נתקבלה. תודה.</w:t>
      </w:r>
    </w:p>
    <w:p w14:paraId="7AE357AF" w14:textId="77777777" w:rsidR="00000000" w:rsidRDefault="007C71EE">
      <w:pPr>
        <w:pStyle w:val="a"/>
        <w:ind w:firstLine="0"/>
        <w:rPr>
          <w:rFonts w:hint="cs"/>
          <w:rtl/>
        </w:rPr>
      </w:pPr>
    </w:p>
    <w:p w14:paraId="7EA7BD9F"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אלי בן-מנחם</w:t>
      </w:r>
      <w:r>
        <w:rPr>
          <w:rtl/>
        </w:rPr>
        <w:t xml:space="preserve"> - מי </w:t>
      </w:r>
      <w:r>
        <w:rPr>
          <w:rFonts w:hint="eastAsia"/>
          <w:rtl/>
        </w:rPr>
        <w:t>בעד</w:t>
      </w:r>
      <w:r>
        <w:rPr>
          <w:rtl/>
        </w:rPr>
        <w:t xml:space="preserve">? מי נגד? מי נמנע? תודה. </w:t>
      </w:r>
    </w:p>
    <w:p w14:paraId="04227015" w14:textId="77777777" w:rsidR="00000000" w:rsidRDefault="007C71EE">
      <w:pPr>
        <w:pStyle w:val="a"/>
        <w:ind w:firstLine="0"/>
        <w:rPr>
          <w:rtl/>
        </w:rPr>
      </w:pPr>
    </w:p>
    <w:p w14:paraId="383277B9" w14:textId="77777777" w:rsidR="00000000" w:rsidRDefault="007C71EE">
      <w:pPr>
        <w:pStyle w:val="a"/>
        <w:ind w:firstLine="0"/>
        <w:jc w:val="center"/>
        <w:rPr>
          <w:b/>
          <w:bCs/>
          <w:rtl/>
        </w:rPr>
      </w:pPr>
      <w:r>
        <w:rPr>
          <w:rFonts w:hint="eastAsia"/>
          <w:b/>
          <w:bCs/>
          <w:rtl/>
        </w:rPr>
        <w:t>הצבעה</w:t>
      </w:r>
    </w:p>
    <w:p w14:paraId="0327C07D" w14:textId="77777777" w:rsidR="00000000" w:rsidRDefault="007C71EE">
      <w:pPr>
        <w:pStyle w:val="a"/>
        <w:ind w:firstLine="0"/>
        <w:jc w:val="center"/>
        <w:rPr>
          <w:b/>
          <w:bCs/>
          <w:rtl/>
        </w:rPr>
      </w:pPr>
    </w:p>
    <w:p w14:paraId="27102B71"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אלי בן-מנחם </w:t>
      </w:r>
      <w:r>
        <w:rPr>
          <w:rtl/>
        </w:rPr>
        <w:t xml:space="preserve">לסעיף </w:t>
      </w:r>
      <w:r>
        <w:rPr>
          <w:rFonts w:hint="cs"/>
          <w:rtl/>
        </w:rPr>
        <w:t>33</w:t>
      </w:r>
      <w:r>
        <w:rPr>
          <w:rtl/>
        </w:rPr>
        <w:t xml:space="preserve"> לא נתקבלה. </w:t>
      </w:r>
    </w:p>
    <w:p w14:paraId="325F5217" w14:textId="77777777" w:rsidR="00000000" w:rsidRDefault="007C71EE">
      <w:pPr>
        <w:pStyle w:val="a"/>
        <w:ind w:firstLine="0"/>
        <w:rPr>
          <w:rtl/>
        </w:rPr>
      </w:pPr>
    </w:p>
    <w:p w14:paraId="0DDD0424" w14:textId="77777777" w:rsidR="00000000" w:rsidRDefault="007C71EE">
      <w:pPr>
        <w:pStyle w:val="ad"/>
        <w:rPr>
          <w:rtl/>
        </w:rPr>
      </w:pPr>
      <w:r>
        <w:rPr>
          <w:rFonts w:hint="eastAsia"/>
          <w:rtl/>
        </w:rPr>
        <w:t>היו</w:t>
      </w:r>
      <w:r>
        <w:rPr>
          <w:rtl/>
        </w:rPr>
        <w:t>"</w:t>
      </w:r>
      <w:r>
        <w:rPr>
          <w:rFonts w:hint="eastAsia"/>
          <w:rtl/>
        </w:rPr>
        <w:t>ר יו</w:t>
      </w:r>
      <w:r>
        <w:rPr>
          <w:rFonts w:hint="eastAsia"/>
          <w:rtl/>
        </w:rPr>
        <w:t>לי-יואל אדלשטיין:</w:t>
      </w:r>
    </w:p>
    <w:p w14:paraId="72F48D00" w14:textId="77777777" w:rsidR="00000000" w:rsidRDefault="007C71EE">
      <w:pPr>
        <w:pStyle w:val="a"/>
        <w:rPr>
          <w:rtl/>
        </w:rPr>
      </w:pPr>
    </w:p>
    <w:p w14:paraId="2AD2347C" w14:textId="77777777" w:rsidR="00000000" w:rsidRDefault="007C71EE">
      <w:pPr>
        <w:pStyle w:val="a"/>
        <w:rPr>
          <w:rFonts w:hint="cs"/>
          <w:rtl/>
        </w:rPr>
      </w:pPr>
      <w:r>
        <w:rPr>
          <w:rFonts w:hint="eastAsia"/>
          <w:rtl/>
        </w:rPr>
        <w:t>ההסתייגות</w:t>
      </w:r>
      <w:r>
        <w:rPr>
          <w:rtl/>
        </w:rPr>
        <w:t xml:space="preserve">  לא נתקבלה. תודה.</w:t>
      </w:r>
    </w:p>
    <w:p w14:paraId="5D3439B5" w14:textId="77777777" w:rsidR="00000000" w:rsidRDefault="007C71EE">
      <w:pPr>
        <w:pStyle w:val="a"/>
        <w:ind w:firstLine="0"/>
        <w:rPr>
          <w:rFonts w:hint="cs"/>
          <w:rtl/>
        </w:rPr>
      </w:pPr>
    </w:p>
    <w:p w14:paraId="3796CB97" w14:textId="77777777" w:rsidR="00000000" w:rsidRDefault="007C71EE">
      <w:pPr>
        <w:pStyle w:val="a"/>
        <w:ind w:firstLine="0"/>
        <w:rPr>
          <w:rFonts w:hint="cs"/>
          <w:rtl/>
        </w:rPr>
      </w:pPr>
      <w:r>
        <w:rPr>
          <w:rFonts w:hint="cs"/>
          <w:rtl/>
        </w:rPr>
        <w:tab/>
        <w:t xml:space="preserve">שלמה בניזרי - אינו נוכח. </w:t>
      </w:r>
    </w:p>
    <w:p w14:paraId="2F0D3CD8" w14:textId="77777777" w:rsidR="00000000" w:rsidRDefault="007C71EE">
      <w:pPr>
        <w:pStyle w:val="a"/>
        <w:ind w:firstLine="0"/>
        <w:rPr>
          <w:rFonts w:hint="cs"/>
          <w:rtl/>
        </w:rPr>
      </w:pPr>
    </w:p>
    <w:p w14:paraId="29E3EDE8"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נסים דהן  </w:t>
      </w:r>
      <w:r>
        <w:rPr>
          <w:rtl/>
        </w:rPr>
        <w:t xml:space="preserve"> - מי </w:t>
      </w:r>
      <w:r>
        <w:rPr>
          <w:rFonts w:hint="eastAsia"/>
          <w:rtl/>
        </w:rPr>
        <w:t>בעד</w:t>
      </w:r>
      <w:r>
        <w:rPr>
          <w:rtl/>
        </w:rPr>
        <w:t xml:space="preserve">? מי נגד? מי נמנע? תודה. </w:t>
      </w:r>
    </w:p>
    <w:p w14:paraId="282AA30B" w14:textId="77777777" w:rsidR="00000000" w:rsidRDefault="007C71EE">
      <w:pPr>
        <w:pStyle w:val="a"/>
        <w:ind w:firstLine="0"/>
        <w:rPr>
          <w:rtl/>
        </w:rPr>
      </w:pPr>
    </w:p>
    <w:p w14:paraId="06BD9499" w14:textId="77777777" w:rsidR="00000000" w:rsidRDefault="007C71EE">
      <w:pPr>
        <w:pStyle w:val="a"/>
        <w:ind w:firstLine="0"/>
        <w:jc w:val="center"/>
        <w:rPr>
          <w:b/>
          <w:bCs/>
          <w:rtl/>
        </w:rPr>
      </w:pPr>
      <w:r>
        <w:rPr>
          <w:rFonts w:hint="eastAsia"/>
          <w:b/>
          <w:bCs/>
          <w:rtl/>
        </w:rPr>
        <w:t>הצבעה</w:t>
      </w:r>
    </w:p>
    <w:p w14:paraId="31FA5C84" w14:textId="77777777" w:rsidR="00000000" w:rsidRDefault="007C71EE">
      <w:pPr>
        <w:pStyle w:val="a"/>
        <w:ind w:firstLine="0"/>
        <w:jc w:val="center"/>
        <w:rPr>
          <w:b/>
          <w:bCs/>
          <w:rtl/>
        </w:rPr>
      </w:pPr>
    </w:p>
    <w:p w14:paraId="6CBC10DD"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נסים דהן </w:t>
      </w:r>
      <w:r>
        <w:rPr>
          <w:rtl/>
        </w:rPr>
        <w:t xml:space="preserve"> לסעיף </w:t>
      </w:r>
      <w:r>
        <w:rPr>
          <w:rFonts w:hint="cs"/>
          <w:rtl/>
        </w:rPr>
        <w:t>33</w:t>
      </w:r>
      <w:r>
        <w:rPr>
          <w:rtl/>
        </w:rPr>
        <w:t xml:space="preserve"> לא נתקבלה. </w:t>
      </w:r>
    </w:p>
    <w:p w14:paraId="05DFD11F" w14:textId="77777777" w:rsidR="00000000" w:rsidRDefault="007C71EE">
      <w:pPr>
        <w:pStyle w:val="a"/>
        <w:ind w:firstLine="0"/>
        <w:rPr>
          <w:rtl/>
        </w:rPr>
      </w:pPr>
    </w:p>
    <w:p w14:paraId="766635DA" w14:textId="77777777" w:rsidR="00000000" w:rsidRDefault="007C71EE">
      <w:pPr>
        <w:pStyle w:val="ad"/>
        <w:rPr>
          <w:rtl/>
        </w:rPr>
      </w:pPr>
      <w:r>
        <w:rPr>
          <w:rFonts w:hint="eastAsia"/>
          <w:rtl/>
        </w:rPr>
        <w:t>היו</w:t>
      </w:r>
      <w:r>
        <w:rPr>
          <w:rtl/>
        </w:rPr>
        <w:t>"</w:t>
      </w:r>
      <w:r>
        <w:rPr>
          <w:rFonts w:hint="eastAsia"/>
          <w:rtl/>
        </w:rPr>
        <w:t>ר יולי-יואל אדלשטיין:</w:t>
      </w:r>
    </w:p>
    <w:p w14:paraId="4A2CD0C0" w14:textId="77777777" w:rsidR="00000000" w:rsidRDefault="007C71EE">
      <w:pPr>
        <w:pStyle w:val="a"/>
        <w:rPr>
          <w:rtl/>
        </w:rPr>
      </w:pPr>
    </w:p>
    <w:p w14:paraId="34512699" w14:textId="77777777" w:rsidR="00000000" w:rsidRDefault="007C71EE">
      <w:pPr>
        <w:pStyle w:val="a"/>
        <w:rPr>
          <w:rtl/>
        </w:rPr>
      </w:pPr>
      <w:r>
        <w:rPr>
          <w:rFonts w:hint="eastAsia"/>
          <w:rtl/>
        </w:rPr>
        <w:t>ההסתייגות</w:t>
      </w:r>
      <w:r>
        <w:rPr>
          <w:rtl/>
        </w:rPr>
        <w:t xml:space="preserve">  לא נתקבלה.</w:t>
      </w:r>
      <w:r>
        <w:rPr>
          <w:rtl/>
        </w:rPr>
        <w:t xml:space="preserve"> תודה.</w:t>
      </w:r>
    </w:p>
    <w:p w14:paraId="2842950C" w14:textId="77777777" w:rsidR="00000000" w:rsidRDefault="007C71EE">
      <w:pPr>
        <w:pStyle w:val="a"/>
        <w:ind w:firstLine="0"/>
        <w:rPr>
          <w:rFonts w:hint="cs"/>
          <w:rtl/>
        </w:rPr>
      </w:pPr>
    </w:p>
    <w:p w14:paraId="1D5CC28E"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אמנון כהן </w:t>
      </w:r>
      <w:r>
        <w:rPr>
          <w:rtl/>
        </w:rPr>
        <w:t xml:space="preserve">- מי </w:t>
      </w:r>
      <w:r>
        <w:rPr>
          <w:rFonts w:hint="eastAsia"/>
          <w:rtl/>
        </w:rPr>
        <w:t>בעד</w:t>
      </w:r>
      <w:r>
        <w:rPr>
          <w:rtl/>
        </w:rPr>
        <w:t xml:space="preserve">? מי נגד? מי נמנע? תודה. </w:t>
      </w:r>
    </w:p>
    <w:p w14:paraId="0AA08939" w14:textId="77777777" w:rsidR="00000000" w:rsidRDefault="007C71EE">
      <w:pPr>
        <w:pStyle w:val="a"/>
        <w:ind w:firstLine="0"/>
        <w:rPr>
          <w:rtl/>
        </w:rPr>
      </w:pPr>
    </w:p>
    <w:p w14:paraId="4BBCF5B2" w14:textId="77777777" w:rsidR="00000000" w:rsidRDefault="007C71EE">
      <w:pPr>
        <w:pStyle w:val="a"/>
        <w:ind w:firstLine="0"/>
        <w:jc w:val="center"/>
        <w:rPr>
          <w:b/>
          <w:bCs/>
          <w:rtl/>
        </w:rPr>
      </w:pPr>
      <w:r>
        <w:rPr>
          <w:rFonts w:hint="eastAsia"/>
          <w:b/>
          <w:bCs/>
          <w:rtl/>
        </w:rPr>
        <w:t>הצבעה</w:t>
      </w:r>
    </w:p>
    <w:p w14:paraId="2B2A8B07" w14:textId="77777777" w:rsidR="00000000" w:rsidRDefault="007C71EE">
      <w:pPr>
        <w:pStyle w:val="a"/>
        <w:ind w:firstLine="0"/>
        <w:jc w:val="center"/>
        <w:rPr>
          <w:b/>
          <w:bCs/>
          <w:rtl/>
        </w:rPr>
      </w:pPr>
    </w:p>
    <w:p w14:paraId="1A244B76"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אמנון כהן </w:t>
      </w:r>
      <w:r>
        <w:rPr>
          <w:rtl/>
        </w:rPr>
        <w:t xml:space="preserve"> לסעיף </w:t>
      </w:r>
      <w:r>
        <w:rPr>
          <w:rFonts w:hint="cs"/>
          <w:rtl/>
        </w:rPr>
        <w:t>33</w:t>
      </w:r>
      <w:r>
        <w:rPr>
          <w:rtl/>
        </w:rPr>
        <w:t xml:space="preserve"> לא נתקבלה. </w:t>
      </w:r>
    </w:p>
    <w:p w14:paraId="7D6F9F04" w14:textId="77777777" w:rsidR="00000000" w:rsidRDefault="007C71EE">
      <w:pPr>
        <w:pStyle w:val="a"/>
        <w:ind w:firstLine="0"/>
        <w:rPr>
          <w:rtl/>
        </w:rPr>
      </w:pPr>
    </w:p>
    <w:p w14:paraId="3E3462A6" w14:textId="77777777" w:rsidR="00000000" w:rsidRDefault="007C71EE">
      <w:pPr>
        <w:pStyle w:val="ad"/>
        <w:rPr>
          <w:rtl/>
        </w:rPr>
      </w:pPr>
      <w:r>
        <w:rPr>
          <w:rFonts w:hint="eastAsia"/>
          <w:rtl/>
        </w:rPr>
        <w:t>היו</w:t>
      </w:r>
      <w:r>
        <w:rPr>
          <w:rtl/>
        </w:rPr>
        <w:t>"</w:t>
      </w:r>
      <w:r>
        <w:rPr>
          <w:rFonts w:hint="eastAsia"/>
          <w:rtl/>
        </w:rPr>
        <w:t>ר יולי-יואל אדלשטיין:</w:t>
      </w:r>
    </w:p>
    <w:p w14:paraId="7AB9606E" w14:textId="77777777" w:rsidR="00000000" w:rsidRDefault="007C71EE">
      <w:pPr>
        <w:pStyle w:val="a"/>
        <w:rPr>
          <w:rtl/>
        </w:rPr>
      </w:pPr>
    </w:p>
    <w:p w14:paraId="34B54BE8" w14:textId="77777777" w:rsidR="00000000" w:rsidRDefault="007C71EE">
      <w:pPr>
        <w:pStyle w:val="a"/>
        <w:rPr>
          <w:rtl/>
        </w:rPr>
      </w:pPr>
      <w:r>
        <w:rPr>
          <w:rFonts w:hint="eastAsia"/>
          <w:rtl/>
        </w:rPr>
        <w:t>ההסתייגות</w:t>
      </w:r>
      <w:r>
        <w:rPr>
          <w:rtl/>
        </w:rPr>
        <w:t xml:space="preserve">  לא נתקבלה. תודה.</w:t>
      </w:r>
    </w:p>
    <w:p w14:paraId="2A2DC525" w14:textId="77777777" w:rsidR="00000000" w:rsidRDefault="007C71EE">
      <w:pPr>
        <w:pStyle w:val="a"/>
        <w:ind w:firstLine="0"/>
        <w:rPr>
          <w:rFonts w:hint="cs"/>
          <w:rtl/>
        </w:rPr>
      </w:pPr>
    </w:p>
    <w:p w14:paraId="38F0E952" w14:textId="77777777" w:rsidR="00000000" w:rsidRDefault="007C71EE">
      <w:pPr>
        <w:pStyle w:val="a"/>
        <w:ind w:firstLine="0"/>
        <w:rPr>
          <w:rFonts w:hint="cs"/>
          <w:rtl/>
        </w:rPr>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יצחק כהן </w:t>
      </w:r>
      <w:r>
        <w:rPr>
          <w:rtl/>
        </w:rPr>
        <w:t xml:space="preserve"> - מי </w:t>
      </w:r>
      <w:r>
        <w:rPr>
          <w:rFonts w:hint="eastAsia"/>
          <w:rtl/>
        </w:rPr>
        <w:t>בעד</w:t>
      </w:r>
      <w:r>
        <w:rPr>
          <w:rtl/>
        </w:rPr>
        <w:t>? מי נגד? מי נמנע?</w:t>
      </w:r>
      <w:r>
        <w:rPr>
          <w:rtl/>
        </w:rPr>
        <w:t xml:space="preserve"> תודה. </w:t>
      </w:r>
    </w:p>
    <w:p w14:paraId="0D33B034" w14:textId="77777777" w:rsidR="00000000" w:rsidRDefault="007C71EE">
      <w:pPr>
        <w:pStyle w:val="a"/>
        <w:ind w:firstLine="0"/>
        <w:rPr>
          <w:rtl/>
        </w:rPr>
      </w:pPr>
    </w:p>
    <w:p w14:paraId="12FB8453" w14:textId="77777777" w:rsidR="00000000" w:rsidRDefault="007C71EE">
      <w:pPr>
        <w:pStyle w:val="a"/>
        <w:ind w:firstLine="0"/>
        <w:rPr>
          <w:rFonts w:hint="cs"/>
        </w:rPr>
      </w:pPr>
    </w:p>
    <w:p w14:paraId="561017ED" w14:textId="77777777" w:rsidR="00000000" w:rsidRDefault="007C71EE">
      <w:pPr>
        <w:pStyle w:val="a"/>
        <w:ind w:firstLine="0"/>
        <w:jc w:val="center"/>
        <w:rPr>
          <w:b/>
          <w:bCs/>
          <w:rtl/>
        </w:rPr>
      </w:pPr>
      <w:r>
        <w:rPr>
          <w:rFonts w:hint="eastAsia"/>
          <w:b/>
          <w:bCs/>
          <w:rtl/>
        </w:rPr>
        <w:t>הצבעה</w:t>
      </w:r>
    </w:p>
    <w:p w14:paraId="4272CCA5" w14:textId="77777777" w:rsidR="00000000" w:rsidRDefault="007C71EE">
      <w:pPr>
        <w:pStyle w:val="a"/>
        <w:ind w:firstLine="0"/>
        <w:jc w:val="center"/>
        <w:rPr>
          <w:rFonts w:hint="cs"/>
          <w:rtl/>
        </w:rPr>
      </w:pPr>
    </w:p>
    <w:p w14:paraId="49219ED9"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יצחק כהן </w:t>
      </w:r>
      <w:r>
        <w:rPr>
          <w:rtl/>
        </w:rPr>
        <w:t xml:space="preserve"> לסעיף </w:t>
      </w:r>
      <w:r>
        <w:rPr>
          <w:rFonts w:hint="cs"/>
          <w:rtl/>
        </w:rPr>
        <w:t>33</w:t>
      </w:r>
      <w:r>
        <w:rPr>
          <w:rtl/>
        </w:rPr>
        <w:t xml:space="preserve"> לא נתקבלה. </w:t>
      </w:r>
    </w:p>
    <w:p w14:paraId="29D7BA8F" w14:textId="77777777" w:rsidR="00000000" w:rsidRDefault="007C71EE">
      <w:pPr>
        <w:pStyle w:val="a"/>
        <w:ind w:firstLine="0"/>
        <w:rPr>
          <w:rtl/>
        </w:rPr>
      </w:pPr>
    </w:p>
    <w:p w14:paraId="541CBD9D" w14:textId="77777777" w:rsidR="00000000" w:rsidRDefault="007C71EE">
      <w:pPr>
        <w:pStyle w:val="ad"/>
        <w:rPr>
          <w:rtl/>
        </w:rPr>
      </w:pPr>
      <w:r>
        <w:rPr>
          <w:rFonts w:hint="eastAsia"/>
          <w:rtl/>
        </w:rPr>
        <w:t>היו</w:t>
      </w:r>
      <w:r>
        <w:rPr>
          <w:rtl/>
        </w:rPr>
        <w:t>"</w:t>
      </w:r>
      <w:r>
        <w:rPr>
          <w:rFonts w:hint="eastAsia"/>
          <w:rtl/>
        </w:rPr>
        <w:t>ר יולי-יואל אדלשטיין:</w:t>
      </w:r>
    </w:p>
    <w:p w14:paraId="6DA31CAE" w14:textId="77777777" w:rsidR="00000000" w:rsidRDefault="007C71EE">
      <w:pPr>
        <w:pStyle w:val="a"/>
        <w:rPr>
          <w:rtl/>
        </w:rPr>
      </w:pPr>
    </w:p>
    <w:p w14:paraId="25902797" w14:textId="77777777" w:rsidR="00000000" w:rsidRDefault="007C71EE">
      <w:pPr>
        <w:pStyle w:val="a"/>
        <w:rPr>
          <w:rtl/>
        </w:rPr>
      </w:pPr>
      <w:r>
        <w:rPr>
          <w:rFonts w:hint="eastAsia"/>
          <w:rtl/>
        </w:rPr>
        <w:t>ההסתייגות</w:t>
      </w:r>
      <w:r>
        <w:rPr>
          <w:rtl/>
        </w:rPr>
        <w:t xml:space="preserve">  לא נתקבלה. תודה.</w:t>
      </w:r>
    </w:p>
    <w:p w14:paraId="264B8062" w14:textId="77777777" w:rsidR="00000000" w:rsidRDefault="007C71EE">
      <w:pPr>
        <w:pStyle w:val="a"/>
        <w:ind w:firstLine="0"/>
        <w:rPr>
          <w:rFonts w:hint="cs"/>
          <w:rtl/>
        </w:rPr>
      </w:pPr>
    </w:p>
    <w:p w14:paraId="3988EFBE"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דוד אזולאי </w:t>
      </w:r>
      <w:r>
        <w:rPr>
          <w:rtl/>
        </w:rPr>
        <w:t xml:space="preserve"> - מי </w:t>
      </w:r>
      <w:r>
        <w:rPr>
          <w:rFonts w:hint="eastAsia"/>
          <w:rtl/>
        </w:rPr>
        <w:t>בעד</w:t>
      </w:r>
      <w:r>
        <w:rPr>
          <w:rtl/>
        </w:rPr>
        <w:t xml:space="preserve">? מי נגד? מי נמנע? תודה. </w:t>
      </w:r>
    </w:p>
    <w:p w14:paraId="55621215" w14:textId="77777777" w:rsidR="00000000" w:rsidRDefault="007C71EE">
      <w:pPr>
        <w:pStyle w:val="a"/>
        <w:ind w:firstLine="0"/>
        <w:rPr>
          <w:rtl/>
        </w:rPr>
      </w:pPr>
    </w:p>
    <w:p w14:paraId="2E5C831A" w14:textId="77777777" w:rsidR="00000000" w:rsidRDefault="007C71EE">
      <w:pPr>
        <w:pStyle w:val="a"/>
        <w:ind w:firstLine="0"/>
        <w:jc w:val="center"/>
        <w:rPr>
          <w:b/>
          <w:bCs/>
          <w:rtl/>
        </w:rPr>
      </w:pPr>
      <w:r>
        <w:rPr>
          <w:rFonts w:hint="eastAsia"/>
          <w:b/>
          <w:bCs/>
          <w:rtl/>
        </w:rPr>
        <w:t>הצבעה</w:t>
      </w:r>
    </w:p>
    <w:p w14:paraId="2E1E3D42" w14:textId="77777777" w:rsidR="00000000" w:rsidRDefault="007C71EE">
      <w:pPr>
        <w:pStyle w:val="a"/>
        <w:ind w:firstLine="0"/>
        <w:jc w:val="center"/>
        <w:rPr>
          <w:b/>
          <w:bCs/>
          <w:rtl/>
        </w:rPr>
      </w:pPr>
    </w:p>
    <w:p w14:paraId="5920EB63"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דוד אזולאי </w:t>
      </w:r>
      <w:r>
        <w:rPr>
          <w:rtl/>
        </w:rPr>
        <w:t xml:space="preserve"> לסעיף </w:t>
      </w:r>
      <w:r>
        <w:rPr>
          <w:rFonts w:hint="cs"/>
          <w:rtl/>
        </w:rPr>
        <w:t>33</w:t>
      </w:r>
      <w:r>
        <w:rPr>
          <w:rtl/>
        </w:rPr>
        <w:t xml:space="preserve"> לא נתק</w:t>
      </w:r>
      <w:r>
        <w:rPr>
          <w:rtl/>
        </w:rPr>
        <w:t xml:space="preserve">בלה. </w:t>
      </w:r>
    </w:p>
    <w:p w14:paraId="5EF309B5" w14:textId="77777777" w:rsidR="00000000" w:rsidRDefault="007C71EE">
      <w:pPr>
        <w:pStyle w:val="a"/>
        <w:ind w:firstLine="0"/>
        <w:rPr>
          <w:rtl/>
        </w:rPr>
      </w:pPr>
    </w:p>
    <w:p w14:paraId="2CC84F4E" w14:textId="77777777" w:rsidR="00000000" w:rsidRDefault="007C71EE">
      <w:pPr>
        <w:pStyle w:val="ad"/>
        <w:rPr>
          <w:rtl/>
        </w:rPr>
      </w:pPr>
      <w:r>
        <w:rPr>
          <w:rFonts w:hint="eastAsia"/>
          <w:rtl/>
        </w:rPr>
        <w:t>היו</w:t>
      </w:r>
      <w:r>
        <w:rPr>
          <w:rtl/>
        </w:rPr>
        <w:t>"</w:t>
      </w:r>
      <w:r>
        <w:rPr>
          <w:rFonts w:hint="eastAsia"/>
          <w:rtl/>
        </w:rPr>
        <w:t>ר יולי-יואל אדלשטיין:</w:t>
      </w:r>
    </w:p>
    <w:p w14:paraId="1B97220E" w14:textId="77777777" w:rsidR="00000000" w:rsidRDefault="007C71EE">
      <w:pPr>
        <w:pStyle w:val="a"/>
        <w:rPr>
          <w:rtl/>
        </w:rPr>
      </w:pPr>
    </w:p>
    <w:p w14:paraId="100227D7" w14:textId="77777777" w:rsidR="00000000" w:rsidRDefault="007C71EE">
      <w:pPr>
        <w:pStyle w:val="a"/>
        <w:rPr>
          <w:rFonts w:hint="cs"/>
          <w:rtl/>
        </w:rPr>
      </w:pPr>
      <w:r>
        <w:rPr>
          <w:rFonts w:hint="eastAsia"/>
          <w:rtl/>
        </w:rPr>
        <w:t>ההסתייגות</w:t>
      </w:r>
      <w:r>
        <w:rPr>
          <w:rtl/>
        </w:rPr>
        <w:t xml:space="preserve">  לא נתקבלה. תודה.</w:t>
      </w:r>
    </w:p>
    <w:p w14:paraId="3DBF11C9" w14:textId="77777777" w:rsidR="00000000" w:rsidRDefault="007C71EE">
      <w:pPr>
        <w:pStyle w:val="a"/>
        <w:rPr>
          <w:rFonts w:hint="cs"/>
          <w:rtl/>
        </w:rPr>
      </w:pPr>
    </w:p>
    <w:p w14:paraId="661A2C13" w14:textId="77777777" w:rsidR="00000000" w:rsidRDefault="007C71EE">
      <w:pPr>
        <w:pStyle w:val="a"/>
        <w:rPr>
          <w:rFonts w:hint="cs"/>
          <w:rtl/>
        </w:rPr>
      </w:pPr>
      <w:r>
        <w:rPr>
          <w:rFonts w:hint="cs"/>
          <w:rtl/>
        </w:rPr>
        <w:t xml:space="preserve">משולם נהרי - לא נמצא. </w:t>
      </w:r>
    </w:p>
    <w:p w14:paraId="1519CFDD" w14:textId="77777777" w:rsidR="00000000" w:rsidRDefault="007C71EE">
      <w:pPr>
        <w:pStyle w:val="a"/>
        <w:ind w:firstLine="0"/>
        <w:rPr>
          <w:rFonts w:hint="cs"/>
          <w:rtl/>
        </w:rPr>
      </w:pPr>
    </w:p>
    <w:p w14:paraId="1A480789"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יצחק וקנין </w:t>
      </w:r>
      <w:r>
        <w:rPr>
          <w:rtl/>
        </w:rPr>
        <w:t xml:space="preserve"> - מי </w:t>
      </w:r>
      <w:r>
        <w:rPr>
          <w:rFonts w:hint="eastAsia"/>
          <w:rtl/>
        </w:rPr>
        <w:t>בעד</w:t>
      </w:r>
      <w:r>
        <w:rPr>
          <w:rtl/>
        </w:rPr>
        <w:t xml:space="preserve">? מי נגד? מי נמנע? תודה. </w:t>
      </w:r>
    </w:p>
    <w:p w14:paraId="5855D9BA" w14:textId="77777777" w:rsidR="00000000" w:rsidRDefault="007C71EE">
      <w:pPr>
        <w:pStyle w:val="a"/>
        <w:ind w:firstLine="0"/>
        <w:rPr>
          <w:rtl/>
        </w:rPr>
      </w:pPr>
    </w:p>
    <w:p w14:paraId="708E8EEE" w14:textId="77777777" w:rsidR="00000000" w:rsidRDefault="007C71EE">
      <w:pPr>
        <w:pStyle w:val="a"/>
        <w:ind w:firstLine="0"/>
        <w:jc w:val="center"/>
        <w:rPr>
          <w:b/>
          <w:bCs/>
          <w:rtl/>
        </w:rPr>
      </w:pPr>
      <w:r>
        <w:rPr>
          <w:rFonts w:hint="eastAsia"/>
          <w:b/>
          <w:bCs/>
          <w:rtl/>
        </w:rPr>
        <w:t>הצבעה</w:t>
      </w:r>
    </w:p>
    <w:p w14:paraId="280E42EA" w14:textId="77777777" w:rsidR="00000000" w:rsidRDefault="007C71EE">
      <w:pPr>
        <w:pStyle w:val="a"/>
        <w:ind w:firstLine="0"/>
        <w:jc w:val="center"/>
        <w:rPr>
          <w:b/>
          <w:bCs/>
          <w:rtl/>
        </w:rPr>
      </w:pPr>
    </w:p>
    <w:p w14:paraId="4629C7A0"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יצחק וקנין </w:t>
      </w:r>
      <w:r>
        <w:rPr>
          <w:rtl/>
        </w:rPr>
        <w:t xml:space="preserve"> לסעיף </w:t>
      </w:r>
      <w:r>
        <w:rPr>
          <w:rFonts w:hint="cs"/>
          <w:rtl/>
        </w:rPr>
        <w:t>33</w:t>
      </w:r>
      <w:r>
        <w:rPr>
          <w:rtl/>
        </w:rPr>
        <w:t xml:space="preserve"> לא נתקבלה. </w:t>
      </w:r>
    </w:p>
    <w:p w14:paraId="4BDC1CF1" w14:textId="77777777" w:rsidR="00000000" w:rsidRDefault="007C71EE">
      <w:pPr>
        <w:pStyle w:val="a"/>
        <w:ind w:firstLine="0"/>
        <w:rPr>
          <w:rtl/>
        </w:rPr>
      </w:pPr>
    </w:p>
    <w:p w14:paraId="564F1EE5" w14:textId="77777777" w:rsidR="00000000" w:rsidRDefault="007C71EE">
      <w:pPr>
        <w:pStyle w:val="ad"/>
        <w:rPr>
          <w:rtl/>
        </w:rPr>
      </w:pPr>
      <w:r>
        <w:rPr>
          <w:rFonts w:hint="eastAsia"/>
          <w:rtl/>
        </w:rPr>
        <w:t>היו</w:t>
      </w:r>
      <w:r>
        <w:rPr>
          <w:rtl/>
        </w:rPr>
        <w:t>"</w:t>
      </w:r>
      <w:r>
        <w:rPr>
          <w:rFonts w:hint="eastAsia"/>
          <w:rtl/>
        </w:rPr>
        <w:t>ר יולי-יואל אדלשטיין:</w:t>
      </w:r>
    </w:p>
    <w:p w14:paraId="34610CC3" w14:textId="77777777" w:rsidR="00000000" w:rsidRDefault="007C71EE">
      <w:pPr>
        <w:pStyle w:val="a"/>
        <w:rPr>
          <w:rtl/>
        </w:rPr>
      </w:pPr>
    </w:p>
    <w:p w14:paraId="0A3358F4" w14:textId="77777777" w:rsidR="00000000" w:rsidRDefault="007C71EE">
      <w:pPr>
        <w:pStyle w:val="a"/>
        <w:rPr>
          <w:rFonts w:hint="cs"/>
          <w:rtl/>
        </w:rPr>
      </w:pPr>
      <w:r>
        <w:rPr>
          <w:rFonts w:hint="eastAsia"/>
          <w:rtl/>
        </w:rPr>
        <w:t>ההסתייג</w:t>
      </w:r>
      <w:r>
        <w:rPr>
          <w:rFonts w:hint="eastAsia"/>
          <w:rtl/>
        </w:rPr>
        <w:t>ות</w:t>
      </w:r>
      <w:r>
        <w:rPr>
          <w:rtl/>
        </w:rPr>
        <w:t xml:space="preserve">  לא נתקבלה. תודה.</w:t>
      </w:r>
    </w:p>
    <w:p w14:paraId="6EE84062" w14:textId="77777777" w:rsidR="00000000" w:rsidRDefault="007C71EE">
      <w:pPr>
        <w:pStyle w:val="a"/>
        <w:rPr>
          <w:rFonts w:hint="cs"/>
          <w:rtl/>
        </w:rPr>
      </w:pPr>
    </w:p>
    <w:p w14:paraId="5EFAF532"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יאיר פרץ  </w:t>
      </w:r>
      <w:r>
        <w:rPr>
          <w:rtl/>
        </w:rPr>
        <w:t xml:space="preserve"> - מי </w:t>
      </w:r>
      <w:r>
        <w:rPr>
          <w:rFonts w:hint="eastAsia"/>
          <w:rtl/>
        </w:rPr>
        <w:t>בעד</w:t>
      </w:r>
      <w:r>
        <w:rPr>
          <w:rtl/>
        </w:rPr>
        <w:t xml:space="preserve">? מי נגד? מי נמנע? תודה. </w:t>
      </w:r>
    </w:p>
    <w:p w14:paraId="5C9D7A45" w14:textId="77777777" w:rsidR="00000000" w:rsidRDefault="007C71EE">
      <w:pPr>
        <w:pStyle w:val="a"/>
        <w:ind w:firstLine="0"/>
        <w:rPr>
          <w:rtl/>
        </w:rPr>
      </w:pPr>
    </w:p>
    <w:p w14:paraId="2068939E" w14:textId="77777777" w:rsidR="00000000" w:rsidRDefault="007C71EE">
      <w:pPr>
        <w:pStyle w:val="a"/>
        <w:ind w:firstLine="0"/>
        <w:jc w:val="center"/>
        <w:rPr>
          <w:b/>
          <w:bCs/>
          <w:rtl/>
        </w:rPr>
      </w:pPr>
      <w:r>
        <w:rPr>
          <w:rFonts w:hint="eastAsia"/>
          <w:b/>
          <w:bCs/>
          <w:rtl/>
        </w:rPr>
        <w:t>הצבעה</w:t>
      </w:r>
    </w:p>
    <w:p w14:paraId="66F3D31D"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יאיר פרץ </w:t>
      </w:r>
      <w:r>
        <w:rPr>
          <w:rtl/>
        </w:rPr>
        <w:t xml:space="preserve"> לסעיף </w:t>
      </w:r>
      <w:r>
        <w:rPr>
          <w:rFonts w:hint="cs"/>
          <w:rtl/>
        </w:rPr>
        <w:t>33</w:t>
      </w:r>
      <w:r>
        <w:rPr>
          <w:rtl/>
        </w:rPr>
        <w:t xml:space="preserve"> לא נתקבלה. </w:t>
      </w:r>
    </w:p>
    <w:p w14:paraId="32F6DAA6" w14:textId="77777777" w:rsidR="00000000" w:rsidRDefault="007C71EE">
      <w:pPr>
        <w:pStyle w:val="a"/>
        <w:ind w:firstLine="0"/>
        <w:rPr>
          <w:rtl/>
        </w:rPr>
      </w:pPr>
    </w:p>
    <w:p w14:paraId="432EE759" w14:textId="77777777" w:rsidR="00000000" w:rsidRDefault="007C71EE">
      <w:pPr>
        <w:pStyle w:val="ad"/>
        <w:rPr>
          <w:rtl/>
        </w:rPr>
      </w:pPr>
      <w:r>
        <w:rPr>
          <w:rFonts w:hint="eastAsia"/>
          <w:rtl/>
        </w:rPr>
        <w:t>היו</w:t>
      </w:r>
      <w:r>
        <w:rPr>
          <w:rtl/>
        </w:rPr>
        <w:t>"</w:t>
      </w:r>
      <w:r>
        <w:rPr>
          <w:rFonts w:hint="eastAsia"/>
          <w:rtl/>
        </w:rPr>
        <w:t>ר יולי-יואל אדלשטיין:</w:t>
      </w:r>
    </w:p>
    <w:p w14:paraId="796E2163" w14:textId="77777777" w:rsidR="00000000" w:rsidRDefault="007C71EE">
      <w:pPr>
        <w:pStyle w:val="a"/>
        <w:rPr>
          <w:rtl/>
        </w:rPr>
      </w:pPr>
    </w:p>
    <w:p w14:paraId="1103CDED" w14:textId="77777777" w:rsidR="00000000" w:rsidRDefault="007C71EE">
      <w:pPr>
        <w:pStyle w:val="a"/>
        <w:rPr>
          <w:rFonts w:hint="cs"/>
          <w:rtl/>
        </w:rPr>
      </w:pPr>
      <w:r>
        <w:rPr>
          <w:rFonts w:hint="eastAsia"/>
          <w:rtl/>
        </w:rPr>
        <w:t>ההסתייגות</w:t>
      </w:r>
      <w:r>
        <w:rPr>
          <w:rtl/>
        </w:rPr>
        <w:t xml:space="preserve">  לא נתקבלה. תודה.</w:t>
      </w:r>
    </w:p>
    <w:p w14:paraId="59FFB36B" w14:textId="77777777" w:rsidR="00000000" w:rsidRDefault="007C71EE">
      <w:pPr>
        <w:pStyle w:val="a"/>
        <w:ind w:firstLine="0"/>
        <w:rPr>
          <w:rFonts w:hint="cs"/>
          <w:rtl/>
        </w:rPr>
      </w:pPr>
    </w:p>
    <w:p w14:paraId="41930429"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נסים זאב </w:t>
      </w:r>
      <w:r>
        <w:rPr>
          <w:rtl/>
        </w:rPr>
        <w:t xml:space="preserve"> - מי </w:t>
      </w:r>
      <w:r>
        <w:rPr>
          <w:rFonts w:hint="eastAsia"/>
          <w:rtl/>
        </w:rPr>
        <w:t>בעד</w:t>
      </w:r>
      <w:r>
        <w:rPr>
          <w:rtl/>
        </w:rPr>
        <w:t xml:space="preserve">? מי </w:t>
      </w:r>
      <w:r>
        <w:rPr>
          <w:rtl/>
        </w:rPr>
        <w:t xml:space="preserve">נגד? מי נמנע? תודה. </w:t>
      </w:r>
    </w:p>
    <w:p w14:paraId="40136F23" w14:textId="77777777" w:rsidR="00000000" w:rsidRDefault="007C71EE">
      <w:pPr>
        <w:pStyle w:val="a"/>
        <w:ind w:firstLine="0"/>
        <w:rPr>
          <w:rFonts w:hint="cs"/>
          <w:rtl/>
        </w:rPr>
      </w:pPr>
    </w:p>
    <w:p w14:paraId="449B6E2D" w14:textId="77777777" w:rsidR="00000000" w:rsidRDefault="007C71EE">
      <w:pPr>
        <w:pStyle w:val="ac"/>
        <w:rPr>
          <w:rtl/>
        </w:rPr>
      </w:pPr>
      <w:r>
        <w:rPr>
          <w:rFonts w:hint="eastAsia"/>
          <w:rtl/>
        </w:rPr>
        <w:t>נסים</w:t>
      </w:r>
      <w:r>
        <w:rPr>
          <w:rtl/>
        </w:rPr>
        <w:t xml:space="preserve"> זאב (ש"ס):</w:t>
      </w:r>
    </w:p>
    <w:p w14:paraId="19DE93BC" w14:textId="77777777" w:rsidR="00000000" w:rsidRDefault="007C71EE">
      <w:pPr>
        <w:pStyle w:val="a"/>
        <w:rPr>
          <w:rFonts w:hint="cs"/>
          <w:rtl/>
        </w:rPr>
      </w:pPr>
    </w:p>
    <w:p w14:paraId="0AD64F8B" w14:textId="77777777" w:rsidR="00000000" w:rsidRDefault="007C71EE">
      <w:pPr>
        <w:pStyle w:val="a"/>
        <w:rPr>
          <w:rFonts w:hint="cs"/>
          <w:rtl/>
        </w:rPr>
      </w:pPr>
      <w:r>
        <w:rPr>
          <w:rFonts w:hint="cs"/>
          <w:rtl/>
        </w:rPr>
        <w:t xml:space="preserve">אני מסיר את ההסתייגות שלי, כי אף אחד לא יודע כאן על מה הוא מצביע. </w:t>
      </w:r>
    </w:p>
    <w:p w14:paraId="5AB63C78" w14:textId="77777777" w:rsidR="00000000" w:rsidRDefault="007C71EE">
      <w:pPr>
        <w:pStyle w:val="a"/>
        <w:ind w:firstLine="0"/>
        <w:rPr>
          <w:rFonts w:hint="cs"/>
          <w:rtl/>
        </w:rPr>
      </w:pPr>
    </w:p>
    <w:p w14:paraId="1C3AB18B" w14:textId="77777777" w:rsidR="00000000" w:rsidRDefault="007C71EE">
      <w:pPr>
        <w:pStyle w:val="ad"/>
        <w:rPr>
          <w:rtl/>
        </w:rPr>
      </w:pPr>
      <w:r>
        <w:rPr>
          <w:rtl/>
        </w:rPr>
        <w:t>היו"ר יולי-יואל אדלשטיין:</w:t>
      </w:r>
    </w:p>
    <w:p w14:paraId="12B9F532" w14:textId="77777777" w:rsidR="00000000" w:rsidRDefault="007C71EE">
      <w:pPr>
        <w:pStyle w:val="a"/>
        <w:rPr>
          <w:rtl/>
        </w:rPr>
      </w:pPr>
    </w:p>
    <w:p w14:paraId="03002E86" w14:textId="77777777" w:rsidR="00000000" w:rsidRDefault="007C71EE">
      <w:pPr>
        <w:pStyle w:val="a"/>
        <w:rPr>
          <w:rFonts w:hint="cs"/>
          <w:rtl/>
        </w:rPr>
      </w:pPr>
      <w:r>
        <w:rPr>
          <w:rFonts w:hint="cs"/>
          <w:rtl/>
        </w:rPr>
        <w:t xml:space="preserve">נסים זאב הסיר את הסתייגותו. </w:t>
      </w:r>
    </w:p>
    <w:p w14:paraId="3905765D" w14:textId="77777777" w:rsidR="00000000" w:rsidRDefault="007C71EE">
      <w:pPr>
        <w:pStyle w:val="a"/>
        <w:ind w:firstLine="0"/>
        <w:rPr>
          <w:rFonts w:hint="cs"/>
          <w:rtl/>
        </w:rPr>
      </w:pPr>
    </w:p>
    <w:p w14:paraId="219AA3A8" w14:textId="77777777" w:rsidR="00000000" w:rsidRDefault="007C71EE">
      <w:pPr>
        <w:pStyle w:val="a"/>
        <w:ind w:firstLine="0"/>
        <w:rPr>
          <w:rFonts w:hint="cs"/>
          <w:rtl/>
        </w:rPr>
      </w:pPr>
      <w:r>
        <w:rPr>
          <w:rFonts w:hint="cs"/>
          <w:rtl/>
        </w:rPr>
        <w:tab/>
        <w:t>יעקב מרגי - מי בעד ההסתייגות של מרגי?</w:t>
      </w:r>
      <w:r>
        <w:rPr>
          <w:rFonts w:hint="cs"/>
        </w:rPr>
        <w:t xml:space="preserve"> </w:t>
      </w:r>
      <w:r>
        <w:rPr>
          <w:rFonts w:hint="cs"/>
          <w:rtl/>
        </w:rPr>
        <w:t xml:space="preserve"> מי נגד? תודה. </w:t>
      </w:r>
    </w:p>
    <w:p w14:paraId="448534A7" w14:textId="77777777" w:rsidR="00000000" w:rsidRDefault="007C71EE">
      <w:pPr>
        <w:pStyle w:val="a"/>
        <w:ind w:firstLine="0"/>
        <w:rPr>
          <w:rFonts w:hint="cs"/>
          <w:rtl/>
        </w:rPr>
      </w:pPr>
    </w:p>
    <w:p w14:paraId="4541D597" w14:textId="77777777" w:rsidR="00000000" w:rsidRDefault="007C71EE">
      <w:pPr>
        <w:pStyle w:val="a"/>
        <w:ind w:firstLine="0"/>
        <w:jc w:val="center"/>
        <w:rPr>
          <w:b/>
          <w:bCs/>
          <w:rtl/>
        </w:rPr>
      </w:pPr>
      <w:r>
        <w:rPr>
          <w:rFonts w:hint="eastAsia"/>
          <w:b/>
          <w:bCs/>
          <w:rtl/>
        </w:rPr>
        <w:t>הצבעה</w:t>
      </w:r>
    </w:p>
    <w:p w14:paraId="09ABE36A" w14:textId="77777777" w:rsidR="00000000" w:rsidRDefault="007C71EE">
      <w:pPr>
        <w:pStyle w:val="a"/>
        <w:ind w:firstLine="0"/>
        <w:jc w:val="center"/>
        <w:rPr>
          <w:b/>
          <w:bCs/>
          <w:rtl/>
        </w:rPr>
      </w:pPr>
    </w:p>
    <w:p w14:paraId="22402004"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יעקב מ</w:t>
      </w:r>
      <w:r>
        <w:rPr>
          <w:rFonts w:hint="cs"/>
          <w:rtl/>
        </w:rPr>
        <w:t>רגי</w:t>
      </w:r>
      <w:r>
        <w:rPr>
          <w:rtl/>
        </w:rPr>
        <w:t xml:space="preserve"> לסעיף </w:t>
      </w:r>
      <w:r>
        <w:rPr>
          <w:rFonts w:hint="cs"/>
          <w:rtl/>
        </w:rPr>
        <w:t>33</w:t>
      </w:r>
      <w:r>
        <w:rPr>
          <w:rtl/>
        </w:rPr>
        <w:t xml:space="preserve"> לא נתקבלה. </w:t>
      </w:r>
    </w:p>
    <w:p w14:paraId="11191060" w14:textId="77777777" w:rsidR="00000000" w:rsidRDefault="007C71EE">
      <w:pPr>
        <w:pStyle w:val="a"/>
        <w:ind w:firstLine="0"/>
        <w:rPr>
          <w:rtl/>
        </w:rPr>
      </w:pPr>
    </w:p>
    <w:p w14:paraId="0995DAF7" w14:textId="77777777" w:rsidR="00000000" w:rsidRDefault="007C71EE">
      <w:pPr>
        <w:pStyle w:val="ad"/>
        <w:rPr>
          <w:rtl/>
        </w:rPr>
      </w:pPr>
      <w:r>
        <w:rPr>
          <w:rFonts w:hint="eastAsia"/>
          <w:rtl/>
        </w:rPr>
        <w:t>היו</w:t>
      </w:r>
      <w:r>
        <w:rPr>
          <w:rtl/>
        </w:rPr>
        <w:t>"</w:t>
      </w:r>
      <w:r>
        <w:rPr>
          <w:rFonts w:hint="eastAsia"/>
          <w:rtl/>
        </w:rPr>
        <w:t>ר יולי-יואל אדלשטיין:</w:t>
      </w:r>
    </w:p>
    <w:p w14:paraId="54FDF006" w14:textId="77777777" w:rsidR="00000000" w:rsidRDefault="007C71EE">
      <w:pPr>
        <w:pStyle w:val="a"/>
        <w:rPr>
          <w:rtl/>
        </w:rPr>
      </w:pPr>
    </w:p>
    <w:p w14:paraId="2CEDFC29" w14:textId="77777777" w:rsidR="00000000" w:rsidRDefault="007C71EE">
      <w:pPr>
        <w:pStyle w:val="a"/>
        <w:rPr>
          <w:rFonts w:hint="cs"/>
          <w:rtl/>
        </w:rPr>
      </w:pPr>
      <w:r>
        <w:rPr>
          <w:rFonts w:hint="eastAsia"/>
          <w:rtl/>
        </w:rPr>
        <w:t>ההסתייגות</w:t>
      </w:r>
      <w:r>
        <w:rPr>
          <w:rtl/>
        </w:rPr>
        <w:t xml:space="preserve">  לא נתקבלה. תודה.</w:t>
      </w:r>
    </w:p>
    <w:p w14:paraId="40EF6C8A" w14:textId="77777777" w:rsidR="00000000" w:rsidRDefault="007C71EE">
      <w:pPr>
        <w:pStyle w:val="a"/>
        <w:ind w:firstLine="0"/>
        <w:rPr>
          <w:rFonts w:hint="cs"/>
          <w:rtl/>
        </w:rPr>
      </w:pPr>
    </w:p>
    <w:p w14:paraId="3C23B416"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יוסי שריד </w:t>
      </w:r>
      <w:r>
        <w:rPr>
          <w:rtl/>
        </w:rPr>
        <w:t xml:space="preserve">- מי </w:t>
      </w:r>
      <w:r>
        <w:rPr>
          <w:rFonts w:hint="eastAsia"/>
          <w:rtl/>
        </w:rPr>
        <w:t>בעד</w:t>
      </w:r>
      <w:r>
        <w:rPr>
          <w:rtl/>
        </w:rPr>
        <w:t xml:space="preserve">? מי נגד? מי נמנע? תודה. </w:t>
      </w:r>
    </w:p>
    <w:p w14:paraId="40C0948C" w14:textId="77777777" w:rsidR="00000000" w:rsidRDefault="007C71EE">
      <w:pPr>
        <w:pStyle w:val="a"/>
        <w:ind w:firstLine="0"/>
        <w:rPr>
          <w:rtl/>
        </w:rPr>
      </w:pPr>
    </w:p>
    <w:p w14:paraId="370F8F8F" w14:textId="77777777" w:rsidR="00000000" w:rsidRDefault="007C71EE">
      <w:pPr>
        <w:pStyle w:val="a"/>
        <w:ind w:firstLine="0"/>
        <w:jc w:val="center"/>
        <w:rPr>
          <w:b/>
          <w:bCs/>
          <w:rtl/>
        </w:rPr>
      </w:pPr>
      <w:r>
        <w:rPr>
          <w:rFonts w:hint="eastAsia"/>
          <w:b/>
          <w:bCs/>
          <w:rtl/>
        </w:rPr>
        <w:t>הצבעה</w:t>
      </w:r>
    </w:p>
    <w:p w14:paraId="6B032C7A" w14:textId="77777777" w:rsidR="00000000" w:rsidRDefault="007C71EE">
      <w:pPr>
        <w:pStyle w:val="a"/>
        <w:ind w:firstLine="0"/>
        <w:jc w:val="center"/>
        <w:rPr>
          <w:b/>
          <w:bCs/>
          <w:rtl/>
        </w:rPr>
      </w:pPr>
    </w:p>
    <w:p w14:paraId="73CE21C1" w14:textId="77777777" w:rsidR="00000000" w:rsidRDefault="007C71EE">
      <w:pPr>
        <w:pStyle w:val="a"/>
        <w:ind w:firstLine="0"/>
        <w:jc w:val="center"/>
        <w:rPr>
          <w:rFonts w:hint="cs"/>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יוסי שריד  </w:t>
      </w:r>
      <w:r>
        <w:rPr>
          <w:rtl/>
        </w:rPr>
        <w:t xml:space="preserve"> לסעיף </w:t>
      </w:r>
      <w:r>
        <w:rPr>
          <w:rFonts w:hint="cs"/>
          <w:rtl/>
        </w:rPr>
        <w:t>33</w:t>
      </w:r>
      <w:r>
        <w:rPr>
          <w:rtl/>
        </w:rPr>
        <w:t xml:space="preserve"> לא נתקבלה. </w:t>
      </w:r>
    </w:p>
    <w:p w14:paraId="45F1D66F" w14:textId="77777777" w:rsidR="00000000" w:rsidRDefault="007C71EE">
      <w:pPr>
        <w:pStyle w:val="a"/>
        <w:ind w:firstLine="0"/>
        <w:rPr>
          <w:rFonts w:hint="cs"/>
          <w:rtl/>
        </w:rPr>
      </w:pPr>
    </w:p>
    <w:p w14:paraId="69BC3AC3" w14:textId="77777777" w:rsidR="00000000" w:rsidRDefault="007C71EE">
      <w:pPr>
        <w:pStyle w:val="ad"/>
        <w:rPr>
          <w:rtl/>
        </w:rPr>
      </w:pPr>
      <w:r>
        <w:rPr>
          <w:rFonts w:hint="eastAsia"/>
          <w:rtl/>
        </w:rPr>
        <w:t>היו</w:t>
      </w:r>
      <w:r>
        <w:rPr>
          <w:rtl/>
        </w:rPr>
        <w:t>"</w:t>
      </w:r>
      <w:r>
        <w:rPr>
          <w:rFonts w:hint="eastAsia"/>
          <w:rtl/>
        </w:rPr>
        <w:t>ר יולי-יואל אדלשטיין:</w:t>
      </w:r>
    </w:p>
    <w:p w14:paraId="75272DE4" w14:textId="77777777" w:rsidR="00000000" w:rsidRDefault="007C71EE">
      <w:pPr>
        <w:pStyle w:val="a"/>
        <w:rPr>
          <w:rtl/>
        </w:rPr>
      </w:pPr>
    </w:p>
    <w:p w14:paraId="7B1888F9" w14:textId="77777777" w:rsidR="00000000" w:rsidRDefault="007C71EE">
      <w:pPr>
        <w:pStyle w:val="a"/>
        <w:rPr>
          <w:rFonts w:hint="cs"/>
          <w:rtl/>
        </w:rPr>
      </w:pPr>
      <w:r>
        <w:rPr>
          <w:rFonts w:hint="eastAsia"/>
          <w:rtl/>
        </w:rPr>
        <w:t>ההסתייגות</w:t>
      </w:r>
      <w:r>
        <w:rPr>
          <w:rtl/>
        </w:rPr>
        <w:t xml:space="preserve">  לא </w:t>
      </w:r>
      <w:r>
        <w:rPr>
          <w:rtl/>
        </w:rPr>
        <w:t>נתקבלה. תודה.</w:t>
      </w:r>
    </w:p>
    <w:p w14:paraId="774BB01D" w14:textId="77777777" w:rsidR="00000000" w:rsidRDefault="007C71EE">
      <w:pPr>
        <w:pStyle w:val="a"/>
        <w:ind w:firstLine="0"/>
        <w:rPr>
          <w:rFonts w:hint="cs"/>
          <w:rtl/>
        </w:rPr>
      </w:pPr>
    </w:p>
    <w:p w14:paraId="2DB04BE3"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חיים אורון </w:t>
      </w:r>
      <w:r>
        <w:rPr>
          <w:rtl/>
        </w:rPr>
        <w:t xml:space="preserve">- מי </w:t>
      </w:r>
      <w:r>
        <w:rPr>
          <w:rFonts w:hint="eastAsia"/>
          <w:rtl/>
        </w:rPr>
        <w:t>בעד</w:t>
      </w:r>
      <w:r>
        <w:rPr>
          <w:rtl/>
        </w:rPr>
        <w:t xml:space="preserve">? מי נגד? מי נמנע? תודה. </w:t>
      </w:r>
    </w:p>
    <w:p w14:paraId="5F5C06F9" w14:textId="77777777" w:rsidR="00000000" w:rsidRDefault="007C71EE">
      <w:pPr>
        <w:pStyle w:val="a"/>
        <w:ind w:firstLine="0"/>
        <w:rPr>
          <w:rtl/>
        </w:rPr>
      </w:pPr>
    </w:p>
    <w:p w14:paraId="6884718B" w14:textId="77777777" w:rsidR="00000000" w:rsidRDefault="007C71EE">
      <w:pPr>
        <w:pStyle w:val="a"/>
        <w:ind w:firstLine="0"/>
        <w:jc w:val="center"/>
        <w:rPr>
          <w:b/>
          <w:bCs/>
          <w:rtl/>
        </w:rPr>
      </w:pPr>
      <w:r>
        <w:rPr>
          <w:rFonts w:hint="eastAsia"/>
          <w:b/>
          <w:bCs/>
          <w:rtl/>
        </w:rPr>
        <w:t>הצבעה</w:t>
      </w:r>
    </w:p>
    <w:p w14:paraId="3C04E1B3"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חיים אורון </w:t>
      </w:r>
      <w:r>
        <w:rPr>
          <w:rtl/>
        </w:rPr>
        <w:t xml:space="preserve"> לסעיף </w:t>
      </w:r>
      <w:r>
        <w:rPr>
          <w:rFonts w:hint="cs"/>
          <w:rtl/>
        </w:rPr>
        <w:t>33</w:t>
      </w:r>
      <w:r>
        <w:rPr>
          <w:rtl/>
        </w:rPr>
        <w:t xml:space="preserve"> לא נתקבלה. </w:t>
      </w:r>
    </w:p>
    <w:p w14:paraId="225361B4" w14:textId="77777777" w:rsidR="00000000" w:rsidRDefault="007C71EE">
      <w:pPr>
        <w:pStyle w:val="ad"/>
        <w:rPr>
          <w:rFonts w:hint="cs"/>
          <w:rtl/>
        </w:rPr>
      </w:pPr>
    </w:p>
    <w:p w14:paraId="73D7E96A" w14:textId="77777777" w:rsidR="00000000" w:rsidRDefault="007C71EE">
      <w:pPr>
        <w:pStyle w:val="ad"/>
        <w:rPr>
          <w:rFonts w:hint="cs"/>
          <w:rtl/>
        </w:rPr>
      </w:pPr>
    </w:p>
    <w:p w14:paraId="3D227C19" w14:textId="77777777" w:rsidR="00000000" w:rsidRDefault="007C71EE">
      <w:pPr>
        <w:pStyle w:val="ad"/>
        <w:rPr>
          <w:rtl/>
        </w:rPr>
      </w:pPr>
      <w:r>
        <w:rPr>
          <w:rFonts w:hint="eastAsia"/>
          <w:rtl/>
        </w:rPr>
        <w:t>היו</w:t>
      </w:r>
      <w:r>
        <w:rPr>
          <w:rtl/>
        </w:rPr>
        <w:t>"</w:t>
      </w:r>
      <w:r>
        <w:rPr>
          <w:rFonts w:hint="eastAsia"/>
          <w:rtl/>
        </w:rPr>
        <w:t>ר יולי-יואל אדלשטיין:</w:t>
      </w:r>
    </w:p>
    <w:p w14:paraId="6EFF96D5" w14:textId="77777777" w:rsidR="00000000" w:rsidRDefault="007C71EE">
      <w:pPr>
        <w:pStyle w:val="a"/>
        <w:rPr>
          <w:rtl/>
        </w:rPr>
      </w:pPr>
    </w:p>
    <w:p w14:paraId="5E4A5BB8" w14:textId="77777777" w:rsidR="00000000" w:rsidRDefault="007C71EE">
      <w:pPr>
        <w:pStyle w:val="a"/>
        <w:rPr>
          <w:rFonts w:hint="cs"/>
          <w:rtl/>
        </w:rPr>
      </w:pPr>
      <w:r>
        <w:rPr>
          <w:rFonts w:hint="eastAsia"/>
          <w:rtl/>
        </w:rPr>
        <w:t>ההסתייגות</w:t>
      </w:r>
      <w:r>
        <w:rPr>
          <w:rtl/>
        </w:rPr>
        <w:t xml:space="preserve">  לא נתקבלה. תודה.</w:t>
      </w:r>
    </w:p>
    <w:p w14:paraId="65AD82E0" w14:textId="77777777" w:rsidR="00000000" w:rsidRDefault="007C71EE">
      <w:pPr>
        <w:pStyle w:val="a"/>
        <w:ind w:firstLine="0"/>
        <w:rPr>
          <w:rFonts w:hint="cs"/>
          <w:rtl/>
        </w:rPr>
      </w:pPr>
    </w:p>
    <w:p w14:paraId="4C82ADD5"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רן כהן  </w:t>
      </w:r>
      <w:r>
        <w:rPr>
          <w:rtl/>
        </w:rPr>
        <w:t xml:space="preserve"> - מי </w:t>
      </w:r>
      <w:r>
        <w:rPr>
          <w:rFonts w:hint="eastAsia"/>
          <w:rtl/>
        </w:rPr>
        <w:t>בעד</w:t>
      </w:r>
      <w:r>
        <w:rPr>
          <w:rtl/>
        </w:rPr>
        <w:t xml:space="preserve">? מי נגד? </w:t>
      </w:r>
      <w:r>
        <w:rPr>
          <w:rtl/>
        </w:rPr>
        <w:t xml:space="preserve">מי נמנע? תודה. </w:t>
      </w:r>
    </w:p>
    <w:p w14:paraId="4C5391C8" w14:textId="77777777" w:rsidR="00000000" w:rsidRDefault="007C71EE">
      <w:pPr>
        <w:pStyle w:val="a"/>
        <w:ind w:firstLine="0"/>
        <w:rPr>
          <w:rtl/>
        </w:rPr>
      </w:pPr>
    </w:p>
    <w:p w14:paraId="3D0C717C" w14:textId="77777777" w:rsidR="00000000" w:rsidRDefault="007C71EE">
      <w:pPr>
        <w:pStyle w:val="a"/>
        <w:ind w:firstLine="0"/>
        <w:jc w:val="center"/>
        <w:rPr>
          <w:b/>
          <w:bCs/>
          <w:rtl/>
        </w:rPr>
      </w:pPr>
      <w:r>
        <w:rPr>
          <w:rFonts w:hint="eastAsia"/>
          <w:b/>
          <w:bCs/>
          <w:rtl/>
        </w:rPr>
        <w:t>הצבעה</w:t>
      </w:r>
    </w:p>
    <w:p w14:paraId="216A74FF" w14:textId="77777777" w:rsidR="00000000" w:rsidRDefault="007C71EE">
      <w:pPr>
        <w:pStyle w:val="a"/>
        <w:ind w:firstLine="0"/>
        <w:jc w:val="center"/>
        <w:rPr>
          <w:b/>
          <w:bCs/>
          <w:rtl/>
        </w:rPr>
      </w:pPr>
    </w:p>
    <w:p w14:paraId="0C17110A"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רן כהן </w:t>
      </w:r>
      <w:r>
        <w:rPr>
          <w:rtl/>
        </w:rPr>
        <w:t xml:space="preserve"> לסעיף </w:t>
      </w:r>
      <w:r>
        <w:rPr>
          <w:rFonts w:hint="cs"/>
          <w:rtl/>
        </w:rPr>
        <w:t>33</w:t>
      </w:r>
      <w:r>
        <w:rPr>
          <w:rtl/>
        </w:rPr>
        <w:t xml:space="preserve"> לא נתקבלה. </w:t>
      </w:r>
    </w:p>
    <w:p w14:paraId="6BF55B29" w14:textId="77777777" w:rsidR="00000000" w:rsidRDefault="007C71EE">
      <w:pPr>
        <w:pStyle w:val="a"/>
        <w:ind w:firstLine="0"/>
        <w:rPr>
          <w:rtl/>
        </w:rPr>
      </w:pPr>
    </w:p>
    <w:p w14:paraId="3EB72C61" w14:textId="77777777" w:rsidR="00000000" w:rsidRDefault="007C71EE">
      <w:pPr>
        <w:pStyle w:val="ad"/>
        <w:rPr>
          <w:rtl/>
        </w:rPr>
      </w:pPr>
      <w:r>
        <w:rPr>
          <w:rFonts w:hint="eastAsia"/>
          <w:rtl/>
        </w:rPr>
        <w:t>היו</w:t>
      </w:r>
      <w:r>
        <w:rPr>
          <w:rtl/>
        </w:rPr>
        <w:t>"</w:t>
      </w:r>
      <w:r>
        <w:rPr>
          <w:rFonts w:hint="eastAsia"/>
          <w:rtl/>
        </w:rPr>
        <w:t>ר יולי-יואל אדלשטיין:</w:t>
      </w:r>
    </w:p>
    <w:p w14:paraId="142E6214" w14:textId="77777777" w:rsidR="00000000" w:rsidRDefault="007C71EE">
      <w:pPr>
        <w:pStyle w:val="a"/>
        <w:rPr>
          <w:rtl/>
        </w:rPr>
      </w:pPr>
    </w:p>
    <w:p w14:paraId="52754EC3" w14:textId="77777777" w:rsidR="00000000" w:rsidRDefault="007C71EE">
      <w:pPr>
        <w:pStyle w:val="a"/>
        <w:rPr>
          <w:rtl/>
        </w:rPr>
      </w:pPr>
      <w:r>
        <w:rPr>
          <w:rFonts w:hint="eastAsia"/>
          <w:rtl/>
        </w:rPr>
        <w:t>ההסתייגות</w:t>
      </w:r>
      <w:r>
        <w:rPr>
          <w:rtl/>
        </w:rPr>
        <w:t xml:space="preserve">  לא נתקבלה. תודה.</w:t>
      </w:r>
    </w:p>
    <w:p w14:paraId="795B8333" w14:textId="77777777" w:rsidR="00000000" w:rsidRDefault="007C71EE">
      <w:pPr>
        <w:pStyle w:val="a"/>
        <w:ind w:firstLine="0"/>
        <w:rPr>
          <w:rFonts w:hint="cs"/>
          <w:rtl/>
        </w:rPr>
      </w:pPr>
    </w:p>
    <w:p w14:paraId="46C53F1A"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חבר</w:t>
      </w:r>
      <w:r>
        <w:rPr>
          <w:rFonts w:hint="cs"/>
          <w:rtl/>
        </w:rPr>
        <w:t xml:space="preserve">ת </w:t>
      </w:r>
      <w:r>
        <w:rPr>
          <w:rtl/>
        </w:rPr>
        <w:t xml:space="preserve">הכנסת </w:t>
      </w:r>
      <w:r>
        <w:rPr>
          <w:rFonts w:hint="cs"/>
          <w:rtl/>
        </w:rPr>
        <w:t xml:space="preserve">זהבה גלאון </w:t>
      </w:r>
      <w:r>
        <w:rPr>
          <w:rtl/>
        </w:rPr>
        <w:t xml:space="preserve"> - מי </w:t>
      </w:r>
      <w:r>
        <w:rPr>
          <w:rFonts w:hint="eastAsia"/>
          <w:rtl/>
        </w:rPr>
        <w:t>בעד</w:t>
      </w:r>
      <w:r>
        <w:rPr>
          <w:rtl/>
        </w:rPr>
        <w:t xml:space="preserve">? מי נגד? מי נמנע? תודה. </w:t>
      </w:r>
    </w:p>
    <w:p w14:paraId="1812A0CA" w14:textId="77777777" w:rsidR="00000000" w:rsidRDefault="007C71EE">
      <w:pPr>
        <w:pStyle w:val="a"/>
        <w:ind w:firstLine="0"/>
        <w:rPr>
          <w:rtl/>
        </w:rPr>
      </w:pPr>
    </w:p>
    <w:p w14:paraId="1DAF1EC8" w14:textId="77777777" w:rsidR="00000000" w:rsidRDefault="007C71EE">
      <w:pPr>
        <w:pStyle w:val="a"/>
        <w:ind w:firstLine="0"/>
        <w:jc w:val="center"/>
        <w:rPr>
          <w:b/>
          <w:bCs/>
          <w:rtl/>
        </w:rPr>
      </w:pPr>
      <w:r>
        <w:rPr>
          <w:rFonts w:hint="eastAsia"/>
          <w:b/>
          <w:bCs/>
          <w:rtl/>
        </w:rPr>
        <w:t>הצבעה</w:t>
      </w:r>
    </w:p>
    <w:p w14:paraId="623C9760" w14:textId="77777777" w:rsidR="00000000" w:rsidRDefault="007C71EE">
      <w:pPr>
        <w:pStyle w:val="a"/>
        <w:ind w:firstLine="0"/>
        <w:jc w:val="center"/>
        <w:rPr>
          <w:b/>
          <w:bCs/>
          <w:rtl/>
        </w:rPr>
      </w:pPr>
    </w:p>
    <w:p w14:paraId="49882AF8"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ת </w:t>
      </w:r>
      <w:r>
        <w:rPr>
          <w:rtl/>
        </w:rPr>
        <w:t xml:space="preserve">כנסת </w:t>
      </w:r>
      <w:r>
        <w:rPr>
          <w:rFonts w:hint="cs"/>
          <w:rtl/>
        </w:rPr>
        <w:t>זהבה גלאון</w:t>
      </w:r>
      <w:r>
        <w:rPr>
          <w:rtl/>
        </w:rPr>
        <w:t xml:space="preserve"> לסעיף </w:t>
      </w:r>
      <w:r>
        <w:rPr>
          <w:rFonts w:hint="cs"/>
          <w:rtl/>
        </w:rPr>
        <w:t>33</w:t>
      </w:r>
      <w:r>
        <w:rPr>
          <w:rtl/>
        </w:rPr>
        <w:t xml:space="preserve"> ל</w:t>
      </w:r>
      <w:r>
        <w:rPr>
          <w:rtl/>
        </w:rPr>
        <w:t xml:space="preserve">א נתקבלה. </w:t>
      </w:r>
    </w:p>
    <w:p w14:paraId="07E557EB" w14:textId="77777777" w:rsidR="00000000" w:rsidRDefault="007C71EE">
      <w:pPr>
        <w:pStyle w:val="a"/>
        <w:ind w:firstLine="0"/>
        <w:rPr>
          <w:rtl/>
        </w:rPr>
      </w:pPr>
    </w:p>
    <w:p w14:paraId="046A9476" w14:textId="77777777" w:rsidR="00000000" w:rsidRDefault="007C71EE">
      <w:pPr>
        <w:pStyle w:val="ad"/>
        <w:rPr>
          <w:rtl/>
        </w:rPr>
      </w:pPr>
      <w:r>
        <w:rPr>
          <w:rFonts w:hint="eastAsia"/>
          <w:rtl/>
        </w:rPr>
        <w:t>היו</w:t>
      </w:r>
      <w:r>
        <w:rPr>
          <w:rtl/>
        </w:rPr>
        <w:t>"</w:t>
      </w:r>
      <w:r>
        <w:rPr>
          <w:rFonts w:hint="eastAsia"/>
          <w:rtl/>
        </w:rPr>
        <w:t>ר יולי-יואל אדלשטיין:</w:t>
      </w:r>
    </w:p>
    <w:p w14:paraId="07CE2E4A" w14:textId="77777777" w:rsidR="00000000" w:rsidRDefault="007C71EE">
      <w:pPr>
        <w:pStyle w:val="a"/>
        <w:rPr>
          <w:rtl/>
        </w:rPr>
      </w:pPr>
    </w:p>
    <w:p w14:paraId="0BD281F0" w14:textId="77777777" w:rsidR="00000000" w:rsidRDefault="007C71EE">
      <w:pPr>
        <w:pStyle w:val="a"/>
        <w:rPr>
          <w:rtl/>
        </w:rPr>
      </w:pPr>
      <w:r>
        <w:rPr>
          <w:rFonts w:hint="eastAsia"/>
          <w:rtl/>
        </w:rPr>
        <w:t>ההסתייגות</w:t>
      </w:r>
      <w:r>
        <w:rPr>
          <w:rtl/>
        </w:rPr>
        <w:t xml:space="preserve">  לא נתקבלה. תודה.</w:t>
      </w:r>
    </w:p>
    <w:p w14:paraId="25CF7861" w14:textId="77777777" w:rsidR="00000000" w:rsidRDefault="007C71EE">
      <w:pPr>
        <w:pStyle w:val="a"/>
        <w:ind w:firstLine="0"/>
        <w:rPr>
          <w:rFonts w:hint="cs"/>
          <w:rtl/>
        </w:rPr>
      </w:pPr>
    </w:p>
    <w:p w14:paraId="2349F0D0" w14:textId="77777777" w:rsidR="00000000" w:rsidRDefault="007C71EE">
      <w:pPr>
        <w:pStyle w:val="a"/>
        <w:ind w:firstLine="0"/>
        <w:rPr>
          <w:rFonts w:hint="cs"/>
          <w:rtl/>
        </w:rPr>
      </w:pPr>
      <w:r>
        <w:rPr>
          <w:rFonts w:hint="cs"/>
          <w:rtl/>
        </w:rPr>
        <w:tab/>
        <w:t xml:space="preserve">חבר הכנסת רומן ברונפמן - לא נמצא. </w:t>
      </w:r>
    </w:p>
    <w:p w14:paraId="66A831A7" w14:textId="77777777" w:rsidR="00000000" w:rsidRDefault="007C71EE">
      <w:pPr>
        <w:pStyle w:val="a"/>
        <w:ind w:firstLine="0"/>
        <w:rPr>
          <w:rFonts w:hint="cs"/>
          <w:rtl/>
        </w:rPr>
      </w:pPr>
    </w:p>
    <w:p w14:paraId="5D85C88E"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אבשלום וילן</w:t>
      </w:r>
      <w:r>
        <w:rPr>
          <w:rtl/>
        </w:rPr>
        <w:t xml:space="preserve"> - מי </w:t>
      </w:r>
      <w:r>
        <w:rPr>
          <w:rFonts w:hint="eastAsia"/>
          <w:rtl/>
        </w:rPr>
        <w:t>בעד</w:t>
      </w:r>
      <w:r>
        <w:rPr>
          <w:rtl/>
        </w:rPr>
        <w:t xml:space="preserve">? מי נגד? מי נמנע? תודה. </w:t>
      </w:r>
    </w:p>
    <w:p w14:paraId="706BD736" w14:textId="77777777" w:rsidR="00000000" w:rsidRDefault="007C71EE">
      <w:pPr>
        <w:pStyle w:val="a"/>
        <w:ind w:firstLine="0"/>
        <w:rPr>
          <w:rtl/>
        </w:rPr>
      </w:pPr>
    </w:p>
    <w:p w14:paraId="742C1478" w14:textId="77777777" w:rsidR="00000000" w:rsidRDefault="007C71EE">
      <w:pPr>
        <w:pStyle w:val="a"/>
        <w:ind w:firstLine="0"/>
        <w:jc w:val="center"/>
        <w:rPr>
          <w:b/>
          <w:bCs/>
          <w:rtl/>
        </w:rPr>
      </w:pPr>
      <w:r>
        <w:rPr>
          <w:rFonts w:hint="eastAsia"/>
          <w:b/>
          <w:bCs/>
          <w:rtl/>
        </w:rPr>
        <w:t>הצבעה</w:t>
      </w:r>
    </w:p>
    <w:p w14:paraId="5A1A487D" w14:textId="77777777" w:rsidR="00000000" w:rsidRDefault="007C71EE">
      <w:pPr>
        <w:pStyle w:val="a"/>
        <w:ind w:firstLine="0"/>
        <w:jc w:val="center"/>
        <w:rPr>
          <w:b/>
          <w:bCs/>
          <w:rtl/>
        </w:rPr>
      </w:pPr>
    </w:p>
    <w:p w14:paraId="3D5BB7DB"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אבשלום וילן</w:t>
      </w:r>
      <w:r>
        <w:rPr>
          <w:rtl/>
        </w:rPr>
        <w:t xml:space="preserve"> לסעיף </w:t>
      </w:r>
      <w:r>
        <w:rPr>
          <w:rFonts w:hint="cs"/>
          <w:rtl/>
        </w:rPr>
        <w:t>33</w:t>
      </w:r>
      <w:r>
        <w:rPr>
          <w:rtl/>
        </w:rPr>
        <w:t xml:space="preserve"> לא נתקבלה. </w:t>
      </w:r>
    </w:p>
    <w:p w14:paraId="02A91B3D" w14:textId="77777777" w:rsidR="00000000" w:rsidRDefault="007C71EE">
      <w:pPr>
        <w:pStyle w:val="a"/>
        <w:ind w:firstLine="0"/>
        <w:rPr>
          <w:rtl/>
        </w:rPr>
      </w:pPr>
    </w:p>
    <w:p w14:paraId="2C869BFF" w14:textId="77777777" w:rsidR="00000000" w:rsidRDefault="007C71EE">
      <w:pPr>
        <w:pStyle w:val="ad"/>
        <w:rPr>
          <w:rtl/>
        </w:rPr>
      </w:pPr>
      <w:r>
        <w:rPr>
          <w:rFonts w:hint="eastAsia"/>
          <w:rtl/>
        </w:rPr>
        <w:t>היו</w:t>
      </w:r>
      <w:r>
        <w:rPr>
          <w:rtl/>
        </w:rPr>
        <w:t>"</w:t>
      </w:r>
      <w:r>
        <w:rPr>
          <w:rFonts w:hint="eastAsia"/>
          <w:rtl/>
        </w:rPr>
        <w:t xml:space="preserve">ר יולי-יואל </w:t>
      </w:r>
      <w:r>
        <w:rPr>
          <w:rFonts w:hint="eastAsia"/>
          <w:rtl/>
        </w:rPr>
        <w:t>אדלשטיין:</w:t>
      </w:r>
    </w:p>
    <w:p w14:paraId="431B5F41" w14:textId="77777777" w:rsidR="00000000" w:rsidRDefault="007C71EE">
      <w:pPr>
        <w:pStyle w:val="a"/>
        <w:rPr>
          <w:rtl/>
        </w:rPr>
      </w:pPr>
    </w:p>
    <w:p w14:paraId="0C221463" w14:textId="77777777" w:rsidR="00000000" w:rsidRDefault="007C71EE">
      <w:pPr>
        <w:pStyle w:val="a"/>
        <w:rPr>
          <w:rFonts w:hint="cs"/>
          <w:rtl/>
        </w:rPr>
      </w:pPr>
      <w:r>
        <w:rPr>
          <w:rFonts w:hint="eastAsia"/>
          <w:rtl/>
        </w:rPr>
        <w:t>ההסתייגות</w:t>
      </w:r>
      <w:r>
        <w:rPr>
          <w:rtl/>
        </w:rPr>
        <w:t xml:space="preserve">  לא נתקבלה. תודה.</w:t>
      </w:r>
    </w:p>
    <w:p w14:paraId="1274D04A" w14:textId="77777777" w:rsidR="00000000" w:rsidRDefault="007C71EE">
      <w:pPr>
        <w:pStyle w:val="a"/>
        <w:ind w:firstLine="0"/>
        <w:rPr>
          <w:rFonts w:hint="cs"/>
          <w:rtl/>
        </w:rPr>
      </w:pPr>
    </w:p>
    <w:p w14:paraId="266774CF"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יעקב ליצמן </w:t>
      </w:r>
      <w:r>
        <w:rPr>
          <w:rtl/>
        </w:rPr>
        <w:t xml:space="preserve"> - מי </w:t>
      </w:r>
      <w:r>
        <w:rPr>
          <w:rFonts w:hint="eastAsia"/>
          <w:rtl/>
        </w:rPr>
        <w:t>בעד</w:t>
      </w:r>
      <w:r>
        <w:rPr>
          <w:rtl/>
        </w:rPr>
        <w:t xml:space="preserve">? מי נגד? מי נמנע? תודה. </w:t>
      </w:r>
    </w:p>
    <w:p w14:paraId="69F8FF70" w14:textId="77777777" w:rsidR="00000000" w:rsidRDefault="007C71EE">
      <w:pPr>
        <w:pStyle w:val="a"/>
        <w:ind w:firstLine="0"/>
        <w:rPr>
          <w:rtl/>
        </w:rPr>
      </w:pPr>
    </w:p>
    <w:p w14:paraId="106C6E84" w14:textId="77777777" w:rsidR="00000000" w:rsidRDefault="007C71EE">
      <w:pPr>
        <w:pStyle w:val="a"/>
        <w:ind w:firstLine="0"/>
        <w:rPr>
          <w:rtl/>
        </w:rPr>
      </w:pPr>
    </w:p>
    <w:p w14:paraId="2AD876FA" w14:textId="77777777" w:rsidR="00000000" w:rsidRDefault="007C71EE">
      <w:pPr>
        <w:pStyle w:val="a"/>
        <w:ind w:firstLine="0"/>
        <w:jc w:val="center"/>
        <w:rPr>
          <w:b/>
          <w:bCs/>
          <w:rtl/>
        </w:rPr>
      </w:pPr>
      <w:r>
        <w:rPr>
          <w:rFonts w:hint="eastAsia"/>
          <w:b/>
          <w:bCs/>
          <w:rtl/>
        </w:rPr>
        <w:t>הצבעה</w:t>
      </w:r>
    </w:p>
    <w:p w14:paraId="4D591110" w14:textId="77777777" w:rsidR="00000000" w:rsidRDefault="007C71EE">
      <w:pPr>
        <w:pStyle w:val="a"/>
        <w:ind w:firstLine="0"/>
        <w:jc w:val="center"/>
        <w:rPr>
          <w:rFonts w:hint="cs"/>
          <w:rtl/>
        </w:rPr>
      </w:pPr>
    </w:p>
    <w:p w14:paraId="6CF06E26"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יעקב ליצמן </w:t>
      </w:r>
      <w:r>
        <w:rPr>
          <w:rtl/>
        </w:rPr>
        <w:t xml:space="preserve"> לסעיף </w:t>
      </w:r>
      <w:r>
        <w:rPr>
          <w:rFonts w:hint="cs"/>
          <w:rtl/>
        </w:rPr>
        <w:t>33</w:t>
      </w:r>
      <w:r>
        <w:rPr>
          <w:rtl/>
        </w:rPr>
        <w:t xml:space="preserve"> לא נתקבלה. </w:t>
      </w:r>
    </w:p>
    <w:p w14:paraId="5EBE91C0" w14:textId="77777777" w:rsidR="00000000" w:rsidRDefault="007C71EE">
      <w:pPr>
        <w:pStyle w:val="a"/>
        <w:ind w:firstLine="0"/>
        <w:rPr>
          <w:rtl/>
        </w:rPr>
      </w:pPr>
    </w:p>
    <w:p w14:paraId="4FEA6CF5" w14:textId="77777777" w:rsidR="00000000" w:rsidRDefault="007C71EE">
      <w:pPr>
        <w:pStyle w:val="ad"/>
        <w:rPr>
          <w:rtl/>
        </w:rPr>
      </w:pPr>
      <w:r>
        <w:rPr>
          <w:rFonts w:hint="eastAsia"/>
          <w:rtl/>
        </w:rPr>
        <w:t>היו</w:t>
      </w:r>
      <w:r>
        <w:rPr>
          <w:rtl/>
        </w:rPr>
        <w:t>"</w:t>
      </w:r>
      <w:r>
        <w:rPr>
          <w:rFonts w:hint="eastAsia"/>
          <w:rtl/>
        </w:rPr>
        <w:t>ר יולי-יואל אדלשטיין:</w:t>
      </w:r>
    </w:p>
    <w:p w14:paraId="6F62D6A8" w14:textId="77777777" w:rsidR="00000000" w:rsidRDefault="007C71EE">
      <w:pPr>
        <w:pStyle w:val="a"/>
        <w:rPr>
          <w:rtl/>
        </w:rPr>
      </w:pPr>
    </w:p>
    <w:p w14:paraId="3DD1DB33" w14:textId="77777777" w:rsidR="00000000" w:rsidRDefault="007C71EE">
      <w:pPr>
        <w:pStyle w:val="a"/>
        <w:rPr>
          <w:rtl/>
        </w:rPr>
      </w:pPr>
      <w:r>
        <w:rPr>
          <w:rFonts w:hint="eastAsia"/>
          <w:rtl/>
        </w:rPr>
        <w:t>ההסתייגות</w:t>
      </w:r>
      <w:r>
        <w:rPr>
          <w:rtl/>
        </w:rPr>
        <w:t xml:space="preserve">  לא נתקבלה. תודה.</w:t>
      </w:r>
    </w:p>
    <w:p w14:paraId="36D30A38" w14:textId="77777777" w:rsidR="00000000" w:rsidRDefault="007C71EE">
      <w:pPr>
        <w:pStyle w:val="a"/>
        <w:ind w:firstLine="0"/>
        <w:rPr>
          <w:rFonts w:hint="cs"/>
          <w:rtl/>
        </w:rPr>
      </w:pPr>
    </w:p>
    <w:p w14:paraId="593BE640" w14:textId="77777777" w:rsidR="00000000" w:rsidRDefault="007C71EE">
      <w:pPr>
        <w:pStyle w:val="a"/>
        <w:ind w:firstLine="0"/>
        <w:rPr>
          <w:rFonts w:hint="cs"/>
          <w:rtl/>
        </w:rPr>
      </w:pPr>
      <w:r>
        <w:rPr>
          <w:rFonts w:hint="cs"/>
          <w:rtl/>
        </w:rPr>
        <w:tab/>
        <w:t xml:space="preserve">חבר הכנסת אברהם רביץ - </w:t>
      </w:r>
      <w:r>
        <w:rPr>
          <w:rFonts w:hint="cs"/>
          <w:rtl/>
        </w:rPr>
        <w:t xml:space="preserve">לא נמצא. </w:t>
      </w:r>
    </w:p>
    <w:p w14:paraId="69FD1245" w14:textId="77777777" w:rsidR="00000000" w:rsidRDefault="007C71EE">
      <w:pPr>
        <w:pStyle w:val="a"/>
        <w:ind w:firstLine="0"/>
        <w:rPr>
          <w:rFonts w:hint="cs"/>
          <w:rtl/>
        </w:rPr>
      </w:pPr>
    </w:p>
    <w:p w14:paraId="2CB2C5EC"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מאיר פרוש  </w:t>
      </w:r>
      <w:r>
        <w:rPr>
          <w:rtl/>
        </w:rPr>
        <w:t xml:space="preserve"> - מי </w:t>
      </w:r>
      <w:r>
        <w:rPr>
          <w:rFonts w:hint="eastAsia"/>
          <w:rtl/>
        </w:rPr>
        <w:t>בעד</w:t>
      </w:r>
      <w:r>
        <w:rPr>
          <w:rtl/>
        </w:rPr>
        <w:t xml:space="preserve">? מי נגד? מי נמנע? תודה. </w:t>
      </w:r>
    </w:p>
    <w:p w14:paraId="615FB4F1" w14:textId="77777777" w:rsidR="00000000" w:rsidRDefault="007C71EE">
      <w:pPr>
        <w:pStyle w:val="a"/>
        <w:ind w:firstLine="0"/>
        <w:rPr>
          <w:rtl/>
        </w:rPr>
      </w:pPr>
    </w:p>
    <w:p w14:paraId="2FAD62F5" w14:textId="77777777" w:rsidR="00000000" w:rsidRDefault="007C71EE">
      <w:pPr>
        <w:pStyle w:val="a"/>
        <w:ind w:firstLine="0"/>
        <w:jc w:val="center"/>
        <w:rPr>
          <w:b/>
          <w:bCs/>
          <w:rtl/>
        </w:rPr>
      </w:pPr>
      <w:r>
        <w:rPr>
          <w:rFonts w:hint="eastAsia"/>
          <w:b/>
          <w:bCs/>
          <w:rtl/>
        </w:rPr>
        <w:t>הצבעה</w:t>
      </w:r>
    </w:p>
    <w:p w14:paraId="29BA2FF1" w14:textId="77777777" w:rsidR="00000000" w:rsidRDefault="007C71EE">
      <w:pPr>
        <w:pStyle w:val="a"/>
        <w:ind w:firstLine="0"/>
        <w:jc w:val="center"/>
        <w:rPr>
          <w:b/>
          <w:bCs/>
          <w:rtl/>
        </w:rPr>
      </w:pPr>
    </w:p>
    <w:p w14:paraId="66CDE958"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מאיר פרוש  </w:t>
      </w:r>
      <w:r>
        <w:rPr>
          <w:rtl/>
        </w:rPr>
        <w:t xml:space="preserve"> לסעיף </w:t>
      </w:r>
      <w:r>
        <w:rPr>
          <w:rFonts w:hint="cs"/>
          <w:rtl/>
        </w:rPr>
        <w:t>33</w:t>
      </w:r>
      <w:r>
        <w:rPr>
          <w:rtl/>
        </w:rPr>
        <w:t xml:space="preserve"> לא נתקבלה. </w:t>
      </w:r>
    </w:p>
    <w:p w14:paraId="047DC909" w14:textId="77777777" w:rsidR="00000000" w:rsidRDefault="007C71EE">
      <w:pPr>
        <w:pStyle w:val="a"/>
        <w:ind w:firstLine="0"/>
        <w:rPr>
          <w:rtl/>
        </w:rPr>
      </w:pPr>
    </w:p>
    <w:p w14:paraId="68961F9B" w14:textId="77777777" w:rsidR="00000000" w:rsidRDefault="007C71EE">
      <w:pPr>
        <w:pStyle w:val="ad"/>
        <w:rPr>
          <w:rtl/>
        </w:rPr>
      </w:pPr>
      <w:r>
        <w:rPr>
          <w:rFonts w:hint="eastAsia"/>
          <w:rtl/>
        </w:rPr>
        <w:t>היו</w:t>
      </w:r>
      <w:r>
        <w:rPr>
          <w:rtl/>
        </w:rPr>
        <w:t>"</w:t>
      </w:r>
      <w:r>
        <w:rPr>
          <w:rFonts w:hint="eastAsia"/>
          <w:rtl/>
        </w:rPr>
        <w:t>ר יולי-יואל אדלשטיין:</w:t>
      </w:r>
    </w:p>
    <w:p w14:paraId="62476622" w14:textId="77777777" w:rsidR="00000000" w:rsidRDefault="007C71EE">
      <w:pPr>
        <w:pStyle w:val="a"/>
        <w:rPr>
          <w:rtl/>
        </w:rPr>
      </w:pPr>
    </w:p>
    <w:p w14:paraId="6826049C" w14:textId="77777777" w:rsidR="00000000" w:rsidRDefault="007C71EE">
      <w:pPr>
        <w:pStyle w:val="a"/>
        <w:rPr>
          <w:rFonts w:hint="cs"/>
          <w:rtl/>
        </w:rPr>
      </w:pPr>
      <w:r>
        <w:rPr>
          <w:rFonts w:hint="eastAsia"/>
          <w:rtl/>
        </w:rPr>
        <w:t>ההסתייגות</w:t>
      </w:r>
      <w:r>
        <w:rPr>
          <w:rtl/>
        </w:rPr>
        <w:t xml:space="preserve">  לא נתקבלה. תודה.</w:t>
      </w:r>
    </w:p>
    <w:p w14:paraId="158BC1D8" w14:textId="77777777" w:rsidR="00000000" w:rsidRDefault="007C71EE">
      <w:pPr>
        <w:pStyle w:val="a"/>
        <w:ind w:firstLine="0"/>
        <w:rPr>
          <w:rFonts w:hint="cs"/>
          <w:rtl/>
        </w:rPr>
      </w:pPr>
    </w:p>
    <w:p w14:paraId="2D9847E6"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משה גפני -</w:t>
      </w:r>
      <w:r>
        <w:rPr>
          <w:rtl/>
        </w:rPr>
        <w:t xml:space="preserve"> מי </w:t>
      </w:r>
      <w:r>
        <w:rPr>
          <w:rFonts w:hint="eastAsia"/>
          <w:rtl/>
        </w:rPr>
        <w:t>בעד</w:t>
      </w:r>
      <w:r>
        <w:rPr>
          <w:rtl/>
        </w:rPr>
        <w:t xml:space="preserve">? מי נגד? מי </w:t>
      </w:r>
      <w:r>
        <w:rPr>
          <w:rtl/>
        </w:rPr>
        <w:t xml:space="preserve">נמנע? תודה. </w:t>
      </w:r>
    </w:p>
    <w:p w14:paraId="460B0085" w14:textId="77777777" w:rsidR="00000000" w:rsidRDefault="007C71EE">
      <w:pPr>
        <w:pStyle w:val="a"/>
        <w:ind w:firstLine="0"/>
        <w:rPr>
          <w:rtl/>
        </w:rPr>
      </w:pPr>
    </w:p>
    <w:p w14:paraId="2F1FD079" w14:textId="77777777" w:rsidR="00000000" w:rsidRDefault="007C71EE">
      <w:pPr>
        <w:pStyle w:val="a"/>
        <w:ind w:firstLine="0"/>
        <w:jc w:val="center"/>
        <w:rPr>
          <w:b/>
          <w:bCs/>
          <w:rtl/>
        </w:rPr>
      </w:pPr>
      <w:r>
        <w:rPr>
          <w:rFonts w:hint="eastAsia"/>
          <w:b/>
          <w:bCs/>
          <w:rtl/>
        </w:rPr>
        <w:t>הצבעה</w:t>
      </w:r>
    </w:p>
    <w:p w14:paraId="728D89D8" w14:textId="77777777" w:rsidR="00000000" w:rsidRDefault="007C71EE">
      <w:pPr>
        <w:pStyle w:val="a"/>
        <w:ind w:firstLine="0"/>
        <w:jc w:val="center"/>
        <w:rPr>
          <w:b/>
          <w:bCs/>
          <w:rtl/>
        </w:rPr>
      </w:pPr>
    </w:p>
    <w:p w14:paraId="3AEE2625"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משה גפני</w:t>
      </w:r>
      <w:r>
        <w:rPr>
          <w:rtl/>
        </w:rPr>
        <w:t xml:space="preserve"> לסעיף </w:t>
      </w:r>
      <w:r>
        <w:rPr>
          <w:rFonts w:hint="cs"/>
          <w:rtl/>
        </w:rPr>
        <w:t>33</w:t>
      </w:r>
      <w:r>
        <w:rPr>
          <w:rtl/>
        </w:rPr>
        <w:t xml:space="preserve"> לא נתקבלה. </w:t>
      </w:r>
    </w:p>
    <w:p w14:paraId="5D3A2AE3" w14:textId="77777777" w:rsidR="00000000" w:rsidRDefault="007C71EE">
      <w:pPr>
        <w:pStyle w:val="a"/>
        <w:ind w:firstLine="0"/>
        <w:rPr>
          <w:rtl/>
        </w:rPr>
      </w:pPr>
    </w:p>
    <w:p w14:paraId="1B8C3151" w14:textId="77777777" w:rsidR="00000000" w:rsidRDefault="007C71EE">
      <w:pPr>
        <w:pStyle w:val="ad"/>
        <w:rPr>
          <w:rtl/>
        </w:rPr>
      </w:pPr>
      <w:r>
        <w:rPr>
          <w:rFonts w:hint="eastAsia"/>
          <w:rtl/>
        </w:rPr>
        <w:t>היו</w:t>
      </w:r>
      <w:r>
        <w:rPr>
          <w:rtl/>
        </w:rPr>
        <w:t>"</w:t>
      </w:r>
      <w:r>
        <w:rPr>
          <w:rFonts w:hint="eastAsia"/>
          <w:rtl/>
        </w:rPr>
        <w:t>ר יולי-יואל אדלשטיין:</w:t>
      </w:r>
    </w:p>
    <w:p w14:paraId="6C4CA4A6" w14:textId="77777777" w:rsidR="00000000" w:rsidRDefault="007C71EE">
      <w:pPr>
        <w:pStyle w:val="a"/>
        <w:rPr>
          <w:rtl/>
        </w:rPr>
      </w:pPr>
    </w:p>
    <w:p w14:paraId="5355654C" w14:textId="77777777" w:rsidR="00000000" w:rsidRDefault="007C71EE">
      <w:pPr>
        <w:pStyle w:val="a"/>
        <w:rPr>
          <w:rtl/>
        </w:rPr>
      </w:pPr>
      <w:r>
        <w:rPr>
          <w:rFonts w:hint="eastAsia"/>
          <w:rtl/>
        </w:rPr>
        <w:t>ההסתייגות</w:t>
      </w:r>
      <w:r>
        <w:rPr>
          <w:rtl/>
        </w:rPr>
        <w:t xml:space="preserve">  לא נתקבלה. תודה.</w:t>
      </w:r>
    </w:p>
    <w:p w14:paraId="0E1BEB28" w14:textId="77777777" w:rsidR="00000000" w:rsidRDefault="007C71EE">
      <w:pPr>
        <w:pStyle w:val="a"/>
        <w:ind w:firstLine="0"/>
        <w:rPr>
          <w:rFonts w:hint="cs"/>
          <w:rtl/>
        </w:rPr>
      </w:pPr>
    </w:p>
    <w:p w14:paraId="60190923"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ישראל אייכלר</w:t>
      </w:r>
      <w:r>
        <w:rPr>
          <w:rtl/>
        </w:rPr>
        <w:t xml:space="preserve"> - מי </w:t>
      </w:r>
      <w:r>
        <w:rPr>
          <w:rFonts w:hint="eastAsia"/>
          <w:rtl/>
        </w:rPr>
        <w:t>בעד</w:t>
      </w:r>
      <w:r>
        <w:rPr>
          <w:rtl/>
        </w:rPr>
        <w:t xml:space="preserve">? מי נגד? מי נמנע? תודה. </w:t>
      </w:r>
    </w:p>
    <w:p w14:paraId="3B8078FA" w14:textId="77777777" w:rsidR="00000000" w:rsidRDefault="007C71EE">
      <w:pPr>
        <w:pStyle w:val="a"/>
        <w:ind w:firstLine="0"/>
        <w:rPr>
          <w:rtl/>
        </w:rPr>
      </w:pPr>
    </w:p>
    <w:p w14:paraId="4AADF2ED" w14:textId="77777777" w:rsidR="00000000" w:rsidRDefault="007C71EE">
      <w:pPr>
        <w:pStyle w:val="a"/>
        <w:ind w:firstLine="0"/>
        <w:jc w:val="center"/>
        <w:rPr>
          <w:rFonts w:hint="cs"/>
          <w:b/>
          <w:bCs/>
          <w:rtl/>
        </w:rPr>
      </w:pPr>
      <w:r>
        <w:rPr>
          <w:rFonts w:hint="eastAsia"/>
          <w:b/>
          <w:bCs/>
          <w:rtl/>
        </w:rPr>
        <w:t>הצבעה</w:t>
      </w:r>
    </w:p>
    <w:p w14:paraId="0E4D3B5A" w14:textId="77777777" w:rsidR="00000000" w:rsidRDefault="007C71EE">
      <w:pPr>
        <w:pStyle w:val="a"/>
        <w:ind w:firstLine="0"/>
        <w:jc w:val="center"/>
        <w:rPr>
          <w:rFonts w:hint="cs"/>
          <w:b/>
          <w:bCs/>
          <w:rtl/>
        </w:rPr>
      </w:pPr>
    </w:p>
    <w:p w14:paraId="43EAA996"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ישראל אייכלר </w:t>
      </w:r>
      <w:r>
        <w:rPr>
          <w:rtl/>
        </w:rPr>
        <w:t xml:space="preserve">לסעיף </w:t>
      </w:r>
      <w:r>
        <w:rPr>
          <w:rFonts w:hint="cs"/>
          <w:rtl/>
        </w:rPr>
        <w:t>33</w:t>
      </w:r>
      <w:r>
        <w:rPr>
          <w:rtl/>
        </w:rPr>
        <w:t xml:space="preserve"> ל</w:t>
      </w:r>
      <w:r>
        <w:rPr>
          <w:rtl/>
        </w:rPr>
        <w:t xml:space="preserve">א נתקבלה. </w:t>
      </w:r>
    </w:p>
    <w:p w14:paraId="1C78BAAF" w14:textId="77777777" w:rsidR="00000000" w:rsidRDefault="007C71EE">
      <w:pPr>
        <w:pStyle w:val="ad"/>
        <w:rPr>
          <w:rFonts w:hint="cs"/>
          <w:rtl/>
        </w:rPr>
      </w:pPr>
    </w:p>
    <w:p w14:paraId="5E9E8139" w14:textId="77777777" w:rsidR="00000000" w:rsidRDefault="007C71EE">
      <w:pPr>
        <w:pStyle w:val="ad"/>
        <w:rPr>
          <w:rtl/>
        </w:rPr>
      </w:pPr>
    </w:p>
    <w:p w14:paraId="01D043A6" w14:textId="77777777" w:rsidR="00000000" w:rsidRDefault="007C71EE">
      <w:pPr>
        <w:pStyle w:val="ad"/>
        <w:rPr>
          <w:rtl/>
        </w:rPr>
      </w:pPr>
      <w:r>
        <w:rPr>
          <w:rFonts w:hint="eastAsia"/>
          <w:rtl/>
        </w:rPr>
        <w:t>היו</w:t>
      </w:r>
      <w:r>
        <w:rPr>
          <w:rtl/>
        </w:rPr>
        <w:t>"</w:t>
      </w:r>
      <w:r>
        <w:rPr>
          <w:rFonts w:hint="eastAsia"/>
          <w:rtl/>
        </w:rPr>
        <w:t>ר יולי-יואל אדלשטיין:</w:t>
      </w:r>
    </w:p>
    <w:p w14:paraId="2DBFE5E9" w14:textId="77777777" w:rsidR="00000000" w:rsidRDefault="007C71EE">
      <w:pPr>
        <w:pStyle w:val="a"/>
        <w:rPr>
          <w:rtl/>
        </w:rPr>
      </w:pPr>
    </w:p>
    <w:p w14:paraId="35E3F4BD" w14:textId="77777777" w:rsidR="00000000" w:rsidRDefault="007C71EE">
      <w:pPr>
        <w:pStyle w:val="a"/>
        <w:rPr>
          <w:rFonts w:hint="cs"/>
          <w:rtl/>
        </w:rPr>
      </w:pPr>
      <w:r>
        <w:rPr>
          <w:rFonts w:hint="eastAsia"/>
          <w:rtl/>
        </w:rPr>
        <w:t>ההסתייגות</w:t>
      </w:r>
      <w:r>
        <w:rPr>
          <w:rtl/>
        </w:rPr>
        <w:t xml:space="preserve">  לא נתקבלה. תודה.</w:t>
      </w:r>
    </w:p>
    <w:p w14:paraId="0530C005" w14:textId="77777777" w:rsidR="00000000" w:rsidRDefault="007C71EE">
      <w:pPr>
        <w:pStyle w:val="a"/>
        <w:ind w:firstLine="0"/>
        <w:rPr>
          <w:rFonts w:hint="cs"/>
          <w:rtl/>
        </w:rPr>
      </w:pPr>
    </w:p>
    <w:p w14:paraId="3A432CA0"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מוחמד ברכה</w:t>
      </w:r>
      <w:r>
        <w:rPr>
          <w:rtl/>
        </w:rPr>
        <w:t xml:space="preserve"> - מי </w:t>
      </w:r>
      <w:r>
        <w:rPr>
          <w:rFonts w:hint="eastAsia"/>
          <w:rtl/>
        </w:rPr>
        <w:t>בעד</w:t>
      </w:r>
      <w:r>
        <w:rPr>
          <w:rtl/>
        </w:rPr>
        <w:t xml:space="preserve">? מי נגד? מי נמנע? תודה. </w:t>
      </w:r>
    </w:p>
    <w:p w14:paraId="3E13C16E" w14:textId="77777777" w:rsidR="00000000" w:rsidRDefault="007C71EE">
      <w:pPr>
        <w:pStyle w:val="a"/>
        <w:ind w:firstLine="0"/>
        <w:rPr>
          <w:rtl/>
        </w:rPr>
      </w:pPr>
    </w:p>
    <w:p w14:paraId="16F0617F" w14:textId="77777777" w:rsidR="00000000" w:rsidRDefault="007C71EE">
      <w:pPr>
        <w:pStyle w:val="a"/>
        <w:ind w:firstLine="0"/>
        <w:jc w:val="center"/>
        <w:rPr>
          <w:b/>
          <w:bCs/>
          <w:rtl/>
        </w:rPr>
      </w:pPr>
      <w:r>
        <w:rPr>
          <w:rFonts w:hint="eastAsia"/>
          <w:b/>
          <w:bCs/>
          <w:rtl/>
        </w:rPr>
        <w:t>הצבעה</w:t>
      </w:r>
    </w:p>
    <w:p w14:paraId="1ED8F205" w14:textId="77777777" w:rsidR="00000000" w:rsidRDefault="007C71EE">
      <w:pPr>
        <w:pStyle w:val="a"/>
        <w:ind w:firstLine="0"/>
        <w:jc w:val="center"/>
        <w:rPr>
          <w:b/>
          <w:bCs/>
          <w:rtl/>
        </w:rPr>
      </w:pPr>
    </w:p>
    <w:p w14:paraId="03C97C17"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מוחמד ברכה </w:t>
      </w:r>
      <w:r>
        <w:rPr>
          <w:rtl/>
        </w:rPr>
        <w:t xml:space="preserve"> לסעיף </w:t>
      </w:r>
      <w:r>
        <w:rPr>
          <w:rFonts w:hint="cs"/>
          <w:rtl/>
        </w:rPr>
        <w:t>33</w:t>
      </w:r>
      <w:r>
        <w:rPr>
          <w:rtl/>
        </w:rPr>
        <w:t xml:space="preserve"> לא נתקבלה. </w:t>
      </w:r>
    </w:p>
    <w:p w14:paraId="63AA42C3" w14:textId="77777777" w:rsidR="00000000" w:rsidRDefault="007C71EE">
      <w:pPr>
        <w:pStyle w:val="a"/>
        <w:ind w:firstLine="0"/>
        <w:rPr>
          <w:rtl/>
        </w:rPr>
      </w:pPr>
    </w:p>
    <w:p w14:paraId="15D02CD3" w14:textId="77777777" w:rsidR="00000000" w:rsidRDefault="007C71EE">
      <w:pPr>
        <w:pStyle w:val="ad"/>
        <w:rPr>
          <w:rtl/>
        </w:rPr>
      </w:pPr>
      <w:r>
        <w:rPr>
          <w:rFonts w:hint="eastAsia"/>
          <w:rtl/>
        </w:rPr>
        <w:t>היו</w:t>
      </w:r>
      <w:r>
        <w:rPr>
          <w:rtl/>
        </w:rPr>
        <w:t>"</w:t>
      </w:r>
      <w:r>
        <w:rPr>
          <w:rFonts w:hint="eastAsia"/>
          <w:rtl/>
        </w:rPr>
        <w:t>ר יולי-יואל אדלשטיין:</w:t>
      </w:r>
    </w:p>
    <w:p w14:paraId="6E546966" w14:textId="77777777" w:rsidR="00000000" w:rsidRDefault="007C71EE">
      <w:pPr>
        <w:pStyle w:val="a"/>
        <w:rPr>
          <w:rtl/>
        </w:rPr>
      </w:pPr>
    </w:p>
    <w:p w14:paraId="375C6A96" w14:textId="77777777" w:rsidR="00000000" w:rsidRDefault="007C71EE">
      <w:pPr>
        <w:pStyle w:val="a"/>
        <w:rPr>
          <w:rFonts w:hint="cs"/>
          <w:rtl/>
        </w:rPr>
      </w:pPr>
      <w:r>
        <w:rPr>
          <w:rFonts w:hint="eastAsia"/>
          <w:rtl/>
        </w:rPr>
        <w:t>ההסתייגות</w:t>
      </w:r>
      <w:r>
        <w:rPr>
          <w:rtl/>
        </w:rPr>
        <w:t xml:space="preserve">  לא נתקבלה. תודה</w:t>
      </w:r>
      <w:r>
        <w:rPr>
          <w:rtl/>
        </w:rPr>
        <w:t>.</w:t>
      </w:r>
    </w:p>
    <w:p w14:paraId="6F71D222" w14:textId="77777777" w:rsidR="00000000" w:rsidRDefault="007C71EE">
      <w:pPr>
        <w:pStyle w:val="a"/>
        <w:ind w:firstLine="0"/>
        <w:rPr>
          <w:rFonts w:hint="cs"/>
          <w:rtl/>
        </w:rPr>
      </w:pPr>
    </w:p>
    <w:p w14:paraId="7C9753CA"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עסאם מח'ול </w:t>
      </w:r>
      <w:r>
        <w:rPr>
          <w:rtl/>
        </w:rPr>
        <w:t xml:space="preserve"> - מי </w:t>
      </w:r>
      <w:r>
        <w:rPr>
          <w:rFonts w:hint="eastAsia"/>
          <w:rtl/>
        </w:rPr>
        <w:t>בעד</w:t>
      </w:r>
      <w:r>
        <w:rPr>
          <w:rtl/>
        </w:rPr>
        <w:t xml:space="preserve">? מי נגד? מי נמנע? תודה. </w:t>
      </w:r>
    </w:p>
    <w:p w14:paraId="54766CE2" w14:textId="77777777" w:rsidR="00000000" w:rsidRDefault="007C71EE">
      <w:pPr>
        <w:pStyle w:val="a"/>
        <w:ind w:firstLine="0"/>
        <w:rPr>
          <w:rtl/>
        </w:rPr>
      </w:pPr>
    </w:p>
    <w:p w14:paraId="5E3C07B8" w14:textId="77777777" w:rsidR="00000000" w:rsidRDefault="007C71EE">
      <w:pPr>
        <w:pStyle w:val="a"/>
        <w:ind w:firstLine="0"/>
        <w:jc w:val="center"/>
        <w:rPr>
          <w:b/>
          <w:bCs/>
          <w:rtl/>
        </w:rPr>
      </w:pPr>
      <w:r>
        <w:rPr>
          <w:rFonts w:hint="eastAsia"/>
          <w:b/>
          <w:bCs/>
          <w:rtl/>
        </w:rPr>
        <w:t>הצבעה</w:t>
      </w:r>
    </w:p>
    <w:p w14:paraId="40011415" w14:textId="77777777" w:rsidR="00000000" w:rsidRDefault="007C71EE">
      <w:pPr>
        <w:pStyle w:val="a"/>
        <w:ind w:firstLine="0"/>
        <w:jc w:val="center"/>
        <w:rPr>
          <w:b/>
          <w:bCs/>
          <w:rtl/>
        </w:rPr>
      </w:pPr>
    </w:p>
    <w:p w14:paraId="046C353C"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עסאם מח'ול </w:t>
      </w:r>
      <w:r>
        <w:rPr>
          <w:rtl/>
        </w:rPr>
        <w:t xml:space="preserve">לסעיף </w:t>
      </w:r>
      <w:r>
        <w:rPr>
          <w:rFonts w:hint="cs"/>
          <w:rtl/>
        </w:rPr>
        <w:t>33</w:t>
      </w:r>
      <w:r>
        <w:rPr>
          <w:rtl/>
        </w:rPr>
        <w:t xml:space="preserve"> לא נתקבלה. </w:t>
      </w:r>
    </w:p>
    <w:p w14:paraId="4642FCD6" w14:textId="77777777" w:rsidR="00000000" w:rsidRDefault="007C71EE">
      <w:pPr>
        <w:pStyle w:val="a"/>
        <w:ind w:firstLine="0"/>
        <w:rPr>
          <w:rtl/>
        </w:rPr>
      </w:pPr>
    </w:p>
    <w:p w14:paraId="12EA86DF" w14:textId="77777777" w:rsidR="00000000" w:rsidRDefault="007C71EE">
      <w:pPr>
        <w:pStyle w:val="ad"/>
        <w:rPr>
          <w:rtl/>
        </w:rPr>
      </w:pPr>
      <w:r>
        <w:rPr>
          <w:rFonts w:hint="eastAsia"/>
          <w:rtl/>
        </w:rPr>
        <w:t>היו</w:t>
      </w:r>
      <w:r>
        <w:rPr>
          <w:rtl/>
        </w:rPr>
        <w:t>"</w:t>
      </w:r>
      <w:r>
        <w:rPr>
          <w:rFonts w:hint="eastAsia"/>
          <w:rtl/>
        </w:rPr>
        <w:t>ר יולי-יואל אדלשטיין:</w:t>
      </w:r>
    </w:p>
    <w:p w14:paraId="4A44C66B" w14:textId="77777777" w:rsidR="00000000" w:rsidRDefault="007C71EE">
      <w:pPr>
        <w:pStyle w:val="a"/>
        <w:rPr>
          <w:rtl/>
        </w:rPr>
      </w:pPr>
    </w:p>
    <w:p w14:paraId="4B7CD38F" w14:textId="77777777" w:rsidR="00000000" w:rsidRDefault="007C71EE">
      <w:pPr>
        <w:pStyle w:val="a"/>
        <w:rPr>
          <w:rFonts w:hint="cs"/>
          <w:rtl/>
        </w:rPr>
      </w:pPr>
      <w:r>
        <w:rPr>
          <w:rFonts w:hint="eastAsia"/>
          <w:rtl/>
        </w:rPr>
        <w:t>ההסתייגות</w:t>
      </w:r>
      <w:r>
        <w:rPr>
          <w:rtl/>
        </w:rPr>
        <w:t xml:space="preserve">  לא נתקבלה. תודה.</w:t>
      </w:r>
    </w:p>
    <w:p w14:paraId="0ECCE2E1" w14:textId="77777777" w:rsidR="00000000" w:rsidRDefault="007C71EE">
      <w:pPr>
        <w:pStyle w:val="a"/>
        <w:rPr>
          <w:rFonts w:hint="cs"/>
          <w:rtl/>
        </w:rPr>
      </w:pPr>
    </w:p>
    <w:p w14:paraId="6528819E" w14:textId="77777777" w:rsidR="00000000" w:rsidRDefault="007C71EE">
      <w:pPr>
        <w:pStyle w:val="a"/>
        <w:rPr>
          <w:rFonts w:hint="cs"/>
          <w:rtl/>
        </w:rPr>
      </w:pPr>
      <w:r>
        <w:rPr>
          <w:rFonts w:hint="cs"/>
          <w:rtl/>
        </w:rPr>
        <w:t xml:space="preserve">אנחנו עוברים לעמוד 169, ישר להסתייגותו של חבר הכנסת אחמד טיבי. </w:t>
      </w:r>
    </w:p>
    <w:p w14:paraId="5E0166DC" w14:textId="77777777" w:rsidR="00000000" w:rsidRDefault="007C71EE">
      <w:pPr>
        <w:pStyle w:val="a"/>
        <w:ind w:firstLine="0"/>
        <w:rPr>
          <w:rFonts w:hint="cs"/>
          <w:rtl/>
        </w:rPr>
      </w:pPr>
    </w:p>
    <w:p w14:paraId="76D3E54D"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אחמד טיבי </w:t>
      </w:r>
      <w:r>
        <w:rPr>
          <w:rtl/>
        </w:rPr>
        <w:t xml:space="preserve"> - מי </w:t>
      </w:r>
      <w:r>
        <w:rPr>
          <w:rFonts w:hint="eastAsia"/>
          <w:rtl/>
        </w:rPr>
        <w:t>בעד</w:t>
      </w:r>
      <w:r>
        <w:rPr>
          <w:rtl/>
        </w:rPr>
        <w:t xml:space="preserve">? מי נגד? מי נמנע? תודה. </w:t>
      </w:r>
    </w:p>
    <w:p w14:paraId="3A10C3F1" w14:textId="77777777" w:rsidR="00000000" w:rsidRDefault="007C71EE">
      <w:pPr>
        <w:pStyle w:val="a"/>
        <w:ind w:firstLine="0"/>
        <w:rPr>
          <w:rtl/>
        </w:rPr>
      </w:pPr>
    </w:p>
    <w:p w14:paraId="3039CFE4" w14:textId="77777777" w:rsidR="00000000" w:rsidRDefault="007C71EE">
      <w:pPr>
        <w:pStyle w:val="a"/>
        <w:ind w:firstLine="0"/>
        <w:jc w:val="center"/>
        <w:rPr>
          <w:b/>
          <w:bCs/>
          <w:rtl/>
        </w:rPr>
      </w:pPr>
      <w:r>
        <w:rPr>
          <w:rFonts w:hint="eastAsia"/>
          <w:b/>
          <w:bCs/>
          <w:rtl/>
        </w:rPr>
        <w:t>הצבעה</w:t>
      </w:r>
    </w:p>
    <w:p w14:paraId="34E9216A" w14:textId="77777777" w:rsidR="00000000" w:rsidRDefault="007C71EE">
      <w:pPr>
        <w:pStyle w:val="a"/>
        <w:ind w:firstLine="0"/>
        <w:jc w:val="center"/>
        <w:rPr>
          <w:b/>
          <w:bCs/>
          <w:rtl/>
        </w:rPr>
      </w:pPr>
    </w:p>
    <w:p w14:paraId="6EB3B333"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אחמד טיבי </w:t>
      </w:r>
      <w:r>
        <w:rPr>
          <w:rtl/>
        </w:rPr>
        <w:t xml:space="preserve"> לסעיף </w:t>
      </w:r>
      <w:r>
        <w:rPr>
          <w:rFonts w:hint="cs"/>
          <w:rtl/>
        </w:rPr>
        <w:t>33</w:t>
      </w:r>
      <w:r>
        <w:rPr>
          <w:rtl/>
        </w:rPr>
        <w:t xml:space="preserve"> לא נתקבלה. </w:t>
      </w:r>
    </w:p>
    <w:p w14:paraId="7EEEA79B" w14:textId="77777777" w:rsidR="00000000" w:rsidRDefault="007C71EE">
      <w:pPr>
        <w:pStyle w:val="a"/>
        <w:ind w:firstLine="0"/>
        <w:rPr>
          <w:rtl/>
        </w:rPr>
      </w:pPr>
    </w:p>
    <w:p w14:paraId="24A0DDB8" w14:textId="77777777" w:rsidR="00000000" w:rsidRDefault="007C71EE">
      <w:pPr>
        <w:pStyle w:val="ad"/>
        <w:rPr>
          <w:rtl/>
        </w:rPr>
      </w:pPr>
      <w:r>
        <w:rPr>
          <w:rFonts w:hint="eastAsia"/>
          <w:rtl/>
        </w:rPr>
        <w:t>היו</w:t>
      </w:r>
      <w:r>
        <w:rPr>
          <w:rtl/>
        </w:rPr>
        <w:t>"</w:t>
      </w:r>
      <w:r>
        <w:rPr>
          <w:rFonts w:hint="eastAsia"/>
          <w:rtl/>
        </w:rPr>
        <w:t>ר יולי-יואל אדלשטיין:</w:t>
      </w:r>
    </w:p>
    <w:p w14:paraId="4A66B1C9" w14:textId="77777777" w:rsidR="00000000" w:rsidRDefault="007C71EE">
      <w:pPr>
        <w:pStyle w:val="a"/>
        <w:rPr>
          <w:rtl/>
        </w:rPr>
      </w:pPr>
    </w:p>
    <w:p w14:paraId="60BF52F8" w14:textId="77777777" w:rsidR="00000000" w:rsidRDefault="007C71EE">
      <w:pPr>
        <w:pStyle w:val="a"/>
        <w:rPr>
          <w:rFonts w:hint="cs"/>
          <w:rtl/>
        </w:rPr>
      </w:pPr>
      <w:r>
        <w:rPr>
          <w:rFonts w:hint="eastAsia"/>
          <w:rtl/>
        </w:rPr>
        <w:t>ההסתייגות</w:t>
      </w:r>
      <w:r>
        <w:rPr>
          <w:rtl/>
        </w:rPr>
        <w:t xml:space="preserve">  לא נתקבלה. תודה.</w:t>
      </w:r>
    </w:p>
    <w:p w14:paraId="26DEE3F7" w14:textId="77777777" w:rsidR="00000000" w:rsidRDefault="007C71EE">
      <w:pPr>
        <w:pStyle w:val="a"/>
        <w:ind w:firstLine="0"/>
        <w:rPr>
          <w:rFonts w:hint="cs"/>
          <w:rtl/>
        </w:rPr>
      </w:pPr>
      <w:r>
        <w:rPr>
          <w:rtl/>
        </w:rPr>
        <w:tab/>
      </w:r>
    </w:p>
    <w:p w14:paraId="4FDC3579" w14:textId="77777777" w:rsidR="00000000" w:rsidRDefault="007C71EE">
      <w:pPr>
        <w:pStyle w:val="a"/>
      </w:pP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עמיר פרץ </w:t>
      </w:r>
      <w:r>
        <w:rPr>
          <w:rtl/>
        </w:rPr>
        <w:t xml:space="preserve"> - מי </w:t>
      </w:r>
      <w:r>
        <w:rPr>
          <w:rFonts w:hint="eastAsia"/>
          <w:rtl/>
        </w:rPr>
        <w:t>בעד</w:t>
      </w:r>
      <w:r>
        <w:rPr>
          <w:rtl/>
        </w:rPr>
        <w:t>? מי נגד? מי נמנע? תודה</w:t>
      </w:r>
      <w:r>
        <w:rPr>
          <w:rtl/>
        </w:rPr>
        <w:t xml:space="preserve">. </w:t>
      </w:r>
    </w:p>
    <w:p w14:paraId="4DFC4C61" w14:textId="77777777" w:rsidR="00000000" w:rsidRDefault="007C71EE">
      <w:pPr>
        <w:pStyle w:val="a"/>
        <w:ind w:firstLine="0"/>
        <w:jc w:val="center"/>
        <w:rPr>
          <w:b/>
          <w:bCs/>
          <w:rtl/>
        </w:rPr>
      </w:pPr>
    </w:p>
    <w:p w14:paraId="630B14E1" w14:textId="77777777" w:rsidR="00000000" w:rsidRDefault="007C71EE">
      <w:pPr>
        <w:pStyle w:val="a"/>
        <w:ind w:firstLine="0"/>
        <w:jc w:val="center"/>
        <w:rPr>
          <w:rFonts w:hint="cs"/>
          <w:b/>
          <w:bCs/>
          <w:rtl/>
        </w:rPr>
      </w:pPr>
    </w:p>
    <w:p w14:paraId="3B2CEE4E" w14:textId="77777777" w:rsidR="00000000" w:rsidRDefault="007C71EE">
      <w:pPr>
        <w:pStyle w:val="a"/>
        <w:ind w:firstLine="0"/>
        <w:jc w:val="center"/>
        <w:rPr>
          <w:rFonts w:hint="cs"/>
          <w:b/>
          <w:bCs/>
          <w:rtl/>
        </w:rPr>
      </w:pPr>
      <w:r>
        <w:rPr>
          <w:rFonts w:hint="eastAsia"/>
          <w:b/>
          <w:bCs/>
          <w:rtl/>
        </w:rPr>
        <w:t>הצבעה</w:t>
      </w:r>
    </w:p>
    <w:p w14:paraId="45BEF5C3" w14:textId="77777777" w:rsidR="00000000" w:rsidRDefault="007C71EE">
      <w:pPr>
        <w:pStyle w:val="a"/>
        <w:ind w:firstLine="0"/>
        <w:jc w:val="center"/>
        <w:rPr>
          <w:rFonts w:hint="cs"/>
          <w:b/>
          <w:bCs/>
          <w:rtl/>
        </w:rPr>
      </w:pPr>
    </w:p>
    <w:p w14:paraId="49E701FF"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עמיר פרץ  </w:t>
      </w:r>
      <w:r>
        <w:rPr>
          <w:rtl/>
        </w:rPr>
        <w:t xml:space="preserve"> לסעיף </w:t>
      </w:r>
      <w:r>
        <w:rPr>
          <w:rFonts w:hint="cs"/>
          <w:rtl/>
        </w:rPr>
        <w:t>33</w:t>
      </w:r>
      <w:r>
        <w:rPr>
          <w:rtl/>
        </w:rPr>
        <w:t xml:space="preserve"> לא נתקבלה. </w:t>
      </w:r>
    </w:p>
    <w:p w14:paraId="3E446A67" w14:textId="77777777" w:rsidR="00000000" w:rsidRDefault="007C71EE">
      <w:pPr>
        <w:pStyle w:val="a"/>
        <w:ind w:firstLine="0"/>
        <w:rPr>
          <w:rtl/>
        </w:rPr>
      </w:pPr>
    </w:p>
    <w:p w14:paraId="61B2D84B" w14:textId="77777777" w:rsidR="00000000" w:rsidRDefault="007C71EE">
      <w:pPr>
        <w:pStyle w:val="ad"/>
        <w:rPr>
          <w:rFonts w:hint="cs"/>
          <w:rtl/>
        </w:rPr>
      </w:pPr>
      <w:r>
        <w:rPr>
          <w:rFonts w:hint="eastAsia"/>
          <w:rtl/>
        </w:rPr>
        <w:t>היו</w:t>
      </w:r>
      <w:r>
        <w:rPr>
          <w:rtl/>
        </w:rPr>
        <w:t>"</w:t>
      </w:r>
      <w:r>
        <w:rPr>
          <w:rFonts w:hint="eastAsia"/>
          <w:rtl/>
        </w:rPr>
        <w:t>ר יולי-יואל אדלשטיין:</w:t>
      </w:r>
    </w:p>
    <w:p w14:paraId="25209E26" w14:textId="77777777" w:rsidR="00000000" w:rsidRDefault="007C71EE">
      <w:pPr>
        <w:pStyle w:val="a"/>
        <w:rPr>
          <w:rFonts w:hint="cs"/>
          <w:rtl/>
        </w:rPr>
      </w:pPr>
    </w:p>
    <w:p w14:paraId="6F5FD6AB" w14:textId="77777777" w:rsidR="00000000" w:rsidRDefault="007C71EE">
      <w:pPr>
        <w:pStyle w:val="a"/>
        <w:rPr>
          <w:rtl/>
        </w:rPr>
      </w:pPr>
      <w:r>
        <w:rPr>
          <w:rFonts w:hint="eastAsia"/>
          <w:rtl/>
        </w:rPr>
        <w:t>ההסתייגות</w:t>
      </w:r>
      <w:r>
        <w:rPr>
          <w:rtl/>
        </w:rPr>
        <w:t xml:space="preserve">  לא נתקבלה. תודה.</w:t>
      </w:r>
    </w:p>
    <w:p w14:paraId="4ABB472C" w14:textId="77777777" w:rsidR="00000000" w:rsidRDefault="007C71EE">
      <w:pPr>
        <w:pStyle w:val="a"/>
        <w:ind w:firstLine="0"/>
        <w:rPr>
          <w:rFonts w:hint="cs"/>
          <w:rtl/>
        </w:rPr>
      </w:pPr>
    </w:p>
    <w:p w14:paraId="0DA62FF0"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חבר</w:t>
      </w:r>
      <w:r>
        <w:rPr>
          <w:rFonts w:hint="cs"/>
          <w:rtl/>
        </w:rPr>
        <w:t xml:space="preserve">ת </w:t>
      </w:r>
      <w:r>
        <w:rPr>
          <w:rtl/>
        </w:rPr>
        <w:t xml:space="preserve">הכנסת </w:t>
      </w:r>
      <w:r>
        <w:rPr>
          <w:rFonts w:hint="cs"/>
          <w:rtl/>
        </w:rPr>
        <w:t xml:space="preserve">אילנה כהן  </w:t>
      </w:r>
      <w:r>
        <w:rPr>
          <w:rtl/>
        </w:rPr>
        <w:t xml:space="preserve"> - מי </w:t>
      </w:r>
      <w:r>
        <w:rPr>
          <w:rFonts w:hint="eastAsia"/>
          <w:rtl/>
        </w:rPr>
        <w:t>בעד</w:t>
      </w:r>
      <w:r>
        <w:rPr>
          <w:rtl/>
        </w:rPr>
        <w:t xml:space="preserve">? מי נגד? מי נמנע? תודה. </w:t>
      </w:r>
    </w:p>
    <w:p w14:paraId="3B89D292" w14:textId="77777777" w:rsidR="00000000" w:rsidRDefault="007C71EE">
      <w:pPr>
        <w:pStyle w:val="a"/>
        <w:ind w:firstLine="0"/>
        <w:rPr>
          <w:rtl/>
        </w:rPr>
      </w:pPr>
    </w:p>
    <w:p w14:paraId="315FF059" w14:textId="77777777" w:rsidR="00000000" w:rsidRDefault="007C71EE">
      <w:pPr>
        <w:pStyle w:val="a"/>
        <w:ind w:firstLine="0"/>
        <w:jc w:val="center"/>
        <w:rPr>
          <w:b/>
          <w:bCs/>
          <w:rtl/>
        </w:rPr>
      </w:pPr>
      <w:r>
        <w:rPr>
          <w:rFonts w:hint="eastAsia"/>
          <w:b/>
          <w:bCs/>
          <w:rtl/>
        </w:rPr>
        <w:t>הצבעה</w:t>
      </w:r>
    </w:p>
    <w:p w14:paraId="489460D8" w14:textId="77777777" w:rsidR="00000000" w:rsidRDefault="007C71EE">
      <w:pPr>
        <w:pStyle w:val="a"/>
        <w:ind w:firstLine="0"/>
        <w:jc w:val="center"/>
        <w:rPr>
          <w:b/>
          <w:bCs/>
          <w:rtl/>
        </w:rPr>
      </w:pPr>
    </w:p>
    <w:p w14:paraId="7F54287D"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ת ה</w:t>
      </w:r>
      <w:r>
        <w:rPr>
          <w:rtl/>
        </w:rPr>
        <w:t xml:space="preserve">כנסת </w:t>
      </w:r>
      <w:r>
        <w:rPr>
          <w:rFonts w:hint="cs"/>
          <w:rtl/>
        </w:rPr>
        <w:t xml:space="preserve">אילנה כהן  </w:t>
      </w:r>
      <w:r>
        <w:rPr>
          <w:rtl/>
        </w:rPr>
        <w:t xml:space="preserve"> לסעיף </w:t>
      </w:r>
      <w:r>
        <w:rPr>
          <w:rFonts w:hint="cs"/>
          <w:rtl/>
        </w:rPr>
        <w:t>33</w:t>
      </w:r>
      <w:r>
        <w:rPr>
          <w:rtl/>
        </w:rPr>
        <w:t xml:space="preserve"> לא נתקבל</w:t>
      </w:r>
      <w:r>
        <w:rPr>
          <w:rtl/>
        </w:rPr>
        <w:t xml:space="preserve">ה. </w:t>
      </w:r>
    </w:p>
    <w:p w14:paraId="5AA2446F" w14:textId="77777777" w:rsidR="00000000" w:rsidRDefault="007C71EE">
      <w:pPr>
        <w:pStyle w:val="a"/>
        <w:ind w:firstLine="0"/>
        <w:rPr>
          <w:rtl/>
        </w:rPr>
      </w:pPr>
    </w:p>
    <w:p w14:paraId="1E284E70" w14:textId="77777777" w:rsidR="00000000" w:rsidRDefault="007C71EE">
      <w:pPr>
        <w:pStyle w:val="ad"/>
        <w:rPr>
          <w:rtl/>
        </w:rPr>
      </w:pPr>
      <w:r>
        <w:rPr>
          <w:rFonts w:hint="eastAsia"/>
          <w:rtl/>
        </w:rPr>
        <w:t>היו</w:t>
      </w:r>
      <w:r>
        <w:rPr>
          <w:rtl/>
        </w:rPr>
        <w:t>"ר יולי-יואל אדלשטיין:</w:t>
      </w:r>
    </w:p>
    <w:p w14:paraId="0B55D8AF" w14:textId="77777777" w:rsidR="00000000" w:rsidRDefault="007C71EE">
      <w:pPr>
        <w:pStyle w:val="a"/>
        <w:rPr>
          <w:rFonts w:hint="eastAsia"/>
          <w:rtl/>
        </w:rPr>
      </w:pPr>
    </w:p>
    <w:p w14:paraId="77667BAD" w14:textId="77777777" w:rsidR="00000000" w:rsidRDefault="007C71EE">
      <w:pPr>
        <w:pStyle w:val="a"/>
        <w:rPr>
          <w:rFonts w:hint="cs"/>
          <w:rtl/>
        </w:rPr>
      </w:pPr>
      <w:r>
        <w:rPr>
          <w:rFonts w:hint="eastAsia"/>
          <w:rtl/>
        </w:rPr>
        <w:t>ההסתייגות</w:t>
      </w:r>
      <w:r>
        <w:rPr>
          <w:rtl/>
        </w:rPr>
        <w:t xml:space="preserve">  לא נתקבלה. תודה.</w:t>
      </w:r>
    </w:p>
    <w:p w14:paraId="31A38E57" w14:textId="77777777" w:rsidR="00000000" w:rsidRDefault="007C71EE">
      <w:pPr>
        <w:pStyle w:val="a"/>
        <w:ind w:firstLine="0"/>
        <w:rPr>
          <w:rFonts w:hint="cs"/>
          <w:rtl/>
        </w:rPr>
      </w:pPr>
    </w:p>
    <w:p w14:paraId="6A98680F" w14:textId="77777777" w:rsidR="00000000" w:rsidRDefault="007C71EE">
      <w:pPr>
        <w:pStyle w:val="a"/>
        <w:ind w:firstLine="0"/>
        <w:rPr>
          <w:rFonts w:hint="cs"/>
          <w:rtl/>
        </w:rPr>
      </w:pPr>
      <w:r>
        <w:rPr>
          <w:rFonts w:hint="cs"/>
          <w:rtl/>
        </w:rPr>
        <w:tab/>
        <w:t>חבר הכנסת דוד טל, אתה מבקש להסיר?</w:t>
      </w:r>
      <w:r>
        <w:rPr>
          <w:rFonts w:hint="cs"/>
        </w:rPr>
        <w:t xml:space="preserve"> </w:t>
      </w:r>
    </w:p>
    <w:p w14:paraId="73DCFA16" w14:textId="77777777" w:rsidR="00000000" w:rsidRDefault="007C71EE">
      <w:pPr>
        <w:pStyle w:val="a"/>
        <w:ind w:firstLine="0"/>
        <w:rPr>
          <w:rFonts w:hint="cs"/>
          <w:rtl/>
        </w:rPr>
      </w:pPr>
    </w:p>
    <w:p w14:paraId="7F731ABF" w14:textId="77777777" w:rsidR="00000000" w:rsidRDefault="007C71EE">
      <w:pPr>
        <w:pStyle w:val="ac"/>
        <w:rPr>
          <w:rtl/>
        </w:rPr>
      </w:pPr>
      <w:r>
        <w:rPr>
          <w:rFonts w:hint="eastAsia"/>
          <w:rtl/>
        </w:rPr>
        <w:t>דוד</w:t>
      </w:r>
      <w:r>
        <w:rPr>
          <w:rtl/>
        </w:rPr>
        <w:t xml:space="preserve"> טל (עם אחד):</w:t>
      </w:r>
    </w:p>
    <w:p w14:paraId="7DD5FBDB" w14:textId="77777777" w:rsidR="00000000" w:rsidRDefault="007C71EE">
      <w:pPr>
        <w:pStyle w:val="a"/>
        <w:rPr>
          <w:rFonts w:hint="cs"/>
          <w:rtl/>
        </w:rPr>
      </w:pPr>
    </w:p>
    <w:p w14:paraId="152C051C" w14:textId="77777777" w:rsidR="00000000" w:rsidRDefault="007C71EE">
      <w:pPr>
        <w:pStyle w:val="a"/>
        <w:rPr>
          <w:rFonts w:hint="cs"/>
          <w:rtl/>
        </w:rPr>
      </w:pPr>
      <w:r>
        <w:rPr>
          <w:rFonts w:hint="cs"/>
          <w:rtl/>
        </w:rPr>
        <w:t xml:space="preserve">אני מבקש להוריד את ההסתייגות שלי כי אני חס על קולו של היושב-ראש. </w:t>
      </w:r>
    </w:p>
    <w:p w14:paraId="54CCC316" w14:textId="77777777" w:rsidR="00000000" w:rsidRDefault="007C71EE">
      <w:pPr>
        <w:pStyle w:val="a"/>
        <w:ind w:firstLine="0"/>
        <w:rPr>
          <w:rFonts w:hint="cs"/>
          <w:rtl/>
        </w:rPr>
      </w:pPr>
    </w:p>
    <w:p w14:paraId="4E64FA82" w14:textId="77777777" w:rsidR="00000000" w:rsidRDefault="007C71EE">
      <w:pPr>
        <w:pStyle w:val="ad"/>
        <w:rPr>
          <w:rtl/>
        </w:rPr>
      </w:pPr>
      <w:r>
        <w:rPr>
          <w:rtl/>
        </w:rPr>
        <w:t>היו"ר יולי-יואל אדלשטיין:</w:t>
      </w:r>
    </w:p>
    <w:p w14:paraId="12EB2D10" w14:textId="77777777" w:rsidR="00000000" w:rsidRDefault="007C71EE">
      <w:pPr>
        <w:pStyle w:val="a"/>
        <w:rPr>
          <w:rtl/>
        </w:rPr>
      </w:pPr>
    </w:p>
    <w:p w14:paraId="632C7E80" w14:textId="77777777" w:rsidR="00000000" w:rsidRDefault="007C71EE">
      <w:pPr>
        <w:pStyle w:val="a"/>
        <w:rPr>
          <w:rFonts w:hint="cs"/>
          <w:rtl/>
        </w:rPr>
      </w:pPr>
      <w:r>
        <w:rPr>
          <w:rFonts w:hint="cs"/>
          <w:rtl/>
        </w:rPr>
        <w:t xml:space="preserve">תודה. חבר הכנסת דוד טל מסיר את ההסתייגות שלו. </w:t>
      </w:r>
    </w:p>
    <w:p w14:paraId="3CFDDD7A" w14:textId="77777777" w:rsidR="00000000" w:rsidRDefault="007C71EE">
      <w:pPr>
        <w:pStyle w:val="a"/>
        <w:rPr>
          <w:rFonts w:hint="cs"/>
          <w:rtl/>
        </w:rPr>
      </w:pPr>
    </w:p>
    <w:p w14:paraId="72265727" w14:textId="77777777" w:rsidR="00000000" w:rsidRDefault="007C71EE">
      <w:pPr>
        <w:pStyle w:val="a"/>
      </w:pPr>
      <w:r>
        <w:rPr>
          <w:rFonts w:hint="cs"/>
          <w:rtl/>
        </w:rPr>
        <w:t>חבר הכנסת עזמי בשארה. 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עזמי בשארה </w:t>
      </w:r>
      <w:r>
        <w:rPr>
          <w:rtl/>
        </w:rPr>
        <w:t xml:space="preserve"> - מי </w:t>
      </w:r>
      <w:r>
        <w:rPr>
          <w:rFonts w:hint="eastAsia"/>
          <w:rtl/>
        </w:rPr>
        <w:t>בעד</w:t>
      </w:r>
      <w:r>
        <w:rPr>
          <w:rtl/>
        </w:rPr>
        <w:t xml:space="preserve">? מי נגד? מי נמנע? תודה. </w:t>
      </w:r>
    </w:p>
    <w:p w14:paraId="43EA5819" w14:textId="77777777" w:rsidR="00000000" w:rsidRDefault="007C71EE">
      <w:pPr>
        <w:pStyle w:val="a"/>
        <w:ind w:firstLine="0"/>
        <w:rPr>
          <w:rtl/>
        </w:rPr>
      </w:pPr>
    </w:p>
    <w:p w14:paraId="10428456" w14:textId="77777777" w:rsidR="00000000" w:rsidRDefault="007C71EE">
      <w:pPr>
        <w:pStyle w:val="a"/>
        <w:ind w:firstLine="0"/>
        <w:jc w:val="center"/>
        <w:rPr>
          <w:b/>
          <w:bCs/>
          <w:rtl/>
        </w:rPr>
      </w:pPr>
      <w:r>
        <w:rPr>
          <w:rFonts w:hint="eastAsia"/>
          <w:b/>
          <w:bCs/>
          <w:rtl/>
        </w:rPr>
        <w:t>הצבעה</w:t>
      </w:r>
    </w:p>
    <w:p w14:paraId="62DB9522" w14:textId="77777777" w:rsidR="00000000" w:rsidRDefault="007C71EE">
      <w:pPr>
        <w:pStyle w:val="a"/>
        <w:ind w:firstLine="0"/>
        <w:jc w:val="center"/>
        <w:rPr>
          <w:b/>
          <w:bCs/>
          <w:rtl/>
        </w:rPr>
      </w:pPr>
    </w:p>
    <w:p w14:paraId="1CF5148B"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עזמי בשארה </w:t>
      </w:r>
      <w:r>
        <w:rPr>
          <w:rtl/>
        </w:rPr>
        <w:t xml:space="preserve"> לסעיף </w:t>
      </w:r>
      <w:r>
        <w:rPr>
          <w:rFonts w:hint="cs"/>
          <w:rtl/>
        </w:rPr>
        <w:t>33</w:t>
      </w:r>
      <w:r>
        <w:rPr>
          <w:rtl/>
        </w:rPr>
        <w:t xml:space="preserve"> לא נתקבלה. </w:t>
      </w:r>
    </w:p>
    <w:p w14:paraId="0121CE26" w14:textId="77777777" w:rsidR="00000000" w:rsidRDefault="007C71EE">
      <w:pPr>
        <w:pStyle w:val="ad"/>
        <w:rPr>
          <w:rFonts w:hint="cs"/>
          <w:rtl/>
        </w:rPr>
      </w:pPr>
    </w:p>
    <w:p w14:paraId="08EE3D62" w14:textId="77777777" w:rsidR="00000000" w:rsidRDefault="007C71EE">
      <w:pPr>
        <w:pStyle w:val="ad"/>
        <w:rPr>
          <w:rtl/>
        </w:rPr>
      </w:pPr>
      <w:r>
        <w:rPr>
          <w:rtl/>
        </w:rPr>
        <w:t>היו"ר יולי-יואל אדלשטיין:</w:t>
      </w:r>
    </w:p>
    <w:p w14:paraId="36B58736" w14:textId="77777777" w:rsidR="00000000" w:rsidRDefault="007C71EE">
      <w:pPr>
        <w:pStyle w:val="a"/>
        <w:rPr>
          <w:rtl/>
        </w:rPr>
      </w:pPr>
    </w:p>
    <w:p w14:paraId="6D10E0D8" w14:textId="77777777" w:rsidR="00000000" w:rsidRDefault="007C71EE">
      <w:pPr>
        <w:pStyle w:val="a"/>
        <w:rPr>
          <w:rFonts w:hint="cs"/>
          <w:rtl/>
        </w:rPr>
      </w:pPr>
      <w:r>
        <w:rPr>
          <w:rFonts w:hint="eastAsia"/>
          <w:rtl/>
        </w:rPr>
        <w:t>ההסתייגות</w:t>
      </w:r>
      <w:r>
        <w:rPr>
          <w:rtl/>
        </w:rPr>
        <w:t xml:space="preserve">  לא נתקבלה. תודה.</w:t>
      </w:r>
    </w:p>
    <w:p w14:paraId="3B8EA5DF" w14:textId="77777777" w:rsidR="00000000" w:rsidRDefault="007C71EE">
      <w:pPr>
        <w:pStyle w:val="a"/>
        <w:ind w:firstLine="0"/>
        <w:rPr>
          <w:rFonts w:hint="cs"/>
          <w:rtl/>
        </w:rPr>
      </w:pPr>
    </w:p>
    <w:p w14:paraId="6A7E28F6"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ג'מאל זחאלקה - מ</w:t>
      </w:r>
      <w:r>
        <w:rPr>
          <w:rtl/>
        </w:rPr>
        <w:t xml:space="preserve">י </w:t>
      </w:r>
      <w:r>
        <w:rPr>
          <w:rFonts w:hint="eastAsia"/>
          <w:rtl/>
        </w:rPr>
        <w:t>בעד</w:t>
      </w:r>
      <w:r>
        <w:rPr>
          <w:rtl/>
        </w:rPr>
        <w:t xml:space="preserve">? מי נגד? מי נמנע? תודה. </w:t>
      </w:r>
    </w:p>
    <w:p w14:paraId="04F6541D" w14:textId="77777777" w:rsidR="00000000" w:rsidRDefault="007C71EE">
      <w:pPr>
        <w:pStyle w:val="a"/>
        <w:ind w:firstLine="0"/>
        <w:rPr>
          <w:rtl/>
        </w:rPr>
      </w:pPr>
    </w:p>
    <w:p w14:paraId="7905A1D7" w14:textId="77777777" w:rsidR="00000000" w:rsidRDefault="007C71EE">
      <w:pPr>
        <w:pStyle w:val="a"/>
        <w:ind w:firstLine="0"/>
        <w:jc w:val="center"/>
        <w:rPr>
          <w:b/>
          <w:bCs/>
          <w:rtl/>
        </w:rPr>
      </w:pPr>
      <w:r>
        <w:rPr>
          <w:rFonts w:hint="eastAsia"/>
          <w:b/>
          <w:bCs/>
          <w:rtl/>
        </w:rPr>
        <w:t>הצבעה</w:t>
      </w:r>
    </w:p>
    <w:p w14:paraId="681EB5FB" w14:textId="77777777" w:rsidR="00000000" w:rsidRDefault="007C71EE">
      <w:pPr>
        <w:pStyle w:val="a"/>
        <w:ind w:firstLine="0"/>
        <w:jc w:val="center"/>
        <w:rPr>
          <w:b/>
          <w:bCs/>
          <w:rtl/>
        </w:rPr>
      </w:pPr>
    </w:p>
    <w:p w14:paraId="7D384834"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ג'מאל זחאלקה </w:t>
      </w:r>
      <w:r>
        <w:rPr>
          <w:rtl/>
        </w:rPr>
        <w:t xml:space="preserve"> לסעיף </w:t>
      </w:r>
      <w:r>
        <w:rPr>
          <w:rFonts w:hint="cs"/>
          <w:rtl/>
        </w:rPr>
        <w:t>33</w:t>
      </w:r>
      <w:r>
        <w:rPr>
          <w:rtl/>
        </w:rPr>
        <w:t xml:space="preserve"> לא נתקבלה. </w:t>
      </w:r>
    </w:p>
    <w:p w14:paraId="7336F3EA" w14:textId="77777777" w:rsidR="00000000" w:rsidRDefault="007C71EE">
      <w:pPr>
        <w:pStyle w:val="ad"/>
        <w:rPr>
          <w:rFonts w:hint="cs"/>
          <w:rtl/>
        </w:rPr>
      </w:pPr>
    </w:p>
    <w:p w14:paraId="1E38501F" w14:textId="77777777" w:rsidR="00000000" w:rsidRDefault="007C71EE">
      <w:pPr>
        <w:pStyle w:val="ad"/>
        <w:rPr>
          <w:rtl/>
        </w:rPr>
      </w:pPr>
      <w:r>
        <w:rPr>
          <w:rtl/>
        </w:rPr>
        <w:t>היו"ר יולי-יואל אדלשטיין:</w:t>
      </w:r>
    </w:p>
    <w:p w14:paraId="71666F54" w14:textId="77777777" w:rsidR="00000000" w:rsidRDefault="007C71EE">
      <w:pPr>
        <w:pStyle w:val="a"/>
        <w:rPr>
          <w:rtl/>
        </w:rPr>
      </w:pPr>
    </w:p>
    <w:p w14:paraId="01C9E0F5" w14:textId="77777777" w:rsidR="00000000" w:rsidRDefault="007C71EE">
      <w:pPr>
        <w:pStyle w:val="a"/>
        <w:rPr>
          <w:rFonts w:hint="cs"/>
          <w:rtl/>
        </w:rPr>
      </w:pPr>
      <w:r>
        <w:rPr>
          <w:rFonts w:hint="eastAsia"/>
          <w:rtl/>
        </w:rPr>
        <w:t>ההסתייגות</w:t>
      </w:r>
      <w:r>
        <w:rPr>
          <w:rtl/>
        </w:rPr>
        <w:t xml:space="preserve">  לא נתקבלה. תודה.</w:t>
      </w:r>
    </w:p>
    <w:p w14:paraId="38C7B8CC" w14:textId="77777777" w:rsidR="00000000" w:rsidRDefault="007C71EE">
      <w:pPr>
        <w:pStyle w:val="a"/>
        <w:ind w:firstLine="0"/>
        <w:rPr>
          <w:rFonts w:hint="cs"/>
          <w:rtl/>
        </w:rPr>
      </w:pPr>
    </w:p>
    <w:p w14:paraId="610940E1" w14:textId="77777777" w:rsidR="00000000" w:rsidRDefault="007C71EE">
      <w:pPr>
        <w:pStyle w:val="a"/>
        <w:ind w:firstLine="0"/>
        <w:rPr>
          <w:rFonts w:hint="cs"/>
          <w:rtl/>
        </w:rPr>
      </w:pPr>
      <w:r>
        <w:rPr>
          <w:rFonts w:hint="cs"/>
          <w:rtl/>
        </w:rPr>
        <w:tab/>
        <w:t xml:space="preserve">ואסל טאהא - לא נמצא. </w:t>
      </w:r>
    </w:p>
    <w:p w14:paraId="3B0ACF41" w14:textId="77777777" w:rsidR="00000000" w:rsidRDefault="007C71EE">
      <w:pPr>
        <w:pStyle w:val="a"/>
        <w:ind w:firstLine="0"/>
        <w:rPr>
          <w:rFonts w:hint="cs"/>
          <w:rtl/>
        </w:rPr>
      </w:pPr>
    </w:p>
    <w:p w14:paraId="28BDD073" w14:textId="77777777" w:rsidR="00000000" w:rsidRDefault="007C71EE">
      <w:pPr>
        <w:pStyle w:val="a"/>
        <w:ind w:firstLine="0"/>
      </w:pPr>
      <w:r>
        <w:rPr>
          <w:rFonts w:hint="cs"/>
          <w:rtl/>
        </w:rPr>
        <w:tab/>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עבד-אלמאלכ דהאמשה </w:t>
      </w:r>
      <w:r>
        <w:rPr>
          <w:rtl/>
        </w:rPr>
        <w:t xml:space="preserve"> - מי </w:t>
      </w:r>
      <w:r>
        <w:rPr>
          <w:rFonts w:hint="eastAsia"/>
          <w:rtl/>
        </w:rPr>
        <w:t>בעד</w:t>
      </w:r>
      <w:r>
        <w:rPr>
          <w:rtl/>
        </w:rPr>
        <w:t xml:space="preserve">? מי נגד? מי נמנע? תודה. </w:t>
      </w:r>
    </w:p>
    <w:p w14:paraId="14F28B78" w14:textId="77777777" w:rsidR="00000000" w:rsidRDefault="007C71EE">
      <w:pPr>
        <w:pStyle w:val="a"/>
        <w:ind w:firstLine="0"/>
        <w:rPr>
          <w:rtl/>
        </w:rPr>
      </w:pPr>
    </w:p>
    <w:p w14:paraId="37DD3D35" w14:textId="77777777" w:rsidR="00000000" w:rsidRDefault="007C71EE">
      <w:pPr>
        <w:pStyle w:val="a"/>
        <w:ind w:firstLine="0"/>
        <w:jc w:val="center"/>
        <w:rPr>
          <w:b/>
          <w:bCs/>
          <w:rtl/>
        </w:rPr>
      </w:pPr>
      <w:r>
        <w:rPr>
          <w:rFonts w:hint="eastAsia"/>
          <w:b/>
          <w:bCs/>
          <w:rtl/>
        </w:rPr>
        <w:t>הצ</w:t>
      </w:r>
      <w:r>
        <w:rPr>
          <w:rFonts w:hint="eastAsia"/>
          <w:b/>
          <w:bCs/>
          <w:rtl/>
        </w:rPr>
        <w:t>בעה</w:t>
      </w:r>
    </w:p>
    <w:p w14:paraId="3D81E016" w14:textId="77777777" w:rsidR="00000000" w:rsidRDefault="007C71EE">
      <w:pPr>
        <w:pStyle w:val="a"/>
        <w:ind w:firstLine="0"/>
        <w:jc w:val="center"/>
        <w:rPr>
          <w:b/>
          <w:bCs/>
          <w:rtl/>
        </w:rPr>
      </w:pPr>
    </w:p>
    <w:p w14:paraId="3A7E90EC"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עבד-אלמאלכ דהאמשה  </w:t>
      </w:r>
      <w:r>
        <w:rPr>
          <w:rtl/>
        </w:rPr>
        <w:t xml:space="preserve"> לסעיף </w:t>
      </w:r>
      <w:r>
        <w:rPr>
          <w:rFonts w:hint="cs"/>
          <w:rtl/>
        </w:rPr>
        <w:t>33</w:t>
      </w:r>
      <w:r>
        <w:rPr>
          <w:rtl/>
        </w:rPr>
        <w:t xml:space="preserve"> לא נתקבלה. </w:t>
      </w:r>
    </w:p>
    <w:p w14:paraId="248A7AEA" w14:textId="77777777" w:rsidR="00000000" w:rsidRDefault="007C71EE">
      <w:pPr>
        <w:pStyle w:val="a"/>
        <w:ind w:firstLine="0"/>
        <w:rPr>
          <w:rFonts w:hint="cs"/>
          <w:rtl/>
        </w:rPr>
      </w:pPr>
    </w:p>
    <w:p w14:paraId="6F9A19ED" w14:textId="77777777" w:rsidR="00000000" w:rsidRDefault="007C71EE">
      <w:pPr>
        <w:pStyle w:val="ad"/>
        <w:rPr>
          <w:rtl/>
        </w:rPr>
      </w:pPr>
      <w:r>
        <w:rPr>
          <w:rtl/>
        </w:rPr>
        <w:t>היו"ר יולי-יואל אדלשטיין:</w:t>
      </w:r>
    </w:p>
    <w:p w14:paraId="05E19EC6" w14:textId="77777777" w:rsidR="00000000" w:rsidRDefault="007C71EE">
      <w:pPr>
        <w:pStyle w:val="a"/>
        <w:rPr>
          <w:rtl/>
        </w:rPr>
      </w:pPr>
    </w:p>
    <w:p w14:paraId="3B94C734" w14:textId="77777777" w:rsidR="00000000" w:rsidRDefault="007C71EE">
      <w:pPr>
        <w:pStyle w:val="a"/>
        <w:rPr>
          <w:rtl/>
        </w:rPr>
      </w:pPr>
      <w:r>
        <w:rPr>
          <w:rFonts w:hint="eastAsia"/>
          <w:rtl/>
        </w:rPr>
        <w:t>ההסתייגות</w:t>
      </w:r>
      <w:r>
        <w:rPr>
          <w:rtl/>
        </w:rPr>
        <w:t xml:space="preserve">  לא נתקבלה. תודה.</w:t>
      </w:r>
    </w:p>
    <w:p w14:paraId="55AAF559" w14:textId="77777777" w:rsidR="00000000" w:rsidRDefault="007C71EE">
      <w:pPr>
        <w:pStyle w:val="a"/>
        <w:ind w:firstLine="0"/>
        <w:rPr>
          <w:rFonts w:hint="cs"/>
          <w:rtl/>
        </w:rPr>
      </w:pPr>
    </w:p>
    <w:p w14:paraId="1A9340E9" w14:textId="77777777" w:rsidR="00000000" w:rsidRDefault="007C71EE">
      <w:pPr>
        <w:pStyle w:val="a"/>
        <w:ind w:firstLine="0"/>
        <w:rPr>
          <w:rFonts w:hint="cs"/>
          <w:rtl/>
        </w:rPr>
      </w:pPr>
      <w:r>
        <w:rPr>
          <w:rFonts w:hint="cs"/>
          <w:rtl/>
        </w:rPr>
        <w:tab/>
        <w:t xml:space="preserve">חבר הכנסת טלב אלסאנע - לא נמצא. </w:t>
      </w:r>
    </w:p>
    <w:p w14:paraId="1E2DDB80" w14:textId="77777777" w:rsidR="00000000" w:rsidRDefault="007C71EE">
      <w:pPr>
        <w:pStyle w:val="a"/>
        <w:rPr>
          <w:rFonts w:hint="cs"/>
          <w:rtl/>
        </w:rPr>
      </w:pPr>
    </w:p>
    <w:p w14:paraId="604A8175" w14:textId="77777777" w:rsidR="00000000" w:rsidRDefault="007C71EE">
      <w:pPr>
        <w:pStyle w:val="a"/>
        <w:rPr>
          <w:rFonts w:hint="cs"/>
          <w:rtl/>
        </w:rPr>
      </w:pPr>
      <w:r>
        <w:rPr>
          <w:rFonts w:hint="cs"/>
          <w:rtl/>
        </w:rPr>
        <w:t xml:space="preserve">אנחנו נצביע על סעיף 33 כנוסח הוועדה. ההצבעה תהיה אלקטרונית, לכן אני מבקש מכולם לשבת. </w:t>
      </w:r>
    </w:p>
    <w:p w14:paraId="25555C0B" w14:textId="77777777" w:rsidR="00000000" w:rsidRDefault="007C71EE">
      <w:pPr>
        <w:pStyle w:val="a"/>
        <w:rPr>
          <w:rFonts w:hint="cs"/>
          <w:rtl/>
        </w:rPr>
      </w:pPr>
    </w:p>
    <w:p w14:paraId="56B8D31C" w14:textId="77777777" w:rsidR="00000000" w:rsidRDefault="007C71EE">
      <w:pPr>
        <w:pStyle w:val="a"/>
        <w:jc w:val="center"/>
        <w:rPr>
          <w:rFonts w:hint="cs"/>
          <w:b/>
          <w:bCs/>
          <w:rtl/>
        </w:rPr>
      </w:pPr>
      <w:r>
        <w:rPr>
          <w:rFonts w:hint="cs"/>
          <w:b/>
          <w:bCs/>
          <w:rtl/>
        </w:rPr>
        <w:t>הצבעה מס</w:t>
      </w:r>
      <w:r>
        <w:rPr>
          <w:rFonts w:hint="cs"/>
          <w:b/>
          <w:bCs/>
          <w:rtl/>
        </w:rPr>
        <w:t>' 76</w:t>
      </w:r>
    </w:p>
    <w:p w14:paraId="0B87AD18" w14:textId="77777777" w:rsidR="00000000" w:rsidRDefault="007C71EE">
      <w:pPr>
        <w:pStyle w:val="a"/>
        <w:jc w:val="center"/>
        <w:rPr>
          <w:rFonts w:hint="cs"/>
          <w:b/>
          <w:bCs/>
          <w:rtl/>
        </w:rPr>
      </w:pPr>
    </w:p>
    <w:p w14:paraId="6F0835FA" w14:textId="77777777" w:rsidR="00000000" w:rsidRDefault="007C71EE">
      <w:pPr>
        <w:pStyle w:val="a"/>
        <w:jc w:val="center"/>
        <w:rPr>
          <w:rFonts w:hint="cs"/>
          <w:rtl/>
        </w:rPr>
      </w:pPr>
      <w:r>
        <w:rPr>
          <w:rFonts w:hint="cs"/>
          <w:rtl/>
        </w:rPr>
        <w:t>בעד סעיף 33, כהצעת הוועדה - 56</w:t>
      </w:r>
    </w:p>
    <w:p w14:paraId="290BA3DE" w14:textId="77777777" w:rsidR="00000000" w:rsidRDefault="007C71EE">
      <w:pPr>
        <w:pStyle w:val="a"/>
        <w:jc w:val="center"/>
        <w:rPr>
          <w:rFonts w:hint="cs"/>
          <w:rtl/>
        </w:rPr>
      </w:pPr>
      <w:r>
        <w:rPr>
          <w:rFonts w:hint="cs"/>
          <w:rtl/>
        </w:rPr>
        <w:t>נגד - 44</w:t>
      </w:r>
    </w:p>
    <w:p w14:paraId="3E9A52CA" w14:textId="77777777" w:rsidR="00000000" w:rsidRDefault="007C71EE">
      <w:pPr>
        <w:pStyle w:val="a"/>
        <w:jc w:val="center"/>
        <w:rPr>
          <w:rFonts w:hint="cs"/>
          <w:rtl/>
        </w:rPr>
      </w:pPr>
      <w:r>
        <w:rPr>
          <w:rFonts w:hint="cs"/>
          <w:rtl/>
        </w:rPr>
        <w:t>נמנעים - אין</w:t>
      </w:r>
    </w:p>
    <w:p w14:paraId="4166F2BD" w14:textId="77777777" w:rsidR="00000000" w:rsidRDefault="007C71EE">
      <w:pPr>
        <w:pStyle w:val="a"/>
        <w:jc w:val="center"/>
        <w:rPr>
          <w:rFonts w:hint="cs"/>
          <w:rtl/>
        </w:rPr>
      </w:pPr>
      <w:r>
        <w:rPr>
          <w:rFonts w:hint="cs"/>
          <w:rtl/>
        </w:rPr>
        <w:t xml:space="preserve">סעיף 33, כהצעת הוועדה, נתקבל. </w:t>
      </w:r>
    </w:p>
    <w:p w14:paraId="257B10F5" w14:textId="77777777" w:rsidR="00000000" w:rsidRDefault="007C71EE">
      <w:pPr>
        <w:pStyle w:val="a"/>
        <w:rPr>
          <w:rFonts w:hint="cs"/>
          <w:rtl/>
        </w:rPr>
      </w:pPr>
    </w:p>
    <w:p w14:paraId="7D4647BD" w14:textId="77777777" w:rsidR="00000000" w:rsidRDefault="007C71EE">
      <w:pPr>
        <w:pStyle w:val="ad"/>
        <w:rPr>
          <w:rtl/>
        </w:rPr>
      </w:pPr>
      <w:r>
        <w:rPr>
          <w:rtl/>
        </w:rPr>
        <w:t>היו"ר יולי-יואל אדלשטיין:</w:t>
      </w:r>
    </w:p>
    <w:p w14:paraId="0C3B1B78" w14:textId="77777777" w:rsidR="00000000" w:rsidRDefault="007C71EE">
      <w:pPr>
        <w:pStyle w:val="a"/>
        <w:rPr>
          <w:rtl/>
        </w:rPr>
      </w:pPr>
    </w:p>
    <w:p w14:paraId="52997D2B" w14:textId="77777777" w:rsidR="00000000" w:rsidRDefault="007C71EE">
      <w:pPr>
        <w:pStyle w:val="a"/>
        <w:rPr>
          <w:rFonts w:hint="cs"/>
          <w:rtl/>
        </w:rPr>
      </w:pPr>
      <w:r>
        <w:rPr>
          <w:rFonts w:hint="cs"/>
          <w:rtl/>
        </w:rPr>
        <w:t xml:space="preserve">בעד - 57 בצירוף קולו של היושב-ראש, נגד - 44, אין נמנעים, לכן סעיף 33 אושר כנוסח הוועדה. </w:t>
      </w:r>
    </w:p>
    <w:p w14:paraId="6563CBC3" w14:textId="77777777" w:rsidR="00000000" w:rsidRDefault="007C71EE">
      <w:pPr>
        <w:pStyle w:val="a"/>
        <w:rPr>
          <w:rFonts w:hint="cs"/>
          <w:rtl/>
        </w:rPr>
      </w:pPr>
    </w:p>
    <w:p w14:paraId="408CDC52" w14:textId="77777777" w:rsidR="00000000" w:rsidRDefault="007C71EE">
      <w:pPr>
        <w:pStyle w:val="a"/>
        <w:rPr>
          <w:rFonts w:hint="cs"/>
          <w:rtl/>
        </w:rPr>
      </w:pPr>
      <w:r>
        <w:rPr>
          <w:rFonts w:hint="cs"/>
          <w:rtl/>
        </w:rPr>
        <w:t>אנחנו עוברים להצבעה על סעיף 34 פלוס תיקונים בלוח</w:t>
      </w:r>
      <w:r>
        <w:rPr>
          <w:rFonts w:hint="cs"/>
          <w:rtl/>
        </w:rPr>
        <w:t xml:space="preserve"> התיקונים. </w:t>
      </w:r>
    </w:p>
    <w:p w14:paraId="76ECFF84" w14:textId="77777777" w:rsidR="00000000" w:rsidRDefault="007C71EE">
      <w:pPr>
        <w:pStyle w:val="a"/>
        <w:rPr>
          <w:rFonts w:hint="cs"/>
          <w:rtl/>
        </w:rPr>
      </w:pPr>
    </w:p>
    <w:p w14:paraId="7D1360F6" w14:textId="77777777" w:rsidR="00000000" w:rsidRDefault="007C71EE">
      <w:pPr>
        <w:pStyle w:val="a"/>
      </w:pPr>
      <w:r>
        <w:rPr>
          <w:rFonts w:hint="cs"/>
          <w:rtl/>
        </w:rPr>
        <w:t>קבוצת בורג, לסעיף 34 בעמוד 169. ה</w:t>
      </w:r>
      <w:r>
        <w:rPr>
          <w:rFonts w:hint="eastAsia"/>
          <w:rtl/>
        </w:rPr>
        <w:t>הסתייגות</w:t>
      </w:r>
      <w:r>
        <w:rPr>
          <w:rtl/>
        </w:rPr>
        <w:t xml:space="preserve"> </w:t>
      </w:r>
      <w:r>
        <w:rPr>
          <w:rFonts w:hint="cs"/>
          <w:rtl/>
        </w:rPr>
        <w:t xml:space="preserve">של קבוצת </w:t>
      </w:r>
      <w:r>
        <w:rPr>
          <w:rtl/>
        </w:rPr>
        <w:t xml:space="preserve"> </w:t>
      </w:r>
      <w:r>
        <w:rPr>
          <w:rFonts w:hint="cs"/>
          <w:rtl/>
        </w:rPr>
        <w:t xml:space="preserve">אברהם בורג </w:t>
      </w:r>
      <w:r>
        <w:rPr>
          <w:rtl/>
        </w:rPr>
        <w:t xml:space="preserve"> - מי </w:t>
      </w:r>
      <w:r>
        <w:rPr>
          <w:rFonts w:hint="eastAsia"/>
          <w:rtl/>
        </w:rPr>
        <w:t>בעד</w:t>
      </w:r>
      <w:r>
        <w:rPr>
          <w:rtl/>
        </w:rPr>
        <w:t xml:space="preserve">? מי נגד? מי נמנע? תודה. </w:t>
      </w:r>
    </w:p>
    <w:p w14:paraId="6B7BC0DD" w14:textId="77777777" w:rsidR="00000000" w:rsidRDefault="007C71EE">
      <w:pPr>
        <w:pStyle w:val="a"/>
        <w:ind w:firstLine="0"/>
        <w:rPr>
          <w:rtl/>
        </w:rPr>
      </w:pPr>
    </w:p>
    <w:p w14:paraId="05A2D619" w14:textId="77777777" w:rsidR="00000000" w:rsidRDefault="007C71EE">
      <w:pPr>
        <w:pStyle w:val="a"/>
        <w:ind w:firstLine="0"/>
        <w:jc w:val="center"/>
        <w:rPr>
          <w:b/>
          <w:bCs/>
          <w:rtl/>
        </w:rPr>
      </w:pPr>
      <w:r>
        <w:rPr>
          <w:rFonts w:hint="eastAsia"/>
          <w:b/>
          <w:bCs/>
          <w:rtl/>
        </w:rPr>
        <w:t>הצבעה</w:t>
      </w:r>
    </w:p>
    <w:p w14:paraId="52FC41A4" w14:textId="77777777" w:rsidR="00000000" w:rsidRDefault="007C71EE">
      <w:pPr>
        <w:pStyle w:val="a"/>
        <w:ind w:firstLine="0"/>
        <w:jc w:val="center"/>
        <w:rPr>
          <w:b/>
          <w:bCs/>
          <w:rtl/>
        </w:rPr>
      </w:pPr>
    </w:p>
    <w:p w14:paraId="326F1223" w14:textId="77777777" w:rsidR="00000000" w:rsidRDefault="007C71EE">
      <w:pPr>
        <w:pStyle w:val="a"/>
        <w:ind w:firstLine="0"/>
        <w:jc w:val="center"/>
        <w:rPr>
          <w:rtl/>
        </w:rPr>
      </w:pPr>
      <w:r>
        <w:rPr>
          <w:rFonts w:hint="eastAsia"/>
          <w:rtl/>
        </w:rPr>
        <w:t>ההסתייגות</w:t>
      </w:r>
      <w:r>
        <w:rPr>
          <w:rtl/>
        </w:rPr>
        <w:t xml:space="preserve"> של </w:t>
      </w:r>
      <w:r>
        <w:rPr>
          <w:rFonts w:hint="cs"/>
          <w:rtl/>
        </w:rPr>
        <w:t xml:space="preserve">קבוצת </w:t>
      </w:r>
      <w:r>
        <w:rPr>
          <w:rtl/>
        </w:rPr>
        <w:t>חבר</w:t>
      </w:r>
      <w:r>
        <w:rPr>
          <w:rFonts w:hint="cs"/>
          <w:rtl/>
        </w:rPr>
        <w:t xml:space="preserve"> ה</w:t>
      </w:r>
      <w:r>
        <w:rPr>
          <w:rtl/>
        </w:rPr>
        <w:t xml:space="preserve">כנסת </w:t>
      </w:r>
      <w:r>
        <w:rPr>
          <w:rFonts w:hint="cs"/>
          <w:rtl/>
        </w:rPr>
        <w:t>אברהם בורג , של קבוצת חבר הכנסת מוחמד ברכה, של קבוצת סיעת בל"ד ושל חברי הכנסת טלב אלסאנע ומשה גפני</w:t>
      </w:r>
      <w:r>
        <w:rPr>
          <w:rtl/>
        </w:rPr>
        <w:t xml:space="preserve"> לסעיף</w:t>
      </w:r>
      <w:r>
        <w:rPr>
          <w:rFonts w:hint="cs"/>
          <w:rtl/>
        </w:rPr>
        <w:t xml:space="preserve"> 34</w:t>
      </w:r>
      <w:r>
        <w:rPr>
          <w:rtl/>
        </w:rPr>
        <w:t xml:space="preserve"> </w:t>
      </w:r>
      <w:r>
        <w:rPr>
          <w:rtl/>
        </w:rPr>
        <w:t xml:space="preserve">לא נתקבלה. </w:t>
      </w:r>
    </w:p>
    <w:p w14:paraId="6A178F38" w14:textId="77777777" w:rsidR="00000000" w:rsidRDefault="007C71EE">
      <w:pPr>
        <w:pStyle w:val="a"/>
        <w:ind w:firstLine="0"/>
        <w:rPr>
          <w:rFonts w:hint="cs"/>
          <w:rtl/>
        </w:rPr>
      </w:pPr>
    </w:p>
    <w:p w14:paraId="24DE54A0" w14:textId="77777777" w:rsidR="00000000" w:rsidRDefault="007C71EE">
      <w:pPr>
        <w:pStyle w:val="ad"/>
        <w:rPr>
          <w:rtl/>
        </w:rPr>
      </w:pPr>
      <w:r>
        <w:rPr>
          <w:rtl/>
        </w:rPr>
        <w:t>היו"ר יולי-יואל אדלשטיין:</w:t>
      </w:r>
    </w:p>
    <w:p w14:paraId="00614C94" w14:textId="77777777" w:rsidR="00000000" w:rsidRDefault="007C71EE">
      <w:pPr>
        <w:pStyle w:val="a"/>
        <w:rPr>
          <w:rtl/>
        </w:rPr>
      </w:pPr>
    </w:p>
    <w:p w14:paraId="2FC38410" w14:textId="77777777" w:rsidR="00000000" w:rsidRDefault="007C71EE">
      <w:pPr>
        <w:pStyle w:val="a"/>
        <w:rPr>
          <w:rFonts w:hint="cs"/>
          <w:rtl/>
        </w:rPr>
      </w:pPr>
      <w:r>
        <w:rPr>
          <w:rFonts w:hint="eastAsia"/>
          <w:rtl/>
        </w:rPr>
        <w:t>ההסתייגות</w:t>
      </w:r>
      <w:r>
        <w:rPr>
          <w:rtl/>
        </w:rPr>
        <w:t xml:space="preserve">  לא נתקבלה. תודה.</w:t>
      </w:r>
    </w:p>
    <w:p w14:paraId="7AAE196D" w14:textId="77777777" w:rsidR="00000000" w:rsidRDefault="007C71EE">
      <w:pPr>
        <w:pStyle w:val="a"/>
        <w:ind w:firstLine="0"/>
        <w:rPr>
          <w:rFonts w:hint="cs"/>
          <w:rtl/>
        </w:rPr>
      </w:pPr>
    </w:p>
    <w:p w14:paraId="04125AFE" w14:textId="77777777" w:rsidR="00000000" w:rsidRDefault="007C71EE">
      <w:pPr>
        <w:pStyle w:val="ac"/>
        <w:rPr>
          <w:rtl/>
        </w:rPr>
      </w:pPr>
      <w:r>
        <w:rPr>
          <w:rFonts w:hint="eastAsia"/>
          <w:rtl/>
        </w:rPr>
        <w:t>נסים</w:t>
      </w:r>
      <w:r>
        <w:rPr>
          <w:rtl/>
        </w:rPr>
        <w:t xml:space="preserve"> זאב (ש"ס):</w:t>
      </w:r>
    </w:p>
    <w:p w14:paraId="4F39876F" w14:textId="77777777" w:rsidR="00000000" w:rsidRDefault="007C71EE">
      <w:pPr>
        <w:pStyle w:val="a"/>
        <w:rPr>
          <w:rFonts w:hint="cs"/>
          <w:rtl/>
        </w:rPr>
      </w:pPr>
    </w:p>
    <w:p w14:paraId="6D0D79E6" w14:textId="77777777" w:rsidR="00000000" w:rsidRDefault="007C71EE">
      <w:pPr>
        <w:pStyle w:val="a"/>
        <w:rPr>
          <w:rFonts w:hint="cs"/>
          <w:rtl/>
        </w:rPr>
      </w:pPr>
      <w:r>
        <w:rPr>
          <w:rFonts w:hint="cs"/>
          <w:rtl/>
        </w:rPr>
        <w:t xml:space="preserve">לא כתוב מיהם חברי הקבוצה. </w:t>
      </w:r>
    </w:p>
    <w:p w14:paraId="390A5ED2" w14:textId="77777777" w:rsidR="00000000" w:rsidRDefault="007C71EE">
      <w:pPr>
        <w:pStyle w:val="a"/>
        <w:ind w:firstLine="0"/>
        <w:rPr>
          <w:rFonts w:hint="cs"/>
          <w:rtl/>
        </w:rPr>
      </w:pPr>
    </w:p>
    <w:p w14:paraId="5DE47847" w14:textId="77777777" w:rsidR="00000000" w:rsidRDefault="007C71EE">
      <w:pPr>
        <w:pStyle w:val="ad"/>
        <w:rPr>
          <w:rtl/>
        </w:rPr>
      </w:pPr>
      <w:r>
        <w:rPr>
          <w:rtl/>
        </w:rPr>
        <w:t>היו"ר יולי-יואל אדלשטיין:</w:t>
      </w:r>
    </w:p>
    <w:p w14:paraId="20E71B67" w14:textId="77777777" w:rsidR="00000000" w:rsidRDefault="007C71EE">
      <w:pPr>
        <w:pStyle w:val="a"/>
        <w:rPr>
          <w:rtl/>
        </w:rPr>
      </w:pPr>
    </w:p>
    <w:p w14:paraId="5D130F90" w14:textId="77777777" w:rsidR="00000000" w:rsidRDefault="007C71EE">
      <w:pPr>
        <w:pStyle w:val="a"/>
        <w:rPr>
          <w:rFonts w:hint="cs"/>
          <w:rtl/>
        </w:rPr>
      </w:pPr>
      <w:r>
        <w:rPr>
          <w:rFonts w:hint="cs"/>
          <w:rtl/>
        </w:rPr>
        <w:t xml:space="preserve">אנחנו עוברים, חברי הכנסת, לעמוד 170 ומגיעים להסתייגות של קבוצת מרצ וחבר הכנסת שוחט. </w:t>
      </w:r>
    </w:p>
    <w:p w14:paraId="3F48FCA7" w14:textId="77777777" w:rsidR="00000000" w:rsidRDefault="007C71EE">
      <w:pPr>
        <w:pStyle w:val="a"/>
        <w:rPr>
          <w:rFonts w:hint="cs"/>
          <w:rtl/>
        </w:rPr>
      </w:pPr>
    </w:p>
    <w:p w14:paraId="6E115760"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קבוצת מרצ וחבר </w:t>
      </w:r>
      <w:r>
        <w:rPr>
          <w:rFonts w:hint="cs"/>
          <w:rtl/>
        </w:rPr>
        <w:t xml:space="preserve">הכנסת שוחט </w:t>
      </w:r>
      <w:r>
        <w:rPr>
          <w:rtl/>
        </w:rPr>
        <w:t xml:space="preserve"> - מי </w:t>
      </w:r>
      <w:r>
        <w:rPr>
          <w:rFonts w:hint="eastAsia"/>
          <w:rtl/>
        </w:rPr>
        <w:t>בעד</w:t>
      </w:r>
      <w:r>
        <w:rPr>
          <w:rtl/>
        </w:rPr>
        <w:t xml:space="preserve">? מי נגד? מי נמנע? תודה. </w:t>
      </w:r>
    </w:p>
    <w:p w14:paraId="2A51ED5F" w14:textId="77777777" w:rsidR="00000000" w:rsidRDefault="007C71EE">
      <w:pPr>
        <w:pStyle w:val="a"/>
        <w:ind w:firstLine="0"/>
        <w:rPr>
          <w:rtl/>
        </w:rPr>
      </w:pPr>
    </w:p>
    <w:p w14:paraId="240C13C7" w14:textId="77777777" w:rsidR="00000000" w:rsidRDefault="007C71EE">
      <w:pPr>
        <w:pStyle w:val="a"/>
        <w:ind w:firstLine="0"/>
        <w:jc w:val="center"/>
        <w:rPr>
          <w:b/>
          <w:bCs/>
          <w:rtl/>
        </w:rPr>
      </w:pPr>
      <w:r>
        <w:rPr>
          <w:rFonts w:hint="eastAsia"/>
          <w:b/>
          <w:bCs/>
          <w:rtl/>
        </w:rPr>
        <w:t>הצבעה</w:t>
      </w:r>
    </w:p>
    <w:p w14:paraId="7E5F90F5" w14:textId="77777777" w:rsidR="00000000" w:rsidRDefault="007C71EE">
      <w:pPr>
        <w:pStyle w:val="a"/>
        <w:ind w:firstLine="0"/>
        <w:jc w:val="center"/>
        <w:rPr>
          <w:b/>
          <w:bCs/>
          <w:rtl/>
        </w:rPr>
      </w:pPr>
    </w:p>
    <w:p w14:paraId="3348F4C6" w14:textId="77777777" w:rsidR="00000000" w:rsidRDefault="007C71EE">
      <w:pPr>
        <w:pStyle w:val="a"/>
        <w:ind w:firstLine="0"/>
        <w:jc w:val="center"/>
        <w:rPr>
          <w:rtl/>
        </w:rPr>
      </w:pPr>
      <w:r>
        <w:rPr>
          <w:rFonts w:hint="eastAsia"/>
          <w:rtl/>
        </w:rPr>
        <w:t>ההסתייגות</w:t>
      </w:r>
      <w:r>
        <w:rPr>
          <w:rtl/>
        </w:rPr>
        <w:t xml:space="preserve"> של </w:t>
      </w:r>
      <w:r>
        <w:rPr>
          <w:rFonts w:hint="cs"/>
          <w:rtl/>
        </w:rPr>
        <w:t xml:space="preserve">קבוצת סיעת מרצ ושל </w:t>
      </w:r>
      <w:r>
        <w:rPr>
          <w:rtl/>
        </w:rPr>
        <w:t>חבר</w:t>
      </w:r>
      <w:r>
        <w:rPr>
          <w:rFonts w:hint="cs"/>
          <w:rtl/>
        </w:rPr>
        <w:t xml:space="preserve"> ה</w:t>
      </w:r>
      <w:r>
        <w:rPr>
          <w:rtl/>
        </w:rPr>
        <w:t xml:space="preserve">כנסת </w:t>
      </w:r>
      <w:r>
        <w:rPr>
          <w:rFonts w:hint="cs"/>
          <w:rtl/>
        </w:rPr>
        <w:t xml:space="preserve">אברהם בייגה שוחט </w:t>
      </w:r>
      <w:r>
        <w:rPr>
          <w:rtl/>
        </w:rPr>
        <w:t xml:space="preserve"> לסעיף</w:t>
      </w:r>
      <w:r>
        <w:rPr>
          <w:rFonts w:hint="cs"/>
          <w:rtl/>
        </w:rPr>
        <w:t xml:space="preserve"> 34</w:t>
      </w:r>
      <w:r>
        <w:rPr>
          <w:rtl/>
        </w:rPr>
        <w:t xml:space="preserve"> לא נתקבלה. </w:t>
      </w:r>
    </w:p>
    <w:p w14:paraId="10E32DD1" w14:textId="77777777" w:rsidR="00000000" w:rsidRDefault="007C71EE">
      <w:pPr>
        <w:pStyle w:val="a"/>
        <w:ind w:firstLine="0"/>
        <w:rPr>
          <w:rFonts w:hint="cs"/>
          <w:rtl/>
        </w:rPr>
      </w:pPr>
    </w:p>
    <w:p w14:paraId="76617540" w14:textId="77777777" w:rsidR="00000000" w:rsidRDefault="007C71EE">
      <w:pPr>
        <w:pStyle w:val="ad"/>
        <w:rPr>
          <w:rtl/>
        </w:rPr>
      </w:pPr>
      <w:r>
        <w:rPr>
          <w:rtl/>
        </w:rPr>
        <w:t>היו"ר יולי-יואל אדלשטיין:</w:t>
      </w:r>
    </w:p>
    <w:p w14:paraId="13DC1FA6" w14:textId="77777777" w:rsidR="00000000" w:rsidRDefault="007C71EE">
      <w:pPr>
        <w:pStyle w:val="a"/>
        <w:rPr>
          <w:rtl/>
        </w:rPr>
      </w:pPr>
    </w:p>
    <w:p w14:paraId="7EB6DF78" w14:textId="77777777" w:rsidR="00000000" w:rsidRDefault="007C71EE">
      <w:pPr>
        <w:pStyle w:val="a"/>
        <w:rPr>
          <w:rFonts w:hint="cs"/>
          <w:rtl/>
        </w:rPr>
      </w:pPr>
      <w:r>
        <w:rPr>
          <w:rFonts w:hint="eastAsia"/>
          <w:rtl/>
        </w:rPr>
        <w:t>ההסתייגות</w:t>
      </w:r>
      <w:r>
        <w:rPr>
          <w:rtl/>
        </w:rPr>
        <w:t xml:space="preserve">  לא נתקבלה. תודה.</w:t>
      </w:r>
    </w:p>
    <w:p w14:paraId="48A7F953" w14:textId="77777777" w:rsidR="00000000" w:rsidRDefault="007C71EE">
      <w:pPr>
        <w:pStyle w:val="a"/>
        <w:ind w:firstLine="0"/>
        <w:rPr>
          <w:rFonts w:hint="cs"/>
          <w:rtl/>
        </w:rPr>
      </w:pPr>
    </w:p>
    <w:p w14:paraId="6F14D35F"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קבוצת </w:t>
      </w:r>
      <w:r>
        <w:rPr>
          <w:rtl/>
        </w:rPr>
        <w:t xml:space="preserve"> </w:t>
      </w:r>
      <w:r>
        <w:rPr>
          <w:rFonts w:hint="cs"/>
          <w:rtl/>
        </w:rPr>
        <w:t xml:space="preserve">אזולאי  </w:t>
      </w:r>
      <w:r>
        <w:rPr>
          <w:rtl/>
        </w:rPr>
        <w:t xml:space="preserve"> - מי </w:t>
      </w:r>
      <w:r>
        <w:rPr>
          <w:rFonts w:hint="eastAsia"/>
          <w:rtl/>
        </w:rPr>
        <w:t>בעד</w:t>
      </w:r>
      <w:r>
        <w:rPr>
          <w:rtl/>
        </w:rPr>
        <w:t xml:space="preserve">? מי נגד? מי נמנע? תודה. </w:t>
      </w:r>
    </w:p>
    <w:p w14:paraId="0CFDC4C6" w14:textId="77777777" w:rsidR="00000000" w:rsidRDefault="007C71EE">
      <w:pPr>
        <w:pStyle w:val="a"/>
        <w:ind w:firstLine="0"/>
        <w:rPr>
          <w:rtl/>
        </w:rPr>
      </w:pPr>
    </w:p>
    <w:p w14:paraId="7E728AB6" w14:textId="77777777" w:rsidR="00000000" w:rsidRDefault="007C71EE">
      <w:pPr>
        <w:pStyle w:val="a"/>
        <w:ind w:firstLine="0"/>
        <w:jc w:val="center"/>
        <w:rPr>
          <w:b/>
          <w:bCs/>
          <w:rtl/>
        </w:rPr>
      </w:pPr>
      <w:r>
        <w:rPr>
          <w:rFonts w:hint="eastAsia"/>
          <w:b/>
          <w:bCs/>
          <w:rtl/>
        </w:rPr>
        <w:t>הצבעה</w:t>
      </w:r>
    </w:p>
    <w:p w14:paraId="0B405D75" w14:textId="77777777" w:rsidR="00000000" w:rsidRDefault="007C71EE">
      <w:pPr>
        <w:pStyle w:val="a"/>
        <w:ind w:firstLine="0"/>
        <w:jc w:val="center"/>
        <w:rPr>
          <w:b/>
          <w:bCs/>
          <w:rtl/>
        </w:rPr>
      </w:pPr>
    </w:p>
    <w:p w14:paraId="3F4E165D" w14:textId="77777777" w:rsidR="00000000" w:rsidRDefault="007C71EE">
      <w:pPr>
        <w:pStyle w:val="a"/>
        <w:ind w:firstLine="0"/>
        <w:jc w:val="center"/>
        <w:rPr>
          <w:rtl/>
        </w:rPr>
      </w:pPr>
      <w:r>
        <w:rPr>
          <w:rFonts w:hint="eastAsia"/>
          <w:rtl/>
        </w:rPr>
        <w:t>ההסתייגות</w:t>
      </w:r>
      <w:r>
        <w:rPr>
          <w:rtl/>
        </w:rPr>
        <w:t xml:space="preserve"> של </w:t>
      </w:r>
      <w:r>
        <w:rPr>
          <w:rFonts w:hint="cs"/>
          <w:rtl/>
        </w:rPr>
        <w:t xml:space="preserve">קבוצת חבר הכנסת דוד אזולאי  </w:t>
      </w:r>
      <w:r>
        <w:rPr>
          <w:rtl/>
        </w:rPr>
        <w:t xml:space="preserve"> לסעיף</w:t>
      </w:r>
      <w:r>
        <w:rPr>
          <w:rFonts w:hint="cs"/>
          <w:rtl/>
        </w:rPr>
        <w:t xml:space="preserve"> 34</w:t>
      </w:r>
      <w:r>
        <w:rPr>
          <w:rtl/>
        </w:rPr>
        <w:t xml:space="preserve"> לא נתקבלה. </w:t>
      </w:r>
    </w:p>
    <w:p w14:paraId="31BCC4DA" w14:textId="77777777" w:rsidR="00000000" w:rsidRDefault="007C71EE">
      <w:pPr>
        <w:pStyle w:val="a"/>
        <w:ind w:firstLine="0"/>
        <w:rPr>
          <w:rFonts w:hint="cs"/>
          <w:rtl/>
        </w:rPr>
      </w:pPr>
    </w:p>
    <w:p w14:paraId="31D8BB95" w14:textId="77777777" w:rsidR="00000000" w:rsidRDefault="007C71EE">
      <w:pPr>
        <w:pStyle w:val="ad"/>
        <w:rPr>
          <w:rFonts w:hint="cs"/>
          <w:rtl/>
        </w:rPr>
      </w:pPr>
    </w:p>
    <w:p w14:paraId="62A11B8B" w14:textId="77777777" w:rsidR="00000000" w:rsidRDefault="007C71EE">
      <w:pPr>
        <w:pStyle w:val="ad"/>
        <w:rPr>
          <w:rtl/>
        </w:rPr>
      </w:pPr>
      <w:r>
        <w:rPr>
          <w:rtl/>
        </w:rPr>
        <w:t>היו"ר יולי-יואל אדלשטיין:</w:t>
      </w:r>
    </w:p>
    <w:p w14:paraId="59AA8A39" w14:textId="77777777" w:rsidR="00000000" w:rsidRDefault="007C71EE">
      <w:pPr>
        <w:pStyle w:val="a"/>
        <w:rPr>
          <w:rtl/>
        </w:rPr>
      </w:pPr>
    </w:p>
    <w:p w14:paraId="7E8587AB" w14:textId="77777777" w:rsidR="00000000" w:rsidRDefault="007C71EE">
      <w:pPr>
        <w:pStyle w:val="a"/>
        <w:rPr>
          <w:rFonts w:hint="cs"/>
          <w:rtl/>
        </w:rPr>
      </w:pPr>
      <w:r>
        <w:rPr>
          <w:rFonts w:hint="eastAsia"/>
          <w:rtl/>
        </w:rPr>
        <w:t>ההסתייגות</w:t>
      </w:r>
      <w:r>
        <w:rPr>
          <w:rtl/>
        </w:rPr>
        <w:t xml:space="preserve">  לא נתקבלה. תודה.</w:t>
      </w:r>
    </w:p>
    <w:p w14:paraId="63B29897" w14:textId="77777777" w:rsidR="00000000" w:rsidRDefault="007C71EE">
      <w:pPr>
        <w:pStyle w:val="a"/>
        <w:rPr>
          <w:rFonts w:hint="cs"/>
          <w:rtl/>
        </w:rPr>
      </w:pPr>
    </w:p>
    <w:p w14:paraId="5594C13B"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ישראל אייכלר </w:t>
      </w:r>
      <w:r>
        <w:rPr>
          <w:rtl/>
        </w:rPr>
        <w:t xml:space="preserve"> - מי </w:t>
      </w:r>
      <w:r>
        <w:rPr>
          <w:rFonts w:hint="eastAsia"/>
          <w:rtl/>
        </w:rPr>
        <w:t>בעד</w:t>
      </w:r>
      <w:r>
        <w:rPr>
          <w:rtl/>
        </w:rPr>
        <w:t xml:space="preserve">? מי נגד? מי נמנע? תודה. </w:t>
      </w:r>
    </w:p>
    <w:p w14:paraId="46C5CF3F" w14:textId="77777777" w:rsidR="00000000" w:rsidRDefault="007C71EE">
      <w:pPr>
        <w:pStyle w:val="a"/>
        <w:ind w:firstLine="0"/>
        <w:rPr>
          <w:rtl/>
        </w:rPr>
      </w:pPr>
    </w:p>
    <w:p w14:paraId="2DAC836C" w14:textId="77777777" w:rsidR="00000000" w:rsidRDefault="007C71EE">
      <w:pPr>
        <w:pStyle w:val="a"/>
        <w:ind w:firstLine="0"/>
        <w:jc w:val="center"/>
        <w:rPr>
          <w:b/>
          <w:bCs/>
          <w:rtl/>
        </w:rPr>
      </w:pPr>
      <w:r>
        <w:rPr>
          <w:rFonts w:hint="eastAsia"/>
          <w:b/>
          <w:bCs/>
          <w:rtl/>
        </w:rPr>
        <w:t>הצבעה</w:t>
      </w:r>
    </w:p>
    <w:p w14:paraId="4E3A906A" w14:textId="77777777" w:rsidR="00000000" w:rsidRDefault="007C71EE">
      <w:pPr>
        <w:pStyle w:val="a"/>
        <w:ind w:firstLine="0"/>
        <w:jc w:val="center"/>
        <w:rPr>
          <w:b/>
          <w:bCs/>
          <w:rtl/>
        </w:rPr>
      </w:pPr>
    </w:p>
    <w:p w14:paraId="37C3059B"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ישראל אייכלר </w:t>
      </w:r>
      <w:r>
        <w:rPr>
          <w:rtl/>
        </w:rPr>
        <w:t xml:space="preserve"> לסעיף</w:t>
      </w:r>
      <w:r>
        <w:rPr>
          <w:rFonts w:hint="cs"/>
          <w:rtl/>
        </w:rPr>
        <w:t xml:space="preserve"> 34</w:t>
      </w:r>
      <w:r>
        <w:rPr>
          <w:rtl/>
        </w:rPr>
        <w:t xml:space="preserve"> ל</w:t>
      </w:r>
      <w:r>
        <w:rPr>
          <w:rtl/>
        </w:rPr>
        <w:t xml:space="preserve">א נתקבלה. </w:t>
      </w:r>
    </w:p>
    <w:p w14:paraId="4FBACFA4" w14:textId="77777777" w:rsidR="00000000" w:rsidRDefault="007C71EE">
      <w:pPr>
        <w:pStyle w:val="a"/>
        <w:ind w:firstLine="0"/>
        <w:rPr>
          <w:rFonts w:hint="cs"/>
          <w:rtl/>
        </w:rPr>
      </w:pPr>
    </w:p>
    <w:p w14:paraId="4CBCB998" w14:textId="77777777" w:rsidR="00000000" w:rsidRDefault="007C71EE">
      <w:pPr>
        <w:pStyle w:val="ad"/>
        <w:rPr>
          <w:rtl/>
        </w:rPr>
      </w:pPr>
      <w:r>
        <w:rPr>
          <w:rtl/>
        </w:rPr>
        <w:t>היו"ר יולי-יואל אדלשטיין:</w:t>
      </w:r>
    </w:p>
    <w:p w14:paraId="7F28CF16" w14:textId="77777777" w:rsidR="00000000" w:rsidRDefault="007C71EE">
      <w:pPr>
        <w:pStyle w:val="a"/>
        <w:rPr>
          <w:rtl/>
        </w:rPr>
      </w:pPr>
    </w:p>
    <w:p w14:paraId="5B9D7B26" w14:textId="77777777" w:rsidR="00000000" w:rsidRDefault="007C71EE">
      <w:pPr>
        <w:pStyle w:val="a"/>
        <w:rPr>
          <w:rFonts w:hint="cs"/>
          <w:rtl/>
        </w:rPr>
      </w:pPr>
      <w:r>
        <w:rPr>
          <w:rFonts w:hint="eastAsia"/>
          <w:rtl/>
        </w:rPr>
        <w:t>ההסתייגות</w:t>
      </w:r>
      <w:r>
        <w:rPr>
          <w:rtl/>
        </w:rPr>
        <w:t xml:space="preserve">  לא נתקבלה. תודה.</w:t>
      </w:r>
    </w:p>
    <w:p w14:paraId="438A39E5" w14:textId="77777777" w:rsidR="00000000" w:rsidRDefault="007C71EE">
      <w:pPr>
        <w:pStyle w:val="a"/>
        <w:ind w:firstLine="0"/>
        <w:rPr>
          <w:rFonts w:hint="cs"/>
          <w:rtl/>
        </w:rPr>
      </w:pPr>
    </w:p>
    <w:p w14:paraId="28DBDEE9"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אברהם בורג </w:t>
      </w:r>
      <w:r>
        <w:rPr>
          <w:rtl/>
        </w:rPr>
        <w:t xml:space="preserve"> - מי </w:t>
      </w:r>
      <w:r>
        <w:rPr>
          <w:rFonts w:hint="eastAsia"/>
          <w:rtl/>
        </w:rPr>
        <w:t>בעד</w:t>
      </w:r>
      <w:r>
        <w:rPr>
          <w:rtl/>
        </w:rPr>
        <w:t xml:space="preserve">? מי נגד? מי נמנע? תודה. </w:t>
      </w:r>
    </w:p>
    <w:p w14:paraId="16034685" w14:textId="77777777" w:rsidR="00000000" w:rsidRDefault="007C71EE">
      <w:pPr>
        <w:pStyle w:val="a"/>
        <w:ind w:firstLine="0"/>
        <w:rPr>
          <w:rtl/>
        </w:rPr>
      </w:pPr>
    </w:p>
    <w:p w14:paraId="16B526CC" w14:textId="77777777" w:rsidR="00000000" w:rsidRDefault="007C71EE">
      <w:pPr>
        <w:pStyle w:val="a"/>
        <w:ind w:firstLine="0"/>
        <w:jc w:val="center"/>
        <w:rPr>
          <w:b/>
          <w:bCs/>
          <w:rtl/>
        </w:rPr>
      </w:pPr>
      <w:r>
        <w:rPr>
          <w:rFonts w:hint="eastAsia"/>
          <w:b/>
          <w:bCs/>
          <w:rtl/>
        </w:rPr>
        <w:t>הצבעה</w:t>
      </w:r>
    </w:p>
    <w:p w14:paraId="3E9E28B7" w14:textId="77777777" w:rsidR="00000000" w:rsidRDefault="007C71EE">
      <w:pPr>
        <w:pStyle w:val="a"/>
        <w:ind w:firstLine="0"/>
        <w:jc w:val="center"/>
        <w:rPr>
          <w:b/>
          <w:bCs/>
          <w:rtl/>
        </w:rPr>
      </w:pPr>
    </w:p>
    <w:p w14:paraId="548CCEB1"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אברהם בורג </w:t>
      </w:r>
      <w:r>
        <w:rPr>
          <w:rtl/>
        </w:rPr>
        <w:t xml:space="preserve"> לסעיף</w:t>
      </w:r>
      <w:r>
        <w:rPr>
          <w:rFonts w:hint="cs"/>
          <w:rtl/>
        </w:rPr>
        <w:t xml:space="preserve"> 34</w:t>
      </w:r>
      <w:r>
        <w:rPr>
          <w:rtl/>
        </w:rPr>
        <w:t xml:space="preserve"> לא נתקבלה. </w:t>
      </w:r>
    </w:p>
    <w:p w14:paraId="38E250D1" w14:textId="77777777" w:rsidR="00000000" w:rsidRDefault="007C71EE">
      <w:pPr>
        <w:pStyle w:val="a"/>
        <w:ind w:firstLine="0"/>
        <w:rPr>
          <w:rFonts w:hint="cs"/>
          <w:rtl/>
        </w:rPr>
      </w:pPr>
    </w:p>
    <w:p w14:paraId="5D4326B5" w14:textId="77777777" w:rsidR="00000000" w:rsidRDefault="007C71EE">
      <w:pPr>
        <w:pStyle w:val="ad"/>
        <w:rPr>
          <w:rtl/>
        </w:rPr>
      </w:pPr>
      <w:r>
        <w:rPr>
          <w:rtl/>
        </w:rPr>
        <w:t>היו"ר יולי-יואל אדלשטיין:</w:t>
      </w:r>
    </w:p>
    <w:p w14:paraId="7430E436" w14:textId="77777777" w:rsidR="00000000" w:rsidRDefault="007C71EE">
      <w:pPr>
        <w:pStyle w:val="a"/>
        <w:rPr>
          <w:rtl/>
        </w:rPr>
      </w:pPr>
    </w:p>
    <w:p w14:paraId="12AFF27E" w14:textId="77777777" w:rsidR="00000000" w:rsidRDefault="007C71EE">
      <w:pPr>
        <w:pStyle w:val="a"/>
        <w:rPr>
          <w:rtl/>
        </w:rPr>
      </w:pPr>
      <w:r>
        <w:rPr>
          <w:rFonts w:hint="eastAsia"/>
          <w:rtl/>
        </w:rPr>
        <w:t>ההסתייגות</w:t>
      </w:r>
      <w:r>
        <w:rPr>
          <w:rtl/>
        </w:rPr>
        <w:t xml:space="preserve">  לא נתקבלה. תודה</w:t>
      </w:r>
      <w:r>
        <w:rPr>
          <w:rtl/>
        </w:rPr>
        <w:t>.</w:t>
      </w:r>
    </w:p>
    <w:p w14:paraId="02F67D74" w14:textId="77777777" w:rsidR="00000000" w:rsidRDefault="007C71EE">
      <w:pPr>
        <w:pStyle w:val="a"/>
        <w:ind w:firstLine="0"/>
        <w:rPr>
          <w:rFonts w:hint="cs"/>
          <w:rtl/>
        </w:rPr>
      </w:pPr>
    </w:p>
    <w:p w14:paraId="45378F07" w14:textId="77777777" w:rsidR="00000000" w:rsidRDefault="007C71EE">
      <w:pPr>
        <w:pStyle w:val="a"/>
        <w:ind w:firstLine="0"/>
        <w:rPr>
          <w:rFonts w:hint="cs"/>
          <w:rtl/>
        </w:rPr>
      </w:pPr>
      <w:r>
        <w:rPr>
          <w:rFonts w:hint="cs"/>
          <w:rtl/>
        </w:rPr>
        <w:tab/>
        <w:t xml:space="preserve">חבר הכנסת מצנע - לא נמצא.  חבר הכנסת בן-אליעזר - לא נמצא. חבר הכנסת שמעון פרס - לא נמצא. </w:t>
      </w:r>
    </w:p>
    <w:p w14:paraId="7F76C8BF" w14:textId="77777777" w:rsidR="00000000" w:rsidRDefault="007C71EE">
      <w:pPr>
        <w:pStyle w:val="a"/>
        <w:ind w:firstLine="0"/>
        <w:rPr>
          <w:rFonts w:hint="cs"/>
          <w:rtl/>
        </w:rPr>
      </w:pPr>
    </w:p>
    <w:p w14:paraId="0B0049FE"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 xml:space="preserve">חבר הכנסת </w:t>
      </w:r>
      <w:r>
        <w:rPr>
          <w:rFonts w:hint="cs"/>
          <w:rtl/>
        </w:rPr>
        <w:t xml:space="preserve">מתן וילנאי </w:t>
      </w:r>
      <w:r>
        <w:rPr>
          <w:rtl/>
        </w:rPr>
        <w:t xml:space="preserve"> - מי </w:t>
      </w:r>
      <w:r>
        <w:rPr>
          <w:rFonts w:hint="eastAsia"/>
          <w:rtl/>
        </w:rPr>
        <w:t>בעד</w:t>
      </w:r>
      <w:r>
        <w:rPr>
          <w:rtl/>
        </w:rPr>
        <w:t xml:space="preserve">? מי נגד? מי נמנע? תודה. </w:t>
      </w:r>
    </w:p>
    <w:p w14:paraId="25233977" w14:textId="77777777" w:rsidR="00000000" w:rsidRDefault="007C71EE">
      <w:pPr>
        <w:pStyle w:val="a"/>
        <w:ind w:firstLine="0"/>
        <w:rPr>
          <w:rtl/>
        </w:rPr>
      </w:pPr>
    </w:p>
    <w:p w14:paraId="536059CE" w14:textId="77777777" w:rsidR="00000000" w:rsidRDefault="007C71EE">
      <w:pPr>
        <w:pStyle w:val="a"/>
        <w:ind w:firstLine="0"/>
        <w:jc w:val="center"/>
        <w:rPr>
          <w:b/>
          <w:bCs/>
          <w:rtl/>
        </w:rPr>
      </w:pPr>
      <w:r>
        <w:rPr>
          <w:rFonts w:hint="eastAsia"/>
          <w:b/>
          <w:bCs/>
          <w:rtl/>
        </w:rPr>
        <w:t>הצבעה</w:t>
      </w:r>
    </w:p>
    <w:p w14:paraId="326209EE" w14:textId="77777777" w:rsidR="00000000" w:rsidRDefault="007C71EE">
      <w:pPr>
        <w:pStyle w:val="a"/>
        <w:ind w:firstLine="0"/>
        <w:jc w:val="center"/>
        <w:rPr>
          <w:b/>
          <w:bCs/>
          <w:rtl/>
        </w:rPr>
      </w:pPr>
    </w:p>
    <w:p w14:paraId="7623BDFC"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 xml:space="preserve"> ה</w:t>
      </w:r>
      <w:r>
        <w:rPr>
          <w:rtl/>
        </w:rPr>
        <w:t xml:space="preserve">כנסת </w:t>
      </w:r>
      <w:r>
        <w:rPr>
          <w:rFonts w:hint="cs"/>
          <w:rtl/>
        </w:rPr>
        <w:t xml:space="preserve">מתן וילנאי </w:t>
      </w:r>
      <w:r>
        <w:rPr>
          <w:rtl/>
        </w:rPr>
        <w:t xml:space="preserve"> לסעיף</w:t>
      </w:r>
      <w:r>
        <w:rPr>
          <w:rFonts w:hint="cs"/>
          <w:rtl/>
        </w:rPr>
        <w:t xml:space="preserve"> 34</w:t>
      </w:r>
      <w:r>
        <w:rPr>
          <w:rtl/>
        </w:rPr>
        <w:t xml:space="preserve"> לא נתקבלה. </w:t>
      </w:r>
    </w:p>
    <w:p w14:paraId="543C542C" w14:textId="77777777" w:rsidR="00000000" w:rsidRDefault="007C71EE">
      <w:pPr>
        <w:pStyle w:val="a"/>
        <w:ind w:firstLine="0"/>
        <w:rPr>
          <w:rFonts w:hint="cs"/>
          <w:rtl/>
        </w:rPr>
      </w:pPr>
    </w:p>
    <w:p w14:paraId="2975FDEB" w14:textId="77777777" w:rsidR="00000000" w:rsidRDefault="007C71EE">
      <w:pPr>
        <w:pStyle w:val="ad"/>
        <w:rPr>
          <w:rtl/>
        </w:rPr>
      </w:pPr>
      <w:r>
        <w:rPr>
          <w:rtl/>
        </w:rPr>
        <w:t>היו"ר יולי-יואל אדלשטיין:</w:t>
      </w:r>
    </w:p>
    <w:p w14:paraId="2E9AE35C" w14:textId="77777777" w:rsidR="00000000" w:rsidRDefault="007C71EE">
      <w:pPr>
        <w:pStyle w:val="a"/>
        <w:rPr>
          <w:rtl/>
        </w:rPr>
      </w:pPr>
    </w:p>
    <w:p w14:paraId="071102BD" w14:textId="77777777" w:rsidR="00000000" w:rsidRDefault="007C71EE">
      <w:pPr>
        <w:pStyle w:val="a"/>
        <w:rPr>
          <w:rtl/>
        </w:rPr>
      </w:pPr>
      <w:r>
        <w:rPr>
          <w:rFonts w:hint="eastAsia"/>
          <w:rtl/>
        </w:rPr>
        <w:t>ההסתייגות</w:t>
      </w:r>
      <w:r>
        <w:rPr>
          <w:rtl/>
        </w:rPr>
        <w:t xml:space="preserve">  לא נתקבלה. תודה.</w:t>
      </w:r>
    </w:p>
    <w:p w14:paraId="32A2B69F" w14:textId="77777777" w:rsidR="00000000" w:rsidRDefault="007C71EE">
      <w:pPr>
        <w:pStyle w:val="a"/>
        <w:ind w:firstLine="0"/>
        <w:rPr>
          <w:rFonts w:hint="cs"/>
          <w:rtl/>
        </w:rPr>
      </w:pPr>
    </w:p>
    <w:p w14:paraId="2744C0D0" w14:textId="77777777" w:rsidR="00000000" w:rsidRDefault="007C71EE">
      <w:pPr>
        <w:pStyle w:val="a"/>
        <w:ind w:firstLine="0"/>
      </w:pPr>
      <w:r>
        <w:rPr>
          <w:rtl/>
        </w:rPr>
        <w:tab/>
      </w:r>
      <w:r>
        <w:rPr>
          <w:rFonts w:hint="cs"/>
          <w:rtl/>
        </w:rPr>
        <w:t>ה</w:t>
      </w:r>
      <w:r>
        <w:rPr>
          <w:rFonts w:hint="eastAsia"/>
          <w:rtl/>
        </w:rPr>
        <w:t>הסתייגות</w:t>
      </w:r>
      <w:r>
        <w:rPr>
          <w:rtl/>
        </w:rPr>
        <w:t xml:space="preserve"> </w:t>
      </w:r>
      <w:r>
        <w:rPr>
          <w:rFonts w:hint="cs"/>
          <w:rtl/>
        </w:rPr>
        <w:t xml:space="preserve">של </w:t>
      </w:r>
      <w:r>
        <w:rPr>
          <w:rtl/>
        </w:rPr>
        <w:t>חבר</w:t>
      </w:r>
      <w:r>
        <w:rPr>
          <w:rFonts w:hint="cs"/>
          <w:rtl/>
        </w:rPr>
        <w:t xml:space="preserve">ת </w:t>
      </w:r>
      <w:r>
        <w:rPr>
          <w:rtl/>
        </w:rPr>
        <w:t xml:space="preserve">הכנסת </w:t>
      </w:r>
      <w:r>
        <w:rPr>
          <w:rFonts w:hint="cs"/>
          <w:rtl/>
        </w:rPr>
        <w:t xml:space="preserve">דליה איציק </w:t>
      </w:r>
      <w:r>
        <w:rPr>
          <w:rtl/>
        </w:rPr>
        <w:t xml:space="preserve"> - מי </w:t>
      </w:r>
      <w:r>
        <w:rPr>
          <w:rFonts w:hint="eastAsia"/>
          <w:rtl/>
        </w:rPr>
        <w:t>בעד</w:t>
      </w:r>
      <w:r>
        <w:rPr>
          <w:rtl/>
        </w:rPr>
        <w:t xml:space="preserve">? מי נגד? מי נמנע? תודה. </w:t>
      </w:r>
    </w:p>
    <w:p w14:paraId="13A5B73E" w14:textId="77777777" w:rsidR="00000000" w:rsidRDefault="007C71EE">
      <w:pPr>
        <w:pStyle w:val="a"/>
        <w:ind w:firstLine="0"/>
        <w:rPr>
          <w:rtl/>
        </w:rPr>
      </w:pPr>
    </w:p>
    <w:p w14:paraId="57738A88" w14:textId="77777777" w:rsidR="00000000" w:rsidRDefault="007C71EE">
      <w:pPr>
        <w:pStyle w:val="a"/>
        <w:ind w:firstLine="0"/>
        <w:jc w:val="center"/>
        <w:rPr>
          <w:b/>
          <w:bCs/>
          <w:rtl/>
        </w:rPr>
      </w:pPr>
      <w:r>
        <w:rPr>
          <w:rFonts w:hint="eastAsia"/>
          <w:b/>
          <w:bCs/>
          <w:rtl/>
        </w:rPr>
        <w:t>הצבעה</w:t>
      </w:r>
    </w:p>
    <w:p w14:paraId="0696686A" w14:textId="77777777" w:rsidR="00000000" w:rsidRDefault="007C71EE">
      <w:pPr>
        <w:pStyle w:val="a"/>
        <w:ind w:firstLine="0"/>
        <w:jc w:val="center"/>
        <w:rPr>
          <w:b/>
          <w:bCs/>
          <w:rtl/>
        </w:rPr>
      </w:pPr>
    </w:p>
    <w:p w14:paraId="5330584A" w14:textId="77777777" w:rsidR="00000000" w:rsidRDefault="007C71EE">
      <w:pPr>
        <w:pStyle w:val="a"/>
        <w:ind w:firstLine="0"/>
        <w:jc w:val="center"/>
        <w:rPr>
          <w:rtl/>
        </w:rPr>
      </w:pPr>
      <w:r>
        <w:rPr>
          <w:rFonts w:hint="eastAsia"/>
          <w:rtl/>
        </w:rPr>
        <w:t>ההסתייגות</w:t>
      </w:r>
      <w:r>
        <w:rPr>
          <w:rtl/>
        </w:rPr>
        <w:t xml:space="preserve"> של חבר</w:t>
      </w:r>
      <w:r>
        <w:rPr>
          <w:rFonts w:hint="cs"/>
          <w:rtl/>
        </w:rPr>
        <w:t>ת ה</w:t>
      </w:r>
      <w:r>
        <w:rPr>
          <w:rtl/>
        </w:rPr>
        <w:t xml:space="preserve">כנסת </w:t>
      </w:r>
      <w:r>
        <w:rPr>
          <w:rFonts w:hint="cs"/>
          <w:rtl/>
        </w:rPr>
        <w:t xml:space="preserve">דליה איציק </w:t>
      </w:r>
      <w:r>
        <w:rPr>
          <w:rtl/>
        </w:rPr>
        <w:t xml:space="preserve"> לסעיף</w:t>
      </w:r>
      <w:r>
        <w:rPr>
          <w:rFonts w:hint="cs"/>
          <w:rtl/>
        </w:rPr>
        <w:t xml:space="preserve"> 34</w:t>
      </w:r>
      <w:r>
        <w:rPr>
          <w:rtl/>
        </w:rPr>
        <w:t xml:space="preserve"> לא נתקבלה. </w:t>
      </w:r>
    </w:p>
    <w:p w14:paraId="00B7E80D" w14:textId="77777777" w:rsidR="00000000" w:rsidRDefault="007C71EE">
      <w:pPr>
        <w:pStyle w:val="a"/>
        <w:ind w:firstLine="0"/>
        <w:rPr>
          <w:rFonts w:hint="cs"/>
          <w:rtl/>
        </w:rPr>
      </w:pPr>
    </w:p>
    <w:p w14:paraId="2A4DF40B" w14:textId="77777777" w:rsidR="00000000" w:rsidRDefault="007C71EE">
      <w:pPr>
        <w:pStyle w:val="ad"/>
        <w:rPr>
          <w:rtl/>
        </w:rPr>
      </w:pPr>
      <w:r>
        <w:rPr>
          <w:rtl/>
        </w:rPr>
        <w:t>היו"ר יולי-יואל אדלשטיין:</w:t>
      </w:r>
    </w:p>
    <w:p w14:paraId="0B98221E" w14:textId="77777777" w:rsidR="00000000" w:rsidRDefault="007C71EE">
      <w:pPr>
        <w:pStyle w:val="a"/>
        <w:rPr>
          <w:rtl/>
        </w:rPr>
      </w:pPr>
    </w:p>
    <w:p w14:paraId="666188E3" w14:textId="77777777" w:rsidR="00000000" w:rsidRDefault="007C71EE">
      <w:pPr>
        <w:pStyle w:val="a"/>
        <w:rPr>
          <w:rtl/>
        </w:rPr>
      </w:pPr>
      <w:r>
        <w:rPr>
          <w:rFonts w:hint="eastAsia"/>
          <w:rtl/>
        </w:rPr>
        <w:t>ההסתייגות</w:t>
      </w:r>
      <w:r>
        <w:rPr>
          <w:rtl/>
        </w:rPr>
        <w:t xml:space="preserve">  לא נתקבלה. תודה.</w:t>
      </w:r>
    </w:p>
    <w:p w14:paraId="46CD668F" w14:textId="77777777" w:rsidR="00000000" w:rsidRDefault="007C71EE">
      <w:pPr>
        <w:pStyle w:val="a"/>
        <w:ind w:firstLine="0"/>
        <w:rPr>
          <w:rFonts w:hint="cs"/>
          <w:rtl/>
        </w:rPr>
      </w:pPr>
    </w:p>
    <w:p w14:paraId="50E4684B" w14:textId="77777777" w:rsidR="00000000" w:rsidRDefault="007C71EE">
      <w:pPr>
        <w:pStyle w:val="ac"/>
        <w:rPr>
          <w:rtl/>
        </w:rPr>
      </w:pPr>
      <w:r>
        <w:rPr>
          <w:rtl/>
        </w:rPr>
        <w:t>נעמי בלומנטל (הליכוד):</w:t>
      </w:r>
    </w:p>
    <w:p w14:paraId="6581F81C" w14:textId="77777777" w:rsidR="00000000" w:rsidRDefault="007C71EE">
      <w:pPr>
        <w:pStyle w:val="a"/>
        <w:rPr>
          <w:rtl/>
        </w:rPr>
      </w:pPr>
    </w:p>
    <w:p w14:paraId="46183578" w14:textId="77777777" w:rsidR="00000000" w:rsidRDefault="007C71EE">
      <w:pPr>
        <w:pStyle w:val="a"/>
        <w:rPr>
          <w:rFonts w:hint="cs"/>
          <w:rtl/>
        </w:rPr>
      </w:pPr>
      <w:r>
        <w:rPr>
          <w:rFonts w:hint="cs"/>
          <w:rtl/>
        </w:rPr>
        <w:t>חבר הכנסת</w:t>
      </w:r>
      <w:r>
        <w:rPr>
          <w:rFonts w:hint="cs"/>
          <w:rtl/>
        </w:rPr>
        <w:t xml:space="preserve"> בורג, אני רוצה לשאול אותך, אתה רואה על מה אתה מצביע? 417,843 שקלים - - -</w:t>
      </w:r>
    </w:p>
    <w:p w14:paraId="29C81AA1" w14:textId="77777777" w:rsidR="00000000" w:rsidRDefault="007C71EE">
      <w:pPr>
        <w:pStyle w:val="a"/>
        <w:rPr>
          <w:rFonts w:hint="cs"/>
          <w:rtl/>
        </w:rPr>
      </w:pPr>
    </w:p>
    <w:p w14:paraId="7CB26AC0" w14:textId="77777777" w:rsidR="00000000" w:rsidRDefault="007C71EE">
      <w:pPr>
        <w:pStyle w:val="ad"/>
        <w:rPr>
          <w:rtl/>
        </w:rPr>
      </w:pPr>
      <w:r>
        <w:rPr>
          <w:rtl/>
        </w:rPr>
        <w:t>היו"ר יולי-יואל אדלשטיין:</w:t>
      </w:r>
    </w:p>
    <w:p w14:paraId="63B646E7" w14:textId="77777777" w:rsidR="00000000" w:rsidRDefault="007C71EE">
      <w:pPr>
        <w:pStyle w:val="a"/>
        <w:rPr>
          <w:rtl/>
        </w:rPr>
      </w:pPr>
    </w:p>
    <w:p w14:paraId="62CAEF32" w14:textId="77777777" w:rsidR="00000000" w:rsidRDefault="007C71EE">
      <w:pPr>
        <w:pStyle w:val="a"/>
        <w:rPr>
          <w:rFonts w:hint="cs"/>
          <w:rtl/>
        </w:rPr>
      </w:pPr>
      <w:r>
        <w:rPr>
          <w:rFonts w:hint="cs"/>
          <w:rtl/>
        </w:rPr>
        <w:t xml:space="preserve">חברת הכנסת בלומנטל, אל תפריעי במהלך ההצבעה. תודה. </w:t>
      </w:r>
    </w:p>
    <w:p w14:paraId="1E4744DB" w14:textId="77777777" w:rsidR="00000000" w:rsidRDefault="007C71EE">
      <w:pPr>
        <w:pStyle w:val="a"/>
        <w:rPr>
          <w:rFonts w:hint="cs"/>
          <w:rtl/>
        </w:rPr>
      </w:pPr>
    </w:p>
    <w:p w14:paraId="2F294A6B" w14:textId="77777777" w:rsidR="00000000" w:rsidRDefault="007C71EE">
      <w:pPr>
        <w:pStyle w:val="a"/>
        <w:rPr>
          <w:rFonts w:hint="cs"/>
          <w:rtl/>
        </w:rPr>
      </w:pPr>
      <w:r>
        <w:rPr>
          <w:rFonts w:hint="cs"/>
          <w:rtl/>
        </w:rPr>
        <w:t xml:space="preserve">חבר הכנסת אופיר פינס-פז </w:t>
      </w:r>
      <w:r>
        <w:rPr>
          <w:rtl/>
        </w:rPr>
        <w:t>–</w:t>
      </w:r>
      <w:r>
        <w:rPr>
          <w:rFonts w:hint="cs"/>
          <w:rtl/>
        </w:rPr>
        <w:t xml:space="preserve"> מי בעד ההסתייגות? מי נגד ההסתייגות? נמנעים?</w:t>
      </w:r>
    </w:p>
    <w:p w14:paraId="5E18C1F0" w14:textId="77777777" w:rsidR="00000000" w:rsidRDefault="007C71EE">
      <w:pPr>
        <w:pStyle w:val="a"/>
        <w:rPr>
          <w:rFonts w:hint="cs"/>
          <w:rtl/>
        </w:rPr>
      </w:pPr>
    </w:p>
    <w:p w14:paraId="76D4F092" w14:textId="77777777" w:rsidR="00000000" w:rsidRDefault="007C71EE">
      <w:pPr>
        <w:pStyle w:val="a"/>
        <w:jc w:val="center"/>
        <w:rPr>
          <w:rFonts w:hint="cs"/>
          <w:b/>
          <w:bCs/>
          <w:rtl/>
        </w:rPr>
      </w:pPr>
      <w:r>
        <w:rPr>
          <w:rFonts w:hint="cs"/>
          <w:b/>
          <w:bCs/>
          <w:rtl/>
        </w:rPr>
        <w:t>הצבעה</w:t>
      </w:r>
    </w:p>
    <w:p w14:paraId="621E0FD1" w14:textId="77777777" w:rsidR="00000000" w:rsidRDefault="007C71EE">
      <w:pPr>
        <w:pStyle w:val="a"/>
        <w:jc w:val="center"/>
        <w:rPr>
          <w:rFonts w:hint="cs"/>
          <w:b/>
          <w:bCs/>
          <w:rtl/>
        </w:rPr>
      </w:pPr>
    </w:p>
    <w:p w14:paraId="3651ABA7" w14:textId="77777777" w:rsidR="00000000" w:rsidRDefault="007C71EE">
      <w:pPr>
        <w:pStyle w:val="a"/>
        <w:jc w:val="center"/>
        <w:rPr>
          <w:rFonts w:hint="cs"/>
          <w:rtl/>
        </w:rPr>
      </w:pPr>
      <w:r>
        <w:rPr>
          <w:rFonts w:hint="cs"/>
          <w:rtl/>
        </w:rPr>
        <w:t>ההסתייגות של חבר הכנסת א</w:t>
      </w:r>
      <w:r>
        <w:rPr>
          <w:rFonts w:hint="cs"/>
          <w:rtl/>
        </w:rPr>
        <w:t>ופיר פינס-פז לסעיף 34 לא נתקבלה.</w:t>
      </w:r>
    </w:p>
    <w:p w14:paraId="763300A1" w14:textId="77777777" w:rsidR="00000000" w:rsidRDefault="007C71EE">
      <w:pPr>
        <w:pStyle w:val="a"/>
        <w:jc w:val="center"/>
        <w:rPr>
          <w:rFonts w:hint="cs"/>
          <w:rtl/>
        </w:rPr>
      </w:pPr>
    </w:p>
    <w:p w14:paraId="1DAC0DF6" w14:textId="77777777" w:rsidR="00000000" w:rsidRDefault="007C71EE">
      <w:pPr>
        <w:pStyle w:val="ad"/>
        <w:rPr>
          <w:rtl/>
        </w:rPr>
      </w:pPr>
      <w:r>
        <w:rPr>
          <w:rtl/>
        </w:rPr>
        <w:t>היו"ר יולי-יואל אדלשטיין:</w:t>
      </w:r>
    </w:p>
    <w:p w14:paraId="6CA05860" w14:textId="77777777" w:rsidR="00000000" w:rsidRDefault="007C71EE">
      <w:pPr>
        <w:pStyle w:val="a"/>
        <w:rPr>
          <w:rtl/>
        </w:rPr>
      </w:pPr>
    </w:p>
    <w:p w14:paraId="5E6B5C0D" w14:textId="77777777" w:rsidR="00000000" w:rsidRDefault="007C71EE">
      <w:pPr>
        <w:pStyle w:val="a"/>
        <w:rPr>
          <w:rFonts w:hint="cs"/>
          <w:rtl/>
        </w:rPr>
      </w:pPr>
      <w:r>
        <w:rPr>
          <w:rFonts w:hint="cs"/>
          <w:rtl/>
        </w:rPr>
        <w:t xml:space="preserve">לא אושר. </w:t>
      </w:r>
    </w:p>
    <w:p w14:paraId="57B73E41" w14:textId="77777777" w:rsidR="00000000" w:rsidRDefault="007C71EE">
      <w:pPr>
        <w:pStyle w:val="a"/>
        <w:rPr>
          <w:rFonts w:hint="cs"/>
          <w:rtl/>
        </w:rPr>
      </w:pPr>
    </w:p>
    <w:p w14:paraId="2BDC3428" w14:textId="77777777" w:rsidR="00000000" w:rsidRDefault="007C71EE">
      <w:pPr>
        <w:pStyle w:val="a"/>
        <w:rPr>
          <w:rFonts w:hint="cs"/>
          <w:rtl/>
        </w:rPr>
      </w:pPr>
      <w:r>
        <w:rPr>
          <w:rFonts w:hint="cs"/>
          <w:rtl/>
        </w:rPr>
        <w:t xml:space="preserve">חבר הכנסת אפרים סנה </w:t>
      </w:r>
      <w:r>
        <w:rPr>
          <w:rtl/>
        </w:rPr>
        <w:t>–</w:t>
      </w:r>
      <w:r>
        <w:rPr>
          <w:rFonts w:hint="cs"/>
          <w:rtl/>
        </w:rPr>
        <w:t xml:space="preserve"> מי בעד ההסתייגות? מי נגד ההסתייגות? נמנעים?</w:t>
      </w:r>
    </w:p>
    <w:p w14:paraId="39C9B5A1" w14:textId="77777777" w:rsidR="00000000" w:rsidRDefault="007C71EE">
      <w:pPr>
        <w:pStyle w:val="a"/>
        <w:rPr>
          <w:rFonts w:hint="cs"/>
          <w:rtl/>
        </w:rPr>
      </w:pPr>
    </w:p>
    <w:p w14:paraId="0A49A5D4" w14:textId="77777777" w:rsidR="00000000" w:rsidRDefault="007C71EE">
      <w:pPr>
        <w:pStyle w:val="a"/>
        <w:jc w:val="center"/>
        <w:rPr>
          <w:rFonts w:hint="cs"/>
          <w:b/>
          <w:bCs/>
          <w:rtl/>
        </w:rPr>
      </w:pPr>
      <w:r>
        <w:rPr>
          <w:rFonts w:hint="cs"/>
          <w:b/>
          <w:bCs/>
          <w:rtl/>
        </w:rPr>
        <w:t>הצבעה</w:t>
      </w:r>
    </w:p>
    <w:p w14:paraId="466B5C4E" w14:textId="77777777" w:rsidR="00000000" w:rsidRDefault="007C71EE">
      <w:pPr>
        <w:pStyle w:val="a"/>
        <w:jc w:val="center"/>
        <w:rPr>
          <w:rFonts w:hint="cs"/>
          <w:b/>
          <w:bCs/>
          <w:rtl/>
        </w:rPr>
      </w:pPr>
    </w:p>
    <w:p w14:paraId="1FC0EF35" w14:textId="77777777" w:rsidR="00000000" w:rsidRDefault="007C71EE">
      <w:pPr>
        <w:pStyle w:val="a"/>
        <w:jc w:val="center"/>
        <w:rPr>
          <w:rFonts w:hint="cs"/>
          <w:rtl/>
        </w:rPr>
      </w:pPr>
      <w:r>
        <w:rPr>
          <w:rFonts w:hint="cs"/>
          <w:rtl/>
        </w:rPr>
        <w:t>ההסתייגות של חבר הכנסת אפרים סנה לסעיף 34 לא נתקבלה.</w:t>
      </w:r>
    </w:p>
    <w:p w14:paraId="47A59A0C" w14:textId="77777777" w:rsidR="00000000" w:rsidRDefault="007C71EE">
      <w:pPr>
        <w:pStyle w:val="a"/>
        <w:jc w:val="center"/>
        <w:rPr>
          <w:rFonts w:hint="cs"/>
          <w:rtl/>
        </w:rPr>
      </w:pPr>
    </w:p>
    <w:p w14:paraId="37139760" w14:textId="77777777" w:rsidR="00000000" w:rsidRDefault="007C71EE">
      <w:pPr>
        <w:pStyle w:val="ad"/>
        <w:rPr>
          <w:rtl/>
        </w:rPr>
      </w:pPr>
      <w:r>
        <w:rPr>
          <w:rtl/>
        </w:rPr>
        <w:t>היו"ר יולי-יואל אדלשטיין:</w:t>
      </w:r>
    </w:p>
    <w:p w14:paraId="05A30FA0" w14:textId="77777777" w:rsidR="00000000" w:rsidRDefault="007C71EE">
      <w:pPr>
        <w:pStyle w:val="a"/>
        <w:rPr>
          <w:rtl/>
        </w:rPr>
      </w:pPr>
    </w:p>
    <w:p w14:paraId="5B9B271E" w14:textId="77777777" w:rsidR="00000000" w:rsidRDefault="007C71EE">
      <w:pPr>
        <w:pStyle w:val="a"/>
        <w:rPr>
          <w:rFonts w:hint="cs"/>
          <w:rtl/>
        </w:rPr>
      </w:pPr>
      <w:r>
        <w:rPr>
          <w:rFonts w:hint="cs"/>
          <w:rtl/>
        </w:rPr>
        <w:t xml:space="preserve">תודה. לא אושר. </w:t>
      </w:r>
    </w:p>
    <w:p w14:paraId="6A389A5D" w14:textId="77777777" w:rsidR="00000000" w:rsidRDefault="007C71EE">
      <w:pPr>
        <w:pStyle w:val="a"/>
        <w:rPr>
          <w:rFonts w:hint="cs"/>
          <w:rtl/>
        </w:rPr>
      </w:pPr>
    </w:p>
    <w:p w14:paraId="1886D447" w14:textId="77777777" w:rsidR="00000000" w:rsidRDefault="007C71EE">
      <w:pPr>
        <w:pStyle w:val="a"/>
        <w:rPr>
          <w:rFonts w:hint="cs"/>
          <w:rtl/>
        </w:rPr>
      </w:pPr>
      <w:r>
        <w:rPr>
          <w:rFonts w:hint="cs"/>
          <w:rtl/>
        </w:rPr>
        <w:t>אנחנו עוברים</w:t>
      </w:r>
      <w:r>
        <w:rPr>
          <w:rFonts w:hint="cs"/>
          <w:rtl/>
        </w:rPr>
        <w:t xml:space="preserve"> לעמוד 171. חברת הכנסת יולי תמיר </w:t>
      </w:r>
      <w:r>
        <w:rPr>
          <w:rtl/>
        </w:rPr>
        <w:t>–</w:t>
      </w:r>
      <w:r>
        <w:rPr>
          <w:rFonts w:hint="cs"/>
          <w:rtl/>
        </w:rPr>
        <w:t xml:space="preserve"> מי בעד ההסתייגות? מי נגד ההסתייגות? נמנעים?</w:t>
      </w:r>
    </w:p>
    <w:p w14:paraId="078A7041" w14:textId="77777777" w:rsidR="00000000" w:rsidRDefault="007C71EE">
      <w:pPr>
        <w:pStyle w:val="a"/>
        <w:rPr>
          <w:rFonts w:hint="cs"/>
          <w:rtl/>
        </w:rPr>
      </w:pPr>
    </w:p>
    <w:p w14:paraId="65011386" w14:textId="77777777" w:rsidR="00000000" w:rsidRDefault="007C71EE">
      <w:pPr>
        <w:pStyle w:val="a"/>
        <w:jc w:val="center"/>
        <w:rPr>
          <w:rFonts w:hint="cs"/>
          <w:b/>
          <w:bCs/>
          <w:rtl/>
        </w:rPr>
      </w:pPr>
      <w:r>
        <w:rPr>
          <w:rFonts w:hint="cs"/>
          <w:b/>
          <w:bCs/>
          <w:rtl/>
        </w:rPr>
        <w:t>הצבעה</w:t>
      </w:r>
    </w:p>
    <w:p w14:paraId="7556F86F" w14:textId="77777777" w:rsidR="00000000" w:rsidRDefault="007C71EE">
      <w:pPr>
        <w:pStyle w:val="a"/>
        <w:jc w:val="center"/>
        <w:rPr>
          <w:rFonts w:hint="cs"/>
          <w:b/>
          <w:bCs/>
          <w:rtl/>
        </w:rPr>
      </w:pPr>
    </w:p>
    <w:p w14:paraId="2485A4B9" w14:textId="77777777" w:rsidR="00000000" w:rsidRDefault="007C71EE">
      <w:pPr>
        <w:pStyle w:val="a"/>
        <w:jc w:val="center"/>
        <w:rPr>
          <w:rFonts w:hint="cs"/>
          <w:rtl/>
        </w:rPr>
      </w:pPr>
      <w:r>
        <w:rPr>
          <w:rFonts w:hint="cs"/>
          <w:rtl/>
        </w:rPr>
        <w:t>ההסתייגות של חברת הכנסת יולי תמיר לסעיף 34 לא נתקבלה.</w:t>
      </w:r>
    </w:p>
    <w:p w14:paraId="360D2459" w14:textId="77777777" w:rsidR="00000000" w:rsidRDefault="007C71EE">
      <w:pPr>
        <w:pStyle w:val="a"/>
        <w:jc w:val="center"/>
        <w:rPr>
          <w:rFonts w:hint="cs"/>
          <w:rtl/>
        </w:rPr>
      </w:pPr>
    </w:p>
    <w:p w14:paraId="31384DB0" w14:textId="77777777" w:rsidR="00000000" w:rsidRDefault="007C71EE">
      <w:pPr>
        <w:pStyle w:val="ad"/>
        <w:rPr>
          <w:rtl/>
        </w:rPr>
      </w:pPr>
    </w:p>
    <w:p w14:paraId="58092D3B" w14:textId="77777777" w:rsidR="00000000" w:rsidRDefault="007C71EE">
      <w:pPr>
        <w:pStyle w:val="ad"/>
        <w:rPr>
          <w:rtl/>
        </w:rPr>
      </w:pPr>
      <w:r>
        <w:rPr>
          <w:rtl/>
        </w:rPr>
        <w:t>היו"ר יולי-יואל אדלשטיין:</w:t>
      </w:r>
    </w:p>
    <w:p w14:paraId="73191788" w14:textId="77777777" w:rsidR="00000000" w:rsidRDefault="007C71EE">
      <w:pPr>
        <w:pStyle w:val="a"/>
        <w:rPr>
          <w:rtl/>
        </w:rPr>
      </w:pPr>
    </w:p>
    <w:p w14:paraId="24A8BA36" w14:textId="77777777" w:rsidR="00000000" w:rsidRDefault="007C71EE">
      <w:pPr>
        <w:pStyle w:val="a"/>
        <w:rPr>
          <w:rFonts w:hint="cs"/>
          <w:rtl/>
        </w:rPr>
      </w:pPr>
      <w:r>
        <w:rPr>
          <w:rFonts w:hint="cs"/>
          <w:rtl/>
        </w:rPr>
        <w:t xml:space="preserve">תודה. לא אושר. </w:t>
      </w:r>
    </w:p>
    <w:p w14:paraId="77FC828E" w14:textId="77777777" w:rsidR="00000000" w:rsidRDefault="007C71EE">
      <w:pPr>
        <w:pStyle w:val="a"/>
        <w:jc w:val="center"/>
        <w:rPr>
          <w:rFonts w:hint="cs"/>
          <w:rtl/>
        </w:rPr>
      </w:pPr>
    </w:p>
    <w:p w14:paraId="2D2972BB" w14:textId="77777777" w:rsidR="00000000" w:rsidRDefault="007C71EE">
      <w:pPr>
        <w:pStyle w:val="a"/>
        <w:rPr>
          <w:rFonts w:hint="cs"/>
          <w:rtl/>
        </w:rPr>
      </w:pPr>
      <w:r>
        <w:rPr>
          <w:rFonts w:hint="cs"/>
          <w:rtl/>
        </w:rPr>
        <w:t xml:space="preserve">חבר הכנסת מיכאל מלכיאור </w:t>
      </w:r>
      <w:r>
        <w:rPr>
          <w:rtl/>
        </w:rPr>
        <w:t>–</w:t>
      </w:r>
      <w:r>
        <w:rPr>
          <w:rFonts w:hint="cs"/>
          <w:rtl/>
        </w:rPr>
        <w:t xml:space="preserve"> מי בעד ההסתייגות? מי נגד ההסתייגות? נמנעים?</w:t>
      </w:r>
    </w:p>
    <w:p w14:paraId="2A232E33" w14:textId="77777777" w:rsidR="00000000" w:rsidRDefault="007C71EE">
      <w:pPr>
        <w:pStyle w:val="a"/>
        <w:rPr>
          <w:rFonts w:hint="cs"/>
          <w:rtl/>
        </w:rPr>
      </w:pPr>
    </w:p>
    <w:p w14:paraId="22B03232" w14:textId="77777777" w:rsidR="00000000" w:rsidRDefault="007C71EE">
      <w:pPr>
        <w:pStyle w:val="a"/>
        <w:jc w:val="center"/>
        <w:rPr>
          <w:rFonts w:hint="cs"/>
          <w:b/>
          <w:bCs/>
          <w:rtl/>
        </w:rPr>
      </w:pPr>
      <w:r>
        <w:rPr>
          <w:rFonts w:hint="cs"/>
          <w:b/>
          <w:bCs/>
          <w:rtl/>
        </w:rPr>
        <w:t>הצבעה</w:t>
      </w:r>
    </w:p>
    <w:p w14:paraId="5C826F92" w14:textId="77777777" w:rsidR="00000000" w:rsidRDefault="007C71EE">
      <w:pPr>
        <w:pStyle w:val="a"/>
        <w:jc w:val="center"/>
        <w:rPr>
          <w:rFonts w:hint="cs"/>
          <w:b/>
          <w:bCs/>
          <w:rtl/>
        </w:rPr>
      </w:pPr>
    </w:p>
    <w:p w14:paraId="12FF11DA" w14:textId="77777777" w:rsidR="00000000" w:rsidRDefault="007C71EE">
      <w:pPr>
        <w:pStyle w:val="a"/>
        <w:jc w:val="center"/>
        <w:rPr>
          <w:rFonts w:hint="cs"/>
          <w:rtl/>
        </w:rPr>
      </w:pPr>
      <w:r>
        <w:rPr>
          <w:rFonts w:hint="cs"/>
          <w:rtl/>
        </w:rPr>
        <w:t>ההסתייגות של חבר הכנסת מיכאל מלכיאור לסעיף 34 לא נתקבלה.</w:t>
      </w:r>
    </w:p>
    <w:p w14:paraId="5E5C9B8E" w14:textId="77777777" w:rsidR="00000000" w:rsidRDefault="007C71EE">
      <w:pPr>
        <w:pStyle w:val="a"/>
        <w:jc w:val="center"/>
        <w:rPr>
          <w:rFonts w:hint="cs"/>
          <w:rtl/>
        </w:rPr>
      </w:pPr>
    </w:p>
    <w:p w14:paraId="21C87BBE" w14:textId="77777777" w:rsidR="00000000" w:rsidRDefault="007C71EE">
      <w:pPr>
        <w:pStyle w:val="ad"/>
        <w:rPr>
          <w:rtl/>
        </w:rPr>
      </w:pPr>
      <w:r>
        <w:rPr>
          <w:rtl/>
        </w:rPr>
        <w:t>היו"ר יולי-יואל אדלשטיין:</w:t>
      </w:r>
    </w:p>
    <w:p w14:paraId="233FE3BE" w14:textId="77777777" w:rsidR="00000000" w:rsidRDefault="007C71EE">
      <w:pPr>
        <w:pStyle w:val="a"/>
        <w:rPr>
          <w:rtl/>
        </w:rPr>
      </w:pPr>
    </w:p>
    <w:p w14:paraId="6510C0F2" w14:textId="77777777" w:rsidR="00000000" w:rsidRDefault="007C71EE">
      <w:pPr>
        <w:pStyle w:val="a"/>
        <w:rPr>
          <w:rFonts w:hint="cs"/>
          <w:rtl/>
        </w:rPr>
      </w:pPr>
      <w:r>
        <w:rPr>
          <w:rFonts w:hint="cs"/>
          <w:rtl/>
        </w:rPr>
        <w:t xml:space="preserve">תודה. לא אושר. </w:t>
      </w:r>
    </w:p>
    <w:p w14:paraId="4EC6E459" w14:textId="77777777" w:rsidR="00000000" w:rsidRDefault="007C71EE">
      <w:pPr>
        <w:pStyle w:val="a"/>
        <w:jc w:val="center"/>
        <w:rPr>
          <w:rFonts w:hint="cs"/>
          <w:rtl/>
        </w:rPr>
      </w:pPr>
    </w:p>
    <w:p w14:paraId="3F32FB68" w14:textId="77777777" w:rsidR="00000000" w:rsidRDefault="007C71EE">
      <w:pPr>
        <w:pStyle w:val="a"/>
        <w:rPr>
          <w:rFonts w:hint="cs"/>
          <w:rtl/>
        </w:rPr>
      </w:pPr>
      <w:r>
        <w:rPr>
          <w:rFonts w:hint="cs"/>
          <w:rtl/>
        </w:rPr>
        <w:t xml:space="preserve">חבר הכנסת יצחק הרצוג - לא נמצא. אני מתנצל, לא ראיתי אותך מרוב החברים שסבבו אותך. אתה מסיר את ההסתייגות. </w:t>
      </w:r>
    </w:p>
    <w:p w14:paraId="21E38CCA" w14:textId="77777777" w:rsidR="00000000" w:rsidRDefault="007C71EE">
      <w:pPr>
        <w:pStyle w:val="a"/>
        <w:rPr>
          <w:rFonts w:hint="cs"/>
          <w:rtl/>
        </w:rPr>
      </w:pPr>
    </w:p>
    <w:p w14:paraId="319CEA37" w14:textId="77777777" w:rsidR="00000000" w:rsidRDefault="007C71EE">
      <w:pPr>
        <w:pStyle w:val="a"/>
        <w:rPr>
          <w:rFonts w:hint="cs"/>
          <w:rtl/>
        </w:rPr>
      </w:pPr>
      <w:r>
        <w:rPr>
          <w:rFonts w:hint="cs"/>
          <w:rtl/>
        </w:rPr>
        <w:t xml:space="preserve">חבר הכנסת חיים רמון </w:t>
      </w:r>
      <w:r>
        <w:rPr>
          <w:rtl/>
        </w:rPr>
        <w:t>–</w:t>
      </w:r>
      <w:r>
        <w:rPr>
          <w:rFonts w:hint="cs"/>
          <w:rtl/>
        </w:rPr>
        <w:t xml:space="preserve"> מי בעד ההסתייגות?</w:t>
      </w:r>
      <w:r>
        <w:rPr>
          <w:rFonts w:hint="cs"/>
          <w:rtl/>
        </w:rPr>
        <w:t xml:space="preserve"> מי נגד ההסתייגות? נמנעים?</w:t>
      </w:r>
    </w:p>
    <w:p w14:paraId="6BD208BC" w14:textId="77777777" w:rsidR="00000000" w:rsidRDefault="007C71EE">
      <w:pPr>
        <w:pStyle w:val="a"/>
        <w:rPr>
          <w:rFonts w:hint="cs"/>
          <w:rtl/>
        </w:rPr>
      </w:pPr>
    </w:p>
    <w:p w14:paraId="73A5FC72" w14:textId="77777777" w:rsidR="00000000" w:rsidRDefault="007C71EE">
      <w:pPr>
        <w:pStyle w:val="a"/>
        <w:jc w:val="center"/>
        <w:rPr>
          <w:rFonts w:hint="cs"/>
          <w:b/>
          <w:bCs/>
          <w:rtl/>
        </w:rPr>
      </w:pPr>
      <w:r>
        <w:rPr>
          <w:rFonts w:hint="cs"/>
          <w:b/>
          <w:bCs/>
          <w:rtl/>
        </w:rPr>
        <w:t>הצבעה</w:t>
      </w:r>
    </w:p>
    <w:p w14:paraId="41D28DD6" w14:textId="77777777" w:rsidR="00000000" w:rsidRDefault="007C71EE">
      <w:pPr>
        <w:pStyle w:val="a"/>
        <w:jc w:val="center"/>
        <w:rPr>
          <w:rFonts w:hint="cs"/>
          <w:b/>
          <w:bCs/>
          <w:rtl/>
        </w:rPr>
      </w:pPr>
    </w:p>
    <w:p w14:paraId="45981E4A" w14:textId="77777777" w:rsidR="00000000" w:rsidRDefault="007C71EE">
      <w:pPr>
        <w:pStyle w:val="a"/>
        <w:jc w:val="center"/>
        <w:rPr>
          <w:rFonts w:hint="cs"/>
          <w:rtl/>
        </w:rPr>
      </w:pPr>
      <w:r>
        <w:rPr>
          <w:rFonts w:hint="cs"/>
          <w:rtl/>
        </w:rPr>
        <w:t>ההסתייגות של חבר הכנסת חיים רמון לסעיף 34 לא נתקבלה.</w:t>
      </w:r>
    </w:p>
    <w:p w14:paraId="77CEC4A9" w14:textId="77777777" w:rsidR="00000000" w:rsidRDefault="007C71EE">
      <w:pPr>
        <w:pStyle w:val="a"/>
        <w:jc w:val="center"/>
        <w:rPr>
          <w:rFonts w:hint="cs"/>
          <w:rtl/>
        </w:rPr>
      </w:pPr>
    </w:p>
    <w:p w14:paraId="525B880C" w14:textId="77777777" w:rsidR="00000000" w:rsidRDefault="007C71EE">
      <w:pPr>
        <w:pStyle w:val="ad"/>
        <w:rPr>
          <w:rtl/>
        </w:rPr>
      </w:pPr>
      <w:r>
        <w:rPr>
          <w:rtl/>
        </w:rPr>
        <w:t>היו"ר יולי-יואל אדלשטיין:</w:t>
      </w:r>
    </w:p>
    <w:p w14:paraId="1C7F098E" w14:textId="77777777" w:rsidR="00000000" w:rsidRDefault="007C71EE">
      <w:pPr>
        <w:pStyle w:val="a"/>
        <w:rPr>
          <w:rtl/>
        </w:rPr>
      </w:pPr>
    </w:p>
    <w:p w14:paraId="509E5437" w14:textId="77777777" w:rsidR="00000000" w:rsidRDefault="007C71EE">
      <w:pPr>
        <w:pStyle w:val="a"/>
        <w:rPr>
          <w:rFonts w:hint="cs"/>
          <w:rtl/>
        </w:rPr>
      </w:pPr>
      <w:r>
        <w:rPr>
          <w:rFonts w:hint="cs"/>
          <w:rtl/>
        </w:rPr>
        <w:t xml:space="preserve">תודה. ההסתייגות לא אושרה. </w:t>
      </w:r>
    </w:p>
    <w:p w14:paraId="6511B4B2" w14:textId="77777777" w:rsidR="00000000" w:rsidRDefault="007C71EE">
      <w:pPr>
        <w:pStyle w:val="a"/>
        <w:rPr>
          <w:rFonts w:hint="cs"/>
          <w:rtl/>
        </w:rPr>
      </w:pPr>
    </w:p>
    <w:p w14:paraId="734DEE06" w14:textId="77777777" w:rsidR="00000000" w:rsidRDefault="007C71EE">
      <w:pPr>
        <w:pStyle w:val="a"/>
        <w:rPr>
          <w:rFonts w:hint="cs"/>
          <w:rtl/>
        </w:rPr>
      </w:pPr>
      <w:r>
        <w:rPr>
          <w:rFonts w:hint="cs"/>
          <w:rtl/>
        </w:rPr>
        <w:t xml:space="preserve">חבר הכנסת דני יתום </w:t>
      </w:r>
      <w:r>
        <w:rPr>
          <w:rtl/>
        </w:rPr>
        <w:t>–</w:t>
      </w:r>
      <w:r>
        <w:rPr>
          <w:rFonts w:hint="cs"/>
          <w:rtl/>
        </w:rPr>
        <w:t xml:space="preserve"> מי בעד ההסתייגות? מי נגד ההסתייגות? נמנעים?</w:t>
      </w:r>
    </w:p>
    <w:p w14:paraId="0FB14276" w14:textId="77777777" w:rsidR="00000000" w:rsidRDefault="007C71EE">
      <w:pPr>
        <w:pStyle w:val="a"/>
        <w:rPr>
          <w:rFonts w:hint="cs"/>
          <w:rtl/>
        </w:rPr>
      </w:pPr>
    </w:p>
    <w:p w14:paraId="1E4F5A19" w14:textId="77777777" w:rsidR="00000000" w:rsidRDefault="007C71EE">
      <w:pPr>
        <w:pStyle w:val="a"/>
        <w:jc w:val="center"/>
        <w:rPr>
          <w:rFonts w:hint="cs"/>
          <w:b/>
          <w:bCs/>
          <w:rtl/>
        </w:rPr>
      </w:pPr>
      <w:r>
        <w:rPr>
          <w:rFonts w:hint="cs"/>
          <w:b/>
          <w:bCs/>
          <w:rtl/>
        </w:rPr>
        <w:t>הצבעה</w:t>
      </w:r>
    </w:p>
    <w:p w14:paraId="65403185" w14:textId="77777777" w:rsidR="00000000" w:rsidRDefault="007C71EE">
      <w:pPr>
        <w:pStyle w:val="a"/>
        <w:jc w:val="center"/>
        <w:rPr>
          <w:rFonts w:hint="cs"/>
          <w:b/>
          <w:bCs/>
          <w:rtl/>
        </w:rPr>
      </w:pPr>
    </w:p>
    <w:p w14:paraId="6AB89D3F" w14:textId="77777777" w:rsidR="00000000" w:rsidRDefault="007C71EE">
      <w:pPr>
        <w:pStyle w:val="a"/>
        <w:jc w:val="center"/>
        <w:rPr>
          <w:rFonts w:hint="cs"/>
          <w:rtl/>
        </w:rPr>
      </w:pPr>
      <w:r>
        <w:rPr>
          <w:rFonts w:hint="cs"/>
          <w:rtl/>
        </w:rPr>
        <w:t>ההסתייגות של חבר הכנסת דני יתום לסעיף 3</w:t>
      </w:r>
      <w:r>
        <w:rPr>
          <w:rFonts w:hint="cs"/>
          <w:rtl/>
        </w:rPr>
        <w:t>4 לא נתקבלה.</w:t>
      </w:r>
    </w:p>
    <w:p w14:paraId="4775633C" w14:textId="77777777" w:rsidR="00000000" w:rsidRDefault="007C71EE">
      <w:pPr>
        <w:pStyle w:val="a"/>
        <w:jc w:val="center"/>
        <w:rPr>
          <w:rFonts w:hint="cs"/>
          <w:rtl/>
        </w:rPr>
      </w:pPr>
    </w:p>
    <w:p w14:paraId="7D6CDD78" w14:textId="77777777" w:rsidR="00000000" w:rsidRDefault="007C71EE">
      <w:pPr>
        <w:pStyle w:val="ad"/>
        <w:rPr>
          <w:rtl/>
        </w:rPr>
      </w:pPr>
      <w:r>
        <w:rPr>
          <w:rtl/>
        </w:rPr>
        <w:t>היו"ר יולי-יואל אדלשטיין:</w:t>
      </w:r>
    </w:p>
    <w:p w14:paraId="54793B47" w14:textId="77777777" w:rsidR="00000000" w:rsidRDefault="007C71EE">
      <w:pPr>
        <w:pStyle w:val="a"/>
        <w:rPr>
          <w:rtl/>
        </w:rPr>
      </w:pPr>
    </w:p>
    <w:p w14:paraId="49E40835" w14:textId="77777777" w:rsidR="00000000" w:rsidRDefault="007C71EE">
      <w:pPr>
        <w:pStyle w:val="a"/>
        <w:rPr>
          <w:rFonts w:hint="cs"/>
          <w:rtl/>
        </w:rPr>
      </w:pPr>
      <w:r>
        <w:rPr>
          <w:rFonts w:hint="cs"/>
          <w:rtl/>
        </w:rPr>
        <w:t xml:space="preserve">תודה. ההסתייגות לא אושרה. </w:t>
      </w:r>
    </w:p>
    <w:p w14:paraId="4C1BA4EE" w14:textId="77777777" w:rsidR="00000000" w:rsidRDefault="007C71EE">
      <w:pPr>
        <w:pStyle w:val="a"/>
        <w:ind w:firstLine="0"/>
        <w:rPr>
          <w:rFonts w:hint="cs"/>
          <w:b/>
          <w:bCs/>
          <w:u w:val="single"/>
          <w:rtl/>
        </w:rPr>
      </w:pPr>
    </w:p>
    <w:p w14:paraId="5B9329D5" w14:textId="77777777" w:rsidR="00000000" w:rsidRDefault="007C71EE">
      <w:pPr>
        <w:pStyle w:val="a"/>
        <w:ind w:firstLine="0"/>
        <w:rPr>
          <w:b/>
          <w:bCs/>
          <w:u w:val="single"/>
          <w:rtl/>
        </w:rPr>
      </w:pPr>
    </w:p>
    <w:p w14:paraId="37B8B562" w14:textId="77777777" w:rsidR="00000000" w:rsidRDefault="007C71EE">
      <w:pPr>
        <w:pStyle w:val="a"/>
        <w:ind w:firstLine="0"/>
        <w:rPr>
          <w:rFonts w:hint="cs"/>
          <w:rtl/>
        </w:rPr>
      </w:pPr>
      <w:r>
        <w:rPr>
          <w:rFonts w:hint="cs"/>
          <w:b/>
          <w:bCs/>
          <w:u w:val="single"/>
          <w:rtl/>
        </w:rPr>
        <w:t>קריאה:</w:t>
      </w:r>
    </w:p>
    <w:p w14:paraId="441344BF" w14:textId="77777777" w:rsidR="00000000" w:rsidRDefault="007C71EE">
      <w:pPr>
        <w:pStyle w:val="a"/>
        <w:rPr>
          <w:rFonts w:hint="cs"/>
          <w:rtl/>
        </w:rPr>
      </w:pPr>
    </w:p>
    <w:p w14:paraId="32412C8D" w14:textId="77777777" w:rsidR="00000000" w:rsidRDefault="007C71EE">
      <w:pPr>
        <w:pStyle w:val="a"/>
        <w:rPr>
          <w:rFonts w:hint="cs"/>
          <w:rtl/>
        </w:rPr>
      </w:pPr>
      <w:r>
        <w:rPr>
          <w:rFonts w:hint="cs"/>
          <w:rtl/>
        </w:rPr>
        <w:t>- - -</w:t>
      </w:r>
    </w:p>
    <w:p w14:paraId="0956FCE9" w14:textId="77777777" w:rsidR="00000000" w:rsidRDefault="007C71EE">
      <w:pPr>
        <w:pStyle w:val="a"/>
        <w:rPr>
          <w:rFonts w:hint="cs"/>
          <w:rtl/>
        </w:rPr>
      </w:pPr>
    </w:p>
    <w:p w14:paraId="69312865" w14:textId="77777777" w:rsidR="00000000" w:rsidRDefault="007C71EE">
      <w:pPr>
        <w:pStyle w:val="ad"/>
        <w:rPr>
          <w:rtl/>
        </w:rPr>
      </w:pPr>
      <w:r>
        <w:rPr>
          <w:rtl/>
        </w:rPr>
        <w:t>היו"ר יולי-יואל אדלשטיין:</w:t>
      </w:r>
    </w:p>
    <w:p w14:paraId="1DE79BE9" w14:textId="77777777" w:rsidR="00000000" w:rsidRDefault="007C71EE">
      <w:pPr>
        <w:pStyle w:val="a"/>
        <w:rPr>
          <w:rtl/>
        </w:rPr>
      </w:pPr>
    </w:p>
    <w:p w14:paraId="5954FEBA" w14:textId="77777777" w:rsidR="00000000" w:rsidRDefault="007C71EE">
      <w:pPr>
        <w:pStyle w:val="a"/>
        <w:rPr>
          <w:rFonts w:hint="cs"/>
          <w:rtl/>
        </w:rPr>
      </w:pPr>
      <w:r>
        <w:rPr>
          <w:rFonts w:hint="cs"/>
          <w:rtl/>
        </w:rPr>
        <w:t xml:space="preserve">יצחק הרצוג הסיר את ההסתייגות שלו, ואני מודיע על זה גם לפרוטוקול. </w:t>
      </w:r>
    </w:p>
    <w:p w14:paraId="2CBD118B" w14:textId="77777777" w:rsidR="00000000" w:rsidRDefault="007C71EE">
      <w:pPr>
        <w:pStyle w:val="a"/>
        <w:jc w:val="center"/>
        <w:rPr>
          <w:rFonts w:hint="cs"/>
          <w:rtl/>
        </w:rPr>
      </w:pPr>
    </w:p>
    <w:p w14:paraId="6C56D184" w14:textId="77777777" w:rsidR="00000000" w:rsidRDefault="007C71EE">
      <w:pPr>
        <w:pStyle w:val="a"/>
        <w:rPr>
          <w:rFonts w:hint="cs"/>
          <w:rtl/>
        </w:rPr>
      </w:pPr>
      <w:r>
        <w:rPr>
          <w:rFonts w:hint="cs"/>
          <w:rtl/>
        </w:rPr>
        <w:t xml:space="preserve">חבר הכנסת איתן כבל </w:t>
      </w:r>
      <w:r>
        <w:rPr>
          <w:rtl/>
        </w:rPr>
        <w:t>–</w:t>
      </w:r>
      <w:r>
        <w:rPr>
          <w:rFonts w:hint="cs"/>
          <w:rtl/>
        </w:rPr>
        <w:t xml:space="preserve"> מי בעד ההסתייגות? מי נגד ההסתייגות? נמנעים?</w:t>
      </w:r>
    </w:p>
    <w:p w14:paraId="59B0B4DB" w14:textId="77777777" w:rsidR="00000000" w:rsidRDefault="007C71EE">
      <w:pPr>
        <w:pStyle w:val="a"/>
        <w:rPr>
          <w:rFonts w:hint="cs"/>
          <w:rtl/>
        </w:rPr>
      </w:pPr>
    </w:p>
    <w:p w14:paraId="6B1711CB" w14:textId="77777777" w:rsidR="00000000" w:rsidRDefault="007C71EE">
      <w:pPr>
        <w:pStyle w:val="a"/>
        <w:jc w:val="center"/>
        <w:rPr>
          <w:rFonts w:hint="cs"/>
          <w:b/>
          <w:bCs/>
          <w:rtl/>
        </w:rPr>
      </w:pPr>
      <w:r>
        <w:rPr>
          <w:rFonts w:hint="cs"/>
          <w:b/>
          <w:bCs/>
          <w:rtl/>
        </w:rPr>
        <w:t>הצבעה</w:t>
      </w:r>
    </w:p>
    <w:p w14:paraId="6F128996" w14:textId="77777777" w:rsidR="00000000" w:rsidRDefault="007C71EE">
      <w:pPr>
        <w:pStyle w:val="a"/>
        <w:jc w:val="center"/>
        <w:rPr>
          <w:rFonts w:hint="cs"/>
          <w:b/>
          <w:bCs/>
          <w:rtl/>
        </w:rPr>
      </w:pPr>
    </w:p>
    <w:p w14:paraId="35352E9D" w14:textId="77777777" w:rsidR="00000000" w:rsidRDefault="007C71EE">
      <w:pPr>
        <w:pStyle w:val="a"/>
        <w:jc w:val="center"/>
        <w:rPr>
          <w:rFonts w:hint="cs"/>
          <w:rtl/>
        </w:rPr>
      </w:pPr>
      <w:r>
        <w:rPr>
          <w:rFonts w:hint="cs"/>
          <w:rtl/>
        </w:rPr>
        <w:t>ההסת</w:t>
      </w:r>
      <w:r>
        <w:rPr>
          <w:rFonts w:hint="cs"/>
          <w:rtl/>
        </w:rPr>
        <w:t>ייגות של חבר הכנסת איתן כבל לסעיף 34 לא נתקבלה.</w:t>
      </w:r>
    </w:p>
    <w:p w14:paraId="5449FEE5" w14:textId="77777777" w:rsidR="00000000" w:rsidRDefault="007C71EE">
      <w:pPr>
        <w:pStyle w:val="a"/>
        <w:rPr>
          <w:rFonts w:hint="cs"/>
          <w:rtl/>
        </w:rPr>
      </w:pPr>
    </w:p>
    <w:p w14:paraId="35C48A6F" w14:textId="77777777" w:rsidR="00000000" w:rsidRDefault="007C71EE">
      <w:pPr>
        <w:pStyle w:val="ad"/>
        <w:rPr>
          <w:rtl/>
        </w:rPr>
      </w:pPr>
      <w:r>
        <w:rPr>
          <w:rtl/>
        </w:rPr>
        <w:t>היו"ר יולי-יואל אדלשטיין:</w:t>
      </w:r>
    </w:p>
    <w:p w14:paraId="4FFF85BC" w14:textId="77777777" w:rsidR="00000000" w:rsidRDefault="007C71EE">
      <w:pPr>
        <w:pStyle w:val="a"/>
        <w:rPr>
          <w:rtl/>
        </w:rPr>
      </w:pPr>
    </w:p>
    <w:p w14:paraId="18BA6D18" w14:textId="77777777" w:rsidR="00000000" w:rsidRDefault="007C71EE">
      <w:pPr>
        <w:pStyle w:val="a"/>
        <w:rPr>
          <w:rFonts w:hint="cs"/>
          <w:rtl/>
        </w:rPr>
      </w:pPr>
      <w:r>
        <w:rPr>
          <w:rFonts w:hint="cs"/>
          <w:rtl/>
        </w:rPr>
        <w:t xml:space="preserve">תודה. ההסתייגות לא אושרה. </w:t>
      </w:r>
    </w:p>
    <w:p w14:paraId="42F7E57F" w14:textId="77777777" w:rsidR="00000000" w:rsidRDefault="007C71EE">
      <w:pPr>
        <w:pStyle w:val="a"/>
        <w:rPr>
          <w:rFonts w:hint="cs"/>
          <w:rtl/>
        </w:rPr>
      </w:pPr>
    </w:p>
    <w:p w14:paraId="3B2C0052" w14:textId="77777777" w:rsidR="00000000" w:rsidRDefault="007C71EE">
      <w:pPr>
        <w:pStyle w:val="a"/>
        <w:rPr>
          <w:rFonts w:hint="cs"/>
          <w:rtl/>
        </w:rPr>
      </w:pPr>
      <w:r>
        <w:rPr>
          <w:rFonts w:hint="cs"/>
          <w:rtl/>
        </w:rPr>
        <w:t xml:space="preserve">חבר הכנסת אברהם שוחט </w:t>
      </w:r>
      <w:r>
        <w:rPr>
          <w:rtl/>
        </w:rPr>
        <w:t>–</w:t>
      </w:r>
      <w:r>
        <w:rPr>
          <w:rFonts w:hint="cs"/>
          <w:rtl/>
        </w:rPr>
        <w:t xml:space="preserve"> מי בעד ההסתייגות? מי נגד ההסתייגות? נמנעים?</w:t>
      </w:r>
    </w:p>
    <w:p w14:paraId="221512B2" w14:textId="77777777" w:rsidR="00000000" w:rsidRDefault="007C71EE">
      <w:pPr>
        <w:pStyle w:val="a"/>
        <w:rPr>
          <w:rFonts w:hint="cs"/>
          <w:rtl/>
        </w:rPr>
      </w:pPr>
    </w:p>
    <w:p w14:paraId="1D7B0664" w14:textId="77777777" w:rsidR="00000000" w:rsidRDefault="007C71EE">
      <w:pPr>
        <w:pStyle w:val="a"/>
        <w:jc w:val="center"/>
        <w:rPr>
          <w:rFonts w:hint="cs"/>
          <w:b/>
          <w:bCs/>
          <w:rtl/>
        </w:rPr>
      </w:pPr>
      <w:r>
        <w:rPr>
          <w:rFonts w:hint="cs"/>
          <w:b/>
          <w:bCs/>
          <w:rtl/>
        </w:rPr>
        <w:t>הצבעה</w:t>
      </w:r>
    </w:p>
    <w:p w14:paraId="13B0E7FF" w14:textId="77777777" w:rsidR="00000000" w:rsidRDefault="007C71EE">
      <w:pPr>
        <w:pStyle w:val="a"/>
        <w:jc w:val="center"/>
        <w:rPr>
          <w:rFonts w:hint="cs"/>
          <w:b/>
          <w:bCs/>
          <w:rtl/>
        </w:rPr>
      </w:pPr>
    </w:p>
    <w:p w14:paraId="04C0E7EC" w14:textId="77777777" w:rsidR="00000000" w:rsidRDefault="007C71EE">
      <w:pPr>
        <w:pStyle w:val="a"/>
        <w:jc w:val="center"/>
        <w:rPr>
          <w:rFonts w:hint="cs"/>
          <w:rtl/>
        </w:rPr>
      </w:pPr>
      <w:r>
        <w:rPr>
          <w:rFonts w:hint="cs"/>
          <w:rtl/>
        </w:rPr>
        <w:t>ההסתייגות של חבר הכנסת אברהם בייגה שוחט לסעיף 34 לא נתקבלה.</w:t>
      </w:r>
    </w:p>
    <w:p w14:paraId="778E0ABE" w14:textId="77777777" w:rsidR="00000000" w:rsidRDefault="007C71EE">
      <w:pPr>
        <w:pStyle w:val="a"/>
        <w:jc w:val="center"/>
        <w:rPr>
          <w:rFonts w:hint="cs"/>
          <w:rtl/>
        </w:rPr>
      </w:pPr>
    </w:p>
    <w:p w14:paraId="1F3F1C34" w14:textId="77777777" w:rsidR="00000000" w:rsidRDefault="007C71EE">
      <w:pPr>
        <w:pStyle w:val="ad"/>
        <w:rPr>
          <w:rtl/>
        </w:rPr>
      </w:pPr>
      <w:r>
        <w:rPr>
          <w:rtl/>
        </w:rPr>
        <w:t xml:space="preserve">היו"ר יולי-יואל </w:t>
      </w:r>
      <w:r>
        <w:rPr>
          <w:rtl/>
        </w:rPr>
        <w:t>אדלשטיין:</w:t>
      </w:r>
    </w:p>
    <w:p w14:paraId="5329B00F" w14:textId="77777777" w:rsidR="00000000" w:rsidRDefault="007C71EE">
      <w:pPr>
        <w:pStyle w:val="a"/>
        <w:rPr>
          <w:rtl/>
        </w:rPr>
      </w:pPr>
    </w:p>
    <w:p w14:paraId="01541FFF" w14:textId="77777777" w:rsidR="00000000" w:rsidRDefault="007C71EE">
      <w:pPr>
        <w:pStyle w:val="a"/>
        <w:rPr>
          <w:rFonts w:hint="cs"/>
          <w:rtl/>
        </w:rPr>
      </w:pPr>
      <w:r>
        <w:rPr>
          <w:rFonts w:hint="cs"/>
          <w:rtl/>
        </w:rPr>
        <w:t xml:space="preserve">תודה. ההסתייגות לא אושרה. </w:t>
      </w:r>
    </w:p>
    <w:p w14:paraId="135C265F" w14:textId="77777777" w:rsidR="00000000" w:rsidRDefault="007C71EE">
      <w:pPr>
        <w:pStyle w:val="a"/>
        <w:rPr>
          <w:rFonts w:hint="cs"/>
          <w:rtl/>
        </w:rPr>
      </w:pPr>
    </w:p>
    <w:p w14:paraId="5138CED9" w14:textId="77777777" w:rsidR="00000000" w:rsidRDefault="007C71EE">
      <w:pPr>
        <w:pStyle w:val="a"/>
        <w:rPr>
          <w:rFonts w:hint="cs"/>
          <w:rtl/>
        </w:rPr>
      </w:pPr>
      <w:r>
        <w:rPr>
          <w:rFonts w:hint="cs"/>
          <w:rtl/>
        </w:rPr>
        <w:t xml:space="preserve">חברת הכנסת קולט אביטל </w:t>
      </w:r>
      <w:r>
        <w:rPr>
          <w:rtl/>
        </w:rPr>
        <w:t>–</w:t>
      </w:r>
      <w:r>
        <w:rPr>
          <w:rFonts w:hint="cs"/>
          <w:rtl/>
        </w:rPr>
        <w:t xml:space="preserve"> מי בעד ההסתייגות? מי נגד ההסתייגות? נמנעים?</w:t>
      </w:r>
    </w:p>
    <w:p w14:paraId="0B6432FD" w14:textId="77777777" w:rsidR="00000000" w:rsidRDefault="007C71EE">
      <w:pPr>
        <w:pStyle w:val="a"/>
        <w:rPr>
          <w:rFonts w:hint="cs"/>
          <w:rtl/>
        </w:rPr>
      </w:pPr>
    </w:p>
    <w:p w14:paraId="1E04CF1B" w14:textId="77777777" w:rsidR="00000000" w:rsidRDefault="007C71EE">
      <w:pPr>
        <w:pStyle w:val="a"/>
        <w:jc w:val="center"/>
        <w:rPr>
          <w:rFonts w:hint="cs"/>
          <w:b/>
          <w:bCs/>
          <w:rtl/>
        </w:rPr>
      </w:pPr>
      <w:r>
        <w:rPr>
          <w:rFonts w:hint="cs"/>
          <w:b/>
          <w:bCs/>
          <w:rtl/>
        </w:rPr>
        <w:t>הצבעה</w:t>
      </w:r>
    </w:p>
    <w:p w14:paraId="398A0551" w14:textId="77777777" w:rsidR="00000000" w:rsidRDefault="007C71EE">
      <w:pPr>
        <w:pStyle w:val="a"/>
        <w:jc w:val="center"/>
        <w:rPr>
          <w:rFonts w:hint="cs"/>
          <w:b/>
          <w:bCs/>
          <w:rtl/>
        </w:rPr>
      </w:pPr>
    </w:p>
    <w:p w14:paraId="7EFACB57" w14:textId="77777777" w:rsidR="00000000" w:rsidRDefault="007C71EE">
      <w:pPr>
        <w:pStyle w:val="a"/>
        <w:jc w:val="center"/>
        <w:rPr>
          <w:rFonts w:hint="cs"/>
          <w:rtl/>
        </w:rPr>
      </w:pPr>
      <w:r>
        <w:rPr>
          <w:rFonts w:hint="cs"/>
          <w:rtl/>
        </w:rPr>
        <w:t>ההסתייגות של חברת הכנסת קולט אביטל לסעיף 34 לא נתקבלה.</w:t>
      </w:r>
    </w:p>
    <w:p w14:paraId="7657BD6A" w14:textId="77777777" w:rsidR="00000000" w:rsidRDefault="007C71EE">
      <w:pPr>
        <w:pStyle w:val="a"/>
        <w:jc w:val="center"/>
        <w:rPr>
          <w:rFonts w:hint="cs"/>
          <w:rtl/>
        </w:rPr>
      </w:pPr>
    </w:p>
    <w:p w14:paraId="1F0A929B" w14:textId="77777777" w:rsidR="00000000" w:rsidRDefault="007C71EE">
      <w:pPr>
        <w:pStyle w:val="ad"/>
        <w:rPr>
          <w:rtl/>
        </w:rPr>
      </w:pPr>
      <w:r>
        <w:rPr>
          <w:rtl/>
        </w:rPr>
        <w:t>היו"ר יולי-יואל אדלשטיין:</w:t>
      </w:r>
    </w:p>
    <w:p w14:paraId="73A70AF7" w14:textId="77777777" w:rsidR="00000000" w:rsidRDefault="007C71EE">
      <w:pPr>
        <w:pStyle w:val="a"/>
        <w:rPr>
          <w:rtl/>
        </w:rPr>
      </w:pPr>
    </w:p>
    <w:p w14:paraId="6A5C8A95" w14:textId="77777777" w:rsidR="00000000" w:rsidRDefault="007C71EE">
      <w:pPr>
        <w:pStyle w:val="a"/>
        <w:rPr>
          <w:rFonts w:hint="cs"/>
          <w:rtl/>
        </w:rPr>
      </w:pPr>
      <w:r>
        <w:rPr>
          <w:rFonts w:hint="cs"/>
          <w:rtl/>
        </w:rPr>
        <w:t xml:space="preserve">תודה. ההסתייגות לא אושרה. </w:t>
      </w:r>
    </w:p>
    <w:p w14:paraId="7B3D62D9" w14:textId="77777777" w:rsidR="00000000" w:rsidRDefault="007C71EE">
      <w:pPr>
        <w:pStyle w:val="a"/>
        <w:rPr>
          <w:rFonts w:hint="cs"/>
          <w:rtl/>
        </w:rPr>
      </w:pPr>
    </w:p>
    <w:p w14:paraId="7D060E2C" w14:textId="77777777" w:rsidR="00000000" w:rsidRDefault="007C71EE">
      <w:pPr>
        <w:pStyle w:val="a"/>
        <w:rPr>
          <w:rFonts w:hint="cs"/>
          <w:rtl/>
        </w:rPr>
      </w:pPr>
      <w:r>
        <w:rPr>
          <w:rFonts w:hint="cs"/>
          <w:rtl/>
        </w:rPr>
        <w:t xml:space="preserve">חבר הכנסת שלום שמחון </w:t>
      </w:r>
      <w:r>
        <w:rPr>
          <w:rtl/>
        </w:rPr>
        <w:t>–</w:t>
      </w:r>
      <w:r>
        <w:rPr>
          <w:rFonts w:hint="cs"/>
          <w:rtl/>
        </w:rPr>
        <w:t xml:space="preserve"> מי בעד </w:t>
      </w:r>
      <w:r>
        <w:rPr>
          <w:rFonts w:hint="cs"/>
          <w:rtl/>
        </w:rPr>
        <w:t>ההסתייגות? מי נגד ההסתייגות? נמנעים?</w:t>
      </w:r>
    </w:p>
    <w:p w14:paraId="6C5AAB30" w14:textId="77777777" w:rsidR="00000000" w:rsidRDefault="007C71EE">
      <w:pPr>
        <w:pStyle w:val="a"/>
        <w:rPr>
          <w:rFonts w:hint="cs"/>
          <w:rtl/>
        </w:rPr>
      </w:pPr>
    </w:p>
    <w:p w14:paraId="6D663E5B" w14:textId="77777777" w:rsidR="00000000" w:rsidRDefault="007C71EE">
      <w:pPr>
        <w:pStyle w:val="a"/>
        <w:jc w:val="center"/>
        <w:rPr>
          <w:rFonts w:hint="cs"/>
          <w:b/>
          <w:bCs/>
          <w:rtl/>
        </w:rPr>
      </w:pPr>
      <w:r>
        <w:rPr>
          <w:rFonts w:hint="cs"/>
          <w:b/>
          <w:bCs/>
          <w:rtl/>
        </w:rPr>
        <w:t>הצבעה</w:t>
      </w:r>
    </w:p>
    <w:p w14:paraId="067314E2" w14:textId="77777777" w:rsidR="00000000" w:rsidRDefault="007C71EE">
      <w:pPr>
        <w:pStyle w:val="a"/>
        <w:jc w:val="center"/>
        <w:rPr>
          <w:rFonts w:hint="cs"/>
          <w:b/>
          <w:bCs/>
          <w:rtl/>
        </w:rPr>
      </w:pPr>
    </w:p>
    <w:p w14:paraId="07F4E444" w14:textId="77777777" w:rsidR="00000000" w:rsidRDefault="007C71EE">
      <w:pPr>
        <w:pStyle w:val="a"/>
        <w:jc w:val="center"/>
        <w:rPr>
          <w:rFonts w:hint="cs"/>
          <w:rtl/>
        </w:rPr>
      </w:pPr>
      <w:r>
        <w:rPr>
          <w:rFonts w:hint="cs"/>
          <w:rtl/>
        </w:rPr>
        <w:t>ההסתייגות של חבר הכנסת שלום שמחון לסעיף 34 לא נתקבלה.</w:t>
      </w:r>
    </w:p>
    <w:p w14:paraId="58E5C717" w14:textId="77777777" w:rsidR="00000000" w:rsidRDefault="007C71EE">
      <w:pPr>
        <w:pStyle w:val="a"/>
        <w:jc w:val="center"/>
        <w:rPr>
          <w:rFonts w:hint="cs"/>
          <w:rtl/>
        </w:rPr>
      </w:pPr>
    </w:p>
    <w:p w14:paraId="021394A7" w14:textId="77777777" w:rsidR="00000000" w:rsidRDefault="007C71EE">
      <w:pPr>
        <w:pStyle w:val="ad"/>
        <w:rPr>
          <w:rtl/>
        </w:rPr>
      </w:pPr>
      <w:r>
        <w:rPr>
          <w:rtl/>
        </w:rPr>
        <w:t>היו"ר יולי-יואל אדלשטיין:</w:t>
      </w:r>
    </w:p>
    <w:p w14:paraId="443A6F3C" w14:textId="77777777" w:rsidR="00000000" w:rsidRDefault="007C71EE">
      <w:pPr>
        <w:pStyle w:val="a"/>
        <w:rPr>
          <w:rtl/>
        </w:rPr>
      </w:pPr>
    </w:p>
    <w:p w14:paraId="10CA1CDB" w14:textId="77777777" w:rsidR="00000000" w:rsidRDefault="007C71EE">
      <w:pPr>
        <w:pStyle w:val="a"/>
        <w:rPr>
          <w:rFonts w:hint="cs"/>
          <w:rtl/>
        </w:rPr>
      </w:pPr>
      <w:r>
        <w:rPr>
          <w:rFonts w:hint="cs"/>
          <w:rtl/>
        </w:rPr>
        <w:t xml:space="preserve">תודה. ההסתייגות לא אושרה. </w:t>
      </w:r>
    </w:p>
    <w:p w14:paraId="34C1AFB0" w14:textId="77777777" w:rsidR="00000000" w:rsidRDefault="007C71EE">
      <w:pPr>
        <w:pStyle w:val="a"/>
        <w:rPr>
          <w:rFonts w:hint="cs"/>
          <w:rtl/>
        </w:rPr>
      </w:pPr>
    </w:p>
    <w:p w14:paraId="057DBA46" w14:textId="77777777" w:rsidR="00000000" w:rsidRDefault="007C71EE">
      <w:pPr>
        <w:pStyle w:val="a"/>
        <w:rPr>
          <w:rFonts w:hint="cs"/>
          <w:rtl/>
        </w:rPr>
      </w:pPr>
      <w:r>
        <w:rPr>
          <w:rFonts w:hint="cs"/>
          <w:rtl/>
        </w:rPr>
        <w:t xml:space="preserve">חברת הכנסת אורית נוקד </w:t>
      </w:r>
      <w:r>
        <w:rPr>
          <w:rtl/>
        </w:rPr>
        <w:t>–</w:t>
      </w:r>
      <w:r>
        <w:rPr>
          <w:rFonts w:hint="cs"/>
          <w:rtl/>
        </w:rPr>
        <w:t xml:space="preserve"> מי בעד ההסתייגות? מי נגד ההסתייגות? נמנעים?</w:t>
      </w:r>
    </w:p>
    <w:p w14:paraId="435FBFE9" w14:textId="77777777" w:rsidR="00000000" w:rsidRDefault="007C71EE">
      <w:pPr>
        <w:pStyle w:val="a"/>
        <w:rPr>
          <w:rFonts w:hint="cs"/>
          <w:rtl/>
        </w:rPr>
      </w:pPr>
    </w:p>
    <w:p w14:paraId="4B521520" w14:textId="77777777" w:rsidR="00000000" w:rsidRDefault="007C71EE">
      <w:pPr>
        <w:pStyle w:val="a"/>
        <w:jc w:val="center"/>
        <w:rPr>
          <w:rFonts w:hint="cs"/>
          <w:b/>
          <w:bCs/>
          <w:rtl/>
        </w:rPr>
      </w:pPr>
      <w:r>
        <w:rPr>
          <w:rFonts w:hint="cs"/>
          <w:b/>
          <w:bCs/>
          <w:rtl/>
        </w:rPr>
        <w:t>הצבעה</w:t>
      </w:r>
    </w:p>
    <w:p w14:paraId="27015168" w14:textId="77777777" w:rsidR="00000000" w:rsidRDefault="007C71EE">
      <w:pPr>
        <w:pStyle w:val="a"/>
        <w:jc w:val="center"/>
        <w:rPr>
          <w:rFonts w:hint="cs"/>
          <w:b/>
          <w:bCs/>
          <w:rtl/>
        </w:rPr>
      </w:pPr>
    </w:p>
    <w:p w14:paraId="789CC205" w14:textId="77777777" w:rsidR="00000000" w:rsidRDefault="007C71EE">
      <w:pPr>
        <w:pStyle w:val="a"/>
        <w:jc w:val="center"/>
        <w:rPr>
          <w:rFonts w:hint="cs"/>
          <w:rtl/>
        </w:rPr>
      </w:pPr>
      <w:r>
        <w:rPr>
          <w:rFonts w:hint="cs"/>
          <w:rtl/>
        </w:rPr>
        <w:t>ההסתייגות של חברת הכנסת א</w:t>
      </w:r>
      <w:r>
        <w:rPr>
          <w:rFonts w:hint="cs"/>
          <w:rtl/>
        </w:rPr>
        <w:t>ורית נוקד לסעיף 34 לא נתקבלה.</w:t>
      </w:r>
    </w:p>
    <w:p w14:paraId="30CC1F58" w14:textId="77777777" w:rsidR="00000000" w:rsidRDefault="007C71EE">
      <w:pPr>
        <w:pStyle w:val="a"/>
        <w:jc w:val="center"/>
        <w:rPr>
          <w:rFonts w:hint="cs"/>
          <w:rtl/>
        </w:rPr>
      </w:pPr>
    </w:p>
    <w:p w14:paraId="21DB519B" w14:textId="77777777" w:rsidR="00000000" w:rsidRDefault="007C71EE">
      <w:pPr>
        <w:pStyle w:val="ad"/>
        <w:rPr>
          <w:rtl/>
        </w:rPr>
      </w:pPr>
      <w:r>
        <w:rPr>
          <w:rtl/>
        </w:rPr>
        <w:t>היו"ר יולי-יואל אדלשטיין:</w:t>
      </w:r>
    </w:p>
    <w:p w14:paraId="75D66A97" w14:textId="77777777" w:rsidR="00000000" w:rsidRDefault="007C71EE">
      <w:pPr>
        <w:pStyle w:val="a"/>
        <w:rPr>
          <w:rtl/>
        </w:rPr>
      </w:pPr>
    </w:p>
    <w:p w14:paraId="3DC42767" w14:textId="77777777" w:rsidR="00000000" w:rsidRDefault="007C71EE">
      <w:pPr>
        <w:pStyle w:val="a"/>
        <w:rPr>
          <w:rFonts w:hint="cs"/>
          <w:rtl/>
        </w:rPr>
      </w:pPr>
      <w:r>
        <w:rPr>
          <w:rFonts w:hint="cs"/>
          <w:rtl/>
        </w:rPr>
        <w:t xml:space="preserve">תודה. ההסתייגות לא אושרה. </w:t>
      </w:r>
    </w:p>
    <w:p w14:paraId="292880B2" w14:textId="77777777" w:rsidR="00000000" w:rsidRDefault="007C71EE">
      <w:pPr>
        <w:pStyle w:val="a"/>
        <w:rPr>
          <w:rFonts w:hint="cs"/>
          <w:rtl/>
        </w:rPr>
      </w:pPr>
    </w:p>
    <w:p w14:paraId="11DE042F" w14:textId="77777777" w:rsidR="00000000" w:rsidRDefault="007C71EE">
      <w:pPr>
        <w:pStyle w:val="a"/>
        <w:rPr>
          <w:rFonts w:hint="cs"/>
          <w:rtl/>
        </w:rPr>
      </w:pPr>
      <w:r>
        <w:rPr>
          <w:rFonts w:hint="cs"/>
          <w:rtl/>
        </w:rPr>
        <w:t>חבר הכנסת אלי בן-מנחם</w:t>
      </w:r>
      <w:r>
        <w:rPr>
          <w:rtl/>
        </w:rPr>
        <w:t>–</w:t>
      </w:r>
      <w:r>
        <w:rPr>
          <w:rFonts w:hint="cs"/>
          <w:rtl/>
        </w:rPr>
        <w:t xml:space="preserve"> מי בעד ההסתייגות? מי נגד ההסתייגות? נמנעים?</w:t>
      </w:r>
    </w:p>
    <w:p w14:paraId="0D53388C" w14:textId="77777777" w:rsidR="00000000" w:rsidRDefault="007C71EE">
      <w:pPr>
        <w:pStyle w:val="a"/>
        <w:rPr>
          <w:rFonts w:hint="cs"/>
          <w:rtl/>
        </w:rPr>
      </w:pPr>
    </w:p>
    <w:p w14:paraId="4CAD128C" w14:textId="77777777" w:rsidR="00000000" w:rsidRDefault="007C71EE">
      <w:pPr>
        <w:pStyle w:val="a"/>
        <w:jc w:val="center"/>
        <w:rPr>
          <w:rFonts w:hint="cs"/>
          <w:b/>
          <w:bCs/>
          <w:rtl/>
        </w:rPr>
      </w:pPr>
      <w:r>
        <w:rPr>
          <w:rFonts w:hint="cs"/>
          <w:b/>
          <w:bCs/>
          <w:rtl/>
        </w:rPr>
        <w:t>הצבעה</w:t>
      </w:r>
    </w:p>
    <w:p w14:paraId="26AD6DD6" w14:textId="77777777" w:rsidR="00000000" w:rsidRDefault="007C71EE">
      <w:pPr>
        <w:pStyle w:val="a"/>
        <w:jc w:val="center"/>
        <w:rPr>
          <w:rFonts w:hint="cs"/>
          <w:b/>
          <w:bCs/>
          <w:rtl/>
        </w:rPr>
      </w:pPr>
    </w:p>
    <w:p w14:paraId="665B7093" w14:textId="77777777" w:rsidR="00000000" w:rsidRDefault="007C71EE">
      <w:pPr>
        <w:pStyle w:val="a"/>
        <w:jc w:val="center"/>
        <w:rPr>
          <w:rFonts w:hint="cs"/>
          <w:rtl/>
        </w:rPr>
      </w:pPr>
      <w:r>
        <w:rPr>
          <w:rFonts w:hint="cs"/>
          <w:rtl/>
        </w:rPr>
        <w:t>ההסתייגות של חבר הכנסת אלי בן-מנחם לסעיף 34 לא נתקבלה.</w:t>
      </w:r>
    </w:p>
    <w:p w14:paraId="5CFA9C54" w14:textId="77777777" w:rsidR="00000000" w:rsidRDefault="007C71EE">
      <w:pPr>
        <w:pStyle w:val="a"/>
        <w:jc w:val="center"/>
        <w:rPr>
          <w:rFonts w:hint="cs"/>
          <w:rtl/>
        </w:rPr>
      </w:pPr>
    </w:p>
    <w:p w14:paraId="154C360F" w14:textId="77777777" w:rsidR="00000000" w:rsidRDefault="007C71EE">
      <w:pPr>
        <w:pStyle w:val="ad"/>
        <w:rPr>
          <w:rtl/>
        </w:rPr>
      </w:pPr>
      <w:r>
        <w:rPr>
          <w:rtl/>
        </w:rPr>
        <w:t>היו"ר יולי-יואל אדלשטיין:</w:t>
      </w:r>
    </w:p>
    <w:p w14:paraId="27C29460" w14:textId="77777777" w:rsidR="00000000" w:rsidRDefault="007C71EE">
      <w:pPr>
        <w:pStyle w:val="a"/>
        <w:rPr>
          <w:rtl/>
        </w:rPr>
      </w:pPr>
    </w:p>
    <w:p w14:paraId="6EC2DFD1" w14:textId="77777777" w:rsidR="00000000" w:rsidRDefault="007C71EE">
      <w:pPr>
        <w:pStyle w:val="a"/>
        <w:rPr>
          <w:rFonts w:hint="cs"/>
          <w:rtl/>
        </w:rPr>
      </w:pPr>
      <w:r>
        <w:rPr>
          <w:rFonts w:hint="cs"/>
          <w:rtl/>
        </w:rPr>
        <w:t>תודה. ההסתיי</w:t>
      </w:r>
      <w:r>
        <w:rPr>
          <w:rFonts w:hint="cs"/>
          <w:rtl/>
        </w:rPr>
        <w:t xml:space="preserve">גות לא אושרה. </w:t>
      </w:r>
    </w:p>
    <w:p w14:paraId="451156ED" w14:textId="77777777" w:rsidR="00000000" w:rsidRDefault="007C71EE">
      <w:pPr>
        <w:pStyle w:val="a"/>
        <w:rPr>
          <w:rFonts w:hint="cs"/>
          <w:rtl/>
        </w:rPr>
      </w:pPr>
    </w:p>
    <w:p w14:paraId="4540A1A2" w14:textId="77777777" w:rsidR="00000000" w:rsidRDefault="007C71EE">
      <w:pPr>
        <w:pStyle w:val="a"/>
        <w:rPr>
          <w:rFonts w:hint="cs"/>
          <w:rtl/>
        </w:rPr>
      </w:pPr>
      <w:r>
        <w:rPr>
          <w:rFonts w:hint="cs"/>
          <w:rtl/>
        </w:rPr>
        <w:t xml:space="preserve">חבר הכנסת אלי ישי </w:t>
      </w:r>
      <w:r>
        <w:rPr>
          <w:rtl/>
        </w:rPr>
        <w:t>–</w:t>
      </w:r>
      <w:r>
        <w:rPr>
          <w:rFonts w:hint="cs"/>
          <w:rtl/>
        </w:rPr>
        <w:t xml:space="preserve"> מי בעד ההסתייגות? מי נגד ההסתייגות? נמנעים?</w:t>
      </w:r>
    </w:p>
    <w:p w14:paraId="5B858E07" w14:textId="77777777" w:rsidR="00000000" w:rsidRDefault="007C71EE">
      <w:pPr>
        <w:pStyle w:val="a"/>
        <w:rPr>
          <w:rFonts w:hint="cs"/>
          <w:rtl/>
        </w:rPr>
      </w:pPr>
    </w:p>
    <w:p w14:paraId="2DA69C01" w14:textId="77777777" w:rsidR="00000000" w:rsidRDefault="007C71EE">
      <w:pPr>
        <w:pStyle w:val="a"/>
        <w:jc w:val="center"/>
        <w:rPr>
          <w:rFonts w:hint="cs"/>
          <w:b/>
          <w:bCs/>
          <w:rtl/>
        </w:rPr>
      </w:pPr>
      <w:r>
        <w:rPr>
          <w:rFonts w:hint="cs"/>
          <w:b/>
          <w:bCs/>
          <w:rtl/>
        </w:rPr>
        <w:t>הצבעה</w:t>
      </w:r>
    </w:p>
    <w:p w14:paraId="6BBB96B2" w14:textId="77777777" w:rsidR="00000000" w:rsidRDefault="007C71EE">
      <w:pPr>
        <w:pStyle w:val="a"/>
        <w:jc w:val="center"/>
        <w:rPr>
          <w:rFonts w:hint="cs"/>
          <w:b/>
          <w:bCs/>
          <w:rtl/>
        </w:rPr>
      </w:pPr>
    </w:p>
    <w:p w14:paraId="16911DAF" w14:textId="77777777" w:rsidR="00000000" w:rsidRDefault="007C71EE">
      <w:pPr>
        <w:pStyle w:val="a"/>
        <w:jc w:val="center"/>
        <w:rPr>
          <w:rFonts w:hint="cs"/>
          <w:rtl/>
        </w:rPr>
      </w:pPr>
      <w:r>
        <w:rPr>
          <w:rFonts w:hint="cs"/>
          <w:rtl/>
        </w:rPr>
        <w:t>ההסתייגות של חבר הכנסת אליהו ישי לסעיף 34 לא נתקבלה.</w:t>
      </w:r>
    </w:p>
    <w:p w14:paraId="582C6F28" w14:textId="77777777" w:rsidR="00000000" w:rsidRDefault="007C71EE">
      <w:pPr>
        <w:pStyle w:val="a"/>
        <w:jc w:val="center"/>
        <w:rPr>
          <w:rFonts w:hint="cs"/>
          <w:rtl/>
        </w:rPr>
      </w:pPr>
    </w:p>
    <w:p w14:paraId="3BB12E4B" w14:textId="77777777" w:rsidR="00000000" w:rsidRDefault="007C71EE">
      <w:pPr>
        <w:pStyle w:val="ad"/>
        <w:rPr>
          <w:rtl/>
        </w:rPr>
      </w:pPr>
    </w:p>
    <w:p w14:paraId="1749C825" w14:textId="77777777" w:rsidR="00000000" w:rsidRDefault="007C71EE">
      <w:pPr>
        <w:pStyle w:val="ad"/>
        <w:rPr>
          <w:rtl/>
        </w:rPr>
      </w:pPr>
      <w:r>
        <w:rPr>
          <w:rtl/>
        </w:rPr>
        <w:t>היו"ר יולי-יואל אדלשטיין:</w:t>
      </w:r>
    </w:p>
    <w:p w14:paraId="048FDF34" w14:textId="77777777" w:rsidR="00000000" w:rsidRDefault="007C71EE">
      <w:pPr>
        <w:pStyle w:val="a"/>
        <w:rPr>
          <w:rtl/>
        </w:rPr>
      </w:pPr>
    </w:p>
    <w:p w14:paraId="1E72845E" w14:textId="77777777" w:rsidR="00000000" w:rsidRDefault="007C71EE">
      <w:pPr>
        <w:pStyle w:val="a"/>
        <w:rPr>
          <w:rFonts w:hint="cs"/>
          <w:rtl/>
        </w:rPr>
      </w:pPr>
      <w:r>
        <w:rPr>
          <w:rFonts w:hint="cs"/>
          <w:rtl/>
        </w:rPr>
        <w:t xml:space="preserve">תודה. ההסתייגות לא אושרה. </w:t>
      </w:r>
    </w:p>
    <w:p w14:paraId="2A4CBFA6" w14:textId="77777777" w:rsidR="00000000" w:rsidRDefault="007C71EE">
      <w:pPr>
        <w:pStyle w:val="a"/>
        <w:rPr>
          <w:rFonts w:hint="cs"/>
          <w:rtl/>
        </w:rPr>
      </w:pPr>
    </w:p>
    <w:p w14:paraId="5D61114E" w14:textId="77777777" w:rsidR="00000000" w:rsidRDefault="007C71EE">
      <w:pPr>
        <w:pStyle w:val="a"/>
        <w:rPr>
          <w:rFonts w:hint="cs"/>
          <w:rtl/>
        </w:rPr>
      </w:pPr>
      <w:r>
        <w:rPr>
          <w:rFonts w:hint="cs"/>
          <w:rtl/>
        </w:rPr>
        <w:t xml:space="preserve">שלמה בניזרי - לא נוכח. </w:t>
      </w:r>
    </w:p>
    <w:p w14:paraId="6FE1BA8B" w14:textId="77777777" w:rsidR="00000000" w:rsidRDefault="007C71EE">
      <w:pPr>
        <w:pStyle w:val="a"/>
        <w:rPr>
          <w:rFonts w:hint="cs"/>
          <w:rtl/>
        </w:rPr>
      </w:pPr>
    </w:p>
    <w:p w14:paraId="41BE6533" w14:textId="77777777" w:rsidR="00000000" w:rsidRDefault="007C71EE">
      <w:pPr>
        <w:pStyle w:val="a"/>
        <w:rPr>
          <w:rFonts w:hint="cs"/>
          <w:rtl/>
        </w:rPr>
      </w:pPr>
      <w:r>
        <w:rPr>
          <w:rFonts w:hint="cs"/>
          <w:rtl/>
        </w:rPr>
        <w:t xml:space="preserve">חבר הכנסת נסים דהן </w:t>
      </w:r>
      <w:r>
        <w:rPr>
          <w:rtl/>
        </w:rPr>
        <w:t>–</w:t>
      </w:r>
      <w:r>
        <w:rPr>
          <w:rFonts w:hint="cs"/>
          <w:rtl/>
        </w:rPr>
        <w:t xml:space="preserve"> מי בעד ההסתי</w:t>
      </w:r>
      <w:r>
        <w:rPr>
          <w:rFonts w:hint="cs"/>
          <w:rtl/>
        </w:rPr>
        <w:t>יגות? מי נגד ההסתייגות? נמנעים?</w:t>
      </w:r>
    </w:p>
    <w:p w14:paraId="403D355C" w14:textId="77777777" w:rsidR="00000000" w:rsidRDefault="007C71EE">
      <w:pPr>
        <w:pStyle w:val="a"/>
        <w:rPr>
          <w:rFonts w:hint="cs"/>
          <w:rtl/>
        </w:rPr>
      </w:pPr>
    </w:p>
    <w:p w14:paraId="0734F07A" w14:textId="77777777" w:rsidR="00000000" w:rsidRDefault="007C71EE">
      <w:pPr>
        <w:pStyle w:val="a"/>
        <w:jc w:val="center"/>
        <w:rPr>
          <w:rFonts w:hint="cs"/>
          <w:b/>
          <w:bCs/>
          <w:rtl/>
        </w:rPr>
      </w:pPr>
      <w:r>
        <w:rPr>
          <w:rFonts w:hint="cs"/>
          <w:b/>
          <w:bCs/>
          <w:rtl/>
        </w:rPr>
        <w:t>הצבעה</w:t>
      </w:r>
    </w:p>
    <w:p w14:paraId="14FA3AEF" w14:textId="77777777" w:rsidR="00000000" w:rsidRDefault="007C71EE">
      <w:pPr>
        <w:pStyle w:val="a"/>
        <w:jc w:val="center"/>
        <w:rPr>
          <w:rFonts w:hint="cs"/>
          <w:b/>
          <w:bCs/>
          <w:rtl/>
        </w:rPr>
      </w:pPr>
    </w:p>
    <w:p w14:paraId="5EB3A8A8" w14:textId="77777777" w:rsidR="00000000" w:rsidRDefault="007C71EE">
      <w:pPr>
        <w:pStyle w:val="a"/>
        <w:jc w:val="center"/>
        <w:rPr>
          <w:rFonts w:hint="cs"/>
          <w:rtl/>
        </w:rPr>
      </w:pPr>
      <w:r>
        <w:rPr>
          <w:rFonts w:hint="cs"/>
          <w:rtl/>
        </w:rPr>
        <w:t>ההסתייגות של חבר הכנסת נסים דהן לסעיף 34 לא נתקבלה.</w:t>
      </w:r>
    </w:p>
    <w:p w14:paraId="2D5A19F6" w14:textId="77777777" w:rsidR="00000000" w:rsidRDefault="007C71EE">
      <w:pPr>
        <w:pStyle w:val="a"/>
        <w:jc w:val="center"/>
        <w:rPr>
          <w:rFonts w:hint="cs"/>
          <w:rtl/>
        </w:rPr>
      </w:pPr>
    </w:p>
    <w:p w14:paraId="74A2BF8A" w14:textId="77777777" w:rsidR="00000000" w:rsidRDefault="007C71EE">
      <w:pPr>
        <w:pStyle w:val="ad"/>
        <w:rPr>
          <w:rtl/>
        </w:rPr>
      </w:pPr>
      <w:r>
        <w:rPr>
          <w:rtl/>
        </w:rPr>
        <w:t>היו"ר יולי-יואל אדלשטיין:</w:t>
      </w:r>
    </w:p>
    <w:p w14:paraId="229B14C9" w14:textId="77777777" w:rsidR="00000000" w:rsidRDefault="007C71EE">
      <w:pPr>
        <w:pStyle w:val="a"/>
        <w:rPr>
          <w:rtl/>
        </w:rPr>
      </w:pPr>
    </w:p>
    <w:p w14:paraId="32791C0B" w14:textId="77777777" w:rsidR="00000000" w:rsidRDefault="007C71EE">
      <w:pPr>
        <w:pStyle w:val="a"/>
        <w:rPr>
          <w:rFonts w:hint="cs"/>
          <w:rtl/>
        </w:rPr>
      </w:pPr>
      <w:r>
        <w:rPr>
          <w:rFonts w:hint="cs"/>
          <w:rtl/>
        </w:rPr>
        <w:t xml:space="preserve">תודה. ההסתייגות לא אושרה. </w:t>
      </w:r>
    </w:p>
    <w:p w14:paraId="6B358E3C" w14:textId="77777777" w:rsidR="00000000" w:rsidRDefault="007C71EE">
      <w:pPr>
        <w:pStyle w:val="a"/>
        <w:rPr>
          <w:rFonts w:hint="cs"/>
          <w:rtl/>
        </w:rPr>
      </w:pPr>
    </w:p>
    <w:p w14:paraId="009E9580" w14:textId="77777777" w:rsidR="00000000" w:rsidRDefault="007C71EE">
      <w:pPr>
        <w:pStyle w:val="a"/>
        <w:rPr>
          <w:rFonts w:hint="cs"/>
          <w:rtl/>
        </w:rPr>
      </w:pPr>
      <w:r>
        <w:rPr>
          <w:rFonts w:hint="cs"/>
          <w:rtl/>
        </w:rPr>
        <w:t xml:space="preserve">אנחנו מוצאים את עצמנו בעמוד 172. חבר הכנסת אמנון כהן </w:t>
      </w:r>
      <w:r>
        <w:rPr>
          <w:rtl/>
        </w:rPr>
        <w:t>–</w:t>
      </w:r>
      <w:r>
        <w:rPr>
          <w:rFonts w:hint="cs"/>
          <w:rtl/>
        </w:rPr>
        <w:t xml:space="preserve"> מי בעד ההסתייגות? מי נגד ההסתייגות? נמנעים?</w:t>
      </w:r>
    </w:p>
    <w:p w14:paraId="5EDA1329" w14:textId="77777777" w:rsidR="00000000" w:rsidRDefault="007C71EE">
      <w:pPr>
        <w:pStyle w:val="a"/>
        <w:rPr>
          <w:rFonts w:hint="cs"/>
          <w:rtl/>
        </w:rPr>
      </w:pPr>
    </w:p>
    <w:p w14:paraId="6F1DE68E" w14:textId="77777777" w:rsidR="00000000" w:rsidRDefault="007C71EE">
      <w:pPr>
        <w:pStyle w:val="a"/>
        <w:jc w:val="center"/>
        <w:rPr>
          <w:rFonts w:hint="cs"/>
          <w:b/>
          <w:bCs/>
          <w:rtl/>
        </w:rPr>
      </w:pPr>
      <w:r>
        <w:rPr>
          <w:rFonts w:hint="cs"/>
          <w:b/>
          <w:bCs/>
          <w:rtl/>
        </w:rPr>
        <w:t>הצבעה</w:t>
      </w:r>
    </w:p>
    <w:p w14:paraId="6922D902" w14:textId="77777777" w:rsidR="00000000" w:rsidRDefault="007C71EE">
      <w:pPr>
        <w:pStyle w:val="a"/>
        <w:jc w:val="center"/>
        <w:rPr>
          <w:rFonts w:hint="cs"/>
          <w:b/>
          <w:bCs/>
          <w:rtl/>
        </w:rPr>
      </w:pPr>
    </w:p>
    <w:p w14:paraId="78EC12A4" w14:textId="77777777" w:rsidR="00000000" w:rsidRDefault="007C71EE">
      <w:pPr>
        <w:pStyle w:val="a"/>
        <w:jc w:val="center"/>
        <w:rPr>
          <w:rFonts w:hint="cs"/>
          <w:rtl/>
        </w:rPr>
      </w:pPr>
      <w:r>
        <w:rPr>
          <w:rFonts w:hint="cs"/>
          <w:rtl/>
        </w:rPr>
        <w:t>ה</w:t>
      </w:r>
      <w:r>
        <w:rPr>
          <w:rFonts w:hint="cs"/>
          <w:rtl/>
        </w:rPr>
        <w:t>הסתייגות של חבר הכנסת אמנון כהן לסעיף 34 לא נתקבלה.</w:t>
      </w:r>
    </w:p>
    <w:p w14:paraId="13941385" w14:textId="77777777" w:rsidR="00000000" w:rsidRDefault="007C71EE">
      <w:pPr>
        <w:pStyle w:val="a"/>
        <w:jc w:val="center"/>
        <w:rPr>
          <w:rFonts w:hint="cs"/>
          <w:rtl/>
        </w:rPr>
      </w:pPr>
    </w:p>
    <w:p w14:paraId="32BD8532" w14:textId="77777777" w:rsidR="00000000" w:rsidRDefault="007C71EE">
      <w:pPr>
        <w:pStyle w:val="ad"/>
        <w:rPr>
          <w:rtl/>
        </w:rPr>
      </w:pPr>
      <w:r>
        <w:rPr>
          <w:rtl/>
        </w:rPr>
        <w:t>היו"ר יולי-יואל אדלשטיין:</w:t>
      </w:r>
    </w:p>
    <w:p w14:paraId="2BABABA1" w14:textId="77777777" w:rsidR="00000000" w:rsidRDefault="007C71EE">
      <w:pPr>
        <w:pStyle w:val="a"/>
        <w:rPr>
          <w:rtl/>
        </w:rPr>
      </w:pPr>
    </w:p>
    <w:p w14:paraId="73E3F882" w14:textId="77777777" w:rsidR="00000000" w:rsidRDefault="007C71EE">
      <w:pPr>
        <w:pStyle w:val="a"/>
        <w:rPr>
          <w:rFonts w:hint="cs"/>
          <w:rtl/>
        </w:rPr>
      </w:pPr>
      <w:r>
        <w:rPr>
          <w:rFonts w:hint="cs"/>
          <w:rtl/>
        </w:rPr>
        <w:t xml:space="preserve">תודה. ההסתייגות לא אושרה. </w:t>
      </w:r>
    </w:p>
    <w:p w14:paraId="0BC175D6" w14:textId="77777777" w:rsidR="00000000" w:rsidRDefault="007C71EE">
      <w:pPr>
        <w:pStyle w:val="a"/>
        <w:rPr>
          <w:rFonts w:hint="cs"/>
          <w:rtl/>
        </w:rPr>
      </w:pPr>
    </w:p>
    <w:p w14:paraId="17D247B8" w14:textId="77777777" w:rsidR="00000000" w:rsidRDefault="007C71EE">
      <w:pPr>
        <w:pStyle w:val="a"/>
        <w:rPr>
          <w:rFonts w:hint="cs"/>
          <w:rtl/>
        </w:rPr>
      </w:pPr>
      <w:r>
        <w:rPr>
          <w:rFonts w:hint="cs"/>
          <w:rtl/>
        </w:rPr>
        <w:t xml:space="preserve">חבר הכנסת יצחק כהן </w:t>
      </w:r>
      <w:r>
        <w:rPr>
          <w:rtl/>
        </w:rPr>
        <w:t>–</w:t>
      </w:r>
      <w:r>
        <w:rPr>
          <w:rFonts w:hint="cs"/>
          <w:rtl/>
        </w:rPr>
        <w:t xml:space="preserve"> מי בעד ההסתייגות? מי נגד ההסתייגות? נמנעים?</w:t>
      </w:r>
    </w:p>
    <w:p w14:paraId="7916216D" w14:textId="77777777" w:rsidR="00000000" w:rsidRDefault="007C71EE">
      <w:pPr>
        <w:pStyle w:val="a"/>
        <w:rPr>
          <w:rFonts w:hint="cs"/>
          <w:rtl/>
        </w:rPr>
      </w:pPr>
    </w:p>
    <w:p w14:paraId="610D4CA7" w14:textId="77777777" w:rsidR="00000000" w:rsidRDefault="007C71EE">
      <w:pPr>
        <w:pStyle w:val="a"/>
        <w:jc w:val="center"/>
        <w:rPr>
          <w:rFonts w:hint="cs"/>
          <w:b/>
          <w:bCs/>
          <w:rtl/>
        </w:rPr>
      </w:pPr>
      <w:r>
        <w:rPr>
          <w:rFonts w:hint="cs"/>
          <w:b/>
          <w:bCs/>
          <w:rtl/>
        </w:rPr>
        <w:t>הצבעה</w:t>
      </w:r>
    </w:p>
    <w:p w14:paraId="56429ED3" w14:textId="77777777" w:rsidR="00000000" w:rsidRDefault="007C71EE">
      <w:pPr>
        <w:pStyle w:val="a"/>
        <w:jc w:val="center"/>
        <w:rPr>
          <w:rFonts w:hint="cs"/>
          <w:b/>
          <w:bCs/>
          <w:rtl/>
        </w:rPr>
      </w:pPr>
    </w:p>
    <w:p w14:paraId="54D3DDAB" w14:textId="77777777" w:rsidR="00000000" w:rsidRDefault="007C71EE">
      <w:pPr>
        <w:pStyle w:val="a"/>
        <w:jc w:val="center"/>
        <w:rPr>
          <w:rFonts w:hint="cs"/>
          <w:rtl/>
        </w:rPr>
      </w:pPr>
      <w:r>
        <w:rPr>
          <w:rFonts w:hint="cs"/>
          <w:rtl/>
        </w:rPr>
        <w:t>ההסתייגות של חבר הכנסת יצחק כהן לסעיף 34 לא נתקבלה.</w:t>
      </w:r>
    </w:p>
    <w:p w14:paraId="5EEBBADE" w14:textId="77777777" w:rsidR="00000000" w:rsidRDefault="007C71EE">
      <w:pPr>
        <w:pStyle w:val="a"/>
        <w:jc w:val="center"/>
        <w:rPr>
          <w:rFonts w:hint="cs"/>
          <w:rtl/>
        </w:rPr>
      </w:pPr>
    </w:p>
    <w:p w14:paraId="146CB702" w14:textId="77777777" w:rsidR="00000000" w:rsidRDefault="007C71EE">
      <w:pPr>
        <w:pStyle w:val="ad"/>
        <w:rPr>
          <w:rtl/>
        </w:rPr>
      </w:pPr>
      <w:r>
        <w:rPr>
          <w:rtl/>
        </w:rPr>
        <w:t>היו"ר יולי-יואל אדלשטי</w:t>
      </w:r>
      <w:r>
        <w:rPr>
          <w:rtl/>
        </w:rPr>
        <w:t>ין:</w:t>
      </w:r>
    </w:p>
    <w:p w14:paraId="29B591D5" w14:textId="77777777" w:rsidR="00000000" w:rsidRDefault="007C71EE">
      <w:pPr>
        <w:pStyle w:val="a"/>
        <w:rPr>
          <w:rtl/>
        </w:rPr>
      </w:pPr>
    </w:p>
    <w:p w14:paraId="35A86482" w14:textId="77777777" w:rsidR="00000000" w:rsidRDefault="007C71EE">
      <w:pPr>
        <w:pStyle w:val="a"/>
        <w:rPr>
          <w:rFonts w:hint="cs"/>
          <w:rtl/>
        </w:rPr>
      </w:pPr>
      <w:r>
        <w:rPr>
          <w:rFonts w:hint="cs"/>
          <w:rtl/>
        </w:rPr>
        <w:t xml:space="preserve">תודה. ההסתייגות לא אושרה. </w:t>
      </w:r>
    </w:p>
    <w:p w14:paraId="182497AF" w14:textId="77777777" w:rsidR="00000000" w:rsidRDefault="007C71EE">
      <w:pPr>
        <w:pStyle w:val="a"/>
        <w:rPr>
          <w:rFonts w:hint="cs"/>
          <w:rtl/>
        </w:rPr>
      </w:pPr>
    </w:p>
    <w:p w14:paraId="4EDBE0DA" w14:textId="77777777" w:rsidR="00000000" w:rsidRDefault="007C71EE">
      <w:pPr>
        <w:pStyle w:val="a"/>
        <w:rPr>
          <w:rFonts w:hint="cs"/>
          <w:rtl/>
        </w:rPr>
      </w:pPr>
      <w:r>
        <w:rPr>
          <w:rFonts w:hint="cs"/>
          <w:rtl/>
        </w:rPr>
        <w:t xml:space="preserve">חבר הכנסת דוד אזולאי </w:t>
      </w:r>
      <w:r>
        <w:rPr>
          <w:rtl/>
        </w:rPr>
        <w:t>–</w:t>
      </w:r>
      <w:r>
        <w:rPr>
          <w:rFonts w:hint="cs"/>
          <w:rtl/>
        </w:rPr>
        <w:t xml:space="preserve"> מי בעד ההסתייגות? מי נגד ההסתייגות? נמנעים?</w:t>
      </w:r>
    </w:p>
    <w:p w14:paraId="644DE196" w14:textId="77777777" w:rsidR="00000000" w:rsidRDefault="007C71EE">
      <w:pPr>
        <w:pStyle w:val="a"/>
        <w:rPr>
          <w:rFonts w:hint="cs"/>
          <w:rtl/>
        </w:rPr>
      </w:pPr>
    </w:p>
    <w:p w14:paraId="1AD421E5" w14:textId="77777777" w:rsidR="00000000" w:rsidRDefault="007C71EE">
      <w:pPr>
        <w:pStyle w:val="a"/>
        <w:jc w:val="center"/>
        <w:rPr>
          <w:rFonts w:hint="cs"/>
          <w:b/>
          <w:bCs/>
          <w:rtl/>
        </w:rPr>
      </w:pPr>
      <w:r>
        <w:rPr>
          <w:rFonts w:hint="cs"/>
          <w:b/>
          <w:bCs/>
          <w:rtl/>
        </w:rPr>
        <w:t>הצבעה</w:t>
      </w:r>
    </w:p>
    <w:p w14:paraId="5724FEF8" w14:textId="77777777" w:rsidR="00000000" w:rsidRDefault="007C71EE">
      <w:pPr>
        <w:pStyle w:val="a"/>
        <w:jc w:val="center"/>
        <w:rPr>
          <w:rFonts w:hint="cs"/>
          <w:b/>
          <w:bCs/>
          <w:rtl/>
        </w:rPr>
      </w:pPr>
    </w:p>
    <w:p w14:paraId="41565373" w14:textId="77777777" w:rsidR="00000000" w:rsidRDefault="007C71EE">
      <w:pPr>
        <w:pStyle w:val="a"/>
        <w:jc w:val="center"/>
        <w:rPr>
          <w:rFonts w:hint="cs"/>
          <w:rtl/>
        </w:rPr>
      </w:pPr>
      <w:r>
        <w:rPr>
          <w:rFonts w:hint="cs"/>
          <w:rtl/>
        </w:rPr>
        <w:t>ההסתייגות של חבר הכנסת דוד אזולאי לסעיף 34 לא נתקבלה.</w:t>
      </w:r>
    </w:p>
    <w:p w14:paraId="27CC3713" w14:textId="77777777" w:rsidR="00000000" w:rsidRDefault="007C71EE">
      <w:pPr>
        <w:pStyle w:val="a"/>
        <w:jc w:val="center"/>
        <w:rPr>
          <w:rFonts w:hint="cs"/>
          <w:rtl/>
        </w:rPr>
      </w:pPr>
    </w:p>
    <w:p w14:paraId="606994A4" w14:textId="77777777" w:rsidR="00000000" w:rsidRDefault="007C71EE">
      <w:pPr>
        <w:pStyle w:val="ad"/>
        <w:rPr>
          <w:rtl/>
        </w:rPr>
      </w:pPr>
      <w:r>
        <w:rPr>
          <w:rtl/>
        </w:rPr>
        <w:t>היו"ר יולי-יואל אדלשטיין:</w:t>
      </w:r>
    </w:p>
    <w:p w14:paraId="4D782F05" w14:textId="77777777" w:rsidR="00000000" w:rsidRDefault="007C71EE">
      <w:pPr>
        <w:pStyle w:val="a"/>
        <w:rPr>
          <w:rtl/>
        </w:rPr>
      </w:pPr>
    </w:p>
    <w:p w14:paraId="16B0ABAF" w14:textId="77777777" w:rsidR="00000000" w:rsidRDefault="007C71EE">
      <w:pPr>
        <w:pStyle w:val="a"/>
        <w:rPr>
          <w:rFonts w:hint="cs"/>
          <w:rtl/>
        </w:rPr>
      </w:pPr>
      <w:r>
        <w:rPr>
          <w:rFonts w:hint="cs"/>
          <w:rtl/>
        </w:rPr>
        <w:t xml:space="preserve">תודה. ההסתייגות לא אושרה. </w:t>
      </w:r>
    </w:p>
    <w:p w14:paraId="12B71C63" w14:textId="77777777" w:rsidR="00000000" w:rsidRDefault="007C71EE">
      <w:pPr>
        <w:pStyle w:val="a"/>
        <w:rPr>
          <w:rFonts w:hint="cs"/>
          <w:rtl/>
        </w:rPr>
      </w:pPr>
    </w:p>
    <w:p w14:paraId="15C8C434" w14:textId="77777777" w:rsidR="00000000" w:rsidRDefault="007C71EE">
      <w:pPr>
        <w:pStyle w:val="a"/>
        <w:rPr>
          <w:rFonts w:hint="cs"/>
          <w:rtl/>
        </w:rPr>
      </w:pPr>
      <w:r>
        <w:rPr>
          <w:rFonts w:hint="cs"/>
          <w:rtl/>
        </w:rPr>
        <w:t xml:space="preserve">חבר הכנסת נהרי - לא נמצא. </w:t>
      </w:r>
    </w:p>
    <w:p w14:paraId="521BC83F" w14:textId="77777777" w:rsidR="00000000" w:rsidRDefault="007C71EE">
      <w:pPr>
        <w:pStyle w:val="a"/>
        <w:rPr>
          <w:rFonts w:hint="cs"/>
          <w:rtl/>
        </w:rPr>
      </w:pPr>
    </w:p>
    <w:p w14:paraId="0EDDEC0F" w14:textId="77777777" w:rsidR="00000000" w:rsidRDefault="007C71EE">
      <w:pPr>
        <w:pStyle w:val="a"/>
        <w:rPr>
          <w:rFonts w:hint="cs"/>
          <w:rtl/>
        </w:rPr>
      </w:pPr>
      <w:r>
        <w:rPr>
          <w:rFonts w:hint="cs"/>
          <w:rtl/>
        </w:rPr>
        <w:t xml:space="preserve">חבר הכנסת </w:t>
      </w:r>
      <w:r>
        <w:rPr>
          <w:rFonts w:hint="cs"/>
          <w:rtl/>
        </w:rPr>
        <w:t xml:space="preserve">וקנין </w:t>
      </w:r>
      <w:r>
        <w:rPr>
          <w:rtl/>
        </w:rPr>
        <w:t>–</w:t>
      </w:r>
      <w:r>
        <w:rPr>
          <w:rFonts w:hint="cs"/>
          <w:rtl/>
        </w:rPr>
        <w:t xml:space="preserve"> מי בעד ההסתייגות? מי נגד ההסתייגות? נמנעים?</w:t>
      </w:r>
    </w:p>
    <w:p w14:paraId="72B5C6C0" w14:textId="77777777" w:rsidR="00000000" w:rsidRDefault="007C71EE">
      <w:pPr>
        <w:pStyle w:val="a"/>
        <w:rPr>
          <w:rFonts w:hint="cs"/>
          <w:rtl/>
        </w:rPr>
      </w:pPr>
    </w:p>
    <w:p w14:paraId="4296A2A5" w14:textId="77777777" w:rsidR="00000000" w:rsidRDefault="007C71EE">
      <w:pPr>
        <w:pStyle w:val="a"/>
        <w:jc w:val="center"/>
        <w:rPr>
          <w:rFonts w:hint="cs"/>
          <w:b/>
          <w:bCs/>
          <w:rtl/>
        </w:rPr>
      </w:pPr>
      <w:r>
        <w:rPr>
          <w:rFonts w:hint="cs"/>
          <w:b/>
          <w:bCs/>
          <w:rtl/>
        </w:rPr>
        <w:t>הצבעה</w:t>
      </w:r>
    </w:p>
    <w:p w14:paraId="27EA6730" w14:textId="77777777" w:rsidR="00000000" w:rsidRDefault="007C71EE">
      <w:pPr>
        <w:pStyle w:val="a"/>
        <w:jc w:val="center"/>
        <w:rPr>
          <w:rFonts w:hint="cs"/>
          <w:b/>
          <w:bCs/>
          <w:rtl/>
        </w:rPr>
      </w:pPr>
    </w:p>
    <w:p w14:paraId="66856EB5" w14:textId="77777777" w:rsidR="00000000" w:rsidRDefault="007C71EE">
      <w:pPr>
        <w:pStyle w:val="a"/>
        <w:jc w:val="center"/>
        <w:rPr>
          <w:rFonts w:hint="cs"/>
          <w:rtl/>
        </w:rPr>
      </w:pPr>
      <w:r>
        <w:rPr>
          <w:rFonts w:hint="cs"/>
          <w:rtl/>
        </w:rPr>
        <w:t>ההסתייגות של חבר הכנסת יצחק וקנין לסעיף 34 לא נתקבלה.</w:t>
      </w:r>
    </w:p>
    <w:p w14:paraId="27F50087" w14:textId="77777777" w:rsidR="00000000" w:rsidRDefault="007C71EE">
      <w:pPr>
        <w:pStyle w:val="a"/>
        <w:jc w:val="center"/>
        <w:rPr>
          <w:rFonts w:hint="cs"/>
          <w:rtl/>
        </w:rPr>
      </w:pPr>
    </w:p>
    <w:p w14:paraId="7D220EA9" w14:textId="77777777" w:rsidR="00000000" w:rsidRDefault="007C71EE">
      <w:pPr>
        <w:pStyle w:val="ad"/>
        <w:rPr>
          <w:rtl/>
        </w:rPr>
      </w:pPr>
      <w:r>
        <w:rPr>
          <w:rtl/>
        </w:rPr>
        <w:t>היו"ר יולי-יואל אדלשטיין:</w:t>
      </w:r>
    </w:p>
    <w:p w14:paraId="1E995E83" w14:textId="77777777" w:rsidR="00000000" w:rsidRDefault="007C71EE">
      <w:pPr>
        <w:pStyle w:val="a"/>
        <w:rPr>
          <w:rtl/>
        </w:rPr>
      </w:pPr>
    </w:p>
    <w:p w14:paraId="7CCB7777" w14:textId="77777777" w:rsidR="00000000" w:rsidRDefault="007C71EE">
      <w:pPr>
        <w:pStyle w:val="a"/>
        <w:rPr>
          <w:rFonts w:hint="cs"/>
          <w:rtl/>
        </w:rPr>
      </w:pPr>
      <w:r>
        <w:rPr>
          <w:rFonts w:hint="cs"/>
          <w:rtl/>
        </w:rPr>
        <w:t xml:space="preserve">חברי הכנסת, לידיעתכם, בשעה 02:45 אנחנו נכריז על הפסקה. </w:t>
      </w:r>
    </w:p>
    <w:p w14:paraId="24B3130F" w14:textId="77777777" w:rsidR="00000000" w:rsidRDefault="007C71EE">
      <w:pPr>
        <w:pStyle w:val="Subject"/>
        <w:rPr>
          <w:rFonts w:hint="cs"/>
          <w:rtl/>
        </w:rPr>
      </w:pPr>
    </w:p>
    <w:p w14:paraId="04EEDFA0" w14:textId="77777777" w:rsidR="00000000" w:rsidRDefault="007C71EE">
      <w:pPr>
        <w:pStyle w:val="Subject"/>
        <w:rPr>
          <w:rtl/>
        </w:rPr>
      </w:pPr>
    </w:p>
    <w:p w14:paraId="5B05A0F0" w14:textId="77777777" w:rsidR="00000000" w:rsidRDefault="007C71EE">
      <w:pPr>
        <w:pStyle w:val="Subject"/>
        <w:rPr>
          <w:rFonts w:hint="cs"/>
          <w:rtl/>
        </w:rPr>
      </w:pPr>
      <w:r>
        <w:rPr>
          <w:rFonts w:hint="cs"/>
          <w:rtl/>
        </w:rPr>
        <w:t>הודעת יושב ראש ועדת הכנסת</w:t>
      </w:r>
    </w:p>
    <w:p w14:paraId="01FC10A6" w14:textId="77777777" w:rsidR="00000000" w:rsidRDefault="007C71EE">
      <w:pPr>
        <w:pStyle w:val="a"/>
        <w:rPr>
          <w:rFonts w:hint="cs"/>
          <w:b/>
          <w:bCs/>
          <w:u w:val="single"/>
          <w:rtl/>
        </w:rPr>
      </w:pPr>
    </w:p>
    <w:p w14:paraId="3E1774A4" w14:textId="77777777" w:rsidR="00000000" w:rsidRDefault="007C71EE">
      <w:pPr>
        <w:pStyle w:val="ad"/>
        <w:rPr>
          <w:rtl/>
        </w:rPr>
      </w:pPr>
      <w:r>
        <w:rPr>
          <w:rtl/>
        </w:rPr>
        <w:t>היו"ר יולי-יואל אדלשטיין:</w:t>
      </w:r>
    </w:p>
    <w:p w14:paraId="24E2843C" w14:textId="77777777" w:rsidR="00000000" w:rsidRDefault="007C71EE">
      <w:pPr>
        <w:pStyle w:val="a"/>
        <w:rPr>
          <w:rtl/>
        </w:rPr>
      </w:pPr>
    </w:p>
    <w:p w14:paraId="20F7B54F" w14:textId="77777777" w:rsidR="00000000" w:rsidRDefault="007C71EE">
      <w:pPr>
        <w:pStyle w:val="a"/>
        <w:rPr>
          <w:rFonts w:hint="cs"/>
          <w:rtl/>
        </w:rPr>
      </w:pPr>
      <w:r>
        <w:rPr>
          <w:rFonts w:hint="cs"/>
          <w:rtl/>
        </w:rPr>
        <w:t>הו</w:t>
      </w:r>
      <w:r>
        <w:rPr>
          <w:rFonts w:hint="cs"/>
          <w:rtl/>
        </w:rPr>
        <w:t xml:space="preserve">דעה ליושב-ראש ועדת הכנסת, בבקשה. </w:t>
      </w:r>
    </w:p>
    <w:p w14:paraId="59F3646D" w14:textId="77777777" w:rsidR="00000000" w:rsidRDefault="007C71EE">
      <w:pPr>
        <w:pStyle w:val="a"/>
        <w:rPr>
          <w:rFonts w:hint="cs"/>
          <w:rtl/>
        </w:rPr>
      </w:pPr>
    </w:p>
    <w:p w14:paraId="6960836F" w14:textId="77777777" w:rsidR="00000000" w:rsidRDefault="007C71EE">
      <w:pPr>
        <w:pStyle w:val="Speaker"/>
        <w:rPr>
          <w:rtl/>
        </w:rPr>
      </w:pPr>
      <w:bookmarkStart w:id="2604" w:name="FS000001038T29_05_2003_03_00_18"/>
      <w:bookmarkEnd w:id="2604"/>
      <w:r>
        <w:rPr>
          <w:rFonts w:hint="eastAsia"/>
          <w:rtl/>
        </w:rPr>
        <w:t>רוני</w:t>
      </w:r>
      <w:r>
        <w:rPr>
          <w:rtl/>
        </w:rPr>
        <w:t xml:space="preserve"> בר-און (יו"ר ועדת הכנסת):</w:t>
      </w:r>
    </w:p>
    <w:p w14:paraId="369F315C" w14:textId="77777777" w:rsidR="00000000" w:rsidRDefault="007C71EE">
      <w:pPr>
        <w:pStyle w:val="a"/>
        <w:rPr>
          <w:rFonts w:hint="cs"/>
          <w:rtl/>
        </w:rPr>
      </w:pPr>
    </w:p>
    <w:p w14:paraId="14356FD0" w14:textId="77777777" w:rsidR="00000000" w:rsidRDefault="007C71EE">
      <w:pPr>
        <w:pStyle w:val="a"/>
        <w:rPr>
          <w:rFonts w:hint="cs"/>
          <w:rtl/>
        </w:rPr>
      </w:pPr>
      <w:r>
        <w:rPr>
          <w:rFonts w:hint="cs"/>
          <w:rtl/>
        </w:rPr>
        <w:t xml:space="preserve">אדוני היושב-ראש, חברי הכנסת. אנחנו נכנס את ועדת הכנסת בשעה 02:45 להמשך הדיון שהתחלנו כמדומני בשעה 22:45. תודה רבה. </w:t>
      </w:r>
    </w:p>
    <w:p w14:paraId="610F4CC9" w14:textId="77777777" w:rsidR="00000000" w:rsidRDefault="007C71EE">
      <w:pPr>
        <w:pStyle w:val="a"/>
        <w:rPr>
          <w:rFonts w:hint="cs"/>
          <w:rtl/>
        </w:rPr>
      </w:pPr>
    </w:p>
    <w:p w14:paraId="2301AD23" w14:textId="77777777" w:rsidR="00000000" w:rsidRDefault="007C71EE">
      <w:pPr>
        <w:pStyle w:val="ad"/>
        <w:rPr>
          <w:rtl/>
        </w:rPr>
      </w:pPr>
      <w:r>
        <w:rPr>
          <w:rtl/>
        </w:rPr>
        <w:t>היו"ר יולי-יואל אדלשטיין:</w:t>
      </w:r>
    </w:p>
    <w:p w14:paraId="125BE3B2" w14:textId="77777777" w:rsidR="00000000" w:rsidRDefault="007C71EE">
      <w:pPr>
        <w:pStyle w:val="a"/>
        <w:rPr>
          <w:rtl/>
        </w:rPr>
      </w:pPr>
    </w:p>
    <w:p w14:paraId="6A3ADE2E" w14:textId="77777777" w:rsidR="00000000" w:rsidRDefault="007C71EE">
      <w:pPr>
        <w:pStyle w:val="a"/>
        <w:rPr>
          <w:rFonts w:hint="cs"/>
          <w:rtl/>
        </w:rPr>
      </w:pPr>
      <w:r>
        <w:rPr>
          <w:rFonts w:hint="cs"/>
          <w:rtl/>
        </w:rPr>
        <w:t xml:space="preserve">תודה ליושב-ראש ועדת הכנסת. </w:t>
      </w:r>
    </w:p>
    <w:p w14:paraId="6F6A8597" w14:textId="77777777" w:rsidR="00000000" w:rsidRDefault="007C71EE">
      <w:pPr>
        <w:pStyle w:val="Subject"/>
        <w:rPr>
          <w:rFonts w:hint="cs"/>
          <w:rtl/>
        </w:rPr>
      </w:pPr>
    </w:p>
    <w:p w14:paraId="6493EDDC" w14:textId="77777777" w:rsidR="00000000" w:rsidRDefault="007C71EE">
      <w:pPr>
        <w:pStyle w:val="Subject"/>
        <w:rPr>
          <w:rtl/>
        </w:rPr>
      </w:pPr>
    </w:p>
    <w:p w14:paraId="1A190271" w14:textId="77777777" w:rsidR="00000000" w:rsidRDefault="007C71EE">
      <w:pPr>
        <w:pStyle w:val="Subject"/>
        <w:rPr>
          <w:rFonts w:hint="cs"/>
          <w:rtl/>
        </w:rPr>
      </w:pPr>
      <w:r>
        <w:rPr>
          <w:rFonts w:hint="cs"/>
          <w:rtl/>
        </w:rPr>
        <w:t>הצעת חוק התוכני</w:t>
      </w:r>
      <w:r>
        <w:rPr>
          <w:rFonts w:hint="cs"/>
          <w:rtl/>
        </w:rPr>
        <w:t xml:space="preserve">ת להבראת כלכלת ישראל (תיקוני חקיקה להשגת יעדי התקציב </w:t>
      </w:r>
      <w:r>
        <w:rPr>
          <w:rtl/>
        </w:rPr>
        <w:br/>
      </w:r>
      <w:r>
        <w:rPr>
          <w:rFonts w:hint="cs"/>
          <w:rtl/>
        </w:rPr>
        <w:t xml:space="preserve">והמדיניות הכלכלית לשנות הכספים 2003 ו=2004), התשס"ג-2003; </w:t>
      </w:r>
    </w:p>
    <w:p w14:paraId="4C7F63A5" w14:textId="77777777" w:rsidR="00000000" w:rsidRDefault="007C71EE">
      <w:pPr>
        <w:pStyle w:val="Subject"/>
        <w:rPr>
          <w:rFonts w:hint="cs"/>
          <w:rtl/>
        </w:rPr>
      </w:pPr>
      <w:r>
        <w:rPr>
          <w:rFonts w:hint="cs"/>
          <w:rtl/>
        </w:rPr>
        <w:t xml:space="preserve">הצעת חוק-יסוד: משק המדינה (תיקון מס' 6) </w:t>
      </w:r>
    </w:p>
    <w:p w14:paraId="4E1E8C6E" w14:textId="77777777" w:rsidR="00000000" w:rsidRDefault="007C71EE">
      <w:pPr>
        <w:pStyle w:val="Subject"/>
        <w:rPr>
          <w:rFonts w:hint="cs"/>
          <w:rtl/>
        </w:rPr>
      </w:pPr>
      <w:r>
        <w:rPr>
          <w:rFonts w:hint="cs"/>
          <w:rtl/>
        </w:rPr>
        <w:t>(קריאה שנייה וקריאה שלישית)</w:t>
      </w:r>
    </w:p>
    <w:p w14:paraId="04FE297D" w14:textId="77777777" w:rsidR="00000000" w:rsidRDefault="007C71EE">
      <w:pPr>
        <w:pStyle w:val="a"/>
        <w:rPr>
          <w:rFonts w:hint="cs"/>
          <w:rtl/>
        </w:rPr>
      </w:pPr>
    </w:p>
    <w:p w14:paraId="258A4580" w14:textId="77777777" w:rsidR="00000000" w:rsidRDefault="007C71EE">
      <w:pPr>
        <w:pStyle w:val="ad"/>
        <w:rPr>
          <w:rtl/>
        </w:rPr>
      </w:pPr>
      <w:r>
        <w:rPr>
          <w:rtl/>
        </w:rPr>
        <w:t>היו"ר יולי-יואל אדלשטיין:</w:t>
      </w:r>
    </w:p>
    <w:p w14:paraId="449915F8" w14:textId="77777777" w:rsidR="00000000" w:rsidRDefault="007C71EE">
      <w:pPr>
        <w:pStyle w:val="a"/>
        <w:rPr>
          <w:rtl/>
        </w:rPr>
      </w:pPr>
    </w:p>
    <w:p w14:paraId="3FEC9619" w14:textId="77777777" w:rsidR="00000000" w:rsidRDefault="007C71EE">
      <w:pPr>
        <w:pStyle w:val="a"/>
        <w:rPr>
          <w:rFonts w:hint="cs"/>
          <w:rtl/>
        </w:rPr>
      </w:pPr>
      <w:r>
        <w:rPr>
          <w:rFonts w:hint="cs"/>
          <w:rtl/>
        </w:rPr>
        <w:t xml:space="preserve">חבר הכנסת יאיר פרץ </w:t>
      </w:r>
      <w:r>
        <w:rPr>
          <w:rtl/>
        </w:rPr>
        <w:t>–</w:t>
      </w:r>
      <w:r>
        <w:rPr>
          <w:rFonts w:hint="cs"/>
          <w:rtl/>
        </w:rPr>
        <w:t xml:space="preserve"> מי בעד ההסתייגות? מי נגד </w:t>
      </w:r>
      <w:r>
        <w:rPr>
          <w:rFonts w:hint="cs"/>
          <w:rtl/>
        </w:rPr>
        <w:t>ההסתייגות? נמנעים?</w:t>
      </w:r>
    </w:p>
    <w:p w14:paraId="7247101A" w14:textId="77777777" w:rsidR="00000000" w:rsidRDefault="007C71EE">
      <w:pPr>
        <w:pStyle w:val="a"/>
        <w:rPr>
          <w:rFonts w:hint="cs"/>
          <w:rtl/>
        </w:rPr>
      </w:pPr>
    </w:p>
    <w:p w14:paraId="2B41992D" w14:textId="77777777" w:rsidR="00000000" w:rsidRDefault="007C71EE">
      <w:pPr>
        <w:pStyle w:val="a"/>
        <w:jc w:val="center"/>
        <w:rPr>
          <w:rFonts w:hint="cs"/>
          <w:b/>
          <w:bCs/>
          <w:rtl/>
        </w:rPr>
      </w:pPr>
      <w:r>
        <w:rPr>
          <w:rFonts w:hint="cs"/>
          <w:b/>
          <w:bCs/>
          <w:rtl/>
        </w:rPr>
        <w:t>הצבעה</w:t>
      </w:r>
    </w:p>
    <w:p w14:paraId="0E9E2433" w14:textId="77777777" w:rsidR="00000000" w:rsidRDefault="007C71EE">
      <w:pPr>
        <w:pStyle w:val="a"/>
        <w:jc w:val="center"/>
        <w:rPr>
          <w:rFonts w:hint="cs"/>
          <w:b/>
          <w:bCs/>
          <w:rtl/>
        </w:rPr>
      </w:pPr>
    </w:p>
    <w:p w14:paraId="63DF6BA0" w14:textId="77777777" w:rsidR="00000000" w:rsidRDefault="007C71EE">
      <w:pPr>
        <w:pStyle w:val="a"/>
        <w:jc w:val="center"/>
        <w:rPr>
          <w:rFonts w:hint="cs"/>
          <w:rtl/>
        </w:rPr>
      </w:pPr>
      <w:r>
        <w:rPr>
          <w:rFonts w:hint="cs"/>
          <w:rtl/>
        </w:rPr>
        <w:t>ההסתייגות של חבר הכנסת יאיר פרץ לסעיף 34 לא נתקבלה.</w:t>
      </w:r>
    </w:p>
    <w:p w14:paraId="0D30D4AF" w14:textId="77777777" w:rsidR="00000000" w:rsidRDefault="007C71EE">
      <w:pPr>
        <w:pStyle w:val="a"/>
        <w:jc w:val="center"/>
        <w:rPr>
          <w:rFonts w:hint="cs"/>
          <w:rtl/>
        </w:rPr>
      </w:pPr>
    </w:p>
    <w:p w14:paraId="255C0535" w14:textId="77777777" w:rsidR="00000000" w:rsidRDefault="007C71EE">
      <w:pPr>
        <w:pStyle w:val="ad"/>
        <w:rPr>
          <w:rtl/>
        </w:rPr>
      </w:pPr>
      <w:r>
        <w:rPr>
          <w:rtl/>
        </w:rPr>
        <w:t>היו"ר יולי-יואל אדלשטיין:</w:t>
      </w:r>
    </w:p>
    <w:p w14:paraId="56408E9B" w14:textId="77777777" w:rsidR="00000000" w:rsidRDefault="007C71EE">
      <w:pPr>
        <w:pStyle w:val="a"/>
        <w:rPr>
          <w:rtl/>
        </w:rPr>
      </w:pPr>
    </w:p>
    <w:p w14:paraId="05ABADAC" w14:textId="77777777" w:rsidR="00000000" w:rsidRDefault="007C71EE">
      <w:pPr>
        <w:pStyle w:val="a"/>
        <w:rPr>
          <w:rFonts w:hint="cs"/>
          <w:rtl/>
        </w:rPr>
      </w:pPr>
      <w:r>
        <w:rPr>
          <w:rFonts w:hint="cs"/>
          <w:rtl/>
        </w:rPr>
        <w:t xml:space="preserve">תודה. ההסתייגות לא אושרה. </w:t>
      </w:r>
    </w:p>
    <w:p w14:paraId="26325F66" w14:textId="77777777" w:rsidR="00000000" w:rsidRDefault="007C71EE">
      <w:pPr>
        <w:pStyle w:val="a"/>
        <w:jc w:val="center"/>
        <w:rPr>
          <w:rFonts w:hint="cs"/>
          <w:rtl/>
        </w:rPr>
      </w:pPr>
    </w:p>
    <w:p w14:paraId="7582A391" w14:textId="77777777" w:rsidR="00000000" w:rsidRDefault="007C71EE">
      <w:pPr>
        <w:pStyle w:val="ac"/>
        <w:rPr>
          <w:rtl/>
        </w:rPr>
      </w:pPr>
      <w:r>
        <w:rPr>
          <w:rFonts w:hint="eastAsia"/>
          <w:rtl/>
        </w:rPr>
        <w:t>יעקב</w:t>
      </w:r>
      <w:r>
        <w:rPr>
          <w:rtl/>
        </w:rPr>
        <w:t xml:space="preserve"> ליצמן (יהדות התורה):</w:t>
      </w:r>
    </w:p>
    <w:p w14:paraId="2FC9F7E0" w14:textId="77777777" w:rsidR="00000000" w:rsidRDefault="007C71EE">
      <w:pPr>
        <w:pStyle w:val="a"/>
        <w:rPr>
          <w:rFonts w:hint="cs"/>
          <w:rtl/>
        </w:rPr>
      </w:pPr>
    </w:p>
    <w:p w14:paraId="72370C23" w14:textId="77777777" w:rsidR="00000000" w:rsidRDefault="007C71EE">
      <w:pPr>
        <w:pStyle w:val="a"/>
        <w:rPr>
          <w:rFonts w:hint="cs"/>
          <w:rtl/>
        </w:rPr>
      </w:pPr>
      <w:r>
        <w:rPr>
          <w:rFonts w:hint="cs"/>
          <w:rtl/>
        </w:rPr>
        <w:t>אדוני, אני רוצה לדעת מתי אתה - - -</w:t>
      </w:r>
    </w:p>
    <w:p w14:paraId="44D98AA8" w14:textId="77777777" w:rsidR="00000000" w:rsidRDefault="007C71EE">
      <w:pPr>
        <w:pStyle w:val="a"/>
        <w:rPr>
          <w:rFonts w:hint="cs"/>
          <w:rtl/>
        </w:rPr>
      </w:pPr>
    </w:p>
    <w:p w14:paraId="68A93741" w14:textId="77777777" w:rsidR="00000000" w:rsidRDefault="007C71EE">
      <w:pPr>
        <w:pStyle w:val="ad"/>
        <w:rPr>
          <w:rtl/>
        </w:rPr>
      </w:pPr>
      <w:r>
        <w:rPr>
          <w:rtl/>
        </w:rPr>
        <w:t>היו"ר יולי-יואל אדלשטיין:</w:t>
      </w:r>
    </w:p>
    <w:p w14:paraId="3EB9ABDA" w14:textId="77777777" w:rsidR="00000000" w:rsidRDefault="007C71EE">
      <w:pPr>
        <w:pStyle w:val="a"/>
        <w:rPr>
          <w:rtl/>
        </w:rPr>
      </w:pPr>
    </w:p>
    <w:p w14:paraId="7402B1F8" w14:textId="77777777" w:rsidR="00000000" w:rsidRDefault="007C71EE">
      <w:pPr>
        <w:pStyle w:val="a"/>
        <w:rPr>
          <w:rFonts w:hint="cs"/>
          <w:rtl/>
        </w:rPr>
      </w:pPr>
      <w:r>
        <w:rPr>
          <w:rFonts w:hint="cs"/>
          <w:rtl/>
        </w:rPr>
        <w:t xml:space="preserve">חבר הכנסת נסים זאב </w:t>
      </w:r>
      <w:r>
        <w:rPr>
          <w:rtl/>
        </w:rPr>
        <w:t>–</w:t>
      </w:r>
      <w:r>
        <w:rPr>
          <w:rFonts w:hint="cs"/>
          <w:rtl/>
        </w:rPr>
        <w:t xml:space="preserve"> מי בעד ההס</w:t>
      </w:r>
      <w:r>
        <w:rPr>
          <w:rFonts w:hint="cs"/>
          <w:rtl/>
        </w:rPr>
        <w:t>תייגות? מי נגד ההסתייגות? נמנעים?</w:t>
      </w:r>
    </w:p>
    <w:p w14:paraId="267266E3" w14:textId="77777777" w:rsidR="00000000" w:rsidRDefault="007C71EE">
      <w:pPr>
        <w:pStyle w:val="a"/>
        <w:rPr>
          <w:rFonts w:hint="cs"/>
          <w:rtl/>
        </w:rPr>
      </w:pPr>
    </w:p>
    <w:p w14:paraId="0DE1EC9B" w14:textId="77777777" w:rsidR="00000000" w:rsidRDefault="007C71EE">
      <w:pPr>
        <w:pStyle w:val="a"/>
        <w:jc w:val="center"/>
        <w:rPr>
          <w:rFonts w:hint="cs"/>
          <w:b/>
          <w:bCs/>
          <w:rtl/>
        </w:rPr>
      </w:pPr>
      <w:r>
        <w:rPr>
          <w:rFonts w:hint="cs"/>
          <w:b/>
          <w:bCs/>
          <w:rtl/>
        </w:rPr>
        <w:t>הצבעה</w:t>
      </w:r>
    </w:p>
    <w:p w14:paraId="2F3EBD7E" w14:textId="77777777" w:rsidR="00000000" w:rsidRDefault="007C71EE">
      <w:pPr>
        <w:pStyle w:val="a"/>
        <w:jc w:val="center"/>
        <w:rPr>
          <w:rFonts w:hint="cs"/>
          <w:b/>
          <w:bCs/>
          <w:rtl/>
        </w:rPr>
      </w:pPr>
    </w:p>
    <w:p w14:paraId="14F853AE" w14:textId="77777777" w:rsidR="00000000" w:rsidRDefault="007C71EE">
      <w:pPr>
        <w:pStyle w:val="a"/>
        <w:jc w:val="center"/>
        <w:rPr>
          <w:rFonts w:hint="cs"/>
          <w:rtl/>
        </w:rPr>
      </w:pPr>
      <w:r>
        <w:rPr>
          <w:rFonts w:hint="cs"/>
          <w:rtl/>
        </w:rPr>
        <w:t>ההסתייגות של חבר הכנסת נסים זאב לסעיף 34 לא נתקבלה.</w:t>
      </w:r>
    </w:p>
    <w:p w14:paraId="15AF09F0" w14:textId="77777777" w:rsidR="00000000" w:rsidRDefault="007C71EE">
      <w:pPr>
        <w:pStyle w:val="a"/>
        <w:jc w:val="center"/>
        <w:rPr>
          <w:rFonts w:hint="cs"/>
          <w:rtl/>
        </w:rPr>
      </w:pPr>
    </w:p>
    <w:p w14:paraId="771CF9DA" w14:textId="77777777" w:rsidR="00000000" w:rsidRDefault="007C71EE">
      <w:pPr>
        <w:pStyle w:val="ad"/>
        <w:rPr>
          <w:rtl/>
        </w:rPr>
      </w:pPr>
      <w:r>
        <w:rPr>
          <w:rtl/>
        </w:rPr>
        <w:t>היו"ר יולי-יואל אדלשטיין:</w:t>
      </w:r>
    </w:p>
    <w:p w14:paraId="2DAA0CD8" w14:textId="77777777" w:rsidR="00000000" w:rsidRDefault="007C71EE">
      <w:pPr>
        <w:pStyle w:val="a"/>
        <w:rPr>
          <w:rtl/>
        </w:rPr>
      </w:pPr>
    </w:p>
    <w:p w14:paraId="6FBB7CA1" w14:textId="77777777" w:rsidR="00000000" w:rsidRDefault="007C71EE">
      <w:pPr>
        <w:pStyle w:val="a"/>
        <w:rPr>
          <w:rFonts w:hint="cs"/>
          <w:rtl/>
        </w:rPr>
      </w:pPr>
      <w:r>
        <w:rPr>
          <w:rFonts w:hint="cs"/>
          <w:rtl/>
        </w:rPr>
        <w:t xml:space="preserve">תודה. ההסתייגות לא אושרה. </w:t>
      </w:r>
    </w:p>
    <w:p w14:paraId="06A9153E" w14:textId="77777777" w:rsidR="00000000" w:rsidRDefault="007C71EE">
      <w:pPr>
        <w:pStyle w:val="a"/>
        <w:rPr>
          <w:rFonts w:hint="cs"/>
          <w:rtl/>
        </w:rPr>
      </w:pPr>
    </w:p>
    <w:p w14:paraId="1FA09C9B" w14:textId="77777777" w:rsidR="00000000" w:rsidRDefault="007C71EE">
      <w:pPr>
        <w:pStyle w:val="ac"/>
        <w:rPr>
          <w:rtl/>
        </w:rPr>
      </w:pPr>
      <w:r>
        <w:rPr>
          <w:rFonts w:hint="eastAsia"/>
          <w:rtl/>
        </w:rPr>
        <w:t>מאיר</w:t>
      </w:r>
      <w:r>
        <w:rPr>
          <w:rtl/>
        </w:rPr>
        <w:t xml:space="preserve"> פרוש (יהדות התורה):</w:t>
      </w:r>
    </w:p>
    <w:p w14:paraId="6FA498CF" w14:textId="77777777" w:rsidR="00000000" w:rsidRDefault="007C71EE">
      <w:pPr>
        <w:pStyle w:val="a"/>
        <w:rPr>
          <w:rFonts w:hint="cs"/>
          <w:rtl/>
        </w:rPr>
      </w:pPr>
    </w:p>
    <w:p w14:paraId="18872760" w14:textId="77777777" w:rsidR="00000000" w:rsidRDefault="007C71EE">
      <w:pPr>
        <w:pStyle w:val="a"/>
        <w:rPr>
          <w:rFonts w:hint="cs"/>
          <w:rtl/>
        </w:rPr>
      </w:pPr>
      <w:r>
        <w:rPr>
          <w:rFonts w:hint="cs"/>
          <w:rtl/>
        </w:rPr>
        <w:t xml:space="preserve">אדוני היושב-ראש, יש לי הצעה לסדר. </w:t>
      </w:r>
    </w:p>
    <w:p w14:paraId="13FE5031" w14:textId="77777777" w:rsidR="00000000" w:rsidRDefault="007C71EE">
      <w:pPr>
        <w:pStyle w:val="a"/>
        <w:rPr>
          <w:rFonts w:hint="cs"/>
          <w:rtl/>
        </w:rPr>
      </w:pPr>
    </w:p>
    <w:p w14:paraId="1E5711C3" w14:textId="77777777" w:rsidR="00000000" w:rsidRDefault="007C71EE">
      <w:pPr>
        <w:pStyle w:val="ad"/>
        <w:rPr>
          <w:rtl/>
        </w:rPr>
      </w:pPr>
      <w:r>
        <w:rPr>
          <w:rtl/>
        </w:rPr>
        <w:t>היו"ר יולי-יואל אדלשטיין:</w:t>
      </w:r>
    </w:p>
    <w:p w14:paraId="0D5134E5" w14:textId="77777777" w:rsidR="00000000" w:rsidRDefault="007C71EE">
      <w:pPr>
        <w:pStyle w:val="a"/>
        <w:rPr>
          <w:rtl/>
        </w:rPr>
      </w:pPr>
    </w:p>
    <w:p w14:paraId="7F66DA81" w14:textId="77777777" w:rsidR="00000000" w:rsidRDefault="007C71EE">
      <w:pPr>
        <w:pStyle w:val="a"/>
        <w:rPr>
          <w:rFonts w:hint="cs"/>
          <w:rtl/>
        </w:rPr>
      </w:pPr>
      <w:r>
        <w:rPr>
          <w:rFonts w:hint="cs"/>
          <w:rtl/>
        </w:rPr>
        <w:t>למה? אנחנו בהצבעו</w:t>
      </w:r>
      <w:r>
        <w:rPr>
          <w:rFonts w:hint="cs"/>
          <w:rtl/>
        </w:rPr>
        <w:t xml:space="preserve">ת, מה פתאום? חבר הכנסת, אתמול הגעת לכנסת? אנחנו מצביעים. </w:t>
      </w:r>
    </w:p>
    <w:p w14:paraId="27D9723D" w14:textId="77777777" w:rsidR="00000000" w:rsidRDefault="007C71EE">
      <w:pPr>
        <w:pStyle w:val="a"/>
        <w:rPr>
          <w:rFonts w:hint="cs"/>
          <w:rtl/>
        </w:rPr>
      </w:pPr>
    </w:p>
    <w:p w14:paraId="5C004CE0" w14:textId="77777777" w:rsidR="00000000" w:rsidRDefault="007C71EE">
      <w:pPr>
        <w:pStyle w:val="a"/>
        <w:rPr>
          <w:rFonts w:hint="cs"/>
          <w:rtl/>
        </w:rPr>
      </w:pPr>
      <w:r>
        <w:rPr>
          <w:rFonts w:hint="cs"/>
          <w:rtl/>
        </w:rPr>
        <w:t xml:space="preserve">חבר הכנסת יעקב מרגי </w:t>
      </w:r>
      <w:r>
        <w:rPr>
          <w:rtl/>
        </w:rPr>
        <w:t>–</w:t>
      </w:r>
      <w:r>
        <w:rPr>
          <w:rFonts w:hint="cs"/>
          <w:rtl/>
        </w:rPr>
        <w:t xml:space="preserve"> מי בעד ההסתייגות? מי נגד ההסתייגות? נמנעים?</w:t>
      </w:r>
    </w:p>
    <w:p w14:paraId="1292087E" w14:textId="77777777" w:rsidR="00000000" w:rsidRDefault="007C71EE">
      <w:pPr>
        <w:pStyle w:val="a"/>
        <w:rPr>
          <w:rFonts w:hint="cs"/>
          <w:rtl/>
        </w:rPr>
      </w:pPr>
    </w:p>
    <w:p w14:paraId="075C7875" w14:textId="77777777" w:rsidR="00000000" w:rsidRDefault="007C71EE">
      <w:pPr>
        <w:pStyle w:val="a"/>
        <w:jc w:val="center"/>
        <w:rPr>
          <w:rFonts w:hint="cs"/>
          <w:b/>
          <w:bCs/>
          <w:rtl/>
        </w:rPr>
      </w:pPr>
      <w:r>
        <w:rPr>
          <w:rFonts w:hint="cs"/>
          <w:b/>
          <w:bCs/>
          <w:rtl/>
        </w:rPr>
        <w:t>הצבעה</w:t>
      </w:r>
    </w:p>
    <w:p w14:paraId="0185DA34" w14:textId="77777777" w:rsidR="00000000" w:rsidRDefault="007C71EE">
      <w:pPr>
        <w:pStyle w:val="a"/>
        <w:jc w:val="center"/>
        <w:rPr>
          <w:rFonts w:hint="cs"/>
          <w:b/>
          <w:bCs/>
          <w:rtl/>
        </w:rPr>
      </w:pPr>
    </w:p>
    <w:p w14:paraId="0710AB20" w14:textId="77777777" w:rsidR="00000000" w:rsidRDefault="007C71EE">
      <w:pPr>
        <w:pStyle w:val="a"/>
        <w:jc w:val="center"/>
        <w:rPr>
          <w:rFonts w:hint="cs"/>
          <w:rtl/>
        </w:rPr>
      </w:pPr>
      <w:r>
        <w:rPr>
          <w:rFonts w:hint="cs"/>
          <w:rtl/>
        </w:rPr>
        <w:t>ההסתייגות של חבר הכנסת יעקב מרגי לסעיף 34 לא נתקבלה.</w:t>
      </w:r>
    </w:p>
    <w:p w14:paraId="2581A0E0" w14:textId="77777777" w:rsidR="00000000" w:rsidRDefault="007C71EE">
      <w:pPr>
        <w:pStyle w:val="a"/>
        <w:jc w:val="center"/>
        <w:rPr>
          <w:rFonts w:hint="cs"/>
          <w:rtl/>
        </w:rPr>
      </w:pPr>
    </w:p>
    <w:p w14:paraId="790583D5" w14:textId="77777777" w:rsidR="00000000" w:rsidRDefault="007C71EE">
      <w:pPr>
        <w:pStyle w:val="ad"/>
        <w:rPr>
          <w:rtl/>
        </w:rPr>
      </w:pPr>
      <w:r>
        <w:rPr>
          <w:rtl/>
        </w:rPr>
        <w:t>היו"ר יולי-יואל אדלשטיין:</w:t>
      </w:r>
    </w:p>
    <w:p w14:paraId="639F6B64" w14:textId="77777777" w:rsidR="00000000" w:rsidRDefault="007C71EE">
      <w:pPr>
        <w:pStyle w:val="a"/>
        <w:rPr>
          <w:rtl/>
        </w:rPr>
      </w:pPr>
    </w:p>
    <w:p w14:paraId="75E7B7DD" w14:textId="77777777" w:rsidR="00000000" w:rsidRDefault="007C71EE">
      <w:pPr>
        <w:pStyle w:val="a"/>
        <w:rPr>
          <w:rFonts w:hint="cs"/>
          <w:rtl/>
        </w:rPr>
      </w:pPr>
      <w:r>
        <w:rPr>
          <w:rFonts w:hint="cs"/>
          <w:rtl/>
        </w:rPr>
        <w:t xml:space="preserve">תודה. ההסתייגות לא אושרה. </w:t>
      </w:r>
    </w:p>
    <w:p w14:paraId="55857FA3" w14:textId="77777777" w:rsidR="00000000" w:rsidRDefault="007C71EE">
      <w:pPr>
        <w:pStyle w:val="a"/>
        <w:rPr>
          <w:rFonts w:hint="cs"/>
          <w:rtl/>
        </w:rPr>
      </w:pPr>
    </w:p>
    <w:p w14:paraId="7D7E6ED9" w14:textId="77777777" w:rsidR="00000000" w:rsidRDefault="007C71EE">
      <w:pPr>
        <w:pStyle w:val="a"/>
        <w:rPr>
          <w:rFonts w:hint="cs"/>
          <w:rtl/>
        </w:rPr>
      </w:pPr>
      <w:r>
        <w:rPr>
          <w:rFonts w:hint="cs"/>
          <w:rtl/>
        </w:rPr>
        <w:t>חבר הכנסת יוסי</w:t>
      </w:r>
      <w:r>
        <w:rPr>
          <w:rFonts w:hint="cs"/>
          <w:rtl/>
        </w:rPr>
        <w:t xml:space="preserve"> שריד </w:t>
      </w:r>
      <w:r>
        <w:rPr>
          <w:rtl/>
        </w:rPr>
        <w:t>–</w:t>
      </w:r>
      <w:r>
        <w:rPr>
          <w:rFonts w:hint="cs"/>
          <w:rtl/>
        </w:rPr>
        <w:t xml:space="preserve"> מי בעד ההסתייגות? מי נגד ההסתייגות? נמנעים?</w:t>
      </w:r>
    </w:p>
    <w:p w14:paraId="766F647A" w14:textId="77777777" w:rsidR="00000000" w:rsidRDefault="007C71EE">
      <w:pPr>
        <w:pStyle w:val="a"/>
        <w:rPr>
          <w:rFonts w:hint="cs"/>
          <w:rtl/>
        </w:rPr>
      </w:pPr>
    </w:p>
    <w:p w14:paraId="2A6EA105" w14:textId="77777777" w:rsidR="00000000" w:rsidRDefault="007C71EE">
      <w:pPr>
        <w:pStyle w:val="a"/>
        <w:jc w:val="center"/>
        <w:rPr>
          <w:rFonts w:hint="cs"/>
          <w:b/>
          <w:bCs/>
          <w:rtl/>
        </w:rPr>
      </w:pPr>
      <w:r>
        <w:rPr>
          <w:rFonts w:hint="cs"/>
          <w:b/>
          <w:bCs/>
          <w:rtl/>
        </w:rPr>
        <w:t>הצבעה</w:t>
      </w:r>
    </w:p>
    <w:p w14:paraId="71240AAA" w14:textId="77777777" w:rsidR="00000000" w:rsidRDefault="007C71EE">
      <w:pPr>
        <w:pStyle w:val="a"/>
        <w:jc w:val="center"/>
        <w:rPr>
          <w:rFonts w:hint="cs"/>
          <w:b/>
          <w:bCs/>
          <w:rtl/>
        </w:rPr>
      </w:pPr>
    </w:p>
    <w:p w14:paraId="0EBA1166" w14:textId="77777777" w:rsidR="00000000" w:rsidRDefault="007C71EE">
      <w:pPr>
        <w:pStyle w:val="a"/>
        <w:jc w:val="center"/>
        <w:rPr>
          <w:rFonts w:hint="cs"/>
          <w:rtl/>
        </w:rPr>
      </w:pPr>
      <w:r>
        <w:rPr>
          <w:rFonts w:hint="cs"/>
          <w:rtl/>
        </w:rPr>
        <w:t>ההסתייגות של חבר הכנסת יוסי שריד לסעיף 34 לא נתקבלה.</w:t>
      </w:r>
    </w:p>
    <w:p w14:paraId="133A306D" w14:textId="77777777" w:rsidR="00000000" w:rsidRDefault="007C71EE">
      <w:pPr>
        <w:pStyle w:val="a"/>
        <w:jc w:val="center"/>
        <w:rPr>
          <w:rFonts w:hint="cs"/>
          <w:rtl/>
        </w:rPr>
      </w:pPr>
    </w:p>
    <w:p w14:paraId="3A608C2E" w14:textId="77777777" w:rsidR="00000000" w:rsidRDefault="007C71EE">
      <w:pPr>
        <w:pStyle w:val="ad"/>
        <w:rPr>
          <w:rtl/>
        </w:rPr>
      </w:pPr>
      <w:r>
        <w:rPr>
          <w:rtl/>
        </w:rPr>
        <w:t>היו"ר יולי-יואל אדלשטיין:</w:t>
      </w:r>
    </w:p>
    <w:p w14:paraId="24EE9E99" w14:textId="77777777" w:rsidR="00000000" w:rsidRDefault="007C71EE">
      <w:pPr>
        <w:pStyle w:val="a"/>
        <w:rPr>
          <w:rtl/>
        </w:rPr>
      </w:pPr>
    </w:p>
    <w:p w14:paraId="71471DE9" w14:textId="77777777" w:rsidR="00000000" w:rsidRDefault="007C71EE">
      <w:pPr>
        <w:pStyle w:val="a"/>
        <w:rPr>
          <w:rFonts w:hint="cs"/>
          <w:rtl/>
        </w:rPr>
      </w:pPr>
      <w:r>
        <w:rPr>
          <w:rFonts w:hint="cs"/>
          <w:rtl/>
        </w:rPr>
        <w:t xml:space="preserve">תודה. ההסתייגות לא אושרה. </w:t>
      </w:r>
    </w:p>
    <w:p w14:paraId="505354AD" w14:textId="77777777" w:rsidR="00000000" w:rsidRDefault="007C71EE">
      <w:pPr>
        <w:pStyle w:val="a"/>
        <w:rPr>
          <w:rFonts w:hint="cs"/>
          <w:rtl/>
        </w:rPr>
      </w:pPr>
    </w:p>
    <w:p w14:paraId="27E45361" w14:textId="77777777" w:rsidR="00000000" w:rsidRDefault="007C71EE">
      <w:pPr>
        <w:pStyle w:val="a"/>
        <w:rPr>
          <w:rFonts w:hint="cs"/>
          <w:rtl/>
        </w:rPr>
      </w:pPr>
      <w:r>
        <w:rPr>
          <w:rFonts w:hint="cs"/>
          <w:rtl/>
        </w:rPr>
        <w:t xml:space="preserve">חבר הכנסת חיים אורון </w:t>
      </w:r>
      <w:r>
        <w:rPr>
          <w:rtl/>
        </w:rPr>
        <w:t>–</w:t>
      </w:r>
      <w:r>
        <w:rPr>
          <w:rFonts w:hint="cs"/>
          <w:rtl/>
        </w:rPr>
        <w:t xml:space="preserve"> מי בעד ההסתייגות? מי נגד ההסתייגות? נמנעים?</w:t>
      </w:r>
    </w:p>
    <w:p w14:paraId="7D5F849B" w14:textId="77777777" w:rsidR="00000000" w:rsidRDefault="007C71EE">
      <w:pPr>
        <w:pStyle w:val="a"/>
        <w:rPr>
          <w:rFonts w:hint="cs"/>
          <w:rtl/>
        </w:rPr>
      </w:pPr>
    </w:p>
    <w:p w14:paraId="546F1C61" w14:textId="77777777" w:rsidR="00000000" w:rsidRDefault="007C71EE">
      <w:pPr>
        <w:pStyle w:val="a"/>
        <w:jc w:val="center"/>
        <w:rPr>
          <w:rFonts w:hint="cs"/>
          <w:b/>
          <w:bCs/>
          <w:rtl/>
        </w:rPr>
      </w:pPr>
      <w:r>
        <w:rPr>
          <w:rFonts w:hint="cs"/>
          <w:b/>
          <w:bCs/>
          <w:rtl/>
        </w:rPr>
        <w:t>הצבעה</w:t>
      </w:r>
    </w:p>
    <w:p w14:paraId="45A088A2" w14:textId="77777777" w:rsidR="00000000" w:rsidRDefault="007C71EE">
      <w:pPr>
        <w:pStyle w:val="a"/>
        <w:jc w:val="center"/>
        <w:rPr>
          <w:rFonts w:hint="cs"/>
          <w:b/>
          <w:bCs/>
          <w:rtl/>
        </w:rPr>
      </w:pPr>
    </w:p>
    <w:p w14:paraId="3AA68F0F" w14:textId="77777777" w:rsidR="00000000" w:rsidRDefault="007C71EE">
      <w:pPr>
        <w:pStyle w:val="a"/>
        <w:jc w:val="center"/>
        <w:rPr>
          <w:rFonts w:hint="cs"/>
          <w:rtl/>
        </w:rPr>
      </w:pPr>
      <w:r>
        <w:rPr>
          <w:rFonts w:hint="cs"/>
          <w:rtl/>
        </w:rPr>
        <w:t>ההסתייגות של</w:t>
      </w:r>
      <w:r>
        <w:rPr>
          <w:rFonts w:hint="cs"/>
          <w:rtl/>
        </w:rPr>
        <w:t xml:space="preserve"> חבר הכנסת חיים אורון לסעיף 34 לא נתקבלה.</w:t>
      </w:r>
    </w:p>
    <w:p w14:paraId="22CB14FB" w14:textId="77777777" w:rsidR="00000000" w:rsidRDefault="007C71EE">
      <w:pPr>
        <w:pStyle w:val="a"/>
        <w:jc w:val="center"/>
        <w:rPr>
          <w:rFonts w:hint="cs"/>
          <w:rtl/>
        </w:rPr>
      </w:pPr>
    </w:p>
    <w:p w14:paraId="63F0B58D" w14:textId="77777777" w:rsidR="00000000" w:rsidRDefault="007C71EE">
      <w:pPr>
        <w:pStyle w:val="ad"/>
        <w:rPr>
          <w:rtl/>
        </w:rPr>
      </w:pPr>
      <w:r>
        <w:rPr>
          <w:rtl/>
        </w:rPr>
        <w:t>היו"ר יולי-יואל אדלשטיין:</w:t>
      </w:r>
    </w:p>
    <w:p w14:paraId="2471D04B" w14:textId="77777777" w:rsidR="00000000" w:rsidRDefault="007C71EE">
      <w:pPr>
        <w:pStyle w:val="a"/>
        <w:rPr>
          <w:rtl/>
        </w:rPr>
      </w:pPr>
    </w:p>
    <w:p w14:paraId="3D50A091" w14:textId="77777777" w:rsidR="00000000" w:rsidRDefault="007C71EE">
      <w:pPr>
        <w:pStyle w:val="a"/>
        <w:rPr>
          <w:rFonts w:hint="cs"/>
          <w:rtl/>
        </w:rPr>
      </w:pPr>
      <w:r>
        <w:rPr>
          <w:rFonts w:hint="cs"/>
          <w:rtl/>
        </w:rPr>
        <w:t xml:space="preserve">תודה. ההסתייגות לא אושרה. </w:t>
      </w:r>
    </w:p>
    <w:p w14:paraId="592CB3EA" w14:textId="77777777" w:rsidR="00000000" w:rsidRDefault="007C71EE">
      <w:pPr>
        <w:pStyle w:val="a"/>
        <w:rPr>
          <w:rFonts w:hint="cs"/>
          <w:rtl/>
        </w:rPr>
      </w:pPr>
    </w:p>
    <w:p w14:paraId="22FEFEA9" w14:textId="77777777" w:rsidR="00000000" w:rsidRDefault="007C71EE">
      <w:pPr>
        <w:pStyle w:val="a"/>
        <w:rPr>
          <w:rFonts w:hint="cs"/>
          <w:rtl/>
        </w:rPr>
      </w:pPr>
      <w:r>
        <w:rPr>
          <w:rFonts w:hint="cs"/>
          <w:rtl/>
        </w:rPr>
        <w:t xml:space="preserve">חבר הכנסת רן כהן </w:t>
      </w:r>
      <w:r>
        <w:rPr>
          <w:rtl/>
        </w:rPr>
        <w:t>–</w:t>
      </w:r>
      <w:r>
        <w:rPr>
          <w:rFonts w:hint="cs"/>
          <w:rtl/>
        </w:rPr>
        <w:t xml:space="preserve"> מי בעד ההסתייגות? מי נגד ההסתייגות? נמנעים?</w:t>
      </w:r>
    </w:p>
    <w:p w14:paraId="2B7C6D64" w14:textId="77777777" w:rsidR="00000000" w:rsidRDefault="007C71EE">
      <w:pPr>
        <w:pStyle w:val="a"/>
        <w:ind w:left="3600" w:firstLine="0"/>
        <w:rPr>
          <w:rtl/>
        </w:rPr>
      </w:pPr>
    </w:p>
    <w:p w14:paraId="5F7D608E" w14:textId="77777777" w:rsidR="00000000" w:rsidRDefault="007C71EE">
      <w:pPr>
        <w:pStyle w:val="a"/>
        <w:ind w:left="3600" w:firstLine="0"/>
        <w:rPr>
          <w:rFonts w:hint="cs"/>
          <w:b/>
          <w:bCs/>
          <w:rtl/>
        </w:rPr>
      </w:pPr>
      <w:r>
        <w:rPr>
          <w:rFonts w:hint="cs"/>
          <w:b/>
          <w:bCs/>
          <w:rtl/>
        </w:rPr>
        <w:t>הצבעה</w:t>
      </w:r>
    </w:p>
    <w:p w14:paraId="67EE0F82" w14:textId="77777777" w:rsidR="00000000" w:rsidRDefault="007C71EE">
      <w:pPr>
        <w:pStyle w:val="a"/>
        <w:jc w:val="center"/>
        <w:rPr>
          <w:rFonts w:hint="cs"/>
          <w:b/>
          <w:bCs/>
          <w:rtl/>
        </w:rPr>
      </w:pPr>
    </w:p>
    <w:p w14:paraId="32D5EBF5" w14:textId="77777777" w:rsidR="00000000" w:rsidRDefault="007C71EE">
      <w:pPr>
        <w:pStyle w:val="a"/>
        <w:jc w:val="center"/>
        <w:rPr>
          <w:rFonts w:hint="cs"/>
          <w:rtl/>
        </w:rPr>
      </w:pPr>
      <w:r>
        <w:rPr>
          <w:rFonts w:hint="cs"/>
          <w:rtl/>
        </w:rPr>
        <w:t>ההסתייגות של חבר הכנסת רן כהן לסעיף 34 לא נתקבלה.</w:t>
      </w:r>
    </w:p>
    <w:p w14:paraId="53C9E7E6" w14:textId="77777777" w:rsidR="00000000" w:rsidRDefault="007C71EE">
      <w:pPr>
        <w:pStyle w:val="a"/>
        <w:jc w:val="center"/>
        <w:rPr>
          <w:rFonts w:hint="cs"/>
          <w:b/>
          <w:bCs/>
          <w:rtl/>
        </w:rPr>
      </w:pPr>
    </w:p>
    <w:p w14:paraId="03D250DA" w14:textId="77777777" w:rsidR="00000000" w:rsidRDefault="007C71EE">
      <w:pPr>
        <w:pStyle w:val="ad"/>
        <w:rPr>
          <w:rtl/>
        </w:rPr>
      </w:pPr>
      <w:r>
        <w:rPr>
          <w:rtl/>
        </w:rPr>
        <w:t>היו"ר יולי-יואל אדלשטיין:</w:t>
      </w:r>
    </w:p>
    <w:p w14:paraId="36747D0F" w14:textId="77777777" w:rsidR="00000000" w:rsidRDefault="007C71EE">
      <w:pPr>
        <w:pStyle w:val="a"/>
        <w:rPr>
          <w:rtl/>
        </w:rPr>
      </w:pPr>
    </w:p>
    <w:p w14:paraId="2DEE7554" w14:textId="77777777" w:rsidR="00000000" w:rsidRDefault="007C71EE">
      <w:pPr>
        <w:pStyle w:val="a"/>
        <w:rPr>
          <w:rFonts w:hint="cs"/>
          <w:rtl/>
        </w:rPr>
      </w:pPr>
      <w:r>
        <w:rPr>
          <w:rFonts w:hint="cs"/>
          <w:rtl/>
        </w:rPr>
        <w:t>תודה. ההס</w:t>
      </w:r>
      <w:r>
        <w:rPr>
          <w:rFonts w:hint="cs"/>
          <w:rtl/>
        </w:rPr>
        <w:t xml:space="preserve">תייגות לא אושרה. </w:t>
      </w:r>
    </w:p>
    <w:p w14:paraId="3017D8EE" w14:textId="77777777" w:rsidR="00000000" w:rsidRDefault="007C71EE">
      <w:pPr>
        <w:pStyle w:val="a"/>
        <w:rPr>
          <w:rFonts w:hint="cs"/>
          <w:rtl/>
        </w:rPr>
      </w:pPr>
    </w:p>
    <w:p w14:paraId="1DE9EBE5" w14:textId="77777777" w:rsidR="00000000" w:rsidRDefault="007C71EE">
      <w:pPr>
        <w:pStyle w:val="a"/>
        <w:rPr>
          <w:rFonts w:hint="cs"/>
          <w:rtl/>
        </w:rPr>
      </w:pPr>
      <w:r>
        <w:rPr>
          <w:rFonts w:hint="cs"/>
          <w:rtl/>
        </w:rPr>
        <w:t xml:space="preserve">חברת הכנסת זהבה גלאון </w:t>
      </w:r>
      <w:r>
        <w:rPr>
          <w:rtl/>
        </w:rPr>
        <w:t>–</w:t>
      </w:r>
      <w:r>
        <w:rPr>
          <w:rFonts w:hint="cs"/>
          <w:rtl/>
        </w:rPr>
        <w:t xml:space="preserve"> מי בעד ההסתייגות? מי נגד ההסתייגות? נמנעים?</w:t>
      </w:r>
    </w:p>
    <w:p w14:paraId="320B63F8" w14:textId="77777777" w:rsidR="00000000" w:rsidRDefault="007C71EE">
      <w:pPr>
        <w:pStyle w:val="a"/>
        <w:rPr>
          <w:rFonts w:hint="cs"/>
          <w:rtl/>
        </w:rPr>
      </w:pPr>
    </w:p>
    <w:p w14:paraId="7A06E846" w14:textId="77777777" w:rsidR="00000000" w:rsidRDefault="007C71EE">
      <w:pPr>
        <w:pStyle w:val="a"/>
        <w:jc w:val="center"/>
        <w:rPr>
          <w:rFonts w:hint="cs"/>
          <w:b/>
          <w:bCs/>
          <w:rtl/>
        </w:rPr>
      </w:pPr>
      <w:r>
        <w:rPr>
          <w:rFonts w:hint="cs"/>
          <w:b/>
          <w:bCs/>
          <w:rtl/>
        </w:rPr>
        <w:t>הצבעה</w:t>
      </w:r>
    </w:p>
    <w:p w14:paraId="7609B4B2" w14:textId="77777777" w:rsidR="00000000" w:rsidRDefault="007C71EE">
      <w:pPr>
        <w:pStyle w:val="a"/>
        <w:jc w:val="center"/>
        <w:rPr>
          <w:rFonts w:hint="cs"/>
          <w:b/>
          <w:bCs/>
          <w:rtl/>
        </w:rPr>
      </w:pPr>
    </w:p>
    <w:p w14:paraId="6D6606D3" w14:textId="77777777" w:rsidR="00000000" w:rsidRDefault="007C71EE">
      <w:pPr>
        <w:pStyle w:val="a"/>
        <w:jc w:val="center"/>
        <w:rPr>
          <w:rFonts w:hint="cs"/>
          <w:rtl/>
        </w:rPr>
      </w:pPr>
      <w:r>
        <w:rPr>
          <w:rFonts w:hint="cs"/>
          <w:rtl/>
        </w:rPr>
        <w:t>ההסתייגות של חברת הכנסת זהבה גלאון לסעיף 34 לא נתקבלה.</w:t>
      </w:r>
    </w:p>
    <w:p w14:paraId="7E20B7B9" w14:textId="77777777" w:rsidR="00000000" w:rsidRDefault="007C71EE">
      <w:pPr>
        <w:pStyle w:val="a"/>
        <w:jc w:val="center"/>
        <w:rPr>
          <w:rFonts w:hint="cs"/>
          <w:rtl/>
        </w:rPr>
      </w:pPr>
    </w:p>
    <w:p w14:paraId="483523C6" w14:textId="77777777" w:rsidR="00000000" w:rsidRDefault="007C71EE">
      <w:pPr>
        <w:pStyle w:val="ad"/>
        <w:rPr>
          <w:rtl/>
        </w:rPr>
      </w:pPr>
      <w:r>
        <w:rPr>
          <w:rtl/>
        </w:rPr>
        <w:t>היו"ר יולי-יואל אדלשטיין:</w:t>
      </w:r>
    </w:p>
    <w:p w14:paraId="39AA4E9A" w14:textId="77777777" w:rsidR="00000000" w:rsidRDefault="007C71EE">
      <w:pPr>
        <w:pStyle w:val="a"/>
        <w:rPr>
          <w:rtl/>
        </w:rPr>
      </w:pPr>
    </w:p>
    <w:p w14:paraId="55964475" w14:textId="77777777" w:rsidR="00000000" w:rsidRDefault="007C71EE">
      <w:pPr>
        <w:pStyle w:val="a"/>
        <w:rPr>
          <w:rFonts w:hint="cs"/>
          <w:rtl/>
        </w:rPr>
      </w:pPr>
      <w:r>
        <w:rPr>
          <w:rFonts w:hint="cs"/>
          <w:rtl/>
        </w:rPr>
        <w:t xml:space="preserve">תודה. ההסתייגות לא אושרה. </w:t>
      </w:r>
    </w:p>
    <w:p w14:paraId="00CD2688" w14:textId="77777777" w:rsidR="00000000" w:rsidRDefault="007C71EE">
      <w:pPr>
        <w:pStyle w:val="a"/>
        <w:rPr>
          <w:rFonts w:hint="cs"/>
          <w:rtl/>
        </w:rPr>
      </w:pPr>
    </w:p>
    <w:p w14:paraId="594BE3B4" w14:textId="77777777" w:rsidR="00000000" w:rsidRDefault="007C71EE">
      <w:pPr>
        <w:pStyle w:val="a"/>
        <w:rPr>
          <w:rFonts w:hint="cs"/>
          <w:rtl/>
        </w:rPr>
      </w:pPr>
      <w:r>
        <w:rPr>
          <w:rFonts w:hint="cs"/>
          <w:rtl/>
        </w:rPr>
        <w:t xml:space="preserve">חבר הכנסת ברונפמן </w:t>
      </w:r>
      <w:r>
        <w:rPr>
          <w:rtl/>
        </w:rPr>
        <w:t>–</w:t>
      </w:r>
      <w:r>
        <w:rPr>
          <w:rFonts w:hint="cs"/>
          <w:rtl/>
        </w:rPr>
        <w:t xml:space="preserve"> מי בעד ההסתייגות? מי נגד ההסתי</w:t>
      </w:r>
      <w:r>
        <w:rPr>
          <w:rFonts w:hint="cs"/>
          <w:rtl/>
        </w:rPr>
        <w:t>יגות? נמנעים?</w:t>
      </w:r>
    </w:p>
    <w:p w14:paraId="4F6B685A" w14:textId="77777777" w:rsidR="00000000" w:rsidRDefault="007C71EE">
      <w:pPr>
        <w:pStyle w:val="a"/>
        <w:jc w:val="center"/>
        <w:rPr>
          <w:rFonts w:hint="cs"/>
          <w:rtl/>
        </w:rPr>
      </w:pPr>
    </w:p>
    <w:p w14:paraId="668F2294" w14:textId="77777777" w:rsidR="00000000" w:rsidRDefault="007C71EE">
      <w:pPr>
        <w:pStyle w:val="a"/>
        <w:jc w:val="center"/>
        <w:rPr>
          <w:rFonts w:hint="cs"/>
          <w:b/>
          <w:bCs/>
          <w:rtl/>
        </w:rPr>
      </w:pPr>
      <w:r>
        <w:rPr>
          <w:rFonts w:hint="cs"/>
          <w:b/>
          <w:bCs/>
          <w:rtl/>
        </w:rPr>
        <w:t>הצבעה</w:t>
      </w:r>
    </w:p>
    <w:p w14:paraId="1C2E7876" w14:textId="77777777" w:rsidR="00000000" w:rsidRDefault="007C71EE">
      <w:pPr>
        <w:pStyle w:val="a"/>
        <w:jc w:val="center"/>
        <w:rPr>
          <w:rFonts w:hint="cs"/>
          <w:b/>
          <w:bCs/>
          <w:rtl/>
        </w:rPr>
      </w:pPr>
    </w:p>
    <w:p w14:paraId="3DD00189" w14:textId="77777777" w:rsidR="00000000" w:rsidRDefault="007C71EE">
      <w:pPr>
        <w:pStyle w:val="a"/>
        <w:jc w:val="center"/>
        <w:rPr>
          <w:rFonts w:hint="cs"/>
          <w:rtl/>
        </w:rPr>
      </w:pPr>
      <w:r>
        <w:rPr>
          <w:rFonts w:hint="cs"/>
          <w:rtl/>
        </w:rPr>
        <w:t>ההסתייגות של חבר הכנסת רומן ברונפמן לסעיף 34 לא נתקבלה.</w:t>
      </w:r>
    </w:p>
    <w:p w14:paraId="6FD7C739" w14:textId="77777777" w:rsidR="00000000" w:rsidRDefault="007C71EE">
      <w:pPr>
        <w:pStyle w:val="a"/>
        <w:jc w:val="center"/>
        <w:rPr>
          <w:rFonts w:hint="cs"/>
          <w:rtl/>
        </w:rPr>
      </w:pPr>
    </w:p>
    <w:p w14:paraId="4402C979" w14:textId="77777777" w:rsidR="00000000" w:rsidRDefault="007C71EE">
      <w:pPr>
        <w:pStyle w:val="ad"/>
        <w:rPr>
          <w:rtl/>
        </w:rPr>
      </w:pPr>
      <w:r>
        <w:rPr>
          <w:rtl/>
        </w:rPr>
        <w:t>היו"ר יולי-יואל אדלשטיין:</w:t>
      </w:r>
    </w:p>
    <w:p w14:paraId="39F7F2DC" w14:textId="77777777" w:rsidR="00000000" w:rsidRDefault="007C71EE">
      <w:pPr>
        <w:pStyle w:val="a"/>
        <w:rPr>
          <w:rtl/>
        </w:rPr>
      </w:pPr>
    </w:p>
    <w:p w14:paraId="782CBBD5" w14:textId="77777777" w:rsidR="00000000" w:rsidRDefault="007C71EE">
      <w:pPr>
        <w:pStyle w:val="a"/>
        <w:rPr>
          <w:rFonts w:hint="cs"/>
          <w:rtl/>
        </w:rPr>
      </w:pPr>
      <w:r>
        <w:rPr>
          <w:rFonts w:hint="cs"/>
          <w:rtl/>
        </w:rPr>
        <w:t xml:space="preserve">תודה. ההסתייגות לא אושרה. </w:t>
      </w:r>
    </w:p>
    <w:p w14:paraId="672ED961" w14:textId="77777777" w:rsidR="00000000" w:rsidRDefault="007C71EE">
      <w:pPr>
        <w:pStyle w:val="ac"/>
        <w:rPr>
          <w:rFonts w:hint="cs"/>
          <w:rtl/>
        </w:rPr>
      </w:pPr>
    </w:p>
    <w:p w14:paraId="0B5659F3" w14:textId="77777777" w:rsidR="00000000" w:rsidRDefault="007C71EE">
      <w:pPr>
        <w:pStyle w:val="ac"/>
        <w:rPr>
          <w:rtl/>
        </w:rPr>
      </w:pPr>
      <w:r>
        <w:rPr>
          <w:rFonts w:hint="eastAsia"/>
          <w:rtl/>
        </w:rPr>
        <w:t>יצחק</w:t>
      </w:r>
      <w:r>
        <w:rPr>
          <w:rtl/>
        </w:rPr>
        <w:t xml:space="preserve"> כהן (ש"ס):</w:t>
      </w:r>
    </w:p>
    <w:p w14:paraId="0AC56E7C" w14:textId="77777777" w:rsidR="00000000" w:rsidRDefault="007C71EE">
      <w:pPr>
        <w:pStyle w:val="a"/>
        <w:rPr>
          <w:rFonts w:hint="cs"/>
          <w:rtl/>
        </w:rPr>
      </w:pPr>
    </w:p>
    <w:p w14:paraId="532C4F28" w14:textId="77777777" w:rsidR="00000000" w:rsidRDefault="007C71EE">
      <w:pPr>
        <w:pStyle w:val="a"/>
        <w:rPr>
          <w:rFonts w:hint="cs"/>
          <w:rtl/>
        </w:rPr>
      </w:pPr>
      <w:r>
        <w:rPr>
          <w:rFonts w:hint="cs"/>
          <w:rtl/>
        </w:rPr>
        <w:t xml:space="preserve">זה לא עבר. </w:t>
      </w:r>
    </w:p>
    <w:p w14:paraId="65E58FA4" w14:textId="77777777" w:rsidR="00000000" w:rsidRDefault="007C71EE">
      <w:pPr>
        <w:pStyle w:val="a"/>
        <w:jc w:val="center"/>
        <w:rPr>
          <w:rFonts w:hint="cs"/>
          <w:rtl/>
        </w:rPr>
      </w:pPr>
    </w:p>
    <w:p w14:paraId="32C465D0" w14:textId="77777777" w:rsidR="00000000" w:rsidRDefault="007C71EE">
      <w:pPr>
        <w:pStyle w:val="ac"/>
        <w:rPr>
          <w:rtl/>
        </w:rPr>
      </w:pPr>
      <w:r>
        <w:rPr>
          <w:rFonts w:hint="eastAsia"/>
          <w:rtl/>
        </w:rPr>
        <w:t>יאיר</w:t>
      </w:r>
      <w:r>
        <w:rPr>
          <w:rtl/>
        </w:rPr>
        <w:t xml:space="preserve"> פרץ (ש"ס):</w:t>
      </w:r>
    </w:p>
    <w:p w14:paraId="3382B13C" w14:textId="77777777" w:rsidR="00000000" w:rsidRDefault="007C71EE">
      <w:pPr>
        <w:pStyle w:val="a"/>
        <w:rPr>
          <w:rFonts w:hint="cs"/>
          <w:rtl/>
        </w:rPr>
      </w:pPr>
    </w:p>
    <w:p w14:paraId="37D60804" w14:textId="77777777" w:rsidR="00000000" w:rsidRDefault="007C71EE">
      <w:pPr>
        <w:pStyle w:val="a"/>
        <w:rPr>
          <w:rFonts w:hint="cs"/>
          <w:rtl/>
        </w:rPr>
      </w:pPr>
      <w:r>
        <w:rPr>
          <w:rFonts w:hint="cs"/>
          <w:rtl/>
        </w:rPr>
        <w:t xml:space="preserve">זה לא עבר. </w:t>
      </w:r>
    </w:p>
    <w:p w14:paraId="28FE444A" w14:textId="77777777" w:rsidR="00000000" w:rsidRDefault="007C71EE">
      <w:pPr>
        <w:pStyle w:val="a"/>
        <w:rPr>
          <w:rFonts w:hint="cs"/>
          <w:rtl/>
        </w:rPr>
      </w:pPr>
    </w:p>
    <w:p w14:paraId="3D8EA59F" w14:textId="77777777" w:rsidR="00000000" w:rsidRDefault="007C71EE">
      <w:pPr>
        <w:pStyle w:val="ad"/>
        <w:rPr>
          <w:rtl/>
        </w:rPr>
      </w:pPr>
      <w:r>
        <w:rPr>
          <w:rtl/>
        </w:rPr>
        <w:t>היו"ר יולי-יואל אדלשטיין:</w:t>
      </w:r>
    </w:p>
    <w:p w14:paraId="24749D54" w14:textId="77777777" w:rsidR="00000000" w:rsidRDefault="007C71EE">
      <w:pPr>
        <w:pStyle w:val="a"/>
        <w:rPr>
          <w:rtl/>
        </w:rPr>
      </w:pPr>
    </w:p>
    <w:p w14:paraId="28C46DD1" w14:textId="77777777" w:rsidR="00000000" w:rsidRDefault="007C71EE">
      <w:pPr>
        <w:pStyle w:val="a"/>
        <w:rPr>
          <w:rFonts w:hint="cs"/>
          <w:rtl/>
        </w:rPr>
      </w:pPr>
      <w:r>
        <w:rPr>
          <w:rFonts w:hint="cs"/>
          <w:rtl/>
        </w:rPr>
        <w:t xml:space="preserve">חבר הכנסת אבשלום וילן </w:t>
      </w:r>
      <w:r>
        <w:rPr>
          <w:rtl/>
        </w:rPr>
        <w:t>–</w:t>
      </w:r>
      <w:r>
        <w:rPr>
          <w:rFonts w:hint="cs"/>
          <w:rtl/>
        </w:rPr>
        <w:t xml:space="preserve"> לא נמצא.</w:t>
      </w:r>
    </w:p>
    <w:p w14:paraId="12B5BDA6" w14:textId="77777777" w:rsidR="00000000" w:rsidRDefault="007C71EE">
      <w:pPr>
        <w:pStyle w:val="a"/>
        <w:rPr>
          <w:rFonts w:hint="cs"/>
          <w:rtl/>
        </w:rPr>
      </w:pPr>
      <w:r>
        <w:rPr>
          <w:rFonts w:hint="cs"/>
          <w:rtl/>
        </w:rPr>
        <w:t xml:space="preserve"> </w:t>
      </w:r>
    </w:p>
    <w:p w14:paraId="61395129" w14:textId="77777777" w:rsidR="00000000" w:rsidRDefault="007C71EE">
      <w:pPr>
        <w:pStyle w:val="a"/>
        <w:rPr>
          <w:rFonts w:hint="cs"/>
          <w:rtl/>
        </w:rPr>
      </w:pPr>
      <w:r>
        <w:rPr>
          <w:rFonts w:hint="cs"/>
          <w:rtl/>
        </w:rPr>
        <w:t xml:space="preserve">אנחנו עוברים לעמוד 173. על מנת להסיר כל ספק, אנחנו נערוך הצבעה אלקטרונית. אנחנו מצביעים על ההסתייגות של חבר הכנסת יעקב ליצמן. אני מבקש מכולם לשבת, רק ההצבעה מן המקום תיחשב. ההצבעה החלה. </w:t>
      </w:r>
    </w:p>
    <w:p w14:paraId="6EEB7326" w14:textId="77777777" w:rsidR="00000000" w:rsidRDefault="007C71EE">
      <w:pPr>
        <w:pStyle w:val="a"/>
        <w:rPr>
          <w:rFonts w:hint="cs"/>
          <w:rtl/>
        </w:rPr>
      </w:pPr>
    </w:p>
    <w:p w14:paraId="59AD702A" w14:textId="77777777" w:rsidR="00000000" w:rsidRDefault="007C71EE">
      <w:pPr>
        <w:pStyle w:val="a"/>
        <w:jc w:val="center"/>
        <w:rPr>
          <w:rFonts w:hint="cs"/>
          <w:b/>
          <w:bCs/>
          <w:rtl/>
        </w:rPr>
      </w:pPr>
      <w:r>
        <w:rPr>
          <w:rFonts w:hint="cs"/>
          <w:b/>
          <w:bCs/>
          <w:rtl/>
        </w:rPr>
        <w:t>הצבעה מס' 77</w:t>
      </w:r>
    </w:p>
    <w:p w14:paraId="6DB4E2BB" w14:textId="77777777" w:rsidR="00000000" w:rsidRDefault="007C71EE">
      <w:pPr>
        <w:pStyle w:val="a"/>
        <w:jc w:val="center"/>
        <w:rPr>
          <w:rFonts w:hint="cs"/>
          <w:b/>
          <w:bCs/>
          <w:rtl/>
        </w:rPr>
      </w:pPr>
    </w:p>
    <w:p w14:paraId="4F6B1A37"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43</w:t>
      </w:r>
    </w:p>
    <w:p w14:paraId="5AD99A9A" w14:textId="77777777" w:rsidR="00000000" w:rsidRDefault="007C71EE">
      <w:pPr>
        <w:pStyle w:val="a"/>
        <w:jc w:val="center"/>
        <w:rPr>
          <w:rFonts w:hint="cs"/>
          <w:rtl/>
        </w:rPr>
      </w:pPr>
      <w:r>
        <w:rPr>
          <w:rFonts w:hint="cs"/>
          <w:rtl/>
        </w:rPr>
        <w:t xml:space="preserve">נגד </w:t>
      </w:r>
      <w:r>
        <w:rPr>
          <w:rtl/>
        </w:rPr>
        <w:t>–</w:t>
      </w:r>
      <w:r>
        <w:rPr>
          <w:rFonts w:hint="cs"/>
          <w:rtl/>
        </w:rPr>
        <w:t xml:space="preserve"> 51</w:t>
      </w:r>
    </w:p>
    <w:p w14:paraId="690CF1FD"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30AC7444" w14:textId="77777777" w:rsidR="00000000" w:rsidRDefault="007C71EE">
      <w:pPr>
        <w:pStyle w:val="a"/>
        <w:jc w:val="center"/>
        <w:rPr>
          <w:rFonts w:hint="cs"/>
          <w:rtl/>
        </w:rPr>
      </w:pPr>
      <w:r>
        <w:rPr>
          <w:rFonts w:hint="cs"/>
          <w:rtl/>
        </w:rPr>
        <w:t xml:space="preserve">ההסתייגות של </w:t>
      </w:r>
      <w:r>
        <w:rPr>
          <w:rFonts w:hint="cs"/>
          <w:rtl/>
        </w:rPr>
        <w:t>חבר הכנסת יעקב ליצמן לסעיף 34 לא נתקבלה.</w:t>
      </w:r>
    </w:p>
    <w:p w14:paraId="62F52A1F" w14:textId="77777777" w:rsidR="00000000" w:rsidRDefault="007C71EE">
      <w:pPr>
        <w:pStyle w:val="a"/>
        <w:jc w:val="center"/>
        <w:rPr>
          <w:rFonts w:hint="cs"/>
          <w:rtl/>
        </w:rPr>
      </w:pPr>
    </w:p>
    <w:p w14:paraId="725DC3CC" w14:textId="77777777" w:rsidR="00000000" w:rsidRDefault="007C71EE">
      <w:pPr>
        <w:pStyle w:val="ad"/>
        <w:rPr>
          <w:rtl/>
        </w:rPr>
      </w:pPr>
      <w:r>
        <w:rPr>
          <w:rtl/>
        </w:rPr>
        <w:t>היו"ר יולי-יואל אדלשטיין:</w:t>
      </w:r>
    </w:p>
    <w:p w14:paraId="122D4F77" w14:textId="77777777" w:rsidR="00000000" w:rsidRDefault="007C71EE">
      <w:pPr>
        <w:pStyle w:val="a"/>
        <w:rPr>
          <w:rtl/>
        </w:rPr>
      </w:pPr>
    </w:p>
    <w:p w14:paraId="6F4E4080" w14:textId="77777777" w:rsidR="00000000" w:rsidRDefault="007C71EE">
      <w:pPr>
        <w:pStyle w:val="a"/>
        <w:rPr>
          <w:rFonts w:hint="cs"/>
          <w:rtl/>
        </w:rPr>
      </w:pPr>
      <w:r>
        <w:rPr>
          <w:rFonts w:hint="cs"/>
          <w:rtl/>
        </w:rPr>
        <w:t xml:space="preserve">נגד </w:t>
      </w:r>
      <w:r>
        <w:rPr>
          <w:rtl/>
        </w:rPr>
        <w:t>–</w:t>
      </w:r>
      <w:r>
        <w:rPr>
          <w:rFonts w:hint="cs"/>
          <w:rtl/>
        </w:rPr>
        <w:t xml:space="preserve"> 52, לרבות ראובן ריבלין; בעד </w:t>
      </w:r>
      <w:r>
        <w:rPr>
          <w:rtl/>
        </w:rPr>
        <w:t>–</w:t>
      </w:r>
      <w:r>
        <w:rPr>
          <w:rFonts w:hint="cs"/>
          <w:rtl/>
        </w:rPr>
        <w:t xml:space="preserve"> 43. יחסי הכוחות ברורים וההסתייגות לא עברה. </w:t>
      </w:r>
    </w:p>
    <w:p w14:paraId="280D5827" w14:textId="77777777" w:rsidR="00000000" w:rsidRDefault="007C71EE">
      <w:pPr>
        <w:pStyle w:val="a"/>
        <w:rPr>
          <w:rFonts w:hint="cs"/>
          <w:rtl/>
        </w:rPr>
      </w:pPr>
    </w:p>
    <w:p w14:paraId="22FB8824" w14:textId="77777777" w:rsidR="00000000" w:rsidRDefault="007C71EE">
      <w:pPr>
        <w:pStyle w:val="a"/>
        <w:rPr>
          <w:rFonts w:hint="cs"/>
          <w:rtl/>
        </w:rPr>
      </w:pPr>
      <w:r>
        <w:rPr>
          <w:rFonts w:hint="cs"/>
          <w:rtl/>
        </w:rPr>
        <w:t xml:space="preserve">חבר הכנסת רביץ - לא נמצא. </w:t>
      </w:r>
    </w:p>
    <w:p w14:paraId="26A29ADB" w14:textId="77777777" w:rsidR="00000000" w:rsidRDefault="007C71EE">
      <w:pPr>
        <w:pStyle w:val="a"/>
        <w:rPr>
          <w:rFonts w:hint="cs"/>
          <w:rtl/>
        </w:rPr>
      </w:pPr>
    </w:p>
    <w:p w14:paraId="471B8BDD" w14:textId="77777777" w:rsidR="00000000" w:rsidRDefault="007C71EE">
      <w:pPr>
        <w:pStyle w:val="a"/>
        <w:rPr>
          <w:rFonts w:hint="cs"/>
          <w:rtl/>
        </w:rPr>
      </w:pPr>
      <w:r>
        <w:rPr>
          <w:rFonts w:hint="cs"/>
          <w:rtl/>
        </w:rPr>
        <w:t xml:space="preserve">חבר הכנסת מאיר פרוש </w:t>
      </w:r>
      <w:r>
        <w:rPr>
          <w:rtl/>
        </w:rPr>
        <w:t>–</w:t>
      </w:r>
      <w:r>
        <w:rPr>
          <w:rFonts w:hint="cs"/>
          <w:rtl/>
        </w:rPr>
        <w:t xml:space="preserve"> מי בעד ההסתייגות? מי נגד ההסתייגות? נמנעים?</w:t>
      </w:r>
    </w:p>
    <w:p w14:paraId="06D181FE" w14:textId="77777777" w:rsidR="00000000" w:rsidRDefault="007C71EE">
      <w:pPr>
        <w:pStyle w:val="a"/>
        <w:rPr>
          <w:rFonts w:hint="cs"/>
          <w:rtl/>
        </w:rPr>
      </w:pPr>
    </w:p>
    <w:p w14:paraId="2E74A58C" w14:textId="77777777" w:rsidR="00000000" w:rsidRDefault="007C71EE">
      <w:pPr>
        <w:pStyle w:val="a"/>
        <w:jc w:val="center"/>
        <w:rPr>
          <w:rFonts w:hint="cs"/>
          <w:b/>
          <w:bCs/>
          <w:rtl/>
        </w:rPr>
      </w:pPr>
      <w:r>
        <w:rPr>
          <w:rFonts w:hint="cs"/>
          <w:b/>
          <w:bCs/>
          <w:rtl/>
        </w:rPr>
        <w:t>הצבעה</w:t>
      </w:r>
    </w:p>
    <w:p w14:paraId="4BFFAF25" w14:textId="77777777" w:rsidR="00000000" w:rsidRDefault="007C71EE">
      <w:pPr>
        <w:pStyle w:val="a"/>
        <w:jc w:val="center"/>
        <w:rPr>
          <w:rFonts w:hint="cs"/>
          <w:b/>
          <w:bCs/>
          <w:rtl/>
        </w:rPr>
      </w:pPr>
    </w:p>
    <w:p w14:paraId="2AEEFCA1" w14:textId="77777777" w:rsidR="00000000" w:rsidRDefault="007C71EE">
      <w:pPr>
        <w:pStyle w:val="a"/>
        <w:jc w:val="center"/>
        <w:rPr>
          <w:rFonts w:hint="cs"/>
          <w:rtl/>
        </w:rPr>
      </w:pPr>
      <w:r>
        <w:rPr>
          <w:rFonts w:hint="cs"/>
          <w:rtl/>
        </w:rPr>
        <w:t>ההסת</w:t>
      </w:r>
      <w:r>
        <w:rPr>
          <w:rFonts w:hint="cs"/>
          <w:rtl/>
        </w:rPr>
        <w:t>ייגות של חבר הכנסת מאיר פרוש לסעיף 34 לא נתקבלה.</w:t>
      </w:r>
    </w:p>
    <w:p w14:paraId="2D5E6C54" w14:textId="77777777" w:rsidR="00000000" w:rsidRDefault="007C71EE">
      <w:pPr>
        <w:pStyle w:val="a"/>
        <w:jc w:val="center"/>
        <w:rPr>
          <w:rFonts w:hint="cs"/>
          <w:rtl/>
        </w:rPr>
      </w:pPr>
    </w:p>
    <w:p w14:paraId="1A6EA311" w14:textId="77777777" w:rsidR="00000000" w:rsidRDefault="007C71EE">
      <w:pPr>
        <w:pStyle w:val="ad"/>
        <w:rPr>
          <w:rtl/>
        </w:rPr>
      </w:pPr>
      <w:r>
        <w:rPr>
          <w:rtl/>
        </w:rPr>
        <w:t>היו"ר יולי-יואל אדלשטיין:</w:t>
      </w:r>
    </w:p>
    <w:p w14:paraId="217280C5" w14:textId="77777777" w:rsidR="00000000" w:rsidRDefault="007C71EE">
      <w:pPr>
        <w:pStyle w:val="a"/>
        <w:rPr>
          <w:rtl/>
        </w:rPr>
      </w:pPr>
    </w:p>
    <w:p w14:paraId="40C2C4E2" w14:textId="77777777" w:rsidR="00000000" w:rsidRDefault="007C71EE">
      <w:pPr>
        <w:pStyle w:val="a"/>
        <w:rPr>
          <w:rFonts w:hint="cs"/>
          <w:rtl/>
        </w:rPr>
      </w:pPr>
      <w:r>
        <w:rPr>
          <w:rFonts w:hint="cs"/>
          <w:rtl/>
        </w:rPr>
        <w:t xml:space="preserve">תודה. ההסתייגות לא אושרה. </w:t>
      </w:r>
    </w:p>
    <w:p w14:paraId="0B07D83D" w14:textId="77777777" w:rsidR="00000000" w:rsidRDefault="007C71EE">
      <w:pPr>
        <w:pStyle w:val="a"/>
        <w:rPr>
          <w:rFonts w:hint="cs"/>
          <w:rtl/>
        </w:rPr>
      </w:pPr>
    </w:p>
    <w:p w14:paraId="46FF503C" w14:textId="77777777" w:rsidR="00000000" w:rsidRDefault="007C71EE">
      <w:pPr>
        <w:pStyle w:val="a"/>
        <w:rPr>
          <w:rFonts w:hint="cs"/>
          <w:rtl/>
        </w:rPr>
      </w:pPr>
      <w:r>
        <w:rPr>
          <w:rFonts w:hint="cs"/>
          <w:rtl/>
        </w:rPr>
        <w:t xml:space="preserve">חבר הכנסת משה גפני - איננו. </w:t>
      </w:r>
    </w:p>
    <w:p w14:paraId="4BB5F0DA" w14:textId="77777777" w:rsidR="00000000" w:rsidRDefault="007C71EE">
      <w:pPr>
        <w:pStyle w:val="a"/>
        <w:rPr>
          <w:rFonts w:hint="cs"/>
          <w:rtl/>
        </w:rPr>
      </w:pPr>
    </w:p>
    <w:p w14:paraId="1DE5B9FB" w14:textId="77777777" w:rsidR="00000000" w:rsidRDefault="007C71EE">
      <w:pPr>
        <w:pStyle w:val="a"/>
        <w:rPr>
          <w:rFonts w:hint="cs"/>
          <w:rtl/>
        </w:rPr>
      </w:pPr>
      <w:r>
        <w:rPr>
          <w:rFonts w:hint="cs"/>
          <w:rtl/>
        </w:rPr>
        <w:t xml:space="preserve">חבר הכנסת ישראל אייכלר </w:t>
      </w:r>
      <w:r>
        <w:rPr>
          <w:rtl/>
        </w:rPr>
        <w:t>–</w:t>
      </w:r>
      <w:r>
        <w:rPr>
          <w:rFonts w:hint="cs"/>
          <w:rtl/>
        </w:rPr>
        <w:t xml:space="preserve"> מי בעד ההסתייגות? מי נגד ההסתייגות? נמנעים?</w:t>
      </w:r>
    </w:p>
    <w:p w14:paraId="111CA369" w14:textId="77777777" w:rsidR="00000000" w:rsidRDefault="007C71EE">
      <w:pPr>
        <w:pStyle w:val="a"/>
        <w:rPr>
          <w:rFonts w:hint="cs"/>
          <w:rtl/>
        </w:rPr>
      </w:pPr>
    </w:p>
    <w:p w14:paraId="12B5A2BA" w14:textId="77777777" w:rsidR="00000000" w:rsidRDefault="007C71EE">
      <w:pPr>
        <w:pStyle w:val="a"/>
        <w:jc w:val="center"/>
        <w:rPr>
          <w:rFonts w:hint="cs"/>
          <w:b/>
          <w:bCs/>
          <w:rtl/>
        </w:rPr>
      </w:pPr>
      <w:r>
        <w:rPr>
          <w:rFonts w:hint="cs"/>
          <w:b/>
          <w:bCs/>
          <w:rtl/>
        </w:rPr>
        <w:t>הצבעה</w:t>
      </w:r>
    </w:p>
    <w:p w14:paraId="5D307A28" w14:textId="77777777" w:rsidR="00000000" w:rsidRDefault="007C71EE">
      <w:pPr>
        <w:pStyle w:val="a"/>
        <w:jc w:val="center"/>
        <w:rPr>
          <w:rFonts w:hint="cs"/>
          <w:b/>
          <w:bCs/>
          <w:rtl/>
        </w:rPr>
      </w:pPr>
    </w:p>
    <w:p w14:paraId="27CB4067" w14:textId="77777777" w:rsidR="00000000" w:rsidRDefault="007C71EE">
      <w:pPr>
        <w:pStyle w:val="a"/>
        <w:jc w:val="center"/>
        <w:rPr>
          <w:rFonts w:hint="cs"/>
          <w:rtl/>
        </w:rPr>
      </w:pPr>
      <w:r>
        <w:rPr>
          <w:rFonts w:hint="cs"/>
          <w:rtl/>
        </w:rPr>
        <w:t>ההסתייגות של חבר הכנסת ישראל אייכלר לסעיף 34</w:t>
      </w:r>
      <w:r>
        <w:rPr>
          <w:rFonts w:hint="cs"/>
          <w:rtl/>
        </w:rPr>
        <w:t xml:space="preserve"> לא נתקבלה.</w:t>
      </w:r>
    </w:p>
    <w:p w14:paraId="3B726A2A" w14:textId="77777777" w:rsidR="00000000" w:rsidRDefault="007C71EE">
      <w:pPr>
        <w:pStyle w:val="a"/>
        <w:jc w:val="center"/>
        <w:rPr>
          <w:rFonts w:hint="cs"/>
          <w:rtl/>
        </w:rPr>
      </w:pPr>
    </w:p>
    <w:p w14:paraId="2F5F9052" w14:textId="77777777" w:rsidR="00000000" w:rsidRDefault="007C71EE">
      <w:pPr>
        <w:pStyle w:val="ad"/>
        <w:rPr>
          <w:rtl/>
        </w:rPr>
      </w:pPr>
      <w:r>
        <w:rPr>
          <w:rtl/>
        </w:rPr>
        <w:t>היו"ר יולי-יואל אדלשטיין:</w:t>
      </w:r>
    </w:p>
    <w:p w14:paraId="00306313" w14:textId="77777777" w:rsidR="00000000" w:rsidRDefault="007C71EE">
      <w:pPr>
        <w:pStyle w:val="a"/>
        <w:rPr>
          <w:rtl/>
        </w:rPr>
      </w:pPr>
    </w:p>
    <w:p w14:paraId="5B5575BD" w14:textId="77777777" w:rsidR="00000000" w:rsidRDefault="007C71EE">
      <w:pPr>
        <w:pStyle w:val="a"/>
        <w:rPr>
          <w:rFonts w:hint="cs"/>
          <w:rtl/>
        </w:rPr>
      </w:pPr>
      <w:r>
        <w:rPr>
          <w:rFonts w:hint="cs"/>
          <w:rtl/>
        </w:rPr>
        <w:t>תודה. ההסתייגות לא אושרה.</w:t>
      </w:r>
    </w:p>
    <w:p w14:paraId="7892C972" w14:textId="77777777" w:rsidR="00000000" w:rsidRDefault="007C71EE">
      <w:pPr>
        <w:pStyle w:val="a"/>
        <w:rPr>
          <w:rFonts w:hint="cs"/>
          <w:rtl/>
        </w:rPr>
      </w:pPr>
      <w:r>
        <w:rPr>
          <w:rFonts w:hint="cs"/>
          <w:rtl/>
        </w:rPr>
        <w:t xml:space="preserve"> </w:t>
      </w:r>
    </w:p>
    <w:p w14:paraId="32471752" w14:textId="77777777" w:rsidR="00000000" w:rsidRDefault="007C71EE">
      <w:pPr>
        <w:pStyle w:val="a"/>
        <w:rPr>
          <w:rFonts w:hint="cs"/>
          <w:rtl/>
        </w:rPr>
      </w:pPr>
      <w:r>
        <w:rPr>
          <w:rFonts w:hint="cs"/>
          <w:rtl/>
        </w:rPr>
        <w:t xml:space="preserve">חבר הכנסת מוחמד ברכה </w:t>
      </w:r>
      <w:r>
        <w:rPr>
          <w:rtl/>
        </w:rPr>
        <w:t>–</w:t>
      </w:r>
      <w:r>
        <w:rPr>
          <w:rFonts w:hint="cs"/>
          <w:rtl/>
        </w:rPr>
        <w:t xml:space="preserve"> מי בעד ההסתייגות? מי נגד ההסתייגות? נמנעים?</w:t>
      </w:r>
    </w:p>
    <w:p w14:paraId="6C5676D5" w14:textId="77777777" w:rsidR="00000000" w:rsidRDefault="007C71EE">
      <w:pPr>
        <w:pStyle w:val="a"/>
        <w:rPr>
          <w:rFonts w:hint="cs"/>
          <w:rtl/>
        </w:rPr>
      </w:pPr>
    </w:p>
    <w:p w14:paraId="4C19C59C" w14:textId="77777777" w:rsidR="00000000" w:rsidRDefault="007C71EE">
      <w:pPr>
        <w:pStyle w:val="a"/>
        <w:jc w:val="center"/>
        <w:rPr>
          <w:rFonts w:hint="cs"/>
          <w:b/>
          <w:bCs/>
          <w:rtl/>
        </w:rPr>
      </w:pPr>
      <w:r>
        <w:rPr>
          <w:rFonts w:hint="cs"/>
          <w:b/>
          <w:bCs/>
          <w:rtl/>
        </w:rPr>
        <w:t>הצבעה</w:t>
      </w:r>
    </w:p>
    <w:p w14:paraId="13BED1CF" w14:textId="77777777" w:rsidR="00000000" w:rsidRDefault="007C71EE">
      <w:pPr>
        <w:pStyle w:val="a"/>
        <w:jc w:val="center"/>
        <w:rPr>
          <w:rFonts w:hint="cs"/>
          <w:b/>
          <w:bCs/>
          <w:rtl/>
        </w:rPr>
      </w:pPr>
    </w:p>
    <w:p w14:paraId="1A83A767" w14:textId="77777777" w:rsidR="00000000" w:rsidRDefault="007C71EE">
      <w:pPr>
        <w:pStyle w:val="a"/>
        <w:jc w:val="center"/>
        <w:rPr>
          <w:rFonts w:hint="cs"/>
          <w:rtl/>
        </w:rPr>
      </w:pPr>
      <w:r>
        <w:rPr>
          <w:rFonts w:hint="cs"/>
          <w:rtl/>
        </w:rPr>
        <w:t>ההסתייגות של חבר הכנסת מוחמד ברכה לסעיף 34 לא נתקבלה.</w:t>
      </w:r>
    </w:p>
    <w:p w14:paraId="47B9CC8B" w14:textId="77777777" w:rsidR="00000000" w:rsidRDefault="007C71EE">
      <w:pPr>
        <w:pStyle w:val="a"/>
        <w:jc w:val="center"/>
        <w:rPr>
          <w:rFonts w:hint="cs"/>
          <w:rtl/>
        </w:rPr>
      </w:pPr>
    </w:p>
    <w:p w14:paraId="3DE8DE31" w14:textId="77777777" w:rsidR="00000000" w:rsidRDefault="007C71EE">
      <w:pPr>
        <w:pStyle w:val="ad"/>
        <w:rPr>
          <w:rtl/>
        </w:rPr>
      </w:pPr>
      <w:r>
        <w:rPr>
          <w:rtl/>
        </w:rPr>
        <w:t>היו"ר יולי-יואל אדלשטיין:</w:t>
      </w:r>
    </w:p>
    <w:p w14:paraId="29A0D4A5" w14:textId="77777777" w:rsidR="00000000" w:rsidRDefault="007C71EE">
      <w:pPr>
        <w:pStyle w:val="a"/>
        <w:rPr>
          <w:rtl/>
        </w:rPr>
      </w:pPr>
    </w:p>
    <w:p w14:paraId="1A0A856D" w14:textId="77777777" w:rsidR="00000000" w:rsidRDefault="007C71EE">
      <w:pPr>
        <w:pStyle w:val="a"/>
        <w:rPr>
          <w:rFonts w:hint="cs"/>
          <w:rtl/>
        </w:rPr>
      </w:pPr>
      <w:r>
        <w:rPr>
          <w:rFonts w:hint="cs"/>
          <w:rtl/>
        </w:rPr>
        <w:t xml:space="preserve">תודה. ההסתייגות לא אושרה. </w:t>
      </w:r>
    </w:p>
    <w:p w14:paraId="20AD6504" w14:textId="77777777" w:rsidR="00000000" w:rsidRDefault="007C71EE">
      <w:pPr>
        <w:pStyle w:val="a"/>
        <w:rPr>
          <w:rFonts w:hint="cs"/>
          <w:rtl/>
        </w:rPr>
      </w:pPr>
    </w:p>
    <w:p w14:paraId="370909B2" w14:textId="77777777" w:rsidR="00000000" w:rsidRDefault="007C71EE">
      <w:pPr>
        <w:pStyle w:val="a"/>
        <w:rPr>
          <w:rFonts w:hint="cs"/>
          <w:rtl/>
        </w:rPr>
      </w:pPr>
      <w:r>
        <w:rPr>
          <w:rFonts w:hint="cs"/>
          <w:rtl/>
        </w:rPr>
        <w:t>חבר</w:t>
      </w:r>
      <w:r>
        <w:rPr>
          <w:rFonts w:hint="cs"/>
          <w:rtl/>
        </w:rPr>
        <w:t xml:space="preserve"> הכנסת מח'ול </w:t>
      </w:r>
      <w:r>
        <w:rPr>
          <w:rtl/>
        </w:rPr>
        <w:t>–</w:t>
      </w:r>
      <w:r>
        <w:rPr>
          <w:rFonts w:hint="cs"/>
          <w:rtl/>
        </w:rPr>
        <w:t xml:space="preserve"> מי בעד ההסתייגות? מי נגד ההסתייגות? נמנעים?</w:t>
      </w:r>
    </w:p>
    <w:p w14:paraId="70C5B0D3" w14:textId="77777777" w:rsidR="00000000" w:rsidRDefault="007C71EE">
      <w:pPr>
        <w:pStyle w:val="a"/>
        <w:rPr>
          <w:rFonts w:hint="cs"/>
          <w:rtl/>
        </w:rPr>
      </w:pPr>
    </w:p>
    <w:p w14:paraId="6B1D9393" w14:textId="77777777" w:rsidR="00000000" w:rsidRDefault="007C71EE">
      <w:pPr>
        <w:pStyle w:val="a"/>
        <w:jc w:val="center"/>
        <w:rPr>
          <w:rFonts w:hint="cs"/>
          <w:b/>
          <w:bCs/>
          <w:rtl/>
        </w:rPr>
      </w:pPr>
      <w:r>
        <w:rPr>
          <w:rFonts w:hint="cs"/>
          <w:b/>
          <w:bCs/>
          <w:rtl/>
        </w:rPr>
        <w:t>הצבעה</w:t>
      </w:r>
    </w:p>
    <w:p w14:paraId="68B3513B" w14:textId="77777777" w:rsidR="00000000" w:rsidRDefault="007C71EE">
      <w:pPr>
        <w:pStyle w:val="a"/>
        <w:jc w:val="center"/>
        <w:rPr>
          <w:rFonts w:hint="cs"/>
          <w:b/>
          <w:bCs/>
          <w:rtl/>
        </w:rPr>
      </w:pPr>
    </w:p>
    <w:p w14:paraId="424034C0" w14:textId="77777777" w:rsidR="00000000" w:rsidRDefault="007C71EE">
      <w:pPr>
        <w:pStyle w:val="a"/>
        <w:jc w:val="center"/>
        <w:rPr>
          <w:rFonts w:hint="cs"/>
          <w:rtl/>
        </w:rPr>
      </w:pPr>
      <w:r>
        <w:rPr>
          <w:rFonts w:hint="cs"/>
          <w:rtl/>
        </w:rPr>
        <w:t>ההסתייגות של חבר הכנסת עסאם מח'ול לסעיף 34 לא נתקבלה.</w:t>
      </w:r>
    </w:p>
    <w:p w14:paraId="34348E4E" w14:textId="77777777" w:rsidR="00000000" w:rsidRDefault="007C71EE">
      <w:pPr>
        <w:pStyle w:val="a"/>
        <w:jc w:val="center"/>
        <w:rPr>
          <w:rFonts w:hint="cs"/>
          <w:rtl/>
        </w:rPr>
      </w:pPr>
    </w:p>
    <w:p w14:paraId="5F441708" w14:textId="77777777" w:rsidR="00000000" w:rsidRDefault="007C71EE">
      <w:pPr>
        <w:pStyle w:val="ad"/>
        <w:rPr>
          <w:rtl/>
        </w:rPr>
      </w:pPr>
      <w:r>
        <w:rPr>
          <w:rtl/>
        </w:rPr>
        <w:t>היו"ר יולי-יואל אדלשטיין:</w:t>
      </w:r>
    </w:p>
    <w:p w14:paraId="52347FCC" w14:textId="77777777" w:rsidR="00000000" w:rsidRDefault="007C71EE">
      <w:pPr>
        <w:pStyle w:val="a"/>
        <w:rPr>
          <w:rtl/>
        </w:rPr>
      </w:pPr>
    </w:p>
    <w:p w14:paraId="4317928C" w14:textId="77777777" w:rsidR="00000000" w:rsidRDefault="007C71EE">
      <w:pPr>
        <w:pStyle w:val="a"/>
        <w:rPr>
          <w:rFonts w:hint="cs"/>
          <w:rtl/>
        </w:rPr>
      </w:pPr>
      <w:r>
        <w:rPr>
          <w:rFonts w:hint="cs"/>
          <w:rtl/>
        </w:rPr>
        <w:t xml:space="preserve">תודה. ההסתייגות לא אושרה. </w:t>
      </w:r>
    </w:p>
    <w:p w14:paraId="7A5DCBBD" w14:textId="77777777" w:rsidR="00000000" w:rsidRDefault="007C71EE">
      <w:pPr>
        <w:pStyle w:val="a"/>
        <w:rPr>
          <w:rFonts w:hint="cs"/>
          <w:rtl/>
        </w:rPr>
      </w:pPr>
    </w:p>
    <w:p w14:paraId="7B5E0B6A" w14:textId="77777777" w:rsidR="00000000" w:rsidRDefault="007C71EE">
      <w:pPr>
        <w:pStyle w:val="a"/>
        <w:rPr>
          <w:rFonts w:hint="cs"/>
          <w:rtl/>
        </w:rPr>
      </w:pPr>
      <w:r>
        <w:rPr>
          <w:rFonts w:hint="cs"/>
          <w:rtl/>
        </w:rPr>
        <w:t xml:space="preserve">חבר הכנסת אחמד טיבי </w:t>
      </w:r>
      <w:r>
        <w:rPr>
          <w:rtl/>
        </w:rPr>
        <w:t>–</w:t>
      </w:r>
      <w:r>
        <w:rPr>
          <w:rFonts w:hint="cs"/>
          <w:rtl/>
        </w:rPr>
        <w:t xml:space="preserve"> מי בעד ההסתייגות? מי נגד ההסתייגות? נמנעים?</w:t>
      </w:r>
    </w:p>
    <w:p w14:paraId="61E8E827" w14:textId="77777777" w:rsidR="00000000" w:rsidRDefault="007C71EE">
      <w:pPr>
        <w:pStyle w:val="a"/>
        <w:rPr>
          <w:rFonts w:hint="cs"/>
          <w:rtl/>
        </w:rPr>
      </w:pPr>
    </w:p>
    <w:p w14:paraId="3F1F09BE" w14:textId="77777777" w:rsidR="00000000" w:rsidRDefault="007C71EE">
      <w:pPr>
        <w:pStyle w:val="a"/>
        <w:jc w:val="center"/>
        <w:rPr>
          <w:rFonts w:hint="cs"/>
          <w:b/>
          <w:bCs/>
          <w:rtl/>
        </w:rPr>
      </w:pPr>
      <w:r>
        <w:rPr>
          <w:rFonts w:hint="cs"/>
          <w:b/>
          <w:bCs/>
          <w:rtl/>
        </w:rPr>
        <w:t>הצבעה</w:t>
      </w:r>
    </w:p>
    <w:p w14:paraId="24C5953E" w14:textId="77777777" w:rsidR="00000000" w:rsidRDefault="007C71EE">
      <w:pPr>
        <w:pStyle w:val="a"/>
        <w:jc w:val="center"/>
        <w:rPr>
          <w:rFonts w:hint="cs"/>
          <w:b/>
          <w:bCs/>
          <w:rtl/>
        </w:rPr>
      </w:pPr>
    </w:p>
    <w:p w14:paraId="4AFB2F7C" w14:textId="77777777" w:rsidR="00000000" w:rsidRDefault="007C71EE">
      <w:pPr>
        <w:pStyle w:val="a"/>
        <w:jc w:val="center"/>
        <w:rPr>
          <w:rFonts w:hint="cs"/>
          <w:rtl/>
        </w:rPr>
      </w:pPr>
      <w:r>
        <w:rPr>
          <w:rFonts w:hint="cs"/>
          <w:rtl/>
        </w:rPr>
        <w:t>ההסתי</w:t>
      </w:r>
      <w:r>
        <w:rPr>
          <w:rFonts w:hint="cs"/>
          <w:rtl/>
        </w:rPr>
        <w:t>יגות של חבר הכנסת אחמד טיבי לסעיף 34 לא נתקבלה.</w:t>
      </w:r>
    </w:p>
    <w:p w14:paraId="21597839" w14:textId="77777777" w:rsidR="00000000" w:rsidRDefault="007C71EE">
      <w:pPr>
        <w:pStyle w:val="ad"/>
        <w:rPr>
          <w:rFonts w:hint="cs"/>
          <w:rtl/>
        </w:rPr>
      </w:pPr>
    </w:p>
    <w:p w14:paraId="0065E3D3" w14:textId="77777777" w:rsidR="00000000" w:rsidRDefault="007C71EE">
      <w:pPr>
        <w:pStyle w:val="ad"/>
        <w:rPr>
          <w:rtl/>
        </w:rPr>
      </w:pPr>
      <w:r>
        <w:rPr>
          <w:rtl/>
        </w:rPr>
        <w:t>היו"ר יולי-יואל אדלשטיין:</w:t>
      </w:r>
    </w:p>
    <w:p w14:paraId="5FE1C335" w14:textId="77777777" w:rsidR="00000000" w:rsidRDefault="007C71EE">
      <w:pPr>
        <w:pStyle w:val="a"/>
        <w:rPr>
          <w:rtl/>
        </w:rPr>
      </w:pPr>
    </w:p>
    <w:p w14:paraId="730AB2E0" w14:textId="77777777" w:rsidR="00000000" w:rsidRDefault="007C71EE">
      <w:pPr>
        <w:pStyle w:val="a"/>
        <w:rPr>
          <w:rFonts w:hint="cs"/>
          <w:rtl/>
        </w:rPr>
      </w:pPr>
      <w:r>
        <w:rPr>
          <w:rFonts w:hint="cs"/>
          <w:rtl/>
        </w:rPr>
        <w:t xml:space="preserve">תודה. ההסתייגות לא אושרה. </w:t>
      </w:r>
    </w:p>
    <w:p w14:paraId="7C7D35CE" w14:textId="77777777" w:rsidR="00000000" w:rsidRDefault="007C71EE">
      <w:pPr>
        <w:pStyle w:val="a"/>
        <w:rPr>
          <w:rFonts w:hint="cs"/>
          <w:rtl/>
        </w:rPr>
      </w:pPr>
    </w:p>
    <w:p w14:paraId="6A86188B" w14:textId="77777777" w:rsidR="00000000" w:rsidRDefault="007C71EE">
      <w:pPr>
        <w:pStyle w:val="a"/>
        <w:rPr>
          <w:rFonts w:hint="cs"/>
          <w:rtl/>
        </w:rPr>
      </w:pPr>
      <w:r>
        <w:rPr>
          <w:rFonts w:hint="cs"/>
          <w:rtl/>
        </w:rPr>
        <w:t xml:space="preserve">חבר הכנסת עמיר פרץ </w:t>
      </w:r>
      <w:r>
        <w:rPr>
          <w:rtl/>
        </w:rPr>
        <w:t>–</w:t>
      </w:r>
      <w:r>
        <w:rPr>
          <w:rFonts w:hint="cs"/>
          <w:rtl/>
        </w:rPr>
        <w:t xml:space="preserve"> מי בעד ההסתייגות? מי נגד ההסתייגות? נמנעים?</w:t>
      </w:r>
    </w:p>
    <w:p w14:paraId="35687E50" w14:textId="77777777" w:rsidR="00000000" w:rsidRDefault="007C71EE">
      <w:pPr>
        <w:pStyle w:val="a"/>
        <w:rPr>
          <w:rFonts w:hint="cs"/>
          <w:rtl/>
        </w:rPr>
      </w:pPr>
    </w:p>
    <w:p w14:paraId="04C29989" w14:textId="77777777" w:rsidR="00000000" w:rsidRDefault="007C71EE">
      <w:pPr>
        <w:pStyle w:val="a"/>
        <w:jc w:val="center"/>
        <w:rPr>
          <w:rFonts w:hint="cs"/>
          <w:b/>
          <w:bCs/>
          <w:rtl/>
        </w:rPr>
      </w:pPr>
      <w:r>
        <w:rPr>
          <w:rFonts w:hint="cs"/>
          <w:b/>
          <w:bCs/>
          <w:rtl/>
        </w:rPr>
        <w:t>הצבעה</w:t>
      </w:r>
    </w:p>
    <w:p w14:paraId="3888C169" w14:textId="77777777" w:rsidR="00000000" w:rsidRDefault="007C71EE">
      <w:pPr>
        <w:pStyle w:val="a"/>
        <w:jc w:val="center"/>
        <w:rPr>
          <w:rFonts w:hint="cs"/>
          <w:b/>
          <w:bCs/>
          <w:rtl/>
        </w:rPr>
      </w:pPr>
    </w:p>
    <w:p w14:paraId="7170AC2A" w14:textId="77777777" w:rsidR="00000000" w:rsidRDefault="007C71EE">
      <w:pPr>
        <w:pStyle w:val="a"/>
        <w:jc w:val="center"/>
        <w:rPr>
          <w:rFonts w:hint="cs"/>
          <w:rtl/>
        </w:rPr>
      </w:pPr>
      <w:r>
        <w:rPr>
          <w:rFonts w:hint="cs"/>
          <w:rtl/>
        </w:rPr>
        <w:t>ההסתייגות של חבר הכנסת עמיר פרץ לסעיף 34 לא נתקבלה.</w:t>
      </w:r>
    </w:p>
    <w:p w14:paraId="0A89AAFE" w14:textId="77777777" w:rsidR="00000000" w:rsidRDefault="007C71EE">
      <w:pPr>
        <w:pStyle w:val="a"/>
        <w:jc w:val="center"/>
        <w:rPr>
          <w:rFonts w:hint="cs"/>
          <w:rtl/>
        </w:rPr>
      </w:pPr>
    </w:p>
    <w:p w14:paraId="5E717CC2" w14:textId="77777777" w:rsidR="00000000" w:rsidRDefault="007C71EE">
      <w:pPr>
        <w:pStyle w:val="ad"/>
        <w:rPr>
          <w:rtl/>
        </w:rPr>
      </w:pPr>
    </w:p>
    <w:p w14:paraId="42CBF7F1" w14:textId="77777777" w:rsidR="00000000" w:rsidRDefault="007C71EE">
      <w:pPr>
        <w:pStyle w:val="ad"/>
        <w:rPr>
          <w:rtl/>
        </w:rPr>
      </w:pPr>
      <w:r>
        <w:rPr>
          <w:rtl/>
        </w:rPr>
        <w:t>היו"ר יולי-יואל אדלשטיין:</w:t>
      </w:r>
    </w:p>
    <w:p w14:paraId="25F3ADBF" w14:textId="77777777" w:rsidR="00000000" w:rsidRDefault="007C71EE">
      <w:pPr>
        <w:pStyle w:val="a"/>
        <w:rPr>
          <w:rtl/>
        </w:rPr>
      </w:pPr>
    </w:p>
    <w:p w14:paraId="105D4005" w14:textId="77777777" w:rsidR="00000000" w:rsidRDefault="007C71EE">
      <w:pPr>
        <w:pStyle w:val="a"/>
        <w:rPr>
          <w:rFonts w:hint="cs"/>
          <w:rtl/>
        </w:rPr>
      </w:pPr>
      <w:r>
        <w:rPr>
          <w:rFonts w:hint="cs"/>
          <w:rtl/>
        </w:rPr>
        <w:t xml:space="preserve">תודה. ההסתייגות לא אושרה. </w:t>
      </w:r>
    </w:p>
    <w:p w14:paraId="646DCC2B" w14:textId="77777777" w:rsidR="00000000" w:rsidRDefault="007C71EE">
      <w:pPr>
        <w:pStyle w:val="a"/>
        <w:rPr>
          <w:rFonts w:hint="cs"/>
          <w:rtl/>
        </w:rPr>
      </w:pPr>
    </w:p>
    <w:p w14:paraId="633E6AFB" w14:textId="77777777" w:rsidR="00000000" w:rsidRDefault="007C71EE">
      <w:pPr>
        <w:pStyle w:val="a"/>
        <w:rPr>
          <w:rFonts w:hint="cs"/>
          <w:rtl/>
        </w:rPr>
      </w:pPr>
      <w:r>
        <w:rPr>
          <w:rFonts w:hint="cs"/>
          <w:rtl/>
        </w:rPr>
        <w:t xml:space="preserve">חברת הכנסת אילנה כהן </w:t>
      </w:r>
      <w:r>
        <w:rPr>
          <w:rtl/>
        </w:rPr>
        <w:t>–</w:t>
      </w:r>
      <w:r>
        <w:rPr>
          <w:rFonts w:hint="cs"/>
          <w:rtl/>
        </w:rPr>
        <w:t xml:space="preserve"> מי בעד ההסתייגות? מי נגד ההסתייגות? נמנעים?</w:t>
      </w:r>
    </w:p>
    <w:p w14:paraId="6C9B0575" w14:textId="77777777" w:rsidR="00000000" w:rsidRDefault="007C71EE">
      <w:pPr>
        <w:pStyle w:val="a"/>
        <w:rPr>
          <w:rFonts w:hint="cs"/>
          <w:rtl/>
        </w:rPr>
      </w:pPr>
    </w:p>
    <w:p w14:paraId="122D5763" w14:textId="77777777" w:rsidR="00000000" w:rsidRDefault="007C71EE">
      <w:pPr>
        <w:pStyle w:val="a"/>
        <w:jc w:val="center"/>
        <w:rPr>
          <w:rFonts w:hint="cs"/>
          <w:b/>
          <w:bCs/>
          <w:rtl/>
        </w:rPr>
      </w:pPr>
      <w:r>
        <w:rPr>
          <w:rFonts w:hint="cs"/>
          <w:b/>
          <w:bCs/>
          <w:rtl/>
        </w:rPr>
        <w:t>הצבעה</w:t>
      </w:r>
    </w:p>
    <w:p w14:paraId="707E2A6F" w14:textId="77777777" w:rsidR="00000000" w:rsidRDefault="007C71EE">
      <w:pPr>
        <w:pStyle w:val="a"/>
        <w:jc w:val="center"/>
        <w:rPr>
          <w:rFonts w:hint="cs"/>
          <w:b/>
          <w:bCs/>
          <w:rtl/>
        </w:rPr>
      </w:pPr>
    </w:p>
    <w:p w14:paraId="332ECA61" w14:textId="77777777" w:rsidR="00000000" w:rsidRDefault="007C71EE">
      <w:pPr>
        <w:pStyle w:val="a"/>
        <w:jc w:val="center"/>
        <w:rPr>
          <w:rFonts w:hint="cs"/>
          <w:rtl/>
        </w:rPr>
      </w:pPr>
      <w:r>
        <w:rPr>
          <w:rFonts w:hint="cs"/>
          <w:rtl/>
        </w:rPr>
        <w:t>ההסתייגות של חברת הכנסת אילנה כהן לסעיף 34 לא נתקבלה.</w:t>
      </w:r>
    </w:p>
    <w:p w14:paraId="2516AE00" w14:textId="77777777" w:rsidR="00000000" w:rsidRDefault="007C71EE">
      <w:pPr>
        <w:pStyle w:val="a"/>
        <w:jc w:val="center"/>
        <w:rPr>
          <w:rFonts w:hint="cs"/>
          <w:rtl/>
        </w:rPr>
      </w:pPr>
    </w:p>
    <w:p w14:paraId="721E09C4" w14:textId="77777777" w:rsidR="00000000" w:rsidRDefault="007C71EE">
      <w:pPr>
        <w:pStyle w:val="ad"/>
        <w:rPr>
          <w:rtl/>
        </w:rPr>
      </w:pPr>
      <w:r>
        <w:rPr>
          <w:rtl/>
        </w:rPr>
        <w:t>היו"ר יולי-יואל אדלשטיין:</w:t>
      </w:r>
    </w:p>
    <w:p w14:paraId="0569A742" w14:textId="77777777" w:rsidR="00000000" w:rsidRDefault="007C71EE">
      <w:pPr>
        <w:pStyle w:val="a"/>
        <w:rPr>
          <w:rtl/>
        </w:rPr>
      </w:pPr>
    </w:p>
    <w:p w14:paraId="4142369D" w14:textId="77777777" w:rsidR="00000000" w:rsidRDefault="007C71EE">
      <w:pPr>
        <w:pStyle w:val="a"/>
        <w:rPr>
          <w:rFonts w:hint="cs"/>
          <w:rtl/>
        </w:rPr>
      </w:pPr>
      <w:r>
        <w:rPr>
          <w:rFonts w:hint="cs"/>
          <w:rtl/>
        </w:rPr>
        <w:t xml:space="preserve">תודה. ההסתייגות לא אושרה. </w:t>
      </w:r>
    </w:p>
    <w:p w14:paraId="2436023F" w14:textId="77777777" w:rsidR="00000000" w:rsidRDefault="007C71EE">
      <w:pPr>
        <w:pStyle w:val="a"/>
        <w:rPr>
          <w:rFonts w:hint="cs"/>
          <w:rtl/>
        </w:rPr>
      </w:pPr>
    </w:p>
    <w:p w14:paraId="4701033A" w14:textId="77777777" w:rsidR="00000000" w:rsidRDefault="007C71EE">
      <w:pPr>
        <w:pStyle w:val="a"/>
        <w:rPr>
          <w:rFonts w:hint="cs"/>
          <w:rtl/>
        </w:rPr>
      </w:pPr>
      <w:r>
        <w:rPr>
          <w:rFonts w:hint="cs"/>
          <w:rtl/>
        </w:rPr>
        <w:t xml:space="preserve">חבר הכנסת דוד טל </w:t>
      </w:r>
      <w:r>
        <w:rPr>
          <w:rtl/>
        </w:rPr>
        <w:t>–</w:t>
      </w:r>
      <w:r>
        <w:rPr>
          <w:rFonts w:hint="cs"/>
          <w:rtl/>
        </w:rPr>
        <w:t xml:space="preserve"> מי בעד ההסתייגות? מי נ</w:t>
      </w:r>
      <w:r>
        <w:rPr>
          <w:rFonts w:hint="cs"/>
          <w:rtl/>
        </w:rPr>
        <w:t>גד ההסתייגות? נמנעים?</w:t>
      </w:r>
    </w:p>
    <w:p w14:paraId="0CE5A7D5" w14:textId="77777777" w:rsidR="00000000" w:rsidRDefault="007C71EE">
      <w:pPr>
        <w:pStyle w:val="a"/>
        <w:rPr>
          <w:rFonts w:hint="cs"/>
          <w:rtl/>
        </w:rPr>
      </w:pPr>
    </w:p>
    <w:p w14:paraId="61644F19" w14:textId="77777777" w:rsidR="00000000" w:rsidRDefault="007C71EE">
      <w:pPr>
        <w:pStyle w:val="a"/>
        <w:jc w:val="center"/>
        <w:rPr>
          <w:rFonts w:hint="cs"/>
          <w:b/>
          <w:bCs/>
          <w:rtl/>
        </w:rPr>
      </w:pPr>
      <w:r>
        <w:rPr>
          <w:rFonts w:hint="cs"/>
          <w:b/>
          <w:bCs/>
          <w:rtl/>
        </w:rPr>
        <w:t>הצבעה</w:t>
      </w:r>
    </w:p>
    <w:p w14:paraId="603B5F2D" w14:textId="77777777" w:rsidR="00000000" w:rsidRDefault="007C71EE">
      <w:pPr>
        <w:pStyle w:val="a"/>
        <w:jc w:val="center"/>
        <w:rPr>
          <w:rFonts w:hint="cs"/>
          <w:b/>
          <w:bCs/>
          <w:rtl/>
        </w:rPr>
      </w:pPr>
    </w:p>
    <w:p w14:paraId="60BF2D2B" w14:textId="77777777" w:rsidR="00000000" w:rsidRDefault="007C71EE">
      <w:pPr>
        <w:pStyle w:val="a"/>
        <w:jc w:val="center"/>
        <w:rPr>
          <w:rFonts w:hint="cs"/>
          <w:rtl/>
        </w:rPr>
      </w:pPr>
      <w:r>
        <w:rPr>
          <w:rFonts w:hint="cs"/>
          <w:rtl/>
        </w:rPr>
        <w:t>ההסתייגות של חבר הכנסת דוד טל לסעיף 34 לא נתקבלה.</w:t>
      </w:r>
    </w:p>
    <w:p w14:paraId="2134B313" w14:textId="77777777" w:rsidR="00000000" w:rsidRDefault="007C71EE">
      <w:pPr>
        <w:pStyle w:val="a"/>
        <w:jc w:val="center"/>
        <w:rPr>
          <w:rFonts w:hint="cs"/>
          <w:rtl/>
        </w:rPr>
      </w:pPr>
    </w:p>
    <w:p w14:paraId="7DC69B51" w14:textId="77777777" w:rsidR="00000000" w:rsidRDefault="007C71EE">
      <w:pPr>
        <w:pStyle w:val="ad"/>
        <w:rPr>
          <w:rtl/>
        </w:rPr>
      </w:pPr>
      <w:r>
        <w:rPr>
          <w:rtl/>
        </w:rPr>
        <w:t>היו"ר יולי-יואל אדלשטיין:</w:t>
      </w:r>
    </w:p>
    <w:p w14:paraId="47417434" w14:textId="77777777" w:rsidR="00000000" w:rsidRDefault="007C71EE">
      <w:pPr>
        <w:pStyle w:val="a"/>
        <w:rPr>
          <w:rtl/>
        </w:rPr>
      </w:pPr>
    </w:p>
    <w:p w14:paraId="3513B972" w14:textId="77777777" w:rsidR="00000000" w:rsidRDefault="007C71EE">
      <w:pPr>
        <w:pStyle w:val="a"/>
        <w:rPr>
          <w:rFonts w:hint="cs"/>
          <w:rtl/>
        </w:rPr>
      </w:pPr>
      <w:r>
        <w:rPr>
          <w:rFonts w:hint="cs"/>
          <w:rtl/>
        </w:rPr>
        <w:t xml:space="preserve">תודה. ההסתייגות לא אושרה. </w:t>
      </w:r>
    </w:p>
    <w:p w14:paraId="50BE19FD" w14:textId="77777777" w:rsidR="00000000" w:rsidRDefault="007C71EE">
      <w:pPr>
        <w:pStyle w:val="a"/>
        <w:rPr>
          <w:rFonts w:hint="cs"/>
          <w:rtl/>
        </w:rPr>
      </w:pPr>
    </w:p>
    <w:p w14:paraId="27F7D501" w14:textId="77777777" w:rsidR="00000000" w:rsidRDefault="007C71EE">
      <w:pPr>
        <w:pStyle w:val="a"/>
        <w:rPr>
          <w:rFonts w:hint="cs"/>
          <w:rtl/>
        </w:rPr>
      </w:pPr>
      <w:r>
        <w:rPr>
          <w:rFonts w:hint="cs"/>
          <w:rtl/>
        </w:rPr>
        <w:t xml:space="preserve">חבר הכנסת בשארה </w:t>
      </w:r>
      <w:r>
        <w:rPr>
          <w:rtl/>
        </w:rPr>
        <w:t>–</w:t>
      </w:r>
      <w:r>
        <w:rPr>
          <w:rFonts w:hint="cs"/>
          <w:rtl/>
        </w:rPr>
        <w:t xml:space="preserve"> מי בעד ההסתייגות? מי נגד ההסתייגות? נמנעים?</w:t>
      </w:r>
    </w:p>
    <w:p w14:paraId="69B355E3" w14:textId="77777777" w:rsidR="00000000" w:rsidRDefault="007C71EE">
      <w:pPr>
        <w:pStyle w:val="a"/>
        <w:rPr>
          <w:rFonts w:hint="cs"/>
          <w:rtl/>
        </w:rPr>
      </w:pPr>
    </w:p>
    <w:p w14:paraId="1FF2CD18" w14:textId="77777777" w:rsidR="00000000" w:rsidRDefault="007C71EE">
      <w:pPr>
        <w:pStyle w:val="a"/>
        <w:jc w:val="center"/>
        <w:rPr>
          <w:rFonts w:hint="cs"/>
          <w:b/>
          <w:bCs/>
          <w:rtl/>
        </w:rPr>
      </w:pPr>
      <w:r>
        <w:rPr>
          <w:rFonts w:hint="cs"/>
          <w:b/>
          <w:bCs/>
          <w:rtl/>
        </w:rPr>
        <w:t>הצבעה</w:t>
      </w:r>
    </w:p>
    <w:p w14:paraId="40B2CD36" w14:textId="77777777" w:rsidR="00000000" w:rsidRDefault="007C71EE">
      <w:pPr>
        <w:pStyle w:val="a"/>
        <w:jc w:val="center"/>
        <w:rPr>
          <w:rFonts w:hint="cs"/>
          <w:b/>
          <w:bCs/>
          <w:rtl/>
        </w:rPr>
      </w:pPr>
    </w:p>
    <w:p w14:paraId="26777300" w14:textId="77777777" w:rsidR="00000000" w:rsidRDefault="007C71EE">
      <w:pPr>
        <w:pStyle w:val="a"/>
        <w:jc w:val="center"/>
        <w:rPr>
          <w:rFonts w:hint="cs"/>
          <w:rtl/>
        </w:rPr>
      </w:pPr>
      <w:r>
        <w:rPr>
          <w:rFonts w:hint="cs"/>
          <w:rtl/>
        </w:rPr>
        <w:t>ההסתייגות של חבר הכנסת עזמי בשארה לסעיף 34 לא נתקב</w:t>
      </w:r>
      <w:r>
        <w:rPr>
          <w:rFonts w:hint="cs"/>
          <w:rtl/>
        </w:rPr>
        <w:t>לה.</w:t>
      </w:r>
    </w:p>
    <w:p w14:paraId="4F838D6F" w14:textId="77777777" w:rsidR="00000000" w:rsidRDefault="007C71EE">
      <w:pPr>
        <w:pStyle w:val="a"/>
        <w:jc w:val="center"/>
        <w:rPr>
          <w:rFonts w:hint="cs"/>
          <w:rtl/>
        </w:rPr>
      </w:pPr>
    </w:p>
    <w:p w14:paraId="04D5AB47" w14:textId="77777777" w:rsidR="00000000" w:rsidRDefault="007C71EE">
      <w:pPr>
        <w:pStyle w:val="ad"/>
        <w:rPr>
          <w:rtl/>
        </w:rPr>
      </w:pPr>
      <w:r>
        <w:rPr>
          <w:rtl/>
        </w:rPr>
        <w:t>היו"ר יולי-יואל אדלשטיין:</w:t>
      </w:r>
    </w:p>
    <w:p w14:paraId="14186F01" w14:textId="77777777" w:rsidR="00000000" w:rsidRDefault="007C71EE">
      <w:pPr>
        <w:pStyle w:val="a"/>
        <w:rPr>
          <w:rtl/>
        </w:rPr>
      </w:pPr>
    </w:p>
    <w:p w14:paraId="08673349" w14:textId="77777777" w:rsidR="00000000" w:rsidRDefault="007C71EE">
      <w:pPr>
        <w:pStyle w:val="a"/>
        <w:rPr>
          <w:rFonts w:hint="cs"/>
          <w:rtl/>
        </w:rPr>
      </w:pPr>
      <w:r>
        <w:rPr>
          <w:rFonts w:hint="cs"/>
          <w:rtl/>
        </w:rPr>
        <w:t xml:space="preserve">תודה. ההסתייגות לא אושרה. </w:t>
      </w:r>
    </w:p>
    <w:p w14:paraId="7A273AA7" w14:textId="77777777" w:rsidR="00000000" w:rsidRDefault="007C71EE">
      <w:pPr>
        <w:pStyle w:val="a"/>
        <w:rPr>
          <w:rFonts w:hint="cs"/>
          <w:rtl/>
        </w:rPr>
      </w:pPr>
    </w:p>
    <w:p w14:paraId="4E020F47" w14:textId="77777777" w:rsidR="00000000" w:rsidRDefault="007C71EE">
      <w:pPr>
        <w:pStyle w:val="a"/>
        <w:rPr>
          <w:rFonts w:hint="cs"/>
          <w:rtl/>
        </w:rPr>
      </w:pPr>
      <w:r>
        <w:rPr>
          <w:rFonts w:hint="cs"/>
          <w:rtl/>
        </w:rPr>
        <w:t xml:space="preserve">חבר הכנסת זחאלקה </w:t>
      </w:r>
      <w:r>
        <w:rPr>
          <w:rtl/>
        </w:rPr>
        <w:t>–</w:t>
      </w:r>
      <w:r>
        <w:rPr>
          <w:rFonts w:hint="cs"/>
          <w:rtl/>
        </w:rPr>
        <w:t xml:space="preserve"> מי בעד ההסתייגות? מי נגד ההסתייגות? נמנעים?</w:t>
      </w:r>
    </w:p>
    <w:p w14:paraId="40110550" w14:textId="77777777" w:rsidR="00000000" w:rsidRDefault="007C71EE">
      <w:pPr>
        <w:pStyle w:val="a"/>
        <w:ind w:left="3600" w:firstLine="0"/>
        <w:rPr>
          <w:rtl/>
        </w:rPr>
      </w:pPr>
    </w:p>
    <w:p w14:paraId="6805A4D4" w14:textId="77777777" w:rsidR="00000000" w:rsidRDefault="007C71EE">
      <w:pPr>
        <w:pStyle w:val="a"/>
        <w:ind w:left="3600" w:firstLine="0"/>
        <w:rPr>
          <w:rFonts w:hint="cs"/>
          <w:b/>
          <w:bCs/>
          <w:rtl/>
        </w:rPr>
      </w:pPr>
      <w:r>
        <w:rPr>
          <w:rFonts w:hint="cs"/>
          <w:b/>
          <w:bCs/>
          <w:rtl/>
        </w:rPr>
        <w:t>הצבעה</w:t>
      </w:r>
    </w:p>
    <w:p w14:paraId="3B913FE5" w14:textId="77777777" w:rsidR="00000000" w:rsidRDefault="007C71EE">
      <w:pPr>
        <w:pStyle w:val="a"/>
        <w:jc w:val="center"/>
        <w:rPr>
          <w:rFonts w:hint="cs"/>
          <w:b/>
          <w:bCs/>
          <w:rtl/>
        </w:rPr>
      </w:pPr>
    </w:p>
    <w:p w14:paraId="4E4CF6BA" w14:textId="77777777" w:rsidR="00000000" w:rsidRDefault="007C71EE">
      <w:pPr>
        <w:pStyle w:val="a"/>
        <w:jc w:val="center"/>
        <w:rPr>
          <w:rFonts w:hint="cs"/>
          <w:rtl/>
        </w:rPr>
      </w:pPr>
      <w:r>
        <w:rPr>
          <w:rFonts w:hint="cs"/>
          <w:rtl/>
        </w:rPr>
        <w:t>ההסתייגות של חבר הכנסת ג'מאל זחאלקה לסעיף 34 לא נתקבלה.</w:t>
      </w:r>
    </w:p>
    <w:p w14:paraId="79A222CC" w14:textId="77777777" w:rsidR="00000000" w:rsidRDefault="007C71EE">
      <w:pPr>
        <w:pStyle w:val="a"/>
        <w:jc w:val="center"/>
        <w:rPr>
          <w:rFonts w:hint="cs"/>
          <w:rtl/>
        </w:rPr>
      </w:pPr>
    </w:p>
    <w:p w14:paraId="5C1DD528" w14:textId="77777777" w:rsidR="00000000" w:rsidRDefault="007C71EE">
      <w:pPr>
        <w:pStyle w:val="ad"/>
        <w:rPr>
          <w:rtl/>
        </w:rPr>
      </w:pPr>
      <w:r>
        <w:rPr>
          <w:rtl/>
        </w:rPr>
        <w:t>היו"ר יולי-יואל אדלשטיין:</w:t>
      </w:r>
    </w:p>
    <w:p w14:paraId="7F8752D8" w14:textId="77777777" w:rsidR="00000000" w:rsidRDefault="007C71EE">
      <w:pPr>
        <w:pStyle w:val="a"/>
        <w:rPr>
          <w:rtl/>
        </w:rPr>
      </w:pPr>
    </w:p>
    <w:p w14:paraId="05821737" w14:textId="77777777" w:rsidR="00000000" w:rsidRDefault="007C71EE">
      <w:pPr>
        <w:pStyle w:val="a"/>
        <w:rPr>
          <w:rFonts w:hint="cs"/>
          <w:rtl/>
        </w:rPr>
      </w:pPr>
      <w:r>
        <w:rPr>
          <w:rFonts w:hint="cs"/>
          <w:rtl/>
        </w:rPr>
        <w:t xml:space="preserve">תודה. ההסתייגות לא אושרה. </w:t>
      </w:r>
    </w:p>
    <w:p w14:paraId="6AC15E70" w14:textId="77777777" w:rsidR="00000000" w:rsidRDefault="007C71EE">
      <w:pPr>
        <w:pStyle w:val="a"/>
        <w:rPr>
          <w:rFonts w:hint="cs"/>
          <w:rtl/>
        </w:rPr>
      </w:pPr>
    </w:p>
    <w:p w14:paraId="1750D724" w14:textId="77777777" w:rsidR="00000000" w:rsidRDefault="007C71EE">
      <w:pPr>
        <w:pStyle w:val="a"/>
        <w:rPr>
          <w:rFonts w:hint="cs"/>
          <w:rtl/>
        </w:rPr>
      </w:pPr>
      <w:r>
        <w:rPr>
          <w:rFonts w:hint="cs"/>
          <w:rtl/>
        </w:rPr>
        <w:t>חבר הכנסת טאה</w:t>
      </w:r>
      <w:r>
        <w:rPr>
          <w:rFonts w:hint="cs"/>
          <w:rtl/>
        </w:rPr>
        <w:t xml:space="preserve">א - לא נמצא. לכן, אנחנו עוברים לעמוד 174, להסתייגות של לא אחר מחבר הכנסת עבד-אלמאלכ דהאמשה </w:t>
      </w:r>
      <w:r>
        <w:rPr>
          <w:rtl/>
        </w:rPr>
        <w:t>–</w:t>
      </w:r>
      <w:r>
        <w:rPr>
          <w:rFonts w:hint="cs"/>
          <w:rtl/>
        </w:rPr>
        <w:t xml:space="preserve"> מי בעד ההסתייגות? הוא מסיר את ההסתייגות. חבר הכנסת טלב אלסאנע לא נמצא. </w:t>
      </w:r>
    </w:p>
    <w:p w14:paraId="135A3B80" w14:textId="77777777" w:rsidR="00000000" w:rsidRDefault="007C71EE">
      <w:pPr>
        <w:pStyle w:val="a"/>
        <w:rPr>
          <w:rFonts w:hint="cs"/>
          <w:rtl/>
        </w:rPr>
      </w:pPr>
    </w:p>
    <w:p w14:paraId="07A9528E" w14:textId="77777777" w:rsidR="00000000" w:rsidRDefault="007C71EE">
      <w:pPr>
        <w:pStyle w:val="a"/>
        <w:rPr>
          <w:rFonts w:hint="cs"/>
          <w:rtl/>
        </w:rPr>
      </w:pPr>
      <w:r>
        <w:rPr>
          <w:rFonts w:hint="cs"/>
          <w:rtl/>
        </w:rPr>
        <w:t>לכן אנחנו נצביע אלקטרונית על סעיף 34.</w:t>
      </w:r>
    </w:p>
    <w:p w14:paraId="05D0B5C8" w14:textId="77777777" w:rsidR="00000000" w:rsidRDefault="007C71EE">
      <w:pPr>
        <w:pStyle w:val="a"/>
        <w:rPr>
          <w:rFonts w:hint="cs"/>
          <w:rtl/>
        </w:rPr>
      </w:pPr>
    </w:p>
    <w:p w14:paraId="32DA62DE" w14:textId="77777777" w:rsidR="00000000" w:rsidRDefault="007C71EE">
      <w:pPr>
        <w:pStyle w:val="ac"/>
        <w:rPr>
          <w:rFonts w:hint="cs"/>
          <w:rtl/>
        </w:rPr>
      </w:pPr>
      <w:r>
        <w:rPr>
          <w:rFonts w:hint="cs"/>
          <w:rtl/>
        </w:rPr>
        <w:t>קריאות:</w:t>
      </w:r>
    </w:p>
    <w:p w14:paraId="7F0FB4BD" w14:textId="77777777" w:rsidR="00000000" w:rsidRDefault="007C71EE">
      <w:pPr>
        <w:pStyle w:val="a"/>
        <w:rPr>
          <w:rFonts w:hint="cs"/>
          <w:rtl/>
        </w:rPr>
      </w:pPr>
    </w:p>
    <w:p w14:paraId="1895AB8D" w14:textId="77777777" w:rsidR="00000000" w:rsidRDefault="007C71EE">
      <w:pPr>
        <w:pStyle w:val="a"/>
        <w:rPr>
          <w:rFonts w:hint="cs"/>
          <w:rtl/>
        </w:rPr>
      </w:pPr>
      <w:r>
        <w:rPr>
          <w:rFonts w:hint="cs"/>
          <w:rtl/>
        </w:rPr>
        <w:t>- - -</w:t>
      </w:r>
    </w:p>
    <w:p w14:paraId="40E3017C" w14:textId="77777777" w:rsidR="00000000" w:rsidRDefault="007C71EE">
      <w:pPr>
        <w:pStyle w:val="a"/>
        <w:rPr>
          <w:rFonts w:hint="cs"/>
          <w:rtl/>
        </w:rPr>
      </w:pPr>
    </w:p>
    <w:p w14:paraId="5FBCD3E7" w14:textId="77777777" w:rsidR="00000000" w:rsidRDefault="007C71EE">
      <w:pPr>
        <w:pStyle w:val="ad"/>
        <w:rPr>
          <w:rFonts w:hint="cs"/>
          <w:rtl/>
        </w:rPr>
      </w:pPr>
      <w:r>
        <w:rPr>
          <w:rFonts w:hint="cs"/>
          <w:rtl/>
        </w:rPr>
        <w:t>היו"ר יולי-יואל אדלשטיין:</w:t>
      </w:r>
    </w:p>
    <w:p w14:paraId="6A1A274C" w14:textId="77777777" w:rsidR="00000000" w:rsidRDefault="007C71EE">
      <w:pPr>
        <w:pStyle w:val="a"/>
        <w:rPr>
          <w:rFonts w:hint="cs"/>
          <w:rtl/>
        </w:rPr>
      </w:pPr>
    </w:p>
    <w:p w14:paraId="08627B69" w14:textId="77777777" w:rsidR="00000000" w:rsidRDefault="007C71EE">
      <w:pPr>
        <w:pStyle w:val="a"/>
        <w:rPr>
          <w:rFonts w:hint="cs"/>
          <w:rtl/>
        </w:rPr>
      </w:pPr>
      <w:r>
        <w:rPr>
          <w:rFonts w:hint="cs"/>
          <w:rtl/>
        </w:rPr>
        <w:t>סליחה, א</w:t>
      </w:r>
      <w:r>
        <w:rPr>
          <w:rFonts w:hint="cs"/>
          <w:rtl/>
        </w:rPr>
        <w:t>ני מתנצל. חברי הכנסת, אנחנו נצביע על סעיף 34 כנוסח הוועדה לרבות לוח התיקונים, אלקטרונית. מי בעד, מי נגד ומי נמנע? ההצבעה החלה. נא להצביע. אני מצרף את קולו של ראובן ריבלין בעד.</w:t>
      </w:r>
    </w:p>
    <w:p w14:paraId="452514BB" w14:textId="77777777" w:rsidR="00000000" w:rsidRDefault="007C71EE">
      <w:pPr>
        <w:pStyle w:val="a"/>
        <w:rPr>
          <w:rFonts w:hint="cs"/>
          <w:rtl/>
        </w:rPr>
      </w:pPr>
    </w:p>
    <w:p w14:paraId="3A991C81" w14:textId="77777777" w:rsidR="00000000" w:rsidRDefault="007C71EE">
      <w:pPr>
        <w:pStyle w:val="a"/>
        <w:jc w:val="center"/>
        <w:rPr>
          <w:b/>
          <w:bCs/>
          <w:rtl/>
        </w:rPr>
      </w:pPr>
      <w:r>
        <w:rPr>
          <w:rFonts w:hint="cs"/>
          <w:b/>
          <w:bCs/>
          <w:rtl/>
        </w:rPr>
        <w:t>הצבעה מס' 78</w:t>
      </w:r>
    </w:p>
    <w:p w14:paraId="1EE76126" w14:textId="77777777" w:rsidR="00000000" w:rsidRDefault="007C71EE">
      <w:pPr>
        <w:pStyle w:val="a"/>
        <w:jc w:val="center"/>
        <w:rPr>
          <w:rFonts w:hint="cs"/>
          <w:rtl/>
        </w:rPr>
      </w:pPr>
    </w:p>
    <w:p w14:paraId="2D86B1F1" w14:textId="77777777" w:rsidR="00000000" w:rsidRDefault="007C71EE">
      <w:pPr>
        <w:pStyle w:val="a"/>
        <w:jc w:val="center"/>
        <w:rPr>
          <w:rFonts w:hint="cs"/>
          <w:rtl/>
        </w:rPr>
      </w:pPr>
      <w:r>
        <w:rPr>
          <w:rFonts w:hint="cs"/>
          <w:rtl/>
        </w:rPr>
        <w:t>בעד סעיף 34, כהצעת הוועדה - 53</w:t>
      </w:r>
    </w:p>
    <w:p w14:paraId="23653ACD" w14:textId="77777777" w:rsidR="00000000" w:rsidRDefault="007C71EE">
      <w:pPr>
        <w:pStyle w:val="a"/>
        <w:jc w:val="center"/>
        <w:rPr>
          <w:rFonts w:hint="cs"/>
          <w:rtl/>
        </w:rPr>
      </w:pPr>
      <w:r>
        <w:rPr>
          <w:rFonts w:hint="cs"/>
          <w:rtl/>
        </w:rPr>
        <w:t>נגד - 42</w:t>
      </w:r>
    </w:p>
    <w:p w14:paraId="7D8D928D" w14:textId="77777777" w:rsidR="00000000" w:rsidRDefault="007C71EE">
      <w:pPr>
        <w:pStyle w:val="a"/>
        <w:jc w:val="center"/>
        <w:rPr>
          <w:rFonts w:hint="cs"/>
          <w:rtl/>
        </w:rPr>
      </w:pPr>
      <w:r>
        <w:rPr>
          <w:rFonts w:hint="cs"/>
          <w:rtl/>
        </w:rPr>
        <w:t>נמנעים - אין</w:t>
      </w:r>
    </w:p>
    <w:p w14:paraId="3B3C2163" w14:textId="77777777" w:rsidR="00000000" w:rsidRDefault="007C71EE">
      <w:pPr>
        <w:pStyle w:val="a"/>
        <w:jc w:val="center"/>
        <w:rPr>
          <w:rFonts w:hint="cs"/>
          <w:rtl/>
        </w:rPr>
      </w:pPr>
      <w:r>
        <w:rPr>
          <w:rFonts w:hint="cs"/>
          <w:rtl/>
        </w:rPr>
        <w:t>סעיף 34, כהצ</w:t>
      </w:r>
      <w:r>
        <w:rPr>
          <w:rFonts w:hint="cs"/>
          <w:rtl/>
        </w:rPr>
        <w:t>עת הוועדה, נתקבל.</w:t>
      </w:r>
    </w:p>
    <w:p w14:paraId="0CD997AD" w14:textId="77777777" w:rsidR="00000000" w:rsidRDefault="007C71EE">
      <w:pPr>
        <w:pStyle w:val="a"/>
        <w:jc w:val="center"/>
        <w:rPr>
          <w:rFonts w:hint="cs"/>
          <w:rtl/>
        </w:rPr>
      </w:pPr>
    </w:p>
    <w:p w14:paraId="129C90FB" w14:textId="77777777" w:rsidR="00000000" w:rsidRDefault="007C71EE">
      <w:pPr>
        <w:pStyle w:val="ad"/>
        <w:rPr>
          <w:rFonts w:hint="cs"/>
          <w:rtl/>
        </w:rPr>
      </w:pPr>
      <w:r>
        <w:rPr>
          <w:rFonts w:hint="cs"/>
          <w:rtl/>
        </w:rPr>
        <w:t>היו"ר יולי-יואל אדלשטיין:</w:t>
      </w:r>
    </w:p>
    <w:p w14:paraId="1B72AB74" w14:textId="77777777" w:rsidR="00000000" w:rsidRDefault="007C71EE">
      <w:pPr>
        <w:pStyle w:val="a"/>
        <w:rPr>
          <w:rFonts w:hint="cs"/>
          <w:rtl/>
        </w:rPr>
      </w:pPr>
    </w:p>
    <w:p w14:paraId="19283272" w14:textId="77777777" w:rsidR="00000000" w:rsidRDefault="007C71EE">
      <w:pPr>
        <w:pStyle w:val="a"/>
        <w:rPr>
          <w:rFonts w:hint="cs"/>
          <w:rtl/>
        </w:rPr>
      </w:pPr>
      <w:r>
        <w:rPr>
          <w:rFonts w:hint="cs"/>
          <w:rtl/>
        </w:rPr>
        <w:t>בעד - 53, לרבות ראובן ריבלין, נגד - 42, סעיף 34 אושר כנוסח הוועדה.</w:t>
      </w:r>
    </w:p>
    <w:p w14:paraId="362406D2" w14:textId="77777777" w:rsidR="00000000" w:rsidRDefault="007C71EE">
      <w:pPr>
        <w:pStyle w:val="a"/>
        <w:rPr>
          <w:rFonts w:hint="cs"/>
          <w:rtl/>
        </w:rPr>
      </w:pPr>
    </w:p>
    <w:p w14:paraId="1F26841A" w14:textId="77777777" w:rsidR="00000000" w:rsidRDefault="007C71EE">
      <w:pPr>
        <w:pStyle w:val="a"/>
        <w:rPr>
          <w:rFonts w:hint="cs"/>
          <w:rtl/>
        </w:rPr>
      </w:pPr>
      <w:r>
        <w:rPr>
          <w:rFonts w:hint="cs"/>
          <w:rtl/>
        </w:rPr>
        <w:t>חברי הכנסת, אנחנו ניגשים להצבעה על סעיף 35 בעמוד 174, ומוצאים שם קבוצת בורג, קבוצת ברכה, קבוצת בל"ד, חבר הכנסת טלב אלסאנע, חבר הכנסת משה גפני.</w:t>
      </w:r>
      <w:r>
        <w:rPr>
          <w:rFonts w:hint="cs"/>
          <w:rtl/>
        </w:rPr>
        <w:t xml:space="preserve"> מי בעד ההסתייגות הזאת? מי נגד? מי נמנע? תודה.</w:t>
      </w:r>
    </w:p>
    <w:p w14:paraId="23A69CCF" w14:textId="77777777" w:rsidR="00000000" w:rsidRDefault="007C71EE">
      <w:pPr>
        <w:pStyle w:val="a"/>
        <w:rPr>
          <w:rFonts w:hint="cs"/>
          <w:rtl/>
        </w:rPr>
      </w:pPr>
    </w:p>
    <w:p w14:paraId="49DA6FFD" w14:textId="77777777" w:rsidR="00000000" w:rsidRDefault="007C71EE">
      <w:pPr>
        <w:pStyle w:val="a"/>
        <w:jc w:val="center"/>
        <w:rPr>
          <w:rFonts w:hint="cs"/>
          <w:b/>
          <w:bCs/>
          <w:rtl/>
        </w:rPr>
      </w:pPr>
      <w:r>
        <w:rPr>
          <w:rFonts w:hint="cs"/>
          <w:b/>
          <w:bCs/>
          <w:rtl/>
        </w:rPr>
        <w:t>הצבעה</w:t>
      </w:r>
    </w:p>
    <w:p w14:paraId="5C071EFD" w14:textId="77777777" w:rsidR="00000000" w:rsidRDefault="007C71EE">
      <w:pPr>
        <w:pStyle w:val="a"/>
        <w:jc w:val="center"/>
        <w:rPr>
          <w:rFonts w:hint="cs"/>
          <w:b/>
          <w:bCs/>
          <w:rtl/>
        </w:rPr>
      </w:pPr>
    </w:p>
    <w:p w14:paraId="183CC733" w14:textId="77777777" w:rsidR="00000000" w:rsidRDefault="007C71EE">
      <w:pPr>
        <w:pStyle w:val="a"/>
        <w:jc w:val="center"/>
        <w:rPr>
          <w:rFonts w:hint="cs"/>
          <w:rtl/>
        </w:rPr>
      </w:pPr>
      <w:r>
        <w:rPr>
          <w:rFonts w:hint="cs"/>
          <w:rtl/>
        </w:rPr>
        <w:t>ההסתייגות של קבוצת חבר הכנסת אברהם בורג, של קבוצת חבר הכנסת מוחמד ברכה, של קבוצת סיעת בל"ד ושל חברי הכנסת טלב אלסאנע ומשה גפני לסעיף 35 לא נתקבלה.</w:t>
      </w:r>
    </w:p>
    <w:p w14:paraId="6EB2A998" w14:textId="77777777" w:rsidR="00000000" w:rsidRDefault="007C71EE">
      <w:pPr>
        <w:pStyle w:val="a"/>
        <w:jc w:val="center"/>
        <w:rPr>
          <w:rFonts w:hint="cs"/>
          <w:rtl/>
        </w:rPr>
      </w:pPr>
    </w:p>
    <w:p w14:paraId="572123A7" w14:textId="77777777" w:rsidR="00000000" w:rsidRDefault="007C71EE">
      <w:pPr>
        <w:pStyle w:val="ad"/>
        <w:rPr>
          <w:rFonts w:hint="cs"/>
          <w:rtl/>
        </w:rPr>
      </w:pPr>
      <w:r>
        <w:rPr>
          <w:rFonts w:hint="cs"/>
          <w:rtl/>
        </w:rPr>
        <w:t>היו"ר יולי-יואל אדלשטיין:</w:t>
      </w:r>
    </w:p>
    <w:p w14:paraId="2D61AC30" w14:textId="77777777" w:rsidR="00000000" w:rsidRDefault="007C71EE">
      <w:pPr>
        <w:pStyle w:val="a"/>
        <w:rPr>
          <w:rFonts w:hint="cs"/>
          <w:rtl/>
        </w:rPr>
      </w:pPr>
    </w:p>
    <w:p w14:paraId="17178435" w14:textId="77777777" w:rsidR="00000000" w:rsidRDefault="007C71EE">
      <w:pPr>
        <w:pStyle w:val="a"/>
        <w:rPr>
          <w:rFonts w:hint="cs"/>
          <w:rtl/>
        </w:rPr>
      </w:pPr>
      <w:r>
        <w:rPr>
          <w:rFonts w:hint="cs"/>
          <w:rtl/>
        </w:rPr>
        <w:t xml:space="preserve">ההסתייגות לא עברה. </w:t>
      </w:r>
    </w:p>
    <w:p w14:paraId="7C37A5C4" w14:textId="77777777" w:rsidR="00000000" w:rsidRDefault="007C71EE">
      <w:pPr>
        <w:pStyle w:val="a"/>
        <w:rPr>
          <w:rFonts w:hint="cs"/>
          <w:rtl/>
        </w:rPr>
      </w:pPr>
    </w:p>
    <w:p w14:paraId="7DDF3919" w14:textId="77777777" w:rsidR="00000000" w:rsidRDefault="007C71EE">
      <w:pPr>
        <w:pStyle w:val="a"/>
        <w:rPr>
          <w:rFonts w:hint="cs"/>
          <w:rtl/>
        </w:rPr>
      </w:pPr>
      <w:r>
        <w:rPr>
          <w:rFonts w:hint="cs"/>
          <w:rtl/>
        </w:rPr>
        <w:t>קבוצת</w:t>
      </w:r>
      <w:r>
        <w:rPr>
          <w:rFonts w:hint="cs"/>
          <w:rtl/>
        </w:rPr>
        <w:t xml:space="preserve"> מרצ ובייגה שוחט - מי בעד, מי נגד ומי נמנע? תודה.</w:t>
      </w:r>
    </w:p>
    <w:p w14:paraId="779E7FAC" w14:textId="77777777" w:rsidR="00000000" w:rsidRDefault="007C71EE">
      <w:pPr>
        <w:pStyle w:val="a"/>
        <w:rPr>
          <w:rFonts w:hint="cs"/>
          <w:rtl/>
        </w:rPr>
      </w:pPr>
    </w:p>
    <w:p w14:paraId="1694D29D" w14:textId="77777777" w:rsidR="00000000" w:rsidRDefault="007C71EE">
      <w:pPr>
        <w:pStyle w:val="a"/>
        <w:jc w:val="center"/>
        <w:rPr>
          <w:rFonts w:hint="cs"/>
          <w:b/>
          <w:bCs/>
          <w:rtl/>
        </w:rPr>
      </w:pPr>
      <w:r>
        <w:rPr>
          <w:rFonts w:hint="cs"/>
          <w:b/>
          <w:bCs/>
          <w:rtl/>
        </w:rPr>
        <w:t>הצבעה</w:t>
      </w:r>
    </w:p>
    <w:p w14:paraId="66607E84" w14:textId="77777777" w:rsidR="00000000" w:rsidRDefault="007C71EE">
      <w:pPr>
        <w:pStyle w:val="a"/>
        <w:jc w:val="center"/>
        <w:rPr>
          <w:rFonts w:hint="cs"/>
          <w:b/>
          <w:bCs/>
          <w:rtl/>
        </w:rPr>
      </w:pPr>
    </w:p>
    <w:p w14:paraId="1EE2719C" w14:textId="77777777" w:rsidR="00000000" w:rsidRDefault="007C71EE">
      <w:pPr>
        <w:pStyle w:val="a"/>
        <w:jc w:val="center"/>
        <w:rPr>
          <w:rFonts w:hint="cs"/>
          <w:rtl/>
        </w:rPr>
      </w:pPr>
      <w:r>
        <w:rPr>
          <w:rFonts w:hint="cs"/>
          <w:rtl/>
        </w:rPr>
        <w:t>ההסתייגות של קבוצת סיעת מרצ ושל חבר הכנסת אברהם בייגה שוחט לסעיף 35 לא נתקבלה.</w:t>
      </w:r>
    </w:p>
    <w:p w14:paraId="702D3779" w14:textId="77777777" w:rsidR="00000000" w:rsidRDefault="007C71EE">
      <w:pPr>
        <w:pStyle w:val="a"/>
        <w:jc w:val="center"/>
        <w:rPr>
          <w:rFonts w:hint="cs"/>
          <w:rtl/>
        </w:rPr>
      </w:pPr>
    </w:p>
    <w:p w14:paraId="11B619F1" w14:textId="77777777" w:rsidR="00000000" w:rsidRDefault="007C71EE">
      <w:pPr>
        <w:pStyle w:val="ad"/>
        <w:rPr>
          <w:rFonts w:hint="cs"/>
          <w:rtl/>
        </w:rPr>
      </w:pPr>
      <w:r>
        <w:rPr>
          <w:rFonts w:hint="cs"/>
          <w:rtl/>
        </w:rPr>
        <w:t>היו"ר יולי-יואל אדלשטיין:</w:t>
      </w:r>
    </w:p>
    <w:p w14:paraId="120DE521" w14:textId="77777777" w:rsidR="00000000" w:rsidRDefault="007C71EE">
      <w:pPr>
        <w:pStyle w:val="a"/>
        <w:rPr>
          <w:rFonts w:hint="cs"/>
          <w:rtl/>
        </w:rPr>
      </w:pPr>
    </w:p>
    <w:p w14:paraId="3A1BEDC4" w14:textId="77777777" w:rsidR="00000000" w:rsidRDefault="007C71EE">
      <w:pPr>
        <w:pStyle w:val="a"/>
        <w:rPr>
          <w:rFonts w:hint="cs"/>
          <w:rtl/>
        </w:rPr>
      </w:pPr>
      <w:r>
        <w:rPr>
          <w:rFonts w:hint="cs"/>
          <w:rtl/>
        </w:rPr>
        <w:t>ההסתייגות לא עברה.</w:t>
      </w:r>
    </w:p>
    <w:p w14:paraId="5C7D5CAE" w14:textId="77777777" w:rsidR="00000000" w:rsidRDefault="007C71EE">
      <w:pPr>
        <w:pStyle w:val="a"/>
        <w:rPr>
          <w:rFonts w:hint="cs"/>
          <w:rtl/>
        </w:rPr>
      </w:pPr>
    </w:p>
    <w:p w14:paraId="50596F4E" w14:textId="77777777" w:rsidR="00000000" w:rsidRDefault="007C71EE">
      <w:pPr>
        <w:pStyle w:val="a"/>
        <w:rPr>
          <w:rFonts w:hint="cs"/>
          <w:rtl/>
        </w:rPr>
      </w:pPr>
      <w:r>
        <w:rPr>
          <w:rFonts w:hint="cs"/>
          <w:rtl/>
        </w:rPr>
        <w:t>ההסתייגות של חבר הכנסת  יאיר פרץ - מי בעד, מי נגד ומי נמנע?</w:t>
      </w:r>
    </w:p>
    <w:p w14:paraId="120FD2FD" w14:textId="77777777" w:rsidR="00000000" w:rsidRDefault="007C71EE">
      <w:pPr>
        <w:pStyle w:val="a"/>
        <w:rPr>
          <w:rFonts w:hint="cs"/>
          <w:rtl/>
        </w:rPr>
      </w:pPr>
    </w:p>
    <w:p w14:paraId="041DEA9D" w14:textId="77777777" w:rsidR="00000000" w:rsidRDefault="007C71EE">
      <w:pPr>
        <w:pStyle w:val="a"/>
        <w:jc w:val="center"/>
        <w:rPr>
          <w:rFonts w:hint="cs"/>
          <w:b/>
          <w:bCs/>
          <w:rtl/>
        </w:rPr>
      </w:pPr>
      <w:r>
        <w:rPr>
          <w:rFonts w:hint="cs"/>
          <w:b/>
          <w:bCs/>
          <w:rtl/>
        </w:rPr>
        <w:t>הצבעה</w:t>
      </w:r>
    </w:p>
    <w:p w14:paraId="0ABE2D14" w14:textId="77777777" w:rsidR="00000000" w:rsidRDefault="007C71EE">
      <w:pPr>
        <w:pStyle w:val="a"/>
        <w:jc w:val="center"/>
        <w:rPr>
          <w:rFonts w:hint="cs"/>
          <w:b/>
          <w:bCs/>
          <w:rtl/>
        </w:rPr>
      </w:pPr>
    </w:p>
    <w:p w14:paraId="3CD419E7" w14:textId="77777777" w:rsidR="00000000" w:rsidRDefault="007C71EE">
      <w:pPr>
        <w:pStyle w:val="a"/>
        <w:jc w:val="center"/>
        <w:rPr>
          <w:rFonts w:hint="cs"/>
          <w:rtl/>
        </w:rPr>
      </w:pPr>
      <w:r>
        <w:rPr>
          <w:rFonts w:hint="cs"/>
          <w:rtl/>
        </w:rPr>
        <w:t>ההס</w:t>
      </w:r>
      <w:r>
        <w:rPr>
          <w:rFonts w:hint="cs"/>
          <w:rtl/>
        </w:rPr>
        <w:t>תייגות של חבר הכנסת יאיר פרץ לסעיף 35 לא נתקבלה.</w:t>
      </w:r>
    </w:p>
    <w:p w14:paraId="2FF29141" w14:textId="77777777" w:rsidR="00000000" w:rsidRDefault="007C71EE">
      <w:pPr>
        <w:pStyle w:val="a"/>
        <w:jc w:val="center"/>
        <w:rPr>
          <w:rFonts w:hint="cs"/>
          <w:rtl/>
        </w:rPr>
      </w:pPr>
    </w:p>
    <w:p w14:paraId="07BB3865" w14:textId="77777777" w:rsidR="00000000" w:rsidRDefault="007C71EE">
      <w:pPr>
        <w:pStyle w:val="ad"/>
        <w:rPr>
          <w:rFonts w:hint="cs"/>
          <w:rtl/>
        </w:rPr>
      </w:pPr>
      <w:r>
        <w:rPr>
          <w:rFonts w:hint="cs"/>
          <w:rtl/>
        </w:rPr>
        <w:t>היו"ר יולי-יואל אדלשטיין:</w:t>
      </w:r>
    </w:p>
    <w:p w14:paraId="346F1CA3" w14:textId="77777777" w:rsidR="00000000" w:rsidRDefault="007C71EE">
      <w:pPr>
        <w:pStyle w:val="a"/>
        <w:rPr>
          <w:rFonts w:hint="cs"/>
          <w:rtl/>
        </w:rPr>
      </w:pPr>
    </w:p>
    <w:p w14:paraId="25AA578F" w14:textId="77777777" w:rsidR="00000000" w:rsidRDefault="007C71EE">
      <w:pPr>
        <w:pStyle w:val="a"/>
        <w:rPr>
          <w:rFonts w:hint="cs"/>
          <w:rtl/>
        </w:rPr>
      </w:pPr>
      <w:r>
        <w:rPr>
          <w:rFonts w:hint="cs"/>
          <w:rtl/>
        </w:rPr>
        <w:t xml:space="preserve">ההסתייגות לא עברה. </w:t>
      </w:r>
    </w:p>
    <w:p w14:paraId="12EDC139" w14:textId="77777777" w:rsidR="00000000" w:rsidRDefault="007C71EE">
      <w:pPr>
        <w:pStyle w:val="a"/>
        <w:rPr>
          <w:rFonts w:hint="cs"/>
          <w:rtl/>
        </w:rPr>
      </w:pPr>
    </w:p>
    <w:p w14:paraId="461A6AFE" w14:textId="77777777" w:rsidR="00000000" w:rsidRDefault="007C71EE">
      <w:pPr>
        <w:pStyle w:val="a"/>
        <w:rPr>
          <w:rFonts w:hint="cs"/>
          <w:rtl/>
        </w:rPr>
      </w:pPr>
      <w:r>
        <w:rPr>
          <w:rFonts w:hint="cs"/>
          <w:rtl/>
        </w:rPr>
        <w:t>אנחנו בעמוד 175, קבוצת אזולאי - מי בעד, מי נגד ומי נמנע?</w:t>
      </w:r>
    </w:p>
    <w:p w14:paraId="7E877074" w14:textId="77777777" w:rsidR="00000000" w:rsidRDefault="007C71EE">
      <w:pPr>
        <w:pStyle w:val="a"/>
        <w:rPr>
          <w:rFonts w:hint="cs"/>
          <w:rtl/>
        </w:rPr>
      </w:pPr>
    </w:p>
    <w:p w14:paraId="2CF21EB5" w14:textId="77777777" w:rsidR="00000000" w:rsidRDefault="007C71EE">
      <w:pPr>
        <w:pStyle w:val="a"/>
        <w:jc w:val="center"/>
        <w:rPr>
          <w:rFonts w:hint="cs"/>
          <w:b/>
          <w:bCs/>
          <w:rtl/>
        </w:rPr>
      </w:pPr>
      <w:r>
        <w:rPr>
          <w:rFonts w:hint="cs"/>
          <w:b/>
          <w:bCs/>
          <w:rtl/>
        </w:rPr>
        <w:t>הצבעה</w:t>
      </w:r>
    </w:p>
    <w:p w14:paraId="5F90D64D" w14:textId="77777777" w:rsidR="00000000" w:rsidRDefault="007C71EE">
      <w:pPr>
        <w:pStyle w:val="a"/>
        <w:jc w:val="center"/>
        <w:rPr>
          <w:rFonts w:hint="cs"/>
          <w:b/>
          <w:bCs/>
          <w:rtl/>
        </w:rPr>
      </w:pPr>
    </w:p>
    <w:p w14:paraId="527A2BED" w14:textId="77777777" w:rsidR="00000000" w:rsidRDefault="007C71EE">
      <w:pPr>
        <w:pStyle w:val="a"/>
        <w:jc w:val="center"/>
        <w:rPr>
          <w:rFonts w:hint="cs"/>
          <w:rtl/>
        </w:rPr>
      </w:pPr>
      <w:r>
        <w:rPr>
          <w:rFonts w:hint="cs"/>
          <w:rtl/>
        </w:rPr>
        <w:t>ההסתייגות של קבוצת חבר הכנסת דוד אזולאי לסעיף 35 לא נתקבלה.</w:t>
      </w:r>
    </w:p>
    <w:p w14:paraId="33F408C7" w14:textId="77777777" w:rsidR="00000000" w:rsidRDefault="007C71EE">
      <w:pPr>
        <w:pStyle w:val="a"/>
        <w:jc w:val="center"/>
        <w:rPr>
          <w:rFonts w:hint="cs"/>
          <w:rtl/>
        </w:rPr>
      </w:pPr>
    </w:p>
    <w:p w14:paraId="3401806D" w14:textId="77777777" w:rsidR="00000000" w:rsidRDefault="007C71EE">
      <w:pPr>
        <w:pStyle w:val="ad"/>
        <w:rPr>
          <w:rFonts w:hint="cs"/>
          <w:rtl/>
        </w:rPr>
      </w:pPr>
      <w:r>
        <w:rPr>
          <w:rFonts w:hint="cs"/>
          <w:rtl/>
        </w:rPr>
        <w:t>היו"ר יולי-יואל אדלשטיין:</w:t>
      </w:r>
    </w:p>
    <w:p w14:paraId="38A8B009" w14:textId="77777777" w:rsidR="00000000" w:rsidRDefault="007C71EE">
      <w:pPr>
        <w:pStyle w:val="a"/>
        <w:rPr>
          <w:rFonts w:hint="cs"/>
          <w:rtl/>
        </w:rPr>
      </w:pPr>
    </w:p>
    <w:p w14:paraId="3A762C53" w14:textId="77777777" w:rsidR="00000000" w:rsidRDefault="007C71EE">
      <w:pPr>
        <w:pStyle w:val="a"/>
        <w:rPr>
          <w:rFonts w:hint="cs"/>
          <w:rtl/>
        </w:rPr>
      </w:pPr>
      <w:r>
        <w:rPr>
          <w:rFonts w:hint="cs"/>
          <w:rtl/>
        </w:rPr>
        <w:t>ההסתי</w:t>
      </w:r>
      <w:r>
        <w:rPr>
          <w:rFonts w:hint="cs"/>
          <w:rtl/>
        </w:rPr>
        <w:t xml:space="preserve">יגות לא עברה. </w:t>
      </w:r>
    </w:p>
    <w:p w14:paraId="628F4AEF" w14:textId="77777777" w:rsidR="00000000" w:rsidRDefault="007C71EE">
      <w:pPr>
        <w:pStyle w:val="a"/>
        <w:rPr>
          <w:rFonts w:hint="cs"/>
          <w:rtl/>
        </w:rPr>
      </w:pPr>
    </w:p>
    <w:p w14:paraId="2E3AAA69" w14:textId="77777777" w:rsidR="00000000" w:rsidRDefault="007C71EE">
      <w:pPr>
        <w:pStyle w:val="a"/>
        <w:rPr>
          <w:rFonts w:hint="cs"/>
          <w:rtl/>
        </w:rPr>
      </w:pPr>
      <w:r>
        <w:rPr>
          <w:rFonts w:hint="cs"/>
          <w:rtl/>
        </w:rPr>
        <w:t>ההסתייגות של חבר הכנסת אברהם בורג - מי בעד, מי נגד ומי נמנע?</w:t>
      </w:r>
    </w:p>
    <w:p w14:paraId="1BA85417" w14:textId="77777777" w:rsidR="00000000" w:rsidRDefault="007C71EE">
      <w:pPr>
        <w:pStyle w:val="a"/>
        <w:rPr>
          <w:rFonts w:hint="cs"/>
          <w:rtl/>
        </w:rPr>
      </w:pPr>
    </w:p>
    <w:p w14:paraId="23AEB6F2" w14:textId="77777777" w:rsidR="00000000" w:rsidRDefault="007C71EE">
      <w:pPr>
        <w:pStyle w:val="a"/>
        <w:jc w:val="center"/>
        <w:rPr>
          <w:rFonts w:hint="cs"/>
          <w:b/>
          <w:bCs/>
          <w:rtl/>
        </w:rPr>
      </w:pPr>
      <w:r>
        <w:rPr>
          <w:rFonts w:hint="cs"/>
          <w:b/>
          <w:bCs/>
          <w:rtl/>
        </w:rPr>
        <w:t>הצבעה</w:t>
      </w:r>
    </w:p>
    <w:p w14:paraId="00AD2B6C" w14:textId="77777777" w:rsidR="00000000" w:rsidRDefault="007C71EE">
      <w:pPr>
        <w:pStyle w:val="a"/>
        <w:jc w:val="center"/>
        <w:rPr>
          <w:rFonts w:hint="cs"/>
          <w:b/>
          <w:bCs/>
          <w:rtl/>
        </w:rPr>
      </w:pPr>
    </w:p>
    <w:p w14:paraId="0E6788FB" w14:textId="77777777" w:rsidR="00000000" w:rsidRDefault="007C71EE">
      <w:pPr>
        <w:pStyle w:val="a"/>
        <w:jc w:val="center"/>
        <w:rPr>
          <w:rFonts w:hint="cs"/>
          <w:rtl/>
        </w:rPr>
      </w:pPr>
      <w:r>
        <w:rPr>
          <w:rFonts w:hint="cs"/>
          <w:rtl/>
        </w:rPr>
        <w:t>ההסתייגות של חבר הכנסת אברהם בורג לסעיף 35 לא נתקבלה.</w:t>
      </w:r>
    </w:p>
    <w:p w14:paraId="34FEC83F" w14:textId="77777777" w:rsidR="00000000" w:rsidRDefault="007C71EE">
      <w:pPr>
        <w:pStyle w:val="a"/>
        <w:jc w:val="center"/>
        <w:rPr>
          <w:rFonts w:hint="cs"/>
          <w:rtl/>
        </w:rPr>
      </w:pPr>
    </w:p>
    <w:p w14:paraId="2D54EDAB" w14:textId="77777777" w:rsidR="00000000" w:rsidRDefault="007C71EE">
      <w:pPr>
        <w:pStyle w:val="ad"/>
        <w:rPr>
          <w:rFonts w:hint="cs"/>
          <w:rtl/>
        </w:rPr>
      </w:pPr>
      <w:r>
        <w:rPr>
          <w:rFonts w:hint="cs"/>
          <w:rtl/>
        </w:rPr>
        <w:t>היו"ר יולי-יואל אדלשטיין:</w:t>
      </w:r>
    </w:p>
    <w:p w14:paraId="2E2E93F9" w14:textId="77777777" w:rsidR="00000000" w:rsidRDefault="007C71EE">
      <w:pPr>
        <w:pStyle w:val="a"/>
        <w:rPr>
          <w:rFonts w:hint="cs"/>
          <w:rtl/>
        </w:rPr>
      </w:pPr>
    </w:p>
    <w:p w14:paraId="4BEF874B" w14:textId="77777777" w:rsidR="00000000" w:rsidRDefault="007C71EE">
      <w:pPr>
        <w:pStyle w:val="a"/>
        <w:rPr>
          <w:rFonts w:hint="cs"/>
          <w:rtl/>
        </w:rPr>
      </w:pPr>
      <w:r>
        <w:rPr>
          <w:rFonts w:hint="cs"/>
          <w:rtl/>
        </w:rPr>
        <w:t xml:space="preserve">ההסתייגות לא עברה. </w:t>
      </w:r>
    </w:p>
    <w:p w14:paraId="3F26238C" w14:textId="77777777" w:rsidR="00000000" w:rsidRDefault="007C71EE">
      <w:pPr>
        <w:pStyle w:val="a"/>
        <w:rPr>
          <w:rFonts w:hint="cs"/>
          <w:rtl/>
        </w:rPr>
      </w:pPr>
    </w:p>
    <w:p w14:paraId="352E852E" w14:textId="77777777" w:rsidR="00000000" w:rsidRDefault="007C71EE">
      <w:pPr>
        <w:pStyle w:val="a"/>
        <w:ind w:firstLine="720"/>
        <w:rPr>
          <w:rFonts w:hint="cs"/>
          <w:rtl/>
        </w:rPr>
      </w:pPr>
      <w:r>
        <w:rPr>
          <w:rFonts w:hint="cs"/>
          <w:rtl/>
        </w:rPr>
        <w:t>ההסתייגות של חבר הכנסת מצנע - מי בעד, מי נגד ומי נמנע?</w:t>
      </w:r>
    </w:p>
    <w:p w14:paraId="54B80EF3" w14:textId="77777777" w:rsidR="00000000" w:rsidRDefault="007C71EE">
      <w:pPr>
        <w:pStyle w:val="a"/>
        <w:rPr>
          <w:rFonts w:hint="cs"/>
          <w:rtl/>
        </w:rPr>
      </w:pPr>
    </w:p>
    <w:p w14:paraId="342266EE" w14:textId="77777777" w:rsidR="00000000" w:rsidRDefault="007C71EE">
      <w:pPr>
        <w:pStyle w:val="a"/>
        <w:jc w:val="center"/>
        <w:rPr>
          <w:rFonts w:hint="cs"/>
          <w:b/>
          <w:bCs/>
          <w:rtl/>
        </w:rPr>
      </w:pPr>
      <w:r>
        <w:rPr>
          <w:rFonts w:hint="cs"/>
          <w:b/>
          <w:bCs/>
          <w:rtl/>
        </w:rPr>
        <w:t>הצבעה</w:t>
      </w:r>
    </w:p>
    <w:p w14:paraId="26D38C75" w14:textId="77777777" w:rsidR="00000000" w:rsidRDefault="007C71EE">
      <w:pPr>
        <w:pStyle w:val="a"/>
        <w:jc w:val="center"/>
        <w:rPr>
          <w:rFonts w:hint="cs"/>
          <w:b/>
          <w:bCs/>
          <w:rtl/>
        </w:rPr>
      </w:pPr>
    </w:p>
    <w:p w14:paraId="1CC02FBC" w14:textId="77777777" w:rsidR="00000000" w:rsidRDefault="007C71EE">
      <w:pPr>
        <w:pStyle w:val="a"/>
        <w:jc w:val="center"/>
        <w:rPr>
          <w:rFonts w:hint="cs"/>
          <w:rtl/>
        </w:rPr>
      </w:pPr>
      <w:r>
        <w:rPr>
          <w:rFonts w:hint="cs"/>
          <w:rtl/>
        </w:rPr>
        <w:t>ההסתי</w:t>
      </w:r>
      <w:r>
        <w:rPr>
          <w:rFonts w:hint="cs"/>
          <w:rtl/>
        </w:rPr>
        <w:t>יגות של חבר הכנסת עמרם מצנע לסעיף 35 לא נתקבלה.</w:t>
      </w:r>
    </w:p>
    <w:p w14:paraId="13F400DD" w14:textId="77777777" w:rsidR="00000000" w:rsidRDefault="007C71EE">
      <w:pPr>
        <w:pStyle w:val="a"/>
        <w:jc w:val="center"/>
        <w:rPr>
          <w:rFonts w:hint="cs"/>
          <w:rtl/>
        </w:rPr>
      </w:pPr>
    </w:p>
    <w:p w14:paraId="12D1CF4B" w14:textId="77777777" w:rsidR="00000000" w:rsidRDefault="007C71EE">
      <w:pPr>
        <w:pStyle w:val="ad"/>
        <w:rPr>
          <w:rFonts w:hint="cs"/>
          <w:rtl/>
        </w:rPr>
      </w:pPr>
      <w:r>
        <w:rPr>
          <w:rFonts w:hint="cs"/>
          <w:rtl/>
        </w:rPr>
        <w:t>היו"ר יולי-יואל אדלשטיין:</w:t>
      </w:r>
    </w:p>
    <w:p w14:paraId="160A1BC8" w14:textId="77777777" w:rsidR="00000000" w:rsidRDefault="007C71EE">
      <w:pPr>
        <w:pStyle w:val="a"/>
        <w:rPr>
          <w:rFonts w:hint="cs"/>
          <w:rtl/>
        </w:rPr>
      </w:pPr>
    </w:p>
    <w:p w14:paraId="1CD88F97" w14:textId="77777777" w:rsidR="00000000" w:rsidRDefault="007C71EE">
      <w:pPr>
        <w:pStyle w:val="a"/>
        <w:rPr>
          <w:rFonts w:hint="cs"/>
          <w:rtl/>
        </w:rPr>
      </w:pPr>
      <w:r>
        <w:rPr>
          <w:rFonts w:hint="cs"/>
          <w:rtl/>
        </w:rPr>
        <w:t xml:space="preserve">ההסתייגות לא עברה. </w:t>
      </w:r>
    </w:p>
    <w:p w14:paraId="3B0955B8" w14:textId="77777777" w:rsidR="00000000" w:rsidRDefault="007C71EE">
      <w:pPr>
        <w:pStyle w:val="a"/>
        <w:rPr>
          <w:rFonts w:hint="cs"/>
          <w:rtl/>
        </w:rPr>
      </w:pPr>
    </w:p>
    <w:p w14:paraId="702A40B8" w14:textId="77777777" w:rsidR="00000000" w:rsidRDefault="007C71EE">
      <w:pPr>
        <w:pStyle w:val="a"/>
        <w:rPr>
          <w:rFonts w:hint="cs"/>
          <w:rtl/>
        </w:rPr>
      </w:pPr>
      <w:r>
        <w:rPr>
          <w:rFonts w:hint="cs"/>
          <w:rtl/>
        </w:rPr>
        <w:t xml:space="preserve">חבר הכנסת בנימין בן-אליעזר - לא נמצא. חבר הכנסת שמעון פרס - לא נמצא. </w:t>
      </w:r>
    </w:p>
    <w:p w14:paraId="2001BA9F" w14:textId="77777777" w:rsidR="00000000" w:rsidRDefault="007C71EE">
      <w:pPr>
        <w:pStyle w:val="a"/>
        <w:rPr>
          <w:rFonts w:hint="cs"/>
          <w:rtl/>
        </w:rPr>
      </w:pPr>
    </w:p>
    <w:p w14:paraId="7D612F43" w14:textId="77777777" w:rsidR="00000000" w:rsidRDefault="007C71EE">
      <w:pPr>
        <w:pStyle w:val="a"/>
        <w:rPr>
          <w:rFonts w:hint="cs"/>
          <w:rtl/>
        </w:rPr>
      </w:pPr>
      <w:r>
        <w:rPr>
          <w:rFonts w:hint="cs"/>
          <w:rtl/>
        </w:rPr>
        <w:t>מי בעד ההסתייגות של חבר הכנסת מתן וילנאי ומי נגד? תודה.</w:t>
      </w:r>
    </w:p>
    <w:p w14:paraId="145F24D0" w14:textId="77777777" w:rsidR="00000000" w:rsidRDefault="007C71EE">
      <w:pPr>
        <w:pStyle w:val="a"/>
        <w:rPr>
          <w:rFonts w:hint="cs"/>
          <w:rtl/>
        </w:rPr>
      </w:pPr>
    </w:p>
    <w:p w14:paraId="211402A0" w14:textId="77777777" w:rsidR="00000000" w:rsidRDefault="007C71EE">
      <w:pPr>
        <w:pStyle w:val="a"/>
        <w:jc w:val="center"/>
        <w:rPr>
          <w:rFonts w:hint="cs"/>
          <w:b/>
          <w:bCs/>
          <w:rtl/>
        </w:rPr>
      </w:pPr>
      <w:r>
        <w:rPr>
          <w:rFonts w:hint="cs"/>
          <w:b/>
          <w:bCs/>
          <w:rtl/>
        </w:rPr>
        <w:t>הצבעה</w:t>
      </w:r>
    </w:p>
    <w:p w14:paraId="17B57D68" w14:textId="77777777" w:rsidR="00000000" w:rsidRDefault="007C71EE">
      <w:pPr>
        <w:pStyle w:val="a"/>
        <w:jc w:val="center"/>
        <w:rPr>
          <w:rFonts w:hint="cs"/>
          <w:b/>
          <w:bCs/>
          <w:rtl/>
        </w:rPr>
      </w:pPr>
    </w:p>
    <w:p w14:paraId="2898CAFC" w14:textId="77777777" w:rsidR="00000000" w:rsidRDefault="007C71EE">
      <w:pPr>
        <w:pStyle w:val="a"/>
        <w:jc w:val="center"/>
        <w:rPr>
          <w:rFonts w:hint="cs"/>
          <w:rtl/>
        </w:rPr>
      </w:pPr>
      <w:r>
        <w:rPr>
          <w:rFonts w:hint="cs"/>
          <w:rtl/>
        </w:rPr>
        <w:t>ההסתייגות של חבר הכנסת מ</w:t>
      </w:r>
      <w:r>
        <w:rPr>
          <w:rFonts w:hint="cs"/>
          <w:rtl/>
        </w:rPr>
        <w:t>תן וילנאי לסעיף 35 לא נתקבלה.</w:t>
      </w:r>
    </w:p>
    <w:p w14:paraId="08AFF4F9" w14:textId="77777777" w:rsidR="00000000" w:rsidRDefault="007C71EE">
      <w:pPr>
        <w:pStyle w:val="a"/>
        <w:ind w:firstLine="0"/>
        <w:rPr>
          <w:rFonts w:hint="cs"/>
          <w:rtl/>
        </w:rPr>
      </w:pPr>
    </w:p>
    <w:p w14:paraId="6155BC9C" w14:textId="77777777" w:rsidR="00000000" w:rsidRDefault="007C71EE">
      <w:pPr>
        <w:pStyle w:val="ad"/>
        <w:rPr>
          <w:rFonts w:hint="cs"/>
          <w:rtl/>
        </w:rPr>
      </w:pPr>
      <w:r>
        <w:rPr>
          <w:rFonts w:hint="cs"/>
          <w:rtl/>
        </w:rPr>
        <w:t>היו"ר יולי-יואל אדלשטיין:</w:t>
      </w:r>
    </w:p>
    <w:p w14:paraId="3131A9CE" w14:textId="77777777" w:rsidR="00000000" w:rsidRDefault="007C71EE">
      <w:pPr>
        <w:pStyle w:val="a"/>
        <w:rPr>
          <w:rFonts w:hint="cs"/>
          <w:rtl/>
        </w:rPr>
      </w:pPr>
    </w:p>
    <w:p w14:paraId="594C0459" w14:textId="77777777" w:rsidR="00000000" w:rsidRDefault="007C71EE">
      <w:pPr>
        <w:pStyle w:val="a"/>
        <w:rPr>
          <w:rFonts w:hint="cs"/>
          <w:rtl/>
        </w:rPr>
      </w:pPr>
      <w:r>
        <w:rPr>
          <w:rFonts w:hint="cs"/>
          <w:rtl/>
        </w:rPr>
        <w:t xml:space="preserve">ההסתייגות לא עברה. </w:t>
      </w:r>
    </w:p>
    <w:p w14:paraId="544FB33B" w14:textId="77777777" w:rsidR="00000000" w:rsidRDefault="007C71EE">
      <w:pPr>
        <w:pStyle w:val="a"/>
        <w:rPr>
          <w:rFonts w:hint="cs"/>
          <w:rtl/>
        </w:rPr>
      </w:pPr>
    </w:p>
    <w:p w14:paraId="109BC3AA" w14:textId="77777777" w:rsidR="00000000" w:rsidRDefault="007C71EE">
      <w:pPr>
        <w:pStyle w:val="a"/>
        <w:ind w:left="720" w:firstLine="0"/>
        <w:rPr>
          <w:rFonts w:hint="cs"/>
          <w:rtl/>
        </w:rPr>
      </w:pPr>
      <w:r>
        <w:rPr>
          <w:rFonts w:hint="cs"/>
          <w:rtl/>
        </w:rPr>
        <w:t>ההסתייגות של חברת הכנסת דליה איציק - מי בעד, מי נגד ומי נמנע?</w:t>
      </w:r>
    </w:p>
    <w:p w14:paraId="42AE1372" w14:textId="77777777" w:rsidR="00000000" w:rsidRDefault="007C71EE">
      <w:pPr>
        <w:pStyle w:val="a"/>
        <w:ind w:left="720" w:firstLine="720"/>
        <w:rPr>
          <w:rFonts w:hint="cs"/>
          <w:rtl/>
        </w:rPr>
      </w:pPr>
    </w:p>
    <w:p w14:paraId="2B2CC938" w14:textId="77777777" w:rsidR="00000000" w:rsidRDefault="007C71EE">
      <w:pPr>
        <w:pStyle w:val="a"/>
        <w:ind w:left="720" w:firstLine="720"/>
        <w:jc w:val="center"/>
        <w:rPr>
          <w:rFonts w:hint="cs"/>
          <w:b/>
          <w:bCs/>
          <w:rtl/>
        </w:rPr>
      </w:pPr>
      <w:r>
        <w:rPr>
          <w:b/>
          <w:bCs/>
          <w:rtl/>
        </w:rPr>
        <w:br w:type="page"/>
      </w:r>
      <w:r>
        <w:rPr>
          <w:rFonts w:hint="cs"/>
          <w:b/>
          <w:bCs/>
          <w:rtl/>
        </w:rPr>
        <w:t>הצבעה</w:t>
      </w:r>
    </w:p>
    <w:p w14:paraId="703023C9" w14:textId="77777777" w:rsidR="00000000" w:rsidRDefault="007C71EE">
      <w:pPr>
        <w:pStyle w:val="a"/>
        <w:ind w:left="720" w:firstLine="720"/>
        <w:jc w:val="center"/>
        <w:rPr>
          <w:rFonts w:hint="cs"/>
          <w:b/>
          <w:bCs/>
          <w:rtl/>
        </w:rPr>
      </w:pPr>
    </w:p>
    <w:p w14:paraId="01D9C9F0" w14:textId="77777777" w:rsidR="00000000" w:rsidRDefault="007C71EE">
      <w:pPr>
        <w:pStyle w:val="a"/>
        <w:ind w:left="720" w:firstLine="720"/>
        <w:jc w:val="center"/>
        <w:rPr>
          <w:rFonts w:hint="cs"/>
          <w:rtl/>
        </w:rPr>
      </w:pPr>
      <w:r>
        <w:rPr>
          <w:rFonts w:hint="cs"/>
          <w:rtl/>
        </w:rPr>
        <w:t>ההסתייגות של חברת הכנסת דליה איציק לסעיף 35 לא נתקבלה.</w:t>
      </w:r>
    </w:p>
    <w:p w14:paraId="1B24AFAA" w14:textId="77777777" w:rsidR="00000000" w:rsidRDefault="007C71EE">
      <w:pPr>
        <w:pStyle w:val="a"/>
        <w:ind w:left="720" w:firstLine="720"/>
        <w:jc w:val="center"/>
        <w:rPr>
          <w:rFonts w:hint="cs"/>
          <w:rtl/>
        </w:rPr>
      </w:pPr>
    </w:p>
    <w:p w14:paraId="6973DE6E" w14:textId="77777777" w:rsidR="00000000" w:rsidRDefault="007C71EE">
      <w:pPr>
        <w:pStyle w:val="ad"/>
        <w:rPr>
          <w:rFonts w:hint="cs"/>
          <w:rtl/>
        </w:rPr>
      </w:pPr>
      <w:r>
        <w:rPr>
          <w:rFonts w:hint="cs"/>
          <w:rtl/>
        </w:rPr>
        <w:t>היו"ר יולי-יואל אדלשטיין:</w:t>
      </w:r>
    </w:p>
    <w:p w14:paraId="1D29125B" w14:textId="77777777" w:rsidR="00000000" w:rsidRDefault="007C71EE">
      <w:pPr>
        <w:pStyle w:val="a"/>
        <w:ind w:left="720" w:firstLine="720"/>
        <w:rPr>
          <w:rFonts w:hint="cs"/>
          <w:rtl/>
        </w:rPr>
      </w:pPr>
    </w:p>
    <w:p w14:paraId="4BB1F238" w14:textId="77777777" w:rsidR="00000000" w:rsidRDefault="007C71EE">
      <w:pPr>
        <w:pStyle w:val="a"/>
        <w:rPr>
          <w:rFonts w:hint="cs"/>
          <w:rtl/>
        </w:rPr>
      </w:pPr>
      <w:r>
        <w:rPr>
          <w:rFonts w:hint="cs"/>
          <w:rtl/>
        </w:rPr>
        <w:t>ההסתייגות לא עברה.</w:t>
      </w:r>
    </w:p>
    <w:p w14:paraId="04A61AED" w14:textId="77777777" w:rsidR="00000000" w:rsidRDefault="007C71EE">
      <w:pPr>
        <w:pStyle w:val="a"/>
        <w:rPr>
          <w:rFonts w:hint="cs"/>
          <w:rtl/>
        </w:rPr>
      </w:pPr>
    </w:p>
    <w:p w14:paraId="73639BA2" w14:textId="77777777" w:rsidR="00000000" w:rsidRDefault="007C71EE">
      <w:pPr>
        <w:pStyle w:val="a"/>
        <w:ind w:left="720" w:firstLine="0"/>
        <w:rPr>
          <w:rFonts w:hint="cs"/>
          <w:rtl/>
        </w:rPr>
      </w:pPr>
      <w:r>
        <w:rPr>
          <w:rFonts w:hint="cs"/>
          <w:rtl/>
        </w:rPr>
        <w:t>ההס</w:t>
      </w:r>
      <w:r>
        <w:rPr>
          <w:rFonts w:hint="cs"/>
          <w:rtl/>
        </w:rPr>
        <w:t>תייגות של חבר הכנסת אופיר פינס-פז - מי בעד, מי נגד ומי נמנע?</w:t>
      </w:r>
    </w:p>
    <w:p w14:paraId="4F569621" w14:textId="77777777" w:rsidR="00000000" w:rsidRDefault="007C71EE">
      <w:pPr>
        <w:pStyle w:val="a"/>
        <w:ind w:left="720" w:firstLine="720"/>
        <w:rPr>
          <w:rFonts w:hint="cs"/>
          <w:rtl/>
        </w:rPr>
      </w:pPr>
    </w:p>
    <w:p w14:paraId="47CA48A1" w14:textId="77777777" w:rsidR="00000000" w:rsidRDefault="007C71EE">
      <w:pPr>
        <w:pStyle w:val="a"/>
        <w:ind w:left="720" w:firstLine="720"/>
        <w:jc w:val="center"/>
        <w:rPr>
          <w:rFonts w:hint="cs"/>
          <w:b/>
          <w:bCs/>
          <w:rtl/>
        </w:rPr>
      </w:pPr>
      <w:r>
        <w:rPr>
          <w:rFonts w:hint="cs"/>
          <w:b/>
          <w:bCs/>
          <w:rtl/>
        </w:rPr>
        <w:t>הצבעה</w:t>
      </w:r>
    </w:p>
    <w:p w14:paraId="36511DC2" w14:textId="77777777" w:rsidR="00000000" w:rsidRDefault="007C71EE">
      <w:pPr>
        <w:pStyle w:val="a"/>
        <w:ind w:left="720" w:firstLine="720"/>
        <w:jc w:val="center"/>
        <w:rPr>
          <w:rFonts w:hint="cs"/>
          <w:b/>
          <w:bCs/>
          <w:rtl/>
        </w:rPr>
      </w:pPr>
    </w:p>
    <w:p w14:paraId="60EF6A13" w14:textId="77777777" w:rsidR="00000000" w:rsidRDefault="007C71EE">
      <w:pPr>
        <w:pStyle w:val="a"/>
        <w:ind w:left="720" w:firstLine="720"/>
        <w:jc w:val="center"/>
        <w:rPr>
          <w:rFonts w:hint="cs"/>
          <w:rtl/>
        </w:rPr>
      </w:pPr>
      <w:r>
        <w:rPr>
          <w:rFonts w:hint="cs"/>
          <w:rtl/>
        </w:rPr>
        <w:t>ההסתייגות של חבר הכנסת אופיר פינס-פז לסעיף 35 לא נתקבלה.</w:t>
      </w:r>
    </w:p>
    <w:p w14:paraId="5BC5497F" w14:textId="77777777" w:rsidR="00000000" w:rsidRDefault="007C71EE">
      <w:pPr>
        <w:pStyle w:val="a"/>
        <w:ind w:left="720" w:firstLine="720"/>
        <w:jc w:val="center"/>
        <w:rPr>
          <w:rFonts w:hint="cs"/>
          <w:rtl/>
        </w:rPr>
      </w:pPr>
    </w:p>
    <w:p w14:paraId="3AA16ADF" w14:textId="77777777" w:rsidR="00000000" w:rsidRDefault="007C71EE">
      <w:pPr>
        <w:pStyle w:val="ad"/>
        <w:rPr>
          <w:rFonts w:hint="cs"/>
          <w:rtl/>
        </w:rPr>
      </w:pPr>
      <w:r>
        <w:rPr>
          <w:rFonts w:hint="cs"/>
          <w:rtl/>
        </w:rPr>
        <w:t>היו"ר יולי-יואל אדלשטיין:</w:t>
      </w:r>
    </w:p>
    <w:p w14:paraId="5D8DCFC4" w14:textId="77777777" w:rsidR="00000000" w:rsidRDefault="007C71EE">
      <w:pPr>
        <w:pStyle w:val="a"/>
        <w:ind w:left="720" w:firstLine="720"/>
        <w:rPr>
          <w:rFonts w:hint="cs"/>
          <w:rtl/>
        </w:rPr>
      </w:pPr>
    </w:p>
    <w:p w14:paraId="24687B7B" w14:textId="77777777" w:rsidR="00000000" w:rsidRDefault="007C71EE">
      <w:pPr>
        <w:pStyle w:val="a"/>
        <w:rPr>
          <w:rFonts w:hint="cs"/>
          <w:rtl/>
        </w:rPr>
      </w:pPr>
      <w:r>
        <w:rPr>
          <w:rFonts w:hint="cs"/>
          <w:rtl/>
        </w:rPr>
        <w:t>ההסתייגות לא עברה.</w:t>
      </w:r>
    </w:p>
    <w:p w14:paraId="5755D907" w14:textId="77777777" w:rsidR="00000000" w:rsidRDefault="007C71EE">
      <w:pPr>
        <w:pStyle w:val="a"/>
        <w:rPr>
          <w:rFonts w:hint="cs"/>
          <w:rtl/>
        </w:rPr>
      </w:pPr>
    </w:p>
    <w:p w14:paraId="1373B5FD" w14:textId="77777777" w:rsidR="00000000" w:rsidRDefault="007C71EE">
      <w:pPr>
        <w:pStyle w:val="a"/>
        <w:ind w:left="720" w:firstLine="0"/>
        <w:rPr>
          <w:rFonts w:hint="cs"/>
          <w:rtl/>
        </w:rPr>
      </w:pPr>
      <w:r>
        <w:rPr>
          <w:rFonts w:hint="cs"/>
          <w:rtl/>
        </w:rPr>
        <w:t>ההסתייגות של חבר הכנסת אפרים סנה - מי בעד, מי נגד ומי נמנע? תודה.</w:t>
      </w:r>
    </w:p>
    <w:p w14:paraId="59197995" w14:textId="77777777" w:rsidR="00000000" w:rsidRDefault="007C71EE">
      <w:pPr>
        <w:pStyle w:val="a"/>
        <w:ind w:left="720" w:firstLine="720"/>
        <w:rPr>
          <w:rFonts w:hint="cs"/>
          <w:rtl/>
        </w:rPr>
      </w:pPr>
    </w:p>
    <w:p w14:paraId="415A3EB1" w14:textId="77777777" w:rsidR="00000000" w:rsidRDefault="007C71EE">
      <w:pPr>
        <w:pStyle w:val="a"/>
        <w:ind w:left="720" w:firstLine="720"/>
        <w:jc w:val="center"/>
        <w:rPr>
          <w:rFonts w:hint="cs"/>
          <w:b/>
          <w:bCs/>
          <w:rtl/>
        </w:rPr>
      </w:pPr>
      <w:r>
        <w:rPr>
          <w:rFonts w:hint="cs"/>
          <w:b/>
          <w:bCs/>
          <w:rtl/>
        </w:rPr>
        <w:t>הצבעה</w:t>
      </w:r>
    </w:p>
    <w:p w14:paraId="3E23E5EA" w14:textId="77777777" w:rsidR="00000000" w:rsidRDefault="007C71EE">
      <w:pPr>
        <w:pStyle w:val="a"/>
        <w:ind w:left="720" w:firstLine="720"/>
        <w:jc w:val="center"/>
        <w:rPr>
          <w:rFonts w:hint="cs"/>
          <w:b/>
          <w:bCs/>
          <w:rtl/>
        </w:rPr>
      </w:pPr>
    </w:p>
    <w:p w14:paraId="02382524" w14:textId="77777777" w:rsidR="00000000" w:rsidRDefault="007C71EE">
      <w:pPr>
        <w:pStyle w:val="a"/>
        <w:ind w:left="720" w:firstLine="720"/>
        <w:jc w:val="center"/>
        <w:rPr>
          <w:rFonts w:hint="cs"/>
          <w:rtl/>
        </w:rPr>
      </w:pPr>
      <w:r>
        <w:rPr>
          <w:rFonts w:hint="cs"/>
          <w:rtl/>
        </w:rPr>
        <w:t>ההסתייגו</w:t>
      </w:r>
      <w:r>
        <w:rPr>
          <w:rFonts w:hint="cs"/>
          <w:rtl/>
        </w:rPr>
        <w:t>ת של חבר הכנסת אפרים סנה לסעיף 35 לא נתקבלה.</w:t>
      </w:r>
    </w:p>
    <w:p w14:paraId="3EF59578" w14:textId="77777777" w:rsidR="00000000" w:rsidRDefault="007C71EE">
      <w:pPr>
        <w:pStyle w:val="a"/>
        <w:ind w:left="720" w:firstLine="720"/>
        <w:jc w:val="center"/>
        <w:rPr>
          <w:rFonts w:hint="cs"/>
          <w:rtl/>
        </w:rPr>
      </w:pPr>
    </w:p>
    <w:p w14:paraId="6E73E9B2" w14:textId="77777777" w:rsidR="00000000" w:rsidRDefault="007C71EE">
      <w:pPr>
        <w:pStyle w:val="ad"/>
        <w:rPr>
          <w:rFonts w:hint="cs"/>
          <w:rtl/>
        </w:rPr>
      </w:pPr>
      <w:r>
        <w:rPr>
          <w:rFonts w:hint="cs"/>
          <w:rtl/>
        </w:rPr>
        <w:t>היו"ר יולי-יואל אדלשטיין:</w:t>
      </w:r>
    </w:p>
    <w:p w14:paraId="6FD93EFB" w14:textId="77777777" w:rsidR="00000000" w:rsidRDefault="007C71EE">
      <w:pPr>
        <w:pStyle w:val="a"/>
        <w:ind w:left="720" w:firstLine="720"/>
        <w:rPr>
          <w:rFonts w:hint="cs"/>
          <w:rtl/>
        </w:rPr>
      </w:pPr>
    </w:p>
    <w:p w14:paraId="7C5223FB" w14:textId="77777777" w:rsidR="00000000" w:rsidRDefault="007C71EE">
      <w:pPr>
        <w:pStyle w:val="a"/>
        <w:rPr>
          <w:rFonts w:hint="cs"/>
          <w:rtl/>
        </w:rPr>
      </w:pPr>
      <w:r>
        <w:rPr>
          <w:rFonts w:hint="cs"/>
          <w:rtl/>
        </w:rPr>
        <w:t>ההסתייגות לא עברה.</w:t>
      </w:r>
    </w:p>
    <w:p w14:paraId="763B5DAD" w14:textId="77777777" w:rsidR="00000000" w:rsidRDefault="007C71EE">
      <w:pPr>
        <w:pStyle w:val="a"/>
        <w:rPr>
          <w:rFonts w:hint="cs"/>
          <w:rtl/>
        </w:rPr>
      </w:pPr>
    </w:p>
    <w:p w14:paraId="5E859BAC" w14:textId="77777777" w:rsidR="00000000" w:rsidRDefault="007C71EE">
      <w:pPr>
        <w:pStyle w:val="a"/>
        <w:ind w:left="720" w:firstLine="0"/>
        <w:rPr>
          <w:rFonts w:hint="cs"/>
          <w:rtl/>
        </w:rPr>
      </w:pPr>
      <w:r>
        <w:rPr>
          <w:rFonts w:hint="cs"/>
          <w:rtl/>
        </w:rPr>
        <w:t>ההסתייגות של חברת הכנסת יולי תמיר - מי בעד, מי נגד ומי נמנע? תודה.</w:t>
      </w:r>
    </w:p>
    <w:p w14:paraId="46B20FFE" w14:textId="77777777" w:rsidR="00000000" w:rsidRDefault="007C71EE">
      <w:pPr>
        <w:pStyle w:val="a"/>
        <w:ind w:left="720" w:firstLine="720"/>
        <w:rPr>
          <w:rFonts w:hint="cs"/>
          <w:rtl/>
        </w:rPr>
      </w:pPr>
    </w:p>
    <w:p w14:paraId="381C5C70" w14:textId="77777777" w:rsidR="00000000" w:rsidRDefault="007C71EE">
      <w:pPr>
        <w:pStyle w:val="a"/>
        <w:ind w:left="720" w:firstLine="720"/>
        <w:jc w:val="center"/>
        <w:rPr>
          <w:rFonts w:hint="cs"/>
          <w:b/>
          <w:bCs/>
          <w:rtl/>
        </w:rPr>
      </w:pPr>
      <w:r>
        <w:rPr>
          <w:rFonts w:hint="cs"/>
          <w:b/>
          <w:bCs/>
          <w:rtl/>
        </w:rPr>
        <w:t>הצבעה</w:t>
      </w:r>
    </w:p>
    <w:p w14:paraId="3313145F" w14:textId="77777777" w:rsidR="00000000" w:rsidRDefault="007C71EE">
      <w:pPr>
        <w:pStyle w:val="a"/>
        <w:ind w:left="720" w:firstLine="720"/>
        <w:jc w:val="center"/>
        <w:rPr>
          <w:rFonts w:hint="cs"/>
          <w:b/>
          <w:bCs/>
          <w:rtl/>
        </w:rPr>
      </w:pPr>
    </w:p>
    <w:p w14:paraId="7E0158A0" w14:textId="77777777" w:rsidR="00000000" w:rsidRDefault="007C71EE">
      <w:pPr>
        <w:pStyle w:val="a"/>
        <w:ind w:left="720" w:firstLine="720"/>
        <w:jc w:val="center"/>
        <w:rPr>
          <w:rFonts w:hint="cs"/>
          <w:rtl/>
        </w:rPr>
      </w:pPr>
      <w:r>
        <w:rPr>
          <w:rFonts w:hint="cs"/>
          <w:rtl/>
        </w:rPr>
        <w:t>ההסתייגות של חברת הכנסת יולי תמיר לסעיף 35 לא נתקבלה.</w:t>
      </w:r>
    </w:p>
    <w:p w14:paraId="14B1E358" w14:textId="77777777" w:rsidR="00000000" w:rsidRDefault="007C71EE">
      <w:pPr>
        <w:pStyle w:val="a"/>
        <w:ind w:left="720" w:firstLine="720"/>
        <w:jc w:val="center"/>
        <w:rPr>
          <w:rFonts w:hint="cs"/>
          <w:rtl/>
        </w:rPr>
      </w:pPr>
    </w:p>
    <w:p w14:paraId="076B6C22" w14:textId="77777777" w:rsidR="00000000" w:rsidRDefault="007C71EE">
      <w:pPr>
        <w:pStyle w:val="ad"/>
        <w:rPr>
          <w:rFonts w:hint="cs"/>
          <w:rtl/>
        </w:rPr>
      </w:pPr>
      <w:r>
        <w:rPr>
          <w:rFonts w:hint="cs"/>
          <w:rtl/>
        </w:rPr>
        <w:t>היו"ר יולי-יואל אדלשטיין:</w:t>
      </w:r>
    </w:p>
    <w:p w14:paraId="3F1FFA91" w14:textId="77777777" w:rsidR="00000000" w:rsidRDefault="007C71EE">
      <w:pPr>
        <w:pStyle w:val="a"/>
        <w:ind w:left="720" w:firstLine="720"/>
        <w:rPr>
          <w:rFonts w:hint="cs"/>
          <w:rtl/>
        </w:rPr>
      </w:pPr>
    </w:p>
    <w:p w14:paraId="48DC5894" w14:textId="77777777" w:rsidR="00000000" w:rsidRDefault="007C71EE">
      <w:pPr>
        <w:pStyle w:val="a"/>
        <w:rPr>
          <w:rFonts w:hint="cs"/>
          <w:rtl/>
        </w:rPr>
      </w:pPr>
      <w:r>
        <w:rPr>
          <w:rFonts w:hint="cs"/>
          <w:rtl/>
        </w:rPr>
        <w:t>ההסתיי</w:t>
      </w:r>
      <w:r>
        <w:rPr>
          <w:rFonts w:hint="cs"/>
          <w:rtl/>
        </w:rPr>
        <w:t>גות לא עברה.</w:t>
      </w:r>
    </w:p>
    <w:p w14:paraId="483EFFAE" w14:textId="77777777" w:rsidR="00000000" w:rsidRDefault="007C71EE">
      <w:pPr>
        <w:pStyle w:val="a"/>
        <w:rPr>
          <w:rFonts w:hint="cs"/>
          <w:rtl/>
        </w:rPr>
      </w:pPr>
    </w:p>
    <w:p w14:paraId="33E38EDA" w14:textId="77777777" w:rsidR="00000000" w:rsidRDefault="007C71EE">
      <w:pPr>
        <w:pStyle w:val="a"/>
        <w:ind w:left="720" w:firstLine="0"/>
        <w:rPr>
          <w:rFonts w:hint="cs"/>
          <w:rtl/>
        </w:rPr>
      </w:pPr>
      <w:r>
        <w:rPr>
          <w:rFonts w:hint="cs"/>
          <w:rtl/>
        </w:rPr>
        <w:t>ההסתייגות של חבר הכנסת מיכאל מלכיאור - מי בעד, מי נגד ומי נמנע? תודה.</w:t>
      </w:r>
    </w:p>
    <w:p w14:paraId="3BEC1677" w14:textId="77777777" w:rsidR="00000000" w:rsidRDefault="007C71EE">
      <w:pPr>
        <w:pStyle w:val="a"/>
        <w:ind w:left="720" w:firstLine="720"/>
        <w:rPr>
          <w:rFonts w:hint="cs"/>
          <w:rtl/>
        </w:rPr>
      </w:pPr>
    </w:p>
    <w:p w14:paraId="6B26A1D4" w14:textId="77777777" w:rsidR="00000000" w:rsidRDefault="007C71EE">
      <w:pPr>
        <w:pStyle w:val="a"/>
        <w:ind w:left="720" w:firstLine="720"/>
        <w:jc w:val="center"/>
        <w:rPr>
          <w:rFonts w:hint="cs"/>
          <w:b/>
          <w:bCs/>
          <w:rtl/>
        </w:rPr>
      </w:pPr>
      <w:r>
        <w:rPr>
          <w:rFonts w:hint="cs"/>
          <w:b/>
          <w:bCs/>
          <w:rtl/>
        </w:rPr>
        <w:t>הצבעה</w:t>
      </w:r>
    </w:p>
    <w:p w14:paraId="441B309C" w14:textId="77777777" w:rsidR="00000000" w:rsidRDefault="007C71EE">
      <w:pPr>
        <w:pStyle w:val="a"/>
        <w:ind w:left="720" w:firstLine="720"/>
        <w:jc w:val="center"/>
        <w:rPr>
          <w:rFonts w:hint="cs"/>
          <w:b/>
          <w:bCs/>
          <w:rtl/>
        </w:rPr>
      </w:pPr>
    </w:p>
    <w:p w14:paraId="6224AE68" w14:textId="77777777" w:rsidR="00000000" w:rsidRDefault="007C71EE">
      <w:pPr>
        <w:pStyle w:val="a"/>
        <w:ind w:left="720" w:firstLine="720"/>
        <w:jc w:val="center"/>
        <w:rPr>
          <w:rFonts w:hint="cs"/>
          <w:rtl/>
        </w:rPr>
      </w:pPr>
      <w:r>
        <w:rPr>
          <w:rFonts w:hint="cs"/>
          <w:rtl/>
        </w:rPr>
        <w:t>ההסתייגות של חבר הכנסת מיכאל מלכיאור לסעיף 35 לא נתקבלה.</w:t>
      </w:r>
    </w:p>
    <w:p w14:paraId="3443AE8A" w14:textId="77777777" w:rsidR="00000000" w:rsidRDefault="007C71EE">
      <w:pPr>
        <w:pStyle w:val="a"/>
        <w:ind w:left="720" w:firstLine="720"/>
        <w:jc w:val="center"/>
        <w:rPr>
          <w:rFonts w:hint="cs"/>
          <w:rtl/>
        </w:rPr>
      </w:pPr>
    </w:p>
    <w:p w14:paraId="238BA70C" w14:textId="77777777" w:rsidR="00000000" w:rsidRDefault="007C71EE">
      <w:pPr>
        <w:pStyle w:val="ad"/>
        <w:rPr>
          <w:rFonts w:hint="cs"/>
          <w:rtl/>
        </w:rPr>
      </w:pPr>
      <w:r>
        <w:rPr>
          <w:rFonts w:hint="cs"/>
          <w:rtl/>
        </w:rPr>
        <w:t>היו"ר יולי-יואל אדלשטיין:</w:t>
      </w:r>
    </w:p>
    <w:p w14:paraId="3F9432B4" w14:textId="77777777" w:rsidR="00000000" w:rsidRDefault="007C71EE">
      <w:pPr>
        <w:pStyle w:val="a"/>
        <w:ind w:left="720" w:firstLine="720"/>
        <w:rPr>
          <w:rFonts w:hint="cs"/>
          <w:rtl/>
        </w:rPr>
      </w:pPr>
    </w:p>
    <w:p w14:paraId="3369F7D6" w14:textId="77777777" w:rsidR="00000000" w:rsidRDefault="007C71EE">
      <w:pPr>
        <w:pStyle w:val="a"/>
        <w:rPr>
          <w:rFonts w:hint="cs"/>
          <w:rtl/>
        </w:rPr>
      </w:pPr>
      <w:r>
        <w:rPr>
          <w:rFonts w:hint="cs"/>
          <w:rtl/>
        </w:rPr>
        <w:t>ההסתייגות לא עברה.</w:t>
      </w:r>
    </w:p>
    <w:p w14:paraId="03559B6C" w14:textId="77777777" w:rsidR="00000000" w:rsidRDefault="007C71EE">
      <w:pPr>
        <w:pStyle w:val="a"/>
        <w:rPr>
          <w:rFonts w:hint="cs"/>
          <w:rtl/>
        </w:rPr>
      </w:pPr>
    </w:p>
    <w:p w14:paraId="06382713" w14:textId="77777777" w:rsidR="00000000" w:rsidRDefault="007C71EE">
      <w:pPr>
        <w:pStyle w:val="a"/>
        <w:ind w:left="720" w:firstLine="0"/>
        <w:rPr>
          <w:rFonts w:hint="cs"/>
          <w:rtl/>
        </w:rPr>
      </w:pPr>
      <w:r>
        <w:rPr>
          <w:rFonts w:hint="cs"/>
          <w:rtl/>
        </w:rPr>
        <w:t>ההסתייגות של חבר הכנסת יצחק הרצוג.</w:t>
      </w:r>
    </w:p>
    <w:p w14:paraId="333FB728" w14:textId="77777777" w:rsidR="00000000" w:rsidRDefault="007C71EE">
      <w:pPr>
        <w:pStyle w:val="a"/>
        <w:ind w:left="720" w:firstLine="0"/>
        <w:rPr>
          <w:rFonts w:hint="cs"/>
          <w:rtl/>
        </w:rPr>
      </w:pPr>
    </w:p>
    <w:p w14:paraId="2E62364D" w14:textId="77777777" w:rsidR="00000000" w:rsidRDefault="007C71EE">
      <w:pPr>
        <w:pStyle w:val="ac"/>
        <w:rPr>
          <w:rFonts w:hint="cs"/>
          <w:rtl/>
        </w:rPr>
      </w:pPr>
      <w:r>
        <w:rPr>
          <w:rFonts w:hint="cs"/>
          <w:rtl/>
        </w:rPr>
        <w:t>יצחק הרצוג (העבודה-מימד</w:t>
      </w:r>
      <w:r>
        <w:rPr>
          <w:rFonts w:hint="cs"/>
          <w:rtl/>
        </w:rPr>
        <w:t>):</w:t>
      </w:r>
    </w:p>
    <w:p w14:paraId="08C9E75E" w14:textId="77777777" w:rsidR="00000000" w:rsidRDefault="007C71EE">
      <w:pPr>
        <w:pStyle w:val="a"/>
        <w:ind w:left="720" w:firstLine="0"/>
        <w:rPr>
          <w:rFonts w:hint="cs"/>
          <w:rtl/>
        </w:rPr>
      </w:pPr>
    </w:p>
    <w:p w14:paraId="44BDA7E3" w14:textId="77777777" w:rsidR="00000000" w:rsidRDefault="007C71EE">
      <w:pPr>
        <w:pStyle w:val="a"/>
        <w:ind w:left="720" w:firstLine="0"/>
        <w:rPr>
          <w:rFonts w:hint="cs"/>
          <w:rtl/>
        </w:rPr>
      </w:pPr>
      <w:r>
        <w:rPr>
          <w:rFonts w:hint="cs"/>
          <w:rtl/>
        </w:rPr>
        <w:t>מסיר.</w:t>
      </w:r>
    </w:p>
    <w:p w14:paraId="3ADE85C8" w14:textId="77777777" w:rsidR="00000000" w:rsidRDefault="007C71EE">
      <w:pPr>
        <w:pStyle w:val="a"/>
        <w:rPr>
          <w:rFonts w:hint="cs"/>
          <w:rtl/>
        </w:rPr>
      </w:pPr>
    </w:p>
    <w:p w14:paraId="05BF2D17" w14:textId="77777777" w:rsidR="00000000" w:rsidRDefault="007C71EE">
      <w:pPr>
        <w:pStyle w:val="ad"/>
        <w:rPr>
          <w:rFonts w:hint="cs"/>
          <w:rtl/>
        </w:rPr>
      </w:pPr>
      <w:r>
        <w:rPr>
          <w:rFonts w:hint="cs"/>
          <w:rtl/>
        </w:rPr>
        <w:t>היו"ר יולי-יואל אדלשטיין:</w:t>
      </w:r>
    </w:p>
    <w:p w14:paraId="12318042" w14:textId="77777777" w:rsidR="00000000" w:rsidRDefault="007C71EE">
      <w:pPr>
        <w:pStyle w:val="a"/>
        <w:rPr>
          <w:rFonts w:hint="cs"/>
          <w:rtl/>
        </w:rPr>
      </w:pPr>
    </w:p>
    <w:p w14:paraId="10122099" w14:textId="77777777" w:rsidR="00000000" w:rsidRDefault="007C71EE">
      <w:pPr>
        <w:pStyle w:val="a"/>
        <w:ind w:left="720" w:firstLine="0"/>
        <w:rPr>
          <w:rFonts w:hint="cs"/>
          <w:rtl/>
        </w:rPr>
      </w:pPr>
      <w:r>
        <w:rPr>
          <w:rFonts w:hint="cs"/>
          <w:rtl/>
        </w:rPr>
        <w:t>ההסתייגות של חבר הכנסת חיים רמון - מי בעד, מי נגד ומי נמנע? תודה.</w:t>
      </w:r>
    </w:p>
    <w:p w14:paraId="22793F09" w14:textId="77777777" w:rsidR="00000000" w:rsidRDefault="007C71EE">
      <w:pPr>
        <w:pStyle w:val="a"/>
        <w:ind w:left="720" w:firstLine="720"/>
        <w:rPr>
          <w:rFonts w:hint="cs"/>
          <w:rtl/>
        </w:rPr>
      </w:pPr>
    </w:p>
    <w:p w14:paraId="2074119D" w14:textId="77777777" w:rsidR="00000000" w:rsidRDefault="007C71EE">
      <w:pPr>
        <w:pStyle w:val="a"/>
        <w:ind w:left="720" w:firstLine="720"/>
        <w:jc w:val="center"/>
        <w:rPr>
          <w:rFonts w:hint="cs"/>
          <w:b/>
          <w:bCs/>
          <w:rtl/>
        </w:rPr>
      </w:pPr>
      <w:r>
        <w:rPr>
          <w:rFonts w:hint="cs"/>
          <w:b/>
          <w:bCs/>
          <w:rtl/>
        </w:rPr>
        <w:t>הצבעה</w:t>
      </w:r>
    </w:p>
    <w:p w14:paraId="1FD4899B" w14:textId="77777777" w:rsidR="00000000" w:rsidRDefault="007C71EE">
      <w:pPr>
        <w:pStyle w:val="a"/>
        <w:ind w:left="720" w:firstLine="720"/>
        <w:jc w:val="center"/>
        <w:rPr>
          <w:rFonts w:hint="cs"/>
          <w:b/>
          <w:bCs/>
          <w:rtl/>
        </w:rPr>
      </w:pPr>
    </w:p>
    <w:p w14:paraId="37AFC36B" w14:textId="77777777" w:rsidR="00000000" w:rsidRDefault="007C71EE">
      <w:pPr>
        <w:pStyle w:val="a"/>
        <w:ind w:left="720" w:firstLine="720"/>
        <w:jc w:val="center"/>
        <w:rPr>
          <w:rFonts w:hint="cs"/>
          <w:rtl/>
        </w:rPr>
      </w:pPr>
      <w:r>
        <w:rPr>
          <w:rFonts w:hint="cs"/>
          <w:rtl/>
        </w:rPr>
        <w:t>ההסתייגות של חבר הכנסת חיים רמון לסעיף 35 לא נתקבלה.</w:t>
      </w:r>
    </w:p>
    <w:p w14:paraId="6CE8BDFB" w14:textId="77777777" w:rsidR="00000000" w:rsidRDefault="007C71EE">
      <w:pPr>
        <w:pStyle w:val="a"/>
        <w:ind w:left="720" w:firstLine="720"/>
        <w:jc w:val="center"/>
        <w:rPr>
          <w:rFonts w:hint="cs"/>
          <w:rtl/>
        </w:rPr>
      </w:pPr>
    </w:p>
    <w:p w14:paraId="37CD256B" w14:textId="77777777" w:rsidR="00000000" w:rsidRDefault="007C71EE">
      <w:pPr>
        <w:pStyle w:val="ad"/>
        <w:rPr>
          <w:rFonts w:hint="cs"/>
          <w:rtl/>
        </w:rPr>
      </w:pPr>
      <w:r>
        <w:rPr>
          <w:rFonts w:hint="cs"/>
          <w:rtl/>
        </w:rPr>
        <w:t>היו"ר יולי-יואל אדלשטיין:</w:t>
      </w:r>
    </w:p>
    <w:p w14:paraId="54214E9D" w14:textId="77777777" w:rsidR="00000000" w:rsidRDefault="007C71EE">
      <w:pPr>
        <w:pStyle w:val="a"/>
        <w:ind w:left="720" w:firstLine="720"/>
        <w:rPr>
          <w:rFonts w:hint="cs"/>
          <w:rtl/>
        </w:rPr>
      </w:pPr>
    </w:p>
    <w:p w14:paraId="1CD1C796" w14:textId="77777777" w:rsidR="00000000" w:rsidRDefault="007C71EE">
      <w:pPr>
        <w:pStyle w:val="a"/>
        <w:rPr>
          <w:rFonts w:hint="cs"/>
          <w:rtl/>
        </w:rPr>
      </w:pPr>
      <w:r>
        <w:rPr>
          <w:rFonts w:hint="cs"/>
          <w:rtl/>
        </w:rPr>
        <w:t>ההסתייגות לא עברה.</w:t>
      </w:r>
    </w:p>
    <w:p w14:paraId="36E28435" w14:textId="77777777" w:rsidR="00000000" w:rsidRDefault="007C71EE">
      <w:pPr>
        <w:pStyle w:val="a"/>
        <w:rPr>
          <w:rFonts w:hint="cs"/>
          <w:rtl/>
        </w:rPr>
      </w:pPr>
    </w:p>
    <w:p w14:paraId="2AF6C05E" w14:textId="77777777" w:rsidR="00000000" w:rsidRDefault="007C71EE">
      <w:pPr>
        <w:pStyle w:val="a"/>
        <w:ind w:left="720" w:firstLine="0"/>
        <w:rPr>
          <w:rFonts w:hint="cs"/>
          <w:rtl/>
        </w:rPr>
      </w:pPr>
      <w:r>
        <w:rPr>
          <w:rFonts w:hint="cs"/>
          <w:rtl/>
        </w:rPr>
        <w:t>אנחנו בעמוד 176. ההסתייגות של חבר הכנסת דני</w:t>
      </w:r>
      <w:r>
        <w:rPr>
          <w:rFonts w:hint="cs"/>
          <w:rtl/>
        </w:rPr>
        <w:t xml:space="preserve"> יתום -  מי בעד, מי נגד ומי נמנע? תודה.</w:t>
      </w:r>
    </w:p>
    <w:p w14:paraId="573EAB31" w14:textId="77777777" w:rsidR="00000000" w:rsidRDefault="007C71EE">
      <w:pPr>
        <w:pStyle w:val="a"/>
        <w:ind w:left="720" w:firstLine="720"/>
        <w:rPr>
          <w:rFonts w:hint="cs"/>
          <w:rtl/>
        </w:rPr>
      </w:pPr>
    </w:p>
    <w:p w14:paraId="1A3A56DD" w14:textId="77777777" w:rsidR="00000000" w:rsidRDefault="007C71EE">
      <w:pPr>
        <w:pStyle w:val="a"/>
        <w:ind w:left="720" w:firstLine="720"/>
        <w:jc w:val="center"/>
        <w:rPr>
          <w:rFonts w:hint="cs"/>
          <w:b/>
          <w:bCs/>
          <w:rtl/>
        </w:rPr>
      </w:pPr>
      <w:r>
        <w:rPr>
          <w:rFonts w:hint="cs"/>
          <w:b/>
          <w:bCs/>
          <w:rtl/>
        </w:rPr>
        <w:t>הצבעה</w:t>
      </w:r>
    </w:p>
    <w:p w14:paraId="4B230A84" w14:textId="77777777" w:rsidR="00000000" w:rsidRDefault="007C71EE">
      <w:pPr>
        <w:pStyle w:val="a"/>
        <w:ind w:left="720" w:firstLine="720"/>
        <w:jc w:val="center"/>
        <w:rPr>
          <w:rFonts w:hint="cs"/>
          <w:b/>
          <w:bCs/>
          <w:rtl/>
        </w:rPr>
      </w:pPr>
    </w:p>
    <w:p w14:paraId="1A574691" w14:textId="77777777" w:rsidR="00000000" w:rsidRDefault="007C71EE">
      <w:pPr>
        <w:pStyle w:val="a"/>
        <w:ind w:left="720" w:firstLine="720"/>
        <w:jc w:val="center"/>
        <w:rPr>
          <w:rFonts w:hint="cs"/>
          <w:rtl/>
        </w:rPr>
      </w:pPr>
      <w:r>
        <w:rPr>
          <w:rFonts w:hint="cs"/>
          <w:rtl/>
        </w:rPr>
        <w:t>ההסתייגות של חבר הכנסת דני יתום לסעיף 35 לא נתקבלה.</w:t>
      </w:r>
    </w:p>
    <w:p w14:paraId="213AEFA3" w14:textId="77777777" w:rsidR="00000000" w:rsidRDefault="007C71EE">
      <w:pPr>
        <w:pStyle w:val="a"/>
        <w:ind w:left="720" w:firstLine="720"/>
        <w:jc w:val="center"/>
        <w:rPr>
          <w:rFonts w:hint="cs"/>
          <w:rtl/>
        </w:rPr>
      </w:pPr>
    </w:p>
    <w:p w14:paraId="6D07F436" w14:textId="77777777" w:rsidR="00000000" w:rsidRDefault="007C71EE">
      <w:pPr>
        <w:pStyle w:val="ad"/>
        <w:rPr>
          <w:rFonts w:hint="cs"/>
          <w:rtl/>
        </w:rPr>
      </w:pPr>
      <w:r>
        <w:rPr>
          <w:rFonts w:hint="cs"/>
          <w:rtl/>
        </w:rPr>
        <w:t>היו"ר יולי-יואל אדלשטיין:</w:t>
      </w:r>
    </w:p>
    <w:p w14:paraId="6530BE11" w14:textId="77777777" w:rsidR="00000000" w:rsidRDefault="007C71EE">
      <w:pPr>
        <w:pStyle w:val="a"/>
        <w:ind w:left="720" w:firstLine="720"/>
        <w:rPr>
          <w:rFonts w:hint="cs"/>
          <w:rtl/>
        </w:rPr>
      </w:pPr>
    </w:p>
    <w:p w14:paraId="19F87529" w14:textId="77777777" w:rsidR="00000000" w:rsidRDefault="007C71EE">
      <w:pPr>
        <w:pStyle w:val="a"/>
        <w:rPr>
          <w:rFonts w:hint="cs"/>
          <w:rtl/>
        </w:rPr>
      </w:pPr>
      <w:r>
        <w:rPr>
          <w:rFonts w:hint="cs"/>
          <w:rtl/>
        </w:rPr>
        <w:t>ההסתייגות לא עברה.</w:t>
      </w:r>
    </w:p>
    <w:p w14:paraId="6BB35758" w14:textId="77777777" w:rsidR="00000000" w:rsidRDefault="007C71EE">
      <w:pPr>
        <w:pStyle w:val="a"/>
        <w:rPr>
          <w:rFonts w:hint="cs"/>
          <w:rtl/>
        </w:rPr>
      </w:pPr>
    </w:p>
    <w:p w14:paraId="5A2AC6AD" w14:textId="77777777" w:rsidR="00000000" w:rsidRDefault="007C71EE">
      <w:pPr>
        <w:pStyle w:val="a"/>
        <w:ind w:left="720" w:firstLine="0"/>
        <w:rPr>
          <w:rFonts w:hint="cs"/>
          <w:rtl/>
        </w:rPr>
      </w:pPr>
      <w:r>
        <w:rPr>
          <w:rFonts w:hint="cs"/>
          <w:rtl/>
        </w:rPr>
        <w:t>ההסתייגות של חבר הכנסת איתן כבל - מי בעד, מי נגד ומי נמנע? תודה.</w:t>
      </w:r>
    </w:p>
    <w:p w14:paraId="3614B07E" w14:textId="77777777" w:rsidR="00000000" w:rsidRDefault="007C71EE">
      <w:pPr>
        <w:pStyle w:val="a"/>
        <w:ind w:left="720" w:firstLine="720"/>
        <w:rPr>
          <w:rFonts w:hint="cs"/>
          <w:rtl/>
        </w:rPr>
      </w:pPr>
    </w:p>
    <w:p w14:paraId="52C39CDA" w14:textId="77777777" w:rsidR="00000000" w:rsidRDefault="007C71EE">
      <w:pPr>
        <w:pStyle w:val="a"/>
        <w:ind w:left="720" w:firstLine="720"/>
        <w:jc w:val="center"/>
        <w:rPr>
          <w:rFonts w:hint="cs"/>
          <w:b/>
          <w:bCs/>
          <w:rtl/>
        </w:rPr>
      </w:pPr>
      <w:r>
        <w:rPr>
          <w:rFonts w:hint="cs"/>
          <w:b/>
          <w:bCs/>
          <w:rtl/>
        </w:rPr>
        <w:t>הצבעה</w:t>
      </w:r>
    </w:p>
    <w:p w14:paraId="3565312F" w14:textId="77777777" w:rsidR="00000000" w:rsidRDefault="007C71EE">
      <w:pPr>
        <w:pStyle w:val="a"/>
        <w:ind w:left="720" w:firstLine="720"/>
        <w:jc w:val="center"/>
        <w:rPr>
          <w:rFonts w:hint="cs"/>
          <w:b/>
          <w:bCs/>
          <w:rtl/>
        </w:rPr>
      </w:pPr>
    </w:p>
    <w:p w14:paraId="061CB7B0" w14:textId="77777777" w:rsidR="00000000" w:rsidRDefault="007C71EE">
      <w:pPr>
        <w:pStyle w:val="a"/>
        <w:ind w:left="720" w:firstLine="720"/>
        <w:jc w:val="center"/>
        <w:rPr>
          <w:rFonts w:hint="cs"/>
          <w:rtl/>
        </w:rPr>
      </w:pPr>
      <w:r>
        <w:rPr>
          <w:rFonts w:hint="cs"/>
          <w:rtl/>
        </w:rPr>
        <w:t>ההסתייגות של חבר הכנסת איתן כבל לסע</w:t>
      </w:r>
      <w:r>
        <w:rPr>
          <w:rFonts w:hint="cs"/>
          <w:rtl/>
        </w:rPr>
        <w:t>יף 35 לא נתקבלה.</w:t>
      </w:r>
    </w:p>
    <w:p w14:paraId="16BF85B9" w14:textId="77777777" w:rsidR="00000000" w:rsidRDefault="007C71EE">
      <w:pPr>
        <w:pStyle w:val="a"/>
        <w:ind w:left="720" w:firstLine="720"/>
        <w:jc w:val="center"/>
        <w:rPr>
          <w:rFonts w:hint="cs"/>
          <w:rtl/>
        </w:rPr>
      </w:pPr>
    </w:p>
    <w:p w14:paraId="4C79D92E" w14:textId="77777777" w:rsidR="00000000" w:rsidRDefault="007C71EE">
      <w:pPr>
        <w:pStyle w:val="ad"/>
        <w:rPr>
          <w:rFonts w:hint="cs"/>
          <w:rtl/>
        </w:rPr>
      </w:pPr>
      <w:r>
        <w:rPr>
          <w:rFonts w:hint="cs"/>
          <w:rtl/>
        </w:rPr>
        <w:t>היו"ר יולי-יואל אדלשטיין:</w:t>
      </w:r>
    </w:p>
    <w:p w14:paraId="798DA4C8" w14:textId="77777777" w:rsidR="00000000" w:rsidRDefault="007C71EE">
      <w:pPr>
        <w:pStyle w:val="a"/>
        <w:ind w:left="720" w:firstLine="720"/>
        <w:rPr>
          <w:rFonts w:hint="cs"/>
          <w:rtl/>
        </w:rPr>
      </w:pPr>
    </w:p>
    <w:p w14:paraId="49F77C26" w14:textId="77777777" w:rsidR="00000000" w:rsidRDefault="007C71EE">
      <w:pPr>
        <w:pStyle w:val="a"/>
        <w:rPr>
          <w:rFonts w:hint="cs"/>
          <w:rtl/>
        </w:rPr>
      </w:pPr>
      <w:r>
        <w:rPr>
          <w:rFonts w:hint="cs"/>
          <w:rtl/>
        </w:rPr>
        <w:t>ההסתייגות לא עברה.</w:t>
      </w:r>
    </w:p>
    <w:p w14:paraId="3662A26F" w14:textId="77777777" w:rsidR="00000000" w:rsidRDefault="007C71EE">
      <w:pPr>
        <w:pStyle w:val="a"/>
        <w:rPr>
          <w:rFonts w:hint="cs"/>
          <w:rtl/>
        </w:rPr>
      </w:pPr>
    </w:p>
    <w:p w14:paraId="00FE53FF" w14:textId="77777777" w:rsidR="00000000" w:rsidRDefault="007C71EE">
      <w:pPr>
        <w:pStyle w:val="a"/>
        <w:ind w:left="720" w:firstLine="0"/>
        <w:rPr>
          <w:rFonts w:hint="cs"/>
          <w:rtl/>
        </w:rPr>
      </w:pPr>
      <w:r>
        <w:rPr>
          <w:rFonts w:hint="cs"/>
          <w:rtl/>
        </w:rPr>
        <w:t>ההסתייגות של חבר הכנסת אברהם בייגה שוחט - מי בעד, מי נגד ומי נמנע? תודה.</w:t>
      </w:r>
    </w:p>
    <w:p w14:paraId="37E8FEAE" w14:textId="77777777" w:rsidR="00000000" w:rsidRDefault="007C71EE">
      <w:pPr>
        <w:pStyle w:val="a"/>
        <w:ind w:left="720" w:firstLine="720"/>
        <w:rPr>
          <w:rFonts w:hint="cs"/>
          <w:rtl/>
        </w:rPr>
      </w:pPr>
    </w:p>
    <w:p w14:paraId="007F3707" w14:textId="77777777" w:rsidR="00000000" w:rsidRDefault="007C71EE">
      <w:pPr>
        <w:pStyle w:val="a"/>
        <w:ind w:left="720" w:firstLine="720"/>
        <w:jc w:val="center"/>
        <w:rPr>
          <w:rFonts w:hint="cs"/>
          <w:b/>
          <w:bCs/>
          <w:rtl/>
        </w:rPr>
      </w:pPr>
      <w:r>
        <w:rPr>
          <w:rFonts w:hint="cs"/>
          <w:b/>
          <w:bCs/>
          <w:rtl/>
        </w:rPr>
        <w:t>הצבעה</w:t>
      </w:r>
    </w:p>
    <w:p w14:paraId="2B6EB001" w14:textId="77777777" w:rsidR="00000000" w:rsidRDefault="007C71EE">
      <w:pPr>
        <w:pStyle w:val="a"/>
        <w:ind w:left="720" w:firstLine="720"/>
        <w:jc w:val="center"/>
        <w:rPr>
          <w:rFonts w:hint="cs"/>
          <w:b/>
          <w:bCs/>
          <w:rtl/>
        </w:rPr>
      </w:pPr>
    </w:p>
    <w:p w14:paraId="5062F380" w14:textId="77777777" w:rsidR="00000000" w:rsidRDefault="007C71EE">
      <w:pPr>
        <w:pStyle w:val="a"/>
        <w:ind w:left="720" w:firstLine="720"/>
        <w:jc w:val="center"/>
        <w:rPr>
          <w:rFonts w:hint="cs"/>
          <w:rtl/>
        </w:rPr>
      </w:pPr>
      <w:r>
        <w:rPr>
          <w:rFonts w:hint="cs"/>
          <w:rtl/>
        </w:rPr>
        <w:t>ההסתייגות של חבר הכנסת אברהם בייגה שוחט לסעיף 35 לא נתקבלה.</w:t>
      </w:r>
    </w:p>
    <w:p w14:paraId="7F24525F" w14:textId="77777777" w:rsidR="00000000" w:rsidRDefault="007C71EE">
      <w:pPr>
        <w:pStyle w:val="a"/>
        <w:ind w:left="720" w:firstLine="720"/>
        <w:jc w:val="center"/>
        <w:rPr>
          <w:rFonts w:hint="cs"/>
          <w:rtl/>
        </w:rPr>
      </w:pPr>
    </w:p>
    <w:p w14:paraId="2F78F901" w14:textId="77777777" w:rsidR="00000000" w:rsidRDefault="007C71EE">
      <w:pPr>
        <w:pStyle w:val="ad"/>
        <w:rPr>
          <w:rFonts w:hint="cs"/>
          <w:rtl/>
        </w:rPr>
      </w:pPr>
      <w:r>
        <w:rPr>
          <w:rFonts w:hint="cs"/>
          <w:rtl/>
        </w:rPr>
        <w:t>היו"ר יולי-יואל אדלשטיין:</w:t>
      </w:r>
    </w:p>
    <w:p w14:paraId="4EF563D1" w14:textId="77777777" w:rsidR="00000000" w:rsidRDefault="007C71EE">
      <w:pPr>
        <w:pStyle w:val="a"/>
        <w:ind w:left="720" w:firstLine="720"/>
        <w:rPr>
          <w:rFonts w:hint="cs"/>
          <w:rtl/>
        </w:rPr>
      </w:pPr>
    </w:p>
    <w:p w14:paraId="37033B91" w14:textId="77777777" w:rsidR="00000000" w:rsidRDefault="007C71EE">
      <w:pPr>
        <w:pStyle w:val="a"/>
        <w:rPr>
          <w:rFonts w:hint="cs"/>
          <w:rtl/>
        </w:rPr>
      </w:pPr>
      <w:r>
        <w:rPr>
          <w:rFonts w:hint="cs"/>
          <w:rtl/>
        </w:rPr>
        <w:t>ההסתייגות לא עברה.</w:t>
      </w:r>
    </w:p>
    <w:p w14:paraId="12110012" w14:textId="77777777" w:rsidR="00000000" w:rsidRDefault="007C71EE">
      <w:pPr>
        <w:pStyle w:val="a"/>
        <w:rPr>
          <w:rFonts w:hint="cs"/>
          <w:rtl/>
        </w:rPr>
      </w:pPr>
    </w:p>
    <w:p w14:paraId="313C7693" w14:textId="77777777" w:rsidR="00000000" w:rsidRDefault="007C71EE">
      <w:pPr>
        <w:pStyle w:val="a"/>
        <w:ind w:left="720" w:firstLine="0"/>
        <w:rPr>
          <w:rFonts w:hint="cs"/>
          <w:rtl/>
        </w:rPr>
      </w:pPr>
      <w:r>
        <w:rPr>
          <w:rFonts w:hint="cs"/>
          <w:rtl/>
        </w:rPr>
        <w:t>הה</w:t>
      </w:r>
      <w:r>
        <w:rPr>
          <w:rFonts w:hint="cs"/>
          <w:rtl/>
        </w:rPr>
        <w:t>סתייגות של חברת הכנסת קולט אביטל - מי בעד, מי נגד ומי נמנע? תודה.</w:t>
      </w:r>
    </w:p>
    <w:p w14:paraId="779DBC8A" w14:textId="77777777" w:rsidR="00000000" w:rsidRDefault="007C71EE">
      <w:pPr>
        <w:pStyle w:val="a"/>
        <w:ind w:left="720" w:firstLine="720"/>
        <w:rPr>
          <w:rFonts w:hint="cs"/>
          <w:rtl/>
        </w:rPr>
      </w:pPr>
    </w:p>
    <w:p w14:paraId="795703D9" w14:textId="77777777" w:rsidR="00000000" w:rsidRDefault="007C71EE">
      <w:pPr>
        <w:pStyle w:val="a"/>
        <w:ind w:left="720" w:firstLine="720"/>
        <w:jc w:val="center"/>
        <w:rPr>
          <w:rFonts w:hint="cs"/>
          <w:b/>
          <w:bCs/>
          <w:rtl/>
        </w:rPr>
      </w:pPr>
      <w:r>
        <w:rPr>
          <w:rFonts w:hint="cs"/>
          <w:b/>
          <w:bCs/>
          <w:rtl/>
        </w:rPr>
        <w:t>הצבעה</w:t>
      </w:r>
    </w:p>
    <w:p w14:paraId="1A3B96A4" w14:textId="77777777" w:rsidR="00000000" w:rsidRDefault="007C71EE">
      <w:pPr>
        <w:pStyle w:val="a"/>
        <w:ind w:left="720" w:firstLine="720"/>
        <w:jc w:val="center"/>
        <w:rPr>
          <w:rFonts w:hint="cs"/>
          <w:b/>
          <w:bCs/>
          <w:rtl/>
        </w:rPr>
      </w:pPr>
    </w:p>
    <w:p w14:paraId="7B0EE053" w14:textId="77777777" w:rsidR="00000000" w:rsidRDefault="007C71EE">
      <w:pPr>
        <w:pStyle w:val="a"/>
        <w:ind w:left="720" w:firstLine="720"/>
        <w:jc w:val="center"/>
        <w:rPr>
          <w:rFonts w:hint="cs"/>
          <w:rtl/>
        </w:rPr>
      </w:pPr>
      <w:r>
        <w:rPr>
          <w:rFonts w:hint="cs"/>
          <w:rtl/>
        </w:rPr>
        <w:t>ההסתייגות של חברת הכנסת קולט אביטל לסעיף 35 לא נתקבלה.</w:t>
      </w:r>
    </w:p>
    <w:p w14:paraId="04C0CCB0" w14:textId="77777777" w:rsidR="00000000" w:rsidRDefault="007C71EE">
      <w:pPr>
        <w:pStyle w:val="a"/>
        <w:ind w:left="720" w:firstLine="720"/>
        <w:jc w:val="center"/>
        <w:rPr>
          <w:rFonts w:hint="cs"/>
          <w:rtl/>
        </w:rPr>
      </w:pPr>
    </w:p>
    <w:p w14:paraId="73792B37" w14:textId="77777777" w:rsidR="00000000" w:rsidRDefault="007C71EE">
      <w:pPr>
        <w:pStyle w:val="ad"/>
        <w:rPr>
          <w:rFonts w:hint="cs"/>
          <w:rtl/>
        </w:rPr>
      </w:pPr>
      <w:r>
        <w:rPr>
          <w:rFonts w:hint="cs"/>
          <w:rtl/>
        </w:rPr>
        <w:t>היו"ר יולי-יואל אדלשטיין:</w:t>
      </w:r>
    </w:p>
    <w:p w14:paraId="0A7BCE6D" w14:textId="77777777" w:rsidR="00000000" w:rsidRDefault="007C71EE">
      <w:pPr>
        <w:pStyle w:val="a"/>
        <w:ind w:left="720" w:firstLine="720"/>
        <w:rPr>
          <w:rFonts w:hint="cs"/>
          <w:rtl/>
        </w:rPr>
      </w:pPr>
    </w:p>
    <w:p w14:paraId="4AAADF5F" w14:textId="77777777" w:rsidR="00000000" w:rsidRDefault="007C71EE">
      <w:pPr>
        <w:pStyle w:val="a"/>
        <w:rPr>
          <w:rFonts w:hint="cs"/>
          <w:rtl/>
        </w:rPr>
      </w:pPr>
      <w:r>
        <w:rPr>
          <w:rFonts w:hint="cs"/>
          <w:rtl/>
        </w:rPr>
        <w:t>ההסתייגות לא עברה.</w:t>
      </w:r>
    </w:p>
    <w:p w14:paraId="18482D0F" w14:textId="77777777" w:rsidR="00000000" w:rsidRDefault="007C71EE">
      <w:pPr>
        <w:pStyle w:val="a"/>
        <w:rPr>
          <w:rFonts w:hint="cs"/>
          <w:rtl/>
        </w:rPr>
      </w:pPr>
    </w:p>
    <w:p w14:paraId="23F5615B" w14:textId="77777777" w:rsidR="00000000" w:rsidRDefault="007C71EE">
      <w:pPr>
        <w:pStyle w:val="a"/>
        <w:ind w:left="720" w:firstLine="0"/>
        <w:rPr>
          <w:rFonts w:hint="cs"/>
          <w:rtl/>
        </w:rPr>
      </w:pPr>
      <w:r>
        <w:rPr>
          <w:rFonts w:hint="cs"/>
          <w:rtl/>
        </w:rPr>
        <w:t>ההסתייגות של חבר הכנסת שלום שמחון - מי בעד, מי נגד ומי נמנע? תודה.</w:t>
      </w:r>
    </w:p>
    <w:p w14:paraId="17A4AFC9" w14:textId="77777777" w:rsidR="00000000" w:rsidRDefault="007C71EE">
      <w:pPr>
        <w:pStyle w:val="a"/>
        <w:ind w:left="720" w:firstLine="720"/>
        <w:rPr>
          <w:rFonts w:hint="cs"/>
          <w:rtl/>
        </w:rPr>
      </w:pPr>
    </w:p>
    <w:p w14:paraId="23F86FB0" w14:textId="77777777" w:rsidR="00000000" w:rsidRDefault="007C71EE">
      <w:pPr>
        <w:pStyle w:val="a"/>
        <w:ind w:left="720" w:firstLine="720"/>
        <w:jc w:val="center"/>
        <w:rPr>
          <w:rFonts w:hint="cs"/>
          <w:b/>
          <w:bCs/>
          <w:rtl/>
        </w:rPr>
      </w:pPr>
      <w:r>
        <w:rPr>
          <w:rFonts w:hint="cs"/>
          <w:b/>
          <w:bCs/>
          <w:rtl/>
        </w:rPr>
        <w:t>הצבעה</w:t>
      </w:r>
    </w:p>
    <w:p w14:paraId="0CE17939" w14:textId="77777777" w:rsidR="00000000" w:rsidRDefault="007C71EE">
      <w:pPr>
        <w:pStyle w:val="a"/>
        <w:ind w:left="720" w:firstLine="720"/>
        <w:jc w:val="center"/>
        <w:rPr>
          <w:rFonts w:hint="cs"/>
          <w:b/>
          <w:bCs/>
          <w:rtl/>
        </w:rPr>
      </w:pPr>
    </w:p>
    <w:p w14:paraId="40F441B8" w14:textId="77777777" w:rsidR="00000000" w:rsidRDefault="007C71EE">
      <w:pPr>
        <w:pStyle w:val="a"/>
        <w:ind w:left="720" w:firstLine="720"/>
        <w:jc w:val="center"/>
        <w:rPr>
          <w:rFonts w:hint="cs"/>
          <w:rtl/>
        </w:rPr>
      </w:pPr>
      <w:r>
        <w:rPr>
          <w:rFonts w:hint="cs"/>
          <w:rtl/>
        </w:rPr>
        <w:t>ההסת</w:t>
      </w:r>
      <w:r>
        <w:rPr>
          <w:rFonts w:hint="cs"/>
          <w:rtl/>
        </w:rPr>
        <w:t>ייגות של חבר הכנסת שלום שמחון לסעיף 35 לא נתקבלה.</w:t>
      </w:r>
    </w:p>
    <w:p w14:paraId="758A0AA7" w14:textId="77777777" w:rsidR="00000000" w:rsidRDefault="007C71EE">
      <w:pPr>
        <w:pStyle w:val="a"/>
        <w:ind w:left="720" w:firstLine="720"/>
        <w:jc w:val="center"/>
        <w:rPr>
          <w:rFonts w:hint="cs"/>
          <w:rtl/>
        </w:rPr>
      </w:pPr>
    </w:p>
    <w:p w14:paraId="4BC7AE90" w14:textId="77777777" w:rsidR="00000000" w:rsidRDefault="007C71EE">
      <w:pPr>
        <w:pStyle w:val="ad"/>
        <w:rPr>
          <w:rFonts w:hint="cs"/>
          <w:rtl/>
        </w:rPr>
      </w:pPr>
      <w:r>
        <w:rPr>
          <w:rFonts w:hint="cs"/>
          <w:rtl/>
        </w:rPr>
        <w:t>היו"ר יולי-יואל אדלשטיין:</w:t>
      </w:r>
    </w:p>
    <w:p w14:paraId="4680BAEE" w14:textId="77777777" w:rsidR="00000000" w:rsidRDefault="007C71EE">
      <w:pPr>
        <w:pStyle w:val="a"/>
        <w:ind w:left="720" w:firstLine="720"/>
        <w:rPr>
          <w:rFonts w:hint="cs"/>
          <w:rtl/>
        </w:rPr>
      </w:pPr>
    </w:p>
    <w:p w14:paraId="53901686" w14:textId="77777777" w:rsidR="00000000" w:rsidRDefault="007C71EE">
      <w:pPr>
        <w:pStyle w:val="a"/>
        <w:rPr>
          <w:rFonts w:hint="cs"/>
          <w:rtl/>
        </w:rPr>
      </w:pPr>
      <w:r>
        <w:rPr>
          <w:rFonts w:hint="cs"/>
          <w:rtl/>
        </w:rPr>
        <w:t>ההסתייגות לא עברה.</w:t>
      </w:r>
    </w:p>
    <w:p w14:paraId="59BCF941" w14:textId="77777777" w:rsidR="00000000" w:rsidRDefault="007C71EE">
      <w:pPr>
        <w:pStyle w:val="a"/>
        <w:rPr>
          <w:rFonts w:hint="cs"/>
          <w:rtl/>
        </w:rPr>
      </w:pPr>
    </w:p>
    <w:p w14:paraId="41B32601" w14:textId="77777777" w:rsidR="00000000" w:rsidRDefault="007C71EE">
      <w:pPr>
        <w:pStyle w:val="a"/>
        <w:ind w:left="720" w:firstLine="0"/>
        <w:rPr>
          <w:rFonts w:hint="cs"/>
          <w:rtl/>
        </w:rPr>
      </w:pPr>
      <w:r>
        <w:rPr>
          <w:rFonts w:hint="cs"/>
          <w:rtl/>
        </w:rPr>
        <w:t>חברי הכנסת, אני הכרזתי על הפסקה ברבע - - -</w:t>
      </w:r>
    </w:p>
    <w:p w14:paraId="10C5C3B7" w14:textId="77777777" w:rsidR="00000000" w:rsidRDefault="007C71EE">
      <w:pPr>
        <w:pStyle w:val="a"/>
        <w:ind w:left="720" w:firstLine="0"/>
        <w:rPr>
          <w:rFonts w:hint="cs"/>
          <w:rtl/>
        </w:rPr>
      </w:pPr>
    </w:p>
    <w:p w14:paraId="0DF204AC" w14:textId="77777777" w:rsidR="00000000" w:rsidRDefault="007C71EE">
      <w:pPr>
        <w:pStyle w:val="ac"/>
        <w:rPr>
          <w:rFonts w:hint="cs"/>
          <w:rtl/>
        </w:rPr>
      </w:pPr>
      <w:r>
        <w:rPr>
          <w:rFonts w:hint="cs"/>
          <w:rtl/>
        </w:rPr>
        <w:t>יצחק כהן (ש"ס):</w:t>
      </w:r>
    </w:p>
    <w:p w14:paraId="18A9EF03" w14:textId="77777777" w:rsidR="00000000" w:rsidRDefault="007C71EE">
      <w:pPr>
        <w:pStyle w:val="a"/>
        <w:ind w:left="720" w:firstLine="0"/>
        <w:rPr>
          <w:rFonts w:hint="cs"/>
          <w:b/>
          <w:bCs/>
          <w:u w:val="single"/>
          <w:rtl/>
        </w:rPr>
      </w:pPr>
    </w:p>
    <w:p w14:paraId="4A43063A" w14:textId="77777777" w:rsidR="00000000" w:rsidRDefault="007C71EE">
      <w:pPr>
        <w:pStyle w:val="a"/>
        <w:ind w:left="720" w:firstLine="0"/>
        <w:rPr>
          <w:rFonts w:hint="cs"/>
          <w:rtl/>
        </w:rPr>
      </w:pPr>
      <w:r>
        <w:rPr>
          <w:rFonts w:hint="cs"/>
          <w:rtl/>
        </w:rPr>
        <w:t>- - -</w:t>
      </w:r>
    </w:p>
    <w:p w14:paraId="0852CB7F" w14:textId="77777777" w:rsidR="00000000" w:rsidRDefault="007C71EE">
      <w:pPr>
        <w:pStyle w:val="a"/>
        <w:ind w:left="720" w:firstLine="720"/>
        <w:rPr>
          <w:rFonts w:hint="cs"/>
          <w:rtl/>
        </w:rPr>
      </w:pPr>
    </w:p>
    <w:p w14:paraId="6B55743E" w14:textId="77777777" w:rsidR="00000000" w:rsidRDefault="007C71EE">
      <w:pPr>
        <w:pStyle w:val="ad"/>
        <w:rPr>
          <w:rFonts w:hint="cs"/>
          <w:rtl/>
        </w:rPr>
      </w:pPr>
      <w:r>
        <w:rPr>
          <w:rFonts w:hint="cs"/>
          <w:rtl/>
        </w:rPr>
        <w:t>היו"ר יולי-יואל אדלשטיין:</w:t>
      </w:r>
    </w:p>
    <w:p w14:paraId="485955B3" w14:textId="77777777" w:rsidR="00000000" w:rsidRDefault="007C71EE">
      <w:pPr>
        <w:pStyle w:val="a"/>
        <w:ind w:left="720" w:firstLine="720"/>
        <w:rPr>
          <w:rFonts w:hint="cs"/>
          <w:rtl/>
        </w:rPr>
      </w:pPr>
    </w:p>
    <w:p w14:paraId="26399284" w14:textId="77777777" w:rsidR="00000000" w:rsidRDefault="007C71EE">
      <w:pPr>
        <w:pStyle w:val="a"/>
        <w:rPr>
          <w:rFonts w:hint="cs"/>
          <w:rtl/>
        </w:rPr>
      </w:pPr>
      <w:r>
        <w:rPr>
          <w:rFonts w:hint="cs"/>
          <w:rtl/>
        </w:rPr>
        <w:t>חבר הכנסת כהן, מה קרה לך? חוץ מן השעה המאוחרת, קצת נימוסים בסיס</w:t>
      </w:r>
      <w:r>
        <w:rPr>
          <w:rFonts w:hint="cs"/>
          <w:rtl/>
        </w:rPr>
        <w:t>יים יש לך? אני יכול לגמור משפט?</w:t>
      </w:r>
    </w:p>
    <w:p w14:paraId="09B6874E" w14:textId="77777777" w:rsidR="00000000" w:rsidRDefault="007C71EE">
      <w:pPr>
        <w:pStyle w:val="a"/>
        <w:ind w:left="1440" w:firstLine="720"/>
        <w:rPr>
          <w:rFonts w:hint="cs"/>
          <w:rtl/>
        </w:rPr>
      </w:pPr>
    </w:p>
    <w:p w14:paraId="3A717B66" w14:textId="77777777" w:rsidR="00000000" w:rsidRDefault="007C71EE">
      <w:pPr>
        <w:pStyle w:val="ac"/>
        <w:rPr>
          <w:rFonts w:hint="cs"/>
          <w:rtl/>
        </w:rPr>
      </w:pPr>
      <w:r>
        <w:rPr>
          <w:rFonts w:hint="cs"/>
          <w:rtl/>
        </w:rPr>
        <w:t>קריאות:</w:t>
      </w:r>
    </w:p>
    <w:p w14:paraId="2E97DD82" w14:textId="77777777" w:rsidR="00000000" w:rsidRDefault="007C71EE">
      <w:pPr>
        <w:pStyle w:val="a"/>
        <w:ind w:left="1440" w:firstLine="720"/>
        <w:rPr>
          <w:rFonts w:hint="cs"/>
          <w:rtl/>
        </w:rPr>
      </w:pPr>
    </w:p>
    <w:p w14:paraId="13199BD2" w14:textId="77777777" w:rsidR="00000000" w:rsidRDefault="007C71EE">
      <w:pPr>
        <w:pStyle w:val="a"/>
        <w:ind w:left="720" w:firstLine="0"/>
        <w:rPr>
          <w:rFonts w:hint="cs"/>
          <w:rtl/>
        </w:rPr>
      </w:pPr>
      <w:r>
        <w:rPr>
          <w:rFonts w:hint="cs"/>
          <w:rtl/>
        </w:rPr>
        <w:t>- - -</w:t>
      </w:r>
    </w:p>
    <w:p w14:paraId="587B87BA" w14:textId="77777777" w:rsidR="00000000" w:rsidRDefault="007C71EE">
      <w:pPr>
        <w:pStyle w:val="a"/>
        <w:ind w:left="720" w:firstLine="0"/>
        <w:rPr>
          <w:rFonts w:hint="cs"/>
          <w:rtl/>
        </w:rPr>
      </w:pPr>
    </w:p>
    <w:p w14:paraId="1612CC81" w14:textId="77777777" w:rsidR="00000000" w:rsidRDefault="007C71EE">
      <w:pPr>
        <w:pStyle w:val="ad"/>
        <w:rPr>
          <w:rFonts w:hint="cs"/>
          <w:rtl/>
        </w:rPr>
      </w:pPr>
      <w:r>
        <w:rPr>
          <w:rFonts w:hint="cs"/>
          <w:rtl/>
        </w:rPr>
        <w:t>היו"ר יולי-יואל אדלשטיין:</w:t>
      </w:r>
    </w:p>
    <w:p w14:paraId="6A3C33D9" w14:textId="77777777" w:rsidR="00000000" w:rsidRDefault="007C71EE">
      <w:pPr>
        <w:pStyle w:val="a"/>
        <w:ind w:left="720" w:firstLine="720"/>
        <w:rPr>
          <w:rFonts w:hint="cs"/>
          <w:rtl/>
        </w:rPr>
      </w:pPr>
    </w:p>
    <w:p w14:paraId="229DF482" w14:textId="77777777" w:rsidR="00000000" w:rsidRDefault="007C71EE">
      <w:pPr>
        <w:pStyle w:val="a"/>
        <w:ind w:left="720" w:firstLine="0"/>
        <w:rPr>
          <w:rFonts w:hint="cs"/>
          <w:rtl/>
        </w:rPr>
      </w:pPr>
      <w:r>
        <w:rPr>
          <w:rFonts w:hint="cs"/>
          <w:rtl/>
        </w:rPr>
        <w:t xml:space="preserve">חברי הכנסת, אני מודיע - - - </w:t>
      </w:r>
    </w:p>
    <w:p w14:paraId="20B9EF8D" w14:textId="77777777" w:rsidR="00000000" w:rsidRDefault="007C71EE">
      <w:pPr>
        <w:pStyle w:val="a"/>
        <w:ind w:left="720" w:firstLine="0"/>
        <w:rPr>
          <w:rFonts w:hint="cs"/>
          <w:rtl/>
        </w:rPr>
      </w:pPr>
    </w:p>
    <w:p w14:paraId="1827C346" w14:textId="77777777" w:rsidR="00000000" w:rsidRDefault="007C71EE">
      <w:pPr>
        <w:pStyle w:val="ac"/>
        <w:rPr>
          <w:rFonts w:hint="cs"/>
          <w:rtl/>
        </w:rPr>
      </w:pPr>
      <w:r>
        <w:rPr>
          <w:rFonts w:hint="cs"/>
          <w:rtl/>
        </w:rPr>
        <w:t>קריאות:</w:t>
      </w:r>
    </w:p>
    <w:p w14:paraId="487B201B" w14:textId="77777777" w:rsidR="00000000" w:rsidRDefault="007C71EE">
      <w:pPr>
        <w:pStyle w:val="a"/>
        <w:ind w:left="1440" w:firstLine="720"/>
        <w:rPr>
          <w:rFonts w:hint="cs"/>
          <w:rtl/>
        </w:rPr>
      </w:pPr>
    </w:p>
    <w:p w14:paraId="368B972F" w14:textId="77777777" w:rsidR="00000000" w:rsidRDefault="007C71EE">
      <w:pPr>
        <w:pStyle w:val="a"/>
        <w:ind w:left="720" w:firstLine="0"/>
        <w:rPr>
          <w:rFonts w:hint="cs"/>
          <w:rtl/>
        </w:rPr>
      </w:pPr>
      <w:r>
        <w:rPr>
          <w:rFonts w:hint="cs"/>
          <w:rtl/>
        </w:rPr>
        <w:t>- - -</w:t>
      </w:r>
    </w:p>
    <w:p w14:paraId="2433A4B7" w14:textId="77777777" w:rsidR="00000000" w:rsidRDefault="007C71EE">
      <w:pPr>
        <w:pStyle w:val="a"/>
        <w:ind w:left="720" w:firstLine="0"/>
        <w:rPr>
          <w:rFonts w:hint="cs"/>
          <w:rtl/>
        </w:rPr>
      </w:pPr>
    </w:p>
    <w:p w14:paraId="6C42D49F" w14:textId="77777777" w:rsidR="00000000" w:rsidRDefault="007C71EE">
      <w:pPr>
        <w:pStyle w:val="ad"/>
        <w:rPr>
          <w:rFonts w:hint="cs"/>
          <w:rtl/>
        </w:rPr>
      </w:pPr>
      <w:r>
        <w:rPr>
          <w:rFonts w:hint="cs"/>
          <w:rtl/>
        </w:rPr>
        <w:t>היו"ר יולי-יואל אדלשטיין:</w:t>
      </w:r>
    </w:p>
    <w:p w14:paraId="5AE3D74A" w14:textId="77777777" w:rsidR="00000000" w:rsidRDefault="007C71EE">
      <w:pPr>
        <w:pStyle w:val="a"/>
        <w:ind w:left="720" w:firstLine="720"/>
        <w:rPr>
          <w:rFonts w:hint="cs"/>
          <w:rtl/>
        </w:rPr>
      </w:pPr>
    </w:p>
    <w:p w14:paraId="71C711B7" w14:textId="77777777" w:rsidR="00000000" w:rsidRDefault="007C71EE">
      <w:pPr>
        <w:pStyle w:val="a"/>
        <w:rPr>
          <w:rFonts w:hint="cs"/>
          <w:rtl/>
        </w:rPr>
      </w:pPr>
      <w:r>
        <w:rPr>
          <w:rFonts w:hint="cs"/>
          <w:rtl/>
        </w:rPr>
        <w:t xml:space="preserve">אני מודיע - - - </w:t>
      </w:r>
    </w:p>
    <w:p w14:paraId="7CFF7F88" w14:textId="77777777" w:rsidR="00000000" w:rsidRDefault="007C71EE">
      <w:pPr>
        <w:pStyle w:val="a"/>
        <w:rPr>
          <w:rFonts w:hint="cs"/>
          <w:rtl/>
        </w:rPr>
      </w:pPr>
    </w:p>
    <w:p w14:paraId="70CC6D87" w14:textId="77777777" w:rsidR="00000000" w:rsidRDefault="007C71EE">
      <w:pPr>
        <w:pStyle w:val="a"/>
        <w:rPr>
          <w:rFonts w:hint="cs"/>
          <w:rtl/>
        </w:rPr>
      </w:pPr>
      <w:r>
        <w:rPr>
          <w:rFonts w:hint="cs"/>
          <w:rtl/>
        </w:rPr>
        <w:t>חבר הכנסת ליצמן, אני קורא אותך לסדר בפעם הראשונה. חברי הכנסת, אני מודיע שההפסקה תהיה בתום</w:t>
      </w:r>
      <w:r>
        <w:rPr>
          <w:rFonts w:hint="cs"/>
          <w:rtl/>
        </w:rPr>
        <w:t xml:space="preserve"> ההצבעות על הסעיף הזה.</w:t>
      </w:r>
    </w:p>
    <w:p w14:paraId="6D92CE40" w14:textId="77777777" w:rsidR="00000000" w:rsidRDefault="007C71EE">
      <w:pPr>
        <w:pStyle w:val="a"/>
        <w:rPr>
          <w:rFonts w:hint="cs"/>
          <w:rtl/>
        </w:rPr>
      </w:pPr>
    </w:p>
    <w:p w14:paraId="33FF50FB" w14:textId="77777777" w:rsidR="00000000" w:rsidRDefault="007C71EE">
      <w:pPr>
        <w:pStyle w:val="a"/>
        <w:rPr>
          <w:rFonts w:hint="cs"/>
          <w:rtl/>
        </w:rPr>
      </w:pPr>
      <w:r>
        <w:rPr>
          <w:rFonts w:hint="cs"/>
          <w:rtl/>
        </w:rPr>
        <w:t>חבר הכנסת יצחק כהן, אילו היית קצת שומר על נימוסים, היית חוסך מעצמך את הבושה עכשיו. תודה.</w:t>
      </w:r>
    </w:p>
    <w:p w14:paraId="64D27E08" w14:textId="77777777" w:rsidR="00000000" w:rsidRDefault="007C71EE">
      <w:pPr>
        <w:pStyle w:val="a"/>
        <w:rPr>
          <w:rFonts w:hint="cs"/>
          <w:rtl/>
        </w:rPr>
      </w:pPr>
    </w:p>
    <w:p w14:paraId="7A39D25E" w14:textId="77777777" w:rsidR="00000000" w:rsidRDefault="007C71EE">
      <w:pPr>
        <w:pStyle w:val="a"/>
        <w:rPr>
          <w:rFonts w:hint="cs"/>
          <w:rtl/>
        </w:rPr>
      </w:pPr>
      <w:r>
        <w:rPr>
          <w:rFonts w:hint="cs"/>
          <w:rtl/>
        </w:rPr>
        <w:t xml:space="preserve">חברת הכנסת אורית נוקד </w:t>
      </w:r>
      <w:r>
        <w:rPr>
          <w:rtl/>
        </w:rPr>
        <w:t>–</w:t>
      </w:r>
      <w:r>
        <w:rPr>
          <w:rFonts w:hint="cs"/>
          <w:rtl/>
        </w:rPr>
        <w:t xml:space="preserve"> מי בעד ההסתייגות שלה, מי נגד ומי נמנע? תודה.</w:t>
      </w:r>
    </w:p>
    <w:p w14:paraId="17485BB5" w14:textId="77777777" w:rsidR="00000000" w:rsidRDefault="007C71EE">
      <w:pPr>
        <w:pStyle w:val="a"/>
        <w:ind w:left="720" w:firstLine="720"/>
        <w:rPr>
          <w:rFonts w:hint="cs"/>
          <w:rtl/>
        </w:rPr>
      </w:pPr>
    </w:p>
    <w:p w14:paraId="4DF2F676" w14:textId="77777777" w:rsidR="00000000" w:rsidRDefault="007C71EE">
      <w:pPr>
        <w:pStyle w:val="a"/>
        <w:ind w:left="720" w:firstLine="720"/>
        <w:rPr>
          <w:rFonts w:hint="cs"/>
          <w:rtl/>
        </w:rPr>
      </w:pPr>
    </w:p>
    <w:p w14:paraId="7CE5E02F" w14:textId="77777777" w:rsidR="00000000" w:rsidRDefault="007C71EE">
      <w:pPr>
        <w:pStyle w:val="a"/>
        <w:ind w:left="720" w:firstLine="720"/>
        <w:rPr>
          <w:rFonts w:hint="cs"/>
          <w:rtl/>
        </w:rPr>
      </w:pPr>
    </w:p>
    <w:p w14:paraId="19D66AAE" w14:textId="77777777" w:rsidR="00000000" w:rsidRDefault="007C71EE">
      <w:pPr>
        <w:pStyle w:val="a"/>
        <w:ind w:left="720" w:firstLine="720"/>
        <w:jc w:val="center"/>
        <w:rPr>
          <w:rFonts w:hint="cs"/>
          <w:b/>
          <w:bCs/>
          <w:rtl/>
        </w:rPr>
      </w:pPr>
      <w:r>
        <w:rPr>
          <w:rFonts w:hint="cs"/>
          <w:b/>
          <w:bCs/>
          <w:rtl/>
        </w:rPr>
        <w:t>הצבעה</w:t>
      </w:r>
    </w:p>
    <w:p w14:paraId="51C75593" w14:textId="77777777" w:rsidR="00000000" w:rsidRDefault="007C71EE">
      <w:pPr>
        <w:pStyle w:val="a"/>
        <w:ind w:left="720" w:firstLine="720"/>
        <w:jc w:val="center"/>
        <w:rPr>
          <w:rFonts w:hint="cs"/>
          <w:b/>
          <w:bCs/>
          <w:rtl/>
        </w:rPr>
      </w:pPr>
    </w:p>
    <w:p w14:paraId="672AC35D" w14:textId="77777777" w:rsidR="00000000" w:rsidRDefault="007C71EE">
      <w:pPr>
        <w:pStyle w:val="a"/>
        <w:ind w:left="720" w:firstLine="720"/>
        <w:jc w:val="center"/>
        <w:rPr>
          <w:rFonts w:hint="cs"/>
          <w:rtl/>
        </w:rPr>
      </w:pPr>
      <w:r>
        <w:rPr>
          <w:rFonts w:hint="cs"/>
          <w:rtl/>
        </w:rPr>
        <w:t>ההסתייגות של חברת הכנסת אורית נוקד לסעיף 35 לא נתקבלה.</w:t>
      </w:r>
    </w:p>
    <w:p w14:paraId="6E95B441" w14:textId="77777777" w:rsidR="00000000" w:rsidRDefault="007C71EE">
      <w:pPr>
        <w:pStyle w:val="a"/>
        <w:ind w:left="720" w:firstLine="720"/>
        <w:jc w:val="center"/>
        <w:rPr>
          <w:rFonts w:hint="cs"/>
          <w:rtl/>
        </w:rPr>
      </w:pPr>
    </w:p>
    <w:p w14:paraId="003109EB" w14:textId="77777777" w:rsidR="00000000" w:rsidRDefault="007C71EE">
      <w:pPr>
        <w:pStyle w:val="ad"/>
        <w:rPr>
          <w:rFonts w:hint="cs"/>
          <w:rtl/>
        </w:rPr>
      </w:pPr>
      <w:r>
        <w:rPr>
          <w:rFonts w:hint="cs"/>
          <w:rtl/>
        </w:rPr>
        <w:t>היו"ר י</w:t>
      </w:r>
      <w:r>
        <w:rPr>
          <w:rFonts w:hint="cs"/>
          <w:rtl/>
        </w:rPr>
        <w:t>ולי-יואל אדלשטיין:</w:t>
      </w:r>
    </w:p>
    <w:p w14:paraId="745629DA" w14:textId="77777777" w:rsidR="00000000" w:rsidRDefault="007C71EE">
      <w:pPr>
        <w:pStyle w:val="a"/>
        <w:ind w:left="720" w:firstLine="720"/>
        <w:rPr>
          <w:rFonts w:hint="cs"/>
          <w:rtl/>
        </w:rPr>
      </w:pPr>
    </w:p>
    <w:p w14:paraId="289073DA" w14:textId="77777777" w:rsidR="00000000" w:rsidRDefault="007C71EE">
      <w:pPr>
        <w:pStyle w:val="a"/>
        <w:rPr>
          <w:rFonts w:hint="cs"/>
          <w:rtl/>
        </w:rPr>
      </w:pPr>
      <w:r>
        <w:rPr>
          <w:rFonts w:hint="cs"/>
          <w:rtl/>
        </w:rPr>
        <w:t>ההסתייגות לא עברה.</w:t>
      </w:r>
    </w:p>
    <w:p w14:paraId="48B94A63" w14:textId="77777777" w:rsidR="00000000" w:rsidRDefault="007C71EE">
      <w:pPr>
        <w:pStyle w:val="a"/>
        <w:rPr>
          <w:rFonts w:hint="cs"/>
          <w:rtl/>
        </w:rPr>
      </w:pPr>
    </w:p>
    <w:p w14:paraId="076789CA" w14:textId="77777777" w:rsidR="00000000" w:rsidRDefault="007C71EE">
      <w:pPr>
        <w:pStyle w:val="a"/>
        <w:ind w:left="720" w:firstLine="0"/>
        <w:rPr>
          <w:rFonts w:hint="cs"/>
          <w:rtl/>
        </w:rPr>
      </w:pPr>
      <w:r>
        <w:rPr>
          <w:rFonts w:hint="cs"/>
          <w:rtl/>
        </w:rPr>
        <w:t>ההסתייגות של חבר הכנסת אלי בן-מנחם - מי בעד, מי נגד ומי נמנע? תודה.</w:t>
      </w:r>
    </w:p>
    <w:p w14:paraId="2A1DCB59" w14:textId="77777777" w:rsidR="00000000" w:rsidRDefault="007C71EE">
      <w:pPr>
        <w:pStyle w:val="a"/>
        <w:ind w:left="720" w:firstLine="720"/>
        <w:rPr>
          <w:rFonts w:hint="cs"/>
          <w:rtl/>
        </w:rPr>
      </w:pPr>
    </w:p>
    <w:p w14:paraId="540EDB50" w14:textId="77777777" w:rsidR="00000000" w:rsidRDefault="007C71EE">
      <w:pPr>
        <w:pStyle w:val="a"/>
        <w:ind w:left="720" w:firstLine="720"/>
        <w:jc w:val="center"/>
        <w:rPr>
          <w:rFonts w:hint="cs"/>
          <w:b/>
          <w:bCs/>
          <w:rtl/>
        </w:rPr>
      </w:pPr>
      <w:r>
        <w:rPr>
          <w:rFonts w:hint="cs"/>
          <w:b/>
          <w:bCs/>
          <w:rtl/>
        </w:rPr>
        <w:t>הצבעה</w:t>
      </w:r>
    </w:p>
    <w:p w14:paraId="59007EED" w14:textId="77777777" w:rsidR="00000000" w:rsidRDefault="007C71EE">
      <w:pPr>
        <w:pStyle w:val="a"/>
        <w:ind w:left="720" w:firstLine="720"/>
        <w:jc w:val="center"/>
        <w:rPr>
          <w:rFonts w:hint="cs"/>
          <w:b/>
          <w:bCs/>
          <w:rtl/>
        </w:rPr>
      </w:pPr>
    </w:p>
    <w:p w14:paraId="03123566" w14:textId="77777777" w:rsidR="00000000" w:rsidRDefault="007C71EE">
      <w:pPr>
        <w:pStyle w:val="a"/>
        <w:ind w:left="720" w:firstLine="720"/>
        <w:jc w:val="center"/>
        <w:rPr>
          <w:rFonts w:hint="cs"/>
          <w:rtl/>
        </w:rPr>
      </w:pPr>
      <w:r>
        <w:rPr>
          <w:rFonts w:hint="cs"/>
          <w:rtl/>
        </w:rPr>
        <w:t>ההסתייגות של חבר הכנסת אלי בן-מנחם לסעיף 35 לא נתקבלה.</w:t>
      </w:r>
    </w:p>
    <w:p w14:paraId="6C9741B9" w14:textId="77777777" w:rsidR="00000000" w:rsidRDefault="007C71EE">
      <w:pPr>
        <w:pStyle w:val="a"/>
        <w:ind w:left="720" w:firstLine="720"/>
        <w:jc w:val="center"/>
        <w:rPr>
          <w:rFonts w:hint="cs"/>
          <w:rtl/>
        </w:rPr>
      </w:pPr>
    </w:p>
    <w:p w14:paraId="01C154D8" w14:textId="77777777" w:rsidR="00000000" w:rsidRDefault="007C71EE">
      <w:pPr>
        <w:pStyle w:val="ad"/>
        <w:rPr>
          <w:rFonts w:hint="cs"/>
          <w:rtl/>
        </w:rPr>
      </w:pPr>
      <w:r>
        <w:rPr>
          <w:rFonts w:hint="cs"/>
          <w:rtl/>
        </w:rPr>
        <w:t>היו"ר יולי-יואל אדלשטיין:</w:t>
      </w:r>
    </w:p>
    <w:p w14:paraId="70E0859C" w14:textId="77777777" w:rsidR="00000000" w:rsidRDefault="007C71EE">
      <w:pPr>
        <w:pStyle w:val="a"/>
        <w:ind w:left="720" w:firstLine="720"/>
        <w:rPr>
          <w:rFonts w:hint="cs"/>
          <w:rtl/>
        </w:rPr>
      </w:pPr>
    </w:p>
    <w:p w14:paraId="707292C7" w14:textId="77777777" w:rsidR="00000000" w:rsidRDefault="007C71EE">
      <w:pPr>
        <w:pStyle w:val="a"/>
        <w:rPr>
          <w:rFonts w:hint="cs"/>
          <w:rtl/>
        </w:rPr>
      </w:pPr>
      <w:r>
        <w:rPr>
          <w:rFonts w:hint="cs"/>
          <w:rtl/>
        </w:rPr>
        <w:t>ההסתייגות לא עברה.</w:t>
      </w:r>
    </w:p>
    <w:p w14:paraId="7675DCCB" w14:textId="77777777" w:rsidR="00000000" w:rsidRDefault="007C71EE">
      <w:pPr>
        <w:pStyle w:val="a"/>
        <w:rPr>
          <w:rFonts w:hint="cs"/>
          <w:rtl/>
        </w:rPr>
      </w:pPr>
    </w:p>
    <w:p w14:paraId="22A4455E" w14:textId="77777777" w:rsidR="00000000" w:rsidRDefault="007C71EE">
      <w:pPr>
        <w:pStyle w:val="a"/>
        <w:ind w:left="720" w:firstLine="0"/>
        <w:rPr>
          <w:rFonts w:hint="cs"/>
          <w:rtl/>
        </w:rPr>
      </w:pPr>
      <w:r>
        <w:rPr>
          <w:rFonts w:hint="cs"/>
          <w:rtl/>
        </w:rPr>
        <w:t>חבר הכנסת אלי ישי - לא נמצא. חבר הכנס</w:t>
      </w:r>
      <w:r>
        <w:rPr>
          <w:rFonts w:hint="cs"/>
          <w:rtl/>
        </w:rPr>
        <w:t xml:space="preserve">ת שלמה בניזרי - לא נמצא. </w:t>
      </w:r>
    </w:p>
    <w:p w14:paraId="1305F71A" w14:textId="77777777" w:rsidR="00000000" w:rsidRDefault="007C71EE">
      <w:pPr>
        <w:pStyle w:val="a"/>
        <w:ind w:left="720" w:firstLine="0"/>
        <w:rPr>
          <w:rFonts w:hint="cs"/>
          <w:rtl/>
        </w:rPr>
      </w:pPr>
    </w:p>
    <w:p w14:paraId="66E54CA7" w14:textId="77777777" w:rsidR="00000000" w:rsidRDefault="007C71EE">
      <w:pPr>
        <w:pStyle w:val="a"/>
        <w:ind w:left="720" w:firstLine="0"/>
        <w:rPr>
          <w:rFonts w:hint="cs"/>
          <w:rtl/>
        </w:rPr>
      </w:pPr>
      <w:r>
        <w:rPr>
          <w:rFonts w:hint="cs"/>
          <w:rtl/>
        </w:rPr>
        <w:t>חבר הכנסת נסים דהן לעומת זה נמצא. מי בעד ההסתייגות שלו? מי נגד? מי נמנע? תודה.</w:t>
      </w:r>
    </w:p>
    <w:p w14:paraId="05BA82F4" w14:textId="77777777" w:rsidR="00000000" w:rsidRDefault="007C71EE">
      <w:pPr>
        <w:pStyle w:val="a"/>
        <w:ind w:left="720" w:firstLine="720"/>
        <w:rPr>
          <w:rFonts w:hint="cs"/>
          <w:rtl/>
        </w:rPr>
      </w:pPr>
    </w:p>
    <w:p w14:paraId="5F3E8DC6" w14:textId="77777777" w:rsidR="00000000" w:rsidRDefault="007C71EE">
      <w:pPr>
        <w:pStyle w:val="a"/>
        <w:ind w:left="720" w:firstLine="720"/>
        <w:jc w:val="center"/>
        <w:rPr>
          <w:rFonts w:hint="cs"/>
          <w:b/>
          <w:bCs/>
          <w:rtl/>
        </w:rPr>
      </w:pPr>
      <w:r>
        <w:rPr>
          <w:rFonts w:hint="cs"/>
          <w:b/>
          <w:bCs/>
          <w:rtl/>
        </w:rPr>
        <w:t>הצבעה</w:t>
      </w:r>
    </w:p>
    <w:p w14:paraId="7DD1DB8A" w14:textId="77777777" w:rsidR="00000000" w:rsidRDefault="007C71EE">
      <w:pPr>
        <w:pStyle w:val="a"/>
        <w:ind w:left="720" w:firstLine="720"/>
        <w:jc w:val="center"/>
        <w:rPr>
          <w:rFonts w:hint="cs"/>
          <w:b/>
          <w:bCs/>
          <w:rtl/>
        </w:rPr>
      </w:pPr>
    </w:p>
    <w:p w14:paraId="76E02B93" w14:textId="77777777" w:rsidR="00000000" w:rsidRDefault="007C71EE">
      <w:pPr>
        <w:pStyle w:val="a"/>
        <w:ind w:left="720" w:firstLine="720"/>
        <w:jc w:val="center"/>
        <w:rPr>
          <w:rFonts w:hint="cs"/>
          <w:rtl/>
        </w:rPr>
      </w:pPr>
      <w:r>
        <w:rPr>
          <w:rFonts w:hint="cs"/>
          <w:rtl/>
        </w:rPr>
        <w:t>ההסתייגות של חבר הכנסת נסים דהן לסעיף 35 לא נתקבלה.</w:t>
      </w:r>
    </w:p>
    <w:p w14:paraId="10F49CB8" w14:textId="77777777" w:rsidR="00000000" w:rsidRDefault="007C71EE">
      <w:pPr>
        <w:pStyle w:val="a"/>
        <w:ind w:left="720" w:firstLine="720"/>
        <w:jc w:val="center"/>
        <w:rPr>
          <w:rFonts w:hint="cs"/>
          <w:rtl/>
        </w:rPr>
      </w:pPr>
    </w:p>
    <w:p w14:paraId="132CEB21" w14:textId="77777777" w:rsidR="00000000" w:rsidRDefault="007C71EE">
      <w:pPr>
        <w:pStyle w:val="ad"/>
        <w:rPr>
          <w:rFonts w:hint="cs"/>
          <w:rtl/>
        </w:rPr>
      </w:pPr>
      <w:r>
        <w:rPr>
          <w:rFonts w:hint="cs"/>
          <w:rtl/>
        </w:rPr>
        <w:t>היו"ר יולי-יואל אדלשטיין:</w:t>
      </w:r>
    </w:p>
    <w:p w14:paraId="3D4511E0" w14:textId="77777777" w:rsidR="00000000" w:rsidRDefault="007C71EE">
      <w:pPr>
        <w:pStyle w:val="a"/>
        <w:ind w:left="720" w:firstLine="720"/>
        <w:rPr>
          <w:rFonts w:hint="cs"/>
          <w:rtl/>
        </w:rPr>
      </w:pPr>
    </w:p>
    <w:p w14:paraId="1DCBA3C1" w14:textId="77777777" w:rsidR="00000000" w:rsidRDefault="007C71EE">
      <w:pPr>
        <w:pStyle w:val="a"/>
        <w:rPr>
          <w:rFonts w:hint="cs"/>
          <w:rtl/>
        </w:rPr>
      </w:pPr>
      <w:r>
        <w:rPr>
          <w:rFonts w:hint="cs"/>
          <w:rtl/>
        </w:rPr>
        <w:t>ההסתייגות לא עברה.</w:t>
      </w:r>
    </w:p>
    <w:p w14:paraId="2855F3BD" w14:textId="77777777" w:rsidR="00000000" w:rsidRDefault="007C71EE">
      <w:pPr>
        <w:pStyle w:val="a"/>
        <w:rPr>
          <w:rFonts w:hint="cs"/>
          <w:rtl/>
        </w:rPr>
      </w:pPr>
    </w:p>
    <w:p w14:paraId="04745E39" w14:textId="77777777" w:rsidR="00000000" w:rsidRDefault="007C71EE">
      <w:pPr>
        <w:pStyle w:val="a"/>
        <w:ind w:left="720" w:firstLine="0"/>
        <w:rPr>
          <w:rFonts w:hint="cs"/>
          <w:rtl/>
        </w:rPr>
      </w:pPr>
      <w:r>
        <w:rPr>
          <w:rFonts w:hint="cs"/>
          <w:rtl/>
        </w:rPr>
        <w:t xml:space="preserve">חבר הכנסת אמנון כהן גם הוא נמצא -  מי בעד </w:t>
      </w:r>
      <w:r>
        <w:rPr>
          <w:rFonts w:hint="cs"/>
          <w:rtl/>
        </w:rPr>
        <w:t>ההסתייגות שלו, מי נגד ומי נמנע? תודה.</w:t>
      </w:r>
    </w:p>
    <w:p w14:paraId="7F4F6BE6" w14:textId="77777777" w:rsidR="00000000" w:rsidRDefault="007C71EE">
      <w:pPr>
        <w:pStyle w:val="a"/>
        <w:ind w:left="720" w:firstLine="720"/>
        <w:rPr>
          <w:rFonts w:hint="cs"/>
          <w:rtl/>
        </w:rPr>
      </w:pPr>
    </w:p>
    <w:p w14:paraId="24EB436D" w14:textId="77777777" w:rsidR="00000000" w:rsidRDefault="007C71EE">
      <w:pPr>
        <w:pStyle w:val="a"/>
        <w:ind w:left="720" w:firstLine="720"/>
        <w:jc w:val="center"/>
        <w:rPr>
          <w:rFonts w:hint="cs"/>
          <w:b/>
          <w:bCs/>
          <w:rtl/>
        </w:rPr>
      </w:pPr>
      <w:r>
        <w:rPr>
          <w:rFonts w:hint="cs"/>
          <w:b/>
          <w:bCs/>
          <w:rtl/>
        </w:rPr>
        <w:t>הצבעה</w:t>
      </w:r>
    </w:p>
    <w:p w14:paraId="70868396" w14:textId="77777777" w:rsidR="00000000" w:rsidRDefault="007C71EE">
      <w:pPr>
        <w:pStyle w:val="a"/>
        <w:ind w:left="720" w:firstLine="720"/>
        <w:jc w:val="center"/>
        <w:rPr>
          <w:rFonts w:hint="cs"/>
          <w:b/>
          <w:bCs/>
          <w:rtl/>
        </w:rPr>
      </w:pPr>
    </w:p>
    <w:p w14:paraId="73730D45" w14:textId="77777777" w:rsidR="00000000" w:rsidRDefault="007C71EE">
      <w:pPr>
        <w:pStyle w:val="a"/>
        <w:ind w:left="720" w:firstLine="720"/>
        <w:jc w:val="center"/>
        <w:rPr>
          <w:rFonts w:hint="cs"/>
          <w:rtl/>
        </w:rPr>
      </w:pPr>
      <w:r>
        <w:rPr>
          <w:rFonts w:hint="cs"/>
          <w:rtl/>
        </w:rPr>
        <w:t>ההסתייגות של חבר הכנסת אמנון כהן לסעיף 35 לא נתקבלה.</w:t>
      </w:r>
    </w:p>
    <w:p w14:paraId="1FD112F8" w14:textId="77777777" w:rsidR="00000000" w:rsidRDefault="007C71EE">
      <w:pPr>
        <w:pStyle w:val="a"/>
        <w:ind w:left="720" w:firstLine="720"/>
        <w:jc w:val="center"/>
        <w:rPr>
          <w:rFonts w:hint="cs"/>
          <w:rtl/>
        </w:rPr>
      </w:pPr>
    </w:p>
    <w:p w14:paraId="32D17429" w14:textId="77777777" w:rsidR="00000000" w:rsidRDefault="007C71EE">
      <w:pPr>
        <w:pStyle w:val="a"/>
        <w:ind w:left="720" w:firstLine="720"/>
        <w:jc w:val="center"/>
        <w:rPr>
          <w:rFonts w:hint="cs"/>
          <w:rtl/>
        </w:rPr>
      </w:pPr>
    </w:p>
    <w:p w14:paraId="286207FC" w14:textId="77777777" w:rsidR="00000000" w:rsidRDefault="007C71EE">
      <w:pPr>
        <w:pStyle w:val="a"/>
        <w:ind w:left="720" w:firstLine="720"/>
        <w:jc w:val="center"/>
        <w:rPr>
          <w:rFonts w:hint="cs"/>
          <w:rtl/>
        </w:rPr>
      </w:pPr>
    </w:p>
    <w:p w14:paraId="53D92623" w14:textId="77777777" w:rsidR="00000000" w:rsidRDefault="007C71EE">
      <w:pPr>
        <w:pStyle w:val="ad"/>
        <w:rPr>
          <w:rFonts w:hint="cs"/>
          <w:rtl/>
        </w:rPr>
      </w:pPr>
      <w:r>
        <w:rPr>
          <w:rFonts w:hint="cs"/>
          <w:rtl/>
        </w:rPr>
        <w:t>היו"ר יולי-יואל אדלשטיין:</w:t>
      </w:r>
    </w:p>
    <w:p w14:paraId="4C98F384" w14:textId="77777777" w:rsidR="00000000" w:rsidRDefault="007C71EE">
      <w:pPr>
        <w:pStyle w:val="a"/>
        <w:ind w:left="720" w:firstLine="720"/>
        <w:rPr>
          <w:rFonts w:hint="cs"/>
          <w:rtl/>
        </w:rPr>
      </w:pPr>
    </w:p>
    <w:p w14:paraId="22C2F0E3" w14:textId="77777777" w:rsidR="00000000" w:rsidRDefault="007C71EE">
      <w:pPr>
        <w:pStyle w:val="a"/>
        <w:rPr>
          <w:rFonts w:hint="cs"/>
          <w:rtl/>
        </w:rPr>
      </w:pPr>
      <w:r>
        <w:rPr>
          <w:rFonts w:hint="cs"/>
          <w:rtl/>
        </w:rPr>
        <w:t>ההסתייגות לא עברה.</w:t>
      </w:r>
    </w:p>
    <w:p w14:paraId="2B9FF774" w14:textId="77777777" w:rsidR="00000000" w:rsidRDefault="007C71EE">
      <w:pPr>
        <w:pStyle w:val="a"/>
        <w:rPr>
          <w:rFonts w:hint="cs"/>
          <w:rtl/>
        </w:rPr>
      </w:pPr>
    </w:p>
    <w:p w14:paraId="32E4DF74" w14:textId="77777777" w:rsidR="00000000" w:rsidRDefault="007C71EE">
      <w:pPr>
        <w:pStyle w:val="a"/>
        <w:rPr>
          <w:rFonts w:hint="cs"/>
          <w:rtl/>
        </w:rPr>
      </w:pPr>
      <w:r>
        <w:rPr>
          <w:rFonts w:hint="cs"/>
          <w:rtl/>
        </w:rPr>
        <w:t>זה לא חברי, אתה נמנע כל הזמן דווקא על סיעת ש"ס, יצחק כהן.</w:t>
      </w:r>
    </w:p>
    <w:p w14:paraId="115D3578" w14:textId="77777777" w:rsidR="00000000" w:rsidRDefault="007C71EE">
      <w:pPr>
        <w:pStyle w:val="a"/>
        <w:rPr>
          <w:rFonts w:hint="cs"/>
          <w:rtl/>
        </w:rPr>
      </w:pPr>
    </w:p>
    <w:p w14:paraId="3FD8E548" w14:textId="77777777" w:rsidR="00000000" w:rsidRDefault="007C71EE">
      <w:pPr>
        <w:pStyle w:val="a"/>
        <w:ind w:left="720" w:firstLine="0"/>
        <w:rPr>
          <w:rFonts w:hint="cs"/>
          <w:rtl/>
        </w:rPr>
      </w:pPr>
      <w:r>
        <w:rPr>
          <w:rFonts w:hint="cs"/>
          <w:rtl/>
        </w:rPr>
        <w:t>ההסתייגות של חבר הכנסת יצחק כהן - מי בעד, מי נגד</w:t>
      </w:r>
      <w:r>
        <w:rPr>
          <w:rFonts w:hint="cs"/>
          <w:rtl/>
        </w:rPr>
        <w:t xml:space="preserve"> ומי נמנע? תודה.</w:t>
      </w:r>
    </w:p>
    <w:p w14:paraId="7EE0C6D5" w14:textId="77777777" w:rsidR="00000000" w:rsidRDefault="007C71EE">
      <w:pPr>
        <w:pStyle w:val="a"/>
        <w:ind w:left="720" w:firstLine="720"/>
        <w:rPr>
          <w:rFonts w:hint="cs"/>
          <w:rtl/>
        </w:rPr>
      </w:pPr>
    </w:p>
    <w:p w14:paraId="1038C4C1" w14:textId="77777777" w:rsidR="00000000" w:rsidRDefault="007C71EE">
      <w:pPr>
        <w:pStyle w:val="a"/>
        <w:ind w:left="720" w:firstLine="720"/>
        <w:jc w:val="center"/>
        <w:rPr>
          <w:rFonts w:hint="cs"/>
          <w:b/>
          <w:bCs/>
          <w:rtl/>
        </w:rPr>
      </w:pPr>
      <w:r>
        <w:rPr>
          <w:rFonts w:hint="cs"/>
          <w:b/>
          <w:bCs/>
          <w:rtl/>
        </w:rPr>
        <w:t>הצבעה</w:t>
      </w:r>
    </w:p>
    <w:p w14:paraId="6CE0DED3" w14:textId="77777777" w:rsidR="00000000" w:rsidRDefault="007C71EE">
      <w:pPr>
        <w:pStyle w:val="a"/>
        <w:ind w:left="720" w:firstLine="720"/>
        <w:jc w:val="center"/>
        <w:rPr>
          <w:rFonts w:hint="cs"/>
          <w:b/>
          <w:bCs/>
          <w:rtl/>
        </w:rPr>
      </w:pPr>
    </w:p>
    <w:p w14:paraId="09D14622" w14:textId="77777777" w:rsidR="00000000" w:rsidRDefault="007C71EE">
      <w:pPr>
        <w:pStyle w:val="a"/>
        <w:ind w:left="720" w:firstLine="720"/>
        <w:jc w:val="center"/>
        <w:rPr>
          <w:rFonts w:hint="cs"/>
          <w:rtl/>
        </w:rPr>
      </w:pPr>
      <w:r>
        <w:rPr>
          <w:rFonts w:hint="cs"/>
          <w:rtl/>
        </w:rPr>
        <w:t>ההסתייגות של חבר הכנסת יצחק כהן לסעיף 35 לא נתקבלה.</w:t>
      </w:r>
    </w:p>
    <w:p w14:paraId="3C7C3508" w14:textId="77777777" w:rsidR="00000000" w:rsidRDefault="007C71EE">
      <w:pPr>
        <w:pStyle w:val="a"/>
        <w:ind w:left="720" w:firstLine="720"/>
        <w:jc w:val="center"/>
        <w:rPr>
          <w:rFonts w:hint="cs"/>
          <w:rtl/>
        </w:rPr>
      </w:pPr>
    </w:p>
    <w:p w14:paraId="040B53F8" w14:textId="77777777" w:rsidR="00000000" w:rsidRDefault="007C71EE">
      <w:pPr>
        <w:pStyle w:val="ad"/>
        <w:rPr>
          <w:rFonts w:hint="cs"/>
          <w:rtl/>
        </w:rPr>
      </w:pPr>
      <w:r>
        <w:rPr>
          <w:rFonts w:hint="cs"/>
          <w:rtl/>
        </w:rPr>
        <w:t>היו"ר יולי-יואל אדלשטיין:</w:t>
      </w:r>
    </w:p>
    <w:p w14:paraId="41A0FF53" w14:textId="77777777" w:rsidR="00000000" w:rsidRDefault="007C71EE">
      <w:pPr>
        <w:pStyle w:val="a"/>
        <w:ind w:left="720" w:firstLine="720"/>
        <w:rPr>
          <w:rFonts w:hint="cs"/>
          <w:rtl/>
        </w:rPr>
      </w:pPr>
    </w:p>
    <w:p w14:paraId="586FEFC3" w14:textId="77777777" w:rsidR="00000000" w:rsidRDefault="007C71EE">
      <w:pPr>
        <w:pStyle w:val="a"/>
        <w:rPr>
          <w:rFonts w:hint="cs"/>
          <w:rtl/>
        </w:rPr>
      </w:pPr>
      <w:r>
        <w:rPr>
          <w:rFonts w:hint="cs"/>
          <w:rtl/>
        </w:rPr>
        <w:t>ההסתייגות לא עברה.</w:t>
      </w:r>
    </w:p>
    <w:p w14:paraId="594DF929" w14:textId="77777777" w:rsidR="00000000" w:rsidRDefault="007C71EE">
      <w:pPr>
        <w:pStyle w:val="a"/>
        <w:rPr>
          <w:rFonts w:hint="cs"/>
          <w:rtl/>
        </w:rPr>
      </w:pPr>
    </w:p>
    <w:p w14:paraId="1F5C7443" w14:textId="77777777" w:rsidR="00000000" w:rsidRDefault="007C71EE">
      <w:pPr>
        <w:pStyle w:val="a"/>
        <w:ind w:left="720" w:firstLine="0"/>
        <w:rPr>
          <w:rFonts w:hint="cs"/>
          <w:rtl/>
        </w:rPr>
      </w:pPr>
      <w:r>
        <w:rPr>
          <w:rFonts w:hint="cs"/>
          <w:rtl/>
        </w:rPr>
        <w:t>ההסתייגות של חבר הכנסת דוד אזולאי - מי בעד, מי נגד ומי נמנע? תודה.</w:t>
      </w:r>
    </w:p>
    <w:p w14:paraId="38E4E410" w14:textId="77777777" w:rsidR="00000000" w:rsidRDefault="007C71EE">
      <w:pPr>
        <w:pStyle w:val="a"/>
        <w:ind w:left="720" w:firstLine="720"/>
        <w:rPr>
          <w:rFonts w:hint="cs"/>
          <w:rtl/>
        </w:rPr>
      </w:pPr>
    </w:p>
    <w:p w14:paraId="400E1CB8" w14:textId="77777777" w:rsidR="00000000" w:rsidRDefault="007C71EE">
      <w:pPr>
        <w:pStyle w:val="a"/>
        <w:ind w:left="720" w:firstLine="720"/>
        <w:jc w:val="center"/>
        <w:rPr>
          <w:rFonts w:hint="cs"/>
          <w:b/>
          <w:bCs/>
          <w:rtl/>
        </w:rPr>
      </w:pPr>
      <w:r>
        <w:rPr>
          <w:rFonts w:hint="cs"/>
          <w:b/>
          <w:bCs/>
          <w:rtl/>
        </w:rPr>
        <w:t>הצבעה</w:t>
      </w:r>
    </w:p>
    <w:p w14:paraId="78708FB0" w14:textId="77777777" w:rsidR="00000000" w:rsidRDefault="007C71EE">
      <w:pPr>
        <w:pStyle w:val="a"/>
        <w:ind w:left="720" w:firstLine="720"/>
        <w:jc w:val="center"/>
        <w:rPr>
          <w:rFonts w:hint="cs"/>
          <w:b/>
          <w:bCs/>
          <w:rtl/>
        </w:rPr>
      </w:pPr>
    </w:p>
    <w:p w14:paraId="114552C5" w14:textId="77777777" w:rsidR="00000000" w:rsidRDefault="007C71EE">
      <w:pPr>
        <w:pStyle w:val="a"/>
        <w:ind w:left="720" w:firstLine="720"/>
        <w:jc w:val="center"/>
        <w:rPr>
          <w:rFonts w:hint="cs"/>
          <w:rtl/>
        </w:rPr>
      </w:pPr>
      <w:r>
        <w:rPr>
          <w:rFonts w:hint="cs"/>
          <w:rtl/>
        </w:rPr>
        <w:t>ההסתייגות של חבר הכנסת דוד אזולאי לסעיף 35 לא נתקבלה.</w:t>
      </w:r>
    </w:p>
    <w:p w14:paraId="2B84FE8C" w14:textId="77777777" w:rsidR="00000000" w:rsidRDefault="007C71EE">
      <w:pPr>
        <w:pStyle w:val="a"/>
        <w:ind w:left="720" w:firstLine="720"/>
        <w:jc w:val="center"/>
        <w:rPr>
          <w:rFonts w:hint="cs"/>
          <w:rtl/>
        </w:rPr>
      </w:pPr>
    </w:p>
    <w:p w14:paraId="2826166E" w14:textId="77777777" w:rsidR="00000000" w:rsidRDefault="007C71EE">
      <w:pPr>
        <w:pStyle w:val="ad"/>
        <w:rPr>
          <w:rFonts w:hint="cs"/>
          <w:rtl/>
        </w:rPr>
      </w:pPr>
      <w:r>
        <w:rPr>
          <w:rFonts w:hint="cs"/>
          <w:rtl/>
        </w:rPr>
        <w:t>ה</w:t>
      </w:r>
      <w:r>
        <w:rPr>
          <w:rFonts w:hint="cs"/>
          <w:rtl/>
        </w:rPr>
        <w:t>יו"ר יולי-יואל אדלשטיין:</w:t>
      </w:r>
    </w:p>
    <w:p w14:paraId="58373E12" w14:textId="77777777" w:rsidR="00000000" w:rsidRDefault="007C71EE">
      <w:pPr>
        <w:pStyle w:val="a"/>
        <w:ind w:left="720" w:firstLine="720"/>
        <w:rPr>
          <w:rFonts w:hint="cs"/>
          <w:rtl/>
        </w:rPr>
      </w:pPr>
    </w:p>
    <w:p w14:paraId="5A5516A6" w14:textId="77777777" w:rsidR="00000000" w:rsidRDefault="007C71EE">
      <w:pPr>
        <w:pStyle w:val="a"/>
        <w:rPr>
          <w:rFonts w:hint="cs"/>
          <w:rtl/>
        </w:rPr>
      </w:pPr>
      <w:r>
        <w:rPr>
          <w:rFonts w:hint="cs"/>
          <w:rtl/>
        </w:rPr>
        <w:t>ההסתייגות לא עברה.</w:t>
      </w:r>
    </w:p>
    <w:p w14:paraId="0D52BD8B" w14:textId="77777777" w:rsidR="00000000" w:rsidRDefault="007C71EE">
      <w:pPr>
        <w:pStyle w:val="a"/>
        <w:rPr>
          <w:rFonts w:hint="cs"/>
          <w:rtl/>
        </w:rPr>
      </w:pPr>
    </w:p>
    <w:p w14:paraId="3A3E2BCD" w14:textId="77777777" w:rsidR="00000000" w:rsidRDefault="007C71EE">
      <w:pPr>
        <w:pStyle w:val="a"/>
        <w:rPr>
          <w:rFonts w:hint="cs"/>
          <w:rtl/>
        </w:rPr>
      </w:pPr>
      <w:r>
        <w:rPr>
          <w:rFonts w:hint="cs"/>
          <w:rtl/>
        </w:rPr>
        <w:t>חבר הכנסת משולם נהרי - לא נמצא.</w:t>
      </w:r>
    </w:p>
    <w:p w14:paraId="7E233B0D" w14:textId="77777777" w:rsidR="00000000" w:rsidRDefault="007C71EE">
      <w:pPr>
        <w:pStyle w:val="a"/>
        <w:rPr>
          <w:rFonts w:hint="cs"/>
          <w:rtl/>
        </w:rPr>
      </w:pPr>
    </w:p>
    <w:p w14:paraId="289D4AEC" w14:textId="77777777" w:rsidR="00000000" w:rsidRDefault="007C71EE">
      <w:pPr>
        <w:pStyle w:val="a"/>
        <w:rPr>
          <w:rFonts w:hint="cs"/>
          <w:rtl/>
        </w:rPr>
      </w:pPr>
      <w:r>
        <w:rPr>
          <w:rFonts w:hint="cs"/>
          <w:rtl/>
        </w:rPr>
        <w:t>חברי הכנסת, אנחנו עוברים לעמוד 177. ההסתייגות של חבר הכנסת יצחק וקנין - מי בעד, מי נגד ומי נמנע? תודה.</w:t>
      </w:r>
    </w:p>
    <w:p w14:paraId="35501A79" w14:textId="77777777" w:rsidR="00000000" w:rsidRDefault="007C71EE">
      <w:pPr>
        <w:pStyle w:val="a"/>
        <w:ind w:left="720" w:firstLine="720"/>
        <w:rPr>
          <w:rFonts w:hint="cs"/>
          <w:rtl/>
        </w:rPr>
      </w:pPr>
    </w:p>
    <w:p w14:paraId="5D146C85" w14:textId="77777777" w:rsidR="00000000" w:rsidRDefault="007C71EE">
      <w:pPr>
        <w:pStyle w:val="a"/>
        <w:ind w:left="720" w:firstLine="720"/>
        <w:jc w:val="center"/>
        <w:rPr>
          <w:rFonts w:hint="cs"/>
          <w:b/>
          <w:bCs/>
          <w:rtl/>
        </w:rPr>
      </w:pPr>
      <w:r>
        <w:rPr>
          <w:rFonts w:hint="cs"/>
          <w:b/>
          <w:bCs/>
          <w:rtl/>
        </w:rPr>
        <w:t>הצבעה</w:t>
      </w:r>
    </w:p>
    <w:p w14:paraId="73941EFA" w14:textId="77777777" w:rsidR="00000000" w:rsidRDefault="007C71EE">
      <w:pPr>
        <w:pStyle w:val="a"/>
        <w:ind w:left="720" w:firstLine="720"/>
        <w:jc w:val="center"/>
        <w:rPr>
          <w:rFonts w:hint="cs"/>
          <w:b/>
          <w:bCs/>
          <w:rtl/>
        </w:rPr>
      </w:pPr>
    </w:p>
    <w:p w14:paraId="147555E8" w14:textId="77777777" w:rsidR="00000000" w:rsidRDefault="007C71EE">
      <w:pPr>
        <w:pStyle w:val="a"/>
        <w:ind w:left="720" w:firstLine="720"/>
        <w:jc w:val="center"/>
        <w:rPr>
          <w:rFonts w:hint="cs"/>
          <w:rtl/>
        </w:rPr>
      </w:pPr>
      <w:r>
        <w:rPr>
          <w:rFonts w:hint="cs"/>
          <w:rtl/>
        </w:rPr>
        <w:t>ההסתייגות של חבר הכנסת יצחק וקנין לסעיף 35 לא נתקבלה.</w:t>
      </w:r>
    </w:p>
    <w:p w14:paraId="746D6D22" w14:textId="77777777" w:rsidR="00000000" w:rsidRDefault="007C71EE">
      <w:pPr>
        <w:pStyle w:val="a"/>
        <w:ind w:left="720" w:firstLine="720"/>
        <w:jc w:val="center"/>
        <w:rPr>
          <w:rFonts w:hint="cs"/>
          <w:rtl/>
        </w:rPr>
      </w:pPr>
    </w:p>
    <w:p w14:paraId="2500B8F9" w14:textId="77777777" w:rsidR="00000000" w:rsidRDefault="007C71EE">
      <w:pPr>
        <w:pStyle w:val="ad"/>
        <w:rPr>
          <w:rFonts w:hint="cs"/>
          <w:rtl/>
        </w:rPr>
      </w:pPr>
      <w:r>
        <w:rPr>
          <w:rFonts w:hint="cs"/>
          <w:rtl/>
        </w:rPr>
        <w:t>היו"ר יולי-</w:t>
      </w:r>
      <w:r>
        <w:rPr>
          <w:rFonts w:hint="cs"/>
          <w:rtl/>
        </w:rPr>
        <w:t>יואל אדלשטיין:</w:t>
      </w:r>
    </w:p>
    <w:p w14:paraId="27C4F99B" w14:textId="77777777" w:rsidR="00000000" w:rsidRDefault="007C71EE">
      <w:pPr>
        <w:pStyle w:val="a"/>
        <w:ind w:left="720" w:firstLine="720"/>
        <w:rPr>
          <w:rFonts w:hint="cs"/>
          <w:rtl/>
        </w:rPr>
      </w:pPr>
    </w:p>
    <w:p w14:paraId="4AA87E48" w14:textId="77777777" w:rsidR="00000000" w:rsidRDefault="007C71EE">
      <w:pPr>
        <w:pStyle w:val="a"/>
        <w:rPr>
          <w:rFonts w:hint="cs"/>
          <w:rtl/>
        </w:rPr>
      </w:pPr>
      <w:r>
        <w:rPr>
          <w:rFonts w:hint="cs"/>
          <w:rtl/>
        </w:rPr>
        <w:t>ההסתייגות לא עברה.</w:t>
      </w:r>
    </w:p>
    <w:p w14:paraId="3D017B3B" w14:textId="77777777" w:rsidR="00000000" w:rsidRDefault="007C71EE">
      <w:pPr>
        <w:pStyle w:val="a"/>
        <w:rPr>
          <w:rFonts w:hint="cs"/>
          <w:rtl/>
        </w:rPr>
      </w:pPr>
    </w:p>
    <w:p w14:paraId="7CE14F8F" w14:textId="77777777" w:rsidR="00000000" w:rsidRDefault="007C71EE">
      <w:pPr>
        <w:bidi/>
        <w:ind w:firstLine="719"/>
        <w:jc w:val="both"/>
        <w:rPr>
          <w:rFonts w:ascii="Arial" w:hAnsi="Arial" w:cs="Arial" w:hint="cs"/>
          <w:sz w:val="22"/>
          <w:szCs w:val="22"/>
          <w:rtl/>
        </w:rPr>
      </w:pPr>
      <w:r>
        <w:rPr>
          <w:rFonts w:ascii="Arial" w:hAnsi="Arial" w:cs="Arial" w:hint="cs"/>
          <w:sz w:val="22"/>
          <w:szCs w:val="22"/>
          <w:rtl/>
          <w:lang w:eastAsia="he-IL"/>
        </w:rPr>
        <w:t>ההסתייגות של יאיר פרץ - מי בעד, מי נגד ומי נמנע? תודה.</w:t>
      </w:r>
    </w:p>
    <w:p w14:paraId="6AB62BF0" w14:textId="77777777" w:rsidR="00000000" w:rsidRDefault="007C71EE">
      <w:pPr>
        <w:bidi/>
        <w:jc w:val="both"/>
        <w:rPr>
          <w:rFonts w:ascii="Arial" w:hAnsi="Arial" w:cs="Arial" w:hint="cs"/>
          <w:sz w:val="22"/>
          <w:szCs w:val="22"/>
          <w:rtl/>
        </w:rPr>
      </w:pPr>
    </w:p>
    <w:p w14:paraId="69C0944A" w14:textId="77777777" w:rsidR="00000000" w:rsidRDefault="007C71EE">
      <w:pPr>
        <w:pStyle w:val="Heading1"/>
        <w:rPr>
          <w:rFonts w:ascii="Arial" w:hAnsi="Arial" w:cs="Arial" w:hint="cs"/>
          <w:sz w:val="22"/>
          <w:szCs w:val="22"/>
          <w:rtl/>
          <w:lang w:eastAsia="en-US"/>
        </w:rPr>
      </w:pPr>
      <w:r>
        <w:rPr>
          <w:rFonts w:ascii="Arial" w:hAnsi="Arial" w:cs="Arial" w:hint="cs"/>
          <w:sz w:val="22"/>
          <w:szCs w:val="22"/>
          <w:rtl/>
          <w:lang w:eastAsia="en-US"/>
        </w:rPr>
        <w:t>הצבעה</w:t>
      </w:r>
    </w:p>
    <w:p w14:paraId="1C05CFA0" w14:textId="77777777" w:rsidR="00000000" w:rsidRDefault="007C71EE">
      <w:pPr>
        <w:pStyle w:val="a7"/>
        <w:bidi/>
        <w:spacing w:line="240" w:lineRule="auto"/>
        <w:rPr>
          <w:rFonts w:hint="cs"/>
          <w:rtl/>
        </w:rPr>
      </w:pPr>
    </w:p>
    <w:p w14:paraId="25FAE074" w14:textId="77777777" w:rsidR="00000000" w:rsidRDefault="007C71EE">
      <w:pPr>
        <w:pStyle w:val="a"/>
        <w:jc w:val="center"/>
        <w:rPr>
          <w:rFonts w:hint="cs"/>
          <w:rtl/>
        </w:rPr>
      </w:pPr>
      <w:r>
        <w:rPr>
          <w:rFonts w:hint="cs"/>
          <w:rtl/>
        </w:rPr>
        <w:t>ההסתייגות של חבר הכנסת יאיר פרץ לסעיף 35 לא נתקבלה.</w:t>
      </w:r>
    </w:p>
    <w:p w14:paraId="248185E1" w14:textId="77777777" w:rsidR="00000000" w:rsidRDefault="007C71EE">
      <w:pPr>
        <w:bidi/>
        <w:jc w:val="center"/>
        <w:rPr>
          <w:rFonts w:ascii="Arial" w:hAnsi="Arial" w:cs="Arial" w:hint="cs"/>
          <w:sz w:val="22"/>
          <w:szCs w:val="22"/>
          <w:rtl/>
        </w:rPr>
      </w:pPr>
    </w:p>
    <w:p w14:paraId="17F9C402" w14:textId="77777777" w:rsidR="00000000" w:rsidRDefault="007C71EE">
      <w:pPr>
        <w:pStyle w:val="ad"/>
        <w:rPr>
          <w:rtl/>
        </w:rPr>
      </w:pPr>
      <w:r>
        <w:rPr>
          <w:rtl/>
        </w:rPr>
        <w:t>היו"ר יולי-יואל אדלשטיין:</w:t>
      </w:r>
    </w:p>
    <w:p w14:paraId="63E14E33" w14:textId="77777777" w:rsidR="00000000" w:rsidRDefault="007C71EE">
      <w:pPr>
        <w:pStyle w:val="a"/>
        <w:rPr>
          <w:rtl/>
        </w:rPr>
      </w:pPr>
    </w:p>
    <w:p w14:paraId="5581F3AF" w14:textId="77777777" w:rsidR="00000000" w:rsidRDefault="007C71EE">
      <w:pPr>
        <w:pStyle w:val="a"/>
        <w:rPr>
          <w:rFonts w:hint="cs"/>
          <w:rtl/>
        </w:rPr>
      </w:pPr>
      <w:r>
        <w:rPr>
          <w:rFonts w:hint="cs"/>
          <w:rtl/>
        </w:rPr>
        <w:t>ההסתייגות לא נתקבלה.</w:t>
      </w:r>
    </w:p>
    <w:p w14:paraId="756E75C2" w14:textId="77777777" w:rsidR="00000000" w:rsidRDefault="007C71EE">
      <w:pPr>
        <w:pStyle w:val="a"/>
        <w:rPr>
          <w:rFonts w:hint="cs"/>
          <w:rtl/>
        </w:rPr>
      </w:pPr>
    </w:p>
    <w:p w14:paraId="29A896FA" w14:textId="77777777" w:rsidR="00000000" w:rsidRDefault="007C71EE">
      <w:pPr>
        <w:pStyle w:val="a"/>
        <w:rPr>
          <w:rFonts w:hint="cs"/>
          <w:rtl/>
        </w:rPr>
      </w:pPr>
      <w:r>
        <w:rPr>
          <w:rFonts w:hint="cs"/>
          <w:rtl/>
        </w:rPr>
        <w:t>ההסתייגות של נסים זאב - מי בעד, מי נגד ומי נמנע? תודה.</w:t>
      </w:r>
    </w:p>
    <w:p w14:paraId="43B4C644" w14:textId="77777777" w:rsidR="00000000" w:rsidRDefault="007C71EE">
      <w:pPr>
        <w:bidi/>
        <w:jc w:val="both"/>
        <w:rPr>
          <w:rFonts w:ascii="Arial" w:hAnsi="Arial" w:cs="Arial" w:hint="cs"/>
          <w:sz w:val="22"/>
          <w:szCs w:val="22"/>
          <w:rtl/>
        </w:rPr>
      </w:pPr>
    </w:p>
    <w:p w14:paraId="0927098E" w14:textId="77777777" w:rsidR="00000000" w:rsidRDefault="007C71EE">
      <w:pPr>
        <w:pStyle w:val="Heading1"/>
        <w:rPr>
          <w:rFonts w:ascii="Arial" w:hAnsi="Arial" w:cs="Arial" w:hint="cs"/>
          <w:sz w:val="22"/>
          <w:szCs w:val="22"/>
          <w:rtl/>
          <w:lang w:eastAsia="en-US"/>
        </w:rPr>
      </w:pPr>
      <w:r>
        <w:rPr>
          <w:rFonts w:ascii="Arial" w:hAnsi="Arial" w:cs="Arial" w:hint="cs"/>
          <w:sz w:val="22"/>
          <w:szCs w:val="22"/>
          <w:rtl/>
          <w:lang w:eastAsia="en-US"/>
        </w:rPr>
        <w:t>הצבעה</w:t>
      </w:r>
    </w:p>
    <w:p w14:paraId="39A640D0" w14:textId="77777777" w:rsidR="00000000" w:rsidRDefault="007C71EE">
      <w:pPr>
        <w:bidi/>
        <w:jc w:val="center"/>
        <w:rPr>
          <w:rFonts w:ascii="Arial" w:hAnsi="Arial" w:cs="Arial" w:hint="cs"/>
          <w:b/>
          <w:bCs/>
          <w:sz w:val="22"/>
          <w:szCs w:val="22"/>
          <w:rtl/>
        </w:rPr>
      </w:pPr>
    </w:p>
    <w:p w14:paraId="3A113631" w14:textId="77777777" w:rsidR="00000000" w:rsidRDefault="007C71EE">
      <w:pPr>
        <w:pStyle w:val="a"/>
        <w:jc w:val="center"/>
        <w:rPr>
          <w:rFonts w:hint="cs"/>
          <w:rtl/>
        </w:rPr>
      </w:pPr>
      <w:r>
        <w:rPr>
          <w:rFonts w:hint="cs"/>
          <w:rtl/>
        </w:rPr>
        <w:t>ההסתייגות של חבר הכנסת נסים זאב לסעיף 35 לא נתקבלה.</w:t>
      </w:r>
    </w:p>
    <w:p w14:paraId="4158CC58" w14:textId="77777777" w:rsidR="00000000" w:rsidRDefault="007C71EE">
      <w:pPr>
        <w:bidi/>
        <w:jc w:val="center"/>
        <w:rPr>
          <w:rFonts w:ascii="Arial" w:hAnsi="Arial" w:cs="Arial" w:hint="cs"/>
          <w:sz w:val="22"/>
          <w:szCs w:val="22"/>
          <w:rtl/>
        </w:rPr>
      </w:pPr>
    </w:p>
    <w:p w14:paraId="06A41DF2" w14:textId="77777777" w:rsidR="00000000" w:rsidRDefault="007C71EE">
      <w:pPr>
        <w:pStyle w:val="ad"/>
        <w:rPr>
          <w:rtl/>
        </w:rPr>
      </w:pPr>
      <w:r>
        <w:rPr>
          <w:rtl/>
        </w:rPr>
        <w:t>היו"ר יולי-יואל אדלשטיין:</w:t>
      </w:r>
    </w:p>
    <w:p w14:paraId="611D7573" w14:textId="77777777" w:rsidR="00000000" w:rsidRDefault="007C71EE">
      <w:pPr>
        <w:pStyle w:val="a"/>
        <w:rPr>
          <w:rtl/>
        </w:rPr>
      </w:pPr>
    </w:p>
    <w:p w14:paraId="422FA0E2" w14:textId="77777777" w:rsidR="00000000" w:rsidRDefault="007C71EE">
      <w:pPr>
        <w:pStyle w:val="a"/>
        <w:rPr>
          <w:rFonts w:hint="cs"/>
          <w:rtl/>
        </w:rPr>
      </w:pPr>
      <w:r>
        <w:rPr>
          <w:rFonts w:hint="cs"/>
          <w:rtl/>
        </w:rPr>
        <w:t>ההסתייגות לא נתקבלה.</w:t>
      </w:r>
    </w:p>
    <w:p w14:paraId="383BCB5A" w14:textId="77777777" w:rsidR="00000000" w:rsidRDefault="007C71EE">
      <w:pPr>
        <w:pStyle w:val="a"/>
        <w:rPr>
          <w:rFonts w:hint="cs"/>
          <w:rtl/>
        </w:rPr>
      </w:pPr>
    </w:p>
    <w:p w14:paraId="68F51FF2" w14:textId="77777777" w:rsidR="00000000" w:rsidRDefault="007C71EE">
      <w:pPr>
        <w:pStyle w:val="a"/>
        <w:rPr>
          <w:rFonts w:hint="cs"/>
          <w:rtl/>
        </w:rPr>
      </w:pPr>
      <w:r>
        <w:rPr>
          <w:rFonts w:hint="cs"/>
          <w:rtl/>
        </w:rPr>
        <w:t>יעקב מרגי - לא נוכח.</w:t>
      </w:r>
    </w:p>
    <w:p w14:paraId="1ED78878" w14:textId="77777777" w:rsidR="00000000" w:rsidRDefault="007C71EE">
      <w:pPr>
        <w:pStyle w:val="a"/>
        <w:rPr>
          <w:rFonts w:hint="cs"/>
          <w:rtl/>
        </w:rPr>
      </w:pPr>
      <w:r>
        <w:rPr>
          <w:rFonts w:hint="cs"/>
          <w:rtl/>
        </w:rPr>
        <w:tab/>
      </w:r>
    </w:p>
    <w:p w14:paraId="4D9B193E" w14:textId="77777777" w:rsidR="00000000" w:rsidRDefault="007C71EE">
      <w:pPr>
        <w:pStyle w:val="a"/>
        <w:rPr>
          <w:rFonts w:hint="cs"/>
          <w:rtl/>
        </w:rPr>
      </w:pPr>
      <w:r>
        <w:rPr>
          <w:rFonts w:hint="cs"/>
          <w:rtl/>
        </w:rPr>
        <w:t>ההסתייגות של יוסי שריד - מי בעד, מי נגד ומי נמנע? תודה.</w:t>
      </w:r>
    </w:p>
    <w:p w14:paraId="52243B76" w14:textId="77777777" w:rsidR="00000000" w:rsidRDefault="007C71EE">
      <w:pPr>
        <w:bidi/>
        <w:jc w:val="both"/>
        <w:rPr>
          <w:rFonts w:ascii="Arial" w:hAnsi="Arial" w:cs="Arial" w:hint="cs"/>
          <w:sz w:val="22"/>
          <w:szCs w:val="22"/>
          <w:rtl/>
        </w:rPr>
      </w:pPr>
    </w:p>
    <w:p w14:paraId="5309F2D6" w14:textId="77777777" w:rsidR="00000000" w:rsidRDefault="007C71EE">
      <w:pPr>
        <w:pStyle w:val="Heading1"/>
        <w:rPr>
          <w:rFonts w:ascii="Arial" w:hAnsi="Arial" w:cs="Arial" w:hint="cs"/>
          <w:sz w:val="22"/>
          <w:szCs w:val="22"/>
          <w:rtl/>
          <w:lang w:eastAsia="en-US"/>
        </w:rPr>
      </w:pPr>
      <w:r>
        <w:rPr>
          <w:rFonts w:ascii="Arial" w:hAnsi="Arial" w:cs="Arial" w:hint="cs"/>
          <w:sz w:val="22"/>
          <w:szCs w:val="22"/>
          <w:rtl/>
          <w:lang w:eastAsia="en-US"/>
        </w:rPr>
        <w:t>הצבעה</w:t>
      </w:r>
    </w:p>
    <w:p w14:paraId="3FB5D4D5" w14:textId="77777777" w:rsidR="00000000" w:rsidRDefault="007C71EE">
      <w:pPr>
        <w:bidi/>
        <w:jc w:val="center"/>
        <w:rPr>
          <w:rFonts w:ascii="Arial" w:hAnsi="Arial" w:cs="Arial" w:hint="cs"/>
          <w:b/>
          <w:bCs/>
          <w:sz w:val="22"/>
          <w:szCs w:val="22"/>
          <w:rtl/>
        </w:rPr>
      </w:pPr>
    </w:p>
    <w:p w14:paraId="3DB2C818" w14:textId="77777777" w:rsidR="00000000" w:rsidRDefault="007C71EE">
      <w:pPr>
        <w:pStyle w:val="a"/>
        <w:jc w:val="center"/>
        <w:rPr>
          <w:rFonts w:hint="cs"/>
          <w:rtl/>
        </w:rPr>
      </w:pPr>
      <w:r>
        <w:rPr>
          <w:rFonts w:hint="cs"/>
          <w:rtl/>
        </w:rPr>
        <w:t>ההסתייגות של חבר הכנסת יוסי שריד לסעיף 35 לא נתקבלה.</w:t>
      </w:r>
    </w:p>
    <w:p w14:paraId="0EB31CF5" w14:textId="77777777" w:rsidR="00000000" w:rsidRDefault="007C71EE">
      <w:pPr>
        <w:bidi/>
        <w:jc w:val="center"/>
        <w:rPr>
          <w:rFonts w:ascii="Arial" w:hAnsi="Arial" w:cs="Arial" w:hint="cs"/>
          <w:sz w:val="22"/>
          <w:szCs w:val="22"/>
          <w:rtl/>
        </w:rPr>
      </w:pPr>
    </w:p>
    <w:p w14:paraId="086AAD7D" w14:textId="77777777" w:rsidR="00000000" w:rsidRDefault="007C71EE">
      <w:pPr>
        <w:pStyle w:val="ad"/>
        <w:rPr>
          <w:rtl/>
        </w:rPr>
      </w:pPr>
      <w:r>
        <w:rPr>
          <w:rtl/>
        </w:rPr>
        <w:t>היו"ר</w:t>
      </w:r>
      <w:r>
        <w:rPr>
          <w:rtl/>
        </w:rPr>
        <w:t xml:space="preserve"> יולי-יואל אדלשטיין:</w:t>
      </w:r>
    </w:p>
    <w:p w14:paraId="7F8E36A6" w14:textId="77777777" w:rsidR="00000000" w:rsidRDefault="007C71EE">
      <w:pPr>
        <w:pStyle w:val="a"/>
        <w:rPr>
          <w:rtl/>
        </w:rPr>
      </w:pPr>
    </w:p>
    <w:p w14:paraId="0DD37EE3" w14:textId="77777777" w:rsidR="00000000" w:rsidRDefault="007C71EE">
      <w:pPr>
        <w:pStyle w:val="a"/>
        <w:rPr>
          <w:rFonts w:hint="cs"/>
          <w:rtl/>
        </w:rPr>
      </w:pPr>
      <w:r>
        <w:rPr>
          <w:rFonts w:hint="cs"/>
          <w:rtl/>
        </w:rPr>
        <w:t>ההסתייגות לא נתקבלה.</w:t>
      </w:r>
    </w:p>
    <w:p w14:paraId="05B77241" w14:textId="77777777" w:rsidR="00000000" w:rsidRDefault="007C71EE">
      <w:pPr>
        <w:pStyle w:val="a"/>
        <w:rPr>
          <w:rFonts w:hint="cs"/>
          <w:rtl/>
        </w:rPr>
      </w:pPr>
      <w:r>
        <w:rPr>
          <w:rFonts w:hint="cs"/>
          <w:rtl/>
        </w:rPr>
        <w:tab/>
      </w:r>
    </w:p>
    <w:p w14:paraId="69A6EC65" w14:textId="77777777" w:rsidR="00000000" w:rsidRDefault="007C71EE">
      <w:pPr>
        <w:pStyle w:val="a"/>
        <w:rPr>
          <w:rFonts w:hint="cs"/>
          <w:rtl/>
        </w:rPr>
      </w:pPr>
      <w:r>
        <w:rPr>
          <w:rFonts w:hint="cs"/>
          <w:rtl/>
        </w:rPr>
        <w:t>ההסתייגות של חיים אורון - מי בעד, מי נגד ומי נמנע? תודה.</w:t>
      </w:r>
    </w:p>
    <w:p w14:paraId="43C7D527" w14:textId="77777777" w:rsidR="00000000" w:rsidRDefault="007C71EE">
      <w:pPr>
        <w:bidi/>
        <w:jc w:val="both"/>
        <w:rPr>
          <w:rFonts w:ascii="Arial" w:hAnsi="Arial" w:cs="Arial" w:hint="cs"/>
          <w:sz w:val="22"/>
          <w:szCs w:val="22"/>
          <w:rtl/>
        </w:rPr>
      </w:pPr>
    </w:p>
    <w:p w14:paraId="644919AC" w14:textId="77777777" w:rsidR="00000000" w:rsidRDefault="007C71EE">
      <w:pPr>
        <w:pStyle w:val="Heading1"/>
        <w:rPr>
          <w:rFonts w:ascii="Arial" w:hAnsi="Arial" w:cs="Arial" w:hint="cs"/>
          <w:sz w:val="22"/>
          <w:szCs w:val="22"/>
          <w:rtl/>
          <w:lang w:eastAsia="en-US"/>
        </w:rPr>
      </w:pPr>
      <w:r>
        <w:rPr>
          <w:rFonts w:ascii="Arial" w:hAnsi="Arial" w:cs="Arial" w:hint="cs"/>
          <w:sz w:val="22"/>
          <w:szCs w:val="22"/>
          <w:rtl/>
          <w:lang w:eastAsia="en-US"/>
        </w:rPr>
        <w:t>הצבעה</w:t>
      </w:r>
    </w:p>
    <w:p w14:paraId="636AD9E3" w14:textId="77777777" w:rsidR="00000000" w:rsidRDefault="007C71EE">
      <w:pPr>
        <w:bidi/>
        <w:jc w:val="center"/>
        <w:rPr>
          <w:rFonts w:ascii="Arial" w:hAnsi="Arial" w:cs="Arial" w:hint="cs"/>
          <w:b/>
          <w:bCs/>
          <w:sz w:val="22"/>
          <w:szCs w:val="22"/>
          <w:rtl/>
        </w:rPr>
      </w:pPr>
    </w:p>
    <w:p w14:paraId="1535C3B7" w14:textId="77777777" w:rsidR="00000000" w:rsidRDefault="007C71EE">
      <w:pPr>
        <w:pStyle w:val="a"/>
        <w:jc w:val="center"/>
        <w:rPr>
          <w:rFonts w:hint="cs"/>
          <w:rtl/>
        </w:rPr>
      </w:pPr>
      <w:r>
        <w:rPr>
          <w:rFonts w:hint="cs"/>
          <w:rtl/>
        </w:rPr>
        <w:t>ההסתייגות של חבר הכנסת חיים אורון לסעיף 35 לא נתקבלה.</w:t>
      </w:r>
    </w:p>
    <w:p w14:paraId="4AA20CAF" w14:textId="77777777" w:rsidR="00000000" w:rsidRDefault="007C71EE">
      <w:pPr>
        <w:bidi/>
        <w:jc w:val="center"/>
        <w:rPr>
          <w:rFonts w:ascii="Arial" w:hAnsi="Arial" w:cs="Arial" w:hint="cs"/>
          <w:sz w:val="22"/>
          <w:szCs w:val="22"/>
          <w:rtl/>
        </w:rPr>
      </w:pPr>
    </w:p>
    <w:p w14:paraId="45CD812C" w14:textId="77777777" w:rsidR="00000000" w:rsidRDefault="007C71EE">
      <w:pPr>
        <w:pStyle w:val="ad"/>
        <w:rPr>
          <w:rtl/>
        </w:rPr>
      </w:pPr>
      <w:r>
        <w:rPr>
          <w:rtl/>
        </w:rPr>
        <w:t>היו"ר יולי-יואל אדלשטיין:</w:t>
      </w:r>
    </w:p>
    <w:p w14:paraId="77E14887" w14:textId="77777777" w:rsidR="00000000" w:rsidRDefault="007C71EE">
      <w:pPr>
        <w:pStyle w:val="a"/>
        <w:rPr>
          <w:rtl/>
        </w:rPr>
      </w:pPr>
    </w:p>
    <w:p w14:paraId="18A85131" w14:textId="77777777" w:rsidR="00000000" w:rsidRDefault="007C71EE">
      <w:pPr>
        <w:pStyle w:val="a"/>
        <w:rPr>
          <w:rFonts w:hint="cs"/>
          <w:rtl/>
        </w:rPr>
      </w:pPr>
      <w:r>
        <w:rPr>
          <w:rFonts w:hint="cs"/>
          <w:rtl/>
        </w:rPr>
        <w:t>ההסתייגות לא נתקבלה.</w:t>
      </w:r>
    </w:p>
    <w:p w14:paraId="0C3F78E1" w14:textId="77777777" w:rsidR="00000000" w:rsidRDefault="007C71EE">
      <w:pPr>
        <w:pStyle w:val="a"/>
        <w:rPr>
          <w:rFonts w:hint="cs"/>
          <w:rtl/>
        </w:rPr>
      </w:pPr>
    </w:p>
    <w:p w14:paraId="7A0D0C6D" w14:textId="77777777" w:rsidR="00000000" w:rsidRDefault="007C71EE">
      <w:pPr>
        <w:pStyle w:val="a"/>
        <w:rPr>
          <w:rFonts w:hint="cs"/>
          <w:rtl/>
        </w:rPr>
      </w:pPr>
      <w:r>
        <w:rPr>
          <w:rFonts w:hint="cs"/>
          <w:rtl/>
        </w:rPr>
        <w:t>ההסתייגות של רן כהן - מי בעד, מי נגד ומי נ</w:t>
      </w:r>
      <w:r>
        <w:rPr>
          <w:rFonts w:hint="cs"/>
          <w:rtl/>
        </w:rPr>
        <w:t>מנע? תודה.</w:t>
      </w:r>
    </w:p>
    <w:p w14:paraId="61A2B6BE" w14:textId="77777777" w:rsidR="00000000" w:rsidRDefault="007C71EE">
      <w:pPr>
        <w:bidi/>
        <w:jc w:val="both"/>
        <w:rPr>
          <w:rFonts w:ascii="Arial" w:hAnsi="Arial" w:cs="Arial" w:hint="cs"/>
          <w:sz w:val="22"/>
          <w:szCs w:val="22"/>
          <w:rtl/>
        </w:rPr>
      </w:pPr>
    </w:p>
    <w:p w14:paraId="3A498EAF" w14:textId="77777777" w:rsidR="00000000" w:rsidRDefault="007C71EE">
      <w:pPr>
        <w:pStyle w:val="Heading1"/>
        <w:rPr>
          <w:rFonts w:ascii="Arial" w:hAnsi="Arial" w:cs="Arial" w:hint="cs"/>
          <w:sz w:val="22"/>
          <w:szCs w:val="22"/>
          <w:rtl/>
          <w:lang w:eastAsia="en-US"/>
        </w:rPr>
      </w:pPr>
      <w:r>
        <w:rPr>
          <w:rFonts w:ascii="Arial" w:hAnsi="Arial" w:cs="Arial" w:hint="cs"/>
          <w:sz w:val="22"/>
          <w:szCs w:val="22"/>
          <w:rtl/>
          <w:lang w:eastAsia="en-US"/>
        </w:rPr>
        <w:t>הצבעה</w:t>
      </w:r>
    </w:p>
    <w:p w14:paraId="32F3AC7D" w14:textId="77777777" w:rsidR="00000000" w:rsidRDefault="007C71EE">
      <w:pPr>
        <w:bidi/>
        <w:jc w:val="center"/>
        <w:rPr>
          <w:rFonts w:ascii="Arial" w:hAnsi="Arial" w:cs="Arial" w:hint="cs"/>
          <w:b/>
          <w:bCs/>
          <w:sz w:val="22"/>
          <w:szCs w:val="22"/>
          <w:rtl/>
        </w:rPr>
      </w:pPr>
    </w:p>
    <w:p w14:paraId="492CF3E1" w14:textId="77777777" w:rsidR="00000000" w:rsidRDefault="007C71EE">
      <w:pPr>
        <w:pStyle w:val="a"/>
        <w:jc w:val="center"/>
        <w:rPr>
          <w:rFonts w:hint="cs"/>
          <w:rtl/>
        </w:rPr>
      </w:pPr>
      <w:r>
        <w:rPr>
          <w:rFonts w:hint="cs"/>
          <w:rtl/>
        </w:rPr>
        <w:t>ההסתייגות של חבר הכנסת רן כהן לסעיף 35 לא נתקבלה.</w:t>
      </w:r>
    </w:p>
    <w:p w14:paraId="5C94C89E" w14:textId="77777777" w:rsidR="00000000" w:rsidRDefault="007C71EE">
      <w:pPr>
        <w:bidi/>
        <w:jc w:val="center"/>
        <w:rPr>
          <w:rFonts w:ascii="Arial" w:hAnsi="Arial" w:cs="Arial" w:hint="cs"/>
          <w:sz w:val="22"/>
          <w:szCs w:val="22"/>
          <w:rtl/>
        </w:rPr>
      </w:pPr>
    </w:p>
    <w:p w14:paraId="52E132FC" w14:textId="77777777" w:rsidR="00000000" w:rsidRDefault="007C71EE">
      <w:pPr>
        <w:pStyle w:val="ad"/>
        <w:rPr>
          <w:rtl/>
        </w:rPr>
      </w:pPr>
      <w:r>
        <w:rPr>
          <w:rtl/>
        </w:rPr>
        <w:t>היו"ר יולי-יואל אדלשטיין:</w:t>
      </w:r>
    </w:p>
    <w:p w14:paraId="246DC25E" w14:textId="77777777" w:rsidR="00000000" w:rsidRDefault="007C71EE">
      <w:pPr>
        <w:pStyle w:val="a"/>
        <w:rPr>
          <w:rtl/>
        </w:rPr>
      </w:pPr>
    </w:p>
    <w:p w14:paraId="21C65B4E" w14:textId="77777777" w:rsidR="00000000" w:rsidRDefault="007C71EE">
      <w:pPr>
        <w:pStyle w:val="a"/>
        <w:rPr>
          <w:rFonts w:hint="cs"/>
          <w:rtl/>
        </w:rPr>
      </w:pPr>
      <w:r>
        <w:rPr>
          <w:rFonts w:hint="cs"/>
          <w:rtl/>
        </w:rPr>
        <w:t>ההסתייגות לא נתקבלה.</w:t>
      </w:r>
    </w:p>
    <w:p w14:paraId="51A979EE" w14:textId="77777777" w:rsidR="00000000" w:rsidRDefault="007C71EE">
      <w:pPr>
        <w:pStyle w:val="a"/>
        <w:rPr>
          <w:rFonts w:hint="cs"/>
          <w:rtl/>
        </w:rPr>
      </w:pPr>
    </w:p>
    <w:p w14:paraId="6DB77AF2" w14:textId="77777777" w:rsidR="00000000" w:rsidRDefault="007C71EE">
      <w:pPr>
        <w:pStyle w:val="a"/>
        <w:rPr>
          <w:rFonts w:hint="cs"/>
          <w:rtl/>
        </w:rPr>
      </w:pPr>
      <w:r>
        <w:rPr>
          <w:rFonts w:hint="cs"/>
          <w:rtl/>
        </w:rPr>
        <w:t>ההסתייגות של זהבה גלאון - מי בעד, מי נגד ומי נמנע? תודה.</w:t>
      </w:r>
    </w:p>
    <w:p w14:paraId="32F48DCD" w14:textId="77777777" w:rsidR="00000000" w:rsidRDefault="007C71EE">
      <w:pPr>
        <w:pStyle w:val="a"/>
        <w:rPr>
          <w:rFonts w:hint="cs"/>
          <w:rtl/>
        </w:rPr>
      </w:pPr>
    </w:p>
    <w:p w14:paraId="6AF0BCEC" w14:textId="77777777" w:rsidR="00000000" w:rsidRDefault="007C71EE">
      <w:pPr>
        <w:pStyle w:val="Heading1"/>
        <w:rPr>
          <w:rFonts w:ascii="Arial" w:hAnsi="Arial" w:cs="Arial" w:hint="cs"/>
          <w:sz w:val="22"/>
          <w:szCs w:val="22"/>
          <w:rtl/>
          <w:lang w:eastAsia="en-US"/>
        </w:rPr>
      </w:pPr>
      <w:r>
        <w:rPr>
          <w:rFonts w:ascii="Arial" w:hAnsi="Arial" w:cs="Arial" w:hint="cs"/>
          <w:sz w:val="22"/>
          <w:szCs w:val="22"/>
          <w:rtl/>
          <w:lang w:eastAsia="en-US"/>
        </w:rPr>
        <w:t>הצבעה</w:t>
      </w:r>
    </w:p>
    <w:p w14:paraId="308CA691" w14:textId="77777777" w:rsidR="00000000" w:rsidRDefault="007C71EE">
      <w:pPr>
        <w:bidi/>
        <w:jc w:val="center"/>
        <w:rPr>
          <w:rFonts w:ascii="Arial" w:hAnsi="Arial" w:cs="Arial" w:hint="cs"/>
          <w:b/>
          <w:bCs/>
          <w:sz w:val="22"/>
          <w:szCs w:val="22"/>
          <w:rtl/>
        </w:rPr>
      </w:pPr>
    </w:p>
    <w:p w14:paraId="1EDED3D5" w14:textId="77777777" w:rsidR="00000000" w:rsidRDefault="007C71EE">
      <w:pPr>
        <w:pStyle w:val="a0"/>
        <w:bidi/>
        <w:spacing w:line="240" w:lineRule="auto"/>
        <w:rPr>
          <w:rFonts w:hint="cs"/>
          <w:sz w:val="22"/>
          <w:szCs w:val="22"/>
          <w:rtl/>
        </w:rPr>
      </w:pPr>
      <w:r>
        <w:rPr>
          <w:rFonts w:hint="cs"/>
          <w:sz w:val="22"/>
          <w:szCs w:val="22"/>
          <w:rtl/>
        </w:rPr>
        <w:t>ההסתייגות של חברת הכנסת זהבה גלאון לסעיף 35 לא נתקבלה.</w:t>
      </w:r>
    </w:p>
    <w:p w14:paraId="65714CF9" w14:textId="77777777" w:rsidR="00000000" w:rsidRDefault="007C71EE">
      <w:pPr>
        <w:pStyle w:val="a"/>
        <w:rPr>
          <w:rFonts w:hint="cs"/>
          <w:rtl/>
        </w:rPr>
      </w:pPr>
    </w:p>
    <w:p w14:paraId="46A2C7F2" w14:textId="77777777" w:rsidR="00000000" w:rsidRDefault="007C71EE">
      <w:pPr>
        <w:bidi/>
        <w:jc w:val="center"/>
        <w:rPr>
          <w:rFonts w:ascii="Arial" w:hAnsi="Arial" w:cs="Arial" w:hint="cs"/>
          <w:sz w:val="22"/>
          <w:szCs w:val="22"/>
          <w:rtl/>
        </w:rPr>
      </w:pPr>
    </w:p>
    <w:p w14:paraId="6DDD606F" w14:textId="77777777" w:rsidR="00000000" w:rsidRDefault="007C71EE">
      <w:pPr>
        <w:pStyle w:val="ad"/>
        <w:rPr>
          <w:rtl/>
        </w:rPr>
      </w:pPr>
      <w:r>
        <w:rPr>
          <w:rtl/>
        </w:rPr>
        <w:t>היו"ר יולי-יואל</w:t>
      </w:r>
      <w:r>
        <w:rPr>
          <w:rtl/>
        </w:rPr>
        <w:t xml:space="preserve"> אדלשטיין:</w:t>
      </w:r>
    </w:p>
    <w:p w14:paraId="60C97423" w14:textId="77777777" w:rsidR="00000000" w:rsidRDefault="007C71EE">
      <w:pPr>
        <w:pStyle w:val="a"/>
        <w:rPr>
          <w:rtl/>
        </w:rPr>
      </w:pPr>
    </w:p>
    <w:p w14:paraId="2B795F9F" w14:textId="77777777" w:rsidR="00000000" w:rsidRDefault="007C71EE">
      <w:pPr>
        <w:pStyle w:val="a"/>
        <w:rPr>
          <w:rFonts w:hint="cs"/>
          <w:rtl/>
        </w:rPr>
      </w:pPr>
      <w:r>
        <w:rPr>
          <w:rFonts w:hint="cs"/>
          <w:rtl/>
        </w:rPr>
        <w:t>ההסתייגות לא נתקבלה.</w:t>
      </w:r>
    </w:p>
    <w:p w14:paraId="6A5628BB" w14:textId="77777777" w:rsidR="00000000" w:rsidRDefault="007C71EE">
      <w:pPr>
        <w:bidi/>
        <w:ind w:firstLine="719"/>
        <w:jc w:val="both"/>
        <w:rPr>
          <w:rFonts w:ascii="Arial" w:hAnsi="Arial" w:cs="Arial" w:hint="cs"/>
          <w:sz w:val="22"/>
          <w:szCs w:val="22"/>
          <w:rtl/>
        </w:rPr>
      </w:pPr>
    </w:p>
    <w:p w14:paraId="06658333" w14:textId="77777777" w:rsidR="00000000" w:rsidRDefault="007C71EE">
      <w:pPr>
        <w:bidi/>
        <w:ind w:firstLine="719"/>
        <w:jc w:val="both"/>
        <w:rPr>
          <w:rFonts w:ascii="Arial" w:hAnsi="Arial" w:cs="Arial" w:hint="cs"/>
          <w:sz w:val="22"/>
          <w:szCs w:val="22"/>
          <w:rtl/>
        </w:rPr>
      </w:pPr>
      <w:r>
        <w:rPr>
          <w:rFonts w:ascii="Arial" w:hAnsi="Arial" w:cs="Arial" w:hint="cs"/>
          <w:sz w:val="22"/>
          <w:szCs w:val="22"/>
          <w:rtl/>
        </w:rPr>
        <w:t>ההסתייגות של רומן ברונפמן - מי בעד, מי נגד ומי נמנע? תודה.</w:t>
      </w:r>
    </w:p>
    <w:p w14:paraId="7F66F944" w14:textId="77777777" w:rsidR="00000000" w:rsidRDefault="007C71EE">
      <w:pPr>
        <w:bidi/>
        <w:jc w:val="both"/>
        <w:rPr>
          <w:rFonts w:ascii="Arial" w:hAnsi="Arial" w:cs="Arial" w:hint="cs"/>
          <w:sz w:val="22"/>
          <w:szCs w:val="22"/>
          <w:rtl/>
        </w:rPr>
      </w:pPr>
    </w:p>
    <w:p w14:paraId="2C759952" w14:textId="77777777" w:rsidR="00000000" w:rsidRDefault="007C71EE">
      <w:pPr>
        <w:pStyle w:val="Heading1"/>
        <w:rPr>
          <w:rFonts w:ascii="Arial" w:hAnsi="Arial" w:cs="Arial" w:hint="cs"/>
          <w:sz w:val="22"/>
          <w:szCs w:val="22"/>
          <w:rtl/>
          <w:lang w:eastAsia="en-US"/>
        </w:rPr>
      </w:pPr>
      <w:r>
        <w:rPr>
          <w:rFonts w:ascii="Arial" w:hAnsi="Arial" w:cs="Arial" w:hint="cs"/>
          <w:sz w:val="22"/>
          <w:szCs w:val="22"/>
          <w:rtl/>
          <w:lang w:eastAsia="en-US"/>
        </w:rPr>
        <w:t>הצבעה</w:t>
      </w:r>
    </w:p>
    <w:p w14:paraId="36879CC1" w14:textId="77777777" w:rsidR="00000000" w:rsidRDefault="007C71EE">
      <w:pPr>
        <w:bidi/>
        <w:jc w:val="center"/>
        <w:rPr>
          <w:rFonts w:ascii="Arial" w:hAnsi="Arial" w:cs="Arial" w:hint="cs"/>
          <w:b/>
          <w:bCs/>
          <w:sz w:val="22"/>
          <w:szCs w:val="22"/>
          <w:rtl/>
        </w:rPr>
      </w:pPr>
    </w:p>
    <w:p w14:paraId="0B957A46" w14:textId="77777777" w:rsidR="00000000" w:rsidRDefault="007C71EE">
      <w:pPr>
        <w:pStyle w:val="a0"/>
        <w:bidi/>
        <w:spacing w:line="240" w:lineRule="auto"/>
        <w:rPr>
          <w:rFonts w:hint="cs"/>
          <w:sz w:val="22"/>
          <w:szCs w:val="22"/>
          <w:rtl/>
        </w:rPr>
      </w:pPr>
      <w:r>
        <w:rPr>
          <w:rFonts w:hint="cs"/>
          <w:sz w:val="22"/>
          <w:szCs w:val="22"/>
          <w:rtl/>
        </w:rPr>
        <w:t>ההסתייגות של חבר הכנסת רומן ברונפמן לסעיף 35 לא נתקבלה.</w:t>
      </w:r>
    </w:p>
    <w:p w14:paraId="008080F6" w14:textId="77777777" w:rsidR="00000000" w:rsidRDefault="007C71EE">
      <w:pPr>
        <w:pStyle w:val="a"/>
        <w:rPr>
          <w:rFonts w:hint="cs"/>
          <w:rtl/>
        </w:rPr>
      </w:pPr>
    </w:p>
    <w:p w14:paraId="5CE01350" w14:textId="77777777" w:rsidR="00000000" w:rsidRDefault="007C71EE">
      <w:pPr>
        <w:bidi/>
        <w:jc w:val="center"/>
        <w:rPr>
          <w:rFonts w:ascii="Arial" w:hAnsi="Arial" w:cs="Arial" w:hint="cs"/>
          <w:sz w:val="22"/>
          <w:szCs w:val="22"/>
          <w:rtl/>
        </w:rPr>
      </w:pPr>
    </w:p>
    <w:p w14:paraId="1B51DBE0" w14:textId="77777777" w:rsidR="00000000" w:rsidRDefault="007C71EE">
      <w:pPr>
        <w:pStyle w:val="ad"/>
        <w:rPr>
          <w:rtl/>
        </w:rPr>
      </w:pPr>
      <w:r>
        <w:rPr>
          <w:rtl/>
        </w:rPr>
        <w:t>היו"ר יולי-יואל אדלשטיין:</w:t>
      </w:r>
    </w:p>
    <w:p w14:paraId="2E6CF053" w14:textId="77777777" w:rsidR="00000000" w:rsidRDefault="007C71EE">
      <w:pPr>
        <w:pStyle w:val="a"/>
        <w:rPr>
          <w:rtl/>
        </w:rPr>
      </w:pPr>
    </w:p>
    <w:p w14:paraId="244C72BA" w14:textId="77777777" w:rsidR="00000000" w:rsidRDefault="007C71EE">
      <w:pPr>
        <w:pStyle w:val="a"/>
        <w:rPr>
          <w:rFonts w:hint="cs"/>
          <w:rtl/>
        </w:rPr>
      </w:pPr>
      <w:r>
        <w:rPr>
          <w:rFonts w:hint="cs"/>
          <w:rtl/>
        </w:rPr>
        <w:t>ההסתייגות לא נתקבלה.</w:t>
      </w:r>
    </w:p>
    <w:p w14:paraId="23DA037E" w14:textId="77777777" w:rsidR="00000000" w:rsidRDefault="007C71EE">
      <w:pPr>
        <w:pStyle w:val="a"/>
        <w:rPr>
          <w:rFonts w:hint="cs"/>
          <w:rtl/>
        </w:rPr>
      </w:pPr>
    </w:p>
    <w:p w14:paraId="7DC4BBE8" w14:textId="77777777" w:rsidR="00000000" w:rsidRDefault="007C71EE">
      <w:pPr>
        <w:pStyle w:val="a"/>
        <w:rPr>
          <w:rFonts w:hint="cs"/>
          <w:rtl/>
        </w:rPr>
      </w:pPr>
      <w:r>
        <w:rPr>
          <w:rFonts w:hint="cs"/>
          <w:rtl/>
        </w:rPr>
        <w:t>ההסתייגות של אבשלום וילן - מי בעד, מי נגד ומי נמ</w:t>
      </w:r>
      <w:r>
        <w:rPr>
          <w:rFonts w:hint="cs"/>
          <w:rtl/>
        </w:rPr>
        <w:t>נע? תודה.</w:t>
      </w:r>
    </w:p>
    <w:p w14:paraId="7F69A9E4" w14:textId="77777777" w:rsidR="00000000" w:rsidRDefault="007C71EE">
      <w:pPr>
        <w:pStyle w:val="a"/>
        <w:rPr>
          <w:rFonts w:hint="cs"/>
          <w:rtl/>
        </w:rPr>
      </w:pPr>
    </w:p>
    <w:p w14:paraId="13A77E5A" w14:textId="77777777" w:rsidR="00000000" w:rsidRDefault="007C71EE">
      <w:pPr>
        <w:pStyle w:val="a"/>
        <w:jc w:val="center"/>
        <w:rPr>
          <w:rFonts w:hint="cs"/>
          <w:b/>
          <w:bCs/>
          <w:rtl/>
          <w:lang w:eastAsia="en-US"/>
        </w:rPr>
      </w:pPr>
      <w:r>
        <w:rPr>
          <w:rFonts w:hint="cs"/>
          <w:b/>
          <w:bCs/>
          <w:rtl/>
          <w:lang w:eastAsia="en-US"/>
        </w:rPr>
        <w:t>הצבעה</w:t>
      </w:r>
    </w:p>
    <w:p w14:paraId="1BA6F32D" w14:textId="77777777" w:rsidR="00000000" w:rsidRDefault="007C71EE">
      <w:pPr>
        <w:pStyle w:val="a"/>
        <w:jc w:val="center"/>
        <w:rPr>
          <w:rFonts w:hint="cs"/>
          <w:rtl/>
        </w:rPr>
      </w:pPr>
    </w:p>
    <w:p w14:paraId="6ECBCCD4" w14:textId="77777777" w:rsidR="00000000" w:rsidRDefault="007C71EE">
      <w:pPr>
        <w:pStyle w:val="a"/>
        <w:jc w:val="center"/>
        <w:rPr>
          <w:rFonts w:hint="cs"/>
          <w:rtl/>
        </w:rPr>
      </w:pPr>
      <w:r>
        <w:rPr>
          <w:rFonts w:hint="cs"/>
          <w:rtl/>
        </w:rPr>
        <w:t>ההסתייגות של חבר הכנסת אבשלום וילן לסעיף 35 לא נתקבלה.</w:t>
      </w:r>
    </w:p>
    <w:p w14:paraId="1B7DC5CC" w14:textId="77777777" w:rsidR="00000000" w:rsidRDefault="007C71EE">
      <w:pPr>
        <w:pStyle w:val="a"/>
        <w:jc w:val="center"/>
        <w:rPr>
          <w:rFonts w:hint="cs"/>
          <w:rtl/>
        </w:rPr>
      </w:pPr>
    </w:p>
    <w:p w14:paraId="4319E26D" w14:textId="77777777" w:rsidR="00000000" w:rsidRDefault="007C71EE">
      <w:pPr>
        <w:bidi/>
        <w:jc w:val="center"/>
        <w:rPr>
          <w:rFonts w:ascii="Arial" w:hAnsi="Arial" w:cs="Arial" w:hint="cs"/>
          <w:sz w:val="22"/>
          <w:szCs w:val="22"/>
          <w:rtl/>
        </w:rPr>
      </w:pPr>
    </w:p>
    <w:p w14:paraId="531035BB" w14:textId="77777777" w:rsidR="00000000" w:rsidRDefault="007C71EE">
      <w:pPr>
        <w:pStyle w:val="ad"/>
        <w:rPr>
          <w:rtl/>
        </w:rPr>
      </w:pPr>
      <w:r>
        <w:rPr>
          <w:rtl/>
        </w:rPr>
        <w:t>היו"ר יולי-יואל אדלשטיין:</w:t>
      </w:r>
    </w:p>
    <w:p w14:paraId="2FEA2160" w14:textId="77777777" w:rsidR="00000000" w:rsidRDefault="007C71EE">
      <w:pPr>
        <w:pStyle w:val="a"/>
        <w:rPr>
          <w:rtl/>
        </w:rPr>
      </w:pPr>
    </w:p>
    <w:p w14:paraId="440F1C91" w14:textId="77777777" w:rsidR="00000000" w:rsidRDefault="007C71EE">
      <w:pPr>
        <w:pStyle w:val="a"/>
        <w:rPr>
          <w:rFonts w:hint="cs"/>
          <w:rtl/>
        </w:rPr>
      </w:pPr>
      <w:r>
        <w:rPr>
          <w:rFonts w:hint="cs"/>
          <w:rtl/>
        </w:rPr>
        <w:t>ההסתייגות לא נתקבלה.</w:t>
      </w:r>
    </w:p>
    <w:p w14:paraId="12C7C577" w14:textId="77777777" w:rsidR="00000000" w:rsidRDefault="007C71EE">
      <w:pPr>
        <w:bidi/>
        <w:jc w:val="both"/>
        <w:rPr>
          <w:rFonts w:ascii="Arial" w:hAnsi="Arial" w:cs="Arial" w:hint="cs"/>
          <w:sz w:val="22"/>
          <w:szCs w:val="22"/>
          <w:rtl/>
        </w:rPr>
      </w:pPr>
    </w:p>
    <w:p w14:paraId="14EF1118" w14:textId="77777777" w:rsidR="00000000" w:rsidRDefault="007C71EE">
      <w:pPr>
        <w:pStyle w:val="a"/>
        <w:rPr>
          <w:rFonts w:hint="cs"/>
          <w:rtl/>
        </w:rPr>
      </w:pPr>
      <w:r>
        <w:rPr>
          <w:rFonts w:hint="cs"/>
          <w:rtl/>
        </w:rPr>
        <w:t>ההסתייגות של יעקב ליצמן - מי בעד, מי נגד ומי נמנע? תודה.</w:t>
      </w:r>
    </w:p>
    <w:p w14:paraId="326F754D" w14:textId="77777777" w:rsidR="00000000" w:rsidRDefault="007C71EE">
      <w:pPr>
        <w:pStyle w:val="a"/>
        <w:rPr>
          <w:rFonts w:hint="cs"/>
          <w:rtl/>
        </w:rPr>
      </w:pPr>
    </w:p>
    <w:p w14:paraId="78F3CB8F" w14:textId="77777777" w:rsidR="00000000" w:rsidRDefault="007C71EE">
      <w:pPr>
        <w:pStyle w:val="Heading1"/>
        <w:rPr>
          <w:rFonts w:ascii="Arial" w:hAnsi="Arial" w:cs="Arial" w:hint="cs"/>
          <w:sz w:val="22"/>
          <w:szCs w:val="22"/>
          <w:rtl/>
          <w:lang w:eastAsia="en-US"/>
        </w:rPr>
      </w:pPr>
      <w:r>
        <w:rPr>
          <w:rFonts w:ascii="Arial" w:hAnsi="Arial" w:cs="Arial" w:hint="cs"/>
          <w:sz w:val="22"/>
          <w:szCs w:val="22"/>
          <w:rtl/>
          <w:lang w:eastAsia="en-US"/>
        </w:rPr>
        <w:t>הצבעה</w:t>
      </w:r>
    </w:p>
    <w:p w14:paraId="3BD51CD1" w14:textId="77777777" w:rsidR="00000000" w:rsidRDefault="007C71EE">
      <w:pPr>
        <w:bidi/>
        <w:jc w:val="center"/>
        <w:rPr>
          <w:rFonts w:ascii="Arial" w:hAnsi="Arial" w:cs="Arial" w:hint="cs"/>
          <w:b/>
          <w:bCs/>
          <w:sz w:val="22"/>
          <w:szCs w:val="22"/>
          <w:rtl/>
        </w:rPr>
      </w:pPr>
    </w:p>
    <w:p w14:paraId="79BF5F1B" w14:textId="77777777" w:rsidR="00000000" w:rsidRDefault="007C71EE">
      <w:pPr>
        <w:pStyle w:val="a0"/>
        <w:bidi/>
        <w:spacing w:line="240" w:lineRule="auto"/>
        <w:rPr>
          <w:rFonts w:hint="cs"/>
          <w:sz w:val="22"/>
          <w:szCs w:val="22"/>
          <w:rtl/>
        </w:rPr>
      </w:pPr>
      <w:r>
        <w:rPr>
          <w:rFonts w:hint="cs"/>
          <w:sz w:val="22"/>
          <w:szCs w:val="22"/>
          <w:rtl/>
        </w:rPr>
        <w:t>ההסתייגות של חבר הכנסת יעקב ליצמן לסעיף 35 לא נתקבלה.</w:t>
      </w:r>
    </w:p>
    <w:p w14:paraId="3DB07F34" w14:textId="77777777" w:rsidR="00000000" w:rsidRDefault="007C71EE">
      <w:pPr>
        <w:bidi/>
        <w:jc w:val="center"/>
        <w:rPr>
          <w:rFonts w:ascii="Arial" w:hAnsi="Arial" w:cs="Arial" w:hint="cs"/>
          <w:sz w:val="22"/>
          <w:szCs w:val="22"/>
          <w:rtl/>
        </w:rPr>
      </w:pPr>
    </w:p>
    <w:p w14:paraId="370CB30D" w14:textId="77777777" w:rsidR="00000000" w:rsidRDefault="007C71EE">
      <w:pPr>
        <w:pStyle w:val="ad"/>
        <w:rPr>
          <w:rtl/>
        </w:rPr>
      </w:pPr>
    </w:p>
    <w:p w14:paraId="7D3DC64C" w14:textId="77777777" w:rsidR="00000000" w:rsidRDefault="007C71EE">
      <w:pPr>
        <w:pStyle w:val="ad"/>
        <w:rPr>
          <w:rtl/>
        </w:rPr>
      </w:pPr>
      <w:r>
        <w:rPr>
          <w:rtl/>
        </w:rPr>
        <w:t>היו"ר יולי-</w:t>
      </w:r>
      <w:r>
        <w:rPr>
          <w:rtl/>
        </w:rPr>
        <w:t>יואל אדלשטיין:</w:t>
      </w:r>
    </w:p>
    <w:p w14:paraId="45ED43E0" w14:textId="77777777" w:rsidR="00000000" w:rsidRDefault="007C71EE">
      <w:pPr>
        <w:pStyle w:val="a"/>
        <w:rPr>
          <w:rtl/>
        </w:rPr>
      </w:pPr>
    </w:p>
    <w:p w14:paraId="3A51C25D" w14:textId="77777777" w:rsidR="00000000" w:rsidRDefault="007C71EE">
      <w:pPr>
        <w:pStyle w:val="a"/>
        <w:rPr>
          <w:rFonts w:hint="cs"/>
          <w:rtl/>
        </w:rPr>
      </w:pPr>
      <w:r>
        <w:rPr>
          <w:rFonts w:hint="cs"/>
          <w:rtl/>
        </w:rPr>
        <w:t>ההסתייגות לא נתקבלה.</w:t>
      </w:r>
    </w:p>
    <w:p w14:paraId="6D9A4964" w14:textId="77777777" w:rsidR="00000000" w:rsidRDefault="007C71EE">
      <w:pPr>
        <w:pStyle w:val="a"/>
        <w:rPr>
          <w:rFonts w:hint="cs"/>
          <w:rtl/>
        </w:rPr>
      </w:pPr>
    </w:p>
    <w:p w14:paraId="52FE78D7" w14:textId="77777777" w:rsidR="00000000" w:rsidRDefault="007C71EE">
      <w:pPr>
        <w:pStyle w:val="a"/>
        <w:rPr>
          <w:rFonts w:hint="cs"/>
          <w:rtl/>
        </w:rPr>
      </w:pPr>
      <w:r>
        <w:rPr>
          <w:rFonts w:hint="cs"/>
          <w:rtl/>
        </w:rPr>
        <w:t>רביץ - לא נמצא.</w:t>
      </w:r>
    </w:p>
    <w:p w14:paraId="076E9F29" w14:textId="77777777" w:rsidR="00000000" w:rsidRDefault="007C71EE">
      <w:pPr>
        <w:pStyle w:val="a"/>
        <w:rPr>
          <w:rFonts w:hint="cs"/>
          <w:rtl/>
        </w:rPr>
      </w:pPr>
    </w:p>
    <w:p w14:paraId="39DC8D36" w14:textId="77777777" w:rsidR="00000000" w:rsidRDefault="007C71EE">
      <w:pPr>
        <w:pStyle w:val="a"/>
        <w:rPr>
          <w:rFonts w:hint="cs"/>
          <w:rtl/>
        </w:rPr>
      </w:pPr>
      <w:r>
        <w:rPr>
          <w:rFonts w:hint="cs"/>
          <w:rtl/>
        </w:rPr>
        <w:t>ההסתייגות של מאיר פרוש - מי בעד, מי נגד ומי נמנע? תודה.</w:t>
      </w:r>
    </w:p>
    <w:p w14:paraId="5D2215A0" w14:textId="77777777" w:rsidR="00000000" w:rsidRDefault="007C71EE">
      <w:pPr>
        <w:bidi/>
        <w:jc w:val="both"/>
        <w:rPr>
          <w:rFonts w:ascii="Arial" w:hAnsi="Arial" w:cs="Arial" w:hint="cs"/>
          <w:sz w:val="22"/>
          <w:szCs w:val="22"/>
          <w:rtl/>
        </w:rPr>
      </w:pPr>
    </w:p>
    <w:p w14:paraId="7FA48020" w14:textId="77777777" w:rsidR="00000000" w:rsidRDefault="007C71EE">
      <w:pPr>
        <w:pStyle w:val="Heading1"/>
        <w:rPr>
          <w:rFonts w:ascii="Arial" w:hAnsi="Arial" w:cs="Arial" w:hint="cs"/>
          <w:sz w:val="22"/>
          <w:szCs w:val="22"/>
          <w:rtl/>
          <w:lang w:eastAsia="en-US"/>
        </w:rPr>
      </w:pPr>
      <w:r>
        <w:rPr>
          <w:rFonts w:ascii="Arial" w:hAnsi="Arial" w:cs="Arial" w:hint="cs"/>
          <w:sz w:val="22"/>
          <w:szCs w:val="22"/>
          <w:rtl/>
          <w:lang w:eastAsia="en-US"/>
        </w:rPr>
        <w:t>הצבעה</w:t>
      </w:r>
    </w:p>
    <w:p w14:paraId="64D44621" w14:textId="77777777" w:rsidR="00000000" w:rsidRDefault="007C71EE">
      <w:pPr>
        <w:bidi/>
        <w:jc w:val="center"/>
        <w:rPr>
          <w:rFonts w:ascii="Arial" w:hAnsi="Arial" w:cs="Arial" w:hint="cs"/>
          <w:b/>
          <w:bCs/>
          <w:sz w:val="22"/>
          <w:szCs w:val="22"/>
          <w:rtl/>
        </w:rPr>
      </w:pPr>
    </w:p>
    <w:p w14:paraId="3E935F97" w14:textId="77777777" w:rsidR="00000000" w:rsidRDefault="007C71EE">
      <w:pPr>
        <w:pStyle w:val="a0"/>
        <w:bidi/>
        <w:spacing w:line="240" w:lineRule="auto"/>
        <w:rPr>
          <w:rFonts w:hint="cs"/>
          <w:sz w:val="22"/>
          <w:szCs w:val="22"/>
          <w:rtl/>
        </w:rPr>
      </w:pPr>
      <w:r>
        <w:rPr>
          <w:rFonts w:hint="cs"/>
          <w:sz w:val="22"/>
          <w:szCs w:val="22"/>
          <w:rtl/>
        </w:rPr>
        <w:t>ההסתייגות של חבר הכנסת מאיר פרוש לסעיף 35 לא נתקבלה.</w:t>
      </w:r>
    </w:p>
    <w:p w14:paraId="36C70A82" w14:textId="77777777" w:rsidR="00000000" w:rsidRDefault="007C71EE">
      <w:pPr>
        <w:pStyle w:val="a"/>
        <w:rPr>
          <w:rFonts w:hint="cs"/>
          <w:rtl/>
        </w:rPr>
      </w:pPr>
    </w:p>
    <w:p w14:paraId="0CEAF13A" w14:textId="77777777" w:rsidR="00000000" w:rsidRDefault="007C71EE">
      <w:pPr>
        <w:bidi/>
        <w:jc w:val="center"/>
        <w:rPr>
          <w:rFonts w:ascii="Arial" w:hAnsi="Arial" w:cs="Arial" w:hint="cs"/>
          <w:sz w:val="22"/>
          <w:szCs w:val="22"/>
          <w:rtl/>
        </w:rPr>
      </w:pPr>
    </w:p>
    <w:p w14:paraId="2C34E2F0" w14:textId="77777777" w:rsidR="00000000" w:rsidRDefault="007C71EE">
      <w:pPr>
        <w:pStyle w:val="ad"/>
        <w:rPr>
          <w:rtl/>
        </w:rPr>
      </w:pPr>
      <w:r>
        <w:rPr>
          <w:rtl/>
        </w:rPr>
        <w:t>היו"ר יולי-יואל אדלשטיין:</w:t>
      </w:r>
    </w:p>
    <w:p w14:paraId="03F2D2C1" w14:textId="77777777" w:rsidR="00000000" w:rsidRDefault="007C71EE">
      <w:pPr>
        <w:pStyle w:val="a"/>
        <w:rPr>
          <w:rtl/>
        </w:rPr>
      </w:pPr>
    </w:p>
    <w:p w14:paraId="158BE71F" w14:textId="77777777" w:rsidR="00000000" w:rsidRDefault="007C71EE">
      <w:pPr>
        <w:pStyle w:val="a"/>
        <w:rPr>
          <w:rFonts w:hint="cs"/>
          <w:rtl/>
        </w:rPr>
      </w:pPr>
      <w:r>
        <w:rPr>
          <w:rFonts w:hint="cs"/>
          <w:rtl/>
        </w:rPr>
        <w:t>ההסתייגות לא נתקבלה.</w:t>
      </w:r>
    </w:p>
    <w:p w14:paraId="332E3BCC" w14:textId="77777777" w:rsidR="00000000" w:rsidRDefault="007C71EE">
      <w:pPr>
        <w:bidi/>
        <w:ind w:firstLine="719"/>
        <w:jc w:val="both"/>
        <w:rPr>
          <w:rFonts w:ascii="Arial" w:hAnsi="Arial" w:cs="Arial" w:hint="cs"/>
          <w:sz w:val="22"/>
          <w:szCs w:val="22"/>
          <w:rtl/>
        </w:rPr>
      </w:pPr>
    </w:p>
    <w:p w14:paraId="0FB8C90B" w14:textId="77777777" w:rsidR="00000000" w:rsidRDefault="007C71EE">
      <w:pPr>
        <w:bidi/>
        <w:ind w:firstLine="719"/>
        <w:jc w:val="both"/>
        <w:rPr>
          <w:rFonts w:ascii="Arial" w:hAnsi="Arial" w:cs="Arial" w:hint="cs"/>
          <w:sz w:val="22"/>
          <w:szCs w:val="22"/>
          <w:rtl/>
        </w:rPr>
      </w:pPr>
      <w:r>
        <w:rPr>
          <w:rFonts w:ascii="Arial" w:hAnsi="Arial" w:cs="Arial" w:hint="cs"/>
          <w:sz w:val="22"/>
          <w:szCs w:val="22"/>
          <w:rtl/>
        </w:rPr>
        <w:t>ההסתייגות של משה גפני - מי בעד, מ</w:t>
      </w:r>
      <w:r>
        <w:rPr>
          <w:rFonts w:ascii="Arial" w:hAnsi="Arial" w:cs="Arial" w:hint="cs"/>
          <w:sz w:val="22"/>
          <w:szCs w:val="22"/>
          <w:rtl/>
        </w:rPr>
        <w:t>י נגד ומי נמנע? תודה.</w:t>
      </w:r>
    </w:p>
    <w:p w14:paraId="3F056CDC" w14:textId="77777777" w:rsidR="00000000" w:rsidRDefault="007C71EE">
      <w:pPr>
        <w:bidi/>
        <w:ind w:firstLine="719"/>
        <w:jc w:val="both"/>
        <w:rPr>
          <w:rFonts w:ascii="Arial" w:hAnsi="Arial" w:cs="Arial" w:hint="cs"/>
          <w:sz w:val="22"/>
          <w:szCs w:val="22"/>
          <w:rtl/>
        </w:rPr>
      </w:pPr>
    </w:p>
    <w:p w14:paraId="4E2E00CC" w14:textId="77777777" w:rsidR="00000000" w:rsidRDefault="007C71EE">
      <w:pPr>
        <w:bidi/>
        <w:jc w:val="both"/>
        <w:rPr>
          <w:rFonts w:ascii="Arial" w:hAnsi="Arial" w:cs="Arial" w:hint="cs"/>
          <w:sz w:val="22"/>
          <w:szCs w:val="22"/>
          <w:rtl/>
        </w:rPr>
      </w:pPr>
    </w:p>
    <w:p w14:paraId="55E179E2" w14:textId="77777777" w:rsidR="00000000" w:rsidRDefault="007C71EE">
      <w:pPr>
        <w:pStyle w:val="Heading1"/>
        <w:rPr>
          <w:rFonts w:ascii="Arial" w:hAnsi="Arial" w:cs="Arial" w:hint="cs"/>
          <w:sz w:val="22"/>
          <w:szCs w:val="22"/>
          <w:rtl/>
          <w:lang w:eastAsia="en-US"/>
        </w:rPr>
      </w:pPr>
      <w:r>
        <w:rPr>
          <w:rFonts w:ascii="Arial" w:hAnsi="Arial" w:cs="Arial" w:hint="cs"/>
          <w:sz w:val="22"/>
          <w:szCs w:val="22"/>
          <w:rtl/>
          <w:lang w:eastAsia="en-US"/>
        </w:rPr>
        <w:t>הצבעה</w:t>
      </w:r>
    </w:p>
    <w:p w14:paraId="460DC2E5" w14:textId="77777777" w:rsidR="00000000" w:rsidRDefault="007C71EE">
      <w:pPr>
        <w:bidi/>
        <w:jc w:val="center"/>
        <w:rPr>
          <w:rFonts w:ascii="Arial" w:hAnsi="Arial" w:cs="Arial" w:hint="cs"/>
          <w:b/>
          <w:bCs/>
          <w:sz w:val="22"/>
          <w:szCs w:val="22"/>
          <w:rtl/>
        </w:rPr>
      </w:pPr>
    </w:p>
    <w:p w14:paraId="18FAA555" w14:textId="77777777" w:rsidR="00000000" w:rsidRDefault="007C71EE">
      <w:pPr>
        <w:pStyle w:val="a0"/>
        <w:bidi/>
        <w:spacing w:line="240" w:lineRule="auto"/>
        <w:rPr>
          <w:rFonts w:hint="cs"/>
          <w:sz w:val="22"/>
          <w:szCs w:val="22"/>
          <w:rtl/>
        </w:rPr>
      </w:pPr>
      <w:r>
        <w:rPr>
          <w:rFonts w:hint="cs"/>
          <w:sz w:val="22"/>
          <w:szCs w:val="22"/>
          <w:rtl/>
        </w:rPr>
        <w:t>ההסתייגות של חבר הכנסת משה גפני לסעיף 35 לא נתקבלה.</w:t>
      </w:r>
    </w:p>
    <w:p w14:paraId="62A5750F" w14:textId="77777777" w:rsidR="00000000" w:rsidRDefault="007C71EE">
      <w:pPr>
        <w:bidi/>
        <w:jc w:val="center"/>
        <w:rPr>
          <w:rFonts w:ascii="Arial" w:hAnsi="Arial" w:cs="Arial" w:hint="cs"/>
          <w:sz w:val="22"/>
          <w:szCs w:val="22"/>
          <w:rtl/>
        </w:rPr>
      </w:pPr>
    </w:p>
    <w:p w14:paraId="0088AFB9" w14:textId="77777777" w:rsidR="00000000" w:rsidRDefault="007C71EE">
      <w:pPr>
        <w:pStyle w:val="ad"/>
        <w:rPr>
          <w:rFonts w:hint="cs"/>
          <w:rtl/>
        </w:rPr>
      </w:pPr>
    </w:p>
    <w:p w14:paraId="16C9F592" w14:textId="77777777" w:rsidR="00000000" w:rsidRDefault="007C71EE">
      <w:pPr>
        <w:pStyle w:val="ad"/>
        <w:rPr>
          <w:rtl/>
        </w:rPr>
      </w:pPr>
      <w:r>
        <w:rPr>
          <w:rtl/>
        </w:rPr>
        <w:t>היו"ר יולי-יואל אדלשטיין:</w:t>
      </w:r>
    </w:p>
    <w:p w14:paraId="5CDE9FB4" w14:textId="77777777" w:rsidR="00000000" w:rsidRDefault="007C71EE">
      <w:pPr>
        <w:pStyle w:val="a"/>
        <w:rPr>
          <w:rtl/>
        </w:rPr>
      </w:pPr>
    </w:p>
    <w:p w14:paraId="63A1B489" w14:textId="77777777" w:rsidR="00000000" w:rsidRDefault="007C71EE">
      <w:pPr>
        <w:pStyle w:val="a"/>
        <w:rPr>
          <w:rFonts w:hint="cs"/>
          <w:rtl/>
        </w:rPr>
      </w:pPr>
      <w:r>
        <w:rPr>
          <w:rFonts w:hint="cs"/>
          <w:rtl/>
        </w:rPr>
        <w:t>ההסתייגות לא נתקבלה.</w:t>
      </w:r>
    </w:p>
    <w:p w14:paraId="4D97E2C1" w14:textId="77777777" w:rsidR="00000000" w:rsidRDefault="007C71EE">
      <w:pPr>
        <w:bidi/>
        <w:ind w:firstLine="719"/>
        <w:jc w:val="both"/>
        <w:rPr>
          <w:rFonts w:ascii="Arial" w:hAnsi="Arial" w:cs="Arial" w:hint="cs"/>
          <w:sz w:val="22"/>
          <w:szCs w:val="22"/>
          <w:rtl/>
        </w:rPr>
      </w:pPr>
    </w:p>
    <w:p w14:paraId="56E2F109" w14:textId="77777777" w:rsidR="00000000" w:rsidRDefault="007C71EE">
      <w:pPr>
        <w:bidi/>
        <w:ind w:firstLine="719"/>
        <w:jc w:val="both"/>
        <w:rPr>
          <w:rFonts w:ascii="Arial" w:hAnsi="Arial" w:cs="Arial" w:hint="cs"/>
          <w:sz w:val="22"/>
          <w:szCs w:val="22"/>
          <w:rtl/>
        </w:rPr>
      </w:pPr>
      <w:r>
        <w:rPr>
          <w:rFonts w:ascii="Arial" w:hAnsi="Arial" w:cs="Arial" w:hint="cs"/>
          <w:sz w:val="22"/>
          <w:szCs w:val="22"/>
          <w:rtl/>
        </w:rPr>
        <w:t>ההסתייגות של ישראל אייכלר - מי בעד, מי נגד ומי נמנע? תודה.</w:t>
      </w:r>
    </w:p>
    <w:p w14:paraId="5B45C7D3" w14:textId="77777777" w:rsidR="00000000" w:rsidRDefault="007C71EE">
      <w:pPr>
        <w:bidi/>
        <w:ind w:firstLine="719"/>
        <w:jc w:val="both"/>
        <w:rPr>
          <w:rFonts w:ascii="Arial" w:hAnsi="Arial" w:cs="Arial" w:hint="cs"/>
          <w:sz w:val="22"/>
          <w:szCs w:val="22"/>
          <w:rtl/>
        </w:rPr>
      </w:pPr>
    </w:p>
    <w:p w14:paraId="1F0FD687" w14:textId="77777777" w:rsidR="00000000" w:rsidRDefault="007C71EE">
      <w:pPr>
        <w:bidi/>
        <w:jc w:val="both"/>
        <w:rPr>
          <w:rFonts w:ascii="Arial" w:hAnsi="Arial" w:cs="Arial" w:hint="cs"/>
          <w:sz w:val="22"/>
          <w:szCs w:val="22"/>
          <w:rtl/>
        </w:rPr>
      </w:pPr>
    </w:p>
    <w:p w14:paraId="3DA5A999" w14:textId="77777777" w:rsidR="00000000" w:rsidRDefault="007C71EE">
      <w:pPr>
        <w:pStyle w:val="Heading1"/>
        <w:rPr>
          <w:rFonts w:ascii="Arial" w:hAnsi="Arial" w:cs="Arial" w:hint="cs"/>
          <w:sz w:val="22"/>
          <w:szCs w:val="22"/>
          <w:rtl/>
          <w:lang w:eastAsia="en-US"/>
        </w:rPr>
      </w:pPr>
      <w:r>
        <w:rPr>
          <w:rFonts w:ascii="Arial" w:hAnsi="Arial" w:cs="Arial" w:hint="cs"/>
          <w:sz w:val="22"/>
          <w:szCs w:val="22"/>
          <w:rtl/>
          <w:lang w:eastAsia="en-US"/>
        </w:rPr>
        <w:t>הצבעה</w:t>
      </w:r>
    </w:p>
    <w:p w14:paraId="17682109" w14:textId="77777777" w:rsidR="00000000" w:rsidRDefault="007C71EE">
      <w:pPr>
        <w:bidi/>
        <w:jc w:val="center"/>
        <w:rPr>
          <w:rFonts w:ascii="Arial" w:hAnsi="Arial" w:cs="Arial" w:hint="cs"/>
          <w:b/>
          <w:bCs/>
          <w:sz w:val="22"/>
          <w:szCs w:val="22"/>
          <w:rtl/>
        </w:rPr>
      </w:pPr>
    </w:p>
    <w:p w14:paraId="10C81091" w14:textId="77777777" w:rsidR="00000000" w:rsidRDefault="007C71EE">
      <w:pPr>
        <w:pStyle w:val="a0"/>
        <w:bidi/>
        <w:spacing w:line="240" w:lineRule="auto"/>
        <w:rPr>
          <w:rFonts w:hint="cs"/>
          <w:sz w:val="22"/>
          <w:szCs w:val="22"/>
          <w:rtl/>
        </w:rPr>
      </w:pPr>
      <w:r>
        <w:rPr>
          <w:rFonts w:hint="cs"/>
          <w:sz w:val="22"/>
          <w:szCs w:val="22"/>
          <w:rtl/>
        </w:rPr>
        <w:t>ההסתייגות של חבר הכנסת ישראל אייכלר לסעיף 35 לא נתקבלה</w:t>
      </w:r>
      <w:r>
        <w:rPr>
          <w:rFonts w:hint="cs"/>
          <w:sz w:val="22"/>
          <w:szCs w:val="22"/>
          <w:rtl/>
        </w:rPr>
        <w:t>.</w:t>
      </w:r>
    </w:p>
    <w:p w14:paraId="66304A4A" w14:textId="77777777" w:rsidR="00000000" w:rsidRDefault="007C71EE">
      <w:pPr>
        <w:pStyle w:val="a"/>
        <w:rPr>
          <w:rFonts w:hint="cs"/>
          <w:rtl/>
        </w:rPr>
      </w:pPr>
    </w:p>
    <w:p w14:paraId="659EDAE3" w14:textId="77777777" w:rsidR="00000000" w:rsidRDefault="007C71EE">
      <w:pPr>
        <w:bidi/>
        <w:jc w:val="center"/>
        <w:rPr>
          <w:rFonts w:ascii="Arial" w:hAnsi="Arial" w:cs="Arial" w:hint="cs"/>
          <w:sz w:val="22"/>
          <w:szCs w:val="22"/>
          <w:rtl/>
        </w:rPr>
      </w:pPr>
    </w:p>
    <w:p w14:paraId="1A4026C9" w14:textId="77777777" w:rsidR="00000000" w:rsidRDefault="007C71EE">
      <w:pPr>
        <w:pStyle w:val="ad"/>
        <w:rPr>
          <w:rtl/>
        </w:rPr>
      </w:pPr>
      <w:r>
        <w:rPr>
          <w:rtl/>
        </w:rPr>
        <w:t>היו"ר יולי-יואל אדלשטיין:</w:t>
      </w:r>
    </w:p>
    <w:p w14:paraId="2A1CAB36" w14:textId="77777777" w:rsidR="00000000" w:rsidRDefault="007C71EE">
      <w:pPr>
        <w:pStyle w:val="a"/>
        <w:rPr>
          <w:rtl/>
        </w:rPr>
      </w:pPr>
    </w:p>
    <w:p w14:paraId="28E10751" w14:textId="77777777" w:rsidR="00000000" w:rsidRDefault="007C71EE">
      <w:pPr>
        <w:pStyle w:val="a"/>
        <w:rPr>
          <w:rFonts w:hint="cs"/>
          <w:rtl/>
        </w:rPr>
      </w:pPr>
      <w:r>
        <w:rPr>
          <w:rFonts w:hint="cs"/>
          <w:rtl/>
        </w:rPr>
        <w:t>ההסתייגות לא נתקבלה.</w:t>
      </w:r>
    </w:p>
    <w:p w14:paraId="5BE279F4" w14:textId="77777777" w:rsidR="00000000" w:rsidRDefault="007C71EE">
      <w:pPr>
        <w:bidi/>
        <w:ind w:firstLine="719"/>
        <w:jc w:val="both"/>
        <w:rPr>
          <w:rFonts w:ascii="Arial" w:hAnsi="Arial" w:cs="Arial" w:hint="cs"/>
          <w:sz w:val="22"/>
          <w:szCs w:val="22"/>
          <w:rtl/>
        </w:rPr>
      </w:pPr>
    </w:p>
    <w:p w14:paraId="1A6D6314" w14:textId="77777777" w:rsidR="00000000" w:rsidRDefault="007C71EE">
      <w:pPr>
        <w:bidi/>
        <w:ind w:firstLine="719"/>
        <w:jc w:val="both"/>
        <w:rPr>
          <w:rFonts w:ascii="Arial" w:hAnsi="Arial" w:cs="Arial" w:hint="cs"/>
          <w:sz w:val="22"/>
          <w:szCs w:val="22"/>
          <w:rtl/>
        </w:rPr>
      </w:pPr>
      <w:r>
        <w:rPr>
          <w:rFonts w:ascii="Arial" w:hAnsi="Arial" w:cs="Arial" w:hint="cs"/>
          <w:sz w:val="22"/>
          <w:szCs w:val="22"/>
          <w:rtl/>
        </w:rPr>
        <w:t>ההסתייגות של מוחמד ברכה - מי בעד, מי נגד ומי נמנע? תודה.</w:t>
      </w:r>
    </w:p>
    <w:p w14:paraId="717EBD25" w14:textId="77777777" w:rsidR="00000000" w:rsidRDefault="007C71EE">
      <w:pPr>
        <w:bidi/>
        <w:ind w:firstLine="719"/>
        <w:jc w:val="both"/>
        <w:rPr>
          <w:rFonts w:ascii="Arial" w:hAnsi="Arial" w:cs="Arial" w:hint="cs"/>
          <w:sz w:val="22"/>
          <w:szCs w:val="22"/>
          <w:rtl/>
        </w:rPr>
      </w:pPr>
    </w:p>
    <w:p w14:paraId="262B2E34" w14:textId="77777777" w:rsidR="00000000" w:rsidRDefault="007C71EE">
      <w:pPr>
        <w:bidi/>
        <w:jc w:val="both"/>
        <w:rPr>
          <w:rFonts w:ascii="Arial" w:hAnsi="Arial" w:cs="Arial" w:hint="cs"/>
          <w:sz w:val="22"/>
          <w:szCs w:val="22"/>
          <w:rtl/>
        </w:rPr>
      </w:pPr>
    </w:p>
    <w:p w14:paraId="61983ACF" w14:textId="77777777" w:rsidR="00000000" w:rsidRDefault="007C71EE">
      <w:pPr>
        <w:pStyle w:val="Heading1"/>
        <w:rPr>
          <w:rFonts w:ascii="Arial" w:hAnsi="Arial" w:cs="Arial" w:hint="cs"/>
          <w:sz w:val="22"/>
          <w:szCs w:val="22"/>
          <w:rtl/>
          <w:lang w:eastAsia="en-US"/>
        </w:rPr>
      </w:pPr>
      <w:r>
        <w:rPr>
          <w:rFonts w:ascii="Arial" w:hAnsi="Arial" w:cs="Arial" w:hint="cs"/>
          <w:sz w:val="22"/>
          <w:szCs w:val="22"/>
          <w:rtl/>
          <w:lang w:eastAsia="en-US"/>
        </w:rPr>
        <w:t>הצבעה</w:t>
      </w:r>
    </w:p>
    <w:p w14:paraId="281500B3" w14:textId="77777777" w:rsidR="00000000" w:rsidRDefault="007C71EE">
      <w:pPr>
        <w:bidi/>
        <w:jc w:val="center"/>
        <w:rPr>
          <w:rFonts w:ascii="Arial" w:hAnsi="Arial" w:cs="Arial" w:hint="cs"/>
          <w:b/>
          <w:bCs/>
          <w:sz w:val="22"/>
          <w:szCs w:val="22"/>
          <w:rtl/>
        </w:rPr>
      </w:pPr>
    </w:p>
    <w:p w14:paraId="48C8A346" w14:textId="77777777" w:rsidR="00000000" w:rsidRDefault="007C71EE">
      <w:pPr>
        <w:pStyle w:val="a0"/>
        <w:bidi/>
        <w:spacing w:line="240" w:lineRule="auto"/>
        <w:rPr>
          <w:rFonts w:hint="cs"/>
          <w:sz w:val="22"/>
          <w:szCs w:val="22"/>
          <w:rtl/>
        </w:rPr>
      </w:pPr>
      <w:r>
        <w:rPr>
          <w:rFonts w:hint="cs"/>
          <w:sz w:val="22"/>
          <w:szCs w:val="22"/>
          <w:rtl/>
        </w:rPr>
        <w:t>ההסתייגות של חבר הכנסת מוחמד ברכה לסעיף 35 לא נתקבלה.</w:t>
      </w:r>
    </w:p>
    <w:p w14:paraId="542CA2E0" w14:textId="77777777" w:rsidR="00000000" w:rsidRDefault="007C71EE">
      <w:pPr>
        <w:bidi/>
        <w:jc w:val="center"/>
        <w:rPr>
          <w:rFonts w:ascii="Arial" w:hAnsi="Arial" w:cs="Arial" w:hint="cs"/>
          <w:sz w:val="22"/>
          <w:szCs w:val="22"/>
          <w:rtl/>
        </w:rPr>
      </w:pPr>
    </w:p>
    <w:p w14:paraId="4F713B2C" w14:textId="77777777" w:rsidR="00000000" w:rsidRDefault="007C71EE">
      <w:pPr>
        <w:pStyle w:val="ad"/>
        <w:rPr>
          <w:rtl/>
        </w:rPr>
      </w:pPr>
      <w:r>
        <w:rPr>
          <w:rtl/>
        </w:rPr>
        <w:t>היו"ר יולי-יואל אדלשטיין:</w:t>
      </w:r>
    </w:p>
    <w:p w14:paraId="45F7F1FB" w14:textId="77777777" w:rsidR="00000000" w:rsidRDefault="007C71EE">
      <w:pPr>
        <w:pStyle w:val="a"/>
        <w:rPr>
          <w:rtl/>
        </w:rPr>
      </w:pPr>
    </w:p>
    <w:p w14:paraId="540B12B5" w14:textId="77777777" w:rsidR="00000000" w:rsidRDefault="007C71EE">
      <w:pPr>
        <w:pStyle w:val="a"/>
        <w:rPr>
          <w:rFonts w:hint="cs"/>
          <w:rtl/>
        </w:rPr>
      </w:pPr>
      <w:r>
        <w:rPr>
          <w:rFonts w:hint="cs"/>
          <w:rtl/>
        </w:rPr>
        <w:t>ההסתייגות לא נתקבלה.</w:t>
      </w:r>
    </w:p>
    <w:p w14:paraId="47D99281" w14:textId="77777777" w:rsidR="00000000" w:rsidRDefault="007C71EE">
      <w:pPr>
        <w:bidi/>
        <w:ind w:firstLine="719"/>
        <w:jc w:val="both"/>
        <w:rPr>
          <w:rFonts w:ascii="Arial" w:hAnsi="Arial" w:cs="Arial" w:hint="cs"/>
          <w:sz w:val="22"/>
          <w:szCs w:val="22"/>
          <w:rtl/>
        </w:rPr>
      </w:pPr>
    </w:p>
    <w:p w14:paraId="00D63629" w14:textId="77777777" w:rsidR="00000000" w:rsidRDefault="007C71EE">
      <w:pPr>
        <w:bidi/>
        <w:ind w:firstLine="719"/>
        <w:jc w:val="both"/>
        <w:rPr>
          <w:rFonts w:ascii="Arial" w:hAnsi="Arial" w:cs="Arial" w:hint="cs"/>
          <w:sz w:val="22"/>
          <w:szCs w:val="22"/>
          <w:rtl/>
        </w:rPr>
      </w:pPr>
      <w:r>
        <w:rPr>
          <w:rFonts w:ascii="Arial" w:hAnsi="Arial" w:cs="Arial" w:hint="cs"/>
          <w:sz w:val="22"/>
          <w:szCs w:val="22"/>
          <w:rtl/>
        </w:rPr>
        <w:t>ההסתייגות של עסאם מח'ול - מי בעד,</w:t>
      </w:r>
      <w:r>
        <w:rPr>
          <w:rFonts w:ascii="Arial" w:hAnsi="Arial" w:cs="Arial" w:hint="cs"/>
          <w:sz w:val="22"/>
          <w:szCs w:val="22"/>
          <w:rtl/>
        </w:rPr>
        <w:t xml:space="preserve"> מי נגד ומי נמנע? תודה.</w:t>
      </w:r>
    </w:p>
    <w:p w14:paraId="34E86776" w14:textId="77777777" w:rsidR="00000000" w:rsidRDefault="007C71EE">
      <w:pPr>
        <w:bidi/>
        <w:ind w:firstLine="719"/>
        <w:jc w:val="both"/>
        <w:rPr>
          <w:rFonts w:ascii="Arial" w:hAnsi="Arial" w:cs="Arial" w:hint="cs"/>
          <w:sz w:val="22"/>
          <w:szCs w:val="22"/>
          <w:rtl/>
        </w:rPr>
      </w:pPr>
    </w:p>
    <w:p w14:paraId="52D5E5EB" w14:textId="77777777" w:rsidR="00000000" w:rsidRDefault="007C71EE">
      <w:pPr>
        <w:bidi/>
        <w:jc w:val="both"/>
        <w:rPr>
          <w:rFonts w:ascii="Arial" w:hAnsi="Arial" w:cs="Arial" w:hint="cs"/>
          <w:sz w:val="22"/>
          <w:szCs w:val="22"/>
          <w:rtl/>
        </w:rPr>
      </w:pPr>
    </w:p>
    <w:p w14:paraId="72E25BB8" w14:textId="77777777" w:rsidR="00000000" w:rsidRDefault="007C71EE">
      <w:pPr>
        <w:pStyle w:val="Heading1"/>
        <w:rPr>
          <w:rFonts w:ascii="Arial" w:hAnsi="Arial" w:cs="Arial" w:hint="cs"/>
          <w:sz w:val="22"/>
          <w:szCs w:val="22"/>
          <w:rtl/>
          <w:lang w:eastAsia="en-US"/>
        </w:rPr>
      </w:pPr>
      <w:r>
        <w:rPr>
          <w:rFonts w:ascii="Arial" w:hAnsi="Arial" w:cs="Arial" w:hint="cs"/>
          <w:sz w:val="22"/>
          <w:szCs w:val="22"/>
          <w:rtl/>
          <w:lang w:eastAsia="en-US"/>
        </w:rPr>
        <w:t>הצבעה</w:t>
      </w:r>
    </w:p>
    <w:p w14:paraId="70E5A737" w14:textId="77777777" w:rsidR="00000000" w:rsidRDefault="007C71EE">
      <w:pPr>
        <w:bidi/>
        <w:jc w:val="center"/>
        <w:rPr>
          <w:rFonts w:ascii="Arial" w:hAnsi="Arial" w:cs="Arial" w:hint="cs"/>
          <w:b/>
          <w:bCs/>
          <w:sz w:val="22"/>
          <w:szCs w:val="22"/>
          <w:rtl/>
        </w:rPr>
      </w:pPr>
    </w:p>
    <w:p w14:paraId="354CCF1C" w14:textId="77777777" w:rsidR="00000000" w:rsidRDefault="007C71EE">
      <w:pPr>
        <w:pStyle w:val="a0"/>
        <w:bidi/>
        <w:spacing w:line="240" w:lineRule="auto"/>
        <w:rPr>
          <w:rFonts w:hint="cs"/>
          <w:sz w:val="22"/>
          <w:szCs w:val="22"/>
          <w:rtl/>
        </w:rPr>
      </w:pPr>
      <w:r>
        <w:rPr>
          <w:rFonts w:hint="cs"/>
          <w:sz w:val="22"/>
          <w:szCs w:val="22"/>
          <w:rtl/>
        </w:rPr>
        <w:t>ההסתייגות של חבר הכנסת עסאם מח'ול לסעיף 35 לא נתקבלה.</w:t>
      </w:r>
    </w:p>
    <w:p w14:paraId="5EB22ED3" w14:textId="77777777" w:rsidR="00000000" w:rsidRDefault="007C71EE">
      <w:pPr>
        <w:pStyle w:val="a"/>
        <w:rPr>
          <w:rFonts w:hint="cs"/>
          <w:rtl/>
        </w:rPr>
      </w:pPr>
    </w:p>
    <w:p w14:paraId="74BB43B1" w14:textId="77777777" w:rsidR="00000000" w:rsidRDefault="007C71EE">
      <w:pPr>
        <w:bidi/>
        <w:jc w:val="center"/>
        <w:rPr>
          <w:rFonts w:ascii="Arial" w:hAnsi="Arial" w:cs="Arial" w:hint="cs"/>
          <w:sz w:val="22"/>
          <w:szCs w:val="22"/>
          <w:rtl/>
        </w:rPr>
      </w:pPr>
    </w:p>
    <w:p w14:paraId="4F20E4D8" w14:textId="77777777" w:rsidR="00000000" w:rsidRDefault="007C71EE">
      <w:pPr>
        <w:pStyle w:val="ad"/>
        <w:rPr>
          <w:rtl/>
        </w:rPr>
      </w:pPr>
      <w:r>
        <w:rPr>
          <w:rtl/>
        </w:rPr>
        <w:t>היו"ר יולי-יואל אדלשטיין:</w:t>
      </w:r>
    </w:p>
    <w:p w14:paraId="3BF822F0" w14:textId="77777777" w:rsidR="00000000" w:rsidRDefault="007C71EE">
      <w:pPr>
        <w:pStyle w:val="a"/>
        <w:rPr>
          <w:rtl/>
        </w:rPr>
      </w:pPr>
    </w:p>
    <w:p w14:paraId="39611D51" w14:textId="77777777" w:rsidR="00000000" w:rsidRDefault="007C71EE">
      <w:pPr>
        <w:pStyle w:val="a"/>
        <w:rPr>
          <w:rFonts w:hint="cs"/>
          <w:rtl/>
        </w:rPr>
      </w:pPr>
      <w:r>
        <w:rPr>
          <w:rFonts w:hint="cs"/>
          <w:rtl/>
        </w:rPr>
        <w:t>ההסתייגות לא נתקבלה.</w:t>
      </w:r>
    </w:p>
    <w:p w14:paraId="5DAE74E1" w14:textId="77777777" w:rsidR="00000000" w:rsidRDefault="007C71EE">
      <w:pPr>
        <w:bidi/>
        <w:ind w:firstLine="719"/>
        <w:jc w:val="both"/>
        <w:rPr>
          <w:rFonts w:ascii="Arial" w:hAnsi="Arial" w:cs="Arial" w:hint="cs"/>
          <w:sz w:val="22"/>
          <w:szCs w:val="22"/>
          <w:rtl/>
        </w:rPr>
      </w:pPr>
    </w:p>
    <w:p w14:paraId="08C6CE62" w14:textId="77777777" w:rsidR="00000000" w:rsidRDefault="007C71EE">
      <w:pPr>
        <w:bidi/>
        <w:ind w:firstLine="719"/>
        <w:jc w:val="both"/>
        <w:rPr>
          <w:rFonts w:ascii="Arial" w:hAnsi="Arial" w:cs="Arial" w:hint="cs"/>
          <w:sz w:val="22"/>
          <w:szCs w:val="22"/>
          <w:rtl/>
        </w:rPr>
      </w:pPr>
      <w:r>
        <w:rPr>
          <w:rFonts w:ascii="Arial" w:hAnsi="Arial" w:cs="Arial" w:hint="cs"/>
          <w:sz w:val="22"/>
          <w:szCs w:val="22"/>
          <w:rtl/>
        </w:rPr>
        <w:t>ההסתייגות של עמיר פרץ - מי בעד, מי נגד ומי נמנע? תודה.</w:t>
      </w:r>
    </w:p>
    <w:p w14:paraId="4DE835A1" w14:textId="77777777" w:rsidR="00000000" w:rsidRDefault="007C71EE">
      <w:pPr>
        <w:bidi/>
        <w:ind w:firstLine="719"/>
        <w:jc w:val="both"/>
        <w:rPr>
          <w:rFonts w:ascii="Arial" w:hAnsi="Arial" w:cs="Arial" w:hint="cs"/>
          <w:sz w:val="22"/>
          <w:szCs w:val="22"/>
          <w:rtl/>
        </w:rPr>
      </w:pPr>
    </w:p>
    <w:p w14:paraId="605E4BE3" w14:textId="77777777" w:rsidR="00000000" w:rsidRDefault="007C71EE">
      <w:pPr>
        <w:bidi/>
        <w:jc w:val="both"/>
        <w:rPr>
          <w:rFonts w:ascii="Arial" w:hAnsi="Arial" w:cs="Arial" w:hint="cs"/>
          <w:sz w:val="22"/>
          <w:szCs w:val="22"/>
          <w:rtl/>
        </w:rPr>
      </w:pPr>
    </w:p>
    <w:p w14:paraId="1C921A9C" w14:textId="77777777" w:rsidR="00000000" w:rsidRDefault="007C71EE">
      <w:pPr>
        <w:pStyle w:val="Heading1"/>
        <w:rPr>
          <w:rFonts w:ascii="Arial" w:hAnsi="Arial" w:cs="Arial" w:hint="cs"/>
          <w:sz w:val="22"/>
          <w:szCs w:val="22"/>
          <w:rtl/>
          <w:lang w:eastAsia="en-US"/>
        </w:rPr>
      </w:pPr>
      <w:r>
        <w:rPr>
          <w:rFonts w:ascii="Arial" w:hAnsi="Arial" w:cs="Arial" w:hint="cs"/>
          <w:sz w:val="22"/>
          <w:szCs w:val="22"/>
          <w:rtl/>
          <w:lang w:eastAsia="en-US"/>
        </w:rPr>
        <w:t>הצבעה</w:t>
      </w:r>
    </w:p>
    <w:p w14:paraId="2C138FAA" w14:textId="77777777" w:rsidR="00000000" w:rsidRDefault="007C71EE">
      <w:pPr>
        <w:bidi/>
        <w:jc w:val="center"/>
        <w:rPr>
          <w:rFonts w:ascii="Arial" w:hAnsi="Arial" w:cs="Arial" w:hint="cs"/>
          <w:b/>
          <w:bCs/>
          <w:sz w:val="22"/>
          <w:szCs w:val="22"/>
          <w:rtl/>
        </w:rPr>
      </w:pPr>
    </w:p>
    <w:p w14:paraId="057B410E" w14:textId="77777777" w:rsidR="00000000" w:rsidRDefault="007C71EE">
      <w:pPr>
        <w:pStyle w:val="a0"/>
        <w:bidi/>
        <w:spacing w:line="240" w:lineRule="auto"/>
        <w:rPr>
          <w:rFonts w:hint="cs"/>
          <w:sz w:val="22"/>
          <w:szCs w:val="22"/>
          <w:rtl/>
        </w:rPr>
      </w:pPr>
      <w:r>
        <w:rPr>
          <w:rFonts w:hint="cs"/>
          <w:sz w:val="22"/>
          <w:szCs w:val="22"/>
          <w:rtl/>
        </w:rPr>
        <w:t>ההסתייגות של חבר הכנסת עמיר פרץ לסעיף 35 לא נתקבלה.</w:t>
      </w:r>
    </w:p>
    <w:p w14:paraId="647B76D2" w14:textId="77777777" w:rsidR="00000000" w:rsidRDefault="007C71EE">
      <w:pPr>
        <w:pStyle w:val="a"/>
        <w:rPr>
          <w:rFonts w:hint="cs"/>
          <w:rtl/>
        </w:rPr>
      </w:pPr>
    </w:p>
    <w:p w14:paraId="6F8A5417" w14:textId="77777777" w:rsidR="00000000" w:rsidRDefault="007C71EE">
      <w:pPr>
        <w:bidi/>
        <w:jc w:val="center"/>
        <w:rPr>
          <w:rFonts w:ascii="Arial" w:hAnsi="Arial" w:cs="Arial" w:hint="cs"/>
          <w:sz w:val="22"/>
          <w:szCs w:val="22"/>
          <w:rtl/>
        </w:rPr>
      </w:pPr>
    </w:p>
    <w:p w14:paraId="28C8F596" w14:textId="77777777" w:rsidR="00000000" w:rsidRDefault="007C71EE">
      <w:pPr>
        <w:pStyle w:val="ad"/>
        <w:rPr>
          <w:rtl/>
        </w:rPr>
      </w:pPr>
      <w:r>
        <w:rPr>
          <w:rtl/>
        </w:rPr>
        <w:t>היו"ר יולי-יואל אדלשטיין:</w:t>
      </w:r>
    </w:p>
    <w:p w14:paraId="40823F74" w14:textId="77777777" w:rsidR="00000000" w:rsidRDefault="007C71EE">
      <w:pPr>
        <w:pStyle w:val="a"/>
        <w:rPr>
          <w:rtl/>
        </w:rPr>
      </w:pPr>
    </w:p>
    <w:p w14:paraId="5FC91550" w14:textId="77777777" w:rsidR="00000000" w:rsidRDefault="007C71EE">
      <w:pPr>
        <w:pStyle w:val="a"/>
        <w:rPr>
          <w:rFonts w:hint="cs"/>
          <w:rtl/>
        </w:rPr>
      </w:pPr>
      <w:r>
        <w:rPr>
          <w:rFonts w:hint="cs"/>
          <w:rtl/>
        </w:rPr>
        <w:t>ההסתייגות לא נתקבלה.</w:t>
      </w:r>
    </w:p>
    <w:p w14:paraId="4043858A" w14:textId="77777777" w:rsidR="00000000" w:rsidRDefault="007C71EE">
      <w:pPr>
        <w:pStyle w:val="a"/>
        <w:rPr>
          <w:rFonts w:hint="cs"/>
          <w:rtl/>
        </w:rPr>
      </w:pPr>
    </w:p>
    <w:p w14:paraId="7966D30D" w14:textId="77777777" w:rsidR="00000000" w:rsidRDefault="007C71EE">
      <w:pPr>
        <w:bidi/>
        <w:ind w:firstLine="719"/>
        <w:jc w:val="both"/>
        <w:rPr>
          <w:rFonts w:ascii="Arial" w:hAnsi="Arial" w:cs="Arial" w:hint="cs"/>
          <w:sz w:val="22"/>
          <w:szCs w:val="22"/>
          <w:rtl/>
        </w:rPr>
      </w:pPr>
      <w:r>
        <w:rPr>
          <w:rFonts w:ascii="Arial" w:hAnsi="Arial" w:cs="Arial" w:hint="cs"/>
          <w:sz w:val="22"/>
          <w:szCs w:val="22"/>
          <w:rtl/>
        </w:rPr>
        <w:t>ההסתייגות של אילנה כהן - מי בעד, מי נגד ומי נמנע? תודה.</w:t>
      </w:r>
    </w:p>
    <w:p w14:paraId="78BB8458" w14:textId="77777777" w:rsidR="00000000" w:rsidRDefault="007C71EE">
      <w:pPr>
        <w:bidi/>
        <w:ind w:firstLine="719"/>
        <w:jc w:val="both"/>
        <w:rPr>
          <w:rFonts w:ascii="Arial" w:hAnsi="Arial" w:cs="Arial" w:hint="cs"/>
          <w:sz w:val="22"/>
          <w:szCs w:val="22"/>
          <w:rtl/>
        </w:rPr>
      </w:pPr>
    </w:p>
    <w:p w14:paraId="4CD11017" w14:textId="77777777" w:rsidR="00000000" w:rsidRDefault="007C71EE">
      <w:pPr>
        <w:bidi/>
        <w:jc w:val="both"/>
        <w:rPr>
          <w:rFonts w:ascii="Arial" w:hAnsi="Arial" w:cs="Arial" w:hint="cs"/>
          <w:sz w:val="22"/>
          <w:szCs w:val="22"/>
          <w:rtl/>
        </w:rPr>
      </w:pPr>
    </w:p>
    <w:p w14:paraId="0B632065" w14:textId="77777777" w:rsidR="00000000" w:rsidRDefault="007C71EE">
      <w:pPr>
        <w:pStyle w:val="Heading1"/>
        <w:rPr>
          <w:rFonts w:ascii="Arial" w:hAnsi="Arial" w:cs="Arial" w:hint="cs"/>
          <w:sz w:val="22"/>
          <w:szCs w:val="22"/>
          <w:rtl/>
          <w:lang w:eastAsia="en-US"/>
        </w:rPr>
      </w:pPr>
      <w:r>
        <w:rPr>
          <w:rFonts w:ascii="Arial" w:hAnsi="Arial" w:cs="Arial" w:hint="cs"/>
          <w:sz w:val="22"/>
          <w:szCs w:val="22"/>
          <w:rtl/>
          <w:lang w:eastAsia="en-US"/>
        </w:rPr>
        <w:t>הצבעה</w:t>
      </w:r>
    </w:p>
    <w:p w14:paraId="74DE7497" w14:textId="77777777" w:rsidR="00000000" w:rsidRDefault="007C71EE">
      <w:pPr>
        <w:bidi/>
        <w:jc w:val="center"/>
        <w:rPr>
          <w:rFonts w:ascii="Arial" w:hAnsi="Arial" w:cs="Arial" w:hint="cs"/>
          <w:b/>
          <w:bCs/>
          <w:sz w:val="22"/>
          <w:szCs w:val="22"/>
          <w:rtl/>
        </w:rPr>
      </w:pPr>
    </w:p>
    <w:p w14:paraId="152BC403" w14:textId="77777777" w:rsidR="00000000" w:rsidRDefault="007C71EE">
      <w:pPr>
        <w:pStyle w:val="a0"/>
        <w:bidi/>
        <w:spacing w:line="240" w:lineRule="auto"/>
        <w:rPr>
          <w:rFonts w:hint="cs"/>
          <w:sz w:val="22"/>
          <w:szCs w:val="22"/>
          <w:rtl/>
        </w:rPr>
      </w:pPr>
      <w:r>
        <w:rPr>
          <w:rFonts w:hint="cs"/>
          <w:sz w:val="22"/>
          <w:szCs w:val="22"/>
          <w:rtl/>
        </w:rPr>
        <w:t>ההסתייגות של חברת הכנסת אילנה כהן לסעיף 35 לא נתקבלה.</w:t>
      </w:r>
    </w:p>
    <w:p w14:paraId="4B0B6402" w14:textId="77777777" w:rsidR="00000000" w:rsidRDefault="007C71EE">
      <w:pPr>
        <w:pStyle w:val="a"/>
        <w:rPr>
          <w:rFonts w:hint="cs"/>
          <w:rtl/>
        </w:rPr>
      </w:pPr>
    </w:p>
    <w:p w14:paraId="0F086E0E" w14:textId="77777777" w:rsidR="00000000" w:rsidRDefault="007C71EE">
      <w:pPr>
        <w:bidi/>
        <w:jc w:val="center"/>
        <w:rPr>
          <w:rFonts w:ascii="Arial" w:hAnsi="Arial" w:cs="Arial" w:hint="cs"/>
          <w:sz w:val="22"/>
          <w:szCs w:val="22"/>
          <w:rtl/>
        </w:rPr>
      </w:pPr>
    </w:p>
    <w:p w14:paraId="5172D3F2" w14:textId="77777777" w:rsidR="00000000" w:rsidRDefault="007C71EE">
      <w:pPr>
        <w:pStyle w:val="ad"/>
        <w:rPr>
          <w:rtl/>
        </w:rPr>
      </w:pPr>
      <w:r>
        <w:rPr>
          <w:rtl/>
        </w:rPr>
        <w:t>היו"ר יולי-יואל אדלשטיין:</w:t>
      </w:r>
    </w:p>
    <w:p w14:paraId="3D39C1FB" w14:textId="77777777" w:rsidR="00000000" w:rsidRDefault="007C71EE">
      <w:pPr>
        <w:pStyle w:val="a"/>
        <w:rPr>
          <w:rtl/>
        </w:rPr>
      </w:pPr>
    </w:p>
    <w:p w14:paraId="6BD39691" w14:textId="77777777" w:rsidR="00000000" w:rsidRDefault="007C71EE">
      <w:pPr>
        <w:pStyle w:val="a"/>
        <w:rPr>
          <w:rFonts w:hint="cs"/>
          <w:rtl/>
        </w:rPr>
      </w:pPr>
      <w:r>
        <w:rPr>
          <w:rFonts w:hint="cs"/>
          <w:rtl/>
        </w:rPr>
        <w:t>ההסתייגות לא נתקבלה.</w:t>
      </w:r>
    </w:p>
    <w:p w14:paraId="2F443775" w14:textId="77777777" w:rsidR="00000000" w:rsidRDefault="007C71EE">
      <w:pPr>
        <w:bidi/>
        <w:ind w:firstLine="719"/>
        <w:jc w:val="both"/>
        <w:rPr>
          <w:rFonts w:ascii="Arial" w:hAnsi="Arial" w:cs="Arial" w:hint="cs"/>
          <w:sz w:val="22"/>
          <w:szCs w:val="22"/>
          <w:rtl/>
        </w:rPr>
      </w:pPr>
    </w:p>
    <w:p w14:paraId="671043DE" w14:textId="77777777" w:rsidR="00000000" w:rsidRDefault="007C71EE">
      <w:pPr>
        <w:bidi/>
        <w:ind w:firstLine="719"/>
        <w:jc w:val="both"/>
        <w:rPr>
          <w:rFonts w:ascii="Arial" w:hAnsi="Arial" w:cs="Arial" w:hint="cs"/>
          <w:sz w:val="22"/>
          <w:szCs w:val="22"/>
          <w:rtl/>
        </w:rPr>
      </w:pPr>
      <w:r>
        <w:rPr>
          <w:rFonts w:ascii="Arial" w:hAnsi="Arial" w:cs="Arial" w:hint="cs"/>
          <w:sz w:val="22"/>
          <w:szCs w:val="22"/>
          <w:rtl/>
        </w:rPr>
        <w:t xml:space="preserve">ההסתייגות של דוד טל - </w:t>
      </w:r>
      <w:r>
        <w:rPr>
          <w:rFonts w:ascii="Arial" w:hAnsi="Arial" w:cs="Arial" w:hint="cs"/>
          <w:sz w:val="22"/>
          <w:szCs w:val="22"/>
          <w:rtl/>
        </w:rPr>
        <w:tab/>
        <w:t>מי בעד, מי נגד</w:t>
      </w:r>
      <w:r>
        <w:rPr>
          <w:rFonts w:ascii="Arial" w:hAnsi="Arial" w:cs="Arial" w:hint="cs"/>
          <w:sz w:val="22"/>
          <w:szCs w:val="22"/>
          <w:rtl/>
        </w:rPr>
        <w:t xml:space="preserve"> ומי נמנע? תודה.</w:t>
      </w:r>
    </w:p>
    <w:p w14:paraId="7608769C" w14:textId="77777777" w:rsidR="00000000" w:rsidRDefault="007C71EE">
      <w:pPr>
        <w:bidi/>
        <w:ind w:firstLine="719"/>
        <w:jc w:val="both"/>
        <w:rPr>
          <w:rFonts w:ascii="Arial" w:hAnsi="Arial" w:cs="Arial" w:hint="cs"/>
          <w:sz w:val="22"/>
          <w:szCs w:val="22"/>
          <w:rtl/>
        </w:rPr>
      </w:pPr>
    </w:p>
    <w:p w14:paraId="3DBB2C25" w14:textId="77777777" w:rsidR="00000000" w:rsidRDefault="007C71EE">
      <w:pPr>
        <w:bidi/>
        <w:jc w:val="both"/>
        <w:rPr>
          <w:rFonts w:ascii="Arial" w:hAnsi="Arial" w:cs="Arial" w:hint="cs"/>
          <w:sz w:val="22"/>
          <w:szCs w:val="22"/>
          <w:rtl/>
        </w:rPr>
      </w:pPr>
    </w:p>
    <w:p w14:paraId="50994974" w14:textId="77777777" w:rsidR="00000000" w:rsidRDefault="007C71EE">
      <w:pPr>
        <w:pStyle w:val="Heading1"/>
        <w:rPr>
          <w:rFonts w:ascii="Arial" w:hAnsi="Arial" w:cs="Arial" w:hint="cs"/>
          <w:sz w:val="22"/>
          <w:szCs w:val="22"/>
          <w:rtl/>
          <w:lang w:eastAsia="en-US"/>
        </w:rPr>
      </w:pPr>
      <w:r>
        <w:rPr>
          <w:rFonts w:ascii="Arial" w:hAnsi="Arial" w:cs="Arial" w:hint="cs"/>
          <w:sz w:val="22"/>
          <w:szCs w:val="22"/>
          <w:rtl/>
          <w:lang w:eastAsia="en-US"/>
        </w:rPr>
        <w:t>הצבעה</w:t>
      </w:r>
    </w:p>
    <w:p w14:paraId="23A3C1F5" w14:textId="77777777" w:rsidR="00000000" w:rsidRDefault="007C71EE">
      <w:pPr>
        <w:rPr>
          <w:rFonts w:hint="cs"/>
          <w:rtl/>
        </w:rPr>
      </w:pPr>
    </w:p>
    <w:p w14:paraId="5C548D2C" w14:textId="77777777" w:rsidR="00000000" w:rsidRDefault="007C71EE">
      <w:pPr>
        <w:bidi/>
        <w:jc w:val="center"/>
        <w:rPr>
          <w:rFonts w:ascii="Arial" w:hAnsi="Arial" w:cs="Arial" w:hint="cs"/>
          <w:b/>
          <w:bCs/>
          <w:sz w:val="22"/>
          <w:szCs w:val="22"/>
          <w:rtl/>
        </w:rPr>
      </w:pPr>
    </w:p>
    <w:p w14:paraId="32B8C187" w14:textId="77777777" w:rsidR="00000000" w:rsidRDefault="007C71EE">
      <w:pPr>
        <w:pStyle w:val="a0"/>
        <w:bidi/>
        <w:spacing w:line="240" w:lineRule="auto"/>
        <w:rPr>
          <w:rFonts w:hint="cs"/>
          <w:sz w:val="22"/>
          <w:szCs w:val="22"/>
          <w:rtl/>
        </w:rPr>
      </w:pPr>
      <w:r>
        <w:rPr>
          <w:rFonts w:hint="cs"/>
          <w:sz w:val="22"/>
          <w:szCs w:val="22"/>
          <w:rtl/>
        </w:rPr>
        <w:t>ההסתייגות של חבר הכנסת דוד טל לסעיף 35 לא נתקבלה.</w:t>
      </w:r>
    </w:p>
    <w:p w14:paraId="74E52B23" w14:textId="77777777" w:rsidR="00000000" w:rsidRDefault="007C71EE">
      <w:pPr>
        <w:pStyle w:val="a"/>
        <w:rPr>
          <w:rFonts w:hint="cs"/>
          <w:rtl/>
        </w:rPr>
      </w:pPr>
    </w:p>
    <w:p w14:paraId="16B4C86A" w14:textId="77777777" w:rsidR="00000000" w:rsidRDefault="007C71EE">
      <w:pPr>
        <w:bidi/>
        <w:jc w:val="center"/>
        <w:rPr>
          <w:rFonts w:ascii="Arial" w:hAnsi="Arial" w:cs="Arial" w:hint="cs"/>
          <w:sz w:val="22"/>
          <w:szCs w:val="22"/>
          <w:rtl/>
        </w:rPr>
      </w:pPr>
    </w:p>
    <w:p w14:paraId="30795729" w14:textId="77777777" w:rsidR="00000000" w:rsidRDefault="007C71EE">
      <w:pPr>
        <w:pStyle w:val="ad"/>
        <w:rPr>
          <w:rtl/>
        </w:rPr>
      </w:pPr>
      <w:r>
        <w:rPr>
          <w:rtl/>
        </w:rPr>
        <w:t>היו"ר יולי-יואל אדלשטיין:</w:t>
      </w:r>
    </w:p>
    <w:p w14:paraId="3A1192C4" w14:textId="77777777" w:rsidR="00000000" w:rsidRDefault="007C71EE">
      <w:pPr>
        <w:pStyle w:val="a"/>
        <w:rPr>
          <w:rtl/>
        </w:rPr>
      </w:pPr>
    </w:p>
    <w:p w14:paraId="4F383EFF" w14:textId="77777777" w:rsidR="00000000" w:rsidRDefault="007C71EE">
      <w:pPr>
        <w:pStyle w:val="a"/>
        <w:rPr>
          <w:rFonts w:hint="cs"/>
          <w:rtl/>
        </w:rPr>
      </w:pPr>
      <w:r>
        <w:rPr>
          <w:rFonts w:hint="cs"/>
          <w:rtl/>
        </w:rPr>
        <w:t>ההסתייגות לא נתקבלה.</w:t>
      </w:r>
    </w:p>
    <w:p w14:paraId="3BD595A7" w14:textId="77777777" w:rsidR="00000000" w:rsidRDefault="007C71EE">
      <w:pPr>
        <w:bidi/>
        <w:ind w:firstLine="719"/>
        <w:jc w:val="both"/>
        <w:rPr>
          <w:rFonts w:ascii="Arial" w:hAnsi="Arial" w:cs="Arial" w:hint="cs"/>
          <w:sz w:val="22"/>
          <w:szCs w:val="22"/>
          <w:rtl/>
        </w:rPr>
      </w:pPr>
    </w:p>
    <w:p w14:paraId="0BDAF96B" w14:textId="77777777" w:rsidR="00000000" w:rsidRDefault="007C71EE">
      <w:pPr>
        <w:bidi/>
        <w:ind w:firstLine="719"/>
        <w:jc w:val="both"/>
        <w:rPr>
          <w:rFonts w:ascii="Arial" w:hAnsi="Arial" w:cs="Arial" w:hint="cs"/>
          <w:sz w:val="22"/>
          <w:szCs w:val="22"/>
          <w:rtl/>
        </w:rPr>
      </w:pPr>
      <w:r>
        <w:rPr>
          <w:rFonts w:ascii="Arial" w:hAnsi="Arial" w:cs="Arial" w:hint="cs"/>
          <w:sz w:val="22"/>
          <w:szCs w:val="22"/>
          <w:rtl/>
        </w:rPr>
        <w:t>ההסתייגות של עזמי בשארה - מי בעד, מי נגד ומי נמנע? תודה.</w:t>
      </w:r>
    </w:p>
    <w:p w14:paraId="6A9F37DD" w14:textId="77777777" w:rsidR="00000000" w:rsidRDefault="007C71EE">
      <w:pPr>
        <w:bidi/>
        <w:ind w:firstLine="719"/>
        <w:jc w:val="both"/>
        <w:rPr>
          <w:rFonts w:ascii="Arial" w:hAnsi="Arial" w:cs="Arial" w:hint="cs"/>
          <w:sz w:val="22"/>
          <w:szCs w:val="22"/>
          <w:rtl/>
        </w:rPr>
      </w:pPr>
    </w:p>
    <w:p w14:paraId="792F09C0" w14:textId="77777777" w:rsidR="00000000" w:rsidRDefault="007C71EE">
      <w:pPr>
        <w:bidi/>
        <w:jc w:val="both"/>
        <w:rPr>
          <w:rFonts w:ascii="Arial" w:hAnsi="Arial" w:cs="Arial" w:hint="cs"/>
          <w:sz w:val="22"/>
          <w:szCs w:val="22"/>
          <w:rtl/>
        </w:rPr>
      </w:pPr>
    </w:p>
    <w:p w14:paraId="1C95FD3E" w14:textId="77777777" w:rsidR="00000000" w:rsidRDefault="007C71EE">
      <w:pPr>
        <w:pStyle w:val="Heading1"/>
        <w:rPr>
          <w:rFonts w:ascii="Arial" w:hAnsi="Arial" w:cs="Arial" w:hint="cs"/>
          <w:sz w:val="22"/>
          <w:szCs w:val="22"/>
          <w:rtl/>
          <w:lang w:eastAsia="en-US"/>
        </w:rPr>
      </w:pPr>
      <w:r>
        <w:rPr>
          <w:rFonts w:ascii="Arial" w:hAnsi="Arial" w:cs="Arial" w:hint="cs"/>
          <w:sz w:val="22"/>
          <w:szCs w:val="22"/>
          <w:rtl/>
          <w:lang w:eastAsia="en-US"/>
        </w:rPr>
        <w:t>הצבעה</w:t>
      </w:r>
    </w:p>
    <w:p w14:paraId="4120FBFB" w14:textId="77777777" w:rsidR="00000000" w:rsidRDefault="007C71EE">
      <w:pPr>
        <w:bidi/>
        <w:jc w:val="center"/>
        <w:rPr>
          <w:rFonts w:ascii="Arial" w:hAnsi="Arial" w:cs="Arial" w:hint="cs"/>
          <w:b/>
          <w:bCs/>
          <w:sz w:val="22"/>
          <w:szCs w:val="22"/>
          <w:rtl/>
        </w:rPr>
      </w:pPr>
    </w:p>
    <w:p w14:paraId="296F9876" w14:textId="77777777" w:rsidR="00000000" w:rsidRDefault="007C71EE">
      <w:pPr>
        <w:pStyle w:val="a0"/>
        <w:bidi/>
        <w:spacing w:line="240" w:lineRule="auto"/>
        <w:ind w:firstLine="720"/>
        <w:rPr>
          <w:rFonts w:hint="cs"/>
          <w:sz w:val="22"/>
          <w:szCs w:val="22"/>
          <w:rtl/>
        </w:rPr>
      </w:pPr>
      <w:r>
        <w:rPr>
          <w:rFonts w:hint="cs"/>
          <w:sz w:val="22"/>
          <w:szCs w:val="22"/>
          <w:rtl/>
        </w:rPr>
        <w:t>ההסתייגות של חבר הכנסת עזמי בשארה לסעיף 35 לא נתקבלה.</w:t>
      </w:r>
    </w:p>
    <w:p w14:paraId="3938BD43" w14:textId="77777777" w:rsidR="00000000" w:rsidRDefault="007C71EE">
      <w:pPr>
        <w:pStyle w:val="a"/>
        <w:rPr>
          <w:rFonts w:hint="cs"/>
          <w:rtl/>
        </w:rPr>
      </w:pPr>
    </w:p>
    <w:p w14:paraId="50C17760" w14:textId="77777777" w:rsidR="00000000" w:rsidRDefault="007C71EE">
      <w:pPr>
        <w:bidi/>
        <w:jc w:val="center"/>
        <w:rPr>
          <w:rFonts w:ascii="Arial" w:hAnsi="Arial" w:cs="Arial" w:hint="cs"/>
          <w:sz w:val="22"/>
          <w:szCs w:val="22"/>
          <w:rtl/>
        </w:rPr>
      </w:pPr>
    </w:p>
    <w:p w14:paraId="290D7505" w14:textId="77777777" w:rsidR="00000000" w:rsidRDefault="007C71EE">
      <w:pPr>
        <w:pStyle w:val="ad"/>
        <w:rPr>
          <w:rtl/>
        </w:rPr>
      </w:pPr>
      <w:r>
        <w:rPr>
          <w:rtl/>
        </w:rPr>
        <w:t xml:space="preserve">היו"ר </w:t>
      </w:r>
      <w:r>
        <w:rPr>
          <w:rtl/>
        </w:rPr>
        <w:t>יולי-יואל אדלשטיין:</w:t>
      </w:r>
    </w:p>
    <w:p w14:paraId="044EFDD0" w14:textId="77777777" w:rsidR="00000000" w:rsidRDefault="007C71EE">
      <w:pPr>
        <w:pStyle w:val="a"/>
        <w:rPr>
          <w:rtl/>
        </w:rPr>
      </w:pPr>
    </w:p>
    <w:p w14:paraId="656BC27E" w14:textId="77777777" w:rsidR="00000000" w:rsidRDefault="007C71EE">
      <w:pPr>
        <w:pStyle w:val="a"/>
        <w:rPr>
          <w:rFonts w:hint="cs"/>
          <w:rtl/>
        </w:rPr>
      </w:pPr>
      <w:r>
        <w:rPr>
          <w:rFonts w:hint="cs"/>
          <w:rtl/>
        </w:rPr>
        <w:t>ההסתייגות לא נתקבלה.</w:t>
      </w:r>
    </w:p>
    <w:p w14:paraId="721142DF" w14:textId="77777777" w:rsidR="00000000" w:rsidRDefault="007C71EE">
      <w:pPr>
        <w:bidi/>
        <w:ind w:firstLine="719"/>
        <w:jc w:val="both"/>
        <w:rPr>
          <w:rFonts w:ascii="Arial" w:hAnsi="Arial" w:cs="Arial" w:hint="cs"/>
          <w:sz w:val="22"/>
          <w:szCs w:val="22"/>
          <w:rtl/>
        </w:rPr>
      </w:pPr>
    </w:p>
    <w:p w14:paraId="1B3F62D2" w14:textId="77777777" w:rsidR="00000000" w:rsidRDefault="007C71EE">
      <w:pPr>
        <w:bidi/>
        <w:ind w:firstLine="719"/>
        <w:jc w:val="both"/>
        <w:rPr>
          <w:rFonts w:ascii="Arial" w:hAnsi="Arial" w:cs="Arial" w:hint="cs"/>
          <w:sz w:val="22"/>
          <w:szCs w:val="22"/>
          <w:rtl/>
        </w:rPr>
      </w:pPr>
      <w:r>
        <w:rPr>
          <w:rFonts w:ascii="Arial" w:hAnsi="Arial" w:cs="Arial" w:hint="cs"/>
          <w:sz w:val="22"/>
          <w:szCs w:val="22"/>
          <w:rtl/>
        </w:rPr>
        <w:t>ההסתייגות של ג'מאל זחאלקה - מי בעד, מי נגד ומי נמנע? תודה.</w:t>
      </w:r>
    </w:p>
    <w:p w14:paraId="69BEC4DD" w14:textId="77777777" w:rsidR="00000000" w:rsidRDefault="007C71EE">
      <w:pPr>
        <w:bidi/>
        <w:ind w:firstLine="719"/>
        <w:jc w:val="both"/>
        <w:rPr>
          <w:rFonts w:ascii="Arial" w:hAnsi="Arial" w:cs="Arial" w:hint="cs"/>
          <w:sz w:val="22"/>
          <w:szCs w:val="22"/>
          <w:rtl/>
        </w:rPr>
      </w:pPr>
    </w:p>
    <w:p w14:paraId="5693436D" w14:textId="77777777" w:rsidR="00000000" w:rsidRDefault="007C71EE">
      <w:pPr>
        <w:bidi/>
        <w:jc w:val="both"/>
        <w:rPr>
          <w:rFonts w:ascii="Arial" w:hAnsi="Arial" w:cs="Arial" w:hint="cs"/>
          <w:sz w:val="22"/>
          <w:szCs w:val="22"/>
          <w:rtl/>
        </w:rPr>
      </w:pPr>
    </w:p>
    <w:p w14:paraId="6A8E9113" w14:textId="77777777" w:rsidR="00000000" w:rsidRDefault="007C71EE">
      <w:pPr>
        <w:pStyle w:val="Heading1"/>
        <w:rPr>
          <w:rFonts w:ascii="Arial" w:hAnsi="Arial" w:cs="Arial" w:hint="cs"/>
          <w:sz w:val="22"/>
          <w:szCs w:val="22"/>
          <w:rtl/>
          <w:lang w:eastAsia="en-US"/>
        </w:rPr>
      </w:pPr>
      <w:r>
        <w:rPr>
          <w:rFonts w:ascii="Arial" w:hAnsi="Arial" w:cs="Arial" w:hint="cs"/>
          <w:sz w:val="22"/>
          <w:szCs w:val="22"/>
          <w:rtl/>
          <w:lang w:eastAsia="en-US"/>
        </w:rPr>
        <w:t>הצבעה</w:t>
      </w:r>
    </w:p>
    <w:p w14:paraId="7A6075FE" w14:textId="77777777" w:rsidR="00000000" w:rsidRDefault="007C71EE">
      <w:pPr>
        <w:bidi/>
        <w:jc w:val="center"/>
        <w:rPr>
          <w:rFonts w:ascii="Arial" w:hAnsi="Arial" w:cs="Arial" w:hint="cs"/>
          <w:b/>
          <w:bCs/>
          <w:sz w:val="22"/>
          <w:szCs w:val="22"/>
          <w:rtl/>
        </w:rPr>
      </w:pPr>
    </w:p>
    <w:p w14:paraId="619B8749" w14:textId="77777777" w:rsidR="00000000" w:rsidRDefault="007C71EE">
      <w:pPr>
        <w:pStyle w:val="a0"/>
        <w:bidi/>
        <w:spacing w:line="240" w:lineRule="auto"/>
        <w:rPr>
          <w:rFonts w:hint="cs"/>
          <w:sz w:val="22"/>
          <w:szCs w:val="22"/>
          <w:rtl/>
        </w:rPr>
      </w:pPr>
      <w:r>
        <w:rPr>
          <w:rFonts w:hint="cs"/>
          <w:sz w:val="22"/>
          <w:szCs w:val="22"/>
          <w:rtl/>
        </w:rPr>
        <w:t>ההסתייגות של חבר הכנסת ג'מאל זחאלקה לסעיף 35 לא נתקבלה.</w:t>
      </w:r>
    </w:p>
    <w:p w14:paraId="26A1D8A8" w14:textId="77777777" w:rsidR="00000000" w:rsidRDefault="007C71EE">
      <w:pPr>
        <w:pStyle w:val="a"/>
        <w:rPr>
          <w:rFonts w:hint="cs"/>
          <w:rtl/>
        </w:rPr>
      </w:pPr>
    </w:p>
    <w:p w14:paraId="2A017668" w14:textId="77777777" w:rsidR="00000000" w:rsidRDefault="007C71EE">
      <w:pPr>
        <w:bidi/>
        <w:jc w:val="center"/>
        <w:rPr>
          <w:rFonts w:ascii="Arial" w:hAnsi="Arial" w:cs="Arial" w:hint="cs"/>
          <w:sz w:val="22"/>
          <w:szCs w:val="22"/>
          <w:rtl/>
        </w:rPr>
      </w:pPr>
    </w:p>
    <w:p w14:paraId="1528314D" w14:textId="77777777" w:rsidR="00000000" w:rsidRDefault="007C71EE">
      <w:pPr>
        <w:pStyle w:val="ad"/>
        <w:rPr>
          <w:rtl/>
        </w:rPr>
      </w:pPr>
      <w:r>
        <w:rPr>
          <w:rtl/>
        </w:rPr>
        <w:t>היו"ר יולי-יואל אדלשטיין:</w:t>
      </w:r>
    </w:p>
    <w:p w14:paraId="41F80F52" w14:textId="77777777" w:rsidR="00000000" w:rsidRDefault="007C71EE">
      <w:pPr>
        <w:pStyle w:val="a"/>
        <w:rPr>
          <w:rtl/>
        </w:rPr>
      </w:pPr>
    </w:p>
    <w:p w14:paraId="6470870B" w14:textId="77777777" w:rsidR="00000000" w:rsidRDefault="007C71EE">
      <w:pPr>
        <w:pStyle w:val="a"/>
        <w:rPr>
          <w:rFonts w:hint="cs"/>
          <w:rtl/>
        </w:rPr>
      </w:pPr>
      <w:r>
        <w:rPr>
          <w:rFonts w:hint="cs"/>
          <w:rtl/>
        </w:rPr>
        <w:t xml:space="preserve">ההסתייגות לא נתקבלה. </w:t>
      </w:r>
    </w:p>
    <w:p w14:paraId="4BF98B0F" w14:textId="77777777" w:rsidR="00000000" w:rsidRDefault="007C71EE">
      <w:pPr>
        <w:pStyle w:val="a"/>
        <w:rPr>
          <w:rFonts w:hint="cs"/>
          <w:rtl/>
        </w:rPr>
      </w:pPr>
    </w:p>
    <w:p w14:paraId="3F58A507" w14:textId="77777777" w:rsidR="00000000" w:rsidRDefault="007C71EE">
      <w:pPr>
        <w:pStyle w:val="a"/>
        <w:rPr>
          <w:rFonts w:hint="cs"/>
          <w:rtl/>
        </w:rPr>
      </w:pPr>
      <w:r>
        <w:rPr>
          <w:rFonts w:hint="cs"/>
          <w:rtl/>
        </w:rPr>
        <w:t>ואסל טאהא - לא נמצא.</w:t>
      </w:r>
    </w:p>
    <w:p w14:paraId="46BFCA92" w14:textId="77777777" w:rsidR="00000000" w:rsidRDefault="007C71EE">
      <w:pPr>
        <w:bidi/>
        <w:ind w:firstLine="719"/>
        <w:jc w:val="both"/>
        <w:rPr>
          <w:rFonts w:ascii="Arial" w:hAnsi="Arial" w:cs="Arial" w:hint="cs"/>
          <w:sz w:val="22"/>
          <w:szCs w:val="22"/>
          <w:rtl/>
        </w:rPr>
      </w:pPr>
    </w:p>
    <w:p w14:paraId="46CB1263" w14:textId="77777777" w:rsidR="00000000" w:rsidRDefault="007C71EE">
      <w:pPr>
        <w:bidi/>
        <w:ind w:firstLine="719"/>
        <w:jc w:val="both"/>
        <w:rPr>
          <w:rFonts w:ascii="Arial" w:hAnsi="Arial" w:cs="Arial" w:hint="cs"/>
          <w:sz w:val="22"/>
          <w:szCs w:val="22"/>
          <w:rtl/>
        </w:rPr>
      </w:pPr>
      <w:r>
        <w:rPr>
          <w:rFonts w:ascii="Arial" w:hAnsi="Arial" w:cs="Arial" w:hint="cs"/>
          <w:sz w:val="22"/>
          <w:szCs w:val="22"/>
          <w:rtl/>
        </w:rPr>
        <w:t>ההסתייגות של חב</w:t>
      </w:r>
      <w:r>
        <w:rPr>
          <w:rFonts w:ascii="Arial" w:hAnsi="Arial" w:cs="Arial" w:hint="cs"/>
          <w:sz w:val="22"/>
          <w:szCs w:val="22"/>
          <w:rtl/>
        </w:rPr>
        <w:t>ר הכנסת עבד-אלמאלכ דהאמשה - מי בעד, מי נגד ומי נמנע? תודה.</w:t>
      </w:r>
    </w:p>
    <w:p w14:paraId="778D4783" w14:textId="77777777" w:rsidR="00000000" w:rsidRDefault="007C71EE">
      <w:pPr>
        <w:bidi/>
        <w:jc w:val="both"/>
        <w:rPr>
          <w:rFonts w:ascii="Arial" w:hAnsi="Arial" w:cs="Arial" w:hint="cs"/>
          <w:sz w:val="22"/>
          <w:szCs w:val="22"/>
          <w:rtl/>
        </w:rPr>
      </w:pPr>
    </w:p>
    <w:p w14:paraId="01FD6DD8" w14:textId="77777777" w:rsidR="00000000" w:rsidRDefault="007C71EE">
      <w:pPr>
        <w:pStyle w:val="Heading1"/>
        <w:rPr>
          <w:rFonts w:ascii="Arial" w:hAnsi="Arial" w:cs="Arial" w:hint="cs"/>
          <w:sz w:val="22"/>
          <w:szCs w:val="22"/>
          <w:rtl/>
          <w:lang w:eastAsia="en-US"/>
        </w:rPr>
      </w:pPr>
      <w:r>
        <w:rPr>
          <w:rFonts w:ascii="Arial" w:hAnsi="Arial" w:cs="Arial" w:hint="cs"/>
          <w:sz w:val="22"/>
          <w:szCs w:val="22"/>
          <w:rtl/>
          <w:lang w:eastAsia="en-US"/>
        </w:rPr>
        <w:t>הצבעה</w:t>
      </w:r>
    </w:p>
    <w:p w14:paraId="726BB7AE" w14:textId="77777777" w:rsidR="00000000" w:rsidRDefault="007C71EE">
      <w:pPr>
        <w:pStyle w:val="a"/>
        <w:rPr>
          <w:rFonts w:hint="cs"/>
          <w:rtl/>
        </w:rPr>
      </w:pPr>
    </w:p>
    <w:p w14:paraId="2972819B" w14:textId="77777777" w:rsidR="00000000" w:rsidRDefault="007C71EE">
      <w:pPr>
        <w:pStyle w:val="a"/>
        <w:jc w:val="center"/>
        <w:rPr>
          <w:rFonts w:hint="cs"/>
          <w:rtl/>
        </w:rPr>
      </w:pPr>
      <w:r>
        <w:rPr>
          <w:rFonts w:hint="cs"/>
          <w:rtl/>
        </w:rPr>
        <w:t>ההסתייגות של חבר הכנסת עבד-אלמאלכ דהאמשה לסעיף 35 לא נתקבלה.</w:t>
      </w:r>
    </w:p>
    <w:p w14:paraId="28E2D760" w14:textId="77777777" w:rsidR="00000000" w:rsidRDefault="007C71EE">
      <w:pPr>
        <w:pStyle w:val="a"/>
        <w:jc w:val="center"/>
        <w:rPr>
          <w:rFonts w:hint="cs"/>
          <w:rtl/>
        </w:rPr>
      </w:pPr>
    </w:p>
    <w:p w14:paraId="216D3CF8" w14:textId="77777777" w:rsidR="00000000" w:rsidRDefault="007C71EE">
      <w:pPr>
        <w:bidi/>
        <w:jc w:val="center"/>
        <w:rPr>
          <w:rFonts w:ascii="Arial" w:hAnsi="Arial" w:cs="Arial" w:hint="cs"/>
          <w:sz w:val="22"/>
          <w:szCs w:val="22"/>
          <w:rtl/>
        </w:rPr>
      </w:pPr>
    </w:p>
    <w:p w14:paraId="76C8A752" w14:textId="77777777" w:rsidR="00000000" w:rsidRDefault="007C71EE">
      <w:pPr>
        <w:pStyle w:val="ad"/>
        <w:rPr>
          <w:rtl/>
        </w:rPr>
      </w:pPr>
      <w:r>
        <w:rPr>
          <w:rtl/>
        </w:rPr>
        <w:t>היו"ר יולי-יואל אדלשטיין:</w:t>
      </w:r>
    </w:p>
    <w:p w14:paraId="0AC7DB98" w14:textId="77777777" w:rsidR="00000000" w:rsidRDefault="007C71EE">
      <w:pPr>
        <w:pStyle w:val="a"/>
        <w:rPr>
          <w:rtl/>
        </w:rPr>
      </w:pPr>
    </w:p>
    <w:p w14:paraId="304011CA" w14:textId="77777777" w:rsidR="00000000" w:rsidRDefault="007C71EE">
      <w:pPr>
        <w:pStyle w:val="a"/>
        <w:rPr>
          <w:rFonts w:hint="cs"/>
          <w:rtl/>
        </w:rPr>
      </w:pPr>
      <w:r>
        <w:rPr>
          <w:rFonts w:hint="cs"/>
          <w:rtl/>
        </w:rPr>
        <w:t>ההסתייגות לא נתקבלה.</w:t>
      </w:r>
    </w:p>
    <w:p w14:paraId="24F7355F" w14:textId="77777777" w:rsidR="00000000" w:rsidRDefault="007C71EE">
      <w:pPr>
        <w:pStyle w:val="a"/>
        <w:rPr>
          <w:rFonts w:hint="cs"/>
          <w:rtl/>
        </w:rPr>
      </w:pPr>
    </w:p>
    <w:p w14:paraId="3AC73FD3" w14:textId="77777777" w:rsidR="00000000" w:rsidRDefault="007C71EE">
      <w:pPr>
        <w:pStyle w:val="a"/>
        <w:rPr>
          <w:rFonts w:hint="cs"/>
          <w:rtl/>
        </w:rPr>
      </w:pPr>
      <w:r>
        <w:rPr>
          <w:rFonts w:hint="cs"/>
          <w:rtl/>
        </w:rPr>
        <w:t>נצביע על סעיף 35. לא התקבלו בו הסתייגויות, ולכן נצביע עליו כנוסח הוועדה. מייד</w:t>
      </w:r>
      <w:r>
        <w:rPr>
          <w:rFonts w:hint="cs"/>
          <w:rtl/>
        </w:rPr>
        <w:t xml:space="preserve"> בתום ההצבעה - אני מכריז על הפסקה עד 03:30. </w:t>
      </w:r>
    </w:p>
    <w:p w14:paraId="08E851FB" w14:textId="77777777" w:rsidR="00000000" w:rsidRDefault="007C71EE">
      <w:pPr>
        <w:pStyle w:val="a"/>
        <w:rPr>
          <w:rFonts w:hint="cs"/>
          <w:rtl/>
        </w:rPr>
      </w:pPr>
    </w:p>
    <w:p w14:paraId="539DB2DE" w14:textId="77777777" w:rsidR="00000000" w:rsidRDefault="007C71EE">
      <w:pPr>
        <w:pStyle w:val="a"/>
        <w:rPr>
          <w:rFonts w:hint="cs"/>
          <w:rtl/>
        </w:rPr>
      </w:pPr>
      <w:r>
        <w:rPr>
          <w:rFonts w:hint="cs"/>
          <w:rtl/>
        </w:rPr>
        <w:t xml:space="preserve">ההצבעה החלה. מי בעד? מי נגד? אני מצרף לתומכים את קולו של יושב-ראש הכנסת ראובן ריבלין. </w:t>
      </w:r>
    </w:p>
    <w:p w14:paraId="63E3E0B0" w14:textId="77777777" w:rsidR="00000000" w:rsidRDefault="007C71EE">
      <w:pPr>
        <w:pStyle w:val="a"/>
        <w:rPr>
          <w:rFonts w:hint="cs"/>
          <w:rtl/>
        </w:rPr>
      </w:pPr>
    </w:p>
    <w:p w14:paraId="382FAB4F" w14:textId="77777777" w:rsidR="00000000" w:rsidRDefault="007C71EE">
      <w:pPr>
        <w:pStyle w:val="a"/>
        <w:jc w:val="center"/>
        <w:rPr>
          <w:rFonts w:hint="cs"/>
          <w:b/>
          <w:bCs/>
          <w:rtl/>
        </w:rPr>
      </w:pPr>
      <w:r>
        <w:rPr>
          <w:rFonts w:hint="cs"/>
          <w:b/>
          <w:bCs/>
          <w:rtl/>
        </w:rPr>
        <w:t>הצבעה מס' 78</w:t>
      </w:r>
    </w:p>
    <w:p w14:paraId="17CBDAB5" w14:textId="77777777" w:rsidR="00000000" w:rsidRDefault="007C71EE">
      <w:pPr>
        <w:pStyle w:val="a"/>
        <w:jc w:val="center"/>
        <w:rPr>
          <w:rFonts w:hint="cs"/>
          <w:b/>
          <w:bCs/>
          <w:rtl/>
        </w:rPr>
      </w:pPr>
    </w:p>
    <w:p w14:paraId="0291FF8A" w14:textId="77777777" w:rsidR="00000000" w:rsidRDefault="007C71EE">
      <w:pPr>
        <w:pStyle w:val="a"/>
        <w:jc w:val="center"/>
        <w:rPr>
          <w:rFonts w:hint="cs"/>
          <w:rtl/>
        </w:rPr>
      </w:pPr>
      <w:r>
        <w:rPr>
          <w:rFonts w:hint="cs"/>
          <w:rtl/>
        </w:rPr>
        <w:t xml:space="preserve">בעד סעיף 35, כהצעת הוועדה </w:t>
      </w:r>
      <w:r>
        <w:rPr>
          <w:rtl/>
        </w:rPr>
        <w:t>–</w:t>
      </w:r>
      <w:r>
        <w:rPr>
          <w:rFonts w:hint="cs"/>
          <w:rtl/>
        </w:rPr>
        <w:t xml:space="preserve"> 53</w:t>
      </w:r>
    </w:p>
    <w:p w14:paraId="360503EF" w14:textId="77777777" w:rsidR="00000000" w:rsidRDefault="007C71EE">
      <w:pPr>
        <w:pStyle w:val="a"/>
        <w:jc w:val="center"/>
        <w:rPr>
          <w:rFonts w:hint="cs"/>
          <w:rtl/>
        </w:rPr>
      </w:pPr>
      <w:r>
        <w:rPr>
          <w:rFonts w:hint="cs"/>
          <w:rtl/>
        </w:rPr>
        <w:t xml:space="preserve">נגד </w:t>
      </w:r>
      <w:r>
        <w:rPr>
          <w:rtl/>
        </w:rPr>
        <w:t>–</w:t>
      </w:r>
      <w:r>
        <w:rPr>
          <w:rFonts w:hint="cs"/>
          <w:rtl/>
        </w:rPr>
        <w:t xml:space="preserve"> 40</w:t>
      </w:r>
    </w:p>
    <w:p w14:paraId="7974C782"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1016B559" w14:textId="77777777" w:rsidR="00000000" w:rsidRDefault="007C71EE">
      <w:pPr>
        <w:pStyle w:val="a"/>
        <w:ind w:firstLine="0"/>
        <w:jc w:val="center"/>
        <w:rPr>
          <w:rFonts w:hint="cs"/>
          <w:rtl/>
        </w:rPr>
      </w:pPr>
      <w:r>
        <w:rPr>
          <w:rFonts w:hint="cs"/>
          <w:rtl/>
        </w:rPr>
        <w:t xml:space="preserve">         סעיף 35, כהצעת הוועדה, נתקבל.</w:t>
      </w:r>
    </w:p>
    <w:p w14:paraId="5237D931" w14:textId="77777777" w:rsidR="00000000" w:rsidRDefault="007C71EE">
      <w:pPr>
        <w:pStyle w:val="a"/>
        <w:jc w:val="center"/>
        <w:rPr>
          <w:rFonts w:hint="cs"/>
          <w:rtl/>
        </w:rPr>
      </w:pPr>
    </w:p>
    <w:p w14:paraId="4394200A" w14:textId="77777777" w:rsidR="00000000" w:rsidRDefault="007C71EE">
      <w:pPr>
        <w:pStyle w:val="ad"/>
        <w:rPr>
          <w:rtl/>
        </w:rPr>
      </w:pPr>
      <w:r>
        <w:rPr>
          <w:rtl/>
        </w:rPr>
        <w:t>היו"ר יולי-יואל</w:t>
      </w:r>
      <w:r>
        <w:rPr>
          <w:rtl/>
        </w:rPr>
        <w:t xml:space="preserve"> אדלשטיין:</w:t>
      </w:r>
    </w:p>
    <w:p w14:paraId="249E0769" w14:textId="77777777" w:rsidR="00000000" w:rsidRDefault="007C71EE">
      <w:pPr>
        <w:pStyle w:val="a"/>
        <w:rPr>
          <w:rtl/>
        </w:rPr>
      </w:pPr>
    </w:p>
    <w:p w14:paraId="5D8F1093" w14:textId="77777777" w:rsidR="00000000" w:rsidRDefault="007C71EE">
      <w:pPr>
        <w:pStyle w:val="a"/>
        <w:rPr>
          <w:rFonts w:hint="cs"/>
          <w:rtl/>
        </w:rPr>
      </w:pPr>
      <w:r>
        <w:rPr>
          <w:rFonts w:hint="cs"/>
          <w:rtl/>
        </w:rPr>
        <w:t xml:space="preserve">בעד - 54, נגד </w:t>
      </w:r>
      <w:r>
        <w:rPr>
          <w:rtl/>
        </w:rPr>
        <w:t>–</w:t>
      </w:r>
      <w:r>
        <w:rPr>
          <w:rFonts w:hint="cs"/>
          <w:rtl/>
        </w:rPr>
        <w:t xml:space="preserve"> 40. אני קובע שסעיף 35 נתקבל כנוסח הוועדה.</w:t>
      </w:r>
    </w:p>
    <w:p w14:paraId="547BB18A" w14:textId="77777777" w:rsidR="00000000" w:rsidRDefault="007C71EE">
      <w:pPr>
        <w:pStyle w:val="a"/>
        <w:rPr>
          <w:rFonts w:hint="cs"/>
          <w:rtl/>
        </w:rPr>
      </w:pPr>
    </w:p>
    <w:p w14:paraId="2856E8AE" w14:textId="77777777" w:rsidR="00000000" w:rsidRDefault="007C71EE">
      <w:pPr>
        <w:pStyle w:val="a"/>
        <w:rPr>
          <w:rFonts w:hint="cs"/>
          <w:rtl/>
        </w:rPr>
      </w:pPr>
      <w:r>
        <w:rPr>
          <w:rFonts w:hint="cs"/>
          <w:rtl/>
        </w:rPr>
        <w:t>ניפגש בשעה 03:30 במליאה. תודה.</w:t>
      </w:r>
    </w:p>
    <w:p w14:paraId="2929241E" w14:textId="77777777" w:rsidR="00000000" w:rsidRDefault="007C71EE">
      <w:pPr>
        <w:pStyle w:val="a"/>
        <w:rPr>
          <w:rFonts w:hint="cs"/>
          <w:rtl/>
        </w:rPr>
      </w:pPr>
    </w:p>
    <w:p w14:paraId="2A5B62A0" w14:textId="77777777" w:rsidR="00000000" w:rsidRDefault="007C71EE">
      <w:pPr>
        <w:pStyle w:val="a"/>
        <w:jc w:val="center"/>
        <w:rPr>
          <w:rFonts w:hint="cs"/>
          <w:b/>
          <w:bCs/>
          <w:rtl/>
        </w:rPr>
      </w:pPr>
      <w:r>
        <w:rPr>
          <w:rFonts w:hint="cs"/>
          <w:b/>
          <w:bCs/>
          <w:rtl/>
        </w:rPr>
        <w:t>(הישיבה נפסקה בשעה 02:50  ונתחדשה בשעה 03:35.)</w:t>
      </w:r>
    </w:p>
    <w:p w14:paraId="0EE351CB" w14:textId="77777777" w:rsidR="00000000" w:rsidRDefault="007C71EE">
      <w:pPr>
        <w:pStyle w:val="a"/>
        <w:rPr>
          <w:rFonts w:hint="cs"/>
          <w:rtl/>
        </w:rPr>
      </w:pPr>
    </w:p>
    <w:p w14:paraId="41C59F07" w14:textId="77777777" w:rsidR="00000000" w:rsidRDefault="007C71EE">
      <w:pPr>
        <w:pStyle w:val="a"/>
        <w:rPr>
          <w:rFonts w:hint="cs"/>
          <w:rtl/>
        </w:rPr>
      </w:pPr>
    </w:p>
    <w:p w14:paraId="5572B7EB" w14:textId="77777777" w:rsidR="00000000" w:rsidRDefault="007C71EE">
      <w:pPr>
        <w:pStyle w:val="Subject"/>
        <w:rPr>
          <w:rFonts w:hint="cs"/>
          <w:rtl/>
        </w:rPr>
      </w:pPr>
      <w:r>
        <w:rPr>
          <w:rFonts w:hint="cs"/>
          <w:rtl/>
        </w:rPr>
        <w:t>הודעת יושב-ראש ועדת הכנסת</w:t>
      </w:r>
    </w:p>
    <w:p w14:paraId="2D068D30" w14:textId="77777777" w:rsidR="00000000" w:rsidRDefault="007C71EE">
      <w:pPr>
        <w:pStyle w:val="a"/>
        <w:rPr>
          <w:rFonts w:hint="cs"/>
          <w:rtl/>
        </w:rPr>
      </w:pPr>
    </w:p>
    <w:p w14:paraId="6F63239B" w14:textId="77777777" w:rsidR="00000000" w:rsidRDefault="007C71EE">
      <w:pPr>
        <w:pStyle w:val="ad"/>
        <w:rPr>
          <w:rtl/>
        </w:rPr>
      </w:pPr>
      <w:r>
        <w:rPr>
          <w:rtl/>
        </w:rPr>
        <w:t>היו"ר יולי-יואל אדלשטיין:</w:t>
      </w:r>
    </w:p>
    <w:p w14:paraId="4959E1DA" w14:textId="77777777" w:rsidR="00000000" w:rsidRDefault="007C71EE">
      <w:pPr>
        <w:pStyle w:val="a"/>
        <w:rPr>
          <w:rtl/>
        </w:rPr>
      </w:pPr>
    </w:p>
    <w:p w14:paraId="183A3B72" w14:textId="77777777" w:rsidR="00000000" w:rsidRDefault="007C71EE">
      <w:pPr>
        <w:pStyle w:val="a"/>
        <w:rPr>
          <w:rFonts w:hint="cs"/>
          <w:rtl/>
        </w:rPr>
      </w:pPr>
      <w:r>
        <w:rPr>
          <w:rFonts w:hint="cs"/>
          <w:rtl/>
        </w:rPr>
        <w:t>אני מבקש מחבר הכנסת רוני בר-און למסור למליאה את הה</w:t>
      </w:r>
      <w:r>
        <w:rPr>
          <w:rFonts w:hint="cs"/>
          <w:rtl/>
        </w:rPr>
        <w:t>חלטה שנתקבלה זה עתה בוועדת הכנסת. חבר הכנסת רוני בר-און, בבקשה.</w:t>
      </w:r>
    </w:p>
    <w:p w14:paraId="0D073053" w14:textId="77777777" w:rsidR="00000000" w:rsidRDefault="007C71EE">
      <w:pPr>
        <w:pStyle w:val="a"/>
        <w:rPr>
          <w:rFonts w:hint="cs"/>
          <w:rtl/>
        </w:rPr>
      </w:pPr>
    </w:p>
    <w:p w14:paraId="67D5A48F" w14:textId="77777777" w:rsidR="00000000" w:rsidRDefault="007C71EE">
      <w:pPr>
        <w:pStyle w:val="Speaker"/>
        <w:rPr>
          <w:rtl/>
        </w:rPr>
      </w:pPr>
      <w:bookmarkStart w:id="2605" w:name="FS000001038T29_05_2003_04_19_44"/>
      <w:bookmarkEnd w:id="2605"/>
      <w:r>
        <w:rPr>
          <w:rFonts w:hint="eastAsia"/>
          <w:rtl/>
        </w:rPr>
        <w:t>רוני</w:t>
      </w:r>
      <w:r>
        <w:rPr>
          <w:rtl/>
        </w:rPr>
        <w:t xml:space="preserve"> בר-און (</w:t>
      </w:r>
      <w:r>
        <w:rPr>
          <w:rFonts w:hint="cs"/>
          <w:rtl/>
        </w:rPr>
        <w:t>יו"ר ועדת הכנסת)</w:t>
      </w:r>
      <w:r>
        <w:rPr>
          <w:rtl/>
        </w:rPr>
        <w:t>:</w:t>
      </w:r>
    </w:p>
    <w:p w14:paraId="0A16FBF0" w14:textId="77777777" w:rsidR="00000000" w:rsidRDefault="007C71EE">
      <w:pPr>
        <w:pStyle w:val="a"/>
        <w:rPr>
          <w:rFonts w:hint="cs"/>
          <w:rtl/>
        </w:rPr>
      </w:pPr>
    </w:p>
    <w:p w14:paraId="2ECBCE93" w14:textId="77777777" w:rsidR="00000000" w:rsidRDefault="007C71EE">
      <w:pPr>
        <w:pStyle w:val="a"/>
        <w:rPr>
          <w:rFonts w:hint="cs"/>
          <w:rtl/>
        </w:rPr>
      </w:pPr>
      <w:r>
        <w:rPr>
          <w:rFonts w:hint="cs"/>
          <w:rtl/>
        </w:rPr>
        <w:t>אדוני היושב-ראש - - -</w:t>
      </w:r>
    </w:p>
    <w:p w14:paraId="5BC0B392" w14:textId="77777777" w:rsidR="00000000" w:rsidRDefault="007C71EE">
      <w:pPr>
        <w:pStyle w:val="a"/>
        <w:rPr>
          <w:rFonts w:hint="cs"/>
          <w:rtl/>
        </w:rPr>
      </w:pPr>
    </w:p>
    <w:p w14:paraId="0AB5BD89" w14:textId="77777777" w:rsidR="00000000" w:rsidRDefault="007C71EE">
      <w:pPr>
        <w:pStyle w:val="ac"/>
        <w:rPr>
          <w:rtl/>
        </w:rPr>
      </w:pPr>
      <w:r>
        <w:rPr>
          <w:rtl/>
        </w:rPr>
        <w:t>קריאות:</w:t>
      </w:r>
    </w:p>
    <w:p w14:paraId="7934EDE8" w14:textId="77777777" w:rsidR="00000000" w:rsidRDefault="007C71EE">
      <w:pPr>
        <w:pStyle w:val="a"/>
        <w:rPr>
          <w:rtl/>
        </w:rPr>
      </w:pPr>
    </w:p>
    <w:p w14:paraId="7E97E5DF" w14:textId="77777777" w:rsidR="00000000" w:rsidRDefault="007C71EE">
      <w:pPr>
        <w:pStyle w:val="a"/>
        <w:rPr>
          <w:rFonts w:hint="cs"/>
          <w:rtl/>
        </w:rPr>
      </w:pPr>
      <w:r>
        <w:rPr>
          <w:rFonts w:hint="cs"/>
          <w:rtl/>
        </w:rPr>
        <w:t xml:space="preserve">- - - </w:t>
      </w:r>
    </w:p>
    <w:p w14:paraId="245AA150" w14:textId="77777777" w:rsidR="00000000" w:rsidRDefault="007C71EE">
      <w:pPr>
        <w:pStyle w:val="a"/>
        <w:rPr>
          <w:rFonts w:hint="cs"/>
          <w:rtl/>
        </w:rPr>
      </w:pPr>
    </w:p>
    <w:p w14:paraId="43EB32EF" w14:textId="77777777" w:rsidR="00000000" w:rsidRDefault="007C71EE">
      <w:pPr>
        <w:pStyle w:val="ad"/>
        <w:rPr>
          <w:rtl/>
        </w:rPr>
      </w:pPr>
      <w:r>
        <w:rPr>
          <w:rtl/>
        </w:rPr>
        <w:t>היו"ר יולי-יואל אדלשטיין:</w:t>
      </w:r>
    </w:p>
    <w:p w14:paraId="310DCF7F" w14:textId="77777777" w:rsidR="00000000" w:rsidRDefault="007C71EE">
      <w:pPr>
        <w:pStyle w:val="a"/>
        <w:rPr>
          <w:rtl/>
        </w:rPr>
      </w:pPr>
    </w:p>
    <w:p w14:paraId="79DDF85A" w14:textId="77777777" w:rsidR="00000000" w:rsidRDefault="007C71EE">
      <w:pPr>
        <w:pStyle w:val="a"/>
        <w:rPr>
          <w:rFonts w:hint="cs"/>
          <w:rtl/>
        </w:rPr>
      </w:pPr>
      <w:r>
        <w:rPr>
          <w:rFonts w:hint="cs"/>
          <w:rtl/>
        </w:rPr>
        <w:t>חברי הכנסת, אני מקנא בכם איך עוד לא התעייפתם. תנו ליושב-ראש ועדת הכנסת לדבר בבקשה. חבר הכנסת</w:t>
      </w:r>
      <w:r>
        <w:rPr>
          <w:rFonts w:hint="cs"/>
          <w:rtl/>
        </w:rPr>
        <w:t xml:space="preserve"> רן כהן, יושב-ראש ועדת הכנסת מנסה - - -</w:t>
      </w:r>
    </w:p>
    <w:p w14:paraId="538D7DE5" w14:textId="77777777" w:rsidR="00000000" w:rsidRDefault="007C71EE">
      <w:pPr>
        <w:pStyle w:val="a"/>
        <w:rPr>
          <w:rFonts w:hint="cs"/>
          <w:rtl/>
        </w:rPr>
      </w:pPr>
    </w:p>
    <w:p w14:paraId="762394ED" w14:textId="77777777" w:rsidR="00000000" w:rsidRDefault="007C71EE">
      <w:pPr>
        <w:pStyle w:val="ac"/>
        <w:rPr>
          <w:rtl/>
        </w:rPr>
      </w:pPr>
      <w:r>
        <w:rPr>
          <w:rFonts w:hint="eastAsia"/>
          <w:rtl/>
        </w:rPr>
        <w:t>רן</w:t>
      </w:r>
      <w:r>
        <w:rPr>
          <w:rtl/>
        </w:rPr>
        <w:t xml:space="preserve"> כהן (מרצ):</w:t>
      </w:r>
    </w:p>
    <w:p w14:paraId="4E154707" w14:textId="77777777" w:rsidR="00000000" w:rsidRDefault="007C71EE">
      <w:pPr>
        <w:pStyle w:val="a"/>
        <w:rPr>
          <w:rFonts w:hint="cs"/>
          <w:rtl/>
        </w:rPr>
      </w:pPr>
    </w:p>
    <w:p w14:paraId="2152A5FF" w14:textId="77777777" w:rsidR="00000000" w:rsidRDefault="007C71EE">
      <w:pPr>
        <w:pStyle w:val="a"/>
        <w:rPr>
          <w:rFonts w:hint="cs"/>
          <w:rtl/>
        </w:rPr>
      </w:pPr>
      <w:r>
        <w:rPr>
          <w:rFonts w:hint="cs"/>
          <w:rtl/>
        </w:rPr>
        <w:t>הדמוקרטיה שסועה.</w:t>
      </w:r>
    </w:p>
    <w:p w14:paraId="7AB6E1ED" w14:textId="77777777" w:rsidR="00000000" w:rsidRDefault="007C71EE">
      <w:pPr>
        <w:pStyle w:val="a"/>
        <w:rPr>
          <w:rFonts w:hint="cs"/>
          <w:rtl/>
        </w:rPr>
      </w:pPr>
    </w:p>
    <w:p w14:paraId="55064D70" w14:textId="77777777" w:rsidR="00000000" w:rsidRDefault="007C71EE">
      <w:pPr>
        <w:pStyle w:val="ad"/>
        <w:rPr>
          <w:rtl/>
        </w:rPr>
      </w:pPr>
      <w:r>
        <w:rPr>
          <w:rtl/>
        </w:rPr>
        <w:t>היו"ר יולי-יואל אדלשטיין:</w:t>
      </w:r>
    </w:p>
    <w:p w14:paraId="6DD5A3C4" w14:textId="77777777" w:rsidR="00000000" w:rsidRDefault="007C71EE">
      <w:pPr>
        <w:pStyle w:val="a"/>
        <w:rPr>
          <w:rtl/>
        </w:rPr>
      </w:pPr>
    </w:p>
    <w:p w14:paraId="37F88D7D" w14:textId="77777777" w:rsidR="00000000" w:rsidRDefault="007C71EE">
      <w:pPr>
        <w:pStyle w:val="a"/>
        <w:rPr>
          <w:rFonts w:hint="cs"/>
          <w:rtl/>
        </w:rPr>
      </w:pPr>
      <w:r>
        <w:rPr>
          <w:rFonts w:hint="cs"/>
          <w:rtl/>
        </w:rPr>
        <w:t>אתה עוד לא יודע מה ההחלטה, חבר הכנסת רן כהן. המליאה עוד לא שמעה. תודה.</w:t>
      </w:r>
    </w:p>
    <w:p w14:paraId="5558D4D8" w14:textId="77777777" w:rsidR="00000000" w:rsidRDefault="007C71EE">
      <w:pPr>
        <w:pStyle w:val="a"/>
        <w:rPr>
          <w:rFonts w:hint="cs"/>
          <w:rtl/>
        </w:rPr>
      </w:pPr>
    </w:p>
    <w:p w14:paraId="4BEA338A" w14:textId="77777777" w:rsidR="00000000" w:rsidRDefault="007C71EE">
      <w:pPr>
        <w:pStyle w:val="ac"/>
        <w:rPr>
          <w:rtl/>
        </w:rPr>
      </w:pPr>
      <w:r>
        <w:rPr>
          <w:rFonts w:hint="eastAsia"/>
          <w:rtl/>
        </w:rPr>
        <w:t>זהבה</w:t>
      </w:r>
      <w:r>
        <w:rPr>
          <w:rtl/>
        </w:rPr>
        <w:t xml:space="preserve"> גלאון (מרצ):</w:t>
      </w:r>
    </w:p>
    <w:p w14:paraId="72C82380" w14:textId="77777777" w:rsidR="00000000" w:rsidRDefault="007C71EE">
      <w:pPr>
        <w:pStyle w:val="a"/>
        <w:rPr>
          <w:rFonts w:hint="cs"/>
          <w:rtl/>
        </w:rPr>
      </w:pPr>
    </w:p>
    <w:p w14:paraId="0306D4B3" w14:textId="77777777" w:rsidR="00000000" w:rsidRDefault="007C71EE">
      <w:pPr>
        <w:pStyle w:val="a"/>
        <w:rPr>
          <w:rFonts w:hint="cs"/>
          <w:rtl/>
        </w:rPr>
      </w:pPr>
      <w:r>
        <w:rPr>
          <w:rFonts w:hint="cs"/>
          <w:rtl/>
        </w:rPr>
        <w:t>את זה הוא כבר יודע.</w:t>
      </w:r>
    </w:p>
    <w:p w14:paraId="381A796C" w14:textId="77777777" w:rsidR="00000000" w:rsidRDefault="007C71EE">
      <w:pPr>
        <w:pStyle w:val="a"/>
        <w:rPr>
          <w:rFonts w:hint="cs"/>
          <w:rtl/>
        </w:rPr>
      </w:pPr>
    </w:p>
    <w:p w14:paraId="6AB0E605" w14:textId="77777777" w:rsidR="00000000" w:rsidRDefault="007C71EE">
      <w:pPr>
        <w:pStyle w:val="ad"/>
        <w:rPr>
          <w:rtl/>
        </w:rPr>
      </w:pPr>
      <w:r>
        <w:rPr>
          <w:rtl/>
        </w:rPr>
        <w:t>היו"ר יולי-יואל אדלשטיין:</w:t>
      </w:r>
    </w:p>
    <w:p w14:paraId="1F755118" w14:textId="77777777" w:rsidR="00000000" w:rsidRDefault="007C71EE">
      <w:pPr>
        <w:pStyle w:val="a"/>
        <w:rPr>
          <w:rtl/>
        </w:rPr>
      </w:pPr>
    </w:p>
    <w:p w14:paraId="72B4C22F" w14:textId="77777777" w:rsidR="00000000" w:rsidRDefault="007C71EE">
      <w:pPr>
        <w:pStyle w:val="a"/>
        <w:rPr>
          <w:rFonts w:hint="cs"/>
          <w:rtl/>
        </w:rPr>
      </w:pPr>
      <w:r>
        <w:rPr>
          <w:rFonts w:hint="cs"/>
          <w:rtl/>
        </w:rPr>
        <w:t>חברת הכנסת גלאון</w:t>
      </w:r>
      <w:r>
        <w:rPr>
          <w:rFonts w:hint="cs"/>
          <w:rtl/>
        </w:rPr>
        <w:t>, תודה. חבר הכנסת דוד טל, נא לשבת. אדוני, בבקשה.</w:t>
      </w:r>
    </w:p>
    <w:p w14:paraId="1B8A7552" w14:textId="77777777" w:rsidR="00000000" w:rsidRDefault="007C71EE">
      <w:pPr>
        <w:pStyle w:val="a"/>
        <w:rPr>
          <w:rFonts w:hint="cs"/>
          <w:rtl/>
        </w:rPr>
      </w:pPr>
    </w:p>
    <w:p w14:paraId="29C3822A" w14:textId="77777777" w:rsidR="00000000" w:rsidRDefault="007C71EE">
      <w:pPr>
        <w:pStyle w:val="SpeakerCon"/>
        <w:rPr>
          <w:rtl/>
        </w:rPr>
      </w:pPr>
      <w:bookmarkStart w:id="2606" w:name="FS000001038T29_05_2003_04_22_05C"/>
      <w:bookmarkEnd w:id="2606"/>
    </w:p>
    <w:p w14:paraId="4C6541A6" w14:textId="77777777" w:rsidR="00000000" w:rsidRDefault="007C71EE">
      <w:pPr>
        <w:pStyle w:val="SpeakerCon"/>
        <w:rPr>
          <w:rtl/>
        </w:rPr>
      </w:pPr>
      <w:r>
        <w:rPr>
          <w:rtl/>
        </w:rPr>
        <w:t>רוני בר-און (</w:t>
      </w:r>
      <w:r>
        <w:rPr>
          <w:rFonts w:hint="cs"/>
          <w:rtl/>
        </w:rPr>
        <w:t>יו"ר ועדת הכנסת</w:t>
      </w:r>
      <w:r>
        <w:rPr>
          <w:rtl/>
        </w:rPr>
        <w:t>):</w:t>
      </w:r>
    </w:p>
    <w:p w14:paraId="63946694" w14:textId="77777777" w:rsidR="00000000" w:rsidRDefault="007C71EE">
      <w:pPr>
        <w:pStyle w:val="a"/>
        <w:rPr>
          <w:rtl/>
        </w:rPr>
      </w:pPr>
    </w:p>
    <w:p w14:paraId="4F301D79" w14:textId="77777777" w:rsidR="00000000" w:rsidRDefault="007C71EE">
      <w:pPr>
        <w:pStyle w:val="a"/>
        <w:rPr>
          <w:rFonts w:hint="cs"/>
          <w:rtl/>
        </w:rPr>
      </w:pPr>
      <w:r>
        <w:rPr>
          <w:rFonts w:hint="cs"/>
          <w:rtl/>
        </w:rPr>
        <w:t xml:space="preserve">תודה רבה. אדוני היושב-ראש - - - </w:t>
      </w:r>
    </w:p>
    <w:p w14:paraId="03E77F68" w14:textId="77777777" w:rsidR="00000000" w:rsidRDefault="007C71EE">
      <w:pPr>
        <w:pStyle w:val="a"/>
        <w:rPr>
          <w:rFonts w:hint="cs"/>
          <w:rtl/>
        </w:rPr>
      </w:pPr>
    </w:p>
    <w:p w14:paraId="630F6117" w14:textId="77777777" w:rsidR="00000000" w:rsidRDefault="007C71EE">
      <w:pPr>
        <w:pStyle w:val="ac"/>
        <w:rPr>
          <w:rtl/>
        </w:rPr>
      </w:pPr>
      <w:r>
        <w:rPr>
          <w:rFonts w:hint="eastAsia"/>
          <w:rtl/>
        </w:rPr>
        <w:t>קריאות</w:t>
      </w:r>
      <w:r>
        <w:rPr>
          <w:rtl/>
        </w:rPr>
        <w:t>:</w:t>
      </w:r>
    </w:p>
    <w:p w14:paraId="600CA4EB" w14:textId="77777777" w:rsidR="00000000" w:rsidRDefault="007C71EE">
      <w:pPr>
        <w:pStyle w:val="a"/>
        <w:rPr>
          <w:rFonts w:hint="cs"/>
          <w:rtl/>
        </w:rPr>
      </w:pPr>
    </w:p>
    <w:p w14:paraId="601FA4FC" w14:textId="77777777" w:rsidR="00000000" w:rsidRDefault="007C71EE">
      <w:pPr>
        <w:pStyle w:val="a"/>
        <w:rPr>
          <w:rFonts w:hint="cs"/>
          <w:rtl/>
        </w:rPr>
      </w:pPr>
      <w:r>
        <w:rPr>
          <w:rFonts w:hint="cs"/>
          <w:rtl/>
        </w:rPr>
        <w:t xml:space="preserve">- - - </w:t>
      </w:r>
    </w:p>
    <w:p w14:paraId="39093AAE" w14:textId="77777777" w:rsidR="00000000" w:rsidRDefault="007C71EE">
      <w:pPr>
        <w:pStyle w:val="a"/>
        <w:rPr>
          <w:rFonts w:hint="cs"/>
          <w:rtl/>
        </w:rPr>
      </w:pPr>
    </w:p>
    <w:p w14:paraId="321CE49A" w14:textId="77777777" w:rsidR="00000000" w:rsidRDefault="007C71EE">
      <w:pPr>
        <w:pStyle w:val="ad"/>
        <w:rPr>
          <w:rtl/>
        </w:rPr>
      </w:pPr>
      <w:r>
        <w:rPr>
          <w:rtl/>
        </w:rPr>
        <w:t>היו"ר יולי-יואל אדלשטיין:</w:t>
      </w:r>
    </w:p>
    <w:p w14:paraId="197AB50D" w14:textId="77777777" w:rsidR="00000000" w:rsidRDefault="007C71EE">
      <w:pPr>
        <w:pStyle w:val="a"/>
        <w:rPr>
          <w:rtl/>
        </w:rPr>
      </w:pPr>
    </w:p>
    <w:p w14:paraId="138063AE" w14:textId="77777777" w:rsidR="00000000" w:rsidRDefault="007C71EE">
      <w:pPr>
        <w:pStyle w:val="a"/>
        <w:rPr>
          <w:rFonts w:hint="cs"/>
          <w:rtl/>
        </w:rPr>
      </w:pPr>
      <w:r>
        <w:rPr>
          <w:rFonts w:hint="cs"/>
          <w:rtl/>
        </w:rPr>
        <w:t>חבר הכנסת אלי אפללו, סגן השר מיכי רצון, אתם כרגע לא עוזרים. אתם עושים בדיוק את ההיפך. תודה רבה.</w:t>
      </w:r>
      <w:r>
        <w:rPr>
          <w:rFonts w:hint="cs"/>
          <w:rtl/>
        </w:rPr>
        <w:t xml:space="preserve"> חבר הכנסת פינס, אם תוכל לשבת אני אשמח. בבקשה, אדוני.</w:t>
      </w:r>
    </w:p>
    <w:p w14:paraId="3F7CC747" w14:textId="77777777" w:rsidR="00000000" w:rsidRDefault="007C71EE">
      <w:pPr>
        <w:pStyle w:val="a"/>
        <w:rPr>
          <w:rFonts w:hint="cs"/>
          <w:rtl/>
        </w:rPr>
      </w:pPr>
    </w:p>
    <w:p w14:paraId="30F5CA0F" w14:textId="77777777" w:rsidR="00000000" w:rsidRDefault="007C71EE">
      <w:pPr>
        <w:pStyle w:val="SpeakerCon"/>
        <w:rPr>
          <w:rtl/>
        </w:rPr>
      </w:pPr>
      <w:bookmarkStart w:id="2607" w:name="FS000001038T29_05_2003_04_23_26C"/>
      <w:bookmarkEnd w:id="2607"/>
      <w:r>
        <w:rPr>
          <w:rtl/>
        </w:rPr>
        <w:t>רוני בר-און (</w:t>
      </w:r>
      <w:r>
        <w:rPr>
          <w:rFonts w:hint="cs"/>
          <w:rtl/>
        </w:rPr>
        <w:t>יו"ר ועדת הכנסת</w:t>
      </w:r>
      <w:r>
        <w:rPr>
          <w:rtl/>
        </w:rPr>
        <w:t>):</w:t>
      </w:r>
    </w:p>
    <w:p w14:paraId="60555E11" w14:textId="77777777" w:rsidR="00000000" w:rsidRDefault="007C71EE">
      <w:pPr>
        <w:pStyle w:val="a"/>
        <w:rPr>
          <w:rtl/>
        </w:rPr>
      </w:pPr>
    </w:p>
    <w:p w14:paraId="460689FE" w14:textId="77777777" w:rsidR="00000000" w:rsidRDefault="007C71EE">
      <w:pPr>
        <w:pStyle w:val="a"/>
        <w:rPr>
          <w:rFonts w:hint="cs"/>
          <w:rtl/>
        </w:rPr>
      </w:pPr>
      <w:r>
        <w:rPr>
          <w:rFonts w:hint="cs"/>
          <w:rtl/>
        </w:rPr>
        <w:t>לחברי העבודה הנסערים אני רק יכול לומר שמזכ"ל המפלגה שלכם אמר כאן בפה מלא לפני פחות מדקה שאנחנו עשינו ב=03:30 מה שהוא היה עושה ב=11:00.</w:t>
      </w:r>
    </w:p>
    <w:p w14:paraId="03E8AA9F" w14:textId="77777777" w:rsidR="00000000" w:rsidRDefault="007C71EE">
      <w:pPr>
        <w:pStyle w:val="a"/>
        <w:rPr>
          <w:rFonts w:hint="cs"/>
          <w:rtl/>
        </w:rPr>
      </w:pPr>
    </w:p>
    <w:p w14:paraId="0FE644F8" w14:textId="77777777" w:rsidR="00000000" w:rsidRDefault="007C71EE">
      <w:pPr>
        <w:pStyle w:val="ac"/>
        <w:rPr>
          <w:rtl/>
        </w:rPr>
      </w:pPr>
      <w:r>
        <w:rPr>
          <w:rFonts w:hint="eastAsia"/>
          <w:rtl/>
        </w:rPr>
        <w:t>זהבה</w:t>
      </w:r>
      <w:r>
        <w:rPr>
          <w:rtl/>
        </w:rPr>
        <w:t xml:space="preserve"> גלאון (מרצ):</w:t>
      </w:r>
    </w:p>
    <w:p w14:paraId="0FF0A235" w14:textId="77777777" w:rsidR="00000000" w:rsidRDefault="007C71EE">
      <w:pPr>
        <w:pStyle w:val="a"/>
        <w:rPr>
          <w:rFonts w:hint="cs"/>
          <w:rtl/>
        </w:rPr>
      </w:pPr>
    </w:p>
    <w:p w14:paraId="1D8B8301" w14:textId="77777777" w:rsidR="00000000" w:rsidRDefault="007C71EE">
      <w:pPr>
        <w:pStyle w:val="a"/>
        <w:rPr>
          <w:rFonts w:hint="cs"/>
          <w:rtl/>
        </w:rPr>
      </w:pPr>
      <w:r>
        <w:rPr>
          <w:rFonts w:hint="cs"/>
          <w:rtl/>
        </w:rPr>
        <w:t xml:space="preserve">אז הוא אמר. </w:t>
      </w:r>
    </w:p>
    <w:p w14:paraId="0C2D763D" w14:textId="77777777" w:rsidR="00000000" w:rsidRDefault="007C71EE">
      <w:pPr>
        <w:pStyle w:val="a"/>
        <w:rPr>
          <w:rFonts w:hint="cs"/>
          <w:rtl/>
        </w:rPr>
      </w:pPr>
    </w:p>
    <w:p w14:paraId="471DB077" w14:textId="77777777" w:rsidR="00000000" w:rsidRDefault="007C71EE">
      <w:pPr>
        <w:pStyle w:val="SpeakerCon"/>
        <w:rPr>
          <w:rtl/>
        </w:rPr>
      </w:pPr>
      <w:bookmarkStart w:id="2608" w:name="FS000001038T29_05_2003_04_24_43C"/>
      <w:bookmarkEnd w:id="2608"/>
      <w:r>
        <w:rPr>
          <w:rtl/>
        </w:rPr>
        <w:t>רוני בר-און (</w:t>
      </w:r>
      <w:r>
        <w:rPr>
          <w:rFonts w:hint="cs"/>
          <w:rtl/>
        </w:rPr>
        <w:t>יו"ר ועדת הכנסת</w:t>
      </w:r>
      <w:r>
        <w:rPr>
          <w:rtl/>
        </w:rPr>
        <w:t>):</w:t>
      </w:r>
    </w:p>
    <w:p w14:paraId="5907A8CF" w14:textId="77777777" w:rsidR="00000000" w:rsidRDefault="007C71EE">
      <w:pPr>
        <w:pStyle w:val="a"/>
        <w:rPr>
          <w:rtl/>
        </w:rPr>
      </w:pPr>
    </w:p>
    <w:p w14:paraId="15E3F667" w14:textId="77777777" w:rsidR="00000000" w:rsidRDefault="007C71EE">
      <w:pPr>
        <w:pStyle w:val="a"/>
        <w:rPr>
          <w:rFonts w:hint="cs"/>
          <w:rtl/>
        </w:rPr>
      </w:pPr>
      <w:r>
        <w:rPr>
          <w:rFonts w:hint="cs"/>
          <w:rtl/>
        </w:rPr>
        <w:t>לא אמרת את זה? מה אמרת?</w:t>
      </w:r>
    </w:p>
    <w:p w14:paraId="657081CA" w14:textId="77777777" w:rsidR="00000000" w:rsidRDefault="007C71EE">
      <w:pPr>
        <w:pStyle w:val="a"/>
        <w:rPr>
          <w:rFonts w:hint="cs"/>
          <w:rtl/>
        </w:rPr>
      </w:pPr>
    </w:p>
    <w:p w14:paraId="28302150" w14:textId="77777777" w:rsidR="00000000" w:rsidRDefault="007C71EE">
      <w:pPr>
        <w:pStyle w:val="ac"/>
        <w:rPr>
          <w:rtl/>
        </w:rPr>
      </w:pPr>
      <w:r>
        <w:rPr>
          <w:rFonts w:hint="eastAsia"/>
          <w:rtl/>
        </w:rPr>
        <w:t>קריאה</w:t>
      </w:r>
      <w:r>
        <w:rPr>
          <w:rtl/>
        </w:rPr>
        <w:t>:</w:t>
      </w:r>
    </w:p>
    <w:p w14:paraId="597AC85D" w14:textId="77777777" w:rsidR="00000000" w:rsidRDefault="007C71EE">
      <w:pPr>
        <w:pStyle w:val="a"/>
        <w:rPr>
          <w:rFonts w:hint="cs"/>
          <w:rtl/>
        </w:rPr>
      </w:pPr>
    </w:p>
    <w:p w14:paraId="56656A81" w14:textId="77777777" w:rsidR="00000000" w:rsidRDefault="007C71EE">
      <w:pPr>
        <w:pStyle w:val="a"/>
        <w:rPr>
          <w:rFonts w:hint="cs"/>
          <w:rtl/>
        </w:rPr>
      </w:pPr>
      <w:r>
        <w:rPr>
          <w:rFonts w:hint="cs"/>
          <w:rtl/>
        </w:rPr>
        <w:t>- - -</w:t>
      </w:r>
    </w:p>
    <w:p w14:paraId="0BB3C516" w14:textId="77777777" w:rsidR="00000000" w:rsidRDefault="007C71EE">
      <w:pPr>
        <w:pStyle w:val="a"/>
        <w:rPr>
          <w:rFonts w:hint="cs"/>
          <w:rtl/>
        </w:rPr>
      </w:pPr>
    </w:p>
    <w:p w14:paraId="0A9C97E4" w14:textId="77777777" w:rsidR="00000000" w:rsidRDefault="007C71EE">
      <w:pPr>
        <w:pStyle w:val="ad"/>
        <w:rPr>
          <w:rtl/>
        </w:rPr>
      </w:pPr>
      <w:r>
        <w:rPr>
          <w:rtl/>
        </w:rPr>
        <w:t>היו"ר יולי-יואל אדלשטיין:</w:t>
      </w:r>
    </w:p>
    <w:p w14:paraId="347BB077" w14:textId="77777777" w:rsidR="00000000" w:rsidRDefault="007C71EE">
      <w:pPr>
        <w:pStyle w:val="a"/>
        <w:rPr>
          <w:rtl/>
        </w:rPr>
      </w:pPr>
    </w:p>
    <w:p w14:paraId="082D8646" w14:textId="77777777" w:rsidR="00000000" w:rsidRDefault="007C71EE">
      <w:pPr>
        <w:pStyle w:val="a"/>
        <w:rPr>
          <w:rFonts w:hint="cs"/>
          <w:rtl/>
        </w:rPr>
      </w:pPr>
      <w:r>
        <w:rPr>
          <w:rFonts w:hint="cs"/>
          <w:rtl/>
        </w:rPr>
        <w:t>אדוני יושב-ראש ועדת הכנסת, אנחנו נשמח לשמוע מה בדיוק ההחלטה של הוועדה.</w:t>
      </w:r>
    </w:p>
    <w:p w14:paraId="5584D204" w14:textId="77777777" w:rsidR="00000000" w:rsidRDefault="007C71EE">
      <w:pPr>
        <w:pStyle w:val="a"/>
        <w:rPr>
          <w:rFonts w:hint="cs"/>
          <w:rtl/>
        </w:rPr>
      </w:pPr>
    </w:p>
    <w:p w14:paraId="6379D232" w14:textId="77777777" w:rsidR="00000000" w:rsidRDefault="007C71EE">
      <w:pPr>
        <w:pStyle w:val="SpeakerCon"/>
        <w:rPr>
          <w:rtl/>
        </w:rPr>
      </w:pPr>
      <w:bookmarkStart w:id="2609" w:name="FS000001038T29_05_2003_04_25_39C"/>
      <w:bookmarkEnd w:id="2609"/>
      <w:r>
        <w:rPr>
          <w:rtl/>
        </w:rPr>
        <w:t>רוני בר-און (</w:t>
      </w:r>
      <w:r>
        <w:rPr>
          <w:rFonts w:hint="cs"/>
          <w:rtl/>
        </w:rPr>
        <w:t>יו"ר ועדת הכנסת</w:t>
      </w:r>
      <w:r>
        <w:rPr>
          <w:rtl/>
        </w:rPr>
        <w:t>):</w:t>
      </w:r>
    </w:p>
    <w:p w14:paraId="5381B3D6" w14:textId="77777777" w:rsidR="00000000" w:rsidRDefault="007C71EE">
      <w:pPr>
        <w:pStyle w:val="a"/>
        <w:rPr>
          <w:rtl/>
        </w:rPr>
      </w:pPr>
    </w:p>
    <w:p w14:paraId="31DCF342" w14:textId="77777777" w:rsidR="00000000" w:rsidRDefault="007C71EE">
      <w:pPr>
        <w:pStyle w:val="a"/>
        <w:rPr>
          <w:rFonts w:hint="cs"/>
          <w:rtl/>
        </w:rPr>
      </w:pPr>
      <w:r>
        <w:rPr>
          <w:rFonts w:hint="cs"/>
          <w:rtl/>
        </w:rPr>
        <w:t>אתה אפילו לא מסתכל בעיניים בשביל להגיד שאני משקר, אופ</w:t>
      </w:r>
      <w:r>
        <w:rPr>
          <w:rFonts w:hint="cs"/>
          <w:rtl/>
        </w:rPr>
        <w:t>יר. תתבייש לך. זה בדיוק מה שאמרת, אברום שמע ולא הכחיש.</w:t>
      </w:r>
    </w:p>
    <w:p w14:paraId="046CEEA4" w14:textId="77777777" w:rsidR="00000000" w:rsidRDefault="007C71EE">
      <w:pPr>
        <w:pStyle w:val="a"/>
        <w:rPr>
          <w:rFonts w:hint="cs"/>
          <w:rtl/>
        </w:rPr>
      </w:pPr>
    </w:p>
    <w:p w14:paraId="620BBDE0" w14:textId="77777777" w:rsidR="00000000" w:rsidRDefault="007C71EE">
      <w:pPr>
        <w:pStyle w:val="ac"/>
        <w:rPr>
          <w:rtl/>
        </w:rPr>
      </w:pPr>
    </w:p>
    <w:p w14:paraId="77803255" w14:textId="77777777" w:rsidR="00000000" w:rsidRDefault="007C71EE">
      <w:pPr>
        <w:pStyle w:val="ac"/>
        <w:rPr>
          <w:rtl/>
        </w:rPr>
      </w:pPr>
      <w:r>
        <w:rPr>
          <w:rFonts w:hint="eastAsia"/>
          <w:rtl/>
        </w:rPr>
        <w:t>אופיר</w:t>
      </w:r>
      <w:r>
        <w:rPr>
          <w:rtl/>
        </w:rPr>
        <w:t xml:space="preserve"> פינס-פז (העבודה-מימד):</w:t>
      </w:r>
    </w:p>
    <w:p w14:paraId="0C17DFAB" w14:textId="77777777" w:rsidR="00000000" w:rsidRDefault="007C71EE">
      <w:pPr>
        <w:pStyle w:val="a"/>
        <w:rPr>
          <w:rFonts w:hint="cs"/>
          <w:rtl/>
        </w:rPr>
      </w:pPr>
    </w:p>
    <w:p w14:paraId="0AEC4F1C" w14:textId="77777777" w:rsidR="00000000" w:rsidRDefault="007C71EE">
      <w:pPr>
        <w:pStyle w:val="a"/>
        <w:rPr>
          <w:rFonts w:hint="cs"/>
          <w:rtl/>
        </w:rPr>
      </w:pPr>
      <w:r>
        <w:rPr>
          <w:rFonts w:hint="cs"/>
          <w:rtl/>
        </w:rPr>
        <w:t>זה לא בדיוק מה שאמרתי. אתה יודע שזה לא בדיוק מה שאמרתי. אני אגיד את מה שאמרתי.</w:t>
      </w:r>
    </w:p>
    <w:p w14:paraId="26A38A30" w14:textId="77777777" w:rsidR="00000000" w:rsidRDefault="007C71EE">
      <w:pPr>
        <w:pStyle w:val="a"/>
        <w:rPr>
          <w:rFonts w:hint="cs"/>
          <w:rtl/>
        </w:rPr>
      </w:pPr>
    </w:p>
    <w:p w14:paraId="6AF922EF" w14:textId="77777777" w:rsidR="00000000" w:rsidRDefault="007C71EE">
      <w:pPr>
        <w:pStyle w:val="SpeakerCon"/>
        <w:rPr>
          <w:rtl/>
        </w:rPr>
      </w:pPr>
      <w:bookmarkStart w:id="2610" w:name="FS000001038T29_05_2003_04_26_14C"/>
      <w:bookmarkEnd w:id="2610"/>
      <w:r>
        <w:rPr>
          <w:rtl/>
        </w:rPr>
        <w:t>רוני בר-און (</w:t>
      </w:r>
      <w:r>
        <w:rPr>
          <w:rFonts w:hint="cs"/>
          <w:rtl/>
        </w:rPr>
        <w:t>יו"ר ועדת הכנסת</w:t>
      </w:r>
      <w:r>
        <w:rPr>
          <w:rtl/>
        </w:rPr>
        <w:t>):</w:t>
      </w:r>
    </w:p>
    <w:p w14:paraId="72BE204F" w14:textId="77777777" w:rsidR="00000000" w:rsidRDefault="007C71EE">
      <w:pPr>
        <w:pStyle w:val="a"/>
        <w:rPr>
          <w:rtl/>
        </w:rPr>
      </w:pPr>
    </w:p>
    <w:p w14:paraId="02EA6FB6" w14:textId="77777777" w:rsidR="00000000" w:rsidRDefault="007C71EE">
      <w:pPr>
        <w:pStyle w:val="a"/>
        <w:rPr>
          <w:rFonts w:hint="cs"/>
          <w:rtl/>
        </w:rPr>
      </w:pPr>
      <w:r>
        <w:rPr>
          <w:rFonts w:hint="cs"/>
          <w:rtl/>
        </w:rPr>
        <w:t>זה בסדר, אלה פרפורי הגסיסה של הפיליבסטר שלכם.</w:t>
      </w:r>
    </w:p>
    <w:p w14:paraId="76CC5A14" w14:textId="77777777" w:rsidR="00000000" w:rsidRDefault="007C71EE">
      <w:pPr>
        <w:pStyle w:val="a"/>
        <w:rPr>
          <w:rFonts w:hint="cs"/>
          <w:rtl/>
        </w:rPr>
      </w:pPr>
    </w:p>
    <w:p w14:paraId="18A89D9E" w14:textId="77777777" w:rsidR="00000000" w:rsidRDefault="007C71EE">
      <w:pPr>
        <w:pStyle w:val="a"/>
        <w:rPr>
          <w:rFonts w:hint="cs"/>
          <w:rtl/>
        </w:rPr>
      </w:pPr>
      <w:r>
        <w:rPr>
          <w:rFonts w:hint="cs"/>
          <w:rtl/>
        </w:rPr>
        <w:t>על-פי סעיף</w:t>
      </w:r>
      <w:r>
        <w:rPr>
          <w:rFonts w:hint="cs"/>
          <w:rtl/>
        </w:rPr>
        <w:t xml:space="preserve"> 131  - - - </w:t>
      </w:r>
    </w:p>
    <w:p w14:paraId="17B3739E" w14:textId="77777777" w:rsidR="00000000" w:rsidRDefault="007C71EE">
      <w:pPr>
        <w:pStyle w:val="a"/>
        <w:rPr>
          <w:rFonts w:hint="cs"/>
          <w:rtl/>
        </w:rPr>
      </w:pPr>
    </w:p>
    <w:p w14:paraId="5A67373C" w14:textId="77777777" w:rsidR="00000000" w:rsidRDefault="007C71EE">
      <w:pPr>
        <w:pStyle w:val="ac"/>
        <w:rPr>
          <w:rtl/>
        </w:rPr>
      </w:pPr>
      <w:r>
        <w:rPr>
          <w:rFonts w:hint="eastAsia"/>
          <w:rtl/>
        </w:rPr>
        <w:t>ישראל</w:t>
      </w:r>
      <w:r>
        <w:rPr>
          <w:rtl/>
        </w:rPr>
        <w:t xml:space="preserve"> אייכלר (יהדות התורה):</w:t>
      </w:r>
    </w:p>
    <w:p w14:paraId="44BED389" w14:textId="77777777" w:rsidR="00000000" w:rsidRDefault="007C71EE">
      <w:pPr>
        <w:pStyle w:val="a"/>
        <w:rPr>
          <w:rFonts w:hint="cs"/>
          <w:rtl/>
        </w:rPr>
      </w:pPr>
    </w:p>
    <w:p w14:paraId="67C60755" w14:textId="77777777" w:rsidR="00000000" w:rsidRDefault="007C71EE">
      <w:pPr>
        <w:pStyle w:val="a"/>
        <w:rPr>
          <w:rFonts w:hint="cs"/>
          <w:rtl/>
        </w:rPr>
      </w:pPr>
      <w:r>
        <w:rPr>
          <w:rFonts w:hint="cs"/>
          <w:rtl/>
        </w:rPr>
        <w:t>מנסים את הסבלנות שלנו.</w:t>
      </w:r>
    </w:p>
    <w:p w14:paraId="33143C8B" w14:textId="77777777" w:rsidR="00000000" w:rsidRDefault="007C71EE">
      <w:pPr>
        <w:pStyle w:val="a"/>
        <w:rPr>
          <w:rFonts w:hint="cs"/>
          <w:rtl/>
        </w:rPr>
      </w:pPr>
    </w:p>
    <w:p w14:paraId="2A637338" w14:textId="77777777" w:rsidR="00000000" w:rsidRDefault="007C71EE">
      <w:pPr>
        <w:pStyle w:val="ac"/>
        <w:rPr>
          <w:rtl/>
        </w:rPr>
      </w:pPr>
      <w:r>
        <w:rPr>
          <w:rFonts w:hint="eastAsia"/>
          <w:rtl/>
        </w:rPr>
        <w:t>מאיר</w:t>
      </w:r>
      <w:r>
        <w:rPr>
          <w:rtl/>
        </w:rPr>
        <w:t xml:space="preserve"> פרוש (יהדות התורה):</w:t>
      </w:r>
    </w:p>
    <w:p w14:paraId="4447F333" w14:textId="77777777" w:rsidR="00000000" w:rsidRDefault="007C71EE">
      <w:pPr>
        <w:pStyle w:val="a"/>
        <w:rPr>
          <w:rFonts w:hint="cs"/>
          <w:rtl/>
        </w:rPr>
      </w:pPr>
    </w:p>
    <w:p w14:paraId="1749CCC9" w14:textId="77777777" w:rsidR="00000000" w:rsidRDefault="007C71EE">
      <w:pPr>
        <w:pStyle w:val="a"/>
        <w:rPr>
          <w:rFonts w:hint="cs"/>
          <w:rtl/>
        </w:rPr>
      </w:pPr>
      <w:r>
        <w:rPr>
          <w:rFonts w:hint="cs"/>
          <w:rtl/>
        </w:rPr>
        <w:t>לגבי המידע - - -</w:t>
      </w:r>
    </w:p>
    <w:p w14:paraId="05420C05" w14:textId="77777777" w:rsidR="00000000" w:rsidRDefault="007C71EE">
      <w:pPr>
        <w:pStyle w:val="a"/>
        <w:rPr>
          <w:rFonts w:hint="cs"/>
          <w:rtl/>
        </w:rPr>
      </w:pPr>
    </w:p>
    <w:p w14:paraId="51D3DCDA" w14:textId="77777777" w:rsidR="00000000" w:rsidRDefault="007C71EE">
      <w:pPr>
        <w:pStyle w:val="ad"/>
        <w:rPr>
          <w:rtl/>
        </w:rPr>
      </w:pPr>
      <w:r>
        <w:rPr>
          <w:rtl/>
        </w:rPr>
        <w:t>היו"ר יולי-יואל אדלשטיין:</w:t>
      </w:r>
    </w:p>
    <w:p w14:paraId="47CC8A83" w14:textId="77777777" w:rsidR="00000000" w:rsidRDefault="007C71EE">
      <w:pPr>
        <w:pStyle w:val="a"/>
        <w:rPr>
          <w:rtl/>
        </w:rPr>
      </w:pPr>
    </w:p>
    <w:p w14:paraId="0CEA8BF9" w14:textId="77777777" w:rsidR="00000000" w:rsidRDefault="007C71EE">
      <w:pPr>
        <w:pStyle w:val="a"/>
        <w:rPr>
          <w:rFonts w:hint="cs"/>
          <w:rtl/>
        </w:rPr>
      </w:pPr>
      <w:r>
        <w:rPr>
          <w:rFonts w:hint="cs"/>
          <w:rtl/>
        </w:rPr>
        <w:t xml:space="preserve">חבר הכנסת מאיר פרוש, השעה מאוחרת, נא לשבת. באמת, אל תכריחו אותי להתחיל עם הערות וקריאות לסדר. באמת לא כדאי. חבר הכנסת </w:t>
      </w:r>
      <w:r>
        <w:rPr>
          <w:rFonts w:hint="cs"/>
          <w:rtl/>
        </w:rPr>
        <w:t>גפני, אתה לא במקום שלך. שב במקום שלך, בבקשה. או שב כאן, אבל תשב ואל תעמוד. חבר הכנסת פרוש, נא לשבת. חבר הכנסת גפני, ביקשתי ממך משהו ברוח טובה, שתשב. תודה. אני מודה לך מאוד, אדוני, אבל אתה כרגע מפריע.</w:t>
      </w:r>
    </w:p>
    <w:p w14:paraId="1D0894C5" w14:textId="77777777" w:rsidR="00000000" w:rsidRDefault="007C71EE">
      <w:pPr>
        <w:pStyle w:val="a"/>
        <w:rPr>
          <w:rFonts w:hint="cs"/>
          <w:rtl/>
        </w:rPr>
      </w:pPr>
    </w:p>
    <w:p w14:paraId="6D3FFDB7" w14:textId="77777777" w:rsidR="00000000" w:rsidRDefault="007C71EE">
      <w:pPr>
        <w:pStyle w:val="SpeakerCon"/>
        <w:rPr>
          <w:rtl/>
        </w:rPr>
      </w:pPr>
      <w:bookmarkStart w:id="2611" w:name="FS000001038T29_05_2003_04_29_57C"/>
      <w:bookmarkEnd w:id="2611"/>
      <w:r>
        <w:rPr>
          <w:rtl/>
        </w:rPr>
        <w:t>רוני בר-און (</w:t>
      </w:r>
      <w:r>
        <w:rPr>
          <w:rFonts w:hint="cs"/>
          <w:rtl/>
        </w:rPr>
        <w:t>יו"ר ועדת הכנסת</w:t>
      </w:r>
      <w:r>
        <w:rPr>
          <w:rtl/>
        </w:rPr>
        <w:t>):</w:t>
      </w:r>
    </w:p>
    <w:p w14:paraId="4AF53F81" w14:textId="77777777" w:rsidR="00000000" w:rsidRDefault="007C71EE">
      <w:pPr>
        <w:pStyle w:val="a"/>
        <w:rPr>
          <w:rtl/>
        </w:rPr>
      </w:pPr>
    </w:p>
    <w:p w14:paraId="3D92129A" w14:textId="77777777" w:rsidR="00000000" w:rsidRDefault="007C71EE">
      <w:pPr>
        <w:pStyle w:val="a"/>
        <w:rPr>
          <w:rFonts w:hint="cs"/>
          <w:rtl/>
        </w:rPr>
      </w:pPr>
      <w:r>
        <w:rPr>
          <w:rFonts w:hint="cs"/>
          <w:rtl/>
        </w:rPr>
        <w:t>על-פי סעיף 131 לתקנון ה</w:t>
      </w:r>
      <w:r>
        <w:rPr>
          <w:rFonts w:hint="cs"/>
          <w:rtl/>
        </w:rPr>
        <w:t>כנסת, החליטה - - -</w:t>
      </w:r>
    </w:p>
    <w:p w14:paraId="27E07683" w14:textId="77777777" w:rsidR="00000000" w:rsidRDefault="007C71EE">
      <w:pPr>
        <w:pStyle w:val="a"/>
        <w:rPr>
          <w:rFonts w:hint="cs"/>
          <w:rtl/>
        </w:rPr>
      </w:pPr>
    </w:p>
    <w:p w14:paraId="692F4DE3" w14:textId="77777777" w:rsidR="00000000" w:rsidRDefault="007C71EE">
      <w:pPr>
        <w:pStyle w:val="ac"/>
        <w:rPr>
          <w:rtl/>
        </w:rPr>
      </w:pPr>
      <w:r>
        <w:rPr>
          <w:rFonts w:hint="eastAsia"/>
          <w:rtl/>
        </w:rPr>
        <w:t>משה</w:t>
      </w:r>
      <w:r>
        <w:rPr>
          <w:rtl/>
        </w:rPr>
        <w:t xml:space="preserve"> גפני (יהדות התורה):</w:t>
      </w:r>
    </w:p>
    <w:p w14:paraId="56CBF68C" w14:textId="77777777" w:rsidR="00000000" w:rsidRDefault="007C71EE">
      <w:pPr>
        <w:pStyle w:val="a"/>
        <w:rPr>
          <w:rFonts w:hint="cs"/>
          <w:rtl/>
        </w:rPr>
      </w:pPr>
    </w:p>
    <w:p w14:paraId="69BE4714" w14:textId="77777777" w:rsidR="00000000" w:rsidRDefault="007C71EE">
      <w:pPr>
        <w:pStyle w:val="a"/>
        <w:rPr>
          <w:rFonts w:hint="cs"/>
          <w:rtl/>
        </w:rPr>
      </w:pPr>
      <w:r>
        <w:rPr>
          <w:rFonts w:hint="cs"/>
          <w:rtl/>
        </w:rPr>
        <w:t>זה סוף הציונות.</w:t>
      </w:r>
    </w:p>
    <w:p w14:paraId="43B9AB86" w14:textId="77777777" w:rsidR="00000000" w:rsidRDefault="007C71EE">
      <w:pPr>
        <w:pStyle w:val="a"/>
        <w:rPr>
          <w:rFonts w:hint="cs"/>
          <w:rtl/>
        </w:rPr>
      </w:pPr>
    </w:p>
    <w:p w14:paraId="44F604AD" w14:textId="77777777" w:rsidR="00000000" w:rsidRDefault="007C71EE">
      <w:pPr>
        <w:pStyle w:val="ac"/>
        <w:rPr>
          <w:rtl/>
        </w:rPr>
      </w:pPr>
      <w:r>
        <w:rPr>
          <w:rFonts w:hint="eastAsia"/>
          <w:rtl/>
        </w:rPr>
        <w:t>קריאה</w:t>
      </w:r>
      <w:r>
        <w:rPr>
          <w:rtl/>
        </w:rPr>
        <w:t>:</w:t>
      </w:r>
    </w:p>
    <w:p w14:paraId="2D1E4840" w14:textId="77777777" w:rsidR="00000000" w:rsidRDefault="007C71EE">
      <w:pPr>
        <w:pStyle w:val="a"/>
        <w:rPr>
          <w:rFonts w:hint="cs"/>
          <w:rtl/>
        </w:rPr>
      </w:pPr>
    </w:p>
    <w:p w14:paraId="7DC68C33" w14:textId="77777777" w:rsidR="00000000" w:rsidRDefault="007C71EE">
      <w:pPr>
        <w:pStyle w:val="a"/>
        <w:rPr>
          <w:rFonts w:hint="cs"/>
          <w:rtl/>
        </w:rPr>
      </w:pPr>
      <w:r>
        <w:rPr>
          <w:rFonts w:hint="cs"/>
          <w:rtl/>
        </w:rPr>
        <w:t>מה זה ציונות?</w:t>
      </w:r>
    </w:p>
    <w:p w14:paraId="44FD6F45" w14:textId="77777777" w:rsidR="00000000" w:rsidRDefault="007C71EE">
      <w:pPr>
        <w:pStyle w:val="a"/>
        <w:rPr>
          <w:rFonts w:hint="cs"/>
          <w:rtl/>
        </w:rPr>
      </w:pPr>
    </w:p>
    <w:p w14:paraId="49A295E3" w14:textId="77777777" w:rsidR="00000000" w:rsidRDefault="007C71EE">
      <w:pPr>
        <w:pStyle w:val="ac"/>
        <w:rPr>
          <w:rtl/>
        </w:rPr>
      </w:pPr>
    </w:p>
    <w:p w14:paraId="7D5D0DE9" w14:textId="77777777" w:rsidR="00000000" w:rsidRDefault="007C71EE">
      <w:pPr>
        <w:pStyle w:val="ac"/>
        <w:rPr>
          <w:rtl/>
        </w:rPr>
      </w:pPr>
      <w:r>
        <w:rPr>
          <w:rFonts w:hint="eastAsia"/>
          <w:rtl/>
        </w:rPr>
        <w:t>משה</w:t>
      </w:r>
      <w:r>
        <w:rPr>
          <w:rtl/>
        </w:rPr>
        <w:t xml:space="preserve"> גפני (יהדות התורה):</w:t>
      </w:r>
    </w:p>
    <w:p w14:paraId="75EBABC9" w14:textId="77777777" w:rsidR="00000000" w:rsidRDefault="007C71EE">
      <w:pPr>
        <w:pStyle w:val="a"/>
        <w:rPr>
          <w:rFonts w:hint="cs"/>
          <w:rtl/>
        </w:rPr>
      </w:pPr>
    </w:p>
    <w:p w14:paraId="6D2A3FDE" w14:textId="77777777" w:rsidR="00000000" w:rsidRDefault="007C71EE">
      <w:pPr>
        <w:pStyle w:val="a"/>
        <w:rPr>
          <w:rFonts w:hint="cs"/>
          <w:rtl/>
        </w:rPr>
      </w:pPr>
      <w:r>
        <w:rPr>
          <w:rFonts w:hint="cs"/>
          <w:rtl/>
        </w:rPr>
        <w:t>לא היתה ציונות.</w:t>
      </w:r>
    </w:p>
    <w:p w14:paraId="08E11F9D" w14:textId="77777777" w:rsidR="00000000" w:rsidRDefault="007C71EE">
      <w:pPr>
        <w:pStyle w:val="a"/>
        <w:rPr>
          <w:rFonts w:hint="cs"/>
          <w:rtl/>
        </w:rPr>
      </w:pPr>
    </w:p>
    <w:p w14:paraId="3F86762B" w14:textId="77777777" w:rsidR="00000000" w:rsidRDefault="007C71EE">
      <w:pPr>
        <w:pStyle w:val="SpeakerCon"/>
        <w:rPr>
          <w:rtl/>
        </w:rPr>
      </w:pPr>
      <w:bookmarkStart w:id="2612" w:name="FS000001038T29_05_2003_04_30_53C"/>
      <w:bookmarkEnd w:id="2612"/>
      <w:r>
        <w:rPr>
          <w:rtl/>
        </w:rPr>
        <w:t>רוני בר-און (</w:t>
      </w:r>
      <w:r>
        <w:rPr>
          <w:rFonts w:hint="cs"/>
          <w:rtl/>
        </w:rPr>
        <w:t>יו"ר ועדת הכנסת</w:t>
      </w:r>
      <w:r>
        <w:rPr>
          <w:rtl/>
        </w:rPr>
        <w:t>):</w:t>
      </w:r>
    </w:p>
    <w:p w14:paraId="247028F0" w14:textId="77777777" w:rsidR="00000000" w:rsidRDefault="007C71EE">
      <w:pPr>
        <w:pStyle w:val="a"/>
        <w:rPr>
          <w:rtl/>
        </w:rPr>
      </w:pPr>
    </w:p>
    <w:p w14:paraId="7DDF4671" w14:textId="77777777" w:rsidR="00000000" w:rsidRDefault="007C71EE">
      <w:pPr>
        <w:pStyle w:val="a"/>
        <w:rPr>
          <w:rFonts w:hint="cs"/>
          <w:rtl/>
        </w:rPr>
      </w:pPr>
      <w:r>
        <w:rPr>
          <w:rFonts w:hint="cs"/>
          <w:rtl/>
        </w:rPr>
        <w:t>בוא תשמע, תראה איך זה נהיה. בוא תהיה עד לרגע ההיסטורי, איך שזה קורה.</w:t>
      </w:r>
    </w:p>
    <w:p w14:paraId="799E5349" w14:textId="77777777" w:rsidR="00000000" w:rsidRDefault="007C71EE">
      <w:pPr>
        <w:pStyle w:val="a"/>
        <w:rPr>
          <w:rFonts w:hint="cs"/>
          <w:rtl/>
        </w:rPr>
      </w:pPr>
    </w:p>
    <w:p w14:paraId="49EE09A3" w14:textId="77777777" w:rsidR="00000000" w:rsidRDefault="007C71EE">
      <w:pPr>
        <w:pStyle w:val="a"/>
        <w:rPr>
          <w:rFonts w:hint="cs"/>
          <w:rtl/>
        </w:rPr>
      </w:pPr>
      <w:r>
        <w:rPr>
          <w:rFonts w:hint="cs"/>
          <w:rtl/>
        </w:rPr>
        <w:t>על-פי סעיף 131 - - -</w:t>
      </w:r>
    </w:p>
    <w:p w14:paraId="4BF47E44" w14:textId="77777777" w:rsidR="00000000" w:rsidRDefault="007C71EE">
      <w:pPr>
        <w:pStyle w:val="a"/>
        <w:rPr>
          <w:rFonts w:hint="cs"/>
          <w:rtl/>
        </w:rPr>
      </w:pPr>
    </w:p>
    <w:p w14:paraId="7D9CDE8D" w14:textId="77777777" w:rsidR="00000000" w:rsidRDefault="007C71EE">
      <w:pPr>
        <w:pStyle w:val="ac"/>
        <w:rPr>
          <w:rtl/>
        </w:rPr>
      </w:pPr>
      <w:r>
        <w:rPr>
          <w:rFonts w:hint="eastAsia"/>
          <w:rtl/>
        </w:rPr>
        <w:t>קריא</w:t>
      </w:r>
      <w:r>
        <w:rPr>
          <w:rFonts w:hint="eastAsia"/>
          <w:rtl/>
        </w:rPr>
        <w:t>ות</w:t>
      </w:r>
      <w:r>
        <w:rPr>
          <w:rtl/>
        </w:rPr>
        <w:t>:</w:t>
      </w:r>
    </w:p>
    <w:p w14:paraId="0612BDFD" w14:textId="77777777" w:rsidR="00000000" w:rsidRDefault="007C71EE">
      <w:pPr>
        <w:pStyle w:val="a"/>
        <w:rPr>
          <w:rFonts w:hint="cs"/>
          <w:rtl/>
        </w:rPr>
      </w:pPr>
    </w:p>
    <w:p w14:paraId="180F42A4" w14:textId="77777777" w:rsidR="00000000" w:rsidRDefault="007C71EE">
      <w:pPr>
        <w:pStyle w:val="a"/>
        <w:rPr>
          <w:rFonts w:hint="cs"/>
          <w:rtl/>
        </w:rPr>
      </w:pPr>
      <w:r>
        <w:rPr>
          <w:rFonts w:hint="cs"/>
          <w:rtl/>
        </w:rPr>
        <w:t xml:space="preserve">בוז. </w:t>
      </w:r>
    </w:p>
    <w:p w14:paraId="1C7C5C1B" w14:textId="77777777" w:rsidR="00000000" w:rsidRDefault="007C71EE">
      <w:pPr>
        <w:pStyle w:val="a"/>
        <w:rPr>
          <w:rFonts w:hint="cs"/>
          <w:rtl/>
        </w:rPr>
      </w:pPr>
    </w:p>
    <w:p w14:paraId="69E63912" w14:textId="77777777" w:rsidR="00000000" w:rsidRDefault="007C71EE">
      <w:pPr>
        <w:pStyle w:val="ac"/>
        <w:rPr>
          <w:rtl/>
        </w:rPr>
      </w:pPr>
      <w:r>
        <w:rPr>
          <w:rFonts w:hint="eastAsia"/>
          <w:rtl/>
        </w:rPr>
        <w:t>יצחק</w:t>
      </w:r>
      <w:r>
        <w:rPr>
          <w:rtl/>
        </w:rPr>
        <w:t xml:space="preserve"> כהן (ש"ס):</w:t>
      </w:r>
    </w:p>
    <w:p w14:paraId="40284965" w14:textId="77777777" w:rsidR="00000000" w:rsidRDefault="007C71EE">
      <w:pPr>
        <w:pStyle w:val="a"/>
        <w:rPr>
          <w:rFonts w:hint="cs"/>
          <w:rtl/>
        </w:rPr>
      </w:pPr>
    </w:p>
    <w:p w14:paraId="64948A12" w14:textId="77777777" w:rsidR="00000000" w:rsidRDefault="007C71EE">
      <w:pPr>
        <w:pStyle w:val="a"/>
        <w:ind w:left="719" w:firstLine="0"/>
        <w:rPr>
          <w:rFonts w:hint="cs"/>
          <w:rtl/>
        </w:rPr>
      </w:pPr>
      <w:r>
        <w:rPr>
          <w:rFonts w:hint="cs"/>
          <w:rtl/>
        </w:rPr>
        <w:t xml:space="preserve">- - - </w:t>
      </w:r>
    </w:p>
    <w:p w14:paraId="3181C156" w14:textId="77777777" w:rsidR="00000000" w:rsidRDefault="007C71EE">
      <w:pPr>
        <w:pStyle w:val="a"/>
        <w:ind w:left="719" w:firstLine="0"/>
        <w:rPr>
          <w:rFonts w:hint="cs"/>
          <w:rtl/>
        </w:rPr>
      </w:pPr>
    </w:p>
    <w:p w14:paraId="59E2D030" w14:textId="77777777" w:rsidR="00000000" w:rsidRDefault="007C71EE">
      <w:pPr>
        <w:pStyle w:val="ad"/>
        <w:rPr>
          <w:rtl/>
        </w:rPr>
      </w:pPr>
      <w:r>
        <w:rPr>
          <w:rtl/>
        </w:rPr>
        <w:t>היו"ר יולי-יואל אדלשטיין:</w:t>
      </w:r>
    </w:p>
    <w:p w14:paraId="6D59BA5F" w14:textId="77777777" w:rsidR="00000000" w:rsidRDefault="007C71EE">
      <w:pPr>
        <w:pStyle w:val="a"/>
        <w:rPr>
          <w:rtl/>
        </w:rPr>
      </w:pPr>
    </w:p>
    <w:p w14:paraId="264FAECC" w14:textId="77777777" w:rsidR="00000000" w:rsidRDefault="007C71EE">
      <w:pPr>
        <w:pStyle w:val="a"/>
        <w:rPr>
          <w:rFonts w:hint="cs"/>
          <w:rtl/>
        </w:rPr>
      </w:pPr>
      <w:r>
        <w:rPr>
          <w:rFonts w:hint="cs"/>
          <w:rtl/>
        </w:rPr>
        <w:t>חבר הכנסת יצחק כהן, אני מבקש התנהגות הולמת במליאה.</w:t>
      </w:r>
    </w:p>
    <w:p w14:paraId="59F18B52" w14:textId="77777777" w:rsidR="00000000" w:rsidRDefault="007C71EE">
      <w:pPr>
        <w:pStyle w:val="a"/>
        <w:rPr>
          <w:rFonts w:hint="cs"/>
          <w:rtl/>
        </w:rPr>
      </w:pPr>
    </w:p>
    <w:p w14:paraId="227AA002" w14:textId="77777777" w:rsidR="00000000" w:rsidRDefault="007C71EE">
      <w:pPr>
        <w:pStyle w:val="ac"/>
        <w:rPr>
          <w:rtl/>
        </w:rPr>
      </w:pPr>
      <w:r>
        <w:rPr>
          <w:rFonts w:hint="eastAsia"/>
          <w:rtl/>
        </w:rPr>
        <w:t>יצחק</w:t>
      </w:r>
      <w:r>
        <w:rPr>
          <w:rtl/>
        </w:rPr>
        <w:t xml:space="preserve"> כהן (ש"ס):</w:t>
      </w:r>
    </w:p>
    <w:p w14:paraId="555930B0" w14:textId="77777777" w:rsidR="00000000" w:rsidRDefault="007C71EE">
      <w:pPr>
        <w:pStyle w:val="a"/>
        <w:rPr>
          <w:rFonts w:hint="cs"/>
          <w:rtl/>
        </w:rPr>
      </w:pPr>
    </w:p>
    <w:p w14:paraId="59ADA01C" w14:textId="77777777" w:rsidR="00000000" w:rsidRDefault="007C71EE">
      <w:pPr>
        <w:pStyle w:val="a"/>
        <w:rPr>
          <w:rFonts w:hint="cs"/>
          <w:rtl/>
        </w:rPr>
      </w:pPr>
      <w:r>
        <w:rPr>
          <w:rFonts w:hint="cs"/>
          <w:rtl/>
        </w:rPr>
        <w:t xml:space="preserve">דרך אגב, איפה - - - </w:t>
      </w:r>
    </w:p>
    <w:p w14:paraId="74E439A5" w14:textId="77777777" w:rsidR="00000000" w:rsidRDefault="007C71EE">
      <w:pPr>
        <w:pStyle w:val="a"/>
        <w:rPr>
          <w:rFonts w:hint="cs"/>
          <w:rtl/>
        </w:rPr>
      </w:pPr>
    </w:p>
    <w:p w14:paraId="72846939" w14:textId="77777777" w:rsidR="00000000" w:rsidRDefault="007C71EE">
      <w:pPr>
        <w:pStyle w:val="ac"/>
        <w:rPr>
          <w:rtl/>
        </w:rPr>
      </w:pPr>
      <w:r>
        <w:rPr>
          <w:rFonts w:hint="eastAsia"/>
          <w:rtl/>
        </w:rPr>
        <w:t>חיים</w:t>
      </w:r>
      <w:r>
        <w:rPr>
          <w:rtl/>
        </w:rPr>
        <w:t xml:space="preserve"> אורון (מרצ):</w:t>
      </w:r>
    </w:p>
    <w:p w14:paraId="5CC59A54" w14:textId="77777777" w:rsidR="00000000" w:rsidRDefault="007C71EE">
      <w:pPr>
        <w:pStyle w:val="a"/>
        <w:rPr>
          <w:rFonts w:hint="cs"/>
          <w:rtl/>
        </w:rPr>
      </w:pPr>
    </w:p>
    <w:p w14:paraId="23BE74A4" w14:textId="77777777" w:rsidR="00000000" w:rsidRDefault="007C71EE">
      <w:pPr>
        <w:pStyle w:val="a"/>
        <w:rPr>
          <w:rFonts w:hint="cs"/>
          <w:rtl/>
        </w:rPr>
      </w:pPr>
      <w:r>
        <w:rPr>
          <w:rFonts w:hint="cs"/>
          <w:rtl/>
        </w:rPr>
        <w:t>- - -</w:t>
      </w:r>
    </w:p>
    <w:p w14:paraId="5C8D6F2C" w14:textId="77777777" w:rsidR="00000000" w:rsidRDefault="007C71EE">
      <w:pPr>
        <w:pStyle w:val="a"/>
        <w:rPr>
          <w:rFonts w:hint="cs"/>
          <w:rtl/>
        </w:rPr>
      </w:pPr>
    </w:p>
    <w:p w14:paraId="38EEE2A5" w14:textId="77777777" w:rsidR="00000000" w:rsidRDefault="007C71EE">
      <w:pPr>
        <w:pStyle w:val="SpeakerCon"/>
        <w:rPr>
          <w:rtl/>
        </w:rPr>
      </w:pPr>
      <w:bookmarkStart w:id="2613" w:name="FS000001038T29_05_2003_04_32_33C"/>
      <w:bookmarkEnd w:id="2613"/>
      <w:r>
        <w:rPr>
          <w:rtl/>
        </w:rPr>
        <w:t>רוני בר-און (</w:t>
      </w:r>
      <w:r>
        <w:rPr>
          <w:rFonts w:hint="cs"/>
          <w:rtl/>
        </w:rPr>
        <w:t>יו"ר ועדת הכנסת</w:t>
      </w:r>
      <w:r>
        <w:rPr>
          <w:rtl/>
        </w:rPr>
        <w:t>):</w:t>
      </w:r>
    </w:p>
    <w:p w14:paraId="3F79B0DA" w14:textId="77777777" w:rsidR="00000000" w:rsidRDefault="007C71EE">
      <w:pPr>
        <w:pStyle w:val="a"/>
        <w:rPr>
          <w:rtl/>
        </w:rPr>
      </w:pPr>
    </w:p>
    <w:p w14:paraId="3A827E07" w14:textId="77777777" w:rsidR="00000000" w:rsidRDefault="007C71EE">
      <w:pPr>
        <w:pStyle w:val="a"/>
        <w:rPr>
          <w:rFonts w:hint="cs"/>
          <w:rtl/>
        </w:rPr>
      </w:pPr>
      <w:r>
        <w:rPr>
          <w:rFonts w:hint="cs"/>
          <w:rtl/>
        </w:rPr>
        <w:t>על-פי סעיף 131 לתקנון הכנסת, החליטה ועדת הכ</w:t>
      </w:r>
      <w:r>
        <w:rPr>
          <w:rFonts w:hint="cs"/>
          <w:rtl/>
        </w:rPr>
        <w:t>נסת לעניין ההצבעות על ההסתייגויות להצעת חוק התוכנית להבראת כלכלת ישראל (תיקוני חקיקה להשגת יעדי התקציב והמדיניות הכלכלית לשנות הכספים 2003 ו=2004), התשס"ג-2003, כדלקמן:</w:t>
      </w:r>
    </w:p>
    <w:p w14:paraId="3B299C6C" w14:textId="77777777" w:rsidR="00000000" w:rsidRDefault="007C71EE">
      <w:pPr>
        <w:pStyle w:val="a"/>
        <w:rPr>
          <w:rFonts w:hint="cs"/>
          <w:rtl/>
        </w:rPr>
      </w:pPr>
    </w:p>
    <w:p w14:paraId="4662B8D2" w14:textId="77777777" w:rsidR="00000000" w:rsidRDefault="007C71EE">
      <w:pPr>
        <w:pStyle w:val="a"/>
        <w:rPr>
          <w:rFonts w:hint="cs"/>
          <w:rtl/>
        </w:rPr>
      </w:pPr>
      <w:r>
        <w:rPr>
          <w:rFonts w:hint="cs"/>
          <w:rtl/>
        </w:rPr>
        <w:t>הוגשו לאותו סעיף הסתייגויות שונות על-ידי חברי כנסת שונים כשההבדל בין ההסתייגויות הוא ר</w:t>
      </w:r>
      <w:r>
        <w:rPr>
          <w:rFonts w:hint="cs"/>
          <w:rtl/>
        </w:rPr>
        <w:t>ק בתאריכים סמוכים או עוקבים, סכומים עוקבים או מידות או שיעורים עוקבים או דומים, יהיה רשאי יושב-ראש הישיבה להעמיד את ההסתייגויות להצבעה בשני שלבים: 1. הצבעה אחת על כל ההסתייגויות האמורות כמקשה אחת; 2. נתקבלה ההסתייגות האמורה, תתקיים הצבעה על כל הסתייגות והס</w:t>
      </w:r>
      <w:r>
        <w:rPr>
          <w:rFonts w:hint="cs"/>
          <w:rtl/>
        </w:rPr>
        <w:t>תייגות בנפרד. תודה רבה, אדוני היושב-ראש.</w:t>
      </w:r>
    </w:p>
    <w:p w14:paraId="5459251B" w14:textId="77777777" w:rsidR="00000000" w:rsidRDefault="007C71EE">
      <w:pPr>
        <w:pStyle w:val="a"/>
        <w:rPr>
          <w:rFonts w:hint="cs"/>
          <w:rtl/>
        </w:rPr>
      </w:pPr>
    </w:p>
    <w:p w14:paraId="7AF16E52" w14:textId="77777777" w:rsidR="00000000" w:rsidRDefault="007C71EE">
      <w:pPr>
        <w:pStyle w:val="ad"/>
        <w:rPr>
          <w:rtl/>
        </w:rPr>
      </w:pPr>
      <w:r>
        <w:rPr>
          <w:rtl/>
        </w:rPr>
        <w:t>היו"ר יולי-יואל אדלשטיין:</w:t>
      </w:r>
    </w:p>
    <w:p w14:paraId="1B22471D" w14:textId="77777777" w:rsidR="00000000" w:rsidRDefault="007C71EE">
      <w:pPr>
        <w:pStyle w:val="a"/>
        <w:rPr>
          <w:rtl/>
        </w:rPr>
      </w:pPr>
    </w:p>
    <w:p w14:paraId="0D0ED8D0" w14:textId="77777777" w:rsidR="00000000" w:rsidRDefault="007C71EE">
      <w:pPr>
        <w:pStyle w:val="a"/>
        <w:rPr>
          <w:rFonts w:hint="cs"/>
          <w:rtl/>
        </w:rPr>
      </w:pPr>
      <w:r>
        <w:rPr>
          <w:rFonts w:hint="cs"/>
          <w:rtl/>
        </w:rPr>
        <w:t>תודה ליושב-ראש ועדת הכנסת. כן, גברתי יושבת-ראש הקואליציה. מן הצד בבקשה, מן המקום. לא מן הדוכן.</w:t>
      </w:r>
    </w:p>
    <w:p w14:paraId="0DA05CA9" w14:textId="77777777" w:rsidR="00000000" w:rsidRDefault="007C71EE">
      <w:pPr>
        <w:pStyle w:val="a"/>
        <w:rPr>
          <w:rFonts w:hint="cs"/>
          <w:rtl/>
        </w:rPr>
      </w:pPr>
    </w:p>
    <w:p w14:paraId="5C0F829B" w14:textId="77777777" w:rsidR="00000000" w:rsidRDefault="007C71EE">
      <w:pPr>
        <w:pStyle w:val="ac"/>
        <w:rPr>
          <w:rtl/>
        </w:rPr>
      </w:pPr>
      <w:r>
        <w:rPr>
          <w:rFonts w:hint="eastAsia"/>
          <w:rtl/>
        </w:rPr>
        <w:t>אבשלום</w:t>
      </w:r>
      <w:r>
        <w:rPr>
          <w:rtl/>
        </w:rPr>
        <w:t xml:space="preserve"> וילן (מרצ):</w:t>
      </w:r>
    </w:p>
    <w:p w14:paraId="5A124B86" w14:textId="77777777" w:rsidR="00000000" w:rsidRDefault="007C71EE">
      <w:pPr>
        <w:pStyle w:val="a"/>
        <w:rPr>
          <w:rFonts w:hint="cs"/>
          <w:rtl/>
        </w:rPr>
      </w:pPr>
    </w:p>
    <w:p w14:paraId="0AE83E02" w14:textId="77777777" w:rsidR="00000000" w:rsidRDefault="007C71EE">
      <w:pPr>
        <w:pStyle w:val="a"/>
        <w:rPr>
          <w:rFonts w:hint="cs"/>
          <w:rtl/>
        </w:rPr>
      </w:pPr>
      <w:r>
        <w:rPr>
          <w:rFonts w:hint="cs"/>
          <w:rtl/>
        </w:rPr>
        <w:t>יושב-ראש האופוזיציה צריך לעלות לבמה. כך זה על-פי החוק.</w:t>
      </w:r>
    </w:p>
    <w:p w14:paraId="0A9F7C8A" w14:textId="77777777" w:rsidR="00000000" w:rsidRDefault="007C71EE">
      <w:pPr>
        <w:pStyle w:val="a"/>
        <w:rPr>
          <w:rFonts w:hint="cs"/>
          <w:rtl/>
        </w:rPr>
      </w:pPr>
    </w:p>
    <w:p w14:paraId="23797B3F" w14:textId="77777777" w:rsidR="00000000" w:rsidRDefault="007C71EE">
      <w:pPr>
        <w:pStyle w:val="ac"/>
        <w:rPr>
          <w:rtl/>
        </w:rPr>
      </w:pPr>
      <w:r>
        <w:rPr>
          <w:rFonts w:hint="eastAsia"/>
          <w:rtl/>
        </w:rPr>
        <w:t>קריאות</w:t>
      </w:r>
      <w:r>
        <w:rPr>
          <w:rtl/>
        </w:rPr>
        <w:t>:</w:t>
      </w:r>
    </w:p>
    <w:p w14:paraId="0679F3CF" w14:textId="77777777" w:rsidR="00000000" w:rsidRDefault="007C71EE">
      <w:pPr>
        <w:pStyle w:val="a"/>
        <w:rPr>
          <w:rFonts w:hint="cs"/>
          <w:rtl/>
        </w:rPr>
      </w:pPr>
    </w:p>
    <w:p w14:paraId="0F8B1076" w14:textId="77777777" w:rsidR="00000000" w:rsidRDefault="007C71EE">
      <w:pPr>
        <w:pStyle w:val="a"/>
        <w:rPr>
          <w:rFonts w:hint="cs"/>
          <w:rtl/>
        </w:rPr>
      </w:pPr>
      <w:r>
        <w:rPr>
          <w:rFonts w:hint="cs"/>
          <w:rtl/>
        </w:rPr>
        <w:t>- - -</w:t>
      </w:r>
    </w:p>
    <w:p w14:paraId="6503448C" w14:textId="77777777" w:rsidR="00000000" w:rsidRDefault="007C71EE">
      <w:pPr>
        <w:pStyle w:val="a"/>
        <w:rPr>
          <w:rFonts w:hint="cs"/>
          <w:rtl/>
        </w:rPr>
      </w:pPr>
    </w:p>
    <w:p w14:paraId="4969AC37" w14:textId="77777777" w:rsidR="00000000" w:rsidRDefault="007C71EE">
      <w:pPr>
        <w:pStyle w:val="ad"/>
        <w:rPr>
          <w:rtl/>
        </w:rPr>
      </w:pPr>
      <w:r>
        <w:rPr>
          <w:rtl/>
        </w:rPr>
        <w:t>היו"ר יולי-יואל אדלשטיין:</w:t>
      </w:r>
    </w:p>
    <w:p w14:paraId="76008F65" w14:textId="77777777" w:rsidR="00000000" w:rsidRDefault="007C71EE">
      <w:pPr>
        <w:pStyle w:val="a"/>
        <w:rPr>
          <w:rtl/>
        </w:rPr>
      </w:pPr>
    </w:p>
    <w:p w14:paraId="0E8A1898" w14:textId="77777777" w:rsidR="00000000" w:rsidRDefault="007C71EE">
      <w:pPr>
        <w:pStyle w:val="a"/>
        <w:rPr>
          <w:rFonts w:hint="cs"/>
          <w:rtl/>
        </w:rPr>
      </w:pPr>
      <w:r>
        <w:rPr>
          <w:rFonts w:hint="cs"/>
          <w:rtl/>
        </w:rPr>
        <w:t>בבקשה, גברתי.</w:t>
      </w:r>
    </w:p>
    <w:p w14:paraId="62DE3F48" w14:textId="77777777" w:rsidR="00000000" w:rsidRDefault="007C71EE">
      <w:pPr>
        <w:pStyle w:val="a"/>
        <w:rPr>
          <w:rFonts w:hint="cs"/>
          <w:rtl/>
        </w:rPr>
      </w:pPr>
    </w:p>
    <w:p w14:paraId="032E929D" w14:textId="77777777" w:rsidR="00000000" w:rsidRDefault="007C71EE">
      <w:pPr>
        <w:pStyle w:val="ac"/>
        <w:rPr>
          <w:rtl/>
        </w:rPr>
      </w:pPr>
      <w:r>
        <w:rPr>
          <w:rFonts w:hint="eastAsia"/>
          <w:rtl/>
        </w:rPr>
        <w:t>דליה</w:t>
      </w:r>
      <w:r>
        <w:rPr>
          <w:rtl/>
        </w:rPr>
        <w:t xml:space="preserve"> איציק (העבודה-מימד):</w:t>
      </w:r>
    </w:p>
    <w:p w14:paraId="2CBB4244" w14:textId="77777777" w:rsidR="00000000" w:rsidRDefault="007C71EE">
      <w:pPr>
        <w:pStyle w:val="a"/>
        <w:rPr>
          <w:rFonts w:hint="cs"/>
          <w:rtl/>
        </w:rPr>
      </w:pPr>
    </w:p>
    <w:p w14:paraId="26E9EB25" w14:textId="77777777" w:rsidR="00000000" w:rsidRDefault="007C71EE">
      <w:pPr>
        <w:pStyle w:val="a"/>
        <w:rPr>
          <w:rFonts w:hint="cs"/>
          <w:rtl/>
        </w:rPr>
      </w:pPr>
      <w:r>
        <w:rPr>
          <w:rFonts w:hint="cs"/>
          <w:rtl/>
        </w:rPr>
        <w:t>אני עולה לדבר במסגרת היותי יושבת-ראש האופוזיציה.</w:t>
      </w:r>
    </w:p>
    <w:p w14:paraId="76EEBD02" w14:textId="77777777" w:rsidR="00000000" w:rsidRDefault="007C71EE">
      <w:pPr>
        <w:pStyle w:val="a"/>
        <w:rPr>
          <w:rFonts w:hint="cs"/>
          <w:rtl/>
        </w:rPr>
      </w:pPr>
    </w:p>
    <w:p w14:paraId="3FD5FC5F" w14:textId="77777777" w:rsidR="00000000" w:rsidRDefault="007C71EE">
      <w:pPr>
        <w:pStyle w:val="ad"/>
        <w:rPr>
          <w:rtl/>
        </w:rPr>
      </w:pPr>
      <w:r>
        <w:rPr>
          <w:rtl/>
        </w:rPr>
        <w:t>היו"ר יולי-יואל אדלשטיין:</w:t>
      </w:r>
    </w:p>
    <w:p w14:paraId="0F3FB217" w14:textId="77777777" w:rsidR="00000000" w:rsidRDefault="007C71EE">
      <w:pPr>
        <w:pStyle w:val="a"/>
        <w:rPr>
          <w:rtl/>
        </w:rPr>
      </w:pPr>
    </w:p>
    <w:p w14:paraId="199FCD36" w14:textId="77777777" w:rsidR="00000000" w:rsidRDefault="007C71EE">
      <w:pPr>
        <w:pStyle w:val="a"/>
        <w:rPr>
          <w:rFonts w:hint="cs"/>
          <w:rtl/>
        </w:rPr>
      </w:pPr>
      <w:r>
        <w:rPr>
          <w:rFonts w:hint="cs"/>
          <w:rtl/>
        </w:rPr>
        <w:t xml:space="preserve">במסגרת היותך יושבת-ראש האופוזיציה, בבקשה גשי למיקרופון. </w:t>
      </w:r>
    </w:p>
    <w:p w14:paraId="22905494" w14:textId="77777777" w:rsidR="00000000" w:rsidRDefault="007C71EE">
      <w:pPr>
        <w:pStyle w:val="a"/>
        <w:rPr>
          <w:rFonts w:hint="cs"/>
          <w:rtl/>
        </w:rPr>
      </w:pPr>
    </w:p>
    <w:p w14:paraId="160981F1" w14:textId="77777777" w:rsidR="00000000" w:rsidRDefault="007C71EE">
      <w:pPr>
        <w:pStyle w:val="ac"/>
        <w:rPr>
          <w:rtl/>
        </w:rPr>
      </w:pPr>
      <w:r>
        <w:rPr>
          <w:rFonts w:hint="eastAsia"/>
          <w:rtl/>
        </w:rPr>
        <w:t>אבשלום</w:t>
      </w:r>
      <w:r>
        <w:rPr>
          <w:rtl/>
        </w:rPr>
        <w:t xml:space="preserve"> וילן (מרצ):</w:t>
      </w:r>
    </w:p>
    <w:p w14:paraId="05CABBAB" w14:textId="77777777" w:rsidR="00000000" w:rsidRDefault="007C71EE">
      <w:pPr>
        <w:pStyle w:val="a"/>
        <w:rPr>
          <w:rFonts w:hint="cs"/>
          <w:rtl/>
        </w:rPr>
      </w:pPr>
    </w:p>
    <w:p w14:paraId="4D8E3CAD" w14:textId="77777777" w:rsidR="00000000" w:rsidRDefault="007C71EE">
      <w:pPr>
        <w:pStyle w:val="a"/>
        <w:rPr>
          <w:rFonts w:hint="cs"/>
          <w:rtl/>
        </w:rPr>
      </w:pPr>
      <w:r>
        <w:rPr>
          <w:rFonts w:hint="cs"/>
          <w:rtl/>
        </w:rPr>
        <w:t xml:space="preserve">אדוני, יש חוק. אתה לא יכול - - </w:t>
      </w:r>
      <w:r>
        <w:rPr>
          <w:rFonts w:hint="cs"/>
          <w:rtl/>
        </w:rPr>
        <w:t>-</w:t>
      </w:r>
    </w:p>
    <w:p w14:paraId="64BAA378" w14:textId="77777777" w:rsidR="00000000" w:rsidRDefault="007C71EE">
      <w:pPr>
        <w:pStyle w:val="a"/>
        <w:rPr>
          <w:rFonts w:hint="cs"/>
          <w:rtl/>
        </w:rPr>
      </w:pPr>
    </w:p>
    <w:p w14:paraId="671E1EA3" w14:textId="77777777" w:rsidR="00000000" w:rsidRDefault="007C71EE">
      <w:pPr>
        <w:pStyle w:val="ad"/>
        <w:rPr>
          <w:rtl/>
        </w:rPr>
      </w:pPr>
      <w:r>
        <w:rPr>
          <w:rFonts w:hint="eastAsia"/>
          <w:rtl/>
        </w:rPr>
        <w:t>היו</w:t>
      </w:r>
      <w:r>
        <w:rPr>
          <w:rtl/>
        </w:rPr>
        <w:t>"ר יולי-יואל אדלשטיין:</w:t>
      </w:r>
    </w:p>
    <w:p w14:paraId="098A5093" w14:textId="77777777" w:rsidR="00000000" w:rsidRDefault="007C71EE">
      <w:pPr>
        <w:pStyle w:val="a"/>
        <w:rPr>
          <w:rFonts w:hint="cs"/>
          <w:rtl/>
        </w:rPr>
      </w:pPr>
    </w:p>
    <w:p w14:paraId="1A41C676" w14:textId="77777777" w:rsidR="00000000" w:rsidRDefault="007C71EE">
      <w:pPr>
        <w:pStyle w:val="a"/>
        <w:rPr>
          <w:rFonts w:hint="cs"/>
          <w:rtl/>
        </w:rPr>
      </w:pPr>
      <w:r>
        <w:rPr>
          <w:rFonts w:hint="cs"/>
          <w:rtl/>
        </w:rPr>
        <w:t xml:space="preserve">בבקשה, גברתי. אם את מעוניינת לדבר, גשי למיקרופון. </w:t>
      </w:r>
    </w:p>
    <w:p w14:paraId="6867530A" w14:textId="77777777" w:rsidR="00000000" w:rsidRDefault="007C71EE">
      <w:pPr>
        <w:pStyle w:val="a"/>
        <w:rPr>
          <w:rFonts w:hint="cs"/>
          <w:rtl/>
        </w:rPr>
      </w:pPr>
    </w:p>
    <w:p w14:paraId="5EE98CFC" w14:textId="77777777" w:rsidR="00000000" w:rsidRDefault="007C71EE">
      <w:pPr>
        <w:pStyle w:val="ac"/>
        <w:rPr>
          <w:rtl/>
        </w:rPr>
      </w:pPr>
      <w:r>
        <w:rPr>
          <w:rFonts w:hint="eastAsia"/>
          <w:rtl/>
        </w:rPr>
        <w:t>אבשלום</w:t>
      </w:r>
      <w:r>
        <w:rPr>
          <w:rtl/>
        </w:rPr>
        <w:t xml:space="preserve"> וילן (מרצ):</w:t>
      </w:r>
    </w:p>
    <w:p w14:paraId="40D27E08" w14:textId="77777777" w:rsidR="00000000" w:rsidRDefault="007C71EE">
      <w:pPr>
        <w:pStyle w:val="a"/>
        <w:rPr>
          <w:rFonts w:hint="cs"/>
          <w:rtl/>
        </w:rPr>
      </w:pPr>
    </w:p>
    <w:p w14:paraId="6639D49E" w14:textId="77777777" w:rsidR="00000000" w:rsidRDefault="007C71EE">
      <w:pPr>
        <w:pStyle w:val="a"/>
        <w:rPr>
          <w:rFonts w:hint="cs"/>
          <w:rtl/>
        </w:rPr>
      </w:pPr>
      <w:r>
        <w:rPr>
          <w:rFonts w:hint="cs"/>
          <w:rtl/>
        </w:rPr>
        <w:t>זה חוק של הכנסת. היא צריכה לדבר מהדוכן.</w:t>
      </w:r>
    </w:p>
    <w:p w14:paraId="539E97D3" w14:textId="77777777" w:rsidR="00000000" w:rsidRDefault="007C71EE">
      <w:pPr>
        <w:pStyle w:val="a"/>
        <w:rPr>
          <w:rFonts w:hint="cs"/>
          <w:rtl/>
        </w:rPr>
      </w:pPr>
    </w:p>
    <w:p w14:paraId="06335F1C" w14:textId="77777777" w:rsidR="00000000" w:rsidRDefault="007C71EE">
      <w:pPr>
        <w:pStyle w:val="ac"/>
        <w:rPr>
          <w:rtl/>
        </w:rPr>
      </w:pPr>
      <w:r>
        <w:rPr>
          <w:rFonts w:hint="eastAsia"/>
          <w:rtl/>
        </w:rPr>
        <w:t>זהבה</w:t>
      </w:r>
      <w:r>
        <w:rPr>
          <w:rtl/>
        </w:rPr>
        <w:t xml:space="preserve"> גלאון (מרצ):</w:t>
      </w:r>
    </w:p>
    <w:p w14:paraId="7BD46665" w14:textId="77777777" w:rsidR="00000000" w:rsidRDefault="007C71EE">
      <w:pPr>
        <w:pStyle w:val="a"/>
        <w:rPr>
          <w:rFonts w:hint="cs"/>
          <w:rtl/>
        </w:rPr>
      </w:pPr>
    </w:p>
    <w:p w14:paraId="1E693DDC" w14:textId="77777777" w:rsidR="00000000" w:rsidRDefault="007C71EE">
      <w:pPr>
        <w:pStyle w:val="a"/>
        <w:rPr>
          <w:rFonts w:hint="cs"/>
          <w:rtl/>
        </w:rPr>
      </w:pPr>
      <w:r>
        <w:rPr>
          <w:rFonts w:hint="cs"/>
          <w:rtl/>
        </w:rPr>
        <w:t>היא יושבת-ראש האופוזיציה.</w:t>
      </w:r>
    </w:p>
    <w:p w14:paraId="4676DC7D" w14:textId="77777777" w:rsidR="00000000" w:rsidRDefault="007C71EE">
      <w:pPr>
        <w:pStyle w:val="a"/>
        <w:rPr>
          <w:rFonts w:hint="cs"/>
          <w:rtl/>
        </w:rPr>
      </w:pPr>
    </w:p>
    <w:p w14:paraId="58F590C2" w14:textId="77777777" w:rsidR="00000000" w:rsidRDefault="007C71EE">
      <w:pPr>
        <w:pStyle w:val="ad"/>
        <w:rPr>
          <w:rtl/>
        </w:rPr>
      </w:pPr>
      <w:r>
        <w:rPr>
          <w:rtl/>
        </w:rPr>
        <w:t>היו"ר יולי-יואל אדלשטיין:</w:t>
      </w:r>
    </w:p>
    <w:p w14:paraId="5FBF4B26" w14:textId="77777777" w:rsidR="00000000" w:rsidRDefault="007C71EE">
      <w:pPr>
        <w:pStyle w:val="a"/>
        <w:rPr>
          <w:rtl/>
        </w:rPr>
      </w:pPr>
    </w:p>
    <w:p w14:paraId="48B2E77E" w14:textId="77777777" w:rsidR="00000000" w:rsidRDefault="007C71EE">
      <w:pPr>
        <w:pStyle w:val="a"/>
        <w:rPr>
          <w:rFonts w:hint="cs"/>
          <w:rtl/>
        </w:rPr>
      </w:pPr>
      <w:r>
        <w:rPr>
          <w:rFonts w:hint="cs"/>
          <w:rtl/>
        </w:rPr>
        <w:t>גברתי, חברת הכנסת דליה איציק, את מעוניינ</w:t>
      </w:r>
      <w:r>
        <w:rPr>
          <w:rFonts w:hint="cs"/>
          <w:rtl/>
        </w:rPr>
        <w:t>ת לדבר? טוב.</w:t>
      </w:r>
    </w:p>
    <w:p w14:paraId="12679BD3" w14:textId="77777777" w:rsidR="00000000" w:rsidRDefault="007C71EE">
      <w:pPr>
        <w:pStyle w:val="a"/>
        <w:rPr>
          <w:rtl/>
        </w:rPr>
      </w:pPr>
    </w:p>
    <w:p w14:paraId="2BD1B955" w14:textId="77777777" w:rsidR="00000000" w:rsidRDefault="007C71EE">
      <w:pPr>
        <w:pStyle w:val="a"/>
        <w:rPr>
          <w:rFonts w:hint="cs"/>
          <w:rtl/>
        </w:rPr>
      </w:pPr>
    </w:p>
    <w:p w14:paraId="27BFB6E4" w14:textId="77777777" w:rsidR="00000000" w:rsidRDefault="007C71EE">
      <w:pPr>
        <w:pStyle w:val="Subject"/>
        <w:rPr>
          <w:rFonts w:hint="cs"/>
          <w:rtl/>
        </w:rPr>
      </w:pPr>
      <w:r>
        <w:rPr>
          <w:rFonts w:hint="cs"/>
          <w:rtl/>
        </w:rPr>
        <w:t xml:space="preserve">הצעת חוק התוכנית להבראת כלכלת ישראל (תיקוני חקיקה להשגת יעדי התקציב </w:t>
      </w:r>
      <w:r>
        <w:rPr>
          <w:rtl/>
        </w:rPr>
        <w:br/>
      </w:r>
      <w:r>
        <w:rPr>
          <w:rFonts w:hint="cs"/>
          <w:rtl/>
        </w:rPr>
        <w:t>והמדיניות הכלכלית לשנות הכספים 2003 ו=2004), התשס"ג-‏2003;</w:t>
      </w:r>
    </w:p>
    <w:p w14:paraId="00D80779" w14:textId="77777777" w:rsidR="00000000" w:rsidRDefault="007C71EE">
      <w:pPr>
        <w:pStyle w:val="Subject"/>
        <w:rPr>
          <w:rFonts w:hint="cs"/>
          <w:rtl/>
        </w:rPr>
      </w:pPr>
      <w:r>
        <w:rPr>
          <w:rFonts w:hint="cs"/>
          <w:rtl/>
        </w:rPr>
        <w:t xml:space="preserve">הצעת חוק-יסוד: משק המדינה (תיקון מס' 6) </w:t>
      </w:r>
    </w:p>
    <w:p w14:paraId="7AA35ABC" w14:textId="77777777" w:rsidR="00000000" w:rsidRDefault="007C71EE">
      <w:pPr>
        <w:pStyle w:val="Subject"/>
        <w:rPr>
          <w:rFonts w:hint="cs"/>
          <w:rtl/>
        </w:rPr>
      </w:pPr>
      <w:r>
        <w:rPr>
          <w:rFonts w:hint="cs"/>
          <w:rtl/>
        </w:rPr>
        <w:t>(קריאה שנייה וקריאה שלישית)</w:t>
      </w:r>
    </w:p>
    <w:p w14:paraId="67DCDDD3" w14:textId="77777777" w:rsidR="00000000" w:rsidRDefault="007C71EE">
      <w:pPr>
        <w:pStyle w:val="a"/>
        <w:rPr>
          <w:rFonts w:hint="cs"/>
          <w:rtl/>
        </w:rPr>
      </w:pPr>
    </w:p>
    <w:p w14:paraId="1F36D2E1" w14:textId="77777777" w:rsidR="00000000" w:rsidRDefault="007C71EE">
      <w:pPr>
        <w:pStyle w:val="a"/>
        <w:rPr>
          <w:rFonts w:hint="cs"/>
          <w:rtl/>
        </w:rPr>
      </w:pPr>
    </w:p>
    <w:p w14:paraId="1544B272" w14:textId="77777777" w:rsidR="00000000" w:rsidRDefault="007C71EE">
      <w:pPr>
        <w:pStyle w:val="ad"/>
        <w:rPr>
          <w:rtl/>
        </w:rPr>
      </w:pPr>
      <w:r>
        <w:rPr>
          <w:rtl/>
        </w:rPr>
        <w:t>היו"ר יולי-יואל אדלשטיין:</w:t>
      </w:r>
    </w:p>
    <w:p w14:paraId="077E7571" w14:textId="77777777" w:rsidR="00000000" w:rsidRDefault="007C71EE">
      <w:pPr>
        <w:pStyle w:val="a"/>
        <w:rPr>
          <w:rtl/>
        </w:rPr>
      </w:pPr>
    </w:p>
    <w:p w14:paraId="196C221B" w14:textId="77777777" w:rsidR="00000000" w:rsidRDefault="007C71EE">
      <w:pPr>
        <w:pStyle w:val="a"/>
        <w:rPr>
          <w:rFonts w:hint="cs"/>
          <w:rtl/>
        </w:rPr>
      </w:pPr>
      <w:r>
        <w:rPr>
          <w:rFonts w:hint="cs"/>
          <w:rtl/>
        </w:rPr>
        <w:t>חברי הכנסת אנחנ</w:t>
      </w:r>
      <w:r>
        <w:rPr>
          <w:rFonts w:hint="cs"/>
          <w:rtl/>
        </w:rPr>
        <w:t>ו נעבור להצבעות. אני מזכיר לכם שאנחנו בעמוד 178.</w:t>
      </w:r>
    </w:p>
    <w:p w14:paraId="6465262C" w14:textId="77777777" w:rsidR="00000000" w:rsidRDefault="007C71EE">
      <w:pPr>
        <w:pStyle w:val="a"/>
        <w:rPr>
          <w:rFonts w:hint="cs"/>
          <w:rtl/>
        </w:rPr>
      </w:pPr>
    </w:p>
    <w:p w14:paraId="177640F3" w14:textId="77777777" w:rsidR="00000000" w:rsidRDefault="007C71EE">
      <w:pPr>
        <w:pStyle w:val="ac"/>
        <w:rPr>
          <w:rtl/>
        </w:rPr>
      </w:pPr>
      <w:r>
        <w:rPr>
          <w:rFonts w:hint="eastAsia"/>
          <w:rtl/>
        </w:rPr>
        <w:t>קריאות</w:t>
      </w:r>
      <w:r>
        <w:rPr>
          <w:rtl/>
        </w:rPr>
        <w:t>:</w:t>
      </w:r>
    </w:p>
    <w:p w14:paraId="2EA67163" w14:textId="77777777" w:rsidR="00000000" w:rsidRDefault="007C71EE">
      <w:pPr>
        <w:pStyle w:val="a"/>
        <w:rPr>
          <w:rFonts w:hint="cs"/>
          <w:rtl/>
        </w:rPr>
      </w:pPr>
    </w:p>
    <w:p w14:paraId="4258A4E7" w14:textId="77777777" w:rsidR="00000000" w:rsidRDefault="007C71EE">
      <w:pPr>
        <w:pStyle w:val="a"/>
        <w:rPr>
          <w:rFonts w:hint="cs"/>
          <w:rtl/>
        </w:rPr>
      </w:pPr>
      <w:r>
        <w:rPr>
          <w:rFonts w:hint="cs"/>
          <w:rtl/>
        </w:rPr>
        <w:t>- - -</w:t>
      </w:r>
    </w:p>
    <w:p w14:paraId="5DBB05C3" w14:textId="77777777" w:rsidR="00000000" w:rsidRDefault="007C71EE">
      <w:pPr>
        <w:pStyle w:val="a"/>
        <w:rPr>
          <w:rFonts w:hint="cs"/>
          <w:rtl/>
        </w:rPr>
      </w:pPr>
    </w:p>
    <w:p w14:paraId="6AD8ED7E" w14:textId="77777777" w:rsidR="00000000" w:rsidRDefault="007C71EE">
      <w:pPr>
        <w:pStyle w:val="ad"/>
        <w:rPr>
          <w:rtl/>
        </w:rPr>
      </w:pPr>
      <w:r>
        <w:rPr>
          <w:rtl/>
        </w:rPr>
        <w:t>היו"ר יולי-יואל אדלשטיין:</w:t>
      </w:r>
    </w:p>
    <w:p w14:paraId="1F1BEAF2" w14:textId="77777777" w:rsidR="00000000" w:rsidRDefault="007C71EE">
      <w:pPr>
        <w:pStyle w:val="a"/>
        <w:rPr>
          <w:rtl/>
        </w:rPr>
      </w:pPr>
    </w:p>
    <w:p w14:paraId="0D10F63F" w14:textId="77777777" w:rsidR="00000000" w:rsidRDefault="007C71EE">
      <w:pPr>
        <w:pStyle w:val="a"/>
        <w:rPr>
          <w:rFonts w:hint="cs"/>
          <w:rtl/>
        </w:rPr>
      </w:pPr>
      <w:r>
        <w:rPr>
          <w:rFonts w:hint="cs"/>
          <w:rtl/>
        </w:rPr>
        <w:t>מה קורה כאן, חבר הכנסת ארדן, חבר הכנסת רצון, חבר הכנסת יצחק כהן?</w:t>
      </w:r>
    </w:p>
    <w:p w14:paraId="5EC3886E" w14:textId="77777777" w:rsidR="00000000" w:rsidRDefault="007C71EE">
      <w:pPr>
        <w:pStyle w:val="a"/>
        <w:rPr>
          <w:rFonts w:hint="cs"/>
          <w:rtl/>
        </w:rPr>
      </w:pPr>
    </w:p>
    <w:p w14:paraId="0E55D0FC" w14:textId="77777777" w:rsidR="00000000" w:rsidRDefault="007C71EE">
      <w:pPr>
        <w:pStyle w:val="a"/>
        <w:rPr>
          <w:rFonts w:hint="cs"/>
          <w:rtl/>
        </w:rPr>
      </w:pPr>
      <w:r>
        <w:rPr>
          <w:rFonts w:hint="cs"/>
          <w:rtl/>
        </w:rPr>
        <w:t xml:space="preserve">אנחנו בעמוד 178. חבר הכנסת אפללו, נכון? אנחנו בעמוד 178, בסעיף 36(1). נכון, חבר הכנסת אפללו, אתה </w:t>
      </w:r>
      <w:r>
        <w:rPr>
          <w:rFonts w:hint="cs"/>
          <w:rtl/>
        </w:rPr>
        <w:t>מסכים אתי? תודה רבה. וגם אל תפריע לי, אני מאוד אודה לך. עוד מעט אני אשמע כמו יושב-ראש הכנסת מבחינת מיתרי הקול. תודה.</w:t>
      </w:r>
    </w:p>
    <w:p w14:paraId="0D3F120A" w14:textId="77777777" w:rsidR="00000000" w:rsidRDefault="007C71EE">
      <w:pPr>
        <w:pStyle w:val="a"/>
        <w:rPr>
          <w:rFonts w:hint="cs"/>
          <w:rtl/>
        </w:rPr>
      </w:pPr>
    </w:p>
    <w:p w14:paraId="47A3CFD7" w14:textId="77777777" w:rsidR="00000000" w:rsidRDefault="007C71EE">
      <w:pPr>
        <w:pStyle w:val="a"/>
        <w:rPr>
          <w:rFonts w:hint="cs"/>
          <w:rtl/>
        </w:rPr>
      </w:pPr>
      <w:r>
        <w:rPr>
          <w:rFonts w:hint="cs"/>
          <w:rtl/>
        </w:rPr>
        <w:t xml:space="preserve">קבוצת בורג, קבוצת ברכה, קבוצת בל"ד וחברי הכנסת טלב אלסאנע, ישראל אייכלר ומשה גפני </w:t>
      </w:r>
      <w:r>
        <w:rPr>
          <w:rtl/>
        </w:rPr>
        <w:t>–</w:t>
      </w:r>
      <w:r>
        <w:rPr>
          <w:rFonts w:hint="cs"/>
          <w:rtl/>
        </w:rPr>
        <w:t xml:space="preserve"> לא נמצאים. תודה. ההסתייגות יורדת. ישראל אייכלר, אתה מע</w:t>
      </w:r>
      <w:r>
        <w:rPr>
          <w:rFonts w:hint="cs"/>
          <w:rtl/>
        </w:rPr>
        <w:t>וניין להצביע? אתה מסיר. אם לא נמצאים, לא נמצאים.</w:t>
      </w:r>
    </w:p>
    <w:p w14:paraId="72694C82" w14:textId="77777777" w:rsidR="00000000" w:rsidRDefault="007C71EE">
      <w:pPr>
        <w:pStyle w:val="a"/>
        <w:rPr>
          <w:rFonts w:hint="cs"/>
          <w:rtl/>
        </w:rPr>
      </w:pPr>
    </w:p>
    <w:p w14:paraId="4CA91C86" w14:textId="77777777" w:rsidR="00000000" w:rsidRDefault="007C71EE">
      <w:pPr>
        <w:pStyle w:val="ac"/>
        <w:rPr>
          <w:rtl/>
        </w:rPr>
      </w:pPr>
      <w:r>
        <w:rPr>
          <w:rtl/>
        </w:rPr>
        <w:t>רוני בר-און (הליכוד):</w:t>
      </w:r>
    </w:p>
    <w:p w14:paraId="0EB81FEB" w14:textId="77777777" w:rsidR="00000000" w:rsidRDefault="007C71EE">
      <w:pPr>
        <w:pStyle w:val="a"/>
        <w:rPr>
          <w:rtl/>
        </w:rPr>
      </w:pPr>
    </w:p>
    <w:p w14:paraId="48AD28AD" w14:textId="77777777" w:rsidR="00000000" w:rsidRDefault="007C71EE">
      <w:pPr>
        <w:pStyle w:val="a"/>
        <w:rPr>
          <w:rFonts w:hint="cs"/>
          <w:rtl/>
        </w:rPr>
      </w:pPr>
      <w:r>
        <w:rPr>
          <w:rFonts w:hint="cs"/>
          <w:rtl/>
        </w:rPr>
        <w:t>- - -</w:t>
      </w:r>
    </w:p>
    <w:p w14:paraId="35FE586E" w14:textId="77777777" w:rsidR="00000000" w:rsidRDefault="007C71EE">
      <w:pPr>
        <w:pStyle w:val="a"/>
        <w:rPr>
          <w:rFonts w:hint="cs"/>
          <w:rtl/>
        </w:rPr>
      </w:pPr>
    </w:p>
    <w:p w14:paraId="799336CB" w14:textId="77777777" w:rsidR="00000000" w:rsidRDefault="007C71EE">
      <w:pPr>
        <w:pStyle w:val="ad"/>
        <w:rPr>
          <w:rtl/>
        </w:rPr>
      </w:pPr>
      <w:r>
        <w:rPr>
          <w:rtl/>
        </w:rPr>
        <w:t>היו"ר יולי-יואל אדלשטיין:</w:t>
      </w:r>
    </w:p>
    <w:p w14:paraId="1FAA0ADA" w14:textId="77777777" w:rsidR="00000000" w:rsidRDefault="007C71EE">
      <w:pPr>
        <w:pStyle w:val="a"/>
        <w:rPr>
          <w:rtl/>
        </w:rPr>
      </w:pPr>
    </w:p>
    <w:p w14:paraId="596EFF79" w14:textId="77777777" w:rsidR="00000000" w:rsidRDefault="007C71EE">
      <w:pPr>
        <w:pStyle w:val="a"/>
        <w:rPr>
          <w:rFonts w:hint="cs"/>
          <w:rtl/>
        </w:rPr>
      </w:pPr>
      <w:r>
        <w:rPr>
          <w:rFonts w:hint="cs"/>
          <w:rtl/>
        </w:rPr>
        <w:t>תודה. אדוני יושב-ראש ועדת הכנסת, אני מודה לך מאוד על הסיוע. חבר הכנסת בנלולו, שב. תודה.</w:t>
      </w:r>
    </w:p>
    <w:p w14:paraId="124B9A3B" w14:textId="77777777" w:rsidR="00000000" w:rsidRDefault="007C71EE">
      <w:pPr>
        <w:pStyle w:val="a"/>
        <w:rPr>
          <w:rFonts w:hint="cs"/>
          <w:rtl/>
        </w:rPr>
      </w:pPr>
    </w:p>
    <w:p w14:paraId="796871AB" w14:textId="77777777" w:rsidR="00000000" w:rsidRDefault="007C71EE">
      <w:pPr>
        <w:pStyle w:val="a"/>
        <w:rPr>
          <w:rFonts w:hint="cs"/>
          <w:rtl/>
        </w:rPr>
      </w:pPr>
      <w:r>
        <w:rPr>
          <w:rFonts w:hint="cs"/>
          <w:rtl/>
        </w:rPr>
        <w:t xml:space="preserve">חבר הכנסת בורג - לא נוכח; חבר הכנסת מצנע </w:t>
      </w:r>
      <w:r>
        <w:rPr>
          <w:rtl/>
        </w:rPr>
        <w:t>–</w:t>
      </w:r>
      <w:r>
        <w:rPr>
          <w:rFonts w:hint="cs"/>
          <w:rtl/>
        </w:rPr>
        <w:t xml:space="preserve"> לא; חבר הכנסת בן-</w:t>
      </w:r>
      <w:r>
        <w:rPr>
          <w:rFonts w:hint="cs"/>
          <w:rtl/>
        </w:rPr>
        <w:t xml:space="preserve">אליעזר </w:t>
      </w:r>
      <w:r>
        <w:rPr>
          <w:rtl/>
        </w:rPr>
        <w:t>–</w:t>
      </w:r>
      <w:r>
        <w:rPr>
          <w:rFonts w:hint="cs"/>
          <w:rtl/>
        </w:rPr>
        <w:t xml:space="preserve"> לא; חבר הכנסת שמעון פרס </w:t>
      </w:r>
      <w:r>
        <w:rPr>
          <w:rtl/>
        </w:rPr>
        <w:t>–</w:t>
      </w:r>
      <w:r>
        <w:rPr>
          <w:rFonts w:hint="cs"/>
          <w:rtl/>
        </w:rPr>
        <w:t xml:space="preserve"> לא; חבר הכנסת מתן וילנאי </w:t>
      </w:r>
      <w:r>
        <w:rPr>
          <w:rtl/>
        </w:rPr>
        <w:t>–</w:t>
      </w:r>
      <w:r>
        <w:rPr>
          <w:rFonts w:hint="cs"/>
          <w:rtl/>
        </w:rPr>
        <w:t xml:space="preserve"> לא; חברת הכנסת דליה איציק </w:t>
      </w:r>
      <w:r>
        <w:rPr>
          <w:rtl/>
        </w:rPr>
        <w:t>–</w:t>
      </w:r>
      <w:r>
        <w:rPr>
          <w:rFonts w:hint="cs"/>
          <w:rtl/>
        </w:rPr>
        <w:t xml:space="preserve"> לא; חבר הכנסת אופיר פינס-פז </w:t>
      </w:r>
      <w:r>
        <w:rPr>
          <w:rtl/>
        </w:rPr>
        <w:t>–</w:t>
      </w:r>
      <w:r>
        <w:rPr>
          <w:rFonts w:hint="cs"/>
          <w:rtl/>
        </w:rPr>
        <w:t xml:space="preserve"> לא; חבר הכנסת אפרים סנה </w:t>
      </w:r>
      <w:r>
        <w:rPr>
          <w:rtl/>
        </w:rPr>
        <w:t>–</w:t>
      </w:r>
      <w:r>
        <w:rPr>
          <w:rFonts w:hint="cs"/>
          <w:rtl/>
        </w:rPr>
        <w:t xml:space="preserve"> לא; חברת הכנסת יולי תמיר </w:t>
      </w:r>
      <w:r>
        <w:rPr>
          <w:rtl/>
        </w:rPr>
        <w:t>–</w:t>
      </w:r>
      <w:r>
        <w:rPr>
          <w:rFonts w:hint="cs"/>
          <w:rtl/>
        </w:rPr>
        <w:t xml:space="preserve"> לא.</w:t>
      </w:r>
    </w:p>
    <w:p w14:paraId="36DD9BB7" w14:textId="77777777" w:rsidR="00000000" w:rsidRDefault="007C71EE">
      <w:pPr>
        <w:pStyle w:val="a"/>
        <w:rPr>
          <w:rFonts w:hint="cs"/>
          <w:rtl/>
        </w:rPr>
      </w:pPr>
    </w:p>
    <w:p w14:paraId="6EAB9937" w14:textId="77777777" w:rsidR="00000000" w:rsidRDefault="007C71EE">
      <w:pPr>
        <w:pStyle w:val="ac"/>
        <w:rPr>
          <w:rtl/>
        </w:rPr>
      </w:pPr>
      <w:r>
        <w:rPr>
          <w:rFonts w:hint="eastAsia"/>
          <w:rtl/>
        </w:rPr>
        <w:t>קריאה</w:t>
      </w:r>
      <w:r>
        <w:rPr>
          <w:rtl/>
        </w:rPr>
        <w:t>:</w:t>
      </w:r>
    </w:p>
    <w:p w14:paraId="4821B5BC" w14:textId="77777777" w:rsidR="00000000" w:rsidRDefault="007C71EE">
      <w:pPr>
        <w:pStyle w:val="a"/>
        <w:rPr>
          <w:rFonts w:hint="cs"/>
          <w:rtl/>
        </w:rPr>
      </w:pPr>
    </w:p>
    <w:p w14:paraId="5045D6B8" w14:textId="77777777" w:rsidR="00000000" w:rsidRDefault="007C71EE">
      <w:pPr>
        <w:pStyle w:val="a"/>
        <w:rPr>
          <w:rFonts w:hint="cs"/>
          <w:rtl/>
        </w:rPr>
      </w:pPr>
      <w:r>
        <w:rPr>
          <w:rFonts w:hint="cs"/>
          <w:rtl/>
        </w:rPr>
        <w:t>- - -</w:t>
      </w:r>
    </w:p>
    <w:p w14:paraId="224B407D" w14:textId="77777777" w:rsidR="00000000" w:rsidRDefault="007C71EE">
      <w:pPr>
        <w:pStyle w:val="a"/>
        <w:rPr>
          <w:rFonts w:hint="cs"/>
          <w:rtl/>
        </w:rPr>
      </w:pPr>
    </w:p>
    <w:p w14:paraId="3BF5C79D" w14:textId="77777777" w:rsidR="00000000" w:rsidRDefault="007C71EE">
      <w:pPr>
        <w:pStyle w:val="ad"/>
        <w:rPr>
          <w:rtl/>
        </w:rPr>
      </w:pPr>
      <w:r>
        <w:rPr>
          <w:rtl/>
        </w:rPr>
        <w:t>היו"ר יולי-יואל אדלשטיין:</w:t>
      </w:r>
    </w:p>
    <w:p w14:paraId="5EF7A175" w14:textId="77777777" w:rsidR="00000000" w:rsidRDefault="007C71EE">
      <w:pPr>
        <w:pStyle w:val="a"/>
        <w:rPr>
          <w:rtl/>
        </w:rPr>
      </w:pPr>
    </w:p>
    <w:p w14:paraId="5CF9F406" w14:textId="77777777" w:rsidR="00000000" w:rsidRDefault="007C71EE">
      <w:pPr>
        <w:pStyle w:val="a"/>
        <w:rPr>
          <w:rFonts w:hint="cs"/>
          <w:rtl/>
        </w:rPr>
      </w:pPr>
      <w:r>
        <w:rPr>
          <w:rFonts w:hint="cs"/>
          <w:rtl/>
        </w:rPr>
        <w:t xml:space="preserve">אני לא בטוח שתקנונית אני יכול לעשות </w:t>
      </w:r>
      <w:r>
        <w:rPr>
          <w:rFonts w:hint="cs"/>
          <w:rtl/>
        </w:rPr>
        <w:t xml:space="preserve">את זה. אני חושב שאנחנו חייבים לפרוטוקול, אלא אם יעירו לי אחרת - - - </w:t>
      </w:r>
    </w:p>
    <w:p w14:paraId="7C1360F1" w14:textId="77777777" w:rsidR="00000000" w:rsidRDefault="007C71EE">
      <w:pPr>
        <w:pStyle w:val="a"/>
        <w:rPr>
          <w:rFonts w:hint="cs"/>
          <w:rtl/>
        </w:rPr>
      </w:pPr>
    </w:p>
    <w:p w14:paraId="0E7B0ACB" w14:textId="77777777" w:rsidR="00000000" w:rsidRDefault="007C71EE">
      <w:pPr>
        <w:pStyle w:val="ac"/>
        <w:rPr>
          <w:rtl/>
        </w:rPr>
      </w:pPr>
      <w:r>
        <w:rPr>
          <w:rFonts w:hint="eastAsia"/>
          <w:rtl/>
        </w:rPr>
        <w:t>צבי</w:t>
      </w:r>
      <w:r>
        <w:rPr>
          <w:rtl/>
        </w:rPr>
        <w:t xml:space="preserve"> הנדל (האיחוד הלאומי - ישראל ביתנו):</w:t>
      </w:r>
    </w:p>
    <w:p w14:paraId="2159D05C" w14:textId="77777777" w:rsidR="00000000" w:rsidRDefault="007C71EE">
      <w:pPr>
        <w:pStyle w:val="a"/>
        <w:rPr>
          <w:rFonts w:hint="cs"/>
          <w:rtl/>
        </w:rPr>
      </w:pPr>
    </w:p>
    <w:p w14:paraId="0D9B1F42" w14:textId="77777777" w:rsidR="00000000" w:rsidRDefault="007C71EE">
      <w:pPr>
        <w:pStyle w:val="a"/>
        <w:rPr>
          <w:rFonts w:hint="cs"/>
          <w:rtl/>
        </w:rPr>
      </w:pPr>
      <w:r>
        <w:rPr>
          <w:rFonts w:hint="cs"/>
          <w:rtl/>
        </w:rPr>
        <w:t>אתה יכול לשאול, האם המסתייגים נמצאים.</w:t>
      </w:r>
    </w:p>
    <w:p w14:paraId="130AE58B" w14:textId="77777777" w:rsidR="00000000" w:rsidRDefault="007C71EE">
      <w:pPr>
        <w:pStyle w:val="a"/>
        <w:rPr>
          <w:rFonts w:hint="cs"/>
          <w:rtl/>
        </w:rPr>
      </w:pPr>
    </w:p>
    <w:p w14:paraId="2414D2AD" w14:textId="77777777" w:rsidR="00000000" w:rsidRDefault="007C71EE">
      <w:pPr>
        <w:pStyle w:val="ad"/>
        <w:rPr>
          <w:rtl/>
        </w:rPr>
      </w:pPr>
      <w:r>
        <w:rPr>
          <w:rtl/>
        </w:rPr>
        <w:t>היו"ר יולי-יואל אדלשטיין:</w:t>
      </w:r>
    </w:p>
    <w:p w14:paraId="4DE2EDC5" w14:textId="77777777" w:rsidR="00000000" w:rsidRDefault="007C71EE">
      <w:pPr>
        <w:pStyle w:val="a"/>
        <w:rPr>
          <w:rtl/>
        </w:rPr>
      </w:pPr>
    </w:p>
    <w:p w14:paraId="15C87DE1" w14:textId="77777777" w:rsidR="00000000" w:rsidRDefault="007C71EE">
      <w:pPr>
        <w:pStyle w:val="a"/>
        <w:rPr>
          <w:rFonts w:hint="cs"/>
          <w:rtl/>
        </w:rPr>
      </w:pPr>
      <w:r>
        <w:rPr>
          <w:rFonts w:hint="cs"/>
          <w:rtl/>
        </w:rPr>
        <w:t xml:space="preserve">תודה. חבר הכנסת מיכאל מלכיאור </w:t>
      </w:r>
      <w:r>
        <w:rPr>
          <w:rtl/>
        </w:rPr>
        <w:t>–</w:t>
      </w:r>
      <w:r>
        <w:rPr>
          <w:rFonts w:hint="cs"/>
          <w:rtl/>
        </w:rPr>
        <w:t xml:space="preserve"> לא נוכח; חבר הכנסת יצחק הרצוג, חבר הכנסת חיים ר</w:t>
      </w:r>
      <w:r>
        <w:rPr>
          <w:rFonts w:hint="cs"/>
          <w:rtl/>
        </w:rPr>
        <w:t>מון, חבר הכנסת דני יתום, חבר הכנסת איתן כבל, חבר הכנסת אברהם בייגה שוחט, חברת הכנסת קולט אביטל, חברי הכנסבת שלום שמחון, אורית נוקד, אלי בן-מנחם, אלי ישי, שלמה בניזרי, נסים דהן, אמנון כהן, יצחק כהן, דוד אזולאי, משולם נהרי, יצחק וקנין, יאיר פרץ, נסים זאב, יע</w:t>
      </w:r>
      <w:r>
        <w:rPr>
          <w:rFonts w:hint="cs"/>
          <w:rtl/>
        </w:rPr>
        <w:t xml:space="preserve">קב מרגי, יוסי שריד, חיים אורון, רן כהן, זהבה גלאון, רומן ברונפמן, אבשלום וילן, ליצמן, רביץ, פרוש, גפני, אייכלר, ברכה, מח'ול, טיבי, עמיר פרץ, אילנה כהן, טל, בשארה, זחאלקה. טאהא. עבדל-אלמאלכ דהאמשה. אלסאנע. חברי הכנסת, באמת מוזר שגם עכשיו יש רעש. </w:t>
      </w:r>
    </w:p>
    <w:p w14:paraId="4791D603" w14:textId="77777777" w:rsidR="00000000" w:rsidRDefault="007C71EE">
      <w:pPr>
        <w:pStyle w:val="a"/>
        <w:rPr>
          <w:rFonts w:hint="cs"/>
          <w:rtl/>
        </w:rPr>
      </w:pPr>
    </w:p>
    <w:p w14:paraId="40CC108C" w14:textId="77777777" w:rsidR="00000000" w:rsidRDefault="007C71EE">
      <w:pPr>
        <w:pStyle w:val="a"/>
        <w:rPr>
          <w:rFonts w:hint="cs"/>
          <w:rtl/>
        </w:rPr>
      </w:pPr>
      <w:r>
        <w:rPr>
          <w:rFonts w:hint="cs"/>
          <w:rtl/>
        </w:rPr>
        <w:t>אם כן, אנ</w:t>
      </w:r>
      <w:r>
        <w:rPr>
          <w:rFonts w:hint="cs"/>
          <w:rtl/>
        </w:rPr>
        <w:t xml:space="preserve">חנו קובעים שלסעיף 36(1) לא נתקבלו הסתייגויות ועוברים לסעיף 36(2). קבוצת ברכה </w:t>
      </w:r>
      <w:r>
        <w:rPr>
          <w:rtl/>
        </w:rPr>
        <w:t>–</w:t>
      </w:r>
      <w:r>
        <w:rPr>
          <w:rFonts w:hint="cs"/>
          <w:rtl/>
        </w:rPr>
        <w:t xml:space="preserve"> לא נמצאים. לסעיף 36(3),  פלוס תיקון בלוח התיקונים - ההסתייגות של חבר הכנסת יצחק כהן </w:t>
      </w:r>
      <w:r>
        <w:rPr>
          <w:rtl/>
        </w:rPr>
        <w:t>–</w:t>
      </w:r>
      <w:r>
        <w:rPr>
          <w:rFonts w:hint="cs"/>
          <w:rtl/>
        </w:rPr>
        <w:t xml:space="preserve"> לא נמצא כאן; סעיף 36(4),  קבוצת ברכה - לא נמצאים; סעיף 36(5),  אין הסתייגויות; סעיף 36(6), </w:t>
      </w:r>
      <w:r>
        <w:rPr>
          <w:rFonts w:hint="cs"/>
          <w:rtl/>
        </w:rPr>
        <w:t xml:space="preserve"> קבוצת ברכה - לא נמצאים. </w:t>
      </w:r>
    </w:p>
    <w:p w14:paraId="6FA3B46E" w14:textId="77777777" w:rsidR="00000000" w:rsidRDefault="007C71EE">
      <w:pPr>
        <w:pStyle w:val="a"/>
        <w:rPr>
          <w:rFonts w:hint="cs"/>
          <w:rtl/>
        </w:rPr>
      </w:pPr>
    </w:p>
    <w:p w14:paraId="764DDD8A" w14:textId="77777777" w:rsidR="00000000" w:rsidRDefault="007C71EE">
      <w:pPr>
        <w:pStyle w:val="a"/>
        <w:rPr>
          <w:rFonts w:hint="cs"/>
          <w:rtl/>
        </w:rPr>
      </w:pPr>
      <w:r>
        <w:rPr>
          <w:rFonts w:hint="cs"/>
          <w:rtl/>
        </w:rPr>
        <w:t>אנחנו סיימנו את סעיף 36 ללא הסתייגויות, ולכן אנחנו נצביע עליו כנוסח הוועדה בהצבעה אלקטרונית. ההצבעה החלה. סעיף 36 כנוסח הוועדה - מי בעד, מי נגד? נא להצביע. לרבות התיקון בלוח התיקונים.</w:t>
      </w:r>
    </w:p>
    <w:p w14:paraId="2438E175" w14:textId="77777777" w:rsidR="00000000" w:rsidRDefault="007C71EE">
      <w:pPr>
        <w:pStyle w:val="a"/>
        <w:rPr>
          <w:rFonts w:hint="cs"/>
          <w:rtl/>
        </w:rPr>
      </w:pPr>
    </w:p>
    <w:p w14:paraId="352E15C1" w14:textId="77777777" w:rsidR="00000000" w:rsidRDefault="007C71EE">
      <w:pPr>
        <w:pStyle w:val="a"/>
        <w:jc w:val="center"/>
        <w:rPr>
          <w:rFonts w:hint="cs"/>
          <w:rtl/>
        </w:rPr>
      </w:pPr>
      <w:r>
        <w:rPr>
          <w:rFonts w:hint="cs"/>
          <w:b/>
          <w:bCs/>
          <w:rtl/>
        </w:rPr>
        <w:t>הצבעה מס' 80</w:t>
      </w:r>
    </w:p>
    <w:p w14:paraId="44055532" w14:textId="77777777" w:rsidR="00000000" w:rsidRDefault="007C71EE">
      <w:pPr>
        <w:pStyle w:val="a"/>
        <w:jc w:val="center"/>
        <w:rPr>
          <w:rFonts w:hint="cs"/>
          <w:rtl/>
        </w:rPr>
      </w:pPr>
    </w:p>
    <w:p w14:paraId="1BA22EF7" w14:textId="77777777" w:rsidR="00000000" w:rsidRDefault="007C71EE">
      <w:pPr>
        <w:pStyle w:val="a"/>
        <w:jc w:val="center"/>
        <w:rPr>
          <w:rFonts w:hint="cs"/>
          <w:rtl/>
        </w:rPr>
      </w:pPr>
      <w:r>
        <w:rPr>
          <w:rFonts w:hint="cs"/>
          <w:rtl/>
        </w:rPr>
        <w:t xml:space="preserve">בעד סעיף 36, עם לוח התיקונים </w:t>
      </w:r>
      <w:r>
        <w:rPr>
          <w:rtl/>
        </w:rPr>
        <w:t>–</w:t>
      </w:r>
      <w:r>
        <w:rPr>
          <w:rFonts w:hint="cs"/>
          <w:rtl/>
        </w:rPr>
        <w:t xml:space="preserve"> 45</w:t>
      </w:r>
    </w:p>
    <w:p w14:paraId="37F07E5E" w14:textId="77777777" w:rsidR="00000000" w:rsidRDefault="007C71EE">
      <w:pPr>
        <w:pStyle w:val="a"/>
        <w:jc w:val="center"/>
        <w:rPr>
          <w:rFonts w:hint="cs"/>
          <w:rtl/>
        </w:rPr>
      </w:pPr>
      <w:r>
        <w:rPr>
          <w:rFonts w:hint="cs"/>
          <w:rtl/>
        </w:rPr>
        <w:t xml:space="preserve">נגד </w:t>
      </w:r>
      <w:r>
        <w:rPr>
          <w:rtl/>
        </w:rPr>
        <w:t>–</w:t>
      </w:r>
      <w:r>
        <w:rPr>
          <w:rFonts w:hint="cs"/>
          <w:rtl/>
        </w:rPr>
        <w:t xml:space="preserve"> 1</w:t>
      </w:r>
    </w:p>
    <w:p w14:paraId="202C9E50"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6AC22572" w14:textId="77777777" w:rsidR="00000000" w:rsidRDefault="007C71EE">
      <w:pPr>
        <w:pStyle w:val="a"/>
        <w:jc w:val="center"/>
        <w:rPr>
          <w:rFonts w:hint="cs"/>
          <w:rtl/>
        </w:rPr>
      </w:pPr>
      <w:r>
        <w:rPr>
          <w:rFonts w:hint="cs"/>
          <w:rtl/>
        </w:rPr>
        <w:t>סעיף 36, עם לוח התיקונים, נתקבל.</w:t>
      </w:r>
    </w:p>
    <w:p w14:paraId="35238412" w14:textId="77777777" w:rsidR="00000000" w:rsidRDefault="007C71EE">
      <w:pPr>
        <w:pStyle w:val="a"/>
        <w:rPr>
          <w:rFonts w:hint="cs"/>
          <w:rtl/>
        </w:rPr>
      </w:pPr>
    </w:p>
    <w:p w14:paraId="2E8E7178" w14:textId="77777777" w:rsidR="00000000" w:rsidRDefault="007C71EE">
      <w:pPr>
        <w:pStyle w:val="ad"/>
        <w:rPr>
          <w:rtl/>
        </w:rPr>
      </w:pPr>
      <w:r>
        <w:rPr>
          <w:rtl/>
        </w:rPr>
        <w:t>היו"ר יולי-יואל אדלשטיין:</w:t>
      </w:r>
    </w:p>
    <w:p w14:paraId="29A3D4A6" w14:textId="77777777" w:rsidR="00000000" w:rsidRDefault="007C71EE">
      <w:pPr>
        <w:pStyle w:val="a"/>
        <w:rPr>
          <w:rtl/>
        </w:rPr>
      </w:pPr>
    </w:p>
    <w:p w14:paraId="0D21A5CC" w14:textId="77777777" w:rsidR="00000000" w:rsidRDefault="007C71EE">
      <w:pPr>
        <w:pStyle w:val="a"/>
        <w:rPr>
          <w:rFonts w:hint="cs"/>
          <w:rtl/>
        </w:rPr>
      </w:pPr>
      <w:r>
        <w:rPr>
          <w:rFonts w:hint="cs"/>
          <w:rtl/>
        </w:rPr>
        <w:t xml:space="preserve">חברי הכנסת, בעד </w:t>
      </w:r>
      <w:r>
        <w:rPr>
          <w:rtl/>
        </w:rPr>
        <w:t>–</w:t>
      </w:r>
      <w:r>
        <w:rPr>
          <w:rFonts w:hint="cs"/>
          <w:rtl/>
        </w:rPr>
        <w:t xml:space="preserve"> 45; נגד </w:t>
      </w:r>
      <w:r>
        <w:rPr>
          <w:rtl/>
        </w:rPr>
        <w:t>–</w:t>
      </w:r>
      <w:r>
        <w:rPr>
          <w:rFonts w:hint="cs"/>
          <w:rtl/>
        </w:rPr>
        <w:t xml:space="preserve"> 1; אין נמנעים. נצרף את הקול של כבוד יושב-ראש הכנסת. 46 בעד. </w:t>
      </w:r>
    </w:p>
    <w:p w14:paraId="5EE22D25" w14:textId="77777777" w:rsidR="00000000" w:rsidRDefault="007C71EE">
      <w:pPr>
        <w:pStyle w:val="a"/>
        <w:rPr>
          <w:rFonts w:hint="cs"/>
          <w:rtl/>
        </w:rPr>
      </w:pPr>
    </w:p>
    <w:p w14:paraId="25EABA76" w14:textId="77777777" w:rsidR="00000000" w:rsidRDefault="007C71EE">
      <w:pPr>
        <w:pStyle w:val="a"/>
        <w:rPr>
          <w:rFonts w:hint="cs"/>
          <w:rtl/>
        </w:rPr>
      </w:pPr>
      <w:r>
        <w:rPr>
          <w:rFonts w:hint="cs"/>
          <w:rtl/>
        </w:rPr>
        <w:t>חברי הכנסת, אני מבקש מאוד, פשוט כבקשה אישית, לא ליצור רעש במהלך קריאת ההסתייגויו</w:t>
      </w:r>
      <w:r>
        <w:rPr>
          <w:rFonts w:hint="cs"/>
          <w:rtl/>
        </w:rPr>
        <w:t>ת. זה יעזור לנו מאוד להתקדם. תודה.</w:t>
      </w:r>
    </w:p>
    <w:p w14:paraId="3900086D" w14:textId="77777777" w:rsidR="00000000" w:rsidRDefault="007C71EE">
      <w:pPr>
        <w:pStyle w:val="a"/>
        <w:rPr>
          <w:rFonts w:hint="cs"/>
          <w:rtl/>
        </w:rPr>
      </w:pPr>
    </w:p>
    <w:p w14:paraId="515002FB" w14:textId="77777777" w:rsidR="00000000" w:rsidRDefault="007C71EE">
      <w:pPr>
        <w:pStyle w:val="a"/>
        <w:rPr>
          <w:rFonts w:hint="cs"/>
          <w:rtl/>
        </w:rPr>
      </w:pPr>
      <w:r>
        <w:rPr>
          <w:rFonts w:hint="cs"/>
          <w:rtl/>
        </w:rPr>
        <w:t xml:space="preserve">נעבור לסעיף 37 בעמוד 186. קבוצת אזולאי </w:t>
      </w:r>
      <w:r>
        <w:rPr>
          <w:rtl/>
        </w:rPr>
        <w:t>–</w:t>
      </w:r>
      <w:r>
        <w:rPr>
          <w:rFonts w:hint="cs"/>
          <w:rtl/>
        </w:rPr>
        <w:t xml:space="preserve"> אינם; אברהם בורג </w:t>
      </w:r>
      <w:r>
        <w:rPr>
          <w:rtl/>
        </w:rPr>
        <w:t>–</w:t>
      </w:r>
      <w:r>
        <w:rPr>
          <w:rFonts w:hint="cs"/>
          <w:rtl/>
        </w:rPr>
        <w:t xml:space="preserve"> איננו; עמרם מצנע, בן-אליעזר, פרס - - -</w:t>
      </w:r>
    </w:p>
    <w:p w14:paraId="058F38AB" w14:textId="77777777" w:rsidR="00000000" w:rsidRDefault="007C71EE">
      <w:pPr>
        <w:pStyle w:val="a"/>
        <w:rPr>
          <w:rFonts w:hint="cs"/>
          <w:rtl/>
        </w:rPr>
      </w:pPr>
    </w:p>
    <w:p w14:paraId="627DB7A9" w14:textId="77777777" w:rsidR="00000000" w:rsidRDefault="007C71EE">
      <w:pPr>
        <w:pStyle w:val="ac"/>
        <w:rPr>
          <w:rtl/>
        </w:rPr>
      </w:pPr>
    </w:p>
    <w:p w14:paraId="0BFBA970" w14:textId="77777777" w:rsidR="00000000" w:rsidRDefault="007C71EE">
      <w:pPr>
        <w:pStyle w:val="ac"/>
        <w:rPr>
          <w:rtl/>
        </w:rPr>
      </w:pPr>
      <w:r>
        <w:rPr>
          <w:rFonts w:hint="eastAsia"/>
          <w:rtl/>
        </w:rPr>
        <w:t>שר</w:t>
      </w:r>
      <w:r>
        <w:rPr>
          <w:rtl/>
        </w:rPr>
        <w:t xml:space="preserve"> המשפטים יוסף לפיד:</w:t>
      </w:r>
    </w:p>
    <w:p w14:paraId="509FD566" w14:textId="77777777" w:rsidR="00000000" w:rsidRDefault="007C71EE">
      <w:pPr>
        <w:pStyle w:val="a"/>
        <w:rPr>
          <w:rFonts w:hint="cs"/>
          <w:rtl/>
        </w:rPr>
      </w:pPr>
    </w:p>
    <w:p w14:paraId="1ECA8E3C" w14:textId="77777777" w:rsidR="00000000" w:rsidRDefault="007C71EE">
      <w:pPr>
        <w:pStyle w:val="a"/>
        <w:rPr>
          <w:rFonts w:hint="cs"/>
          <w:rtl/>
        </w:rPr>
      </w:pPr>
      <w:r>
        <w:rPr>
          <w:rFonts w:hint="cs"/>
          <w:rtl/>
        </w:rPr>
        <w:t>תשאל אם יש מסתייגים.</w:t>
      </w:r>
    </w:p>
    <w:p w14:paraId="5BBF6804" w14:textId="77777777" w:rsidR="00000000" w:rsidRDefault="007C71EE">
      <w:pPr>
        <w:pStyle w:val="a"/>
        <w:rPr>
          <w:rFonts w:hint="cs"/>
          <w:rtl/>
        </w:rPr>
      </w:pPr>
    </w:p>
    <w:p w14:paraId="59064196" w14:textId="77777777" w:rsidR="00000000" w:rsidRDefault="007C71EE">
      <w:pPr>
        <w:pStyle w:val="ad"/>
        <w:rPr>
          <w:rtl/>
        </w:rPr>
      </w:pPr>
      <w:r>
        <w:rPr>
          <w:rtl/>
        </w:rPr>
        <w:t>היו"ר יולי-יואל אדלשטיין:</w:t>
      </w:r>
    </w:p>
    <w:p w14:paraId="600EF30E" w14:textId="77777777" w:rsidR="00000000" w:rsidRDefault="007C71EE">
      <w:pPr>
        <w:pStyle w:val="a"/>
        <w:rPr>
          <w:rtl/>
        </w:rPr>
      </w:pPr>
    </w:p>
    <w:p w14:paraId="388F3894" w14:textId="77777777" w:rsidR="00000000" w:rsidRDefault="007C71EE">
      <w:pPr>
        <w:pStyle w:val="a"/>
        <w:rPr>
          <w:rFonts w:hint="cs"/>
          <w:rtl/>
        </w:rPr>
      </w:pPr>
      <w:r>
        <w:rPr>
          <w:rFonts w:hint="cs"/>
          <w:rtl/>
        </w:rPr>
        <w:t>תודה, שר המשפטים. יש תקנון. שאלתי את השאלה הזאת</w:t>
      </w:r>
      <w:r>
        <w:rPr>
          <w:rFonts w:hint="cs"/>
          <w:rtl/>
        </w:rPr>
        <w:t>.</w:t>
      </w:r>
    </w:p>
    <w:p w14:paraId="697A4D18" w14:textId="77777777" w:rsidR="00000000" w:rsidRDefault="007C71EE">
      <w:pPr>
        <w:pStyle w:val="a"/>
        <w:rPr>
          <w:rFonts w:hint="cs"/>
          <w:rtl/>
        </w:rPr>
      </w:pPr>
    </w:p>
    <w:p w14:paraId="13EC8EED" w14:textId="77777777" w:rsidR="00000000" w:rsidRDefault="007C71EE">
      <w:pPr>
        <w:pStyle w:val="a"/>
        <w:rPr>
          <w:rFonts w:hint="cs"/>
          <w:rtl/>
        </w:rPr>
      </w:pPr>
      <w:r>
        <w:rPr>
          <w:rFonts w:hint="cs"/>
          <w:rtl/>
        </w:rPr>
        <w:t>וילנאי, איציק, פינס-פז, סנה, תמיר, מלכיאור, הרצוג, רמון, יתום, כבל, שוחט, אביטל, שמחון, נוקד, בן-מנחם, ישי, בניזרי, דהן, אמנון כהן, יצחק כהן, אזולאי, נהרי, וקנין, יאיר פרץ, זאב, מרגי, שריד, אורון, רן כהן, זהבה גלאון.</w:t>
      </w:r>
    </w:p>
    <w:p w14:paraId="7533E194" w14:textId="77777777" w:rsidR="00000000" w:rsidRDefault="007C71EE">
      <w:pPr>
        <w:pStyle w:val="a"/>
        <w:rPr>
          <w:rFonts w:hint="cs"/>
          <w:rtl/>
        </w:rPr>
      </w:pPr>
    </w:p>
    <w:p w14:paraId="6261CF8B" w14:textId="77777777" w:rsidR="00000000" w:rsidRDefault="007C71EE">
      <w:pPr>
        <w:pStyle w:val="ac"/>
        <w:rPr>
          <w:rtl/>
        </w:rPr>
      </w:pPr>
      <w:r>
        <w:rPr>
          <w:rFonts w:hint="eastAsia"/>
          <w:rtl/>
        </w:rPr>
        <w:t>שרת</w:t>
      </w:r>
      <w:r>
        <w:rPr>
          <w:rtl/>
        </w:rPr>
        <w:t xml:space="preserve"> החינוך, התרבות והספורט לימור לב</w:t>
      </w:r>
      <w:r>
        <w:rPr>
          <w:rtl/>
        </w:rPr>
        <w:t>נת:</w:t>
      </w:r>
    </w:p>
    <w:p w14:paraId="5D63ED2C" w14:textId="77777777" w:rsidR="00000000" w:rsidRDefault="007C71EE">
      <w:pPr>
        <w:pStyle w:val="a"/>
        <w:rPr>
          <w:rFonts w:hint="cs"/>
          <w:rtl/>
        </w:rPr>
      </w:pPr>
    </w:p>
    <w:p w14:paraId="5D8E9D7B" w14:textId="77777777" w:rsidR="00000000" w:rsidRDefault="007C71EE">
      <w:pPr>
        <w:pStyle w:val="a"/>
        <w:rPr>
          <w:rFonts w:hint="cs"/>
          <w:rtl/>
        </w:rPr>
      </w:pPr>
      <w:r>
        <w:rPr>
          <w:rFonts w:hint="cs"/>
          <w:rtl/>
        </w:rPr>
        <w:t>אדוני, על-פי סעיף 131 לתקנון הכנסת אתה יכול לוותר על קריאת שמות המסתייגים. הם אורבים.</w:t>
      </w:r>
    </w:p>
    <w:p w14:paraId="433C521F" w14:textId="77777777" w:rsidR="00000000" w:rsidRDefault="007C71EE">
      <w:pPr>
        <w:pStyle w:val="a"/>
        <w:rPr>
          <w:rFonts w:hint="cs"/>
          <w:rtl/>
        </w:rPr>
      </w:pPr>
    </w:p>
    <w:p w14:paraId="7C275250" w14:textId="77777777" w:rsidR="00000000" w:rsidRDefault="007C71EE">
      <w:pPr>
        <w:pStyle w:val="ad"/>
        <w:rPr>
          <w:rtl/>
        </w:rPr>
      </w:pPr>
      <w:r>
        <w:rPr>
          <w:rtl/>
        </w:rPr>
        <w:t>היו"ר יולי-יואל אדלשטיין:</w:t>
      </w:r>
    </w:p>
    <w:p w14:paraId="0B8DCC37" w14:textId="77777777" w:rsidR="00000000" w:rsidRDefault="007C71EE">
      <w:pPr>
        <w:pStyle w:val="a"/>
        <w:rPr>
          <w:rtl/>
        </w:rPr>
      </w:pPr>
    </w:p>
    <w:p w14:paraId="59E004EA" w14:textId="77777777" w:rsidR="00000000" w:rsidRDefault="007C71EE">
      <w:pPr>
        <w:pStyle w:val="a"/>
        <w:rPr>
          <w:rFonts w:hint="cs"/>
          <w:rtl/>
        </w:rPr>
      </w:pPr>
      <w:r>
        <w:rPr>
          <w:rFonts w:hint="cs"/>
          <w:rtl/>
        </w:rPr>
        <w:t>לא, גברתי. זאת לא הפרשנות.</w:t>
      </w:r>
    </w:p>
    <w:p w14:paraId="022961EC" w14:textId="77777777" w:rsidR="00000000" w:rsidRDefault="007C71EE">
      <w:pPr>
        <w:pStyle w:val="a"/>
        <w:rPr>
          <w:rFonts w:hint="cs"/>
          <w:rtl/>
        </w:rPr>
      </w:pPr>
    </w:p>
    <w:p w14:paraId="089E5735" w14:textId="77777777" w:rsidR="00000000" w:rsidRDefault="007C71EE">
      <w:pPr>
        <w:pStyle w:val="a"/>
        <w:rPr>
          <w:rFonts w:hint="cs"/>
          <w:rtl/>
        </w:rPr>
      </w:pPr>
      <w:r>
        <w:rPr>
          <w:rFonts w:hint="cs"/>
          <w:rtl/>
        </w:rPr>
        <w:t>ברונפמן, וילן, ליצמן, רביץ, פרוש, גפני, אייכלר, ברכה, מח'ול, טיבי, עמיר פרץ, אילנה כהן, דוד טל, בשארה, זחאלקה</w:t>
      </w:r>
      <w:r>
        <w:rPr>
          <w:rFonts w:hint="cs"/>
          <w:rtl/>
        </w:rPr>
        <w:t>, טאהא, עבד-אלמאלכ דהאמשה, אלסאנע.</w:t>
      </w:r>
    </w:p>
    <w:p w14:paraId="3D842FC6" w14:textId="77777777" w:rsidR="00000000" w:rsidRDefault="007C71EE">
      <w:pPr>
        <w:pStyle w:val="a"/>
        <w:rPr>
          <w:rFonts w:hint="cs"/>
          <w:rtl/>
        </w:rPr>
      </w:pPr>
    </w:p>
    <w:p w14:paraId="13298D26" w14:textId="77777777" w:rsidR="00000000" w:rsidRDefault="007C71EE">
      <w:pPr>
        <w:pStyle w:val="a"/>
        <w:rPr>
          <w:rFonts w:hint="cs"/>
          <w:rtl/>
        </w:rPr>
      </w:pPr>
      <w:r>
        <w:rPr>
          <w:rFonts w:hint="cs"/>
          <w:rtl/>
        </w:rPr>
        <w:t>אנחנו מיצינו את סעיף 37 ללא הסתייגות. לכן אנחנו נצביע עליו כנוסח הוועדה. אפשר בהרמת יד, אדוני המזכיר, נכון? אין שום בעיה עם הצבעה בהרמת יד על סעיף 37 כנוסח הוועדה. מי בעד - ירים את ידו. להוריד. מי נגד? האם יש נמנעים?</w:t>
      </w:r>
    </w:p>
    <w:p w14:paraId="3C18A746" w14:textId="77777777" w:rsidR="00000000" w:rsidRDefault="007C71EE">
      <w:pPr>
        <w:pStyle w:val="a"/>
        <w:rPr>
          <w:rFonts w:hint="cs"/>
          <w:rtl/>
        </w:rPr>
      </w:pPr>
    </w:p>
    <w:p w14:paraId="18D5F250" w14:textId="77777777" w:rsidR="00000000" w:rsidRDefault="007C71EE">
      <w:pPr>
        <w:pStyle w:val="a"/>
        <w:jc w:val="center"/>
        <w:rPr>
          <w:rFonts w:hint="cs"/>
          <w:rtl/>
        </w:rPr>
      </w:pPr>
      <w:r>
        <w:rPr>
          <w:rFonts w:hint="cs"/>
          <w:b/>
          <w:bCs/>
          <w:rtl/>
        </w:rPr>
        <w:t>הצ</w:t>
      </w:r>
      <w:r>
        <w:rPr>
          <w:rFonts w:hint="cs"/>
          <w:b/>
          <w:bCs/>
          <w:rtl/>
        </w:rPr>
        <w:t>בעה</w:t>
      </w:r>
    </w:p>
    <w:p w14:paraId="62BD9E48" w14:textId="77777777" w:rsidR="00000000" w:rsidRDefault="007C71EE">
      <w:pPr>
        <w:pStyle w:val="a"/>
        <w:jc w:val="center"/>
        <w:rPr>
          <w:rFonts w:hint="cs"/>
          <w:rtl/>
        </w:rPr>
      </w:pPr>
    </w:p>
    <w:p w14:paraId="1F6E2B57" w14:textId="77777777" w:rsidR="00000000" w:rsidRDefault="007C71EE">
      <w:pPr>
        <w:pStyle w:val="a"/>
        <w:jc w:val="center"/>
        <w:rPr>
          <w:rFonts w:hint="cs"/>
          <w:rtl/>
        </w:rPr>
      </w:pPr>
      <w:r>
        <w:rPr>
          <w:rFonts w:hint="cs"/>
          <w:rtl/>
        </w:rPr>
        <w:t>סעיף 37 נתקבל.</w:t>
      </w:r>
    </w:p>
    <w:p w14:paraId="608173C2" w14:textId="77777777" w:rsidR="00000000" w:rsidRDefault="007C71EE">
      <w:pPr>
        <w:pStyle w:val="a"/>
        <w:rPr>
          <w:rFonts w:hint="cs"/>
          <w:rtl/>
        </w:rPr>
      </w:pPr>
    </w:p>
    <w:p w14:paraId="6142BA6F" w14:textId="77777777" w:rsidR="00000000" w:rsidRDefault="007C71EE">
      <w:pPr>
        <w:pStyle w:val="ad"/>
        <w:rPr>
          <w:rtl/>
        </w:rPr>
      </w:pPr>
      <w:r>
        <w:rPr>
          <w:rtl/>
        </w:rPr>
        <w:t>היו"ר יולי-יואל אדלשטיין:</w:t>
      </w:r>
    </w:p>
    <w:p w14:paraId="57F70FCF" w14:textId="77777777" w:rsidR="00000000" w:rsidRDefault="007C71EE">
      <w:pPr>
        <w:pStyle w:val="a"/>
        <w:rPr>
          <w:rtl/>
        </w:rPr>
      </w:pPr>
    </w:p>
    <w:p w14:paraId="3C267016" w14:textId="77777777" w:rsidR="00000000" w:rsidRDefault="007C71EE">
      <w:pPr>
        <w:pStyle w:val="a"/>
        <w:rPr>
          <w:rFonts w:hint="cs"/>
          <w:rtl/>
        </w:rPr>
      </w:pPr>
      <w:r>
        <w:rPr>
          <w:rFonts w:hint="cs"/>
          <w:rtl/>
        </w:rPr>
        <w:t>יש נמנע אחד. סעיף 37 אושר כנוסח הוועדה.</w:t>
      </w:r>
    </w:p>
    <w:p w14:paraId="29A6C772" w14:textId="77777777" w:rsidR="00000000" w:rsidRDefault="007C71EE">
      <w:pPr>
        <w:pStyle w:val="a"/>
        <w:rPr>
          <w:rFonts w:hint="cs"/>
          <w:rtl/>
        </w:rPr>
      </w:pPr>
    </w:p>
    <w:p w14:paraId="7E3E36E1" w14:textId="77777777" w:rsidR="00000000" w:rsidRDefault="007C71EE">
      <w:pPr>
        <w:pStyle w:val="a"/>
        <w:rPr>
          <w:rFonts w:hint="cs"/>
          <w:rtl/>
        </w:rPr>
      </w:pPr>
      <w:r>
        <w:rPr>
          <w:rFonts w:hint="cs"/>
          <w:rtl/>
        </w:rPr>
        <w:t xml:space="preserve">סעיף 38 פלוס לוח התיקונים. אזולאי </w:t>
      </w:r>
      <w:r>
        <w:rPr>
          <w:rtl/>
        </w:rPr>
        <w:t>–</w:t>
      </w:r>
      <w:r>
        <w:rPr>
          <w:rFonts w:hint="cs"/>
          <w:rtl/>
        </w:rPr>
        <w:t xml:space="preserve"> איננו; בורג </w:t>
      </w:r>
      <w:r>
        <w:rPr>
          <w:rtl/>
        </w:rPr>
        <w:t>–</w:t>
      </w:r>
      <w:r>
        <w:rPr>
          <w:rFonts w:hint="cs"/>
          <w:rtl/>
        </w:rPr>
        <w:t xml:space="preserve"> איננו; מצנע, בן-אליעזר, פרס, וילנאי, איציק, פינס-פז, סנה, תמיר, מלכיאור, הרצוג, רמון, דני יתום, כבל, שוחט, אביטל, שמח</w:t>
      </w:r>
      <w:r>
        <w:rPr>
          <w:rFonts w:hint="cs"/>
          <w:rtl/>
        </w:rPr>
        <w:t xml:space="preserve">ון, נוקד, בן-מנחם, ישי, בניזרי, דהן, אמנון כהן, יצחק כהן, דוד אזולאי, משולם נהרי, יצחק וקנין, יאיר פרץ, זאב, מרגי, שריד, אורון, רן כהן, גלאון, ברונפמן, וילן, ליצמן, רביץ, פרוש, גפני, אייכלר, ברכה, מח'ול, טיבי, עמיר פרץ, אילנה כהן, טל, בשארה, זחאלקה, טאהא, </w:t>
      </w:r>
      <w:r>
        <w:rPr>
          <w:rFonts w:hint="cs"/>
          <w:rtl/>
        </w:rPr>
        <w:t>עבד-אלמאלכ דהאמשה, אלסאנע.</w:t>
      </w:r>
    </w:p>
    <w:p w14:paraId="33CC471B" w14:textId="77777777" w:rsidR="00000000" w:rsidRDefault="007C71EE">
      <w:pPr>
        <w:pStyle w:val="a"/>
        <w:rPr>
          <w:rFonts w:hint="cs"/>
          <w:rtl/>
        </w:rPr>
      </w:pPr>
    </w:p>
    <w:p w14:paraId="3ED0A9E8" w14:textId="77777777" w:rsidR="00000000" w:rsidRDefault="007C71EE">
      <w:pPr>
        <w:pStyle w:val="a"/>
        <w:rPr>
          <w:rFonts w:hint="cs"/>
          <w:rtl/>
        </w:rPr>
      </w:pPr>
      <w:r>
        <w:rPr>
          <w:rFonts w:hint="cs"/>
          <w:rtl/>
        </w:rPr>
        <w:t>אנחנו נצביע. מכיוון שאין הסתייגויות לסעיף 38, אנחנו נצביע בהרמת יד על הסעיף הזה, לרבות לוח התיקונים. מי בעד? תודה. מי נגד? האם יש נמנעים?</w:t>
      </w:r>
    </w:p>
    <w:p w14:paraId="6612ED9D" w14:textId="77777777" w:rsidR="00000000" w:rsidRDefault="007C71EE">
      <w:pPr>
        <w:pStyle w:val="a"/>
        <w:rPr>
          <w:rFonts w:hint="cs"/>
          <w:rtl/>
        </w:rPr>
      </w:pPr>
    </w:p>
    <w:p w14:paraId="7F32930C" w14:textId="77777777" w:rsidR="00000000" w:rsidRDefault="007C71EE">
      <w:pPr>
        <w:pStyle w:val="a"/>
        <w:jc w:val="center"/>
        <w:rPr>
          <w:rFonts w:hint="cs"/>
          <w:rtl/>
        </w:rPr>
      </w:pPr>
      <w:r>
        <w:rPr>
          <w:rFonts w:hint="cs"/>
          <w:b/>
          <w:bCs/>
          <w:rtl/>
        </w:rPr>
        <w:t>הצבעה</w:t>
      </w:r>
    </w:p>
    <w:p w14:paraId="52402C98" w14:textId="77777777" w:rsidR="00000000" w:rsidRDefault="007C71EE">
      <w:pPr>
        <w:pStyle w:val="a"/>
        <w:jc w:val="center"/>
        <w:rPr>
          <w:rFonts w:hint="cs"/>
          <w:rtl/>
        </w:rPr>
      </w:pPr>
    </w:p>
    <w:p w14:paraId="02FB992A" w14:textId="77777777" w:rsidR="00000000" w:rsidRDefault="007C71EE">
      <w:pPr>
        <w:pStyle w:val="a"/>
        <w:jc w:val="center"/>
        <w:rPr>
          <w:rFonts w:hint="cs"/>
          <w:rtl/>
        </w:rPr>
      </w:pPr>
      <w:r>
        <w:rPr>
          <w:rFonts w:hint="cs"/>
          <w:rtl/>
        </w:rPr>
        <w:t>סעיף 38, עם לוח התיקונים, נתקבל.</w:t>
      </w:r>
    </w:p>
    <w:p w14:paraId="092FA0DA" w14:textId="77777777" w:rsidR="00000000" w:rsidRDefault="007C71EE">
      <w:pPr>
        <w:pStyle w:val="a"/>
        <w:rPr>
          <w:rFonts w:hint="cs"/>
          <w:rtl/>
        </w:rPr>
      </w:pPr>
    </w:p>
    <w:p w14:paraId="033A6E58" w14:textId="77777777" w:rsidR="00000000" w:rsidRDefault="007C71EE">
      <w:pPr>
        <w:pStyle w:val="ad"/>
        <w:rPr>
          <w:rtl/>
        </w:rPr>
      </w:pPr>
      <w:r>
        <w:rPr>
          <w:rtl/>
        </w:rPr>
        <w:t>היו"ר יולי-יואל אדלשטיין:</w:t>
      </w:r>
    </w:p>
    <w:p w14:paraId="73A7D157" w14:textId="77777777" w:rsidR="00000000" w:rsidRDefault="007C71EE">
      <w:pPr>
        <w:pStyle w:val="a"/>
        <w:rPr>
          <w:rtl/>
        </w:rPr>
      </w:pPr>
    </w:p>
    <w:p w14:paraId="0816EE13" w14:textId="77777777" w:rsidR="00000000" w:rsidRDefault="007C71EE">
      <w:pPr>
        <w:pStyle w:val="a"/>
        <w:rPr>
          <w:rFonts w:hint="cs"/>
          <w:rtl/>
        </w:rPr>
      </w:pPr>
      <w:r>
        <w:rPr>
          <w:rFonts w:hint="cs"/>
          <w:rtl/>
        </w:rPr>
        <w:t>תודה. אושר פה-אחד סעי</w:t>
      </w:r>
      <w:r>
        <w:rPr>
          <w:rFonts w:hint="cs"/>
          <w:rtl/>
        </w:rPr>
        <w:t>ף 38 כנוסח הוועדה.</w:t>
      </w:r>
    </w:p>
    <w:p w14:paraId="72B80EF7" w14:textId="77777777" w:rsidR="00000000" w:rsidRDefault="007C71EE">
      <w:pPr>
        <w:pStyle w:val="a"/>
        <w:rPr>
          <w:rFonts w:hint="cs"/>
          <w:rtl/>
        </w:rPr>
      </w:pPr>
    </w:p>
    <w:p w14:paraId="1A22FF30" w14:textId="77777777" w:rsidR="00000000" w:rsidRDefault="007C71EE">
      <w:pPr>
        <w:pStyle w:val="a"/>
        <w:rPr>
          <w:rFonts w:hint="cs"/>
          <w:rtl/>
        </w:rPr>
      </w:pPr>
      <w:r>
        <w:rPr>
          <w:rFonts w:hint="cs"/>
          <w:rtl/>
        </w:rPr>
        <w:t xml:space="preserve">חברי הכנסת, אני מודיע לפרוטוקול שאנחנו אישרנו כרגע את סעיף 38. סעיף 39 הוא בלי הסתייגויות. לכן הוא לא נכלל בהסתייגויות. אנחנו נצביע עליו כנוסח הוועדה. חברי הכנסת, נצביע על סעיף 39 כנוסח הוועדה בהרמת יד. מי בעד? יש מתנגדים? יש נמנעים? </w:t>
      </w:r>
    </w:p>
    <w:p w14:paraId="4BA485D1" w14:textId="77777777" w:rsidR="00000000" w:rsidRDefault="007C71EE">
      <w:pPr>
        <w:pStyle w:val="a"/>
        <w:rPr>
          <w:rFonts w:hint="cs"/>
          <w:rtl/>
        </w:rPr>
      </w:pPr>
    </w:p>
    <w:p w14:paraId="01AE714E" w14:textId="77777777" w:rsidR="00000000" w:rsidRDefault="007C71EE">
      <w:pPr>
        <w:pStyle w:val="a"/>
        <w:jc w:val="center"/>
        <w:rPr>
          <w:rFonts w:hint="cs"/>
          <w:rtl/>
        </w:rPr>
      </w:pPr>
      <w:r>
        <w:rPr>
          <w:rFonts w:hint="cs"/>
          <w:b/>
          <w:bCs/>
          <w:rtl/>
        </w:rPr>
        <w:t>הצבעה</w:t>
      </w:r>
    </w:p>
    <w:p w14:paraId="1C3D70AA" w14:textId="77777777" w:rsidR="00000000" w:rsidRDefault="007C71EE">
      <w:pPr>
        <w:pStyle w:val="a"/>
        <w:jc w:val="center"/>
        <w:rPr>
          <w:rFonts w:hint="cs"/>
          <w:rtl/>
        </w:rPr>
      </w:pPr>
    </w:p>
    <w:p w14:paraId="7C17ED7E" w14:textId="77777777" w:rsidR="00000000" w:rsidRDefault="007C71EE">
      <w:pPr>
        <w:pStyle w:val="a"/>
        <w:jc w:val="center"/>
        <w:rPr>
          <w:rFonts w:hint="cs"/>
          <w:rtl/>
        </w:rPr>
      </w:pPr>
      <w:r>
        <w:rPr>
          <w:rFonts w:hint="cs"/>
          <w:rtl/>
        </w:rPr>
        <w:t>סעיף 39 נתקבל.</w:t>
      </w:r>
    </w:p>
    <w:p w14:paraId="3CFEF369" w14:textId="77777777" w:rsidR="00000000" w:rsidRDefault="007C71EE">
      <w:pPr>
        <w:pStyle w:val="a"/>
        <w:rPr>
          <w:rFonts w:hint="cs"/>
          <w:rtl/>
        </w:rPr>
      </w:pPr>
    </w:p>
    <w:p w14:paraId="1BCCC7B5" w14:textId="77777777" w:rsidR="00000000" w:rsidRDefault="007C71EE">
      <w:pPr>
        <w:pStyle w:val="ad"/>
        <w:rPr>
          <w:rtl/>
        </w:rPr>
      </w:pPr>
      <w:r>
        <w:rPr>
          <w:rtl/>
        </w:rPr>
        <w:t>היו"ר יולי-יואל אדלשטיין:</w:t>
      </w:r>
    </w:p>
    <w:p w14:paraId="1A1625F3" w14:textId="77777777" w:rsidR="00000000" w:rsidRDefault="007C71EE">
      <w:pPr>
        <w:pStyle w:val="a"/>
        <w:rPr>
          <w:rtl/>
        </w:rPr>
      </w:pPr>
    </w:p>
    <w:p w14:paraId="5EBAA1C9" w14:textId="77777777" w:rsidR="00000000" w:rsidRDefault="007C71EE">
      <w:pPr>
        <w:pStyle w:val="a"/>
        <w:rPr>
          <w:rFonts w:hint="cs"/>
          <w:rtl/>
        </w:rPr>
      </w:pPr>
      <w:r>
        <w:rPr>
          <w:rFonts w:hint="cs"/>
          <w:rtl/>
        </w:rPr>
        <w:t>תודה רבה. גם סעיף 39 אושר.</w:t>
      </w:r>
    </w:p>
    <w:p w14:paraId="38DD72F0" w14:textId="77777777" w:rsidR="00000000" w:rsidRDefault="007C71EE">
      <w:pPr>
        <w:pStyle w:val="a"/>
        <w:rPr>
          <w:rFonts w:hint="cs"/>
          <w:rtl/>
        </w:rPr>
      </w:pPr>
    </w:p>
    <w:p w14:paraId="228F2FA4" w14:textId="77777777" w:rsidR="00000000" w:rsidRDefault="007C71EE">
      <w:pPr>
        <w:pStyle w:val="a"/>
        <w:rPr>
          <w:rFonts w:hint="cs"/>
          <w:rtl/>
        </w:rPr>
      </w:pPr>
      <w:r>
        <w:rPr>
          <w:rFonts w:hint="cs"/>
          <w:rtl/>
        </w:rPr>
        <w:t xml:space="preserve">סעיף 40, עם לוח התיקונים: בורג </w:t>
      </w:r>
      <w:r>
        <w:rPr>
          <w:rtl/>
        </w:rPr>
        <w:t>–</w:t>
      </w:r>
      <w:r>
        <w:rPr>
          <w:rFonts w:hint="cs"/>
          <w:rtl/>
        </w:rPr>
        <w:t xml:space="preserve"> איננו; מצנע, בן-אליעזר, פרס, וילנאי, איציק, פינס-פז, סנה, יולי תמיר, מלכיאור, הרצוג, רמון, דני יתום, כבל, שוחט, אביטל, שמחון, נוקד, בן-מנחם, ישי,</w:t>
      </w:r>
      <w:r>
        <w:rPr>
          <w:rFonts w:hint="cs"/>
          <w:rtl/>
        </w:rPr>
        <w:t xml:space="preserve"> בניזרי, דהן, אמנון כהן, יצחק כהן, דוד אזולאי, נהרי, יצחק וקנין, יאיר פרץ, נסים זאב, מרגי, שריד, אורון, רן כהן, גלאון, ברונפמן, וילן, ליצמן, רביץ, פרוש, גפני, אייכלר, ברכה, מח'ול, טיבי, עמיר פרץ, אילנה כהן, טל, בשארה, זחאלקה, טאהא, דהאמשה, אלסאנע, בורג, מצ</w:t>
      </w:r>
      <w:r>
        <w:rPr>
          <w:rFonts w:hint="cs"/>
          <w:rtl/>
        </w:rPr>
        <w:t>נע, בן-אליעזר, פרס, וילנאי, איציק, פינס-פז, סנה, תמיר, מלכיאור, הרצוג, רמון, דני יתום, כבל, שוחט, אביטל, שמחון, נוקד, בן-מנחם, ישי, בניזרי, דהן, אמנון כהן, יצחק כהן, אזולאי, נהרי, וקנין, יאיר פרץ, זאב, מרגי, שריד, אורון, רן כהן, גלאון, ברונפמן, וילן, ליצמן</w:t>
      </w:r>
      <w:r>
        <w:rPr>
          <w:rFonts w:hint="cs"/>
          <w:rtl/>
        </w:rPr>
        <w:t>, רביץ, פרוש, גפני, אייכלר, ברכה, מח'ול, טיבי, עמיר פרץ, אילנה כהן, טל, בשארה, זחאלקה, טאהא, דהאמשה, אלסאנע, קבוצת ברכה, קבוצת בל"ד וחברי הכנסת אלסאנע וגפני, קבוצת ברכה, קבוצת עמיר פרץ. בתוספת יש גם בדף נפרד הסתייגות של דוד אזולאי אבל גם הוא לא נמצא.</w:t>
      </w:r>
    </w:p>
    <w:p w14:paraId="6A2360DF" w14:textId="77777777" w:rsidR="00000000" w:rsidRDefault="007C71EE">
      <w:pPr>
        <w:pStyle w:val="a"/>
        <w:rPr>
          <w:rFonts w:hint="cs"/>
          <w:rtl/>
        </w:rPr>
      </w:pPr>
    </w:p>
    <w:p w14:paraId="6A4830FD" w14:textId="77777777" w:rsidR="00000000" w:rsidRDefault="007C71EE">
      <w:pPr>
        <w:pStyle w:val="a"/>
        <w:rPr>
          <w:rFonts w:hint="cs"/>
          <w:rtl/>
        </w:rPr>
      </w:pPr>
      <w:r>
        <w:rPr>
          <w:rFonts w:hint="cs"/>
          <w:rtl/>
        </w:rPr>
        <w:t>לכן,</w:t>
      </w:r>
      <w:r>
        <w:rPr>
          <w:rFonts w:hint="cs"/>
          <w:rtl/>
        </w:rPr>
        <w:t xml:space="preserve"> אנחנו נוכל לאשר את סעיף 40 כנוסח הוועדה. מי בעד? להוריד. נגד? נמנעים?</w:t>
      </w:r>
    </w:p>
    <w:p w14:paraId="6E8C3BEA" w14:textId="77777777" w:rsidR="00000000" w:rsidRDefault="007C71EE">
      <w:pPr>
        <w:pStyle w:val="a"/>
        <w:rPr>
          <w:rFonts w:hint="cs"/>
          <w:rtl/>
        </w:rPr>
      </w:pPr>
    </w:p>
    <w:p w14:paraId="14E37054" w14:textId="77777777" w:rsidR="00000000" w:rsidRDefault="007C71EE">
      <w:pPr>
        <w:pStyle w:val="a"/>
        <w:jc w:val="center"/>
        <w:rPr>
          <w:rFonts w:hint="cs"/>
          <w:rtl/>
        </w:rPr>
      </w:pPr>
      <w:r>
        <w:rPr>
          <w:rFonts w:hint="cs"/>
          <w:b/>
          <w:bCs/>
          <w:rtl/>
        </w:rPr>
        <w:t>הצבעה</w:t>
      </w:r>
    </w:p>
    <w:p w14:paraId="745904C7" w14:textId="77777777" w:rsidR="00000000" w:rsidRDefault="007C71EE">
      <w:pPr>
        <w:pStyle w:val="a"/>
        <w:jc w:val="center"/>
        <w:rPr>
          <w:rFonts w:hint="cs"/>
          <w:rtl/>
        </w:rPr>
      </w:pPr>
    </w:p>
    <w:p w14:paraId="16194453" w14:textId="77777777" w:rsidR="00000000" w:rsidRDefault="007C71EE">
      <w:pPr>
        <w:pStyle w:val="a"/>
        <w:jc w:val="center"/>
        <w:rPr>
          <w:rFonts w:hint="cs"/>
          <w:rtl/>
        </w:rPr>
      </w:pPr>
      <w:r>
        <w:rPr>
          <w:rFonts w:hint="cs"/>
          <w:rtl/>
        </w:rPr>
        <w:t>סעיף 40 נתקבל.</w:t>
      </w:r>
    </w:p>
    <w:p w14:paraId="625EEBB5" w14:textId="77777777" w:rsidR="00000000" w:rsidRDefault="007C71EE">
      <w:pPr>
        <w:pStyle w:val="a"/>
        <w:rPr>
          <w:rFonts w:hint="cs"/>
          <w:rtl/>
        </w:rPr>
      </w:pPr>
    </w:p>
    <w:p w14:paraId="6E856A80" w14:textId="77777777" w:rsidR="00000000" w:rsidRDefault="007C71EE">
      <w:pPr>
        <w:pStyle w:val="ad"/>
        <w:rPr>
          <w:rtl/>
        </w:rPr>
      </w:pPr>
      <w:r>
        <w:rPr>
          <w:rtl/>
        </w:rPr>
        <w:t>היו"ר יולי-יואל אדלשטיין:</w:t>
      </w:r>
    </w:p>
    <w:p w14:paraId="0F5391FC" w14:textId="77777777" w:rsidR="00000000" w:rsidRDefault="007C71EE">
      <w:pPr>
        <w:pStyle w:val="a"/>
        <w:rPr>
          <w:rtl/>
        </w:rPr>
      </w:pPr>
    </w:p>
    <w:p w14:paraId="1414302A" w14:textId="77777777" w:rsidR="00000000" w:rsidRDefault="007C71EE">
      <w:pPr>
        <w:pStyle w:val="a"/>
        <w:rPr>
          <w:rFonts w:hint="cs"/>
          <w:rtl/>
        </w:rPr>
      </w:pPr>
      <w:r>
        <w:rPr>
          <w:rFonts w:hint="cs"/>
          <w:rtl/>
        </w:rPr>
        <w:t>סעיף 40 אושר כנוסח הוועדה.</w:t>
      </w:r>
    </w:p>
    <w:p w14:paraId="658876E6" w14:textId="77777777" w:rsidR="00000000" w:rsidRDefault="007C71EE">
      <w:pPr>
        <w:pStyle w:val="a"/>
        <w:rPr>
          <w:rFonts w:hint="cs"/>
          <w:rtl/>
        </w:rPr>
      </w:pPr>
    </w:p>
    <w:p w14:paraId="3F4645DF" w14:textId="77777777" w:rsidR="00000000" w:rsidRDefault="007C71EE">
      <w:pPr>
        <w:pStyle w:val="ac"/>
        <w:rPr>
          <w:rtl/>
        </w:rPr>
      </w:pPr>
      <w:r>
        <w:rPr>
          <w:rFonts w:hint="eastAsia"/>
          <w:rtl/>
        </w:rPr>
        <w:t>זאב</w:t>
      </w:r>
      <w:r>
        <w:rPr>
          <w:rtl/>
        </w:rPr>
        <w:t xml:space="preserve"> בוים (הליכוד):</w:t>
      </w:r>
    </w:p>
    <w:p w14:paraId="05F36092" w14:textId="77777777" w:rsidR="00000000" w:rsidRDefault="007C71EE">
      <w:pPr>
        <w:pStyle w:val="a"/>
        <w:rPr>
          <w:rFonts w:hint="cs"/>
          <w:rtl/>
        </w:rPr>
      </w:pPr>
    </w:p>
    <w:p w14:paraId="64CC6B5F" w14:textId="77777777" w:rsidR="00000000" w:rsidRDefault="007C71EE">
      <w:pPr>
        <w:pStyle w:val="a"/>
        <w:rPr>
          <w:rFonts w:hint="cs"/>
          <w:rtl/>
        </w:rPr>
      </w:pPr>
      <w:r>
        <w:rPr>
          <w:rFonts w:hint="cs"/>
          <w:rtl/>
        </w:rPr>
        <w:t>יש לי הצעה לסדר. במקום לקרוא את כל השמות תגיד: כל אלה שהוזכרו לעיל.</w:t>
      </w:r>
    </w:p>
    <w:p w14:paraId="11400D68" w14:textId="77777777" w:rsidR="00000000" w:rsidRDefault="007C71EE">
      <w:pPr>
        <w:pStyle w:val="a"/>
        <w:rPr>
          <w:rFonts w:hint="cs"/>
          <w:rtl/>
        </w:rPr>
      </w:pPr>
    </w:p>
    <w:p w14:paraId="614F05DA" w14:textId="77777777" w:rsidR="00000000" w:rsidRDefault="007C71EE">
      <w:pPr>
        <w:pStyle w:val="ad"/>
        <w:rPr>
          <w:rtl/>
        </w:rPr>
      </w:pPr>
      <w:r>
        <w:rPr>
          <w:rtl/>
        </w:rPr>
        <w:t>היו"ר יולי-יואל א</w:t>
      </w:r>
      <w:r>
        <w:rPr>
          <w:rtl/>
        </w:rPr>
        <w:t>דלשטיין:</w:t>
      </w:r>
    </w:p>
    <w:p w14:paraId="2FA06971" w14:textId="77777777" w:rsidR="00000000" w:rsidRDefault="007C71EE">
      <w:pPr>
        <w:pStyle w:val="a"/>
        <w:rPr>
          <w:rtl/>
        </w:rPr>
      </w:pPr>
    </w:p>
    <w:p w14:paraId="37F9E772" w14:textId="77777777" w:rsidR="00000000" w:rsidRDefault="007C71EE">
      <w:pPr>
        <w:pStyle w:val="a"/>
        <w:rPr>
          <w:rFonts w:hint="cs"/>
          <w:rtl/>
        </w:rPr>
      </w:pPr>
      <w:r>
        <w:rPr>
          <w:rFonts w:hint="cs"/>
          <w:rtl/>
        </w:rPr>
        <w:t>אני מציע שאנחנו, חברי הכנסת, נתייחס ברצינות לעבודה כי אנחנו לא יודעים איזה סוג הערות ותביעות יהיו אחר כך.</w:t>
      </w:r>
    </w:p>
    <w:p w14:paraId="0930E0A0" w14:textId="77777777" w:rsidR="00000000" w:rsidRDefault="007C71EE">
      <w:pPr>
        <w:pStyle w:val="a"/>
        <w:rPr>
          <w:rFonts w:hint="cs"/>
          <w:rtl/>
        </w:rPr>
      </w:pPr>
    </w:p>
    <w:p w14:paraId="3326164B" w14:textId="77777777" w:rsidR="00000000" w:rsidRDefault="007C71EE">
      <w:pPr>
        <w:pStyle w:val="ac"/>
        <w:rPr>
          <w:rtl/>
        </w:rPr>
      </w:pPr>
      <w:r>
        <w:rPr>
          <w:rFonts w:hint="eastAsia"/>
          <w:rtl/>
        </w:rPr>
        <w:t>דניאל</w:t>
      </w:r>
      <w:r>
        <w:rPr>
          <w:rtl/>
        </w:rPr>
        <w:t xml:space="preserve"> בנלולו (הליכוד):</w:t>
      </w:r>
    </w:p>
    <w:p w14:paraId="57320F9D" w14:textId="77777777" w:rsidR="00000000" w:rsidRDefault="007C71EE">
      <w:pPr>
        <w:pStyle w:val="a"/>
        <w:rPr>
          <w:rFonts w:hint="cs"/>
          <w:rtl/>
        </w:rPr>
      </w:pPr>
    </w:p>
    <w:p w14:paraId="368DE81B" w14:textId="77777777" w:rsidR="00000000" w:rsidRDefault="007C71EE">
      <w:pPr>
        <w:pStyle w:val="a"/>
        <w:rPr>
          <w:rFonts w:hint="cs"/>
          <w:rtl/>
        </w:rPr>
      </w:pPr>
      <w:r>
        <w:rPr>
          <w:rFonts w:hint="cs"/>
          <w:rtl/>
        </w:rPr>
        <w:t>חבר הכנסת גפני עומד שם בפינה.</w:t>
      </w:r>
    </w:p>
    <w:p w14:paraId="7D0E2720" w14:textId="77777777" w:rsidR="00000000" w:rsidRDefault="007C71EE">
      <w:pPr>
        <w:pStyle w:val="a"/>
        <w:rPr>
          <w:rFonts w:hint="cs"/>
          <w:rtl/>
        </w:rPr>
      </w:pPr>
    </w:p>
    <w:p w14:paraId="22FFF63B" w14:textId="77777777" w:rsidR="00000000" w:rsidRDefault="007C71EE">
      <w:pPr>
        <w:pStyle w:val="ad"/>
        <w:rPr>
          <w:rtl/>
        </w:rPr>
      </w:pPr>
      <w:r>
        <w:rPr>
          <w:rtl/>
        </w:rPr>
        <w:t>היו"ר יולי-יואל אדלשטיין:</w:t>
      </w:r>
    </w:p>
    <w:p w14:paraId="5095F5CC" w14:textId="77777777" w:rsidR="00000000" w:rsidRDefault="007C71EE">
      <w:pPr>
        <w:pStyle w:val="a"/>
        <w:rPr>
          <w:rtl/>
        </w:rPr>
      </w:pPr>
    </w:p>
    <w:p w14:paraId="24036E13" w14:textId="77777777" w:rsidR="00000000" w:rsidRDefault="007C71EE">
      <w:pPr>
        <w:pStyle w:val="a"/>
        <w:rPr>
          <w:rFonts w:hint="cs"/>
          <w:rtl/>
        </w:rPr>
      </w:pPr>
      <w:r>
        <w:rPr>
          <w:rFonts w:hint="cs"/>
          <w:rtl/>
        </w:rPr>
        <w:t xml:space="preserve">סעיף 41 </w:t>
      </w:r>
      <w:r>
        <w:rPr>
          <w:rtl/>
        </w:rPr>
        <w:t>–</w:t>
      </w:r>
      <w:r>
        <w:rPr>
          <w:rFonts w:hint="cs"/>
          <w:rtl/>
        </w:rPr>
        <w:t xml:space="preserve"> מסים עקיפים. בורג, מצנע, בן-אליעזר, פרס, וילנאי</w:t>
      </w:r>
      <w:r>
        <w:rPr>
          <w:rFonts w:hint="cs"/>
          <w:rtl/>
        </w:rPr>
        <w:t>, איציק, פינס-פז, סנה, תמיר, מלכיאור, הרצוג, רמון, דני יתום, כבל, שוחט, אביטל, שמחון, נוקד, בן-מנחם, ישי, בניזרי, דהן, אמנון כהן, יצחק כהן, אזולאי, נהרי, וקנין, יאיר פרץ, זאב, מרגי, רן כהן, אורון, רן כהן, גלאון, ברונפמן, וילן, ליצמן, רביץ, פרוש, גפני, אייכ</w:t>
      </w:r>
      <w:r>
        <w:rPr>
          <w:rFonts w:hint="cs"/>
          <w:rtl/>
        </w:rPr>
        <w:t xml:space="preserve">לר, ברכה, מח'ול, טיבי, עמיר פרץ, אילנה כהן, טל, בשארה, זחאלקה, טאהא, דהאמשה, אלסאנע, גפני, לחלופין, לחלופין, לחלופין. כל אלה לא נמצאים. בל"ד וקבוצת ברכה. כל ה"לחלופין" גם לא נמצאים. בריזון  - מסיר. כבל. </w:t>
      </w:r>
    </w:p>
    <w:p w14:paraId="32A29603" w14:textId="77777777" w:rsidR="00000000" w:rsidRDefault="007C71EE">
      <w:pPr>
        <w:pStyle w:val="a"/>
        <w:rPr>
          <w:rFonts w:hint="cs"/>
          <w:rtl/>
        </w:rPr>
      </w:pPr>
    </w:p>
    <w:p w14:paraId="2261B307" w14:textId="77777777" w:rsidR="00000000" w:rsidRDefault="007C71EE">
      <w:pPr>
        <w:pStyle w:val="a"/>
        <w:rPr>
          <w:rFonts w:hint="cs"/>
          <w:rtl/>
        </w:rPr>
      </w:pPr>
      <w:r>
        <w:rPr>
          <w:rFonts w:hint="cs"/>
          <w:rtl/>
        </w:rPr>
        <w:t>אנחנו מיצינו את סעיף 41 ללא הסתייגויות. מי בעד אישו</w:t>
      </w:r>
      <w:r>
        <w:rPr>
          <w:rFonts w:hint="cs"/>
          <w:rtl/>
        </w:rPr>
        <w:t>ר סעיף 41 כנוסח הוועדה? תודה. מי נגד? נמנעים?</w:t>
      </w:r>
    </w:p>
    <w:p w14:paraId="191DE764" w14:textId="77777777" w:rsidR="00000000" w:rsidRDefault="007C71EE">
      <w:pPr>
        <w:pStyle w:val="a"/>
        <w:rPr>
          <w:rFonts w:hint="cs"/>
          <w:rtl/>
        </w:rPr>
      </w:pPr>
    </w:p>
    <w:p w14:paraId="2B42A49F" w14:textId="77777777" w:rsidR="00000000" w:rsidRDefault="007C71EE">
      <w:pPr>
        <w:pStyle w:val="a"/>
        <w:jc w:val="center"/>
        <w:rPr>
          <w:rFonts w:hint="cs"/>
          <w:rtl/>
        </w:rPr>
      </w:pPr>
      <w:r>
        <w:rPr>
          <w:rFonts w:hint="cs"/>
          <w:b/>
          <w:bCs/>
          <w:rtl/>
        </w:rPr>
        <w:t>הצבעה</w:t>
      </w:r>
    </w:p>
    <w:p w14:paraId="36B23191" w14:textId="77777777" w:rsidR="00000000" w:rsidRDefault="007C71EE">
      <w:pPr>
        <w:pStyle w:val="a"/>
        <w:jc w:val="center"/>
        <w:rPr>
          <w:rFonts w:hint="cs"/>
          <w:rtl/>
        </w:rPr>
      </w:pPr>
    </w:p>
    <w:p w14:paraId="6D245E4A" w14:textId="77777777" w:rsidR="00000000" w:rsidRDefault="007C71EE">
      <w:pPr>
        <w:pStyle w:val="a"/>
        <w:jc w:val="center"/>
        <w:rPr>
          <w:rFonts w:hint="cs"/>
          <w:rtl/>
        </w:rPr>
      </w:pPr>
      <w:r>
        <w:rPr>
          <w:rFonts w:hint="cs"/>
          <w:rtl/>
        </w:rPr>
        <w:t>סעיף 41 נתקבל.</w:t>
      </w:r>
    </w:p>
    <w:p w14:paraId="27423C30" w14:textId="77777777" w:rsidR="00000000" w:rsidRDefault="007C71EE">
      <w:pPr>
        <w:pStyle w:val="a"/>
        <w:rPr>
          <w:rFonts w:hint="cs"/>
          <w:rtl/>
        </w:rPr>
      </w:pPr>
    </w:p>
    <w:p w14:paraId="330BC84B" w14:textId="77777777" w:rsidR="00000000" w:rsidRDefault="007C71EE">
      <w:pPr>
        <w:pStyle w:val="ad"/>
        <w:rPr>
          <w:rtl/>
        </w:rPr>
      </w:pPr>
      <w:r>
        <w:rPr>
          <w:rtl/>
        </w:rPr>
        <w:t>היו"ר יולי-יואל אדלשטיין:</w:t>
      </w:r>
    </w:p>
    <w:p w14:paraId="660FAA54" w14:textId="77777777" w:rsidR="00000000" w:rsidRDefault="007C71EE">
      <w:pPr>
        <w:pStyle w:val="a"/>
        <w:rPr>
          <w:rtl/>
        </w:rPr>
      </w:pPr>
    </w:p>
    <w:p w14:paraId="0206447E" w14:textId="77777777" w:rsidR="00000000" w:rsidRDefault="007C71EE">
      <w:pPr>
        <w:pStyle w:val="a"/>
        <w:rPr>
          <w:rFonts w:hint="cs"/>
          <w:rtl/>
        </w:rPr>
      </w:pPr>
      <w:r>
        <w:rPr>
          <w:rFonts w:hint="cs"/>
          <w:rtl/>
        </w:rPr>
        <w:t>סעיף 41 אושר כנוסח הוועדה.</w:t>
      </w:r>
    </w:p>
    <w:p w14:paraId="457E3F6F" w14:textId="77777777" w:rsidR="00000000" w:rsidRDefault="007C71EE">
      <w:pPr>
        <w:pStyle w:val="a"/>
        <w:rPr>
          <w:rFonts w:hint="cs"/>
          <w:rtl/>
        </w:rPr>
      </w:pPr>
    </w:p>
    <w:p w14:paraId="17545EDE" w14:textId="77777777" w:rsidR="00000000" w:rsidRDefault="007C71EE">
      <w:pPr>
        <w:pStyle w:val="a"/>
        <w:rPr>
          <w:rFonts w:hint="cs"/>
          <w:rtl/>
        </w:rPr>
      </w:pPr>
      <w:r>
        <w:rPr>
          <w:rFonts w:hint="cs"/>
          <w:rtl/>
        </w:rPr>
        <w:t xml:space="preserve">סעיף 42. עמוד 214: גפני </w:t>
      </w:r>
      <w:r>
        <w:rPr>
          <w:rtl/>
        </w:rPr>
        <w:t>–</w:t>
      </w:r>
      <w:r>
        <w:rPr>
          <w:rFonts w:hint="cs"/>
          <w:rtl/>
        </w:rPr>
        <w:t xml:space="preserve"> לא נמצא. לחלופין - כתוצאה מזה, גם כן לא קיים. קבוצת ברכה, בל"ד ואלסאנע לא נמצאים. בריזון </w:t>
      </w:r>
      <w:r>
        <w:rPr>
          <w:rtl/>
        </w:rPr>
        <w:t>–</w:t>
      </w:r>
      <w:r>
        <w:rPr>
          <w:rFonts w:hint="cs"/>
          <w:rtl/>
        </w:rPr>
        <w:t xml:space="preserve"> אני מניח שמסיר</w:t>
      </w:r>
      <w:r>
        <w:rPr>
          <w:rFonts w:hint="cs"/>
          <w:rtl/>
        </w:rPr>
        <w:t>.</w:t>
      </w:r>
    </w:p>
    <w:p w14:paraId="1AC83774" w14:textId="77777777" w:rsidR="00000000" w:rsidRDefault="007C71EE">
      <w:pPr>
        <w:pStyle w:val="a"/>
        <w:rPr>
          <w:rFonts w:hint="cs"/>
          <w:rtl/>
        </w:rPr>
      </w:pPr>
    </w:p>
    <w:p w14:paraId="0E041797" w14:textId="77777777" w:rsidR="00000000" w:rsidRDefault="007C71EE">
      <w:pPr>
        <w:pStyle w:val="ac"/>
        <w:rPr>
          <w:rtl/>
        </w:rPr>
      </w:pPr>
      <w:r>
        <w:rPr>
          <w:rFonts w:hint="eastAsia"/>
          <w:rtl/>
        </w:rPr>
        <w:t>השר</w:t>
      </w:r>
      <w:r>
        <w:rPr>
          <w:rtl/>
        </w:rPr>
        <w:t xml:space="preserve"> מאיר שטרית:</w:t>
      </w:r>
    </w:p>
    <w:p w14:paraId="4E09A30B" w14:textId="77777777" w:rsidR="00000000" w:rsidRDefault="007C71EE">
      <w:pPr>
        <w:pStyle w:val="a"/>
        <w:rPr>
          <w:rFonts w:hint="cs"/>
          <w:rtl/>
        </w:rPr>
      </w:pPr>
    </w:p>
    <w:p w14:paraId="62C0B6C2" w14:textId="77777777" w:rsidR="00000000" w:rsidRDefault="007C71EE">
      <w:pPr>
        <w:pStyle w:val="a"/>
        <w:rPr>
          <w:rFonts w:hint="cs"/>
          <w:rtl/>
        </w:rPr>
      </w:pPr>
      <w:r>
        <w:rPr>
          <w:rFonts w:hint="cs"/>
          <w:rtl/>
        </w:rPr>
        <w:t>אולי תצביע על ההסתייגות של חבר הכנסת בריזון.</w:t>
      </w:r>
    </w:p>
    <w:p w14:paraId="1630218C" w14:textId="77777777" w:rsidR="00000000" w:rsidRDefault="007C71EE">
      <w:pPr>
        <w:pStyle w:val="a"/>
        <w:rPr>
          <w:rFonts w:hint="cs"/>
          <w:rtl/>
        </w:rPr>
      </w:pPr>
    </w:p>
    <w:p w14:paraId="4F83AF02" w14:textId="77777777" w:rsidR="00000000" w:rsidRDefault="007C71EE">
      <w:pPr>
        <w:pStyle w:val="ad"/>
        <w:rPr>
          <w:rtl/>
        </w:rPr>
      </w:pPr>
      <w:r>
        <w:rPr>
          <w:rtl/>
        </w:rPr>
        <w:t>היו"ר יולי-יואל אדלשטיין:</w:t>
      </w:r>
    </w:p>
    <w:p w14:paraId="09DDAD95" w14:textId="77777777" w:rsidR="00000000" w:rsidRDefault="007C71EE">
      <w:pPr>
        <w:pStyle w:val="a"/>
        <w:rPr>
          <w:rtl/>
        </w:rPr>
      </w:pPr>
    </w:p>
    <w:p w14:paraId="1858D60B" w14:textId="77777777" w:rsidR="00000000" w:rsidRDefault="007C71EE">
      <w:pPr>
        <w:pStyle w:val="a"/>
        <w:rPr>
          <w:rFonts w:hint="cs"/>
          <w:rtl/>
        </w:rPr>
      </w:pPr>
      <w:r>
        <w:rPr>
          <w:rFonts w:hint="cs"/>
          <w:rtl/>
        </w:rPr>
        <w:t>רק לו עומדת הזכות להסיר או להצביע. חבר הכנסת בריזון, אתה מסיר?</w:t>
      </w:r>
    </w:p>
    <w:p w14:paraId="23181E38" w14:textId="77777777" w:rsidR="00000000" w:rsidRDefault="007C71EE">
      <w:pPr>
        <w:pStyle w:val="a"/>
        <w:rPr>
          <w:rFonts w:hint="cs"/>
          <w:rtl/>
        </w:rPr>
      </w:pPr>
    </w:p>
    <w:p w14:paraId="6F4C02FD" w14:textId="77777777" w:rsidR="00000000" w:rsidRDefault="007C71EE">
      <w:pPr>
        <w:pStyle w:val="ac"/>
        <w:rPr>
          <w:rtl/>
        </w:rPr>
      </w:pPr>
      <w:r>
        <w:rPr>
          <w:rFonts w:hint="eastAsia"/>
          <w:rtl/>
        </w:rPr>
        <w:t>שרת</w:t>
      </w:r>
      <w:r>
        <w:rPr>
          <w:rtl/>
        </w:rPr>
        <w:t xml:space="preserve"> החינוך, התרבות והספורט לימור לבנת:</w:t>
      </w:r>
    </w:p>
    <w:p w14:paraId="521B8A09" w14:textId="77777777" w:rsidR="00000000" w:rsidRDefault="007C71EE">
      <w:pPr>
        <w:pStyle w:val="a"/>
        <w:rPr>
          <w:rFonts w:hint="cs"/>
          <w:rtl/>
        </w:rPr>
      </w:pPr>
    </w:p>
    <w:p w14:paraId="058B6B4B" w14:textId="77777777" w:rsidR="00000000" w:rsidRDefault="007C71EE">
      <w:pPr>
        <w:pStyle w:val="a"/>
        <w:rPr>
          <w:rFonts w:hint="cs"/>
          <w:rtl/>
        </w:rPr>
      </w:pPr>
      <w:r>
        <w:rPr>
          <w:rFonts w:hint="cs"/>
          <w:rtl/>
        </w:rPr>
        <w:t>מאיר שטרית צודק.</w:t>
      </w:r>
    </w:p>
    <w:p w14:paraId="509FBE90" w14:textId="77777777" w:rsidR="00000000" w:rsidRDefault="007C71EE">
      <w:pPr>
        <w:pStyle w:val="a"/>
        <w:rPr>
          <w:rFonts w:hint="cs"/>
          <w:rtl/>
        </w:rPr>
      </w:pPr>
    </w:p>
    <w:p w14:paraId="1B5E7B7F" w14:textId="77777777" w:rsidR="00000000" w:rsidRDefault="007C71EE">
      <w:pPr>
        <w:pStyle w:val="ad"/>
        <w:rPr>
          <w:rtl/>
        </w:rPr>
      </w:pPr>
      <w:r>
        <w:rPr>
          <w:rtl/>
        </w:rPr>
        <w:t>היו"ר יולי-יואל אדלשטיין:</w:t>
      </w:r>
    </w:p>
    <w:p w14:paraId="12B4812B" w14:textId="77777777" w:rsidR="00000000" w:rsidRDefault="007C71EE">
      <w:pPr>
        <w:pStyle w:val="a"/>
        <w:rPr>
          <w:rtl/>
        </w:rPr>
      </w:pPr>
    </w:p>
    <w:p w14:paraId="31CC13C8" w14:textId="77777777" w:rsidR="00000000" w:rsidRDefault="007C71EE">
      <w:pPr>
        <w:pStyle w:val="a"/>
        <w:rPr>
          <w:rFonts w:hint="cs"/>
          <w:rtl/>
        </w:rPr>
      </w:pPr>
      <w:r>
        <w:rPr>
          <w:rFonts w:hint="cs"/>
          <w:rtl/>
        </w:rPr>
        <w:t>חבר הכנסת בריז</w:t>
      </w:r>
      <w:r>
        <w:rPr>
          <w:rFonts w:hint="cs"/>
          <w:rtl/>
        </w:rPr>
        <w:t>ון וחברת הכנסת אורית נוקד מציעים הסתייגות, בעמוד 215. אנחנו נצביע על כך אלקטרונית. ההצבעה החלה. מי בעד? מי נגד? נא להצביע.</w:t>
      </w:r>
    </w:p>
    <w:p w14:paraId="7D1FAC3B" w14:textId="77777777" w:rsidR="00000000" w:rsidRDefault="007C71EE">
      <w:pPr>
        <w:pStyle w:val="a"/>
        <w:rPr>
          <w:rFonts w:hint="cs"/>
          <w:rtl/>
        </w:rPr>
      </w:pPr>
    </w:p>
    <w:p w14:paraId="431F45B3" w14:textId="77777777" w:rsidR="00000000" w:rsidRDefault="007C71EE">
      <w:pPr>
        <w:pStyle w:val="a"/>
        <w:rPr>
          <w:rFonts w:hint="cs"/>
          <w:rtl/>
        </w:rPr>
      </w:pPr>
    </w:p>
    <w:p w14:paraId="21C1BE05" w14:textId="77777777" w:rsidR="00000000" w:rsidRDefault="007C71EE">
      <w:pPr>
        <w:pStyle w:val="a"/>
        <w:rPr>
          <w:rFonts w:hint="cs"/>
          <w:rtl/>
        </w:rPr>
      </w:pPr>
    </w:p>
    <w:p w14:paraId="20A37F10" w14:textId="77777777" w:rsidR="00000000" w:rsidRDefault="007C71EE">
      <w:pPr>
        <w:pStyle w:val="a"/>
        <w:jc w:val="center"/>
        <w:rPr>
          <w:rFonts w:hint="cs"/>
          <w:rtl/>
        </w:rPr>
      </w:pPr>
      <w:r>
        <w:rPr>
          <w:rFonts w:hint="cs"/>
          <w:b/>
          <w:bCs/>
          <w:rtl/>
        </w:rPr>
        <w:t>הצבעה מס' 81</w:t>
      </w:r>
    </w:p>
    <w:p w14:paraId="3B4E59F6" w14:textId="77777777" w:rsidR="00000000" w:rsidRDefault="007C71EE">
      <w:pPr>
        <w:pStyle w:val="a"/>
        <w:jc w:val="center"/>
        <w:rPr>
          <w:rFonts w:hint="cs"/>
          <w:rtl/>
        </w:rPr>
      </w:pPr>
    </w:p>
    <w:p w14:paraId="47DE0157"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אין</w:t>
      </w:r>
    </w:p>
    <w:p w14:paraId="2AE651AE" w14:textId="77777777" w:rsidR="00000000" w:rsidRDefault="007C71EE">
      <w:pPr>
        <w:pStyle w:val="a"/>
        <w:jc w:val="center"/>
        <w:rPr>
          <w:rFonts w:hint="cs"/>
          <w:rtl/>
        </w:rPr>
      </w:pPr>
      <w:r>
        <w:rPr>
          <w:rFonts w:hint="cs"/>
          <w:rtl/>
        </w:rPr>
        <w:t xml:space="preserve">נגד </w:t>
      </w:r>
      <w:r>
        <w:rPr>
          <w:rtl/>
        </w:rPr>
        <w:t>–</w:t>
      </w:r>
      <w:r>
        <w:rPr>
          <w:rFonts w:hint="cs"/>
          <w:rtl/>
        </w:rPr>
        <w:t xml:space="preserve"> 48</w:t>
      </w:r>
    </w:p>
    <w:p w14:paraId="60D84957" w14:textId="77777777" w:rsidR="00000000" w:rsidRDefault="007C71EE">
      <w:pPr>
        <w:pStyle w:val="a"/>
        <w:jc w:val="center"/>
        <w:rPr>
          <w:rFonts w:hint="cs"/>
          <w:rtl/>
        </w:rPr>
      </w:pPr>
      <w:r>
        <w:rPr>
          <w:rFonts w:hint="cs"/>
          <w:rtl/>
        </w:rPr>
        <w:t xml:space="preserve">נמנעים </w:t>
      </w:r>
      <w:r>
        <w:rPr>
          <w:rtl/>
        </w:rPr>
        <w:t>–</w:t>
      </w:r>
      <w:r>
        <w:rPr>
          <w:rFonts w:hint="cs"/>
          <w:rtl/>
        </w:rPr>
        <w:t xml:space="preserve"> 1</w:t>
      </w:r>
    </w:p>
    <w:p w14:paraId="6482733B" w14:textId="77777777" w:rsidR="00000000" w:rsidRDefault="007C71EE">
      <w:pPr>
        <w:pStyle w:val="a"/>
        <w:jc w:val="center"/>
        <w:rPr>
          <w:rFonts w:hint="cs"/>
          <w:rtl/>
        </w:rPr>
      </w:pPr>
      <w:r>
        <w:rPr>
          <w:rFonts w:hint="cs"/>
          <w:rtl/>
        </w:rPr>
        <w:t>ההסתייגות של קבוצת חבר הכנסת רוני בריזון ושל חברת הכנסת אורית נוקד לא נתקבלה</w:t>
      </w:r>
      <w:r>
        <w:rPr>
          <w:rFonts w:hint="cs"/>
          <w:rtl/>
        </w:rPr>
        <w:t>.</w:t>
      </w:r>
    </w:p>
    <w:p w14:paraId="7B8B9C76" w14:textId="77777777" w:rsidR="00000000" w:rsidRDefault="007C71EE">
      <w:pPr>
        <w:pStyle w:val="a"/>
        <w:rPr>
          <w:rFonts w:hint="cs"/>
          <w:rtl/>
        </w:rPr>
      </w:pPr>
    </w:p>
    <w:p w14:paraId="35FE48A3" w14:textId="77777777" w:rsidR="00000000" w:rsidRDefault="007C71EE">
      <w:pPr>
        <w:pStyle w:val="ad"/>
        <w:rPr>
          <w:rtl/>
        </w:rPr>
      </w:pPr>
      <w:r>
        <w:rPr>
          <w:rtl/>
        </w:rPr>
        <w:t>היו"ר יולי-יואל אדלשטיין:</w:t>
      </w:r>
    </w:p>
    <w:p w14:paraId="77357319" w14:textId="77777777" w:rsidR="00000000" w:rsidRDefault="007C71EE">
      <w:pPr>
        <w:pStyle w:val="a"/>
        <w:rPr>
          <w:rtl/>
        </w:rPr>
      </w:pPr>
    </w:p>
    <w:p w14:paraId="588D76C6" w14:textId="77777777" w:rsidR="00000000" w:rsidRDefault="007C71EE">
      <w:pPr>
        <w:pStyle w:val="a"/>
        <w:rPr>
          <w:rFonts w:hint="cs"/>
          <w:rtl/>
        </w:rPr>
      </w:pPr>
      <w:r>
        <w:rPr>
          <w:rFonts w:hint="cs"/>
          <w:rtl/>
        </w:rPr>
        <w:t xml:space="preserve">אין תומכים בהסתייגות, נגד </w:t>
      </w:r>
      <w:r>
        <w:rPr>
          <w:rtl/>
        </w:rPr>
        <w:t>–</w:t>
      </w:r>
      <w:r>
        <w:rPr>
          <w:rFonts w:hint="cs"/>
          <w:rtl/>
        </w:rPr>
        <w:t xml:space="preserve"> 48, לרבות  רובי ריבלין. אחד נמנע. ההסתייגות לא התקבלה.</w:t>
      </w:r>
    </w:p>
    <w:p w14:paraId="46126AF6" w14:textId="77777777" w:rsidR="00000000" w:rsidRDefault="007C71EE">
      <w:pPr>
        <w:pStyle w:val="a"/>
        <w:rPr>
          <w:rFonts w:hint="cs"/>
          <w:rtl/>
        </w:rPr>
      </w:pPr>
    </w:p>
    <w:p w14:paraId="4B9E41D3" w14:textId="77777777" w:rsidR="00000000" w:rsidRDefault="007C71EE">
      <w:pPr>
        <w:pStyle w:val="a"/>
        <w:rPr>
          <w:rFonts w:hint="cs"/>
          <w:rtl/>
        </w:rPr>
      </w:pPr>
      <w:r>
        <w:rPr>
          <w:rFonts w:hint="cs"/>
          <w:rtl/>
        </w:rPr>
        <w:t>אנחנו נתקדם לקבוצת יצחק כהן, שלא נמצא כאן ולכן לא נוכל להצביע.</w:t>
      </w:r>
    </w:p>
    <w:p w14:paraId="1150090E" w14:textId="77777777" w:rsidR="00000000" w:rsidRDefault="007C71EE">
      <w:pPr>
        <w:pStyle w:val="a"/>
        <w:rPr>
          <w:rFonts w:hint="cs"/>
          <w:rtl/>
        </w:rPr>
      </w:pPr>
    </w:p>
    <w:p w14:paraId="467829EA" w14:textId="77777777" w:rsidR="00000000" w:rsidRDefault="007C71EE">
      <w:pPr>
        <w:pStyle w:val="a"/>
        <w:rPr>
          <w:rFonts w:hint="cs"/>
          <w:rtl/>
        </w:rPr>
      </w:pPr>
      <w:r>
        <w:rPr>
          <w:rFonts w:hint="cs"/>
          <w:rtl/>
        </w:rPr>
        <w:t>אנחנו ננסה לאשר את סעיף 42 כנוסח הוועדה. מי בעד - ירים את ידו. תודה. נגד? נמנע</w:t>
      </w:r>
      <w:r>
        <w:rPr>
          <w:rFonts w:hint="cs"/>
          <w:rtl/>
        </w:rPr>
        <w:t>ים?</w:t>
      </w:r>
    </w:p>
    <w:p w14:paraId="0AECC8F5" w14:textId="77777777" w:rsidR="00000000" w:rsidRDefault="007C71EE">
      <w:pPr>
        <w:pStyle w:val="a"/>
        <w:rPr>
          <w:rFonts w:hint="cs"/>
          <w:rtl/>
        </w:rPr>
      </w:pPr>
    </w:p>
    <w:p w14:paraId="38E61567" w14:textId="77777777" w:rsidR="00000000" w:rsidRDefault="007C71EE">
      <w:pPr>
        <w:pStyle w:val="a"/>
        <w:jc w:val="center"/>
        <w:rPr>
          <w:rFonts w:hint="cs"/>
          <w:rtl/>
        </w:rPr>
      </w:pPr>
      <w:r>
        <w:rPr>
          <w:rFonts w:hint="cs"/>
          <w:b/>
          <w:bCs/>
          <w:rtl/>
        </w:rPr>
        <w:t>הצבעה</w:t>
      </w:r>
    </w:p>
    <w:p w14:paraId="6DCFE54F" w14:textId="77777777" w:rsidR="00000000" w:rsidRDefault="007C71EE">
      <w:pPr>
        <w:pStyle w:val="a"/>
        <w:jc w:val="center"/>
        <w:rPr>
          <w:rFonts w:hint="cs"/>
          <w:rtl/>
        </w:rPr>
      </w:pPr>
    </w:p>
    <w:p w14:paraId="5B9D002F" w14:textId="77777777" w:rsidR="00000000" w:rsidRDefault="007C71EE">
      <w:pPr>
        <w:pStyle w:val="a"/>
        <w:jc w:val="center"/>
        <w:rPr>
          <w:rFonts w:hint="cs"/>
          <w:rtl/>
        </w:rPr>
      </w:pPr>
      <w:r>
        <w:rPr>
          <w:rFonts w:hint="cs"/>
          <w:rtl/>
        </w:rPr>
        <w:t>סעיף 42, כהצעת הוועדה, נתקבל.</w:t>
      </w:r>
    </w:p>
    <w:p w14:paraId="311CE7E9" w14:textId="77777777" w:rsidR="00000000" w:rsidRDefault="007C71EE">
      <w:pPr>
        <w:pStyle w:val="a"/>
        <w:rPr>
          <w:rFonts w:hint="cs"/>
          <w:rtl/>
        </w:rPr>
      </w:pPr>
    </w:p>
    <w:p w14:paraId="3CF9B182" w14:textId="77777777" w:rsidR="00000000" w:rsidRDefault="007C71EE">
      <w:pPr>
        <w:pStyle w:val="ad"/>
        <w:rPr>
          <w:rtl/>
        </w:rPr>
      </w:pPr>
      <w:r>
        <w:rPr>
          <w:rtl/>
        </w:rPr>
        <w:t>היו"ר יולי-יואל אדלשטיין:</w:t>
      </w:r>
    </w:p>
    <w:p w14:paraId="521B963A" w14:textId="77777777" w:rsidR="00000000" w:rsidRDefault="007C71EE">
      <w:pPr>
        <w:pStyle w:val="a"/>
        <w:rPr>
          <w:rtl/>
        </w:rPr>
      </w:pPr>
    </w:p>
    <w:p w14:paraId="075F0C49" w14:textId="77777777" w:rsidR="00000000" w:rsidRDefault="007C71EE">
      <w:pPr>
        <w:pStyle w:val="a"/>
        <w:rPr>
          <w:rFonts w:hint="cs"/>
          <w:rtl/>
        </w:rPr>
      </w:pPr>
      <w:r>
        <w:rPr>
          <w:rFonts w:hint="cs"/>
          <w:rtl/>
        </w:rPr>
        <w:t>סעיף 42 אושר כנוסח הוועדה.</w:t>
      </w:r>
    </w:p>
    <w:p w14:paraId="6466FE7F" w14:textId="77777777" w:rsidR="00000000" w:rsidRDefault="007C71EE">
      <w:pPr>
        <w:pStyle w:val="a"/>
        <w:rPr>
          <w:rFonts w:hint="cs"/>
          <w:rtl/>
        </w:rPr>
      </w:pPr>
    </w:p>
    <w:p w14:paraId="5E3E2DE5" w14:textId="77777777" w:rsidR="00000000" w:rsidRDefault="007C71EE">
      <w:pPr>
        <w:pStyle w:val="a"/>
        <w:rPr>
          <w:rFonts w:hint="cs"/>
          <w:rtl/>
        </w:rPr>
      </w:pPr>
      <w:r>
        <w:rPr>
          <w:rFonts w:hint="cs"/>
          <w:rtl/>
        </w:rPr>
        <w:t>סעיף 43: משה גפני, אורית נוקד וקבוצת בל"ד - לא נמצאים.</w:t>
      </w:r>
    </w:p>
    <w:p w14:paraId="12738947" w14:textId="77777777" w:rsidR="00000000" w:rsidRDefault="007C71EE">
      <w:pPr>
        <w:pStyle w:val="a"/>
        <w:rPr>
          <w:rFonts w:hint="cs"/>
          <w:rtl/>
        </w:rPr>
      </w:pPr>
    </w:p>
    <w:p w14:paraId="75662F86" w14:textId="77777777" w:rsidR="00000000" w:rsidRDefault="007C71EE">
      <w:pPr>
        <w:pStyle w:val="a"/>
        <w:rPr>
          <w:rFonts w:hint="cs"/>
          <w:rtl/>
        </w:rPr>
      </w:pPr>
      <w:r>
        <w:rPr>
          <w:rFonts w:hint="cs"/>
          <w:rtl/>
        </w:rPr>
        <w:t>אנחנו מצביעים על סעיף 43 כנוסח הוועדה. מי בעד? תודה. להוריד. מי נגד? נמנעים?</w:t>
      </w:r>
    </w:p>
    <w:p w14:paraId="6C3A1380" w14:textId="77777777" w:rsidR="00000000" w:rsidRDefault="007C71EE">
      <w:pPr>
        <w:pStyle w:val="a"/>
        <w:rPr>
          <w:rFonts w:hint="cs"/>
          <w:rtl/>
        </w:rPr>
      </w:pPr>
    </w:p>
    <w:p w14:paraId="0B0AFE07" w14:textId="77777777" w:rsidR="00000000" w:rsidRDefault="007C71EE">
      <w:pPr>
        <w:pStyle w:val="a"/>
        <w:jc w:val="center"/>
        <w:rPr>
          <w:rFonts w:hint="cs"/>
          <w:rtl/>
        </w:rPr>
      </w:pPr>
      <w:r>
        <w:rPr>
          <w:rFonts w:hint="cs"/>
          <w:b/>
          <w:bCs/>
          <w:rtl/>
        </w:rPr>
        <w:t>הצבעה</w:t>
      </w:r>
    </w:p>
    <w:p w14:paraId="3FC01501" w14:textId="77777777" w:rsidR="00000000" w:rsidRDefault="007C71EE">
      <w:pPr>
        <w:pStyle w:val="a"/>
        <w:jc w:val="center"/>
        <w:rPr>
          <w:rFonts w:hint="cs"/>
          <w:rtl/>
        </w:rPr>
      </w:pPr>
    </w:p>
    <w:p w14:paraId="46F2A59F" w14:textId="77777777" w:rsidR="00000000" w:rsidRDefault="007C71EE">
      <w:pPr>
        <w:pStyle w:val="a"/>
        <w:jc w:val="center"/>
        <w:rPr>
          <w:rFonts w:hint="cs"/>
          <w:rtl/>
        </w:rPr>
      </w:pPr>
      <w:r>
        <w:rPr>
          <w:rFonts w:hint="cs"/>
          <w:rtl/>
        </w:rPr>
        <w:t>סעיף 43, כהצעת הו</w:t>
      </w:r>
      <w:r>
        <w:rPr>
          <w:rFonts w:hint="cs"/>
          <w:rtl/>
        </w:rPr>
        <w:t>ועדה, נתקבל.</w:t>
      </w:r>
    </w:p>
    <w:p w14:paraId="65C8B1EE" w14:textId="77777777" w:rsidR="00000000" w:rsidRDefault="007C71EE">
      <w:pPr>
        <w:pStyle w:val="a"/>
        <w:rPr>
          <w:rFonts w:hint="cs"/>
          <w:rtl/>
        </w:rPr>
      </w:pPr>
    </w:p>
    <w:p w14:paraId="5F5EEA40" w14:textId="77777777" w:rsidR="00000000" w:rsidRDefault="007C71EE">
      <w:pPr>
        <w:pStyle w:val="ad"/>
        <w:rPr>
          <w:rtl/>
        </w:rPr>
      </w:pPr>
      <w:r>
        <w:rPr>
          <w:rtl/>
        </w:rPr>
        <w:t>היו"ר יולי-יואל אדלשטיין:</w:t>
      </w:r>
    </w:p>
    <w:p w14:paraId="574D7D94" w14:textId="77777777" w:rsidR="00000000" w:rsidRDefault="007C71EE">
      <w:pPr>
        <w:pStyle w:val="a"/>
        <w:rPr>
          <w:rtl/>
        </w:rPr>
      </w:pPr>
    </w:p>
    <w:p w14:paraId="52D778EC" w14:textId="77777777" w:rsidR="00000000" w:rsidRDefault="007C71EE">
      <w:pPr>
        <w:pStyle w:val="a"/>
        <w:rPr>
          <w:rFonts w:hint="cs"/>
          <w:rtl/>
        </w:rPr>
      </w:pPr>
      <w:r>
        <w:rPr>
          <w:rFonts w:hint="cs"/>
          <w:rtl/>
        </w:rPr>
        <w:t>סעיף 43 נתקבל כנוסח הוועדה.</w:t>
      </w:r>
    </w:p>
    <w:p w14:paraId="2F46CDA0" w14:textId="77777777" w:rsidR="00000000" w:rsidRDefault="007C71EE">
      <w:pPr>
        <w:pStyle w:val="a"/>
        <w:rPr>
          <w:rFonts w:hint="cs"/>
          <w:rtl/>
        </w:rPr>
      </w:pPr>
    </w:p>
    <w:p w14:paraId="4A4B4F70" w14:textId="77777777" w:rsidR="00000000" w:rsidRDefault="007C71EE">
      <w:pPr>
        <w:pStyle w:val="a"/>
        <w:rPr>
          <w:rFonts w:hint="cs"/>
          <w:rtl/>
        </w:rPr>
      </w:pPr>
      <w:r>
        <w:rPr>
          <w:rFonts w:hint="cs"/>
          <w:rtl/>
        </w:rPr>
        <w:t xml:space="preserve">אנחנו עוברים לנושא הבא </w:t>
      </w:r>
      <w:r>
        <w:rPr>
          <w:rtl/>
        </w:rPr>
        <w:t>–</w:t>
      </w:r>
      <w:r>
        <w:rPr>
          <w:rFonts w:hint="cs"/>
          <w:rtl/>
        </w:rPr>
        <w:t xml:space="preserve"> עובדים זרים. סעיף 44(א): גפני </w:t>
      </w:r>
      <w:r>
        <w:rPr>
          <w:rtl/>
        </w:rPr>
        <w:t>–</w:t>
      </w:r>
      <w:r>
        <w:rPr>
          <w:rFonts w:hint="cs"/>
          <w:rtl/>
        </w:rPr>
        <w:t xml:space="preserve"> אינו נוכח. יש לוח תיקונים. אדוני המזכיר, מה כתוב כאן? שחבר הכנסת חמי דורון, לפי לוח התיקונים - - -</w:t>
      </w:r>
    </w:p>
    <w:p w14:paraId="46334D22" w14:textId="77777777" w:rsidR="00000000" w:rsidRDefault="007C71EE">
      <w:pPr>
        <w:pStyle w:val="a"/>
        <w:rPr>
          <w:rFonts w:hint="cs"/>
          <w:rtl/>
        </w:rPr>
      </w:pPr>
    </w:p>
    <w:p w14:paraId="3922FC33" w14:textId="77777777" w:rsidR="00000000" w:rsidRDefault="007C71EE">
      <w:pPr>
        <w:pStyle w:val="ac"/>
        <w:rPr>
          <w:rtl/>
        </w:rPr>
      </w:pPr>
      <w:r>
        <w:rPr>
          <w:rFonts w:hint="eastAsia"/>
          <w:rtl/>
        </w:rPr>
        <w:t>מזכיר</w:t>
      </w:r>
      <w:r>
        <w:rPr>
          <w:rtl/>
        </w:rPr>
        <w:t xml:space="preserve"> הכנסת אריה האן:</w:t>
      </w:r>
    </w:p>
    <w:p w14:paraId="0E320B1E" w14:textId="77777777" w:rsidR="00000000" w:rsidRDefault="007C71EE">
      <w:pPr>
        <w:pStyle w:val="a"/>
        <w:rPr>
          <w:rFonts w:hint="cs"/>
          <w:rtl/>
        </w:rPr>
      </w:pPr>
    </w:p>
    <w:p w14:paraId="30E14887" w14:textId="77777777" w:rsidR="00000000" w:rsidRDefault="007C71EE">
      <w:pPr>
        <w:pStyle w:val="a"/>
        <w:rPr>
          <w:rFonts w:hint="cs"/>
          <w:rtl/>
        </w:rPr>
      </w:pPr>
      <w:r>
        <w:rPr>
          <w:rFonts w:hint="cs"/>
          <w:rtl/>
        </w:rPr>
        <w:t>זה קבו</w:t>
      </w:r>
      <w:r>
        <w:rPr>
          <w:rFonts w:hint="cs"/>
          <w:rtl/>
        </w:rPr>
        <w:t>צת בורג.</w:t>
      </w:r>
    </w:p>
    <w:p w14:paraId="4DA83996" w14:textId="77777777" w:rsidR="00000000" w:rsidRDefault="007C71EE">
      <w:pPr>
        <w:pStyle w:val="a"/>
        <w:rPr>
          <w:rFonts w:hint="cs"/>
          <w:rtl/>
        </w:rPr>
      </w:pPr>
    </w:p>
    <w:p w14:paraId="49B60177" w14:textId="77777777" w:rsidR="00000000" w:rsidRDefault="007C71EE">
      <w:pPr>
        <w:pStyle w:val="ad"/>
        <w:rPr>
          <w:rtl/>
        </w:rPr>
      </w:pPr>
      <w:r>
        <w:rPr>
          <w:rtl/>
        </w:rPr>
        <w:t>היו"ר יולי-יואל אדלשטיין:</w:t>
      </w:r>
    </w:p>
    <w:p w14:paraId="66630121" w14:textId="77777777" w:rsidR="00000000" w:rsidRDefault="007C71EE">
      <w:pPr>
        <w:pStyle w:val="a"/>
        <w:rPr>
          <w:rtl/>
        </w:rPr>
      </w:pPr>
    </w:p>
    <w:p w14:paraId="7F2F3317" w14:textId="77777777" w:rsidR="00000000" w:rsidRDefault="007C71EE">
      <w:pPr>
        <w:pStyle w:val="a"/>
        <w:rPr>
          <w:rFonts w:hint="cs"/>
          <w:rtl/>
        </w:rPr>
      </w:pPr>
      <w:r>
        <w:rPr>
          <w:rFonts w:hint="cs"/>
          <w:rtl/>
        </w:rPr>
        <w:t xml:space="preserve">קבוצת בורג </w:t>
      </w:r>
      <w:r>
        <w:rPr>
          <w:rtl/>
        </w:rPr>
        <w:t>–</w:t>
      </w:r>
      <w:r>
        <w:rPr>
          <w:rFonts w:hint="cs"/>
          <w:rtl/>
        </w:rPr>
        <w:t xml:space="preserve"> לא נמצאת כאן, לכן לא תהיה הצבעה. קבוצת ברכה </w:t>
      </w:r>
      <w:r>
        <w:rPr>
          <w:rtl/>
        </w:rPr>
        <w:t>–</w:t>
      </w:r>
      <w:r>
        <w:rPr>
          <w:rFonts w:hint="cs"/>
          <w:rtl/>
        </w:rPr>
        <w:t xml:space="preserve"> גם לא נמצאים. חבר הכנסת איוב קרא לא נמצא. מרצ ונוקד </w:t>
      </w:r>
      <w:r>
        <w:rPr>
          <w:rtl/>
        </w:rPr>
        <w:t>–</w:t>
      </w:r>
      <w:r>
        <w:rPr>
          <w:rFonts w:hint="cs"/>
          <w:rtl/>
        </w:rPr>
        <w:t xml:space="preserve"> לא נמצאים. הרצוג, ליצמן - מיצינו את סעיף 44(א).  עוברים לסעיף 44(ב): בורג לא נמצא, חמי דורון גם כן לא.</w:t>
      </w:r>
    </w:p>
    <w:p w14:paraId="50C7ECF8" w14:textId="77777777" w:rsidR="00000000" w:rsidRDefault="007C71EE">
      <w:pPr>
        <w:pStyle w:val="a"/>
        <w:rPr>
          <w:rFonts w:hint="cs"/>
          <w:rtl/>
        </w:rPr>
      </w:pPr>
    </w:p>
    <w:p w14:paraId="20DACA6D" w14:textId="77777777" w:rsidR="00000000" w:rsidRDefault="007C71EE">
      <w:pPr>
        <w:pStyle w:val="a"/>
        <w:rPr>
          <w:rFonts w:hint="cs"/>
          <w:rtl/>
        </w:rPr>
      </w:pPr>
      <w:r>
        <w:rPr>
          <w:rFonts w:hint="cs"/>
          <w:rtl/>
        </w:rPr>
        <w:t>על</w:t>
      </w:r>
      <w:r>
        <w:rPr>
          <w:rFonts w:hint="cs"/>
          <w:rtl/>
        </w:rPr>
        <w:t xml:space="preserve"> סעיף 44 אין הסתייגויות, לכן נצביע על סעיף 44 כנוסח הוועדה. מי בעד? תודה. מי נגד? נמנעים? תודה רבה.</w:t>
      </w:r>
    </w:p>
    <w:p w14:paraId="04947365" w14:textId="77777777" w:rsidR="00000000" w:rsidRDefault="007C71EE">
      <w:pPr>
        <w:pStyle w:val="a"/>
        <w:rPr>
          <w:rFonts w:hint="cs"/>
          <w:rtl/>
        </w:rPr>
      </w:pPr>
    </w:p>
    <w:p w14:paraId="4E1B9B38" w14:textId="77777777" w:rsidR="00000000" w:rsidRDefault="007C71EE">
      <w:pPr>
        <w:pStyle w:val="a"/>
        <w:jc w:val="center"/>
        <w:rPr>
          <w:rFonts w:hint="cs"/>
          <w:rtl/>
        </w:rPr>
      </w:pPr>
      <w:r>
        <w:rPr>
          <w:rFonts w:hint="cs"/>
          <w:b/>
          <w:bCs/>
          <w:rtl/>
        </w:rPr>
        <w:t>הצבעה</w:t>
      </w:r>
    </w:p>
    <w:p w14:paraId="141E8FA9" w14:textId="77777777" w:rsidR="00000000" w:rsidRDefault="007C71EE">
      <w:pPr>
        <w:pStyle w:val="a"/>
        <w:jc w:val="center"/>
        <w:rPr>
          <w:rFonts w:hint="cs"/>
          <w:rtl/>
        </w:rPr>
      </w:pPr>
    </w:p>
    <w:p w14:paraId="7379F17A" w14:textId="77777777" w:rsidR="00000000" w:rsidRDefault="007C71EE">
      <w:pPr>
        <w:pStyle w:val="a"/>
        <w:jc w:val="center"/>
        <w:rPr>
          <w:rFonts w:hint="cs"/>
          <w:rtl/>
        </w:rPr>
      </w:pPr>
      <w:r>
        <w:rPr>
          <w:rFonts w:hint="cs"/>
          <w:rtl/>
        </w:rPr>
        <w:t>סעיף 44 נתקבל.</w:t>
      </w:r>
    </w:p>
    <w:p w14:paraId="2831C02B" w14:textId="77777777" w:rsidR="00000000" w:rsidRDefault="007C71EE">
      <w:pPr>
        <w:pStyle w:val="a"/>
        <w:rPr>
          <w:rFonts w:hint="cs"/>
          <w:rtl/>
        </w:rPr>
      </w:pPr>
    </w:p>
    <w:p w14:paraId="17A60C5D" w14:textId="77777777" w:rsidR="00000000" w:rsidRDefault="007C71EE">
      <w:pPr>
        <w:pStyle w:val="ad"/>
        <w:rPr>
          <w:rtl/>
        </w:rPr>
      </w:pPr>
      <w:r>
        <w:rPr>
          <w:rtl/>
        </w:rPr>
        <w:t>היו"ר יולי-יואל אדלשטיין:</w:t>
      </w:r>
    </w:p>
    <w:p w14:paraId="5834FDFC" w14:textId="77777777" w:rsidR="00000000" w:rsidRDefault="007C71EE">
      <w:pPr>
        <w:pStyle w:val="a"/>
        <w:rPr>
          <w:rtl/>
        </w:rPr>
      </w:pPr>
    </w:p>
    <w:p w14:paraId="0400A137" w14:textId="77777777" w:rsidR="00000000" w:rsidRDefault="007C71EE">
      <w:pPr>
        <w:pStyle w:val="a"/>
        <w:rPr>
          <w:rFonts w:hint="cs"/>
          <w:rtl/>
        </w:rPr>
      </w:pPr>
      <w:r>
        <w:rPr>
          <w:rFonts w:hint="cs"/>
          <w:rtl/>
        </w:rPr>
        <w:t>סעיף 44 נתקבל. תודה רבה.</w:t>
      </w:r>
    </w:p>
    <w:p w14:paraId="27356757" w14:textId="77777777" w:rsidR="00000000" w:rsidRDefault="007C71EE">
      <w:pPr>
        <w:pStyle w:val="a"/>
        <w:rPr>
          <w:rFonts w:hint="cs"/>
          <w:rtl/>
        </w:rPr>
      </w:pPr>
    </w:p>
    <w:p w14:paraId="46CA3C76" w14:textId="77777777" w:rsidR="00000000" w:rsidRDefault="007C71EE">
      <w:pPr>
        <w:pStyle w:val="a"/>
        <w:rPr>
          <w:rFonts w:hint="cs"/>
          <w:rtl/>
        </w:rPr>
      </w:pPr>
      <w:r>
        <w:rPr>
          <w:rFonts w:hint="cs"/>
          <w:rtl/>
        </w:rPr>
        <w:t>חברי הכנסת, אנחנו דווקא היינו הספקנים והיו יותר נועזים מאתנו. להלן חוות הדעת של</w:t>
      </w:r>
      <w:r>
        <w:rPr>
          <w:rFonts w:hint="cs"/>
          <w:rtl/>
        </w:rPr>
        <w:t xml:space="preserve"> היועצת המשפטית.</w:t>
      </w:r>
    </w:p>
    <w:p w14:paraId="577E5C1F" w14:textId="77777777" w:rsidR="00000000" w:rsidRDefault="007C71EE">
      <w:pPr>
        <w:pStyle w:val="a"/>
        <w:rPr>
          <w:rFonts w:hint="cs"/>
          <w:rtl/>
        </w:rPr>
      </w:pPr>
    </w:p>
    <w:p w14:paraId="25A108A0" w14:textId="77777777" w:rsidR="00000000" w:rsidRDefault="007C71EE">
      <w:pPr>
        <w:pStyle w:val="ac"/>
        <w:rPr>
          <w:rtl/>
        </w:rPr>
      </w:pPr>
      <w:r>
        <w:rPr>
          <w:rFonts w:hint="eastAsia"/>
          <w:rtl/>
        </w:rPr>
        <w:t>קריאה</w:t>
      </w:r>
      <w:r>
        <w:rPr>
          <w:rtl/>
        </w:rPr>
        <w:t>:</w:t>
      </w:r>
    </w:p>
    <w:p w14:paraId="2DD4A32A" w14:textId="77777777" w:rsidR="00000000" w:rsidRDefault="007C71EE">
      <w:pPr>
        <w:pStyle w:val="a"/>
        <w:rPr>
          <w:rFonts w:hint="cs"/>
          <w:rtl/>
        </w:rPr>
      </w:pPr>
    </w:p>
    <w:p w14:paraId="51844F35" w14:textId="77777777" w:rsidR="00000000" w:rsidRDefault="007C71EE">
      <w:pPr>
        <w:pStyle w:val="a"/>
        <w:rPr>
          <w:rFonts w:hint="cs"/>
          <w:rtl/>
        </w:rPr>
      </w:pPr>
      <w:r>
        <w:rPr>
          <w:rFonts w:hint="cs"/>
          <w:rtl/>
        </w:rPr>
        <w:t>מנסים לתקן את מה שקלקלו.</w:t>
      </w:r>
    </w:p>
    <w:p w14:paraId="5BDF92FF" w14:textId="77777777" w:rsidR="00000000" w:rsidRDefault="007C71EE">
      <w:pPr>
        <w:pStyle w:val="a"/>
        <w:rPr>
          <w:rFonts w:hint="cs"/>
          <w:rtl/>
        </w:rPr>
      </w:pPr>
    </w:p>
    <w:p w14:paraId="2B172C4F" w14:textId="77777777" w:rsidR="00000000" w:rsidRDefault="007C71EE">
      <w:pPr>
        <w:pStyle w:val="ad"/>
        <w:rPr>
          <w:rtl/>
        </w:rPr>
      </w:pPr>
    </w:p>
    <w:p w14:paraId="330BAD37" w14:textId="77777777" w:rsidR="00000000" w:rsidRDefault="007C71EE">
      <w:pPr>
        <w:pStyle w:val="ad"/>
        <w:rPr>
          <w:rtl/>
        </w:rPr>
      </w:pPr>
      <w:r>
        <w:rPr>
          <w:rtl/>
        </w:rPr>
        <w:t>היו"ר יולי-יואל אדלשטיין:</w:t>
      </w:r>
    </w:p>
    <w:p w14:paraId="6200DAA4" w14:textId="77777777" w:rsidR="00000000" w:rsidRDefault="007C71EE">
      <w:pPr>
        <w:pStyle w:val="a"/>
        <w:rPr>
          <w:rtl/>
        </w:rPr>
      </w:pPr>
    </w:p>
    <w:p w14:paraId="55D0A03E" w14:textId="77777777" w:rsidR="00000000" w:rsidRDefault="007C71EE">
      <w:pPr>
        <w:pStyle w:val="a"/>
        <w:rPr>
          <w:rFonts w:hint="cs"/>
          <w:rtl/>
        </w:rPr>
      </w:pPr>
      <w:r>
        <w:rPr>
          <w:rFonts w:hint="cs"/>
          <w:rtl/>
        </w:rPr>
        <w:t>"לפי סעיף 128(ב)(1) לתקנון, אם 'נעדר המסתייג מההצבעה, לא יצביעו על הצעתו; היו מספר מציעים להסתייגות אחת ונעדרו כולם מההצבעה,  לא יצביעו על הצעתם;' - לאור האמור בסעיף זה נראה לי</w:t>
      </w:r>
      <w:r>
        <w:rPr>
          <w:rFonts w:hint="cs"/>
          <w:rtl/>
        </w:rPr>
        <w:t xml:space="preserve"> ששיקול הדעת, אם המסתייגים נמצאים, כולו נתון לך, ואתה יכול לומר שאתה רואה שהם לא נמצאים, ולכן לא צריך להצביע על ההסתייגויות שלהם." כך כתבה היועצת המשפטית של הכנסת, עורכת-הדין אנה שניידר. פירוש הדבר שלא חייבים לקרוא את כל השמות, אם אני מבין נכון. תודה רבה.</w:t>
      </w:r>
    </w:p>
    <w:p w14:paraId="3FA03C1F" w14:textId="77777777" w:rsidR="00000000" w:rsidRDefault="007C71EE">
      <w:pPr>
        <w:pStyle w:val="a"/>
        <w:rPr>
          <w:rFonts w:hint="cs"/>
          <w:rtl/>
        </w:rPr>
      </w:pPr>
    </w:p>
    <w:p w14:paraId="012F43B0" w14:textId="77777777" w:rsidR="00000000" w:rsidRDefault="007C71EE">
      <w:pPr>
        <w:pStyle w:val="a"/>
        <w:rPr>
          <w:rFonts w:hint="cs"/>
          <w:rtl/>
        </w:rPr>
      </w:pPr>
      <w:r>
        <w:rPr>
          <w:rFonts w:hint="cs"/>
          <w:rtl/>
        </w:rPr>
        <w:t xml:space="preserve">תודה, השר שטרית. אנחנו הגענו לסעיף 45, ועוד לא התחלנו לעבוד אתו, אבל אנחנו נדבר על סעיף 45 בעצם עד סוף החוברת. </w:t>
      </w:r>
    </w:p>
    <w:p w14:paraId="0D4462ED" w14:textId="77777777" w:rsidR="00000000" w:rsidRDefault="007C71EE">
      <w:pPr>
        <w:pStyle w:val="a"/>
        <w:rPr>
          <w:rFonts w:hint="cs"/>
          <w:rtl/>
        </w:rPr>
      </w:pPr>
    </w:p>
    <w:p w14:paraId="1393C31E" w14:textId="77777777" w:rsidR="00000000" w:rsidRDefault="007C71EE">
      <w:pPr>
        <w:pStyle w:val="ac"/>
        <w:rPr>
          <w:rtl/>
        </w:rPr>
      </w:pPr>
      <w:r>
        <w:rPr>
          <w:rFonts w:hint="eastAsia"/>
          <w:rtl/>
        </w:rPr>
        <w:t>קריאות</w:t>
      </w:r>
      <w:r>
        <w:rPr>
          <w:rtl/>
        </w:rPr>
        <w:t>:</w:t>
      </w:r>
    </w:p>
    <w:p w14:paraId="26B10A8A" w14:textId="77777777" w:rsidR="00000000" w:rsidRDefault="007C71EE">
      <w:pPr>
        <w:pStyle w:val="a"/>
        <w:rPr>
          <w:rFonts w:hint="cs"/>
          <w:rtl/>
        </w:rPr>
      </w:pPr>
    </w:p>
    <w:p w14:paraId="70EE078A" w14:textId="77777777" w:rsidR="00000000" w:rsidRDefault="007C71EE">
      <w:pPr>
        <w:pStyle w:val="a"/>
        <w:rPr>
          <w:rFonts w:hint="cs"/>
          <w:rtl/>
        </w:rPr>
      </w:pPr>
      <w:r>
        <w:rPr>
          <w:rFonts w:hint="cs"/>
          <w:rtl/>
        </w:rPr>
        <w:t xml:space="preserve">יש מסתייגים באופק. </w:t>
      </w:r>
    </w:p>
    <w:p w14:paraId="76A4328D" w14:textId="77777777" w:rsidR="00000000" w:rsidRDefault="007C71EE">
      <w:pPr>
        <w:pStyle w:val="a"/>
        <w:rPr>
          <w:rFonts w:hint="cs"/>
          <w:rtl/>
        </w:rPr>
      </w:pPr>
    </w:p>
    <w:p w14:paraId="143445BC" w14:textId="77777777" w:rsidR="00000000" w:rsidRDefault="007C71EE">
      <w:pPr>
        <w:pStyle w:val="ad"/>
        <w:rPr>
          <w:rtl/>
        </w:rPr>
      </w:pPr>
      <w:r>
        <w:rPr>
          <w:rtl/>
        </w:rPr>
        <w:t>היו"ר יולי-יואל אדלשטיין:</w:t>
      </w:r>
    </w:p>
    <w:p w14:paraId="3463F02D" w14:textId="77777777" w:rsidR="00000000" w:rsidRDefault="007C71EE">
      <w:pPr>
        <w:pStyle w:val="a"/>
        <w:rPr>
          <w:rtl/>
        </w:rPr>
      </w:pPr>
    </w:p>
    <w:p w14:paraId="7901AEA2" w14:textId="77777777" w:rsidR="00000000" w:rsidRDefault="007C71EE">
      <w:pPr>
        <w:pStyle w:val="a"/>
        <w:rPr>
          <w:rFonts w:hint="cs"/>
          <w:rtl/>
        </w:rPr>
      </w:pPr>
      <w:r>
        <w:rPr>
          <w:rFonts w:hint="cs"/>
          <w:rtl/>
        </w:rPr>
        <w:t xml:space="preserve">בואו קודם כול נגמור עם נושא העובדים הזרים, בסעיפים 45 עד 57, לרבות לוח התיקונים, אין </w:t>
      </w:r>
      <w:r>
        <w:rPr>
          <w:rFonts w:hint="cs"/>
          <w:rtl/>
        </w:rPr>
        <w:t xml:space="preserve">הסתייגויות. לכן נוכל לאשר את הפרק של עובדים זרים, פרק י', על כל סעיפיו כנוסח הוועדה. </w:t>
      </w:r>
    </w:p>
    <w:p w14:paraId="50957735" w14:textId="77777777" w:rsidR="00000000" w:rsidRDefault="007C71EE">
      <w:pPr>
        <w:pStyle w:val="a"/>
        <w:rPr>
          <w:rFonts w:hint="cs"/>
          <w:rtl/>
        </w:rPr>
      </w:pPr>
    </w:p>
    <w:p w14:paraId="110B1DEC" w14:textId="77777777" w:rsidR="00000000" w:rsidRDefault="007C71EE">
      <w:pPr>
        <w:pStyle w:val="ac"/>
        <w:rPr>
          <w:rtl/>
        </w:rPr>
      </w:pPr>
      <w:r>
        <w:rPr>
          <w:rFonts w:hint="eastAsia"/>
          <w:rtl/>
        </w:rPr>
        <w:t>השר</w:t>
      </w:r>
      <w:r>
        <w:rPr>
          <w:rtl/>
        </w:rPr>
        <w:t xml:space="preserve"> מאיר שטרית:</w:t>
      </w:r>
    </w:p>
    <w:p w14:paraId="7287AF43" w14:textId="77777777" w:rsidR="00000000" w:rsidRDefault="007C71EE">
      <w:pPr>
        <w:pStyle w:val="a"/>
        <w:rPr>
          <w:rFonts w:hint="cs"/>
          <w:rtl/>
        </w:rPr>
      </w:pPr>
    </w:p>
    <w:p w14:paraId="5A5B96F2" w14:textId="77777777" w:rsidR="00000000" w:rsidRDefault="007C71EE">
      <w:pPr>
        <w:pStyle w:val="a"/>
        <w:rPr>
          <w:rFonts w:hint="cs"/>
          <w:rtl/>
        </w:rPr>
      </w:pPr>
      <w:r>
        <w:rPr>
          <w:rFonts w:hint="cs"/>
          <w:rtl/>
        </w:rPr>
        <w:t xml:space="preserve">זה לא שאין הסתייגויות, המסתייגים לא נמצאים. </w:t>
      </w:r>
    </w:p>
    <w:p w14:paraId="06BABAA1" w14:textId="77777777" w:rsidR="00000000" w:rsidRDefault="007C71EE">
      <w:pPr>
        <w:pStyle w:val="a"/>
        <w:rPr>
          <w:rFonts w:hint="cs"/>
          <w:rtl/>
        </w:rPr>
      </w:pPr>
    </w:p>
    <w:p w14:paraId="44965781" w14:textId="77777777" w:rsidR="00000000" w:rsidRDefault="007C71EE">
      <w:pPr>
        <w:pStyle w:val="ad"/>
        <w:rPr>
          <w:rtl/>
        </w:rPr>
      </w:pPr>
      <w:r>
        <w:rPr>
          <w:rtl/>
        </w:rPr>
        <w:t>היו"ר יולי-יואל אדלשטיין:</w:t>
      </w:r>
    </w:p>
    <w:p w14:paraId="56A7BF5C" w14:textId="77777777" w:rsidR="00000000" w:rsidRDefault="007C71EE">
      <w:pPr>
        <w:pStyle w:val="a"/>
        <w:rPr>
          <w:rtl/>
        </w:rPr>
      </w:pPr>
    </w:p>
    <w:p w14:paraId="7C6521E8" w14:textId="77777777" w:rsidR="00000000" w:rsidRDefault="007C71EE">
      <w:pPr>
        <w:pStyle w:val="a"/>
        <w:rPr>
          <w:rFonts w:hint="cs"/>
          <w:rtl/>
        </w:rPr>
      </w:pPr>
      <w:r>
        <w:rPr>
          <w:rFonts w:hint="cs"/>
          <w:rtl/>
        </w:rPr>
        <w:t>פרק י', מסעיף 45 עד סעיף 48, ללא הסתייגויות, כנוסח הוועדה. בהרמת יד - מי בעד? מ</w:t>
      </w:r>
      <w:r>
        <w:rPr>
          <w:rFonts w:hint="cs"/>
          <w:rtl/>
        </w:rPr>
        <w:t xml:space="preserve">י נגד? נמנעים? </w:t>
      </w:r>
    </w:p>
    <w:p w14:paraId="4ED2BA4A" w14:textId="77777777" w:rsidR="00000000" w:rsidRDefault="007C71EE">
      <w:pPr>
        <w:pStyle w:val="a"/>
        <w:rPr>
          <w:rFonts w:hint="cs"/>
          <w:rtl/>
        </w:rPr>
      </w:pPr>
    </w:p>
    <w:p w14:paraId="05419036" w14:textId="77777777" w:rsidR="00000000" w:rsidRDefault="007C71EE">
      <w:pPr>
        <w:pStyle w:val="a"/>
        <w:jc w:val="center"/>
        <w:rPr>
          <w:rFonts w:hint="cs"/>
          <w:b/>
          <w:bCs/>
          <w:rtl/>
        </w:rPr>
      </w:pPr>
      <w:r>
        <w:rPr>
          <w:rFonts w:hint="cs"/>
          <w:b/>
          <w:bCs/>
          <w:rtl/>
        </w:rPr>
        <w:t>הצבעה</w:t>
      </w:r>
    </w:p>
    <w:p w14:paraId="3F462D9A" w14:textId="77777777" w:rsidR="00000000" w:rsidRDefault="007C71EE">
      <w:pPr>
        <w:pStyle w:val="a"/>
        <w:jc w:val="center"/>
        <w:rPr>
          <w:rFonts w:hint="cs"/>
          <w:b/>
          <w:bCs/>
          <w:rtl/>
        </w:rPr>
      </w:pPr>
    </w:p>
    <w:p w14:paraId="02503974" w14:textId="77777777" w:rsidR="00000000" w:rsidRDefault="007C71EE">
      <w:pPr>
        <w:pStyle w:val="a"/>
        <w:jc w:val="center"/>
        <w:rPr>
          <w:rFonts w:hint="cs"/>
          <w:rtl/>
        </w:rPr>
      </w:pPr>
      <w:r>
        <w:rPr>
          <w:rFonts w:hint="cs"/>
          <w:rtl/>
        </w:rPr>
        <w:t>סעיפים 44-48, כהצעת הוועדה, נתקבלו.</w:t>
      </w:r>
    </w:p>
    <w:p w14:paraId="5AB8B5B6" w14:textId="77777777" w:rsidR="00000000" w:rsidRDefault="007C71EE">
      <w:pPr>
        <w:pStyle w:val="a"/>
        <w:jc w:val="center"/>
        <w:rPr>
          <w:rFonts w:hint="cs"/>
          <w:rtl/>
        </w:rPr>
      </w:pPr>
    </w:p>
    <w:p w14:paraId="7B1FE527" w14:textId="77777777" w:rsidR="00000000" w:rsidRDefault="007C71EE">
      <w:pPr>
        <w:pStyle w:val="ad"/>
        <w:rPr>
          <w:rtl/>
        </w:rPr>
      </w:pPr>
      <w:r>
        <w:rPr>
          <w:rtl/>
        </w:rPr>
        <w:t>היו"ר יולי-יואל אדלשטיין:</w:t>
      </w:r>
    </w:p>
    <w:p w14:paraId="11A6F871" w14:textId="77777777" w:rsidR="00000000" w:rsidRDefault="007C71EE">
      <w:pPr>
        <w:pStyle w:val="a"/>
        <w:rPr>
          <w:rtl/>
        </w:rPr>
      </w:pPr>
    </w:p>
    <w:p w14:paraId="4D95B07C" w14:textId="77777777" w:rsidR="00000000" w:rsidRDefault="007C71EE">
      <w:pPr>
        <w:pStyle w:val="a"/>
        <w:rPr>
          <w:rFonts w:hint="cs"/>
          <w:rtl/>
        </w:rPr>
      </w:pPr>
      <w:r>
        <w:rPr>
          <w:rFonts w:hint="cs"/>
          <w:rtl/>
        </w:rPr>
        <w:t xml:space="preserve">פרק י' אושר, כנוסח הוועדה, כולו, על כל סעיפיו. </w:t>
      </w:r>
    </w:p>
    <w:p w14:paraId="02A0700C" w14:textId="77777777" w:rsidR="00000000" w:rsidRDefault="007C71EE">
      <w:pPr>
        <w:pStyle w:val="a"/>
        <w:rPr>
          <w:rFonts w:hint="cs"/>
          <w:rtl/>
        </w:rPr>
      </w:pPr>
    </w:p>
    <w:p w14:paraId="5FF73E85" w14:textId="77777777" w:rsidR="00000000" w:rsidRDefault="007C71EE">
      <w:pPr>
        <w:pStyle w:val="a"/>
        <w:rPr>
          <w:rFonts w:hint="cs"/>
          <w:rtl/>
        </w:rPr>
      </w:pPr>
      <w:r>
        <w:rPr>
          <w:rFonts w:hint="cs"/>
          <w:rtl/>
        </w:rPr>
        <w:t>פרק י"א: חקלאות, סעיף 49 כולו, האם יש מסתייגים? אין מסתייגים. זה כולל את לוח התיקונים. למשל בסעיף 49(15) אני רואה שיש ת</w:t>
      </w:r>
      <w:r>
        <w:rPr>
          <w:rFonts w:hint="cs"/>
          <w:rtl/>
        </w:rPr>
        <w:t>יקונים, בסעיף 49(28) יש  תיקונים, ובסעיף 49(33).</w:t>
      </w:r>
    </w:p>
    <w:p w14:paraId="2B265D12" w14:textId="77777777" w:rsidR="00000000" w:rsidRDefault="007C71EE">
      <w:pPr>
        <w:pStyle w:val="a"/>
        <w:rPr>
          <w:rFonts w:hint="cs"/>
          <w:rtl/>
        </w:rPr>
      </w:pPr>
    </w:p>
    <w:p w14:paraId="79CD4378" w14:textId="77777777" w:rsidR="00000000" w:rsidRDefault="007C71EE">
      <w:pPr>
        <w:pStyle w:val="ac"/>
        <w:rPr>
          <w:rtl/>
        </w:rPr>
      </w:pPr>
      <w:r>
        <w:rPr>
          <w:rFonts w:hint="eastAsia"/>
          <w:rtl/>
        </w:rPr>
        <w:t>שר</w:t>
      </w:r>
      <w:r>
        <w:rPr>
          <w:rtl/>
        </w:rPr>
        <w:t xml:space="preserve"> החקלאות ופיתוח הכפר ישראל כץ:</w:t>
      </w:r>
    </w:p>
    <w:p w14:paraId="52A23AD1" w14:textId="77777777" w:rsidR="00000000" w:rsidRDefault="007C71EE">
      <w:pPr>
        <w:pStyle w:val="a"/>
        <w:rPr>
          <w:rFonts w:hint="cs"/>
          <w:rtl/>
        </w:rPr>
      </w:pPr>
    </w:p>
    <w:p w14:paraId="34B7573E" w14:textId="77777777" w:rsidR="00000000" w:rsidRDefault="007C71EE">
      <w:pPr>
        <w:pStyle w:val="a"/>
        <w:rPr>
          <w:rFonts w:hint="cs"/>
          <w:rtl/>
        </w:rPr>
      </w:pPr>
      <w:r>
        <w:rPr>
          <w:rFonts w:hint="cs"/>
          <w:rtl/>
        </w:rPr>
        <w:t xml:space="preserve">יש הסתייגות שלי. </w:t>
      </w:r>
    </w:p>
    <w:p w14:paraId="789AADE7" w14:textId="77777777" w:rsidR="00000000" w:rsidRDefault="007C71EE">
      <w:pPr>
        <w:pStyle w:val="a"/>
        <w:rPr>
          <w:rFonts w:hint="cs"/>
          <w:rtl/>
        </w:rPr>
      </w:pPr>
    </w:p>
    <w:p w14:paraId="610E6297" w14:textId="77777777" w:rsidR="00000000" w:rsidRDefault="007C71EE">
      <w:pPr>
        <w:pStyle w:val="ad"/>
        <w:rPr>
          <w:rtl/>
        </w:rPr>
      </w:pPr>
    </w:p>
    <w:p w14:paraId="7FE91571" w14:textId="77777777" w:rsidR="00000000" w:rsidRDefault="007C71EE">
      <w:pPr>
        <w:pStyle w:val="ad"/>
        <w:rPr>
          <w:rtl/>
        </w:rPr>
      </w:pPr>
      <w:r>
        <w:rPr>
          <w:rtl/>
        </w:rPr>
        <w:t>היו"ר יולי-יואל אדלשטיין:</w:t>
      </w:r>
    </w:p>
    <w:p w14:paraId="2BE8810B" w14:textId="77777777" w:rsidR="00000000" w:rsidRDefault="007C71EE">
      <w:pPr>
        <w:pStyle w:val="a"/>
        <w:rPr>
          <w:rtl/>
        </w:rPr>
      </w:pPr>
    </w:p>
    <w:p w14:paraId="11AB598B" w14:textId="77777777" w:rsidR="00000000" w:rsidRDefault="007C71EE">
      <w:pPr>
        <w:pStyle w:val="a"/>
        <w:rPr>
          <w:rFonts w:hint="cs"/>
          <w:rtl/>
        </w:rPr>
      </w:pPr>
      <w:r>
        <w:rPr>
          <w:rFonts w:hint="cs"/>
          <w:rtl/>
        </w:rPr>
        <w:t xml:space="preserve">יש הסתייגות בסעיף 49(33), של שר החקלאות ופיתוח הכפר. הוא מציע: במקום פסקת משנה (א)(4), בסעיף 36(א)(3) המוצע, המלה "מורשים" </w:t>
      </w:r>
      <w:r>
        <w:rPr>
          <w:rtl/>
        </w:rPr>
        <w:t>–</w:t>
      </w:r>
      <w:r>
        <w:rPr>
          <w:rFonts w:hint="cs"/>
          <w:rtl/>
        </w:rPr>
        <w:t xml:space="preserve"> </w:t>
      </w:r>
      <w:r>
        <w:rPr>
          <w:rFonts w:hint="cs"/>
          <w:rtl/>
        </w:rPr>
        <w:t xml:space="preserve">תימחק. </w:t>
      </w:r>
    </w:p>
    <w:p w14:paraId="7596D51A" w14:textId="77777777" w:rsidR="00000000" w:rsidRDefault="007C71EE">
      <w:pPr>
        <w:pStyle w:val="a"/>
        <w:rPr>
          <w:rFonts w:hint="cs"/>
          <w:rtl/>
        </w:rPr>
      </w:pPr>
    </w:p>
    <w:p w14:paraId="367A3BB6" w14:textId="77777777" w:rsidR="00000000" w:rsidRDefault="007C71EE">
      <w:pPr>
        <w:pStyle w:val="a"/>
        <w:rPr>
          <w:rFonts w:hint="cs"/>
          <w:rtl/>
        </w:rPr>
      </w:pPr>
      <w:r>
        <w:rPr>
          <w:rFonts w:hint="cs"/>
          <w:rtl/>
        </w:rPr>
        <w:t xml:space="preserve">אנחנו קודם כול קובעים, שעד סעיף 49(32) אין הסתייגויות. </w:t>
      </w:r>
    </w:p>
    <w:p w14:paraId="0A5172F0" w14:textId="77777777" w:rsidR="00000000" w:rsidRDefault="007C71EE">
      <w:pPr>
        <w:pStyle w:val="a"/>
        <w:rPr>
          <w:rFonts w:hint="cs"/>
          <w:rtl/>
        </w:rPr>
      </w:pPr>
    </w:p>
    <w:p w14:paraId="71B30F0A" w14:textId="77777777" w:rsidR="00000000" w:rsidRDefault="007C71EE">
      <w:pPr>
        <w:pStyle w:val="ac"/>
        <w:rPr>
          <w:rtl/>
        </w:rPr>
      </w:pPr>
      <w:r>
        <w:rPr>
          <w:rFonts w:hint="eastAsia"/>
          <w:rtl/>
        </w:rPr>
        <w:t>השרה</w:t>
      </w:r>
      <w:r>
        <w:rPr>
          <w:rtl/>
        </w:rPr>
        <w:t xml:space="preserve"> לאיכות הסביבה יהודית נאות:</w:t>
      </w:r>
    </w:p>
    <w:p w14:paraId="7D54F920" w14:textId="77777777" w:rsidR="00000000" w:rsidRDefault="007C71EE">
      <w:pPr>
        <w:pStyle w:val="a"/>
        <w:rPr>
          <w:rFonts w:hint="cs"/>
          <w:rtl/>
        </w:rPr>
      </w:pPr>
    </w:p>
    <w:p w14:paraId="3FE642A0" w14:textId="77777777" w:rsidR="00000000" w:rsidRDefault="007C71EE">
      <w:pPr>
        <w:pStyle w:val="a"/>
        <w:rPr>
          <w:rFonts w:hint="cs"/>
          <w:rtl/>
        </w:rPr>
      </w:pPr>
      <w:r>
        <w:rPr>
          <w:rFonts w:hint="cs"/>
          <w:rtl/>
        </w:rPr>
        <w:t xml:space="preserve">אין מסתייגים. </w:t>
      </w:r>
    </w:p>
    <w:p w14:paraId="7F96D3A8" w14:textId="77777777" w:rsidR="00000000" w:rsidRDefault="007C71EE">
      <w:pPr>
        <w:pStyle w:val="a"/>
        <w:rPr>
          <w:rFonts w:hint="cs"/>
          <w:rtl/>
        </w:rPr>
      </w:pPr>
    </w:p>
    <w:p w14:paraId="5842C493" w14:textId="77777777" w:rsidR="00000000" w:rsidRDefault="007C71EE">
      <w:pPr>
        <w:pStyle w:val="ad"/>
        <w:rPr>
          <w:rtl/>
        </w:rPr>
      </w:pPr>
      <w:r>
        <w:rPr>
          <w:rtl/>
        </w:rPr>
        <w:t>היו"ר יולי-יואל אדלשטיין:</w:t>
      </w:r>
    </w:p>
    <w:p w14:paraId="147C0EA7" w14:textId="77777777" w:rsidR="00000000" w:rsidRDefault="007C71EE">
      <w:pPr>
        <w:pStyle w:val="a"/>
        <w:rPr>
          <w:rtl/>
        </w:rPr>
      </w:pPr>
    </w:p>
    <w:p w14:paraId="764AC893" w14:textId="77777777" w:rsidR="00000000" w:rsidRDefault="007C71EE">
      <w:pPr>
        <w:pStyle w:val="a"/>
        <w:rPr>
          <w:rFonts w:hint="cs"/>
          <w:rtl/>
        </w:rPr>
      </w:pPr>
      <w:r>
        <w:rPr>
          <w:rFonts w:hint="cs"/>
          <w:rtl/>
        </w:rPr>
        <w:t xml:space="preserve">יש הסתייגויות, והמסתייגים לא נמצאים. תודה על תיקון הנוסח. </w:t>
      </w:r>
    </w:p>
    <w:p w14:paraId="2DFD9A2D" w14:textId="77777777" w:rsidR="00000000" w:rsidRDefault="007C71EE">
      <w:pPr>
        <w:pStyle w:val="a"/>
        <w:rPr>
          <w:rFonts w:hint="cs"/>
          <w:rtl/>
        </w:rPr>
      </w:pPr>
    </w:p>
    <w:p w14:paraId="7510840A" w14:textId="77777777" w:rsidR="00000000" w:rsidRDefault="007C71EE">
      <w:pPr>
        <w:pStyle w:val="a"/>
        <w:rPr>
          <w:rFonts w:hint="cs"/>
          <w:rtl/>
        </w:rPr>
      </w:pPr>
      <w:r>
        <w:rPr>
          <w:rFonts w:hint="cs"/>
          <w:rtl/>
        </w:rPr>
        <w:t>בסעיף 49(33) יש הסתייגות של שר החקלאות. האם כבודו מבקש</w:t>
      </w:r>
      <w:r>
        <w:rPr>
          <w:rFonts w:hint="cs"/>
          <w:rtl/>
        </w:rPr>
        <w:t xml:space="preserve"> להצביע?</w:t>
      </w:r>
    </w:p>
    <w:p w14:paraId="15A66FB8" w14:textId="77777777" w:rsidR="00000000" w:rsidRDefault="007C71EE">
      <w:pPr>
        <w:pStyle w:val="a"/>
        <w:rPr>
          <w:rFonts w:hint="cs"/>
          <w:rtl/>
        </w:rPr>
      </w:pPr>
    </w:p>
    <w:p w14:paraId="2D189187" w14:textId="77777777" w:rsidR="00000000" w:rsidRDefault="007C71EE">
      <w:pPr>
        <w:pStyle w:val="ac"/>
        <w:rPr>
          <w:rtl/>
        </w:rPr>
      </w:pPr>
      <w:r>
        <w:rPr>
          <w:rFonts w:hint="eastAsia"/>
          <w:rtl/>
        </w:rPr>
        <w:t>שר</w:t>
      </w:r>
      <w:r>
        <w:rPr>
          <w:rtl/>
        </w:rPr>
        <w:t xml:space="preserve"> החקלאות ופיתוח הכפר ישראל כץ:</w:t>
      </w:r>
    </w:p>
    <w:p w14:paraId="2293BDEA" w14:textId="77777777" w:rsidR="00000000" w:rsidRDefault="007C71EE">
      <w:pPr>
        <w:pStyle w:val="a"/>
        <w:rPr>
          <w:rFonts w:hint="cs"/>
          <w:rtl/>
        </w:rPr>
      </w:pPr>
    </w:p>
    <w:p w14:paraId="18E973A1" w14:textId="77777777" w:rsidR="00000000" w:rsidRDefault="007C71EE">
      <w:pPr>
        <w:pStyle w:val="a"/>
        <w:rPr>
          <w:rFonts w:hint="cs"/>
          <w:rtl/>
        </w:rPr>
      </w:pPr>
      <w:r>
        <w:rPr>
          <w:rFonts w:hint="cs"/>
          <w:rtl/>
        </w:rPr>
        <w:t xml:space="preserve">להצביע על ההסתייגות ולאשר אותה. </w:t>
      </w:r>
    </w:p>
    <w:p w14:paraId="4F05B51D" w14:textId="77777777" w:rsidR="00000000" w:rsidRDefault="007C71EE">
      <w:pPr>
        <w:pStyle w:val="a"/>
        <w:rPr>
          <w:rFonts w:hint="cs"/>
          <w:rtl/>
        </w:rPr>
      </w:pPr>
    </w:p>
    <w:p w14:paraId="2901FA45" w14:textId="77777777" w:rsidR="00000000" w:rsidRDefault="007C71EE">
      <w:pPr>
        <w:pStyle w:val="ad"/>
        <w:rPr>
          <w:rtl/>
        </w:rPr>
      </w:pPr>
      <w:r>
        <w:rPr>
          <w:rtl/>
        </w:rPr>
        <w:t>היו"ר יולי-יואל אדלשטיין:</w:t>
      </w:r>
    </w:p>
    <w:p w14:paraId="4BEAEFA6" w14:textId="77777777" w:rsidR="00000000" w:rsidRDefault="007C71EE">
      <w:pPr>
        <w:pStyle w:val="a"/>
        <w:rPr>
          <w:rtl/>
        </w:rPr>
      </w:pPr>
    </w:p>
    <w:p w14:paraId="0EF89131" w14:textId="77777777" w:rsidR="00000000" w:rsidRDefault="007C71EE">
      <w:pPr>
        <w:pStyle w:val="a"/>
        <w:rPr>
          <w:rFonts w:hint="cs"/>
          <w:rtl/>
        </w:rPr>
      </w:pPr>
      <w:r>
        <w:rPr>
          <w:rFonts w:hint="cs"/>
          <w:rtl/>
        </w:rPr>
        <w:t xml:space="preserve">אנחנו נצביע אלקטרונית על ההסתייגות של שר החקלאות ופיתוח הכפר על סעיף 49(33). מי בעד? מי נגד? נא להצביע. </w:t>
      </w:r>
    </w:p>
    <w:p w14:paraId="70E6CF21" w14:textId="77777777" w:rsidR="00000000" w:rsidRDefault="007C71EE">
      <w:pPr>
        <w:pStyle w:val="a"/>
        <w:rPr>
          <w:rFonts w:hint="cs"/>
          <w:rtl/>
        </w:rPr>
      </w:pPr>
    </w:p>
    <w:p w14:paraId="61A50605" w14:textId="77777777" w:rsidR="00000000" w:rsidRDefault="007C71EE">
      <w:pPr>
        <w:pStyle w:val="a"/>
        <w:jc w:val="center"/>
        <w:rPr>
          <w:rFonts w:hint="cs"/>
          <w:b/>
          <w:bCs/>
          <w:rtl/>
        </w:rPr>
      </w:pPr>
      <w:r>
        <w:rPr>
          <w:rFonts w:hint="cs"/>
          <w:b/>
          <w:bCs/>
          <w:rtl/>
        </w:rPr>
        <w:t>הצבעה מס' 86</w:t>
      </w:r>
    </w:p>
    <w:p w14:paraId="12E4D05A" w14:textId="77777777" w:rsidR="00000000" w:rsidRDefault="007C71EE">
      <w:pPr>
        <w:pStyle w:val="a"/>
        <w:jc w:val="center"/>
        <w:rPr>
          <w:rFonts w:hint="cs"/>
          <w:b/>
          <w:bCs/>
          <w:rtl/>
        </w:rPr>
      </w:pPr>
    </w:p>
    <w:p w14:paraId="6F19BAB3" w14:textId="77777777" w:rsidR="00000000" w:rsidRDefault="007C71EE">
      <w:pPr>
        <w:pStyle w:val="a"/>
        <w:jc w:val="center"/>
        <w:rPr>
          <w:rFonts w:hint="cs"/>
          <w:rtl/>
        </w:rPr>
      </w:pPr>
      <w:r>
        <w:rPr>
          <w:rFonts w:hint="cs"/>
          <w:rtl/>
        </w:rPr>
        <w:t>בעד ההסתייגות - 36</w:t>
      </w:r>
    </w:p>
    <w:p w14:paraId="491C5319" w14:textId="77777777" w:rsidR="00000000" w:rsidRDefault="007C71EE">
      <w:pPr>
        <w:pStyle w:val="a"/>
        <w:jc w:val="center"/>
        <w:rPr>
          <w:rFonts w:hint="cs"/>
          <w:rtl/>
        </w:rPr>
      </w:pPr>
      <w:r>
        <w:rPr>
          <w:rFonts w:hint="cs"/>
          <w:rtl/>
        </w:rPr>
        <w:t xml:space="preserve">נגד </w:t>
      </w:r>
      <w:r>
        <w:rPr>
          <w:rtl/>
        </w:rPr>
        <w:t>–</w:t>
      </w:r>
      <w:r>
        <w:rPr>
          <w:rFonts w:hint="cs"/>
          <w:rtl/>
        </w:rPr>
        <w:t xml:space="preserve"> אין</w:t>
      </w:r>
    </w:p>
    <w:p w14:paraId="5EACB97A" w14:textId="77777777" w:rsidR="00000000" w:rsidRDefault="007C71EE">
      <w:pPr>
        <w:pStyle w:val="a"/>
        <w:jc w:val="center"/>
        <w:rPr>
          <w:rFonts w:hint="cs"/>
          <w:rtl/>
        </w:rPr>
      </w:pPr>
      <w:r>
        <w:rPr>
          <w:rFonts w:hint="cs"/>
          <w:rtl/>
        </w:rPr>
        <w:t>נמ</w:t>
      </w:r>
      <w:r>
        <w:rPr>
          <w:rFonts w:hint="cs"/>
          <w:rtl/>
        </w:rPr>
        <w:t>נעים - אין</w:t>
      </w:r>
    </w:p>
    <w:p w14:paraId="23545D88" w14:textId="77777777" w:rsidR="00000000" w:rsidRDefault="007C71EE">
      <w:pPr>
        <w:pStyle w:val="a"/>
        <w:jc w:val="center"/>
        <w:rPr>
          <w:rFonts w:hint="cs"/>
          <w:rtl/>
        </w:rPr>
      </w:pPr>
      <w:r>
        <w:rPr>
          <w:rFonts w:hint="cs"/>
          <w:rtl/>
        </w:rPr>
        <w:t>ההסתייגות של שר החקלאות ופיתוח הכפר לסעיף 49(33) נתקבלה.</w:t>
      </w:r>
    </w:p>
    <w:p w14:paraId="7694E692" w14:textId="77777777" w:rsidR="00000000" w:rsidRDefault="007C71EE">
      <w:pPr>
        <w:pStyle w:val="a"/>
        <w:jc w:val="center"/>
        <w:rPr>
          <w:rFonts w:hint="cs"/>
          <w:rtl/>
        </w:rPr>
      </w:pPr>
    </w:p>
    <w:p w14:paraId="495E69C5" w14:textId="77777777" w:rsidR="00000000" w:rsidRDefault="007C71EE">
      <w:pPr>
        <w:pStyle w:val="ad"/>
        <w:rPr>
          <w:rtl/>
        </w:rPr>
      </w:pPr>
      <w:r>
        <w:rPr>
          <w:rtl/>
        </w:rPr>
        <w:t>היו"ר יולי-יואל אדלשטיין:</w:t>
      </w:r>
    </w:p>
    <w:p w14:paraId="460C98C9" w14:textId="77777777" w:rsidR="00000000" w:rsidRDefault="007C71EE">
      <w:pPr>
        <w:pStyle w:val="a"/>
        <w:rPr>
          <w:rtl/>
        </w:rPr>
      </w:pPr>
    </w:p>
    <w:p w14:paraId="6C4E3846" w14:textId="77777777" w:rsidR="00000000" w:rsidRDefault="007C71EE">
      <w:pPr>
        <w:pStyle w:val="a"/>
        <w:rPr>
          <w:rFonts w:hint="cs"/>
          <w:rtl/>
        </w:rPr>
      </w:pPr>
      <w:r>
        <w:rPr>
          <w:rFonts w:hint="cs"/>
          <w:rtl/>
        </w:rPr>
        <w:t xml:space="preserve">בעד </w:t>
      </w:r>
      <w:r>
        <w:rPr>
          <w:rtl/>
        </w:rPr>
        <w:t>–</w:t>
      </w:r>
      <w:r>
        <w:rPr>
          <w:rFonts w:hint="cs"/>
          <w:rtl/>
        </w:rPr>
        <w:t xml:space="preserve"> 36, אין נמנעים או מתנגדים. לכן, התקבלה ההסתייגות של שר החקלאות. </w:t>
      </w:r>
    </w:p>
    <w:p w14:paraId="0FD1CCCB" w14:textId="77777777" w:rsidR="00000000" w:rsidRDefault="007C71EE">
      <w:pPr>
        <w:pStyle w:val="a"/>
        <w:rPr>
          <w:rFonts w:hint="cs"/>
          <w:rtl/>
        </w:rPr>
      </w:pPr>
    </w:p>
    <w:p w14:paraId="7EAA48DB" w14:textId="77777777" w:rsidR="00000000" w:rsidRDefault="007C71EE">
      <w:pPr>
        <w:pStyle w:val="a"/>
        <w:rPr>
          <w:rFonts w:hint="cs"/>
          <w:rtl/>
        </w:rPr>
      </w:pPr>
      <w:r>
        <w:rPr>
          <w:rFonts w:hint="cs"/>
          <w:rtl/>
        </w:rPr>
        <w:t xml:space="preserve">אנחנו עוברים לסעיף 49(34), (35), (36), (37), (38), (39), (40), (41), (42), (43), </w:t>
      </w:r>
      <w:r>
        <w:rPr>
          <w:rtl/>
        </w:rPr>
        <w:br/>
      </w:r>
      <w:r>
        <w:rPr>
          <w:rFonts w:hint="cs"/>
          <w:rtl/>
        </w:rPr>
        <w:t xml:space="preserve">(44), </w:t>
      </w:r>
      <w:r>
        <w:rPr>
          <w:rFonts w:hint="cs"/>
          <w:rtl/>
        </w:rPr>
        <w:t xml:space="preserve">(45), (46), (47), (48), (49) </w:t>
      </w:r>
      <w:r>
        <w:rPr>
          <w:rtl/>
        </w:rPr>
        <w:t>–</w:t>
      </w:r>
      <w:r>
        <w:rPr>
          <w:rFonts w:hint="cs"/>
          <w:rtl/>
        </w:rPr>
        <w:t xml:space="preserve"> אין  שום הערות או הסתייגויות. לסעיף 49(50) יש תיקונים שיתקבלו בהצבעה, אם יתקבל כל הסעיף כולו. לגבי הסעיפים שאחר כך, המסתייגים לא נמצאים. גם לגבי סעיף 49(51) הם לא נמצאים. </w:t>
      </w:r>
    </w:p>
    <w:p w14:paraId="65B9F3D7" w14:textId="77777777" w:rsidR="00000000" w:rsidRDefault="007C71EE">
      <w:pPr>
        <w:pStyle w:val="a"/>
        <w:rPr>
          <w:rFonts w:hint="cs"/>
          <w:rtl/>
        </w:rPr>
      </w:pPr>
    </w:p>
    <w:p w14:paraId="29CC69BB" w14:textId="77777777" w:rsidR="00000000" w:rsidRDefault="007C71EE">
      <w:pPr>
        <w:pStyle w:val="a"/>
        <w:rPr>
          <w:rFonts w:hint="cs"/>
          <w:rtl/>
        </w:rPr>
      </w:pPr>
      <w:r>
        <w:rPr>
          <w:rFonts w:hint="cs"/>
          <w:rtl/>
        </w:rPr>
        <w:t xml:space="preserve">אנחנו מגיעים לסעיף 50, שאין לו הסתייגויות. לסעיף 51 </w:t>
      </w:r>
      <w:r>
        <w:rPr>
          <w:rFonts w:hint="cs"/>
          <w:rtl/>
        </w:rPr>
        <w:t xml:space="preserve">אין מסתייגים. סגן המזכיר אומר שהתקבלה הסתייגות לסעיף 49. אנחנו נצביע על הסעיף עם ההסתייגות בתוכו ועם לוחות התיקונים. </w:t>
      </w:r>
    </w:p>
    <w:p w14:paraId="2200F09E" w14:textId="77777777" w:rsidR="00000000" w:rsidRDefault="007C71EE">
      <w:pPr>
        <w:pStyle w:val="a"/>
        <w:ind w:firstLine="0"/>
        <w:rPr>
          <w:rFonts w:hint="cs"/>
          <w:rtl/>
        </w:rPr>
      </w:pPr>
    </w:p>
    <w:p w14:paraId="191BB465" w14:textId="77777777" w:rsidR="00000000" w:rsidRDefault="007C71EE">
      <w:pPr>
        <w:pStyle w:val="ac"/>
        <w:rPr>
          <w:rtl/>
        </w:rPr>
      </w:pPr>
      <w:r>
        <w:rPr>
          <w:rFonts w:hint="eastAsia"/>
          <w:rtl/>
        </w:rPr>
        <w:t>שר</w:t>
      </w:r>
      <w:r>
        <w:rPr>
          <w:rtl/>
        </w:rPr>
        <w:t xml:space="preserve"> החקלאות ופיתוח הכפר ישראל כץ:</w:t>
      </w:r>
    </w:p>
    <w:p w14:paraId="56E435BF" w14:textId="77777777" w:rsidR="00000000" w:rsidRDefault="007C71EE">
      <w:pPr>
        <w:pStyle w:val="a"/>
        <w:rPr>
          <w:rFonts w:hint="cs"/>
          <w:rtl/>
        </w:rPr>
      </w:pPr>
    </w:p>
    <w:p w14:paraId="0BEEBCED" w14:textId="77777777" w:rsidR="00000000" w:rsidRDefault="007C71EE">
      <w:pPr>
        <w:pStyle w:val="a"/>
        <w:rPr>
          <w:rFonts w:hint="cs"/>
          <w:rtl/>
        </w:rPr>
      </w:pPr>
      <w:r>
        <w:rPr>
          <w:rFonts w:hint="cs"/>
          <w:rtl/>
        </w:rPr>
        <w:t xml:space="preserve">גם בסעיף 49(51) - - </w:t>
      </w:r>
    </w:p>
    <w:p w14:paraId="60D29016" w14:textId="77777777" w:rsidR="00000000" w:rsidRDefault="007C71EE">
      <w:pPr>
        <w:pStyle w:val="a"/>
        <w:rPr>
          <w:rFonts w:hint="cs"/>
          <w:rtl/>
        </w:rPr>
      </w:pPr>
    </w:p>
    <w:p w14:paraId="08EE7A7B" w14:textId="77777777" w:rsidR="00000000" w:rsidRDefault="007C71EE">
      <w:pPr>
        <w:pStyle w:val="ad"/>
        <w:rPr>
          <w:rtl/>
        </w:rPr>
      </w:pPr>
      <w:r>
        <w:rPr>
          <w:rtl/>
        </w:rPr>
        <w:t>היו"ר יולי-יואל אדלשטיין:</w:t>
      </w:r>
    </w:p>
    <w:p w14:paraId="3FDD7608" w14:textId="77777777" w:rsidR="00000000" w:rsidRDefault="007C71EE">
      <w:pPr>
        <w:pStyle w:val="a"/>
        <w:rPr>
          <w:rtl/>
        </w:rPr>
      </w:pPr>
    </w:p>
    <w:p w14:paraId="2E05F756" w14:textId="77777777" w:rsidR="00000000" w:rsidRDefault="007C71EE">
      <w:pPr>
        <w:pStyle w:val="a"/>
        <w:rPr>
          <w:rFonts w:hint="cs"/>
          <w:rtl/>
        </w:rPr>
      </w:pPr>
      <w:r>
        <w:rPr>
          <w:rFonts w:hint="cs"/>
          <w:rtl/>
        </w:rPr>
        <w:t>אנחנו דילגנו על הסתייגות נוספת של שר החקלאות ופיתוח הכ</w:t>
      </w:r>
      <w:r>
        <w:rPr>
          <w:rFonts w:hint="cs"/>
          <w:rtl/>
        </w:rPr>
        <w:t xml:space="preserve">פר, שנמצא אתנו כאן באולם. לכן, אם הוא מבקש להצביע על זה, אנחנו נצביע. בענף צמחי הנוי לפני "אקליפטוס" יבוא: אבוטילון, אגבה וכל הרשימה שמופיעה בעמודים 242, 243 ו=244. אנחנו נצביע על ההסתייגות של שר החקלאות ופיתוח הכפר בהצבעה אלקטרונית לסעיף 49. ההצבעה החלה, </w:t>
      </w:r>
      <w:r>
        <w:rPr>
          <w:rFonts w:hint="cs"/>
          <w:rtl/>
        </w:rPr>
        <w:t xml:space="preserve">בבקשה. מי בעד? מי נגד? נא להצביע. </w:t>
      </w:r>
    </w:p>
    <w:p w14:paraId="35EE5D55" w14:textId="77777777" w:rsidR="00000000" w:rsidRDefault="007C71EE">
      <w:pPr>
        <w:pStyle w:val="a"/>
        <w:rPr>
          <w:rFonts w:hint="cs"/>
          <w:rtl/>
        </w:rPr>
      </w:pPr>
    </w:p>
    <w:p w14:paraId="147F5D79" w14:textId="77777777" w:rsidR="00000000" w:rsidRDefault="007C71EE">
      <w:pPr>
        <w:pStyle w:val="a"/>
        <w:jc w:val="center"/>
        <w:rPr>
          <w:rFonts w:hint="cs"/>
          <w:b/>
          <w:bCs/>
          <w:rtl/>
        </w:rPr>
      </w:pPr>
      <w:r>
        <w:rPr>
          <w:rFonts w:hint="cs"/>
          <w:b/>
          <w:bCs/>
          <w:rtl/>
        </w:rPr>
        <w:t>הצבעה מס' 83</w:t>
      </w:r>
    </w:p>
    <w:p w14:paraId="7531AB64" w14:textId="77777777" w:rsidR="00000000" w:rsidRDefault="007C71EE">
      <w:pPr>
        <w:pStyle w:val="a"/>
        <w:jc w:val="center"/>
        <w:rPr>
          <w:rFonts w:hint="cs"/>
          <w:b/>
          <w:bCs/>
          <w:rtl/>
        </w:rPr>
      </w:pPr>
    </w:p>
    <w:p w14:paraId="0D8923A0" w14:textId="77777777" w:rsidR="00000000" w:rsidRDefault="007C71EE">
      <w:pPr>
        <w:pStyle w:val="a"/>
        <w:jc w:val="center"/>
        <w:rPr>
          <w:rFonts w:hint="cs"/>
          <w:rtl/>
        </w:rPr>
      </w:pPr>
      <w:r>
        <w:rPr>
          <w:rFonts w:hint="cs"/>
          <w:rtl/>
        </w:rPr>
        <w:t xml:space="preserve">בעד ההסתייגות </w:t>
      </w:r>
      <w:r>
        <w:rPr>
          <w:rtl/>
        </w:rPr>
        <w:t>–</w:t>
      </w:r>
      <w:r>
        <w:rPr>
          <w:rFonts w:hint="cs"/>
          <w:rtl/>
        </w:rPr>
        <w:t xml:space="preserve"> 43</w:t>
      </w:r>
    </w:p>
    <w:p w14:paraId="6128742F" w14:textId="77777777" w:rsidR="00000000" w:rsidRDefault="007C71EE">
      <w:pPr>
        <w:pStyle w:val="a"/>
        <w:jc w:val="center"/>
        <w:rPr>
          <w:rFonts w:hint="cs"/>
          <w:rtl/>
        </w:rPr>
      </w:pPr>
      <w:r>
        <w:rPr>
          <w:rFonts w:hint="cs"/>
          <w:rtl/>
        </w:rPr>
        <w:t xml:space="preserve">נגד </w:t>
      </w:r>
      <w:r>
        <w:rPr>
          <w:rtl/>
        </w:rPr>
        <w:t>–</w:t>
      </w:r>
      <w:r>
        <w:rPr>
          <w:rFonts w:hint="cs"/>
          <w:rtl/>
        </w:rPr>
        <w:t xml:space="preserve"> 1</w:t>
      </w:r>
    </w:p>
    <w:p w14:paraId="67FE1EB7"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1AED450C" w14:textId="77777777" w:rsidR="00000000" w:rsidRDefault="007C71EE">
      <w:pPr>
        <w:pStyle w:val="a"/>
        <w:jc w:val="center"/>
        <w:rPr>
          <w:rFonts w:hint="cs"/>
          <w:rtl/>
        </w:rPr>
      </w:pPr>
      <w:r>
        <w:rPr>
          <w:rFonts w:hint="cs"/>
          <w:rtl/>
        </w:rPr>
        <w:t>ההסתייגות של שר החקלאות ופיתוח הכפר לסעיף 49(51) נתקבלה.</w:t>
      </w:r>
    </w:p>
    <w:p w14:paraId="1B7EACC9" w14:textId="77777777" w:rsidR="00000000" w:rsidRDefault="007C71EE">
      <w:pPr>
        <w:pStyle w:val="a"/>
        <w:jc w:val="center"/>
        <w:rPr>
          <w:rFonts w:hint="cs"/>
          <w:rtl/>
        </w:rPr>
      </w:pPr>
    </w:p>
    <w:p w14:paraId="65B7632C" w14:textId="77777777" w:rsidR="00000000" w:rsidRDefault="007C71EE">
      <w:pPr>
        <w:pStyle w:val="ad"/>
        <w:rPr>
          <w:rtl/>
        </w:rPr>
      </w:pPr>
      <w:r>
        <w:rPr>
          <w:rtl/>
        </w:rPr>
        <w:t>היו"ר יולי-יואל אדלשטיין:</w:t>
      </w:r>
    </w:p>
    <w:p w14:paraId="47648C1D" w14:textId="77777777" w:rsidR="00000000" w:rsidRDefault="007C71EE">
      <w:pPr>
        <w:pStyle w:val="a"/>
        <w:rPr>
          <w:rtl/>
        </w:rPr>
      </w:pPr>
    </w:p>
    <w:p w14:paraId="77601B69" w14:textId="77777777" w:rsidR="00000000" w:rsidRDefault="007C71EE">
      <w:pPr>
        <w:pStyle w:val="a"/>
        <w:rPr>
          <w:rFonts w:hint="cs"/>
          <w:rtl/>
        </w:rPr>
      </w:pPr>
      <w:r>
        <w:rPr>
          <w:rFonts w:hint="cs"/>
          <w:rtl/>
        </w:rPr>
        <w:t xml:space="preserve">43 </w:t>
      </w:r>
      <w:r>
        <w:rPr>
          <w:rtl/>
        </w:rPr>
        <w:t>–</w:t>
      </w:r>
      <w:r>
        <w:rPr>
          <w:rFonts w:hint="cs"/>
          <w:rtl/>
        </w:rPr>
        <w:t xml:space="preserve"> בעד, אחד נגד ואין נמנעים. אני קובע כי ההסתייגות התקבלה, ולכן אנחנו נצביע בהר</w:t>
      </w:r>
      <w:r>
        <w:rPr>
          <w:rFonts w:hint="cs"/>
          <w:rtl/>
        </w:rPr>
        <w:t>מת יד על סעיף 49 כולו, לרבות  שתי ההסתייגויות של שר החקלאות ופיתוח הכפר שהתקבלו ולוחות התיקונים. מי בעד? מי נגד? נמנעים?</w:t>
      </w:r>
    </w:p>
    <w:p w14:paraId="3D08740B" w14:textId="77777777" w:rsidR="00000000" w:rsidRDefault="007C71EE">
      <w:pPr>
        <w:pStyle w:val="a"/>
        <w:rPr>
          <w:rFonts w:hint="cs"/>
          <w:rtl/>
        </w:rPr>
      </w:pPr>
    </w:p>
    <w:p w14:paraId="0858AF3A" w14:textId="77777777" w:rsidR="00000000" w:rsidRDefault="007C71EE">
      <w:pPr>
        <w:pStyle w:val="a"/>
        <w:jc w:val="center"/>
        <w:rPr>
          <w:rFonts w:hint="cs"/>
          <w:b/>
          <w:bCs/>
          <w:rtl/>
        </w:rPr>
      </w:pPr>
      <w:r>
        <w:rPr>
          <w:rFonts w:hint="cs"/>
          <w:b/>
          <w:bCs/>
          <w:rtl/>
        </w:rPr>
        <w:t>הצבעה</w:t>
      </w:r>
    </w:p>
    <w:p w14:paraId="4D4706C2" w14:textId="77777777" w:rsidR="00000000" w:rsidRDefault="007C71EE">
      <w:pPr>
        <w:pStyle w:val="a"/>
        <w:jc w:val="center"/>
        <w:rPr>
          <w:rFonts w:hint="cs"/>
          <w:b/>
          <w:bCs/>
          <w:rtl/>
        </w:rPr>
      </w:pPr>
    </w:p>
    <w:p w14:paraId="38DB0D47" w14:textId="77777777" w:rsidR="00000000" w:rsidRDefault="007C71EE">
      <w:pPr>
        <w:pStyle w:val="a"/>
        <w:jc w:val="center"/>
        <w:rPr>
          <w:rFonts w:hint="cs"/>
          <w:rtl/>
        </w:rPr>
      </w:pPr>
      <w:r>
        <w:rPr>
          <w:rFonts w:hint="cs"/>
          <w:rtl/>
        </w:rPr>
        <w:t xml:space="preserve">סעיף 49, כהצעת הוועדה, עם לוחות התיקונים ועם ההסתייגויות שנתקבלו, נתקבל. </w:t>
      </w:r>
    </w:p>
    <w:p w14:paraId="46993D9A" w14:textId="77777777" w:rsidR="00000000" w:rsidRDefault="007C71EE">
      <w:pPr>
        <w:pStyle w:val="a"/>
        <w:jc w:val="center"/>
        <w:rPr>
          <w:rFonts w:hint="cs"/>
          <w:rtl/>
        </w:rPr>
      </w:pPr>
    </w:p>
    <w:p w14:paraId="7FDD0A7E" w14:textId="77777777" w:rsidR="00000000" w:rsidRDefault="007C71EE">
      <w:pPr>
        <w:pStyle w:val="ad"/>
        <w:rPr>
          <w:rtl/>
        </w:rPr>
      </w:pPr>
      <w:r>
        <w:rPr>
          <w:rtl/>
        </w:rPr>
        <w:t>היו"ר יולי-יואל אדלשטיין:</w:t>
      </w:r>
    </w:p>
    <w:p w14:paraId="5DE883E6" w14:textId="77777777" w:rsidR="00000000" w:rsidRDefault="007C71EE">
      <w:pPr>
        <w:pStyle w:val="a"/>
        <w:rPr>
          <w:rtl/>
        </w:rPr>
      </w:pPr>
    </w:p>
    <w:p w14:paraId="3C18FFC6" w14:textId="77777777" w:rsidR="00000000" w:rsidRDefault="007C71EE">
      <w:pPr>
        <w:pStyle w:val="a"/>
        <w:rPr>
          <w:rFonts w:hint="cs"/>
          <w:rtl/>
        </w:rPr>
      </w:pPr>
      <w:r>
        <w:rPr>
          <w:rFonts w:hint="cs"/>
          <w:rtl/>
        </w:rPr>
        <w:t>אין מתנגדים או נמנעים. סע</w:t>
      </w:r>
      <w:r>
        <w:rPr>
          <w:rFonts w:hint="cs"/>
          <w:rtl/>
        </w:rPr>
        <w:t xml:space="preserve">יף 49 אושר, לרבות  שתי ההסתייגויות. </w:t>
      </w:r>
    </w:p>
    <w:p w14:paraId="26191404" w14:textId="77777777" w:rsidR="00000000" w:rsidRDefault="007C71EE">
      <w:pPr>
        <w:pStyle w:val="a"/>
        <w:rPr>
          <w:rFonts w:hint="cs"/>
          <w:rtl/>
        </w:rPr>
      </w:pPr>
    </w:p>
    <w:p w14:paraId="2B21A310" w14:textId="77777777" w:rsidR="00000000" w:rsidRDefault="007C71EE">
      <w:pPr>
        <w:pStyle w:val="a"/>
        <w:rPr>
          <w:rFonts w:hint="cs"/>
          <w:rtl/>
        </w:rPr>
      </w:pPr>
      <w:r>
        <w:rPr>
          <w:rFonts w:hint="cs"/>
          <w:rtl/>
        </w:rPr>
        <w:t xml:space="preserve">לסעיף 50 אין הסתייגויות. לסעיף 51 אין מסתייגים. לסעיף 52 אין מסתייגים. לסעיף 53 אין מסתייגים. לגבי סעיף 54 - הם  אינם. לגבי סעיף 55 - הם אינם. </w:t>
      </w:r>
    </w:p>
    <w:p w14:paraId="44796CD6" w14:textId="77777777" w:rsidR="00000000" w:rsidRDefault="007C71EE">
      <w:pPr>
        <w:pStyle w:val="a"/>
        <w:rPr>
          <w:rFonts w:hint="cs"/>
          <w:rtl/>
        </w:rPr>
      </w:pPr>
    </w:p>
    <w:p w14:paraId="01512749" w14:textId="77777777" w:rsidR="00000000" w:rsidRDefault="007C71EE">
      <w:pPr>
        <w:pStyle w:val="ac"/>
        <w:rPr>
          <w:rtl/>
        </w:rPr>
      </w:pPr>
      <w:r>
        <w:rPr>
          <w:rFonts w:hint="eastAsia"/>
          <w:rtl/>
        </w:rPr>
        <w:t>שר</w:t>
      </w:r>
      <w:r>
        <w:rPr>
          <w:rtl/>
        </w:rPr>
        <w:t xml:space="preserve"> הפנים אברהם פורז:</w:t>
      </w:r>
    </w:p>
    <w:p w14:paraId="215CD152" w14:textId="77777777" w:rsidR="00000000" w:rsidRDefault="007C71EE">
      <w:pPr>
        <w:pStyle w:val="a"/>
        <w:rPr>
          <w:rFonts w:hint="cs"/>
          <w:rtl/>
        </w:rPr>
      </w:pPr>
    </w:p>
    <w:p w14:paraId="00D6FA4E" w14:textId="77777777" w:rsidR="00000000" w:rsidRDefault="007C71EE">
      <w:pPr>
        <w:pStyle w:val="a"/>
        <w:rPr>
          <w:rFonts w:hint="cs"/>
          <w:rtl/>
        </w:rPr>
      </w:pPr>
      <w:r>
        <w:rPr>
          <w:rFonts w:hint="cs"/>
          <w:rtl/>
        </w:rPr>
        <w:t xml:space="preserve">אתה צריך לומר שהמסתייגים אינם נמצאים. </w:t>
      </w:r>
    </w:p>
    <w:p w14:paraId="524D3433" w14:textId="77777777" w:rsidR="00000000" w:rsidRDefault="007C71EE">
      <w:pPr>
        <w:pStyle w:val="a"/>
        <w:rPr>
          <w:rFonts w:hint="cs"/>
          <w:rtl/>
        </w:rPr>
      </w:pPr>
    </w:p>
    <w:p w14:paraId="76D87103" w14:textId="77777777" w:rsidR="00000000" w:rsidRDefault="007C71EE">
      <w:pPr>
        <w:pStyle w:val="ad"/>
        <w:rPr>
          <w:rtl/>
        </w:rPr>
      </w:pPr>
      <w:r>
        <w:rPr>
          <w:rtl/>
        </w:rPr>
        <w:t>היו"ר יולי-</w:t>
      </w:r>
      <w:r>
        <w:rPr>
          <w:rtl/>
        </w:rPr>
        <w:t>יואל אדלשטיין:</w:t>
      </w:r>
    </w:p>
    <w:p w14:paraId="68748409" w14:textId="77777777" w:rsidR="00000000" w:rsidRDefault="007C71EE">
      <w:pPr>
        <w:pStyle w:val="a"/>
        <w:rPr>
          <w:rtl/>
        </w:rPr>
      </w:pPr>
    </w:p>
    <w:p w14:paraId="58FA4886" w14:textId="77777777" w:rsidR="00000000" w:rsidRDefault="007C71EE">
      <w:pPr>
        <w:pStyle w:val="a"/>
        <w:rPr>
          <w:rFonts w:hint="cs"/>
          <w:rtl/>
        </w:rPr>
      </w:pPr>
      <w:r>
        <w:rPr>
          <w:rFonts w:hint="cs"/>
          <w:rtl/>
        </w:rPr>
        <w:t xml:space="preserve">אתה צודק. לפרוטוקול אני אומר, שכשאני אומר אין הסתייגויות </w:t>
      </w:r>
      <w:r>
        <w:rPr>
          <w:rtl/>
        </w:rPr>
        <w:t>–</w:t>
      </w:r>
      <w:r>
        <w:rPr>
          <w:rFonts w:hint="cs"/>
          <w:rtl/>
        </w:rPr>
        <w:t xml:space="preserve"> הכוונה שאין הסתייגויות, וכשאני אומר שאין מסתייגים </w:t>
      </w:r>
      <w:r>
        <w:rPr>
          <w:rtl/>
        </w:rPr>
        <w:t>–</w:t>
      </w:r>
      <w:r>
        <w:rPr>
          <w:rFonts w:hint="cs"/>
          <w:rtl/>
        </w:rPr>
        <w:t xml:space="preserve"> זה אומר שהעין שלי קולטת שהמסתייגים אינם נמצאים באולם. תודה, חבר הכנסת פורז. </w:t>
      </w:r>
    </w:p>
    <w:p w14:paraId="14BD352B" w14:textId="77777777" w:rsidR="00000000" w:rsidRDefault="007C71EE">
      <w:pPr>
        <w:pStyle w:val="a"/>
        <w:rPr>
          <w:rFonts w:hint="cs"/>
          <w:rtl/>
        </w:rPr>
      </w:pPr>
    </w:p>
    <w:p w14:paraId="39AD6918" w14:textId="77777777" w:rsidR="00000000" w:rsidRDefault="007C71EE">
      <w:pPr>
        <w:pStyle w:val="a"/>
        <w:rPr>
          <w:rFonts w:hint="cs"/>
          <w:rtl/>
        </w:rPr>
      </w:pPr>
      <w:r>
        <w:rPr>
          <w:rFonts w:hint="cs"/>
          <w:rtl/>
        </w:rPr>
        <w:t>לסעיף 56(2) - המסתייגים לא נמצאים. כנ"ל לגבי סעיף 5</w:t>
      </w:r>
      <w:r>
        <w:rPr>
          <w:rFonts w:hint="cs"/>
          <w:rtl/>
        </w:rPr>
        <w:t>6(3), 56(4), 56(5), 56(6) 56(7), 56(8), 56(9), 56(10), 56(11), 56(12), 56(13). בכל הסעיפים האלה המסתייגים אינם באולם, וכך גם בסעיפים 56(14), 56(15), 56(16), 56(17), 56(18), 56(19), 56(20), 56(21), 56(22) בעמוד 255, וכך גם 56(23) ועד סוף סעיף 56. אמנם בסעיף</w:t>
      </w:r>
      <w:r>
        <w:rPr>
          <w:rFonts w:hint="cs"/>
          <w:rtl/>
        </w:rPr>
        <w:t xml:space="preserve"> 56(27) יש תיקונים בלוח התיקונים, וכשנצביע נקבל אותם בפנים. </w:t>
      </w:r>
    </w:p>
    <w:p w14:paraId="4CA59995" w14:textId="77777777" w:rsidR="00000000" w:rsidRDefault="007C71EE">
      <w:pPr>
        <w:pStyle w:val="a"/>
        <w:rPr>
          <w:rFonts w:hint="cs"/>
          <w:rtl/>
        </w:rPr>
      </w:pPr>
    </w:p>
    <w:p w14:paraId="0801B722" w14:textId="77777777" w:rsidR="00000000" w:rsidRDefault="007C71EE">
      <w:pPr>
        <w:pStyle w:val="a"/>
        <w:rPr>
          <w:rFonts w:hint="cs"/>
          <w:rtl/>
        </w:rPr>
      </w:pPr>
      <w:r>
        <w:rPr>
          <w:rFonts w:hint="cs"/>
          <w:rtl/>
        </w:rPr>
        <w:t>לכן, אנחנו נצביע על סעיף 56 כולו, לרבות לוח התיקונים, כנוסח הוועדה. מי בעד? מי נגד? מי נמנע?</w:t>
      </w:r>
    </w:p>
    <w:p w14:paraId="44DB4A33" w14:textId="77777777" w:rsidR="00000000" w:rsidRDefault="007C71EE">
      <w:pPr>
        <w:pStyle w:val="a"/>
        <w:rPr>
          <w:rFonts w:hint="cs"/>
          <w:rtl/>
        </w:rPr>
      </w:pPr>
    </w:p>
    <w:p w14:paraId="2BBA5EDF" w14:textId="77777777" w:rsidR="00000000" w:rsidRDefault="007C71EE">
      <w:pPr>
        <w:pStyle w:val="a"/>
        <w:jc w:val="center"/>
        <w:rPr>
          <w:rFonts w:hint="cs"/>
          <w:b/>
          <w:bCs/>
          <w:rtl/>
        </w:rPr>
      </w:pPr>
      <w:r>
        <w:rPr>
          <w:rFonts w:hint="cs"/>
          <w:b/>
          <w:bCs/>
          <w:rtl/>
        </w:rPr>
        <w:t>הצבעה</w:t>
      </w:r>
    </w:p>
    <w:p w14:paraId="27D64A69" w14:textId="77777777" w:rsidR="00000000" w:rsidRDefault="007C71EE">
      <w:pPr>
        <w:pStyle w:val="a"/>
        <w:jc w:val="center"/>
        <w:rPr>
          <w:rFonts w:hint="cs"/>
          <w:b/>
          <w:bCs/>
          <w:rtl/>
        </w:rPr>
      </w:pPr>
    </w:p>
    <w:p w14:paraId="62F156DD" w14:textId="77777777" w:rsidR="00000000" w:rsidRDefault="007C71EE">
      <w:pPr>
        <w:pStyle w:val="a"/>
        <w:jc w:val="center"/>
        <w:rPr>
          <w:rFonts w:hint="cs"/>
          <w:rtl/>
        </w:rPr>
      </w:pPr>
      <w:r>
        <w:rPr>
          <w:rFonts w:hint="cs"/>
          <w:rtl/>
        </w:rPr>
        <w:t xml:space="preserve">סעיף 56, עם לוח התיקונים, נתקבל. </w:t>
      </w:r>
    </w:p>
    <w:p w14:paraId="5F9E4961" w14:textId="77777777" w:rsidR="00000000" w:rsidRDefault="007C71EE">
      <w:pPr>
        <w:pStyle w:val="a"/>
        <w:jc w:val="center"/>
        <w:rPr>
          <w:rFonts w:hint="cs"/>
          <w:rtl/>
        </w:rPr>
      </w:pPr>
    </w:p>
    <w:p w14:paraId="5671FA0F" w14:textId="77777777" w:rsidR="00000000" w:rsidRDefault="007C71EE">
      <w:pPr>
        <w:pStyle w:val="ad"/>
        <w:rPr>
          <w:rtl/>
        </w:rPr>
      </w:pPr>
      <w:r>
        <w:rPr>
          <w:rtl/>
        </w:rPr>
        <w:t>היו"ר יולי-יואל אדלשטיין:</w:t>
      </w:r>
    </w:p>
    <w:p w14:paraId="6D92F9E6" w14:textId="77777777" w:rsidR="00000000" w:rsidRDefault="007C71EE">
      <w:pPr>
        <w:pStyle w:val="a"/>
        <w:rPr>
          <w:rtl/>
        </w:rPr>
      </w:pPr>
    </w:p>
    <w:p w14:paraId="3A89CE56" w14:textId="77777777" w:rsidR="00000000" w:rsidRDefault="007C71EE">
      <w:pPr>
        <w:pStyle w:val="a"/>
        <w:rPr>
          <w:rFonts w:hint="cs"/>
          <w:rtl/>
        </w:rPr>
      </w:pPr>
      <w:r>
        <w:rPr>
          <w:rFonts w:hint="cs"/>
          <w:rtl/>
        </w:rPr>
        <w:t>סעיף 56 התקבל כנוסח הוועדה במלו</w:t>
      </w:r>
      <w:r>
        <w:rPr>
          <w:rFonts w:hint="cs"/>
          <w:rtl/>
        </w:rPr>
        <w:t xml:space="preserve">או, לרבות לוח התיקונים. </w:t>
      </w:r>
    </w:p>
    <w:p w14:paraId="53BD94BB" w14:textId="77777777" w:rsidR="00000000" w:rsidRDefault="007C71EE">
      <w:pPr>
        <w:pStyle w:val="a"/>
        <w:rPr>
          <w:rFonts w:hint="cs"/>
          <w:rtl/>
        </w:rPr>
      </w:pPr>
    </w:p>
    <w:p w14:paraId="2AFF9B75" w14:textId="77777777" w:rsidR="00000000" w:rsidRDefault="007C71EE">
      <w:pPr>
        <w:pStyle w:val="a"/>
        <w:rPr>
          <w:rFonts w:hint="cs"/>
          <w:rtl/>
        </w:rPr>
      </w:pPr>
      <w:r>
        <w:rPr>
          <w:rFonts w:hint="cs"/>
          <w:rtl/>
        </w:rPr>
        <w:t>סעיף 57 פלוס לוח התיקונים. המסתייגים לא נמצאים באולם, לכן, חברי, אנחנו נוכל להצביע על סעיף 57 כנוסח הוועדה. מי בעד? מתנגדים? נמנעים?</w:t>
      </w:r>
    </w:p>
    <w:p w14:paraId="2AFBA2F5" w14:textId="77777777" w:rsidR="00000000" w:rsidRDefault="007C71EE">
      <w:pPr>
        <w:pStyle w:val="a"/>
        <w:rPr>
          <w:rFonts w:hint="cs"/>
          <w:rtl/>
        </w:rPr>
      </w:pPr>
    </w:p>
    <w:p w14:paraId="12A76779" w14:textId="77777777" w:rsidR="00000000" w:rsidRDefault="007C71EE">
      <w:pPr>
        <w:pStyle w:val="a"/>
        <w:jc w:val="center"/>
        <w:rPr>
          <w:b/>
          <w:bCs/>
          <w:rtl/>
        </w:rPr>
      </w:pPr>
    </w:p>
    <w:p w14:paraId="3B3957F6" w14:textId="77777777" w:rsidR="00000000" w:rsidRDefault="007C71EE">
      <w:pPr>
        <w:pStyle w:val="a"/>
        <w:jc w:val="center"/>
        <w:rPr>
          <w:rFonts w:hint="cs"/>
          <w:b/>
          <w:bCs/>
          <w:rtl/>
        </w:rPr>
      </w:pPr>
      <w:r>
        <w:rPr>
          <w:rFonts w:hint="cs"/>
          <w:b/>
          <w:bCs/>
          <w:rtl/>
        </w:rPr>
        <w:t>הצבעה</w:t>
      </w:r>
    </w:p>
    <w:p w14:paraId="21F04B64" w14:textId="77777777" w:rsidR="00000000" w:rsidRDefault="007C71EE">
      <w:pPr>
        <w:pStyle w:val="a"/>
        <w:jc w:val="center"/>
        <w:rPr>
          <w:rFonts w:hint="cs"/>
          <w:b/>
          <w:bCs/>
          <w:rtl/>
        </w:rPr>
      </w:pPr>
    </w:p>
    <w:p w14:paraId="1A88F8B2" w14:textId="77777777" w:rsidR="00000000" w:rsidRDefault="007C71EE">
      <w:pPr>
        <w:pStyle w:val="a"/>
        <w:jc w:val="center"/>
        <w:rPr>
          <w:rFonts w:hint="cs"/>
          <w:rtl/>
        </w:rPr>
      </w:pPr>
      <w:r>
        <w:rPr>
          <w:rFonts w:hint="cs"/>
          <w:rtl/>
        </w:rPr>
        <w:t xml:space="preserve">סעיף 57 נתקבל. </w:t>
      </w:r>
    </w:p>
    <w:p w14:paraId="13B99571" w14:textId="77777777" w:rsidR="00000000" w:rsidRDefault="007C71EE">
      <w:pPr>
        <w:pStyle w:val="a"/>
        <w:jc w:val="center"/>
        <w:rPr>
          <w:rFonts w:hint="cs"/>
          <w:rtl/>
        </w:rPr>
      </w:pPr>
    </w:p>
    <w:p w14:paraId="51A6BC2F" w14:textId="77777777" w:rsidR="00000000" w:rsidRDefault="007C71EE">
      <w:pPr>
        <w:pStyle w:val="ad"/>
        <w:rPr>
          <w:rtl/>
        </w:rPr>
      </w:pPr>
      <w:r>
        <w:rPr>
          <w:rtl/>
        </w:rPr>
        <w:t>היו"ר יולי-יואל אדלשטיין:</w:t>
      </w:r>
    </w:p>
    <w:p w14:paraId="048E3065" w14:textId="77777777" w:rsidR="00000000" w:rsidRDefault="007C71EE">
      <w:pPr>
        <w:pStyle w:val="a"/>
        <w:rPr>
          <w:rtl/>
        </w:rPr>
      </w:pPr>
    </w:p>
    <w:p w14:paraId="5DE33395" w14:textId="77777777" w:rsidR="00000000" w:rsidRDefault="007C71EE">
      <w:pPr>
        <w:pStyle w:val="a"/>
        <w:rPr>
          <w:rFonts w:hint="cs"/>
          <w:rtl/>
        </w:rPr>
      </w:pPr>
      <w:r>
        <w:rPr>
          <w:rFonts w:hint="cs"/>
          <w:rtl/>
        </w:rPr>
        <w:t xml:space="preserve">מתנגדים ונמנעים </w:t>
      </w:r>
      <w:r>
        <w:rPr>
          <w:rtl/>
        </w:rPr>
        <w:t>–</w:t>
      </w:r>
      <w:r>
        <w:rPr>
          <w:rFonts w:hint="cs"/>
          <w:rtl/>
        </w:rPr>
        <w:t xml:space="preserve"> לא נמצאו כאלה. סעיף 57 אוש</w:t>
      </w:r>
      <w:r>
        <w:rPr>
          <w:rFonts w:hint="cs"/>
          <w:rtl/>
        </w:rPr>
        <w:t xml:space="preserve">ר כנוסח הוועדה. </w:t>
      </w:r>
    </w:p>
    <w:p w14:paraId="703ED15D" w14:textId="77777777" w:rsidR="00000000" w:rsidRDefault="007C71EE">
      <w:pPr>
        <w:pStyle w:val="a"/>
        <w:rPr>
          <w:rFonts w:hint="cs"/>
          <w:rtl/>
        </w:rPr>
      </w:pPr>
    </w:p>
    <w:p w14:paraId="34F2CEC1" w14:textId="77777777" w:rsidR="00000000" w:rsidRDefault="007C71EE">
      <w:pPr>
        <w:pStyle w:val="a"/>
        <w:rPr>
          <w:rFonts w:hint="cs"/>
          <w:rtl/>
        </w:rPr>
      </w:pPr>
      <w:r>
        <w:rPr>
          <w:rFonts w:hint="cs"/>
          <w:rtl/>
        </w:rPr>
        <w:t xml:space="preserve">אנחנו עוברים לפרק י"ב </w:t>
      </w:r>
      <w:r>
        <w:rPr>
          <w:rtl/>
        </w:rPr>
        <w:t>–</w:t>
      </w:r>
      <w:r>
        <w:rPr>
          <w:rFonts w:hint="cs"/>
          <w:rtl/>
        </w:rPr>
        <w:t xml:space="preserve"> ביטוח לאומי. סעיף 58 </w:t>
      </w:r>
      <w:r>
        <w:rPr>
          <w:rtl/>
        </w:rPr>
        <w:t>–</w:t>
      </w:r>
      <w:r>
        <w:rPr>
          <w:rFonts w:hint="cs"/>
          <w:rtl/>
        </w:rPr>
        <w:t xml:space="preserve"> יש לוח תיקונים בתוכו, אבל המסתייגים לא נמצאים; על כל תת-סעיפיו של סעיף 58. חבר הכנסת בריזון, האם אתה מסיר את ההסתייגות?</w:t>
      </w:r>
    </w:p>
    <w:p w14:paraId="61F2803A" w14:textId="77777777" w:rsidR="00000000" w:rsidRDefault="007C71EE">
      <w:pPr>
        <w:pStyle w:val="a"/>
        <w:rPr>
          <w:rFonts w:hint="cs"/>
          <w:rtl/>
        </w:rPr>
      </w:pPr>
    </w:p>
    <w:p w14:paraId="2F2E212A" w14:textId="77777777" w:rsidR="00000000" w:rsidRDefault="007C71EE">
      <w:pPr>
        <w:pStyle w:val="ac"/>
        <w:rPr>
          <w:rtl/>
        </w:rPr>
      </w:pPr>
      <w:r>
        <w:rPr>
          <w:rFonts w:hint="eastAsia"/>
          <w:rtl/>
        </w:rPr>
        <w:t>רו</w:t>
      </w:r>
      <w:r>
        <w:rPr>
          <w:rFonts w:hint="cs"/>
          <w:rtl/>
        </w:rPr>
        <w:t>ני</w:t>
      </w:r>
      <w:r>
        <w:rPr>
          <w:rtl/>
        </w:rPr>
        <w:t xml:space="preserve"> בר</w:t>
      </w:r>
      <w:r>
        <w:rPr>
          <w:rFonts w:hint="cs"/>
          <w:rtl/>
        </w:rPr>
        <w:t>יזו</w:t>
      </w:r>
      <w:r>
        <w:rPr>
          <w:rtl/>
        </w:rPr>
        <w:t>ן (</w:t>
      </w:r>
      <w:r>
        <w:rPr>
          <w:rFonts w:hint="cs"/>
          <w:rtl/>
        </w:rPr>
        <w:t>שינוי</w:t>
      </w:r>
      <w:r>
        <w:rPr>
          <w:rtl/>
        </w:rPr>
        <w:t>):</w:t>
      </w:r>
    </w:p>
    <w:p w14:paraId="17BB17E9" w14:textId="77777777" w:rsidR="00000000" w:rsidRDefault="007C71EE">
      <w:pPr>
        <w:pStyle w:val="a"/>
        <w:rPr>
          <w:rFonts w:hint="cs"/>
          <w:rtl/>
        </w:rPr>
      </w:pPr>
    </w:p>
    <w:p w14:paraId="7F90FC57" w14:textId="77777777" w:rsidR="00000000" w:rsidRDefault="007C71EE">
      <w:pPr>
        <w:pStyle w:val="a"/>
        <w:rPr>
          <w:rFonts w:hint="cs"/>
          <w:rtl/>
        </w:rPr>
      </w:pPr>
      <w:r>
        <w:rPr>
          <w:rFonts w:hint="cs"/>
          <w:rtl/>
        </w:rPr>
        <w:t xml:space="preserve">כן, אני מסיר. </w:t>
      </w:r>
    </w:p>
    <w:p w14:paraId="782D865F" w14:textId="77777777" w:rsidR="00000000" w:rsidRDefault="007C71EE">
      <w:pPr>
        <w:pStyle w:val="a"/>
        <w:rPr>
          <w:rFonts w:hint="cs"/>
          <w:rtl/>
        </w:rPr>
      </w:pPr>
    </w:p>
    <w:p w14:paraId="0588D297" w14:textId="77777777" w:rsidR="00000000" w:rsidRDefault="007C71EE">
      <w:pPr>
        <w:pStyle w:val="ad"/>
        <w:rPr>
          <w:rtl/>
        </w:rPr>
      </w:pPr>
      <w:r>
        <w:rPr>
          <w:rtl/>
        </w:rPr>
        <w:t>היו"ר יולי-יואל אדלשטיין:</w:t>
      </w:r>
    </w:p>
    <w:p w14:paraId="6D03A9DE" w14:textId="77777777" w:rsidR="00000000" w:rsidRDefault="007C71EE">
      <w:pPr>
        <w:pStyle w:val="a"/>
        <w:rPr>
          <w:rtl/>
        </w:rPr>
      </w:pPr>
    </w:p>
    <w:p w14:paraId="4098A0A3" w14:textId="77777777" w:rsidR="00000000" w:rsidRDefault="007C71EE">
      <w:pPr>
        <w:pStyle w:val="a"/>
        <w:rPr>
          <w:rFonts w:hint="cs"/>
          <w:rtl/>
        </w:rPr>
      </w:pPr>
      <w:r>
        <w:rPr>
          <w:rFonts w:hint="cs"/>
          <w:rtl/>
        </w:rPr>
        <w:t xml:space="preserve">תודה </w:t>
      </w:r>
      <w:r>
        <w:rPr>
          <w:rFonts w:hint="cs"/>
          <w:rtl/>
        </w:rPr>
        <w:t xml:space="preserve">לחבר הכנסת בריזון. </w:t>
      </w:r>
    </w:p>
    <w:p w14:paraId="3A5751C6" w14:textId="77777777" w:rsidR="00000000" w:rsidRDefault="007C71EE">
      <w:pPr>
        <w:pStyle w:val="a"/>
        <w:rPr>
          <w:rFonts w:hint="cs"/>
          <w:rtl/>
        </w:rPr>
      </w:pPr>
    </w:p>
    <w:p w14:paraId="42E8FA7D" w14:textId="77777777" w:rsidR="00000000" w:rsidRDefault="007C71EE">
      <w:pPr>
        <w:pStyle w:val="a"/>
        <w:rPr>
          <w:rFonts w:hint="cs"/>
          <w:rtl/>
        </w:rPr>
      </w:pPr>
      <w:r>
        <w:rPr>
          <w:rFonts w:hint="cs"/>
          <w:rtl/>
        </w:rPr>
        <w:t xml:space="preserve">אנחנו בסעיף 58, בודקים עד סוף הסעיף אם אין הפתעות. נמצאה הפתעה בסעיף 58(17), תיקון בלוח התיקונים. אני מבקש להביא את זה בחשבון. </w:t>
      </w:r>
    </w:p>
    <w:p w14:paraId="7EDE53EA" w14:textId="77777777" w:rsidR="00000000" w:rsidRDefault="007C71EE">
      <w:pPr>
        <w:pStyle w:val="a"/>
        <w:rPr>
          <w:rFonts w:hint="cs"/>
          <w:rtl/>
        </w:rPr>
      </w:pPr>
    </w:p>
    <w:p w14:paraId="3246354A" w14:textId="77777777" w:rsidR="00000000" w:rsidRDefault="007C71EE">
      <w:pPr>
        <w:pStyle w:val="ac"/>
        <w:rPr>
          <w:rtl/>
        </w:rPr>
      </w:pPr>
      <w:r>
        <w:rPr>
          <w:rFonts w:hint="eastAsia"/>
          <w:rtl/>
        </w:rPr>
        <w:t>השר</w:t>
      </w:r>
      <w:r>
        <w:rPr>
          <w:rtl/>
        </w:rPr>
        <w:t xml:space="preserve"> מאיר שטרית:</w:t>
      </w:r>
    </w:p>
    <w:p w14:paraId="4A772655" w14:textId="77777777" w:rsidR="00000000" w:rsidRDefault="007C71EE">
      <w:pPr>
        <w:pStyle w:val="a"/>
        <w:rPr>
          <w:rFonts w:hint="cs"/>
          <w:rtl/>
        </w:rPr>
      </w:pPr>
    </w:p>
    <w:p w14:paraId="58066B89" w14:textId="77777777" w:rsidR="00000000" w:rsidRDefault="007C71EE">
      <w:pPr>
        <w:pStyle w:val="a"/>
        <w:rPr>
          <w:rFonts w:hint="cs"/>
          <w:rtl/>
        </w:rPr>
      </w:pPr>
      <w:r>
        <w:rPr>
          <w:rFonts w:hint="cs"/>
          <w:rtl/>
        </w:rPr>
        <w:t>גם בסעיף 58(6) - - -</w:t>
      </w:r>
    </w:p>
    <w:p w14:paraId="09584CC0" w14:textId="77777777" w:rsidR="00000000" w:rsidRDefault="007C71EE">
      <w:pPr>
        <w:pStyle w:val="a"/>
        <w:rPr>
          <w:rFonts w:hint="cs"/>
          <w:rtl/>
        </w:rPr>
      </w:pPr>
    </w:p>
    <w:p w14:paraId="1B851D65" w14:textId="77777777" w:rsidR="00000000" w:rsidRDefault="007C71EE">
      <w:pPr>
        <w:pStyle w:val="ad"/>
        <w:rPr>
          <w:rtl/>
        </w:rPr>
      </w:pPr>
      <w:r>
        <w:rPr>
          <w:rtl/>
        </w:rPr>
        <w:t>היו"ר יולי-יואל אדלשטיין:</w:t>
      </w:r>
    </w:p>
    <w:p w14:paraId="5CC575A5" w14:textId="77777777" w:rsidR="00000000" w:rsidRDefault="007C71EE">
      <w:pPr>
        <w:pStyle w:val="a"/>
        <w:rPr>
          <w:rtl/>
        </w:rPr>
      </w:pPr>
    </w:p>
    <w:p w14:paraId="1E3F1F7F" w14:textId="77777777" w:rsidR="00000000" w:rsidRDefault="007C71EE">
      <w:pPr>
        <w:pStyle w:val="a"/>
        <w:rPr>
          <w:rFonts w:hint="cs"/>
          <w:rtl/>
        </w:rPr>
      </w:pPr>
      <w:r>
        <w:rPr>
          <w:rFonts w:hint="cs"/>
          <w:rtl/>
        </w:rPr>
        <w:t>חברת הכנסת לאה נס?</w:t>
      </w:r>
    </w:p>
    <w:p w14:paraId="76A81BD5" w14:textId="77777777" w:rsidR="00000000" w:rsidRDefault="007C71EE">
      <w:pPr>
        <w:pStyle w:val="a"/>
        <w:rPr>
          <w:rFonts w:hint="cs"/>
          <w:rtl/>
        </w:rPr>
      </w:pPr>
    </w:p>
    <w:p w14:paraId="2A40AC46" w14:textId="77777777" w:rsidR="00000000" w:rsidRDefault="007C71EE">
      <w:pPr>
        <w:pStyle w:val="ac"/>
        <w:rPr>
          <w:rtl/>
        </w:rPr>
      </w:pPr>
      <w:r>
        <w:rPr>
          <w:rFonts w:hint="eastAsia"/>
          <w:rtl/>
        </w:rPr>
        <w:t>לאה</w:t>
      </w:r>
      <w:r>
        <w:rPr>
          <w:rtl/>
        </w:rPr>
        <w:t xml:space="preserve"> נס (הליכוד):</w:t>
      </w:r>
    </w:p>
    <w:p w14:paraId="0E1DB081" w14:textId="77777777" w:rsidR="00000000" w:rsidRDefault="007C71EE">
      <w:pPr>
        <w:pStyle w:val="a"/>
        <w:rPr>
          <w:rFonts w:hint="cs"/>
          <w:rtl/>
        </w:rPr>
      </w:pPr>
    </w:p>
    <w:p w14:paraId="24090BBF" w14:textId="77777777" w:rsidR="00000000" w:rsidRDefault="007C71EE">
      <w:pPr>
        <w:pStyle w:val="a"/>
        <w:rPr>
          <w:rFonts w:hint="cs"/>
          <w:rtl/>
        </w:rPr>
      </w:pPr>
      <w:r>
        <w:rPr>
          <w:rFonts w:hint="cs"/>
          <w:rtl/>
        </w:rPr>
        <w:t>אנ</w:t>
      </w:r>
      <w:r>
        <w:rPr>
          <w:rFonts w:hint="cs"/>
          <w:rtl/>
        </w:rPr>
        <w:t xml:space="preserve">י מורידה את ההסתייגות. </w:t>
      </w:r>
    </w:p>
    <w:p w14:paraId="0A1471C9" w14:textId="77777777" w:rsidR="00000000" w:rsidRDefault="007C71EE">
      <w:pPr>
        <w:pStyle w:val="a"/>
        <w:rPr>
          <w:rFonts w:hint="cs"/>
          <w:rtl/>
        </w:rPr>
      </w:pPr>
    </w:p>
    <w:p w14:paraId="4D5DE5DD" w14:textId="77777777" w:rsidR="00000000" w:rsidRDefault="007C71EE">
      <w:pPr>
        <w:pStyle w:val="ad"/>
        <w:rPr>
          <w:rtl/>
        </w:rPr>
      </w:pPr>
      <w:r>
        <w:rPr>
          <w:rtl/>
        </w:rPr>
        <w:t>היו"ר יולי-יואל אדלשטיין:</w:t>
      </w:r>
    </w:p>
    <w:p w14:paraId="264831D1" w14:textId="77777777" w:rsidR="00000000" w:rsidRDefault="007C71EE">
      <w:pPr>
        <w:pStyle w:val="a"/>
        <w:rPr>
          <w:rtl/>
        </w:rPr>
      </w:pPr>
    </w:p>
    <w:p w14:paraId="3AABF34C" w14:textId="77777777" w:rsidR="00000000" w:rsidRDefault="007C71EE">
      <w:pPr>
        <w:pStyle w:val="a"/>
        <w:rPr>
          <w:rFonts w:hint="cs"/>
          <w:rtl/>
        </w:rPr>
      </w:pPr>
      <w:r>
        <w:rPr>
          <w:rFonts w:hint="cs"/>
          <w:rtl/>
        </w:rPr>
        <w:t xml:space="preserve">היא מסירה את ההסתייגות. תודה שהערתם את תשומת לבי. </w:t>
      </w:r>
    </w:p>
    <w:p w14:paraId="71A17250" w14:textId="77777777" w:rsidR="00000000" w:rsidRDefault="007C71EE">
      <w:pPr>
        <w:pStyle w:val="a"/>
        <w:rPr>
          <w:rFonts w:hint="cs"/>
          <w:rtl/>
        </w:rPr>
      </w:pPr>
    </w:p>
    <w:p w14:paraId="59AB60BF" w14:textId="77777777" w:rsidR="00000000" w:rsidRDefault="007C71EE">
      <w:pPr>
        <w:pStyle w:val="a"/>
        <w:rPr>
          <w:rFonts w:hint="cs"/>
          <w:rtl/>
        </w:rPr>
      </w:pPr>
      <w:r>
        <w:rPr>
          <w:rFonts w:hint="cs"/>
          <w:rtl/>
        </w:rPr>
        <w:t xml:space="preserve">האם איוב קרא נמצא באולם? הוא איננו. גם הוא בין אלה שלא נמצאים באולם. </w:t>
      </w:r>
    </w:p>
    <w:p w14:paraId="1EAB58A1" w14:textId="77777777" w:rsidR="00000000" w:rsidRDefault="007C71EE">
      <w:pPr>
        <w:pStyle w:val="a"/>
        <w:rPr>
          <w:rFonts w:hint="cs"/>
          <w:rtl/>
        </w:rPr>
      </w:pPr>
    </w:p>
    <w:p w14:paraId="2E73D8C7" w14:textId="77777777" w:rsidR="00000000" w:rsidRDefault="007C71EE">
      <w:pPr>
        <w:pStyle w:val="ac"/>
        <w:rPr>
          <w:rtl/>
        </w:rPr>
      </w:pPr>
      <w:r>
        <w:rPr>
          <w:rFonts w:hint="eastAsia"/>
          <w:rtl/>
        </w:rPr>
        <w:t>קריאה</w:t>
      </w:r>
      <w:r>
        <w:rPr>
          <w:rtl/>
        </w:rPr>
        <w:t>:</w:t>
      </w:r>
    </w:p>
    <w:p w14:paraId="2D501E4A" w14:textId="77777777" w:rsidR="00000000" w:rsidRDefault="007C71EE">
      <w:pPr>
        <w:pStyle w:val="a"/>
        <w:rPr>
          <w:rFonts w:hint="cs"/>
          <w:rtl/>
        </w:rPr>
      </w:pPr>
    </w:p>
    <w:p w14:paraId="75A6C81C" w14:textId="77777777" w:rsidR="00000000" w:rsidRDefault="007C71EE">
      <w:pPr>
        <w:pStyle w:val="a"/>
        <w:rPr>
          <w:rFonts w:hint="cs"/>
          <w:rtl/>
        </w:rPr>
      </w:pPr>
      <w:r>
        <w:rPr>
          <w:rFonts w:hint="cs"/>
          <w:rtl/>
        </w:rPr>
        <w:t>- - -</w:t>
      </w:r>
    </w:p>
    <w:p w14:paraId="1A57C21A" w14:textId="77777777" w:rsidR="00000000" w:rsidRDefault="007C71EE">
      <w:pPr>
        <w:pStyle w:val="a"/>
        <w:rPr>
          <w:rFonts w:hint="cs"/>
          <w:rtl/>
        </w:rPr>
      </w:pPr>
    </w:p>
    <w:p w14:paraId="33BE1086" w14:textId="77777777" w:rsidR="00000000" w:rsidRDefault="007C71EE">
      <w:pPr>
        <w:pStyle w:val="ad"/>
        <w:rPr>
          <w:rtl/>
        </w:rPr>
      </w:pPr>
      <w:r>
        <w:rPr>
          <w:rtl/>
        </w:rPr>
        <w:t>היו"ר יולי-יואל אדלשטיין:</w:t>
      </w:r>
    </w:p>
    <w:p w14:paraId="1D8CBD8C" w14:textId="77777777" w:rsidR="00000000" w:rsidRDefault="007C71EE">
      <w:pPr>
        <w:pStyle w:val="a"/>
        <w:rPr>
          <w:rtl/>
        </w:rPr>
      </w:pPr>
    </w:p>
    <w:p w14:paraId="3B5067AC" w14:textId="77777777" w:rsidR="00000000" w:rsidRDefault="007C71EE">
      <w:pPr>
        <w:pStyle w:val="a"/>
        <w:rPr>
          <w:rFonts w:hint="cs"/>
          <w:rtl/>
        </w:rPr>
      </w:pPr>
      <w:r>
        <w:rPr>
          <w:rFonts w:hint="cs"/>
          <w:rtl/>
        </w:rPr>
        <w:t>חברי הכנסת, רק אם אתם רואים דבר מהותי ש</w:t>
      </w:r>
      <w:r>
        <w:rPr>
          <w:rFonts w:hint="cs"/>
          <w:rtl/>
        </w:rPr>
        <w:t xml:space="preserve">העין שלי לא קלטה, אני מאוד אשמח עם תעירו לי. </w:t>
      </w:r>
    </w:p>
    <w:p w14:paraId="16A5F3B9" w14:textId="77777777" w:rsidR="00000000" w:rsidRDefault="007C71EE">
      <w:pPr>
        <w:pStyle w:val="a"/>
        <w:rPr>
          <w:rFonts w:hint="cs"/>
          <w:rtl/>
        </w:rPr>
      </w:pPr>
    </w:p>
    <w:p w14:paraId="7783C98F" w14:textId="77777777" w:rsidR="00000000" w:rsidRDefault="007C71EE">
      <w:pPr>
        <w:pStyle w:val="a"/>
        <w:rPr>
          <w:color w:val="0000FF"/>
          <w:szCs w:val="28"/>
          <w:rtl/>
        </w:rPr>
      </w:pPr>
    </w:p>
    <w:p w14:paraId="15D86C7C" w14:textId="77777777" w:rsidR="00000000" w:rsidRDefault="007C71EE">
      <w:pPr>
        <w:pStyle w:val="ad"/>
        <w:rPr>
          <w:rFonts w:hint="cs"/>
          <w:b w:val="0"/>
          <w:bCs w:val="0"/>
          <w:u w:val="none"/>
          <w:rtl/>
        </w:rPr>
      </w:pPr>
      <w:r>
        <w:rPr>
          <w:rFonts w:hint="cs"/>
          <w:b w:val="0"/>
          <w:bCs w:val="0"/>
          <w:u w:val="none"/>
          <w:rtl/>
        </w:rPr>
        <w:tab/>
        <w:t>חברי הכנסת, סעיף 58, כולל לוח התיקונים, כנוסח הוועדה. מי בעד? תודה. מי נגד? נמנעים - אין כאלה.</w:t>
      </w:r>
    </w:p>
    <w:p w14:paraId="2AC69C80" w14:textId="77777777" w:rsidR="00000000" w:rsidRDefault="007C71EE">
      <w:pPr>
        <w:pStyle w:val="a"/>
        <w:rPr>
          <w:rFonts w:hint="cs"/>
          <w:rtl/>
        </w:rPr>
      </w:pPr>
    </w:p>
    <w:p w14:paraId="206EB0F8" w14:textId="77777777" w:rsidR="00000000" w:rsidRDefault="007C71EE">
      <w:pPr>
        <w:pStyle w:val="a"/>
        <w:rPr>
          <w:rFonts w:hint="cs"/>
          <w:rtl/>
        </w:rPr>
      </w:pPr>
    </w:p>
    <w:p w14:paraId="5187E519" w14:textId="77777777" w:rsidR="00000000" w:rsidRDefault="007C71EE">
      <w:pPr>
        <w:pStyle w:val="a7"/>
        <w:bidi/>
        <w:rPr>
          <w:rFonts w:hint="cs"/>
          <w:rtl/>
        </w:rPr>
      </w:pPr>
      <w:r>
        <w:rPr>
          <w:rFonts w:hint="cs"/>
          <w:rtl/>
        </w:rPr>
        <w:t xml:space="preserve">                                                       הצבעה</w:t>
      </w:r>
    </w:p>
    <w:p w14:paraId="656CC31A" w14:textId="77777777" w:rsidR="00000000" w:rsidRDefault="007C71EE">
      <w:pPr>
        <w:pStyle w:val="a"/>
        <w:rPr>
          <w:rFonts w:hint="cs"/>
          <w:rtl/>
        </w:rPr>
      </w:pPr>
    </w:p>
    <w:p w14:paraId="1885A02D" w14:textId="77777777" w:rsidR="00000000" w:rsidRDefault="007C71EE">
      <w:pPr>
        <w:pStyle w:val="a"/>
        <w:rPr>
          <w:rFonts w:hint="cs"/>
          <w:rtl/>
        </w:rPr>
      </w:pPr>
      <w:r>
        <w:rPr>
          <w:rFonts w:hint="cs"/>
          <w:rtl/>
        </w:rPr>
        <w:t xml:space="preserve">                                             סעי</w:t>
      </w:r>
      <w:r>
        <w:rPr>
          <w:rFonts w:hint="cs"/>
          <w:rtl/>
        </w:rPr>
        <w:t>ף 58, עם לוח התיקונים, נתקבל.</w:t>
      </w:r>
    </w:p>
    <w:p w14:paraId="595EAF1E" w14:textId="77777777" w:rsidR="00000000" w:rsidRDefault="007C71EE">
      <w:pPr>
        <w:pStyle w:val="ad"/>
        <w:rPr>
          <w:rFonts w:hint="cs"/>
          <w:rtl/>
        </w:rPr>
      </w:pPr>
    </w:p>
    <w:p w14:paraId="20710AC3" w14:textId="77777777" w:rsidR="00000000" w:rsidRDefault="007C71EE">
      <w:pPr>
        <w:pStyle w:val="ad"/>
        <w:rPr>
          <w:rFonts w:hint="cs"/>
          <w:rtl/>
        </w:rPr>
      </w:pPr>
    </w:p>
    <w:p w14:paraId="2BB68DCB" w14:textId="77777777" w:rsidR="00000000" w:rsidRDefault="007C71EE">
      <w:pPr>
        <w:pStyle w:val="ad"/>
        <w:rPr>
          <w:rtl/>
        </w:rPr>
      </w:pPr>
      <w:r>
        <w:rPr>
          <w:rtl/>
        </w:rPr>
        <w:t>היו"ר יולי-יואל אדלשטיין:</w:t>
      </w:r>
    </w:p>
    <w:p w14:paraId="156A6C01" w14:textId="77777777" w:rsidR="00000000" w:rsidRDefault="007C71EE">
      <w:pPr>
        <w:pStyle w:val="a7"/>
        <w:bidi/>
        <w:rPr>
          <w:rFonts w:hint="cs"/>
          <w:rtl/>
        </w:rPr>
      </w:pPr>
    </w:p>
    <w:p w14:paraId="2EBE323D" w14:textId="77777777" w:rsidR="00000000" w:rsidRDefault="007C71EE">
      <w:pPr>
        <w:pStyle w:val="a"/>
        <w:rPr>
          <w:rFonts w:hint="cs"/>
          <w:rtl/>
        </w:rPr>
      </w:pPr>
      <w:r>
        <w:rPr>
          <w:rFonts w:hint="cs"/>
          <w:rtl/>
        </w:rPr>
        <w:t>לכן, סעיף 58 אושר כולו, כנוסח הוועדה, כולל התיקונים.</w:t>
      </w:r>
    </w:p>
    <w:p w14:paraId="519A19C3" w14:textId="77777777" w:rsidR="00000000" w:rsidRDefault="007C71EE">
      <w:pPr>
        <w:pStyle w:val="a"/>
        <w:rPr>
          <w:rFonts w:hint="cs"/>
          <w:rtl/>
        </w:rPr>
      </w:pPr>
    </w:p>
    <w:p w14:paraId="1FDB323F" w14:textId="77777777" w:rsidR="00000000" w:rsidRDefault="007C71EE">
      <w:pPr>
        <w:pStyle w:val="a"/>
        <w:rPr>
          <w:rFonts w:hint="cs"/>
          <w:rtl/>
        </w:rPr>
      </w:pPr>
      <w:r>
        <w:rPr>
          <w:rFonts w:hint="cs"/>
          <w:rtl/>
        </w:rPr>
        <w:t>59(א); 59(ב);   59(י) - יש תיקון בלוח התיקונים, אבקש לקחת את זה בחשבון.</w:t>
      </w:r>
    </w:p>
    <w:p w14:paraId="37235DA6" w14:textId="77777777" w:rsidR="00000000" w:rsidRDefault="007C71EE">
      <w:pPr>
        <w:pStyle w:val="ac"/>
        <w:rPr>
          <w:rtl/>
        </w:rPr>
      </w:pPr>
      <w:r>
        <w:rPr>
          <w:rtl/>
        </w:rPr>
        <w:br/>
        <w:t>השר מאיר שטרית:</w:t>
      </w:r>
    </w:p>
    <w:p w14:paraId="62CC7D13" w14:textId="77777777" w:rsidR="00000000" w:rsidRDefault="007C71EE">
      <w:pPr>
        <w:pStyle w:val="a"/>
        <w:rPr>
          <w:rtl/>
        </w:rPr>
      </w:pPr>
    </w:p>
    <w:p w14:paraId="59E71E96" w14:textId="77777777" w:rsidR="00000000" w:rsidRDefault="007C71EE">
      <w:pPr>
        <w:pStyle w:val="a"/>
        <w:rPr>
          <w:rFonts w:hint="cs"/>
          <w:rtl/>
        </w:rPr>
      </w:pPr>
      <w:r>
        <w:rPr>
          <w:rFonts w:hint="cs"/>
          <w:rtl/>
        </w:rPr>
        <w:t>59(א) - - -</w:t>
      </w:r>
    </w:p>
    <w:p w14:paraId="128D54C9" w14:textId="77777777" w:rsidR="00000000" w:rsidRDefault="007C71EE">
      <w:pPr>
        <w:pStyle w:val="ad"/>
        <w:rPr>
          <w:rtl/>
        </w:rPr>
      </w:pPr>
      <w:r>
        <w:rPr>
          <w:rtl/>
        </w:rPr>
        <w:br/>
        <w:t>היו"ר יולי-יואל אדלשטיין:</w:t>
      </w:r>
    </w:p>
    <w:p w14:paraId="52FA52E6" w14:textId="77777777" w:rsidR="00000000" w:rsidRDefault="007C71EE">
      <w:pPr>
        <w:pStyle w:val="a"/>
        <w:rPr>
          <w:rtl/>
        </w:rPr>
      </w:pPr>
    </w:p>
    <w:p w14:paraId="684B1E04" w14:textId="77777777" w:rsidR="00000000" w:rsidRDefault="007C71EE">
      <w:pPr>
        <w:pStyle w:val="a"/>
        <w:rPr>
          <w:rFonts w:hint="cs"/>
          <w:rtl/>
        </w:rPr>
      </w:pPr>
      <w:r>
        <w:rPr>
          <w:rFonts w:hint="cs"/>
          <w:rtl/>
        </w:rPr>
        <w:t>חכו שנייה, חב</w:t>
      </w:r>
      <w:r>
        <w:rPr>
          <w:rFonts w:hint="cs"/>
          <w:rtl/>
        </w:rPr>
        <w:t>רי הכנסת, אני רוצה לחזור ל=59(א).</w:t>
      </w:r>
    </w:p>
    <w:p w14:paraId="24CB5ED7" w14:textId="77777777" w:rsidR="00000000" w:rsidRDefault="007C71EE">
      <w:pPr>
        <w:pStyle w:val="ac"/>
        <w:rPr>
          <w:rtl/>
        </w:rPr>
      </w:pPr>
      <w:r>
        <w:rPr>
          <w:rtl/>
        </w:rPr>
        <w:br/>
        <w:t>השר מאיר שטרית:</w:t>
      </w:r>
    </w:p>
    <w:p w14:paraId="29021A59" w14:textId="77777777" w:rsidR="00000000" w:rsidRDefault="007C71EE">
      <w:pPr>
        <w:pStyle w:val="a"/>
        <w:rPr>
          <w:rtl/>
        </w:rPr>
      </w:pPr>
    </w:p>
    <w:p w14:paraId="50B9A3AB" w14:textId="77777777" w:rsidR="00000000" w:rsidRDefault="007C71EE">
      <w:pPr>
        <w:pStyle w:val="a"/>
        <w:rPr>
          <w:rFonts w:hint="cs"/>
          <w:rtl/>
        </w:rPr>
      </w:pPr>
      <w:r>
        <w:rPr>
          <w:rFonts w:hint="cs"/>
          <w:rtl/>
        </w:rPr>
        <w:t xml:space="preserve">- - - </w:t>
      </w:r>
    </w:p>
    <w:p w14:paraId="7CC8C111" w14:textId="77777777" w:rsidR="00000000" w:rsidRDefault="007C71EE">
      <w:pPr>
        <w:pStyle w:val="ad"/>
        <w:rPr>
          <w:rtl/>
        </w:rPr>
      </w:pPr>
      <w:r>
        <w:rPr>
          <w:rtl/>
        </w:rPr>
        <w:br/>
        <w:t>היו"ר יולי-יואל אדלשטיין:</w:t>
      </w:r>
    </w:p>
    <w:p w14:paraId="3CA3A33C" w14:textId="77777777" w:rsidR="00000000" w:rsidRDefault="007C71EE">
      <w:pPr>
        <w:pStyle w:val="a"/>
        <w:rPr>
          <w:rtl/>
        </w:rPr>
      </w:pPr>
    </w:p>
    <w:p w14:paraId="6CBA0A96" w14:textId="77777777" w:rsidR="00000000" w:rsidRDefault="007C71EE">
      <w:pPr>
        <w:pStyle w:val="a"/>
        <w:rPr>
          <w:rFonts w:hint="cs"/>
          <w:rtl/>
        </w:rPr>
      </w:pPr>
      <w:r>
        <w:rPr>
          <w:rFonts w:hint="cs"/>
          <w:rtl/>
        </w:rPr>
        <w:t>אני שמתי לב, השר שטרית.</w:t>
      </w:r>
    </w:p>
    <w:p w14:paraId="38351BDF" w14:textId="77777777" w:rsidR="00000000" w:rsidRDefault="007C71EE">
      <w:pPr>
        <w:pStyle w:val="a"/>
        <w:rPr>
          <w:rFonts w:hint="cs"/>
          <w:rtl/>
        </w:rPr>
      </w:pPr>
    </w:p>
    <w:p w14:paraId="687B0BC2" w14:textId="77777777" w:rsidR="00000000" w:rsidRDefault="007C71EE">
      <w:pPr>
        <w:pStyle w:val="a"/>
        <w:rPr>
          <w:rFonts w:hint="cs"/>
          <w:rtl/>
        </w:rPr>
      </w:pPr>
      <w:r>
        <w:rPr>
          <w:rFonts w:hint="cs"/>
          <w:rtl/>
        </w:rPr>
        <w:t xml:space="preserve">חברי הכנסת, אנחנו בסעיף 59, כולל לוח התיקונים. למיטב הבנתי, אף אחד מבעלי ההסתייגויות לא נמצא כאן. </w:t>
      </w:r>
    </w:p>
    <w:p w14:paraId="537EF1D5" w14:textId="77777777" w:rsidR="00000000" w:rsidRDefault="007C71EE">
      <w:pPr>
        <w:pStyle w:val="ac"/>
        <w:rPr>
          <w:rtl/>
        </w:rPr>
      </w:pPr>
      <w:r>
        <w:rPr>
          <w:rtl/>
        </w:rPr>
        <w:br/>
        <w:t>שר הבריאות דני נוה:</w:t>
      </w:r>
    </w:p>
    <w:p w14:paraId="481068D9" w14:textId="77777777" w:rsidR="00000000" w:rsidRDefault="007C71EE">
      <w:pPr>
        <w:pStyle w:val="a"/>
        <w:rPr>
          <w:rtl/>
        </w:rPr>
      </w:pPr>
    </w:p>
    <w:p w14:paraId="389318F6" w14:textId="77777777" w:rsidR="00000000" w:rsidRDefault="007C71EE">
      <w:pPr>
        <w:pStyle w:val="a"/>
        <w:rPr>
          <w:rFonts w:hint="cs"/>
          <w:rtl/>
        </w:rPr>
      </w:pPr>
      <w:r>
        <w:rPr>
          <w:rFonts w:hint="cs"/>
          <w:rtl/>
        </w:rPr>
        <w:t>- - -</w:t>
      </w:r>
    </w:p>
    <w:p w14:paraId="7E315DD2" w14:textId="77777777" w:rsidR="00000000" w:rsidRDefault="007C71EE">
      <w:pPr>
        <w:pStyle w:val="ad"/>
        <w:rPr>
          <w:rtl/>
        </w:rPr>
      </w:pPr>
      <w:r>
        <w:rPr>
          <w:rtl/>
        </w:rPr>
        <w:br/>
        <w:t xml:space="preserve">היו"ר יולי-יואל </w:t>
      </w:r>
      <w:r>
        <w:rPr>
          <w:rtl/>
        </w:rPr>
        <w:t>אדלשטיין:</w:t>
      </w:r>
    </w:p>
    <w:p w14:paraId="46E933EE" w14:textId="77777777" w:rsidR="00000000" w:rsidRDefault="007C71EE">
      <w:pPr>
        <w:pStyle w:val="a"/>
        <w:rPr>
          <w:rtl/>
        </w:rPr>
      </w:pPr>
    </w:p>
    <w:p w14:paraId="7B7A0800" w14:textId="77777777" w:rsidR="00000000" w:rsidRDefault="007C71EE">
      <w:pPr>
        <w:pStyle w:val="a"/>
        <w:rPr>
          <w:rFonts w:hint="cs"/>
          <w:rtl/>
        </w:rPr>
      </w:pPr>
      <w:r>
        <w:rPr>
          <w:rFonts w:hint="cs"/>
          <w:rtl/>
        </w:rPr>
        <w:t>חברי הכנסת רצאבי ובריזון, אתם מסירים את ההסתייגות?</w:t>
      </w:r>
    </w:p>
    <w:p w14:paraId="1391E056" w14:textId="77777777" w:rsidR="00000000" w:rsidRDefault="007C71EE">
      <w:pPr>
        <w:pStyle w:val="ac"/>
        <w:rPr>
          <w:rtl/>
        </w:rPr>
      </w:pPr>
      <w:r>
        <w:rPr>
          <w:rtl/>
        </w:rPr>
        <w:br/>
        <w:t>קריאות:</w:t>
      </w:r>
    </w:p>
    <w:p w14:paraId="5E58124A" w14:textId="77777777" w:rsidR="00000000" w:rsidRDefault="007C71EE">
      <w:pPr>
        <w:pStyle w:val="a"/>
        <w:rPr>
          <w:rtl/>
        </w:rPr>
      </w:pPr>
    </w:p>
    <w:p w14:paraId="73C292EC" w14:textId="77777777" w:rsidR="00000000" w:rsidRDefault="007C71EE">
      <w:pPr>
        <w:pStyle w:val="a"/>
        <w:rPr>
          <w:rFonts w:hint="cs"/>
          <w:rtl/>
        </w:rPr>
      </w:pPr>
      <w:r>
        <w:rPr>
          <w:rFonts w:hint="cs"/>
          <w:rtl/>
        </w:rPr>
        <w:t>כן.</w:t>
      </w:r>
    </w:p>
    <w:p w14:paraId="0A8B531C" w14:textId="77777777" w:rsidR="00000000" w:rsidRDefault="007C71EE">
      <w:pPr>
        <w:pStyle w:val="ad"/>
        <w:rPr>
          <w:rFonts w:hint="cs"/>
          <w:rtl/>
        </w:rPr>
      </w:pPr>
    </w:p>
    <w:p w14:paraId="1E0017E4" w14:textId="77777777" w:rsidR="00000000" w:rsidRDefault="007C71EE">
      <w:pPr>
        <w:pStyle w:val="ad"/>
        <w:rPr>
          <w:rtl/>
        </w:rPr>
      </w:pPr>
      <w:r>
        <w:rPr>
          <w:rtl/>
        </w:rPr>
        <w:t>היו"ר יולי-יואל אדלשטיין:</w:t>
      </w:r>
    </w:p>
    <w:p w14:paraId="04A13A95" w14:textId="77777777" w:rsidR="00000000" w:rsidRDefault="007C71EE">
      <w:pPr>
        <w:pStyle w:val="a"/>
        <w:rPr>
          <w:rtl/>
        </w:rPr>
      </w:pPr>
    </w:p>
    <w:p w14:paraId="385114CF" w14:textId="77777777" w:rsidR="00000000" w:rsidRDefault="007C71EE">
      <w:pPr>
        <w:pStyle w:val="a"/>
        <w:rPr>
          <w:rFonts w:hint="cs"/>
          <w:rtl/>
        </w:rPr>
      </w:pPr>
      <w:r>
        <w:rPr>
          <w:rFonts w:hint="cs"/>
          <w:rtl/>
        </w:rPr>
        <w:t>אדוני יושב-ראש סיעת שינוי, אני יכול לראות את ההודעה שלך - - -?</w:t>
      </w:r>
    </w:p>
    <w:p w14:paraId="19982943" w14:textId="77777777" w:rsidR="00000000" w:rsidRDefault="007C71EE">
      <w:pPr>
        <w:pStyle w:val="ac"/>
        <w:rPr>
          <w:rFonts w:hint="cs"/>
          <w:rtl/>
        </w:rPr>
      </w:pPr>
      <w:r>
        <w:rPr>
          <w:rtl/>
        </w:rPr>
        <w:br/>
      </w:r>
    </w:p>
    <w:p w14:paraId="7D739D91" w14:textId="77777777" w:rsidR="00000000" w:rsidRDefault="007C71EE">
      <w:pPr>
        <w:pStyle w:val="ac"/>
        <w:rPr>
          <w:rFonts w:hint="cs"/>
          <w:rtl/>
        </w:rPr>
      </w:pPr>
    </w:p>
    <w:p w14:paraId="5770C6A6" w14:textId="77777777" w:rsidR="00000000" w:rsidRDefault="007C71EE">
      <w:pPr>
        <w:pStyle w:val="ac"/>
        <w:rPr>
          <w:rtl/>
        </w:rPr>
      </w:pPr>
      <w:r>
        <w:rPr>
          <w:rtl/>
        </w:rPr>
        <w:t>שר המשפטים יוסף לפיד:</w:t>
      </w:r>
    </w:p>
    <w:p w14:paraId="1C81BBA1" w14:textId="77777777" w:rsidR="00000000" w:rsidRDefault="007C71EE">
      <w:pPr>
        <w:pStyle w:val="a"/>
        <w:rPr>
          <w:rtl/>
        </w:rPr>
      </w:pPr>
    </w:p>
    <w:p w14:paraId="3807C37D" w14:textId="77777777" w:rsidR="00000000" w:rsidRDefault="007C71EE">
      <w:pPr>
        <w:pStyle w:val="a"/>
        <w:rPr>
          <w:rFonts w:hint="cs"/>
          <w:rtl/>
        </w:rPr>
      </w:pPr>
      <w:r>
        <w:rPr>
          <w:rFonts w:hint="cs"/>
          <w:rtl/>
        </w:rPr>
        <w:t xml:space="preserve"> כל ההסתייגויות של שינוי - - -</w:t>
      </w:r>
    </w:p>
    <w:p w14:paraId="1CE36E80" w14:textId="77777777" w:rsidR="00000000" w:rsidRDefault="007C71EE">
      <w:pPr>
        <w:pStyle w:val="a"/>
        <w:rPr>
          <w:rFonts w:hint="cs"/>
          <w:rtl/>
        </w:rPr>
      </w:pPr>
    </w:p>
    <w:p w14:paraId="5C12E10A" w14:textId="77777777" w:rsidR="00000000" w:rsidRDefault="007C71EE">
      <w:pPr>
        <w:pStyle w:val="ad"/>
        <w:rPr>
          <w:rtl/>
        </w:rPr>
      </w:pPr>
      <w:r>
        <w:rPr>
          <w:rtl/>
        </w:rPr>
        <w:t>היו"ר יולי-יואל אדלשטיין:</w:t>
      </w:r>
    </w:p>
    <w:p w14:paraId="5B5033D8" w14:textId="77777777" w:rsidR="00000000" w:rsidRDefault="007C71EE">
      <w:pPr>
        <w:pStyle w:val="a"/>
        <w:rPr>
          <w:rtl/>
        </w:rPr>
      </w:pPr>
    </w:p>
    <w:p w14:paraId="2EE1BEEF" w14:textId="77777777" w:rsidR="00000000" w:rsidRDefault="007C71EE">
      <w:pPr>
        <w:pStyle w:val="a"/>
        <w:rPr>
          <w:rFonts w:hint="cs"/>
          <w:rtl/>
        </w:rPr>
      </w:pPr>
      <w:r>
        <w:rPr>
          <w:rFonts w:hint="cs"/>
          <w:rtl/>
        </w:rPr>
        <w:t>תודה</w:t>
      </w:r>
      <w:r>
        <w:rPr>
          <w:rFonts w:hint="cs"/>
          <w:rtl/>
        </w:rPr>
        <w:t>. אני מקבל את ההודעה של יושב-ראש סיעת שינוי על כך שאין להם הסתייגויות.</w:t>
      </w:r>
    </w:p>
    <w:p w14:paraId="2566AC05" w14:textId="77777777" w:rsidR="00000000" w:rsidRDefault="007C71EE">
      <w:pPr>
        <w:pStyle w:val="a"/>
        <w:rPr>
          <w:rFonts w:hint="cs"/>
          <w:rtl/>
        </w:rPr>
      </w:pPr>
    </w:p>
    <w:p w14:paraId="6EE20372" w14:textId="77777777" w:rsidR="00000000" w:rsidRDefault="007C71EE">
      <w:pPr>
        <w:pStyle w:val="a"/>
        <w:rPr>
          <w:rFonts w:hint="cs"/>
          <w:rtl/>
        </w:rPr>
      </w:pPr>
      <w:r>
        <w:rPr>
          <w:rFonts w:hint="cs"/>
          <w:rtl/>
        </w:rPr>
        <w:t>חברי הכנסת, סעיף 59, כנוסח הוועדה, כולל לוח התיקונים, בהרמת יד. מי בעד? תודה. מי נגד? תודה. נמנעים - לא נמצאו כאלה.</w:t>
      </w:r>
    </w:p>
    <w:p w14:paraId="6FAB1F20" w14:textId="77777777" w:rsidR="00000000" w:rsidRDefault="007C71EE">
      <w:pPr>
        <w:pStyle w:val="a"/>
        <w:rPr>
          <w:rFonts w:hint="cs"/>
          <w:rtl/>
        </w:rPr>
      </w:pPr>
    </w:p>
    <w:p w14:paraId="12D6126D" w14:textId="77777777" w:rsidR="00000000" w:rsidRDefault="007C71EE">
      <w:pPr>
        <w:pStyle w:val="a"/>
        <w:jc w:val="center"/>
        <w:rPr>
          <w:rFonts w:hint="cs"/>
          <w:b/>
          <w:bCs/>
          <w:rtl/>
        </w:rPr>
      </w:pPr>
      <w:r>
        <w:rPr>
          <w:rFonts w:hint="cs"/>
          <w:b/>
          <w:bCs/>
          <w:rtl/>
        </w:rPr>
        <w:t>הצבעה</w:t>
      </w:r>
    </w:p>
    <w:p w14:paraId="398DA68E" w14:textId="77777777" w:rsidR="00000000" w:rsidRDefault="007C71EE">
      <w:pPr>
        <w:pStyle w:val="a"/>
        <w:jc w:val="center"/>
        <w:rPr>
          <w:rFonts w:hint="cs"/>
          <w:b/>
          <w:bCs/>
          <w:rtl/>
        </w:rPr>
      </w:pPr>
    </w:p>
    <w:p w14:paraId="0A3B6FF4" w14:textId="77777777" w:rsidR="00000000" w:rsidRDefault="007C71EE">
      <w:pPr>
        <w:pStyle w:val="a"/>
        <w:jc w:val="center"/>
        <w:rPr>
          <w:rFonts w:hint="cs"/>
          <w:rtl/>
        </w:rPr>
      </w:pPr>
      <w:r>
        <w:rPr>
          <w:rFonts w:hint="cs"/>
          <w:rtl/>
        </w:rPr>
        <w:t>סעיף 59, עם לוח התיקונים, נתקבל.</w:t>
      </w:r>
    </w:p>
    <w:p w14:paraId="2542995E" w14:textId="77777777" w:rsidR="00000000" w:rsidRDefault="007C71EE">
      <w:pPr>
        <w:pStyle w:val="ad"/>
        <w:rPr>
          <w:rFonts w:hint="cs"/>
          <w:rtl/>
        </w:rPr>
      </w:pPr>
      <w:r>
        <w:rPr>
          <w:rtl/>
        </w:rPr>
        <w:br/>
        <w:t>היו"ר יולי-יואל אדלשטיין:</w:t>
      </w:r>
    </w:p>
    <w:p w14:paraId="070267B2" w14:textId="77777777" w:rsidR="00000000" w:rsidRDefault="007C71EE">
      <w:pPr>
        <w:pStyle w:val="a"/>
        <w:rPr>
          <w:rFonts w:hint="cs"/>
          <w:rtl/>
        </w:rPr>
      </w:pPr>
    </w:p>
    <w:p w14:paraId="0250C227" w14:textId="77777777" w:rsidR="00000000" w:rsidRDefault="007C71EE">
      <w:pPr>
        <w:pStyle w:val="a"/>
        <w:rPr>
          <w:rFonts w:hint="cs"/>
          <w:rtl/>
        </w:rPr>
      </w:pPr>
      <w:r>
        <w:rPr>
          <w:rFonts w:hint="cs"/>
          <w:rtl/>
        </w:rPr>
        <w:t>אושר כנוסח הוועדה.</w:t>
      </w:r>
    </w:p>
    <w:p w14:paraId="6F350544" w14:textId="77777777" w:rsidR="00000000" w:rsidRDefault="007C71EE">
      <w:pPr>
        <w:pStyle w:val="a"/>
        <w:rPr>
          <w:rFonts w:hint="cs"/>
          <w:rtl/>
        </w:rPr>
      </w:pPr>
    </w:p>
    <w:p w14:paraId="6017FD43" w14:textId="77777777" w:rsidR="00000000" w:rsidRDefault="007C71EE">
      <w:pPr>
        <w:pStyle w:val="a"/>
        <w:rPr>
          <w:rFonts w:hint="cs"/>
          <w:rtl/>
        </w:rPr>
      </w:pPr>
      <w:r>
        <w:rPr>
          <w:rFonts w:hint="cs"/>
          <w:rtl/>
        </w:rPr>
        <w:t>60 - אין הסתייגויות. 60(ב) ו=(ג) אין הסתייגויות. לכן, על סעיף 60 אנחנו נצביע, כנוסח הוועדה.</w:t>
      </w:r>
    </w:p>
    <w:p w14:paraId="135BD1FA" w14:textId="77777777" w:rsidR="00000000" w:rsidRDefault="007C71EE">
      <w:pPr>
        <w:pStyle w:val="ac"/>
        <w:rPr>
          <w:rtl/>
        </w:rPr>
      </w:pPr>
      <w:r>
        <w:rPr>
          <w:rtl/>
        </w:rPr>
        <w:br/>
        <w:t>סגן שר במשרד ראש הממשלה יצחק לוי:</w:t>
      </w:r>
    </w:p>
    <w:p w14:paraId="4493271B" w14:textId="77777777" w:rsidR="00000000" w:rsidRDefault="007C71EE">
      <w:pPr>
        <w:pStyle w:val="a"/>
        <w:rPr>
          <w:rtl/>
        </w:rPr>
      </w:pPr>
    </w:p>
    <w:p w14:paraId="5C5014FE" w14:textId="77777777" w:rsidR="00000000" w:rsidRDefault="007C71EE">
      <w:pPr>
        <w:pStyle w:val="a"/>
        <w:rPr>
          <w:rFonts w:hint="cs"/>
          <w:rtl/>
        </w:rPr>
      </w:pPr>
      <w:r>
        <w:rPr>
          <w:rFonts w:hint="cs"/>
          <w:rtl/>
        </w:rPr>
        <w:t>אדוני היושב-ראש, ניתן להצביע על יותר מסעיף אחד ביחד.</w:t>
      </w:r>
    </w:p>
    <w:p w14:paraId="07423A7B" w14:textId="77777777" w:rsidR="00000000" w:rsidRDefault="007C71EE">
      <w:pPr>
        <w:pStyle w:val="ad"/>
        <w:rPr>
          <w:rtl/>
        </w:rPr>
      </w:pPr>
      <w:r>
        <w:rPr>
          <w:rtl/>
        </w:rPr>
        <w:br/>
        <w:t>היו"ר יולי-יואל אדלשטיין:</w:t>
      </w:r>
    </w:p>
    <w:p w14:paraId="12CA2ADF" w14:textId="77777777" w:rsidR="00000000" w:rsidRDefault="007C71EE">
      <w:pPr>
        <w:pStyle w:val="a"/>
        <w:rPr>
          <w:rtl/>
        </w:rPr>
      </w:pPr>
    </w:p>
    <w:p w14:paraId="70DB6A9A" w14:textId="77777777" w:rsidR="00000000" w:rsidRDefault="007C71EE">
      <w:pPr>
        <w:pStyle w:val="a"/>
        <w:rPr>
          <w:rFonts w:hint="cs"/>
          <w:rtl/>
        </w:rPr>
      </w:pPr>
      <w:r>
        <w:rPr>
          <w:rFonts w:hint="cs"/>
          <w:rtl/>
        </w:rPr>
        <w:t>חברי הכנסת, אדוני סגן השר,</w:t>
      </w:r>
      <w:r>
        <w:rPr>
          <w:rFonts w:hint="cs"/>
          <w:rtl/>
        </w:rPr>
        <w:t xml:space="preserve"> אני נעזר במזכיר ובסגן מזכיר - שהם אנשים מאוד מנוסים - ואנחנו פה ביחד מנסים לעשות את העבודה בצורה שגם מתקבלת על הדעת מבחינת הקצב, אבל גם תישאר בפרוטוקול בצורה נאותה. </w:t>
      </w:r>
    </w:p>
    <w:p w14:paraId="2C957BA0" w14:textId="77777777" w:rsidR="00000000" w:rsidRDefault="007C71EE">
      <w:pPr>
        <w:pStyle w:val="a"/>
        <w:rPr>
          <w:rFonts w:hint="cs"/>
          <w:rtl/>
        </w:rPr>
      </w:pPr>
    </w:p>
    <w:p w14:paraId="7DB46F54" w14:textId="77777777" w:rsidR="00000000" w:rsidRDefault="007C71EE">
      <w:pPr>
        <w:pStyle w:val="a"/>
        <w:rPr>
          <w:rFonts w:hint="cs"/>
          <w:rtl/>
        </w:rPr>
      </w:pPr>
      <w:r>
        <w:rPr>
          <w:rFonts w:hint="cs"/>
          <w:rtl/>
        </w:rPr>
        <w:t>סעיף 60, כנוסח הוועדה, אין הסתייגויות, בהרמת יד. מי בעד? תודה. נגד, נמנעים. תודה.</w:t>
      </w:r>
    </w:p>
    <w:p w14:paraId="0E1FF14A" w14:textId="77777777" w:rsidR="00000000" w:rsidRDefault="007C71EE">
      <w:pPr>
        <w:pStyle w:val="a"/>
        <w:rPr>
          <w:rFonts w:hint="cs"/>
          <w:rtl/>
        </w:rPr>
      </w:pPr>
    </w:p>
    <w:p w14:paraId="7A785C73" w14:textId="77777777" w:rsidR="00000000" w:rsidRDefault="007C71EE">
      <w:pPr>
        <w:pStyle w:val="a"/>
        <w:jc w:val="center"/>
        <w:rPr>
          <w:rFonts w:hint="cs"/>
          <w:b/>
          <w:bCs/>
          <w:rtl/>
        </w:rPr>
      </w:pPr>
      <w:r>
        <w:rPr>
          <w:rFonts w:hint="cs"/>
          <w:b/>
          <w:bCs/>
          <w:rtl/>
        </w:rPr>
        <w:t>הצבעה</w:t>
      </w:r>
    </w:p>
    <w:p w14:paraId="767FAD4C" w14:textId="77777777" w:rsidR="00000000" w:rsidRDefault="007C71EE">
      <w:pPr>
        <w:pStyle w:val="a"/>
        <w:rPr>
          <w:rFonts w:hint="cs"/>
          <w:rtl/>
        </w:rPr>
      </w:pPr>
    </w:p>
    <w:p w14:paraId="1B2830D3" w14:textId="77777777" w:rsidR="00000000" w:rsidRDefault="007C71EE">
      <w:pPr>
        <w:pStyle w:val="a"/>
        <w:jc w:val="center"/>
        <w:rPr>
          <w:rFonts w:hint="cs"/>
          <w:rtl/>
        </w:rPr>
      </w:pPr>
      <w:r>
        <w:rPr>
          <w:rFonts w:hint="cs"/>
          <w:rtl/>
        </w:rPr>
        <w:t>סעיף 60 נתקבל.</w:t>
      </w:r>
    </w:p>
    <w:p w14:paraId="6FE5DE00" w14:textId="77777777" w:rsidR="00000000" w:rsidRDefault="007C71EE">
      <w:pPr>
        <w:pStyle w:val="a"/>
        <w:jc w:val="center"/>
        <w:rPr>
          <w:rFonts w:hint="cs"/>
          <w:rtl/>
        </w:rPr>
      </w:pPr>
    </w:p>
    <w:p w14:paraId="60828D8D" w14:textId="77777777" w:rsidR="00000000" w:rsidRDefault="007C71EE">
      <w:pPr>
        <w:pStyle w:val="ad"/>
        <w:rPr>
          <w:rFonts w:hint="cs"/>
          <w:rtl/>
        </w:rPr>
      </w:pPr>
    </w:p>
    <w:p w14:paraId="0B7D3544" w14:textId="77777777" w:rsidR="00000000" w:rsidRDefault="007C71EE">
      <w:pPr>
        <w:pStyle w:val="ad"/>
        <w:rPr>
          <w:rtl/>
        </w:rPr>
      </w:pPr>
      <w:r>
        <w:rPr>
          <w:rtl/>
        </w:rPr>
        <w:t>היו"ר יולי-יואל אדלשטיין:</w:t>
      </w:r>
    </w:p>
    <w:p w14:paraId="5D71196A" w14:textId="77777777" w:rsidR="00000000" w:rsidRDefault="007C71EE">
      <w:pPr>
        <w:pStyle w:val="a"/>
        <w:rPr>
          <w:rtl/>
        </w:rPr>
      </w:pPr>
    </w:p>
    <w:p w14:paraId="56E8DBB0" w14:textId="77777777" w:rsidR="00000000" w:rsidRDefault="007C71EE">
      <w:pPr>
        <w:pStyle w:val="a"/>
        <w:rPr>
          <w:rFonts w:hint="cs"/>
          <w:rtl/>
        </w:rPr>
      </w:pPr>
      <w:r>
        <w:rPr>
          <w:rFonts w:hint="cs"/>
          <w:rtl/>
        </w:rPr>
        <w:t>סעיף 60 אושר.</w:t>
      </w:r>
    </w:p>
    <w:p w14:paraId="3E40C328" w14:textId="77777777" w:rsidR="00000000" w:rsidRDefault="007C71EE">
      <w:pPr>
        <w:pStyle w:val="a"/>
        <w:rPr>
          <w:rFonts w:hint="cs"/>
          <w:rtl/>
        </w:rPr>
      </w:pPr>
    </w:p>
    <w:p w14:paraId="558BB5AA" w14:textId="77777777" w:rsidR="00000000" w:rsidRDefault="007C71EE">
      <w:pPr>
        <w:pStyle w:val="a"/>
        <w:rPr>
          <w:rFonts w:hint="cs"/>
          <w:rtl/>
        </w:rPr>
      </w:pPr>
      <w:r>
        <w:rPr>
          <w:rFonts w:hint="cs"/>
          <w:rtl/>
        </w:rPr>
        <w:t>סעיף 61 - אין הסתייגויות, כנוסח הוועדה, מי בעד? תודה. נגד, נמנעים - תודה.</w:t>
      </w:r>
    </w:p>
    <w:p w14:paraId="6BC51651" w14:textId="77777777" w:rsidR="00000000" w:rsidRDefault="007C71EE">
      <w:pPr>
        <w:pStyle w:val="a"/>
        <w:rPr>
          <w:rFonts w:hint="cs"/>
          <w:rtl/>
        </w:rPr>
      </w:pPr>
    </w:p>
    <w:p w14:paraId="02F62049" w14:textId="77777777" w:rsidR="00000000" w:rsidRDefault="007C71EE">
      <w:pPr>
        <w:pStyle w:val="a"/>
        <w:jc w:val="center"/>
        <w:rPr>
          <w:rFonts w:hint="cs"/>
          <w:b/>
          <w:bCs/>
          <w:rtl/>
        </w:rPr>
      </w:pPr>
      <w:r>
        <w:rPr>
          <w:rFonts w:hint="cs"/>
          <w:b/>
          <w:bCs/>
          <w:rtl/>
        </w:rPr>
        <w:t>הצבעה</w:t>
      </w:r>
    </w:p>
    <w:p w14:paraId="37413190" w14:textId="77777777" w:rsidR="00000000" w:rsidRDefault="007C71EE">
      <w:pPr>
        <w:pStyle w:val="a"/>
        <w:rPr>
          <w:rFonts w:hint="cs"/>
          <w:rtl/>
        </w:rPr>
      </w:pPr>
    </w:p>
    <w:p w14:paraId="5B173F20" w14:textId="77777777" w:rsidR="00000000" w:rsidRDefault="007C71EE">
      <w:pPr>
        <w:pStyle w:val="a"/>
        <w:jc w:val="center"/>
        <w:rPr>
          <w:rFonts w:hint="cs"/>
          <w:rtl/>
        </w:rPr>
      </w:pPr>
      <w:r>
        <w:rPr>
          <w:rFonts w:hint="cs"/>
          <w:rtl/>
        </w:rPr>
        <w:t>סעיף 61 נתקבל.</w:t>
      </w:r>
    </w:p>
    <w:p w14:paraId="25DD88FE" w14:textId="77777777" w:rsidR="00000000" w:rsidRDefault="007C71EE">
      <w:pPr>
        <w:pStyle w:val="a"/>
        <w:jc w:val="center"/>
        <w:rPr>
          <w:rFonts w:hint="cs"/>
          <w:rtl/>
        </w:rPr>
      </w:pPr>
    </w:p>
    <w:p w14:paraId="3EDD2DFF" w14:textId="77777777" w:rsidR="00000000" w:rsidRDefault="007C71EE">
      <w:pPr>
        <w:pStyle w:val="ad"/>
        <w:rPr>
          <w:rtl/>
        </w:rPr>
      </w:pPr>
      <w:r>
        <w:rPr>
          <w:rtl/>
        </w:rPr>
        <w:t>היו"ר יולי-יואל אדלשטיין:</w:t>
      </w:r>
    </w:p>
    <w:p w14:paraId="463A728B" w14:textId="77777777" w:rsidR="00000000" w:rsidRDefault="007C71EE">
      <w:pPr>
        <w:pStyle w:val="a"/>
        <w:rPr>
          <w:rtl/>
        </w:rPr>
      </w:pPr>
    </w:p>
    <w:p w14:paraId="4B490F58" w14:textId="77777777" w:rsidR="00000000" w:rsidRDefault="007C71EE">
      <w:pPr>
        <w:pStyle w:val="a"/>
        <w:rPr>
          <w:rFonts w:hint="cs"/>
          <w:rtl/>
        </w:rPr>
      </w:pPr>
      <w:r>
        <w:rPr>
          <w:rFonts w:hint="cs"/>
          <w:rtl/>
        </w:rPr>
        <w:t>סעיף 61, כנוסח הוועדה, אושר.</w:t>
      </w:r>
    </w:p>
    <w:p w14:paraId="4CDE7C6F" w14:textId="77777777" w:rsidR="00000000" w:rsidRDefault="007C71EE">
      <w:pPr>
        <w:pStyle w:val="a"/>
        <w:rPr>
          <w:rFonts w:hint="cs"/>
          <w:rtl/>
        </w:rPr>
      </w:pPr>
    </w:p>
    <w:p w14:paraId="0E588385" w14:textId="77777777" w:rsidR="00000000" w:rsidRDefault="007C71EE">
      <w:pPr>
        <w:pStyle w:val="a"/>
        <w:rPr>
          <w:rFonts w:hint="cs"/>
          <w:rtl/>
        </w:rPr>
      </w:pPr>
      <w:r>
        <w:rPr>
          <w:rFonts w:hint="cs"/>
          <w:rtl/>
        </w:rPr>
        <w:t>62(א) - המסתייגים לא נמצאים.  גם ב=62(ב)</w:t>
      </w:r>
      <w:r>
        <w:rPr>
          <w:rFonts w:hint="cs"/>
          <w:rtl/>
        </w:rPr>
        <w:t xml:space="preserve"> המסתייגים לא נמצאים, גם ב=62(ג).</w:t>
      </w:r>
    </w:p>
    <w:p w14:paraId="74BA4CF2" w14:textId="77777777" w:rsidR="00000000" w:rsidRDefault="007C71EE">
      <w:pPr>
        <w:pStyle w:val="a"/>
        <w:rPr>
          <w:rFonts w:hint="cs"/>
          <w:rtl/>
        </w:rPr>
      </w:pPr>
    </w:p>
    <w:p w14:paraId="2A26D2A2" w14:textId="77777777" w:rsidR="00000000" w:rsidRDefault="007C71EE">
      <w:pPr>
        <w:pStyle w:val="a"/>
        <w:rPr>
          <w:rFonts w:hint="cs"/>
          <w:rtl/>
        </w:rPr>
      </w:pPr>
      <w:r>
        <w:rPr>
          <w:rFonts w:hint="cs"/>
          <w:rtl/>
        </w:rPr>
        <w:t>62 - המסתייגים לא באולם, לכן נצביע כנוסח הוועדה. מי בעד? תודה. נגד? נמנעים?</w:t>
      </w:r>
    </w:p>
    <w:p w14:paraId="2E6B47ED" w14:textId="77777777" w:rsidR="00000000" w:rsidRDefault="007C71EE">
      <w:pPr>
        <w:pStyle w:val="a"/>
        <w:rPr>
          <w:rFonts w:hint="cs"/>
          <w:rtl/>
        </w:rPr>
      </w:pPr>
    </w:p>
    <w:p w14:paraId="64B315FA" w14:textId="77777777" w:rsidR="00000000" w:rsidRDefault="007C71EE">
      <w:pPr>
        <w:pStyle w:val="a"/>
        <w:jc w:val="center"/>
        <w:rPr>
          <w:rFonts w:hint="cs"/>
          <w:b/>
          <w:bCs/>
          <w:rtl/>
        </w:rPr>
      </w:pPr>
      <w:r>
        <w:rPr>
          <w:rFonts w:hint="cs"/>
          <w:b/>
          <w:bCs/>
          <w:rtl/>
        </w:rPr>
        <w:t xml:space="preserve">הצבעה </w:t>
      </w:r>
    </w:p>
    <w:p w14:paraId="455F1194" w14:textId="77777777" w:rsidR="00000000" w:rsidRDefault="007C71EE">
      <w:pPr>
        <w:pStyle w:val="a"/>
        <w:rPr>
          <w:rFonts w:hint="cs"/>
          <w:rtl/>
        </w:rPr>
      </w:pPr>
    </w:p>
    <w:p w14:paraId="6B323AF9" w14:textId="77777777" w:rsidR="00000000" w:rsidRDefault="007C71EE">
      <w:pPr>
        <w:pStyle w:val="a"/>
        <w:jc w:val="center"/>
        <w:rPr>
          <w:rFonts w:hint="cs"/>
          <w:rtl/>
        </w:rPr>
      </w:pPr>
      <w:r>
        <w:rPr>
          <w:rFonts w:hint="cs"/>
          <w:rtl/>
        </w:rPr>
        <w:t>סעיף 62 נתקבל.</w:t>
      </w:r>
    </w:p>
    <w:p w14:paraId="010D44FE" w14:textId="77777777" w:rsidR="00000000" w:rsidRDefault="007C71EE">
      <w:pPr>
        <w:pStyle w:val="a"/>
        <w:jc w:val="center"/>
        <w:rPr>
          <w:rFonts w:hint="cs"/>
          <w:rtl/>
        </w:rPr>
      </w:pPr>
    </w:p>
    <w:p w14:paraId="751C725A" w14:textId="77777777" w:rsidR="00000000" w:rsidRDefault="007C71EE">
      <w:pPr>
        <w:pStyle w:val="ad"/>
        <w:rPr>
          <w:rtl/>
        </w:rPr>
      </w:pPr>
      <w:r>
        <w:rPr>
          <w:rtl/>
        </w:rPr>
        <w:t>היו"ר יולי-יואל אדלשטיין:</w:t>
      </w:r>
    </w:p>
    <w:p w14:paraId="5F5BDBBC" w14:textId="77777777" w:rsidR="00000000" w:rsidRDefault="007C71EE">
      <w:pPr>
        <w:pStyle w:val="a"/>
        <w:rPr>
          <w:rtl/>
        </w:rPr>
      </w:pPr>
    </w:p>
    <w:p w14:paraId="62099609" w14:textId="77777777" w:rsidR="00000000" w:rsidRDefault="007C71EE">
      <w:pPr>
        <w:pStyle w:val="a"/>
        <w:rPr>
          <w:rFonts w:hint="cs"/>
          <w:rtl/>
        </w:rPr>
      </w:pPr>
      <w:r>
        <w:rPr>
          <w:rFonts w:hint="cs"/>
          <w:rtl/>
        </w:rPr>
        <w:t>סעיף 62 אושר, כנוסח הוועדה.</w:t>
      </w:r>
    </w:p>
    <w:p w14:paraId="24CDAFD6" w14:textId="77777777" w:rsidR="00000000" w:rsidRDefault="007C71EE">
      <w:pPr>
        <w:pStyle w:val="a"/>
        <w:rPr>
          <w:rFonts w:hint="cs"/>
          <w:rtl/>
        </w:rPr>
      </w:pPr>
    </w:p>
    <w:p w14:paraId="01DF730C" w14:textId="77777777" w:rsidR="00000000" w:rsidRDefault="007C71EE">
      <w:pPr>
        <w:pStyle w:val="a"/>
        <w:rPr>
          <w:rFonts w:hint="cs"/>
          <w:rtl/>
        </w:rPr>
      </w:pPr>
      <w:r>
        <w:rPr>
          <w:rFonts w:hint="cs"/>
          <w:rtl/>
        </w:rPr>
        <w:t>סעיף 63.</w:t>
      </w:r>
    </w:p>
    <w:p w14:paraId="744D3FB7" w14:textId="77777777" w:rsidR="00000000" w:rsidRDefault="007C71EE">
      <w:pPr>
        <w:pStyle w:val="ac"/>
        <w:rPr>
          <w:rtl/>
        </w:rPr>
      </w:pPr>
      <w:r>
        <w:rPr>
          <w:rtl/>
        </w:rPr>
        <w:br/>
        <w:t>יורי שטרן (האיחוד הלאומי - ישראל ביתנו):</w:t>
      </w:r>
    </w:p>
    <w:p w14:paraId="52923DB4" w14:textId="77777777" w:rsidR="00000000" w:rsidRDefault="007C71EE">
      <w:pPr>
        <w:pStyle w:val="a"/>
        <w:rPr>
          <w:rtl/>
        </w:rPr>
      </w:pPr>
    </w:p>
    <w:p w14:paraId="4F55F449" w14:textId="77777777" w:rsidR="00000000" w:rsidRDefault="007C71EE">
      <w:pPr>
        <w:pStyle w:val="a"/>
        <w:rPr>
          <w:rFonts w:hint="cs"/>
          <w:rtl/>
        </w:rPr>
      </w:pPr>
      <w:r>
        <w:rPr>
          <w:rFonts w:hint="cs"/>
          <w:rtl/>
        </w:rPr>
        <w:t xml:space="preserve">בסעיף 63 יש </w:t>
      </w:r>
      <w:r>
        <w:rPr>
          <w:rFonts w:hint="cs"/>
          <w:rtl/>
        </w:rPr>
        <w:t>הסתייגות שלנו.</w:t>
      </w:r>
    </w:p>
    <w:p w14:paraId="2F8982D1" w14:textId="77777777" w:rsidR="00000000" w:rsidRDefault="007C71EE">
      <w:pPr>
        <w:pStyle w:val="ad"/>
        <w:rPr>
          <w:rtl/>
        </w:rPr>
      </w:pPr>
      <w:r>
        <w:rPr>
          <w:rtl/>
        </w:rPr>
        <w:br/>
        <w:t>היו"ר יולי-יואל אדלשטיין:</w:t>
      </w:r>
    </w:p>
    <w:p w14:paraId="496C4DCA" w14:textId="77777777" w:rsidR="00000000" w:rsidRDefault="007C71EE">
      <w:pPr>
        <w:pStyle w:val="a"/>
        <w:rPr>
          <w:rtl/>
        </w:rPr>
      </w:pPr>
    </w:p>
    <w:p w14:paraId="5AF10B42" w14:textId="77777777" w:rsidR="00000000" w:rsidRDefault="007C71EE">
      <w:pPr>
        <w:pStyle w:val="a"/>
        <w:rPr>
          <w:rFonts w:hint="cs"/>
          <w:rtl/>
        </w:rPr>
      </w:pPr>
      <w:r>
        <w:rPr>
          <w:rFonts w:hint="cs"/>
          <w:rtl/>
        </w:rPr>
        <w:t>חבר הכנסת שטרן, לאיזה עמוד אתה מכוון אותנו?</w:t>
      </w:r>
    </w:p>
    <w:p w14:paraId="6C49CAC0" w14:textId="77777777" w:rsidR="00000000" w:rsidRDefault="007C71EE">
      <w:pPr>
        <w:pStyle w:val="ac"/>
        <w:rPr>
          <w:rtl/>
        </w:rPr>
      </w:pPr>
      <w:r>
        <w:rPr>
          <w:rtl/>
        </w:rPr>
        <w:br/>
        <w:t>יורי שטרן (האיחוד הלאומי - ישראל ביתנו):</w:t>
      </w:r>
    </w:p>
    <w:p w14:paraId="65F4178B" w14:textId="77777777" w:rsidR="00000000" w:rsidRDefault="007C71EE">
      <w:pPr>
        <w:pStyle w:val="a"/>
        <w:rPr>
          <w:rtl/>
        </w:rPr>
      </w:pPr>
    </w:p>
    <w:p w14:paraId="603809A2" w14:textId="77777777" w:rsidR="00000000" w:rsidRDefault="007C71EE">
      <w:pPr>
        <w:pStyle w:val="a"/>
        <w:rPr>
          <w:rFonts w:hint="cs"/>
          <w:rtl/>
        </w:rPr>
      </w:pPr>
      <w:r>
        <w:rPr>
          <w:rFonts w:hint="cs"/>
          <w:rtl/>
        </w:rPr>
        <w:t xml:space="preserve">עמוד 318. </w:t>
      </w:r>
    </w:p>
    <w:p w14:paraId="60D67965" w14:textId="77777777" w:rsidR="00000000" w:rsidRDefault="007C71EE">
      <w:pPr>
        <w:pStyle w:val="a"/>
        <w:rPr>
          <w:rFonts w:hint="cs"/>
          <w:rtl/>
        </w:rPr>
      </w:pPr>
    </w:p>
    <w:p w14:paraId="1EFC06F6" w14:textId="77777777" w:rsidR="00000000" w:rsidRDefault="007C71EE">
      <w:pPr>
        <w:pStyle w:val="ad"/>
        <w:rPr>
          <w:rtl/>
        </w:rPr>
      </w:pPr>
      <w:r>
        <w:rPr>
          <w:rtl/>
        </w:rPr>
        <w:t>היו"ר יולי-יואל אדלשטיין:</w:t>
      </w:r>
    </w:p>
    <w:p w14:paraId="45A3DB17" w14:textId="77777777" w:rsidR="00000000" w:rsidRDefault="007C71EE">
      <w:pPr>
        <w:pStyle w:val="a"/>
        <w:rPr>
          <w:rtl/>
        </w:rPr>
      </w:pPr>
    </w:p>
    <w:p w14:paraId="3A18E563" w14:textId="77777777" w:rsidR="00000000" w:rsidRDefault="007C71EE">
      <w:pPr>
        <w:pStyle w:val="a"/>
        <w:rPr>
          <w:rFonts w:hint="cs"/>
          <w:rtl/>
        </w:rPr>
      </w:pPr>
      <w:r>
        <w:rPr>
          <w:rFonts w:hint="cs"/>
          <w:rtl/>
        </w:rPr>
        <w:t xml:space="preserve">בעמוד 318 אנחנו מוצאים את ההסתייגות של חברי הכנסת יורי שטרן, מיכאל נודלמן, אליעזר כהן, </w:t>
      </w:r>
      <w:r>
        <w:rPr>
          <w:rFonts w:hint="cs"/>
          <w:rtl/>
        </w:rPr>
        <w:t>אריה אלדד ואורי אריאל: "האמור בו יסומן "(א)" ואחריו יבוא: '(ב) הוראות סעיף זה יחולו החל ביום 1 בינואר 2005'". זאת ההסתייגות, חבר הכנסת שטרן. אתם מבקשים להצביע על זה.</w:t>
      </w:r>
    </w:p>
    <w:p w14:paraId="6824CD3F" w14:textId="77777777" w:rsidR="00000000" w:rsidRDefault="007C71EE">
      <w:pPr>
        <w:pStyle w:val="ac"/>
        <w:rPr>
          <w:rtl/>
        </w:rPr>
      </w:pPr>
      <w:r>
        <w:rPr>
          <w:rtl/>
        </w:rPr>
        <w:br/>
        <w:t>יורי שטרן (האיחוד הלאומי - ישראל ביתנו):</w:t>
      </w:r>
    </w:p>
    <w:p w14:paraId="66E2D243" w14:textId="77777777" w:rsidR="00000000" w:rsidRDefault="007C71EE">
      <w:pPr>
        <w:pStyle w:val="a"/>
        <w:rPr>
          <w:rtl/>
        </w:rPr>
      </w:pPr>
    </w:p>
    <w:p w14:paraId="26A92F28" w14:textId="77777777" w:rsidR="00000000" w:rsidRDefault="007C71EE">
      <w:pPr>
        <w:pStyle w:val="a"/>
        <w:rPr>
          <w:rFonts w:hint="cs"/>
          <w:rtl/>
        </w:rPr>
      </w:pPr>
      <w:r>
        <w:rPr>
          <w:rFonts w:hint="cs"/>
          <w:rtl/>
        </w:rPr>
        <w:t xml:space="preserve">כן. </w:t>
      </w:r>
    </w:p>
    <w:p w14:paraId="4382CAB4" w14:textId="77777777" w:rsidR="00000000" w:rsidRDefault="007C71EE">
      <w:pPr>
        <w:pStyle w:val="ad"/>
        <w:rPr>
          <w:rtl/>
        </w:rPr>
      </w:pPr>
      <w:r>
        <w:rPr>
          <w:rtl/>
        </w:rPr>
        <w:br/>
        <w:t>היו"ר יולי-יואל אדלשטיין:</w:t>
      </w:r>
    </w:p>
    <w:p w14:paraId="0BA72593" w14:textId="77777777" w:rsidR="00000000" w:rsidRDefault="007C71EE">
      <w:pPr>
        <w:pStyle w:val="a"/>
        <w:rPr>
          <w:rtl/>
        </w:rPr>
      </w:pPr>
    </w:p>
    <w:p w14:paraId="26592523" w14:textId="77777777" w:rsidR="00000000" w:rsidRDefault="007C71EE">
      <w:pPr>
        <w:pStyle w:val="a"/>
        <w:rPr>
          <w:rFonts w:hint="cs"/>
          <w:rtl/>
        </w:rPr>
      </w:pPr>
      <w:r>
        <w:rPr>
          <w:rFonts w:hint="cs"/>
          <w:rtl/>
        </w:rPr>
        <w:t>חברי הכנסת, נצ</w:t>
      </w:r>
      <w:r>
        <w:rPr>
          <w:rFonts w:hint="cs"/>
          <w:rtl/>
        </w:rPr>
        <w:t>ביע אלקטרונית. ההצבעה החלה.</w:t>
      </w:r>
    </w:p>
    <w:p w14:paraId="44F2740D" w14:textId="77777777" w:rsidR="00000000" w:rsidRDefault="007C71EE">
      <w:pPr>
        <w:pStyle w:val="a"/>
        <w:jc w:val="center"/>
        <w:rPr>
          <w:rFonts w:hint="cs"/>
          <w:b/>
          <w:bCs/>
          <w:rtl/>
        </w:rPr>
      </w:pPr>
      <w:r>
        <w:rPr>
          <w:rtl/>
        </w:rPr>
        <w:br/>
      </w:r>
      <w:r>
        <w:rPr>
          <w:rFonts w:hint="cs"/>
          <w:b/>
          <w:bCs/>
          <w:rtl/>
        </w:rPr>
        <w:t>הצבעה מס' 84</w:t>
      </w:r>
    </w:p>
    <w:p w14:paraId="245AE360" w14:textId="77777777" w:rsidR="00000000" w:rsidRDefault="007C71EE">
      <w:pPr>
        <w:pStyle w:val="a"/>
        <w:jc w:val="center"/>
        <w:rPr>
          <w:rFonts w:hint="cs"/>
          <w:b/>
          <w:bCs/>
          <w:rtl/>
        </w:rPr>
      </w:pPr>
    </w:p>
    <w:p w14:paraId="4DD1ACBF" w14:textId="77777777" w:rsidR="00000000" w:rsidRDefault="007C71EE">
      <w:pPr>
        <w:pStyle w:val="a"/>
        <w:jc w:val="center"/>
        <w:rPr>
          <w:rFonts w:hint="cs"/>
          <w:rtl/>
        </w:rPr>
      </w:pPr>
      <w:r>
        <w:rPr>
          <w:rFonts w:hint="cs"/>
          <w:rtl/>
        </w:rPr>
        <w:t>בעד ההסתייגות - 35</w:t>
      </w:r>
    </w:p>
    <w:p w14:paraId="7FDCF12D" w14:textId="77777777" w:rsidR="00000000" w:rsidRDefault="007C71EE">
      <w:pPr>
        <w:pStyle w:val="a"/>
        <w:jc w:val="center"/>
        <w:rPr>
          <w:rFonts w:hint="cs"/>
          <w:rtl/>
        </w:rPr>
      </w:pPr>
      <w:r>
        <w:rPr>
          <w:rFonts w:hint="cs"/>
          <w:rtl/>
        </w:rPr>
        <w:t>נגד - אין</w:t>
      </w:r>
    </w:p>
    <w:p w14:paraId="5A1D4AB9" w14:textId="77777777" w:rsidR="00000000" w:rsidRDefault="007C71EE">
      <w:pPr>
        <w:pStyle w:val="a"/>
        <w:jc w:val="center"/>
        <w:rPr>
          <w:rFonts w:hint="cs"/>
          <w:rtl/>
        </w:rPr>
      </w:pPr>
      <w:r>
        <w:rPr>
          <w:rFonts w:hint="cs"/>
          <w:rtl/>
        </w:rPr>
        <w:t>נמנעים - 1</w:t>
      </w:r>
    </w:p>
    <w:p w14:paraId="30C89351" w14:textId="77777777" w:rsidR="00000000" w:rsidRDefault="007C71EE">
      <w:pPr>
        <w:pStyle w:val="a"/>
        <w:jc w:val="center"/>
        <w:rPr>
          <w:rFonts w:hint="cs"/>
          <w:rtl/>
        </w:rPr>
      </w:pPr>
      <w:r>
        <w:rPr>
          <w:rFonts w:hint="cs"/>
          <w:rtl/>
        </w:rPr>
        <w:t>ההסתייגות של חברי הכנסת יורי שטרן, מיכאל נודלמן, אליעזר כהן, אריה אלדד ואורי יהודה אריאל לסעיף 63 נתקבלה.</w:t>
      </w:r>
    </w:p>
    <w:p w14:paraId="19C86AC9" w14:textId="77777777" w:rsidR="00000000" w:rsidRDefault="007C71EE">
      <w:pPr>
        <w:pStyle w:val="a"/>
        <w:jc w:val="center"/>
        <w:rPr>
          <w:rFonts w:hint="cs"/>
          <w:rtl/>
        </w:rPr>
      </w:pPr>
    </w:p>
    <w:p w14:paraId="38B56B20" w14:textId="77777777" w:rsidR="00000000" w:rsidRDefault="007C71EE">
      <w:pPr>
        <w:pStyle w:val="ad"/>
        <w:rPr>
          <w:rtl/>
        </w:rPr>
      </w:pPr>
      <w:r>
        <w:rPr>
          <w:rtl/>
        </w:rPr>
        <w:t>היו"ר יולי-יואל אדלשטיין:</w:t>
      </w:r>
    </w:p>
    <w:p w14:paraId="22DB76C1" w14:textId="77777777" w:rsidR="00000000" w:rsidRDefault="007C71EE">
      <w:pPr>
        <w:pStyle w:val="a"/>
        <w:rPr>
          <w:rtl/>
        </w:rPr>
      </w:pPr>
    </w:p>
    <w:p w14:paraId="58679291" w14:textId="77777777" w:rsidR="00000000" w:rsidRDefault="007C71EE">
      <w:pPr>
        <w:pStyle w:val="a"/>
        <w:rPr>
          <w:rFonts w:hint="cs"/>
          <w:rtl/>
        </w:rPr>
      </w:pPr>
      <w:r>
        <w:rPr>
          <w:rFonts w:hint="cs"/>
          <w:rtl/>
        </w:rPr>
        <w:t>חברי הכנסת, בעד - 35, אין מתנגדים, נמנע</w:t>
      </w:r>
      <w:r>
        <w:rPr>
          <w:rFonts w:hint="cs"/>
          <w:rtl/>
        </w:rPr>
        <w:t xml:space="preserve"> אחד. אני קובע שההסתייגות התקבלה.</w:t>
      </w:r>
    </w:p>
    <w:p w14:paraId="186EB752" w14:textId="77777777" w:rsidR="00000000" w:rsidRDefault="007C71EE">
      <w:pPr>
        <w:pStyle w:val="a"/>
        <w:rPr>
          <w:rFonts w:hint="cs"/>
          <w:rtl/>
        </w:rPr>
      </w:pPr>
    </w:p>
    <w:p w14:paraId="6A7B74D1" w14:textId="77777777" w:rsidR="00000000" w:rsidRDefault="007C71EE">
      <w:pPr>
        <w:pStyle w:val="a"/>
        <w:rPr>
          <w:rFonts w:hint="cs"/>
          <w:rtl/>
        </w:rPr>
      </w:pPr>
      <w:r>
        <w:rPr>
          <w:rFonts w:hint="cs"/>
          <w:rtl/>
        </w:rPr>
        <w:t>לכן, אנחנו נצביע על סעיף 63, כולל ההסתייגות שזה עתה התקבלה. מי בעד - נא להרים יד. תודה. נגד, נמנעים - תודה.</w:t>
      </w:r>
    </w:p>
    <w:p w14:paraId="1D3D6054" w14:textId="77777777" w:rsidR="00000000" w:rsidRDefault="007C71EE">
      <w:pPr>
        <w:pStyle w:val="a"/>
        <w:rPr>
          <w:rFonts w:hint="cs"/>
          <w:rtl/>
        </w:rPr>
      </w:pPr>
    </w:p>
    <w:p w14:paraId="56A5274B" w14:textId="77777777" w:rsidR="00000000" w:rsidRDefault="007C71EE">
      <w:pPr>
        <w:pStyle w:val="a7"/>
        <w:bidi/>
        <w:rPr>
          <w:rtl/>
        </w:rPr>
      </w:pPr>
      <w:r>
        <w:rPr>
          <w:rFonts w:hint="cs"/>
          <w:rtl/>
        </w:rPr>
        <w:t>הצבעה</w:t>
      </w:r>
    </w:p>
    <w:p w14:paraId="18E14B9B" w14:textId="77777777" w:rsidR="00000000" w:rsidRDefault="007C71EE">
      <w:pPr>
        <w:jc w:val="center"/>
        <w:rPr>
          <w:rtl/>
        </w:rPr>
      </w:pPr>
    </w:p>
    <w:p w14:paraId="161E273E" w14:textId="77777777" w:rsidR="00000000" w:rsidRDefault="007C71EE">
      <w:pPr>
        <w:pStyle w:val="a"/>
        <w:bidi w:val="0"/>
        <w:jc w:val="center"/>
        <w:rPr>
          <w:rtl/>
        </w:rPr>
      </w:pPr>
      <w:r>
        <w:rPr>
          <w:rFonts w:hint="cs"/>
          <w:rtl/>
        </w:rPr>
        <w:t>סעיף 63, כהצעת הוועדה ועם ההסתייגות שנתקבלה, נתקבל.</w:t>
      </w:r>
    </w:p>
    <w:p w14:paraId="1DD43644" w14:textId="77777777" w:rsidR="00000000" w:rsidRDefault="007C71EE">
      <w:pPr>
        <w:jc w:val="center"/>
        <w:rPr>
          <w:b/>
          <w:bCs/>
          <w:rtl/>
        </w:rPr>
      </w:pPr>
    </w:p>
    <w:p w14:paraId="71327FC7" w14:textId="77777777" w:rsidR="00000000" w:rsidRDefault="007C71EE">
      <w:pPr>
        <w:pStyle w:val="ad"/>
        <w:rPr>
          <w:rtl/>
        </w:rPr>
      </w:pPr>
      <w:r>
        <w:rPr>
          <w:rtl/>
        </w:rPr>
        <w:t>היו"ר יולי-יואל אדלשטיין:</w:t>
      </w:r>
    </w:p>
    <w:p w14:paraId="395CF486" w14:textId="77777777" w:rsidR="00000000" w:rsidRDefault="007C71EE">
      <w:pPr>
        <w:pStyle w:val="a"/>
        <w:rPr>
          <w:rtl/>
        </w:rPr>
      </w:pPr>
    </w:p>
    <w:p w14:paraId="3E1D7CA4" w14:textId="77777777" w:rsidR="00000000" w:rsidRDefault="007C71EE">
      <w:pPr>
        <w:pStyle w:val="a"/>
        <w:rPr>
          <w:rFonts w:hint="cs"/>
          <w:rtl/>
        </w:rPr>
      </w:pPr>
      <w:r>
        <w:rPr>
          <w:rFonts w:hint="cs"/>
          <w:rtl/>
        </w:rPr>
        <w:t>סעיף 63 אושר, כהצעת הוועד</w:t>
      </w:r>
      <w:r>
        <w:rPr>
          <w:rFonts w:hint="cs"/>
          <w:rtl/>
        </w:rPr>
        <w:t>ה, כולל ההסתייגות שהתקבלה כרגע במליאה.</w:t>
      </w:r>
    </w:p>
    <w:p w14:paraId="0C436FC1" w14:textId="77777777" w:rsidR="00000000" w:rsidRDefault="007C71EE">
      <w:pPr>
        <w:pStyle w:val="a"/>
        <w:rPr>
          <w:rFonts w:hint="cs"/>
          <w:rtl/>
        </w:rPr>
      </w:pPr>
    </w:p>
    <w:p w14:paraId="1223003B" w14:textId="77777777" w:rsidR="00000000" w:rsidRDefault="007C71EE">
      <w:pPr>
        <w:pStyle w:val="a"/>
        <w:rPr>
          <w:rFonts w:hint="cs"/>
          <w:rtl/>
        </w:rPr>
      </w:pPr>
      <w:r>
        <w:rPr>
          <w:rFonts w:hint="cs"/>
          <w:rtl/>
        </w:rPr>
        <w:t xml:space="preserve">סעיף 64 - המסתייגים לא נמצאים באולם. אני מבקש להצביע כנוסח הוועדה. מי בעד? תודה. נגד, נמנעים </w:t>
      </w:r>
      <w:r>
        <w:rPr>
          <w:rtl/>
        </w:rPr>
        <w:t>–</w:t>
      </w:r>
      <w:r>
        <w:rPr>
          <w:rFonts w:hint="cs"/>
          <w:rtl/>
        </w:rPr>
        <w:t xml:space="preserve"> תודה. </w:t>
      </w:r>
    </w:p>
    <w:p w14:paraId="63CC84FD" w14:textId="77777777" w:rsidR="00000000" w:rsidRDefault="007C71EE">
      <w:pPr>
        <w:pStyle w:val="a"/>
        <w:rPr>
          <w:rFonts w:hint="cs"/>
          <w:rtl/>
        </w:rPr>
      </w:pPr>
    </w:p>
    <w:p w14:paraId="3816C889" w14:textId="77777777" w:rsidR="00000000" w:rsidRDefault="007C71EE">
      <w:pPr>
        <w:pStyle w:val="a"/>
        <w:jc w:val="center"/>
        <w:rPr>
          <w:rFonts w:hint="cs"/>
          <w:b/>
          <w:bCs/>
          <w:rtl/>
        </w:rPr>
      </w:pPr>
      <w:r>
        <w:rPr>
          <w:rFonts w:hint="cs"/>
          <w:b/>
          <w:bCs/>
          <w:rtl/>
        </w:rPr>
        <w:t>הצבעה</w:t>
      </w:r>
    </w:p>
    <w:p w14:paraId="5D17F574" w14:textId="77777777" w:rsidR="00000000" w:rsidRDefault="007C71EE">
      <w:pPr>
        <w:pStyle w:val="a"/>
        <w:jc w:val="center"/>
        <w:rPr>
          <w:rFonts w:hint="cs"/>
          <w:b/>
          <w:bCs/>
          <w:rtl/>
        </w:rPr>
      </w:pPr>
    </w:p>
    <w:p w14:paraId="7B303A21" w14:textId="77777777" w:rsidR="00000000" w:rsidRDefault="007C71EE">
      <w:pPr>
        <w:pStyle w:val="a"/>
        <w:jc w:val="center"/>
        <w:rPr>
          <w:rFonts w:hint="cs"/>
          <w:rtl/>
        </w:rPr>
      </w:pPr>
      <w:r>
        <w:rPr>
          <w:rFonts w:hint="cs"/>
          <w:rtl/>
        </w:rPr>
        <w:t>סעיף 64 נתקבל.</w:t>
      </w:r>
    </w:p>
    <w:p w14:paraId="0432FFC6" w14:textId="77777777" w:rsidR="00000000" w:rsidRDefault="007C71EE">
      <w:pPr>
        <w:pStyle w:val="a"/>
        <w:jc w:val="center"/>
        <w:rPr>
          <w:rFonts w:hint="cs"/>
          <w:rtl/>
        </w:rPr>
      </w:pPr>
    </w:p>
    <w:p w14:paraId="338B051B" w14:textId="77777777" w:rsidR="00000000" w:rsidRDefault="007C71EE">
      <w:pPr>
        <w:pStyle w:val="ad"/>
        <w:rPr>
          <w:rtl/>
        </w:rPr>
      </w:pPr>
      <w:r>
        <w:rPr>
          <w:rtl/>
        </w:rPr>
        <w:t>היו"ר יולי-יואל אדלשטיין:</w:t>
      </w:r>
    </w:p>
    <w:p w14:paraId="774F9CCB" w14:textId="77777777" w:rsidR="00000000" w:rsidRDefault="007C71EE">
      <w:pPr>
        <w:pStyle w:val="a"/>
        <w:rPr>
          <w:rtl/>
        </w:rPr>
      </w:pPr>
    </w:p>
    <w:p w14:paraId="443F1C98" w14:textId="77777777" w:rsidR="00000000" w:rsidRDefault="007C71EE">
      <w:pPr>
        <w:pStyle w:val="a"/>
        <w:rPr>
          <w:rFonts w:hint="cs"/>
          <w:rtl/>
        </w:rPr>
      </w:pPr>
      <w:r>
        <w:rPr>
          <w:rFonts w:hint="cs"/>
          <w:rtl/>
        </w:rPr>
        <w:t>סעיף 64 אושר, כנוסח הוועדה.</w:t>
      </w:r>
    </w:p>
    <w:p w14:paraId="4438CF02" w14:textId="77777777" w:rsidR="00000000" w:rsidRDefault="007C71EE">
      <w:pPr>
        <w:pStyle w:val="a"/>
        <w:rPr>
          <w:rFonts w:hint="cs"/>
          <w:rtl/>
        </w:rPr>
      </w:pPr>
    </w:p>
    <w:p w14:paraId="526A46C2" w14:textId="77777777" w:rsidR="00000000" w:rsidRDefault="007C71EE">
      <w:pPr>
        <w:pStyle w:val="a"/>
        <w:rPr>
          <w:rFonts w:hint="cs"/>
          <w:rtl/>
        </w:rPr>
      </w:pPr>
      <w:r>
        <w:rPr>
          <w:rFonts w:hint="cs"/>
          <w:rtl/>
        </w:rPr>
        <w:t>סעיף 65 - כולל לוח התיקונים - המסת</w:t>
      </w:r>
      <w:r>
        <w:rPr>
          <w:rFonts w:hint="cs"/>
          <w:rtl/>
        </w:rPr>
        <w:t xml:space="preserve">ייגים לא נמצאים באולם, ולכן אנחנו נצביע על 65 כולו, כנוסח הוועדה. מי בעד? תודה. מי נגד? נמנעים - אין כאלה. </w:t>
      </w:r>
    </w:p>
    <w:p w14:paraId="522961CF" w14:textId="77777777" w:rsidR="00000000" w:rsidRDefault="007C71EE">
      <w:pPr>
        <w:pStyle w:val="a"/>
        <w:rPr>
          <w:rFonts w:hint="cs"/>
          <w:rtl/>
        </w:rPr>
      </w:pPr>
    </w:p>
    <w:p w14:paraId="189A1A2B" w14:textId="77777777" w:rsidR="00000000" w:rsidRDefault="007C71EE">
      <w:pPr>
        <w:pStyle w:val="a7"/>
        <w:bidi/>
        <w:rPr>
          <w:rFonts w:hint="cs"/>
          <w:rtl/>
        </w:rPr>
      </w:pPr>
      <w:r>
        <w:rPr>
          <w:rFonts w:hint="cs"/>
          <w:rtl/>
        </w:rPr>
        <w:t>הצבעה</w:t>
      </w:r>
    </w:p>
    <w:p w14:paraId="6AEAA089" w14:textId="77777777" w:rsidR="00000000" w:rsidRDefault="007C71EE">
      <w:pPr>
        <w:pStyle w:val="a"/>
        <w:rPr>
          <w:rFonts w:hint="cs"/>
          <w:rtl/>
        </w:rPr>
      </w:pPr>
    </w:p>
    <w:p w14:paraId="461D9B75" w14:textId="77777777" w:rsidR="00000000" w:rsidRDefault="007C71EE">
      <w:pPr>
        <w:pStyle w:val="a"/>
        <w:jc w:val="center"/>
        <w:rPr>
          <w:rFonts w:hint="cs"/>
          <w:rtl/>
        </w:rPr>
      </w:pPr>
      <w:r>
        <w:rPr>
          <w:rFonts w:hint="cs"/>
          <w:rtl/>
        </w:rPr>
        <w:t>סעיף 65, עם לוח התיקונים, נתקבל.</w:t>
      </w:r>
    </w:p>
    <w:p w14:paraId="78E1C2B9" w14:textId="77777777" w:rsidR="00000000" w:rsidRDefault="007C71EE">
      <w:pPr>
        <w:pStyle w:val="a"/>
        <w:jc w:val="center"/>
        <w:rPr>
          <w:rFonts w:hint="cs"/>
          <w:rtl/>
        </w:rPr>
      </w:pPr>
    </w:p>
    <w:p w14:paraId="07F830A4" w14:textId="77777777" w:rsidR="00000000" w:rsidRDefault="007C71EE">
      <w:pPr>
        <w:pStyle w:val="ad"/>
        <w:rPr>
          <w:rtl/>
        </w:rPr>
      </w:pPr>
      <w:r>
        <w:rPr>
          <w:rtl/>
        </w:rPr>
        <w:t>היו"ר יולי-יואל אדלשטיין:</w:t>
      </w:r>
    </w:p>
    <w:p w14:paraId="576EB9C0" w14:textId="77777777" w:rsidR="00000000" w:rsidRDefault="007C71EE">
      <w:pPr>
        <w:pStyle w:val="a"/>
        <w:rPr>
          <w:rFonts w:hint="cs"/>
          <w:rtl/>
        </w:rPr>
      </w:pPr>
    </w:p>
    <w:p w14:paraId="4DD8E11A" w14:textId="77777777" w:rsidR="00000000" w:rsidRDefault="007C71EE">
      <w:pPr>
        <w:pStyle w:val="a"/>
        <w:rPr>
          <w:rFonts w:hint="cs"/>
          <w:rtl/>
        </w:rPr>
      </w:pPr>
      <w:r>
        <w:rPr>
          <w:rFonts w:hint="cs"/>
          <w:rtl/>
        </w:rPr>
        <w:t>סעיף 65, כנוסח הוועדה, אושר, כולל התיקונים.</w:t>
      </w:r>
    </w:p>
    <w:p w14:paraId="144080EF" w14:textId="77777777" w:rsidR="00000000" w:rsidRDefault="007C71EE">
      <w:pPr>
        <w:pStyle w:val="a"/>
        <w:rPr>
          <w:rFonts w:hint="cs"/>
          <w:rtl/>
        </w:rPr>
      </w:pPr>
    </w:p>
    <w:p w14:paraId="099F062D" w14:textId="77777777" w:rsidR="00000000" w:rsidRDefault="007C71EE">
      <w:pPr>
        <w:pStyle w:val="a"/>
        <w:rPr>
          <w:rFonts w:hint="cs"/>
          <w:rtl/>
        </w:rPr>
      </w:pPr>
      <w:r>
        <w:rPr>
          <w:rFonts w:hint="cs"/>
          <w:rtl/>
        </w:rPr>
        <w:t xml:space="preserve">66 - המסתייגים לא באולם. </w:t>
      </w:r>
    </w:p>
    <w:p w14:paraId="34BCAC6A" w14:textId="77777777" w:rsidR="00000000" w:rsidRDefault="007C71EE">
      <w:pPr>
        <w:pStyle w:val="ac"/>
        <w:rPr>
          <w:rtl/>
        </w:rPr>
      </w:pPr>
      <w:r>
        <w:rPr>
          <w:rtl/>
        </w:rPr>
        <w:br/>
        <w:t>שר הרוו</w:t>
      </w:r>
      <w:r>
        <w:rPr>
          <w:rtl/>
        </w:rPr>
        <w:t>חה זבולון אורלב:</w:t>
      </w:r>
    </w:p>
    <w:p w14:paraId="452F1D99" w14:textId="77777777" w:rsidR="00000000" w:rsidRDefault="007C71EE">
      <w:pPr>
        <w:pStyle w:val="a"/>
        <w:rPr>
          <w:rtl/>
        </w:rPr>
      </w:pPr>
    </w:p>
    <w:p w14:paraId="3B8F4E2C" w14:textId="77777777" w:rsidR="00000000" w:rsidRDefault="007C71EE">
      <w:pPr>
        <w:pStyle w:val="a"/>
        <w:rPr>
          <w:rFonts w:hint="cs"/>
          <w:rtl/>
        </w:rPr>
      </w:pPr>
      <w:r>
        <w:rPr>
          <w:rFonts w:hint="cs"/>
          <w:rtl/>
        </w:rPr>
        <w:t>יש בעמוד 330 - דניאל בנלולו.</w:t>
      </w:r>
    </w:p>
    <w:p w14:paraId="03B6D4CA" w14:textId="77777777" w:rsidR="00000000" w:rsidRDefault="007C71EE">
      <w:pPr>
        <w:pStyle w:val="ac"/>
        <w:rPr>
          <w:rtl/>
        </w:rPr>
      </w:pPr>
      <w:r>
        <w:rPr>
          <w:rtl/>
        </w:rPr>
        <w:br/>
        <w:t>גדעון סער (הליכוד):</w:t>
      </w:r>
    </w:p>
    <w:p w14:paraId="180E04F4" w14:textId="77777777" w:rsidR="00000000" w:rsidRDefault="007C71EE">
      <w:pPr>
        <w:pStyle w:val="a"/>
        <w:rPr>
          <w:rtl/>
        </w:rPr>
      </w:pPr>
    </w:p>
    <w:p w14:paraId="6CE0C7A0" w14:textId="77777777" w:rsidR="00000000" w:rsidRDefault="007C71EE">
      <w:pPr>
        <w:pStyle w:val="a"/>
        <w:rPr>
          <w:rFonts w:hint="cs"/>
          <w:rtl/>
        </w:rPr>
      </w:pPr>
      <w:r>
        <w:rPr>
          <w:rFonts w:hint="cs"/>
          <w:rtl/>
        </w:rPr>
        <w:t xml:space="preserve">הוא איננו. </w:t>
      </w:r>
    </w:p>
    <w:p w14:paraId="06572DCE" w14:textId="77777777" w:rsidR="00000000" w:rsidRDefault="007C71EE">
      <w:pPr>
        <w:pStyle w:val="ad"/>
        <w:rPr>
          <w:rtl/>
        </w:rPr>
      </w:pPr>
      <w:r>
        <w:rPr>
          <w:rtl/>
        </w:rPr>
        <w:br/>
        <w:t>היו"ר יולי-יואל אדלשטיין:</w:t>
      </w:r>
    </w:p>
    <w:p w14:paraId="5984E1DF" w14:textId="77777777" w:rsidR="00000000" w:rsidRDefault="007C71EE">
      <w:pPr>
        <w:pStyle w:val="a"/>
        <w:rPr>
          <w:rtl/>
        </w:rPr>
      </w:pPr>
    </w:p>
    <w:p w14:paraId="59D9FE07" w14:textId="77777777" w:rsidR="00000000" w:rsidRDefault="007C71EE">
      <w:pPr>
        <w:pStyle w:val="a"/>
        <w:rPr>
          <w:rFonts w:hint="cs"/>
          <w:rtl/>
        </w:rPr>
      </w:pPr>
      <w:r>
        <w:rPr>
          <w:rFonts w:hint="cs"/>
          <w:rtl/>
        </w:rPr>
        <w:t>איננו. לכן, גם ההסתייגות הזאת לא תוצבע.</w:t>
      </w:r>
    </w:p>
    <w:p w14:paraId="1AF34077" w14:textId="77777777" w:rsidR="00000000" w:rsidRDefault="007C71EE">
      <w:pPr>
        <w:pStyle w:val="a"/>
        <w:rPr>
          <w:rFonts w:hint="cs"/>
          <w:rtl/>
        </w:rPr>
      </w:pPr>
    </w:p>
    <w:p w14:paraId="00FCDA9E" w14:textId="77777777" w:rsidR="00000000" w:rsidRDefault="007C71EE">
      <w:pPr>
        <w:pStyle w:val="a"/>
        <w:rPr>
          <w:rFonts w:hint="cs"/>
          <w:rtl/>
        </w:rPr>
      </w:pPr>
      <w:r>
        <w:rPr>
          <w:rFonts w:hint="cs"/>
          <w:rtl/>
        </w:rPr>
        <w:t>חברי הכנסת - 66(1)  ועד סוף הסעיף - אין הסתייגויות; 66(2) אין מסתייגים;</w:t>
      </w:r>
      <w:r>
        <w:rPr>
          <w:rFonts w:hint="cs"/>
        </w:rPr>
        <w:t xml:space="preserve">  </w:t>
      </w:r>
      <w:r>
        <w:rPr>
          <w:rFonts w:hint="cs"/>
          <w:rtl/>
        </w:rPr>
        <w:t>עד סעיף</w:t>
      </w:r>
      <w:r>
        <w:rPr>
          <w:rtl/>
        </w:rPr>
        <w:br/>
      </w:r>
      <w:r>
        <w:rPr>
          <w:rFonts w:hint="cs"/>
          <w:rtl/>
        </w:rPr>
        <w:t>66(15), וכך עד סוף הסעיף,</w:t>
      </w:r>
      <w:r>
        <w:rPr>
          <w:rFonts w:hint="cs"/>
          <w:rtl/>
        </w:rPr>
        <w:t xml:space="preserve"> עד לעמוד 347.</w:t>
      </w:r>
    </w:p>
    <w:p w14:paraId="7F5B9A83" w14:textId="77777777" w:rsidR="00000000" w:rsidRDefault="007C71EE">
      <w:pPr>
        <w:pStyle w:val="a"/>
        <w:rPr>
          <w:rFonts w:hint="cs"/>
          <w:rtl/>
        </w:rPr>
      </w:pPr>
    </w:p>
    <w:p w14:paraId="78439FDB" w14:textId="77777777" w:rsidR="00000000" w:rsidRDefault="007C71EE">
      <w:pPr>
        <w:pStyle w:val="a"/>
        <w:rPr>
          <w:rFonts w:hint="cs"/>
          <w:rtl/>
        </w:rPr>
      </w:pPr>
      <w:r>
        <w:rPr>
          <w:rFonts w:hint="cs"/>
          <w:rtl/>
        </w:rPr>
        <w:t>סעיף 66 כולו - המסתייגים לא נמצאים באולם. לכן, ננסה לאשר אותו כנוסח הוועדה. מי בעד? תודה. מי נגד, מי נמנע?</w:t>
      </w:r>
    </w:p>
    <w:p w14:paraId="55587B22" w14:textId="77777777" w:rsidR="00000000" w:rsidRDefault="007C71EE">
      <w:pPr>
        <w:pStyle w:val="a"/>
        <w:rPr>
          <w:rFonts w:hint="cs"/>
          <w:rtl/>
        </w:rPr>
      </w:pPr>
    </w:p>
    <w:p w14:paraId="3E78BAD1" w14:textId="77777777" w:rsidR="00000000" w:rsidRDefault="007C71EE">
      <w:pPr>
        <w:pStyle w:val="a"/>
        <w:jc w:val="center"/>
        <w:rPr>
          <w:rFonts w:hint="cs"/>
          <w:b/>
          <w:bCs/>
          <w:rtl/>
        </w:rPr>
      </w:pPr>
      <w:r>
        <w:rPr>
          <w:rFonts w:hint="cs"/>
          <w:b/>
          <w:bCs/>
          <w:rtl/>
        </w:rPr>
        <w:t>הצבעה</w:t>
      </w:r>
    </w:p>
    <w:p w14:paraId="38A3BA3E" w14:textId="77777777" w:rsidR="00000000" w:rsidRDefault="007C71EE">
      <w:pPr>
        <w:pStyle w:val="a"/>
        <w:jc w:val="center"/>
        <w:rPr>
          <w:rFonts w:hint="cs"/>
          <w:b/>
          <w:bCs/>
          <w:rtl/>
        </w:rPr>
      </w:pPr>
    </w:p>
    <w:p w14:paraId="7C2CBFF3" w14:textId="77777777" w:rsidR="00000000" w:rsidRDefault="007C71EE">
      <w:pPr>
        <w:pStyle w:val="a"/>
        <w:jc w:val="center"/>
        <w:rPr>
          <w:rFonts w:hint="cs"/>
          <w:rtl/>
        </w:rPr>
      </w:pPr>
      <w:r>
        <w:rPr>
          <w:rFonts w:hint="cs"/>
          <w:rtl/>
        </w:rPr>
        <w:t>סעיף 66 נתקבל.</w:t>
      </w:r>
    </w:p>
    <w:p w14:paraId="5BCCCEE7" w14:textId="77777777" w:rsidR="00000000" w:rsidRDefault="007C71EE">
      <w:pPr>
        <w:pStyle w:val="a"/>
        <w:jc w:val="center"/>
        <w:rPr>
          <w:rFonts w:hint="cs"/>
          <w:rtl/>
        </w:rPr>
      </w:pPr>
    </w:p>
    <w:p w14:paraId="5B2A570C" w14:textId="77777777" w:rsidR="00000000" w:rsidRDefault="007C71EE">
      <w:pPr>
        <w:pStyle w:val="ad"/>
        <w:rPr>
          <w:rFonts w:hint="cs"/>
          <w:rtl/>
        </w:rPr>
      </w:pPr>
      <w:r>
        <w:rPr>
          <w:rtl/>
        </w:rPr>
        <w:t>היו"ר יולי-יואל אדלשטיין:</w:t>
      </w:r>
    </w:p>
    <w:p w14:paraId="025A4D1E" w14:textId="77777777" w:rsidR="00000000" w:rsidRDefault="007C71EE">
      <w:pPr>
        <w:pStyle w:val="a"/>
        <w:rPr>
          <w:rFonts w:hint="cs"/>
          <w:rtl/>
        </w:rPr>
      </w:pPr>
    </w:p>
    <w:p w14:paraId="5D4D1EA3" w14:textId="77777777" w:rsidR="00000000" w:rsidRDefault="007C71EE">
      <w:pPr>
        <w:pStyle w:val="a"/>
        <w:rPr>
          <w:rFonts w:hint="cs"/>
          <w:rtl/>
        </w:rPr>
      </w:pPr>
      <w:r>
        <w:rPr>
          <w:rFonts w:hint="cs"/>
          <w:rtl/>
        </w:rPr>
        <w:t>אכן, אושר סעיף 66, כנוסח הוועדה.</w:t>
      </w:r>
    </w:p>
    <w:p w14:paraId="729D2988" w14:textId="77777777" w:rsidR="00000000" w:rsidRDefault="007C71EE">
      <w:pPr>
        <w:pStyle w:val="ac"/>
        <w:rPr>
          <w:rFonts w:hint="cs"/>
          <w:rtl/>
        </w:rPr>
      </w:pPr>
      <w:r>
        <w:rPr>
          <w:rtl/>
        </w:rPr>
        <w:br/>
      </w:r>
    </w:p>
    <w:p w14:paraId="124F40D8" w14:textId="77777777" w:rsidR="00000000" w:rsidRDefault="007C71EE">
      <w:pPr>
        <w:pStyle w:val="ac"/>
        <w:rPr>
          <w:rFonts w:hint="cs"/>
          <w:rtl/>
        </w:rPr>
      </w:pPr>
    </w:p>
    <w:p w14:paraId="05774A75" w14:textId="77777777" w:rsidR="00000000" w:rsidRDefault="007C71EE">
      <w:pPr>
        <w:pStyle w:val="ac"/>
        <w:rPr>
          <w:rtl/>
        </w:rPr>
      </w:pPr>
      <w:r>
        <w:rPr>
          <w:rtl/>
        </w:rPr>
        <w:t>זאב בוים (הליכוד):</w:t>
      </w:r>
    </w:p>
    <w:p w14:paraId="4C700F85" w14:textId="77777777" w:rsidR="00000000" w:rsidRDefault="007C71EE">
      <w:pPr>
        <w:pStyle w:val="a"/>
        <w:rPr>
          <w:rtl/>
        </w:rPr>
      </w:pPr>
    </w:p>
    <w:p w14:paraId="021030D2" w14:textId="77777777" w:rsidR="00000000" w:rsidRDefault="007C71EE">
      <w:pPr>
        <w:pStyle w:val="a"/>
        <w:rPr>
          <w:rFonts w:hint="cs"/>
          <w:rtl/>
        </w:rPr>
      </w:pPr>
      <w:r>
        <w:rPr>
          <w:rFonts w:hint="cs"/>
          <w:rtl/>
        </w:rPr>
        <w:t>מזכיר הכנסת, מה זה בעמוד 3</w:t>
      </w:r>
      <w:r>
        <w:rPr>
          <w:rFonts w:hint="cs"/>
          <w:rtl/>
        </w:rPr>
        <w:t>30 סימן ב': הצמדה?</w:t>
      </w:r>
    </w:p>
    <w:p w14:paraId="422D910D" w14:textId="77777777" w:rsidR="00000000" w:rsidRDefault="007C71EE">
      <w:pPr>
        <w:pStyle w:val="ad"/>
        <w:rPr>
          <w:rtl/>
        </w:rPr>
      </w:pPr>
      <w:r>
        <w:rPr>
          <w:rtl/>
        </w:rPr>
        <w:br/>
        <w:t>היו"ר יולי-יואל אדלשטיין:</w:t>
      </w:r>
    </w:p>
    <w:p w14:paraId="6922725E" w14:textId="77777777" w:rsidR="00000000" w:rsidRDefault="007C71EE">
      <w:pPr>
        <w:pStyle w:val="a"/>
        <w:rPr>
          <w:rtl/>
        </w:rPr>
      </w:pPr>
    </w:p>
    <w:p w14:paraId="698A7E67" w14:textId="77777777" w:rsidR="00000000" w:rsidRDefault="007C71EE">
      <w:pPr>
        <w:pStyle w:val="a"/>
        <w:rPr>
          <w:rFonts w:hint="cs"/>
          <w:rtl/>
        </w:rPr>
      </w:pPr>
      <w:r>
        <w:rPr>
          <w:rFonts w:hint="cs"/>
          <w:rtl/>
        </w:rPr>
        <w:t>זה מה שהראיתי לך לפני דקה. זה קשור להסתייגויות, והמסתייגים לא נמצאים.</w:t>
      </w:r>
    </w:p>
    <w:p w14:paraId="012011BC" w14:textId="77777777" w:rsidR="00000000" w:rsidRDefault="007C71EE">
      <w:pPr>
        <w:pStyle w:val="a"/>
        <w:rPr>
          <w:rFonts w:hint="cs"/>
          <w:rtl/>
        </w:rPr>
      </w:pPr>
    </w:p>
    <w:p w14:paraId="46550461" w14:textId="77777777" w:rsidR="00000000" w:rsidRDefault="007C71EE">
      <w:pPr>
        <w:pStyle w:val="a"/>
        <w:rPr>
          <w:rFonts w:hint="cs"/>
          <w:rtl/>
        </w:rPr>
      </w:pPr>
      <w:r>
        <w:rPr>
          <w:rFonts w:hint="cs"/>
          <w:rtl/>
        </w:rPr>
        <w:t>חברי הכנסת, סעיף 67 - תעקבו יחד אתי. חבר הכנסת בנלולו נמצא באולם? לא נמצא. לכן, גם ההסתייגות הזאת לא רלוונטית. המסתייגים לסעיף 67 לא נמצאי</w:t>
      </w:r>
      <w:r>
        <w:rPr>
          <w:rFonts w:hint="cs"/>
          <w:rtl/>
        </w:rPr>
        <w:t>ם כאן, עד עמוד 353.</w:t>
      </w:r>
    </w:p>
    <w:p w14:paraId="4695E816" w14:textId="77777777" w:rsidR="00000000" w:rsidRDefault="007C71EE">
      <w:pPr>
        <w:pStyle w:val="a"/>
        <w:rPr>
          <w:rFonts w:hint="cs"/>
          <w:rtl/>
        </w:rPr>
      </w:pPr>
    </w:p>
    <w:p w14:paraId="7FF57A0A" w14:textId="77777777" w:rsidR="00000000" w:rsidRDefault="007C71EE">
      <w:pPr>
        <w:pStyle w:val="a"/>
        <w:rPr>
          <w:rFonts w:hint="cs"/>
          <w:rtl/>
        </w:rPr>
      </w:pPr>
      <w:r>
        <w:rPr>
          <w:rFonts w:hint="cs"/>
          <w:rtl/>
        </w:rPr>
        <w:t>סעיף 67 כולו, כנוסח הוועדה, נא להצביע. מי בעד? תודה. מי נגד, נמנע? אין כאלה.</w:t>
      </w:r>
    </w:p>
    <w:p w14:paraId="0757E0F9" w14:textId="77777777" w:rsidR="00000000" w:rsidRDefault="007C71EE">
      <w:pPr>
        <w:pStyle w:val="a"/>
        <w:jc w:val="center"/>
        <w:rPr>
          <w:rFonts w:hint="cs"/>
          <w:b/>
          <w:bCs/>
          <w:rtl/>
        </w:rPr>
      </w:pPr>
      <w:r>
        <w:rPr>
          <w:rtl/>
        </w:rPr>
        <w:br/>
      </w:r>
      <w:r>
        <w:rPr>
          <w:rFonts w:hint="cs"/>
          <w:b/>
          <w:bCs/>
          <w:rtl/>
        </w:rPr>
        <w:t>הצבעה</w:t>
      </w:r>
    </w:p>
    <w:p w14:paraId="515E765D" w14:textId="77777777" w:rsidR="00000000" w:rsidRDefault="007C71EE">
      <w:pPr>
        <w:pStyle w:val="a"/>
        <w:jc w:val="center"/>
        <w:rPr>
          <w:rFonts w:hint="cs"/>
          <w:b/>
          <w:bCs/>
          <w:rtl/>
        </w:rPr>
      </w:pPr>
    </w:p>
    <w:p w14:paraId="2FEFB9AF" w14:textId="77777777" w:rsidR="00000000" w:rsidRDefault="007C71EE">
      <w:pPr>
        <w:pStyle w:val="a"/>
        <w:jc w:val="center"/>
        <w:rPr>
          <w:rFonts w:hint="cs"/>
          <w:rtl/>
        </w:rPr>
      </w:pPr>
      <w:r>
        <w:rPr>
          <w:rFonts w:hint="cs"/>
          <w:rtl/>
        </w:rPr>
        <w:t>סעיף 67 נתקבל.</w:t>
      </w:r>
    </w:p>
    <w:p w14:paraId="1AB337A2" w14:textId="77777777" w:rsidR="00000000" w:rsidRDefault="007C71EE">
      <w:pPr>
        <w:pStyle w:val="a"/>
        <w:jc w:val="center"/>
        <w:rPr>
          <w:rFonts w:hint="cs"/>
          <w:rtl/>
        </w:rPr>
      </w:pPr>
    </w:p>
    <w:p w14:paraId="6869F926" w14:textId="77777777" w:rsidR="00000000" w:rsidRDefault="007C71EE">
      <w:pPr>
        <w:pStyle w:val="ad"/>
        <w:rPr>
          <w:rtl/>
        </w:rPr>
      </w:pPr>
      <w:r>
        <w:rPr>
          <w:rtl/>
        </w:rPr>
        <w:t>היו"ר יולי-יואל אדלשטיין:</w:t>
      </w:r>
    </w:p>
    <w:p w14:paraId="44880298" w14:textId="77777777" w:rsidR="00000000" w:rsidRDefault="007C71EE">
      <w:pPr>
        <w:pStyle w:val="a"/>
        <w:rPr>
          <w:rtl/>
        </w:rPr>
      </w:pPr>
    </w:p>
    <w:p w14:paraId="30D84841" w14:textId="77777777" w:rsidR="00000000" w:rsidRDefault="007C71EE">
      <w:pPr>
        <w:pStyle w:val="a"/>
        <w:rPr>
          <w:rFonts w:hint="cs"/>
          <w:rtl/>
        </w:rPr>
      </w:pPr>
      <w:r>
        <w:rPr>
          <w:rFonts w:hint="cs"/>
          <w:rtl/>
        </w:rPr>
        <w:t>67 אושר,כנוסח הוועדה.</w:t>
      </w:r>
    </w:p>
    <w:p w14:paraId="7458A094" w14:textId="77777777" w:rsidR="00000000" w:rsidRDefault="007C71EE">
      <w:pPr>
        <w:pStyle w:val="a"/>
        <w:rPr>
          <w:rFonts w:hint="cs"/>
          <w:rtl/>
        </w:rPr>
      </w:pPr>
    </w:p>
    <w:p w14:paraId="07154C19" w14:textId="77777777" w:rsidR="00000000" w:rsidRDefault="007C71EE">
      <w:pPr>
        <w:pStyle w:val="a"/>
        <w:rPr>
          <w:rFonts w:hint="cs"/>
          <w:rtl/>
        </w:rPr>
      </w:pPr>
      <w:r>
        <w:rPr>
          <w:rFonts w:hint="cs"/>
          <w:rtl/>
        </w:rPr>
        <w:t>בסעיף 68 המסתייגים לא באולם. לכן אני אבקש להצביע כנוסח הוועדה. מי בעד? תודה. מי נגד,</w:t>
      </w:r>
      <w:r>
        <w:rPr>
          <w:rFonts w:hint="cs"/>
          <w:rtl/>
        </w:rPr>
        <w:t xml:space="preserve"> מי נמנע? </w:t>
      </w:r>
    </w:p>
    <w:p w14:paraId="57151826" w14:textId="77777777" w:rsidR="00000000" w:rsidRDefault="007C71EE">
      <w:pPr>
        <w:pStyle w:val="a"/>
        <w:jc w:val="center"/>
        <w:rPr>
          <w:rFonts w:hint="cs"/>
          <w:b/>
          <w:bCs/>
          <w:rtl/>
        </w:rPr>
      </w:pPr>
      <w:r>
        <w:rPr>
          <w:rtl/>
        </w:rPr>
        <w:br/>
      </w:r>
      <w:r>
        <w:rPr>
          <w:rFonts w:hint="cs"/>
          <w:b/>
          <w:bCs/>
          <w:rtl/>
        </w:rPr>
        <w:t>הצבעה</w:t>
      </w:r>
    </w:p>
    <w:p w14:paraId="5F4C4511" w14:textId="77777777" w:rsidR="00000000" w:rsidRDefault="007C71EE">
      <w:pPr>
        <w:rPr>
          <w:rtl/>
        </w:rPr>
      </w:pPr>
    </w:p>
    <w:p w14:paraId="0C028029" w14:textId="77777777" w:rsidR="00000000" w:rsidRDefault="007C71EE">
      <w:pPr>
        <w:pStyle w:val="a"/>
        <w:jc w:val="center"/>
        <w:rPr>
          <w:rtl/>
        </w:rPr>
      </w:pPr>
      <w:r>
        <w:rPr>
          <w:rFonts w:hint="cs"/>
          <w:rtl/>
        </w:rPr>
        <w:t>סעיף 68 נתקבל.</w:t>
      </w:r>
    </w:p>
    <w:p w14:paraId="56FB5659" w14:textId="77777777" w:rsidR="00000000" w:rsidRDefault="007C71EE">
      <w:pPr>
        <w:pStyle w:val="ad"/>
        <w:rPr>
          <w:rtl/>
        </w:rPr>
      </w:pPr>
      <w:r>
        <w:rPr>
          <w:rtl/>
        </w:rPr>
        <w:br/>
        <w:t>היו"ר יולי-יואל אדלשטיין:</w:t>
      </w:r>
    </w:p>
    <w:p w14:paraId="032C69AE" w14:textId="77777777" w:rsidR="00000000" w:rsidRDefault="007C71EE">
      <w:pPr>
        <w:pStyle w:val="a"/>
        <w:rPr>
          <w:rtl/>
        </w:rPr>
      </w:pPr>
    </w:p>
    <w:p w14:paraId="59DEE76A" w14:textId="77777777" w:rsidR="00000000" w:rsidRDefault="007C71EE">
      <w:pPr>
        <w:pStyle w:val="a"/>
        <w:rPr>
          <w:rFonts w:hint="cs"/>
          <w:rtl/>
        </w:rPr>
      </w:pPr>
      <w:r>
        <w:rPr>
          <w:rFonts w:hint="cs"/>
          <w:rtl/>
        </w:rPr>
        <w:t>גם סעיף 68 התקבל, כנוסח הוועדה.</w:t>
      </w:r>
    </w:p>
    <w:p w14:paraId="5760B7FB" w14:textId="77777777" w:rsidR="00000000" w:rsidRDefault="007C71EE">
      <w:pPr>
        <w:pStyle w:val="a"/>
        <w:rPr>
          <w:rFonts w:hint="cs"/>
          <w:rtl/>
        </w:rPr>
      </w:pPr>
    </w:p>
    <w:p w14:paraId="347F0D4C" w14:textId="77777777" w:rsidR="00000000" w:rsidRDefault="007C71EE">
      <w:pPr>
        <w:pStyle w:val="a"/>
        <w:rPr>
          <w:rFonts w:hint="cs"/>
          <w:rtl/>
        </w:rPr>
      </w:pPr>
      <w:r>
        <w:rPr>
          <w:rFonts w:hint="cs"/>
          <w:rtl/>
        </w:rPr>
        <w:t>סעיף 69 - אף אחד מן המסתייגים לא נמצא כאן, ולכן נוכל להצביע,כנוסח הוועדה. מי בעד - ירים את ידו. תודה. נגד, נמנע?</w:t>
      </w:r>
    </w:p>
    <w:p w14:paraId="092DF2C8" w14:textId="77777777" w:rsidR="00000000" w:rsidRDefault="007C71EE">
      <w:pPr>
        <w:pStyle w:val="a"/>
        <w:jc w:val="center"/>
        <w:rPr>
          <w:rFonts w:hint="cs"/>
          <w:rtl/>
        </w:rPr>
      </w:pPr>
    </w:p>
    <w:p w14:paraId="42C791C9" w14:textId="77777777" w:rsidR="00000000" w:rsidRDefault="007C71EE">
      <w:pPr>
        <w:pStyle w:val="a"/>
        <w:jc w:val="center"/>
        <w:rPr>
          <w:b/>
          <w:bCs/>
          <w:rtl/>
        </w:rPr>
      </w:pPr>
      <w:r>
        <w:rPr>
          <w:rFonts w:hint="cs"/>
          <w:b/>
          <w:bCs/>
          <w:rtl/>
        </w:rPr>
        <w:t>הצבעה</w:t>
      </w:r>
    </w:p>
    <w:p w14:paraId="7D30AF85" w14:textId="77777777" w:rsidR="00000000" w:rsidRDefault="007C71EE"/>
    <w:p w14:paraId="4FCA89E9" w14:textId="77777777" w:rsidR="00000000" w:rsidRDefault="007C71EE">
      <w:pPr>
        <w:pStyle w:val="a"/>
        <w:jc w:val="center"/>
        <w:rPr>
          <w:rtl/>
        </w:rPr>
      </w:pPr>
      <w:r>
        <w:rPr>
          <w:rFonts w:hint="cs"/>
          <w:rtl/>
        </w:rPr>
        <w:t>סעיף 69 נתקבל.</w:t>
      </w:r>
    </w:p>
    <w:p w14:paraId="28198E95" w14:textId="77777777" w:rsidR="00000000" w:rsidRDefault="007C71EE">
      <w:pPr>
        <w:bidi/>
        <w:jc w:val="center"/>
        <w:rPr>
          <w:rtl/>
        </w:rPr>
      </w:pPr>
    </w:p>
    <w:p w14:paraId="777FA2EC" w14:textId="77777777" w:rsidR="00000000" w:rsidRDefault="007C71EE">
      <w:pPr>
        <w:pStyle w:val="ad"/>
        <w:rPr>
          <w:rtl/>
        </w:rPr>
      </w:pPr>
      <w:r>
        <w:rPr>
          <w:rtl/>
        </w:rPr>
        <w:t>היו"ר יולי-יואל אדלשטיין</w:t>
      </w:r>
      <w:r>
        <w:rPr>
          <w:rtl/>
        </w:rPr>
        <w:t>:</w:t>
      </w:r>
    </w:p>
    <w:p w14:paraId="769A2BCC" w14:textId="77777777" w:rsidR="00000000" w:rsidRDefault="007C71EE">
      <w:pPr>
        <w:pStyle w:val="a"/>
        <w:rPr>
          <w:rtl/>
        </w:rPr>
      </w:pPr>
    </w:p>
    <w:p w14:paraId="138F18E3" w14:textId="77777777" w:rsidR="00000000" w:rsidRDefault="007C71EE">
      <w:pPr>
        <w:pStyle w:val="a"/>
        <w:rPr>
          <w:rFonts w:hint="cs"/>
          <w:rtl/>
        </w:rPr>
      </w:pPr>
      <w:r>
        <w:rPr>
          <w:rFonts w:hint="cs"/>
          <w:rtl/>
        </w:rPr>
        <w:t>סעיף 69 אושר, כנוסח הוועדה.</w:t>
      </w:r>
    </w:p>
    <w:p w14:paraId="73BA85F7" w14:textId="77777777" w:rsidR="00000000" w:rsidRDefault="007C71EE">
      <w:pPr>
        <w:pStyle w:val="a"/>
        <w:rPr>
          <w:rFonts w:hint="cs"/>
          <w:rtl/>
        </w:rPr>
      </w:pPr>
    </w:p>
    <w:p w14:paraId="55B25C33" w14:textId="77777777" w:rsidR="00000000" w:rsidRDefault="007C71EE">
      <w:pPr>
        <w:pStyle w:val="a"/>
        <w:rPr>
          <w:rFonts w:hint="cs"/>
          <w:rtl/>
        </w:rPr>
      </w:pPr>
      <w:r>
        <w:rPr>
          <w:rFonts w:hint="cs"/>
          <w:rtl/>
        </w:rPr>
        <w:t>סעיף 70.</w:t>
      </w:r>
    </w:p>
    <w:p w14:paraId="3687F9F4" w14:textId="77777777" w:rsidR="00000000" w:rsidRDefault="007C71EE">
      <w:pPr>
        <w:pStyle w:val="ac"/>
        <w:rPr>
          <w:rtl/>
        </w:rPr>
      </w:pPr>
      <w:r>
        <w:rPr>
          <w:rtl/>
        </w:rPr>
        <w:br/>
        <w:t>שר הרווחה זבולון אורלב:</w:t>
      </w:r>
    </w:p>
    <w:p w14:paraId="198CCEEC" w14:textId="77777777" w:rsidR="00000000" w:rsidRDefault="007C71EE">
      <w:pPr>
        <w:pStyle w:val="a"/>
        <w:rPr>
          <w:rtl/>
        </w:rPr>
      </w:pPr>
    </w:p>
    <w:p w14:paraId="49EAFFF0" w14:textId="77777777" w:rsidR="00000000" w:rsidRDefault="007C71EE">
      <w:pPr>
        <w:pStyle w:val="a"/>
        <w:rPr>
          <w:rFonts w:hint="cs"/>
          <w:rtl/>
        </w:rPr>
      </w:pPr>
      <w:r>
        <w:rPr>
          <w:rFonts w:hint="cs"/>
          <w:rtl/>
        </w:rPr>
        <w:t xml:space="preserve">בסעיף 69 בעמוד 363 יש הסתייגות של אפללו. </w:t>
      </w:r>
    </w:p>
    <w:p w14:paraId="5769699C" w14:textId="77777777" w:rsidR="00000000" w:rsidRDefault="007C71EE">
      <w:pPr>
        <w:pStyle w:val="ad"/>
        <w:rPr>
          <w:rtl/>
        </w:rPr>
      </w:pPr>
      <w:r>
        <w:rPr>
          <w:rtl/>
        </w:rPr>
        <w:br/>
        <w:t>היו"ר יולי-יואל אדלשטיין:</w:t>
      </w:r>
    </w:p>
    <w:p w14:paraId="02057432" w14:textId="77777777" w:rsidR="00000000" w:rsidRDefault="007C71EE">
      <w:pPr>
        <w:pStyle w:val="a"/>
        <w:rPr>
          <w:rtl/>
        </w:rPr>
      </w:pPr>
    </w:p>
    <w:p w14:paraId="26475292" w14:textId="77777777" w:rsidR="00000000" w:rsidRDefault="007C71EE">
      <w:pPr>
        <w:pStyle w:val="a"/>
        <w:rPr>
          <w:rFonts w:hint="cs"/>
          <w:rtl/>
        </w:rPr>
      </w:pPr>
      <w:r>
        <w:rPr>
          <w:rFonts w:hint="cs"/>
          <w:rtl/>
        </w:rPr>
        <w:t>הליכוד הודיע - יושב-ראש הסיעה, כמקובל - שהם מסירים את ההסתייגויות. כנ"ל שינוי. לכן אני לא מתייחס לדברים האלה.</w:t>
      </w:r>
    </w:p>
    <w:p w14:paraId="19376B8F" w14:textId="77777777" w:rsidR="00000000" w:rsidRDefault="007C71EE">
      <w:pPr>
        <w:pStyle w:val="ac"/>
        <w:rPr>
          <w:rtl/>
        </w:rPr>
      </w:pPr>
      <w:r>
        <w:rPr>
          <w:rtl/>
        </w:rPr>
        <w:br/>
        <w:t>שר הרווח</w:t>
      </w:r>
      <w:r>
        <w:rPr>
          <w:rtl/>
        </w:rPr>
        <w:t>ה זבולון אורלב:</w:t>
      </w:r>
    </w:p>
    <w:p w14:paraId="7E26001F" w14:textId="77777777" w:rsidR="00000000" w:rsidRDefault="007C71EE">
      <w:pPr>
        <w:pStyle w:val="a"/>
        <w:rPr>
          <w:rtl/>
        </w:rPr>
      </w:pPr>
    </w:p>
    <w:p w14:paraId="12DFA7CA" w14:textId="77777777" w:rsidR="00000000" w:rsidRDefault="007C71EE">
      <w:pPr>
        <w:pStyle w:val="a"/>
        <w:rPr>
          <w:rFonts w:hint="cs"/>
          <w:rtl/>
        </w:rPr>
      </w:pPr>
      <w:r>
        <w:rPr>
          <w:rFonts w:hint="cs"/>
          <w:rtl/>
        </w:rPr>
        <w:t>כנ"ל המפד"ל.</w:t>
      </w:r>
    </w:p>
    <w:p w14:paraId="2934B40B" w14:textId="77777777" w:rsidR="00000000" w:rsidRDefault="007C71EE">
      <w:pPr>
        <w:pStyle w:val="ad"/>
        <w:rPr>
          <w:rtl/>
        </w:rPr>
      </w:pPr>
      <w:r>
        <w:rPr>
          <w:rtl/>
        </w:rPr>
        <w:br/>
        <w:t>היו"ר יולי-יואל אדלשטיין:</w:t>
      </w:r>
    </w:p>
    <w:p w14:paraId="65EBE4A8" w14:textId="77777777" w:rsidR="00000000" w:rsidRDefault="007C71EE">
      <w:pPr>
        <w:pStyle w:val="a"/>
        <w:rPr>
          <w:rtl/>
        </w:rPr>
      </w:pPr>
    </w:p>
    <w:p w14:paraId="25AFF8FE" w14:textId="77777777" w:rsidR="00000000" w:rsidRDefault="007C71EE">
      <w:pPr>
        <w:pStyle w:val="a"/>
        <w:rPr>
          <w:rFonts w:hint="cs"/>
          <w:rtl/>
        </w:rPr>
      </w:pPr>
      <w:r>
        <w:rPr>
          <w:rFonts w:hint="cs"/>
          <w:rtl/>
        </w:rPr>
        <w:t>סעיף 70 - כל המסתייגים לא נמצאים באולם. לכן אני מבקש להצביע, כנוסח הוועדה. מי בעד? תודה. מי נגד, נמנע?</w:t>
      </w:r>
    </w:p>
    <w:p w14:paraId="6AEFFAB1" w14:textId="77777777" w:rsidR="00000000" w:rsidRDefault="007C71EE">
      <w:pPr>
        <w:pStyle w:val="a"/>
        <w:rPr>
          <w:rtl/>
        </w:rPr>
      </w:pPr>
    </w:p>
    <w:p w14:paraId="13715103" w14:textId="77777777" w:rsidR="00000000" w:rsidRDefault="007C71EE">
      <w:pPr>
        <w:pStyle w:val="a"/>
        <w:rPr>
          <w:rFonts w:hint="cs"/>
          <w:rtl/>
        </w:rPr>
      </w:pPr>
    </w:p>
    <w:p w14:paraId="7D3DAB8A" w14:textId="77777777" w:rsidR="00000000" w:rsidRDefault="007C71EE">
      <w:pPr>
        <w:pStyle w:val="a"/>
        <w:jc w:val="center"/>
        <w:rPr>
          <w:rFonts w:hint="cs"/>
          <w:b/>
          <w:bCs/>
          <w:rtl/>
        </w:rPr>
      </w:pPr>
      <w:r>
        <w:rPr>
          <w:rFonts w:hint="cs"/>
          <w:b/>
          <w:bCs/>
          <w:rtl/>
        </w:rPr>
        <w:t>הצבעה</w:t>
      </w:r>
    </w:p>
    <w:p w14:paraId="41EAC9F7" w14:textId="77777777" w:rsidR="00000000" w:rsidRDefault="007C71EE">
      <w:pPr>
        <w:pStyle w:val="a"/>
        <w:rPr>
          <w:rFonts w:hint="cs"/>
          <w:rtl/>
        </w:rPr>
      </w:pPr>
    </w:p>
    <w:p w14:paraId="6752D3E2" w14:textId="77777777" w:rsidR="00000000" w:rsidRDefault="007C71EE">
      <w:pPr>
        <w:pStyle w:val="a"/>
        <w:jc w:val="center"/>
        <w:rPr>
          <w:rFonts w:hint="cs"/>
          <w:rtl/>
        </w:rPr>
      </w:pPr>
      <w:r>
        <w:rPr>
          <w:rFonts w:hint="cs"/>
          <w:rtl/>
        </w:rPr>
        <w:t>סעיף 70 נתקבל.</w:t>
      </w:r>
    </w:p>
    <w:p w14:paraId="6F97660E" w14:textId="77777777" w:rsidR="00000000" w:rsidRDefault="007C71EE">
      <w:pPr>
        <w:pStyle w:val="a"/>
        <w:jc w:val="center"/>
        <w:rPr>
          <w:rFonts w:hint="cs"/>
          <w:rtl/>
        </w:rPr>
      </w:pPr>
    </w:p>
    <w:p w14:paraId="1E3328F0" w14:textId="77777777" w:rsidR="00000000" w:rsidRDefault="007C71EE">
      <w:pPr>
        <w:pStyle w:val="ad"/>
        <w:rPr>
          <w:rtl/>
        </w:rPr>
      </w:pPr>
      <w:r>
        <w:rPr>
          <w:rtl/>
        </w:rPr>
        <w:t>היו"ר יולי-יואל אדלשטיין:</w:t>
      </w:r>
    </w:p>
    <w:p w14:paraId="2BB650C9" w14:textId="77777777" w:rsidR="00000000" w:rsidRDefault="007C71EE">
      <w:pPr>
        <w:pStyle w:val="a"/>
        <w:rPr>
          <w:rtl/>
        </w:rPr>
      </w:pPr>
    </w:p>
    <w:p w14:paraId="0C460172" w14:textId="77777777" w:rsidR="00000000" w:rsidRDefault="007C71EE">
      <w:pPr>
        <w:pStyle w:val="a"/>
        <w:rPr>
          <w:rFonts w:hint="cs"/>
          <w:rtl/>
        </w:rPr>
      </w:pPr>
      <w:r>
        <w:rPr>
          <w:rFonts w:hint="cs"/>
          <w:rtl/>
        </w:rPr>
        <w:t>סעיף 70 אושר, כנוסח הוועדה.</w:t>
      </w:r>
    </w:p>
    <w:p w14:paraId="74B21E65" w14:textId="77777777" w:rsidR="00000000" w:rsidRDefault="007C71EE">
      <w:pPr>
        <w:pStyle w:val="ad"/>
        <w:rPr>
          <w:rtl/>
        </w:rPr>
      </w:pPr>
      <w:r>
        <w:rPr>
          <w:rtl/>
        </w:rPr>
        <w:br/>
      </w:r>
    </w:p>
    <w:p w14:paraId="7044FA6E" w14:textId="77777777" w:rsidR="00000000" w:rsidRDefault="007C71EE">
      <w:pPr>
        <w:pStyle w:val="a"/>
        <w:rPr>
          <w:rtl/>
        </w:rPr>
      </w:pPr>
    </w:p>
    <w:p w14:paraId="214843FA" w14:textId="77777777" w:rsidR="00000000" w:rsidRDefault="007C71EE">
      <w:pPr>
        <w:pStyle w:val="a"/>
        <w:rPr>
          <w:rFonts w:hint="cs"/>
          <w:rtl/>
        </w:rPr>
      </w:pPr>
      <w:r>
        <w:rPr>
          <w:rFonts w:hint="cs"/>
          <w:rtl/>
        </w:rPr>
        <w:t>סעיף 71. אני</w:t>
      </w:r>
      <w:r>
        <w:rPr>
          <w:rFonts w:hint="cs"/>
          <w:rtl/>
        </w:rPr>
        <w:t xml:space="preserve"> לא מוצא את המסתייגים באולם והגענו לעמוד 380, אבל את סעיף  71 אנחנו לפני זה נאשר כנוסח הוועדה. </w:t>
      </w:r>
    </w:p>
    <w:p w14:paraId="6C648497" w14:textId="77777777" w:rsidR="00000000" w:rsidRDefault="007C71EE">
      <w:pPr>
        <w:pStyle w:val="a"/>
        <w:rPr>
          <w:rFonts w:hint="cs"/>
          <w:rtl/>
        </w:rPr>
      </w:pPr>
    </w:p>
    <w:p w14:paraId="673F8C97" w14:textId="77777777" w:rsidR="00000000" w:rsidRDefault="007C71EE">
      <w:pPr>
        <w:pStyle w:val="a"/>
        <w:rPr>
          <w:rFonts w:hint="cs"/>
          <w:rtl/>
        </w:rPr>
      </w:pPr>
      <w:r>
        <w:rPr>
          <w:rFonts w:hint="cs"/>
          <w:rtl/>
        </w:rPr>
        <w:t xml:space="preserve">מי בעד? תודה. מי נגד? מי נמנע? תודה. </w:t>
      </w:r>
    </w:p>
    <w:p w14:paraId="0C0160E3" w14:textId="77777777" w:rsidR="00000000" w:rsidRDefault="007C71EE">
      <w:pPr>
        <w:pStyle w:val="a"/>
        <w:rPr>
          <w:rFonts w:hint="cs"/>
          <w:rtl/>
        </w:rPr>
      </w:pPr>
    </w:p>
    <w:p w14:paraId="2BEEAAC0" w14:textId="77777777" w:rsidR="00000000" w:rsidRDefault="007C71EE">
      <w:pPr>
        <w:pStyle w:val="a"/>
        <w:jc w:val="center"/>
        <w:rPr>
          <w:rFonts w:hint="cs"/>
          <w:b/>
          <w:bCs/>
          <w:rtl/>
        </w:rPr>
      </w:pPr>
      <w:r>
        <w:rPr>
          <w:rFonts w:hint="cs"/>
          <w:b/>
          <w:bCs/>
          <w:rtl/>
        </w:rPr>
        <w:t>הצבעה</w:t>
      </w:r>
    </w:p>
    <w:p w14:paraId="7E1949C2" w14:textId="77777777" w:rsidR="00000000" w:rsidRDefault="007C71EE">
      <w:pPr>
        <w:pStyle w:val="a"/>
        <w:jc w:val="center"/>
        <w:rPr>
          <w:rFonts w:hint="cs"/>
          <w:b/>
          <w:bCs/>
          <w:rtl/>
        </w:rPr>
      </w:pPr>
    </w:p>
    <w:p w14:paraId="2B2F98A8" w14:textId="77777777" w:rsidR="00000000" w:rsidRDefault="007C71EE">
      <w:pPr>
        <w:pStyle w:val="a"/>
        <w:jc w:val="center"/>
        <w:rPr>
          <w:rFonts w:hint="cs"/>
          <w:rtl/>
        </w:rPr>
      </w:pPr>
      <w:r>
        <w:rPr>
          <w:rFonts w:hint="cs"/>
          <w:rtl/>
        </w:rPr>
        <w:t>סעיף 71 נתקבל.</w:t>
      </w:r>
    </w:p>
    <w:p w14:paraId="5C001E33" w14:textId="77777777" w:rsidR="00000000" w:rsidRDefault="007C71EE">
      <w:pPr>
        <w:pStyle w:val="a"/>
        <w:jc w:val="center"/>
        <w:rPr>
          <w:rFonts w:hint="cs"/>
          <w:rtl/>
        </w:rPr>
      </w:pPr>
    </w:p>
    <w:p w14:paraId="0B937B13" w14:textId="77777777" w:rsidR="00000000" w:rsidRDefault="007C71EE">
      <w:pPr>
        <w:pStyle w:val="ad"/>
        <w:rPr>
          <w:rtl/>
        </w:rPr>
      </w:pPr>
      <w:r>
        <w:rPr>
          <w:rtl/>
        </w:rPr>
        <w:t>היו"ר יולי-יואל אדלשטיין:</w:t>
      </w:r>
    </w:p>
    <w:p w14:paraId="33E534A3" w14:textId="77777777" w:rsidR="00000000" w:rsidRDefault="007C71EE">
      <w:pPr>
        <w:pStyle w:val="a"/>
        <w:rPr>
          <w:rtl/>
        </w:rPr>
      </w:pPr>
    </w:p>
    <w:p w14:paraId="7B21158C" w14:textId="77777777" w:rsidR="00000000" w:rsidRDefault="007C71EE">
      <w:pPr>
        <w:pStyle w:val="a"/>
        <w:rPr>
          <w:rFonts w:hint="cs"/>
          <w:rtl/>
        </w:rPr>
      </w:pPr>
      <w:r>
        <w:rPr>
          <w:rFonts w:hint="cs"/>
          <w:rtl/>
        </w:rPr>
        <w:t>סעיף 71 אושר כנוסח הוועדה.</w:t>
      </w:r>
    </w:p>
    <w:p w14:paraId="3F448EE0" w14:textId="77777777" w:rsidR="00000000" w:rsidRDefault="007C71EE">
      <w:pPr>
        <w:pStyle w:val="a"/>
        <w:rPr>
          <w:rFonts w:hint="cs"/>
          <w:rtl/>
        </w:rPr>
      </w:pPr>
    </w:p>
    <w:p w14:paraId="4429FA52" w14:textId="77777777" w:rsidR="00000000" w:rsidRDefault="007C71EE">
      <w:pPr>
        <w:pStyle w:val="a"/>
        <w:rPr>
          <w:rFonts w:hint="cs"/>
          <w:rtl/>
        </w:rPr>
      </w:pPr>
      <w:r>
        <w:rPr>
          <w:rFonts w:hint="cs"/>
          <w:rtl/>
        </w:rPr>
        <w:t>סעיף 72 על סעיפיו השונים, אנחנו לא רואים א</w:t>
      </w:r>
      <w:r>
        <w:rPr>
          <w:rFonts w:hint="cs"/>
          <w:rtl/>
        </w:rPr>
        <w:t xml:space="preserve">ת המסתייגים באולם, לכן לא נצביע על הסתייגויות. </w:t>
      </w:r>
    </w:p>
    <w:p w14:paraId="1974F88E" w14:textId="77777777" w:rsidR="00000000" w:rsidRDefault="007C71EE">
      <w:pPr>
        <w:pStyle w:val="a"/>
        <w:rPr>
          <w:rFonts w:hint="cs"/>
          <w:rtl/>
        </w:rPr>
      </w:pPr>
    </w:p>
    <w:p w14:paraId="37700E1E" w14:textId="77777777" w:rsidR="00000000" w:rsidRDefault="007C71EE">
      <w:pPr>
        <w:pStyle w:val="a"/>
        <w:rPr>
          <w:rFonts w:hint="cs"/>
          <w:rtl/>
        </w:rPr>
      </w:pPr>
      <w:r>
        <w:rPr>
          <w:rFonts w:hint="cs"/>
          <w:rtl/>
        </w:rPr>
        <w:t xml:space="preserve">נצביע על הסעיף כנוסח הוועדה. מי בעד? תודה. מי נגד? מי נמנע? תודה. </w:t>
      </w:r>
    </w:p>
    <w:p w14:paraId="60DA6705" w14:textId="77777777" w:rsidR="00000000" w:rsidRDefault="007C71EE">
      <w:pPr>
        <w:pStyle w:val="a"/>
        <w:rPr>
          <w:rFonts w:hint="cs"/>
          <w:rtl/>
        </w:rPr>
      </w:pPr>
    </w:p>
    <w:p w14:paraId="35AF07A7" w14:textId="77777777" w:rsidR="00000000" w:rsidRDefault="007C71EE">
      <w:pPr>
        <w:pStyle w:val="a"/>
        <w:jc w:val="center"/>
        <w:rPr>
          <w:rFonts w:hint="cs"/>
          <w:b/>
          <w:bCs/>
          <w:rtl/>
        </w:rPr>
      </w:pPr>
      <w:r>
        <w:rPr>
          <w:rFonts w:hint="cs"/>
          <w:b/>
          <w:bCs/>
          <w:rtl/>
        </w:rPr>
        <w:t>הצבעה</w:t>
      </w:r>
    </w:p>
    <w:p w14:paraId="16C56D88" w14:textId="77777777" w:rsidR="00000000" w:rsidRDefault="007C71EE">
      <w:pPr>
        <w:pStyle w:val="a"/>
        <w:jc w:val="center"/>
        <w:rPr>
          <w:rFonts w:hint="cs"/>
          <w:b/>
          <w:bCs/>
          <w:rtl/>
        </w:rPr>
      </w:pPr>
    </w:p>
    <w:p w14:paraId="2F07C868" w14:textId="77777777" w:rsidR="00000000" w:rsidRDefault="007C71EE">
      <w:pPr>
        <w:pStyle w:val="a"/>
        <w:jc w:val="center"/>
        <w:rPr>
          <w:rFonts w:hint="cs"/>
          <w:rtl/>
        </w:rPr>
      </w:pPr>
      <w:r>
        <w:rPr>
          <w:rFonts w:hint="cs"/>
          <w:rtl/>
        </w:rPr>
        <w:t xml:space="preserve">סעיף 72 נתקבל. </w:t>
      </w:r>
    </w:p>
    <w:p w14:paraId="58A01AFE" w14:textId="77777777" w:rsidR="00000000" w:rsidRDefault="007C71EE">
      <w:pPr>
        <w:pStyle w:val="a"/>
        <w:jc w:val="center"/>
        <w:rPr>
          <w:rFonts w:hint="cs"/>
          <w:rtl/>
        </w:rPr>
      </w:pPr>
    </w:p>
    <w:p w14:paraId="11385A9E" w14:textId="77777777" w:rsidR="00000000" w:rsidRDefault="007C71EE">
      <w:pPr>
        <w:pStyle w:val="ad"/>
        <w:rPr>
          <w:rtl/>
        </w:rPr>
      </w:pPr>
      <w:r>
        <w:rPr>
          <w:rtl/>
        </w:rPr>
        <w:t>היו"ר יולי-יואל אדלשטיין:</w:t>
      </w:r>
    </w:p>
    <w:p w14:paraId="39F918CB" w14:textId="77777777" w:rsidR="00000000" w:rsidRDefault="007C71EE">
      <w:pPr>
        <w:pStyle w:val="a"/>
        <w:rPr>
          <w:rtl/>
        </w:rPr>
      </w:pPr>
    </w:p>
    <w:p w14:paraId="243902D5" w14:textId="77777777" w:rsidR="00000000" w:rsidRDefault="007C71EE">
      <w:pPr>
        <w:pStyle w:val="a"/>
        <w:rPr>
          <w:rFonts w:hint="cs"/>
          <w:rtl/>
        </w:rPr>
      </w:pPr>
      <w:r>
        <w:rPr>
          <w:rFonts w:hint="cs"/>
          <w:rtl/>
        </w:rPr>
        <w:t>גם סעיף 72 אושר כנוסח הוועדה.</w:t>
      </w:r>
    </w:p>
    <w:p w14:paraId="3A2E6C1D" w14:textId="77777777" w:rsidR="00000000" w:rsidRDefault="007C71EE">
      <w:pPr>
        <w:pStyle w:val="a"/>
        <w:rPr>
          <w:rFonts w:hint="cs"/>
          <w:rtl/>
        </w:rPr>
      </w:pPr>
    </w:p>
    <w:p w14:paraId="21F659FF" w14:textId="77777777" w:rsidR="00000000" w:rsidRDefault="007C71EE">
      <w:pPr>
        <w:pStyle w:val="a"/>
        <w:rPr>
          <w:rFonts w:hint="cs"/>
          <w:rtl/>
        </w:rPr>
      </w:pPr>
      <w:r>
        <w:rPr>
          <w:rFonts w:hint="cs"/>
          <w:rtl/>
        </w:rPr>
        <w:t xml:space="preserve">סעיף 73 -  פרק י"ד: הסדר קרנות הפנסיה הוותיקות. </w:t>
      </w:r>
    </w:p>
    <w:p w14:paraId="02E74DBA" w14:textId="77777777" w:rsidR="00000000" w:rsidRDefault="007C71EE">
      <w:pPr>
        <w:pStyle w:val="a"/>
        <w:rPr>
          <w:rFonts w:hint="cs"/>
          <w:rtl/>
        </w:rPr>
      </w:pPr>
    </w:p>
    <w:p w14:paraId="7E9D93FC" w14:textId="77777777" w:rsidR="00000000" w:rsidRDefault="007C71EE">
      <w:pPr>
        <w:pStyle w:val="ac"/>
        <w:rPr>
          <w:rtl/>
        </w:rPr>
      </w:pPr>
      <w:r>
        <w:rPr>
          <w:rFonts w:hint="eastAsia"/>
          <w:rtl/>
        </w:rPr>
        <w:t>זאב</w:t>
      </w:r>
      <w:r>
        <w:rPr>
          <w:rtl/>
        </w:rPr>
        <w:t xml:space="preserve"> בוי</w:t>
      </w:r>
      <w:r>
        <w:rPr>
          <w:rtl/>
        </w:rPr>
        <w:t>ם (הליכוד):</w:t>
      </w:r>
    </w:p>
    <w:p w14:paraId="7E432C52" w14:textId="77777777" w:rsidR="00000000" w:rsidRDefault="007C71EE">
      <w:pPr>
        <w:pStyle w:val="a"/>
        <w:rPr>
          <w:rFonts w:hint="cs"/>
          <w:rtl/>
        </w:rPr>
      </w:pPr>
    </w:p>
    <w:p w14:paraId="72084DC8" w14:textId="77777777" w:rsidR="00000000" w:rsidRDefault="007C71EE">
      <w:pPr>
        <w:pStyle w:val="a"/>
        <w:rPr>
          <w:rFonts w:hint="cs"/>
          <w:rtl/>
        </w:rPr>
      </w:pPr>
      <w:r>
        <w:rPr>
          <w:rFonts w:hint="cs"/>
          <w:rtl/>
        </w:rPr>
        <w:t xml:space="preserve">יש הסתייגות של חבר הכנסת חיים כץ. </w:t>
      </w:r>
    </w:p>
    <w:p w14:paraId="439CE592" w14:textId="77777777" w:rsidR="00000000" w:rsidRDefault="007C71EE">
      <w:pPr>
        <w:pStyle w:val="a"/>
        <w:rPr>
          <w:rFonts w:hint="cs"/>
          <w:rtl/>
        </w:rPr>
      </w:pPr>
    </w:p>
    <w:p w14:paraId="751FEBE0" w14:textId="77777777" w:rsidR="00000000" w:rsidRDefault="007C71EE">
      <w:pPr>
        <w:pStyle w:val="ad"/>
        <w:rPr>
          <w:rtl/>
        </w:rPr>
      </w:pPr>
      <w:r>
        <w:rPr>
          <w:rtl/>
        </w:rPr>
        <w:t>היו"ר יולי-יואל אדלשטיין:</w:t>
      </w:r>
    </w:p>
    <w:p w14:paraId="64A8E869" w14:textId="77777777" w:rsidR="00000000" w:rsidRDefault="007C71EE">
      <w:pPr>
        <w:pStyle w:val="a"/>
        <w:rPr>
          <w:rtl/>
        </w:rPr>
      </w:pPr>
    </w:p>
    <w:p w14:paraId="3EE8DDAF" w14:textId="77777777" w:rsidR="00000000" w:rsidRDefault="007C71EE">
      <w:pPr>
        <w:pStyle w:val="a"/>
        <w:rPr>
          <w:rFonts w:hint="cs"/>
          <w:rtl/>
        </w:rPr>
      </w:pPr>
      <w:r>
        <w:rPr>
          <w:rFonts w:hint="cs"/>
          <w:rtl/>
        </w:rPr>
        <w:t>בעמוד 389 קיימת הסתייגות של חברי הכנסת חיים כץ ואיוב קרא.</w:t>
      </w:r>
    </w:p>
    <w:p w14:paraId="068D5EBD" w14:textId="77777777" w:rsidR="00000000" w:rsidRDefault="007C71EE">
      <w:pPr>
        <w:pStyle w:val="a"/>
        <w:rPr>
          <w:rFonts w:hint="cs"/>
          <w:rtl/>
        </w:rPr>
      </w:pPr>
    </w:p>
    <w:p w14:paraId="78783C2B" w14:textId="77777777" w:rsidR="00000000" w:rsidRDefault="007C71EE">
      <w:pPr>
        <w:pStyle w:val="ac"/>
        <w:rPr>
          <w:rtl/>
        </w:rPr>
      </w:pPr>
      <w:r>
        <w:rPr>
          <w:rFonts w:hint="eastAsia"/>
          <w:rtl/>
        </w:rPr>
        <w:t>זאב</w:t>
      </w:r>
      <w:r>
        <w:rPr>
          <w:rtl/>
        </w:rPr>
        <w:t xml:space="preserve"> בוים (הליכוד):</w:t>
      </w:r>
    </w:p>
    <w:p w14:paraId="37A930B6" w14:textId="77777777" w:rsidR="00000000" w:rsidRDefault="007C71EE">
      <w:pPr>
        <w:pStyle w:val="a"/>
        <w:rPr>
          <w:rFonts w:hint="cs"/>
          <w:rtl/>
        </w:rPr>
      </w:pPr>
    </w:p>
    <w:p w14:paraId="70BE8FF4" w14:textId="77777777" w:rsidR="00000000" w:rsidRDefault="007C71EE">
      <w:pPr>
        <w:pStyle w:val="a"/>
        <w:rPr>
          <w:rFonts w:hint="cs"/>
          <w:rtl/>
        </w:rPr>
      </w:pPr>
      <w:r>
        <w:rPr>
          <w:rFonts w:hint="cs"/>
          <w:rtl/>
        </w:rPr>
        <w:t xml:space="preserve">איוב קרא לא. </w:t>
      </w:r>
    </w:p>
    <w:p w14:paraId="59A57BAD" w14:textId="77777777" w:rsidR="00000000" w:rsidRDefault="007C71EE">
      <w:pPr>
        <w:pStyle w:val="a"/>
        <w:rPr>
          <w:rFonts w:hint="cs"/>
          <w:rtl/>
        </w:rPr>
      </w:pPr>
    </w:p>
    <w:p w14:paraId="3C867563" w14:textId="77777777" w:rsidR="00000000" w:rsidRDefault="007C71EE">
      <w:pPr>
        <w:pStyle w:val="ad"/>
        <w:rPr>
          <w:rtl/>
        </w:rPr>
      </w:pPr>
      <w:r>
        <w:rPr>
          <w:rtl/>
        </w:rPr>
        <w:t>היו"ר יולי-יואל אדלשטיין:</w:t>
      </w:r>
    </w:p>
    <w:p w14:paraId="0D523321" w14:textId="77777777" w:rsidR="00000000" w:rsidRDefault="007C71EE">
      <w:pPr>
        <w:pStyle w:val="a"/>
        <w:rPr>
          <w:rtl/>
        </w:rPr>
      </w:pPr>
    </w:p>
    <w:p w14:paraId="25803C80" w14:textId="77777777" w:rsidR="00000000" w:rsidRDefault="007C71EE">
      <w:pPr>
        <w:pStyle w:val="a"/>
        <w:rPr>
          <w:rFonts w:hint="cs"/>
          <w:rtl/>
        </w:rPr>
      </w:pPr>
      <w:r>
        <w:rPr>
          <w:rFonts w:hint="cs"/>
          <w:rtl/>
        </w:rPr>
        <w:t>האם אדוני, חיים כץ, מבקש להצביע?</w:t>
      </w:r>
    </w:p>
    <w:p w14:paraId="439DC73A" w14:textId="77777777" w:rsidR="00000000" w:rsidRDefault="007C71EE">
      <w:pPr>
        <w:pStyle w:val="a"/>
        <w:rPr>
          <w:rFonts w:hint="cs"/>
          <w:rtl/>
        </w:rPr>
      </w:pPr>
    </w:p>
    <w:p w14:paraId="16F0D5EA" w14:textId="77777777" w:rsidR="00000000" w:rsidRDefault="007C71EE">
      <w:pPr>
        <w:pStyle w:val="ac"/>
        <w:rPr>
          <w:rtl/>
        </w:rPr>
      </w:pPr>
      <w:r>
        <w:rPr>
          <w:rFonts w:hint="eastAsia"/>
          <w:rtl/>
        </w:rPr>
        <w:t>חיים</w:t>
      </w:r>
      <w:r>
        <w:rPr>
          <w:rtl/>
        </w:rPr>
        <w:t xml:space="preserve"> כץ (הליכוד):</w:t>
      </w:r>
    </w:p>
    <w:p w14:paraId="304B1D51" w14:textId="77777777" w:rsidR="00000000" w:rsidRDefault="007C71EE">
      <w:pPr>
        <w:pStyle w:val="a"/>
        <w:rPr>
          <w:rFonts w:hint="cs"/>
          <w:rtl/>
        </w:rPr>
      </w:pPr>
    </w:p>
    <w:p w14:paraId="4CB085D1" w14:textId="77777777" w:rsidR="00000000" w:rsidRDefault="007C71EE">
      <w:pPr>
        <w:pStyle w:val="a"/>
        <w:rPr>
          <w:rFonts w:hint="cs"/>
          <w:rtl/>
        </w:rPr>
      </w:pPr>
      <w:r>
        <w:rPr>
          <w:rFonts w:hint="cs"/>
          <w:rtl/>
        </w:rPr>
        <w:t xml:space="preserve">כן. </w:t>
      </w:r>
    </w:p>
    <w:p w14:paraId="2B0A7127" w14:textId="77777777" w:rsidR="00000000" w:rsidRDefault="007C71EE">
      <w:pPr>
        <w:pStyle w:val="a"/>
        <w:rPr>
          <w:rFonts w:hint="cs"/>
          <w:rtl/>
        </w:rPr>
      </w:pPr>
    </w:p>
    <w:p w14:paraId="4AA3B0EC" w14:textId="77777777" w:rsidR="00000000" w:rsidRDefault="007C71EE">
      <w:pPr>
        <w:pStyle w:val="ad"/>
        <w:rPr>
          <w:rtl/>
        </w:rPr>
      </w:pPr>
      <w:r>
        <w:rPr>
          <w:rtl/>
        </w:rPr>
        <w:t>היו"ר יולי-יואל אדלשטיין:</w:t>
      </w:r>
    </w:p>
    <w:p w14:paraId="04C719B7" w14:textId="77777777" w:rsidR="00000000" w:rsidRDefault="007C71EE">
      <w:pPr>
        <w:pStyle w:val="a"/>
        <w:rPr>
          <w:rtl/>
        </w:rPr>
      </w:pPr>
    </w:p>
    <w:p w14:paraId="65323BFF" w14:textId="77777777" w:rsidR="00000000" w:rsidRDefault="007C71EE">
      <w:pPr>
        <w:pStyle w:val="a"/>
        <w:rPr>
          <w:rFonts w:hint="cs"/>
          <w:rtl/>
        </w:rPr>
      </w:pPr>
      <w:r>
        <w:rPr>
          <w:rFonts w:hint="cs"/>
          <w:rtl/>
        </w:rPr>
        <w:t xml:space="preserve">חבר הכנסת חיים כץ מבקש להצביע על ההסתייגות שלו. אנחנו נצביע אלקטרונית. </w:t>
      </w:r>
    </w:p>
    <w:p w14:paraId="5334A085" w14:textId="77777777" w:rsidR="00000000" w:rsidRDefault="007C71EE">
      <w:pPr>
        <w:pStyle w:val="a"/>
        <w:rPr>
          <w:rFonts w:hint="cs"/>
          <w:rtl/>
        </w:rPr>
      </w:pPr>
    </w:p>
    <w:p w14:paraId="24FEE3F6" w14:textId="77777777" w:rsidR="00000000" w:rsidRDefault="007C71EE">
      <w:pPr>
        <w:pStyle w:val="a"/>
        <w:rPr>
          <w:rFonts w:hint="cs"/>
          <w:rtl/>
        </w:rPr>
      </w:pPr>
      <w:r>
        <w:rPr>
          <w:rFonts w:hint="cs"/>
          <w:rtl/>
        </w:rPr>
        <w:t>חברי הכנסת, אנחנו מצביעים על ההסתייגות של חבר הכנסת חיים כץ לסעיף 73(1).</w:t>
      </w:r>
    </w:p>
    <w:p w14:paraId="617C1F72" w14:textId="77777777" w:rsidR="00000000" w:rsidRDefault="007C71EE">
      <w:pPr>
        <w:pStyle w:val="a"/>
        <w:rPr>
          <w:rFonts w:hint="cs"/>
          <w:rtl/>
        </w:rPr>
      </w:pPr>
    </w:p>
    <w:p w14:paraId="71CF3266" w14:textId="77777777" w:rsidR="00000000" w:rsidRDefault="007C71EE">
      <w:pPr>
        <w:pStyle w:val="ac"/>
        <w:rPr>
          <w:rtl/>
        </w:rPr>
      </w:pPr>
      <w:r>
        <w:rPr>
          <w:rFonts w:hint="eastAsia"/>
          <w:rtl/>
        </w:rPr>
        <w:t>חיים</w:t>
      </w:r>
      <w:r>
        <w:rPr>
          <w:rtl/>
        </w:rPr>
        <w:t xml:space="preserve"> כץ (הליכוד):</w:t>
      </w:r>
    </w:p>
    <w:p w14:paraId="34CD7907" w14:textId="77777777" w:rsidR="00000000" w:rsidRDefault="007C71EE">
      <w:pPr>
        <w:pStyle w:val="a"/>
        <w:rPr>
          <w:rFonts w:hint="cs"/>
          <w:rtl/>
        </w:rPr>
      </w:pPr>
    </w:p>
    <w:p w14:paraId="49A8D2B1" w14:textId="77777777" w:rsidR="00000000" w:rsidRDefault="007C71EE">
      <w:pPr>
        <w:pStyle w:val="a"/>
        <w:rPr>
          <w:rFonts w:hint="cs"/>
          <w:rtl/>
        </w:rPr>
      </w:pPr>
      <w:r>
        <w:rPr>
          <w:rFonts w:hint="cs"/>
          <w:rtl/>
        </w:rPr>
        <w:t>אדוני היושב-ראש, יש לי כאן כמה הסתייגויות. לא אכפת לי להצביע יד</w:t>
      </w:r>
      <w:r>
        <w:rPr>
          <w:rFonts w:hint="cs"/>
          <w:rtl/>
        </w:rPr>
        <w:t xml:space="preserve">נית עליהן ולהצביע על סעיף 73 הצבעה אלקטרונית. על כל הסעיף. </w:t>
      </w:r>
    </w:p>
    <w:p w14:paraId="6CA79F46" w14:textId="77777777" w:rsidR="00000000" w:rsidRDefault="007C71EE">
      <w:pPr>
        <w:pStyle w:val="a"/>
        <w:rPr>
          <w:rFonts w:hint="cs"/>
          <w:rtl/>
        </w:rPr>
      </w:pPr>
    </w:p>
    <w:p w14:paraId="75962B80" w14:textId="77777777" w:rsidR="00000000" w:rsidRDefault="007C71EE">
      <w:pPr>
        <w:pStyle w:val="ad"/>
        <w:rPr>
          <w:rtl/>
        </w:rPr>
      </w:pPr>
      <w:r>
        <w:rPr>
          <w:rtl/>
        </w:rPr>
        <w:t>היו"ר יולי-יואל אדלשטיין:</w:t>
      </w:r>
    </w:p>
    <w:p w14:paraId="1D0FBD12" w14:textId="77777777" w:rsidR="00000000" w:rsidRDefault="007C71EE">
      <w:pPr>
        <w:pStyle w:val="a"/>
        <w:rPr>
          <w:rtl/>
        </w:rPr>
      </w:pPr>
    </w:p>
    <w:p w14:paraId="7FD520D8" w14:textId="77777777" w:rsidR="00000000" w:rsidRDefault="007C71EE">
      <w:pPr>
        <w:pStyle w:val="a"/>
        <w:rPr>
          <w:rFonts w:hint="cs"/>
          <w:rtl/>
        </w:rPr>
      </w:pPr>
      <w:r>
        <w:rPr>
          <w:rFonts w:hint="cs"/>
          <w:rtl/>
        </w:rPr>
        <w:t xml:space="preserve">חבר הכנסת חיים כץ אומר דברי טעם. מי בעד ההסתייגות של חיים כץ - ירים את ידו. תודה. מי נגד ההסתייגות של חיים כץ - ירים את ידו. תודה. מי נמנע? </w:t>
      </w:r>
    </w:p>
    <w:p w14:paraId="2E59FF59" w14:textId="77777777" w:rsidR="00000000" w:rsidRDefault="007C71EE">
      <w:pPr>
        <w:pStyle w:val="a"/>
        <w:rPr>
          <w:rFonts w:hint="cs"/>
          <w:rtl/>
        </w:rPr>
      </w:pPr>
    </w:p>
    <w:p w14:paraId="4DA5BCFE" w14:textId="77777777" w:rsidR="00000000" w:rsidRDefault="007C71EE">
      <w:pPr>
        <w:pStyle w:val="a"/>
        <w:jc w:val="center"/>
        <w:rPr>
          <w:rFonts w:hint="cs"/>
          <w:b/>
          <w:bCs/>
          <w:rtl/>
        </w:rPr>
      </w:pPr>
      <w:r>
        <w:rPr>
          <w:rFonts w:hint="cs"/>
          <w:b/>
          <w:bCs/>
          <w:rtl/>
        </w:rPr>
        <w:t>הצבעה</w:t>
      </w:r>
    </w:p>
    <w:p w14:paraId="6A5036EF" w14:textId="77777777" w:rsidR="00000000" w:rsidRDefault="007C71EE">
      <w:pPr>
        <w:pStyle w:val="a"/>
        <w:jc w:val="center"/>
        <w:rPr>
          <w:rFonts w:hint="cs"/>
          <w:b/>
          <w:bCs/>
          <w:rtl/>
        </w:rPr>
      </w:pPr>
    </w:p>
    <w:p w14:paraId="225866C9" w14:textId="77777777" w:rsidR="00000000" w:rsidRDefault="007C71EE">
      <w:pPr>
        <w:pStyle w:val="a"/>
        <w:jc w:val="center"/>
        <w:rPr>
          <w:rFonts w:hint="cs"/>
          <w:rtl/>
        </w:rPr>
      </w:pPr>
      <w:r>
        <w:rPr>
          <w:rFonts w:hint="cs"/>
          <w:rtl/>
        </w:rPr>
        <w:t>ההסתייגות של חבר הכ</w:t>
      </w:r>
      <w:r>
        <w:rPr>
          <w:rFonts w:hint="cs"/>
          <w:rtl/>
        </w:rPr>
        <w:t>נסת חיים כץ לסעיף 73(1)  לא נתקבלה.</w:t>
      </w:r>
    </w:p>
    <w:p w14:paraId="346BFF71" w14:textId="77777777" w:rsidR="00000000" w:rsidRDefault="007C71EE">
      <w:pPr>
        <w:pStyle w:val="a"/>
        <w:jc w:val="center"/>
        <w:rPr>
          <w:rFonts w:hint="cs"/>
          <w:rtl/>
        </w:rPr>
      </w:pPr>
    </w:p>
    <w:p w14:paraId="2E336466" w14:textId="77777777" w:rsidR="00000000" w:rsidRDefault="007C71EE">
      <w:pPr>
        <w:pStyle w:val="ad"/>
        <w:rPr>
          <w:rtl/>
        </w:rPr>
      </w:pPr>
      <w:r>
        <w:rPr>
          <w:rtl/>
        </w:rPr>
        <w:t>היו"ר יולי-יואל אדלשטיין:</w:t>
      </w:r>
    </w:p>
    <w:p w14:paraId="049F6870" w14:textId="77777777" w:rsidR="00000000" w:rsidRDefault="007C71EE">
      <w:pPr>
        <w:pStyle w:val="a"/>
        <w:rPr>
          <w:rtl/>
        </w:rPr>
      </w:pPr>
    </w:p>
    <w:p w14:paraId="727639D2" w14:textId="77777777" w:rsidR="00000000" w:rsidRDefault="007C71EE">
      <w:pPr>
        <w:pStyle w:val="a"/>
        <w:rPr>
          <w:rFonts w:hint="cs"/>
          <w:rtl/>
        </w:rPr>
      </w:pPr>
      <w:r>
        <w:rPr>
          <w:rFonts w:hint="cs"/>
          <w:rtl/>
        </w:rPr>
        <w:t xml:space="preserve">אני רואה שני נמנעים, אבל ההסתייגות בעמוד 389, בכל מקרה, לא התקבלה. </w:t>
      </w:r>
    </w:p>
    <w:p w14:paraId="3C9522C7" w14:textId="77777777" w:rsidR="00000000" w:rsidRDefault="007C71EE">
      <w:pPr>
        <w:pStyle w:val="a"/>
        <w:rPr>
          <w:rFonts w:hint="cs"/>
          <w:rtl/>
        </w:rPr>
      </w:pPr>
    </w:p>
    <w:p w14:paraId="4063FEF0" w14:textId="77777777" w:rsidR="00000000" w:rsidRDefault="007C71EE">
      <w:pPr>
        <w:pStyle w:val="a"/>
        <w:rPr>
          <w:rFonts w:hint="cs"/>
          <w:rtl/>
        </w:rPr>
      </w:pPr>
      <w:r>
        <w:rPr>
          <w:rFonts w:hint="cs"/>
          <w:rtl/>
        </w:rPr>
        <w:t>אדוני המזכיר, איפה ראינו עוד הסתייגות של חבר הכנסת כץ?</w:t>
      </w:r>
    </w:p>
    <w:p w14:paraId="57382470" w14:textId="77777777" w:rsidR="00000000" w:rsidRDefault="007C71EE">
      <w:pPr>
        <w:pStyle w:val="a"/>
        <w:rPr>
          <w:rFonts w:hint="cs"/>
          <w:rtl/>
        </w:rPr>
      </w:pPr>
    </w:p>
    <w:p w14:paraId="1FDAC211" w14:textId="77777777" w:rsidR="00000000" w:rsidRDefault="007C71EE">
      <w:pPr>
        <w:pStyle w:val="ac"/>
        <w:rPr>
          <w:rtl/>
        </w:rPr>
      </w:pPr>
      <w:r>
        <w:rPr>
          <w:rFonts w:hint="eastAsia"/>
          <w:rtl/>
        </w:rPr>
        <w:t>מזכיר</w:t>
      </w:r>
      <w:r>
        <w:rPr>
          <w:rtl/>
        </w:rPr>
        <w:t xml:space="preserve"> הכנסת אריה האן:</w:t>
      </w:r>
    </w:p>
    <w:p w14:paraId="2653D6CD" w14:textId="77777777" w:rsidR="00000000" w:rsidRDefault="007C71EE">
      <w:pPr>
        <w:pStyle w:val="a"/>
        <w:rPr>
          <w:rFonts w:hint="cs"/>
          <w:rtl/>
        </w:rPr>
      </w:pPr>
    </w:p>
    <w:p w14:paraId="79643B07" w14:textId="77777777" w:rsidR="00000000" w:rsidRDefault="007C71EE">
      <w:pPr>
        <w:pStyle w:val="a"/>
        <w:rPr>
          <w:rFonts w:hint="cs"/>
          <w:rtl/>
        </w:rPr>
      </w:pPr>
      <w:r>
        <w:rPr>
          <w:rFonts w:hint="cs"/>
          <w:rtl/>
        </w:rPr>
        <w:t>בעמוד 391.</w:t>
      </w:r>
    </w:p>
    <w:p w14:paraId="15398377" w14:textId="77777777" w:rsidR="00000000" w:rsidRDefault="007C71EE">
      <w:pPr>
        <w:pStyle w:val="a"/>
        <w:rPr>
          <w:rFonts w:hint="cs"/>
          <w:rtl/>
        </w:rPr>
      </w:pPr>
    </w:p>
    <w:p w14:paraId="5A7532E3" w14:textId="77777777" w:rsidR="00000000" w:rsidRDefault="007C71EE">
      <w:pPr>
        <w:pStyle w:val="ad"/>
        <w:rPr>
          <w:rtl/>
        </w:rPr>
      </w:pPr>
      <w:r>
        <w:rPr>
          <w:rtl/>
        </w:rPr>
        <w:t>היו"ר יולי-יואל אדלשטיין:</w:t>
      </w:r>
    </w:p>
    <w:p w14:paraId="5D2E1351" w14:textId="77777777" w:rsidR="00000000" w:rsidRDefault="007C71EE">
      <w:pPr>
        <w:pStyle w:val="a"/>
        <w:rPr>
          <w:rtl/>
        </w:rPr>
      </w:pPr>
    </w:p>
    <w:p w14:paraId="4BA7F6FF" w14:textId="77777777" w:rsidR="00000000" w:rsidRDefault="007C71EE">
      <w:pPr>
        <w:pStyle w:val="a"/>
        <w:rPr>
          <w:rFonts w:hint="cs"/>
          <w:rtl/>
        </w:rPr>
      </w:pPr>
      <w:r>
        <w:rPr>
          <w:rFonts w:hint="cs"/>
          <w:rtl/>
        </w:rPr>
        <w:t>בעמוד</w:t>
      </w:r>
      <w:r>
        <w:rPr>
          <w:rFonts w:hint="cs"/>
          <w:rtl/>
        </w:rPr>
        <w:t xml:space="preserve"> 391 הסתייגות של חבר הכנסת חיים כץ. מי בעד ההסתייגות שלו - ירים את ידו. תודה. מי נגד ההסתייגות - ירים את ידו. תודה. מי נמנע? תודה. </w:t>
      </w:r>
    </w:p>
    <w:p w14:paraId="05BB760C" w14:textId="77777777" w:rsidR="00000000" w:rsidRDefault="007C71EE">
      <w:pPr>
        <w:pStyle w:val="a"/>
        <w:rPr>
          <w:rFonts w:hint="cs"/>
          <w:rtl/>
        </w:rPr>
      </w:pPr>
    </w:p>
    <w:p w14:paraId="03AC62EF" w14:textId="77777777" w:rsidR="00000000" w:rsidRDefault="007C71EE">
      <w:pPr>
        <w:pStyle w:val="a"/>
        <w:jc w:val="center"/>
        <w:rPr>
          <w:rFonts w:hint="cs"/>
          <w:b/>
          <w:bCs/>
          <w:rtl/>
        </w:rPr>
      </w:pPr>
      <w:r>
        <w:rPr>
          <w:rFonts w:hint="cs"/>
          <w:b/>
          <w:bCs/>
          <w:rtl/>
        </w:rPr>
        <w:t>הצבעה</w:t>
      </w:r>
    </w:p>
    <w:p w14:paraId="075C23A0" w14:textId="77777777" w:rsidR="00000000" w:rsidRDefault="007C71EE">
      <w:pPr>
        <w:pStyle w:val="a"/>
        <w:jc w:val="center"/>
        <w:rPr>
          <w:rFonts w:hint="cs"/>
          <w:b/>
          <w:bCs/>
          <w:rtl/>
        </w:rPr>
      </w:pPr>
    </w:p>
    <w:p w14:paraId="74CF5876" w14:textId="77777777" w:rsidR="00000000" w:rsidRDefault="007C71EE">
      <w:pPr>
        <w:pStyle w:val="a"/>
        <w:jc w:val="center"/>
        <w:rPr>
          <w:rFonts w:hint="cs"/>
          <w:rtl/>
        </w:rPr>
      </w:pPr>
      <w:r>
        <w:rPr>
          <w:rFonts w:hint="cs"/>
          <w:rtl/>
        </w:rPr>
        <w:t>ההסתייגות של חבר הכנסת חיים כץ לסעיף 73(1) לא נתקבלה.</w:t>
      </w:r>
    </w:p>
    <w:p w14:paraId="51818E91" w14:textId="77777777" w:rsidR="00000000" w:rsidRDefault="007C71EE">
      <w:pPr>
        <w:pStyle w:val="a"/>
        <w:jc w:val="center"/>
        <w:rPr>
          <w:rFonts w:hint="cs"/>
          <w:rtl/>
        </w:rPr>
      </w:pPr>
    </w:p>
    <w:p w14:paraId="7247397F" w14:textId="77777777" w:rsidR="00000000" w:rsidRDefault="007C71EE">
      <w:pPr>
        <w:pStyle w:val="ad"/>
        <w:rPr>
          <w:rtl/>
        </w:rPr>
      </w:pPr>
      <w:r>
        <w:rPr>
          <w:rtl/>
        </w:rPr>
        <w:t>היו"ר יולי-יואל אדלשטיין:</w:t>
      </w:r>
    </w:p>
    <w:p w14:paraId="3175C1C3" w14:textId="77777777" w:rsidR="00000000" w:rsidRDefault="007C71EE">
      <w:pPr>
        <w:pStyle w:val="a"/>
        <w:rPr>
          <w:rtl/>
        </w:rPr>
      </w:pPr>
    </w:p>
    <w:p w14:paraId="0D971CCD" w14:textId="77777777" w:rsidR="00000000" w:rsidRDefault="007C71EE">
      <w:pPr>
        <w:pStyle w:val="a"/>
        <w:rPr>
          <w:rFonts w:hint="cs"/>
          <w:rtl/>
        </w:rPr>
      </w:pPr>
      <w:r>
        <w:rPr>
          <w:rFonts w:hint="cs"/>
          <w:rtl/>
        </w:rPr>
        <w:t xml:space="preserve">ההסתייגות לא עברה. </w:t>
      </w:r>
    </w:p>
    <w:p w14:paraId="79389878" w14:textId="77777777" w:rsidR="00000000" w:rsidRDefault="007C71EE">
      <w:pPr>
        <w:pStyle w:val="a"/>
        <w:rPr>
          <w:rFonts w:hint="cs"/>
          <w:rtl/>
        </w:rPr>
      </w:pPr>
    </w:p>
    <w:p w14:paraId="0B3E360C" w14:textId="77777777" w:rsidR="00000000" w:rsidRDefault="007C71EE">
      <w:pPr>
        <w:pStyle w:val="a"/>
        <w:rPr>
          <w:rFonts w:hint="cs"/>
          <w:rtl/>
        </w:rPr>
      </w:pPr>
      <w:r>
        <w:rPr>
          <w:rFonts w:hint="cs"/>
          <w:rtl/>
        </w:rPr>
        <w:t xml:space="preserve">אין מסתייגים </w:t>
      </w:r>
      <w:r>
        <w:rPr>
          <w:rFonts w:hint="cs"/>
          <w:rtl/>
        </w:rPr>
        <w:t>נוספים שנמצאים באולם, לכן - - -</w:t>
      </w:r>
    </w:p>
    <w:p w14:paraId="6CAC26F9" w14:textId="77777777" w:rsidR="00000000" w:rsidRDefault="007C71EE">
      <w:pPr>
        <w:pStyle w:val="a"/>
        <w:rPr>
          <w:rFonts w:hint="cs"/>
          <w:rtl/>
        </w:rPr>
      </w:pPr>
    </w:p>
    <w:p w14:paraId="23601CA3" w14:textId="77777777" w:rsidR="00000000" w:rsidRDefault="007C71EE">
      <w:pPr>
        <w:pStyle w:val="ac"/>
        <w:rPr>
          <w:rtl/>
        </w:rPr>
      </w:pPr>
      <w:r>
        <w:rPr>
          <w:rFonts w:hint="eastAsia"/>
          <w:rtl/>
        </w:rPr>
        <w:t>זאב</w:t>
      </w:r>
      <w:r>
        <w:rPr>
          <w:rtl/>
        </w:rPr>
        <w:t xml:space="preserve"> בוים (הליכוד):</w:t>
      </w:r>
    </w:p>
    <w:p w14:paraId="39376E8F" w14:textId="77777777" w:rsidR="00000000" w:rsidRDefault="007C71EE">
      <w:pPr>
        <w:pStyle w:val="a"/>
        <w:rPr>
          <w:rFonts w:hint="cs"/>
          <w:rtl/>
        </w:rPr>
      </w:pPr>
    </w:p>
    <w:p w14:paraId="1E993985" w14:textId="77777777" w:rsidR="00000000" w:rsidRDefault="007C71EE">
      <w:pPr>
        <w:pStyle w:val="a"/>
        <w:rPr>
          <w:rFonts w:hint="cs"/>
          <w:rtl/>
        </w:rPr>
      </w:pPr>
      <w:r>
        <w:rPr>
          <w:rFonts w:hint="cs"/>
          <w:rtl/>
        </w:rPr>
        <w:t>עמוד 393.</w:t>
      </w:r>
    </w:p>
    <w:p w14:paraId="7740676C" w14:textId="77777777" w:rsidR="00000000" w:rsidRDefault="007C71EE">
      <w:pPr>
        <w:pStyle w:val="a"/>
        <w:rPr>
          <w:rFonts w:hint="cs"/>
          <w:rtl/>
        </w:rPr>
      </w:pPr>
    </w:p>
    <w:p w14:paraId="7CCC9EB4" w14:textId="77777777" w:rsidR="00000000" w:rsidRDefault="007C71EE">
      <w:pPr>
        <w:pStyle w:val="ad"/>
        <w:rPr>
          <w:rtl/>
        </w:rPr>
      </w:pPr>
      <w:r>
        <w:rPr>
          <w:rtl/>
        </w:rPr>
        <w:t>היו"ר יולי-יואל אדלשטיין:</w:t>
      </w:r>
    </w:p>
    <w:p w14:paraId="50F164FD" w14:textId="77777777" w:rsidR="00000000" w:rsidRDefault="007C71EE">
      <w:pPr>
        <w:pStyle w:val="a"/>
        <w:rPr>
          <w:rtl/>
        </w:rPr>
      </w:pPr>
    </w:p>
    <w:p w14:paraId="57BC12A7" w14:textId="77777777" w:rsidR="00000000" w:rsidRDefault="007C71EE">
      <w:pPr>
        <w:pStyle w:val="a"/>
        <w:rPr>
          <w:rFonts w:hint="cs"/>
          <w:rtl/>
        </w:rPr>
      </w:pPr>
      <w:r>
        <w:rPr>
          <w:rFonts w:hint="cs"/>
          <w:rtl/>
        </w:rPr>
        <w:t>רגע. האם גם בעמוד 393 אדוני מתכוון להצביע? חיים כץ, אתה מבקש להצביע.</w:t>
      </w:r>
    </w:p>
    <w:p w14:paraId="65247B37" w14:textId="77777777" w:rsidR="00000000" w:rsidRDefault="007C71EE">
      <w:pPr>
        <w:pStyle w:val="a"/>
        <w:rPr>
          <w:rFonts w:hint="cs"/>
          <w:rtl/>
        </w:rPr>
      </w:pPr>
    </w:p>
    <w:p w14:paraId="4397D20F" w14:textId="77777777" w:rsidR="00000000" w:rsidRDefault="007C71EE">
      <w:pPr>
        <w:pStyle w:val="ac"/>
        <w:rPr>
          <w:rtl/>
        </w:rPr>
      </w:pPr>
      <w:r>
        <w:rPr>
          <w:rFonts w:hint="eastAsia"/>
          <w:rtl/>
        </w:rPr>
        <w:t>חיים</w:t>
      </w:r>
      <w:r>
        <w:rPr>
          <w:rtl/>
        </w:rPr>
        <w:t xml:space="preserve"> כץ (הליכוד):</w:t>
      </w:r>
    </w:p>
    <w:p w14:paraId="32626490" w14:textId="77777777" w:rsidR="00000000" w:rsidRDefault="007C71EE">
      <w:pPr>
        <w:pStyle w:val="a"/>
        <w:rPr>
          <w:rFonts w:hint="cs"/>
          <w:rtl/>
        </w:rPr>
      </w:pPr>
    </w:p>
    <w:p w14:paraId="03B8BD5C" w14:textId="77777777" w:rsidR="00000000" w:rsidRDefault="007C71EE">
      <w:pPr>
        <w:pStyle w:val="a"/>
        <w:rPr>
          <w:rFonts w:hint="cs"/>
          <w:rtl/>
        </w:rPr>
      </w:pPr>
      <w:r>
        <w:rPr>
          <w:rFonts w:hint="cs"/>
          <w:rtl/>
        </w:rPr>
        <w:t xml:space="preserve">כן. כל ההסתייגויות. </w:t>
      </w:r>
    </w:p>
    <w:p w14:paraId="61452C1D" w14:textId="77777777" w:rsidR="00000000" w:rsidRDefault="007C71EE">
      <w:pPr>
        <w:pStyle w:val="a"/>
        <w:rPr>
          <w:rFonts w:hint="cs"/>
          <w:rtl/>
        </w:rPr>
      </w:pPr>
    </w:p>
    <w:p w14:paraId="35BA4F7E" w14:textId="77777777" w:rsidR="00000000" w:rsidRDefault="007C71EE">
      <w:pPr>
        <w:pStyle w:val="ad"/>
        <w:rPr>
          <w:rtl/>
        </w:rPr>
      </w:pPr>
      <w:r>
        <w:rPr>
          <w:rtl/>
        </w:rPr>
        <w:t>היו"ר יולי-יואל אדלשטיין:</w:t>
      </w:r>
    </w:p>
    <w:p w14:paraId="47887162" w14:textId="77777777" w:rsidR="00000000" w:rsidRDefault="007C71EE">
      <w:pPr>
        <w:pStyle w:val="a"/>
        <w:rPr>
          <w:rtl/>
        </w:rPr>
      </w:pPr>
    </w:p>
    <w:p w14:paraId="5872A9EC" w14:textId="77777777" w:rsidR="00000000" w:rsidRDefault="007C71EE">
      <w:pPr>
        <w:pStyle w:val="a"/>
        <w:rPr>
          <w:rFonts w:hint="cs"/>
          <w:rtl/>
        </w:rPr>
      </w:pPr>
      <w:r>
        <w:rPr>
          <w:rFonts w:hint="cs"/>
          <w:rtl/>
        </w:rPr>
        <w:t>מי בעד ההסתייגות של חיים כץ</w:t>
      </w:r>
      <w:r>
        <w:rPr>
          <w:rFonts w:hint="cs"/>
          <w:rtl/>
        </w:rPr>
        <w:t xml:space="preserve"> לסעיף 73(3) - נא להרים יד. תודה. מי נגד- נא להרים יד. תודה. נמנעים? </w:t>
      </w:r>
    </w:p>
    <w:p w14:paraId="41ED9D19" w14:textId="77777777" w:rsidR="00000000" w:rsidRDefault="007C71EE">
      <w:pPr>
        <w:pStyle w:val="a"/>
        <w:rPr>
          <w:rFonts w:hint="cs"/>
          <w:rtl/>
        </w:rPr>
      </w:pPr>
    </w:p>
    <w:p w14:paraId="53B0A42B" w14:textId="77777777" w:rsidR="00000000" w:rsidRDefault="007C71EE">
      <w:pPr>
        <w:pStyle w:val="a"/>
        <w:rPr>
          <w:rFonts w:hint="cs"/>
          <w:rtl/>
        </w:rPr>
      </w:pPr>
    </w:p>
    <w:p w14:paraId="3A96E887" w14:textId="77777777" w:rsidR="00000000" w:rsidRDefault="007C71EE">
      <w:pPr>
        <w:pStyle w:val="a"/>
        <w:rPr>
          <w:rFonts w:hint="cs"/>
          <w:rtl/>
        </w:rPr>
      </w:pPr>
    </w:p>
    <w:p w14:paraId="4A6353E4" w14:textId="77777777" w:rsidR="00000000" w:rsidRDefault="007C71EE">
      <w:pPr>
        <w:pStyle w:val="a"/>
        <w:jc w:val="center"/>
        <w:rPr>
          <w:rFonts w:hint="cs"/>
          <w:b/>
          <w:bCs/>
          <w:rtl/>
        </w:rPr>
      </w:pPr>
      <w:r>
        <w:rPr>
          <w:rFonts w:hint="cs"/>
          <w:b/>
          <w:bCs/>
          <w:rtl/>
        </w:rPr>
        <w:t>הצבעה</w:t>
      </w:r>
    </w:p>
    <w:p w14:paraId="5F962B4A" w14:textId="77777777" w:rsidR="00000000" w:rsidRDefault="007C71EE">
      <w:pPr>
        <w:pStyle w:val="a"/>
        <w:jc w:val="center"/>
        <w:rPr>
          <w:rFonts w:hint="cs"/>
          <w:b/>
          <w:bCs/>
          <w:rtl/>
        </w:rPr>
      </w:pPr>
    </w:p>
    <w:p w14:paraId="1F07B171" w14:textId="77777777" w:rsidR="00000000" w:rsidRDefault="007C71EE">
      <w:pPr>
        <w:pStyle w:val="a"/>
        <w:jc w:val="center"/>
        <w:rPr>
          <w:rFonts w:hint="cs"/>
          <w:rtl/>
        </w:rPr>
      </w:pPr>
      <w:r>
        <w:rPr>
          <w:rFonts w:hint="cs"/>
          <w:rtl/>
        </w:rPr>
        <w:t>ההסתייגות של חבר הכנסת חיים כץ לסעיף 73(3) לא נתקבלה.</w:t>
      </w:r>
    </w:p>
    <w:p w14:paraId="052F03B0" w14:textId="77777777" w:rsidR="00000000" w:rsidRDefault="007C71EE">
      <w:pPr>
        <w:pStyle w:val="a"/>
        <w:jc w:val="center"/>
        <w:rPr>
          <w:rFonts w:hint="cs"/>
          <w:rtl/>
        </w:rPr>
      </w:pPr>
    </w:p>
    <w:p w14:paraId="77AD1CEC" w14:textId="77777777" w:rsidR="00000000" w:rsidRDefault="007C71EE">
      <w:pPr>
        <w:pStyle w:val="ad"/>
        <w:rPr>
          <w:rtl/>
        </w:rPr>
      </w:pPr>
      <w:r>
        <w:rPr>
          <w:rFonts w:hint="eastAsia"/>
          <w:rtl/>
        </w:rPr>
        <w:t>היו</w:t>
      </w:r>
      <w:r>
        <w:rPr>
          <w:rtl/>
        </w:rPr>
        <w:t>"ר יולי-יואל אדלשטיין:</w:t>
      </w:r>
    </w:p>
    <w:p w14:paraId="473B8D75" w14:textId="77777777" w:rsidR="00000000" w:rsidRDefault="007C71EE">
      <w:pPr>
        <w:pStyle w:val="a"/>
        <w:rPr>
          <w:rFonts w:hint="cs"/>
          <w:rtl/>
        </w:rPr>
      </w:pPr>
    </w:p>
    <w:p w14:paraId="52AEA7EE" w14:textId="77777777" w:rsidR="00000000" w:rsidRDefault="007C71EE">
      <w:pPr>
        <w:pStyle w:val="a"/>
        <w:rPr>
          <w:rFonts w:hint="cs"/>
          <w:rtl/>
        </w:rPr>
      </w:pPr>
      <w:r>
        <w:rPr>
          <w:rFonts w:hint="cs"/>
          <w:rtl/>
        </w:rPr>
        <w:t xml:space="preserve">ההסתייגות לא נתקבלה. </w:t>
      </w:r>
    </w:p>
    <w:p w14:paraId="116D3AEB" w14:textId="77777777" w:rsidR="00000000" w:rsidRDefault="007C71EE">
      <w:pPr>
        <w:pStyle w:val="a"/>
        <w:rPr>
          <w:rFonts w:hint="cs"/>
          <w:rtl/>
        </w:rPr>
      </w:pPr>
    </w:p>
    <w:p w14:paraId="2679FA9A" w14:textId="77777777" w:rsidR="00000000" w:rsidRDefault="007C71EE">
      <w:pPr>
        <w:pStyle w:val="a"/>
        <w:rPr>
          <w:rFonts w:hint="cs"/>
          <w:rtl/>
        </w:rPr>
      </w:pPr>
      <w:r>
        <w:rPr>
          <w:rFonts w:hint="cs"/>
          <w:rtl/>
        </w:rPr>
        <w:t>לכן נצביע על סעיף 73 על כל סעיפיו כנוסח הוועדה. מי בעד?</w:t>
      </w:r>
    </w:p>
    <w:p w14:paraId="308FA663" w14:textId="77777777" w:rsidR="00000000" w:rsidRDefault="007C71EE">
      <w:pPr>
        <w:pStyle w:val="a"/>
        <w:rPr>
          <w:rFonts w:hint="cs"/>
          <w:rtl/>
        </w:rPr>
      </w:pPr>
    </w:p>
    <w:p w14:paraId="11EEDF89" w14:textId="77777777" w:rsidR="00000000" w:rsidRDefault="007C71EE">
      <w:pPr>
        <w:pStyle w:val="ac"/>
        <w:rPr>
          <w:rtl/>
        </w:rPr>
      </w:pPr>
      <w:r>
        <w:rPr>
          <w:rFonts w:hint="eastAsia"/>
          <w:rtl/>
        </w:rPr>
        <w:t>קריאה</w:t>
      </w:r>
      <w:r>
        <w:rPr>
          <w:rtl/>
        </w:rPr>
        <w:t>:</w:t>
      </w:r>
    </w:p>
    <w:p w14:paraId="14024DC2" w14:textId="77777777" w:rsidR="00000000" w:rsidRDefault="007C71EE">
      <w:pPr>
        <w:pStyle w:val="a"/>
        <w:rPr>
          <w:rFonts w:hint="cs"/>
          <w:rtl/>
        </w:rPr>
      </w:pPr>
    </w:p>
    <w:p w14:paraId="376DCDCA" w14:textId="77777777" w:rsidR="00000000" w:rsidRDefault="007C71EE">
      <w:pPr>
        <w:pStyle w:val="a"/>
        <w:rPr>
          <w:rFonts w:hint="cs"/>
          <w:rtl/>
        </w:rPr>
      </w:pPr>
      <w:r>
        <w:rPr>
          <w:rFonts w:hint="cs"/>
          <w:rtl/>
        </w:rPr>
        <w:t>- - -</w:t>
      </w:r>
    </w:p>
    <w:p w14:paraId="0A7C8EB6" w14:textId="77777777" w:rsidR="00000000" w:rsidRDefault="007C71EE">
      <w:pPr>
        <w:pStyle w:val="a"/>
        <w:rPr>
          <w:rFonts w:hint="cs"/>
          <w:rtl/>
        </w:rPr>
      </w:pPr>
    </w:p>
    <w:p w14:paraId="677B84CD" w14:textId="77777777" w:rsidR="00000000" w:rsidRDefault="007C71EE">
      <w:pPr>
        <w:pStyle w:val="ad"/>
        <w:rPr>
          <w:rtl/>
        </w:rPr>
      </w:pPr>
      <w:r>
        <w:rPr>
          <w:rFonts w:hint="eastAsia"/>
          <w:rtl/>
        </w:rPr>
        <w:t>היו</w:t>
      </w:r>
      <w:r>
        <w:rPr>
          <w:rtl/>
        </w:rPr>
        <w:t>"ר יולי-יואל אדלשטיין:</w:t>
      </w:r>
    </w:p>
    <w:p w14:paraId="08A29E84" w14:textId="77777777" w:rsidR="00000000" w:rsidRDefault="007C71EE">
      <w:pPr>
        <w:pStyle w:val="a"/>
        <w:rPr>
          <w:rFonts w:hint="cs"/>
          <w:rtl/>
        </w:rPr>
      </w:pPr>
    </w:p>
    <w:p w14:paraId="61A7F2F6" w14:textId="77777777" w:rsidR="00000000" w:rsidRDefault="007C71EE">
      <w:pPr>
        <w:pStyle w:val="a"/>
        <w:rPr>
          <w:rFonts w:hint="cs"/>
          <w:rtl/>
        </w:rPr>
      </w:pPr>
      <w:r>
        <w:rPr>
          <w:rFonts w:hint="cs"/>
          <w:rtl/>
        </w:rPr>
        <w:t xml:space="preserve">אנחנו באמצע ההצבעה, אדוני. </w:t>
      </w:r>
    </w:p>
    <w:p w14:paraId="0320AC60" w14:textId="77777777" w:rsidR="00000000" w:rsidRDefault="007C71EE">
      <w:pPr>
        <w:pStyle w:val="a"/>
        <w:rPr>
          <w:rFonts w:hint="cs"/>
          <w:rtl/>
        </w:rPr>
      </w:pPr>
    </w:p>
    <w:p w14:paraId="17818CA9" w14:textId="77777777" w:rsidR="00000000" w:rsidRDefault="007C71EE">
      <w:pPr>
        <w:pStyle w:val="a"/>
        <w:rPr>
          <w:rFonts w:hint="cs"/>
          <w:rtl/>
        </w:rPr>
      </w:pPr>
      <w:r>
        <w:rPr>
          <w:rFonts w:hint="cs"/>
          <w:rtl/>
        </w:rPr>
        <w:t>מי בעד? תודה. מי נגד? מי נמנע?</w:t>
      </w:r>
    </w:p>
    <w:p w14:paraId="5FFDE232" w14:textId="77777777" w:rsidR="00000000" w:rsidRDefault="007C71EE">
      <w:pPr>
        <w:pStyle w:val="a"/>
        <w:rPr>
          <w:rFonts w:hint="cs"/>
          <w:rtl/>
        </w:rPr>
      </w:pPr>
    </w:p>
    <w:p w14:paraId="29DB8EDA" w14:textId="77777777" w:rsidR="00000000" w:rsidRDefault="007C71EE">
      <w:pPr>
        <w:pStyle w:val="a"/>
        <w:jc w:val="center"/>
        <w:rPr>
          <w:rFonts w:hint="cs"/>
          <w:rtl/>
        </w:rPr>
      </w:pPr>
      <w:r>
        <w:rPr>
          <w:rFonts w:hint="cs"/>
          <w:b/>
          <w:bCs/>
          <w:rtl/>
        </w:rPr>
        <w:t>הצבעה</w:t>
      </w:r>
    </w:p>
    <w:p w14:paraId="6704103E" w14:textId="77777777" w:rsidR="00000000" w:rsidRDefault="007C71EE">
      <w:pPr>
        <w:pStyle w:val="a"/>
        <w:jc w:val="center"/>
        <w:rPr>
          <w:rFonts w:hint="cs"/>
          <w:rtl/>
        </w:rPr>
      </w:pPr>
    </w:p>
    <w:p w14:paraId="21F00C91" w14:textId="77777777" w:rsidR="00000000" w:rsidRDefault="007C71EE">
      <w:pPr>
        <w:pStyle w:val="a"/>
        <w:jc w:val="center"/>
        <w:rPr>
          <w:rFonts w:hint="cs"/>
          <w:rtl/>
        </w:rPr>
      </w:pPr>
      <w:r>
        <w:rPr>
          <w:rFonts w:hint="cs"/>
          <w:rtl/>
        </w:rPr>
        <w:t>סעיף 73, כהצעת הוועדה, נתקבל.</w:t>
      </w:r>
    </w:p>
    <w:p w14:paraId="111EDBB0" w14:textId="77777777" w:rsidR="00000000" w:rsidRDefault="007C71EE">
      <w:pPr>
        <w:pStyle w:val="a"/>
        <w:jc w:val="center"/>
        <w:rPr>
          <w:rFonts w:hint="cs"/>
          <w:rtl/>
        </w:rPr>
      </w:pPr>
    </w:p>
    <w:p w14:paraId="67DEAD93" w14:textId="77777777" w:rsidR="00000000" w:rsidRDefault="007C71EE">
      <w:pPr>
        <w:pStyle w:val="a"/>
        <w:jc w:val="center"/>
        <w:rPr>
          <w:rFonts w:hint="cs"/>
          <w:rtl/>
        </w:rPr>
      </w:pPr>
    </w:p>
    <w:p w14:paraId="64B5DAE8" w14:textId="77777777" w:rsidR="00000000" w:rsidRDefault="007C71EE">
      <w:pPr>
        <w:pStyle w:val="ad"/>
        <w:rPr>
          <w:rtl/>
        </w:rPr>
      </w:pPr>
      <w:r>
        <w:rPr>
          <w:rtl/>
        </w:rPr>
        <w:t>היו"ר יולי-יואל אדלשטיין:</w:t>
      </w:r>
    </w:p>
    <w:p w14:paraId="2F9BF5CF" w14:textId="77777777" w:rsidR="00000000" w:rsidRDefault="007C71EE">
      <w:pPr>
        <w:pStyle w:val="a"/>
        <w:rPr>
          <w:rtl/>
        </w:rPr>
      </w:pPr>
    </w:p>
    <w:p w14:paraId="0D31E5E3" w14:textId="77777777" w:rsidR="00000000" w:rsidRDefault="007C71EE">
      <w:pPr>
        <w:pStyle w:val="a"/>
        <w:rPr>
          <w:rFonts w:hint="cs"/>
          <w:rtl/>
        </w:rPr>
      </w:pPr>
      <w:r>
        <w:rPr>
          <w:rFonts w:hint="cs"/>
          <w:rtl/>
        </w:rPr>
        <w:t>73 התקבל כנוסח הוועדה, ללא הסתייגויות.</w:t>
      </w:r>
    </w:p>
    <w:p w14:paraId="4E4CE737" w14:textId="77777777" w:rsidR="00000000" w:rsidRDefault="007C71EE">
      <w:pPr>
        <w:pStyle w:val="a"/>
        <w:rPr>
          <w:rFonts w:hint="cs"/>
          <w:rtl/>
        </w:rPr>
      </w:pPr>
    </w:p>
    <w:p w14:paraId="774F1A32" w14:textId="77777777" w:rsidR="00000000" w:rsidRDefault="007C71EE">
      <w:pPr>
        <w:pStyle w:val="a"/>
        <w:rPr>
          <w:rFonts w:hint="cs"/>
          <w:rtl/>
        </w:rPr>
      </w:pPr>
      <w:r>
        <w:rPr>
          <w:rFonts w:hint="cs"/>
          <w:rtl/>
        </w:rPr>
        <w:t>74 פלוס לוח התיקונים.</w:t>
      </w:r>
    </w:p>
    <w:p w14:paraId="30ACDB9D" w14:textId="77777777" w:rsidR="00000000" w:rsidRDefault="007C71EE">
      <w:pPr>
        <w:pStyle w:val="a"/>
        <w:rPr>
          <w:rFonts w:hint="cs"/>
          <w:rtl/>
        </w:rPr>
      </w:pPr>
    </w:p>
    <w:p w14:paraId="7271DBCA" w14:textId="77777777" w:rsidR="00000000" w:rsidRDefault="007C71EE">
      <w:pPr>
        <w:pStyle w:val="ac"/>
        <w:rPr>
          <w:rtl/>
        </w:rPr>
      </w:pPr>
      <w:r>
        <w:rPr>
          <w:rFonts w:hint="eastAsia"/>
          <w:rtl/>
        </w:rPr>
        <w:t>נעמי</w:t>
      </w:r>
      <w:r>
        <w:rPr>
          <w:rtl/>
        </w:rPr>
        <w:t xml:space="preserve"> בלומנטל (הליכוד):</w:t>
      </w:r>
    </w:p>
    <w:p w14:paraId="1509D8B6" w14:textId="77777777" w:rsidR="00000000" w:rsidRDefault="007C71EE">
      <w:pPr>
        <w:pStyle w:val="a"/>
        <w:rPr>
          <w:rFonts w:hint="cs"/>
          <w:rtl/>
        </w:rPr>
      </w:pPr>
    </w:p>
    <w:p w14:paraId="35CB6934" w14:textId="77777777" w:rsidR="00000000" w:rsidRDefault="007C71EE">
      <w:pPr>
        <w:pStyle w:val="a"/>
        <w:rPr>
          <w:rFonts w:hint="cs"/>
          <w:rtl/>
        </w:rPr>
      </w:pPr>
      <w:r>
        <w:rPr>
          <w:rFonts w:hint="cs"/>
          <w:rtl/>
        </w:rPr>
        <w:t>אולי כדאי לציי</w:t>
      </w:r>
      <w:r>
        <w:rPr>
          <w:rFonts w:hint="cs"/>
          <w:rtl/>
        </w:rPr>
        <w:t>ן, שבהסתייגויות של חברי הכנסת שאינם נמצאים כאן, אין משהו מהותי - - -</w:t>
      </w:r>
    </w:p>
    <w:p w14:paraId="578FB460" w14:textId="77777777" w:rsidR="00000000" w:rsidRDefault="007C71EE">
      <w:pPr>
        <w:pStyle w:val="a"/>
        <w:rPr>
          <w:rFonts w:hint="cs"/>
          <w:rtl/>
        </w:rPr>
      </w:pPr>
    </w:p>
    <w:p w14:paraId="3F07A177" w14:textId="77777777" w:rsidR="00000000" w:rsidRDefault="007C71EE">
      <w:pPr>
        <w:pStyle w:val="ad"/>
        <w:rPr>
          <w:rtl/>
        </w:rPr>
      </w:pPr>
      <w:r>
        <w:rPr>
          <w:rtl/>
        </w:rPr>
        <w:t>היו"ר יולי-יואל אדלשטיין:</w:t>
      </w:r>
    </w:p>
    <w:p w14:paraId="22CA1CDC" w14:textId="77777777" w:rsidR="00000000" w:rsidRDefault="007C71EE">
      <w:pPr>
        <w:pStyle w:val="a"/>
        <w:rPr>
          <w:rtl/>
        </w:rPr>
      </w:pPr>
    </w:p>
    <w:p w14:paraId="3EC1FA77" w14:textId="77777777" w:rsidR="00000000" w:rsidRDefault="007C71EE">
      <w:pPr>
        <w:pStyle w:val="a"/>
        <w:rPr>
          <w:rFonts w:hint="cs"/>
          <w:rtl/>
        </w:rPr>
      </w:pPr>
      <w:r>
        <w:rPr>
          <w:rFonts w:hint="cs"/>
          <w:rtl/>
        </w:rPr>
        <w:t xml:space="preserve">לא, חברת הכנסת בלומנטל. זו  הערה חשובה כהערה חברית, אבל אנחנו לא נכנסים לנושאים האלה. </w:t>
      </w:r>
    </w:p>
    <w:p w14:paraId="32B27934" w14:textId="77777777" w:rsidR="00000000" w:rsidRDefault="007C71EE">
      <w:pPr>
        <w:pStyle w:val="a"/>
        <w:rPr>
          <w:rFonts w:hint="cs"/>
          <w:rtl/>
        </w:rPr>
      </w:pPr>
    </w:p>
    <w:p w14:paraId="03E08ECB" w14:textId="77777777" w:rsidR="00000000" w:rsidRDefault="007C71EE">
      <w:pPr>
        <w:pStyle w:val="ac"/>
        <w:rPr>
          <w:rtl/>
        </w:rPr>
      </w:pPr>
      <w:r>
        <w:rPr>
          <w:rFonts w:hint="eastAsia"/>
          <w:rtl/>
        </w:rPr>
        <w:t>חיים</w:t>
      </w:r>
      <w:r>
        <w:rPr>
          <w:rtl/>
        </w:rPr>
        <w:t xml:space="preserve"> כץ (הליכוד):</w:t>
      </w:r>
    </w:p>
    <w:p w14:paraId="58D2BF7C" w14:textId="77777777" w:rsidR="00000000" w:rsidRDefault="007C71EE">
      <w:pPr>
        <w:pStyle w:val="a"/>
        <w:rPr>
          <w:rFonts w:hint="cs"/>
          <w:rtl/>
        </w:rPr>
      </w:pPr>
    </w:p>
    <w:p w14:paraId="2808EBAA" w14:textId="77777777" w:rsidR="00000000" w:rsidRDefault="007C71EE">
      <w:pPr>
        <w:pStyle w:val="a"/>
        <w:rPr>
          <w:rFonts w:hint="cs"/>
          <w:rtl/>
        </w:rPr>
      </w:pPr>
      <w:r>
        <w:rPr>
          <w:rFonts w:hint="cs"/>
          <w:rtl/>
        </w:rPr>
        <w:t>אדוני היושב-ראש, אמרנו שנצביע על כל הסעיף הצבעה אלקט</w:t>
      </w:r>
      <w:r>
        <w:rPr>
          <w:rFonts w:hint="cs"/>
          <w:rtl/>
        </w:rPr>
        <w:t>רונית.</w:t>
      </w:r>
    </w:p>
    <w:p w14:paraId="794596A5" w14:textId="77777777" w:rsidR="00000000" w:rsidRDefault="007C71EE">
      <w:pPr>
        <w:pStyle w:val="a"/>
        <w:rPr>
          <w:rFonts w:hint="cs"/>
          <w:rtl/>
        </w:rPr>
      </w:pPr>
    </w:p>
    <w:p w14:paraId="7DB1397D" w14:textId="77777777" w:rsidR="00000000" w:rsidRDefault="007C71EE">
      <w:pPr>
        <w:pStyle w:val="ad"/>
        <w:rPr>
          <w:rtl/>
        </w:rPr>
      </w:pPr>
      <w:r>
        <w:rPr>
          <w:rtl/>
        </w:rPr>
        <w:t>היו"ר יולי-יואל אדלשטיין:</w:t>
      </w:r>
    </w:p>
    <w:p w14:paraId="12F772DD" w14:textId="77777777" w:rsidR="00000000" w:rsidRDefault="007C71EE">
      <w:pPr>
        <w:pStyle w:val="a"/>
        <w:rPr>
          <w:rtl/>
        </w:rPr>
      </w:pPr>
    </w:p>
    <w:p w14:paraId="39FE44E7" w14:textId="77777777" w:rsidR="00000000" w:rsidRDefault="007C71EE">
      <w:pPr>
        <w:pStyle w:val="a"/>
        <w:rPr>
          <w:rFonts w:hint="cs"/>
          <w:rtl/>
        </w:rPr>
      </w:pPr>
      <w:r>
        <w:rPr>
          <w:rFonts w:hint="cs"/>
          <w:rtl/>
        </w:rPr>
        <w:t>טוב, חבר הכנסת כץ, שמעתי. אבל אנחנו כבר הצבענו. אני לא חושב שאני יכול לחזור - - -</w:t>
      </w:r>
    </w:p>
    <w:p w14:paraId="6AA629BB" w14:textId="77777777" w:rsidR="00000000" w:rsidRDefault="007C71EE">
      <w:pPr>
        <w:pStyle w:val="a"/>
        <w:rPr>
          <w:rFonts w:hint="cs"/>
          <w:rtl/>
        </w:rPr>
      </w:pPr>
    </w:p>
    <w:p w14:paraId="039BE6A5" w14:textId="77777777" w:rsidR="00000000" w:rsidRDefault="007C71EE">
      <w:pPr>
        <w:pStyle w:val="ac"/>
        <w:rPr>
          <w:rtl/>
        </w:rPr>
      </w:pPr>
      <w:r>
        <w:rPr>
          <w:rFonts w:hint="eastAsia"/>
          <w:rtl/>
        </w:rPr>
        <w:t>קריאות</w:t>
      </w:r>
      <w:r>
        <w:rPr>
          <w:rtl/>
        </w:rPr>
        <w:t>:</w:t>
      </w:r>
    </w:p>
    <w:p w14:paraId="0EEBF726" w14:textId="77777777" w:rsidR="00000000" w:rsidRDefault="007C71EE">
      <w:pPr>
        <w:pStyle w:val="a"/>
        <w:rPr>
          <w:rFonts w:hint="cs"/>
          <w:rtl/>
        </w:rPr>
      </w:pPr>
    </w:p>
    <w:p w14:paraId="0D7530EB" w14:textId="77777777" w:rsidR="00000000" w:rsidRDefault="007C71EE">
      <w:pPr>
        <w:pStyle w:val="a"/>
        <w:rPr>
          <w:rFonts w:hint="cs"/>
          <w:rtl/>
        </w:rPr>
      </w:pPr>
      <w:r>
        <w:rPr>
          <w:rFonts w:hint="cs"/>
          <w:rtl/>
        </w:rPr>
        <w:t>- - -</w:t>
      </w:r>
    </w:p>
    <w:p w14:paraId="63E25F1E" w14:textId="77777777" w:rsidR="00000000" w:rsidRDefault="007C71EE">
      <w:pPr>
        <w:pStyle w:val="a"/>
        <w:rPr>
          <w:rFonts w:hint="cs"/>
          <w:rtl/>
        </w:rPr>
      </w:pPr>
    </w:p>
    <w:p w14:paraId="7E67E121" w14:textId="77777777" w:rsidR="00000000" w:rsidRDefault="007C71EE">
      <w:pPr>
        <w:pStyle w:val="ad"/>
        <w:rPr>
          <w:rtl/>
        </w:rPr>
      </w:pPr>
      <w:r>
        <w:rPr>
          <w:rtl/>
        </w:rPr>
        <w:t>היו"ר יולי-יואל אדלשטיין:</w:t>
      </w:r>
    </w:p>
    <w:p w14:paraId="7234AA05" w14:textId="77777777" w:rsidR="00000000" w:rsidRDefault="007C71EE">
      <w:pPr>
        <w:pStyle w:val="a"/>
        <w:rPr>
          <w:rtl/>
        </w:rPr>
      </w:pPr>
    </w:p>
    <w:p w14:paraId="696B658B" w14:textId="77777777" w:rsidR="00000000" w:rsidRDefault="007C71EE">
      <w:pPr>
        <w:pStyle w:val="a"/>
        <w:rPr>
          <w:rFonts w:hint="cs"/>
          <w:rtl/>
        </w:rPr>
      </w:pPr>
      <w:r>
        <w:rPr>
          <w:rFonts w:hint="cs"/>
          <w:rtl/>
        </w:rPr>
        <w:t>יש הסכמה כללית לערוך הצבעה חוזרת בסעיף 73? אין הסכמה או יש הסכמה?</w:t>
      </w:r>
    </w:p>
    <w:p w14:paraId="58237CB5" w14:textId="77777777" w:rsidR="00000000" w:rsidRDefault="007C71EE">
      <w:pPr>
        <w:pStyle w:val="a"/>
        <w:rPr>
          <w:rFonts w:hint="cs"/>
          <w:rtl/>
        </w:rPr>
      </w:pPr>
    </w:p>
    <w:p w14:paraId="64740537" w14:textId="77777777" w:rsidR="00000000" w:rsidRDefault="007C71EE">
      <w:pPr>
        <w:pStyle w:val="ac"/>
        <w:rPr>
          <w:rtl/>
        </w:rPr>
      </w:pPr>
      <w:r>
        <w:rPr>
          <w:rFonts w:hint="eastAsia"/>
          <w:rtl/>
        </w:rPr>
        <w:t>זאב</w:t>
      </w:r>
      <w:r>
        <w:rPr>
          <w:rtl/>
        </w:rPr>
        <w:t xml:space="preserve"> בוים (הליכוד):</w:t>
      </w:r>
    </w:p>
    <w:p w14:paraId="51F90A89" w14:textId="77777777" w:rsidR="00000000" w:rsidRDefault="007C71EE">
      <w:pPr>
        <w:pStyle w:val="a"/>
        <w:rPr>
          <w:rFonts w:hint="cs"/>
          <w:rtl/>
        </w:rPr>
      </w:pPr>
    </w:p>
    <w:p w14:paraId="5A1617C3" w14:textId="77777777" w:rsidR="00000000" w:rsidRDefault="007C71EE">
      <w:pPr>
        <w:pStyle w:val="a"/>
        <w:rPr>
          <w:rFonts w:hint="cs"/>
          <w:rtl/>
        </w:rPr>
      </w:pPr>
      <w:r>
        <w:rPr>
          <w:rFonts w:hint="cs"/>
          <w:rtl/>
        </w:rPr>
        <w:t>בוא ניתן</w:t>
      </w:r>
      <w:r>
        <w:rPr>
          <w:rFonts w:hint="cs"/>
          <w:rtl/>
        </w:rPr>
        <w:t xml:space="preserve"> לו הצבעה. </w:t>
      </w:r>
    </w:p>
    <w:p w14:paraId="1C9A868F" w14:textId="77777777" w:rsidR="00000000" w:rsidRDefault="007C71EE">
      <w:pPr>
        <w:pStyle w:val="a"/>
        <w:rPr>
          <w:rFonts w:hint="cs"/>
          <w:rtl/>
        </w:rPr>
      </w:pPr>
    </w:p>
    <w:p w14:paraId="6F28D2F2" w14:textId="77777777" w:rsidR="00000000" w:rsidRDefault="007C71EE">
      <w:pPr>
        <w:pStyle w:val="ad"/>
        <w:rPr>
          <w:rtl/>
        </w:rPr>
      </w:pPr>
      <w:r>
        <w:rPr>
          <w:rtl/>
        </w:rPr>
        <w:t>היו"ר יולי-יואל אדלשטיין:</w:t>
      </w:r>
    </w:p>
    <w:p w14:paraId="0C317432" w14:textId="77777777" w:rsidR="00000000" w:rsidRDefault="007C71EE">
      <w:pPr>
        <w:pStyle w:val="a"/>
        <w:rPr>
          <w:rtl/>
        </w:rPr>
      </w:pPr>
    </w:p>
    <w:p w14:paraId="60435364" w14:textId="77777777" w:rsidR="00000000" w:rsidRDefault="007C71EE">
      <w:pPr>
        <w:pStyle w:val="a"/>
        <w:rPr>
          <w:rFonts w:hint="cs"/>
          <w:rtl/>
        </w:rPr>
      </w:pPr>
      <w:r>
        <w:rPr>
          <w:rFonts w:hint="cs"/>
          <w:rtl/>
        </w:rPr>
        <w:t xml:space="preserve">חברי הכנסת, אנחנו נצביע אלקטרונית על סעיף 73, ואני מתנצל על הטעות שלי. אני אכן שמעתי את הבקשה של חיים כץ ולא התייחסתי אליה בסוף ההצבעות. </w:t>
      </w:r>
    </w:p>
    <w:p w14:paraId="11E30A22" w14:textId="77777777" w:rsidR="00000000" w:rsidRDefault="007C71EE">
      <w:pPr>
        <w:pStyle w:val="a"/>
        <w:rPr>
          <w:rFonts w:hint="cs"/>
          <w:rtl/>
        </w:rPr>
      </w:pPr>
    </w:p>
    <w:p w14:paraId="4E0875EB" w14:textId="77777777" w:rsidR="00000000" w:rsidRDefault="007C71EE">
      <w:pPr>
        <w:pStyle w:val="a"/>
        <w:rPr>
          <w:rFonts w:hint="cs"/>
          <w:rtl/>
        </w:rPr>
      </w:pPr>
      <w:r>
        <w:rPr>
          <w:rFonts w:hint="cs"/>
          <w:rtl/>
        </w:rPr>
        <w:t>ההצבעה החלה. סעיף 73 כנוסח הוועדה - מי בעד? מי נגד? ההסתייגויות, אני מזכיר, ל</w:t>
      </w:r>
      <w:r>
        <w:rPr>
          <w:rFonts w:hint="cs"/>
          <w:rtl/>
        </w:rPr>
        <w:t xml:space="preserve">א התקבלו. </w:t>
      </w:r>
    </w:p>
    <w:p w14:paraId="35A0A1B9" w14:textId="77777777" w:rsidR="00000000" w:rsidRDefault="007C71EE">
      <w:pPr>
        <w:pStyle w:val="a"/>
        <w:rPr>
          <w:rFonts w:hint="cs"/>
          <w:rtl/>
        </w:rPr>
      </w:pPr>
    </w:p>
    <w:p w14:paraId="6E68F884" w14:textId="77777777" w:rsidR="00000000" w:rsidRDefault="007C71EE">
      <w:pPr>
        <w:pStyle w:val="a"/>
        <w:jc w:val="center"/>
        <w:rPr>
          <w:rFonts w:hint="cs"/>
          <w:b/>
          <w:bCs/>
          <w:rtl/>
        </w:rPr>
      </w:pPr>
      <w:r>
        <w:rPr>
          <w:rFonts w:hint="cs"/>
          <w:b/>
          <w:bCs/>
          <w:rtl/>
        </w:rPr>
        <w:t>הצבעה מס' 85</w:t>
      </w:r>
    </w:p>
    <w:p w14:paraId="4C12D6A4" w14:textId="77777777" w:rsidR="00000000" w:rsidRDefault="007C71EE">
      <w:pPr>
        <w:pStyle w:val="a"/>
        <w:jc w:val="center"/>
        <w:rPr>
          <w:rFonts w:hint="cs"/>
          <w:b/>
          <w:bCs/>
          <w:rtl/>
        </w:rPr>
      </w:pPr>
    </w:p>
    <w:p w14:paraId="09C120A2" w14:textId="77777777" w:rsidR="00000000" w:rsidRDefault="007C71EE">
      <w:pPr>
        <w:pStyle w:val="a"/>
        <w:jc w:val="center"/>
        <w:rPr>
          <w:rFonts w:hint="cs"/>
          <w:rtl/>
        </w:rPr>
      </w:pPr>
      <w:r>
        <w:rPr>
          <w:rFonts w:hint="cs"/>
          <w:rtl/>
        </w:rPr>
        <w:t>בעד סעיף 73, כהצעת הוועדה - 39</w:t>
      </w:r>
    </w:p>
    <w:p w14:paraId="510D8C2A" w14:textId="77777777" w:rsidR="00000000" w:rsidRDefault="007C71EE">
      <w:pPr>
        <w:pStyle w:val="a"/>
        <w:jc w:val="center"/>
        <w:rPr>
          <w:rFonts w:hint="cs"/>
          <w:rtl/>
        </w:rPr>
      </w:pPr>
      <w:r>
        <w:rPr>
          <w:rFonts w:hint="cs"/>
          <w:rtl/>
        </w:rPr>
        <w:t xml:space="preserve">נגד - 2 </w:t>
      </w:r>
    </w:p>
    <w:p w14:paraId="0FC712A2" w14:textId="77777777" w:rsidR="00000000" w:rsidRDefault="007C71EE">
      <w:pPr>
        <w:pStyle w:val="a"/>
        <w:jc w:val="center"/>
        <w:rPr>
          <w:rFonts w:hint="cs"/>
          <w:rtl/>
        </w:rPr>
      </w:pPr>
      <w:r>
        <w:rPr>
          <w:rFonts w:hint="cs"/>
          <w:rtl/>
        </w:rPr>
        <w:t>נמנעים - 1</w:t>
      </w:r>
    </w:p>
    <w:p w14:paraId="63228F7D" w14:textId="77777777" w:rsidR="00000000" w:rsidRDefault="007C71EE">
      <w:pPr>
        <w:pStyle w:val="a"/>
        <w:jc w:val="center"/>
        <w:rPr>
          <w:rFonts w:hint="cs"/>
          <w:rtl/>
        </w:rPr>
      </w:pPr>
      <w:r>
        <w:rPr>
          <w:rFonts w:hint="cs"/>
          <w:rtl/>
        </w:rPr>
        <w:t xml:space="preserve">סעיף 73, כהצעת הוועדה, נתקבל. </w:t>
      </w:r>
    </w:p>
    <w:p w14:paraId="3FE7A8EB" w14:textId="77777777" w:rsidR="00000000" w:rsidRDefault="007C71EE">
      <w:pPr>
        <w:pStyle w:val="a"/>
        <w:jc w:val="center"/>
        <w:rPr>
          <w:rFonts w:hint="cs"/>
          <w:rtl/>
        </w:rPr>
      </w:pPr>
    </w:p>
    <w:p w14:paraId="35481889" w14:textId="77777777" w:rsidR="00000000" w:rsidRDefault="007C71EE">
      <w:pPr>
        <w:pStyle w:val="ad"/>
        <w:rPr>
          <w:rtl/>
        </w:rPr>
      </w:pPr>
      <w:r>
        <w:rPr>
          <w:rtl/>
        </w:rPr>
        <w:t>היו"ר יולי-יואל אדלשטיין:</w:t>
      </w:r>
    </w:p>
    <w:p w14:paraId="29E21F74" w14:textId="77777777" w:rsidR="00000000" w:rsidRDefault="007C71EE">
      <w:pPr>
        <w:pStyle w:val="a"/>
        <w:rPr>
          <w:rtl/>
        </w:rPr>
      </w:pPr>
    </w:p>
    <w:p w14:paraId="62DD7D41" w14:textId="77777777" w:rsidR="00000000" w:rsidRDefault="007C71EE">
      <w:pPr>
        <w:pStyle w:val="a"/>
        <w:rPr>
          <w:rFonts w:hint="cs"/>
          <w:rtl/>
        </w:rPr>
      </w:pPr>
      <w:r>
        <w:rPr>
          <w:rFonts w:hint="cs"/>
          <w:rtl/>
        </w:rPr>
        <w:t>בעד - 39, נגד - 2, נמנע אחד. אני קובע כי סעיף 73 התקבל כנוסח הוועדה.</w:t>
      </w:r>
    </w:p>
    <w:p w14:paraId="661B17D4" w14:textId="77777777" w:rsidR="00000000" w:rsidRDefault="007C71EE">
      <w:pPr>
        <w:pStyle w:val="a"/>
        <w:rPr>
          <w:rFonts w:hint="cs"/>
          <w:rtl/>
        </w:rPr>
      </w:pPr>
    </w:p>
    <w:p w14:paraId="386E0B77" w14:textId="77777777" w:rsidR="00000000" w:rsidRDefault="007C71EE">
      <w:pPr>
        <w:pStyle w:val="a"/>
        <w:rPr>
          <w:rFonts w:hint="cs"/>
          <w:rtl/>
        </w:rPr>
      </w:pPr>
      <w:r>
        <w:rPr>
          <w:rFonts w:hint="cs"/>
          <w:rtl/>
        </w:rPr>
        <w:t>74 פלוס לוח התיקונים, כל המסתייגים לסעיף הזה לא בא</w:t>
      </w:r>
      <w:r>
        <w:rPr>
          <w:rFonts w:hint="cs"/>
          <w:rtl/>
        </w:rPr>
        <w:t xml:space="preserve">ולם. </w:t>
      </w:r>
    </w:p>
    <w:p w14:paraId="70BA99D6" w14:textId="77777777" w:rsidR="00000000" w:rsidRDefault="007C71EE">
      <w:pPr>
        <w:pStyle w:val="a"/>
        <w:rPr>
          <w:rFonts w:hint="cs"/>
          <w:rtl/>
        </w:rPr>
      </w:pPr>
    </w:p>
    <w:p w14:paraId="41AC9D21" w14:textId="77777777" w:rsidR="00000000" w:rsidRDefault="007C71EE">
      <w:pPr>
        <w:pStyle w:val="ac"/>
        <w:rPr>
          <w:rtl/>
        </w:rPr>
      </w:pPr>
      <w:r>
        <w:rPr>
          <w:rFonts w:hint="eastAsia"/>
          <w:rtl/>
        </w:rPr>
        <w:t>שר</w:t>
      </w:r>
      <w:r>
        <w:rPr>
          <w:rtl/>
        </w:rPr>
        <w:t xml:space="preserve"> המשפטים יוסף לפיד:</w:t>
      </w:r>
    </w:p>
    <w:p w14:paraId="1614D488" w14:textId="77777777" w:rsidR="00000000" w:rsidRDefault="007C71EE">
      <w:pPr>
        <w:pStyle w:val="a"/>
        <w:rPr>
          <w:rFonts w:hint="cs"/>
          <w:rtl/>
        </w:rPr>
      </w:pPr>
    </w:p>
    <w:p w14:paraId="382A1B35" w14:textId="77777777" w:rsidR="00000000" w:rsidRDefault="007C71EE">
      <w:pPr>
        <w:pStyle w:val="a"/>
        <w:rPr>
          <w:rFonts w:hint="cs"/>
          <w:rtl/>
        </w:rPr>
      </w:pPr>
      <w:r>
        <w:rPr>
          <w:rFonts w:hint="cs"/>
          <w:rtl/>
        </w:rPr>
        <w:t>לפרוטוקול אני מבקש לציין - - -</w:t>
      </w:r>
    </w:p>
    <w:p w14:paraId="426283C4" w14:textId="77777777" w:rsidR="00000000" w:rsidRDefault="007C71EE">
      <w:pPr>
        <w:pStyle w:val="a"/>
        <w:rPr>
          <w:rFonts w:hint="cs"/>
          <w:rtl/>
        </w:rPr>
      </w:pPr>
    </w:p>
    <w:p w14:paraId="5865C2EE" w14:textId="77777777" w:rsidR="00000000" w:rsidRDefault="007C71EE">
      <w:pPr>
        <w:pStyle w:val="ad"/>
        <w:rPr>
          <w:rtl/>
        </w:rPr>
      </w:pPr>
      <w:r>
        <w:rPr>
          <w:rtl/>
        </w:rPr>
        <w:t>היו"ר יולי-יואל אדלשטיין:</w:t>
      </w:r>
    </w:p>
    <w:p w14:paraId="52F3FE4D" w14:textId="77777777" w:rsidR="00000000" w:rsidRDefault="007C71EE">
      <w:pPr>
        <w:pStyle w:val="a"/>
        <w:rPr>
          <w:rtl/>
        </w:rPr>
      </w:pPr>
    </w:p>
    <w:p w14:paraId="756FA1A4" w14:textId="77777777" w:rsidR="00000000" w:rsidRDefault="007C71EE">
      <w:pPr>
        <w:pStyle w:val="a"/>
        <w:rPr>
          <w:rFonts w:hint="cs"/>
          <w:rtl/>
        </w:rPr>
      </w:pPr>
      <w:r>
        <w:rPr>
          <w:rFonts w:hint="cs"/>
          <w:rtl/>
        </w:rPr>
        <w:t xml:space="preserve">שר המשפטים לפיד הצביע בטעות נגד, ואנחנו נחשב את הצבעתו כבעד. </w:t>
      </w:r>
    </w:p>
    <w:p w14:paraId="56991054" w14:textId="77777777" w:rsidR="00000000" w:rsidRDefault="007C71EE">
      <w:pPr>
        <w:pStyle w:val="a"/>
        <w:rPr>
          <w:rFonts w:hint="cs"/>
          <w:rtl/>
        </w:rPr>
      </w:pPr>
    </w:p>
    <w:p w14:paraId="49145B2E" w14:textId="77777777" w:rsidR="00000000" w:rsidRDefault="007C71EE">
      <w:pPr>
        <w:pStyle w:val="ac"/>
        <w:rPr>
          <w:rtl/>
        </w:rPr>
      </w:pPr>
      <w:r>
        <w:rPr>
          <w:rFonts w:hint="eastAsia"/>
          <w:rtl/>
        </w:rPr>
        <w:t>זאב</w:t>
      </w:r>
      <w:r>
        <w:rPr>
          <w:rtl/>
        </w:rPr>
        <w:t xml:space="preserve"> בוים (הליכוד):</w:t>
      </w:r>
    </w:p>
    <w:p w14:paraId="2CFAC66F" w14:textId="77777777" w:rsidR="00000000" w:rsidRDefault="007C71EE">
      <w:pPr>
        <w:pStyle w:val="a"/>
        <w:rPr>
          <w:rFonts w:hint="cs"/>
          <w:rtl/>
        </w:rPr>
      </w:pPr>
    </w:p>
    <w:p w14:paraId="2B9B582F" w14:textId="77777777" w:rsidR="00000000" w:rsidRDefault="007C71EE">
      <w:pPr>
        <w:pStyle w:val="a"/>
        <w:rPr>
          <w:rFonts w:hint="cs"/>
          <w:rtl/>
        </w:rPr>
      </w:pPr>
      <w:r>
        <w:rPr>
          <w:rFonts w:hint="cs"/>
          <w:rtl/>
        </w:rPr>
        <w:t xml:space="preserve">עמוד 397 - הסתייגות של חיים כץ. </w:t>
      </w:r>
    </w:p>
    <w:p w14:paraId="0192BDF9" w14:textId="77777777" w:rsidR="00000000" w:rsidRDefault="007C71EE">
      <w:pPr>
        <w:pStyle w:val="a"/>
        <w:rPr>
          <w:rFonts w:hint="cs"/>
          <w:rtl/>
        </w:rPr>
      </w:pPr>
    </w:p>
    <w:p w14:paraId="758EA417" w14:textId="77777777" w:rsidR="00000000" w:rsidRDefault="007C71EE">
      <w:pPr>
        <w:pStyle w:val="ad"/>
        <w:rPr>
          <w:rtl/>
        </w:rPr>
      </w:pPr>
      <w:r>
        <w:rPr>
          <w:rtl/>
        </w:rPr>
        <w:t>היו"ר יולי-יואל אדלשטיין:</w:t>
      </w:r>
    </w:p>
    <w:p w14:paraId="7C39EDC1" w14:textId="77777777" w:rsidR="00000000" w:rsidRDefault="007C71EE">
      <w:pPr>
        <w:pStyle w:val="a"/>
        <w:rPr>
          <w:rtl/>
        </w:rPr>
      </w:pPr>
    </w:p>
    <w:p w14:paraId="556303F7" w14:textId="77777777" w:rsidR="00000000" w:rsidRDefault="007C71EE">
      <w:pPr>
        <w:pStyle w:val="a"/>
        <w:rPr>
          <w:rFonts w:hint="cs"/>
          <w:rtl/>
        </w:rPr>
      </w:pPr>
      <w:r>
        <w:rPr>
          <w:rFonts w:hint="cs"/>
          <w:rtl/>
        </w:rPr>
        <w:t xml:space="preserve">בעמוד 398. אה, גם 397, </w:t>
      </w:r>
      <w:r>
        <w:rPr>
          <w:rFonts w:hint="cs"/>
          <w:rtl/>
        </w:rPr>
        <w:t>ברשימת משה גפני. האם אדוני מבקש להצביע? אני פונה לחבר הכנסת כץ. מבקש להצביע?</w:t>
      </w:r>
    </w:p>
    <w:p w14:paraId="529C0880" w14:textId="77777777" w:rsidR="00000000" w:rsidRDefault="007C71EE">
      <w:pPr>
        <w:pStyle w:val="a"/>
        <w:rPr>
          <w:rFonts w:hint="cs"/>
          <w:rtl/>
        </w:rPr>
      </w:pPr>
    </w:p>
    <w:p w14:paraId="46FEF44F" w14:textId="77777777" w:rsidR="00000000" w:rsidRDefault="007C71EE">
      <w:pPr>
        <w:pStyle w:val="ac"/>
        <w:rPr>
          <w:rtl/>
        </w:rPr>
      </w:pPr>
      <w:r>
        <w:rPr>
          <w:rFonts w:hint="eastAsia"/>
          <w:rtl/>
        </w:rPr>
        <w:t>חיים</w:t>
      </w:r>
      <w:r>
        <w:rPr>
          <w:rtl/>
        </w:rPr>
        <w:t xml:space="preserve"> כץ (הליכוד):</w:t>
      </w:r>
    </w:p>
    <w:p w14:paraId="3DEF646C" w14:textId="77777777" w:rsidR="00000000" w:rsidRDefault="007C71EE">
      <w:pPr>
        <w:pStyle w:val="a"/>
        <w:rPr>
          <w:rFonts w:hint="cs"/>
          <w:rtl/>
        </w:rPr>
      </w:pPr>
    </w:p>
    <w:p w14:paraId="23EC6864" w14:textId="77777777" w:rsidR="00000000" w:rsidRDefault="007C71EE">
      <w:pPr>
        <w:pStyle w:val="a"/>
        <w:rPr>
          <w:rFonts w:hint="cs"/>
          <w:rtl/>
        </w:rPr>
      </w:pPr>
      <w:r>
        <w:rPr>
          <w:rFonts w:hint="cs"/>
          <w:rtl/>
        </w:rPr>
        <w:t xml:space="preserve">כן. </w:t>
      </w:r>
    </w:p>
    <w:p w14:paraId="3F6D800C" w14:textId="77777777" w:rsidR="00000000" w:rsidRDefault="007C71EE">
      <w:pPr>
        <w:pStyle w:val="a"/>
        <w:rPr>
          <w:rFonts w:hint="cs"/>
          <w:rtl/>
        </w:rPr>
      </w:pPr>
    </w:p>
    <w:p w14:paraId="66D61D48" w14:textId="77777777" w:rsidR="00000000" w:rsidRDefault="007C71EE">
      <w:pPr>
        <w:pStyle w:val="ad"/>
        <w:rPr>
          <w:rtl/>
        </w:rPr>
      </w:pPr>
      <w:r>
        <w:rPr>
          <w:rtl/>
        </w:rPr>
        <w:t>היו"ר יולי-יואל אדלשטיין:</w:t>
      </w:r>
    </w:p>
    <w:p w14:paraId="3F2E3397" w14:textId="77777777" w:rsidR="00000000" w:rsidRDefault="007C71EE">
      <w:pPr>
        <w:pStyle w:val="a"/>
        <w:rPr>
          <w:rtl/>
        </w:rPr>
      </w:pPr>
    </w:p>
    <w:p w14:paraId="6A7DF8ED" w14:textId="77777777" w:rsidR="00000000" w:rsidRDefault="007C71EE">
      <w:pPr>
        <w:pStyle w:val="a"/>
        <w:rPr>
          <w:rFonts w:hint="cs"/>
          <w:rtl/>
        </w:rPr>
      </w:pPr>
      <w:r>
        <w:rPr>
          <w:rFonts w:hint="cs"/>
          <w:rtl/>
        </w:rPr>
        <w:t xml:space="preserve">מי בעד ההסתייגות של חיים כץ לסעיף 74(א) - ירים את ידו. תודה. מי נגד? תודה. מי נמנע? </w:t>
      </w:r>
    </w:p>
    <w:p w14:paraId="7DC38A77" w14:textId="77777777" w:rsidR="00000000" w:rsidRDefault="007C71EE">
      <w:pPr>
        <w:pStyle w:val="a"/>
        <w:rPr>
          <w:rFonts w:hint="cs"/>
          <w:rtl/>
        </w:rPr>
      </w:pPr>
    </w:p>
    <w:p w14:paraId="51A3E66C" w14:textId="77777777" w:rsidR="00000000" w:rsidRDefault="007C71EE">
      <w:pPr>
        <w:pStyle w:val="a"/>
        <w:ind w:firstLine="0"/>
        <w:jc w:val="center"/>
        <w:rPr>
          <w:rFonts w:hint="cs"/>
          <w:b/>
          <w:bCs/>
          <w:rtl/>
        </w:rPr>
      </w:pPr>
      <w:r>
        <w:rPr>
          <w:rFonts w:hint="cs"/>
          <w:b/>
          <w:bCs/>
          <w:rtl/>
        </w:rPr>
        <w:t>הצבעה</w:t>
      </w:r>
    </w:p>
    <w:p w14:paraId="17CBAC5B" w14:textId="77777777" w:rsidR="00000000" w:rsidRDefault="007C71EE">
      <w:pPr>
        <w:pStyle w:val="a"/>
        <w:ind w:firstLine="0"/>
        <w:jc w:val="center"/>
        <w:rPr>
          <w:rFonts w:hint="cs"/>
          <w:b/>
          <w:bCs/>
          <w:rtl/>
        </w:rPr>
      </w:pPr>
    </w:p>
    <w:p w14:paraId="7B9FE0D8" w14:textId="77777777" w:rsidR="00000000" w:rsidRDefault="007C71EE">
      <w:pPr>
        <w:pStyle w:val="a"/>
        <w:ind w:firstLine="0"/>
        <w:jc w:val="center"/>
        <w:rPr>
          <w:rFonts w:hint="cs"/>
          <w:rtl/>
        </w:rPr>
      </w:pPr>
      <w:r>
        <w:rPr>
          <w:rFonts w:hint="cs"/>
          <w:rtl/>
        </w:rPr>
        <w:t>ההסתייגות של חבר הכנסת חיים כץ לס</w:t>
      </w:r>
      <w:r>
        <w:rPr>
          <w:rFonts w:hint="cs"/>
          <w:rtl/>
        </w:rPr>
        <w:t xml:space="preserve">עיף 74(א) לא נתקבלה. </w:t>
      </w:r>
    </w:p>
    <w:p w14:paraId="3F81AABE" w14:textId="77777777" w:rsidR="00000000" w:rsidRDefault="007C71EE">
      <w:pPr>
        <w:pStyle w:val="a"/>
        <w:rPr>
          <w:rFonts w:hint="cs"/>
          <w:rtl/>
        </w:rPr>
      </w:pPr>
    </w:p>
    <w:p w14:paraId="6C8000A1" w14:textId="77777777" w:rsidR="00000000" w:rsidRDefault="007C71EE">
      <w:pPr>
        <w:pStyle w:val="ad"/>
        <w:rPr>
          <w:rtl/>
        </w:rPr>
      </w:pPr>
      <w:r>
        <w:rPr>
          <w:rtl/>
        </w:rPr>
        <w:t>היו"ר יולי-יואל אדלשטיין:</w:t>
      </w:r>
    </w:p>
    <w:p w14:paraId="05A516E1" w14:textId="77777777" w:rsidR="00000000" w:rsidRDefault="007C71EE">
      <w:pPr>
        <w:pStyle w:val="a"/>
        <w:rPr>
          <w:rtl/>
        </w:rPr>
      </w:pPr>
    </w:p>
    <w:p w14:paraId="296B68EA" w14:textId="77777777" w:rsidR="00000000" w:rsidRDefault="007C71EE">
      <w:pPr>
        <w:pStyle w:val="a"/>
        <w:rPr>
          <w:rFonts w:hint="cs"/>
          <w:rtl/>
        </w:rPr>
      </w:pPr>
      <w:r>
        <w:rPr>
          <w:rFonts w:hint="cs"/>
          <w:rtl/>
        </w:rPr>
        <w:t xml:space="preserve">ההסתייגות לא התקבלה. </w:t>
      </w:r>
    </w:p>
    <w:p w14:paraId="18A4B52C" w14:textId="77777777" w:rsidR="00000000" w:rsidRDefault="007C71EE">
      <w:pPr>
        <w:pStyle w:val="a"/>
        <w:rPr>
          <w:rFonts w:hint="cs"/>
          <w:rtl/>
        </w:rPr>
      </w:pPr>
    </w:p>
    <w:p w14:paraId="01C71C80" w14:textId="77777777" w:rsidR="00000000" w:rsidRDefault="007C71EE">
      <w:pPr>
        <w:pStyle w:val="a"/>
        <w:rPr>
          <w:rFonts w:hint="cs"/>
          <w:rtl/>
        </w:rPr>
      </w:pPr>
      <w:r>
        <w:rPr>
          <w:rFonts w:hint="cs"/>
          <w:rtl/>
        </w:rPr>
        <w:t>עמוד 398, הסתייגות של חיים כץ. מי בעד - ירים את ידו. תודה. מי נגד - ירים את ידו. תודה. נמנעים. תודה.</w:t>
      </w:r>
    </w:p>
    <w:p w14:paraId="4E9D00DD" w14:textId="77777777" w:rsidR="00000000" w:rsidRDefault="007C71EE">
      <w:pPr>
        <w:pStyle w:val="a"/>
        <w:rPr>
          <w:rFonts w:hint="cs"/>
          <w:rtl/>
        </w:rPr>
      </w:pPr>
    </w:p>
    <w:p w14:paraId="7836F820" w14:textId="77777777" w:rsidR="00000000" w:rsidRDefault="007C71EE">
      <w:pPr>
        <w:pStyle w:val="a"/>
        <w:jc w:val="center"/>
        <w:rPr>
          <w:rFonts w:hint="cs"/>
          <w:b/>
          <w:bCs/>
          <w:rtl/>
        </w:rPr>
      </w:pPr>
      <w:r>
        <w:rPr>
          <w:rFonts w:hint="cs"/>
          <w:b/>
          <w:bCs/>
          <w:rtl/>
        </w:rPr>
        <w:t>הצבעה</w:t>
      </w:r>
    </w:p>
    <w:p w14:paraId="6FD9CC4C" w14:textId="77777777" w:rsidR="00000000" w:rsidRDefault="007C71EE">
      <w:pPr>
        <w:pStyle w:val="a"/>
        <w:jc w:val="center"/>
        <w:rPr>
          <w:rFonts w:hint="cs"/>
          <w:b/>
          <w:bCs/>
          <w:rtl/>
        </w:rPr>
      </w:pPr>
    </w:p>
    <w:p w14:paraId="117F7660" w14:textId="77777777" w:rsidR="00000000" w:rsidRDefault="007C71EE">
      <w:pPr>
        <w:pStyle w:val="a"/>
        <w:jc w:val="center"/>
        <w:rPr>
          <w:rFonts w:hint="cs"/>
          <w:rtl/>
        </w:rPr>
      </w:pPr>
      <w:r>
        <w:rPr>
          <w:rFonts w:hint="cs"/>
          <w:rtl/>
        </w:rPr>
        <w:t xml:space="preserve">ההסתייגות של חבר הכנסת חיים כץ לסעיף 74(ג) לא נתקבלה. </w:t>
      </w:r>
    </w:p>
    <w:p w14:paraId="61ECF09A" w14:textId="77777777" w:rsidR="00000000" w:rsidRDefault="007C71EE">
      <w:pPr>
        <w:pStyle w:val="a"/>
        <w:jc w:val="center"/>
        <w:rPr>
          <w:rFonts w:hint="cs"/>
          <w:rtl/>
        </w:rPr>
      </w:pPr>
    </w:p>
    <w:p w14:paraId="59D738D5" w14:textId="77777777" w:rsidR="00000000" w:rsidRDefault="007C71EE">
      <w:pPr>
        <w:pStyle w:val="ad"/>
        <w:rPr>
          <w:rtl/>
        </w:rPr>
      </w:pPr>
      <w:r>
        <w:rPr>
          <w:rtl/>
        </w:rPr>
        <w:t>היו"ר יולי-יואל אד</w:t>
      </w:r>
      <w:r>
        <w:rPr>
          <w:rtl/>
        </w:rPr>
        <w:t>לשטיין:</w:t>
      </w:r>
    </w:p>
    <w:p w14:paraId="30AC2B02" w14:textId="77777777" w:rsidR="00000000" w:rsidRDefault="007C71EE">
      <w:pPr>
        <w:pStyle w:val="a"/>
        <w:rPr>
          <w:rtl/>
        </w:rPr>
      </w:pPr>
    </w:p>
    <w:p w14:paraId="57FAA738" w14:textId="77777777" w:rsidR="00000000" w:rsidRDefault="007C71EE">
      <w:pPr>
        <w:pStyle w:val="a"/>
        <w:rPr>
          <w:rFonts w:hint="cs"/>
          <w:rtl/>
        </w:rPr>
      </w:pPr>
      <w:r>
        <w:rPr>
          <w:rFonts w:hint="cs"/>
          <w:rtl/>
        </w:rPr>
        <w:t xml:space="preserve">סעיף 74 התקבל כנוסח הוועדה, עם לוח התיקונים. </w:t>
      </w:r>
    </w:p>
    <w:p w14:paraId="45EDF1B9" w14:textId="77777777" w:rsidR="00000000" w:rsidRDefault="007C71EE">
      <w:pPr>
        <w:pStyle w:val="a"/>
        <w:rPr>
          <w:rFonts w:hint="cs"/>
          <w:rtl/>
        </w:rPr>
      </w:pPr>
    </w:p>
    <w:p w14:paraId="545F3301" w14:textId="77777777" w:rsidR="00000000" w:rsidRDefault="007C71EE">
      <w:pPr>
        <w:pStyle w:val="a"/>
        <w:rPr>
          <w:rFonts w:hint="cs"/>
          <w:rtl/>
        </w:rPr>
      </w:pPr>
      <w:r>
        <w:rPr>
          <w:rFonts w:hint="cs"/>
          <w:rtl/>
        </w:rPr>
        <w:t xml:space="preserve">סעיף 75. </w:t>
      </w:r>
    </w:p>
    <w:p w14:paraId="63347D4F" w14:textId="77777777" w:rsidR="00000000" w:rsidRDefault="007C71EE">
      <w:pPr>
        <w:pStyle w:val="ac"/>
        <w:rPr>
          <w:rFonts w:hint="cs"/>
          <w:rtl/>
        </w:rPr>
      </w:pPr>
    </w:p>
    <w:p w14:paraId="6FB838A2" w14:textId="77777777" w:rsidR="00000000" w:rsidRDefault="007C71EE">
      <w:pPr>
        <w:pStyle w:val="ac"/>
        <w:rPr>
          <w:rtl/>
        </w:rPr>
      </w:pPr>
      <w:r>
        <w:rPr>
          <w:rFonts w:hint="eastAsia"/>
          <w:rtl/>
        </w:rPr>
        <w:t>זאב</w:t>
      </w:r>
      <w:r>
        <w:rPr>
          <w:rtl/>
        </w:rPr>
        <w:t xml:space="preserve"> בוים (הליכוד):</w:t>
      </w:r>
    </w:p>
    <w:p w14:paraId="09617F23" w14:textId="77777777" w:rsidR="00000000" w:rsidRDefault="007C71EE">
      <w:pPr>
        <w:pStyle w:val="a"/>
        <w:rPr>
          <w:rFonts w:hint="cs"/>
          <w:rtl/>
        </w:rPr>
      </w:pPr>
    </w:p>
    <w:p w14:paraId="7C5724EC" w14:textId="77777777" w:rsidR="00000000" w:rsidRDefault="007C71EE">
      <w:pPr>
        <w:pStyle w:val="a"/>
        <w:rPr>
          <w:rFonts w:hint="cs"/>
          <w:rtl/>
        </w:rPr>
      </w:pPr>
      <w:r>
        <w:rPr>
          <w:rFonts w:hint="cs"/>
          <w:rtl/>
        </w:rPr>
        <w:t xml:space="preserve">לא נמצאים פה. </w:t>
      </w:r>
    </w:p>
    <w:p w14:paraId="36306F51" w14:textId="77777777" w:rsidR="00000000" w:rsidRDefault="007C71EE">
      <w:pPr>
        <w:pStyle w:val="ac"/>
        <w:rPr>
          <w:rFonts w:hint="cs"/>
          <w:rtl/>
        </w:rPr>
      </w:pPr>
    </w:p>
    <w:p w14:paraId="7B2B3A62" w14:textId="77777777" w:rsidR="00000000" w:rsidRDefault="007C71EE">
      <w:pPr>
        <w:pStyle w:val="ac"/>
        <w:rPr>
          <w:rtl/>
        </w:rPr>
      </w:pPr>
      <w:r>
        <w:rPr>
          <w:rFonts w:hint="eastAsia"/>
          <w:rtl/>
        </w:rPr>
        <w:t>שר</w:t>
      </w:r>
      <w:r>
        <w:rPr>
          <w:rtl/>
        </w:rPr>
        <w:t xml:space="preserve"> הרווחה זבולון אורלב:</w:t>
      </w:r>
    </w:p>
    <w:p w14:paraId="446BB823" w14:textId="77777777" w:rsidR="00000000" w:rsidRDefault="007C71EE">
      <w:pPr>
        <w:pStyle w:val="a"/>
        <w:rPr>
          <w:rFonts w:hint="cs"/>
          <w:rtl/>
        </w:rPr>
      </w:pPr>
    </w:p>
    <w:p w14:paraId="7383FE56" w14:textId="77777777" w:rsidR="00000000" w:rsidRDefault="007C71EE">
      <w:pPr>
        <w:pStyle w:val="a"/>
        <w:rPr>
          <w:rFonts w:hint="cs"/>
          <w:rtl/>
        </w:rPr>
      </w:pPr>
      <w:r>
        <w:rPr>
          <w:rFonts w:hint="cs"/>
          <w:rtl/>
        </w:rPr>
        <w:t xml:space="preserve">שימו לב על מה אתם מצביעים פה. </w:t>
      </w:r>
    </w:p>
    <w:p w14:paraId="29C13177" w14:textId="77777777" w:rsidR="00000000" w:rsidRDefault="007C71EE">
      <w:pPr>
        <w:pStyle w:val="a"/>
        <w:rPr>
          <w:rFonts w:hint="cs"/>
          <w:rtl/>
        </w:rPr>
      </w:pPr>
    </w:p>
    <w:p w14:paraId="73935E65" w14:textId="77777777" w:rsidR="00000000" w:rsidRDefault="007C71EE">
      <w:pPr>
        <w:pStyle w:val="ad"/>
        <w:rPr>
          <w:rtl/>
        </w:rPr>
      </w:pPr>
      <w:r>
        <w:rPr>
          <w:rtl/>
        </w:rPr>
        <w:t>היו"ר יולי-יואל אדלשטיין:</w:t>
      </w:r>
    </w:p>
    <w:p w14:paraId="7799436C" w14:textId="77777777" w:rsidR="00000000" w:rsidRDefault="007C71EE">
      <w:pPr>
        <w:pStyle w:val="a"/>
        <w:rPr>
          <w:rtl/>
        </w:rPr>
      </w:pPr>
    </w:p>
    <w:p w14:paraId="4DBC7474" w14:textId="77777777" w:rsidR="00000000" w:rsidRDefault="007C71EE">
      <w:pPr>
        <w:pStyle w:val="a"/>
        <w:rPr>
          <w:rFonts w:hint="cs"/>
          <w:rtl/>
        </w:rPr>
      </w:pPr>
      <w:r>
        <w:rPr>
          <w:rFonts w:hint="cs"/>
          <w:rtl/>
        </w:rPr>
        <w:t>כבוד שר הרווחה מבקש לציין, כי פרק ט"ו: הפחתת משכורתם של העובדים ונושא</w:t>
      </w:r>
      <w:r>
        <w:rPr>
          <w:rFonts w:hint="cs"/>
          <w:rtl/>
        </w:rPr>
        <w:t xml:space="preserve">י המשרה בשירות הציבורי (הוראת שעה), זה סעיף 75. בני-בנות זוג שצופים בבית, במתח. </w:t>
      </w:r>
    </w:p>
    <w:p w14:paraId="51CC6779" w14:textId="77777777" w:rsidR="00000000" w:rsidRDefault="007C71EE">
      <w:pPr>
        <w:pStyle w:val="a"/>
        <w:rPr>
          <w:rFonts w:hint="cs"/>
          <w:rtl/>
        </w:rPr>
      </w:pPr>
    </w:p>
    <w:p w14:paraId="29AA64ED" w14:textId="77777777" w:rsidR="00000000" w:rsidRDefault="007C71EE">
      <w:pPr>
        <w:pStyle w:val="ac"/>
        <w:rPr>
          <w:rtl/>
        </w:rPr>
      </w:pPr>
      <w:r>
        <w:rPr>
          <w:rFonts w:hint="eastAsia"/>
          <w:rtl/>
        </w:rPr>
        <w:t>שר</w:t>
      </w:r>
      <w:r>
        <w:rPr>
          <w:rtl/>
        </w:rPr>
        <w:t xml:space="preserve"> הרווחה זבולון אורלב:</w:t>
      </w:r>
    </w:p>
    <w:p w14:paraId="08EE9505" w14:textId="77777777" w:rsidR="00000000" w:rsidRDefault="007C71EE">
      <w:pPr>
        <w:pStyle w:val="a"/>
        <w:rPr>
          <w:rFonts w:hint="cs"/>
          <w:rtl/>
        </w:rPr>
      </w:pPr>
    </w:p>
    <w:p w14:paraId="43D787C7" w14:textId="77777777" w:rsidR="00000000" w:rsidRDefault="007C71EE">
      <w:pPr>
        <w:pStyle w:val="a"/>
        <w:rPr>
          <w:rFonts w:hint="cs"/>
          <w:rtl/>
        </w:rPr>
      </w:pPr>
      <w:r>
        <w:rPr>
          <w:rFonts w:hint="cs"/>
          <w:rtl/>
        </w:rPr>
        <w:t xml:space="preserve">שלא תגידו שלא ידעתם. </w:t>
      </w:r>
    </w:p>
    <w:p w14:paraId="3E80C884" w14:textId="77777777" w:rsidR="00000000" w:rsidRDefault="007C71EE">
      <w:pPr>
        <w:pStyle w:val="a"/>
        <w:rPr>
          <w:rFonts w:hint="cs"/>
          <w:rtl/>
        </w:rPr>
      </w:pPr>
    </w:p>
    <w:p w14:paraId="6D994704" w14:textId="77777777" w:rsidR="00000000" w:rsidRDefault="007C71EE">
      <w:pPr>
        <w:pStyle w:val="ad"/>
        <w:rPr>
          <w:rtl/>
        </w:rPr>
      </w:pPr>
      <w:r>
        <w:rPr>
          <w:rtl/>
        </w:rPr>
        <w:t>היו"ר יולי-יואל אדלשטיין:</w:t>
      </w:r>
    </w:p>
    <w:p w14:paraId="2C466734" w14:textId="77777777" w:rsidR="00000000" w:rsidRDefault="007C71EE">
      <w:pPr>
        <w:pStyle w:val="a"/>
        <w:rPr>
          <w:rtl/>
        </w:rPr>
      </w:pPr>
    </w:p>
    <w:p w14:paraId="23F20E62" w14:textId="77777777" w:rsidR="00000000" w:rsidRDefault="007C71EE">
      <w:pPr>
        <w:pStyle w:val="ad"/>
        <w:rPr>
          <w:b w:val="0"/>
          <w:bCs w:val="0"/>
          <w:u w:val="none"/>
          <w:rtl/>
        </w:rPr>
      </w:pPr>
      <w:r>
        <w:rPr>
          <w:rFonts w:hint="cs"/>
          <w:b w:val="0"/>
          <w:bCs w:val="0"/>
          <w:u w:val="none"/>
          <w:rtl/>
        </w:rPr>
        <w:t xml:space="preserve">           אין אף אחד מהמסתייגים באולם, לכן סעיף 75, אנחנו נצביע עליו כנוסח הוועדה.  </w:t>
      </w:r>
    </w:p>
    <w:p w14:paraId="181E8CF0" w14:textId="77777777" w:rsidR="00000000" w:rsidRDefault="007C71EE">
      <w:pPr>
        <w:pStyle w:val="a"/>
        <w:rPr>
          <w:rFonts w:hint="cs"/>
          <w:rtl/>
        </w:rPr>
      </w:pPr>
    </w:p>
    <w:p w14:paraId="671183AA" w14:textId="77777777" w:rsidR="00000000" w:rsidRDefault="007C71EE">
      <w:pPr>
        <w:pStyle w:val="a"/>
        <w:rPr>
          <w:rFonts w:hint="cs"/>
          <w:rtl/>
        </w:rPr>
      </w:pPr>
    </w:p>
    <w:p w14:paraId="25F4FE9B" w14:textId="77777777" w:rsidR="00000000" w:rsidRDefault="007C71EE">
      <w:pPr>
        <w:pStyle w:val="a"/>
        <w:rPr>
          <w:rFonts w:hint="cs"/>
          <w:rtl/>
        </w:rPr>
      </w:pPr>
      <w:r>
        <w:rPr>
          <w:rFonts w:hint="cs"/>
          <w:rtl/>
        </w:rPr>
        <w:t>מי בעד? תוד</w:t>
      </w:r>
      <w:r>
        <w:rPr>
          <w:rFonts w:hint="cs"/>
          <w:rtl/>
        </w:rPr>
        <w:t xml:space="preserve">ה. מי נגד? מי נמנע? תודה. </w:t>
      </w:r>
    </w:p>
    <w:p w14:paraId="42D83EB9" w14:textId="77777777" w:rsidR="00000000" w:rsidRDefault="007C71EE">
      <w:pPr>
        <w:pStyle w:val="a"/>
        <w:rPr>
          <w:rFonts w:hint="cs"/>
          <w:rtl/>
        </w:rPr>
      </w:pPr>
    </w:p>
    <w:p w14:paraId="7CEB24CE" w14:textId="77777777" w:rsidR="00000000" w:rsidRDefault="007C71EE">
      <w:pPr>
        <w:pStyle w:val="a"/>
        <w:jc w:val="center"/>
        <w:rPr>
          <w:rFonts w:hint="cs"/>
          <w:b/>
          <w:bCs/>
          <w:rtl/>
        </w:rPr>
      </w:pPr>
      <w:r>
        <w:rPr>
          <w:rFonts w:hint="cs"/>
          <w:b/>
          <w:bCs/>
          <w:rtl/>
        </w:rPr>
        <w:t>הצבעה</w:t>
      </w:r>
    </w:p>
    <w:p w14:paraId="63EFFEBA" w14:textId="77777777" w:rsidR="00000000" w:rsidRDefault="007C71EE">
      <w:pPr>
        <w:pStyle w:val="a"/>
        <w:jc w:val="center"/>
        <w:rPr>
          <w:rFonts w:hint="cs"/>
          <w:b/>
          <w:bCs/>
          <w:rtl/>
        </w:rPr>
      </w:pPr>
    </w:p>
    <w:p w14:paraId="090C0435" w14:textId="77777777" w:rsidR="00000000" w:rsidRDefault="007C71EE">
      <w:pPr>
        <w:pStyle w:val="a"/>
        <w:jc w:val="center"/>
        <w:rPr>
          <w:rFonts w:hint="cs"/>
          <w:rtl/>
        </w:rPr>
      </w:pPr>
      <w:r>
        <w:rPr>
          <w:rFonts w:hint="cs"/>
          <w:rtl/>
        </w:rPr>
        <w:t xml:space="preserve">סעיף  75 נתקבל. </w:t>
      </w:r>
    </w:p>
    <w:p w14:paraId="2D0A288A" w14:textId="77777777" w:rsidR="00000000" w:rsidRDefault="007C71EE">
      <w:pPr>
        <w:pStyle w:val="a"/>
        <w:jc w:val="center"/>
        <w:rPr>
          <w:rFonts w:hint="cs"/>
          <w:rtl/>
        </w:rPr>
      </w:pPr>
    </w:p>
    <w:p w14:paraId="79C21451" w14:textId="77777777" w:rsidR="00000000" w:rsidRDefault="007C71EE">
      <w:pPr>
        <w:pStyle w:val="ad"/>
        <w:rPr>
          <w:rtl/>
        </w:rPr>
      </w:pPr>
    </w:p>
    <w:p w14:paraId="25924DA1" w14:textId="77777777" w:rsidR="00000000" w:rsidRDefault="007C71EE">
      <w:pPr>
        <w:pStyle w:val="ad"/>
        <w:rPr>
          <w:rtl/>
        </w:rPr>
      </w:pPr>
      <w:r>
        <w:rPr>
          <w:rtl/>
        </w:rPr>
        <w:t>היו"ר יולי-יואל אדלשטיין:</w:t>
      </w:r>
    </w:p>
    <w:p w14:paraId="78B8EA08" w14:textId="77777777" w:rsidR="00000000" w:rsidRDefault="007C71EE">
      <w:pPr>
        <w:pStyle w:val="a"/>
        <w:rPr>
          <w:rtl/>
        </w:rPr>
      </w:pPr>
    </w:p>
    <w:p w14:paraId="68F73F39" w14:textId="77777777" w:rsidR="00000000" w:rsidRDefault="007C71EE">
      <w:pPr>
        <w:pStyle w:val="a"/>
        <w:rPr>
          <w:rFonts w:hint="cs"/>
          <w:rtl/>
        </w:rPr>
      </w:pPr>
      <w:r>
        <w:rPr>
          <w:rFonts w:hint="cs"/>
          <w:rtl/>
        </w:rPr>
        <w:t xml:space="preserve">תודה רבה. סעיף 75 התקבל כנוסח הוועדה. </w:t>
      </w:r>
    </w:p>
    <w:p w14:paraId="70415388" w14:textId="77777777" w:rsidR="00000000" w:rsidRDefault="007C71EE">
      <w:pPr>
        <w:pStyle w:val="a"/>
        <w:rPr>
          <w:rFonts w:hint="cs"/>
          <w:rtl/>
        </w:rPr>
      </w:pPr>
    </w:p>
    <w:p w14:paraId="152E82D8" w14:textId="77777777" w:rsidR="00000000" w:rsidRDefault="007C71EE">
      <w:pPr>
        <w:pStyle w:val="a"/>
        <w:rPr>
          <w:rFonts w:hint="cs"/>
          <w:rtl/>
        </w:rPr>
      </w:pPr>
      <w:r>
        <w:rPr>
          <w:rFonts w:hint="cs"/>
          <w:rtl/>
        </w:rPr>
        <w:t>76 עד 87  - אין מסתייגים באולם, ולכן אני מבקש להצביע על הסעיפים: 76, 77, 78, 79, 80, 81, 82, 83, 84, 85, 86, 87 כנוסח הוועדה, בהרמת יד.</w:t>
      </w:r>
      <w:r>
        <w:rPr>
          <w:rFonts w:hint="cs"/>
          <w:rtl/>
        </w:rPr>
        <w:t xml:space="preserve"> מי בעד? תודה. מי נגד? מי נמנע? תודה. </w:t>
      </w:r>
    </w:p>
    <w:p w14:paraId="345E4474" w14:textId="77777777" w:rsidR="00000000" w:rsidRDefault="007C71EE">
      <w:pPr>
        <w:pStyle w:val="a"/>
        <w:rPr>
          <w:rFonts w:hint="cs"/>
          <w:rtl/>
        </w:rPr>
      </w:pPr>
    </w:p>
    <w:p w14:paraId="1F74E185" w14:textId="77777777" w:rsidR="00000000" w:rsidRDefault="007C71EE">
      <w:pPr>
        <w:pStyle w:val="a"/>
        <w:jc w:val="center"/>
        <w:rPr>
          <w:rFonts w:hint="cs"/>
          <w:b/>
          <w:bCs/>
          <w:rtl/>
        </w:rPr>
      </w:pPr>
      <w:r>
        <w:rPr>
          <w:rFonts w:hint="cs"/>
          <w:b/>
          <w:bCs/>
          <w:rtl/>
        </w:rPr>
        <w:t>הצבעה</w:t>
      </w:r>
    </w:p>
    <w:p w14:paraId="61FC7AD0" w14:textId="77777777" w:rsidR="00000000" w:rsidRDefault="007C71EE">
      <w:pPr>
        <w:pStyle w:val="a"/>
        <w:jc w:val="center"/>
        <w:rPr>
          <w:rFonts w:hint="cs"/>
          <w:b/>
          <w:bCs/>
          <w:rtl/>
        </w:rPr>
      </w:pPr>
    </w:p>
    <w:p w14:paraId="2E00730D" w14:textId="77777777" w:rsidR="00000000" w:rsidRDefault="007C71EE">
      <w:pPr>
        <w:pStyle w:val="a"/>
        <w:jc w:val="center"/>
        <w:rPr>
          <w:rFonts w:hint="cs"/>
          <w:rtl/>
        </w:rPr>
      </w:pPr>
      <w:r>
        <w:rPr>
          <w:rFonts w:hint="cs"/>
          <w:rtl/>
        </w:rPr>
        <w:t>סעיפים 76-87 נתקבלו.</w:t>
      </w:r>
    </w:p>
    <w:p w14:paraId="624A8C5E" w14:textId="77777777" w:rsidR="00000000" w:rsidRDefault="007C71EE">
      <w:pPr>
        <w:pStyle w:val="a"/>
        <w:jc w:val="center"/>
        <w:rPr>
          <w:rFonts w:hint="cs"/>
          <w:rtl/>
        </w:rPr>
      </w:pPr>
    </w:p>
    <w:p w14:paraId="60F7D966" w14:textId="77777777" w:rsidR="00000000" w:rsidRDefault="007C71EE">
      <w:pPr>
        <w:pStyle w:val="ad"/>
        <w:rPr>
          <w:rtl/>
        </w:rPr>
      </w:pPr>
      <w:r>
        <w:rPr>
          <w:rFonts w:hint="eastAsia"/>
          <w:rtl/>
        </w:rPr>
        <w:t>היו</w:t>
      </w:r>
      <w:r>
        <w:rPr>
          <w:rtl/>
        </w:rPr>
        <w:t>"ר יולי-יואל אדלשטיין:</w:t>
      </w:r>
    </w:p>
    <w:p w14:paraId="1F5C036F" w14:textId="77777777" w:rsidR="00000000" w:rsidRDefault="007C71EE">
      <w:pPr>
        <w:pStyle w:val="a"/>
        <w:rPr>
          <w:rFonts w:hint="cs"/>
          <w:rtl/>
        </w:rPr>
      </w:pPr>
    </w:p>
    <w:p w14:paraId="27FC89F3" w14:textId="77777777" w:rsidR="00000000" w:rsidRDefault="007C71EE">
      <w:pPr>
        <w:pStyle w:val="a"/>
        <w:rPr>
          <w:rFonts w:hint="cs"/>
          <w:rtl/>
        </w:rPr>
      </w:pPr>
      <w:r>
        <w:rPr>
          <w:rFonts w:hint="cs"/>
          <w:rtl/>
        </w:rPr>
        <w:t xml:space="preserve">תודה. </w:t>
      </w:r>
    </w:p>
    <w:p w14:paraId="1E44F3D7" w14:textId="77777777" w:rsidR="00000000" w:rsidRDefault="007C71EE">
      <w:pPr>
        <w:pStyle w:val="a"/>
        <w:rPr>
          <w:rFonts w:hint="cs"/>
          <w:rtl/>
        </w:rPr>
      </w:pPr>
    </w:p>
    <w:p w14:paraId="564B3A4C" w14:textId="77777777" w:rsidR="00000000" w:rsidRDefault="007C71EE">
      <w:pPr>
        <w:pStyle w:val="a"/>
        <w:rPr>
          <w:rFonts w:hint="cs"/>
          <w:rtl/>
        </w:rPr>
      </w:pPr>
      <w:r>
        <w:rPr>
          <w:rFonts w:hint="cs"/>
          <w:rtl/>
        </w:rPr>
        <w:t>אנחנו עוברים לפרק ט"ז: תשלומי עובדים בפנסיה תקציבית. סעיף 88.</w:t>
      </w:r>
    </w:p>
    <w:p w14:paraId="1F08627C" w14:textId="77777777" w:rsidR="00000000" w:rsidRDefault="007C71EE">
      <w:pPr>
        <w:pStyle w:val="a"/>
        <w:rPr>
          <w:rFonts w:hint="cs"/>
          <w:rtl/>
        </w:rPr>
      </w:pPr>
    </w:p>
    <w:p w14:paraId="1FB6DF9A" w14:textId="77777777" w:rsidR="00000000" w:rsidRDefault="007C71EE">
      <w:pPr>
        <w:pStyle w:val="ac"/>
        <w:rPr>
          <w:rtl/>
        </w:rPr>
      </w:pPr>
      <w:r>
        <w:rPr>
          <w:rFonts w:hint="eastAsia"/>
          <w:rtl/>
        </w:rPr>
        <w:t>זאב</w:t>
      </w:r>
      <w:r>
        <w:rPr>
          <w:rtl/>
        </w:rPr>
        <w:t xml:space="preserve"> בוים (הליכוד):</w:t>
      </w:r>
    </w:p>
    <w:p w14:paraId="45ACE565" w14:textId="77777777" w:rsidR="00000000" w:rsidRDefault="007C71EE">
      <w:pPr>
        <w:pStyle w:val="a"/>
        <w:rPr>
          <w:rFonts w:hint="cs"/>
          <w:rtl/>
        </w:rPr>
      </w:pPr>
    </w:p>
    <w:p w14:paraId="14E9345A" w14:textId="77777777" w:rsidR="00000000" w:rsidRDefault="007C71EE">
      <w:pPr>
        <w:pStyle w:val="a"/>
        <w:rPr>
          <w:rFonts w:hint="cs"/>
          <w:rtl/>
        </w:rPr>
      </w:pPr>
      <w:r>
        <w:rPr>
          <w:rFonts w:hint="cs"/>
          <w:rtl/>
        </w:rPr>
        <w:t xml:space="preserve">המסתייגים אינם כאן. </w:t>
      </w:r>
    </w:p>
    <w:p w14:paraId="518A204F" w14:textId="77777777" w:rsidR="00000000" w:rsidRDefault="007C71EE">
      <w:pPr>
        <w:pStyle w:val="a"/>
        <w:rPr>
          <w:rFonts w:hint="cs"/>
          <w:rtl/>
        </w:rPr>
      </w:pPr>
    </w:p>
    <w:p w14:paraId="3B0658B5" w14:textId="77777777" w:rsidR="00000000" w:rsidRDefault="007C71EE">
      <w:pPr>
        <w:pStyle w:val="ac"/>
        <w:rPr>
          <w:rtl/>
        </w:rPr>
      </w:pPr>
      <w:r>
        <w:rPr>
          <w:rFonts w:hint="eastAsia"/>
          <w:rtl/>
        </w:rPr>
        <w:t>רוני</w:t>
      </w:r>
      <w:r>
        <w:rPr>
          <w:rtl/>
        </w:rPr>
        <w:t xml:space="preserve"> בר-און (הליכוד):</w:t>
      </w:r>
    </w:p>
    <w:p w14:paraId="7D85E1B4" w14:textId="77777777" w:rsidR="00000000" w:rsidRDefault="007C71EE">
      <w:pPr>
        <w:pStyle w:val="a"/>
        <w:rPr>
          <w:rFonts w:hint="cs"/>
          <w:rtl/>
        </w:rPr>
      </w:pPr>
    </w:p>
    <w:p w14:paraId="1430C150" w14:textId="77777777" w:rsidR="00000000" w:rsidRDefault="007C71EE">
      <w:pPr>
        <w:pStyle w:val="a"/>
        <w:rPr>
          <w:rFonts w:hint="cs"/>
          <w:rtl/>
        </w:rPr>
      </w:pPr>
      <w:r>
        <w:rPr>
          <w:rFonts w:hint="cs"/>
          <w:rtl/>
        </w:rPr>
        <w:t>אדוני היושב-ראש, לפרוטוק</w:t>
      </w:r>
      <w:r>
        <w:rPr>
          <w:rFonts w:hint="cs"/>
          <w:rtl/>
        </w:rPr>
        <w:t xml:space="preserve">ול, לא הודעת את תוצאות ההצבעה הקודמת. </w:t>
      </w:r>
    </w:p>
    <w:p w14:paraId="2D74C48C" w14:textId="77777777" w:rsidR="00000000" w:rsidRDefault="007C71EE">
      <w:pPr>
        <w:pStyle w:val="a"/>
        <w:rPr>
          <w:rFonts w:hint="cs"/>
          <w:rtl/>
        </w:rPr>
      </w:pPr>
    </w:p>
    <w:p w14:paraId="73A50852" w14:textId="77777777" w:rsidR="00000000" w:rsidRDefault="007C71EE">
      <w:pPr>
        <w:pStyle w:val="ad"/>
        <w:rPr>
          <w:rtl/>
        </w:rPr>
      </w:pPr>
      <w:r>
        <w:rPr>
          <w:rFonts w:hint="eastAsia"/>
          <w:rtl/>
        </w:rPr>
        <w:t>היו</w:t>
      </w:r>
      <w:r>
        <w:rPr>
          <w:rtl/>
        </w:rPr>
        <w:t>"ר יולי-יואל אדלשטיין:</w:t>
      </w:r>
    </w:p>
    <w:p w14:paraId="1D3D2D59" w14:textId="77777777" w:rsidR="00000000" w:rsidRDefault="007C71EE">
      <w:pPr>
        <w:pStyle w:val="a"/>
        <w:rPr>
          <w:rFonts w:hint="cs"/>
          <w:rtl/>
        </w:rPr>
      </w:pPr>
    </w:p>
    <w:p w14:paraId="4F01770A" w14:textId="77777777" w:rsidR="00000000" w:rsidRDefault="007C71EE">
      <w:pPr>
        <w:pStyle w:val="a"/>
        <w:rPr>
          <w:rFonts w:hint="cs"/>
          <w:rtl/>
        </w:rPr>
      </w:pPr>
      <w:r>
        <w:rPr>
          <w:rFonts w:hint="cs"/>
          <w:rtl/>
        </w:rPr>
        <w:t xml:space="preserve">אכן, כל הסעיפים עד סעיף 87 אושרו כנוסח הוועדה. תודה ליושב-ראש ועדת הכנסת. </w:t>
      </w:r>
    </w:p>
    <w:p w14:paraId="06408DF5" w14:textId="77777777" w:rsidR="00000000" w:rsidRDefault="007C71EE">
      <w:pPr>
        <w:pStyle w:val="a"/>
        <w:rPr>
          <w:rFonts w:hint="cs"/>
          <w:rtl/>
        </w:rPr>
      </w:pPr>
    </w:p>
    <w:p w14:paraId="7592A2E1" w14:textId="77777777" w:rsidR="00000000" w:rsidRDefault="007C71EE">
      <w:pPr>
        <w:pStyle w:val="a"/>
        <w:rPr>
          <w:rFonts w:hint="cs"/>
          <w:rtl/>
        </w:rPr>
      </w:pPr>
      <w:r>
        <w:rPr>
          <w:rFonts w:hint="cs"/>
          <w:rtl/>
        </w:rPr>
        <w:t xml:space="preserve">סעיף 88, אדוני המזכיר, אני לא רואה אף אחד מן המסתייגים כאן. לכן, 88 נוכל להצביע כנוסח הוועדה. </w:t>
      </w:r>
    </w:p>
    <w:p w14:paraId="157F7865" w14:textId="77777777" w:rsidR="00000000" w:rsidRDefault="007C71EE">
      <w:pPr>
        <w:pStyle w:val="a"/>
        <w:rPr>
          <w:rFonts w:hint="cs"/>
          <w:rtl/>
        </w:rPr>
      </w:pPr>
    </w:p>
    <w:p w14:paraId="563A6879" w14:textId="77777777" w:rsidR="00000000" w:rsidRDefault="007C71EE">
      <w:pPr>
        <w:pStyle w:val="a"/>
        <w:rPr>
          <w:rFonts w:hint="cs"/>
          <w:rtl/>
        </w:rPr>
      </w:pPr>
      <w:r>
        <w:rPr>
          <w:rFonts w:hint="cs"/>
          <w:rtl/>
        </w:rPr>
        <w:t xml:space="preserve">מי בעד? תודה. מי </w:t>
      </w:r>
      <w:r>
        <w:rPr>
          <w:rFonts w:hint="cs"/>
          <w:rtl/>
        </w:rPr>
        <w:t xml:space="preserve">נגד? מי נמנע? תודה. </w:t>
      </w:r>
    </w:p>
    <w:p w14:paraId="19C6C320" w14:textId="77777777" w:rsidR="00000000" w:rsidRDefault="007C71EE">
      <w:pPr>
        <w:pStyle w:val="a"/>
        <w:rPr>
          <w:rFonts w:hint="cs"/>
          <w:rtl/>
        </w:rPr>
      </w:pPr>
    </w:p>
    <w:p w14:paraId="79385BF1" w14:textId="77777777" w:rsidR="00000000" w:rsidRDefault="007C71EE">
      <w:pPr>
        <w:pStyle w:val="a"/>
        <w:jc w:val="center"/>
        <w:rPr>
          <w:rFonts w:hint="cs"/>
          <w:b/>
          <w:bCs/>
          <w:rtl/>
        </w:rPr>
      </w:pPr>
    </w:p>
    <w:p w14:paraId="022C2B09" w14:textId="77777777" w:rsidR="00000000" w:rsidRDefault="007C71EE">
      <w:pPr>
        <w:pStyle w:val="a"/>
        <w:jc w:val="center"/>
        <w:rPr>
          <w:rFonts w:hint="cs"/>
          <w:b/>
          <w:bCs/>
          <w:rtl/>
        </w:rPr>
      </w:pPr>
    </w:p>
    <w:p w14:paraId="737B9CC2" w14:textId="77777777" w:rsidR="00000000" w:rsidRDefault="007C71EE">
      <w:pPr>
        <w:pStyle w:val="a"/>
        <w:jc w:val="center"/>
        <w:rPr>
          <w:rFonts w:hint="cs"/>
          <w:b/>
          <w:bCs/>
          <w:rtl/>
        </w:rPr>
      </w:pPr>
      <w:r>
        <w:rPr>
          <w:rFonts w:hint="cs"/>
          <w:b/>
          <w:bCs/>
          <w:rtl/>
        </w:rPr>
        <w:t>הצבעה</w:t>
      </w:r>
    </w:p>
    <w:p w14:paraId="6839A9ED" w14:textId="77777777" w:rsidR="00000000" w:rsidRDefault="007C71EE">
      <w:pPr>
        <w:pStyle w:val="a"/>
        <w:jc w:val="center"/>
        <w:rPr>
          <w:rFonts w:hint="cs"/>
          <w:b/>
          <w:bCs/>
          <w:rtl/>
        </w:rPr>
      </w:pPr>
    </w:p>
    <w:p w14:paraId="0738C5CA" w14:textId="77777777" w:rsidR="00000000" w:rsidRDefault="007C71EE">
      <w:pPr>
        <w:pStyle w:val="a"/>
        <w:jc w:val="center"/>
        <w:rPr>
          <w:rFonts w:hint="cs"/>
          <w:rtl/>
        </w:rPr>
      </w:pPr>
      <w:r>
        <w:rPr>
          <w:rFonts w:hint="cs"/>
          <w:rtl/>
        </w:rPr>
        <w:t xml:space="preserve">סעיף 88 נתקבל. </w:t>
      </w:r>
    </w:p>
    <w:p w14:paraId="28087DF2" w14:textId="77777777" w:rsidR="00000000" w:rsidRDefault="007C71EE">
      <w:pPr>
        <w:pStyle w:val="a"/>
        <w:jc w:val="center"/>
        <w:rPr>
          <w:rFonts w:hint="cs"/>
          <w:rtl/>
        </w:rPr>
      </w:pPr>
    </w:p>
    <w:p w14:paraId="68D48328" w14:textId="77777777" w:rsidR="00000000" w:rsidRDefault="007C71EE">
      <w:pPr>
        <w:pStyle w:val="ad"/>
        <w:rPr>
          <w:rtl/>
        </w:rPr>
      </w:pPr>
      <w:r>
        <w:rPr>
          <w:rtl/>
        </w:rPr>
        <w:t>היו"ר יולי-יואל אדלשטיין:</w:t>
      </w:r>
    </w:p>
    <w:p w14:paraId="3BB871FE" w14:textId="77777777" w:rsidR="00000000" w:rsidRDefault="007C71EE">
      <w:pPr>
        <w:pStyle w:val="a"/>
        <w:rPr>
          <w:rtl/>
        </w:rPr>
      </w:pPr>
    </w:p>
    <w:p w14:paraId="2DF9FCA9" w14:textId="77777777" w:rsidR="00000000" w:rsidRDefault="007C71EE">
      <w:pPr>
        <w:pStyle w:val="a"/>
        <w:rPr>
          <w:rFonts w:hint="cs"/>
          <w:rtl/>
        </w:rPr>
      </w:pPr>
      <w:r>
        <w:rPr>
          <w:rFonts w:hint="cs"/>
          <w:rtl/>
        </w:rPr>
        <w:t>סעיף 88 אושר כנוסח הוועדה.</w:t>
      </w:r>
    </w:p>
    <w:p w14:paraId="6A5E9BA2" w14:textId="77777777" w:rsidR="00000000" w:rsidRDefault="007C71EE">
      <w:pPr>
        <w:pStyle w:val="a"/>
        <w:rPr>
          <w:rFonts w:hint="cs"/>
          <w:rtl/>
        </w:rPr>
      </w:pPr>
    </w:p>
    <w:p w14:paraId="4A85978D" w14:textId="77777777" w:rsidR="00000000" w:rsidRDefault="007C71EE">
      <w:pPr>
        <w:pStyle w:val="a"/>
        <w:rPr>
          <w:rFonts w:hint="cs"/>
          <w:rtl/>
        </w:rPr>
      </w:pPr>
      <w:r>
        <w:rPr>
          <w:rFonts w:hint="cs"/>
          <w:rtl/>
        </w:rPr>
        <w:t>סעיף 89 כולו. אף אחד מן המסתייגים לא נמצא כאן באולם, לכן - כנוסח הוועדה. מי בעד? תודה. מי נגד? מי נמנע?</w:t>
      </w:r>
    </w:p>
    <w:p w14:paraId="0213E62D" w14:textId="77777777" w:rsidR="00000000" w:rsidRDefault="007C71EE">
      <w:pPr>
        <w:pStyle w:val="a"/>
        <w:rPr>
          <w:rFonts w:hint="cs"/>
          <w:rtl/>
        </w:rPr>
      </w:pPr>
    </w:p>
    <w:p w14:paraId="5071F9AE" w14:textId="77777777" w:rsidR="00000000" w:rsidRDefault="007C71EE">
      <w:pPr>
        <w:pStyle w:val="a"/>
        <w:jc w:val="center"/>
        <w:rPr>
          <w:rFonts w:hint="cs"/>
          <w:b/>
          <w:bCs/>
          <w:rtl/>
        </w:rPr>
      </w:pPr>
      <w:r>
        <w:rPr>
          <w:rFonts w:hint="cs"/>
          <w:b/>
          <w:bCs/>
          <w:rtl/>
        </w:rPr>
        <w:t>הצבעה</w:t>
      </w:r>
    </w:p>
    <w:p w14:paraId="3F845DEE" w14:textId="77777777" w:rsidR="00000000" w:rsidRDefault="007C71EE">
      <w:pPr>
        <w:pStyle w:val="a"/>
        <w:jc w:val="center"/>
        <w:rPr>
          <w:rFonts w:hint="cs"/>
          <w:b/>
          <w:bCs/>
          <w:rtl/>
        </w:rPr>
      </w:pPr>
    </w:p>
    <w:p w14:paraId="54145C82" w14:textId="77777777" w:rsidR="00000000" w:rsidRDefault="007C71EE">
      <w:pPr>
        <w:pStyle w:val="a"/>
        <w:jc w:val="center"/>
        <w:rPr>
          <w:rFonts w:hint="cs"/>
          <w:rtl/>
        </w:rPr>
      </w:pPr>
      <w:r>
        <w:rPr>
          <w:rFonts w:hint="cs"/>
          <w:rtl/>
        </w:rPr>
        <w:t xml:space="preserve">סעיף 89 נתקבל. </w:t>
      </w:r>
    </w:p>
    <w:p w14:paraId="2C2DDA65" w14:textId="77777777" w:rsidR="00000000" w:rsidRDefault="007C71EE">
      <w:pPr>
        <w:pStyle w:val="a"/>
        <w:jc w:val="center"/>
        <w:rPr>
          <w:rFonts w:hint="cs"/>
          <w:rtl/>
        </w:rPr>
      </w:pPr>
    </w:p>
    <w:p w14:paraId="76200F22" w14:textId="77777777" w:rsidR="00000000" w:rsidRDefault="007C71EE">
      <w:pPr>
        <w:pStyle w:val="ad"/>
        <w:rPr>
          <w:rtl/>
        </w:rPr>
      </w:pPr>
      <w:r>
        <w:rPr>
          <w:rtl/>
        </w:rPr>
        <w:t>היו"ר יולי-יואל אדלשטיין</w:t>
      </w:r>
      <w:r>
        <w:rPr>
          <w:rtl/>
        </w:rPr>
        <w:t>:</w:t>
      </w:r>
    </w:p>
    <w:p w14:paraId="46F17F44" w14:textId="77777777" w:rsidR="00000000" w:rsidRDefault="007C71EE">
      <w:pPr>
        <w:pStyle w:val="a"/>
        <w:rPr>
          <w:rtl/>
        </w:rPr>
      </w:pPr>
    </w:p>
    <w:p w14:paraId="39AC2D8B" w14:textId="77777777" w:rsidR="00000000" w:rsidRDefault="007C71EE">
      <w:pPr>
        <w:pStyle w:val="a"/>
        <w:rPr>
          <w:rFonts w:hint="cs"/>
          <w:rtl/>
        </w:rPr>
      </w:pPr>
      <w:r>
        <w:rPr>
          <w:rFonts w:hint="cs"/>
          <w:rtl/>
        </w:rPr>
        <w:t xml:space="preserve">סעיף 89 אושר כנוסח הוועדה. </w:t>
      </w:r>
    </w:p>
    <w:p w14:paraId="1D5BFF2C" w14:textId="77777777" w:rsidR="00000000" w:rsidRDefault="007C71EE">
      <w:pPr>
        <w:pStyle w:val="a"/>
        <w:rPr>
          <w:rFonts w:hint="cs"/>
          <w:rtl/>
        </w:rPr>
      </w:pPr>
    </w:p>
    <w:p w14:paraId="6D58EE02" w14:textId="77777777" w:rsidR="00000000" w:rsidRDefault="007C71EE">
      <w:pPr>
        <w:pStyle w:val="a"/>
        <w:rPr>
          <w:rFonts w:hint="cs"/>
          <w:rtl/>
        </w:rPr>
      </w:pPr>
      <w:r>
        <w:rPr>
          <w:rFonts w:hint="cs"/>
          <w:rtl/>
        </w:rPr>
        <w:t>סעיף 90 בעמוד 419.</w:t>
      </w:r>
    </w:p>
    <w:p w14:paraId="07AFB752" w14:textId="77777777" w:rsidR="00000000" w:rsidRDefault="007C71EE">
      <w:pPr>
        <w:pStyle w:val="a"/>
        <w:rPr>
          <w:rFonts w:hint="cs"/>
          <w:rtl/>
        </w:rPr>
      </w:pPr>
    </w:p>
    <w:p w14:paraId="7B186A2D" w14:textId="77777777" w:rsidR="00000000" w:rsidRDefault="007C71EE">
      <w:pPr>
        <w:pStyle w:val="ac"/>
        <w:rPr>
          <w:rtl/>
        </w:rPr>
      </w:pPr>
      <w:r>
        <w:rPr>
          <w:rFonts w:hint="eastAsia"/>
          <w:rtl/>
        </w:rPr>
        <w:t>זאב</w:t>
      </w:r>
      <w:r>
        <w:rPr>
          <w:rtl/>
        </w:rPr>
        <w:t xml:space="preserve"> בוים (הליכוד):</w:t>
      </w:r>
    </w:p>
    <w:p w14:paraId="72AE32AF" w14:textId="77777777" w:rsidR="00000000" w:rsidRDefault="007C71EE">
      <w:pPr>
        <w:pStyle w:val="a"/>
        <w:rPr>
          <w:rFonts w:hint="cs"/>
          <w:rtl/>
        </w:rPr>
      </w:pPr>
    </w:p>
    <w:p w14:paraId="1FDB6AF9" w14:textId="77777777" w:rsidR="00000000" w:rsidRDefault="007C71EE">
      <w:pPr>
        <w:pStyle w:val="a"/>
        <w:rPr>
          <w:rFonts w:hint="cs"/>
          <w:rtl/>
        </w:rPr>
      </w:pPr>
      <w:r>
        <w:rPr>
          <w:rFonts w:hint="cs"/>
          <w:rtl/>
        </w:rPr>
        <w:t xml:space="preserve">עד עמוד 423. </w:t>
      </w:r>
    </w:p>
    <w:p w14:paraId="3FA38EA0" w14:textId="77777777" w:rsidR="00000000" w:rsidRDefault="007C71EE">
      <w:pPr>
        <w:pStyle w:val="a"/>
        <w:rPr>
          <w:rFonts w:hint="cs"/>
          <w:rtl/>
        </w:rPr>
      </w:pPr>
    </w:p>
    <w:p w14:paraId="00A36480" w14:textId="77777777" w:rsidR="00000000" w:rsidRDefault="007C71EE">
      <w:pPr>
        <w:pStyle w:val="ad"/>
        <w:rPr>
          <w:rtl/>
        </w:rPr>
      </w:pPr>
      <w:r>
        <w:rPr>
          <w:rtl/>
        </w:rPr>
        <w:t>היו"ר יולי-יואל אדלשטיין:</w:t>
      </w:r>
    </w:p>
    <w:p w14:paraId="175323D9" w14:textId="77777777" w:rsidR="00000000" w:rsidRDefault="007C71EE">
      <w:pPr>
        <w:pStyle w:val="a"/>
        <w:rPr>
          <w:rtl/>
        </w:rPr>
      </w:pPr>
    </w:p>
    <w:p w14:paraId="6B92E8CA" w14:textId="77777777" w:rsidR="00000000" w:rsidRDefault="007C71EE">
      <w:pPr>
        <w:pStyle w:val="a"/>
        <w:rPr>
          <w:rFonts w:hint="cs"/>
          <w:rtl/>
        </w:rPr>
      </w:pPr>
      <w:r>
        <w:rPr>
          <w:rFonts w:hint="cs"/>
          <w:rtl/>
        </w:rPr>
        <w:t xml:space="preserve">עד עמוד 423. סעיף 90 - אף אחד מן המסתייגים לא נמצא באולם. מי בעד כנוסח הוועדה? תודה. נגד, נמנע? תודה. </w:t>
      </w:r>
    </w:p>
    <w:p w14:paraId="7DF9721F" w14:textId="77777777" w:rsidR="00000000" w:rsidRDefault="007C71EE">
      <w:pPr>
        <w:pStyle w:val="a"/>
        <w:rPr>
          <w:rFonts w:hint="cs"/>
          <w:rtl/>
        </w:rPr>
      </w:pPr>
    </w:p>
    <w:p w14:paraId="659C04AC" w14:textId="77777777" w:rsidR="00000000" w:rsidRDefault="007C71EE">
      <w:pPr>
        <w:pStyle w:val="a"/>
        <w:jc w:val="center"/>
        <w:rPr>
          <w:rFonts w:hint="cs"/>
          <w:b/>
          <w:bCs/>
          <w:rtl/>
        </w:rPr>
      </w:pPr>
      <w:r>
        <w:rPr>
          <w:rFonts w:hint="cs"/>
          <w:b/>
          <w:bCs/>
          <w:rtl/>
        </w:rPr>
        <w:t>הצבעה</w:t>
      </w:r>
    </w:p>
    <w:p w14:paraId="2D6C2C9A" w14:textId="77777777" w:rsidR="00000000" w:rsidRDefault="007C71EE">
      <w:pPr>
        <w:pStyle w:val="a"/>
        <w:jc w:val="center"/>
        <w:rPr>
          <w:rFonts w:hint="cs"/>
          <w:b/>
          <w:bCs/>
          <w:rtl/>
        </w:rPr>
      </w:pPr>
    </w:p>
    <w:p w14:paraId="29F7DBED" w14:textId="77777777" w:rsidR="00000000" w:rsidRDefault="007C71EE">
      <w:pPr>
        <w:pStyle w:val="a"/>
        <w:jc w:val="center"/>
        <w:rPr>
          <w:rFonts w:hint="cs"/>
          <w:rtl/>
        </w:rPr>
      </w:pPr>
      <w:r>
        <w:rPr>
          <w:rFonts w:hint="cs"/>
          <w:rtl/>
        </w:rPr>
        <w:t xml:space="preserve">סעיף 90 נתקבל. </w:t>
      </w:r>
    </w:p>
    <w:p w14:paraId="24BCCD9E" w14:textId="77777777" w:rsidR="00000000" w:rsidRDefault="007C71EE">
      <w:pPr>
        <w:pStyle w:val="a"/>
        <w:jc w:val="center"/>
        <w:rPr>
          <w:rFonts w:hint="cs"/>
          <w:rtl/>
        </w:rPr>
      </w:pPr>
    </w:p>
    <w:p w14:paraId="7A28FAEA" w14:textId="77777777" w:rsidR="00000000" w:rsidRDefault="007C71EE">
      <w:pPr>
        <w:pStyle w:val="ad"/>
        <w:rPr>
          <w:rtl/>
        </w:rPr>
      </w:pPr>
      <w:r>
        <w:rPr>
          <w:rtl/>
        </w:rPr>
        <w:t>היו"ר יולי-יוא</w:t>
      </w:r>
      <w:r>
        <w:rPr>
          <w:rtl/>
        </w:rPr>
        <w:t>ל אדלשטיין:</w:t>
      </w:r>
    </w:p>
    <w:p w14:paraId="112EDF04" w14:textId="77777777" w:rsidR="00000000" w:rsidRDefault="007C71EE">
      <w:pPr>
        <w:pStyle w:val="a"/>
        <w:rPr>
          <w:rtl/>
        </w:rPr>
      </w:pPr>
    </w:p>
    <w:p w14:paraId="4E2E679B" w14:textId="77777777" w:rsidR="00000000" w:rsidRDefault="007C71EE">
      <w:pPr>
        <w:pStyle w:val="a"/>
        <w:rPr>
          <w:rFonts w:hint="cs"/>
          <w:rtl/>
        </w:rPr>
      </w:pPr>
      <w:r>
        <w:rPr>
          <w:rFonts w:hint="cs"/>
          <w:rtl/>
        </w:rPr>
        <w:t>סעיף 90 אושר כנוסח הוועדה.</w:t>
      </w:r>
    </w:p>
    <w:p w14:paraId="65498644" w14:textId="77777777" w:rsidR="00000000" w:rsidRDefault="007C71EE">
      <w:pPr>
        <w:pStyle w:val="a"/>
        <w:rPr>
          <w:rFonts w:hint="cs"/>
          <w:rtl/>
        </w:rPr>
      </w:pPr>
    </w:p>
    <w:p w14:paraId="50B0BA31" w14:textId="77777777" w:rsidR="00000000" w:rsidRDefault="007C71EE">
      <w:pPr>
        <w:pStyle w:val="a"/>
        <w:rPr>
          <w:rFonts w:hint="cs"/>
          <w:rtl/>
        </w:rPr>
      </w:pPr>
      <w:r>
        <w:rPr>
          <w:rFonts w:hint="cs"/>
          <w:rtl/>
        </w:rPr>
        <w:t xml:space="preserve">סעיף 91 פלוס לוח התיקונים. </w:t>
      </w:r>
    </w:p>
    <w:p w14:paraId="26E3BB53" w14:textId="77777777" w:rsidR="00000000" w:rsidRDefault="007C71EE">
      <w:pPr>
        <w:pStyle w:val="a"/>
        <w:rPr>
          <w:rFonts w:hint="cs"/>
          <w:rtl/>
        </w:rPr>
      </w:pPr>
    </w:p>
    <w:p w14:paraId="09962A9C" w14:textId="77777777" w:rsidR="00000000" w:rsidRDefault="007C71EE">
      <w:pPr>
        <w:pStyle w:val="ac"/>
        <w:rPr>
          <w:rtl/>
        </w:rPr>
      </w:pPr>
      <w:r>
        <w:rPr>
          <w:rFonts w:hint="eastAsia"/>
          <w:rtl/>
        </w:rPr>
        <w:t>זאב</w:t>
      </w:r>
      <w:r>
        <w:rPr>
          <w:rtl/>
        </w:rPr>
        <w:t xml:space="preserve"> בוים (הליכוד):</w:t>
      </w:r>
    </w:p>
    <w:p w14:paraId="60ED52C6" w14:textId="77777777" w:rsidR="00000000" w:rsidRDefault="007C71EE">
      <w:pPr>
        <w:pStyle w:val="a"/>
        <w:rPr>
          <w:rFonts w:hint="cs"/>
          <w:rtl/>
        </w:rPr>
      </w:pPr>
    </w:p>
    <w:p w14:paraId="0B8D674D" w14:textId="77777777" w:rsidR="00000000" w:rsidRDefault="007C71EE">
      <w:pPr>
        <w:pStyle w:val="a"/>
        <w:rPr>
          <w:rFonts w:hint="cs"/>
          <w:rtl/>
        </w:rPr>
      </w:pPr>
      <w:r>
        <w:rPr>
          <w:rFonts w:hint="cs"/>
          <w:rtl/>
        </w:rPr>
        <w:t xml:space="preserve">עד סוף עמוד 425. </w:t>
      </w:r>
    </w:p>
    <w:p w14:paraId="4AC0A1A1" w14:textId="77777777" w:rsidR="00000000" w:rsidRDefault="007C71EE">
      <w:pPr>
        <w:pStyle w:val="a"/>
        <w:rPr>
          <w:rFonts w:hint="cs"/>
          <w:rtl/>
        </w:rPr>
      </w:pPr>
    </w:p>
    <w:p w14:paraId="5B058137" w14:textId="77777777" w:rsidR="00000000" w:rsidRDefault="007C71EE">
      <w:pPr>
        <w:pStyle w:val="a"/>
        <w:ind w:firstLine="0"/>
        <w:rPr>
          <w:color w:val="0000FF"/>
          <w:szCs w:val="28"/>
          <w:rtl/>
        </w:rPr>
      </w:pPr>
    </w:p>
    <w:p w14:paraId="7D3B121D" w14:textId="77777777" w:rsidR="00000000" w:rsidRDefault="007C71EE">
      <w:pPr>
        <w:pStyle w:val="ad"/>
        <w:rPr>
          <w:rtl/>
        </w:rPr>
      </w:pPr>
      <w:r>
        <w:rPr>
          <w:rtl/>
        </w:rPr>
        <w:t>היו"ר יולי-יואל אדלשטיין:</w:t>
      </w:r>
    </w:p>
    <w:p w14:paraId="5E32DB65" w14:textId="77777777" w:rsidR="00000000" w:rsidRDefault="007C71EE">
      <w:pPr>
        <w:pStyle w:val="a"/>
        <w:rPr>
          <w:rtl/>
        </w:rPr>
      </w:pPr>
    </w:p>
    <w:p w14:paraId="60178B14" w14:textId="77777777" w:rsidR="00000000" w:rsidRDefault="007C71EE">
      <w:pPr>
        <w:pStyle w:val="a"/>
        <w:rPr>
          <w:rFonts w:hint="cs"/>
          <w:rtl/>
        </w:rPr>
      </w:pPr>
      <w:r>
        <w:rPr>
          <w:rFonts w:hint="cs"/>
          <w:rtl/>
        </w:rPr>
        <w:t xml:space="preserve">סעיף 91 פלוס לוח התיקונים, סעיף 92 פלוס התיקונים, 93 פלוס התיקונים, 94 על סעיפיו, 95, 96, 97 </w:t>
      </w:r>
      <w:r>
        <w:rPr>
          <w:rtl/>
        </w:rPr>
        <w:t>–</w:t>
      </w:r>
      <w:r>
        <w:rPr>
          <w:rFonts w:hint="cs"/>
          <w:rtl/>
        </w:rPr>
        <w:t xml:space="preserve"> אני מבקש על הסעיפים האלה</w:t>
      </w:r>
      <w:r>
        <w:rPr>
          <w:rFonts w:hint="cs"/>
          <w:rtl/>
        </w:rPr>
        <w:t xml:space="preserve"> להצביע כנוסח הוועדה בהרמת היד. מי בעד, מי נגד, נמנעים? תודה.</w:t>
      </w:r>
    </w:p>
    <w:p w14:paraId="023F72DC" w14:textId="77777777" w:rsidR="00000000" w:rsidRDefault="007C71EE">
      <w:pPr>
        <w:pStyle w:val="a"/>
        <w:rPr>
          <w:rFonts w:hint="cs"/>
          <w:rtl/>
        </w:rPr>
      </w:pPr>
    </w:p>
    <w:p w14:paraId="5726074F" w14:textId="77777777" w:rsidR="00000000" w:rsidRDefault="007C71EE">
      <w:pPr>
        <w:pStyle w:val="a"/>
        <w:jc w:val="center"/>
        <w:rPr>
          <w:rFonts w:hint="cs"/>
          <w:b/>
          <w:bCs/>
          <w:rtl/>
        </w:rPr>
      </w:pPr>
      <w:r>
        <w:rPr>
          <w:rFonts w:hint="cs"/>
          <w:b/>
          <w:bCs/>
          <w:rtl/>
        </w:rPr>
        <w:t>הצבעה</w:t>
      </w:r>
    </w:p>
    <w:p w14:paraId="68F3540A" w14:textId="77777777" w:rsidR="00000000" w:rsidRDefault="007C71EE">
      <w:pPr>
        <w:pStyle w:val="a"/>
        <w:jc w:val="center"/>
        <w:rPr>
          <w:rFonts w:hint="cs"/>
          <w:b/>
          <w:bCs/>
          <w:rtl/>
        </w:rPr>
      </w:pPr>
    </w:p>
    <w:p w14:paraId="59EBFB84" w14:textId="77777777" w:rsidR="00000000" w:rsidRDefault="007C71EE">
      <w:pPr>
        <w:pStyle w:val="a"/>
        <w:jc w:val="center"/>
        <w:rPr>
          <w:rFonts w:hint="cs"/>
          <w:rtl/>
        </w:rPr>
      </w:pPr>
      <w:r>
        <w:rPr>
          <w:rFonts w:hint="cs"/>
          <w:rtl/>
        </w:rPr>
        <w:t>סעיפים 91-97, עם לוחות התיקונים, נתקבלו.</w:t>
      </w:r>
    </w:p>
    <w:p w14:paraId="4D1CE8C5" w14:textId="77777777" w:rsidR="00000000" w:rsidRDefault="007C71EE">
      <w:pPr>
        <w:pStyle w:val="a"/>
        <w:jc w:val="center"/>
        <w:rPr>
          <w:rFonts w:hint="cs"/>
          <w:rtl/>
        </w:rPr>
      </w:pPr>
    </w:p>
    <w:p w14:paraId="691AA408" w14:textId="77777777" w:rsidR="00000000" w:rsidRDefault="007C71EE">
      <w:pPr>
        <w:pStyle w:val="ad"/>
        <w:rPr>
          <w:rtl/>
        </w:rPr>
      </w:pPr>
      <w:r>
        <w:rPr>
          <w:rtl/>
        </w:rPr>
        <w:t>היו"ר יולי-יואל אדלשטיין:</w:t>
      </w:r>
    </w:p>
    <w:p w14:paraId="3E13B846" w14:textId="77777777" w:rsidR="00000000" w:rsidRDefault="007C71EE">
      <w:pPr>
        <w:pStyle w:val="a"/>
        <w:rPr>
          <w:rtl/>
        </w:rPr>
      </w:pPr>
    </w:p>
    <w:p w14:paraId="15912874" w14:textId="77777777" w:rsidR="00000000" w:rsidRDefault="007C71EE">
      <w:pPr>
        <w:pStyle w:val="a"/>
        <w:rPr>
          <w:rFonts w:hint="cs"/>
          <w:rtl/>
        </w:rPr>
      </w:pPr>
      <w:r>
        <w:rPr>
          <w:rFonts w:hint="cs"/>
          <w:rtl/>
        </w:rPr>
        <w:t>הסעיפים הנ"ל אושרו כנוסח הוועדה.</w:t>
      </w:r>
    </w:p>
    <w:p w14:paraId="7CC9A781" w14:textId="77777777" w:rsidR="00000000" w:rsidRDefault="007C71EE">
      <w:pPr>
        <w:pStyle w:val="a"/>
        <w:rPr>
          <w:rFonts w:hint="cs"/>
          <w:rtl/>
        </w:rPr>
      </w:pPr>
    </w:p>
    <w:p w14:paraId="5F2BF6FF" w14:textId="77777777" w:rsidR="00000000" w:rsidRDefault="007C71EE">
      <w:pPr>
        <w:pStyle w:val="a"/>
        <w:rPr>
          <w:rFonts w:hint="cs"/>
          <w:rtl/>
        </w:rPr>
      </w:pPr>
      <w:r>
        <w:rPr>
          <w:rFonts w:hint="cs"/>
          <w:rtl/>
        </w:rPr>
        <w:t>סעיף 98 בעמוד 426, האם מזהים מישהו מן המסתייגים באולם? ל=98 כולו אין מסתייגים, ולכן</w:t>
      </w:r>
      <w:r>
        <w:rPr>
          <w:rFonts w:hint="cs"/>
          <w:rtl/>
        </w:rPr>
        <w:t xml:space="preserve"> נצביע כנוסח הוועדה. מי בעד, מי נגד ומי נמנע? תודה.</w:t>
      </w:r>
    </w:p>
    <w:p w14:paraId="34AF8DA6" w14:textId="77777777" w:rsidR="00000000" w:rsidRDefault="007C71EE">
      <w:pPr>
        <w:pStyle w:val="a"/>
        <w:rPr>
          <w:rFonts w:hint="cs"/>
          <w:rtl/>
        </w:rPr>
      </w:pPr>
    </w:p>
    <w:p w14:paraId="4DD9DA31" w14:textId="77777777" w:rsidR="00000000" w:rsidRDefault="007C71EE">
      <w:pPr>
        <w:pStyle w:val="a"/>
        <w:jc w:val="center"/>
        <w:rPr>
          <w:rFonts w:hint="cs"/>
          <w:b/>
          <w:bCs/>
          <w:rtl/>
        </w:rPr>
      </w:pPr>
      <w:r>
        <w:rPr>
          <w:rFonts w:hint="cs"/>
          <w:b/>
          <w:bCs/>
          <w:rtl/>
        </w:rPr>
        <w:t>הצבעה</w:t>
      </w:r>
    </w:p>
    <w:p w14:paraId="39946F2E" w14:textId="77777777" w:rsidR="00000000" w:rsidRDefault="007C71EE">
      <w:pPr>
        <w:pStyle w:val="a"/>
        <w:jc w:val="center"/>
        <w:rPr>
          <w:rFonts w:hint="cs"/>
          <w:b/>
          <w:bCs/>
          <w:rtl/>
        </w:rPr>
      </w:pPr>
    </w:p>
    <w:p w14:paraId="0E7A0856" w14:textId="77777777" w:rsidR="00000000" w:rsidRDefault="007C71EE">
      <w:pPr>
        <w:pStyle w:val="a"/>
        <w:jc w:val="center"/>
        <w:rPr>
          <w:rFonts w:hint="cs"/>
          <w:rtl/>
        </w:rPr>
      </w:pPr>
      <w:r>
        <w:rPr>
          <w:rFonts w:hint="cs"/>
          <w:rtl/>
        </w:rPr>
        <w:t>סעיף 98 נתקבל.</w:t>
      </w:r>
    </w:p>
    <w:p w14:paraId="7A9E8FCC" w14:textId="77777777" w:rsidR="00000000" w:rsidRDefault="007C71EE">
      <w:pPr>
        <w:pStyle w:val="a"/>
        <w:rPr>
          <w:rFonts w:hint="cs"/>
          <w:rtl/>
        </w:rPr>
      </w:pPr>
    </w:p>
    <w:p w14:paraId="2FFF8D08" w14:textId="77777777" w:rsidR="00000000" w:rsidRDefault="007C71EE">
      <w:pPr>
        <w:pStyle w:val="ad"/>
        <w:rPr>
          <w:rtl/>
        </w:rPr>
      </w:pPr>
      <w:r>
        <w:rPr>
          <w:rtl/>
        </w:rPr>
        <w:t>היו"ר יולי-יואל אדלשטיין:</w:t>
      </w:r>
    </w:p>
    <w:p w14:paraId="79D2328F" w14:textId="77777777" w:rsidR="00000000" w:rsidRDefault="007C71EE">
      <w:pPr>
        <w:pStyle w:val="a"/>
        <w:rPr>
          <w:rFonts w:hint="cs"/>
          <w:rtl/>
        </w:rPr>
      </w:pPr>
    </w:p>
    <w:p w14:paraId="0FEAA32B" w14:textId="77777777" w:rsidR="00000000" w:rsidRDefault="007C71EE">
      <w:pPr>
        <w:pStyle w:val="a"/>
        <w:rPr>
          <w:rFonts w:hint="cs"/>
          <w:rtl/>
        </w:rPr>
      </w:pPr>
      <w:r>
        <w:rPr>
          <w:rFonts w:hint="cs"/>
          <w:rtl/>
        </w:rPr>
        <w:t xml:space="preserve">סעיף 99 בעמוד 431 עד עמוד 442 </w:t>
      </w:r>
      <w:r>
        <w:rPr>
          <w:rtl/>
        </w:rPr>
        <w:t>–</w:t>
      </w:r>
      <w:r>
        <w:rPr>
          <w:rFonts w:hint="cs"/>
          <w:rtl/>
        </w:rPr>
        <w:t xml:space="preserve"> 99 כולו - אין מסתייגים באולם, לכן נצביע כנוסח הוועדה. מי בעד, מי נגד ומי נמנע? תודה.</w:t>
      </w:r>
    </w:p>
    <w:p w14:paraId="37826EFB" w14:textId="77777777" w:rsidR="00000000" w:rsidRDefault="007C71EE">
      <w:pPr>
        <w:pStyle w:val="a"/>
        <w:rPr>
          <w:rFonts w:hint="cs"/>
          <w:rtl/>
        </w:rPr>
      </w:pPr>
    </w:p>
    <w:p w14:paraId="21E85C2A" w14:textId="77777777" w:rsidR="00000000" w:rsidRDefault="007C71EE">
      <w:pPr>
        <w:pStyle w:val="a"/>
        <w:jc w:val="center"/>
        <w:rPr>
          <w:rFonts w:hint="cs"/>
          <w:b/>
          <w:bCs/>
          <w:rtl/>
        </w:rPr>
      </w:pPr>
      <w:r>
        <w:rPr>
          <w:rFonts w:hint="cs"/>
          <w:b/>
          <w:bCs/>
          <w:rtl/>
        </w:rPr>
        <w:t>הצבעה</w:t>
      </w:r>
    </w:p>
    <w:p w14:paraId="6A248DF3" w14:textId="77777777" w:rsidR="00000000" w:rsidRDefault="007C71EE">
      <w:pPr>
        <w:pStyle w:val="a"/>
        <w:jc w:val="center"/>
        <w:rPr>
          <w:rFonts w:hint="cs"/>
          <w:b/>
          <w:bCs/>
          <w:rtl/>
        </w:rPr>
      </w:pPr>
    </w:p>
    <w:p w14:paraId="17668330" w14:textId="77777777" w:rsidR="00000000" w:rsidRDefault="007C71EE">
      <w:pPr>
        <w:pStyle w:val="a"/>
        <w:jc w:val="center"/>
        <w:rPr>
          <w:rFonts w:hint="cs"/>
          <w:rtl/>
        </w:rPr>
      </w:pPr>
      <w:r>
        <w:rPr>
          <w:rFonts w:hint="cs"/>
          <w:rtl/>
        </w:rPr>
        <w:t>סעיף 99 נתקבל.</w:t>
      </w:r>
    </w:p>
    <w:p w14:paraId="52C38F18" w14:textId="77777777" w:rsidR="00000000" w:rsidRDefault="007C71EE">
      <w:pPr>
        <w:pStyle w:val="a"/>
        <w:rPr>
          <w:rFonts w:hint="cs"/>
          <w:rtl/>
        </w:rPr>
      </w:pPr>
    </w:p>
    <w:p w14:paraId="33557093" w14:textId="77777777" w:rsidR="00000000" w:rsidRDefault="007C71EE">
      <w:pPr>
        <w:pStyle w:val="ad"/>
        <w:rPr>
          <w:rtl/>
        </w:rPr>
      </w:pPr>
      <w:r>
        <w:rPr>
          <w:rtl/>
        </w:rPr>
        <w:t>היו"ר יולי-י</w:t>
      </w:r>
      <w:r>
        <w:rPr>
          <w:rtl/>
        </w:rPr>
        <w:t>ואל אדלשטיין:</w:t>
      </w:r>
    </w:p>
    <w:p w14:paraId="6FCC7D9C" w14:textId="77777777" w:rsidR="00000000" w:rsidRDefault="007C71EE">
      <w:pPr>
        <w:pStyle w:val="a"/>
        <w:rPr>
          <w:rFonts w:hint="cs"/>
          <w:rtl/>
        </w:rPr>
      </w:pPr>
    </w:p>
    <w:p w14:paraId="12FBAB15" w14:textId="77777777" w:rsidR="00000000" w:rsidRDefault="007C71EE">
      <w:pPr>
        <w:pStyle w:val="a"/>
        <w:rPr>
          <w:rFonts w:hint="cs"/>
          <w:rtl/>
        </w:rPr>
      </w:pPr>
    </w:p>
    <w:p w14:paraId="5BDEFD33" w14:textId="77777777" w:rsidR="00000000" w:rsidRDefault="007C71EE">
      <w:pPr>
        <w:pStyle w:val="a"/>
        <w:rPr>
          <w:rFonts w:hint="cs"/>
          <w:rtl/>
        </w:rPr>
      </w:pPr>
      <w:r>
        <w:rPr>
          <w:rFonts w:hint="cs"/>
          <w:rtl/>
        </w:rPr>
        <w:t>100 פלוס לוח התיקונים. חבר הכנסת שטרן וקבוצת חברי הכנסת, עמוד 446, האם מסירים? מסירים. לכן נוכל להצביע על סעיף 100 כולו כנוסח הוועדה. מי בעד, מי נגד ומי נמנע? תודה.</w:t>
      </w:r>
    </w:p>
    <w:p w14:paraId="14A46CB0" w14:textId="77777777" w:rsidR="00000000" w:rsidRDefault="007C71EE">
      <w:pPr>
        <w:pStyle w:val="a"/>
        <w:rPr>
          <w:rFonts w:hint="cs"/>
          <w:rtl/>
        </w:rPr>
      </w:pPr>
    </w:p>
    <w:p w14:paraId="02EA69A4" w14:textId="77777777" w:rsidR="00000000" w:rsidRDefault="007C71EE">
      <w:pPr>
        <w:pStyle w:val="a"/>
        <w:rPr>
          <w:rFonts w:hint="cs"/>
          <w:rtl/>
        </w:rPr>
      </w:pPr>
    </w:p>
    <w:p w14:paraId="75E379EA" w14:textId="77777777" w:rsidR="00000000" w:rsidRDefault="007C71EE">
      <w:pPr>
        <w:pStyle w:val="a"/>
        <w:rPr>
          <w:rFonts w:hint="cs"/>
          <w:rtl/>
        </w:rPr>
      </w:pPr>
    </w:p>
    <w:p w14:paraId="32C8EED6" w14:textId="77777777" w:rsidR="00000000" w:rsidRDefault="007C71EE">
      <w:pPr>
        <w:pStyle w:val="a"/>
        <w:jc w:val="center"/>
        <w:rPr>
          <w:rFonts w:hint="cs"/>
          <w:b/>
          <w:bCs/>
          <w:rtl/>
        </w:rPr>
      </w:pPr>
      <w:r>
        <w:rPr>
          <w:rFonts w:hint="cs"/>
          <w:b/>
          <w:bCs/>
          <w:rtl/>
        </w:rPr>
        <w:t>הצבעה</w:t>
      </w:r>
    </w:p>
    <w:p w14:paraId="617F56A4" w14:textId="77777777" w:rsidR="00000000" w:rsidRDefault="007C71EE">
      <w:pPr>
        <w:pStyle w:val="a"/>
        <w:jc w:val="center"/>
        <w:rPr>
          <w:rFonts w:hint="cs"/>
          <w:b/>
          <w:bCs/>
          <w:rtl/>
        </w:rPr>
      </w:pPr>
    </w:p>
    <w:p w14:paraId="6D2BB5AE" w14:textId="77777777" w:rsidR="00000000" w:rsidRDefault="007C71EE">
      <w:pPr>
        <w:pStyle w:val="a"/>
        <w:jc w:val="center"/>
        <w:rPr>
          <w:rFonts w:hint="cs"/>
          <w:rtl/>
        </w:rPr>
      </w:pPr>
      <w:r>
        <w:rPr>
          <w:rFonts w:hint="cs"/>
          <w:rtl/>
        </w:rPr>
        <w:t>סעיף 100 נתקבל.</w:t>
      </w:r>
    </w:p>
    <w:p w14:paraId="40E5C7D3" w14:textId="77777777" w:rsidR="00000000" w:rsidRDefault="007C71EE">
      <w:pPr>
        <w:pStyle w:val="a"/>
        <w:rPr>
          <w:rFonts w:hint="cs"/>
          <w:rtl/>
        </w:rPr>
      </w:pPr>
    </w:p>
    <w:p w14:paraId="4A2FCDFB" w14:textId="77777777" w:rsidR="00000000" w:rsidRDefault="007C71EE">
      <w:pPr>
        <w:pStyle w:val="ad"/>
        <w:rPr>
          <w:rtl/>
        </w:rPr>
      </w:pPr>
      <w:r>
        <w:rPr>
          <w:rtl/>
        </w:rPr>
        <w:t>היו"ר יולי-יואל אדלשטיין:</w:t>
      </w:r>
    </w:p>
    <w:p w14:paraId="26FDF857" w14:textId="77777777" w:rsidR="00000000" w:rsidRDefault="007C71EE">
      <w:pPr>
        <w:pStyle w:val="a"/>
        <w:rPr>
          <w:rFonts w:hint="cs"/>
          <w:rtl/>
        </w:rPr>
      </w:pPr>
      <w:r>
        <w:rPr>
          <w:rFonts w:hint="cs"/>
          <w:rtl/>
        </w:rPr>
        <w:t xml:space="preserve"> </w:t>
      </w:r>
    </w:p>
    <w:p w14:paraId="782CF97E" w14:textId="77777777" w:rsidR="00000000" w:rsidRDefault="007C71EE">
      <w:pPr>
        <w:pStyle w:val="a"/>
        <w:rPr>
          <w:rFonts w:hint="cs"/>
          <w:rtl/>
        </w:rPr>
      </w:pPr>
      <w:r>
        <w:rPr>
          <w:rFonts w:hint="cs"/>
          <w:rtl/>
        </w:rPr>
        <w:t xml:space="preserve">101, מי בעד, מי נגד </w:t>
      </w:r>
      <w:r>
        <w:rPr>
          <w:rFonts w:hint="cs"/>
          <w:rtl/>
        </w:rPr>
        <w:t>ומי נמנע? תודה.</w:t>
      </w:r>
    </w:p>
    <w:p w14:paraId="706C5972" w14:textId="77777777" w:rsidR="00000000" w:rsidRDefault="007C71EE">
      <w:pPr>
        <w:pStyle w:val="a"/>
        <w:rPr>
          <w:rFonts w:hint="cs"/>
          <w:rtl/>
        </w:rPr>
      </w:pPr>
    </w:p>
    <w:p w14:paraId="07B0623A" w14:textId="77777777" w:rsidR="00000000" w:rsidRDefault="007C71EE">
      <w:pPr>
        <w:pStyle w:val="a"/>
        <w:jc w:val="center"/>
        <w:rPr>
          <w:rFonts w:hint="cs"/>
          <w:b/>
          <w:bCs/>
          <w:rtl/>
        </w:rPr>
      </w:pPr>
      <w:r>
        <w:rPr>
          <w:rFonts w:hint="cs"/>
          <w:b/>
          <w:bCs/>
          <w:rtl/>
        </w:rPr>
        <w:t>הצבעה</w:t>
      </w:r>
    </w:p>
    <w:p w14:paraId="14B50FA2" w14:textId="77777777" w:rsidR="00000000" w:rsidRDefault="007C71EE">
      <w:pPr>
        <w:pStyle w:val="a"/>
        <w:jc w:val="center"/>
        <w:rPr>
          <w:rFonts w:hint="cs"/>
          <w:b/>
          <w:bCs/>
          <w:rtl/>
        </w:rPr>
      </w:pPr>
    </w:p>
    <w:p w14:paraId="0125750D" w14:textId="77777777" w:rsidR="00000000" w:rsidRDefault="007C71EE">
      <w:pPr>
        <w:pStyle w:val="a"/>
        <w:jc w:val="center"/>
        <w:rPr>
          <w:rFonts w:hint="cs"/>
          <w:rtl/>
        </w:rPr>
      </w:pPr>
      <w:r>
        <w:rPr>
          <w:rFonts w:hint="cs"/>
          <w:rtl/>
        </w:rPr>
        <w:t>סעיף 101 נתקבל.</w:t>
      </w:r>
    </w:p>
    <w:p w14:paraId="150813DF" w14:textId="77777777" w:rsidR="00000000" w:rsidRDefault="007C71EE">
      <w:pPr>
        <w:pStyle w:val="a"/>
        <w:rPr>
          <w:rFonts w:hint="cs"/>
          <w:rtl/>
        </w:rPr>
      </w:pPr>
    </w:p>
    <w:p w14:paraId="71EF0290" w14:textId="77777777" w:rsidR="00000000" w:rsidRDefault="007C71EE">
      <w:pPr>
        <w:pStyle w:val="ad"/>
        <w:rPr>
          <w:rtl/>
        </w:rPr>
      </w:pPr>
      <w:r>
        <w:rPr>
          <w:rtl/>
        </w:rPr>
        <w:t>היו"ר יולי-יואל אדלשטיין:</w:t>
      </w:r>
    </w:p>
    <w:p w14:paraId="79424EA0" w14:textId="77777777" w:rsidR="00000000" w:rsidRDefault="007C71EE">
      <w:pPr>
        <w:pStyle w:val="a"/>
        <w:ind w:firstLine="0"/>
        <w:rPr>
          <w:rFonts w:hint="cs"/>
          <w:rtl/>
        </w:rPr>
      </w:pPr>
    </w:p>
    <w:p w14:paraId="7FCF3F8A" w14:textId="77777777" w:rsidR="00000000" w:rsidRDefault="007C71EE">
      <w:pPr>
        <w:pStyle w:val="a"/>
        <w:rPr>
          <w:rFonts w:hint="cs"/>
          <w:rtl/>
        </w:rPr>
      </w:pPr>
      <w:r>
        <w:rPr>
          <w:rFonts w:hint="cs"/>
          <w:rtl/>
        </w:rPr>
        <w:t>102 כולו עד עמוד 455, מי בעד, מי נגד ומי נמנע? תודה.</w:t>
      </w:r>
    </w:p>
    <w:p w14:paraId="4CC5953B" w14:textId="77777777" w:rsidR="00000000" w:rsidRDefault="007C71EE">
      <w:pPr>
        <w:pStyle w:val="a"/>
        <w:rPr>
          <w:rFonts w:hint="cs"/>
          <w:rtl/>
        </w:rPr>
      </w:pPr>
    </w:p>
    <w:p w14:paraId="52FADB43" w14:textId="77777777" w:rsidR="00000000" w:rsidRDefault="007C71EE">
      <w:pPr>
        <w:pStyle w:val="a"/>
        <w:jc w:val="center"/>
        <w:rPr>
          <w:rFonts w:hint="cs"/>
          <w:b/>
          <w:bCs/>
          <w:rtl/>
        </w:rPr>
      </w:pPr>
      <w:r>
        <w:rPr>
          <w:rFonts w:hint="cs"/>
          <w:b/>
          <w:bCs/>
          <w:rtl/>
        </w:rPr>
        <w:t>הצבעה</w:t>
      </w:r>
    </w:p>
    <w:p w14:paraId="7CBA8994" w14:textId="77777777" w:rsidR="00000000" w:rsidRDefault="007C71EE">
      <w:pPr>
        <w:pStyle w:val="a"/>
        <w:jc w:val="center"/>
        <w:rPr>
          <w:rFonts w:hint="cs"/>
          <w:b/>
          <w:bCs/>
          <w:rtl/>
        </w:rPr>
      </w:pPr>
    </w:p>
    <w:p w14:paraId="1B3CF6B8" w14:textId="77777777" w:rsidR="00000000" w:rsidRDefault="007C71EE">
      <w:pPr>
        <w:pStyle w:val="a"/>
        <w:jc w:val="center"/>
        <w:rPr>
          <w:rFonts w:hint="cs"/>
          <w:rtl/>
        </w:rPr>
      </w:pPr>
      <w:r>
        <w:rPr>
          <w:rFonts w:hint="cs"/>
          <w:rtl/>
        </w:rPr>
        <w:t>סעיף 102  נתקבל.</w:t>
      </w:r>
    </w:p>
    <w:p w14:paraId="0CD19F61" w14:textId="77777777" w:rsidR="00000000" w:rsidRDefault="007C71EE">
      <w:pPr>
        <w:pStyle w:val="ad"/>
        <w:rPr>
          <w:rtl/>
        </w:rPr>
      </w:pPr>
      <w:r>
        <w:rPr>
          <w:rtl/>
        </w:rPr>
        <w:t>היו"ר יולי-יואל אדלשטיין:</w:t>
      </w:r>
    </w:p>
    <w:p w14:paraId="60DBF7FF" w14:textId="77777777" w:rsidR="00000000" w:rsidRDefault="007C71EE">
      <w:pPr>
        <w:pStyle w:val="a"/>
        <w:ind w:firstLine="0"/>
        <w:rPr>
          <w:rFonts w:hint="cs"/>
          <w:rtl/>
        </w:rPr>
      </w:pPr>
    </w:p>
    <w:p w14:paraId="71C5CE78" w14:textId="77777777" w:rsidR="00000000" w:rsidRDefault="007C71EE">
      <w:pPr>
        <w:pStyle w:val="a"/>
        <w:rPr>
          <w:rFonts w:hint="cs"/>
          <w:rtl/>
        </w:rPr>
      </w:pPr>
      <w:r>
        <w:rPr>
          <w:rFonts w:hint="cs"/>
          <w:rtl/>
        </w:rPr>
        <w:t>103, המסתייגים לא נמצאים, לכן נצביע כנוסח הוועדה. אני מבקש להצביע. מי בעד, מי נגד ו</w:t>
      </w:r>
      <w:r>
        <w:rPr>
          <w:rFonts w:hint="cs"/>
          <w:rtl/>
        </w:rPr>
        <w:t>מי נמנע? תודה.</w:t>
      </w:r>
    </w:p>
    <w:p w14:paraId="4C8ED3D2" w14:textId="77777777" w:rsidR="00000000" w:rsidRDefault="007C71EE">
      <w:pPr>
        <w:pStyle w:val="a"/>
        <w:rPr>
          <w:rFonts w:hint="cs"/>
          <w:rtl/>
        </w:rPr>
      </w:pPr>
    </w:p>
    <w:p w14:paraId="1E60ED71" w14:textId="77777777" w:rsidR="00000000" w:rsidRDefault="007C71EE">
      <w:pPr>
        <w:pStyle w:val="a"/>
        <w:jc w:val="center"/>
        <w:rPr>
          <w:rFonts w:hint="cs"/>
          <w:b/>
          <w:bCs/>
          <w:rtl/>
        </w:rPr>
      </w:pPr>
      <w:r>
        <w:rPr>
          <w:rFonts w:hint="cs"/>
          <w:b/>
          <w:bCs/>
          <w:rtl/>
        </w:rPr>
        <w:t>הצבעה</w:t>
      </w:r>
    </w:p>
    <w:p w14:paraId="0781CCD7" w14:textId="77777777" w:rsidR="00000000" w:rsidRDefault="007C71EE">
      <w:pPr>
        <w:pStyle w:val="a"/>
        <w:jc w:val="center"/>
        <w:rPr>
          <w:rFonts w:hint="cs"/>
          <w:b/>
          <w:bCs/>
          <w:rtl/>
        </w:rPr>
      </w:pPr>
    </w:p>
    <w:p w14:paraId="199BFDD8" w14:textId="77777777" w:rsidR="00000000" w:rsidRDefault="007C71EE">
      <w:pPr>
        <w:pStyle w:val="a"/>
        <w:jc w:val="center"/>
        <w:rPr>
          <w:rFonts w:hint="cs"/>
          <w:rtl/>
        </w:rPr>
      </w:pPr>
      <w:r>
        <w:rPr>
          <w:rFonts w:hint="cs"/>
          <w:rtl/>
        </w:rPr>
        <w:t>סעיף 103 נתקבל.</w:t>
      </w:r>
    </w:p>
    <w:p w14:paraId="1066019E" w14:textId="77777777" w:rsidR="00000000" w:rsidRDefault="007C71EE">
      <w:pPr>
        <w:pStyle w:val="a"/>
        <w:rPr>
          <w:rFonts w:hint="cs"/>
          <w:rtl/>
        </w:rPr>
      </w:pPr>
    </w:p>
    <w:p w14:paraId="3458BC14" w14:textId="77777777" w:rsidR="00000000" w:rsidRDefault="007C71EE">
      <w:pPr>
        <w:pStyle w:val="ad"/>
        <w:rPr>
          <w:rtl/>
        </w:rPr>
      </w:pPr>
      <w:r>
        <w:rPr>
          <w:rtl/>
        </w:rPr>
        <w:t>היו"ר יולי-יואל אדלשטיין:</w:t>
      </w:r>
    </w:p>
    <w:p w14:paraId="4B340F26" w14:textId="77777777" w:rsidR="00000000" w:rsidRDefault="007C71EE">
      <w:pPr>
        <w:pStyle w:val="a"/>
        <w:ind w:firstLine="0"/>
        <w:rPr>
          <w:rFonts w:hint="cs"/>
          <w:rtl/>
        </w:rPr>
      </w:pPr>
    </w:p>
    <w:p w14:paraId="27361460" w14:textId="77777777" w:rsidR="00000000" w:rsidRDefault="007C71EE">
      <w:pPr>
        <w:pStyle w:val="a"/>
        <w:rPr>
          <w:rFonts w:hint="cs"/>
          <w:rtl/>
        </w:rPr>
      </w:pPr>
      <w:r>
        <w:rPr>
          <w:rFonts w:hint="cs"/>
          <w:rtl/>
        </w:rPr>
        <w:t>104, המסתייגים אכן לא נמצאים באולם, עד עמוד 464. לכן נצביע כנוסח הוועדה - מי בעד, מי נגד ומי נמנע? תודה.</w:t>
      </w:r>
    </w:p>
    <w:p w14:paraId="60B86C1B" w14:textId="77777777" w:rsidR="00000000" w:rsidRDefault="007C71EE">
      <w:pPr>
        <w:pStyle w:val="a"/>
        <w:rPr>
          <w:rFonts w:hint="cs"/>
          <w:rtl/>
        </w:rPr>
      </w:pPr>
    </w:p>
    <w:p w14:paraId="1E1841B8" w14:textId="77777777" w:rsidR="00000000" w:rsidRDefault="007C71EE">
      <w:pPr>
        <w:pStyle w:val="a"/>
        <w:jc w:val="center"/>
        <w:rPr>
          <w:rFonts w:hint="cs"/>
          <w:b/>
          <w:bCs/>
          <w:rtl/>
        </w:rPr>
      </w:pPr>
      <w:r>
        <w:rPr>
          <w:rFonts w:hint="cs"/>
          <w:b/>
          <w:bCs/>
          <w:rtl/>
        </w:rPr>
        <w:t>הצבעה</w:t>
      </w:r>
    </w:p>
    <w:p w14:paraId="239DF7A1" w14:textId="77777777" w:rsidR="00000000" w:rsidRDefault="007C71EE">
      <w:pPr>
        <w:pStyle w:val="a"/>
        <w:jc w:val="center"/>
        <w:rPr>
          <w:rFonts w:hint="cs"/>
          <w:b/>
          <w:bCs/>
          <w:rtl/>
        </w:rPr>
      </w:pPr>
    </w:p>
    <w:p w14:paraId="7E318F69" w14:textId="77777777" w:rsidR="00000000" w:rsidRDefault="007C71EE">
      <w:pPr>
        <w:pStyle w:val="a"/>
        <w:jc w:val="center"/>
        <w:rPr>
          <w:rFonts w:hint="cs"/>
          <w:rtl/>
        </w:rPr>
      </w:pPr>
      <w:r>
        <w:rPr>
          <w:rFonts w:hint="cs"/>
          <w:rtl/>
        </w:rPr>
        <w:t>סעיף 104  נתקבל.</w:t>
      </w:r>
    </w:p>
    <w:p w14:paraId="4E57AAA0" w14:textId="77777777" w:rsidR="00000000" w:rsidRDefault="007C71EE">
      <w:pPr>
        <w:pStyle w:val="a"/>
        <w:rPr>
          <w:rFonts w:hint="cs"/>
          <w:rtl/>
        </w:rPr>
      </w:pPr>
    </w:p>
    <w:p w14:paraId="1439A328" w14:textId="77777777" w:rsidR="00000000" w:rsidRDefault="007C71EE">
      <w:pPr>
        <w:pStyle w:val="ad"/>
        <w:rPr>
          <w:rtl/>
        </w:rPr>
      </w:pPr>
    </w:p>
    <w:p w14:paraId="0234DFA5" w14:textId="77777777" w:rsidR="00000000" w:rsidRDefault="007C71EE">
      <w:pPr>
        <w:pStyle w:val="ad"/>
        <w:rPr>
          <w:rtl/>
        </w:rPr>
      </w:pPr>
      <w:r>
        <w:rPr>
          <w:rtl/>
        </w:rPr>
        <w:t>היו"ר יולי-יואל אדלשטיין:</w:t>
      </w:r>
    </w:p>
    <w:p w14:paraId="41747390" w14:textId="77777777" w:rsidR="00000000" w:rsidRDefault="007C71EE">
      <w:pPr>
        <w:pStyle w:val="a"/>
        <w:rPr>
          <w:rFonts w:hint="cs"/>
          <w:rtl/>
        </w:rPr>
      </w:pPr>
    </w:p>
    <w:p w14:paraId="2B82451D" w14:textId="77777777" w:rsidR="00000000" w:rsidRDefault="007C71EE">
      <w:pPr>
        <w:pStyle w:val="a"/>
        <w:rPr>
          <w:rFonts w:hint="cs"/>
          <w:rtl/>
        </w:rPr>
      </w:pPr>
    </w:p>
    <w:p w14:paraId="3FA2464C" w14:textId="77777777" w:rsidR="00000000" w:rsidRDefault="007C71EE">
      <w:pPr>
        <w:pStyle w:val="a"/>
        <w:rPr>
          <w:rFonts w:hint="cs"/>
          <w:rtl/>
        </w:rPr>
      </w:pPr>
      <w:r>
        <w:rPr>
          <w:rFonts w:hint="cs"/>
          <w:rtl/>
        </w:rPr>
        <w:t>105 כולו, המסתייגים לא נמצאים</w:t>
      </w:r>
      <w:r>
        <w:rPr>
          <w:rFonts w:hint="cs"/>
          <w:rtl/>
        </w:rPr>
        <w:t xml:space="preserve"> באולם, לכן אין צורך להצביע על הסתייגויות. מי בעד, מי נגד ומי נמנע? תודה.</w:t>
      </w:r>
    </w:p>
    <w:p w14:paraId="4F6FA681" w14:textId="77777777" w:rsidR="00000000" w:rsidRDefault="007C71EE">
      <w:pPr>
        <w:pStyle w:val="a"/>
        <w:rPr>
          <w:rFonts w:hint="cs"/>
          <w:rtl/>
        </w:rPr>
      </w:pPr>
    </w:p>
    <w:p w14:paraId="095374FD" w14:textId="77777777" w:rsidR="00000000" w:rsidRDefault="007C71EE">
      <w:pPr>
        <w:pStyle w:val="a"/>
        <w:jc w:val="center"/>
        <w:rPr>
          <w:rFonts w:hint="cs"/>
          <w:b/>
          <w:bCs/>
          <w:rtl/>
        </w:rPr>
      </w:pPr>
      <w:r>
        <w:rPr>
          <w:rFonts w:hint="cs"/>
          <w:b/>
          <w:bCs/>
          <w:rtl/>
        </w:rPr>
        <w:t>הצבעה</w:t>
      </w:r>
    </w:p>
    <w:p w14:paraId="61BBC462" w14:textId="77777777" w:rsidR="00000000" w:rsidRDefault="007C71EE">
      <w:pPr>
        <w:pStyle w:val="a"/>
        <w:jc w:val="center"/>
        <w:rPr>
          <w:rFonts w:hint="cs"/>
          <w:b/>
          <w:bCs/>
          <w:rtl/>
        </w:rPr>
      </w:pPr>
    </w:p>
    <w:p w14:paraId="7B69BF76" w14:textId="77777777" w:rsidR="00000000" w:rsidRDefault="007C71EE">
      <w:pPr>
        <w:pStyle w:val="a"/>
        <w:jc w:val="center"/>
        <w:rPr>
          <w:rFonts w:hint="cs"/>
          <w:rtl/>
        </w:rPr>
      </w:pPr>
      <w:r>
        <w:rPr>
          <w:rFonts w:hint="cs"/>
          <w:rtl/>
        </w:rPr>
        <w:t>סעיף 105 נתקבל.</w:t>
      </w:r>
    </w:p>
    <w:p w14:paraId="22E3063C" w14:textId="77777777" w:rsidR="00000000" w:rsidRDefault="007C71EE">
      <w:pPr>
        <w:pStyle w:val="ad"/>
        <w:rPr>
          <w:rFonts w:hint="cs"/>
          <w:rtl/>
        </w:rPr>
      </w:pPr>
    </w:p>
    <w:p w14:paraId="7A72E2B7" w14:textId="77777777" w:rsidR="00000000" w:rsidRDefault="007C71EE">
      <w:pPr>
        <w:pStyle w:val="ad"/>
        <w:rPr>
          <w:rtl/>
        </w:rPr>
      </w:pPr>
      <w:r>
        <w:rPr>
          <w:rtl/>
        </w:rPr>
        <w:t>היו"ר יולי-יואל אדלשטיין:</w:t>
      </w:r>
    </w:p>
    <w:p w14:paraId="24708C28" w14:textId="77777777" w:rsidR="00000000" w:rsidRDefault="007C71EE">
      <w:pPr>
        <w:pStyle w:val="a"/>
        <w:ind w:firstLine="0"/>
        <w:rPr>
          <w:rFonts w:hint="cs"/>
          <w:rtl/>
        </w:rPr>
      </w:pPr>
    </w:p>
    <w:p w14:paraId="0CBD8FCF" w14:textId="77777777" w:rsidR="00000000" w:rsidRDefault="007C71EE">
      <w:pPr>
        <w:pStyle w:val="a"/>
        <w:rPr>
          <w:rFonts w:hint="cs"/>
          <w:rtl/>
        </w:rPr>
      </w:pPr>
      <w:r>
        <w:rPr>
          <w:rFonts w:hint="cs"/>
          <w:rtl/>
        </w:rPr>
        <w:t>106, המסתייגים לא באולם - מי בעד, מי נגד ומי נמנע? תודה.</w:t>
      </w:r>
    </w:p>
    <w:p w14:paraId="5F42B14B" w14:textId="77777777" w:rsidR="00000000" w:rsidRDefault="007C71EE">
      <w:pPr>
        <w:pStyle w:val="a"/>
        <w:rPr>
          <w:rFonts w:hint="cs"/>
          <w:rtl/>
        </w:rPr>
      </w:pPr>
    </w:p>
    <w:p w14:paraId="1C9873D3" w14:textId="77777777" w:rsidR="00000000" w:rsidRDefault="007C71EE">
      <w:pPr>
        <w:pStyle w:val="a"/>
        <w:jc w:val="center"/>
        <w:rPr>
          <w:rFonts w:hint="cs"/>
          <w:b/>
          <w:bCs/>
          <w:rtl/>
        </w:rPr>
      </w:pPr>
      <w:r>
        <w:rPr>
          <w:rFonts w:hint="cs"/>
          <w:b/>
          <w:bCs/>
          <w:rtl/>
        </w:rPr>
        <w:t>הצבעה</w:t>
      </w:r>
    </w:p>
    <w:p w14:paraId="1FA01682" w14:textId="77777777" w:rsidR="00000000" w:rsidRDefault="007C71EE">
      <w:pPr>
        <w:pStyle w:val="a"/>
        <w:jc w:val="center"/>
        <w:rPr>
          <w:rFonts w:hint="cs"/>
          <w:b/>
          <w:bCs/>
          <w:rtl/>
        </w:rPr>
      </w:pPr>
    </w:p>
    <w:p w14:paraId="5B8C3D2F" w14:textId="77777777" w:rsidR="00000000" w:rsidRDefault="007C71EE">
      <w:pPr>
        <w:pStyle w:val="a"/>
        <w:jc w:val="center"/>
        <w:rPr>
          <w:rFonts w:hint="cs"/>
          <w:rtl/>
        </w:rPr>
      </w:pPr>
      <w:r>
        <w:rPr>
          <w:rFonts w:hint="cs"/>
          <w:rtl/>
        </w:rPr>
        <w:t>סעיף 106 נתקבל.</w:t>
      </w:r>
    </w:p>
    <w:p w14:paraId="2E142A9D" w14:textId="77777777" w:rsidR="00000000" w:rsidRDefault="007C71EE">
      <w:pPr>
        <w:pStyle w:val="ad"/>
        <w:rPr>
          <w:rtl/>
        </w:rPr>
      </w:pPr>
      <w:r>
        <w:rPr>
          <w:rtl/>
        </w:rPr>
        <w:t>היו"ר יולי-יואל אדלשטיין:</w:t>
      </w:r>
    </w:p>
    <w:p w14:paraId="56B38A26" w14:textId="77777777" w:rsidR="00000000" w:rsidRDefault="007C71EE">
      <w:pPr>
        <w:pStyle w:val="a"/>
        <w:ind w:firstLine="0"/>
        <w:rPr>
          <w:rFonts w:hint="cs"/>
          <w:rtl/>
        </w:rPr>
      </w:pPr>
    </w:p>
    <w:p w14:paraId="40C7A7BA" w14:textId="77777777" w:rsidR="00000000" w:rsidRDefault="007C71EE">
      <w:pPr>
        <w:pStyle w:val="a"/>
        <w:rPr>
          <w:rFonts w:hint="cs"/>
          <w:rtl/>
        </w:rPr>
      </w:pPr>
      <w:r>
        <w:rPr>
          <w:rFonts w:hint="cs"/>
          <w:rtl/>
        </w:rPr>
        <w:t>107, נצביע עליו, בהעדר</w:t>
      </w:r>
      <w:r>
        <w:rPr>
          <w:rFonts w:hint="cs"/>
          <w:rtl/>
        </w:rPr>
        <w:t xml:space="preserve"> המסתייגים, כנוסח הוועדה. מי בעד, מי נגד ומי נמנע? תודה.</w:t>
      </w:r>
    </w:p>
    <w:p w14:paraId="467A4ED4" w14:textId="77777777" w:rsidR="00000000" w:rsidRDefault="007C71EE">
      <w:pPr>
        <w:pStyle w:val="a"/>
        <w:rPr>
          <w:rFonts w:hint="cs"/>
          <w:rtl/>
        </w:rPr>
      </w:pPr>
    </w:p>
    <w:p w14:paraId="5D2F0710" w14:textId="77777777" w:rsidR="00000000" w:rsidRDefault="007C71EE">
      <w:pPr>
        <w:pStyle w:val="a"/>
        <w:jc w:val="center"/>
        <w:rPr>
          <w:rFonts w:hint="cs"/>
          <w:b/>
          <w:bCs/>
          <w:rtl/>
        </w:rPr>
      </w:pPr>
      <w:r>
        <w:rPr>
          <w:rFonts w:hint="cs"/>
          <w:b/>
          <w:bCs/>
          <w:rtl/>
        </w:rPr>
        <w:t>הצבעה</w:t>
      </w:r>
    </w:p>
    <w:p w14:paraId="702EC7CD" w14:textId="77777777" w:rsidR="00000000" w:rsidRDefault="007C71EE">
      <w:pPr>
        <w:pStyle w:val="a"/>
        <w:jc w:val="center"/>
        <w:rPr>
          <w:rFonts w:hint="cs"/>
          <w:b/>
          <w:bCs/>
          <w:rtl/>
        </w:rPr>
      </w:pPr>
    </w:p>
    <w:p w14:paraId="4DB3FF41" w14:textId="77777777" w:rsidR="00000000" w:rsidRDefault="007C71EE">
      <w:pPr>
        <w:pStyle w:val="a"/>
        <w:jc w:val="center"/>
        <w:rPr>
          <w:rFonts w:hint="cs"/>
          <w:rtl/>
        </w:rPr>
      </w:pPr>
      <w:r>
        <w:rPr>
          <w:rFonts w:hint="cs"/>
          <w:rtl/>
        </w:rPr>
        <w:t>סעיף 107  נתקבל.</w:t>
      </w:r>
    </w:p>
    <w:p w14:paraId="0D543D27" w14:textId="77777777" w:rsidR="00000000" w:rsidRDefault="007C71EE">
      <w:pPr>
        <w:pStyle w:val="ad"/>
        <w:rPr>
          <w:rFonts w:hint="cs"/>
          <w:rtl/>
        </w:rPr>
      </w:pPr>
    </w:p>
    <w:p w14:paraId="73BAC127" w14:textId="77777777" w:rsidR="00000000" w:rsidRDefault="007C71EE">
      <w:pPr>
        <w:pStyle w:val="ad"/>
        <w:rPr>
          <w:rtl/>
        </w:rPr>
      </w:pPr>
      <w:r>
        <w:rPr>
          <w:rtl/>
        </w:rPr>
        <w:t>היו"ר יולי-יואל אדלשטיין:</w:t>
      </w:r>
    </w:p>
    <w:p w14:paraId="5E90FA04" w14:textId="77777777" w:rsidR="00000000" w:rsidRDefault="007C71EE">
      <w:pPr>
        <w:pStyle w:val="a"/>
        <w:ind w:firstLine="0"/>
        <w:rPr>
          <w:rFonts w:hint="cs"/>
          <w:rtl/>
        </w:rPr>
      </w:pPr>
    </w:p>
    <w:p w14:paraId="7AD4473D" w14:textId="77777777" w:rsidR="00000000" w:rsidRDefault="007C71EE">
      <w:pPr>
        <w:pStyle w:val="a"/>
        <w:rPr>
          <w:rFonts w:hint="cs"/>
          <w:rtl/>
        </w:rPr>
      </w:pPr>
      <w:r>
        <w:rPr>
          <w:rFonts w:hint="cs"/>
          <w:rtl/>
        </w:rPr>
        <w:t>108, המסתייגים לא באולם, לכן נצביע כנוסח הוועדה - מי בעד, מי נגד ומי נמנע? תודה.</w:t>
      </w:r>
    </w:p>
    <w:p w14:paraId="3CBDDC8E" w14:textId="77777777" w:rsidR="00000000" w:rsidRDefault="007C71EE">
      <w:pPr>
        <w:pStyle w:val="a"/>
        <w:rPr>
          <w:rFonts w:hint="cs"/>
          <w:rtl/>
        </w:rPr>
      </w:pPr>
    </w:p>
    <w:p w14:paraId="5AC314EB" w14:textId="77777777" w:rsidR="00000000" w:rsidRDefault="007C71EE">
      <w:pPr>
        <w:pStyle w:val="a"/>
        <w:jc w:val="center"/>
        <w:rPr>
          <w:rFonts w:hint="cs"/>
          <w:b/>
          <w:bCs/>
          <w:rtl/>
        </w:rPr>
      </w:pPr>
      <w:r>
        <w:rPr>
          <w:rFonts w:hint="cs"/>
          <w:b/>
          <w:bCs/>
          <w:rtl/>
        </w:rPr>
        <w:t>הצבעה</w:t>
      </w:r>
    </w:p>
    <w:p w14:paraId="09065357" w14:textId="77777777" w:rsidR="00000000" w:rsidRDefault="007C71EE">
      <w:pPr>
        <w:pStyle w:val="a"/>
        <w:jc w:val="center"/>
        <w:rPr>
          <w:rFonts w:hint="cs"/>
          <w:b/>
          <w:bCs/>
          <w:rtl/>
        </w:rPr>
      </w:pPr>
    </w:p>
    <w:p w14:paraId="52B7ED85" w14:textId="77777777" w:rsidR="00000000" w:rsidRDefault="007C71EE">
      <w:pPr>
        <w:pStyle w:val="a"/>
        <w:jc w:val="center"/>
        <w:rPr>
          <w:rFonts w:hint="cs"/>
          <w:rtl/>
        </w:rPr>
      </w:pPr>
      <w:r>
        <w:rPr>
          <w:rFonts w:hint="cs"/>
          <w:rtl/>
        </w:rPr>
        <w:t>סעיף  108 נתקבל.</w:t>
      </w:r>
    </w:p>
    <w:p w14:paraId="751FFB01" w14:textId="77777777" w:rsidR="00000000" w:rsidRDefault="007C71EE">
      <w:pPr>
        <w:pStyle w:val="ad"/>
        <w:rPr>
          <w:rtl/>
        </w:rPr>
      </w:pPr>
      <w:r>
        <w:rPr>
          <w:rtl/>
        </w:rPr>
        <w:t>היו"ר יולי-יואל אדלשטיין:</w:t>
      </w:r>
    </w:p>
    <w:p w14:paraId="66ED4095" w14:textId="77777777" w:rsidR="00000000" w:rsidRDefault="007C71EE">
      <w:pPr>
        <w:pStyle w:val="a"/>
        <w:ind w:firstLine="0"/>
        <w:rPr>
          <w:rFonts w:hint="cs"/>
          <w:rtl/>
        </w:rPr>
      </w:pPr>
    </w:p>
    <w:p w14:paraId="36D391A2" w14:textId="77777777" w:rsidR="00000000" w:rsidRDefault="007C71EE">
      <w:pPr>
        <w:pStyle w:val="a"/>
        <w:rPr>
          <w:rFonts w:hint="cs"/>
          <w:rtl/>
        </w:rPr>
      </w:pPr>
      <w:r>
        <w:rPr>
          <w:rFonts w:hint="cs"/>
          <w:rtl/>
        </w:rPr>
        <w:t xml:space="preserve"> 109 כולו, המ</w:t>
      </w:r>
      <w:r>
        <w:rPr>
          <w:rFonts w:hint="cs"/>
          <w:rtl/>
        </w:rPr>
        <w:t>סתייגים לא באולם, עד עמוד 484 - מי בעד, מי נגד ומי נמנע? תודה.</w:t>
      </w:r>
    </w:p>
    <w:p w14:paraId="6D86D734" w14:textId="77777777" w:rsidR="00000000" w:rsidRDefault="007C71EE">
      <w:pPr>
        <w:pStyle w:val="a"/>
        <w:rPr>
          <w:rFonts w:hint="cs"/>
          <w:rtl/>
        </w:rPr>
      </w:pPr>
    </w:p>
    <w:p w14:paraId="68FAE08C" w14:textId="77777777" w:rsidR="00000000" w:rsidRDefault="007C71EE">
      <w:pPr>
        <w:pStyle w:val="a"/>
        <w:jc w:val="center"/>
        <w:rPr>
          <w:rFonts w:hint="cs"/>
          <w:b/>
          <w:bCs/>
          <w:rtl/>
        </w:rPr>
      </w:pPr>
      <w:r>
        <w:rPr>
          <w:rFonts w:hint="cs"/>
          <w:b/>
          <w:bCs/>
          <w:rtl/>
        </w:rPr>
        <w:t>הצבעה</w:t>
      </w:r>
    </w:p>
    <w:p w14:paraId="7B854208" w14:textId="77777777" w:rsidR="00000000" w:rsidRDefault="007C71EE">
      <w:pPr>
        <w:pStyle w:val="a"/>
        <w:jc w:val="center"/>
        <w:rPr>
          <w:rFonts w:hint="cs"/>
          <w:b/>
          <w:bCs/>
          <w:rtl/>
        </w:rPr>
      </w:pPr>
    </w:p>
    <w:p w14:paraId="424331AE" w14:textId="77777777" w:rsidR="00000000" w:rsidRDefault="007C71EE">
      <w:pPr>
        <w:pStyle w:val="a"/>
        <w:jc w:val="center"/>
        <w:rPr>
          <w:rFonts w:hint="cs"/>
          <w:rtl/>
        </w:rPr>
      </w:pPr>
      <w:r>
        <w:rPr>
          <w:rFonts w:hint="cs"/>
          <w:rtl/>
        </w:rPr>
        <w:t>סעיף 109 נתקבל.</w:t>
      </w:r>
    </w:p>
    <w:p w14:paraId="26D5B4F5" w14:textId="77777777" w:rsidR="00000000" w:rsidRDefault="007C71EE">
      <w:pPr>
        <w:pStyle w:val="Speaker"/>
        <w:rPr>
          <w:rFonts w:hint="cs"/>
          <w:rtl/>
        </w:rPr>
      </w:pPr>
      <w:bookmarkStart w:id="2614" w:name="FS000000466T29_05_2003_05_44_59"/>
      <w:bookmarkEnd w:id="2614"/>
    </w:p>
    <w:p w14:paraId="6F8BDF30" w14:textId="77777777" w:rsidR="00000000" w:rsidRDefault="007C71EE">
      <w:pPr>
        <w:pStyle w:val="a"/>
        <w:rPr>
          <w:rFonts w:hint="cs"/>
          <w:rtl/>
        </w:rPr>
      </w:pPr>
    </w:p>
    <w:p w14:paraId="63FE1984" w14:textId="77777777" w:rsidR="00000000" w:rsidRDefault="007C71EE">
      <w:pPr>
        <w:pStyle w:val="Speaker"/>
        <w:rPr>
          <w:rtl/>
        </w:rPr>
      </w:pPr>
      <w:r>
        <w:rPr>
          <w:rFonts w:hint="eastAsia"/>
          <w:rtl/>
        </w:rPr>
        <w:t>אברהם</w:t>
      </w:r>
      <w:r>
        <w:rPr>
          <w:rtl/>
        </w:rPr>
        <w:t xml:space="preserve"> הירשזון (יו"ר ועדת הכספים):</w:t>
      </w:r>
    </w:p>
    <w:p w14:paraId="2625B825" w14:textId="77777777" w:rsidR="00000000" w:rsidRDefault="007C71EE">
      <w:pPr>
        <w:pStyle w:val="a"/>
        <w:rPr>
          <w:rFonts w:hint="cs"/>
          <w:rtl/>
        </w:rPr>
      </w:pPr>
    </w:p>
    <w:p w14:paraId="10161918" w14:textId="77777777" w:rsidR="00000000" w:rsidRDefault="007C71EE">
      <w:pPr>
        <w:pStyle w:val="a"/>
        <w:rPr>
          <w:rFonts w:hint="cs"/>
          <w:rtl/>
        </w:rPr>
      </w:pPr>
      <w:r>
        <w:rPr>
          <w:rFonts w:hint="cs"/>
          <w:rtl/>
        </w:rPr>
        <w:t>אדוני היושב-ראש, רבותי חברי הכנסת, ברצוני להודות לאנשים הבאים: ליושבי-ראש ועדות המשנה, חברי הכנסת אהוד רצאבי ואלי אפללו והצוותים שעב</w:t>
      </w:r>
      <w:r>
        <w:rPr>
          <w:rFonts w:hint="cs"/>
          <w:rtl/>
        </w:rPr>
        <w:t>דו עמם; ליושבי-ראש הוועדות המשותפות ולחברי הוועדות המשותפות; לחבר הכנסת רוני בר-און, שהחליף אותי כיושב-ראש ועדה משותפת; לצוות ועדת הכספים רחל סמואל, ליאת קרפטי, אילנה יאשייב, צבי רוזן, אנה שניידר, ג'ודי וסרמן, הלית מגידו, סמדר אלחנני וטמיר כהן; לצוות לשכתי</w:t>
      </w:r>
      <w:r>
        <w:rPr>
          <w:rFonts w:hint="cs"/>
          <w:rtl/>
        </w:rPr>
        <w:t>: רובי מזרחי, ענת זאדה ודני נאמן; לצוות עובדי הלשכה המשפטית בכנסת; לאנשי משרד האוצר על אגפיו השונים, לאנשי משרד המשפטים; לצוות הקצרניות; לסדרנים; לאנשי המשמר; לעובדי הדפוס; לעובדי המשק; ולעובדי המזנון. יבואו כולם על הברכה על שעזרו לנו, ובסיועם יכולנו להגיע</w:t>
      </w:r>
      <w:r>
        <w:rPr>
          <w:rFonts w:hint="cs"/>
          <w:rtl/>
        </w:rPr>
        <w:t xml:space="preserve"> לסיום הערב הזה.</w:t>
      </w:r>
    </w:p>
    <w:p w14:paraId="3ACD634B" w14:textId="77777777" w:rsidR="00000000" w:rsidRDefault="007C71EE">
      <w:pPr>
        <w:pStyle w:val="a"/>
        <w:rPr>
          <w:rFonts w:hint="cs"/>
          <w:rtl/>
        </w:rPr>
      </w:pPr>
    </w:p>
    <w:p w14:paraId="74670936" w14:textId="77777777" w:rsidR="00000000" w:rsidRDefault="007C71EE">
      <w:pPr>
        <w:pStyle w:val="a"/>
        <w:rPr>
          <w:rFonts w:hint="cs"/>
          <w:rtl/>
        </w:rPr>
      </w:pPr>
      <w:r>
        <w:rPr>
          <w:rFonts w:hint="cs"/>
          <w:rtl/>
        </w:rPr>
        <w:t>אדוני יושב-ראש הכנסת, אני מבקש להביא את החוק לקריאה שלישית.  תודה.</w:t>
      </w:r>
    </w:p>
    <w:p w14:paraId="2FD95C12" w14:textId="77777777" w:rsidR="00000000" w:rsidRDefault="007C71EE">
      <w:pPr>
        <w:pStyle w:val="a"/>
        <w:rPr>
          <w:rFonts w:hint="cs"/>
          <w:rtl/>
        </w:rPr>
      </w:pPr>
    </w:p>
    <w:p w14:paraId="40ADF754" w14:textId="77777777" w:rsidR="00000000" w:rsidRDefault="007C71EE">
      <w:pPr>
        <w:pStyle w:val="ad"/>
        <w:rPr>
          <w:rtl/>
        </w:rPr>
      </w:pPr>
      <w:r>
        <w:rPr>
          <w:rtl/>
        </w:rPr>
        <w:t>היו"ר ראובן ריבלין:</w:t>
      </w:r>
    </w:p>
    <w:p w14:paraId="6CF634B8" w14:textId="77777777" w:rsidR="00000000" w:rsidRDefault="007C71EE">
      <w:pPr>
        <w:pStyle w:val="a"/>
        <w:rPr>
          <w:rtl/>
        </w:rPr>
      </w:pPr>
    </w:p>
    <w:p w14:paraId="3C516391" w14:textId="77777777" w:rsidR="00000000" w:rsidRDefault="007C71EE">
      <w:pPr>
        <w:pStyle w:val="a"/>
        <w:rPr>
          <w:rFonts w:hint="cs"/>
          <w:rtl/>
        </w:rPr>
      </w:pPr>
      <w:r>
        <w:rPr>
          <w:rFonts w:hint="cs"/>
          <w:rtl/>
        </w:rPr>
        <w:t xml:space="preserve">אדוני יושב-ראש הוועדה, אתה מביא את החוק עם ההסתייגויות שנתקבלו. </w:t>
      </w:r>
    </w:p>
    <w:p w14:paraId="19657ABC" w14:textId="77777777" w:rsidR="00000000" w:rsidRDefault="007C71EE">
      <w:pPr>
        <w:pStyle w:val="a"/>
        <w:rPr>
          <w:rFonts w:hint="cs"/>
          <w:rtl/>
        </w:rPr>
      </w:pPr>
    </w:p>
    <w:p w14:paraId="65223598" w14:textId="77777777" w:rsidR="00000000" w:rsidRDefault="007C71EE">
      <w:pPr>
        <w:pStyle w:val="ac"/>
        <w:rPr>
          <w:rtl/>
        </w:rPr>
      </w:pPr>
      <w:r>
        <w:rPr>
          <w:rFonts w:hint="eastAsia"/>
          <w:rtl/>
        </w:rPr>
        <w:t>אברהם</w:t>
      </w:r>
      <w:r>
        <w:rPr>
          <w:rtl/>
        </w:rPr>
        <w:t xml:space="preserve"> הירשזון (יו"ר ועדת הכספים):</w:t>
      </w:r>
    </w:p>
    <w:p w14:paraId="6C6EE401" w14:textId="77777777" w:rsidR="00000000" w:rsidRDefault="007C71EE">
      <w:pPr>
        <w:pStyle w:val="a"/>
        <w:rPr>
          <w:rFonts w:hint="cs"/>
          <w:rtl/>
        </w:rPr>
      </w:pPr>
    </w:p>
    <w:p w14:paraId="752DE7C1" w14:textId="77777777" w:rsidR="00000000" w:rsidRDefault="007C71EE">
      <w:pPr>
        <w:pStyle w:val="a"/>
        <w:rPr>
          <w:rFonts w:hint="cs"/>
          <w:rtl/>
        </w:rPr>
      </w:pPr>
      <w:r>
        <w:rPr>
          <w:rFonts w:hint="cs"/>
          <w:rtl/>
        </w:rPr>
        <w:t>עם ההסתייגויות.</w:t>
      </w:r>
    </w:p>
    <w:p w14:paraId="7D20DECE" w14:textId="77777777" w:rsidR="00000000" w:rsidRDefault="007C71EE">
      <w:pPr>
        <w:pStyle w:val="a"/>
        <w:rPr>
          <w:rFonts w:hint="cs"/>
          <w:rtl/>
        </w:rPr>
      </w:pPr>
    </w:p>
    <w:p w14:paraId="7110833D" w14:textId="77777777" w:rsidR="00000000" w:rsidRDefault="007C71EE">
      <w:pPr>
        <w:pStyle w:val="ad"/>
        <w:rPr>
          <w:rtl/>
        </w:rPr>
      </w:pPr>
      <w:r>
        <w:rPr>
          <w:rtl/>
        </w:rPr>
        <w:t>היו"ר ראובן ריבלין:</w:t>
      </w:r>
    </w:p>
    <w:p w14:paraId="2187A57C" w14:textId="77777777" w:rsidR="00000000" w:rsidRDefault="007C71EE">
      <w:pPr>
        <w:pStyle w:val="a"/>
        <w:rPr>
          <w:rtl/>
        </w:rPr>
      </w:pPr>
    </w:p>
    <w:p w14:paraId="6BE4564B" w14:textId="77777777" w:rsidR="00000000" w:rsidRDefault="007C71EE">
      <w:pPr>
        <w:pStyle w:val="a"/>
        <w:rPr>
          <w:rFonts w:hint="cs"/>
          <w:rtl/>
        </w:rPr>
      </w:pPr>
      <w:r>
        <w:rPr>
          <w:rFonts w:hint="cs"/>
          <w:rtl/>
        </w:rPr>
        <w:t xml:space="preserve">תודה רבה. </w:t>
      </w:r>
      <w:r>
        <w:rPr>
          <w:rFonts w:hint="cs"/>
          <w:rtl/>
        </w:rPr>
        <w:t>ובכן, חברי הכנסת, אנחנו נצביע אלקטרונית, מי בעד העברת החוק בקריאה שלישית - עם כל ההסתייגויות שנתקבלו. נא להצביע, רבותי - מי בעד, מי נגד ומי נמנע?</w:t>
      </w:r>
    </w:p>
    <w:p w14:paraId="31CF69B1" w14:textId="77777777" w:rsidR="00000000" w:rsidRDefault="007C71EE">
      <w:pPr>
        <w:pStyle w:val="a"/>
        <w:rPr>
          <w:rFonts w:hint="cs"/>
          <w:rtl/>
        </w:rPr>
      </w:pPr>
    </w:p>
    <w:p w14:paraId="7D167B3F" w14:textId="77777777" w:rsidR="00000000" w:rsidRDefault="007C71EE">
      <w:pPr>
        <w:pStyle w:val="a"/>
        <w:jc w:val="center"/>
        <w:rPr>
          <w:b/>
          <w:bCs/>
          <w:rtl/>
        </w:rPr>
      </w:pPr>
    </w:p>
    <w:p w14:paraId="628318D2" w14:textId="77777777" w:rsidR="00000000" w:rsidRDefault="007C71EE">
      <w:pPr>
        <w:pStyle w:val="a"/>
        <w:jc w:val="center"/>
        <w:rPr>
          <w:rFonts w:hint="cs"/>
          <w:b/>
          <w:bCs/>
          <w:rtl/>
        </w:rPr>
      </w:pPr>
      <w:r>
        <w:rPr>
          <w:rFonts w:hint="cs"/>
          <w:b/>
          <w:bCs/>
          <w:rtl/>
        </w:rPr>
        <w:t>הצבעה מס' 86</w:t>
      </w:r>
    </w:p>
    <w:p w14:paraId="5A5C10B8" w14:textId="77777777" w:rsidR="00000000" w:rsidRDefault="007C71EE">
      <w:pPr>
        <w:pStyle w:val="a"/>
        <w:jc w:val="center"/>
        <w:rPr>
          <w:rFonts w:hint="cs"/>
          <w:b/>
          <w:bCs/>
          <w:rtl/>
        </w:rPr>
      </w:pPr>
    </w:p>
    <w:p w14:paraId="18FA5A48" w14:textId="77777777" w:rsidR="00000000" w:rsidRDefault="007C71EE">
      <w:pPr>
        <w:pStyle w:val="a"/>
        <w:jc w:val="center"/>
        <w:rPr>
          <w:rFonts w:hint="cs"/>
          <w:rtl/>
        </w:rPr>
      </w:pPr>
      <w:r>
        <w:rPr>
          <w:rFonts w:hint="cs"/>
          <w:rtl/>
        </w:rPr>
        <w:t xml:space="preserve">בעד החוק </w:t>
      </w:r>
      <w:r>
        <w:rPr>
          <w:rtl/>
        </w:rPr>
        <w:t>–</w:t>
      </w:r>
      <w:r>
        <w:rPr>
          <w:rFonts w:hint="cs"/>
          <w:rtl/>
        </w:rPr>
        <w:t xml:space="preserve"> 52</w:t>
      </w:r>
    </w:p>
    <w:p w14:paraId="57664429" w14:textId="77777777" w:rsidR="00000000" w:rsidRDefault="007C71EE">
      <w:pPr>
        <w:pStyle w:val="a"/>
        <w:jc w:val="center"/>
        <w:rPr>
          <w:rFonts w:hint="cs"/>
          <w:rtl/>
        </w:rPr>
      </w:pPr>
      <w:r>
        <w:rPr>
          <w:rFonts w:hint="cs"/>
          <w:rtl/>
        </w:rPr>
        <w:t xml:space="preserve">מתנגדים </w:t>
      </w:r>
      <w:r>
        <w:rPr>
          <w:rtl/>
        </w:rPr>
        <w:t>–</w:t>
      </w:r>
      <w:r>
        <w:rPr>
          <w:rFonts w:hint="cs"/>
          <w:rtl/>
        </w:rPr>
        <w:t xml:space="preserve"> 1</w:t>
      </w:r>
    </w:p>
    <w:p w14:paraId="0951C817"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2175E31D" w14:textId="77777777" w:rsidR="00000000" w:rsidRDefault="007C71EE">
      <w:pPr>
        <w:pStyle w:val="a"/>
        <w:jc w:val="center"/>
        <w:rPr>
          <w:rFonts w:hint="cs"/>
          <w:rtl/>
        </w:rPr>
      </w:pPr>
      <w:r>
        <w:rPr>
          <w:rFonts w:hint="cs"/>
          <w:rtl/>
        </w:rPr>
        <w:t>חוק התוכנית להבראת כלכלת ישראל (תיקוני חקיקה להשגת יעדי</w:t>
      </w:r>
      <w:r>
        <w:rPr>
          <w:rFonts w:hint="cs"/>
          <w:rtl/>
        </w:rPr>
        <w:t xml:space="preserve"> התקציב והמדיניות הכלכלית לשנות הכספים 2003 ו=2004), התשס"ג-2003, נתקבל.</w:t>
      </w:r>
    </w:p>
    <w:p w14:paraId="42969153" w14:textId="77777777" w:rsidR="00000000" w:rsidRDefault="007C71EE">
      <w:pPr>
        <w:pStyle w:val="a"/>
        <w:jc w:val="center"/>
        <w:rPr>
          <w:rFonts w:hint="cs"/>
          <w:rtl/>
        </w:rPr>
      </w:pPr>
    </w:p>
    <w:p w14:paraId="2551E310" w14:textId="77777777" w:rsidR="00000000" w:rsidRDefault="007C71EE">
      <w:pPr>
        <w:pStyle w:val="ad"/>
        <w:rPr>
          <w:rtl/>
        </w:rPr>
      </w:pPr>
      <w:r>
        <w:rPr>
          <w:rtl/>
        </w:rPr>
        <w:t>היו"ר ראובן ריבלין:</w:t>
      </w:r>
    </w:p>
    <w:p w14:paraId="5180A258" w14:textId="77777777" w:rsidR="00000000" w:rsidRDefault="007C71EE">
      <w:pPr>
        <w:pStyle w:val="a"/>
        <w:rPr>
          <w:rtl/>
        </w:rPr>
      </w:pPr>
    </w:p>
    <w:p w14:paraId="4EE0F963" w14:textId="77777777" w:rsidR="00000000" w:rsidRDefault="007C71EE">
      <w:pPr>
        <w:pStyle w:val="a"/>
        <w:rPr>
          <w:rFonts w:hint="cs"/>
          <w:rtl/>
        </w:rPr>
      </w:pPr>
      <w:r>
        <w:rPr>
          <w:rFonts w:hint="cs"/>
          <w:rtl/>
        </w:rPr>
        <w:t xml:space="preserve">ברוב של 52, התנגדות של אחד, אני קובע שהחוק עבר בקריאה שלישית. תודה רבה.  </w:t>
      </w:r>
    </w:p>
    <w:p w14:paraId="27CC28A1" w14:textId="77777777" w:rsidR="00000000" w:rsidRDefault="007C71EE">
      <w:pPr>
        <w:pStyle w:val="a"/>
        <w:rPr>
          <w:rFonts w:hint="cs"/>
          <w:rtl/>
        </w:rPr>
      </w:pPr>
    </w:p>
    <w:p w14:paraId="5E3F5DE9" w14:textId="77777777" w:rsidR="00000000" w:rsidRDefault="007C71EE">
      <w:pPr>
        <w:pStyle w:val="a"/>
        <w:rPr>
          <w:rFonts w:hint="cs"/>
          <w:rtl/>
        </w:rPr>
      </w:pPr>
      <w:r>
        <w:rPr>
          <w:rFonts w:hint="cs"/>
          <w:rtl/>
        </w:rPr>
        <w:t xml:space="preserve">לחוק-יסוד: משק המדינה יש כמה  הסתייגויות. לשם החוק - המסתייגים אינם. לסעיף 1 </w:t>
      </w:r>
      <w:r>
        <w:rPr>
          <w:rtl/>
        </w:rPr>
        <w:t>–</w:t>
      </w:r>
      <w:r>
        <w:rPr>
          <w:rFonts w:hint="cs"/>
          <w:rtl/>
        </w:rPr>
        <w:t xml:space="preserve"> המסתייג</w:t>
      </w:r>
      <w:r>
        <w:rPr>
          <w:rFonts w:hint="cs"/>
          <w:rtl/>
        </w:rPr>
        <w:t>ים אינם. לסעיף 3ג, לסעיף קטן (א) המסתייגים אינם, לסעיף קטן (ב) המסתייגים לא נמצאים, לסעיף קטן (ג) המסתייגים לא נמצאים, לסעיף קטן (ד) המסתייגים לא נמצאים, לסעיף קטן (ה) אין הסתייגויות, לסעיף 2 אין הסתייגויות, לסעיף 3 אין הסתייגויות. לפיכך נצביע בקריאה שנייה</w:t>
      </w:r>
      <w:r>
        <w:rPr>
          <w:rFonts w:hint="cs"/>
          <w:rtl/>
        </w:rPr>
        <w:t xml:space="preserve"> על שם החוק ועל סעיפי החוק 1, 2 ו=3 בהצבעה אחת. רבותי חברי הכנסת, נא להצביע - מי בעד, מי נגד ומי נמנע?</w:t>
      </w:r>
    </w:p>
    <w:p w14:paraId="4002A10A" w14:textId="77777777" w:rsidR="00000000" w:rsidRDefault="007C71EE">
      <w:pPr>
        <w:pStyle w:val="a"/>
        <w:rPr>
          <w:rFonts w:hint="cs"/>
          <w:rtl/>
        </w:rPr>
      </w:pPr>
    </w:p>
    <w:p w14:paraId="3FE8DDF7" w14:textId="77777777" w:rsidR="00000000" w:rsidRDefault="007C71EE">
      <w:pPr>
        <w:pStyle w:val="a"/>
        <w:jc w:val="center"/>
        <w:rPr>
          <w:rFonts w:hint="cs"/>
          <w:b/>
          <w:bCs/>
          <w:rtl/>
        </w:rPr>
      </w:pPr>
      <w:r>
        <w:rPr>
          <w:rFonts w:hint="cs"/>
          <w:b/>
          <w:bCs/>
          <w:rtl/>
        </w:rPr>
        <w:t>הצבעה מס' 87</w:t>
      </w:r>
    </w:p>
    <w:p w14:paraId="639824B2" w14:textId="77777777" w:rsidR="00000000" w:rsidRDefault="007C71EE">
      <w:pPr>
        <w:pStyle w:val="a"/>
        <w:jc w:val="center"/>
        <w:rPr>
          <w:rFonts w:hint="cs"/>
          <w:b/>
          <w:bCs/>
          <w:rtl/>
        </w:rPr>
      </w:pPr>
    </w:p>
    <w:p w14:paraId="5EC4A3F1" w14:textId="77777777" w:rsidR="00000000" w:rsidRDefault="007C71EE">
      <w:pPr>
        <w:pStyle w:val="a"/>
        <w:jc w:val="center"/>
        <w:rPr>
          <w:rFonts w:hint="cs"/>
          <w:rtl/>
        </w:rPr>
      </w:pPr>
      <w:r>
        <w:rPr>
          <w:rFonts w:hint="cs"/>
          <w:rtl/>
        </w:rPr>
        <w:t xml:space="preserve">בעד סעיפים 1-3 </w:t>
      </w:r>
      <w:r>
        <w:rPr>
          <w:rtl/>
        </w:rPr>
        <w:t>–</w:t>
      </w:r>
      <w:r>
        <w:rPr>
          <w:rFonts w:hint="cs"/>
          <w:rtl/>
        </w:rPr>
        <w:t xml:space="preserve"> 53</w:t>
      </w:r>
    </w:p>
    <w:p w14:paraId="38D2483E" w14:textId="77777777" w:rsidR="00000000" w:rsidRDefault="007C71EE">
      <w:pPr>
        <w:pStyle w:val="a"/>
        <w:jc w:val="center"/>
        <w:rPr>
          <w:rFonts w:hint="cs"/>
          <w:rtl/>
        </w:rPr>
      </w:pPr>
      <w:r>
        <w:rPr>
          <w:rFonts w:hint="cs"/>
          <w:rtl/>
        </w:rPr>
        <w:t xml:space="preserve">מתנגדים </w:t>
      </w:r>
      <w:r>
        <w:rPr>
          <w:rtl/>
        </w:rPr>
        <w:t>–</w:t>
      </w:r>
      <w:r>
        <w:rPr>
          <w:rFonts w:hint="cs"/>
          <w:rtl/>
        </w:rPr>
        <w:t xml:space="preserve"> אין</w:t>
      </w:r>
    </w:p>
    <w:p w14:paraId="762A3761"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4C9B81AB" w14:textId="77777777" w:rsidR="00000000" w:rsidRDefault="007C71EE">
      <w:pPr>
        <w:pStyle w:val="a"/>
        <w:jc w:val="center"/>
        <w:rPr>
          <w:rFonts w:hint="cs"/>
          <w:rtl/>
        </w:rPr>
      </w:pPr>
      <w:r>
        <w:rPr>
          <w:rFonts w:hint="cs"/>
          <w:rtl/>
        </w:rPr>
        <w:t>סעיפים 1-3 נתקבלו.</w:t>
      </w:r>
    </w:p>
    <w:p w14:paraId="04CA59A9" w14:textId="77777777" w:rsidR="00000000" w:rsidRDefault="007C71EE">
      <w:pPr>
        <w:pStyle w:val="a"/>
        <w:jc w:val="center"/>
        <w:rPr>
          <w:rFonts w:hint="cs"/>
          <w:rtl/>
        </w:rPr>
      </w:pPr>
    </w:p>
    <w:p w14:paraId="61DE6862" w14:textId="77777777" w:rsidR="00000000" w:rsidRDefault="007C71EE">
      <w:pPr>
        <w:pStyle w:val="ad"/>
        <w:rPr>
          <w:rtl/>
        </w:rPr>
      </w:pPr>
      <w:r>
        <w:rPr>
          <w:rFonts w:hint="eastAsia"/>
          <w:rtl/>
        </w:rPr>
        <w:t>היו</w:t>
      </w:r>
      <w:r>
        <w:rPr>
          <w:rtl/>
        </w:rPr>
        <w:t>"ר ראובן ריבלין:</w:t>
      </w:r>
    </w:p>
    <w:p w14:paraId="2C575616" w14:textId="77777777" w:rsidR="00000000" w:rsidRDefault="007C71EE">
      <w:pPr>
        <w:pStyle w:val="a"/>
        <w:rPr>
          <w:rFonts w:hint="cs"/>
          <w:rtl/>
        </w:rPr>
      </w:pPr>
    </w:p>
    <w:p w14:paraId="2D8E65B5" w14:textId="77777777" w:rsidR="00000000" w:rsidRDefault="007C71EE">
      <w:pPr>
        <w:pStyle w:val="a"/>
        <w:rPr>
          <w:rFonts w:hint="cs"/>
          <w:rtl/>
        </w:rPr>
      </w:pPr>
      <w:r>
        <w:rPr>
          <w:rFonts w:hint="cs"/>
          <w:rtl/>
        </w:rPr>
        <w:t>ובכן, 53 בעד, אין מתנגדים ואין נמנעים. אני קובע שה</w:t>
      </w:r>
      <w:r>
        <w:rPr>
          <w:rFonts w:hint="cs"/>
          <w:rtl/>
        </w:rPr>
        <w:t>חוק עבר בקריאה שנייה כהצעת הוועדה.</w:t>
      </w:r>
    </w:p>
    <w:p w14:paraId="4AE090D1" w14:textId="77777777" w:rsidR="00000000" w:rsidRDefault="007C71EE">
      <w:pPr>
        <w:pStyle w:val="a"/>
        <w:rPr>
          <w:rFonts w:hint="cs"/>
          <w:rtl/>
        </w:rPr>
      </w:pPr>
    </w:p>
    <w:p w14:paraId="24208761" w14:textId="77777777" w:rsidR="00000000" w:rsidRDefault="007C71EE">
      <w:pPr>
        <w:pStyle w:val="a"/>
        <w:rPr>
          <w:rFonts w:hint="cs"/>
          <w:rtl/>
        </w:rPr>
      </w:pPr>
      <w:r>
        <w:rPr>
          <w:rFonts w:hint="cs"/>
          <w:rtl/>
        </w:rPr>
        <w:t>רבותי חברי הכנסת, אנחנו נעבור לקריאה שלישית. מי בעד חוק-יסוד:  משק המדינה (תיקון מס' 6) בקריאה שלישית? נא להצביע.</w:t>
      </w:r>
    </w:p>
    <w:p w14:paraId="0EF66BD5" w14:textId="77777777" w:rsidR="00000000" w:rsidRDefault="007C71EE">
      <w:pPr>
        <w:pStyle w:val="a"/>
        <w:rPr>
          <w:rFonts w:hint="cs"/>
          <w:rtl/>
        </w:rPr>
      </w:pPr>
    </w:p>
    <w:p w14:paraId="1E938AD2" w14:textId="77777777" w:rsidR="00000000" w:rsidRDefault="007C71EE">
      <w:pPr>
        <w:pStyle w:val="a"/>
        <w:jc w:val="center"/>
        <w:rPr>
          <w:b/>
          <w:bCs/>
          <w:rtl/>
        </w:rPr>
      </w:pPr>
    </w:p>
    <w:p w14:paraId="1D4155DC" w14:textId="77777777" w:rsidR="00000000" w:rsidRDefault="007C71EE">
      <w:pPr>
        <w:pStyle w:val="a"/>
        <w:jc w:val="center"/>
        <w:rPr>
          <w:rFonts w:hint="cs"/>
          <w:b/>
          <w:bCs/>
          <w:rtl/>
        </w:rPr>
      </w:pPr>
      <w:r>
        <w:rPr>
          <w:rFonts w:hint="cs"/>
          <w:b/>
          <w:bCs/>
          <w:rtl/>
        </w:rPr>
        <w:t>הצבעה מס' 88</w:t>
      </w:r>
    </w:p>
    <w:p w14:paraId="6E879BE8" w14:textId="77777777" w:rsidR="00000000" w:rsidRDefault="007C71EE">
      <w:pPr>
        <w:pStyle w:val="a"/>
        <w:jc w:val="center"/>
        <w:rPr>
          <w:rFonts w:hint="cs"/>
          <w:b/>
          <w:bCs/>
          <w:rtl/>
        </w:rPr>
      </w:pPr>
    </w:p>
    <w:p w14:paraId="6374FBF4" w14:textId="77777777" w:rsidR="00000000" w:rsidRDefault="007C71EE">
      <w:pPr>
        <w:pStyle w:val="a"/>
        <w:jc w:val="center"/>
        <w:rPr>
          <w:rFonts w:hint="cs"/>
          <w:rtl/>
        </w:rPr>
      </w:pPr>
      <w:r>
        <w:rPr>
          <w:rFonts w:hint="cs"/>
          <w:rtl/>
        </w:rPr>
        <w:t>בעד החוק -</w:t>
      </w:r>
      <w:r>
        <w:rPr>
          <w:rFonts w:hint="cs"/>
          <w:b/>
          <w:bCs/>
          <w:rtl/>
        </w:rPr>
        <w:t xml:space="preserve">  </w:t>
      </w:r>
      <w:r>
        <w:rPr>
          <w:rFonts w:hint="cs"/>
          <w:rtl/>
        </w:rPr>
        <w:t>48</w:t>
      </w:r>
    </w:p>
    <w:p w14:paraId="19F2B668" w14:textId="77777777" w:rsidR="00000000" w:rsidRDefault="007C71EE">
      <w:pPr>
        <w:pStyle w:val="a"/>
        <w:jc w:val="center"/>
        <w:rPr>
          <w:rFonts w:hint="cs"/>
          <w:rtl/>
        </w:rPr>
      </w:pPr>
      <w:r>
        <w:rPr>
          <w:rFonts w:hint="cs"/>
          <w:rtl/>
        </w:rPr>
        <w:t xml:space="preserve">נגד </w:t>
      </w:r>
      <w:r>
        <w:rPr>
          <w:rtl/>
        </w:rPr>
        <w:t>–</w:t>
      </w:r>
      <w:r>
        <w:rPr>
          <w:rFonts w:hint="cs"/>
          <w:rtl/>
        </w:rPr>
        <w:t xml:space="preserve"> 1</w:t>
      </w:r>
    </w:p>
    <w:p w14:paraId="0F4C6370" w14:textId="77777777" w:rsidR="00000000" w:rsidRDefault="007C71EE">
      <w:pPr>
        <w:pStyle w:val="a"/>
        <w:jc w:val="center"/>
        <w:rPr>
          <w:rFonts w:hint="cs"/>
          <w:rtl/>
        </w:rPr>
      </w:pPr>
      <w:r>
        <w:rPr>
          <w:rFonts w:hint="cs"/>
          <w:rtl/>
        </w:rPr>
        <w:t xml:space="preserve">נמנעים </w:t>
      </w:r>
      <w:r>
        <w:rPr>
          <w:rtl/>
        </w:rPr>
        <w:t>–</w:t>
      </w:r>
      <w:r>
        <w:rPr>
          <w:rFonts w:hint="cs"/>
          <w:rtl/>
        </w:rPr>
        <w:t xml:space="preserve"> אין</w:t>
      </w:r>
    </w:p>
    <w:p w14:paraId="008F8740" w14:textId="77777777" w:rsidR="00000000" w:rsidRDefault="007C71EE">
      <w:pPr>
        <w:pStyle w:val="a"/>
        <w:jc w:val="center"/>
        <w:rPr>
          <w:rFonts w:hint="cs"/>
          <w:rtl/>
        </w:rPr>
      </w:pPr>
      <w:r>
        <w:rPr>
          <w:rFonts w:hint="cs"/>
          <w:rtl/>
        </w:rPr>
        <w:t>חוק-יסוד: משק המדינה (תיקון מס' 6) נתקבל.</w:t>
      </w:r>
    </w:p>
    <w:p w14:paraId="1D444146" w14:textId="77777777" w:rsidR="00000000" w:rsidRDefault="007C71EE">
      <w:pPr>
        <w:pStyle w:val="a"/>
        <w:jc w:val="center"/>
        <w:rPr>
          <w:rFonts w:hint="cs"/>
          <w:rtl/>
        </w:rPr>
      </w:pPr>
    </w:p>
    <w:p w14:paraId="5E88D58C" w14:textId="77777777" w:rsidR="00000000" w:rsidRDefault="007C71EE">
      <w:pPr>
        <w:pStyle w:val="ad"/>
        <w:rPr>
          <w:rtl/>
        </w:rPr>
      </w:pPr>
      <w:r>
        <w:rPr>
          <w:rtl/>
        </w:rPr>
        <w:t>היו"ר ראובן</w:t>
      </w:r>
      <w:r>
        <w:rPr>
          <w:rtl/>
        </w:rPr>
        <w:t xml:space="preserve"> ריבלין:</w:t>
      </w:r>
    </w:p>
    <w:p w14:paraId="42754D43" w14:textId="77777777" w:rsidR="00000000" w:rsidRDefault="007C71EE">
      <w:pPr>
        <w:pStyle w:val="a"/>
        <w:rPr>
          <w:rtl/>
        </w:rPr>
      </w:pPr>
    </w:p>
    <w:p w14:paraId="2921ECFE" w14:textId="77777777" w:rsidR="00000000" w:rsidRDefault="007C71EE">
      <w:pPr>
        <w:pStyle w:val="a"/>
        <w:rPr>
          <w:rFonts w:hint="cs"/>
          <w:rtl/>
        </w:rPr>
      </w:pPr>
      <w:r>
        <w:rPr>
          <w:rFonts w:hint="cs"/>
          <w:rtl/>
        </w:rPr>
        <w:t xml:space="preserve">48 בעד, אחד נגד ואין נמנעים. אני קובע שחוק יסוד: משק המדינה (תיקון מס' 6) עבר בקריאה שלישית. </w:t>
      </w:r>
    </w:p>
    <w:p w14:paraId="158D8419" w14:textId="77777777" w:rsidR="00000000" w:rsidRDefault="007C71EE">
      <w:pPr>
        <w:pStyle w:val="a"/>
        <w:rPr>
          <w:rFonts w:hint="cs"/>
          <w:rtl/>
        </w:rPr>
      </w:pPr>
    </w:p>
    <w:p w14:paraId="711172EB" w14:textId="77777777" w:rsidR="00000000" w:rsidRDefault="007C71EE">
      <w:pPr>
        <w:pStyle w:val="a"/>
        <w:rPr>
          <w:rFonts w:hint="cs"/>
          <w:rtl/>
        </w:rPr>
      </w:pPr>
      <w:r>
        <w:rPr>
          <w:rFonts w:hint="cs"/>
          <w:rtl/>
        </w:rPr>
        <w:t>אדוני שר האוצר, בבקשה.</w:t>
      </w:r>
    </w:p>
    <w:p w14:paraId="45729848" w14:textId="77777777" w:rsidR="00000000" w:rsidRDefault="007C71EE">
      <w:pPr>
        <w:pStyle w:val="a"/>
        <w:rPr>
          <w:rFonts w:hint="cs"/>
          <w:rtl/>
        </w:rPr>
      </w:pPr>
    </w:p>
    <w:p w14:paraId="5848E62F" w14:textId="77777777" w:rsidR="00000000" w:rsidRDefault="007C71EE">
      <w:pPr>
        <w:pStyle w:val="Speaker"/>
        <w:rPr>
          <w:rtl/>
        </w:rPr>
      </w:pPr>
      <w:bookmarkStart w:id="2615" w:name="FS000000965T29_05_2003_06_01_44"/>
      <w:bookmarkEnd w:id="2615"/>
      <w:r>
        <w:rPr>
          <w:rFonts w:hint="eastAsia"/>
          <w:rtl/>
        </w:rPr>
        <w:t>שר</w:t>
      </w:r>
      <w:r>
        <w:rPr>
          <w:rtl/>
        </w:rPr>
        <w:t xml:space="preserve"> האוצר בנימין נתניהו:</w:t>
      </w:r>
    </w:p>
    <w:p w14:paraId="7FB385B7" w14:textId="77777777" w:rsidR="00000000" w:rsidRDefault="007C71EE">
      <w:pPr>
        <w:pStyle w:val="a"/>
        <w:rPr>
          <w:rFonts w:hint="cs"/>
          <w:rtl/>
        </w:rPr>
      </w:pPr>
    </w:p>
    <w:p w14:paraId="251DCC39" w14:textId="77777777" w:rsidR="00000000" w:rsidRDefault="007C71EE">
      <w:pPr>
        <w:pStyle w:val="a"/>
        <w:rPr>
          <w:rFonts w:hint="cs"/>
          <w:rtl/>
        </w:rPr>
      </w:pPr>
      <w:r>
        <w:rPr>
          <w:rFonts w:hint="cs"/>
          <w:rtl/>
        </w:rPr>
        <w:t>ידידי חברי הקואליציה, חברי הכנסת, אני חושב שלא אגזים גם בשעה מאוחרת זו אם אגיד שזהו רגע חשוב לכלכלת יש</w:t>
      </w:r>
      <w:r>
        <w:rPr>
          <w:rFonts w:hint="cs"/>
          <w:rtl/>
        </w:rPr>
        <w:t xml:space="preserve">ראל ולמדינת ישראל. </w:t>
      </w:r>
    </w:p>
    <w:p w14:paraId="03305B3C" w14:textId="77777777" w:rsidR="00000000" w:rsidRDefault="007C71EE">
      <w:pPr>
        <w:pStyle w:val="a"/>
        <w:rPr>
          <w:rFonts w:hint="cs"/>
          <w:rtl/>
        </w:rPr>
      </w:pPr>
    </w:p>
    <w:p w14:paraId="7128CCEF" w14:textId="77777777" w:rsidR="00000000" w:rsidRDefault="007C71EE">
      <w:pPr>
        <w:pStyle w:val="a"/>
        <w:rPr>
          <w:rFonts w:hint="cs"/>
          <w:rtl/>
        </w:rPr>
      </w:pPr>
      <w:r>
        <w:rPr>
          <w:rFonts w:hint="cs"/>
          <w:rtl/>
        </w:rPr>
        <w:t>אני רוצה להודות לכולכם על העבודה המלוכדת, שהביאה אותנו להתחלה הזאת; בראש ובראשונה אני רוצה להודות לראש הממשלה על הגיבוי המוחלט והעקבי שהוא נתן לי ולאנשי האוצר; אני רוצה להודות לכל חברי השרים, ובייחוד לשר מאיר שטרית, שעשה עבודה נפלאה בכ</w:t>
      </w:r>
      <w:r>
        <w:rPr>
          <w:rFonts w:hint="cs"/>
          <w:rtl/>
        </w:rPr>
        <w:t>ל השלבים, ולשר המשפטים, שסייע לנו בכמה מהמורות שהיו בדרך ועברנו אותן בהצלחה.</w:t>
      </w:r>
    </w:p>
    <w:p w14:paraId="454AD93F" w14:textId="77777777" w:rsidR="00000000" w:rsidRDefault="007C71EE">
      <w:pPr>
        <w:pStyle w:val="a"/>
        <w:rPr>
          <w:rFonts w:hint="cs"/>
          <w:rtl/>
        </w:rPr>
      </w:pPr>
    </w:p>
    <w:p w14:paraId="637D305C" w14:textId="77777777" w:rsidR="00000000" w:rsidRDefault="007C71EE">
      <w:pPr>
        <w:pStyle w:val="a"/>
        <w:rPr>
          <w:rFonts w:hint="cs"/>
          <w:rtl/>
        </w:rPr>
      </w:pPr>
      <w:r>
        <w:rPr>
          <w:rFonts w:hint="cs"/>
          <w:rtl/>
        </w:rPr>
        <w:t>אני רוצה להודות לכל חברי הכנסת, ובמיוחד לציין את אברהם הירשזון, שניווט במיומנות ובאמנות ובתקיפות מדודה את ועדת הכספים. זה ודאי לא היה קל. אני רוצה להודות לחברי בוועדת הכספים, שגם</w:t>
      </w:r>
      <w:r>
        <w:rPr>
          <w:rFonts w:hint="cs"/>
          <w:rtl/>
        </w:rPr>
        <w:t xml:space="preserve"> הם עמלו קשה, ובמיוחד לרוני בר-און, שבוועדה שלו נתן סיוע אגפי חשוב ביותר, ולגדעון סער, שאני חושב שזו  היתה טבילת האש שלו </w:t>
      </w:r>
      <w:r>
        <w:rPr>
          <w:rtl/>
        </w:rPr>
        <w:t>–</w:t>
      </w:r>
      <w:r>
        <w:rPr>
          <w:rFonts w:hint="cs"/>
          <w:rtl/>
        </w:rPr>
        <w:t xml:space="preserve"> אש קשה לפעמים </w:t>
      </w:r>
      <w:r>
        <w:rPr>
          <w:rtl/>
        </w:rPr>
        <w:t>–</w:t>
      </w:r>
      <w:r>
        <w:rPr>
          <w:rFonts w:hint="cs"/>
          <w:rtl/>
        </w:rPr>
        <w:t xml:space="preserve"> והוא הוביל את כולנו בהצלחה רבה. </w:t>
      </w:r>
    </w:p>
    <w:p w14:paraId="54B51788" w14:textId="77777777" w:rsidR="00000000" w:rsidRDefault="007C71EE">
      <w:pPr>
        <w:pStyle w:val="a"/>
        <w:rPr>
          <w:rFonts w:hint="cs"/>
          <w:rtl/>
        </w:rPr>
      </w:pPr>
    </w:p>
    <w:p w14:paraId="42549BA4" w14:textId="77777777" w:rsidR="00000000" w:rsidRDefault="007C71EE">
      <w:pPr>
        <w:pStyle w:val="a"/>
        <w:rPr>
          <w:rFonts w:hint="cs"/>
          <w:rtl/>
        </w:rPr>
      </w:pPr>
      <w:r>
        <w:rPr>
          <w:rFonts w:hint="cs"/>
          <w:rtl/>
        </w:rPr>
        <w:t>אני רוצה להודות לכל אחד ואחד שנמצא כאן. לפעמים לא הסכמנו בכמה דברים, והבאתם דברים ל</w:t>
      </w:r>
      <w:r>
        <w:rPr>
          <w:rFonts w:hint="cs"/>
          <w:rtl/>
        </w:rPr>
        <w:t xml:space="preserve">תשומת לבי. יכולנו לטפל בחלק מהדברים, לתקן ולשנות </w:t>
      </w:r>
      <w:r>
        <w:rPr>
          <w:rtl/>
        </w:rPr>
        <w:t>–</w:t>
      </w:r>
      <w:r>
        <w:rPr>
          <w:rFonts w:hint="cs"/>
          <w:rtl/>
        </w:rPr>
        <w:t xml:space="preserve"> לא את כל הדברים. גם כשלא הסכמנו למדנו כמה דברים, ניסינו לעבד את זה לקראת התוכניות שלנו בעתיד. </w:t>
      </w:r>
    </w:p>
    <w:p w14:paraId="42E3B73F" w14:textId="77777777" w:rsidR="00000000" w:rsidRDefault="007C71EE">
      <w:pPr>
        <w:pStyle w:val="a"/>
        <w:rPr>
          <w:rFonts w:hint="cs"/>
          <w:rtl/>
        </w:rPr>
      </w:pPr>
    </w:p>
    <w:p w14:paraId="34F9CF78" w14:textId="77777777" w:rsidR="00000000" w:rsidRDefault="007C71EE">
      <w:pPr>
        <w:pStyle w:val="a"/>
        <w:rPr>
          <w:rFonts w:hint="cs"/>
          <w:rtl/>
        </w:rPr>
      </w:pPr>
      <w:r>
        <w:rPr>
          <w:rFonts w:hint="cs"/>
          <w:rtl/>
        </w:rPr>
        <w:t>אני רוצה להודות לאנשי הכנסת. אדוני יושב-ראש הכנסת, אני רוצה להודות לך, כמי שמנצח על המלאכה כולה; ואני רוצה לה</w:t>
      </w:r>
      <w:r>
        <w:rPr>
          <w:rFonts w:hint="cs"/>
          <w:rtl/>
        </w:rPr>
        <w:t xml:space="preserve">ודות בסוף ובהתחלה לאנשי האוצר, שחלק מהם נמצאים כאן, חלק גדול מהם לא נמצאים כאן, אך כשאומרים את השבלונה "הם עמלו לילות כימים", אני אומר לכם </w:t>
      </w:r>
      <w:r>
        <w:rPr>
          <w:rtl/>
        </w:rPr>
        <w:t>–</w:t>
      </w:r>
      <w:r>
        <w:rPr>
          <w:rFonts w:hint="cs"/>
          <w:rtl/>
        </w:rPr>
        <w:t xml:space="preserve"> כך הם אכן עמלו. </w:t>
      </w:r>
    </w:p>
    <w:p w14:paraId="6E98F16D" w14:textId="77777777" w:rsidR="00000000" w:rsidRDefault="007C71EE">
      <w:pPr>
        <w:pStyle w:val="a"/>
        <w:rPr>
          <w:rFonts w:hint="cs"/>
          <w:rtl/>
        </w:rPr>
      </w:pPr>
    </w:p>
    <w:p w14:paraId="7C72E3B2" w14:textId="77777777" w:rsidR="00000000" w:rsidRDefault="007C71EE">
      <w:pPr>
        <w:pStyle w:val="a"/>
        <w:rPr>
          <w:rFonts w:hint="cs"/>
          <w:rtl/>
        </w:rPr>
      </w:pPr>
      <w:r>
        <w:rPr>
          <w:rFonts w:hint="cs"/>
          <w:rtl/>
        </w:rPr>
        <w:t>אנו בתחילתו של יום חדש. תודה רבה לכולכם.</w:t>
      </w:r>
    </w:p>
    <w:p w14:paraId="5E9622AA" w14:textId="77777777" w:rsidR="00000000" w:rsidRDefault="007C71EE">
      <w:pPr>
        <w:pStyle w:val="a"/>
        <w:rPr>
          <w:rFonts w:hint="cs"/>
          <w:rtl/>
        </w:rPr>
      </w:pPr>
    </w:p>
    <w:p w14:paraId="40BCCF77" w14:textId="77777777" w:rsidR="00000000" w:rsidRDefault="007C71EE">
      <w:pPr>
        <w:pStyle w:val="ad"/>
        <w:rPr>
          <w:rtl/>
        </w:rPr>
      </w:pPr>
      <w:r>
        <w:rPr>
          <w:rtl/>
        </w:rPr>
        <w:t>היו"ר ראובן ריבלין:</w:t>
      </w:r>
    </w:p>
    <w:p w14:paraId="266FDDCD" w14:textId="77777777" w:rsidR="00000000" w:rsidRDefault="007C71EE">
      <w:pPr>
        <w:pStyle w:val="a"/>
        <w:rPr>
          <w:rtl/>
        </w:rPr>
      </w:pPr>
    </w:p>
    <w:p w14:paraId="2C9CC596" w14:textId="77777777" w:rsidR="00000000" w:rsidRDefault="007C71EE">
      <w:pPr>
        <w:pStyle w:val="a"/>
        <w:rPr>
          <w:rFonts w:hint="cs"/>
          <w:rtl/>
        </w:rPr>
      </w:pPr>
      <w:r>
        <w:rPr>
          <w:rFonts w:hint="cs"/>
          <w:rtl/>
        </w:rPr>
        <w:t>אני מודה לשר האוצר.</w:t>
      </w:r>
    </w:p>
    <w:p w14:paraId="1554C33E" w14:textId="77777777" w:rsidR="00000000" w:rsidRDefault="007C71EE">
      <w:pPr>
        <w:pStyle w:val="a"/>
        <w:rPr>
          <w:rFonts w:hint="cs"/>
          <w:rtl/>
        </w:rPr>
      </w:pPr>
    </w:p>
    <w:p w14:paraId="6FD2DA64" w14:textId="77777777" w:rsidR="00000000" w:rsidRDefault="007C71EE">
      <w:pPr>
        <w:pStyle w:val="a"/>
        <w:rPr>
          <w:rFonts w:hint="cs"/>
          <w:rtl/>
        </w:rPr>
      </w:pPr>
      <w:r>
        <w:rPr>
          <w:rFonts w:hint="cs"/>
          <w:rtl/>
        </w:rPr>
        <w:t>יושב-ראש הקוא</w:t>
      </w:r>
      <w:r>
        <w:rPr>
          <w:rFonts w:hint="cs"/>
          <w:rtl/>
        </w:rPr>
        <w:t>ליציה, בבקשה.</w:t>
      </w:r>
    </w:p>
    <w:p w14:paraId="0711295D" w14:textId="77777777" w:rsidR="00000000" w:rsidRDefault="007C71EE">
      <w:pPr>
        <w:pStyle w:val="a"/>
        <w:ind w:firstLine="0"/>
        <w:rPr>
          <w:rFonts w:hint="cs"/>
          <w:rtl/>
        </w:rPr>
      </w:pPr>
    </w:p>
    <w:p w14:paraId="386C9227" w14:textId="77777777" w:rsidR="00000000" w:rsidRDefault="007C71EE">
      <w:pPr>
        <w:pStyle w:val="Speaker"/>
        <w:rPr>
          <w:rtl/>
        </w:rPr>
      </w:pPr>
      <w:bookmarkStart w:id="2616" w:name="FS000001027T29_05_2003_06_09_29"/>
      <w:bookmarkEnd w:id="2616"/>
      <w:r>
        <w:rPr>
          <w:rFonts w:hint="eastAsia"/>
          <w:rtl/>
        </w:rPr>
        <w:t>גדעון</w:t>
      </w:r>
      <w:r>
        <w:rPr>
          <w:rtl/>
        </w:rPr>
        <w:t xml:space="preserve"> סער (הליכוד):</w:t>
      </w:r>
    </w:p>
    <w:p w14:paraId="382FB2F1" w14:textId="77777777" w:rsidR="00000000" w:rsidRDefault="007C71EE">
      <w:pPr>
        <w:pStyle w:val="a"/>
        <w:ind w:firstLine="0"/>
        <w:rPr>
          <w:rFonts w:hint="cs"/>
          <w:rtl/>
        </w:rPr>
      </w:pPr>
    </w:p>
    <w:p w14:paraId="18F09A0D" w14:textId="77777777" w:rsidR="00000000" w:rsidRDefault="007C71EE">
      <w:pPr>
        <w:pStyle w:val="a"/>
        <w:rPr>
          <w:rFonts w:hint="cs"/>
          <w:rtl/>
        </w:rPr>
      </w:pPr>
      <w:r>
        <w:rPr>
          <w:rFonts w:hint="cs"/>
          <w:rtl/>
        </w:rPr>
        <w:t>אדוני היושב-ראש, חשבתי שנכון לומר לפרוטוקול כמה מלים על התנהגות האופוזיציה הלילה. אני חושב שדווקא כאשר נתקלה האופוזיציה גם ביושב-ראש וגם בקואליציה שנהגה בסובלנות רבה כלפי התכסיסים שנקטה, היא התגלתה בסופו של לילה במערומיה</w:t>
      </w:r>
      <w:r>
        <w:rPr>
          <w:rFonts w:hint="cs"/>
          <w:rtl/>
        </w:rPr>
        <w:t xml:space="preserve"> - לא רק במובן זה שבנטישת מחאה כזאת יש פגיעה במשטר הדמוקרטי וגם פגיעה בבוחרים, ששולחים כל אחד מאתנו לכאן, אלא בראש ובראשונה מכיוון שצריך לקבל חוות דעת משפטיות גם כאשר הן לא עולות בקנה אחד עם המאוויים הפוליטיים שלך. על כך יש להצטער, לצד השמחה הרבה שיש לכולנ</w:t>
      </w:r>
      <w:r>
        <w:rPr>
          <w:rFonts w:hint="cs"/>
          <w:rtl/>
        </w:rPr>
        <w:t>ו על אישור התוכנית הכלכלית.</w:t>
      </w:r>
    </w:p>
    <w:p w14:paraId="615297AC" w14:textId="77777777" w:rsidR="00000000" w:rsidRDefault="007C71EE">
      <w:pPr>
        <w:pStyle w:val="a"/>
        <w:ind w:firstLine="0"/>
        <w:rPr>
          <w:rFonts w:hint="cs"/>
          <w:rtl/>
        </w:rPr>
      </w:pPr>
    </w:p>
    <w:p w14:paraId="38918F1B" w14:textId="77777777" w:rsidR="00000000" w:rsidRDefault="007C71EE">
      <w:pPr>
        <w:pStyle w:val="a"/>
        <w:ind w:firstLine="0"/>
        <w:rPr>
          <w:rFonts w:hint="cs"/>
          <w:b/>
          <w:bCs/>
          <w:u w:val="single"/>
          <w:rtl/>
        </w:rPr>
      </w:pPr>
      <w:r>
        <w:rPr>
          <w:rFonts w:hint="cs"/>
          <w:b/>
          <w:bCs/>
          <w:u w:val="single"/>
          <w:rtl/>
        </w:rPr>
        <w:t>היו"ר ראובן ריבלין:</w:t>
      </w:r>
    </w:p>
    <w:p w14:paraId="432BCEAF" w14:textId="77777777" w:rsidR="00000000" w:rsidRDefault="007C71EE">
      <w:pPr>
        <w:pStyle w:val="a"/>
        <w:rPr>
          <w:rFonts w:hint="cs"/>
          <w:rtl/>
        </w:rPr>
      </w:pPr>
    </w:p>
    <w:p w14:paraId="02A4DB2E" w14:textId="77777777" w:rsidR="00000000" w:rsidRDefault="007C71EE">
      <w:pPr>
        <w:pStyle w:val="a"/>
        <w:rPr>
          <w:rFonts w:hint="cs"/>
          <w:rtl/>
        </w:rPr>
      </w:pPr>
      <w:r>
        <w:rPr>
          <w:rFonts w:hint="cs"/>
          <w:rtl/>
        </w:rPr>
        <w:t>תודה ליושב-ראש הקואליציה.</w:t>
      </w:r>
    </w:p>
    <w:p w14:paraId="097931C1" w14:textId="77777777" w:rsidR="00000000" w:rsidRDefault="007C71EE">
      <w:pPr>
        <w:pStyle w:val="a"/>
        <w:rPr>
          <w:rFonts w:hint="cs"/>
          <w:rtl/>
        </w:rPr>
      </w:pPr>
    </w:p>
    <w:p w14:paraId="09767BE1" w14:textId="77777777" w:rsidR="00000000" w:rsidRDefault="007C71EE">
      <w:pPr>
        <w:pStyle w:val="a"/>
        <w:rPr>
          <w:rFonts w:hint="cs"/>
          <w:rtl/>
        </w:rPr>
      </w:pPr>
      <w:r>
        <w:rPr>
          <w:rFonts w:hint="cs"/>
          <w:rtl/>
        </w:rPr>
        <w:t>רבותי חברי הכנסת, לפני שאודה לכל עובדי הכנסת, אשר טרחו ועמלו בשבועות האחרונים ימים ולילות על מנת לשרת את כל נבחרי העם בעבודתם במהלך גיבוש התוכנית הכלכלית על-פי הצעת הממשלה, אני מצ</w:t>
      </w:r>
      <w:r>
        <w:rPr>
          <w:rFonts w:hint="cs"/>
          <w:rtl/>
        </w:rPr>
        <w:t xml:space="preserve">ר על הערב הזה </w:t>
      </w:r>
      <w:r>
        <w:rPr>
          <w:rtl/>
        </w:rPr>
        <w:t>–</w:t>
      </w:r>
      <w:r>
        <w:rPr>
          <w:rFonts w:hint="cs"/>
          <w:rtl/>
        </w:rPr>
        <w:t xml:space="preserve"> על כל פנים, על סופו - שכן לא הרבה פעמים אירעו משברים כאלה בפוליטיקה הישראלית. התקנון חייב להיות נר לרגליהם של חברי הכנסת. תקנון הוא חוקי המשחק המחייבים קואליציה ואופוזיציה. יכול להיות ויכוח על תקנון ועל פרשנות; אסור בשום אופן לשבור את הכלים</w:t>
      </w:r>
      <w:r>
        <w:rPr>
          <w:rFonts w:hint="cs"/>
          <w:rtl/>
        </w:rPr>
        <w:t xml:space="preserve">, כאשר מבינים שאין נפלט קול של רוב על מנת לעמוד באותן משימות שהאופוזיציה ביקשה להשיג. צר לי על ששברו את הכלים. לא עושים כך. אין זה לטובת כנסת ישראל, אין זה לטובת מדינת ישראל, וודאי שלא לכבודה של הכנסת. </w:t>
      </w:r>
    </w:p>
    <w:p w14:paraId="217B2B24" w14:textId="77777777" w:rsidR="00000000" w:rsidRDefault="007C71EE">
      <w:pPr>
        <w:pStyle w:val="a"/>
        <w:rPr>
          <w:rFonts w:hint="cs"/>
          <w:rtl/>
        </w:rPr>
      </w:pPr>
    </w:p>
    <w:p w14:paraId="0D32C872" w14:textId="77777777" w:rsidR="00000000" w:rsidRDefault="007C71EE">
      <w:pPr>
        <w:pStyle w:val="a"/>
        <w:rPr>
          <w:rFonts w:hint="cs"/>
          <w:rtl/>
        </w:rPr>
      </w:pPr>
      <w:r>
        <w:rPr>
          <w:rFonts w:hint="cs"/>
          <w:rtl/>
        </w:rPr>
        <w:t xml:space="preserve">אני מצר על כך ומקווה שמעז יצא מתוק. אני מתכוון לכנס </w:t>
      </w:r>
      <w:r>
        <w:rPr>
          <w:rFonts w:hint="cs"/>
          <w:rtl/>
        </w:rPr>
        <w:t xml:space="preserve">את כל ראשי הסיעות ביום שני על מנת להפיק לקחים ממה שקרה. פעלנו לפי התקנון. יש פעמים שהתקנון מכאיב לממשלה, יש פעמים שהוא מכאיב לקואליציה, יש פעמים רבות שהוא מצר את רגלה של האופוזיציה. אבל פעלנו על-פי התקנון - - </w:t>
      </w:r>
    </w:p>
    <w:p w14:paraId="70406B1E" w14:textId="77777777" w:rsidR="00000000" w:rsidRDefault="007C71EE">
      <w:pPr>
        <w:pStyle w:val="a"/>
        <w:rPr>
          <w:rFonts w:hint="cs"/>
          <w:rtl/>
        </w:rPr>
      </w:pPr>
    </w:p>
    <w:p w14:paraId="725A5675" w14:textId="77777777" w:rsidR="00000000" w:rsidRDefault="007C71EE">
      <w:pPr>
        <w:pStyle w:val="a"/>
        <w:ind w:firstLine="0"/>
        <w:rPr>
          <w:rFonts w:hint="cs"/>
          <w:b/>
          <w:bCs/>
          <w:u w:val="single"/>
          <w:rtl/>
        </w:rPr>
      </w:pPr>
      <w:r>
        <w:rPr>
          <w:rFonts w:hint="cs"/>
          <w:b/>
          <w:bCs/>
          <w:u w:val="single"/>
          <w:rtl/>
        </w:rPr>
        <w:t>מיכאל איתן (יו"ר ועדת החוקה, חוק ומשפט):</w:t>
      </w:r>
    </w:p>
    <w:p w14:paraId="0EB3AA63" w14:textId="77777777" w:rsidR="00000000" w:rsidRDefault="007C71EE">
      <w:pPr>
        <w:pStyle w:val="a"/>
        <w:rPr>
          <w:rFonts w:hint="cs"/>
          <w:rtl/>
        </w:rPr>
      </w:pPr>
    </w:p>
    <w:p w14:paraId="1D9C5063" w14:textId="77777777" w:rsidR="00000000" w:rsidRDefault="007C71EE">
      <w:pPr>
        <w:pStyle w:val="a"/>
        <w:rPr>
          <w:rFonts w:hint="cs"/>
          <w:rtl/>
        </w:rPr>
      </w:pPr>
      <w:r>
        <w:rPr>
          <w:rFonts w:hint="cs"/>
          <w:rtl/>
        </w:rPr>
        <w:t>ועל</w:t>
      </w:r>
      <w:r>
        <w:rPr>
          <w:rFonts w:hint="cs"/>
          <w:rtl/>
        </w:rPr>
        <w:t>-פי חוות הדעת המשפטיות.</w:t>
      </w:r>
    </w:p>
    <w:p w14:paraId="10C4B731" w14:textId="77777777" w:rsidR="00000000" w:rsidRDefault="007C71EE">
      <w:pPr>
        <w:pStyle w:val="a"/>
        <w:ind w:firstLine="0"/>
        <w:rPr>
          <w:rFonts w:hint="cs"/>
          <w:b/>
          <w:bCs/>
          <w:rtl/>
        </w:rPr>
      </w:pPr>
    </w:p>
    <w:p w14:paraId="65B48261" w14:textId="77777777" w:rsidR="00000000" w:rsidRDefault="007C71EE">
      <w:pPr>
        <w:pStyle w:val="a"/>
        <w:ind w:firstLine="0"/>
        <w:rPr>
          <w:rFonts w:hint="cs"/>
          <w:u w:val="single"/>
          <w:rtl/>
        </w:rPr>
      </w:pPr>
      <w:r>
        <w:rPr>
          <w:rFonts w:hint="cs"/>
          <w:b/>
          <w:bCs/>
          <w:u w:val="single"/>
          <w:rtl/>
        </w:rPr>
        <w:t>היו"ר ראובן ריבלין:</w:t>
      </w:r>
    </w:p>
    <w:p w14:paraId="58FAAA30" w14:textId="77777777" w:rsidR="00000000" w:rsidRDefault="007C71EE">
      <w:pPr>
        <w:pStyle w:val="a"/>
        <w:rPr>
          <w:rFonts w:hint="cs"/>
          <w:rtl/>
        </w:rPr>
      </w:pPr>
      <w:r>
        <w:rPr>
          <w:rFonts w:hint="cs"/>
          <w:rtl/>
        </w:rPr>
        <w:tab/>
      </w:r>
    </w:p>
    <w:p w14:paraId="235FE34F" w14:textId="77777777" w:rsidR="00000000" w:rsidRDefault="007C71EE">
      <w:pPr>
        <w:pStyle w:val="a"/>
        <w:rPr>
          <w:rFonts w:hint="cs"/>
          <w:rtl/>
        </w:rPr>
      </w:pPr>
      <w:r>
        <w:rPr>
          <w:rFonts w:hint="cs"/>
          <w:rtl/>
        </w:rPr>
        <w:t xml:space="preserve">- ועל-פי חוות הדעת המשפטיות, בין שמצאו חן ובין שלא מצאו חן בעיני הקואליציה. הקפדתי לשמור איזו רמה של חוות דעת אובייקטיבית על מנת שהיא תדריך ותנחה אותנו. </w:t>
      </w:r>
    </w:p>
    <w:p w14:paraId="30A00872" w14:textId="77777777" w:rsidR="00000000" w:rsidRDefault="007C71EE">
      <w:pPr>
        <w:pStyle w:val="a"/>
        <w:rPr>
          <w:rFonts w:hint="cs"/>
          <w:rtl/>
        </w:rPr>
      </w:pPr>
    </w:p>
    <w:p w14:paraId="0670C07B" w14:textId="77777777" w:rsidR="00000000" w:rsidRDefault="007C71EE">
      <w:pPr>
        <w:pStyle w:val="a"/>
        <w:rPr>
          <w:rFonts w:hint="cs"/>
          <w:rtl/>
        </w:rPr>
      </w:pPr>
      <w:r>
        <w:rPr>
          <w:rFonts w:hint="cs"/>
          <w:rtl/>
        </w:rPr>
        <w:t>כמובן, יש מקרים שבהם אתה יכול לקבל קומפלימנט רק כאשר ה</w:t>
      </w:r>
      <w:r>
        <w:rPr>
          <w:rFonts w:hint="cs"/>
          <w:rtl/>
        </w:rPr>
        <w:t>וא יוצא ממך וכל תאוותו בידו. לצערי הרב, התקנון הוא שקובע, ואני מתנצל בשם כל עם ישראל על שהכנסת עברה היום משבר שהיא לא היתה צריכה לעבור. הכול מותר, אסור לעזוב את עבודת הכנסת, כי אנשים נשלחו הנה על מנת למלא את חובתם בשליחותם. על כך אני מצר.</w:t>
      </w:r>
    </w:p>
    <w:p w14:paraId="2E94D19A" w14:textId="77777777" w:rsidR="00000000" w:rsidRDefault="007C71EE">
      <w:pPr>
        <w:pStyle w:val="a"/>
        <w:rPr>
          <w:rFonts w:hint="cs"/>
          <w:rtl/>
        </w:rPr>
      </w:pPr>
    </w:p>
    <w:p w14:paraId="1E39CD26" w14:textId="77777777" w:rsidR="00000000" w:rsidRDefault="007C71EE">
      <w:pPr>
        <w:pStyle w:val="a"/>
        <w:rPr>
          <w:rFonts w:hint="cs"/>
          <w:rtl/>
        </w:rPr>
      </w:pPr>
      <w:r>
        <w:rPr>
          <w:rFonts w:hint="cs"/>
          <w:rtl/>
        </w:rPr>
        <w:t xml:space="preserve">אני מודה לעובדי </w:t>
      </w:r>
      <w:r>
        <w:rPr>
          <w:rFonts w:hint="cs"/>
          <w:rtl/>
        </w:rPr>
        <w:t>הכנסת; למשמר הכנסת, ליועץ המשפטי של הכנסת, למנהלות הוועדות, לחלק הרפואי של הכנסת, לכל אלה שטרחו ועמלו ולעובדי המזנון.</w:t>
      </w:r>
    </w:p>
    <w:p w14:paraId="2A7FFA3B" w14:textId="77777777" w:rsidR="00000000" w:rsidRDefault="007C71EE">
      <w:pPr>
        <w:pStyle w:val="a"/>
        <w:rPr>
          <w:rFonts w:hint="cs"/>
          <w:rtl/>
        </w:rPr>
      </w:pPr>
    </w:p>
    <w:p w14:paraId="0AAF7198" w14:textId="77777777" w:rsidR="00000000" w:rsidRDefault="007C71EE">
      <w:pPr>
        <w:pStyle w:val="a"/>
        <w:rPr>
          <w:rFonts w:hint="cs"/>
          <w:rtl/>
        </w:rPr>
      </w:pPr>
      <w:r>
        <w:rPr>
          <w:rFonts w:hint="cs"/>
          <w:rtl/>
        </w:rPr>
        <w:t xml:space="preserve">קרה היום דבר מצער מאוד בכנסת, כאשר חבר כנסת חדש, שאינו בקיא בהליכי הכנסת חשב </w:t>
      </w:r>
      <w:r>
        <w:rPr>
          <w:rtl/>
        </w:rPr>
        <w:t>–</w:t>
      </w:r>
      <w:r>
        <w:rPr>
          <w:rFonts w:hint="cs"/>
          <w:rtl/>
        </w:rPr>
        <w:t xml:space="preserve"> אם מתוך עייפות, אם מתוך מחשבה, אם מתוך כישלון לרגע </w:t>
      </w:r>
      <w:r>
        <w:rPr>
          <w:rtl/>
        </w:rPr>
        <w:t>–</w:t>
      </w:r>
      <w:r>
        <w:rPr>
          <w:rFonts w:hint="cs"/>
          <w:rtl/>
        </w:rPr>
        <w:t xml:space="preserve"> שהדבר</w:t>
      </w:r>
      <w:r>
        <w:rPr>
          <w:rFonts w:hint="cs"/>
          <w:rtl/>
        </w:rPr>
        <w:t xml:space="preserve"> מותר, והצביע במקום אחד מחבריו שישב לידו כל העת ואמר שהוא יוצא לדקה אחת על מנת לעשות איזו פעולה. הוא חשב שהוא יכול ללחוץ במקומו. חבר הכנסת גורלובסקי היה זה שהצביע במקום חבר הכנסת ארדן. הוא מצר צער רב, מצטער ומבקש את סליחת כל הכנסת. מובן שהכנסת תעביר את הענ</w:t>
      </w:r>
      <w:r>
        <w:rPr>
          <w:rFonts w:hint="cs"/>
          <w:rtl/>
        </w:rPr>
        <w:t>יין לוועדת האתיקה, והיא תקבע את הדרכים על מנת לטפל בעניין.</w:t>
      </w:r>
    </w:p>
    <w:p w14:paraId="07A584A0" w14:textId="77777777" w:rsidR="00000000" w:rsidRDefault="007C71EE">
      <w:pPr>
        <w:pStyle w:val="a"/>
        <w:rPr>
          <w:rFonts w:hint="cs"/>
          <w:rtl/>
        </w:rPr>
      </w:pPr>
    </w:p>
    <w:p w14:paraId="73DDAEA3" w14:textId="77777777" w:rsidR="00000000" w:rsidRDefault="007C71EE">
      <w:pPr>
        <w:pStyle w:val="a"/>
        <w:rPr>
          <w:rFonts w:hint="cs"/>
          <w:rtl/>
        </w:rPr>
      </w:pPr>
      <w:r>
        <w:rPr>
          <w:rFonts w:hint="cs"/>
          <w:rtl/>
        </w:rPr>
        <w:t xml:space="preserve">חבר הכנסת גורלובסקי ביקש ממני להתנצל בשמו בפני כל חברי הכנסת ובפני המדינה כולה על כך שמתוך חולשה רגעית ואי-הבנה בסיסית, כחבר כנסת חדש, שהדבר הזה הוא בגדר אסור  מוחלט. </w:t>
      </w:r>
    </w:p>
    <w:p w14:paraId="1A818C1E" w14:textId="77777777" w:rsidR="00000000" w:rsidRDefault="007C71EE">
      <w:pPr>
        <w:pStyle w:val="a"/>
        <w:rPr>
          <w:rFonts w:hint="cs"/>
          <w:rtl/>
        </w:rPr>
      </w:pPr>
    </w:p>
    <w:p w14:paraId="76E919C3" w14:textId="77777777" w:rsidR="00000000" w:rsidRDefault="007C71EE">
      <w:pPr>
        <w:pStyle w:val="a"/>
        <w:rPr>
          <w:rFonts w:hint="cs"/>
          <w:rtl/>
        </w:rPr>
      </w:pPr>
      <w:r>
        <w:rPr>
          <w:rFonts w:hint="cs"/>
          <w:rtl/>
        </w:rPr>
        <w:t>זו הודעתי על מנת להסיר כל ס</w:t>
      </w:r>
      <w:r>
        <w:rPr>
          <w:rFonts w:hint="cs"/>
          <w:rtl/>
        </w:rPr>
        <w:t xml:space="preserve">פק מלב. מובן שכאשר נדלק אור החשד נופל על כל הסובבים, וחבר הכנסת גורלובסקי רצה שלא ייפול חשד על איש ובא ואמר "עשיתי זאת". הוא אמר לי זאת לפני שלוש שעות, ביקשתי לעשות זאת באחת ההפסקות. </w:t>
      </w:r>
    </w:p>
    <w:p w14:paraId="678E36E3" w14:textId="77777777" w:rsidR="00000000" w:rsidRDefault="007C71EE">
      <w:pPr>
        <w:pStyle w:val="a"/>
        <w:rPr>
          <w:rFonts w:hint="cs"/>
          <w:rtl/>
        </w:rPr>
      </w:pPr>
    </w:p>
    <w:p w14:paraId="55DC95C7" w14:textId="77777777" w:rsidR="00000000" w:rsidRDefault="007C71EE">
      <w:pPr>
        <w:pStyle w:val="a"/>
        <w:rPr>
          <w:rFonts w:hint="cs"/>
          <w:rtl/>
        </w:rPr>
      </w:pPr>
      <w:r>
        <w:rPr>
          <w:rFonts w:hint="cs"/>
          <w:rtl/>
        </w:rPr>
        <w:t>אני מצטער שגם איבדתי את קולי כתוצאה מהסערות המתרגשות עלינו בכל יום.</w:t>
      </w:r>
    </w:p>
    <w:p w14:paraId="0A6AE20A" w14:textId="77777777" w:rsidR="00000000" w:rsidRDefault="007C71EE">
      <w:pPr>
        <w:pStyle w:val="a"/>
        <w:rPr>
          <w:rFonts w:hint="cs"/>
          <w:rtl/>
        </w:rPr>
      </w:pPr>
    </w:p>
    <w:p w14:paraId="416E5EF1" w14:textId="77777777" w:rsidR="00000000" w:rsidRDefault="007C71EE">
      <w:pPr>
        <w:pStyle w:val="a"/>
        <w:rPr>
          <w:rFonts w:hint="cs"/>
          <w:rtl/>
        </w:rPr>
      </w:pPr>
      <w:r>
        <w:rPr>
          <w:rFonts w:hint="cs"/>
          <w:rtl/>
        </w:rPr>
        <w:t>אנ</w:t>
      </w:r>
      <w:r>
        <w:rPr>
          <w:rFonts w:hint="cs"/>
          <w:rtl/>
        </w:rPr>
        <w:t>י מודה לכולם, ישיבת הכנסת נעולה. ישיבת הכנסת הבאה - ביום שני, ב' בסיוון,  2 ביוני 2003, בשעה 16:00.</w:t>
      </w:r>
    </w:p>
    <w:p w14:paraId="423D1E10" w14:textId="77777777" w:rsidR="00000000" w:rsidRDefault="007C71EE">
      <w:pPr>
        <w:pStyle w:val="a"/>
        <w:rPr>
          <w:rFonts w:hint="cs"/>
          <w:rtl/>
        </w:rPr>
      </w:pPr>
    </w:p>
    <w:p w14:paraId="3DB735D6" w14:textId="77777777" w:rsidR="00000000" w:rsidRDefault="007C71EE">
      <w:pPr>
        <w:pStyle w:val="a"/>
        <w:jc w:val="center"/>
        <w:rPr>
          <w:rtl/>
        </w:rPr>
      </w:pPr>
      <w:r>
        <w:rPr>
          <w:rFonts w:hint="cs"/>
          <w:rtl/>
        </w:rPr>
        <w:t>הישיבה ננעלה בשעה 04:45.</w:t>
      </w:r>
    </w:p>
    <w:p w14:paraId="38992D68" w14:textId="77777777" w:rsidR="00000000" w:rsidRDefault="007C71EE">
      <w:pPr>
        <w:pStyle w:val="a"/>
        <w:rPr>
          <w:rFonts w:hint="cs"/>
          <w:color w:val="0000FF"/>
          <w:szCs w:val="28"/>
          <w:rtl/>
        </w:rPr>
      </w:pPr>
    </w:p>
    <w:p w14:paraId="676FC060" w14:textId="77777777" w:rsidR="00000000" w:rsidRDefault="007C71EE">
      <w:pPr>
        <w:pStyle w:val="a"/>
        <w:rPr>
          <w:rFonts w:hint="cs"/>
          <w:rtl/>
        </w:rPr>
      </w:pPr>
    </w:p>
    <w:sectPr w:rsidR="00000000">
      <w:footerReference w:type="default" r:id="rId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54743C" w14:textId="77777777" w:rsidR="00000000" w:rsidRDefault="007C71EE">
      <w:r>
        <w:separator/>
      </w:r>
    </w:p>
  </w:endnote>
  <w:endnote w:type="continuationSeparator" w:id="0">
    <w:p w14:paraId="6166C60D" w14:textId="77777777" w:rsidR="00000000" w:rsidRDefault="007C7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DA07B3" w14:textId="77777777" w:rsidR="00000000" w:rsidRDefault="007C71EE">
    <w:pPr>
      <w:pStyle w:val="Footer"/>
      <w:bidi/>
    </w:pPr>
    <w:r>
      <w:rPr>
        <w:rtl/>
      </w:rPr>
      <w:t xml:space="preserve">עמוד </w:t>
    </w:r>
    <w:r>
      <w:rPr>
        <w:rtl/>
      </w:rPr>
      <w:fldChar w:fldCharType="begin"/>
    </w:r>
    <w:r>
      <w:rPr>
        <w:rtl/>
      </w:rPr>
      <w:instrText xml:space="preserve"> </w:instrText>
    </w:r>
    <w:r>
      <w:instrText xml:space="preserve">PAGE </w:instrText>
    </w:r>
    <w:r>
      <w:rPr>
        <w:rtl/>
      </w:rPr>
      <w:instrText xml:space="preserve"> \* </w:instrText>
    </w:r>
    <w:r>
      <w:instrText>MERGEFORMAT</w:instrText>
    </w:r>
    <w:r>
      <w:rPr>
        <w:rtl/>
      </w:rPr>
      <w:instrText xml:space="preserve"> </w:instrText>
    </w:r>
    <w:r>
      <w:rPr>
        <w:rtl/>
      </w:rPr>
      <w:fldChar w:fldCharType="separate"/>
    </w:r>
    <w:r>
      <w:rPr>
        <w:rtl/>
      </w:rPr>
      <w:t>1151</w:t>
    </w:r>
    <w:r>
      <w:rPr>
        <w:rtl/>
      </w:rPr>
      <w:fldChar w:fldCharType="end"/>
    </w:r>
    <w:r>
      <w:rPr>
        <w:rtl/>
      </w:rPr>
      <w:t xml:space="preserve"> מתוך </w:t>
    </w:r>
    <w:r>
      <w:rPr>
        <w:rtl/>
      </w:rPr>
      <w:fldChar w:fldCharType="begin"/>
    </w:r>
    <w:r>
      <w:rPr>
        <w:rtl/>
      </w:rPr>
      <w:instrText xml:space="preserve"> </w:instrText>
    </w:r>
    <w:r>
      <w:instrText xml:space="preserve">NUMPAGES </w:instrText>
    </w:r>
    <w:r>
      <w:rPr>
        <w:rtl/>
      </w:rPr>
      <w:instrText xml:space="preserve"> \* </w:instrText>
    </w:r>
    <w:r>
      <w:instrText>MERGEFORMAT</w:instrText>
    </w:r>
    <w:r>
      <w:rPr>
        <w:rtl/>
      </w:rPr>
      <w:instrText xml:space="preserve"> </w:instrText>
    </w:r>
    <w:r>
      <w:rPr>
        <w:rtl/>
      </w:rPr>
      <w:fldChar w:fldCharType="separate"/>
    </w:r>
    <w:r>
      <w:rPr>
        <w:rtl/>
      </w:rPr>
      <w:t>1788</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341BA9" w14:textId="77777777" w:rsidR="00000000" w:rsidRDefault="007C71EE">
      <w:r>
        <w:separator/>
      </w:r>
    </w:p>
  </w:footnote>
  <w:footnote w:type="continuationSeparator" w:id="0">
    <w:p w14:paraId="145AE868" w14:textId="77777777" w:rsidR="00000000" w:rsidRDefault="007C71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6D6A450"/>
    <w:lvl w:ilvl="0">
      <w:start w:val="1"/>
      <w:numFmt w:val="decimal"/>
      <w:lvlText w:val="%1."/>
      <w:lvlJc w:val="left"/>
      <w:pPr>
        <w:tabs>
          <w:tab w:val="num" w:pos="360"/>
        </w:tabs>
        <w:ind w:left="360" w:right="360" w:hanging="360"/>
      </w:pPr>
    </w:lvl>
  </w:abstractNum>
  <w:abstractNum w:abstractNumId="1" w15:restartNumberingAfterBreak="0">
    <w:nsid w:val="0448638F"/>
    <w:multiLevelType w:val="hybridMultilevel"/>
    <w:tmpl w:val="7AE2D076"/>
    <w:lvl w:ilvl="0" w:tplc="DDEE9988">
      <w:start w:val="30"/>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2" w15:restartNumberingAfterBreak="0">
    <w:nsid w:val="0AE531F0"/>
    <w:multiLevelType w:val="hybridMultilevel"/>
    <w:tmpl w:val="D884DC3A"/>
    <w:lvl w:ilvl="0" w:tplc="DC9CFC62">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3" w15:restartNumberingAfterBreak="0">
    <w:nsid w:val="183E2EBB"/>
    <w:multiLevelType w:val="hybridMultilevel"/>
    <w:tmpl w:val="ED56920E"/>
    <w:lvl w:ilvl="0" w:tplc="66C27AE4">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4" w15:restartNumberingAfterBreak="0">
    <w:nsid w:val="1A9A3D3E"/>
    <w:multiLevelType w:val="hybridMultilevel"/>
    <w:tmpl w:val="183C3556"/>
    <w:lvl w:ilvl="0" w:tplc="E0C68E56">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5" w15:restartNumberingAfterBreak="0">
    <w:nsid w:val="1C6D4402"/>
    <w:multiLevelType w:val="hybridMultilevel"/>
    <w:tmpl w:val="9C52662E"/>
    <w:lvl w:ilvl="0" w:tplc="1D2ED204">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6" w15:restartNumberingAfterBreak="0">
    <w:nsid w:val="28E816E1"/>
    <w:multiLevelType w:val="hybridMultilevel"/>
    <w:tmpl w:val="4C26A5D2"/>
    <w:lvl w:ilvl="0" w:tplc="4B4E87EE">
      <w:start w:val="31"/>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7" w15:restartNumberingAfterBreak="0">
    <w:nsid w:val="34A85469"/>
    <w:multiLevelType w:val="hybridMultilevel"/>
    <w:tmpl w:val="D41608E8"/>
    <w:lvl w:ilvl="0" w:tplc="F4029F4C">
      <w:start w:val="32"/>
      <w:numFmt w:val="bullet"/>
      <w:lvlText w:val="-"/>
      <w:lvlJc w:val="left"/>
      <w:pPr>
        <w:tabs>
          <w:tab w:val="num" w:pos="1080"/>
        </w:tabs>
        <w:ind w:left="1080" w:right="1080" w:hanging="360"/>
      </w:pPr>
      <w:rPr>
        <w:rFonts w:ascii="Times New Roman" w:eastAsia="Times New Roman" w:hAnsi="Times New Roman" w:cs="Times New Roman" w:hint="default"/>
      </w:rPr>
    </w:lvl>
    <w:lvl w:ilvl="1" w:tplc="040D0003" w:tentative="1">
      <w:start w:val="1"/>
      <w:numFmt w:val="bullet"/>
      <w:lvlText w:val="o"/>
      <w:lvlJc w:val="left"/>
      <w:pPr>
        <w:tabs>
          <w:tab w:val="num" w:pos="1800"/>
        </w:tabs>
        <w:ind w:left="1800" w:right="1800" w:hanging="360"/>
      </w:pPr>
      <w:rPr>
        <w:rFonts w:ascii="Courier New" w:hAnsi="Courier New" w:hint="default"/>
      </w:rPr>
    </w:lvl>
    <w:lvl w:ilvl="2" w:tplc="040D0005" w:tentative="1">
      <w:start w:val="1"/>
      <w:numFmt w:val="bullet"/>
      <w:lvlText w:val=""/>
      <w:lvlJc w:val="left"/>
      <w:pPr>
        <w:tabs>
          <w:tab w:val="num" w:pos="2520"/>
        </w:tabs>
        <w:ind w:left="2520" w:right="2520" w:hanging="360"/>
      </w:pPr>
      <w:rPr>
        <w:rFonts w:ascii="Wingdings" w:hAnsi="Wingdings" w:hint="default"/>
      </w:rPr>
    </w:lvl>
    <w:lvl w:ilvl="3" w:tplc="040D0001" w:tentative="1">
      <w:start w:val="1"/>
      <w:numFmt w:val="bullet"/>
      <w:lvlText w:val=""/>
      <w:lvlJc w:val="left"/>
      <w:pPr>
        <w:tabs>
          <w:tab w:val="num" w:pos="3240"/>
        </w:tabs>
        <w:ind w:left="3240" w:right="3240" w:hanging="360"/>
      </w:pPr>
      <w:rPr>
        <w:rFonts w:ascii="Symbol" w:hAnsi="Symbol" w:hint="default"/>
      </w:rPr>
    </w:lvl>
    <w:lvl w:ilvl="4" w:tplc="040D0003" w:tentative="1">
      <w:start w:val="1"/>
      <w:numFmt w:val="bullet"/>
      <w:lvlText w:val="o"/>
      <w:lvlJc w:val="left"/>
      <w:pPr>
        <w:tabs>
          <w:tab w:val="num" w:pos="3960"/>
        </w:tabs>
        <w:ind w:left="3960" w:right="3960" w:hanging="360"/>
      </w:pPr>
      <w:rPr>
        <w:rFonts w:ascii="Courier New" w:hAnsi="Courier New" w:hint="default"/>
      </w:rPr>
    </w:lvl>
    <w:lvl w:ilvl="5" w:tplc="040D0005" w:tentative="1">
      <w:start w:val="1"/>
      <w:numFmt w:val="bullet"/>
      <w:lvlText w:val=""/>
      <w:lvlJc w:val="left"/>
      <w:pPr>
        <w:tabs>
          <w:tab w:val="num" w:pos="4680"/>
        </w:tabs>
        <w:ind w:left="4680" w:right="4680" w:hanging="360"/>
      </w:pPr>
      <w:rPr>
        <w:rFonts w:ascii="Wingdings" w:hAnsi="Wingdings" w:hint="default"/>
      </w:rPr>
    </w:lvl>
    <w:lvl w:ilvl="6" w:tplc="040D0001" w:tentative="1">
      <w:start w:val="1"/>
      <w:numFmt w:val="bullet"/>
      <w:lvlText w:val=""/>
      <w:lvlJc w:val="left"/>
      <w:pPr>
        <w:tabs>
          <w:tab w:val="num" w:pos="5400"/>
        </w:tabs>
        <w:ind w:left="5400" w:right="5400" w:hanging="360"/>
      </w:pPr>
      <w:rPr>
        <w:rFonts w:ascii="Symbol" w:hAnsi="Symbol" w:hint="default"/>
      </w:rPr>
    </w:lvl>
    <w:lvl w:ilvl="7" w:tplc="040D0003" w:tentative="1">
      <w:start w:val="1"/>
      <w:numFmt w:val="bullet"/>
      <w:lvlText w:val="o"/>
      <w:lvlJc w:val="left"/>
      <w:pPr>
        <w:tabs>
          <w:tab w:val="num" w:pos="6120"/>
        </w:tabs>
        <w:ind w:left="6120" w:right="6120" w:hanging="360"/>
      </w:pPr>
      <w:rPr>
        <w:rFonts w:ascii="Courier New" w:hAnsi="Courier New" w:hint="default"/>
      </w:rPr>
    </w:lvl>
    <w:lvl w:ilvl="8" w:tplc="040D0005" w:tentative="1">
      <w:start w:val="1"/>
      <w:numFmt w:val="bullet"/>
      <w:lvlText w:val=""/>
      <w:lvlJc w:val="left"/>
      <w:pPr>
        <w:tabs>
          <w:tab w:val="num" w:pos="6840"/>
        </w:tabs>
        <w:ind w:left="6840" w:right="6840" w:hanging="360"/>
      </w:pPr>
      <w:rPr>
        <w:rFonts w:ascii="Wingdings" w:hAnsi="Wingdings" w:hint="default"/>
      </w:rPr>
    </w:lvl>
  </w:abstractNum>
  <w:abstractNum w:abstractNumId="8" w15:restartNumberingAfterBreak="0">
    <w:nsid w:val="3DA22207"/>
    <w:multiLevelType w:val="hybridMultilevel"/>
    <w:tmpl w:val="B25262F4"/>
    <w:lvl w:ilvl="0" w:tplc="AC1C1F72">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9" w15:restartNumberingAfterBreak="0">
    <w:nsid w:val="3E9F27E2"/>
    <w:multiLevelType w:val="hybridMultilevel"/>
    <w:tmpl w:val="CB3C302E"/>
    <w:lvl w:ilvl="0" w:tplc="38D6D602">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10" w15:restartNumberingAfterBreak="0">
    <w:nsid w:val="41AB0890"/>
    <w:multiLevelType w:val="hybridMultilevel"/>
    <w:tmpl w:val="9ABEF6A4"/>
    <w:lvl w:ilvl="0" w:tplc="42AE6FFC">
      <w:numFmt w:val="bullet"/>
      <w:lvlText w:val="-"/>
      <w:lvlJc w:val="left"/>
      <w:pPr>
        <w:tabs>
          <w:tab w:val="num" w:pos="1080"/>
        </w:tabs>
        <w:ind w:left="1080" w:right="1080" w:hanging="360"/>
      </w:pPr>
      <w:rPr>
        <w:rFonts w:ascii="Times New Roman" w:eastAsia="Times New Roman" w:hAnsi="Times New Roman" w:cs="Times New Roman" w:hint="default"/>
      </w:rPr>
    </w:lvl>
    <w:lvl w:ilvl="1" w:tplc="040D0003" w:tentative="1">
      <w:start w:val="1"/>
      <w:numFmt w:val="bullet"/>
      <w:lvlText w:val="o"/>
      <w:lvlJc w:val="left"/>
      <w:pPr>
        <w:tabs>
          <w:tab w:val="num" w:pos="1800"/>
        </w:tabs>
        <w:ind w:left="1800" w:right="1800" w:hanging="360"/>
      </w:pPr>
      <w:rPr>
        <w:rFonts w:ascii="Courier New" w:hAnsi="Courier New" w:hint="default"/>
      </w:rPr>
    </w:lvl>
    <w:lvl w:ilvl="2" w:tplc="040D0005" w:tentative="1">
      <w:start w:val="1"/>
      <w:numFmt w:val="bullet"/>
      <w:lvlText w:val=""/>
      <w:lvlJc w:val="left"/>
      <w:pPr>
        <w:tabs>
          <w:tab w:val="num" w:pos="2520"/>
        </w:tabs>
        <w:ind w:left="2520" w:right="2520" w:hanging="360"/>
      </w:pPr>
      <w:rPr>
        <w:rFonts w:ascii="Wingdings" w:hAnsi="Wingdings" w:hint="default"/>
      </w:rPr>
    </w:lvl>
    <w:lvl w:ilvl="3" w:tplc="040D0001" w:tentative="1">
      <w:start w:val="1"/>
      <w:numFmt w:val="bullet"/>
      <w:lvlText w:val=""/>
      <w:lvlJc w:val="left"/>
      <w:pPr>
        <w:tabs>
          <w:tab w:val="num" w:pos="3240"/>
        </w:tabs>
        <w:ind w:left="3240" w:right="3240" w:hanging="360"/>
      </w:pPr>
      <w:rPr>
        <w:rFonts w:ascii="Symbol" w:hAnsi="Symbol" w:hint="default"/>
      </w:rPr>
    </w:lvl>
    <w:lvl w:ilvl="4" w:tplc="040D0003" w:tentative="1">
      <w:start w:val="1"/>
      <w:numFmt w:val="bullet"/>
      <w:lvlText w:val="o"/>
      <w:lvlJc w:val="left"/>
      <w:pPr>
        <w:tabs>
          <w:tab w:val="num" w:pos="3960"/>
        </w:tabs>
        <w:ind w:left="3960" w:right="3960" w:hanging="360"/>
      </w:pPr>
      <w:rPr>
        <w:rFonts w:ascii="Courier New" w:hAnsi="Courier New" w:hint="default"/>
      </w:rPr>
    </w:lvl>
    <w:lvl w:ilvl="5" w:tplc="040D0005" w:tentative="1">
      <w:start w:val="1"/>
      <w:numFmt w:val="bullet"/>
      <w:lvlText w:val=""/>
      <w:lvlJc w:val="left"/>
      <w:pPr>
        <w:tabs>
          <w:tab w:val="num" w:pos="4680"/>
        </w:tabs>
        <w:ind w:left="4680" w:right="4680" w:hanging="360"/>
      </w:pPr>
      <w:rPr>
        <w:rFonts w:ascii="Wingdings" w:hAnsi="Wingdings" w:hint="default"/>
      </w:rPr>
    </w:lvl>
    <w:lvl w:ilvl="6" w:tplc="040D0001" w:tentative="1">
      <w:start w:val="1"/>
      <w:numFmt w:val="bullet"/>
      <w:lvlText w:val=""/>
      <w:lvlJc w:val="left"/>
      <w:pPr>
        <w:tabs>
          <w:tab w:val="num" w:pos="5400"/>
        </w:tabs>
        <w:ind w:left="5400" w:right="5400" w:hanging="360"/>
      </w:pPr>
      <w:rPr>
        <w:rFonts w:ascii="Symbol" w:hAnsi="Symbol" w:hint="default"/>
      </w:rPr>
    </w:lvl>
    <w:lvl w:ilvl="7" w:tplc="040D0003" w:tentative="1">
      <w:start w:val="1"/>
      <w:numFmt w:val="bullet"/>
      <w:lvlText w:val="o"/>
      <w:lvlJc w:val="left"/>
      <w:pPr>
        <w:tabs>
          <w:tab w:val="num" w:pos="6120"/>
        </w:tabs>
        <w:ind w:left="6120" w:right="6120" w:hanging="360"/>
      </w:pPr>
      <w:rPr>
        <w:rFonts w:ascii="Courier New" w:hAnsi="Courier New" w:hint="default"/>
      </w:rPr>
    </w:lvl>
    <w:lvl w:ilvl="8" w:tplc="040D0005" w:tentative="1">
      <w:start w:val="1"/>
      <w:numFmt w:val="bullet"/>
      <w:lvlText w:val=""/>
      <w:lvlJc w:val="left"/>
      <w:pPr>
        <w:tabs>
          <w:tab w:val="num" w:pos="6840"/>
        </w:tabs>
        <w:ind w:left="6840" w:right="6840" w:hanging="360"/>
      </w:pPr>
      <w:rPr>
        <w:rFonts w:ascii="Wingdings" w:hAnsi="Wingdings" w:hint="default"/>
      </w:rPr>
    </w:lvl>
  </w:abstractNum>
  <w:abstractNum w:abstractNumId="11" w15:restartNumberingAfterBreak="0">
    <w:nsid w:val="43957695"/>
    <w:multiLevelType w:val="hybridMultilevel"/>
    <w:tmpl w:val="537AC25E"/>
    <w:lvl w:ilvl="0" w:tplc="5BF64FD8">
      <w:start w:val="1"/>
      <w:numFmt w:val="hebrew1"/>
      <w:lvlText w:val="%1."/>
      <w:lvlJc w:val="left"/>
      <w:pPr>
        <w:tabs>
          <w:tab w:val="num" w:pos="720"/>
        </w:tabs>
        <w:ind w:left="720" w:right="720" w:hanging="360"/>
      </w:pPr>
      <w:rPr>
        <w:rFonts w:hint="cs"/>
      </w:rPr>
    </w:lvl>
    <w:lvl w:ilvl="1" w:tplc="040D0019" w:tentative="1">
      <w:start w:val="1"/>
      <w:numFmt w:val="lowerLetter"/>
      <w:lvlText w:val="%2."/>
      <w:lvlJc w:val="left"/>
      <w:pPr>
        <w:tabs>
          <w:tab w:val="num" w:pos="1440"/>
        </w:tabs>
        <w:ind w:left="1440" w:right="1440" w:hanging="360"/>
      </w:pPr>
    </w:lvl>
    <w:lvl w:ilvl="2" w:tplc="040D001B" w:tentative="1">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abstractNum w:abstractNumId="12" w15:restartNumberingAfterBreak="0">
    <w:nsid w:val="44D26FD6"/>
    <w:multiLevelType w:val="hybridMultilevel"/>
    <w:tmpl w:val="A210AFBA"/>
    <w:lvl w:ilvl="0" w:tplc="F008E982">
      <w:start w:val="1"/>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13" w15:restartNumberingAfterBreak="0">
    <w:nsid w:val="49DA61EF"/>
    <w:multiLevelType w:val="hybridMultilevel"/>
    <w:tmpl w:val="F7C62804"/>
    <w:lvl w:ilvl="0" w:tplc="1B7E163A">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14" w15:restartNumberingAfterBreak="0">
    <w:nsid w:val="54EE7528"/>
    <w:multiLevelType w:val="hybridMultilevel"/>
    <w:tmpl w:val="4D5E85EA"/>
    <w:lvl w:ilvl="0" w:tplc="EF7CF1AE">
      <w:start w:val="15"/>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15" w15:restartNumberingAfterBreak="0">
    <w:nsid w:val="5F7377D1"/>
    <w:multiLevelType w:val="hybridMultilevel"/>
    <w:tmpl w:val="8A6E2CD4"/>
    <w:lvl w:ilvl="0" w:tplc="DD0CC210">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16" w15:restartNumberingAfterBreak="0">
    <w:nsid w:val="6768406F"/>
    <w:multiLevelType w:val="hybridMultilevel"/>
    <w:tmpl w:val="21F8A98A"/>
    <w:lvl w:ilvl="0" w:tplc="EF36A6A2">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abstractNum w:abstractNumId="17" w15:restartNumberingAfterBreak="0">
    <w:nsid w:val="7AA560E7"/>
    <w:multiLevelType w:val="hybridMultilevel"/>
    <w:tmpl w:val="C12E9226"/>
    <w:lvl w:ilvl="0" w:tplc="EF541B90">
      <w:start w:val="1"/>
      <w:numFmt w:val="decimal"/>
      <w:lvlText w:val="%1."/>
      <w:lvlJc w:val="left"/>
      <w:pPr>
        <w:tabs>
          <w:tab w:val="num" w:pos="1439"/>
        </w:tabs>
        <w:ind w:left="1439" w:right="1439" w:hanging="720"/>
      </w:pPr>
      <w:rPr>
        <w:rFonts w:hint="cs"/>
      </w:rPr>
    </w:lvl>
    <w:lvl w:ilvl="1" w:tplc="040D0019" w:tentative="1">
      <w:start w:val="1"/>
      <w:numFmt w:val="lowerLetter"/>
      <w:lvlText w:val="%2."/>
      <w:lvlJc w:val="left"/>
      <w:pPr>
        <w:tabs>
          <w:tab w:val="num" w:pos="1799"/>
        </w:tabs>
        <w:ind w:left="1799" w:right="1799" w:hanging="360"/>
      </w:pPr>
    </w:lvl>
    <w:lvl w:ilvl="2" w:tplc="040D001B" w:tentative="1">
      <w:start w:val="1"/>
      <w:numFmt w:val="lowerRoman"/>
      <w:lvlText w:val="%3."/>
      <w:lvlJc w:val="right"/>
      <w:pPr>
        <w:tabs>
          <w:tab w:val="num" w:pos="2519"/>
        </w:tabs>
        <w:ind w:left="2519" w:right="2519" w:hanging="180"/>
      </w:pPr>
    </w:lvl>
    <w:lvl w:ilvl="3" w:tplc="040D000F" w:tentative="1">
      <w:start w:val="1"/>
      <w:numFmt w:val="decimal"/>
      <w:lvlText w:val="%4."/>
      <w:lvlJc w:val="left"/>
      <w:pPr>
        <w:tabs>
          <w:tab w:val="num" w:pos="3239"/>
        </w:tabs>
        <w:ind w:left="3239" w:right="3239" w:hanging="360"/>
      </w:pPr>
    </w:lvl>
    <w:lvl w:ilvl="4" w:tplc="040D0019" w:tentative="1">
      <w:start w:val="1"/>
      <w:numFmt w:val="lowerLetter"/>
      <w:lvlText w:val="%5."/>
      <w:lvlJc w:val="left"/>
      <w:pPr>
        <w:tabs>
          <w:tab w:val="num" w:pos="3959"/>
        </w:tabs>
        <w:ind w:left="3959" w:right="3959" w:hanging="360"/>
      </w:pPr>
    </w:lvl>
    <w:lvl w:ilvl="5" w:tplc="040D001B" w:tentative="1">
      <w:start w:val="1"/>
      <w:numFmt w:val="lowerRoman"/>
      <w:lvlText w:val="%6."/>
      <w:lvlJc w:val="right"/>
      <w:pPr>
        <w:tabs>
          <w:tab w:val="num" w:pos="4679"/>
        </w:tabs>
        <w:ind w:left="4679" w:right="4679" w:hanging="180"/>
      </w:pPr>
    </w:lvl>
    <w:lvl w:ilvl="6" w:tplc="040D000F" w:tentative="1">
      <w:start w:val="1"/>
      <w:numFmt w:val="decimal"/>
      <w:lvlText w:val="%7."/>
      <w:lvlJc w:val="left"/>
      <w:pPr>
        <w:tabs>
          <w:tab w:val="num" w:pos="5399"/>
        </w:tabs>
        <w:ind w:left="5399" w:right="5399" w:hanging="360"/>
      </w:pPr>
    </w:lvl>
    <w:lvl w:ilvl="7" w:tplc="040D0019" w:tentative="1">
      <w:start w:val="1"/>
      <w:numFmt w:val="lowerLetter"/>
      <w:lvlText w:val="%8."/>
      <w:lvlJc w:val="left"/>
      <w:pPr>
        <w:tabs>
          <w:tab w:val="num" w:pos="6119"/>
        </w:tabs>
        <w:ind w:left="6119" w:right="6119" w:hanging="360"/>
      </w:pPr>
    </w:lvl>
    <w:lvl w:ilvl="8" w:tplc="040D001B" w:tentative="1">
      <w:start w:val="1"/>
      <w:numFmt w:val="lowerRoman"/>
      <w:lvlText w:val="%9."/>
      <w:lvlJc w:val="right"/>
      <w:pPr>
        <w:tabs>
          <w:tab w:val="num" w:pos="6839"/>
        </w:tabs>
        <w:ind w:left="6839" w:right="6839" w:hanging="180"/>
      </w:pPr>
    </w:lvl>
  </w:abstractNum>
  <w:abstractNum w:abstractNumId="18" w15:restartNumberingAfterBreak="0">
    <w:nsid w:val="7C2A28F8"/>
    <w:multiLevelType w:val="hybridMultilevel"/>
    <w:tmpl w:val="A1F24312"/>
    <w:lvl w:ilvl="0" w:tplc="74B257FA">
      <w:numFmt w:val="bullet"/>
      <w:lvlText w:val="-"/>
      <w:lvlJc w:val="left"/>
      <w:pPr>
        <w:tabs>
          <w:tab w:val="num" w:pos="1079"/>
        </w:tabs>
        <w:ind w:left="1079" w:right="1079" w:hanging="360"/>
      </w:pPr>
      <w:rPr>
        <w:rFonts w:ascii="Times New Roman" w:eastAsia="Times New Roman" w:hAnsi="Times New Roman" w:cs="Times New Roman" w:hint="default"/>
      </w:rPr>
    </w:lvl>
    <w:lvl w:ilvl="1" w:tplc="040D0003" w:tentative="1">
      <w:start w:val="1"/>
      <w:numFmt w:val="bullet"/>
      <w:lvlText w:val="o"/>
      <w:lvlJc w:val="left"/>
      <w:pPr>
        <w:tabs>
          <w:tab w:val="num" w:pos="1799"/>
        </w:tabs>
        <w:ind w:left="1799" w:right="1799" w:hanging="360"/>
      </w:pPr>
      <w:rPr>
        <w:rFonts w:ascii="Courier New" w:hAnsi="Courier New" w:hint="default"/>
      </w:rPr>
    </w:lvl>
    <w:lvl w:ilvl="2" w:tplc="040D0005" w:tentative="1">
      <w:start w:val="1"/>
      <w:numFmt w:val="bullet"/>
      <w:lvlText w:val=""/>
      <w:lvlJc w:val="left"/>
      <w:pPr>
        <w:tabs>
          <w:tab w:val="num" w:pos="2519"/>
        </w:tabs>
        <w:ind w:left="2519" w:right="2519" w:hanging="360"/>
      </w:pPr>
      <w:rPr>
        <w:rFonts w:ascii="Wingdings" w:hAnsi="Wingdings" w:hint="default"/>
      </w:rPr>
    </w:lvl>
    <w:lvl w:ilvl="3" w:tplc="040D0001" w:tentative="1">
      <w:start w:val="1"/>
      <w:numFmt w:val="bullet"/>
      <w:lvlText w:val=""/>
      <w:lvlJc w:val="left"/>
      <w:pPr>
        <w:tabs>
          <w:tab w:val="num" w:pos="3239"/>
        </w:tabs>
        <w:ind w:left="3239" w:right="3239" w:hanging="360"/>
      </w:pPr>
      <w:rPr>
        <w:rFonts w:ascii="Symbol" w:hAnsi="Symbol" w:hint="default"/>
      </w:rPr>
    </w:lvl>
    <w:lvl w:ilvl="4" w:tplc="040D0003" w:tentative="1">
      <w:start w:val="1"/>
      <w:numFmt w:val="bullet"/>
      <w:lvlText w:val="o"/>
      <w:lvlJc w:val="left"/>
      <w:pPr>
        <w:tabs>
          <w:tab w:val="num" w:pos="3959"/>
        </w:tabs>
        <w:ind w:left="3959" w:right="3959" w:hanging="360"/>
      </w:pPr>
      <w:rPr>
        <w:rFonts w:ascii="Courier New" w:hAnsi="Courier New" w:hint="default"/>
      </w:rPr>
    </w:lvl>
    <w:lvl w:ilvl="5" w:tplc="040D0005" w:tentative="1">
      <w:start w:val="1"/>
      <w:numFmt w:val="bullet"/>
      <w:lvlText w:val=""/>
      <w:lvlJc w:val="left"/>
      <w:pPr>
        <w:tabs>
          <w:tab w:val="num" w:pos="4679"/>
        </w:tabs>
        <w:ind w:left="4679" w:right="4679" w:hanging="360"/>
      </w:pPr>
      <w:rPr>
        <w:rFonts w:ascii="Wingdings" w:hAnsi="Wingdings" w:hint="default"/>
      </w:rPr>
    </w:lvl>
    <w:lvl w:ilvl="6" w:tplc="040D0001" w:tentative="1">
      <w:start w:val="1"/>
      <w:numFmt w:val="bullet"/>
      <w:lvlText w:val=""/>
      <w:lvlJc w:val="left"/>
      <w:pPr>
        <w:tabs>
          <w:tab w:val="num" w:pos="5399"/>
        </w:tabs>
        <w:ind w:left="5399" w:right="5399" w:hanging="360"/>
      </w:pPr>
      <w:rPr>
        <w:rFonts w:ascii="Symbol" w:hAnsi="Symbol" w:hint="default"/>
      </w:rPr>
    </w:lvl>
    <w:lvl w:ilvl="7" w:tplc="040D0003" w:tentative="1">
      <w:start w:val="1"/>
      <w:numFmt w:val="bullet"/>
      <w:lvlText w:val="o"/>
      <w:lvlJc w:val="left"/>
      <w:pPr>
        <w:tabs>
          <w:tab w:val="num" w:pos="6119"/>
        </w:tabs>
        <w:ind w:left="6119" w:right="6119" w:hanging="360"/>
      </w:pPr>
      <w:rPr>
        <w:rFonts w:ascii="Courier New" w:hAnsi="Courier New" w:hint="default"/>
      </w:rPr>
    </w:lvl>
    <w:lvl w:ilvl="8" w:tplc="040D0005" w:tentative="1">
      <w:start w:val="1"/>
      <w:numFmt w:val="bullet"/>
      <w:lvlText w:val=""/>
      <w:lvlJc w:val="left"/>
      <w:pPr>
        <w:tabs>
          <w:tab w:val="num" w:pos="6839"/>
        </w:tabs>
        <w:ind w:left="6839" w:right="6839" w:hanging="360"/>
      </w:pPr>
      <w:rPr>
        <w:rFonts w:ascii="Wingdings" w:hAnsi="Wingdings" w:hint="default"/>
      </w:rPr>
    </w:lvl>
  </w:abstractNum>
  <w:num w:numId="1">
    <w:abstractNumId w:val="0"/>
  </w:num>
  <w:num w:numId="2">
    <w:abstractNumId w:val="15"/>
  </w:num>
  <w:num w:numId="3">
    <w:abstractNumId w:val="12"/>
  </w:num>
  <w:num w:numId="4">
    <w:abstractNumId w:val="10"/>
  </w:num>
  <w:num w:numId="5">
    <w:abstractNumId w:val="11"/>
  </w:num>
  <w:num w:numId="6">
    <w:abstractNumId w:val="16"/>
  </w:num>
  <w:num w:numId="7">
    <w:abstractNumId w:val="14"/>
  </w:num>
  <w:num w:numId="8">
    <w:abstractNumId w:val="1"/>
  </w:num>
  <w:num w:numId="9">
    <w:abstractNumId w:val="4"/>
  </w:num>
  <w:num w:numId="10">
    <w:abstractNumId w:val="13"/>
  </w:num>
  <w:num w:numId="11">
    <w:abstractNumId w:val="5"/>
  </w:num>
  <w:num w:numId="12">
    <w:abstractNumId w:val="8"/>
  </w:num>
  <w:num w:numId="13">
    <w:abstractNumId w:val="2"/>
  </w:num>
  <w:num w:numId="14">
    <w:abstractNumId w:val="3"/>
  </w:num>
  <w:num w:numId="15">
    <w:abstractNumId w:val="18"/>
  </w:num>
  <w:num w:numId="16">
    <w:abstractNumId w:val="9"/>
  </w:num>
  <w:num w:numId="17">
    <w:abstractNumId w:val="7"/>
  </w:num>
  <w:num w:numId="18">
    <w:abstractNumId w:val="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attachedTemplate r:id="rId1"/>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urrentUser" w:val="דבורה אביבי"/>
    <w:docVar w:name="OriginalName" w:val="PROTOCOL11856_1-94.doc"/>
    <w:docVar w:name="Position" w:val="Merged1-94"/>
    <w:docVar w:name="Queue" w:val="1-94"/>
    <w:docVar w:name="SaveYN" w:val="N"/>
    <w:docVar w:name="Session" w:val="11856"/>
    <w:docVar w:name="SessionDate" w:val="26/05/03"/>
    <w:docVar w:name="SpeakersNum" w:val="0"/>
    <w:docVar w:name="StartMode" w:val="4"/>
  </w:docVars>
  <w:rsids>
    <w:rsidRoot w:val="007C71EE"/>
    <w:rsid w:val="007C71E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BFE28C"/>
  <w15:chartTrackingRefBased/>
  <w15:docId w15:val="{300DD22C-A16C-4D94-8845-F9B5D1BBB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L" w:eastAsia="en-IL"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David"/>
      <w:sz w:val="24"/>
      <w:szCs w:val="24"/>
      <w:lang w:val="en-US" w:eastAsia="en-US"/>
    </w:rPr>
  </w:style>
  <w:style w:type="paragraph" w:styleId="Heading1">
    <w:name w:val="heading 1"/>
    <w:basedOn w:val="Normal"/>
    <w:next w:val="Normal"/>
    <w:qFormat/>
    <w:pPr>
      <w:keepNext/>
      <w:bidi/>
      <w:jc w:val="center"/>
      <w:outlineLvl w:val="0"/>
    </w:pPr>
    <w:rPr>
      <w:rFonts w:cs="Times New Roman"/>
      <w:b/>
      <w:bCs/>
      <w:lang w:eastAsia="he-IL"/>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bidi/>
      <w:outlineLvl w:val="2"/>
    </w:pPr>
    <w:rPr>
      <w:b/>
      <w:bCs/>
      <w:sz w:val="28"/>
      <w:szCs w:val="28"/>
      <w:u w:val="single"/>
      <w:lang w:eastAsia="he-IL"/>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peaker">
    <w:name w:val="Speaker"/>
    <w:basedOn w:val="Normal"/>
    <w:next w:val="a"/>
    <w:pPr>
      <w:bidi/>
      <w:jc w:val="both"/>
    </w:pPr>
    <w:rPr>
      <w:rFonts w:ascii="Arial" w:hAnsi="Arial" w:cs="Arial"/>
      <w:b/>
      <w:bCs/>
      <w:sz w:val="22"/>
      <w:szCs w:val="22"/>
      <w:u w:val="single"/>
      <w:lang w:eastAsia="he-IL"/>
    </w:rPr>
  </w:style>
  <w:style w:type="paragraph" w:customStyle="1" w:styleId="a">
    <w:name w:val="רגיל"/>
    <w:basedOn w:val="Query"/>
    <w:pPr>
      <w:ind w:firstLine="719"/>
    </w:pPr>
    <w:rPr>
      <w:b w:val="0"/>
      <w:bCs w:val="0"/>
      <w:sz w:val="22"/>
      <w:szCs w:val="22"/>
      <w:u w:val="none"/>
      <w:lang w:eastAsia="he-IL"/>
    </w:rPr>
  </w:style>
  <w:style w:type="paragraph" w:customStyle="1" w:styleId="Query">
    <w:name w:val="Query"/>
    <w:basedOn w:val="Normal"/>
    <w:next w:val="a"/>
    <w:pPr>
      <w:bidi/>
      <w:spacing w:line="360" w:lineRule="auto"/>
      <w:jc w:val="both"/>
    </w:pPr>
    <w:rPr>
      <w:rFonts w:ascii="Arial" w:hAnsi="Arial" w:cs="Arial"/>
      <w:b/>
      <w:bCs/>
      <w:u w:val="single"/>
    </w:rPr>
  </w:style>
  <w:style w:type="paragraph" w:styleId="Caption">
    <w:name w:val="caption"/>
    <w:basedOn w:val="Normal"/>
    <w:next w:val="Normal"/>
    <w:qFormat/>
    <w:pPr>
      <w:spacing w:before="120" w:after="120"/>
    </w:pPr>
    <w:rPr>
      <w:b/>
      <w:bCs/>
      <w:sz w:val="20"/>
      <w:szCs w:val="20"/>
    </w:rPr>
  </w:style>
  <w:style w:type="paragraph" w:customStyle="1" w:styleId="Subject">
    <w:name w:val="Subject"/>
    <w:basedOn w:val="Normal"/>
    <w:next w:val="a"/>
    <w:pPr>
      <w:bidi/>
      <w:spacing w:line="360" w:lineRule="auto"/>
      <w:jc w:val="center"/>
    </w:pPr>
    <w:rPr>
      <w:rFonts w:ascii="Arial" w:hAnsi="Arial" w:cs="Arial"/>
      <w:b/>
      <w:bCs/>
      <w:u w:val="single"/>
    </w:rPr>
  </w:style>
  <w:style w:type="paragraph" w:customStyle="1" w:styleId="Manager">
    <w:name w:val="Manager"/>
    <w:basedOn w:val="Normal"/>
    <w:next w:val="a"/>
    <w:pPr>
      <w:bidi/>
      <w:jc w:val="center"/>
    </w:pPr>
    <w:rPr>
      <w:rFonts w:ascii="Arial" w:hAnsi="Arial" w:cs="Arial"/>
      <w:b/>
      <w:bCs/>
      <w:sz w:val="20"/>
      <w:szCs w:val="20"/>
    </w:rPr>
  </w:style>
  <w:style w:type="paragraph" w:customStyle="1" w:styleId="a0">
    <w:name w:val="תאריך_עברי"/>
    <w:basedOn w:val="Normal"/>
    <w:next w:val="a"/>
    <w:pPr>
      <w:spacing w:line="360" w:lineRule="auto"/>
      <w:jc w:val="center"/>
    </w:pPr>
    <w:rPr>
      <w:rFonts w:ascii="Arial" w:hAnsi="Arial" w:cs="Arial"/>
    </w:rPr>
  </w:style>
  <w:style w:type="paragraph" w:customStyle="1" w:styleId="a1">
    <w:name w:val="שער_כותרת_מספר_ישיבה"/>
    <w:basedOn w:val="Normal"/>
    <w:next w:val="a"/>
    <w:pPr>
      <w:spacing w:line="360" w:lineRule="auto"/>
      <w:jc w:val="center"/>
    </w:pPr>
    <w:rPr>
      <w:rFonts w:ascii="Arial" w:hAnsi="Arial" w:cs="Arial"/>
      <w:b/>
      <w:bCs/>
      <w:sz w:val="28"/>
      <w:szCs w:val="28"/>
      <w:u w:val="single"/>
    </w:rPr>
  </w:style>
  <w:style w:type="paragraph" w:customStyle="1" w:styleId="a2">
    <w:name w:val="שער_יום_תאריך_ישיבה"/>
    <w:basedOn w:val="Normal"/>
    <w:next w:val="a"/>
    <w:pPr>
      <w:spacing w:line="360" w:lineRule="auto"/>
      <w:jc w:val="center"/>
    </w:pPr>
    <w:rPr>
      <w:rFonts w:ascii="Arial" w:hAnsi="Arial" w:cs="Arial"/>
    </w:rPr>
  </w:style>
  <w:style w:type="paragraph" w:customStyle="1" w:styleId="a3">
    <w:name w:val="שער_ירושלים"/>
    <w:basedOn w:val="Normal"/>
    <w:next w:val="a"/>
    <w:pPr>
      <w:spacing w:line="360" w:lineRule="auto"/>
      <w:jc w:val="center"/>
    </w:pPr>
    <w:rPr>
      <w:rFonts w:ascii="Arial" w:hAnsi="Arial" w:cs="Arial"/>
    </w:rPr>
  </w:style>
  <w:style w:type="paragraph" w:customStyle="1" w:styleId="a4">
    <w:name w:val="שער_דברי_הכנסת"/>
    <w:basedOn w:val="Normal"/>
    <w:next w:val="a"/>
    <w:pPr>
      <w:bidi/>
      <w:spacing w:line="360" w:lineRule="auto"/>
    </w:pPr>
    <w:rPr>
      <w:rFonts w:ascii="Arial" w:hAnsi="Arial" w:cs="Arial"/>
      <w:b/>
      <w:bCs/>
      <w:sz w:val="22"/>
      <w:szCs w:val="22"/>
    </w:rPr>
  </w:style>
  <w:style w:type="paragraph" w:customStyle="1" w:styleId="a5">
    <w:name w:val="שער_מספר_חוברת"/>
    <w:basedOn w:val="Normal"/>
    <w:next w:val="a"/>
    <w:pPr>
      <w:bidi/>
      <w:spacing w:line="360" w:lineRule="auto"/>
    </w:pPr>
    <w:rPr>
      <w:rFonts w:ascii="Arial" w:hAnsi="Arial" w:cs="Arial"/>
      <w:b/>
      <w:bCs/>
      <w:sz w:val="22"/>
      <w:szCs w:val="22"/>
    </w:rPr>
  </w:style>
  <w:style w:type="paragraph" w:customStyle="1" w:styleId="a6">
    <w:name w:val="שער_מספר_ישיבה"/>
    <w:basedOn w:val="Normal"/>
    <w:next w:val="a"/>
    <w:pPr>
      <w:bidi/>
      <w:spacing w:line="360" w:lineRule="auto"/>
    </w:pPr>
    <w:rPr>
      <w:rFonts w:ascii="Arial" w:hAnsi="Arial" w:cs="Arial"/>
      <w:b/>
      <w:bCs/>
      <w:sz w:val="22"/>
      <w:szCs w:val="22"/>
    </w:rPr>
  </w:style>
  <w:style w:type="paragraph" w:customStyle="1" w:styleId="a7">
    <w:name w:val="מספר_ההצבעה"/>
    <w:basedOn w:val="Normal"/>
    <w:next w:val="a"/>
    <w:pPr>
      <w:spacing w:line="360" w:lineRule="auto"/>
      <w:jc w:val="center"/>
    </w:pPr>
    <w:rPr>
      <w:rFonts w:ascii="Arial" w:hAnsi="Arial" w:cs="Arial"/>
      <w:b/>
      <w:bCs/>
      <w:sz w:val="22"/>
      <w:szCs w:val="22"/>
    </w:rPr>
  </w:style>
  <w:style w:type="paragraph" w:customStyle="1" w:styleId="a8">
    <w:name w:val="בעד_נגד_נמנעים"/>
    <w:basedOn w:val="Normal"/>
    <w:next w:val="a"/>
    <w:pPr>
      <w:spacing w:line="360" w:lineRule="auto"/>
      <w:jc w:val="center"/>
    </w:pPr>
    <w:rPr>
      <w:rFonts w:ascii="Arial" w:hAnsi="Arial" w:cs="Arial"/>
      <w:sz w:val="22"/>
      <w:szCs w:val="22"/>
    </w:rPr>
  </w:style>
  <w:style w:type="paragraph" w:customStyle="1" w:styleId="a9">
    <w:name w:val="תוצאות_ההצבעה"/>
    <w:basedOn w:val="Normal"/>
    <w:next w:val="a"/>
    <w:pPr>
      <w:spacing w:line="360" w:lineRule="auto"/>
      <w:jc w:val="center"/>
    </w:pPr>
    <w:rPr>
      <w:rFonts w:ascii="Arial" w:hAnsi="Arial" w:cs="Arial"/>
      <w:sz w:val="22"/>
      <w:szCs w:val="22"/>
    </w:rPr>
  </w:style>
  <w:style w:type="paragraph" w:customStyle="1" w:styleId="aa">
    <w:name w:val="שער_חוברת_ישיבות"/>
    <w:basedOn w:val="Normal"/>
    <w:next w:val="a"/>
    <w:pPr>
      <w:spacing w:line="360" w:lineRule="auto"/>
    </w:pPr>
    <w:rPr>
      <w:rFonts w:ascii="Arial" w:hAnsi="Arial" w:cs="Arial"/>
      <w:b/>
      <w:bCs/>
      <w:sz w:val="22"/>
      <w:szCs w:val="22"/>
    </w:rPr>
  </w:style>
  <w:style w:type="paragraph" w:customStyle="1" w:styleId="ab">
    <w:name w:val="שער_חברת_תאריכים"/>
    <w:basedOn w:val="Normal"/>
    <w:next w:val="a"/>
    <w:pPr>
      <w:spacing w:line="360" w:lineRule="auto"/>
    </w:pPr>
    <w:rPr>
      <w:rFonts w:ascii="Arial" w:hAnsi="Arial" w:cs="Arial"/>
      <w:b/>
      <w:bCs/>
      <w:sz w:val="22"/>
      <w:szCs w:val="22"/>
    </w:rPr>
  </w:style>
  <w:style w:type="paragraph" w:customStyle="1" w:styleId="ac">
    <w:name w:val="קריאות"/>
    <w:basedOn w:val="Speaker"/>
  </w:style>
  <w:style w:type="paragraph" w:customStyle="1" w:styleId="ad">
    <w:name w:val="יור"/>
    <w:basedOn w:val="Speaker"/>
    <w:next w:val="a"/>
  </w:style>
  <w:style w:type="paragraph" w:customStyle="1" w:styleId="SpeakerCon">
    <w:name w:val="SpeakerCon"/>
    <w:basedOn w:val="Speaker"/>
  </w:style>
  <w:style w:type="paragraph" w:customStyle="1" w:styleId="SubjectSub">
    <w:name w:val="SubjectSub"/>
    <w:basedOn w:val="Subject"/>
    <w:next w:val="a"/>
  </w:style>
  <w:style w:type="paragraph" w:customStyle="1" w:styleId="ae">
    <w:name w:val="נוצר בתאריך"/>
    <w:rPr>
      <w:sz w:val="24"/>
      <w:szCs w:val="24"/>
      <w:lang w:val="en-US" w:eastAsia="he-IL"/>
    </w:rPr>
  </w:style>
  <w:style w:type="paragraph" w:styleId="BodyTextIndent">
    <w:name w:val="Body Text Indent"/>
    <w:basedOn w:val="Normal"/>
    <w:semiHidden/>
    <w:pPr>
      <w:bidi/>
      <w:ind w:firstLine="720"/>
      <w:jc w:val="both"/>
    </w:pPr>
    <w:rPr>
      <w:rFonts w:cs="Times New Roman"/>
      <w:lang w:eastAsia="he-IL"/>
    </w:rPr>
  </w:style>
  <w:style w:type="paragraph" w:styleId="BodyText">
    <w:name w:val="Body Text"/>
    <w:basedOn w:val="Normal"/>
    <w:semiHidden/>
    <w:pPr>
      <w:bidi/>
      <w:jc w:val="both"/>
    </w:pPr>
    <w:rPr>
      <w:rFonts w:cs="Times New Roman"/>
      <w:lang w:eastAsia="he-IL"/>
    </w:rPr>
  </w:style>
  <w:style w:type="paragraph" w:styleId="Header">
    <w:name w:val="header"/>
    <w:basedOn w:val="Normal"/>
    <w:semiHidden/>
    <w:pPr>
      <w:tabs>
        <w:tab w:val="center" w:pos="4153"/>
        <w:tab w:val="right" w:pos="8306"/>
      </w:tabs>
    </w:pPr>
  </w:style>
  <w:style w:type="paragraph" w:styleId="Footer">
    <w:name w:val="footer"/>
    <w:basedOn w:val="Normal"/>
    <w:semiHidden/>
    <w:pPr>
      <w:tabs>
        <w:tab w:val="center" w:pos="4153"/>
        <w:tab w:val="right" w:pos="8306"/>
      </w:tabs>
    </w:pPr>
  </w:style>
  <w:style w:type="paragraph" w:styleId="BodyText2">
    <w:name w:val="Body Text 2"/>
    <w:basedOn w:val="Normal"/>
    <w:semiHidden/>
    <w:pPr>
      <w:bidi/>
    </w:pPr>
    <w:rPr>
      <w:b/>
      <w:bCs/>
      <w:sz w:val="28"/>
      <w:szCs w:val="28"/>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TEMP\LIRAZ\SanhedrinProtoco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SanhedrinProtocol.dot</Template>
  <TotalTime>0</TotalTime>
  <Pages>2</Pages>
  <Words>337518</Words>
  <Characters>1923858</Characters>
  <Application>Microsoft Office Word</Application>
  <DocSecurity>0</DocSecurity>
  <Lines>16032</Lines>
  <Paragraphs>4513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דברי הכנסת</vt:lpstr>
      <vt:lpstr>דברי הכנסת</vt:lpstr>
    </vt:vector>
  </TitlesOfParts>
  <Company>EDS</Company>
  <LinksUpToDate>false</LinksUpToDate>
  <CharactersWithSpaces>2256863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פרוטוקול ישיבה מספר 25 מתאריך 26/05/2003</dc:title>
  <dc:subject/>
  <dc:creator>דבורה אביבי</dc:creator>
  <cp:keywords/>
  <dc:description/>
  <cp:lastModifiedBy>vladimir</cp:lastModifiedBy>
  <cp:revision>2</cp:revision>
  <cp:lastPrinted>2003-10-27T21:22:00Z</cp:lastPrinted>
  <dcterms:created xsi:type="dcterms:W3CDTF">2020-12-11T11:50:00Z</dcterms:created>
  <dcterms:modified xsi:type="dcterms:W3CDTF">2020-12-11T11:50:00Z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vrim">
    <vt:lpwstr/>
  </property>
  <property fmtid="{D5CDD505-2E9C-101B-9397-08002B2CF9AE}" pid="3" name="MisYeshiva">
    <vt:lpwstr>25.0000000000000</vt:lpwstr>
  </property>
  <property fmtid="{D5CDD505-2E9C-101B-9397-08002B2CF9AE}" pid="4" name="Nose">
    <vt:lpwstr>_x000d_
</vt:lpwstr>
  </property>
  <property fmtid="{D5CDD505-2E9C-101B-9397-08002B2CF9AE}" pid="5" name="TaarichYeshiva">
    <vt:lpwstr>2003-05-26T00:00:00Z</vt:lpwstr>
  </property>
  <property fmtid="{D5CDD505-2E9C-101B-9397-08002B2CF9AE}" pid="6" name="Tor">
    <vt:lpwstr>1-94</vt:lpwstr>
  </property>
  <property fmtid="{D5CDD505-2E9C-101B-9397-08002B2CF9AE}" pid="7" name="סימוכין">
    <vt:i4>63018903</vt:i4>
  </property>
  <property fmtid="{D5CDD505-2E9C-101B-9397-08002B2CF9AE}" pid="8" name="תאריך המסמך">
    <vt:filetime>2005-04-10T00:00:00Z</vt:filetime>
  </property>
  <property fmtid="{D5CDD505-2E9C-101B-9397-08002B2CF9AE}" pid="9" name="CodeProfile">
    <vt:lpwstr>136.000000000000</vt:lpwstr>
  </property>
  <property fmtid="{D5CDD505-2E9C-101B-9397-08002B2CF9AE}" pid="10" name="AutoNumber">
    <vt:lpwstr>63018903</vt:lpwstr>
  </property>
  <property fmtid="{D5CDD505-2E9C-101B-9397-08002B2CF9AE}" pid="11" name="SDDocDate">
    <vt:lpwstr>2005-04-10T00:00:00Z</vt:lpwstr>
  </property>
  <property fmtid="{D5CDD505-2E9C-101B-9397-08002B2CF9AE}" pid="12" name="SDHebDate">
    <vt:lpwstr>א' בניסן, התשס"ה</vt:lpwstr>
  </property>
  <property fmtid="{D5CDD505-2E9C-101B-9397-08002B2CF9AE}" pid="13" name="SDCategories">
    <vt:lpwstr>:דף הבית:נושאים:דברי הכנסת:כנסת 16;#</vt:lpwstr>
  </property>
  <property fmtid="{D5CDD505-2E9C-101B-9397-08002B2CF9AE}" pid="14" name="SDRemark">
    <vt:lpwstr/>
  </property>
  <property fmtid="{D5CDD505-2E9C-101B-9397-08002B2CF9AE}" pid="15" name="SDAuthor">
    <vt:lpwstr/>
  </property>
  <property fmtid="{D5CDD505-2E9C-101B-9397-08002B2CF9AE}" pid="16" name="MechaberMismach">
    <vt:lpwstr/>
  </property>
</Properties>
</file>